
<file path=[Content_Types].xml><?xml version="1.0" encoding="utf-8"?>
<Types xmlns="http://schemas.openxmlformats.org/package/2006/content-types">
  <Default Extension="bin" ContentType="application/vnd.ms-office.vbaPro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ms-word.document.macroEnabled.main+xml"/>
  <Override PartName="/word/customizations.xml" ContentType="application/vnd.ms-word.keyMapCustomizations+xml"/>
  <Override PartName="/word/vbaData.xml" ContentType="application/vnd.ms-word.vbaData+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comments.xml" ContentType="application/vnd.openxmlformats-officedocument.wordprocessingml.comments+xml"/>
  <Override PartName="/word/commentsExtended.xml" ContentType="application/vnd.openxmlformats-officedocument.wordprocessingml.commentsExtended+xml"/>
  <Override PartName="/word/embeddings/oleObject58.bin" ContentType="application/vnd.openxmlformats-officedocument.oleObject"/>
  <Override PartName="/word/embeddings/oleObject59.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4F2005" w14:textId="41610B47" w:rsidR="00C00EAF" w:rsidRPr="000B1042" w:rsidRDefault="00C00EAF" w:rsidP="009643F7">
      <w:pPr>
        <w:pStyle w:val="TdocHeader2"/>
        <w:rPr>
          <w:rFonts w:ascii="Times New Roman" w:hAnsi="Times New Roman"/>
          <w:sz w:val="20"/>
        </w:rPr>
      </w:pPr>
    </w:p>
    <w:p w14:paraId="1F8C3324" w14:textId="77777777" w:rsidR="00C00EAF" w:rsidRPr="000B1042" w:rsidRDefault="00C00EAF" w:rsidP="009643F7">
      <w:pPr>
        <w:pStyle w:val="FootnoteText"/>
        <w:widowControl w:val="0"/>
        <w:jc w:val="left"/>
        <w:rPr>
          <w:rFonts w:ascii="Times New Roman" w:hAnsi="Times New Roman"/>
        </w:rPr>
      </w:pPr>
    </w:p>
    <w:p w14:paraId="60929EF4" w14:textId="77777777" w:rsidR="00C00EAF" w:rsidRPr="000B1042" w:rsidRDefault="00666408" w:rsidP="009643F7">
      <w:pPr>
        <w:pStyle w:val="TdocHeader2"/>
        <w:jc w:val="left"/>
        <w:rPr>
          <w:rFonts w:ascii="Times New Roman" w:hAnsi="Times New Roman"/>
          <w:sz w:val="20"/>
          <w:lang w:val="en-US"/>
        </w:rPr>
      </w:pPr>
      <w:r w:rsidRPr="000B1042">
        <w:rPr>
          <w:rFonts w:ascii="Times New Roman" w:hAnsi="Times New Roman"/>
          <w:sz w:val="20"/>
          <w:lang w:val="en-US"/>
        </w:rPr>
        <w:t xml:space="preserve">Source: </w:t>
      </w:r>
      <w:r w:rsidRPr="000B1042">
        <w:rPr>
          <w:rFonts w:ascii="Times New Roman" w:hAnsi="Times New Roman"/>
          <w:sz w:val="20"/>
          <w:lang w:val="en-US"/>
        </w:rPr>
        <w:tab/>
        <w:t>MCC Support</w:t>
      </w:r>
    </w:p>
    <w:p w14:paraId="73E8DD4A" w14:textId="77777777" w:rsidR="00C00EAF" w:rsidRPr="000B1042" w:rsidRDefault="00C00EAF" w:rsidP="009643F7">
      <w:pPr>
        <w:pStyle w:val="TdocHeader2"/>
        <w:jc w:val="left"/>
        <w:rPr>
          <w:rFonts w:ascii="Times New Roman" w:hAnsi="Times New Roman"/>
          <w:sz w:val="20"/>
          <w:lang w:val="en-US"/>
        </w:rPr>
      </w:pPr>
    </w:p>
    <w:p w14:paraId="477E5A3E" w14:textId="09BF7F1D" w:rsidR="00666408" w:rsidRPr="000B1042" w:rsidRDefault="00C00EAF" w:rsidP="009643F7">
      <w:pPr>
        <w:pStyle w:val="TdocHeader2"/>
        <w:jc w:val="left"/>
        <w:rPr>
          <w:rFonts w:ascii="Times New Roman" w:hAnsi="Times New Roman"/>
          <w:sz w:val="20"/>
          <w:lang w:val="en-US"/>
        </w:rPr>
      </w:pPr>
      <w:r w:rsidRPr="000B1042">
        <w:rPr>
          <w:rFonts w:ascii="Times New Roman" w:hAnsi="Times New Roman"/>
          <w:sz w:val="20"/>
          <w:lang w:val="en-US"/>
        </w:rPr>
        <w:t>Title:</w:t>
      </w:r>
      <w:bookmarkStart w:id="0" w:name="Title"/>
      <w:bookmarkEnd w:id="0"/>
      <w:r w:rsidR="00666408" w:rsidRPr="000B1042">
        <w:rPr>
          <w:rFonts w:ascii="Times New Roman" w:hAnsi="Times New Roman"/>
          <w:sz w:val="20"/>
          <w:lang w:val="en-US"/>
        </w:rPr>
        <w:tab/>
      </w:r>
      <w:r w:rsidR="008925B8">
        <w:rPr>
          <w:rFonts w:ascii="Times New Roman" w:hAnsi="Times New Roman"/>
          <w:sz w:val="20"/>
          <w:lang w:val="en-US"/>
        </w:rPr>
        <w:t>Final</w:t>
      </w:r>
      <w:r w:rsidR="005C0B52" w:rsidRPr="000B1042">
        <w:rPr>
          <w:rFonts w:ascii="Times New Roman" w:hAnsi="Times New Roman"/>
          <w:sz w:val="20"/>
          <w:lang w:val="en-US"/>
        </w:rPr>
        <w:t xml:space="preserve"> </w:t>
      </w:r>
      <w:r w:rsidR="00666408" w:rsidRPr="000B1042">
        <w:rPr>
          <w:rFonts w:ascii="Times New Roman" w:hAnsi="Times New Roman"/>
          <w:sz w:val="20"/>
          <w:lang w:val="en-US"/>
        </w:rPr>
        <w:t xml:space="preserve">Report of 3GPP TSG RAN WG1 </w:t>
      </w:r>
      <w:r w:rsidR="0012593B">
        <w:rPr>
          <w:rFonts w:ascii="Times New Roman" w:hAnsi="Times New Roman"/>
          <w:sz w:val="20"/>
          <w:lang w:val="en-US"/>
        </w:rPr>
        <w:t>#</w:t>
      </w:r>
      <w:r w:rsidR="00B20B9A">
        <w:rPr>
          <w:rFonts w:ascii="Times New Roman" w:hAnsi="Times New Roman"/>
          <w:sz w:val="20"/>
          <w:lang w:val="en-US"/>
        </w:rPr>
        <w:t>9</w:t>
      </w:r>
      <w:r w:rsidR="009630EF">
        <w:rPr>
          <w:rFonts w:ascii="Times New Roman" w:hAnsi="Times New Roman"/>
          <w:sz w:val="20"/>
          <w:lang w:val="en-US"/>
        </w:rPr>
        <w:t>3</w:t>
      </w:r>
      <w:r w:rsidR="008223DC" w:rsidRPr="000B1042">
        <w:rPr>
          <w:rFonts w:ascii="Times New Roman" w:hAnsi="Times New Roman"/>
          <w:sz w:val="20"/>
          <w:lang w:val="en-US"/>
        </w:rPr>
        <w:t xml:space="preserve"> </w:t>
      </w:r>
      <w:r w:rsidR="00666408" w:rsidRPr="000B1042">
        <w:rPr>
          <w:rFonts w:ascii="Times New Roman" w:hAnsi="Times New Roman"/>
          <w:sz w:val="20"/>
          <w:lang w:val="en-US"/>
        </w:rPr>
        <w:t>v</w:t>
      </w:r>
      <w:r w:rsidR="008925B8">
        <w:rPr>
          <w:rFonts w:ascii="Times New Roman" w:hAnsi="Times New Roman"/>
          <w:sz w:val="20"/>
          <w:lang w:val="en-US"/>
        </w:rPr>
        <w:t>1.0</w:t>
      </w:r>
      <w:r w:rsidR="00A00653">
        <w:rPr>
          <w:rFonts w:ascii="Times New Roman" w:hAnsi="Times New Roman"/>
          <w:sz w:val="20"/>
          <w:lang w:val="en-US"/>
        </w:rPr>
        <w:t>.0</w:t>
      </w:r>
    </w:p>
    <w:p w14:paraId="5558C7D3" w14:textId="7171E88B" w:rsidR="00C00EAF" w:rsidRPr="000B1042" w:rsidRDefault="00666408" w:rsidP="009643F7">
      <w:pPr>
        <w:pStyle w:val="TdocHeader2"/>
        <w:jc w:val="left"/>
        <w:rPr>
          <w:rFonts w:ascii="Times New Roman" w:hAnsi="Times New Roman"/>
          <w:sz w:val="20"/>
          <w:lang w:val="en-US"/>
        </w:rPr>
      </w:pPr>
      <w:r w:rsidRPr="000B1042">
        <w:rPr>
          <w:rFonts w:ascii="Times New Roman" w:hAnsi="Times New Roman"/>
          <w:sz w:val="20"/>
          <w:lang w:val="en-US"/>
        </w:rPr>
        <w:tab/>
        <w:t>(</w:t>
      </w:r>
      <w:r w:rsidR="009630EF">
        <w:rPr>
          <w:rFonts w:ascii="Times New Roman" w:hAnsi="Times New Roman"/>
          <w:sz w:val="20"/>
          <w:lang w:val="en-US"/>
        </w:rPr>
        <w:t>Busan</w:t>
      </w:r>
      <w:r w:rsidR="00716AAB" w:rsidRPr="00716AAB">
        <w:rPr>
          <w:rFonts w:ascii="Times New Roman" w:hAnsi="Times New Roman"/>
          <w:sz w:val="20"/>
          <w:lang w:val="en-US"/>
        </w:rPr>
        <w:t xml:space="preserve">, </w:t>
      </w:r>
      <w:r w:rsidR="009630EF">
        <w:rPr>
          <w:rFonts w:ascii="Times New Roman" w:hAnsi="Times New Roman"/>
          <w:sz w:val="20"/>
          <w:lang w:val="en-US"/>
        </w:rPr>
        <w:t>South Korea</w:t>
      </w:r>
      <w:r w:rsidR="00716AAB" w:rsidRPr="00716AAB">
        <w:rPr>
          <w:rFonts w:ascii="Times New Roman" w:hAnsi="Times New Roman"/>
          <w:sz w:val="20"/>
          <w:lang w:val="en-US"/>
        </w:rPr>
        <w:t xml:space="preserve">, </w:t>
      </w:r>
      <w:r w:rsidR="009630EF">
        <w:rPr>
          <w:rFonts w:ascii="Times New Roman" w:hAnsi="Times New Roman"/>
          <w:sz w:val="20"/>
          <w:lang w:val="en-US"/>
        </w:rPr>
        <w:t>21</w:t>
      </w:r>
      <w:r w:rsidR="009630EF" w:rsidRPr="009630EF">
        <w:rPr>
          <w:rFonts w:ascii="Times New Roman" w:hAnsi="Times New Roman"/>
          <w:sz w:val="20"/>
          <w:vertAlign w:val="superscript"/>
          <w:lang w:val="en-US"/>
        </w:rPr>
        <w:t>st</w:t>
      </w:r>
      <w:r w:rsidR="009630EF">
        <w:rPr>
          <w:rFonts w:ascii="Times New Roman" w:hAnsi="Times New Roman"/>
          <w:sz w:val="20"/>
          <w:lang w:val="en-US"/>
        </w:rPr>
        <w:t xml:space="preserve"> </w:t>
      </w:r>
      <w:r w:rsidR="00716AAB" w:rsidRPr="00716AAB">
        <w:rPr>
          <w:rFonts w:ascii="Times New Roman" w:hAnsi="Times New Roman"/>
          <w:sz w:val="20"/>
          <w:lang w:val="en-US"/>
        </w:rPr>
        <w:t xml:space="preserve">– </w:t>
      </w:r>
      <w:r w:rsidR="00EB1BB4">
        <w:rPr>
          <w:rFonts w:ascii="Times New Roman" w:hAnsi="Times New Roman"/>
          <w:sz w:val="20"/>
          <w:lang w:val="en-US"/>
        </w:rPr>
        <w:t>2</w:t>
      </w:r>
      <w:r w:rsidR="009630EF">
        <w:rPr>
          <w:rFonts w:ascii="Times New Roman" w:hAnsi="Times New Roman"/>
          <w:sz w:val="20"/>
          <w:lang w:val="en-US"/>
        </w:rPr>
        <w:t>5</w:t>
      </w:r>
      <w:r w:rsidR="00EB1BB4" w:rsidRPr="00EB1BB4">
        <w:rPr>
          <w:rFonts w:ascii="Times New Roman" w:hAnsi="Times New Roman"/>
          <w:sz w:val="20"/>
          <w:vertAlign w:val="superscript"/>
          <w:lang w:val="en-US"/>
        </w:rPr>
        <w:t>th</w:t>
      </w:r>
      <w:r w:rsidR="00EB1BB4">
        <w:rPr>
          <w:rFonts w:ascii="Times New Roman" w:hAnsi="Times New Roman"/>
          <w:sz w:val="20"/>
          <w:lang w:val="en-US"/>
        </w:rPr>
        <w:t xml:space="preserve"> </w:t>
      </w:r>
      <w:r w:rsidR="009630EF">
        <w:rPr>
          <w:rFonts w:ascii="Times New Roman" w:hAnsi="Times New Roman"/>
          <w:sz w:val="20"/>
          <w:lang w:val="en-US"/>
        </w:rPr>
        <w:t>May</w:t>
      </w:r>
      <w:r w:rsidR="00EB1BB4">
        <w:rPr>
          <w:rFonts w:ascii="Times New Roman" w:hAnsi="Times New Roman"/>
          <w:sz w:val="20"/>
          <w:lang w:val="en-US"/>
        </w:rPr>
        <w:t xml:space="preserve"> 2018</w:t>
      </w:r>
      <w:r w:rsidRPr="000B1042">
        <w:rPr>
          <w:rFonts w:ascii="Times New Roman" w:hAnsi="Times New Roman"/>
          <w:sz w:val="20"/>
          <w:lang w:val="en-US"/>
        </w:rPr>
        <w:t>)</w:t>
      </w:r>
    </w:p>
    <w:p w14:paraId="49F6D88C" w14:textId="77777777" w:rsidR="00C00EAF" w:rsidRPr="000B1042" w:rsidRDefault="00C00EAF" w:rsidP="009643F7">
      <w:pPr>
        <w:pStyle w:val="TdocHeader2"/>
        <w:jc w:val="left"/>
        <w:rPr>
          <w:rFonts w:ascii="Times New Roman" w:hAnsi="Times New Roman"/>
          <w:sz w:val="20"/>
          <w:lang w:val="en-US"/>
        </w:rPr>
      </w:pPr>
    </w:p>
    <w:p w14:paraId="1DDE461B" w14:textId="20DC6373" w:rsidR="00C00EAF" w:rsidRPr="000B1042" w:rsidRDefault="00C00EAF" w:rsidP="009643F7">
      <w:pPr>
        <w:pStyle w:val="TdocHeader2"/>
        <w:jc w:val="left"/>
        <w:rPr>
          <w:rFonts w:ascii="Times New Roman" w:hAnsi="Times New Roman"/>
          <w:sz w:val="20"/>
          <w:lang w:val="en-US"/>
        </w:rPr>
      </w:pPr>
      <w:r w:rsidRPr="000B1042">
        <w:rPr>
          <w:rFonts w:ascii="Times New Roman" w:hAnsi="Times New Roman"/>
          <w:sz w:val="20"/>
          <w:lang w:val="en-US"/>
        </w:rPr>
        <w:t>Document for:</w:t>
      </w:r>
      <w:r w:rsidRPr="000B1042">
        <w:rPr>
          <w:rFonts w:ascii="Times New Roman" w:hAnsi="Times New Roman"/>
          <w:sz w:val="20"/>
          <w:lang w:val="en-US"/>
        </w:rPr>
        <w:tab/>
      </w:r>
      <w:bookmarkStart w:id="1" w:name="DocumentFor"/>
      <w:bookmarkEnd w:id="1"/>
      <w:r w:rsidR="008925B8">
        <w:rPr>
          <w:rFonts w:ascii="Times New Roman" w:hAnsi="Times New Roman"/>
          <w:sz w:val="20"/>
          <w:lang w:val="en-US"/>
        </w:rPr>
        <w:t>Approval</w:t>
      </w:r>
    </w:p>
    <w:p w14:paraId="73344C14" w14:textId="77777777" w:rsidR="00C00EAF" w:rsidRPr="000B1042" w:rsidRDefault="00C00EAF" w:rsidP="009643F7">
      <w:pPr>
        <w:pStyle w:val="TdocHeader2"/>
        <w:jc w:val="left"/>
        <w:rPr>
          <w:rFonts w:ascii="Times New Roman" w:hAnsi="Times New Roman"/>
          <w:sz w:val="20"/>
          <w:lang w:val="en-US"/>
        </w:rPr>
      </w:pPr>
    </w:p>
    <w:p w14:paraId="5BB7F136" w14:textId="77777777" w:rsidR="003126B8" w:rsidRPr="000B1042" w:rsidRDefault="003126B8" w:rsidP="009643F7">
      <w:pPr>
        <w:pBdr>
          <w:bottom w:val="single" w:sz="12" w:space="1" w:color="auto"/>
        </w:pBdr>
        <w:rPr>
          <w:rFonts w:ascii="Times New Roman" w:hAnsi="Times New Roman"/>
          <w:bCs/>
          <w:szCs w:val="20"/>
        </w:rPr>
      </w:pPr>
    </w:p>
    <w:p w14:paraId="6445C93B" w14:textId="77777777" w:rsidR="00666408" w:rsidRPr="000B1042" w:rsidRDefault="00666408" w:rsidP="009643F7">
      <w:pPr>
        <w:tabs>
          <w:tab w:val="left" w:pos="1985"/>
        </w:tabs>
        <w:ind w:left="357" w:hanging="357"/>
        <w:rPr>
          <w:rFonts w:ascii="Times New Roman" w:hAnsi="Times New Roman"/>
          <w:szCs w:val="20"/>
        </w:rPr>
      </w:pPr>
    </w:p>
    <w:p w14:paraId="6445D4D7" w14:textId="77777777" w:rsidR="00666408" w:rsidRPr="000B1042" w:rsidRDefault="00C91E0B" w:rsidP="009643F7">
      <w:pPr>
        <w:rPr>
          <w:rFonts w:ascii="Times New Roman" w:hAnsi="Times New Roman"/>
          <w:szCs w:val="20"/>
        </w:rPr>
      </w:pPr>
      <w:r w:rsidRPr="000B1042">
        <w:rPr>
          <w:rFonts w:ascii="Times New Roman" w:hAnsi="Times New Roman"/>
          <w:noProof/>
          <w:szCs w:val="20"/>
          <w:highlight w:val="yellow"/>
          <w:lang w:eastAsia="en-GB"/>
        </w:rPr>
        <w:drawing>
          <wp:inline distT="0" distB="0" distL="0" distR="0" wp14:anchorId="62A300B6" wp14:editId="225F2FEB">
            <wp:extent cx="1485900" cy="866775"/>
            <wp:effectExtent l="0" t="0" r="0" b="0"/>
            <wp:docPr id="1" name="Picture 1" descr="3GPP_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GPP_T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85900" cy="866775"/>
                    </a:xfrm>
                    <a:prstGeom prst="rect">
                      <a:avLst/>
                    </a:prstGeom>
                    <a:noFill/>
                    <a:ln>
                      <a:noFill/>
                    </a:ln>
                  </pic:spPr>
                </pic:pic>
              </a:graphicData>
            </a:graphic>
          </wp:inline>
        </w:drawing>
      </w:r>
    </w:p>
    <w:p w14:paraId="66033856" w14:textId="77777777" w:rsidR="00666408" w:rsidRPr="000B1042" w:rsidRDefault="00666408" w:rsidP="009643F7">
      <w:pPr>
        <w:rPr>
          <w:rFonts w:ascii="Times New Roman" w:hAnsi="Times New Roman"/>
          <w:szCs w:val="20"/>
        </w:rPr>
      </w:pPr>
    </w:p>
    <w:p w14:paraId="24951B3A" w14:textId="77777777" w:rsidR="00666408" w:rsidRPr="000B1042" w:rsidRDefault="00666408" w:rsidP="009643F7">
      <w:pPr>
        <w:pBdr>
          <w:bottom w:val="single" w:sz="12" w:space="1" w:color="auto"/>
        </w:pBdr>
        <w:rPr>
          <w:rFonts w:ascii="Times New Roman" w:hAnsi="Times New Roman"/>
          <w:b/>
          <w:szCs w:val="20"/>
        </w:rPr>
      </w:pPr>
      <w:r w:rsidRPr="000B1042">
        <w:rPr>
          <w:rFonts w:ascii="Times New Roman" w:hAnsi="Times New Roman"/>
          <w:b/>
          <w:szCs w:val="20"/>
        </w:rPr>
        <w:br w:type="page"/>
      </w:r>
      <w:r w:rsidRPr="000B1042">
        <w:rPr>
          <w:rFonts w:ascii="Times New Roman" w:hAnsi="Times New Roman"/>
          <w:b/>
          <w:szCs w:val="20"/>
        </w:rPr>
        <w:lastRenderedPageBreak/>
        <w:t>Table of contents</w:t>
      </w:r>
    </w:p>
    <w:p w14:paraId="07424DB3" w14:textId="77777777" w:rsidR="00666408" w:rsidRPr="000B1042" w:rsidRDefault="00666408" w:rsidP="009643F7">
      <w:pPr>
        <w:rPr>
          <w:rFonts w:ascii="Times New Roman" w:hAnsi="Times New Roman"/>
          <w:szCs w:val="20"/>
        </w:rPr>
      </w:pPr>
    </w:p>
    <w:p w14:paraId="41712168" w14:textId="2F5512E9" w:rsidR="00060C5B" w:rsidRDefault="00011381">
      <w:pPr>
        <w:pStyle w:val="TOC1"/>
        <w:tabs>
          <w:tab w:val="left" w:pos="400"/>
          <w:tab w:val="right" w:leader="dot" w:pos="10457"/>
        </w:tabs>
        <w:rPr>
          <w:rFonts w:eastAsiaTheme="minorEastAsia" w:cstheme="minorBidi"/>
          <w:b w:val="0"/>
          <w:bCs w:val="0"/>
          <w:caps w:val="0"/>
          <w:noProof/>
          <w:sz w:val="22"/>
          <w:szCs w:val="22"/>
          <w:lang w:eastAsia="en-GB"/>
        </w:rPr>
      </w:pPr>
      <w:r>
        <w:rPr>
          <w:rFonts w:ascii="Times New Roman" w:hAnsi="Times New Roman"/>
          <w:b w:val="0"/>
          <w:bCs w:val="0"/>
          <w:caps w:val="0"/>
        </w:rPr>
        <w:fldChar w:fldCharType="begin"/>
      </w:r>
      <w:r>
        <w:rPr>
          <w:rFonts w:ascii="Times New Roman" w:hAnsi="Times New Roman"/>
          <w:b w:val="0"/>
          <w:bCs w:val="0"/>
          <w:caps w:val="0"/>
        </w:rPr>
        <w:instrText xml:space="preserve"> TOC \o "1-5" \h \z \u </w:instrText>
      </w:r>
      <w:r>
        <w:rPr>
          <w:rFonts w:ascii="Times New Roman" w:hAnsi="Times New Roman"/>
          <w:b w:val="0"/>
          <w:bCs w:val="0"/>
          <w:caps w:val="0"/>
        </w:rPr>
        <w:fldChar w:fldCharType="separate"/>
      </w:r>
      <w:hyperlink w:anchor="_Toc516232507" w:history="1">
        <w:r w:rsidR="00060C5B" w:rsidRPr="00707290">
          <w:rPr>
            <w:rStyle w:val="Hyperlink"/>
            <w:noProof/>
          </w:rPr>
          <w:t>1</w:t>
        </w:r>
        <w:r w:rsidR="00060C5B">
          <w:rPr>
            <w:rFonts w:eastAsiaTheme="minorEastAsia" w:cstheme="minorBidi"/>
            <w:b w:val="0"/>
            <w:bCs w:val="0"/>
            <w:caps w:val="0"/>
            <w:noProof/>
            <w:sz w:val="22"/>
            <w:szCs w:val="22"/>
            <w:lang w:eastAsia="en-GB"/>
          </w:rPr>
          <w:tab/>
        </w:r>
        <w:r w:rsidR="00060C5B" w:rsidRPr="00707290">
          <w:rPr>
            <w:rStyle w:val="Hyperlink"/>
            <w:noProof/>
          </w:rPr>
          <w:t>Opening of the meeting</w:t>
        </w:r>
        <w:r w:rsidR="00060C5B">
          <w:rPr>
            <w:noProof/>
            <w:webHidden/>
          </w:rPr>
          <w:tab/>
        </w:r>
        <w:r w:rsidR="00060C5B">
          <w:rPr>
            <w:noProof/>
            <w:webHidden/>
          </w:rPr>
          <w:fldChar w:fldCharType="begin"/>
        </w:r>
        <w:r w:rsidR="00060C5B">
          <w:rPr>
            <w:noProof/>
            <w:webHidden/>
          </w:rPr>
          <w:instrText xml:space="preserve"> PAGEREF _Toc516232507 \h </w:instrText>
        </w:r>
        <w:r w:rsidR="00060C5B">
          <w:rPr>
            <w:noProof/>
            <w:webHidden/>
          </w:rPr>
        </w:r>
        <w:r w:rsidR="00060C5B">
          <w:rPr>
            <w:noProof/>
            <w:webHidden/>
          </w:rPr>
          <w:fldChar w:fldCharType="separate"/>
        </w:r>
        <w:r w:rsidR="00060C5B">
          <w:rPr>
            <w:noProof/>
            <w:webHidden/>
          </w:rPr>
          <w:t>7</w:t>
        </w:r>
        <w:r w:rsidR="00060C5B">
          <w:rPr>
            <w:noProof/>
            <w:webHidden/>
          </w:rPr>
          <w:fldChar w:fldCharType="end"/>
        </w:r>
      </w:hyperlink>
    </w:p>
    <w:p w14:paraId="2C1B5744" w14:textId="150287EB" w:rsidR="00060C5B" w:rsidRDefault="0058452E">
      <w:pPr>
        <w:pStyle w:val="TOC2"/>
        <w:tabs>
          <w:tab w:val="left" w:pos="800"/>
          <w:tab w:val="right" w:leader="dot" w:pos="10457"/>
        </w:tabs>
        <w:rPr>
          <w:rFonts w:eastAsiaTheme="minorEastAsia" w:cstheme="minorBidi"/>
          <w:smallCaps w:val="0"/>
          <w:noProof/>
          <w:sz w:val="22"/>
          <w:szCs w:val="22"/>
          <w:lang w:eastAsia="en-GB"/>
        </w:rPr>
      </w:pPr>
      <w:hyperlink w:anchor="_Toc516232508" w:history="1">
        <w:r w:rsidR="00060C5B" w:rsidRPr="00707290">
          <w:rPr>
            <w:rStyle w:val="Hyperlink"/>
            <w:noProof/>
          </w:rPr>
          <w:t>1.1</w:t>
        </w:r>
        <w:r w:rsidR="00060C5B">
          <w:rPr>
            <w:rFonts w:eastAsiaTheme="minorEastAsia" w:cstheme="minorBidi"/>
            <w:smallCaps w:val="0"/>
            <w:noProof/>
            <w:sz w:val="22"/>
            <w:szCs w:val="22"/>
            <w:lang w:eastAsia="en-GB"/>
          </w:rPr>
          <w:tab/>
        </w:r>
        <w:r w:rsidR="00060C5B" w:rsidRPr="00707290">
          <w:rPr>
            <w:rStyle w:val="Hyperlink"/>
            <w:noProof/>
          </w:rPr>
          <w:t>Call for IPR</w:t>
        </w:r>
        <w:r w:rsidR="00060C5B">
          <w:rPr>
            <w:noProof/>
            <w:webHidden/>
          </w:rPr>
          <w:tab/>
        </w:r>
        <w:r w:rsidR="00060C5B">
          <w:rPr>
            <w:noProof/>
            <w:webHidden/>
          </w:rPr>
          <w:fldChar w:fldCharType="begin"/>
        </w:r>
        <w:r w:rsidR="00060C5B">
          <w:rPr>
            <w:noProof/>
            <w:webHidden/>
          </w:rPr>
          <w:instrText xml:space="preserve"> PAGEREF _Toc516232508 \h </w:instrText>
        </w:r>
        <w:r w:rsidR="00060C5B">
          <w:rPr>
            <w:noProof/>
            <w:webHidden/>
          </w:rPr>
        </w:r>
        <w:r w:rsidR="00060C5B">
          <w:rPr>
            <w:noProof/>
            <w:webHidden/>
          </w:rPr>
          <w:fldChar w:fldCharType="separate"/>
        </w:r>
        <w:r w:rsidR="00060C5B">
          <w:rPr>
            <w:noProof/>
            <w:webHidden/>
          </w:rPr>
          <w:t>7</w:t>
        </w:r>
        <w:r w:rsidR="00060C5B">
          <w:rPr>
            <w:noProof/>
            <w:webHidden/>
          </w:rPr>
          <w:fldChar w:fldCharType="end"/>
        </w:r>
      </w:hyperlink>
    </w:p>
    <w:p w14:paraId="2FEFA64B" w14:textId="1FE96D46" w:rsidR="00060C5B" w:rsidRDefault="0058452E">
      <w:pPr>
        <w:pStyle w:val="TOC2"/>
        <w:tabs>
          <w:tab w:val="left" w:pos="800"/>
          <w:tab w:val="right" w:leader="dot" w:pos="10457"/>
        </w:tabs>
        <w:rPr>
          <w:rFonts w:eastAsiaTheme="minorEastAsia" w:cstheme="minorBidi"/>
          <w:smallCaps w:val="0"/>
          <w:noProof/>
          <w:sz w:val="22"/>
          <w:szCs w:val="22"/>
          <w:lang w:eastAsia="en-GB"/>
        </w:rPr>
      </w:pPr>
      <w:hyperlink w:anchor="_Toc516232509" w:history="1">
        <w:r w:rsidR="00060C5B" w:rsidRPr="00707290">
          <w:rPr>
            <w:rStyle w:val="Hyperlink"/>
            <w:noProof/>
          </w:rPr>
          <w:t>1.2</w:t>
        </w:r>
        <w:r w:rsidR="00060C5B">
          <w:rPr>
            <w:rFonts w:eastAsiaTheme="minorEastAsia" w:cstheme="minorBidi"/>
            <w:smallCaps w:val="0"/>
            <w:noProof/>
            <w:sz w:val="22"/>
            <w:szCs w:val="22"/>
            <w:lang w:eastAsia="en-GB"/>
          </w:rPr>
          <w:tab/>
        </w:r>
        <w:r w:rsidR="00060C5B" w:rsidRPr="00707290">
          <w:rPr>
            <w:rStyle w:val="Hyperlink"/>
            <w:noProof/>
          </w:rPr>
          <w:t>Competition law statement</w:t>
        </w:r>
        <w:r w:rsidR="00060C5B">
          <w:rPr>
            <w:noProof/>
            <w:webHidden/>
          </w:rPr>
          <w:tab/>
        </w:r>
        <w:r w:rsidR="00060C5B">
          <w:rPr>
            <w:noProof/>
            <w:webHidden/>
          </w:rPr>
          <w:fldChar w:fldCharType="begin"/>
        </w:r>
        <w:r w:rsidR="00060C5B">
          <w:rPr>
            <w:noProof/>
            <w:webHidden/>
          </w:rPr>
          <w:instrText xml:space="preserve"> PAGEREF _Toc516232509 \h </w:instrText>
        </w:r>
        <w:r w:rsidR="00060C5B">
          <w:rPr>
            <w:noProof/>
            <w:webHidden/>
          </w:rPr>
        </w:r>
        <w:r w:rsidR="00060C5B">
          <w:rPr>
            <w:noProof/>
            <w:webHidden/>
          </w:rPr>
          <w:fldChar w:fldCharType="separate"/>
        </w:r>
        <w:r w:rsidR="00060C5B">
          <w:rPr>
            <w:noProof/>
            <w:webHidden/>
          </w:rPr>
          <w:t>7</w:t>
        </w:r>
        <w:r w:rsidR="00060C5B">
          <w:rPr>
            <w:noProof/>
            <w:webHidden/>
          </w:rPr>
          <w:fldChar w:fldCharType="end"/>
        </w:r>
      </w:hyperlink>
    </w:p>
    <w:p w14:paraId="17CB55E1" w14:textId="2081EC83" w:rsidR="00060C5B" w:rsidRDefault="0058452E">
      <w:pPr>
        <w:pStyle w:val="TOC2"/>
        <w:tabs>
          <w:tab w:val="left" w:pos="800"/>
          <w:tab w:val="right" w:leader="dot" w:pos="10457"/>
        </w:tabs>
        <w:rPr>
          <w:rFonts w:eastAsiaTheme="minorEastAsia" w:cstheme="minorBidi"/>
          <w:smallCaps w:val="0"/>
          <w:noProof/>
          <w:sz w:val="22"/>
          <w:szCs w:val="22"/>
          <w:lang w:eastAsia="en-GB"/>
        </w:rPr>
      </w:pPr>
      <w:hyperlink w:anchor="_Toc516232510" w:history="1">
        <w:r w:rsidR="00060C5B" w:rsidRPr="00707290">
          <w:rPr>
            <w:rStyle w:val="Hyperlink"/>
            <w:noProof/>
          </w:rPr>
          <w:t>1.3</w:t>
        </w:r>
        <w:r w:rsidR="00060C5B">
          <w:rPr>
            <w:rFonts w:eastAsiaTheme="minorEastAsia" w:cstheme="minorBidi"/>
            <w:smallCaps w:val="0"/>
            <w:noProof/>
            <w:sz w:val="22"/>
            <w:szCs w:val="22"/>
            <w:lang w:eastAsia="en-GB"/>
          </w:rPr>
          <w:tab/>
        </w:r>
        <w:r w:rsidR="00060C5B" w:rsidRPr="00707290">
          <w:rPr>
            <w:rStyle w:val="Hyperlink"/>
            <w:noProof/>
          </w:rPr>
          <w:t>Network usage conditions</w:t>
        </w:r>
        <w:r w:rsidR="00060C5B">
          <w:rPr>
            <w:noProof/>
            <w:webHidden/>
          </w:rPr>
          <w:tab/>
        </w:r>
        <w:r w:rsidR="00060C5B">
          <w:rPr>
            <w:noProof/>
            <w:webHidden/>
          </w:rPr>
          <w:fldChar w:fldCharType="begin"/>
        </w:r>
        <w:r w:rsidR="00060C5B">
          <w:rPr>
            <w:noProof/>
            <w:webHidden/>
          </w:rPr>
          <w:instrText xml:space="preserve"> PAGEREF _Toc516232510 \h </w:instrText>
        </w:r>
        <w:r w:rsidR="00060C5B">
          <w:rPr>
            <w:noProof/>
            <w:webHidden/>
          </w:rPr>
        </w:r>
        <w:r w:rsidR="00060C5B">
          <w:rPr>
            <w:noProof/>
            <w:webHidden/>
          </w:rPr>
          <w:fldChar w:fldCharType="separate"/>
        </w:r>
        <w:r w:rsidR="00060C5B">
          <w:rPr>
            <w:noProof/>
            <w:webHidden/>
          </w:rPr>
          <w:t>7</w:t>
        </w:r>
        <w:r w:rsidR="00060C5B">
          <w:rPr>
            <w:noProof/>
            <w:webHidden/>
          </w:rPr>
          <w:fldChar w:fldCharType="end"/>
        </w:r>
      </w:hyperlink>
    </w:p>
    <w:p w14:paraId="6EAA48EA" w14:textId="0190B86A" w:rsidR="00060C5B" w:rsidRDefault="0058452E">
      <w:pPr>
        <w:pStyle w:val="TOC2"/>
        <w:tabs>
          <w:tab w:val="left" w:pos="800"/>
          <w:tab w:val="right" w:leader="dot" w:pos="10457"/>
        </w:tabs>
        <w:rPr>
          <w:rFonts w:eastAsiaTheme="minorEastAsia" w:cstheme="minorBidi"/>
          <w:smallCaps w:val="0"/>
          <w:noProof/>
          <w:sz w:val="22"/>
          <w:szCs w:val="22"/>
          <w:lang w:eastAsia="en-GB"/>
        </w:rPr>
      </w:pPr>
      <w:hyperlink w:anchor="_Toc516232511" w:history="1">
        <w:r w:rsidR="00060C5B" w:rsidRPr="00707290">
          <w:rPr>
            <w:rStyle w:val="Hyperlink"/>
            <w:noProof/>
            <w:lang w:eastAsia="x-none"/>
          </w:rPr>
          <w:t>1.4</w:t>
        </w:r>
        <w:r w:rsidR="00060C5B">
          <w:rPr>
            <w:rFonts w:eastAsiaTheme="minorEastAsia" w:cstheme="minorBidi"/>
            <w:smallCaps w:val="0"/>
            <w:noProof/>
            <w:sz w:val="22"/>
            <w:szCs w:val="22"/>
            <w:lang w:eastAsia="en-GB"/>
          </w:rPr>
          <w:tab/>
        </w:r>
        <w:r w:rsidR="00060C5B" w:rsidRPr="00707290">
          <w:rPr>
            <w:rStyle w:val="Hyperlink"/>
            <w:noProof/>
          </w:rPr>
          <w:t>Check-in for Registered Delegates</w:t>
        </w:r>
        <w:r w:rsidR="00060C5B">
          <w:rPr>
            <w:noProof/>
            <w:webHidden/>
          </w:rPr>
          <w:tab/>
        </w:r>
        <w:r w:rsidR="00060C5B">
          <w:rPr>
            <w:noProof/>
            <w:webHidden/>
          </w:rPr>
          <w:fldChar w:fldCharType="begin"/>
        </w:r>
        <w:r w:rsidR="00060C5B">
          <w:rPr>
            <w:noProof/>
            <w:webHidden/>
          </w:rPr>
          <w:instrText xml:space="preserve"> PAGEREF _Toc516232511 \h </w:instrText>
        </w:r>
        <w:r w:rsidR="00060C5B">
          <w:rPr>
            <w:noProof/>
            <w:webHidden/>
          </w:rPr>
        </w:r>
        <w:r w:rsidR="00060C5B">
          <w:rPr>
            <w:noProof/>
            <w:webHidden/>
          </w:rPr>
          <w:fldChar w:fldCharType="separate"/>
        </w:r>
        <w:r w:rsidR="00060C5B">
          <w:rPr>
            <w:noProof/>
            <w:webHidden/>
          </w:rPr>
          <w:t>7</w:t>
        </w:r>
        <w:r w:rsidR="00060C5B">
          <w:rPr>
            <w:noProof/>
            <w:webHidden/>
          </w:rPr>
          <w:fldChar w:fldCharType="end"/>
        </w:r>
      </w:hyperlink>
    </w:p>
    <w:p w14:paraId="15BC3158" w14:textId="1CD6EAF4" w:rsidR="00060C5B" w:rsidRDefault="0058452E">
      <w:pPr>
        <w:pStyle w:val="TOC2"/>
        <w:tabs>
          <w:tab w:val="left" w:pos="800"/>
          <w:tab w:val="right" w:leader="dot" w:pos="10457"/>
        </w:tabs>
        <w:rPr>
          <w:rFonts w:eastAsiaTheme="minorEastAsia" w:cstheme="minorBidi"/>
          <w:smallCaps w:val="0"/>
          <w:noProof/>
          <w:sz w:val="22"/>
          <w:szCs w:val="22"/>
          <w:lang w:eastAsia="en-GB"/>
        </w:rPr>
      </w:pPr>
      <w:hyperlink w:anchor="_Toc516232512" w:history="1">
        <w:r w:rsidR="00060C5B" w:rsidRPr="00707290">
          <w:rPr>
            <w:rStyle w:val="Hyperlink"/>
            <w:noProof/>
          </w:rPr>
          <w:t>1.5</w:t>
        </w:r>
        <w:r w:rsidR="00060C5B">
          <w:rPr>
            <w:rFonts w:eastAsiaTheme="minorEastAsia" w:cstheme="minorBidi"/>
            <w:smallCaps w:val="0"/>
            <w:noProof/>
            <w:sz w:val="22"/>
            <w:szCs w:val="22"/>
            <w:lang w:eastAsia="en-GB"/>
          </w:rPr>
          <w:tab/>
        </w:r>
        <w:r w:rsidR="00060C5B" w:rsidRPr="00707290">
          <w:rPr>
            <w:rStyle w:val="Hyperlink"/>
            <w:noProof/>
          </w:rPr>
          <w:t>Aspects related to RAN1 Meeting Management</w:t>
        </w:r>
        <w:r w:rsidR="00060C5B">
          <w:rPr>
            <w:noProof/>
            <w:webHidden/>
          </w:rPr>
          <w:tab/>
        </w:r>
        <w:r w:rsidR="00060C5B">
          <w:rPr>
            <w:noProof/>
            <w:webHidden/>
          </w:rPr>
          <w:fldChar w:fldCharType="begin"/>
        </w:r>
        <w:r w:rsidR="00060C5B">
          <w:rPr>
            <w:noProof/>
            <w:webHidden/>
          </w:rPr>
          <w:instrText xml:space="preserve"> PAGEREF _Toc516232512 \h </w:instrText>
        </w:r>
        <w:r w:rsidR="00060C5B">
          <w:rPr>
            <w:noProof/>
            <w:webHidden/>
          </w:rPr>
        </w:r>
        <w:r w:rsidR="00060C5B">
          <w:rPr>
            <w:noProof/>
            <w:webHidden/>
          </w:rPr>
          <w:fldChar w:fldCharType="separate"/>
        </w:r>
        <w:r w:rsidR="00060C5B">
          <w:rPr>
            <w:noProof/>
            <w:webHidden/>
          </w:rPr>
          <w:t>7</w:t>
        </w:r>
        <w:r w:rsidR="00060C5B">
          <w:rPr>
            <w:noProof/>
            <w:webHidden/>
          </w:rPr>
          <w:fldChar w:fldCharType="end"/>
        </w:r>
      </w:hyperlink>
    </w:p>
    <w:p w14:paraId="6FBDCC04" w14:textId="56FCCBA4" w:rsidR="00060C5B" w:rsidRDefault="0058452E">
      <w:pPr>
        <w:pStyle w:val="TOC1"/>
        <w:tabs>
          <w:tab w:val="left" w:pos="400"/>
          <w:tab w:val="right" w:leader="dot" w:pos="10457"/>
        </w:tabs>
        <w:rPr>
          <w:rFonts w:eastAsiaTheme="minorEastAsia" w:cstheme="minorBidi"/>
          <w:b w:val="0"/>
          <w:bCs w:val="0"/>
          <w:caps w:val="0"/>
          <w:noProof/>
          <w:sz w:val="22"/>
          <w:szCs w:val="22"/>
          <w:lang w:eastAsia="en-GB"/>
        </w:rPr>
      </w:pPr>
      <w:hyperlink w:anchor="_Toc516232513" w:history="1">
        <w:r w:rsidR="00060C5B" w:rsidRPr="00707290">
          <w:rPr>
            <w:rStyle w:val="Hyperlink"/>
            <w:noProof/>
          </w:rPr>
          <w:t>2</w:t>
        </w:r>
        <w:r w:rsidR="00060C5B">
          <w:rPr>
            <w:rFonts w:eastAsiaTheme="minorEastAsia" w:cstheme="minorBidi"/>
            <w:b w:val="0"/>
            <w:bCs w:val="0"/>
            <w:caps w:val="0"/>
            <w:noProof/>
            <w:sz w:val="22"/>
            <w:szCs w:val="22"/>
            <w:lang w:eastAsia="en-GB"/>
          </w:rPr>
          <w:tab/>
        </w:r>
        <w:r w:rsidR="00060C5B" w:rsidRPr="00707290">
          <w:rPr>
            <w:rStyle w:val="Hyperlink"/>
            <w:noProof/>
          </w:rPr>
          <w:t>Approval of Agenda</w:t>
        </w:r>
        <w:r w:rsidR="00060C5B">
          <w:rPr>
            <w:noProof/>
            <w:webHidden/>
          </w:rPr>
          <w:tab/>
        </w:r>
        <w:r w:rsidR="00060C5B">
          <w:rPr>
            <w:noProof/>
            <w:webHidden/>
          </w:rPr>
          <w:fldChar w:fldCharType="begin"/>
        </w:r>
        <w:r w:rsidR="00060C5B">
          <w:rPr>
            <w:noProof/>
            <w:webHidden/>
          </w:rPr>
          <w:instrText xml:space="preserve"> PAGEREF _Toc516232513 \h </w:instrText>
        </w:r>
        <w:r w:rsidR="00060C5B">
          <w:rPr>
            <w:noProof/>
            <w:webHidden/>
          </w:rPr>
        </w:r>
        <w:r w:rsidR="00060C5B">
          <w:rPr>
            <w:noProof/>
            <w:webHidden/>
          </w:rPr>
          <w:fldChar w:fldCharType="separate"/>
        </w:r>
        <w:r w:rsidR="00060C5B">
          <w:rPr>
            <w:noProof/>
            <w:webHidden/>
          </w:rPr>
          <w:t>8</w:t>
        </w:r>
        <w:r w:rsidR="00060C5B">
          <w:rPr>
            <w:noProof/>
            <w:webHidden/>
          </w:rPr>
          <w:fldChar w:fldCharType="end"/>
        </w:r>
      </w:hyperlink>
    </w:p>
    <w:p w14:paraId="5F48A77E" w14:textId="6B0E53D0" w:rsidR="00060C5B" w:rsidRDefault="0058452E">
      <w:pPr>
        <w:pStyle w:val="TOC1"/>
        <w:tabs>
          <w:tab w:val="left" w:pos="400"/>
          <w:tab w:val="right" w:leader="dot" w:pos="10457"/>
        </w:tabs>
        <w:rPr>
          <w:rFonts w:eastAsiaTheme="minorEastAsia" w:cstheme="minorBidi"/>
          <w:b w:val="0"/>
          <w:bCs w:val="0"/>
          <w:caps w:val="0"/>
          <w:noProof/>
          <w:sz w:val="22"/>
          <w:szCs w:val="22"/>
          <w:lang w:eastAsia="en-GB"/>
        </w:rPr>
      </w:pPr>
      <w:hyperlink w:anchor="_Toc516232514" w:history="1">
        <w:r w:rsidR="00060C5B" w:rsidRPr="00707290">
          <w:rPr>
            <w:rStyle w:val="Hyperlink"/>
            <w:noProof/>
          </w:rPr>
          <w:t>3</w:t>
        </w:r>
        <w:r w:rsidR="00060C5B">
          <w:rPr>
            <w:rFonts w:eastAsiaTheme="minorEastAsia" w:cstheme="minorBidi"/>
            <w:b w:val="0"/>
            <w:bCs w:val="0"/>
            <w:caps w:val="0"/>
            <w:noProof/>
            <w:sz w:val="22"/>
            <w:szCs w:val="22"/>
            <w:lang w:eastAsia="en-GB"/>
          </w:rPr>
          <w:tab/>
        </w:r>
        <w:r w:rsidR="00060C5B" w:rsidRPr="00707290">
          <w:rPr>
            <w:rStyle w:val="Hyperlink"/>
            <w:noProof/>
          </w:rPr>
          <w:t>Highlights from RAN plenary</w:t>
        </w:r>
        <w:r w:rsidR="00060C5B">
          <w:rPr>
            <w:noProof/>
            <w:webHidden/>
          </w:rPr>
          <w:tab/>
        </w:r>
        <w:r w:rsidR="00060C5B">
          <w:rPr>
            <w:noProof/>
            <w:webHidden/>
          </w:rPr>
          <w:fldChar w:fldCharType="begin"/>
        </w:r>
        <w:r w:rsidR="00060C5B">
          <w:rPr>
            <w:noProof/>
            <w:webHidden/>
          </w:rPr>
          <w:instrText xml:space="preserve"> PAGEREF _Toc516232514 \h </w:instrText>
        </w:r>
        <w:r w:rsidR="00060C5B">
          <w:rPr>
            <w:noProof/>
            <w:webHidden/>
          </w:rPr>
        </w:r>
        <w:r w:rsidR="00060C5B">
          <w:rPr>
            <w:noProof/>
            <w:webHidden/>
          </w:rPr>
          <w:fldChar w:fldCharType="separate"/>
        </w:r>
        <w:r w:rsidR="00060C5B">
          <w:rPr>
            <w:noProof/>
            <w:webHidden/>
          </w:rPr>
          <w:t>8</w:t>
        </w:r>
        <w:r w:rsidR="00060C5B">
          <w:rPr>
            <w:noProof/>
            <w:webHidden/>
          </w:rPr>
          <w:fldChar w:fldCharType="end"/>
        </w:r>
      </w:hyperlink>
    </w:p>
    <w:p w14:paraId="014E784D" w14:textId="2B592C56" w:rsidR="00060C5B" w:rsidRDefault="0058452E">
      <w:pPr>
        <w:pStyle w:val="TOC1"/>
        <w:tabs>
          <w:tab w:val="left" w:pos="400"/>
          <w:tab w:val="right" w:leader="dot" w:pos="10457"/>
        </w:tabs>
        <w:rPr>
          <w:rFonts w:eastAsiaTheme="minorEastAsia" w:cstheme="minorBidi"/>
          <w:b w:val="0"/>
          <w:bCs w:val="0"/>
          <w:caps w:val="0"/>
          <w:noProof/>
          <w:sz w:val="22"/>
          <w:szCs w:val="22"/>
          <w:lang w:eastAsia="en-GB"/>
        </w:rPr>
      </w:pPr>
      <w:hyperlink w:anchor="_Toc516232515" w:history="1">
        <w:r w:rsidR="00060C5B" w:rsidRPr="00707290">
          <w:rPr>
            <w:rStyle w:val="Hyperlink"/>
            <w:noProof/>
          </w:rPr>
          <w:t>4</w:t>
        </w:r>
        <w:r w:rsidR="00060C5B">
          <w:rPr>
            <w:rFonts w:eastAsiaTheme="minorEastAsia" w:cstheme="minorBidi"/>
            <w:b w:val="0"/>
            <w:bCs w:val="0"/>
            <w:caps w:val="0"/>
            <w:noProof/>
            <w:sz w:val="22"/>
            <w:szCs w:val="22"/>
            <w:lang w:eastAsia="en-GB"/>
          </w:rPr>
          <w:tab/>
        </w:r>
        <w:r w:rsidR="00060C5B" w:rsidRPr="00707290">
          <w:rPr>
            <w:rStyle w:val="Hyperlink"/>
            <w:noProof/>
          </w:rPr>
          <w:t>Approval of Minutes from previous meeting</w:t>
        </w:r>
        <w:r w:rsidR="00060C5B">
          <w:rPr>
            <w:noProof/>
            <w:webHidden/>
          </w:rPr>
          <w:tab/>
        </w:r>
        <w:r w:rsidR="00060C5B">
          <w:rPr>
            <w:noProof/>
            <w:webHidden/>
          </w:rPr>
          <w:fldChar w:fldCharType="begin"/>
        </w:r>
        <w:r w:rsidR="00060C5B">
          <w:rPr>
            <w:noProof/>
            <w:webHidden/>
          </w:rPr>
          <w:instrText xml:space="preserve"> PAGEREF _Toc516232515 \h </w:instrText>
        </w:r>
        <w:r w:rsidR="00060C5B">
          <w:rPr>
            <w:noProof/>
            <w:webHidden/>
          </w:rPr>
        </w:r>
        <w:r w:rsidR="00060C5B">
          <w:rPr>
            <w:noProof/>
            <w:webHidden/>
          </w:rPr>
          <w:fldChar w:fldCharType="separate"/>
        </w:r>
        <w:r w:rsidR="00060C5B">
          <w:rPr>
            <w:noProof/>
            <w:webHidden/>
          </w:rPr>
          <w:t>8</w:t>
        </w:r>
        <w:r w:rsidR="00060C5B">
          <w:rPr>
            <w:noProof/>
            <w:webHidden/>
          </w:rPr>
          <w:fldChar w:fldCharType="end"/>
        </w:r>
      </w:hyperlink>
    </w:p>
    <w:p w14:paraId="3A69C830" w14:textId="7670D7E1" w:rsidR="00060C5B" w:rsidRDefault="0058452E">
      <w:pPr>
        <w:pStyle w:val="TOC1"/>
        <w:tabs>
          <w:tab w:val="left" w:pos="400"/>
          <w:tab w:val="right" w:leader="dot" w:pos="10457"/>
        </w:tabs>
        <w:rPr>
          <w:rFonts w:eastAsiaTheme="minorEastAsia" w:cstheme="minorBidi"/>
          <w:b w:val="0"/>
          <w:bCs w:val="0"/>
          <w:caps w:val="0"/>
          <w:noProof/>
          <w:sz w:val="22"/>
          <w:szCs w:val="22"/>
          <w:lang w:eastAsia="en-GB"/>
        </w:rPr>
      </w:pPr>
      <w:hyperlink w:anchor="_Toc516232516" w:history="1">
        <w:r w:rsidR="00060C5B" w:rsidRPr="00707290">
          <w:rPr>
            <w:rStyle w:val="Hyperlink"/>
            <w:noProof/>
          </w:rPr>
          <w:t>5</w:t>
        </w:r>
        <w:r w:rsidR="00060C5B">
          <w:rPr>
            <w:rFonts w:eastAsiaTheme="minorEastAsia" w:cstheme="minorBidi"/>
            <w:b w:val="0"/>
            <w:bCs w:val="0"/>
            <w:caps w:val="0"/>
            <w:noProof/>
            <w:sz w:val="22"/>
            <w:szCs w:val="22"/>
            <w:lang w:eastAsia="en-GB"/>
          </w:rPr>
          <w:tab/>
        </w:r>
        <w:r w:rsidR="00060C5B" w:rsidRPr="00707290">
          <w:rPr>
            <w:rStyle w:val="Hyperlink"/>
            <w:noProof/>
          </w:rPr>
          <w:t>Incoming Liaison Statements</w:t>
        </w:r>
        <w:r w:rsidR="00060C5B">
          <w:rPr>
            <w:noProof/>
            <w:webHidden/>
          </w:rPr>
          <w:tab/>
        </w:r>
        <w:r w:rsidR="00060C5B">
          <w:rPr>
            <w:noProof/>
            <w:webHidden/>
          </w:rPr>
          <w:fldChar w:fldCharType="begin"/>
        </w:r>
        <w:r w:rsidR="00060C5B">
          <w:rPr>
            <w:noProof/>
            <w:webHidden/>
          </w:rPr>
          <w:instrText xml:space="preserve"> PAGEREF _Toc516232516 \h </w:instrText>
        </w:r>
        <w:r w:rsidR="00060C5B">
          <w:rPr>
            <w:noProof/>
            <w:webHidden/>
          </w:rPr>
        </w:r>
        <w:r w:rsidR="00060C5B">
          <w:rPr>
            <w:noProof/>
            <w:webHidden/>
          </w:rPr>
          <w:fldChar w:fldCharType="separate"/>
        </w:r>
        <w:r w:rsidR="00060C5B">
          <w:rPr>
            <w:noProof/>
            <w:webHidden/>
          </w:rPr>
          <w:t>8</w:t>
        </w:r>
        <w:r w:rsidR="00060C5B">
          <w:rPr>
            <w:noProof/>
            <w:webHidden/>
          </w:rPr>
          <w:fldChar w:fldCharType="end"/>
        </w:r>
      </w:hyperlink>
    </w:p>
    <w:p w14:paraId="0731A558" w14:textId="0B395303" w:rsidR="00060C5B" w:rsidRDefault="0058452E">
      <w:pPr>
        <w:pStyle w:val="TOC1"/>
        <w:tabs>
          <w:tab w:val="left" w:pos="400"/>
          <w:tab w:val="right" w:leader="dot" w:pos="10457"/>
        </w:tabs>
        <w:rPr>
          <w:rFonts w:eastAsiaTheme="minorEastAsia" w:cstheme="minorBidi"/>
          <w:b w:val="0"/>
          <w:bCs w:val="0"/>
          <w:caps w:val="0"/>
          <w:noProof/>
          <w:sz w:val="22"/>
          <w:szCs w:val="22"/>
          <w:lang w:eastAsia="en-GB"/>
        </w:rPr>
      </w:pPr>
      <w:hyperlink w:anchor="_Toc516232517" w:history="1">
        <w:r w:rsidR="00060C5B" w:rsidRPr="00707290">
          <w:rPr>
            <w:rStyle w:val="Hyperlink"/>
            <w:noProof/>
          </w:rPr>
          <w:t>6</w:t>
        </w:r>
        <w:r w:rsidR="00060C5B">
          <w:rPr>
            <w:rFonts w:eastAsiaTheme="minorEastAsia" w:cstheme="minorBidi"/>
            <w:b w:val="0"/>
            <w:bCs w:val="0"/>
            <w:caps w:val="0"/>
            <w:noProof/>
            <w:sz w:val="22"/>
            <w:szCs w:val="22"/>
            <w:lang w:eastAsia="en-GB"/>
          </w:rPr>
          <w:tab/>
        </w:r>
        <w:r w:rsidR="00060C5B" w:rsidRPr="00707290">
          <w:rPr>
            <w:rStyle w:val="Hyperlink"/>
            <w:noProof/>
          </w:rPr>
          <w:t>E-UTRA</w:t>
        </w:r>
        <w:r w:rsidR="00060C5B">
          <w:rPr>
            <w:noProof/>
            <w:webHidden/>
          </w:rPr>
          <w:tab/>
        </w:r>
        <w:r w:rsidR="00060C5B">
          <w:rPr>
            <w:noProof/>
            <w:webHidden/>
          </w:rPr>
          <w:fldChar w:fldCharType="begin"/>
        </w:r>
        <w:r w:rsidR="00060C5B">
          <w:rPr>
            <w:noProof/>
            <w:webHidden/>
          </w:rPr>
          <w:instrText xml:space="preserve"> PAGEREF _Toc516232517 \h </w:instrText>
        </w:r>
        <w:r w:rsidR="00060C5B">
          <w:rPr>
            <w:noProof/>
            <w:webHidden/>
          </w:rPr>
        </w:r>
        <w:r w:rsidR="00060C5B">
          <w:rPr>
            <w:noProof/>
            <w:webHidden/>
          </w:rPr>
          <w:fldChar w:fldCharType="separate"/>
        </w:r>
        <w:r w:rsidR="00060C5B">
          <w:rPr>
            <w:noProof/>
            <w:webHidden/>
          </w:rPr>
          <w:t>11</w:t>
        </w:r>
        <w:r w:rsidR="00060C5B">
          <w:rPr>
            <w:noProof/>
            <w:webHidden/>
          </w:rPr>
          <w:fldChar w:fldCharType="end"/>
        </w:r>
      </w:hyperlink>
    </w:p>
    <w:p w14:paraId="16A0DFFC" w14:textId="65A7E965" w:rsidR="00060C5B" w:rsidRDefault="0058452E">
      <w:pPr>
        <w:pStyle w:val="TOC2"/>
        <w:tabs>
          <w:tab w:val="left" w:pos="800"/>
          <w:tab w:val="right" w:leader="dot" w:pos="10457"/>
        </w:tabs>
        <w:rPr>
          <w:rFonts w:eastAsiaTheme="minorEastAsia" w:cstheme="minorBidi"/>
          <w:smallCaps w:val="0"/>
          <w:noProof/>
          <w:sz w:val="22"/>
          <w:szCs w:val="22"/>
          <w:lang w:eastAsia="en-GB"/>
        </w:rPr>
      </w:pPr>
      <w:hyperlink w:anchor="_Toc516232518" w:history="1">
        <w:r w:rsidR="00060C5B" w:rsidRPr="00707290">
          <w:rPr>
            <w:rStyle w:val="Hyperlink"/>
            <w:noProof/>
          </w:rPr>
          <w:t>6.1</w:t>
        </w:r>
        <w:r w:rsidR="00060C5B">
          <w:rPr>
            <w:rFonts w:eastAsiaTheme="minorEastAsia" w:cstheme="minorBidi"/>
            <w:smallCaps w:val="0"/>
            <w:noProof/>
            <w:sz w:val="22"/>
            <w:szCs w:val="22"/>
            <w:lang w:eastAsia="en-GB"/>
          </w:rPr>
          <w:tab/>
        </w:r>
        <w:r w:rsidR="00060C5B" w:rsidRPr="00707290">
          <w:rPr>
            <w:rStyle w:val="Hyperlink"/>
            <w:noProof/>
          </w:rPr>
          <w:t>Maintenance of E-UTRA Releases 8 – 14</w:t>
        </w:r>
        <w:r w:rsidR="00060C5B">
          <w:rPr>
            <w:noProof/>
            <w:webHidden/>
          </w:rPr>
          <w:tab/>
        </w:r>
        <w:r w:rsidR="00060C5B">
          <w:rPr>
            <w:noProof/>
            <w:webHidden/>
          </w:rPr>
          <w:fldChar w:fldCharType="begin"/>
        </w:r>
        <w:r w:rsidR="00060C5B">
          <w:rPr>
            <w:noProof/>
            <w:webHidden/>
          </w:rPr>
          <w:instrText xml:space="preserve"> PAGEREF _Toc516232518 \h </w:instrText>
        </w:r>
        <w:r w:rsidR="00060C5B">
          <w:rPr>
            <w:noProof/>
            <w:webHidden/>
          </w:rPr>
        </w:r>
        <w:r w:rsidR="00060C5B">
          <w:rPr>
            <w:noProof/>
            <w:webHidden/>
          </w:rPr>
          <w:fldChar w:fldCharType="separate"/>
        </w:r>
        <w:r w:rsidR="00060C5B">
          <w:rPr>
            <w:noProof/>
            <w:webHidden/>
          </w:rPr>
          <w:t>11</w:t>
        </w:r>
        <w:r w:rsidR="00060C5B">
          <w:rPr>
            <w:noProof/>
            <w:webHidden/>
          </w:rPr>
          <w:fldChar w:fldCharType="end"/>
        </w:r>
      </w:hyperlink>
    </w:p>
    <w:p w14:paraId="34BD972C" w14:textId="42887F12"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519" w:history="1">
        <w:r w:rsidR="00060C5B" w:rsidRPr="00707290">
          <w:rPr>
            <w:rStyle w:val="Hyperlink"/>
            <w:rFonts w:eastAsia="MS Mincho"/>
            <w:noProof/>
            <w:lang w:eastAsia="ja-JP"/>
          </w:rPr>
          <w:t>6.1.1</w:t>
        </w:r>
        <w:r w:rsidR="00060C5B">
          <w:rPr>
            <w:rFonts w:eastAsiaTheme="minorEastAsia" w:cstheme="minorBidi"/>
            <w:i w:val="0"/>
            <w:iCs w:val="0"/>
            <w:noProof/>
            <w:sz w:val="22"/>
            <w:szCs w:val="22"/>
            <w:lang w:eastAsia="en-GB"/>
          </w:rPr>
          <w:tab/>
        </w:r>
        <w:r w:rsidR="00060C5B" w:rsidRPr="00707290">
          <w:rPr>
            <w:rStyle w:val="Hyperlink"/>
            <w:noProof/>
          </w:rPr>
          <w:t>Maintenance of E-UTRA Release 8 – 1</w:t>
        </w:r>
        <w:r w:rsidR="00060C5B" w:rsidRPr="00707290">
          <w:rPr>
            <w:rStyle w:val="Hyperlink"/>
            <w:rFonts w:eastAsia="MS Mincho"/>
            <w:noProof/>
            <w:lang w:eastAsia="ja-JP"/>
          </w:rPr>
          <w:t>3</w:t>
        </w:r>
        <w:r w:rsidR="00060C5B">
          <w:rPr>
            <w:noProof/>
            <w:webHidden/>
          </w:rPr>
          <w:tab/>
        </w:r>
        <w:r w:rsidR="00060C5B">
          <w:rPr>
            <w:noProof/>
            <w:webHidden/>
          </w:rPr>
          <w:fldChar w:fldCharType="begin"/>
        </w:r>
        <w:r w:rsidR="00060C5B">
          <w:rPr>
            <w:noProof/>
            <w:webHidden/>
          </w:rPr>
          <w:instrText xml:space="preserve"> PAGEREF _Toc516232519 \h </w:instrText>
        </w:r>
        <w:r w:rsidR="00060C5B">
          <w:rPr>
            <w:noProof/>
            <w:webHidden/>
          </w:rPr>
        </w:r>
        <w:r w:rsidR="00060C5B">
          <w:rPr>
            <w:noProof/>
            <w:webHidden/>
          </w:rPr>
          <w:fldChar w:fldCharType="separate"/>
        </w:r>
        <w:r w:rsidR="00060C5B">
          <w:rPr>
            <w:noProof/>
            <w:webHidden/>
          </w:rPr>
          <w:t>11</w:t>
        </w:r>
        <w:r w:rsidR="00060C5B">
          <w:rPr>
            <w:noProof/>
            <w:webHidden/>
          </w:rPr>
          <w:fldChar w:fldCharType="end"/>
        </w:r>
      </w:hyperlink>
    </w:p>
    <w:p w14:paraId="685D378B" w14:textId="6250E02F"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520" w:history="1">
        <w:r w:rsidR="00060C5B" w:rsidRPr="00707290">
          <w:rPr>
            <w:rStyle w:val="Hyperlink"/>
            <w:noProof/>
          </w:rPr>
          <w:t>6.1.2</w:t>
        </w:r>
        <w:r w:rsidR="00060C5B">
          <w:rPr>
            <w:rFonts w:eastAsiaTheme="minorEastAsia" w:cstheme="minorBidi"/>
            <w:i w:val="0"/>
            <w:iCs w:val="0"/>
            <w:noProof/>
            <w:sz w:val="22"/>
            <w:szCs w:val="22"/>
            <w:lang w:eastAsia="en-GB"/>
          </w:rPr>
          <w:tab/>
        </w:r>
        <w:r w:rsidR="00060C5B" w:rsidRPr="00707290">
          <w:rPr>
            <w:rStyle w:val="Hyperlink"/>
            <w:noProof/>
          </w:rPr>
          <w:t>Maintenance of Release 14 Enhanced Licensed-Assisted Access to Unlicensed Spectrum</w:t>
        </w:r>
        <w:r w:rsidR="00060C5B">
          <w:rPr>
            <w:noProof/>
            <w:webHidden/>
          </w:rPr>
          <w:tab/>
        </w:r>
        <w:r w:rsidR="00060C5B">
          <w:rPr>
            <w:noProof/>
            <w:webHidden/>
          </w:rPr>
          <w:fldChar w:fldCharType="begin"/>
        </w:r>
        <w:r w:rsidR="00060C5B">
          <w:rPr>
            <w:noProof/>
            <w:webHidden/>
          </w:rPr>
          <w:instrText xml:space="preserve"> PAGEREF _Toc516232520 \h </w:instrText>
        </w:r>
        <w:r w:rsidR="00060C5B">
          <w:rPr>
            <w:noProof/>
            <w:webHidden/>
          </w:rPr>
        </w:r>
        <w:r w:rsidR="00060C5B">
          <w:rPr>
            <w:noProof/>
            <w:webHidden/>
          </w:rPr>
          <w:fldChar w:fldCharType="separate"/>
        </w:r>
        <w:r w:rsidR="00060C5B">
          <w:rPr>
            <w:noProof/>
            <w:webHidden/>
          </w:rPr>
          <w:t>12</w:t>
        </w:r>
        <w:r w:rsidR="00060C5B">
          <w:rPr>
            <w:noProof/>
            <w:webHidden/>
          </w:rPr>
          <w:fldChar w:fldCharType="end"/>
        </w:r>
      </w:hyperlink>
    </w:p>
    <w:p w14:paraId="5B28B10D" w14:textId="53647934"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521" w:history="1">
        <w:r w:rsidR="00060C5B" w:rsidRPr="00707290">
          <w:rPr>
            <w:rStyle w:val="Hyperlink"/>
            <w:noProof/>
          </w:rPr>
          <w:t>6.1.3</w:t>
        </w:r>
        <w:r w:rsidR="00060C5B">
          <w:rPr>
            <w:rFonts w:eastAsiaTheme="minorEastAsia" w:cstheme="minorBidi"/>
            <w:i w:val="0"/>
            <w:iCs w:val="0"/>
            <w:noProof/>
            <w:sz w:val="22"/>
            <w:szCs w:val="22"/>
            <w:lang w:eastAsia="en-GB"/>
          </w:rPr>
          <w:tab/>
        </w:r>
        <w:r w:rsidR="00060C5B" w:rsidRPr="00707290">
          <w:rPr>
            <w:rStyle w:val="Hyperlink"/>
            <w:noProof/>
          </w:rPr>
          <w:t>Maintenance of Release 14 V2V</w:t>
        </w:r>
        <w:r w:rsidR="00060C5B" w:rsidRPr="00707290">
          <w:rPr>
            <w:rStyle w:val="Hyperlink"/>
            <w:rFonts w:eastAsia="MS Mincho"/>
            <w:noProof/>
            <w:lang w:eastAsia="ja-JP"/>
          </w:rPr>
          <w:t xml:space="preserve">/V2X </w:t>
        </w:r>
        <w:r w:rsidR="00060C5B" w:rsidRPr="00707290">
          <w:rPr>
            <w:rStyle w:val="Hyperlink"/>
            <w:noProof/>
          </w:rPr>
          <w:t>services based on LTE sidelink</w:t>
        </w:r>
        <w:r w:rsidR="00060C5B">
          <w:rPr>
            <w:noProof/>
            <w:webHidden/>
          </w:rPr>
          <w:tab/>
        </w:r>
        <w:r w:rsidR="00060C5B">
          <w:rPr>
            <w:noProof/>
            <w:webHidden/>
          </w:rPr>
          <w:fldChar w:fldCharType="begin"/>
        </w:r>
        <w:r w:rsidR="00060C5B">
          <w:rPr>
            <w:noProof/>
            <w:webHidden/>
          </w:rPr>
          <w:instrText xml:space="preserve"> PAGEREF _Toc516232521 \h </w:instrText>
        </w:r>
        <w:r w:rsidR="00060C5B">
          <w:rPr>
            <w:noProof/>
            <w:webHidden/>
          </w:rPr>
        </w:r>
        <w:r w:rsidR="00060C5B">
          <w:rPr>
            <w:noProof/>
            <w:webHidden/>
          </w:rPr>
          <w:fldChar w:fldCharType="separate"/>
        </w:r>
        <w:r w:rsidR="00060C5B">
          <w:rPr>
            <w:noProof/>
            <w:webHidden/>
          </w:rPr>
          <w:t>12</w:t>
        </w:r>
        <w:r w:rsidR="00060C5B">
          <w:rPr>
            <w:noProof/>
            <w:webHidden/>
          </w:rPr>
          <w:fldChar w:fldCharType="end"/>
        </w:r>
      </w:hyperlink>
    </w:p>
    <w:p w14:paraId="431D2C98" w14:textId="29E988D9"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522" w:history="1">
        <w:r w:rsidR="00060C5B" w:rsidRPr="00707290">
          <w:rPr>
            <w:rStyle w:val="Hyperlink"/>
            <w:noProof/>
          </w:rPr>
          <w:t>6.1.4</w:t>
        </w:r>
        <w:r w:rsidR="00060C5B">
          <w:rPr>
            <w:rFonts w:eastAsiaTheme="minorEastAsia" w:cstheme="minorBidi"/>
            <w:i w:val="0"/>
            <w:iCs w:val="0"/>
            <w:noProof/>
            <w:sz w:val="22"/>
            <w:szCs w:val="22"/>
            <w:lang w:eastAsia="en-GB"/>
          </w:rPr>
          <w:tab/>
        </w:r>
        <w:r w:rsidR="00060C5B" w:rsidRPr="00707290">
          <w:rPr>
            <w:rStyle w:val="Hyperlink"/>
            <w:noProof/>
          </w:rPr>
          <w:t xml:space="preserve">Maintenance of Release 14 </w:t>
        </w:r>
        <w:r w:rsidR="00060C5B" w:rsidRPr="00707290">
          <w:rPr>
            <w:rStyle w:val="Hyperlink"/>
            <w:rFonts w:eastAsia="MS Mincho"/>
            <w:noProof/>
            <w:lang w:eastAsia="ja-JP"/>
          </w:rPr>
          <w:t>Full-Dimension MIMO</w:t>
        </w:r>
        <w:r w:rsidR="00060C5B" w:rsidRPr="00707290">
          <w:rPr>
            <w:rStyle w:val="Hyperlink"/>
            <w:noProof/>
          </w:rPr>
          <w:t xml:space="preserve"> for LTE</w:t>
        </w:r>
        <w:r w:rsidR="00060C5B">
          <w:rPr>
            <w:noProof/>
            <w:webHidden/>
          </w:rPr>
          <w:tab/>
        </w:r>
        <w:r w:rsidR="00060C5B">
          <w:rPr>
            <w:noProof/>
            <w:webHidden/>
          </w:rPr>
          <w:fldChar w:fldCharType="begin"/>
        </w:r>
        <w:r w:rsidR="00060C5B">
          <w:rPr>
            <w:noProof/>
            <w:webHidden/>
          </w:rPr>
          <w:instrText xml:space="preserve"> PAGEREF _Toc516232522 \h </w:instrText>
        </w:r>
        <w:r w:rsidR="00060C5B">
          <w:rPr>
            <w:noProof/>
            <w:webHidden/>
          </w:rPr>
        </w:r>
        <w:r w:rsidR="00060C5B">
          <w:rPr>
            <w:noProof/>
            <w:webHidden/>
          </w:rPr>
          <w:fldChar w:fldCharType="separate"/>
        </w:r>
        <w:r w:rsidR="00060C5B">
          <w:rPr>
            <w:noProof/>
            <w:webHidden/>
          </w:rPr>
          <w:t>12</w:t>
        </w:r>
        <w:r w:rsidR="00060C5B">
          <w:rPr>
            <w:noProof/>
            <w:webHidden/>
          </w:rPr>
          <w:fldChar w:fldCharType="end"/>
        </w:r>
      </w:hyperlink>
    </w:p>
    <w:p w14:paraId="51449A23" w14:textId="18AE29DA"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523" w:history="1">
        <w:r w:rsidR="00060C5B" w:rsidRPr="00707290">
          <w:rPr>
            <w:rStyle w:val="Hyperlink"/>
            <w:noProof/>
            <w:lang w:eastAsia="ja-JP"/>
          </w:rPr>
          <w:t>6.1.5</w:t>
        </w:r>
        <w:r w:rsidR="00060C5B">
          <w:rPr>
            <w:rFonts w:eastAsiaTheme="minorEastAsia" w:cstheme="minorBidi"/>
            <w:i w:val="0"/>
            <w:iCs w:val="0"/>
            <w:noProof/>
            <w:sz w:val="22"/>
            <w:szCs w:val="22"/>
            <w:lang w:eastAsia="en-GB"/>
          </w:rPr>
          <w:tab/>
        </w:r>
        <w:r w:rsidR="00060C5B" w:rsidRPr="00707290">
          <w:rPr>
            <w:rStyle w:val="Hyperlink"/>
            <w:noProof/>
          </w:rPr>
          <w:t xml:space="preserve">Maintenance of Release 14 </w:t>
        </w:r>
        <w:r w:rsidR="00060C5B" w:rsidRPr="00707290">
          <w:rPr>
            <w:rStyle w:val="Hyperlink"/>
            <w:noProof/>
            <w:lang w:eastAsia="ja-JP"/>
          </w:rPr>
          <w:t>Further Enhanced MTC for LTE</w:t>
        </w:r>
        <w:r w:rsidR="00060C5B">
          <w:rPr>
            <w:noProof/>
            <w:webHidden/>
          </w:rPr>
          <w:tab/>
        </w:r>
        <w:r w:rsidR="00060C5B">
          <w:rPr>
            <w:noProof/>
            <w:webHidden/>
          </w:rPr>
          <w:fldChar w:fldCharType="begin"/>
        </w:r>
        <w:r w:rsidR="00060C5B">
          <w:rPr>
            <w:noProof/>
            <w:webHidden/>
          </w:rPr>
          <w:instrText xml:space="preserve"> PAGEREF _Toc516232523 \h </w:instrText>
        </w:r>
        <w:r w:rsidR="00060C5B">
          <w:rPr>
            <w:noProof/>
            <w:webHidden/>
          </w:rPr>
        </w:r>
        <w:r w:rsidR="00060C5B">
          <w:rPr>
            <w:noProof/>
            <w:webHidden/>
          </w:rPr>
          <w:fldChar w:fldCharType="separate"/>
        </w:r>
        <w:r w:rsidR="00060C5B">
          <w:rPr>
            <w:noProof/>
            <w:webHidden/>
          </w:rPr>
          <w:t>12</w:t>
        </w:r>
        <w:r w:rsidR="00060C5B">
          <w:rPr>
            <w:noProof/>
            <w:webHidden/>
          </w:rPr>
          <w:fldChar w:fldCharType="end"/>
        </w:r>
      </w:hyperlink>
    </w:p>
    <w:p w14:paraId="4FD9FF2A" w14:textId="48C2595F"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524" w:history="1">
        <w:r w:rsidR="00060C5B" w:rsidRPr="00707290">
          <w:rPr>
            <w:rStyle w:val="Hyperlink"/>
            <w:noProof/>
            <w:lang w:eastAsia="ja-JP"/>
          </w:rPr>
          <w:t>6.1.6</w:t>
        </w:r>
        <w:r w:rsidR="00060C5B">
          <w:rPr>
            <w:rFonts w:eastAsiaTheme="minorEastAsia" w:cstheme="minorBidi"/>
            <w:i w:val="0"/>
            <w:iCs w:val="0"/>
            <w:noProof/>
            <w:sz w:val="22"/>
            <w:szCs w:val="22"/>
            <w:lang w:eastAsia="en-GB"/>
          </w:rPr>
          <w:tab/>
        </w:r>
        <w:r w:rsidR="00060C5B" w:rsidRPr="00707290">
          <w:rPr>
            <w:rStyle w:val="Hyperlink"/>
            <w:noProof/>
          </w:rPr>
          <w:t xml:space="preserve">Maintenance of Release 14 </w:t>
        </w:r>
        <w:r w:rsidR="00060C5B" w:rsidRPr="00707290">
          <w:rPr>
            <w:rStyle w:val="Hyperlink"/>
            <w:noProof/>
            <w:lang w:eastAsia="ja-JP"/>
          </w:rPr>
          <w:t>Enhancements of NB-IoT for LTE</w:t>
        </w:r>
        <w:r w:rsidR="00060C5B">
          <w:rPr>
            <w:noProof/>
            <w:webHidden/>
          </w:rPr>
          <w:tab/>
        </w:r>
        <w:r w:rsidR="00060C5B">
          <w:rPr>
            <w:noProof/>
            <w:webHidden/>
          </w:rPr>
          <w:fldChar w:fldCharType="begin"/>
        </w:r>
        <w:r w:rsidR="00060C5B">
          <w:rPr>
            <w:noProof/>
            <w:webHidden/>
          </w:rPr>
          <w:instrText xml:space="preserve"> PAGEREF _Toc516232524 \h </w:instrText>
        </w:r>
        <w:r w:rsidR="00060C5B">
          <w:rPr>
            <w:noProof/>
            <w:webHidden/>
          </w:rPr>
        </w:r>
        <w:r w:rsidR="00060C5B">
          <w:rPr>
            <w:noProof/>
            <w:webHidden/>
          </w:rPr>
          <w:fldChar w:fldCharType="separate"/>
        </w:r>
        <w:r w:rsidR="00060C5B">
          <w:rPr>
            <w:noProof/>
            <w:webHidden/>
          </w:rPr>
          <w:t>13</w:t>
        </w:r>
        <w:r w:rsidR="00060C5B">
          <w:rPr>
            <w:noProof/>
            <w:webHidden/>
          </w:rPr>
          <w:fldChar w:fldCharType="end"/>
        </w:r>
      </w:hyperlink>
    </w:p>
    <w:p w14:paraId="791ECEEA" w14:textId="0806E03F"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525" w:history="1">
        <w:r w:rsidR="00060C5B" w:rsidRPr="00707290">
          <w:rPr>
            <w:rStyle w:val="Hyperlink"/>
            <w:noProof/>
          </w:rPr>
          <w:t>6.1.7</w:t>
        </w:r>
        <w:r w:rsidR="00060C5B">
          <w:rPr>
            <w:rFonts w:eastAsiaTheme="minorEastAsia" w:cstheme="minorBidi"/>
            <w:i w:val="0"/>
            <w:iCs w:val="0"/>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_Toc516232525 \h </w:instrText>
        </w:r>
        <w:r w:rsidR="00060C5B">
          <w:rPr>
            <w:noProof/>
            <w:webHidden/>
          </w:rPr>
        </w:r>
        <w:r w:rsidR="00060C5B">
          <w:rPr>
            <w:noProof/>
            <w:webHidden/>
          </w:rPr>
          <w:fldChar w:fldCharType="separate"/>
        </w:r>
        <w:r w:rsidR="00060C5B">
          <w:rPr>
            <w:noProof/>
            <w:webHidden/>
          </w:rPr>
          <w:t>14</w:t>
        </w:r>
        <w:r w:rsidR="00060C5B">
          <w:rPr>
            <w:noProof/>
            <w:webHidden/>
          </w:rPr>
          <w:fldChar w:fldCharType="end"/>
        </w:r>
      </w:hyperlink>
    </w:p>
    <w:p w14:paraId="2DF4CCFD" w14:textId="016CAD36" w:rsidR="00060C5B" w:rsidRDefault="0058452E">
      <w:pPr>
        <w:pStyle w:val="TOC2"/>
        <w:tabs>
          <w:tab w:val="left" w:pos="800"/>
          <w:tab w:val="right" w:leader="dot" w:pos="10457"/>
        </w:tabs>
        <w:rPr>
          <w:rFonts w:eastAsiaTheme="minorEastAsia" w:cstheme="minorBidi"/>
          <w:smallCaps w:val="0"/>
          <w:noProof/>
          <w:sz w:val="22"/>
          <w:szCs w:val="22"/>
          <w:lang w:eastAsia="en-GB"/>
        </w:rPr>
      </w:pPr>
      <w:hyperlink w:anchor="_Toc516232526" w:history="1">
        <w:r w:rsidR="00060C5B" w:rsidRPr="00707290">
          <w:rPr>
            <w:rStyle w:val="Hyperlink"/>
            <w:rFonts w:eastAsia="MS Mincho"/>
            <w:noProof/>
            <w:lang w:eastAsia="ja-JP"/>
          </w:rPr>
          <w:t>6.2</w:t>
        </w:r>
        <w:r w:rsidR="00060C5B">
          <w:rPr>
            <w:rFonts w:eastAsiaTheme="minorEastAsia" w:cstheme="minorBidi"/>
            <w:smallCaps w:val="0"/>
            <w:noProof/>
            <w:sz w:val="22"/>
            <w:szCs w:val="22"/>
            <w:lang w:eastAsia="en-GB"/>
          </w:rPr>
          <w:tab/>
        </w:r>
        <w:r w:rsidR="00060C5B" w:rsidRPr="00707290">
          <w:rPr>
            <w:rStyle w:val="Hyperlink"/>
            <w:noProof/>
          </w:rPr>
          <w:t>LTE Release 1</w:t>
        </w:r>
        <w:r w:rsidR="00060C5B" w:rsidRPr="00707290">
          <w:rPr>
            <w:rStyle w:val="Hyperlink"/>
            <w:rFonts w:eastAsia="MS Mincho"/>
            <w:noProof/>
            <w:lang w:eastAsia="ja-JP"/>
          </w:rPr>
          <w:t>5</w:t>
        </w:r>
        <w:r w:rsidR="00060C5B">
          <w:rPr>
            <w:noProof/>
            <w:webHidden/>
          </w:rPr>
          <w:tab/>
        </w:r>
        <w:r w:rsidR="00060C5B">
          <w:rPr>
            <w:noProof/>
            <w:webHidden/>
          </w:rPr>
          <w:fldChar w:fldCharType="begin"/>
        </w:r>
        <w:r w:rsidR="00060C5B">
          <w:rPr>
            <w:noProof/>
            <w:webHidden/>
          </w:rPr>
          <w:instrText xml:space="preserve"> PAGEREF _Toc516232526 \h </w:instrText>
        </w:r>
        <w:r w:rsidR="00060C5B">
          <w:rPr>
            <w:noProof/>
            <w:webHidden/>
          </w:rPr>
        </w:r>
        <w:r w:rsidR="00060C5B">
          <w:rPr>
            <w:noProof/>
            <w:webHidden/>
          </w:rPr>
          <w:fldChar w:fldCharType="separate"/>
        </w:r>
        <w:r w:rsidR="00060C5B">
          <w:rPr>
            <w:noProof/>
            <w:webHidden/>
          </w:rPr>
          <w:t>14</w:t>
        </w:r>
        <w:r w:rsidR="00060C5B">
          <w:rPr>
            <w:noProof/>
            <w:webHidden/>
          </w:rPr>
          <w:fldChar w:fldCharType="end"/>
        </w:r>
      </w:hyperlink>
    </w:p>
    <w:p w14:paraId="2368C1A1" w14:textId="4CCE0EAF"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527" w:history="1">
        <w:r w:rsidR="00060C5B" w:rsidRPr="00707290">
          <w:rPr>
            <w:rStyle w:val="Hyperlink"/>
            <w:noProof/>
          </w:rPr>
          <w:t>6.2.1</w:t>
        </w:r>
        <w:r w:rsidR="00060C5B">
          <w:rPr>
            <w:rFonts w:eastAsiaTheme="minorEastAsia" w:cstheme="minorBidi"/>
            <w:i w:val="0"/>
            <w:iCs w:val="0"/>
            <w:noProof/>
            <w:sz w:val="22"/>
            <w:szCs w:val="22"/>
            <w:lang w:eastAsia="en-GB"/>
          </w:rPr>
          <w:tab/>
        </w:r>
        <w:r w:rsidR="00060C5B" w:rsidRPr="00707290">
          <w:rPr>
            <w:rStyle w:val="Hyperlink"/>
            <w:noProof/>
          </w:rPr>
          <w:t>Maintenance of Release 15 Shortened TTI and processing time for LTE</w:t>
        </w:r>
        <w:r w:rsidR="00060C5B">
          <w:rPr>
            <w:noProof/>
            <w:webHidden/>
          </w:rPr>
          <w:tab/>
        </w:r>
        <w:r w:rsidR="00060C5B">
          <w:rPr>
            <w:noProof/>
            <w:webHidden/>
          </w:rPr>
          <w:fldChar w:fldCharType="begin"/>
        </w:r>
        <w:r w:rsidR="00060C5B">
          <w:rPr>
            <w:noProof/>
            <w:webHidden/>
          </w:rPr>
          <w:instrText xml:space="preserve"> PAGEREF _Toc516232527 \h </w:instrText>
        </w:r>
        <w:r w:rsidR="00060C5B">
          <w:rPr>
            <w:noProof/>
            <w:webHidden/>
          </w:rPr>
        </w:r>
        <w:r w:rsidR="00060C5B">
          <w:rPr>
            <w:noProof/>
            <w:webHidden/>
          </w:rPr>
          <w:fldChar w:fldCharType="separate"/>
        </w:r>
        <w:r w:rsidR="00060C5B">
          <w:rPr>
            <w:noProof/>
            <w:webHidden/>
          </w:rPr>
          <w:t>14</w:t>
        </w:r>
        <w:r w:rsidR="00060C5B">
          <w:rPr>
            <w:noProof/>
            <w:webHidden/>
          </w:rPr>
          <w:fldChar w:fldCharType="end"/>
        </w:r>
      </w:hyperlink>
    </w:p>
    <w:p w14:paraId="04D90E6A" w14:textId="46D08827"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28" w:history="1">
        <w:r w:rsidR="00060C5B" w:rsidRPr="00707290">
          <w:rPr>
            <w:rStyle w:val="Hyperlink"/>
            <w:noProof/>
          </w:rPr>
          <w:t>6.2.1.1</w:t>
        </w:r>
        <w:r w:rsidR="00060C5B">
          <w:rPr>
            <w:rFonts w:eastAsiaTheme="minorEastAsia" w:cstheme="minorBidi"/>
            <w:noProof/>
            <w:sz w:val="22"/>
            <w:szCs w:val="22"/>
            <w:lang w:eastAsia="en-GB"/>
          </w:rPr>
          <w:tab/>
        </w:r>
        <w:r w:rsidR="00060C5B" w:rsidRPr="00707290">
          <w:rPr>
            <w:rStyle w:val="Hyperlink"/>
            <w:noProof/>
          </w:rPr>
          <w:t>Maintenance for shortened processing time for 1ms TTI</w:t>
        </w:r>
        <w:r w:rsidR="00060C5B">
          <w:rPr>
            <w:noProof/>
            <w:webHidden/>
          </w:rPr>
          <w:tab/>
        </w:r>
        <w:r w:rsidR="00060C5B">
          <w:rPr>
            <w:noProof/>
            <w:webHidden/>
          </w:rPr>
          <w:fldChar w:fldCharType="begin"/>
        </w:r>
        <w:r w:rsidR="00060C5B">
          <w:rPr>
            <w:noProof/>
            <w:webHidden/>
          </w:rPr>
          <w:instrText xml:space="preserve"> PAGEREF _Toc516232528 \h </w:instrText>
        </w:r>
        <w:r w:rsidR="00060C5B">
          <w:rPr>
            <w:noProof/>
            <w:webHidden/>
          </w:rPr>
        </w:r>
        <w:r w:rsidR="00060C5B">
          <w:rPr>
            <w:noProof/>
            <w:webHidden/>
          </w:rPr>
          <w:fldChar w:fldCharType="separate"/>
        </w:r>
        <w:r w:rsidR="00060C5B">
          <w:rPr>
            <w:noProof/>
            <w:webHidden/>
          </w:rPr>
          <w:t>15</w:t>
        </w:r>
        <w:r w:rsidR="00060C5B">
          <w:rPr>
            <w:noProof/>
            <w:webHidden/>
          </w:rPr>
          <w:fldChar w:fldCharType="end"/>
        </w:r>
      </w:hyperlink>
    </w:p>
    <w:p w14:paraId="160AB295" w14:textId="2330CF0D"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29" w:history="1">
        <w:r w:rsidR="00060C5B" w:rsidRPr="00707290">
          <w:rPr>
            <w:rStyle w:val="Hyperlink"/>
            <w:noProof/>
          </w:rPr>
          <w:t>6.2.1.2</w:t>
        </w:r>
        <w:r w:rsidR="00060C5B">
          <w:rPr>
            <w:rFonts w:eastAsiaTheme="minorEastAsia" w:cstheme="minorBidi"/>
            <w:noProof/>
            <w:sz w:val="22"/>
            <w:szCs w:val="22"/>
            <w:lang w:eastAsia="en-GB"/>
          </w:rPr>
          <w:tab/>
        </w:r>
        <w:r w:rsidR="00060C5B" w:rsidRPr="00707290">
          <w:rPr>
            <w:rStyle w:val="Hyperlink"/>
            <w:noProof/>
          </w:rPr>
          <w:t>Maintenance for shortened TTI with shortened processing time</w:t>
        </w:r>
        <w:r w:rsidR="00060C5B">
          <w:rPr>
            <w:noProof/>
            <w:webHidden/>
          </w:rPr>
          <w:tab/>
        </w:r>
        <w:r w:rsidR="00060C5B">
          <w:rPr>
            <w:noProof/>
            <w:webHidden/>
          </w:rPr>
          <w:fldChar w:fldCharType="begin"/>
        </w:r>
        <w:r w:rsidR="00060C5B">
          <w:rPr>
            <w:noProof/>
            <w:webHidden/>
          </w:rPr>
          <w:instrText xml:space="preserve"> PAGEREF _Toc516232529 \h </w:instrText>
        </w:r>
        <w:r w:rsidR="00060C5B">
          <w:rPr>
            <w:noProof/>
            <w:webHidden/>
          </w:rPr>
        </w:r>
        <w:r w:rsidR="00060C5B">
          <w:rPr>
            <w:noProof/>
            <w:webHidden/>
          </w:rPr>
          <w:fldChar w:fldCharType="separate"/>
        </w:r>
        <w:r w:rsidR="00060C5B">
          <w:rPr>
            <w:noProof/>
            <w:webHidden/>
          </w:rPr>
          <w:t>15</w:t>
        </w:r>
        <w:r w:rsidR="00060C5B">
          <w:rPr>
            <w:noProof/>
            <w:webHidden/>
          </w:rPr>
          <w:fldChar w:fldCharType="end"/>
        </w:r>
      </w:hyperlink>
    </w:p>
    <w:p w14:paraId="3371A8D7" w14:textId="558F3804"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30" w:history="1">
        <w:r w:rsidR="00060C5B" w:rsidRPr="00707290">
          <w:rPr>
            <w:rStyle w:val="Hyperlink"/>
            <w:noProof/>
          </w:rPr>
          <w:t>6.2.1.2.1</w:t>
        </w:r>
        <w:r w:rsidR="00060C5B">
          <w:rPr>
            <w:rFonts w:eastAsiaTheme="minorEastAsia" w:cstheme="minorBidi"/>
            <w:noProof/>
            <w:sz w:val="22"/>
            <w:szCs w:val="22"/>
            <w:lang w:eastAsia="en-GB"/>
          </w:rPr>
          <w:tab/>
        </w:r>
        <w:r w:rsidR="00060C5B" w:rsidRPr="00707290">
          <w:rPr>
            <w:rStyle w:val="Hyperlink"/>
            <w:noProof/>
          </w:rPr>
          <w:t>Aspects related to interaction between different TTI lengths</w:t>
        </w:r>
        <w:r w:rsidR="00060C5B">
          <w:rPr>
            <w:noProof/>
            <w:webHidden/>
          </w:rPr>
          <w:tab/>
        </w:r>
        <w:r w:rsidR="00060C5B">
          <w:rPr>
            <w:noProof/>
            <w:webHidden/>
          </w:rPr>
          <w:fldChar w:fldCharType="begin"/>
        </w:r>
        <w:r w:rsidR="00060C5B">
          <w:rPr>
            <w:noProof/>
            <w:webHidden/>
          </w:rPr>
          <w:instrText xml:space="preserve"> PAGEREF _Toc516232530 \h </w:instrText>
        </w:r>
        <w:r w:rsidR="00060C5B">
          <w:rPr>
            <w:noProof/>
            <w:webHidden/>
          </w:rPr>
        </w:r>
        <w:r w:rsidR="00060C5B">
          <w:rPr>
            <w:noProof/>
            <w:webHidden/>
          </w:rPr>
          <w:fldChar w:fldCharType="separate"/>
        </w:r>
        <w:r w:rsidR="00060C5B">
          <w:rPr>
            <w:noProof/>
            <w:webHidden/>
          </w:rPr>
          <w:t>15</w:t>
        </w:r>
        <w:r w:rsidR="00060C5B">
          <w:rPr>
            <w:noProof/>
            <w:webHidden/>
          </w:rPr>
          <w:fldChar w:fldCharType="end"/>
        </w:r>
      </w:hyperlink>
    </w:p>
    <w:p w14:paraId="2A67081D" w14:textId="64D607E2"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31" w:history="1">
        <w:r w:rsidR="00060C5B" w:rsidRPr="00707290">
          <w:rPr>
            <w:rStyle w:val="Hyperlink"/>
            <w:noProof/>
            <w:lang w:eastAsia="ja-JP"/>
          </w:rPr>
          <w:t>6.2.1.2.2</w:t>
        </w:r>
        <w:r w:rsidR="00060C5B">
          <w:rPr>
            <w:rFonts w:eastAsiaTheme="minorEastAsia" w:cstheme="minorBidi"/>
            <w:noProof/>
            <w:sz w:val="22"/>
            <w:szCs w:val="22"/>
            <w:lang w:eastAsia="en-GB"/>
          </w:rPr>
          <w:tab/>
        </w:r>
        <w:r w:rsidR="00060C5B" w:rsidRPr="00707290">
          <w:rPr>
            <w:rStyle w:val="Hyperlink"/>
            <w:noProof/>
            <w:lang w:eastAsia="ja-JP"/>
          </w:rPr>
          <w:t>Aspects related to DL control channel</w:t>
        </w:r>
        <w:r w:rsidR="00060C5B">
          <w:rPr>
            <w:noProof/>
            <w:webHidden/>
          </w:rPr>
          <w:tab/>
        </w:r>
        <w:r w:rsidR="00060C5B">
          <w:rPr>
            <w:noProof/>
            <w:webHidden/>
          </w:rPr>
          <w:fldChar w:fldCharType="begin"/>
        </w:r>
        <w:r w:rsidR="00060C5B">
          <w:rPr>
            <w:noProof/>
            <w:webHidden/>
          </w:rPr>
          <w:instrText xml:space="preserve"> PAGEREF _Toc516232531 \h </w:instrText>
        </w:r>
        <w:r w:rsidR="00060C5B">
          <w:rPr>
            <w:noProof/>
            <w:webHidden/>
          </w:rPr>
        </w:r>
        <w:r w:rsidR="00060C5B">
          <w:rPr>
            <w:noProof/>
            <w:webHidden/>
          </w:rPr>
          <w:fldChar w:fldCharType="separate"/>
        </w:r>
        <w:r w:rsidR="00060C5B">
          <w:rPr>
            <w:noProof/>
            <w:webHidden/>
          </w:rPr>
          <w:t>15</w:t>
        </w:r>
        <w:r w:rsidR="00060C5B">
          <w:rPr>
            <w:noProof/>
            <w:webHidden/>
          </w:rPr>
          <w:fldChar w:fldCharType="end"/>
        </w:r>
      </w:hyperlink>
    </w:p>
    <w:p w14:paraId="4DAF095D" w14:textId="7817C2F6"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32" w:history="1">
        <w:r w:rsidR="00060C5B" w:rsidRPr="00707290">
          <w:rPr>
            <w:rStyle w:val="Hyperlink"/>
            <w:noProof/>
            <w:lang w:eastAsia="ja-JP"/>
          </w:rPr>
          <w:t>6.2.1.2.3</w:t>
        </w:r>
        <w:r w:rsidR="00060C5B">
          <w:rPr>
            <w:rFonts w:eastAsiaTheme="minorEastAsia" w:cstheme="minorBidi"/>
            <w:noProof/>
            <w:sz w:val="22"/>
            <w:szCs w:val="22"/>
            <w:lang w:eastAsia="en-GB"/>
          </w:rPr>
          <w:tab/>
        </w:r>
        <w:r w:rsidR="00060C5B" w:rsidRPr="00707290">
          <w:rPr>
            <w:rStyle w:val="Hyperlink"/>
            <w:noProof/>
            <w:lang w:eastAsia="ja-JP"/>
          </w:rPr>
          <w:t>Aspects related to UL control channel</w:t>
        </w:r>
        <w:r w:rsidR="00060C5B">
          <w:rPr>
            <w:noProof/>
            <w:webHidden/>
          </w:rPr>
          <w:tab/>
        </w:r>
        <w:r w:rsidR="00060C5B">
          <w:rPr>
            <w:noProof/>
            <w:webHidden/>
          </w:rPr>
          <w:fldChar w:fldCharType="begin"/>
        </w:r>
        <w:r w:rsidR="00060C5B">
          <w:rPr>
            <w:noProof/>
            <w:webHidden/>
          </w:rPr>
          <w:instrText xml:space="preserve"> PAGEREF _Toc516232532 \h </w:instrText>
        </w:r>
        <w:r w:rsidR="00060C5B">
          <w:rPr>
            <w:noProof/>
            <w:webHidden/>
          </w:rPr>
        </w:r>
        <w:r w:rsidR="00060C5B">
          <w:rPr>
            <w:noProof/>
            <w:webHidden/>
          </w:rPr>
          <w:fldChar w:fldCharType="separate"/>
        </w:r>
        <w:r w:rsidR="00060C5B">
          <w:rPr>
            <w:noProof/>
            <w:webHidden/>
          </w:rPr>
          <w:t>15</w:t>
        </w:r>
        <w:r w:rsidR="00060C5B">
          <w:rPr>
            <w:noProof/>
            <w:webHidden/>
          </w:rPr>
          <w:fldChar w:fldCharType="end"/>
        </w:r>
      </w:hyperlink>
    </w:p>
    <w:p w14:paraId="4F0723E7" w14:textId="0BE413AD"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33" w:history="1">
        <w:r w:rsidR="00060C5B" w:rsidRPr="00707290">
          <w:rPr>
            <w:rStyle w:val="Hyperlink"/>
            <w:noProof/>
          </w:rPr>
          <w:t>6.2.1.2.4</w:t>
        </w:r>
        <w:r w:rsidR="00060C5B">
          <w:rPr>
            <w:rFonts w:eastAsiaTheme="minorEastAsia" w:cstheme="minorBidi"/>
            <w:noProof/>
            <w:sz w:val="22"/>
            <w:szCs w:val="22"/>
            <w:lang w:eastAsia="en-GB"/>
          </w:rPr>
          <w:tab/>
        </w:r>
        <w:r w:rsidR="00060C5B" w:rsidRPr="00707290">
          <w:rPr>
            <w:rStyle w:val="Hyperlink"/>
            <w:noProof/>
          </w:rPr>
          <w:t>Aspects related to DL data channel</w:t>
        </w:r>
        <w:r w:rsidR="00060C5B">
          <w:rPr>
            <w:noProof/>
            <w:webHidden/>
          </w:rPr>
          <w:tab/>
        </w:r>
        <w:r w:rsidR="00060C5B">
          <w:rPr>
            <w:noProof/>
            <w:webHidden/>
          </w:rPr>
          <w:fldChar w:fldCharType="begin"/>
        </w:r>
        <w:r w:rsidR="00060C5B">
          <w:rPr>
            <w:noProof/>
            <w:webHidden/>
          </w:rPr>
          <w:instrText xml:space="preserve"> PAGEREF _Toc516232533 \h </w:instrText>
        </w:r>
        <w:r w:rsidR="00060C5B">
          <w:rPr>
            <w:noProof/>
            <w:webHidden/>
          </w:rPr>
        </w:r>
        <w:r w:rsidR="00060C5B">
          <w:rPr>
            <w:noProof/>
            <w:webHidden/>
          </w:rPr>
          <w:fldChar w:fldCharType="separate"/>
        </w:r>
        <w:r w:rsidR="00060C5B">
          <w:rPr>
            <w:noProof/>
            <w:webHidden/>
          </w:rPr>
          <w:t>16</w:t>
        </w:r>
        <w:r w:rsidR="00060C5B">
          <w:rPr>
            <w:noProof/>
            <w:webHidden/>
          </w:rPr>
          <w:fldChar w:fldCharType="end"/>
        </w:r>
      </w:hyperlink>
    </w:p>
    <w:p w14:paraId="5FF93D11" w14:textId="54F9F522"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34" w:history="1">
        <w:r w:rsidR="00060C5B" w:rsidRPr="00707290">
          <w:rPr>
            <w:rStyle w:val="Hyperlink"/>
            <w:rFonts w:eastAsia="MS Mincho"/>
            <w:noProof/>
            <w:lang w:eastAsia="ja-JP"/>
          </w:rPr>
          <w:t>6.2.1.2.5</w:t>
        </w:r>
        <w:r w:rsidR="00060C5B">
          <w:rPr>
            <w:rFonts w:eastAsiaTheme="minorEastAsia" w:cstheme="minorBidi"/>
            <w:noProof/>
            <w:sz w:val="22"/>
            <w:szCs w:val="22"/>
            <w:lang w:eastAsia="en-GB"/>
          </w:rPr>
          <w:tab/>
        </w:r>
        <w:r w:rsidR="00060C5B" w:rsidRPr="00707290">
          <w:rPr>
            <w:rStyle w:val="Hyperlink"/>
            <w:noProof/>
          </w:rPr>
          <w:t xml:space="preserve">Aspects related to </w:t>
        </w:r>
        <w:r w:rsidR="00060C5B" w:rsidRPr="00707290">
          <w:rPr>
            <w:rStyle w:val="Hyperlink"/>
            <w:rFonts w:eastAsia="MS Mincho"/>
            <w:noProof/>
            <w:lang w:eastAsia="ja-JP"/>
          </w:rPr>
          <w:t>UL</w:t>
        </w:r>
        <w:r w:rsidR="00060C5B" w:rsidRPr="00707290">
          <w:rPr>
            <w:rStyle w:val="Hyperlink"/>
            <w:noProof/>
          </w:rPr>
          <w:t xml:space="preserve"> data channel</w:t>
        </w:r>
        <w:r w:rsidR="00060C5B">
          <w:rPr>
            <w:noProof/>
            <w:webHidden/>
          </w:rPr>
          <w:tab/>
        </w:r>
        <w:r w:rsidR="00060C5B">
          <w:rPr>
            <w:noProof/>
            <w:webHidden/>
          </w:rPr>
          <w:fldChar w:fldCharType="begin"/>
        </w:r>
        <w:r w:rsidR="00060C5B">
          <w:rPr>
            <w:noProof/>
            <w:webHidden/>
          </w:rPr>
          <w:instrText xml:space="preserve"> PAGEREF _Toc516232534 \h </w:instrText>
        </w:r>
        <w:r w:rsidR="00060C5B">
          <w:rPr>
            <w:noProof/>
            <w:webHidden/>
          </w:rPr>
        </w:r>
        <w:r w:rsidR="00060C5B">
          <w:rPr>
            <w:noProof/>
            <w:webHidden/>
          </w:rPr>
          <w:fldChar w:fldCharType="separate"/>
        </w:r>
        <w:r w:rsidR="00060C5B">
          <w:rPr>
            <w:noProof/>
            <w:webHidden/>
          </w:rPr>
          <w:t>17</w:t>
        </w:r>
        <w:r w:rsidR="00060C5B">
          <w:rPr>
            <w:noProof/>
            <w:webHidden/>
          </w:rPr>
          <w:fldChar w:fldCharType="end"/>
        </w:r>
      </w:hyperlink>
    </w:p>
    <w:p w14:paraId="77A8A172" w14:textId="79091253"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35" w:history="1">
        <w:r w:rsidR="00060C5B" w:rsidRPr="00707290">
          <w:rPr>
            <w:rStyle w:val="Hyperlink"/>
            <w:rFonts w:eastAsia="MS Mincho"/>
            <w:noProof/>
            <w:lang w:eastAsia="ja-JP"/>
          </w:rPr>
          <w:t>6.2.1.2.6</w:t>
        </w:r>
        <w:r w:rsidR="00060C5B">
          <w:rPr>
            <w:rFonts w:eastAsiaTheme="minorEastAsia" w:cstheme="minorBidi"/>
            <w:noProof/>
            <w:sz w:val="22"/>
            <w:szCs w:val="22"/>
            <w:lang w:eastAsia="en-GB"/>
          </w:rPr>
          <w:tab/>
        </w:r>
        <w:r w:rsidR="00060C5B" w:rsidRPr="00707290">
          <w:rPr>
            <w:rStyle w:val="Hyperlink"/>
            <w:noProof/>
          </w:rPr>
          <w:t xml:space="preserve">Aspects related to </w:t>
        </w:r>
        <w:r w:rsidR="00060C5B" w:rsidRPr="00707290">
          <w:rPr>
            <w:rStyle w:val="Hyperlink"/>
            <w:rFonts w:eastAsia="MS Mincho"/>
            <w:noProof/>
            <w:lang w:eastAsia="ja-JP"/>
          </w:rPr>
          <w:t>FS2</w:t>
        </w:r>
        <w:r w:rsidR="00060C5B">
          <w:rPr>
            <w:noProof/>
            <w:webHidden/>
          </w:rPr>
          <w:tab/>
        </w:r>
        <w:r w:rsidR="00060C5B">
          <w:rPr>
            <w:noProof/>
            <w:webHidden/>
          </w:rPr>
          <w:fldChar w:fldCharType="begin"/>
        </w:r>
        <w:r w:rsidR="00060C5B">
          <w:rPr>
            <w:noProof/>
            <w:webHidden/>
          </w:rPr>
          <w:instrText xml:space="preserve"> PAGEREF _Toc516232535 \h </w:instrText>
        </w:r>
        <w:r w:rsidR="00060C5B">
          <w:rPr>
            <w:noProof/>
            <w:webHidden/>
          </w:rPr>
        </w:r>
        <w:r w:rsidR="00060C5B">
          <w:rPr>
            <w:noProof/>
            <w:webHidden/>
          </w:rPr>
          <w:fldChar w:fldCharType="separate"/>
        </w:r>
        <w:r w:rsidR="00060C5B">
          <w:rPr>
            <w:noProof/>
            <w:webHidden/>
          </w:rPr>
          <w:t>17</w:t>
        </w:r>
        <w:r w:rsidR="00060C5B">
          <w:rPr>
            <w:noProof/>
            <w:webHidden/>
          </w:rPr>
          <w:fldChar w:fldCharType="end"/>
        </w:r>
      </w:hyperlink>
    </w:p>
    <w:p w14:paraId="1B467E50" w14:textId="7D322474"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36" w:history="1">
        <w:r w:rsidR="00060C5B" w:rsidRPr="00707290">
          <w:rPr>
            <w:rStyle w:val="Hyperlink"/>
            <w:noProof/>
            <w:lang w:eastAsia="ja-JP"/>
          </w:rPr>
          <w:t>6.2.1.2.7</w:t>
        </w:r>
        <w:r w:rsidR="00060C5B">
          <w:rPr>
            <w:rFonts w:eastAsiaTheme="minorEastAsia" w:cstheme="minorBidi"/>
            <w:noProof/>
            <w:sz w:val="22"/>
            <w:szCs w:val="22"/>
            <w:lang w:eastAsia="en-GB"/>
          </w:rPr>
          <w:tab/>
        </w:r>
        <w:r w:rsidR="00060C5B" w:rsidRPr="00707290">
          <w:rPr>
            <w:rStyle w:val="Hyperlink"/>
            <w:noProof/>
            <w:lang w:eastAsia="ja-JP"/>
          </w:rPr>
          <w:t>Other</w:t>
        </w:r>
        <w:r w:rsidR="00060C5B">
          <w:rPr>
            <w:noProof/>
            <w:webHidden/>
          </w:rPr>
          <w:tab/>
        </w:r>
        <w:r w:rsidR="00060C5B">
          <w:rPr>
            <w:noProof/>
            <w:webHidden/>
          </w:rPr>
          <w:fldChar w:fldCharType="begin"/>
        </w:r>
        <w:r w:rsidR="00060C5B">
          <w:rPr>
            <w:noProof/>
            <w:webHidden/>
          </w:rPr>
          <w:instrText xml:space="preserve"> PAGEREF _Toc516232536 \h </w:instrText>
        </w:r>
        <w:r w:rsidR="00060C5B">
          <w:rPr>
            <w:noProof/>
            <w:webHidden/>
          </w:rPr>
        </w:r>
        <w:r w:rsidR="00060C5B">
          <w:rPr>
            <w:noProof/>
            <w:webHidden/>
          </w:rPr>
          <w:fldChar w:fldCharType="separate"/>
        </w:r>
        <w:r w:rsidR="00060C5B">
          <w:rPr>
            <w:noProof/>
            <w:webHidden/>
          </w:rPr>
          <w:t>18</w:t>
        </w:r>
        <w:r w:rsidR="00060C5B">
          <w:rPr>
            <w:noProof/>
            <w:webHidden/>
          </w:rPr>
          <w:fldChar w:fldCharType="end"/>
        </w:r>
      </w:hyperlink>
    </w:p>
    <w:p w14:paraId="7A688C1D" w14:textId="4C58CD72"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537" w:history="1">
        <w:r w:rsidR="00060C5B" w:rsidRPr="00707290">
          <w:rPr>
            <w:rStyle w:val="Hyperlink"/>
            <w:noProof/>
          </w:rPr>
          <w:t>6.2.2</w:t>
        </w:r>
        <w:r w:rsidR="00060C5B">
          <w:rPr>
            <w:rFonts w:eastAsiaTheme="minorEastAsia" w:cstheme="minorBidi"/>
            <w:i w:val="0"/>
            <w:iCs w:val="0"/>
            <w:noProof/>
            <w:sz w:val="22"/>
            <w:szCs w:val="22"/>
            <w:lang w:eastAsia="en-GB"/>
          </w:rPr>
          <w:tab/>
        </w:r>
        <w:r w:rsidR="00060C5B" w:rsidRPr="00707290">
          <w:rPr>
            <w:rStyle w:val="Hyperlink"/>
            <w:noProof/>
          </w:rPr>
          <w:t>Maintenance of Release 15 Enhancements to LTE operation in unlicensed spectrum</w:t>
        </w:r>
        <w:r w:rsidR="00060C5B">
          <w:rPr>
            <w:noProof/>
            <w:webHidden/>
          </w:rPr>
          <w:tab/>
        </w:r>
        <w:r w:rsidR="00060C5B">
          <w:rPr>
            <w:noProof/>
            <w:webHidden/>
          </w:rPr>
          <w:fldChar w:fldCharType="begin"/>
        </w:r>
        <w:r w:rsidR="00060C5B">
          <w:rPr>
            <w:noProof/>
            <w:webHidden/>
          </w:rPr>
          <w:instrText xml:space="preserve"> PAGEREF _Toc516232537 \h </w:instrText>
        </w:r>
        <w:r w:rsidR="00060C5B">
          <w:rPr>
            <w:noProof/>
            <w:webHidden/>
          </w:rPr>
        </w:r>
        <w:r w:rsidR="00060C5B">
          <w:rPr>
            <w:noProof/>
            <w:webHidden/>
          </w:rPr>
          <w:fldChar w:fldCharType="separate"/>
        </w:r>
        <w:r w:rsidR="00060C5B">
          <w:rPr>
            <w:noProof/>
            <w:webHidden/>
          </w:rPr>
          <w:t>18</w:t>
        </w:r>
        <w:r w:rsidR="00060C5B">
          <w:rPr>
            <w:noProof/>
            <w:webHidden/>
          </w:rPr>
          <w:fldChar w:fldCharType="end"/>
        </w:r>
      </w:hyperlink>
    </w:p>
    <w:p w14:paraId="17D43890" w14:textId="23ECB06B"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38" w:history="1">
        <w:r w:rsidR="00060C5B" w:rsidRPr="00707290">
          <w:rPr>
            <w:rStyle w:val="Hyperlink"/>
            <w:noProof/>
          </w:rPr>
          <w:t>6.2.2.1</w:t>
        </w:r>
        <w:r w:rsidR="00060C5B">
          <w:rPr>
            <w:rFonts w:eastAsiaTheme="minorEastAsia" w:cstheme="minorBidi"/>
            <w:noProof/>
            <w:sz w:val="22"/>
            <w:szCs w:val="22"/>
            <w:lang w:eastAsia="en-GB"/>
          </w:rPr>
          <w:tab/>
        </w:r>
        <w:r w:rsidR="00060C5B" w:rsidRPr="00707290">
          <w:rPr>
            <w:rStyle w:val="Hyperlink"/>
            <w:noProof/>
          </w:rPr>
          <w:t>TPs for Multiple starting and ending positions in a subframe for UL</w:t>
        </w:r>
        <w:r w:rsidR="00060C5B">
          <w:rPr>
            <w:noProof/>
            <w:webHidden/>
          </w:rPr>
          <w:tab/>
        </w:r>
        <w:r w:rsidR="00060C5B">
          <w:rPr>
            <w:noProof/>
            <w:webHidden/>
          </w:rPr>
          <w:fldChar w:fldCharType="begin"/>
        </w:r>
        <w:r w:rsidR="00060C5B">
          <w:rPr>
            <w:noProof/>
            <w:webHidden/>
          </w:rPr>
          <w:instrText xml:space="preserve"> PAGEREF _Toc516232538 \h </w:instrText>
        </w:r>
        <w:r w:rsidR="00060C5B">
          <w:rPr>
            <w:noProof/>
            <w:webHidden/>
          </w:rPr>
        </w:r>
        <w:r w:rsidR="00060C5B">
          <w:rPr>
            <w:noProof/>
            <w:webHidden/>
          </w:rPr>
          <w:fldChar w:fldCharType="separate"/>
        </w:r>
        <w:r w:rsidR="00060C5B">
          <w:rPr>
            <w:noProof/>
            <w:webHidden/>
          </w:rPr>
          <w:t>18</w:t>
        </w:r>
        <w:r w:rsidR="00060C5B">
          <w:rPr>
            <w:noProof/>
            <w:webHidden/>
          </w:rPr>
          <w:fldChar w:fldCharType="end"/>
        </w:r>
      </w:hyperlink>
    </w:p>
    <w:p w14:paraId="438AA1E3" w14:textId="4DAFFCFE"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39" w:history="1">
        <w:r w:rsidR="00060C5B" w:rsidRPr="00707290">
          <w:rPr>
            <w:rStyle w:val="Hyperlink"/>
            <w:noProof/>
          </w:rPr>
          <w:t>6.2.2.2</w:t>
        </w:r>
        <w:r w:rsidR="00060C5B">
          <w:rPr>
            <w:rFonts w:eastAsiaTheme="minorEastAsia" w:cstheme="minorBidi"/>
            <w:noProof/>
            <w:sz w:val="22"/>
            <w:szCs w:val="22"/>
            <w:lang w:eastAsia="en-GB"/>
          </w:rPr>
          <w:tab/>
        </w:r>
        <w:r w:rsidR="00060C5B" w:rsidRPr="00707290">
          <w:rPr>
            <w:rStyle w:val="Hyperlink"/>
            <w:noProof/>
          </w:rPr>
          <w:t>TPs for Autonomous uplink access with Frame Structure type 3</w:t>
        </w:r>
        <w:r w:rsidR="00060C5B">
          <w:rPr>
            <w:noProof/>
            <w:webHidden/>
          </w:rPr>
          <w:tab/>
        </w:r>
        <w:r w:rsidR="00060C5B">
          <w:rPr>
            <w:noProof/>
            <w:webHidden/>
          </w:rPr>
          <w:fldChar w:fldCharType="begin"/>
        </w:r>
        <w:r w:rsidR="00060C5B">
          <w:rPr>
            <w:noProof/>
            <w:webHidden/>
          </w:rPr>
          <w:instrText xml:space="preserve"> PAGEREF _Toc516232539 \h </w:instrText>
        </w:r>
        <w:r w:rsidR="00060C5B">
          <w:rPr>
            <w:noProof/>
            <w:webHidden/>
          </w:rPr>
        </w:r>
        <w:r w:rsidR="00060C5B">
          <w:rPr>
            <w:noProof/>
            <w:webHidden/>
          </w:rPr>
          <w:fldChar w:fldCharType="separate"/>
        </w:r>
        <w:r w:rsidR="00060C5B">
          <w:rPr>
            <w:noProof/>
            <w:webHidden/>
          </w:rPr>
          <w:t>19</w:t>
        </w:r>
        <w:r w:rsidR="00060C5B">
          <w:rPr>
            <w:noProof/>
            <w:webHidden/>
          </w:rPr>
          <w:fldChar w:fldCharType="end"/>
        </w:r>
      </w:hyperlink>
    </w:p>
    <w:p w14:paraId="3871566F" w14:textId="063EA0FB"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40" w:history="1">
        <w:r w:rsidR="00060C5B" w:rsidRPr="00707290">
          <w:rPr>
            <w:rStyle w:val="Hyperlink"/>
            <w:noProof/>
          </w:rPr>
          <w:t>6.2.2.3</w:t>
        </w:r>
        <w:r w:rsidR="00060C5B">
          <w:rPr>
            <w:rFonts w:eastAsiaTheme="minorEastAsia" w:cstheme="minorBidi"/>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_Toc516232540 \h </w:instrText>
        </w:r>
        <w:r w:rsidR="00060C5B">
          <w:rPr>
            <w:noProof/>
            <w:webHidden/>
          </w:rPr>
        </w:r>
        <w:r w:rsidR="00060C5B">
          <w:rPr>
            <w:noProof/>
            <w:webHidden/>
          </w:rPr>
          <w:fldChar w:fldCharType="separate"/>
        </w:r>
        <w:r w:rsidR="00060C5B">
          <w:rPr>
            <w:noProof/>
            <w:webHidden/>
          </w:rPr>
          <w:t>19</w:t>
        </w:r>
        <w:r w:rsidR="00060C5B">
          <w:rPr>
            <w:noProof/>
            <w:webHidden/>
          </w:rPr>
          <w:fldChar w:fldCharType="end"/>
        </w:r>
      </w:hyperlink>
    </w:p>
    <w:p w14:paraId="6F0DB969" w14:textId="5B4B89BF"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541" w:history="1">
        <w:r w:rsidR="00060C5B" w:rsidRPr="00707290">
          <w:rPr>
            <w:rStyle w:val="Hyperlink"/>
            <w:noProof/>
            <w:lang w:eastAsia="ja-JP"/>
          </w:rPr>
          <w:t>6.2.3</w:t>
        </w:r>
        <w:r w:rsidR="00060C5B">
          <w:rPr>
            <w:rFonts w:eastAsiaTheme="minorEastAsia" w:cstheme="minorBidi"/>
            <w:i w:val="0"/>
            <w:iCs w:val="0"/>
            <w:noProof/>
            <w:sz w:val="22"/>
            <w:szCs w:val="22"/>
            <w:lang w:eastAsia="en-GB"/>
          </w:rPr>
          <w:tab/>
        </w:r>
        <w:r w:rsidR="00060C5B" w:rsidRPr="00707290">
          <w:rPr>
            <w:rStyle w:val="Hyperlink"/>
            <w:noProof/>
          </w:rPr>
          <w:t xml:space="preserve">Maintenance of Release 15 </w:t>
        </w:r>
        <w:r w:rsidR="00060C5B" w:rsidRPr="00707290">
          <w:rPr>
            <w:rStyle w:val="Hyperlink"/>
            <w:noProof/>
            <w:lang w:eastAsia="ja-JP"/>
          </w:rPr>
          <w:t>Enhancements for high capacity stationary wireless link and introduction of 1024 QAM for LTE</w:t>
        </w:r>
        <w:r w:rsidR="00060C5B">
          <w:rPr>
            <w:noProof/>
            <w:webHidden/>
          </w:rPr>
          <w:tab/>
        </w:r>
        <w:r w:rsidR="00060C5B">
          <w:rPr>
            <w:noProof/>
            <w:webHidden/>
          </w:rPr>
          <w:fldChar w:fldCharType="begin"/>
        </w:r>
        <w:r w:rsidR="00060C5B">
          <w:rPr>
            <w:noProof/>
            <w:webHidden/>
          </w:rPr>
          <w:instrText xml:space="preserve"> PAGEREF _Toc516232541 \h </w:instrText>
        </w:r>
        <w:r w:rsidR="00060C5B">
          <w:rPr>
            <w:noProof/>
            <w:webHidden/>
          </w:rPr>
        </w:r>
        <w:r w:rsidR="00060C5B">
          <w:rPr>
            <w:noProof/>
            <w:webHidden/>
          </w:rPr>
          <w:fldChar w:fldCharType="separate"/>
        </w:r>
        <w:r w:rsidR="00060C5B">
          <w:rPr>
            <w:noProof/>
            <w:webHidden/>
          </w:rPr>
          <w:t>19</w:t>
        </w:r>
        <w:r w:rsidR="00060C5B">
          <w:rPr>
            <w:noProof/>
            <w:webHidden/>
          </w:rPr>
          <w:fldChar w:fldCharType="end"/>
        </w:r>
      </w:hyperlink>
    </w:p>
    <w:p w14:paraId="7C8EF038" w14:textId="48A06A39"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42" w:history="1">
        <w:r w:rsidR="00060C5B" w:rsidRPr="00707290">
          <w:rPr>
            <w:rStyle w:val="Hyperlink"/>
            <w:noProof/>
          </w:rPr>
          <w:t>6.2.3.1</w:t>
        </w:r>
        <w:r w:rsidR="00060C5B">
          <w:rPr>
            <w:rFonts w:eastAsiaTheme="minorEastAsia" w:cstheme="minorBidi"/>
            <w:noProof/>
            <w:sz w:val="22"/>
            <w:szCs w:val="22"/>
            <w:lang w:eastAsia="en-GB"/>
          </w:rPr>
          <w:tab/>
        </w:r>
        <w:r w:rsidR="00060C5B" w:rsidRPr="00707290">
          <w:rPr>
            <w:rStyle w:val="Hyperlink"/>
            <w:noProof/>
          </w:rPr>
          <w:t>Text Proposals</w:t>
        </w:r>
        <w:r w:rsidR="00060C5B">
          <w:rPr>
            <w:noProof/>
            <w:webHidden/>
          </w:rPr>
          <w:tab/>
        </w:r>
        <w:r w:rsidR="00060C5B">
          <w:rPr>
            <w:noProof/>
            <w:webHidden/>
          </w:rPr>
          <w:fldChar w:fldCharType="begin"/>
        </w:r>
        <w:r w:rsidR="00060C5B">
          <w:rPr>
            <w:noProof/>
            <w:webHidden/>
          </w:rPr>
          <w:instrText xml:space="preserve"> PAGEREF _Toc516232542 \h </w:instrText>
        </w:r>
        <w:r w:rsidR="00060C5B">
          <w:rPr>
            <w:noProof/>
            <w:webHidden/>
          </w:rPr>
        </w:r>
        <w:r w:rsidR="00060C5B">
          <w:rPr>
            <w:noProof/>
            <w:webHidden/>
          </w:rPr>
          <w:fldChar w:fldCharType="separate"/>
        </w:r>
        <w:r w:rsidR="00060C5B">
          <w:rPr>
            <w:noProof/>
            <w:webHidden/>
          </w:rPr>
          <w:t>19</w:t>
        </w:r>
        <w:r w:rsidR="00060C5B">
          <w:rPr>
            <w:noProof/>
            <w:webHidden/>
          </w:rPr>
          <w:fldChar w:fldCharType="end"/>
        </w:r>
      </w:hyperlink>
    </w:p>
    <w:p w14:paraId="12A296F2" w14:textId="036ADE3F"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43" w:history="1">
        <w:r w:rsidR="00060C5B" w:rsidRPr="00707290">
          <w:rPr>
            <w:rStyle w:val="Hyperlink"/>
            <w:noProof/>
          </w:rPr>
          <w:t>6.2.3.2</w:t>
        </w:r>
        <w:r w:rsidR="00060C5B">
          <w:rPr>
            <w:rFonts w:eastAsiaTheme="minorEastAsia" w:cstheme="minorBidi"/>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_Toc516232543 \h </w:instrText>
        </w:r>
        <w:r w:rsidR="00060C5B">
          <w:rPr>
            <w:noProof/>
            <w:webHidden/>
          </w:rPr>
        </w:r>
        <w:r w:rsidR="00060C5B">
          <w:rPr>
            <w:noProof/>
            <w:webHidden/>
          </w:rPr>
          <w:fldChar w:fldCharType="separate"/>
        </w:r>
        <w:r w:rsidR="00060C5B">
          <w:rPr>
            <w:noProof/>
            <w:webHidden/>
          </w:rPr>
          <w:t>20</w:t>
        </w:r>
        <w:r w:rsidR="00060C5B">
          <w:rPr>
            <w:noProof/>
            <w:webHidden/>
          </w:rPr>
          <w:fldChar w:fldCharType="end"/>
        </w:r>
      </w:hyperlink>
    </w:p>
    <w:p w14:paraId="02858C79" w14:textId="64BE9B63"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544" w:history="1">
        <w:r w:rsidR="00060C5B" w:rsidRPr="00707290">
          <w:rPr>
            <w:rStyle w:val="Hyperlink"/>
            <w:noProof/>
            <w:lang w:eastAsia="ja-JP"/>
          </w:rPr>
          <w:t>6.2.4</w:t>
        </w:r>
        <w:r w:rsidR="00060C5B">
          <w:rPr>
            <w:rFonts w:eastAsiaTheme="minorEastAsia" w:cstheme="minorBidi"/>
            <w:i w:val="0"/>
            <w:iCs w:val="0"/>
            <w:noProof/>
            <w:sz w:val="22"/>
            <w:szCs w:val="22"/>
            <w:lang w:eastAsia="en-GB"/>
          </w:rPr>
          <w:tab/>
        </w:r>
        <w:r w:rsidR="00060C5B" w:rsidRPr="00707290">
          <w:rPr>
            <w:rStyle w:val="Hyperlink"/>
            <w:noProof/>
          </w:rPr>
          <w:t xml:space="preserve">Maintenance of Release 15 </w:t>
        </w:r>
        <w:r w:rsidR="00060C5B" w:rsidRPr="00707290">
          <w:rPr>
            <w:rStyle w:val="Hyperlink"/>
            <w:noProof/>
            <w:lang w:eastAsia="ja-JP"/>
          </w:rPr>
          <w:t>Further enhancements to Coordinated Multi-Point (CoMP) Operation for LTE</w:t>
        </w:r>
        <w:r w:rsidR="00060C5B">
          <w:rPr>
            <w:noProof/>
            <w:webHidden/>
          </w:rPr>
          <w:tab/>
        </w:r>
        <w:r w:rsidR="00060C5B">
          <w:rPr>
            <w:noProof/>
            <w:webHidden/>
          </w:rPr>
          <w:fldChar w:fldCharType="begin"/>
        </w:r>
        <w:r w:rsidR="00060C5B">
          <w:rPr>
            <w:noProof/>
            <w:webHidden/>
          </w:rPr>
          <w:instrText xml:space="preserve"> PAGEREF _Toc516232544 \h </w:instrText>
        </w:r>
        <w:r w:rsidR="00060C5B">
          <w:rPr>
            <w:noProof/>
            <w:webHidden/>
          </w:rPr>
        </w:r>
        <w:r w:rsidR="00060C5B">
          <w:rPr>
            <w:noProof/>
            <w:webHidden/>
          </w:rPr>
          <w:fldChar w:fldCharType="separate"/>
        </w:r>
        <w:r w:rsidR="00060C5B">
          <w:rPr>
            <w:noProof/>
            <w:webHidden/>
          </w:rPr>
          <w:t>20</w:t>
        </w:r>
        <w:r w:rsidR="00060C5B">
          <w:rPr>
            <w:noProof/>
            <w:webHidden/>
          </w:rPr>
          <w:fldChar w:fldCharType="end"/>
        </w:r>
      </w:hyperlink>
    </w:p>
    <w:p w14:paraId="586AA72B" w14:textId="5D6FE7A5"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45" w:history="1">
        <w:r w:rsidR="00060C5B" w:rsidRPr="00707290">
          <w:rPr>
            <w:rStyle w:val="Hyperlink"/>
            <w:noProof/>
          </w:rPr>
          <w:t>6.2.4.1</w:t>
        </w:r>
        <w:r w:rsidR="00060C5B">
          <w:rPr>
            <w:rFonts w:eastAsiaTheme="minorEastAsia" w:cstheme="minorBidi"/>
            <w:noProof/>
            <w:sz w:val="22"/>
            <w:szCs w:val="22"/>
            <w:lang w:eastAsia="en-GB"/>
          </w:rPr>
          <w:tab/>
        </w:r>
        <w:r w:rsidR="00060C5B" w:rsidRPr="00707290">
          <w:rPr>
            <w:rStyle w:val="Hyperlink"/>
            <w:noProof/>
          </w:rPr>
          <w:t>Text Proposals</w:t>
        </w:r>
        <w:r w:rsidR="00060C5B">
          <w:rPr>
            <w:noProof/>
            <w:webHidden/>
          </w:rPr>
          <w:tab/>
        </w:r>
        <w:r w:rsidR="00060C5B">
          <w:rPr>
            <w:noProof/>
            <w:webHidden/>
          </w:rPr>
          <w:fldChar w:fldCharType="begin"/>
        </w:r>
        <w:r w:rsidR="00060C5B">
          <w:rPr>
            <w:noProof/>
            <w:webHidden/>
          </w:rPr>
          <w:instrText xml:space="preserve"> PAGEREF _Toc516232545 \h </w:instrText>
        </w:r>
        <w:r w:rsidR="00060C5B">
          <w:rPr>
            <w:noProof/>
            <w:webHidden/>
          </w:rPr>
        </w:r>
        <w:r w:rsidR="00060C5B">
          <w:rPr>
            <w:noProof/>
            <w:webHidden/>
          </w:rPr>
          <w:fldChar w:fldCharType="separate"/>
        </w:r>
        <w:r w:rsidR="00060C5B">
          <w:rPr>
            <w:noProof/>
            <w:webHidden/>
          </w:rPr>
          <w:t>20</w:t>
        </w:r>
        <w:r w:rsidR="00060C5B">
          <w:rPr>
            <w:noProof/>
            <w:webHidden/>
          </w:rPr>
          <w:fldChar w:fldCharType="end"/>
        </w:r>
      </w:hyperlink>
    </w:p>
    <w:p w14:paraId="0E9BF2B8" w14:textId="754D6917"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546" w:history="1">
        <w:r w:rsidR="00060C5B" w:rsidRPr="00707290">
          <w:rPr>
            <w:rStyle w:val="Hyperlink"/>
            <w:noProof/>
          </w:rPr>
          <w:t>6.2.5</w:t>
        </w:r>
        <w:r w:rsidR="00060C5B">
          <w:rPr>
            <w:rFonts w:eastAsiaTheme="minorEastAsia" w:cstheme="minorBidi"/>
            <w:i w:val="0"/>
            <w:iCs w:val="0"/>
            <w:noProof/>
            <w:sz w:val="22"/>
            <w:szCs w:val="22"/>
            <w:lang w:eastAsia="en-GB"/>
          </w:rPr>
          <w:tab/>
        </w:r>
        <w:r w:rsidR="00060C5B" w:rsidRPr="00707290">
          <w:rPr>
            <w:rStyle w:val="Hyperlink"/>
            <w:noProof/>
          </w:rPr>
          <w:t>3GPP V2X Phase 2 - WID in RP-1</w:t>
        </w:r>
        <w:r w:rsidR="00060C5B" w:rsidRPr="00707290">
          <w:rPr>
            <w:rStyle w:val="Hyperlink"/>
            <w:rFonts w:eastAsia="MS Mincho"/>
            <w:noProof/>
            <w:lang w:eastAsia="ja-JP"/>
          </w:rPr>
          <w:t>71740</w:t>
        </w:r>
        <w:r w:rsidR="00060C5B">
          <w:rPr>
            <w:noProof/>
            <w:webHidden/>
          </w:rPr>
          <w:tab/>
        </w:r>
        <w:r w:rsidR="00060C5B">
          <w:rPr>
            <w:noProof/>
            <w:webHidden/>
          </w:rPr>
          <w:fldChar w:fldCharType="begin"/>
        </w:r>
        <w:r w:rsidR="00060C5B">
          <w:rPr>
            <w:noProof/>
            <w:webHidden/>
          </w:rPr>
          <w:instrText xml:space="preserve"> PAGEREF _Toc516232546 \h </w:instrText>
        </w:r>
        <w:r w:rsidR="00060C5B">
          <w:rPr>
            <w:noProof/>
            <w:webHidden/>
          </w:rPr>
        </w:r>
        <w:r w:rsidR="00060C5B">
          <w:rPr>
            <w:noProof/>
            <w:webHidden/>
          </w:rPr>
          <w:fldChar w:fldCharType="separate"/>
        </w:r>
        <w:r w:rsidR="00060C5B">
          <w:rPr>
            <w:noProof/>
            <w:webHidden/>
          </w:rPr>
          <w:t>20</w:t>
        </w:r>
        <w:r w:rsidR="00060C5B">
          <w:rPr>
            <w:noProof/>
            <w:webHidden/>
          </w:rPr>
          <w:fldChar w:fldCharType="end"/>
        </w:r>
      </w:hyperlink>
    </w:p>
    <w:p w14:paraId="0FBB3C03" w14:textId="3C2C78B6"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47" w:history="1">
        <w:r w:rsidR="00060C5B" w:rsidRPr="00707290">
          <w:rPr>
            <w:rStyle w:val="Hyperlink"/>
            <w:rFonts w:eastAsia="MS Mincho"/>
            <w:noProof/>
            <w:lang w:eastAsia="ja-JP"/>
          </w:rPr>
          <w:t>6.2.5.1</w:t>
        </w:r>
        <w:r w:rsidR="00060C5B">
          <w:rPr>
            <w:rFonts w:eastAsiaTheme="minorEastAsia" w:cstheme="minorBidi"/>
            <w:noProof/>
            <w:sz w:val="22"/>
            <w:szCs w:val="22"/>
            <w:lang w:eastAsia="en-GB"/>
          </w:rPr>
          <w:tab/>
        </w:r>
        <w:r w:rsidR="00060C5B" w:rsidRPr="00707290">
          <w:rPr>
            <w:rStyle w:val="Hyperlink"/>
            <w:noProof/>
            <w:lang w:eastAsia="ja-JP"/>
          </w:rPr>
          <w:t>Carrier Aggregation (up to 8 PC5 carriers)</w:t>
        </w:r>
        <w:r w:rsidR="00060C5B">
          <w:rPr>
            <w:noProof/>
            <w:webHidden/>
          </w:rPr>
          <w:tab/>
        </w:r>
        <w:r w:rsidR="00060C5B">
          <w:rPr>
            <w:noProof/>
            <w:webHidden/>
          </w:rPr>
          <w:fldChar w:fldCharType="begin"/>
        </w:r>
        <w:r w:rsidR="00060C5B">
          <w:rPr>
            <w:noProof/>
            <w:webHidden/>
          </w:rPr>
          <w:instrText xml:space="preserve"> PAGEREF _Toc516232547 \h </w:instrText>
        </w:r>
        <w:r w:rsidR="00060C5B">
          <w:rPr>
            <w:noProof/>
            <w:webHidden/>
          </w:rPr>
        </w:r>
        <w:r w:rsidR="00060C5B">
          <w:rPr>
            <w:noProof/>
            <w:webHidden/>
          </w:rPr>
          <w:fldChar w:fldCharType="separate"/>
        </w:r>
        <w:r w:rsidR="00060C5B">
          <w:rPr>
            <w:noProof/>
            <w:webHidden/>
          </w:rPr>
          <w:t>21</w:t>
        </w:r>
        <w:r w:rsidR="00060C5B">
          <w:rPr>
            <w:noProof/>
            <w:webHidden/>
          </w:rPr>
          <w:fldChar w:fldCharType="end"/>
        </w:r>
      </w:hyperlink>
    </w:p>
    <w:p w14:paraId="1CF9F74A" w14:textId="0D14A72E"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48" w:history="1">
        <w:r w:rsidR="00060C5B" w:rsidRPr="00707290">
          <w:rPr>
            <w:rStyle w:val="Hyperlink"/>
            <w:noProof/>
          </w:rPr>
          <w:t>6.2.5.1.1</w:t>
        </w:r>
        <w:r w:rsidR="00060C5B">
          <w:rPr>
            <w:rFonts w:eastAsiaTheme="minorEastAsia" w:cstheme="minorBidi"/>
            <w:noProof/>
            <w:sz w:val="22"/>
            <w:szCs w:val="22"/>
            <w:lang w:eastAsia="en-GB"/>
          </w:rPr>
          <w:tab/>
        </w:r>
        <w:r w:rsidR="00060C5B" w:rsidRPr="00707290">
          <w:rPr>
            <w:rStyle w:val="Hyperlink"/>
            <w:noProof/>
          </w:rPr>
          <w:t>Mode-4 support</w:t>
        </w:r>
        <w:r w:rsidR="00060C5B">
          <w:rPr>
            <w:noProof/>
            <w:webHidden/>
          </w:rPr>
          <w:tab/>
        </w:r>
        <w:r w:rsidR="00060C5B">
          <w:rPr>
            <w:noProof/>
            <w:webHidden/>
          </w:rPr>
          <w:fldChar w:fldCharType="begin"/>
        </w:r>
        <w:r w:rsidR="00060C5B">
          <w:rPr>
            <w:noProof/>
            <w:webHidden/>
          </w:rPr>
          <w:instrText xml:space="preserve"> PAGEREF _Toc516232548 \h </w:instrText>
        </w:r>
        <w:r w:rsidR="00060C5B">
          <w:rPr>
            <w:noProof/>
            <w:webHidden/>
          </w:rPr>
        </w:r>
        <w:r w:rsidR="00060C5B">
          <w:rPr>
            <w:noProof/>
            <w:webHidden/>
          </w:rPr>
          <w:fldChar w:fldCharType="separate"/>
        </w:r>
        <w:r w:rsidR="00060C5B">
          <w:rPr>
            <w:noProof/>
            <w:webHidden/>
          </w:rPr>
          <w:t>21</w:t>
        </w:r>
        <w:r w:rsidR="00060C5B">
          <w:rPr>
            <w:noProof/>
            <w:webHidden/>
          </w:rPr>
          <w:fldChar w:fldCharType="end"/>
        </w:r>
      </w:hyperlink>
    </w:p>
    <w:p w14:paraId="3C908E33" w14:textId="5982B362"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49" w:history="1">
        <w:r w:rsidR="00060C5B" w:rsidRPr="00707290">
          <w:rPr>
            <w:rStyle w:val="Hyperlink"/>
            <w:noProof/>
          </w:rPr>
          <w:t>6.2.5.1.2</w:t>
        </w:r>
        <w:r w:rsidR="00060C5B">
          <w:rPr>
            <w:rFonts w:eastAsiaTheme="minorEastAsia" w:cstheme="minorBidi"/>
            <w:noProof/>
            <w:sz w:val="22"/>
            <w:szCs w:val="22"/>
            <w:lang w:eastAsia="en-GB"/>
          </w:rPr>
          <w:tab/>
        </w:r>
        <w:r w:rsidR="00060C5B" w:rsidRPr="00707290">
          <w:rPr>
            <w:rStyle w:val="Hyperlink"/>
            <w:noProof/>
          </w:rPr>
          <w:t>Synchronization</w:t>
        </w:r>
        <w:r w:rsidR="00060C5B">
          <w:rPr>
            <w:noProof/>
            <w:webHidden/>
          </w:rPr>
          <w:tab/>
        </w:r>
        <w:r w:rsidR="00060C5B">
          <w:rPr>
            <w:noProof/>
            <w:webHidden/>
          </w:rPr>
          <w:fldChar w:fldCharType="begin"/>
        </w:r>
        <w:r w:rsidR="00060C5B">
          <w:rPr>
            <w:noProof/>
            <w:webHidden/>
          </w:rPr>
          <w:instrText xml:space="preserve"> PAGEREF _Toc516232549 \h </w:instrText>
        </w:r>
        <w:r w:rsidR="00060C5B">
          <w:rPr>
            <w:noProof/>
            <w:webHidden/>
          </w:rPr>
        </w:r>
        <w:r w:rsidR="00060C5B">
          <w:rPr>
            <w:noProof/>
            <w:webHidden/>
          </w:rPr>
          <w:fldChar w:fldCharType="separate"/>
        </w:r>
        <w:r w:rsidR="00060C5B">
          <w:rPr>
            <w:noProof/>
            <w:webHidden/>
          </w:rPr>
          <w:t>22</w:t>
        </w:r>
        <w:r w:rsidR="00060C5B">
          <w:rPr>
            <w:noProof/>
            <w:webHidden/>
          </w:rPr>
          <w:fldChar w:fldCharType="end"/>
        </w:r>
      </w:hyperlink>
    </w:p>
    <w:p w14:paraId="10AC1CD6" w14:textId="7D27188A"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50" w:history="1">
        <w:r w:rsidR="00060C5B" w:rsidRPr="00707290">
          <w:rPr>
            <w:rStyle w:val="Hyperlink"/>
            <w:noProof/>
          </w:rPr>
          <w:t>6.2.5.1.3</w:t>
        </w:r>
        <w:r w:rsidR="00060C5B">
          <w:rPr>
            <w:rFonts w:eastAsiaTheme="minorEastAsia" w:cstheme="minorBidi"/>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_Toc516232550 \h </w:instrText>
        </w:r>
        <w:r w:rsidR="00060C5B">
          <w:rPr>
            <w:noProof/>
            <w:webHidden/>
          </w:rPr>
        </w:r>
        <w:r w:rsidR="00060C5B">
          <w:rPr>
            <w:noProof/>
            <w:webHidden/>
          </w:rPr>
          <w:fldChar w:fldCharType="separate"/>
        </w:r>
        <w:r w:rsidR="00060C5B">
          <w:rPr>
            <w:noProof/>
            <w:webHidden/>
          </w:rPr>
          <w:t>22</w:t>
        </w:r>
        <w:r w:rsidR="00060C5B">
          <w:rPr>
            <w:noProof/>
            <w:webHidden/>
          </w:rPr>
          <w:fldChar w:fldCharType="end"/>
        </w:r>
      </w:hyperlink>
    </w:p>
    <w:p w14:paraId="35DAFD35" w14:textId="18E1F974"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51" w:history="1">
        <w:r w:rsidR="00060C5B" w:rsidRPr="00707290">
          <w:rPr>
            <w:rStyle w:val="Hyperlink"/>
            <w:noProof/>
            <w:lang w:eastAsia="ja-JP"/>
          </w:rPr>
          <w:t>6.2.5.2</w:t>
        </w:r>
        <w:r w:rsidR="00060C5B">
          <w:rPr>
            <w:rFonts w:eastAsiaTheme="minorEastAsia" w:cstheme="minorBidi"/>
            <w:noProof/>
            <w:sz w:val="22"/>
            <w:szCs w:val="22"/>
            <w:lang w:eastAsia="en-GB"/>
          </w:rPr>
          <w:tab/>
        </w:r>
        <w:r w:rsidR="00060C5B" w:rsidRPr="00707290">
          <w:rPr>
            <w:rStyle w:val="Hyperlink"/>
            <w:noProof/>
            <w:lang w:eastAsia="ja-JP"/>
          </w:rPr>
          <w:t>Support for 64-QAM</w:t>
        </w:r>
        <w:r w:rsidR="00060C5B">
          <w:rPr>
            <w:noProof/>
            <w:webHidden/>
          </w:rPr>
          <w:tab/>
        </w:r>
        <w:r w:rsidR="00060C5B">
          <w:rPr>
            <w:noProof/>
            <w:webHidden/>
          </w:rPr>
          <w:fldChar w:fldCharType="begin"/>
        </w:r>
        <w:r w:rsidR="00060C5B">
          <w:rPr>
            <w:noProof/>
            <w:webHidden/>
          </w:rPr>
          <w:instrText xml:space="preserve"> PAGEREF _Toc516232551 \h </w:instrText>
        </w:r>
        <w:r w:rsidR="00060C5B">
          <w:rPr>
            <w:noProof/>
            <w:webHidden/>
          </w:rPr>
        </w:r>
        <w:r w:rsidR="00060C5B">
          <w:rPr>
            <w:noProof/>
            <w:webHidden/>
          </w:rPr>
          <w:fldChar w:fldCharType="separate"/>
        </w:r>
        <w:r w:rsidR="00060C5B">
          <w:rPr>
            <w:noProof/>
            <w:webHidden/>
          </w:rPr>
          <w:t>22</w:t>
        </w:r>
        <w:r w:rsidR="00060C5B">
          <w:rPr>
            <w:noProof/>
            <w:webHidden/>
          </w:rPr>
          <w:fldChar w:fldCharType="end"/>
        </w:r>
      </w:hyperlink>
    </w:p>
    <w:p w14:paraId="2D30AE53" w14:textId="5B56B72E"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52" w:history="1">
        <w:r w:rsidR="00060C5B" w:rsidRPr="00707290">
          <w:rPr>
            <w:rStyle w:val="Hyperlink"/>
            <w:noProof/>
            <w:lang w:eastAsia="ja-JP"/>
          </w:rPr>
          <w:t>6.2.5.3</w:t>
        </w:r>
        <w:r w:rsidR="00060C5B">
          <w:rPr>
            <w:rFonts w:eastAsiaTheme="minorEastAsia" w:cstheme="minorBidi"/>
            <w:noProof/>
            <w:sz w:val="22"/>
            <w:szCs w:val="22"/>
            <w:lang w:eastAsia="en-GB"/>
          </w:rPr>
          <w:tab/>
        </w:r>
        <w:r w:rsidR="00060C5B" w:rsidRPr="00707290">
          <w:rPr>
            <w:rStyle w:val="Hyperlink"/>
            <w:noProof/>
            <w:lang w:eastAsia="ja-JP"/>
          </w:rPr>
          <w:t>Resource pool sharing between mode-3 and mode-4 users</w:t>
        </w:r>
        <w:r w:rsidR="00060C5B">
          <w:rPr>
            <w:noProof/>
            <w:webHidden/>
          </w:rPr>
          <w:tab/>
        </w:r>
        <w:r w:rsidR="00060C5B">
          <w:rPr>
            <w:noProof/>
            <w:webHidden/>
          </w:rPr>
          <w:fldChar w:fldCharType="begin"/>
        </w:r>
        <w:r w:rsidR="00060C5B">
          <w:rPr>
            <w:noProof/>
            <w:webHidden/>
          </w:rPr>
          <w:instrText xml:space="preserve"> PAGEREF _Toc516232552 \h </w:instrText>
        </w:r>
        <w:r w:rsidR="00060C5B">
          <w:rPr>
            <w:noProof/>
            <w:webHidden/>
          </w:rPr>
        </w:r>
        <w:r w:rsidR="00060C5B">
          <w:rPr>
            <w:noProof/>
            <w:webHidden/>
          </w:rPr>
          <w:fldChar w:fldCharType="separate"/>
        </w:r>
        <w:r w:rsidR="00060C5B">
          <w:rPr>
            <w:noProof/>
            <w:webHidden/>
          </w:rPr>
          <w:t>23</w:t>
        </w:r>
        <w:r w:rsidR="00060C5B">
          <w:rPr>
            <w:noProof/>
            <w:webHidden/>
          </w:rPr>
          <w:fldChar w:fldCharType="end"/>
        </w:r>
      </w:hyperlink>
    </w:p>
    <w:p w14:paraId="3F9C7859" w14:textId="11468FBD"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53" w:history="1">
        <w:r w:rsidR="00060C5B" w:rsidRPr="00707290">
          <w:rPr>
            <w:rStyle w:val="Hyperlink"/>
            <w:noProof/>
            <w:lang w:eastAsia="ja-JP"/>
          </w:rPr>
          <w:t>6.2.5.4</w:t>
        </w:r>
        <w:r w:rsidR="00060C5B">
          <w:rPr>
            <w:rFonts w:eastAsiaTheme="minorEastAsia" w:cstheme="minorBidi"/>
            <w:noProof/>
            <w:sz w:val="22"/>
            <w:szCs w:val="22"/>
            <w:lang w:eastAsia="en-GB"/>
          </w:rPr>
          <w:tab/>
        </w:r>
        <w:r w:rsidR="00060C5B" w:rsidRPr="00707290">
          <w:rPr>
            <w:rStyle w:val="Hyperlink"/>
            <w:noProof/>
            <w:lang w:eastAsia="ja-JP"/>
          </w:rPr>
          <w:t>Maximum time reduction between packet arrival at layer 1 and resource selection for transmission</w:t>
        </w:r>
        <w:r w:rsidR="00060C5B">
          <w:rPr>
            <w:noProof/>
            <w:webHidden/>
          </w:rPr>
          <w:tab/>
        </w:r>
        <w:r w:rsidR="00060C5B">
          <w:rPr>
            <w:noProof/>
            <w:webHidden/>
          </w:rPr>
          <w:fldChar w:fldCharType="begin"/>
        </w:r>
        <w:r w:rsidR="00060C5B">
          <w:rPr>
            <w:noProof/>
            <w:webHidden/>
          </w:rPr>
          <w:instrText xml:space="preserve"> PAGEREF _Toc516232553 \h </w:instrText>
        </w:r>
        <w:r w:rsidR="00060C5B">
          <w:rPr>
            <w:noProof/>
            <w:webHidden/>
          </w:rPr>
        </w:r>
        <w:r w:rsidR="00060C5B">
          <w:rPr>
            <w:noProof/>
            <w:webHidden/>
          </w:rPr>
          <w:fldChar w:fldCharType="separate"/>
        </w:r>
        <w:r w:rsidR="00060C5B">
          <w:rPr>
            <w:noProof/>
            <w:webHidden/>
          </w:rPr>
          <w:t>24</w:t>
        </w:r>
        <w:r w:rsidR="00060C5B">
          <w:rPr>
            <w:noProof/>
            <w:webHidden/>
          </w:rPr>
          <w:fldChar w:fldCharType="end"/>
        </w:r>
      </w:hyperlink>
    </w:p>
    <w:p w14:paraId="70C1D222" w14:textId="448D4FDF"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54" w:history="1">
        <w:r w:rsidR="00060C5B" w:rsidRPr="00707290">
          <w:rPr>
            <w:rStyle w:val="Hyperlink"/>
            <w:noProof/>
            <w:lang w:eastAsia="ja-JP"/>
          </w:rPr>
          <w:t>6.2.5.5</w:t>
        </w:r>
        <w:r w:rsidR="00060C5B">
          <w:rPr>
            <w:rFonts w:eastAsiaTheme="minorEastAsia" w:cstheme="minorBidi"/>
            <w:noProof/>
            <w:sz w:val="22"/>
            <w:szCs w:val="22"/>
            <w:lang w:eastAsia="en-GB"/>
          </w:rPr>
          <w:tab/>
        </w:r>
        <w:r w:rsidR="00060C5B" w:rsidRPr="00707290">
          <w:rPr>
            <w:rStyle w:val="Hyperlink"/>
            <w:noProof/>
            <w:lang w:eastAsia="ja-JP"/>
          </w:rPr>
          <w:t>Other</w:t>
        </w:r>
        <w:r w:rsidR="00060C5B">
          <w:rPr>
            <w:noProof/>
            <w:webHidden/>
          </w:rPr>
          <w:tab/>
        </w:r>
        <w:r w:rsidR="00060C5B">
          <w:rPr>
            <w:noProof/>
            <w:webHidden/>
          </w:rPr>
          <w:fldChar w:fldCharType="begin"/>
        </w:r>
        <w:r w:rsidR="00060C5B">
          <w:rPr>
            <w:noProof/>
            <w:webHidden/>
          </w:rPr>
          <w:instrText xml:space="preserve"> PAGEREF _Toc516232554 \h </w:instrText>
        </w:r>
        <w:r w:rsidR="00060C5B">
          <w:rPr>
            <w:noProof/>
            <w:webHidden/>
          </w:rPr>
        </w:r>
        <w:r w:rsidR="00060C5B">
          <w:rPr>
            <w:noProof/>
            <w:webHidden/>
          </w:rPr>
          <w:fldChar w:fldCharType="separate"/>
        </w:r>
        <w:r w:rsidR="00060C5B">
          <w:rPr>
            <w:noProof/>
            <w:webHidden/>
          </w:rPr>
          <w:t>24</w:t>
        </w:r>
        <w:r w:rsidR="00060C5B">
          <w:rPr>
            <w:noProof/>
            <w:webHidden/>
          </w:rPr>
          <w:fldChar w:fldCharType="end"/>
        </w:r>
      </w:hyperlink>
    </w:p>
    <w:p w14:paraId="56A76074" w14:textId="5B8B7FBF"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555" w:history="1">
        <w:r w:rsidR="00060C5B" w:rsidRPr="00707290">
          <w:rPr>
            <w:rStyle w:val="Hyperlink"/>
            <w:rFonts w:cs="Times"/>
            <w:noProof/>
          </w:rPr>
          <w:t>6.2.6</w:t>
        </w:r>
        <w:r w:rsidR="00060C5B">
          <w:rPr>
            <w:rFonts w:eastAsiaTheme="minorEastAsia" w:cstheme="minorBidi"/>
            <w:i w:val="0"/>
            <w:iCs w:val="0"/>
            <w:noProof/>
            <w:sz w:val="22"/>
            <w:szCs w:val="22"/>
            <w:lang w:eastAsia="en-GB"/>
          </w:rPr>
          <w:tab/>
        </w:r>
        <w:r w:rsidR="00060C5B" w:rsidRPr="00707290">
          <w:rPr>
            <w:rStyle w:val="Hyperlink"/>
            <w:noProof/>
          </w:rPr>
          <w:t xml:space="preserve">Even further enhanced MTC for LTE - </w:t>
        </w:r>
        <w:r w:rsidR="00060C5B" w:rsidRPr="00707290">
          <w:rPr>
            <w:rStyle w:val="Hyperlink"/>
            <w:rFonts w:cs="Times"/>
            <w:noProof/>
          </w:rPr>
          <w:t>WID in RP-172811</w:t>
        </w:r>
        <w:r w:rsidR="00060C5B">
          <w:rPr>
            <w:noProof/>
            <w:webHidden/>
          </w:rPr>
          <w:tab/>
        </w:r>
        <w:r w:rsidR="00060C5B">
          <w:rPr>
            <w:noProof/>
            <w:webHidden/>
          </w:rPr>
          <w:fldChar w:fldCharType="begin"/>
        </w:r>
        <w:r w:rsidR="00060C5B">
          <w:rPr>
            <w:noProof/>
            <w:webHidden/>
          </w:rPr>
          <w:instrText xml:space="preserve"> PAGEREF _Toc516232555 \h </w:instrText>
        </w:r>
        <w:r w:rsidR="00060C5B">
          <w:rPr>
            <w:noProof/>
            <w:webHidden/>
          </w:rPr>
        </w:r>
        <w:r w:rsidR="00060C5B">
          <w:rPr>
            <w:noProof/>
            <w:webHidden/>
          </w:rPr>
          <w:fldChar w:fldCharType="separate"/>
        </w:r>
        <w:r w:rsidR="00060C5B">
          <w:rPr>
            <w:noProof/>
            <w:webHidden/>
          </w:rPr>
          <w:t>25</w:t>
        </w:r>
        <w:r w:rsidR="00060C5B">
          <w:rPr>
            <w:noProof/>
            <w:webHidden/>
          </w:rPr>
          <w:fldChar w:fldCharType="end"/>
        </w:r>
      </w:hyperlink>
    </w:p>
    <w:p w14:paraId="6E2C36F4" w14:textId="0C695870"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56" w:history="1">
        <w:r w:rsidR="00060C5B" w:rsidRPr="00707290">
          <w:rPr>
            <w:rStyle w:val="Hyperlink"/>
            <w:noProof/>
          </w:rPr>
          <w:t>6.2.6.1</w:t>
        </w:r>
        <w:r w:rsidR="00060C5B">
          <w:rPr>
            <w:rFonts w:eastAsiaTheme="minorEastAsia" w:cstheme="minorBidi"/>
            <w:noProof/>
            <w:sz w:val="22"/>
            <w:szCs w:val="22"/>
            <w:lang w:eastAsia="en-GB"/>
          </w:rPr>
          <w:tab/>
        </w:r>
        <w:r w:rsidR="00060C5B" w:rsidRPr="00707290">
          <w:rPr>
            <w:rStyle w:val="Hyperlink"/>
            <w:noProof/>
          </w:rPr>
          <w:t>Resynchronization signal</w:t>
        </w:r>
        <w:r w:rsidR="00060C5B">
          <w:rPr>
            <w:noProof/>
            <w:webHidden/>
          </w:rPr>
          <w:tab/>
        </w:r>
        <w:r w:rsidR="00060C5B">
          <w:rPr>
            <w:noProof/>
            <w:webHidden/>
          </w:rPr>
          <w:fldChar w:fldCharType="begin"/>
        </w:r>
        <w:r w:rsidR="00060C5B">
          <w:rPr>
            <w:noProof/>
            <w:webHidden/>
          </w:rPr>
          <w:instrText xml:space="preserve"> PAGEREF _Toc516232556 \h </w:instrText>
        </w:r>
        <w:r w:rsidR="00060C5B">
          <w:rPr>
            <w:noProof/>
            <w:webHidden/>
          </w:rPr>
        </w:r>
        <w:r w:rsidR="00060C5B">
          <w:rPr>
            <w:noProof/>
            <w:webHidden/>
          </w:rPr>
          <w:fldChar w:fldCharType="separate"/>
        </w:r>
        <w:r w:rsidR="00060C5B">
          <w:rPr>
            <w:noProof/>
            <w:webHidden/>
          </w:rPr>
          <w:t>25</w:t>
        </w:r>
        <w:r w:rsidR="00060C5B">
          <w:rPr>
            <w:noProof/>
            <w:webHidden/>
          </w:rPr>
          <w:fldChar w:fldCharType="end"/>
        </w:r>
      </w:hyperlink>
    </w:p>
    <w:p w14:paraId="31450F4D" w14:textId="03280594"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57" w:history="1">
        <w:r w:rsidR="00060C5B" w:rsidRPr="00707290">
          <w:rPr>
            <w:rStyle w:val="Hyperlink"/>
            <w:noProof/>
          </w:rPr>
          <w:t>6.2.6.2</w:t>
        </w:r>
        <w:r w:rsidR="00060C5B">
          <w:rPr>
            <w:rFonts w:eastAsiaTheme="minorEastAsia" w:cstheme="minorBidi"/>
            <w:noProof/>
            <w:sz w:val="22"/>
            <w:szCs w:val="22"/>
            <w:lang w:eastAsia="en-GB"/>
          </w:rPr>
          <w:tab/>
        </w:r>
        <w:r w:rsidR="00060C5B" w:rsidRPr="00707290">
          <w:rPr>
            <w:rStyle w:val="Hyperlink"/>
            <w:noProof/>
          </w:rPr>
          <w:t>Early data transmission</w:t>
        </w:r>
        <w:r w:rsidR="00060C5B">
          <w:rPr>
            <w:noProof/>
            <w:webHidden/>
          </w:rPr>
          <w:tab/>
        </w:r>
        <w:r w:rsidR="00060C5B">
          <w:rPr>
            <w:noProof/>
            <w:webHidden/>
          </w:rPr>
          <w:fldChar w:fldCharType="begin"/>
        </w:r>
        <w:r w:rsidR="00060C5B">
          <w:rPr>
            <w:noProof/>
            <w:webHidden/>
          </w:rPr>
          <w:instrText xml:space="preserve"> PAGEREF _Toc516232557 \h </w:instrText>
        </w:r>
        <w:r w:rsidR="00060C5B">
          <w:rPr>
            <w:noProof/>
            <w:webHidden/>
          </w:rPr>
        </w:r>
        <w:r w:rsidR="00060C5B">
          <w:rPr>
            <w:noProof/>
            <w:webHidden/>
          </w:rPr>
          <w:fldChar w:fldCharType="separate"/>
        </w:r>
        <w:r w:rsidR="00060C5B">
          <w:rPr>
            <w:noProof/>
            <w:webHidden/>
          </w:rPr>
          <w:t>27</w:t>
        </w:r>
        <w:r w:rsidR="00060C5B">
          <w:rPr>
            <w:noProof/>
            <w:webHidden/>
          </w:rPr>
          <w:fldChar w:fldCharType="end"/>
        </w:r>
      </w:hyperlink>
    </w:p>
    <w:p w14:paraId="4168BCBD" w14:textId="1E5DCD3A"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58" w:history="1">
        <w:r w:rsidR="00060C5B" w:rsidRPr="00707290">
          <w:rPr>
            <w:rStyle w:val="Hyperlink"/>
            <w:noProof/>
          </w:rPr>
          <w:t>6.2.6.3</w:t>
        </w:r>
        <w:r w:rsidR="00060C5B">
          <w:rPr>
            <w:rFonts w:eastAsiaTheme="minorEastAsia" w:cstheme="minorBidi"/>
            <w:noProof/>
            <w:sz w:val="22"/>
            <w:szCs w:val="22"/>
            <w:lang w:eastAsia="en-GB"/>
          </w:rPr>
          <w:tab/>
        </w:r>
        <w:r w:rsidR="00060C5B" w:rsidRPr="00707290">
          <w:rPr>
            <w:rStyle w:val="Hyperlink"/>
            <w:noProof/>
          </w:rPr>
          <w:t>Wake-up signal</w:t>
        </w:r>
        <w:r w:rsidR="00060C5B">
          <w:rPr>
            <w:noProof/>
            <w:webHidden/>
          </w:rPr>
          <w:tab/>
        </w:r>
        <w:r w:rsidR="00060C5B">
          <w:rPr>
            <w:noProof/>
            <w:webHidden/>
          </w:rPr>
          <w:fldChar w:fldCharType="begin"/>
        </w:r>
        <w:r w:rsidR="00060C5B">
          <w:rPr>
            <w:noProof/>
            <w:webHidden/>
          </w:rPr>
          <w:instrText xml:space="preserve"> PAGEREF _Toc516232558 \h </w:instrText>
        </w:r>
        <w:r w:rsidR="00060C5B">
          <w:rPr>
            <w:noProof/>
            <w:webHidden/>
          </w:rPr>
        </w:r>
        <w:r w:rsidR="00060C5B">
          <w:rPr>
            <w:noProof/>
            <w:webHidden/>
          </w:rPr>
          <w:fldChar w:fldCharType="separate"/>
        </w:r>
        <w:r w:rsidR="00060C5B">
          <w:rPr>
            <w:noProof/>
            <w:webHidden/>
          </w:rPr>
          <w:t>27</w:t>
        </w:r>
        <w:r w:rsidR="00060C5B">
          <w:rPr>
            <w:noProof/>
            <w:webHidden/>
          </w:rPr>
          <w:fldChar w:fldCharType="end"/>
        </w:r>
      </w:hyperlink>
    </w:p>
    <w:p w14:paraId="6A1D683D" w14:textId="2FE36158"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59" w:history="1">
        <w:r w:rsidR="00060C5B" w:rsidRPr="00707290">
          <w:rPr>
            <w:rStyle w:val="Hyperlink"/>
            <w:noProof/>
          </w:rPr>
          <w:t>6.2.6.4</w:t>
        </w:r>
        <w:r w:rsidR="00060C5B">
          <w:rPr>
            <w:rFonts w:eastAsiaTheme="minorEastAsia" w:cstheme="minorBidi"/>
            <w:noProof/>
            <w:sz w:val="22"/>
            <w:szCs w:val="22"/>
            <w:lang w:eastAsia="en-GB"/>
          </w:rPr>
          <w:tab/>
        </w:r>
        <w:r w:rsidR="00060C5B" w:rsidRPr="00707290">
          <w:rPr>
            <w:rStyle w:val="Hyperlink"/>
            <w:noProof/>
          </w:rPr>
          <w:t>PUSCH sub-PRB allocation</w:t>
        </w:r>
        <w:r w:rsidR="00060C5B">
          <w:rPr>
            <w:noProof/>
            <w:webHidden/>
          </w:rPr>
          <w:tab/>
        </w:r>
        <w:r w:rsidR="00060C5B">
          <w:rPr>
            <w:noProof/>
            <w:webHidden/>
          </w:rPr>
          <w:fldChar w:fldCharType="begin"/>
        </w:r>
        <w:r w:rsidR="00060C5B">
          <w:rPr>
            <w:noProof/>
            <w:webHidden/>
          </w:rPr>
          <w:instrText xml:space="preserve"> PAGEREF _Toc516232559 \h </w:instrText>
        </w:r>
        <w:r w:rsidR="00060C5B">
          <w:rPr>
            <w:noProof/>
            <w:webHidden/>
          </w:rPr>
        </w:r>
        <w:r w:rsidR="00060C5B">
          <w:rPr>
            <w:noProof/>
            <w:webHidden/>
          </w:rPr>
          <w:fldChar w:fldCharType="separate"/>
        </w:r>
        <w:r w:rsidR="00060C5B">
          <w:rPr>
            <w:noProof/>
            <w:webHidden/>
          </w:rPr>
          <w:t>29</w:t>
        </w:r>
        <w:r w:rsidR="00060C5B">
          <w:rPr>
            <w:noProof/>
            <w:webHidden/>
          </w:rPr>
          <w:fldChar w:fldCharType="end"/>
        </w:r>
      </w:hyperlink>
    </w:p>
    <w:p w14:paraId="0534D43D" w14:textId="09931473"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60" w:history="1">
        <w:r w:rsidR="00060C5B" w:rsidRPr="00707290">
          <w:rPr>
            <w:rStyle w:val="Hyperlink"/>
            <w:noProof/>
            <w:lang w:val="sv-SE"/>
          </w:rPr>
          <w:t>6.2.6.5</w:t>
        </w:r>
        <w:r w:rsidR="00060C5B">
          <w:rPr>
            <w:rFonts w:eastAsiaTheme="minorEastAsia" w:cstheme="minorBidi"/>
            <w:noProof/>
            <w:sz w:val="22"/>
            <w:szCs w:val="22"/>
            <w:lang w:eastAsia="en-GB"/>
          </w:rPr>
          <w:tab/>
        </w:r>
        <w:r w:rsidR="00060C5B" w:rsidRPr="00707290">
          <w:rPr>
            <w:rStyle w:val="Hyperlink"/>
            <w:noProof/>
            <w:lang w:val="sv-SE"/>
          </w:rPr>
          <w:t>Flexible PDSCH/PUSCH starting PRB</w:t>
        </w:r>
        <w:r w:rsidR="00060C5B">
          <w:rPr>
            <w:noProof/>
            <w:webHidden/>
          </w:rPr>
          <w:tab/>
        </w:r>
        <w:r w:rsidR="00060C5B">
          <w:rPr>
            <w:noProof/>
            <w:webHidden/>
          </w:rPr>
          <w:fldChar w:fldCharType="begin"/>
        </w:r>
        <w:r w:rsidR="00060C5B">
          <w:rPr>
            <w:noProof/>
            <w:webHidden/>
          </w:rPr>
          <w:instrText xml:space="preserve"> PAGEREF _Toc516232560 \h </w:instrText>
        </w:r>
        <w:r w:rsidR="00060C5B">
          <w:rPr>
            <w:noProof/>
            <w:webHidden/>
          </w:rPr>
        </w:r>
        <w:r w:rsidR="00060C5B">
          <w:rPr>
            <w:noProof/>
            <w:webHidden/>
          </w:rPr>
          <w:fldChar w:fldCharType="separate"/>
        </w:r>
        <w:r w:rsidR="00060C5B">
          <w:rPr>
            <w:noProof/>
            <w:webHidden/>
          </w:rPr>
          <w:t>31</w:t>
        </w:r>
        <w:r w:rsidR="00060C5B">
          <w:rPr>
            <w:noProof/>
            <w:webHidden/>
          </w:rPr>
          <w:fldChar w:fldCharType="end"/>
        </w:r>
      </w:hyperlink>
    </w:p>
    <w:p w14:paraId="56BEE719" w14:textId="5120D836"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61" w:history="1">
        <w:r w:rsidR="00060C5B" w:rsidRPr="00707290">
          <w:rPr>
            <w:rStyle w:val="Hyperlink"/>
            <w:noProof/>
            <w:lang w:val="sv-SE"/>
          </w:rPr>
          <w:t>6.2.6.6</w:t>
        </w:r>
        <w:r w:rsidR="00060C5B">
          <w:rPr>
            <w:rFonts w:eastAsiaTheme="minorEastAsia" w:cstheme="minorBidi"/>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_Toc516232561 \h </w:instrText>
        </w:r>
        <w:r w:rsidR="00060C5B">
          <w:rPr>
            <w:noProof/>
            <w:webHidden/>
          </w:rPr>
        </w:r>
        <w:r w:rsidR="00060C5B">
          <w:rPr>
            <w:noProof/>
            <w:webHidden/>
          </w:rPr>
          <w:fldChar w:fldCharType="separate"/>
        </w:r>
        <w:r w:rsidR="00060C5B">
          <w:rPr>
            <w:noProof/>
            <w:webHidden/>
          </w:rPr>
          <w:t>32</w:t>
        </w:r>
        <w:r w:rsidR="00060C5B">
          <w:rPr>
            <w:noProof/>
            <w:webHidden/>
          </w:rPr>
          <w:fldChar w:fldCharType="end"/>
        </w:r>
      </w:hyperlink>
    </w:p>
    <w:p w14:paraId="74B49A19" w14:textId="113E15A9"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562" w:history="1">
        <w:r w:rsidR="00060C5B" w:rsidRPr="00707290">
          <w:rPr>
            <w:rStyle w:val="Hyperlink"/>
            <w:noProof/>
          </w:rPr>
          <w:t>6.2.7</w:t>
        </w:r>
        <w:r w:rsidR="00060C5B">
          <w:rPr>
            <w:rFonts w:eastAsiaTheme="minorEastAsia" w:cstheme="minorBidi"/>
            <w:i w:val="0"/>
            <w:iCs w:val="0"/>
            <w:noProof/>
            <w:sz w:val="22"/>
            <w:szCs w:val="22"/>
            <w:lang w:eastAsia="en-GB"/>
          </w:rPr>
          <w:tab/>
        </w:r>
        <w:r w:rsidR="00060C5B" w:rsidRPr="00707290">
          <w:rPr>
            <w:rStyle w:val="Hyperlink"/>
            <w:noProof/>
          </w:rPr>
          <w:t>Further enhancements of NB-IoT - WID in RP-172063.</w:t>
        </w:r>
        <w:r w:rsidR="00060C5B">
          <w:rPr>
            <w:noProof/>
            <w:webHidden/>
          </w:rPr>
          <w:tab/>
        </w:r>
        <w:r w:rsidR="00060C5B">
          <w:rPr>
            <w:noProof/>
            <w:webHidden/>
          </w:rPr>
          <w:fldChar w:fldCharType="begin"/>
        </w:r>
        <w:r w:rsidR="00060C5B">
          <w:rPr>
            <w:noProof/>
            <w:webHidden/>
          </w:rPr>
          <w:instrText xml:space="preserve"> PAGEREF _Toc516232562 \h </w:instrText>
        </w:r>
        <w:r w:rsidR="00060C5B">
          <w:rPr>
            <w:noProof/>
            <w:webHidden/>
          </w:rPr>
        </w:r>
        <w:r w:rsidR="00060C5B">
          <w:rPr>
            <w:noProof/>
            <w:webHidden/>
          </w:rPr>
          <w:fldChar w:fldCharType="separate"/>
        </w:r>
        <w:r w:rsidR="00060C5B">
          <w:rPr>
            <w:noProof/>
            <w:webHidden/>
          </w:rPr>
          <w:t>32</w:t>
        </w:r>
        <w:r w:rsidR="00060C5B">
          <w:rPr>
            <w:noProof/>
            <w:webHidden/>
          </w:rPr>
          <w:fldChar w:fldCharType="end"/>
        </w:r>
      </w:hyperlink>
    </w:p>
    <w:p w14:paraId="4F88A020" w14:textId="47F14E94"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63" w:history="1">
        <w:r w:rsidR="00060C5B" w:rsidRPr="00707290">
          <w:rPr>
            <w:rStyle w:val="Hyperlink"/>
            <w:noProof/>
            <w:lang w:val="en-US"/>
          </w:rPr>
          <w:t>6.2.7.1</w:t>
        </w:r>
        <w:r w:rsidR="00060C5B">
          <w:rPr>
            <w:rFonts w:eastAsiaTheme="minorEastAsia" w:cstheme="minorBidi"/>
            <w:noProof/>
            <w:sz w:val="22"/>
            <w:szCs w:val="22"/>
            <w:lang w:eastAsia="en-GB"/>
          </w:rPr>
          <w:tab/>
        </w:r>
        <w:r w:rsidR="00060C5B" w:rsidRPr="00707290">
          <w:rPr>
            <w:rStyle w:val="Hyperlink"/>
            <w:noProof/>
            <w:lang w:val="en-US"/>
          </w:rPr>
          <w:t>Latency and power consumption reduction</w:t>
        </w:r>
        <w:r w:rsidR="00060C5B">
          <w:rPr>
            <w:noProof/>
            <w:webHidden/>
          </w:rPr>
          <w:tab/>
        </w:r>
        <w:r w:rsidR="00060C5B">
          <w:rPr>
            <w:noProof/>
            <w:webHidden/>
          </w:rPr>
          <w:fldChar w:fldCharType="begin"/>
        </w:r>
        <w:r w:rsidR="00060C5B">
          <w:rPr>
            <w:noProof/>
            <w:webHidden/>
          </w:rPr>
          <w:instrText xml:space="preserve"> PAGEREF _Toc516232563 \h </w:instrText>
        </w:r>
        <w:r w:rsidR="00060C5B">
          <w:rPr>
            <w:noProof/>
            <w:webHidden/>
          </w:rPr>
        </w:r>
        <w:r w:rsidR="00060C5B">
          <w:rPr>
            <w:noProof/>
            <w:webHidden/>
          </w:rPr>
          <w:fldChar w:fldCharType="separate"/>
        </w:r>
        <w:r w:rsidR="00060C5B">
          <w:rPr>
            <w:noProof/>
            <w:webHidden/>
          </w:rPr>
          <w:t>33</w:t>
        </w:r>
        <w:r w:rsidR="00060C5B">
          <w:rPr>
            <w:noProof/>
            <w:webHidden/>
          </w:rPr>
          <w:fldChar w:fldCharType="end"/>
        </w:r>
      </w:hyperlink>
    </w:p>
    <w:p w14:paraId="4773CCF5" w14:textId="72FA84F2"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64" w:history="1">
        <w:r w:rsidR="00060C5B" w:rsidRPr="00707290">
          <w:rPr>
            <w:rStyle w:val="Hyperlink"/>
            <w:noProof/>
            <w:lang w:val="en-US"/>
          </w:rPr>
          <w:t>6.2.7.1.1</w:t>
        </w:r>
        <w:r w:rsidR="00060C5B">
          <w:rPr>
            <w:rFonts w:eastAsiaTheme="minorEastAsia" w:cstheme="minorBidi"/>
            <w:noProof/>
            <w:sz w:val="22"/>
            <w:szCs w:val="22"/>
            <w:lang w:eastAsia="en-GB"/>
          </w:rPr>
          <w:tab/>
        </w:r>
        <w:r w:rsidR="00060C5B" w:rsidRPr="00707290">
          <w:rPr>
            <w:rStyle w:val="Hyperlink"/>
            <w:noProof/>
            <w:lang w:val="en-US"/>
          </w:rPr>
          <w:t>Power consumption reduction for paging and connected-mode DRX</w:t>
        </w:r>
        <w:r w:rsidR="00060C5B">
          <w:rPr>
            <w:noProof/>
            <w:webHidden/>
          </w:rPr>
          <w:tab/>
        </w:r>
        <w:r w:rsidR="00060C5B">
          <w:rPr>
            <w:noProof/>
            <w:webHidden/>
          </w:rPr>
          <w:fldChar w:fldCharType="begin"/>
        </w:r>
        <w:r w:rsidR="00060C5B">
          <w:rPr>
            <w:noProof/>
            <w:webHidden/>
          </w:rPr>
          <w:instrText xml:space="preserve"> PAGEREF _Toc516232564 \h </w:instrText>
        </w:r>
        <w:r w:rsidR="00060C5B">
          <w:rPr>
            <w:noProof/>
            <w:webHidden/>
          </w:rPr>
        </w:r>
        <w:r w:rsidR="00060C5B">
          <w:rPr>
            <w:noProof/>
            <w:webHidden/>
          </w:rPr>
          <w:fldChar w:fldCharType="separate"/>
        </w:r>
        <w:r w:rsidR="00060C5B">
          <w:rPr>
            <w:noProof/>
            <w:webHidden/>
          </w:rPr>
          <w:t>33</w:t>
        </w:r>
        <w:r w:rsidR="00060C5B">
          <w:rPr>
            <w:noProof/>
            <w:webHidden/>
          </w:rPr>
          <w:fldChar w:fldCharType="end"/>
        </w:r>
      </w:hyperlink>
    </w:p>
    <w:p w14:paraId="408AAAF8" w14:textId="68E5F221"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65" w:history="1">
        <w:r w:rsidR="00060C5B" w:rsidRPr="00707290">
          <w:rPr>
            <w:rStyle w:val="Hyperlink"/>
            <w:noProof/>
            <w:lang w:val="en-US"/>
          </w:rPr>
          <w:t>6.2.7.1.2</w:t>
        </w:r>
        <w:r w:rsidR="00060C5B">
          <w:rPr>
            <w:rFonts w:eastAsiaTheme="minorEastAsia" w:cstheme="minorBidi"/>
            <w:noProof/>
            <w:sz w:val="22"/>
            <w:szCs w:val="22"/>
            <w:lang w:eastAsia="en-GB"/>
          </w:rPr>
          <w:tab/>
        </w:r>
        <w:r w:rsidR="00060C5B" w:rsidRPr="00707290">
          <w:rPr>
            <w:rStyle w:val="Hyperlink"/>
            <w:noProof/>
            <w:lang w:val="en-US"/>
          </w:rPr>
          <w:t>Data transmission during the random access procedure</w:t>
        </w:r>
        <w:r w:rsidR="00060C5B">
          <w:rPr>
            <w:noProof/>
            <w:webHidden/>
          </w:rPr>
          <w:tab/>
        </w:r>
        <w:r w:rsidR="00060C5B">
          <w:rPr>
            <w:noProof/>
            <w:webHidden/>
          </w:rPr>
          <w:fldChar w:fldCharType="begin"/>
        </w:r>
        <w:r w:rsidR="00060C5B">
          <w:rPr>
            <w:noProof/>
            <w:webHidden/>
          </w:rPr>
          <w:instrText xml:space="preserve"> PAGEREF _Toc516232565 \h </w:instrText>
        </w:r>
        <w:r w:rsidR="00060C5B">
          <w:rPr>
            <w:noProof/>
            <w:webHidden/>
          </w:rPr>
        </w:r>
        <w:r w:rsidR="00060C5B">
          <w:rPr>
            <w:noProof/>
            <w:webHidden/>
          </w:rPr>
          <w:fldChar w:fldCharType="separate"/>
        </w:r>
        <w:r w:rsidR="00060C5B">
          <w:rPr>
            <w:noProof/>
            <w:webHidden/>
          </w:rPr>
          <w:t>35</w:t>
        </w:r>
        <w:r w:rsidR="00060C5B">
          <w:rPr>
            <w:noProof/>
            <w:webHidden/>
          </w:rPr>
          <w:fldChar w:fldCharType="end"/>
        </w:r>
      </w:hyperlink>
    </w:p>
    <w:p w14:paraId="22CDCF60" w14:textId="324A5E49"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66" w:history="1">
        <w:r w:rsidR="00060C5B" w:rsidRPr="00707290">
          <w:rPr>
            <w:rStyle w:val="Hyperlink"/>
            <w:noProof/>
            <w:lang w:val="en-US"/>
          </w:rPr>
          <w:t>6.2.7.1.3</w:t>
        </w:r>
        <w:r w:rsidR="00060C5B">
          <w:rPr>
            <w:rFonts w:eastAsiaTheme="minorEastAsia" w:cstheme="minorBidi"/>
            <w:noProof/>
            <w:sz w:val="22"/>
            <w:szCs w:val="22"/>
            <w:lang w:eastAsia="en-GB"/>
          </w:rPr>
          <w:tab/>
        </w:r>
        <w:r w:rsidR="00060C5B" w:rsidRPr="00707290">
          <w:rPr>
            <w:rStyle w:val="Hyperlink"/>
            <w:noProof/>
            <w:lang w:val="en-US"/>
          </w:rPr>
          <w:t>Physical layer scheduling request</w:t>
        </w:r>
        <w:r w:rsidR="00060C5B">
          <w:rPr>
            <w:noProof/>
            <w:webHidden/>
          </w:rPr>
          <w:tab/>
        </w:r>
        <w:r w:rsidR="00060C5B">
          <w:rPr>
            <w:noProof/>
            <w:webHidden/>
          </w:rPr>
          <w:fldChar w:fldCharType="begin"/>
        </w:r>
        <w:r w:rsidR="00060C5B">
          <w:rPr>
            <w:noProof/>
            <w:webHidden/>
          </w:rPr>
          <w:instrText xml:space="preserve"> PAGEREF _Toc516232566 \h </w:instrText>
        </w:r>
        <w:r w:rsidR="00060C5B">
          <w:rPr>
            <w:noProof/>
            <w:webHidden/>
          </w:rPr>
        </w:r>
        <w:r w:rsidR="00060C5B">
          <w:rPr>
            <w:noProof/>
            <w:webHidden/>
          </w:rPr>
          <w:fldChar w:fldCharType="separate"/>
        </w:r>
        <w:r w:rsidR="00060C5B">
          <w:rPr>
            <w:noProof/>
            <w:webHidden/>
          </w:rPr>
          <w:t>36</w:t>
        </w:r>
        <w:r w:rsidR="00060C5B">
          <w:rPr>
            <w:noProof/>
            <w:webHidden/>
          </w:rPr>
          <w:fldChar w:fldCharType="end"/>
        </w:r>
      </w:hyperlink>
    </w:p>
    <w:p w14:paraId="4C996333" w14:textId="52599623"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67" w:history="1">
        <w:r w:rsidR="00060C5B" w:rsidRPr="00707290">
          <w:rPr>
            <w:rStyle w:val="Hyperlink"/>
            <w:noProof/>
            <w:lang w:val="en-US"/>
          </w:rPr>
          <w:t>6.2.7.1.4</w:t>
        </w:r>
        <w:r w:rsidR="00060C5B">
          <w:rPr>
            <w:rFonts w:eastAsiaTheme="minorEastAsia" w:cstheme="minorBidi"/>
            <w:noProof/>
            <w:sz w:val="22"/>
            <w:szCs w:val="22"/>
            <w:lang w:eastAsia="en-GB"/>
          </w:rPr>
          <w:tab/>
        </w:r>
        <w:r w:rsidR="00060C5B" w:rsidRPr="00707290">
          <w:rPr>
            <w:rStyle w:val="Hyperlink"/>
            <w:noProof/>
            <w:lang w:val="en-US"/>
          </w:rPr>
          <w:t>Semi-persistent scheduling</w:t>
        </w:r>
        <w:r w:rsidR="00060C5B">
          <w:rPr>
            <w:noProof/>
            <w:webHidden/>
          </w:rPr>
          <w:tab/>
        </w:r>
        <w:r w:rsidR="00060C5B">
          <w:rPr>
            <w:noProof/>
            <w:webHidden/>
          </w:rPr>
          <w:fldChar w:fldCharType="begin"/>
        </w:r>
        <w:r w:rsidR="00060C5B">
          <w:rPr>
            <w:noProof/>
            <w:webHidden/>
          </w:rPr>
          <w:instrText xml:space="preserve"> PAGEREF _Toc516232567 \h </w:instrText>
        </w:r>
        <w:r w:rsidR="00060C5B">
          <w:rPr>
            <w:noProof/>
            <w:webHidden/>
          </w:rPr>
        </w:r>
        <w:r w:rsidR="00060C5B">
          <w:rPr>
            <w:noProof/>
            <w:webHidden/>
          </w:rPr>
          <w:fldChar w:fldCharType="separate"/>
        </w:r>
        <w:r w:rsidR="00060C5B">
          <w:rPr>
            <w:noProof/>
            <w:webHidden/>
          </w:rPr>
          <w:t>37</w:t>
        </w:r>
        <w:r w:rsidR="00060C5B">
          <w:rPr>
            <w:noProof/>
            <w:webHidden/>
          </w:rPr>
          <w:fldChar w:fldCharType="end"/>
        </w:r>
      </w:hyperlink>
    </w:p>
    <w:p w14:paraId="337F86C0" w14:textId="56BA0D9A"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68" w:history="1">
        <w:r w:rsidR="00060C5B" w:rsidRPr="00707290">
          <w:rPr>
            <w:rStyle w:val="Hyperlink"/>
            <w:noProof/>
            <w:lang w:val="en-US"/>
          </w:rPr>
          <w:t>6.2.7.2</w:t>
        </w:r>
        <w:r w:rsidR="00060C5B">
          <w:rPr>
            <w:rFonts w:eastAsiaTheme="minorEastAsia" w:cstheme="minorBidi"/>
            <w:noProof/>
            <w:sz w:val="22"/>
            <w:szCs w:val="22"/>
            <w:lang w:eastAsia="en-GB"/>
          </w:rPr>
          <w:tab/>
        </w:r>
        <w:r w:rsidR="00060C5B" w:rsidRPr="00707290">
          <w:rPr>
            <w:rStyle w:val="Hyperlink"/>
            <w:noProof/>
            <w:lang w:val="en-US"/>
          </w:rPr>
          <w:t>NPRACH reliability and range enhancements</w:t>
        </w:r>
        <w:r w:rsidR="00060C5B">
          <w:rPr>
            <w:noProof/>
            <w:webHidden/>
          </w:rPr>
          <w:tab/>
        </w:r>
        <w:r w:rsidR="00060C5B">
          <w:rPr>
            <w:noProof/>
            <w:webHidden/>
          </w:rPr>
          <w:fldChar w:fldCharType="begin"/>
        </w:r>
        <w:r w:rsidR="00060C5B">
          <w:rPr>
            <w:noProof/>
            <w:webHidden/>
          </w:rPr>
          <w:instrText xml:space="preserve"> PAGEREF _Toc516232568 \h </w:instrText>
        </w:r>
        <w:r w:rsidR="00060C5B">
          <w:rPr>
            <w:noProof/>
            <w:webHidden/>
          </w:rPr>
        </w:r>
        <w:r w:rsidR="00060C5B">
          <w:rPr>
            <w:noProof/>
            <w:webHidden/>
          </w:rPr>
          <w:fldChar w:fldCharType="separate"/>
        </w:r>
        <w:r w:rsidR="00060C5B">
          <w:rPr>
            <w:noProof/>
            <w:webHidden/>
          </w:rPr>
          <w:t>37</w:t>
        </w:r>
        <w:r w:rsidR="00060C5B">
          <w:rPr>
            <w:noProof/>
            <w:webHidden/>
          </w:rPr>
          <w:fldChar w:fldCharType="end"/>
        </w:r>
      </w:hyperlink>
    </w:p>
    <w:p w14:paraId="3E614AD1" w14:textId="0CC7A5A0"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69" w:history="1">
        <w:r w:rsidR="00060C5B" w:rsidRPr="00707290">
          <w:rPr>
            <w:rStyle w:val="Hyperlink"/>
            <w:noProof/>
          </w:rPr>
          <w:t>6.2.7.2.1</w:t>
        </w:r>
        <w:r w:rsidR="00060C5B">
          <w:rPr>
            <w:rFonts w:eastAsiaTheme="minorEastAsia" w:cstheme="minorBidi"/>
            <w:noProof/>
            <w:sz w:val="22"/>
            <w:szCs w:val="22"/>
            <w:lang w:eastAsia="en-GB"/>
          </w:rPr>
          <w:tab/>
        </w:r>
        <w:r w:rsidR="00060C5B" w:rsidRPr="00707290">
          <w:rPr>
            <w:rStyle w:val="Hyperlink"/>
            <w:noProof/>
          </w:rPr>
          <w:t>Reliability enhancements for NPRACH</w:t>
        </w:r>
        <w:r w:rsidR="00060C5B">
          <w:rPr>
            <w:noProof/>
            <w:webHidden/>
          </w:rPr>
          <w:tab/>
        </w:r>
        <w:r w:rsidR="00060C5B">
          <w:rPr>
            <w:noProof/>
            <w:webHidden/>
          </w:rPr>
          <w:fldChar w:fldCharType="begin"/>
        </w:r>
        <w:r w:rsidR="00060C5B">
          <w:rPr>
            <w:noProof/>
            <w:webHidden/>
          </w:rPr>
          <w:instrText xml:space="preserve"> PAGEREF _Toc516232569 \h </w:instrText>
        </w:r>
        <w:r w:rsidR="00060C5B">
          <w:rPr>
            <w:noProof/>
            <w:webHidden/>
          </w:rPr>
        </w:r>
        <w:r w:rsidR="00060C5B">
          <w:rPr>
            <w:noProof/>
            <w:webHidden/>
          </w:rPr>
          <w:fldChar w:fldCharType="separate"/>
        </w:r>
        <w:r w:rsidR="00060C5B">
          <w:rPr>
            <w:noProof/>
            <w:webHidden/>
          </w:rPr>
          <w:t>37</w:t>
        </w:r>
        <w:r w:rsidR="00060C5B">
          <w:rPr>
            <w:noProof/>
            <w:webHidden/>
          </w:rPr>
          <w:fldChar w:fldCharType="end"/>
        </w:r>
      </w:hyperlink>
    </w:p>
    <w:p w14:paraId="35801050" w14:textId="0701885D"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70" w:history="1">
        <w:r w:rsidR="00060C5B" w:rsidRPr="00707290">
          <w:rPr>
            <w:rStyle w:val="Hyperlink"/>
            <w:noProof/>
          </w:rPr>
          <w:t>6.2.7.2.2</w:t>
        </w:r>
        <w:r w:rsidR="00060C5B">
          <w:rPr>
            <w:rFonts w:eastAsiaTheme="minorEastAsia" w:cstheme="minorBidi"/>
            <w:noProof/>
            <w:sz w:val="22"/>
            <w:szCs w:val="22"/>
            <w:lang w:eastAsia="en-GB"/>
          </w:rPr>
          <w:tab/>
        </w:r>
        <w:r w:rsidR="00060C5B" w:rsidRPr="00707290">
          <w:rPr>
            <w:rStyle w:val="Hyperlink"/>
            <w:noProof/>
          </w:rPr>
          <w:t>Range enhancements for NPRACH</w:t>
        </w:r>
        <w:r w:rsidR="00060C5B">
          <w:rPr>
            <w:noProof/>
            <w:webHidden/>
          </w:rPr>
          <w:tab/>
        </w:r>
        <w:r w:rsidR="00060C5B">
          <w:rPr>
            <w:noProof/>
            <w:webHidden/>
          </w:rPr>
          <w:fldChar w:fldCharType="begin"/>
        </w:r>
        <w:r w:rsidR="00060C5B">
          <w:rPr>
            <w:noProof/>
            <w:webHidden/>
          </w:rPr>
          <w:instrText xml:space="preserve"> PAGEREF _Toc516232570 \h </w:instrText>
        </w:r>
        <w:r w:rsidR="00060C5B">
          <w:rPr>
            <w:noProof/>
            <w:webHidden/>
          </w:rPr>
        </w:r>
        <w:r w:rsidR="00060C5B">
          <w:rPr>
            <w:noProof/>
            <w:webHidden/>
          </w:rPr>
          <w:fldChar w:fldCharType="separate"/>
        </w:r>
        <w:r w:rsidR="00060C5B">
          <w:rPr>
            <w:noProof/>
            <w:webHidden/>
          </w:rPr>
          <w:t>38</w:t>
        </w:r>
        <w:r w:rsidR="00060C5B">
          <w:rPr>
            <w:noProof/>
            <w:webHidden/>
          </w:rPr>
          <w:fldChar w:fldCharType="end"/>
        </w:r>
      </w:hyperlink>
    </w:p>
    <w:p w14:paraId="0CFEA57B" w14:textId="53B01B39"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71" w:history="1">
        <w:r w:rsidR="00060C5B" w:rsidRPr="00707290">
          <w:rPr>
            <w:rStyle w:val="Hyperlink"/>
            <w:noProof/>
            <w:lang w:val="en-US"/>
          </w:rPr>
          <w:t>6.2.7.3</w:t>
        </w:r>
        <w:r w:rsidR="00060C5B">
          <w:rPr>
            <w:rFonts w:eastAsiaTheme="minorEastAsia" w:cstheme="minorBidi"/>
            <w:noProof/>
            <w:sz w:val="22"/>
            <w:szCs w:val="22"/>
            <w:lang w:eastAsia="en-GB"/>
          </w:rPr>
          <w:tab/>
        </w:r>
        <w:r w:rsidR="00060C5B" w:rsidRPr="00707290">
          <w:rPr>
            <w:rStyle w:val="Hyperlink"/>
            <w:noProof/>
            <w:lang w:val="en-US"/>
          </w:rPr>
          <w:t>TDD</w:t>
        </w:r>
        <w:r w:rsidR="00060C5B">
          <w:rPr>
            <w:noProof/>
            <w:webHidden/>
          </w:rPr>
          <w:tab/>
        </w:r>
        <w:r w:rsidR="00060C5B">
          <w:rPr>
            <w:noProof/>
            <w:webHidden/>
          </w:rPr>
          <w:fldChar w:fldCharType="begin"/>
        </w:r>
        <w:r w:rsidR="00060C5B">
          <w:rPr>
            <w:noProof/>
            <w:webHidden/>
          </w:rPr>
          <w:instrText xml:space="preserve"> PAGEREF _Toc516232571 \h </w:instrText>
        </w:r>
        <w:r w:rsidR="00060C5B">
          <w:rPr>
            <w:noProof/>
            <w:webHidden/>
          </w:rPr>
        </w:r>
        <w:r w:rsidR="00060C5B">
          <w:rPr>
            <w:noProof/>
            <w:webHidden/>
          </w:rPr>
          <w:fldChar w:fldCharType="separate"/>
        </w:r>
        <w:r w:rsidR="00060C5B">
          <w:rPr>
            <w:noProof/>
            <w:webHidden/>
          </w:rPr>
          <w:t>38</w:t>
        </w:r>
        <w:r w:rsidR="00060C5B">
          <w:rPr>
            <w:noProof/>
            <w:webHidden/>
          </w:rPr>
          <w:fldChar w:fldCharType="end"/>
        </w:r>
      </w:hyperlink>
    </w:p>
    <w:p w14:paraId="201F200D" w14:textId="14C4E559"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72" w:history="1">
        <w:r w:rsidR="00060C5B" w:rsidRPr="00707290">
          <w:rPr>
            <w:rStyle w:val="Hyperlink"/>
            <w:noProof/>
            <w:lang w:val="en-US"/>
          </w:rPr>
          <w:t>6.2.7.3.1</w:t>
        </w:r>
        <w:r w:rsidR="00060C5B">
          <w:rPr>
            <w:rFonts w:eastAsiaTheme="minorEastAsia" w:cstheme="minorBidi"/>
            <w:noProof/>
            <w:sz w:val="22"/>
            <w:szCs w:val="22"/>
            <w:lang w:eastAsia="en-GB"/>
          </w:rPr>
          <w:tab/>
        </w:r>
        <w:r w:rsidR="00060C5B" w:rsidRPr="00707290">
          <w:rPr>
            <w:rStyle w:val="Hyperlink"/>
            <w:noProof/>
          </w:rPr>
          <w:t>Downlink</w:t>
        </w:r>
        <w:r w:rsidR="00060C5B" w:rsidRPr="00707290">
          <w:rPr>
            <w:rStyle w:val="Hyperlink"/>
            <w:noProof/>
            <w:lang w:val="en-US"/>
          </w:rPr>
          <w:t xml:space="preserve"> aspects</w:t>
        </w:r>
        <w:r w:rsidR="00060C5B">
          <w:rPr>
            <w:noProof/>
            <w:webHidden/>
          </w:rPr>
          <w:tab/>
        </w:r>
        <w:r w:rsidR="00060C5B">
          <w:rPr>
            <w:noProof/>
            <w:webHidden/>
          </w:rPr>
          <w:fldChar w:fldCharType="begin"/>
        </w:r>
        <w:r w:rsidR="00060C5B">
          <w:rPr>
            <w:noProof/>
            <w:webHidden/>
          </w:rPr>
          <w:instrText xml:space="preserve"> PAGEREF _Toc516232572 \h </w:instrText>
        </w:r>
        <w:r w:rsidR="00060C5B">
          <w:rPr>
            <w:noProof/>
            <w:webHidden/>
          </w:rPr>
        </w:r>
        <w:r w:rsidR="00060C5B">
          <w:rPr>
            <w:noProof/>
            <w:webHidden/>
          </w:rPr>
          <w:fldChar w:fldCharType="separate"/>
        </w:r>
        <w:r w:rsidR="00060C5B">
          <w:rPr>
            <w:noProof/>
            <w:webHidden/>
          </w:rPr>
          <w:t>38</w:t>
        </w:r>
        <w:r w:rsidR="00060C5B">
          <w:rPr>
            <w:noProof/>
            <w:webHidden/>
          </w:rPr>
          <w:fldChar w:fldCharType="end"/>
        </w:r>
      </w:hyperlink>
    </w:p>
    <w:p w14:paraId="651D4752" w14:textId="1A7AC411"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73" w:history="1">
        <w:r w:rsidR="00060C5B" w:rsidRPr="00707290">
          <w:rPr>
            <w:rStyle w:val="Hyperlink"/>
            <w:noProof/>
            <w:lang w:val="en-US"/>
          </w:rPr>
          <w:t>6.2.7.3.2</w:t>
        </w:r>
        <w:r w:rsidR="00060C5B">
          <w:rPr>
            <w:rFonts w:eastAsiaTheme="minorEastAsia" w:cstheme="minorBidi"/>
            <w:noProof/>
            <w:sz w:val="22"/>
            <w:szCs w:val="22"/>
            <w:lang w:eastAsia="en-GB"/>
          </w:rPr>
          <w:tab/>
        </w:r>
        <w:r w:rsidR="00060C5B" w:rsidRPr="00707290">
          <w:rPr>
            <w:rStyle w:val="Hyperlink"/>
            <w:noProof/>
            <w:lang w:val="en-US"/>
          </w:rPr>
          <w:t>Uplink aspects</w:t>
        </w:r>
        <w:r w:rsidR="00060C5B">
          <w:rPr>
            <w:noProof/>
            <w:webHidden/>
          </w:rPr>
          <w:tab/>
        </w:r>
        <w:r w:rsidR="00060C5B">
          <w:rPr>
            <w:noProof/>
            <w:webHidden/>
          </w:rPr>
          <w:fldChar w:fldCharType="begin"/>
        </w:r>
        <w:r w:rsidR="00060C5B">
          <w:rPr>
            <w:noProof/>
            <w:webHidden/>
          </w:rPr>
          <w:instrText xml:space="preserve"> PAGEREF _Toc516232573 \h </w:instrText>
        </w:r>
        <w:r w:rsidR="00060C5B">
          <w:rPr>
            <w:noProof/>
            <w:webHidden/>
          </w:rPr>
        </w:r>
        <w:r w:rsidR="00060C5B">
          <w:rPr>
            <w:noProof/>
            <w:webHidden/>
          </w:rPr>
          <w:fldChar w:fldCharType="separate"/>
        </w:r>
        <w:r w:rsidR="00060C5B">
          <w:rPr>
            <w:noProof/>
            <w:webHidden/>
          </w:rPr>
          <w:t>40</w:t>
        </w:r>
        <w:r w:rsidR="00060C5B">
          <w:rPr>
            <w:noProof/>
            <w:webHidden/>
          </w:rPr>
          <w:fldChar w:fldCharType="end"/>
        </w:r>
      </w:hyperlink>
    </w:p>
    <w:p w14:paraId="2F460243" w14:textId="639E8704"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74" w:history="1">
        <w:r w:rsidR="00060C5B" w:rsidRPr="00707290">
          <w:rPr>
            <w:rStyle w:val="Hyperlink"/>
            <w:noProof/>
            <w:lang w:val="en-US"/>
          </w:rPr>
          <w:t>6.2.7.3.3</w:t>
        </w:r>
        <w:r w:rsidR="00060C5B">
          <w:rPr>
            <w:rFonts w:eastAsiaTheme="minorEastAsia" w:cstheme="minorBidi"/>
            <w:noProof/>
            <w:sz w:val="22"/>
            <w:szCs w:val="22"/>
            <w:lang w:eastAsia="en-GB"/>
          </w:rPr>
          <w:tab/>
        </w:r>
        <w:r w:rsidR="00060C5B" w:rsidRPr="00707290">
          <w:rPr>
            <w:rStyle w:val="Hyperlink"/>
            <w:noProof/>
          </w:rPr>
          <w:t>Common</w:t>
        </w:r>
        <w:r w:rsidR="00060C5B" w:rsidRPr="00707290">
          <w:rPr>
            <w:rStyle w:val="Hyperlink"/>
            <w:noProof/>
            <w:lang w:val="en-US"/>
          </w:rPr>
          <w:t xml:space="preserve"> aspects</w:t>
        </w:r>
        <w:r w:rsidR="00060C5B">
          <w:rPr>
            <w:noProof/>
            <w:webHidden/>
          </w:rPr>
          <w:tab/>
        </w:r>
        <w:r w:rsidR="00060C5B">
          <w:rPr>
            <w:noProof/>
            <w:webHidden/>
          </w:rPr>
          <w:fldChar w:fldCharType="begin"/>
        </w:r>
        <w:r w:rsidR="00060C5B">
          <w:rPr>
            <w:noProof/>
            <w:webHidden/>
          </w:rPr>
          <w:instrText xml:space="preserve"> PAGEREF _Toc516232574 \h </w:instrText>
        </w:r>
        <w:r w:rsidR="00060C5B">
          <w:rPr>
            <w:noProof/>
            <w:webHidden/>
          </w:rPr>
        </w:r>
        <w:r w:rsidR="00060C5B">
          <w:rPr>
            <w:noProof/>
            <w:webHidden/>
          </w:rPr>
          <w:fldChar w:fldCharType="separate"/>
        </w:r>
        <w:r w:rsidR="00060C5B">
          <w:rPr>
            <w:noProof/>
            <w:webHidden/>
          </w:rPr>
          <w:t>41</w:t>
        </w:r>
        <w:r w:rsidR="00060C5B">
          <w:rPr>
            <w:noProof/>
            <w:webHidden/>
          </w:rPr>
          <w:fldChar w:fldCharType="end"/>
        </w:r>
      </w:hyperlink>
    </w:p>
    <w:p w14:paraId="2BD18647" w14:textId="2CF21E8C"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75" w:history="1">
        <w:r w:rsidR="00060C5B" w:rsidRPr="00707290">
          <w:rPr>
            <w:rStyle w:val="Hyperlink"/>
            <w:noProof/>
            <w:lang w:val="en-US"/>
          </w:rPr>
          <w:t>6.2.7.4</w:t>
        </w:r>
        <w:r w:rsidR="00060C5B">
          <w:rPr>
            <w:rFonts w:eastAsiaTheme="minorEastAsia" w:cstheme="minorBidi"/>
            <w:noProof/>
            <w:sz w:val="22"/>
            <w:szCs w:val="22"/>
            <w:lang w:eastAsia="en-GB"/>
          </w:rPr>
          <w:tab/>
        </w:r>
        <w:r w:rsidR="00060C5B" w:rsidRPr="00707290">
          <w:rPr>
            <w:rStyle w:val="Hyperlink"/>
            <w:noProof/>
            <w:lang w:val="en-US"/>
          </w:rPr>
          <w:t>Other</w:t>
        </w:r>
        <w:r w:rsidR="00060C5B">
          <w:rPr>
            <w:noProof/>
            <w:webHidden/>
          </w:rPr>
          <w:tab/>
        </w:r>
        <w:r w:rsidR="00060C5B">
          <w:rPr>
            <w:noProof/>
            <w:webHidden/>
          </w:rPr>
          <w:fldChar w:fldCharType="begin"/>
        </w:r>
        <w:r w:rsidR="00060C5B">
          <w:rPr>
            <w:noProof/>
            <w:webHidden/>
          </w:rPr>
          <w:instrText xml:space="preserve"> PAGEREF _Toc516232575 \h </w:instrText>
        </w:r>
        <w:r w:rsidR="00060C5B">
          <w:rPr>
            <w:noProof/>
            <w:webHidden/>
          </w:rPr>
        </w:r>
        <w:r w:rsidR="00060C5B">
          <w:rPr>
            <w:noProof/>
            <w:webHidden/>
          </w:rPr>
          <w:fldChar w:fldCharType="separate"/>
        </w:r>
        <w:r w:rsidR="00060C5B">
          <w:rPr>
            <w:noProof/>
            <w:webHidden/>
          </w:rPr>
          <w:t>42</w:t>
        </w:r>
        <w:r w:rsidR="00060C5B">
          <w:rPr>
            <w:noProof/>
            <w:webHidden/>
          </w:rPr>
          <w:fldChar w:fldCharType="end"/>
        </w:r>
      </w:hyperlink>
    </w:p>
    <w:p w14:paraId="201925A4" w14:textId="5F918245"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576" w:history="1">
        <w:r w:rsidR="00060C5B" w:rsidRPr="00707290">
          <w:rPr>
            <w:rStyle w:val="Hyperlink"/>
            <w:noProof/>
          </w:rPr>
          <w:t>6.2.8</w:t>
        </w:r>
        <w:r w:rsidR="00060C5B">
          <w:rPr>
            <w:rFonts w:eastAsiaTheme="minorEastAsia" w:cstheme="minorBidi"/>
            <w:i w:val="0"/>
            <w:iCs w:val="0"/>
            <w:noProof/>
            <w:sz w:val="22"/>
            <w:szCs w:val="22"/>
            <w:lang w:eastAsia="en-GB"/>
          </w:rPr>
          <w:tab/>
        </w:r>
        <w:r w:rsidR="00060C5B" w:rsidRPr="00707290">
          <w:rPr>
            <w:rStyle w:val="Hyperlink"/>
            <w:noProof/>
          </w:rPr>
          <w:t>Ultra Reliable Low Latency Communication for LTE - WID in RP-172845</w:t>
        </w:r>
        <w:r w:rsidR="00060C5B">
          <w:rPr>
            <w:noProof/>
            <w:webHidden/>
          </w:rPr>
          <w:tab/>
        </w:r>
        <w:r w:rsidR="00060C5B">
          <w:rPr>
            <w:noProof/>
            <w:webHidden/>
          </w:rPr>
          <w:fldChar w:fldCharType="begin"/>
        </w:r>
        <w:r w:rsidR="00060C5B">
          <w:rPr>
            <w:noProof/>
            <w:webHidden/>
          </w:rPr>
          <w:instrText xml:space="preserve"> PAGEREF _Toc516232576 \h </w:instrText>
        </w:r>
        <w:r w:rsidR="00060C5B">
          <w:rPr>
            <w:noProof/>
            <w:webHidden/>
          </w:rPr>
        </w:r>
        <w:r w:rsidR="00060C5B">
          <w:rPr>
            <w:noProof/>
            <w:webHidden/>
          </w:rPr>
          <w:fldChar w:fldCharType="separate"/>
        </w:r>
        <w:r w:rsidR="00060C5B">
          <w:rPr>
            <w:noProof/>
            <w:webHidden/>
          </w:rPr>
          <w:t>43</w:t>
        </w:r>
        <w:r w:rsidR="00060C5B">
          <w:rPr>
            <w:noProof/>
            <w:webHidden/>
          </w:rPr>
          <w:fldChar w:fldCharType="end"/>
        </w:r>
      </w:hyperlink>
    </w:p>
    <w:p w14:paraId="7FC5C1DE" w14:textId="2EFC95CE"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77" w:history="1">
        <w:r w:rsidR="00060C5B" w:rsidRPr="00707290">
          <w:rPr>
            <w:rStyle w:val="Hyperlink"/>
            <w:noProof/>
          </w:rPr>
          <w:t>6.2.8.1</w:t>
        </w:r>
        <w:r w:rsidR="00060C5B">
          <w:rPr>
            <w:rFonts w:eastAsiaTheme="minorEastAsia" w:cstheme="minorBidi"/>
            <w:noProof/>
            <w:sz w:val="22"/>
            <w:szCs w:val="22"/>
            <w:lang w:eastAsia="en-GB"/>
          </w:rPr>
          <w:tab/>
        </w:r>
        <w:r w:rsidR="00060C5B" w:rsidRPr="00707290">
          <w:rPr>
            <w:rStyle w:val="Hyperlink"/>
            <w:noProof/>
          </w:rPr>
          <w:t>Blind/HARQ-less Repetition for Scheduled DL-SCH Operation</w:t>
        </w:r>
        <w:r w:rsidR="00060C5B">
          <w:rPr>
            <w:noProof/>
            <w:webHidden/>
          </w:rPr>
          <w:tab/>
        </w:r>
        <w:r w:rsidR="00060C5B">
          <w:rPr>
            <w:noProof/>
            <w:webHidden/>
          </w:rPr>
          <w:fldChar w:fldCharType="begin"/>
        </w:r>
        <w:r w:rsidR="00060C5B">
          <w:rPr>
            <w:noProof/>
            <w:webHidden/>
          </w:rPr>
          <w:instrText xml:space="preserve"> PAGEREF _Toc516232577 \h </w:instrText>
        </w:r>
        <w:r w:rsidR="00060C5B">
          <w:rPr>
            <w:noProof/>
            <w:webHidden/>
          </w:rPr>
        </w:r>
        <w:r w:rsidR="00060C5B">
          <w:rPr>
            <w:noProof/>
            <w:webHidden/>
          </w:rPr>
          <w:fldChar w:fldCharType="separate"/>
        </w:r>
        <w:r w:rsidR="00060C5B">
          <w:rPr>
            <w:noProof/>
            <w:webHidden/>
          </w:rPr>
          <w:t>44</w:t>
        </w:r>
        <w:r w:rsidR="00060C5B">
          <w:rPr>
            <w:noProof/>
            <w:webHidden/>
          </w:rPr>
          <w:fldChar w:fldCharType="end"/>
        </w:r>
      </w:hyperlink>
    </w:p>
    <w:p w14:paraId="60AB51D0" w14:textId="169EEC76"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78" w:history="1">
        <w:r w:rsidR="00060C5B" w:rsidRPr="00707290">
          <w:rPr>
            <w:rStyle w:val="Hyperlink"/>
            <w:noProof/>
          </w:rPr>
          <w:t>6.2.8.2</w:t>
        </w:r>
        <w:r w:rsidR="00060C5B">
          <w:rPr>
            <w:rFonts w:eastAsiaTheme="minorEastAsia" w:cstheme="minorBidi"/>
            <w:noProof/>
            <w:sz w:val="22"/>
            <w:szCs w:val="22"/>
            <w:lang w:eastAsia="en-GB"/>
          </w:rPr>
          <w:tab/>
        </w:r>
        <w:r w:rsidR="00060C5B" w:rsidRPr="00707290">
          <w:rPr>
            <w:rStyle w:val="Hyperlink"/>
            <w:noProof/>
          </w:rPr>
          <w:t>Repetition Enhancements for UL SPS Operation</w:t>
        </w:r>
        <w:r w:rsidR="00060C5B">
          <w:rPr>
            <w:noProof/>
            <w:webHidden/>
          </w:rPr>
          <w:tab/>
        </w:r>
        <w:r w:rsidR="00060C5B">
          <w:rPr>
            <w:noProof/>
            <w:webHidden/>
          </w:rPr>
          <w:fldChar w:fldCharType="begin"/>
        </w:r>
        <w:r w:rsidR="00060C5B">
          <w:rPr>
            <w:noProof/>
            <w:webHidden/>
          </w:rPr>
          <w:instrText xml:space="preserve"> PAGEREF _Toc516232578 \h </w:instrText>
        </w:r>
        <w:r w:rsidR="00060C5B">
          <w:rPr>
            <w:noProof/>
            <w:webHidden/>
          </w:rPr>
        </w:r>
        <w:r w:rsidR="00060C5B">
          <w:rPr>
            <w:noProof/>
            <w:webHidden/>
          </w:rPr>
          <w:fldChar w:fldCharType="separate"/>
        </w:r>
        <w:r w:rsidR="00060C5B">
          <w:rPr>
            <w:noProof/>
            <w:webHidden/>
          </w:rPr>
          <w:t>45</w:t>
        </w:r>
        <w:r w:rsidR="00060C5B">
          <w:rPr>
            <w:noProof/>
            <w:webHidden/>
          </w:rPr>
          <w:fldChar w:fldCharType="end"/>
        </w:r>
      </w:hyperlink>
    </w:p>
    <w:p w14:paraId="276E959F" w14:textId="2CE51C11"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79" w:history="1">
        <w:r w:rsidR="00060C5B" w:rsidRPr="00707290">
          <w:rPr>
            <w:rStyle w:val="Hyperlink"/>
            <w:noProof/>
          </w:rPr>
          <w:t>6.2.8.3</w:t>
        </w:r>
        <w:r w:rsidR="00060C5B">
          <w:rPr>
            <w:rFonts w:eastAsiaTheme="minorEastAsia" w:cstheme="minorBidi"/>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_Toc516232579 \h </w:instrText>
        </w:r>
        <w:r w:rsidR="00060C5B">
          <w:rPr>
            <w:noProof/>
            <w:webHidden/>
          </w:rPr>
        </w:r>
        <w:r w:rsidR="00060C5B">
          <w:rPr>
            <w:noProof/>
            <w:webHidden/>
          </w:rPr>
          <w:fldChar w:fldCharType="separate"/>
        </w:r>
        <w:r w:rsidR="00060C5B">
          <w:rPr>
            <w:noProof/>
            <w:webHidden/>
          </w:rPr>
          <w:t>47</w:t>
        </w:r>
        <w:r w:rsidR="00060C5B">
          <w:rPr>
            <w:noProof/>
            <w:webHidden/>
          </w:rPr>
          <w:fldChar w:fldCharType="end"/>
        </w:r>
      </w:hyperlink>
    </w:p>
    <w:p w14:paraId="586EAE4E" w14:textId="31948873"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580" w:history="1">
        <w:r w:rsidR="00060C5B" w:rsidRPr="00707290">
          <w:rPr>
            <w:rStyle w:val="Hyperlink"/>
            <w:noProof/>
          </w:rPr>
          <w:t>6.2.9</w:t>
        </w:r>
        <w:r w:rsidR="00060C5B">
          <w:rPr>
            <w:rFonts w:eastAsiaTheme="minorEastAsia" w:cstheme="minorBidi"/>
            <w:i w:val="0"/>
            <w:iCs w:val="0"/>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_Toc516232580 \h </w:instrText>
        </w:r>
        <w:r w:rsidR="00060C5B">
          <w:rPr>
            <w:noProof/>
            <w:webHidden/>
          </w:rPr>
        </w:r>
        <w:r w:rsidR="00060C5B">
          <w:rPr>
            <w:noProof/>
            <w:webHidden/>
          </w:rPr>
          <w:fldChar w:fldCharType="separate"/>
        </w:r>
        <w:r w:rsidR="00060C5B">
          <w:rPr>
            <w:noProof/>
            <w:webHidden/>
          </w:rPr>
          <w:t>47</w:t>
        </w:r>
        <w:r w:rsidR="00060C5B">
          <w:rPr>
            <w:noProof/>
            <w:webHidden/>
          </w:rPr>
          <w:fldChar w:fldCharType="end"/>
        </w:r>
      </w:hyperlink>
    </w:p>
    <w:p w14:paraId="2921D35C" w14:textId="2DFE9C15" w:rsidR="00060C5B" w:rsidRDefault="0058452E">
      <w:pPr>
        <w:pStyle w:val="TOC1"/>
        <w:tabs>
          <w:tab w:val="left" w:pos="400"/>
          <w:tab w:val="right" w:leader="dot" w:pos="10457"/>
        </w:tabs>
        <w:rPr>
          <w:rFonts w:eastAsiaTheme="minorEastAsia" w:cstheme="minorBidi"/>
          <w:b w:val="0"/>
          <w:bCs w:val="0"/>
          <w:caps w:val="0"/>
          <w:noProof/>
          <w:sz w:val="22"/>
          <w:szCs w:val="22"/>
          <w:lang w:eastAsia="en-GB"/>
        </w:rPr>
      </w:pPr>
      <w:hyperlink w:anchor="_Toc516232581" w:history="1">
        <w:r w:rsidR="00060C5B" w:rsidRPr="00707290">
          <w:rPr>
            <w:rStyle w:val="Hyperlink"/>
            <w:noProof/>
          </w:rPr>
          <w:t>7</w:t>
        </w:r>
        <w:r w:rsidR="00060C5B">
          <w:rPr>
            <w:rFonts w:eastAsiaTheme="minorEastAsia" w:cstheme="minorBidi"/>
            <w:b w:val="0"/>
            <w:bCs w:val="0"/>
            <w:caps w:val="0"/>
            <w:noProof/>
            <w:sz w:val="22"/>
            <w:szCs w:val="22"/>
            <w:lang w:eastAsia="en-GB"/>
          </w:rPr>
          <w:tab/>
        </w:r>
        <w:r w:rsidR="00060C5B" w:rsidRPr="00707290">
          <w:rPr>
            <w:rStyle w:val="Hyperlink"/>
            <w:noProof/>
          </w:rPr>
          <w:t>NR</w:t>
        </w:r>
        <w:r w:rsidR="00060C5B">
          <w:rPr>
            <w:noProof/>
            <w:webHidden/>
          </w:rPr>
          <w:tab/>
        </w:r>
        <w:r w:rsidR="00060C5B">
          <w:rPr>
            <w:noProof/>
            <w:webHidden/>
          </w:rPr>
          <w:fldChar w:fldCharType="begin"/>
        </w:r>
        <w:r w:rsidR="00060C5B">
          <w:rPr>
            <w:noProof/>
            <w:webHidden/>
          </w:rPr>
          <w:instrText xml:space="preserve"> PAGEREF _Toc516232581 \h </w:instrText>
        </w:r>
        <w:r w:rsidR="00060C5B">
          <w:rPr>
            <w:noProof/>
            <w:webHidden/>
          </w:rPr>
        </w:r>
        <w:r w:rsidR="00060C5B">
          <w:rPr>
            <w:noProof/>
            <w:webHidden/>
          </w:rPr>
          <w:fldChar w:fldCharType="separate"/>
        </w:r>
        <w:r w:rsidR="00060C5B">
          <w:rPr>
            <w:noProof/>
            <w:webHidden/>
          </w:rPr>
          <w:t>50</w:t>
        </w:r>
        <w:r w:rsidR="00060C5B">
          <w:rPr>
            <w:noProof/>
            <w:webHidden/>
          </w:rPr>
          <w:fldChar w:fldCharType="end"/>
        </w:r>
      </w:hyperlink>
    </w:p>
    <w:p w14:paraId="11B62EEA" w14:textId="5DB72103" w:rsidR="00060C5B" w:rsidRDefault="0058452E">
      <w:pPr>
        <w:pStyle w:val="TOC2"/>
        <w:tabs>
          <w:tab w:val="left" w:pos="800"/>
          <w:tab w:val="right" w:leader="dot" w:pos="10457"/>
        </w:tabs>
        <w:rPr>
          <w:rFonts w:eastAsiaTheme="minorEastAsia" w:cstheme="minorBidi"/>
          <w:smallCaps w:val="0"/>
          <w:noProof/>
          <w:sz w:val="22"/>
          <w:szCs w:val="22"/>
          <w:lang w:eastAsia="en-GB"/>
        </w:rPr>
      </w:pPr>
      <w:hyperlink w:anchor="_Toc516232582" w:history="1">
        <w:r w:rsidR="00060C5B" w:rsidRPr="00707290">
          <w:rPr>
            <w:rStyle w:val="Hyperlink"/>
            <w:noProof/>
          </w:rPr>
          <w:t>7.1</w:t>
        </w:r>
        <w:r w:rsidR="00060C5B">
          <w:rPr>
            <w:rFonts w:eastAsiaTheme="minorEastAsia" w:cstheme="minorBidi"/>
            <w:smallCaps w:val="0"/>
            <w:noProof/>
            <w:sz w:val="22"/>
            <w:szCs w:val="22"/>
            <w:lang w:eastAsia="en-GB"/>
          </w:rPr>
          <w:tab/>
        </w:r>
        <w:r w:rsidR="00060C5B" w:rsidRPr="00707290">
          <w:rPr>
            <w:rStyle w:val="Hyperlink"/>
            <w:noProof/>
          </w:rPr>
          <w:t xml:space="preserve">Maintenance of NR - </w:t>
        </w:r>
        <w:r w:rsidR="00060C5B" w:rsidRPr="00707290">
          <w:rPr>
            <w:rStyle w:val="Hyperlink"/>
            <w:rFonts w:eastAsia="MS Mincho"/>
            <w:noProof/>
            <w:lang w:eastAsia="ja-JP"/>
          </w:rPr>
          <w:t>W</w:t>
        </w:r>
        <w:r w:rsidR="00060C5B" w:rsidRPr="00707290">
          <w:rPr>
            <w:rStyle w:val="Hyperlink"/>
            <w:noProof/>
          </w:rPr>
          <w:t xml:space="preserve">ID in </w:t>
        </w:r>
        <w:r w:rsidR="00060C5B" w:rsidRPr="00707290">
          <w:rPr>
            <w:rStyle w:val="Hyperlink"/>
            <w:rFonts w:eastAsia="MS Mincho"/>
            <w:noProof/>
            <w:lang w:eastAsia="ja-JP"/>
          </w:rPr>
          <w:t>RP-172834</w:t>
        </w:r>
        <w:r w:rsidR="00060C5B">
          <w:rPr>
            <w:noProof/>
            <w:webHidden/>
          </w:rPr>
          <w:tab/>
        </w:r>
        <w:r w:rsidR="00060C5B">
          <w:rPr>
            <w:noProof/>
            <w:webHidden/>
          </w:rPr>
          <w:fldChar w:fldCharType="begin"/>
        </w:r>
        <w:r w:rsidR="00060C5B">
          <w:rPr>
            <w:noProof/>
            <w:webHidden/>
          </w:rPr>
          <w:instrText xml:space="preserve"> PAGEREF _Toc516232582 \h </w:instrText>
        </w:r>
        <w:r w:rsidR="00060C5B">
          <w:rPr>
            <w:noProof/>
            <w:webHidden/>
          </w:rPr>
        </w:r>
        <w:r w:rsidR="00060C5B">
          <w:rPr>
            <w:noProof/>
            <w:webHidden/>
          </w:rPr>
          <w:fldChar w:fldCharType="separate"/>
        </w:r>
        <w:r w:rsidR="00060C5B">
          <w:rPr>
            <w:noProof/>
            <w:webHidden/>
          </w:rPr>
          <w:t>50</w:t>
        </w:r>
        <w:r w:rsidR="00060C5B">
          <w:rPr>
            <w:noProof/>
            <w:webHidden/>
          </w:rPr>
          <w:fldChar w:fldCharType="end"/>
        </w:r>
      </w:hyperlink>
    </w:p>
    <w:p w14:paraId="15328D38" w14:textId="7BF463C6"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583" w:history="1">
        <w:r w:rsidR="00060C5B" w:rsidRPr="00707290">
          <w:rPr>
            <w:rStyle w:val="Hyperlink"/>
            <w:rFonts w:eastAsia="MS Mincho"/>
            <w:noProof/>
            <w:lang w:eastAsia="ja-JP"/>
          </w:rPr>
          <w:t>7.1.1</w:t>
        </w:r>
        <w:r w:rsidR="00060C5B">
          <w:rPr>
            <w:rFonts w:eastAsiaTheme="minorEastAsia" w:cstheme="minorBidi"/>
            <w:i w:val="0"/>
            <w:iCs w:val="0"/>
            <w:noProof/>
            <w:sz w:val="22"/>
            <w:szCs w:val="22"/>
            <w:lang w:eastAsia="en-GB"/>
          </w:rPr>
          <w:tab/>
        </w:r>
        <w:r w:rsidR="00060C5B" w:rsidRPr="00707290">
          <w:rPr>
            <w:rStyle w:val="Hyperlink"/>
            <w:noProof/>
          </w:rPr>
          <w:t>Initial access and mobility</w:t>
        </w:r>
        <w:r w:rsidR="00060C5B">
          <w:rPr>
            <w:noProof/>
            <w:webHidden/>
          </w:rPr>
          <w:tab/>
        </w:r>
        <w:r w:rsidR="00060C5B">
          <w:rPr>
            <w:noProof/>
            <w:webHidden/>
          </w:rPr>
          <w:fldChar w:fldCharType="begin"/>
        </w:r>
        <w:r w:rsidR="00060C5B">
          <w:rPr>
            <w:noProof/>
            <w:webHidden/>
          </w:rPr>
          <w:instrText xml:space="preserve"> PAGEREF _Toc516232583 \h </w:instrText>
        </w:r>
        <w:r w:rsidR="00060C5B">
          <w:rPr>
            <w:noProof/>
            <w:webHidden/>
          </w:rPr>
        </w:r>
        <w:r w:rsidR="00060C5B">
          <w:rPr>
            <w:noProof/>
            <w:webHidden/>
          </w:rPr>
          <w:fldChar w:fldCharType="separate"/>
        </w:r>
        <w:r w:rsidR="00060C5B">
          <w:rPr>
            <w:noProof/>
            <w:webHidden/>
          </w:rPr>
          <w:t>51</w:t>
        </w:r>
        <w:r w:rsidR="00060C5B">
          <w:rPr>
            <w:noProof/>
            <w:webHidden/>
          </w:rPr>
          <w:fldChar w:fldCharType="end"/>
        </w:r>
      </w:hyperlink>
    </w:p>
    <w:p w14:paraId="4F605863" w14:textId="27491635"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84" w:history="1">
        <w:r w:rsidR="00060C5B" w:rsidRPr="00707290">
          <w:rPr>
            <w:rStyle w:val="Hyperlink"/>
            <w:noProof/>
          </w:rPr>
          <w:t>7.1.1.1</w:t>
        </w:r>
        <w:r w:rsidR="00060C5B">
          <w:rPr>
            <w:rFonts w:eastAsiaTheme="minorEastAsia" w:cstheme="minorBidi"/>
            <w:noProof/>
            <w:sz w:val="22"/>
            <w:szCs w:val="22"/>
            <w:lang w:eastAsia="en-GB"/>
          </w:rPr>
          <w:tab/>
        </w:r>
        <w:r w:rsidR="00060C5B" w:rsidRPr="00707290">
          <w:rPr>
            <w:rStyle w:val="Hyperlink"/>
            <w:noProof/>
          </w:rPr>
          <w:t>Synchronization signal</w:t>
        </w:r>
        <w:r w:rsidR="00060C5B">
          <w:rPr>
            <w:noProof/>
            <w:webHidden/>
          </w:rPr>
          <w:tab/>
        </w:r>
        <w:r w:rsidR="00060C5B">
          <w:rPr>
            <w:noProof/>
            <w:webHidden/>
          </w:rPr>
          <w:fldChar w:fldCharType="begin"/>
        </w:r>
        <w:r w:rsidR="00060C5B">
          <w:rPr>
            <w:noProof/>
            <w:webHidden/>
          </w:rPr>
          <w:instrText xml:space="preserve"> PAGEREF _Toc516232584 \h </w:instrText>
        </w:r>
        <w:r w:rsidR="00060C5B">
          <w:rPr>
            <w:noProof/>
            <w:webHidden/>
          </w:rPr>
        </w:r>
        <w:r w:rsidR="00060C5B">
          <w:rPr>
            <w:noProof/>
            <w:webHidden/>
          </w:rPr>
          <w:fldChar w:fldCharType="separate"/>
        </w:r>
        <w:r w:rsidR="00060C5B">
          <w:rPr>
            <w:noProof/>
            <w:webHidden/>
          </w:rPr>
          <w:t>51</w:t>
        </w:r>
        <w:r w:rsidR="00060C5B">
          <w:rPr>
            <w:noProof/>
            <w:webHidden/>
          </w:rPr>
          <w:fldChar w:fldCharType="end"/>
        </w:r>
      </w:hyperlink>
    </w:p>
    <w:p w14:paraId="3E2BACE6" w14:textId="5B23E8FA"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85" w:history="1">
        <w:r w:rsidR="00060C5B" w:rsidRPr="00707290">
          <w:rPr>
            <w:rStyle w:val="Hyperlink"/>
            <w:noProof/>
          </w:rPr>
          <w:t>7.1.1.2</w:t>
        </w:r>
        <w:r w:rsidR="00060C5B">
          <w:rPr>
            <w:rFonts w:eastAsiaTheme="minorEastAsia" w:cstheme="minorBidi"/>
            <w:noProof/>
            <w:sz w:val="22"/>
            <w:szCs w:val="22"/>
            <w:lang w:eastAsia="en-GB"/>
          </w:rPr>
          <w:tab/>
        </w:r>
        <w:r w:rsidR="00060C5B" w:rsidRPr="00707290">
          <w:rPr>
            <w:rStyle w:val="Hyperlink"/>
            <w:noProof/>
          </w:rPr>
          <w:t>Broadcast signal/channel</w:t>
        </w:r>
        <w:r w:rsidR="00060C5B">
          <w:rPr>
            <w:noProof/>
            <w:webHidden/>
          </w:rPr>
          <w:tab/>
        </w:r>
        <w:r w:rsidR="00060C5B">
          <w:rPr>
            <w:noProof/>
            <w:webHidden/>
          </w:rPr>
          <w:fldChar w:fldCharType="begin"/>
        </w:r>
        <w:r w:rsidR="00060C5B">
          <w:rPr>
            <w:noProof/>
            <w:webHidden/>
          </w:rPr>
          <w:instrText xml:space="preserve"> PAGEREF _Toc516232585 \h </w:instrText>
        </w:r>
        <w:r w:rsidR="00060C5B">
          <w:rPr>
            <w:noProof/>
            <w:webHidden/>
          </w:rPr>
        </w:r>
        <w:r w:rsidR="00060C5B">
          <w:rPr>
            <w:noProof/>
            <w:webHidden/>
          </w:rPr>
          <w:fldChar w:fldCharType="separate"/>
        </w:r>
        <w:r w:rsidR="00060C5B">
          <w:rPr>
            <w:noProof/>
            <w:webHidden/>
          </w:rPr>
          <w:t>52</w:t>
        </w:r>
        <w:r w:rsidR="00060C5B">
          <w:rPr>
            <w:noProof/>
            <w:webHidden/>
          </w:rPr>
          <w:fldChar w:fldCharType="end"/>
        </w:r>
      </w:hyperlink>
    </w:p>
    <w:p w14:paraId="2C94D2B7" w14:textId="34390859"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86" w:history="1">
        <w:r w:rsidR="00060C5B" w:rsidRPr="00707290">
          <w:rPr>
            <w:rStyle w:val="Hyperlink"/>
            <w:noProof/>
          </w:rPr>
          <w:t>7.1.1.2.1</w:t>
        </w:r>
        <w:r w:rsidR="00060C5B">
          <w:rPr>
            <w:rFonts w:eastAsiaTheme="minorEastAsia" w:cstheme="minorBidi"/>
            <w:noProof/>
            <w:sz w:val="22"/>
            <w:szCs w:val="22"/>
            <w:lang w:eastAsia="en-GB"/>
          </w:rPr>
          <w:tab/>
        </w:r>
        <w:r w:rsidR="00060C5B" w:rsidRPr="00707290">
          <w:rPr>
            <w:rStyle w:val="Hyperlink"/>
            <w:noProof/>
          </w:rPr>
          <w:t>NR-PBCH</w:t>
        </w:r>
        <w:r w:rsidR="00060C5B">
          <w:rPr>
            <w:noProof/>
            <w:webHidden/>
          </w:rPr>
          <w:tab/>
        </w:r>
        <w:r w:rsidR="00060C5B">
          <w:rPr>
            <w:noProof/>
            <w:webHidden/>
          </w:rPr>
          <w:fldChar w:fldCharType="begin"/>
        </w:r>
        <w:r w:rsidR="00060C5B">
          <w:rPr>
            <w:noProof/>
            <w:webHidden/>
          </w:rPr>
          <w:instrText xml:space="preserve"> PAGEREF _Toc516232586 \h </w:instrText>
        </w:r>
        <w:r w:rsidR="00060C5B">
          <w:rPr>
            <w:noProof/>
            <w:webHidden/>
          </w:rPr>
        </w:r>
        <w:r w:rsidR="00060C5B">
          <w:rPr>
            <w:noProof/>
            <w:webHidden/>
          </w:rPr>
          <w:fldChar w:fldCharType="separate"/>
        </w:r>
        <w:r w:rsidR="00060C5B">
          <w:rPr>
            <w:noProof/>
            <w:webHidden/>
          </w:rPr>
          <w:t>52</w:t>
        </w:r>
        <w:r w:rsidR="00060C5B">
          <w:rPr>
            <w:noProof/>
            <w:webHidden/>
          </w:rPr>
          <w:fldChar w:fldCharType="end"/>
        </w:r>
      </w:hyperlink>
    </w:p>
    <w:p w14:paraId="6464842E" w14:textId="24EE1EDA"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87" w:history="1">
        <w:r w:rsidR="00060C5B" w:rsidRPr="00707290">
          <w:rPr>
            <w:rStyle w:val="Hyperlink"/>
            <w:noProof/>
          </w:rPr>
          <w:t>7.1.1.2.2</w:t>
        </w:r>
        <w:r w:rsidR="00060C5B">
          <w:rPr>
            <w:rFonts w:eastAsiaTheme="minorEastAsia" w:cstheme="minorBidi"/>
            <w:noProof/>
            <w:sz w:val="22"/>
            <w:szCs w:val="22"/>
            <w:lang w:eastAsia="en-GB"/>
          </w:rPr>
          <w:tab/>
        </w:r>
        <w:r w:rsidR="00060C5B" w:rsidRPr="00707290">
          <w:rPr>
            <w:rStyle w:val="Hyperlink"/>
            <w:noProof/>
          </w:rPr>
          <w:t>Remaining minimum system information</w:t>
        </w:r>
        <w:r w:rsidR="00060C5B">
          <w:rPr>
            <w:noProof/>
            <w:webHidden/>
          </w:rPr>
          <w:tab/>
        </w:r>
        <w:r w:rsidR="00060C5B">
          <w:rPr>
            <w:noProof/>
            <w:webHidden/>
          </w:rPr>
          <w:fldChar w:fldCharType="begin"/>
        </w:r>
        <w:r w:rsidR="00060C5B">
          <w:rPr>
            <w:noProof/>
            <w:webHidden/>
          </w:rPr>
          <w:instrText xml:space="preserve"> PAGEREF _Toc516232587 \h </w:instrText>
        </w:r>
        <w:r w:rsidR="00060C5B">
          <w:rPr>
            <w:noProof/>
            <w:webHidden/>
          </w:rPr>
        </w:r>
        <w:r w:rsidR="00060C5B">
          <w:rPr>
            <w:noProof/>
            <w:webHidden/>
          </w:rPr>
          <w:fldChar w:fldCharType="separate"/>
        </w:r>
        <w:r w:rsidR="00060C5B">
          <w:rPr>
            <w:noProof/>
            <w:webHidden/>
          </w:rPr>
          <w:t>53</w:t>
        </w:r>
        <w:r w:rsidR="00060C5B">
          <w:rPr>
            <w:noProof/>
            <w:webHidden/>
          </w:rPr>
          <w:fldChar w:fldCharType="end"/>
        </w:r>
      </w:hyperlink>
    </w:p>
    <w:p w14:paraId="7F2FC068" w14:textId="10AD84A6"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88" w:history="1">
        <w:r w:rsidR="00060C5B" w:rsidRPr="00707290">
          <w:rPr>
            <w:rStyle w:val="Hyperlink"/>
            <w:noProof/>
          </w:rPr>
          <w:t>7.1.1.2.3</w:t>
        </w:r>
        <w:r w:rsidR="00060C5B">
          <w:rPr>
            <w:rFonts w:eastAsiaTheme="minorEastAsia" w:cstheme="minorBidi"/>
            <w:noProof/>
            <w:sz w:val="22"/>
            <w:szCs w:val="22"/>
            <w:lang w:eastAsia="en-GB"/>
          </w:rPr>
          <w:tab/>
        </w:r>
        <w:r w:rsidR="00060C5B" w:rsidRPr="00707290">
          <w:rPr>
            <w:rStyle w:val="Hyperlink"/>
            <w:noProof/>
          </w:rPr>
          <w:t>Other system information delivery</w:t>
        </w:r>
        <w:r w:rsidR="00060C5B">
          <w:rPr>
            <w:noProof/>
            <w:webHidden/>
          </w:rPr>
          <w:tab/>
        </w:r>
        <w:r w:rsidR="00060C5B">
          <w:rPr>
            <w:noProof/>
            <w:webHidden/>
          </w:rPr>
          <w:fldChar w:fldCharType="begin"/>
        </w:r>
        <w:r w:rsidR="00060C5B">
          <w:rPr>
            <w:noProof/>
            <w:webHidden/>
          </w:rPr>
          <w:instrText xml:space="preserve"> PAGEREF _Toc516232588 \h </w:instrText>
        </w:r>
        <w:r w:rsidR="00060C5B">
          <w:rPr>
            <w:noProof/>
            <w:webHidden/>
          </w:rPr>
        </w:r>
        <w:r w:rsidR="00060C5B">
          <w:rPr>
            <w:noProof/>
            <w:webHidden/>
          </w:rPr>
          <w:fldChar w:fldCharType="separate"/>
        </w:r>
        <w:r w:rsidR="00060C5B">
          <w:rPr>
            <w:noProof/>
            <w:webHidden/>
          </w:rPr>
          <w:t>54</w:t>
        </w:r>
        <w:r w:rsidR="00060C5B">
          <w:rPr>
            <w:noProof/>
            <w:webHidden/>
          </w:rPr>
          <w:fldChar w:fldCharType="end"/>
        </w:r>
      </w:hyperlink>
    </w:p>
    <w:p w14:paraId="65F564F8" w14:textId="5C7173DD"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89" w:history="1">
        <w:r w:rsidR="00060C5B" w:rsidRPr="00707290">
          <w:rPr>
            <w:rStyle w:val="Hyperlink"/>
            <w:noProof/>
          </w:rPr>
          <w:t>7.1.1.3</w:t>
        </w:r>
        <w:r w:rsidR="00060C5B">
          <w:rPr>
            <w:rFonts w:eastAsiaTheme="minorEastAsia" w:cstheme="minorBidi"/>
            <w:noProof/>
            <w:sz w:val="22"/>
            <w:szCs w:val="22"/>
            <w:lang w:eastAsia="en-GB"/>
          </w:rPr>
          <w:tab/>
        </w:r>
        <w:r w:rsidR="00060C5B" w:rsidRPr="00707290">
          <w:rPr>
            <w:rStyle w:val="Hyperlink"/>
            <w:noProof/>
          </w:rPr>
          <w:t>Paging design</w:t>
        </w:r>
        <w:r w:rsidR="00060C5B">
          <w:rPr>
            <w:noProof/>
            <w:webHidden/>
          </w:rPr>
          <w:tab/>
        </w:r>
        <w:r w:rsidR="00060C5B">
          <w:rPr>
            <w:noProof/>
            <w:webHidden/>
          </w:rPr>
          <w:fldChar w:fldCharType="begin"/>
        </w:r>
        <w:r w:rsidR="00060C5B">
          <w:rPr>
            <w:noProof/>
            <w:webHidden/>
          </w:rPr>
          <w:instrText xml:space="preserve"> PAGEREF _Toc516232589 \h </w:instrText>
        </w:r>
        <w:r w:rsidR="00060C5B">
          <w:rPr>
            <w:noProof/>
            <w:webHidden/>
          </w:rPr>
        </w:r>
        <w:r w:rsidR="00060C5B">
          <w:rPr>
            <w:noProof/>
            <w:webHidden/>
          </w:rPr>
          <w:fldChar w:fldCharType="separate"/>
        </w:r>
        <w:r w:rsidR="00060C5B">
          <w:rPr>
            <w:noProof/>
            <w:webHidden/>
          </w:rPr>
          <w:t>55</w:t>
        </w:r>
        <w:r w:rsidR="00060C5B">
          <w:rPr>
            <w:noProof/>
            <w:webHidden/>
          </w:rPr>
          <w:fldChar w:fldCharType="end"/>
        </w:r>
      </w:hyperlink>
    </w:p>
    <w:p w14:paraId="122F5C6E" w14:textId="0FE66E2E"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90" w:history="1">
        <w:r w:rsidR="00060C5B" w:rsidRPr="00707290">
          <w:rPr>
            <w:rStyle w:val="Hyperlink"/>
            <w:rFonts w:eastAsia="MS Mincho"/>
            <w:noProof/>
            <w:lang w:eastAsia="ja-JP"/>
          </w:rPr>
          <w:t>7.1.1.4</w:t>
        </w:r>
        <w:r w:rsidR="00060C5B">
          <w:rPr>
            <w:rFonts w:eastAsiaTheme="minorEastAsia" w:cstheme="minorBidi"/>
            <w:noProof/>
            <w:sz w:val="22"/>
            <w:szCs w:val="22"/>
            <w:lang w:eastAsia="en-GB"/>
          </w:rPr>
          <w:tab/>
        </w:r>
        <w:r w:rsidR="00060C5B" w:rsidRPr="00707290">
          <w:rPr>
            <w:rStyle w:val="Hyperlink"/>
            <w:noProof/>
          </w:rPr>
          <w:t>Physical random access channel</w:t>
        </w:r>
        <w:r w:rsidR="00060C5B" w:rsidRPr="00707290">
          <w:rPr>
            <w:rStyle w:val="Hyperlink"/>
            <w:rFonts w:eastAsia="MS Mincho"/>
            <w:noProof/>
            <w:lang w:eastAsia="ja-JP"/>
          </w:rPr>
          <w:t xml:space="preserve"> and random access procedure</w:t>
        </w:r>
        <w:r w:rsidR="00060C5B">
          <w:rPr>
            <w:noProof/>
            <w:webHidden/>
          </w:rPr>
          <w:tab/>
        </w:r>
        <w:r w:rsidR="00060C5B">
          <w:rPr>
            <w:noProof/>
            <w:webHidden/>
          </w:rPr>
          <w:fldChar w:fldCharType="begin"/>
        </w:r>
        <w:r w:rsidR="00060C5B">
          <w:rPr>
            <w:noProof/>
            <w:webHidden/>
          </w:rPr>
          <w:instrText xml:space="preserve"> PAGEREF _Toc516232590 \h </w:instrText>
        </w:r>
        <w:r w:rsidR="00060C5B">
          <w:rPr>
            <w:noProof/>
            <w:webHidden/>
          </w:rPr>
        </w:r>
        <w:r w:rsidR="00060C5B">
          <w:rPr>
            <w:noProof/>
            <w:webHidden/>
          </w:rPr>
          <w:fldChar w:fldCharType="separate"/>
        </w:r>
        <w:r w:rsidR="00060C5B">
          <w:rPr>
            <w:noProof/>
            <w:webHidden/>
          </w:rPr>
          <w:t>56</w:t>
        </w:r>
        <w:r w:rsidR="00060C5B">
          <w:rPr>
            <w:noProof/>
            <w:webHidden/>
          </w:rPr>
          <w:fldChar w:fldCharType="end"/>
        </w:r>
      </w:hyperlink>
    </w:p>
    <w:p w14:paraId="3DF9B5BD" w14:textId="2C763B3A"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91" w:history="1">
        <w:r w:rsidR="00060C5B" w:rsidRPr="00707290">
          <w:rPr>
            <w:rStyle w:val="Hyperlink"/>
            <w:noProof/>
          </w:rPr>
          <w:t>7.1.1.4.1</w:t>
        </w:r>
        <w:r w:rsidR="00060C5B">
          <w:rPr>
            <w:rFonts w:eastAsiaTheme="minorEastAsia" w:cstheme="minorBidi"/>
            <w:noProof/>
            <w:sz w:val="22"/>
            <w:szCs w:val="22"/>
            <w:lang w:eastAsia="en-GB"/>
          </w:rPr>
          <w:tab/>
        </w:r>
        <w:r w:rsidR="00060C5B" w:rsidRPr="00707290">
          <w:rPr>
            <w:rStyle w:val="Hyperlink"/>
            <w:noProof/>
          </w:rPr>
          <w:t>PRACH formats</w:t>
        </w:r>
        <w:r w:rsidR="00060C5B">
          <w:rPr>
            <w:noProof/>
            <w:webHidden/>
          </w:rPr>
          <w:tab/>
        </w:r>
        <w:r w:rsidR="00060C5B">
          <w:rPr>
            <w:noProof/>
            <w:webHidden/>
          </w:rPr>
          <w:fldChar w:fldCharType="begin"/>
        </w:r>
        <w:r w:rsidR="00060C5B">
          <w:rPr>
            <w:noProof/>
            <w:webHidden/>
          </w:rPr>
          <w:instrText xml:space="preserve"> PAGEREF _Toc516232591 \h </w:instrText>
        </w:r>
        <w:r w:rsidR="00060C5B">
          <w:rPr>
            <w:noProof/>
            <w:webHidden/>
          </w:rPr>
        </w:r>
        <w:r w:rsidR="00060C5B">
          <w:rPr>
            <w:noProof/>
            <w:webHidden/>
          </w:rPr>
          <w:fldChar w:fldCharType="separate"/>
        </w:r>
        <w:r w:rsidR="00060C5B">
          <w:rPr>
            <w:noProof/>
            <w:webHidden/>
          </w:rPr>
          <w:t>56</w:t>
        </w:r>
        <w:r w:rsidR="00060C5B">
          <w:rPr>
            <w:noProof/>
            <w:webHidden/>
          </w:rPr>
          <w:fldChar w:fldCharType="end"/>
        </w:r>
      </w:hyperlink>
    </w:p>
    <w:p w14:paraId="2FBDDBF8" w14:textId="0211414C"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92" w:history="1">
        <w:r w:rsidR="00060C5B" w:rsidRPr="00707290">
          <w:rPr>
            <w:rStyle w:val="Hyperlink"/>
            <w:noProof/>
          </w:rPr>
          <w:t>7.1.1.4.2</w:t>
        </w:r>
        <w:r w:rsidR="00060C5B">
          <w:rPr>
            <w:rFonts w:eastAsiaTheme="minorEastAsia" w:cstheme="minorBidi"/>
            <w:noProof/>
            <w:sz w:val="22"/>
            <w:szCs w:val="22"/>
            <w:lang w:eastAsia="en-GB"/>
          </w:rPr>
          <w:tab/>
        </w:r>
        <w:r w:rsidR="00060C5B" w:rsidRPr="00707290">
          <w:rPr>
            <w:rStyle w:val="Hyperlink"/>
            <w:noProof/>
          </w:rPr>
          <w:t>RACH procedure</w:t>
        </w:r>
        <w:r w:rsidR="00060C5B">
          <w:rPr>
            <w:noProof/>
            <w:webHidden/>
          </w:rPr>
          <w:tab/>
        </w:r>
        <w:r w:rsidR="00060C5B">
          <w:rPr>
            <w:noProof/>
            <w:webHidden/>
          </w:rPr>
          <w:fldChar w:fldCharType="begin"/>
        </w:r>
        <w:r w:rsidR="00060C5B">
          <w:rPr>
            <w:noProof/>
            <w:webHidden/>
          </w:rPr>
          <w:instrText xml:space="preserve"> PAGEREF _Toc516232592 \h </w:instrText>
        </w:r>
        <w:r w:rsidR="00060C5B">
          <w:rPr>
            <w:noProof/>
            <w:webHidden/>
          </w:rPr>
        </w:r>
        <w:r w:rsidR="00060C5B">
          <w:rPr>
            <w:noProof/>
            <w:webHidden/>
          </w:rPr>
          <w:fldChar w:fldCharType="separate"/>
        </w:r>
        <w:r w:rsidR="00060C5B">
          <w:rPr>
            <w:noProof/>
            <w:webHidden/>
          </w:rPr>
          <w:t>60</w:t>
        </w:r>
        <w:r w:rsidR="00060C5B">
          <w:rPr>
            <w:noProof/>
            <w:webHidden/>
          </w:rPr>
          <w:fldChar w:fldCharType="end"/>
        </w:r>
      </w:hyperlink>
    </w:p>
    <w:p w14:paraId="21AC7770" w14:textId="44D3CE50"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93" w:history="1">
        <w:r w:rsidR="00060C5B" w:rsidRPr="00707290">
          <w:rPr>
            <w:rStyle w:val="Hyperlink"/>
            <w:rFonts w:eastAsia="MS Mincho"/>
            <w:noProof/>
            <w:lang w:eastAsia="ja-JP"/>
          </w:rPr>
          <w:t>7.1.1.5</w:t>
        </w:r>
        <w:r w:rsidR="00060C5B">
          <w:rPr>
            <w:rFonts w:eastAsiaTheme="minorEastAsia" w:cstheme="minorBidi"/>
            <w:noProof/>
            <w:sz w:val="22"/>
            <w:szCs w:val="22"/>
            <w:lang w:eastAsia="en-GB"/>
          </w:rPr>
          <w:tab/>
        </w:r>
        <w:r w:rsidR="00060C5B" w:rsidRPr="00707290">
          <w:rPr>
            <w:rStyle w:val="Hyperlink"/>
            <w:noProof/>
          </w:rPr>
          <w:t>Mobility procedure</w:t>
        </w:r>
        <w:r w:rsidR="00060C5B">
          <w:rPr>
            <w:noProof/>
            <w:webHidden/>
          </w:rPr>
          <w:tab/>
        </w:r>
        <w:r w:rsidR="00060C5B">
          <w:rPr>
            <w:noProof/>
            <w:webHidden/>
          </w:rPr>
          <w:fldChar w:fldCharType="begin"/>
        </w:r>
        <w:r w:rsidR="00060C5B">
          <w:rPr>
            <w:noProof/>
            <w:webHidden/>
          </w:rPr>
          <w:instrText xml:space="preserve"> PAGEREF _Toc516232593 \h </w:instrText>
        </w:r>
        <w:r w:rsidR="00060C5B">
          <w:rPr>
            <w:noProof/>
            <w:webHidden/>
          </w:rPr>
        </w:r>
        <w:r w:rsidR="00060C5B">
          <w:rPr>
            <w:noProof/>
            <w:webHidden/>
          </w:rPr>
          <w:fldChar w:fldCharType="separate"/>
        </w:r>
        <w:r w:rsidR="00060C5B">
          <w:rPr>
            <w:noProof/>
            <w:webHidden/>
          </w:rPr>
          <w:t>65</w:t>
        </w:r>
        <w:r w:rsidR="00060C5B">
          <w:rPr>
            <w:noProof/>
            <w:webHidden/>
          </w:rPr>
          <w:fldChar w:fldCharType="end"/>
        </w:r>
      </w:hyperlink>
    </w:p>
    <w:p w14:paraId="706EBBF5" w14:textId="4275AC59"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94" w:history="1">
        <w:r w:rsidR="00060C5B" w:rsidRPr="00707290">
          <w:rPr>
            <w:rStyle w:val="Hyperlink"/>
            <w:noProof/>
          </w:rPr>
          <w:t>7.1.1.5.1</w:t>
        </w:r>
        <w:r w:rsidR="00060C5B">
          <w:rPr>
            <w:rFonts w:eastAsiaTheme="minorEastAsia" w:cstheme="minorBidi"/>
            <w:noProof/>
            <w:sz w:val="22"/>
            <w:szCs w:val="22"/>
            <w:lang w:eastAsia="en-GB"/>
          </w:rPr>
          <w:tab/>
        </w:r>
        <w:r w:rsidR="00060C5B" w:rsidRPr="00707290">
          <w:rPr>
            <w:rStyle w:val="Hyperlink"/>
            <w:noProof/>
          </w:rPr>
          <w:t>Measurement for mobility management</w:t>
        </w:r>
        <w:r w:rsidR="00060C5B">
          <w:rPr>
            <w:noProof/>
            <w:webHidden/>
          </w:rPr>
          <w:tab/>
        </w:r>
        <w:r w:rsidR="00060C5B">
          <w:rPr>
            <w:noProof/>
            <w:webHidden/>
          </w:rPr>
          <w:fldChar w:fldCharType="begin"/>
        </w:r>
        <w:r w:rsidR="00060C5B">
          <w:rPr>
            <w:noProof/>
            <w:webHidden/>
          </w:rPr>
          <w:instrText xml:space="preserve"> PAGEREF _Toc516232594 \h </w:instrText>
        </w:r>
        <w:r w:rsidR="00060C5B">
          <w:rPr>
            <w:noProof/>
            <w:webHidden/>
          </w:rPr>
        </w:r>
        <w:r w:rsidR="00060C5B">
          <w:rPr>
            <w:noProof/>
            <w:webHidden/>
          </w:rPr>
          <w:fldChar w:fldCharType="separate"/>
        </w:r>
        <w:r w:rsidR="00060C5B">
          <w:rPr>
            <w:noProof/>
            <w:webHidden/>
          </w:rPr>
          <w:t>65</w:t>
        </w:r>
        <w:r w:rsidR="00060C5B">
          <w:rPr>
            <w:noProof/>
            <w:webHidden/>
          </w:rPr>
          <w:fldChar w:fldCharType="end"/>
        </w:r>
      </w:hyperlink>
    </w:p>
    <w:p w14:paraId="632D8FA7" w14:textId="2D333DDD"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95" w:history="1">
        <w:r w:rsidR="00060C5B" w:rsidRPr="00707290">
          <w:rPr>
            <w:rStyle w:val="Hyperlink"/>
            <w:noProof/>
          </w:rPr>
          <w:t>7.1.1.5.2</w:t>
        </w:r>
        <w:r w:rsidR="00060C5B">
          <w:rPr>
            <w:rFonts w:eastAsiaTheme="minorEastAsia" w:cstheme="minorBidi"/>
            <w:noProof/>
            <w:sz w:val="22"/>
            <w:szCs w:val="22"/>
            <w:lang w:eastAsia="en-GB"/>
          </w:rPr>
          <w:tab/>
        </w:r>
        <w:r w:rsidR="00060C5B" w:rsidRPr="00707290">
          <w:rPr>
            <w:rStyle w:val="Hyperlink"/>
            <w:noProof/>
          </w:rPr>
          <w:t>Radio link monitoring for mobility management</w:t>
        </w:r>
        <w:r w:rsidR="00060C5B">
          <w:rPr>
            <w:noProof/>
            <w:webHidden/>
          </w:rPr>
          <w:tab/>
        </w:r>
        <w:r w:rsidR="00060C5B">
          <w:rPr>
            <w:noProof/>
            <w:webHidden/>
          </w:rPr>
          <w:fldChar w:fldCharType="begin"/>
        </w:r>
        <w:r w:rsidR="00060C5B">
          <w:rPr>
            <w:noProof/>
            <w:webHidden/>
          </w:rPr>
          <w:instrText xml:space="preserve"> PAGEREF _Toc516232595 \h </w:instrText>
        </w:r>
        <w:r w:rsidR="00060C5B">
          <w:rPr>
            <w:noProof/>
            <w:webHidden/>
          </w:rPr>
        </w:r>
        <w:r w:rsidR="00060C5B">
          <w:rPr>
            <w:noProof/>
            <w:webHidden/>
          </w:rPr>
          <w:fldChar w:fldCharType="separate"/>
        </w:r>
        <w:r w:rsidR="00060C5B">
          <w:rPr>
            <w:noProof/>
            <w:webHidden/>
          </w:rPr>
          <w:t>66</w:t>
        </w:r>
        <w:r w:rsidR="00060C5B">
          <w:rPr>
            <w:noProof/>
            <w:webHidden/>
          </w:rPr>
          <w:fldChar w:fldCharType="end"/>
        </w:r>
      </w:hyperlink>
    </w:p>
    <w:p w14:paraId="65ECD800" w14:textId="2123F00C"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96" w:history="1">
        <w:r w:rsidR="00060C5B" w:rsidRPr="00707290">
          <w:rPr>
            <w:rStyle w:val="Hyperlink"/>
            <w:noProof/>
          </w:rPr>
          <w:t>7.1.1.6</w:t>
        </w:r>
        <w:r w:rsidR="00060C5B">
          <w:rPr>
            <w:rFonts w:eastAsiaTheme="minorEastAsia" w:cstheme="minorBidi"/>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_Toc516232596 \h </w:instrText>
        </w:r>
        <w:r w:rsidR="00060C5B">
          <w:rPr>
            <w:noProof/>
            <w:webHidden/>
          </w:rPr>
        </w:r>
        <w:r w:rsidR="00060C5B">
          <w:rPr>
            <w:noProof/>
            <w:webHidden/>
          </w:rPr>
          <w:fldChar w:fldCharType="separate"/>
        </w:r>
        <w:r w:rsidR="00060C5B">
          <w:rPr>
            <w:noProof/>
            <w:webHidden/>
          </w:rPr>
          <w:t>67</w:t>
        </w:r>
        <w:r w:rsidR="00060C5B">
          <w:rPr>
            <w:noProof/>
            <w:webHidden/>
          </w:rPr>
          <w:fldChar w:fldCharType="end"/>
        </w:r>
      </w:hyperlink>
    </w:p>
    <w:p w14:paraId="4A276C23" w14:textId="425D862D"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597" w:history="1">
        <w:r w:rsidR="00060C5B" w:rsidRPr="00707290">
          <w:rPr>
            <w:rStyle w:val="Hyperlink"/>
            <w:noProof/>
          </w:rPr>
          <w:t>7.1.2</w:t>
        </w:r>
        <w:r w:rsidR="00060C5B">
          <w:rPr>
            <w:rFonts w:eastAsiaTheme="minorEastAsia" w:cstheme="minorBidi"/>
            <w:i w:val="0"/>
            <w:iCs w:val="0"/>
            <w:noProof/>
            <w:sz w:val="22"/>
            <w:szCs w:val="22"/>
            <w:lang w:eastAsia="en-GB"/>
          </w:rPr>
          <w:tab/>
        </w:r>
        <w:r w:rsidR="00060C5B" w:rsidRPr="00707290">
          <w:rPr>
            <w:rStyle w:val="Hyperlink"/>
            <w:noProof/>
          </w:rPr>
          <w:t>MIMO</w:t>
        </w:r>
        <w:r w:rsidR="00060C5B">
          <w:rPr>
            <w:noProof/>
            <w:webHidden/>
          </w:rPr>
          <w:tab/>
        </w:r>
        <w:r w:rsidR="00060C5B">
          <w:rPr>
            <w:noProof/>
            <w:webHidden/>
          </w:rPr>
          <w:fldChar w:fldCharType="begin"/>
        </w:r>
        <w:r w:rsidR="00060C5B">
          <w:rPr>
            <w:noProof/>
            <w:webHidden/>
          </w:rPr>
          <w:instrText xml:space="preserve"> PAGEREF _Toc516232597 \h </w:instrText>
        </w:r>
        <w:r w:rsidR="00060C5B">
          <w:rPr>
            <w:noProof/>
            <w:webHidden/>
          </w:rPr>
        </w:r>
        <w:r w:rsidR="00060C5B">
          <w:rPr>
            <w:noProof/>
            <w:webHidden/>
          </w:rPr>
          <w:fldChar w:fldCharType="separate"/>
        </w:r>
        <w:r w:rsidR="00060C5B">
          <w:rPr>
            <w:noProof/>
            <w:webHidden/>
          </w:rPr>
          <w:t>68</w:t>
        </w:r>
        <w:r w:rsidR="00060C5B">
          <w:rPr>
            <w:noProof/>
            <w:webHidden/>
          </w:rPr>
          <w:fldChar w:fldCharType="end"/>
        </w:r>
      </w:hyperlink>
    </w:p>
    <w:p w14:paraId="656C6962" w14:textId="2957A725"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598" w:history="1">
        <w:r w:rsidR="00060C5B" w:rsidRPr="00707290">
          <w:rPr>
            <w:rStyle w:val="Hyperlink"/>
            <w:noProof/>
          </w:rPr>
          <w:t>7.1.2.1</w:t>
        </w:r>
        <w:r w:rsidR="00060C5B">
          <w:rPr>
            <w:rFonts w:eastAsiaTheme="minorEastAsia" w:cstheme="minorBidi"/>
            <w:noProof/>
            <w:sz w:val="22"/>
            <w:szCs w:val="22"/>
            <w:lang w:eastAsia="en-GB"/>
          </w:rPr>
          <w:tab/>
        </w:r>
        <w:r w:rsidR="00060C5B" w:rsidRPr="00707290">
          <w:rPr>
            <w:rStyle w:val="Hyperlink"/>
            <w:noProof/>
          </w:rPr>
          <w:t>Multi-antenna scheme</w:t>
        </w:r>
        <w:r w:rsidR="00060C5B">
          <w:rPr>
            <w:noProof/>
            <w:webHidden/>
          </w:rPr>
          <w:tab/>
        </w:r>
        <w:r w:rsidR="00060C5B">
          <w:rPr>
            <w:noProof/>
            <w:webHidden/>
          </w:rPr>
          <w:fldChar w:fldCharType="begin"/>
        </w:r>
        <w:r w:rsidR="00060C5B">
          <w:rPr>
            <w:noProof/>
            <w:webHidden/>
          </w:rPr>
          <w:instrText xml:space="preserve"> PAGEREF _Toc516232598 \h </w:instrText>
        </w:r>
        <w:r w:rsidR="00060C5B">
          <w:rPr>
            <w:noProof/>
            <w:webHidden/>
          </w:rPr>
        </w:r>
        <w:r w:rsidR="00060C5B">
          <w:rPr>
            <w:noProof/>
            <w:webHidden/>
          </w:rPr>
          <w:fldChar w:fldCharType="separate"/>
        </w:r>
        <w:r w:rsidR="00060C5B">
          <w:rPr>
            <w:noProof/>
            <w:webHidden/>
          </w:rPr>
          <w:t>68</w:t>
        </w:r>
        <w:r w:rsidR="00060C5B">
          <w:rPr>
            <w:noProof/>
            <w:webHidden/>
          </w:rPr>
          <w:fldChar w:fldCharType="end"/>
        </w:r>
      </w:hyperlink>
    </w:p>
    <w:p w14:paraId="0B13B94F" w14:textId="6EF8036C"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599" w:history="1">
        <w:r w:rsidR="00060C5B" w:rsidRPr="00707290">
          <w:rPr>
            <w:rStyle w:val="Hyperlink"/>
            <w:noProof/>
          </w:rPr>
          <w:t>7.1.2.1.1</w:t>
        </w:r>
        <w:r w:rsidR="00060C5B">
          <w:rPr>
            <w:rFonts w:eastAsiaTheme="minorEastAsia" w:cstheme="minorBidi"/>
            <w:noProof/>
            <w:sz w:val="22"/>
            <w:szCs w:val="22"/>
            <w:lang w:eastAsia="en-GB"/>
          </w:rPr>
          <w:tab/>
        </w:r>
        <w:r w:rsidR="00060C5B" w:rsidRPr="00707290">
          <w:rPr>
            <w:rStyle w:val="Hyperlink"/>
            <w:noProof/>
          </w:rPr>
          <w:t>Codeword mapping</w:t>
        </w:r>
        <w:r w:rsidR="00060C5B">
          <w:rPr>
            <w:noProof/>
            <w:webHidden/>
          </w:rPr>
          <w:tab/>
        </w:r>
        <w:r w:rsidR="00060C5B">
          <w:rPr>
            <w:noProof/>
            <w:webHidden/>
          </w:rPr>
          <w:fldChar w:fldCharType="begin"/>
        </w:r>
        <w:r w:rsidR="00060C5B">
          <w:rPr>
            <w:noProof/>
            <w:webHidden/>
          </w:rPr>
          <w:instrText xml:space="preserve"> PAGEREF _Toc516232599 \h </w:instrText>
        </w:r>
        <w:r w:rsidR="00060C5B">
          <w:rPr>
            <w:noProof/>
            <w:webHidden/>
          </w:rPr>
        </w:r>
        <w:r w:rsidR="00060C5B">
          <w:rPr>
            <w:noProof/>
            <w:webHidden/>
          </w:rPr>
          <w:fldChar w:fldCharType="separate"/>
        </w:r>
        <w:r w:rsidR="00060C5B">
          <w:rPr>
            <w:noProof/>
            <w:webHidden/>
          </w:rPr>
          <w:t>69</w:t>
        </w:r>
        <w:r w:rsidR="00060C5B">
          <w:rPr>
            <w:noProof/>
            <w:webHidden/>
          </w:rPr>
          <w:fldChar w:fldCharType="end"/>
        </w:r>
      </w:hyperlink>
    </w:p>
    <w:p w14:paraId="0EB8C3F9" w14:textId="68D0F684"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00" w:history="1">
        <w:r w:rsidR="00060C5B" w:rsidRPr="00707290">
          <w:rPr>
            <w:rStyle w:val="Hyperlink"/>
            <w:noProof/>
          </w:rPr>
          <w:t>7.1.2.1.2</w:t>
        </w:r>
        <w:r w:rsidR="00060C5B">
          <w:rPr>
            <w:rFonts w:eastAsiaTheme="minorEastAsia" w:cstheme="minorBidi"/>
            <w:noProof/>
            <w:sz w:val="22"/>
            <w:szCs w:val="22"/>
            <w:lang w:eastAsia="en-GB"/>
          </w:rPr>
          <w:tab/>
        </w:r>
        <w:r w:rsidR="00060C5B" w:rsidRPr="00707290">
          <w:rPr>
            <w:rStyle w:val="Hyperlink"/>
            <w:noProof/>
          </w:rPr>
          <w:t>Codebook based transmission for UL</w:t>
        </w:r>
        <w:r w:rsidR="00060C5B">
          <w:rPr>
            <w:noProof/>
            <w:webHidden/>
          </w:rPr>
          <w:tab/>
        </w:r>
        <w:r w:rsidR="00060C5B">
          <w:rPr>
            <w:noProof/>
            <w:webHidden/>
          </w:rPr>
          <w:fldChar w:fldCharType="begin"/>
        </w:r>
        <w:r w:rsidR="00060C5B">
          <w:rPr>
            <w:noProof/>
            <w:webHidden/>
          </w:rPr>
          <w:instrText xml:space="preserve"> PAGEREF _Toc516232600 \h </w:instrText>
        </w:r>
        <w:r w:rsidR="00060C5B">
          <w:rPr>
            <w:noProof/>
            <w:webHidden/>
          </w:rPr>
        </w:r>
        <w:r w:rsidR="00060C5B">
          <w:rPr>
            <w:noProof/>
            <w:webHidden/>
          </w:rPr>
          <w:fldChar w:fldCharType="separate"/>
        </w:r>
        <w:r w:rsidR="00060C5B">
          <w:rPr>
            <w:noProof/>
            <w:webHidden/>
          </w:rPr>
          <w:t>69</w:t>
        </w:r>
        <w:r w:rsidR="00060C5B">
          <w:rPr>
            <w:noProof/>
            <w:webHidden/>
          </w:rPr>
          <w:fldChar w:fldCharType="end"/>
        </w:r>
      </w:hyperlink>
    </w:p>
    <w:p w14:paraId="6142EABE" w14:textId="45F2E5E2"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01" w:history="1">
        <w:r w:rsidR="00060C5B" w:rsidRPr="00707290">
          <w:rPr>
            <w:rStyle w:val="Hyperlink"/>
            <w:noProof/>
          </w:rPr>
          <w:t>7.1.2.1.3</w:t>
        </w:r>
        <w:r w:rsidR="00060C5B">
          <w:rPr>
            <w:rFonts w:eastAsiaTheme="minorEastAsia" w:cstheme="minorBidi"/>
            <w:noProof/>
            <w:sz w:val="22"/>
            <w:szCs w:val="22"/>
            <w:lang w:eastAsia="en-GB"/>
          </w:rPr>
          <w:tab/>
        </w:r>
        <w:r w:rsidR="00060C5B" w:rsidRPr="00707290">
          <w:rPr>
            <w:rStyle w:val="Hyperlink"/>
            <w:noProof/>
          </w:rPr>
          <w:t>Non-codebook based transmission for UL</w:t>
        </w:r>
        <w:r w:rsidR="00060C5B">
          <w:rPr>
            <w:noProof/>
            <w:webHidden/>
          </w:rPr>
          <w:tab/>
        </w:r>
        <w:r w:rsidR="00060C5B">
          <w:rPr>
            <w:noProof/>
            <w:webHidden/>
          </w:rPr>
          <w:fldChar w:fldCharType="begin"/>
        </w:r>
        <w:r w:rsidR="00060C5B">
          <w:rPr>
            <w:noProof/>
            <w:webHidden/>
          </w:rPr>
          <w:instrText xml:space="preserve"> PAGEREF _Toc516232601 \h </w:instrText>
        </w:r>
        <w:r w:rsidR="00060C5B">
          <w:rPr>
            <w:noProof/>
            <w:webHidden/>
          </w:rPr>
        </w:r>
        <w:r w:rsidR="00060C5B">
          <w:rPr>
            <w:noProof/>
            <w:webHidden/>
          </w:rPr>
          <w:fldChar w:fldCharType="separate"/>
        </w:r>
        <w:r w:rsidR="00060C5B">
          <w:rPr>
            <w:noProof/>
            <w:webHidden/>
          </w:rPr>
          <w:t>70</w:t>
        </w:r>
        <w:r w:rsidR="00060C5B">
          <w:rPr>
            <w:noProof/>
            <w:webHidden/>
          </w:rPr>
          <w:fldChar w:fldCharType="end"/>
        </w:r>
      </w:hyperlink>
    </w:p>
    <w:p w14:paraId="5F345935" w14:textId="5AF3772E"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02" w:history="1">
        <w:r w:rsidR="00060C5B" w:rsidRPr="00707290">
          <w:rPr>
            <w:rStyle w:val="Hyperlink"/>
            <w:noProof/>
          </w:rPr>
          <w:t>7.1.2.1.4</w:t>
        </w:r>
        <w:r w:rsidR="00060C5B">
          <w:rPr>
            <w:rFonts w:eastAsiaTheme="minorEastAsia" w:cstheme="minorBidi"/>
            <w:noProof/>
            <w:sz w:val="22"/>
            <w:szCs w:val="22"/>
            <w:lang w:eastAsia="en-GB"/>
          </w:rPr>
          <w:tab/>
        </w:r>
        <w:r w:rsidR="00060C5B" w:rsidRPr="00707290">
          <w:rPr>
            <w:rStyle w:val="Hyperlink"/>
            <w:noProof/>
          </w:rPr>
          <w:t>PRB bundling for DL</w:t>
        </w:r>
        <w:r w:rsidR="00060C5B">
          <w:rPr>
            <w:noProof/>
            <w:webHidden/>
          </w:rPr>
          <w:tab/>
        </w:r>
        <w:r w:rsidR="00060C5B">
          <w:rPr>
            <w:noProof/>
            <w:webHidden/>
          </w:rPr>
          <w:fldChar w:fldCharType="begin"/>
        </w:r>
        <w:r w:rsidR="00060C5B">
          <w:rPr>
            <w:noProof/>
            <w:webHidden/>
          </w:rPr>
          <w:instrText xml:space="preserve"> PAGEREF _Toc516232602 \h </w:instrText>
        </w:r>
        <w:r w:rsidR="00060C5B">
          <w:rPr>
            <w:noProof/>
            <w:webHidden/>
          </w:rPr>
        </w:r>
        <w:r w:rsidR="00060C5B">
          <w:rPr>
            <w:noProof/>
            <w:webHidden/>
          </w:rPr>
          <w:fldChar w:fldCharType="separate"/>
        </w:r>
        <w:r w:rsidR="00060C5B">
          <w:rPr>
            <w:noProof/>
            <w:webHidden/>
          </w:rPr>
          <w:t>72</w:t>
        </w:r>
        <w:r w:rsidR="00060C5B">
          <w:rPr>
            <w:noProof/>
            <w:webHidden/>
          </w:rPr>
          <w:fldChar w:fldCharType="end"/>
        </w:r>
      </w:hyperlink>
    </w:p>
    <w:p w14:paraId="764F2C74" w14:textId="44D5CA8A"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03" w:history="1">
        <w:r w:rsidR="00060C5B" w:rsidRPr="00707290">
          <w:rPr>
            <w:rStyle w:val="Hyperlink"/>
            <w:noProof/>
          </w:rPr>
          <w:t>7.1.2.1.5</w:t>
        </w:r>
        <w:r w:rsidR="00060C5B">
          <w:rPr>
            <w:rFonts w:eastAsiaTheme="minorEastAsia" w:cstheme="minorBidi"/>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_Toc516232603 \h </w:instrText>
        </w:r>
        <w:r w:rsidR="00060C5B">
          <w:rPr>
            <w:noProof/>
            <w:webHidden/>
          </w:rPr>
        </w:r>
        <w:r w:rsidR="00060C5B">
          <w:rPr>
            <w:noProof/>
            <w:webHidden/>
          </w:rPr>
          <w:fldChar w:fldCharType="separate"/>
        </w:r>
        <w:r w:rsidR="00060C5B">
          <w:rPr>
            <w:noProof/>
            <w:webHidden/>
          </w:rPr>
          <w:t>73</w:t>
        </w:r>
        <w:r w:rsidR="00060C5B">
          <w:rPr>
            <w:noProof/>
            <w:webHidden/>
          </w:rPr>
          <w:fldChar w:fldCharType="end"/>
        </w:r>
      </w:hyperlink>
    </w:p>
    <w:p w14:paraId="5669550D" w14:textId="7E7BAF57"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04" w:history="1">
        <w:r w:rsidR="00060C5B" w:rsidRPr="00707290">
          <w:rPr>
            <w:rStyle w:val="Hyperlink"/>
            <w:noProof/>
          </w:rPr>
          <w:t>7.1.2.2</w:t>
        </w:r>
        <w:r w:rsidR="00060C5B">
          <w:rPr>
            <w:rFonts w:eastAsiaTheme="minorEastAsia" w:cstheme="minorBidi"/>
            <w:noProof/>
            <w:sz w:val="22"/>
            <w:szCs w:val="22"/>
            <w:lang w:eastAsia="en-GB"/>
          </w:rPr>
          <w:tab/>
        </w:r>
        <w:r w:rsidR="00060C5B" w:rsidRPr="00707290">
          <w:rPr>
            <w:rStyle w:val="Hyperlink"/>
            <w:noProof/>
          </w:rPr>
          <w:t>CSI acquisition and beam management</w:t>
        </w:r>
        <w:r w:rsidR="00060C5B">
          <w:rPr>
            <w:noProof/>
            <w:webHidden/>
          </w:rPr>
          <w:tab/>
        </w:r>
        <w:r w:rsidR="00060C5B">
          <w:rPr>
            <w:noProof/>
            <w:webHidden/>
          </w:rPr>
          <w:fldChar w:fldCharType="begin"/>
        </w:r>
        <w:r w:rsidR="00060C5B">
          <w:rPr>
            <w:noProof/>
            <w:webHidden/>
          </w:rPr>
          <w:instrText xml:space="preserve"> PAGEREF _Toc516232604 \h </w:instrText>
        </w:r>
        <w:r w:rsidR="00060C5B">
          <w:rPr>
            <w:noProof/>
            <w:webHidden/>
          </w:rPr>
        </w:r>
        <w:r w:rsidR="00060C5B">
          <w:rPr>
            <w:noProof/>
            <w:webHidden/>
          </w:rPr>
          <w:fldChar w:fldCharType="separate"/>
        </w:r>
        <w:r w:rsidR="00060C5B">
          <w:rPr>
            <w:noProof/>
            <w:webHidden/>
          </w:rPr>
          <w:t>73</w:t>
        </w:r>
        <w:r w:rsidR="00060C5B">
          <w:rPr>
            <w:noProof/>
            <w:webHidden/>
          </w:rPr>
          <w:fldChar w:fldCharType="end"/>
        </w:r>
      </w:hyperlink>
    </w:p>
    <w:p w14:paraId="21F0B7C1" w14:textId="6380C344"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05" w:history="1">
        <w:r w:rsidR="00060C5B" w:rsidRPr="00707290">
          <w:rPr>
            <w:rStyle w:val="Hyperlink"/>
            <w:noProof/>
          </w:rPr>
          <w:t>7.1.2.2.1</w:t>
        </w:r>
        <w:r w:rsidR="00060C5B">
          <w:rPr>
            <w:rFonts w:eastAsiaTheme="minorEastAsia" w:cstheme="minorBidi"/>
            <w:noProof/>
            <w:sz w:val="22"/>
            <w:szCs w:val="22"/>
            <w:lang w:eastAsia="en-GB"/>
          </w:rPr>
          <w:tab/>
        </w:r>
        <w:r w:rsidR="00060C5B" w:rsidRPr="00707290">
          <w:rPr>
            <w:rStyle w:val="Hyperlink"/>
            <w:noProof/>
          </w:rPr>
          <w:t>CSI measurement</w:t>
        </w:r>
        <w:r w:rsidR="00060C5B">
          <w:rPr>
            <w:noProof/>
            <w:webHidden/>
          </w:rPr>
          <w:tab/>
        </w:r>
        <w:r w:rsidR="00060C5B">
          <w:rPr>
            <w:noProof/>
            <w:webHidden/>
          </w:rPr>
          <w:fldChar w:fldCharType="begin"/>
        </w:r>
        <w:r w:rsidR="00060C5B">
          <w:rPr>
            <w:noProof/>
            <w:webHidden/>
          </w:rPr>
          <w:instrText xml:space="preserve"> PAGEREF _Toc516232605 \h </w:instrText>
        </w:r>
        <w:r w:rsidR="00060C5B">
          <w:rPr>
            <w:noProof/>
            <w:webHidden/>
          </w:rPr>
        </w:r>
        <w:r w:rsidR="00060C5B">
          <w:rPr>
            <w:noProof/>
            <w:webHidden/>
          </w:rPr>
          <w:fldChar w:fldCharType="separate"/>
        </w:r>
        <w:r w:rsidR="00060C5B">
          <w:rPr>
            <w:noProof/>
            <w:webHidden/>
          </w:rPr>
          <w:t>73</w:t>
        </w:r>
        <w:r w:rsidR="00060C5B">
          <w:rPr>
            <w:noProof/>
            <w:webHidden/>
          </w:rPr>
          <w:fldChar w:fldCharType="end"/>
        </w:r>
      </w:hyperlink>
    </w:p>
    <w:p w14:paraId="2AC62D66" w14:textId="4B5E3746"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06" w:history="1">
        <w:r w:rsidR="00060C5B" w:rsidRPr="00707290">
          <w:rPr>
            <w:rStyle w:val="Hyperlink"/>
            <w:noProof/>
          </w:rPr>
          <w:t>7.1.2.2.2</w:t>
        </w:r>
        <w:r w:rsidR="00060C5B">
          <w:rPr>
            <w:rFonts w:eastAsiaTheme="minorEastAsia" w:cstheme="minorBidi"/>
            <w:noProof/>
            <w:sz w:val="22"/>
            <w:szCs w:val="22"/>
            <w:lang w:eastAsia="en-GB"/>
          </w:rPr>
          <w:tab/>
        </w:r>
        <w:r w:rsidR="00060C5B" w:rsidRPr="00707290">
          <w:rPr>
            <w:rStyle w:val="Hyperlink"/>
            <w:noProof/>
          </w:rPr>
          <w:t>CSI reporting</w:t>
        </w:r>
        <w:r w:rsidR="00060C5B">
          <w:rPr>
            <w:noProof/>
            <w:webHidden/>
          </w:rPr>
          <w:tab/>
        </w:r>
        <w:r w:rsidR="00060C5B">
          <w:rPr>
            <w:noProof/>
            <w:webHidden/>
          </w:rPr>
          <w:fldChar w:fldCharType="begin"/>
        </w:r>
        <w:r w:rsidR="00060C5B">
          <w:rPr>
            <w:noProof/>
            <w:webHidden/>
          </w:rPr>
          <w:instrText xml:space="preserve"> PAGEREF _Toc516232606 \h </w:instrText>
        </w:r>
        <w:r w:rsidR="00060C5B">
          <w:rPr>
            <w:noProof/>
            <w:webHidden/>
          </w:rPr>
        </w:r>
        <w:r w:rsidR="00060C5B">
          <w:rPr>
            <w:noProof/>
            <w:webHidden/>
          </w:rPr>
          <w:fldChar w:fldCharType="separate"/>
        </w:r>
        <w:r w:rsidR="00060C5B">
          <w:rPr>
            <w:noProof/>
            <w:webHidden/>
          </w:rPr>
          <w:t>75</w:t>
        </w:r>
        <w:r w:rsidR="00060C5B">
          <w:rPr>
            <w:noProof/>
            <w:webHidden/>
          </w:rPr>
          <w:fldChar w:fldCharType="end"/>
        </w:r>
      </w:hyperlink>
    </w:p>
    <w:p w14:paraId="0FC86412" w14:textId="0E887193"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07" w:history="1">
        <w:r w:rsidR="00060C5B" w:rsidRPr="00707290">
          <w:rPr>
            <w:rStyle w:val="Hyperlink"/>
            <w:noProof/>
          </w:rPr>
          <w:t>7.1.2.2.3</w:t>
        </w:r>
        <w:r w:rsidR="00060C5B">
          <w:rPr>
            <w:rFonts w:eastAsiaTheme="minorEastAsia" w:cstheme="minorBidi"/>
            <w:noProof/>
            <w:sz w:val="22"/>
            <w:szCs w:val="22"/>
            <w:lang w:eastAsia="en-GB"/>
          </w:rPr>
          <w:tab/>
        </w:r>
        <w:r w:rsidR="00060C5B" w:rsidRPr="00707290">
          <w:rPr>
            <w:rStyle w:val="Hyperlink"/>
            <w:noProof/>
          </w:rPr>
          <w:t>Beam measurement and reporting</w:t>
        </w:r>
        <w:r w:rsidR="00060C5B">
          <w:rPr>
            <w:noProof/>
            <w:webHidden/>
          </w:rPr>
          <w:tab/>
        </w:r>
        <w:r w:rsidR="00060C5B">
          <w:rPr>
            <w:noProof/>
            <w:webHidden/>
          </w:rPr>
          <w:fldChar w:fldCharType="begin"/>
        </w:r>
        <w:r w:rsidR="00060C5B">
          <w:rPr>
            <w:noProof/>
            <w:webHidden/>
          </w:rPr>
          <w:instrText xml:space="preserve"> PAGEREF _Toc516232607 \h </w:instrText>
        </w:r>
        <w:r w:rsidR="00060C5B">
          <w:rPr>
            <w:noProof/>
            <w:webHidden/>
          </w:rPr>
        </w:r>
        <w:r w:rsidR="00060C5B">
          <w:rPr>
            <w:noProof/>
            <w:webHidden/>
          </w:rPr>
          <w:fldChar w:fldCharType="separate"/>
        </w:r>
        <w:r w:rsidR="00060C5B">
          <w:rPr>
            <w:noProof/>
            <w:webHidden/>
          </w:rPr>
          <w:t>81</w:t>
        </w:r>
        <w:r w:rsidR="00060C5B">
          <w:rPr>
            <w:noProof/>
            <w:webHidden/>
          </w:rPr>
          <w:fldChar w:fldCharType="end"/>
        </w:r>
      </w:hyperlink>
    </w:p>
    <w:p w14:paraId="15B3BAFE" w14:textId="12D8CAD1"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08" w:history="1">
        <w:r w:rsidR="00060C5B" w:rsidRPr="00707290">
          <w:rPr>
            <w:rStyle w:val="Hyperlink"/>
            <w:noProof/>
          </w:rPr>
          <w:t>7.1.2.2.4</w:t>
        </w:r>
        <w:r w:rsidR="00060C5B">
          <w:rPr>
            <w:rFonts w:eastAsiaTheme="minorEastAsia" w:cstheme="minorBidi"/>
            <w:noProof/>
            <w:sz w:val="22"/>
            <w:szCs w:val="22"/>
            <w:lang w:eastAsia="en-GB"/>
          </w:rPr>
          <w:tab/>
        </w:r>
        <w:r w:rsidR="00060C5B" w:rsidRPr="00707290">
          <w:rPr>
            <w:rStyle w:val="Hyperlink"/>
            <w:noProof/>
          </w:rPr>
          <w:t>Mechanism to recover from beam failure</w:t>
        </w:r>
        <w:r w:rsidR="00060C5B">
          <w:rPr>
            <w:noProof/>
            <w:webHidden/>
          </w:rPr>
          <w:tab/>
        </w:r>
        <w:r w:rsidR="00060C5B">
          <w:rPr>
            <w:noProof/>
            <w:webHidden/>
          </w:rPr>
          <w:fldChar w:fldCharType="begin"/>
        </w:r>
        <w:r w:rsidR="00060C5B">
          <w:rPr>
            <w:noProof/>
            <w:webHidden/>
          </w:rPr>
          <w:instrText xml:space="preserve"> PAGEREF _Toc516232608 \h </w:instrText>
        </w:r>
        <w:r w:rsidR="00060C5B">
          <w:rPr>
            <w:noProof/>
            <w:webHidden/>
          </w:rPr>
        </w:r>
        <w:r w:rsidR="00060C5B">
          <w:rPr>
            <w:noProof/>
            <w:webHidden/>
          </w:rPr>
          <w:fldChar w:fldCharType="separate"/>
        </w:r>
        <w:r w:rsidR="00060C5B">
          <w:rPr>
            <w:noProof/>
            <w:webHidden/>
          </w:rPr>
          <w:t>81</w:t>
        </w:r>
        <w:r w:rsidR="00060C5B">
          <w:rPr>
            <w:noProof/>
            <w:webHidden/>
          </w:rPr>
          <w:fldChar w:fldCharType="end"/>
        </w:r>
      </w:hyperlink>
    </w:p>
    <w:p w14:paraId="2B195B72" w14:textId="646CBE57"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09" w:history="1">
        <w:r w:rsidR="00060C5B" w:rsidRPr="00707290">
          <w:rPr>
            <w:rStyle w:val="Hyperlink"/>
            <w:noProof/>
          </w:rPr>
          <w:t>7.1.2.2.5</w:t>
        </w:r>
        <w:r w:rsidR="00060C5B">
          <w:rPr>
            <w:rFonts w:eastAsiaTheme="minorEastAsia" w:cstheme="minorBidi"/>
            <w:noProof/>
            <w:sz w:val="22"/>
            <w:szCs w:val="22"/>
            <w:lang w:eastAsia="en-GB"/>
          </w:rPr>
          <w:tab/>
        </w:r>
        <w:r w:rsidR="00060C5B" w:rsidRPr="00707290">
          <w:rPr>
            <w:rStyle w:val="Hyperlink"/>
            <w:noProof/>
          </w:rPr>
          <w:t>CQI and MCS</w:t>
        </w:r>
        <w:r w:rsidR="00060C5B">
          <w:rPr>
            <w:noProof/>
            <w:webHidden/>
          </w:rPr>
          <w:tab/>
        </w:r>
        <w:r w:rsidR="00060C5B">
          <w:rPr>
            <w:noProof/>
            <w:webHidden/>
          </w:rPr>
          <w:fldChar w:fldCharType="begin"/>
        </w:r>
        <w:r w:rsidR="00060C5B">
          <w:rPr>
            <w:noProof/>
            <w:webHidden/>
          </w:rPr>
          <w:instrText xml:space="preserve"> PAGEREF _Toc516232609 \h </w:instrText>
        </w:r>
        <w:r w:rsidR="00060C5B">
          <w:rPr>
            <w:noProof/>
            <w:webHidden/>
          </w:rPr>
        </w:r>
        <w:r w:rsidR="00060C5B">
          <w:rPr>
            <w:noProof/>
            <w:webHidden/>
          </w:rPr>
          <w:fldChar w:fldCharType="separate"/>
        </w:r>
        <w:r w:rsidR="00060C5B">
          <w:rPr>
            <w:noProof/>
            <w:webHidden/>
          </w:rPr>
          <w:t>82</w:t>
        </w:r>
        <w:r w:rsidR="00060C5B">
          <w:rPr>
            <w:noProof/>
            <w:webHidden/>
          </w:rPr>
          <w:fldChar w:fldCharType="end"/>
        </w:r>
      </w:hyperlink>
    </w:p>
    <w:p w14:paraId="06D5EE99" w14:textId="5A21BF31"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10" w:history="1">
        <w:r w:rsidR="00060C5B" w:rsidRPr="00707290">
          <w:rPr>
            <w:rStyle w:val="Hyperlink"/>
            <w:noProof/>
          </w:rPr>
          <w:t>7.1.2.2.6</w:t>
        </w:r>
        <w:r w:rsidR="00060C5B">
          <w:rPr>
            <w:rFonts w:eastAsiaTheme="minorEastAsia" w:cstheme="minorBidi"/>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_Toc516232610 \h </w:instrText>
        </w:r>
        <w:r w:rsidR="00060C5B">
          <w:rPr>
            <w:noProof/>
            <w:webHidden/>
          </w:rPr>
        </w:r>
        <w:r w:rsidR="00060C5B">
          <w:rPr>
            <w:noProof/>
            <w:webHidden/>
          </w:rPr>
          <w:fldChar w:fldCharType="separate"/>
        </w:r>
        <w:r w:rsidR="00060C5B">
          <w:rPr>
            <w:noProof/>
            <w:webHidden/>
          </w:rPr>
          <w:t>83</w:t>
        </w:r>
        <w:r w:rsidR="00060C5B">
          <w:rPr>
            <w:noProof/>
            <w:webHidden/>
          </w:rPr>
          <w:fldChar w:fldCharType="end"/>
        </w:r>
      </w:hyperlink>
    </w:p>
    <w:p w14:paraId="582F1050" w14:textId="2A26A05B"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11" w:history="1">
        <w:r w:rsidR="00060C5B" w:rsidRPr="00707290">
          <w:rPr>
            <w:rStyle w:val="Hyperlink"/>
            <w:noProof/>
          </w:rPr>
          <w:t>7.1.2.3</w:t>
        </w:r>
        <w:r w:rsidR="00060C5B">
          <w:rPr>
            <w:rFonts w:eastAsiaTheme="minorEastAsia" w:cstheme="minorBidi"/>
            <w:noProof/>
            <w:sz w:val="22"/>
            <w:szCs w:val="22"/>
            <w:lang w:eastAsia="en-GB"/>
          </w:rPr>
          <w:tab/>
        </w:r>
        <w:r w:rsidR="00060C5B" w:rsidRPr="00707290">
          <w:rPr>
            <w:rStyle w:val="Hyperlink"/>
            <w:noProof/>
          </w:rPr>
          <w:t>Reference signals and QCL</w:t>
        </w:r>
        <w:r w:rsidR="00060C5B">
          <w:rPr>
            <w:noProof/>
            <w:webHidden/>
          </w:rPr>
          <w:tab/>
        </w:r>
        <w:r w:rsidR="00060C5B">
          <w:rPr>
            <w:noProof/>
            <w:webHidden/>
          </w:rPr>
          <w:fldChar w:fldCharType="begin"/>
        </w:r>
        <w:r w:rsidR="00060C5B">
          <w:rPr>
            <w:noProof/>
            <w:webHidden/>
          </w:rPr>
          <w:instrText xml:space="preserve"> PAGEREF _Toc516232611 \h </w:instrText>
        </w:r>
        <w:r w:rsidR="00060C5B">
          <w:rPr>
            <w:noProof/>
            <w:webHidden/>
          </w:rPr>
        </w:r>
        <w:r w:rsidR="00060C5B">
          <w:rPr>
            <w:noProof/>
            <w:webHidden/>
          </w:rPr>
          <w:fldChar w:fldCharType="separate"/>
        </w:r>
        <w:r w:rsidR="00060C5B">
          <w:rPr>
            <w:noProof/>
            <w:webHidden/>
          </w:rPr>
          <w:t>85</w:t>
        </w:r>
        <w:r w:rsidR="00060C5B">
          <w:rPr>
            <w:noProof/>
            <w:webHidden/>
          </w:rPr>
          <w:fldChar w:fldCharType="end"/>
        </w:r>
      </w:hyperlink>
    </w:p>
    <w:p w14:paraId="2091B7C3" w14:textId="03DD23D7"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12" w:history="1">
        <w:r w:rsidR="00060C5B" w:rsidRPr="00707290">
          <w:rPr>
            <w:rStyle w:val="Hyperlink"/>
            <w:noProof/>
          </w:rPr>
          <w:t>7.1.2.3.1</w:t>
        </w:r>
        <w:r w:rsidR="00060C5B">
          <w:rPr>
            <w:rFonts w:eastAsiaTheme="minorEastAsia" w:cstheme="minorBidi"/>
            <w:noProof/>
            <w:sz w:val="22"/>
            <w:szCs w:val="22"/>
            <w:lang w:eastAsia="en-GB"/>
          </w:rPr>
          <w:tab/>
        </w:r>
        <w:r w:rsidR="00060C5B" w:rsidRPr="00707290">
          <w:rPr>
            <w:rStyle w:val="Hyperlink"/>
            <w:noProof/>
          </w:rPr>
          <w:t>Multiplexing of different types of RSs</w:t>
        </w:r>
        <w:r w:rsidR="00060C5B">
          <w:rPr>
            <w:noProof/>
            <w:webHidden/>
          </w:rPr>
          <w:tab/>
        </w:r>
        <w:r w:rsidR="00060C5B">
          <w:rPr>
            <w:noProof/>
            <w:webHidden/>
          </w:rPr>
          <w:fldChar w:fldCharType="begin"/>
        </w:r>
        <w:r w:rsidR="00060C5B">
          <w:rPr>
            <w:noProof/>
            <w:webHidden/>
          </w:rPr>
          <w:instrText xml:space="preserve"> PAGEREF _Toc516232612 \h </w:instrText>
        </w:r>
        <w:r w:rsidR="00060C5B">
          <w:rPr>
            <w:noProof/>
            <w:webHidden/>
          </w:rPr>
        </w:r>
        <w:r w:rsidR="00060C5B">
          <w:rPr>
            <w:noProof/>
            <w:webHidden/>
          </w:rPr>
          <w:fldChar w:fldCharType="separate"/>
        </w:r>
        <w:r w:rsidR="00060C5B">
          <w:rPr>
            <w:noProof/>
            <w:webHidden/>
          </w:rPr>
          <w:t>85</w:t>
        </w:r>
        <w:r w:rsidR="00060C5B">
          <w:rPr>
            <w:noProof/>
            <w:webHidden/>
          </w:rPr>
          <w:fldChar w:fldCharType="end"/>
        </w:r>
      </w:hyperlink>
    </w:p>
    <w:p w14:paraId="1143807F" w14:textId="26504264"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13" w:history="1">
        <w:r w:rsidR="00060C5B" w:rsidRPr="00707290">
          <w:rPr>
            <w:rStyle w:val="Hyperlink"/>
            <w:noProof/>
          </w:rPr>
          <w:t>7.1.2.3.2</w:t>
        </w:r>
        <w:r w:rsidR="00060C5B">
          <w:rPr>
            <w:rFonts w:eastAsiaTheme="minorEastAsia" w:cstheme="minorBidi"/>
            <w:noProof/>
            <w:sz w:val="22"/>
            <w:szCs w:val="22"/>
            <w:lang w:eastAsia="en-GB"/>
          </w:rPr>
          <w:tab/>
        </w:r>
        <w:r w:rsidR="00060C5B" w:rsidRPr="00707290">
          <w:rPr>
            <w:rStyle w:val="Hyperlink"/>
            <w:noProof/>
          </w:rPr>
          <w:t>CSI-RS</w:t>
        </w:r>
        <w:r w:rsidR="00060C5B">
          <w:rPr>
            <w:noProof/>
            <w:webHidden/>
          </w:rPr>
          <w:tab/>
        </w:r>
        <w:r w:rsidR="00060C5B">
          <w:rPr>
            <w:noProof/>
            <w:webHidden/>
          </w:rPr>
          <w:fldChar w:fldCharType="begin"/>
        </w:r>
        <w:r w:rsidR="00060C5B">
          <w:rPr>
            <w:noProof/>
            <w:webHidden/>
          </w:rPr>
          <w:instrText xml:space="preserve"> PAGEREF _Toc516232613 \h </w:instrText>
        </w:r>
        <w:r w:rsidR="00060C5B">
          <w:rPr>
            <w:noProof/>
            <w:webHidden/>
          </w:rPr>
        </w:r>
        <w:r w:rsidR="00060C5B">
          <w:rPr>
            <w:noProof/>
            <w:webHidden/>
          </w:rPr>
          <w:fldChar w:fldCharType="separate"/>
        </w:r>
        <w:r w:rsidR="00060C5B">
          <w:rPr>
            <w:noProof/>
            <w:webHidden/>
          </w:rPr>
          <w:t>85</w:t>
        </w:r>
        <w:r w:rsidR="00060C5B">
          <w:rPr>
            <w:noProof/>
            <w:webHidden/>
          </w:rPr>
          <w:fldChar w:fldCharType="end"/>
        </w:r>
      </w:hyperlink>
    </w:p>
    <w:p w14:paraId="65A534A4" w14:textId="30693585"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14" w:history="1">
        <w:r w:rsidR="00060C5B" w:rsidRPr="00707290">
          <w:rPr>
            <w:rStyle w:val="Hyperlink"/>
            <w:noProof/>
          </w:rPr>
          <w:t>7.1.2.3.3</w:t>
        </w:r>
        <w:r w:rsidR="00060C5B">
          <w:rPr>
            <w:rFonts w:eastAsiaTheme="minorEastAsia" w:cstheme="minorBidi"/>
            <w:noProof/>
            <w:sz w:val="22"/>
            <w:szCs w:val="22"/>
            <w:lang w:eastAsia="en-GB"/>
          </w:rPr>
          <w:tab/>
        </w:r>
        <w:r w:rsidR="00060C5B" w:rsidRPr="00707290">
          <w:rPr>
            <w:rStyle w:val="Hyperlink"/>
            <w:noProof/>
          </w:rPr>
          <w:t>DMRS</w:t>
        </w:r>
        <w:r w:rsidR="00060C5B">
          <w:rPr>
            <w:noProof/>
            <w:webHidden/>
          </w:rPr>
          <w:tab/>
        </w:r>
        <w:r w:rsidR="00060C5B">
          <w:rPr>
            <w:noProof/>
            <w:webHidden/>
          </w:rPr>
          <w:fldChar w:fldCharType="begin"/>
        </w:r>
        <w:r w:rsidR="00060C5B">
          <w:rPr>
            <w:noProof/>
            <w:webHidden/>
          </w:rPr>
          <w:instrText xml:space="preserve"> PAGEREF _Toc516232614 \h </w:instrText>
        </w:r>
        <w:r w:rsidR="00060C5B">
          <w:rPr>
            <w:noProof/>
            <w:webHidden/>
          </w:rPr>
        </w:r>
        <w:r w:rsidR="00060C5B">
          <w:rPr>
            <w:noProof/>
            <w:webHidden/>
          </w:rPr>
          <w:fldChar w:fldCharType="separate"/>
        </w:r>
        <w:r w:rsidR="00060C5B">
          <w:rPr>
            <w:noProof/>
            <w:webHidden/>
          </w:rPr>
          <w:t>87</w:t>
        </w:r>
        <w:r w:rsidR="00060C5B">
          <w:rPr>
            <w:noProof/>
            <w:webHidden/>
          </w:rPr>
          <w:fldChar w:fldCharType="end"/>
        </w:r>
      </w:hyperlink>
    </w:p>
    <w:p w14:paraId="0DE173BD" w14:textId="1A43D2E9"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15" w:history="1">
        <w:r w:rsidR="00060C5B" w:rsidRPr="00707290">
          <w:rPr>
            <w:rStyle w:val="Hyperlink"/>
            <w:noProof/>
          </w:rPr>
          <w:t>7.1.2.3.4</w:t>
        </w:r>
        <w:r w:rsidR="00060C5B">
          <w:rPr>
            <w:rFonts w:eastAsiaTheme="minorEastAsia" w:cstheme="minorBidi"/>
            <w:noProof/>
            <w:sz w:val="22"/>
            <w:szCs w:val="22"/>
            <w:lang w:eastAsia="en-GB"/>
          </w:rPr>
          <w:tab/>
        </w:r>
        <w:r w:rsidR="00060C5B" w:rsidRPr="00707290">
          <w:rPr>
            <w:rStyle w:val="Hyperlink"/>
            <w:noProof/>
          </w:rPr>
          <w:t>PT-RS</w:t>
        </w:r>
        <w:r w:rsidR="00060C5B">
          <w:rPr>
            <w:noProof/>
            <w:webHidden/>
          </w:rPr>
          <w:tab/>
        </w:r>
        <w:r w:rsidR="00060C5B">
          <w:rPr>
            <w:noProof/>
            <w:webHidden/>
          </w:rPr>
          <w:fldChar w:fldCharType="begin"/>
        </w:r>
        <w:r w:rsidR="00060C5B">
          <w:rPr>
            <w:noProof/>
            <w:webHidden/>
          </w:rPr>
          <w:instrText xml:space="preserve"> PAGEREF _Toc516232615 \h </w:instrText>
        </w:r>
        <w:r w:rsidR="00060C5B">
          <w:rPr>
            <w:noProof/>
            <w:webHidden/>
          </w:rPr>
        </w:r>
        <w:r w:rsidR="00060C5B">
          <w:rPr>
            <w:noProof/>
            <w:webHidden/>
          </w:rPr>
          <w:fldChar w:fldCharType="separate"/>
        </w:r>
        <w:r w:rsidR="00060C5B">
          <w:rPr>
            <w:noProof/>
            <w:webHidden/>
          </w:rPr>
          <w:t>91</w:t>
        </w:r>
        <w:r w:rsidR="00060C5B">
          <w:rPr>
            <w:noProof/>
            <w:webHidden/>
          </w:rPr>
          <w:fldChar w:fldCharType="end"/>
        </w:r>
      </w:hyperlink>
    </w:p>
    <w:p w14:paraId="1D21CC50" w14:textId="362E8F52"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16" w:history="1">
        <w:r w:rsidR="00060C5B" w:rsidRPr="00707290">
          <w:rPr>
            <w:rStyle w:val="Hyperlink"/>
            <w:noProof/>
          </w:rPr>
          <w:t>7.1.2.3.5</w:t>
        </w:r>
        <w:r w:rsidR="00060C5B">
          <w:rPr>
            <w:rFonts w:eastAsiaTheme="minorEastAsia" w:cstheme="minorBidi"/>
            <w:noProof/>
            <w:sz w:val="22"/>
            <w:szCs w:val="22"/>
            <w:lang w:eastAsia="en-GB"/>
          </w:rPr>
          <w:tab/>
        </w:r>
        <w:r w:rsidR="00060C5B" w:rsidRPr="00707290">
          <w:rPr>
            <w:rStyle w:val="Hyperlink"/>
            <w:noProof/>
          </w:rPr>
          <w:t>SRS</w:t>
        </w:r>
        <w:r w:rsidR="00060C5B">
          <w:rPr>
            <w:noProof/>
            <w:webHidden/>
          </w:rPr>
          <w:tab/>
        </w:r>
        <w:r w:rsidR="00060C5B">
          <w:rPr>
            <w:noProof/>
            <w:webHidden/>
          </w:rPr>
          <w:fldChar w:fldCharType="begin"/>
        </w:r>
        <w:r w:rsidR="00060C5B">
          <w:rPr>
            <w:noProof/>
            <w:webHidden/>
          </w:rPr>
          <w:instrText xml:space="preserve"> PAGEREF _Toc516232616 \h </w:instrText>
        </w:r>
        <w:r w:rsidR="00060C5B">
          <w:rPr>
            <w:noProof/>
            <w:webHidden/>
          </w:rPr>
        </w:r>
        <w:r w:rsidR="00060C5B">
          <w:rPr>
            <w:noProof/>
            <w:webHidden/>
          </w:rPr>
          <w:fldChar w:fldCharType="separate"/>
        </w:r>
        <w:r w:rsidR="00060C5B">
          <w:rPr>
            <w:noProof/>
            <w:webHidden/>
          </w:rPr>
          <w:t>93</w:t>
        </w:r>
        <w:r w:rsidR="00060C5B">
          <w:rPr>
            <w:noProof/>
            <w:webHidden/>
          </w:rPr>
          <w:fldChar w:fldCharType="end"/>
        </w:r>
      </w:hyperlink>
    </w:p>
    <w:p w14:paraId="34A7EACF" w14:textId="5E3DF3C1"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17" w:history="1">
        <w:r w:rsidR="00060C5B" w:rsidRPr="00707290">
          <w:rPr>
            <w:rStyle w:val="Hyperlink"/>
            <w:noProof/>
          </w:rPr>
          <w:t>7.1.2.3.6</w:t>
        </w:r>
        <w:r w:rsidR="00060C5B">
          <w:rPr>
            <w:rFonts w:eastAsiaTheme="minorEastAsia" w:cstheme="minorBidi"/>
            <w:noProof/>
            <w:sz w:val="22"/>
            <w:szCs w:val="22"/>
            <w:lang w:eastAsia="en-GB"/>
          </w:rPr>
          <w:tab/>
        </w:r>
        <w:r w:rsidR="00060C5B" w:rsidRPr="00707290">
          <w:rPr>
            <w:rStyle w:val="Hyperlink"/>
            <w:noProof/>
          </w:rPr>
          <w:t>TRS</w:t>
        </w:r>
        <w:r w:rsidR="00060C5B">
          <w:rPr>
            <w:noProof/>
            <w:webHidden/>
          </w:rPr>
          <w:tab/>
        </w:r>
        <w:r w:rsidR="00060C5B">
          <w:rPr>
            <w:noProof/>
            <w:webHidden/>
          </w:rPr>
          <w:fldChar w:fldCharType="begin"/>
        </w:r>
        <w:r w:rsidR="00060C5B">
          <w:rPr>
            <w:noProof/>
            <w:webHidden/>
          </w:rPr>
          <w:instrText xml:space="preserve"> PAGEREF _Toc516232617 \h </w:instrText>
        </w:r>
        <w:r w:rsidR="00060C5B">
          <w:rPr>
            <w:noProof/>
            <w:webHidden/>
          </w:rPr>
        </w:r>
        <w:r w:rsidR="00060C5B">
          <w:rPr>
            <w:noProof/>
            <w:webHidden/>
          </w:rPr>
          <w:fldChar w:fldCharType="separate"/>
        </w:r>
        <w:r w:rsidR="00060C5B">
          <w:rPr>
            <w:noProof/>
            <w:webHidden/>
          </w:rPr>
          <w:t>96</w:t>
        </w:r>
        <w:r w:rsidR="00060C5B">
          <w:rPr>
            <w:noProof/>
            <w:webHidden/>
          </w:rPr>
          <w:fldChar w:fldCharType="end"/>
        </w:r>
      </w:hyperlink>
    </w:p>
    <w:p w14:paraId="28E7E78F" w14:textId="444B0F22"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18" w:history="1">
        <w:r w:rsidR="00060C5B" w:rsidRPr="00707290">
          <w:rPr>
            <w:rStyle w:val="Hyperlink"/>
            <w:noProof/>
          </w:rPr>
          <w:t>7.1.2.3.7</w:t>
        </w:r>
        <w:r w:rsidR="00060C5B">
          <w:rPr>
            <w:rFonts w:eastAsiaTheme="minorEastAsia" w:cstheme="minorBidi"/>
            <w:noProof/>
            <w:sz w:val="22"/>
            <w:szCs w:val="22"/>
            <w:lang w:eastAsia="en-GB"/>
          </w:rPr>
          <w:tab/>
        </w:r>
        <w:r w:rsidR="00060C5B" w:rsidRPr="00707290">
          <w:rPr>
            <w:rStyle w:val="Hyperlink"/>
            <w:noProof/>
          </w:rPr>
          <w:t>QCL</w:t>
        </w:r>
        <w:r w:rsidR="00060C5B">
          <w:rPr>
            <w:noProof/>
            <w:webHidden/>
          </w:rPr>
          <w:tab/>
        </w:r>
        <w:r w:rsidR="00060C5B">
          <w:rPr>
            <w:noProof/>
            <w:webHidden/>
          </w:rPr>
          <w:fldChar w:fldCharType="begin"/>
        </w:r>
        <w:r w:rsidR="00060C5B">
          <w:rPr>
            <w:noProof/>
            <w:webHidden/>
          </w:rPr>
          <w:instrText xml:space="preserve"> PAGEREF _Toc516232618 \h </w:instrText>
        </w:r>
        <w:r w:rsidR="00060C5B">
          <w:rPr>
            <w:noProof/>
            <w:webHidden/>
          </w:rPr>
        </w:r>
        <w:r w:rsidR="00060C5B">
          <w:rPr>
            <w:noProof/>
            <w:webHidden/>
          </w:rPr>
          <w:fldChar w:fldCharType="separate"/>
        </w:r>
        <w:r w:rsidR="00060C5B">
          <w:rPr>
            <w:noProof/>
            <w:webHidden/>
          </w:rPr>
          <w:t>97</w:t>
        </w:r>
        <w:r w:rsidR="00060C5B">
          <w:rPr>
            <w:noProof/>
            <w:webHidden/>
          </w:rPr>
          <w:fldChar w:fldCharType="end"/>
        </w:r>
      </w:hyperlink>
    </w:p>
    <w:p w14:paraId="63AB230D" w14:textId="680F2192"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19" w:history="1">
        <w:r w:rsidR="00060C5B" w:rsidRPr="00707290">
          <w:rPr>
            <w:rStyle w:val="Hyperlink"/>
            <w:noProof/>
          </w:rPr>
          <w:t>7.1.2.3.8</w:t>
        </w:r>
        <w:r w:rsidR="00060C5B">
          <w:rPr>
            <w:rFonts w:eastAsiaTheme="minorEastAsia" w:cstheme="minorBidi"/>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_Toc516232619 \h </w:instrText>
        </w:r>
        <w:r w:rsidR="00060C5B">
          <w:rPr>
            <w:noProof/>
            <w:webHidden/>
          </w:rPr>
        </w:r>
        <w:r w:rsidR="00060C5B">
          <w:rPr>
            <w:noProof/>
            <w:webHidden/>
          </w:rPr>
          <w:fldChar w:fldCharType="separate"/>
        </w:r>
        <w:r w:rsidR="00060C5B">
          <w:rPr>
            <w:noProof/>
            <w:webHidden/>
          </w:rPr>
          <w:t>99</w:t>
        </w:r>
        <w:r w:rsidR="00060C5B">
          <w:rPr>
            <w:noProof/>
            <w:webHidden/>
          </w:rPr>
          <w:fldChar w:fldCharType="end"/>
        </w:r>
      </w:hyperlink>
    </w:p>
    <w:p w14:paraId="376C9C37" w14:textId="65098B05"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20" w:history="1">
        <w:r w:rsidR="00060C5B" w:rsidRPr="00707290">
          <w:rPr>
            <w:rStyle w:val="Hyperlink"/>
            <w:noProof/>
          </w:rPr>
          <w:t>7.1.2.4</w:t>
        </w:r>
        <w:r w:rsidR="00060C5B">
          <w:rPr>
            <w:rFonts w:eastAsiaTheme="minorEastAsia" w:cstheme="minorBidi"/>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_Toc516232620 \h </w:instrText>
        </w:r>
        <w:r w:rsidR="00060C5B">
          <w:rPr>
            <w:noProof/>
            <w:webHidden/>
          </w:rPr>
        </w:r>
        <w:r w:rsidR="00060C5B">
          <w:rPr>
            <w:noProof/>
            <w:webHidden/>
          </w:rPr>
          <w:fldChar w:fldCharType="separate"/>
        </w:r>
        <w:r w:rsidR="00060C5B">
          <w:rPr>
            <w:noProof/>
            <w:webHidden/>
          </w:rPr>
          <w:t>100</w:t>
        </w:r>
        <w:r w:rsidR="00060C5B">
          <w:rPr>
            <w:noProof/>
            <w:webHidden/>
          </w:rPr>
          <w:fldChar w:fldCharType="end"/>
        </w:r>
      </w:hyperlink>
    </w:p>
    <w:p w14:paraId="5CB1B26F" w14:textId="3484252A"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21" w:history="1">
        <w:r w:rsidR="00060C5B" w:rsidRPr="00707290">
          <w:rPr>
            <w:rStyle w:val="Hyperlink"/>
            <w:noProof/>
          </w:rPr>
          <w:t>7.1.3</w:t>
        </w:r>
        <w:r w:rsidR="00060C5B">
          <w:rPr>
            <w:rFonts w:eastAsiaTheme="minorEastAsia" w:cstheme="minorBidi"/>
            <w:i w:val="0"/>
            <w:iCs w:val="0"/>
            <w:noProof/>
            <w:sz w:val="22"/>
            <w:szCs w:val="22"/>
            <w:lang w:eastAsia="en-GB"/>
          </w:rPr>
          <w:tab/>
        </w:r>
        <w:r w:rsidR="00060C5B" w:rsidRPr="00707290">
          <w:rPr>
            <w:rStyle w:val="Hyperlink"/>
            <w:noProof/>
          </w:rPr>
          <w:t>Scheduling/HARQ aspects</w:t>
        </w:r>
        <w:r w:rsidR="00060C5B">
          <w:rPr>
            <w:noProof/>
            <w:webHidden/>
          </w:rPr>
          <w:tab/>
        </w:r>
        <w:r w:rsidR="00060C5B">
          <w:rPr>
            <w:noProof/>
            <w:webHidden/>
          </w:rPr>
          <w:fldChar w:fldCharType="begin"/>
        </w:r>
        <w:r w:rsidR="00060C5B">
          <w:rPr>
            <w:noProof/>
            <w:webHidden/>
          </w:rPr>
          <w:instrText xml:space="preserve"> PAGEREF _Toc516232621 \h </w:instrText>
        </w:r>
        <w:r w:rsidR="00060C5B">
          <w:rPr>
            <w:noProof/>
            <w:webHidden/>
          </w:rPr>
        </w:r>
        <w:r w:rsidR="00060C5B">
          <w:rPr>
            <w:noProof/>
            <w:webHidden/>
          </w:rPr>
          <w:fldChar w:fldCharType="separate"/>
        </w:r>
        <w:r w:rsidR="00060C5B">
          <w:rPr>
            <w:noProof/>
            <w:webHidden/>
          </w:rPr>
          <w:t>100</w:t>
        </w:r>
        <w:r w:rsidR="00060C5B">
          <w:rPr>
            <w:noProof/>
            <w:webHidden/>
          </w:rPr>
          <w:fldChar w:fldCharType="end"/>
        </w:r>
      </w:hyperlink>
    </w:p>
    <w:p w14:paraId="28173EF7" w14:textId="4E21030B"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22" w:history="1">
        <w:r w:rsidR="00060C5B" w:rsidRPr="00707290">
          <w:rPr>
            <w:rStyle w:val="Hyperlink"/>
            <w:rFonts w:eastAsia="MS Mincho"/>
            <w:noProof/>
            <w:lang w:eastAsia="ja-JP"/>
          </w:rPr>
          <w:t>7.1.3.1</w:t>
        </w:r>
        <w:r w:rsidR="00060C5B">
          <w:rPr>
            <w:rFonts w:eastAsiaTheme="minorEastAsia" w:cstheme="minorBidi"/>
            <w:noProof/>
            <w:sz w:val="22"/>
            <w:szCs w:val="22"/>
            <w:lang w:eastAsia="en-GB"/>
          </w:rPr>
          <w:tab/>
        </w:r>
        <w:r w:rsidR="00060C5B" w:rsidRPr="00707290">
          <w:rPr>
            <w:rStyle w:val="Hyperlink"/>
            <w:noProof/>
          </w:rPr>
          <w:t>Physical downlink control channel</w:t>
        </w:r>
        <w:r w:rsidR="00060C5B">
          <w:rPr>
            <w:noProof/>
            <w:webHidden/>
          </w:rPr>
          <w:tab/>
        </w:r>
        <w:r w:rsidR="00060C5B">
          <w:rPr>
            <w:noProof/>
            <w:webHidden/>
          </w:rPr>
          <w:fldChar w:fldCharType="begin"/>
        </w:r>
        <w:r w:rsidR="00060C5B">
          <w:rPr>
            <w:noProof/>
            <w:webHidden/>
          </w:rPr>
          <w:instrText xml:space="preserve"> PAGEREF _Toc516232622 \h </w:instrText>
        </w:r>
        <w:r w:rsidR="00060C5B">
          <w:rPr>
            <w:noProof/>
            <w:webHidden/>
          </w:rPr>
        </w:r>
        <w:r w:rsidR="00060C5B">
          <w:rPr>
            <w:noProof/>
            <w:webHidden/>
          </w:rPr>
          <w:fldChar w:fldCharType="separate"/>
        </w:r>
        <w:r w:rsidR="00060C5B">
          <w:rPr>
            <w:noProof/>
            <w:webHidden/>
          </w:rPr>
          <w:t>100</w:t>
        </w:r>
        <w:r w:rsidR="00060C5B">
          <w:rPr>
            <w:noProof/>
            <w:webHidden/>
          </w:rPr>
          <w:fldChar w:fldCharType="end"/>
        </w:r>
      </w:hyperlink>
    </w:p>
    <w:p w14:paraId="1ED76020" w14:textId="4414F3DA"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23" w:history="1">
        <w:r w:rsidR="00060C5B" w:rsidRPr="00707290">
          <w:rPr>
            <w:rStyle w:val="Hyperlink"/>
            <w:noProof/>
          </w:rPr>
          <w:t>7.1.3.1.1</w:t>
        </w:r>
        <w:r w:rsidR="00060C5B">
          <w:rPr>
            <w:rFonts w:eastAsiaTheme="minorEastAsia" w:cstheme="minorBidi"/>
            <w:noProof/>
            <w:sz w:val="22"/>
            <w:szCs w:val="22"/>
            <w:lang w:eastAsia="en-GB"/>
          </w:rPr>
          <w:tab/>
        </w:r>
        <w:r w:rsidR="00060C5B" w:rsidRPr="00707290">
          <w:rPr>
            <w:rStyle w:val="Hyperlink"/>
            <w:noProof/>
          </w:rPr>
          <w:t>PDCCH structure</w:t>
        </w:r>
        <w:r w:rsidR="00060C5B">
          <w:rPr>
            <w:noProof/>
            <w:webHidden/>
          </w:rPr>
          <w:tab/>
        </w:r>
        <w:r w:rsidR="00060C5B">
          <w:rPr>
            <w:noProof/>
            <w:webHidden/>
          </w:rPr>
          <w:fldChar w:fldCharType="begin"/>
        </w:r>
        <w:r w:rsidR="00060C5B">
          <w:rPr>
            <w:noProof/>
            <w:webHidden/>
          </w:rPr>
          <w:instrText xml:space="preserve"> PAGEREF _Toc516232623 \h </w:instrText>
        </w:r>
        <w:r w:rsidR="00060C5B">
          <w:rPr>
            <w:noProof/>
            <w:webHidden/>
          </w:rPr>
        </w:r>
        <w:r w:rsidR="00060C5B">
          <w:rPr>
            <w:noProof/>
            <w:webHidden/>
          </w:rPr>
          <w:fldChar w:fldCharType="separate"/>
        </w:r>
        <w:r w:rsidR="00060C5B">
          <w:rPr>
            <w:noProof/>
            <w:webHidden/>
          </w:rPr>
          <w:t>100</w:t>
        </w:r>
        <w:r w:rsidR="00060C5B">
          <w:rPr>
            <w:noProof/>
            <w:webHidden/>
          </w:rPr>
          <w:fldChar w:fldCharType="end"/>
        </w:r>
      </w:hyperlink>
    </w:p>
    <w:p w14:paraId="478F6FA9" w14:textId="25A47492"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24" w:history="1">
        <w:r w:rsidR="00060C5B" w:rsidRPr="00707290">
          <w:rPr>
            <w:rStyle w:val="Hyperlink"/>
            <w:noProof/>
          </w:rPr>
          <w:t>7.1.3.1.2</w:t>
        </w:r>
        <w:r w:rsidR="00060C5B">
          <w:rPr>
            <w:rFonts w:eastAsiaTheme="minorEastAsia" w:cstheme="minorBidi"/>
            <w:noProof/>
            <w:sz w:val="22"/>
            <w:szCs w:val="22"/>
            <w:lang w:eastAsia="en-GB"/>
          </w:rPr>
          <w:tab/>
        </w:r>
        <w:r w:rsidR="00060C5B" w:rsidRPr="00707290">
          <w:rPr>
            <w:rStyle w:val="Hyperlink"/>
            <w:noProof/>
          </w:rPr>
          <w:t>Search space</w:t>
        </w:r>
        <w:r w:rsidR="00060C5B">
          <w:rPr>
            <w:noProof/>
            <w:webHidden/>
          </w:rPr>
          <w:tab/>
        </w:r>
        <w:r w:rsidR="00060C5B">
          <w:rPr>
            <w:noProof/>
            <w:webHidden/>
          </w:rPr>
          <w:fldChar w:fldCharType="begin"/>
        </w:r>
        <w:r w:rsidR="00060C5B">
          <w:rPr>
            <w:noProof/>
            <w:webHidden/>
          </w:rPr>
          <w:instrText xml:space="preserve"> PAGEREF _Toc516232624 \h </w:instrText>
        </w:r>
        <w:r w:rsidR="00060C5B">
          <w:rPr>
            <w:noProof/>
            <w:webHidden/>
          </w:rPr>
        </w:r>
        <w:r w:rsidR="00060C5B">
          <w:rPr>
            <w:noProof/>
            <w:webHidden/>
          </w:rPr>
          <w:fldChar w:fldCharType="separate"/>
        </w:r>
        <w:r w:rsidR="00060C5B">
          <w:rPr>
            <w:noProof/>
            <w:webHidden/>
          </w:rPr>
          <w:t>100</w:t>
        </w:r>
        <w:r w:rsidR="00060C5B">
          <w:rPr>
            <w:noProof/>
            <w:webHidden/>
          </w:rPr>
          <w:fldChar w:fldCharType="end"/>
        </w:r>
      </w:hyperlink>
    </w:p>
    <w:p w14:paraId="64BB7D89" w14:textId="7B883853"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25" w:history="1">
        <w:r w:rsidR="00060C5B" w:rsidRPr="00707290">
          <w:rPr>
            <w:rStyle w:val="Hyperlink"/>
            <w:noProof/>
          </w:rPr>
          <w:t>7.1.3.1.3</w:t>
        </w:r>
        <w:r w:rsidR="00060C5B">
          <w:rPr>
            <w:rFonts w:eastAsiaTheme="minorEastAsia" w:cstheme="minorBidi"/>
            <w:noProof/>
            <w:sz w:val="22"/>
            <w:szCs w:val="22"/>
            <w:lang w:eastAsia="en-GB"/>
          </w:rPr>
          <w:tab/>
        </w:r>
        <w:r w:rsidR="00060C5B" w:rsidRPr="00707290">
          <w:rPr>
            <w:rStyle w:val="Hyperlink"/>
            <w:noProof/>
          </w:rPr>
          <w:t>Group-common PDCCH</w:t>
        </w:r>
        <w:r w:rsidR="00060C5B">
          <w:rPr>
            <w:noProof/>
            <w:webHidden/>
          </w:rPr>
          <w:tab/>
        </w:r>
        <w:r w:rsidR="00060C5B">
          <w:rPr>
            <w:noProof/>
            <w:webHidden/>
          </w:rPr>
          <w:fldChar w:fldCharType="begin"/>
        </w:r>
        <w:r w:rsidR="00060C5B">
          <w:rPr>
            <w:noProof/>
            <w:webHidden/>
          </w:rPr>
          <w:instrText xml:space="preserve"> PAGEREF _Toc516232625 \h </w:instrText>
        </w:r>
        <w:r w:rsidR="00060C5B">
          <w:rPr>
            <w:noProof/>
            <w:webHidden/>
          </w:rPr>
        </w:r>
        <w:r w:rsidR="00060C5B">
          <w:rPr>
            <w:noProof/>
            <w:webHidden/>
          </w:rPr>
          <w:fldChar w:fldCharType="separate"/>
        </w:r>
        <w:r w:rsidR="00060C5B">
          <w:rPr>
            <w:noProof/>
            <w:webHidden/>
          </w:rPr>
          <w:t>104</w:t>
        </w:r>
        <w:r w:rsidR="00060C5B">
          <w:rPr>
            <w:noProof/>
            <w:webHidden/>
          </w:rPr>
          <w:fldChar w:fldCharType="end"/>
        </w:r>
      </w:hyperlink>
    </w:p>
    <w:p w14:paraId="07CBD421" w14:textId="0EF0C1FC"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26" w:history="1">
        <w:r w:rsidR="00060C5B" w:rsidRPr="00707290">
          <w:rPr>
            <w:rStyle w:val="Hyperlink"/>
            <w:noProof/>
          </w:rPr>
          <w:t>7.1.3.1.4</w:t>
        </w:r>
        <w:r w:rsidR="00060C5B">
          <w:rPr>
            <w:rFonts w:eastAsiaTheme="minorEastAsia" w:cstheme="minorBidi"/>
            <w:noProof/>
            <w:sz w:val="22"/>
            <w:szCs w:val="22"/>
            <w:lang w:eastAsia="en-GB"/>
          </w:rPr>
          <w:tab/>
        </w:r>
        <w:r w:rsidR="00060C5B" w:rsidRPr="00707290">
          <w:rPr>
            <w:rStyle w:val="Hyperlink"/>
            <w:noProof/>
          </w:rPr>
          <w:t>DCI contents and formats</w:t>
        </w:r>
        <w:r w:rsidR="00060C5B">
          <w:rPr>
            <w:noProof/>
            <w:webHidden/>
          </w:rPr>
          <w:tab/>
        </w:r>
        <w:r w:rsidR="00060C5B">
          <w:rPr>
            <w:noProof/>
            <w:webHidden/>
          </w:rPr>
          <w:fldChar w:fldCharType="begin"/>
        </w:r>
        <w:r w:rsidR="00060C5B">
          <w:rPr>
            <w:noProof/>
            <w:webHidden/>
          </w:rPr>
          <w:instrText xml:space="preserve"> PAGEREF _Toc516232626 \h </w:instrText>
        </w:r>
        <w:r w:rsidR="00060C5B">
          <w:rPr>
            <w:noProof/>
            <w:webHidden/>
          </w:rPr>
        </w:r>
        <w:r w:rsidR="00060C5B">
          <w:rPr>
            <w:noProof/>
            <w:webHidden/>
          </w:rPr>
          <w:fldChar w:fldCharType="separate"/>
        </w:r>
        <w:r w:rsidR="00060C5B">
          <w:rPr>
            <w:noProof/>
            <w:webHidden/>
          </w:rPr>
          <w:t>105</w:t>
        </w:r>
        <w:r w:rsidR="00060C5B">
          <w:rPr>
            <w:noProof/>
            <w:webHidden/>
          </w:rPr>
          <w:fldChar w:fldCharType="end"/>
        </w:r>
      </w:hyperlink>
    </w:p>
    <w:p w14:paraId="3195A3EC" w14:textId="58A92C00"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27" w:history="1">
        <w:r w:rsidR="00060C5B" w:rsidRPr="00707290">
          <w:rPr>
            <w:rStyle w:val="Hyperlink"/>
            <w:noProof/>
          </w:rPr>
          <w:t>7.1.3.1.5</w:t>
        </w:r>
        <w:r w:rsidR="00060C5B">
          <w:rPr>
            <w:rFonts w:eastAsiaTheme="minorEastAsia" w:cstheme="minorBidi"/>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_Toc516232627 \h </w:instrText>
        </w:r>
        <w:r w:rsidR="00060C5B">
          <w:rPr>
            <w:noProof/>
            <w:webHidden/>
          </w:rPr>
        </w:r>
        <w:r w:rsidR="00060C5B">
          <w:rPr>
            <w:noProof/>
            <w:webHidden/>
          </w:rPr>
          <w:fldChar w:fldCharType="separate"/>
        </w:r>
        <w:r w:rsidR="00060C5B">
          <w:rPr>
            <w:noProof/>
            <w:webHidden/>
          </w:rPr>
          <w:t>107</w:t>
        </w:r>
        <w:r w:rsidR="00060C5B">
          <w:rPr>
            <w:noProof/>
            <w:webHidden/>
          </w:rPr>
          <w:fldChar w:fldCharType="end"/>
        </w:r>
      </w:hyperlink>
    </w:p>
    <w:p w14:paraId="54BE5579" w14:textId="0E935876"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28" w:history="1">
        <w:r w:rsidR="00060C5B" w:rsidRPr="00707290">
          <w:rPr>
            <w:rStyle w:val="Hyperlink"/>
            <w:noProof/>
          </w:rPr>
          <w:t>7.1.3.2</w:t>
        </w:r>
        <w:r w:rsidR="00060C5B">
          <w:rPr>
            <w:rFonts w:eastAsiaTheme="minorEastAsia" w:cstheme="minorBidi"/>
            <w:noProof/>
            <w:sz w:val="22"/>
            <w:szCs w:val="22"/>
            <w:lang w:eastAsia="en-GB"/>
          </w:rPr>
          <w:tab/>
        </w:r>
        <w:r w:rsidR="00060C5B" w:rsidRPr="00707290">
          <w:rPr>
            <w:rStyle w:val="Hyperlink"/>
            <w:noProof/>
          </w:rPr>
          <w:t>Physical uplink control channel</w:t>
        </w:r>
        <w:r w:rsidR="00060C5B">
          <w:rPr>
            <w:noProof/>
            <w:webHidden/>
          </w:rPr>
          <w:tab/>
        </w:r>
        <w:r w:rsidR="00060C5B">
          <w:rPr>
            <w:noProof/>
            <w:webHidden/>
          </w:rPr>
          <w:fldChar w:fldCharType="begin"/>
        </w:r>
        <w:r w:rsidR="00060C5B">
          <w:rPr>
            <w:noProof/>
            <w:webHidden/>
          </w:rPr>
          <w:instrText xml:space="preserve"> PAGEREF _Toc516232628 \h </w:instrText>
        </w:r>
        <w:r w:rsidR="00060C5B">
          <w:rPr>
            <w:noProof/>
            <w:webHidden/>
          </w:rPr>
        </w:r>
        <w:r w:rsidR="00060C5B">
          <w:rPr>
            <w:noProof/>
            <w:webHidden/>
          </w:rPr>
          <w:fldChar w:fldCharType="separate"/>
        </w:r>
        <w:r w:rsidR="00060C5B">
          <w:rPr>
            <w:noProof/>
            <w:webHidden/>
          </w:rPr>
          <w:t>107</w:t>
        </w:r>
        <w:r w:rsidR="00060C5B">
          <w:rPr>
            <w:noProof/>
            <w:webHidden/>
          </w:rPr>
          <w:fldChar w:fldCharType="end"/>
        </w:r>
      </w:hyperlink>
    </w:p>
    <w:p w14:paraId="24E1DA66" w14:textId="13CA9DED"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29" w:history="1">
        <w:r w:rsidR="00060C5B" w:rsidRPr="00707290">
          <w:rPr>
            <w:rStyle w:val="Hyperlink"/>
            <w:noProof/>
          </w:rPr>
          <w:t>7.1.3.2.1</w:t>
        </w:r>
        <w:r w:rsidR="00060C5B">
          <w:rPr>
            <w:rFonts w:eastAsiaTheme="minorEastAsia" w:cstheme="minorBidi"/>
            <w:noProof/>
            <w:sz w:val="22"/>
            <w:szCs w:val="22"/>
            <w:lang w:eastAsia="en-GB"/>
          </w:rPr>
          <w:tab/>
        </w:r>
        <w:r w:rsidR="00060C5B" w:rsidRPr="00707290">
          <w:rPr>
            <w:rStyle w:val="Hyperlink"/>
            <w:noProof/>
          </w:rPr>
          <w:t>PUCCH structure in short-duration</w:t>
        </w:r>
        <w:r w:rsidR="00060C5B">
          <w:rPr>
            <w:noProof/>
            <w:webHidden/>
          </w:rPr>
          <w:tab/>
        </w:r>
        <w:r w:rsidR="00060C5B">
          <w:rPr>
            <w:noProof/>
            <w:webHidden/>
          </w:rPr>
          <w:fldChar w:fldCharType="begin"/>
        </w:r>
        <w:r w:rsidR="00060C5B">
          <w:rPr>
            <w:noProof/>
            <w:webHidden/>
          </w:rPr>
          <w:instrText xml:space="preserve"> PAGEREF _Toc516232629 \h </w:instrText>
        </w:r>
        <w:r w:rsidR="00060C5B">
          <w:rPr>
            <w:noProof/>
            <w:webHidden/>
          </w:rPr>
        </w:r>
        <w:r w:rsidR="00060C5B">
          <w:rPr>
            <w:noProof/>
            <w:webHidden/>
          </w:rPr>
          <w:fldChar w:fldCharType="separate"/>
        </w:r>
        <w:r w:rsidR="00060C5B">
          <w:rPr>
            <w:noProof/>
            <w:webHidden/>
          </w:rPr>
          <w:t>107</w:t>
        </w:r>
        <w:r w:rsidR="00060C5B">
          <w:rPr>
            <w:noProof/>
            <w:webHidden/>
          </w:rPr>
          <w:fldChar w:fldCharType="end"/>
        </w:r>
      </w:hyperlink>
    </w:p>
    <w:p w14:paraId="078453EC" w14:textId="1FD20835"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30" w:history="1">
        <w:r w:rsidR="00060C5B" w:rsidRPr="00707290">
          <w:rPr>
            <w:rStyle w:val="Hyperlink"/>
            <w:noProof/>
          </w:rPr>
          <w:t>7.1.3.2.2</w:t>
        </w:r>
        <w:r w:rsidR="00060C5B">
          <w:rPr>
            <w:rFonts w:eastAsiaTheme="minorEastAsia" w:cstheme="minorBidi"/>
            <w:noProof/>
            <w:sz w:val="22"/>
            <w:szCs w:val="22"/>
            <w:lang w:eastAsia="en-GB"/>
          </w:rPr>
          <w:tab/>
        </w:r>
        <w:r w:rsidR="00060C5B" w:rsidRPr="00707290">
          <w:rPr>
            <w:rStyle w:val="Hyperlink"/>
            <w:noProof/>
          </w:rPr>
          <w:t>PUCCH structure in long-duration</w:t>
        </w:r>
        <w:r w:rsidR="00060C5B">
          <w:rPr>
            <w:noProof/>
            <w:webHidden/>
          </w:rPr>
          <w:tab/>
        </w:r>
        <w:r w:rsidR="00060C5B">
          <w:rPr>
            <w:noProof/>
            <w:webHidden/>
          </w:rPr>
          <w:fldChar w:fldCharType="begin"/>
        </w:r>
        <w:r w:rsidR="00060C5B">
          <w:rPr>
            <w:noProof/>
            <w:webHidden/>
          </w:rPr>
          <w:instrText xml:space="preserve"> PAGEREF _Toc516232630 \h </w:instrText>
        </w:r>
        <w:r w:rsidR="00060C5B">
          <w:rPr>
            <w:noProof/>
            <w:webHidden/>
          </w:rPr>
        </w:r>
        <w:r w:rsidR="00060C5B">
          <w:rPr>
            <w:noProof/>
            <w:webHidden/>
          </w:rPr>
          <w:fldChar w:fldCharType="separate"/>
        </w:r>
        <w:r w:rsidR="00060C5B">
          <w:rPr>
            <w:noProof/>
            <w:webHidden/>
          </w:rPr>
          <w:t>109</w:t>
        </w:r>
        <w:r w:rsidR="00060C5B">
          <w:rPr>
            <w:noProof/>
            <w:webHidden/>
          </w:rPr>
          <w:fldChar w:fldCharType="end"/>
        </w:r>
      </w:hyperlink>
    </w:p>
    <w:p w14:paraId="7A94488B" w14:textId="63109183"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31" w:history="1">
        <w:r w:rsidR="00060C5B" w:rsidRPr="00707290">
          <w:rPr>
            <w:rStyle w:val="Hyperlink"/>
            <w:noProof/>
          </w:rPr>
          <w:t>7.1.3.2.3</w:t>
        </w:r>
        <w:r w:rsidR="00060C5B">
          <w:rPr>
            <w:rFonts w:eastAsiaTheme="minorEastAsia" w:cstheme="minorBidi"/>
            <w:noProof/>
            <w:sz w:val="22"/>
            <w:szCs w:val="22"/>
            <w:lang w:eastAsia="en-GB"/>
          </w:rPr>
          <w:tab/>
        </w:r>
        <w:r w:rsidR="00060C5B" w:rsidRPr="00707290">
          <w:rPr>
            <w:rStyle w:val="Hyperlink"/>
            <w:noProof/>
          </w:rPr>
          <w:t>UCI multiplexing</w:t>
        </w:r>
        <w:r w:rsidR="00060C5B">
          <w:rPr>
            <w:noProof/>
            <w:webHidden/>
          </w:rPr>
          <w:tab/>
        </w:r>
        <w:r w:rsidR="00060C5B">
          <w:rPr>
            <w:noProof/>
            <w:webHidden/>
          </w:rPr>
          <w:fldChar w:fldCharType="begin"/>
        </w:r>
        <w:r w:rsidR="00060C5B">
          <w:rPr>
            <w:noProof/>
            <w:webHidden/>
          </w:rPr>
          <w:instrText xml:space="preserve"> PAGEREF _Toc516232631 \h </w:instrText>
        </w:r>
        <w:r w:rsidR="00060C5B">
          <w:rPr>
            <w:noProof/>
            <w:webHidden/>
          </w:rPr>
        </w:r>
        <w:r w:rsidR="00060C5B">
          <w:rPr>
            <w:noProof/>
            <w:webHidden/>
          </w:rPr>
          <w:fldChar w:fldCharType="separate"/>
        </w:r>
        <w:r w:rsidR="00060C5B">
          <w:rPr>
            <w:noProof/>
            <w:webHidden/>
          </w:rPr>
          <w:t>113</w:t>
        </w:r>
        <w:r w:rsidR="00060C5B">
          <w:rPr>
            <w:noProof/>
            <w:webHidden/>
          </w:rPr>
          <w:fldChar w:fldCharType="end"/>
        </w:r>
      </w:hyperlink>
    </w:p>
    <w:p w14:paraId="25AFE519" w14:textId="6BFE2558"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32" w:history="1">
        <w:r w:rsidR="00060C5B" w:rsidRPr="00707290">
          <w:rPr>
            <w:rStyle w:val="Hyperlink"/>
            <w:noProof/>
          </w:rPr>
          <w:t>7.1.3.2.4</w:t>
        </w:r>
        <w:r w:rsidR="00060C5B">
          <w:rPr>
            <w:rFonts w:eastAsiaTheme="minorEastAsia" w:cstheme="minorBidi"/>
            <w:noProof/>
            <w:sz w:val="22"/>
            <w:szCs w:val="22"/>
            <w:lang w:eastAsia="en-GB"/>
          </w:rPr>
          <w:tab/>
        </w:r>
        <w:r w:rsidR="00060C5B" w:rsidRPr="00707290">
          <w:rPr>
            <w:rStyle w:val="Hyperlink"/>
            <w:noProof/>
          </w:rPr>
          <w:t>Resource allocation for PUCCH</w:t>
        </w:r>
        <w:r w:rsidR="00060C5B">
          <w:rPr>
            <w:noProof/>
            <w:webHidden/>
          </w:rPr>
          <w:tab/>
        </w:r>
        <w:r w:rsidR="00060C5B">
          <w:rPr>
            <w:noProof/>
            <w:webHidden/>
          </w:rPr>
          <w:fldChar w:fldCharType="begin"/>
        </w:r>
        <w:r w:rsidR="00060C5B">
          <w:rPr>
            <w:noProof/>
            <w:webHidden/>
          </w:rPr>
          <w:instrText xml:space="preserve"> PAGEREF _Toc516232632 \h </w:instrText>
        </w:r>
        <w:r w:rsidR="00060C5B">
          <w:rPr>
            <w:noProof/>
            <w:webHidden/>
          </w:rPr>
        </w:r>
        <w:r w:rsidR="00060C5B">
          <w:rPr>
            <w:noProof/>
            <w:webHidden/>
          </w:rPr>
          <w:fldChar w:fldCharType="separate"/>
        </w:r>
        <w:r w:rsidR="00060C5B">
          <w:rPr>
            <w:noProof/>
            <w:webHidden/>
          </w:rPr>
          <w:t>115</w:t>
        </w:r>
        <w:r w:rsidR="00060C5B">
          <w:rPr>
            <w:noProof/>
            <w:webHidden/>
          </w:rPr>
          <w:fldChar w:fldCharType="end"/>
        </w:r>
      </w:hyperlink>
    </w:p>
    <w:p w14:paraId="67F4B96F" w14:textId="77CC309C"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33" w:history="1">
        <w:r w:rsidR="00060C5B" w:rsidRPr="00707290">
          <w:rPr>
            <w:rStyle w:val="Hyperlink"/>
            <w:noProof/>
          </w:rPr>
          <w:t>7.1.3.2.5</w:t>
        </w:r>
        <w:r w:rsidR="00060C5B">
          <w:rPr>
            <w:rFonts w:eastAsiaTheme="minorEastAsia" w:cstheme="minorBidi"/>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_Toc516232633 \h </w:instrText>
        </w:r>
        <w:r w:rsidR="00060C5B">
          <w:rPr>
            <w:noProof/>
            <w:webHidden/>
          </w:rPr>
        </w:r>
        <w:r w:rsidR="00060C5B">
          <w:rPr>
            <w:noProof/>
            <w:webHidden/>
          </w:rPr>
          <w:fldChar w:fldCharType="separate"/>
        </w:r>
        <w:r w:rsidR="00060C5B">
          <w:rPr>
            <w:noProof/>
            <w:webHidden/>
          </w:rPr>
          <w:t>119</w:t>
        </w:r>
        <w:r w:rsidR="00060C5B">
          <w:rPr>
            <w:noProof/>
            <w:webHidden/>
          </w:rPr>
          <w:fldChar w:fldCharType="end"/>
        </w:r>
      </w:hyperlink>
    </w:p>
    <w:p w14:paraId="327AD0DC" w14:textId="646EC422"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34" w:history="1">
        <w:r w:rsidR="00060C5B" w:rsidRPr="00707290">
          <w:rPr>
            <w:rStyle w:val="Hyperlink"/>
            <w:noProof/>
          </w:rPr>
          <w:t>7.1.3.3</w:t>
        </w:r>
        <w:r w:rsidR="00060C5B">
          <w:rPr>
            <w:rFonts w:eastAsiaTheme="minorEastAsia" w:cstheme="minorBidi"/>
            <w:noProof/>
            <w:sz w:val="22"/>
            <w:szCs w:val="22"/>
            <w:lang w:eastAsia="en-GB"/>
          </w:rPr>
          <w:tab/>
        </w:r>
        <w:r w:rsidR="00060C5B" w:rsidRPr="00707290">
          <w:rPr>
            <w:rStyle w:val="Hyperlink"/>
            <w:noProof/>
          </w:rPr>
          <w:t>DL/UL data scheduling and HARQ procedure</w:t>
        </w:r>
        <w:r w:rsidR="00060C5B">
          <w:rPr>
            <w:noProof/>
            <w:webHidden/>
          </w:rPr>
          <w:tab/>
        </w:r>
        <w:r w:rsidR="00060C5B">
          <w:rPr>
            <w:noProof/>
            <w:webHidden/>
          </w:rPr>
          <w:fldChar w:fldCharType="begin"/>
        </w:r>
        <w:r w:rsidR="00060C5B">
          <w:rPr>
            <w:noProof/>
            <w:webHidden/>
          </w:rPr>
          <w:instrText xml:space="preserve"> PAGEREF _Toc516232634 \h </w:instrText>
        </w:r>
        <w:r w:rsidR="00060C5B">
          <w:rPr>
            <w:noProof/>
            <w:webHidden/>
          </w:rPr>
        </w:r>
        <w:r w:rsidR="00060C5B">
          <w:rPr>
            <w:noProof/>
            <w:webHidden/>
          </w:rPr>
          <w:fldChar w:fldCharType="separate"/>
        </w:r>
        <w:r w:rsidR="00060C5B">
          <w:rPr>
            <w:noProof/>
            <w:webHidden/>
          </w:rPr>
          <w:t>119</w:t>
        </w:r>
        <w:r w:rsidR="00060C5B">
          <w:rPr>
            <w:noProof/>
            <w:webHidden/>
          </w:rPr>
          <w:fldChar w:fldCharType="end"/>
        </w:r>
      </w:hyperlink>
    </w:p>
    <w:p w14:paraId="2CAB533A" w14:textId="6D0E3138"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35" w:history="1">
        <w:r w:rsidR="00060C5B" w:rsidRPr="00707290">
          <w:rPr>
            <w:rStyle w:val="Hyperlink"/>
            <w:noProof/>
          </w:rPr>
          <w:t>7.1.3.3.1</w:t>
        </w:r>
        <w:r w:rsidR="00060C5B">
          <w:rPr>
            <w:rFonts w:eastAsiaTheme="minorEastAsia" w:cstheme="minorBidi"/>
            <w:noProof/>
            <w:sz w:val="22"/>
            <w:szCs w:val="22"/>
            <w:lang w:eastAsia="en-GB"/>
          </w:rPr>
          <w:tab/>
        </w:r>
        <w:r w:rsidR="00060C5B" w:rsidRPr="00707290">
          <w:rPr>
            <w:rStyle w:val="Hyperlink"/>
            <w:noProof/>
          </w:rPr>
          <w:t>DL/UL resource allocation</w:t>
        </w:r>
        <w:r w:rsidR="00060C5B">
          <w:rPr>
            <w:noProof/>
            <w:webHidden/>
          </w:rPr>
          <w:tab/>
        </w:r>
        <w:r w:rsidR="00060C5B">
          <w:rPr>
            <w:noProof/>
            <w:webHidden/>
          </w:rPr>
          <w:fldChar w:fldCharType="begin"/>
        </w:r>
        <w:r w:rsidR="00060C5B">
          <w:rPr>
            <w:noProof/>
            <w:webHidden/>
          </w:rPr>
          <w:instrText xml:space="preserve"> PAGEREF _Toc516232635 \h </w:instrText>
        </w:r>
        <w:r w:rsidR="00060C5B">
          <w:rPr>
            <w:noProof/>
            <w:webHidden/>
          </w:rPr>
        </w:r>
        <w:r w:rsidR="00060C5B">
          <w:rPr>
            <w:noProof/>
            <w:webHidden/>
          </w:rPr>
          <w:fldChar w:fldCharType="separate"/>
        </w:r>
        <w:r w:rsidR="00060C5B">
          <w:rPr>
            <w:noProof/>
            <w:webHidden/>
          </w:rPr>
          <w:t>119</w:t>
        </w:r>
        <w:r w:rsidR="00060C5B">
          <w:rPr>
            <w:noProof/>
            <w:webHidden/>
          </w:rPr>
          <w:fldChar w:fldCharType="end"/>
        </w:r>
      </w:hyperlink>
    </w:p>
    <w:p w14:paraId="43A4A09A" w14:textId="5BD72562"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36" w:history="1">
        <w:r w:rsidR="00060C5B" w:rsidRPr="00707290">
          <w:rPr>
            <w:rStyle w:val="Hyperlink"/>
            <w:noProof/>
          </w:rPr>
          <w:t>7.1.3.3.2</w:t>
        </w:r>
        <w:r w:rsidR="00060C5B">
          <w:rPr>
            <w:rFonts w:eastAsiaTheme="minorEastAsia" w:cstheme="minorBidi"/>
            <w:noProof/>
            <w:sz w:val="22"/>
            <w:szCs w:val="22"/>
            <w:lang w:eastAsia="en-GB"/>
          </w:rPr>
          <w:tab/>
        </w:r>
        <w:r w:rsidR="00060C5B" w:rsidRPr="00707290">
          <w:rPr>
            <w:rStyle w:val="Hyperlink"/>
            <w:noProof/>
          </w:rPr>
          <w:t>DL/UL scheduling and HARQ management</w:t>
        </w:r>
        <w:r w:rsidR="00060C5B">
          <w:rPr>
            <w:noProof/>
            <w:webHidden/>
          </w:rPr>
          <w:tab/>
        </w:r>
        <w:r w:rsidR="00060C5B">
          <w:rPr>
            <w:noProof/>
            <w:webHidden/>
          </w:rPr>
          <w:fldChar w:fldCharType="begin"/>
        </w:r>
        <w:r w:rsidR="00060C5B">
          <w:rPr>
            <w:noProof/>
            <w:webHidden/>
          </w:rPr>
          <w:instrText xml:space="preserve"> PAGEREF _Toc516232636 \h </w:instrText>
        </w:r>
        <w:r w:rsidR="00060C5B">
          <w:rPr>
            <w:noProof/>
            <w:webHidden/>
          </w:rPr>
        </w:r>
        <w:r w:rsidR="00060C5B">
          <w:rPr>
            <w:noProof/>
            <w:webHidden/>
          </w:rPr>
          <w:fldChar w:fldCharType="separate"/>
        </w:r>
        <w:r w:rsidR="00060C5B">
          <w:rPr>
            <w:noProof/>
            <w:webHidden/>
          </w:rPr>
          <w:t>122</w:t>
        </w:r>
        <w:r w:rsidR="00060C5B">
          <w:rPr>
            <w:noProof/>
            <w:webHidden/>
          </w:rPr>
          <w:fldChar w:fldCharType="end"/>
        </w:r>
      </w:hyperlink>
    </w:p>
    <w:p w14:paraId="1DB20731" w14:textId="2E9F148E"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37" w:history="1">
        <w:r w:rsidR="00060C5B" w:rsidRPr="00707290">
          <w:rPr>
            <w:rStyle w:val="Hyperlink"/>
            <w:noProof/>
          </w:rPr>
          <w:t>7.1.3.3.3</w:t>
        </w:r>
        <w:r w:rsidR="00060C5B">
          <w:rPr>
            <w:rFonts w:eastAsiaTheme="minorEastAsia" w:cstheme="minorBidi"/>
            <w:noProof/>
            <w:sz w:val="22"/>
            <w:szCs w:val="22"/>
            <w:lang w:eastAsia="en-GB"/>
          </w:rPr>
          <w:tab/>
        </w:r>
        <w:r w:rsidR="00060C5B" w:rsidRPr="00707290">
          <w:rPr>
            <w:rStyle w:val="Hyperlink"/>
            <w:noProof/>
          </w:rPr>
          <w:t>CBG-based (re)transmission</w:t>
        </w:r>
        <w:r w:rsidR="00060C5B">
          <w:rPr>
            <w:noProof/>
            <w:webHidden/>
          </w:rPr>
          <w:tab/>
        </w:r>
        <w:r w:rsidR="00060C5B">
          <w:rPr>
            <w:noProof/>
            <w:webHidden/>
          </w:rPr>
          <w:fldChar w:fldCharType="begin"/>
        </w:r>
        <w:r w:rsidR="00060C5B">
          <w:rPr>
            <w:noProof/>
            <w:webHidden/>
          </w:rPr>
          <w:instrText xml:space="preserve"> PAGEREF _Toc516232637 \h </w:instrText>
        </w:r>
        <w:r w:rsidR="00060C5B">
          <w:rPr>
            <w:noProof/>
            <w:webHidden/>
          </w:rPr>
        </w:r>
        <w:r w:rsidR="00060C5B">
          <w:rPr>
            <w:noProof/>
            <w:webHidden/>
          </w:rPr>
          <w:fldChar w:fldCharType="separate"/>
        </w:r>
        <w:r w:rsidR="00060C5B">
          <w:rPr>
            <w:noProof/>
            <w:webHidden/>
          </w:rPr>
          <w:t>127</w:t>
        </w:r>
        <w:r w:rsidR="00060C5B">
          <w:rPr>
            <w:noProof/>
            <w:webHidden/>
          </w:rPr>
          <w:fldChar w:fldCharType="end"/>
        </w:r>
      </w:hyperlink>
    </w:p>
    <w:p w14:paraId="51CAB512" w14:textId="08741C16"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38" w:history="1">
        <w:r w:rsidR="00060C5B" w:rsidRPr="00707290">
          <w:rPr>
            <w:rStyle w:val="Hyperlink"/>
            <w:noProof/>
          </w:rPr>
          <w:t>7.1.3.3.4</w:t>
        </w:r>
        <w:r w:rsidR="00060C5B">
          <w:rPr>
            <w:rFonts w:eastAsiaTheme="minorEastAsia" w:cstheme="minorBidi"/>
            <w:noProof/>
            <w:sz w:val="22"/>
            <w:szCs w:val="22"/>
            <w:lang w:eastAsia="en-GB"/>
          </w:rPr>
          <w:tab/>
        </w:r>
        <w:r w:rsidR="00060C5B" w:rsidRPr="00707290">
          <w:rPr>
            <w:rStyle w:val="Hyperlink"/>
            <w:noProof/>
          </w:rPr>
          <w:t>UL data transmission procedure</w:t>
        </w:r>
        <w:r w:rsidR="00060C5B">
          <w:rPr>
            <w:noProof/>
            <w:webHidden/>
          </w:rPr>
          <w:tab/>
        </w:r>
        <w:r w:rsidR="00060C5B">
          <w:rPr>
            <w:noProof/>
            <w:webHidden/>
          </w:rPr>
          <w:fldChar w:fldCharType="begin"/>
        </w:r>
        <w:r w:rsidR="00060C5B">
          <w:rPr>
            <w:noProof/>
            <w:webHidden/>
          </w:rPr>
          <w:instrText xml:space="preserve"> PAGEREF _Toc516232638 \h </w:instrText>
        </w:r>
        <w:r w:rsidR="00060C5B">
          <w:rPr>
            <w:noProof/>
            <w:webHidden/>
          </w:rPr>
        </w:r>
        <w:r w:rsidR="00060C5B">
          <w:rPr>
            <w:noProof/>
            <w:webHidden/>
          </w:rPr>
          <w:fldChar w:fldCharType="separate"/>
        </w:r>
        <w:r w:rsidR="00060C5B">
          <w:rPr>
            <w:noProof/>
            <w:webHidden/>
          </w:rPr>
          <w:t>127</w:t>
        </w:r>
        <w:r w:rsidR="00060C5B">
          <w:rPr>
            <w:noProof/>
            <w:webHidden/>
          </w:rPr>
          <w:fldChar w:fldCharType="end"/>
        </w:r>
      </w:hyperlink>
    </w:p>
    <w:p w14:paraId="68915E4F" w14:textId="29A8A182"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39" w:history="1">
        <w:r w:rsidR="00060C5B" w:rsidRPr="00707290">
          <w:rPr>
            <w:rStyle w:val="Hyperlink"/>
            <w:noProof/>
          </w:rPr>
          <w:t>7.1.3.3.5</w:t>
        </w:r>
        <w:r w:rsidR="00060C5B">
          <w:rPr>
            <w:rFonts w:eastAsiaTheme="minorEastAsia" w:cstheme="minorBidi"/>
            <w:noProof/>
            <w:sz w:val="22"/>
            <w:szCs w:val="22"/>
            <w:lang w:eastAsia="en-GB"/>
          </w:rPr>
          <w:tab/>
        </w:r>
        <w:r w:rsidR="00060C5B" w:rsidRPr="00707290">
          <w:rPr>
            <w:rStyle w:val="Hyperlink"/>
            <w:noProof/>
          </w:rPr>
          <w:t>Soft-buffer management for NR</w:t>
        </w:r>
        <w:r w:rsidR="00060C5B">
          <w:rPr>
            <w:noProof/>
            <w:webHidden/>
          </w:rPr>
          <w:tab/>
        </w:r>
        <w:r w:rsidR="00060C5B">
          <w:rPr>
            <w:noProof/>
            <w:webHidden/>
          </w:rPr>
          <w:fldChar w:fldCharType="begin"/>
        </w:r>
        <w:r w:rsidR="00060C5B">
          <w:rPr>
            <w:noProof/>
            <w:webHidden/>
          </w:rPr>
          <w:instrText xml:space="preserve"> PAGEREF _Toc516232639 \h </w:instrText>
        </w:r>
        <w:r w:rsidR="00060C5B">
          <w:rPr>
            <w:noProof/>
            <w:webHidden/>
          </w:rPr>
        </w:r>
        <w:r w:rsidR="00060C5B">
          <w:rPr>
            <w:noProof/>
            <w:webHidden/>
          </w:rPr>
          <w:fldChar w:fldCharType="separate"/>
        </w:r>
        <w:r w:rsidR="00060C5B">
          <w:rPr>
            <w:noProof/>
            <w:webHidden/>
          </w:rPr>
          <w:t>128</w:t>
        </w:r>
        <w:r w:rsidR="00060C5B">
          <w:rPr>
            <w:noProof/>
            <w:webHidden/>
          </w:rPr>
          <w:fldChar w:fldCharType="end"/>
        </w:r>
      </w:hyperlink>
    </w:p>
    <w:p w14:paraId="2BDBF6AF" w14:textId="44D487AE"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40" w:history="1">
        <w:r w:rsidR="00060C5B" w:rsidRPr="00707290">
          <w:rPr>
            <w:rStyle w:val="Hyperlink"/>
            <w:noProof/>
          </w:rPr>
          <w:t>7.1.3.3.6</w:t>
        </w:r>
        <w:r w:rsidR="00060C5B">
          <w:rPr>
            <w:rFonts w:eastAsiaTheme="minorEastAsia" w:cstheme="minorBidi"/>
            <w:noProof/>
            <w:sz w:val="22"/>
            <w:szCs w:val="22"/>
            <w:lang w:eastAsia="en-GB"/>
          </w:rPr>
          <w:tab/>
        </w:r>
        <w:r w:rsidR="00060C5B" w:rsidRPr="00707290">
          <w:rPr>
            <w:rStyle w:val="Hyperlink"/>
            <w:noProof/>
          </w:rPr>
          <w:t>Multiplexing data with different transmission durations</w:t>
        </w:r>
        <w:r w:rsidR="00060C5B">
          <w:rPr>
            <w:noProof/>
            <w:webHidden/>
          </w:rPr>
          <w:tab/>
        </w:r>
        <w:r w:rsidR="00060C5B">
          <w:rPr>
            <w:noProof/>
            <w:webHidden/>
          </w:rPr>
          <w:fldChar w:fldCharType="begin"/>
        </w:r>
        <w:r w:rsidR="00060C5B">
          <w:rPr>
            <w:noProof/>
            <w:webHidden/>
          </w:rPr>
          <w:instrText xml:space="preserve"> PAGEREF _Toc516232640 \h </w:instrText>
        </w:r>
        <w:r w:rsidR="00060C5B">
          <w:rPr>
            <w:noProof/>
            <w:webHidden/>
          </w:rPr>
        </w:r>
        <w:r w:rsidR="00060C5B">
          <w:rPr>
            <w:noProof/>
            <w:webHidden/>
          </w:rPr>
          <w:fldChar w:fldCharType="separate"/>
        </w:r>
        <w:r w:rsidR="00060C5B">
          <w:rPr>
            <w:noProof/>
            <w:webHidden/>
          </w:rPr>
          <w:t>128</w:t>
        </w:r>
        <w:r w:rsidR="00060C5B">
          <w:rPr>
            <w:noProof/>
            <w:webHidden/>
          </w:rPr>
          <w:fldChar w:fldCharType="end"/>
        </w:r>
      </w:hyperlink>
    </w:p>
    <w:p w14:paraId="30936653" w14:textId="2458AA9A"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41" w:history="1">
        <w:r w:rsidR="00060C5B" w:rsidRPr="00707290">
          <w:rPr>
            <w:rStyle w:val="Hyperlink"/>
            <w:noProof/>
          </w:rPr>
          <w:t>7.1.3.3.7</w:t>
        </w:r>
        <w:r w:rsidR="00060C5B">
          <w:rPr>
            <w:rFonts w:eastAsiaTheme="minorEastAsia" w:cstheme="minorBidi"/>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_Toc516232641 \h </w:instrText>
        </w:r>
        <w:r w:rsidR="00060C5B">
          <w:rPr>
            <w:noProof/>
            <w:webHidden/>
          </w:rPr>
        </w:r>
        <w:r w:rsidR="00060C5B">
          <w:rPr>
            <w:noProof/>
            <w:webHidden/>
          </w:rPr>
          <w:fldChar w:fldCharType="separate"/>
        </w:r>
        <w:r w:rsidR="00060C5B">
          <w:rPr>
            <w:noProof/>
            <w:webHidden/>
          </w:rPr>
          <w:t>128</w:t>
        </w:r>
        <w:r w:rsidR="00060C5B">
          <w:rPr>
            <w:noProof/>
            <w:webHidden/>
          </w:rPr>
          <w:fldChar w:fldCharType="end"/>
        </w:r>
      </w:hyperlink>
    </w:p>
    <w:p w14:paraId="21C95452" w14:textId="3F8F3E18"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42" w:history="1">
        <w:r w:rsidR="00060C5B" w:rsidRPr="00707290">
          <w:rPr>
            <w:rStyle w:val="Hyperlink"/>
            <w:noProof/>
          </w:rPr>
          <w:t>7.1.3.4</w:t>
        </w:r>
        <w:r w:rsidR="00060C5B">
          <w:rPr>
            <w:rFonts w:eastAsiaTheme="minorEastAsia" w:cstheme="minorBidi"/>
            <w:noProof/>
            <w:sz w:val="22"/>
            <w:szCs w:val="22"/>
            <w:lang w:eastAsia="en-GB"/>
          </w:rPr>
          <w:tab/>
        </w:r>
        <w:r w:rsidR="00060C5B" w:rsidRPr="00707290">
          <w:rPr>
            <w:rStyle w:val="Hyperlink"/>
            <w:noProof/>
          </w:rPr>
          <w:t>Other aspects on carrier aggregation and bandwidth parts</w:t>
        </w:r>
        <w:r w:rsidR="00060C5B">
          <w:rPr>
            <w:noProof/>
            <w:webHidden/>
          </w:rPr>
          <w:tab/>
        </w:r>
        <w:r w:rsidR="00060C5B">
          <w:rPr>
            <w:noProof/>
            <w:webHidden/>
          </w:rPr>
          <w:fldChar w:fldCharType="begin"/>
        </w:r>
        <w:r w:rsidR="00060C5B">
          <w:rPr>
            <w:noProof/>
            <w:webHidden/>
          </w:rPr>
          <w:instrText xml:space="preserve"> PAGEREF _Toc516232642 \h </w:instrText>
        </w:r>
        <w:r w:rsidR="00060C5B">
          <w:rPr>
            <w:noProof/>
            <w:webHidden/>
          </w:rPr>
        </w:r>
        <w:r w:rsidR="00060C5B">
          <w:rPr>
            <w:noProof/>
            <w:webHidden/>
          </w:rPr>
          <w:fldChar w:fldCharType="separate"/>
        </w:r>
        <w:r w:rsidR="00060C5B">
          <w:rPr>
            <w:noProof/>
            <w:webHidden/>
          </w:rPr>
          <w:t>129</w:t>
        </w:r>
        <w:r w:rsidR="00060C5B">
          <w:rPr>
            <w:noProof/>
            <w:webHidden/>
          </w:rPr>
          <w:fldChar w:fldCharType="end"/>
        </w:r>
      </w:hyperlink>
    </w:p>
    <w:p w14:paraId="43B4A348" w14:textId="344D5F70"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43" w:history="1">
        <w:r w:rsidR="00060C5B" w:rsidRPr="00707290">
          <w:rPr>
            <w:rStyle w:val="Hyperlink"/>
            <w:noProof/>
          </w:rPr>
          <w:t>7.1.3.4.1</w:t>
        </w:r>
        <w:r w:rsidR="00060C5B">
          <w:rPr>
            <w:rFonts w:eastAsiaTheme="minorEastAsia" w:cstheme="minorBidi"/>
            <w:noProof/>
            <w:sz w:val="22"/>
            <w:szCs w:val="22"/>
            <w:lang w:eastAsia="en-GB"/>
          </w:rPr>
          <w:tab/>
        </w:r>
        <w:r w:rsidR="00060C5B" w:rsidRPr="00707290">
          <w:rPr>
            <w:rStyle w:val="Hyperlink"/>
            <w:noProof/>
          </w:rPr>
          <w:t>Other aspects on bandwidth Parts</w:t>
        </w:r>
        <w:r w:rsidR="00060C5B">
          <w:rPr>
            <w:noProof/>
            <w:webHidden/>
          </w:rPr>
          <w:tab/>
        </w:r>
        <w:r w:rsidR="00060C5B">
          <w:rPr>
            <w:noProof/>
            <w:webHidden/>
          </w:rPr>
          <w:fldChar w:fldCharType="begin"/>
        </w:r>
        <w:r w:rsidR="00060C5B">
          <w:rPr>
            <w:noProof/>
            <w:webHidden/>
          </w:rPr>
          <w:instrText xml:space="preserve"> PAGEREF _Toc516232643 \h </w:instrText>
        </w:r>
        <w:r w:rsidR="00060C5B">
          <w:rPr>
            <w:noProof/>
            <w:webHidden/>
          </w:rPr>
        </w:r>
        <w:r w:rsidR="00060C5B">
          <w:rPr>
            <w:noProof/>
            <w:webHidden/>
          </w:rPr>
          <w:fldChar w:fldCharType="separate"/>
        </w:r>
        <w:r w:rsidR="00060C5B">
          <w:rPr>
            <w:noProof/>
            <w:webHidden/>
          </w:rPr>
          <w:t>129</w:t>
        </w:r>
        <w:r w:rsidR="00060C5B">
          <w:rPr>
            <w:noProof/>
            <w:webHidden/>
          </w:rPr>
          <w:fldChar w:fldCharType="end"/>
        </w:r>
      </w:hyperlink>
    </w:p>
    <w:p w14:paraId="03E8E4AA" w14:textId="2BECC4CA" w:rsidR="00060C5B" w:rsidRDefault="0058452E">
      <w:pPr>
        <w:pStyle w:val="TOC5"/>
        <w:tabs>
          <w:tab w:val="left" w:pos="1658"/>
          <w:tab w:val="right" w:leader="dot" w:pos="10457"/>
        </w:tabs>
        <w:rPr>
          <w:rFonts w:eastAsiaTheme="minorEastAsia" w:cstheme="minorBidi"/>
          <w:noProof/>
          <w:sz w:val="22"/>
          <w:szCs w:val="22"/>
          <w:lang w:eastAsia="en-GB"/>
        </w:rPr>
      </w:pPr>
      <w:hyperlink w:anchor="_Toc516232644" w:history="1">
        <w:r w:rsidR="00060C5B" w:rsidRPr="00707290">
          <w:rPr>
            <w:rStyle w:val="Hyperlink"/>
            <w:noProof/>
          </w:rPr>
          <w:t>7.1.3.4.2</w:t>
        </w:r>
        <w:r w:rsidR="00060C5B">
          <w:rPr>
            <w:rFonts w:eastAsiaTheme="minorEastAsia" w:cstheme="minorBidi"/>
            <w:noProof/>
            <w:sz w:val="22"/>
            <w:szCs w:val="22"/>
            <w:lang w:eastAsia="en-GB"/>
          </w:rPr>
          <w:tab/>
        </w:r>
        <w:r w:rsidR="00060C5B" w:rsidRPr="00707290">
          <w:rPr>
            <w:rStyle w:val="Hyperlink"/>
            <w:noProof/>
          </w:rPr>
          <w:t>Other aspects on carrier aggregation</w:t>
        </w:r>
        <w:r w:rsidR="00060C5B">
          <w:rPr>
            <w:noProof/>
            <w:webHidden/>
          </w:rPr>
          <w:tab/>
        </w:r>
        <w:r w:rsidR="00060C5B">
          <w:rPr>
            <w:noProof/>
            <w:webHidden/>
          </w:rPr>
          <w:fldChar w:fldCharType="begin"/>
        </w:r>
        <w:r w:rsidR="00060C5B">
          <w:rPr>
            <w:noProof/>
            <w:webHidden/>
          </w:rPr>
          <w:instrText xml:space="preserve"> PAGEREF _Toc516232644 \h </w:instrText>
        </w:r>
        <w:r w:rsidR="00060C5B">
          <w:rPr>
            <w:noProof/>
            <w:webHidden/>
          </w:rPr>
        </w:r>
        <w:r w:rsidR="00060C5B">
          <w:rPr>
            <w:noProof/>
            <w:webHidden/>
          </w:rPr>
          <w:fldChar w:fldCharType="separate"/>
        </w:r>
        <w:r w:rsidR="00060C5B">
          <w:rPr>
            <w:noProof/>
            <w:webHidden/>
          </w:rPr>
          <w:t>131</w:t>
        </w:r>
        <w:r w:rsidR="00060C5B">
          <w:rPr>
            <w:noProof/>
            <w:webHidden/>
          </w:rPr>
          <w:fldChar w:fldCharType="end"/>
        </w:r>
      </w:hyperlink>
    </w:p>
    <w:p w14:paraId="189909A1" w14:textId="7C5C2DE6"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45" w:history="1">
        <w:r w:rsidR="00060C5B" w:rsidRPr="00707290">
          <w:rPr>
            <w:rStyle w:val="Hyperlink"/>
            <w:noProof/>
          </w:rPr>
          <w:t>7.1.3.5</w:t>
        </w:r>
        <w:r w:rsidR="00060C5B">
          <w:rPr>
            <w:rFonts w:eastAsiaTheme="minorEastAsia" w:cstheme="minorBidi"/>
            <w:noProof/>
            <w:sz w:val="22"/>
            <w:szCs w:val="22"/>
            <w:lang w:eastAsia="en-GB"/>
          </w:rPr>
          <w:tab/>
        </w:r>
        <w:r w:rsidR="00060C5B" w:rsidRPr="00707290">
          <w:rPr>
            <w:rStyle w:val="Hyperlink"/>
            <w:noProof/>
          </w:rPr>
          <w:t>Rate matching aspects for NR DL and UL</w:t>
        </w:r>
        <w:r w:rsidR="00060C5B">
          <w:rPr>
            <w:noProof/>
            <w:webHidden/>
          </w:rPr>
          <w:tab/>
        </w:r>
        <w:r w:rsidR="00060C5B">
          <w:rPr>
            <w:noProof/>
            <w:webHidden/>
          </w:rPr>
          <w:fldChar w:fldCharType="begin"/>
        </w:r>
        <w:r w:rsidR="00060C5B">
          <w:rPr>
            <w:noProof/>
            <w:webHidden/>
          </w:rPr>
          <w:instrText xml:space="preserve"> PAGEREF _Toc516232645 \h </w:instrText>
        </w:r>
        <w:r w:rsidR="00060C5B">
          <w:rPr>
            <w:noProof/>
            <w:webHidden/>
          </w:rPr>
        </w:r>
        <w:r w:rsidR="00060C5B">
          <w:rPr>
            <w:noProof/>
            <w:webHidden/>
          </w:rPr>
          <w:fldChar w:fldCharType="separate"/>
        </w:r>
        <w:r w:rsidR="00060C5B">
          <w:rPr>
            <w:noProof/>
            <w:webHidden/>
          </w:rPr>
          <w:t>133</w:t>
        </w:r>
        <w:r w:rsidR="00060C5B">
          <w:rPr>
            <w:noProof/>
            <w:webHidden/>
          </w:rPr>
          <w:fldChar w:fldCharType="end"/>
        </w:r>
      </w:hyperlink>
    </w:p>
    <w:p w14:paraId="42131DFC" w14:textId="353173EA"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46" w:history="1">
        <w:r w:rsidR="00060C5B" w:rsidRPr="00707290">
          <w:rPr>
            <w:rStyle w:val="Hyperlink"/>
            <w:noProof/>
          </w:rPr>
          <w:t>7.1.3.6</w:t>
        </w:r>
        <w:r w:rsidR="00060C5B">
          <w:rPr>
            <w:rFonts w:eastAsiaTheme="minorEastAsia" w:cstheme="minorBidi"/>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_Toc516232646 \h </w:instrText>
        </w:r>
        <w:r w:rsidR="00060C5B">
          <w:rPr>
            <w:noProof/>
            <w:webHidden/>
          </w:rPr>
        </w:r>
        <w:r w:rsidR="00060C5B">
          <w:rPr>
            <w:noProof/>
            <w:webHidden/>
          </w:rPr>
          <w:fldChar w:fldCharType="separate"/>
        </w:r>
        <w:r w:rsidR="00060C5B">
          <w:rPr>
            <w:noProof/>
            <w:webHidden/>
          </w:rPr>
          <w:t>134</w:t>
        </w:r>
        <w:r w:rsidR="00060C5B">
          <w:rPr>
            <w:noProof/>
            <w:webHidden/>
          </w:rPr>
          <w:fldChar w:fldCharType="end"/>
        </w:r>
      </w:hyperlink>
    </w:p>
    <w:p w14:paraId="727224BC" w14:textId="1A6CE721"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47" w:history="1">
        <w:r w:rsidR="00060C5B" w:rsidRPr="00707290">
          <w:rPr>
            <w:rStyle w:val="Hyperlink"/>
            <w:noProof/>
          </w:rPr>
          <w:t>7.1.4</w:t>
        </w:r>
        <w:r w:rsidR="00060C5B">
          <w:rPr>
            <w:rFonts w:eastAsiaTheme="minorEastAsia" w:cstheme="minorBidi"/>
            <w:i w:val="0"/>
            <w:iCs w:val="0"/>
            <w:noProof/>
            <w:sz w:val="22"/>
            <w:szCs w:val="22"/>
            <w:lang w:eastAsia="en-GB"/>
          </w:rPr>
          <w:tab/>
        </w:r>
        <w:r w:rsidR="00060C5B" w:rsidRPr="00707290">
          <w:rPr>
            <w:rStyle w:val="Hyperlink"/>
            <w:noProof/>
          </w:rPr>
          <w:t>Channel coding</w:t>
        </w:r>
        <w:r w:rsidR="00060C5B">
          <w:rPr>
            <w:noProof/>
            <w:webHidden/>
          </w:rPr>
          <w:tab/>
        </w:r>
        <w:r w:rsidR="00060C5B">
          <w:rPr>
            <w:noProof/>
            <w:webHidden/>
          </w:rPr>
          <w:fldChar w:fldCharType="begin"/>
        </w:r>
        <w:r w:rsidR="00060C5B">
          <w:rPr>
            <w:noProof/>
            <w:webHidden/>
          </w:rPr>
          <w:instrText xml:space="preserve"> PAGEREF _Toc516232647 \h </w:instrText>
        </w:r>
        <w:r w:rsidR="00060C5B">
          <w:rPr>
            <w:noProof/>
            <w:webHidden/>
          </w:rPr>
        </w:r>
        <w:r w:rsidR="00060C5B">
          <w:rPr>
            <w:noProof/>
            <w:webHidden/>
          </w:rPr>
          <w:fldChar w:fldCharType="separate"/>
        </w:r>
        <w:r w:rsidR="00060C5B">
          <w:rPr>
            <w:noProof/>
            <w:webHidden/>
          </w:rPr>
          <w:t>134</w:t>
        </w:r>
        <w:r w:rsidR="00060C5B">
          <w:rPr>
            <w:noProof/>
            <w:webHidden/>
          </w:rPr>
          <w:fldChar w:fldCharType="end"/>
        </w:r>
      </w:hyperlink>
    </w:p>
    <w:p w14:paraId="1FF8387C" w14:textId="53B8427D"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48" w:history="1">
        <w:r w:rsidR="00060C5B" w:rsidRPr="00707290">
          <w:rPr>
            <w:rStyle w:val="Hyperlink"/>
            <w:noProof/>
          </w:rPr>
          <w:t>7.1.5</w:t>
        </w:r>
        <w:r w:rsidR="00060C5B">
          <w:rPr>
            <w:rFonts w:eastAsiaTheme="minorEastAsia" w:cstheme="minorBidi"/>
            <w:i w:val="0"/>
            <w:iCs w:val="0"/>
            <w:noProof/>
            <w:sz w:val="22"/>
            <w:szCs w:val="22"/>
            <w:lang w:eastAsia="en-GB"/>
          </w:rPr>
          <w:tab/>
        </w:r>
        <w:r w:rsidR="00060C5B" w:rsidRPr="00707290">
          <w:rPr>
            <w:rStyle w:val="Hyperlink"/>
            <w:noProof/>
          </w:rPr>
          <w:t>NR-LTE co-existence</w:t>
        </w:r>
        <w:r w:rsidR="00060C5B">
          <w:rPr>
            <w:noProof/>
            <w:webHidden/>
          </w:rPr>
          <w:tab/>
        </w:r>
        <w:r w:rsidR="00060C5B">
          <w:rPr>
            <w:noProof/>
            <w:webHidden/>
          </w:rPr>
          <w:fldChar w:fldCharType="begin"/>
        </w:r>
        <w:r w:rsidR="00060C5B">
          <w:rPr>
            <w:noProof/>
            <w:webHidden/>
          </w:rPr>
          <w:instrText xml:space="preserve"> PAGEREF _Toc516232648 \h </w:instrText>
        </w:r>
        <w:r w:rsidR="00060C5B">
          <w:rPr>
            <w:noProof/>
            <w:webHidden/>
          </w:rPr>
        </w:r>
        <w:r w:rsidR="00060C5B">
          <w:rPr>
            <w:noProof/>
            <w:webHidden/>
          </w:rPr>
          <w:fldChar w:fldCharType="separate"/>
        </w:r>
        <w:r w:rsidR="00060C5B">
          <w:rPr>
            <w:noProof/>
            <w:webHidden/>
          </w:rPr>
          <w:t>134</w:t>
        </w:r>
        <w:r w:rsidR="00060C5B">
          <w:rPr>
            <w:noProof/>
            <w:webHidden/>
          </w:rPr>
          <w:fldChar w:fldCharType="end"/>
        </w:r>
      </w:hyperlink>
    </w:p>
    <w:p w14:paraId="109BAE03" w14:textId="6D695C2C"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49" w:history="1">
        <w:r w:rsidR="00060C5B" w:rsidRPr="00707290">
          <w:rPr>
            <w:rStyle w:val="Hyperlink"/>
            <w:noProof/>
          </w:rPr>
          <w:t>7.1.6</w:t>
        </w:r>
        <w:r w:rsidR="00060C5B">
          <w:rPr>
            <w:rFonts w:eastAsiaTheme="minorEastAsia" w:cstheme="minorBidi"/>
            <w:i w:val="0"/>
            <w:iCs w:val="0"/>
            <w:noProof/>
            <w:sz w:val="22"/>
            <w:szCs w:val="22"/>
            <w:lang w:eastAsia="en-GB"/>
          </w:rPr>
          <w:tab/>
        </w:r>
        <w:r w:rsidR="00060C5B" w:rsidRPr="00707290">
          <w:rPr>
            <w:rStyle w:val="Hyperlink"/>
            <w:noProof/>
          </w:rPr>
          <w:t>UL power control</w:t>
        </w:r>
        <w:r w:rsidR="00060C5B">
          <w:rPr>
            <w:noProof/>
            <w:webHidden/>
          </w:rPr>
          <w:tab/>
        </w:r>
        <w:r w:rsidR="00060C5B">
          <w:rPr>
            <w:noProof/>
            <w:webHidden/>
          </w:rPr>
          <w:fldChar w:fldCharType="begin"/>
        </w:r>
        <w:r w:rsidR="00060C5B">
          <w:rPr>
            <w:noProof/>
            <w:webHidden/>
          </w:rPr>
          <w:instrText xml:space="preserve"> PAGEREF _Toc516232649 \h </w:instrText>
        </w:r>
        <w:r w:rsidR="00060C5B">
          <w:rPr>
            <w:noProof/>
            <w:webHidden/>
          </w:rPr>
        </w:r>
        <w:r w:rsidR="00060C5B">
          <w:rPr>
            <w:noProof/>
            <w:webHidden/>
          </w:rPr>
          <w:fldChar w:fldCharType="separate"/>
        </w:r>
        <w:r w:rsidR="00060C5B">
          <w:rPr>
            <w:noProof/>
            <w:webHidden/>
          </w:rPr>
          <w:t>135</w:t>
        </w:r>
        <w:r w:rsidR="00060C5B">
          <w:rPr>
            <w:noProof/>
            <w:webHidden/>
          </w:rPr>
          <w:fldChar w:fldCharType="end"/>
        </w:r>
      </w:hyperlink>
    </w:p>
    <w:p w14:paraId="3F6F6F13" w14:textId="5B05A628"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50" w:history="1">
        <w:r w:rsidR="00060C5B" w:rsidRPr="00707290">
          <w:rPr>
            <w:rStyle w:val="Hyperlink"/>
            <w:noProof/>
          </w:rPr>
          <w:t>7.1.6.1</w:t>
        </w:r>
        <w:r w:rsidR="00060C5B">
          <w:rPr>
            <w:rFonts w:eastAsiaTheme="minorEastAsia" w:cstheme="minorBidi"/>
            <w:noProof/>
            <w:sz w:val="22"/>
            <w:szCs w:val="22"/>
            <w:lang w:eastAsia="en-GB"/>
          </w:rPr>
          <w:tab/>
        </w:r>
        <w:r w:rsidR="00060C5B" w:rsidRPr="00707290">
          <w:rPr>
            <w:rStyle w:val="Hyperlink"/>
            <w:noProof/>
          </w:rPr>
          <w:t>NR UL power control - non-CA aspects</w:t>
        </w:r>
        <w:r w:rsidR="00060C5B">
          <w:rPr>
            <w:noProof/>
            <w:webHidden/>
          </w:rPr>
          <w:tab/>
        </w:r>
        <w:r w:rsidR="00060C5B">
          <w:rPr>
            <w:noProof/>
            <w:webHidden/>
          </w:rPr>
          <w:fldChar w:fldCharType="begin"/>
        </w:r>
        <w:r w:rsidR="00060C5B">
          <w:rPr>
            <w:noProof/>
            <w:webHidden/>
          </w:rPr>
          <w:instrText xml:space="preserve"> PAGEREF _Toc516232650 \h </w:instrText>
        </w:r>
        <w:r w:rsidR="00060C5B">
          <w:rPr>
            <w:noProof/>
            <w:webHidden/>
          </w:rPr>
        </w:r>
        <w:r w:rsidR="00060C5B">
          <w:rPr>
            <w:noProof/>
            <w:webHidden/>
          </w:rPr>
          <w:fldChar w:fldCharType="separate"/>
        </w:r>
        <w:r w:rsidR="00060C5B">
          <w:rPr>
            <w:noProof/>
            <w:webHidden/>
          </w:rPr>
          <w:t>135</w:t>
        </w:r>
        <w:r w:rsidR="00060C5B">
          <w:rPr>
            <w:noProof/>
            <w:webHidden/>
          </w:rPr>
          <w:fldChar w:fldCharType="end"/>
        </w:r>
      </w:hyperlink>
    </w:p>
    <w:p w14:paraId="3104F868" w14:textId="1CDBBA91"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51" w:history="1">
        <w:r w:rsidR="00060C5B" w:rsidRPr="00707290">
          <w:rPr>
            <w:rStyle w:val="Hyperlink"/>
            <w:noProof/>
          </w:rPr>
          <w:t>7.1.6.2</w:t>
        </w:r>
        <w:r w:rsidR="00060C5B">
          <w:rPr>
            <w:rFonts w:eastAsiaTheme="minorEastAsia" w:cstheme="minorBidi"/>
            <w:noProof/>
            <w:sz w:val="22"/>
            <w:szCs w:val="22"/>
            <w:lang w:eastAsia="en-GB"/>
          </w:rPr>
          <w:tab/>
        </w:r>
        <w:r w:rsidR="00060C5B" w:rsidRPr="00707290">
          <w:rPr>
            <w:rStyle w:val="Hyperlink"/>
            <w:noProof/>
          </w:rPr>
          <w:t>NR UL power control – CA aspects</w:t>
        </w:r>
        <w:r w:rsidR="00060C5B">
          <w:rPr>
            <w:noProof/>
            <w:webHidden/>
          </w:rPr>
          <w:tab/>
        </w:r>
        <w:r w:rsidR="00060C5B">
          <w:rPr>
            <w:noProof/>
            <w:webHidden/>
          </w:rPr>
          <w:fldChar w:fldCharType="begin"/>
        </w:r>
        <w:r w:rsidR="00060C5B">
          <w:rPr>
            <w:noProof/>
            <w:webHidden/>
          </w:rPr>
          <w:instrText xml:space="preserve"> PAGEREF _Toc516232651 \h </w:instrText>
        </w:r>
        <w:r w:rsidR="00060C5B">
          <w:rPr>
            <w:noProof/>
            <w:webHidden/>
          </w:rPr>
        </w:r>
        <w:r w:rsidR="00060C5B">
          <w:rPr>
            <w:noProof/>
            <w:webHidden/>
          </w:rPr>
          <w:fldChar w:fldCharType="separate"/>
        </w:r>
        <w:r w:rsidR="00060C5B">
          <w:rPr>
            <w:noProof/>
            <w:webHidden/>
          </w:rPr>
          <w:t>136</w:t>
        </w:r>
        <w:r w:rsidR="00060C5B">
          <w:rPr>
            <w:noProof/>
            <w:webHidden/>
          </w:rPr>
          <w:fldChar w:fldCharType="end"/>
        </w:r>
      </w:hyperlink>
    </w:p>
    <w:p w14:paraId="26BA72B8" w14:textId="24A5EEEE"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52" w:history="1">
        <w:r w:rsidR="00060C5B" w:rsidRPr="00707290">
          <w:rPr>
            <w:rStyle w:val="Hyperlink"/>
            <w:noProof/>
          </w:rPr>
          <w:t>7.1.6.3</w:t>
        </w:r>
        <w:r w:rsidR="00060C5B">
          <w:rPr>
            <w:rFonts w:eastAsiaTheme="minorEastAsia" w:cstheme="minorBidi"/>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_Toc516232652 \h </w:instrText>
        </w:r>
        <w:r w:rsidR="00060C5B">
          <w:rPr>
            <w:noProof/>
            <w:webHidden/>
          </w:rPr>
        </w:r>
        <w:r w:rsidR="00060C5B">
          <w:rPr>
            <w:noProof/>
            <w:webHidden/>
          </w:rPr>
          <w:fldChar w:fldCharType="separate"/>
        </w:r>
        <w:r w:rsidR="00060C5B">
          <w:rPr>
            <w:noProof/>
            <w:webHidden/>
          </w:rPr>
          <w:t>137</w:t>
        </w:r>
        <w:r w:rsidR="00060C5B">
          <w:rPr>
            <w:noProof/>
            <w:webHidden/>
          </w:rPr>
          <w:fldChar w:fldCharType="end"/>
        </w:r>
      </w:hyperlink>
    </w:p>
    <w:p w14:paraId="59CFB484" w14:textId="356BB643"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53" w:history="1">
        <w:r w:rsidR="00060C5B" w:rsidRPr="00707290">
          <w:rPr>
            <w:rStyle w:val="Hyperlink"/>
            <w:noProof/>
          </w:rPr>
          <w:t>7.1.7</w:t>
        </w:r>
        <w:r w:rsidR="00060C5B">
          <w:rPr>
            <w:rFonts w:eastAsiaTheme="minorEastAsia" w:cstheme="minorBidi"/>
            <w:i w:val="0"/>
            <w:iCs w:val="0"/>
            <w:noProof/>
            <w:sz w:val="22"/>
            <w:szCs w:val="22"/>
            <w:lang w:eastAsia="en-GB"/>
          </w:rPr>
          <w:tab/>
        </w:r>
        <w:r w:rsidR="00060C5B" w:rsidRPr="00707290">
          <w:rPr>
            <w:rStyle w:val="Hyperlink"/>
            <w:noProof/>
          </w:rPr>
          <w:t>UE features</w:t>
        </w:r>
        <w:r w:rsidR="00060C5B">
          <w:rPr>
            <w:noProof/>
            <w:webHidden/>
          </w:rPr>
          <w:tab/>
        </w:r>
        <w:r w:rsidR="00060C5B">
          <w:rPr>
            <w:noProof/>
            <w:webHidden/>
          </w:rPr>
          <w:fldChar w:fldCharType="begin"/>
        </w:r>
        <w:r w:rsidR="00060C5B">
          <w:rPr>
            <w:noProof/>
            <w:webHidden/>
          </w:rPr>
          <w:instrText xml:space="preserve"> PAGEREF _Toc516232653 \h </w:instrText>
        </w:r>
        <w:r w:rsidR="00060C5B">
          <w:rPr>
            <w:noProof/>
            <w:webHidden/>
          </w:rPr>
        </w:r>
        <w:r w:rsidR="00060C5B">
          <w:rPr>
            <w:noProof/>
            <w:webHidden/>
          </w:rPr>
          <w:fldChar w:fldCharType="separate"/>
        </w:r>
        <w:r w:rsidR="00060C5B">
          <w:rPr>
            <w:noProof/>
            <w:webHidden/>
          </w:rPr>
          <w:t>137</w:t>
        </w:r>
        <w:r w:rsidR="00060C5B">
          <w:rPr>
            <w:noProof/>
            <w:webHidden/>
          </w:rPr>
          <w:fldChar w:fldCharType="end"/>
        </w:r>
      </w:hyperlink>
    </w:p>
    <w:p w14:paraId="104D0439" w14:textId="0AE3405D"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54" w:history="1">
        <w:r w:rsidR="00060C5B" w:rsidRPr="00707290">
          <w:rPr>
            <w:rStyle w:val="Hyperlink"/>
            <w:noProof/>
          </w:rPr>
          <w:t>7.1.8</w:t>
        </w:r>
        <w:r w:rsidR="00060C5B">
          <w:rPr>
            <w:rFonts w:eastAsiaTheme="minorEastAsia" w:cstheme="minorBidi"/>
            <w:i w:val="0"/>
            <w:iCs w:val="0"/>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_Toc516232654 \h </w:instrText>
        </w:r>
        <w:r w:rsidR="00060C5B">
          <w:rPr>
            <w:noProof/>
            <w:webHidden/>
          </w:rPr>
        </w:r>
        <w:r w:rsidR="00060C5B">
          <w:rPr>
            <w:noProof/>
            <w:webHidden/>
          </w:rPr>
          <w:fldChar w:fldCharType="separate"/>
        </w:r>
        <w:r w:rsidR="00060C5B">
          <w:rPr>
            <w:noProof/>
            <w:webHidden/>
          </w:rPr>
          <w:t>140</w:t>
        </w:r>
        <w:r w:rsidR="00060C5B">
          <w:rPr>
            <w:noProof/>
            <w:webHidden/>
          </w:rPr>
          <w:fldChar w:fldCharType="end"/>
        </w:r>
      </w:hyperlink>
    </w:p>
    <w:p w14:paraId="75A7B121" w14:textId="15D3E2D3" w:rsidR="00060C5B" w:rsidRDefault="0058452E">
      <w:pPr>
        <w:pStyle w:val="TOC2"/>
        <w:tabs>
          <w:tab w:val="left" w:pos="800"/>
          <w:tab w:val="right" w:leader="dot" w:pos="10457"/>
        </w:tabs>
        <w:rPr>
          <w:rFonts w:eastAsiaTheme="minorEastAsia" w:cstheme="minorBidi"/>
          <w:smallCaps w:val="0"/>
          <w:noProof/>
          <w:sz w:val="22"/>
          <w:szCs w:val="22"/>
          <w:lang w:eastAsia="en-GB"/>
        </w:rPr>
      </w:pPr>
      <w:hyperlink w:anchor="_Toc516232655" w:history="1">
        <w:r w:rsidR="00060C5B" w:rsidRPr="00707290">
          <w:rPr>
            <w:rStyle w:val="Hyperlink"/>
            <w:noProof/>
          </w:rPr>
          <w:t>7.2</w:t>
        </w:r>
        <w:r w:rsidR="00060C5B">
          <w:rPr>
            <w:rFonts w:eastAsiaTheme="minorEastAsia" w:cstheme="minorBidi"/>
            <w:smallCaps w:val="0"/>
            <w:noProof/>
            <w:sz w:val="22"/>
            <w:szCs w:val="22"/>
            <w:lang w:eastAsia="en-GB"/>
          </w:rPr>
          <w:tab/>
        </w:r>
        <w:r w:rsidR="00060C5B" w:rsidRPr="00707290">
          <w:rPr>
            <w:rStyle w:val="Hyperlink"/>
            <w:noProof/>
          </w:rPr>
          <w:t>NR URLLC in Release 15</w:t>
        </w:r>
        <w:r w:rsidR="00060C5B">
          <w:rPr>
            <w:noProof/>
            <w:webHidden/>
          </w:rPr>
          <w:tab/>
        </w:r>
        <w:r w:rsidR="00060C5B">
          <w:rPr>
            <w:noProof/>
            <w:webHidden/>
          </w:rPr>
          <w:fldChar w:fldCharType="begin"/>
        </w:r>
        <w:r w:rsidR="00060C5B">
          <w:rPr>
            <w:noProof/>
            <w:webHidden/>
          </w:rPr>
          <w:instrText xml:space="preserve"> PAGEREF _Toc516232655 \h </w:instrText>
        </w:r>
        <w:r w:rsidR="00060C5B">
          <w:rPr>
            <w:noProof/>
            <w:webHidden/>
          </w:rPr>
        </w:r>
        <w:r w:rsidR="00060C5B">
          <w:rPr>
            <w:noProof/>
            <w:webHidden/>
          </w:rPr>
          <w:fldChar w:fldCharType="separate"/>
        </w:r>
        <w:r w:rsidR="00060C5B">
          <w:rPr>
            <w:noProof/>
            <w:webHidden/>
          </w:rPr>
          <w:t>140</w:t>
        </w:r>
        <w:r w:rsidR="00060C5B">
          <w:rPr>
            <w:noProof/>
            <w:webHidden/>
          </w:rPr>
          <w:fldChar w:fldCharType="end"/>
        </w:r>
      </w:hyperlink>
    </w:p>
    <w:p w14:paraId="3D43488F" w14:textId="6D211F14"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56" w:history="1">
        <w:r w:rsidR="00060C5B" w:rsidRPr="00707290">
          <w:rPr>
            <w:rStyle w:val="Hyperlink"/>
            <w:noProof/>
          </w:rPr>
          <w:t>7.2.1</w:t>
        </w:r>
        <w:r w:rsidR="00060C5B">
          <w:rPr>
            <w:rFonts w:eastAsiaTheme="minorEastAsia" w:cstheme="minorBidi"/>
            <w:i w:val="0"/>
            <w:iCs w:val="0"/>
            <w:noProof/>
            <w:sz w:val="22"/>
            <w:szCs w:val="22"/>
            <w:lang w:eastAsia="en-GB"/>
          </w:rPr>
          <w:tab/>
        </w:r>
        <w:r w:rsidR="00060C5B" w:rsidRPr="00707290">
          <w:rPr>
            <w:rStyle w:val="Hyperlink"/>
            <w:noProof/>
          </w:rPr>
          <w:t>Support of separate CQI and MCS table(s) for URLLC</w:t>
        </w:r>
        <w:r w:rsidR="00060C5B">
          <w:rPr>
            <w:noProof/>
            <w:webHidden/>
          </w:rPr>
          <w:tab/>
        </w:r>
        <w:r w:rsidR="00060C5B">
          <w:rPr>
            <w:noProof/>
            <w:webHidden/>
          </w:rPr>
          <w:fldChar w:fldCharType="begin"/>
        </w:r>
        <w:r w:rsidR="00060C5B">
          <w:rPr>
            <w:noProof/>
            <w:webHidden/>
          </w:rPr>
          <w:instrText xml:space="preserve"> PAGEREF _Toc516232656 \h </w:instrText>
        </w:r>
        <w:r w:rsidR="00060C5B">
          <w:rPr>
            <w:noProof/>
            <w:webHidden/>
          </w:rPr>
        </w:r>
        <w:r w:rsidR="00060C5B">
          <w:rPr>
            <w:noProof/>
            <w:webHidden/>
          </w:rPr>
          <w:fldChar w:fldCharType="separate"/>
        </w:r>
        <w:r w:rsidR="00060C5B">
          <w:rPr>
            <w:noProof/>
            <w:webHidden/>
          </w:rPr>
          <w:t>140</w:t>
        </w:r>
        <w:r w:rsidR="00060C5B">
          <w:rPr>
            <w:noProof/>
            <w:webHidden/>
          </w:rPr>
          <w:fldChar w:fldCharType="end"/>
        </w:r>
      </w:hyperlink>
    </w:p>
    <w:p w14:paraId="59435C4E" w14:textId="416A41FE"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57" w:history="1">
        <w:r w:rsidR="00060C5B" w:rsidRPr="00707290">
          <w:rPr>
            <w:rStyle w:val="Hyperlink"/>
            <w:noProof/>
          </w:rPr>
          <w:t>7.2.2</w:t>
        </w:r>
        <w:r w:rsidR="00060C5B">
          <w:rPr>
            <w:rFonts w:eastAsiaTheme="minorEastAsia" w:cstheme="minorBidi"/>
            <w:i w:val="0"/>
            <w:iCs w:val="0"/>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_Toc516232657 \h </w:instrText>
        </w:r>
        <w:r w:rsidR="00060C5B">
          <w:rPr>
            <w:noProof/>
            <w:webHidden/>
          </w:rPr>
        </w:r>
        <w:r w:rsidR="00060C5B">
          <w:rPr>
            <w:noProof/>
            <w:webHidden/>
          </w:rPr>
          <w:fldChar w:fldCharType="separate"/>
        </w:r>
        <w:r w:rsidR="00060C5B">
          <w:rPr>
            <w:noProof/>
            <w:webHidden/>
          </w:rPr>
          <w:t>145</w:t>
        </w:r>
        <w:r w:rsidR="00060C5B">
          <w:rPr>
            <w:noProof/>
            <w:webHidden/>
          </w:rPr>
          <w:fldChar w:fldCharType="end"/>
        </w:r>
      </w:hyperlink>
    </w:p>
    <w:p w14:paraId="08390BAF" w14:textId="1F6FB193" w:rsidR="00060C5B" w:rsidRDefault="0058452E">
      <w:pPr>
        <w:pStyle w:val="TOC2"/>
        <w:tabs>
          <w:tab w:val="left" w:pos="800"/>
          <w:tab w:val="right" w:leader="dot" w:pos="10457"/>
        </w:tabs>
        <w:rPr>
          <w:rFonts w:eastAsiaTheme="minorEastAsia" w:cstheme="minorBidi"/>
          <w:smallCaps w:val="0"/>
          <w:noProof/>
          <w:sz w:val="22"/>
          <w:szCs w:val="22"/>
          <w:lang w:eastAsia="en-GB"/>
        </w:rPr>
      </w:pPr>
      <w:hyperlink w:anchor="_Toc516232658" w:history="1">
        <w:r w:rsidR="00060C5B" w:rsidRPr="00707290">
          <w:rPr>
            <w:rStyle w:val="Hyperlink"/>
            <w:noProof/>
            <w:lang w:eastAsia="x-none"/>
          </w:rPr>
          <w:t>7.3</w:t>
        </w:r>
        <w:r w:rsidR="00060C5B">
          <w:rPr>
            <w:rFonts w:eastAsiaTheme="minorEastAsia" w:cstheme="minorBidi"/>
            <w:smallCaps w:val="0"/>
            <w:noProof/>
            <w:sz w:val="22"/>
            <w:szCs w:val="22"/>
            <w:lang w:eastAsia="en-GB"/>
          </w:rPr>
          <w:tab/>
        </w:r>
        <w:r w:rsidR="00060C5B" w:rsidRPr="00707290">
          <w:rPr>
            <w:rStyle w:val="Hyperlink"/>
            <w:noProof/>
          </w:rPr>
          <w:t xml:space="preserve">Study on enhanced NR to support Non-Terrestrial Networks - </w:t>
        </w:r>
        <w:r w:rsidR="00060C5B" w:rsidRPr="00707290">
          <w:rPr>
            <w:rStyle w:val="Hyperlink"/>
            <w:noProof/>
            <w:lang w:eastAsia="x-none"/>
          </w:rPr>
          <w:t>SID in RP-171450</w:t>
        </w:r>
        <w:r w:rsidR="00060C5B">
          <w:rPr>
            <w:noProof/>
            <w:webHidden/>
          </w:rPr>
          <w:tab/>
        </w:r>
        <w:r w:rsidR="00060C5B">
          <w:rPr>
            <w:noProof/>
            <w:webHidden/>
          </w:rPr>
          <w:fldChar w:fldCharType="begin"/>
        </w:r>
        <w:r w:rsidR="00060C5B">
          <w:rPr>
            <w:noProof/>
            <w:webHidden/>
          </w:rPr>
          <w:instrText xml:space="preserve"> PAGEREF _Toc516232658 \h </w:instrText>
        </w:r>
        <w:r w:rsidR="00060C5B">
          <w:rPr>
            <w:noProof/>
            <w:webHidden/>
          </w:rPr>
        </w:r>
        <w:r w:rsidR="00060C5B">
          <w:rPr>
            <w:noProof/>
            <w:webHidden/>
          </w:rPr>
          <w:fldChar w:fldCharType="separate"/>
        </w:r>
        <w:r w:rsidR="00060C5B">
          <w:rPr>
            <w:noProof/>
            <w:webHidden/>
          </w:rPr>
          <w:t>145</w:t>
        </w:r>
        <w:r w:rsidR="00060C5B">
          <w:rPr>
            <w:noProof/>
            <w:webHidden/>
          </w:rPr>
          <w:fldChar w:fldCharType="end"/>
        </w:r>
      </w:hyperlink>
    </w:p>
    <w:p w14:paraId="0F81E8E8" w14:textId="53A9DEB0"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59" w:history="1">
        <w:r w:rsidR="00060C5B" w:rsidRPr="00707290">
          <w:rPr>
            <w:rStyle w:val="Hyperlink"/>
            <w:noProof/>
          </w:rPr>
          <w:t>7.3.1</w:t>
        </w:r>
        <w:r w:rsidR="00060C5B">
          <w:rPr>
            <w:rFonts w:eastAsiaTheme="minorEastAsia" w:cstheme="minorBidi"/>
            <w:i w:val="0"/>
            <w:iCs w:val="0"/>
            <w:noProof/>
            <w:sz w:val="22"/>
            <w:szCs w:val="22"/>
            <w:lang w:eastAsia="en-GB"/>
          </w:rPr>
          <w:tab/>
        </w:r>
        <w:r w:rsidR="00060C5B" w:rsidRPr="00707290">
          <w:rPr>
            <w:rStyle w:val="Hyperlink"/>
            <w:noProof/>
          </w:rPr>
          <w:t>Channel Model</w:t>
        </w:r>
        <w:r w:rsidR="00060C5B">
          <w:rPr>
            <w:noProof/>
            <w:webHidden/>
          </w:rPr>
          <w:tab/>
        </w:r>
        <w:r w:rsidR="00060C5B">
          <w:rPr>
            <w:noProof/>
            <w:webHidden/>
          </w:rPr>
          <w:fldChar w:fldCharType="begin"/>
        </w:r>
        <w:r w:rsidR="00060C5B">
          <w:rPr>
            <w:noProof/>
            <w:webHidden/>
          </w:rPr>
          <w:instrText xml:space="preserve"> PAGEREF _Toc516232659 \h </w:instrText>
        </w:r>
        <w:r w:rsidR="00060C5B">
          <w:rPr>
            <w:noProof/>
            <w:webHidden/>
          </w:rPr>
        </w:r>
        <w:r w:rsidR="00060C5B">
          <w:rPr>
            <w:noProof/>
            <w:webHidden/>
          </w:rPr>
          <w:fldChar w:fldCharType="separate"/>
        </w:r>
        <w:r w:rsidR="00060C5B">
          <w:rPr>
            <w:noProof/>
            <w:webHidden/>
          </w:rPr>
          <w:t>145</w:t>
        </w:r>
        <w:r w:rsidR="00060C5B">
          <w:rPr>
            <w:noProof/>
            <w:webHidden/>
          </w:rPr>
          <w:fldChar w:fldCharType="end"/>
        </w:r>
      </w:hyperlink>
    </w:p>
    <w:p w14:paraId="05D0C5D4" w14:textId="55A24A7D"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60" w:history="1">
        <w:r w:rsidR="00060C5B" w:rsidRPr="00707290">
          <w:rPr>
            <w:rStyle w:val="Hyperlink"/>
            <w:noProof/>
          </w:rPr>
          <w:t>7.3.2</w:t>
        </w:r>
        <w:r w:rsidR="00060C5B">
          <w:rPr>
            <w:rFonts w:eastAsiaTheme="minorEastAsia" w:cstheme="minorBidi"/>
            <w:i w:val="0"/>
            <w:iCs w:val="0"/>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_Toc516232660 \h </w:instrText>
        </w:r>
        <w:r w:rsidR="00060C5B">
          <w:rPr>
            <w:noProof/>
            <w:webHidden/>
          </w:rPr>
        </w:r>
        <w:r w:rsidR="00060C5B">
          <w:rPr>
            <w:noProof/>
            <w:webHidden/>
          </w:rPr>
          <w:fldChar w:fldCharType="separate"/>
        </w:r>
        <w:r w:rsidR="00060C5B">
          <w:rPr>
            <w:noProof/>
            <w:webHidden/>
          </w:rPr>
          <w:t>146</w:t>
        </w:r>
        <w:r w:rsidR="00060C5B">
          <w:rPr>
            <w:noProof/>
            <w:webHidden/>
          </w:rPr>
          <w:fldChar w:fldCharType="end"/>
        </w:r>
      </w:hyperlink>
    </w:p>
    <w:p w14:paraId="35421CAD" w14:textId="68F03616" w:rsidR="00060C5B" w:rsidRDefault="0058452E">
      <w:pPr>
        <w:pStyle w:val="TOC2"/>
        <w:tabs>
          <w:tab w:val="left" w:pos="800"/>
          <w:tab w:val="right" w:leader="dot" w:pos="10457"/>
        </w:tabs>
        <w:rPr>
          <w:rFonts w:eastAsiaTheme="minorEastAsia" w:cstheme="minorBidi"/>
          <w:smallCaps w:val="0"/>
          <w:noProof/>
          <w:sz w:val="22"/>
          <w:szCs w:val="22"/>
          <w:lang w:eastAsia="en-GB"/>
        </w:rPr>
      </w:pPr>
      <w:hyperlink w:anchor="_Toc516232661" w:history="1">
        <w:r w:rsidR="00060C5B" w:rsidRPr="00707290">
          <w:rPr>
            <w:rStyle w:val="Hyperlink"/>
            <w:noProof/>
            <w:lang w:eastAsia="x-none"/>
          </w:rPr>
          <w:t>7.4</w:t>
        </w:r>
        <w:r w:rsidR="00060C5B">
          <w:rPr>
            <w:rFonts w:eastAsiaTheme="minorEastAsia" w:cstheme="minorBidi"/>
            <w:smallCaps w:val="0"/>
            <w:noProof/>
            <w:sz w:val="22"/>
            <w:szCs w:val="22"/>
            <w:lang w:eastAsia="en-GB"/>
          </w:rPr>
          <w:tab/>
        </w:r>
        <w:r w:rsidR="00060C5B" w:rsidRPr="00707290">
          <w:rPr>
            <w:rStyle w:val="Hyperlink"/>
            <w:noProof/>
          </w:rPr>
          <w:t xml:space="preserve">Study on non-orthogonal multiple access for NR - </w:t>
        </w:r>
        <w:r w:rsidR="00060C5B" w:rsidRPr="00707290">
          <w:rPr>
            <w:rStyle w:val="Hyperlink"/>
            <w:noProof/>
            <w:lang w:eastAsia="x-none"/>
          </w:rPr>
          <w:t>SID in RP-171043</w:t>
        </w:r>
        <w:r w:rsidR="00060C5B">
          <w:rPr>
            <w:noProof/>
            <w:webHidden/>
          </w:rPr>
          <w:tab/>
        </w:r>
        <w:r w:rsidR="00060C5B">
          <w:rPr>
            <w:noProof/>
            <w:webHidden/>
          </w:rPr>
          <w:fldChar w:fldCharType="begin"/>
        </w:r>
        <w:r w:rsidR="00060C5B">
          <w:rPr>
            <w:noProof/>
            <w:webHidden/>
          </w:rPr>
          <w:instrText xml:space="preserve"> PAGEREF _Toc516232661 \h </w:instrText>
        </w:r>
        <w:r w:rsidR="00060C5B">
          <w:rPr>
            <w:noProof/>
            <w:webHidden/>
          </w:rPr>
        </w:r>
        <w:r w:rsidR="00060C5B">
          <w:rPr>
            <w:noProof/>
            <w:webHidden/>
          </w:rPr>
          <w:fldChar w:fldCharType="separate"/>
        </w:r>
        <w:r w:rsidR="00060C5B">
          <w:rPr>
            <w:noProof/>
            <w:webHidden/>
          </w:rPr>
          <w:t>147</w:t>
        </w:r>
        <w:r w:rsidR="00060C5B">
          <w:rPr>
            <w:noProof/>
            <w:webHidden/>
          </w:rPr>
          <w:fldChar w:fldCharType="end"/>
        </w:r>
      </w:hyperlink>
    </w:p>
    <w:p w14:paraId="4452D757" w14:textId="7BC8D859"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62" w:history="1">
        <w:r w:rsidR="00060C5B" w:rsidRPr="00707290">
          <w:rPr>
            <w:rStyle w:val="Hyperlink"/>
            <w:noProof/>
          </w:rPr>
          <w:t>7.4.1</w:t>
        </w:r>
        <w:r w:rsidR="00060C5B">
          <w:rPr>
            <w:rFonts w:eastAsiaTheme="minorEastAsia" w:cstheme="minorBidi"/>
            <w:i w:val="0"/>
            <w:iCs w:val="0"/>
            <w:noProof/>
            <w:sz w:val="22"/>
            <w:szCs w:val="22"/>
            <w:lang w:eastAsia="en-GB"/>
          </w:rPr>
          <w:tab/>
        </w:r>
        <w:r w:rsidR="00060C5B" w:rsidRPr="00707290">
          <w:rPr>
            <w:rStyle w:val="Hyperlink"/>
            <w:noProof/>
          </w:rPr>
          <w:t>Transmitter side signal processing schemes for NOMA</w:t>
        </w:r>
        <w:r w:rsidR="00060C5B">
          <w:rPr>
            <w:noProof/>
            <w:webHidden/>
          </w:rPr>
          <w:tab/>
        </w:r>
        <w:r w:rsidR="00060C5B">
          <w:rPr>
            <w:noProof/>
            <w:webHidden/>
          </w:rPr>
          <w:fldChar w:fldCharType="begin"/>
        </w:r>
        <w:r w:rsidR="00060C5B">
          <w:rPr>
            <w:noProof/>
            <w:webHidden/>
          </w:rPr>
          <w:instrText xml:space="preserve"> PAGEREF _Toc516232662 \h </w:instrText>
        </w:r>
        <w:r w:rsidR="00060C5B">
          <w:rPr>
            <w:noProof/>
            <w:webHidden/>
          </w:rPr>
        </w:r>
        <w:r w:rsidR="00060C5B">
          <w:rPr>
            <w:noProof/>
            <w:webHidden/>
          </w:rPr>
          <w:fldChar w:fldCharType="separate"/>
        </w:r>
        <w:r w:rsidR="00060C5B">
          <w:rPr>
            <w:noProof/>
            <w:webHidden/>
          </w:rPr>
          <w:t>147</w:t>
        </w:r>
        <w:r w:rsidR="00060C5B">
          <w:rPr>
            <w:noProof/>
            <w:webHidden/>
          </w:rPr>
          <w:fldChar w:fldCharType="end"/>
        </w:r>
      </w:hyperlink>
    </w:p>
    <w:p w14:paraId="391BEAD0" w14:textId="47BFF02D"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63" w:history="1">
        <w:r w:rsidR="00060C5B" w:rsidRPr="00707290">
          <w:rPr>
            <w:rStyle w:val="Hyperlink"/>
            <w:noProof/>
          </w:rPr>
          <w:t>7.4.2</w:t>
        </w:r>
        <w:r w:rsidR="00060C5B">
          <w:rPr>
            <w:rFonts w:eastAsiaTheme="minorEastAsia" w:cstheme="minorBidi"/>
            <w:i w:val="0"/>
            <w:iCs w:val="0"/>
            <w:noProof/>
            <w:sz w:val="22"/>
            <w:szCs w:val="22"/>
            <w:lang w:eastAsia="en-GB"/>
          </w:rPr>
          <w:tab/>
        </w:r>
        <w:r w:rsidR="00060C5B" w:rsidRPr="00707290">
          <w:rPr>
            <w:rStyle w:val="Hyperlink"/>
            <w:noProof/>
          </w:rPr>
          <w:t>Receivers for NOMA</w:t>
        </w:r>
        <w:r w:rsidR="00060C5B">
          <w:rPr>
            <w:noProof/>
            <w:webHidden/>
          </w:rPr>
          <w:tab/>
        </w:r>
        <w:r w:rsidR="00060C5B">
          <w:rPr>
            <w:noProof/>
            <w:webHidden/>
          </w:rPr>
          <w:fldChar w:fldCharType="begin"/>
        </w:r>
        <w:r w:rsidR="00060C5B">
          <w:rPr>
            <w:noProof/>
            <w:webHidden/>
          </w:rPr>
          <w:instrText xml:space="preserve"> PAGEREF _Toc516232663 \h </w:instrText>
        </w:r>
        <w:r w:rsidR="00060C5B">
          <w:rPr>
            <w:noProof/>
            <w:webHidden/>
          </w:rPr>
        </w:r>
        <w:r w:rsidR="00060C5B">
          <w:rPr>
            <w:noProof/>
            <w:webHidden/>
          </w:rPr>
          <w:fldChar w:fldCharType="separate"/>
        </w:r>
        <w:r w:rsidR="00060C5B">
          <w:rPr>
            <w:noProof/>
            <w:webHidden/>
          </w:rPr>
          <w:t>148</w:t>
        </w:r>
        <w:r w:rsidR="00060C5B">
          <w:rPr>
            <w:noProof/>
            <w:webHidden/>
          </w:rPr>
          <w:fldChar w:fldCharType="end"/>
        </w:r>
      </w:hyperlink>
    </w:p>
    <w:p w14:paraId="7F0C0EF7" w14:textId="261F9843"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64" w:history="1">
        <w:r w:rsidR="00060C5B" w:rsidRPr="00707290">
          <w:rPr>
            <w:rStyle w:val="Hyperlink"/>
            <w:noProof/>
          </w:rPr>
          <w:t>7.4.3</w:t>
        </w:r>
        <w:r w:rsidR="00060C5B">
          <w:rPr>
            <w:rFonts w:eastAsiaTheme="minorEastAsia" w:cstheme="minorBidi"/>
            <w:i w:val="0"/>
            <w:iCs w:val="0"/>
            <w:noProof/>
            <w:sz w:val="22"/>
            <w:szCs w:val="22"/>
            <w:lang w:eastAsia="en-GB"/>
          </w:rPr>
          <w:tab/>
        </w:r>
        <w:r w:rsidR="00060C5B" w:rsidRPr="00707290">
          <w:rPr>
            <w:rStyle w:val="Hyperlink"/>
            <w:noProof/>
          </w:rPr>
          <w:t>Procedures related to NOMA</w:t>
        </w:r>
        <w:r w:rsidR="00060C5B">
          <w:rPr>
            <w:noProof/>
            <w:webHidden/>
          </w:rPr>
          <w:tab/>
        </w:r>
        <w:r w:rsidR="00060C5B">
          <w:rPr>
            <w:noProof/>
            <w:webHidden/>
          </w:rPr>
          <w:fldChar w:fldCharType="begin"/>
        </w:r>
        <w:r w:rsidR="00060C5B">
          <w:rPr>
            <w:noProof/>
            <w:webHidden/>
          </w:rPr>
          <w:instrText xml:space="preserve"> PAGEREF _Toc516232664 \h </w:instrText>
        </w:r>
        <w:r w:rsidR="00060C5B">
          <w:rPr>
            <w:noProof/>
            <w:webHidden/>
          </w:rPr>
        </w:r>
        <w:r w:rsidR="00060C5B">
          <w:rPr>
            <w:noProof/>
            <w:webHidden/>
          </w:rPr>
          <w:fldChar w:fldCharType="separate"/>
        </w:r>
        <w:r w:rsidR="00060C5B">
          <w:rPr>
            <w:noProof/>
            <w:webHidden/>
          </w:rPr>
          <w:t>150</w:t>
        </w:r>
        <w:r w:rsidR="00060C5B">
          <w:rPr>
            <w:noProof/>
            <w:webHidden/>
          </w:rPr>
          <w:fldChar w:fldCharType="end"/>
        </w:r>
      </w:hyperlink>
    </w:p>
    <w:p w14:paraId="0CA71F08" w14:textId="1EADA82C"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65" w:history="1">
        <w:r w:rsidR="00060C5B" w:rsidRPr="00707290">
          <w:rPr>
            <w:rStyle w:val="Hyperlink"/>
            <w:noProof/>
          </w:rPr>
          <w:t>7.4.4</w:t>
        </w:r>
        <w:r w:rsidR="00060C5B">
          <w:rPr>
            <w:rFonts w:eastAsiaTheme="minorEastAsia" w:cstheme="minorBidi"/>
            <w:i w:val="0"/>
            <w:iCs w:val="0"/>
            <w:noProof/>
            <w:sz w:val="22"/>
            <w:szCs w:val="22"/>
            <w:lang w:eastAsia="en-GB"/>
          </w:rPr>
          <w:tab/>
        </w:r>
        <w:r w:rsidR="00060C5B" w:rsidRPr="00707290">
          <w:rPr>
            <w:rStyle w:val="Hyperlink"/>
            <w:noProof/>
          </w:rPr>
          <w:t>Link and system level performance evaluation for NOMA</w:t>
        </w:r>
        <w:r w:rsidR="00060C5B">
          <w:rPr>
            <w:noProof/>
            <w:webHidden/>
          </w:rPr>
          <w:tab/>
        </w:r>
        <w:r w:rsidR="00060C5B">
          <w:rPr>
            <w:noProof/>
            <w:webHidden/>
          </w:rPr>
          <w:fldChar w:fldCharType="begin"/>
        </w:r>
        <w:r w:rsidR="00060C5B">
          <w:rPr>
            <w:noProof/>
            <w:webHidden/>
          </w:rPr>
          <w:instrText xml:space="preserve"> PAGEREF _Toc516232665 \h </w:instrText>
        </w:r>
        <w:r w:rsidR="00060C5B">
          <w:rPr>
            <w:noProof/>
            <w:webHidden/>
          </w:rPr>
        </w:r>
        <w:r w:rsidR="00060C5B">
          <w:rPr>
            <w:noProof/>
            <w:webHidden/>
          </w:rPr>
          <w:fldChar w:fldCharType="separate"/>
        </w:r>
        <w:r w:rsidR="00060C5B">
          <w:rPr>
            <w:noProof/>
            <w:webHidden/>
          </w:rPr>
          <w:t>151</w:t>
        </w:r>
        <w:r w:rsidR="00060C5B">
          <w:rPr>
            <w:noProof/>
            <w:webHidden/>
          </w:rPr>
          <w:fldChar w:fldCharType="end"/>
        </w:r>
      </w:hyperlink>
    </w:p>
    <w:p w14:paraId="025E2EC8" w14:textId="437BD1B2"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66" w:history="1">
        <w:r w:rsidR="00060C5B" w:rsidRPr="00707290">
          <w:rPr>
            <w:rStyle w:val="Hyperlink"/>
            <w:noProof/>
          </w:rPr>
          <w:t>7.4.5</w:t>
        </w:r>
        <w:r w:rsidR="00060C5B">
          <w:rPr>
            <w:rFonts w:eastAsiaTheme="minorEastAsia" w:cstheme="minorBidi"/>
            <w:i w:val="0"/>
            <w:iCs w:val="0"/>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_Toc516232666 \h </w:instrText>
        </w:r>
        <w:r w:rsidR="00060C5B">
          <w:rPr>
            <w:noProof/>
            <w:webHidden/>
          </w:rPr>
        </w:r>
        <w:r w:rsidR="00060C5B">
          <w:rPr>
            <w:noProof/>
            <w:webHidden/>
          </w:rPr>
          <w:fldChar w:fldCharType="separate"/>
        </w:r>
        <w:r w:rsidR="00060C5B">
          <w:rPr>
            <w:noProof/>
            <w:webHidden/>
          </w:rPr>
          <w:t>155</w:t>
        </w:r>
        <w:r w:rsidR="00060C5B">
          <w:rPr>
            <w:noProof/>
            <w:webHidden/>
          </w:rPr>
          <w:fldChar w:fldCharType="end"/>
        </w:r>
      </w:hyperlink>
    </w:p>
    <w:p w14:paraId="72355CF6" w14:textId="05922027" w:rsidR="00060C5B" w:rsidRDefault="0058452E">
      <w:pPr>
        <w:pStyle w:val="TOC2"/>
        <w:tabs>
          <w:tab w:val="left" w:pos="800"/>
          <w:tab w:val="right" w:leader="dot" w:pos="10457"/>
        </w:tabs>
        <w:rPr>
          <w:rFonts w:eastAsiaTheme="minorEastAsia" w:cstheme="minorBidi"/>
          <w:smallCaps w:val="0"/>
          <w:noProof/>
          <w:sz w:val="22"/>
          <w:szCs w:val="22"/>
          <w:lang w:eastAsia="en-GB"/>
        </w:rPr>
      </w:pPr>
      <w:hyperlink w:anchor="_Toc516232667" w:history="1">
        <w:r w:rsidR="00060C5B" w:rsidRPr="00707290">
          <w:rPr>
            <w:rStyle w:val="Hyperlink"/>
            <w:noProof/>
            <w:lang w:eastAsia="x-none"/>
          </w:rPr>
          <w:t>7.5</w:t>
        </w:r>
        <w:r w:rsidR="00060C5B">
          <w:rPr>
            <w:rFonts w:eastAsiaTheme="minorEastAsia" w:cstheme="minorBidi"/>
            <w:smallCaps w:val="0"/>
            <w:noProof/>
            <w:sz w:val="22"/>
            <w:szCs w:val="22"/>
            <w:lang w:eastAsia="en-GB"/>
          </w:rPr>
          <w:tab/>
        </w:r>
        <w:r w:rsidR="00060C5B" w:rsidRPr="00707290">
          <w:rPr>
            <w:rStyle w:val="Hyperlink"/>
            <w:noProof/>
          </w:rPr>
          <w:t xml:space="preserve">Study on evaluation methodology of new V2X use cases - </w:t>
        </w:r>
        <w:r w:rsidR="00060C5B" w:rsidRPr="00707290">
          <w:rPr>
            <w:rStyle w:val="Hyperlink"/>
            <w:noProof/>
            <w:lang w:eastAsia="x-none"/>
          </w:rPr>
          <w:t>SID in RP-170837</w:t>
        </w:r>
        <w:r w:rsidR="00060C5B">
          <w:rPr>
            <w:noProof/>
            <w:webHidden/>
          </w:rPr>
          <w:tab/>
        </w:r>
        <w:r w:rsidR="00060C5B">
          <w:rPr>
            <w:noProof/>
            <w:webHidden/>
          </w:rPr>
          <w:fldChar w:fldCharType="begin"/>
        </w:r>
        <w:r w:rsidR="00060C5B">
          <w:rPr>
            <w:noProof/>
            <w:webHidden/>
          </w:rPr>
          <w:instrText xml:space="preserve"> PAGEREF _Toc516232667 \h </w:instrText>
        </w:r>
        <w:r w:rsidR="00060C5B">
          <w:rPr>
            <w:noProof/>
            <w:webHidden/>
          </w:rPr>
        </w:r>
        <w:r w:rsidR="00060C5B">
          <w:rPr>
            <w:noProof/>
            <w:webHidden/>
          </w:rPr>
          <w:fldChar w:fldCharType="separate"/>
        </w:r>
        <w:r w:rsidR="00060C5B">
          <w:rPr>
            <w:noProof/>
            <w:webHidden/>
          </w:rPr>
          <w:t>155</w:t>
        </w:r>
        <w:r w:rsidR="00060C5B">
          <w:rPr>
            <w:noProof/>
            <w:webHidden/>
          </w:rPr>
          <w:fldChar w:fldCharType="end"/>
        </w:r>
      </w:hyperlink>
    </w:p>
    <w:p w14:paraId="043C2CF4" w14:textId="2E7D0128"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68" w:history="1">
        <w:r w:rsidR="00060C5B" w:rsidRPr="00707290">
          <w:rPr>
            <w:rStyle w:val="Hyperlink"/>
            <w:noProof/>
          </w:rPr>
          <w:t>7.5.1</w:t>
        </w:r>
        <w:r w:rsidR="00060C5B">
          <w:rPr>
            <w:rFonts w:eastAsiaTheme="minorEastAsia" w:cstheme="minorBidi"/>
            <w:i w:val="0"/>
            <w:iCs w:val="0"/>
            <w:noProof/>
            <w:sz w:val="22"/>
            <w:szCs w:val="22"/>
            <w:lang w:eastAsia="en-GB"/>
          </w:rPr>
          <w:tab/>
        </w:r>
        <w:r w:rsidR="00060C5B" w:rsidRPr="00707290">
          <w:rPr>
            <w:rStyle w:val="Hyperlink"/>
            <w:noProof/>
          </w:rPr>
          <w:t>Evaluation scenarios</w:t>
        </w:r>
        <w:r w:rsidR="00060C5B">
          <w:rPr>
            <w:noProof/>
            <w:webHidden/>
          </w:rPr>
          <w:tab/>
        </w:r>
        <w:r w:rsidR="00060C5B">
          <w:rPr>
            <w:noProof/>
            <w:webHidden/>
          </w:rPr>
          <w:fldChar w:fldCharType="begin"/>
        </w:r>
        <w:r w:rsidR="00060C5B">
          <w:rPr>
            <w:noProof/>
            <w:webHidden/>
          </w:rPr>
          <w:instrText xml:space="preserve"> PAGEREF _Toc516232668 \h </w:instrText>
        </w:r>
        <w:r w:rsidR="00060C5B">
          <w:rPr>
            <w:noProof/>
            <w:webHidden/>
          </w:rPr>
        </w:r>
        <w:r w:rsidR="00060C5B">
          <w:rPr>
            <w:noProof/>
            <w:webHidden/>
          </w:rPr>
          <w:fldChar w:fldCharType="separate"/>
        </w:r>
        <w:r w:rsidR="00060C5B">
          <w:rPr>
            <w:noProof/>
            <w:webHidden/>
          </w:rPr>
          <w:t>156</w:t>
        </w:r>
        <w:r w:rsidR="00060C5B">
          <w:rPr>
            <w:noProof/>
            <w:webHidden/>
          </w:rPr>
          <w:fldChar w:fldCharType="end"/>
        </w:r>
      </w:hyperlink>
    </w:p>
    <w:p w14:paraId="1395401F" w14:textId="5A96ED63"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69" w:history="1">
        <w:r w:rsidR="00060C5B" w:rsidRPr="00707290">
          <w:rPr>
            <w:rStyle w:val="Hyperlink"/>
            <w:noProof/>
          </w:rPr>
          <w:t>7.5.2</w:t>
        </w:r>
        <w:r w:rsidR="00060C5B">
          <w:rPr>
            <w:rFonts w:eastAsiaTheme="minorEastAsia" w:cstheme="minorBidi"/>
            <w:i w:val="0"/>
            <w:iCs w:val="0"/>
            <w:noProof/>
            <w:sz w:val="22"/>
            <w:szCs w:val="22"/>
            <w:lang w:eastAsia="en-GB"/>
          </w:rPr>
          <w:tab/>
        </w:r>
        <w:r w:rsidR="00060C5B" w:rsidRPr="00707290">
          <w:rPr>
            <w:rStyle w:val="Hyperlink"/>
            <w:noProof/>
          </w:rPr>
          <w:t>Channel Model</w:t>
        </w:r>
        <w:r w:rsidR="00060C5B">
          <w:rPr>
            <w:noProof/>
            <w:webHidden/>
          </w:rPr>
          <w:tab/>
        </w:r>
        <w:r w:rsidR="00060C5B">
          <w:rPr>
            <w:noProof/>
            <w:webHidden/>
          </w:rPr>
          <w:fldChar w:fldCharType="begin"/>
        </w:r>
        <w:r w:rsidR="00060C5B">
          <w:rPr>
            <w:noProof/>
            <w:webHidden/>
          </w:rPr>
          <w:instrText xml:space="preserve"> PAGEREF _Toc516232669 \h </w:instrText>
        </w:r>
        <w:r w:rsidR="00060C5B">
          <w:rPr>
            <w:noProof/>
            <w:webHidden/>
          </w:rPr>
        </w:r>
        <w:r w:rsidR="00060C5B">
          <w:rPr>
            <w:noProof/>
            <w:webHidden/>
          </w:rPr>
          <w:fldChar w:fldCharType="separate"/>
        </w:r>
        <w:r w:rsidR="00060C5B">
          <w:rPr>
            <w:noProof/>
            <w:webHidden/>
          </w:rPr>
          <w:t>159</w:t>
        </w:r>
        <w:r w:rsidR="00060C5B">
          <w:rPr>
            <w:noProof/>
            <w:webHidden/>
          </w:rPr>
          <w:fldChar w:fldCharType="end"/>
        </w:r>
      </w:hyperlink>
    </w:p>
    <w:p w14:paraId="5FC99092" w14:textId="78FC2745"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70" w:history="1">
        <w:r w:rsidR="00060C5B" w:rsidRPr="00707290">
          <w:rPr>
            <w:rStyle w:val="Hyperlink"/>
            <w:noProof/>
          </w:rPr>
          <w:t>7.5.3</w:t>
        </w:r>
        <w:r w:rsidR="00060C5B">
          <w:rPr>
            <w:rFonts w:eastAsiaTheme="minorEastAsia" w:cstheme="minorBidi"/>
            <w:i w:val="0"/>
            <w:iCs w:val="0"/>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_Toc516232670 \h </w:instrText>
        </w:r>
        <w:r w:rsidR="00060C5B">
          <w:rPr>
            <w:noProof/>
            <w:webHidden/>
          </w:rPr>
        </w:r>
        <w:r w:rsidR="00060C5B">
          <w:rPr>
            <w:noProof/>
            <w:webHidden/>
          </w:rPr>
          <w:fldChar w:fldCharType="separate"/>
        </w:r>
        <w:r w:rsidR="00060C5B">
          <w:rPr>
            <w:noProof/>
            <w:webHidden/>
          </w:rPr>
          <w:t>162</w:t>
        </w:r>
        <w:r w:rsidR="00060C5B">
          <w:rPr>
            <w:noProof/>
            <w:webHidden/>
          </w:rPr>
          <w:fldChar w:fldCharType="end"/>
        </w:r>
      </w:hyperlink>
    </w:p>
    <w:p w14:paraId="52BC0A6D" w14:textId="71D8D81C" w:rsidR="00060C5B" w:rsidRDefault="0058452E">
      <w:pPr>
        <w:pStyle w:val="TOC2"/>
        <w:tabs>
          <w:tab w:val="left" w:pos="800"/>
          <w:tab w:val="right" w:leader="dot" w:pos="10457"/>
        </w:tabs>
        <w:rPr>
          <w:rFonts w:eastAsiaTheme="minorEastAsia" w:cstheme="minorBidi"/>
          <w:smallCaps w:val="0"/>
          <w:noProof/>
          <w:sz w:val="22"/>
          <w:szCs w:val="22"/>
          <w:lang w:eastAsia="en-GB"/>
        </w:rPr>
      </w:pPr>
      <w:hyperlink w:anchor="_Toc516232671" w:history="1">
        <w:r w:rsidR="00060C5B" w:rsidRPr="00707290">
          <w:rPr>
            <w:rStyle w:val="Hyperlink"/>
            <w:noProof/>
            <w:lang w:eastAsia="x-none"/>
          </w:rPr>
          <w:t>7.6</w:t>
        </w:r>
        <w:r w:rsidR="00060C5B">
          <w:rPr>
            <w:rFonts w:eastAsiaTheme="minorEastAsia" w:cstheme="minorBidi"/>
            <w:smallCaps w:val="0"/>
            <w:noProof/>
            <w:sz w:val="22"/>
            <w:szCs w:val="22"/>
            <w:lang w:eastAsia="en-GB"/>
          </w:rPr>
          <w:tab/>
        </w:r>
        <w:r w:rsidR="00060C5B" w:rsidRPr="00707290">
          <w:rPr>
            <w:rStyle w:val="Hyperlink"/>
            <w:noProof/>
          </w:rPr>
          <w:t xml:space="preserve">Study on NR-based Access to Unlicensed Spectrum - </w:t>
        </w:r>
        <w:r w:rsidR="00060C5B" w:rsidRPr="00707290">
          <w:rPr>
            <w:rStyle w:val="Hyperlink"/>
            <w:noProof/>
            <w:lang w:eastAsia="x-none"/>
          </w:rPr>
          <w:t>SID in RP-172021</w:t>
        </w:r>
        <w:r w:rsidR="00060C5B">
          <w:rPr>
            <w:noProof/>
            <w:webHidden/>
          </w:rPr>
          <w:tab/>
        </w:r>
        <w:r w:rsidR="00060C5B">
          <w:rPr>
            <w:noProof/>
            <w:webHidden/>
          </w:rPr>
          <w:fldChar w:fldCharType="begin"/>
        </w:r>
        <w:r w:rsidR="00060C5B">
          <w:rPr>
            <w:noProof/>
            <w:webHidden/>
          </w:rPr>
          <w:instrText xml:space="preserve"> PAGEREF _Toc516232671 \h </w:instrText>
        </w:r>
        <w:r w:rsidR="00060C5B">
          <w:rPr>
            <w:noProof/>
            <w:webHidden/>
          </w:rPr>
        </w:r>
        <w:r w:rsidR="00060C5B">
          <w:rPr>
            <w:noProof/>
            <w:webHidden/>
          </w:rPr>
          <w:fldChar w:fldCharType="separate"/>
        </w:r>
        <w:r w:rsidR="00060C5B">
          <w:rPr>
            <w:noProof/>
            <w:webHidden/>
          </w:rPr>
          <w:t>162</w:t>
        </w:r>
        <w:r w:rsidR="00060C5B">
          <w:rPr>
            <w:noProof/>
            <w:webHidden/>
          </w:rPr>
          <w:fldChar w:fldCharType="end"/>
        </w:r>
      </w:hyperlink>
    </w:p>
    <w:p w14:paraId="12E8EC30" w14:textId="04A39190"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72" w:history="1">
        <w:r w:rsidR="00060C5B" w:rsidRPr="00707290">
          <w:rPr>
            <w:rStyle w:val="Hyperlink"/>
            <w:noProof/>
          </w:rPr>
          <w:t>7.6.1</w:t>
        </w:r>
        <w:r w:rsidR="00060C5B">
          <w:rPr>
            <w:rFonts w:eastAsiaTheme="minorEastAsia" w:cstheme="minorBidi"/>
            <w:i w:val="0"/>
            <w:iCs w:val="0"/>
            <w:noProof/>
            <w:sz w:val="22"/>
            <w:szCs w:val="22"/>
            <w:lang w:eastAsia="en-GB"/>
          </w:rPr>
          <w:tab/>
        </w:r>
        <w:r w:rsidR="00060C5B" w:rsidRPr="00707290">
          <w:rPr>
            <w:rStyle w:val="Hyperlink"/>
            <w:noProof/>
          </w:rPr>
          <w:t>Simulation Methodology for NR-U operation</w:t>
        </w:r>
        <w:r w:rsidR="00060C5B">
          <w:rPr>
            <w:noProof/>
            <w:webHidden/>
          </w:rPr>
          <w:tab/>
        </w:r>
        <w:r w:rsidR="00060C5B">
          <w:rPr>
            <w:noProof/>
            <w:webHidden/>
          </w:rPr>
          <w:fldChar w:fldCharType="begin"/>
        </w:r>
        <w:r w:rsidR="00060C5B">
          <w:rPr>
            <w:noProof/>
            <w:webHidden/>
          </w:rPr>
          <w:instrText xml:space="preserve"> PAGEREF _Toc516232672 \h </w:instrText>
        </w:r>
        <w:r w:rsidR="00060C5B">
          <w:rPr>
            <w:noProof/>
            <w:webHidden/>
          </w:rPr>
        </w:r>
        <w:r w:rsidR="00060C5B">
          <w:rPr>
            <w:noProof/>
            <w:webHidden/>
          </w:rPr>
          <w:fldChar w:fldCharType="separate"/>
        </w:r>
        <w:r w:rsidR="00060C5B">
          <w:rPr>
            <w:noProof/>
            <w:webHidden/>
          </w:rPr>
          <w:t>163</w:t>
        </w:r>
        <w:r w:rsidR="00060C5B">
          <w:rPr>
            <w:noProof/>
            <w:webHidden/>
          </w:rPr>
          <w:fldChar w:fldCharType="end"/>
        </w:r>
      </w:hyperlink>
    </w:p>
    <w:p w14:paraId="0CB9B932" w14:textId="1B15A2B5"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73" w:history="1">
        <w:r w:rsidR="00060C5B" w:rsidRPr="00707290">
          <w:rPr>
            <w:rStyle w:val="Hyperlink"/>
            <w:noProof/>
          </w:rPr>
          <w:t>7.6.2</w:t>
        </w:r>
        <w:r w:rsidR="00060C5B">
          <w:rPr>
            <w:rFonts w:eastAsiaTheme="minorEastAsia" w:cstheme="minorBidi"/>
            <w:i w:val="0"/>
            <w:iCs w:val="0"/>
            <w:noProof/>
            <w:sz w:val="22"/>
            <w:szCs w:val="22"/>
            <w:lang w:eastAsia="en-GB"/>
          </w:rPr>
          <w:tab/>
        </w:r>
        <w:r w:rsidR="00060C5B" w:rsidRPr="00707290">
          <w:rPr>
            <w:rStyle w:val="Hyperlink"/>
            <w:noProof/>
          </w:rPr>
          <w:t>Frame structure for NR-U operation</w:t>
        </w:r>
        <w:r w:rsidR="00060C5B">
          <w:rPr>
            <w:noProof/>
            <w:webHidden/>
          </w:rPr>
          <w:tab/>
        </w:r>
        <w:r w:rsidR="00060C5B">
          <w:rPr>
            <w:noProof/>
            <w:webHidden/>
          </w:rPr>
          <w:fldChar w:fldCharType="begin"/>
        </w:r>
        <w:r w:rsidR="00060C5B">
          <w:rPr>
            <w:noProof/>
            <w:webHidden/>
          </w:rPr>
          <w:instrText xml:space="preserve"> PAGEREF _Toc516232673 \h </w:instrText>
        </w:r>
        <w:r w:rsidR="00060C5B">
          <w:rPr>
            <w:noProof/>
            <w:webHidden/>
          </w:rPr>
        </w:r>
        <w:r w:rsidR="00060C5B">
          <w:rPr>
            <w:noProof/>
            <w:webHidden/>
          </w:rPr>
          <w:fldChar w:fldCharType="separate"/>
        </w:r>
        <w:r w:rsidR="00060C5B">
          <w:rPr>
            <w:noProof/>
            <w:webHidden/>
          </w:rPr>
          <w:t>164</w:t>
        </w:r>
        <w:r w:rsidR="00060C5B">
          <w:rPr>
            <w:noProof/>
            <w:webHidden/>
          </w:rPr>
          <w:fldChar w:fldCharType="end"/>
        </w:r>
      </w:hyperlink>
    </w:p>
    <w:p w14:paraId="4C0258C7" w14:textId="77C51BA2"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74" w:history="1">
        <w:r w:rsidR="00060C5B" w:rsidRPr="00707290">
          <w:rPr>
            <w:rStyle w:val="Hyperlink"/>
            <w:noProof/>
          </w:rPr>
          <w:t>7.6.3</w:t>
        </w:r>
        <w:r w:rsidR="00060C5B">
          <w:rPr>
            <w:rFonts w:eastAsiaTheme="minorEastAsia" w:cstheme="minorBidi"/>
            <w:i w:val="0"/>
            <w:iCs w:val="0"/>
            <w:noProof/>
            <w:sz w:val="22"/>
            <w:szCs w:val="22"/>
            <w:lang w:eastAsia="en-GB"/>
          </w:rPr>
          <w:tab/>
        </w:r>
        <w:r w:rsidR="00060C5B" w:rsidRPr="00707290">
          <w:rPr>
            <w:rStyle w:val="Hyperlink"/>
            <w:noProof/>
          </w:rPr>
          <w:t>Potential physical layer channel design</w:t>
        </w:r>
        <w:r w:rsidR="00060C5B">
          <w:rPr>
            <w:noProof/>
            <w:webHidden/>
          </w:rPr>
          <w:tab/>
        </w:r>
        <w:r w:rsidR="00060C5B">
          <w:rPr>
            <w:noProof/>
            <w:webHidden/>
          </w:rPr>
          <w:fldChar w:fldCharType="begin"/>
        </w:r>
        <w:r w:rsidR="00060C5B">
          <w:rPr>
            <w:noProof/>
            <w:webHidden/>
          </w:rPr>
          <w:instrText xml:space="preserve"> PAGEREF _Toc516232674 \h </w:instrText>
        </w:r>
        <w:r w:rsidR="00060C5B">
          <w:rPr>
            <w:noProof/>
            <w:webHidden/>
          </w:rPr>
        </w:r>
        <w:r w:rsidR="00060C5B">
          <w:rPr>
            <w:noProof/>
            <w:webHidden/>
          </w:rPr>
          <w:fldChar w:fldCharType="separate"/>
        </w:r>
        <w:r w:rsidR="00060C5B">
          <w:rPr>
            <w:noProof/>
            <w:webHidden/>
          </w:rPr>
          <w:t>165</w:t>
        </w:r>
        <w:r w:rsidR="00060C5B">
          <w:rPr>
            <w:noProof/>
            <w:webHidden/>
          </w:rPr>
          <w:fldChar w:fldCharType="end"/>
        </w:r>
      </w:hyperlink>
    </w:p>
    <w:p w14:paraId="1114AB2E" w14:textId="545E62BC"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75" w:history="1">
        <w:r w:rsidR="00060C5B" w:rsidRPr="00707290">
          <w:rPr>
            <w:rStyle w:val="Hyperlink"/>
            <w:noProof/>
          </w:rPr>
          <w:t>7.6.3.1</w:t>
        </w:r>
        <w:r w:rsidR="00060C5B">
          <w:rPr>
            <w:rFonts w:eastAsiaTheme="minorEastAsia" w:cstheme="minorBidi"/>
            <w:noProof/>
            <w:sz w:val="22"/>
            <w:szCs w:val="22"/>
            <w:lang w:eastAsia="en-GB"/>
          </w:rPr>
          <w:tab/>
        </w:r>
        <w:r w:rsidR="00060C5B" w:rsidRPr="00707290">
          <w:rPr>
            <w:rStyle w:val="Hyperlink"/>
            <w:noProof/>
          </w:rPr>
          <w:t>DL Signals and Channels</w:t>
        </w:r>
        <w:r w:rsidR="00060C5B">
          <w:rPr>
            <w:noProof/>
            <w:webHidden/>
          </w:rPr>
          <w:tab/>
        </w:r>
        <w:r w:rsidR="00060C5B">
          <w:rPr>
            <w:noProof/>
            <w:webHidden/>
          </w:rPr>
          <w:fldChar w:fldCharType="begin"/>
        </w:r>
        <w:r w:rsidR="00060C5B">
          <w:rPr>
            <w:noProof/>
            <w:webHidden/>
          </w:rPr>
          <w:instrText xml:space="preserve"> PAGEREF _Toc516232675 \h </w:instrText>
        </w:r>
        <w:r w:rsidR="00060C5B">
          <w:rPr>
            <w:noProof/>
            <w:webHidden/>
          </w:rPr>
        </w:r>
        <w:r w:rsidR="00060C5B">
          <w:rPr>
            <w:noProof/>
            <w:webHidden/>
          </w:rPr>
          <w:fldChar w:fldCharType="separate"/>
        </w:r>
        <w:r w:rsidR="00060C5B">
          <w:rPr>
            <w:noProof/>
            <w:webHidden/>
          </w:rPr>
          <w:t>165</w:t>
        </w:r>
        <w:r w:rsidR="00060C5B">
          <w:rPr>
            <w:noProof/>
            <w:webHidden/>
          </w:rPr>
          <w:fldChar w:fldCharType="end"/>
        </w:r>
      </w:hyperlink>
    </w:p>
    <w:p w14:paraId="60F7B1DD" w14:textId="3C1F8AF3"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76" w:history="1">
        <w:r w:rsidR="00060C5B" w:rsidRPr="00707290">
          <w:rPr>
            <w:rStyle w:val="Hyperlink"/>
            <w:noProof/>
          </w:rPr>
          <w:t>7.6.3.2</w:t>
        </w:r>
        <w:r w:rsidR="00060C5B">
          <w:rPr>
            <w:rFonts w:eastAsiaTheme="minorEastAsia" w:cstheme="minorBidi"/>
            <w:noProof/>
            <w:sz w:val="22"/>
            <w:szCs w:val="22"/>
            <w:lang w:eastAsia="en-GB"/>
          </w:rPr>
          <w:tab/>
        </w:r>
        <w:r w:rsidR="00060C5B" w:rsidRPr="00707290">
          <w:rPr>
            <w:rStyle w:val="Hyperlink"/>
            <w:noProof/>
          </w:rPr>
          <w:t>UL Signals and Channels</w:t>
        </w:r>
        <w:r w:rsidR="00060C5B">
          <w:rPr>
            <w:noProof/>
            <w:webHidden/>
          </w:rPr>
          <w:tab/>
        </w:r>
        <w:r w:rsidR="00060C5B">
          <w:rPr>
            <w:noProof/>
            <w:webHidden/>
          </w:rPr>
          <w:fldChar w:fldCharType="begin"/>
        </w:r>
        <w:r w:rsidR="00060C5B">
          <w:rPr>
            <w:noProof/>
            <w:webHidden/>
          </w:rPr>
          <w:instrText xml:space="preserve"> PAGEREF _Toc516232676 \h </w:instrText>
        </w:r>
        <w:r w:rsidR="00060C5B">
          <w:rPr>
            <w:noProof/>
            <w:webHidden/>
          </w:rPr>
        </w:r>
        <w:r w:rsidR="00060C5B">
          <w:rPr>
            <w:noProof/>
            <w:webHidden/>
          </w:rPr>
          <w:fldChar w:fldCharType="separate"/>
        </w:r>
        <w:r w:rsidR="00060C5B">
          <w:rPr>
            <w:noProof/>
            <w:webHidden/>
          </w:rPr>
          <w:t>165</w:t>
        </w:r>
        <w:r w:rsidR="00060C5B">
          <w:rPr>
            <w:noProof/>
            <w:webHidden/>
          </w:rPr>
          <w:fldChar w:fldCharType="end"/>
        </w:r>
      </w:hyperlink>
    </w:p>
    <w:p w14:paraId="196F674B" w14:textId="0A3B9267"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77" w:history="1">
        <w:r w:rsidR="00060C5B" w:rsidRPr="00707290">
          <w:rPr>
            <w:rStyle w:val="Hyperlink"/>
            <w:noProof/>
          </w:rPr>
          <w:t>7.6.4</w:t>
        </w:r>
        <w:r w:rsidR="00060C5B">
          <w:rPr>
            <w:rFonts w:eastAsiaTheme="minorEastAsia" w:cstheme="minorBidi"/>
            <w:i w:val="0"/>
            <w:iCs w:val="0"/>
            <w:noProof/>
            <w:sz w:val="22"/>
            <w:szCs w:val="22"/>
            <w:lang w:eastAsia="en-GB"/>
          </w:rPr>
          <w:tab/>
        </w:r>
        <w:r w:rsidR="00060C5B" w:rsidRPr="00707290">
          <w:rPr>
            <w:rStyle w:val="Hyperlink"/>
            <w:noProof/>
          </w:rPr>
          <w:t>Potential physical layer procedures</w:t>
        </w:r>
        <w:r w:rsidR="00060C5B">
          <w:rPr>
            <w:noProof/>
            <w:webHidden/>
          </w:rPr>
          <w:tab/>
        </w:r>
        <w:r w:rsidR="00060C5B">
          <w:rPr>
            <w:noProof/>
            <w:webHidden/>
          </w:rPr>
          <w:fldChar w:fldCharType="begin"/>
        </w:r>
        <w:r w:rsidR="00060C5B">
          <w:rPr>
            <w:noProof/>
            <w:webHidden/>
          </w:rPr>
          <w:instrText xml:space="preserve"> PAGEREF _Toc516232677 \h </w:instrText>
        </w:r>
        <w:r w:rsidR="00060C5B">
          <w:rPr>
            <w:noProof/>
            <w:webHidden/>
          </w:rPr>
        </w:r>
        <w:r w:rsidR="00060C5B">
          <w:rPr>
            <w:noProof/>
            <w:webHidden/>
          </w:rPr>
          <w:fldChar w:fldCharType="separate"/>
        </w:r>
        <w:r w:rsidR="00060C5B">
          <w:rPr>
            <w:noProof/>
            <w:webHidden/>
          </w:rPr>
          <w:t>166</w:t>
        </w:r>
        <w:r w:rsidR="00060C5B">
          <w:rPr>
            <w:noProof/>
            <w:webHidden/>
          </w:rPr>
          <w:fldChar w:fldCharType="end"/>
        </w:r>
      </w:hyperlink>
    </w:p>
    <w:p w14:paraId="61DA7353" w14:textId="32D0EBDD"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78" w:history="1">
        <w:r w:rsidR="00060C5B" w:rsidRPr="00707290">
          <w:rPr>
            <w:rStyle w:val="Hyperlink"/>
            <w:noProof/>
          </w:rPr>
          <w:t>7.6.4.1</w:t>
        </w:r>
        <w:r w:rsidR="00060C5B">
          <w:rPr>
            <w:rFonts w:eastAsiaTheme="minorEastAsia" w:cstheme="minorBidi"/>
            <w:noProof/>
            <w:sz w:val="22"/>
            <w:szCs w:val="22"/>
            <w:lang w:eastAsia="en-GB"/>
          </w:rPr>
          <w:tab/>
        </w:r>
        <w:r w:rsidR="00060C5B" w:rsidRPr="00707290">
          <w:rPr>
            <w:rStyle w:val="Hyperlink"/>
            <w:noProof/>
          </w:rPr>
          <w:t>Channel access procedures</w:t>
        </w:r>
        <w:r w:rsidR="00060C5B">
          <w:rPr>
            <w:noProof/>
            <w:webHidden/>
          </w:rPr>
          <w:tab/>
        </w:r>
        <w:r w:rsidR="00060C5B">
          <w:rPr>
            <w:noProof/>
            <w:webHidden/>
          </w:rPr>
          <w:fldChar w:fldCharType="begin"/>
        </w:r>
        <w:r w:rsidR="00060C5B">
          <w:rPr>
            <w:noProof/>
            <w:webHidden/>
          </w:rPr>
          <w:instrText xml:space="preserve"> PAGEREF _Toc516232678 \h </w:instrText>
        </w:r>
        <w:r w:rsidR="00060C5B">
          <w:rPr>
            <w:noProof/>
            <w:webHidden/>
          </w:rPr>
        </w:r>
        <w:r w:rsidR="00060C5B">
          <w:rPr>
            <w:noProof/>
            <w:webHidden/>
          </w:rPr>
          <w:fldChar w:fldCharType="separate"/>
        </w:r>
        <w:r w:rsidR="00060C5B">
          <w:rPr>
            <w:noProof/>
            <w:webHidden/>
          </w:rPr>
          <w:t>166</w:t>
        </w:r>
        <w:r w:rsidR="00060C5B">
          <w:rPr>
            <w:noProof/>
            <w:webHidden/>
          </w:rPr>
          <w:fldChar w:fldCharType="end"/>
        </w:r>
      </w:hyperlink>
    </w:p>
    <w:p w14:paraId="14871125" w14:textId="78AA22F4"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79" w:history="1">
        <w:r w:rsidR="00060C5B" w:rsidRPr="00707290">
          <w:rPr>
            <w:rStyle w:val="Hyperlink"/>
            <w:noProof/>
          </w:rPr>
          <w:t>7.6.4.2</w:t>
        </w:r>
        <w:r w:rsidR="00060C5B">
          <w:rPr>
            <w:rFonts w:eastAsiaTheme="minorEastAsia" w:cstheme="minorBidi"/>
            <w:noProof/>
            <w:sz w:val="22"/>
            <w:szCs w:val="22"/>
            <w:lang w:eastAsia="en-GB"/>
          </w:rPr>
          <w:tab/>
        </w:r>
        <w:r w:rsidR="00060C5B" w:rsidRPr="00707290">
          <w:rPr>
            <w:rStyle w:val="Hyperlink"/>
            <w:noProof/>
          </w:rPr>
          <w:t>Initial access and mobility</w:t>
        </w:r>
        <w:r w:rsidR="00060C5B">
          <w:rPr>
            <w:noProof/>
            <w:webHidden/>
          </w:rPr>
          <w:tab/>
        </w:r>
        <w:r w:rsidR="00060C5B">
          <w:rPr>
            <w:noProof/>
            <w:webHidden/>
          </w:rPr>
          <w:fldChar w:fldCharType="begin"/>
        </w:r>
        <w:r w:rsidR="00060C5B">
          <w:rPr>
            <w:noProof/>
            <w:webHidden/>
          </w:rPr>
          <w:instrText xml:space="preserve"> PAGEREF _Toc516232679 \h </w:instrText>
        </w:r>
        <w:r w:rsidR="00060C5B">
          <w:rPr>
            <w:noProof/>
            <w:webHidden/>
          </w:rPr>
        </w:r>
        <w:r w:rsidR="00060C5B">
          <w:rPr>
            <w:noProof/>
            <w:webHidden/>
          </w:rPr>
          <w:fldChar w:fldCharType="separate"/>
        </w:r>
        <w:r w:rsidR="00060C5B">
          <w:rPr>
            <w:noProof/>
            <w:webHidden/>
          </w:rPr>
          <w:t>167</w:t>
        </w:r>
        <w:r w:rsidR="00060C5B">
          <w:rPr>
            <w:noProof/>
            <w:webHidden/>
          </w:rPr>
          <w:fldChar w:fldCharType="end"/>
        </w:r>
      </w:hyperlink>
    </w:p>
    <w:p w14:paraId="1CA971B0" w14:textId="4C65D70F"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80" w:history="1">
        <w:r w:rsidR="00060C5B" w:rsidRPr="00707290">
          <w:rPr>
            <w:rStyle w:val="Hyperlink"/>
            <w:noProof/>
          </w:rPr>
          <w:t>7.6.4.3</w:t>
        </w:r>
        <w:r w:rsidR="00060C5B">
          <w:rPr>
            <w:rFonts w:eastAsiaTheme="minorEastAsia" w:cstheme="minorBidi"/>
            <w:noProof/>
            <w:sz w:val="22"/>
            <w:szCs w:val="22"/>
            <w:lang w:eastAsia="en-GB"/>
          </w:rPr>
          <w:tab/>
        </w:r>
        <w:r w:rsidR="00060C5B" w:rsidRPr="00707290">
          <w:rPr>
            <w:rStyle w:val="Hyperlink"/>
            <w:noProof/>
          </w:rPr>
          <w:t>Potential HARQ enhancements</w:t>
        </w:r>
        <w:r w:rsidR="00060C5B">
          <w:rPr>
            <w:noProof/>
            <w:webHidden/>
          </w:rPr>
          <w:tab/>
        </w:r>
        <w:r w:rsidR="00060C5B">
          <w:rPr>
            <w:noProof/>
            <w:webHidden/>
          </w:rPr>
          <w:fldChar w:fldCharType="begin"/>
        </w:r>
        <w:r w:rsidR="00060C5B">
          <w:rPr>
            <w:noProof/>
            <w:webHidden/>
          </w:rPr>
          <w:instrText xml:space="preserve"> PAGEREF _Toc516232680 \h </w:instrText>
        </w:r>
        <w:r w:rsidR="00060C5B">
          <w:rPr>
            <w:noProof/>
            <w:webHidden/>
          </w:rPr>
        </w:r>
        <w:r w:rsidR="00060C5B">
          <w:rPr>
            <w:noProof/>
            <w:webHidden/>
          </w:rPr>
          <w:fldChar w:fldCharType="separate"/>
        </w:r>
        <w:r w:rsidR="00060C5B">
          <w:rPr>
            <w:noProof/>
            <w:webHidden/>
          </w:rPr>
          <w:t>168</w:t>
        </w:r>
        <w:r w:rsidR="00060C5B">
          <w:rPr>
            <w:noProof/>
            <w:webHidden/>
          </w:rPr>
          <w:fldChar w:fldCharType="end"/>
        </w:r>
      </w:hyperlink>
    </w:p>
    <w:p w14:paraId="2B7B3E16" w14:textId="6ACD5911"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81" w:history="1">
        <w:r w:rsidR="00060C5B" w:rsidRPr="00707290">
          <w:rPr>
            <w:rStyle w:val="Hyperlink"/>
            <w:noProof/>
          </w:rPr>
          <w:t>7.6.4.4</w:t>
        </w:r>
        <w:r w:rsidR="00060C5B">
          <w:rPr>
            <w:rFonts w:eastAsiaTheme="minorEastAsia" w:cstheme="minorBidi"/>
            <w:noProof/>
            <w:sz w:val="22"/>
            <w:szCs w:val="22"/>
            <w:lang w:eastAsia="en-GB"/>
          </w:rPr>
          <w:tab/>
        </w:r>
        <w:r w:rsidR="00060C5B" w:rsidRPr="00707290">
          <w:rPr>
            <w:rStyle w:val="Hyperlink"/>
            <w:noProof/>
          </w:rPr>
          <w:t>Potential enhancements to configured grants</w:t>
        </w:r>
        <w:r w:rsidR="00060C5B">
          <w:rPr>
            <w:noProof/>
            <w:webHidden/>
          </w:rPr>
          <w:tab/>
        </w:r>
        <w:r w:rsidR="00060C5B">
          <w:rPr>
            <w:noProof/>
            <w:webHidden/>
          </w:rPr>
          <w:fldChar w:fldCharType="begin"/>
        </w:r>
        <w:r w:rsidR="00060C5B">
          <w:rPr>
            <w:noProof/>
            <w:webHidden/>
          </w:rPr>
          <w:instrText xml:space="preserve"> PAGEREF _Toc516232681 \h </w:instrText>
        </w:r>
        <w:r w:rsidR="00060C5B">
          <w:rPr>
            <w:noProof/>
            <w:webHidden/>
          </w:rPr>
        </w:r>
        <w:r w:rsidR="00060C5B">
          <w:rPr>
            <w:noProof/>
            <w:webHidden/>
          </w:rPr>
          <w:fldChar w:fldCharType="separate"/>
        </w:r>
        <w:r w:rsidR="00060C5B">
          <w:rPr>
            <w:noProof/>
            <w:webHidden/>
          </w:rPr>
          <w:t>168</w:t>
        </w:r>
        <w:r w:rsidR="00060C5B">
          <w:rPr>
            <w:noProof/>
            <w:webHidden/>
          </w:rPr>
          <w:fldChar w:fldCharType="end"/>
        </w:r>
      </w:hyperlink>
    </w:p>
    <w:p w14:paraId="3209A0F8" w14:textId="372BF72E" w:rsidR="00060C5B" w:rsidRDefault="0058452E">
      <w:pPr>
        <w:pStyle w:val="TOC4"/>
        <w:tabs>
          <w:tab w:val="left" w:pos="1400"/>
          <w:tab w:val="right" w:leader="dot" w:pos="10457"/>
        </w:tabs>
        <w:rPr>
          <w:rFonts w:eastAsiaTheme="minorEastAsia" w:cstheme="minorBidi"/>
          <w:noProof/>
          <w:sz w:val="22"/>
          <w:szCs w:val="22"/>
          <w:lang w:eastAsia="en-GB"/>
        </w:rPr>
      </w:pPr>
      <w:hyperlink w:anchor="_Toc516232682" w:history="1">
        <w:r w:rsidR="00060C5B" w:rsidRPr="00707290">
          <w:rPr>
            <w:rStyle w:val="Hyperlink"/>
            <w:noProof/>
          </w:rPr>
          <w:t>7.6.4.5</w:t>
        </w:r>
        <w:r w:rsidR="00060C5B">
          <w:rPr>
            <w:rFonts w:eastAsiaTheme="minorEastAsia" w:cstheme="minorBidi"/>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_Toc516232682 \h </w:instrText>
        </w:r>
        <w:r w:rsidR="00060C5B">
          <w:rPr>
            <w:noProof/>
            <w:webHidden/>
          </w:rPr>
        </w:r>
        <w:r w:rsidR="00060C5B">
          <w:rPr>
            <w:noProof/>
            <w:webHidden/>
          </w:rPr>
          <w:fldChar w:fldCharType="separate"/>
        </w:r>
        <w:r w:rsidR="00060C5B">
          <w:rPr>
            <w:noProof/>
            <w:webHidden/>
          </w:rPr>
          <w:t>169</w:t>
        </w:r>
        <w:r w:rsidR="00060C5B">
          <w:rPr>
            <w:noProof/>
            <w:webHidden/>
          </w:rPr>
          <w:fldChar w:fldCharType="end"/>
        </w:r>
      </w:hyperlink>
    </w:p>
    <w:p w14:paraId="36710ECE" w14:textId="6CCE0D54"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83" w:history="1">
        <w:r w:rsidR="00060C5B" w:rsidRPr="00707290">
          <w:rPr>
            <w:rStyle w:val="Hyperlink"/>
            <w:noProof/>
          </w:rPr>
          <w:t>7.6.5</w:t>
        </w:r>
        <w:r w:rsidR="00060C5B">
          <w:rPr>
            <w:rFonts w:eastAsiaTheme="minorEastAsia" w:cstheme="minorBidi"/>
            <w:i w:val="0"/>
            <w:iCs w:val="0"/>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_Toc516232683 \h </w:instrText>
        </w:r>
        <w:r w:rsidR="00060C5B">
          <w:rPr>
            <w:noProof/>
            <w:webHidden/>
          </w:rPr>
        </w:r>
        <w:r w:rsidR="00060C5B">
          <w:rPr>
            <w:noProof/>
            <w:webHidden/>
          </w:rPr>
          <w:fldChar w:fldCharType="separate"/>
        </w:r>
        <w:r w:rsidR="00060C5B">
          <w:rPr>
            <w:noProof/>
            <w:webHidden/>
          </w:rPr>
          <w:t>169</w:t>
        </w:r>
        <w:r w:rsidR="00060C5B">
          <w:rPr>
            <w:noProof/>
            <w:webHidden/>
          </w:rPr>
          <w:fldChar w:fldCharType="end"/>
        </w:r>
      </w:hyperlink>
    </w:p>
    <w:p w14:paraId="2A51BDF8" w14:textId="3865939F" w:rsidR="00060C5B" w:rsidRDefault="0058452E">
      <w:pPr>
        <w:pStyle w:val="TOC2"/>
        <w:tabs>
          <w:tab w:val="left" w:pos="800"/>
          <w:tab w:val="right" w:leader="dot" w:pos="10457"/>
        </w:tabs>
        <w:rPr>
          <w:rFonts w:eastAsiaTheme="minorEastAsia" w:cstheme="minorBidi"/>
          <w:smallCaps w:val="0"/>
          <w:noProof/>
          <w:sz w:val="22"/>
          <w:szCs w:val="22"/>
          <w:lang w:eastAsia="en-GB"/>
        </w:rPr>
      </w:pPr>
      <w:hyperlink w:anchor="_Toc516232684" w:history="1">
        <w:r w:rsidR="00060C5B" w:rsidRPr="00707290">
          <w:rPr>
            <w:rStyle w:val="Hyperlink"/>
            <w:noProof/>
            <w:lang w:eastAsia="x-none"/>
          </w:rPr>
          <w:t>7.7</w:t>
        </w:r>
        <w:r w:rsidR="00060C5B">
          <w:rPr>
            <w:rFonts w:eastAsiaTheme="minorEastAsia" w:cstheme="minorBidi"/>
            <w:smallCaps w:val="0"/>
            <w:noProof/>
            <w:sz w:val="22"/>
            <w:szCs w:val="22"/>
            <w:lang w:eastAsia="en-GB"/>
          </w:rPr>
          <w:tab/>
        </w:r>
        <w:r w:rsidR="00060C5B" w:rsidRPr="00707290">
          <w:rPr>
            <w:rStyle w:val="Hyperlink"/>
            <w:noProof/>
          </w:rPr>
          <w:t xml:space="preserve">Study on Integrated Access and Backhaul for NR - </w:t>
        </w:r>
        <w:r w:rsidR="00060C5B" w:rsidRPr="00707290">
          <w:rPr>
            <w:rStyle w:val="Hyperlink"/>
            <w:noProof/>
            <w:lang w:eastAsia="x-none"/>
          </w:rPr>
          <w:t>SID in RP-172290</w:t>
        </w:r>
        <w:r w:rsidR="00060C5B">
          <w:rPr>
            <w:noProof/>
            <w:webHidden/>
          </w:rPr>
          <w:tab/>
        </w:r>
        <w:r w:rsidR="00060C5B">
          <w:rPr>
            <w:noProof/>
            <w:webHidden/>
          </w:rPr>
          <w:fldChar w:fldCharType="begin"/>
        </w:r>
        <w:r w:rsidR="00060C5B">
          <w:rPr>
            <w:noProof/>
            <w:webHidden/>
          </w:rPr>
          <w:instrText xml:space="preserve"> PAGEREF _Toc516232684 \h </w:instrText>
        </w:r>
        <w:r w:rsidR="00060C5B">
          <w:rPr>
            <w:noProof/>
            <w:webHidden/>
          </w:rPr>
        </w:r>
        <w:r w:rsidR="00060C5B">
          <w:rPr>
            <w:noProof/>
            <w:webHidden/>
          </w:rPr>
          <w:fldChar w:fldCharType="separate"/>
        </w:r>
        <w:r w:rsidR="00060C5B">
          <w:rPr>
            <w:noProof/>
            <w:webHidden/>
          </w:rPr>
          <w:t>169</w:t>
        </w:r>
        <w:r w:rsidR="00060C5B">
          <w:rPr>
            <w:noProof/>
            <w:webHidden/>
          </w:rPr>
          <w:fldChar w:fldCharType="end"/>
        </w:r>
      </w:hyperlink>
    </w:p>
    <w:p w14:paraId="1CF1915D" w14:textId="117CEF2E"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85" w:history="1">
        <w:r w:rsidR="00060C5B" w:rsidRPr="00707290">
          <w:rPr>
            <w:rStyle w:val="Hyperlink"/>
            <w:noProof/>
          </w:rPr>
          <w:t>7.7.1</w:t>
        </w:r>
        <w:r w:rsidR="00060C5B">
          <w:rPr>
            <w:rFonts w:eastAsiaTheme="minorEastAsia" w:cstheme="minorBidi"/>
            <w:i w:val="0"/>
            <w:iCs w:val="0"/>
            <w:noProof/>
            <w:sz w:val="22"/>
            <w:szCs w:val="22"/>
            <w:lang w:eastAsia="en-GB"/>
          </w:rPr>
          <w:tab/>
        </w:r>
        <w:r w:rsidR="00060C5B" w:rsidRPr="00707290">
          <w:rPr>
            <w:rStyle w:val="Hyperlink"/>
            <w:noProof/>
          </w:rPr>
          <w:t>Enhancements to support NR backhaul links</w:t>
        </w:r>
        <w:r w:rsidR="00060C5B">
          <w:rPr>
            <w:noProof/>
            <w:webHidden/>
          </w:rPr>
          <w:tab/>
        </w:r>
        <w:r w:rsidR="00060C5B">
          <w:rPr>
            <w:noProof/>
            <w:webHidden/>
          </w:rPr>
          <w:fldChar w:fldCharType="begin"/>
        </w:r>
        <w:r w:rsidR="00060C5B">
          <w:rPr>
            <w:noProof/>
            <w:webHidden/>
          </w:rPr>
          <w:instrText xml:space="preserve"> PAGEREF _Toc516232685 \h </w:instrText>
        </w:r>
        <w:r w:rsidR="00060C5B">
          <w:rPr>
            <w:noProof/>
            <w:webHidden/>
          </w:rPr>
        </w:r>
        <w:r w:rsidR="00060C5B">
          <w:rPr>
            <w:noProof/>
            <w:webHidden/>
          </w:rPr>
          <w:fldChar w:fldCharType="separate"/>
        </w:r>
        <w:r w:rsidR="00060C5B">
          <w:rPr>
            <w:noProof/>
            <w:webHidden/>
          </w:rPr>
          <w:t>169</w:t>
        </w:r>
        <w:r w:rsidR="00060C5B">
          <w:rPr>
            <w:noProof/>
            <w:webHidden/>
          </w:rPr>
          <w:fldChar w:fldCharType="end"/>
        </w:r>
      </w:hyperlink>
    </w:p>
    <w:p w14:paraId="7A624E16" w14:textId="547C1806"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86" w:history="1">
        <w:r w:rsidR="00060C5B" w:rsidRPr="00707290">
          <w:rPr>
            <w:rStyle w:val="Hyperlink"/>
            <w:noProof/>
          </w:rPr>
          <w:t>7.7.2</w:t>
        </w:r>
        <w:r w:rsidR="00060C5B">
          <w:rPr>
            <w:rFonts w:eastAsiaTheme="minorEastAsia" w:cstheme="minorBidi"/>
            <w:i w:val="0"/>
            <w:iCs w:val="0"/>
            <w:noProof/>
            <w:sz w:val="22"/>
            <w:szCs w:val="22"/>
            <w:lang w:eastAsia="en-GB"/>
          </w:rPr>
          <w:tab/>
        </w:r>
        <w:r w:rsidR="00060C5B" w:rsidRPr="00707290">
          <w:rPr>
            <w:rStyle w:val="Hyperlink"/>
            <w:noProof/>
          </w:rPr>
          <w:t>Evaluation methodology for NR IAB</w:t>
        </w:r>
        <w:r w:rsidR="00060C5B">
          <w:rPr>
            <w:noProof/>
            <w:webHidden/>
          </w:rPr>
          <w:tab/>
        </w:r>
        <w:r w:rsidR="00060C5B">
          <w:rPr>
            <w:noProof/>
            <w:webHidden/>
          </w:rPr>
          <w:fldChar w:fldCharType="begin"/>
        </w:r>
        <w:r w:rsidR="00060C5B">
          <w:rPr>
            <w:noProof/>
            <w:webHidden/>
          </w:rPr>
          <w:instrText xml:space="preserve"> PAGEREF _Toc516232686 \h </w:instrText>
        </w:r>
        <w:r w:rsidR="00060C5B">
          <w:rPr>
            <w:noProof/>
            <w:webHidden/>
          </w:rPr>
        </w:r>
        <w:r w:rsidR="00060C5B">
          <w:rPr>
            <w:noProof/>
            <w:webHidden/>
          </w:rPr>
          <w:fldChar w:fldCharType="separate"/>
        </w:r>
        <w:r w:rsidR="00060C5B">
          <w:rPr>
            <w:noProof/>
            <w:webHidden/>
          </w:rPr>
          <w:t>173</w:t>
        </w:r>
        <w:r w:rsidR="00060C5B">
          <w:rPr>
            <w:noProof/>
            <w:webHidden/>
          </w:rPr>
          <w:fldChar w:fldCharType="end"/>
        </w:r>
      </w:hyperlink>
    </w:p>
    <w:p w14:paraId="285A8FC4" w14:textId="2239E828"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87" w:history="1">
        <w:r w:rsidR="00060C5B" w:rsidRPr="00707290">
          <w:rPr>
            <w:rStyle w:val="Hyperlink"/>
            <w:noProof/>
          </w:rPr>
          <w:t>7.7.3</w:t>
        </w:r>
        <w:r w:rsidR="00060C5B">
          <w:rPr>
            <w:rFonts w:eastAsiaTheme="minorEastAsia" w:cstheme="minorBidi"/>
            <w:i w:val="0"/>
            <w:iCs w:val="0"/>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_Toc516232687 \h </w:instrText>
        </w:r>
        <w:r w:rsidR="00060C5B">
          <w:rPr>
            <w:noProof/>
            <w:webHidden/>
          </w:rPr>
        </w:r>
        <w:r w:rsidR="00060C5B">
          <w:rPr>
            <w:noProof/>
            <w:webHidden/>
          </w:rPr>
          <w:fldChar w:fldCharType="separate"/>
        </w:r>
        <w:r w:rsidR="00060C5B">
          <w:rPr>
            <w:noProof/>
            <w:webHidden/>
          </w:rPr>
          <w:t>175</w:t>
        </w:r>
        <w:r w:rsidR="00060C5B">
          <w:rPr>
            <w:noProof/>
            <w:webHidden/>
          </w:rPr>
          <w:fldChar w:fldCharType="end"/>
        </w:r>
      </w:hyperlink>
    </w:p>
    <w:p w14:paraId="354A09BA" w14:textId="58FD003C" w:rsidR="00060C5B" w:rsidRDefault="0058452E">
      <w:pPr>
        <w:pStyle w:val="TOC2"/>
        <w:tabs>
          <w:tab w:val="left" w:pos="800"/>
          <w:tab w:val="right" w:leader="dot" w:pos="10457"/>
        </w:tabs>
        <w:rPr>
          <w:rFonts w:eastAsiaTheme="minorEastAsia" w:cstheme="minorBidi"/>
          <w:smallCaps w:val="0"/>
          <w:noProof/>
          <w:sz w:val="22"/>
          <w:szCs w:val="22"/>
          <w:lang w:eastAsia="en-GB"/>
        </w:rPr>
      </w:pPr>
      <w:hyperlink w:anchor="_Toc516232688" w:history="1">
        <w:r w:rsidR="00060C5B" w:rsidRPr="00707290">
          <w:rPr>
            <w:rStyle w:val="Hyperlink"/>
            <w:noProof/>
          </w:rPr>
          <w:t>7.8</w:t>
        </w:r>
        <w:r w:rsidR="00060C5B">
          <w:rPr>
            <w:rFonts w:eastAsiaTheme="minorEastAsia" w:cstheme="minorBidi"/>
            <w:smallCaps w:val="0"/>
            <w:noProof/>
            <w:sz w:val="22"/>
            <w:szCs w:val="22"/>
            <w:lang w:eastAsia="en-GB"/>
          </w:rPr>
          <w:tab/>
        </w:r>
        <w:r w:rsidR="00060C5B" w:rsidRPr="00707290">
          <w:rPr>
            <w:rStyle w:val="Hyperlink"/>
            <w:noProof/>
          </w:rPr>
          <w:t>Study on Self Evaluation towards IMT-2020 Submission</w:t>
        </w:r>
        <w:r w:rsidR="00060C5B">
          <w:rPr>
            <w:noProof/>
            <w:webHidden/>
          </w:rPr>
          <w:tab/>
        </w:r>
        <w:r w:rsidR="00060C5B">
          <w:rPr>
            <w:noProof/>
            <w:webHidden/>
          </w:rPr>
          <w:fldChar w:fldCharType="begin"/>
        </w:r>
        <w:r w:rsidR="00060C5B">
          <w:rPr>
            <w:noProof/>
            <w:webHidden/>
          </w:rPr>
          <w:instrText xml:space="preserve"> PAGEREF _Toc516232688 \h </w:instrText>
        </w:r>
        <w:r w:rsidR="00060C5B">
          <w:rPr>
            <w:noProof/>
            <w:webHidden/>
          </w:rPr>
        </w:r>
        <w:r w:rsidR="00060C5B">
          <w:rPr>
            <w:noProof/>
            <w:webHidden/>
          </w:rPr>
          <w:fldChar w:fldCharType="separate"/>
        </w:r>
        <w:r w:rsidR="00060C5B">
          <w:rPr>
            <w:noProof/>
            <w:webHidden/>
          </w:rPr>
          <w:t>175</w:t>
        </w:r>
        <w:r w:rsidR="00060C5B">
          <w:rPr>
            <w:noProof/>
            <w:webHidden/>
          </w:rPr>
          <w:fldChar w:fldCharType="end"/>
        </w:r>
      </w:hyperlink>
    </w:p>
    <w:p w14:paraId="7463EEE5" w14:textId="49C9BC29"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89" w:history="1">
        <w:r w:rsidR="00060C5B" w:rsidRPr="00707290">
          <w:rPr>
            <w:rStyle w:val="Hyperlink"/>
            <w:noProof/>
          </w:rPr>
          <w:t>7.8.1</w:t>
        </w:r>
        <w:r w:rsidR="00060C5B">
          <w:rPr>
            <w:rFonts w:eastAsiaTheme="minorEastAsia" w:cstheme="minorBidi"/>
            <w:i w:val="0"/>
            <w:iCs w:val="0"/>
            <w:noProof/>
            <w:sz w:val="22"/>
            <w:szCs w:val="22"/>
            <w:lang w:eastAsia="en-GB"/>
          </w:rPr>
          <w:tab/>
        </w:r>
        <w:r w:rsidR="00060C5B" w:rsidRPr="00707290">
          <w:rPr>
            <w:rStyle w:val="Hyperlink"/>
            <w:noProof/>
          </w:rPr>
          <w:t>Evaluation methodology</w:t>
        </w:r>
        <w:r w:rsidR="00060C5B">
          <w:rPr>
            <w:noProof/>
            <w:webHidden/>
          </w:rPr>
          <w:tab/>
        </w:r>
        <w:r w:rsidR="00060C5B">
          <w:rPr>
            <w:noProof/>
            <w:webHidden/>
          </w:rPr>
          <w:fldChar w:fldCharType="begin"/>
        </w:r>
        <w:r w:rsidR="00060C5B">
          <w:rPr>
            <w:noProof/>
            <w:webHidden/>
          </w:rPr>
          <w:instrText xml:space="preserve"> PAGEREF _Toc516232689 \h </w:instrText>
        </w:r>
        <w:r w:rsidR="00060C5B">
          <w:rPr>
            <w:noProof/>
            <w:webHidden/>
          </w:rPr>
        </w:r>
        <w:r w:rsidR="00060C5B">
          <w:rPr>
            <w:noProof/>
            <w:webHidden/>
          </w:rPr>
          <w:fldChar w:fldCharType="separate"/>
        </w:r>
        <w:r w:rsidR="00060C5B">
          <w:rPr>
            <w:noProof/>
            <w:webHidden/>
          </w:rPr>
          <w:t>175</w:t>
        </w:r>
        <w:r w:rsidR="00060C5B">
          <w:rPr>
            <w:noProof/>
            <w:webHidden/>
          </w:rPr>
          <w:fldChar w:fldCharType="end"/>
        </w:r>
      </w:hyperlink>
    </w:p>
    <w:p w14:paraId="38D0CE96" w14:textId="3C0102A5" w:rsidR="00060C5B" w:rsidRDefault="0058452E">
      <w:pPr>
        <w:pStyle w:val="TOC3"/>
        <w:tabs>
          <w:tab w:val="left" w:pos="1200"/>
          <w:tab w:val="right" w:leader="dot" w:pos="10457"/>
        </w:tabs>
        <w:rPr>
          <w:rFonts w:eastAsiaTheme="minorEastAsia" w:cstheme="minorBidi"/>
          <w:i w:val="0"/>
          <w:iCs w:val="0"/>
          <w:noProof/>
          <w:sz w:val="22"/>
          <w:szCs w:val="22"/>
          <w:lang w:eastAsia="en-GB"/>
        </w:rPr>
      </w:pPr>
      <w:hyperlink w:anchor="_Toc516232690" w:history="1">
        <w:r w:rsidR="00060C5B" w:rsidRPr="00707290">
          <w:rPr>
            <w:rStyle w:val="Hyperlink"/>
            <w:noProof/>
          </w:rPr>
          <w:t>7.8.2</w:t>
        </w:r>
        <w:r w:rsidR="00060C5B">
          <w:rPr>
            <w:rFonts w:eastAsiaTheme="minorEastAsia" w:cstheme="minorBidi"/>
            <w:i w:val="0"/>
            <w:iCs w:val="0"/>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_Toc516232690 \h </w:instrText>
        </w:r>
        <w:r w:rsidR="00060C5B">
          <w:rPr>
            <w:noProof/>
            <w:webHidden/>
          </w:rPr>
        </w:r>
        <w:r w:rsidR="00060C5B">
          <w:rPr>
            <w:noProof/>
            <w:webHidden/>
          </w:rPr>
          <w:fldChar w:fldCharType="separate"/>
        </w:r>
        <w:r w:rsidR="00060C5B">
          <w:rPr>
            <w:noProof/>
            <w:webHidden/>
          </w:rPr>
          <w:t>175</w:t>
        </w:r>
        <w:r w:rsidR="00060C5B">
          <w:rPr>
            <w:noProof/>
            <w:webHidden/>
          </w:rPr>
          <w:fldChar w:fldCharType="end"/>
        </w:r>
      </w:hyperlink>
    </w:p>
    <w:p w14:paraId="3D923306" w14:textId="14288F47" w:rsidR="00060C5B" w:rsidRDefault="0058452E">
      <w:pPr>
        <w:pStyle w:val="TOC2"/>
        <w:tabs>
          <w:tab w:val="left" w:pos="800"/>
          <w:tab w:val="right" w:leader="dot" w:pos="10457"/>
        </w:tabs>
        <w:rPr>
          <w:rFonts w:eastAsiaTheme="minorEastAsia" w:cstheme="minorBidi"/>
          <w:smallCaps w:val="0"/>
          <w:noProof/>
          <w:sz w:val="22"/>
          <w:szCs w:val="22"/>
          <w:lang w:eastAsia="en-GB"/>
        </w:rPr>
      </w:pPr>
      <w:hyperlink w:anchor="_Toc516232691" w:history="1">
        <w:r w:rsidR="00060C5B" w:rsidRPr="00707290">
          <w:rPr>
            <w:rStyle w:val="Hyperlink"/>
            <w:noProof/>
          </w:rPr>
          <w:t>7.9</w:t>
        </w:r>
        <w:r w:rsidR="00060C5B">
          <w:rPr>
            <w:rFonts w:eastAsiaTheme="minorEastAsia" w:cstheme="minorBidi"/>
            <w:smallCaps w:val="0"/>
            <w:noProof/>
            <w:sz w:val="22"/>
            <w:szCs w:val="22"/>
            <w:lang w:eastAsia="en-GB"/>
          </w:rPr>
          <w:tab/>
        </w:r>
        <w:r w:rsidR="00060C5B" w:rsidRPr="00707290">
          <w:rPr>
            <w:rStyle w:val="Hyperlink"/>
            <w:noProof/>
          </w:rPr>
          <w:t>Other</w:t>
        </w:r>
        <w:r w:rsidR="00060C5B">
          <w:rPr>
            <w:noProof/>
            <w:webHidden/>
          </w:rPr>
          <w:tab/>
        </w:r>
        <w:r w:rsidR="00060C5B">
          <w:rPr>
            <w:noProof/>
            <w:webHidden/>
          </w:rPr>
          <w:fldChar w:fldCharType="begin"/>
        </w:r>
        <w:r w:rsidR="00060C5B">
          <w:rPr>
            <w:noProof/>
            <w:webHidden/>
          </w:rPr>
          <w:instrText xml:space="preserve"> PAGEREF _Toc516232691 \h </w:instrText>
        </w:r>
        <w:r w:rsidR="00060C5B">
          <w:rPr>
            <w:noProof/>
            <w:webHidden/>
          </w:rPr>
        </w:r>
        <w:r w:rsidR="00060C5B">
          <w:rPr>
            <w:noProof/>
            <w:webHidden/>
          </w:rPr>
          <w:fldChar w:fldCharType="separate"/>
        </w:r>
        <w:r w:rsidR="00060C5B">
          <w:rPr>
            <w:noProof/>
            <w:webHidden/>
          </w:rPr>
          <w:t>177</w:t>
        </w:r>
        <w:r w:rsidR="00060C5B">
          <w:rPr>
            <w:noProof/>
            <w:webHidden/>
          </w:rPr>
          <w:fldChar w:fldCharType="end"/>
        </w:r>
      </w:hyperlink>
    </w:p>
    <w:p w14:paraId="2CBC418D" w14:textId="64EFF288" w:rsidR="00060C5B" w:rsidRDefault="0058452E">
      <w:pPr>
        <w:pStyle w:val="TOC1"/>
        <w:tabs>
          <w:tab w:val="left" w:pos="400"/>
          <w:tab w:val="right" w:leader="dot" w:pos="10457"/>
        </w:tabs>
        <w:rPr>
          <w:rFonts w:eastAsiaTheme="minorEastAsia" w:cstheme="minorBidi"/>
          <w:b w:val="0"/>
          <w:bCs w:val="0"/>
          <w:caps w:val="0"/>
          <w:noProof/>
          <w:sz w:val="22"/>
          <w:szCs w:val="22"/>
          <w:lang w:eastAsia="en-GB"/>
        </w:rPr>
      </w:pPr>
      <w:hyperlink w:anchor="_Toc516232692" w:history="1">
        <w:r w:rsidR="00060C5B" w:rsidRPr="00707290">
          <w:rPr>
            <w:rStyle w:val="Hyperlink"/>
            <w:noProof/>
          </w:rPr>
          <w:t>8</w:t>
        </w:r>
        <w:r w:rsidR="00060C5B">
          <w:rPr>
            <w:rFonts w:eastAsiaTheme="minorEastAsia" w:cstheme="minorBidi"/>
            <w:b w:val="0"/>
            <w:bCs w:val="0"/>
            <w:caps w:val="0"/>
            <w:noProof/>
            <w:sz w:val="22"/>
            <w:szCs w:val="22"/>
            <w:lang w:eastAsia="en-GB"/>
          </w:rPr>
          <w:tab/>
        </w:r>
        <w:r w:rsidR="00060C5B" w:rsidRPr="00707290">
          <w:rPr>
            <w:rStyle w:val="Hyperlink"/>
            <w:noProof/>
          </w:rPr>
          <w:t>Closing of the meeting</w:t>
        </w:r>
        <w:r w:rsidR="00060C5B">
          <w:rPr>
            <w:noProof/>
            <w:webHidden/>
          </w:rPr>
          <w:tab/>
        </w:r>
        <w:r w:rsidR="00060C5B">
          <w:rPr>
            <w:noProof/>
            <w:webHidden/>
          </w:rPr>
          <w:fldChar w:fldCharType="begin"/>
        </w:r>
        <w:r w:rsidR="00060C5B">
          <w:rPr>
            <w:noProof/>
            <w:webHidden/>
          </w:rPr>
          <w:instrText xml:space="preserve"> PAGEREF _Toc516232692 \h </w:instrText>
        </w:r>
        <w:r w:rsidR="00060C5B">
          <w:rPr>
            <w:noProof/>
            <w:webHidden/>
          </w:rPr>
        </w:r>
        <w:r w:rsidR="00060C5B">
          <w:rPr>
            <w:noProof/>
            <w:webHidden/>
          </w:rPr>
          <w:fldChar w:fldCharType="separate"/>
        </w:r>
        <w:r w:rsidR="00060C5B">
          <w:rPr>
            <w:noProof/>
            <w:webHidden/>
          </w:rPr>
          <w:t>177</w:t>
        </w:r>
        <w:r w:rsidR="00060C5B">
          <w:rPr>
            <w:noProof/>
            <w:webHidden/>
          </w:rPr>
          <w:fldChar w:fldCharType="end"/>
        </w:r>
      </w:hyperlink>
    </w:p>
    <w:p w14:paraId="4D2B85EE" w14:textId="391BD08E" w:rsidR="00060C5B" w:rsidRDefault="0058452E">
      <w:pPr>
        <w:pStyle w:val="TOC1"/>
        <w:tabs>
          <w:tab w:val="left" w:pos="1200"/>
          <w:tab w:val="right" w:leader="dot" w:pos="10457"/>
        </w:tabs>
        <w:rPr>
          <w:rFonts w:eastAsiaTheme="minorEastAsia" w:cstheme="minorBidi"/>
          <w:b w:val="0"/>
          <w:bCs w:val="0"/>
          <w:caps w:val="0"/>
          <w:noProof/>
          <w:sz w:val="22"/>
          <w:szCs w:val="22"/>
          <w:lang w:eastAsia="en-GB"/>
        </w:rPr>
      </w:pPr>
      <w:hyperlink w:anchor="_Toc516232693" w:history="1">
        <w:r w:rsidR="00060C5B" w:rsidRPr="00707290">
          <w:rPr>
            <w:rStyle w:val="Hyperlink"/>
            <w:rFonts w:ascii="Times New Roman" w:hAnsi="Times New Roman" w:cs="Times New Roman"/>
            <w:noProof/>
          </w:rPr>
          <w:t>Annex A:</w:t>
        </w:r>
        <w:r w:rsidR="00060C5B">
          <w:rPr>
            <w:rFonts w:eastAsiaTheme="minorEastAsia" w:cstheme="minorBidi"/>
            <w:b w:val="0"/>
            <w:bCs w:val="0"/>
            <w:caps w:val="0"/>
            <w:noProof/>
            <w:sz w:val="22"/>
            <w:szCs w:val="22"/>
            <w:lang w:eastAsia="en-GB"/>
          </w:rPr>
          <w:tab/>
        </w:r>
        <w:r w:rsidR="00060C5B" w:rsidRPr="00707290">
          <w:rPr>
            <w:rStyle w:val="Hyperlink"/>
            <w:rFonts w:ascii="Times New Roman" w:hAnsi="Times New Roman" w:cs="Times New Roman"/>
            <w:noProof/>
          </w:rPr>
          <w:t>List of Tdocs at RAN1 #93</w:t>
        </w:r>
        <w:r w:rsidR="00060C5B">
          <w:rPr>
            <w:noProof/>
            <w:webHidden/>
          </w:rPr>
          <w:tab/>
        </w:r>
        <w:r w:rsidR="00060C5B">
          <w:rPr>
            <w:noProof/>
            <w:webHidden/>
          </w:rPr>
          <w:fldChar w:fldCharType="begin"/>
        </w:r>
        <w:r w:rsidR="00060C5B">
          <w:rPr>
            <w:noProof/>
            <w:webHidden/>
          </w:rPr>
          <w:instrText xml:space="preserve"> PAGEREF _Toc516232693 \h </w:instrText>
        </w:r>
        <w:r w:rsidR="00060C5B">
          <w:rPr>
            <w:noProof/>
            <w:webHidden/>
          </w:rPr>
        </w:r>
        <w:r w:rsidR="00060C5B">
          <w:rPr>
            <w:noProof/>
            <w:webHidden/>
          </w:rPr>
          <w:fldChar w:fldCharType="separate"/>
        </w:r>
        <w:r w:rsidR="00060C5B">
          <w:rPr>
            <w:noProof/>
            <w:webHidden/>
          </w:rPr>
          <w:t>178</w:t>
        </w:r>
        <w:r w:rsidR="00060C5B">
          <w:rPr>
            <w:noProof/>
            <w:webHidden/>
          </w:rPr>
          <w:fldChar w:fldCharType="end"/>
        </w:r>
      </w:hyperlink>
    </w:p>
    <w:p w14:paraId="19BDCEC9" w14:textId="6BB50EE9" w:rsidR="00060C5B" w:rsidRDefault="0058452E">
      <w:pPr>
        <w:pStyle w:val="TOC1"/>
        <w:tabs>
          <w:tab w:val="left" w:pos="1200"/>
          <w:tab w:val="right" w:leader="dot" w:pos="10457"/>
        </w:tabs>
        <w:rPr>
          <w:rFonts w:eastAsiaTheme="minorEastAsia" w:cstheme="minorBidi"/>
          <w:b w:val="0"/>
          <w:bCs w:val="0"/>
          <w:caps w:val="0"/>
          <w:noProof/>
          <w:sz w:val="22"/>
          <w:szCs w:val="22"/>
          <w:lang w:eastAsia="en-GB"/>
        </w:rPr>
      </w:pPr>
      <w:hyperlink w:anchor="_Toc516232694" w:history="1">
        <w:r w:rsidR="00060C5B" w:rsidRPr="00707290">
          <w:rPr>
            <w:rStyle w:val="Hyperlink"/>
            <w:rFonts w:ascii="Times New Roman" w:hAnsi="Times New Roman" w:cs="Times New Roman"/>
            <w:noProof/>
          </w:rPr>
          <w:t>Annex B:</w:t>
        </w:r>
        <w:r w:rsidR="00060C5B">
          <w:rPr>
            <w:rFonts w:eastAsiaTheme="minorEastAsia" w:cstheme="minorBidi"/>
            <w:b w:val="0"/>
            <w:bCs w:val="0"/>
            <w:caps w:val="0"/>
            <w:noProof/>
            <w:sz w:val="22"/>
            <w:szCs w:val="22"/>
            <w:lang w:eastAsia="en-GB"/>
          </w:rPr>
          <w:tab/>
        </w:r>
        <w:r w:rsidR="00060C5B" w:rsidRPr="00707290">
          <w:rPr>
            <w:rStyle w:val="Hyperlink"/>
            <w:rFonts w:ascii="Times New Roman" w:hAnsi="Times New Roman" w:cs="Times New Roman"/>
            <w:noProof/>
          </w:rPr>
          <w:t>List of CRs agreed at RAN1 #93</w:t>
        </w:r>
        <w:r w:rsidR="00060C5B">
          <w:rPr>
            <w:noProof/>
            <w:webHidden/>
          </w:rPr>
          <w:tab/>
        </w:r>
        <w:r w:rsidR="00060C5B">
          <w:rPr>
            <w:noProof/>
            <w:webHidden/>
          </w:rPr>
          <w:fldChar w:fldCharType="begin"/>
        </w:r>
        <w:r w:rsidR="00060C5B">
          <w:rPr>
            <w:noProof/>
            <w:webHidden/>
          </w:rPr>
          <w:instrText xml:space="preserve"> PAGEREF _Toc516232694 \h </w:instrText>
        </w:r>
        <w:r w:rsidR="00060C5B">
          <w:rPr>
            <w:noProof/>
            <w:webHidden/>
          </w:rPr>
        </w:r>
        <w:r w:rsidR="00060C5B">
          <w:rPr>
            <w:noProof/>
            <w:webHidden/>
          </w:rPr>
          <w:fldChar w:fldCharType="separate"/>
        </w:r>
        <w:r w:rsidR="00060C5B">
          <w:rPr>
            <w:noProof/>
            <w:webHidden/>
          </w:rPr>
          <w:t>179</w:t>
        </w:r>
        <w:r w:rsidR="00060C5B">
          <w:rPr>
            <w:noProof/>
            <w:webHidden/>
          </w:rPr>
          <w:fldChar w:fldCharType="end"/>
        </w:r>
      </w:hyperlink>
    </w:p>
    <w:p w14:paraId="21B2A7E6" w14:textId="55B231F2" w:rsidR="00060C5B" w:rsidRDefault="0058452E">
      <w:pPr>
        <w:pStyle w:val="TOC1"/>
        <w:tabs>
          <w:tab w:val="left" w:pos="1400"/>
          <w:tab w:val="right" w:leader="dot" w:pos="10457"/>
        </w:tabs>
        <w:rPr>
          <w:rFonts w:eastAsiaTheme="minorEastAsia" w:cstheme="minorBidi"/>
          <w:b w:val="0"/>
          <w:bCs w:val="0"/>
          <w:caps w:val="0"/>
          <w:noProof/>
          <w:sz w:val="22"/>
          <w:szCs w:val="22"/>
          <w:lang w:eastAsia="en-GB"/>
        </w:rPr>
      </w:pPr>
      <w:hyperlink w:anchor="_Toc516232695" w:history="1">
        <w:r w:rsidR="00060C5B" w:rsidRPr="00707290">
          <w:rPr>
            <w:rStyle w:val="Hyperlink"/>
            <w:rFonts w:ascii="Times New Roman" w:hAnsi="Times New Roman" w:cs="Times New Roman"/>
            <w:noProof/>
          </w:rPr>
          <w:t>Annex C</w:t>
        </w:r>
        <w:r w:rsidR="00060C5B" w:rsidRPr="00707290">
          <w:rPr>
            <w:rStyle w:val="Hyperlink"/>
            <w:rFonts w:ascii="Times New Roman" w:eastAsia="MS Mincho" w:hAnsi="Times New Roman" w:cs="Times New Roman"/>
            <w:noProof/>
            <w:lang w:eastAsia="ja-JP"/>
          </w:rPr>
          <w:t>-1</w:t>
        </w:r>
        <w:r w:rsidR="00060C5B" w:rsidRPr="00707290">
          <w:rPr>
            <w:rStyle w:val="Hyperlink"/>
            <w:rFonts w:ascii="Times New Roman" w:hAnsi="Times New Roman" w:cs="Times New Roman"/>
            <w:noProof/>
          </w:rPr>
          <w:t>:</w:t>
        </w:r>
        <w:r w:rsidR="00060C5B">
          <w:rPr>
            <w:rFonts w:eastAsiaTheme="minorEastAsia" w:cstheme="minorBidi"/>
            <w:b w:val="0"/>
            <w:bCs w:val="0"/>
            <w:caps w:val="0"/>
            <w:noProof/>
            <w:sz w:val="22"/>
            <w:szCs w:val="22"/>
            <w:lang w:eastAsia="en-GB"/>
          </w:rPr>
          <w:tab/>
        </w:r>
        <w:r w:rsidR="00060C5B" w:rsidRPr="00707290">
          <w:rPr>
            <w:rStyle w:val="Hyperlink"/>
            <w:rFonts w:ascii="Times New Roman" w:hAnsi="Times New Roman" w:cs="Times New Roman"/>
            <w:noProof/>
          </w:rPr>
          <w:t>List of Outgoing LSs</w:t>
        </w:r>
        <w:r w:rsidR="00060C5B" w:rsidRPr="00707290">
          <w:rPr>
            <w:rStyle w:val="Hyperlink"/>
            <w:rFonts w:ascii="Times New Roman" w:eastAsia="MS Mincho" w:hAnsi="Times New Roman" w:cs="Times New Roman"/>
            <w:noProof/>
            <w:lang w:eastAsia="ja-JP"/>
          </w:rPr>
          <w:t xml:space="preserve"> from </w:t>
        </w:r>
        <w:r w:rsidR="00060C5B" w:rsidRPr="00707290">
          <w:rPr>
            <w:rStyle w:val="Hyperlink"/>
            <w:rFonts w:ascii="Times New Roman" w:hAnsi="Times New Roman" w:cs="Times New Roman"/>
            <w:noProof/>
          </w:rPr>
          <w:t>RAN1 #93</w:t>
        </w:r>
        <w:r w:rsidR="00060C5B">
          <w:rPr>
            <w:noProof/>
            <w:webHidden/>
          </w:rPr>
          <w:tab/>
        </w:r>
        <w:r w:rsidR="00060C5B">
          <w:rPr>
            <w:noProof/>
            <w:webHidden/>
          </w:rPr>
          <w:fldChar w:fldCharType="begin"/>
        </w:r>
        <w:r w:rsidR="00060C5B">
          <w:rPr>
            <w:noProof/>
            <w:webHidden/>
          </w:rPr>
          <w:instrText xml:space="preserve"> PAGEREF _Toc516232695 \h </w:instrText>
        </w:r>
        <w:r w:rsidR="00060C5B">
          <w:rPr>
            <w:noProof/>
            <w:webHidden/>
          </w:rPr>
        </w:r>
        <w:r w:rsidR="00060C5B">
          <w:rPr>
            <w:noProof/>
            <w:webHidden/>
          </w:rPr>
          <w:fldChar w:fldCharType="separate"/>
        </w:r>
        <w:r w:rsidR="00060C5B">
          <w:rPr>
            <w:noProof/>
            <w:webHidden/>
          </w:rPr>
          <w:t>180</w:t>
        </w:r>
        <w:r w:rsidR="00060C5B">
          <w:rPr>
            <w:noProof/>
            <w:webHidden/>
          </w:rPr>
          <w:fldChar w:fldCharType="end"/>
        </w:r>
      </w:hyperlink>
    </w:p>
    <w:p w14:paraId="5DDFE2D7" w14:textId="21688A10" w:rsidR="00060C5B" w:rsidRDefault="0058452E">
      <w:pPr>
        <w:pStyle w:val="TOC1"/>
        <w:tabs>
          <w:tab w:val="left" w:pos="1400"/>
          <w:tab w:val="right" w:leader="dot" w:pos="10457"/>
        </w:tabs>
        <w:rPr>
          <w:rFonts w:eastAsiaTheme="minorEastAsia" w:cstheme="minorBidi"/>
          <w:b w:val="0"/>
          <w:bCs w:val="0"/>
          <w:caps w:val="0"/>
          <w:noProof/>
          <w:sz w:val="22"/>
          <w:szCs w:val="22"/>
          <w:lang w:eastAsia="en-GB"/>
        </w:rPr>
      </w:pPr>
      <w:hyperlink w:anchor="_Toc516232696" w:history="1">
        <w:r w:rsidR="00060C5B" w:rsidRPr="00707290">
          <w:rPr>
            <w:rStyle w:val="Hyperlink"/>
            <w:rFonts w:ascii="Times New Roman" w:hAnsi="Times New Roman" w:cs="Times New Roman"/>
            <w:noProof/>
          </w:rPr>
          <w:t xml:space="preserve">Annex </w:t>
        </w:r>
        <w:r w:rsidR="00060C5B" w:rsidRPr="00707290">
          <w:rPr>
            <w:rStyle w:val="Hyperlink"/>
            <w:rFonts w:ascii="Times New Roman" w:eastAsia="MS Mincho" w:hAnsi="Times New Roman" w:cs="Times New Roman"/>
            <w:noProof/>
            <w:lang w:eastAsia="ja-JP"/>
          </w:rPr>
          <w:t>C-2</w:t>
        </w:r>
        <w:r w:rsidR="00060C5B" w:rsidRPr="00707290">
          <w:rPr>
            <w:rStyle w:val="Hyperlink"/>
            <w:rFonts w:ascii="Times New Roman" w:hAnsi="Times New Roman" w:cs="Times New Roman"/>
            <w:noProof/>
          </w:rPr>
          <w:t>:</w:t>
        </w:r>
        <w:r w:rsidR="00060C5B">
          <w:rPr>
            <w:rFonts w:eastAsiaTheme="minorEastAsia" w:cstheme="minorBidi"/>
            <w:b w:val="0"/>
            <w:bCs w:val="0"/>
            <w:caps w:val="0"/>
            <w:noProof/>
            <w:sz w:val="22"/>
            <w:szCs w:val="22"/>
            <w:lang w:eastAsia="en-GB"/>
          </w:rPr>
          <w:tab/>
        </w:r>
        <w:r w:rsidR="00060C5B" w:rsidRPr="00707290">
          <w:rPr>
            <w:rStyle w:val="Hyperlink"/>
            <w:rFonts w:ascii="Times New Roman" w:hAnsi="Times New Roman" w:cs="Times New Roman"/>
            <w:noProof/>
          </w:rPr>
          <w:t>List of Incoming LSs</w:t>
        </w:r>
        <w:r w:rsidR="00060C5B" w:rsidRPr="00707290">
          <w:rPr>
            <w:rStyle w:val="Hyperlink"/>
            <w:rFonts w:ascii="Times New Roman" w:eastAsia="MS Mincho" w:hAnsi="Times New Roman" w:cs="Times New Roman"/>
            <w:noProof/>
            <w:lang w:eastAsia="ja-JP"/>
          </w:rPr>
          <w:t xml:space="preserve"> from </w:t>
        </w:r>
        <w:r w:rsidR="00060C5B" w:rsidRPr="00707290">
          <w:rPr>
            <w:rStyle w:val="Hyperlink"/>
            <w:rFonts w:ascii="Times New Roman" w:hAnsi="Times New Roman" w:cs="Times New Roman"/>
            <w:noProof/>
          </w:rPr>
          <w:t>RAN1 #93</w:t>
        </w:r>
        <w:r w:rsidR="00060C5B">
          <w:rPr>
            <w:noProof/>
            <w:webHidden/>
          </w:rPr>
          <w:tab/>
        </w:r>
        <w:r w:rsidR="00060C5B">
          <w:rPr>
            <w:noProof/>
            <w:webHidden/>
          </w:rPr>
          <w:fldChar w:fldCharType="begin"/>
        </w:r>
        <w:r w:rsidR="00060C5B">
          <w:rPr>
            <w:noProof/>
            <w:webHidden/>
          </w:rPr>
          <w:instrText xml:space="preserve"> PAGEREF _Toc516232696 \h </w:instrText>
        </w:r>
        <w:r w:rsidR="00060C5B">
          <w:rPr>
            <w:noProof/>
            <w:webHidden/>
          </w:rPr>
        </w:r>
        <w:r w:rsidR="00060C5B">
          <w:rPr>
            <w:noProof/>
            <w:webHidden/>
          </w:rPr>
          <w:fldChar w:fldCharType="separate"/>
        </w:r>
        <w:r w:rsidR="00060C5B">
          <w:rPr>
            <w:noProof/>
            <w:webHidden/>
          </w:rPr>
          <w:t>181</w:t>
        </w:r>
        <w:r w:rsidR="00060C5B">
          <w:rPr>
            <w:noProof/>
            <w:webHidden/>
          </w:rPr>
          <w:fldChar w:fldCharType="end"/>
        </w:r>
      </w:hyperlink>
    </w:p>
    <w:p w14:paraId="710E4C76" w14:textId="5A3F63EE" w:rsidR="00060C5B" w:rsidRDefault="0058452E">
      <w:pPr>
        <w:pStyle w:val="TOC1"/>
        <w:tabs>
          <w:tab w:val="left" w:pos="1200"/>
          <w:tab w:val="right" w:leader="dot" w:pos="10457"/>
        </w:tabs>
        <w:rPr>
          <w:rFonts w:eastAsiaTheme="minorEastAsia" w:cstheme="minorBidi"/>
          <w:b w:val="0"/>
          <w:bCs w:val="0"/>
          <w:caps w:val="0"/>
          <w:noProof/>
          <w:sz w:val="22"/>
          <w:szCs w:val="22"/>
          <w:lang w:eastAsia="en-GB"/>
        </w:rPr>
      </w:pPr>
      <w:hyperlink w:anchor="_Toc516232697" w:history="1">
        <w:r w:rsidR="00060C5B" w:rsidRPr="00707290">
          <w:rPr>
            <w:rStyle w:val="Hyperlink"/>
            <w:rFonts w:ascii="Times New Roman" w:hAnsi="Times New Roman" w:cs="Times New Roman"/>
            <w:noProof/>
          </w:rPr>
          <w:t>Annex D:</w:t>
        </w:r>
        <w:r w:rsidR="00060C5B">
          <w:rPr>
            <w:rFonts w:eastAsiaTheme="minorEastAsia" w:cstheme="minorBidi"/>
            <w:b w:val="0"/>
            <w:bCs w:val="0"/>
            <w:caps w:val="0"/>
            <w:noProof/>
            <w:sz w:val="22"/>
            <w:szCs w:val="22"/>
            <w:lang w:eastAsia="en-GB"/>
          </w:rPr>
          <w:tab/>
        </w:r>
        <w:r w:rsidR="00060C5B" w:rsidRPr="00707290">
          <w:rPr>
            <w:rStyle w:val="Hyperlink"/>
            <w:rFonts w:ascii="Times New Roman" w:hAnsi="Times New Roman" w:cs="Times New Roman"/>
            <w:noProof/>
          </w:rPr>
          <w:t>List of Approved updated WIDs</w:t>
        </w:r>
        <w:r w:rsidR="00060C5B">
          <w:rPr>
            <w:noProof/>
            <w:webHidden/>
          </w:rPr>
          <w:tab/>
        </w:r>
        <w:r w:rsidR="00060C5B">
          <w:rPr>
            <w:noProof/>
            <w:webHidden/>
          </w:rPr>
          <w:fldChar w:fldCharType="begin"/>
        </w:r>
        <w:r w:rsidR="00060C5B">
          <w:rPr>
            <w:noProof/>
            <w:webHidden/>
          </w:rPr>
          <w:instrText xml:space="preserve"> PAGEREF _Toc516232697 \h </w:instrText>
        </w:r>
        <w:r w:rsidR="00060C5B">
          <w:rPr>
            <w:noProof/>
            <w:webHidden/>
          </w:rPr>
        </w:r>
        <w:r w:rsidR="00060C5B">
          <w:rPr>
            <w:noProof/>
            <w:webHidden/>
          </w:rPr>
          <w:fldChar w:fldCharType="separate"/>
        </w:r>
        <w:r w:rsidR="00060C5B">
          <w:rPr>
            <w:noProof/>
            <w:webHidden/>
          </w:rPr>
          <w:t>183</w:t>
        </w:r>
        <w:r w:rsidR="00060C5B">
          <w:rPr>
            <w:noProof/>
            <w:webHidden/>
          </w:rPr>
          <w:fldChar w:fldCharType="end"/>
        </w:r>
      </w:hyperlink>
    </w:p>
    <w:p w14:paraId="4C983C75" w14:textId="66D7F40D" w:rsidR="00060C5B" w:rsidRDefault="0058452E">
      <w:pPr>
        <w:pStyle w:val="TOC1"/>
        <w:tabs>
          <w:tab w:val="left" w:pos="1200"/>
          <w:tab w:val="right" w:leader="dot" w:pos="10457"/>
        </w:tabs>
        <w:rPr>
          <w:rFonts w:eastAsiaTheme="minorEastAsia" w:cstheme="minorBidi"/>
          <w:b w:val="0"/>
          <w:bCs w:val="0"/>
          <w:caps w:val="0"/>
          <w:noProof/>
          <w:sz w:val="22"/>
          <w:szCs w:val="22"/>
          <w:lang w:eastAsia="en-GB"/>
        </w:rPr>
      </w:pPr>
      <w:hyperlink w:anchor="_Toc516232698" w:history="1">
        <w:r w:rsidR="00060C5B" w:rsidRPr="00707290">
          <w:rPr>
            <w:rStyle w:val="Hyperlink"/>
            <w:rFonts w:ascii="Times New Roman" w:hAnsi="Times New Roman" w:cs="Times New Roman"/>
            <w:noProof/>
          </w:rPr>
          <w:t>Annex E:</w:t>
        </w:r>
        <w:r w:rsidR="00060C5B">
          <w:rPr>
            <w:rFonts w:eastAsiaTheme="minorEastAsia" w:cstheme="minorBidi"/>
            <w:b w:val="0"/>
            <w:bCs w:val="0"/>
            <w:caps w:val="0"/>
            <w:noProof/>
            <w:sz w:val="22"/>
            <w:szCs w:val="22"/>
            <w:lang w:eastAsia="en-GB"/>
          </w:rPr>
          <w:tab/>
        </w:r>
        <w:r w:rsidR="00060C5B" w:rsidRPr="00707290">
          <w:rPr>
            <w:rStyle w:val="Hyperlink"/>
            <w:rFonts w:ascii="Times New Roman" w:hAnsi="Times New Roman" w:cs="Times New Roman"/>
            <w:noProof/>
          </w:rPr>
          <w:t>List of draft TSs/TRs agreed at RAN1 #93</w:t>
        </w:r>
        <w:r w:rsidR="00060C5B">
          <w:rPr>
            <w:noProof/>
            <w:webHidden/>
          </w:rPr>
          <w:tab/>
        </w:r>
        <w:r w:rsidR="00060C5B">
          <w:rPr>
            <w:noProof/>
            <w:webHidden/>
          </w:rPr>
          <w:fldChar w:fldCharType="begin"/>
        </w:r>
        <w:r w:rsidR="00060C5B">
          <w:rPr>
            <w:noProof/>
            <w:webHidden/>
          </w:rPr>
          <w:instrText xml:space="preserve"> PAGEREF _Toc516232698 \h </w:instrText>
        </w:r>
        <w:r w:rsidR="00060C5B">
          <w:rPr>
            <w:noProof/>
            <w:webHidden/>
          </w:rPr>
        </w:r>
        <w:r w:rsidR="00060C5B">
          <w:rPr>
            <w:noProof/>
            <w:webHidden/>
          </w:rPr>
          <w:fldChar w:fldCharType="separate"/>
        </w:r>
        <w:r w:rsidR="00060C5B">
          <w:rPr>
            <w:noProof/>
            <w:webHidden/>
          </w:rPr>
          <w:t>184</w:t>
        </w:r>
        <w:r w:rsidR="00060C5B">
          <w:rPr>
            <w:noProof/>
            <w:webHidden/>
          </w:rPr>
          <w:fldChar w:fldCharType="end"/>
        </w:r>
      </w:hyperlink>
    </w:p>
    <w:p w14:paraId="07543C6F" w14:textId="6E92E52C" w:rsidR="00060C5B" w:rsidRDefault="0058452E">
      <w:pPr>
        <w:pStyle w:val="TOC1"/>
        <w:tabs>
          <w:tab w:val="left" w:pos="1200"/>
          <w:tab w:val="right" w:leader="dot" w:pos="10457"/>
        </w:tabs>
        <w:rPr>
          <w:rFonts w:eastAsiaTheme="minorEastAsia" w:cstheme="minorBidi"/>
          <w:b w:val="0"/>
          <w:bCs w:val="0"/>
          <w:caps w:val="0"/>
          <w:noProof/>
          <w:sz w:val="22"/>
          <w:szCs w:val="22"/>
          <w:lang w:eastAsia="en-GB"/>
        </w:rPr>
      </w:pPr>
      <w:hyperlink w:anchor="_Toc516232699" w:history="1">
        <w:r w:rsidR="00060C5B" w:rsidRPr="00707290">
          <w:rPr>
            <w:rStyle w:val="Hyperlink"/>
            <w:rFonts w:ascii="Times New Roman" w:hAnsi="Times New Roman" w:cs="Times New Roman"/>
            <w:noProof/>
          </w:rPr>
          <w:t>Annex F:</w:t>
        </w:r>
        <w:r w:rsidR="00060C5B">
          <w:rPr>
            <w:rFonts w:eastAsiaTheme="minorEastAsia" w:cstheme="minorBidi"/>
            <w:b w:val="0"/>
            <w:bCs w:val="0"/>
            <w:caps w:val="0"/>
            <w:noProof/>
            <w:sz w:val="22"/>
            <w:szCs w:val="22"/>
            <w:lang w:eastAsia="en-GB"/>
          </w:rPr>
          <w:tab/>
        </w:r>
        <w:r w:rsidR="00060C5B" w:rsidRPr="00707290">
          <w:rPr>
            <w:rStyle w:val="Hyperlink"/>
            <w:rFonts w:ascii="Times New Roman" w:hAnsi="Times New Roman" w:cs="Times New Roman"/>
            <w:noProof/>
          </w:rPr>
          <w:t>List of actions</w:t>
        </w:r>
        <w:r w:rsidR="00060C5B">
          <w:rPr>
            <w:noProof/>
            <w:webHidden/>
          </w:rPr>
          <w:tab/>
        </w:r>
        <w:r w:rsidR="00060C5B">
          <w:rPr>
            <w:noProof/>
            <w:webHidden/>
          </w:rPr>
          <w:fldChar w:fldCharType="begin"/>
        </w:r>
        <w:r w:rsidR="00060C5B">
          <w:rPr>
            <w:noProof/>
            <w:webHidden/>
          </w:rPr>
          <w:instrText xml:space="preserve"> PAGEREF _Toc516232699 \h </w:instrText>
        </w:r>
        <w:r w:rsidR="00060C5B">
          <w:rPr>
            <w:noProof/>
            <w:webHidden/>
          </w:rPr>
        </w:r>
        <w:r w:rsidR="00060C5B">
          <w:rPr>
            <w:noProof/>
            <w:webHidden/>
          </w:rPr>
          <w:fldChar w:fldCharType="separate"/>
        </w:r>
        <w:r w:rsidR="00060C5B">
          <w:rPr>
            <w:noProof/>
            <w:webHidden/>
          </w:rPr>
          <w:t>185</w:t>
        </w:r>
        <w:r w:rsidR="00060C5B">
          <w:rPr>
            <w:noProof/>
            <w:webHidden/>
          </w:rPr>
          <w:fldChar w:fldCharType="end"/>
        </w:r>
      </w:hyperlink>
    </w:p>
    <w:p w14:paraId="459F1F54" w14:textId="10C7A150" w:rsidR="00060C5B" w:rsidRDefault="0058452E">
      <w:pPr>
        <w:pStyle w:val="TOC1"/>
        <w:tabs>
          <w:tab w:val="left" w:pos="1400"/>
          <w:tab w:val="right" w:leader="dot" w:pos="10457"/>
        </w:tabs>
        <w:rPr>
          <w:rFonts w:eastAsiaTheme="minorEastAsia" w:cstheme="minorBidi"/>
          <w:b w:val="0"/>
          <w:bCs w:val="0"/>
          <w:caps w:val="0"/>
          <w:noProof/>
          <w:sz w:val="22"/>
          <w:szCs w:val="22"/>
          <w:lang w:eastAsia="en-GB"/>
        </w:rPr>
      </w:pPr>
      <w:hyperlink w:anchor="_Toc516232700" w:history="1">
        <w:r w:rsidR="00060C5B" w:rsidRPr="00707290">
          <w:rPr>
            <w:rStyle w:val="Hyperlink"/>
            <w:rFonts w:ascii="Times New Roman" w:hAnsi="Times New Roman" w:cs="Times New Roman"/>
            <w:noProof/>
          </w:rPr>
          <w:t>Annex G:</w:t>
        </w:r>
        <w:r w:rsidR="00060C5B">
          <w:rPr>
            <w:rFonts w:eastAsiaTheme="minorEastAsia" w:cstheme="minorBidi"/>
            <w:b w:val="0"/>
            <w:bCs w:val="0"/>
            <w:caps w:val="0"/>
            <w:noProof/>
            <w:sz w:val="22"/>
            <w:szCs w:val="22"/>
            <w:lang w:eastAsia="en-GB"/>
          </w:rPr>
          <w:tab/>
        </w:r>
        <w:r w:rsidR="00060C5B" w:rsidRPr="00707290">
          <w:rPr>
            <w:rStyle w:val="Hyperlink"/>
            <w:rFonts w:ascii="Times New Roman" w:hAnsi="Times New Roman" w:cs="Times New Roman"/>
            <w:noProof/>
          </w:rPr>
          <w:t>List of participants at RAN1 #93</w:t>
        </w:r>
        <w:r w:rsidR="00060C5B">
          <w:rPr>
            <w:noProof/>
            <w:webHidden/>
          </w:rPr>
          <w:tab/>
        </w:r>
        <w:r w:rsidR="00060C5B">
          <w:rPr>
            <w:noProof/>
            <w:webHidden/>
          </w:rPr>
          <w:fldChar w:fldCharType="begin"/>
        </w:r>
        <w:r w:rsidR="00060C5B">
          <w:rPr>
            <w:noProof/>
            <w:webHidden/>
          </w:rPr>
          <w:instrText xml:space="preserve"> PAGEREF _Toc516232700 \h </w:instrText>
        </w:r>
        <w:r w:rsidR="00060C5B">
          <w:rPr>
            <w:noProof/>
            <w:webHidden/>
          </w:rPr>
        </w:r>
        <w:r w:rsidR="00060C5B">
          <w:rPr>
            <w:noProof/>
            <w:webHidden/>
          </w:rPr>
          <w:fldChar w:fldCharType="separate"/>
        </w:r>
        <w:r w:rsidR="00060C5B">
          <w:rPr>
            <w:noProof/>
            <w:webHidden/>
          </w:rPr>
          <w:t>193</w:t>
        </w:r>
        <w:r w:rsidR="00060C5B">
          <w:rPr>
            <w:noProof/>
            <w:webHidden/>
          </w:rPr>
          <w:fldChar w:fldCharType="end"/>
        </w:r>
      </w:hyperlink>
    </w:p>
    <w:p w14:paraId="0481AB6B" w14:textId="02919131" w:rsidR="00060C5B" w:rsidRDefault="0058452E">
      <w:pPr>
        <w:pStyle w:val="TOC1"/>
        <w:tabs>
          <w:tab w:val="left" w:pos="1400"/>
          <w:tab w:val="right" w:leader="dot" w:pos="10457"/>
        </w:tabs>
        <w:rPr>
          <w:rFonts w:eastAsiaTheme="minorEastAsia" w:cstheme="minorBidi"/>
          <w:b w:val="0"/>
          <w:bCs w:val="0"/>
          <w:caps w:val="0"/>
          <w:noProof/>
          <w:sz w:val="22"/>
          <w:szCs w:val="22"/>
          <w:lang w:eastAsia="en-GB"/>
        </w:rPr>
      </w:pPr>
      <w:hyperlink w:anchor="_Toc516232701" w:history="1">
        <w:r w:rsidR="00060C5B" w:rsidRPr="00707290">
          <w:rPr>
            <w:rStyle w:val="Hyperlink"/>
            <w:rFonts w:ascii="Times New Roman" w:hAnsi="Times New Roman" w:cs="Times New Roman"/>
            <w:noProof/>
          </w:rPr>
          <w:t>Annex H:</w:t>
        </w:r>
        <w:r w:rsidR="00060C5B">
          <w:rPr>
            <w:rFonts w:eastAsiaTheme="minorEastAsia" w:cstheme="minorBidi"/>
            <w:b w:val="0"/>
            <w:bCs w:val="0"/>
            <w:caps w:val="0"/>
            <w:noProof/>
            <w:sz w:val="22"/>
            <w:szCs w:val="22"/>
            <w:lang w:eastAsia="en-GB"/>
          </w:rPr>
          <w:tab/>
        </w:r>
        <w:r w:rsidR="00060C5B" w:rsidRPr="00707290">
          <w:rPr>
            <w:rStyle w:val="Hyperlink"/>
            <w:rFonts w:ascii="Times New Roman" w:hAnsi="Times New Roman" w:cs="Times New Roman"/>
            <w:noProof/>
          </w:rPr>
          <w:t xml:space="preserve">TSG RAN WG1 meetings in </w:t>
        </w:r>
        <w:r w:rsidR="00060C5B" w:rsidRPr="00707290">
          <w:rPr>
            <w:rStyle w:val="Hyperlink"/>
            <w:rFonts w:ascii="Times New Roman" w:eastAsia="MS Mincho" w:hAnsi="Times New Roman" w:cs="Times New Roman"/>
            <w:noProof/>
            <w:lang w:eastAsia="ja-JP"/>
          </w:rPr>
          <w:t>2018 – 2019</w:t>
        </w:r>
        <w:r w:rsidR="00060C5B">
          <w:rPr>
            <w:noProof/>
            <w:webHidden/>
          </w:rPr>
          <w:tab/>
        </w:r>
        <w:r w:rsidR="00060C5B">
          <w:rPr>
            <w:noProof/>
            <w:webHidden/>
          </w:rPr>
          <w:fldChar w:fldCharType="begin"/>
        </w:r>
        <w:r w:rsidR="00060C5B">
          <w:rPr>
            <w:noProof/>
            <w:webHidden/>
          </w:rPr>
          <w:instrText xml:space="preserve"> PAGEREF _Toc516232701 \h </w:instrText>
        </w:r>
        <w:r w:rsidR="00060C5B">
          <w:rPr>
            <w:noProof/>
            <w:webHidden/>
          </w:rPr>
        </w:r>
        <w:r w:rsidR="00060C5B">
          <w:rPr>
            <w:noProof/>
            <w:webHidden/>
          </w:rPr>
          <w:fldChar w:fldCharType="separate"/>
        </w:r>
        <w:r w:rsidR="00060C5B">
          <w:rPr>
            <w:noProof/>
            <w:webHidden/>
          </w:rPr>
          <w:t>194</w:t>
        </w:r>
        <w:r w:rsidR="00060C5B">
          <w:rPr>
            <w:noProof/>
            <w:webHidden/>
          </w:rPr>
          <w:fldChar w:fldCharType="end"/>
        </w:r>
      </w:hyperlink>
    </w:p>
    <w:p w14:paraId="51C5874D" w14:textId="7300BAB6" w:rsidR="00666408" w:rsidRPr="000B1042" w:rsidRDefault="00011381" w:rsidP="009643F7">
      <w:pPr>
        <w:rPr>
          <w:rFonts w:ascii="Times New Roman" w:hAnsi="Times New Roman"/>
          <w:szCs w:val="20"/>
        </w:rPr>
      </w:pPr>
      <w:r>
        <w:rPr>
          <w:rFonts w:ascii="Times New Roman" w:hAnsi="Times New Roman" w:cstheme="minorHAnsi"/>
          <w:b/>
          <w:bCs/>
          <w:caps/>
          <w:szCs w:val="20"/>
        </w:rPr>
        <w:fldChar w:fldCharType="end"/>
      </w:r>
    </w:p>
    <w:p w14:paraId="21E4648C" w14:textId="77777777" w:rsidR="005F6CF6" w:rsidRPr="000B1042" w:rsidRDefault="005F6CF6" w:rsidP="009643F7">
      <w:pPr>
        <w:pBdr>
          <w:bottom w:val="single" w:sz="12" w:space="1" w:color="auto"/>
        </w:pBdr>
        <w:rPr>
          <w:rFonts w:ascii="Times New Roman" w:hAnsi="Times New Roman"/>
          <w:b/>
          <w:szCs w:val="20"/>
        </w:rPr>
      </w:pPr>
      <w:r w:rsidRPr="000B1042">
        <w:rPr>
          <w:rFonts w:ascii="Times New Roman" w:hAnsi="Times New Roman"/>
          <w:b/>
          <w:szCs w:val="20"/>
        </w:rPr>
        <w:br w:type="page"/>
      </w:r>
      <w:r w:rsidRPr="000B1042">
        <w:rPr>
          <w:rFonts w:ascii="Times New Roman" w:hAnsi="Times New Roman"/>
          <w:b/>
          <w:szCs w:val="20"/>
        </w:rPr>
        <w:lastRenderedPageBreak/>
        <w:t>Main facts summary</w:t>
      </w:r>
    </w:p>
    <w:p w14:paraId="51F224F4" w14:textId="77777777" w:rsidR="005F6CF6" w:rsidRPr="000B1042" w:rsidRDefault="005F6CF6" w:rsidP="009643F7">
      <w:pPr>
        <w:rPr>
          <w:rFonts w:ascii="Times New Roman" w:eastAsia="SimSun" w:hAnsi="Times New Roman"/>
          <w:kern w:val="2"/>
          <w:szCs w:val="20"/>
        </w:rPr>
      </w:pPr>
    </w:p>
    <w:p w14:paraId="4EBCC448" w14:textId="73BE637F" w:rsidR="0033085B" w:rsidRDefault="00303AA5" w:rsidP="007B738E">
      <w:pPr>
        <w:rPr>
          <w:rFonts w:ascii="Times New Roman" w:eastAsia="SimSun" w:hAnsi="Times New Roman"/>
          <w:kern w:val="2"/>
          <w:szCs w:val="20"/>
        </w:rPr>
      </w:pPr>
      <w:r>
        <w:rPr>
          <w:rFonts w:ascii="Times New Roman" w:eastAsia="SimSun" w:hAnsi="Times New Roman"/>
          <w:kern w:val="2"/>
          <w:szCs w:val="20"/>
        </w:rPr>
        <w:t xml:space="preserve">The </w:t>
      </w:r>
      <w:r w:rsidR="007B738E" w:rsidRPr="000B1042">
        <w:rPr>
          <w:rFonts w:ascii="Times New Roman" w:eastAsia="SimSun" w:hAnsi="Times New Roman"/>
          <w:kern w:val="2"/>
          <w:szCs w:val="20"/>
        </w:rPr>
        <w:t>3GPP TSG WG RAN1</w:t>
      </w:r>
      <w:r w:rsidR="007E5DDA">
        <w:rPr>
          <w:rFonts w:ascii="Times New Roman" w:eastAsia="SimSun" w:hAnsi="Times New Roman"/>
          <w:kern w:val="2"/>
          <w:szCs w:val="20"/>
        </w:rPr>
        <w:t>#9</w:t>
      </w:r>
      <w:r w:rsidR="009630EF">
        <w:rPr>
          <w:rFonts w:ascii="Times New Roman" w:eastAsia="SimSun" w:hAnsi="Times New Roman"/>
          <w:kern w:val="2"/>
          <w:szCs w:val="20"/>
        </w:rPr>
        <w:t>3</w:t>
      </w:r>
      <w:r>
        <w:rPr>
          <w:rFonts w:ascii="Times New Roman" w:eastAsia="SimSun" w:hAnsi="Times New Roman"/>
          <w:kern w:val="2"/>
          <w:szCs w:val="20"/>
        </w:rPr>
        <w:t xml:space="preserve"> m</w:t>
      </w:r>
      <w:r w:rsidR="007B738E" w:rsidRPr="000B1042">
        <w:rPr>
          <w:rFonts w:ascii="Times New Roman" w:eastAsia="SimSun" w:hAnsi="Times New Roman"/>
          <w:kern w:val="2"/>
          <w:szCs w:val="20"/>
        </w:rPr>
        <w:t xml:space="preserve">eeting, </w:t>
      </w:r>
      <w:r w:rsidR="0033085B" w:rsidRPr="000B1042">
        <w:rPr>
          <w:rFonts w:ascii="Times New Roman" w:eastAsia="SimSun" w:hAnsi="Times New Roman"/>
          <w:kern w:val="2"/>
          <w:szCs w:val="20"/>
        </w:rPr>
        <w:t xml:space="preserve">hosted by </w:t>
      </w:r>
      <w:r w:rsidR="00A00B5B" w:rsidRPr="00A00B5B">
        <w:rPr>
          <w:rFonts w:ascii="Times New Roman" w:eastAsia="SimSun" w:hAnsi="Times New Roman"/>
          <w:kern w:val="2"/>
          <w:szCs w:val="20"/>
        </w:rPr>
        <w:t>Samsung Electronics Co., Ltd.</w:t>
      </w:r>
      <w:r w:rsidR="0033085B" w:rsidRPr="000B1042">
        <w:rPr>
          <w:rFonts w:ascii="Times New Roman" w:eastAsia="SimSun" w:hAnsi="Times New Roman"/>
          <w:kern w:val="2"/>
          <w:szCs w:val="20"/>
        </w:rPr>
        <w:t xml:space="preserve">, was </w:t>
      </w:r>
      <w:r w:rsidR="00A50CB3" w:rsidRPr="00A50CB3">
        <w:rPr>
          <w:rFonts w:ascii="Times New Roman" w:eastAsia="SimSun" w:hAnsi="Times New Roman"/>
          <w:kern w:val="2"/>
          <w:szCs w:val="20"/>
        </w:rPr>
        <w:t xml:space="preserve">held at the </w:t>
      </w:r>
      <w:r w:rsidR="00A00B5B" w:rsidRPr="00A00B5B">
        <w:rPr>
          <w:rFonts w:ascii="Times New Roman" w:eastAsia="SimSun" w:hAnsi="Times New Roman"/>
          <w:kern w:val="2"/>
          <w:szCs w:val="20"/>
        </w:rPr>
        <w:t>Haeundae Grand Hotel</w:t>
      </w:r>
      <w:r w:rsidR="00F91D5F">
        <w:rPr>
          <w:rFonts w:ascii="Times New Roman" w:eastAsia="SimSun" w:hAnsi="Times New Roman"/>
          <w:kern w:val="2"/>
          <w:szCs w:val="20"/>
        </w:rPr>
        <w:t xml:space="preserve">, </w:t>
      </w:r>
      <w:r w:rsidR="00A00B5B">
        <w:rPr>
          <w:rFonts w:ascii="Times New Roman" w:eastAsia="SimSun" w:hAnsi="Times New Roman"/>
          <w:kern w:val="2"/>
          <w:szCs w:val="20"/>
        </w:rPr>
        <w:t>Busan</w:t>
      </w:r>
      <w:r>
        <w:rPr>
          <w:rFonts w:ascii="Times New Roman" w:eastAsia="SimSun" w:hAnsi="Times New Roman"/>
          <w:kern w:val="2"/>
          <w:szCs w:val="20"/>
        </w:rPr>
        <w:t xml:space="preserve">, </w:t>
      </w:r>
      <w:r w:rsidR="00A00B5B">
        <w:rPr>
          <w:rFonts w:ascii="Times New Roman" w:eastAsia="SimSun" w:hAnsi="Times New Roman"/>
          <w:kern w:val="2"/>
          <w:szCs w:val="20"/>
        </w:rPr>
        <w:t>South Korea</w:t>
      </w:r>
      <w:r w:rsidR="0033085B" w:rsidRPr="000B1042">
        <w:rPr>
          <w:rFonts w:ascii="Times New Roman" w:eastAsia="SimSun" w:hAnsi="Times New Roman"/>
          <w:kern w:val="2"/>
          <w:szCs w:val="20"/>
        </w:rPr>
        <w:t>.</w:t>
      </w:r>
    </w:p>
    <w:p w14:paraId="3C5639F9" w14:textId="65B24BC5" w:rsidR="007B738E" w:rsidRPr="000B1042" w:rsidRDefault="00570380" w:rsidP="007B738E">
      <w:pPr>
        <w:rPr>
          <w:rFonts w:ascii="Times New Roman" w:eastAsia="SimSun" w:hAnsi="Times New Roman"/>
          <w:kern w:val="2"/>
          <w:szCs w:val="20"/>
        </w:rPr>
      </w:pPr>
      <w:r w:rsidRPr="000B1042">
        <w:rPr>
          <w:rFonts w:ascii="Times New Roman" w:eastAsia="SimSun" w:hAnsi="Times New Roman"/>
          <w:kern w:val="2"/>
          <w:szCs w:val="20"/>
        </w:rPr>
        <w:t>The meeting started at 9:0</w:t>
      </w:r>
      <w:r w:rsidR="008C38EB">
        <w:rPr>
          <w:rFonts w:ascii="Times New Roman" w:eastAsia="SimSun" w:hAnsi="Times New Roman"/>
          <w:kern w:val="2"/>
          <w:szCs w:val="20"/>
        </w:rPr>
        <w:t>0</w:t>
      </w:r>
      <w:r w:rsidR="007B738E" w:rsidRPr="000B1042">
        <w:rPr>
          <w:rFonts w:ascii="Times New Roman" w:eastAsia="SimSun" w:hAnsi="Times New Roman"/>
          <w:kern w:val="2"/>
          <w:szCs w:val="20"/>
        </w:rPr>
        <w:t xml:space="preserve"> on </w:t>
      </w:r>
      <w:r w:rsidR="007E5DDA">
        <w:rPr>
          <w:rFonts w:ascii="Times New Roman" w:eastAsia="SimSun" w:hAnsi="Times New Roman"/>
          <w:kern w:val="2"/>
          <w:szCs w:val="20"/>
        </w:rPr>
        <w:t xml:space="preserve">Monday </w:t>
      </w:r>
      <w:r w:rsidR="00A00B5B">
        <w:rPr>
          <w:rFonts w:ascii="Times New Roman" w:eastAsia="SimSun" w:hAnsi="Times New Roman"/>
          <w:kern w:val="2"/>
          <w:szCs w:val="20"/>
        </w:rPr>
        <w:t>21</w:t>
      </w:r>
      <w:r w:rsidR="00A00B5B" w:rsidRPr="00A00B5B">
        <w:rPr>
          <w:rFonts w:ascii="Times New Roman" w:eastAsia="SimSun" w:hAnsi="Times New Roman"/>
          <w:kern w:val="2"/>
          <w:szCs w:val="20"/>
          <w:vertAlign w:val="superscript"/>
        </w:rPr>
        <w:t>st</w:t>
      </w:r>
      <w:r w:rsidR="00A00B5B">
        <w:rPr>
          <w:rFonts w:ascii="Times New Roman" w:eastAsia="SimSun" w:hAnsi="Times New Roman"/>
          <w:kern w:val="2"/>
          <w:szCs w:val="20"/>
        </w:rPr>
        <w:t xml:space="preserve"> May</w:t>
      </w:r>
      <w:r w:rsidR="007E5DDA">
        <w:rPr>
          <w:rFonts w:ascii="Times New Roman" w:eastAsia="SimSun" w:hAnsi="Times New Roman"/>
          <w:kern w:val="2"/>
          <w:szCs w:val="20"/>
        </w:rPr>
        <w:t xml:space="preserve"> </w:t>
      </w:r>
      <w:r w:rsidR="007B738E" w:rsidRPr="000B1042">
        <w:rPr>
          <w:rFonts w:ascii="Times New Roman" w:eastAsia="SimSun" w:hAnsi="Times New Roman"/>
          <w:kern w:val="2"/>
          <w:szCs w:val="20"/>
        </w:rPr>
        <w:t xml:space="preserve">and finished at </w:t>
      </w:r>
      <w:r w:rsidR="007E5DDA">
        <w:rPr>
          <w:rFonts w:ascii="Times New Roman" w:eastAsia="SimSun" w:hAnsi="Times New Roman"/>
          <w:kern w:val="2"/>
          <w:szCs w:val="20"/>
        </w:rPr>
        <w:t>1</w:t>
      </w:r>
      <w:r w:rsidR="009013C8">
        <w:rPr>
          <w:rFonts w:ascii="Times New Roman" w:eastAsia="SimSun" w:hAnsi="Times New Roman"/>
          <w:kern w:val="2"/>
          <w:szCs w:val="20"/>
        </w:rPr>
        <w:t>7:3</w:t>
      </w:r>
      <w:r w:rsidR="00A00B5B">
        <w:rPr>
          <w:rFonts w:ascii="Times New Roman" w:eastAsia="SimSun" w:hAnsi="Times New Roman"/>
          <w:kern w:val="2"/>
          <w:szCs w:val="20"/>
        </w:rPr>
        <w:t>0</w:t>
      </w:r>
      <w:r w:rsidR="007B738E" w:rsidRPr="000B1042">
        <w:rPr>
          <w:rFonts w:ascii="Times New Roman" w:eastAsia="SimSun" w:hAnsi="Times New Roman"/>
          <w:kern w:val="2"/>
          <w:szCs w:val="20"/>
        </w:rPr>
        <w:t xml:space="preserve"> on Friday </w:t>
      </w:r>
      <w:r w:rsidR="006E092B">
        <w:rPr>
          <w:rFonts w:ascii="Times New Roman" w:eastAsia="SimSun" w:hAnsi="Times New Roman"/>
          <w:kern w:val="2"/>
          <w:szCs w:val="20"/>
        </w:rPr>
        <w:t>2</w:t>
      </w:r>
      <w:r w:rsidR="00A00B5B">
        <w:rPr>
          <w:rFonts w:ascii="Times New Roman" w:eastAsia="SimSun" w:hAnsi="Times New Roman"/>
          <w:kern w:val="2"/>
          <w:szCs w:val="20"/>
        </w:rPr>
        <w:t>5</w:t>
      </w:r>
      <w:r w:rsidR="006E092B" w:rsidRPr="006E092B">
        <w:rPr>
          <w:rFonts w:ascii="Times New Roman" w:eastAsia="SimSun" w:hAnsi="Times New Roman"/>
          <w:kern w:val="2"/>
          <w:szCs w:val="20"/>
          <w:vertAlign w:val="superscript"/>
        </w:rPr>
        <w:t>th</w:t>
      </w:r>
      <w:r w:rsidR="006E092B">
        <w:rPr>
          <w:rFonts w:ascii="Times New Roman" w:eastAsia="SimSun" w:hAnsi="Times New Roman"/>
          <w:kern w:val="2"/>
          <w:szCs w:val="20"/>
        </w:rPr>
        <w:t xml:space="preserve"> </w:t>
      </w:r>
      <w:r w:rsidR="00A00B5B">
        <w:rPr>
          <w:rFonts w:ascii="Times New Roman" w:eastAsia="SimSun" w:hAnsi="Times New Roman"/>
          <w:kern w:val="2"/>
          <w:szCs w:val="20"/>
        </w:rPr>
        <w:t>May</w:t>
      </w:r>
      <w:r w:rsidR="006E092B">
        <w:rPr>
          <w:rFonts w:ascii="Times New Roman" w:eastAsia="SimSun" w:hAnsi="Times New Roman"/>
          <w:kern w:val="2"/>
          <w:szCs w:val="20"/>
        </w:rPr>
        <w:t xml:space="preserve"> 2018</w:t>
      </w:r>
      <w:r w:rsidR="007B738E" w:rsidRPr="000B1042">
        <w:rPr>
          <w:rFonts w:ascii="Times New Roman" w:eastAsia="SimSun" w:hAnsi="Times New Roman"/>
          <w:kern w:val="2"/>
          <w:szCs w:val="20"/>
        </w:rPr>
        <w:t>.</w:t>
      </w:r>
    </w:p>
    <w:p w14:paraId="445311F8" w14:textId="7D5F0B3D" w:rsidR="007B738E" w:rsidRPr="002A39E2" w:rsidRDefault="007B738E" w:rsidP="007B738E">
      <w:pPr>
        <w:rPr>
          <w:rFonts w:ascii="Times New Roman" w:eastAsia="MS Mincho" w:hAnsi="Times New Roman"/>
          <w:szCs w:val="20"/>
          <w:lang w:eastAsia="ja-JP"/>
        </w:rPr>
      </w:pPr>
      <w:r w:rsidRPr="002A39E2">
        <w:rPr>
          <w:rFonts w:ascii="Times New Roman" w:eastAsia="MS Mincho" w:hAnsi="Times New Roman"/>
          <w:szCs w:val="20"/>
          <w:lang w:eastAsia="ja-JP"/>
        </w:rPr>
        <w:t xml:space="preserve">The number of attending delegates, having </w:t>
      </w:r>
      <w:r w:rsidR="00A53489">
        <w:rPr>
          <w:rFonts w:ascii="Times New Roman" w:eastAsia="MS Mincho" w:hAnsi="Times New Roman"/>
          <w:szCs w:val="20"/>
          <w:lang w:eastAsia="ja-JP"/>
        </w:rPr>
        <w:t>confirmed their participation through the electronic check-in application</w:t>
      </w:r>
      <w:r w:rsidRPr="002A39E2">
        <w:rPr>
          <w:rFonts w:ascii="Times New Roman" w:eastAsia="MS Mincho" w:hAnsi="Times New Roman"/>
          <w:szCs w:val="20"/>
          <w:lang w:eastAsia="ja-JP"/>
        </w:rPr>
        <w:t xml:space="preserve">, was </w:t>
      </w:r>
      <w:r w:rsidR="00152767">
        <w:rPr>
          <w:rFonts w:ascii="Times New Roman" w:eastAsia="MS Mincho" w:hAnsi="Times New Roman"/>
          <w:szCs w:val="20"/>
          <w:lang w:eastAsia="ja-JP"/>
        </w:rPr>
        <w:t>430</w:t>
      </w:r>
      <w:r w:rsidRPr="002A39E2">
        <w:rPr>
          <w:rFonts w:ascii="Times New Roman" w:eastAsia="MS Mincho" w:hAnsi="Times New Roman"/>
          <w:b/>
          <w:szCs w:val="20"/>
          <w:lang w:eastAsia="ja-JP"/>
        </w:rPr>
        <w:t>.</w:t>
      </w:r>
    </w:p>
    <w:p w14:paraId="41E524DF" w14:textId="1EAEE77F" w:rsidR="007B738E" w:rsidRPr="00A91648" w:rsidRDefault="00A91648" w:rsidP="007B738E">
      <w:pPr>
        <w:rPr>
          <w:rFonts w:ascii="Times New Roman" w:eastAsia="MS Mincho" w:hAnsi="Times New Roman"/>
          <w:szCs w:val="20"/>
          <w:lang w:eastAsia="ja-JP"/>
        </w:rPr>
      </w:pPr>
      <w:r w:rsidRPr="00A91648">
        <w:rPr>
          <w:rFonts w:ascii="Times New Roman" w:eastAsia="MS Mincho" w:hAnsi="Times New Roman"/>
          <w:szCs w:val="20"/>
          <w:lang w:eastAsia="ja-JP"/>
        </w:rPr>
        <w:t xml:space="preserve">Note that the number of registered was </w:t>
      </w:r>
      <w:r w:rsidR="00152767">
        <w:rPr>
          <w:rFonts w:ascii="Times New Roman" w:eastAsia="MS Mincho" w:hAnsi="Times New Roman"/>
          <w:szCs w:val="20"/>
          <w:lang w:eastAsia="ja-JP"/>
        </w:rPr>
        <w:t>600</w:t>
      </w:r>
      <w:r w:rsidRPr="00A91648">
        <w:rPr>
          <w:rFonts w:ascii="Times New Roman" w:eastAsia="MS Mincho" w:hAnsi="Times New Roman"/>
          <w:szCs w:val="20"/>
          <w:lang w:eastAsia="ja-JP"/>
        </w:rPr>
        <w:t>.</w:t>
      </w:r>
    </w:p>
    <w:p w14:paraId="72360F04" w14:textId="77777777" w:rsidR="00A91648" w:rsidRDefault="00A91648" w:rsidP="007B738E">
      <w:pPr>
        <w:rPr>
          <w:rFonts w:ascii="Times New Roman" w:eastAsia="MS Mincho" w:hAnsi="Times New Roman"/>
          <w:szCs w:val="20"/>
          <w:highlight w:val="yellow"/>
          <w:lang w:eastAsia="ja-JP"/>
        </w:rPr>
      </w:pPr>
    </w:p>
    <w:p w14:paraId="69DE26A8" w14:textId="77777777" w:rsidR="007B738E" w:rsidRPr="00F57771" w:rsidRDefault="007B738E" w:rsidP="007B738E">
      <w:pPr>
        <w:rPr>
          <w:rFonts w:ascii="Times New Roman" w:eastAsia="SimSun" w:hAnsi="Times New Roman"/>
          <w:kern w:val="2"/>
          <w:szCs w:val="20"/>
        </w:rPr>
      </w:pPr>
      <w:r w:rsidRPr="00F57771">
        <w:rPr>
          <w:rFonts w:ascii="Times New Roman" w:eastAsia="SimSun" w:hAnsi="Times New Roman"/>
          <w:kern w:val="2"/>
          <w:szCs w:val="20"/>
        </w:rPr>
        <w:t>The schedule of the week was as follows:</w:t>
      </w:r>
    </w:p>
    <w:p w14:paraId="0A7DF89D" w14:textId="77777777" w:rsidR="007B738E" w:rsidRDefault="007B738E" w:rsidP="007B738E">
      <w:pPr>
        <w:rPr>
          <w:rFonts w:ascii="Times New Roman" w:eastAsia="SimSun" w:hAnsi="Times New Roman"/>
          <w:kern w:val="2"/>
          <w:szCs w:val="20"/>
          <w:highlight w:val="yellow"/>
        </w:rPr>
      </w:pPr>
    </w:p>
    <w:p w14:paraId="3D87BAE1" w14:textId="279C9082" w:rsidR="00CB62D1" w:rsidRDefault="009013C8" w:rsidP="00CB62D1">
      <w:r w:rsidRPr="009013C8">
        <w:rPr>
          <w:noProof/>
          <w:lang w:eastAsia="en-GB"/>
        </w:rPr>
        <w:drawing>
          <wp:inline distT="0" distB="0" distL="0" distR="0" wp14:anchorId="389BE5E1" wp14:editId="6818E634">
            <wp:extent cx="6646545" cy="3278399"/>
            <wp:effectExtent l="0" t="0" r="190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3278399"/>
                    </a:xfrm>
                    <a:prstGeom prst="rect">
                      <a:avLst/>
                    </a:prstGeom>
                    <a:noFill/>
                    <a:ln>
                      <a:noFill/>
                    </a:ln>
                  </pic:spPr>
                </pic:pic>
              </a:graphicData>
            </a:graphic>
          </wp:inline>
        </w:drawing>
      </w:r>
    </w:p>
    <w:p w14:paraId="259AC517" w14:textId="77777777" w:rsidR="00CB62D1" w:rsidRPr="00C765C4" w:rsidRDefault="00CB62D1" w:rsidP="007B738E">
      <w:pPr>
        <w:rPr>
          <w:rFonts w:ascii="Times New Roman" w:eastAsia="SimSun" w:hAnsi="Times New Roman"/>
          <w:kern w:val="2"/>
          <w:szCs w:val="20"/>
          <w:highlight w:val="yellow"/>
        </w:rPr>
      </w:pPr>
    </w:p>
    <w:p w14:paraId="7C316682" w14:textId="70C2837F" w:rsidR="007B738E" w:rsidRPr="000B1042" w:rsidRDefault="007B738E">
      <w:pPr>
        <w:rPr>
          <w:rFonts w:ascii="Times New Roman" w:hAnsi="Times New Roman"/>
          <w:szCs w:val="20"/>
        </w:rPr>
      </w:pPr>
    </w:p>
    <w:p w14:paraId="455C2CD9" w14:textId="77777777" w:rsidR="007B738E" w:rsidRPr="000B1042" w:rsidRDefault="007B738E">
      <w:pPr>
        <w:rPr>
          <w:rFonts w:ascii="Times New Roman" w:hAnsi="Times New Roman"/>
          <w:szCs w:val="20"/>
        </w:rPr>
      </w:pPr>
    </w:p>
    <w:p w14:paraId="107ACE1B" w14:textId="0855D110" w:rsidR="007A5AC0" w:rsidRPr="000B1042" w:rsidRDefault="007A5AC0" w:rsidP="009643F7">
      <w:pPr>
        <w:rPr>
          <w:rFonts w:ascii="Times New Roman" w:hAnsi="Times New Roman"/>
          <w:b/>
          <w:szCs w:val="20"/>
        </w:rPr>
      </w:pPr>
      <w:r w:rsidRPr="000B1042">
        <w:rPr>
          <w:rFonts w:ascii="Times New Roman" w:hAnsi="Times New Roman"/>
          <w:b/>
          <w:szCs w:val="20"/>
        </w:rPr>
        <w:t xml:space="preserve">The list of action points that require RAN1 </w:t>
      </w:r>
      <w:r w:rsidR="006051A6">
        <w:rPr>
          <w:rFonts w:ascii="Times New Roman" w:hAnsi="Times New Roman"/>
          <w:b/>
          <w:szCs w:val="20"/>
        </w:rPr>
        <w:t>post meeting f</w:t>
      </w:r>
      <w:r w:rsidRPr="000B1042">
        <w:rPr>
          <w:rFonts w:ascii="Times New Roman" w:hAnsi="Times New Roman"/>
          <w:b/>
          <w:szCs w:val="20"/>
        </w:rPr>
        <w:t>ollow-up is listed in Annex F (end of document).</w:t>
      </w:r>
    </w:p>
    <w:p w14:paraId="5241944F" w14:textId="77777777" w:rsidR="007A5AC0" w:rsidRPr="000B1042" w:rsidRDefault="007A5AC0" w:rsidP="009643F7">
      <w:pPr>
        <w:rPr>
          <w:rFonts w:ascii="Times New Roman" w:eastAsia="SimSun" w:hAnsi="Times New Roman"/>
          <w:kern w:val="2"/>
          <w:szCs w:val="20"/>
          <w:highlight w:val="yellow"/>
        </w:rPr>
      </w:pPr>
    </w:p>
    <w:p w14:paraId="38E384E0" w14:textId="4B071199" w:rsidR="007A5AC0" w:rsidRPr="000B1042" w:rsidRDefault="007A5AC0" w:rsidP="009643F7">
      <w:pPr>
        <w:rPr>
          <w:rFonts w:ascii="Times New Roman" w:eastAsia="SimSun" w:hAnsi="Times New Roman"/>
          <w:kern w:val="2"/>
          <w:szCs w:val="20"/>
        </w:rPr>
      </w:pPr>
      <w:r w:rsidRPr="00D05733">
        <w:rPr>
          <w:rFonts w:ascii="Times New Roman" w:eastAsia="SimSun" w:hAnsi="Times New Roman"/>
          <w:kern w:val="2"/>
          <w:szCs w:val="20"/>
        </w:rPr>
        <w:t>The number of contribution</w:t>
      </w:r>
      <w:r w:rsidR="006762CB">
        <w:rPr>
          <w:rFonts w:ascii="Times New Roman" w:eastAsia="SimSun" w:hAnsi="Times New Roman"/>
          <w:kern w:val="2"/>
          <w:szCs w:val="20"/>
        </w:rPr>
        <w:t>s</w:t>
      </w:r>
      <w:r w:rsidRPr="00D05733">
        <w:rPr>
          <w:rFonts w:ascii="Times New Roman" w:eastAsia="SimSun" w:hAnsi="Times New Roman"/>
          <w:kern w:val="2"/>
          <w:szCs w:val="20"/>
        </w:rPr>
        <w:t xml:space="preserve"> for this meeting was </w:t>
      </w:r>
      <w:r w:rsidR="00A00B5B">
        <w:rPr>
          <w:rFonts w:ascii="Times New Roman" w:eastAsia="SimSun" w:hAnsi="Times New Roman"/>
          <w:b/>
          <w:kern w:val="2"/>
          <w:szCs w:val="20"/>
        </w:rPr>
        <w:t>xxxx</w:t>
      </w:r>
      <w:r w:rsidR="008D5901">
        <w:rPr>
          <w:rFonts w:ascii="Times New Roman" w:eastAsia="SimSun" w:hAnsi="Times New Roman"/>
          <w:kern w:val="2"/>
          <w:szCs w:val="20"/>
        </w:rPr>
        <w:t>.</w:t>
      </w:r>
    </w:p>
    <w:p w14:paraId="0DB4A2F7" w14:textId="77777777" w:rsidR="007A5AC0" w:rsidRPr="000B1042" w:rsidRDefault="007A5AC0" w:rsidP="009643F7">
      <w:pPr>
        <w:rPr>
          <w:rFonts w:ascii="Times New Roman" w:hAnsi="Times New Roman"/>
          <w:szCs w:val="20"/>
          <w:highlight w:val="yellow"/>
        </w:rPr>
      </w:pPr>
    </w:p>
    <w:p w14:paraId="57E9C4E0" w14:textId="3A012FFD" w:rsidR="00D016B6" w:rsidRDefault="007A5AC0" w:rsidP="009643F7">
      <w:pPr>
        <w:rPr>
          <w:rFonts w:ascii="Times New Roman" w:hAnsi="Times New Roman"/>
          <w:szCs w:val="20"/>
        </w:rPr>
      </w:pPr>
      <w:r w:rsidRPr="000B1042">
        <w:rPr>
          <w:rFonts w:ascii="Times New Roman" w:hAnsi="Times New Roman"/>
          <w:szCs w:val="20"/>
        </w:rPr>
        <w:t>Note: The amount of documents includes those discussed during the email discussion session post meeting.</w:t>
      </w:r>
    </w:p>
    <w:p w14:paraId="552EDAB3" w14:textId="77777777" w:rsidR="006762CB" w:rsidRDefault="006762CB" w:rsidP="009643F7">
      <w:pPr>
        <w:rPr>
          <w:rFonts w:ascii="Times New Roman" w:hAnsi="Times New Roman"/>
          <w:szCs w:val="20"/>
        </w:rPr>
      </w:pPr>
    </w:p>
    <w:tbl>
      <w:tblPr>
        <w:tblStyle w:val="TableGrid"/>
        <w:tblW w:w="0" w:type="auto"/>
        <w:tblLook w:val="04A0" w:firstRow="1" w:lastRow="0" w:firstColumn="1" w:lastColumn="0" w:noHBand="0" w:noVBand="1"/>
      </w:tblPr>
      <w:tblGrid>
        <w:gridCol w:w="1413"/>
        <w:gridCol w:w="7654"/>
      </w:tblGrid>
      <w:tr w:rsidR="006762CB" w14:paraId="6B1ED3FA" w14:textId="77777777" w:rsidTr="006762CB">
        <w:tc>
          <w:tcPr>
            <w:tcW w:w="1413" w:type="dxa"/>
            <w:shd w:val="clear" w:color="auto" w:fill="00FF00"/>
          </w:tcPr>
          <w:p w14:paraId="30F59098" w14:textId="77777777" w:rsidR="006762CB" w:rsidRDefault="006762CB" w:rsidP="009643F7">
            <w:pPr>
              <w:rPr>
                <w:rFonts w:ascii="Times New Roman" w:hAnsi="Times New Roman"/>
                <w:szCs w:val="20"/>
              </w:rPr>
            </w:pPr>
          </w:p>
        </w:tc>
        <w:tc>
          <w:tcPr>
            <w:tcW w:w="7654" w:type="dxa"/>
          </w:tcPr>
          <w:p w14:paraId="57B8E465" w14:textId="11C4A2FF" w:rsidR="006762CB" w:rsidRDefault="006762CB" w:rsidP="009643F7">
            <w:pPr>
              <w:rPr>
                <w:rFonts w:ascii="Times New Roman" w:hAnsi="Times New Roman"/>
                <w:szCs w:val="20"/>
              </w:rPr>
            </w:pPr>
            <w:r>
              <w:rPr>
                <w:rFonts w:ascii="Times New Roman" w:hAnsi="Times New Roman"/>
                <w:szCs w:val="20"/>
              </w:rPr>
              <w:t>Contribution is agreed/approved</w:t>
            </w:r>
          </w:p>
        </w:tc>
      </w:tr>
      <w:tr w:rsidR="00673AAB" w14:paraId="4BD5D869" w14:textId="77777777" w:rsidTr="00673AAB">
        <w:tc>
          <w:tcPr>
            <w:tcW w:w="1413" w:type="dxa"/>
            <w:shd w:val="clear" w:color="auto" w:fill="FF0000"/>
          </w:tcPr>
          <w:p w14:paraId="7C1AAD37" w14:textId="77777777" w:rsidR="00673AAB" w:rsidRDefault="00673AAB" w:rsidP="009643F7">
            <w:pPr>
              <w:rPr>
                <w:rFonts w:ascii="Times New Roman" w:hAnsi="Times New Roman"/>
                <w:szCs w:val="20"/>
              </w:rPr>
            </w:pPr>
          </w:p>
        </w:tc>
        <w:tc>
          <w:tcPr>
            <w:tcW w:w="7654" w:type="dxa"/>
          </w:tcPr>
          <w:p w14:paraId="2674044E" w14:textId="65DC1733" w:rsidR="00673AAB" w:rsidRDefault="00673AAB" w:rsidP="009643F7">
            <w:pPr>
              <w:rPr>
                <w:rFonts w:ascii="Times New Roman" w:hAnsi="Times New Roman"/>
                <w:szCs w:val="20"/>
              </w:rPr>
            </w:pPr>
            <w:r>
              <w:rPr>
                <w:rFonts w:ascii="Times New Roman" w:hAnsi="Times New Roman"/>
                <w:szCs w:val="20"/>
              </w:rPr>
              <w:t>Contribution is not pursued (no consensus)</w:t>
            </w:r>
          </w:p>
        </w:tc>
      </w:tr>
      <w:tr w:rsidR="006762CB" w14:paraId="587FF795" w14:textId="77777777" w:rsidTr="006762CB">
        <w:tc>
          <w:tcPr>
            <w:tcW w:w="1413" w:type="dxa"/>
            <w:shd w:val="clear" w:color="auto" w:fill="FFFF00"/>
          </w:tcPr>
          <w:p w14:paraId="18B6FD22" w14:textId="77777777" w:rsidR="006762CB" w:rsidRDefault="006762CB" w:rsidP="009643F7">
            <w:pPr>
              <w:rPr>
                <w:rFonts w:ascii="Times New Roman" w:hAnsi="Times New Roman"/>
                <w:szCs w:val="20"/>
              </w:rPr>
            </w:pPr>
          </w:p>
        </w:tc>
        <w:tc>
          <w:tcPr>
            <w:tcW w:w="7654" w:type="dxa"/>
          </w:tcPr>
          <w:p w14:paraId="3F19B6A0" w14:textId="6C9AB0EC" w:rsidR="006762CB" w:rsidRDefault="006762CB" w:rsidP="009643F7">
            <w:pPr>
              <w:rPr>
                <w:rFonts w:ascii="Times New Roman" w:hAnsi="Times New Roman"/>
                <w:szCs w:val="20"/>
              </w:rPr>
            </w:pPr>
            <w:r>
              <w:rPr>
                <w:rFonts w:ascii="Times New Roman" w:hAnsi="Times New Roman"/>
                <w:szCs w:val="20"/>
              </w:rPr>
              <w:t>Further discussion is required – come-back needed</w:t>
            </w:r>
          </w:p>
        </w:tc>
      </w:tr>
      <w:tr w:rsidR="006762CB" w14:paraId="7FA66CA1" w14:textId="77777777" w:rsidTr="006762CB">
        <w:tc>
          <w:tcPr>
            <w:tcW w:w="1413" w:type="dxa"/>
            <w:shd w:val="clear" w:color="auto" w:fill="808000"/>
          </w:tcPr>
          <w:p w14:paraId="4049F8B4" w14:textId="77777777" w:rsidR="006762CB" w:rsidRDefault="006762CB" w:rsidP="009643F7">
            <w:pPr>
              <w:rPr>
                <w:rFonts w:ascii="Times New Roman" w:hAnsi="Times New Roman"/>
                <w:szCs w:val="20"/>
              </w:rPr>
            </w:pPr>
          </w:p>
        </w:tc>
        <w:tc>
          <w:tcPr>
            <w:tcW w:w="7654" w:type="dxa"/>
          </w:tcPr>
          <w:p w14:paraId="70D6E89B" w14:textId="05822E8C" w:rsidR="006762CB" w:rsidRDefault="006762CB" w:rsidP="009643F7">
            <w:pPr>
              <w:rPr>
                <w:rFonts w:ascii="Times New Roman" w:hAnsi="Times New Roman"/>
                <w:szCs w:val="20"/>
              </w:rPr>
            </w:pPr>
            <w:r>
              <w:rPr>
                <w:rFonts w:ascii="Times New Roman" w:hAnsi="Times New Roman"/>
                <w:szCs w:val="20"/>
              </w:rPr>
              <w:t>Working assumption</w:t>
            </w:r>
          </w:p>
        </w:tc>
      </w:tr>
      <w:tr w:rsidR="006762CB" w14:paraId="4B9AEEB6" w14:textId="77777777" w:rsidTr="006762CB">
        <w:tc>
          <w:tcPr>
            <w:tcW w:w="1413" w:type="dxa"/>
            <w:shd w:val="clear" w:color="auto" w:fill="FF00FF"/>
          </w:tcPr>
          <w:p w14:paraId="2EA2531A" w14:textId="77777777" w:rsidR="006762CB" w:rsidRDefault="006762CB" w:rsidP="009643F7">
            <w:pPr>
              <w:rPr>
                <w:rFonts w:ascii="Times New Roman" w:hAnsi="Times New Roman"/>
                <w:szCs w:val="20"/>
              </w:rPr>
            </w:pPr>
          </w:p>
        </w:tc>
        <w:tc>
          <w:tcPr>
            <w:tcW w:w="7654" w:type="dxa"/>
          </w:tcPr>
          <w:p w14:paraId="245AD49A" w14:textId="69D6BFC4" w:rsidR="006762CB" w:rsidRDefault="006762CB" w:rsidP="009643F7">
            <w:pPr>
              <w:rPr>
                <w:rFonts w:ascii="Times New Roman" w:hAnsi="Times New Roman"/>
                <w:szCs w:val="20"/>
              </w:rPr>
            </w:pPr>
            <w:r>
              <w:rPr>
                <w:rFonts w:ascii="Times New Roman" w:hAnsi="Times New Roman"/>
                <w:szCs w:val="20"/>
              </w:rPr>
              <w:t>Specific action needed from MCC</w:t>
            </w:r>
          </w:p>
        </w:tc>
      </w:tr>
      <w:tr w:rsidR="006762CB" w14:paraId="3FBEB7FA" w14:textId="77777777" w:rsidTr="006762CB">
        <w:tc>
          <w:tcPr>
            <w:tcW w:w="1413" w:type="dxa"/>
            <w:shd w:val="clear" w:color="auto" w:fill="00FFFF"/>
          </w:tcPr>
          <w:p w14:paraId="1E474A0E" w14:textId="77777777" w:rsidR="006762CB" w:rsidRDefault="006762CB" w:rsidP="009643F7">
            <w:pPr>
              <w:rPr>
                <w:rFonts w:ascii="Times New Roman" w:hAnsi="Times New Roman"/>
                <w:szCs w:val="20"/>
              </w:rPr>
            </w:pPr>
          </w:p>
        </w:tc>
        <w:tc>
          <w:tcPr>
            <w:tcW w:w="7654" w:type="dxa"/>
          </w:tcPr>
          <w:p w14:paraId="2FF0B0E3" w14:textId="12A4BE8D" w:rsidR="006762CB" w:rsidRDefault="006762CB" w:rsidP="009643F7">
            <w:pPr>
              <w:rPr>
                <w:rFonts w:ascii="Times New Roman" w:hAnsi="Times New Roman"/>
                <w:szCs w:val="20"/>
              </w:rPr>
            </w:pPr>
            <w:r>
              <w:rPr>
                <w:rFonts w:ascii="Times New Roman" w:hAnsi="Times New Roman"/>
                <w:szCs w:val="20"/>
              </w:rPr>
              <w:t>Contribution is for email discussion/approval</w:t>
            </w:r>
          </w:p>
        </w:tc>
      </w:tr>
    </w:tbl>
    <w:p w14:paraId="57141872" w14:textId="77777777" w:rsidR="006762CB" w:rsidRDefault="006762CB" w:rsidP="009643F7">
      <w:pPr>
        <w:rPr>
          <w:rFonts w:ascii="Times New Roman" w:hAnsi="Times New Roman"/>
          <w:szCs w:val="20"/>
        </w:rPr>
      </w:pPr>
    </w:p>
    <w:p w14:paraId="43F8C692" w14:textId="39E6A522" w:rsidR="0038212C" w:rsidRDefault="0038212C">
      <w:pPr>
        <w:rPr>
          <w:rFonts w:ascii="Times New Roman" w:hAnsi="Times New Roman"/>
          <w:szCs w:val="20"/>
        </w:rPr>
      </w:pPr>
      <w:r>
        <w:rPr>
          <w:rFonts w:ascii="Times New Roman" w:hAnsi="Times New Roman"/>
          <w:szCs w:val="20"/>
        </w:rPr>
        <w:br w:type="page"/>
      </w:r>
    </w:p>
    <w:p w14:paraId="6059D7E0" w14:textId="77777777" w:rsidR="0038212C" w:rsidRPr="000B1042" w:rsidRDefault="0038212C" w:rsidP="009643F7">
      <w:pPr>
        <w:rPr>
          <w:rFonts w:ascii="Times New Roman" w:hAnsi="Times New Roman"/>
          <w:szCs w:val="20"/>
        </w:rPr>
      </w:pPr>
    </w:p>
    <w:p w14:paraId="3E32AE33" w14:textId="5BA3E6ED" w:rsidR="007122C4" w:rsidRPr="000B1042" w:rsidRDefault="007122C4" w:rsidP="00F53049">
      <w:pPr>
        <w:pStyle w:val="Heading1"/>
      </w:pPr>
      <w:bookmarkStart w:id="2" w:name="_Toc516232507"/>
      <w:r w:rsidRPr="000B1042">
        <w:t>Opening of the meeting</w:t>
      </w:r>
      <w:bookmarkEnd w:id="2"/>
    </w:p>
    <w:p w14:paraId="75AB9EEC" w14:textId="27449260" w:rsidR="00127680" w:rsidRDefault="00127680" w:rsidP="00127680">
      <w:pPr>
        <w:rPr>
          <w:rFonts w:ascii="Times New Roman" w:eastAsia="SimSun" w:hAnsi="Times New Roman"/>
          <w:kern w:val="2"/>
          <w:szCs w:val="20"/>
        </w:rPr>
      </w:pPr>
      <w:r w:rsidRPr="000B1042">
        <w:rPr>
          <w:rFonts w:ascii="Times New Roman" w:eastAsia="SimSun" w:hAnsi="Times New Roman"/>
          <w:kern w:val="2"/>
          <w:szCs w:val="20"/>
        </w:rPr>
        <w:t xml:space="preserve">Mr </w:t>
      </w:r>
      <w:r w:rsidR="0021503E">
        <w:rPr>
          <w:rFonts w:ascii="Times New Roman" w:eastAsia="SimSun" w:hAnsi="Times New Roman"/>
          <w:kern w:val="2"/>
          <w:szCs w:val="20"/>
        </w:rPr>
        <w:t xml:space="preserve">Wanshi Chen </w:t>
      </w:r>
      <w:r w:rsidR="0033085B">
        <w:rPr>
          <w:rFonts w:ascii="Times New Roman" w:eastAsia="SimSun" w:hAnsi="Times New Roman"/>
          <w:kern w:val="2"/>
          <w:szCs w:val="20"/>
        </w:rPr>
        <w:t>(</w:t>
      </w:r>
      <w:r w:rsidR="0099068A">
        <w:rPr>
          <w:rFonts w:ascii="Times New Roman" w:eastAsia="SimSun" w:hAnsi="Times New Roman"/>
          <w:kern w:val="2"/>
          <w:szCs w:val="20"/>
        </w:rPr>
        <w:t>RAN1</w:t>
      </w:r>
      <w:r w:rsidR="0033085B">
        <w:rPr>
          <w:rFonts w:ascii="Times New Roman" w:eastAsia="SimSun" w:hAnsi="Times New Roman"/>
          <w:kern w:val="2"/>
          <w:szCs w:val="20"/>
        </w:rPr>
        <w:t xml:space="preserve"> Chairman) </w:t>
      </w:r>
      <w:r w:rsidRPr="000B1042">
        <w:rPr>
          <w:rFonts w:ascii="Times New Roman" w:eastAsia="SimSun" w:hAnsi="Times New Roman"/>
          <w:kern w:val="2"/>
          <w:szCs w:val="20"/>
        </w:rPr>
        <w:t xml:space="preserve">welcomed the participants of the RAN WG1 </w:t>
      </w:r>
      <w:r w:rsidR="0099068A">
        <w:rPr>
          <w:rFonts w:ascii="Times New Roman" w:eastAsia="SimSun" w:hAnsi="Times New Roman"/>
          <w:kern w:val="2"/>
          <w:szCs w:val="20"/>
        </w:rPr>
        <w:t>#9</w:t>
      </w:r>
      <w:r w:rsidR="008E55A4">
        <w:rPr>
          <w:rFonts w:ascii="Times New Roman" w:eastAsia="SimSun" w:hAnsi="Times New Roman"/>
          <w:kern w:val="2"/>
          <w:szCs w:val="20"/>
        </w:rPr>
        <w:t>3</w:t>
      </w:r>
      <w:r w:rsidR="0033085B">
        <w:rPr>
          <w:rFonts w:ascii="Times New Roman" w:eastAsia="SimSun" w:hAnsi="Times New Roman"/>
          <w:kern w:val="2"/>
          <w:szCs w:val="20"/>
        </w:rPr>
        <w:t xml:space="preserve"> </w:t>
      </w:r>
      <w:r w:rsidRPr="000B1042">
        <w:rPr>
          <w:rFonts w:ascii="Times New Roman" w:eastAsia="SimSun" w:hAnsi="Times New Roman"/>
          <w:kern w:val="2"/>
          <w:szCs w:val="20"/>
        </w:rPr>
        <w:t>meeting and opened the meeting at 09:</w:t>
      </w:r>
      <w:r w:rsidR="00814DAA">
        <w:rPr>
          <w:rFonts w:ascii="Times New Roman" w:eastAsia="SimSun" w:hAnsi="Times New Roman"/>
          <w:kern w:val="2"/>
          <w:szCs w:val="20"/>
        </w:rPr>
        <w:t>0</w:t>
      </w:r>
      <w:r w:rsidR="009578C3">
        <w:rPr>
          <w:rFonts w:ascii="Times New Roman" w:eastAsia="SimSun" w:hAnsi="Times New Roman"/>
          <w:kern w:val="2"/>
          <w:szCs w:val="20"/>
        </w:rPr>
        <w:t>0</w:t>
      </w:r>
      <w:r w:rsidRPr="000B1042">
        <w:rPr>
          <w:rFonts w:ascii="Times New Roman" w:eastAsia="SimSun" w:hAnsi="Times New Roman"/>
          <w:kern w:val="2"/>
          <w:szCs w:val="20"/>
        </w:rPr>
        <w:t>.</w:t>
      </w:r>
    </w:p>
    <w:p w14:paraId="7FDB6790" w14:textId="3918C2BA" w:rsidR="0021503E" w:rsidRDefault="0021503E" w:rsidP="00CE5004">
      <w:pPr>
        <w:rPr>
          <w:rFonts w:ascii="Times New Roman" w:eastAsia="SimSun" w:hAnsi="Times New Roman"/>
          <w:kern w:val="2"/>
          <w:szCs w:val="20"/>
        </w:rPr>
      </w:pPr>
    </w:p>
    <w:p w14:paraId="53FCC18A" w14:textId="5659C917" w:rsidR="00127680" w:rsidRDefault="00127680" w:rsidP="00CE5004">
      <w:pPr>
        <w:rPr>
          <w:rFonts w:ascii="Times New Roman" w:eastAsia="SimSun" w:hAnsi="Times New Roman"/>
          <w:kern w:val="2"/>
          <w:szCs w:val="20"/>
        </w:rPr>
      </w:pPr>
      <w:r w:rsidRPr="00473E82">
        <w:rPr>
          <w:rFonts w:ascii="Times New Roman" w:eastAsia="SimSun" w:hAnsi="Times New Roman"/>
          <w:kern w:val="2"/>
          <w:szCs w:val="20"/>
        </w:rPr>
        <w:t xml:space="preserve">Mr </w:t>
      </w:r>
      <w:r w:rsidR="008E55A4">
        <w:rPr>
          <w:rFonts w:ascii="Times New Roman" w:eastAsia="SimSun" w:hAnsi="Times New Roman"/>
          <w:kern w:val="2"/>
          <w:szCs w:val="20"/>
        </w:rPr>
        <w:t>Yousun Kim</w:t>
      </w:r>
      <w:r w:rsidR="0021503E">
        <w:rPr>
          <w:rFonts w:ascii="Times New Roman" w:eastAsia="SimSun" w:hAnsi="Times New Roman"/>
          <w:kern w:val="2"/>
          <w:szCs w:val="20"/>
        </w:rPr>
        <w:t xml:space="preserve"> </w:t>
      </w:r>
      <w:r w:rsidRPr="000B1042">
        <w:rPr>
          <w:rFonts w:ascii="Times New Roman" w:eastAsia="SimSun" w:hAnsi="Times New Roman"/>
          <w:kern w:val="2"/>
          <w:szCs w:val="20"/>
        </w:rPr>
        <w:t xml:space="preserve">on behalf of </w:t>
      </w:r>
      <w:r w:rsidR="00BE268D" w:rsidRPr="00A00B5B">
        <w:rPr>
          <w:rFonts w:ascii="Times New Roman" w:eastAsia="SimSun" w:hAnsi="Times New Roman"/>
          <w:kern w:val="2"/>
          <w:szCs w:val="20"/>
        </w:rPr>
        <w:t>Samsung Electronics Co., Ltd.</w:t>
      </w:r>
      <w:r w:rsidR="00BE268D" w:rsidRPr="000B1042">
        <w:rPr>
          <w:rFonts w:ascii="Times New Roman" w:eastAsia="SimSun" w:hAnsi="Times New Roman"/>
          <w:kern w:val="2"/>
          <w:szCs w:val="20"/>
        </w:rPr>
        <w:t>,</w:t>
      </w:r>
      <w:r w:rsidR="00BE268D">
        <w:rPr>
          <w:rFonts w:ascii="Times New Roman" w:eastAsia="SimSun" w:hAnsi="Times New Roman"/>
          <w:kern w:val="2"/>
          <w:szCs w:val="20"/>
        </w:rPr>
        <w:t xml:space="preserve"> </w:t>
      </w:r>
      <w:r w:rsidR="00A50CB3" w:rsidRPr="00A50CB3">
        <w:rPr>
          <w:rFonts w:ascii="Times New Roman" w:eastAsia="SimSun" w:hAnsi="Times New Roman"/>
          <w:kern w:val="2"/>
          <w:szCs w:val="20"/>
        </w:rPr>
        <w:t>welcomed the delegates</w:t>
      </w:r>
      <w:r w:rsidR="0033085B">
        <w:rPr>
          <w:rFonts w:ascii="Times New Roman" w:eastAsia="SimSun" w:hAnsi="Times New Roman"/>
          <w:kern w:val="2"/>
          <w:szCs w:val="20"/>
        </w:rPr>
        <w:t>,</w:t>
      </w:r>
      <w:r w:rsidR="0033085B" w:rsidRPr="009B488C">
        <w:rPr>
          <w:rFonts w:ascii="Times New Roman" w:eastAsia="SimSun" w:hAnsi="Times New Roman"/>
          <w:kern w:val="2"/>
          <w:szCs w:val="20"/>
        </w:rPr>
        <w:t xml:space="preserve"> and</w:t>
      </w:r>
      <w:r w:rsidR="0033085B" w:rsidRPr="000B1042">
        <w:rPr>
          <w:rFonts w:ascii="Times New Roman" w:eastAsia="SimSun" w:hAnsi="Times New Roman"/>
          <w:kern w:val="2"/>
          <w:szCs w:val="20"/>
        </w:rPr>
        <w:t xml:space="preserve"> detailed the domestic arrangements for the full week</w:t>
      </w:r>
      <w:r w:rsidRPr="000B1042">
        <w:rPr>
          <w:rFonts w:ascii="Times New Roman" w:eastAsia="SimSun" w:hAnsi="Times New Roman"/>
          <w:kern w:val="2"/>
          <w:szCs w:val="20"/>
        </w:rPr>
        <w:t>.</w:t>
      </w:r>
    </w:p>
    <w:p w14:paraId="7B80F839" w14:textId="5DE2819D" w:rsidR="00D20E30" w:rsidRPr="000B1042" w:rsidRDefault="00D20E30" w:rsidP="00F53049">
      <w:pPr>
        <w:pStyle w:val="Heading2"/>
      </w:pPr>
      <w:bookmarkStart w:id="3" w:name="_Toc516232508"/>
      <w:r w:rsidRPr="000B1042">
        <w:t>Call for IPR</w:t>
      </w:r>
      <w:bookmarkEnd w:id="3"/>
    </w:p>
    <w:p w14:paraId="11D7EB2E" w14:textId="02FAD68C" w:rsidR="00767A8D" w:rsidRPr="000B1042" w:rsidRDefault="00767A8D" w:rsidP="00767A8D">
      <w:pPr>
        <w:rPr>
          <w:rFonts w:ascii="Times New Roman" w:hAnsi="Times New Roman"/>
          <w:i/>
          <w:szCs w:val="20"/>
        </w:rPr>
      </w:pPr>
      <w:r w:rsidRPr="000B1042">
        <w:rPr>
          <w:rFonts w:ascii="Times New Roman" w:hAnsi="Times New Roman"/>
          <w:i/>
          <w:szCs w:val="20"/>
        </w:rPr>
        <w:t xml:space="preserve">The attention of the members of this Technical Specification Group was drawn to the fact </w:t>
      </w:r>
      <w:r w:rsidRPr="000B1042">
        <w:rPr>
          <w:rFonts w:ascii="Times New Roman" w:hAnsi="Times New Roman"/>
          <w:b/>
          <w:bCs/>
          <w:i/>
          <w:szCs w:val="20"/>
        </w:rPr>
        <w:t>that 3GPP Individual Members have the obligation</w:t>
      </w:r>
      <w:r w:rsidRPr="000B1042">
        <w:rPr>
          <w:rFonts w:ascii="Times New Roman" w:hAnsi="Times New Roman"/>
          <w:i/>
          <w:szCs w:val="20"/>
        </w:rPr>
        <w:t xml:space="preserve"> under the IPR Policies of their respective Organizational Partners to</w:t>
      </w:r>
      <w:r w:rsidRPr="000B1042">
        <w:rPr>
          <w:rFonts w:ascii="Times New Roman" w:hAnsi="Times New Roman"/>
          <w:b/>
          <w:bCs/>
          <w:i/>
          <w:szCs w:val="20"/>
        </w:rPr>
        <w:t xml:space="preserve"> inform their respective</w:t>
      </w:r>
      <w:r w:rsidRPr="000B1042">
        <w:rPr>
          <w:rFonts w:ascii="Times New Roman" w:hAnsi="Times New Roman"/>
          <w:i/>
          <w:szCs w:val="20"/>
        </w:rPr>
        <w:t xml:space="preserve"> Organizational Partners </w:t>
      </w:r>
      <w:r w:rsidRPr="000B1042">
        <w:rPr>
          <w:rFonts w:ascii="Times New Roman" w:hAnsi="Times New Roman"/>
          <w:b/>
          <w:bCs/>
          <w:i/>
          <w:szCs w:val="20"/>
        </w:rPr>
        <w:t>of Essential IPRs they become aware of</w:t>
      </w:r>
      <w:r w:rsidRPr="000B1042">
        <w:rPr>
          <w:rFonts w:ascii="Times New Roman" w:hAnsi="Times New Roman"/>
          <w:i/>
          <w:szCs w:val="20"/>
        </w:rPr>
        <w:t xml:space="preserve">. </w:t>
      </w:r>
    </w:p>
    <w:p w14:paraId="47C43A08" w14:textId="0E8D93B7" w:rsidR="00767A8D" w:rsidRPr="000B1042" w:rsidRDefault="00767A8D" w:rsidP="002B3B14">
      <w:pPr>
        <w:spacing w:after="180"/>
        <w:rPr>
          <w:rFonts w:ascii="Times New Roman" w:hAnsi="Times New Roman"/>
          <w:i/>
          <w:szCs w:val="20"/>
        </w:rPr>
      </w:pPr>
      <w:r w:rsidRPr="000B1042">
        <w:rPr>
          <w:rFonts w:ascii="Times New Roman" w:hAnsi="Times New Roman"/>
          <w:i/>
          <w:szCs w:val="20"/>
        </w:rPr>
        <w:t>The members take note that they are hereby invited:</w:t>
      </w:r>
    </w:p>
    <w:p w14:paraId="18E88833" w14:textId="27C0A9BE" w:rsidR="00767A8D" w:rsidRPr="000B1042" w:rsidRDefault="00767A8D" w:rsidP="00767A8D">
      <w:pPr>
        <w:pStyle w:val="B1"/>
        <w:rPr>
          <w:rFonts w:ascii="Times New Roman" w:hAnsi="Times New Roman"/>
          <w:i/>
        </w:rPr>
      </w:pPr>
      <w:r w:rsidRPr="000B1042">
        <w:rPr>
          <w:rFonts w:ascii="Times New Roman" w:hAnsi="Times New Roman"/>
          <w:i/>
        </w:rPr>
        <w:t>-</w:t>
      </w:r>
      <w:r w:rsidRPr="000B1042">
        <w:rPr>
          <w:rFonts w:ascii="Times New Roman" w:hAnsi="Times New Roman"/>
          <w:i/>
        </w:rPr>
        <w:tab/>
        <w:t>to investigate whether their organization or any other organization owns IPRs which were, or were likely to become Essential in respect of the work of 3GPP.</w:t>
      </w:r>
    </w:p>
    <w:p w14:paraId="5D6C0449" w14:textId="21CE9458" w:rsidR="00666408" w:rsidRPr="000B1042" w:rsidRDefault="00767A8D" w:rsidP="00767A8D">
      <w:pPr>
        <w:pStyle w:val="B1"/>
        <w:rPr>
          <w:rFonts w:ascii="Times New Roman" w:hAnsi="Times New Roman"/>
          <w:i/>
          <w:kern w:val="2"/>
        </w:rPr>
      </w:pPr>
      <w:r w:rsidRPr="000B1042">
        <w:rPr>
          <w:rFonts w:ascii="Times New Roman" w:hAnsi="Times New Roman"/>
          <w:i/>
        </w:rPr>
        <w:t>-</w:t>
      </w:r>
      <w:r w:rsidRPr="000B1042">
        <w:rPr>
          <w:rFonts w:ascii="Times New Roman" w:hAnsi="Times New Roman"/>
          <w:i/>
        </w:rPr>
        <w:tab/>
        <w:t xml:space="preserve">to notify their respective Organizational Partners of all potential IPRs, e.g., for ETSI, by means of the IPR Information Statement and the Licensing declaration forms (e.g. see the ETSI IPR forms </w:t>
      </w:r>
      <w:hyperlink r:id="rId12" w:history="1">
        <w:r w:rsidRPr="000B1042">
          <w:rPr>
            <w:rStyle w:val="Hyperlink"/>
            <w:rFonts w:ascii="Times New Roman" w:hAnsi="Times New Roman"/>
            <w:i/>
            <w:color w:val="auto"/>
          </w:rPr>
          <w:t>http://webapp.etsi.org/Ipr/</w:t>
        </w:r>
      </w:hyperlink>
      <w:r w:rsidRPr="000B1042">
        <w:rPr>
          <w:rFonts w:ascii="Times New Roman" w:hAnsi="Times New Roman"/>
          <w:i/>
        </w:rPr>
        <w:t>).</w:t>
      </w:r>
    </w:p>
    <w:p w14:paraId="0CB454EC" w14:textId="55933DCC" w:rsidR="007440DD" w:rsidRPr="000B1042" w:rsidRDefault="007440DD" w:rsidP="00F53049">
      <w:pPr>
        <w:pStyle w:val="Heading2"/>
      </w:pPr>
      <w:bookmarkStart w:id="4" w:name="_Toc516232509"/>
      <w:r w:rsidRPr="000B1042">
        <w:t>Competition law statement</w:t>
      </w:r>
      <w:bookmarkEnd w:id="4"/>
    </w:p>
    <w:p w14:paraId="39E1506B" w14:textId="5BD1919D"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MS Mincho" w:hAnsi="Times New Roman"/>
          <w:i/>
          <w:kern w:val="2"/>
          <w:szCs w:val="20"/>
        </w:rPr>
        <w:t>The Chairman also drew</w:t>
      </w:r>
      <w:r w:rsidRPr="000B1042">
        <w:rPr>
          <w:rFonts w:ascii="Times New Roman" w:eastAsia="Times New Roman" w:hAnsi="Times New Roman"/>
          <w:i/>
          <w:kern w:val="2"/>
          <w:szCs w:val="20"/>
          <w:lang w:eastAsia="en-GB"/>
        </w:rPr>
        <w:t xml:space="preserve"> Member’s attention to the fact that 3GPP activities are subject to antitrust and competition laws and that compliance with said laws is therefore required of any participant of this WG meeting including the Chairman and Vice Chairmen. In case of question, please contact your legal counsel.</w:t>
      </w:r>
    </w:p>
    <w:p w14:paraId="13D6F8DB" w14:textId="77777777"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Times New Roman" w:hAnsi="Times New Roman"/>
          <w:i/>
          <w:kern w:val="2"/>
          <w:szCs w:val="20"/>
          <w:lang w:eastAsia="en-GB"/>
        </w:rPr>
        <w:t>The present meeting will be conducted with strict impartiality and in the interests of 3GPP.</w:t>
      </w:r>
    </w:p>
    <w:p w14:paraId="7D2A9894" w14:textId="1E308E0C"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Times New Roman" w:hAnsi="Times New Roman"/>
          <w:i/>
          <w:kern w:val="2"/>
          <w:szCs w:val="20"/>
          <w:lang w:eastAsia="en-GB"/>
        </w:rPr>
        <w:t>Furthermore, the Chairman reminded Members that timely submission of work items/contributions in advance of WG meetings is important to allow for full and fair consideration of such matters.</w:t>
      </w:r>
    </w:p>
    <w:p w14:paraId="3B15C2E9" w14:textId="0CB6AC2E" w:rsidR="008F5AFB" w:rsidRPr="000B1042" w:rsidRDefault="008F5AFB" w:rsidP="00F53049">
      <w:pPr>
        <w:pStyle w:val="Heading2"/>
      </w:pPr>
      <w:bookmarkStart w:id="5" w:name="_Toc516232510"/>
      <w:r w:rsidRPr="000B1042">
        <w:t>Network usage conditions</w:t>
      </w:r>
      <w:bookmarkEnd w:id="5"/>
    </w:p>
    <w:p w14:paraId="4CE32994" w14:textId="77777777" w:rsidR="00666408" w:rsidRPr="000B1042" w:rsidRDefault="00666408" w:rsidP="009643F7">
      <w:pPr>
        <w:rPr>
          <w:rFonts w:ascii="Times New Roman" w:eastAsia="SimSun" w:hAnsi="Times New Roman"/>
          <w:i/>
          <w:szCs w:val="20"/>
          <w:lang w:val="en-US"/>
        </w:rPr>
      </w:pPr>
      <w:r w:rsidRPr="000B1042">
        <w:rPr>
          <w:rFonts w:ascii="Times New Roman" w:eastAsia="SimSun" w:hAnsi="Times New Roman"/>
          <w:i/>
          <w:szCs w:val="20"/>
          <w:lang w:val="en-US"/>
        </w:rPr>
        <w:t>The PCG has laid down the following network usage conditions:</w:t>
      </w:r>
    </w:p>
    <w:p w14:paraId="41BEF0CD" w14:textId="77777777" w:rsidR="00666408" w:rsidRPr="000B1042" w:rsidRDefault="00666408" w:rsidP="009643F7">
      <w:pPr>
        <w:rPr>
          <w:rFonts w:ascii="Times New Roman" w:hAnsi="Times New Roman"/>
          <w:i/>
          <w:szCs w:val="20"/>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2"/>
      </w:tblGrid>
      <w:tr w:rsidR="00666408" w:rsidRPr="000B1042" w14:paraId="64A8B08A" w14:textId="77777777" w:rsidTr="00420234">
        <w:tc>
          <w:tcPr>
            <w:tcW w:w="9922" w:type="dxa"/>
            <w:shd w:val="clear" w:color="auto" w:fill="auto"/>
          </w:tcPr>
          <w:p w14:paraId="5528C0BD"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Users shall not use the network to engage in illegal activities. This includes activities such as copyright violation, hacking, espionage or any other activity that may be prohibited by local laws</w:t>
            </w:r>
            <w:r w:rsidRPr="000B1042">
              <w:rPr>
                <w:rFonts w:ascii="Times New Roman" w:hAnsi="Times New Roman"/>
                <w:szCs w:val="20"/>
              </w:rPr>
              <w:t>.</w:t>
            </w:r>
          </w:p>
          <w:p w14:paraId="1776EB74" w14:textId="77777777" w:rsidR="00666408" w:rsidRPr="000B1042" w:rsidRDefault="00666408" w:rsidP="009643F7">
            <w:pPr>
              <w:widowControl w:val="0"/>
              <w:ind w:left="34"/>
              <w:rPr>
                <w:rFonts w:ascii="Times New Roman" w:hAnsi="Times New Roman"/>
                <w:szCs w:val="20"/>
              </w:rPr>
            </w:pPr>
          </w:p>
          <w:p w14:paraId="48337DFB"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 xml:space="preserve">Users shall not engage in non-work related activities that consume excessive bandwidth </w:t>
            </w:r>
            <w:r w:rsidRPr="000B1042">
              <w:rPr>
                <w:rFonts w:ascii="Times New Roman" w:hAnsi="Times New Roman"/>
                <w:szCs w:val="20"/>
              </w:rPr>
              <w:t>or cause significant degradation of the performance of the network.</w:t>
            </w:r>
          </w:p>
          <w:p w14:paraId="7A74F2E7"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szCs w:val="20"/>
              </w:rPr>
              <w:t xml:space="preserve">Since the </w:t>
            </w:r>
            <w:r w:rsidRPr="000B1042">
              <w:rPr>
                <w:rFonts w:ascii="Times New Roman" w:hAnsi="Times New Roman"/>
                <w:b/>
                <w:szCs w:val="20"/>
              </w:rPr>
              <w:t>network is a shared resource</w:t>
            </w:r>
            <w:r w:rsidRPr="000B1042">
              <w:rPr>
                <w:rFonts w:ascii="Times New Roman" w:hAnsi="Times New Roman"/>
                <w:szCs w:val="20"/>
              </w:rPr>
              <w:t>, users should exercise some basic etiquette when using the 3GPP network at a meeting. It is understood that high bandwidth applications such as downloading large files or video streaming might be required for business purposes, but delegates should be strongly discouraged in performing these activities for personal use. Downloading a movie or doing something in an interactive environment for personal use essentially wastes bandwidth that others need to make the meeting effective. The meeting chairman should remind end users that the network is a shared resource; the more one user grabs, the less there is for another. Email and its attachments already take up significant bandwidth (certain email programs are not very bandwidth efficient). In case of need the chair can ask the delegates to restrict IT usage to things that are essential for the meeting itself.</w:t>
            </w:r>
          </w:p>
          <w:p w14:paraId="73977742" w14:textId="77777777" w:rsidR="00666408" w:rsidRPr="000B1042" w:rsidRDefault="00666408" w:rsidP="009643F7">
            <w:pPr>
              <w:widowControl w:val="0"/>
              <w:ind w:left="34"/>
              <w:rPr>
                <w:rFonts w:ascii="Times New Roman" w:hAnsi="Times New Roman"/>
                <w:szCs w:val="20"/>
              </w:rPr>
            </w:pPr>
          </w:p>
          <w:p w14:paraId="14C71C2F"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1. DON’T place your WiFi device in ad-hoc mode </w:t>
            </w:r>
          </w:p>
          <w:p w14:paraId="3590FEA2"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2. DON’T set up a personal hotspot in the meeting room </w:t>
            </w:r>
          </w:p>
          <w:p w14:paraId="1685523D"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3. DO try 802.11a if your WiFi device supports it </w:t>
            </w:r>
          </w:p>
          <w:p w14:paraId="13B0A948"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4. DON’T manually allocate an IP address </w:t>
            </w:r>
          </w:p>
          <w:p w14:paraId="7B5AEEB1"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5. DON’T be a bandwidth hog by streaming video, playing online games, or downloading huge files </w:t>
            </w:r>
          </w:p>
          <w:p w14:paraId="6A83FDB3"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6. DON’T use packet probing software which clogs the local network (e.g., packet sniffers or port scanners)</w:t>
            </w:r>
          </w:p>
        </w:tc>
      </w:tr>
    </w:tbl>
    <w:p w14:paraId="5213F987" w14:textId="77777777" w:rsidR="00CC70B4" w:rsidRDefault="00CC70B4" w:rsidP="00CC70B4">
      <w:pPr>
        <w:rPr>
          <w:rFonts w:eastAsia="MS Mincho"/>
          <w:lang w:eastAsia="ja-JP"/>
        </w:rPr>
      </w:pPr>
    </w:p>
    <w:p w14:paraId="635890EC" w14:textId="77777777" w:rsidR="00CC70B4" w:rsidRDefault="00CC70B4" w:rsidP="00CC70B4">
      <w:pPr>
        <w:pStyle w:val="Heading2"/>
        <w:rPr>
          <w:lang w:eastAsia="x-none"/>
        </w:rPr>
      </w:pPr>
      <w:bookmarkStart w:id="6" w:name="_Toc490832500"/>
      <w:bookmarkStart w:id="7" w:name="_Toc516232511"/>
      <w:r>
        <w:t>Check-in for Registered Delegates</w:t>
      </w:r>
      <w:bookmarkEnd w:id="6"/>
      <w:bookmarkEnd w:id="7"/>
    </w:p>
    <w:p w14:paraId="0E7D5ADC" w14:textId="1CEEB083" w:rsidR="00B74638" w:rsidRPr="002B3B14" w:rsidRDefault="00CC70B4" w:rsidP="002803EC">
      <w:pPr>
        <w:rPr>
          <w:rFonts w:ascii="Times New Roman" w:eastAsia="SimSun" w:hAnsi="Times New Roman"/>
          <w:i/>
          <w:color w:val="493118"/>
          <w:sz w:val="18"/>
          <w:szCs w:val="18"/>
          <w:lang w:val="en-US" w:eastAsia="zh-CN"/>
        </w:rPr>
      </w:pPr>
      <w:r w:rsidRPr="00CC70B4">
        <w:rPr>
          <w:rFonts w:ascii="Times New Roman" w:eastAsia="SimSun" w:hAnsi="Times New Roman"/>
          <w:i/>
          <w:color w:val="493118"/>
          <w:sz w:val="18"/>
          <w:szCs w:val="18"/>
          <w:lang w:val="en-US" w:eastAsia="zh-CN"/>
        </w:rPr>
        <w:t>The attention of the delegates to this meeting was drawn to the fact that it is not permitted to check in other delegates on their behalf. In the event of technical difficulties preventing check-in, delegates should present themselves in person to the Secretary.</w:t>
      </w:r>
    </w:p>
    <w:p w14:paraId="6EBDFAA9" w14:textId="77777777" w:rsidR="00B74638" w:rsidRDefault="00B74638" w:rsidP="00B74638">
      <w:pPr>
        <w:pStyle w:val="Heading2"/>
      </w:pPr>
      <w:bookmarkStart w:id="8" w:name="_Toc516232512"/>
      <w:r>
        <w:t>Aspects related to RAN1 Meeting M</w:t>
      </w:r>
      <w:r w:rsidRPr="005531B1">
        <w:t>anagemen</w:t>
      </w:r>
      <w:r>
        <w:t>t</w:t>
      </w:r>
      <w:bookmarkEnd w:id="8"/>
    </w:p>
    <w:p w14:paraId="3BA743EC" w14:textId="6F40280F" w:rsidR="00B74638" w:rsidRPr="00B74638" w:rsidRDefault="00B74638" w:rsidP="002803EC">
      <w:pPr>
        <w:rPr>
          <w:sz w:val="18"/>
        </w:rPr>
      </w:pPr>
      <w:r w:rsidRPr="005222E4">
        <w:rPr>
          <w:sz w:val="18"/>
        </w:rPr>
        <w:t xml:space="preserve">Delegates are encouraged to check </w:t>
      </w:r>
      <w:hyperlink r:id="rId13" w:history="1">
        <w:r w:rsidR="00F43D8C">
          <w:rPr>
            <w:rStyle w:val="Hyperlink"/>
            <w:sz w:val="18"/>
          </w:rPr>
          <w:t>R1-1718766</w:t>
        </w:r>
      </w:hyperlink>
      <w:r w:rsidRPr="005222E4">
        <w:rPr>
          <w:sz w:val="18"/>
        </w:rPr>
        <w:t xml:space="preserve"> for some thoughts on RAN1 meeting management.</w:t>
      </w:r>
    </w:p>
    <w:p w14:paraId="73DD08F8" w14:textId="56F817DB" w:rsidR="00D6162E" w:rsidRPr="000B1042" w:rsidRDefault="00D6162E" w:rsidP="00F53049">
      <w:pPr>
        <w:pStyle w:val="Heading1"/>
      </w:pPr>
      <w:bookmarkStart w:id="9" w:name="_Toc516232513"/>
      <w:r w:rsidRPr="000B1042">
        <w:lastRenderedPageBreak/>
        <w:t>Approval of Agenda</w:t>
      </w:r>
      <w:bookmarkEnd w:id="9"/>
    </w:p>
    <w:p w14:paraId="4FF0D26C" w14:textId="245F5183" w:rsidR="00966D15" w:rsidRPr="00966D15" w:rsidRDefault="0058452E" w:rsidP="00966D15">
      <w:pPr>
        <w:ind w:left="720" w:hanging="720"/>
        <w:rPr>
          <w:b/>
          <w:lang w:eastAsia="x-none"/>
        </w:rPr>
      </w:pPr>
      <w:hyperlink r:id="rId14" w:history="1">
        <w:r w:rsidR="000F2B08">
          <w:rPr>
            <w:rStyle w:val="Hyperlink"/>
            <w:b/>
            <w:lang w:eastAsia="x-none"/>
          </w:rPr>
          <w:t>R1-1805800</w:t>
        </w:r>
      </w:hyperlink>
      <w:r w:rsidR="00966D15" w:rsidRPr="00966D15">
        <w:rPr>
          <w:b/>
          <w:lang w:eastAsia="x-none"/>
        </w:rPr>
        <w:tab/>
        <w:t>Draft Agenda of RAN1#93 meeting</w:t>
      </w:r>
      <w:r w:rsidR="00966D15" w:rsidRPr="00966D15">
        <w:rPr>
          <w:b/>
          <w:lang w:eastAsia="x-none"/>
        </w:rPr>
        <w:tab/>
        <w:t>RAN1 Chair</w:t>
      </w:r>
    </w:p>
    <w:p w14:paraId="0FA55E89" w14:textId="5CC047B5" w:rsidR="007B738E" w:rsidRDefault="00002BB0" w:rsidP="001928D8">
      <w:pPr>
        <w:rPr>
          <w:szCs w:val="20"/>
        </w:rPr>
      </w:pPr>
      <w:r>
        <w:rPr>
          <w:rFonts w:ascii="Times New Roman" w:eastAsia="SimSun" w:hAnsi="Times New Roman"/>
          <w:kern w:val="2"/>
          <w:szCs w:val="20"/>
        </w:rPr>
        <w:t>Wanshi Chen</w:t>
      </w:r>
      <w:r w:rsidR="00706277">
        <w:rPr>
          <w:rFonts w:ascii="Times New Roman" w:eastAsia="SimSun" w:hAnsi="Times New Roman"/>
          <w:kern w:val="2"/>
          <w:szCs w:val="20"/>
        </w:rPr>
        <w:t xml:space="preserve"> (RAN1 Chair)</w:t>
      </w:r>
      <w:r w:rsidR="007B738E" w:rsidRPr="000B1042">
        <w:rPr>
          <w:szCs w:val="20"/>
        </w:rPr>
        <w:t xml:space="preserve"> proposed the agenda for the meeting, as well the schedule of the week.</w:t>
      </w:r>
    </w:p>
    <w:p w14:paraId="6A949BF4" w14:textId="4E6AC25F" w:rsidR="004B204D" w:rsidRDefault="00706277" w:rsidP="00254752">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w:t>
      </w:r>
      <w:r w:rsidRPr="00721101">
        <w:rPr>
          <w:rFonts w:ascii="Times New Roman" w:hAnsi="Times New Roman"/>
          <w:szCs w:val="20"/>
        </w:rPr>
        <w:t xml:space="preserve"> </w:t>
      </w:r>
      <w:r w:rsidR="00254752">
        <w:rPr>
          <w:rFonts w:ascii="Times New Roman" w:hAnsi="Times New Roman"/>
          <w:szCs w:val="20"/>
        </w:rPr>
        <w:t>No comments</w:t>
      </w:r>
      <w:r w:rsidR="004B204D">
        <w:rPr>
          <w:rFonts w:ascii="Times New Roman" w:hAnsi="Times New Roman"/>
          <w:szCs w:val="20"/>
        </w:rPr>
        <w:t>.</w:t>
      </w:r>
    </w:p>
    <w:p w14:paraId="0CBFD76A" w14:textId="46998B72" w:rsidR="00706277" w:rsidRDefault="007B738E" w:rsidP="0071672A">
      <w:pPr>
        <w:rPr>
          <w:szCs w:val="20"/>
        </w:rPr>
      </w:pPr>
      <w:r w:rsidRPr="000B1042">
        <w:rPr>
          <w:b/>
          <w:szCs w:val="20"/>
        </w:rPr>
        <w:t xml:space="preserve">Decision: </w:t>
      </w:r>
      <w:r w:rsidRPr="000B1042">
        <w:rPr>
          <w:szCs w:val="20"/>
        </w:rPr>
        <w:t>The agenda is approved.</w:t>
      </w:r>
    </w:p>
    <w:p w14:paraId="0B877573" w14:textId="66B178DE" w:rsidR="00B47A9D" w:rsidRDefault="00B47A9D" w:rsidP="0071672A">
      <w:pPr>
        <w:rPr>
          <w:szCs w:val="20"/>
        </w:rPr>
      </w:pPr>
    </w:p>
    <w:p w14:paraId="4176D06A" w14:textId="1772E9D1" w:rsidR="00B47A9D" w:rsidRDefault="00B47A9D" w:rsidP="0071672A">
      <w:pPr>
        <w:rPr>
          <w:szCs w:val="20"/>
        </w:rPr>
      </w:pPr>
      <w:r>
        <w:rPr>
          <w:szCs w:val="20"/>
        </w:rPr>
        <w:t>RAN1 chair commented that RAN1#93 was the last meeting for Rel-15. With regard to the nbr of TUs, RAN1 spent a lot of time</w:t>
      </w:r>
      <w:r w:rsidR="00FF7498">
        <w:rPr>
          <w:szCs w:val="20"/>
        </w:rPr>
        <w:t xml:space="preserve"> </w:t>
      </w:r>
      <w:r>
        <w:rPr>
          <w:szCs w:val="20"/>
        </w:rPr>
        <w:t xml:space="preserve">on CRs </w:t>
      </w:r>
      <w:r w:rsidR="00253462">
        <w:rPr>
          <w:szCs w:val="20"/>
        </w:rPr>
        <w:t>since Dec 2017</w:t>
      </w:r>
      <w:r>
        <w:rPr>
          <w:szCs w:val="20"/>
        </w:rPr>
        <w:t>– Chair's hope is that all can be finalized and no more than 10 TUs be allocated to CRs by August meeting.</w:t>
      </w:r>
    </w:p>
    <w:p w14:paraId="3E3D3509" w14:textId="313B82AC" w:rsidR="00B47A9D" w:rsidRDefault="00B47A9D" w:rsidP="0071672A">
      <w:pPr>
        <w:rPr>
          <w:szCs w:val="20"/>
        </w:rPr>
      </w:pPr>
    </w:p>
    <w:p w14:paraId="5310CBF0" w14:textId="73F64DE5" w:rsidR="00B47A9D" w:rsidRDefault="00B47A9D" w:rsidP="0071672A">
      <w:pPr>
        <w:rPr>
          <w:szCs w:val="20"/>
        </w:rPr>
      </w:pPr>
      <w:r>
        <w:rPr>
          <w:szCs w:val="20"/>
        </w:rPr>
        <w:t>Qualcomm: RAN1 still need to finalize the feature</w:t>
      </w:r>
      <w:r w:rsidR="00253462">
        <w:rPr>
          <w:szCs w:val="20"/>
        </w:rPr>
        <w:t>s</w:t>
      </w:r>
      <w:r>
        <w:rPr>
          <w:szCs w:val="20"/>
        </w:rPr>
        <w:t xml:space="preserve"> list – what about URLLC?</w:t>
      </w:r>
    </w:p>
    <w:p w14:paraId="3D0B3E7C" w14:textId="289E4EC9" w:rsidR="00B47A9D" w:rsidRDefault="00B47A9D" w:rsidP="0071672A">
      <w:pPr>
        <w:rPr>
          <w:szCs w:val="20"/>
        </w:rPr>
      </w:pPr>
      <w:r>
        <w:rPr>
          <w:szCs w:val="20"/>
        </w:rPr>
        <w:t xml:space="preserve">RAN1 chair: Focus is on eMBB and LTE features – there is a need to discuss how to capture and differentiate URLLC versus eMBB in the specs. Plan is to set-some oflline </w:t>
      </w:r>
      <w:r w:rsidR="00FC2944">
        <w:rPr>
          <w:szCs w:val="20"/>
        </w:rPr>
        <w:t xml:space="preserve">up </w:t>
      </w:r>
      <w:r>
        <w:rPr>
          <w:szCs w:val="20"/>
        </w:rPr>
        <w:t>for such discussion.</w:t>
      </w:r>
    </w:p>
    <w:p w14:paraId="02311EF9" w14:textId="77777777" w:rsidR="00354C36" w:rsidRDefault="00354C36" w:rsidP="00002BB0">
      <w:pPr>
        <w:pStyle w:val="Heading1"/>
      </w:pPr>
      <w:bookmarkStart w:id="10" w:name="_Toc492918213"/>
      <w:bookmarkStart w:id="11" w:name="_Toc516232514"/>
      <w:r w:rsidRPr="00750D75">
        <w:t>Highlights from RAN plenary</w:t>
      </w:r>
      <w:bookmarkEnd w:id="10"/>
      <w:bookmarkEnd w:id="11"/>
    </w:p>
    <w:p w14:paraId="32259C66" w14:textId="7B469281" w:rsidR="00966D15" w:rsidRPr="00966D15" w:rsidRDefault="00966D15" w:rsidP="00966D15">
      <w:pPr>
        <w:ind w:left="720" w:hanging="720"/>
        <w:rPr>
          <w:lang w:eastAsia="x-none"/>
        </w:rPr>
      </w:pPr>
      <w:bookmarkStart w:id="12" w:name="_Toc492918214"/>
      <w:r w:rsidRPr="00966D15">
        <w:rPr>
          <w:lang w:eastAsia="x-none"/>
        </w:rPr>
        <w:t>This section is intentionally left void</w:t>
      </w:r>
      <w:r>
        <w:rPr>
          <w:lang w:eastAsia="x-none"/>
        </w:rPr>
        <w:t>.</w:t>
      </w:r>
    </w:p>
    <w:p w14:paraId="48BAA504" w14:textId="31AEEBC3" w:rsidR="00354C36" w:rsidRDefault="00354C36" w:rsidP="00002BB0">
      <w:pPr>
        <w:pStyle w:val="Heading1"/>
      </w:pPr>
      <w:bookmarkStart w:id="13" w:name="_Toc516232515"/>
      <w:r w:rsidRPr="00551296">
        <w:t>Approval of Minutes from previous meeting</w:t>
      </w:r>
      <w:bookmarkEnd w:id="12"/>
      <w:bookmarkEnd w:id="13"/>
    </w:p>
    <w:p w14:paraId="56BC806B" w14:textId="57CCBE96" w:rsidR="00966D15" w:rsidRPr="00966D15" w:rsidRDefault="0058452E" w:rsidP="00966D15">
      <w:pPr>
        <w:ind w:left="720" w:hanging="720"/>
        <w:rPr>
          <w:b/>
          <w:lang w:eastAsia="x-none"/>
        </w:rPr>
      </w:pPr>
      <w:hyperlink r:id="rId15" w:history="1">
        <w:r w:rsidR="000F2B08">
          <w:rPr>
            <w:rStyle w:val="Hyperlink"/>
            <w:b/>
            <w:lang w:eastAsia="x-none"/>
          </w:rPr>
          <w:t>R1-1805801</w:t>
        </w:r>
      </w:hyperlink>
      <w:r w:rsidR="00966D15" w:rsidRPr="00966D15">
        <w:rPr>
          <w:b/>
          <w:lang w:eastAsia="x-none"/>
        </w:rPr>
        <w:tab/>
        <w:t>Report of RAN1#92bis meeting</w:t>
      </w:r>
      <w:r w:rsidR="00966D15" w:rsidRPr="00966D15">
        <w:rPr>
          <w:b/>
          <w:lang w:eastAsia="x-none"/>
        </w:rPr>
        <w:tab/>
        <w:t>ETSI</w:t>
      </w:r>
    </w:p>
    <w:p w14:paraId="4DBFB716" w14:textId="01CF5CDA" w:rsidR="00002BB0" w:rsidRPr="007D7A8A" w:rsidRDefault="00002BB0" w:rsidP="00002BB0">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Patrick Merias from MCC (ETSI Mobile Competence Center) and provides the report from last RAN1#9</w:t>
      </w:r>
      <w:r w:rsidR="00254752">
        <w:rPr>
          <w:rFonts w:ascii="Times New Roman" w:eastAsia="SimSun" w:hAnsi="Times New Roman"/>
          <w:kern w:val="2"/>
          <w:szCs w:val="20"/>
        </w:rPr>
        <w:t>2</w:t>
      </w:r>
      <w:r w:rsidR="00966D15">
        <w:rPr>
          <w:rFonts w:ascii="Times New Roman" w:eastAsia="SimSun" w:hAnsi="Times New Roman"/>
          <w:kern w:val="2"/>
          <w:szCs w:val="20"/>
        </w:rPr>
        <w:t>bis</w:t>
      </w:r>
      <w:r>
        <w:rPr>
          <w:rFonts w:ascii="Times New Roman" w:eastAsia="SimSun" w:hAnsi="Times New Roman"/>
          <w:kern w:val="2"/>
          <w:szCs w:val="20"/>
        </w:rPr>
        <w:t xml:space="preserve"> meeting in </w:t>
      </w:r>
      <w:r w:rsidR="00966D15">
        <w:rPr>
          <w:rFonts w:ascii="Times New Roman" w:eastAsia="SimSun" w:hAnsi="Times New Roman"/>
          <w:kern w:val="2"/>
          <w:szCs w:val="20"/>
        </w:rPr>
        <w:t>Sanya</w:t>
      </w:r>
      <w:r>
        <w:rPr>
          <w:rFonts w:ascii="Times New Roman" w:eastAsia="SimSun" w:hAnsi="Times New Roman"/>
          <w:kern w:val="2"/>
          <w:szCs w:val="20"/>
        </w:rPr>
        <w:t>.</w:t>
      </w:r>
    </w:p>
    <w:p w14:paraId="67F94193" w14:textId="77777777" w:rsidR="00B47A9D" w:rsidRDefault="00B47A9D" w:rsidP="00B47A9D">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w:t>
      </w:r>
      <w:r w:rsidRPr="00721101">
        <w:rPr>
          <w:rFonts w:ascii="Times New Roman" w:hAnsi="Times New Roman"/>
          <w:szCs w:val="20"/>
        </w:rPr>
        <w:t xml:space="preserve"> </w:t>
      </w:r>
      <w:r>
        <w:rPr>
          <w:rFonts w:ascii="Times New Roman" w:hAnsi="Times New Roman"/>
          <w:szCs w:val="20"/>
        </w:rPr>
        <w:t>No comments.</w:t>
      </w:r>
    </w:p>
    <w:p w14:paraId="4F68DE5B" w14:textId="03A7EE0A" w:rsidR="00002BB0" w:rsidRPr="00254752" w:rsidRDefault="00002BB0" w:rsidP="00354C36">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approv</w:t>
      </w:r>
      <w:r w:rsidRPr="00777035">
        <w:rPr>
          <w:rFonts w:ascii="Times New Roman" w:hAnsi="Times New Roman"/>
          <w:szCs w:val="20"/>
        </w:rPr>
        <w:t>ed.</w:t>
      </w:r>
    </w:p>
    <w:p w14:paraId="600764E4" w14:textId="672EDCA7" w:rsidR="00354C36" w:rsidRDefault="00354C36" w:rsidP="00002BB0">
      <w:pPr>
        <w:pStyle w:val="Heading1"/>
      </w:pPr>
      <w:bookmarkStart w:id="14" w:name="_Toc492918215"/>
      <w:bookmarkStart w:id="15" w:name="_Toc516232516"/>
      <w:r w:rsidRPr="00551296">
        <w:t>Incoming Liaison Statements</w:t>
      </w:r>
      <w:bookmarkEnd w:id="14"/>
      <w:bookmarkEnd w:id="15"/>
    </w:p>
    <w:p w14:paraId="56EF7FB7" w14:textId="77777777" w:rsidR="00B47A9D" w:rsidRPr="00B47A9D" w:rsidRDefault="00B47A9D" w:rsidP="00B47A9D">
      <w:pPr>
        <w:ind w:left="720" w:hanging="720"/>
        <w:rPr>
          <w:b/>
          <w:u w:val="single"/>
          <w:lang w:eastAsia="x-none"/>
        </w:rPr>
      </w:pPr>
      <w:r w:rsidRPr="00B47A9D">
        <w:rPr>
          <w:b/>
          <w:u w:val="single"/>
          <w:lang w:eastAsia="x-none"/>
        </w:rPr>
        <w:t>LTE</w:t>
      </w:r>
    </w:p>
    <w:p w14:paraId="3D037AC7" w14:textId="6572CA1E" w:rsidR="00B47A9D" w:rsidRPr="00BD0234" w:rsidRDefault="0058452E" w:rsidP="00B47A9D">
      <w:pPr>
        <w:ind w:left="720" w:hanging="720"/>
        <w:rPr>
          <w:b/>
          <w:lang w:eastAsia="x-none"/>
        </w:rPr>
      </w:pPr>
      <w:hyperlink r:id="rId16" w:history="1">
        <w:r w:rsidR="000F2B08">
          <w:rPr>
            <w:rStyle w:val="Hyperlink"/>
            <w:b/>
            <w:lang w:eastAsia="x-none"/>
          </w:rPr>
          <w:t>R1-1805806</w:t>
        </w:r>
      </w:hyperlink>
      <w:r w:rsidR="00B47A9D" w:rsidRPr="00BD0234">
        <w:rPr>
          <w:b/>
          <w:lang w:eastAsia="x-none"/>
        </w:rPr>
        <w:tab/>
        <w:t>LS on feLAA agreements</w:t>
      </w:r>
      <w:r w:rsidR="00B47A9D" w:rsidRPr="00BD0234">
        <w:rPr>
          <w:b/>
          <w:lang w:eastAsia="x-none"/>
        </w:rPr>
        <w:tab/>
        <w:t>RAN2, Nokia</w:t>
      </w:r>
    </w:p>
    <w:p w14:paraId="498A0254" w14:textId="624B818B" w:rsidR="00B47A9D" w:rsidRPr="00BD0234" w:rsidRDefault="00BD0234" w:rsidP="00BD0234">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noted. </w:t>
      </w:r>
      <w:r w:rsidR="00B47A9D" w:rsidRPr="00B47A9D">
        <w:rPr>
          <w:lang w:eastAsia="x-none"/>
        </w:rPr>
        <w:t>Details to be handled under 6.2.2</w:t>
      </w:r>
      <w:r w:rsidR="00C56FB1">
        <w:rPr>
          <w:lang w:eastAsia="x-none"/>
        </w:rPr>
        <w:t>.</w:t>
      </w:r>
    </w:p>
    <w:p w14:paraId="4E8828C8" w14:textId="77777777" w:rsidR="00B47A9D" w:rsidRPr="00B47A9D" w:rsidRDefault="00B47A9D" w:rsidP="00B47A9D">
      <w:pPr>
        <w:ind w:left="720" w:hanging="720"/>
        <w:rPr>
          <w:lang w:eastAsia="x-none"/>
        </w:rPr>
      </w:pPr>
    </w:p>
    <w:p w14:paraId="58915972" w14:textId="552C1A7D" w:rsidR="00B47A9D" w:rsidRPr="00BD0234" w:rsidRDefault="0058452E" w:rsidP="00B47A9D">
      <w:pPr>
        <w:ind w:left="720" w:hanging="720"/>
        <w:rPr>
          <w:b/>
          <w:lang w:eastAsia="x-none"/>
        </w:rPr>
      </w:pPr>
      <w:hyperlink r:id="rId17" w:history="1">
        <w:r w:rsidR="000F2B08">
          <w:rPr>
            <w:rStyle w:val="Hyperlink"/>
            <w:b/>
            <w:lang w:eastAsia="x-none"/>
          </w:rPr>
          <w:t>R1-1805823</w:t>
        </w:r>
      </w:hyperlink>
      <w:r w:rsidR="00B47A9D" w:rsidRPr="00BD0234">
        <w:rPr>
          <w:b/>
          <w:lang w:eastAsia="x-none"/>
        </w:rPr>
        <w:tab/>
        <w:t>Reply LS on PC5 transmission mechanism selection</w:t>
      </w:r>
      <w:r w:rsidR="00B47A9D" w:rsidRPr="00BD0234">
        <w:rPr>
          <w:b/>
          <w:lang w:eastAsia="x-none"/>
        </w:rPr>
        <w:tab/>
        <w:t>SA2, LG Electronics</w:t>
      </w:r>
    </w:p>
    <w:p w14:paraId="5B214D9E" w14:textId="28F44D77" w:rsidR="00B47A9D" w:rsidRPr="00B47A9D" w:rsidRDefault="00BD0234" w:rsidP="00BD0234">
      <w:pPr>
        <w:rPr>
          <w:lang w:eastAsia="x-none"/>
        </w:rPr>
      </w:pPr>
      <w:r w:rsidRPr="00C56FB1">
        <w:rPr>
          <w:rFonts w:ascii="Times New Roman" w:hAnsi="Times New Roman"/>
          <w:b/>
          <w:szCs w:val="20"/>
        </w:rPr>
        <w:t xml:space="preserve">Decision: </w:t>
      </w:r>
      <w:r w:rsidRPr="00C56FB1">
        <w:rPr>
          <w:rFonts w:ascii="Times New Roman" w:hAnsi="Times New Roman"/>
          <w:szCs w:val="20"/>
        </w:rPr>
        <w:t xml:space="preserve">The document is noted. </w:t>
      </w:r>
      <w:r w:rsidR="00B47A9D" w:rsidRPr="00C56FB1">
        <w:rPr>
          <w:lang w:eastAsia="x-none"/>
        </w:rPr>
        <w:t>Details to be handled under 6.2.5. Reply LS is necessary</w:t>
      </w:r>
      <w:r w:rsidR="00AF1E60" w:rsidRPr="00C56FB1">
        <w:rPr>
          <w:lang w:eastAsia="x-none"/>
        </w:rPr>
        <w:t>.</w:t>
      </w:r>
    </w:p>
    <w:p w14:paraId="27AB931F" w14:textId="77777777" w:rsidR="00B47A9D" w:rsidRPr="00B47A9D" w:rsidRDefault="00B47A9D" w:rsidP="00B47A9D">
      <w:pPr>
        <w:ind w:left="720" w:hanging="720"/>
        <w:rPr>
          <w:lang w:eastAsia="x-none"/>
        </w:rPr>
      </w:pPr>
    </w:p>
    <w:p w14:paraId="7C37D53D" w14:textId="716E8224" w:rsidR="00B47A9D" w:rsidRPr="00BD0234" w:rsidRDefault="0058452E" w:rsidP="00B47A9D">
      <w:pPr>
        <w:ind w:left="720" w:hanging="720"/>
        <w:rPr>
          <w:b/>
          <w:lang w:eastAsia="x-none"/>
        </w:rPr>
      </w:pPr>
      <w:hyperlink r:id="rId18" w:history="1">
        <w:r w:rsidR="000F2B08">
          <w:rPr>
            <w:rStyle w:val="Hyperlink"/>
            <w:b/>
            <w:lang w:eastAsia="x-none"/>
          </w:rPr>
          <w:t>R1-1805820</w:t>
        </w:r>
      </w:hyperlink>
      <w:r w:rsidR="00B47A9D" w:rsidRPr="00BD0234">
        <w:rPr>
          <w:b/>
          <w:lang w:eastAsia="x-none"/>
        </w:rPr>
        <w:tab/>
        <w:t>Reply LS on CRS muting in eFeMTC</w:t>
      </w:r>
      <w:r w:rsidR="00B47A9D" w:rsidRPr="00BD0234">
        <w:rPr>
          <w:b/>
          <w:lang w:eastAsia="x-none"/>
        </w:rPr>
        <w:tab/>
        <w:t>RAN4, Huawei</w:t>
      </w:r>
    </w:p>
    <w:p w14:paraId="04FC8238" w14:textId="2DD6447B" w:rsidR="00B47A9D" w:rsidRPr="00B47A9D" w:rsidRDefault="00BD0234" w:rsidP="00BD0234">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noted. </w:t>
      </w:r>
      <w:r w:rsidR="00B47A9D" w:rsidRPr="00B47A9D">
        <w:rPr>
          <w:lang w:eastAsia="x-none"/>
        </w:rPr>
        <w:t>Details to be handled under 6.2.6</w:t>
      </w:r>
      <w:r w:rsidR="00C56FB1">
        <w:rPr>
          <w:lang w:eastAsia="x-none"/>
        </w:rPr>
        <w:t>.</w:t>
      </w:r>
    </w:p>
    <w:p w14:paraId="661C57F6" w14:textId="77777777" w:rsidR="00B47A9D" w:rsidRPr="00B47A9D" w:rsidRDefault="00B47A9D" w:rsidP="00B47A9D">
      <w:pPr>
        <w:ind w:left="720" w:hanging="720"/>
        <w:rPr>
          <w:lang w:eastAsia="x-none"/>
        </w:rPr>
      </w:pPr>
    </w:p>
    <w:p w14:paraId="68676C5B" w14:textId="7E0DAC00" w:rsidR="00B47A9D" w:rsidRDefault="0058452E" w:rsidP="00B47A9D">
      <w:pPr>
        <w:ind w:left="720" w:hanging="720"/>
        <w:rPr>
          <w:b/>
          <w:lang w:eastAsia="x-none"/>
        </w:rPr>
      </w:pPr>
      <w:hyperlink r:id="rId19" w:history="1">
        <w:r w:rsidR="000F2B08">
          <w:rPr>
            <w:rStyle w:val="Hyperlink"/>
            <w:b/>
            <w:lang w:eastAsia="x-none"/>
          </w:rPr>
          <w:t>R1-1805805</w:t>
        </w:r>
      </w:hyperlink>
      <w:r w:rsidR="00B47A9D" w:rsidRPr="00BD0234">
        <w:rPr>
          <w:b/>
          <w:lang w:eastAsia="x-none"/>
        </w:rPr>
        <w:tab/>
        <w:t>LS on DL channel quality reporting in MSG3</w:t>
      </w:r>
      <w:r w:rsidR="00B47A9D" w:rsidRPr="00BD0234">
        <w:rPr>
          <w:b/>
          <w:lang w:eastAsia="x-none"/>
        </w:rPr>
        <w:tab/>
        <w:t>RAN2, Ericsson</w:t>
      </w:r>
    </w:p>
    <w:p w14:paraId="4C30B29E" w14:textId="4AF550FD" w:rsidR="00BD0234" w:rsidRPr="00BD0234" w:rsidRDefault="00BD0234" w:rsidP="00BD0234">
      <w:pPr>
        <w:ind w:left="720"/>
        <w:rPr>
          <w:b/>
          <w:lang w:eastAsia="x-none"/>
        </w:rPr>
      </w:pPr>
      <w:r>
        <w:rPr>
          <w:lang w:eastAsia="zh-CN"/>
        </w:rPr>
        <w:t>R</w:t>
      </w:r>
      <w:r>
        <w:rPr>
          <w:rFonts w:hint="eastAsia"/>
          <w:lang w:eastAsia="zh-CN"/>
        </w:rPr>
        <w:t>AN</w:t>
      </w:r>
      <w:r>
        <w:rPr>
          <w:lang w:eastAsia="zh-CN"/>
        </w:rPr>
        <w:t>2</w:t>
      </w:r>
      <w:r>
        <w:rPr>
          <w:rFonts w:hint="eastAsia"/>
          <w:lang w:eastAsia="zh-CN"/>
        </w:rPr>
        <w:t xml:space="preserve"> asks</w:t>
      </w:r>
      <w:r>
        <w:rPr>
          <w:lang w:eastAsia="zh-CN"/>
        </w:rPr>
        <w:t xml:space="preserve"> </w:t>
      </w:r>
      <w:r>
        <w:t>RAN4 if a suitable mapping with (only) 3 measured values is feasible.</w:t>
      </w:r>
    </w:p>
    <w:p w14:paraId="4C06FA48" w14:textId="1B9DF352" w:rsidR="00BD0234" w:rsidRPr="00254752" w:rsidRDefault="00BD0234" w:rsidP="00BD0234">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noted. </w:t>
      </w:r>
    </w:p>
    <w:p w14:paraId="62B4BFCA" w14:textId="11A7A796" w:rsidR="00B47A9D" w:rsidRDefault="0058452E" w:rsidP="00B47A9D">
      <w:pPr>
        <w:ind w:left="720" w:hanging="720"/>
        <w:rPr>
          <w:b/>
          <w:lang w:eastAsia="x-none"/>
        </w:rPr>
      </w:pPr>
      <w:hyperlink r:id="rId20" w:history="1">
        <w:r w:rsidR="000F2B08">
          <w:rPr>
            <w:rStyle w:val="Hyperlink"/>
            <w:b/>
            <w:lang w:eastAsia="x-none"/>
          </w:rPr>
          <w:t>R1-1805815</w:t>
        </w:r>
      </w:hyperlink>
      <w:r w:rsidR="00B47A9D" w:rsidRPr="00BD0234">
        <w:rPr>
          <w:b/>
          <w:lang w:eastAsia="x-none"/>
        </w:rPr>
        <w:tab/>
        <w:t>LS response on serving cell measurement relaxation for NB-IOT</w:t>
      </w:r>
      <w:r w:rsidR="00B47A9D" w:rsidRPr="00BD0234">
        <w:rPr>
          <w:b/>
          <w:lang w:eastAsia="x-none"/>
        </w:rPr>
        <w:tab/>
        <w:t>RAN4, Ericsson</w:t>
      </w:r>
    </w:p>
    <w:p w14:paraId="75C9AB2B" w14:textId="32620B96" w:rsidR="0061111C" w:rsidRPr="0061111C" w:rsidRDefault="0061111C" w:rsidP="0061111C">
      <w:pPr>
        <w:ind w:left="720"/>
        <w:rPr>
          <w:rFonts w:ascii="Times New Roman" w:eastAsia="SimSun" w:hAnsi="Times New Roman"/>
          <w:lang w:val="en-US" w:eastAsia="zh-CN"/>
        </w:rPr>
      </w:pPr>
      <w:r w:rsidRPr="0061111C">
        <w:t xml:space="preserve">It is feasible to reduce the serving cell measurement rate for low-mobility UEs under certain criteria which is FFS. </w:t>
      </w:r>
    </w:p>
    <w:p w14:paraId="38D4AC3F" w14:textId="77777777" w:rsidR="00BD0234" w:rsidRPr="00254752" w:rsidRDefault="00BD0234" w:rsidP="00BD0234">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4B2E9554" w14:textId="1F08F93F" w:rsidR="00B47A9D" w:rsidRDefault="0058452E" w:rsidP="00B47A9D">
      <w:pPr>
        <w:ind w:left="720" w:hanging="720"/>
        <w:rPr>
          <w:b/>
          <w:lang w:eastAsia="x-none"/>
        </w:rPr>
      </w:pPr>
      <w:hyperlink r:id="rId21" w:history="1">
        <w:r w:rsidR="000F2B08">
          <w:rPr>
            <w:rStyle w:val="Hyperlink"/>
            <w:b/>
            <w:lang w:eastAsia="x-none"/>
          </w:rPr>
          <w:t>R1-1805819</w:t>
        </w:r>
      </w:hyperlink>
      <w:r w:rsidR="00B47A9D" w:rsidRPr="00BD0234">
        <w:rPr>
          <w:b/>
          <w:lang w:eastAsia="x-none"/>
        </w:rPr>
        <w:tab/>
        <w:t>Reply LS on narrowband measurement</w:t>
      </w:r>
      <w:r w:rsidR="00B47A9D" w:rsidRPr="00BD0234">
        <w:rPr>
          <w:b/>
          <w:lang w:eastAsia="x-none"/>
        </w:rPr>
        <w:tab/>
        <w:t>RAN4, Huawei</w:t>
      </w:r>
    </w:p>
    <w:p w14:paraId="48CBA03B" w14:textId="41D38A6C" w:rsidR="0061111C" w:rsidRPr="0061111C" w:rsidRDefault="0061111C" w:rsidP="0061111C">
      <w:pPr>
        <w:ind w:left="720"/>
        <w:rPr>
          <w:lang w:eastAsia="zh-CN"/>
        </w:rPr>
      </w:pPr>
      <w:r w:rsidRPr="0061111C">
        <w:rPr>
          <w:lang w:eastAsia="zh-CN"/>
        </w:rPr>
        <w:t xml:space="preserve">RAN4 asks RAN1 and RAN2 to </w:t>
      </w:r>
      <w:r>
        <w:rPr>
          <w:lang w:eastAsia="zh-CN"/>
        </w:rPr>
        <w:t>c</w:t>
      </w:r>
      <w:r w:rsidRPr="0061111C">
        <w:rPr>
          <w:lang w:eastAsia="zh-CN"/>
        </w:rPr>
        <w:t>heck if it is possible to keep the spare bits static across NPBCH transmission periods.</w:t>
      </w:r>
    </w:p>
    <w:p w14:paraId="55239566" w14:textId="098BE0C3" w:rsidR="00B47A9D" w:rsidRPr="00B47A9D" w:rsidRDefault="00BD0234" w:rsidP="00BD0234">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noted. </w:t>
      </w:r>
      <w:r w:rsidR="00B47A9D" w:rsidRPr="00B47A9D">
        <w:rPr>
          <w:lang w:eastAsia="x-none"/>
        </w:rPr>
        <w:t>Details to be handled under 6.2.7</w:t>
      </w:r>
    </w:p>
    <w:p w14:paraId="51275ABF" w14:textId="77777777" w:rsidR="00B47A9D" w:rsidRPr="00B47A9D" w:rsidRDefault="00B47A9D" w:rsidP="00B47A9D">
      <w:pPr>
        <w:ind w:left="720" w:hanging="720"/>
        <w:rPr>
          <w:lang w:eastAsia="x-none"/>
        </w:rPr>
      </w:pPr>
    </w:p>
    <w:p w14:paraId="6DD1326B" w14:textId="3A162ECC" w:rsidR="00B47A9D" w:rsidRDefault="0058452E" w:rsidP="00B47A9D">
      <w:pPr>
        <w:ind w:left="720" w:hanging="720"/>
        <w:rPr>
          <w:b/>
          <w:lang w:eastAsia="x-none"/>
        </w:rPr>
      </w:pPr>
      <w:hyperlink r:id="rId22" w:history="1">
        <w:r w:rsidR="000F2B08">
          <w:rPr>
            <w:rStyle w:val="Hyperlink"/>
            <w:b/>
            <w:lang w:eastAsia="x-none"/>
          </w:rPr>
          <w:t>R1-1805816</w:t>
        </w:r>
      </w:hyperlink>
      <w:r w:rsidR="00B47A9D" w:rsidRPr="00BD0234">
        <w:rPr>
          <w:b/>
          <w:lang w:eastAsia="x-none"/>
        </w:rPr>
        <w:tab/>
        <w:t>LS on RLM Qin/Qout Targets for URLLC</w:t>
      </w:r>
      <w:r w:rsidR="00B47A9D" w:rsidRPr="00BD0234">
        <w:rPr>
          <w:b/>
          <w:lang w:eastAsia="x-none"/>
        </w:rPr>
        <w:tab/>
        <w:t>RAN4, Ericsson</w:t>
      </w:r>
    </w:p>
    <w:p w14:paraId="4EADE4FF" w14:textId="77777777" w:rsidR="0061111C" w:rsidRPr="0061111C" w:rsidRDefault="0061111C" w:rsidP="0061111C">
      <w:pPr>
        <w:ind w:left="426"/>
      </w:pPr>
      <w:r w:rsidRPr="0061111C">
        <w:rPr>
          <w:rFonts w:eastAsia="SimSun"/>
          <w:lang w:eastAsia="zh-CN"/>
        </w:rPr>
        <w:t xml:space="preserve">Question 1:  Are existing </w:t>
      </w:r>
      <w:r w:rsidRPr="0061111C">
        <w:t>Qin and Qout thresholds (2% and 10% respectively) feasible enough for URLLC to meet the high reliability targets agreed by RAN1?</w:t>
      </w:r>
    </w:p>
    <w:p w14:paraId="564C5DF4" w14:textId="77777777" w:rsidR="0061111C" w:rsidRPr="0061111C" w:rsidRDefault="0061111C" w:rsidP="0061111C">
      <w:pPr>
        <w:ind w:left="426"/>
      </w:pPr>
      <w:r w:rsidRPr="0061111C">
        <w:rPr>
          <w:rFonts w:eastAsia="SimSun"/>
          <w:lang w:eastAsia="zh-CN"/>
        </w:rPr>
        <w:t xml:space="preserve">Question 2: If answer to question # 1 is YES then RAN4 would like to know if there would be specific techniques/solutions to ensure that the existing Qin/Qout values will still enable the UE to meet the </w:t>
      </w:r>
      <w:r w:rsidRPr="0061111C">
        <w:t>high reliability targets?</w:t>
      </w:r>
    </w:p>
    <w:p w14:paraId="5B43E983" w14:textId="77777777" w:rsidR="0061111C" w:rsidRPr="0061111C" w:rsidRDefault="0061111C" w:rsidP="0061111C">
      <w:pPr>
        <w:ind w:left="426"/>
      </w:pPr>
      <w:r w:rsidRPr="0061111C">
        <w:rPr>
          <w:rFonts w:eastAsia="SimSun"/>
          <w:lang w:eastAsia="zh-CN"/>
        </w:rPr>
        <w:t>Question 3: If answer to question # 1 is NO then RAN4 would like to know feasible/recommended values of Qin and Qout for RLM for URLLC?</w:t>
      </w:r>
    </w:p>
    <w:p w14:paraId="0D881555" w14:textId="679E7B02" w:rsidR="00B47A9D" w:rsidRPr="0061111C" w:rsidRDefault="0061111C" w:rsidP="0061111C">
      <w:pPr>
        <w:rPr>
          <w:rFonts w:ascii="Times New Roman" w:hAnsi="Times New Roman"/>
          <w:szCs w:val="20"/>
        </w:rPr>
      </w:pPr>
      <w:r w:rsidRPr="00C56FB1">
        <w:rPr>
          <w:rFonts w:ascii="Times New Roman" w:hAnsi="Times New Roman"/>
          <w:b/>
          <w:szCs w:val="20"/>
        </w:rPr>
        <w:t xml:space="preserve">Decision: </w:t>
      </w:r>
      <w:r w:rsidRPr="00C56FB1">
        <w:rPr>
          <w:rFonts w:ascii="Times New Roman" w:hAnsi="Times New Roman"/>
          <w:szCs w:val="20"/>
        </w:rPr>
        <w:t xml:space="preserve">The document is noted. </w:t>
      </w:r>
      <w:r w:rsidR="00B47A9D" w:rsidRPr="00C56FB1">
        <w:rPr>
          <w:lang w:eastAsia="x-none"/>
        </w:rPr>
        <w:t>Details to be handled under 6.2.8. Reply LS is necessary</w:t>
      </w:r>
    </w:p>
    <w:p w14:paraId="38A70511" w14:textId="3F8F799D" w:rsidR="00B47A9D" w:rsidRPr="00B47A9D" w:rsidRDefault="0058452E" w:rsidP="00B47A9D">
      <w:pPr>
        <w:ind w:left="720" w:hanging="720"/>
        <w:rPr>
          <w:lang w:eastAsia="x-none"/>
        </w:rPr>
      </w:pPr>
      <w:hyperlink r:id="rId23" w:history="1">
        <w:r w:rsidR="000F2B08">
          <w:rPr>
            <w:rStyle w:val="Hyperlink"/>
            <w:lang w:eastAsia="x-none"/>
          </w:rPr>
          <w:t>R1-1806388</w:t>
        </w:r>
      </w:hyperlink>
      <w:r w:rsidR="00B47A9D" w:rsidRPr="00B47A9D">
        <w:rPr>
          <w:lang w:eastAsia="x-none"/>
        </w:rPr>
        <w:tab/>
        <w:t>On LTE HRLLC RLM Qin/Qout Targets</w:t>
      </w:r>
      <w:r w:rsidR="00B47A9D" w:rsidRPr="00B47A9D">
        <w:rPr>
          <w:lang w:eastAsia="x-none"/>
        </w:rPr>
        <w:tab/>
        <w:t>Nokia, Nokia Shanghai Bell</w:t>
      </w:r>
    </w:p>
    <w:p w14:paraId="7A7A36F0" w14:textId="666240B0" w:rsidR="00B47A9D" w:rsidRPr="00B47A9D" w:rsidRDefault="0058452E" w:rsidP="00B47A9D">
      <w:pPr>
        <w:ind w:left="720" w:hanging="720"/>
        <w:rPr>
          <w:lang w:eastAsia="x-none"/>
        </w:rPr>
      </w:pPr>
      <w:hyperlink r:id="rId24" w:history="1">
        <w:r w:rsidR="000F2B08">
          <w:rPr>
            <w:rStyle w:val="Hyperlink"/>
            <w:lang w:eastAsia="x-none"/>
          </w:rPr>
          <w:t>R1-1806389</w:t>
        </w:r>
      </w:hyperlink>
      <w:r w:rsidR="00B47A9D" w:rsidRPr="00B47A9D">
        <w:rPr>
          <w:lang w:eastAsia="x-none"/>
        </w:rPr>
        <w:tab/>
        <w:t>[Draft] Reply LS on RLM Qin/Qout Targets for URLLC</w:t>
      </w:r>
      <w:r w:rsidR="00B47A9D" w:rsidRPr="00B47A9D">
        <w:rPr>
          <w:lang w:eastAsia="x-none"/>
        </w:rPr>
        <w:tab/>
        <w:t>Nokia, Nokia Shanghai Bell</w:t>
      </w:r>
    </w:p>
    <w:p w14:paraId="3D9A8641" w14:textId="77777777" w:rsidR="00B47A9D" w:rsidRPr="00B47A9D" w:rsidRDefault="00B47A9D" w:rsidP="00B47A9D">
      <w:pPr>
        <w:ind w:left="720" w:hanging="720"/>
        <w:rPr>
          <w:lang w:eastAsia="x-none"/>
        </w:rPr>
      </w:pPr>
    </w:p>
    <w:p w14:paraId="6C1D4932" w14:textId="1CAB0E91" w:rsidR="00B47A9D" w:rsidRPr="00552B62" w:rsidRDefault="0058452E" w:rsidP="00B47A9D">
      <w:pPr>
        <w:ind w:left="720" w:hanging="720"/>
        <w:rPr>
          <w:b/>
          <w:lang w:eastAsia="x-none"/>
        </w:rPr>
      </w:pPr>
      <w:hyperlink r:id="rId25" w:history="1">
        <w:r w:rsidR="000F2B08">
          <w:rPr>
            <w:rStyle w:val="Hyperlink"/>
            <w:b/>
            <w:lang w:eastAsia="x-none"/>
          </w:rPr>
          <w:t>R1-1805804</w:t>
        </w:r>
      </w:hyperlink>
      <w:r w:rsidR="00B47A9D" w:rsidRPr="00552B62">
        <w:rPr>
          <w:b/>
          <w:lang w:eastAsia="x-none"/>
        </w:rPr>
        <w:tab/>
        <w:t>LS on further RAN2 agreements for euCA</w:t>
      </w:r>
      <w:r w:rsidR="00B47A9D" w:rsidRPr="00552B62">
        <w:rPr>
          <w:b/>
          <w:lang w:eastAsia="x-none"/>
        </w:rPr>
        <w:tab/>
        <w:t>RAN2, vivo</w:t>
      </w:r>
    </w:p>
    <w:p w14:paraId="3A8DFE59" w14:textId="36EA2F1E" w:rsidR="00B47A9D" w:rsidRPr="00B47A9D" w:rsidRDefault="00552B62" w:rsidP="00552B62">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noted. </w:t>
      </w:r>
      <w:r w:rsidR="00B47A9D" w:rsidRPr="00B47A9D">
        <w:rPr>
          <w:lang w:eastAsia="x-none"/>
        </w:rPr>
        <w:t>Details to be handled under 6.2.9</w:t>
      </w:r>
      <w:r w:rsidR="00C56FB1">
        <w:rPr>
          <w:lang w:eastAsia="x-none"/>
        </w:rPr>
        <w:t>.</w:t>
      </w:r>
    </w:p>
    <w:p w14:paraId="7463677B" w14:textId="77777777" w:rsidR="00B47A9D" w:rsidRPr="00B47A9D" w:rsidRDefault="00B47A9D" w:rsidP="00B47A9D">
      <w:pPr>
        <w:ind w:left="720" w:hanging="720"/>
        <w:rPr>
          <w:lang w:eastAsia="x-none"/>
        </w:rPr>
      </w:pPr>
    </w:p>
    <w:p w14:paraId="2485E102" w14:textId="136E6859" w:rsidR="00B47A9D" w:rsidRPr="0061111C" w:rsidRDefault="0058452E" w:rsidP="00B47A9D">
      <w:pPr>
        <w:ind w:left="720" w:hanging="720"/>
        <w:rPr>
          <w:b/>
          <w:lang w:eastAsia="x-none"/>
        </w:rPr>
      </w:pPr>
      <w:hyperlink r:id="rId26" w:history="1">
        <w:r w:rsidR="000F2B08">
          <w:rPr>
            <w:rStyle w:val="Hyperlink"/>
            <w:b/>
            <w:lang w:eastAsia="x-none"/>
          </w:rPr>
          <w:t>R1-1807614</w:t>
        </w:r>
      </w:hyperlink>
      <w:r w:rsidR="00B47A9D" w:rsidRPr="0061111C">
        <w:rPr>
          <w:b/>
          <w:lang w:eastAsia="x-none"/>
        </w:rPr>
        <w:tab/>
        <w:t>LS on Removal of LTE specific terminology from Group Communication System Enablers TS 22.468</w:t>
      </w:r>
      <w:r w:rsidR="00B47A9D" w:rsidRPr="0061111C">
        <w:rPr>
          <w:b/>
          <w:lang w:eastAsia="x-none"/>
        </w:rPr>
        <w:tab/>
        <w:t>SA1, Nokia</w:t>
      </w:r>
    </w:p>
    <w:p w14:paraId="262138E2" w14:textId="77777777" w:rsidR="0061111C" w:rsidRPr="00254752" w:rsidRDefault="0061111C" w:rsidP="0061111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F15BF00" w14:textId="77777777" w:rsidR="00B47A9D" w:rsidRPr="00B47A9D" w:rsidRDefault="00B47A9D" w:rsidP="00B47A9D">
      <w:pPr>
        <w:ind w:left="720" w:hanging="720"/>
        <w:rPr>
          <w:lang w:eastAsia="x-none"/>
        </w:rPr>
      </w:pPr>
    </w:p>
    <w:p w14:paraId="404D4275" w14:textId="77777777" w:rsidR="00B47A9D" w:rsidRPr="00B47A9D" w:rsidRDefault="00B47A9D" w:rsidP="00B47A9D">
      <w:pPr>
        <w:ind w:left="720" w:hanging="720"/>
        <w:rPr>
          <w:lang w:eastAsia="x-none"/>
        </w:rPr>
      </w:pPr>
      <w:r w:rsidRPr="00B47A9D">
        <w:rPr>
          <w:lang w:eastAsia="x-none"/>
        </w:rPr>
        <w:t>The following LSs are noted (not to be presented online unless specifically requested)</w:t>
      </w:r>
    </w:p>
    <w:p w14:paraId="6EFB6C13" w14:textId="08F66008" w:rsidR="00B47A9D" w:rsidRPr="0061111C" w:rsidRDefault="0058452E" w:rsidP="00B47A9D">
      <w:pPr>
        <w:ind w:left="720" w:hanging="720"/>
        <w:rPr>
          <w:b/>
          <w:lang w:eastAsia="x-none"/>
        </w:rPr>
      </w:pPr>
      <w:hyperlink r:id="rId27" w:history="1">
        <w:r w:rsidR="000F2B08">
          <w:rPr>
            <w:rStyle w:val="Hyperlink"/>
            <w:b/>
            <w:lang w:eastAsia="x-none"/>
          </w:rPr>
          <w:t>R1-1805822</w:t>
        </w:r>
      </w:hyperlink>
      <w:r w:rsidR="00B47A9D" w:rsidRPr="0061111C">
        <w:rPr>
          <w:b/>
          <w:lang w:eastAsia="x-none"/>
        </w:rPr>
        <w:tab/>
        <w:t>LS on network-based CRS interference mitigation</w:t>
      </w:r>
      <w:r w:rsidR="00B47A9D" w:rsidRPr="0061111C">
        <w:rPr>
          <w:b/>
          <w:lang w:eastAsia="x-none"/>
        </w:rPr>
        <w:tab/>
        <w:t>RAN4, Ericsson</w:t>
      </w:r>
    </w:p>
    <w:p w14:paraId="61EFDE81" w14:textId="77777777" w:rsidR="0061111C" w:rsidRPr="00254752" w:rsidRDefault="0061111C" w:rsidP="0061111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E6E127C" w14:textId="77777777" w:rsidR="00B47A9D" w:rsidRPr="00B47A9D" w:rsidRDefault="00B47A9D" w:rsidP="00B47A9D">
      <w:pPr>
        <w:ind w:left="720" w:hanging="720"/>
        <w:rPr>
          <w:lang w:eastAsia="x-none"/>
        </w:rPr>
      </w:pPr>
    </w:p>
    <w:p w14:paraId="1FC7E302" w14:textId="77777777" w:rsidR="00B47A9D" w:rsidRPr="00B47A9D" w:rsidRDefault="00B47A9D" w:rsidP="00B47A9D">
      <w:pPr>
        <w:ind w:left="720" w:hanging="720"/>
        <w:rPr>
          <w:b/>
          <w:u w:val="single"/>
          <w:lang w:eastAsia="x-none"/>
        </w:rPr>
      </w:pPr>
      <w:r w:rsidRPr="00B47A9D">
        <w:rPr>
          <w:b/>
          <w:u w:val="single"/>
          <w:lang w:eastAsia="x-none"/>
        </w:rPr>
        <w:t>NR (including coex)</w:t>
      </w:r>
    </w:p>
    <w:p w14:paraId="525C93E6" w14:textId="7F548FEA" w:rsidR="00B47A9D" w:rsidRPr="0077723D" w:rsidRDefault="0058452E" w:rsidP="00B47A9D">
      <w:pPr>
        <w:ind w:left="720" w:hanging="720"/>
        <w:rPr>
          <w:b/>
          <w:lang w:eastAsia="x-none"/>
        </w:rPr>
      </w:pPr>
      <w:hyperlink r:id="rId28" w:history="1">
        <w:r w:rsidR="000F2B08">
          <w:rPr>
            <w:rStyle w:val="Hyperlink"/>
            <w:b/>
            <w:lang w:eastAsia="x-none"/>
          </w:rPr>
          <w:t>R1-1805818</w:t>
        </w:r>
      </w:hyperlink>
      <w:r w:rsidR="00B47A9D" w:rsidRPr="0077723D">
        <w:rPr>
          <w:b/>
          <w:lang w:eastAsia="x-none"/>
        </w:rPr>
        <w:tab/>
        <w:t>LS on UE Rx/Tx Transition Times</w:t>
      </w:r>
      <w:r w:rsidR="00B47A9D" w:rsidRPr="0077723D">
        <w:rPr>
          <w:b/>
          <w:lang w:eastAsia="x-none"/>
        </w:rPr>
        <w:tab/>
        <w:t>RAN4, Qualcomm</w:t>
      </w:r>
    </w:p>
    <w:p w14:paraId="44A2C608" w14:textId="4358E8F1" w:rsidR="00B47A9D" w:rsidRPr="0077723D" w:rsidRDefault="0077723D" w:rsidP="0077723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noted. </w:t>
      </w:r>
      <w:r w:rsidR="00B47A9D" w:rsidRPr="00B47A9D">
        <w:t>Details to be handled under 7.1</w:t>
      </w:r>
      <w:r w:rsidR="00B93AFF">
        <w:t>.</w:t>
      </w:r>
    </w:p>
    <w:p w14:paraId="3393F4D4" w14:textId="77777777" w:rsidR="00B47A9D" w:rsidRPr="00B47A9D" w:rsidRDefault="00B47A9D" w:rsidP="00B47A9D">
      <w:pPr>
        <w:ind w:left="720" w:hanging="720"/>
      </w:pPr>
    </w:p>
    <w:p w14:paraId="4E242D46" w14:textId="0B716825" w:rsidR="00B47A9D" w:rsidRPr="00AF1E60" w:rsidRDefault="0058452E" w:rsidP="00B47A9D">
      <w:pPr>
        <w:ind w:left="720" w:hanging="720"/>
        <w:rPr>
          <w:b/>
          <w:lang w:eastAsia="x-none"/>
        </w:rPr>
      </w:pPr>
      <w:hyperlink r:id="rId29" w:history="1">
        <w:r w:rsidR="000F2B08">
          <w:rPr>
            <w:rStyle w:val="Hyperlink"/>
            <w:b/>
            <w:lang w:eastAsia="x-none"/>
          </w:rPr>
          <w:t>R1-1805812</w:t>
        </w:r>
      </w:hyperlink>
      <w:r w:rsidR="00B47A9D" w:rsidRPr="00AF1E60">
        <w:rPr>
          <w:b/>
          <w:lang w:eastAsia="x-none"/>
        </w:rPr>
        <w:tab/>
        <w:t>LS on subcarrier spacing for BWPs and TDD configurations</w:t>
      </w:r>
      <w:r w:rsidR="00B47A9D" w:rsidRPr="00AF1E60">
        <w:rPr>
          <w:b/>
          <w:lang w:eastAsia="x-none"/>
        </w:rPr>
        <w:tab/>
        <w:t>RAN2, Nokia</w:t>
      </w:r>
    </w:p>
    <w:p w14:paraId="5CE9C27A" w14:textId="5E5B033C" w:rsidR="00B47A9D" w:rsidRPr="00B47A9D" w:rsidRDefault="0077723D" w:rsidP="0077723D">
      <w:pPr>
        <w:rPr>
          <w:lang w:eastAsia="x-none"/>
        </w:rPr>
      </w:pPr>
      <w:r w:rsidRPr="00B93AFF">
        <w:rPr>
          <w:rFonts w:ascii="Times New Roman" w:hAnsi="Times New Roman"/>
          <w:b/>
          <w:szCs w:val="20"/>
        </w:rPr>
        <w:t xml:space="preserve">Decision: </w:t>
      </w:r>
      <w:r w:rsidRPr="00B93AFF">
        <w:rPr>
          <w:rFonts w:ascii="Times New Roman" w:hAnsi="Times New Roman"/>
          <w:szCs w:val="20"/>
        </w:rPr>
        <w:t xml:space="preserve">The document is noted. </w:t>
      </w:r>
      <w:r w:rsidR="00B47A9D" w:rsidRPr="00B93AFF">
        <w:rPr>
          <w:lang w:eastAsia="x-none"/>
        </w:rPr>
        <w:t>Details to be handled under 7.1.1 &amp; 7.1.3</w:t>
      </w:r>
      <w:r w:rsidR="00F45255" w:rsidRPr="00B93AFF">
        <w:rPr>
          <w:lang w:eastAsia="x-none"/>
        </w:rPr>
        <w:t>.1.3</w:t>
      </w:r>
      <w:r w:rsidR="00B47A9D" w:rsidRPr="00B93AFF">
        <w:rPr>
          <w:lang w:eastAsia="x-none"/>
        </w:rPr>
        <w:t>. Reply LS is necessary</w:t>
      </w:r>
      <w:r w:rsidR="00F45255" w:rsidRPr="00B93AFF">
        <w:rPr>
          <w:lang w:eastAsia="x-none"/>
        </w:rPr>
        <w:t>.</w:t>
      </w:r>
    </w:p>
    <w:p w14:paraId="0ED69951" w14:textId="1896D9CE" w:rsidR="00B47A9D" w:rsidRPr="00B47A9D" w:rsidRDefault="0058452E" w:rsidP="00B47A9D">
      <w:pPr>
        <w:ind w:left="720" w:hanging="720"/>
        <w:rPr>
          <w:lang w:eastAsia="x-none"/>
        </w:rPr>
      </w:pPr>
      <w:hyperlink r:id="rId30" w:history="1">
        <w:r w:rsidR="000F2B08">
          <w:rPr>
            <w:rStyle w:val="Hyperlink"/>
            <w:lang w:eastAsia="x-none"/>
          </w:rPr>
          <w:t>R1-1806777</w:t>
        </w:r>
      </w:hyperlink>
      <w:r w:rsidR="00B47A9D" w:rsidRPr="00B47A9D">
        <w:rPr>
          <w:lang w:eastAsia="x-none"/>
        </w:rPr>
        <w:tab/>
        <w:t>LS reply on subcarrier spacing for BWPs and TDD configurations</w:t>
      </w:r>
      <w:r w:rsidR="00B47A9D" w:rsidRPr="00B47A9D">
        <w:rPr>
          <w:lang w:eastAsia="x-none"/>
        </w:rPr>
        <w:tab/>
        <w:t>MediaTek Inc.</w:t>
      </w:r>
    </w:p>
    <w:p w14:paraId="59C4677B" w14:textId="049109DF" w:rsidR="00B47A9D" w:rsidRPr="00B47A9D" w:rsidRDefault="0058452E" w:rsidP="00B47A9D">
      <w:pPr>
        <w:ind w:left="720" w:hanging="720"/>
        <w:rPr>
          <w:lang w:eastAsia="x-none"/>
        </w:rPr>
      </w:pPr>
      <w:hyperlink r:id="rId31" w:history="1">
        <w:r w:rsidR="000F2B08">
          <w:rPr>
            <w:rStyle w:val="Hyperlink"/>
            <w:lang w:eastAsia="x-none"/>
          </w:rPr>
          <w:t>R1-1806885</w:t>
        </w:r>
      </w:hyperlink>
      <w:r w:rsidR="00B47A9D" w:rsidRPr="00B47A9D">
        <w:rPr>
          <w:lang w:eastAsia="x-none"/>
        </w:rPr>
        <w:tab/>
        <w:t>Draft reply LS on subcarrier spacing for BWPs and TDD configurations</w:t>
      </w:r>
      <w:r w:rsidR="00B47A9D" w:rsidRPr="00B47A9D">
        <w:rPr>
          <w:lang w:eastAsia="x-none"/>
        </w:rPr>
        <w:tab/>
        <w:t>Huawei, HiSilicon</w:t>
      </w:r>
    </w:p>
    <w:p w14:paraId="5EC2B638" w14:textId="77777777" w:rsidR="00B47A9D" w:rsidRPr="00B47A9D" w:rsidRDefault="00B47A9D" w:rsidP="00B47A9D">
      <w:pPr>
        <w:ind w:left="720" w:hanging="720"/>
        <w:rPr>
          <w:b/>
          <w:u w:val="single"/>
          <w:lang w:eastAsia="x-none"/>
        </w:rPr>
      </w:pPr>
    </w:p>
    <w:p w14:paraId="6ED568B1" w14:textId="75281458" w:rsidR="00B47A9D" w:rsidRPr="0077723D" w:rsidRDefault="0058452E" w:rsidP="00B47A9D">
      <w:pPr>
        <w:ind w:left="720" w:hanging="720"/>
        <w:rPr>
          <w:b/>
          <w:lang w:eastAsia="x-none"/>
        </w:rPr>
      </w:pPr>
      <w:hyperlink r:id="rId32" w:history="1">
        <w:r w:rsidR="000F2B08">
          <w:rPr>
            <w:rStyle w:val="Hyperlink"/>
            <w:b/>
            <w:lang w:eastAsia="x-none"/>
          </w:rPr>
          <w:t>R1-1805810</w:t>
        </w:r>
      </w:hyperlink>
      <w:r w:rsidR="00B47A9D" w:rsidRPr="0077723D">
        <w:rPr>
          <w:b/>
          <w:lang w:eastAsia="x-none"/>
        </w:rPr>
        <w:tab/>
        <w:t>Reply LS on Simultaneous PDSCH Reception with Paging</w:t>
      </w:r>
      <w:r w:rsidR="00B47A9D" w:rsidRPr="0077723D">
        <w:rPr>
          <w:b/>
          <w:lang w:eastAsia="x-none"/>
        </w:rPr>
        <w:tab/>
        <w:t>RAN2, Qualcomm</w:t>
      </w:r>
    </w:p>
    <w:p w14:paraId="0C1E5327" w14:textId="2921258A" w:rsidR="00B47A9D" w:rsidRPr="00B47A9D" w:rsidRDefault="0077723D" w:rsidP="0077723D">
      <w:pPr>
        <w:rPr>
          <w:lang w:eastAsia="x-none"/>
        </w:rPr>
      </w:pPr>
      <w:r w:rsidRPr="00B93AFF">
        <w:rPr>
          <w:rFonts w:ascii="Times New Roman" w:hAnsi="Times New Roman"/>
          <w:b/>
          <w:szCs w:val="20"/>
        </w:rPr>
        <w:t xml:space="preserve">Decision: </w:t>
      </w:r>
      <w:r w:rsidRPr="00B93AFF">
        <w:rPr>
          <w:rFonts w:ascii="Times New Roman" w:hAnsi="Times New Roman"/>
          <w:szCs w:val="20"/>
        </w:rPr>
        <w:t xml:space="preserve">The document is noted. </w:t>
      </w:r>
      <w:r w:rsidR="00B47A9D" w:rsidRPr="00B93AFF">
        <w:rPr>
          <w:lang w:eastAsia="x-none"/>
        </w:rPr>
        <w:t xml:space="preserve">Details to be handled under 7.1.1.3 &amp; 7.1.3.3.2. </w:t>
      </w:r>
      <w:r w:rsidR="00F71200" w:rsidRPr="00B93AFF">
        <w:rPr>
          <w:lang w:eastAsia="x-none"/>
        </w:rPr>
        <w:t>Reply LS is necessary</w:t>
      </w:r>
      <w:r w:rsidR="00B93AFF">
        <w:rPr>
          <w:lang w:eastAsia="x-none"/>
        </w:rPr>
        <w:t>.</w:t>
      </w:r>
    </w:p>
    <w:p w14:paraId="0268B499" w14:textId="2902A9E0" w:rsidR="00B47A9D" w:rsidRPr="00B47A9D" w:rsidRDefault="0058452E" w:rsidP="00B47A9D">
      <w:pPr>
        <w:ind w:left="720" w:hanging="720"/>
        <w:rPr>
          <w:lang w:eastAsia="x-none"/>
        </w:rPr>
      </w:pPr>
      <w:hyperlink r:id="rId33" w:history="1">
        <w:r w:rsidR="000F2B08">
          <w:rPr>
            <w:rStyle w:val="Hyperlink"/>
            <w:lang w:eastAsia="x-none"/>
          </w:rPr>
          <w:t>R1-1806416</w:t>
        </w:r>
      </w:hyperlink>
      <w:r w:rsidR="00B47A9D" w:rsidRPr="00B47A9D">
        <w:rPr>
          <w:lang w:eastAsia="x-none"/>
        </w:rPr>
        <w:tab/>
        <w:t>Draft Reply LS on Simultaneous PDSCH Reception with Paging</w:t>
      </w:r>
      <w:r w:rsidR="00B47A9D" w:rsidRPr="00B47A9D">
        <w:rPr>
          <w:lang w:eastAsia="x-none"/>
        </w:rPr>
        <w:tab/>
        <w:t>Ericsson</w:t>
      </w:r>
    </w:p>
    <w:p w14:paraId="05E4F241" w14:textId="77777777" w:rsidR="00B47A9D" w:rsidRPr="00B47A9D" w:rsidRDefault="00B47A9D" w:rsidP="00B47A9D">
      <w:pPr>
        <w:ind w:left="720" w:hanging="720"/>
        <w:rPr>
          <w:lang w:eastAsia="x-none"/>
        </w:rPr>
      </w:pPr>
    </w:p>
    <w:p w14:paraId="3B2E6296" w14:textId="613694B6" w:rsidR="00B47A9D" w:rsidRPr="00AF1E60" w:rsidRDefault="0058452E" w:rsidP="00B47A9D">
      <w:pPr>
        <w:ind w:left="720" w:hanging="720"/>
        <w:rPr>
          <w:b/>
          <w:lang w:eastAsia="x-none"/>
        </w:rPr>
      </w:pPr>
      <w:hyperlink r:id="rId34" w:history="1">
        <w:r w:rsidR="000F2B08">
          <w:rPr>
            <w:rStyle w:val="Hyperlink"/>
            <w:b/>
            <w:lang w:eastAsia="x-none"/>
          </w:rPr>
          <w:t>R1-1805803</w:t>
        </w:r>
      </w:hyperlink>
      <w:r w:rsidR="00B47A9D" w:rsidRPr="00AF1E60">
        <w:rPr>
          <w:b/>
          <w:lang w:eastAsia="x-none"/>
        </w:rPr>
        <w:tab/>
        <w:t>LS on the design of PRACH table</w:t>
      </w:r>
      <w:r w:rsidR="00B47A9D" w:rsidRPr="00AF1E60">
        <w:rPr>
          <w:b/>
          <w:lang w:eastAsia="x-none"/>
        </w:rPr>
        <w:tab/>
        <w:t>RAN2, Huawei</w:t>
      </w:r>
    </w:p>
    <w:p w14:paraId="7D88DD16" w14:textId="187292F4" w:rsidR="00B47A9D" w:rsidRPr="00B47A9D" w:rsidRDefault="0077723D" w:rsidP="0077723D">
      <w:pPr>
        <w:rPr>
          <w:lang w:eastAsia="x-none"/>
        </w:rPr>
      </w:pPr>
      <w:r w:rsidRPr="00B93AFF">
        <w:rPr>
          <w:rFonts w:ascii="Times New Roman" w:hAnsi="Times New Roman"/>
          <w:b/>
          <w:szCs w:val="20"/>
        </w:rPr>
        <w:t xml:space="preserve">Decision: </w:t>
      </w:r>
      <w:r w:rsidRPr="00B93AFF">
        <w:rPr>
          <w:rFonts w:ascii="Times New Roman" w:hAnsi="Times New Roman"/>
          <w:szCs w:val="20"/>
        </w:rPr>
        <w:t xml:space="preserve">The document is noted. </w:t>
      </w:r>
      <w:r w:rsidR="00B47A9D" w:rsidRPr="00B93AFF">
        <w:rPr>
          <w:lang w:eastAsia="x-none"/>
        </w:rPr>
        <w:t>Details to be handled 7.1.1.4</w:t>
      </w:r>
      <w:r w:rsidR="00F71200" w:rsidRPr="00B93AFF">
        <w:rPr>
          <w:lang w:eastAsia="x-none"/>
        </w:rPr>
        <w:t>. Reply LS is necessary</w:t>
      </w:r>
      <w:r w:rsidR="00B93AFF">
        <w:rPr>
          <w:lang w:eastAsia="x-none"/>
        </w:rPr>
        <w:t>.</w:t>
      </w:r>
    </w:p>
    <w:p w14:paraId="0696864A" w14:textId="12B8A274" w:rsidR="00B47A9D" w:rsidRPr="00B47A9D" w:rsidRDefault="0058452E" w:rsidP="00B47A9D">
      <w:pPr>
        <w:ind w:left="720" w:hanging="720"/>
        <w:rPr>
          <w:lang w:eastAsia="x-none"/>
        </w:rPr>
      </w:pPr>
      <w:hyperlink r:id="rId35" w:history="1">
        <w:r w:rsidR="000F2B08">
          <w:rPr>
            <w:rStyle w:val="Hyperlink"/>
            <w:lang w:eastAsia="x-none"/>
          </w:rPr>
          <w:t>R1-1806415</w:t>
        </w:r>
      </w:hyperlink>
      <w:r w:rsidR="00B47A9D" w:rsidRPr="00B47A9D">
        <w:rPr>
          <w:lang w:eastAsia="x-none"/>
        </w:rPr>
        <w:tab/>
        <w:t>Draft Reply LS on the design of PRACH table</w:t>
      </w:r>
      <w:r w:rsidR="00B47A9D" w:rsidRPr="00B47A9D">
        <w:rPr>
          <w:lang w:eastAsia="x-none"/>
        </w:rPr>
        <w:tab/>
        <w:t>Ericsson</w:t>
      </w:r>
    </w:p>
    <w:p w14:paraId="57AA6A92" w14:textId="5DA514B1" w:rsidR="00B47A9D" w:rsidRPr="00B47A9D" w:rsidRDefault="0058452E" w:rsidP="00B47A9D">
      <w:pPr>
        <w:ind w:left="720" w:hanging="720"/>
        <w:rPr>
          <w:lang w:eastAsia="x-none"/>
        </w:rPr>
      </w:pPr>
      <w:hyperlink r:id="rId36" w:history="1">
        <w:r w:rsidR="000F2B08">
          <w:rPr>
            <w:rStyle w:val="Hyperlink"/>
            <w:lang w:eastAsia="x-none"/>
          </w:rPr>
          <w:t>R1-1806908</w:t>
        </w:r>
      </w:hyperlink>
      <w:r w:rsidR="00B47A9D" w:rsidRPr="00B47A9D">
        <w:rPr>
          <w:lang w:eastAsia="x-none"/>
        </w:rPr>
        <w:tab/>
        <w:t>Draft reply LS on the design of PRACH table</w:t>
      </w:r>
      <w:r w:rsidR="00B47A9D" w:rsidRPr="00B47A9D">
        <w:rPr>
          <w:lang w:eastAsia="x-none"/>
        </w:rPr>
        <w:tab/>
        <w:t>Huawei, HiSilicon</w:t>
      </w:r>
    </w:p>
    <w:p w14:paraId="3FC74AE4" w14:textId="77777777" w:rsidR="00B47A9D" w:rsidRPr="00B47A9D" w:rsidRDefault="00B47A9D" w:rsidP="00B47A9D">
      <w:pPr>
        <w:ind w:left="720" w:hanging="720"/>
        <w:rPr>
          <w:lang w:eastAsia="x-none"/>
        </w:rPr>
      </w:pPr>
    </w:p>
    <w:p w14:paraId="5B90DD3A" w14:textId="15F1F16D" w:rsidR="00B47A9D" w:rsidRPr="00AF1E60" w:rsidRDefault="0058452E" w:rsidP="00B47A9D">
      <w:pPr>
        <w:ind w:left="720" w:hanging="720"/>
        <w:rPr>
          <w:b/>
          <w:lang w:eastAsia="x-none"/>
        </w:rPr>
      </w:pPr>
      <w:hyperlink r:id="rId37" w:history="1">
        <w:r w:rsidR="000F2B08">
          <w:rPr>
            <w:rStyle w:val="Hyperlink"/>
            <w:b/>
            <w:lang w:eastAsia="x-none"/>
          </w:rPr>
          <w:t>R1-1805814</w:t>
        </w:r>
      </w:hyperlink>
      <w:r w:rsidR="00B47A9D" w:rsidRPr="00AF1E60">
        <w:rPr>
          <w:b/>
          <w:lang w:eastAsia="x-none"/>
        </w:rPr>
        <w:tab/>
        <w:t>Reply LS on MSG3 size for NR</w:t>
      </w:r>
      <w:r w:rsidR="00B47A9D" w:rsidRPr="00AF1E60">
        <w:rPr>
          <w:b/>
          <w:lang w:eastAsia="x-none"/>
        </w:rPr>
        <w:tab/>
        <w:t>RAN2, Huawei</w:t>
      </w:r>
    </w:p>
    <w:p w14:paraId="5F83D016" w14:textId="72724660" w:rsidR="00B47A9D" w:rsidRPr="00B47A9D" w:rsidRDefault="0077723D" w:rsidP="0077723D">
      <w:pPr>
        <w:rPr>
          <w:lang w:eastAsia="x-none"/>
        </w:rPr>
      </w:pPr>
      <w:r w:rsidRPr="00B93AFF">
        <w:rPr>
          <w:rFonts w:ascii="Times New Roman" w:hAnsi="Times New Roman"/>
          <w:b/>
          <w:szCs w:val="20"/>
        </w:rPr>
        <w:t xml:space="preserve">Decision: </w:t>
      </w:r>
      <w:r w:rsidRPr="00B93AFF">
        <w:rPr>
          <w:rFonts w:ascii="Times New Roman" w:hAnsi="Times New Roman"/>
          <w:szCs w:val="20"/>
        </w:rPr>
        <w:t xml:space="preserve">The document is noted. </w:t>
      </w:r>
      <w:r w:rsidR="00B47A9D" w:rsidRPr="00B93AFF">
        <w:rPr>
          <w:lang w:eastAsia="x-none"/>
        </w:rPr>
        <w:t>Details to be handled under 7.1.1.4.2</w:t>
      </w:r>
      <w:r w:rsidR="00F71200" w:rsidRPr="00B93AFF">
        <w:rPr>
          <w:lang w:eastAsia="x-none"/>
        </w:rPr>
        <w:t>. Reply LS is necessary</w:t>
      </w:r>
      <w:r w:rsidR="00B93AFF" w:rsidRPr="00B93AFF">
        <w:rPr>
          <w:lang w:eastAsia="x-none"/>
        </w:rPr>
        <w:t>.</w:t>
      </w:r>
    </w:p>
    <w:p w14:paraId="5ED2C9E9" w14:textId="295A6881" w:rsidR="00B47A9D" w:rsidRPr="00B47A9D" w:rsidRDefault="0058452E" w:rsidP="00B47A9D">
      <w:pPr>
        <w:ind w:left="720" w:hanging="720"/>
        <w:rPr>
          <w:lang w:eastAsia="x-none"/>
        </w:rPr>
      </w:pPr>
      <w:hyperlink r:id="rId38" w:history="1">
        <w:r w:rsidR="000F2B08">
          <w:rPr>
            <w:rStyle w:val="Hyperlink"/>
            <w:lang w:eastAsia="x-none"/>
          </w:rPr>
          <w:t>R1-1806418</w:t>
        </w:r>
      </w:hyperlink>
      <w:r w:rsidR="00B47A9D" w:rsidRPr="00B47A9D">
        <w:rPr>
          <w:lang w:eastAsia="x-none"/>
        </w:rPr>
        <w:tab/>
        <w:t>Draft Reply LS on MSG3 size for NR</w:t>
      </w:r>
      <w:r w:rsidR="00B47A9D" w:rsidRPr="00B47A9D">
        <w:rPr>
          <w:lang w:eastAsia="x-none"/>
        </w:rPr>
        <w:tab/>
        <w:t>Ericsson</w:t>
      </w:r>
    </w:p>
    <w:p w14:paraId="5798DB64" w14:textId="7F11E792" w:rsidR="00B47A9D" w:rsidRPr="00B47A9D" w:rsidRDefault="0058452E" w:rsidP="00B47A9D">
      <w:pPr>
        <w:ind w:left="720" w:hanging="720"/>
        <w:rPr>
          <w:lang w:eastAsia="x-none"/>
        </w:rPr>
      </w:pPr>
      <w:hyperlink r:id="rId39" w:history="1">
        <w:r w:rsidR="000F2B08">
          <w:rPr>
            <w:rStyle w:val="Hyperlink"/>
            <w:lang w:eastAsia="x-none"/>
          </w:rPr>
          <w:t>R1-1807308</w:t>
        </w:r>
      </w:hyperlink>
      <w:r w:rsidR="00B47A9D" w:rsidRPr="00B47A9D">
        <w:rPr>
          <w:lang w:eastAsia="x-none"/>
        </w:rPr>
        <w:tab/>
        <w:t>Draft reply LS on MSG3 size for NR</w:t>
      </w:r>
      <w:r w:rsidR="00B47A9D" w:rsidRPr="00B47A9D">
        <w:rPr>
          <w:lang w:eastAsia="x-none"/>
        </w:rPr>
        <w:tab/>
        <w:t>Huawei, HiSilicon</w:t>
      </w:r>
    </w:p>
    <w:p w14:paraId="1E256CD0" w14:textId="77777777" w:rsidR="00B47A9D" w:rsidRPr="00B47A9D" w:rsidRDefault="00B47A9D" w:rsidP="00B47A9D">
      <w:pPr>
        <w:ind w:left="720" w:hanging="720"/>
        <w:rPr>
          <w:lang w:eastAsia="x-none"/>
        </w:rPr>
      </w:pPr>
    </w:p>
    <w:p w14:paraId="1CCC271B" w14:textId="588B4D46" w:rsidR="00B47A9D" w:rsidRPr="00AF1E60" w:rsidRDefault="0058452E" w:rsidP="00B47A9D">
      <w:pPr>
        <w:ind w:left="720" w:hanging="720"/>
        <w:rPr>
          <w:b/>
          <w:lang w:eastAsia="x-none"/>
        </w:rPr>
      </w:pPr>
      <w:hyperlink r:id="rId40" w:history="1">
        <w:r w:rsidR="000F2B08">
          <w:rPr>
            <w:rStyle w:val="Hyperlink"/>
            <w:b/>
            <w:lang w:eastAsia="x-none"/>
          </w:rPr>
          <w:t>R1-1806414</w:t>
        </w:r>
      </w:hyperlink>
      <w:r w:rsidR="00B47A9D" w:rsidRPr="00AF1E60">
        <w:rPr>
          <w:b/>
          <w:lang w:eastAsia="x-none"/>
        </w:rPr>
        <w:tab/>
        <w:t>Draft Reply LS on messagePowerOffsetGroupB RAN2</w:t>
      </w:r>
      <w:r w:rsidR="00B47A9D" w:rsidRPr="00AF1E60">
        <w:rPr>
          <w:b/>
          <w:lang w:eastAsia="x-none"/>
        </w:rPr>
        <w:tab/>
        <w:t>Ericsson</w:t>
      </w:r>
    </w:p>
    <w:p w14:paraId="5F04EB7B" w14:textId="66A10D2A" w:rsidR="00B47A9D" w:rsidRPr="00B47A9D" w:rsidRDefault="00AF1E60" w:rsidP="00B47A9D">
      <w:pPr>
        <w:ind w:left="720" w:hanging="720"/>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w:t>
      </w:r>
      <w:r w:rsidR="001F3C3E">
        <w:rPr>
          <w:rFonts w:ascii="Times New Roman" w:hAnsi="Times New Roman"/>
          <w:szCs w:val="20"/>
        </w:rPr>
        <w:t xml:space="preserve">(oversight from last meeting) </w:t>
      </w:r>
      <w:r w:rsidRPr="00777035">
        <w:rPr>
          <w:rFonts w:ascii="Times New Roman" w:hAnsi="Times New Roman"/>
          <w:szCs w:val="20"/>
        </w:rPr>
        <w:t xml:space="preserve">is </w:t>
      </w:r>
      <w:r>
        <w:rPr>
          <w:rFonts w:ascii="Times New Roman" w:hAnsi="Times New Roman"/>
          <w:szCs w:val="20"/>
        </w:rPr>
        <w:t>noted</w:t>
      </w:r>
      <w:r w:rsidR="001F3C3E">
        <w:rPr>
          <w:rFonts w:ascii="Times New Roman" w:hAnsi="Times New Roman"/>
          <w:szCs w:val="20"/>
        </w:rPr>
        <w:t xml:space="preserve"> and final LS is </w:t>
      </w:r>
      <w:r w:rsidR="001F3C3E" w:rsidRPr="001F3C3E">
        <w:rPr>
          <w:rFonts w:ascii="Times New Roman" w:hAnsi="Times New Roman"/>
          <w:szCs w:val="20"/>
          <w:highlight w:val="green"/>
        </w:rPr>
        <w:t xml:space="preserve">approved in </w:t>
      </w:r>
      <w:hyperlink r:id="rId41" w:history="1">
        <w:r w:rsidR="000F2B08">
          <w:rPr>
            <w:rStyle w:val="Hyperlink"/>
            <w:rFonts w:ascii="Times New Roman" w:hAnsi="Times New Roman"/>
            <w:szCs w:val="20"/>
            <w:highlight w:val="green"/>
          </w:rPr>
          <w:t>R1-1807650</w:t>
        </w:r>
      </w:hyperlink>
      <w:r w:rsidR="001F3C3E">
        <w:rPr>
          <w:rFonts w:ascii="Times New Roman" w:hAnsi="Times New Roman"/>
          <w:szCs w:val="20"/>
        </w:rPr>
        <w:t>.</w:t>
      </w:r>
    </w:p>
    <w:p w14:paraId="5ACAC21F" w14:textId="77777777" w:rsidR="00B47A9D" w:rsidRPr="00B47A9D" w:rsidRDefault="00B47A9D" w:rsidP="00B47A9D">
      <w:pPr>
        <w:ind w:left="720" w:hanging="720"/>
        <w:rPr>
          <w:lang w:eastAsia="x-none"/>
        </w:rPr>
      </w:pPr>
    </w:p>
    <w:p w14:paraId="2F860371" w14:textId="0D410D03" w:rsidR="00B47A9D" w:rsidRPr="001F3C3E" w:rsidRDefault="0058452E" w:rsidP="00B47A9D">
      <w:pPr>
        <w:ind w:left="720" w:hanging="720"/>
        <w:rPr>
          <w:b/>
          <w:lang w:eastAsia="x-none"/>
        </w:rPr>
      </w:pPr>
      <w:hyperlink r:id="rId42" w:history="1">
        <w:r w:rsidR="000F2B08">
          <w:rPr>
            <w:rStyle w:val="Hyperlink"/>
            <w:b/>
            <w:lang w:eastAsia="x-none"/>
          </w:rPr>
          <w:t>R1-1805807</w:t>
        </w:r>
      </w:hyperlink>
      <w:r w:rsidR="00B47A9D" w:rsidRPr="001F3C3E">
        <w:rPr>
          <w:b/>
          <w:lang w:eastAsia="x-none"/>
        </w:rPr>
        <w:tab/>
        <w:t>LS on SSB-based Beam Management, Beam Failure Detection, RLM</w:t>
      </w:r>
      <w:r w:rsidR="00B47A9D" w:rsidRPr="001F3C3E">
        <w:rPr>
          <w:b/>
          <w:lang w:eastAsia="x-none"/>
        </w:rPr>
        <w:tab/>
        <w:t>RAN2, ZTE</w:t>
      </w:r>
    </w:p>
    <w:p w14:paraId="5EC12CA9" w14:textId="495E5F2D" w:rsidR="001F3C3E" w:rsidRDefault="001F3C3E" w:rsidP="00B47A9D">
      <w:pPr>
        <w:ind w:left="720" w:hanging="720"/>
        <w:rPr>
          <w:rFonts w:ascii="Times New Roman" w:hAnsi="Times New Roman"/>
          <w:szCs w:val="20"/>
        </w:rPr>
      </w:pPr>
      <w:r w:rsidRPr="00B93AFF">
        <w:rPr>
          <w:rFonts w:ascii="Times New Roman" w:hAnsi="Times New Roman"/>
          <w:b/>
          <w:szCs w:val="20"/>
        </w:rPr>
        <w:t xml:space="preserve">Decision: </w:t>
      </w:r>
      <w:r w:rsidRPr="00B93AFF">
        <w:rPr>
          <w:rFonts w:ascii="Times New Roman" w:hAnsi="Times New Roman"/>
          <w:szCs w:val="20"/>
        </w:rPr>
        <w:t xml:space="preserve">The document is noted. </w:t>
      </w:r>
      <w:r w:rsidR="00F71200" w:rsidRPr="00B93AFF">
        <w:rPr>
          <w:lang w:eastAsia="x-none"/>
        </w:rPr>
        <w:t>Reply LS is necessary?</w:t>
      </w:r>
      <w:r w:rsidR="00B93AFF" w:rsidRPr="00B93AFF">
        <w:rPr>
          <w:lang w:eastAsia="x-none"/>
        </w:rPr>
        <w:t xml:space="preserve"> </w:t>
      </w:r>
    </w:p>
    <w:p w14:paraId="433EDA45" w14:textId="779AE234" w:rsidR="00B47A9D" w:rsidRPr="001F3C3E" w:rsidRDefault="0058452E" w:rsidP="00B47A9D">
      <w:pPr>
        <w:ind w:left="720" w:hanging="720"/>
        <w:rPr>
          <w:b/>
          <w:lang w:eastAsia="x-none"/>
        </w:rPr>
      </w:pPr>
      <w:hyperlink r:id="rId43" w:history="1">
        <w:r w:rsidR="000F2B08">
          <w:rPr>
            <w:rStyle w:val="Hyperlink"/>
            <w:b/>
            <w:lang w:eastAsia="x-none"/>
          </w:rPr>
          <w:t>R1-1805811</w:t>
        </w:r>
      </w:hyperlink>
      <w:r w:rsidR="00B47A9D" w:rsidRPr="001F3C3E">
        <w:rPr>
          <w:b/>
          <w:lang w:eastAsia="x-none"/>
        </w:rPr>
        <w:tab/>
        <w:t>LS to RAN1 on Removing RLM-RS Restriction in TS 38.331 ASN.1</w:t>
      </w:r>
      <w:r w:rsidR="00B47A9D" w:rsidRPr="001F3C3E">
        <w:rPr>
          <w:b/>
          <w:lang w:eastAsia="x-none"/>
        </w:rPr>
        <w:tab/>
        <w:t>RAN2, Samsung</w:t>
      </w:r>
    </w:p>
    <w:p w14:paraId="5D486933" w14:textId="453AADA9" w:rsidR="00B47A9D" w:rsidRDefault="001F3C3E" w:rsidP="00B47A9D">
      <w:pPr>
        <w:ind w:left="720" w:hanging="720"/>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noted. </w:t>
      </w:r>
      <w:r w:rsidR="00B47A9D" w:rsidRPr="00B47A9D">
        <w:rPr>
          <w:lang w:eastAsia="x-none"/>
        </w:rPr>
        <w:t>Details to be handled under 7.1.1.5 &amp; 7.1.2.2</w:t>
      </w:r>
      <w:r w:rsidR="00F71200" w:rsidRPr="00AF3448">
        <w:rPr>
          <w:lang w:eastAsia="x-none"/>
        </w:rPr>
        <w:t>. Reply LS is necessary?</w:t>
      </w:r>
    </w:p>
    <w:p w14:paraId="3214F5C2" w14:textId="0B79A956" w:rsidR="001F3C3E" w:rsidRPr="00B47A9D" w:rsidRDefault="001F3C3E" w:rsidP="00B47A9D">
      <w:pPr>
        <w:ind w:left="720" w:hanging="720"/>
        <w:rPr>
          <w:lang w:eastAsia="x-none"/>
        </w:rPr>
      </w:pPr>
      <w:r w:rsidRPr="001F3C3E">
        <w:rPr>
          <w:rFonts w:ascii="Times New Roman" w:hAnsi="Times New Roman"/>
          <w:szCs w:val="20"/>
        </w:rPr>
        <w:t>Huawei:</w:t>
      </w:r>
      <w:r w:rsidRPr="001F3C3E">
        <w:rPr>
          <w:lang w:eastAsia="x-none"/>
        </w:rPr>
        <w:t xml:space="preserve"> </w:t>
      </w:r>
      <w:r>
        <w:rPr>
          <w:lang w:eastAsia="x-none"/>
        </w:rPr>
        <w:t>RAN2 LS is in contradiction with RAN1 agreement – following draft reply LS has been prepared in that context.</w:t>
      </w:r>
    </w:p>
    <w:p w14:paraId="3DF8A517" w14:textId="02B0C92D" w:rsidR="00B47A9D" w:rsidRPr="00B47A9D" w:rsidRDefault="0058452E" w:rsidP="00B47A9D">
      <w:pPr>
        <w:ind w:left="720" w:hanging="720"/>
        <w:rPr>
          <w:lang w:eastAsia="x-none"/>
        </w:rPr>
      </w:pPr>
      <w:hyperlink r:id="rId44" w:history="1">
        <w:r w:rsidR="000F2B08">
          <w:rPr>
            <w:rStyle w:val="Hyperlink"/>
            <w:lang w:eastAsia="x-none"/>
          </w:rPr>
          <w:t>R1-1807132</w:t>
        </w:r>
      </w:hyperlink>
      <w:r w:rsidR="00B47A9D" w:rsidRPr="00B47A9D">
        <w:rPr>
          <w:lang w:eastAsia="x-none"/>
        </w:rPr>
        <w:tab/>
        <w:t>[Draft] Reply LS on Removing RLM-RS Restriction</w:t>
      </w:r>
      <w:r w:rsidR="00B47A9D" w:rsidRPr="00B47A9D">
        <w:rPr>
          <w:lang w:eastAsia="x-none"/>
        </w:rPr>
        <w:tab/>
        <w:t>Huawei, HiSilicon</w:t>
      </w:r>
    </w:p>
    <w:p w14:paraId="06E23BD9" w14:textId="53CD5B51" w:rsidR="00B47A9D" w:rsidRDefault="00AF3448" w:rsidP="00B47A9D">
      <w:pPr>
        <w:ind w:left="720" w:hanging="720"/>
        <w:rPr>
          <w:lang w:eastAsia="x-none"/>
        </w:rPr>
      </w:pPr>
      <w:r w:rsidRPr="00B93AFF">
        <w:rPr>
          <w:lang w:eastAsia="x-none"/>
        </w:rPr>
        <w:t>Friday: No need to reply.</w:t>
      </w:r>
    </w:p>
    <w:p w14:paraId="0835254B" w14:textId="77777777" w:rsidR="00AF3448" w:rsidRPr="00B47A9D" w:rsidRDefault="00AF3448" w:rsidP="00B47A9D">
      <w:pPr>
        <w:ind w:left="720" w:hanging="720"/>
        <w:rPr>
          <w:lang w:eastAsia="x-none"/>
        </w:rPr>
      </w:pPr>
    </w:p>
    <w:p w14:paraId="301EBB2A" w14:textId="1B6927E1" w:rsidR="00B47A9D" w:rsidRPr="001F3C3E" w:rsidRDefault="0058452E" w:rsidP="00B47A9D">
      <w:pPr>
        <w:ind w:left="720" w:hanging="720"/>
        <w:rPr>
          <w:b/>
          <w:lang w:eastAsia="x-none"/>
        </w:rPr>
      </w:pPr>
      <w:hyperlink r:id="rId45" w:history="1">
        <w:r w:rsidR="000F2B08">
          <w:rPr>
            <w:rStyle w:val="Hyperlink"/>
            <w:b/>
            <w:lang w:eastAsia="x-none"/>
          </w:rPr>
          <w:t>R1-1805802</w:t>
        </w:r>
      </w:hyperlink>
      <w:r w:rsidR="00B47A9D" w:rsidRPr="001F3C3E">
        <w:rPr>
          <w:b/>
          <w:lang w:eastAsia="x-none"/>
        </w:rPr>
        <w:tab/>
        <w:t>Reply LS on beam failure recovery</w:t>
      </w:r>
      <w:r w:rsidR="00B47A9D" w:rsidRPr="001F3C3E">
        <w:rPr>
          <w:b/>
          <w:lang w:eastAsia="x-none"/>
        </w:rPr>
        <w:tab/>
        <w:t>RAN2, Ericsson</w:t>
      </w:r>
    </w:p>
    <w:p w14:paraId="25FF111A" w14:textId="50F6EA7B" w:rsidR="00B47A9D" w:rsidRPr="00B47A9D" w:rsidRDefault="0077723D" w:rsidP="0077723D">
      <w:pPr>
        <w:rPr>
          <w:lang w:eastAsia="x-none"/>
        </w:rPr>
      </w:pPr>
      <w:r w:rsidRPr="00AF3448">
        <w:rPr>
          <w:rFonts w:ascii="Times New Roman" w:hAnsi="Times New Roman"/>
          <w:b/>
          <w:szCs w:val="20"/>
        </w:rPr>
        <w:t xml:space="preserve">Decision: </w:t>
      </w:r>
      <w:r w:rsidRPr="00AF3448">
        <w:rPr>
          <w:rFonts w:ascii="Times New Roman" w:hAnsi="Times New Roman"/>
          <w:szCs w:val="20"/>
        </w:rPr>
        <w:t xml:space="preserve">The document is noted. </w:t>
      </w:r>
      <w:r w:rsidR="00B47A9D" w:rsidRPr="00AF3448">
        <w:rPr>
          <w:lang w:eastAsia="x-none"/>
        </w:rPr>
        <w:t>Details to be handled under 7.1.2.2.4. Reply LS is necessary</w:t>
      </w:r>
      <w:r w:rsidR="00F71200" w:rsidRPr="00AF3448">
        <w:rPr>
          <w:lang w:eastAsia="x-none"/>
        </w:rPr>
        <w:t>.</w:t>
      </w:r>
    </w:p>
    <w:p w14:paraId="453FD9ED" w14:textId="4A1371C3" w:rsidR="00B47A9D" w:rsidRPr="00B47A9D" w:rsidRDefault="0058452E" w:rsidP="00B47A9D">
      <w:pPr>
        <w:ind w:left="720" w:hanging="720"/>
        <w:rPr>
          <w:lang w:eastAsia="x-none"/>
        </w:rPr>
      </w:pPr>
      <w:hyperlink r:id="rId46" w:history="1">
        <w:r w:rsidR="000F2B08">
          <w:rPr>
            <w:rStyle w:val="Hyperlink"/>
            <w:lang w:eastAsia="x-none"/>
          </w:rPr>
          <w:t>R1-1806208</w:t>
        </w:r>
      </w:hyperlink>
      <w:r w:rsidR="00B47A9D" w:rsidRPr="00B47A9D">
        <w:rPr>
          <w:lang w:eastAsia="x-none"/>
        </w:rPr>
        <w:tab/>
        <w:t>Draft LS reply on beam failure recovery</w:t>
      </w:r>
      <w:r w:rsidR="00B47A9D" w:rsidRPr="00B47A9D">
        <w:rPr>
          <w:lang w:eastAsia="x-none"/>
        </w:rPr>
        <w:tab/>
        <w:t>Ericsson</w:t>
      </w:r>
    </w:p>
    <w:p w14:paraId="3D983DE0" w14:textId="2BC0B913" w:rsidR="00B47A9D" w:rsidRPr="00B47A9D" w:rsidRDefault="0058452E" w:rsidP="00B47A9D">
      <w:pPr>
        <w:ind w:left="720" w:hanging="720"/>
        <w:rPr>
          <w:lang w:eastAsia="x-none"/>
        </w:rPr>
      </w:pPr>
      <w:hyperlink r:id="rId47" w:history="1">
        <w:r w:rsidR="000F2B08">
          <w:rPr>
            <w:rStyle w:val="Hyperlink"/>
            <w:lang w:eastAsia="x-none"/>
          </w:rPr>
          <w:t>R1-1806478</w:t>
        </w:r>
      </w:hyperlink>
      <w:r w:rsidR="00B47A9D" w:rsidRPr="00B47A9D">
        <w:rPr>
          <w:lang w:eastAsia="x-none"/>
        </w:rPr>
        <w:tab/>
        <w:t>Draft Response to LS on Beam Failure Recovery</w:t>
      </w:r>
      <w:r w:rsidR="00B47A9D" w:rsidRPr="00B47A9D">
        <w:rPr>
          <w:lang w:eastAsia="x-none"/>
        </w:rPr>
        <w:tab/>
        <w:t>Intel Corporation</w:t>
      </w:r>
    </w:p>
    <w:p w14:paraId="148A9FFB" w14:textId="387B118F" w:rsidR="00B47A9D" w:rsidRPr="00B47A9D" w:rsidRDefault="0058452E" w:rsidP="00B47A9D">
      <w:pPr>
        <w:ind w:left="720" w:hanging="720"/>
        <w:rPr>
          <w:lang w:eastAsia="x-none"/>
        </w:rPr>
      </w:pPr>
      <w:hyperlink r:id="rId48" w:history="1">
        <w:r w:rsidR="000F2B08">
          <w:rPr>
            <w:rStyle w:val="Hyperlink"/>
            <w:lang w:eastAsia="x-none"/>
          </w:rPr>
          <w:t>R1-1807129</w:t>
        </w:r>
      </w:hyperlink>
      <w:r w:rsidR="00B47A9D" w:rsidRPr="00B47A9D">
        <w:rPr>
          <w:lang w:eastAsia="x-none"/>
        </w:rPr>
        <w:tab/>
        <w:t>[Draft] Reply LS on beam failure recovery</w:t>
      </w:r>
      <w:r w:rsidR="00B47A9D" w:rsidRPr="00B47A9D">
        <w:rPr>
          <w:lang w:eastAsia="x-none"/>
        </w:rPr>
        <w:tab/>
        <w:t>Huawei, HiSilicon</w:t>
      </w:r>
    </w:p>
    <w:p w14:paraId="25281F5A" w14:textId="3C64B532" w:rsidR="00B47A9D" w:rsidRPr="00B47A9D" w:rsidRDefault="0058452E" w:rsidP="00B47A9D">
      <w:pPr>
        <w:ind w:left="720" w:hanging="720"/>
        <w:rPr>
          <w:lang w:eastAsia="x-none"/>
        </w:rPr>
      </w:pPr>
      <w:hyperlink r:id="rId49" w:history="1">
        <w:r w:rsidR="000F2B08">
          <w:rPr>
            <w:rStyle w:val="Hyperlink"/>
            <w:lang w:eastAsia="x-none"/>
          </w:rPr>
          <w:t>R1-1807143</w:t>
        </w:r>
      </w:hyperlink>
      <w:r w:rsidR="00B47A9D" w:rsidRPr="00B47A9D">
        <w:rPr>
          <w:lang w:eastAsia="x-none"/>
        </w:rPr>
        <w:tab/>
        <w:t>[DRAFT] LS reply on beam failure recovery</w:t>
      </w:r>
      <w:r w:rsidR="00B47A9D" w:rsidRPr="00B47A9D">
        <w:rPr>
          <w:lang w:eastAsia="x-none"/>
        </w:rPr>
        <w:tab/>
        <w:t>NTT DOCOMO, INC.</w:t>
      </w:r>
    </w:p>
    <w:p w14:paraId="0F4777E5" w14:textId="7D884CF3" w:rsidR="00B47A9D" w:rsidRPr="00B47A9D" w:rsidRDefault="0058452E" w:rsidP="00B47A9D">
      <w:pPr>
        <w:ind w:left="720" w:hanging="720"/>
        <w:rPr>
          <w:lang w:eastAsia="x-none"/>
        </w:rPr>
      </w:pPr>
      <w:hyperlink r:id="rId50" w:history="1">
        <w:r w:rsidR="000F2B08">
          <w:rPr>
            <w:rStyle w:val="Hyperlink"/>
            <w:lang w:eastAsia="x-none"/>
          </w:rPr>
          <w:t>R1-1807180</w:t>
        </w:r>
      </w:hyperlink>
      <w:r w:rsidR="00B47A9D" w:rsidRPr="00B47A9D">
        <w:rPr>
          <w:lang w:eastAsia="x-none"/>
        </w:rPr>
        <w:tab/>
        <w:t>Draft LS Response to RAN2 on beam failure recovery</w:t>
      </w:r>
      <w:r w:rsidR="00B47A9D" w:rsidRPr="00B47A9D">
        <w:rPr>
          <w:lang w:eastAsia="x-none"/>
        </w:rPr>
        <w:tab/>
        <w:t>Nokia, Nokia Shanghai Bell</w:t>
      </w:r>
    </w:p>
    <w:p w14:paraId="43CF4882" w14:textId="77777777" w:rsidR="00B47A9D" w:rsidRPr="00B47A9D" w:rsidRDefault="00B47A9D" w:rsidP="00B47A9D">
      <w:pPr>
        <w:ind w:left="720" w:hanging="720"/>
        <w:rPr>
          <w:lang w:eastAsia="x-none"/>
        </w:rPr>
      </w:pPr>
    </w:p>
    <w:p w14:paraId="021D8589" w14:textId="7138E07B" w:rsidR="00B47A9D" w:rsidRPr="001F3C3E" w:rsidRDefault="0058452E" w:rsidP="00B47A9D">
      <w:pPr>
        <w:ind w:left="720" w:hanging="720"/>
        <w:rPr>
          <w:b/>
          <w:lang w:eastAsia="x-none"/>
        </w:rPr>
      </w:pPr>
      <w:hyperlink r:id="rId51" w:history="1">
        <w:r w:rsidR="000F2B08">
          <w:rPr>
            <w:rStyle w:val="Hyperlink"/>
            <w:b/>
            <w:lang w:eastAsia="x-none"/>
          </w:rPr>
          <w:t>R1-1805808</w:t>
        </w:r>
      </w:hyperlink>
      <w:r w:rsidR="00B47A9D" w:rsidRPr="001F3C3E">
        <w:rPr>
          <w:b/>
          <w:lang w:eastAsia="x-none"/>
        </w:rPr>
        <w:tab/>
        <w:t>LS on Removal of csi-RS-for-tracking from TCI-State</w:t>
      </w:r>
      <w:r w:rsidR="00B47A9D" w:rsidRPr="001F3C3E">
        <w:rPr>
          <w:b/>
          <w:lang w:eastAsia="x-none"/>
        </w:rPr>
        <w:tab/>
        <w:t>RAN2, ZTE</w:t>
      </w:r>
    </w:p>
    <w:p w14:paraId="4198983C" w14:textId="3CD5C3F2" w:rsidR="00B47A9D" w:rsidRPr="00B47A9D" w:rsidRDefault="0077723D" w:rsidP="0077723D">
      <w:pPr>
        <w:rPr>
          <w:lang w:eastAsia="x-none"/>
        </w:rPr>
      </w:pPr>
      <w:r w:rsidRPr="00AF3448">
        <w:rPr>
          <w:rFonts w:ascii="Times New Roman" w:hAnsi="Times New Roman"/>
          <w:b/>
          <w:szCs w:val="20"/>
        </w:rPr>
        <w:t xml:space="preserve">Decision: </w:t>
      </w:r>
      <w:r w:rsidRPr="00AF3448">
        <w:rPr>
          <w:rFonts w:ascii="Times New Roman" w:hAnsi="Times New Roman"/>
          <w:szCs w:val="20"/>
        </w:rPr>
        <w:t xml:space="preserve">The document is noted. </w:t>
      </w:r>
      <w:r w:rsidR="00B47A9D" w:rsidRPr="00AF3448">
        <w:rPr>
          <w:lang w:eastAsia="x-none"/>
        </w:rPr>
        <w:t>Details to be handled under 7.1.2. Reply LS is necessary</w:t>
      </w:r>
      <w:r w:rsidR="00F71200" w:rsidRPr="00AF3448">
        <w:rPr>
          <w:lang w:eastAsia="x-none"/>
        </w:rPr>
        <w:t>.</w:t>
      </w:r>
    </w:p>
    <w:p w14:paraId="161509DF" w14:textId="7410481E" w:rsidR="00B47A9D" w:rsidRPr="00B47A9D" w:rsidRDefault="0058452E" w:rsidP="00B47A9D">
      <w:pPr>
        <w:ind w:left="720" w:hanging="720"/>
        <w:rPr>
          <w:lang w:eastAsia="x-none"/>
        </w:rPr>
      </w:pPr>
      <w:hyperlink r:id="rId52" w:history="1">
        <w:r w:rsidR="000F2B08">
          <w:rPr>
            <w:rStyle w:val="Hyperlink"/>
            <w:lang w:eastAsia="x-none"/>
          </w:rPr>
          <w:t>R1-1805838</w:t>
        </w:r>
      </w:hyperlink>
      <w:r w:rsidR="00B47A9D" w:rsidRPr="00B47A9D">
        <w:rPr>
          <w:lang w:eastAsia="x-none"/>
        </w:rPr>
        <w:tab/>
        <w:t>[Draft] Reply LS on removal of CSI-RS-for-tracking from TCI-State</w:t>
      </w:r>
      <w:r w:rsidR="00B47A9D" w:rsidRPr="00B47A9D">
        <w:rPr>
          <w:lang w:eastAsia="x-none"/>
        </w:rPr>
        <w:tab/>
        <w:t>ZTE</w:t>
      </w:r>
    </w:p>
    <w:p w14:paraId="402872D9" w14:textId="565FBB0F" w:rsidR="00B47A9D" w:rsidRPr="00B47A9D" w:rsidRDefault="0058452E" w:rsidP="00B47A9D">
      <w:pPr>
        <w:ind w:left="720" w:hanging="720"/>
        <w:rPr>
          <w:lang w:eastAsia="x-none"/>
        </w:rPr>
      </w:pPr>
      <w:hyperlink r:id="rId53" w:history="1">
        <w:r w:rsidR="000F2B08">
          <w:rPr>
            <w:rStyle w:val="Hyperlink"/>
            <w:lang w:eastAsia="x-none"/>
          </w:rPr>
          <w:t>R1-1806207</w:t>
        </w:r>
      </w:hyperlink>
      <w:r w:rsidR="00B47A9D" w:rsidRPr="00B47A9D">
        <w:rPr>
          <w:lang w:eastAsia="x-none"/>
        </w:rPr>
        <w:tab/>
        <w:t>Draft LS reply to RAN2 on removal of CSI-RS-for-tracking from TCI-State</w:t>
      </w:r>
      <w:r w:rsidR="00B47A9D" w:rsidRPr="00B47A9D">
        <w:rPr>
          <w:lang w:eastAsia="x-none"/>
        </w:rPr>
        <w:tab/>
        <w:t>Ericsson</w:t>
      </w:r>
    </w:p>
    <w:p w14:paraId="6ACAC991" w14:textId="19B46C7D" w:rsidR="00B47A9D" w:rsidRPr="00B47A9D" w:rsidRDefault="0058452E" w:rsidP="00B47A9D">
      <w:pPr>
        <w:ind w:left="720" w:hanging="720"/>
        <w:rPr>
          <w:lang w:eastAsia="x-none"/>
        </w:rPr>
      </w:pPr>
      <w:hyperlink r:id="rId54" w:history="1">
        <w:r w:rsidR="000F2B08">
          <w:rPr>
            <w:rStyle w:val="Hyperlink"/>
            <w:lang w:eastAsia="x-none"/>
          </w:rPr>
          <w:t>R1-1807133</w:t>
        </w:r>
      </w:hyperlink>
      <w:r w:rsidR="00B47A9D" w:rsidRPr="00B47A9D">
        <w:rPr>
          <w:lang w:eastAsia="x-none"/>
        </w:rPr>
        <w:tab/>
        <w:t>[Draft] Reply LS on Removal of csi-RS-for-tracking from TCI-State</w:t>
      </w:r>
      <w:r w:rsidR="00B47A9D" w:rsidRPr="00B47A9D">
        <w:rPr>
          <w:lang w:eastAsia="x-none"/>
        </w:rPr>
        <w:tab/>
        <w:t>Huawei, HiSilicon</w:t>
      </w:r>
    </w:p>
    <w:p w14:paraId="00A3BE9C" w14:textId="77777777" w:rsidR="00B47A9D" w:rsidRPr="00B47A9D" w:rsidRDefault="00B47A9D" w:rsidP="00B47A9D">
      <w:pPr>
        <w:ind w:left="720" w:hanging="720"/>
        <w:rPr>
          <w:lang w:eastAsia="x-none"/>
        </w:rPr>
      </w:pPr>
    </w:p>
    <w:p w14:paraId="24D40EC3" w14:textId="6DA8103F" w:rsidR="00B47A9D" w:rsidRPr="00B47A9D" w:rsidRDefault="0058452E" w:rsidP="00B47A9D">
      <w:pPr>
        <w:ind w:left="720" w:hanging="720"/>
        <w:rPr>
          <w:lang w:eastAsia="x-none"/>
        </w:rPr>
      </w:pPr>
      <w:hyperlink r:id="rId55" w:history="1">
        <w:r w:rsidR="000F2B08">
          <w:rPr>
            <w:rStyle w:val="Hyperlink"/>
            <w:lang w:eastAsia="x-none"/>
          </w:rPr>
          <w:t>R1-1805939</w:t>
        </w:r>
      </w:hyperlink>
      <w:r w:rsidR="00B47A9D" w:rsidRPr="00B47A9D">
        <w:rPr>
          <w:lang w:eastAsia="x-none"/>
        </w:rPr>
        <w:tab/>
        <w:t>Discussion on LTE peak data rate for EN-DC</w:t>
      </w:r>
      <w:r w:rsidR="00B47A9D" w:rsidRPr="00B47A9D">
        <w:rPr>
          <w:lang w:eastAsia="x-none"/>
        </w:rPr>
        <w:tab/>
        <w:t>Huawei, HiSilicon</w:t>
      </w:r>
    </w:p>
    <w:p w14:paraId="76470922" w14:textId="3534603F" w:rsidR="00B47A9D" w:rsidRDefault="0058452E" w:rsidP="00B47A9D">
      <w:pPr>
        <w:ind w:left="720" w:hanging="720"/>
        <w:rPr>
          <w:lang w:eastAsia="x-none"/>
        </w:rPr>
      </w:pPr>
      <w:hyperlink r:id="rId56" w:history="1">
        <w:r w:rsidR="000F2B08">
          <w:rPr>
            <w:rStyle w:val="Hyperlink"/>
            <w:lang w:eastAsia="x-none"/>
          </w:rPr>
          <w:t>R1-1805940</w:t>
        </w:r>
      </w:hyperlink>
      <w:r w:rsidR="00B47A9D" w:rsidRPr="00B47A9D">
        <w:rPr>
          <w:lang w:eastAsia="x-none"/>
        </w:rPr>
        <w:tab/>
        <w:t xml:space="preserve">Draft reply LS on LTE peak data </w:t>
      </w:r>
      <w:r w:rsidR="00224474">
        <w:rPr>
          <w:lang w:eastAsia="x-none"/>
        </w:rPr>
        <w:t>rate for EN-DC</w:t>
      </w:r>
      <w:r w:rsidR="00224474">
        <w:rPr>
          <w:lang w:eastAsia="x-none"/>
        </w:rPr>
        <w:tab/>
        <w:t>Huawei</w:t>
      </w:r>
    </w:p>
    <w:p w14:paraId="28D94303" w14:textId="0CD22FD4" w:rsidR="001F3C3E" w:rsidRDefault="001F3C3E" w:rsidP="001F3C3E">
      <w:pPr>
        <w:ind w:left="720" w:hanging="720"/>
        <w:rPr>
          <w:lang w:eastAsia="x-none"/>
        </w:rPr>
      </w:pPr>
      <w:r w:rsidRPr="00AF3448">
        <w:rPr>
          <w:lang w:eastAsia="x-none"/>
        </w:rPr>
        <w:t>RAN1 chair: To be handled under 7.1.3.3.1</w:t>
      </w:r>
      <w:r w:rsidR="0077723D" w:rsidRPr="00AF3448">
        <w:rPr>
          <w:lang w:eastAsia="x-none"/>
        </w:rPr>
        <w:t xml:space="preserve"> – striving for a common reply for both LTE and NR</w:t>
      </w:r>
      <w:r w:rsidR="00F71200" w:rsidRPr="00AF3448">
        <w:rPr>
          <w:lang w:eastAsia="x-none"/>
        </w:rPr>
        <w:t>. Reply LS is necessary</w:t>
      </w:r>
      <w:r w:rsidR="00AF3448" w:rsidRPr="00AF3448">
        <w:rPr>
          <w:lang w:eastAsia="x-none"/>
        </w:rPr>
        <w:t>.</w:t>
      </w:r>
    </w:p>
    <w:p w14:paraId="6C628111" w14:textId="60AB78BD" w:rsidR="003353A9" w:rsidRPr="00B47A9D" w:rsidRDefault="003353A9" w:rsidP="001F3C3E">
      <w:pPr>
        <w:ind w:left="720" w:hanging="720"/>
        <w:rPr>
          <w:lang w:eastAsia="x-none"/>
        </w:rPr>
      </w:pPr>
      <w:r>
        <w:rPr>
          <w:lang w:eastAsia="x-none"/>
        </w:rPr>
        <w:t>Intel: Reply to the NR part is in</w:t>
      </w:r>
    </w:p>
    <w:p w14:paraId="1E364ED5" w14:textId="71F62B86" w:rsidR="00B47A9D" w:rsidRPr="003353A9" w:rsidRDefault="0058452E" w:rsidP="00B47A9D">
      <w:pPr>
        <w:ind w:left="720" w:hanging="720"/>
        <w:rPr>
          <w:b/>
          <w:lang w:eastAsia="x-none"/>
        </w:rPr>
      </w:pPr>
      <w:hyperlink r:id="rId57" w:history="1">
        <w:r w:rsidR="000F2B08">
          <w:rPr>
            <w:rStyle w:val="Hyperlink"/>
            <w:b/>
            <w:lang w:eastAsia="x-none"/>
          </w:rPr>
          <w:t>R1-1806477</w:t>
        </w:r>
      </w:hyperlink>
      <w:r w:rsidR="00B47A9D" w:rsidRPr="003353A9">
        <w:rPr>
          <w:b/>
          <w:lang w:eastAsia="x-none"/>
        </w:rPr>
        <w:tab/>
        <w:t>[DRAFT] Reply LS on formula or table for L1 data rate</w:t>
      </w:r>
      <w:r w:rsidR="00B47A9D" w:rsidRPr="003353A9">
        <w:rPr>
          <w:b/>
          <w:lang w:eastAsia="x-none"/>
        </w:rPr>
        <w:tab/>
        <w:t>Intel Corporation</w:t>
      </w:r>
    </w:p>
    <w:p w14:paraId="07D07F2A" w14:textId="7253B618" w:rsidR="0077723D" w:rsidRPr="0077723D" w:rsidRDefault="003353A9" w:rsidP="0077723D">
      <w:pPr>
        <w:rPr>
          <w:lang w:eastAsia="x-none"/>
        </w:rPr>
      </w:pPr>
      <w:r w:rsidRPr="00777035">
        <w:rPr>
          <w:b/>
        </w:rPr>
        <w:lastRenderedPageBreak/>
        <w:t xml:space="preserve">Decision: </w:t>
      </w:r>
      <w:r w:rsidRPr="00777035">
        <w:t xml:space="preserve">The </w:t>
      </w:r>
      <w:r w:rsidR="0077723D" w:rsidRPr="0077723D">
        <w:rPr>
          <w:lang w:eastAsia="x-none"/>
        </w:rPr>
        <w:t>draft LS is</w:t>
      </w:r>
      <w:r w:rsidR="0077723D">
        <w:rPr>
          <w:lang w:eastAsia="x-none"/>
        </w:rPr>
        <w:t xml:space="preserve"> endorsed </w:t>
      </w:r>
      <w:r w:rsidR="0077723D" w:rsidRPr="0077723D">
        <w:rPr>
          <w:lang w:eastAsia="x-none"/>
        </w:rPr>
        <w:t>with the following updates “</w:t>
      </w:r>
      <w:r w:rsidR="0077723D" w:rsidRPr="0077723D">
        <w:t xml:space="preserve">per band </w:t>
      </w:r>
      <w:r w:rsidR="0077723D" w:rsidRPr="0077723D">
        <w:rPr>
          <w:strike/>
          <w:color w:val="FF0000"/>
        </w:rPr>
        <w:t xml:space="preserve">in </w:t>
      </w:r>
      <w:r w:rsidR="0077723D" w:rsidRPr="0077723D">
        <w:t>per band combination” (two occurences), &amp; “</w:t>
      </w:r>
      <w:r w:rsidR="0077723D" w:rsidRPr="0077723D">
        <w:rPr>
          <w:strike/>
          <w:color w:val="FF0000"/>
        </w:rPr>
        <w:t>per</w:t>
      </w:r>
      <w:r w:rsidR="0077723D" w:rsidRPr="0077723D">
        <w:t xml:space="preserve"> </w:t>
      </w:r>
      <w:r w:rsidR="0077723D" w:rsidRPr="0077723D">
        <w:rPr>
          <w:color w:val="FF0000"/>
          <w:u w:val="single"/>
        </w:rPr>
        <w:t xml:space="preserve">in </w:t>
      </w:r>
      <w:r w:rsidR="0077723D" w:rsidRPr="0077723D">
        <w:t>UE capability”. Final LS i</w:t>
      </w:r>
      <w:r w:rsidR="0077723D">
        <w:t xml:space="preserve">s </w:t>
      </w:r>
      <w:r w:rsidR="0077723D" w:rsidRPr="0077723D">
        <w:rPr>
          <w:highlight w:val="green"/>
        </w:rPr>
        <w:t xml:space="preserve">approved in </w:t>
      </w:r>
      <w:hyperlink r:id="rId58" w:history="1">
        <w:r w:rsidR="000F2B08">
          <w:rPr>
            <w:rStyle w:val="Hyperlink"/>
            <w:highlight w:val="green"/>
          </w:rPr>
          <w:t>R1-1807651</w:t>
        </w:r>
      </w:hyperlink>
      <w:r w:rsidR="0077723D">
        <w:t>.</w:t>
      </w:r>
    </w:p>
    <w:p w14:paraId="1F7FDFA9" w14:textId="0E9DC5DC" w:rsidR="00B47A9D" w:rsidRPr="00224474" w:rsidRDefault="003453CA" w:rsidP="00B47A9D">
      <w:pPr>
        <w:ind w:left="720" w:hanging="720"/>
        <w:rPr>
          <w:b/>
          <w:lang w:eastAsia="x-none"/>
        </w:rPr>
      </w:pPr>
      <w:r w:rsidRPr="00224474">
        <w:rPr>
          <w:b/>
          <w:lang w:eastAsia="x-none"/>
        </w:rPr>
        <w:t>Friday</w:t>
      </w:r>
    </w:p>
    <w:p w14:paraId="55BC4C22" w14:textId="2F155976" w:rsidR="003453CA" w:rsidRPr="00224474" w:rsidRDefault="0058452E" w:rsidP="00224474">
      <w:pPr>
        <w:ind w:left="720" w:hanging="720"/>
        <w:rPr>
          <w:b/>
          <w:lang w:eastAsia="x-none"/>
        </w:rPr>
      </w:pPr>
      <w:hyperlink r:id="rId59" w:history="1">
        <w:r w:rsidR="000F2B08">
          <w:rPr>
            <w:rStyle w:val="Hyperlink"/>
            <w:b/>
            <w:lang w:eastAsia="x-none"/>
          </w:rPr>
          <w:t>R1-1807895</w:t>
        </w:r>
      </w:hyperlink>
      <w:r w:rsidR="00224474" w:rsidRPr="00224474">
        <w:rPr>
          <w:b/>
          <w:lang w:eastAsia="x-none"/>
        </w:rPr>
        <w:tab/>
        <w:t xml:space="preserve">Draft reply LS on LTE peak data </w:t>
      </w:r>
      <w:r w:rsidR="00224474">
        <w:rPr>
          <w:b/>
          <w:lang w:eastAsia="x-none"/>
        </w:rPr>
        <w:t>rate for EN-DC</w:t>
      </w:r>
      <w:r w:rsidR="00224474">
        <w:rPr>
          <w:b/>
          <w:lang w:eastAsia="x-none"/>
        </w:rPr>
        <w:tab/>
        <w:t>Huawei</w:t>
      </w:r>
    </w:p>
    <w:p w14:paraId="6DE40305" w14:textId="0152AED8" w:rsidR="00224474" w:rsidRPr="0077723D" w:rsidRDefault="00224474" w:rsidP="00224474">
      <w:pPr>
        <w:rPr>
          <w:lang w:eastAsia="x-none"/>
        </w:rPr>
      </w:pPr>
      <w:r w:rsidRPr="00777035">
        <w:rPr>
          <w:b/>
        </w:rPr>
        <w:t xml:space="preserve">Decision: </w:t>
      </w:r>
      <w:r w:rsidRPr="00777035">
        <w:t xml:space="preserve">The </w:t>
      </w:r>
      <w:r w:rsidRPr="0077723D">
        <w:rPr>
          <w:lang w:eastAsia="x-none"/>
        </w:rPr>
        <w:t>draft LS is</w:t>
      </w:r>
      <w:r>
        <w:rPr>
          <w:lang w:eastAsia="x-none"/>
        </w:rPr>
        <w:t xml:space="preserve"> endorsed and f</w:t>
      </w:r>
      <w:r w:rsidRPr="0077723D">
        <w:t xml:space="preserve">inal </w:t>
      </w:r>
      <w:r>
        <w:t xml:space="preserve">version </w:t>
      </w:r>
      <w:r w:rsidRPr="0077723D">
        <w:t>i</w:t>
      </w:r>
      <w:r>
        <w:t xml:space="preserve">s </w:t>
      </w:r>
      <w:r w:rsidRPr="0077723D">
        <w:rPr>
          <w:highlight w:val="green"/>
        </w:rPr>
        <w:t xml:space="preserve">approved in </w:t>
      </w:r>
      <w:hyperlink r:id="rId60" w:history="1">
        <w:r w:rsidR="000F2B08">
          <w:rPr>
            <w:rStyle w:val="Hyperlink"/>
            <w:highlight w:val="green"/>
          </w:rPr>
          <w:t>R1-1807908</w:t>
        </w:r>
      </w:hyperlink>
      <w:r>
        <w:t>.</w:t>
      </w:r>
    </w:p>
    <w:p w14:paraId="254DA125" w14:textId="77777777" w:rsidR="003453CA" w:rsidRPr="00B47A9D" w:rsidRDefault="003453CA" w:rsidP="00B47A9D">
      <w:pPr>
        <w:ind w:left="720" w:hanging="720"/>
        <w:rPr>
          <w:lang w:eastAsia="x-none"/>
        </w:rPr>
      </w:pPr>
    </w:p>
    <w:p w14:paraId="07B40E5F" w14:textId="7200C65A" w:rsidR="00B47A9D" w:rsidRPr="00246DAB" w:rsidRDefault="0058452E" w:rsidP="00B47A9D">
      <w:pPr>
        <w:ind w:left="720" w:hanging="720"/>
        <w:rPr>
          <w:b/>
          <w:lang w:eastAsia="x-none"/>
        </w:rPr>
      </w:pPr>
      <w:hyperlink r:id="rId61" w:history="1">
        <w:r w:rsidR="000F2B08">
          <w:rPr>
            <w:rStyle w:val="Hyperlink"/>
            <w:b/>
            <w:lang w:eastAsia="x-none"/>
          </w:rPr>
          <w:t>R1-1805809</w:t>
        </w:r>
      </w:hyperlink>
      <w:r w:rsidR="00B47A9D" w:rsidRPr="00246DAB">
        <w:rPr>
          <w:b/>
          <w:lang w:eastAsia="x-none"/>
        </w:rPr>
        <w:tab/>
        <w:t>LS on Defining reserved resources in NR-SIB1</w:t>
      </w:r>
      <w:r w:rsidR="00B47A9D" w:rsidRPr="00246DAB">
        <w:rPr>
          <w:b/>
          <w:lang w:eastAsia="x-none"/>
        </w:rPr>
        <w:tab/>
        <w:t>RAN2, Ericsson</w:t>
      </w:r>
    </w:p>
    <w:p w14:paraId="2197F9ED" w14:textId="005BBE7B" w:rsidR="00B47A9D" w:rsidRPr="00B44C3E" w:rsidRDefault="00246DAB" w:rsidP="00B47A9D">
      <w:pPr>
        <w:ind w:left="720" w:hanging="720"/>
        <w:rPr>
          <w:lang w:eastAsia="x-none"/>
        </w:rPr>
      </w:pPr>
      <w:r w:rsidRPr="00B44C3E">
        <w:rPr>
          <w:rFonts w:ascii="Times New Roman" w:hAnsi="Times New Roman"/>
          <w:b/>
          <w:szCs w:val="20"/>
        </w:rPr>
        <w:t xml:space="preserve">Decision: </w:t>
      </w:r>
      <w:r w:rsidRPr="00B44C3E">
        <w:rPr>
          <w:rFonts w:ascii="Times New Roman" w:hAnsi="Times New Roman"/>
          <w:szCs w:val="20"/>
        </w:rPr>
        <w:t xml:space="preserve">The document is noted. </w:t>
      </w:r>
      <w:r w:rsidR="00B47A9D" w:rsidRPr="00B44C3E">
        <w:rPr>
          <w:lang w:eastAsia="x-none"/>
        </w:rPr>
        <w:t>Details to be handled under 7.1.3.1.3 &amp; 7.1.3.5. Reply LS is necessary</w:t>
      </w:r>
      <w:r w:rsidR="00B44C3E">
        <w:rPr>
          <w:lang w:eastAsia="x-none"/>
        </w:rPr>
        <w:t>.</w:t>
      </w:r>
    </w:p>
    <w:p w14:paraId="5E5BC167" w14:textId="0D3F8700" w:rsidR="00B47A9D" w:rsidRPr="00B47A9D" w:rsidRDefault="0058452E" w:rsidP="00B47A9D">
      <w:pPr>
        <w:ind w:left="720" w:hanging="720"/>
        <w:rPr>
          <w:lang w:eastAsia="x-none"/>
        </w:rPr>
      </w:pPr>
      <w:hyperlink r:id="rId62" w:history="1">
        <w:r w:rsidR="000F2B08">
          <w:rPr>
            <w:rStyle w:val="Hyperlink"/>
            <w:lang w:eastAsia="x-none"/>
          </w:rPr>
          <w:t>R1-1806417</w:t>
        </w:r>
      </w:hyperlink>
      <w:r w:rsidR="00B47A9D" w:rsidRPr="00B47A9D">
        <w:rPr>
          <w:lang w:eastAsia="x-none"/>
        </w:rPr>
        <w:tab/>
        <w:t>Draft Reply LS on Defining reserved resources in NR-SIB1</w:t>
      </w:r>
      <w:r w:rsidR="00B47A9D" w:rsidRPr="00B47A9D">
        <w:rPr>
          <w:lang w:eastAsia="x-none"/>
        </w:rPr>
        <w:tab/>
        <w:t>Ericsson</w:t>
      </w:r>
    </w:p>
    <w:p w14:paraId="01177120" w14:textId="75DDB788" w:rsidR="00B47A9D" w:rsidRDefault="0058452E" w:rsidP="00B47A9D">
      <w:pPr>
        <w:ind w:left="720" w:hanging="720"/>
        <w:rPr>
          <w:lang w:eastAsia="x-none"/>
        </w:rPr>
      </w:pPr>
      <w:hyperlink r:id="rId63" w:history="1">
        <w:r w:rsidR="000F2B08">
          <w:rPr>
            <w:rStyle w:val="Hyperlink"/>
            <w:lang w:eastAsia="x-none"/>
          </w:rPr>
          <w:t>R1-1806886</w:t>
        </w:r>
      </w:hyperlink>
      <w:r w:rsidR="00B47A9D" w:rsidRPr="00B47A9D">
        <w:rPr>
          <w:lang w:eastAsia="x-none"/>
        </w:rPr>
        <w:tab/>
        <w:t>Draft reply LS on defining reserved resources in NR-SIB1</w:t>
      </w:r>
      <w:r w:rsidR="00B47A9D" w:rsidRPr="00B47A9D">
        <w:rPr>
          <w:lang w:eastAsia="x-none"/>
        </w:rPr>
        <w:tab/>
        <w:t>Huawei, HiSilicon</w:t>
      </w:r>
    </w:p>
    <w:p w14:paraId="3DBEC2CB" w14:textId="77777777" w:rsidR="00B44C3E" w:rsidRPr="00B47A9D" w:rsidRDefault="00B44C3E" w:rsidP="00B47A9D">
      <w:pPr>
        <w:ind w:left="720" w:hanging="720"/>
        <w:rPr>
          <w:lang w:eastAsia="x-none"/>
        </w:rPr>
      </w:pPr>
    </w:p>
    <w:p w14:paraId="7B5B90E5" w14:textId="77777777" w:rsidR="00B47A9D" w:rsidRPr="00B47A9D" w:rsidRDefault="00B47A9D" w:rsidP="00B47A9D">
      <w:pPr>
        <w:ind w:left="1440" w:hanging="1440"/>
        <w:rPr>
          <w:lang w:eastAsia="x-none"/>
        </w:rPr>
      </w:pPr>
    </w:p>
    <w:p w14:paraId="02D28AD8" w14:textId="49A20429" w:rsidR="00B47A9D" w:rsidRPr="00246DAB" w:rsidRDefault="0058452E" w:rsidP="00B44C3E">
      <w:pPr>
        <w:pBdr>
          <w:top w:val="single" w:sz="4" w:space="1" w:color="auto"/>
        </w:pBdr>
        <w:ind w:left="1440" w:hanging="1440"/>
        <w:rPr>
          <w:b/>
          <w:lang w:eastAsia="x-none"/>
        </w:rPr>
      </w:pPr>
      <w:hyperlink r:id="rId64" w:history="1">
        <w:r w:rsidR="000F2B08">
          <w:rPr>
            <w:rStyle w:val="Hyperlink"/>
            <w:b/>
            <w:lang w:eastAsia="x-none"/>
          </w:rPr>
          <w:t>R1-1806022</w:t>
        </w:r>
      </w:hyperlink>
      <w:r w:rsidR="00B47A9D" w:rsidRPr="00246DAB">
        <w:rPr>
          <w:b/>
          <w:lang w:eastAsia="x-none"/>
        </w:rPr>
        <w:tab/>
        <w:t>Coexistence of NR-NR and NR-LTE networks with synchronised, unsynchronised and semi-synchronised operation in 3400-3800 MHz</w:t>
      </w:r>
      <w:r w:rsidR="00B47A9D" w:rsidRPr="00246DAB">
        <w:rPr>
          <w:b/>
          <w:lang w:eastAsia="x-none"/>
        </w:rPr>
        <w:tab/>
        <w:t>CEPT ECC PT1</w:t>
      </w:r>
    </w:p>
    <w:p w14:paraId="622543D4" w14:textId="757816A5" w:rsidR="00B47A9D" w:rsidRPr="00B47A9D" w:rsidRDefault="00F71200" w:rsidP="00B47A9D">
      <w:pPr>
        <w:ind w:left="1440" w:hanging="1440"/>
        <w:rPr>
          <w:lang w:eastAsia="x-none"/>
        </w:rPr>
      </w:pPr>
      <w:r w:rsidRPr="00B44C3E">
        <w:rPr>
          <w:rFonts w:ascii="Times New Roman" w:hAnsi="Times New Roman"/>
          <w:b/>
          <w:szCs w:val="20"/>
        </w:rPr>
        <w:t xml:space="preserve">Decision: </w:t>
      </w:r>
      <w:r w:rsidRPr="00B44C3E">
        <w:rPr>
          <w:rFonts w:ascii="Times New Roman" w:hAnsi="Times New Roman"/>
          <w:szCs w:val="20"/>
        </w:rPr>
        <w:t xml:space="preserve">The document is noted. </w:t>
      </w:r>
      <w:r w:rsidR="00B47A9D" w:rsidRPr="00B44C3E">
        <w:rPr>
          <w:lang w:eastAsia="x-none"/>
        </w:rPr>
        <w:t>Details to be handled under 7.1.5. Reply LS is necessary</w:t>
      </w:r>
      <w:r w:rsidR="00B44C3E">
        <w:rPr>
          <w:lang w:eastAsia="x-none"/>
        </w:rPr>
        <w:t>.</w:t>
      </w:r>
    </w:p>
    <w:p w14:paraId="4AA8012C" w14:textId="728720DC" w:rsidR="00B47A9D" w:rsidRPr="00B47A9D" w:rsidRDefault="0058452E" w:rsidP="00B47A9D">
      <w:pPr>
        <w:ind w:left="1440" w:hanging="1440"/>
        <w:rPr>
          <w:lang w:eastAsia="x-none"/>
        </w:rPr>
      </w:pPr>
      <w:hyperlink r:id="rId65" w:history="1">
        <w:r w:rsidR="000F2B08">
          <w:rPr>
            <w:rStyle w:val="Hyperlink"/>
            <w:lang w:eastAsia="x-none"/>
          </w:rPr>
          <w:t>R1-1805869</w:t>
        </w:r>
      </w:hyperlink>
      <w:r w:rsidR="00B47A9D" w:rsidRPr="00B47A9D">
        <w:rPr>
          <w:lang w:eastAsia="x-none"/>
        </w:rPr>
        <w:tab/>
        <w:t>Draft LS reply on Coexistence of NR-NR and NR-LTE networks with synchronised, unsynchronised and semi-synchronised operation in 3400-3800 MHz</w:t>
      </w:r>
      <w:r w:rsidR="00B47A9D" w:rsidRPr="00B47A9D">
        <w:rPr>
          <w:lang w:eastAsia="x-none"/>
        </w:rPr>
        <w:tab/>
        <w:t>Huawei, HiSilicon</w:t>
      </w:r>
    </w:p>
    <w:p w14:paraId="2A41C7B5" w14:textId="62B5915B" w:rsidR="00B47A9D" w:rsidRDefault="0058452E" w:rsidP="00B47A9D">
      <w:pPr>
        <w:ind w:left="1440" w:hanging="1440"/>
        <w:rPr>
          <w:lang w:eastAsia="x-none"/>
        </w:rPr>
      </w:pPr>
      <w:hyperlink r:id="rId66" w:history="1">
        <w:r w:rsidR="000F2B08">
          <w:rPr>
            <w:rStyle w:val="Hyperlink"/>
            <w:lang w:eastAsia="x-none"/>
          </w:rPr>
          <w:t>R1-1805870</w:t>
        </w:r>
      </w:hyperlink>
      <w:r w:rsidR="00B47A9D" w:rsidRPr="00B47A9D">
        <w:rPr>
          <w:lang w:eastAsia="x-none"/>
        </w:rPr>
        <w:tab/>
        <w:t>Discussion on Coexistence of NR-NR and NR-LTE networks with synchronized, unsynchronized and semi-synchronized operation</w:t>
      </w:r>
      <w:r w:rsidR="00B47A9D" w:rsidRPr="00B47A9D">
        <w:rPr>
          <w:lang w:eastAsia="x-none"/>
        </w:rPr>
        <w:tab/>
        <w:t>Huawei, HiSilicon</w:t>
      </w:r>
    </w:p>
    <w:p w14:paraId="2BAB7D8D" w14:textId="2D854551" w:rsidR="00391DD9" w:rsidRPr="00B44C3E" w:rsidRDefault="00391DD9" w:rsidP="00377782">
      <w:pPr>
        <w:rPr>
          <w:b/>
        </w:rPr>
      </w:pPr>
      <w:r w:rsidRPr="00B44C3E">
        <w:rPr>
          <w:b/>
          <w:lang w:eastAsia="x-none"/>
        </w:rPr>
        <w:t xml:space="preserve">From </w:t>
      </w:r>
      <w:hyperlink r:id="rId67" w:history="1">
        <w:r w:rsidR="000F2B08">
          <w:rPr>
            <w:rStyle w:val="Hyperlink"/>
            <w:b/>
            <w:lang w:eastAsia="x-none"/>
          </w:rPr>
          <w:t>R1-1807787</w:t>
        </w:r>
      </w:hyperlink>
      <w:r w:rsidR="00377782" w:rsidRPr="00377782">
        <w:rPr>
          <w:rStyle w:val="Hyperlink"/>
          <w:u w:val="none"/>
          <w:lang w:eastAsia="x-none"/>
        </w:rPr>
        <w:t xml:space="preserve"> [</w:t>
      </w:r>
      <w:r w:rsidR="00377782" w:rsidRPr="00DD5859">
        <w:rPr>
          <w:b/>
        </w:rPr>
        <w:t>Chairman's notes of AI 7.1.5 NR-LTE co-ex</w:t>
      </w:r>
      <w:r w:rsidR="00377782">
        <w:rPr>
          <w:b/>
        </w:rPr>
        <w:t>istence Ad-Hoc chair (Ericsson)]</w:t>
      </w:r>
    </w:p>
    <w:p w14:paraId="2F0043CB" w14:textId="0606CD8B" w:rsidR="00391DD9" w:rsidRPr="00B44C3E" w:rsidRDefault="0058452E" w:rsidP="00391DD9">
      <w:pPr>
        <w:ind w:left="1440" w:hanging="1440"/>
        <w:rPr>
          <w:b/>
          <w:lang w:eastAsia="x-none"/>
        </w:rPr>
      </w:pPr>
      <w:hyperlink r:id="rId68" w:history="1">
        <w:r w:rsidR="000F2B08">
          <w:rPr>
            <w:rStyle w:val="Hyperlink"/>
            <w:b/>
            <w:lang w:eastAsia="x-none"/>
          </w:rPr>
          <w:t>R1-1807655</w:t>
        </w:r>
      </w:hyperlink>
      <w:r w:rsidR="00391DD9" w:rsidRPr="00B44C3E">
        <w:rPr>
          <w:b/>
          <w:lang w:eastAsia="x-none"/>
        </w:rPr>
        <w:tab/>
        <w:t>Draft LS reply on Coexistence of NR-NR and NR-LTE networks with synchronised, unsynchronised and semi-synchronised operation in 3400-3800 MHz</w:t>
      </w:r>
      <w:r w:rsidR="00391DD9" w:rsidRPr="00B44C3E">
        <w:rPr>
          <w:b/>
          <w:lang w:eastAsia="x-none"/>
        </w:rPr>
        <w:tab/>
        <w:t>Huawei, HiSilicon</w:t>
      </w:r>
    </w:p>
    <w:p w14:paraId="38359B2A" w14:textId="67D4DF81" w:rsidR="00391DD9" w:rsidRPr="00391DD9" w:rsidRDefault="0058452E" w:rsidP="00391DD9">
      <w:pPr>
        <w:ind w:left="720" w:hanging="720"/>
        <w:rPr>
          <w:color w:val="BFBFBF"/>
          <w:lang w:eastAsia="x-none"/>
        </w:rPr>
      </w:pPr>
      <w:hyperlink r:id="rId69" w:history="1">
        <w:r w:rsidR="000F2B08">
          <w:rPr>
            <w:rStyle w:val="Hyperlink"/>
            <w:lang w:eastAsia="x-none"/>
          </w:rPr>
          <w:t>R1-1807397</w:t>
        </w:r>
      </w:hyperlink>
      <w:r w:rsidR="00391DD9" w:rsidRPr="00391DD9">
        <w:rPr>
          <w:color w:val="BFBFBF"/>
          <w:lang w:eastAsia="x-none"/>
        </w:rPr>
        <w:tab/>
        <w:t>Draft Response LS on Coexistence of NR-NR and NR-LTE networks</w:t>
      </w:r>
      <w:r w:rsidR="00391DD9" w:rsidRPr="00391DD9">
        <w:rPr>
          <w:color w:val="BFBFBF"/>
          <w:lang w:eastAsia="x-none"/>
        </w:rPr>
        <w:tab/>
        <w:t>Qualcomm Incorporated</w:t>
      </w:r>
    </w:p>
    <w:p w14:paraId="7B8E5A9E" w14:textId="77777777" w:rsidR="00391DD9" w:rsidRPr="00391DD9" w:rsidRDefault="00391DD9" w:rsidP="00391DD9">
      <w:pPr>
        <w:ind w:left="720" w:hanging="720"/>
        <w:rPr>
          <w:color w:val="BFBFBF"/>
          <w:lang w:eastAsia="x-none"/>
        </w:rPr>
      </w:pPr>
      <w:r w:rsidRPr="00391DD9">
        <w:rPr>
          <w:color w:val="BFBFBF"/>
          <w:lang w:eastAsia="x-none"/>
        </w:rPr>
        <w:t>Late submission</w:t>
      </w:r>
    </w:p>
    <w:p w14:paraId="1F3760BA" w14:textId="77777777" w:rsidR="00391DD9" w:rsidRPr="00391DD9" w:rsidRDefault="00391DD9" w:rsidP="00391DD9">
      <w:pPr>
        <w:ind w:left="1440" w:hanging="1440"/>
        <w:rPr>
          <w:lang w:eastAsia="x-none"/>
        </w:rPr>
      </w:pPr>
    </w:p>
    <w:p w14:paraId="05EF42E5" w14:textId="1E23132F" w:rsidR="00391DD9" w:rsidRPr="00391DD9" w:rsidRDefault="0058452E" w:rsidP="00391DD9">
      <w:pPr>
        <w:ind w:left="1440" w:hanging="1440"/>
        <w:rPr>
          <w:lang w:eastAsia="x-none"/>
        </w:rPr>
      </w:pPr>
      <w:hyperlink r:id="rId70" w:history="1">
        <w:r w:rsidR="000F2B08">
          <w:rPr>
            <w:rStyle w:val="Hyperlink"/>
            <w:b/>
            <w:lang w:eastAsia="x-none"/>
          </w:rPr>
          <w:t>R1-1807762</w:t>
        </w:r>
      </w:hyperlink>
      <w:r w:rsidR="00391DD9" w:rsidRPr="00B44C3E">
        <w:rPr>
          <w:b/>
          <w:lang w:eastAsia="x-none"/>
        </w:rPr>
        <w:tab/>
        <w:t>Draft LS reply on Coexistence of NR-NR and NR-LTE networks with synchronised, unsynchronised and semi-synchronised operation in 3400-3800 MHz</w:t>
      </w:r>
      <w:r w:rsidR="00391DD9" w:rsidRPr="00B44C3E">
        <w:rPr>
          <w:b/>
          <w:lang w:eastAsia="x-none"/>
        </w:rPr>
        <w:tab/>
        <w:t>Huawei</w:t>
      </w:r>
      <w:r w:rsidR="00B44C3E">
        <w:rPr>
          <w:lang w:eastAsia="x-none"/>
        </w:rPr>
        <w:tab/>
        <w:t>(</w:t>
      </w:r>
      <w:r w:rsidR="00391DD9" w:rsidRPr="00391DD9">
        <w:rPr>
          <w:lang w:eastAsia="x-none"/>
        </w:rPr>
        <w:t xml:space="preserve">Revision of </w:t>
      </w:r>
      <w:hyperlink r:id="rId71" w:history="1">
        <w:r w:rsidR="000F2B08">
          <w:rPr>
            <w:rStyle w:val="Hyperlink"/>
            <w:lang w:eastAsia="x-none"/>
          </w:rPr>
          <w:t>R1-1807655</w:t>
        </w:r>
      </w:hyperlink>
      <w:r w:rsidR="00B44C3E">
        <w:rPr>
          <w:lang w:eastAsia="x-none"/>
        </w:rPr>
        <w:t>)</w:t>
      </w:r>
    </w:p>
    <w:p w14:paraId="46E5F06E" w14:textId="74616101" w:rsidR="00391DD9" w:rsidRPr="003740E1" w:rsidRDefault="0058452E" w:rsidP="00391DD9">
      <w:pPr>
        <w:ind w:left="1440" w:hanging="1440"/>
        <w:rPr>
          <w:b/>
          <w:lang w:eastAsia="x-none"/>
        </w:rPr>
      </w:pPr>
      <w:hyperlink r:id="rId72" w:history="1">
        <w:r w:rsidR="000F2B08">
          <w:rPr>
            <w:rStyle w:val="Hyperlink"/>
            <w:b/>
            <w:lang w:eastAsia="x-none"/>
          </w:rPr>
          <w:t>R1-1807844</w:t>
        </w:r>
      </w:hyperlink>
      <w:r w:rsidR="00391DD9" w:rsidRPr="003740E1">
        <w:rPr>
          <w:b/>
          <w:lang w:eastAsia="x-none"/>
        </w:rPr>
        <w:tab/>
        <w:t>Draft LS reply on Coexistence of NR-NR and NR-LTE networks with synchronised, unsynchronised and semi-synchronised operation in 3400-3800 MHz</w:t>
      </w:r>
      <w:r w:rsidR="00391DD9" w:rsidRPr="003740E1">
        <w:rPr>
          <w:b/>
          <w:lang w:eastAsia="x-none"/>
        </w:rPr>
        <w:tab/>
        <w:t>Huawei</w:t>
      </w:r>
    </w:p>
    <w:p w14:paraId="7E45905D" w14:textId="15459514" w:rsidR="00391DD9" w:rsidRPr="00391DD9" w:rsidRDefault="003740E1" w:rsidP="00391DD9">
      <w:pPr>
        <w:ind w:left="1440" w:hanging="1440"/>
        <w:rPr>
          <w:highlight w:val="green"/>
          <w:lang w:eastAsia="x-none"/>
        </w:rPr>
      </w:pPr>
      <w:r w:rsidRPr="00B44C3E">
        <w:rPr>
          <w:rFonts w:ascii="Times New Roman" w:hAnsi="Times New Roman"/>
          <w:b/>
          <w:szCs w:val="20"/>
        </w:rPr>
        <w:t xml:space="preserve">Decision: </w:t>
      </w:r>
      <w:r w:rsidRPr="00B44C3E">
        <w:rPr>
          <w:rFonts w:ascii="Times New Roman" w:hAnsi="Times New Roman"/>
          <w:szCs w:val="20"/>
        </w:rPr>
        <w:t>The</w:t>
      </w:r>
      <w:r>
        <w:rPr>
          <w:rFonts w:ascii="Times New Roman" w:hAnsi="Times New Roman"/>
          <w:szCs w:val="20"/>
        </w:rPr>
        <w:t xml:space="preserve"> final version to RAN is </w:t>
      </w:r>
      <w:r w:rsidR="00391DD9" w:rsidRPr="00391DD9">
        <w:rPr>
          <w:highlight w:val="green"/>
          <w:lang w:eastAsia="x-none"/>
        </w:rPr>
        <w:t xml:space="preserve">approved in </w:t>
      </w:r>
      <w:hyperlink r:id="rId73" w:history="1">
        <w:r w:rsidR="000F2B08">
          <w:rPr>
            <w:rStyle w:val="Hyperlink"/>
            <w:highlight w:val="green"/>
            <w:lang w:eastAsia="x-none"/>
          </w:rPr>
          <w:t>R1-1807868</w:t>
        </w:r>
      </w:hyperlink>
      <w:r w:rsidR="00391DD9" w:rsidRPr="00391DD9">
        <w:rPr>
          <w:highlight w:val="green"/>
          <w:lang w:eastAsia="x-none"/>
        </w:rPr>
        <w:t xml:space="preserve"> with the following changes:</w:t>
      </w:r>
    </w:p>
    <w:p w14:paraId="4DC028E9" w14:textId="77777777" w:rsidR="00391DD9" w:rsidRPr="00391DD9" w:rsidRDefault="00391DD9" w:rsidP="00476CB9">
      <w:pPr>
        <w:numPr>
          <w:ilvl w:val="0"/>
          <w:numId w:val="205"/>
        </w:numPr>
        <w:rPr>
          <w:lang w:eastAsia="x-none"/>
        </w:rPr>
      </w:pPr>
      <w:r w:rsidRPr="00391DD9">
        <w:rPr>
          <w:lang w:eastAsia="x-none"/>
        </w:rPr>
        <w:t>a modification of “The study made no conclusion on the coexistence feasibility with interference mitigation mechanisms for scenario 7” to “There was no study or conclusion in [1] on the coexistence feasibility with interference mitigation mechanisms for scenario 7. The study was completed in RAN56 (June 2012) and did not include other techniques specified subsequently, e.g., AAS. There have been no further studies on coexistence feasibility of inter-operator macro cell deployments with unsynchronized or semi-synchronized operation on adjacent channels using the techniques specified since June 2012, e.g., AAS.”</w:t>
      </w:r>
    </w:p>
    <w:p w14:paraId="5FEE467D" w14:textId="77777777" w:rsidR="00391DD9" w:rsidRPr="00391DD9" w:rsidRDefault="00391DD9" w:rsidP="00476CB9">
      <w:pPr>
        <w:numPr>
          <w:ilvl w:val="0"/>
          <w:numId w:val="205"/>
        </w:numPr>
        <w:rPr>
          <w:lang w:eastAsia="x-none"/>
        </w:rPr>
      </w:pPr>
      <w:r w:rsidRPr="00391DD9">
        <w:rPr>
          <w:lang w:eastAsia="x-none"/>
        </w:rPr>
        <w:t>A statement at the beginning stating “RAN1 would like to provide RAN TSG with the following text as a suggested response to CEPT ECC PT1”.</w:t>
      </w:r>
    </w:p>
    <w:p w14:paraId="53130D10" w14:textId="77777777" w:rsidR="00391DD9" w:rsidRPr="00391DD9" w:rsidRDefault="00391DD9" w:rsidP="00391DD9">
      <w:pPr>
        <w:ind w:left="1440" w:hanging="1440"/>
        <w:rPr>
          <w:lang w:eastAsia="x-none"/>
        </w:rPr>
      </w:pPr>
    </w:p>
    <w:p w14:paraId="33F089CD" w14:textId="77777777" w:rsidR="00391DD9" w:rsidRPr="00391DD9" w:rsidRDefault="00391DD9" w:rsidP="00391DD9">
      <w:pPr>
        <w:ind w:left="1440" w:hanging="1440"/>
        <w:rPr>
          <w:lang w:eastAsia="x-none"/>
        </w:rPr>
      </w:pPr>
    </w:p>
    <w:p w14:paraId="2DE3566A" w14:textId="16F5FE4F" w:rsidR="00391DD9" w:rsidRPr="00AD6B1E" w:rsidRDefault="0058452E" w:rsidP="00391DD9">
      <w:pPr>
        <w:ind w:left="1440" w:hanging="1440"/>
        <w:rPr>
          <w:b/>
          <w:lang w:eastAsia="x-none"/>
        </w:rPr>
      </w:pPr>
      <w:hyperlink r:id="rId74" w:history="1">
        <w:r w:rsidR="000F2B08">
          <w:rPr>
            <w:rStyle w:val="Hyperlink"/>
            <w:b/>
            <w:lang w:eastAsia="x-none"/>
          </w:rPr>
          <w:t>R1-1807048</w:t>
        </w:r>
      </w:hyperlink>
      <w:r w:rsidR="00391DD9" w:rsidRPr="00AD6B1E">
        <w:rPr>
          <w:b/>
          <w:lang w:eastAsia="x-none"/>
        </w:rPr>
        <w:tab/>
        <w:t>Draft LS reply on simultaneous configuration of EN-DC and NR PUCCH Scell</w:t>
      </w:r>
      <w:r w:rsidR="00391DD9" w:rsidRPr="00AD6B1E">
        <w:rPr>
          <w:b/>
          <w:lang w:eastAsia="x-none"/>
        </w:rPr>
        <w:tab/>
        <w:t>NTT DOCOMO, INC.</w:t>
      </w:r>
    </w:p>
    <w:p w14:paraId="0576EB4A" w14:textId="5CB6549F" w:rsidR="00391DD9" w:rsidRPr="00AD6B1E" w:rsidRDefault="0058452E" w:rsidP="00391DD9">
      <w:pPr>
        <w:ind w:left="720" w:hanging="720"/>
        <w:rPr>
          <w:b/>
          <w:lang w:eastAsia="x-none"/>
        </w:rPr>
      </w:pPr>
      <w:hyperlink r:id="rId75" w:history="1">
        <w:r w:rsidR="000F2B08">
          <w:rPr>
            <w:rStyle w:val="Hyperlink"/>
            <w:b/>
            <w:lang w:eastAsia="x-none"/>
          </w:rPr>
          <w:t>R1-1807814</w:t>
        </w:r>
      </w:hyperlink>
      <w:r w:rsidR="00391DD9" w:rsidRPr="00AD6B1E">
        <w:rPr>
          <w:b/>
          <w:lang w:eastAsia="x-none"/>
        </w:rPr>
        <w:tab/>
        <w:t>Proposals on EN-DC and NR PUCCH SCell</w:t>
      </w:r>
      <w:r w:rsidR="00391DD9" w:rsidRPr="00AD6B1E">
        <w:rPr>
          <w:b/>
          <w:lang w:eastAsia="x-none"/>
        </w:rPr>
        <w:tab/>
      </w:r>
      <w:r w:rsidR="00391DD9" w:rsidRPr="00AD6B1E">
        <w:rPr>
          <w:b/>
          <w:lang w:eastAsia="x-none"/>
        </w:rPr>
        <w:tab/>
        <w:t>NTT DOCOMO</w:t>
      </w:r>
    </w:p>
    <w:p w14:paraId="6730ADBA" w14:textId="77777777" w:rsidR="00391DD9" w:rsidRPr="00391DD9" w:rsidRDefault="00391DD9" w:rsidP="00391DD9">
      <w:pPr>
        <w:ind w:left="720" w:hanging="720"/>
        <w:rPr>
          <w:lang w:eastAsia="x-none"/>
        </w:rPr>
      </w:pPr>
    </w:p>
    <w:p w14:paraId="5185AE95" w14:textId="77777777" w:rsidR="00391DD9" w:rsidRPr="00391DD9" w:rsidRDefault="00391DD9" w:rsidP="00391DD9">
      <w:pPr>
        <w:ind w:left="720" w:hanging="720"/>
        <w:rPr>
          <w:lang w:eastAsia="x-none"/>
        </w:rPr>
      </w:pPr>
      <w:r w:rsidRPr="00391DD9">
        <w:rPr>
          <w:highlight w:val="green"/>
          <w:lang w:eastAsia="x-none"/>
        </w:rPr>
        <w:t>Agreement:</w:t>
      </w:r>
    </w:p>
    <w:p w14:paraId="10876731" w14:textId="77777777" w:rsidR="00391DD9" w:rsidRPr="00391DD9" w:rsidRDefault="00391DD9" w:rsidP="00391DD9">
      <w:pPr>
        <w:ind w:left="720" w:hanging="720"/>
        <w:rPr>
          <w:lang w:val="en-US" w:eastAsia="x-none"/>
        </w:rPr>
      </w:pPr>
      <w:r w:rsidRPr="00391DD9">
        <w:rPr>
          <w:lang w:val="en-US" w:eastAsia="x-none"/>
        </w:rPr>
        <w:t>EN-DC with two NR PUCCH groups is supported as UE optional capability in Rel-15.</w:t>
      </w:r>
    </w:p>
    <w:p w14:paraId="358E8D35" w14:textId="77777777" w:rsidR="00391DD9" w:rsidRPr="00AD6B1E" w:rsidRDefault="00391DD9" w:rsidP="00017304">
      <w:pPr>
        <w:pStyle w:val="ListParagraph"/>
        <w:numPr>
          <w:ilvl w:val="0"/>
          <w:numId w:val="228"/>
        </w:numPr>
        <w:rPr>
          <w:lang w:val="en-US"/>
        </w:rPr>
      </w:pPr>
      <w:r w:rsidRPr="00AD6B1E">
        <w:rPr>
          <w:lang w:val="en-US"/>
        </w:rPr>
        <w:t>UE cannot be configured with more than one NR PUCCH groups in the same FR.</w:t>
      </w:r>
    </w:p>
    <w:p w14:paraId="38CBEBE4" w14:textId="77777777" w:rsidR="00391DD9" w:rsidRPr="00AD6B1E" w:rsidRDefault="00391DD9" w:rsidP="00017304">
      <w:pPr>
        <w:pStyle w:val="ListParagraph"/>
        <w:numPr>
          <w:ilvl w:val="0"/>
          <w:numId w:val="228"/>
        </w:numPr>
        <w:rPr>
          <w:lang w:val="en-US"/>
        </w:rPr>
      </w:pPr>
      <w:r w:rsidRPr="00AD6B1E">
        <w:rPr>
          <w:lang w:val="en-US"/>
        </w:rPr>
        <w:t>The same numerology is used within the NR PUCCH group in FR2 if two NR PUCCH groups are configured.</w:t>
      </w:r>
    </w:p>
    <w:p w14:paraId="0225682B" w14:textId="77777777" w:rsidR="00391DD9" w:rsidRPr="00AD6B1E" w:rsidRDefault="00391DD9" w:rsidP="00017304">
      <w:pPr>
        <w:pStyle w:val="ListParagraph"/>
        <w:numPr>
          <w:ilvl w:val="0"/>
          <w:numId w:val="228"/>
        </w:numPr>
        <w:rPr>
          <w:lang w:val="en-US"/>
        </w:rPr>
      </w:pPr>
      <w:r w:rsidRPr="00AD6B1E">
        <w:rPr>
          <w:lang w:val="en-US"/>
        </w:rPr>
        <w:t>Note: This agreement supersedes an agreement from RAN1#92 on NR PUCCH SCell</w:t>
      </w:r>
    </w:p>
    <w:p w14:paraId="7019E108" w14:textId="77777777" w:rsidR="00391DD9" w:rsidRPr="00391DD9" w:rsidRDefault="00391DD9" w:rsidP="00391DD9">
      <w:pPr>
        <w:ind w:left="720" w:hanging="720"/>
        <w:rPr>
          <w:lang w:val="en-US" w:eastAsia="x-none"/>
        </w:rPr>
      </w:pPr>
    </w:p>
    <w:p w14:paraId="2BDADE94" w14:textId="585138ED" w:rsidR="00391DD9" w:rsidRPr="00AD6B1E" w:rsidRDefault="0058452E" w:rsidP="00391DD9">
      <w:pPr>
        <w:ind w:left="720" w:hanging="720"/>
        <w:rPr>
          <w:b/>
          <w:lang w:val="en-US" w:eastAsia="x-none"/>
        </w:rPr>
      </w:pPr>
      <w:hyperlink r:id="rId76" w:history="1">
        <w:r w:rsidR="000F2B08">
          <w:rPr>
            <w:rStyle w:val="Hyperlink"/>
            <w:b/>
            <w:lang w:val="en-US" w:eastAsia="x-none"/>
          </w:rPr>
          <w:t>R1-1807835</w:t>
        </w:r>
      </w:hyperlink>
      <w:r w:rsidR="00391DD9" w:rsidRPr="00AD6B1E">
        <w:rPr>
          <w:b/>
          <w:lang w:val="en-US" w:eastAsia="x-none"/>
        </w:rPr>
        <w:tab/>
        <w:t>Draft reply LS on simultaneous configuration of EN-DC and NR PUCCH SCell</w:t>
      </w:r>
      <w:r w:rsidR="00391DD9" w:rsidRPr="00AD6B1E">
        <w:rPr>
          <w:b/>
          <w:lang w:val="en-US" w:eastAsia="x-none"/>
        </w:rPr>
        <w:tab/>
        <w:t>NTT DOCOMO, INC.</w:t>
      </w:r>
    </w:p>
    <w:p w14:paraId="0699A91D" w14:textId="6F654F6C" w:rsidR="00391DD9" w:rsidRPr="00391DD9" w:rsidRDefault="00943111" w:rsidP="00391DD9">
      <w:pPr>
        <w:ind w:left="720" w:hanging="720"/>
        <w:rPr>
          <w:lang w:val="en-US" w:eastAsia="x-none"/>
        </w:rPr>
      </w:pPr>
      <w:r w:rsidRPr="00777035">
        <w:rPr>
          <w:b/>
        </w:rPr>
        <w:t xml:space="preserve">Decision: </w:t>
      </w:r>
      <w:r w:rsidRPr="00777035">
        <w:t xml:space="preserve">The </w:t>
      </w:r>
      <w:r w:rsidRPr="0077723D">
        <w:rPr>
          <w:lang w:eastAsia="x-none"/>
        </w:rPr>
        <w:t>draft LS is</w:t>
      </w:r>
      <w:r>
        <w:rPr>
          <w:lang w:eastAsia="x-none"/>
        </w:rPr>
        <w:t xml:space="preserve"> endorsed and f</w:t>
      </w:r>
      <w:r w:rsidRPr="0077723D">
        <w:t xml:space="preserve">inal </w:t>
      </w:r>
      <w:r>
        <w:t xml:space="preserve">version </w:t>
      </w:r>
      <w:r w:rsidRPr="0077723D">
        <w:t>i</w:t>
      </w:r>
      <w:r>
        <w:t xml:space="preserve">s </w:t>
      </w:r>
      <w:r w:rsidRPr="0077723D">
        <w:rPr>
          <w:highlight w:val="green"/>
        </w:rPr>
        <w:t>approved in</w:t>
      </w:r>
      <w:r w:rsidR="00391DD9" w:rsidRPr="00391DD9">
        <w:rPr>
          <w:highlight w:val="green"/>
          <w:lang w:val="en-US" w:eastAsia="x-none"/>
        </w:rPr>
        <w:t xml:space="preserve"> </w:t>
      </w:r>
      <w:hyperlink r:id="rId77" w:history="1">
        <w:r w:rsidR="000F2B08">
          <w:rPr>
            <w:rStyle w:val="Hyperlink"/>
            <w:highlight w:val="green"/>
            <w:lang w:val="en-US" w:eastAsia="x-none"/>
          </w:rPr>
          <w:t>R1-1807871</w:t>
        </w:r>
      </w:hyperlink>
      <w:r w:rsidR="00391DD9" w:rsidRPr="00943111">
        <w:rPr>
          <w:lang w:val="en-US" w:eastAsia="x-none"/>
        </w:rPr>
        <w:t xml:space="preserve"> with a modification to include RAN4 in the Actions section.</w:t>
      </w:r>
    </w:p>
    <w:p w14:paraId="4FF96CBD" w14:textId="77777777" w:rsidR="00391DD9" w:rsidRPr="00391DD9" w:rsidRDefault="00391DD9" w:rsidP="00391DD9">
      <w:pPr>
        <w:rPr>
          <w:lang w:val="en-US" w:eastAsia="x-none"/>
        </w:rPr>
      </w:pPr>
    </w:p>
    <w:p w14:paraId="2ECD7922" w14:textId="77777777" w:rsidR="00391DD9" w:rsidRPr="00391DD9" w:rsidRDefault="00391DD9" w:rsidP="00391DD9">
      <w:pPr>
        <w:ind w:left="720" w:hanging="720"/>
        <w:rPr>
          <w:lang w:val="en-US" w:eastAsia="x-none"/>
        </w:rPr>
      </w:pPr>
    </w:p>
    <w:p w14:paraId="1BACEB77" w14:textId="30C81709" w:rsidR="00391DD9" w:rsidRDefault="0058452E" w:rsidP="00391DD9">
      <w:pPr>
        <w:ind w:left="720" w:hanging="720"/>
        <w:rPr>
          <w:b/>
          <w:lang w:val="en-US" w:eastAsia="x-none"/>
        </w:rPr>
      </w:pPr>
      <w:hyperlink r:id="rId78" w:history="1">
        <w:r w:rsidR="000F2B08">
          <w:rPr>
            <w:rStyle w:val="Hyperlink"/>
            <w:b/>
            <w:lang w:val="en-US" w:eastAsia="x-none"/>
          </w:rPr>
          <w:t>R1-1807805</w:t>
        </w:r>
      </w:hyperlink>
      <w:r w:rsidR="00391DD9" w:rsidRPr="00AD6B1E">
        <w:rPr>
          <w:b/>
          <w:lang w:val="en-US" w:eastAsia="x-none"/>
        </w:rPr>
        <w:tab/>
        <w:t>LS on RAN4 agreement on intraband EN-DC A-MPR</w:t>
      </w:r>
      <w:r w:rsidR="00391DD9" w:rsidRPr="00AD6B1E">
        <w:rPr>
          <w:b/>
          <w:lang w:val="en-US" w:eastAsia="x-none"/>
        </w:rPr>
        <w:tab/>
        <w:t>RAN4</w:t>
      </w:r>
      <w:r w:rsidR="000F3571">
        <w:rPr>
          <w:b/>
          <w:lang w:val="en-US" w:eastAsia="x-none"/>
        </w:rPr>
        <w:t>, Nokia</w:t>
      </w:r>
    </w:p>
    <w:p w14:paraId="10371AEC" w14:textId="39CA396F" w:rsidR="00D24239" w:rsidRPr="00D24239" w:rsidRDefault="00D24239" w:rsidP="00D24239">
      <w:pPr>
        <w:ind w:left="720"/>
      </w:pPr>
      <w:r w:rsidRPr="00D24239">
        <w:t>RAN4 requests RAN1 to consider whether the RAN4 definition of MPR and A-MPR where the calculation of transmission power for LTE may take into consideration NR transmission and vice versa is consistent with RAN1 power control design. This is a similar approach that has been taken in E-UTRA intraband CA.</w:t>
      </w:r>
    </w:p>
    <w:p w14:paraId="53D1ED1A" w14:textId="7EA376ED" w:rsidR="00391DD9" w:rsidRPr="00391DD9" w:rsidRDefault="00D24239" w:rsidP="00D24239">
      <w:r w:rsidRPr="00B93AFF">
        <w:rPr>
          <w:rFonts w:ascii="Times New Roman" w:hAnsi="Times New Roman"/>
          <w:b/>
          <w:szCs w:val="20"/>
        </w:rPr>
        <w:lastRenderedPageBreak/>
        <w:t xml:space="preserve">Decision: </w:t>
      </w:r>
      <w:r w:rsidRPr="00B93AFF">
        <w:rPr>
          <w:rFonts w:ascii="Times New Roman" w:hAnsi="Times New Roman"/>
          <w:szCs w:val="20"/>
        </w:rPr>
        <w:t>The document is noted.</w:t>
      </w:r>
      <w:r>
        <w:rPr>
          <w:rFonts w:ascii="Times New Roman" w:hAnsi="Times New Roman"/>
          <w:szCs w:val="20"/>
        </w:rPr>
        <w:t xml:space="preserve"> For </w:t>
      </w:r>
      <w:r>
        <w:rPr>
          <w:highlight w:val="cyan"/>
        </w:rPr>
        <w:t>e</w:t>
      </w:r>
      <w:r w:rsidR="00391DD9" w:rsidRPr="00391DD9">
        <w:rPr>
          <w:highlight w:val="cyan"/>
        </w:rPr>
        <w:t>mail discussion on whether any response is needed to the RAN4 LS (</w:t>
      </w:r>
      <w:hyperlink r:id="rId79" w:history="1">
        <w:r w:rsidR="000F2B08">
          <w:rPr>
            <w:rStyle w:val="Hyperlink"/>
            <w:highlight w:val="cyan"/>
          </w:rPr>
          <w:t>R1-1807805</w:t>
        </w:r>
      </w:hyperlink>
      <w:r w:rsidR="00391DD9" w:rsidRPr="00391DD9">
        <w:rPr>
          <w:highlight w:val="cyan"/>
        </w:rPr>
        <w:t>) and, if needed, the response LS details until June 29</w:t>
      </w:r>
      <w:r w:rsidR="00AD6B1E" w:rsidRPr="00AD6B1E">
        <w:rPr>
          <w:highlight w:val="cyan"/>
          <w:vertAlign w:val="superscript"/>
        </w:rPr>
        <w:t>th</w:t>
      </w:r>
      <w:r w:rsidR="00391DD9" w:rsidRPr="00391DD9">
        <w:rPr>
          <w:highlight w:val="cyan"/>
        </w:rPr>
        <w:t>, 2018</w:t>
      </w:r>
      <w:r w:rsidR="00391DD9" w:rsidRPr="00391DD9">
        <w:rPr>
          <w:highlight w:val="cyan"/>
        </w:rPr>
        <w:tab/>
        <w:t>Qualcomm (Peter).</w:t>
      </w:r>
    </w:p>
    <w:p w14:paraId="56BED52C" w14:textId="77777777" w:rsidR="00391DD9" w:rsidRPr="00B47A9D" w:rsidRDefault="00391DD9" w:rsidP="00391DD9">
      <w:pPr>
        <w:pBdr>
          <w:top w:val="single" w:sz="4" w:space="1" w:color="auto"/>
        </w:pBdr>
        <w:ind w:left="1440" w:hanging="1440"/>
        <w:rPr>
          <w:lang w:eastAsia="x-none"/>
        </w:rPr>
      </w:pPr>
    </w:p>
    <w:p w14:paraId="2F375C2E" w14:textId="77777777" w:rsidR="00B47A9D" w:rsidRPr="00B47A9D" w:rsidRDefault="00B47A9D" w:rsidP="00B47A9D">
      <w:pPr>
        <w:ind w:left="720" w:hanging="720"/>
        <w:rPr>
          <w:lang w:eastAsia="x-none"/>
        </w:rPr>
      </w:pPr>
    </w:p>
    <w:p w14:paraId="79D81604" w14:textId="58F3BA52" w:rsidR="00B47A9D" w:rsidRPr="00246DAB" w:rsidRDefault="0058452E" w:rsidP="00B47A9D">
      <w:pPr>
        <w:ind w:left="720" w:hanging="720"/>
        <w:rPr>
          <w:b/>
          <w:lang w:eastAsia="x-none"/>
        </w:rPr>
      </w:pPr>
      <w:hyperlink r:id="rId80" w:history="1">
        <w:r w:rsidR="000F2B08">
          <w:rPr>
            <w:rStyle w:val="Hyperlink"/>
            <w:b/>
            <w:lang w:eastAsia="x-none"/>
          </w:rPr>
          <w:t>R1-1805821</w:t>
        </w:r>
      </w:hyperlink>
      <w:r w:rsidR="00B47A9D" w:rsidRPr="00246DAB">
        <w:rPr>
          <w:b/>
          <w:lang w:eastAsia="x-none"/>
        </w:rPr>
        <w:tab/>
        <w:t>LS reply to RAN1 on P_0 ranges on UL power control</w:t>
      </w:r>
      <w:r w:rsidR="00B47A9D" w:rsidRPr="00246DAB">
        <w:rPr>
          <w:b/>
          <w:lang w:eastAsia="x-none"/>
        </w:rPr>
        <w:tab/>
        <w:t>RAN4, ZTE</w:t>
      </w:r>
    </w:p>
    <w:p w14:paraId="71D19854" w14:textId="552E2796" w:rsidR="00B47A9D" w:rsidRPr="00B47A9D" w:rsidRDefault="00A54B98" w:rsidP="00B47A9D">
      <w:pPr>
        <w:ind w:left="720" w:hanging="720"/>
        <w:rPr>
          <w:lang w:eastAsia="x-none"/>
        </w:rPr>
      </w:pPr>
      <w:r w:rsidRPr="00B93AFF">
        <w:rPr>
          <w:rFonts w:ascii="Times New Roman" w:hAnsi="Times New Roman"/>
          <w:b/>
          <w:szCs w:val="20"/>
        </w:rPr>
        <w:t xml:space="preserve">Decision: </w:t>
      </w:r>
      <w:r w:rsidRPr="00B93AFF">
        <w:rPr>
          <w:rFonts w:ascii="Times New Roman" w:hAnsi="Times New Roman"/>
          <w:szCs w:val="20"/>
        </w:rPr>
        <w:t>The document is noted.</w:t>
      </w:r>
      <w:r>
        <w:rPr>
          <w:rFonts w:ascii="Times New Roman" w:hAnsi="Times New Roman"/>
          <w:szCs w:val="20"/>
        </w:rPr>
        <w:t xml:space="preserve"> </w:t>
      </w:r>
      <w:r w:rsidR="00B47A9D" w:rsidRPr="00B47A9D">
        <w:rPr>
          <w:lang w:eastAsia="x-none"/>
        </w:rPr>
        <w:t>Details to be handled under 7.1.6</w:t>
      </w:r>
      <w:r>
        <w:rPr>
          <w:lang w:eastAsia="x-none"/>
        </w:rPr>
        <w:t>.</w:t>
      </w:r>
    </w:p>
    <w:p w14:paraId="10CDB88B" w14:textId="77777777" w:rsidR="00B47A9D" w:rsidRPr="00B47A9D" w:rsidRDefault="00B47A9D" w:rsidP="00B47A9D">
      <w:pPr>
        <w:ind w:left="720" w:hanging="720"/>
        <w:rPr>
          <w:lang w:eastAsia="x-none"/>
        </w:rPr>
      </w:pPr>
    </w:p>
    <w:p w14:paraId="3F2D60DF" w14:textId="100C9B77" w:rsidR="00B47A9D" w:rsidRPr="00246DAB" w:rsidRDefault="0058452E" w:rsidP="00B47A9D">
      <w:pPr>
        <w:ind w:left="720" w:hanging="720"/>
        <w:rPr>
          <w:b/>
          <w:lang w:eastAsia="x-none"/>
        </w:rPr>
      </w:pPr>
      <w:hyperlink r:id="rId81" w:history="1">
        <w:r w:rsidR="000F2B08">
          <w:rPr>
            <w:rStyle w:val="Hyperlink"/>
            <w:b/>
            <w:lang w:eastAsia="x-none"/>
          </w:rPr>
          <w:t>R1-1805813</w:t>
        </w:r>
      </w:hyperlink>
      <w:r w:rsidR="00B47A9D" w:rsidRPr="00246DAB">
        <w:rPr>
          <w:b/>
          <w:lang w:eastAsia="x-none"/>
        </w:rPr>
        <w:tab/>
        <w:t>LS on Type 3 UE capabilities</w:t>
      </w:r>
      <w:r w:rsidR="00B47A9D" w:rsidRPr="00246DAB">
        <w:rPr>
          <w:b/>
          <w:lang w:eastAsia="x-none"/>
        </w:rPr>
        <w:tab/>
        <w:t>RAN2, NTT DOCOMO</w:t>
      </w:r>
    </w:p>
    <w:p w14:paraId="4AEA2394" w14:textId="23A77A03" w:rsidR="00B47A9D" w:rsidRPr="00B47A9D" w:rsidRDefault="00B47A9D" w:rsidP="00B47A9D">
      <w:pPr>
        <w:ind w:left="720" w:hanging="720"/>
        <w:rPr>
          <w:lang w:eastAsia="x-none"/>
        </w:rPr>
      </w:pPr>
      <w:r w:rsidRPr="00A54B98">
        <w:rPr>
          <w:lang w:eastAsia="x-none"/>
        </w:rPr>
        <w:t>Det</w:t>
      </w:r>
      <w:r w:rsidR="00A54B98">
        <w:rPr>
          <w:lang w:eastAsia="x-none"/>
        </w:rPr>
        <w:t>ails to be handled under 7.1.7.</w:t>
      </w:r>
    </w:p>
    <w:p w14:paraId="1363B312" w14:textId="653DE1D6" w:rsidR="00B47A9D" w:rsidRPr="00A57ABE" w:rsidRDefault="0058452E" w:rsidP="00B47A9D">
      <w:pPr>
        <w:ind w:left="720" w:hanging="720"/>
        <w:rPr>
          <w:b/>
          <w:lang w:eastAsia="x-none"/>
        </w:rPr>
      </w:pPr>
      <w:hyperlink r:id="rId82" w:history="1">
        <w:r w:rsidR="000F2B08">
          <w:rPr>
            <w:rStyle w:val="Hyperlink"/>
            <w:b/>
            <w:lang w:eastAsia="x-none"/>
          </w:rPr>
          <w:t>R1-1805817</w:t>
        </w:r>
      </w:hyperlink>
      <w:r w:rsidR="00B47A9D" w:rsidRPr="00A57ABE">
        <w:rPr>
          <w:b/>
          <w:lang w:eastAsia="x-none"/>
        </w:rPr>
        <w:tab/>
        <w:t>Reply LS on SRS switching</w:t>
      </w:r>
      <w:r w:rsidR="00B47A9D" w:rsidRPr="00A57ABE">
        <w:rPr>
          <w:b/>
          <w:lang w:eastAsia="x-none"/>
        </w:rPr>
        <w:tab/>
        <w:t>RAN4, Huawei</w:t>
      </w:r>
    </w:p>
    <w:p w14:paraId="72D965E5" w14:textId="77777777" w:rsidR="00B47A9D" w:rsidRPr="00B47A9D" w:rsidRDefault="00B47A9D" w:rsidP="00B47A9D">
      <w:pPr>
        <w:ind w:left="720" w:hanging="720"/>
        <w:rPr>
          <w:lang w:eastAsia="x-none"/>
        </w:rPr>
      </w:pPr>
      <w:r w:rsidRPr="00B47A9D">
        <w:rPr>
          <w:lang w:eastAsia="x-none"/>
        </w:rPr>
        <w:t>Details to be handled under 7.1.7</w:t>
      </w:r>
    </w:p>
    <w:p w14:paraId="1926F06A" w14:textId="77777777" w:rsidR="00B47A9D" w:rsidRPr="00B47A9D" w:rsidRDefault="00B47A9D" w:rsidP="00B47A9D">
      <w:pPr>
        <w:ind w:left="720" w:hanging="720"/>
        <w:rPr>
          <w:lang w:eastAsia="x-none"/>
        </w:rPr>
      </w:pPr>
    </w:p>
    <w:p w14:paraId="05E1CD7B" w14:textId="43A70132" w:rsidR="00B47A9D" w:rsidRPr="00B47A9D" w:rsidRDefault="0058452E" w:rsidP="00B47A9D">
      <w:pPr>
        <w:ind w:left="720" w:hanging="720"/>
        <w:rPr>
          <w:lang w:eastAsia="x-none"/>
        </w:rPr>
      </w:pPr>
      <w:hyperlink r:id="rId83" w:history="1">
        <w:r w:rsidR="000F2B08">
          <w:rPr>
            <w:rStyle w:val="Hyperlink"/>
            <w:lang w:eastAsia="x-none"/>
          </w:rPr>
          <w:t>R1-1806674</w:t>
        </w:r>
      </w:hyperlink>
      <w:r w:rsidR="00B47A9D" w:rsidRPr="00B47A9D">
        <w:rPr>
          <w:lang w:eastAsia="x-none"/>
        </w:rPr>
        <w:tab/>
        <w:t>Discussion on the transmission of video over PC5 interface</w:t>
      </w:r>
      <w:r w:rsidR="00B47A9D" w:rsidRPr="00B47A9D">
        <w:rPr>
          <w:lang w:eastAsia="x-none"/>
        </w:rPr>
        <w:tab/>
        <w:t>Samsung</w:t>
      </w:r>
    </w:p>
    <w:p w14:paraId="42949949" w14:textId="30E750B3" w:rsidR="00B47A9D" w:rsidRPr="00B47A9D" w:rsidRDefault="0058452E" w:rsidP="00B47A9D">
      <w:pPr>
        <w:ind w:left="720" w:hanging="720"/>
        <w:rPr>
          <w:lang w:eastAsia="x-none"/>
        </w:rPr>
      </w:pPr>
      <w:hyperlink r:id="rId84" w:history="1">
        <w:r w:rsidR="000F2B08">
          <w:rPr>
            <w:rStyle w:val="Hyperlink"/>
            <w:lang w:eastAsia="x-none"/>
          </w:rPr>
          <w:t>R1-1806904</w:t>
        </w:r>
      </w:hyperlink>
      <w:r w:rsidR="00B47A9D" w:rsidRPr="00B47A9D">
        <w:rPr>
          <w:lang w:eastAsia="x-none"/>
        </w:rPr>
        <w:tab/>
        <w:t>[Draft] Reply LS on the transmission of video over PC5 interface</w:t>
      </w:r>
      <w:r w:rsidR="00B47A9D" w:rsidRPr="00B47A9D">
        <w:rPr>
          <w:lang w:eastAsia="x-none"/>
        </w:rPr>
        <w:tab/>
        <w:t>Huawei, HiSilicon</w:t>
      </w:r>
    </w:p>
    <w:p w14:paraId="59C968CC" w14:textId="77777777" w:rsidR="00B47A9D" w:rsidRPr="00B47A9D" w:rsidRDefault="00B47A9D" w:rsidP="00B47A9D">
      <w:pPr>
        <w:ind w:left="720" w:hanging="720"/>
        <w:rPr>
          <w:lang w:eastAsia="x-none"/>
        </w:rPr>
      </w:pPr>
      <w:r w:rsidRPr="00B47A9D">
        <w:rPr>
          <w:lang w:eastAsia="x-none"/>
        </w:rPr>
        <w:t>To be handled under 7.5</w:t>
      </w:r>
    </w:p>
    <w:p w14:paraId="1EC64DCD" w14:textId="77777777" w:rsidR="00B47A9D" w:rsidRPr="00B47A9D" w:rsidRDefault="00B47A9D" w:rsidP="00B47A9D">
      <w:pPr>
        <w:ind w:left="720" w:hanging="720"/>
        <w:rPr>
          <w:lang w:eastAsia="x-none"/>
        </w:rPr>
      </w:pPr>
    </w:p>
    <w:p w14:paraId="38A37655" w14:textId="1BC5C709" w:rsidR="00B47A9D" w:rsidRDefault="00B47A9D" w:rsidP="00B47A9D">
      <w:pPr>
        <w:ind w:left="720" w:hanging="720"/>
        <w:rPr>
          <w:lang w:eastAsia="x-none"/>
        </w:rPr>
      </w:pPr>
      <w:r w:rsidRPr="00B47A9D">
        <w:rPr>
          <w:lang w:eastAsia="x-none"/>
        </w:rPr>
        <w:t>The following LSs are noted (not to be presented online unless specifically requested)</w:t>
      </w:r>
    </w:p>
    <w:p w14:paraId="0D7176D8" w14:textId="609BF302" w:rsidR="00A57ABE" w:rsidRPr="00B47A9D" w:rsidRDefault="00A57ABE" w:rsidP="00B47A9D">
      <w:pPr>
        <w:ind w:left="720" w:hanging="720"/>
        <w:rPr>
          <w:lang w:eastAsia="x-none"/>
        </w:rPr>
      </w:pPr>
      <w:r>
        <w:rPr>
          <w:lang w:eastAsia="x-none"/>
        </w:rPr>
        <w:t>Qualcomm requested looking at:</w:t>
      </w:r>
    </w:p>
    <w:p w14:paraId="71FF71F1" w14:textId="6C54DAEF" w:rsidR="00B47A9D" w:rsidRDefault="0058452E" w:rsidP="00B47A9D">
      <w:pPr>
        <w:ind w:left="720" w:hanging="720"/>
        <w:rPr>
          <w:b/>
          <w:lang w:eastAsia="x-none"/>
        </w:rPr>
      </w:pPr>
      <w:hyperlink r:id="rId85" w:history="1">
        <w:r w:rsidR="000F2B08">
          <w:rPr>
            <w:rStyle w:val="Hyperlink"/>
            <w:b/>
            <w:lang w:eastAsia="x-none"/>
          </w:rPr>
          <w:t>R1-1806456</w:t>
        </w:r>
      </w:hyperlink>
      <w:r w:rsidR="00B47A9D" w:rsidRPr="00A57ABE">
        <w:rPr>
          <w:b/>
          <w:lang w:eastAsia="x-none"/>
        </w:rPr>
        <w:tab/>
        <w:t>LS on minimum number of RX antennae for NR vehicular UEs</w:t>
      </w:r>
      <w:r w:rsidR="00B47A9D" w:rsidRPr="00A57ABE">
        <w:rPr>
          <w:b/>
          <w:lang w:eastAsia="x-none"/>
        </w:rPr>
        <w:tab/>
        <w:t>5GAA WG2, LG Electronics</w:t>
      </w:r>
    </w:p>
    <w:p w14:paraId="572FA3A2" w14:textId="5FB0E13D" w:rsidR="00A57ABE" w:rsidRPr="00A57ABE" w:rsidRDefault="00A57ABE" w:rsidP="00A57ABE">
      <w:pPr>
        <w:ind w:left="720"/>
        <w:rPr>
          <w:b/>
        </w:rPr>
      </w:pPr>
      <w:r>
        <w:rPr>
          <w:lang w:eastAsia="ko-KR"/>
        </w:rPr>
        <w:t xml:space="preserve">5GAA WGs </w:t>
      </w:r>
      <w:r w:rsidRPr="008A1993">
        <w:t>ask</w:t>
      </w:r>
      <w:r>
        <w:t>s RAN and RAN4</w:t>
      </w:r>
      <w:r w:rsidRPr="008A1993">
        <w:t xml:space="preserve"> to </w:t>
      </w:r>
      <w:r>
        <w:rPr>
          <w:lang w:eastAsia="ko-KR"/>
        </w:rPr>
        <w:t xml:space="preserve">allow the use of 2 RX antennae exceptionally for Uu interface of vehicular NR UEs </w:t>
      </w:r>
      <w:r w:rsidRPr="008A1993">
        <w:t>operating on bands below 6GHz</w:t>
      </w:r>
      <w:r>
        <w:t>.</w:t>
      </w:r>
    </w:p>
    <w:p w14:paraId="5B0F3B3D" w14:textId="50CF58D4" w:rsidR="00A57ABE" w:rsidRPr="00A57ABE" w:rsidRDefault="00A57ABE" w:rsidP="00A57ABE">
      <w:pPr>
        <w:ind w:left="720" w:hanging="720"/>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w:t>
      </w:r>
      <w:r w:rsidRPr="00A57ABE">
        <w:rPr>
          <w:rFonts w:ascii="Times New Roman" w:hAnsi="Times New Roman"/>
          <w:szCs w:val="20"/>
        </w:rPr>
        <w:t xml:space="preserve"> Qualcomm</w:t>
      </w:r>
      <w:r>
        <w:rPr>
          <w:rFonts w:ascii="Times New Roman" w:hAnsi="Times New Roman"/>
          <w:szCs w:val="20"/>
        </w:rPr>
        <w:t xml:space="preserve"> concern</w:t>
      </w:r>
      <w:r w:rsidR="00B97F95">
        <w:rPr>
          <w:rFonts w:ascii="Times New Roman" w:hAnsi="Times New Roman"/>
          <w:szCs w:val="20"/>
        </w:rPr>
        <w:t xml:space="preserve"> </w:t>
      </w:r>
    </w:p>
    <w:p w14:paraId="079EA639" w14:textId="1327059E" w:rsidR="00A57ABE" w:rsidRDefault="00A57ABE" w:rsidP="00A57ABE">
      <w:pPr>
        <w:ind w:left="720" w:hanging="720"/>
        <w:rPr>
          <w:rFonts w:ascii="Times New Roman" w:hAnsi="Times New Roman"/>
          <w:szCs w:val="20"/>
        </w:rPr>
      </w:pPr>
      <w:r>
        <w:rPr>
          <w:rFonts w:ascii="Times New Roman" w:hAnsi="Times New Roman"/>
          <w:szCs w:val="20"/>
        </w:rPr>
        <w:t xml:space="preserve">Huawei: 4RX should be mandatory. </w:t>
      </w:r>
    </w:p>
    <w:p w14:paraId="4D263992" w14:textId="73CC846D" w:rsidR="00A57ABE" w:rsidRDefault="00A57ABE" w:rsidP="00A57ABE">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 The LS is not to be addressed by RAN1</w:t>
      </w:r>
      <w:r w:rsidR="00B97F95">
        <w:rPr>
          <w:rFonts w:ascii="Times New Roman" w:hAnsi="Times New Roman"/>
          <w:szCs w:val="20"/>
        </w:rPr>
        <w:t>#93</w:t>
      </w:r>
      <w:r w:rsidR="00A54B98">
        <w:rPr>
          <w:rFonts w:ascii="Times New Roman" w:hAnsi="Times New Roman"/>
          <w:szCs w:val="20"/>
        </w:rPr>
        <w:t>.</w:t>
      </w:r>
    </w:p>
    <w:p w14:paraId="0A9BC99A" w14:textId="77777777" w:rsidR="00A57ABE" w:rsidRDefault="00A57ABE" w:rsidP="00A57ABE">
      <w:pPr>
        <w:ind w:left="720" w:hanging="720"/>
        <w:rPr>
          <w:rFonts w:ascii="Times New Roman" w:hAnsi="Times New Roman"/>
          <w:szCs w:val="20"/>
        </w:rPr>
      </w:pPr>
    </w:p>
    <w:p w14:paraId="6FC32D4C" w14:textId="2AB55361" w:rsidR="00B47A9D" w:rsidRPr="00B47A9D" w:rsidRDefault="0058452E" w:rsidP="00B47A9D">
      <w:pPr>
        <w:ind w:left="720" w:hanging="720"/>
        <w:rPr>
          <w:lang w:eastAsia="x-none"/>
        </w:rPr>
      </w:pPr>
      <w:hyperlink r:id="rId86" w:history="1">
        <w:r w:rsidR="000F2B08">
          <w:rPr>
            <w:rStyle w:val="Hyperlink"/>
            <w:lang w:eastAsia="x-none"/>
          </w:rPr>
          <w:t>R1-1807139</w:t>
        </w:r>
      </w:hyperlink>
      <w:r w:rsidR="00B47A9D" w:rsidRPr="00B47A9D">
        <w:rPr>
          <w:lang w:eastAsia="x-none"/>
        </w:rPr>
        <w:tab/>
        <w:t>On minimum number of RX antennae for NR vehicular UEs</w:t>
      </w:r>
      <w:r w:rsidR="00B47A9D" w:rsidRPr="00B47A9D">
        <w:rPr>
          <w:lang w:eastAsia="x-none"/>
        </w:rPr>
        <w:tab/>
        <w:t>Huawei, HiSilicon</w:t>
      </w:r>
    </w:p>
    <w:p w14:paraId="6AE29A93" w14:textId="0F758AD4" w:rsidR="00966D15" w:rsidRDefault="0058452E" w:rsidP="00966D15">
      <w:pPr>
        <w:ind w:left="720" w:hanging="720"/>
        <w:rPr>
          <w:lang w:eastAsia="x-none"/>
        </w:rPr>
      </w:pPr>
      <w:hyperlink r:id="rId87" w:history="1">
        <w:r w:rsidR="000F2B08">
          <w:rPr>
            <w:rStyle w:val="Hyperlink"/>
            <w:lang w:eastAsia="x-none"/>
          </w:rPr>
          <w:t>R1-1807627</w:t>
        </w:r>
      </w:hyperlink>
      <w:r w:rsidR="00B47A9D" w:rsidRPr="00B47A9D">
        <w:rPr>
          <w:lang w:eastAsia="x-none"/>
        </w:rPr>
        <w:tab/>
        <w:t>LS on L2 measurement specification for NR in R15</w:t>
      </w:r>
      <w:r w:rsidR="00B47A9D" w:rsidRPr="00B47A9D">
        <w:rPr>
          <w:lang w:eastAsia="x-none"/>
        </w:rPr>
        <w:tab/>
        <w:t>S</w:t>
      </w:r>
      <w:r w:rsidR="00C41628">
        <w:rPr>
          <w:lang w:eastAsia="x-none"/>
        </w:rPr>
        <w:t>A</w:t>
      </w:r>
      <w:r w:rsidR="00B47A9D" w:rsidRPr="00B47A9D">
        <w:rPr>
          <w:lang w:eastAsia="x-none"/>
        </w:rPr>
        <w:t>5, Ericsson</w:t>
      </w:r>
    </w:p>
    <w:p w14:paraId="6584C3ED" w14:textId="7BB73C60" w:rsidR="003F3C0D" w:rsidRDefault="003F3C0D" w:rsidP="00966D15">
      <w:pPr>
        <w:ind w:left="720" w:hanging="720"/>
        <w:rPr>
          <w:lang w:eastAsia="x-none"/>
        </w:rPr>
      </w:pPr>
    </w:p>
    <w:p w14:paraId="3F941BAC" w14:textId="198506C5" w:rsidR="003F3C0D" w:rsidRDefault="003F3C0D" w:rsidP="00966D15">
      <w:pPr>
        <w:ind w:left="720" w:hanging="720"/>
        <w:rPr>
          <w:lang w:eastAsia="x-none"/>
        </w:rPr>
      </w:pPr>
      <w:r>
        <w:rPr>
          <w:lang w:eastAsia="x-none"/>
        </w:rPr>
        <w:t>The following LSs were received during the week:</w:t>
      </w:r>
    </w:p>
    <w:p w14:paraId="1F6170EF" w14:textId="343EF8DE" w:rsidR="00794262" w:rsidRDefault="00794262" w:rsidP="00966D15">
      <w:pPr>
        <w:ind w:left="720" w:hanging="720"/>
        <w:rPr>
          <w:lang w:eastAsia="x-none"/>
        </w:rPr>
      </w:pPr>
      <w:r w:rsidRPr="00794262">
        <w:rPr>
          <w:lang w:eastAsia="x-none"/>
        </w:rPr>
        <w:t>R1-1807524</w:t>
      </w:r>
      <w:r w:rsidRPr="00794262">
        <w:rPr>
          <w:lang w:eastAsia="x-none"/>
        </w:rPr>
        <w:tab/>
        <w:t>LS response on NB-IoT downlink channel quality determina</w:t>
      </w:r>
      <w:r>
        <w:rPr>
          <w:lang w:eastAsia="x-none"/>
        </w:rPr>
        <w:t>tion and report</w:t>
      </w:r>
      <w:r>
        <w:rPr>
          <w:lang w:eastAsia="x-none"/>
        </w:rPr>
        <w:tab/>
        <w:t>RAN4, Ericsson</w:t>
      </w:r>
    </w:p>
    <w:p w14:paraId="319AA7CD" w14:textId="46E1BD89" w:rsidR="003F3C0D" w:rsidRDefault="0058452E" w:rsidP="00966D15">
      <w:pPr>
        <w:ind w:left="720" w:hanging="720"/>
        <w:rPr>
          <w:lang w:eastAsia="x-none"/>
        </w:rPr>
      </w:pPr>
      <w:hyperlink r:id="rId88" w:history="1">
        <w:r w:rsidR="000F2B08">
          <w:rPr>
            <w:rStyle w:val="Hyperlink"/>
            <w:b/>
            <w:lang w:eastAsia="x-none"/>
          </w:rPr>
          <w:t>R1-1807683</w:t>
        </w:r>
      </w:hyperlink>
      <w:r w:rsidR="003F3C0D" w:rsidRPr="00C41628">
        <w:rPr>
          <w:b/>
          <w:lang w:eastAsia="x-none"/>
        </w:rPr>
        <w:tab/>
        <w:t>LS on updates for TS 36.300</w:t>
      </w:r>
      <w:r w:rsidR="003F3C0D" w:rsidRPr="00C41628">
        <w:rPr>
          <w:b/>
          <w:lang w:eastAsia="x-none"/>
        </w:rPr>
        <w:tab/>
        <w:t>RAN2, Huawei</w:t>
      </w:r>
      <w:r w:rsidR="00C41628">
        <w:rPr>
          <w:lang w:eastAsia="x-none"/>
        </w:rPr>
        <w:tab/>
        <w:t>see 6.2.7</w:t>
      </w:r>
    </w:p>
    <w:p w14:paraId="05EDC1FB" w14:textId="507963E6" w:rsidR="00492D1F" w:rsidRDefault="0058452E" w:rsidP="00492D1F">
      <w:pPr>
        <w:ind w:left="720" w:hanging="720"/>
        <w:rPr>
          <w:lang w:eastAsia="x-none"/>
        </w:rPr>
      </w:pPr>
      <w:hyperlink r:id="rId89" w:history="1">
        <w:r w:rsidR="000F2B08">
          <w:rPr>
            <w:rStyle w:val="Hyperlink"/>
            <w:b/>
            <w:lang w:eastAsia="x-none"/>
          </w:rPr>
          <w:t>R1-1807732</w:t>
        </w:r>
      </w:hyperlink>
      <w:r w:rsidR="00492D1F" w:rsidRPr="004C3DF6">
        <w:rPr>
          <w:b/>
          <w:lang w:eastAsia="x-none"/>
        </w:rPr>
        <w:tab/>
        <w:t>Reply LS on PDCCH common search space configurations</w:t>
      </w:r>
      <w:r w:rsidR="00492D1F" w:rsidRPr="004C3DF6">
        <w:rPr>
          <w:b/>
          <w:lang w:eastAsia="x-none"/>
        </w:rPr>
        <w:tab/>
        <w:t>RAN2, NTT DOCOMO</w:t>
      </w:r>
      <w:r w:rsidR="004C3DF6">
        <w:rPr>
          <w:lang w:eastAsia="x-none"/>
        </w:rPr>
        <w:tab/>
        <w:t>see 7.1.3.1.2</w:t>
      </w:r>
    </w:p>
    <w:p w14:paraId="608D1053" w14:textId="0059093A" w:rsidR="00492D1F" w:rsidRDefault="0058452E" w:rsidP="00492D1F">
      <w:pPr>
        <w:ind w:left="720" w:hanging="720"/>
        <w:rPr>
          <w:lang w:eastAsia="x-none"/>
        </w:rPr>
      </w:pPr>
      <w:hyperlink r:id="rId90" w:history="1">
        <w:r w:rsidR="000F2B08">
          <w:rPr>
            <w:rStyle w:val="Hyperlink"/>
            <w:b/>
            <w:lang w:eastAsia="x-none"/>
          </w:rPr>
          <w:t>R1-1807731</w:t>
        </w:r>
      </w:hyperlink>
      <w:r w:rsidR="00492D1F" w:rsidRPr="005D18C6">
        <w:rPr>
          <w:b/>
          <w:lang w:eastAsia="x-none"/>
        </w:rPr>
        <w:tab/>
        <w:t>LS on Bandwidth configuration for initial BWP</w:t>
      </w:r>
      <w:r w:rsidR="00492D1F" w:rsidRPr="005D18C6">
        <w:rPr>
          <w:b/>
          <w:lang w:eastAsia="x-none"/>
        </w:rPr>
        <w:tab/>
        <w:t>RAN2, NTT DOCOMO</w:t>
      </w:r>
      <w:r w:rsidR="005D18C6">
        <w:rPr>
          <w:lang w:eastAsia="x-none"/>
        </w:rPr>
        <w:tab/>
        <w:t>see 7.1.3.4.1</w:t>
      </w:r>
    </w:p>
    <w:p w14:paraId="6030A8F3" w14:textId="1C4E898B" w:rsidR="00A54B98" w:rsidRDefault="0058452E" w:rsidP="00A54B98">
      <w:pPr>
        <w:ind w:left="720" w:hanging="720"/>
        <w:rPr>
          <w:lang w:eastAsia="x-none"/>
        </w:rPr>
      </w:pPr>
      <w:hyperlink r:id="rId91" w:history="1">
        <w:r w:rsidR="000F2B08">
          <w:rPr>
            <w:rStyle w:val="Hyperlink"/>
            <w:lang w:eastAsia="x-none"/>
          </w:rPr>
          <w:t>R1-1807737</w:t>
        </w:r>
      </w:hyperlink>
      <w:r w:rsidR="00A54B98">
        <w:rPr>
          <w:lang w:eastAsia="x-none"/>
        </w:rPr>
        <w:tab/>
        <w:t>Reply LS on signalling</w:t>
      </w:r>
      <w:r w:rsidR="00A54B98">
        <w:rPr>
          <w:lang w:eastAsia="x-none"/>
        </w:rPr>
        <w:tab/>
        <w:t>RAN3,</w:t>
      </w:r>
    </w:p>
    <w:p w14:paraId="45CE545C" w14:textId="38A49277" w:rsidR="00A54B98" w:rsidRDefault="0058452E" w:rsidP="00A54B98">
      <w:pPr>
        <w:ind w:left="720" w:hanging="720"/>
        <w:rPr>
          <w:lang w:eastAsia="x-none"/>
        </w:rPr>
      </w:pPr>
      <w:hyperlink r:id="rId92" w:history="1">
        <w:r w:rsidR="000F2B08">
          <w:rPr>
            <w:rStyle w:val="Hyperlink"/>
            <w:lang w:eastAsia="x-none"/>
          </w:rPr>
          <w:t>R1-1807804</w:t>
        </w:r>
      </w:hyperlink>
      <w:r w:rsidR="00A54B98">
        <w:rPr>
          <w:lang w:eastAsia="x-none"/>
        </w:rPr>
        <w:tab/>
        <w:t>LS on the feasibility of 1 symbol GP for 60KHz in FR1 and 120KHz in FR2</w:t>
      </w:r>
      <w:r w:rsidR="00A54B98">
        <w:rPr>
          <w:lang w:eastAsia="x-none"/>
        </w:rPr>
        <w:tab/>
        <w:t>RAN4, MediaTek</w:t>
      </w:r>
    </w:p>
    <w:p w14:paraId="35A3F667" w14:textId="27687082" w:rsidR="00A54B98" w:rsidRDefault="0058452E" w:rsidP="00A54B98">
      <w:pPr>
        <w:ind w:left="720" w:hanging="720"/>
        <w:rPr>
          <w:lang w:eastAsia="x-none"/>
        </w:rPr>
      </w:pPr>
      <w:hyperlink r:id="rId93" w:history="1">
        <w:r w:rsidR="000F2B08">
          <w:rPr>
            <w:rStyle w:val="Hyperlink"/>
            <w:lang w:eastAsia="x-none"/>
          </w:rPr>
          <w:t>R1-1807806</w:t>
        </w:r>
      </w:hyperlink>
      <w:r w:rsidR="00A54B98">
        <w:rPr>
          <w:lang w:eastAsia="x-none"/>
        </w:rPr>
        <w:tab/>
        <w:t>LS on RMSI CORESET configuration for a band with 15kHz SSB SCS and 10MHz minimum channel bandwidth</w:t>
      </w:r>
      <w:r w:rsidR="00A54B98">
        <w:rPr>
          <w:lang w:eastAsia="x-none"/>
        </w:rPr>
        <w:tab/>
        <w:t>RAN4, CATT, Samsung</w:t>
      </w:r>
    </w:p>
    <w:p w14:paraId="4C41C7A9" w14:textId="6247AFC1" w:rsidR="00D428CA" w:rsidRPr="00D428CA" w:rsidRDefault="00D428CA" w:rsidP="00A54B98">
      <w:pPr>
        <w:ind w:left="720" w:hanging="720"/>
        <w:rPr>
          <w:b/>
          <w:lang w:eastAsia="x-none"/>
        </w:rPr>
      </w:pPr>
      <w:r w:rsidRPr="00D428CA">
        <w:rPr>
          <w:b/>
          <w:lang w:eastAsia="x-none"/>
        </w:rPr>
        <w:t>Friday</w:t>
      </w:r>
    </w:p>
    <w:p w14:paraId="05F7D29F" w14:textId="1CC49356" w:rsidR="00A54B98" w:rsidRPr="00D428CA" w:rsidRDefault="0058452E" w:rsidP="00A54B98">
      <w:pPr>
        <w:ind w:left="720" w:hanging="720"/>
        <w:rPr>
          <w:b/>
          <w:lang w:eastAsia="x-none"/>
        </w:rPr>
      </w:pPr>
      <w:hyperlink r:id="rId94" w:history="1">
        <w:r w:rsidR="000F2B08">
          <w:rPr>
            <w:rStyle w:val="Hyperlink"/>
            <w:b/>
            <w:lang w:eastAsia="x-none"/>
          </w:rPr>
          <w:t>R1-1807898</w:t>
        </w:r>
      </w:hyperlink>
      <w:r w:rsidR="00A54B98" w:rsidRPr="00D428CA">
        <w:rPr>
          <w:b/>
          <w:lang w:eastAsia="x-none"/>
        </w:rPr>
        <w:tab/>
        <w:t>LS on Lead Time for Beam Switching</w:t>
      </w:r>
      <w:r w:rsidR="00A54B98" w:rsidRPr="00D428CA">
        <w:rPr>
          <w:b/>
          <w:lang w:eastAsia="x-none"/>
        </w:rPr>
        <w:tab/>
      </w:r>
      <w:r w:rsidR="000F3571">
        <w:rPr>
          <w:b/>
          <w:lang w:eastAsia="x-none"/>
        </w:rPr>
        <w:t xml:space="preserve">RAN4, </w:t>
      </w:r>
      <w:r w:rsidR="00A54B98" w:rsidRPr="00D428CA">
        <w:rPr>
          <w:b/>
          <w:lang w:eastAsia="x-none"/>
        </w:rPr>
        <w:t>Qualcomm</w:t>
      </w:r>
    </w:p>
    <w:p w14:paraId="225BBF88" w14:textId="1239779B" w:rsidR="00D428CA" w:rsidRPr="00966D15" w:rsidRDefault="00D428CA" w:rsidP="00A54B98">
      <w:pPr>
        <w:ind w:left="720" w:hanging="720"/>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250D87D" w14:textId="77777777" w:rsidR="00966D15" w:rsidRPr="00966D15" w:rsidRDefault="00966D15" w:rsidP="00966D15">
      <w:pPr>
        <w:pStyle w:val="Heading1"/>
      </w:pPr>
      <w:bookmarkStart w:id="16" w:name="_Toc513839817"/>
      <w:bookmarkStart w:id="17" w:name="_Toc516232517"/>
      <w:r w:rsidRPr="00966D15">
        <w:t>E-UTRA</w:t>
      </w:r>
      <w:bookmarkEnd w:id="16"/>
      <w:bookmarkEnd w:id="17"/>
    </w:p>
    <w:p w14:paraId="428DFA38" w14:textId="24D1F71A" w:rsidR="00966D15" w:rsidRDefault="00966D15" w:rsidP="00966D15">
      <w:pPr>
        <w:pStyle w:val="Heading2"/>
      </w:pPr>
      <w:bookmarkStart w:id="18" w:name="_Ref252900318"/>
      <w:bookmarkStart w:id="19" w:name="_Toc491457810"/>
      <w:bookmarkStart w:id="20" w:name="_Toc513839818"/>
      <w:bookmarkStart w:id="21" w:name="_Toc516232518"/>
      <w:r w:rsidRPr="00966D15">
        <w:t xml:space="preserve">Maintenance of E-UTRA Releases </w:t>
      </w:r>
      <w:bookmarkEnd w:id="18"/>
      <w:r w:rsidRPr="00966D15">
        <w:t>8 – 1</w:t>
      </w:r>
      <w:r w:rsidRPr="00966D15">
        <w:rPr>
          <w:rFonts w:hint="eastAsia"/>
        </w:rPr>
        <w:t>4</w:t>
      </w:r>
      <w:bookmarkEnd w:id="19"/>
      <w:bookmarkEnd w:id="20"/>
      <w:bookmarkEnd w:id="21"/>
    </w:p>
    <w:p w14:paraId="5D5818C6" w14:textId="015F2AB3" w:rsidR="00641887" w:rsidRPr="00641887" w:rsidRDefault="0058452E" w:rsidP="00641887">
      <w:pPr>
        <w:ind w:left="720" w:hanging="720"/>
        <w:rPr>
          <w:b/>
        </w:rPr>
      </w:pPr>
      <w:hyperlink r:id="rId95" w:history="1">
        <w:r w:rsidR="000F2B08">
          <w:rPr>
            <w:rStyle w:val="Hyperlink"/>
            <w:b/>
            <w:lang w:eastAsia="x-none"/>
          </w:rPr>
          <w:t>R1-1807530</w:t>
        </w:r>
      </w:hyperlink>
      <w:r w:rsidR="00641887" w:rsidRPr="00641887">
        <w:rPr>
          <w:b/>
          <w:lang w:eastAsia="x-none"/>
        </w:rPr>
        <w:tab/>
      </w:r>
      <w:r w:rsidR="00641887" w:rsidRPr="00641887">
        <w:rPr>
          <w:b/>
        </w:rPr>
        <w:t>Chairman's notes of AI 6.1 Maintenance of E-UTRA Releases 8 – 14</w:t>
      </w:r>
      <w:r w:rsidR="00641887" w:rsidRPr="00641887">
        <w:rPr>
          <w:b/>
        </w:rPr>
        <w:tab/>
        <w:t>Ad-Hoc chair (Ericsson)</w:t>
      </w:r>
    </w:p>
    <w:p w14:paraId="26016827" w14:textId="721AE1E3" w:rsidR="00641887" w:rsidRPr="00641887" w:rsidRDefault="00641887" w:rsidP="00641887">
      <w:pPr>
        <w:ind w:left="720" w:hanging="720"/>
        <w:rPr>
          <w:lang w:eastAsia="x-none"/>
        </w:rPr>
      </w:pPr>
      <w:r w:rsidRPr="00777035">
        <w:rPr>
          <w:rFonts w:ascii="Times New Roman" w:hAnsi="Times New Roman"/>
          <w:b/>
          <w:szCs w:val="20"/>
        </w:rPr>
        <w:t xml:space="preserve">Decision: </w:t>
      </w:r>
      <w:r w:rsidRPr="00641887">
        <w:rPr>
          <w:lang w:eastAsia="x-none"/>
        </w:rPr>
        <w:t>Contents incorporated below, endorsed with update</w:t>
      </w:r>
      <w:r>
        <w:rPr>
          <w:lang w:eastAsia="x-none"/>
        </w:rPr>
        <w:t>.</w:t>
      </w:r>
    </w:p>
    <w:p w14:paraId="5BC502C5" w14:textId="77777777" w:rsidR="00966D15" w:rsidRPr="00966D15" w:rsidRDefault="00966D15" w:rsidP="00966D15">
      <w:pPr>
        <w:pStyle w:val="Heading3"/>
        <w:rPr>
          <w:rFonts w:eastAsia="MS Mincho"/>
          <w:lang w:eastAsia="ja-JP"/>
        </w:rPr>
      </w:pPr>
      <w:bookmarkStart w:id="22" w:name="_Toc490832506"/>
      <w:bookmarkStart w:id="23" w:name="_Toc513839819"/>
      <w:bookmarkStart w:id="24" w:name="_Toc516232519"/>
      <w:r w:rsidRPr="00966D15">
        <w:t>Maintenance of E-UTRA Release 8 – 1</w:t>
      </w:r>
      <w:r w:rsidRPr="00966D15">
        <w:rPr>
          <w:rFonts w:eastAsia="MS Mincho" w:hint="eastAsia"/>
          <w:lang w:eastAsia="ja-JP"/>
        </w:rPr>
        <w:t>3</w:t>
      </w:r>
      <w:bookmarkEnd w:id="22"/>
      <w:bookmarkEnd w:id="23"/>
      <w:bookmarkEnd w:id="24"/>
    </w:p>
    <w:p w14:paraId="5E03FA5A" w14:textId="77777777" w:rsidR="00246DAB" w:rsidRPr="00246DAB" w:rsidRDefault="00246DAB" w:rsidP="00246DAB">
      <w:pPr>
        <w:ind w:left="720" w:hanging="720"/>
        <w:rPr>
          <w:b/>
          <w:u w:val="single"/>
          <w:lang w:eastAsia="ja-JP"/>
        </w:rPr>
      </w:pPr>
      <w:bookmarkStart w:id="25" w:name="_Toc490832507"/>
      <w:bookmarkStart w:id="26" w:name="_Toc513839820"/>
      <w:r w:rsidRPr="00246DAB">
        <w:rPr>
          <w:b/>
          <w:u w:val="single"/>
          <w:lang w:eastAsia="ja-JP"/>
        </w:rPr>
        <w:t>CA</w:t>
      </w:r>
    </w:p>
    <w:p w14:paraId="59A830C6" w14:textId="0645C668" w:rsidR="00246DAB" w:rsidRPr="00246DAB" w:rsidRDefault="0058452E" w:rsidP="00246DAB">
      <w:pPr>
        <w:ind w:left="720" w:hanging="720"/>
        <w:rPr>
          <w:b/>
          <w:lang w:eastAsia="x-none"/>
        </w:rPr>
      </w:pPr>
      <w:hyperlink r:id="rId96" w:history="1">
        <w:r w:rsidR="000F2B08">
          <w:rPr>
            <w:rStyle w:val="Hyperlink"/>
            <w:b/>
            <w:lang w:eastAsia="x-none"/>
          </w:rPr>
          <w:t>R1-1807088</w:t>
        </w:r>
      </w:hyperlink>
      <w:r w:rsidR="00246DAB" w:rsidRPr="00246DAB">
        <w:rPr>
          <w:b/>
          <w:lang w:eastAsia="x-none"/>
        </w:rPr>
        <w:tab/>
        <w:t>Clarification on beta offset for more than 22 HARQ-Ack bits</w:t>
      </w:r>
      <w:r w:rsidR="00246DAB" w:rsidRPr="00246DAB">
        <w:rPr>
          <w:b/>
          <w:lang w:eastAsia="x-none"/>
        </w:rPr>
        <w:tab/>
        <w:t>Qualcomm Incorporated</w:t>
      </w:r>
    </w:p>
    <w:p w14:paraId="61754E62" w14:textId="41B94618" w:rsidR="00517C97" w:rsidRDefault="00517C97" w:rsidP="00FA6322">
      <w:pPr>
        <w:ind w:hanging="22"/>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 xml:space="preserve">draft CR is endorsed. Final </w:t>
      </w:r>
      <w:r w:rsidR="008F7F82" w:rsidRPr="00695575">
        <w:rPr>
          <w:highlight w:val="green"/>
          <w:lang w:eastAsia="x-none"/>
        </w:rPr>
        <w:t xml:space="preserve">Rel-13 CR approved in </w:t>
      </w:r>
      <w:hyperlink r:id="rId97" w:history="1">
        <w:r w:rsidR="000F2B08">
          <w:rPr>
            <w:rStyle w:val="Hyperlink"/>
            <w:highlight w:val="green"/>
            <w:lang w:eastAsia="x-none"/>
          </w:rPr>
          <w:t>R1-1807432</w:t>
        </w:r>
      </w:hyperlink>
      <w:r w:rsidR="008F7F82" w:rsidRPr="00695575">
        <w:rPr>
          <w:highlight w:val="green"/>
          <w:lang w:eastAsia="x-none"/>
        </w:rPr>
        <w:t xml:space="preserve"> (CR 1079), Rel-14 </w:t>
      </w:r>
      <w:r w:rsidR="008F7F82">
        <w:rPr>
          <w:highlight w:val="green"/>
          <w:lang w:eastAsia="x-none"/>
        </w:rPr>
        <w:t xml:space="preserve">in </w:t>
      </w:r>
      <w:hyperlink r:id="rId98" w:history="1">
        <w:r w:rsidR="000F2B08">
          <w:rPr>
            <w:rStyle w:val="Hyperlink"/>
            <w:highlight w:val="green"/>
            <w:lang w:eastAsia="x-none"/>
          </w:rPr>
          <w:t>R1-1807433</w:t>
        </w:r>
      </w:hyperlink>
      <w:r w:rsidR="008F7F82" w:rsidRPr="00695575">
        <w:rPr>
          <w:highlight w:val="green"/>
          <w:lang w:eastAsia="x-none"/>
        </w:rPr>
        <w:t xml:space="preserve"> (CR 1080), &amp; Rel-15 </w:t>
      </w:r>
      <w:r w:rsidR="008F7F82">
        <w:rPr>
          <w:highlight w:val="green"/>
          <w:lang w:eastAsia="x-none"/>
        </w:rPr>
        <w:t xml:space="preserve">in </w:t>
      </w:r>
      <w:hyperlink r:id="rId99" w:history="1">
        <w:r w:rsidR="000F2B08">
          <w:rPr>
            <w:rStyle w:val="Hyperlink"/>
            <w:highlight w:val="green"/>
            <w:lang w:eastAsia="x-none"/>
          </w:rPr>
          <w:t>R1-1807434</w:t>
        </w:r>
      </w:hyperlink>
      <w:r w:rsidR="008F7F82" w:rsidRPr="00695575">
        <w:rPr>
          <w:highlight w:val="green"/>
          <w:lang w:eastAsia="x-none"/>
        </w:rPr>
        <w:t xml:space="preserve"> (CR 1081)</w:t>
      </w:r>
      <w:r w:rsidR="008F7F82">
        <w:rPr>
          <w:lang w:eastAsia="x-none"/>
        </w:rPr>
        <w:t>.</w:t>
      </w:r>
    </w:p>
    <w:p w14:paraId="3FC7AB2C" w14:textId="77777777" w:rsidR="008F7F82" w:rsidRDefault="008F7F82" w:rsidP="00246DAB">
      <w:pPr>
        <w:ind w:left="1440" w:hanging="1440"/>
        <w:rPr>
          <w:rFonts w:ascii="Times New Roman" w:hAnsi="Times New Roman"/>
          <w:szCs w:val="20"/>
        </w:rPr>
      </w:pPr>
    </w:p>
    <w:p w14:paraId="24641338" w14:textId="7091B30B" w:rsidR="00246DAB" w:rsidRPr="00246DAB" w:rsidRDefault="0058452E" w:rsidP="00246DAB">
      <w:pPr>
        <w:ind w:left="1440" w:hanging="1440"/>
        <w:rPr>
          <w:b/>
          <w:lang w:eastAsia="x-none"/>
        </w:rPr>
      </w:pPr>
      <w:hyperlink r:id="rId100" w:history="1">
        <w:r w:rsidR="000F2B08">
          <w:rPr>
            <w:rStyle w:val="Hyperlink"/>
            <w:b/>
            <w:lang w:eastAsia="x-none"/>
          </w:rPr>
          <w:t>R1-1807089</w:t>
        </w:r>
      </w:hyperlink>
      <w:r w:rsidR="00246DAB" w:rsidRPr="00246DAB">
        <w:rPr>
          <w:b/>
          <w:lang w:eastAsia="x-none"/>
        </w:rPr>
        <w:tab/>
        <w:t>Clarification on simultaneousAckNackAndCQI for format 4-5 and format 3</w:t>
      </w:r>
      <w:r w:rsidR="00246DAB" w:rsidRPr="00246DAB">
        <w:rPr>
          <w:b/>
          <w:lang w:eastAsia="x-none"/>
        </w:rPr>
        <w:tab/>
        <w:t>Qualcomm Incorporated</w:t>
      </w:r>
    </w:p>
    <w:p w14:paraId="1988DEBE" w14:textId="4EE509C5" w:rsidR="008F7F82" w:rsidRPr="008F7F82" w:rsidRDefault="00517C97" w:rsidP="008F7F82">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 xml:space="preserve">draft CR is endorsed. Final </w:t>
      </w:r>
      <w:r w:rsidR="008F7F82" w:rsidRPr="008F7F82">
        <w:rPr>
          <w:highlight w:val="green"/>
          <w:lang w:eastAsia="x-none"/>
        </w:rPr>
        <w:t>Rel-13 CR</w:t>
      </w:r>
      <w:r w:rsidR="00FA6322">
        <w:rPr>
          <w:highlight w:val="green"/>
          <w:lang w:eastAsia="x-none"/>
        </w:rPr>
        <w:t xml:space="preserve"> is</w:t>
      </w:r>
      <w:r w:rsidR="008F7F82" w:rsidRPr="008F7F82">
        <w:rPr>
          <w:highlight w:val="green"/>
          <w:lang w:eastAsia="x-none"/>
        </w:rPr>
        <w:t xml:space="preserve"> approved in </w:t>
      </w:r>
      <w:hyperlink r:id="rId101" w:history="1">
        <w:r w:rsidR="000F2B08">
          <w:rPr>
            <w:rStyle w:val="Hyperlink"/>
            <w:highlight w:val="green"/>
            <w:lang w:eastAsia="x-none"/>
          </w:rPr>
          <w:t>R1-1807435</w:t>
        </w:r>
      </w:hyperlink>
      <w:r w:rsidR="008F7F82" w:rsidRPr="008F7F82">
        <w:rPr>
          <w:highlight w:val="green"/>
          <w:lang w:eastAsia="x-none"/>
        </w:rPr>
        <w:t xml:space="preserve"> (CR 1082), Rel-14 </w:t>
      </w:r>
      <w:r w:rsidR="00FA6322">
        <w:rPr>
          <w:highlight w:val="green"/>
          <w:lang w:eastAsia="x-none"/>
        </w:rPr>
        <w:t xml:space="preserve">in </w:t>
      </w:r>
      <w:hyperlink r:id="rId102" w:history="1">
        <w:r w:rsidR="000F2B08">
          <w:rPr>
            <w:rStyle w:val="Hyperlink"/>
            <w:highlight w:val="green"/>
            <w:lang w:eastAsia="x-none"/>
          </w:rPr>
          <w:t>R1-1807436</w:t>
        </w:r>
      </w:hyperlink>
      <w:r w:rsidR="008F7F82" w:rsidRPr="008F7F82">
        <w:rPr>
          <w:highlight w:val="green"/>
          <w:lang w:eastAsia="x-none"/>
        </w:rPr>
        <w:t xml:space="preserve"> (CR 1083), &amp; Rel-15 </w:t>
      </w:r>
      <w:r w:rsidR="00FA6322">
        <w:rPr>
          <w:highlight w:val="green"/>
          <w:lang w:eastAsia="x-none"/>
        </w:rPr>
        <w:t xml:space="preserve">in </w:t>
      </w:r>
      <w:hyperlink r:id="rId103" w:history="1">
        <w:r w:rsidR="000F2B08">
          <w:rPr>
            <w:rStyle w:val="Hyperlink"/>
            <w:highlight w:val="green"/>
            <w:lang w:eastAsia="x-none"/>
          </w:rPr>
          <w:t>R1-1807437</w:t>
        </w:r>
      </w:hyperlink>
      <w:r w:rsidR="008F7F82" w:rsidRPr="008F7F82">
        <w:rPr>
          <w:highlight w:val="green"/>
          <w:lang w:eastAsia="x-none"/>
        </w:rPr>
        <w:t xml:space="preserve"> (CR 1084)</w:t>
      </w:r>
      <w:r w:rsidR="00FA6322">
        <w:rPr>
          <w:lang w:eastAsia="x-none"/>
        </w:rPr>
        <w:t>.</w:t>
      </w:r>
    </w:p>
    <w:p w14:paraId="71CA4532" w14:textId="77777777" w:rsidR="00517C97" w:rsidRDefault="00517C97" w:rsidP="00517C97">
      <w:pPr>
        <w:ind w:left="1440" w:hanging="1440"/>
        <w:rPr>
          <w:rFonts w:ascii="Times New Roman" w:hAnsi="Times New Roman"/>
          <w:szCs w:val="20"/>
        </w:rPr>
      </w:pPr>
    </w:p>
    <w:p w14:paraId="2E42056A" w14:textId="11CB6768" w:rsidR="00246DAB" w:rsidRPr="00246DAB" w:rsidRDefault="0058452E" w:rsidP="00246DAB">
      <w:pPr>
        <w:ind w:left="720" w:hanging="720"/>
        <w:rPr>
          <w:b/>
          <w:lang w:eastAsia="x-none"/>
        </w:rPr>
      </w:pPr>
      <w:hyperlink r:id="rId104" w:history="1">
        <w:r w:rsidR="000F2B08">
          <w:rPr>
            <w:rStyle w:val="Hyperlink"/>
            <w:b/>
            <w:lang w:eastAsia="x-none"/>
          </w:rPr>
          <w:t>R1-1807090</w:t>
        </w:r>
      </w:hyperlink>
      <w:r w:rsidR="00246DAB" w:rsidRPr="00246DAB">
        <w:rPr>
          <w:b/>
          <w:lang w:eastAsia="x-none"/>
        </w:rPr>
        <w:tab/>
        <w:t>Clarification on PUCCH formats</w:t>
      </w:r>
      <w:r w:rsidR="00246DAB" w:rsidRPr="00246DAB">
        <w:rPr>
          <w:b/>
          <w:lang w:eastAsia="x-none"/>
        </w:rPr>
        <w:tab/>
        <w:t>Qualcomm Incorporated</w:t>
      </w:r>
    </w:p>
    <w:p w14:paraId="5C3311A7" w14:textId="43E76FDC" w:rsidR="008F7F82" w:rsidRPr="008F7F82" w:rsidRDefault="00517C97" w:rsidP="008F7F82">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 xml:space="preserve">draft CR is endorsed. Final </w:t>
      </w:r>
      <w:r w:rsidR="008F7F82" w:rsidRPr="008F7F82">
        <w:rPr>
          <w:highlight w:val="green"/>
          <w:lang w:eastAsia="x-none"/>
        </w:rPr>
        <w:t>Rel-13 CR</w:t>
      </w:r>
      <w:r w:rsidR="00FA6322">
        <w:rPr>
          <w:highlight w:val="green"/>
          <w:lang w:eastAsia="x-none"/>
        </w:rPr>
        <w:t xml:space="preserve"> is</w:t>
      </w:r>
      <w:r w:rsidR="008F7F82" w:rsidRPr="008F7F82">
        <w:rPr>
          <w:highlight w:val="green"/>
          <w:lang w:eastAsia="x-none"/>
        </w:rPr>
        <w:t xml:space="preserve"> approved in </w:t>
      </w:r>
      <w:hyperlink r:id="rId105" w:history="1">
        <w:r w:rsidR="000F2B08">
          <w:rPr>
            <w:rStyle w:val="Hyperlink"/>
            <w:highlight w:val="green"/>
            <w:lang w:eastAsia="x-none"/>
          </w:rPr>
          <w:t>R1-1807438</w:t>
        </w:r>
      </w:hyperlink>
      <w:r w:rsidR="008F7F82" w:rsidRPr="008F7F82">
        <w:rPr>
          <w:highlight w:val="green"/>
          <w:lang w:eastAsia="x-none"/>
        </w:rPr>
        <w:t xml:space="preserve"> (CR 1085), Rel-14 </w:t>
      </w:r>
      <w:r w:rsidR="00FA6322">
        <w:rPr>
          <w:highlight w:val="green"/>
          <w:lang w:eastAsia="x-none"/>
        </w:rPr>
        <w:t xml:space="preserve">in </w:t>
      </w:r>
      <w:hyperlink r:id="rId106" w:history="1">
        <w:r w:rsidR="000F2B08">
          <w:rPr>
            <w:rStyle w:val="Hyperlink"/>
            <w:highlight w:val="green"/>
            <w:lang w:eastAsia="x-none"/>
          </w:rPr>
          <w:t>R1-1807439</w:t>
        </w:r>
      </w:hyperlink>
      <w:r w:rsidR="008F7F82" w:rsidRPr="008F7F82">
        <w:rPr>
          <w:highlight w:val="green"/>
          <w:lang w:eastAsia="x-none"/>
        </w:rPr>
        <w:t xml:space="preserve"> (CR 1086), &amp; Rel-15 </w:t>
      </w:r>
      <w:r w:rsidR="00FA6322">
        <w:rPr>
          <w:highlight w:val="green"/>
          <w:lang w:eastAsia="x-none"/>
        </w:rPr>
        <w:t xml:space="preserve">in </w:t>
      </w:r>
      <w:hyperlink r:id="rId107" w:history="1">
        <w:r w:rsidR="000F2B08">
          <w:rPr>
            <w:rStyle w:val="Hyperlink"/>
            <w:highlight w:val="green"/>
            <w:lang w:eastAsia="x-none"/>
          </w:rPr>
          <w:t>R1-1807440</w:t>
        </w:r>
      </w:hyperlink>
      <w:r w:rsidR="008F7F82" w:rsidRPr="008F7F82">
        <w:rPr>
          <w:highlight w:val="green"/>
          <w:lang w:eastAsia="x-none"/>
        </w:rPr>
        <w:t xml:space="preserve"> (CR 1087)</w:t>
      </w:r>
      <w:r w:rsidR="00FA6322">
        <w:rPr>
          <w:lang w:eastAsia="x-none"/>
        </w:rPr>
        <w:t>.</w:t>
      </w:r>
    </w:p>
    <w:p w14:paraId="52138739" w14:textId="77777777" w:rsidR="00517C97" w:rsidRDefault="00517C97" w:rsidP="00517C97">
      <w:pPr>
        <w:ind w:left="1440" w:hanging="1440"/>
        <w:rPr>
          <w:rFonts w:ascii="Times New Roman" w:hAnsi="Times New Roman"/>
          <w:szCs w:val="20"/>
        </w:rPr>
      </w:pPr>
    </w:p>
    <w:p w14:paraId="35D68495" w14:textId="77777777" w:rsidR="00246DAB" w:rsidRPr="00246DAB" w:rsidRDefault="00246DAB" w:rsidP="00246DAB">
      <w:pPr>
        <w:ind w:left="720" w:hanging="720"/>
        <w:rPr>
          <w:lang w:eastAsia="x-none"/>
        </w:rPr>
      </w:pPr>
    </w:p>
    <w:p w14:paraId="01A91024" w14:textId="7E7DB9AB" w:rsidR="00246DAB" w:rsidRPr="00246DAB" w:rsidRDefault="0058452E" w:rsidP="00246DAB">
      <w:pPr>
        <w:ind w:left="720" w:hanging="720"/>
        <w:rPr>
          <w:b/>
          <w:lang w:eastAsia="x-none"/>
        </w:rPr>
      </w:pPr>
      <w:hyperlink r:id="rId108" w:history="1">
        <w:r w:rsidR="000F2B08">
          <w:rPr>
            <w:rStyle w:val="Hyperlink"/>
            <w:b/>
            <w:highlight w:val="green"/>
            <w:lang w:eastAsia="x-none"/>
          </w:rPr>
          <w:t>R1-1807423</w:t>
        </w:r>
      </w:hyperlink>
      <w:r w:rsidR="00246DAB" w:rsidRPr="00246DAB">
        <w:rPr>
          <w:b/>
          <w:lang w:eastAsia="x-none"/>
        </w:rPr>
        <w:tab/>
        <w:t>Correction of a typo further to CR0594 faulty implementation</w:t>
      </w:r>
      <w:r w:rsidR="00246DAB" w:rsidRPr="00246DAB">
        <w:rPr>
          <w:b/>
          <w:lang w:eastAsia="x-none"/>
        </w:rPr>
        <w:tab/>
        <w:t>ETSI (MCC)</w:t>
      </w:r>
    </w:p>
    <w:p w14:paraId="790E8FAC" w14:textId="7942BD3A" w:rsidR="00517C97" w:rsidRDefault="00517C97" w:rsidP="00517C97">
      <w:pPr>
        <w:ind w:left="1440" w:hanging="1440"/>
        <w:rPr>
          <w:rFonts w:ascii="Times New Roman" w:hAnsi="Times New Roman"/>
          <w:szCs w:val="20"/>
        </w:rPr>
      </w:pPr>
      <w:r w:rsidRPr="00777035">
        <w:rPr>
          <w:rFonts w:ascii="Times New Roman" w:hAnsi="Times New Roman"/>
          <w:b/>
          <w:szCs w:val="20"/>
        </w:rPr>
        <w:t xml:space="preserve">Decision: </w:t>
      </w:r>
      <w:r>
        <w:rPr>
          <w:rFonts w:ascii="Times New Roman" w:hAnsi="Times New Roman"/>
          <w:szCs w:val="20"/>
        </w:rPr>
        <w:t>CR1076 to 36.213 (Rel-13, F) is agreed.</w:t>
      </w:r>
    </w:p>
    <w:p w14:paraId="4DDCD78B" w14:textId="5D059611" w:rsidR="00246DAB" w:rsidRPr="00246DAB" w:rsidRDefault="0058452E" w:rsidP="00246DAB">
      <w:pPr>
        <w:ind w:left="720" w:hanging="720"/>
        <w:rPr>
          <w:b/>
          <w:lang w:eastAsia="x-none"/>
        </w:rPr>
      </w:pPr>
      <w:hyperlink r:id="rId109" w:history="1">
        <w:r w:rsidR="000F2B08">
          <w:rPr>
            <w:rStyle w:val="Hyperlink"/>
            <w:b/>
            <w:highlight w:val="green"/>
            <w:lang w:eastAsia="x-none"/>
          </w:rPr>
          <w:t>R1-1807424</w:t>
        </w:r>
      </w:hyperlink>
      <w:r w:rsidR="00246DAB" w:rsidRPr="00246DAB">
        <w:rPr>
          <w:b/>
          <w:lang w:eastAsia="x-none"/>
        </w:rPr>
        <w:tab/>
        <w:t>Correction of a typo further to CR0594 faulty implementation</w:t>
      </w:r>
      <w:r w:rsidR="00246DAB" w:rsidRPr="00246DAB">
        <w:rPr>
          <w:b/>
          <w:lang w:eastAsia="x-none"/>
        </w:rPr>
        <w:tab/>
        <w:t>ETSI (MCC)</w:t>
      </w:r>
    </w:p>
    <w:p w14:paraId="04DD0C63" w14:textId="05D565F1" w:rsidR="00517C97" w:rsidRDefault="00517C97" w:rsidP="00517C97">
      <w:pPr>
        <w:ind w:left="1440" w:hanging="1440"/>
        <w:rPr>
          <w:rFonts w:ascii="Times New Roman" w:hAnsi="Times New Roman"/>
          <w:szCs w:val="20"/>
        </w:rPr>
      </w:pPr>
      <w:r w:rsidRPr="00777035">
        <w:rPr>
          <w:rFonts w:ascii="Times New Roman" w:hAnsi="Times New Roman"/>
          <w:b/>
          <w:szCs w:val="20"/>
        </w:rPr>
        <w:t xml:space="preserve">Decision: </w:t>
      </w:r>
      <w:r>
        <w:rPr>
          <w:rFonts w:ascii="Times New Roman" w:hAnsi="Times New Roman"/>
          <w:szCs w:val="20"/>
        </w:rPr>
        <w:t>CR1077 to 36.213 (Rel-14, A) is agreed.</w:t>
      </w:r>
    </w:p>
    <w:p w14:paraId="2C45DE9E" w14:textId="00F3B5B2" w:rsidR="00246DAB" w:rsidRPr="00246DAB" w:rsidRDefault="0058452E" w:rsidP="00246DAB">
      <w:pPr>
        <w:ind w:left="720" w:hanging="720"/>
        <w:rPr>
          <w:b/>
          <w:lang w:eastAsia="x-none"/>
        </w:rPr>
      </w:pPr>
      <w:hyperlink r:id="rId110" w:history="1">
        <w:r w:rsidR="000F2B08">
          <w:rPr>
            <w:rStyle w:val="Hyperlink"/>
            <w:b/>
            <w:highlight w:val="green"/>
            <w:lang w:eastAsia="x-none"/>
          </w:rPr>
          <w:t>R1-1807425</w:t>
        </w:r>
      </w:hyperlink>
      <w:r w:rsidR="00246DAB" w:rsidRPr="00246DAB">
        <w:rPr>
          <w:b/>
          <w:lang w:eastAsia="x-none"/>
        </w:rPr>
        <w:tab/>
        <w:t>Correction of a typo further to CR0594 faulty implementation</w:t>
      </w:r>
      <w:r w:rsidR="00246DAB" w:rsidRPr="00246DAB">
        <w:rPr>
          <w:b/>
          <w:lang w:eastAsia="x-none"/>
        </w:rPr>
        <w:tab/>
        <w:t>ETSI (MCC)</w:t>
      </w:r>
    </w:p>
    <w:p w14:paraId="4A316395" w14:textId="45B1E83A" w:rsidR="00517C97" w:rsidRDefault="00517C97" w:rsidP="00517C97">
      <w:pPr>
        <w:ind w:left="1440" w:hanging="1440"/>
        <w:rPr>
          <w:rFonts w:ascii="Times New Roman" w:hAnsi="Times New Roman"/>
          <w:szCs w:val="20"/>
        </w:rPr>
      </w:pPr>
      <w:r w:rsidRPr="00777035">
        <w:rPr>
          <w:rFonts w:ascii="Times New Roman" w:hAnsi="Times New Roman"/>
          <w:b/>
          <w:szCs w:val="20"/>
        </w:rPr>
        <w:t xml:space="preserve">Decision: </w:t>
      </w:r>
      <w:r>
        <w:rPr>
          <w:rFonts w:ascii="Times New Roman" w:hAnsi="Times New Roman"/>
          <w:szCs w:val="20"/>
        </w:rPr>
        <w:t>CR1078 to 36.213 (Rel-15, A) is agreed.</w:t>
      </w:r>
    </w:p>
    <w:p w14:paraId="0F7A20A7" w14:textId="77777777" w:rsidR="00246DAB" w:rsidRPr="00246DAB" w:rsidRDefault="00246DAB" w:rsidP="00246DAB">
      <w:pPr>
        <w:ind w:left="720" w:hanging="720"/>
        <w:rPr>
          <w:lang w:eastAsia="x-none"/>
        </w:rPr>
      </w:pPr>
    </w:p>
    <w:p w14:paraId="5B43648F" w14:textId="77777777" w:rsidR="00246DAB" w:rsidRPr="00246DAB" w:rsidRDefault="00246DAB" w:rsidP="00246DAB">
      <w:pPr>
        <w:ind w:left="720" w:hanging="720"/>
        <w:rPr>
          <w:b/>
          <w:u w:val="single"/>
          <w:lang w:eastAsia="x-none"/>
        </w:rPr>
      </w:pPr>
      <w:r w:rsidRPr="00246DAB">
        <w:rPr>
          <w:b/>
          <w:u w:val="single"/>
          <w:lang w:eastAsia="x-none"/>
        </w:rPr>
        <w:t>MIMO</w:t>
      </w:r>
    </w:p>
    <w:p w14:paraId="43759D23" w14:textId="4CB6397F" w:rsidR="00246DAB" w:rsidRPr="00246DAB" w:rsidRDefault="0058452E" w:rsidP="00246DAB">
      <w:pPr>
        <w:ind w:left="720" w:hanging="720"/>
        <w:rPr>
          <w:b/>
          <w:lang w:eastAsia="x-none"/>
        </w:rPr>
      </w:pPr>
      <w:hyperlink r:id="rId111" w:history="1">
        <w:r w:rsidR="000F2B08">
          <w:rPr>
            <w:rStyle w:val="Hyperlink"/>
            <w:b/>
            <w:lang w:eastAsia="x-none"/>
          </w:rPr>
          <w:t>R1-1807091</w:t>
        </w:r>
      </w:hyperlink>
      <w:r w:rsidR="00246DAB" w:rsidRPr="00246DAB">
        <w:rPr>
          <w:b/>
          <w:lang w:eastAsia="x-none"/>
        </w:rPr>
        <w:tab/>
        <w:t>Clarification on CSI-RS resource aggregation</w:t>
      </w:r>
      <w:r w:rsidR="00246DAB" w:rsidRPr="00246DAB">
        <w:rPr>
          <w:b/>
          <w:lang w:eastAsia="x-none"/>
        </w:rPr>
        <w:tab/>
        <w:t>Qualcomm Incorporated</w:t>
      </w:r>
    </w:p>
    <w:p w14:paraId="0B792678" w14:textId="2106E3AC" w:rsidR="00517C97" w:rsidRPr="00517C97" w:rsidRDefault="00517C97" w:rsidP="00517C97">
      <w:pPr>
        <w:ind w:left="1440" w:hanging="1440"/>
        <w:rPr>
          <w:rFonts w:ascii="Times New Roman" w:hAnsi="Times New Roman"/>
          <w:szCs w:val="20"/>
        </w:rPr>
      </w:pPr>
      <w:r w:rsidRPr="00777035">
        <w:rPr>
          <w:rFonts w:ascii="Times New Roman" w:hAnsi="Times New Roman"/>
          <w:b/>
          <w:szCs w:val="20"/>
        </w:rPr>
        <w:t>Decision:</w:t>
      </w:r>
      <w:r w:rsidRPr="00517C97">
        <w:rPr>
          <w:rFonts w:ascii="Times New Roman" w:hAnsi="Times New Roman"/>
          <w:szCs w:val="20"/>
        </w:rPr>
        <w:t xml:space="preserve"> Potential impact to release 14 -</w:t>
      </w:r>
      <w:r w:rsidRPr="00517C97">
        <w:rPr>
          <w:rFonts w:ascii="Times New Roman" w:hAnsi="Times New Roman"/>
          <w:szCs w:val="20"/>
        </w:rPr>
        <w:sym w:font="Wingdings" w:char="F0E0"/>
      </w:r>
      <w:r w:rsidRPr="00517C97">
        <w:rPr>
          <w:rFonts w:ascii="Times New Roman" w:hAnsi="Times New Roman"/>
          <w:szCs w:val="20"/>
        </w:rPr>
        <w:t xml:space="preserve"> offline needed</w:t>
      </w:r>
    </w:p>
    <w:p w14:paraId="64A6DBCC" w14:textId="755ABD37" w:rsidR="00517C97" w:rsidRPr="00FD5C41" w:rsidRDefault="00517C97" w:rsidP="00FD5C41">
      <w:pPr>
        <w:rPr>
          <w:lang w:eastAsia="x-none"/>
        </w:rPr>
      </w:pPr>
      <w:r w:rsidRPr="00066082">
        <w:rPr>
          <w:rFonts w:ascii="Times New Roman" w:hAnsi="Times New Roman"/>
          <w:b/>
          <w:szCs w:val="20"/>
        </w:rPr>
        <w:t xml:space="preserve">Decision: </w:t>
      </w:r>
      <w:r w:rsidRPr="00066082">
        <w:rPr>
          <w:rFonts w:ascii="Times New Roman" w:hAnsi="Times New Roman"/>
          <w:szCs w:val="20"/>
        </w:rPr>
        <w:t>The draft CR</w:t>
      </w:r>
      <w:r w:rsidR="00FD5C41" w:rsidRPr="00066082">
        <w:rPr>
          <w:rFonts w:ascii="Times New Roman" w:hAnsi="Times New Roman"/>
          <w:szCs w:val="20"/>
        </w:rPr>
        <w:t xml:space="preserve"> to 36.211 (Rel-13, F)</w:t>
      </w:r>
      <w:r w:rsidRPr="00066082">
        <w:rPr>
          <w:rFonts w:ascii="Times New Roman" w:hAnsi="Times New Roman"/>
          <w:szCs w:val="20"/>
        </w:rPr>
        <w:t xml:space="preserve"> is </w:t>
      </w:r>
      <w:r w:rsidR="00FD5C41" w:rsidRPr="00066082">
        <w:rPr>
          <w:rFonts w:ascii="Times New Roman" w:hAnsi="Times New Roman"/>
          <w:szCs w:val="20"/>
        </w:rPr>
        <w:t xml:space="preserve">noted. </w:t>
      </w:r>
      <w:r w:rsidR="00FD5C41" w:rsidRPr="00066082">
        <w:rPr>
          <w:lang w:eastAsia="x-none"/>
        </w:rPr>
        <w:t>Discuss further offline</w:t>
      </w:r>
    </w:p>
    <w:p w14:paraId="3894E12E" w14:textId="04F221BD" w:rsidR="00B679A5" w:rsidRPr="00B679A5" w:rsidRDefault="0058452E" w:rsidP="00B679A5">
      <w:pPr>
        <w:ind w:left="720" w:hanging="720"/>
        <w:rPr>
          <w:lang w:eastAsia="x-none"/>
        </w:rPr>
      </w:pPr>
      <w:hyperlink r:id="rId112" w:history="1">
        <w:r w:rsidR="000F2B08">
          <w:rPr>
            <w:rStyle w:val="Hyperlink"/>
            <w:lang w:eastAsia="x-none"/>
          </w:rPr>
          <w:t>R1-1807451</w:t>
        </w:r>
      </w:hyperlink>
      <w:r w:rsidR="00B679A5" w:rsidRPr="00B679A5">
        <w:rPr>
          <w:lang w:eastAsia="x-none"/>
        </w:rPr>
        <w:tab/>
        <w:t>Clarification on CSI-RS resource aggregation</w:t>
      </w:r>
      <w:r w:rsidR="00B679A5" w:rsidRPr="00B679A5">
        <w:rPr>
          <w:lang w:eastAsia="x-none"/>
        </w:rPr>
        <w:tab/>
        <w:t>Qualcomm Incorporated</w:t>
      </w:r>
      <w:r w:rsidR="00B679A5">
        <w:rPr>
          <w:lang w:eastAsia="x-none"/>
        </w:rPr>
        <w:tab/>
        <w:t>(</w:t>
      </w:r>
      <w:r w:rsidR="00B679A5" w:rsidRPr="00B679A5">
        <w:rPr>
          <w:lang w:eastAsia="x-none"/>
        </w:rPr>
        <w:t xml:space="preserve">Revision of </w:t>
      </w:r>
      <w:hyperlink r:id="rId113" w:history="1">
        <w:r w:rsidR="000F2B08">
          <w:rPr>
            <w:rStyle w:val="Hyperlink"/>
            <w:lang w:eastAsia="x-none"/>
          </w:rPr>
          <w:t>R1-1807091</w:t>
        </w:r>
      </w:hyperlink>
      <w:r w:rsidR="00B679A5">
        <w:rPr>
          <w:b/>
          <w:lang w:eastAsia="x-none"/>
        </w:rPr>
        <w:t>)</w:t>
      </w:r>
    </w:p>
    <w:p w14:paraId="2F2D4B0F" w14:textId="6D4DBA34" w:rsidR="00066082" w:rsidRPr="00066082" w:rsidRDefault="0058452E" w:rsidP="00066082">
      <w:pPr>
        <w:ind w:left="720" w:hanging="720"/>
        <w:rPr>
          <w:b/>
          <w:noProof/>
        </w:rPr>
      </w:pPr>
      <w:hyperlink r:id="rId114" w:history="1">
        <w:r w:rsidR="000F2B08">
          <w:rPr>
            <w:rStyle w:val="Hyperlink"/>
            <w:b/>
            <w:lang w:eastAsia="x-none"/>
          </w:rPr>
          <w:t>R1-1807462</w:t>
        </w:r>
      </w:hyperlink>
      <w:r w:rsidR="00066082" w:rsidRPr="00066082">
        <w:rPr>
          <w:b/>
          <w:lang w:eastAsia="x-none"/>
        </w:rPr>
        <w:tab/>
      </w:r>
      <w:r w:rsidR="00066082" w:rsidRPr="00066082">
        <w:rPr>
          <w:b/>
          <w:noProof/>
        </w:rPr>
        <w:t>Clarification on CSI-RS resource aggregation</w:t>
      </w:r>
      <w:r w:rsidR="00066082" w:rsidRPr="00066082">
        <w:rPr>
          <w:b/>
          <w:noProof/>
        </w:rPr>
        <w:tab/>
        <w:t>Qualcomm Incorporated</w:t>
      </w:r>
    </w:p>
    <w:p w14:paraId="77A555E4" w14:textId="3BEDBC9A" w:rsidR="00066082" w:rsidRDefault="00066082" w:rsidP="00066082">
      <w:pPr>
        <w:rPr>
          <w:lang w:eastAsia="x-none"/>
        </w:rPr>
      </w:pPr>
      <w:r w:rsidRPr="00465490">
        <w:rPr>
          <w:rFonts w:ascii="Times New Roman" w:hAnsi="Times New Roman"/>
          <w:b/>
          <w:szCs w:val="20"/>
        </w:rPr>
        <w:t xml:space="preserve">Decision: </w:t>
      </w:r>
      <w:r w:rsidRPr="00465490">
        <w:rPr>
          <w:rFonts w:ascii="Times New Roman" w:hAnsi="Times New Roman"/>
          <w:szCs w:val="20"/>
        </w:rPr>
        <w:t xml:space="preserve">The draft CR is endorsed. Final CRs </w:t>
      </w:r>
      <w:r w:rsidRPr="00465490">
        <w:rPr>
          <w:lang w:eastAsia="x-none"/>
        </w:rPr>
        <w:t xml:space="preserve">agreed in </w:t>
      </w:r>
      <w:hyperlink r:id="rId115" w:history="1">
        <w:r w:rsidR="000F2B08">
          <w:rPr>
            <w:rStyle w:val="Hyperlink"/>
            <w:lang w:eastAsia="x-none"/>
          </w:rPr>
          <w:t>R1-1807476</w:t>
        </w:r>
      </w:hyperlink>
      <w:r w:rsidRPr="00465490">
        <w:rPr>
          <w:lang w:eastAsia="x-none"/>
        </w:rPr>
        <w:t xml:space="preserve"> (TS36.211, CR0412, Rel-13), in </w:t>
      </w:r>
      <w:hyperlink r:id="rId116" w:history="1">
        <w:r w:rsidR="000F2B08">
          <w:rPr>
            <w:rStyle w:val="Hyperlink"/>
            <w:lang w:eastAsia="x-none"/>
          </w:rPr>
          <w:t>R1-1807477</w:t>
        </w:r>
      </w:hyperlink>
      <w:r w:rsidRPr="00465490">
        <w:rPr>
          <w:lang w:eastAsia="x-none"/>
        </w:rPr>
        <w:t xml:space="preserve"> (TS36.211, CR0413, Rel-14) and in </w:t>
      </w:r>
      <w:hyperlink r:id="rId117" w:history="1">
        <w:r w:rsidR="000F2B08">
          <w:rPr>
            <w:rStyle w:val="Hyperlink"/>
            <w:lang w:eastAsia="x-none"/>
          </w:rPr>
          <w:t>R1-1807478</w:t>
        </w:r>
      </w:hyperlink>
      <w:r w:rsidRPr="00465490">
        <w:rPr>
          <w:lang w:eastAsia="x-none"/>
        </w:rPr>
        <w:t xml:space="preserve"> (TS36.211, CR0414, Rel-15).</w:t>
      </w:r>
    </w:p>
    <w:p w14:paraId="3A56B7AD" w14:textId="07331B13" w:rsidR="00465490" w:rsidRPr="00465490" w:rsidRDefault="00465490" w:rsidP="00066082">
      <w:pPr>
        <w:rPr>
          <w:lang w:val="en-US" w:eastAsia="x-none"/>
        </w:rPr>
      </w:pPr>
      <w:r w:rsidRPr="00465490">
        <w:rPr>
          <w:highlight w:val="magenta"/>
          <w:lang w:eastAsia="x-none"/>
        </w:rPr>
        <w:t xml:space="preserve">Post </w:t>
      </w:r>
      <w:r w:rsidRPr="00465490">
        <w:rPr>
          <w:highlight w:val="magenta"/>
          <w:lang w:val="en-US" w:eastAsia="x-none"/>
        </w:rPr>
        <w:t>meeting: Wrong CR# were provided in the online session – MCC to revise them as follows:</w:t>
      </w:r>
    </w:p>
    <w:p w14:paraId="121A23BB" w14:textId="40F37D4A" w:rsidR="00246DAB" w:rsidRDefault="00465490" w:rsidP="00465490">
      <w:pPr>
        <w:rPr>
          <w:lang w:eastAsia="x-none"/>
        </w:rPr>
      </w:pPr>
      <w:r w:rsidRPr="00465490">
        <w:t xml:space="preserve">Final CRs are </w:t>
      </w:r>
      <w:r w:rsidRPr="00465490">
        <w:rPr>
          <w:highlight w:val="green"/>
          <w:lang w:eastAsia="x-none"/>
        </w:rPr>
        <w:t xml:space="preserve">agreed in </w:t>
      </w:r>
      <w:hyperlink r:id="rId118" w:history="1">
        <w:r w:rsidR="000F2B08">
          <w:rPr>
            <w:rStyle w:val="Hyperlink"/>
            <w:highlight w:val="green"/>
            <w:lang w:eastAsia="x-none"/>
          </w:rPr>
          <w:t>R1-1807587</w:t>
        </w:r>
      </w:hyperlink>
      <w:r w:rsidRPr="00465490">
        <w:rPr>
          <w:highlight w:val="green"/>
          <w:lang w:eastAsia="x-none"/>
        </w:rPr>
        <w:t xml:space="preserve"> (TS36.211, CR0442r1, Rel-13), in </w:t>
      </w:r>
      <w:hyperlink r:id="rId119" w:history="1">
        <w:r w:rsidR="000F2B08">
          <w:rPr>
            <w:rStyle w:val="Hyperlink"/>
            <w:highlight w:val="green"/>
            <w:lang w:eastAsia="x-none"/>
          </w:rPr>
          <w:t>R1-1807588</w:t>
        </w:r>
      </w:hyperlink>
      <w:r w:rsidRPr="00465490">
        <w:rPr>
          <w:highlight w:val="green"/>
          <w:lang w:eastAsia="x-none"/>
        </w:rPr>
        <w:t xml:space="preserve"> (TS36.211, CR0443r1, Rel-14) and in </w:t>
      </w:r>
      <w:hyperlink r:id="rId120" w:history="1">
        <w:r w:rsidR="000F2B08">
          <w:rPr>
            <w:rStyle w:val="Hyperlink"/>
            <w:highlight w:val="green"/>
            <w:lang w:eastAsia="x-none"/>
          </w:rPr>
          <w:t>R1-1807589</w:t>
        </w:r>
      </w:hyperlink>
      <w:r w:rsidRPr="00066082">
        <w:rPr>
          <w:highlight w:val="green"/>
          <w:lang w:eastAsia="x-none"/>
        </w:rPr>
        <w:t xml:space="preserve"> (TS36.211, CR04</w:t>
      </w:r>
      <w:r>
        <w:rPr>
          <w:highlight w:val="green"/>
          <w:lang w:eastAsia="x-none"/>
        </w:rPr>
        <w:t>4</w:t>
      </w:r>
      <w:r w:rsidRPr="00066082">
        <w:rPr>
          <w:highlight w:val="green"/>
          <w:lang w:eastAsia="x-none"/>
        </w:rPr>
        <w:t>4</w:t>
      </w:r>
      <w:r>
        <w:rPr>
          <w:highlight w:val="green"/>
          <w:lang w:eastAsia="x-none"/>
        </w:rPr>
        <w:t>r1</w:t>
      </w:r>
      <w:r w:rsidRPr="00066082">
        <w:rPr>
          <w:highlight w:val="green"/>
          <w:lang w:eastAsia="x-none"/>
        </w:rPr>
        <w:t>, Rel-15)</w:t>
      </w:r>
      <w:r>
        <w:rPr>
          <w:lang w:eastAsia="x-none"/>
        </w:rPr>
        <w:t>.</w:t>
      </w:r>
    </w:p>
    <w:p w14:paraId="1F18FF9D" w14:textId="77777777" w:rsidR="00465490" w:rsidRPr="00246DAB" w:rsidRDefault="00465490" w:rsidP="00246DAB">
      <w:pPr>
        <w:ind w:left="720" w:hanging="720"/>
        <w:rPr>
          <w:lang w:eastAsia="x-none"/>
        </w:rPr>
      </w:pPr>
    </w:p>
    <w:p w14:paraId="0FD97283" w14:textId="77777777" w:rsidR="00246DAB" w:rsidRPr="00246DAB" w:rsidRDefault="00246DAB" w:rsidP="00246DAB">
      <w:pPr>
        <w:ind w:left="720" w:hanging="720"/>
        <w:rPr>
          <w:b/>
          <w:u w:val="single"/>
          <w:lang w:eastAsia="x-none"/>
        </w:rPr>
      </w:pPr>
      <w:r w:rsidRPr="00246DAB">
        <w:rPr>
          <w:b/>
          <w:u w:val="single"/>
          <w:lang w:eastAsia="x-none"/>
        </w:rPr>
        <w:t>MTC</w:t>
      </w:r>
    </w:p>
    <w:p w14:paraId="240ABA33" w14:textId="2C83B1D0" w:rsidR="00246DAB" w:rsidRPr="00246DAB" w:rsidRDefault="0058452E" w:rsidP="00246DAB">
      <w:pPr>
        <w:ind w:left="720" w:hanging="720"/>
        <w:rPr>
          <w:b/>
          <w:lang w:eastAsia="x-none"/>
        </w:rPr>
      </w:pPr>
      <w:hyperlink r:id="rId121" w:history="1">
        <w:r w:rsidR="000F2B08">
          <w:rPr>
            <w:rStyle w:val="Hyperlink"/>
            <w:b/>
            <w:lang w:eastAsia="x-none"/>
          </w:rPr>
          <w:t>R1-1807296</w:t>
        </w:r>
      </w:hyperlink>
      <w:r w:rsidR="00246DAB" w:rsidRPr="00246DAB">
        <w:rPr>
          <w:b/>
          <w:lang w:eastAsia="x-none"/>
        </w:rPr>
        <w:tab/>
        <w:t>Correction on PUCCH configuration with CEModeA or CEModeB</w:t>
      </w:r>
      <w:r w:rsidR="00246DAB" w:rsidRPr="00246DAB">
        <w:rPr>
          <w:b/>
          <w:lang w:eastAsia="x-none"/>
        </w:rPr>
        <w:tab/>
        <w:t>Huawei Tech.(UK) Co., Ltd</w:t>
      </w:r>
    </w:p>
    <w:p w14:paraId="4A95E941" w14:textId="4445102E" w:rsidR="00246DAB" w:rsidRPr="00246DAB" w:rsidRDefault="00517C97" w:rsidP="00FD5C41">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 xml:space="preserve">draft CR is endorsed. Final </w:t>
      </w:r>
      <w:r w:rsidR="00FD5C41" w:rsidRPr="00FD5C41">
        <w:rPr>
          <w:highlight w:val="green"/>
          <w:lang w:eastAsia="x-none"/>
        </w:rPr>
        <w:t xml:space="preserve">Rel-13 CR </w:t>
      </w:r>
      <w:r w:rsidR="00FD5C41">
        <w:rPr>
          <w:highlight w:val="green"/>
          <w:lang w:eastAsia="x-none"/>
        </w:rPr>
        <w:t xml:space="preserve">is </w:t>
      </w:r>
      <w:r w:rsidR="00FD5C41" w:rsidRPr="00FD5C41">
        <w:rPr>
          <w:highlight w:val="green"/>
          <w:lang w:eastAsia="x-none"/>
        </w:rPr>
        <w:t xml:space="preserve">approved in </w:t>
      </w:r>
      <w:hyperlink r:id="rId122" w:history="1">
        <w:r w:rsidR="000F2B08">
          <w:rPr>
            <w:rStyle w:val="Hyperlink"/>
            <w:highlight w:val="green"/>
            <w:lang w:eastAsia="x-none"/>
          </w:rPr>
          <w:t>R1-1807441</w:t>
        </w:r>
      </w:hyperlink>
      <w:r w:rsidR="00FD5C41" w:rsidRPr="00FD5C41">
        <w:rPr>
          <w:highlight w:val="green"/>
          <w:lang w:eastAsia="x-none"/>
        </w:rPr>
        <w:t xml:space="preserve"> (CR 1088), Rel-14 </w:t>
      </w:r>
      <w:r w:rsidR="00FD5C41">
        <w:rPr>
          <w:highlight w:val="green"/>
          <w:lang w:eastAsia="x-none"/>
        </w:rPr>
        <w:t xml:space="preserve">in </w:t>
      </w:r>
      <w:hyperlink r:id="rId123" w:history="1">
        <w:r w:rsidR="000F2B08">
          <w:rPr>
            <w:rStyle w:val="Hyperlink"/>
            <w:highlight w:val="green"/>
            <w:lang w:eastAsia="x-none"/>
          </w:rPr>
          <w:t>R1-1807442</w:t>
        </w:r>
      </w:hyperlink>
      <w:r w:rsidR="00FD5C41" w:rsidRPr="00FD5C41">
        <w:rPr>
          <w:highlight w:val="green"/>
          <w:lang w:eastAsia="x-none"/>
        </w:rPr>
        <w:t xml:space="preserve"> (CR 1089), &amp; Rel-15 </w:t>
      </w:r>
      <w:r w:rsidR="00FD5C41">
        <w:rPr>
          <w:highlight w:val="green"/>
          <w:lang w:eastAsia="x-none"/>
        </w:rPr>
        <w:t xml:space="preserve">in </w:t>
      </w:r>
      <w:hyperlink r:id="rId124" w:history="1">
        <w:r w:rsidR="000F2B08">
          <w:rPr>
            <w:rStyle w:val="Hyperlink"/>
            <w:highlight w:val="green"/>
            <w:lang w:eastAsia="x-none"/>
          </w:rPr>
          <w:t>R1-1807443</w:t>
        </w:r>
      </w:hyperlink>
      <w:r w:rsidR="00FD5C41" w:rsidRPr="00FD5C41">
        <w:rPr>
          <w:highlight w:val="green"/>
          <w:lang w:eastAsia="x-none"/>
        </w:rPr>
        <w:t xml:space="preserve"> (CR 1090)</w:t>
      </w:r>
      <w:r w:rsidR="00FD5C41">
        <w:rPr>
          <w:lang w:eastAsia="x-none"/>
        </w:rPr>
        <w:t>.</w:t>
      </w:r>
    </w:p>
    <w:p w14:paraId="0C207131" w14:textId="4006BE0E" w:rsidR="00966D15" w:rsidRDefault="00966D15" w:rsidP="00966D15">
      <w:pPr>
        <w:pStyle w:val="Heading3"/>
      </w:pPr>
      <w:bookmarkStart w:id="27" w:name="_Toc516232520"/>
      <w:r w:rsidRPr="00966D15">
        <w:rPr>
          <w:rFonts w:hint="eastAsia"/>
        </w:rPr>
        <w:t xml:space="preserve">Maintenance of Release 14 </w:t>
      </w:r>
      <w:r w:rsidRPr="00966D15">
        <w:t>Enhanced Licensed-Assisted Access to Unlicensed Spectrum</w:t>
      </w:r>
      <w:bookmarkEnd w:id="25"/>
      <w:bookmarkEnd w:id="26"/>
      <w:bookmarkEnd w:id="27"/>
    </w:p>
    <w:p w14:paraId="5DB5EFC8" w14:textId="45851C94" w:rsidR="00966D15" w:rsidRPr="00966D15" w:rsidRDefault="00966D15" w:rsidP="00966D15">
      <w:r>
        <w:t>None.</w:t>
      </w:r>
    </w:p>
    <w:p w14:paraId="53A31906" w14:textId="5F8F8E21" w:rsidR="00966D15" w:rsidRDefault="00966D15" w:rsidP="00966D15">
      <w:pPr>
        <w:pStyle w:val="Heading3"/>
      </w:pPr>
      <w:bookmarkStart w:id="28" w:name="_Toc490832508"/>
      <w:bookmarkStart w:id="29" w:name="_Toc513839821"/>
      <w:bookmarkStart w:id="30" w:name="_Toc516232521"/>
      <w:r w:rsidRPr="00966D15">
        <w:rPr>
          <w:rFonts w:hint="eastAsia"/>
        </w:rPr>
        <w:t xml:space="preserve">Maintenance of Release 14 </w:t>
      </w:r>
      <w:r w:rsidRPr="00966D15">
        <w:t>V2V</w:t>
      </w:r>
      <w:r w:rsidRPr="00966D15">
        <w:rPr>
          <w:rFonts w:eastAsia="MS Mincho" w:hint="eastAsia"/>
          <w:lang w:eastAsia="ja-JP"/>
        </w:rPr>
        <w:t xml:space="preserve">/V2X </w:t>
      </w:r>
      <w:r w:rsidRPr="00966D15">
        <w:t>services based on LTE sidelink</w:t>
      </w:r>
      <w:bookmarkEnd w:id="28"/>
      <w:bookmarkEnd w:id="29"/>
      <w:bookmarkEnd w:id="30"/>
    </w:p>
    <w:p w14:paraId="214C6E91" w14:textId="3C0E3239" w:rsidR="00966D15" w:rsidRPr="00966D15" w:rsidRDefault="00966D15" w:rsidP="00966D15">
      <w:r>
        <w:t>None.</w:t>
      </w:r>
    </w:p>
    <w:p w14:paraId="3303EC2C" w14:textId="77777777" w:rsidR="00966D15" w:rsidRPr="00966D15" w:rsidRDefault="00966D15" w:rsidP="00966D15">
      <w:pPr>
        <w:pStyle w:val="Heading3"/>
      </w:pPr>
      <w:bookmarkStart w:id="31" w:name="_Toc490832509"/>
      <w:bookmarkStart w:id="32" w:name="_Toc513839822"/>
      <w:bookmarkStart w:id="33" w:name="_Toc516232522"/>
      <w:r w:rsidRPr="00966D15">
        <w:rPr>
          <w:rFonts w:hint="eastAsia"/>
        </w:rPr>
        <w:t xml:space="preserve">Maintenance of Release 14 </w:t>
      </w:r>
      <w:r w:rsidRPr="00966D15">
        <w:rPr>
          <w:rFonts w:eastAsia="MS Mincho" w:hint="eastAsia"/>
          <w:lang w:eastAsia="ja-JP"/>
        </w:rPr>
        <w:t>Full-Dimension MIMO</w:t>
      </w:r>
      <w:r w:rsidRPr="00966D15">
        <w:t xml:space="preserve"> for LTE</w:t>
      </w:r>
      <w:bookmarkEnd w:id="31"/>
      <w:bookmarkEnd w:id="32"/>
      <w:bookmarkEnd w:id="33"/>
    </w:p>
    <w:p w14:paraId="795B4212" w14:textId="19FA3383" w:rsidR="00FC60E3" w:rsidRPr="00FC60E3" w:rsidRDefault="0058452E" w:rsidP="00FC60E3">
      <w:pPr>
        <w:ind w:left="720" w:hanging="720"/>
        <w:rPr>
          <w:b/>
          <w:lang w:eastAsia="x-none"/>
        </w:rPr>
      </w:pPr>
      <w:hyperlink r:id="rId125" w:history="1">
        <w:r w:rsidR="000F2B08">
          <w:rPr>
            <w:rStyle w:val="Hyperlink"/>
            <w:b/>
            <w:lang w:eastAsia="x-none"/>
          </w:rPr>
          <w:t>R1-1807092</w:t>
        </w:r>
      </w:hyperlink>
      <w:r w:rsidR="00FC60E3" w:rsidRPr="00FC60E3">
        <w:rPr>
          <w:b/>
          <w:lang w:eastAsia="x-none"/>
        </w:rPr>
        <w:tab/>
        <w:t>On support of advanced CSI</w:t>
      </w:r>
      <w:r w:rsidR="00FC60E3" w:rsidRPr="00FC60E3">
        <w:rPr>
          <w:b/>
          <w:lang w:eastAsia="x-none"/>
        </w:rPr>
        <w:tab/>
        <w:t>Qualcomm Incorporated</w:t>
      </w:r>
    </w:p>
    <w:p w14:paraId="000F39B3" w14:textId="48E6E988" w:rsidR="00FC60E3" w:rsidRPr="00FC60E3" w:rsidRDefault="00FC60E3" w:rsidP="00C478CB">
      <w:pPr>
        <w:overflowPunct w:val="0"/>
        <w:autoSpaceDE w:val="0"/>
        <w:autoSpaceDN w:val="0"/>
        <w:adjustRightInd w:val="0"/>
        <w:ind w:left="720"/>
        <w:jc w:val="both"/>
        <w:textAlignment w:val="baseline"/>
        <w:rPr>
          <w:rFonts w:ascii="Times New Roman" w:eastAsia="SimSun" w:hAnsi="Times New Roman"/>
          <w:szCs w:val="22"/>
        </w:rPr>
      </w:pPr>
      <w:r>
        <w:rPr>
          <w:rFonts w:ascii="Times New Roman" w:eastAsia="SimSun" w:hAnsi="Times New Roman"/>
          <w:szCs w:val="22"/>
        </w:rPr>
        <w:t>Proposal</w:t>
      </w:r>
      <w:r w:rsidRPr="00FC60E3">
        <w:rPr>
          <w:rFonts w:ascii="Times New Roman" w:eastAsia="SimSun" w:hAnsi="Times New Roman"/>
          <w:szCs w:val="22"/>
        </w:rPr>
        <w:t xml:space="preserve">: 8 CSI-RS ports shall be included also in the new capability signalling for the maximum number of ports for the advanced CSI. </w:t>
      </w:r>
    </w:p>
    <w:p w14:paraId="63253103" w14:textId="77777777" w:rsidR="00FC60E3" w:rsidRPr="00FC60E3" w:rsidRDefault="00FC60E3" w:rsidP="00C478CB">
      <w:pPr>
        <w:overflowPunct w:val="0"/>
        <w:autoSpaceDE w:val="0"/>
        <w:autoSpaceDN w:val="0"/>
        <w:adjustRightInd w:val="0"/>
        <w:ind w:left="720"/>
        <w:jc w:val="both"/>
        <w:textAlignment w:val="baseline"/>
        <w:rPr>
          <w:rFonts w:ascii="Times New Roman" w:eastAsia="SimSun" w:hAnsi="Times New Roman"/>
          <w:szCs w:val="22"/>
        </w:rPr>
      </w:pPr>
      <w:r w:rsidRPr="00FC60E3">
        <w:rPr>
          <w:rFonts w:ascii="Times New Roman" w:eastAsia="SimSun" w:hAnsi="Times New Roman"/>
          <w:szCs w:val="22"/>
        </w:rPr>
        <w:tab/>
        <w:t>- Send LS to RAN2 to confirm the value of 8. The range of the capability is {8, 12, 16, 20, 24, 28}</w:t>
      </w:r>
    </w:p>
    <w:p w14:paraId="2DC160EF" w14:textId="192F35CC" w:rsidR="00FC60E3" w:rsidRDefault="00FC60E3" w:rsidP="00966D15">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4810CD32" w14:textId="7462D7A3" w:rsidR="00FC60E3" w:rsidRDefault="0058452E" w:rsidP="00FC60E3">
      <w:pPr>
        <w:ind w:left="720" w:hanging="720"/>
        <w:rPr>
          <w:lang w:eastAsia="x-none"/>
        </w:rPr>
      </w:pPr>
      <w:hyperlink r:id="rId126" w:history="1">
        <w:r w:rsidR="000F2B08">
          <w:rPr>
            <w:rStyle w:val="Hyperlink"/>
            <w:b/>
            <w:lang w:eastAsia="x-none"/>
          </w:rPr>
          <w:t>R1-1807421</w:t>
        </w:r>
      </w:hyperlink>
      <w:r w:rsidR="00FC60E3" w:rsidRPr="00FC60E3">
        <w:rPr>
          <w:b/>
          <w:lang w:eastAsia="x-none"/>
        </w:rPr>
        <w:tab/>
        <w:t>UE capability on number of antenna ports for advanced CSI</w:t>
      </w:r>
      <w:r w:rsidR="00FC60E3" w:rsidRPr="00FC60E3">
        <w:rPr>
          <w:b/>
          <w:lang w:eastAsia="x-none"/>
        </w:rPr>
        <w:tab/>
        <w:t>Ericsson Inc.</w:t>
      </w:r>
      <w:r w:rsidR="00FC60E3">
        <w:rPr>
          <w:lang w:eastAsia="x-none"/>
        </w:rPr>
        <w:tab/>
        <w:t>(</w:t>
      </w:r>
      <w:r w:rsidR="00FC60E3" w:rsidRPr="00FC60E3">
        <w:rPr>
          <w:lang w:eastAsia="x-none"/>
        </w:rPr>
        <w:t xml:space="preserve">Revision of </w:t>
      </w:r>
      <w:hyperlink r:id="rId127" w:history="1">
        <w:r w:rsidR="000F2B08">
          <w:rPr>
            <w:rStyle w:val="Hyperlink"/>
            <w:lang w:eastAsia="x-none"/>
          </w:rPr>
          <w:t>R1-1807402</w:t>
        </w:r>
      </w:hyperlink>
      <w:r w:rsidR="00FC60E3">
        <w:rPr>
          <w:lang w:eastAsia="x-none"/>
        </w:rPr>
        <w:t>)</w:t>
      </w:r>
    </w:p>
    <w:p w14:paraId="28D81ABA" w14:textId="173583EB" w:rsidR="00FC60E3" w:rsidRDefault="00FC60E3" w:rsidP="00C478CB">
      <w:pPr>
        <w:ind w:left="1440" w:hanging="720"/>
        <w:rPr>
          <w:lang w:eastAsia="x-none"/>
        </w:rPr>
      </w:pPr>
      <w:r>
        <w:rPr>
          <w:lang w:eastAsia="x-none"/>
        </w:rPr>
        <w:t>Observation: Advanced CSI codebook does not provide either significant cell edge throughput gains or mean throughput gains over Class A codebook for 4 and 8 antenna ports</w:t>
      </w:r>
    </w:p>
    <w:p w14:paraId="5324E315" w14:textId="23143433" w:rsidR="00FC60E3" w:rsidRDefault="00FC60E3" w:rsidP="00C478CB">
      <w:pPr>
        <w:ind w:left="1440" w:hanging="720"/>
        <w:rPr>
          <w:lang w:eastAsia="x-none"/>
        </w:rPr>
      </w:pPr>
      <w:r>
        <w:rPr>
          <w:lang w:eastAsia="x-none"/>
        </w:rPr>
        <w:t>Proposal: The range of the capability csi-ReportingAdvancedMaxPorts-r14 is ENUMERATED {12, 16, 20, 24, 28}</w:t>
      </w:r>
    </w:p>
    <w:p w14:paraId="5E41C130" w14:textId="76544B28" w:rsidR="00FC60E3" w:rsidRDefault="00FC60E3" w:rsidP="00966D15">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7658318F" w14:textId="2E83592B" w:rsidR="004A3DD2" w:rsidRDefault="004A3DD2" w:rsidP="004A3DD2">
      <w:pPr>
        <w:ind w:left="720" w:hanging="720"/>
        <w:rPr>
          <w:lang w:eastAsia="x-none"/>
        </w:rPr>
      </w:pPr>
      <w:r w:rsidRPr="00C478CB">
        <w:rPr>
          <w:lang w:eastAsia="x-none"/>
        </w:rPr>
        <w:t>Discuss further offline</w:t>
      </w:r>
    </w:p>
    <w:p w14:paraId="00008F15" w14:textId="77777777" w:rsidR="00C478CB" w:rsidRPr="004A3DD2" w:rsidRDefault="00C478CB" w:rsidP="004A3DD2">
      <w:pPr>
        <w:ind w:left="720" w:hanging="720"/>
        <w:rPr>
          <w:lang w:eastAsia="x-none"/>
        </w:rPr>
      </w:pPr>
    </w:p>
    <w:p w14:paraId="45218A20" w14:textId="77777777" w:rsidR="00C478CB" w:rsidRPr="00C478CB" w:rsidRDefault="00C478CB" w:rsidP="00C478CB">
      <w:pPr>
        <w:ind w:left="720" w:hanging="720"/>
        <w:rPr>
          <w:lang w:eastAsia="x-none"/>
        </w:rPr>
      </w:pPr>
      <w:r w:rsidRPr="00C478CB">
        <w:rPr>
          <w:highlight w:val="green"/>
          <w:lang w:eastAsia="x-none"/>
        </w:rPr>
        <w:t>Agreement:</w:t>
      </w:r>
      <w:r w:rsidRPr="00C478CB">
        <w:rPr>
          <w:lang w:eastAsia="x-none"/>
        </w:rPr>
        <w:t xml:space="preserve"> </w:t>
      </w:r>
    </w:p>
    <w:p w14:paraId="32BCD926" w14:textId="28272476" w:rsidR="00C478CB" w:rsidRPr="00C478CB" w:rsidRDefault="00C478CB" w:rsidP="00017304">
      <w:pPr>
        <w:pStyle w:val="ListParagraph"/>
        <w:numPr>
          <w:ilvl w:val="0"/>
          <w:numId w:val="229"/>
        </w:numPr>
      </w:pPr>
      <w:r w:rsidRPr="00C478CB">
        <w:t xml:space="preserve">CSI-RS ports shall be included also in the new capability signalling for the maximum number of ports for the advanced CSI. </w:t>
      </w:r>
    </w:p>
    <w:p w14:paraId="11E35362" w14:textId="77777777" w:rsidR="00C478CB" w:rsidRPr="00C478CB" w:rsidRDefault="00C478CB" w:rsidP="00017304">
      <w:pPr>
        <w:pStyle w:val="ListParagraph"/>
        <w:numPr>
          <w:ilvl w:val="0"/>
          <w:numId w:val="229"/>
        </w:numPr>
      </w:pPr>
      <w:r w:rsidRPr="00C478CB">
        <w:t>Send LS to RAN2 to confirm the value of 8. The range of the capability is {8, 12, 16, 20, 24, 28}.</w:t>
      </w:r>
    </w:p>
    <w:p w14:paraId="5902A281" w14:textId="77777777" w:rsidR="00C478CB" w:rsidRPr="00C478CB" w:rsidRDefault="00C478CB" w:rsidP="00C478CB">
      <w:pPr>
        <w:ind w:left="720" w:hanging="720"/>
        <w:rPr>
          <w:lang w:eastAsia="x-none"/>
        </w:rPr>
      </w:pPr>
    </w:p>
    <w:p w14:paraId="552108C7" w14:textId="36FECC0E" w:rsidR="00C478CB" w:rsidRPr="00C478CB" w:rsidRDefault="0058452E" w:rsidP="00C478CB">
      <w:pPr>
        <w:ind w:left="720" w:hanging="720"/>
        <w:rPr>
          <w:b/>
          <w:lang w:eastAsia="x-none"/>
        </w:rPr>
      </w:pPr>
      <w:hyperlink r:id="rId128" w:history="1">
        <w:r w:rsidR="000F2B08">
          <w:rPr>
            <w:rStyle w:val="Hyperlink"/>
            <w:b/>
            <w:lang w:eastAsia="x-none"/>
          </w:rPr>
          <w:t>R1-1807500</w:t>
        </w:r>
      </w:hyperlink>
      <w:r w:rsidR="00C478CB" w:rsidRPr="00C478CB">
        <w:rPr>
          <w:b/>
          <w:lang w:eastAsia="x-none"/>
        </w:rPr>
        <w:tab/>
        <w:t>Draft LS on capability signalling for maximum number of ports for advanced CSI</w:t>
      </w:r>
      <w:r w:rsidR="00C478CB" w:rsidRPr="00C478CB">
        <w:rPr>
          <w:b/>
          <w:lang w:eastAsia="x-none"/>
        </w:rPr>
        <w:tab/>
        <w:t>Qualcomm Incorporated</w:t>
      </w:r>
    </w:p>
    <w:p w14:paraId="1AD42CA7" w14:textId="132E760D" w:rsidR="004A3DD2" w:rsidRPr="00FC60E3" w:rsidRDefault="00C478CB" w:rsidP="00966D15">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 xml:space="preserve">draft LS is endorsed and final version is </w:t>
      </w:r>
      <w:r w:rsidRPr="00C478CB">
        <w:rPr>
          <w:highlight w:val="green"/>
          <w:lang w:eastAsia="x-none"/>
        </w:rPr>
        <w:t xml:space="preserve">approved in </w:t>
      </w:r>
      <w:hyperlink r:id="rId129" w:history="1">
        <w:r w:rsidR="000F2B08">
          <w:rPr>
            <w:rStyle w:val="Hyperlink"/>
            <w:highlight w:val="green"/>
            <w:lang w:eastAsia="x-none"/>
          </w:rPr>
          <w:t>R1-1807543</w:t>
        </w:r>
      </w:hyperlink>
      <w:r>
        <w:rPr>
          <w:lang w:eastAsia="x-none"/>
        </w:rPr>
        <w:t>.</w:t>
      </w:r>
    </w:p>
    <w:p w14:paraId="7BEBD588" w14:textId="77777777" w:rsidR="00966D15" w:rsidRPr="00966D15" w:rsidRDefault="00966D15" w:rsidP="00966D15">
      <w:pPr>
        <w:pStyle w:val="Heading3"/>
        <w:rPr>
          <w:lang w:eastAsia="ja-JP"/>
        </w:rPr>
      </w:pPr>
      <w:bookmarkStart w:id="34" w:name="_Toc490832510"/>
      <w:bookmarkStart w:id="35" w:name="_Toc513839823"/>
      <w:bookmarkStart w:id="36" w:name="_Toc516232523"/>
      <w:r w:rsidRPr="00966D15">
        <w:rPr>
          <w:rFonts w:hint="eastAsia"/>
        </w:rPr>
        <w:t xml:space="preserve">Maintenance of Release 14 </w:t>
      </w:r>
      <w:r w:rsidRPr="00966D15">
        <w:rPr>
          <w:rFonts w:hint="eastAsia"/>
          <w:lang w:eastAsia="ja-JP"/>
        </w:rPr>
        <w:t>Further Enhanced MTC for LTE</w:t>
      </w:r>
      <w:bookmarkEnd w:id="34"/>
      <w:bookmarkEnd w:id="35"/>
      <w:bookmarkEnd w:id="36"/>
    </w:p>
    <w:bookmarkStart w:id="37" w:name="_Toc490832511"/>
    <w:bookmarkStart w:id="38" w:name="_Toc513839824"/>
    <w:p w14:paraId="466E5ACB" w14:textId="4B18630E" w:rsidR="00FC60E3" w:rsidRPr="004A3DD2" w:rsidRDefault="000F2B08" w:rsidP="00FC60E3">
      <w:pPr>
        <w:ind w:left="720" w:hanging="720"/>
        <w:rPr>
          <w:b/>
          <w:lang w:eastAsia="x-none"/>
        </w:rPr>
      </w:pPr>
      <w:r>
        <w:rPr>
          <w:b/>
          <w:color w:val="0000FF"/>
          <w:u w:val="single"/>
          <w:lang w:eastAsia="x-none"/>
        </w:rPr>
        <w:fldChar w:fldCharType="begin"/>
      </w:r>
      <w:r>
        <w:rPr>
          <w:b/>
          <w:color w:val="0000FF"/>
          <w:u w:val="single"/>
          <w:lang w:eastAsia="x-none"/>
        </w:rPr>
        <w:instrText xml:space="preserve"> HYPERLINK "../Docs/R1-1806381.zip" </w:instrText>
      </w:r>
      <w:r>
        <w:rPr>
          <w:b/>
          <w:color w:val="0000FF"/>
          <w:u w:val="single"/>
          <w:lang w:eastAsia="x-none"/>
        </w:rPr>
        <w:fldChar w:fldCharType="separate"/>
      </w:r>
      <w:r>
        <w:rPr>
          <w:rStyle w:val="Hyperlink"/>
          <w:b/>
          <w:lang w:eastAsia="x-none"/>
        </w:rPr>
        <w:t>R1-1806381</w:t>
      </w:r>
      <w:r>
        <w:rPr>
          <w:b/>
          <w:color w:val="0000FF"/>
          <w:u w:val="single"/>
          <w:lang w:eastAsia="x-none"/>
        </w:rPr>
        <w:fldChar w:fldCharType="end"/>
      </w:r>
      <w:r w:rsidR="00FC60E3" w:rsidRPr="004A3DD2">
        <w:rPr>
          <w:b/>
          <w:lang w:eastAsia="x-none"/>
        </w:rPr>
        <w:tab/>
        <w:t>Introduce definitions of the terms BL/CE and non-BL/CE in 36.211</w:t>
      </w:r>
      <w:r w:rsidR="00FC60E3" w:rsidRPr="004A3DD2">
        <w:rPr>
          <w:b/>
          <w:lang w:eastAsia="x-none"/>
        </w:rPr>
        <w:tab/>
        <w:t>Ericsson</w:t>
      </w:r>
    </w:p>
    <w:p w14:paraId="129DEF32" w14:textId="2CA8B7F2" w:rsidR="00FC60E3" w:rsidRPr="00FC60E3" w:rsidRDefault="0058452E" w:rsidP="00FC60E3">
      <w:pPr>
        <w:ind w:left="720" w:hanging="720"/>
        <w:rPr>
          <w:lang w:eastAsia="x-none"/>
        </w:rPr>
      </w:pPr>
      <w:hyperlink r:id="rId130" w:history="1">
        <w:r w:rsidR="000F2B08">
          <w:rPr>
            <w:rStyle w:val="Hyperlink"/>
            <w:lang w:eastAsia="x-none"/>
          </w:rPr>
          <w:t>R1-1806382</w:t>
        </w:r>
      </w:hyperlink>
      <w:r w:rsidR="00FC60E3" w:rsidRPr="00FC60E3">
        <w:rPr>
          <w:lang w:eastAsia="x-none"/>
        </w:rPr>
        <w:tab/>
        <w:t>Introduce definitions of the terms BL/CE and non-BL/CE in 36.213</w:t>
      </w:r>
      <w:r w:rsidR="00FC60E3" w:rsidRPr="00FC60E3">
        <w:rPr>
          <w:lang w:eastAsia="x-none"/>
        </w:rPr>
        <w:tab/>
        <w:t>Ericsson</w:t>
      </w:r>
    </w:p>
    <w:p w14:paraId="44ACC08A" w14:textId="714C03B3" w:rsidR="004A3DD2" w:rsidRDefault="004A3DD2" w:rsidP="004A3DD2">
      <w:pPr>
        <w:ind w:left="720" w:hanging="720"/>
        <w:rPr>
          <w:lang w:eastAsia="x-none"/>
        </w:rPr>
      </w:pPr>
      <w:r w:rsidRPr="00F72F23">
        <w:rPr>
          <w:rFonts w:ascii="Times New Roman" w:hAnsi="Times New Roman"/>
          <w:b/>
          <w:szCs w:val="20"/>
        </w:rPr>
        <w:t xml:space="preserve">Decision: </w:t>
      </w:r>
      <w:r w:rsidRPr="00F72F23">
        <w:rPr>
          <w:rFonts w:ascii="Times New Roman" w:hAnsi="Times New Roman"/>
          <w:szCs w:val="20"/>
        </w:rPr>
        <w:t xml:space="preserve">The document is noted. </w:t>
      </w:r>
      <w:r w:rsidRPr="00F72F23">
        <w:rPr>
          <w:lang w:eastAsia="x-none"/>
        </w:rPr>
        <w:t>Discuss further offline</w:t>
      </w:r>
      <w:r w:rsidR="00C478CB" w:rsidRPr="00F72F23">
        <w:rPr>
          <w:lang w:eastAsia="x-none"/>
        </w:rPr>
        <w:t>.</w:t>
      </w:r>
    </w:p>
    <w:p w14:paraId="1A0CD9AB" w14:textId="21C600C8" w:rsidR="00C478CB" w:rsidRPr="00C478CB" w:rsidRDefault="0058452E" w:rsidP="00C478CB">
      <w:pPr>
        <w:ind w:left="720" w:hanging="720"/>
        <w:rPr>
          <w:b/>
        </w:rPr>
      </w:pPr>
      <w:hyperlink r:id="rId131" w:history="1">
        <w:r w:rsidR="000F2B08">
          <w:rPr>
            <w:rStyle w:val="Hyperlink"/>
            <w:b/>
            <w:lang w:eastAsia="x-none"/>
          </w:rPr>
          <w:t>R1-1807453</w:t>
        </w:r>
      </w:hyperlink>
      <w:r w:rsidR="00C478CB" w:rsidRPr="00C478CB">
        <w:rPr>
          <w:b/>
          <w:lang w:eastAsia="x-none"/>
        </w:rPr>
        <w:tab/>
      </w:r>
      <w:r w:rsidR="00C478CB" w:rsidRPr="00C478CB">
        <w:rPr>
          <w:b/>
        </w:rPr>
        <w:t>Introduce definition of non-BL/CE in Definitions section</w:t>
      </w:r>
      <w:r w:rsidR="00C478CB" w:rsidRPr="00C478CB">
        <w:rPr>
          <w:b/>
        </w:rPr>
        <w:tab/>
        <w:t>Ericsson</w:t>
      </w:r>
    </w:p>
    <w:p w14:paraId="7A074691" w14:textId="36DBB3C2" w:rsidR="00C478CB" w:rsidRPr="00C478CB" w:rsidRDefault="00F72F23" w:rsidP="00C478CB">
      <w:pPr>
        <w:ind w:left="720" w:hanging="720"/>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draft CR is endorsed and fin</w:t>
      </w:r>
      <w:r w:rsidRPr="00F72F23">
        <w:rPr>
          <w:rFonts w:ascii="Times New Roman" w:hAnsi="Times New Roman"/>
          <w:szCs w:val="20"/>
        </w:rPr>
        <w:t xml:space="preserve">al </w:t>
      </w:r>
      <w:r w:rsidR="00C478CB" w:rsidRPr="00C478CB">
        <w:rPr>
          <w:lang w:eastAsia="x-none"/>
        </w:rPr>
        <w:t xml:space="preserve">CR </w:t>
      </w:r>
      <w:r w:rsidRPr="00F72F23">
        <w:rPr>
          <w:lang w:eastAsia="x-none"/>
        </w:rPr>
        <w:t xml:space="preserve">is </w:t>
      </w:r>
      <w:r w:rsidR="00C478CB" w:rsidRPr="00C478CB">
        <w:rPr>
          <w:highlight w:val="green"/>
          <w:lang w:eastAsia="x-none"/>
        </w:rPr>
        <w:t xml:space="preserve">agreed in </w:t>
      </w:r>
      <w:hyperlink r:id="rId132" w:history="1">
        <w:r w:rsidR="000F2B08">
          <w:rPr>
            <w:rStyle w:val="Hyperlink"/>
            <w:highlight w:val="green"/>
            <w:lang w:eastAsia="x-none"/>
          </w:rPr>
          <w:t>R1-1807499</w:t>
        </w:r>
      </w:hyperlink>
      <w:r w:rsidR="00C478CB" w:rsidRPr="00C478CB">
        <w:rPr>
          <w:highlight w:val="green"/>
          <w:lang w:eastAsia="x-none"/>
        </w:rPr>
        <w:t xml:space="preserve"> (TS36.212, CR0291, Rel-15)</w:t>
      </w:r>
      <w:r>
        <w:rPr>
          <w:lang w:eastAsia="x-none"/>
        </w:rPr>
        <w:t>.</w:t>
      </w:r>
    </w:p>
    <w:p w14:paraId="0C36E97C" w14:textId="77777777" w:rsidR="00C478CB" w:rsidRPr="004A3DD2" w:rsidRDefault="00C478CB" w:rsidP="004A3DD2">
      <w:pPr>
        <w:ind w:left="720" w:hanging="720"/>
        <w:rPr>
          <w:lang w:eastAsia="x-none"/>
        </w:rPr>
      </w:pPr>
    </w:p>
    <w:p w14:paraId="4FEE15A6" w14:textId="77777777" w:rsidR="00FC60E3" w:rsidRPr="00FC60E3" w:rsidRDefault="00FC60E3" w:rsidP="00FC60E3">
      <w:pPr>
        <w:ind w:left="720" w:hanging="720"/>
        <w:rPr>
          <w:lang w:eastAsia="x-none"/>
        </w:rPr>
      </w:pPr>
    </w:p>
    <w:p w14:paraId="7BC15BE4" w14:textId="2D3AA5B6" w:rsidR="00FC60E3" w:rsidRPr="004A3DD2" w:rsidRDefault="0058452E" w:rsidP="00FC60E3">
      <w:pPr>
        <w:ind w:left="720" w:hanging="720"/>
        <w:rPr>
          <w:b/>
          <w:lang w:eastAsia="x-none"/>
        </w:rPr>
      </w:pPr>
      <w:hyperlink r:id="rId133" w:history="1">
        <w:r w:rsidR="000F2B08">
          <w:rPr>
            <w:rStyle w:val="Hyperlink"/>
            <w:b/>
            <w:lang w:eastAsia="x-none"/>
          </w:rPr>
          <w:t>R1-1806675</w:t>
        </w:r>
      </w:hyperlink>
      <w:r w:rsidR="00FC60E3" w:rsidRPr="004A3DD2">
        <w:rPr>
          <w:b/>
          <w:lang w:eastAsia="x-none"/>
        </w:rPr>
        <w:tab/>
        <w:t>Corrections in Physical Resource Block numbering to RA Type0 for FeMTC UEs</w:t>
      </w:r>
      <w:r w:rsidR="00FC60E3" w:rsidRPr="004A3DD2">
        <w:rPr>
          <w:b/>
          <w:lang w:eastAsia="x-none"/>
        </w:rPr>
        <w:tab/>
        <w:t>Samsung</w:t>
      </w:r>
    </w:p>
    <w:p w14:paraId="53A2802B" w14:textId="1858E6AD" w:rsidR="004A3DD2" w:rsidRDefault="004A3DD2" w:rsidP="004A3DD2">
      <w:pPr>
        <w:ind w:left="720" w:hanging="720"/>
        <w:rPr>
          <w:lang w:eastAsia="x-none"/>
        </w:rPr>
      </w:pPr>
      <w:r w:rsidRPr="00F72F23">
        <w:rPr>
          <w:rFonts w:ascii="Times New Roman" w:hAnsi="Times New Roman"/>
          <w:b/>
          <w:szCs w:val="20"/>
        </w:rPr>
        <w:t xml:space="preserve">Decision: </w:t>
      </w:r>
      <w:r w:rsidRPr="00F72F23">
        <w:rPr>
          <w:rFonts w:ascii="Times New Roman" w:hAnsi="Times New Roman"/>
          <w:szCs w:val="20"/>
        </w:rPr>
        <w:t xml:space="preserve">The document is noted. </w:t>
      </w:r>
      <w:r w:rsidRPr="00F72F23">
        <w:rPr>
          <w:lang w:eastAsia="x-none"/>
        </w:rPr>
        <w:t>Discuss further offline</w:t>
      </w:r>
      <w:r w:rsidR="00C478CB" w:rsidRPr="00F72F23">
        <w:rPr>
          <w:lang w:eastAsia="x-none"/>
        </w:rPr>
        <w:t>.</w:t>
      </w:r>
    </w:p>
    <w:p w14:paraId="458DDFB4" w14:textId="06322679" w:rsidR="00C478CB" w:rsidRPr="00C478CB" w:rsidRDefault="00C478CB" w:rsidP="00C478CB">
      <w:pPr>
        <w:rPr>
          <w:lang w:eastAsia="x-none"/>
        </w:rPr>
      </w:pPr>
      <w:r w:rsidRPr="00C478CB">
        <w:rPr>
          <w:highlight w:val="green"/>
          <w:lang w:eastAsia="x-none"/>
        </w:rPr>
        <w:t xml:space="preserve">Agreed in </w:t>
      </w:r>
      <w:hyperlink r:id="rId134" w:history="1">
        <w:r w:rsidR="000F2B08">
          <w:rPr>
            <w:rStyle w:val="Hyperlink"/>
            <w:highlight w:val="green"/>
            <w:lang w:eastAsia="x-none"/>
          </w:rPr>
          <w:t>R1-1807480</w:t>
        </w:r>
      </w:hyperlink>
      <w:r w:rsidRPr="00C478CB">
        <w:rPr>
          <w:highlight w:val="green"/>
          <w:lang w:eastAsia="x-none"/>
        </w:rPr>
        <w:t xml:space="preserve"> (TS36.213, CR1095, Rel-14)</w:t>
      </w:r>
      <w:r>
        <w:rPr>
          <w:highlight w:val="green"/>
          <w:lang w:eastAsia="x-none"/>
        </w:rPr>
        <w:t>, in</w:t>
      </w:r>
      <w:r w:rsidRPr="00C478CB">
        <w:rPr>
          <w:highlight w:val="green"/>
          <w:lang w:eastAsia="x-none"/>
        </w:rPr>
        <w:t xml:space="preserve"> </w:t>
      </w:r>
      <w:hyperlink r:id="rId135" w:history="1">
        <w:r w:rsidR="000F2B08">
          <w:rPr>
            <w:rStyle w:val="Hyperlink"/>
            <w:highlight w:val="green"/>
            <w:lang w:eastAsia="x-none"/>
          </w:rPr>
          <w:t>R1-1807481</w:t>
        </w:r>
      </w:hyperlink>
      <w:r w:rsidRPr="00C478CB">
        <w:rPr>
          <w:highlight w:val="green"/>
          <w:lang w:eastAsia="x-none"/>
        </w:rPr>
        <w:t xml:space="preserve"> (TS36.213, CR1096, Rel-15)</w:t>
      </w:r>
      <w:r w:rsidRPr="00C478CB">
        <w:rPr>
          <w:lang w:eastAsia="x-none"/>
        </w:rPr>
        <w:t xml:space="preserve"> with a modification to make the last equation rendered with change marks</w:t>
      </w:r>
      <w:r>
        <w:rPr>
          <w:lang w:eastAsia="x-none"/>
        </w:rPr>
        <w:t>.</w:t>
      </w:r>
    </w:p>
    <w:p w14:paraId="25964AF3" w14:textId="77777777" w:rsidR="00C478CB" w:rsidRPr="004A3DD2" w:rsidRDefault="00C478CB" w:rsidP="004A3DD2">
      <w:pPr>
        <w:ind w:left="720" w:hanging="720"/>
        <w:rPr>
          <w:lang w:eastAsia="x-none"/>
        </w:rPr>
      </w:pPr>
    </w:p>
    <w:p w14:paraId="43EF2AD2" w14:textId="77777777" w:rsidR="00FC60E3" w:rsidRPr="00FC60E3" w:rsidRDefault="00FC60E3" w:rsidP="00FC60E3">
      <w:pPr>
        <w:ind w:left="720" w:hanging="720"/>
        <w:rPr>
          <w:lang w:eastAsia="x-none"/>
        </w:rPr>
      </w:pPr>
    </w:p>
    <w:p w14:paraId="494A90D5" w14:textId="4471EF2A" w:rsidR="00FC60E3" w:rsidRPr="004A3DD2" w:rsidRDefault="0058452E" w:rsidP="00FC60E3">
      <w:pPr>
        <w:ind w:left="720" w:hanging="720"/>
        <w:rPr>
          <w:b/>
          <w:lang w:eastAsia="x-none"/>
        </w:rPr>
      </w:pPr>
      <w:hyperlink r:id="rId136" w:history="1">
        <w:r w:rsidR="000F2B08">
          <w:rPr>
            <w:rStyle w:val="Hyperlink"/>
            <w:b/>
            <w:lang w:eastAsia="x-none"/>
          </w:rPr>
          <w:t>R1-1806991</w:t>
        </w:r>
      </w:hyperlink>
      <w:r w:rsidR="00FC60E3" w:rsidRPr="004A3DD2">
        <w:rPr>
          <w:b/>
          <w:lang w:eastAsia="x-none"/>
        </w:rPr>
        <w:tab/>
        <w:t>Discussion of SR collision with MPDCCH for CE Mode B</w:t>
      </w:r>
      <w:r w:rsidR="00FC60E3" w:rsidRPr="004A3DD2">
        <w:rPr>
          <w:b/>
          <w:lang w:eastAsia="x-none"/>
        </w:rPr>
        <w:tab/>
        <w:t>Nokia, Nokia Shanghai Bell</w:t>
      </w:r>
    </w:p>
    <w:p w14:paraId="4CA30D5A" w14:textId="3A79759B" w:rsidR="00FC60E3" w:rsidRPr="00FC60E3" w:rsidRDefault="0058452E" w:rsidP="00FC60E3">
      <w:pPr>
        <w:ind w:left="720" w:hanging="720"/>
        <w:rPr>
          <w:lang w:eastAsia="x-none"/>
        </w:rPr>
      </w:pPr>
      <w:hyperlink r:id="rId137" w:history="1">
        <w:r w:rsidR="000F2B08">
          <w:rPr>
            <w:rStyle w:val="Hyperlink"/>
            <w:lang w:eastAsia="x-none"/>
          </w:rPr>
          <w:t>R1-1806992</w:t>
        </w:r>
      </w:hyperlink>
      <w:r w:rsidR="00FC60E3" w:rsidRPr="00FC60E3">
        <w:rPr>
          <w:lang w:eastAsia="x-none"/>
        </w:rPr>
        <w:tab/>
        <w:t>SR collision with MPDCCH for CE Mode B</w:t>
      </w:r>
      <w:r w:rsidR="00FC60E3" w:rsidRPr="00FC60E3">
        <w:rPr>
          <w:lang w:eastAsia="x-none"/>
        </w:rPr>
        <w:tab/>
        <w:t>Nokia, Nokia Shanghai Bell</w:t>
      </w:r>
    </w:p>
    <w:p w14:paraId="447B2783" w14:textId="6AC118FA" w:rsidR="004A3DD2" w:rsidRPr="004A3DD2" w:rsidRDefault="004A3DD2" w:rsidP="004A3DD2">
      <w:pPr>
        <w:ind w:left="720" w:hanging="720"/>
        <w:rPr>
          <w:lang w:eastAsia="x-none"/>
        </w:rPr>
      </w:pPr>
      <w:r w:rsidRPr="00F72F23">
        <w:rPr>
          <w:rFonts w:ascii="Times New Roman" w:hAnsi="Times New Roman"/>
          <w:b/>
          <w:szCs w:val="20"/>
        </w:rPr>
        <w:t xml:space="preserve">Decision: </w:t>
      </w:r>
      <w:r w:rsidRPr="00F72F23">
        <w:rPr>
          <w:rFonts w:ascii="Times New Roman" w:hAnsi="Times New Roman"/>
          <w:szCs w:val="20"/>
        </w:rPr>
        <w:t xml:space="preserve">The document is noted. </w:t>
      </w:r>
      <w:r w:rsidRPr="00F72F23">
        <w:rPr>
          <w:lang w:eastAsia="x-none"/>
        </w:rPr>
        <w:t>Discuss further offline</w:t>
      </w:r>
      <w:r w:rsidR="00F72F23">
        <w:rPr>
          <w:lang w:eastAsia="x-none"/>
        </w:rPr>
        <w:t>.</w:t>
      </w:r>
    </w:p>
    <w:p w14:paraId="335CC0BF" w14:textId="600F9048" w:rsidR="00F72F23" w:rsidRPr="00F72F23" w:rsidRDefault="00F72F23" w:rsidP="00F72F23">
      <w:r>
        <w:t>Note:</w:t>
      </w:r>
      <w:r>
        <w:tab/>
      </w:r>
      <w:r w:rsidRPr="00F72F23">
        <w:t>For a BL/CE UE in half-duplex FDD operation, in case an MPDCCH candidate partially or fully overlaps with an uplink SR transmission, the prioritization between the two is up to UE implementation</w:t>
      </w:r>
    </w:p>
    <w:p w14:paraId="26440499" w14:textId="4F4AFA5F" w:rsidR="00FC60E3" w:rsidRDefault="00FC60E3" w:rsidP="00FC60E3">
      <w:pPr>
        <w:ind w:left="720" w:hanging="720"/>
        <w:rPr>
          <w:lang w:eastAsia="x-none"/>
        </w:rPr>
      </w:pPr>
    </w:p>
    <w:p w14:paraId="0A73DFD0" w14:textId="77777777" w:rsidR="00F72F23" w:rsidRPr="00FC60E3" w:rsidRDefault="00F72F23" w:rsidP="00FC60E3">
      <w:pPr>
        <w:ind w:left="720" w:hanging="720"/>
        <w:rPr>
          <w:lang w:eastAsia="x-none"/>
        </w:rPr>
      </w:pPr>
    </w:p>
    <w:p w14:paraId="1A711F53" w14:textId="25AD8D3C" w:rsidR="00FC60E3" w:rsidRDefault="0058452E" w:rsidP="00FC60E3">
      <w:pPr>
        <w:ind w:left="720" w:hanging="720"/>
        <w:rPr>
          <w:b/>
          <w:lang w:eastAsia="x-none"/>
        </w:rPr>
      </w:pPr>
      <w:hyperlink r:id="rId138" w:history="1">
        <w:r w:rsidR="000F2B08">
          <w:rPr>
            <w:rStyle w:val="Hyperlink"/>
            <w:b/>
            <w:lang w:eastAsia="x-none"/>
          </w:rPr>
          <w:t>R1-1807093</w:t>
        </w:r>
      </w:hyperlink>
      <w:r w:rsidR="00FC60E3" w:rsidRPr="004A3DD2">
        <w:rPr>
          <w:b/>
          <w:lang w:eastAsia="x-none"/>
        </w:rPr>
        <w:tab/>
        <w:t>Correction to timing advance</w:t>
      </w:r>
      <w:r w:rsidR="00FC60E3" w:rsidRPr="004A3DD2">
        <w:rPr>
          <w:b/>
          <w:lang w:eastAsia="x-none"/>
        </w:rPr>
        <w:tab/>
        <w:t>Qualcomm Incorporated</w:t>
      </w:r>
    </w:p>
    <w:p w14:paraId="25A22FF8" w14:textId="42F00C7D" w:rsidR="004A3DD2" w:rsidRPr="004A3DD2" w:rsidRDefault="004A3DD2" w:rsidP="004A3DD2">
      <w:pPr>
        <w:rPr>
          <w:lang w:eastAsia="x-none"/>
        </w:rPr>
      </w:pPr>
      <w:r w:rsidRPr="00777035">
        <w:rPr>
          <w:rFonts w:ascii="Times New Roman" w:hAnsi="Times New Roman"/>
          <w:b/>
          <w:szCs w:val="20"/>
        </w:rPr>
        <w:t xml:space="preserve">Decision: </w:t>
      </w:r>
      <w:r w:rsidRPr="004A3DD2">
        <w:rPr>
          <w:lang w:eastAsia="x-none"/>
        </w:rPr>
        <w:t>The draft CR is endorsed</w:t>
      </w:r>
      <w:r w:rsidR="00F72F23">
        <w:rPr>
          <w:lang w:eastAsia="x-none"/>
        </w:rPr>
        <w:t xml:space="preserve"> and f</w:t>
      </w:r>
      <w:r w:rsidRPr="004A3DD2">
        <w:rPr>
          <w:lang w:eastAsia="x-none"/>
        </w:rPr>
        <w:t xml:space="preserve">inal </w:t>
      </w:r>
      <w:r w:rsidRPr="00F72F23">
        <w:rPr>
          <w:lang w:eastAsia="x-none"/>
        </w:rPr>
        <w:t xml:space="preserve">Rel-14 CR is </w:t>
      </w:r>
      <w:r w:rsidRPr="004A3DD2">
        <w:rPr>
          <w:highlight w:val="green"/>
          <w:lang w:eastAsia="x-none"/>
        </w:rPr>
        <w:t>a</w:t>
      </w:r>
      <w:r w:rsidR="00F72F23">
        <w:rPr>
          <w:highlight w:val="green"/>
          <w:lang w:eastAsia="x-none"/>
        </w:rPr>
        <w:t>greed</w:t>
      </w:r>
      <w:r w:rsidRPr="004A3DD2">
        <w:rPr>
          <w:highlight w:val="green"/>
          <w:lang w:eastAsia="x-none"/>
        </w:rPr>
        <w:t xml:space="preserve"> in </w:t>
      </w:r>
      <w:hyperlink r:id="rId139" w:history="1">
        <w:r w:rsidR="000F2B08">
          <w:rPr>
            <w:rStyle w:val="Hyperlink"/>
            <w:highlight w:val="green"/>
            <w:lang w:eastAsia="x-none"/>
          </w:rPr>
          <w:t>R1-1807446</w:t>
        </w:r>
      </w:hyperlink>
      <w:r w:rsidRPr="004A3DD2">
        <w:rPr>
          <w:highlight w:val="green"/>
          <w:lang w:eastAsia="x-none"/>
        </w:rPr>
        <w:t xml:space="preserve"> (CR 1091)</w:t>
      </w:r>
      <w:r w:rsidRPr="00F72F23">
        <w:rPr>
          <w:lang w:eastAsia="x-none"/>
        </w:rPr>
        <w:t xml:space="preserve">, &amp; Rel-15 </w:t>
      </w:r>
      <w:r w:rsidR="00F72F23" w:rsidRPr="00F72F23">
        <w:rPr>
          <w:lang w:eastAsia="x-none"/>
        </w:rPr>
        <w:t xml:space="preserve">CR is </w:t>
      </w:r>
      <w:r w:rsidR="00F72F23">
        <w:rPr>
          <w:highlight w:val="green"/>
          <w:lang w:eastAsia="x-none"/>
        </w:rPr>
        <w:t xml:space="preserve">agreed </w:t>
      </w:r>
      <w:r>
        <w:rPr>
          <w:highlight w:val="green"/>
          <w:lang w:eastAsia="x-none"/>
        </w:rPr>
        <w:t xml:space="preserve">in </w:t>
      </w:r>
      <w:hyperlink r:id="rId140" w:history="1">
        <w:r w:rsidR="000F2B08">
          <w:rPr>
            <w:rStyle w:val="Hyperlink"/>
            <w:highlight w:val="green"/>
            <w:lang w:eastAsia="x-none"/>
          </w:rPr>
          <w:t>R1-1807447</w:t>
        </w:r>
      </w:hyperlink>
      <w:r w:rsidRPr="004A3DD2">
        <w:rPr>
          <w:highlight w:val="green"/>
          <w:lang w:eastAsia="x-none"/>
        </w:rPr>
        <w:t xml:space="preserve"> (CR 1092)</w:t>
      </w:r>
      <w:r>
        <w:rPr>
          <w:lang w:eastAsia="x-none"/>
        </w:rPr>
        <w:t>.</w:t>
      </w:r>
    </w:p>
    <w:p w14:paraId="44AA60C8" w14:textId="77777777" w:rsidR="00966D15" w:rsidRPr="00966D15" w:rsidRDefault="00966D15" w:rsidP="00966D15">
      <w:pPr>
        <w:pStyle w:val="Heading3"/>
        <w:rPr>
          <w:lang w:eastAsia="ja-JP"/>
        </w:rPr>
      </w:pPr>
      <w:bookmarkStart w:id="39" w:name="_Toc516232524"/>
      <w:r w:rsidRPr="00966D15">
        <w:rPr>
          <w:rFonts w:hint="eastAsia"/>
        </w:rPr>
        <w:t xml:space="preserve">Maintenance of Release 14 </w:t>
      </w:r>
      <w:r w:rsidRPr="00966D15">
        <w:rPr>
          <w:rFonts w:hint="eastAsia"/>
          <w:lang w:eastAsia="ja-JP"/>
        </w:rPr>
        <w:t>Enhancements of NB-IoT for LTE</w:t>
      </w:r>
      <w:bookmarkEnd w:id="37"/>
      <w:bookmarkEnd w:id="38"/>
      <w:bookmarkEnd w:id="39"/>
    </w:p>
    <w:p w14:paraId="574FA083" w14:textId="4B7826BD" w:rsidR="00966D15" w:rsidRDefault="0058452E" w:rsidP="00966D15">
      <w:pPr>
        <w:ind w:left="720" w:hanging="720"/>
        <w:rPr>
          <w:b/>
          <w:lang w:eastAsia="x-none"/>
        </w:rPr>
      </w:pPr>
      <w:hyperlink r:id="rId141" w:history="1">
        <w:r w:rsidR="000F2B08">
          <w:rPr>
            <w:rStyle w:val="Hyperlink"/>
            <w:b/>
            <w:lang w:eastAsia="x-none"/>
          </w:rPr>
          <w:t>R1-1805976</w:t>
        </w:r>
      </w:hyperlink>
      <w:r w:rsidR="00966D15" w:rsidRPr="00B83A7D">
        <w:rPr>
          <w:b/>
          <w:lang w:eastAsia="x-none"/>
        </w:rPr>
        <w:tab/>
        <w:t>On NPRS for OTDOA</w:t>
      </w:r>
      <w:r w:rsidR="00966D15" w:rsidRPr="00B83A7D">
        <w:rPr>
          <w:b/>
          <w:lang w:eastAsia="x-none"/>
        </w:rPr>
        <w:tab/>
        <w:t>Huawei, HiSilicon</w:t>
      </w:r>
    </w:p>
    <w:p w14:paraId="3B2BA0AD" w14:textId="77777777" w:rsidR="00B83A7D" w:rsidRPr="00B83A7D" w:rsidRDefault="00B83A7D" w:rsidP="00B83A7D">
      <w:pPr>
        <w:autoSpaceDE w:val="0"/>
        <w:autoSpaceDN w:val="0"/>
        <w:adjustRightInd w:val="0"/>
        <w:snapToGrid w:val="0"/>
        <w:ind w:left="720"/>
        <w:jc w:val="both"/>
        <w:rPr>
          <w:rFonts w:ascii="Times New Roman" w:eastAsia="SimSun" w:hAnsi="Times New Roman"/>
          <w:sz w:val="22"/>
          <w:szCs w:val="22"/>
          <w:lang w:val="en-US" w:eastAsia="zh-CN"/>
        </w:rPr>
      </w:pPr>
      <w:r w:rsidRPr="00B83A7D">
        <w:rPr>
          <w:rFonts w:ascii="Times New Roman" w:eastAsia="SimSun" w:hAnsi="Times New Roman" w:hint="eastAsia"/>
          <w:sz w:val="22"/>
          <w:szCs w:val="22"/>
          <w:lang w:val="en-US" w:eastAsia="zh-CN"/>
        </w:rPr>
        <w:t xml:space="preserve">Proposal 1: For new NPRS </w:t>
      </w:r>
      <w:r w:rsidRPr="00B83A7D">
        <w:rPr>
          <w:rFonts w:ascii="Times New Roman" w:eastAsia="SimSun" w:hAnsi="Times New Roman"/>
          <w:sz w:val="22"/>
          <w:szCs w:val="22"/>
          <w:lang w:val="en-US" w:eastAsia="zh-CN"/>
        </w:rPr>
        <w:t>sequence</w:t>
      </w:r>
      <w:r w:rsidRPr="00B83A7D">
        <w:rPr>
          <w:rFonts w:ascii="Times New Roman" w:eastAsia="SimSun" w:hAnsi="Times New Roman" w:hint="eastAsia"/>
          <w:sz w:val="22"/>
          <w:szCs w:val="22"/>
          <w:lang w:val="en-US" w:eastAsia="zh-CN"/>
        </w:rPr>
        <w:t xml:space="preserve"> generation, c</w:t>
      </w:r>
      <w:r w:rsidRPr="00B83A7D">
        <w:rPr>
          <w:rFonts w:ascii="Times New Roman" w:eastAsia="SimSun" w:hAnsi="Times New Roman"/>
          <w:sz w:val="22"/>
          <w:szCs w:val="22"/>
          <w:lang w:val="en-US" w:eastAsia="zh-CN"/>
        </w:rPr>
        <w:t>hange the Rel-14 NPRS sequence initialization to:</w:t>
      </w:r>
    </w:p>
    <w:p w14:paraId="13BFDADA" w14:textId="77777777" w:rsidR="00B83A7D" w:rsidRPr="00B83A7D" w:rsidRDefault="00B83A7D" w:rsidP="00B83A7D">
      <w:pPr>
        <w:autoSpaceDE w:val="0"/>
        <w:autoSpaceDN w:val="0"/>
        <w:adjustRightInd w:val="0"/>
        <w:snapToGrid w:val="0"/>
        <w:ind w:left="720"/>
        <w:jc w:val="center"/>
        <w:rPr>
          <w:rFonts w:ascii="Times New Roman" w:eastAsia="SimSun" w:hAnsi="Times New Roman"/>
          <w:sz w:val="22"/>
          <w:szCs w:val="22"/>
          <w:lang w:val="en-US" w:eastAsia="zh-CN"/>
        </w:rPr>
      </w:pPr>
      <w:r w:rsidRPr="00B83A7D">
        <w:rPr>
          <w:rFonts w:ascii="Times New Roman" w:eastAsia="SimSun" w:hAnsi="Times New Roman"/>
          <w:position w:val="-18"/>
          <w:sz w:val="22"/>
          <w:szCs w:val="22"/>
          <w:lang w:val="en-US"/>
        </w:rPr>
        <w:object w:dxaOrig="9260" w:dyaOrig="480" w14:anchorId="3829EB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8pt;height:19.8pt" o:ole="">
            <v:imagedata r:id="rId142" o:title=""/>
          </v:shape>
          <o:OLEObject Type="Embed" ProgID="Equation.DSMT4" ShapeID="_x0000_i1025" DrawAspect="Content" ObjectID="_1596006094" r:id="rId143"/>
        </w:object>
      </w:r>
    </w:p>
    <w:p w14:paraId="423B940B" w14:textId="77777777" w:rsidR="00B83A7D" w:rsidRPr="00B83A7D" w:rsidRDefault="00B83A7D" w:rsidP="00B83A7D">
      <w:pPr>
        <w:autoSpaceDE w:val="0"/>
        <w:autoSpaceDN w:val="0"/>
        <w:adjustRightInd w:val="0"/>
        <w:snapToGrid w:val="0"/>
        <w:ind w:left="720"/>
        <w:jc w:val="both"/>
        <w:rPr>
          <w:rFonts w:ascii="Times New Roman" w:eastAsia="SimSun" w:hAnsi="Times New Roman"/>
          <w:sz w:val="22"/>
          <w:szCs w:val="22"/>
          <w:lang w:val="en-US" w:eastAsia="zh-CN"/>
        </w:rPr>
      </w:pPr>
      <w:r w:rsidRPr="00B83A7D">
        <w:rPr>
          <w:rFonts w:ascii="Times New Roman" w:eastAsia="SimSun" w:hAnsi="Times New Roman" w:hint="eastAsia"/>
          <w:sz w:val="22"/>
          <w:szCs w:val="22"/>
          <w:lang w:val="en-US" w:eastAsia="zh-CN"/>
        </w:rPr>
        <w:t>Proposal 2: Given the additional complexity of conforming the working assumption, strong reason</w:t>
      </w:r>
      <w:r w:rsidRPr="00B83A7D">
        <w:rPr>
          <w:rFonts w:ascii="Times New Roman" w:eastAsia="SimSun" w:hAnsi="Times New Roman"/>
          <w:sz w:val="22"/>
          <w:szCs w:val="22"/>
          <w:lang w:val="en-US" w:eastAsia="zh-CN"/>
        </w:rPr>
        <w:t>s</w:t>
      </w:r>
      <w:r w:rsidRPr="00B83A7D">
        <w:rPr>
          <w:rFonts w:ascii="Times New Roman" w:eastAsia="SimSun" w:hAnsi="Times New Roman" w:hint="eastAsia"/>
          <w:sz w:val="22"/>
          <w:szCs w:val="22"/>
          <w:lang w:val="en-US" w:eastAsia="zh-CN"/>
        </w:rPr>
        <w:t xml:space="preserve"> for backward compatib</w:t>
      </w:r>
      <w:r w:rsidRPr="00B83A7D">
        <w:rPr>
          <w:rFonts w:ascii="Times New Roman" w:eastAsia="SimSun" w:hAnsi="Times New Roman"/>
          <w:sz w:val="22"/>
          <w:szCs w:val="22"/>
          <w:lang w:val="en-US" w:eastAsia="zh-CN"/>
        </w:rPr>
        <w:t>ility</w:t>
      </w:r>
      <w:r w:rsidRPr="00B83A7D">
        <w:rPr>
          <w:rFonts w:ascii="Times New Roman" w:eastAsia="SimSun" w:hAnsi="Times New Roman" w:hint="eastAsia"/>
          <w:sz w:val="22"/>
          <w:szCs w:val="22"/>
          <w:lang w:val="en-US" w:eastAsia="zh-CN"/>
        </w:rPr>
        <w:t xml:space="preserve"> to </w:t>
      </w:r>
      <w:r w:rsidRPr="00B83A7D">
        <w:rPr>
          <w:rFonts w:ascii="Times New Roman" w:eastAsia="SimSun" w:hAnsi="Times New Roman"/>
          <w:sz w:val="22"/>
          <w:szCs w:val="22"/>
          <w:lang w:val="en-US" w:eastAsia="zh-CN"/>
        </w:rPr>
        <w:t>existing Rel-14</w:t>
      </w:r>
      <w:r w:rsidRPr="00B83A7D">
        <w:rPr>
          <w:rFonts w:ascii="Times New Roman" w:eastAsia="SimSun" w:hAnsi="Times New Roman" w:hint="eastAsia"/>
          <w:sz w:val="22"/>
          <w:szCs w:val="22"/>
          <w:lang w:val="en-US" w:eastAsia="zh-CN"/>
        </w:rPr>
        <w:t xml:space="preserve"> NPRS should be explained by proponents. </w:t>
      </w:r>
    </w:p>
    <w:p w14:paraId="02AB4257" w14:textId="77777777" w:rsidR="00B83A7D" w:rsidRPr="00B83A7D" w:rsidRDefault="00B83A7D" w:rsidP="00B83A7D">
      <w:pPr>
        <w:autoSpaceDE w:val="0"/>
        <w:autoSpaceDN w:val="0"/>
        <w:adjustRightInd w:val="0"/>
        <w:snapToGrid w:val="0"/>
        <w:ind w:left="720"/>
        <w:jc w:val="both"/>
        <w:rPr>
          <w:rFonts w:ascii="Times New Roman" w:eastAsia="SimSun" w:hAnsi="Times New Roman"/>
          <w:sz w:val="22"/>
          <w:szCs w:val="22"/>
          <w:lang w:val="en-US" w:eastAsia="zh-CN"/>
        </w:rPr>
      </w:pPr>
      <w:r w:rsidRPr="00B83A7D">
        <w:rPr>
          <w:rFonts w:ascii="Times New Roman" w:eastAsia="SimSun" w:hAnsi="Times New Roman" w:hint="eastAsia"/>
          <w:sz w:val="22"/>
          <w:szCs w:val="22"/>
          <w:lang w:val="en-US" w:eastAsia="zh-CN"/>
        </w:rPr>
        <w:t xml:space="preserve">Proposal 3: RAN1 </w:t>
      </w:r>
      <w:r w:rsidRPr="00B83A7D">
        <w:rPr>
          <w:rFonts w:ascii="Times New Roman" w:eastAsia="SimSun" w:hAnsi="Times New Roman"/>
          <w:sz w:val="22"/>
          <w:szCs w:val="22"/>
          <w:lang w:val="en-US" w:eastAsia="zh-CN"/>
        </w:rPr>
        <w:t>does</w:t>
      </w:r>
      <w:r w:rsidRPr="00B83A7D">
        <w:rPr>
          <w:rFonts w:ascii="Times New Roman" w:eastAsia="SimSun" w:hAnsi="Times New Roman" w:hint="eastAsia"/>
          <w:sz w:val="22"/>
          <w:szCs w:val="22"/>
          <w:lang w:val="en-US" w:eastAsia="zh-CN"/>
        </w:rPr>
        <w:t xml:space="preserve"> not confirm the working assumption</w:t>
      </w:r>
      <w:r w:rsidRPr="00B83A7D">
        <w:rPr>
          <w:rFonts w:ascii="Times New Roman" w:eastAsia="SimSun" w:hAnsi="Times New Roman"/>
          <w:sz w:val="22"/>
          <w:szCs w:val="22"/>
          <w:lang w:val="en-US" w:eastAsia="zh-CN"/>
        </w:rPr>
        <w:t xml:space="preserve">, and proceeds to design new </w:t>
      </w:r>
      <w:r w:rsidRPr="00B83A7D">
        <w:rPr>
          <w:rFonts w:ascii="Times New Roman" w:eastAsia="SimSun" w:hAnsi="Times New Roman" w:hint="eastAsia"/>
          <w:sz w:val="22"/>
          <w:szCs w:val="22"/>
          <w:lang w:val="en-US" w:eastAsia="zh-CN"/>
        </w:rPr>
        <w:t>NPRS for Rel-14 OTDOA</w:t>
      </w:r>
      <w:r w:rsidRPr="00B83A7D">
        <w:rPr>
          <w:rFonts w:ascii="Times New Roman" w:eastAsia="SimSun" w:hAnsi="Times New Roman"/>
          <w:sz w:val="22"/>
          <w:szCs w:val="22"/>
          <w:lang w:val="en-US" w:eastAsia="zh-CN"/>
        </w:rPr>
        <w:t xml:space="preserve"> on the basis that eNB only needs to transmit the new NPRS</w:t>
      </w:r>
      <w:r w:rsidRPr="00B83A7D">
        <w:rPr>
          <w:rFonts w:ascii="Times New Roman" w:eastAsia="SimSun" w:hAnsi="Times New Roman" w:hint="eastAsia"/>
          <w:sz w:val="22"/>
          <w:szCs w:val="22"/>
          <w:lang w:val="en-US" w:eastAsia="zh-CN"/>
        </w:rPr>
        <w:t>.</w:t>
      </w:r>
    </w:p>
    <w:p w14:paraId="7F1CBCFF" w14:textId="77777777" w:rsidR="00B83A7D" w:rsidRPr="00B83A7D" w:rsidRDefault="00B83A7D" w:rsidP="00B83A7D">
      <w:pPr>
        <w:autoSpaceDE w:val="0"/>
        <w:autoSpaceDN w:val="0"/>
        <w:adjustRightInd w:val="0"/>
        <w:snapToGrid w:val="0"/>
        <w:ind w:left="720"/>
        <w:rPr>
          <w:rFonts w:ascii="Times New Roman" w:eastAsia="SimSun" w:hAnsi="Times New Roman"/>
          <w:sz w:val="22"/>
          <w:szCs w:val="22"/>
          <w:lang w:val="en-US" w:eastAsia="zh-CN"/>
        </w:rPr>
      </w:pPr>
      <w:r w:rsidRPr="00B83A7D">
        <w:rPr>
          <w:rFonts w:ascii="Times New Roman" w:eastAsia="SimSun" w:hAnsi="Times New Roman" w:hint="eastAsia"/>
          <w:sz w:val="22"/>
          <w:szCs w:val="22"/>
          <w:lang w:val="en-US" w:eastAsia="zh-CN"/>
        </w:rPr>
        <w:t xml:space="preserve">Proposal 4: </w:t>
      </w:r>
      <w:r w:rsidRPr="00B83A7D">
        <w:rPr>
          <w:rFonts w:ascii="Times New Roman" w:eastAsia="SimSun" w:hAnsi="Times New Roman"/>
          <w:sz w:val="22"/>
          <w:szCs w:val="22"/>
          <w:lang w:val="en-US" w:eastAsia="zh-CN"/>
        </w:rPr>
        <w:t>W</w:t>
      </w:r>
      <w:r w:rsidRPr="00B83A7D">
        <w:rPr>
          <w:rFonts w:ascii="Times New Roman" w:eastAsia="SimSun" w:hAnsi="Times New Roman" w:hint="eastAsia"/>
          <w:sz w:val="22"/>
          <w:szCs w:val="22"/>
          <w:lang w:val="en-US" w:eastAsia="zh-CN"/>
        </w:rPr>
        <w:t xml:space="preserve">hen the new NPRS </w:t>
      </w:r>
      <w:r w:rsidRPr="00B83A7D">
        <w:rPr>
          <w:rFonts w:ascii="Times New Roman" w:eastAsia="SimSun" w:hAnsi="Times New Roman"/>
          <w:sz w:val="22"/>
          <w:szCs w:val="22"/>
          <w:lang w:val="en-US" w:eastAsia="zh-CN"/>
        </w:rPr>
        <w:t xml:space="preserve">collides </w:t>
      </w:r>
      <w:r w:rsidRPr="00B83A7D">
        <w:rPr>
          <w:rFonts w:ascii="Times New Roman" w:eastAsia="SimSun" w:hAnsi="Times New Roman" w:hint="eastAsia"/>
          <w:sz w:val="22"/>
          <w:szCs w:val="22"/>
          <w:lang w:val="en-US" w:eastAsia="zh-CN"/>
        </w:rPr>
        <w:t>LTE PRS</w:t>
      </w:r>
      <w:r w:rsidRPr="00B83A7D">
        <w:rPr>
          <w:rFonts w:ascii="Times New Roman" w:eastAsia="SimSun" w:hAnsi="Times New Roman"/>
          <w:sz w:val="22"/>
          <w:szCs w:val="22"/>
          <w:lang w:val="en-US" w:eastAsia="zh-CN"/>
        </w:rPr>
        <w:t xml:space="preserve"> in-band</w:t>
      </w:r>
      <w:r w:rsidRPr="00B83A7D">
        <w:rPr>
          <w:rFonts w:ascii="Times New Roman" w:eastAsia="SimSun" w:hAnsi="Times New Roman" w:hint="eastAsia"/>
          <w:sz w:val="22"/>
          <w:szCs w:val="22"/>
          <w:lang w:val="en-US" w:eastAsia="zh-CN"/>
        </w:rPr>
        <w:t>, the colli</w:t>
      </w:r>
      <w:r w:rsidRPr="00B83A7D">
        <w:rPr>
          <w:rFonts w:ascii="Times New Roman" w:eastAsia="SimSun" w:hAnsi="Times New Roman"/>
          <w:sz w:val="22"/>
          <w:szCs w:val="22"/>
          <w:lang w:val="en-US" w:eastAsia="zh-CN"/>
        </w:rPr>
        <w:t>ding</w:t>
      </w:r>
      <w:r w:rsidRPr="00B83A7D">
        <w:rPr>
          <w:rFonts w:ascii="Times New Roman" w:eastAsia="SimSun" w:hAnsi="Times New Roman" w:hint="eastAsia"/>
          <w:sz w:val="22"/>
          <w:szCs w:val="22"/>
          <w:lang w:val="en-US" w:eastAsia="zh-CN"/>
        </w:rPr>
        <w:t xml:space="preserve"> part </w:t>
      </w:r>
      <w:r w:rsidRPr="00B83A7D">
        <w:rPr>
          <w:rFonts w:ascii="Times New Roman" w:eastAsia="SimSun" w:hAnsi="Times New Roman"/>
          <w:sz w:val="22"/>
          <w:szCs w:val="22"/>
          <w:lang w:val="en-US" w:eastAsia="zh-CN"/>
        </w:rPr>
        <w:t>is</w:t>
      </w:r>
      <w:r w:rsidRPr="00B83A7D">
        <w:rPr>
          <w:rFonts w:ascii="Times New Roman" w:eastAsia="SimSun" w:hAnsi="Times New Roman" w:hint="eastAsia"/>
          <w:sz w:val="22"/>
          <w:szCs w:val="22"/>
          <w:lang w:val="en-US" w:eastAsia="zh-CN"/>
        </w:rPr>
        <w:t xml:space="preserve"> transmitted as LTE PRS on th</w:t>
      </w:r>
      <w:r w:rsidRPr="00B83A7D">
        <w:rPr>
          <w:rFonts w:ascii="Times New Roman" w:eastAsia="SimSun" w:hAnsi="Times New Roman"/>
          <w:sz w:val="22"/>
          <w:szCs w:val="22"/>
          <w:lang w:val="en-US" w:eastAsia="zh-CN"/>
        </w:rPr>
        <w:t>ose</w:t>
      </w:r>
      <w:r w:rsidRPr="00B83A7D">
        <w:rPr>
          <w:rFonts w:ascii="Times New Roman" w:eastAsia="SimSun" w:hAnsi="Times New Roman" w:hint="eastAsia"/>
          <w:sz w:val="22"/>
          <w:szCs w:val="22"/>
          <w:lang w:val="en-US" w:eastAsia="zh-CN"/>
        </w:rPr>
        <w:t xml:space="preserve"> PRB(s). </w:t>
      </w:r>
    </w:p>
    <w:p w14:paraId="45A10FD5" w14:textId="77777777" w:rsidR="00B83A7D" w:rsidRDefault="00B83A7D" w:rsidP="00B83A7D">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6B90E662" w14:textId="77777777" w:rsidR="00B83A7D" w:rsidRDefault="00B83A7D" w:rsidP="00966D15">
      <w:pPr>
        <w:ind w:left="720" w:hanging="720"/>
      </w:pPr>
    </w:p>
    <w:p w14:paraId="24CDA2D9" w14:textId="0C3B9750" w:rsidR="00966D15" w:rsidRDefault="0058452E" w:rsidP="00966D15">
      <w:pPr>
        <w:ind w:left="720" w:hanging="720"/>
        <w:rPr>
          <w:b/>
          <w:lang w:eastAsia="x-none"/>
        </w:rPr>
      </w:pPr>
      <w:hyperlink r:id="rId144" w:history="1">
        <w:r w:rsidR="000F2B08">
          <w:rPr>
            <w:rStyle w:val="Hyperlink"/>
            <w:b/>
            <w:lang w:eastAsia="x-none"/>
          </w:rPr>
          <w:t>R1-1806909</w:t>
        </w:r>
      </w:hyperlink>
      <w:r w:rsidR="00966D15" w:rsidRPr="00B83A7D">
        <w:rPr>
          <w:b/>
          <w:lang w:eastAsia="x-none"/>
        </w:rPr>
        <w:tab/>
        <w:t>On NPRS performance</w:t>
      </w:r>
      <w:r w:rsidR="00966D15" w:rsidRPr="00B83A7D">
        <w:rPr>
          <w:b/>
          <w:lang w:eastAsia="x-none"/>
        </w:rPr>
        <w:tab/>
        <w:t>Ericsson</w:t>
      </w:r>
    </w:p>
    <w:p w14:paraId="18C9DDC9" w14:textId="601ED262" w:rsidR="00B83A7D" w:rsidRPr="00B83A7D" w:rsidRDefault="00B83A7D" w:rsidP="00B83A7D">
      <w:pPr>
        <w:ind w:left="1440" w:hanging="720"/>
        <w:rPr>
          <w:lang w:eastAsia="x-none"/>
        </w:rPr>
      </w:pPr>
      <w:r>
        <w:rPr>
          <w:lang w:eastAsia="x-none"/>
        </w:rPr>
        <w:t xml:space="preserve">Observation 1: </w:t>
      </w:r>
      <w:r w:rsidRPr="00B83A7D">
        <w:rPr>
          <w:lang w:eastAsia="x-none"/>
        </w:rPr>
        <w:t xml:space="preserve">None-backward compatible changes should be introduced with cautions, especially at this late stage. </w:t>
      </w:r>
    </w:p>
    <w:p w14:paraId="134E1AD3" w14:textId="736BB391" w:rsidR="00B83A7D" w:rsidRPr="00B83A7D" w:rsidRDefault="00B83A7D" w:rsidP="00B83A7D">
      <w:pPr>
        <w:ind w:left="1440" w:hanging="720"/>
        <w:rPr>
          <w:lang w:eastAsia="x-none"/>
        </w:rPr>
      </w:pPr>
      <w:r w:rsidRPr="00B83A7D">
        <w:rPr>
          <w:lang w:eastAsia="x-none"/>
        </w:rPr>
        <w:t>Observation 2</w:t>
      </w:r>
      <w:r>
        <w:rPr>
          <w:lang w:eastAsia="x-none"/>
        </w:rPr>
        <w:t xml:space="preserve">: </w:t>
      </w:r>
      <w:r w:rsidRPr="00B83A7D">
        <w:rPr>
          <w:lang w:eastAsia="x-none"/>
        </w:rPr>
        <w:t>The solution should not generate c_init values larger than 31 bits, and all generated values should be unique</w:t>
      </w:r>
    </w:p>
    <w:p w14:paraId="73A01447" w14:textId="385ECF23" w:rsidR="00B83A7D" w:rsidRPr="00B83A7D" w:rsidRDefault="00B83A7D" w:rsidP="00B83A7D">
      <w:pPr>
        <w:ind w:left="1440" w:hanging="720"/>
        <w:rPr>
          <w:lang w:eastAsia="x-none"/>
        </w:rPr>
      </w:pPr>
      <w:r>
        <w:rPr>
          <w:lang w:eastAsia="x-none"/>
        </w:rPr>
        <w:t xml:space="preserve">Proposal: </w:t>
      </w:r>
      <w:r w:rsidRPr="00B83A7D">
        <w:rPr>
          <w:lang w:eastAsia="x-none"/>
        </w:rPr>
        <w:t>Change resource mapping according to a_(k,l)^((p))=r_(l,n_s ) ((m^'+2×SFN)mod 220).</w:t>
      </w:r>
    </w:p>
    <w:p w14:paraId="2265D304" w14:textId="1BB24358" w:rsidR="00B83A7D" w:rsidRDefault="00B83A7D" w:rsidP="00B83A7D">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0CE38F3" w14:textId="77777777" w:rsidR="00B83A7D" w:rsidRDefault="00B83A7D" w:rsidP="00B83A7D">
      <w:pPr>
        <w:ind w:left="720" w:hanging="720"/>
        <w:rPr>
          <w:rFonts w:ascii="Times New Roman" w:hAnsi="Times New Roman"/>
          <w:szCs w:val="20"/>
        </w:rPr>
      </w:pPr>
    </w:p>
    <w:p w14:paraId="4950BF6B" w14:textId="42C679B6" w:rsidR="00966D15" w:rsidRDefault="0058452E" w:rsidP="00966D15">
      <w:pPr>
        <w:ind w:left="720" w:hanging="720"/>
        <w:rPr>
          <w:b/>
          <w:lang w:eastAsia="x-none"/>
        </w:rPr>
      </w:pPr>
      <w:hyperlink r:id="rId145" w:history="1">
        <w:r w:rsidR="000F2B08">
          <w:rPr>
            <w:rStyle w:val="Hyperlink"/>
            <w:b/>
            <w:lang w:eastAsia="x-none"/>
          </w:rPr>
          <w:t>R1-1807094</w:t>
        </w:r>
      </w:hyperlink>
      <w:r w:rsidR="00966D15" w:rsidRPr="00B83A7D">
        <w:rPr>
          <w:b/>
          <w:lang w:eastAsia="x-none"/>
        </w:rPr>
        <w:tab/>
        <w:t>NPRS enhancements</w:t>
      </w:r>
      <w:r w:rsidR="00966D15" w:rsidRPr="00B83A7D">
        <w:rPr>
          <w:b/>
          <w:lang w:eastAsia="x-none"/>
        </w:rPr>
        <w:tab/>
        <w:t>Qualcomm Incorporated</w:t>
      </w:r>
    </w:p>
    <w:p w14:paraId="0BA51F7A" w14:textId="5413C88F" w:rsidR="00B83A7D" w:rsidRPr="00B83A7D" w:rsidRDefault="00B83A7D" w:rsidP="00B83A7D">
      <w:pPr>
        <w:overflowPunct w:val="0"/>
        <w:autoSpaceDE w:val="0"/>
        <w:autoSpaceDN w:val="0"/>
        <w:adjustRightInd w:val="0"/>
        <w:ind w:left="720"/>
        <w:jc w:val="both"/>
        <w:textAlignment w:val="baseline"/>
        <w:rPr>
          <w:rFonts w:ascii="Times New Roman" w:eastAsia="Calibri" w:hAnsi="Times New Roman"/>
          <w:lang w:val="en-US"/>
        </w:rPr>
      </w:pPr>
      <w:r w:rsidRPr="00B83A7D">
        <w:rPr>
          <w:rFonts w:ascii="Times New Roman" w:eastAsia="SimSun" w:hAnsi="Times New Roman"/>
          <w:szCs w:val="20"/>
          <w:lang w:eastAsia="zh-CN"/>
        </w:rPr>
        <w:t>Proposal</w:t>
      </w:r>
      <w:r>
        <w:rPr>
          <w:rFonts w:ascii="Times New Roman" w:eastAsia="SimSun" w:hAnsi="Times New Roman"/>
          <w:szCs w:val="20"/>
          <w:lang w:eastAsia="zh-CN"/>
        </w:rPr>
        <w:t xml:space="preserve"> </w:t>
      </w:r>
      <w:r w:rsidRPr="00B83A7D">
        <w:rPr>
          <w:rFonts w:ascii="Times New Roman" w:eastAsia="SimSun" w:hAnsi="Times New Roman"/>
          <w:szCs w:val="20"/>
          <w:lang w:eastAsia="zh-CN"/>
        </w:rPr>
        <w:t xml:space="preserve">1: </w:t>
      </w:r>
      <w:r w:rsidRPr="00B83A7D">
        <w:rPr>
          <w:rFonts w:ascii="Times New Roman" w:eastAsia="Calibri" w:hAnsi="Times New Roman"/>
        </w:rPr>
        <w:t>Confirm the working assumption</w:t>
      </w:r>
    </w:p>
    <w:p w14:paraId="58B535F4" w14:textId="77777777" w:rsidR="00B83A7D" w:rsidRPr="00B83A7D" w:rsidRDefault="00B83A7D" w:rsidP="00613418">
      <w:pPr>
        <w:widowControl w:val="0"/>
        <w:numPr>
          <w:ilvl w:val="0"/>
          <w:numId w:val="50"/>
        </w:numPr>
        <w:autoSpaceDE w:val="0"/>
        <w:autoSpaceDN w:val="0"/>
        <w:ind w:left="1800"/>
        <w:jc w:val="both"/>
        <w:rPr>
          <w:rFonts w:ascii="Times New Roman" w:hAnsi="Times New Roman"/>
        </w:rPr>
      </w:pPr>
      <w:r w:rsidRPr="00B83A7D">
        <w:rPr>
          <w:rFonts w:ascii="Times New Roman" w:hAnsi="Times New Roman"/>
        </w:rPr>
        <w:t xml:space="preserve">The new NPRS sequence can operate in a backward compatible manner with the Rel-14 NPRS by configuration </w:t>
      </w:r>
    </w:p>
    <w:p w14:paraId="3AE3B90B" w14:textId="77777777" w:rsidR="00B83A7D" w:rsidRPr="00B83A7D" w:rsidRDefault="00B83A7D" w:rsidP="00B83A7D">
      <w:pPr>
        <w:overflowPunct w:val="0"/>
        <w:autoSpaceDE w:val="0"/>
        <w:autoSpaceDN w:val="0"/>
        <w:adjustRightInd w:val="0"/>
        <w:ind w:left="720"/>
        <w:jc w:val="both"/>
        <w:textAlignment w:val="baseline"/>
        <w:rPr>
          <w:rFonts w:ascii="Times New Roman" w:eastAsia="Calibri" w:hAnsi="Times New Roman"/>
        </w:rPr>
      </w:pPr>
      <w:r w:rsidRPr="00B83A7D">
        <w:rPr>
          <w:rFonts w:ascii="Times New Roman" w:eastAsia="SimSun" w:hAnsi="Times New Roman"/>
          <w:szCs w:val="20"/>
          <w:lang w:eastAsia="zh-CN"/>
        </w:rPr>
        <w:t xml:space="preserve">Proposal 2: </w:t>
      </w:r>
      <w:r w:rsidRPr="00B83A7D">
        <w:rPr>
          <w:rFonts w:ascii="Times New Roman" w:eastAsia="Calibri" w:hAnsi="Times New Roman"/>
        </w:rPr>
        <w:t>Design the enhanced NPRS sequence by modifying the initialization seed as</w:t>
      </w:r>
    </w:p>
    <w:p w14:paraId="4D3EA7F2" w14:textId="022AA516" w:rsidR="00B83A7D" w:rsidRPr="00B83A7D" w:rsidRDefault="00B83A7D" w:rsidP="00B83A7D">
      <w:pPr>
        <w:overflowPunct w:val="0"/>
        <w:autoSpaceDE w:val="0"/>
        <w:autoSpaceDN w:val="0"/>
        <w:adjustRightInd w:val="0"/>
        <w:ind w:left="720"/>
        <w:jc w:val="both"/>
        <w:textAlignment w:val="baseline"/>
        <w:rPr>
          <w:rFonts w:ascii="Times New Roman" w:eastAsia="SimSun" w:hAnsi="Times New Roman"/>
          <w:sz w:val="22"/>
          <w:szCs w:val="20"/>
          <w:lang w:val="en-US" w:eastAsia="zh-CN"/>
        </w:rPr>
      </w:pPr>
      <m:oMathPara>
        <m:oMath>
          <m:r>
            <w:rPr>
              <w:rFonts w:ascii="Cambria Math" w:eastAsia="SimSun" w:hAnsi="Cambria Math"/>
              <w:szCs w:val="20"/>
              <w:lang w:val="en-US" w:eastAsia="zh-CN"/>
            </w:rPr>
            <m:t xml:space="preserve">               </m:t>
          </m:r>
          <m:sSub>
            <m:sSubPr>
              <m:ctrlPr>
                <w:rPr>
                  <w:rFonts w:ascii="Cambria Math" w:eastAsia="SimSun" w:hAnsi="Cambria Math"/>
                  <w:i/>
                  <w:szCs w:val="20"/>
                  <w:lang w:val="en-US" w:eastAsia="zh-CN"/>
                </w:rPr>
              </m:ctrlPr>
            </m:sSubPr>
            <m:e>
              <m:r>
                <w:rPr>
                  <w:rFonts w:ascii="Cambria Math" w:eastAsia="SimSun" w:hAnsi="Cambria Math"/>
                  <w:szCs w:val="20"/>
                  <w:lang w:val="en-US" w:eastAsia="zh-CN"/>
                </w:rPr>
                <m:t>c</m:t>
              </m:r>
            </m:e>
            <m:sub>
              <m:r>
                <m:rPr>
                  <m:sty m:val="p"/>
                </m:rPr>
                <w:rPr>
                  <w:rFonts w:ascii="Cambria Math" w:eastAsia="SimSun" w:hAnsi="Cambria Math"/>
                  <w:szCs w:val="20"/>
                  <w:lang w:val="en-US" w:eastAsia="zh-CN"/>
                </w:rPr>
                <m:t>init</m:t>
              </m:r>
            </m:sub>
          </m:sSub>
          <m:r>
            <w:rPr>
              <w:rFonts w:ascii="Cambria Math" w:eastAsia="SimSun" w:hAnsi="Cambria Math"/>
              <w:szCs w:val="20"/>
              <w:lang w:val="en-US" w:eastAsia="zh-CN"/>
            </w:rPr>
            <m:t>=</m:t>
          </m:r>
          <m:sSup>
            <m:sSupPr>
              <m:ctrlPr>
                <w:rPr>
                  <w:rFonts w:ascii="Cambria Math" w:eastAsia="SimSun" w:hAnsi="Cambria Math"/>
                  <w:i/>
                  <w:szCs w:val="20"/>
                  <w:lang w:val="en-US" w:eastAsia="zh-CN"/>
                </w:rPr>
              </m:ctrlPr>
            </m:sSupPr>
            <m:e>
              <m:r>
                <w:rPr>
                  <w:rFonts w:ascii="Cambria Math" w:eastAsia="SimSun" w:hAnsi="Cambria Math"/>
                  <w:szCs w:val="20"/>
                  <w:lang w:val="en-US" w:eastAsia="zh-CN"/>
                </w:rPr>
                <m:t>2</m:t>
              </m:r>
            </m:e>
            <m:sup>
              <m:r>
                <w:rPr>
                  <w:rFonts w:ascii="Cambria Math" w:eastAsia="SimSun" w:hAnsi="Cambria Math"/>
                  <w:szCs w:val="20"/>
                  <w:lang w:val="en-US" w:eastAsia="zh-CN"/>
                </w:rPr>
                <m:t>28</m:t>
              </m:r>
            </m:sup>
          </m:sSup>
          <m:d>
            <m:dPr>
              <m:begChr m:val="⌊"/>
              <m:endChr m:val="⌋"/>
              <m:ctrlPr>
                <w:rPr>
                  <w:rFonts w:ascii="Cambria Math" w:eastAsia="SimSun" w:hAnsi="Cambria Math"/>
                  <w:i/>
                  <w:szCs w:val="20"/>
                  <w:lang w:val="en-US" w:eastAsia="zh-CN"/>
                </w:rPr>
              </m:ctrlPr>
            </m:dPr>
            <m:e>
              <m:f>
                <m:fPr>
                  <m:ctrlPr>
                    <w:rPr>
                      <w:rFonts w:ascii="Cambria Math" w:eastAsia="SimSun" w:hAnsi="Cambria Math"/>
                      <w:i/>
                      <w:szCs w:val="20"/>
                      <w:lang w:val="en-US" w:eastAsia="zh-CN"/>
                    </w:rPr>
                  </m:ctrlPr>
                </m:fPr>
                <m:num>
                  <m:sSubSup>
                    <m:sSubSupPr>
                      <m:ctrlPr>
                        <w:rPr>
                          <w:rFonts w:ascii="Cambria Math" w:eastAsia="SimSun" w:hAnsi="Cambria Math"/>
                          <w:i/>
                          <w:szCs w:val="20"/>
                          <w:lang w:val="en-US" w:eastAsia="zh-CN"/>
                        </w:rPr>
                      </m:ctrlPr>
                    </m:sSubSupPr>
                    <m:e>
                      <m:r>
                        <w:rPr>
                          <w:rFonts w:ascii="Cambria Math" w:eastAsia="SimSun" w:hAnsi="Cambria Math"/>
                          <w:szCs w:val="20"/>
                          <w:lang w:val="en-US" w:eastAsia="zh-CN"/>
                        </w:rPr>
                        <m:t>N</m:t>
                      </m:r>
                    </m:e>
                    <m:sub>
                      <m:r>
                        <m:rPr>
                          <m:sty m:val="p"/>
                        </m:rPr>
                        <w:rPr>
                          <w:rFonts w:ascii="Cambria Math" w:eastAsia="SimSun" w:hAnsi="Cambria Math"/>
                          <w:szCs w:val="20"/>
                          <w:lang w:val="en-US" w:eastAsia="zh-CN"/>
                        </w:rPr>
                        <m:t>ID</m:t>
                      </m:r>
                    </m:sub>
                    <m:sup>
                      <m:r>
                        <m:rPr>
                          <m:sty m:val="p"/>
                        </m:rPr>
                        <w:rPr>
                          <w:rFonts w:ascii="Cambria Math" w:eastAsia="SimSun" w:hAnsi="Cambria Math"/>
                          <w:szCs w:val="20"/>
                          <w:lang w:val="en-US" w:eastAsia="zh-CN"/>
                        </w:rPr>
                        <m:t>NPRS</m:t>
                      </m:r>
                    </m:sup>
                  </m:sSubSup>
                </m:num>
                <m:den>
                  <m:r>
                    <w:rPr>
                      <w:rFonts w:ascii="Cambria Math" w:eastAsia="SimSun" w:hAnsi="Cambria Math"/>
                      <w:szCs w:val="20"/>
                      <w:lang w:val="en-US" w:eastAsia="zh-CN"/>
                    </w:rPr>
                    <m:t>512</m:t>
                  </m:r>
                </m:den>
              </m:f>
            </m:e>
          </m:d>
          <m:r>
            <w:rPr>
              <w:rFonts w:ascii="Cambria Math" w:eastAsia="SimSun" w:hAnsi="Cambria Math"/>
              <w:szCs w:val="20"/>
              <w:lang w:val="en-US" w:eastAsia="zh-CN"/>
            </w:rPr>
            <m:t>+</m:t>
          </m:r>
          <m:sSup>
            <m:sSupPr>
              <m:ctrlPr>
                <w:rPr>
                  <w:rFonts w:ascii="Cambria Math" w:eastAsia="SimSun" w:hAnsi="Cambria Math"/>
                  <w:i/>
                  <w:szCs w:val="20"/>
                  <w:lang w:val="en-US" w:eastAsia="zh-CN"/>
                </w:rPr>
              </m:ctrlPr>
            </m:sSupPr>
            <m:e>
              <m:r>
                <w:rPr>
                  <w:rFonts w:ascii="Cambria Math" w:eastAsia="SimSun" w:hAnsi="Cambria Math"/>
                  <w:szCs w:val="20"/>
                  <w:lang w:val="en-US" w:eastAsia="zh-CN"/>
                </w:rPr>
                <m:t>2</m:t>
              </m:r>
            </m:e>
            <m:sup>
              <m:r>
                <w:rPr>
                  <w:rFonts w:ascii="Cambria Math" w:eastAsia="SimSun" w:hAnsi="Cambria Math"/>
                  <w:szCs w:val="20"/>
                  <w:lang w:val="en-US" w:eastAsia="zh-CN"/>
                </w:rPr>
                <m:t>10</m:t>
              </m:r>
            </m:sup>
          </m:sSup>
          <m:r>
            <w:rPr>
              <w:rFonts w:ascii="Cambria Math" w:eastAsia="SimSun" w:hAnsi="Cambria Math"/>
              <w:szCs w:val="20"/>
              <w:lang w:val="en-US" w:eastAsia="zh-CN"/>
            </w:rPr>
            <m:t>⋅</m:t>
          </m:r>
          <m:d>
            <m:dPr>
              <m:ctrlPr>
                <w:rPr>
                  <w:rFonts w:ascii="Cambria Math" w:eastAsia="SimSun" w:hAnsi="Cambria Math"/>
                  <w:i/>
                  <w:szCs w:val="20"/>
                  <w:lang w:val="en-US" w:eastAsia="zh-CN"/>
                </w:rPr>
              </m:ctrlPr>
            </m:dPr>
            <m:e>
              <m:r>
                <w:rPr>
                  <w:rFonts w:ascii="Cambria Math" w:eastAsia="SimSun" w:hAnsi="Cambria Math"/>
                  <w:szCs w:val="20"/>
                  <w:lang w:val="en-US" w:eastAsia="zh-CN"/>
                </w:rPr>
                <m:t>7⋅</m:t>
              </m:r>
              <m:d>
                <m:dPr>
                  <m:ctrlPr>
                    <w:rPr>
                      <w:rFonts w:ascii="Cambria Math" w:eastAsia="SimSun" w:hAnsi="Cambria Math"/>
                      <w:i/>
                      <w:szCs w:val="20"/>
                      <w:lang w:val="en-US" w:eastAsia="zh-CN"/>
                    </w:rPr>
                  </m:ctrlPr>
                </m:dPr>
                <m:e>
                  <m:sSub>
                    <m:sSubPr>
                      <m:ctrlPr>
                        <w:rPr>
                          <w:rFonts w:ascii="Cambria Math" w:eastAsia="SimSun" w:hAnsi="Cambria Math"/>
                          <w:i/>
                          <w:szCs w:val="20"/>
                          <w:lang w:val="en-US" w:eastAsia="zh-CN"/>
                        </w:rPr>
                      </m:ctrlPr>
                    </m:sSubPr>
                    <m:e>
                      <m:r>
                        <w:rPr>
                          <w:rFonts w:ascii="Cambria Math" w:eastAsia="SimSun" w:hAnsi="Cambria Math"/>
                          <w:szCs w:val="20"/>
                          <w:lang w:val="en-US" w:eastAsia="zh-CN"/>
                        </w:rPr>
                        <m:t>n</m:t>
                      </m:r>
                    </m:e>
                    <m:sub>
                      <m:r>
                        <w:rPr>
                          <w:rFonts w:ascii="Cambria Math" w:eastAsia="SimSun" w:hAnsi="Cambria Math"/>
                          <w:szCs w:val="20"/>
                          <w:lang w:val="en-US" w:eastAsia="zh-CN"/>
                        </w:rPr>
                        <m:t>s</m:t>
                      </m:r>
                    </m:sub>
                  </m:sSub>
                  <m:r>
                    <w:rPr>
                      <w:rFonts w:ascii="Cambria Math" w:eastAsia="SimSun" w:hAnsi="Cambria Math"/>
                      <w:szCs w:val="20"/>
                      <w:lang w:val="en-US" w:eastAsia="zh-CN"/>
                    </w:rPr>
                    <m:t>+20∙</m:t>
                  </m:r>
                  <m:d>
                    <m:dPr>
                      <m:ctrlPr>
                        <w:rPr>
                          <w:rFonts w:ascii="Cambria Math" w:eastAsia="SimSun" w:hAnsi="Cambria Math"/>
                          <w:i/>
                          <w:szCs w:val="20"/>
                          <w:lang w:val="en-US" w:eastAsia="zh-CN"/>
                        </w:rPr>
                      </m:ctrlPr>
                    </m:dPr>
                    <m:e>
                      <m:sSub>
                        <m:sSubPr>
                          <m:ctrlPr>
                            <w:rPr>
                              <w:rFonts w:ascii="Cambria Math" w:eastAsia="SimSun" w:hAnsi="Cambria Math"/>
                              <w:i/>
                              <w:szCs w:val="20"/>
                              <w:lang w:val="en-US" w:eastAsia="zh-CN"/>
                            </w:rPr>
                          </m:ctrlPr>
                        </m:sSubPr>
                        <m:e>
                          <m:r>
                            <w:rPr>
                              <w:rFonts w:ascii="Cambria Math" w:eastAsia="SimSun" w:hAnsi="Cambria Math"/>
                              <w:szCs w:val="20"/>
                              <w:lang w:val="en-US" w:eastAsia="zh-CN"/>
                            </w:rPr>
                            <m:t>n</m:t>
                          </m:r>
                        </m:e>
                        <m:sub>
                          <m:r>
                            <w:rPr>
                              <w:rFonts w:ascii="Cambria Math" w:eastAsia="SimSun" w:hAnsi="Cambria Math"/>
                              <w:szCs w:val="20"/>
                              <w:lang w:val="en-US" w:eastAsia="zh-CN"/>
                            </w:rPr>
                            <m:t>f</m:t>
                          </m:r>
                        </m:sub>
                      </m:sSub>
                      <m:r>
                        <w:rPr>
                          <w:rFonts w:ascii="Cambria Math" w:eastAsia="SimSun" w:hAnsi="Cambria Math"/>
                          <w:szCs w:val="20"/>
                          <w:lang w:val="en-US" w:eastAsia="zh-CN"/>
                        </w:rPr>
                        <m:t xml:space="preserve"> </m:t>
                      </m:r>
                      <m:r>
                        <m:rPr>
                          <m:sty m:val="p"/>
                        </m:rPr>
                        <w:rPr>
                          <w:rFonts w:ascii="Cambria Math" w:eastAsia="SimSun" w:hAnsi="Cambria Math"/>
                          <w:szCs w:val="20"/>
                          <w:lang w:val="en-US" w:eastAsia="zh-CN"/>
                        </w:rPr>
                        <m:t>mod</m:t>
                      </m:r>
                      <m:r>
                        <w:rPr>
                          <w:rFonts w:ascii="Cambria Math" w:eastAsia="SimSun" w:hAnsi="Cambria Math"/>
                          <w:szCs w:val="20"/>
                          <w:lang w:val="en-US" w:eastAsia="zh-CN"/>
                        </w:rPr>
                        <m:t xml:space="preserve"> </m:t>
                      </m:r>
                      <m:d>
                        <m:dPr>
                          <m:ctrlPr>
                            <w:rPr>
                              <w:rFonts w:ascii="Cambria Math" w:eastAsia="SimSun" w:hAnsi="Cambria Math"/>
                              <w:i/>
                              <w:szCs w:val="20"/>
                              <w:lang w:val="en-US" w:eastAsia="zh-CN"/>
                            </w:rPr>
                          </m:ctrlPr>
                        </m:dPr>
                        <m:e>
                          <m:f>
                            <m:fPr>
                              <m:ctrlPr>
                                <w:rPr>
                                  <w:rFonts w:ascii="Cambria Math" w:eastAsia="SimSun" w:hAnsi="Cambria Math"/>
                                  <w:i/>
                                  <w:szCs w:val="20"/>
                                  <w:lang w:val="en-US" w:eastAsia="zh-CN"/>
                                </w:rPr>
                              </m:ctrlPr>
                            </m:fPr>
                            <m:num>
                              <m:sSub>
                                <m:sSubPr>
                                  <m:ctrlPr>
                                    <w:rPr>
                                      <w:rFonts w:ascii="Cambria Math" w:eastAsia="Times New Roman" w:hAnsi="Cambria Math"/>
                                      <w:szCs w:val="20"/>
                                    </w:rPr>
                                  </m:ctrlPr>
                                </m:sSubPr>
                                <m:e>
                                  <m:r>
                                    <w:rPr>
                                      <w:rFonts w:ascii="Cambria Math" w:eastAsia="Times New Roman" w:hAnsi="Cambria Math"/>
                                      <w:szCs w:val="20"/>
                                    </w:rPr>
                                    <m:t>N</m:t>
                                  </m:r>
                                </m:e>
                                <m:sub>
                                  <m:r>
                                    <w:rPr>
                                      <w:rFonts w:ascii="Cambria Math" w:eastAsia="Times New Roman" w:hAnsi="Cambria Math"/>
                                      <w:szCs w:val="20"/>
                                    </w:rPr>
                                    <m:t>NPRS</m:t>
                                  </m:r>
                                </m:sub>
                              </m:sSub>
                            </m:num>
                            <m:den>
                              <m:r>
                                <w:rPr>
                                  <w:rFonts w:ascii="Cambria Math" w:eastAsia="SimSun" w:hAnsi="Cambria Math"/>
                                  <w:szCs w:val="20"/>
                                  <w:lang w:val="en-US" w:eastAsia="zh-CN"/>
                                </w:rPr>
                                <m:t>10</m:t>
                              </m:r>
                            </m:den>
                          </m:f>
                        </m:e>
                      </m:d>
                    </m:e>
                  </m:d>
                  <m:r>
                    <w:rPr>
                      <w:rFonts w:ascii="Cambria Math" w:eastAsia="SimSun" w:hAnsi="Cambria Math"/>
                      <w:szCs w:val="20"/>
                      <w:lang w:val="en-US" w:eastAsia="zh-CN"/>
                    </w:rPr>
                    <m:t>+1</m:t>
                  </m:r>
                </m:e>
              </m:d>
              <m:r>
                <w:rPr>
                  <w:rFonts w:ascii="Cambria Math" w:eastAsia="SimSun" w:hAnsi="Cambria Math"/>
                  <w:szCs w:val="20"/>
                  <w:lang w:val="en-US" w:eastAsia="zh-CN"/>
                </w:rPr>
                <m:t>+l+1</m:t>
              </m:r>
            </m:e>
          </m:d>
          <m:r>
            <w:rPr>
              <w:rFonts w:ascii="Cambria Math" w:eastAsia="SimSun" w:hAnsi="Cambria Math"/>
              <w:szCs w:val="20"/>
              <w:lang w:val="en-US" w:eastAsia="zh-CN"/>
            </w:rPr>
            <m:t>⋅</m:t>
          </m:r>
          <m:d>
            <m:dPr>
              <m:ctrlPr>
                <w:rPr>
                  <w:rFonts w:ascii="Cambria Math" w:eastAsia="SimSun" w:hAnsi="Cambria Math"/>
                  <w:i/>
                  <w:szCs w:val="20"/>
                  <w:lang w:val="en-US" w:eastAsia="zh-CN"/>
                </w:rPr>
              </m:ctrlPr>
            </m:dPr>
            <m:e>
              <m:r>
                <w:rPr>
                  <w:rFonts w:ascii="Cambria Math" w:eastAsia="SimSun" w:hAnsi="Cambria Math"/>
                  <w:szCs w:val="20"/>
                  <w:lang w:val="en-US" w:eastAsia="zh-CN"/>
                </w:rPr>
                <m:t>2⋅</m:t>
              </m:r>
              <m:d>
                <m:dPr>
                  <m:ctrlPr>
                    <w:rPr>
                      <w:rFonts w:ascii="Cambria Math" w:eastAsia="SimSun" w:hAnsi="Cambria Math"/>
                      <w:i/>
                      <w:szCs w:val="20"/>
                      <w:lang w:val="en-US" w:eastAsia="zh-CN"/>
                    </w:rPr>
                  </m:ctrlPr>
                </m:dPr>
                <m:e>
                  <m:sSubSup>
                    <m:sSubSupPr>
                      <m:ctrlPr>
                        <w:rPr>
                          <w:rFonts w:ascii="Cambria Math" w:eastAsia="SimSun" w:hAnsi="Cambria Math"/>
                          <w:i/>
                          <w:szCs w:val="20"/>
                          <w:lang w:val="en-US" w:eastAsia="zh-CN"/>
                        </w:rPr>
                      </m:ctrlPr>
                    </m:sSubSupPr>
                    <m:e>
                      <m:r>
                        <w:rPr>
                          <w:rFonts w:ascii="Cambria Math" w:eastAsia="SimSun" w:hAnsi="Cambria Math"/>
                          <w:szCs w:val="20"/>
                          <w:lang w:val="en-US" w:eastAsia="zh-CN"/>
                        </w:rPr>
                        <m:t>N</m:t>
                      </m:r>
                    </m:e>
                    <m:sub>
                      <m:r>
                        <m:rPr>
                          <m:sty m:val="p"/>
                        </m:rPr>
                        <w:rPr>
                          <w:rFonts w:ascii="Cambria Math" w:eastAsia="SimSun" w:hAnsi="Cambria Math"/>
                          <w:szCs w:val="20"/>
                          <w:lang w:val="en-US" w:eastAsia="zh-CN"/>
                        </w:rPr>
                        <m:t>ID</m:t>
                      </m:r>
                    </m:sub>
                    <m:sup>
                      <m:r>
                        <m:rPr>
                          <m:sty m:val="p"/>
                        </m:rPr>
                        <w:rPr>
                          <w:rFonts w:ascii="Cambria Math" w:eastAsia="SimSun" w:hAnsi="Cambria Math"/>
                          <w:szCs w:val="20"/>
                          <w:lang w:val="en-US" w:eastAsia="zh-CN"/>
                        </w:rPr>
                        <m:t>NPRS</m:t>
                      </m:r>
                    </m:sup>
                  </m:sSubSup>
                  <m:r>
                    <m:rPr>
                      <m:sty m:val="p"/>
                    </m:rPr>
                    <w:rPr>
                      <w:rFonts w:ascii="Cambria Math" w:eastAsia="SimSun" w:hAnsi="Cambria Math"/>
                      <w:szCs w:val="20"/>
                      <w:lang w:val="en-US" w:eastAsia="zh-CN"/>
                    </w:rPr>
                    <m:t>mod</m:t>
                  </m:r>
                  <m:r>
                    <w:rPr>
                      <w:rFonts w:ascii="Cambria Math" w:eastAsia="SimSun" w:hAnsi="Cambria Math"/>
                      <w:szCs w:val="20"/>
                      <w:lang w:val="en-US" w:eastAsia="zh-CN"/>
                    </w:rPr>
                    <m:t xml:space="preserve"> 512</m:t>
                  </m:r>
                </m:e>
              </m:d>
              <m:r>
                <w:rPr>
                  <w:rFonts w:ascii="Cambria Math" w:eastAsia="SimSun" w:hAnsi="Cambria Math"/>
                  <w:szCs w:val="20"/>
                  <w:lang w:val="en-US" w:eastAsia="zh-CN"/>
                </w:rPr>
                <m:t>+1</m:t>
              </m:r>
            </m:e>
          </m:d>
          <m:r>
            <w:rPr>
              <w:rFonts w:ascii="Cambria Math" w:eastAsia="SimSun" w:hAnsi="Cambria Math"/>
              <w:szCs w:val="20"/>
              <w:lang w:val="en-US" w:eastAsia="zh-CN"/>
            </w:rPr>
            <m:t>+2⋅</m:t>
          </m:r>
          <m:d>
            <m:dPr>
              <m:ctrlPr>
                <w:rPr>
                  <w:rFonts w:ascii="Cambria Math" w:eastAsia="SimSun" w:hAnsi="Cambria Math"/>
                  <w:i/>
                  <w:szCs w:val="20"/>
                  <w:lang w:val="en-US" w:eastAsia="zh-CN"/>
                </w:rPr>
              </m:ctrlPr>
            </m:dPr>
            <m:e>
              <m:sSubSup>
                <m:sSubSupPr>
                  <m:ctrlPr>
                    <w:rPr>
                      <w:rFonts w:ascii="Cambria Math" w:eastAsia="SimSun" w:hAnsi="Cambria Math"/>
                      <w:i/>
                      <w:szCs w:val="20"/>
                      <w:lang w:val="en-US" w:eastAsia="zh-CN"/>
                    </w:rPr>
                  </m:ctrlPr>
                </m:sSubSupPr>
                <m:e>
                  <m:r>
                    <w:rPr>
                      <w:rFonts w:ascii="Cambria Math" w:eastAsia="SimSun" w:hAnsi="Cambria Math"/>
                      <w:szCs w:val="20"/>
                      <w:lang w:val="en-US" w:eastAsia="zh-CN"/>
                    </w:rPr>
                    <m:t>N</m:t>
                  </m:r>
                </m:e>
                <m:sub>
                  <m:r>
                    <m:rPr>
                      <m:sty m:val="p"/>
                    </m:rPr>
                    <w:rPr>
                      <w:rFonts w:ascii="Cambria Math" w:eastAsia="SimSun" w:hAnsi="Cambria Math"/>
                      <w:szCs w:val="20"/>
                      <w:lang w:val="en-US" w:eastAsia="zh-CN"/>
                    </w:rPr>
                    <m:t>ID</m:t>
                  </m:r>
                </m:sub>
                <m:sup>
                  <m:r>
                    <m:rPr>
                      <m:sty m:val="p"/>
                    </m:rPr>
                    <w:rPr>
                      <w:rFonts w:ascii="Cambria Math" w:eastAsia="SimSun" w:hAnsi="Cambria Math"/>
                      <w:szCs w:val="20"/>
                      <w:lang w:val="en-US" w:eastAsia="zh-CN"/>
                    </w:rPr>
                    <m:t>NPRS</m:t>
                  </m:r>
                </m:sup>
              </m:sSubSup>
              <m:r>
                <m:rPr>
                  <m:sty m:val="p"/>
                </m:rPr>
                <w:rPr>
                  <w:rFonts w:ascii="Cambria Math" w:eastAsia="SimSun" w:hAnsi="Cambria Math"/>
                  <w:szCs w:val="20"/>
                  <w:lang w:val="en-US" w:eastAsia="zh-CN"/>
                </w:rPr>
                <m:t>mod</m:t>
              </m:r>
              <m:r>
                <w:rPr>
                  <w:rFonts w:ascii="Cambria Math" w:eastAsia="SimSun" w:hAnsi="Cambria Math"/>
                  <w:szCs w:val="20"/>
                  <w:lang w:val="en-US" w:eastAsia="zh-CN"/>
                </w:rPr>
                <m:t xml:space="preserve"> 512</m:t>
              </m:r>
            </m:e>
          </m:d>
          <m:r>
            <w:rPr>
              <w:rFonts w:ascii="Cambria Math" w:eastAsia="SimSun" w:hAnsi="Cambria Math"/>
              <w:szCs w:val="20"/>
              <w:lang w:val="en-US" w:eastAsia="zh-CN"/>
            </w:rPr>
            <m:t>+</m:t>
          </m:r>
          <m:sSub>
            <m:sSubPr>
              <m:ctrlPr>
                <w:rPr>
                  <w:rFonts w:ascii="Cambria Math" w:eastAsia="SimSun" w:hAnsi="Cambria Math"/>
                  <w:i/>
                  <w:szCs w:val="20"/>
                  <w:lang w:val="en-US" w:eastAsia="zh-CN"/>
                </w:rPr>
              </m:ctrlPr>
            </m:sSubPr>
            <m:e>
              <m:r>
                <w:rPr>
                  <w:rFonts w:ascii="Cambria Math" w:eastAsia="SimSun" w:hAnsi="Cambria Math"/>
                  <w:szCs w:val="20"/>
                  <w:lang w:val="en-US" w:eastAsia="zh-CN"/>
                </w:rPr>
                <m:t>N</m:t>
              </m:r>
            </m:e>
            <m:sub>
              <m:r>
                <w:rPr>
                  <w:rFonts w:ascii="Cambria Math" w:eastAsia="SimSun" w:hAnsi="Cambria Math"/>
                  <w:szCs w:val="20"/>
                  <w:lang w:val="en-US" w:eastAsia="zh-CN"/>
                </w:rPr>
                <m:t>CP</m:t>
              </m:r>
            </m:sub>
          </m:sSub>
        </m:oMath>
      </m:oMathPara>
    </w:p>
    <w:p w14:paraId="77BDDDA8" w14:textId="77777777" w:rsidR="00B83A7D" w:rsidRPr="00B83A7D" w:rsidRDefault="00B83A7D" w:rsidP="00B83A7D">
      <w:pPr>
        <w:widowControl w:val="0"/>
        <w:overflowPunct w:val="0"/>
        <w:autoSpaceDE w:val="0"/>
        <w:autoSpaceDN w:val="0"/>
        <w:adjustRightInd w:val="0"/>
        <w:ind w:left="720"/>
        <w:jc w:val="both"/>
        <w:textAlignment w:val="baseline"/>
        <w:rPr>
          <w:rFonts w:ascii="Times New Roman" w:eastAsia="SimSun" w:hAnsi="Times New Roman"/>
          <w:kern w:val="2"/>
          <w:szCs w:val="20"/>
          <w:lang w:eastAsia="zh-CN"/>
        </w:rPr>
      </w:pPr>
      <w:r w:rsidRPr="00B83A7D">
        <w:rPr>
          <w:rFonts w:ascii="Times New Roman" w:eastAsia="SimSun" w:hAnsi="Times New Roman"/>
          <w:kern w:val="2"/>
          <w:szCs w:val="20"/>
          <w:lang w:eastAsia="zh-CN"/>
        </w:rPr>
        <w:t>Proposal 3: Agree the TP for TS36.211 in Appendix.</w:t>
      </w:r>
    </w:p>
    <w:p w14:paraId="49ED61B4" w14:textId="77777777" w:rsidR="00B83A7D" w:rsidRPr="00B83A7D" w:rsidRDefault="00B83A7D" w:rsidP="00B83A7D">
      <w:pPr>
        <w:overflowPunct w:val="0"/>
        <w:autoSpaceDE w:val="0"/>
        <w:autoSpaceDN w:val="0"/>
        <w:adjustRightInd w:val="0"/>
        <w:ind w:left="720"/>
        <w:jc w:val="both"/>
        <w:textAlignment w:val="baseline"/>
        <w:rPr>
          <w:rFonts w:ascii="Times New Roman" w:eastAsia="SimSun" w:hAnsi="Times New Roman"/>
          <w:szCs w:val="20"/>
          <w:lang w:eastAsia="zh-CN"/>
        </w:rPr>
      </w:pPr>
      <w:r w:rsidRPr="00B83A7D">
        <w:rPr>
          <w:rFonts w:ascii="Times New Roman" w:eastAsia="SimSun" w:hAnsi="Times New Roman"/>
          <w:szCs w:val="20"/>
          <w:lang w:eastAsia="zh-CN"/>
        </w:rPr>
        <w:t>Proposal 4: Send in LS to RAN2 about the configuration of enhanced NPRS.</w:t>
      </w:r>
    </w:p>
    <w:p w14:paraId="4CAAA44B" w14:textId="77777777" w:rsidR="00B83A7D" w:rsidRDefault="00B83A7D" w:rsidP="00B83A7D">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3C63AABB" w14:textId="44E05874" w:rsidR="00B83A7D" w:rsidRDefault="00B83A7D" w:rsidP="00966D15">
      <w:pPr>
        <w:ind w:left="720" w:hanging="720"/>
        <w:rPr>
          <w:lang w:eastAsia="x-none"/>
        </w:rPr>
      </w:pPr>
    </w:p>
    <w:p w14:paraId="74C65918" w14:textId="05BD662A" w:rsidR="00CE79ED" w:rsidRDefault="00CE79ED" w:rsidP="00CE79ED">
      <w:pPr>
        <w:rPr>
          <w:lang w:eastAsia="x-none"/>
        </w:rPr>
      </w:pPr>
      <w:r w:rsidRPr="004A2DB2">
        <w:rPr>
          <w:lang w:eastAsia="x-none"/>
        </w:rPr>
        <w:t>Monday's conclusion on NPRS enhancements: Discuss further offline</w:t>
      </w:r>
    </w:p>
    <w:p w14:paraId="4E051D5E" w14:textId="77777777" w:rsidR="004A2DB2" w:rsidRPr="00CE79ED" w:rsidRDefault="004A2DB2" w:rsidP="00CE79ED">
      <w:pPr>
        <w:rPr>
          <w:lang w:eastAsia="x-none"/>
        </w:rPr>
      </w:pPr>
    </w:p>
    <w:p w14:paraId="52D3CCF6" w14:textId="11D1CAB4" w:rsidR="004A2DB2" w:rsidRPr="004A2DB2" w:rsidRDefault="004A2DB2" w:rsidP="004A2DB2">
      <w:pPr>
        <w:ind w:left="720" w:hanging="720"/>
        <w:rPr>
          <w:lang w:eastAsia="x-none"/>
        </w:rPr>
      </w:pPr>
      <w:r w:rsidRPr="004A2DB2">
        <w:rPr>
          <w:highlight w:val="green"/>
          <w:lang w:eastAsia="x-none"/>
        </w:rPr>
        <w:t>Agreement:</w:t>
      </w:r>
      <w:r>
        <w:rPr>
          <w:lang w:eastAsia="x-none"/>
        </w:rPr>
        <w:t xml:space="preserve"> </w:t>
      </w:r>
      <w:r w:rsidRPr="004A2DB2">
        <w:rPr>
          <w:lang w:eastAsia="x-none"/>
        </w:rPr>
        <w:t>For the guard band and standalone cases, the UE is not expected to be configured with a legacy NPRS sequence</w:t>
      </w:r>
    </w:p>
    <w:p w14:paraId="226AC93E" w14:textId="77777777" w:rsidR="004A2DB2" w:rsidRPr="004A2DB2" w:rsidRDefault="004A2DB2" w:rsidP="004A2DB2">
      <w:pPr>
        <w:ind w:left="720" w:hanging="720"/>
        <w:rPr>
          <w:rFonts w:ascii="Times New Roman"/>
          <w:highlight w:val="green"/>
        </w:rPr>
      </w:pPr>
    </w:p>
    <w:p w14:paraId="0C987F08" w14:textId="0289D1B2" w:rsidR="004A2DB2" w:rsidRPr="004A2DB2" w:rsidRDefault="004A2DB2" w:rsidP="004A2DB2">
      <w:pPr>
        <w:ind w:left="720" w:hanging="720"/>
        <w:rPr>
          <w:rFonts w:ascii="Times New Roman"/>
        </w:rPr>
      </w:pPr>
      <w:r w:rsidRPr="004A2DB2">
        <w:rPr>
          <w:rFonts w:ascii="Times New Roman"/>
          <w:highlight w:val="green"/>
        </w:rPr>
        <w:t>Agreement:</w:t>
      </w:r>
      <w:r>
        <w:rPr>
          <w:rFonts w:ascii="Times New Roman"/>
        </w:rPr>
        <w:t xml:space="preserve"> </w:t>
      </w:r>
      <w:r w:rsidRPr="004A2DB2">
        <w:rPr>
          <w:rFonts w:ascii="Times New Roman"/>
        </w:rPr>
        <w:t>For the in-band case, the new NPRS sequence that is designed can operate in a backward compatible manner with the Rel-14 NPRS by configuration</w:t>
      </w:r>
    </w:p>
    <w:p w14:paraId="514E18AB" w14:textId="77777777" w:rsidR="004A2DB2" w:rsidRPr="004A2DB2" w:rsidRDefault="004A2DB2" w:rsidP="004A2DB2">
      <w:pPr>
        <w:rPr>
          <w:rFonts w:ascii="Times New Roman"/>
          <w:highlight w:val="yellow"/>
        </w:rPr>
      </w:pPr>
    </w:p>
    <w:p w14:paraId="3C152BE4" w14:textId="02B9907A" w:rsidR="004A2DB2" w:rsidRPr="004A2DB2" w:rsidRDefault="0058452E" w:rsidP="004A2DB2">
      <w:pPr>
        <w:ind w:left="720" w:hanging="720"/>
        <w:rPr>
          <w:b/>
          <w:lang w:eastAsia="x-none"/>
        </w:rPr>
      </w:pPr>
      <w:hyperlink r:id="rId146" w:history="1">
        <w:r w:rsidR="000F2B08">
          <w:rPr>
            <w:rStyle w:val="Hyperlink"/>
            <w:b/>
            <w:highlight w:val="green"/>
            <w:lang w:eastAsia="x-none"/>
          </w:rPr>
          <w:t>R1-1807550</w:t>
        </w:r>
      </w:hyperlink>
      <w:r w:rsidR="004A2DB2" w:rsidRPr="004A2DB2">
        <w:rPr>
          <w:b/>
          <w:lang w:eastAsia="x-none"/>
        </w:rPr>
        <w:tab/>
        <w:t>WF on the new NPRS sequence design</w:t>
      </w:r>
      <w:r w:rsidR="004A2DB2" w:rsidRPr="004A2DB2">
        <w:rPr>
          <w:b/>
          <w:lang w:eastAsia="x-none"/>
        </w:rPr>
        <w:tab/>
        <w:t>Ericsson, Qualcomm, Huawei, HiSilicon</w:t>
      </w:r>
    </w:p>
    <w:p w14:paraId="1DAF13D2" w14:textId="11BFE9C1" w:rsidR="004A2DB2" w:rsidRDefault="004A2DB2" w:rsidP="004A2DB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agreed.</w:t>
      </w:r>
    </w:p>
    <w:p w14:paraId="1341A684" w14:textId="77777777" w:rsidR="004A2DB2" w:rsidRPr="004A2DB2" w:rsidRDefault="004A2DB2" w:rsidP="004A2DB2">
      <w:pPr>
        <w:ind w:left="720" w:hanging="720"/>
        <w:rPr>
          <w:lang w:eastAsia="x-none"/>
        </w:rPr>
      </w:pPr>
      <w:r w:rsidRPr="004A2DB2">
        <w:rPr>
          <w:highlight w:val="cyan"/>
          <w:lang w:eastAsia="x-none"/>
        </w:rPr>
        <w:t>Email approval for CR on new NPRS sequence design until May 30, 2018</w:t>
      </w:r>
      <w:r w:rsidRPr="004A2DB2">
        <w:rPr>
          <w:highlight w:val="cyan"/>
          <w:lang w:eastAsia="x-none"/>
        </w:rPr>
        <w:tab/>
        <w:t>Ericsson (Yutao Sui)</w:t>
      </w:r>
    </w:p>
    <w:p w14:paraId="589DE3E1" w14:textId="77777777" w:rsidR="004A2DB2" w:rsidRPr="004A2DB2" w:rsidRDefault="004A2DB2" w:rsidP="004A2DB2">
      <w:pPr>
        <w:ind w:left="720" w:hanging="720"/>
        <w:rPr>
          <w:lang w:eastAsia="x-none"/>
        </w:rPr>
      </w:pPr>
    </w:p>
    <w:p w14:paraId="3C3C04FB" w14:textId="68423959" w:rsidR="004A2DB2" w:rsidRPr="004A2DB2" w:rsidRDefault="0058452E" w:rsidP="004A2DB2">
      <w:pPr>
        <w:rPr>
          <w:rFonts w:ascii="Times New Roman"/>
          <w:b/>
        </w:rPr>
      </w:pPr>
      <w:hyperlink r:id="rId147" w:history="1">
        <w:r w:rsidR="000F2B08">
          <w:rPr>
            <w:rStyle w:val="Hyperlink"/>
            <w:rFonts w:ascii="Times New Roman"/>
            <w:b/>
          </w:rPr>
          <w:t>R1-1807546</w:t>
        </w:r>
      </w:hyperlink>
      <w:r w:rsidR="004A2DB2" w:rsidRPr="004A2DB2">
        <w:rPr>
          <w:rFonts w:ascii="Times New Roman"/>
          <w:b/>
        </w:rPr>
        <w:t xml:space="preserve"> </w:t>
      </w:r>
      <w:r w:rsidR="004A2DB2" w:rsidRPr="004A2DB2">
        <w:rPr>
          <w:rFonts w:ascii="Times New Roman"/>
          <w:b/>
        </w:rPr>
        <w:tab/>
        <w:t>Draft LS on Rel-14 NPRS Enhancements</w:t>
      </w:r>
      <w:r w:rsidR="004A2DB2" w:rsidRPr="004A2DB2">
        <w:rPr>
          <w:rFonts w:ascii="Times New Roman"/>
          <w:b/>
        </w:rPr>
        <w:tab/>
        <w:t>Qualcomm</w:t>
      </w:r>
    </w:p>
    <w:p w14:paraId="6597EDA5" w14:textId="15CA54CD" w:rsidR="004A2DB2" w:rsidRPr="004A2DB2" w:rsidRDefault="004A2DB2" w:rsidP="004A2DB2">
      <w:r w:rsidRPr="004A2DB2">
        <w:rPr>
          <w:rFonts w:hAnsi="Times New Roman"/>
          <w:b/>
          <w:szCs w:val="20"/>
        </w:rPr>
        <w:t xml:space="preserve">Decision: </w:t>
      </w:r>
      <w:r w:rsidRPr="004A2DB2">
        <w:rPr>
          <w:rFonts w:hAnsi="Times New Roman"/>
          <w:szCs w:val="20"/>
        </w:rPr>
        <w:t xml:space="preserve">The draft LS is noted. </w:t>
      </w:r>
      <w:r w:rsidRPr="004A2DB2">
        <w:t xml:space="preserve">Final LS is </w:t>
      </w:r>
      <w:r w:rsidRPr="004A2DB2">
        <w:rPr>
          <w:highlight w:val="green"/>
        </w:rPr>
        <w:t xml:space="preserve">approved in </w:t>
      </w:r>
      <w:hyperlink r:id="rId148" w:history="1">
        <w:r w:rsidR="000F2B08">
          <w:rPr>
            <w:rStyle w:val="Hyperlink"/>
            <w:highlight w:val="green"/>
          </w:rPr>
          <w:t>R1-1807567</w:t>
        </w:r>
      </w:hyperlink>
      <w:r w:rsidRPr="004A2DB2">
        <w:t xml:space="preserve"> with inclusion of the RAN4 LS number in the “Reply To” field.</w:t>
      </w:r>
    </w:p>
    <w:p w14:paraId="1084B254" w14:textId="77777777" w:rsidR="004A2DB2" w:rsidRPr="004A2DB2" w:rsidRDefault="004A2DB2" w:rsidP="004A2DB2">
      <w:pPr>
        <w:ind w:left="720" w:hanging="720"/>
        <w:rPr>
          <w:lang w:eastAsia="x-none"/>
        </w:rPr>
      </w:pPr>
    </w:p>
    <w:p w14:paraId="6DAE237E" w14:textId="15B1A71A" w:rsidR="00CE79ED" w:rsidRDefault="00CE79ED" w:rsidP="00966D15">
      <w:pPr>
        <w:ind w:left="720" w:hanging="720"/>
        <w:rPr>
          <w:lang w:eastAsia="x-none"/>
        </w:rPr>
      </w:pPr>
    </w:p>
    <w:p w14:paraId="01375892" w14:textId="7BA7EA83" w:rsidR="00B83A7D" w:rsidRPr="00B83A7D" w:rsidRDefault="0058452E" w:rsidP="00B83A7D">
      <w:pPr>
        <w:ind w:left="720" w:hanging="720"/>
        <w:rPr>
          <w:b/>
          <w:lang w:eastAsia="x-none"/>
        </w:rPr>
      </w:pPr>
      <w:hyperlink r:id="rId149" w:history="1">
        <w:r w:rsidR="000F2B08">
          <w:rPr>
            <w:rStyle w:val="Hyperlink"/>
            <w:b/>
            <w:lang w:eastAsia="x-none"/>
          </w:rPr>
          <w:t>R1-1806910</w:t>
        </w:r>
      </w:hyperlink>
      <w:r w:rsidR="00B83A7D" w:rsidRPr="00B83A7D">
        <w:rPr>
          <w:b/>
          <w:lang w:eastAsia="x-none"/>
        </w:rPr>
        <w:tab/>
        <w:t>draft CR on 2 NPUSCH timing in NB-IoT HARQ processes</w:t>
      </w:r>
      <w:r w:rsidR="00B83A7D" w:rsidRPr="00B83A7D">
        <w:rPr>
          <w:b/>
          <w:lang w:eastAsia="x-none"/>
        </w:rPr>
        <w:tab/>
        <w:t>Ericsson</w:t>
      </w:r>
    </w:p>
    <w:p w14:paraId="33616962" w14:textId="37156F50" w:rsidR="00B83A7D" w:rsidRDefault="00B83A7D" w:rsidP="00966D15">
      <w:pPr>
        <w:ind w:left="720" w:hanging="720"/>
        <w:rPr>
          <w:lang w:eastAsia="x-none"/>
        </w:rPr>
      </w:pPr>
      <w:r w:rsidRPr="00B83A7D">
        <w:rPr>
          <w:b/>
          <w:lang w:eastAsia="x-none"/>
        </w:rPr>
        <w:t>Discussion:</w:t>
      </w:r>
      <w:r>
        <w:rPr>
          <w:lang w:eastAsia="x-none"/>
        </w:rPr>
        <w:t xml:space="preserve"> According to Huawei, proposed text is already captured into 36.211.</w:t>
      </w:r>
    </w:p>
    <w:p w14:paraId="4E0E92FB" w14:textId="77777777" w:rsidR="00CE79ED" w:rsidRPr="00CE79ED" w:rsidRDefault="00B83A7D" w:rsidP="00CE79ED">
      <w:pPr>
        <w:rPr>
          <w:lang w:eastAsia="x-none"/>
        </w:rPr>
      </w:pPr>
      <w:r w:rsidRPr="004A2DB2">
        <w:rPr>
          <w:rFonts w:ascii="Times New Roman" w:hAnsi="Times New Roman"/>
          <w:b/>
          <w:szCs w:val="20"/>
        </w:rPr>
        <w:t xml:space="preserve">Decision: </w:t>
      </w:r>
      <w:r w:rsidRPr="004A2DB2">
        <w:rPr>
          <w:rFonts w:ascii="Times New Roman" w:hAnsi="Times New Roman"/>
          <w:szCs w:val="20"/>
        </w:rPr>
        <w:t>The document is noted.</w:t>
      </w:r>
      <w:r w:rsidR="00CE79ED" w:rsidRPr="004A2DB2">
        <w:rPr>
          <w:rFonts w:ascii="Times New Roman" w:hAnsi="Times New Roman"/>
          <w:szCs w:val="20"/>
        </w:rPr>
        <w:t xml:space="preserve"> </w:t>
      </w:r>
      <w:r w:rsidR="00CE79ED" w:rsidRPr="004A2DB2">
        <w:rPr>
          <w:lang w:eastAsia="x-none"/>
        </w:rPr>
        <w:t>Discuss further offline</w:t>
      </w:r>
    </w:p>
    <w:p w14:paraId="649FDF4C" w14:textId="4964AC60" w:rsidR="004A2DB2" w:rsidRPr="004A2DB2" w:rsidRDefault="0058452E" w:rsidP="004A2DB2">
      <w:pPr>
        <w:ind w:left="720" w:hanging="720"/>
        <w:rPr>
          <w:b/>
          <w:noProof/>
        </w:rPr>
      </w:pPr>
      <w:hyperlink r:id="rId150" w:history="1">
        <w:r w:rsidR="000F2B08">
          <w:rPr>
            <w:rStyle w:val="Hyperlink"/>
            <w:b/>
            <w:lang w:eastAsia="x-none"/>
          </w:rPr>
          <w:t>R1-1807541</w:t>
        </w:r>
      </w:hyperlink>
      <w:r w:rsidR="004A2DB2" w:rsidRPr="004A2DB2">
        <w:rPr>
          <w:b/>
          <w:lang w:eastAsia="x-none"/>
        </w:rPr>
        <w:tab/>
      </w:r>
      <w:r w:rsidR="004A2DB2" w:rsidRPr="004A2DB2">
        <w:rPr>
          <w:b/>
          <w:noProof/>
        </w:rPr>
        <w:t>Clarification of NPUSCH reception in 2 NB-IoT HARQ processes</w:t>
      </w:r>
      <w:r w:rsidR="004A2DB2" w:rsidRPr="004A2DB2">
        <w:rPr>
          <w:b/>
          <w:noProof/>
        </w:rPr>
        <w:tab/>
        <w:t>Huawei, HiSilicon</w:t>
      </w:r>
    </w:p>
    <w:p w14:paraId="67EADB48" w14:textId="3EB260F1" w:rsidR="004A2DB2" w:rsidRPr="004A2DB2" w:rsidRDefault="004A2DB2" w:rsidP="004A2DB2">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 xml:space="preserve">draft CR is endorsed </w:t>
      </w:r>
      <w:r w:rsidRPr="004A2DB2">
        <w:rPr>
          <w:lang w:eastAsia="x-none"/>
        </w:rPr>
        <w:t>with the title modified as “</w:t>
      </w:r>
      <w:r w:rsidRPr="004A2DB2">
        <w:rPr>
          <w:noProof/>
        </w:rPr>
        <w:t>Clarification of DL reception in 2 NB-IoT HARQ processes”</w:t>
      </w:r>
      <w:r>
        <w:rPr>
          <w:lang w:eastAsia="x-none"/>
        </w:rPr>
        <w:t xml:space="preserve">. </w:t>
      </w:r>
    </w:p>
    <w:p w14:paraId="4C5C263B" w14:textId="75C16FB3" w:rsidR="00B83A7D" w:rsidRPr="00966D15" w:rsidRDefault="004A2DB2" w:rsidP="004A2DB2">
      <w:pPr>
        <w:rPr>
          <w:lang w:eastAsia="x-none"/>
        </w:rPr>
      </w:pPr>
      <w:r w:rsidRPr="004A2DB2">
        <w:rPr>
          <w:lang w:eastAsia="x-none"/>
        </w:rPr>
        <w:t xml:space="preserve">Final CR is </w:t>
      </w:r>
      <w:r w:rsidRPr="004A2DB2">
        <w:rPr>
          <w:highlight w:val="green"/>
          <w:lang w:eastAsia="x-none"/>
        </w:rPr>
        <w:t xml:space="preserve">agreed in </w:t>
      </w:r>
      <w:hyperlink r:id="rId151" w:history="1">
        <w:r w:rsidR="000F2B08">
          <w:rPr>
            <w:rStyle w:val="Hyperlink"/>
            <w:highlight w:val="green"/>
            <w:lang w:eastAsia="x-none"/>
          </w:rPr>
          <w:t>R1-1807547</w:t>
        </w:r>
      </w:hyperlink>
      <w:r w:rsidRPr="004A2DB2">
        <w:rPr>
          <w:highlight w:val="green"/>
          <w:lang w:eastAsia="x-none"/>
        </w:rPr>
        <w:t xml:space="preserve"> (TS36.213, CR1098, Rel-14) and </w:t>
      </w:r>
      <w:hyperlink r:id="rId152" w:history="1">
        <w:r w:rsidR="000F2B08">
          <w:rPr>
            <w:rStyle w:val="Hyperlink"/>
            <w:highlight w:val="green"/>
            <w:lang w:eastAsia="x-none"/>
          </w:rPr>
          <w:t>R1-1807548</w:t>
        </w:r>
      </w:hyperlink>
      <w:r w:rsidRPr="004A2DB2">
        <w:rPr>
          <w:highlight w:val="green"/>
          <w:lang w:eastAsia="x-none"/>
        </w:rPr>
        <w:t xml:space="preserve"> (TS36.213, CR1099, Rel-15)</w:t>
      </w:r>
      <w:r>
        <w:rPr>
          <w:lang w:eastAsia="x-none"/>
        </w:rPr>
        <w:t>.</w:t>
      </w:r>
    </w:p>
    <w:p w14:paraId="39CC38D3" w14:textId="77777777" w:rsidR="00966D15" w:rsidRPr="00966D15" w:rsidRDefault="00966D15" w:rsidP="00966D15">
      <w:pPr>
        <w:pStyle w:val="Heading3"/>
      </w:pPr>
      <w:bookmarkStart w:id="40" w:name="_Toc490832512"/>
      <w:bookmarkStart w:id="41" w:name="_Toc513839825"/>
      <w:bookmarkStart w:id="42" w:name="_Toc516232525"/>
      <w:r w:rsidRPr="00966D15">
        <w:t>Other</w:t>
      </w:r>
      <w:bookmarkEnd w:id="40"/>
      <w:bookmarkEnd w:id="41"/>
      <w:bookmarkEnd w:id="42"/>
    </w:p>
    <w:p w14:paraId="6AACBF08" w14:textId="280E0FC0" w:rsidR="00966D15" w:rsidRPr="00CE79ED" w:rsidRDefault="0058452E" w:rsidP="00966D15">
      <w:pPr>
        <w:ind w:left="720" w:hanging="720"/>
        <w:rPr>
          <w:b/>
          <w:lang w:eastAsia="x-none"/>
        </w:rPr>
      </w:pPr>
      <w:hyperlink r:id="rId153" w:history="1">
        <w:r w:rsidR="000F2B08">
          <w:rPr>
            <w:rStyle w:val="Hyperlink"/>
            <w:b/>
            <w:lang w:eastAsia="x-none"/>
          </w:rPr>
          <w:t>R1-1806454</w:t>
        </w:r>
      </w:hyperlink>
      <w:r w:rsidR="00966D15" w:rsidRPr="00B83A7D">
        <w:rPr>
          <w:b/>
          <w:lang w:eastAsia="x-none"/>
        </w:rPr>
        <w:tab/>
        <w:t xml:space="preserve">Correction on RV </w:t>
      </w:r>
      <w:r w:rsidR="00966D15" w:rsidRPr="00CE79ED">
        <w:rPr>
          <w:b/>
          <w:lang w:eastAsia="x-none"/>
        </w:rPr>
        <w:t>determination for eVoLTE</w:t>
      </w:r>
      <w:r w:rsidR="00966D15" w:rsidRPr="00CE79ED">
        <w:rPr>
          <w:b/>
          <w:lang w:eastAsia="x-none"/>
        </w:rPr>
        <w:tab/>
        <w:t>Huawei, HiSilicon, CMCC</w:t>
      </w:r>
    </w:p>
    <w:p w14:paraId="40F309F1" w14:textId="3460581E" w:rsidR="00CE79ED" w:rsidRPr="00CE79ED" w:rsidRDefault="00B83A7D" w:rsidP="00CE79ED">
      <w:pPr>
        <w:rPr>
          <w:lang w:eastAsia="x-none"/>
        </w:rPr>
      </w:pPr>
      <w:r w:rsidRPr="00CE79ED">
        <w:rPr>
          <w:rFonts w:ascii="Times New Roman" w:hAnsi="Times New Roman"/>
          <w:b/>
          <w:szCs w:val="20"/>
        </w:rPr>
        <w:t xml:space="preserve">Decision: </w:t>
      </w:r>
      <w:r w:rsidR="00CE79ED" w:rsidRPr="00CE79ED">
        <w:rPr>
          <w:lang w:eastAsia="x-none"/>
        </w:rPr>
        <w:t xml:space="preserve">The draft CR is endorsed. </w:t>
      </w:r>
      <w:r w:rsidR="00CE79ED">
        <w:rPr>
          <w:lang w:eastAsia="x-none"/>
        </w:rPr>
        <w:t>F</w:t>
      </w:r>
      <w:r w:rsidR="00CE79ED" w:rsidRPr="00CE79ED">
        <w:rPr>
          <w:lang w:eastAsia="x-none"/>
        </w:rPr>
        <w:t xml:space="preserve">inal </w:t>
      </w:r>
      <w:r w:rsidR="00CE79ED" w:rsidRPr="00CE79ED">
        <w:rPr>
          <w:highlight w:val="green"/>
          <w:lang w:eastAsia="x-none"/>
        </w:rPr>
        <w:t xml:space="preserve">Rel-14 CR </w:t>
      </w:r>
      <w:r w:rsidR="00CE79ED">
        <w:rPr>
          <w:highlight w:val="green"/>
          <w:lang w:eastAsia="x-none"/>
        </w:rPr>
        <w:t xml:space="preserve">is </w:t>
      </w:r>
      <w:r w:rsidR="00CE79ED" w:rsidRPr="00CE79ED">
        <w:rPr>
          <w:highlight w:val="green"/>
          <w:lang w:eastAsia="x-none"/>
        </w:rPr>
        <w:t xml:space="preserve">approved in </w:t>
      </w:r>
      <w:hyperlink r:id="rId154" w:history="1">
        <w:r w:rsidR="000F2B08">
          <w:rPr>
            <w:rStyle w:val="Hyperlink"/>
            <w:highlight w:val="green"/>
            <w:lang w:eastAsia="x-none"/>
          </w:rPr>
          <w:t>R1-1807448</w:t>
        </w:r>
      </w:hyperlink>
      <w:r w:rsidR="00CE79ED" w:rsidRPr="00CE79ED">
        <w:rPr>
          <w:highlight w:val="green"/>
          <w:lang w:eastAsia="x-none"/>
        </w:rPr>
        <w:t xml:space="preserve"> (CR 1093</w:t>
      </w:r>
      <w:r w:rsidR="00CE79ED">
        <w:rPr>
          <w:highlight w:val="green"/>
          <w:lang w:eastAsia="x-none"/>
        </w:rPr>
        <w:t>).</w:t>
      </w:r>
    </w:p>
    <w:p w14:paraId="00298195" w14:textId="33B9F3C6" w:rsidR="00966D15" w:rsidRDefault="0058452E" w:rsidP="00966D15">
      <w:pPr>
        <w:ind w:left="720" w:hanging="720"/>
        <w:rPr>
          <w:b/>
          <w:lang w:eastAsia="x-none"/>
        </w:rPr>
      </w:pPr>
      <w:hyperlink r:id="rId155" w:history="1">
        <w:r w:rsidR="000F2B08">
          <w:rPr>
            <w:rStyle w:val="Hyperlink"/>
            <w:b/>
            <w:lang w:eastAsia="x-none"/>
          </w:rPr>
          <w:t>R1-1807311</w:t>
        </w:r>
      </w:hyperlink>
      <w:r w:rsidR="00966D15" w:rsidRPr="00CE79ED">
        <w:rPr>
          <w:b/>
          <w:lang w:eastAsia="x-none"/>
        </w:rPr>
        <w:tab/>
        <w:t>Correction on RV determination for eVoLTE</w:t>
      </w:r>
      <w:r w:rsidR="00966D15" w:rsidRPr="00CE79ED">
        <w:rPr>
          <w:b/>
          <w:lang w:eastAsia="x-none"/>
        </w:rPr>
        <w:tab/>
        <w:t>Huawei, HiSilicon, CMCC</w:t>
      </w:r>
    </w:p>
    <w:p w14:paraId="6DFE4856" w14:textId="41F744E2" w:rsidR="00CE79ED" w:rsidRPr="00CE79ED" w:rsidRDefault="00CE79ED" w:rsidP="00CE79ED">
      <w:pPr>
        <w:rPr>
          <w:lang w:eastAsia="x-none"/>
        </w:rPr>
      </w:pPr>
      <w:r w:rsidRPr="00777035">
        <w:rPr>
          <w:rFonts w:ascii="Times New Roman" w:hAnsi="Times New Roman"/>
          <w:b/>
          <w:szCs w:val="20"/>
        </w:rPr>
        <w:t xml:space="preserve">Decision: </w:t>
      </w:r>
      <w:r w:rsidRPr="00CE79ED">
        <w:rPr>
          <w:lang w:eastAsia="x-none"/>
        </w:rPr>
        <w:t>The draft</w:t>
      </w:r>
      <w:r>
        <w:rPr>
          <w:lang w:eastAsia="x-none"/>
        </w:rPr>
        <w:t xml:space="preserve"> shadow</w:t>
      </w:r>
      <w:r w:rsidRPr="00CE79ED">
        <w:rPr>
          <w:lang w:eastAsia="x-none"/>
        </w:rPr>
        <w:t xml:space="preserve"> CR is endorsed.</w:t>
      </w:r>
      <w:r>
        <w:rPr>
          <w:lang w:eastAsia="x-none"/>
        </w:rPr>
        <w:t xml:space="preserve"> Final </w:t>
      </w:r>
      <w:r w:rsidRPr="00CE79ED">
        <w:rPr>
          <w:highlight w:val="green"/>
          <w:lang w:eastAsia="x-none"/>
        </w:rPr>
        <w:t>Rel-1</w:t>
      </w:r>
      <w:r>
        <w:rPr>
          <w:highlight w:val="green"/>
          <w:lang w:eastAsia="x-none"/>
        </w:rPr>
        <w:t>5</w:t>
      </w:r>
      <w:r w:rsidRPr="00CE79ED">
        <w:rPr>
          <w:highlight w:val="green"/>
          <w:lang w:eastAsia="x-none"/>
        </w:rPr>
        <w:t xml:space="preserve"> CR </w:t>
      </w:r>
      <w:r>
        <w:rPr>
          <w:highlight w:val="green"/>
          <w:lang w:eastAsia="x-none"/>
        </w:rPr>
        <w:t xml:space="preserve">is </w:t>
      </w:r>
      <w:r w:rsidRPr="00CE79ED">
        <w:rPr>
          <w:highlight w:val="green"/>
          <w:lang w:eastAsia="x-none"/>
        </w:rPr>
        <w:t xml:space="preserve">approved in </w:t>
      </w:r>
      <w:hyperlink r:id="rId156" w:history="1">
        <w:r w:rsidR="000F2B08">
          <w:rPr>
            <w:rStyle w:val="Hyperlink"/>
            <w:highlight w:val="green"/>
            <w:lang w:eastAsia="x-none"/>
          </w:rPr>
          <w:t>R1-1807449</w:t>
        </w:r>
      </w:hyperlink>
      <w:r w:rsidRPr="00CE79ED">
        <w:rPr>
          <w:highlight w:val="green"/>
          <w:lang w:eastAsia="x-none"/>
        </w:rPr>
        <w:t xml:space="preserve"> (CR 1094)</w:t>
      </w:r>
      <w:r>
        <w:rPr>
          <w:lang w:eastAsia="x-none"/>
        </w:rPr>
        <w:t>.</w:t>
      </w:r>
    </w:p>
    <w:p w14:paraId="535CE547" w14:textId="1BA2A5E6" w:rsidR="00966D15" w:rsidRDefault="00966D15" w:rsidP="00966D15">
      <w:pPr>
        <w:pStyle w:val="Heading2"/>
        <w:rPr>
          <w:rFonts w:eastAsia="MS Mincho"/>
          <w:lang w:eastAsia="ja-JP"/>
        </w:rPr>
      </w:pPr>
      <w:bookmarkStart w:id="43" w:name="_Toc491457818"/>
      <w:bookmarkStart w:id="44" w:name="_Toc513839826"/>
      <w:bookmarkStart w:id="45" w:name="_Toc516232526"/>
      <w:r w:rsidRPr="00966D15">
        <w:t>LTE Release 1</w:t>
      </w:r>
      <w:r w:rsidRPr="00966D15">
        <w:rPr>
          <w:rFonts w:eastAsia="MS Mincho" w:hint="eastAsia"/>
          <w:lang w:eastAsia="ja-JP"/>
        </w:rPr>
        <w:t>5</w:t>
      </w:r>
      <w:bookmarkEnd w:id="43"/>
      <w:bookmarkEnd w:id="44"/>
      <w:bookmarkEnd w:id="45"/>
    </w:p>
    <w:p w14:paraId="4CEBE408" w14:textId="5B8A920C" w:rsidR="0084447C" w:rsidRPr="006B4BA2" w:rsidRDefault="006B4BA2" w:rsidP="0084447C">
      <w:pPr>
        <w:rPr>
          <w:b/>
          <w:lang w:eastAsia="ja-JP"/>
        </w:rPr>
      </w:pPr>
      <w:r w:rsidRPr="006B4BA2">
        <w:rPr>
          <w:b/>
          <w:lang w:eastAsia="ja-JP"/>
        </w:rPr>
        <w:t>Friday</w:t>
      </w:r>
    </w:p>
    <w:p w14:paraId="3ED5B066" w14:textId="0EE3DE40" w:rsidR="0084447C" w:rsidRDefault="0084447C" w:rsidP="0084447C">
      <w:pPr>
        <w:rPr>
          <w:lang w:eastAsia="ja-JP"/>
        </w:rPr>
      </w:pPr>
    </w:p>
    <w:p w14:paraId="3CD213A1" w14:textId="11CA6B19" w:rsidR="006B4BA2" w:rsidRPr="006B4BA2" w:rsidRDefault="006B4BA2" w:rsidP="006B4BA2">
      <w:pPr>
        <w:ind w:left="720" w:hanging="720"/>
        <w:rPr>
          <w:rFonts w:ascii="Calibri" w:hAnsi="Calibri"/>
          <w:szCs w:val="22"/>
          <w:highlight w:val="cyan"/>
          <w:lang w:val="en-US" w:eastAsia="zh-CN"/>
        </w:rPr>
      </w:pPr>
      <w:r w:rsidRPr="006B4BA2">
        <w:rPr>
          <w:highlight w:val="cyan"/>
        </w:rPr>
        <w:t>Drafts for LTE CRs to be distributed by Thursday May 31</w:t>
      </w:r>
      <w:r w:rsidR="00E5012D" w:rsidRPr="00E5012D">
        <w:rPr>
          <w:highlight w:val="cyan"/>
          <w:vertAlign w:val="superscript"/>
        </w:rPr>
        <w:t>st</w:t>
      </w:r>
      <w:r w:rsidRPr="006B4BA2">
        <w:rPr>
          <w:highlight w:val="cyan"/>
        </w:rPr>
        <w:t>, to be agreed by Tuesday June 5</w:t>
      </w:r>
      <w:r w:rsidR="00E5012D" w:rsidRPr="00E5012D">
        <w:rPr>
          <w:highlight w:val="cyan"/>
          <w:vertAlign w:val="superscript"/>
        </w:rPr>
        <w:t>th</w:t>
      </w:r>
      <w:r w:rsidRPr="006B4BA2">
        <w:rPr>
          <w:highlight w:val="cyan"/>
        </w:rPr>
        <w:t>.</w:t>
      </w:r>
    </w:p>
    <w:p w14:paraId="6247E333" w14:textId="77777777" w:rsidR="006B4BA2" w:rsidRPr="006B4BA2" w:rsidRDefault="006B4BA2" w:rsidP="006B4BA2">
      <w:pPr>
        <w:ind w:left="720" w:hanging="720"/>
        <w:rPr>
          <w:highlight w:val="cyan"/>
          <w:lang w:val="en-US" w:eastAsia="ja-JP"/>
        </w:rPr>
      </w:pPr>
    </w:p>
    <w:p w14:paraId="7AE401F3" w14:textId="77777777" w:rsidR="006B4BA2" w:rsidRPr="006B4BA2" w:rsidRDefault="006B4BA2" w:rsidP="006B4BA2">
      <w:pPr>
        <w:ind w:left="720" w:hanging="720"/>
        <w:rPr>
          <w:rFonts w:ascii="Calibri" w:hAnsi="Calibri"/>
          <w:szCs w:val="22"/>
          <w:highlight w:val="cyan"/>
          <w:lang w:val="en-US" w:eastAsia="zh-CN"/>
        </w:rPr>
      </w:pPr>
      <w:r w:rsidRPr="006B4BA2">
        <w:rPr>
          <w:highlight w:val="cyan"/>
        </w:rPr>
        <w:t>sTTI: Updated cat-F editor CRs for 211, 212, 213 based on endorsed TPs, agreements, and working assumptions.</w:t>
      </w:r>
    </w:p>
    <w:p w14:paraId="182BD319" w14:textId="77777777" w:rsidR="006B4BA2" w:rsidRPr="006B4BA2" w:rsidRDefault="006B4BA2" w:rsidP="006B4BA2">
      <w:pPr>
        <w:ind w:left="720" w:hanging="720"/>
        <w:rPr>
          <w:highlight w:val="cyan"/>
        </w:rPr>
      </w:pPr>
      <w:r w:rsidRPr="006B4BA2">
        <w:rPr>
          <w:highlight w:val="cyan"/>
        </w:rPr>
        <w:t>FeLAA: Updated cat-F editor CRs for 211, 212, 36.213, and 37.213 based on endorsed TPs, agreements, and working assumptions.</w:t>
      </w:r>
    </w:p>
    <w:p w14:paraId="644E1775" w14:textId="77777777" w:rsidR="006B4BA2" w:rsidRPr="006B4BA2" w:rsidRDefault="006B4BA2" w:rsidP="006B4BA2">
      <w:pPr>
        <w:ind w:left="720" w:hanging="720"/>
        <w:rPr>
          <w:highlight w:val="cyan"/>
        </w:rPr>
      </w:pPr>
    </w:p>
    <w:p w14:paraId="22E6D83F" w14:textId="77777777" w:rsidR="006B4BA2" w:rsidRPr="006B4BA2" w:rsidRDefault="006B4BA2" w:rsidP="006B4BA2">
      <w:pPr>
        <w:ind w:left="720" w:hanging="720"/>
        <w:rPr>
          <w:highlight w:val="cyan"/>
        </w:rPr>
      </w:pPr>
      <w:r w:rsidRPr="006B4BA2">
        <w:rPr>
          <w:highlight w:val="cyan"/>
        </w:rPr>
        <w:t>HCS: New cat-F editor CRs for 212, 213 based on endorsed TPs</w:t>
      </w:r>
    </w:p>
    <w:p w14:paraId="0D029C37" w14:textId="77777777" w:rsidR="006B4BA2" w:rsidRPr="006B4BA2" w:rsidRDefault="006B4BA2" w:rsidP="006B4BA2">
      <w:pPr>
        <w:ind w:left="720" w:hanging="720"/>
        <w:rPr>
          <w:highlight w:val="cyan"/>
        </w:rPr>
      </w:pPr>
      <w:r w:rsidRPr="006B4BA2">
        <w:rPr>
          <w:highlight w:val="cyan"/>
        </w:rPr>
        <w:t>FeCoMP: New cat-F editor CR for 213 based on endorsed TPs</w:t>
      </w:r>
    </w:p>
    <w:p w14:paraId="382FADB7" w14:textId="77777777" w:rsidR="006B4BA2" w:rsidRPr="006B4BA2" w:rsidRDefault="006B4BA2" w:rsidP="006B4BA2">
      <w:pPr>
        <w:ind w:left="720" w:hanging="720"/>
        <w:rPr>
          <w:highlight w:val="cyan"/>
        </w:rPr>
      </w:pPr>
      <w:r w:rsidRPr="006B4BA2">
        <w:rPr>
          <w:highlight w:val="cyan"/>
        </w:rPr>
        <w:t>(initial versions may be Draft CR, final agreed version CR)</w:t>
      </w:r>
    </w:p>
    <w:p w14:paraId="1828271D" w14:textId="77777777" w:rsidR="006B4BA2" w:rsidRPr="006B4BA2" w:rsidRDefault="006B4BA2" w:rsidP="006B4BA2">
      <w:pPr>
        <w:ind w:left="720" w:hanging="720"/>
        <w:rPr>
          <w:highlight w:val="cyan"/>
        </w:rPr>
      </w:pPr>
    </w:p>
    <w:p w14:paraId="57715103" w14:textId="77777777" w:rsidR="006B4BA2" w:rsidRPr="006B4BA2" w:rsidRDefault="006B4BA2" w:rsidP="006B4BA2">
      <w:pPr>
        <w:ind w:left="720" w:hanging="720"/>
        <w:rPr>
          <w:highlight w:val="cyan"/>
        </w:rPr>
      </w:pPr>
      <w:r w:rsidRPr="006B4BA2">
        <w:rPr>
          <w:highlight w:val="cyan"/>
        </w:rPr>
        <w:t>eMTC: Updated cat-B editor CRs for 211, 212, 213 based on agreements and working assumptions.</w:t>
      </w:r>
    </w:p>
    <w:p w14:paraId="313DB2E3" w14:textId="77777777" w:rsidR="006B4BA2" w:rsidRPr="006B4BA2" w:rsidRDefault="006B4BA2" w:rsidP="006B4BA2">
      <w:pPr>
        <w:ind w:left="720" w:hanging="720"/>
        <w:rPr>
          <w:highlight w:val="cyan"/>
        </w:rPr>
      </w:pPr>
      <w:r w:rsidRPr="006B4BA2">
        <w:rPr>
          <w:highlight w:val="cyan"/>
        </w:rPr>
        <w:t>NB-IoT: Updated cat-B editor CRs for 211, 212, 213, 214 based on agreements and working assumptions.</w:t>
      </w:r>
    </w:p>
    <w:p w14:paraId="27047D4B" w14:textId="77777777" w:rsidR="006B4BA2" w:rsidRPr="006B4BA2" w:rsidRDefault="006B4BA2" w:rsidP="006B4BA2">
      <w:pPr>
        <w:ind w:left="720" w:hanging="720"/>
        <w:rPr>
          <w:highlight w:val="cyan"/>
        </w:rPr>
      </w:pPr>
      <w:r w:rsidRPr="006B4BA2">
        <w:rPr>
          <w:highlight w:val="cyan"/>
        </w:rPr>
        <w:t>eV2X: Updated cat-B editor CRs for 212, 213 based on agreements and working assumptions.</w:t>
      </w:r>
    </w:p>
    <w:p w14:paraId="72475D04" w14:textId="77777777" w:rsidR="006B4BA2" w:rsidRPr="006B4BA2" w:rsidRDefault="006B4BA2" w:rsidP="006B4BA2">
      <w:pPr>
        <w:ind w:left="720" w:hanging="720"/>
        <w:rPr>
          <w:highlight w:val="cyan"/>
        </w:rPr>
      </w:pPr>
      <w:r w:rsidRPr="006B4BA2">
        <w:rPr>
          <w:highlight w:val="cyan"/>
        </w:rPr>
        <w:t>(Initial versions may be Draft CR, final agreed version CR)</w:t>
      </w:r>
    </w:p>
    <w:p w14:paraId="36C85A30" w14:textId="77777777" w:rsidR="006B4BA2" w:rsidRPr="006B4BA2" w:rsidRDefault="006B4BA2" w:rsidP="006B4BA2">
      <w:pPr>
        <w:ind w:left="720" w:hanging="720"/>
        <w:rPr>
          <w:highlight w:val="cyan"/>
        </w:rPr>
      </w:pPr>
      <w:r w:rsidRPr="006B4BA2">
        <w:rPr>
          <w:highlight w:val="cyan"/>
        </w:rPr>
        <w:t>(Rapporteur to provide updated list of agreements and working assumptions by Saturday May 26)</w:t>
      </w:r>
    </w:p>
    <w:p w14:paraId="3F38C778" w14:textId="77777777" w:rsidR="006B4BA2" w:rsidRPr="006B4BA2" w:rsidRDefault="006B4BA2" w:rsidP="006B4BA2">
      <w:pPr>
        <w:ind w:left="720" w:hanging="720"/>
        <w:rPr>
          <w:highlight w:val="cyan"/>
        </w:rPr>
      </w:pPr>
    </w:p>
    <w:p w14:paraId="00490CE1" w14:textId="77777777" w:rsidR="006B4BA2" w:rsidRPr="006B4BA2" w:rsidRDefault="006B4BA2" w:rsidP="006B4BA2">
      <w:pPr>
        <w:ind w:left="720" w:hanging="720"/>
        <w:rPr>
          <w:highlight w:val="cyan"/>
        </w:rPr>
      </w:pPr>
      <w:r w:rsidRPr="006B4BA2">
        <w:rPr>
          <w:highlight w:val="cyan"/>
        </w:rPr>
        <w:t>HRLLC: New cat-B editor CRs for 211, 212, 213 based on agreements and working assumptions.</w:t>
      </w:r>
    </w:p>
    <w:p w14:paraId="0D7FD5C1" w14:textId="77777777" w:rsidR="006B4BA2" w:rsidRPr="006B4BA2" w:rsidRDefault="006B4BA2" w:rsidP="006B4BA2">
      <w:pPr>
        <w:ind w:left="720" w:hanging="720"/>
        <w:rPr>
          <w:highlight w:val="cyan"/>
        </w:rPr>
      </w:pPr>
      <w:r w:rsidRPr="006B4BA2">
        <w:rPr>
          <w:highlight w:val="cyan"/>
        </w:rPr>
        <w:t>(Initial versions may be Draft CR, final agreed version CR)</w:t>
      </w:r>
    </w:p>
    <w:p w14:paraId="7C380190" w14:textId="77777777" w:rsidR="006B4BA2" w:rsidRPr="006B4BA2" w:rsidRDefault="006B4BA2" w:rsidP="006B4BA2">
      <w:pPr>
        <w:ind w:left="720" w:hanging="720"/>
        <w:rPr>
          <w:highlight w:val="cyan"/>
        </w:rPr>
      </w:pPr>
      <w:r w:rsidRPr="006B4BA2">
        <w:rPr>
          <w:highlight w:val="cyan"/>
        </w:rPr>
        <w:t>(Rapporteur to provide list of agreements and working assumptions by Saturday May 26)</w:t>
      </w:r>
    </w:p>
    <w:p w14:paraId="0BA0DF38" w14:textId="77777777" w:rsidR="006B4BA2" w:rsidRPr="006B4BA2" w:rsidRDefault="006B4BA2" w:rsidP="006B4BA2">
      <w:pPr>
        <w:ind w:left="720" w:hanging="720"/>
        <w:rPr>
          <w:highlight w:val="cyan"/>
        </w:rPr>
      </w:pPr>
    </w:p>
    <w:p w14:paraId="35A00E3C" w14:textId="77777777" w:rsidR="006B4BA2" w:rsidRPr="006B4BA2" w:rsidRDefault="006B4BA2" w:rsidP="006B4BA2">
      <w:pPr>
        <w:ind w:left="720" w:hanging="720"/>
        <w:rPr>
          <w:highlight w:val="cyan"/>
        </w:rPr>
      </w:pPr>
      <w:r w:rsidRPr="006B4BA2">
        <w:rPr>
          <w:highlight w:val="cyan"/>
        </w:rPr>
        <w:t>Aerials: New cat-B editor CR for 213 based on endorsed TPs.</w:t>
      </w:r>
    </w:p>
    <w:p w14:paraId="584ED1B0" w14:textId="77777777" w:rsidR="006B4BA2" w:rsidRPr="006B4BA2" w:rsidRDefault="006B4BA2" w:rsidP="006B4BA2">
      <w:pPr>
        <w:ind w:left="720" w:hanging="720"/>
        <w:rPr>
          <w:highlight w:val="cyan"/>
        </w:rPr>
      </w:pPr>
    </w:p>
    <w:p w14:paraId="62CF2820" w14:textId="77777777" w:rsidR="006B4BA2" w:rsidRPr="005345C5" w:rsidRDefault="006B4BA2" w:rsidP="006B4BA2">
      <w:pPr>
        <w:ind w:left="720" w:hanging="720"/>
        <w:rPr>
          <w:highlight w:val="cyan"/>
          <w:lang w:val="fr-FR"/>
        </w:rPr>
      </w:pPr>
      <w:r w:rsidRPr="005345C5">
        <w:rPr>
          <w:highlight w:val="cyan"/>
          <w:lang w:val="fr-FR"/>
        </w:rPr>
        <w:t>EN-DC: 36.213 CRs</w:t>
      </w:r>
    </w:p>
    <w:p w14:paraId="40432FA3" w14:textId="77777777" w:rsidR="006B4BA2" w:rsidRPr="005345C5" w:rsidRDefault="006B4BA2" w:rsidP="006B4BA2">
      <w:pPr>
        <w:ind w:left="720" w:hanging="720"/>
        <w:rPr>
          <w:lang w:val="fr-FR" w:eastAsia="ja-JP"/>
        </w:rPr>
      </w:pPr>
    </w:p>
    <w:p w14:paraId="6C875C26" w14:textId="768A372F" w:rsidR="006B4BA2" w:rsidRPr="005345C5" w:rsidRDefault="0058452E" w:rsidP="006B4BA2">
      <w:pPr>
        <w:ind w:left="720" w:hanging="720"/>
        <w:rPr>
          <w:lang w:val="fr-FR" w:eastAsia="ja-JP"/>
        </w:rPr>
      </w:pPr>
      <w:hyperlink r:id="rId157" w:history="1">
        <w:r w:rsidR="000F2B08">
          <w:rPr>
            <w:rStyle w:val="Hyperlink"/>
            <w:lang w:val="fr-FR" w:eastAsia="ja-JP"/>
          </w:rPr>
          <w:t>R1-1807458</w:t>
        </w:r>
      </w:hyperlink>
      <w:r w:rsidR="005345C5" w:rsidRPr="005345C5">
        <w:rPr>
          <w:lang w:val="fr-FR" w:eastAsia="ja-JP"/>
        </w:rPr>
        <w:tab/>
        <w:t>Rel-15 LTE UE features</w:t>
      </w:r>
      <w:r w:rsidR="005345C5" w:rsidRPr="005345C5">
        <w:rPr>
          <w:lang w:val="fr-FR" w:eastAsia="ja-JP"/>
        </w:rPr>
        <w:tab/>
        <w:t>NTT DOCOMO, INC.</w:t>
      </w:r>
    </w:p>
    <w:p w14:paraId="1B5965F5" w14:textId="77777777" w:rsidR="0084447C" w:rsidRPr="005345C5" w:rsidRDefault="0084447C" w:rsidP="0084447C">
      <w:pPr>
        <w:rPr>
          <w:lang w:val="fr-FR" w:eastAsia="ja-JP"/>
        </w:rPr>
      </w:pPr>
    </w:p>
    <w:p w14:paraId="592E839F" w14:textId="77777777" w:rsidR="00966D15" w:rsidRPr="00966D15" w:rsidRDefault="00966D15" w:rsidP="00966D15">
      <w:pPr>
        <w:pStyle w:val="Heading3"/>
      </w:pPr>
      <w:bookmarkStart w:id="46" w:name="_Toc513839827"/>
      <w:bookmarkStart w:id="47" w:name="_Toc516232527"/>
      <w:r w:rsidRPr="00966D15">
        <w:t>Maintenance of Release 15 Shortened TTI and processing time for LTE</w:t>
      </w:r>
      <w:bookmarkEnd w:id="46"/>
      <w:bookmarkEnd w:id="47"/>
    </w:p>
    <w:p w14:paraId="687C4B91" w14:textId="77777777" w:rsidR="00966D15" w:rsidRPr="00966D15" w:rsidRDefault="00966D15" w:rsidP="00613418">
      <w:pPr>
        <w:numPr>
          <w:ilvl w:val="0"/>
          <w:numId w:val="33"/>
        </w:numPr>
        <w:rPr>
          <w:color w:val="FF0000"/>
        </w:rPr>
      </w:pPr>
      <w:r w:rsidRPr="00966D15">
        <w:rPr>
          <w:color w:val="FF0000"/>
        </w:rPr>
        <w:t xml:space="preserve">No individual CRs are allowed. Only text proposals are allowed. </w:t>
      </w:r>
    </w:p>
    <w:p w14:paraId="036BED98" w14:textId="77777777" w:rsidR="00966D15" w:rsidRPr="00966D15" w:rsidRDefault="00966D15" w:rsidP="00613418">
      <w:pPr>
        <w:numPr>
          <w:ilvl w:val="1"/>
          <w:numId w:val="33"/>
        </w:numPr>
        <w:rPr>
          <w:color w:val="FF0000"/>
        </w:rPr>
      </w:pPr>
      <w:r w:rsidRPr="00966D15">
        <w:rPr>
          <w:color w:val="FF0000"/>
        </w:rPr>
        <w:t>Later on editors will aggregate all endorsed text proposals for a jumbo CR per spec</w:t>
      </w:r>
    </w:p>
    <w:p w14:paraId="269B9954" w14:textId="5D5B97E2" w:rsidR="00231E2A" w:rsidRDefault="00231E2A" w:rsidP="00231E2A">
      <w:pPr>
        <w:rPr>
          <w:rFonts w:ascii="Arial" w:hAnsi="Arial"/>
          <w:szCs w:val="26"/>
          <w:lang w:eastAsia="x-none"/>
        </w:rPr>
      </w:pPr>
    </w:p>
    <w:p w14:paraId="1CB12C2D" w14:textId="3BCEF179" w:rsidR="0058551E" w:rsidRPr="0058551E" w:rsidRDefault="0058452E" w:rsidP="0058551E">
      <w:pPr>
        <w:rPr>
          <w:b/>
        </w:rPr>
      </w:pPr>
      <w:hyperlink r:id="rId158" w:history="1">
        <w:r w:rsidR="000F2B08">
          <w:rPr>
            <w:rStyle w:val="Hyperlink"/>
            <w:b/>
          </w:rPr>
          <w:t>R1-1807531</w:t>
        </w:r>
      </w:hyperlink>
      <w:r w:rsidR="0058551E" w:rsidRPr="0058551E">
        <w:rPr>
          <w:b/>
        </w:rPr>
        <w:tab/>
        <w:t>Chairman's notes of AI 6.2.1 Maintenance of Release 15 Shortened TTI and processing time for LTE Ad-Hoc chair (Ericsson)</w:t>
      </w:r>
    </w:p>
    <w:p w14:paraId="53F87637" w14:textId="09F889FC" w:rsidR="0058551E" w:rsidRDefault="0058551E" w:rsidP="0058551E">
      <w:pPr>
        <w:ind w:left="720" w:hanging="720"/>
      </w:pPr>
      <w:r w:rsidRPr="00777035">
        <w:rPr>
          <w:rFonts w:ascii="Times New Roman" w:hAnsi="Times New Roman"/>
          <w:b/>
          <w:szCs w:val="20"/>
        </w:rPr>
        <w:t xml:space="preserve">Decision: </w:t>
      </w:r>
      <w:r w:rsidRPr="0058551E">
        <w:t>Contents incorporated below, endorsed with update</w:t>
      </w:r>
      <w:r>
        <w:t>.</w:t>
      </w:r>
    </w:p>
    <w:p w14:paraId="1ED232A9" w14:textId="77777777" w:rsidR="0058551E" w:rsidRPr="0058551E" w:rsidRDefault="0058551E" w:rsidP="0058551E">
      <w:pPr>
        <w:ind w:left="720" w:hanging="720"/>
      </w:pPr>
    </w:p>
    <w:p w14:paraId="1DDEA3F4" w14:textId="77777777" w:rsidR="0058551E" w:rsidRPr="0058551E" w:rsidRDefault="0058551E" w:rsidP="00231E2A">
      <w:pPr>
        <w:rPr>
          <w:rFonts w:ascii="Arial" w:hAnsi="Arial"/>
          <w:szCs w:val="26"/>
          <w:lang w:eastAsia="x-none"/>
        </w:rPr>
      </w:pPr>
    </w:p>
    <w:p w14:paraId="39EA4868" w14:textId="10BE9ECF" w:rsidR="00231E2A" w:rsidRPr="0058551E" w:rsidRDefault="0058452E" w:rsidP="00231E2A">
      <w:pPr>
        <w:rPr>
          <w:b/>
        </w:rPr>
      </w:pPr>
      <w:hyperlink r:id="rId159" w:history="1">
        <w:r w:rsidR="000F2B08">
          <w:rPr>
            <w:rStyle w:val="Hyperlink"/>
            <w:b/>
          </w:rPr>
          <w:t>R1-1807463</w:t>
        </w:r>
      </w:hyperlink>
      <w:r w:rsidR="00231E2A" w:rsidRPr="0058551E">
        <w:rPr>
          <w:b/>
        </w:rPr>
        <w:tab/>
        <w:t>Draft LS on shortened TTI and processing time for LTE</w:t>
      </w:r>
      <w:r w:rsidR="00231E2A" w:rsidRPr="0058551E">
        <w:rPr>
          <w:b/>
        </w:rPr>
        <w:tab/>
        <w:t>Ericsson</w:t>
      </w:r>
    </w:p>
    <w:p w14:paraId="6BE88230" w14:textId="1281B80B" w:rsidR="00231E2A" w:rsidRDefault="0058551E" w:rsidP="00231E2A">
      <w:pPr>
        <w:rPr>
          <w:highlight w:val="green"/>
        </w:rPr>
      </w:pPr>
      <w:r w:rsidRPr="00777035">
        <w:rPr>
          <w:rFonts w:ascii="Times New Roman" w:hAnsi="Times New Roman"/>
          <w:b/>
          <w:szCs w:val="20"/>
        </w:rPr>
        <w:t xml:space="preserve">Decision: </w:t>
      </w:r>
      <w:r w:rsidRPr="00CE79ED">
        <w:rPr>
          <w:lang w:eastAsia="x-none"/>
        </w:rPr>
        <w:t>The</w:t>
      </w:r>
      <w:r>
        <w:rPr>
          <w:lang w:eastAsia="x-none"/>
        </w:rPr>
        <w:t xml:space="preserve"> document is endor</w:t>
      </w:r>
      <w:r w:rsidRPr="0058551E">
        <w:rPr>
          <w:lang w:eastAsia="x-none"/>
        </w:rPr>
        <w:t>sed and f</w:t>
      </w:r>
      <w:r w:rsidR="00231E2A" w:rsidRPr="0058551E">
        <w:t xml:space="preserve">inal LS </w:t>
      </w:r>
      <w:r w:rsidRPr="0058551E">
        <w:t>is</w:t>
      </w:r>
      <w:r>
        <w:rPr>
          <w:highlight w:val="green"/>
        </w:rPr>
        <w:t xml:space="preserve"> approved </w:t>
      </w:r>
      <w:r w:rsidR="00231E2A" w:rsidRPr="00346ABC">
        <w:rPr>
          <w:highlight w:val="green"/>
        </w:rPr>
        <w:t xml:space="preserve">in </w:t>
      </w:r>
      <w:hyperlink r:id="rId160" w:history="1">
        <w:r w:rsidR="000F2B08">
          <w:rPr>
            <w:rStyle w:val="Hyperlink"/>
            <w:highlight w:val="green"/>
          </w:rPr>
          <w:t>R1-1807488</w:t>
        </w:r>
      </w:hyperlink>
      <w:r>
        <w:rPr>
          <w:highlight w:val="green"/>
        </w:rPr>
        <w:t>.</w:t>
      </w:r>
    </w:p>
    <w:p w14:paraId="51D7656C" w14:textId="77777777" w:rsidR="00231E2A" w:rsidRDefault="00231E2A" w:rsidP="00231E2A"/>
    <w:p w14:paraId="4F5AAEFC" w14:textId="638396D0" w:rsidR="00231E2A" w:rsidRPr="0058551E" w:rsidRDefault="0058452E" w:rsidP="00231E2A">
      <w:pPr>
        <w:rPr>
          <w:b/>
        </w:rPr>
      </w:pPr>
      <w:hyperlink r:id="rId161" w:history="1">
        <w:r w:rsidR="000F2B08">
          <w:rPr>
            <w:rStyle w:val="Hyperlink"/>
            <w:b/>
          </w:rPr>
          <w:t>R1-1807565</w:t>
        </w:r>
      </w:hyperlink>
      <w:r w:rsidR="00231E2A" w:rsidRPr="0058551E">
        <w:rPr>
          <w:b/>
        </w:rPr>
        <w:tab/>
        <w:t>Draft LS on shortened TTI and processing time for LTE</w:t>
      </w:r>
      <w:r w:rsidR="00231E2A" w:rsidRPr="0058551E">
        <w:rPr>
          <w:b/>
        </w:rPr>
        <w:tab/>
        <w:t>Ericsson</w:t>
      </w:r>
    </w:p>
    <w:p w14:paraId="64F7CFB6" w14:textId="53A984FB" w:rsidR="00231E2A" w:rsidRPr="00346ABC" w:rsidRDefault="0058551E" w:rsidP="00231E2A">
      <w:r w:rsidRPr="00777035">
        <w:rPr>
          <w:rFonts w:ascii="Times New Roman" w:hAnsi="Times New Roman"/>
          <w:b/>
          <w:szCs w:val="20"/>
        </w:rPr>
        <w:t xml:space="preserve">Decision: </w:t>
      </w:r>
      <w:r w:rsidRPr="00CE79ED">
        <w:rPr>
          <w:lang w:eastAsia="x-none"/>
        </w:rPr>
        <w:t>The</w:t>
      </w:r>
      <w:r>
        <w:rPr>
          <w:lang w:eastAsia="x-none"/>
        </w:rPr>
        <w:t xml:space="preserve"> document is endor</w:t>
      </w:r>
      <w:r w:rsidRPr="0058551E">
        <w:rPr>
          <w:lang w:eastAsia="x-none"/>
        </w:rPr>
        <w:t>sed and f</w:t>
      </w:r>
      <w:r w:rsidRPr="0058551E">
        <w:t>inal LS is</w:t>
      </w:r>
      <w:r>
        <w:rPr>
          <w:highlight w:val="green"/>
        </w:rPr>
        <w:t xml:space="preserve"> </w:t>
      </w:r>
      <w:r w:rsidR="00231E2A" w:rsidRPr="005B3517">
        <w:rPr>
          <w:highlight w:val="green"/>
        </w:rPr>
        <w:t xml:space="preserve">approved in </w:t>
      </w:r>
      <w:hyperlink r:id="rId162" w:history="1">
        <w:r w:rsidR="000F2B08">
          <w:rPr>
            <w:rStyle w:val="Hyperlink"/>
            <w:highlight w:val="green"/>
          </w:rPr>
          <w:t>R1-1807566</w:t>
        </w:r>
      </w:hyperlink>
      <w:r>
        <w:t>.</w:t>
      </w:r>
    </w:p>
    <w:p w14:paraId="11E874FA" w14:textId="77777777" w:rsidR="00231E2A" w:rsidRDefault="00231E2A" w:rsidP="00231E2A">
      <w:pPr>
        <w:pStyle w:val="Heading4"/>
      </w:pPr>
      <w:bookmarkStart w:id="48" w:name="_Toc516232528"/>
      <w:r>
        <w:t xml:space="preserve">Maintenance for </w:t>
      </w:r>
      <w:r w:rsidRPr="009E5DB7">
        <w:t>shortened processing time for 1ms TTI</w:t>
      </w:r>
      <w:bookmarkEnd w:id="48"/>
    </w:p>
    <w:p w14:paraId="1DDC57F7" w14:textId="0DC1F8E6" w:rsidR="00231E2A" w:rsidRPr="00724838" w:rsidRDefault="0058452E" w:rsidP="00231E2A">
      <w:pPr>
        <w:rPr>
          <w:b/>
          <w:lang w:eastAsia="x-none"/>
        </w:rPr>
      </w:pPr>
      <w:hyperlink r:id="rId163" w:history="1">
        <w:r w:rsidR="000F2B08">
          <w:rPr>
            <w:rStyle w:val="Hyperlink"/>
            <w:b/>
            <w:lang w:eastAsia="x-none"/>
          </w:rPr>
          <w:t>R1-1806936</w:t>
        </w:r>
      </w:hyperlink>
      <w:r w:rsidR="00231E2A" w:rsidRPr="00724838">
        <w:rPr>
          <w:b/>
          <w:lang w:eastAsia="x-none"/>
        </w:rPr>
        <w:tab/>
        <w:t>Corrections on sPT for FDD-TDD CA with FDD PCell</w:t>
      </w:r>
      <w:r w:rsidR="00231E2A" w:rsidRPr="00724838">
        <w:rPr>
          <w:b/>
          <w:lang w:eastAsia="x-none"/>
        </w:rPr>
        <w:tab/>
        <w:t>Sharp, Ericsson</w:t>
      </w:r>
    </w:p>
    <w:p w14:paraId="29275A9A" w14:textId="7FA31178" w:rsidR="00231E2A" w:rsidRDefault="00724838" w:rsidP="00231E2A">
      <w:pPr>
        <w:rPr>
          <w:lang w:eastAsia="x-none"/>
        </w:rPr>
      </w:pPr>
      <w:r w:rsidRPr="00777035">
        <w:rPr>
          <w:rFonts w:ascii="Times New Roman" w:hAnsi="Times New Roman"/>
          <w:b/>
          <w:szCs w:val="20"/>
        </w:rPr>
        <w:t xml:space="preserve">Decision: </w:t>
      </w:r>
      <w:r w:rsidR="00231E2A" w:rsidRPr="00BD0C8B">
        <w:rPr>
          <w:highlight w:val="green"/>
          <w:lang w:eastAsia="x-none"/>
        </w:rPr>
        <w:t xml:space="preserve">The text proposal in </w:t>
      </w:r>
      <w:r w:rsidR="00231E2A">
        <w:rPr>
          <w:highlight w:val="green"/>
          <w:lang w:eastAsia="x-none"/>
        </w:rPr>
        <w:t xml:space="preserve">Section 3 of </w:t>
      </w:r>
      <w:hyperlink r:id="rId164" w:history="1">
        <w:r w:rsidR="000F2B08">
          <w:rPr>
            <w:rStyle w:val="Hyperlink"/>
            <w:highlight w:val="green"/>
            <w:lang w:eastAsia="x-none"/>
          </w:rPr>
          <w:t>R1-1806936</w:t>
        </w:r>
      </w:hyperlink>
      <w:r w:rsidR="00231E2A" w:rsidRPr="00BD0C8B">
        <w:rPr>
          <w:highlight w:val="green"/>
          <w:lang w:eastAsia="x-none"/>
        </w:rPr>
        <w:t xml:space="preserve"> is endorsed.</w:t>
      </w:r>
    </w:p>
    <w:p w14:paraId="65CB7E70" w14:textId="77777777" w:rsidR="00231E2A" w:rsidRDefault="00231E2A" w:rsidP="00231E2A">
      <w:pPr>
        <w:pStyle w:val="Heading4"/>
      </w:pPr>
      <w:bookmarkStart w:id="49" w:name="_Toc482182629"/>
      <w:bookmarkStart w:id="50" w:name="_Toc478430938"/>
      <w:bookmarkStart w:id="51" w:name="_Toc513839829"/>
      <w:bookmarkStart w:id="52" w:name="_Toc516232529"/>
      <w:r>
        <w:t>Maintenance for shortened TTI with shortened processing time</w:t>
      </w:r>
      <w:bookmarkEnd w:id="49"/>
      <w:bookmarkEnd w:id="50"/>
      <w:bookmarkEnd w:id="51"/>
      <w:bookmarkEnd w:id="52"/>
    </w:p>
    <w:p w14:paraId="4ABE8D3E" w14:textId="72CB199A" w:rsidR="00231E2A" w:rsidRPr="00724838" w:rsidRDefault="0058452E" w:rsidP="00231E2A">
      <w:pPr>
        <w:ind w:left="1440" w:hanging="1440"/>
        <w:rPr>
          <w:b/>
          <w:lang w:eastAsia="x-none"/>
        </w:rPr>
      </w:pPr>
      <w:hyperlink r:id="rId165" w:history="1">
        <w:r w:rsidR="000F2B08">
          <w:rPr>
            <w:rStyle w:val="Hyperlink"/>
            <w:b/>
            <w:lang w:eastAsia="x-none"/>
          </w:rPr>
          <w:t>R1-1807320</w:t>
        </w:r>
      </w:hyperlink>
      <w:r w:rsidR="00231E2A" w:rsidRPr="00724838">
        <w:rPr>
          <w:b/>
          <w:lang w:eastAsia="x-none"/>
        </w:rPr>
        <w:tab/>
        <w:t>Correction on DL subslot pattern determination</w:t>
      </w:r>
      <w:r w:rsidR="00231E2A" w:rsidRPr="00724838">
        <w:rPr>
          <w:b/>
          <w:lang w:eastAsia="x-none"/>
        </w:rPr>
        <w:tab/>
        <w:t>Huawei, HiSilicon, Ericsson, Nokia, Nokia Shanghai Bell, LG Electronics</w:t>
      </w:r>
    </w:p>
    <w:p w14:paraId="0B3D5559" w14:textId="096C6109" w:rsidR="00231E2A" w:rsidRDefault="00724838" w:rsidP="00231E2A">
      <w:pPr>
        <w:ind w:left="1440" w:hanging="1440"/>
        <w:rPr>
          <w:lang w:eastAsia="x-none"/>
        </w:rPr>
      </w:pPr>
      <w:r w:rsidRPr="00777035">
        <w:rPr>
          <w:rFonts w:ascii="Times New Roman" w:hAnsi="Times New Roman"/>
          <w:b/>
          <w:szCs w:val="20"/>
        </w:rPr>
        <w:t xml:space="preserve">Decision: </w:t>
      </w:r>
      <w:r w:rsidR="00231E2A" w:rsidRPr="00BD0C8B">
        <w:rPr>
          <w:highlight w:val="green"/>
          <w:lang w:eastAsia="x-none"/>
        </w:rPr>
        <w:t>The text proposal</w:t>
      </w:r>
      <w:r w:rsidR="00231E2A">
        <w:rPr>
          <w:highlight w:val="green"/>
          <w:lang w:eastAsia="x-none"/>
        </w:rPr>
        <w:t>s</w:t>
      </w:r>
      <w:r w:rsidR="00231E2A" w:rsidRPr="00BD0C8B">
        <w:rPr>
          <w:highlight w:val="green"/>
          <w:lang w:eastAsia="x-none"/>
        </w:rPr>
        <w:t xml:space="preserve"> in </w:t>
      </w:r>
      <w:hyperlink r:id="rId166" w:history="1">
        <w:r w:rsidR="000F2B08">
          <w:rPr>
            <w:rStyle w:val="Hyperlink"/>
            <w:highlight w:val="green"/>
            <w:lang w:eastAsia="x-none"/>
          </w:rPr>
          <w:t>R1-1807320</w:t>
        </w:r>
      </w:hyperlink>
      <w:r w:rsidR="00231E2A" w:rsidRPr="00BD0C8B">
        <w:rPr>
          <w:highlight w:val="green"/>
          <w:lang w:eastAsia="x-none"/>
        </w:rPr>
        <w:t xml:space="preserve"> </w:t>
      </w:r>
      <w:r w:rsidR="00231E2A">
        <w:rPr>
          <w:highlight w:val="green"/>
          <w:lang w:eastAsia="x-none"/>
        </w:rPr>
        <w:t>are</w:t>
      </w:r>
      <w:r w:rsidR="00231E2A" w:rsidRPr="00BD0C8B">
        <w:rPr>
          <w:highlight w:val="green"/>
          <w:lang w:eastAsia="x-none"/>
        </w:rPr>
        <w:t xml:space="preserve"> endorsed.</w:t>
      </w:r>
    </w:p>
    <w:p w14:paraId="4AFFF84B" w14:textId="77777777" w:rsidR="00231E2A" w:rsidRDefault="00231E2A" w:rsidP="00231E2A">
      <w:pPr>
        <w:pStyle w:val="Heading5"/>
      </w:pPr>
      <w:bookmarkStart w:id="53" w:name="_Toc516232530"/>
      <w:r>
        <w:t>Aspects related to interaction between different TTI lengths</w:t>
      </w:r>
      <w:bookmarkEnd w:id="53"/>
    </w:p>
    <w:p w14:paraId="58E54197" w14:textId="65A96975" w:rsidR="00231E2A" w:rsidRPr="00724838" w:rsidRDefault="0058452E" w:rsidP="00231E2A">
      <w:pPr>
        <w:rPr>
          <w:b/>
          <w:lang w:eastAsia="x-none"/>
        </w:rPr>
      </w:pPr>
      <w:hyperlink r:id="rId167" w:history="1">
        <w:r w:rsidR="000F2B08">
          <w:rPr>
            <w:rStyle w:val="Hyperlink"/>
            <w:b/>
            <w:lang w:eastAsia="x-none"/>
          </w:rPr>
          <w:t>R1-1806575</w:t>
        </w:r>
      </w:hyperlink>
      <w:r w:rsidR="00231E2A" w:rsidRPr="00724838">
        <w:rPr>
          <w:b/>
          <w:lang w:eastAsia="x-none"/>
        </w:rPr>
        <w:tab/>
        <w:t>Corrections related to interaction between different TTI lengths</w:t>
      </w:r>
      <w:r w:rsidR="00231E2A" w:rsidRPr="00724838">
        <w:rPr>
          <w:b/>
          <w:lang w:eastAsia="x-none"/>
        </w:rPr>
        <w:tab/>
        <w:t>LG Electronics</w:t>
      </w:r>
    </w:p>
    <w:p w14:paraId="6E1230B8" w14:textId="08EF944C" w:rsidR="00231E2A" w:rsidRDefault="00724838" w:rsidP="00231E2A">
      <w:pPr>
        <w:rPr>
          <w:lang w:eastAsia="x-none"/>
        </w:rPr>
      </w:pPr>
      <w:r w:rsidRPr="00777035">
        <w:rPr>
          <w:rFonts w:ascii="Times New Roman" w:hAnsi="Times New Roman"/>
          <w:b/>
          <w:szCs w:val="20"/>
        </w:rPr>
        <w:t xml:space="preserve">Decision: </w:t>
      </w:r>
      <w:r w:rsidR="00231E2A" w:rsidRPr="00BD0C8B">
        <w:rPr>
          <w:highlight w:val="green"/>
          <w:lang w:eastAsia="x-none"/>
        </w:rPr>
        <w:t xml:space="preserve">The text proposal in </w:t>
      </w:r>
      <w:hyperlink r:id="rId168" w:history="1">
        <w:r w:rsidR="000F2B08">
          <w:rPr>
            <w:rStyle w:val="Hyperlink"/>
            <w:highlight w:val="green"/>
            <w:lang w:eastAsia="x-none"/>
          </w:rPr>
          <w:t>R1-1806575</w:t>
        </w:r>
      </w:hyperlink>
      <w:r w:rsidR="00231E2A" w:rsidRPr="00BD0C8B">
        <w:rPr>
          <w:highlight w:val="green"/>
          <w:lang w:eastAsia="x-none"/>
        </w:rPr>
        <w:t xml:space="preserve"> is endorsed</w:t>
      </w:r>
      <w:r w:rsidR="00231E2A">
        <w:rPr>
          <w:lang w:eastAsia="x-none"/>
        </w:rPr>
        <w:t xml:space="preserve">. </w:t>
      </w:r>
      <w:r w:rsidR="00231E2A" w:rsidRPr="00997444">
        <w:rPr>
          <w:highlight w:val="green"/>
          <w:lang w:eastAsia="x-none"/>
        </w:rPr>
        <w:t>The text proposal is also applicable to SPS and editor can incorporate text accordingly.</w:t>
      </w:r>
    </w:p>
    <w:p w14:paraId="4AE3EE24" w14:textId="5CF7A024" w:rsidR="00231E2A" w:rsidRPr="00724838" w:rsidRDefault="0058452E" w:rsidP="00231E2A">
      <w:pPr>
        <w:rPr>
          <w:b/>
          <w:lang w:eastAsia="x-none"/>
        </w:rPr>
      </w:pPr>
      <w:hyperlink r:id="rId169" w:history="1">
        <w:r w:rsidR="000F2B08">
          <w:rPr>
            <w:rStyle w:val="Hyperlink"/>
            <w:b/>
            <w:lang w:eastAsia="x-none"/>
          </w:rPr>
          <w:t>R1-1806857</w:t>
        </w:r>
      </w:hyperlink>
      <w:r w:rsidR="00231E2A" w:rsidRPr="00724838">
        <w:rPr>
          <w:b/>
          <w:lang w:eastAsia="x-none"/>
        </w:rPr>
        <w:tab/>
        <w:t>Aspects related to collision handling for subslot-PUSCH</w:t>
      </w:r>
      <w:r w:rsidR="00231E2A" w:rsidRPr="00724838">
        <w:rPr>
          <w:b/>
          <w:lang w:eastAsia="x-none"/>
        </w:rPr>
        <w:tab/>
        <w:t>OPPO</w:t>
      </w:r>
    </w:p>
    <w:p w14:paraId="2533B91D" w14:textId="62E92BC3" w:rsidR="00231E2A" w:rsidRPr="00724838" w:rsidRDefault="0058452E" w:rsidP="00231E2A">
      <w:pPr>
        <w:rPr>
          <w:b/>
          <w:lang w:eastAsia="x-none"/>
        </w:rPr>
      </w:pPr>
      <w:hyperlink r:id="rId170" w:history="1">
        <w:r w:rsidR="000F2B08">
          <w:rPr>
            <w:rStyle w:val="Hyperlink"/>
            <w:b/>
            <w:lang w:eastAsia="x-none"/>
          </w:rPr>
          <w:t>R1-1807095</w:t>
        </w:r>
      </w:hyperlink>
      <w:r w:rsidR="00231E2A" w:rsidRPr="00724838">
        <w:rPr>
          <w:b/>
          <w:lang w:eastAsia="x-none"/>
        </w:rPr>
        <w:tab/>
        <w:t>Aspects related to interaction between different TTI lengths</w:t>
      </w:r>
      <w:r w:rsidR="00231E2A" w:rsidRPr="00724838">
        <w:rPr>
          <w:b/>
          <w:lang w:eastAsia="x-none"/>
        </w:rPr>
        <w:tab/>
        <w:t>Qualcomm Incorporated</w:t>
      </w:r>
    </w:p>
    <w:p w14:paraId="69BB4243" w14:textId="2B774332" w:rsidR="00231E2A" w:rsidRDefault="0058452E" w:rsidP="00231E2A">
      <w:pPr>
        <w:rPr>
          <w:lang w:eastAsia="x-none"/>
        </w:rPr>
      </w:pPr>
      <w:hyperlink r:id="rId171" w:history="1">
        <w:r w:rsidR="000F2B08">
          <w:rPr>
            <w:rStyle w:val="Hyperlink"/>
            <w:b/>
            <w:lang w:eastAsia="x-none"/>
          </w:rPr>
          <w:t>R1-1807487</w:t>
        </w:r>
      </w:hyperlink>
      <w:r w:rsidR="00231E2A" w:rsidRPr="00724838">
        <w:rPr>
          <w:b/>
          <w:lang w:eastAsia="x-none"/>
        </w:rPr>
        <w:tab/>
        <w:t>Handling sTTI SR and 1 ms TTI collision</w:t>
      </w:r>
      <w:r w:rsidR="00231E2A" w:rsidRPr="00724838">
        <w:rPr>
          <w:b/>
          <w:lang w:eastAsia="x-none"/>
        </w:rPr>
        <w:tab/>
        <w:t>Qualcomm Incorporated</w:t>
      </w:r>
      <w:r w:rsidR="00724838">
        <w:rPr>
          <w:lang w:eastAsia="x-none"/>
        </w:rPr>
        <w:tab/>
        <w:t>(</w:t>
      </w:r>
      <w:r w:rsidR="00231E2A">
        <w:rPr>
          <w:lang w:eastAsia="x-none"/>
        </w:rPr>
        <w:t xml:space="preserve">Revision of </w:t>
      </w:r>
      <w:hyperlink r:id="rId172" w:history="1">
        <w:r w:rsidR="000F2B08">
          <w:rPr>
            <w:rStyle w:val="Hyperlink"/>
            <w:lang w:eastAsia="x-none"/>
          </w:rPr>
          <w:t>R1-1807095</w:t>
        </w:r>
      </w:hyperlink>
      <w:r w:rsidR="00724838">
        <w:rPr>
          <w:lang w:eastAsia="x-none"/>
        </w:rPr>
        <w:t>)</w:t>
      </w:r>
    </w:p>
    <w:p w14:paraId="4FE9E78B" w14:textId="00A505B2" w:rsidR="00231E2A" w:rsidRPr="00BD0C8B" w:rsidRDefault="00724838" w:rsidP="00231E2A">
      <w:pPr>
        <w:rPr>
          <w:highlight w:val="green"/>
          <w:lang w:eastAsia="x-none"/>
        </w:rPr>
      </w:pPr>
      <w:r w:rsidRPr="00777035">
        <w:rPr>
          <w:rFonts w:ascii="Times New Roman" w:hAnsi="Times New Roman"/>
          <w:b/>
          <w:szCs w:val="20"/>
        </w:rPr>
        <w:t xml:space="preserve">Decision: </w:t>
      </w:r>
      <w:r w:rsidR="00231E2A" w:rsidRPr="00BD0C8B">
        <w:rPr>
          <w:highlight w:val="green"/>
          <w:lang w:eastAsia="x-none"/>
        </w:rPr>
        <w:t xml:space="preserve">The text proposal in </w:t>
      </w:r>
      <w:hyperlink r:id="rId173" w:history="1">
        <w:r w:rsidR="000F2B08">
          <w:rPr>
            <w:rStyle w:val="Hyperlink"/>
            <w:highlight w:val="green"/>
            <w:lang w:eastAsia="x-none"/>
          </w:rPr>
          <w:t>R1-1807487</w:t>
        </w:r>
      </w:hyperlink>
      <w:r w:rsidR="00231E2A" w:rsidRPr="00BD0C8B">
        <w:rPr>
          <w:highlight w:val="green"/>
          <w:lang w:eastAsia="x-none"/>
        </w:rPr>
        <w:t xml:space="preserve"> is endorsed.</w:t>
      </w:r>
    </w:p>
    <w:p w14:paraId="5B64AC37" w14:textId="77777777" w:rsidR="00231E2A" w:rsidRPr="00346ABC" w:rsidRDefault="00231E2A" w:rsidP="00231E2A">
      <w:pPr>
        <w:rPr>
          <w:lang w:eastAsia="x-none"/>
        </w:rPr>
      </w:pPr>
    </w:p>
    <w:p w14:paraId="402FA953" w14:textId="77777777" w:rsidR="00231E2A" w:rsidRDefault="00231E2A" w:rsidP="00231E2A">
      <w:pPr>
        <w:jc w:val="both"/>
        <w:rPr>
          <w:highlight w:val="green"/>
          <w:lang w:eastAsia="x-none"/>
        </w:rPr>
      </w:pPr>
    </w:p>
    <w:p w14:paraId="7F7FABD7" w14:textId="77777777" w:rsidR="00231E2A" w:rsidRDefault="00231E2A" w:rsidP="00231E2A">
      <w:pPr>
        <w:jc w:val="both"/>
        <w:rPr>
          <w:lang w:eastAsia="x-none"/>
        </w:rPr>
      </w:pPr>
      <w:r w:rsidRPr="00DE098D">
        <w:rPr>
          <w:highlight w:val="green"/>
          <w:lang w:eastAsia="x-none"/>
        </w:rPr>
        <w:t>Agreement:</w:t>
      </w:r>
    </w:p>
    <w:p w14:paraId="5FF05D60" w14:textId="77777777" w:rsidR="00231E2A" w:rsidRPr="00F12B85" w:rsidRDefault="00231E2A" w:rsidP="00231E2A">
      <w:pPr>
        <w:jc w:val="both"/>
        <w:rPr>
          <w:lang w:eastAsia="x-none"/>
        </w:rPr>
      </w:pPr>
      <w:r w:rsidRPr="00F12B85">
        <w:rPr>
          <w:lang w:eastAsia="x-none"/>
        </w:rPr>
        <w:t xml:space="preserve">To handle UL collision between subslot-TTI conveying SR only and subframe-based PUSCH or PUCCH with more than 2 bits of ACK/NAK, a UE is configured with up to two subslot-PUCCH format 4 resources. The maximum coding rate for subslot-PUCCH format 4 transmission is configured by a higher layer signalling. </w:t>
      </w:r>
    </w:p>
    <w:p w14:paraId="233B18E6" w14:textId="77777777" w:rsidR="00231E2A" w:rsidRDefault="00231E2A" w:rsidP="00231E2A">
      <w:pPr>
        <w:rPr>
          <w:highlight w:val="green"/>
          <w:lang w:eastAsia="x-none"/>
        </w:rPr>
      </w:pPr>
    </w:p>
    <w:p w14:paraId="2D36EE0C" w14:textId="77777777" w:rsidR="00231E2A" w:rsidRDefault="00231E2A" w:rsidP="00231E2A">
      <w:pPr>
        <w:rPr>
          <w:lang w:eastAsia="x-none"/>
        </w:rPr>
      </w:pPr>
      <w:r>
        <w:rPr>
          <w:highlight w:val="green"/>
          <w:lang w:eastAsia="x-none"/>
        </w:rPr>
        <w:t>Agreement:</w:t>
      </w:r>
    </w:p>
    <w:p w14:paraId="2F570892" w14:textId="77777777" w:rsidR="00231E2A" w:rsidRPr="00547D52" w:rsidRDefault="00231E2A" w:rsidP="00231E2A">
      <w:pPr>
        <w:jc w:val="both"/>
        <w:rPr>
          <w:lang w:eastAsia="x-none"/>
        </w:rPr>
      </w:pPr>
      <w:r w:rsidRPr="00F12B85">
        <w:rPr>
          <w:lang w:eastAsia="x-none"/>
        </w:rPr>
        <w:t xml:space="preserve">To handle UL collision between slot-TTI conveying SR only and subframe-based PUSCH or PUCCH with more than 2 bits of ACK/NAK, a UE can be configured with a slot-PUCCH format 3 resource, and /or up to two slot-PUCCH format </w:t>
      </w:r>
      <w:r w:rsidRPr="00547D52">
        <w:rPr>
          <w:lang w:eastAsia="x-none"/>
        </w:rPr>
        <w:t xml:space="preserve">4 resources. </w:t>
      </w:r>
    </w:p>
    <w:p w14:paraId="38F08415" w14:textId="77777777" w:rsidR="00231E2A" w:rsidRPr="00547D52" w:rsidRDefault="00231E2A" w:rsidP="00613418">
      <w:pPr>
        <w:numPr>
          <w:ilvl w:val="0"/>
          <w:numId w:val="33"/>
        </w:numPr>
        <w:rPr>
          <w:lang w:eastAsia="x-none"/>
        </w:rPr>
      </w:pPr>
      <w:r w:rsidRPr="00547D52">
        <w:rPr>
          <w:lang w:eastAsia="x-none"/>
        </w:rPr>
        <w:t>The maximum coding rate for slot-PUCCH format 4 transmission is configured by a higher layer signalling</w:t>
      </w:r>
    </w:p>
    <w:p w14:paraId="7E07F88F" w14:textId="77777777" w:rsidR="00231E2A" w:rsidRDefault="00231E2A" w:rsidP="00231E2A">
      <w:pPr>
        <w:pStyle w:val="Heading5"/>
        <w:rPr>
          <w:lang w:eastAsia="ja-JP"/>
        </w:rPr>
      </w:pPr>
      <w:bookmarkStart w:id="54" w:name="_Toc516232531"/>
      <w:r>
        <w:rPr>
          <w:lang w:eastAsia="ja-JP"/>
        </w:rPr>
        <w:t>Aspects related to DL control channel</w:t>
      </w:r>
      <w:bookmarkEnd w:id="54"/>
      <w:r>
        <w:rPr>
          <w:lang w:eastAsia="ja-JP"/>
        </w:rPr>
        <w:t xml:space="preserve"> </w:t>
      </w:r>
    </w:p>
    <w:p w14:paraId="12D78B79" w14:textId="0FF627EC" w:rsidR="00231E2A" w:rsidRPr="00E17AF6" w:rsidRDefault="0058452E" w:rsidP="00231E2A">
      <w:pPr>
        <w:rPr>
          <w:b/>
          <w:lang w:eastAsia="x-none"/>
        </w:rPr>
      </w:pPr>
      <w:hyperlink r:id="rId174" w:history="1">
        <w:r w:rsidR="000F2B08">
          <w:rPr>
            <w:rStyle w:val="Hyperlink"/>
            <w:b/>
            <w:lang w:eastAsia="x-none"/>
          </w:rPr>
          <w:t>R1-1806576</w:t>
        </w:r>
      </w:hyperlink>
      <w:r w:rsidR="00231E2A" w:rsidRPr="00E17AF6">
        <w:rPr>
          <w:b/>
          <w:lang w:eastAsia="x-none"/>
        </w:rPr>
        <w:tab/>
        <w:t>Corrections related to DL control channel for sTTI</w:t>
      </w:r>
      <w:r w:rsidR="00231E2A" w:rsidRPr="00E17AF6">
        <w:rPr>
          <w:b/>
          <w:lang w:eastAsia="x-none"/>
        </w:rPr>
        <w:tab/>
        <w:t>LG Electronics</w:t>
      </w:r>
    </w:p>
    <w:p w14:paraId="720E6ECE" w14:textId="6CF08AD5" w:rsidR="00231E2A" w:rsidRDefault="00E17AF6" w:rsidP="00231E2A">
      <w:pPr>
        <w:rPr>
          <w:lang w:eastAsia="x-none"/>
        </w:rPr>
      </w:pPr>
      <w:r w:rsidRPr="00777035">
        <w:rPr>
          <w:rFonts w:ascii="Times New Roman" w:hAnsi="Times New Roman"/>
          <w:b/>
          <w:szCs w:val="20"/>
        </w:rPr>
        <w:t xml:space="preserve">Decision: </w:t>
      </w:r>
      <w:r w:rsidR="00231E2A" w:rsidRPr="00997444">
        <w:rPr>
          <w:highlight w:val="green"/>
          <w:lang w:eastAsia="x-none"/>
        </w:rPr>
        <w:t xml:space="preserve">The text proposals in Sections 2 and 3 of </w:t>
      </w:r>
      <w:hyperlink r:id="rId175" w:history="1">
        <w:r w:rsidR="000F2B08">
          <w:rPr>
            <w:rStyle w:val="Hyperlink"/>
            <w:highlight w:val="green"/>
            <w:lang w:eastAsia="x-none"/>
          </w:rPr>
          <w:t>R1-1806576</w:t>
        </w:r>
      </w:hyperlink>
      <w:r w:rsidR="00231E2A" w:rsidRPr="00997444">
        <w:rPr>
          <w:highlight w:val="green"/>
          <w:lang w:eastAsia="x-none"/>
        </w:rPr>
        <w:t xml:space="preserve"> are endorsed.</w:t>
      </w:r>
    </w:p>
    <w:p w14:paraId="2EBDCA7A" w14:textId="77777777" w:rsidR="00231E2A" w:rsidRDefault="00231E2A" w:rsidP="00231E2A">
      <w:pPr>
        <w:rPr>
          <w:lang w:eastAsia="x-none"/>
        </w:rPr>
      </w:pPr>
    </w:p>
    <w:p w14:paraId="420D64B1" w14:textId="7D9A3B5D" w:rsidR="00231E2A" w:rsidRPr="00E17AF6" w:rsidRDefault="0058452E" w:rsidP="00231E2A">
      <w:pPr>
        <w:rPr>
          <w:b/>
          <w:lang w:eastAsia="x-none"/>
        </w:rPr>
      </w:pPr>
      <w:hyperlink r:id="rId176" w:history="1">
        <w:r w:rsidR="000F2B08">
          <w:rPr>
            <w:rStyle w:val="Hyperlink"/>
            <w:b/>
            <w:lang w:eastAsia="x-none"/>
          </w:rPr>
          <w:t>R1-1807096</w:t>
        </w:r>
      </w:hyperlink>
      <w:r w:rsidR="00231E2A" w:rsidRPr="00E17AF6">
        <w:rPr>
          <w:b/>
          <w:lang w:eastAsia="x-none"/>
        </w:rPr>
        <w:tab/>
        <w:t>Aspects related to DL control channel</w:t>
      </w:r>
      <w:r w:rsidR="00231E2A" w:rsidRPr="00E17AF6">
        <w:rPr>
          <w:b/>
          <w:lang w:eastAsia="x-none"/>
        </w:rPr>
        <w:tab/>
        <w:t>Qualcomm Incorporated</w:t>
      </w:r>
    </w:p>
    <w:p w14:paraId="16DCA0E3" w14:textId="7B5D5D38" w:rsidR="00231E2A" w:rsidRDefault="00E17AF6" w:rsidP="00231E2A">
      <w:pPr>
        <w:rPr>
          <w:lang w:eastAsia="x-none"/>
        </w:rPr>
      </w:pPr>
      <w:r w:rsidRPr="00777035">
        <w:rPr>
          <w:rFonts w:ascii="Times New Roman" w:hAnsi="Times New Roman"/>
          <w:b/>
          <w:szCs w:val="20"/>
        </w:rPr>
        <w:t xml:space="preserve">Decision: </w:t>
      </w:r>
      <w:r w:rsidR="00231E2A" w:rsidRPr="00BD0C8B">
        <w:rPr>
          <w:highlight w:val="green"/>
          <w:lang w:eastAsia="x-none"/>
        </w:rPr>
        <w:t xml:space="preserve">The text proposal in </w:t>
      </w:r>
      <w:hyperlink r:id="rId177" w:history="1">
        <w:r w:rsidR="000F2B08">
          <w:rPr>
            <w:rStyle w:val="Hyperlink"/>
            <w:highlight w:val="green"/>
            <w:lang w:eastAsia="x-none"/>
          </w:rPr>
          <w:t>R1-1807096</w:t>
        </w:r>
      </w:hyperlink>
      <w:r w:rsidR="00231E2A" w:rsidRPr="00BD0C8B">
        <w:rPr>
          <w:highlight w:val="green"/>
          <w:lang w:eastAsia="x-none"/>
        </w:rPr>
        <w:t xml:space="preserve"> is endorsed.</w:t>
      </w:r>
    </w:p>
    <w:p w14:paraId="2914DBFD" w14:textId="77777777" w:rsidR="00231E2A" w:rsidRDefault="00231E2A" w:rsidP="00231E2A">
      <w:pPr>
        <w:rPr>
          <w:lang w:eastAsia="x-none"/>
        </w:rPr>
      </w:pPr>
    </w:p>
    <w:p w14:paraId="2048433E" w14:textId="55D69C03" w:rsidR="00231E2A" w:rsidRPr="00E17AF6" w:rsidRDefault="0058452E" w:rsidP="00231E2A">
      <w:pPr>
        <w:rPr>
          <w:b/>
          <w:lang w:eastAsia="x-none"/>
        </w:rPr>
      </w:pPr>
      <w:hyperlink r:id="rId178" w:history="1">
        <w:r w:rsidR="000F2B08">
          <w:rPr>
            <w:rStyle w:val="Hyperlink"/>
            <w:b/>
            <w:lang w:eastAsia="x-none"/>
          </w:rPr>
          <w:t>R1-1807317</w:t>
        </w:r>
      </w:hyperlink>
      <w:r w:rsidR="00231E2A" w:rsidRPr="00E17AF6">
        <w:rPr>
          <w:b/>
          <w:lang w:eastAsia="x-none"/>
        </w:rPr>
        <w:tab/>
        <w:t>Corrections on DAI in 36.212</w:t>
      </w:r>
      <w:r w:rsidR="00231E2A" w:rsidRPr="00E17AF6">
        <w:rPr>
          <w:b/>
          <w:lang w:eastAsia="x-none"/>
        </w:rPr>
        <w:tab/>
        <w:t>Huawei, HiSilicon</w:t>
      </w:r>
    </w:p>
    <w:p w14:paraId="6605A641" w14:textId="230EDE6A" w:rsidR="00231E2A" w:rsidRDefault="0058452E" w:rsidP="00231E2A">
      <w:pPr>
        <w:rPr>
          <w:lang w:eastAsia="x-none"/>
        </w:rPr>
      </w:pPr>
      <w:hyperlink r:id="rId179" w:history="1">
        <w:r w:rsidR="000F2B08">
          <w:rPr>
            <w:rStyle w:val="Hyperlink"/>
            <w:b/>
            <w:lang w:eastAsia="x-none"/>
          </w:rPr>
          <w:t>R1-1807485</w:t>
        </w:r>
      </w:hyperlink>
      <w:r w:rsidR="00231E2A" w:rsidRPr="00E17AF6">
        <w:rPr>
          <w:b/>
          <w:lang w:eastAsia="x-none"/>
        </w:rPr>
        <w:tab/>
        <w:t>Corrections on DAI in 36.212</w:t>
      </w:r>
      <w:r w:rsidR="00231E2A" w:rsidRPr="00E17AF6">
        <w:rPr>
          <w:b/>
          <w:lang w:eastAsia="x-none"/>
        </w:rPr>
        <w:tab/>
        <w:t>Huawei, HiSilicon</w:t>
      </w:r>
      <w:r w:rsidR="00E17AF6">
        <w:rPr>
          <w:lang w:eastAsia="x-none"/>
        </w:rPr>
        <w:tab/>
        <w:t>(</w:t>
      </w:r>
      <w:r w:rsidR="00231E2A">
        <w:rPr>
          <w:lang w:eastAsia="x-none"/>
        </w:rPr>
        <w:t xml:space="preserve">Revision of </w:t>
      </w:r>
      <w:hyperlink r:id="rId180" w:history="1">
        <w:r w:rsidR="000F2B08">
          <w:rPr>
            <w:rStyle w:val="Hyperlink"/>
            <w:lang w:eastAsia="x-none"/>
          </w:rPr>
          <w:t>R1-1807317</w:t>
        </w:r>
      </w:hyperlink>
      <w:r w:rsidR="00E17AF6">
        <w:rPr>
          <w:lang w:eastAsia="x-none"/>
        </w:rPr>
        <w:t>)</w:t>
      </w:r>
    </w:p>
    <w:p w14:paraId="01C7FF62" w14:textId="3B07EDEC" w:rsidR="00231E2A" w:rsidRDefault="00E17AF6" w:rsidP="00231E2A">
      <w:pPr>
        <w:rPr>
          <w:lang w:eastAsia="x-none"/>
        </w:rPr>
      </w:pPr>
      <w:r w:rsidRPr="00777035">
        <w:rPr>
          <w:rFonts w:ascii="Times New Roman" w:hAnsi="Times New Roman"/>
          <w:b/>
          <w:szCs w:val="20"/>
        </w:rPr>
        <w:t xml:space="preserve">Decision: </w:t>
      </w:r>
      <w:r w:rsidR="00231E2A" w:rsidRPr="00BD0C8B">
        <w:rPr>
          <w:highlight w:val="green"/>
          <w:lang w:eastAsia="x-none"/>
        </w:rPr>
        <w:t xml:space="preserve">The text proposal in </w:t>
      </w:r>
      <w:hyperlink r:id="rId181" w:history="1">
        <w:r w:rsidR="000F2B08">
          <w:rPr>
            <w:rStyle w:val="Hyperlink"/>
            <w:highlight w:val="green"/>
            <w:lang w:eastAsia="x-none"/>
          </w:rPr>
          <w:t>R1-1807485</w:t>
        </w:r>
      </w:hyperlink>
      <w:r w:rsidR="00231E2A" w:rsidRPr="00BD0C8B">
        <w:rPr>
          <w:highlight w:val="green"/>
          <w:lang w:eastAsia="x-none"/>
        </w:rPr>
        <w:t xml:space="preserve"> is endorsed.</w:t>
      </w:r>
    </w:p>
    <w:p w14:paraId="709CF810" w14:textId="77777777" w:rsidR="00231E2A" w:rsidRDefault="00231E2A" w:rsidP="00231E2A">
      <w:pPr>
        <w:pStyle w:val="Heading5"/>
        <w:rPr>
          <w:lang w:eastAsia="ja-JP"/>
        </w:rPr>
      </w:pPr>
      <w:bookmarkStart w:id="55" w:name="_Toc516232532"/>
      <w:r>
        <w:rPr>
          <w:lang w:eastAsia="ja-JP"/>
        </w:rPr>
        <w:t>Aspects related to UL control channel</w:t>
      </w:r>
      <w:bookmarkEnd w:id="55"/>
      <w:r>
        <w:rPr>
          <w:lang w:eastAsia="ja-JP"/>
        </w:rPr>
        <w:t xml:space="preserve"> </w:t>
      </w:r>
    </w:p>
    <w:p w14:paraId="50E5771F" w14:textId="10E00114" w:rsidR="00231E2A" w:rsidRPr="00E17AF6" w:rsidRDefault="0058452E" w:rsidP="00231E2A">
      <w:pPr>
        <w:rPr>
          <w:b/>
          <w:lang w:eastAsia="x-none"/>
        </w:rPr>
      </w:pPr>
      <w:hyperlink r:id="rId182" w:history="1">
        <w:r w:rsidR="000F2B08">
          <w:rPr>
            <w:rStyle w:val="Hyperlink"/>
            <w:b/>
            <w:lang w:eastAsia="x-none"/>
          </w:rPr>
          <w:t>R1-1807097</w:t>
        </w:r>
      </w:hyperlink>
      <w:r w:rsidR="00231E2A" w:rsidRPr="00E17AF6">
        <w:rPr>
          <w:b/>
          <w:lang w:eastAsia="x-none"/>
        </w:rPr>
        <w:tab/>
        <w:t>Aspects related to UL control channel</w:t>
      </w:r>
      <w:r w:rsidR="00231E2A" w:rsidRPr="00E17AF6">
        <w:rPr>
          <w:b/>
          <w:lang w:eastAsia="x-none"/>
        </w:rPr>
        <w:tab/>
        <w:t>Qualcomm Incorporated</w:t>
      </w:r>
    </w:p>
    <w:p w14:paraId="0E17D408" w14:textId="61223A7E" w:rsidR="00231E2A" w:rsidRDefault="00E17AF6" w:rsidP="00231E2A">
      <w:pPr>
        <w:rPr>
          <w:lang w:eastAsia="x-none"/>
        </w:rPr>
      </w:pPr>
      <w:r w:rsidRPr="00777035">
        <w:rPr>
          <w:rFonts w:ascii="Times New Roman" w:hAnsi="Times New Roman"/>
          <w:b/>
          <w:szCs w:val="20"/>
        </w:rPr>
        <w:t xml:space="preserve">Decision: </w:t>
      </w:r>
      <w:r w:rsidR="00231E2A" w:rsidRPr="004C5391">
        <w:rPr>
          <w:highlight w:val="green"/>
          <w:lang w:eastAsia="x-none"/>
        </w:rPr>
        <w:t xml:space="preserve">The proposal in Section 2 of </w:t>
      </w:r>
      <w:hyperlink r:id="rId183" w:history="1">
        <w:r w:rsidR="000F2B08">
          <w:rPr>
            <w:rStyle w:val="Hyperlink"/>
            <w:highlight w:val="green"/>
            <w:lang w:eastAsia="x-none"/>
          </w:rPr>
          <w:t>R1-1807097</w:t>
        </w:r>
      </w:hyperlink>
      <w:r w:rsidR="00231E2A" w:rsidRPr="004C5391">
        <w:rPr>
          <w:highlight w:val="green"/>
          <w:lang w:eastAsia="x-none"/>
        </w:rPr>
        <w:t xml:space="preserve"> is endorsed</w:t>
      </w:r>
      <w:r w:rsidR="00231E2A">
        <w:rPr>
          <w:lang w:eastAsia="x-none"/>
        </w:rPr>
        <w:t>.</w:t>
      </w:r>
    </w:p>
    <w:p w14:paraId="432DDC5F" w14:textId="77777777" w:rsidR="00231E2A" w:rsidRDefault="00231E2A" w:rsidP="00231E2A">
      <w:pPr>
        <w:rPr>
          <w:lang w:eastAsia="x-none"/>
        </w:rPr>
      </w:pPr>
    </w:p>
    <w:p w14:paraId="516BFB75" w14:textId="3FEAEB4B" w:rsidR="00231E2A" w:rsidRPr="00E17AF6" w:rsidRDefault="0058452E" w:rsidP="00231E2A">
      <w:pPr>
        <w:ind w:left="1440" w:hanging="1440"/>
        <w:rPr>
          <w:b/>
          <w:lang w:eastAsia="x-none"/>
        </w:rPr>
      </w:pPr>
      <w:hyperlink r:id="rId184" w:history="1">
        <w:r w:rsidR="000F2B08">
          <w:rPr>
            <w:rStyle w:val="Hyperlink"/>
            <w:b/>
            <w:lang w:eastAsia="x-none"/>
          </w:rPr>
          <w:t>R1-1807219</w:t>
        </w:r>
      </w:hyperlink>
      <w:r w:rsidR="00231E2A" w:rsidRPr="00E17AF6">
        <w:rPr>
          <w:b/>
          <w:lang w:eastAsia="x-none"/>
        </w:rPr>
        <w:tab/>
        <w:t>On UL TPC initialization after UL shorter TTI configuration - TP#9</w:t>
      </w:r>
      <w:r w:rsidR="00231E2A" w:rsidRPr="00E17AF6">
        <w:rPr>
          <w:b/>
          <w:lang w:eastAsia="x-none"/>
        </w:rPr>
        <w:tab/>
        <w:t>Nokia, Nokia Shanghai Bell, LG Electronics</w:t>
      </w:r>
    </w:p>
    <w:p w14:paraId="369A9444" w14:textId="1EA72C44" w:rsidR="00231E2A" w:rsidRPr="00E17AF6" w:rsidRDefault="0058452E" w:rsidP="00231E2A">
      <w:pPr>
        <w:rPr>
          <w:lang w:eastAsia="x-none"/>
        </w:rPr>
      </w:pPr>
      <w:hyperlink r:id="rId185" w:history="1">
        <w:r w:rsidR="000F2B08">
          <w:rPr>
            <w:rStyle w:val="Hyperlink"/>
            <w:b/>
            <w:szCs w:val="20"/>
            <w:lang w:eastAsia="x-none"/>
          </w:rPr>
          <w:t>R1-1807545</w:t>
        </w:r>
      </w:hyperlink>
      <w:r w:rsidR="00231E2A" w:rsidRPr="00E17AF6">
        <w:rPr>
          <w:b/>
          <w:szCs w:val="20"/>
          <w:lang w:eastAsia="x-none"/>
        </w:rPr>
        <w:tab/>
        <w:t>On UL TPC initialization after UL shorter TTI configuration – TP#9</w:t>
      </w:r>
      <w:r w:rsidR="00231E2A" w:rsidRPr="00E17AF6">
        <w:rPr>
          <w:b/>
          <w:szCs w:val="20"/>
          <w:lang w:eastAsia="x-none"/>
        </w:rPr>
        <w:tab/>
      </w:r>
      <w:r w:rsidR="00231E2A" w:rsidRPr="00E17AF6">
        <w:rPr>
          <w:b/>
          <w:lang w:eastAsia="x-none"/>
        </w:rPr>
        <w:t>Nokia, Nokia Shanghai Bell, LG Electronics</w:t>
      </w:r>
      <w:r w:rsidR="00E17AF6" w:rsidRPr="00E17AF6">
        <w:rPr>
          <w:lang w:eastAsia="x-none"/>
        </w:rPr>
        <w:tab/>
        <w:t xml:space="preserve">(revision of </w:t>
      </w:r>
      <w:hyperlink r:id="rId186" w:history="1">
        <w:r w:rsidR="000F2B08">
          <w:rPr>
            <w:rStyle w:val="Hyperlink"/>
            <w:lang w:eastAsia="x-none"/>
          </w:rPr>
          <w:t>R1-1807219</w:t>
        </w:r>
      </w:hyperlink>
      <w:r w:rsidR="00E17AF6" w:rsidRPr="00E17AF6">
        <w:rPr>
          <w:lang w:eastAsia="x-none"/>
        </w:rPr>
        <w:t>)</w:t>
      </w:r>
    </w:p>
    <w:p w14:paraId="6336C998" w14:textId="190C716C" w:rsidR="00231E2A" w:rsidRDefault="00E17AF6" w:rsidP="00231E2A">
      <w:pPr>
        <w:rPr>
          <w:szCs w:val="20"/>
          <w:lang w:eastAsia="x-none"/>
        </w:rPr>
      </w:pPr>
      <w:r w:rsidRPr="00777035">
        <w:rPr>
          <w:rFonts w:ascii="Times New Roman" w:hAnsi="Times New Roman"/>
          <w:b/>
          <w:szCs w:val="20"/>
        </w:rPr>
        <w:t xml:space="preserve">Decision: </w:t>
      </w:r>
      <w:r w:rsidR="00231E2A" w:rsidRPr="00BD0C8B">
        <w:rPr>
          <w:highlight w:val="green"/>
          <w:lang w:eastAsia="x-none"/>
        </w:rPr>
        <w:t>The text proposal</w:t>
      </w:r>
      <w:r w:rsidR="00231E2A">
        <w:rPr>
          <w:highlight w:val="green"/>
          <w:lang w:eastAsia="x-none"/>
        </w:rPr>
        <w:t>s</w:t>
      </w:r>
      <w:r w:rsidR="00231E2A" w:rsidRPr="00BD0C8B">
        <w:rPr>
          <w:highlight w:val="green"/>
          <w:lang w:eastAsia="x-none"/>
        </w:rPr>
        <w:t xml:space="preserve"> in </w:t>
      </w:r>
      <w:hyperlink r:id="rId187" w:history="1">
        <w:r w:rsidR="000F2B08">
          <w:rPr>
            <w:rStyle w:val="Hyperlink"/>
            <w:highlight w:val="green"/>
            <w:lang w:eastAsia="x-none"/>
          </w:rPr>
          <w:t>R1-1807545</w:t>
        </w:r>
      </w:hyperlink>
      <w:r w:rsidR="00231E2A" w:rsidRPr="00BD0C8B">
        <w:rPr>
          <w:highlight w:val="green"/>
          <w:lang w:eastAsia="x-none"/>
        </w:rPr>
        <w:t xml:space="preserve"> </w:t>
      </w:r>
      <w:r w:rsidR="00231E2A">
        <w:rPr>
          <w:highlight w:val="green"/>
          <w:lang w:eastAsia="x-none"/>
        </w:rPr>
        <w:t>are</w:t>
      </w:r>
      <w:r w:rsidR="00231E2A" w:rsidRPr="00BD0C8B">
        <w:rPr>
          <w:highlight w:val="green"/>
          <w:lang w:eastAsia="x-none"/>
        </w:rPr>
        <w:t xml:space="preserve"> endorsed</w:t>
      </w:r>
      <w:r>
        <w:rPr>
          <w:lang w:eastAsia="x-none"/>
        </w:rPr>
        <w:t>.</w:t>
      </w:r>
    </w:p>
    <w:p w14:paraId="47E0C4B4" w14:textId="77777777" w:rsidR="00231E2A" w:rsidRPr="00C5169B" w:rsidRDefault="00231E2A" w:rsidP="00231E2A">
      <w:pPr>
        <w:rPr>
          <w:szCs w:val="20"/>
          <w:lang w:eastAsia="x-none"/>
        </w:rPr>
      </w:pPr>
    </w:p>
    <w:p w14:paraId="14E70A3B" w14:textId="77777777" w:rsidR="00231E2A" w:rsidRPr="00EE3DF6" w:rsidRDefault="00231E2A" w:rsidP="00231E2A">
      <w:pPr>
        <w:jc w:val="both"/>
        <w:rPr>
          <w:szCs w:val="20"/>
          <w:lang w:val="en-US" w:eastAsia="zh-CN"/>
        </w:rPr>
      </w:pPr>
      <w:r w:rsidRPr="00EE3DF6">
        <w:rPr>
          <w:szCs w:val="20"/>
          <w:highlight w:val="green"/>
          <w:lang w:val="en-US" w:eastAsia="zh-CN"/>
        </w:rPr>
        <w:t>Agreement:</w:t>
      </w:r>
    </w:p>
    <w:p w14:paraId="7E802EEE" w14:textId="77777777" w:rsidR="00231E2A" w:rsidRPr="00EE3DF6" w:rsidRDefault="00231E2A" w:rsidP="00231E2A">
      <w:pPr>
        <w:jc w:val="both"/>
        <w:rPr>
          <w:szCs w:val="20"/>
          <w:lang w:val="en-US" w:eastAsia="zh-CN"/>
        </w:rPr>
      </w:pPr>
      <w:r w:rsidRPr="00EE3DF6">
        <w:rPr>
          <w:szCs w:val="20"/>
          <w:lang w:val="en-US" w:eastAsia="zh-CN"/>
        </w:rPr>
        <w:t>Update a previous agreement as follows:</w:t>
      </w:r>
    </w:p>
    <w:p w14:paraId="169554D4" w14:textId="77777777" w:rsidR="00231E2A" w:rsidRPr="00EE3DF6" w:rsidRDefault="00231E2A" w:rsidP="00231E2A">
      <w:pPr>
        <w:jc w:val="both"/>
        <w:rPr>
          <w:szCs w:val="20"/>
          <w:lang w:val="en-US" w:eastAsia="zh-CN"/>
        </w:rPr>
      </w:pPr>
      <w:r w:rsidRPr="00EE3DF6">
        <w:rPr>
          <w:szCs w:val="20"/>
          <w:lang w:val="en-US" w:eastAsia="zh-CN"/>
        </w:rPr>
        <w:t>If a UE is (re)configured with sTTI operation for a serving cell, the initial value of fc(0)</w:t>
      </w:r>
      <w:r w:rsidRPr="00EE3DF6">
        <w:rPr>
          <w:color w:val="FF0000"/>
          <w:szCs w:val="20"/>
          <w:lang w:val="en-US" w:eastAsia="zh-CN"/>
        </w:rPr>
        <w:t xml:space="preserve"> </w:t>
      </w:r>
      <w:r w:rsidRPr="00EE3DF6">
        <w:rPr>
          <w:szCs w:val="20"/>
          <w:lang w:val="en-US" w:eastAsia="zh-CN"/>
        </w:rPr>
        <w:t xml:space="preserve">for </w:t>
      </w:r>
      <w:r w:rsidRPr="00EE3DF6">
        <w:rPr>
          <w:color w:val="FF0000"/>
          <w:szCs w:val="20"/>
          <w:lang w:val="en-US" w:eastAsia="zh-CN"/>
        </w:rPr>
        <w:t xml:space="preserve">slot/sublot PUSCH of </w:t>
      </w:r>
      <w:r w:rsidRPr="00EE3DF6">
        <w:rPr>
          <w:szCs w:val="20"/>
          <w:lang w:val="en-US" w:eastAsia="zh-CN"/>
        </w:rPr>
        <w:t xml:space="preserve">a serving cell c is determined as </w:t>
      </w:r>
      <w:r w:rsidRPr="00EE3DF6">
        <w:rPr>
          <w:color w:val="FF0000"/>
          <w:szCs w:val="20"/>
          <w:lang w:val="en-US" w:eastAsia="zh-CN"/>
        </w:rPr>
        <w:t>the current value fc(*) for subframe PUSCH of serving cell c (i.e. f</w:t>
      </w:r>
      <w:r w:rsidRPr="00EE3DF6">
        <w:rPr>
          <w:color w:val="FF0000"/>
          <w:szCs w:val="20"/>
          <w:vertAlign w:val="subscript"/>
          <w:lang w:val="en-US" w:eastAsia="zh-CN"/>
        </w:rPr>
        <w:t>c,slot-sublot</w:t>
      </w:r>
      <w:r w:rsidRPr="00EE3DF6">
        <w:rPr>
          <w:color w:val="FF0000"/>
          <w:szCs w:val="20"/>
          <w:lang w:val="en-US" w:eastAsia="zh-CN"/>
        </w:rPr>
        <w:t>(0)=f</w:t>
      </w:r>
      <w:r w:rsidRPr="00EE3DF6">
        <w:rPr>
          <w:color w:val="FF0000"/>
          <w:szCs w:val="20"/>
          <w:vertAlign w:val="subscript"/>
          <w:lang w:val="en-US" w:eastAsia="zh-CN"/>
        </w:rPr>
        <w:t>c_subframe</w:t>
      </w:r>
      <w:r w:rsidRPr="00EE3DF6">
        <w:rPr>
          <w:color w:val="FF0000"/>
          <w:szCs w:val="20"/>
          <w:lang w:val="en-US" w:eastAsia="zh-CN"/>
        </w:rPr>
        <w:t>(*))</w:t>
      </w:r>
      <w:r w:rsidRPr="00EE3DF6">
        <w:rPr>
          <w:strike/>
          <w:color w:val="FF0000"/>
          <w:szCs w:val="20"/>
          <w:lang w:val="en-US" w:eastAsia="zh-CN"/>
        </w:rPr>
        <w:t>the zero, and the UE shall reset accumulation, regardless of whether P_0_UE_PUSCH,c is changed or not</w:t>
      </w:r>
      <w:r w:rsidRPr="00EE3DF6">
        <w:rPr>
          <w:szCs w:val="20"/>
          <w:lang w:val="en-US" w:eastAsia="zh-CN"/>
        </w:rPr>
        <w:t>.</w:t>
      </w:r>
    </w:p>
    <w:p w14:paraId="79E3FFEF" w14:textId="77777777" w:rsidR="00231E2A" w:rsidRDefault="00231E2A" w:rsidP="00231E2A">
      <w:pPr>
        <w:ind w:left="1440" w:hanging="1440"/>
        <w:rPr>
          <w:lang w:eastAsia="x-none"/>
        </w:rPr>
      </w:pPr>
    </w:p>
    <w:p w14:paraId="3ADE797F" w14:textId="77777777" w:rsidR="00231E2A" w:rsidRDefault="00231E2A" w:rsidP="00231E2A">
      <w:pPr>
        <w:ind w:left="1440" w:hanging="1440"/>
        <w:rPr>
          <w:lang w:eastAsia="x-none"/>
        </w:rPr>
      </w:pPr>
      <w:r w:rsidRPr="00EE3DF6">
        <w:rPr>
          <w:highlight w:val="green"/>
          <w:lang w:eastAsia="x-none"/>
        </w:rPr>
        <w:t>Agreement:</w:t>
      </w:r>
    </w:p>
    <w:p w14:paraId="03E7D8C7" w14:textId="77777777" w:rsidR="00231E2A" w:rsidRDefault="00231E2A" w:rsidP="00231E2A">
      <w:pPr>
        <w:ind w:left="1440" w:hanging="1440"/>
        <w:rPr>
          <w:lang w:eastAsia="x-none"/>
        </w:rPr>
      </w:pPr>
      <w:r>
        <w:rPr>
          <w:lang w:eastAsia="x-none"/>
        </w:rPr>
        <w:t>Update a previous agreement as follows:</w:t>
      </w:r>
    </w:p>
    <w:p w14:paraId="70740363" w14:textId="77777777" w:rsidR="00231E2A" w:rsidRDefault="00231E2A" w:rsidP="00231E2A">
      <w:pPr>
        <w:rPr>
          <w:szCs w:val="20"/>
          <w:lang w:val="en-US" w:eastAsia="zh-CN"/>
        </w:rPr>
      </w:pPr>
      <w:r w:rsidRPr="00EE3DF6">
        <w:rPr>
          <w:szCs w:val="20"/>
          <w:lang w:val="en-US" w:eastAsia="zh-CN"/>
        </w:rPr>
        <w:lastRenderedPageBreak/>
        <w:t xml:space="preserve">If a UE is (re)configured with sTTI operation for the primary cell, the initial value g(0) for </w:t>
      </w:r>
      <w:r w:rsidRPr="00EE3DF6">
        <w:rPr>
          <w:color w:val="FF0000"/>
          <w:szCs w:val="20"/>
          <w:lang w:val="en-US" w:eastAsia="zh-CN"/>
        </w:rPr>
        <w:t xml:space="preserve">SPUCCH on </w:t>
      </w:r>
      <w:r w:rsidRPr="00EE3DF6">
        <w:rPr>
          <w:szCs w:val="20"/>
          <w:lang w:val="en-US" w:eastAsia="zh-CN"/>
        </w:rPr>
        <w:t xml:space="preserve">the primary cell is determined as </w:t>
      </w:r>
      <w:r w:rsidRPr="00EE3DF6">
        <w:rPr>
          <w:color w:val="FF0000"/>
          <w:szCs w:val="20"/>
          <w:lang w:val="en-US" w:eastAsia="zh-CN"/>
        </w:rPr>
        <w:t>the current (or latest) value g(*) of PUCCH of the primary cell</w:t>
      </w:r>
      <w:r w:rsidRPr="00EE3DF6">
        <w:rPr>
          <w:strike/>
          <w:color w:val="FF0000"/>
          <w:szCs w:val="20"/>
          <w:lang w:val="en-US" w:eastAsia="zh-CN"/>
        </w:rPr>
        <w:t>zero, and the UE shall reset accumulation, regardless of whether P_0_UE_PUCCH is changed or not</w:t>
      </w:r>
      <w:r w:rsidRPr="00EE3DF6">
        <w:rPr>
          <w:szCs w:val="20"/>
          <w:lang w:val="en-US" w:eastAsia="zh-CN"/>
        </w:rPr>
        <w:t>.</w:t>
      </w:r>
    </w:p>
    <w:p w14:paraId="2DB2D68A" w14:textId="77777777" w:rsidR="00231E2A" w:rsidRDefault="00231E2A" w:rsidP="00231E2A">
      <w:pPr>
        <w:rPr>
          <w:szCs w:val="20"/>
          <w:lang w:eastAsia="x-none"/>
        </w:rPr>
      </w:pPr>
      <w:r>
        <w:rPr>
          <w:szCs w:val="20"/>
          <w:lang w:eastAsia="x-none"/>
        </w:rPr>
        <w:t>.</w:t>
      </w:r>
    </w:p>
    <w:p w14:paraId="40DD436D" w14:textId="77777777" w:rsidR="00231E2A" w:rsidRDefault="00231E2A" w:rsidP="00231E2A">
      <w:pPr>
        <w:ind w:left="1440" w:hanging="1440"/>
        <w:rPr>
          <w:lang w:eastAsia="x-none"/>
        </w:rPr>
      </w:pPr>
    </w:p>
    <w:p w14:paraId="03707788" w14:textId="3247926C" w:rsidR="00231E2A" w:rsidRPr="00E17AF6" w:rsidRDefault="0058452E" w:rsidP="00231E2A">
      <w:pPr>
        <w:rPr>
          <w:b/>
          <w:lang w:eastAsia="x-none"/>
        </w:rPr>
      </w:pPr>
      <w:hyperlink r:id="rId188" w:history="1">
        <w:r w:rsidR="000F2B08">
          <w:rPr>
            <w:rStyle w:val="Hyperlink"/>
            <w:b/>
            <w:lang w:eastAsia="x-none"/>
          </w:rPr>
          <w:t>R1-1807297</w:t>
        </w:r>
      </w:hyperlink>
      <w:r w:rsidR="00231E2A" w:rsidRPr="00E17AF6">
        <w:rPr>
          <w:b/>
          <w:lang w:eastAsia="x-none"/>
        </w:rPr>
        <w:tab/>
        <w:t>Miscellaneous corrections to SPUCCH (36.213)</w:t>
      </w:r>
      <w:r w:rsidR="00231E2A" w:rsidRPr="00E17AF6">
        <w:rPr>
          <w:b/>
          <w:lang w:eastAsia="x-none"/>
        </w:rPr>
        <w:tab/>
        <w:t>Ericsson, LG Electronics, Qualcomm</w:t>
      </w:r>
    </w:p>
    <w:p w14:paraId="0CA64219" w14:textId="4E8ED1FF" w:rsidR="00231E2A" w:rsidRDefault="00E17AF6" w:rsidP="00231E2A">
      <w:pPr>
        <w:rPr>
          <w:lang w:eastAsia="x-none"/>
        </w:rPr>
      </w:pPr>
      <w:r w:rsidRPr="00777035">
        <w:rPr>
          <w:rFonts w:ascii="Times New Roman" w:hAnsi="Times New Roman"/>
          <w:b/>
          <w:szCs w:val="20"/>
        </w:rPr>
        <w:t xml:space="preserve">Decision: </w:t>
      </w:r>
      <w:r w:rsidR="00231E2A" w:rsidRPr="00345948">
        <w:rPr>
          <w:highlight w:val="green"/>
          <w:lang w:eastAsia="x-none"/>
        </w:rPr>
        <w:t xml:space="preserve">The text proposal in </w:t>
      </w:r>
      <w:hyperlink r:id="rId189" w:history="1">
        <w:r w:rsidR="000F2B08">
          <w:rPr>
            <w:rStyle w:val="Hyperlink"/>
            <w:highlight w:val="green"/>
            <w:lang w:eastAsia="x-none"/>
          </w:rPr>
          <w:t>R1-1807297</w:t>
        </w:r>
      </w:hyperlink>
      <w:r w:rsidR="00231E2A" w:rsidRPr="00345948">
        <w:rPr>
          <w:highlight w:val="green"/>
          <w:lang w:eastAsia="x-none"/>
        </w:rPr>
        <w:t xml:space="preserve"> is endorsed.</w:t>
      </w:r>
    </w:p>
    <w:p w14:paraId="61427A91" w14:textId="77777777" w:rsidR="00231E2A" w:rsidRDefault="00231E2A" w:rsidP="00231E2A">
      <w:pPr>
        <w:rPr>
          <w:lang w:eastAsia="x-none"/>
        </w:rPr>
      </w:pPr>
    </w:p>
    <w:p w14:paraId="4E650370" w14:textId="440DD2DF" w:rsidR="00231E2A" w:rsidRPr="00E17AF6" w:rsidRDefault="0058452E" w:rsidP="00231E2A">
      <w:pPr>
        <w:rPr>
          <w:b/>
          <w:lang w:eastAsia="x-none"/>
        </w:rPr>
      </w:pPr>
      <w:hyperlink r:id="rId190" w:history="1">
        <w:r w:rsidR="000F2B08">
          <w:rPr>
            <w:rStyle w:val="Hyperlink"/>
            <w:b/>
            <w:lang w:eastAsia="x-none"/>
          </w:rPr>
          <w:t>R1-1807298</w:t>
        </w:r>
      </w:hyperlink>
      <w:r w:rsidR="00231E2A" w:rsidRPr="00E17AF6">
        <w:rPr>
          <w:b/>
          <w:lang w:eastAsia="x-none"/>
        </w:rPr>
        <w:tab/>
        <w:t>Correction to the derivation of the number of bits for Rank Indication</w:t>
      </w:r>
      <w:r w:rsidR="00231E2A" w:rsidRPr="00E17AF6">
        <w:rPr>
          <w:b/>
          <w:lang w:eastAsia="x-none"/>
        </w:rPr>
        <w:tab/>
        <w:t>Ericsson</w:t>
      </w:r>
    </w:p>
    <w:p w14:paraId="1441B5B5" w14:textId="6CD703F5" w:rsidR="00231E2A" w:rsidRDefault="00E17AF6" w:rsidP="00231E2A">
      <w:pPr>
        <w:rPr>
          <w:lang w:eastAsia="x-none"/>
        </w:rPr>
      </w:pPr>
      <w:r w:rsidRPr="00777035">
        <w:rPr>
          <w:rFonts w:ascii="Times New Roman" w:hAnsi="Times New Roman"/>
          <w:b/>
          <w:szCs w:val="20"/>
        </w:rPr>
        <w:t xml:space="preserve">Decision: </w:t>
      </w:r>
      <w:r w:rsidR="00231E2A" w:rsidRPr="00345948">
        <w:rPr>
          <w:highlight w:val="green"/>
          <w:lang w:eastAsia="x-none"/>
        </w:rPr>
        <w:t xml:space="preserve">The text proposal in </w:t>
      </w:r>
      <w:hyperlink r:id="rId191" w:history="1">
        <w:r w:rsidR="000F2B08">
          <w:rPr>
            <w:rStyle w:val="Hyperlink"/>
            <w:highlight w:val="green"/>
            <w:lang w:eastAsia="x-none"/>
          </w:rPr>
          <w:t>R1-1807298</w:t>
        </w:r>
      </w:hyperlink>
      <w:r w:rsidR="00231E2A" w:rsidRPr="00345948">
        <w:rPr>
          <w:highlight w:val="green"/>
          <w:lang w:eastAsia="x-none"/>
        </w:rPr>
        <w:t xml:space="preserve"> is endorsed.</w:t>
      </w:r>
    </w:p>
    <w:p w14:paraId="37E4A850" w14:textId="77777777" w:rsidR="00231E2A" w:rsidRDefault="00231E2A" w:rsidP="00231E2A">
      <w:pPr>
        <w:rPr>
          <w:lang w:eastAsia="x-none"/>
        </w:rPr>
      </w:pPr>
    </w:p>
    <w:p w14:paraId="2A7858E6" w14:textId="258D890C" w:rsidR="00231E2A" w:rsidRPr="00E17AF6" w:rsidRDefault="0058452E" w:rsidP="00231E2A">
      <w:pPr>
        <w:rPr>
          <w:b/>
          <w:lang w:eastAsia="x-none"/>
        </w:rPr>
      </w:pPr>
      <w:hyperlink r:id="rId192" w:history="1">
        <w:r w:rsidR="000F2B08">
          <w:rPr>
            <w:rStyle w:val="Hyperlink"/>
            <w:b/>
            <w:lang w:eastAsia="x-none"/>
          </w:rPr>
          <w:t>R1-1807322</w:t>
        </w:r>
      </w:hyperlink>
      <w:r w:rsidR="00231E2A" w:rsidRPr="00E17AF6">
        <w:rPr>
          <w:b/>
          <w:lang w:eastAsia="x-none"/>
        </w:rPr>
        <w:tab/>
        <w:t>Correction on SPUCCH coverage</w:t>
      </w:r>
      <w:r w:rsidR="00231E2A" w:rsidRPr="00E17AF6">
        <w:rPr>
          <w:b/>
          <w:lang w:eastAsia="x-none"/>
        </w:rPr>
        <w:tab/>
        <w:t>Huawei, HiSilicon, Qualcomm</w:t>
      </w:r>
    </w:p>
    <w:p w14:paraId="65F72F18" w14:textId="77777777" w:rsidR="00231E2A" w:rsidRDefault="00231E2A" w:rsidP="00231E2A">
      <w:pPr>
        <w:pStyle w:val="Heading5"/>
      </w:pPr>
      <w:bookmarkStart w:id="56" w:name="_Toc516232533"/>
      <w:r>
        <w:t>Aspects related to DL data channel</w:t>
      </w:r>
      <w:bookmarkEnd w:id="56"/>
    </w:p>
    <w:p w14:paraId="56D686C1" w14:textId="43E1087A" w:rsidR="00231E2A" w:rsidRPr="00E17AF6" w:rsidRDefault="0058452E" w:rsidP="00231E2A">
      <w:pPr>
        <w:rPr>
          <w:b/>
          <w:lang w:eastAsia="x-none"/>
        </w:rPr>
      </w:pPr>
      <w:hyperlink r:id="rId193" w:history="1">
        <w:r w:rsidR="000F2B08">
          <w:rPr>
            <w:rStyle w:val="Hyperlink"/>
            <w:b/>
            <w:lang w:eastAsia="x-none"/>
          </w:rPr>
          <w:t>R1-1806479</w:t>
        </w:r>
      </w:hyperlink>
      <w:r w:rsidR="00231E2A" w:rsidRPr="00E17AF6">
        <w:rPr>
          <w:b/>
          <w:lang w:eastAsia="x-none"/>
        </w:rPr>
        <w:tab/>
        <w:t>Correction on 256QAM for DL sTTI operation</w:t>
      </w:r>
      <w:r w:rsidR="00231E2A" w:rsidRPr="00E17AF6">
        <w:rPr>
          <w:b/>
          <w:lang w:eastAsia="x-none"/>
        </w:rPr>
        <w:tab/>
        <w:t>Intel Corporation</w:t>
      </w:r>
    </w:p>
    <w:p w14:paraId="00D8958F" w14:textId="77777777" w:rsidR="00E17AF6" w:rsidRDefault="00E17AF6" w:rsidP="00231E2A">
      <w:pPr>
        <w:rPr>
          <w:highlight w:val="green"/>
          <w:lang w:eastAsia="x-none"/>
        </w:rPr>
      </w:pPr>
    </w:p>
    <w:p w14:paraId="7EFC8E8C" w14:textId="3C9A270B" w:rsidR="00231E2A" w:rsidRDefault="00231E2A" w:rsidP="00231E2A">
      <w:pPr>
        <w:rPr>
          <w:lang w:eastAsia="x-none"/>
        </w:rPr>
      </w:pPr>
      <w:r w:rsidRPr="00862CCB">
        <w:rPr>
          <w:highlight w:val="green"/>
          <w:lang w:eastAsia="x-none"/>
        </w:rPr>
        <w:t>Agreement:</w:t>
      </w:r>
    </w:p>
    <w:p w14:paraId="39F59B67" w14:textId="77777777" w:rsidR="00231E2A" w:rsidRDefault="00231E2A" w:rsidP="00231E2A">
      <w:pPr>
        <w:rPr>
          <w:highlight w:val="green"/>
          <w:lang w:eastAsia="x-none"/>
        </w:rPr>
      </w:pPr>
      <w:r>
        <w:rPr>
          <w:lang w:eastAsia="x-none"/>
        </w:rPr>
        <w:t>Introduce a new signaling to configure the 256-QAM MCS table for sPDSCH transmissions (e.g., altCQI-Table-STTI).</w:t>
      </w:r>
    </w:p>
    <w:p w14:paraId="7362E163" w14:textId="77777777" w:rsidR="00E17AF6" w:rsidRDefault="00E17AF6" w:rsidP="00231E2A">
      <w:pPr>
        <w:rPr>
          <w:b/>
          <w:lang w:eastAsia="x-none"/>
        </w:rPr>
      </w:pPr>
    </w:p>
    <w:p w14:paraId="1E5792B7" w14:textId="0445CC79" w:rsidR="00231E2A" w:rsidRPr="00E17AF6" w:rsidRDefault="0058452E" w:rsidP="00231E2A">
      <w:pPr>
        <w:rPr>
          <w:b/>
          <w:lang w:eastAsia="x-none"/>
        </w:rPr>
      </w:pPr>
      <w:hyperlink r:id="rId194" w:history="1">
        <w:r w:rsidR="000F2B08">
          <w:rPr>
            <w:rStyle w:val="Hyperlink"/>
            <w:b/>
            <w:lang w:eastAsia="x-none"/>
          </w:rPr>
          <w:t>R1-1807564</w:t>
        </w:r>
      </w:hyperlink>
      <w:r w:rsidR="00231E2A" w:rsidRPr="00E17AF6">
        <w:rPr>
          <w:b/>
          <w:lang w:eastAsia="x-none"/>
        </w:rPr>
        <w:tab/>
        <w:t>Correction on 256QAM for DL sTTI operation</w:t>
      </w:r>
      <w:r w:rsidR="00231E2A" w:rsidRPr="00E17AF6">
        <w:rPr>
          <w:b/>
          <w:lang w:eastAsia="x-none"/>
        </w:rPr>
        <w:tab/>
        <w:t>Intel Corporation</w:t>
      </w:r>
    </w:p>
    <w:p w14:paraId="20A43739" w14:textId="39BA43A9" w:rsidR="00231E2A" w:rsidRDefault="00E17AF6" w:rsidP="00231E2A">
      <w:pPr>
        <w:rPr>
          <w:highlight w:val="green"/>
          <w:lang w:eastAsia="x-none"/>
        </w:rPr>
      </w:pPr>
      <w:r w:rsidRPr="00777035">
        <w:rPr>
          <w:rFonts w:ascii="Times New Roman" w:hAnsi="Times New Roman"/>
          <w:b/>
          <w:szCs w:val="20"/>
        </w:rPr>
        <w:t xml:space="preserve">Decision: </w:t>
      </w:r>
      <w:r w:rsidR="00231E2A" w:rsidRPr="00345948">
        <w:rPr>
          <w:highlight w:val="green"/>
          <w:lang w:eastAsia="x-none"/>
        </w:rPr>
        <w:t xml:space="preserve">The text proposal in </w:t>
      </w:r>
      <w:hyperlink r:id="rId195" w:history="1">
        <w:r w:rsidR="000F2B08">
          <w:rPr>
            <w:rStyle w:val="Hyperlink"/>
            <w:highlight w:val="green"/>
            <w:lang w:eastAsia="x-none"/>
          </w:rPr>
          <w:t>R1-1807564</w:t>
        </w:r>
      </w:hyperlink>
      <w:r w:rsidR="00231E2A" w:rsidRPr="00345948">
        <w:rPr>
          <w:highlight w:val="green"/>
          <w:lang w:eastAsia="x-none"/>
        </w:rPr>
        <w:t xml:space="preserve"> is endorsed</w:t>
      </w:r>
    </w:p>
    <w:p w14:paraId="56E736C9" w14:textId="4D3E3857" w:rsidR="00231E2A" w:rsidRDefault="00231E2A" w:rsidP="00231E2A">
      <w:pPr>
        <w:rPr>
          <w:lang w:eastAsia="x-none"/>
        </w:rPr>
      </w:pPr>
    </w:p>
    <w:p w14:paraId="67042E8E" w14:textId="77777777" w:rsidR="00E17AF6" w:rsidRDefault="00E17AF6" w:rsidP="00231E2A">
      <w:pPr>
        <w:rPr>
          <w:lang w:eastAsia="x-none"/>
        </w:rPr>
      </w:pPr>
    </w:p>
    <w:p w14:paraId="12DBE947" w14:textId="48ED5F3F" w:rsidR="00231E2A" w:rsidRDefault="0058452E" w:rsidP="00231E2A">
      <w:pPr>
        <w:rPr>
          <w:lang w:eastAsia="x-none"/>
        </w:rPr>
      </w:pPr>
      <w:hyperlink r:id="rId196" w:history="1">
        <w:r w:rsidR="000F2B08">
          <w:rPr>
            <w:rStyle w:val="Hyperlink"/>
            <w:b/>
            <w:lang w:eastAsia="x-none"/>
          </w:rPr>
          <w:t>R1-1807426</w:t>
        </w:r>
      </w:hyperlink>
      <w:r w:rsidR="00231E2A" w:rsidRPr="00E17AF6">
        <w:rPr>
          <w:b/>
          <w:lang w:eastAsia="x-none"/>
        </w:rPr>
        <w:tab/>
        <w:t>Corrections related to DL data channel for sTTI</w:t>
      </w:r>
      <w:r w:rsidR="00231E2A" w:rsidRPr="00E17AF6">
        <w:rPr>
          <w:b/>
          <w:lang w:eastAsia="x-none"/>
        </w:rPr>
        <w:tab/>
        <w:t>LG Electronics</w:t>
      </w:r>
      <w:r w:rsidR="00E17AF6">
        <w:rPr>
          <w:lang w:eastAsia="x-none"/>
        </w:rPr>
        <w:tab/>
        <w:t>(</w:t>
      </w:r>
      <w:r w:rsidR="00231E2A">
        <w:rPr>
          <w:lang w:eastAsia="x-none"/>
        </w:rPr>
        <w:t xml:space="preserve">Revision of </w:t>
      </w:r>
      <w:hyperlink r:id="rId197" w:history="1">
        <w:r w:rsidR="000F2B08">
          <w:rPr>
            <w:rStyle w:val="Hyperlink"/>
            <w:lang w:eastAsia="x-none"/>
          </w:rPr>
          <w:t>R1-1806577</w:t>
        </w:r>
      </w:hyperlink>
      <w:r w:rsidR="00E17AF6">
        <w:rPr>
          <w:lang w:eastAsia="x-none"/>
        </w:rPr>
        <w:t>)</w:t>
      </w:r>
    </w:p>
    <w:p w14:paraId="19910B1B" w14:textId="3FEEB6D5" w:rsidR="00231E2A" w:rsidRDefault="00E17AF6" w:rsidP="00231E2A">
      <w:pPr>
        <w:rPr>
          <w:highlight w:val="green"/>
          <w:lang w:eastAsia="x-none"/>
        </w:rPr>
      </w:pPr>
      <w:r w:rsidRPr="00777035">
        <w:rPr>
          <w:rFonts w:ascii="Times New Roman" w:hAnsi="Times New Roman"/>
          <w:b/>
          <w:szCs w:val="20"/>
        </w:rPr>
        <w:t xml:space="preserve">Decision: </w:t>
      </w:r>
      <w:r w:rsidR="00231E2A" w:rsidRPr="00C966E1">
        <w:rPr>
          <w:highlight w:val="green"/>
          <w:lang w:eastAsia="x-none"/>
        </w:rPr>
        <w:t xml:space="preserve">The text proposal in </w:t>
      </w:r>
      <w:hyperlink r:id="rId198" w:history="1">
        <w:r w:rsidR="000F2B08">
          <w:rPr>
            <w:rStyle w:val="Hyperlink"/>
            <w:highlight w:val="green"/>
            <w:lang w:eastAsia="x-none"/>
          </w:rPr>
          <w:t>R1-1807426</w:t>
        </w:r>
      </w:hyperlink>
      <w:r w:rsidR="00231E2A" w:rsidRPr="00C966E1">
        <w:rPr>
          <w:highlight w:val="green"/>
          <w:lang w:eastAsia="x-none"/>
        </w:rPr>
        <w:t xml:space="preserve"> is endorsed.</w:t>
      </w:r>
    </w:p>
    <w:p w14:paraId="647B9934" w14:textId="77777777" w:rsidR="00E17AF6" w:rsidRDefault="00E17AF6" w:rsidP="00231E2A">
      <w:pPr>
        <w:rPr>
          <w:highlight w:val="green"/>
          <w:lang w:eastAsia="x-none"/>
        </w:rPr>
      </w:pPr>
    </w:p>
    <w:p w14:paraId="6C63DB21" w14:textId="77777777" w:rsidR="00231E2A" w:rsidRDefault="00231E2A" w:rsidP="00231E2A">
      <w:pPr>
        <w:rPr>
          <w:lang w:eastAsia="x-none"/>
        </w:rPr>
      </w:pPr>
      <w:r w:rsidRPr="00E574D6">
        <w:rPr>
          <w:highlight w:val="green"/>
          <w:lang w:eastAsia="x-none"/>
        </w:rPr>
        <w:t>Agreement:</w:t>
      </w:r>
    </w:p>
    <w:p w14:paraId="4DDA7667" w14:textId="77777777" w:rsidR="00231E2A" w:rsidRDefault="00231E2A" w:rsidP="00613418">
      <w:pPr>
        <w:numPr>
          <w:ilvl w:val="0"/>
          <w:numId w:val="33"/>
        </w:numPr>
        <w:rPr>
          <w:lang w:eastAsia="x-none"/>
        </w:rPr>
      </w:pPr>
      <w:r>
        <w:rPr>
          <w:lang w:eastAsia="x-none"/>
        </w:rPr>
        <w:t>Define UE capability on support of DMRS sharing in consecutive two subslots across subframe boundary for subslot-PDSCH.</w:t>
      </w:r>
    </w:p>
    <w:p w14:paraId="50FD192B" w14:textId="77777777" w:rsidR="00231E2A" w:rsidRDefault="00231E2A" w:rsidP="00613418">
      <w:pPr>
        <w:numPr>
          <w:ilvl w:val="0"/>
          <w:numId w:val="33"/>
        </w:numPr>
        <w:rPr>
          <w:lang w:eastAsia="x-none"/>
        </w:rPr>
      </w:pPr>
      <w:r>
        <w:rPr>
          <w:lang w:eastAsia="x-none"/>
        </w:rPr>
        <w:t>Define UE capability on support of back-to-back 3/4-layer DMRS reception in consecutive two subslots across subframe boundary for subslot-PDSCH.</w:t>
      </w:r>
    </w:p>
    <w:p w14:paraId="18BB78F7" w14:textId="741EF634" w:rsidR="00231E2A" w:rsidRDefault="00231E2A" w:rsidP="00231E2A">
      <w:pPr>
        <w:rPr>
          <w:lang w:eastAsia="x-none"/>
        </w:rPr>
      </w:pPr>
    </w:p>
    <w:p w14:paraId="62D82F16" w14:textId="77777777" w:rsidR="00E17AF6" w:rsidRDefault="00E17AF6" w:rsidP="00231E2A">
      <w:pPr>
        <w:rPr>
          <w:lang w:eastAsia="x-none"/>
        </w:rPr>
      </w:pPr>
    </w:p>
    <w:p w14:paraId="6B1C563F" w14:textId="4866D586" w:rsidR="00231E2A" w:rsidRDefault="0058452E" w:rsidP="00231E2A">
      <w:pPr>
        <w:rPr>
          <w:lang w:eastAsia="x-none"/>
        </w:rPr>
      </w:pPr>
      <w:hyperlink r:id="rId199" w:history="1">
        <w:r w:rsidR="000F2B08">
          <w:rPr>
            <w:rStyle w:val="Hyperlink"/>
            <w:lang w:eastAsia="x-none"/>
          </w:rPr>
          <w:t>R1-1807006</w:t>
        </w:r>
      </w:hyperlink>
      <w:r w:rsidR="00231E2A">
        <w:rPr>
          <w:lang w:eastAsia="x-none"/>
        </w:rPr>
        <w:tab/>
        <w:t>Clarification on Xp value determination for sTTI</w:t>
      </w:r>
      <w:r w:rsidR="00231E2A">
        <w:rPr>
          <w:lang w:eastAsia="x-none"/>
        </w:rPr>
        <w:tab/>
        <w:t>InterDigital, Inc.</w:t>
      </w:r>
    </w:p>
    <w:p w14:paraId="3925A9C5" w14:textId="41D738B1" w:rsidR="00231E2A" w:rsidRPr="006C2C42" w:rsidRDefault="0058452E" w:rsidP="00231E2A">
      <w:pPr>
        <w:rPr>
          <w:b/>
          <w:lang w:eastAsia="x-none"/>
        </w:rPr>
      </w:pPr>
      <w:hyperlink r:id="rId200" w:history="1">
        <w:r w:rsidR="000F2B08">
          <w:rPr>
            <w:rStyle w:val="Hyperlink"/>
            <w:b/>
            <w:lang w:eastAsia="x-none"/>
          </w:rPr>
          <w:t>R1-1807098</w:t>
        </w:r>
      </w:hyperlink>
      <w:r w:rsidR="00231E2A" w:rsidRPr="006C2C42">
        <w:rPr>
          <w:b/>
          <w:lang w:eastAsia="x-none"/>
        </w:rPr>
        <w:tab/>
        <w:t>Aspects related to DL data channel</w:t>
      </w:r>
      <w:r w:rsidR="00231E2A" w:rsidRPr="006C2C42">
        <w:rPr>
          <w:b/>
          <w:lang w:eastAsia="x-none"/>
        </w:rPr>
        <w:tab/>
        <w:t>Qualcomm Incorporated</w:t>
      </w:r>
    </w:p>
    <w:p w14:paraId="0650A2B3" w14:textId="46845F8F" w:rsidR="00231E2A" w:rsidRDefault="0058452E" w:rsidP="00231E2A">
      <w:pPr>
        <w:rPr>
          <w:lang w:eastAsia="x-none"/>
        </w:rPr>
      </w:pPr>
      <w:hyperlink r:id="rId201" w:history="1">
        <w:r w:rsidR="000F2B08">
          <w:rPr>
            <w:rStyle w:val="Hyperlink"/>
            <w:b/>
            <w:lang w:eastAsia="x-none"/>
          </w:rPr>
          <w:t>R1-1807461</w:t>
        </w:r>
      </w:hyperlink>
      <w:r w:rsidR="00231E2A" w:rsidRPr="006C2C42">
        <w:rPr>
          <w:b/>
          <w:lang w:eastAsia="x-none"/>
        </w:rPr>
        <w:tab/>
        <w:t>Aspects related to DL data channel</w:t>
      </w:r>
      <w:r w:rsidR="00231E2A" w:rsidRPr="006C2C42">
        <w:rPr>
          <w:b/>
          <w:lang w:eastAsia="x-none"/>
        </w:rPr>
        <w:tab/>
        <w:t>Qualcomm Incorporated</w:t>
      </w:r>
      <w:r w:rsidR="006C2C42">
        <w:rPr>
          <w:lang w:eastAsia="x-none"/>
        </w:rPr>
        <w:tab/>
        <w:t>(</w:t>
      </w:r>
      <w:r w:rsidR="00231E2A">
        <w:rPr>
          <w:lang w:eastAsia="x-none"/>
        </w:rPr>
        <w:t xml:space="preserve">Revision of </w:t>
      </w:r>
      <w:hyperlink r:id="rId202" w:history="1">
        <w:r w:rsidR="000F2B08">
          <w:rPr>
            <w:rStyle w:val="Hyperlink"/>
            <w:lang w:eastAsia="x-none"/>
          </w:rPr>
          <w:t>R1-1807098</w:t>
        </w:r>
      </w:hyperlink>
      <w:r w:rsidR="006C2C42">
        <w:rPr>
          <w:lang w:eastAsia="x-none"/>
        </w:rPr>
        <w:t>)</w:t>
      </w:r>
    </w:p>
    <w:p w14:paraId="4A277BDD" w14:textId="77777777" w:rsidR="006C2C42" w:rsidRDefault="006C2C42" w:rsidP="00231E2A">
      <w:pPr>
        <w:rPr>
          <w:lang w:eastAsia="x-none"/>
        </w:rPr>
      </w:pPr>
    </w:p>
    <w:p w14:paraId="5E7E60CD" w14:textId="77777777" w:rsidR="00231E2A" w:rsidRDefault="00231E2A" w:rsidP="00231E2A">
      <w:pPr>
        <w:rPr>
          <w:lang w:eastAsia="x-none"/>
        </w:rPr>
      </w:pPr>
      <w:r w:rsidRPr="00862CCB">
        <w:rPr>
          <w:highlight w:val="green"/>
          <w:lang w:eastAsia="x-none"/>
        </w:rPr>
        <w:t>Agreement:</w:t>
      </w:r>
      <w:r>
        <w:rPr>
          <w:lang w:eastAsia="x-none"/>
        </w:rPr>
        <w:t xml:space="preserve"> </w:t>
      </w:r>
    </w:p>
    <w:p w14:paraId="31548605" w14:textId="7BA58434" w:rsidR="00231E2A" w:rsidRDefault="00231E2A" w:rsidP="00231E2A">
      <w:pPr>
        <w:rPr>
          <w:lang w:eastAsia="x-none"/>
        </w:rPr>
      </w:pPr>
      <w:r>
        <w:rPr>
          <w:lang w:eastAsia="x-none"/>
        </w:rPr>
        <w:t>Define separate optional UE capabilities for supporting 1024QAM for slot TTI/PDSCH, subslot TTI operation with TA set1 and subsl</w:t>
      </w:r>
      <w:r w:rsidR="006C2C42">
        <w:rPr>
          <w:lang w:eastAsia="x-none"/>
        </w:rPr>
        <w:t>ot TTI operation with TA set 2.</w:t>
      </w:r>
    </w:p>
    <w:p w14:paraId="17CDBF2C" w14:textId="77777777" w:rsidR="006C2C42" w:rsidRDefault="006C2C42" w:rsidP="00231E2A">
      <w:pPr>
        <w:rPr>
          <w:lang w:eastAsia="x-none"/>
        </w:rPr>
      </w:pPr>
    </w:p>
    <w:p w14:paraId="12A636BA" w14:textId="77777777" w:rsidR="00231E2A" w:rsidRDefault="00231E2A" w:rsidP="00231E2A">
      <w:pPr>
        <w:rPr>
          <w:lang w:eastAsia="x-none"/>
        </w:rPr>
      </w:pPr>
      <w:r w:rsidRPr="00862CCB">
        <w:rPr>
          <w:highlight w:val="green"/>
          <w:lang w:eastAsia="x-none"/>
        </w:rPr>
        <w:t>Agreement:</w:t>
      </w:r>
      <w:r>
        <w:rPr>
          <w:lang w:eastAsia="x-none"/>
        </w:rPr>
        <w:t xml:space="preserve"> </w:t>
      </w:r>
    </w:p>
    <w:p w14:paraId="0D8E26EF" w14:textId="4D5C9173" w:rsidR="00231E2A" w:rsidRDefault="00231E2A" w:rsidP="00231E2A">
      <w:pPr>
        <w:rPr>
          <w:lang w:eastAsia="x-none"/>
        </w:rPr>
      </w:pPr>
      <w:r>
        <w:rPr>
          <w:lang w:eastAsia="x-none"/>
        </w:rPr>
        <w:t>A separate configuration of altCQI-Table-1024QAM parameter (e.g. altCQI-Table-1024QAM-STTI_r15) is supported for sTTI.</w:t>
      </w:r>
    </w:p>
    <w:p w14:paraId="7344CF5A" w14:textId="77777777" w:rsidR="006C2C42" w:rsidRDefault="006C2C42" w:rsidP="00231E2A">
      <w:pPr>
        <w:rPr>
          <w:lang w:eastAsia="x-none"/>
        </w:rPr>
      </w:pPr>
    </w:p>
    <w:p w14:paraId="2181140F" w14:textId="6B88B36A" w:rsidR="00231E2A" w:rsidRDefault="0058452E" w:rsidP="00231E2A">
      <w:pPr>
        <w:rPr>
          <w:lang w:eastAsia="x-none"/>
        </w:rPr>
      </w:pPr>
      <w:hyperlink r:id="rId203" w:history="1">
        <w:r w:rsidR="000F2B08">
          <w:rPr>
            <w:rStyle w:val="Hyperlink"/>
            <w:b/>
            <w:lang w:eastAsia="x-none"/>
          </w:rPr>
          <w:t>R1-1807562</w:t>
        </w:r>
      </w:hyperlink>
      <w:r w:rsidR="00231E2A" w:rsidRPr="006C2C42">
        <w:rPr>
          <w:b/>
          <w:lang w:eastAsia="x-none"/>
        </w:rPr>
        <w:tab/>
        <w:t>Aspects related to DL data channel</w:t>
      </w:r>
      <w:r w:rsidR="00231E2A" w:rsidRPr="006C2C42">
        <w:rPr>
          <w:b/>
          <w:lang w:eastAsia="x-none"/>
        </w:rPr>
        <w:tab/>
        <w:t>Qualcomm Incorporated</w:t>
      </w:r>
      <w:r w:rsidR="006C2C42">
        <w:rPr>
          <w:lang w:eastAsia="x-none"/>
        </w:rPr>
        <w:tab/>
        <w:t>(</w:t>
      </w:r>
      <w:r w:rsidR="00231E2A">
        <w:rPr>
          <w:lang w:eastAsia="x-none"/>
        </w:rPr>
        <w:t xml:space="preserve">Revision of </w:t>
      </w:r>
      <w:hyperlink r:id="rId204" w:history="1">
        <w:r w:rsidR="000F2B08">
          <w:rPr>
            <w:rStyle w:val="Hyperlink"/>
            <w:lang w:eastAsia="x-none"/>
          </w:rPr>
          <w:t>R1-1807461</w:t>
        </w:r>
      </w:hyperlink>
      <w:r w:rsidR="006C2C42">
        <w:rPr>
          <w:lang w:eastAsia="x-none"/>
        </w:rPr>
        <w:t>)</w:t>
      </w:r>
    </w:p>
    <w:p w14:paraId="6FEB4575" w14:textId="2ABDC1CE" w:rsidR="00231E2A" w:rsidRDefault="006C2C42" w:rsidP="00231E2A">
      <w:pPr>
        <w:rPr>
          <w:lang w:eastAsia="x-none"/>
        </w:rPr>
      </w:pPr>
      <w:r w:rsidRPr="00777035">
        <w:rPr>
          <w:rFonts w:ascii="Times New Roman" w:hAnsi="Times New Roman"/>
          <w:b/>
          <w:szCs w:val="20"/>
        </w:rPr>
        <w:t xml:space="preserve">Decision: </w:t>
      </w:r>
      <w:r w:rsidR="00231E2A" w:rsidRPr="00C75FB5">
        <w:rPr>
          <w:highlight w:val="green"/>
          <w:lang w:eastAsia="x-none"/>
        </w:rPr>
        <w:t xml:space="preserve">The text proposals in </w:t>
      </w:r>
      <w:hyperlink r:id="rId205" w:history="1">
        <w:r w:rsidR="000F2B08">
          <w:rPr>
            <w:rStyle w:val="Hyperlink"/>
            <w:highlight w:val="green"/>
            <w:lang w:eastAsia="x-none"/>
          </w:rPr>
          <w:t>R1-1807562</w:t>
        </w:r>
      </w:hyperlink>
      <w:r w:rsidR="00231E2A" w:rsidRPr="00C75FB5">
        <w:rPr>
          <w:highlight w:val="green"/>
          <w:lang w:eastAsia="x-none"/>
        </w:rPr>
        <w:t xml:space="preserve"> are endorsed</w:t>
      </w:r>
      <w:r w:rsidR="00815128">
        <w:rPr>
          <w:lang w:eastAsia="x-none"/>
        </w:rPr>
        <w:t>.</w:t>
      </w:r>
    </w:p>
    <w:p w14:paraId="2FD49AAE" w14:textId="77777777" w:rsidR="00231E2A" w:rsidRDefault="00231E2A" w:rsidP="00231E2A">
      <w:pPr>
        <w:rPr>
          <w:lang w:eastAsia="x-none"/>
        </w:rPr>
      </w:pPr>
    </w:p>
    <w:p w14:paraId="0A3EE4C0" w14:textId="77777777" w:rsidR="00231E2A" w:rsidRDefault="00231E2A" w:rsidP="00231E2A">
      <w:pPr>
        <w:rPr>
          <w:lang w:eastAsia="x-none"/>
        </w:rPr>
      </w:pPr>
      <w:r w:rsidRPr="005B56F3">
        <w:rPr>
          <w:highlight w:val="green"/>
          <w:lang w:eastAsia="x-none"/>
        </w:rPr>
        <w:t>Agreement:</w:t>
      </w:r>
      <w:r>
        <w:rPr>
          <w:lang w:eastAsia="x-none"/>
        </w:rPr>
        <w:t xml:space="preserve"> </w:t>
      </w:r>
    </w:p>
    <w:p w14:paraId="29DA3D91" w14:textId="77777777" w:rsidR="00231E2A" w:rsidRDefault="00231E2A" w:rsidP="00231E2A">
      <w:pPr>
        <w:rPr>
          <w:lang w:eastAsia="x-none"/>
        </w:rPr>
      </w:pPr>
      <w:r>
        <w:rPr>
          <w:lang w:eastAsia="x-none"/>
        </w:rPr>
        <w:t xml:space="preserve">Introduce separate RRC configurations, tbsIndexAlt-STTI, tbsIndexAlt2-STTI and tbsIndexAlt3-STTI for the support of higher order modulation in the DL sTTI.  </w:t>
      </w:r>
    </w:p>
    <w:p w14:paraId="3478B6C6" w14:textId="77777777" w:rsidR="00231E2A" w:rsidRDefault="00231E2A" w:rsidP="00036580">
      <w:pPr>
        <w:numPr>
          <w:ilvl w:val="0"/>
          <w:numId w:val="185"/>
        </w:numPr>
        <w:rPr>
          <w:lang w:eastAsia="x-none"/>
        </w:rPr>
      </w:pPr>
      <w:r>
        <w:rPr>
          <w:lang w:eastAsia="x-none"/>
        </w:rPr>
        <w:t>tbsIndexAlt-STTI indicates the applicability of alternative TBS index 33A for PDSCHs scheduled by DCI format 7-1F and 7-1G.</w:t>
      </w:r>
    </w:p>
    <w:p w14:paraId="16088E44" w14:textId="77777777" w:rsidR="00231E2A" w:rsidRDefault="00231E2A" w:rsidP="00036580">
      <w:pPr>
        <w:numPr>
          <w:ilvl w:val="0"/>
          <w:numId w:val="185"/>
        </w:numPr>
        <w:rPr>
          <w:lang w:eastAsia="x-none"/>
        </w:rPr>
      </w:pPr>
      <w:r>
        <w:rPr>
          <w:lang w:eastAsia="x-none"/>
        </w:rPr>
        <w:t>tbsIndexAlt2-STTI indicates the applicability of alternative TBS index 33B for PDSCHs scheduled by DCI format 7-1B, 7-1C and 7-1D.</w:t>
      </w:r>
    </w:p>
    <w:p w14:paraId="6146935A" w14:textId="77777777" w:rsidR="00231E2A" w:rsidRDefault="00231E2A" w:rsidP="00036580">
      <w:pPr>
        <w:numPr>
          <w:ilvl w:val="0"/>
          <w:numId w:val="185"/>
        </w:numPr>
        <w:rPr>
          <w:lang w:eastAsia="x-none"/>
        </w:rPr>
      </w:pPr>
      <w:r>
        <w:rPr>
          <w:lang w:eastAsia="x-none"/>
        </w:rPr>
        <w:t>tbsIndexAlt3-STTI indicates the applicability of alternative TBS index 37A for PDSCHs scheduled by DCI format 7-1F and 7-1G.</w:t>
      </w:r>
    </w:p>
    <w:p w14:paraId="6B8FDCED" w14:textId="77777777" w:rsidR="00231E2A" w:rsidRDefault="00231E2A" w:rsidP="00231E2A">
      <w:pPr>
        <w:rPr>
          <w:lang w:eastAsia="x-none"/>
        </w:rPr>
      </w:pPr>
    </w:p>
    <w:p w14:paraId="091B6C42" w14:textId="5695C4A2" w:rsidR="00231E2A" w:rsidRDefault="0058452E" w:rsidP="00231E2A">
      <w:pPr>
        <w:rPr>
          <w:lang w:eastAsia="x-none"/>
        </w:rPr>
      </w:pPr>
      <w:hyperlink r:id="rId206" w:history="1">
        <w:r w:rsidR="000F2B08">
          <w:rPr>
            <w:rStyle w:val="Hyperlink"/>
            <w:b/>
            <w:lang w:eastAsia="x-none"/>
          </w:rPr>
          <w:t>R1-1807213</w:t>
        </w:r>
      </w:hyperlink>
      <w:r w:rsidR="00231E2A">
        <w:rPr>
          <w:lang w:eastAsia="x-none"/>
        </w:rPr>
        <w:tab/>
        <w:t>Enabling transmit diversity fallback for DL TM 6 for shorter TTI (36.212, 36.213) - TP#2</w:t>
      </w:r>
      <w:r w:rsidR="00231E2A">
        <w:rPr>
          <w:lang w:eastAsia="x-none"/>
        </w:rPr>
        <w:tab/>
        <w:t>Nokia, Nokia Shanghai Bell, Ericsson, LG Electronics, Qualcomm, Intel</w:t>
      </w:r>
    </w:p>
    <w:p w14:paraId="7C14D2B3" w14:textId="2D17FC6F" w:rsidR="00231E2A" w:rsidRDefault="006C2C42" w:rsidP="00231E2A">
      <w:pPr>
        <w:rPr>
          <w:lang w:eastAsia="x-none"/>
        </w:rPr>
      </w:pPr>
      <w:r w:rsidRPr="00777035">
        <w:rPr>
          <w:rFonts w:ascii="Times New Roman" w:hAnsi="Times New Roman"/>
          <w:b/>
          <w:szCs w:val="20"/>
        </w:rPr>
        <w:t xml:space="preserve">Decision: </w:t>
      </w:r>
      <w:r w:rsidR="00231E2A" w:rsidRPr="00862CCB">
        <w:rPr>
          <w:highlight w:val="green"/>
          <w:lang w:eastAsia="x-none"/>
        </w:rPr>
        <w:t xml:space="preserve">The text proposals in </w:t>
      </w:r>
      <w:hyperlink r:id="rId207" w:history="1">
        <w:r w:rsidR="000F2B08">
          <w:rPr>
            <w:rStyle w:val="Hyperlink"/>
            <w:highlight w:val="green"/>
            <w:lang w:eastAsia="x-none"/>
          </w:rPr>
          <w:t>R1-1807213</w:t>
        </w:r>
      </w:hyperlink>
      <w:r w:rsidR="00231E2A" w:rsidRPr="00862CCB">
        <w:rPr>
          <w:highlight w:val="green"/>
          <w:lang w:eastAsia="x-none"/>
        </w:rPr>
        <w:t xml:space="preserve"> are endorsed</w:t>
      </w:r>
      <w:r w:rsidR="00815128">
        <w:rPr>
          <w:lang w:eastAsia="x-none"/>
        </w:rPr>
        <w:t>.</w:t>
      </w:r>
    </w:p>
    <w:p w14:paraId="45E41C1B" w14:textId="3F5F8D66" w:rsidR="00231E2A" w:rsidRDefault="0058452E" w:rsidP="00231E2A">
      <w:pPr>
        <w:rPr>
          <w:lang w:eastAsia="x-none"/>
        </w:rPr>
      </w:pPr>
      <w:hyperlink r:id="rId208" w:history="1">
        <w:r w:rsidR="000F2B08">
          <w:rPr>
            <w:rStyle w:val="Hyperlink"/>
            <w:lang w:eastAsia="x-none"/>
          </w:rPr>
          <w:t>R1-1807214</w:t>
        </w:r>
      </w:hyperlink>
      <w:r w:rsidR="00231E2A">
        <w:rPr>
          <w:lang w:eastAsia="x-none"/>
        </w:rPr>
        <w:tab/>
        <w:t>Enabling transmit diversity fallback for DL TM 8 for shorter TTI (36.212, 36.213) - TP#3</w:t>
      </w:r>
      <w:r w:rsidR="00231E2A">
        <w:rPr>
          <w:lang w:eastAsia="x-none"/>
        </w:rPr>
        <w:tab/>
        <w:t>Nokia, Nokia Shanghai Bell, Ericsson</w:t>
      </w:r>
    </w:p>
    <w:p w14:paraId="1F68DAD7" w14:textId="5044398C" w:rsidR="00231E2A" w:rsidRPr="006C2C42" w:rsidRDefault="0058452E" w:rsidP="00231E2A">
      <w:pPr>
        <w:rPr>
          <w:lang w:eastAsia="x-none"/>
        </w:rPr>
      </w:pPr>
      <w:hyperlink r:id="rId209" w:history="1">
        <w:r w:rsidR="000F2B08">
          <w:rPr>
            <w:rStyle w:val="Hyperlink"/>
            <w:b/>
            <w:lang w:eastAsia="x-none"/>
          </w:rPr>
          <w:t>R1-1807515</w:t>
        </w:r>
      </w:hyperlink>
      <w:r w:rsidR="00231E2A" w:rsidRPr="006C2C42">
        <w:rPr>
          <w:b/>
          <w:lang w:eastAsia="x-none"/>
        </w:rPr>
        <w:tab/>
        <w:t>Enabling transmit diversity fallback for DL TM 8 for shorter TTI (36.212, 36.213) - TP#3</w:t>
      </w:r>
      <w:r w:rsidR="00231E2A" w:rsidRPr="006C2C42">
        <w:rPr>
          <w:b/>
          <w:lang w:eastAsia="x-none"/>
        </w:rPr>
        <w:tab/>
        <w:t>Nokia, Nokia Shanghai Bell, Ericsson</w:t>
      </w:r>
      <w:r w:rsidR="006C2C42" w:rsidRPr="006C2C42">
        <w:rPr>
          <w:lang w:eastAsia="x-none"/>
        </w:rPr>
        <w:tab/>
        <w:t>(</w:t>
      </w:r>
      <w:r w:rsidR="00231E2A" w:rsidRPr="006C2C42">
        <w:rPr>
          <w:lang w:eastAsia="x-none"/>
        </w:rPr>
        <w:t xml:space="preserve">Revision of </w:t>
      </w:r>
      <w:hyperlink r:id="rId210" w:history="1">
        <w:r w:rsidR="000F2B08">
          <w:rPr>
            <w:rStyle w:val="Hyperlink"/>
            <w:lang w:eastAsia="x-none"/>
          </w:rPr>
          <w:t>R1-1807214</w:t>
        </w:r>
      </w:hyperlink>
      <w:r w:rsidR="006C2C42" w:rsidRPr="006C2C42">
        <w:rPr>
          <w:lang w:eastAsia="x-none"/>
        </w:rPr>
        <w:t>)</w:t>
      </w:r>
    </w:p>
    <w:p w14:paraId="14A032B7" w14:textId="45E24D96" w:rsidR="00231E2A" w:rsidRDefault="006C2C42" w:rsidP="00231E2A">
      <w:pPr>
        <w:rPr>
          <w:lang w:eastAsia="x-none"/>
        </w:rPr>
      </w:pPr>
      <w:r w:rsidRPr="00777035">
        <w:rPr>
          <w:rFonts w:ascii="Times New Roman" w:hAnsi="Times New Roman"/>
          <w:b/>
          <w:szCs w:val="20"/>
        </w:rPr>
        <w:t xml:space="preserve">Decision: </w:t>
      </w:r>
      <w:r w:rsidR="00231E2A" w:rsidRPr="00C75FB5">
        <w:rPr>
          <w:highlight w:val="green"/>
          <w:lang w:eastAsia="x-none"/>
        </w:rPr>
        <w:t xml:space="preserve">The text proposals in </w:t>
      </w:r>
      <w:hyperlink r:id="rId211" w:history="1">
        <w:r w:rsidR="000F2B08">
          <w:rPr>
            <w:rStyle w:val="Hyperlink"/>
            <w:highlight w:val="green"/>
            <w:lang w:eastAsia="x-none"/>
          </w:rPr>
          <w:t>R1-1807515</w:t>
        </w:r>
      </w:hyperlink>
      <w:r w:rsidR="00231E2A" w:rsidRPr="00C75FB5">
        <w:rPr>
          <w:highlight w:val="green"/>
          <w:lang w:eastAsia="x-none"/>
        </w:rPr>
        <w:t xml:space="preserve"> are endorsed.</w:t>
      </w:r>
    </w:p>
    <w:p w14:paraId="60C64A54" w14:textId="77777777" w:rsidR="00231E2A" w:rsidRDefault="00231E2A" w:rsidP="00231E2A">
      <w:pPr>
        <w:rPr>
          <w:lang w:eastAsia="x-none"/>
        </w:rPr>
      </w:pPr>
    </w:p>
    <w:p w14:paraId="321E6D08" w14:textId="77777777" w:rsidR="00231E2A" w:rsidRDefault="00231E2A" w:rsidP="00231E2A">
      <w:pPr>
        <w:rPr>
          <w:highlight w:val="green"/>
          <w:lang w:eastAsia="x-none"/>
        </w:rPr>
      </w:pPr>
    </w:p>
    <w:p w14:paraId="544990B1" w14:textId="77777777" w:rsidR="00231E2A" w:rsidRDefault="00231E2A" w:rsidP="00231E2A">
      <w:pPr>
        <w:rPr>
          <w:lang w:eastAsia="x-none"/>
        </w:rPr>
      </w:pPr>
      <w:r w:rsidRPr="006515FD">
        <w:rPr>
          <w:highlight w:val="green"/>
          <w:lang w:eastAsia="x-none"/>
        </w:rPr>
        <w:t>Agreement:</w:t>
      </w:r>
    </w:p>
    <w:p w14:paraId="2540A667" w14:textId="77777777" w:rsidR="00231E2A" w:rsidRDefault="00231E2A" w:rsidP="00231E2A">
      <w:pPr>
        <w:rPr>
          <w:lang w:eastAsia="x-none"/>
        </w:rPr>
      </w:pPr>
      <w:r w:rsidRPr="006515FD">
        <w:rPr>
          <w:lang w:eastAsia="x-none"/>
        </w:rPr>
        <w:t xml:space="preserve">Support </w:t>
      </w:r>
      <w:r>
        <w:rPr>
          <w:lang w:eastAsia="x-none"/>
        </w:rPr>
        <w:t xml:space="preserve">a UE capability for </w:t>
      </w:r>
      <w:r w:rsidRPr="006515FD">
        <w:rPr>
          <w:lang w:eastAsia="x-none"/>
        </w:rPr>
        <w:t>dynamic TX diversity fallback using port 7 &amp; 8 for TM8 / DCI Format 7-1E.</w:t>
      </w:r>
    </w:p>
    <w:p w14:paraId="3C3C7790" w14:textId="77777777" w:rsidR="00231E2A" w:rsidRPr="00815128" w:rsidRDefault="00231E2A" w:rsidP="00231E2A">
      <w:pPr>
        <w:rPr>
          <w:szCs w:val="20"/>
          <w:highlight w:val="green"/>
          <w:lang w:eastAsia="x-none"/>
        </w:rPr>
      </w:pPr>
    </w:p>
    <w:p w14:paraId="76C3A75A" w14:textId="77777777" w:rsidR="00231E2A" w:rsidRPr="00815128" w:rsidRDefault="00231E2A" w:rsidP="00231E2A">
      <w:pPr>
        <w:ind w:left="1440" w:hanging="1440"/>
        <w:rPr>
          <w:szCs w:val="20"/>
          <w:lang w:eastAsia="x-none"/>
        </w:rPr>
      </w:pPr>
    </w:p>
    <w:p w14:paraId="4AF811F1" w14:textId="69586BD3" w:rsidR="00231E2A" w:rsidRPr="00815128" w:rsidRDefault="0058452E" w:rsidP="00231E2A">
      <w:pPr>
        <w:ind w:left="1440" w:hanging="1440"/>
        <w:rPr>
          <w:b/>
          <w:lang w:eastAsia="x-none"/>
        </w:rPr>
      </w:pPr>
      <w:hyperlink r:id="rId212" w:history="1">
        <w:r w:rsidR="000F2B08">
          <w:rPr>
            <w:rStyle w:val="Hyperlink"/>
            <w:b/>
            <w:lang w:eastAsia="x-none"/>
          </w:rPr>
          <w:t>R1-1807215</w:t>
        </w:r>
      </w:hyperlink>
      <w:r w:rsidR="00231E2A" w:rsidRPr="00815128">
        <w:rPr>
          <w:b/>
          <w:lang w:eastAsia="x-none"/>
        </w:rPr>
        <w:tab/>
        <w:t>Enabling transmit diversity fallback for DL TM 9 and 10 for shorter TTI (36.211, 36.212, 36.213) - TP#4</w:t>
      </w:r>
      <w:r w:rsidR="00231E2A" w:rsidRPr="00815128">
        <w:rPr>
          <w:b/>
          <w:lang w:eastAsia="x-none"/>
        </w:rPr>
        <w:tab/>
        <w:t>Nokia, Nokia Shanghai Bell, Ericsson, Qualcomm, LG Electronics</w:t>
      </w:r>
    </w:p>
    <w:p w14:paraId="29D53A45" w14:textId="3D4557CE" w:rsidR="00231E2A" w:rsidRDefault="00815128" w:rsidP="00231E2A">
      <w:pPr>
        <w:ind w:left="1440" w:hanging="1440"/>
        <w:rPr>
          <w:lang w:eastAsia="x-none"/>
        </w:rPr>
      </w:pPr>
      <w:r w:rsidRPr="00777035">
        <w:rPr>
          <w:rFonts w:ascii="Times New Roman" w:hAnsi="Times New Roman"/>
          <w:b/>
          <w:szCs w:val="20"/>
        </w:rPr>
        <w:t xml:space="preserve">Decision: </w:t>
      </w:r>
      <w:r w:rsidR="00231E2A" w:rsidRPr="00862CCB">
        <w:rPr>
          <w:highlight w:val="green"/>
          <w:lang w:eastAsia="x-none"/>
        </w:rPr>
        <w:t xml:space="preserve">The text proposals in </w:t>
      </w:r>
      <w:hyperlink r:id="rId213" w:history="1">
        <w:r w:rsidR="000F2B08">
          <w:rPr>
            <w:rStyle w:val="Hyperlink"/>
            <w:highlight w:val="green"/>
            <w:lang w:eastAsia="x-none"/>
          </w:rPr>
          <w:t>R1-1807215</w:t>
        </w:r>
      </w:hyperlink>
      <w:r w:rsidR="00231E2A" w:rsidRPr="00862CCB">
        <w:rPr>
          <w:highlight w:val="green"/>
          <w:lang w:eastAsia="x-none"/>
        </w:rPr>
        <w:t xml:space="preserve"> are endorsed</w:t>
      </w:r>
      <w:r>
        <w:rPr>
          <w:lang w:eastAsia="x-none"/>
        </w:rPr>
        <w:t>.</w:t>
      </w:r>
    </w:p>
    <w:p w14:paraId="076510E9" w14:textId="77777777" w:rsidR="00815128" w:rsidRDefault="00815128" w:rsidP="00231E2A">
      <w:pPr>
        <w:ind w:left="1440" w:hanging="1440"/>
        <w:rPr>
          <w:lang w:eastAsia="x-none"/>
        </w:rPr>
      </w:pPr>
    </w:p>
    <w:p w14:paraId="74293C3C" w14:textId="77777777" w:rsidR="00231E2A" w:rsidRDefault="00231E2A" w:rsidP="00231E2A">
      <w:pPr>
        <w:ind w:left="1440" w:hanging="1440"/>
        <w:rPr>
          <w:lang w:eastAsia="x-none"/>
        </w:rPr>
      </w:pPr>
      <w:r w:rsidRPr="00862CCB">
        <w:rPr>
          <w:highlight w:val="green"/>
          <w:lang w:eastAsia="x-none"/>
        </w:rPr>
        <w:t>Agreement:</w:t>
      </w:r>
      <w:r w:rsidRPr="00862CCB">
        <w:rPr>
          <w:lang w:eastAsia="x-none"/>
        </w:rPr>
        <w:t xml:space="preserve"> </w:t>
      </w:r>
    </w:p>
    <w:p w14:paraId="6CF8BB76" w14:textId="77777777" w:rsidR="00231E2A" w:rsidRDefault="00231E2A" w:rsidP="00231E2A">
      <w:pPr>
        <w:rPr>
          <w:lang w:eastAsia="x-none"/>
        </w:rPr>
      </w:pPr>
      <w:r w:rsidRPr="00862CCB">
        <w:rPr>
          <w:lang w:eastAsia="x-none"/>
        </w:rPr>
        <w:t>Support an independent higher layer configuration of semi-open loop operation for TM9/10 for shorter TTI PDSCH (e.g. example RRC parameter name semiOpenLoop-STTI).</w:t>
      </w:r>
    </w:p>
    <w:p w14:paraId="1D3C8CD7" w14:textId="77777777" w:rsidR="00231E2A" w:rsidRDefault="00231E2A" w:rsidP="00231E2A">
      <w:pPr>
        <w:ind w:left="1440" w:hanging="1440"/>
        <w:rPr>
          <w:lang w:eastAsia="x-none"/>
        </w:rPr>
      </w:pPr>
    </w:p>
    <w:p w14:paraId="36F3C808" w14:textId="380F26A1" w:rsidR="00231E2A" w:rsidRPr="00815128" w:rsidRDefault="0058452E" w:rsidP="00231E2A">
      <w:pPr>
        <w:ind w:left="1440" w:hanging="1440"/>
        <w:rPr>
          <w:b/>
          <w:lang w:eastAsia="x-none"/>
        </w:rPr>
      </w:pPr>
      <w:hyperlink r:id="rId214" w:history="1">
        <w:r w:rsidR="000F2B08">
          <w:rPr>
            <w:rStyle w:val="Hyperlink"/>
            <w:b/>
            <w:lang w:eastAsia="x-none"/>
          </w:rPr>
          <w:t>R1-1807217</w:t>
        </w:r>
      </w:hyperlink>
      <w:r w:rsidR="00231E2A" w:rsidRPr="00815128">
        <w:rPr>
          <w:b/>
          <w:lang w:eastAsia="x-none"/>
        </w:rPr>
        <w:tab/>
        <w:t>Corrections on DM-RS for slot PDSCH (36.211) - TP#6</w:t>
      </w:r>
      <w:r w:rsidR="00231E2A" w:rsidRPr="00815128">
        <w:rPr>
          <w:b/>
          <w:lang w:eastAsia="x-none"/>
        </w:rPr>
        <w:tab/>
        <w:t>Nokia, Nokia Shanghai Bell, Ericsson, Huawei, HiSilicon, Qualcomm</w:t>
      </w:r>
    </w:p>
    <w:p w14:paraId="414DB006" w14:textId="46708FB0" w:rsidR="00231E2A" w:rsidRDefault="00231E2A" w:rsidP="00231E2A">
      <w:pPr>
        <w:ind w:left="1440" w:hanging="1440"/>
        <w:rPr>
          <w:lang w:eastAsia="x-none"/>
        </w:rPr>
      </w:pPr>
      <w:r w:rsidRPr="00862CCB">
        <w:rPr>
          <w:highlight w:val="green"/>
          <w:lang w:eastAsia="x-none"/>
        </w:rPr>
        <w:t xml:space="preserve">The text proposals in </w:t>
      </w:r>
      <w:hyperlink r:id="rId215" w:history="1">
        <w:r w:rsidR="000F2B08">
          <w:rPr>
            <w:rStyle w:val="Hyperlink"/>
            <w:highlight w:val="green"/>
            <w:lang w:eastAsia="x-none"/>
          </w:rPr>
          <w:t>R1-1807217</w:t>
        </w:r>
      </w:hyperlink>
      <w:r w:rsidRPr="00862CCB">
        <w:rPr>
          <w:highlight w:val="green"/>
          <w:lang w:eastAsia="x-none"/>
        </w:rPr>
        <w:t xml:space="preserve"> are endorsed</w:t>
      </w:r>
    </w:p>
    <w:p w14:paraId="5C66BD34" w14:textId="77777777" w:rsidR="00231E2A" w:rsidRDefault="00231E2A" w:rsidP="00231E2A">
      <w:pPr>
        <w:ind w:left="1440" w:hanging="1440"/>
        <w:rPr>
          <w:lang w:eastAsia="x-none"/>
        </w:rPr>
      </w:pPr>
    </w:p>
    <w:p w14:paraId="6C756AB9" w14:textId="4923BE6A" w:rsidR="00231E2A" w:rsidRPr="00815128" w:rsidRDefault="0058452E" w:rsidP="00231E2A">
      <w:pPr>
        <w:rPr>
          <w:b/>
          <w:lang w:eastAsia="x-none"/>
        </w:rPr>
      </w:pPr>
      <w:hyperlink r:id="rId216" w:history="1">
        <w:r w:rsidR="000F2B08">
          <w:rPr>
            <w:rStyle w:val="Hyperlink"/>
            <w:b/>
            <w:lang w:eastAsia="x-none"/>
          </w:rPr>
          <w:t>R1-1807315</w:t>
        </w:r>
      </w:hyperlink>
      <w:r w:rsidR="00231E2A" w:rsidRPr="00815128">
        <w:rPr>
          <w:b/>
          <w:lang w:eastAsia="x-none"/>
        </w:rPr>
        <w:tab/>
        <w:t>Text proposal on TBS determination for downlink pattern DDD</w:t>
      </w:r>
      <w:r w:rsidR="00231E2A" w:rsidRPr="00815128">
        <w:rPr>
          <w:b/>
          <w:lang w:eastAsia="x-none"/>
        </w:rPr>
        <w:tab/>
        <w:t>Huawei, HiSilicon</w:t>
      </w:r>
    </w:p>
    <w:p w14:paraId="6F8C3E8E" w14:textId="77777777" w:rsidR="00231E2A" w:rsidRDefault="00231E2A" w:rsidP="00231E2A">
      <w:pPr>
        <w:rPr>
          <w:lang w:eastAsia="x-none"/>
        </w:rPr>
      </w:pPr>
    </w:p>
    <w:p w14:paraId="7248B775" w14:textId="77777777" w:rsidR="00231E2A" w:rsidRDefault="00231E2A" w:rsidP="00231E2A">
      <w:pPr>
        <w:rPr>
          <w:lang w:eastAsia="x-none"/>
        </w:rPr>
      </w:pPr>
    </w:p>
    <w:p w14:paraId="6AB2F6AB" w14:textId="77777777" w:rsidR="00231E2A" w:rsidRDefault="00231E2A" w:rsidP="00231E2A">
      <w:pPr>
        <w:rPr>
          <w:lang w:eastAsia="x-none"/>
        </w:rPr>
      </w:pPr>
      <w:r w:rsidRPr="00AD3A67">
        <w:rPr>
          <w:color w:val="BFBFBF"/>
          <w:lang w:eastAsia="x-none"/>
        </w:rPr>
        <w:t>Late submission</w:t>
      </w:r>
    </w:p>
    <w:p w14:paraId="6EADDF00" w14:textId="2779D55D" w:rsidR="00231E2A" w:rsidRPr="00815128" w:rsidRDefault="0058452E" w:rsidP="00231E2A">
      <w:pPr>
        <w:rPr>
          <w:b/>
          <w:lang w:eastAsia="x-none"/>
        </w:rPr>
      </w:pPr>
      <w:hyperlink r:id="rId217" w:history="1">
        <w:r w:rsidR="000F2B08">
          <w:rPr>
            <w:rStyle w:val="Hyperlink"/>
            <w:b/>
            <w:lang w:eastAsia="x-none"/>
          </w:rPr>
          <w:t>R1-1807430</w:t>
        </w:r>
      </w:hyperlink>
      <w:r w:rsidR="00231E2A" w:rsidRPr="00815128">
        <w:rPr>
          <w:b/>
          <w:lang w:eastAsia="x-none"/>
        </w:rPr>
        <w:tab/>
        <w:t>Correction of transmit diversity precoding using port 7 &amp; 8 for shorter TTI (36.211) – TP#47</w:t>
      </w:r>
      <w:r w:rsidR="00231E2A" w:rsidRPr="00815128">
        <w:rPr>
          <w:b/>
          <w:lang w:eastAsia="x-none"/>
        </w:rPr>
        <w:tab/>
        <w:t>Nokia, Nokia Shanghai Bell, LG Electronics</w:t>
      </w:r>
    </w:p>
    <w:p w14:paraId="01289CC0" w14:textId="6AEC8E11" w:rsidR="00231E2A" w:rsidRDefault="00815128" w:rsidP="00815128">
      <w:pPr>
        <w:ind w:left="1440" w:hanging="1440"/>
        <w:rPr>
          <w:lang w:eastAsia="x-none"/>
        </w:rPr>
      </w:pPr>
      <w:r w:rsidRPr="00777035">
        <w:rPr>
          <w:rFonts w:ascii="Times New Roman" w:hAnsi="Times New Roman"/>
          <w:b/>
          <w:szCs w:val="20"/>
        </w:rPr>
        <w:t xml:space="preserve">Decision: </w:t>
      </w:r>
      <w:r w:rsidR="00231E2A" w:rsidRPr="00862CCB">
        <w:rPr>
          <w:highlight w:val="green"/>
          <w:lang w:eastAsia="x-none"/>
        </w:rPr>
        <w:t xml:space="preserve">The text proposal in </w:t>
      </w:r>
      <w:hyperlink r:id="rId218" w:history="1">
        <w:r w:rsidR="000F2B08">
          <w:rPr>
            <w:rStyle w:val="Hyperlink"/>
            <w:highlight w:val="green"/>
            <w:lang w:eastAsia="x-none"/>
          </w:rPr>
          <w:t>R1-1807430</w:t>
        </w:r>
      </w:hyperlink>
      <w:r w:rsidR="00231E2A" w:rsidRPr="00862CCB">
        <w:rPr>
          <w:highlight w:val="green"/>
          <w:lang w:eastAsia="x-none"/>
        </w:rPr>
        <w:t xml:space="preserve"> </w:t>
      </w:r>
      <w:r w:rsidR="00231E2A">
        <w:rPr>
          <w:highlight w:val="green"/>
          <w:lang w:eastAsia="x-none"/>
        </w:rPr>
        <w:t>is</w:t>
      </w:r>
      <w:r w:rsidR="00231E2A" w:rsidRPr="00862CCB">
        <w:rPr>
          <w:highlight w:val="green"/>
          <w:lang w:eastAsia="x-none"/>
        </w:rPr>
        <w:t xml:space="preserve"> endorsed</w:t>
      </w:r>
      <w:r>
        <w:rPr>
          <w:lang w:eastAsia="x-none"/>
        </w:rPr>
        <w:t>.</w:t>
      </w:r>
    </w:p>
    <w:p w14:paraId="0E121678" w14:textId="77777777" w:rsidR="00231E2A" w:rsidRDefault="00231E2A" w:rsidP="00231E2A">
      <w:pPr>
        <w:pStyle w:val="Heading5"/>
        <w:rPr>
          <w:rFonts w:eastAsia="MS Mincho"/>
          <w:lang w:eastAsia="ja-JP"/>
        </w:rPr>
      </w:pPr>
      <w:bookmarkStart w:id="57" w:name="_Toc516232534"/>
      <w:r>
        <w:t xml:space="preserve">Aspects related to </w:t>
      </w:r>
      <w:r>
        <w:rPr>
          <w:rFonts w:eastAsia="MS Mincho"/>
          <w:lang w:eastAsia="ja-JP"/>
        </w:rPr>
        <w:t>UL</w:t>
      </w:r>
      <w:r>
        <w:t xml:space="preserve"> data channel</w:t>
      </w:r>
      <w:bookmarkEnd w:id="57"/>
      <w:r>
        <w:t xml:space="preserve"> </w:t>
      </w:r>
    </w:p>
    <w:p w14:paraId="66F4AD38" w14:textId="69A27CA5" w:rsidR="00231E2A" w:rsidRDefault="0058452E" w:rsidP="00231E2A">
      <w:pPr>
        <w:rPr>
          <w:lang w:eastAsia="x-none"/>
        </w:rPr>
      </w:pPr>
      <w:hyperlink r:id="rId219" w:history="1">
        <w:r w:rsidR="000F2B08">
          <w:rPr>
            <w:rStyle w:val="Hyperlink"/>
            <w:lang w:eastAsia="x-none"/>
          </w:rPr>
          <w:t>R1-1806449</w:t>
        </w:r>
      </w:hyperlink>
      <w:r w:rsidR="00231E2A">
        <w:rPr>
          <w:lang w:eastAsia="x-none"/>
        </w:rPr>
        <w:tab/>
        <w:t>Aspects related to UL data channel</w:t>
      </w:r>
      <w:r w:rsidR="00231E2A">
        <w:rPr>
          <w:lang w:eastAsia="x-none"/>
        </w:rPr>
        <w:tab/>
        <w:t>Huawei, HiSilicon</w:t>
      </w:r>
    </w:p>
    <w:p w14:paraId="53A62874" w14:textId="5729B3B5" w:rsidR="00231E2A" w:rsidRPr="00CC6312" w:rsidRDefault="0058452E" w:rsidP="00231E2A">
      <w:pPr>
        <w:rPr>
          <w:b/>
          <w:lang w:eastAsia="x-none"/>
        </w:rPr>
      </w:pPr>
      <w:hyperlink r:id="rId220" w:history="1">
        <w:r w:rsidR="000F2B08">
          <w:rPr>
            <w:rStyle w:val="Hyperlink"/>
            <w:b/>
            <w:lang w:eastAsia="x-none"/>
          </w:rPr>
          <w:t>R1-1806578</w:t>
        </w:r>
      </w:hyperlink>
      <w:r w:rsidR="00231E2A" w:rsidRPr="00CC6312">
        <w:rPr>
          <w:b/>
          <w:lang w:eastAsia="x-none"/>
        </w:rPr>
        <w:tab/>
        <w:t>Corrections related to UL data channel for sTTI</w:t>
      </w:r>
      <w:r w:rsidR="00231E2A" w:rsidRPr="00CC6312">
        <w:rPr>
          <w:b/>
          <w:lang w:eastAsia="x-none"/>
        </w:rPr>
        <w:tab/>
        <w:t>LG Electronics</w:t>
      </w:r>
    </w:p>
    <w:p w14:paraId="23D05BA4" w14:textId="519D22B7" w:rsidR="00231E2A" w:rsidRDefault="0058452E" w:rsidP="00231E2A">
      <w:pPr>
        <w:rPr>
          <w:lang w:eastAsia="x-none"/>
        </w:rPr>
      </w:pPr>
      <w:hyperlink r:id="rId221" w:history="1">
        <w:r w:rsidR="000F2B08">
          <w:rPr>
            <w:rStyle w:val="Hyperlink"/>
            <w:b/>
            <w:lang w:eastAsia="x-none"/>
          </w:rPr>
          <w:t>R1-1807468</w:t>
        </w:r>
      </w:hyperlink>
      <w:r w:rsidR="00231E2A" w:rsidRPr="00CC6312">
        <w:rPr>
          <w:b/>
          <w:lang w:eastAsia="x-none"/>
        </w:rPr>
        <w:tab/>
        <w:t>Corrections related to UL data channel for sTTI</w:t>
      </w:r>
      <w:r w:rsidR="00231E2A" w:rsidRPr="00CC6312">
        <w:rPr>
          <w:b/>
          <w:lang w:eastAsia="x-none"/>
        </w:rPr>
        <w:tab/>
        <w:t>LG Electronics</w:t>
      </w:r>
      <w:r w:rsidR="00CC6312">
        <w:rPr>
          <w:lang w:eastAsia="x-none"/>
        </w:rPr>
        <w:tab/>
        <w:t>(</w:t>
      </w:r>
      <w:r w:rsidR="00231E2A">
        <w:rPr>
          <w:lang w:eastAsia="x-none"/>
        </w:rPr>
        <w:t xml:space="preserve">Revision of </w:t>
      </w:r>
      <w:hyperlink r:id="rId222" w:history="1">
        <w:r w:rsidR="000F2B08">
          <w:rPr>
            <w:rStyle w:val="Hyperlink"/>
            <w:lang w:eastAsia="x-none"/>
          </w:rPr>
          <w:t>R1-1806578</w:t>
        </w:r>
      </w:hyperlink>
      <w:r w:rsidR="00CC6312">
        <w:rPr>
          <w:lang w:eastAsia="x-none"/>
        </w:rPr>
        <w:t>)</w:t>
      </w:r>
    </w:p>
    <w:p w14:paraId="0B586950" w14:textId="6D9CA899" w:rsidR="00231E2A" w:rsidRDefault="00CC6312" w:rsidP="00231E2A">
      <w:pPr>
        <w:rPr>
          <w:lang w:eastAsia="x-none"/>
        </w:rPr>
      </w:pPr>
      <w:r w:rsidRPr="00777035">
        <w:rPr>
          <w:rFonts w:ascii="Times New Roman" w:hAnsi="Times New Roman"/>
          <w:b/>
          <w:szCs w:val="20"/>
        </w:rPr>
        <w:t xml:space="preserve">Decision: </w:t>
      </w:r>
      <w:r w:rsidR="00231E2A" w:rsidRPr="00862CCB">
        <w:rPr>
          <w:highlight w:val="green"/>
          <w:lang w:eastAsia="x-none"/>
        </w:rPr>
        <w:t xml:space="preserve">The text proposal in </w:t>
      </w:r>
      <w:hyperlink r:id="rId223" w:history="1">
        <w:r w:rsidR="000F2B08">
          <w:rPr>
            <w:rStyle w:val="Hyperlink"/>
            <w:highlight w:val="green"/>
            <w:lang w:eastAsia="x-none"/>
          </w:rPr>
          <w:t>R1-1807468</w:t>
        </w:r>
      </w:hyperlink>
      <w:r w:rsidR="00231E2A" w:rsidRPr="00862CCB">
        <w:rPr>
          <w:highlight w:val="green"/>
          <w:lang w:eastAsia="x-none"/>
        </w:rPr>
        <w:t xml:space="preserve"> </w:t>
      </w:r>
      <w:r w:rsidR="00231E2A">
        <w:rPr>
          <w:highlight w:val="green"/>
          <w:lang w:eastAsia="x-none"/>
        </w:rPr>
        <w:t>is</w:t>
      </w:r>
      <w:r w:rsidR="00231E2A" w:rsidRPr="00862CCB">
        <w:rPr>
          <w:highlight w:val="green"/>
          <w:lang w:eastAsia="x-none"/>
        </w:rPr>
        <w:t xml:space="preserve"> endorsed</w:t>
      </w:r>
      <w:r>
        <w:rPr>
          <w:lang w:eastAsia="x-none"/>
        </w:rPr>
        <w:t>.</w:t>
      </w:r>
    </w:p>
    <w:p w14:paraId="59CCE785" w14:textId="77777777" w:rsidR="00231E2A" w:rsidRDefault="00231E2A" w:rsidP="00231E2A">
      <w:pPr>
        <w:rPr>
          <w:lang w:eastAsia="x-none"/>
        </w:rPr>
      </w:pPr>
    </w:p>
    <w:p w14:paraId="24DAC1C5" w14:textId="4F5C134E" w:rsidR="00231E2A" w:rsidRPr="00CC6312" w:rsidRDefault="0058452E" w:rsidP="00231E2A">
      <w:pPr>
        <w:rPr>
          <w:b/>
          <w:lang w:eastAsia="x-none"/>
        </w:rPr>
      </w:pPr>
      <w:hyperlink r:id="rId224" w:history="1">
        <w:r w:rsidR="000F2B08">
          <w:rPr>
            <w:rStyle w:val="Hyperlink"/>
            <w:b/>
            <w:lang w:eastAsia="x-none"/>
          </w:rPr>
          <w:t>R1-1806877</w:t>
        </w:r>
      </w:hyperlink>
      <w:r w:rsidR="00231E2A" w:rsidRPr="00CC6312">
        <w:rPr>
          <w:b/>
          <w:lang w:eastAsia="x-none"/>
        </w:rPr>
        <w:tab/>
        <w:t>UL DMRS pattern for subslot #5</w:t>
      </w:r>
      <w:r w:rsidR="00231E2A" w:rsidRPr="00CC6312">
        <w:rPr>
          <w:b/>
          <w:lang w:eastAsia="x-none"/>
        </w:rPr>
        <w:tab/>
        <w:t>ZTE</w:t>
      </w:r>
    </w:p>
    <w:p w14:paraId="77485DFB" w14:textId="62BE1510" w:rsidR="00231E2A" w:rsidRPr="00CC6312" w:rsidRDefault="0058452E" w:rsidP="00231E2A">
      <w:pPr>
        <w:rPr>
          <w:b/>
          <w:lang w:eastAsia="x-none"/>
        </w:rPr>
      </w:pPr>
      <w:hyperlink r:id="rId225" w:history="1">
        <w:r w:rsidR="000F2B08">
          <w:rPr>
            <w:rStyle w:val="Hyperlink"/>
            <w:b/>
            <w:lang w:eastAsia="x-none"/>
          </w:rPr>
          <w:t>R1-1807099</w:t>
        </w:r>
      </w:hyperlink>
      <w:r w:rsidR="00231E2A" w:rsidRPr="00CC6312">
        <w:rPr>
          <w:b/>
          <w:lang w:eastAsia="x-none"/>
        </w:rPr>
        <w:tab/>
        <w:t>Aspects related to UL data channel</w:t>
      </w:r>
      <w:r w:rsidR="00231E2A" w:rsidRPr="00CC6312">
        <w:rPr>
          <w:b/>
          <w:lang w:eastAsia="x-none"/>
        </w:rPr>
        <w:tab/>
        <w:t>Qualcomm Incorporated</w:t>
      </w:r>
    </w:p>
    <w:p w14:paraId="2E4A67F6" w14:textId="45F6A31F" w:rsidR="00231E2A" w:rsidRDefault="00CC6312" w:rsidP="00231E2A">
      <w:pPr>
        <w:rPr>
          <w:lang w:eastAsia="x-none"/>
        </w:rPr>
      </w:pPr>
      <w:r w:rsidRPr="00777035">
        <w:rPr>
          <w:rFonts w:ascii="Times New Roman" w:hAnsi="Times New Roman"/>
          <w:b/>
          <w:szCs w:val="20"/>
        </w:rPr>
        <w:t xml:space="preserve">Decision: </w:t>
      </w:r>
      <w:r w:rsidR="00231E2A" w:rsidRPr="001E3557">
        <w:rPr>
          <w:highlight w:val="green"/>
          <w:lang w:eastAsia="x-none"/>
        </w:rPr>
        <w:t xml:space="preserve">The text proposals in Sections 3 and 4 in </w:t>
      </w:r>
      <w:hyperlink r:id="rId226" w:history="1">
        <w:r w:rsidR="000F2B08">
          <w:rPr>
            <w:rStyle w:val="Hyperlink"/>
            <w:highlight w:val="green"/>
            <w:lang w:eastAsia="x-none"/>
          </w:rPr>
          <w:t>R1-1807099</w:t>
        </w:r>
      </w:hyperlink>
      <w:r w:rsidR="00231E2A" w:rsidRPr="001E3557">
        <w:rPr>
          <w:highlight w:val="green"/>
          <w:lang w:eastAsia="x-none"/>
        </w:rPr>
        <w:t xml:space="preserve"> are endorsed</w:t>
      </w:r>
      <w:r w:rsidR="00231E2A">
        <w:rPr>
          <w:lang w:eastAsia="x-none"/>
        </w:rPr>
        <w:t>.</w:t>
      </w:r>
    </w:p>
    <w:p w14:paraId="778312EB" w14:textId="77777777" w:rsidR="00231E2A" w:rsidRDefault="00231E2A" w:rsidP="00231E2A">
      <w:pPr>
        <w:rPr>
          <w:lang w:eastAsia="x-none"/>
        </w:rPr>
      </w:pPr>
    </w:p>
    <w:p w14:paraId="7A79B74E" w14:textId="48C8C52D" w:rsidR="00231E2A" w:rsidRPr="00CC6312" w:rsidRDefault="0058452E" w:rsidP="00231E2A">
      <w:pPr>
        <w:ind w:left="1440" w:hanging="1440"/>
        <w:rPr>
          <w:b/>
          <w:lang w:eastAsia="x-none"/>
        </w:rPr>
      </w:pPr>
      <w:hyperlink r:id="rId227" w:history="1">
        <w:r w:rsidR="000F2B08">
          <w:rPr>
            <w:rStyle w:val="Hyperlink"/>
            <w:b/>
            <w:lang w:eastAsia="x-none"/>
          </w:rPr>
          <w:t>R1-1807212</w:t>
        </w:r>
      </w:hyperlink>
      <w:r w:rsidR="00231E2A" w:rsidRPr="00CC6312">
        <w:rPr>
          <w:b/>
          <w:lang w:eastAsia="x-none"/>
        </w:rPr>
        <w:tab/>
        <w:t>Correction of number of UL HARQ processes for shorter TTI and shortened processing time (36.213) - TP#1</w:t>
      </w:r>
      <w:r w:rsidR="00231E2A" w:rsidRPr="00CC6312">
        <w:rPr>
          <w:b/>
          <w:lang w:eastAsia="x-none"/>
        </w:rPr>
        <w:tab/>
        <w:t>Nokia, Nokia Shanghai Bell, Ericsson</w:t>
      </w:r>
    </w:p>
    <w:p w14:paraId="2A7A27F1" w14:textId="721C10F5" w:rsidR="00231E2A" w:rsidRDefault="00CC6312" w:rsidP="00231E2A">
      <w:pPr>
        <w:rPr>
          <w:lang w:eastAsia="x-none"/>
        </w:rPr>
      </w:pPr>
      <w:r w:rsidRPr="00777035">
        <w:rPr>
          <w:rFonts w:ascii="Times New Roman" w:hAnsi="Times New Roman"/>
          <w:b/>
          <w:szCs w:val="20"/>
        </w:rPr>
        <w:t xml:space="preserve">Decision: </w:t>
      </w:r>
      <w:r w:rsidR="00231E2A" w:rsidRPr="00C75FB5">
        <w:rPr>
          <w:highlight w:val="green"/>
          <w:lang w:eastAsia="x-none"/>
        </w:rPr>
        <w:t xml:space="preserve">The text proposals in </w:t>
      </w:r>
      <w:hyperlink r:id="rId228" w:history="1">
        <w:r w:rsidR="000F2B08">
          <w:rPr>
            <w:rStyle w:val="Hyperlink"/>
            <w:highlight w:val="green"/>
            <w:lang w:eastAsia="x-none"/>
          </w:rPr>
          <w:t>R1-1807212</w:t>
        </w:r>
      </w:hyperlink>
      <w:r w:rsidR="00231E2A" w:rsidRPr="00C75FB5">
        <w:rPr>
          <w:highlight w:val="green"/>
          <w:lang w:eastAsia="x-none"/>
        </w:rPr>
        <w:t xml:space="preserve"> are endorsed.</w:t>
      </w:r>
      <w:r w:rsidR="00231E2A">
        <w:rPr>
          <w:lang w:eastAsia="x-none"/>
        </w:rPr>
        <w:t xml:space="preserve"> </w:t>
      </w:r>
      <w:r w:rsidR="00231E2A" w:rsidRPr="005B56F3">
        <w:rPr>
          <w:highlight w:val="green"/>
          <w:lang w:eastAsia="x-none"/>
        </w:rPr>
        <w:t>Editor to correrct RRC parameter name shortTTI</w:t>
      </w:r>
      <w:r>
        <w:rPr>
          <w:lang w:eastAsia="x-none"/>
        </w:rPr>
        <w:t>.</w:t>
      </w:r>
    </w:p>
    <w:p w14:paraId="2B5B2517" w14:textId="77777777" w:rsidR="00231E2A" w:rsidRDefault="00231E2A" w:rsidP="00231E2A">
      <w:pPr>
        <w:ind w:left="1440" w:hanging="1440"/>
        <w:rPr>
          <w:lang w:eastAsia="x-none"/>
        </w:rPr>
      </w:pPr>
    </w:p>
    <w:p w14:paraId="62AAA358" w14:textId="05DDBE55" w:rsidR="00231E2A" w:rsidRPr="00CC6312" w:rsidRDefault="0058452E" w:rsidP="00231E2A">
      <w:pPr>
        <w:ind w:left="1440" w:hanging="1440"/>
        <w:rPr>
          <w:b/>
          <w:lang w:eastAsia="x-none"/>
        </w:rPr>
      </w:pPr>
      <w:hyperlink r:id="rId229" w:history="1">
        <w:r w:rsidR="000F2B08">
          <w:rPr>
            <w:rStyle w:val="Hyperlink"/>
            <w:b/>
            <w:lang w:eastAsia="x-none"/>
          </w:rPr>
          <w:t>R1-1807299</w:t>
        </w:r>
      </w:hyperlink>
      <w:r w:rsidR="00231E2A" w:rsidRPr="00CC6312">
        <w:rPr>
          <w:b/>
          <w:lang w:eastAsia="x-none"/>
        </w:rPr>
        <w:tab/>
        <w:t>Text proposal on TPC timing with DCI format 3/3A and short TTI operation</w:t>
      </w:r>
      <w:r w:rsidR="00231E2A" w:rsidRPr="00CC6312">
        <w:rPr>
          <w:b/>
          <w:lang w:eastAsia="x-none"/>
        </w:rPr>
        <w:tab/>
        <w:t>Ericsson, Nokia, Nokia Shanghai Bell, Qualcomm</w:t>
      </w:r>
    </w:p>
    <w:p w14:paraId="47494574" w14:textId="2161D1EC" w:rsidR="00231E2A" w:rsidRDefault="00CC6312" w:rsidP="00231E2A">
      <w:pPr>
        <w:ind w:left="1440" w:hanging="1440"/>
        <w:rPr>
          <w:lang w:eastAsia="x-none"/>
        </w:rPr>
      </w:pPr>
      <w:r w:rsidRPr="00777035">
        <w:rPr>
          <w:rFonts w:ascii="Times New Roman" w:hAnsi="Times New Roman"/>
          <w:b/>
          <w:szCs w:val="20"/>
        </w:rPr>
        <w:t xml:space="preserve">Decision: </w:t>
      </w:r>
      <w:r w:rsidR="00231E2A" w:rsidRPr="009276DD">
        <w:rPr>
          <w:highlight w:val="green"/>
          <w:lang w:eastAsia="x-none"/>
        </w:rPr>
        <w:t xml:space="preserve">The text proposals in </w:t>
      </w:r>
      <w:hyperlink r:id="rId230" w:history="1">
        <w:r w:rsidR="000F2B08">
          <w:rPr>
            <w:rStyle w:val="Hyperlink"/>
            <w:highlight w:val="green"/>
            <w:lang w:eastAsia="x-none"/>
          </w:rPr>
          <w:t>R1-1807299</w:t>
        </w:r>
      </w:hyperlink>
      <w:r w:rsidR="00231E2A" w:rsidRPr="009276DD">
        <w:rPr>
          <w:highlight w:val="green"/>
          <w:lang w:eastAsia="x-none"/>
        </w:rPr>
        <w:t xml:space="preserve"> are endorsed.</w:t>
      </w:r>
    </w:p>
    <w:p w14:paraId="60FA4EDA" w14:textId="77777777" w:rsidR="00231E2A" w:rsidRDefault="00231E2A" w:rsidP="00231E2A">
      <w:pPr>
        <w:pStyle w:val="Heading5"/>
        <w:rPr>
          <w:rFonts w:eastAsia="MS Mincho"/>
          <w:lang w:eastAsia="ja-JP"/>
        </w:rPr>
      </w:pPr>
      <w:bookmarkStart w:id="58" w:name="_Toc516232535"/>
      <w:r>
        <w:t xml:space="preserve">Aspects related to </w:t>
      </w:r>
      <w:r>
        <w:rPr>
          <w:rFonts w:eastAsia="MS Mincho"/>
          <w:lang w:eastAsia="ja-JP"/>
        </w:rPr>
        <w:t>FS2</w:t>
      </w:r>
      <w:bookmarkEnd w:id="58"/>
    </w:p>
    <w:p w14:paraId="7DAFE79E" w14:textId="2D591DDF" w:rsidR="00231E2A" w:rsidRDefault="0058452E" w:rsidP="00231E2A">
      <w:pPr>
        <w:rPr>
          <w:lang w:eastAsia="x-none"/>
        </w:rPr>
      </w:pPr>
      <w:hyperlink r:id="rId231" w:history="1">
        <w:r w:rsidR="000F2B08">
          <w:rPr>
            <w:rStyle w:val="Hyperlink"/>
            <w:lang w:eastAsia="x-none"/>
          </w:rPr>
          <w:t>R1-1806356</w:t>
        </w:r>
      </w:hyperlink>
      <w:r w:rsidR="00231E2A">
        <w:rPr>
          <w:lang w:eastAsia="x-none"/>
        </w:rPr>
        <w:tab/>
        <w:t>Correction on HARQ timing issues for TDD specific sTTI</w:t>
      </w:r>
      <w:r w:rsidR="00231E2A">
        <w:rPr>
          <w:lang w:eastAsia="x-none"/>
        </w:rPr>
        <w:tab/>
        <w:t>CMCC</w:t>
      </w:r>
    </w:p>
    <w:p w14:paraId="6055A437" w14:textId="5D45B7A4" w:rsidR="00231E2A" w:rsidRPr="00CC6312" w:rsidRDefault="0058452E" w:rsidP="00231E2A">
      <w:pPr>
        <w:rPr>
          <w:b/>
          <w:lang w:eastAsia="x-none"/>
        </w:rPr>
      </w:pPr>
      <w:hyperlink r:id="rId232" w:history="1">
        <w:r w:rsidR="000F2B08">
          <w:rPr>
            <w:rStyle w:val="Hyperlink"/>
            <w:b/>
            <w:lang w:eastAsia="x-none"/>
          </w:rPr>
          <w:t>R1-1806450</w:t>
        </w:r>
      </w:hyperlink>
      <w:r w:rsidR="00231E2A" w:rsidRPr="00CC6312">
        <w:rPr>
          <w:b/>
          <w:lang w:eastAsia="x-none"/>
        </w:rPr>
        <w:tab/>
        <w:t>Aspects related to FS2</w:t>
      </w:r>
      <w:r w:rsidR="00231E2A" w:rsidRPr="00CC6312">
        <w:rPr>
          <w:b/>
          <w:lang w:eastAsia="x-none"/>
        </w:rPr>
        <w:tab/>
        <w:t>Huawei, HiSilicon</w:t>
      </w:r>
    </w:p>
    <w:p w14:paraId="5089A9B9" w14:textId="7C03E69E" w:rsidR="00231E2A" w:rsidRPr="00CC6312" w:rsidRDefault="0058452E" w:rsidP="00231E2A">
      <w:pPr>
        <w:rPr>
          <w:b/>
          <w:lang w:eastAsia="x-none"/>
        </w:rPr>
      </w:pPr>
      <w:hyperlink r:id="rId233" w:history="1">
        <w:r w:rsidR="000F2B08">
          <w:rPr>
            <w:rStyle w:val="Hyperlink"/>
            <w:b/>
            <w:lang w:eastAsia="x-none"/>
          </w:rPr>
          <w:t>R1-1806878</w:t>
        </w:r>
      </w:hyperlink>
      <w:r w:rsidR="00231E2A" w:rsidRPr="00CC6312">
        <w:rPr>
          <w:b/>
          <w:lang w:eastAsia="x-none"/>
        </w:rPr>
        <w:tab/>
        <w:t>UL index based scheduling flexibility for TDD UL/DL configuration #6 with slot-TTI</w:t>
      </w:r>
      <w:r w:rsidR="00231E2A" w:rsidRPr="00CC6312">
        <w:rPr>
          <w:b/>
          <w:lang w:eastAsia="x-none"/>
        </w:rPr>
        <w:tab/>
        <w:t>ZTE</w:t>
      </w:r>
    </w:p>
    <w:p w14:paraId="4C40EC95" w14:textId="03E261A9" w:rsidR="00231E2A" w:rsidRDefault="00CC6312" w:rsidP="00231E2A">
      <w:pPr>
        <w:rPr>
          <w:lang w:eastAsia="x-none"/>
        </w:rPr>
      </w:pPr>
      <w:r w:rsidRPr="00777035">
        <w:rPr>
          <w:rFonts w:ascii="Times New Roman" w:hAnsi="Times New Roman"/>
          <w:b/>
          <w:szCs w:val="20"/>
        </w:rPr>
        <w:t xml:space="preserve">Decision: </w:t>
      </w:r>
      <w:r w:rsidR="00231E2A" w:rsidRPr="004A2E85">
        <w:rPr>
          <w:highlight w:val="green"/>
          <w:lang w:eastAsia="x-none"/>
        </w:rPr>
        <w:t xml:space="preserve">The text proposals in </w:t>
      </w:r>
      <w:hyperlink r:id="rId234" w:history="1">
        <w:r w:rsidR="000F2B08">
          <w:rPr>
            <w:rStyle w:val="Hyperlink"/>
            <w:highlight w:val="green"/>
            <w:lang w:eastAsia="x-none"/>
          </w:rPr>
          <w:t>R1-1806878</w:t>
        </w:r>
      </w:hyperlink>
      <w:r w:rsidR="00231E2A" w:rsidRPr="004A2E85">
        <w:rPr>
          <w:highlight w:val="green"/>
          <w:lang w:eastAsia="x-none"/>
        </w:rPr>
        <w:t xml:space="preserve"> are endorsed.</w:t>
      </w:r>
    </w:p>
    <w:p w14:paraId="71C0E9D1" w14:textId="77777777" w:rsidR="00231E2A" w:rsidRDefault="00231E2A" w:rsidP="00231E2A">
      <w:pPr>
        <w:ind w:left="1440" w:hanging="1440"/>
        <w:rPr>
          <w:b/>
          <w:lang w:eastAsia="x-none"/>
        </w:rPr>
      </w:pPr>
    </w:p>
    <w:p w14:paraId="10D6E107" w14:textId="2AEBFA99" w:rsidR="00231E2A" w:rsidRPr="00CC6312" w:rsidRDefault="0058452E" w:rsidP="00231E2A">
      <w:pPr>
        <w:ind w:left="1440" w:hanging="1440"/>
        <w:rPr>
          <w:b/>
          <w:lang w:eastAsia="x-none"/>
        </w:rPr>
      </w:pPr>
      <w:hyperlink r:id="rId235" w:history="1">
        <w:r w:rsidR="000F2B08">
          <w:rPr>
            <w:rStyle w:val="Hyperlink"/>
            <w:b/>
            <w:lang w:eastAsia="x-none"/>
          </w:rPr>
          <w:t>R1-1807216</w:t>
        </w:r>
      </w:hyperlink>
      <w:r w:rsidR="00231E2A" w:rsidRPr="00CC6312">
        <w:rPr>
          <w:b/>
          <w:lang w:eastAsia="x-none"/>
        </w:rPr>
        <w:tab/>
        <w:t>Changes to FS2 SRS triggering for shorter TTI (36.212, 36.213) - TP#5</w:t>
      </w:r>
      <w:r w:rsidR="00231E2A" w:rsidRPr="00CC6312">
        <w:rPr>
          <w:b/>
          <w:lang w:eastAsia="x-none"/>
        </w:rPr>
        <w:tab/>
        <w:t>Nokia, Nokia Shanghai Bell, Ericsson, Huawei, HiSilicon, LG Electronics, Qualcomm</w:t>
      </w:r>
    </w:p>
    <w:p w14:paraId="1E8384D0" w14:textId="0F20D033" w:rsidR="00231E2A" w:rsidRDefault="00CC6312" w:rsidP="00231E2A">
      <w:pPr>
        <w:ind w:left="1440" w:hanging="1440"/>
        <w:rPr>
          <w:lang w:eastAsia="x-none"/>
        </w:rPr>
      </w:pPr>
      <w:r w:rsidRPr="00777035">
        <w:rPr>
          <w:rFonts w:ascii="Times New Roman" w:hAnsi="Times New Roman"/>
          <w:b/>
          <w:szCs w:val="20"/>
        </w:rPr>
        <w:t xml:space="preserve">Decision: </w:t>
      </w:r>
      <w:r w:rsidR="00231E2A" w:rsidRPr="004A2E85">
        <w:rPr>
          <w:highlight w:val="green"/>
          <w:lang w:eastAsia="x-none"/>
        </w:rPr>
        <w:t xml:space="preserve">The text proposals in </w:t>
      </w:r>
      <w:hyperlink r:id="rId236" w:history="1">
        <w:r w:rsidR="000F2B08">
          <w:rPr>
            <w:rStyle w:val="Hyperlink"/>
            <w:highlight w:val="green"/>
            <w:lang w:eastAsia="x-none"/>
          </w:rPr>
          <w:t>R1-1807216</w:t>
        </w:r>
      </w:hyperlink>
      <w:r w:rsidR="00231E2A" w:rsidRPr="004A2E85">
        <w:rPr>
          <w:highlight w:val="green"/>
          <w:lang w:eastAsia="x-none"/>
        </w:rPr>
        <w:t xml:space="preserve"> are endorsed.</w:t>
      </w:r>
    </w:p>
    <w:p w14:paraId="368AED0A" w14:textId="77777777" w:rsidR="00231E2A" w:rsidRDefault="00231E2A" w:rsidP="00231E2A">
      <w:pPr>
        <w:ind w:left="1440" w:hanging="1440"/>
        <w:rPr>
          <w:lang w:eastAsia="x-none"/>
        </w:rPr>
      </w:pPr>
    </w:p>
    <w:p w14:paraId="0AB46B6F" w14:textId="635936EC" w:rsidR="00231E2A" w:rsidRPr="00CC6312" w:rsidRDefault="0058452E" w:rsidP="00231E2A">
      <w:pPr>
        <w:ind w:left="1440" w:hanging="1440"/>
        <w:rPr>
          <w:b/>
          <w:lang w:eastAsia="x-none"/>
        </w:rPr>
      </w:pPr>
      <w:hyperlink r:id="rId237" w:history="1">
        <w:r w:rsidR="000F2B08">
          <w:rPr>
            <w:rStyle w:val="Hyperlink"/>
            <w:b/>
            <w:lang w:eastAsia="x-none"/>
          </w:rPr>
          <w:t>R1-1807218</w:t>
        </w:r>
      </w:hyperlink>
      <w:r w:rsidR="00231E2A" w:rsidRPr="00CC6312">
        <w:rPr>
          <w:b/>
          <w:lang w:eastAsia="x-none"/>
        </w:rPr>
        <w:tab/>
        <w:t>Correction in 36.213 to TDD UL index based slot PUSCH scheduling  - TP#8</w:t>
      </w:r>
      <w:r w:rsidR="00231E2A" w:rsidRPr="00CC6312">
        <w:rPr>
          <w:b/>
          <w:lang w:eastAsia="x-none"/>
        </w:rPr>
        <w:tab/>
        <w:t>Nokia, Nokia Shanghai Bell, Ericsson, LG Electronics</w:t>
      </w:r>
    </w:p>
    <w:p w14:paraId="3D71E128" w14:textId="32B1ACD5" w:rsidR="00231E2A" w:rsidRDefault="00CC6312" w:rsidP="00231E2A">
      <w:pPr>
        <w:ind w:left="1440" w:hanging="1440"/>
        <w:rPr>
          <w:lang w:eastAsia="x-none"/>
        </w:rPr>
      </w:pPr>
      <w:r w:rsidRPr="00777035">
        <w:rPr>
          <w:rFonts w:ascii="Times New Roman" w:hAnsi="Times New Roman"/>
          <w:b/>
          <w:szCs w:val="20"/>
        </w:rPr>
        <w:t xml:space="preserve">Decision: </w:t>
      </w:r>
      <w:r w:rsidR="00231E2A" w:rsidRPr="004A2E85">
        <w:rPr>
          <w:highlight w:val="green"/>
          <w:lang w:eastAsia="x-none"/>
        </w:rPr>
        <w:t xml:space="preserve">The text proposals in </w:t>
      </w:r>
      <w:hyperlink r:id="rId238" w:history="1">
        <w:r w:rsidR="000F2B08">
          <w:rPr>
            <w:rStyle w:val="Hyperlink"/>
            <w:highlight w:val="green"/>
            <w:lang w:eastAsia="x-none"/>
          </w:rPr>
          <w:t>R1-1807218</w:t>
        </w:r>
      </w:hyperlink>
      <w:r w:rsidR="00231E2A" w:rsidRPr="004A2E85">
        <w:rPr>
          <w:highlight w:val="green"/>
          <w:lang w:eastAsia="x-none"/>
        </w:rPr>
        <w:t xml:space="preserve"> are endorsed.</w:t>
      </w:r>
    </w:p>
    <w:p w14:paraId="54D78CE7" w14:textId="77777777" w:rsidR="00231E2A" w:rsidRDefault="00231E2A" w:rsidP="00231E2A">
      <w:pPr>
        <w:pStyle w:val="Heading5"/>
        <w:rPr>
          <w:lang w:eastAsia="ja-JP"/>
        </w:rPr>
      </w:pPr>
      <w:bookmarkStart w:id="59" w:name="_Toc516232536"/>
      <w:r>
        <w:rPr>
          <w:lang w:eastAsia="ja-JP"/>
        </w:rPr>
        <w:lastRenderedPageBreak/>
        <w:t>Other</w:t>
      </w:r>
      <w:bookmarkEnd w:id="59"/>
    </w:p>
    <w:bookmarkStart w:id="60" w:name="_Toc482182631"/>
    <w:bookmarkStart w:id="61" w:name="_Toc478430940"/>
    <w:p w14:paraId="6C455DCC" w14:textId="3CA1885C" w:rsidR="00231E2A" w:rsidRPr="001102E6" w:rsidRDefault="000F2B08" w:rsidP="00231E2A">
      <w:pPr>
        <w:rPr>
          <w:b/>
          <w:lang w:eastAsia="x-none"/>
        </w:rPr>
      </w:pPr>
      <w:r>
        <w:rPr>
          <w:b/>
          <w:lang w:eastAsia="x-none"/>
        </w:rPr>
        <w:fldChar w:fldCharType="begin"/>
      </w:r>
      <w:r>
        <w:rPr>
          <w:b/>
          <w:lang w:eastAsia="x-none"/>
        </w:rPr>
        <w:instrText xml:space="preserve"> HYPERLINK "../Docs/R1-1806446.zip" </w:instrText>
      </w:r>
      <w:r>
        <w:rPr>
          <w:b/>
          <w:lang w:eastAsia="x-none"/>
        </w:rPr>
        <w:fldChar w:fldCharType="separate"/>
      </w:r>
      <w:r>
        <w:rPr>
          <w:rStyle w:val="Hyperlink"/>
          <w:b/>
          <w:lang w:eastAsia="x-none"/>
        </w:rPr>
        <w:t>R1-1806446</w:t>
      </w:r>
      <w:r>
        <w:rPr>
          <w:b/>
          <w:lang w:eastAsia="x-none"/>
        </w:rPr>
        <w:fldChar w:fldCharType="end"/>
      </w:r>
      <w:r w:rsidR="00231E2A" w:rsidRPr="001102E6">
        <w:rPr>
          <w:b/>
          <w:lang w:eastAsia="x-none"/>
        </w:rPr>
        <w:tab/>
        <w:t>Remaining issues on SPS</w:t>
      </w:r>
      <w:r w:rsidR="00231E2A" w:rsidRPr="001102E6">
        <w:rPr>
          <w:b/>
          <w:lang w:eastAsia="x-none"/>
        </w:rPr>
        <w:tab/>
        <w:t>Huawei, HiSilicon</w:t>
      </w:r>
    </w:p>
    <w:p w14:paraId="3C2C39D2" w14:textId="76874956" w:rsidR="00231E2A" w:rsidRPr="001102E6" w:rsidRDefault="0058452E" w:rsidP="00231E2A">
      <w:pPr>
        <w:rPr>
          <w:b/>
          <w:lang w:eastAsia="x-none"/>
        </w:rPr>
      </w:pPr>
      <w:hyperlink r:id="rId239" w:history="1">
        <w:r w:rsidR="000F2B08">
          <w:rPr>
            <w:rStyle w:val="Hyperlink"/>
            <w:b/>
            <w:lang w:eastAsia="x-none"/>
          </w:rPr>
          <w:t>R1-1806579</w:t>
        </w:r>
      </w:hyperlink>
      <w:r w:rsidR="00231E2A" w:rsidRPr="001102E6">
        <w:rPr>
          <w:b/>
          <w:lang w:eastAsia="x-none"/>
        </w:rPr>
        <w:tab/>
        <w:t>Corrections related to SPS for sTTI</w:t>
      </w:r>
      <w:r w:rsidR="00231E2A" w:rsidRPr="001102E6">
        <w:rPr>
          <w:b/>
          <w:lang w:eastAsia="x-none"/>
        </w:rPr>
        <w:tab/>
        <w:t>LG Electronics</w:t>
      </w:r>
    </w:p>
    <w:p w14:paraId="07B2F78C" w14:textId="2B82FA6F" w:rsidR="00231E2A" w:rsidRPr="001102E6" w:rsidRDefault="0058452E" w:rsidP="00231E2A">
      <w:pPr>
        <w:ind w:left="1440" w:hanging="1440"/>
        <w:rPr>
          <w:b/>
          <w:lang w:eastAsia="x-none"/>
        </w:rPr>
      </w:pPr>
      <w:hyperlink r:id="rId240" w:history="1">
        <w:r w:rsidR="000F2B08">
          <w:rPr>
            <w:rStyle w:val="Hyperlink"/>
            <w:b/>
            <w:lang w:eastAsia="x-none"/>
          </w:rPr>
          <w:t>R1-1807312</w:t>
        </w:r>
      </w:hyperlink>
      <w:r w:rsidR="00231E2A" w:rsidRPr="001102E6">
        <w:rPr>
          <w:b/>
          <w:lang w:eastAsia="x-none"/>
        </w:rPr>
        <w:tab/>
        <w:t>Corrections on timing from sPDSCH to HARQ-ACK for SSC3,4,8</w:t>
      </w:r>
      <w:r w:rsidR="00231E2A" w:rsidRPr="001102E6">
        <w:rPr>
          <w:b/>
          <w:lang w:eastAsia="x-none"/>
        </w:rPr>
        <w:tab/>
        <w:t>Huawei, HiSilicon, Nokia, Nokia Shanghai Bell, LG Electronics</w:t>
      </w:r>
    </w:p>
    <w:p w14:paraId="77CF698F" w14:textId="3B07FE6B" w:rsidR="00231E2A" w:rsidRDefault="001102E6" w:rsidP="00231E2A">
      <w:pPr>
        <w:ind w:left="1440" w:hanging="1440"/>
        <w:rPr>
          <w:lang w:eastAsia="x-none"/>
        </w:rPr>
      </w:pPr>
      <w:r w:rsidRPr="00777035">
        <w:rPr>
          <w:rFonts w:ascii="Times New Roman" w:hAnsi="Times New Roman"/>
          <w:b/>
          <w:szCs w:val="20"/>
        </w:rPr>
        <w:t xml:space="preserve">Decision: </w:t>
      </w:r>
      <w:r w:rsidR="00231E2A" w:rsidRPr="003F4A1B">
        <w:rPr>
          <w:highlight w:val="green"/>
          <w:lang w:eastAsia="x-none"/>
        </w:rPr>
        <w:t xml:space="preserve">The text proposal in </w:t>
      </w:r>
      <w:hyperlink r:id="rId241" w:history="1">
        <w:r w:rsidR="000F2B08">
          <w:rPr>
            <w:rStyle w:val="Hyperlink"/>
            <w:highlight w:val="green"/>
            <w:lang w:eastAsia="x-none"/>
          </w:rPr>
          <w:t>R1-1807312</w:t>
        </w:r>
      </w:hyperlink>
      <w:r w:rsidR="00231E2A" w:rsidRPr="003F4A1B">
        <w:rPr>
          <w:highlight w:val="green"/>
          <w:lang w:eastAsia="x-none"/>
        </w:rPr>
        <w:t xml:space="preserve"> is endorsed.</w:t>
      </w:r>
    </w:p>
    <w:p w14:paraId="6B117986" w14:textId="77777777" w:rsidR="00231E2A" w:rsidRDefault="00231E2A" w:rsidP="00231E2A">
      <w:pPr>
        <w:ind w:left="1440" w:hanging="1440"/>
        <w:rPr>
          <w:lang w:eastAsia="x-none"/>
        </w:rPr>
      </w:pPr>
    </w:p>
    <w:p w14:paraId="186FFD26" w14:textId="44FBF1A0" w:rsidR="00231E2A" w:rsidRPr="001102E6" w:rsidRDefault="0058452E" w:rsidP="00231E2A">
      <w:pPr>
        <w:ind w:left="1440" w:hanging="1440"/>
        <w:rPr>
          <w:b/>
          <w:lang w:eastAsia="x-none"/>
        </w:rPr>
      </w:pPr>
      <w:hyperlink r:id="rId242" w:history="1">
        <w:r w:rsidR="000F2B08">
          <w:rPr>
            <w:rStyle w:val="Hyperlink"/>
            <w:b/>
            <w:lang w:eastAsia="x-none"/>
          </w:rPr>
          <w:t>R1-1807313</w:t>
        </w:r>
      </w:hyperlink>
      <w:r w:rsidR="00231E2A" w:rsidRPr="001102E6">
        <w:rPr>
          <w:b/>
          <w:lang w:eastAsia="x-none"/>
        </w:rPr>
        <w:tab/>
        <w:t>Corrections on HARQ-ACK reporting procedure for FS2 with sTTI</w:t>
      </w:r>
      <w:r w:rsidR="00231E2A" w:rsidRPr="001102E6">
        <w:rPr>
          <w:b/>
          <w:lang w:eastAsia="x-none"/>
        </w:rPr>
        <w:tab/>
        <w:t>Huawei, HiSilicon, Ericsson, Nokia, Nokia Shanghai Bell, LG Electronics</w:t>
      </w:r>
    </w:p>
    <w:p w14:paraId="1B4F4AD6" w14:textId="431E4E9A" w:rsidR="00231E2A" w:rsidRDefault="001102E6" w:rsidP="00231E2A">
      <w:pPr>
        <w:ind w:left="1440" w:hanging="1440"/>
        <w:rPr>
          <w:lang w:eastAsia="x-none"/>
        </w:rPr>
      </w:pPr>
      <w:r w:rsidRPr="00777035">
        <w:rPr>
          <w:rFonts w:ascii="Times New Roman" w:hAnsi="Times New Roman"/>
          <w:b/>
          <w:szCs w:val="20"/>
        </w:rPr>
        <w:t xml:space="preserve">Decision: </w:t>
      </w:r>
      <w:r w:rsidR="00231E2A" w:rsidRPr="003F4A1B">
        <w:rPr>
          <w:highlight w:val="green"/>
          <w:lang w:eastAsia="x-none"/>
        </w:rPr>
        <w:t xml:space="preserve">The text proposal in </w:t>
      </w:r>
      <w:hyperlink r:id="rId243" w:history="1">
        <w:r w:rsidR="000F2B08">
          <w:rPr>
            <w:rStyle w:val="Hyperlink"/>
            <w:highlight w:val="green"/>
            <w:lang w:eastAsia="x-none"/>
          </w:rPr>
          <w:t>R1-1807313</w:t>
        </w:r>
      </w:hyperlink>
      <w:r w:rsidR="00231E2A" w:rsidRPr="003F4A1B">
        <w:rPr>
          <w:highlight w:val="green"/>
          <w:lang w:eastAsia="x-none"/>
        </w:rPr>
        <w:t xml:space="preserve"> is endorsed.</w:t>
      </w:r>
    </w:p>
    <w:p w14:paraId="4BF6B7C7" w14:textId="77777777" w:rsidR="00231E2A" w:rsidRDefault="00231E2A" w:rsidP="00231E2A">
      <w:pPr>
        <w:ind w:left="1440" w:hanging="1440"/>
        <w:rPr>
          <w:lang w:eastAsia="x-none"/>
        </w:rPr>
      </w:pPr>
    </w:p>
    <w:p w14:paraId="52F5246F" w14:textId="39F62232" w:rsidR="00231E2A" w:rsidRPr="001102E6" w:rsidRDefault="0058452E" w:rsidP="00231E2A">
      <w:pPr>
        <w:ind w:left="1440" w:hanging="1440"/>
        <w:rPr>
          <w:b/>
          <w:lang w:eastAsia="x-none"/>
        </w:rPr>
      </w:pPr>
      <w:hyperlink r:id="rId244" w:history="1">
        <w:r w:rsidR="000F2B08">
          <w:rPr>
            <w:rStyle w:val="Hyperlink"/>
            <w:b/>
            <w:lang w:eastAsia="x-none"/>
          </w:rPr>
          <w:t>R1-1807314</w:t>
        </w:r>
      </w:hyperlink>
      <w:r w:rsidR="00231E2A" w:rsidRPr="001102E6">
        <w:rPr>
          <w:b/>
          <w:lang w:eastAsia="x-none"/>
        </w:rPr>
        <w:tab/>
        <w:t>Text proposal on TBS determination for uplink DMRS position pattern DDD</w:t>
      </w:r>
      <w:r w:rsidR="00231E2A" w:rsidRPr="001102E6">
        <w:rPr>
          <w:b/>
          <w:lang w:eastAsia="x-none"/>
        </w:rPr>
        <w:tab/>
        <w:t>Huawei, HiSilicon, Qualcomm</w:t>
      </w:r>
    </w:p>
    <w:p w14:paraId="218399AE" w14:textId="77777777" w:rsidR="00231E2A" w:rsidRDefault="00231E2A" w:rsidP="00231E2A">
      <w:pPr>
        <w:ind w:left="1440" w:hanging="1440"/>
        <w:rPr>
          <w:lang w:eastAsia="x-none"/>
        </w:rPr>
      </w:pPr>
    </w:p>
    <w:p w14:paraId="50AB7C81" w14:textId="36D458D1" w:rsidR="00231E2A" w:rsidRDefault="0058452E" w:rsidP="00231E2A">
      <w:pPr>
        <w:rPr>
          <w:lang w:eastAsia="x-none"/>
        </w:rPr>
      </w:pPr>
      <w:hyperlink r:id="rId245" w:history="1">
        <w:r w:rsidR="000F2B08">
          <w:rPr>
            <w:rStyle w:val="Hyperlink"/>
            <w:lang w:eastAsia="x-none"/>
          </w:rPr>
          <w:t>R1-1807316</w:t>
        </w:r>
      </w:hyperlink>
      <w:r w:rsidR="00231E2A">
        <w:rPr>
          <w:lang w:eastAsia="x-none"/>
        </w:rPr>
        <w:tab/>
        <w:t>Corrections on TBS determination for more than 1 layer</w:t>
      </w:r>
      <w:r w:rsidR="00231E2A">
        <w:rPr>
          <w:lang w:eastAsia="x-none"/>
        </w:rPr>
        <w:tab/>
        <w:t>Huawei, HiSilicon, Ericsson</w:t>
      </w:r>
    </w:p>
    <w:p w14:paraId="33D9A62C" w14:textId="0072162A" w:rsidR="00231E2A" w:rsidRDefault="0058452E" w:rsidP="00231E2A">
      <w:pPr>
        <w:rPr>
          <w:lang w:eastAsia="x-none"/>
        </w:rPr>
      </w:pPr>
      <w:hyperlink r:id="rId246" w:history="1">
        <w:r w:rsidR="000F2B08">
          <w:rPr>
            <w:rStyle w:val="Hyperlink"/>
            <w:b/>
            <w:lang w:eastAsia="x-none"/>
          </w:rPr>
          <w:t>R1-1807514</w:t>
        </w:r>
      </w:hyperlink>
      <w:r w:rsidR="00231E2A" w:rsidRPr="001102E6">
        <w:rPr>
          <w:b/>
          <w:lang w:eastAsia="x-none"/>
        </w:rPr>
        <w:tab/>
        <w:t>Corrections on TBS determination for more than 1 layer</w:t>
      </w:r>
      <w:r w:rsidR="00231E2A" w:rsidRPr="001102E6">
        <w:rPr>
          <w:b/>
          <w:lang w:eastAsia="x-none"/>
        </w:rPr>
        <w:tab/>
        <w:t>Huawei, HiSilicon</w:t>
      </w:r>
      <w:r w:rsidR="001102E6">
        <w:rPr>
          <w:b/>
          <w:lang w:eastAsia="x-none"/>
        </w:rPr>
        <w:t>, Ericsson</w:t>
      </w:r>
      <w:r w:rsidR="001102E6">
        <w:rPr>
          <w:lang w:eastAsia="x-none"/>
        </w:rPr>
        <w:tab/>
        <w:t>(</w:t>
      </w:r>
      <w:r w:rsidR="00231E2A">
        <w:rPr>
          <w:lang w:eastAsia="x-none"/>
        </w:rPr>
        <w:t xml:space="preserve">Revision of </w:t>
      </w:r>
      <w:hyperlink r:id="rId247" w:history="1">
        <w:r w:rsidR="000F2B08">
          <w:rPr>
            <w:rStyle w:val="Hyperlink"/>
            <w:lang w:eastAsia="x-none"/>
          </w:rPr>
          <w:t>R1-1807316</w:t>
        </w:r>
      </w:hyperlink>
      <w:r w:rsidR="001102E6">
        <w:rPr>
          <w:lang w:eastAsia="x-none"/>
        </w:rPr>
        <w:t>)</w:t>
      </w:r>
    </w:p>
    <w:p w14:paraId="3FC8BEDA" w14:textId="1B10053D" w:rsidR="00231E2A" w:rsidRDefault="001102E6" w:rsidP="00231E2A">
      <w:pPr>
        <w:rPr>
          <w:lang w:eastAsia="x-none"/>
        </w:rPr>
      </w:pPr>
      <w:r w:rsidRPr="00777035">
        <w:rPr>
          <w:rFonts w:ascii="Times New Roman" w:hAnsi="Times New Roman"/>
          <w:b/>
          <w:szCs w:val="20"/>
        </w:rPr>
        <w:t>Decision</w:t>
      </w:r>
      <w:r>
        <w:rPr>
          <w:rFonts w:ascii="Times New Roman" w:hAnsi="Times New Roman"/>
          <w:b/>
          <w:szCs w:val="20"/>
        </w:rPr>
        <w:t xml:space="preserve"> (Friday main online)</w:t>
      </w:r>
      <w:r w:rsidRPr="00777035">
        <w:rPr>
          <w:rFonts w:ascii="Times New Roman" w:hAnsi="Times New Roman"/>
          <w:b/>
          <w:szCs w:val="20"/>
        </w:rPr>
        <w:t xml:space="preserve">: </w:t>
      </w:r>
      <w:r w:rsidR="00231E2A" w:rsidRPr="001102E6">
        <w:rPr>
          <w:highlight w:val="green"/>
          <w:lang w:eastAsia="x-none"/>
        </w:rPr>
        <w:t xml:space="preserve">The text proposals in </w:t>
      </w:r>
      <w:hyperlink r:id="rId248" w:history="1">
        <w:r w:rsidR="000F2B08">
          <w:rPr>
            <w:rStyle w:val="Hyperlink"/>
            <w:highlight w:val="green"/>
            <w:lang w:eastAsia="x-none"/>
          </w:rPr>
          <w:t>R1-1807514</w:t>
        </w:r>
      </w:hyperlink>
      <w:r w:rsidR="00231E2A" w:rsidRPr="001102E6">
        <w:rPr>
          <w:highlight w:val="green"/>
          <w:lang w:eastAsia="x-none"/>
        </w:rPr>
        <w:t xml:space="preserve"> are endorsed</w:t>
      </w:r>
      <w:r w:rsidR="00231E2A" w:rsidRPr="001102E6">
        <w:rPr>
          <w:lang w:eastAsia="x-none"/>
        </w:rPr>
        <w:t>.</w:t>
      </w:r>
    </w:p>
    <w:p w14:paraId="134E7502" w14:textId="77777777" w:rsidR="00231E2A" w:rsidRDefault="00231E2A" w:rsidP="00231E2A">
      <w:pPr>
        <w:rPr>
          <w:lang w:eastAsia="x-none"/>
        </w:rPr>
      </w:pPr>
    </w:p>
    <w:p w14:paraId="43EB8FF7" w14:textId="5D4E2018" w:rsidR="00231E2A" w:rsidRDefault="0058452E" w:rsidP="00231E2A">
      <w:pPr>
        <w:rPr>
          <w:b/>
          <w:lang w:eastAsia="x-none"/>
        </w:rPr>
      </w:pPr>
      <w:hyperlink r:id="rId249" w:history="1">
        <w:r w:rsidR="000F2B08">
          <w:rPr>
            <w:rStyle w:val="Hyperlink"/>
            <w:b/>
            <w:lang w:eastAsia="x-none"/>
          </w:rPr>
          <w:t>R1-1807318</w:t>
        </w:r>
      </w:hyperlink>
      <w:r w:rsidR="00231E2A" w:rsidRPr="001102E6">
        <w:rPr>
          <w:b/>
          <w:lang w:eastAsia="x-none"/>
        </w:rPr>
        <w:tab/>
        <w:t>Additional DMRS position pattern for subslot #5</w:t>
      </w:r>
      <w:r w:rsidR="00231E2A" w:rsidRPr="001102E6">
        <w:rPr>
          <w:b/>
          <w:lang w:eastAsia="x-none"/>
        </w:rPr>
        <w:tab/>
        <w:t>Huawei, HiSilicon, Qualcomm</w:t>
      </w:r>
    </w:p>
    <w:p w14:paraId="4E8F854C" w14:textId="3125068E" w:rsidR="001102E6" w:rsidRPr="004B022A" w:rsidRDefault="0058452E" w:rsidP="00231E2A">
      <w:pPr>
        <w:rPr>
          <w:lang w:eastAsia="x-none"/>
        </w:rPr>
      </w:pPr>
      <w:hyperlink r:id="rId250" w:history="1">
        <w:r w:rsidR="000F2B08">
          <w:rPr>
            <w:rStyle w:val="Hyperlink"/>
            <w:lang w:eastAsia="x-none"/>
          </w:rPr>
          <w:t>R1-1807484</w:t>
        </w:r>
      </w:hyperlink>
      <w:r w:rsidR="004B022A" w:rsidRPr="004B022A">
        <w:rPr>
          <w:lang w:eastAsia="x-none"/>
        </w:rPr>
        <w:tab/>
        <w:t>Text proposals on uplink DMRS position pattern DDD in subslot #5</w:t>
      </w:r>
      <w:r w:rsidR="004B022A" w:rsidRPr="004B022A">
        <w:rPr>
          <w:lang w:eastAsia="x-none"/>
        </w:rPr>
        <w:tab/>
        <w:t>Huawei, HiSilicon</w:t>
      </w:r>
    </w:p>
    <w:p w14:paraId="1B811CF2" w14:textId="77777777" w:rsidR="004B022A" w:rsidRPr="001102E6" w:rsidRDefault="004B022A" w:rsidP="00231E2A">
      <w:pPr>
        <w:rPr>
          <w:b/>
          <w:lang w:eastAsia="x-none"/>
        </w:rPr>
      </w:pPr>
    </w:p>
    <w:p w14:paraId="3EFEC016" w14:textId="77777777" w:rsidR="00231E2A" w:rsidRDefault="00231E2A" w:rsidP="00231E2A">
      <w:pPr>
        <w:rPr>
          <w:lang w:eastAsia="x-none"/>
        </w:rPr>
      </w:pPr>
      <w:r>
        <w:rPr>
          <w:highlight w:val="green"/>
          <w:lang w:eastAsia="x-none"/>
        </w:rPr>
        <w:t>Agreement</w:t>
      </w:r>
      <w:r w:rsidRPr="00BD2C6C">
        <w:rPr>
          <w:highlight w:val="green"/>
          <w:lang w:eastAsia="x-none"/>
        </w:rPr>
        <w:t>:</w:t>
      </w:r>
      <w:r w:rsidRPr="00BD2C6C">
        <w:rPr>
          <w:lang w:eastAsia="x-none"/>
        </w:rPr>
        <w:t xml:space="preserve"> </w:t>
      </w:r>
    </w:p>
    <w:p w14:paraId="4E1BDF29" w14:textId="7842755A" w:rsidR="00231E2A" w:rsidRDefault="00231E2A" w:rsidP="00231E2A">
      <w:pPr>
        <w:rPr>
          <w:lang w:eastAsia="x-none"/>
        </w:rPr>
      </w:pPr>
      <w:r>
        <w:rPr>
          <w:lang w:eastAsia="x-none"/>
        </w:rPr>
        <w:t>Support of u</w:t>
      </w:r>
      <w:r w:rsidRPr="00BD2C6C">
        <w:rPr>
          <w:lang w:eastAsia="x-none"/>
        </w:rPr>
        <w:t>plink DMRS position pattern ‘D D D’ in subslot #5</w:t>
      </w:r>
      <w:r>
        <w:rPr>
          <w:lang w:eastAsia="x-none"/>
        </w:rPr>
        <w:t xml:space="preserve"> is a UE capability with application of the 1/6 as the TBS scaling factor</w:t>
      </w:r>
      <w:r w:rsidRPr="00BD2C6C">
        <w:rPr>
          <w:lang w:eastAsia="x-none"/>
        </w:rPr>
        <w:t>.</w:t>
      </w:r>
    </w:p>
    <w:p w14:paraId="289CF6A2" w14:textId="77777777" w:rsidR="001102E6" w:rsidRDefault="001102E6" w:rsidP="00231E2A">
      <w:pPr>
        <w:rPr>
          <w:lang w:eastAsia="x-none"/>
        </w:rPr>
      </w:pPr>
    </w:p>
    <w:p w14:paraId="1E4D1990" w14:textId="3741BD0C" w:rsidR="00231E2A" w:rsidRPr="00E978A5" w:rsidRDefault="0058452E" w:rsidP="00231E2A">
      <w:pPr>
        <w:rPr>
          <w:b/>
          <w:lang w:eastAsia="x-none"/>
        </w:rPr>
      </w:pPr>
      <w:hyperlink r:id="rId251" w:history="1">
        <w:r w:rsidR="000F2B08">
          <w:rPr>
            <w:rStyle w:val="Hyperlink"/>
            <w:b/>
            <w:lang w:eastAsia="x-none"/>
          </w:rPr>
          <w:t>R1-1807553</w:t>
        </w:r>
      </w:hyperlink>
      <w:r w:rsidR="00231E2A" w:rsidRPr="00E978A5">
        <w:rPr>
          <w:b/>
          <w:lang w:eastAsia="x-none"/>
        </w:rPr>
        <w:tab/>
        <w:t>Text proposals on uplink DMRS position pattern DDD in subslot #5</w:t>
      </w:r>
      <w:r w:rsidR="00231E2A" w:rsidRPr="00E978A5">
        <w:rPr>
          <w:b/>
          <w:lang w:eastAsia="x-none"/>
        </w:rPr>
        <w:tab/>
        <w:t>Huawei, HiSilicon</w:t>
      </w:r>
    </w:p>
    <w:p w14:paraId="0EDA71D9" w14:textId="4B35D8E8" w:rsidR="00231E2A" w:rsidRDefault="00E978A5" w:rsidP="00231E2A">
      <w:pPr>
        <w:rPr>
          <w:lang w:eastAsia="x-none"/>
        </w:rPr>
      </w:pPr>
      <w:r w:rsidRPr="00777035">
        <w:rPr>
          <w:rFonts w:ascii="Times New Roman" w:hAnsi="Times New Roman"/>
          <w:b/>
          <w:szCs w:val="20"/>
        </w:rPr>
        <w:t xml:space="preserve">Decision: </w:t>
      </w:r>
      <w:r w:rsidR="00231E2A" w:rsidRPr="005B56F3">
        <w:rPr>
          <w:highlight w:val="green"/>
          <w:lang w:eastAsia="x-none"/>
        </w:rPr>
        <w:t xml:space="preserve">The text proposals in </w:t>
      </w:r>
      <w:hyperlink r:id="rId252" w:history="1">
        <w:r w:rsidR="000F2B08">
          <w:rPr>
            <w:rStyle w:val="Hyperlink"/>
            <w:highlight w:val="green"/>
            <w:lang w:eastAsia="x-none"/>
          </w:rPr>
          <w:t>R1-1807553</w:t>
        </w:r>
      </w:hyperlink>
      <w:r w:rsidR="00231E2A" w:rsidRPr="005B56F3">
        <w:rPr>
          <w:highlight w:val="green"/>
          <w:lang w:eastAsia="x-none"/>
        </w:rPr>
        <w:t xml:space="preserve"> are endorsed with a modification to change “applied” to “applicable” in the TP in Section 2.</w:t>
      </w:r>
    </w:p>
    <w:p w14:paraId="6D4E3EB6" w14:textId="77777777" w:rsidR="00231E2A" w:rsidRDefault="00231E2A" w:rsidP="00231E2A">
      <w:pPr>
        <w:rPr>
          <w:lang w:eastAsia="x-none"/>
        </w:rPr>
      </w:pPr>
    </w:p>
    <w:p w14:paraId="6DC8C4C0" w14:textId="4E52E2BB" w:rsidR="00231E2A" w:rsidRPr="00E978A5" w:rsidRDefault="0058452E" w:rsidP="00231E2A">
      <w:pPr>
        <w:rPr>
          <w:b/>
          <w:lang w:eastAsia="x-none"/>
        </w:rPr>
      </w:pPr>
      <w:hyperlink r:id="rId253" w:history="1">
        <w:r w:rsidR="000F2B08">
          <w:rPr>
            <w:rStyle w:val="Hyperlink"/>
            <w:b/>
            <w:lang w:eastAsia="x-none"/>
          </w:rPr>
          <w:t>R1-1807319</w:t>
        </w:r>
      </w:hyperlink>
      <w:r w:rsidR="00231E2A" w:rsidRPr="00E978A5">
        <w:rPr>
          <w:b/>
          <w:lang w:eastAsia="x-none"/>
        </w:rPr>
        <w:tab/>
        <w:t>Text proposal on UL resource allocation</w:t>
      </w:r>
      <w:r w:rsidR="00231E2A" w:rsidRPr="00E978A5">
        <w:rPr>
          <w:b/>
          <w:lang w:eastAsia="x-none"/>
        </w:rPr>
        <w:tab/>
        <w:t>Huawei, HiSilicon</w:t>
      </w:r>
    </w:p>
    <w:p w14:paraId="4A30E4AC" w14:textId="4D408FEC" w:rsidR="00231E2A" w:rsidRDefault="00E978A5" w:rsidP="00231E2A">
      <w:pPr>
        <w:rPr>
          <w:highlight w:val="green"/>
          <w:lang w:eastAsia="x-none"/>
        </w:rPr>
      </w:pPr>
      <w:r w:rsidRPr="00777035">
        <w:rPr>
          <w:rFonts w:ascii="Times New Roman" w:hAnsi="Times New Roman"/>
          <w:b/>
          <w:szCs w:val="20"/>
        </w:rPr>
        <w:t xml:space="preserve">Decision: </w:t>
      </w:r>
      <w:r w:rsidR="00231E2A" w:rsidRPr="00F97476">
        <w:rPr>
          <w:highlight w:val="green"/>
          <w:lang w:eastAsia="x-none"/>
        </w:rPr>
        <w:t xml:space="preserve">The text proposal in </w:t>
      </w:r>
      <w:hyperlink r:id="rId254" w:history="1">
        <w:r w:rsidR="000F2B08">
          <w:rPr>
            <w:rStyle w:val="Hyperlink"/>
            <w:highlight w:val="green"/>
            <w:lang w:eastAsia="x-none"/>
          </w:rPr>
          <w:t>R1-1807319</w:t>
        </w:r>
      </w:hyperlink>
      <w:r w:rsidR="00231E2A" w:rsidRPr="00F97476">
        <w:rPr>
          <w:highlight w:val="green"/>
          <w:lang w:eastAsia="x-none"/>
        </w:rPr>
        <w:t xml:space="preserve"> is endorsed.</w:t>
      </w:r>
    </w:p>
    <w:p w14:paraId="5E165E6B" w14:textId="77777777" w:rsidR="00E978A5" w:rsidRDefault="00E978A5" w:rsidP="00231E2A">
      <w:pPr>
        <w:rPr>
          <w:highlight w:val="green"/>
          <w:lang w:eastAsia="x-none"/>
        </w:rPr>
      </w:pPr>
    </w:p>
    <w:p w14:paraId="50C17C1E" w14:textId="77777777" w:rsidR="00231E2A" w:rsidRDefault="00231E2A" w:rsidP="00231E2A">
      <w:pPr>
        <w:rPr>
          <w:lang w:eastAsia="x-none"/>
        </w:rPr>
      </w:pPr>
      <w:r>
        <w:rPr>
          <w:highlight w:val="green"/>
          <w:lang w:eastAsia="x-none"/>
        </w:rPr>
        <w:t>Agreement</w:t>
      </w:r>
      <w:r w:rsidRPr="00E574D6">
        <w:rPr>
          <w:highlight w:val="green"/>
          <w:lang w:eastAsia="x-none"/>
        </w:rPr>
        <w:t>:</w:t>
      </w:r>
    </w:p>
    <w:p w14:paraId="29C35860" w14:textId="77777777" w:rsidR="00231E2A" w:rsidRDefault="00231E2A" w:rsidP="00231E2A">
      <w:pPr>
        <w:rPr>
          <w:lang w:eastAsia="x-none"/>
        </w:rPr>
      </w:pPr>
      <w:r w:rsidRPr="00E574D6">
        <w:rPr>
          <w:lang w:eastAsia="x-none"/>
        </w:rPr>
        <w:t>A</w:t>
      </w:r>
      <w:r>
        <w:rPr>
          <w:lang w:eastAsia="x-none"/>
        </w:rPr>
        <w:t>n</w:t>
      </w:r>
      <w:r w:rsidRPr="00E574D6">
        <w:rPr>
          <w:lang w:eastAsia="x-none"/>
        </w:rPr>
        <w:t xml:space="preserve"> RB </w:t>
      </w:r>
      <w:r>
        <w:rPr>
          <w:lang w:eastAsia="x-none"/>
        </w:rPr>
        <w:t xml:space="preserve">resource allocation </w:t>
      </w:r>
      <w:r w:rsidRPr="00E574D6">
        <w:rPr>
          <w:lang w:eastAsia="x-none"/>
        </w:rPr>
        <w:t xml:space="preserve">offset </w:t>
      </w:r>
      <w:r>
        <w:rPr>
          <w:lang w:eastAsia="x-none"/>
        </w:rPr>
        <w:t xml:space="preserve">of 1 or 2 PRBs optionally </w:t>
      </w:r>
      <w:r w:rsidRPr="00E574D6">
        <w:rPr>
          <w:lang w:eastAsia="x-none"/>
        </w:rPr>
        <w:t xml:space="preserve">configured by RRC is introduced </w:t>
      </w:r>
      <w:r>
        <w:rPr>
          <w:lang w:eastAsia="x-none"/>
        </w:rPr>
        <w:t>for s</w:t>
      </w:r>
      <w:r w:rsidRPr="00E574D6">
        <w:rPr>
          <w:lang w:eastAsia="x-none"/>
        </w:rPr>
        <w:t>PUSCH</w:t>
      </w:r>
    </w:p>
    <w:p w14:paraId="46222DAC" w14:textId="77777777" w:rsidR="00231E2A" w:rsidRDefault="00231E2A" w:rsidP="00231E2A">
      <w:pPr>
        <w:rPr>
          <w:lang w:eastAsia="x-none"/>
        </w:rPr>
      </w:pPr>
    </w:p>
    <w:p w14:paraId="283EEE50" w14:textId="4563EE10" w:rsidR="00231E2A" w:rsidRPr="00E978A5" w:rsidRDefault="0058452E" w:rsidP="00231E2A">
      <w:pPr>
        <w:rPr>
          <w:b/>
          <w:lang w:eastAsia="x-none"/>
        </w:rPr>
      </w:pPr>
      <w:hyperlink r:id="rId255" w:history="1">
        <w:r w:rsidR="000F2B08">
          <w:rPr>
            <w:rStyle w:val="Hyperlink"/>
            <w:b/>
            <w:lang w:eastAsia="x-none"/>
          </w:rPr>
          <w:t>R1-1807321</w:t>
        </w:r>
      </w:hyperlink>
      <w:r w:rsidR="00231E2A" w:rsidRPr="00E978A5">
        <w:rPr>
          <w:b/>
          <w:lang w:eastAsia="x-none"/>
        </w:rPr>
        <w:tab/>
        <w:t>On modulation for sTTI operation</w:t>
      </w:r>
      <w:r w:rsidR="00231E2A" w:rsidRPr="00E978A5">
        <w:rPr>
          <w:b/>
          <w:lang w:eastAsia="x-none"/>
        </w:rPr>
        <w:tab/>
        <w:t>Huawei, HiSilicon, Nokia, Nokia Shanghai Bell, LG Electronics</w:t>
      </w:r>
    </w:p>
    <w:p w14:paraId="26E5E60A" w14:textId="77777777" w:rsidR="00E978A5" w:rsidRDefault="00E978A5" w:rsidP="00231E2A">
      <w:pPr>
        <w:rPr>
          <w:lang w:eastAsia="x-none"/>
        </w:rPr>
      </w:pPr>
    </w:p>
    <w:p w14:paraId="114929D7" w14:textId="77777777" w:rsidR="00231E2A" w:rsidRDefault="00231E2A" w:rsidP="00231E2A">
      <w:pPr>
        <w:rPr>
          <w:lang w:eastAsia="x-none"/>
        </w:rPr>
      </w:pPr>
      <w:r w:rsidRPr="00C37522">
        <w:rPr>
          <w:highlight w:val="green"/>
          <w:lang w:eastAsia="x-none"/>
        </w:rPr>
        <w:t>Agreement:</w:t>
      </w:r>
    </w:p>
    <w:p w14:paraId="3ED6C81D" w14:textId="77777777" w:rsidR="00231E2A" w:rsidRDefault="00231E2A" w:rsidP="00613418">
      <w:pPr>
        <w:numPr>
          <w:ilvl w:val="0"/>
          <w:numId w:val="33"/>
        </w:numPr>
        <w:rPr>
          <w:lang w:eastAsia="x-none"/>
        </w:rPr>
      </w:pPr>
      <w:r>
        <w:rPr>
          <w:lang w:eastAsia="x-none"/>
        </w:rPr>
        <w:t>Support of 256 QAM for subslot PUSCH is a UE capability</w:t>
      </w:r>
      <w:r w:rsidRPr="00C37522">
        <w:rPr>
          <w:lang w:eastAsia="x-none"/>
        </w:rPr>
        <w:t>.</w:t>
      </w:r>
      <w:r>
        <w:rPr>
          <w:lang w:eastAsia="x-none"/>
        </w:rPr>
        <w:t xml:space="preserve"> </w:t>
      </w:r>
    </w:p>
    <w:p w14:paraId="50C7E46A" w14:textId="77777777" w:rsidR="00231E2A" w:rsidRDefault="00231E2A" w:rsidP="00613418">
      <w:pPr>
        <w:numPr>
          <w:ilvl w:val="0"/>
          <w:numId w:val="33"/>
        </w:numPr>
        <w:rPr>
          <w:lang w:eastAsia="x-none"/>
        </w:rPr>
      </w:pPr>
      <w:r>
        <w:rPr>
          <w:lang w:eastAsia="x-none"/>
        </w:rPr>
        <w:t>Support of 256 QAM for slot PUSCH is a UE capability</w:t>
      </w:r>
      <w:r w:rsidRPr="00C37522">
        <w:rPr>
          <w:lang w:eastAsia="x-none"/>
        </w:rPr>
        <w:t>.</w:t>
      </w:r>
    </w:p>
    <w:p w14:paraId="1F929538" w14:textId="77777777" w:rsidR="00231E2A" w:rsidRDefault="00231E2A" w:rsidP="00613418">
      <w:pPr>
        <w:numPr>
          <w:ilvl w:val="0"/>
          <w:numId w:val="33"/>
        </w:numPr>
        <w:rPr>
          <w:lang w:eastAsia="x-none"/>
        </w:rPr>
      </w:pPr>
      <w:r>
        <w:rPr>
          <w:lang w:eastAsia="x-none"/>
        </w:rPr>
        <w:t>The 256 QAM subslot/slot PUSCH is independently configurable for each subframe set.</w:t>
      </w:r>
    </w:p>
    <w:p w14:paraId="1073047A" w14:textId="77777777" w:rsidR="00E978A5" w:rsidRDefault="00E978A5" w:rsidP="00231E2A">
      <w:pPr>
        <w:rPr>
          <w:b/>
          <w:lang w:eastAsia="x-none"/>
        </w:rPr>
      </w:pPr>
    </w:p>
    <w:p w14:paraId="55734F99" w14:textId="4A85A57F" w:rsidR="00231E2A" w:rsidRPr="00E978A5" w:rsidRDefault="0058452E" w:rsidP="00231E2A">
      <w:pPr>
        <w:rPr>
          <w:b/>
          <w:lang w:eastAsia="x-none"/>
        </w:rPr>
      </w:pPr>
      <w:hyperlink r:id="rId256" w:history="1">
        <w:r w:rsidR="000F2B08">
          <w:rPr>
            <w:rStyle w:val="Hyperlink"/>
            <w:b/>
            <w:lang w:eastAsia="x-none"/>
          </w:rPr>
          <w:t>R1-1807513</w:t>
        </w:r>
      </w:hyperlink>
      <w:r w:rsidR="00231E2A" w:rsidRPr="00E978A5">
        <w:rPr>
          <w:b/>
          <w:lang w:eastAsia="x-none"/>
        </w:rPr>
        <w:tab/>
        <w:t>On modulation for sTTI operation</w:t>
      </w:r>
      <w:r w:rsidR="00231E2A" w:rsidRPr="00E978A5">
        <w:rPr>
          <w:b/>
          <w:lang w:eastAsia="x-none"/>
        </w:rPr>
        <w:tab/>
        <w:t>Huawei, HiSilicon</w:t>
      </w:r>
    </w:p>
    <w:p w14:paraId="43C17AA5" w14:textId="73297647" w:rsidR="00231E2A" w:rsidRDefault="00E978A5" w:rsidP="00231E2A">
      <w:pPr>
        <w:rPr>
          <w:highlight w:val="green"/>
          <w:lang w:eastAsia="x-none"/>
        </w:rPr>
      </w:pPr>
      <w:r w:rsidRPr="00777035">
        <w:rPr>
          <w:rFonts w:ascii="Times New Roman" w:hAnsi="Times New Roman"/>
          <w:b/>
          <w:szCs w:val="20"/>
        </w:rPr>
        <w:t xml:space="preserve">Decision: </w:t>
      </w:r>
      <w:r w:rsidR="00231E2A" w:rsidRPr="00F97476">
        <w:rPr>
          <w:highlight w:val="green"/>
          <w:lang w:eastAsia="x-none"/>
        </w:rPr>
        <w:t>The text proposal</w:t>
      </w:r>
      <w:r w:rsidR="00231E2A">
        <w:rPr>
          <w:highlight w:val="green"/>
          <w:lang w:eastAsia="x-none"/>
        </w:rPr>
        <w:t>s</w:t>
      </w:r>
      <w:r w:rsidR="00231E2A" w:rsidRPr="00F97476">
        <w:rPr>
          <w:highlight w:val="green"/>
          <w:lang w:eastAsia="x-none"/>
        </w:rPr>
        <w:t xml:space="preserve"> in </w:t>
      </w:r>
      <w:hyperlink r:id="rId257" w:history="1">
        <w:r w:rsidR="000F2B08">
          <w:rPr>
            <w:rStyle w:val="Hyperlink"/>
            <w:highlight w:val="green"/>
            <w:lang w:eastAsia="x-none"/>
          </w:rPr>
          <w:t>R1-1807513</w:t>
        </w:r>
      </w:hyperlink>
      <w:r w:rsidR="00231E2A" w:rsidRPr="00F97476">
        <w:rPr>
          <w:highlight w:val="green"/>
          <w:lang w:eastAsia="x-none"/>
        </w:rPr>
        <w:t xml:space="preserve"> </w:t>
      </w:r>
      <w:r w:rsidR="00231E2A">
        <w:rPr>
          <w:highlight w:val="green"/>
          <w:lang w:eastAsia="x-none"/>
        </w:rPr>
        <w:t>are</w:t>
      </w:r>
      <w:r w:rsidR="00231E2A" w:rsidRPr="00F97476">
        <w:rPr>
          <w:highlight w:val="green"/>
          <w:lang w:eastAsia="x-none"/>
        </w:rPr>
        <w:t xml:space="preserve"> endorsed.</w:t>
      </w:r>
    </w:p>
    <w:p w14:paraId="708AF284" w14:textId="77777777" w:rsidR="00231E2A" w:rsidRDefault="00231E2A" w:rsidP="00231E2A">
      <w:pPr>
        <w:rPr>
          <w:lang w:eastAsia="x-none"/>
        </w:rPr>
      </w:pPr>
    </w:p>
    <w:p w14:paraId="1D86A558" w14:textId="77777777" w:rsidR="00231E2A" w:rsidRDefault="00231E2A" w:rsidP="00231E2A">
      <w:pPr>
        <w:rPr>
          <w:lang w:eastAsia="x-none"/>
        </w:rPr>
      </w:pPr>
    </w:p>
    <w:p w14:paraId="5181F051" w14:textId="3C926EF5" w:rsidR="00231E2A" w:rsidRPr="00E978A5" w:rsidRDefault="0058452E" w:rsidP="00231E2A">
      <w:pPr>
        <w:rPr>
          <w:b/>
          <w:lang w:eastAsia="x-none"/>
        </w:rPr>
      </w:pPr>
      <w:hyperlink r:id="rId258" w:history="1">
        <w:r w:rsidR="000F2B08">
          <w:rPr>
            <w:rStyle w:val="Hyperlink"/>
            <w:b/>
            <w:lang w:eastAsia="x-none"/>
          </w:rPr>
          <w:t>R1-1807323</w:t>
        </w:r>
      </w:hyperlink>
      <w:r w:rsidR="00231E2A" w:rsidRPr="00E978A5">
        <w:rPr>
          <w:b/>
          <w:lang w:eastAsia="x-none"/>
        </w:rPr>
        <w:tab/>
        <w:t>Corrections on HARQ-ACK reporting procedure for FS2 with sTTI</w:t>
      </w:r>
      <w:r w:rsidR="00231E2A" w:rsidRPr="00E978A5">
        <w:rPr>
          <w:b/>
          <w:lang w:eastAsia="x-none"/>
        </w:rPr>
        <w:tab/>
        <w:t>Huawei, HiSilicon</w:t>
      </w:r>
    </w:p>
    <w:p w14:paraId="00ED3AFB" w14:textId="1A136386" w:rsidR="00231E2A" w:rsidRDefault="0058452E" w:rsidP="00231E2A">
      <w:pPr>
        <w:rPr>
          <w:lang w:eastAsia="x-none"/>
        </w:rPr>
      </w:pPr>
      <w:hyperlink r:id="rId259" w:history="1">
        <w:r w:rsidR="000F2B08">
          <w:rPr>
            <w:rStyle w:val="Hyperlink"/>
            <w:lang w:eastAsia="x-none"/>
          </w:rPr>
          <w:t>R1-1807490</w:t>
        </w:r>
      </w:hyperlink>
      <w:r w:rsidR="00231E2A">
        <w:rPr>
          <w:lang w:eastAsia="x-none"/>
        </w:rPr>
        <w:tab/>
        <w:t>Corrections on HARQ-ACK reporting procedure for FS2 with sTTI</w:t>
      </w:r>
      <w:r w:rsidR="00231E2A">
        <w:rPr>
          <w:lang w:eastAsia="x-none"/>
        </w:rPr>
        <w:tab/>
        <w:t>Huawei, HiSilicon</w:t>
      </w:r>
      <w:r w:rsidR="00E978A5">
        <w:rPr>
          <w:lang w:eastAsia="x-none"/>
        </w:rPr>
        <w:tab/>
        <w:t>(</w:t>
      </w:r>
    </w:p>
    <w:p w14:paraId="1769DC48" w14:textId="3AF4EB66" w:rsidR="00966D15" w:rsidRPr="00966D15" w:rsidRDefault="00231E2A" w:rsidP="00966D15">
      <w:pPr>
        <w:rPr>
          <w:lang w:eastAsia="x-none"/>
        </w:rPr>
      </w:pPr>
      <w:r>
        <w:rPr>
          <w:lang w:eastAsia="x-none"/>
        </w:rPr>
        <w:t xml:space="preserve">Revision of </w:t>
      </w:r>
      <w:bookmarkEnd w:id="60"/>
      <w:bookmarkEnd w:id="61"/>
      <w:r w:rsidR="000F2B08">
        <w:rPr>
          <w:lang w:eastAsia="x-none"/>
        </w:rPr>
        <w:fldChar w:fldCharType="begin"/>
      </w:r>
      <w:r w:rsidR="000F2B08">
        <w:rPr>
          <w:lang w:eastAsia="x-none"/>
        </w:rPr>
        <w:instrText xml:space="preserve"> HYPERLINK "../Docs/R1-1807323.zip" </w:instrText>
      </w:r>
      <w:r w:rsidR="000F2B08">
        <w:rPr>
          <w:lang w:eastAsia="x-none"/>
        </w:rPr>
        <w:fldChar w:fldCharType="separate"/>
      </w:r>
      <w:r w:rsidR="000F2B08">
        <w:rPr>
          <w:rStyle w:val="Hyperlink"/>
          <w:lang w:eastAsia="x-none"/>
        </w:rPr>
        <w:t>R1-1807323</w:t>
      </w:r>
      <w:r w:rsidR="000F2B08">
        <w:rPr>
          <w:lang w:eastAsia="x-none"/>
        </w:rPr>
        <w:fldChar w:fldCharType="end"/>
      </w:r>
      <w:r w:rsidR="00E978A5">
        <w:rPr>
          <w:lang w:eastAsia="x-none"/>
        </w:rPr>
        <w:t>)</w:t>
      </w:r>
    </w:p>
    <w:p w14:paraId="53347745" w14:textId="77777777" w:rsidR="00966D15" w:rsidRPr="00966D15" w:rsidRDefault="00966D15" w:rsidP="00966D15">
      <w:pPr>
        <w:pStyle w:val="Heading3"/>
      </w:pPr>
      <w:bookmarkStart w:id="62" w:name="_Toc491457824"/>
      <w:bookmarkStart w:id="63" w:name="_Toc513839831"/>
      <w:bookmarkStart w:id="64" w:name="_Toc516232537"/>
      <w:r w:rsidRPr="00966D15">
        <w:t>Maintenance of Release 15 Enhancements to LTE operation in unlicensed spectrum</w:t>
      </w:r>
      <w:bookmarkEnd w:id="62"/>
      <w:bookmarkEnd w:id="63"/>
      <w:bookmarkEnd w:id="64"/>
    </w:p>
    <w:p w14:paraId="1ED065FD" w14:textId="77777777" w:rsidR="00966D15" w:rsidRPr="00966D15" w:rsidRDefault="00966D15" w:rsidP="00613418">
      <w:pPr>
        <w:numPr>
          <w:ilvl w:val="0"/>
          <w:numId w:val="33"/>
        </w:numPr>
        <w:rPr>
          <w:color w:val="FF0000"/>
        </w:rPr>
      </w:pPr>
      <w:r w:rsidRPr="00966D15">
        <w:rPr>
          <w:color w:val="FF0000"/>
        </w:rPr>
        <w:t xml:space="preserve">No individual CRs are allowed. Only text proposals are allowed. </w:t>
      </w:r>
    </w:p>
    <w:p w14:paraId="3BE55F2C" w14:textId="4719BC0D" w:rsidR="00966D15" w:rsidRDefault="00966D15" w:rsidP="00613418">
      <w:pPr>
        <w:numPr>
          <w:ilvl w:val="1"/>
          <w:numId w:val="33"/>
        </w:numPr>
        <w:rPr>
          <w:color w:val="FF0000"/>
        </w:rPr>
      </w:pPr>
      <w:r w:rsidRPr="00966D15">
        <w:rPr>
          <w:color w:val="FF0000"/>
        </w:rPr>
        <w:t>Later on editors will aggregate all endorsed text proposals for a jumbo CR per spec</w:t>
      </w:r>
    </w:p>
    <w:p w14:paraId="41501856" w14:textId="4F3CC8F4" w:rsidR="005359DC" w:rsidRPr="005359DC" w:rsidRDefault="005359DC" w:rsidP="005359DC"/>
    <w:p w14:paraId="0EA3CA3E" w14:textId="43BA29DF" w:rsidR="005359DC" w:rsidRPr="005359DC" w:rsidRDefault="0058452E" w:rsidP="005359DC">
      <w:pPr>
        <w:rPr>
          <w:b/>
        </w:rPr>
      </w:pPr>
      <w:hyperlink r:id="rId260" w:history="1">
        <w:r w:rsidR="000F2B08">
          <w:rPr>
            <w:rStyle w:val="Hyperlink"/>
            <w:b/>
          </w:rPr>
          <w:t>R1-1807532</w:t>
        </w:r>
      </w:hyperlink>
      <w:r w:rsidR="005359DC" w:rsidRPr="005359DC">
        <w:rPr>
          <w:b/>
        </w:rPr>
        <w:tab/>
        <w:t>Chairman's notes of AI 6.2.2 Maintenance of Release 15 Enhancements to LTE operation in unlicensed spectrum</w:t>
      </w:r>
      <w:r w:rsidR="005359DC">
        <w:rPr>
          <w:b/>
        </w:rPr>
        <w:tab/>
      </w:r>
      <w:r w:rsidR="005359DC" w:rsidRPr="005359DC">
        <w:rPr>
          <w:b/>
          <w:bCs/>
        </w:rPr>
        <w:t>Ad-Hoc chair (Ericsson)</w:t>
      </w:r>
    </w:p>
    <w:p w14:paraId="69F62296" w14:textId="221BBACE" w:rsidR="005359DC" w:rsidRPr="005359DC" w:rsidRDefault="005359DC" w:rsidP="005359DC">
      <w:pPr>
        <w:ind w:left="720" w:hanging="720"/>
      </w:pPr>
      <w:r w:rsidRPr="00777035">
        <w:rPr>
          <w:rFonts w:ascii="Times New Roman" w:hAnsi="Times New Roman"/>
          <w:b/>
          <w:szCs w:val="20"/>
        </w:rPr>
        <w:t xml:space="preserve">Decision: </w:t>
      </w:r>
      <w:r w:rsidRPr="0058551E">
        <w:t xml:space="preserve">Contents incorporated below, </w:t>
      </w:r>
      <w:r>
        <w:t>the document is endorsed.</w:t>
      </w:r>
    </w:p>
    <w:p w14:paraId="5FA60CFE" w14:textId="77777777" w:rsidR="0091271C" w:rsidRPr="00DE4721" w:rsidRDefault="0091271C" w:rsidP="0091271C">
      <w:pPr>
        <w:pStyle w:val="Heading4"/>
      </w:pPr>
      <w:bookmarkStart w:id="65" w:name="_Toc491031241"/>
      <w:bookmarkStart w:id="66" w:name="_Toc491457826"/>
      <w:bookmarkStart w:id="67" w:name="_Toc513839832"/>
      <w:bookmarkStart w:id="68" w:name="_Toc516232538"/>
      <w:r>
        <w:t xml:space="preserve">TPs for </w:t>
      </w:r>
      <w:r w:rsidRPr="00DE4721">
        <w:t>Multiple starting and ending positions in a subframe for UL</w:t>
      </w:r>
      <w:bookmarkEnd w:id="65"/>
      <w:bookmarkEnd w:id="66"/>
      <w:bookmarkEnd w:id="67"/>
      <w:bookmarkEnd w:id="68"/>
    </w:p>
    <w:bookmarkStart w:id="69" w:name="_Toc491031242"/>
    <w:bookmarkStart w:id="70" w:name="_Toc491457827"/>
    <w:p w14:paraId="004D4452" w14:textId="0877A28B" w:rsidR="0091271C" w:rsidRPr="005359DC" w:rsidRDefault="000F2B08" w:rsidP="0091271C">
      <w:pPr>
        <w:rPr>
          <w:b/>
          <w:lang w:eastAsia="x-none"/>
        </w:rPr>
      </w:pPr>
      <w:r>
        <w:rPr>
          <w:b/>
          <w:lang w:eastAsia="x-none"/>
        </w:rPr>
        <w:fldChar w:fldCharType="begin"/>
      </w:r>
      <w:r>
        <w:rPr>
          <w:b/>
          <w:lang w:eastAsia="x-none"/>
        </w:rPr>
        <w:instrText xml:space="preserve"> HYPERLINK "../Docs/R1-1805865.zip" </w:instrText>
      </w:r>
      <w:r>
        <w:rPr>
          <w:b/>
          <w:lang w:eastAsia="x-none"/>
        </w:rPr>
        <w:fldChar w:fldCharType="separate"/>
      </w:r>
      <w:r>
        <w:rPr>
          <w:rStyle w:val="Hyperlink"/>
          <w:b/>
          <w:lang w:eastAsia="x-none"/>
        </w:rPr>
        <w:t>R1-1805865</w:t>
      </w:r>
      <w:r>
        <w:rPr>
          <w:b/>
          <w:lang w:eastAsia="x-none"/>
        </w:rPr>
        <w:fldChar w:fldCharType="end"/>
      </w:r>
      <w:r w:rsidR="0091271C" w:rsidRPr="005359DC">
        <w:rPr>
          <w:b/>
          <w:lang w:eastAsia="x-none"/>
        </w:rPr>
        <w:tab/>
        <w:t>Correction for multiple starting and ending positions</w:t>
      </w:r>
      <w:r w:rsidR="0091271C" w:rsidRPr="005359DC">
        <w:rPr>
          <w:b/>
          <w:lang w:eastAsia="x-none"/>
        </w:rPr>
        <w:tab/>
        <w:t>Huawei, HiSilicon</w:t>
      </w:r>
    </w:p>
    <w:p w14:paraId="2F429B50" w14:textId="2454E2D8" w:rsidR="0091271C" w:rsidRDefault="005359DC" w:rsidP="0091271C">
      <w:pPr>
        <w:rPr>
          <w:highlight w:val="green"/>
          <w:lang w:eastAsia="x-none"/>
        </w:rPr>
      </w:pPr>
      <w:r w:rsidRPr="00777035">
        <w:rPr>
          <w:rFonts w:ascii="Times New Roman" w:hAnsi="Times New Roman"/>
          <w:b/>
          <w:szCs w:val="20"/>
        </w:rPr>
        <w:lastRenderedPageBreak/>
        <w:t xml:space="preserve">Decision: </w:t>
      </w:r>
      <w:r w:rsidR="0091271C" w:rsidRPr="00AB26E8">
        <w:rPr>
          <w:highlight w:val="green"/>
          <w:lang w:eastAsia="x-none"/>
        </w:rPr>
        <w:t>The text proposal</w:t>
      </w:r>
      <w:r w:rsidR="0091271C">
        <w:rPr>
          <w:highlight w:val="green"/>
          <w:lang w:eastAsia="x-none"/>
        </w:rPr>
        <w:t>s</w:t>
      </w:r>
      <w:r w:rsidR="0091271C" w:rsidRPr="00AB26E8">
        <w:rPr>
          <w:highlight w:val="green"/>
          <w:lang w:eastAsia="x-none"/>
        </w:rPr>
        <w:t xml:space="preserve"> </w:t>
      </w:r>
      <w:r w:rsidR="0091271C">
        <w:rPr>
          <w:highlight w:val="green"/>
          <w:lang w:eastAsia="x-none"/>
        </w:rPr>
        <w:t>in</w:t>
      </w:r>
      <w:r w:rsidR="0091271C" w:rsidRPr="00AB26E8">
        <w:rPr>
          <w:highlight w:val="green"/>
          <w:lang w:eastAsia="x-none"/>
        </w:rPr>
        <w:t xml:space="preserve"> </w:t>
      </w:r>
      <w:hyperlink r:id="rId261" w:history="1">
        <w:r w:rsidR="000F2B08">
          <w:rPr>
            <w:rStyle w:val="Hyperlink"/>
            <w:highlight w:val="green"/>
            <w:lang w:eastAsia="x-none"/>
          </w:rPr>
          <w:t>R1-1805865</w:t>
        </w:r>
      </w:hyperlink>
      <w:r w:rsidR="0091271C" w:rsidRPr="00AB26E8">
        <w:rPr>
          <w:highlight w:val="green"/>
          <w:lang w:eastAsia="x-none"/>
        </w:rPr>
        <w:t xml:space="preserve"> is endorsed.</w:t>
      </w:r>
    </w:p>
    <w:p w14:paraId="294D1545" w14:textId="77777777" w:rsidR="0091271C" w:rsidRDefault="0091271C" w:rsidP="0091271C">
      <w:pPr>
        <w:rPr>
          <w:lang w:eastAsia="x-none"/>
        </w:rPr>
      </w:pPr>
    </w:p>
    <w:p w14:paraId="0D35CBB1" w14:textId="2D546BDD" w:rsidR="0091271C" w:rsidRPr="005359DC" w:rsidRDefault="0058452E" w:rsidP="0091271C">
      <w:pPr>
        <w:rPr>
          <w:b/>
          <w:lang w:eastAsia="x-none"/>
        </w:rPr>
      </w:pPr>
      <w:hyperlink r:id="rId262" w:history="1">
        <w:r w:rsidR="000F2B08">
          <w:rPr>
            <w:rStyle w:val="Hyperlink"/>
            <w:b/>
            <w:lang w:eastAsia="x-none"/>
          </w:rPr>
          <w:t>R1-1806676</w:t>
        </w:r>
      </w:hyperlink>
      <w:r w:rsidR="0091271C" w:rsidRPr="005359DC">
        <w:rPr>
          <w:b/>
          <w:lang w:eastAsia="x-none"/>
        </w:rPr>
        <w:tab/>
        <w:t>Discussion on UCI transmission without UL-SCH for PUSCH mode 1</w:t>
      </w:r>
      <w:r w:rsidR="0091271C" w:rsidRPr="005359DC">
        <w:rPr>
          <w:b/>
          <w:lang w:eastAsia="x-none"/>
        </w:rPr>
        <w:tab/>
        <w:t>Samsung</w:t>
      </w:r>
    </w:p>
    <w:p w14:paraId="462B166C" w14:textId="77777777" w:rsidR="005359DC" w:rsidRDefault="005359DC" w:rsidP="0091271C">
      <w:pPr>
        <w:rPr>
          <w:highlight w:val="green"/>
          <w:lang w:eastAsia="x-none"/>
        </w:rPr>
      </w:pPr>
    </w:p>
    <w:p w14:paraId="63D3EDAF" w14:textId="1228E6CE" w:rsidR="0091271C" w:rsidRDefault="0091271C" w:rsidP="0091271C">
      <w:pPr>
        <w:rPr>
          <w:lang w:eastAsia="x-none"/>
        </w:rPr>
      </w:pPr>
      <w:r w:rsidRPr="00D27B5A">
        <w:rPr>
          <w:highlight w:val="green"/>
          <w:lang w:eastAsia="x-none"/>
        </w:rPr>
        <w:t>Agreement:</w:t>
      </w:r>
    </w:p>
    <w:p w14:paraId="54524F1B" w14:textId="55C3E6E0" w:rsidR="0091271C" w:rsidRDefault="0091271C" w:rsidP="0091271C">
      <w:pPr>
        <w:rPr>
          <w:lang w:eastAsia="x-none"/>
        </w:rPr>
      </w:pPr>
      <w:r w:rsidRPr="00D27B5A">
        <w:rPr>
          <w:lang w:eastAsia="x-none"/>
        </w:rPr>
        <w:t>UCI transmission without UL-SCH is not supported</w:t>
      </w:r>
      <w:r>
        <w:rPr>
          <w:lang w:eastAsia="x-none"/>
        </w:rPr>
        <w:t xml:space="preserve"> for PUSCH Mode 1</w:t>
      </w:r>
      <w:r w:rsidR="005359DC">
        <w:rPr>
          <w:lang w:eastAsia="x-none"/>
        </w:rPr>
        <w:t>.</w:t>
      </w:r>
    </w:p>
    <w:p w14:paraId="577CF398" w14:textId="77777777" w:rsidR="005359DC" w:rsidRDefault="005359DC" w:rsidP="0091271C">
      <w:pPr>
        <w:rPr>
          <w:lang w:eastAsia="x-none"/>
        </w:rPr>
      </w:pPr>
    </w:p>
    <w:p w14:paraId="74B1944D" w14:textId="0150DB1B" w:rsidR="0091271C" w:rsidRPr="005359DC" w:rsidRDefault="0058452E" w:rsidP="0091271C">
      <w:pPr>
        <w:rPr>
          <w:b/>
          <w:lang w:eastAsia="x-none"/>
        </w:rPr>
      </w:pPr>
      <w:hyperlink r:id="rId263" w:history="1">
        <w:r w:rsidR="000F2B08">
          <w:rPr>
            <w:rStyle w:val="Hyperlink"/>
            <w:b/>
            <w:lang w:eastAsia="x-none"/>
          </w:rPr>
          <w:t>R1-1807496</w:t>
        </w:r>
      </w:hyperlink>
      <w:r w:rsidR="0091271C" w:rsidRPr="005359DC">
        <w:rPr>
          <w:b/>
          <w:lang w:eastAsia="x-none"/>
        </w:rPr>
        <w:tab/>
        <w:t>Text proposal on UCI transmission without UL-SCH for PUSCH mode 1</w:t>
      </w:r>
      <w:r w:rsidR="0091271C" w:rsidRPr="005359DC">
        <w:rPr>
          <w:b/>
          <w:lang w:eastAsia="x-none"/>
        </w:rPr>
        <w:tab/>
        <w:t>Samsung</w:t>
      </w:r>
    </w:p>
    <w:p w14:paraId="5B93317A" w14:textId="7142AF20" w:rsidR="0091271C" w:rsidRPr="005359DC" w:rsidRDefault="0058452E" w:rsidP="0091271C">
      <w:pPr>
        <w:rPr>
          <w:b/>
          <w:lang w:eastAsia="x-none"/>
        </w:rPr>
      </w:pPr>
      <w:hyperlink r:id="rId264" w:history="1">
        <w:r w:rsidR="000F2B08">
          <w:rPr>
            <w:rStyle w:val="Hyperlink"/>
            <w:b/>
            <w:lang w:eastAsia="x-none"/>
          </w:rPr>
          <w:t>R1-1807525</w:t>
        </w:r>
      </w:hyperlink>
      <w:r w:rsidR="0091271C" w:rsidRPr="005359DC">
        <w:rPr>
          <w:b/>
          <w:lang w:eastAsia="x-none"/>
        </w:rPr>
        <w:tab/>
        <w:t>Text proposal on UCI transmission without UL-SCH for PUSCH mode 1</w:t>
      </w:r>
      <w:r w:rsidR="0091271C" w:rsidRPr="005359DC">
        <w:rPr>
          <w:b/>
          <w:lang w:eastAsia="x-none"/>
        </w:rPr>
        <w:tab/>
        <w:t>Samsung</w:t>
      </w:r>
    </w:p>
    <w:p w14:paraId="38DDF78D" w14:textId="57148F4E" w:rsidR="0091271C" w:rsidRDefault="005359DC" w:rsidP="0091271C">
      <w:pPr>
        <w:rPr>
          <w:lang w:eastAsia="x-none"/>
        </w:rPr>
      </w:pPr>
      <w:r w:rsidRPr="00777035">
        <w:rPr>
          <w:rFonts w:ascii="Times New Roman" w:hAnsi="Times New Roman"/>
          <w:b/>
          <w:szCs w:val="20"/>
        </w:rPr>
        <w:t xml:space="preserve">Decision: </w:t>
      </w:r>
      <w:r w:rsidR="0091271C" w:rsidRPr="00983DA0">
        <w:rPr>
          <w:highlight w:val="green"/>
          <w:lang w:eastAsia="x-none"/>
        </w:rPr>
        <w:t xml:space="preserve">The text proposals in </w:t>
      </w:r>
      <w:hyperlink r:id="rId265" w:history="1">
        <w:r w:rsidR="000F2B08">
          <w:rPr>
            <w:rStyle w:val="Hyperlink"/>
            <w:highlight w:val="green"/>
            <w:lang w:eastAsia="x-none"/>
          </w:rPr>
          <w:t>R1-1807525</w:t>
        </w:r>
      </w:hyperlink>
      <w:r w:rsidR="0091271C" w:rsidRPr="00983DA0">
        <w:rPr>
          <w:highlight w:val="green"/>
          <w:lang w:eastAsia="x-none"/>
        </w:rPr>
        <w:t xml:space="preserve"> are endorsed.</w:t>
      </w:r>
      <w:r w:rsidR="0091271C">
        <w:rPr>
          <w:lang w:eastAsia="x-none"/>
        </w:rPr>
        <w:t xml:space="preserve"> Editor can align wording for “PUSCH mode 1”.</w:t>
      </w:r>
    </w:p>
    <w:p w14:paraId="366EBB15" w14:textId="77777777" w:rsidR="0091271C" w:rsidRDefault="0091271C" w:rsidP="0091271C">
      <w:pPr>
        <w:rPr>
          <w:lang w:eastAsia="x-none"/>
        </w:rPr>
      </w:pPr>
    </w:p>
    <w:p w14:paraId="510BECD2" w14:textId="4DF6C41F" w:rsidR="0091271C" w:rsidRPr="005359DC" w:rsidRDefault="0058452E" w:rsidP="0091271C">
      <w:pPr>
        <w:rPr>
          <w:b/>
          <w:lang w:eastAsia="x-none"/>
        </w:rPr>
      </w:pPr>
      <w:hyperlink r:id="rId266" w:history="1">
        <w:r w:rsidR="000F2B08">
          <w:rPr>
            <w:rStyle w:val="Hyperlink"/>
            <w:b/>
            <w:lang w:eastAsia="x-none"/>
          </w:rPr>
          <w:t>R1-1807232</w:t>
        </w:r>
      </w:hyperlink>
      <w:r w:rsidR="0091271C" w:rsidRPr="005359DC">
        <w:rPr>
          <w:b/>
          <w:lang w:eastAsia="x-none"/>
        </w:rPr>
        <w:tab/>
        <w:t>Discussion on channel access for UL transmission with Mode-1 under UE’s power limitation</w:t>
      </w:r>
      <w:r w:rsidR="0091271C" w:rsidRPr="005359DC">
        <w:rPr>
          <w:b/>
          <w:lang w:eastAsia="x-none"/>
        </w:rPr>
        <w:tab/>
        <w:t>WILUS Inc.</w:t>
      </w:r>
    </w:p>
    <w:p w14:paraId="10BC4780" w14:textId="3575DC2A" w:rsidR="0091271C" w:rsidRDefault="0058452E" w:rsidP="0091271C">
      <w:pPr>
        <w:rPr>
          <w:rStyle w:val="Hyperlink"/>
          <w:lang w:eastAsia="x-none"/>
        </w:rPr>
      </w:pPr>
      <w:hyperlink r:id="rId267" w:history="1">
        <w:r w:rsidR="000F2B08">
          <w:rPr>
            <w:rStyle w:val="Hyperlink"/>
            <w:b/>
            <w:lang w:eastAsia="x-none"/>
          </w:rPr>
          <w:t>R1-1807450</w:t>
        </w:r>
      </w:hyperlink>
      <w:r w:rsidR="0091271C" w:rsidRPr="005359DC">
        <w:rPr>
          <w:b/>
          <w:lang w:eastAsia="x-none"/>
        </w:rPr>
        <w:tab/>
        <w:t>TBS determination for partial UL subframes</w:t>
      </w:r>
      <w:r w:rsidR="0091271C" w:rsidRPr="005359DC">
        <w:rPr>
          <w:b/>
          <w:lang w:eastAsia="x-none"/>
        </w:rPr>
        <w:tab/>
        <w:t>Lenovo, Motorola Mobility</w:t>
      </w:r>
      <w:r w:rsidR="005359DC">
        <w:rPr>
          <w:lang w:eastAsia="x-none"/>
        </w:rPr>
        <w:tab/>
        <w:t>(</w:t>
      </w:r>
      <w:r w:rsidR="0091271C">
        <w:rPr>
          <w:lang w:eastAsia="x-none"/>
        </w:rPr>
        <w:t xml:space="preserve">Revision of </w:t>
      </w:r>
      <w:hyperlink r:id="rId268" w:history="1">
        <w:r w:rsidR="000F2B08">
          <w:rPr>
            <w:rStyle w:val="Hyperlink"/>
            <w:lang w:eastAsia="x-none"/>
          </w:rPr>
          <w:t>R1-1807007</w:t>
        </w:r>
      </w:hyperlink>
      <w:r w:rsidR="005359DC">
        <w:rPr>
          <w:rStyle w:val="Hyperlink"/>
          <w:lang w:eastAsia="x-none"/>
        </w:rPr>
        <w:t>)</w:t>
      </w:r>
    </w:p>
    <w:p w14:paraId="1FE0D0B1" w14:textId="77777777" w:rsidR="005359DC" w:rsidRDefault="005359DC" w:rsidP="0091271C">
      <w:pPr>
        <w:rPr>
          <w:lang w:eastAsia="x-none"/>
        </w:rPr>
      </w:pPr>
    </w:p>
    <w:p w14:paraId="220FBF7C" w14:textId="77777777" w:rsidR="0091271C" w:rsidRDefault="0091271C" w:rsidP="0091271C">
      <w:pPr>
        <w:rPr>
          <w:lang w:eastAsia="x-none"/>
        </w:rPr>
      </w:pPr>
      <w:r w:rsidRPr="00291768">
        <w:rPr>
          <w:highlight w:val="green"/>
          <w:lang w:eastAsia="x-none"/>
        </w:rPr>
        <w:t>Agreement:</w:t>
      </w:r>
    </w:p>
    <w:p w14:paraId="5131C48C" w14:textId="77777777" w:rsidR="0091271C" w:rsidRDefault="0091271C" w:rsidP="0091271C">
      <w:pPr>
        <w:rPr>
          <w:lang w:eastAsia="x-none"/>
        </w:rPr>
      </w:pPr>
      <w:r>
        <w:rPr>
          <w:lang w:eastAsia="x-none"/>
        </w:rPr>
        <w:t>When configured with partial subframe modes 2 and 3</w:t>
      </w:r>
    </w:p>
    <w:p w14:paraId="7D4E1A27" w14:textId="77777777" w:rsidR="0091271C" w:rsidRDefault="0091271C" w:rsidP="00613418">
      <w:pPr>
        <w:numPr>
          <w:ilvl w:val="0"/>
          <w:numId w:val="33"/>
        </w:numPr>
        <w:rPr>
          <w:lang w:eastAsia="x-none"/>
        </w:rPr>
      </w:pPr>
      <w:r w:rsidRPr="004A41E2">
        <w:rPr>
          <w:lang w:eastAsia="x-none"/>
        </w:rPr>
        <w:t xml:space="preserve">TBS Scaling is according to the scheduled subfame length if MCS 0-28 are indicated. TBS </w:t>
      </w:r>
      <w:r>
        <w:rPr>
          <w:lang w:eastAsia="x-none"/>
        </w:rPr>
        <w:t xml:space="preserve">and modulation order are </w:t>
      </w:r>
      <w:r w:rsidRPr="004A41E2">
        <w:rPr>
          <w:lang w:eastAsia="x-none"/>
        </w:rPr>
        <w:t>obtained as for the most recent transmissions granted with MCS 0-28 if MCS 30 is indicated.</w:t>
      </w:r>
    </w:p>
    <w:p w14:paraId="3D92355D" w14:textId="77777777" w:rsidR="005359DC" w:rsidRDefault="005359DC" w:rsidP="0091271C"/>
    <w:p w14:paraId="384E4E91" w14:textId="7D7941FE" w:rsidR="0091271C" w:rsidRPr="005359DC" w:rsidRDefault="0058452E" w:rsidP="0091271C">
      <w:pPr>
        <w:rPr>
          <w:b/>
          <w:lang w:eastAsia="x-none"/>
        </w:rPr>
      </w:pPr>
      <w:hyperlink r:id="rId269" w:history="1">
        <w:r w:rsidR="000F2B08">
          <w:rPr>
            <w:rStyle w:val="Hyperlink"/>
            <w:b/>
            <w:lang w:eastAsia="x-none"/>
          </w:rPr>
          <w:t>R1-1807508</w:t>
        </w:r>
      </w:hyperlink>
      <w:r w:rsidR="0091271C" w:rsidRPr="005359DC">
        <w:rPr>
          <w:b/>
          <w:lang w:eastAsia="x-none"/>
        </w:rPr>
        <w:tab/>
        <w:t>TBS determination for partial UL subframes</w:t>
      </w:r>
      <w:r w:rsidR="0091271C" w:rsidRPr="005359DC">
        <w:rPr>
          <w:b/>
          <w:lang w:eastAsia="x-none"/>
        </w:rPr>
        <w:tab/>
        <w:t>Lenovo, Motorola Mobility</w:t>
      </w:r>
    </w:p>
    <w:p w14:paraId="2F28E905" w14:textId="015E4606" w:rsidR="0091271C" w:rsidRPr="00291768" w:rsidRDefault="005359DC" w:rsidP="0091271C">
      <w:pPr>
        <w:rPr>
          <w:highlight w:val="yellow"/>
          <w:u w:val="single"/>
          <w:lang w:eastAsia="x-none"/>
        </w:rPr>
      </w:pPr>
      <w:r w:rsidRPr="00777035">
        <w:rPr>
          <w:rFonts w:ascii="Times New Roman" w:hAnsi="Times New Roman"/>
          <w:b/>
          <w:szCs w:val="20"/>
        </w:rPr>
        <w:t xml:space="preserve">Decision: </w:t>
      </w:r>
      <w:r w:rsidR="0091271C" w:rsidRPr="00983DA0">
        <w:rPr>
          <w:highlight w:val="green"/>
          <w:lang w:eastAsia="x-none"/>
        </w:rPr>
        <w:t xml:space="preserve">The text proposals in </w:t>
      </w:r>
      <w:hyperlink r:id="rId270" w:history="1">
        <w:r w:rsidR="000F2B08">
          <w:rPr>
            <w:rStyle w:val="Hyperlink"/>
            <w:highlight w:val="green"/>
            <w:lang w:eastAsia="x-none"/>
          </w:rPr>
          <w:t>R1-1807508</w:t>
        </w:r>
      </w:hyperlink>
      <w:r w:rsidR="0091271C" w:rsidRPr="00983DA0">
        <w:rPr>
          <w:highlight w:val="green"/>
          <w:lang w:eastAsia="x-none"/>
        </w:rPr>
        <w:t xml:space="preserve"> are endorsed.</w:t>
      </w:r>
    </w:p>
    <w:p w14:paraId="4F801E36" w14:textId="77777777" w:rsidR="0091271C" w:rsidRDefault="0091271C" w:rsidP="0091271C">
      <w:pPr>
        <w:pStyle w:val="Heading4"/>
      </w:pPr>
      <w:bookmarkStart w:id="71" w:name="_Toc513839833"/>
      <w:bookmarkStart w:id="72" w:name="_Toc516232539"/>
      <w:r>
        <w:t xml:space="preserve">TPs for </w:t>
      </w:r>
      <w:r w:rsidRPr="00DE4721">
        <w:t>Autonomous uplink access with Frame Structure type 3</w:t>
      </w:r>
      <w:bookmarkEnd w:id="69"/>
      <w:bookmarkEnd w:id="70"/>
      <w:bookmarkEnd w:id="71"/>
      <w:bookmarkEnd w:id="72"/>
    </w:p>
    <w:p w14:paraId="0113DCB5" w14:textId="4E3B9E7F" w:rsidR="0091271C" w:rsidRPr="003415B3" w:rsidRDefault="0058452E" w:rsidP="0091271C">
      <w:pPr>
        <w:rPr>
          <w:b/>
          <w:lang w:eastAsia="x-none"/>
        </w:rPr>
      </w:pPr>
      <w:hyperlink r:id="rId271" w:history="1">
        <w:r w:rsidR="000F2B08">
          <w:rPr>
            <w:rStyle w:val="Hyperlink"/>
            <w:b/>
            <w:lang w:eastAsia="x-none"/>
          </w:rPr>
          <w:t>R1-1805866</w:t>
        </w:r>
      </w:hyperlink>
      <w:r w:rsidR="0091271C" w:rsidRPr="003415B3">
        <w:rPr>
          <w:b/>
          <w:lang w:eastAsia="x-none"/>
        </w:rPr>
        <w:tab/>
        <w:t>Corrections for AUL control channels</w:t>
      </w:r>
      <w:r w:rsidR="0091271C" w:rsidRPr="003415B3">
        <w:rPr>
          <w:b/>
          <w:lang w:eastAsia="x-none"/>
        </w:rPr>
        <w:tab/>
        <w:t>Huawei, HiSilicon</w:t>
      </w:r>
    </w:p>
    <w:p w14:paraId="7206AC1F" w14:textId="13BBD128" w:rsidR="0091271C" w:rsidRDefault="003415B3" w:rsidP="0091271C">
      <w:pPr>
        <w:rPr>
          <w:highlight w:val="green"/>
          <w:lang w:eastAsia="x-none"/>
        </w:rPr>
      </w:pPr>
      <w:r w:rsidRPr="00777035">
        <w:rPr>
          <w:rFonts w:ascii="Times New Roman" w:hAnsi="Times New Roman"/>
          <w:b/>
          <w:szCs w:val="20"/>
        </w:rPr>
        <w:t xml:space="preserve">Decision: </w:t>
      </w:r>
      <w:r w:rsidR="0091271C" w:rsidRPr="008D6C04">
        <w:rPr>
          <w:highlight w:val="green"/>
          <w:lang w:eastAsia="x-none"/>
        </w:rPr>
        <w:t xml:space="preserve">The text proposal in Section 2.1 of </w:t>
      </w:r>
      <w:hyperlink r:id="rId272" w:history="1">
        <w:r w:rsidR="000F2B08">
          <w:rPr>
            <w:rStyle w:val="Hyperlink"/>
            <w:highlight w:val="green"/>
            <w:lang w:eastAsia="x-none"/>
          </w:rPr>
          <w:t>R1-1805866</w:t>
        </w:r>
      </w:hyperlink>
      <w:r w:rsidR="0091271C" w:rsidRPr="008D6C04">
        <w:rPr>
          <w:highlight w:val="green"/>
          <w:lang w:eastAsia="x-none"/>
        </w:rPr>
        <w:t xml:space="preserve"> is endorsed.</w:t>
      </w:r>
    </w:p>
    <w:p w14:paraId="05060D17" w14:textId="49A4F864" w:rsidR="0091271C" w:rsidRPr="003415B3" w:rsidRDefault="0058452E" w:rsidP="0091271C">
      <w:pPr>
        <w:rPr>
          <w:b/>
          <w:lang w:eastAsia="x-none"/>
        </w:rPr>
      </w:pPr>
      <w:hyperlink r:id="rId273" w:history="1">
        <w:r w:rsidR="000F2B08">
          <w:rPr>
            <w:rStyle w:val="Hyperlink"/>
            <w:b/>
            <w:lang w:eastAsia="x-none"/>
          </w:rPr>
          <w:t>R1-1807540</w:t>
        </w:r>
      </w:hyperlink>
      <w:r w:rsidR="0091271C" w:rsidRPr="003415B3">
        <w:rPr>
          <w:b/>
          <w:lang w:eastAsia="x-none"/>
        </w:rPr>
        <w:tab/>
        <w:t>Corrections and text proposals for AUL control channels</w:t>
      </w:r>
      <w:r w:rsidR="0091271C" w:rsidRPr="003415B3">
        <w:rPr>
          <w:b/>
          <w:lang w:eastAsia="x-none"/>
        </w:rPr>
        <w:tab/>
        <w:t>Huawei, HiSilicon</w:t>
      </w:r>
    </w:p>
    <w:p w14:paraId="700FB800" w14:textId="3CE2244A" w:rsidR="0091271C" w:rsidRPr="00E76C39" w:rsidRDefault="003415B3" w:rsidP="0091271C">
      <w:pPr>
        <w:rPr>
          <w:lang w:eastAsia="x-none"/>
        </w:rPr>
      </w:pPr>
      <w:r w:rsidRPr="00777035">
        <w:rPr>
          <w:rFonts w:ascii="Times New Roman" w:hAnsi="Times New Roman"/>
          <w:b/>
          <w:szCs w:val="20"/>
        </w:rPr>
        <w:t xml:space="preserve">Decision: </w:t>
      </w:r>
      <w:r w:rsidR="0091271C" w:rsidRPr="00E76C39">
        <w:rPr>
          <w:highlight w:val="green"/>
          <w:lang w:eastAsia="x-none"/>
        </w:rPr>
        <w:t>The text proposal in Section 2.2 is endorsed.</w:t>
      </w:r>
      <w:r>
        <w:rPr>
          <w:highlight w:val="green"/>
          <w:lang w:eastAsia="x-none"/>
        </w:rPr>
        <w:t xml:space="preserve"> </w:t>
      </w:r>
      <w:r w:rsidR="0091271C" w:rsidRPr="00E76C39">
        <w:rPr>
          <w:highlight w:val="green"/>
          <w:lang w:eastAsia="x-none"/>
        </w:rPr>
        <w:t>The text proposal in Section 2.3 is endorsed with a modification to promote the bullet to main level.</w:t>
      </w:r>
    </w:p>
    <w:p w14:paraId="2612C0D4" w14:textId="77777777" w:rsidR="0091271C" w:rsidRDefault="0091271C" w:rsidP="0091271C">
      <w:pPr>
        <w:rPr>
          <w:lang w:eastAsia="x-none"/>
        </w:rPr>
      </w:pPr>
    </w:p>
    <w:p w14:paraId="387C3CFD" w14:textId="1F22F762" w:rsidR="0091271C" w:rsidRPr="003415B3" w:rsidRDefault="0058452E" w:rsidP="0091271C">
      <w:pPr>
        <w:rPr>
          <w:b/>
          <w:lang w:eastAsia="x-none"/>
        </w:rPr>
      </w:pPr>
      <w:hyperlink r:id="rId274" w:history="1">
        <w:r w:rsidR="000F2B08">
          <w:rPr>
            <w:rStyle w:val="Hyperlink"/>
            <w:b/>
            <w:lang w:eastAsia="x-none"/>
          </w:rPr>
          <w:t>R1-1806580</w:t>
        </w:r>
      </w:hyperlink>
      <w:r w:rsidR="0091271C" w:rsidRPr="003415B3">
        <w:rPr>
          <w:b/>
          <w:lang w:eastAsia="x-none"/>
        </w:rPr>
        <w:tab/>
        <w:t>Discussion on remaining issues for AUL</w:t>
      </w:r>
      <w:r w:rsidR="0091271C" w:rsidRPr="003415B3">
        <w:rPr>
          <w:b/>
          <w:lang w:eastAsia="x-none"/>
        </w:rPr>
        <w:tab/>
        <w:t>LG Electronics</w:t>
      </w:r>
    </w:p>
    <w:p w14:paraId="113C83B0" w14:textId="0060FEAB" w:rsidR="0091271C" w:rsidRPr="003415B3" w:rsidRDefault="0058452E" w:rsidP="0091271C">
      <w:pPr>
        <w:rPr>
          <w:b/>
          <w:lang w:eastAsia="x-none"/>
        </w:rPr>
      </w:pPr>
      <w:hyperlink r:id="rId275" w:history="1">
        <w:r w:rsidR="000F2B08">
          <w:rPr>
            <w:rStyle w:val="Hyperlink"/>
            <w:b/>
            <w:lang w:eastAsia="x-none"/>
          </w:rPr>
          <w:t>R1-1807502</w:t>
        </w:r>
      </w:hyperlink>
      <w:r w:rsidR="0091271C" w:rsidRPr="003415B3">
        <w:rPr>
          <w:b/>
          <w:lang w:eastAsia="x-none"/>
        </w:rPr>
        <w:tab/>
        <w:t>Correction for spatial bundling in AUL-DFI</w:t>
      </w:r>
      <w:r w:rsidR="0091271C" w:rsidRPr="003415B3">
        <w:rPr>
          <w:b/>
          <w:lang w:eastAsia="x-none"/>
        </w:rPr>
        <w:tab/>
        <w:t>LG Electronics</w:t>
      </w:r>
    </w:p>
    <w:p w14:paraId="3A79923A" w14:textId="0F6CBAB7" w:rsidR="0091271C" w:rsidRDefault="0058452E" w:rsidP="0091271C">
      <w:pPr>
        <w:rPr>
          <w:lang w:eastAsia="x-none"/>
        </w:rPr>
      </w:pPr>
      <w:hyperlink r:id="rId276" w:history="1">
        <w:r w:rsidR="000F2B08">
          <w:rPr>
            <w:rStyle w:val="Hyperlink"/>
            <w:b/>
            <w:lang w:eastAsia="x-none"/>
          </w:rPr>
          <w:t>R1-1807509</w:t>
        </w:r>
      </w:hyperlink>
      <w:r w:rsidR="0091271C" w:rsidRPr="003415B3">
        <w:rPr>
          <w:b/>
          <w:lang w:eastAsia="x-none"/>
        </w:rPr>
        <w:tab/>
        <w:t>Corrections for spatial bundling in AUL-DFI</w:t>
      </w:r>
      <w:r w:rsidR="0091271C" w:rsidRPr="003415B3">
        <w:rPr>
          <w:b/>
          <w:lang w:eastAsia="x-none"/>
        </w:rPr>
        <w:tab/>
        <w:t>LG Electronics</w:t>
      </w:r>
      <w:r w:rsidR="003415B3">
        <w:rPr>
          <w:lang w:eastAsia="x-none"/>
        </w:rPr>
        <w:tab/>
        <w:t>(</w:t>
      </w:r>
      <w:r w:rsidR="0091271C">
        <w:rPr>
          <w:lang w:eastAsia="x-none"/>
        </w:rPr>
        <w:t xml:space="preserve">Revision of </w:t>
      </w:r>
      <w:hyperlink r:id="rId277" w:history="1">
        <w:r w:rsidR="000F2B08">
          <w:rPr>
            <w:rStyle w:val="Hyperlink"/>
            <w:lang w:eastAsia="x-none"/>
          </w:rPr>
          <w:t>R1-1807502</w:t>
        </w:r>
      </w:hyperlink>
      <w:r w:rsidR="003415B3">
        <w:rPr>
          <w:rStyle w:val="Hyperlink"/>
          <w:lang w:eastAsia="x-none"/>
        </w:rPr>
        <w:t>)</w:t>
      </w:r>
    </w:p>
    <w:p w14:paraId="64EB99B4" w14:textId="61F95E52" w:rsidR="0091271C" w:rsidRPr="00503E19" w:rsidRDefault="00C15F80" w:rsidP="0091271C">
      <w:pPr>
        <w:rPr>
          <w:lang w:eastAsia="x-none"/>
        </w:rPr>
      </w:pPr>
      <w:r w:rsidRPr="00777035">
        <w:rPr>
          <w:rFonts w:ascii="Times New Roman" w:hAnsi="Times New Roman"/>
          <w:b/>
          <w:szCs w:val="20"/>
        </w:rPr>
        <w:t xml:space="preserve">Decision: </w:t>
      </w:r>
      <w:r w:rsidR="0091271C" w:rsidRPr="00E42309">
        <w:rPr>
          <w:highlight w:val="green"/>
          <w:lang w:eastAsia="x-none"/>
        </w:rPr>
        <w:t xml:space="preserve">The text proposal in </w:t>
      </w:r>
      <w:hyperlink r:id="rId278" w:history="1">
        <w:r w:rsidR="000F2B08">
          <w:rPr>
            <w:rStyle w:val="Hyperlink"/>
            <w:highlight w:val="green"/>
            <w:lang w:eastAsia="x-none"/>
          </w:rPr>
          <w:t>R1-1807509</w:t>
        </w:r>
      </w:hyperlink>
      <w:r w:rsidR="0091271C" w:rsidRPr="00E42309">
        <w:rPr>
          <w:highlight w:val="green"/>
          <w:lang w:eastAsia="x-none"/>
        </w:rPr>
        <w:t xml:space="preserve"> is endorsed with a change of “should” to “shall” in the inserted text.</w:t>
      </w:r>
    </w:p>
    <w:p w14:paraId="3D74780A" w14:textId="77777777" w:rsidR="0091271C" w:rsidRDefault="0091271C" w:rsidP="0091271C">
      <w:pPr>
        <w:rPr>
          <w:highlight w:val="yellow"/>
          <w:lang w:eastAsia="x-none"/>
        </w:rPr>
      </w:pPr>
    </w:p>
    <w:p w14:paraId="382DF5D2" w14:textId="3537A33F" w:rsidR="0091271C" w:rsidRPr="00C15F80" w:rsidRDefault="0058452E" w:rsidP="0091271C">
      <w:pPr>
        <w:rPr>
          <w:b/>
          <w:lang w:eastAsia="x-none"/>
        </w:rPr>
      </w:pPr>
      <w:hyperlink r:id="rId279" w:history="1">
        <w:r w:rsidR="000F2B08">
          <w:rPr>
            <w:rStyle w:val="Hyperlink"/>
            <w:b/>
            <w:lang w:eastAsia="x-none"/>
          </w:rPr>
          <w:t>R1-1807510</w:t>
        </w:r>
      </w:hyperlink>
      <w:r w:rsidR="0091271C" w:rsidRPr="00C15F80">
        <w:rPr>
          <w:b/>
          <w:lang w:eastAsia="x-none"/>
        </w:rPr>
        <w:tab/>
        <w:t>Clarification for HARQ-ACK delivery to higher layers for AUL-DFI</w:t>
      </w:r>
      <w:r w:rsidR="0091271C" w:rsidRPr="00C15F80">
        <w:rPr>
          <w:b/>
          <w:lang w:eastAsia="x-none"/>
        </w:rPr>
        <w:tab/>
        <w:t>Nokia</w:t>
      </w:r>
    </w:p>
    <w:p w14:paraId="563C3920" w14:textId="6B2F990B" w:rsidR="0091271C" w:rsidRPr="00F75D55" w:rsidRDefault="00C15F80" w:rsidP="0091271C">
      <w:pPr>
        <w:rPr>
          <w:lang w:eastAsia="x-none"/>
        </w:rPr>
      </w:pPr>
      <w:r w:rsidRPr="00777035">
        <w:rPr>
          <w:rFonts w:ascii="Times New Roman" w:hAnsi="Times New Roman"/>
          <w:b/>
          <w:szCs w:val="20"/>
        </w:rPr>
        <w:t xml:space="preserve">Decision: </w:t>
      </w:r>
      <w:r w:rsidR="0091271C" w:rsidRPr="00E42309">
        <w:rPr>
          <w:highlight w:val="green"/>
          <w:lang w:eastAsia="x-none"/>
        </w:rPr>
        <w:t xml:space="preserve">The text proposal in </w:t>
      </w:r>
      <w:hyperlink r:id="rId280" w:history="1">
        <w:r w:rsidR="000F2B08">
          <w:rPr>
            <w:rStyle w:val="Hyperlink"/>
            <w:highlight w:val="green"/>
            <w:lang w:eastAsia="x-none"/>
          </w:rPr>
          <w:t>R1-1807510</w:t>
        </w:r>
      </w:hyperlink>
      <w:r w:rsidR="0091271C" w:rsidRPr="00E42309">
        <w:rPr>
          <w:highlight w:val="green"/>
          <w:lang w:eastAsia="x-none"/>
        </w:rPr>
        <w:t xml:space="preserve"> is endorsed with a modification to change “autonomous transmission” to “autonomous uplink transmission”.</w:t>
      </w:r>
    </w:p>
    <w:p w14:paraId="5F687789" w14:textId="77777777" w:rsidR="0091271C" w:rsidRDefault="0091271C" w:rsidP="0091271C">
      <w:pPr>
        <w:pStyle w:val="Heading4"/>
      </w:pPr>
      <w:bookmarkStart w:id="73" w:name="_Toc491031243"/>
      <w:bookmarkStart w:id="74" w:name="_Toc491457828"/>
      <w:bookmarkStart w:id="75" w:name="_Toc513839834"/>
      <w:bookmarkStart w:id="76" w:name="_Toc516232540"/>
      <w:r w:rsidRPr="00DE4721">
        <w:t>Other</w:t>
      </w:r>
      <w:bookmarkEnd w:id="73"/>
      <w:bookmarkEnd w:id="74"/>
      <w:bookmarkEnd w:id="75"/>
      <w:bookmarkEnd w:id="76"/>
    </w:p>
    <w:p w14:paraId="45BEA6B9" w14:textId="46DAA4A6" w:rsidR="0091271C" w:rsidRPr="00C15F80" w:rsidRDefault="0058452E" w:rsidP="0091271C">
      <w:pPr>
        <w:rPr>
          <w:b/>
          <w:lang w:eastAsia="x-none"/>
        </w:rPr>
      </w:pPr>
      <w:hyperlink r:id="rId281" w:history="1">
        <w:r w:rsidR="000F2B08">
          <w:rPr>
            <w:rStyle w:val="Hyperlink"/>
            <w:b/>
            <w:lang w:eastAsia="x-none"/>
          </w:rPr>
          <w:t>R1-1806445</w:t>
        </w:r>
      </w:hyperlink>
      <w:r w:rsidR="0091271C" w:rsidRPr="00C15F80">
        <w:rPr>
          <w:b/>
          <w:lang w:eastAsia="x-none"/>
        </w:rPr>
        <w:tab/>
        <w:t>Corrections for channel access mechanism</w:t>
      </w:r>
      <w:r w:rsidR="0091271C" w:rsidRPr="00C15F80">
        <w:rPr>
          <w:b/>
          <w:lang w:eastAsia="x-none"/>
        </w:rPr>
        <w:tab/>
        <w:t>Huawei, HiSilicon</w:t>
      </w:r>
    </w:p>
    <w:p w14:paraId="3E0EECE3" w14:textId="57D177D8" w:rsidR="0091271C" w:rsidRDefault="00C15F80" w:rsidP="0091271C">
      <w:pPr>
        <w:rPr>
          <w:lang w:eastAsia="x-none"/>
        </w:rPr>
      </w:pPr>
      <w:r w:rsidRPr="00777035">
        <w:rPr>
          <w:rFonts w:ascii="Times New Roman" w:hAnsi="Times New Roman"/>
          <w:b/>
          <w:szCs w:val="20"/>
        </w:rPr>
        <w:t xml:space="preserve">Decision: </w:t>
      </w:r>
      <w:r w:rsidR="0091271C" w:rsidRPr="00214BD7">
        <w:rPr>
          <w:highlight w:val="green"/>
          <w:lang w:eastAsia="x-none"/>
        </w:rPr>
        <w:t xml:space="preserve">The text proposal in </w:t>
      </w:r>
      <w:hyperlink r:id="rId282" w:history="1">
        <w:r w:rsidR="000F2B08">
          <w:rPr>
            <w:rStyle w:val="Hyperlink"/>
            <w:highlight w:val="green"/>
            <w:lang w:eastAsia="x-none"/>
          </w:rPr>
          <w:t>R1-1806445</w:t>
        </w:r>
      </w:hyperlink>
      <w:r w:rsidR="0091271C" w:rsidRPr="00214BD7">
        <w:rPr>
          <w:highlight w:val="green"/>
          <w:lang w:eastAsia="x-none"/>
        </w:rPr>
        <w:t xml:space="preserve"> are endorsed.</w:t>
      </w:r>
    </w:p>
    <w:p w14:paraId="5DA28699" w14:textId="11497AC3" w:rsidR="0091271C" w:rsidRPr="00C15F80" w:rsidRDefault="0058452E" w:rsidP="0091271C">
      <w:pPr>
        <w:rPr>
          <w:b/>
          <w:lang w:eastAsia="x-none"/>
        </w:rPr>
      </w:pPr>
      <w:hyperlink r:id="rId283" w:history="1">
        <w:r w:rsidR="000F2B08">
          <w:rPr>
            <w:rStyle w:val="Hyperlink"/>
            <w:b/>
            <w:lang w:eastAsia="x-none"/>
          </w:rPr>
          <w:t>R1-1807507</w:t>
        </w:r>
      </w:hyperlink>
      <w:r w:rsidR="0091271C" w:rsidRPr="00C15F80">
        <w:rPr>
          <w:b/>
          <w:lang w:eastAsia="x-none"/>
        </w:rPr>
        <w:tab/>
        <w:t>Capturing an agreement on back-to-back AUL-SUL transmissions in FeLAA</w:t>
      </w:r>
      <w:r w:rsidR="0091271C" w:rsidRPr="00C15F80">
        <w:rPr>
          <w:b/>
          <w:lang w:eastAsia="x-none"/>
        </w:rPr>
        <w:tab/>
        <w:t>Broadcom</w:t>
      </w:r>
    </w:p>
    <w:p w14:paraId="42586401" w14:textId="171BD812" w:rsidR="00966D15" w:rsidRPr="00966D15" w:rsidRDefault="00C15F80" w:rsidP="0091271C">
      <w:pPr>
        <w:rPr>
          <w:lang w:eastAsia="x-none"/>
        </w:rPr>
      </w:pPr>
      <w:r w:rsidRPr="00777035">
        <w:rPr>
          <w:rFonts w:ascii="Times New Roman" w:hAnsi="Times New Roman"/>
          <w:b/>
          <w:szCs w:val="20"/>
        </w:rPr>
        <w:t xml:space="preserve">Decision: </w:t>
      </w:r>
      <w:r w:rsidR="0091271C">
        <w:rPr>
          <w:lang w:eastAsia="x-none"/>
        </w:rPr>
        <w:t>This text proposal can be discussed as part of the email approval for 37.213.</w:t>
      </w:r>
    </w:p>
    <w:p w14:paraId="5401516E" w14:textId="77777777" w:rsidR="00966D15" w:rsidRPr="00966D15" w:rsidRDefault="00966D15" w:rsidP="00966D15">
      <w:pPr>
        <w:pStyle w:val="Heading3"/>
        <w:rPr>
          <w:lang w:eastAsia="ja-JP"/>
        </w:rPr>
      </w:pPr>
      <w:bookmarkStart w:id="77" w:name="_Toc513839835"/>
      <w:bookmarkStart w:id="78" w:name="_Toc516232541"/>
      <w:r w:rsidRPr="00966D15">
        <w:t xml:space="preserve">Maintenance of Release 15 </w:t>
      </w:r>
      <w:r w:rsidRPr="00966D15">
        <w:rPr>
          <w:lang w:eastAsia="ja-JP"/>
        </w:rPr>
        <w:t>Enhancements for high capacity stationary wireless link and introduction of 1024 QAM for LTE</w:t>
      </w:r>
      <w:bookmarkEnd w:id="77"/>
      <w:bookmarkEnd w:id="78"/>
    </w:p>
    <w:p w14:paraId="519DC559" w14:textId="77777777" w:rsidR="00966D15" w:rsidRPr="00966D15" w:rsidRDefault="00966D15" w:rsidP="00613418">
      <w:pPr>
        <w:numPr>
          <w:ilvl w:val="0"/>
          <w:numId w:val="33"/>
        </w:numPr>
        <w:rPr>
          <w:color w:val="FF0000"/>
        </w:rPr>
      </w:pPr>
      <w:r w:rsidRPr="00966D15">
        <w:rPr>
          <w:color w:val="FF0000"/>
        </w:rPr>
        <w:t xml:space="preserve">No individual CRs are allowed. Only text proposals are allowed. </w:t>
      </w:r>
    </w:p>
    <w:p w14:paraId="2CA8BFC0" w14:textId="1B8066BA" w:rsidR="00966D15" w:rsidRDefault="00966D15" w:rsidP="00613418">
      <w:pPr>
        <w:numPr>
          <w:ilvl w:val="1"/>
          <w:numId w:val="33"/>
        </w:numPr>
        <w:rPr>
          <w:color w:val="FF0000"/>
        </w:rPr>
      </w:pPr>
      <w:r w:rsidRPr="00966D15">
        <w:rPr>
          <w:color w:val="FF0000"/>
        </w:rPr>
        <w:t>Later on editors will aggregate all endorsed text proposals for a jumbo CR per spec</w:t>
      </w:r>
    </w:p>
    <w:p w14:paraId="27F1B4FB" w14:textId="7AD79F68" w:rsidR="00D33264" w:rsidRPr="00D33264" w:rsidRDefault="00D33264" w:rsidP="00D33264"/>
    <w:p w14:paraId="1FD79B61" w14:textId="2A5F3E88" w:rsidR="00D33264" w:rsidRPr="00D33264" w:rsidRDefault="00D33264" w:rsidP="00D33264">
      <w:pPr>
        <w:rPr>
          <w:b/>
        </w:rPr>
      </w:pPr>
      <w:r w:rsidRPr="00D33264">
        <w:rPr>
          <w:b/>
        </w:rPr>
        <w:t>R1-1087533</w:t>
      </w:r>
      <w:r w:rsidRPr="00D33264">
        <w:rPr>
          <w:b/>
        </w:rPr>
        <w:tab/>
        <w:t>Chairman's notes of AI 6.2.3 Maintenance of Release 15 Enhancements for high capacity stationary wireless link and introduction of 1024 QAM for LTE</w:t>
      </w:r>
      <w:r>
        <w:rPr>
          <w:b/>
        </w:rPr>
        <w:tab/>
      </w:r>
      <w:r w:rsidRPr="00D33264">
        <w:rPr>
          <w:b/>
        </w:rPr>
        <w:t>Ad-Hoc chair (Ericsson)</w:t>
      </w:r>
    </w:p>
    <w:p w14:paraId="7137EB96" w14:textId="77777777" w:rsidR="00D33264" w:rsidRPr="005359DC" w:rsidRDefault="00D33264" w:rsidP="00D33264">
      <w:pPr>
        <w:ind w:left="720" w:hanging="720"/>
      </w:pPr>
      <w:bookmarkStart w:id="79" w:name="_Toc513839836"/>
      <w:bookmarkStart w:id="80" w:name="_Toc513839838"/>
      <w:r w:rsidRPr="00777035">
        <w:rPr>
          <w:rFonts w:ascii="Times New Roman" w:hAnsi="Times New Roman"/>
          <w:b/>
          <w:szCs w:val="20"/>
        </w:rPr>
        <w:t xml:space="preserve">Decision: </w:t>
      </w:r>
      <w:r w:rsidRPr="0058551E">
        <w:t xml:space="preserve">Contents incorporated below, </w:t>
      </w:r>
      <w:r>
        <w:t>the document is endorsed.</w:t>
      </w:r>
    </w:p>
    <w:p w14:paraId="7A6570BB" w14:textId="77777777" w:rsidR="0091271C" w:rsidRPr="0091271C" w:rsidRDefault="0091271C" w:rsidP="0091271C">
      <w:pPr>
        <w:pStyle w:val="Heading4"/>
      </w:pPr>
      <w:bookmarkStart w:id="81" w:name="_Toc516232542"/>
      <w:r w:rsidRPr="0091271C">
        <w:t>Text Proposals</w:t>
      </w:r>
      <w:bookmarkEnd w:id="79"/>
      <w:bookmarkEnd w:id="81"/>
    </w:p>
    <w:p w14:paraId="20A2B264" w14:textId="2540B33A" w:rsidR="0091271C" w:rsidRPr="003D783B" w:rsidRDefault="0058452E" w:rsidP="0091271C">
      <w:pPr>
        <w:ind w:left="720" w:hanging="720"/>
        <w:rPr>
          <w:b/>
          <w:lang w:eastAsia="x-none"/>
        </w:rPr>
      </w:pPr>
      <w:hyperlink r:id="rId284" w:history="1">
        <w:r w:rsidR="000F2B08">
          <w:rPr>
            <w:rStyle w:val="Hyperlink"/>
            <w:b/>
            <w:lang w:eastAsia="x-none"/>
          </w:rPr>
          <w:t>R1-1807101</w:t>
        </w:r>
      </w:hyperlink>
      <w:r w:rsidR="0091271C" w:rsidRPr="003D783B">
        <w:rPr>
          <w:b/>
          <w:lang w:eastAsia="x-none"/>
        </w:rPr>
        <w:tab/>
        <w:t>Corrections for 1024QAM</w:t>
      </w:r>
      <w:r w:rsidR="0091271C" w:rsidRPr="003D783B">
        <w:rPr>
          <w:b/>
          <w:lang w:eastAsia="x-none"/>
        </w:rPr>
        <w:tab/>
        <w:t>Qualcomm Incorporated</w:t>
      </w:r>
    </w:p>
    <w:p w14:paraId="1CA274EE" w14:textId="77777777" w:rsidR="0091271C" w:rsidRPr="0091271C" w:rsidRDefault="0091271C" w:rsidP="0091271C">
      <w:pPr>
        <w:ind w:left="720" w:hanging="720"/>
        <w:rPr>
          <w:lang w:eastAsia="x-none"/>
        </w:rPr>
      </w:pPr>
    </w:p>
    <w:p w14:paraId="1F6C96B2" w14:textId="77777777" w:rsidR="0091271C" w:rsidRPr="0091271C" w:rsidRDefault="0091271C" w:rsidP="0091271C">
      <w:pPr>
        <w:rPr>
          <w:lang w:eastAsia="x-none"/>
        </w:rPr>
      </w:pPr>
      <w:r w:rsidRPr="0091271C">
        <w:rPr>
          <w:highlight w:val="green"/>
          <w:lang w:eastAsia="x-none"/>
        </w:rPr>
        <w:t>Agreement:</w:t>
      </w:r>
    </w:p>
    <w:p w14:paraId="23DDE20A" w14:textId="0C58254C" w:rsidR="0091271C" w:rsidRPr="0091271C" w:rsidRDefault="0091271C" w:rsidP="0091271C">
      <w:pPr>
        <w:ind w:left="720" w:hanging="720"/>
        <w:rPr>
          <w:lang w:eastAsia="x-none"/>
        </w:rPr>
      </w:pPr>
      <w:r w:rsidRPr="0091271C">
        <w:rPr>
          <w:lang w:eastAsia="x-none"/>
        </w:rPr>
        <w:t xml:space="preserve">The text proposals in </w:t>
      </w:r>
      <w:hyperlink r:id="rId285" w:history="1">
        <w:r w:rsidR="000F2B08">
          <w:rPr>
            <w:rStyle w:val="Hyperlink"/>
            <w:lang w:eastAsia="x-none"/>
          </w:rPr>
          <w:t>R1-1807101</w:t>
        </w:r>
      </w:hyperlink>
      <w:r w:rsidRPr="0091271C">
        <w:rPr>
          <w:lang w:eastAsia="x-none"/>
        </w:rPr>
        <w:t xml:space="preserve"> are endorsed.</w:t>
      </w:r>
    </w:p>
    <w:p w14:paraId="12355607" w14:textId="77777777" w:rsidR="0091271C" w:rsidRPr="0091271C" w:rsidRDefault="0091271C" w:rsidP="0091271C">
      <w:pPr>
        <w:ind w:left="720" w:hanging="720"/>
        <w:rPr>
          <w:lang w:eastAsia="x-none"/>
        </w:rPr>
      </w:pPr>
    </w:p>
    <w:p w14:paraId="23320D75" w14:textId="2B7C31EE" w:rsidR="0091271C" w:rsidRPr="003D783B" w:rsidRDefault="0058452E" w:rsidP="0091271C">
      <w:pPr>
        <w:ind w:left="720" w:hanging="720"/>
        <w:rPr>
          <w:b/>
          <w:lang w:eastAsia="x-none"/>
        </w:rPr>
      </w:pPr>
      <w:hyperlink r:id="rId286" w:history="1">
        <w:r w:rsidR="000F2B08">
          <w:rPr>
            <w:rStyle w:val="Hyperlink"/>
            <w:b/>
            <w:lang w:eastAsia="x-none"/>
          </w:rPr>
          <w:t>R1-1806480</w:t>
        </w:r>
      </w:hyperlink>
      <w:r w:rsidR="0091271C" w:rsidRPr="003D783B">
        <w:rPr>
          <w:b/>
          <w:lang w:eastAsia="x-none"/>
        </w:rPr>
        <w:tab/>
        <w:t>Remaining issues of 1024QAM support in LTE</w:t>
      </w:r>
      <w:r w:rsidR="0091271C" w:rsidRPr="003D783B">
        <w:rPr>
          <w:b/>
          <w:lang w:eastAsia="x-none"/>
        </w:rPr>
        <w:tab/>
        <w:t>Intel Corporation</w:t>
      </w:r>
    </w:p>
    <w:p w14:paraId="523AFCD9" w14:textId="77777777" w:rsidR="0091271C" w:rsidRPr="0091271C" w:rsidRDefault="0091271C" w:rsidP="0091271C">
      <w:pPr>
        <w:ind w:left="720" w:hanging="720"/>
        <w:rPr>
          <w:lang w:eastAsia="x-none"/>
        </w:rPr>
      </w:pPr>
    </w:p>
    <w:p w14:paraId="3C02E547" w14:textId="77777777" w:rsidR="0091271C" w:rsidRPr="0091271C" w:rsidRDefault="0091271C" w:rsidP="0091271C">
      <w:pPr>
        <w:ind w:left="720" w:hanging="720"/>
        <w:rPr>
          <w:lang w:eastAsia="x-none"/>
        </w:rPr>
      </w:pPr>
    </w:p>
    <w:p w14:paraId="5622A377" w14:textId="7F8EF80E" w:rsidR="0091271C" w:rsidRPr="003D783B" w:rsidRDefault="0058452E" w:rsidP="0091271C">
      <w:pPr>
        <w:ind w:left="720" w:hanging="720"/>
        <w:rPr>
          <w:b/>
          <w:lang w:eastAsia="x-none"/>
        </w:rPr>
      </w:pPr>
      <w:hyperlink r:id="rId287" w:history="1">
        <w:r w:rsidR="000F2B08">
          <w:rPr>
            <w:rStyle w:val="Hyperlink"/>
            <w:b/>
            <w:lang w:eastAsia="x-none"/>
          </w:rPr>
          <w:t>R1-1807493</w:t>
        </w:r>
      </w:hyperlink>
      <w:r w:rsidR="0091271C" w:rsidRPr="003D783B">
        <w:rPr>
          <w:b/>
          <w:lang w:eastAsia="x-none"/>
        </w:rPr>
        <w:tab/>
        <w:t>Corrections for 1024QAM</w:t>
      </w:r>
      <w:r w:rsidR="0091271C" w:rsidRPr="003D783B">
        <w:rPr>
          <w:b/>
          <w:lang w:eastAsia="x-none"/>
        </w:rPr>
        <w:tab/>
        <w:t>Qualcomm Incorporated</w:t>
      </w:r>
      <w:r w:rsidR="003D783B" w:rsidRPr="003D783B">
        <w:rPr>
          <w:lang w:eastAsia="x-none"/>
        </w:rPr>
        <w:tab/>
        <w:t xml:space="preserve">(revision of </w:t>
      </w:r>
      <w:hyperlink r:id="rId288" w:history="1">
        <w:r w:rsidR="000F2B08">
          <w:rPr>
            <w:rStyle w:val="Hyperlink"/>
            <w:lang w:eastAsia="x-none"/>
          </w:rPr>
          <w:t>R1-1807101</w:t>
        </w:r>
      </w:hyperlink>
      <w:r w:rsidR="003D783B" w:rsidRPr="003D783B">
        <w:rPr>
          <w:lang w:eastAsia="x-none"/>
        </w:rPr>
        <w:t>)</w:t>
      </w:r>
    </w:p>
    <w:p w14:paraId="09E601CC" w14:textId="31EE6701" w:rsidR="0091271C" w:rsidRPr="0091271C" w:rsidRDefault="003D783B" w:rsidP="0091271C">
      <w:pPr>
        <w:ind w:left="720" w:hanging="720"/>
        <w:rPr>
          <w:highlight w:val="green"/>
          <w:lang w:eastAsia="x-none"/>
        </w:rPr>
      </w:pPr>
      <w:r w:rsidRPr="00777035">
        <w:rPr>
          <w:rFonts w:ascii="Times New Roman" w:hAnsi="Times New Roman"/>
          <w:b/>
          <w:szCs w:val="20"/>
        </w:rPr>
        <w:t xml:space="preserve">Decision: </w:t>
      </w:r>
      <w:r w:rsidR="0091271C" w:rsidRPr="0091271C">
        <w:rPr>
          <w:highlight w:val="green"/>
          <w:lang w:eastAsia="x-none"/>
        </w:rPr>
        <w:t xml:space="preserve">The text proposal in Section 2 of </w:t>
      </w:r>
      <w:hyperlink r:id="rId289" w:history="1">
        <w:r w:rsidR="000F2B08">
          <w:rPr>
            <w:rStyle w:val="Hyperlink"/>
            <w:highlight w:val="green"/>
            <w:lang w:eastAsia="x-none"/>
          </w:rPr>
          <w:t>R1-1807493</w:t>
        </w:r>
      </w:hyperlink>
      <w:r w:rsidR="0091271C" w:rsidRPr="0091271C">
        <w:rPr>
          <w:highlight w:val="green"/>
          <w:lang w:eastAsia="x-none"/>
        </w:rPr>
        <w:t xml:space="preserve"> is endorsed.</w:t>
      </w:r>
    </w:p>
    <w:p w14:paraId="57DFA25C" w14:textId="77777777" w:rsidR="0091271C" w:rsidRPr="0091271C" w:rsidRDefault="0091271C" w:rsidP="0091271C">
      <w:pPr>
        <w:ind w:left="720" w:hanging="720"/>
        <w:rPr>
          <w:lang w:eastAsia="x-none"/>
        </w:rPr>
      </w:pPr>
    </w:p>
    <w:p w14:paraId="3964868D" w14:textId="5BBF87FF" w:rsidR="0091271C" w:rsidRPr="003D783B" w:rsidRDefault="0091271C" w:rsidP="0091271C">
      <w:pPr>
        <w:ind w:left="720" w:hanging="720"/>
        <w:rPr>
          <w:lang w:eastAsia="x-none"/>
        </w:rPr>
      </w:pPr>
      <w:r w:rsidRPr="0091271C">
        <w:rPr>
          <w:highlight w:val="green"/>
          <w:lang w:eastAsia="x-none"/>
        </w:rPr>
        <w:t xml:space="preserve">The proposal in Section 1 of </w:t>
      </w:r>
      <w:hyperlink r:id="rId290" w:history="1">
        <w:r w:rsidR="000F2B08">
          <w:rPr>
            <w:rStyle w:val="Hyperlink"/>
            <w:highlight w:val="green"/>
            <w:lang w:eastAsia="x-none"/>
          </w:rPr>
          <w:t>R1-1807493</w:t>
        </w:r>
      </w:hyperlink>
      <w:r w:rsidRPr="0091271C">
        <w:rPr>
          <w:highlight w:val="green"/>
          <w:lang w:eastAsia="x-none"/>
        </w:rPr>
        <w:t xml:space="preserve"> is endorsed by RAN1</w:t>
      </w:r>
      <w:r w:rsidR="003D783B" w:rsidRPr="003D783B">
        <w:rPr>
          <w:lang w:eastAsia="x-none"/>
        </w:rPr>
        <w:t>.</w:t>
      </w:r>
    </w:p>
    <w:p w14:paraId="608AB4F9" w14:textId="77777777" w:rsidR="0091271C" w:rsidRPr="0091271C" w:rsidRDefault="0091271C" w:rsidP="0091271C">
      <w:pPr>
        <w:ind w:left="720" w:hanging="720"/>
        <w:rPr>
          <w:lang w:eastAsia="x-none"/>
        </w:rPr>
      </w:pPr>
    </w:p>
    <w:p w14:paraId="444DA7EC" w14:textId="50542B0D" w:rsidR="0091271C" w:rsidRPr="003D783B" w:rsidRDefault="0058452E" w:rsidP="0091271C">
      <w:pPr>
        <w:ind w:left="720" w:hanging="720"/>
        <w:rPr>
          <w:b/>
          <w:lang w:eastAsia="x-none"/>
        </w:rPr>
      </w:pPr>
      <w:hyperlink r:id="rId291" w:history="1">
        <w:r w:rsidR="000F2B08">
          <w:rPr>
            <w:rStyle w:val="Hyperlink"/>
            <w:b/>
            <w:lang w:eastAsia="x-none"/>
          </w:rPr>
          <w:t>R1-1807503</w:t>
        </w:r>
      </w:hyperlink>
      <w:r w:rsidR="0091271C" w:rsidRPr="003D783B">
        <w:rPr>
          <w:b/>
          <w:lang w:eastAsia="x-none"/>
        </w:rPr>
        <w:tab/>
        <w:t>Draft LS on details of new categories for 1024QAM</w:t>
      </w:r>
      <w:r w:rsidR="0091271C" w:rsidRPr="003D783B">
        <w:rPr>
          <w:b/>
          <w:lang w:eastAsia="x-none"/>
        </w:rPr>
        <w:tab/>
        <w:t>Qualcomm Incorporated, Intel Corporation</w:t>
      </w:r>
    </w:p>
    <w:p w14:paraId="722FDF0D" w14:textId="11B318C3" w:rsidR="0091271C" w:rsidRPr="0091271C" w:rsidRDefault="003D783B" w:rsidP="0091271C">
      <w:pPr>
        <w:ind w:left="720" w:hanging="720"/>
        <w:rPr>
          <w:lang w:eastAsia="x-none"/>
        </w:rPr>
      </w:pPr>
      <w:r w:rsidRPr="00777035">
        <w:rPr>
          <w:rFonts w:ascii="Times New Roman" w:hAnsi="Times New Roman"/>
          <w:b/>
          <w:szCs w:val="20"/>
        </w:rPr>
        <w:t xml:space="preserve">Decision: </w:t>
      </w:r>
      <w:r w:rsidR="006C315F" w:rsidRPr="006C315F">
        <w:rPr>
          <w:rFonts w:ascii="Times New Roman" w:hAnsi="Times New Roman"/>
          <w:szCs w:val="20"/>
        </w:rPr>
        <w:t xml:space="preserve">The draft LS is endorsed and final version is </w:t>
      </w:r>
      <w:r w:rsidR="0091271C" w:rsidRPr="0091271C">
        <w:rPr>
          <w:highlight w:val="green"/>
          <w:lang w:eastAsia="x-none"/>
        </w:rPr>
        <w:t xml:space="preserve">approved in </w:t>
      </w:r>
      <w:hyperlink r:id="rId292" w:history="1">
        <w:r w:rsidR="000F2B08">
          <w:rPr>
            <w:rStyle w:val="Hyperlink"/>
            <w:highlight w:val="green"/>
            <w:lang w:eastAsia="x-none"/>
          </w:rPr>
          <w:t>R1-1807549</w:t>
        </w:r>
      </w:hyperlink>
      <w:r w:rsidR="006C315F" w:rsidRPr="006C315F">
        <w:rPr>
          <w:rStyle w:val="Hyperlink"/>
          <w:u w:val="none"/>
          <w:lang w:eastAsia="x-none"/>
        </w:rPr>
        <w:t>.</w:t>
      </w:r>
    </w:p>
    <w:p w14:paraId="318CD927" w14:textId="2A5BF2B2" w:rsidR="0091271C" w:rsidRPr="0091271C" w:rsidRDefault="0091271C" w:rsidP="0091271C">
      <w:pPr>
        <w:pStyle w:val="Heading4"/>
      </w:pPr>
      <w:bookmarkStart w:id="82" w:name="_Toc513839837"/>
      <w:bookmarkStart w:id="83" w:name="_Toc516232543"/>
      <w:r w:rsidRPr="0091271C">
        <w:t>Other</w:t>
      </w:r>
      <w:bookmarkEnd w:id="82"/>
      <w:bookmarkEnd w:id="83"/>
    </w:p>
    <w:p w14:paraId="0248A6D1" w14:textId="54FDDA64" w:rsidR="0091271C" w:rsidRPr="0091271C" w:rsidRDefault="0058452E" w:rsidP="0091271C">
      <w:pPr>
        <w:ind w:left="720" w:hanging="720"/>
        <w:rPr>
          <w:lang w:eastAsia="x-none"/>
        </w:rPr>
      </w:pPr>
      <w:hyperlink r:id="rId293" w:history="1">
        <w:r w:rsidR="000F2B08">
          <w:rPr>
            <w:rStyle w:val="Hyperlink"/>
            <w:lang w:eastAsia="x-none"/>
          </w:rPr>
          <w:t>R1-1807100</w:t>
        </w:r>
      </w:hyperlink>
      <w:r w:rsidR="0091271C" w:rsidRPr="0091271C">
        <w:rPr>
          <w:lang w:eastAsia="x-none"/>
        </w:rPr>
        <w:tab/>
        <w:t>UE Categories for 1024QAM</w:t>
      </w:r>
      <w:r w:rsidR="0091271C" w:rsidRPr="0091271C">
        <w:rPr>
          <w:lang w:eastAsia="x-none"/>
        </w:rPr>
        <w:tab/>
        <w:t>Qualcomm Incorporated</w:t>
      </w:r>
    </w:p>
    <w:p w14:paraId="3BC42384" w14:textId="77777777" w:rsidR="00966D15" w:rsidRPr="00966D15" w:rsidRDefault="00966D15" w:rsidP="00966D15">
      <w:pPr>
        <w:pStyle w:val="Heading3"/>
        <w:rPr>
          <w:lang w:eastAsia="ja-JP"/>
        </w:rPr>
      </w:pPr>
      <w:bookmarkStart w:id="84" w:name="_Toc516232544"/>
      <w:r w:rsidRPr="00966D15">
        <w:t xml:space="preserve">Maintenance of Release 15 </w:t>
      </w:r>
      <w:r w:rsidRPr="00966D15">
        <w:rPr>
          <w:lang w:eastAsia="ja-JP"/>
        </w:rPr>
        <w:t>Further enhancements to Coordinated Multi-Point (CoMP) Operation for LTE</w:t>
      </w:r>
      <w:bookmarkEnd w:id="80"/>
      <w:bookmarkEnd w:id="84"/>
    </w:p>
    <w:p w14:paraId="6E93629B" w14:textId="77777777" w:rsidR="00966D15" w:rsidRPr="00966D15" w:rsidRDefault="00966D15" w:rsidP="00613418">
      <w:pPr>
        <w:numPr>
          <w:ilvl w:val="0"/>
          <w:numId w:val="33"/>
        </w:numPr>
        <w:rPr>
          <w:color w:val="FF0000"/>
        </w:rPr>
      </w:pPr>
      <w:r w:rsidRPr="00966D15">
        <w:rPr>
          <w:color w:val="FF0000"/>
        </w:rPr>
        <w:t xml:space="preserve">No individual CRs are allowed. Only text proposals are allowed. </w:t>
      </w:r>
    </w:p>
    <w:p w14:paraId="14905304" w14:textId="76CE1AB1" w:rsidR="00966D15" w:rsidRDefault="00966D15" w:rsidP="00613418">
      <w:pPr>
        <w:numPr>
          <w:ilvl w:val="1"/>
          <w:numId w:val="33"/>
        </w:numPr>
        <w:rPr>
          <w:color w:val="FF0000"/>
        </w:rPr>
      </w:pPr>
      <w:r w:rsidRPr="00966D15">
        <w:rPr>
          <w:color w:val="FF0000"/>
        </w:rPr>
        <w:t>Later on editors will aggregate all endorsed text proposals for a jumbo CR per spec</w:t>
      </w:r>
    </w:p>
    <w:p w14:paraId="5BE2F880" w14:textId="2E2DA999" w:rsidR="003D783B" w:rsidRPr="003D783B" w:rsidRDefault="003D783B" w:rsidP="003D783B">
      <w:pPr>
        <w:rPr>
          <w:b/>
        </w:rPr>
      </w:pPr>
    </w:p>
    <w:p w14:paraId="556D4E59" w14:textId="5C5A224B" w:rsidR="003D783B" w:rsidRPr="003D783B" w:rsidRDefault="0058452E" w:rsidP="003D783B">
      <w:pPr>
        <w:rPr>
          <w:b/>
        </w:rPr>
      </w:pPr>
      <w:hyperlink r:id="rId294" w:history="1">
        <w:r w:rsidR="000F2B08">
          <w:rPr>
            <w:rStyle w:val="Hyperlink"/>
            <w:b/>
          </w:rPr>
          <w:t>R1-1807534</w:t>
        </w:r>
      </w:hyperlink>
      <w:r w:rsidR="003D783B" w:rsidRPr="003D783B">
        <w:rPr>
          <w:b/>
        </w:rPr>
        <w:tab/>
        <w:t>Chairman's notes of AI 6.2.4 Maintenance of Release 15 Further enhancements to Coordinated Multi-Point (CoMP) Operation for LTE</w:t>
      </w:r>
      <w:r w:rsidR="003D783B">
        <w:rPr>
          <w:b/>
        </w:rPr>
        <w:tab/>
        <w:t>A</w:t>
      </w:r>
      <w:r w:rsidR="003D783B" w:rsidRPr="003D783B">
        <w:rPr>
          <w:b/>
        </w:rPr>
        <w:t>d-Hoc chair (Ericsson)</w:t>
      </w:r>
    </w:p>
    <w:p w14:paraId="0E47382B" w14:textId="77777777" w:rsidR="003D783B" w:rsidRPr="005359DC" w:rsidRDefault="003D783B" w:rsidP="003D783B">
      <w:pPr>
        <w:ind w:left="720" w:hanging="720"/>
      </w:pPr>
      <w:bookmarkStart w:id="85" w:name="_Toc513839839"/>
      <w:r w:rsidRPr="00777035">
        <w:rPr>
          <w:rFonts w:ascii="Times New Roman" w:hAnsi="Times New Roman"/>
          <w:b/>
          <w:szCs w:val="20"/>
        </w:rPr>
        <w:t xml:space="preserve">Decision: </w:t>
      </w:r>
      <w:r w:rsidRPr="0058551E">
        <w:t xml:space="preserve">Contents incorporated below, </w:t>
      </w:r>
      <w:r>
        <w:t>the document is endorsed.</w:t>
      </w:r>
    </w:p>
    <w:p w14:paraId="6B491E6D" w14:textId="77777777" w:rsidR="0091271C" w:rsidRPr="0091271C" w:rsidRDefault="0091271C" w:rsidP="0091271C">
      <w:pPr>
        <w:pStyle w:val="Heading4"/>
      </w:pPr>
      <w:bookmarkStart w:id="86" w:name="_Toc516232545"/>
      <w:r w:rsidRPr="0091271C">
        <w:t>Text Proposals</w:t>
      </w:r>
      <w:bookmarkEnd w:id="85"/>
      <w:bookmarkEnd w:id="86"/>
    </w:p>
    <w:p w14:paraId="6F2118F5" w14:textId="133F3EFB" w:rsidR="0091271C" w:rsidRPr="003D783B" w:rsidRDefault="0058452E" w:rsidP="0091271C">
      <w:pPr>
        <w:ind w:left="720" w:hanging="720"/>
        <w:rPr>
          <w:b/>
          <w:lang w:eastAsia="x-none"/>
        </w:rPr>
      </w:pPr>
      <w:hyperlink r:id="rId295" w:history="1">
        <w:r w:rsidR="000F2B08">
          <w:rPr>
            <w:rStyle w:val="Hyperlink"/>
            <w:b/>
            <w:lang w:eastAsia="x-none"/>
          </w:rPr>
          <w:t>R1-1806448</w:t>
        </w:r>
      </w:hyperlink>
      <w:r w:rsidR="0091271C" w:rsidRPr="003D783B">
        <w:rPr>
          <w:b/>
          <w:lang w:eastAsia="x-none"/>
        </w:rPr>
        <w:tab/>
        <w:t>Correction on QCL Type C for feCoMP in 36.213</w:t>
      </w:r>
      <w:r w:rsidR="0091271C" w:rsidRPr="003D783B">
        <w:rPr>
          <w:b/>
          <w:lang w:eastAsia="x-none"/>
        </w:rPr>
        <w:tab/>
        <w:t>Huawei, HiSilicon</w:t>
      </w:r>
    </w:p>
    <w:p w14:paraId="63C7556E" w14:textId="444B934F" w:rsidR="0091271C" w:rsidRPr="003D783B" w:rsidRDefault="0058452E" w:rsidP="0091271C">
      <w:pPr>
        <w:ind w:left="720" w:hanging="720"/>
        <w:rPr>
          <w:b/>
          <w:lang w:eastAsia="x-none"/>
        </w:rPr>
      </w:pPr>
      <w:hyperlink r:id="rId296" w:history="1">
        <w:r w:rsidR="000F2B08">
          <w:rPr>
            <w:rStyle w:val="Hyperlink"/>
            <w:b/>
            <w:lang w:eastAsia="x-none"/>
          </w:rPr>
          <w:t>R1-1807464</w:t>
        </w:r>
      </w:hyperlink>
      <w:r w:rsidR="0091271C" w:rsidRPr="003D783B">
        <w:rPr>
          <w:b/>
          <w:lang w:eastAsia="x-none"/>
        </w:rPr>
        <w:tab/>
        <w:t>Text proposals on QCL Type C for feCoMP in 36.213</w:t>
      </w:r>
      <w:r w:rsidR="0091271C" w:rsidRPr="003D783B">
        <w:rPr>
          <w:b/>
          <w:lang w:eastAsia="x-none"/>
        </w:rPr>
        <w:tab/>
        <w:t>Huawei, HiSilicon, Intel Corporation</w:t>
      </w:r>
    </w:p>
    <w:p w14:paraId="6C9F44C8" w14:textId="7343C216" w:rsidR="00966D15" w:rsidRPr="00966D15" w:rsidRDefault="003D783B" w:rsidP="0091271C">
      <w:pPr>
        <w:rPr>
          <w:lang w:eastAsia="x-none"/>
        </w:rPr>
      </w:pPr>
      <w:r w:rsidRPr="00777035">
        <w:rPr>
          <w:rFonts w:ascii="Times New Roman" w:hAnsi="Times New Roman"/>
          <w:b/>
          <w:szCs w:val="20"/>
        </w:rPr>
        <w:t xml:space="preserve">Decision: </w:t>
      </w:r>
      <w:r w:rsidR="0091271C" w:rsidRPr="0091271C">
        <w:rPr>
          <w:highlight w:val="green"/>
          <w:lang w:eastAsia="x-none"/>
        </w:rPr>
        <w:t xml:space="preserve">The text proposals in </w:t>
      </w:r>
      <w:hyperlink r:id="rId297" w:history="1">
        <w:r w:rsidR="000F2B08">
          <w:rPr>
            <w:rStyle w:val="Hyperlink"/>
            <w:highlight w:val="green"/>
            <w:lang w:eastAsia="x-none"/>
          </w:rPr>
          <w:t>R1-1807464</w:t>
        </w:r>
      </w:hyperlink>
      <w:r w:rsidR="0091271C" w:rsidRPr="0091271C">
        <w:rPr>
          <w:highlight w:val="green"/>
          <w:lang w:eastAsia="x-none"/>
        </w:rPr>
        <w:t xml:space="preserve"> are endorsed</w:t>
      </w:r>
      <w:r w:rsidR="0091271C" w:rsidRPr="0091271C">
        <w:rPr>
          <w:lang w:eastAsia="x-none"/>
        </w:rPr>
        <w:t xml:space="preserve"> with a modification to the first proposal to change “….</w:t>
      </w:r>
      <w:r w:rsidR="0091271C" w:rsidRPr="0091271C">
        <w:rPr>
          <w:szCs w:val="20"/>
          <w:lang w:eastAsia="en-GB"/>
        </w:rPr>
        <w:t>for Type C quasi co-location are not presented…” to “for Type C quasi co-location are not present…”.</w:t>
      </w:r>
    </w:p>
    <w:p w14:paraId="6FEC5E5D" w14:textId="09F81E4C" w:rsidR="00966D15" w:rsidRDefault="00966D15" w:rsidP="00EA0210">
      <w:pPr>
        <w:pStyle w:val="Heading3"/>
        <w:ind w:left="720"/>
        <w:rPr>
          <w:i/>
          <w:iCs/>
        </w:rPr>
      </w:pPr>
      <w:bookmarkStart w:id="87" w:name="_Toc491457829"/>
      <w:bookmarkStart w:id="88" w:name="_Toc513839841"/>
      <w:bookmarkStart w:id="89" w:name="_Toc516232546"/>
      <w:r w:rsidRPr="00966D15">
        <w:rPr>
          <w:rFonts w:hint="eastAsia"/>
        </w:rPr>
        <w:t>3GPP V2X Phase 2</w:t>
      </w:r>
      <w:bookmarkEnd w:id="87"/>
      <w:bookmarkEnd w:id="88"/>
      <w:r>
        <w:t xml:space="preserve"> - </w:t>
      </w:r>
      <w:r w:rsidRPr="00966D15">
        <w:rPr>
          <w:i/>
          <w:iCs/>
        </w:rPr>
        <w:t xml:space="preserve">WID in </w:t>
      </w:r>
      <w:hyperlink r:id="rId298" w:history="1">
        <w:r w:rsidRPr="00966D15">
          <w:rPr>
            <w:rFonts w:hint="eastAsia"/>
            <w:i/>
            <w:iCs/>
            <w:color w:val="0000FF"/>
            <w:u w:val="single"/>
          </w:rPr>
          <w:t>RP-1</w:t>
        </w:r>
        <w:r w:rsidRPr="00966D15">
          <w:rPr>
            <w:rFonts w:eastAsia="MS Mincho" w:hint="eastAsia"/>
            <w:i/>
            <w:iCs/>
            <w:color w:val="0000FF"/>
            <w:u w:val="single"/>
            <w:lang w:eastAsia="ja-JP"/>
          </w:rPr>
          <w:t>71740</w:t>
        </w:r>
        <w:bookmarkEnd w:id="89"/>
      </w:hyperlink>
    </w:p>
    <w:p w14:paraId="2A85536F" w14:textId="0055C795" w:rsidR="003D783B" w:rsidRPr="003D783B" w:rsidRDefault="0058452E" w:rsidP="003D783B">
      <w:pPr>
        <w:rPr>
          <w:b/>
        </w:rPr>
      </w:pPr>
      <w:hyperlink r:id="rId299" w:history="1">
        <w:r w:rsidR="000F2B08">
          <w:rPr>
            <w:rStyle w:val="Hyperlink"/>
            <w:b/>
          </w:rPr>
          <w:t>R1-1807535</w:t>
        </w:r>
      </w:hyperlink>
      <w:r w:rsidR="003D783B" w:rsidRPr="003D783B">
        <w:rPr>
          <w:b/>
        </w:rPr>
        <w:tab/>
        <w:t>Chairman’s notes of AI 6.2.5 3GPP V2X Phase 2</w:t>
      </w:r>
      <w:r w:rsidR="003D783B" w:rsidRPr="003D783B">
        <w:rPr>
          <w:b/>
        </w:rPr>
        <w:tab/>
        <w:t>Ad-Hoc chair (Samsung)</w:t>
      </w:r>
    </w:p>
    <w:p w14:paraId="57DEA2B6" w14:textId="5C621DB6" w:rsidR="003D783B" w:rsidRPr="003D783B" w:rsidRDefault="003D783B" w:rsidP="007E5742">
      <w:pPr>
        <w:ind w:left="720" w:hanging="720"/>
      </w:pPr>
      <w:r w:rsidRPr="00777035">
        <w:rPr>
          <w:rFonts w:ascii="Times New Roman" w:hAnsi="Times New Roman"/>
          <w:b/>
          <w:szCs w:val="20"/>
        </w:rPr>
        <w:t xml:space="preserve">Decision: </w:t>
      </w:r>
      <w:r w:rsidRPr="0058551E">
        <w:t xml:space="preserve">Contents incorporated below, </w:t>
      </w:r>
      <w:r w:rsidR="007E5742">
        <w:t xml:space="preserve">the document is endorsed </w:t>
      </w:r>
      <w:r w:rsidRPr="003D783B">
        <w:t>with update</w:t>
      </w:r>
      <w:r w:rsidR="007E5742">
        <w:t>.</w:t>
      </w:r>
    </w:p>
    <w:p w14:paraId="55B8E83D" w14:textId="77777777" w:rsidR="003F545B" w:rsidRDefault="003F545B" w:rsidP="003F545B">
      <w:pPr>
        <w:rPr>
          <w:lang w:eastAsia="ja-JP"/>
        </w:rPr>
      </w:pPr>
    </w:p>
    <w:p w14:paraId="2D6F86A8" w14:textId="7947E213" w:rsidR="003F545B" w:rsidRDefault="003F545B" w:rsidP="003F545B">
      <w:pPr>
        <w:rPr>
          <w:lang w:eastAsia="ja-JP"/>
        </w:rPr>
      </w:pPr>
      <w:r w:rsidRPr="003F545B">
        <w:rPr>
          <w:b/>
          <w:lang w:eastAsia="ja-JP"/>
        </w:rPr>
        <w:t>Friday</w:t>
      </w:r>
      <w:r>
        <w:rPr>
          <w:lang w:eastAsia="ja-JP"/>
        </w:rPr>
        <w:t xml:space="preserve"> - eV2X CR</w:t>
      </w:r>
    </w:p>
    <w:p w14:paraId="2A8DAA75" w14:textId="335F72F2" w:rsidR="003F545B" w:rsidRPr="006C315F" w:rsidRDefault="0058452E" w:rsidP="003F545B">
      <w:pPr>
        <w:rPr>
          <w:b/>
          <w:lang w:eastAsia="ja-JP"/>
        </w:rPr>
      </w:pPr>
      <w:hyperlink r:id="rId300" w:history="1">
        <w:r w:rsidR="000F2B08">
          <w:rPr>
            <w:rStyle w:val="Hyperlink"/>
            <w:b/>
            <w:highlight w:val="green"/>
            <w:lang w:eastAsia="ja-JP"/>
          </w:rPr>
          <w:t>R1-1807414</w:t>
        </w:r>
      </w:hyperlink>
      <w:r w:rsidR="003F545B" w:rsidRPr="006C315F">
        <w:rPr>
          <w:b/>
          <w:lang w:eastAsia="ja-JP"/>
        </w:rPr>
        <w:tab/>
        <w:t>Introduction of V2X Phase 2 enhancements into 36.201</w:t>
      </w:r>
      <w:r w:rsidR="003F545B" w:rsidRPr="006C315F">
        <w:rPr>
          <w:b/>
          <w:lang w:eastAsia="ja-JP"/>
        </w:rPr>
        <w:tab/>
        <w:t>Nokia, Nokia Shanghai Bell</w:t>
      </w:r>
    </w:p>
    <w:p w14:paraId="0EAF0D93" w14:textId="1F68AF48" w:rsidR="003F545B" w:rsidRDefault="00710EA9" w:rsidP="003F545B">
      <w:r w:rsidRPr="00777035">
        <w:rPr>
          <w:rFonts w:ascii="Times New Roman" w:hAnsi="Times New Roman"/>
          <w:b/>
          <w:szCs w:val="20"/>
        </w:rPr>
        <w:t xml:space="preserve">Decision: </w:t>
      </w:r>
      <w:r>
        <w:t>CR0026 to 36.201 (Rel-15, B) is agreed.</w:t>
      </w:r>
    </w:p>
    <w:p w14:paraId="7B0BBA17" w14:textId="00F485B4" w:rsidR="00022CEB" w:rsidRDefault="0058452E" w:rsidP="00FE5B8F">
      <w:pPr>
        <w:pBdr>
          <w:top w:val="single" w:sz="4" w:space="1" w:color="auto"/>
        </w:pBdr>
        <w:rPr>
          <w:lang w:eastAsia="x-none"/>
        </w:rPr>
      </w:pPr>
      <w:hyperlink r:id="rId301" w:history="1">
        <w:r w:rsidR="000F2B08">
          <w:rPr>
            <w:rStyle w:val="Hyperlink"/>
            <w:lang w:eastAsia="x-none"/>
          </w:rPr>
          <w:t>R1-1807401</w:t>
        </w:r>
      </w:hyperlink>
      <w:r w:rsidR="00022CEB">
        <w:rPr>
          <w:lang w:eastAsia="x-none"/>
        </w:rPr>
        <w:tab/>
        <w:t>Introduction of V2X Phase 2 based on LTE</w:t>
      </w:r>
      <w:r w:rsidR="00022CEB">
        <w:rPr>
          <w:lang w:eastAsia="x-none"/>
        </w:rPr>
        <w:tab/>
        <w:t>Huawei</w:t>
      </w:r>
    </w:p>
    <w:p w14:paraId="4FB20F74" w14:textId="68943FF0" w:rsidR="00FE5B8F" w:rsidRPr="003D783B" w:rsidRDefault="00FE5B8F" w:rsidP="00FE5B8F">
      <w:pPr>
        <w:ind w:left="720" w:hanging="720"/>
      </w:pPr>
      <w:r w:rsidRPr="00777035">
        <w:rPr>
          <w:rFonts w:ascii="Times New Roman" w:hAnsi="Times New Roman"/>
          <w:b/>
          <w:szCs w:val="20"/>
        </w:rPr>
        <w:t>Decision:</w:t>
      </w:r>
      <w:r w:rsidRPr="00FE5B8F">
        <w:rPr>
          <w:rFonts w:ascii="Times New Roman" w:hAnsi="Times New Roman"/>
          <w:szCs w:val="20"/>
        </w:rPr>
        <w:t xml:space="preserve"> Draft CR to 36.21</w:t>
      </w:r>
      <w:r>
        <w:rPr>
          <w:rFonts w:ascii="Times New Roman" w:hAnsi="Times New Roman"/>
          <w:szCs w:val="20"/>
        </w:rPr>
        <w:t>2</w:t>
      </w:r>
      <w:r w:rsidRPr="00FE5B8F">
        <w:rPr>
          <w:rFonts w:ascii="Times New Roman" w:hAnsi="Times New Roman"/>
          <w:szCs w:val="20"/>
        </w:rPr>
        <w:t xml:space="preserve"> </w:t>
      </w:r>
      <w:r w:rsidRPr="00FE5B8F">
        <w:rPr>
          <w:rFonts w:ascii="Times New Roman" w:hAnsi="Times New Roman"/>
          <w:szCs w:val="20"/>
          <w:highlight w:val="green"/>
        </w:rPr>
        <w:t>endorsed by email</w:t>
      </w:r>
      <w:r w:rsidRPr="00FE5B8F">
        <w:rPr>
          <w:rFonts w:ascii="Times New Roman" w:hAnsi="Times New Roman"/>
          <w:szCs w:val="20"/>
        </w:rPr>
        <w:t xml:space="preserve"> (May 12</w:t>
      </w:r>
      <w:r w:rsidRPr="00FE5B8F">
        <w:rPr>
          <w:rFonts w:ascii="Times New Roman" w:hAnsi="Times New Roman"/>
          <w:szCs w:val="20"/>
          <w:vertAlign w:val="superscript"/>
        </w:rPr>
        <w:t>th</w:t>
      </w:r>
      <w:r w:rsidRPr="00FE5B8F">
        <w:rPr>
          <w:rFonts w:ascii="Times New Roman" w:hAnsi="Times New Roman"/>
          <w:szCs w:val="20"/>
        </w:rPr>
        <w:t>) as result of email thread [92b-LTE-06-21</w:t>
      </w:r>
      <w:r>
        <w:rPr>
          <w:rFonts w:ascii="Times New Roman" w:hAnsi="Times New Roman"/>
          <w:szCs w:val="20"/>
        </w:rPr>
        <w:t>2</w:t>
      </w:r>
      <w:r w:rsidRPr="00FE5B8F">
        <w:rPr>
          <w:rFonts w:ascii="Times New Roman" w:hAnsi="Times New Roman"/>
          <w:szCs w:val="20"/>
        </w:rPr>
        <w:t>]</w:t>
      </w:r>
      <w:r w:rsidRPr="00FE5B8F">
        <w:t>.</w:t>
      </w:r>
    </w:p>
    <w:p w14:paraId="5DACD16D" w14:textId="5838A6E2" w:rsidR="00FE5B8F" w:rsidRDefault="0058452E" w:rsidP="00FE5B8F">
      <w:hyperlink r:id="rId302" w:history="1">
        <w:r w:rsidR="000F2B08">
          <w:rPr>
            <w:rStyle w:val="Hyperlink"/>
          </w:rPr>
          <w:t>R1-1807408</w:t>
        </w:r>
      </w:hyperlink>
      <w:r w:rsidR="00FE5B8F">
        <w:tab/>
        <w:t>Introduction of eV2X</w:t>
      </w:r>
      <w:r w:rsidR="00FE5B8F">
        <w:tab/>
        <w:t>Ericsson</w:t>
      </w:r>
    </w:p>
    <w:p w14:paraId="4F8C9CE6" w14:textId="4E845DD7" w:rsidR="00FE5B8F" w:rsidRPr="003D783B" w:rsidRDefault="00FE5B8F" w:rsidP="00FE5B8F">
      <w:pPr>
        <w:ind w:left="720" w:hanging="720"/>
      </w:pPr>
      <w:r w:rsidRPr="00777035">
        <w:rPr>
          <w:rFonts w:ascii="Times New Roman" w:hAnsi="Times New Roman"/>
          <w:b/>
          <w:szCs w:val="20"/>
        </w:rPr>
        <w:t>Decision:</w:t>
      </w:r>
      <w:r w:rsidRPr="00FE5B8F">
        <w:rPr>
          <w:rFonts w:ascii="Times New Roman" w:hAnsi="Times New Roman"/>
          <w:szCs w:val="20"/>
        </w:rPr>
        <w:t xml:space="preserve"> Draft CR to 36.211 </w:t>
      </w:r>
      <w:r w:rsidRPr="00FE5B8F">
        <w:rPr>
          <w:rFonts w:ascii="Times New Roman" w:hAnsi="Times New Roman"/>
          <w:szCs w:val="20"/>
          <w:highlight w:val="green"/>
        </w:rPr>
        <w:t>endorsed by email</w:t>
      </w:r>
      <w:r w:rsidRPr="00FE5B8F">
        <w:rPr>
          <w:rFonts w:ascii="Times New Roman" w:hAnsi="Times New Roman"/>
          <w:szCs w:val="20"/>
        </w:rPr>
        <w:t xml:space="preserve"> (May 12</w:t>
      </w:r>
      <w:r w:rsidRPr="00FE5B8F">
        <w:rPr>
          <w:rFonts w:ascii="Times New Roman" w:hAnsi="Times New Roman"/>
          <w:szCs w:val="20"/>
          <w:vertAlign w:val="superscript"/>
        </w:rPr>
        <w:t>th</w:t>
      </w:r>
      <w:r w:rsidRPr="00FE5B8F">
        <w:rPr>
          <w:rFonts w:ascii="Times New Roman" w:hAnsi="Times New Roman"/>
          <w:szCs w:val="20"/>
        </w:rPr>
        <w:t>) as result of email thread [92b-LTE-06-211]</w:t>
      </w:r>
      <w:r w:rsidRPr="00FE5B8F">
        <w:t>.</w:t>
      </w:r>
    </w:p>
    <w:p w14:paraId="0E190EB0" w14:textId="6F7BB2C0" w:rsidR="00022CEB" w:rsidRDefault="0058452E" w:rsidP="00FE5B8F">
      <w:hyperlink r:id="rId303" w:history="1">
        <w:r w:rsidR="000F2B08">
          <w:rPr>
            <w:rStyle w:val="Hyperlink"/>
          </w:rPr>
          <w:t>R1-1807411</w:t>
        </w:r>
      </w:hyperlink>
      <w:r w:rsidR="00FE5B8F">
        <w:tab/>
        <w:t>Addition of V2X Phase 2 based on LTE in 36.213, s14</w:t>
      </w:r>
      <w:r w:rsidR="00FE5B8F">
        <w:tab/>
        <w:t>Motorola Mobility, LG Electronics</w:t>
      </w:r>
      <w:r w:rsidR="00FE5B8F">
        <w:tab/>
        <w:t xml:space="preserve">(revision of </w:t>
      </w:r>
      <w:hyperlink r:id="rId304" w:history="1">
        <w:r w:rsidR="000F2B08">
          <w:rPr>
            <w:rStyle w:val="Hyperlink"/>
          </w:rPr>
          <w:t>R1-1805991</w:t>
        </w:r>
      </w:hyperlink>
      <w:r w:rsidR="00FE5B8F">
        <w:t>)</w:t>
      </w:r>
    </w:p>
    <w:p w14:paraId="5AD969DE" w14:textId="66045F08" w:rsidR="00FE5B8F" w:rsidRPr="003D783B" w:rsidRDefault="00FE5B8F" w:rsidP="00FE5B8F">
      <w:pPr>
        <w:ind w:left="720" w:hanging="720"/>
      </w:pPr>
      <w:r w:rsidRPr="00777035">
        <w:rPr>
          <w:rFonts w:ascii="Times New Roman" w:hAnsi="Times New Roman"/>
          <w:b/>
          <w:szCs w:val="20"/>
        </w:rPr>
        <w:t>Decision:</w:t>
      </w:r>
      <w:r w:rsidRPr="00FE5B8F">
        <w:rPr>
          <w:rFonts w:ascii="Times New Roman" w:hAnsi="Times New Roman"/>
          <w:szCs w:val="20"/>
        </w:rPr>
        <w:t xml:space="preserve"> Draft CR to 36.21</w:t>
      </w:r>
      <w:r>
        <w:rPr>
          <w:rFonts w:ascii="Times New Roman" w:hAnsi="Times New Roman"/>
          <w:szCs w:val="20"/>
        </w:rPr>
        <w:t>3</w:t>
      </w:r>
      <w:r w:rsidRPr="00FE5B8F">
        <w:rPr>
          <w:rFonts w:ascii="Times New Roman" w:hAnsi="Times New Roman"/>
          <w:szCs w:val="20"/>
        </w:rPr>
        <w:t xml:space="preserve"> </w:t>
      </w:r>
      <w:r w:rsidRPr="00FE5B8F">
        <w:rPr>
          <w:rFonts w:ascii="Times New Roman" w:hAnsi="Times New Roman"/>
          <w:szCs w:val="20"/>
          <w:highlight w:val="green"/>
        </w:rPr>
        <w:t>endorsed by email</w:t>
      </w:r>
      <w:r w:rsidRPr="00FE5B8F">
        <w:rPr>
          <w:rFonts w:ascii="Times New Roman" w:hAnsi="Times New Roman"/>
          <w:szCs w:val="20"/>
        </w:rPr>
        <w:t xml:space="preserve"> (May 1</w:t>
      </w:r>
      <w:r>
        <w:rPr>
          <w:rFonts w:ascii="Times New Roman" w:hAnsi="Times New Roman"/>
          <w:szCs w:val="20"/>
        </w:rPr>
        <w:t>3</w:t>
      </w:r>
      <w:r w:rsidRPr="00FE5B8F">
        <w:rPr>
          <w:rFonts w:ascii="Times New Roman" w:hAnsi="Times New Roman"/>
          <w:szCs w:val="20"/>
          <w:vertAlign w:val="superscript"/>
        </w:rPr>
        <w:t>th</w:t>
      </w:r>
      <w:r w:rsidRPr="00FE5B8F">
        <w:rPr>
          <w:rFonts w:ascii="Times New Roman" w:hAnsi="Times New Roman"/>
          <w:szCs w:val="20"/>
        </w:rPr>
        <w:t>) as result of email thread [92b-LTE-06-21</w:t>
      </w:r>
      <w:r>
        <w:rPr>
          <w:rFonts w:ascii="Times New Roman" w:hAnsi="Times New Roman"/>
          <w:szCs w:val="20"/>
        </w:rPr>
        <w:t>3</w:t>
      </w:r>
      <w:r w:rsidRPr="00FE5B8F">
        <w:rPr>
          <w:rFonts w:ascii="Times New Roman" w:hAnsi="Times New Roman"/>
          <w:szCs w:val="20"/>
        </w:rPr>
        <w:t>]</w:t>
      </w:r>
      <w:r w:rsidRPr="00FE5B8F">
        <w:t>.</w:t>
      </w:r>
    </w:p>
    <w:p w14:paraId="693123AA" w14:textId="33BB3303" w:rsidR="00710EA9" w:rsidRDefault="00710EA9" w:rsidP="00FE5B8F">
      <w:pPr>
        <w:pBdr>
          <w:top w:val="single" w:sz="4" w:space="1" w:color="auto"/>
        </w:pBdr>
      </w:pPr>
    </w:p>
    <w:p w14:paraId="2FA0CF70" w14:textId="77777777" w:rsidR="00FE5B8F" w:rsidRPr="003F545B" w:rsidRDefault="00FE5B8F" w:rsidP="003F545B"/>
    <w:bookmarkStart w:id="90" w:name="_Toc513839847"/>
    <w:p w14:paraId="362BD080" w14:textId="32A6F47D" w:rsidR="0091271C" w:rsidRPr="00710EA9" w:rsidRDefault="000F2B08" w:rsidP="0091271C">
      <w:pPr>
        <w:rPr>
          <w:b/>
          <w:lang w:eastAsia="x-none"/>
        </w:rPr>
      </w:pPr>
      <w:r>
        <w:rPr>
          <w:b/>
          <w:lang w:eastAsia="x-none"/>
        </w:rPr>
        <w:fldChar w:fldCharType="begin"/>
      </w:r>
      <w:r>
        <w:rPr>
          <w:b/>
          <w:lang w:eastAsia="x-none"/>
        </w:rPr>
        <w:instrText xml:space="preserve"> HYPERLINK "../Docs/R1-1805823.zip" </w:instrText>
      </w:r>
      <w:r>
        <w:rPr>
          <w:b/>
          <w:lang w:eastAsia="x-none"/>
        </w:rPr>
        <w:fldChar w:fldCharType="separate"/>
      </w:r>
      <w:r>
        <w:rPr>
          <w:rStyle w:val="Hyperlink"/>
          <w:b/>
          <w:lang w:eastAsia="x-none"/>
        </w:rPr>
        <w:t>R1-1805823</w:t>
      </w:r>
      <w:r>
        <w:rPr>
          <w:b/>
          <w:lang w:eastAsia="x-none"/>
        </w:rPr>
        <w:fldChar w:fldCharType="end"/>
      </w:r>
      <w:r w:rsidR="0091271C" w:rsidRPr="00710EA9">
        <w:rPr>
          <w:b/>
          <w:lang w:eastAsia="x-none"/>
        </w:rPr>
        <w:tab/>
        <w:t>Reply LS on PC5 transmission mechanism selection</w:t>
      </w:r>
      <w:r w:rsidR="0091271C" w:rsidRPr="00710EA9">
        <w:rPr>
          <w:b/>
          <w:lang w:eastAsia="x-none"/>
        </w:rPr>
        <w:tab/>
        <w:t>SA2, LG Electronics</w:t>
      </w:r>
    </w:p>
    <w:p w14:paraId="3102EDC8" w14:textId="4E64A7EE" w:rsidR="00337F84" w:rsidRDefault="0058452E" w:rsidP="00337F84">
      <w:pPr>
        <w:rPr>
          <w:lang w:eastAsia="x-none"/>
        </w:rPr>
      </w:pPr>
      <w:hyperlink r:id="rId305" w:history="1">
        <w:r w:rsidR="000F2B08">
          <w:rPr>
            <w:rStyle w:val="Hyperlink"/>
            <w:lang w:eastAsia="x-none"/>
          </w:rPr>
          <w:t>R1-1806557</w:t>
        </w:r>
      </w:hyperlink>
      <w:r w:rsidR="00337F84">
        <w:rPr>
          <w:lang w:eastAsia="x-none"/>
        </w:rPr>
        <w:tab/>
        <w:t>[Draft] Reply LS on PC5 transmission mechanism selection</w:t>
      </w:r>
      <w:r w:rsidR="00337F84">
        <w:rPr>
          <w:lang w:eastAsia="x-none"/>
        </w:rPr>
        <w:tab/>
        <w:t>Huawei</w:t>
      </w:r>
    </w:p>
    <w:p w14:paraId="49EA859B" w14:textId="7D0CC436" w:rsidR="0091271C" w:rsidRPr="00337F84" w:rsidRDefault="0058452E" w:rsidP="0091271C">
      <w:pPr>
        <w:rPr>
          <w:b/>
          <w:lang w:eastAsia="x-none"/>
        </w:rPr>
      </w:pPr>
      <w:hyperlink r:id="rId306" w:history="1">
        <w:r w:rsidR="000F2B08">
          <w:rPr>
            <w:rStyle w:val="Hyperlink"/>
            <w:b/>
          </w:rPr>
          <w:t>R1-1807482</w:t>
        </w:r>
      </w:hyperlink>
      <w:r w:rsidR="0091271C" w:rsidRPr="00337F84">
        <w:rPr>
          <w:b/>
          <w:lang w:eastAsia="x-none"/>
        </w:rPr>
        <w:tab/>
        <w:t>[Draft] Reply LS on PC5 transmission mechanism selection</w:t>
      </w:r>
      <w:r w:rsidR="0091271C" w:rsidRPr="00337F84">
        <w:rPr>
          <w:b/>
          <w:lang w:eastAsia="x-none"/>
        </w:rPr>
        <w:tab/>
        <w:t>LG Electronics</w:t>
      </w:r>
    </w:p>
    <w:p w14:paraId="4514739C" w14:textId="5E1BFA3F" w:rsidR="0091271C" w:rsidRDefault="00337F84" w:rsidP="0091271C">
      <w:pPr>
        <w:rPr>
          <w:lang w:eastAsia="x-none"/>
        </w:rPr>
      </w:pPr>
      <w:r w:rsidRPr="00777035">
        <w:rPr>
          <w:rFonts w:ascii="Times New Roman" w:hAnsi="Times New Roman"/>
          <w:b/>
          <w:szCs w:val="20"/>
        </w:rPr>
        <w:t xml:space="preserve">Decision: </w:t>
      </w:r>
      <w:r w:rsidR="0091271C">
        <w:rPr>
          <w:lang w:eastAsia="x-none"/>
        </w:rPr>
        <w:t xml:space="preserve">The </w:t>
      </w:r>
      <w:r w:rsidR="0091271C" w:rsidRPr="00A66C5F">
        <w:rPr>
          <w:highlight w:val="green"/>
          <w:lang w:eastAsia="x-none"/>
        </w:rPr>
        <w:t xml:space="preserve">LS </w:t>
      </w:r>
      <w:r w:rsidR="0091271C">
        <w:rPr>
          <w:highlight w:val="green"/>
          <w:lang w:eastAsia="x-none"/>
        </w:rPr>
        <w:t xml:space="preserve">to SA2/RAN2 </w:t>
      </w:r>
      <w:r w:rsidR="0091271C" w:rsidRPr="00A66C5F">
        <w:rPr>
          <w:highlight w:val="green"/>
          <w:lang w:eastAsia="x-none"/>
        </w:rPr>
        <w:t xml:space="preserve">is approved in </w:t>
      </w:r>
      <w:hyperlink r:id="rId307" w:history="1">
        <w:r w:rsidR="000F2B08">
          <w:rPr>
            <w:rStyle w:val="Hyperlink"/>
            <w:highlight w:val="green"/>
            <w:lang w:eastAsia="x-none"/>
          </w:rPr>
          <w:t>R1-1807718</w:t>
        </w:r>
      </w:hyperlink>
      <w:r w:rsidR="0091271C">
        <w:rPr>
          <w:lang w:eastAsia="x-none"/>
        </w:rPr>
        <w:t xml:space="preserve"> with the following change on the support of 64QAM:</w:t>
      </w:r>
    </w:p>
    <w:p w14:paraId="3CA3FB84" w14:textId="77777777" w:rsidR="0091271C" w:rsidRPr="0093597A" w:rsidRDefault="0091271C" w:rsidP="00017304">
      <w:pPr>
        <w:pStyle w:val="ListParagraph"/>
        <w:numPr>
          <w:ilvl w:val="0"/>
          <w:numId w:val="230"/>
        </w:numPr>
      </w:pPr>
      <w:r w:rsidRPr="0093597A">
        <w:t xml:space="preserve">Support of 64QAM reception is </w:t>
      </w:r>
      <w:r>
        <w:t>mandatory</w:t>
      </w:r>
      <w:r w:rsidRPr="0093597A">
        <w:t xml:space="preserve"> for Rel-15</w:t>
      </w:r>
      <w:r>
        <w:t xml:space="preserve"> UEs</w:t>
      </w:r>
      <w:r w:rsidRPr="0093597A">
        <w:t xml:space="preserve"> supporting rate matching feature</w:t>
      </w:r>
    </w:p>
    <w:p w14:paraId="79F4DA9B" w14:textId="77777777" w:rsidR="0091271C" w:rsidRPr="0093597A" w:rsidRDefault="0091271C" w:rsidP="00017304">
      <w:pPr>
        <w:pStyle w:val="ListParagraph"/>
        <w:numPr>
          <w:ilvl w:val="0"/>
          <w:numId w:val="230"/>
        </w:numPr>
      </w:pPr>
      <w:r w:rsidRPr="0093597A">
        <w:t xml:space="preserve">Support of 64QAM </w:t>
      </w:r>
      <w:r>
        <w:t xml:space="preserve">transmission </w:t>
      </w:r>
      <w:r w:rsidRPr="0093597A">
        <w:t xml:space="preserve">is </w:t>
      </w:r>
      <w:r>
        <w:t>optional</w:t>
      </w:r>
      <w:r w:rsidRPr="0093597A">
        <w:t xml:space="preserve"> for Rel-15</w:t>
      </w:r>
      <w:r>
        <w:t xml:space="preserve"> UEs</w:t>
      </w:r>
      <w:r w:rsidRPr="0093597A">
        <w:t xml:space="preserve"> supporting rate matching feature</w:t>
      </w:r>
    </w:p>
    <w:p w14:paraId="41735C7A" w14:textId="77777777" w:rsidR="0091271C" w:rsidRDefault="0091271C" w:rsidP="0091271C">
      <w:pPr>
        <w:rPr>
          <w:lang w:eastAsia="x-none"/>
        </w:rPr>
      </w:pPr>
    </w:p>
    <w:p w14:paraId="01AF8B04" w14:textId="0839357A" w:rsidR="0091271C" w:rsidRPr="00337F84" w:rsidRDefault="0058452E" w:rsidP="0091271C">
      <w:pPr>
        <w:rPr>
          <w:b/>
          <w:lang w:eastAsia="x-none"/>
        </w:rPr>
      </w:pPr>
      <w:hyperlink r:id="rId308" w:history="1">
        <w:r w:rsidR="000F2B08">
          <w:rPr>
            <w:rStyle w:val="Hyperlink"/>
            <w:b/>
          </w:rPr>
          <w:t>R1-1807544</w:t>
        </w:r>
      </w:hyperlink>
      <w:r w:rsidR="0091271C" w:rsidRPr="00337F84">
        <w:rPr>
          <w:b/>
          <w:lang w:eastAsia="x-none"/>
        </w:rPr>
        <w:tab/>
        <w:t>UE capability for V2X Phase 2</w:t>
      </w:r>
      <w:r w:rsidR="0091271C" w:rsidRPr="00337F84">
        <w:rPr>
          <w:b/>
          <w:lang w:eastAsia="x-none"/>
        </w:rPr>
        <w:tab/>
        <w:t>Huawei, HiSi</w:t>
      </w:r>
      <w:r w:rsidR="00337F84">
        <w:rPr>
          <w:b/>
          <w:lang w:eastAsia="x-none"/>
        </w:rPr>
        <w:t>licon</w:t>
      </w:r>
    </w:p>
    <w:p w14:paraId="4674D1FF" w14:textId="77777777" w:rsidR="0091271C" w:rsidRPr="00022CEB" w:rsidRDefault="0091271C" w:rsidP="0091271C">
      <w:pPr>
        <w:rPr>
          <w:lang w:eastAsia="x-none"/>
        </w:rPr>
      </w:pPr>
    </w:p>
    <w:p w14:paraId="0AA910AA" w14:textId="77777777" w:rsidR="0091271C" w:rsidRPr="00022CEB" w:rsidRDefault="0091271C" w:rsidP="0091271C">
      <w:pPr>
        <w:rPr>
          <w:lang w:eastAsia="x-none"/>
        </w:rPr>
      </w:pPr>
      <w:r w:rsidRPr="00022CEB">
        <w:rPr>
          <w:highlight w:val="green"/>
          <w:lang w:eastAsia="x-none"/>
        </w:rPr>
        <w:t>Agreement</w:t>
      </w:r>
    </w:p>
    <w:p w14:paraId="12F0F8E4" w14:textId="77777777" w:rsidR="0091271C" w:rsidRPr="00022CEB" w:rsidRDefault="0091271C" w:rsidP="0091271C">
      <w:pPr>
        <w:rPr>
          <w:lang w:eastAsia="x-none"/>
        </w:rPr>
      </w:pPr>
    </w:p>
    <w:tbl>
      <w:tblPr>
        <w:tblW w:w="49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774"/>
        <w:gridCol w:w="383"/>
        <w:gridCol w:w="956"/>
        <w:gridCol w:w="1052"/>
        <w:gridCol w:w="1149"/>
        <w:gridCol w:w="1147"/>
        <w:gridCol w:w="861"/>
        <w:gridCol w:w="766"/>
        <w:gridCol w:w="669"/>
        <w:gridCol w:w="542"/>
        <w:gridCol w:w="619"/>
        <w:gridCol w:w="811"/>
        <w:gridCol w:w="621"/>
      </w:tblGrid>
      <w:tr w:rsidR="0091271C" w:rsidRPr="00D341EB" w14:paraId="717EC076" w14:textId="77777777" w:rsidTr="00CF02E6">
        <w:trPr>
          <w:trHeight w:val="792"/>
        </w:trPr>
        <w:tc>
          <w:tcPr>
            <w:tcW w:w="374" w:type="pct"/>
            <w:shd w:val="clear" w:color="000000" w:fill="99CCFF"/>
            <w:vAlign w:val="center"/>
            <w:hideMark/>
          </w:tcPr>
          <w:p w14:paraId="4188FFF8" w14:textId="77777777" w:rsidR="0091271C" w:rsidRPr="004A3873" w:rsidRDefault="0091271C" w:rsidP="00CF02E6">
            <w:pPr>
              <w:snapToGrid w:val="0"/>
              <w:jc w:val="center"/>
              <w:rPr>
                <w:rFonts w:ascii="Times New Roman" w:eastAsia="MS PGothic" w:hAnsi="Times New Roman"/>
                <w:sz w:val="15"/>
                <w:szCs w:val="15"/>
              </w:rPr>
            </w:pPr>
            <w:r w:rsidRPr="004A3873">
              <w:rPr>
                <w:rFonts w:ascii="Times New Roman" w:eastAsia="MS PGothic" w:hAnsi="Times New Roman"/>
                <w:sz w:val="15"/>
                <w:szCs w:val="15"/>
              </w:rPr>
              <w:t>Features</w:t>
            </w:r>
          </w:p>
        </w:tc>
        <w:tc>
          <w:tcPr>
            <w:tcW w:w="185" w:type="pct"/>
            <w:shd w:val="clear" w:color="000000" w:fill="99CCFF"/>
            <w:vAlign w:val="center"/>
            <w:hideMark/>
          </w:tcPr>
          <w:p w14:paraId="3FD0AF53" w14:textId="77777777" w:rsidR="0091271C" w:rsidRPr="004A3873" w:rsidRDefault="0091271C" w:rsidP="00CF02E6">
            <w:pPr>
              <w:snapToGrid w:val="0"/>
              <w:jc w:val="center"/>
              <w:rPr>
                <w:rFonts w:ascii="Times New Roman" w:eastAsia="MS PGothic" w:hAnsi="Times New Roman"/>
                <w:sz w:val="15"/>
                <w:szCs w:val="15"/>
              </w:rPr>
            </w:pPr>
            <w:r w:rsidRPr="004A3873">
              <w:rPr>
                <w:rFonts w:ascii="Times New Roman" w:eastAsia="MS PGothic" w:hAnsi="Times New Roman"/>
                <w:sz w:val="15"/>
                <w:szCs w:val="15"/>
              </w:rPr>
              <w:t>#</w:t>
            </w:r>
          </w:p>
        </w:tc>
        <w:tc>
          <w:tcPr>
            <w:tcW w:w="462" w:type="pct"/>
            <w:shd w:val="clear" w:color="000000" w:fill="99CCFF"/>
            <w:vAlign w:val="center"/>
            <w:hideMark/>
          </w:tcPr>
          <w:p w14:paraId="43E2E203" w14:textId="77777777" w:rsidR="0091271C" w:rsidRPr="004A3873" w:rsidRDefault="0091271C" w:rsidP="00CF02E6">
            <w:pPr>
              <w:snapToGrid w:val="0"/>
              <w:jc w:val="center"/>
              <w:rPr>
                <w:rFonts w:ascii="Times New Roman" w:eastAsia="MS PGothic" w:hAnsi="Times New Roman"/>
                <w:sz w:val="15"/>
                <w:szCs w:val="15"/>
              </w:rPr>
            </w:pPr>
            <w:r w:rsidRPr="004A3873">
              <w:rPr>
                <w:rFonts w:ascii="Times New Roman" w:eastAsia="MS PGothic" w:hAnsi="Times New Roman"/>
                <w:sz w:val="15"/>
                <w:szCs w:val="15"/>
              </w:rPr>
              <w:t>Feature group</w:t>
            </w:r>
          </w:p>
        </w:tc>
        <w:tc>
          <w:tcPr>
            <w:tcW w:w="508" w:type="pct"/>
            <w:shd w:val="clear" w:color="000000" w:fill="99CCFF"/>
            <w:vAlign w:val="center"/>
            <w:hideMark/>
          </w:tcPr>
          <w:p w14:paraId="72056547" w14:textId="77777777" w:rsidR="0091271C" w:rsidRPr="004A3873" w:rsidRDefault="0091271C" w:rsidP="00CF02E6">
            <w:pPr>
              <w:snapToGrid w:val="0"/>
              <w:jc w:val="center"/>
              <w:rPr>
                <w:rFonts w:ascii="Times New Roman" w:eastAsia="MS PGothic" w:hAnsi="Times New Roman"/>
                <w:sz w:val="15"/>
                <w:szCs w:val="15"/>
              </w:rPr>
            </w:pPr>
            <w:r w:rsidRPr="004A3873">
              <w:rPr>
                <w:rFonts w:ascii="Times New Roman" w:eastAsia="MS PGothic" w:hAnsi="Times New Roman"/>
                <w:sz w:val="15"/>
                <w:szCs w:val="15"/>
              </w:rPr>
              <w:t>Components</w:t>
            </w:r>
          </w:p>
        </w:tc>
        <w:tc>
          <w:tcPr>
            <w:tcW w:w="555" w:type="pct"/>
            <w:shd w:val="clear" w:color="000000" w:fill="99CCFF"/>
            <w:vAlign w:val="center"/>
            <w:hideMark/>
          </w:tcPr>
          <w:p w14:paraId="540B4CFA" w14:textId="77777777" w:rsidR="0091271C" w:rsidRPr="004A3873" w:rsidRDefault="0091271C" w:rsidP="00CF02E6">
            <w:pPr>
              <w:snapToGrid w:val="0"/>
              <w:jc w:val="center"/>
              <w:rPr>
                <w:rFonts w:ascii="Times New Roman" w:eastAsia="MS PGothic" w:hAnsi="Times New Roman"/>
                <w:sz w:val="15"/>
                <w:szCs w:val="15"/>
              </w:rPr>
            </w:pPr>
            <w:r w:rsidRPr="004A3873">
              <w:rPr>
                <w:rFonts w:ascii="Times New Roman" w:eastAsia="MS PGothic" w:hAnsi="Times New Roman"/>
                <w:sz w:val="15"/>
                <w:szCs w:val="15"/>
              </w:rPr>
              <w:t xml:space="preserve">Prerequisite feature groups </w:t>
            </w:r>
            <w:r w:rsidRPr="004A3873">
              <w:rPr>
                <w:rFonts w:ascii="Times New Roman" w:eastAsia="MS PGothic" w:hAnsi="Times New Roman"/>
                <w:sz w:val="15"/>
                <w:szCs w:val="15"/>
              </w:rPr>
              <w:br/>
              <w:t>(listed in this sheet only)</w:t>
            </w:r>
          </w:p>
        </w:tc>
        <w:tc>
          <w:tcPr>
            <w:tcW w:w="554" w:type="pct"/>
            <w:shd w:val="clear" w:color="000000" w:fill="99CCFF"/>
            <w:vAlign w:val="center"/>
            <w:hideMark/>
          </w:tcPr>
          <w:p w14:paraId="5094FA25" w14:textId="77777777" w:rsidR="0091271C" w:rsidRPr="004A3873" w:rsidRDefault="0091271C" w:rsidP="00CF02E6">
            <w:pPr>
              <w:snapToGrid w:val="0"/>
              <w:jc w:val="center"/>
              <w:rPr>
                <w:rFonts w:ascii="Times New Roman" w:eastAsia="MS PGothic" w:hAnsi="Times New Roman"/>
                <w:sz w:val="15"/>
                <w:szCs w:val="15"/>
              </w:rPr>
            </w:pPr>
            <w:r w:rsidRPr="004A3873">
              <w:rPr>
                <w:rFonts w:ascii="Times New Roman" w:eastAsia="MS PGothic" w:hAnsi="Times New Roman"/>
                <w:sz w:val="15"/>
                <w:szCs w:val="15"/>
              </w:rPr>
              <w:t>Need for gNB to know whether the</w:t>
            </w:r>
            <w:r w:rsidRPr="004A3873">
              <w:rPr>
                <w:rFonts w:ascii="Times New Roman" w:eastAsia="MS PGothic" w:hAnsi="Times New Roman"/>
                <w:sz w:val="15"/>
                <w:szCs w:val="15"/>
              </w:rPr>
              <w:br/>
              <w:t>feature is supported by the UE</w:t>
            </w:r>
            <w:r w:rsidRPr="004A3873">
              <w:rPr>
                <w:rFonts w:ascii="Times New Roman" w:eastAsia="MS PGothic" w:hAnsi="Times New Roman"/>
                <w:sz w:val="15"/>
                <w:szCs w:val="15"/>
              </w:rPr>
              <w:br/>
              <w:t xml:space="preserve">(what happens </w:t>
            </w:r>
            <w:r w:rsidRPr="004A3873">
              <w:rPr>
                <w:rFonts w:ascii="Times New Roman" w:eastAsia="MS PGothic" w:hAnsi="Times New Roman"/>
                <w:sz w:val="15"/>
                <w:szCs w:val="15"/>
              </w:rPr>
              <w:lastRenderedPageBreak/>
              <w:t>if gNB does not know?)</w:t>
            </w:r>
          </w:p>
        </w:tc>
        <w:tc>
          <w:tcPr>
            <w:tcW w:w="416" w:type="pct"/>
            <w:shd w:val="clear" w:color="auto" w:fill="99CCFF"/>
            <w:vAlign w:val="center"/>
            <w:hideMark/>
          </w:tcPr>
          <w:p w14:paraId="7E4D49C9" w14:textId="77777777" w:rsidR="0091271C" w:rsidRPr="004A3873" w:rsidRDefault="0091271C" w:rsidP="00CF02E6">
            <w:pPr>
              <w:snapToGrid w:val="0"/>
              <w:jc w:val="center"/>
              <w:rPr>
                <w:rFonts w:ascii="Times New Roman" w:eastAsia="MS PGothic" w:hAnsi="Times New Roman"/>
                <w:sz w:val="15"/>
                <w:szCs w:val="15"/>
              </w:rPr>
            </w:pPr>
            <w:r w:rsidRPr="004A3873">
              <w:rPr>
                <w:rFonts w:ascii="Times New Roman" w:eastAsia="MS PGothic" w:hAnsi="Times New Roman"/>
                <w:sz w:val="15"/>
                <w:szCs w:val="15"/>
              </w:rPr>
              <w:lastRenderedPageBreak/>
              <w:t>Consequences if the feature</w:t>
            </w:r>
            <w:r w:rsidRPr="004A3873">
              <w:rPr>
                <w:rFonts w:ascii="Times New Roman" w:eastAsia="MS PGothic" w:hAnsi="Times New Roman"/>
                <w:sz w:val="15"/>
                <w:szCs w:val="15"/>
              </w:rPr>
              <w:br/>
              <w:t xml:space="preserve"> is not supported by the UE</w:t>
            </w:r>
          </w:p>
        </w:tc>
        <w:tc>
          <w:tcPr>
            <w:tcW w:w="370" w:type="pct"/>
            <w:shd w:val="clear" w:color="auto" w:fill="99CCFF"/>
            <w:vAlign w:val="center"/>
            <w:hideMark/>
          </w:tcPr>
          <w:p w14:paraId="761496E2" w14:textId="77777777" w:rsidR="0091271C" w:rsidRPr="004A3873" w:rsidRDefault="0091271C" w:rsidP="00CF02E6">
            <w:pPr>
              <w:snapToGrid w:val="0"/>
              <w:jc w:val="center"/>
              <w:rPr>
                <w:rFonts w:ascii="Times New Roman" w:eastAsia="MS PGothic" w:hAnsi="Times New Roman"/>
                <w:sz w:val="15"/>
                <w:szCs w:val="15"/>
              </w:rPr>
            </w:pPr>
            <w:r w:rsidRPr="004A3873">
              <w:rPr>
                <w:rFonts w:ascii="Times New Roman" w:eastAsia="MS PGothic" w:hAnsi="Times New Roman"/>
                <w:sz w:val="15"/>
                <w:szCs w:val="15"/>
              </w:rPr>
              <w:t>Need of FDD/TDD differentiation</w:t>
            </w:r>
          </w:p>
        </w:tc>
        <w:tc>
          <w:tcPr>
            <w:tcW w:w="323" w:type="pct"/>
            <w:shd w:val="clear" w:color="auto" w:fill="99CCFF"/>
            <w:vAlign w:val="center"/>
            <w:hideMark/>
          </w:tcPr>
          <w:p w14:paraId="0EED477A" w14:textId="77777777" w:rsidR="0091271C" w:rsidRPr="004A3873" w:rsidRDefault="0091271C" w:rsidP="00CF02E6">
            <w:pPr>
              <w:snapToGrid w:val="0"/>
              <w:jc w:val="center"/>
              <w:rPr>
                <w:rFonts w:ascii="Times New Roman" w:eastAsia="MS PGothic" w:hAnsi="Times New Roman"/>
                <w:sz w:val="15"/>
                <w:szCs w:val="15"/>
              </w:rPr>
            </w:pPr>
            <w:r w:rsidRPr="004A3873">
              <w:rPr>
                <w:rFonts w:ascii="Times New Roman" w:eastAsia="MS PGothic" w:hAnsi="Times New Roman"/>
                <w:sz w:val="15"/>
                <w:szCs w:val="15"/>
              </w:rPr>
              <w:t>RAN5 implication</w:t>
            </w:r>
          </w:p>
        </w:tc>
        <w:tc>
          <w:tcPr>
            <w:tcW w:w="262" w:type="pct"/>
            <w:shd w:val="clear" w:color="000000" w:fill="99CCFF"/>
            <w:vAlign w:val="center"/>
            <w:hideMark/>
          </w:tcPr>
          <w:p w14:paraId="3FDBD209" w14:textId="77777777" w:rsidR="0091271C" w:rsidRPr="004A3873" w:rsidRDefault="0091271C" w:rsidP="00CF02E6">
            <w:pPr>
              <w:snapToGrid w:val="0"/>
              <w:jc w:val="center"/>
              <w:rPr>
                <w:rFonts w:ascii="Times New Roman" w:eastAsia="MS PGothic" w:hAnsi="Times New Roman"/>
                <w:sz w:val="15"/>
                <w:szCs w:val="15"/>
              </w:rPr>
            </w:pPr>
            <w:r w:rsidRPr="004A3873">
              <w:rPr>
                <w:rFonts w:ascii="Times New Roman" w:eastAsia="MS PGothic" w:hAnsi="Times New Roman"/>
                <w:sz w:val="15"/>
                <w:szCs w:val="15"/>
              </w:rPr>
              <w:t>Note</w:t>
            </w:r>
          </w:p>
        </w:tc>
        <w:tc>
          <w:tcPr>
            <w:tcW w:w="299" w:type="pct"/>
            <w:shd w:val="clear" w:color="000000" w:fill="99CCFF"/>
            <w:vAlign w:val="center"/>
            <w:hideMark/>
          </w:tcPr>
          <w:p w14:paraId="6F157E61" w14:textId="77777777" w:rsidR="0091271C" w:rsidRPr="004A3873" w:rsidRDefault="0091271C" w:rsidP="00CF02E6">
            <w:pPr>
              <w:snapToGrid w:val="0"/>
              <w:jc w:val="center"/>
              <w:rPr>
                <w:rFonts w:ascii="Times New Roman" w:eastAsia="MS PGothic" w:hAnsi="Times New Roman"/>
                <w:sz w:val="15"/>
                <w:szCs w:val="15"/>
              </w:rPr>
            </w:pPr>
            <w:r w:rsidRPr="004A3873">
              <w:rPr>
                <w:rFonts w:ascii="Times New Roman" w:eastAsia="MS PGothic" w:hAnsi="Times New Roman"/>
                <w:sz w:val="15"/>
                <w:szCs w:val="15"/>
              </w:rPr>
              <w:t>Responsible WG</w:t>
            </w:r>
          </w:p>
        </w:tc>
        <w:tc>
          <w:tcPr>
            <w:tcW w:w="392" w:type="pct"/>
            <w:shd w:val="clear" w:color="000000" w:fill="BFBFBF"/>
            <w:vAlign w:val="center"/>
            <w:hideMark/>
          </w:tcPr>
          <w:p w14:paraId="269E4AA6" w14:textId="77777777" w:rsidR="0091271C" w:rsidRPr="004A3873" w:rsidRDefault="0091271C" w:rsidP="00CF02E6">
            <w:pPr>
              <w:snapToGrid w:val="0"/>
              <w:jc w:val="center"/>
              <w:rPr>
                <w:rFonts w:ascii="Times New Roman" w:eastAsia="MS PGothic" w:hAnsi="Times New Roman"/>
                <w:sz w:val="15"/>
                <w:szCs w:val="15"/>
              </w:rPr>
            </w:pPr>
            <w:r w:rsidRPr="004A3873">
              <w:rPr>
                <w:rFonts w:ascii="Times New Roman" w:eastAsia="MS PGothic" w:hAnsi="Times New Roman"/>
                <w:sz w:val="15"/>
                <w:szCs w:val="15"/>
              </w:rPr>
              <w:t>RAN WG recommendation</w:t>
            </w:r>
          </w:p>
        </w:tc>
        <w:tc>
          <w:tcPr>
            <w:tcW w:w="300" w:type="pct"/>
            <w:shd w:val="clear" w:color="000000" w:fill="FFC000"/>
            <w:vAlign w:val="center"/>
            <w:hideMark/>
          </w:tcPr>
          <w:p w14:paraId="21A27C14" w14:textId="77777777" w:rsidR="0091271C" w:rsidRPr="004A3873" w:rsidRDefault="0091271C" w:rsidP="00CF02E6">
            <w:pPr>
              <w:snapToGrid w:val="0"/>
              <w:jc w:val="center"/>
              <w:rPr>
                <w:rFonts w:ascii="Times New Roman" w:eastAsia="MS PGothic" w:hAnsi="Times New Roman"/>
                <w:b/>
                <w:bCs/>
                <w:sz w:val="15"/>
                <w:szCs w:val="15"/>
              </w:rPr>
            </w:pPr>
            <w:r w:rsidRPr="004A3873">
              <w:rPr>
                <w:rFonts w:ascii="Times New Roman" w:eastAsia="MS PGothic" w:hAnsi="Times New Roman"/>
                <w:b/>
                <w:bCs/>
                <w:sz w:val="15"/>
                <w:szCs w:val="15"/>
              </w:rPr>
              <w:t>TSG-RAN decision</w:t>
            </w:r>
          </w:p>
        </w:tc>
      </w:tr>
      <w:tr w:rsidR="0091271C" w:rsidRPr="00D341EB" w14:paraId="2996B8F0" w14:textId="77777777" w:rsidTr="00CF02E6">
        <w:trPr>
          <w:trHeight w:val="343"/>
        </w:trPr>
        <w:tc>
          <w:tcPr>
            <w:tcW w:w="374" w:type="pct"/>
            <w:shd w:val="clear" w:color="auto" w:fill="auto"/>
          </w:tcPr>
          <w:p w14:paraId="26AA6DB9" w14:textId="77777777" w:rsidR="0091271C" w:rsidRPr="004A3873" w:rsidRDefault="0091271C" w:rsidP="00CF02E6">
            <w:pPr>
              <w:snapToGrid w:val="0"/>
              <w:rPr>
                <w:rFonts w:ascii="Times New Roman" w:eastAsia="MS PGothic" w:hAnsi="Times New Roman"/>
                <w:sz w:val="15"/>
                <w:szCs w:val="15"/>
              </w:rPr>
            </w:pPr>
            <w:r w:rsidRPr="004A3873">
              <w:rPr>
                <w:rFonts w:ascii="Times New Roman" w:eastAsia="MS PGothic" w:hAnsi="Times New Roman"/>
                <w:sz w:val="15"/>
                <w:szCs w:val="15"/>
              </w:rPr>
              <w:lastRenderedPageBreak/>
              <w:t>eV2X</w:t>
            </w:r>
          </w:p>
        </w:tc>
        <w:tc>
          <w:tcPr>
            <w:tcW w:w="185" w:type="pct"/>
            <w:shd w:val="clear" w:color="auto" w:fill="auto"/>
          </w:tcPr>
          <w:p w14:paraId="7340199C" w14:textId="77777777" w:rsidR="0091271C" w:rsidRPr="004A3873" w:rsidRDefault="0091271C" w:rsidP="00CF02E6">
            <w:pPr>
              <w:snapToGrid w:val="0"/>
              <w:rPr>
                <w:rFonts w:ascii="Times New Roman" w:eastAsia="MS PGothic" w:hAnsi="Times New Roman"/>
                <w:sz w:val="15"/>
                <w:szCs w:val="15"/>
              </w:rPr>
            </w:pPr>
            <w:r w:rsidRPr="004A3873">
              <w:rPr>
                <w:rFonts w:ascii="Times New Roman" w:hAnsi="Times New Roman"/>
                <w:sz w:val="15"/>
                <w:szCs w:val="15"/>
              </w:rPr>
              <w:t>4-1</w:t>
            </w:r>
          </w:p>
        </w:tc>
        <w:tc>
          <w:tcPr>
            <w:tcW w:w="462" w:type="pct"/>
            <w:shd w:val="clear" w:color="auto" w:fill="auto"/>
          </w:tcPr>
          <w:p w14:paraId="7D2379D8" w14:textId="77777777" w:rsidR="0091271C" w:rsidRPr="004A3873" w:rsidRDefault="0091271C" w:rsidP="00CF02E6">
            <w:pPr>
              <w:rPr>
                <w:rFonts w:ascii="Times New Roman" w:hAnsi="Times New Roman"/>
                <w:sz w:val="15"/>
                <w:szCs w:val="15"/>
              </w:rPr>
            </w:pPr>
            <w:r w:rsidRPr="004A3873">
              <w:rPr>
                <w:rFonts w:ascii="Times New Roman" w:hAnsi="Times New Roman"/>
                <w:sz w:val="15"/>
                <w:szCs w:val="15"/>
              </w:rPr>
              <w:t>Enhancements to resource allocation with CA</w:t>
            </w:r>
          </w:p>
        </w:tc>
        <w:tc>
          <w:tcPr>
            <w:tcW w:w="508" w:type="pct"/>
            <w:shd w:val="clear" w:color="auto" w:fill="auto"/>
          </w:tcPr>
          <w:p w14:paraId="55063D31" w14:textId="77777777" w:rsidR="0091271C" w:rsidRPr="004A3873" w:rsidRDefault="0091271C" w:rsidP="00CF02E6">
            <w:pPr>
              <w:rPr>
                <w:rFonts w:ascii="Times New Roman" w:hAnsi="Times New Roman"/>
                <w:sz w:val="15"/>
                <w:szCs w:val="15"/>
              </w:rPr>
            </w:pPr>
            <w:r w:rsidRPr="004A3873">
              <w:rPr>
                <w:rFonts w:ascii="Times New Roman" w:hAnsi="Times New Roman"/>
                <w:sz w:val="15"/>
                <w:szCs w:val="15"/>
              </w:rPr>
              <w:t>Resource selection enhancements for UE with limited TX capabilities</w:t>
            </w:r>
          </w:p>
        </w:tc>
        <w:tc>
          <w:tcPr>
            <w:tcW w:w="555" w:type="pct"/>
            <w:shd w:val="clear" w:color="auto" w:fill="auto"/>
          </w:tcPr>
          <w:p w14:paraId="6B666607" w14:textId="77777777" w:rsidR="0091271C" w:rsidRPr="004A3873" w:rsidRDefault="0091271C" w:rsidP="00CF02E6">
            <w:pPr>
              <w:rPr>
                <w:rFonts w:ascii="Times New Roman" w:hAnsi="Times New Roman"/>
                <w:sz w:val="15"/>
                <w:szCs w:val="15"/>
              </w:rPr>
            </w:pPr>
          </w:p>
        </w:tc>
        <w:tc>
          <w:tcPr>
            <w:tcW w:w="554" w:type="pct"/>
            <w:shd w:val="clear" w:color="auto" w:fill="auto"/>
          </w:tcPr>
          <w:p w14:paraId="52650397" w14:textId="77777777" w:rsidR="0091271C" w:rsidRPr="004A3873" w:rsidRDefault="0091271C" w:rsidP="00CF02E6">
            <w:pPr>
              <w:rPr>
                <w:rFonts w:ascii="Times New Roman" w:hAnsi="Times New Roman"/>
                <w:sz w:val="15"/>
                <w:szCs w:val="15"/>
              </w:rPr>
            </w:pPr>
            <w:r w:rsidRPr="004A3873">
              <w:rPr>
                <w:rFonts w:ascii="Times New Roman" w:hAnsi="Times New Roman"/>
                <w:sz w:val="15"/>
                <w:szCs w:val="15"/>
              </w:rPr>
              <w:t>Yes</w:t>
            </w:r>
          </w:p>
        </w:tc>
        <w:tc>
          <w:tcPr>
            <w:tcW w:w="416" w:type="pct"/>
            <w:shd w:val="clear" w:color="auto" w:fill="auto"/>
          </w:tcPr>
          <w:p w14:paraId="0847AB2D" w14:textId="77777777" w:rsidR="0091271C" w:rsidRPr="004A3873" w:rsidRDefault="0091271C" w:rsidP="00CF02E6">
            <w:pPr>
              <w:rPr>
                <w:rFonts w:ascii="Times New Roman" w:hAnsi="Times New Roman"/>
                <w:sz w:val="15"/>
                <w:szCs w:val="15"/>
              </w:rPr>
            </w:pPr>
          </w:p>
        </w:tc>
        <w:tc>
          <w:tcPr>
            <w:tcW w:w="370" w:type="pct"/>
            <w:shd w:val="clear" w:color="auto" w:fill="auto"/>
          </w:tcPr>
          <w:p w14:paraId="407E7F5E" w14:textId="77777777" w:rsidR="0091271C" w:rsidRPr="004A3873" w:rsidRDefault="0091271C" w:rsidP="00CF02E6">
            <w:pPr>
              <w:rPr>
                <w:rFonts w:ascii="Times New Roman" w:hAnsi="Times New Roman"/>
                <w:sz w:val="15"/>
                <w:szCs w:val="15"/>
              </w:rPr>
            </w:pPr>
            <w:r w:rsidRPr="004A3873">
              <w:rPr>
                <w:rFonts w:ascii="Times New Roman" w:hAnsi="Times New Roman"/>
                <w:sz w:val="15"/>
                <w:szCs w:val="15"/>
              </w:rPr>
              <w:t>No</w:t>
            </w:r>
          </w:p>
        </w:tc>
        <w:tc>
          <w:tcPr>
            <w:tcW w:w="323" w:type="pct"/>
            <w:shd w:val="clear" w:color="auto" w:fill="auto"/>
            <w:vAlign w:val="center"/>
          </w:tcPr>
          <w:p w14:paraId="4FE8FE75" w14:textId="77777777" w:rsidR="0091271C" w:rsidRPr="004A3873" w:rsidRDefault="0091271C" w:rsidP="00CF02E6">
            <w:pPr>
              <w:snapToGrid w:val="0"/>
              <w:rPr>
                <w:rFonts w:ascii="Times New Roman" w:eastAsia="MS PGothic" w:hAnsi="Times New Roman"/>
                <w:sz w:val="15"/>
                <w:szCs w:val="15"/>
              </w:rPr>
            </w:pPr>
          </w:p>
        </w:tc>
        <w:tc>
          <w:tcPr>
            <w:tcW w:w="262" w:type="pct"/>
            <w:shd w:val="clear" w:color="auto" w:fill="auto"/>
            <w:vAlign w:val="center"/>
          </w:tcPr>
          <w:p w14:paraId="3876A905" w14:textId="77777777" w:rsidR="0091271C" w:rsidRPr="004A3873" w:rsidRDefault="0091271C" w:rsidP="00CF02E6">
            <w:pPr>
              <w:snapToGrid w:val="0"/>
              <w:rPr>
                <w:rFonts w:ascii="Times New Roman" w:eastAsia="MS PGothic" w:hAnsi="Times New Roman"/>
                <w:sz w:val="15"/>
                <w:szCs w:val="15"/>
              </w:rPr>
            </w:pPr>
          </w:p>
        </w:tc>
        <w:tc>
          <w:tcPr>
            <w:tcW w:w="299" w:type="pct"/>
            <w:shd w:val="clear" w:color="auto" w:fill="auto"/>
            <w:vAlign w:val="center"/>
          </w:tcPr>
          <w:p w14:paraId="3B3EE87A" w14:textId="77777777" w:rsidR="0091271C" w:rsidRPr="004A3873" w:rsidRDefault="0091271C" w:rsidP="00CF02E6">
            <w:pPr>
              <w:rPr>
                <w:rFonts w:ascii="Times New Roman" w:hAnsi="Times New Roman"/>
                <w:sz w:val="15"/>
                <w:szCs w:val="15"/>
              </w:rPr>
            </w:pPr>
          </w:p>
        </w:tc>
        <w:tc>
          <w:tcPr>
            <w:tcW w:w="392" w:type="pct"/>
            <w:shd w:val="clear" w:color="000000" w:fill="BFBFBF"/>
          </w:tcPr>
          <w:p w14:paraId="77696AFB" w14:textId="77777777" w:rsidR="0091271C" w:rsidRPr="004A3873" w:rsidRDefault="0091271C" w:rsidP="00CF02E6">
            <w:pPr>
              <w:jc w:val="center"/>
              <w:rPr>
                <w:rFonts w:ascii="Times New Roman" w:hAnsi="Times New Roman"/>
                <w:sz w:val="15"/>
                <w:szCs w:val="15"/>
              </w:rPr>
            </w:pPr>
            <w:r w:rsidRPr="004A3873">
              <w:rPr>
                <w:rFonts w:ascii="Times New Roman" w:hAnsi="Times New Roman"/>
                <w:sz w:val="15"/>
                <w:szCs w:val="15"/>
              </w:rPr>
              <w:t xml:space="preserve">Optional </w:t>
            </w:r>
          </w:p>
        </w:tc>
        <w:tc>
          <w:tcPr>
            <w:tcW w:w="300" w:type="pct"/>
            <w:shd w:val="clear" w:color="auto" w:fill="auto"/>
          </w:tcPr>
          <w:p w14:paraId="223A1725" w14:textId="77777777" w:rsidR="0091271C" w:rsidRPr="004A3873" w:rsidRDefault="0091271C" w:rsidP="00CF02E6">
            <w:pPr>
              <w:snapToGrid w:val="0"/>
              <w:rPr>
                <w:rFonts w:ascii="Times New Roman" w:eastAsia="MS PGothic" w:hAnsi="Times New Roman"/>
                <w:sz w:val="15"/>
                <w:szCs w:val="15"/>
              </w:rPr>
            </w:pPr>
          </w:p>
        </w:tc>
      </w:tr>
      <w:tr w:rsidR="0091271C" w:rsidRPr="00D341EB" w14:paraId="05538B0C" w14:textId="77777777" w:rsidTr="00CF02E6">
        <w:trPr>
          <w:trHeight w:val="343"/>
        </w:trPr>
        <w:tc>
          <w:tcPr>
            <w:tcW w:w="374" w:type="pct"/>
            <w:shd w:val="clear" w:color="auto" w:fill="auto"/>
          </w:tcPr>
          <w:p w14:paraId="1641A881" w14:textId="77777777" w:rsidR="0091271C" w:rsidRPr="004A3873" w:rsidRDefault="0091271C" w:rsidP="00CF02E6">
            <w:pPr>
              <w:snapToGrid w:val="0"/>
              <w:rPr>
                <w:rFonts w:ascii="Times New Roman" w:eastAsia="MS PGothic" w:hAnsi="Times New Roman"/>
                <w:sz w:val="15"/>
                <w:szCs w:val="15"/>
              </w:rPr>
            </w:pPr>
          </w:p>
        </w:tc>
        <w:tc>
          <w:tcPr>
            <w:tcW w:w="185" w:type="pct"/>
            <w:shd w:val="clear" w:color="auto" w:fill="auto"/>
          </w:tcPr>
          <w:p w14:paraId="6FEA241E" w14:textId="77777777" w:rsidR="0091271C" w:rsidRPr="004A3873" w:rsidRDefault="0091271C" w:rsidP="00CF02E6">
            <w:pPr>
              <w:snapToGrid w:val="0"/>
              <w:rPr>
                <w:rFonts w:ascii="Times New Roman" w:hAnsi="Times New Roman"/>
                <w:sz w:val="15"/>
                <w:szCs w:val="15"/>
              </w:rPr>
            </w:pPr>
            <w:r w:rsidRPr="004A3873">
              <w:rPr>
                <w:rFonts w:ascii="Times New Roman" w:hAnsi="Times New Roman"/>
                <w:sz w:val="15"/>
                <w:szCs w:val="15"/>
              </w:rPr>
              <w:t>4.2</w:t>
            </w:r>
          </w:p>
          <w:p w14:paraId="04788924" w14:textId="77777777" w:rsidR="0091271C" w:rsidRPr="004A3873" w:rsidRDefault="0091271C" w:rsidP="00CF02E6">
            <w:pPr>
              <w:rPr>
                <w:rFonts w:ascii="Times New Roman" w:hAnsi="Times New Roman"/>
                <w:sz w:val="15"/>
                <w:szCs w:val="15"/>
              </w:rPr>
            </w:pPr>
          </w:p>
        </w:tc>
        <w:tc>
          <w:tcPr>
            <w:tcW w:w="462" w:type="pct"/>
            <w:shd w:val="clear" w:color="auto" w:fill="auto"/>
          </w:tcPr>
          <w:p w14:paraId="1F31CF78" w14:textId="77777777" w:rsidR="0091271C" w:rsidRPr="004A3873" w:rsidRDefault="0091271C" w:rsidP="00CF02E6">
            <w:pPr>
              <w:rPr>
                <w:rFonts w:ascii="Times New Roman" w:hAnsi="Times New Roman"/>
                <w:sz w:val="15"/>
                <w:szCs w:val="15"/>
              </w:rPr>
            </w:pPr>
            <w:r w:rsidRPr="004A3873">
              <w:rPr>
                <w:rFonts w:ascii="Times New Roman" w:hAnsi="Times New Roman"/>
                <w:sz w:val="15"/>
                <w:szCs w:val="15"/>
              </w:rPr>
              <w:t>Synchronization enhancements for CA with single carrier SLSS transmission</w:t>
            </w:r>
          </w:p>
        </w:tc>
        <w:tc>
          <w:tcPr>
            <w:tcW w:w="508" w:type="pct"/>
            <w:shd w:val="clear" w:color="auto" w:fill="auto"/>
          </w:tcPr>
          <w:p w14:paraId="54F0FA92" w14:textId="77777777" w:rsidR="0091271C" w:rsidRPr="004A3873" w:rsidRDefault="0091271C" w:rsidP="00CF02E6">
            <w:pPr>
              <w:rPr>
                <w:rFonts w:ascii="Times New Roman" w:hAnsi="Times New Roman"/>
                <w:sz w:val="15"/>
                <w:szCs w:val="15"/>
              </w:rPr>
            </w:pPr>
          </w:p>
        </w:tc>
        <w:tc>
          <w:tcPr>
            <w:tcW w:w="555" w:type="pct"/>
            <w:shd w:val="clear" w:color="auto" w:fill="auto"/>
          </w:tcPr>
          <w:p w14:paraId="3BC993EC" w14:textId="77777777" w:rsidR="0091271C" w:rsidRPr="004A3873" w:rsidRDefault="0091271C" w:rsidP="00CF02E6">
            <w:pPr>
              <w:rPr>
                <w:rFonts w:ascii="Times New Roman" w:hAnsi="Times New Roman"/>
                <w:sz w:val="15"/>
                <w:szCs w:val="15"/>
              </w:rPr>
            </w:pPr>
          </w:p>
        </w:tc>
        <w:tc>
          <w:tcPr>
            <w:tcW w:w="554" w:type="pct"/>
            <w:shd w:val="clear" w:color="auto" w:fill="auto"/>
          </w:tcPr>
          <w:p w14:paraId="3F3C9941" w14:textId="77777777" w:rsidR="0091271C" w:rsidRPr="004A3873" w:rsidRDefault="0091271C" w:rsidP="00CF02E6">
            <w:pPr>
              <w:rPr>
                <w:rFonts w:ascii="Times New Roman" w:hAnsi="Times New Roman"/>
                <w:sz w:val="15"/>
                <w:szCs w:val="15"/>
              </w:rPr>
            </w:pPr>
          </w:p>
        </w:tc>
        <w:tc>
          <w:tcPr>
            <w:tcW w:w="416" w:type="pct"/>
            <w:shd w:val="clear" w:color="auto" w:fill="auto"/>
          </w:tcPr>
          <w:p w14:paraId="12D02842" w14:textId="77777777" w:rsidR="0091271C" w:rsidRPr="004A3873" w:rsidRDefault="0091271C" w:rsidP="00CF02E6">
            <w:pPr>
              <w:rPr>
                <w:rFonts w:ascii="Times New Roman" w:hAnsi="Times New Roman"/>
                <w:sz w:val="15"/>
                <w:szCs w:val="15"/>
              </w:rPr>
            </w:pPr>
          </w:p>
        </w:tc>
        <w:tc>
          <w:tcPr>
            <w:tcW w:w="370" w:type="pct"/>
            <w:shd w:val="clear" w:color="auto" w:fill="auto"/>
          </w:tcPr>
          <w:p w14:paraId="56A5370E" w14:textId="77777777" w:rsidR="0091271C" w:rsidRPr="004A3873" w:rsidRDefault="0091271C" w:rsidP="00CF02E6">
            <w:pPr>
              <w:rPr>
                <w:rFonts w:ascii="Times New Roman" w:hAnsi="Times New Roman"/>
                <w:sz w:val="15"/>
                <w:szCs w:val="15"/>
              </w:rPr>
            </w:pPr>
          </w:p>
        </w:tc>
        <w:tc>
          <w:tcPr>
            <w:tcW w:w="323" w:type="pct"/>
            <w:shd w:val="clear" w:color="auto" w:fill="auto"/>
            <w:vAlign w:val="center"/>
          </w:tcPr>
          <w:p w14:paraId="1B3DEE14" w14:textId="77777777" w:rsidR="0091271C" w:rsidRPr="004A3873" w:rsidRDefault="0091271C" w:rsidP="00CF02E6">
            <w:pPr>
              <w:snapToGrid w:val="0"/>
              <w:rPr>
                <w:rFonts w:ascii="Times New Roman" w:eastAsia="MS PGothic" w:hAnsi="Times New Roman"/>
                <w:sz w:val="15"/>
                <w:szCs w:val="15"/>
              </w:rPr>
            </w:pPr>
          </w:p>
        </w:tc>
        <w:tc>
          <w:tcPr>
            <w:tcW w:w="262" w:type="pct"/>
            <w:shd w:val="clear" w:color="auto" w:fill="auto"/>
            <w:vAlign w:val="center"/>
          </w:tcPr>
          <w:p w14:paraId="31E32E83" w14:textId="77777777" w:rsidR="0091271C" w:rsidRPr="004A3873" w:rsidRDefault="0091271C" w:rsidP="00CF02E6">
            <w:pPr>
              <w:snapToGrid w:val="0"/>
              <w:rPr>
                <w:rFonts w:ascii="Times New Roman" w:eastAsia="MS PGothic" w:hAnsi="Times New Roman"/>
                <w:sz w:val="15"/>
                <w:szCs w:val="15"/>
              </w:rPr>
            </w:pPr>
          </w:p>
        </w:tc>
        <w:tc>
          <w:tcPr>
            <w:tcW w:w="299" w:type="pct"/>
            <w:shd w:val="clear" w:color="auto" w:fill="auto"/>
            <w:vAlign w:val="center"/>
          </w:tcPr>
          <w:p w14:paraId="737C28BC" w14:textId="77777777" w:rsidR="0091271C" w:rsidRPr="004A3873" w:rsidRDefault="0091271C" w:rsidP="00CF02E6">
            <w:pPr>
              <w:rPr>
                <w:rFonts w:ascii="Times New Roman" w:hAnsi="Times New Roman"/>
                <w:sz w:val="15"/>
                <w:szCs w:val="15"/>
              </w:rPr>
            </w:pPr>
          </w:p>
        </w:tc>
        <w:tc>
          <w:tcPr>
            <w:tcW w:w="392" w:type="pct"/>
            <w:shd w:val="clear" w:color="000000" w:fill="BFBFBF"/>
          </w:tcPr>
          <w:p w14:paraId="7D33A9A2" w14:textId="77777777" w:rsidR="0091271C" w:rsidRPr="004A3873" w:rsidRDefault="0091271C" w:rsidP="00CF02E6">
            <w:pPr>
              <w:jc w:val="center"/>
              <w:rPr>
                <w:rFonts w:ascii="Times New Roman" w:hAnsi="Times New Roman"/>
                <w:sz w:val="15"/>
                <w:szCs w:val="15"/>
              </w:rPr>
            </w:pPr>
            <w:r w:rsidRPr="004A3873">
              <w:rPr>
                <w:rFonts w:ascii="Times New Roman" w:hAnsi="Times New Roman"/>
                <w:sz w:val="15"/>
                <w:szCs w:val="15"/>
              </w:rPr>
              <w:t>Optional</w:t>
            </w:r>
          </w:p>
        </w:tc>
        <w:tc>
          <w:tcPr>
            <w:tcW w:w="300" w:type="pct"/>
            <w:shd w:val="clear" w:color="auto" w:fill="auto"/>
          </w:tcPr>
          <w:p w14:paraId="41FF9713" w14:textId="77777777" w:rsidR="0091271C" w:rsidRPr="004A3873" w:rsidRDefault="0091271C" w:rsidP="00CF02E6">
            <w:pPr>
              <w:snapToGrid w:val="0"/>
              <w:rPr>
                <w:rFonts w:ascii="Times New Roman" w:eastAsia="MS PGothic" w:hAnsi="Times New Roman"/>
                <w:sz w:val="15"/>
                <w:szCs w:val="15"/>
              </w:rPr>
            </w:pPr>
          </w:p>
        </w:tc>
      </w:tr>
      <w:tr w:rsidR="0091271C" w:rsidRPr="00D341EB" w14:paraId="337351CA" w14:textId="77777777" w:rsidTr="00CF02E6">
        <w:trPr>
          <w:trHeight w:val="343"/>
        </w:trPr>
        <w:tc>
          <w:tcPr>
            <w:tcW w:w="374" w:type="pct"/>
            <w:shd w:val="clear" w:color="auto" w:fill="auto"/>
          </w:tcPr>
          <w:p w14:paraId="710A0859" w14:textId="77777777" w:rsidR="0091271C" w:rsidRPr="004A3873" w:rsidRDefault="0091271C" w:rsidP="00CF02E6">
            <w:pPr>
              <w:snapToGrid w:val="0"/>
              <w:rPr>
                <w:rFonts w:ascii="Times New Roman" w:eastAsia="MS PGothic" w:hAnsi="Times New Roman"/>
                <w:sz w:val="15"/>
                <w:szCs w:val="15"/>
              </w:rPr>
            </w:pPr>
          </w:p>
        </w:tc>
        <w:tc>
          <w:tcPr>
            <w:tcW w:w="185" w:type="pct"/>
            <w:shd w:val="clear" w:color="auto" w:fill="auto"/>
          </w:tcPr>
          <w:p w14:paraId="28EF38FE" w14:textId="77777777" w:rsidR="0091271C" w:rsidRPr="004A3873" w:rsidRDefault="0091271C" w:rsidP="00CF02E6">
            <w:pPr>
              <w:snapToGrid w:val="0"/>
              <w:rPr>
                <w:rFonts w:ascii="Times New Roman" w:hAnsi="Times New Roman"/>
                <w:sz w:val="15"/>
                <w:szCs w:val="15"/>
              </w:rPr>
            </w:pPr>
            <w:r w:rsidRPr="004A3873">
              <w:rPr>
                <w:rFonts w:ascii="Times New Roman" w:hAnsi="Times New Roman"/>
                <w:sz w:val="15"/>
                <w:szCs w:val="15"/>
              </w:rPr>
              <w:t>4.3</w:t>
            </w:r>
          </w:p>
        </w:tc>
        <w:tc>
          <w:tcPr>
            <w:tcW w:w="462" w:type="pct"/>
            <w:shd w:val="clear" w:color="auto" w:fill="auto"/>
          </w:tcPr>
          <w:p w14:paraId="7C6A2915" w14:textId="77777777" w:rsidR="0091271C" w:rsidRPr="004A3873" w:rsidRDefault="0091271C" w:rsidP="00CF02E6">
            <w:pPr>
              <w:rPr>
                <w:rFonts w:ascii="Times New Roman" w:hAnsi="Times New Roman"/>
                <w:sz w:val="15"/>
                <w:szCs w:val="15"/>
              </w:rPr>
            </w:pPr>
            <w:r w:rsidRPr="004A3873">
              <w:rPr>
                <w:rFonts w:ascii="Times New Roman" w:hAnsi="Times New Roman"/>
                <w:sz w:val="15"/>
                <w:szCs w:val="15"/>
              </w:rPr>
              <w:t>Synchronization enhancements for CA with multiple carrier SLSS transmission</w:t>
            </w:r>
          </w:p>
        </w:tc>
        <w:tc>
          <w:tcPr>
            <w:tcW w:w="508" w:type="pct"/>
            <w:shd w:val="clear" w:color="auto" w:fill="auto"/>
          </w:tcPr>
          <w:p w14:paraId="0FB70F68" w14:textId="77777777" w:rsidR="0091271C" w:rsidRPr="004A3873" w:rsidRDefault="0091271C" w:rsidP="00CF02E6">
            <w:pPr>
              <w:rPr>
                <w:rFonts w:ascii="Times New Roman" w:hAnsi="Times New Roman"/>
                <w:sz w:val="15"/>
                <w:szCs w:val="15"/>
              </w:rPr>
            </w:pPr>
          </w:p>
        </w:tc>
        <w:tc>
          <w:tcPr>
            <w:tcW w:w="555" w:type="pct"/>
            <w:shd w:val="clear" w:color="auto" w:fill="auto"/>
          </w:tcPr>
          <w:p w14:paraId="7CD6B729" w14:textId="77777777" w:rsidR="0091271C" w:rsidRPr="004A3873" w:rsidRDefault="0091271C" w:rsidP="00CF02E6">
            <w:pPr>
              <w:rPr>
                <w:rFonts w:ascii="Times New Roman" w:hAnsi="Times New Roman"/>
                <w:sz w:val="15"/>
                <w:szCs w:val="15"/>
              </w:rPr>
            </w:pPr>
          </w:p>
        </w:tc>
        <w:tc>
          <w:tcPr>
            <w:tcW w:w="554" w:type="pct"/>
            <w:shd w:val="clear" w:color="auto" w:fill="auto"/>
          </w:tcPr>
          <w:p w14:paraId="543D8A71" w14:textId="77777777" w:rsidR="0091271C" w:rsidRPr="004A3873" w:rsidRDefault="0091271C" w:rsidP="00CF02E6">
            <w:pPr>
              <w:rPr>
                <w:rFonts w:ascii="Times New Roman" w:hAnsi="Times New Roman"/>
                <w:sz w:val="15"/>
                <w:szCs w:val="15"/>
              </w:rPr>
            </w:pPr>
          </w:p>
        </w:tc>
        <w:tc>
          <w:tcPr>
            <w:tcW w:w="416" w:type="pct"/>
            <w:shd w:val="clear" w:color="auto" w:fill="auto"/>
          </w:tcPr>
          <w:p w14:paraId="57F4F647" w14:textId="77777777" w:rsidR="0091271C" w:rsidRPr="004A3873" w:rsidRDefault="0091271C" w:rsidP="00CF02E6">
            <w:pPr>
              <w:rPr>
                <w:rFonts w:ascii="Times New Roman" w:hAnsi="Times New Roman"/>
                <w:sz w:val="15"/>
                <w:szCs w:val="15"/>
              </w:rPr>
            </w:pPr>
          </w:p>
        </w:tc>
        <w:tc>
          <w:tcPr>
            <w:tcW w:w="370" w:type="pct"/>
            <w:shd w:val="clear" w:color="auto" w:fill="auto"/>
          </w:tcPr>
          <w:p w14:paraId="6B98EAD7" w14:textId="77777777" w:rsidR="0091271C" w:rsidRPr="004A3873" w:rsidRDefault="0091271C" w:rsidP="00CF02E6">
            <w:pPr>
              <w:rPr>
                <w:rFonts w:ascii="Times New Roman" w:hAnsi="Times New Roman"/>
                <w:sz w:val="15"/>
                <w:szCs w:val="15"/>
              </w:rPr>
            </w:pPr>
          </w:p>
        </w:tc>
        <w:tc>
          <w:tcPr>
            <w:tcW w:w="323" w:type="pct"/>
            <w:shd w:val="clear" w:color="auto" w:fill="auto"/>
            <w:vAlign w:val="center"/>
          </w:tcPr>
          <w:p w14:paraId="64762D45" w14:textId="77777777" w:rsidR="0091271C" w:rsidRPr="004A3873" w:rsidRDefault="0091271C" w:rsidP="00CF02E6">
            <w:pPr>
              <w:snapToGrid w:val="0"/>
              <w:rPr>
                <w:rFonts w:ascii="Times New Roman" w:eastAsia="MS PGothic" w:hAnsi="Times New Roman"/>
                <w:sz w:val="15"/>
                <w:szCs w:val="15"/>
              </w:rPr>
            </w:pPr>
          </w:p>
        </w:tc>
        <w:tc>
          <w:tcPr>
            <w:tcW w:w="262" w:type="pct"/>
            <w:shd w:val="clear" w:color="auto" w:fill="auto"/>
            <w:vAlign w:val="center"/>
          </w:tcPr>
          <w:p w14:paraId="24B390F3" w14:textId="77777777" w:rsidR="0091271C" w:rsidRPr="004A3873" w:rsidRDefault="0091271C" w:rsidP="00CF02E6">
            <w:pPr>
              <w:snapToGrid w:val="0"/>
              <w:rPr>
                <w:rFonts w:ascii="Times New Roman" w:eastAsia="MS PGothic" w:hAnsi="Times New Roman"/>
                <w:sz w:val="15"/>
                <w:szCs w:val="15"/>
              </w:rPr>
            </w:pPr>
          </w:p>
        </w:tc>
        <w:tc>
          <w:tcPr>
            <w:tcW w:w="299" w:type="pct"/>
            <w:shd w:val="clear" w:color="auto" w:fill="auto"/>
            <w:vAlign w:val="center"/>
          </w:tcPr>
          <w:p w14:paraId="17CC8ECD" w14:textId="77777777" w:rsidR="0091271C" w:rsidRPr="004A3873" w:rsidRDefault="0091271C" w:rsidP="00CF02E6">
            <w:pPr>
              <w:rPr>
                <w:rFonts w:ascii="Times New Roman" w:hAnsi="Times New Roman"/>
                <w:sz w:val="15"/>
                <w:szCs w:val="15"/>
              </w:rPr>
            </w:pPr>
          </w:p>
        </w:tc>
        <w:tc>
          <w:tcPr>
            <w:tcW w:w="392" w:type="pct"/>
            <w:shd w:val="clear" w:color="000000" w:fill="BFBFBF"/>
          </w:tcPr>
          <w:p w14:paraId="1D8EFDC1" w14:textId="77777777" w:rsidR="0091271C" w:rsidRPr="004A3873" w:rsidRDefault="0091271C" w:rsidP="00CF02E6">
            <w:pPr>
              <w:jc w:val="center"/>
              <w:rPr>
                <w:rFonts w:ascii="Times New Roman" w:hAnsi="Times New Roman"/>
                <w:sz w:val="15"/>
                <w:szCs w:val="15"/>
              </w:rPr>
            </w:pPr>
            <w:r w:rsidRPr="004A3873">
              <w:rPr>
                <w:rFonts w:ascii="Times New Roman" w:hAnsi="Times New Roman"/>
                <w:sz w:val="15"/>
                <w:szCs w:val="15"/>
              </w:rPr>
              <w:t>Optional</w:t>
            </w:r>
          </w:p>
        </w:tc>
        <w:tc>
          <w:tcPr>
            <w:tcW w:w="300" w:type="pct"/>
            <w:shd w:val="clear" w:color="auto" w:fill="auto"/>
          </w:tcPr>
          <w:p w14:paraId="11A9A032" w14:textId="77777777" w:rsidR="0091271C" w:rsidRPr="004A3873" w:rsidRDefault="0091271C" w:rsidP="00CF02E6">
            <w:pPr>
              <w:snapToGrid w:val="0"/>
              <w:rPr>
                <w:rFonts w:ascii="Times New Roman" w:eastAsia="MS PGothic" w:hAnsi="Times New Roman"/>
                <w:sz w:val="15"/>
                <w:szCs w:val="15"/>
              </w:rPr>
            </w:pPr>
          </w:p>
        </w:tc>
      </w:tr>
      <w:tr w:rsidR="0091271C" w:rsidRPr="00D341EB" w14:paraId="7BC21C1A" w14:textId="77777777" w:rsidTr="00CF02E6">
        <w:trPr>
          <w:trHeight w:val="343"/>
        </w:trPr>
        <w:tc>
          <w:tcPr>
            <w:tcW w:w="374" w:type="pct"/>
            <w:shd w:val="clear" w:color="auto" w:fill="auto"/>
          </w:tcPr>
          <w:p w14:paraId="6A1591FD" w14:textId="77777777" w:rsidR="0091271C" w:rsidRPr="004A3873" w:rsidRDefault="0091271C" w:rsidP="00CF02E6">
            <w:pPr>
              <w:snapToGrid w:val="0"/>
              <w:rPr>
                <w:rFonts w:ascii="Times New Roman" w:eastAsia="MS PGothic" w:hAnsi="Times New Roman"/>
                <w:sz w:val="15"/>
                <w:szCs w:val="15"/>
              </w:rPr>
            </w:pPr>
          </w:p>
        </w:tc>
        <w:tc>
          <w:tcPr>
            <w:tcW w:w="185" w:type="pct"/>
            <w:shd w:val="clear" w:color="auto" w:fill="auto"/>
          </w:tcPr>
          <w:p w14:paraId="588E8E6B" w14:textId="77777777" w:rsidR="0091271C" w:rsidRPr="004A3873" w:rsidRDefault="0091271C" w:rsidP="00CF02E6">
            <w:pPr>
              <w:snapToGrid w:val="0"/>
              <w:rPr>
                <w:rFonts w:ascii="Times New Roman" w:eastAsia="MS PGothic" w:hAnsi="Times New Roman"/>
                <w:sz w:val="15"/>
                <w:szCs w:val="15"/>
              </w:rPr>
            </w:pPr>
            <w:r w:rsidRPr="004A3873">
              <w:rPr>
                <w:rFonts w:ascii="Times New Roman" w:eastAsia="MS PGothic" w:hAnsi="Times New Roman"/>
                <w:sz w:val="15"/>
                <w:szCs w:val="15"/>
              </w:rPr>
              <w:t>4-4</w:t>
            </w:r>
          </w:p>
        </w:tc>
        <w:tc>
          <w:tcPr>
            <w:tcW w:w="462" w:type="pct"/>
            <w:shd w:val="clear" w:color="auto" w:fill="auto"/>
          </w:tcPr>
          <w:p w14:paraId="6FFA9435" w14:textId="77777777" w:rsidR="0091271C" w:rsidRPr="004A3873" w:rsidRDefault="0091271C" w:rsidP="00CF02E6">
            <w:pPr>
              <w:rPr>
                <w:rFonts w:ascii="Times New Roman" w:hAnsi="Times New Roman"/>
                <w:sz w:val="15"/>
                <w:szCs w:val="15"/>
              </w:rPr>
            </w:pPr>
            <w:r w:rsidRPr="004A3873">
              <w:rPr>
                <w:rFonts w:ascii="Times New Roman" w:hAnsi="Times New Roman"/>
                <w:sz w:val="15"/>
                <w:szCs w:val="15"/>
              </w:rPr>
              <w:t>Support of 64-QAM RX</w:t>
            </w:r>
          </w:p>
        </w:tc>
        <w:tc>
          <w:tcPr>
            <w:tcW w:w="508" w:type="pct"/>
            <w:shd w:val="clear" w:color="auto" w:fill="auto"/>
          </w:tcPr>
          <w:p w14:paraId="7B14A053" w14:textId="77777777" w:rsidR="0091271C" w:rsidRPr="004A3873" w:rsidRDefault="0091271C" w:rsidP="00CF02E6">
            <w:pPr>
              <w:rPr>
                <w:rFonts w:ascii="Times New Roman" w:hAnsi="Times New Roman"/>
                <w:sz w:val="15"/>
                <w:szCs w:val="15"/>
              </w:rPr>
            </w:pPr>
          </w:p>
        </w:tc>
        <w:tc>
          <w:tcPr>
            <w:tcW w:w="555" w:type="pct"/>
            <w:shd w:val="clear" w:color="auto" w:fill="auto"/>
          </w:tcPr>
          <w:p w14:paraId="61577FB8" w14:textId="77777777" w:rsidR="0091271C" w:rsidRPr="004A3873" w:rsidRDefault="0091271C" w:rsidP="00CF02E6">
            <w:pPr>
              <w:rPr>
                <w:rFonts w:ascii="Times New Roman" w:hAnsi="Times New Roman"/>
                <w:sz w:val="15"/>
                <w:szCs w:val="15"/>
              </w:rPr>
            </w:pPr>
            <w:r w:rsidRPr="004A3873">
              <w:rPr>
                <w:rFonts w:ascii="Times New Roman" w:hAnsi="Times New Roman"/>
                <w:sz w:val="15"/>
                <w:szCs w:val="15"/>
              </w:rPr>
              <w:t>4-6</w:t>
            </w:r>
          </w:p>
        </w:tc>
        <w:tc>
          <w:tcPr>
            <w:tcW w:w="554" w:type="pct"/>
            <w:shd w:val="clear" w:color="auto" w:fill="auto"/>
          </w:tcPr>
          <w:p w14:paraId="74CBA183" w14:textId="77777777" w:rsidR="0091271C" w:rsidRPr="004A3873" w:rsidRDefault="0091271C" w:rsidP="00CF02E6">
            <w:pPr>
              <w:rPr>
                <w:rFonts w:ascii="Times New Roman" w:hAnsi="Times New Roman"/>
                <w:sz w:val="15"/>
                <w:szCs w:val="15"/>
              </w:rPr>
            </w:pPr>
          </w:p>
        </w:tc>
        <w:tc>
          <w:tcPr>
            <w:tcW w:w="416" w:type="pct"/>
            <w:shd w:val="clear" w:color="auto" w:fill="auto"/>
          </w:tcPr>
          <w:p w14:paraId="43001F77" w14:textId="77777777" w:rsidR="0091271C" w:rsidRPr="004A3873" w:rsidRDefault="0091271C" w:rsidP="00CF02E6">
            <w:pPr>
              <w:rPr>
                <w:rFonts w:ascii="Times New Roman" w:hAnsi="Times New Roman"/>
                <w:sz w:val="15"/>
                <w:szCs w:val="15"/>
              </w:rPr>
            </w:pPr>
          </w:p>
        </w:tc>
        <w:tc>
          <w:tcPr>
            <w:tcW w:w="370" w:type="pct"/>
            <w:shd w:val="clear" w:color="auto" w:fill="auto"/>
          </w:tcPr>
          <w:p w14:paraId="76C40240" w14:textId="77777777" w:rsidR="0091271C" w:rsidRPr="004A3873" w:rsidRDefault="0091271C" w:rsidP="00CF02E6">
            <w:pPr>
              <w:rPr>
                <w:rFonts w:ascii="Times New Roman" w:hAnsi="Times New Roman"/>
                <w:sz w:val="15"/>
                <w:szCs w:val="15"/>
              </w:rPr>
            </w:pPr>
          </w:p>
        </w:tc>
        <w:tc>
          <w:tcPr>
            <w:tcW w:w="323" w:type="pct"/>
            <w:shd w:val="clear" w:color="auto" w:fill="auto"/>
            <w:vAlign w:val="center"/>
          </w:tcPr>
          <w:p w14:paraId="58975246" w14:textId="77777777" w:rsidR="0091271C" w:rsidRPr="004A3873" w:rsidRDefault="0091271C" w:rsidP="00CF02E6">
            <w:pPr>
              <w:snapToGrid w:val="0"/>
              <w:rPr>
                <w:rFonts w:ascii="Times New Roman" w:eastAsia="MS PGothic" w:hAnsi="Times New Roman"/>
                <w:sz w:val="15"/>
                <w:szCs w:val="15"/>
              </w:rPr>
            </w:pPr>
          </w:p>
        </w:tc>
        <w:tc>
          <w:tcPr>
            <w:tcW w:w="262" w:type="pct"/>
            <w:shd w:val="clear" w:color="auto" w:fill="auto"/>
            <w:vAlign w:val="center"/>
          </w:tcPr>
          <w:p w14:paraId="403C3F8A" w14:textId="77777777" w:rsidR="0091271C" w:rsidRPr="004A3873" w:rsidRDefault="0091271C" w:rsidP="00CF02E6">
            <w:pPr>
              <w:snapToGrid w:val="0"/>
              <w:rPr>
                <w:rFonts w:ascii="Times New Roman" w:eastAsia="MS PGothic" w:hAnsi="Times New Roman"/>
                <w:sz w:val="15"/>
                <w:szCs w:val="15"/>
              </w:rPr>
            </w:pPr>
          </w:p>
        </w:tc>
        <w:tc>
          <w:tcPr>
            <w:tcW w:w="299" w:type="pct"/>
            <w:shd w:val="clear" w:color="auto" w:fill="auto"/>
            <w:vAlign w:val="center"/>
          </w:tcPr>
          <w:p w14:paraId="625E717D" w14:textId="77777777" w:rsidR="0091271C" w:rsidRPr="004A3873" w:rsidRDefault="0091271C" w:rsidP="00CF02E6">
            <w:pPr>
              <w:rPr>
                <w:rFonts w:ascii="Times New Roman" w:hAnsi="Times New Roman"/>
                <w:sz w:val="15"/>
                <w:szCs w:val="15"/>
              </w:rPr>
            </w:pPr>
          </w:p>
        </w:tc>
        <w:tc>
          <w:tcPr>
            <w:tcW w:w="392" w:type="pct"/>
            <w:shd w:val="clear" w:color="000000" w:fill="BFBFBF"/>
          </w:tcPr>
          <w:p w14:paraId="5C34B8E0" w14:textId="77777777" w:rsidR="0091271C" w:rsidRPr="004A3873" w:rsidRDefault="0091271C" w:rsidP="00CF02E6">
            <w:pPr>
              <w:jc w:val="center"/>
              <w:rPr>
                <w:rFonts w:ascii="Times New Roman" w:hAnsi="Times New Roman"/>
                <w:sz w:val="15"/>
                <w:szCs w:val="15"/>
              </w:rPr>
            </w:pPr>
            <w:r w:rsidRPr="004A3873">
              <w:rPr>
                <w:rFonts w:ascii="Times New Roman" w:hAnsi="Times New Roman"/>
                <w:sz w:val="15"/>
                <w:szCs w:val="15"/>
              </w:rPr>
              <w:t>Mandatory</w:t>
            </w:r>
          </w:p>
        </w:tc>
        <w:tc>
          <w:tcPr>
            <w:tcW w:w="300" w:type="pct"/>
            <w:shd w:val="clear" w:color="auto" w:fill="auto"/>
          </w:tcPr>
          <w:p w14:paraId="6DA55BDD" w14:textId="77777777" w:rsidR="0091271C" w:rsidRPr="004A3873" w:rsidRDefault="0091271C" w:rsidP="00CF02E6">
            <w:pPr>
              <w:snapToGrid w:val="0"/>
              <w:rPr>
                <w:rFonts w:ascii="Times New Roman" w:eastAsia="MS PGothic" w:hAnsi="Times New Roman"/>
                <w:sz w:val="15"/>
                <w:szCs w:val="15"/>
              </w:rPr>
            </w:pPr>
          </w:p>
        </w:tc>
      </w:tr>
      <w:tr w:rsidR="0091271C" w:rsidRPr="00D341EB" w14:paraId="28B47FA9" w14:textId="77777777" w:rsidTr="00CF02E6">
        <w:trPr>
          <w:trHeight w:val="343"/>
        </w:trPr>
        <w:tc>
          <w:tcPr>
            <w:tcW w:w="374" w:type="pct"/>
            <w:shd w:val="clear" w:color="auto" w:fill="auto"/>
          </w:tcPr>
          <w:p w14:paraId="60BD0429" w14:textId="77777777" w:rsidR="0091271C" w:rsidRPr="004A3873" w:rsidRDefault="0091271C" w:rsidP="00CF02E6">
            <w:pPr>
              <w:snapToGrid w:val="0"/>
              <w:rPr>
                <w:rFonts w:ascii="Times New Roman" w:eastAsia="MS PGothic" w:hAnsi="Times New Roman"/>
                <w:sz w:val="15"/>
                <w:szCs w:val="15"/>
              </w:rPr>
            </w:pPr>
          </w:p>
        </w:tc>
        <w:tc>
          <w:tcPr>
            <w:tcW w:w="185" w:type="pct"/>
            <w:shd w:val="clear" w:color="auto" w:fill="auto"/>
          </w:tcPr>
          <w:p w14:paraId="4E557654" w14:textId="77777777" w:rsidR="0091271C" w:rsidRPr="004A3873" w:rsidRDefault="0091271C" w:rsidP="00CF02E6">
            <w:pPr>
              <w:snapToGrid w:val="0"/>
              <w:rPr>
                <w:rFonts w:ascii="Times New Roman" w:eastAsia="MS PGothic" w:hAnsi="Times New Roman"/>
                <w:sz w:val="15"/>
                <w:szCs w:val="15"/>
              </w:rPr>
            </w:pPr>
            <w:r w:rsidRPr="004A3873">
              <w:rPr>
                <w:rFonts w:ascii="Times New Roman" w:eastAsia="MS PGothic" w:hAnsi="Times New Roman"/>
                <w:sz w:val="15"/>
                <w:szCs w:val="15"/>
              </w:rPr>
              <w:t>4-5</w:t>
            </w:r>
          </w:p>
        </w:tc>
        <w:tc>
          <w:tcPr>
            <w:tcW w:w="462" w:type="pct"/>
            <w:shd w:val="clear" w:color="auto" w:fill="auto"/>
          </w:tcPr>
          <w:p w14:paraId="3FA961C3" w14:textId="77777777" w:rsidR="0091271C" w:rsidRPr="004A3873" w:rsidRDefault="0091271C" w:rsidP="00CF02E6">
            <w:pPr>
              <w:rPr>
                <w:rFonts w:ascii="Times New Roman" w:hAnsi="Times New Roman"/>
                <w:sz w:val="15"/>
                <w:szCs w:val="15"/>
              </w:rPr>
            </w:pPr>
            <w:r w:rsidRPr="004A3873">
              <w:rPr>
                <w:rFonts w:ascii="Times New Roman" w:hAnsi="Times New Roman"/>
                <w:sz w:val="15"/>
                <w:szCs w:val="15"/>
              </w:rPr>
              <w:t>Support of 64-QAM TX</w:t>
            </w:r>
          </w:p>
        </w:tc>
        <w:tc>
          <w:tcPr>
            <w:tcW w:w="508" w:type="pct"/>
            <w:shd w:val="clear" w:color="auto" w:fill="auto"/>
          </w:tcPr>
          <w:p w14:paraId="6018493C" w14:textId="77777777" w:rsidR="0091271C" w:rsidRPr="004A3873" w:rsidRDefault="0091271C" w:rsidP="00CF02E6">
            <w:pPr>
              <w:rPr>
                <w:rFonts w:ascii="Times New Roman" w:hAnsi="Times New Roman"/>
                <w:sz w:val="15"/>
                <w:szCs w:val="15"/>
              </w:rPr>
            </w:pPr>
          </w:p>
        </w:tc>
        <w:tc>
          <w:tcPr>
            <w:tcW w:w="555" w:type="pct"/>
            <w:shd w:val="clear" w:color="auto" w:fill="auto"/>
          </w:tcPr>
          <w:p w14:paraId="1EBE6302" w14:textId="77777777" w:rsidR="0091271C" w:rsidRPr="004A3873" w:rsidRDefault="0091271C" w:rsidP="00CF02E6">
            <w:pPr>
              <w:rPr>
                <w:rFonts w:ascii="Times New Roman" w:hAnsi="Times New Roman"/>
                <w:sz w:val="15"/>
                <w:szCs w:val="15"/>
              </w:rPr>
            </w:pPr>
            <w:r w:rsidRPr="004A3873">
              <w:rPr>
                <w:rFonts w:ascii="Times New Roman" w:hAnsi="Times New Roman"/>
                <w:sz w:val="15"/>
                <w:szCs w:val="15"/>
              </w:rPr>
              <w:t>4-6</w:t>
            </w:r>
          </w:p>
        </w:tc>
        <w:tc>
          <w:tcPr>
            <w:tcW w:w="554" w:type="pct"/>
            <w:shd w:val="clear" w:color="auto" w:fill="auto"/>
          </w:tcPr>
          <w:p w14:paraId="08E8FFE6" w14:textId="77777777" w:rsidR="0091271C" w:rsidRPr="004A3873" w:rsidRDefault="0091271C" w:rsidP="00CF02E6">
            <w:pPr>
              <w:rPr>
                <w:rFonts w:ascii="Times New Roman" w:hAnsi="Times New Roman"/>
                <w:sz w:val="15"/>
                <w:szCs w:val="15"/>
              </w:rPr>
            </w:pPr>
          </w:p>
        </w:tc>
        <w:tc>
          <w:tcPr>
            <w:tcW w:w="416" w:type="pct"/>
            <w:shd w:val="clear" w:color="auto" w:fill="auto"/>
          </w:tcPr>
          <w:p w14:paraId="6DADC88F" w14:textId="77777777" w:rsidR="0091271C" w:rsidRPr="004A3873" w:rsidRDefault="0091271C" w:rsidP="00CF02E6">
            <w:pPr>
              <w:rPr>
                <w:rFonts w:ascii="Times New Roman" w:hAnsi="Times New Roman"/>
                <w:sz w:val="15"/>
                <w:szCs w:val="15"/>
              </w:rPr>
            </w:pPr>
          </w:p>
        </w:tc>
        <w:tc>
          <w:tcPr>
            <w:tcW w:w="370" w:type="pct"/>
            <w:shd w:val="clear" w:color="auto" w:fill="auto"/>
          </w:tcPr>
          <w:p w14:paraId="3EF40405" w14:textId="77777777" w:rsidR="0091271C" w:rsidRPr="004A3873" w:rsidRDefault="0091271C" w:rsidP="00CF02E6">
            <w:pPr>
              <w:rPr>
                <w:rFonts w:ascii="Times New Roman" w:hAnsi="Times New Roman"/>
                <w:sz w:val="15"/>
                <w:szCs w:val="15"/>
              </w:rPr>
            </w:pPr>
          </w:p>
        </w:tc>
        <w:tc>
          <w:tcPr>
            <w:tcW w:w="323" w:type="pct"/>
            <w:shd w:val="clear" w:color="auto" w:fill="auto"/>
            <w:vAlign w:val="center"/>
          </w:tcPr>
          <w:p w14:paraId="324B0736" w14:textId="77777777" w:rsidR="0091271C" w:rsidRPr="004A3873" w:rsidRDefault="0091271C" w:rsidP="00CF02E6">
            <w:pPr>
              <w:snapToGrid w:val="0"/>
              <w:rPr>
                <w:rFonts w:ascii="Times New Roman" w:eastAsia="MS PGothic" w:hAnsi="Times New Roman"/>
                <w:sz w:val="15"/>
                <w:szCs w:val="15"/>
              </w:rPr>
            </w:pPr>
          </w:p>
        </w:tc>
        <w:tc>
          <w:tcPr>
            <w:tcW w:w="262" w:type="pct"/>
            <w:shd w:val="clear" w:color="auto" w:fill="auto"/>
            <w:vAlign w:val="center"/>
          </w:tcPr>
          <w:p w14:paraId="036082D4" w14:textId="77777777" w:rsidR="0091271C" w:rsidRPr="004A3873" w:rsidRDefault="0091271C" w:rsidP="00CF02E6">
            <w:pPr>
              <w:snapToGrid w:val="0"/>
              <w:rPr>
                <w:rFonts w:ascii="Times New Roman" w:eastAsia="MS PGothic" w:hAnsi="Times New Roman"/>
                <w:sz w:val="15"/>
                <w:szCs w:val="15"/>
              </w:rPr>
            </w:pPr>
          </w:p>
        </w:tc>
        <w:tc>
          <w:tcPr>
            <w:tcW w:w="299" w:type="pct"/>
            <w:shd w:val="clear" w:color="auto" w:fill="auto"/>
            <w:vAlign w:val="center"/>
          </w:tcPr>
          <w:p w14:paraId="2887BB2F" w14:textId="77777777" w:rsidR="0091271C" w:rsidRPr="004A3873" w:rsidRDefault="0091271C" w:rsidP="00CF02E6">
            <w:pPr>
              <w:rPr>
                <w:rFonts w:ascii="Times New Roman" w:hAnsi="Times New Roman"/>
                <w:sz w:val="15"/>
                <w:szCs w:val="15"/>
              </w:rPr>
            </w:pPr>
          </w:p>
        </w:tc>
        <w:tc>
          <w:tcPr>
            <w:tcW w:w="392" w:type="pct"/>
            <w:shd w:val="clear" w:color="000000" w:fill="BFBFBF"/>
          </w:tcPr>
          <w:p w14:paraId="7A24CE71" w14:textId="77777777" w:rsidR="0091271C" w:rsidRPr="004A3873" w:rsidRDefault="0091271C" w:rsidP="00CF02E6">
            <w:pPr>
              <w:jc w:val="center"/>
              <w:rPr>
                <w:rFonts w:ascii="Times New Roman" w:hAnsi="Times New Roman"/>
                <w:sz w:val="15"/>
                <w:szCs w:val="15"/>
              </w:rPr>
            </w:pPr>
            <w:r w:rsidRPr="004A3873">
              <w:rPr>
                <w:rFonts w:ascii="Times New Roman" w:hAnsi="Times New Roman"/>
                <w:sz w:val="15"/>
                <w:szCs w:val="15"/>
              </w:rPr>
              <w:t>Optional</w:t>
            </w:r>
          </w:p>
        </w:tc>
        <w:tc>
          <w:tcPr>
            <w:tcW w:w="300" w:type="pct"/>
            <w:shd w:val="clear" w:color="auto" w:fill="auto"/>
          </w:tcPr>
          <w:p w14:paraId="7110B31E" w14:textId="77777777" w:rsidR="0091271C" w:rsidRPr="004A3873" w:rsidRDefault="0091271C" w:rsidP="00CF02E6">
            <w:pPr>
              <w:snapToGrid w:val="0"/>
              <w:rPr>
                <w:rFonts w:ascii="Times New Roman" w:eastAsia="MS PGothic" w:hAnsi="Times New Roman"/>
                <w:sz w:val="15"/>
                <w:szCs w:val="15"/>
              </w:rPr>
            </w:pPr>
          </w:p>
        </w:tc>
      </w:tr>
      <w:tr w:rsidR="0091271C" w:rsidRPr="00D341EB" w14:paraId="2ABA8161" w14:textId="77777777" w:rsidTr="00CF02E6">
        <w:trPr>
          <w:trHeight w:val="343"/>
        </w:trPr>
        <w:tc>
          <w:tcPr>
            <w:tcW w:w="374" w:type="pct"/>
            <w:shd w:val="clear" w:color="auto" w:fill="auto"/>
          </w:tcPr>
          <w:p w14:paraId="2F923051" w14:textId="77777777" w:rsidR="0091271C" w:rsidRPr="004A3873" w:rsidRDefault="0091271C" w:rsidP="00CF02E6">
            <w:pPr>
              <w:snapToGrid w:val="0"/>
              <w:rPr>
                <w:rFonts w:ascii="Times New Roman" w:eastAsia="MS PGothic" w:hAnsi="Times New Roman"/>
                <w:sz w:val="15"/>
                <w:szCs w:val="15"/>
              </w:rPr>
            </w:pPr>
          </w:p>
        </w:tc>
        <w:tc>
          <w:tcPr>
            <w:tcW w:w="185" w:type="pct"/>
            <w:shd w:val="clear" w:color="auto" w:fill="auto"/>
          </w:tcPr>
          <w:p w14:paraId="16545690" w14:textId="77777777" w:rsidR="0091271C" w:rsidRPr="004A3873" w:rsidRDefault="0091271C" w:rsidP="00CF02E6">
            <w:pPr>
              <w:snapToGrid w:val="0"/>
              <w:rPr>
                <w:rFonts w:ascii="Times New Roman" w:hAnsi="Times New Roman"/>
                <w:sz w:val="15"/>
                <w:szCs w:val="15"/>
              </w:rPr>
            </w:pPr>
            <w:r w:rsidRPr="004A3873">
              <w:rPr>
                <w:rFonts w:ascii="Times New Roman" w:hAnsi="Times New Roman"/>
                <w:sz w:val="15"/>
                <w:szCs w:val="15"/>
              </w:rPr>
              <w:t>4-6</w:t>
            </w:r>
          </w:p>
        </w:tc>
        <w:tc>
          <w:tcPr>
            <w:tcW w:w="462" w:type="pct"/>
            <w:shd w:val="clear" w:color="auto" w:fill="auto"/>
          </w:tcPr>
          <w:p w14:paraId="3C89A290" w14:textId="77777777" w:rsidR="0091271C" w:rsidRPr="004A3873" w:rsidRDefault="0091271C" w:rsidP="00CF02E6">
            <w:pPr>
              <w:rPr>
                <w:rFonts w:ascii="Times New Roman" w:hAnsi="Times New Roman"/>
                <w:sz w:val="15"/>
                <w:szCs w:val="15"/>
              </w:rPr>
            </w:pPr>
            <w:r w:rsidRPr="004A3873">
              <w:rPr>
                <w:rFonts w:ascii="Times New Roman" w:hAnsi="Times New Roman"/>
                <w:sz w:val="15"/>
                <w:szCs w:val="15"/>
              </w:rPr>
              <w:t>Support of rate matching and TBS scaling</w:t>
            </w:r>
          </w:p>
        </w:tc>
        <w:tc>
          <w:tcPr>
            <w:tcW w:w="508" w:type="pct"/>
            <w:shd w:val="clear" w:color="auto" w:fill="auto"/>
          </w:tcPr>
          <w:p w14:paraId="072E3666" w14:textId="77777777" w:rsidR="0091271C" w:rsidRPr="004A3873" w:rsidRDefault="0091271C" w:rsidP="00CF02E6">
            <w:pPr>
              <w:rPr>
                <w:rFonts w:ascii="Times New Roman" w:hAnsi="Times New Roman"/>
                <w:sz w:val="15"/>
                <w:szCs w:val="15"/>
              </w:rPr>
            </w:pPr>
          </w:p>
        </w:tc>
        <w:tc>
          <w:tcPr>
            <w:tcW w:w="555" w:type="pct"/>
            <w:shd w:val="clear" w:color="auto" w:fill="auto"/>
          </w:tcPr>
          <w:p w14:paraId="12E9907E" w14:textId="77777777" w:rsidR="0091271C" w:rsidRPr="004A3873" w:rsidRDefault="0091271C" w:rsidP="00CF02E6">
            <w:pPr>
              <w:rPr>
                <w:rFonts w:ascii="Times New Roman" w:hAnsi="Times New Roman"/>
                <w:sz w:val="15"/>
                <w:szCs w:val="15"/>
              </w:rPr>
            </w:pPr>
          </w:p>
        </w:tc>
        <w:tc>
          <w:tcPr>
            <w:tcW w:w="554" w:type="pct"/>
            <w:shd w:val="clear" w:color="auto" w:fill="auto"/>
          </w:tcPr>
          <w:p w14:paraId="2558F669" w14:textId="77777777" w:rsidR="0091271C" w:rsidRPr="004A3873" w:rsidRDefault="0091271C" w:rsidP="00CF02E6">
            <w:pPr>
              <w:rPr>
                <w:rFonts w:ascii="Times New Roman" w:hAnsi="Times New Roman"/>
                <w:sz w:val="15"/>
                <w:szCs w:val="15"/>
              </w:rPr>
            </w:pPr>
          </w:p>
        </w:tc>
        <w:tc>
          <w:tcPr>
            <w:tcW w:w="416" w:type="pct"/>
            <w:shd w:val="clear" w:color="auto" w:fill="auto"/>
          </w:tcPr>
          <w:p w14:paraId="60F1DC4E" w14:textId="77777777" w:rsidR="0091271C" w:rsidRPr="004A3873" w:rsidRDefault="0091271C" w:rsidP="00CF02E6">
            <w:pPr>
              <w:rPr>
                <w:rFonts w:ascii="Times New Roman" w:hAnsi="Times New Roman"/>
                <w:sz w:val="15"/>
                <w:szCs w:val="15"/>
              </w:rPr>
            </w:pPr>
          </w:p>
        </w:tc>
        <w:tc>
          <w:tcPr>
            <w:tcW w:w="370" w:type="pct"/>
            <w:shd w:val="clear" w:color="auto" w:fill="auto"/>
          </w:tcPr>
          <w:p w14:paraId="399D8516" w14:textId="77777777" w:rsidR="0091271C" w:rsidRPr="004A3873" w:rsidRDefault="0091271C" w:rsidP="00CF02E6">
            <w:pPr>
              <w:rPr>
                <w:rFonts w:ascii="Times New Roman" w:hAnsi="Times New Roman"/>
                <w:sz w:val="15"/>
                <w:szCs w:val="15"/>
              </w:rPr>
            </w:pPr>
          </w:p>
        </w:tc>
        <w:tc>
          <w:tcPr>
            <w:tcW w:w="323" w:type="pct"/>
            <w:shd w:val="clear" w:color="auto" w:fill="auto"/>
            <w:vAlign w:val="center"/>
          </w:tcPr>
          <w:p w14:paraId="6B077448" w14:textId="77777777" w:rsidR="0091271C" w:rsidRPr="004A3873" w:rsidRDefault="0091271C" w:rsidP="00CF02E6">
            <w:pPr>
              <w:snapToGrid w:val="0"/>
              <w:rPr>
                <w:rFonts w:ascii="Times New Roman" w:eastAsia="MS PGothic" w:hAnsi="Times New Roman"/>
                <w:sz w:val="15"/>
                <w:szCs w:val="15"/>
              </w:rPr>
            </w:pPr>
          </w:p>
        </w:tc>
        <w:tc>
          <w:tcPr>
            <w:tcW w:w="262" w:type="pct"/>
            <w:shd w:val="clear" w:color="auto" w:fill="auto"/>
            <w:vAlign w:val="center"/>
          </w:tcPr>
          <w:p w14:paraId="1804DF73" w14:textId="77777777" w:rsidR="0091271C" w:rsidRPr="004A3873" w:rsidRDefault="0091271C" w:rsidP="00CF02E6">
            <w:pPr>
              <w:snapToGrid w:val="0"/>
              <w:rPr>
                <w:rFonts w:ascii="Times New Roman" w:eastAsia="MS PGothic" w:hAnsi="Times New Roman"/>
                <w:sz w:val="15"/>
                <w:szCs w:val="15"/>
              </w:rPr>
            </w:pPr>
          </w:p>
        </w:tc>
        <w:tc>
          <w:tcPr>
            <w:tcW w:w="299" w:type="pct"/>
            <w:shd w:val="clear" w:color="auto" w:fill="auto"/>
            <w:vAlign w:val="center"/>
          </w:tcPr>
          <w:p w14:paraId="0DFD0AD5" w14:textId="77777777" w:rsidR="0091271C" w:rsidRPr="004A3873" w:rsidRDefault="0091271C" w:rsidP="00CF02E6">
            <w:pPr>
              <w:rPr>
                <w:rFonts w:ascii="Times New Roman" w:hAnsi="Times New Roman"/>
                <w:sz w:val="15"/>
                <w:szCs w:val="15"/>
              </w:rPr>
            </w:pPr>
          </w:p>
        </w:tc>
        <w:tc>
          <w:tcPr>
            <w:tcW w:w="392" w:type="pct"/>
            <w:shd w:val="clear" w:color="000000" w:fill="BFBFBF"/>
          </w:tcPr>
          <w:p w14:paraId="3F954EDE" w14:textId="77777777" w:rsidR="0091271C" w:rsidRPr="004A3873" w:rsidRDefault="0091271C" w:rsidP="00CF02E6">
            <w:pPr>
              <w:jc w:val="center"/>
              <w:rPr>
                <w:rFonts w:ascii="Times New Roman" w:hAnsi="Times New Roman"/>
                <w:sz w:val="15"/>
                <w:szCs w:val="15"/>
              </w:rPr>
            </w:pPr>
            <w:r w:rsidRPr="004A3873">
              <w:rPr>
                <w:rFonts w:ascii="Times New Roman" w:hAnsi="Times New Roman"/>
                <w:sz w:val="15"/>
                <w:szCs w:val="15"/>
              </w:rPr>
              <w:t>Mandatory</w:t>
            </w:r>
          </w:p>
        </w:tc>
        <w:tc>
          <w:tcPr>
            <w:tcW w:w="300" w:type="pct"/>
            <w:shd w:val="clear" w:color="auto" w:fill="auto"/>
          </w:tcPr>
          <w:p w14:paraId="5DFF6B0C" w14:textId="77777777" w:rsidR="0091271C" w:rsidRPr="004A3873" w:rsidRDefault="0091271C" w:rsidP="00CF02E6">
            <w:pPr>
              <w:snapToGrid w:val="0"/>
              <w:rPr>
                <w:rFonts w:ascii="Times New Roman" w:eastAsia="MS PGothic" w:hAnsi="Times New Roman"/>
                <w:sz w:val="15"/>
                <w:szCs w:val="15"/>
              </w:rPr>
            </w:pPr>
          </w:p>
        </w:tc>
      </w:tr>
      <w:tr w:rsidR="0091271C" w:rsidRPr="00D341EB" w14:paraId="19996469" w14:textId="77777777" w:rsidTr="00CF02E6">
        <w:trPr>
          <w:trHeight w:val="343"/>
        </w:trPr>
        <w:tc>
          <w:tcPr>
            <w:tcW w:w="374" w:type="pct"/>
            <w:shd w:val="clear" w:color="auto" w:fill="auto"/>
          </w:tcPr>
          <w:p w14:paraId="50022DCB" w14:textId="77777777" w:rsidR="0091271C" w:rsidRPr="004A3873" w:rsidRDefault="0091271C" w:rsidP="00CF02E6">
            <w:pPr>
              <w:snapToGrid w:val="0"/>
              <w:rPr>
                <w:rFonts w:ascii="Times New Roman" w:eastAsia="MS PGothic" w:hAnsi="Times New Roman"/>
                <w:sz w:val="15"/>
                <w:szCs w:val="15"/>
              </w:rPr>
            </w:pPr>
          </w:p>
        </w:tc>
        <w:tc>
          <w:tcPr>
            <w:tcW w:w="185" w:type="pct"/>
            <w:shd w:val="clear" w:color="auto" w:fill="auto"/>
          </w:tcPr>
          <w:p w14:paraId="7EA3B07D" w14:textId="77777777" w:rsidR="0091271C" w:rsidRPr="004A3873" w:rsidRDefault="0091271C" w:rsidP="00CF02E6">
            <w:pPr>
              <w:snapToGrid w:val="0"/>
              <w:rPr>
                <w:rFonts w:ascii="Times New Roman" w:eastAsia="MS PGothic" w:hAnsi="Times New Roman"/>
                <w:sz w:val="15"/>
                <w:szCs w:val="15"/>
              </w:rPr>
            </w:pPr>
            <w:r w:rsidRPr="004A3873">
              <w:rPr>
                <w:rFonts w:ascii="Times New Roman" w:hAnsi="Times New Roman"/>
                <w:sz w:val="15"/>
                <w:szCs w:val="15"/>
              </w:rPr>
              <w:t>4-7</w:t>
            </w:r>
          </w:p>
        </w:tc>
        <w:tc>
          <w:tcPr>
            <w:tcW w:w="462" w:type="pct"/>
            <w:shd w:val="clear" w:color="auto" w:fill="auto"/>
          </w:tcPr>
          <w:p w14:paraId="68B6B341" w14:textId="77777777" w:rsidR="0091271C" w:rsidRPr="004A3873" w:rsidRDefault="0091271C" w:rsidP="00CF02E6">
            <w:pPr>
              <w:rPr>
                <w:rFonts w:ascii="Times New Roman" w:hAnsi="Times New Roman"/>
                <w:sz w:val="15"/>
                <w:szCs w:val="15"/>
              </w:rPr>
            </w:pPr>
            <w:r w:rsidRPr="004A3873">
              <w:rPr>
                <w:rFonts w:ascii="Times New Roman" w:hAnsi="Times New Roman"/>
                <w:sz w:val="15"/>
                <w:szCs w:val="15"/>
              </w:rPr>
              <w:t>Support of transmit diversity</w:t>
            </w:r>
          </w:p>
        </w:tc>
        <w:tc>
          <w:tcPr>
            <w:tcW w:w="508" w:type="pct"/>
            <w:shd w:val="clear" w:color="auto" w:fill="auto"/>
          </w:tcPr>
          <w:p w14:paraId="4407AA97" w14:textId="77777777" w:rsidR="0091271C" w:rsidRPr="004A3873" w:rsidRDefault="0091271C" w:rsidP="00CF02E6">
            <w:pPr>
              <w:rPr>
                <w:rFonts w:ascii="Times New Roman" w:hAnsi="Times New Roman"/>
                <w:sz w:val="15"/>
                <w:szCs w:val="15"/>
              </w:rPr>
            </w:pPr>
            <w:r w:rsidRPr="004A3873">
              <w:rPr>
                <w:rFonts w:ascii="Times New Roman" w:hAnsi="Times New Roman"/>
                <w:sz w:val="15"/>
                <w:szCs w:val="15"/>
              </w:rPr>
              <w:t>(note: pending RAN4 specification)</w:t>
            </w:r>
          </w:p>
        </w:tc>
        <w:tc>
          <w:tcPr>
            <w:tcW w:w="555" w:type="pct"/>
            <w:shd w:val="clear" w:color="auto" w:fill="auto"/>
          </w:tcPr>
          <w:p w14:paraId="752844DC" w14:textId="77777777" w:rsidR="0091271C" w:rsidRPr="004A3873" w:rsidRDefault="0091271C" w:rsidP="00CF02E6">
            <w:pPr>
              <w:rPr>
                <w:rFonts w:ascii="Times New Roman" w:hAnsi="Times New Roman"/>
                <w:sz w:val="15"/>
                <w:szCs w:val="15"/>
              </w:rPr>
            </w:pPr>
          </w:p>
        </w:tc>
        <w:tc>
          <w:tcPr>
            <w:tcW w:w="554" w:type="pct"/>
            <w:shd w:val="clear" w:color="auto" w:fill="auto"/>
          </w:tcPr>
          <w:p w14:paraId="24E69C3E" w14:textId="77777777" w:rsidR="0091271C" w:rsidRPr="004A3873" w:rsidRDefault="0091271C" w:rsidP="00CF02E6">
            <w:pPr>
              <w:rPr>
                <w:rFonts w:ascii="Times New Roman" w:hAnsi="Times New Roman"/>
                <w:sz w:val="15"/>
                <w:szCs w:val="15"/>
              </w:rPr>
            </w:pPr>
            <w:r w:rsidRPr="004A3873">
              <w:rPr>
                <w:rFonts w:ascii="Times New Roman" w:hAnsi="Times New Roman"/>
                <w:sz w:val="15"/>
                <w:szCs w:val="15"/>
              </w:rPr>
              <w:t>Yes</w:t>
            </w:r>
          </w:p>
        </w:tc>
        <w:tc>
          <w:tcPr>
            <w:tcW w:w="416" w:type="pct"/>
            <w:shd w:val="clear" w:color="auto" w:fill="auto"/>
          </w:tcPr>
          <w:p w14:paraId="3E04B4CA" w14:textId="77777777" w:rsidR="0091271C" w:rsidRPr="004A3873" w:rsidRDefault="0091271C" w:rsidP="00CF02E6">
            <w:pPr>
              <w:rPr>
                <w:rFonts w:ascii="Times New Roman" w:hAnsi="Times New Roman"/>
                <w:sz w:val="15"/>
                <w:szCs w:val="15"/>
              </w:rPr>
            </w:pPr>
            <w:r w:rsidRPr="004A3873">
              <w:rPr>
                <w:rFonts w:ascii="Times New Roman" w:hAnsi="Times New Roman"/>
                <w:sz w:val="15"/>
                <w:szCs w:val="15"/>
              </w:rPr>
              <w:t>single antenna port transmission is assumed by the UE</w:t>
            </w:r>
          </w:p>
        </w:tc>
        <w:tc>
          <w:tcPr>
            <w:tcW w:w="370" w:type="pct"/>
            <w:shd w:val="clear" w:color="auto" w:fill="auto"/>
          </w:tcPr>
          <w:p w14:paraId="5598810C" w14:textId="77777777" w:rsidR="0091271C" w:rsidRPr="004A3873" w:rsidRDefault="0091271C" w:rsidP="00CF02E6">
            <w:pPr>
              <w:rPr>
                <w:rFonts w:ascii="Times New Roman" w:hAnsi="Times New Roman"/>
                <w:sz w:val="15"/>
                <w:szCs w:val="15"/>
              </w:rPr>
            </w:pPr>
            <w:r w:rsidRPr="004A3873">
              <w:rPr>
                <w:rFonts w:ascii="Times New Roman" w:hAnsi="Times New Roman"/>
                <w:sz w:val="15"/>
                <w:szCs w:val="15"/>
              </w:rPr>
              <w:t>No</w:t>
            </w:r>
          </w:p>
        </w:tc>
        <w:tc>
          <w:tcPr>
            <w:tcW w:w="323" w:type="pct"/>
            <w:shd w:val="clear" w:color="auto" w:fill="auto"/>
            <w:vAlign w:val="center"/>
          </w:tcPr>
          <w:p w14:paraId="569B9721" w14:textId="77777777" w:rsidR="0091271C" w:rsidRPr="004A3873" w:rsidRDefault="0091271C" w:rsidP="00CF02E6">
            <w:pPr>
              <w:snapToGrid w:val="0"/>
              <w:rPr>
                <w:rFonts w:ascii="Times New Roman" w:eastAsia="MS PGothic" w:hAnsi="Times New Roman"/>
                <w:sz w:val="15"/>
                <w:szCs w:val="15"/>
              </w:rPr>
            </w:pPr>
          </w:p>
        </w:tc>
        <w:tc>
          <w:tcPr>
            <w:tcW w:w="262" w:type="pct"/>
            <w:shd w:val="clear" w:color="auto" w:fill="auto"/>
            <w:vAlign w:val="center"/>
          </w:tcPr>
          <w:p w14:paraId="2A01AACD" w14:textId="77777777" w:rsidR="0091271C" w:rsidRPr="004A3873" w:rsidRDefault="0091271C" w:rsidP="00CF02E6">
            <w:pPr>
              <w:snapToGrid w:val="0"/>
              <w:rPr>
                <w:rFonts w:ascii="Times New Roman" w:eastAsia="MS PGothic" w:hAnsi="Times New Roman"/>
                <w:sz w:val="15"/>
                <w:szCs w:val="15"/>
              </w:rPr>
            </w:pPr>
          </w:p>
        </w:tc>
        <w:tc>
          <w:tcPr>
            <w:tcW w:w="299" w:type="pct"/>
            <w:shd w:val="clear" w:color="auto" w:fill="auto"/>
            <w:vAlign w:val="center"/>
          </w:tcPr>
          <w:p w14:paraId="1D023DD6" w14:textId="77777777" w:rsidR="0091271C" w:rsidRPr="004A3873" w:rsidRDefault="0091271C" w:rsidP="00CF02E6">
            <w:pPr>
              <w:rPr>
                <w:rFonts w:ascii="Times New Roman" w:hAnsi="Times New Roman"/>
                <w:sz w:val="15"/>
                <w:szCs w:val="15"/>
              </w:rPr>
            </w:pPr>
          </w:p>
        </w:tc>
        <w:tc>
          <w:tcPr>
            <w:tcW w:w="392" w:type="pct"/>
            <w:shd w:val="clear" w:color="000000" w:fill="BFBFBF"/>
          </w:tcPr>
          <w:p w14:paraId="7A0AF987" w14:textId="77777777" w:rsidR="0091271C" w:rsidRPr="004A3873" w:rsidRDefault="0091271C" w:rsidP="00CF02E6">
            <w:pPr>
              <w:jc w:val="center"/>
              <w:rPr>
                <w:rFonts w:ascii="Times New Roman" w:hAnsi="Times New Roman"/>
                <w:sz w:val="15"/>
                <w:szCs w:val="15"/>
              </w:rPr>
            </w:pPr>
            <w:r w:rsidRPr="004A3873">
              <w:rPr>
                <w:rFonts w:ascii="Times New Roman" w:hAnsi="Times New Roman"/>
                <w:sz w:val="15"/>
                <w:szCs w:val="15"/>
              </w:rPr>
              <w:t>TBD</w:t>
            </w:r>
          </w:p>
        </w:tc>
        <w:tc>
          <w:tcPr>
            <w:tcW w:w="300" w:type="pct"/>
            <w:shd w:val="clear" w:color="auto" w:fill="auto"/>
          </w:tcPr>
          <w:p w14:paraId="1213B87E" w14:textId="77777777" w:rsidR="0091271C" w:rsidRPr="004A3873" w:rsidRDefault="0091271C" w:rsidP="00CF02E6">
            <w:pPr>
              <w:snapToGrid w:val="0"/>
              <w:rPr>
                <w:rFonts w:ascii="Times New Roman" w:eastAsia="MS PGothic" w:hAnsi="Times New Roman"/>
                <w:sz w:val="15"/>
                <w:szCs w:val="15"/>
              </w:rPr>
            </w:pPr>
          </w:p>
        </w:tc>
      </w:tr>
      <w:tr w:rsidR="0091271C" w:rsidRPr="00D341EB" w14:paraId="3A09F798" w14:textId="77777777" w:rsidTr="00CF02E6">
        <w:trPr>
          <w:trHeight w:val="238"/>
        </w:trPr>
        <w:tc>
          <w:tcPr>
            <w:tcW w:w="374" w:type="pct"/>
            <w:shd w:val="clear" w:color="auto" w:fill="auto"/>
          </w:tcPr>
          <w:p w14:paraId="2CADD12F" w14:textId="77777777" w:rsidR="0091271C" w:rsidRPr="004A3873" w:rsidRDefault="0091271C" w:rsidP="00CF02E6">
            <w:pPr>
              <w:rPr>
                <w:rFonts w:ascii="Times New Roman" w:eastAsia="MS PGothic" w:hAnsi="Times New Roman"/>
                <w:sz w:val="15"/>
                <w:szCs w:val="15"/>
              </w:rPr>
            </w:pPr>
          </w:p>
        </w:tc>
        <w:tc>
          <w:tcPr>
            <w:tcW w:w="185" w:type="pct"/>
            <w:shd w:val="clear" w:color="auto" w:fill="auto"/>
          </w:tcPr>
          <w:p w14:paraId="233EC507" w14:textId="77777777" w:rsidR="0091271C" w:rsidRPr="004A3873" w:rsidRDefault="0091271C" w:rsidP="00CF02E6">
            <w:pPr>
              <w:rPr>
                <w:rFonts w:ascii="Times New Roman" w:eastAsia="MS PGothic" w:hAnsi="Times New Roman"/>
                <w:sz w:val="15"/>
                <w:szCs w:val="15"/>
              </w:rPr>
            </w:pPr>
            <w:r w:rsidRPr="004A3873">
              <w:rPr>
                <w:rFonts w:ascii="Times New Roman" w:hAnsi="Times New Roman"/>
                <w:sz w:val="15"/>
                <w:szCs w:val="15"/>
              </w:rPr>
              <w:t>4-8</w:t>
            </w:r>
          </w:p>
        </w:tc>
        <w:tc>
          <w:tcPr>
            <w:tcW w:w="462" w:type="pct"/>
            <w:shd w:val="clear" w:color="auto" w:fill="auto"/>
          </w:tcPr>
          <w:p w14:paraId="3A1965ED" w14:textId="77777777" w:rsidR="0091271C" w:rsidRPr="004A3873" w:rsidRDefault="0091271C" w:rsidP="00CF02E6">
            <w:pPr>
              <w:rPr>
                <w:rFonts w:ascii="Times New Roman" w:eastAsia="MS PGothic" w:hAnsi="Times New Roman"/>
                <w:sz w:val="15"/>
                <w:szCs w:val="15"/>
              </w:rPr>
            </w:pPr>
            <w:r w:rsidRPr="004A3873">
              <w:rPr>
                <w:rFonts w:ascii="Times New Roman" w:hAnsi="Times New Roman"/>
                <w:sz w:val="15"/>
                <w:szCs w:val="15"/>
              </w:rPr>
              <w:t>Support of low T2 min</w:t>
            </w:r>
          </w:p>
        </w:tc>
        <w:tc>
          <w:tcPr>
            <w:tcW w:w="508" w:type="pct"/>
            <w:shd w:val="clear" w:color="auto" w:fill="auto"/>
          </w:tcPr>
          <w:p w14:paraId="7B67FA67" w14:textId="77777777" w:rsidR="0091271C" w:rsidRPr="004A3873" w:rsidRDefault="0091271C" w:rsidP="00CF02E6">
            <w:pPr>
              <w:rPr>
                <w:rFonts w:ascii="Times New Roman" w:eastAsia="MS PGothic" w:hAnsi="Times New Roman"/>
                <w:sz w:val="15"/>
                <w:szCs w:val="15"/>
              </w:rPr>
            </w:pPr>
          </w:p>
        </w:tc>
        <w:tc>
          <w:tcPr>
            <w:tcW w:w="555" w:type="pct"/>
            <w:shd w:val="clear" w:color="auto" w:fill="auto"/>
          </w:tcPr>
          <w:p w14:paraId="5EFE424B" w14:textId="77777777" w:rsidR="0091271C" w:rsidRPr="004A3873" w:rsidRDefault="0091271C" w:rsidP="00CF02E6">
            <w:pPr>
              <w:rPr>
                <w:rFonts w:ascii="Times New Roman" w:eastAsia="MS PGothic" w:hAnsi="Times New Roman"/>
                <w:sz w:val="15"/>
                <w:szCs w:val="15"/>
              </w:rPr>
            </w:pPr>
          </w:p>
        </w:tc>
        <w:tc>
          <w:tcPr>
            <w:tcW w:w="554" w:type="pct"/>
            <w:shd w:val="clear" w:color="auto" w:fill="auto"/>
          </w:tcPr>
          <w:p w14:paraId="5B422145" w14:textId="77777777" w:rsidR="0091271C" w:rsidRPr="004A3873" w:rsidRDefault="0091271C" w:rsidP="00CF02E6">
            <w:pPr>
              <w:rPr>
                <w:rFonts w:ascii="Times New Roman" w:eastAsia="MS PGothic" w:hAnsi="Times New Roman"/>
                <w:sz w:val="15"/>
                <w:szCs w:val="15"/>
              </w:rPr>
            </w:pPr>
            <w:r w:rsidRPr="004A3873">
              <w:rPr>
                <w:rFonts w:ascii="Times New Roman" w:hAnsi="Times New Roman"/>
                <w:sz w:val="15"/>
                <w:szCs w:val="15"/>
              </w:rPr>
              <w:t>Yes</w:t>
            </w:r>
          </w:p>
        </w:tc>
        <w:tc>
          <w:tcPr>
            <w:tcW w:w="416" w:type="pct"/>
            <w:shd w:val="clear" w:color="auto" w:fill="auto"/>
          </w:tcPr>
          <w:p w14:paraId="13032EBC" w14:textId="77777777" w:rsidR="0091271C" w:rsidRPr="004A3873" w:rsidRDefault="0091271C" w:rsidP="00CF02E6">
            <w:pPr>
              <w:rPr>
                <w:rFonts w:ascii="Times New Roman" w:eastAsia="MS PGothic" w:hAnsi="Times New Roman"/>
                <w:sz w:val="15"/>
                <w:szCs w:val="15"/>
              </w:rPr>
            </w:pPr>
            <w:r w:rsidRPr="004A3873">
              <w:rPr>
                <w:rFonts w:ascii="Times New Roman" w:hAnsi="Times New Roman"/>
                <w:sz w:val="15"/>
                <w:szCs w:val="15"/>
              </w:rPr>
              <w:t>Radio latency of V2X lower than 20ms cannot be guaranteed</w:t>
            </w:r>
          </w:p>
        </w:tc>
        <w:tc>
          <w:tcPr>
            <w:tcW w:w="370" w:type="pct"/>
            <w:shd w:val="clear" w:color="auto" w:fill="auto"/>
          </w:tcPr>
          <w:p w14:paraId="7C248D87" w14:textId="77777777" w:rsidR="0091271C" w:rsidRPr="004A3873" w:rsidRDefault="0091271C" w:rsidP="00CF02E6">
            <w:pPr>
              <w:rPr>
                <w:rFonts w:ascii="Times New Roman" w:eastAsia="MS PGothic" w:hAnsi="Times New Roman"/>
                <w:sz w:val="15"/>
                <w:szCs w:val="15"/>
              </w:rPr>
            </w:pPr>
            <w:r w:rsidRPr="004A3873">
              <w:rPr>
                <w:rFonts w:ascii="Times New Roman" w:hAnsi="Times New Roman"/>
                <w:sz w:val="15"/>
                <w:szCs w:val="15"/>
              </w:rPr>
              <w:t>No</w:t>
            </w:r>
          </w:p>
        </w:tc>
        <w:tc>
          <w:tcPr>
            <w:tcW w:w="323" w:type="pct"/>
            <w:shd w:val="clear" w:color="auto" w:fill="auto"/>
            <w:vAlign w:val="center"/>
          </w:tcPr>
          <w:p w14:paraId="21566CD4" w14:textId="77777777" w:rsidR="0091271C" w:rsidRPr="004A3873" w:rsidRDefault="0091271C" w:rsidP="00CF02E6">
            <w:pPr>
              <w:rPr>
                <w:rFonts w:ascii="Times New Roman" w:eastAsia="MS PGothic" w:hAnsi="Times New Roman"/>
                <w:sz w:val="15"/>
                <w:szCs w:val="15"/>
              </w:rPr>
            </w:pPr>
          </w:p>
        </w:tc>
        <w:tc>
          <w:tcPr>
            <w:tcW w:w="262" w:type="pct"/>
            <w:shd w:val="clear" w:color="auto" w:fill="auto"/>
            <w:vAlign w:val="center"/>
          </w:tcPr>
          <w:p w14:paraId="0B99D35E" w14:textId="77777777" w:rsidR="0091271C" w:rsidRPr="004A3873" w:rsidRDefault="0091271C" w:rsidP="00CF02E6">
            <w:pPr>
              <w:rPr>
                <w:rFonts w:ascii="Times New Roman" w:eastAsia="MS PGothic" w:hAnsi="Times New Roman"/>
                <w:sz w:val="15"/>
                <w:szCs w:val="15"/>
              </w:rPr>
            </w:pPr>
          </w:p>
        </w:tc>
        <w:tc>
          <w:tcPr>
            <w:tcW w:w="299" w:type="pct"/>
            <w:shd w:val="clear" w:color="auto" w:fill="auto"/>
            <w:vAlign w:val="center"/>
          </w:tcPr>
          <w:p w14:paraId="274E622A" w14:textId="77777777" w:rsidR="0091271C" w:rsidRPr="004A3873" w:rsidRDefault="0091271C" w:rsidP="00CF02E6">
            <w:pPr>
              <w:rPr>
                <w:rFonts w:ascii="Times New Roman" w:eastAsia="MS PGothic" w:hAnsi="Times New Roman"/>
                <w:sz w:val="15"/>
                <w:szCs w:val="15"/>
              </w:rPr>
            </w:pPr>
          </w:p>
        </w:tc>
        <w:tc>
          <w:tcPr>
            <w:tcW w:w="392" w:type="pct"/>
            <w:shd w:val="clear" w:color="000000" w:fill="BFBFBF"/>
          </w:tcPr>
          <w:p w14:paraId="0518B4C3" w14:textId="77777777" w:rsidR="0091271C" w:rsidRPr="004A3873" w:rsidRDefault="0091271C" w:rsidP="00CF02E6">
            <w:pPr>
              <w:jc w:val="center"/>
              <w:rPr>
                <w:rFonts w:ascii="Times New Roman" w:eastAsia="MS PGothic" w:hAnsi="Times New Roman"/>
                <w:sz w:val="15"/>
                <w:szCs w:val="15"/>
              </w:rPr>
            </w:pPr>
            <w:r w:rsidRPr="004A3873">
              <w:rPr>
                <w:rFonts w:ascii="Times New Roman" w:hAnsi="Times New Roman"/>
                <w:sz w:val="15"/>
                <w:szCs w:val="15"/>
              </w:rPr>
              <w:t>Mandatory</w:t>
            </w:r>
          </w:p>
        </w:tc>
        <w:tc>
          <w:tcPr>
            <w:tcW w:w="300" w:type="pct"/>
            <w:shd w:val="clear" w:color="auto" w:fill="auto"/>
          </w:tcPr>
          <w:p w14:paraId="1FDB459A" w14:textId="77777777" w:rsidR="0091271C" w:rsidRPr="004A3873" w:rsidRDefault="0091271C" w:rsidP="00CF02E6">
            <w:pPr>
              <w:rPr>
                <w:rFonts w:ascii="Times New Roman" w:eastAsia="MS PGothic" w:hAnsi="Times New Roman"/>
                <w:sz w:val="15"/>
                <w:szCs w:val="15"/>
              </w:rPr>
            </w:pPr>
          </w:p>
        </w:tc>
      </w:tr>
    </w:tbl>
    <w:p w14:paraId="7357482F" w14:textId="684CA634" w:rsidR="0091271C" w:rsidRDefault="0091271C" w:rsidP="0091271C">
      <w:pPr>
        <w:rPr>
          <w:lang w:eastAsia="x-none"/>
        </w:rPr>
      </w:pPr>
    </w:p>
    <w:p w14:paraId="58780AEB" w14:textId="77777777" w:rsidR="0091271C" w:rsidRPr="00431B0B" w:rsidRDefault="0091271C" w:rsidP="001079B2">
      <w:pPr>
        <w:pStyle w:val="Heading4"/>
        <w:rPr>
          <w:rFonts w:eastAsia="MS Mincho"/>
          <w:lang w:eastAsia="ja-JP"/>
        </w:rPr>
      </w:pPr>
      <w:bookmarkStart w:id="91" w:name="_Toc490470876"/>
      <w:bookmarkStart w:id="92" w:name="_Toc491457831"/>
      <w:bookmarkStart w:id="93" w:name="_Toc513839842"/>
      <w:bookmarkStart w:id="94" w:name="_Toc516232547"/>
      <w:r w:rsidRPr="000263B0">
        <w:rPr>
          <w:lang w:eastAsia="ja-JP"/>
        </w:rPr>
        <w:t>Carrier Aggregation (up to 8 PC5 carriers)</w:t>
      </w:r>
      <w:bookmarkEnd w:id="91"/>
      <w:bookmarkEnd w:id="92"/>
      <w:bookmarkEnd w:id="93"/>
      <w:bookmarkEnd w:id="94"/>
    </w:p>
    <w:p w14:paraId="1047AC52" w14:textId="77777777" w:rsidR="0091271C" w:rsidRDefault="0091271C" w:rsidP="001079B2">
      <w:pPr>
        <w:pStyle w:val="Heading5"/>
      </w:pPr>
      <w:bookmarkStart w:id="95" w:name="_Toc516232548"/>
      <w:r w:rsidRPr="00DE306A">
        <w:t>Mode-4 support</w:t>
      </w:r>
      <w:bookmarkEnd w:id="95"/>
    </w:p>
    <w:p w14:paraId="28AA7C30" w14:textId="40D5D4F6" w:rsidR="0091271C" w:rsidRPr="004A3873" w:rsidRDefault="0058452E" w:rsidP="0091271C">
      <w:pPr>
        <w:rPr>
          <w:b/>
          <w:lang w:eastAsia="x-none"/>
        </w:rPr>
      </w:pPr>
      <w:hyperlink r:id="rId309" w:history="1">
        <w:r w:rsidR="000F2B08">
          <w:rPr>
            <w:rStyle w:val="Hyperlink"/>
            <w:b/>
          </w:rPr>
          <w:t>R1-1807460</w:t>
        </w:r>
      </w:hyperlink>
      <w:r w:rsidR="0091271C" w:rsidRPr="004A3873">
        <w:rPr>
          <w:b/>
          <w:lang w:eastAsia="x-none"/>
        </w:rPr>
        <w:tab/>
        <w:t>Summary of Mode 4 CA</w:t>
      </w:r>
      <w:r w:rsidR="0091271C" w:rsidRPr="004A3873">
        <w:rPr>
          <w:b/>
          <w:lang w:eastAsia="x-none"/>
        </w:rPr>
        <w:tab/>
        <w:t>LG Electronics</w:t>
      </w:r>
    </w:p>
    <w:p w14:paraId="2F6B1255" w14:textId="77777777" w:rsidR="0091271C" w:rsidRDefault="0091271C" w:rsidP="0091271C">
      <w:pPr>
        <w:rPr>
          <w:lang w:eastAsia="x-none"/>
        </w:rPr>
      </w:pPr>
    </w:p>
    <w:p w14:paraId="39AB1900" w14:textId="7CBFA64E" w:rsidR="0091271C" w:rsidRPr="004A3873" w:rsidRDefault="0058452E" w:rsidP="0091271C">
      <w:pPr>
        <w:rPr>
          <w:b/>
          <w:lang w:eastAsia="x-none"/>
        </w:rPr>
      </w:pPr>
      <w:hyperlink r:id="rId310" w:history="1">
        <w:r w:rsidR="000F2B08">
          <w:rPr>
            <w:rStyle w:val="Hyperlink"/>
            <w:b/>
          </w:rPr>
          <w:t>R1-1807526</w:t>
        </w:r>
      </w:hyperlink>
      <w:r w:rsidR="0091271C" w:rsidRPr="004A3873">
        <w:rPr>
          <w:b/>
          <w:lang w:eastAsia="x-none"/>
        </w:rPr>
        <w:tab/>
        <w:t>Summary of further offline discussion on A.I. 6.2.5.1.1</w:t>
      </w:r>
      <w:r w:rsidR="0091271C" w:rsidRPr="004A3873">
        <w:rPr>
          <w:b/>
          <w:lang w:eastAsia="x-none"/>
        </w:rPr>
        <w:tab/>
        <w:t>LG Electronics</w:t>
      </w:r>
    </w:p>
    <w:p w14:paraId="73EAF1D5" w14:textId="77777777" w:rsidR="0091271C" w:rsidRDefault="0091271C" w:rsidP="0091271C">
      <w:pPr>
        <w:rPr>
          <w:lang w:eastAsia="x-none"/>
        </w:rPr>
      </w:pPr>
    </w:p>
    <w:p w14:paraId="174C7A9B" w14:textId="77777777" w:rsidR="0091271C" w:rsidRPr="004A3873" w:rsidRDefault="0091271C" w:rsidP="0091271C">
      <w:pPr>
        <w:rPr>
          <w:rFonts w:ascii="Times New Roman" w:eastAsia="Malgun Gothic" w:hAnsi="Times New Roman"/>
          <w:lang w:eastAsia="ko-KR"/>
        </w:rPr>
      </w:pPr>
      <w:r w:rsidRPr="004A3873">
        <w:rPr>
          <w:rFonts w:ascii="Times New Roman" w:eastAsia="Malgun Gothic" w:hAnsi="Times New Roman"/>
          <w:highlight w:val="green"/>
          <w:lang w:eastAsia="ko-KR"/>
        </w:rPr>
        <w:t>Agreement</w:t>
      </w:r>
    </w:p>
    <w:p w14:paraId="6C085A75" w14:textId="77777777" w:rsidR="0091271C" w:rsidRPr="00137CC0" w:rsidRDefault="0091271C" w:rsidP="0091271C">
      <w:pPr>
        <w:rPr>
          <w:rFonts w:ascii="Times New Roman" w:eastAsia="Malgun Gothic" w:hAnsi="Times New Roman"/>
          <w:lang w:eastAsia="ko-KR"/>
        </w:rPr>
      </w:pPr>
      <w:r w:rsidRPr="00137CC0">
        <w:rPr>
          <w:rFonts w:ascii="Times New Roman" w:eastAsia="Malgun Gothic" w:hAnsi="Times New Roman"/>
          <w:lang w:eastAsia="ko-KR"/>
        </w:rPr>
        <w:t>Carrier resource selection order is according to the ascending value of PPPP.</w:t>
      </w:r>
    </w:p>
    <w:p w14:paraId="178325A7" w14:textId="77777777" w:rsidR="0091271C" w:rsidRDefault="0091271C" w:rsidP="0091271C">
      <w:pPr>
        <w:rPr>
          <w:lang w:eastAsia="x-none"/>
        </w:rPr>
      </w:pPr>
    </w:p>
    <w:p w14:paraId="1D4847EB" w14:textId="77777777" w:rsidR="0091271C" w:rsidRPr="004A3873" w:rsidRDefault="0091271C" w:rsidP="0091271C">
      <w:pPr>
        <w:rPr>
          <w:rFonts w:ascii="Times New Roman" w:eastAsia="Malgun Gothic" w:hAnsi="Times New Roman"/>
          <w:lang w:eastAsia="ko-KR"/>
        </w:rPr>
      </w:pPr>
      <w:r w:rsidRPr="004A3873">
        <w:rPr>
          <w:rFonts w:ascii="Times New Roman" w:eastAsia="Malgun Gothic" w:hAnsi="Times New Roman"/>
          <w:highlight w:val="green"/>
          <w:lang w:eastAsia="ko-KR"/>
        </w:rPr>
        <w:t>Agreement</w:t>
      </w:r>
    </w:p>
    <w:p w14:paraId="78FBCA73" w14:textId="77777777" w:rsidR="0091271C" w:rsidRPr="00725AE6" w:rsidRDefault="0091271C" w:rsidP="00017304">
      <w:pPr>
        <w:pStyle w:val="ListParagraph"/>
        <w:numPr>
          <w:ilvl w:val="0"/>
          <w:numId w:val="231"/>
        </w:numPr>
        <w:overflowPunct/>
        <w:autoSpaceDE/>
        <w:autoSpaceDN/>
        <w:adjustRightInd/>
        <w:spacing w:after="0"/>
        <w:contextualSpacing w:val="0"/>
        <w:textAlignment w:val="auto"/>
        <w:rPr>
          <w:rFonts w:eastAsia="Malgun Gothic"/>
          <w:lang w:eastAsia="ko-KR"/>
        </w:rPr>
      </w:pPr>
      <w:r w:rsidRPr="00725AE6">
        <w:rPr>
          <w:rFonts w:eastAsia="Malgun Gothic"/>
          <w:lang w:eastAsia="ko-KR"/>
        </w:rPr>
        <w:t>When random selection is configured by upper layers, resources within a selection window of a resource pool are considered as candidate resource set</w:t>
      </w:r>
    </w:p>
    <w:p w14:paraId="6E9293F0" w14:textId="77777777" w:rsidR="0091271C" w:rsidRPr="00725AE6" w:rsidRDefault="0091271C" w:rsidP="00017304">
      <w:pPr>
        <w:pStyle w:val="ListParagraph"/>
        <w:numPr>
          <w:ilvl w:val="0"/>
          <w:numId w:val="231"/>
        </w:numPr>
        <w:overflowPunct/>
        <w:autoSpaceDE/>
        <w:autoSpaceDN/>
        <w:adjustRightInd/>
        <w:spacing w:after="0"/>
        <w:contextualSpacing w:val="0"/>
        <w:textAlignment w:val="auto"/>
        <w:rPr>
          <w:rFonts w:eastAsia="Malgun Gothic"/>
          <w:lang w:eastAsia="ko-KR"/>
        </w:rPr>
      </w:pPr>
      <w:r w:rsidRPr="00725AE6">
        <w:rPr>
          <w:rFonts w:eastAsia="Malgun Gothic"/>
          <w:lang w:eastAsia="ko-KR"/>
        </w:rPr>
        <w:t xml:space="preserve">When random selection is configured by upper layers, for (a), (b), (c), option 1-1 is applied, otherwise, option 1-2 is applied. </w:t>
      </w:r>
    </w:p>
    <w:p w14:paraId="08424944" w14:textId="77777777" w:rsidR="0091271C" w:rsidRPr="00D341EB" w:rsidRDefault="0091271C" w:rsidP="0091271C">
      <w:pPr>
        <w:rPr>
          <w:rFonts w:ascii="Times New Roman" w:hAnsi="Times New Roman"/>
          <w:b/>
        </w:rPr>
      </w:pPr>
    </w:p>
    <w:p w14:paraId="7201588B" w14:textId="77777777" w:rsidR="0091271C" w:rsidRPr="004A3873" w:rsidRDefault="0091271C" w:rsidP="0091271C">
      <w:pPr>
        <w:rPr>
          <w:rFonts w:ascii="Times New Roman" w:hAnsi="Times New Roman"/>
          <w:szCs w:val="20"/>
        </w:rPr>
      </w:pPr>
      <w:r w:rsidRPr="004A3873">
        <w:rPr>
          <w:rFonts w:ascii="Times New Roman" w:hAnsi="Times New Roman"/>
          <w:szCs w:val="20"/>
          <w:highlight w:val="green"/>
        </w:rPr>
        <w:t>Agreement</w:t>
      </w:r>
    </w:p>
    <w:p w14:paraId="38AEB818" w14:textId="77777777" w:rsidR="0091271C" w:rsidRPr="00725AE6" w:rsidRDefault="0091271C" w:rsidP="0091271C">
      <w:pPr>
        <w:rPr>
          <w:szCs w:val="20"/>
          <w:lang w:eastAsia="x-none"/>
        </w:rPr>
      </w:pPr>
      <w:r w:rsidRPr="00725AE6">
        <w:rPr>
          <w:rFonts w:ascii="Times New Roman" w:hAnsi="Times New Roman"/>
          <w:szCs w:val="20"/>
        </w:rPr>
        <w:t>A</w:t>
      </w:r>
      <w:r w:rsidRPr="00725AE6">
        <w:rPr>
          <w:rFonts w:ascii="Times New Roman" w:eastAsia="Malgun Gothic" w:hAnsi="Times New Roman"/>
          <w:szCs w:val="20"/>
          <w:lang w:eastAsia="ko-KR"/>
        </w:rPr>
        <w:t xml:space="preserve">dditional resource exclusion procedure is specified in MAC layer spec </w:t>
      </w:r>
    </w:p>
    <w:p w14:paraId="21D94444" w14:textId="77777777" w:rsidR="0091271C" w:rsidRDefault="0091271C" w:rsidP="0091271C">
      <w:pPr>
        <w:rPr>
          <w:lang w:eastAsia="x-none"/>
        </w:rPr>
      </w:pPr>
    </w:p>
    <w:p w14:paraId="271CAC7C" w14:textId="77777777" w:rsidR="0091271C" w:rsidRPr="004A3873" w:rsidRDefault="0091271C" w:rsidP="0091271C">
      <w:pPr>
        <w:rPr>
          <w:rFonts w:ascii="Times New Roman" w:hAnsi="Times New Roman"/>
          <w:szCs w:val="20"/>
        </w:rPr>
      </w:pPr>
      <w:r w:rsidRPr="004A3873">
        <w:rPr>
          <w:rFonts w:ascii="Times New Roman" w:hAnsi="Times New Roman"/>
          <w:szCs w:val="20"/>
          <w:highlight w:val="green"/>
        </w:rPr>
        <w:lastRenderedPageBreak/>
        <w:t>Agreement</w:t>
      </w:r>
    </w:p>
    <w:p w14:paraId="1211EB57" w14:textId="77777777" w:rsidR="0091271C" w:rsidRPr="008E3E7B" w:rsidRDefault="0091271C" w:rsidP="0091271C">
      <w:pPr>
        <w:rPr>
          <w:rFonts w:ascii="Times New Roman" w:eastAsia="Malgun Gothic" w:hAnsi="Times New Roman"/>
          <w:lang w:val="en-US" w:eastAsia="ko-KR"/>
        </w:rPr>
      </w:pPr>
      <w:r w:rsidRPr="008E3E7B">
        <w:rPr>
          <w:rFonts w:ascii="Times New Roman" w:eastAsia="Malgun Gothic" w:hAnsi="Times New Roman"/>
          <w:lang w:val="en-US" w:eastAsia="ko-KR"/>
        </w:rPr>
        <w:t>When a UE with limited TX capability performs resource selection for a certain carrier, there could be ambiguity about the duration for which the current reserved resources of the other carriers are valid.</w:t>
      </w:r>
    </w:p>
    <w:p w14:paraId="547E175C" w14:textId="77777777" w:rsidR="0091271C" w:rsidRPr="008E3E7B" w:rsidRDefault="0091271C" w:rsidP="00036580">
      <w:pPr>
        <w:numPr>
          <w:ilvl w:val="0"/>
          <w:numId w:val="186"/>
        </w:numPr>
        <w:rPr>
          <w:rFonts w:ascii="Times New Roman" w:eastAsia="Malgun Gothic" w:hAnsi="Times New Roman"/>
          <w:bCs/>
          <w:lang w:eastAsia="ko-KR"/>
        </w:rPr>
      </w:pPr>
      <w:r w:rsidRPr="008E3E7B">
        <w:rPr>
          <w:rFonts w:ascii="Times New Roman" w:hAnsi="Times New Roman"/>
          <w:bCs/>
        </w:rPr>
        <w:t>Determining the duration for which the current resource reservation on other carriers is valid can be left to UE implementation</w:t>
      </w:r>
    </w:p>
    <w:p w14:paraId="04530B74" w14:textId="77777777" w:rsidR="0091271C" w:rsidRDefault="0091271C" w:rsidP="0091271C">
      <w:pPr>
        <w:rPr>
          <w:lang w:eastAsia="x-none"/>
        </w:rPr>
      </w:pPr>
    </w:p>
    <w:p w14:paraId="00EB0B41" w14:textId="77777777" w:rsidR="0091271C" w:rsidRPr="0073762F" w:rsidRDefault="0091271C" w:rsidP="0091271C">
      <w:pPr>
        <w:rPr>
          <w:b/>
          <w:szCs w:val="20"/>
          <w:lang w:eastAsia="x-none"/>
        </w:rPr>
      </w:pPr>
      <w:r w:rsidRPr="0073762F">
        <w:rPr>
          <w:b/>
          <w:szCs w:val="20"/>
          <w:lang w:eastAsia="x-none"/>
        </w:rPr>
        <w:t>Conclusion</w:t>
      </w:r>
    </w:p>
    <w:p w14:paraId="541B733C" w14:textId="4C2991DD" w:rsidR="0091271C" w:rsidRPr="0073762F" w:rsidRDefault="0091271C" w:rsidP="0091271C">
      <w:pPr>
        <w:rPr>
          <w:szCs w:val="20"/>
          <w:lang w:eastAsia="x-none"/>
        </w:rPr>
      </w:pPr>
      <w:r w:rsidRPr="0073762F">
        <w:rPr>
          <w:rFonts w:ascii="Times New Roman" w:eastAsia="Malgun Gothic" w:hAnsi="Times New Roman"/>
          <w:szCs w:val="20"/>
          <w:lang w:eastAsia="ko-KR"/>
        </w:rPr>
        <w:t xml:space="preserve">Do not </w:t>
      </w:r>
      <w:r w:rsidRPr="0073762F">
        <w:rPr>
          <w:rFonts w:ascii="Times New Roman" w:eastAsia="Malgun Gothic" w:hAnsi="Times New Roman" w:hint="eastAsia"/>
          <w:szCs w:val="20"/>
          <w:lang w:eastAsia="ko-KR"/>
        </w:rPr>
        <w:t>specify</w:t>
      </w:r>
      <w:r w:rsidRPr="0073762F">
        <w:rPr>
          <w:rFonts w:ascii="Times New Roman" w:eastAsia="Malgun Gothic" w:hAnsi="Times New Roman"/>
          <w:szCs w:val="20"/>
          <w:lang w:eastAsia="ko-KR"/>
        </w:rPr>
        <w:t xml:space="preserve"> enhancements to resource (re)selection </w:t>
      </w:r>
      <w:r w:rsidRPr="0073762F">
        <w:rPr>
          <w:rFonts w:ascii="Times New Roman" w:eastAsia="Malgun Gothic" w:hAnsi="Times New Roman" w:hint="eastAsia"/>
          <w:szCs w:val="20"/>
          <w:lang w:eastAsia="ko-KR"/>
        </w:rPr>
        <w:t>triggering across aggregated carriers</w:t>
      </w:r>
      <w:r w:rsidRPr="0073762F">
        <w:rPr>
          <w:rFonts w:ascii="Times New Roman" w:eastAsia="Malgun Gothic" w:hAnsi="Times New Roman"/>
          <w:szCs w:val="20"/>
          <w:lang w:eastAsia="ko-KR"/>
        </w:rPr>
        <w:t xml:space="preserve"> that specifically align simultaneous transmissions on multiple carriers to be on the same TTI</w:t>
      </w:r>
      <w:r w:rsidR="007F6842">
        <w:rPr>
          <w:rFonts w:ascii="Times New Roman" w:eastAsia="Malgun Gothic" w:hAnsi="Times New Roman"/>
          <w:szCs w:val="20"/>
          <w:lang w:eastAsia="ko-KR"/>
        </w:rPr>
        <w:t>.</w:t>
      </w:r>
    </w:p>
    <w:p w14:paraId="3C20AE99" w14:textId="3C2959D4" w:rsidR="0091271C" w:rsidRDefault="0091271C" w:rsidP="0091271C">
      <w:pPr>
        <w:rPr>
          <w:szCs w:val="20"/>
          <w:lang w:eastAsia="x-none"/>
        </w:rPr>
      </w:pPr>
    </w:p>
    <w:p w14:paraId="1967FCC6" w14:textId="77777777" w:rsidR="004A3873" w:rsidRPr="0073762F" w:rsidRDefault="004A3873" w:rsidP="0091271C">
      <w:pPr>
        <w:rPr>
          <w:szCs w:val="20"/>
          <w:lang w:eastAsia="x-none"/>
        </w:rPr>
      </w:pPr>
    </w:p>
    <w:p w14:paraId="4CD6F4CE" w14:textId="56AEE813" w:rsidR="0091271C" w:rsidRDefault="0058452E" w:rsidP="0091271C">
      <w:pPr>
        <w:rPr>
          <w:lang w:eastAsia="x-none"/>
        </w:rPr>
      </w:pPr>
      <w:hyperlink r:id="rId311" w:history="1">
        <w:r w:rsidR="000F2B08">
          <w:rPr>
            <w:rStyle w:val="Hyperlink"/>
            <w:lang w:eastAsia="x-none"/>
          </w:rPr>
          <w:t>R1-1805988</w:t>
        </w:r>
      </w:hyperlink>
      <w:r w:rsidR="0091271C">
        <w:rPr>
          <w:lang w:eastAsia="x-none"/>
        </w:rPr>
        <w:tab/>
        <w:t>Remaining details for supporting carrier aggregation with mode-4</w:t>
      </w:r>
      <w:r w:rsidR="0091271C">
        <w:rPr>
          <w:lang w:eastAsia="x-none"/>
        </w:rPr>
        <w:tab/>
        <w:t>Huawei, HiSilicon</w:t>
      </w:r>
    </w:p>
    <w:p w14:paraId="6D7A58C7" w14:textId="401CC16B" w:rsidR="0091271C" w:rsidRDefault="0058452E" w:rsidP="0091271C">
      <w:pPr>
        <w:rPr>
          <w:lang w:eastAsia="x-none"/>
        </w:rPr>
      </w:pPr>
      <w:hyperlink r:id="rId312" w:history="1">
        <w:r w:rsidR="000F2B08">
          <w:rPr>
            <w:rStyle w:val="Hyperlink"/>
            <w:lang w:eastAsia="x-none"/>
          </w:rPr>
          <w:t>R1-1806098</w:t>
        </w:r>
      </w:hyperlink>
      <w:r w:rsidR="0091271C">
        <w:rPr>
          <w:lang w:eastAsia="x-none"/>
        </w:rPr>
        <w:tab/>
        <w:t>Remaining issues on resource selection in mode 4 CA</w:t>
      </w:r>
      <w:r w:rsidR="0091271C">
        <w:rPr>
          <w:lang w:eastAsia="x-none"/>
        </w:rPr>
        <w:tab/>
        <w:t>ZTE</w:t>
      </w:r>
    </w:p>
    <w:p w14:paraId="09ACB140" w14:textId="20C79C0A" w:rsidR="0091271C" w:rsidRPr="00D06F4C" w:rsidRDefault="0058452E" w:rsidP="0091271C">
      <w:pPr>
        <w:ind w:left="1440" w:hanging="1440"/>
        <w:rPr>
          <w:color w:val="BFBFBF"/>
          <w:lang w:eastAsia="x-none"/>
        </w:rPr>
      </w:pPr>
      <w:hyperlink r:id="rId313" w:history="1">
        <w:r w:rsidR="000F2B08">
          <w:rPr>
            <w:rStyle w:val="Hyperlink"/>
            <w:lang w:eastAsia="x-none"/>
          </w:rPr>
          <w:t>R1-1806126</w:t>
        </w:r>
      </w:hyperlink>
      <w:r w:rsidR="0091271C" w:rsidRPr="00D06F4C">
        <w:rPr>
          <w:color w:val="BFBFBF"/>
          <w:lang w:eastAsia="x-none"/>
        </w:rPr>
        <w:tab/>
        <w:t>Discuss the remaining issues for resource selection in mode 4 CA</w:t>
      </w:r>
      <w:r w:rsidR="0091271C" w:rsidRPr="00D06F4C">
        <w:rPr>
          <w:color w:val="BFBFBF"/>
          <w:lang w:eastAsia="x-none"/>
        </w:rPr>
        <w:tab/>
        <w:t>ZTE Wistron Telecom AB, Sanechips</w:t>
      </w:r>
    </w:p>
    <w:p w14:paraId="4118878B" w14:textId="77777777" w:rsidR="0091271C" w:rsidRPr="00D06F4C" w:rsidRDefault="0091271C" w:rsidP="0091271C">
      <w:pPr>
        <w:ind w:left="1440" w:hanging="1440"/>
        <w:rPr>
          <w:color w:val="BFBFBF"/>
          <w:lang w:eastAsia="x-none"/>
        </w:rPr>
      </w:pPr>
      <w:r w:rsidRPr="00D06F4C">
        <w:rPr>
          <w:color w:val="BFBFBF"/>
          <w:lang w:eastAsia="x-none"/>
        </w:rPr>
        <w:t>Withdrawn</w:t>
      </w:r>
    </w:p>
    <w:p w14:paraId="6514A82D" w14:textId="5E8E157E" w:rsidR="0091271C" w:rsidRDefault="0058452E" w:rsidP="0091271C">
      <w:pPr>
        <w:rPr>
          <w:lang w:eastAsia="x-none"/>
        </w:rPr>
      </w:pPr>
      <w:hyperlink r:id="rId314" w:history="1">
        <w:r w:rsidR="000F2B08">
          <w:rPr>
            <w:rStyle w:val="Hyperlink"/>
            <w:lang w:eastAsia="x-none"/>
          </w:rPr>
          <w:t>R1-1806147</w:t>
        </w:r>
      </w:hyperlink>
      <w:r w:rsidR="0091271C">
        <w:rPr>
          <w:lang w:eastAsia="x-none"/>
        </w:rPr>
        <w:tab/>
        <w:t>On mode-4 support for PC5 CA</w:t>
      </w:r>
      <w:r w:rsidR="0091271C">
        <w:rPr>
          <w:lang w:eastAsia="x-none"/>
        </w:rPr>
        <w:tab/>
        <w:t>Ericsson</w:t>
      </w:r>
    </w:p>
    <w:p w14:paraId="6484A787" w14:textId="0FBB0F9F" w:rsidR="0091271C" w:rsidRDefault="0058452E" w:rsidP="0091271C">
      <w:pPr>
        <w:rPr>
          <w:lang w:eastAsia="x-none"/>
        </w:rPr>
      </w:pPr>
      <w:hyperlink r:id="rId315" w:history="1">
        <w:r w:rsidR="000F2B08">
          <w:rPr>
            <w:rStyle w:val="Hyperlink"/>
            <w:lang w:eastAsia="x-none"/>
          </w:rPr>
          <w:t>R1-1806262</w:t>
        </w:r>
      </w:hyperlink>
      <w:r w:rsidR="0091271C">
        <w:rPr>
          <w:lang w:eastAsia="x-none"/>
        </w:rPr>
        <w:tab/>
        <w:t>Remaining details on carrier aggregation for mode 4 in V2X phase 2</w:t>
      </w:r>
      <w:r w:rsidR="0091271C">
        <w:rPr>
          <w:lang w:eastAsia="x-none"/>
        </w:rPr>
        <w:tab/>
        <w:t>CATT</w:t>
      </w:r>
    </w:p>
    <w:p w14:paraId="501BD66F" w14:textId="4F2C192C" w:rsidR="0091271C" w:rsidRDefault="0058452E" w:rsidP="0091271C">
      <w:pPr>
        <w:rPr>
          <w:lang w:eastAsia="x-none"/>
        </w:rPr>
      </w:pPr>
      <w:hyperlink r:id="rId316" w:history="1">
        <w:r w:rsidR="000F2B08">
          <w:rPr>
            <w:rStyle w:val="Hyperlink"/>
            <w:lang w:eastAsia="x-none"/>
          </w:rPr>
          <w:t>R1-1806350</w:t>
        </w:r>
      </w:hyperlink>
      <w:r w:rsidR="0091271C">
        <w:rPr>
          <w:lang w:eastAsia="x-none"/>
        </w:rPr>
        <w:tab/>
        <w:t>Discussion on Mode 4 support for V2X carrier aggregation</w:t>
      </w:r>
      <w:r w:rsidR="0091271C">
        <w:rPr>
          <w:lang w:eastAsia="x-none"/>
        </w:rPr>
        <w:tab/>
        <w:t>Lenovo, Motorola Mobility</w:t>
      </w:r>
    </w:p>
    <w:p w14:paraId="56FE4BD8" w14:textId="5B3AE2DB" w:rsidR="0091271C" w:rsidRDefault="0058452E" w:rsidP="0091271C">
      <w:pPr>
        <w:ind w:left="1440" w:hanging="1440"/>
        <w:rPr>
          <w:lang w:eastAsia="x-none"/>
        </w:rPr>
      </w:pPr>
      <w:hyperlink r:id="rId317" w:history="1">
        <w:r w:rsidR="000F2B08">
          <w:rPr>
            <w:rStyle w:val="Hyperlink"/>
            <w:lang w:eastAsia="x-none"/>
          </w:rPr>
          <w:t>R1-1806481</w:t>
        </w:r>
      </w:hyperlink>
      <w:r w:rsidR="0091271C">
        <w:rPr>
          <w:lang w:eastAsia="x-none"/>
        </w:rPr>
        <w:tab/>
        <w:t>Remaining physical layer aspects of sidelink carrier aggregation for mode-4 LTE V2V communication</w:t>
      </w:r>
      <w:r w:rsidR="0091271C">
        <w:rPr>
          <w:lang w:eastAsia="x-none"/>
        </w:rPr>
        <w:tab/>
        <w:t>Intel Corporation</w:t>
      </w:r>
    </w:p>
    <w:p w14:paraId="74B09068" w14:textId="39ABB7BB" w:rsidR="0091271C" w:rsidRDefault="0058452E" w:rsidP="0091271C">
      <w:pPr>
        <w:rPr>
          <w:lang w:eastAsia="x-none"/>
        </w:rPr>
      </w:pPr>
      <w:hyperlink r:id="rId318" w:history="1">
        <w:r w:rsidR="000F2B08">
          <w:rPr>
            <w:rStyle w:val="Hyperlink"/>
            <w:lang w:eastAsia="x-none"/>
          </w:rPr>
          <w:t>R1-1806581</w:t>
        </w:r>
      </w:hyperlink>
      <w:r w:rsidR="0091271C">
        <w:rPr>
          <w:lang w:eastAsia="x-none"/>
        </w:rPr>
        <w:tab/>
        <w:t>Discussion on carrier aggregation in sidelink mode 4 operation</w:t>
      </w:r>
      <w:r w:rsidR="0091271C">
        <w:rPr>
          <w:lang w:eastAsia="x-none"/>
        </w:rPr>
        <w:tab/>
        <w:t>LG Electronics</w:t>
      </w:r>
    </w:p>
    <w:p w14:paraId="34A0D80C" w14:textId="096AF696" w:rsidR="0091271C" w:rsidRDefault="0058452E" w:rsidP="0091271C">
      <w:pPr>
        <w:rPr>
          <w:lang w:eastAsia="x-none"/>
        </w:rPr>
      </w:pPr>
      <w:hyperlink r:id="rId319" w:history="1">
        <w:r w:rsidR="000F2B08">
          <w:rPr>
            <w:rStyle w:val="Hyperlink"/>
            <w:lang w:eastAsia="x-none"/>
          </w:rPr>
          <w:t>R1-1806677</w:t>
        </w:r>
      </w:hyperlink>
      <w:r w:rsidR="0091271C">
        <w:rPr>
          <w:lang w:eastAsia="x-none"/>
        </w:rPr>
        <w:tab/>
        <w:t>mode-4 support in V2X CA</w:t>
      </w:r>
      <w:r w:rsidR="0091271C">
        <w:rPr>
          <w:lang w:eastAsia="x-none"/>
        </w:rPr>
        <w:tab/>
        <w:t>Samsung</w:t>
      </w:r>
    </w:p>
    <w:p w14:paraId="198D1E5A" w14:textId="2A37B789" w:rsidR="0091271C" w:rsidRDefault="0058452E" w:rsidP="0091271C">
      <w:pPr>
        <w:rPr>
          <w:lang w:eastAsia="x-none"/>
        </w:rPr>
      </w:pPr>
      <w:hyperlink r:id="rId320" w:history="1">
        <w:r w:rsidR="000F2B08">
          <w:rPr>
            <w:rStyle w:val="Hyperlink"/>
            <w:lang w:eastAsia="x-none"/>
          </w:rPr>
          <w:t>R1-1806816</w:t>
        </w:r>
      </w:hyperlink>
      <w:r w:rsidR="0091271C">
        <w:rPr>
          <w:lang w:eastAsia="x-none"/>
        </w:rPr>
        <w:tab/>
        <w:t>Remaining Issues on V2X Sidelink CA Scheduling issues in Mode 4</w:t>
      </w:r>
      <w:r w:rsidR="0091271C">
        <w:rPr>
          <w:lang w:eastAsia="x-none"/>
        </w:rPr>
        <w:tab/>
        <w:t>ITRI</w:t>
      </w:r>
    </w:p>
    <w:p w14:paraId="55D21BF1" w14:textId="000F6F8A" w:rsidR="0091271C" w:rsidRDefault="0058452E" w:rsidP="0091271C">
      <w:pPr>
        <w:rPr>
          <w:lang w:eastAsia="x-none"/>
        </w:rPr>
      </w:pPr>
      <w:hyperlink r:id="rId321" w:history="1">
        <w:r w:rsidR="000F2B08">
          <w:rPr>
            <w:rStyle w:val="Hyperlink"/>
            <w:lang w:eastAsia="x-none"/>
          </w:rPr>
          <w:t>R1-1806860</w:t>
        </w:r>
      </w:hyperlink>
      <w:r w:rsidR="0091271C">
        <w:rPr>
          <w:lang w:eastAsia="x-none"/>
        </w:rPr>
        <w:tab/>
        <w:t>Remaining issues in eV2X carrier aggregation</w:t>
      </w:r>
      <w:r w:rsidR="0091271C">
        <w:rPr>
          <w:lang w:eastAsia="x-none"/>
        </w:rPr>
        <w:tab/>
        <w:t>OPPO</w:t>
      </w:r>
    </w:p>
    <w:p w14:paraId="7886BDB2" w14:textId="03219ACE" w:rsidR="0091271C" w:rsidRDefault="0058452E" w:rsidP="0091271C">
      <w:pPr>
        <w:rPr>
          <w:lang w:eastAsia="x-none"/>
        </w:rPr>
      </w:pPr>
      <w:hyperlink r:id="rId322" w:history="1">
        <w:r w:rsidR="000F2B08">
          <w:rPr>
            <w:rStyle w:val="Hyperlink"/>
            <w:lang w:eastAsia="x-none"/>
          </w:rPr>
          <w:t>R1-1806994</w:t>
        </w:r>
      </w:hyperlink>
      <w:r w:rsidR="0091271C">
        <w:rPr>
          <w:lang w:eastAsia="x-none"/>
        </w:rPr>
        <w:tab/>
        <w:t>Remaining Details for Mode 4 support for V2X carrier aggregation</w:t>
      </w:r>
      <w:r w:rsidR="0091271C">
        <w:rPr>
          <w:lang w:eastAsia="x-none"/>
        </w:rPr>
        <w:tab/>
        <w:t>Nokia, Nokia Shanghai Bell</w:t>
      </w:r>
    </w:p>
    <w:p w14:paraId="78D22A38" w14:textId="18CD82B7" w:rsidR="0091271C" w:rsidRPr="001309B4" w:rsidRDefault="0058452E" w:rsidP="0091271C">
      <w:pPr>
        <w:rPr>
          <w:lang w:eastAsia="x-none"/>
        </w:rPr>
      </w:pPr>
      <w:hyperlink r:id="rId323" w:history="1">
        <w:r w:rsidR="000F2B08">
          <w:rPr>
            <w:rStyle w:val="Hyperlink"/>
            <w:lang w:eastAsia="x-none"/>
          </w:rPr>
          <w:t>R1-1807045</w:t>
        </w:r>
      </w:hyperlink>
      <w:r w:rsidR="0091271C">
        <w:rPr>
          <w:lang w:eastAsia="x-none"/>
        </w:rPr>
        <w:tab/>
        <w:t>On carrier aggregation using mode 4 resource selection</w:t>
      </w:r>
      <w:r w:rsidR="0091271C">
        <w:rPr>
          <w:lang w:eastAsia="x-none"/>
        </w:rPr>
        <w:tab/>
        <w:t>NTT DOCOMO, INC.</w:t>
      </w:r>
    </w:p>
    <w:p w14:paraId="31AAA3C6" w14:textId="77777777" w:rsidR="0091271C" w:rsidRDefault="0091271C" w:rsidP="004A3873">
      <w:pPr>
        <w:pStyle w:val="Heading5"/>
      </w:pPr>
      <w:bookmarkStart w:id="96" w:name="_Toc516232549"/>
      <w:r w:rsidRPr="00DE306A">
        <w:t>Synchronization</w:t>
      </w:r>
      <w:bookmarkEnd w:id="96"/>
    </w:p>
    <w:p w14:paraId="7A59BF77" w14:textId="433B0581" w:rsidR="0091271C" w:rsidRPr="008C0211" w:rsidRDefault="0058452E" w:rsidP="0091271C">
      <w:pPr>
        <w:rPr>
          <w:b/>
          <w:lang w:eastAsia="x-none"/>
        </w:rPr>
      </w:pPr>
      <w:hyperlink r:id="rId324" w:history="1">
        <w:r w:rsidR="000F2B08">
          <w:rPr>
            <w:rStyle w:val="Hyperlink"/>
            <w:b/>
          </w:rPr>
          <w:t>R1-1807427</w:t>
        </w:r>
      </w:hyperlink>
      <w:r w:rsidR="0091271C" w:rsidRPr="008C0211">
        <w:rPr>
          <w:b/>
          <w:lang w:eastAsia="x-none"/>
        </w:rPr>
        <w:tab/>
        <w:t>Summary of synchronization for PC5 CA</w:t>
      </w:r>
      <w:r w:rsidR="0091271C" w:rsidRPr="008C0211">
        <w:rPr>
          <w:b/>
          <w:lang w:eastAsia="x-none"/>
        </w:rPr>
        <w:tab/>
        <w:t>Ericsson</w:t>
      </w:r>
    </w:p>
    <w:p w14:paraId="60131E95" w14:textId="77777777" w:rsidR="0091271C" w:rsidRDefault="0091271C" w:rsidP="0091271C">
      <w:pPr>
        <w:rPr>
          <w:lang w:eastAsia="x-none"/>
        </w:rPr>
      </w:pPr>
    </w:p>
    <w:p w14:paraId="588918C3" w14:textId="77777777" w:rsidR="0091271C" w:rsidRPr="008C0211" w:rsidRDefault="0091271C" w:rsidP="0091271C">
      <w:pPr>
        <w:rPr>
          <w:lang w:eastAsia="x-none"/>
        </w:rPr>
      </w:pPr>
      <w:r w:rsidRPr="008C0211">
        <w:rPr>
          <w:highlight w:val="green"/>
          <w:lang w:eastAsia="x-none"/>
        </w:rPr>
        <w:t>Agreement:</w:t>
      </w:r>
    </w:p>
    <w:p w14:paraId="1E87DA7E" w14:textId="77777777" w:rsidR="0091271C" w:rsidRPr="007C5CED" w:rsidRDefault="0091271C" w:rsidP="0091271C">
      <w:bookmarkStart w:id="97" w:name="_Toc514673094"/>
      <w:r w:rsidRPr="007C5CED">
        <w:t>BW and TDD configuration and reserved bits are derived from CC where PSBCH and SLSS are transmitted.</w:t>
      </w:r>
      <w:bookmarkEnd w:id="97"/>
    </w:p>
    <w:p w14:paraId="5CD5CB98" w14:textId="77777777" w:rsidR="0091271C" w:rsidRDefault="0091271C" w:rsidP="0091271C">
      <w:pPr>
        <w:rPr>
          <w:lang w:eastAsia="x-none"/>
        </w:rPr>
      </w:pPr>
    </w:p>
    <w:p w14:paraId="10F06C6D" w14:textId="77777777" w:rsidR="0091271C" w:rsidRPr="008C0211" w:rsidRDefault="0091271C" w:rsidP="0091271C">
      <w:pPr>
        <w:rPr>
          <w:lang w:eastAsia="x-none"/>
        </w:rPr>
      </w:pPr>
      <w:r w:rsidRPr="008C0211">
        <w:rPr>
          <w:highlight w:val="green"/>
          <w:lang w:eastAsia="x-none"/>
        </w:rPr>
        <w:t>Agreement:</w:t>
      </w:r>
    </w:p>
    <w:p w14:paraId="727C3BC8" w14:textId="77777777" w:rsidR="0091271C" w:rsidRPr="007C5CED" w:rsidRDefault="0091271C" w:rsidP="0091271C">
      <w:pPr>
        <w:rPr>
          <w:lang w:eastAsia="x-none"/>
        </w:rPr>
      </w:pPr>
      <w:bookmarkStart w:id="98" w:name="_Toc514673095"/>
      <w:r w:rsidRPr="007C5CED">
        <w:t>When the UE has selected a synchronization reference other than Sync Ref UE (e.g., GNSS or eNB), selection of carrier for transmission of SLSS in Option 1 is up to UE implementation.</w:t>
      </w:r>
      <w:bookmarkEnd w:id="98"/>
    </w:p>
    <w:p w14:paraId="230E4B9D" w14:textId="77777777" w:rsidR="0091271C" w:rsidRDefault="0091271C" w:rsidP="0091271C">
      <w:pPr>
        <w:rPr>
          <w:lang w:eastAsia="x-none"/>
        </w:rPr>
      </w:pPr>
    </w:p>
    <w:p w14:paraId="7677857F" w14:textId="78FBB028" w:rsidR="0091271C" w:rsidRPr="008C0211" w:rsidRDefault="0058452E" w:rsidP="0091271C">
      <w:pPr>
        <w:rPr>
          <w:b/>
          <w:lang w:eastAsia="x-none"/>
        </w:rPr>
      </w:pPr>
      <w:hyperlink r:id="rId325" w:history="1">
        <w:r w:rsidR="000F2B08">
          <w:rPr>
            <w:rStyle w:val="Hyperlink"/>
            <w:b/>
          </w:rPr>
          <w:t>R1-1807522</w:t>
        </w:r>
      </w:hyperlink>
      <w:r w:rsidR="0091271C" w:rsidRPr="008C0211">
        <w:rPr>
          <w:b/>
          <w:lang w:eastAsia="x-none"/>
        </w:rPr>
        <w:tab/>
        <w:t>Summary of synchronization reference priority order for PC5 CA</w:t>
      </w:r>
      <w:r w:rsidR="0091271C" w:rsidRPr="008C0211">
        <w:rPr>
          <w:b/>
          <w:lang w:eastAsia="x-none"/>
        </w:rPr>
        <w:tab/>
        <w:t>Samsung</w:t>
      </w:r>
    </w:p>
    <w:p w14:paraId="62495391" w14:textId="77777777" w:rsidR="0091271C" w:rsidRDefault="0091271C" w:rsidP="0091271C">
      <w:pPr>
        <w:rPr>
          <w:lang w:eastAsia="x-none"/>
        </w:rPr>
      </w:pPr>
    </w:p>
    <w:p w14:paraId="3217DA63" w14:textId="0C8C2A8F" w:rsidR="0091271C" w:rsidRDefault="0058452E" w:rsidP="0091271C">
      <w:pPr>
        <w:rPr>
          <w:lang w:eastAsia="x-none"/>
        </w:rPr>
      </w:pPr>
      <w:hyperlink r:id="rId326" w:history="1">
        <w:r w:rsidR="000F2B08">
          <w:rPr>
            <w:rStyle w:val="Hyperlink"/>
            <w:lang w:eastAsia="x-none"/>
          </w:rPr>
          <w:t>R1-1806146</w:t>
        </w:r>
      </w:hyperlink>
      <w:r w:rsidR="0091271C">
        <w:rPr>
          <w:lang w:eastAsia="x-none"/>
        </w:rPr>
        <w:tab/>
        <w:t>On Synchronization Aspects for PC5 CA</w:t>
      </w:r>
      <w:r w:rsidR="0091271C">
        <w:rPr>
          <w:lang w:eastAsia="x-none"/>
        </w:rPr>
        <w:tab/>
        <w:t>Ericsson</w:t>
      </w:r>
    </w:p>
    <w:p w14:paraId="5821D357" w14:textId="3147DF56" w:rsidR="0091271C" w:rsidRDefault="0058452E" w:rsidP="0091271C">
      <w:pPr>
        <w:rPr>
          <w:lang w:eastAsia="x-none"/>
        </w:rPr>
      </w:pPr>
      <w:hyperlink r:id="rId327" w:history="1">
        <w:r w:rsidR="000F2B08">
          <w:rPr>
            <w:rStyle w:val="Hyperlink"/>
            <w:lang w:eastAsia="x-none"/>
          </w:rPr>
          <w:t>R1-1806263</w:t>
        </w:r>
      </w:hyperlink>
      <w:r w:rsidR="0091271C">
        <w:rPr>
          <w:lang w:eastAsia="x-none"/>
        </w:rPr>
        <w:tab/>
        <w:t>Remaining details on synchronization for carrier aggregation in V2X Phase 2</w:t>
      </w:r>
      <w:r w:rsidR="0091271C">
        <w:rPr>
          <w:lang w:eastAsia="x-none"/>
        </w:rPr>
        <w:tab/>
        <w:t>CATT</w:t>
      </w:r>
    </w:p>
    <w:p w14:paraId="24B5A678" w14:textId="53A12F24" w:rsidR="0091271C" w:rsidRDefault="0058452E" w:rsidP="0091271C">
      <w:pPr>
        <w:rPr>
          <w:lang w:eastAsia="x-none"/>
        </w:rPr>
      </w:pPr>
      <w:hyperlink r:id="rId328" w:history="1">
        <w:r w:rsidR="000F2B08">
          <w:rPr>
            <w:rStyle w:val="Hyperlink"/>
            <w:lang w:eastAsia="x-none"/>
          </w:rPr>
          <w:t>R1-1806482</w:t>
        </w:r>
      </w:hyperlink>
      <w:r w:rsidR="0091271C">
        <w:rPr>
          <w:lang w:eastAsia="x-none"/>
        </w:rPr>
        <w:tab/>
        <w:t>Remaining sidelink synchronization details for LTE V2V carrier aggregation</w:t>
      </w:r>
      <w:r w:rsidR="0091271C">
        <w:rPr>
          <w:lang w:eastAsia="x-none"/>
        </w:rPr>
        <w:tab/>
        <w:t>Intel Corporation</w:t>
      </w:r>
    </w:p>
    <w:p w14:paraId="67C018B7" w14:textId="545F1C1B" w:rsidR="0091271C" w:rsidRDefault="0058452E" w:rsidP="0091271C">
      <w:pPr>
        <w:rPr>
          <w:lang w:eastAsia="x-none"/>
        </w:rPr>
      </w:pPr>
      <w:hyperlink r:id="rId329" w:history="1">
        <w:r w:rsidR="000F2B08">
          <w:rPr>
            <w:rStyle w:val="Hyperlink"/>
            <w:lang w:eastAsia="x-none"/>
          </w:rPr>
          <w:t>R1-1806582</w:t>
        </w:r>
      </w:hyperlink>
      <w:r w:rsidR="0091271C">
        <w:rPr>
          <w:lang w:eastAsia="x-none"/>
        </w:rPr>
        <w:tab/>
        <w:t>Remaining issues on synchronization for sidelink CA</w:t>
      </w:r>
      <w:r w:rsidR="0091271C">
        <w:rPr>
          <w:lang w:eastAsia="x-none"/>
        </w:rPr>
        <w:tab/>
        <w:t>LG Electronics</w:t>
      </w:r>
    </w:p>
    <w:p w14:paraId="4F811D7D" w14:textId="30C90613" w:rsidR="0091271C" w:rsidRPr="008C0211" w:rsidRDefault="0058452E" w:rsidP="0091271C">
      <w:pPr>
        <w:rPr>
          <w:b/>
          <w:lang w:eastAsia="x-none"/>
        </w:rPr>
      </w:pPr>
      <w:hyperlink r:id="rId330" w:history="1">
        <w:r w:rsidR="000F2B08">
          <w:rPr>
            <w:rStyle w:val="Hyperlink"/>
            <w:b/>
            <w:lang w:eastAsia="x-none"/>
          </w:rPr>
          <w:t>R1-1806678</w:t>
        </w:r>
      </w:hyperlink>
      <w:r w:rsidR="0091271C" w:rsidRPr="008C0211">
        <w:rPr>
          <w:b/>
          <w:lang w:eastAsia="x-none"/>
        </w:rPr>
        <w:tab/>
        <w:t>Synchronization in V2X CA</w:t>
      </w:r>
      <w:r w:rsidR="0091271C" w:rsidRPr="008C0211">
        <w:rPr>
          <w:b/>
          <w:lang w:eastAsia="x-none"/>
        </w:rPr>
        <w:tab/>
        <w:t>Samsung</w:t>
      </w:r>
    </w:p>
    <w:p w14:paraId="27552BAA" w14:textId="6DBF5B40" w:rsidR="0091271C" w:rsidRDefault="0058452E" w:rsidP="0091271C">
      <w:pPr>
        <w:rPr>
          <w:lang w:eastAsia="x-none"/>
        </w:rPr>
      </w:pPr>
      <w:hyperlink r:id="rId331" w:history="1">
        <w:r w:rsidR="000F2B08">
          <w:rPr>
            <w:rStyle w:val="Hyperlink"/>
            <w:lang w:eastAsia="x-none"/>
          </w:rPr>
          <w:t>R1-1806817</w:t>
        </w:r>
      </w:hyperlink>
      <w:r w:rsidR="0091271C">
        <w:rPr>
          <w:lang w:eastAsia="x-none"/>
        </w:rPr>
        <w:tab/>
        <w:t>Remaining Issues on Synchronization for Sidelink Carrier Aggregation in V2X Phase 2</w:t>
      </w:r>
      <w:r w:rsidR="0091271C">
        <w:rPr>
          <w:lang w:eastAsia="x-none"/>
        </w:rPr>
        <w:tab/>
        <w:t>ITRI</w:t>
      </w:r>
    </w:p>
    <w:p w14:paraId="0978D7C7" w14:textId="2A7F34FA" w:rsidR="0091271C" w:rsidRDefault="0058452E" w:rsidP="0091271C">
      <w:pPr>
        <w:rPr>
          <w:lang w:eastAsia="x-none"/>
        </w:rPr>
      </w:pPr>
      <w:hyperlink r:id="rId332" w:history="1">
        <w:r w:rsidR="000F2B08">
          <w:rPr>
            <w:rStyle w:val="Hyperlink"/>
            <w:lang w:eastAsia="x-none"/>
          </w:rPr>
          <w:t>R1-1806995</w:t>
        </w:r>
      </w:hyperlink>
      <w:r w:rsidR="0091271C">
        <w:rPr>
          <w:lang w:eastAsia="x-none"/>
        </w:rPr>
        <w:tab/>
        <w:t>Remaining details of SL CA synchronization</w:t>
      </w:r>
      <w:r w:rsidR="0091271C">
        <w:rPr>
          <w:lang w:eastAsia="x-none"/>
        </w:rPr>
        <w:tab/>
        <w:t>Nokia, Nokia Shanghai Bell</w:t>
      </w:r>
    </w:p>
    <w:p w14:paraId="5794E725" w14:textId="390CAC63" w:rsidR="0091271C" w:rsidRPr="003A588F" w:rsidRDefault="0058452E" w:rsidP="0091271C">
      <w:pPr>
        <w:rPr>
          <w:lang w:eastAsia="x-none"/>
        </w:rPr>
      </w:pPr>
      <w:hyperlink r:id="rId333" w:history="1">
        <w:r w:rsidR="000F2B08">
          <w:rPr>
            <w:rStyle w:val="Hyperlink"/>
            <w:lang w:eastAsia="x-none"/>
          </w:rPr>
          <w:t>R1-1807272</w:t>
        </w:r>
      </w:hyperlink>
      <w:r w:rsidR="0091271C">
        <w:rPr>
          <w:lang w:eastAsia="x-none"/>
        </w:rPr>
        <w:tab/>
        <w:t>Remaining details on synchronization for CA in V2X Phase 2</w:t>
      </w:r>
      <w:r w:rsidR="0091271C">
        <w:rPr>
          <w:lang w:eastAsia="x-none"/>
        </w:rPr>
        <w:tab/>
        <w:t>ITL</w:t>
      </w:r>
    </w:p>
    <w:p w14:paraId="06745814" w14:textId="7ED459A2" w:rsidR="0091271C" w:rsidRPr="00DE306A" w:rsidRDefault="0091271C" w:rsidP="004A3873">
      <w:pPr>
        <w:pStyle w:val="Heading5"/>
      </w:pPr>
      <w:bookmarkStart w:id="99" w:name="_Toc516232550"/>
      <w:r w:rsidRPr="00DE306A">
        <w:t>Other</w:t>
      </w:r>
      <w:bookmarkEnd w:id="99"/>
    </w:p>
    <w:bookmarkStart w:id="100" w:name="_Toc490470877"/>
    <w:bookmarkStart w:id="101" w:name="_Toc491457832"/>
    <w:p w14:paraId="38639E61" w14:textId="587BA946" w:rsidR="0091271C" w:rsidRDefault="000F2B08" w:rsidP="0091271C">
      <w:pPr>
        <w:rPr>
          <w:lang w:eastAsia="x-none"/>
        </w:rPr>
      </w:pPr>
      <w:r>
        <w:rPr>
          <w:lang w:eastAsia="x-none"/>
        </w:rPr>
        <w:fldChar w:fldCharType="begin"/>
      </w:r>
      <w:r>
        <w:rPr>
          <w:lang w:eastAsia="x-none"/>
        </w:rPr>
        <w:instrText xml:space="preserve"> HYPERLINK "../Docs/R1-1807155.zip" </w:instrText>
      </w:r>
      <w:r>
        <w:rPr>
          <w:lang w:eastAsia="x-none"/>
        </w:rPr>
        <w:fldChar w:fldCharType="separate"/>
      </w:r>
      <w:r>
        <w:rPr>
          <w:rStyle w:val="Hyperlink"/>
          <w:lang w:eastAsia="x-none"/>
        </w:rPr>
        <w:t>R1-1807155</w:t>
      </w:r>
      <w:r>
        <w:rPr>
          <w:lang w:eastAsia="x-none"/>
        </w:rPr>
        <w:fldChar w:fldCharType="end"/>
      </w:r>
      <w:r w:rsidR="0091271C">
        <w:rPr>
          <w:lang w:eastAsia="x-none"/>
        </w:rPr>
        <w:tab/>
        <w:t>On specification for PC5 CA</w:t>
      </w:r>
      <w:r w:rsidR="0091271C">
        <w:rPr>
          <w:lang w:eastAsia="x-none"/>
        </w:rPr>
        <w:tab/>
        <w:t>Ericsson</w:t>
      </w:r>
    </w:p>
    <w:p w14:paraId="60BFC208" w14:textId="77777777" w:rsidR="0091271C" w:rsidRDefault="0091271C" w:rsidP="004A3873">
      <w:pPr>
        <w:pStyle w:val="Heading4"/>
        <w:rPr>
          <w:lang w:eastAsia="ja-JP"/>
        </w:rPr>
      </w:pPr>
      <w:bookmarkStart w:id="102" w:name="_Toc513839843"/>
      <w:bookmarkStart w:id="103" w:name="_Toc516232551"/>
      <w:r w:rsidRPr="000263B0">
        <w:rPr>
          <w:rFonts w:hint="eastAsia"/>
          <w:lang w:eastAsia="ja-JP"/>
        </w:rPr>
        <w:t>Support for 64-QAM</w:t>
      </w:r>
      <w:bookmarkEnd w:id="100"/>
      <w:bookmarkEnd w:id="101"/>
      <w:bookmarkEnd w:id="102"/>
      <w:bookmarkEnd w:id="103"/>
    </w:p>
    <w:p w14:paraId="3783A218" w14:textId="4C0F5D15" w:rsidR="0091271C" w:rsidRPr="008C0211" w:rsidRDefault="0058452E" w:rsidP="0091271C">
      <w:pPr>
        <w:rPr>
          <w:b/>
          <w:lang w:eastAsia="x-none"/>
        </w:rPr>
      </w:pPr>
      <w:hyperlink r:id="rId334" w:history="1">
        <w:r w:rsidR="000F2B08">
          <w:rPr>
            <w:rStyle w:val="Hyperlink"/>
            <w:b/>
          </w:rPr>
          <w:t>R1-1807459</w:t>
        </w:r>
      </w:hyperlink>
      <w:r w:rsidR="0091271C" w:rsidRPr="008C0211">
        <w:rPr>
          <w:b/>
          <w:lang w:eastAsia="x-none"/>
        </w:rPr>
        <w:tab/>
        <w:t>Summary of offline discussion on support of 64-QAM for LTE V2V communication</w:t>
      </w:r>
      <w:r w:rsidR="0091271C" w:rsidRPr="008C0211">
        <w:rPr>
          <w:b/>
          <w:lang w:eastAsia="x-none"/>
        </w:rPr>
        <w:tab/>
        <w:t>Intel</w:t>
      </w:r>
    </w:p>
    <w:p w14:paraId="4FEE4FDB" w14:textId="77777777" w:rsidR="0091271C" w:rsidRPr="008C0211" w:rsidRDefault="0091271C" w:rsidP="0091271C">
      <w:pPr>
        <w:rPr>
          <w:lang w:eastAsia="x-none"/>
        </w:rPr>
      </w:pPr>
    </w:p>
    <w:p w14:paraId="047A55EF" w14:textId="77777777" w:rsidR="0091271C" w:rsidRPr="008C0211" w:rsidRDefault="0091271C" w:rsidP="0091271C">
      <w:pPr>
        <w:rPr>
          <w:lang w:eastAsia="x-none"/>
        </w:rPr>
      </w:pPr>
      <w:r w:rsidRPr="008C0211">
        <w:rPr>
          <w:highlight w:val="green"/>
          <w:lang w:eastAsia="x-none"/>
        </w:rPr>
        <w:t>Agreement:</w:t>
      </w:r>
    </w:p>
    <w:p w14:paraId="643F6F57" w14:textId="77777777" w:rsidR="0091271C" w:rsidRDefault="0091271C" w:rsidP="0091271C">
      <w:pPr>
        <w:rPr>
          <w:lang w:eastAsia="x-none"/>
        </w:rPr>
      </w:pPr>
      <w:r>
        <w:rPr>
          <w:lang w:eastAsia="x-none"/>
        </w:rPr>
        <w:t>The following working assumption is confirmed.</w:t>
      </w:r>
    </w:p>
    <w:p w14:paraId="709F3B50" w14:textId="77777777" w:rsidR="0091271C" w:rsidRPr="0099257F" w:rsidRDefault="0091271C" w:rsidP="00017304">
      <w:pPr>
        <w:pStyle w:val="ListParagraph"/>
        <w:numPr>
          <w:ilvl w:val="0"/>
          <w:numId w:val="232"/>
        </w:numPr>
      </w:pPr>
      <w:r w:rsidRPr="0099257F">
        <w:t>Scaling factor is applied to the number of PRBs derived from SCI</w:t>
      </w:r>
    </w:p>
    <w:p w14:paraId="27B35CAE" w14:textId="77777777" w:rsidR="0091271C" w:rsidRDefault="0091271C" w:rsidP="00017304">
      <w:pPr>
        <w:pStyle w:val="ListParagraph"/>
        <w:numPr>
          <w:ilvl w:val="1"/>
          <w:numId w:val="232"/>
        </w:numPr>
      </w:pPr>
      <w:r w:rsidRPr="0099257F">
        <w:t>Actual TBS value is derived by using scaled number of PRBs defined by the following equation</w:t>
      </w:r>
    </w:p>
    <w:p w14:paraId="26F7595A" w14:textId="49FD7A96" w:rsidR="0091271C" w:rsidRPr="00557AB1" w:rsidRDefault="0091271C" w:rsidP="008C0211">
      <w:pPr>
        <w:jc w:val="center"/>
      </w:pPr>
      <w:r w:rsidRPr="008E3E7B">
        <w:rPr>
          <w:position w:val="-16"/>
        </w:rPr>
        <w:object w:dxaOrig="2840" w:dyaOrig="440" w14:anchorId="2417C96F">
          <v:shape id="_x0000_i1026" type="#_x0000_t75" style="width:142.8pt;height:22.8pt" o:ole="">
            <v:imagedata r:id="rId335" o:title=""/>
          </v:shape>
          <o:OLEObject Type="Embed" ProgID="Equation.DSMT4" ShapeID="_x0000_i1026" DrawAspect="Content" ObjectID="_1596006095" r:id="rId336"/>
        </w:object>
      </w:r>
      <w:r>
        <w:t>,</w:t>
      </w:r>
      <w:r w:rsidRPr="006E4893">
        <w:fldChar w:fldCharType="begin"/>
      </w:r>
      <w:r w:rsidRPr="006E4893">
        <w:instrText xml:space="preserve"> QUOTE </w:instrText>
      </w:r>
      <m:oMath>
        <m:sSub>
          <m:sSubPr>
            <m:ctrlPr>
              <w:rPr>
                <w:rFonts w:ascii="Cambria Math" w:hAnsi="Cambria Math"/>
                <w:i/>
              </w:rPr>
            </m:ctrlPr>
          </m:sSubPr>
          <m:e>
            <m:r>
              <m:rPr>
                <m:sty m:val="p"/>
              </m:rPr>
              <w:rPr>
                <w:rFonts w:ascii="Cambria Math" w:hAnsi="Cambria Math"/>
              </w:rPr>
              <m:t>N</m:t>
            </m:r>
          </m:e>
          <m:sub>
            <m:r>
              <m:rPr>
                <m:sty m:val="p"/>
              </m:rPr>
              <w:rPr>
                <w:rFonts w:ascii="Cambria Math" w:hAnsi="Cambria Math"/>
              </w:rPr>
              <m:t>PRB</m:t>
            </m:r>
          </m:sub>
        </m:sSub>
        <m:r>
          <m:rPr>
            <m:sty m:val="p"/>
          </m:rP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N</m:t>
                        </m:r>
                      </m:e>
                      <m:sub>
                        <m:r>
                          <m:rPr>
                            <m:sty m:val="p"/>
                          </m:rPr>
                          <w:rPr>
                            <w:rFonts w:ascii="Cambria Math" w:hAnsi="Cambria Math"/>
                          </w:rPr>
                          <m:t>PRB</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i/>
                          </w:rPr>
                        </m:ctrlPr>
                      </m:sSubPr>
                      <m:e>
                        <m:r>
                          <m:rPr>
                            <m:sty m:val="p"/>
                          </m:rPr>
                          <w:rPr>
                            <w:rFonts w:ascii="Cambria Math" w:hAnsi="Cambria Math"/>
                          </w:rPr>
                          <m:t>α</m:t>
                        </m:r>
                      </m:e>
                      <m:sub>
                        <m:r>
                          <m:rPr>
                            <m:sty m:val="p"/>
                          </m:rPr>
                          <w:rPr>
                            <w:rFonts w:ascii="Cambria Math" w:hAnsi="Cambria Math"/>
                          </w:rPr>
                          <m:t>TBS</m:t>
                        </m:r>
                      </m:sub>
                    </m:sSub>
                  </m:e>
                </m:d>
                <m:r>
                  <m:rPr>
                    <m:sty m:val="p"/>
                  </m:rPr>
                  <w:rPr>
                    <w:rFonts w:ascii="Cambria Math" w:hAnsi="Cambria Math"/>
                  </w:rPr>
                  <m:t>,1</m:t>
                </m:r>
              </m:e>
            </m:d>
          </m:e>
        </m:func>
      </m:oMath>
      <w:r w:rsidRPr="006E4893">
        <w:instrText xml:space="preserve"> </w:instrText>
      </w:r>
      <w:r w:rsidRPr="006E4893">
        <w:fldChar w:fldCharType="end"/>
      </w:r>
    </w:p>
    <w:p w14:paraId="7A2B98E0" w14:textId="20C6321E" w:rsidR="0091271C" w:rsidRPr="0099257F" w:rsidRDefault="0091271C" w:rsidP="00017304">
      <w:pPr>
        <w:pStyle w:val="ListParagraph"/>
        <w:numPr>
          <w:ilvl w:val="1"/>
          <w:numId w:val="232"/>
        </w:numPr>
      </w:pPr>
      <w:r>
        <w:lastRenderedPageBreak/>
        <w:t>w</w:t>
      </w:r>
      <w:r w:rsidRPr="0099257F">
        <w:t>here</w:t>
      </w:r>
      <w:r>
        <w:t xml:space="preserve"> </w:t>
      </w:r>
      <w:r w:rsidRPr="008E3E7B">
        <w:rPr>
          <w:position w:val="-12"/>
        </w:rPr>
        <w:object w:dxaOrig="520" w:dyaOrig="360" w14:anchorId="2CE4F7C0">
          <v:shape id="_x0000_i1027" type="#_x0000_t75" style="width:25.8pt;height:18pt" o:ole="">
            <v:imagedata r:id="rId337" o:title=""/>
          </v:shape>
          <o:OLEObject Type="Embed" ProgID="Equation.DSMT4" ShapeID="_x0000_i1027" DrawAspect="Content" ObjectID="_1596006096" r:id="rId338"/>
        </w:object>
      </w:r>
      <w:r w:rsidRPr="0099257F">
        <w:t xml:space="preserve"> </w:t>
      </w:r>
      <w:r w:rsidRPr="008C0211">
        <w:rPr>
          <w:rFonts w:eastAsia="Malgun Gothic"/>
          <w:lang w:val="en-US" w:eastAsia="zh-CN"/>
        </w:rPr>
        <w:fldChar w:fldCharType="begin"/>
      </w:r>
      <w:r w:rsidRPr="008C0211">
        <w:rPr>
          <w:rFonts w:eastAsia="Malgun Gothic"/>
          <w:lang w:val="en-US" w:eastAsia="zh-CN"/>
        </w:rPr>
        <w:instrText xml:space="preserve"> QUOTE </w:instrText>
      </w:r>
      <m:oMath>
        <m:sSubSup>
          <m:sSubSupPr>
            <m:ctrlPr>
              <w:rPr>
                <w:rFonts w:ascii="Cambria Math" w:eastAsia="Malgun Gothic" w:hAnsi="Cambria Math"/>
                <w:lang w:val="en-US" w:eastAsia="zh-CN"/>
              </w:rPr>
            </m:ctrlPr>
          </m:sSubSupPr>
          <m:e>
            <m:r>
              <m:rPr>
                <m:sty m:val="p"/>
              </m:rPr>
              <w:rPr>
                <w:rFonts w:ascii="Cambria Math" w:eastAsia="Malgun Gothic" w:hAnsi="Cambria Math"/>
                <w:lang w:val="en-US" w:eastAsia="zh-CN"/>
              </w:rPr>
              <m:t>N</m:t>
            </m:r>
          </m:e>
          <m:sub>
            <m:r>
              <m:rPr>
                <m:sty m:val="p"/>
              </m:rPr>
              <w:rPr>
                <w:rFonts w:ascii="Cambria Math" w:eastAsia="Malgun Gothic" w:hAnsi="Cambria Math"/>
                <w:lang w:val="en-US" w:eastAsia="zh-CN"/>
              </w:rPr>
              <m:t>PRB</m:t>
            </m:r>
          </m:sub>
          <m:sup>
            <m:r>
              <m:rPr>
                <m:sty m:val="p"/>
              </m:rPr>
              <w:rPr>
                <w:rFonts w:ascii="Cambria Math" w:eastAsia="Malgun Gothic" w:hAnsi="Cambria Math"/>
                <w:lang w:val="en-US" w:eastAsia="zh-CN"/>
              </w:rPr>
              <m:t>'</m:t>
            </m:r>
          </m:sup>
        </m:sSubSup>
      </m:oMath>
      <w:r w:rsidRPr="008C0211">
        <w:rPr>
          <w:rFonts w:eastAsia="Malgun Gothic"/>
          <w:lang w:val="en-US" w:eastAsia="zh-CN"/>
        </w:rPr>
        <w:instrText xml:space="preserve"> </w:instrText>
      </w:r>
      <w:r w:rsidRPr="008C0211">
        <w:rPr>
          <w:rFonts w:eastAsia="Malgun Gothic"/>
          <w:lang w:val="en-US" w:eastAsia="zh-CN"/>
        </w:rPr>
        <w:fldChar w:fldCharType="end"/>
      </w:r>
      <w:r w:rsidRPr="008C0211">
        <w:rPr>
          <w:rFonts w:eastAsia="Malgun Gothic"/>
          <w:lang w:val="en-US" w:eastAsia="zh-CN"/>
        </w:rPr>
        <w:t>i</w:t>
      </w:r>
      <w:r w:rsidRPr="0099257F">
        <w:t>s the original total number of allocated PRBs according to 7.1.6 from 3GPP 36.213 LTE R14.</w:t>
      </w:r>
    </w:p>
    <w:p w14:paraId="7594B8A4" w14:textId="77777777" w:rsidR="0091271C" w:rsidRPr="0099257F" w:rsidRDefault="0091271C" w:rsidP="00017304">
      <w:pPr>
        <w:pStyle w:val="ListParagraph"/>
        <w:numPr>
          <w:ilvl w:val="0"/>
          <w:numId w:val="232"/>
        </w:numPr>
      </w:pPr>
      <w:r w:rsidRPr="0099257F">
        <w:t>No new TBS values are introduced.</w:t>
      </w:r>
    </w:p>
    <w:p w14:paraId="657C61BD" w14:textId="77777777" w:rsidR="0091271C" w:rsidRDefault="0091271C" w:rsidP="0091271C">
      <w:pPr>
        <w:rPr>
          <w:lang w:eastAsia="x-none"/>
        </w:rPr>
      </w:pPr>
    </w:p>
    <w:p w14:paraId="6FBE7ABB" w14:textId="77777777" w:rsidR="0091271C" w:rsidRPr="008C0211" w:rsidRDefault="0091271C" w:rsidP="008C0211">
      <w:r w:rsidRPr="008C0211">
        <w:rPr>
          <w:highlight w:val="green"/>
        </w:rPr>
        <w:t>Agreement</w:t>
      </w:r>
    </w:p>
    <w:p w14:paraId="7977476C" w14:textId="77777777" w:rsidR="0091271C" w:rsidRPr="008C0211" w:rsidRDefault="0091271C" w:rsidP="00017304">
      <w:pPr>
        <w:pStyle w:val="ListParagraph"/>
        <w:numPr>
          <w:ilvl w:val="0"/>
          <w:numId w:val="233"/>
        </w:numPr>
        <w:spacing w:after="120"/>
        <w:ind w:left="714" w:hanging="357"/>
        <w:jc w:val="both"/>
        <w:rPr>
          <w:szCs w:val="28"/>
        </w:rPr>
      </w:pPr>
      <w:r w:rsidRPr="008C0211">
        <w:rPr>
          <w:szCs w:val="28"/>
        </w:rPr>
        <w:t>The following new I</w:t>
      </w:r>
      <w:r w:rsidRPr="008C0211">
        <w:rPr>
          <w:szCs w:val="28"/>
          <w:vertAlign w:val="subscript"/>
        </w:rPr>
        <w:t>TBS</w:t>
      </w:r>
      <w:r w:rsidRPr="008C0211">
        <w:rPr>
          <w:szCs w:val="28"/>
        </w:rPr>
        <w:t xml:space="preserve"> entries are introduced for I</w:t>
      </w:r>
      <w:r w:rsidRPr="008C0211">
        <w:rPr>
          <w:szCs w:val="28"/>
          <w:vertAlign w:val="subscript"/>
        </w:rPr>
        <w:t>MCS</w:t>
      </w:r>
      <w:r w:rsidRPr="008C0211">
        <w:rPr>
          <w:szCs w:val="28"/>
        </w:rPr>
        <w:t xml:space="preserve"> &gt; 28</w:t>
      </w:r>
    </w:p>
    <w:tbl>
      <w:tblPr>
        <w:tblW w:w="5387"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1"/>
        <w:gridCol w:w="2606"/>
      </w:tblGrid>
      <w:tr w:rsidR="0091271C" w:rsidRPr="00D861EE" w14:paraId="5BBF4F03" w14:textId="77777777" w:rsidTr="00CF02E6">
        <w:tc>
          <w:tcPr>
            <w:tcW w:w="2781" w:type="dxa"/>
            <w:shd w:val="clear" w:color="auto" w:fill="auto"/>
          </w:tcPr>
          <w:p w14:paraId="6FFC0539" w14:textId="77777777" w:rsidR="0091271C" w:rsidRPr="00D861EE" w:rsidRDefault="0091271C" w:rsidP="00CF02E6">
            <w:pPr>
              <w:jc w:val="center"/>
              <w:rPr>
                <w:szCs w:val="28"/>
                <w:lang w:val="en-US"/>
              </w:rPr>
            </w:pPr>
            <w:r w:rsidRPr="00D861EE">
              <w:rPr>
                <w:szCs w:val="28"/>
                <w:lang w:val="en-US"/>
              </w:rPr>
              <w:t>I</w:t>
            </w:r>
            <w:r w:rsidRPr="00D861EE">
              <w:rPr>
                <w:szCs w:val="28"/>
                <w:vertAlign w:val="subscript"/>
                <w:lang w:val="en-US"/>
              </w:rPr>
              <w:t>MCS</w:t>
            </w:r>
          </w:p>
        </w:tc>
        <w:tc>
          <w:tcPr>
            <w:tcW w:w="2606" w:type="dxa"/>
            <w:shd w:val="clear" w:color="auto" w:fill="auto"/>
          </w:tcPr>
          <w:p w14:paraId="326159D0" w14:textId="77777777" w:rsidR="0091271C" w:rsidRPr="00D861EE" w:rsidRDefault="0091271C" w:rsidP="00CF02E6">
            <w:pPr>
              <w:jc w:val="center"/>
              <w:rPr>
                <w:szCs w:val="28"/>
                <w:lang w:val="en-US"/>
              </w:rPr>
            </w:pPr>
            <w:r w:rsidRPr="00D861EE">
              <w:rPr>
                <w:szCs w:val="28"/>
                <w:lang w:val="en-US"/>
              </w:rPr>
              <w:t>I</w:t>
            </w:r>
            <w:r w:rsidRPr="00D861EE">
              <w:rPr>
                <w:szCs w:val="28"/>
                <w:vertAlign w:val="subscript"/>
                <w:lang w:val="en-US"/>
              </w:rPr>
              <w:t>TBS</w:t>
            </w:r>
          </w:p>
        </w:tc>
      </w:tr>
      <w:tr w:rsidR="0091271C" w:rsidRPr="00D861EE" w14:paraId="011FD8CC" w14:textId="77777777" w:rsidTr="00CF02E6">
        <w:tc>
          <w:tcPr>
            <w:tcW w:w="2781" w:type="dxa"/>
            <w:shd w:val="clear" w:color="auto" w:fill="auto"/>
          </w:tcPr>
          <w:p w14:paraId="554706BF" w14:textId="77777777" w:rsidR="0091271C" w:rsidRPr="00D861EE" w:rsidRDefault="0091271C" w:rsidP="00CF02E6">
            <w:pPr>
              <w:jc w:val="center"/>
              <w:rPr>
                <w:szCs w:val="28"/>
                <w:lang w:val="en-US"/>
              </w:rPr>
            </w:pPr>
            <w:r w:rsidRPr="00D861EE">
              <w:rPr>
                <w:szCs w:val="28"/>
                <w:lang w:val="en-US"/>
              </w:rPr>
              <w:t>…</w:t>
            </w:r>
          </w:p>
        </w:tc>
        <w:tc>
          <w:tcPr>
            <w:tcW w:w="2606" w:type="dxa"/>
            <w:shd w:val="clear" w:color="auto" w:fill="auto"/>
          </w:tcPr>
          <w:p w14:paraId="20DAB35E" w14:textId="77777777" w:rsidR="0091271C" w:rsidRPr="00D861EE" w:rsidRDefault="0091271C" w:rsidP="00CF02E6">
            <w:pPr>
              <w:jc w:val="center"/>
              <w:rPr>
                <w:szCs w:val="28"/>
                <w:lang w:val="en-US"/>
              </w:rPr>
            </w:pPr>
            <w:r w:rsidRPr="00D861EE">
              <w:rPr>
                <w:szCs w:val="28"/>
                <w:lang w:val="en-US"/>
              </w:rPr>
              <w:t>…</w:t>
            </w:r>
          </w:p>
        </w:tc>
      </w:tr>
      <w:tr w:rsidR="0091271C" w:rsidRPr="00D861EE" w14:paraId="1227804B" w14:textId="77777777" w:rsidTr="00CF02E6">
        <w:tc>
          <w:tcPr>
            <w:tcW w:w="2781" w:type="dxa"/>
            <w:shd w:val="clear" w:color="auto" w:fill="auto"/>
          </w:tcPr>
          <w:p w14:paraId="3DCCADB3" w14:textId="77777777" w:rsidR="0091271C" w:rsidRPr="00D861EE" w:rsidRDefault="0091271C" w:rsidP="00CF02E6">
            <w:pPr>
              <w:jc w:val="center"/>
              <w:rPr>
                <w:szCs w:val="28"/>
                <w:lang w:val="en-US"/>
              </w:rPr>
            </w:pPr>
            <w:r w:rsidRPr="00D861EE">
              <w:rPr>
                <w:szCs w:val="28"/>
                <w:lang w:val="en-US"/>
              </w:rPr>
              <w:t>29</w:t>
            </w:r>
          </w:p>
        </w:tc>
        <w:tc>
          <w:tcPr>
            <w:tcW w:w="2606" w:type="dxa"/>
            <w:shd w:val="clear" w:color="auto" w:fill="auto"/>
          </w:tcPr>
          <w:p w14:paraId="70309094" w14:textId="77777777" w:rsidR="0091271C" w:rsidRPr="00D861EE" w:rsidRDefault="0091271C" w:rsidP="00CF02E6">
            <w:pPr>
              <w:jc w:val="center"/>
              <w:rPr>
                <w:szCs w:val="28"/>
                <w:lang w:val="en-US"/>
              </w:rPr>
            </w:pPr>
            <w:r w:rsidRPr="00D861EE">
              <w:rPr>
                <w:szCs w:val="28"/>
                <w:lang w:val="en-US"/>
              </w:rPr>
              <w:t>30</w:t>
            </w:r>
          </w:p>
        </w:tc>
      </w:tr>
      <w:tr w:rsidR="0091271C" w:rsidRPr="00D861EE" w14:paraId="418EFB83" w14:textId="77777777" w:rsidTr="00CF02E6">
        <w:tc>
          <w:tcPr>
            <w:tcW w:w="2781" w:type="dxa"/>
            <w:shd w:val="clear" w:color="auto" w:fill="auto"/>
          </w:tcPr>
          <w:p w14:paraId="107180E9" w14:textId="77777777" w:rsidR="0091271C" w:rsidRPr="00D861EE" w:rsidRDefault="0091271C" w:rsidP="00CF02E6">
            <w:pPr>
              <w:jc w:val="center"/>
              <w:rPr>
                <w:szCs w:val="28"/>
                <w:lang w:val="en-US"/>
              </w:rPr>
            </w:pPr>
            <w:r w:rsidRPr="00D861EE">
              <w:rPr>
                <w:szCs w:val="28"/>
                <w:lang w:val="en-US"/>
              </w:rPr>
              <w:t>30</w:t>
            </w:r>
          </w:p>
        </w:tc>
        <w:tc>
          <w:tcPr>
            <w:tcW w:w="2606" w:type="dxa"/>
            <w:shd w:val="clear" w:color="auto" w:fill="auto"/>
          </w:tcPr>
          <w:p w14:paraId="6D6B1EF1" w14:textId="77777777" w:rsidR="0091271C" w:rsidRPr="00D861EE" w:rsidRDefault="0091271C" w:rsidP="00CF02E6">
            <w:pPr>
              <w:jc w:val="center"/>
              <w:rPr>
                <w:szCs w:val="28"/>
                <w:lang w:val="en-US"/>
              </w:rPr>
            </w:pPr>
            <w:r w:rsidRPr="00D861EE">
              <w:rPr>
                <w:szCs w:val="28"/>
                <w:lang w:val="en-US"/>
              </w:rPr>
              <w:t>31</w:t>
            </w:r>
          </w:p>
        </w:tc>
      </w:tr>
      <w:tr w:rsidR="0091271C" w:rsidRPr="00D861EE" w14:paraId="007609F6" w14:textId="77777777" w:rsidTr="00CF02E6">
        <w:tc>
          <w:tcPr>
            <w:tcW w:w="2781" w:type="dxa"/>
            <w:shd w:val="clear" w:color="auto" w:fill="auto"/>
          </w:tcPr>
          <w:p w14:paraId="2553A316" w14:textId="77777777" w:rsidR="0091271C" w:rsidRPr="00D861EE" w:rsidRDefault="0091271C" w:rsidP="00CF02E6">
            <w:pPr>
              <w:jc w:val="center"/>
              <w:rPr>
                <w:szCs w:val="28"/>
                <w:lang w:val="en-US"/>
              </w:rPr>
            </w:pPr>
            <w:r w:rsidRPr="00D861EE">
              <w:rPr>
                <w:szCs w:val="28"/>
                <w:lang w:val="en-US"/>
              </w:rPr>
              <w:t>31</w:t>
            </w:r>
          </w:p>
        </w:tc>
        <w:tc>
          <w:tcPr>
            <w:tcW w:w="2606" w:type="dxa"/>
            <w:shd w:val="clear" w:color="auto" w:fill="auto"/>
          </w:tcPr>
          <w:p w14:paraId="14A45C4F" w14:textId="77777777" w:rsidR="0091271C" w:rsidRPr="00D861EE" w:rsidRDefault="0091271C" w:rsidP="00CF02E6">
            <w:pPr>
              <w:jc w:val="center"/>
              <w:rPr>
                <w:szCs w:val="28"/>
                <w:lang w:val="en-US"/>
              </w:rPr>
            </w:pPr>
            <w:r w:rsidRPr="00D861EE">
              <w:rPr>
                <w:szCs w:val="28"/>
                <w:lang w:val="en-US"/>
              </w:rPr>
              <w:t>33</w:t>
            </w:r>
          </w:p>
        </w:tc>
      </w:tr>
    </w:tbl>
    <w:p w14:paraId="4B68CBE1" w14:textId="77777777" w:rsidR="0091271C" w:rsidRDefault="0091271C" w:rsidP="008C0211"/>
    <w:p w14:paraId="0E624258" w14:textId="77777777" w:rsidR="0091271C" w:rsidRPr="006E4893" w:rsidRDefault="0091271C" w:rsidP="008C0211">
      <w:r w:rsidRPr="006E4893">
        <w:rPr>
          <w:highlight w:val="green"/>
        </w:rPr>
        <w:t>Agreement</w:t>
      </w:r>
    </w:p>
    <w:p w14:paraId="6A97F379" w14:textId="77777777" w:rsidR="0091271C" w:rsidRPr="006E4893" w:rsidRDefault="0091271C" w:rsidP="00017304">
      <w:pPr>
        <w:pStyle w:val="ListParagraph"/>
        <w:numPr>
          <w:ilvl w:val="0"/>
          <w:numId w:val="233"/>
        </w:numPr>
      </w:pPr>
      <w:r w:rsidRPr="006E4893">
        <w:t>Use a single reserved bit in SCI Format 1 to indicate the new PSSCH transmission format (i.e. rate-matching of the last symbol of subframe, N</w:t>
      </w:r>
      <w:r w:rsidRPr="008C0211">
        <w:rPr>
          <w:vertAlign w:val="subscript"/>
        </w:rPr>
        <w:t>PRB</w:t>
      </w:r>
      <w:r w:rsidRPr="006E4893">
        <w:t xml:space="preserve"> scaling for I</w:t>
      </w:r>
      <w:r w:rsidRPr="008C0211">
        <w:rPr>
          <w:vertAlign w:val="subscript"/>
        </w:rPr>
        <w:t>TBS</w:t>
      </w:r>
      <w:r w:rsidRPr="006E4893">
        <w:t xml:space="preserve"> selection and modifications MCS/TBS table)</w:t>
      </w:r>
    </w:p>
    <w:p w14:paraId="62644A10" w14:textId="77777777" w:rsidR="0091271C" w:rsidRPr="00D341EB" w:rsidRDefault="0091271C" w:rsidP="008C0211"/>
    <w:p w14:paraId="3C7A313D" w14:textId="0A4290C7" w:rsidR="0091271C" w:rsidRDefault="0058452E" w:rsidP="0091271C">
      <w:pPr>
        <w:rPr>
          <w:lang w:eastAsia="x-none"/>
        </w:rPr>
      </w:pPr>
      <w:hyperlink r:id="rId339" w:history="1">
        <w:r w:rsidR="000F2B08">
          <w:rPr>
            <w:rStyle w:val="Hyperlink"/>
            <w:lang w:eastAsia="x-none"/>
          </w:rPr>
          <w:t>R1-1805987</w:t>
        </w:r>
      </w:hyperlink>
      <w:r w:rsidR="0091271C">
        <w:rPr>
          <w:lang w:eastAsia="x-none"/>
        </w:rPr>
        <w:tab/>
        <w:t>Remaining details for supporting 64-QAM</w:t>
      </w:r>
      <w:r w:rsidR="0091271C">
        <w:rPr>
          <w:lang w:eastAsia="x-none"/>
        </w:rPr>
        <w:tab/>
        <w:t>Huawei, HiSilicon</w:t>
      </w:r>
    </w:p>
    <w:p w14:paraId="36BFBA71" w14:textId="30737D62" w:rsidR="0091271C" w:rsidRDefault="0058452E" w:rsidP="0091271C">
      <w:pPr>
        <w:rPr>
          <w:lang w:eastAsia="x-none"/>
        </w:rPr>
      </w:pPr>
      <w:hyperlink r:id="rId340" w:history="1">
        <w:r w:rsidR="000F2B08">
          <w:rPr>
            <w:rStyle w:val="Hyperlink"/>
            <w:lang w:eastAsia="x-none"/>
          </w:rPr>
          <w:t>R1-1806099</w:t>
        </w:r>
      </w:hyperlink>
      <w:r w:rsidR="0091271C">
        <w:rPr>
          <w:lang w:eastAsia="x-none"/>
        </w:rPr>
        <w:tab/>
        <w:t>Discussion on support of 64QAM</w:t>
      </w:r>
      <w:r w:rsidR="0091271C">
        <w:rPr>
          <w:lang w:eastAsia="x-none"/>
        </w:rPr>
        <w:tab/>
        <w:t>ZTE</w:t>
      </w:r>
    </w:p>
    <w:p w14:paraId="74604D40" w14:textId="799E459C" w:rsidR="0091271C" w:rsidRPr="00D06F4C" w:rsidRDefault="0058452E" w:rsidP="0091271C">
      <w:pPr>
        <w:rPr>
          <w:color w:val="BFBFBF"/>
          <w:lang w:eastAsia="x-none"/>
        </w:rPr>
      </w:pPr>
      <w:hyperlink r:id="rId341" w:history="1">
        <w:r w:rsidR="000F2B08">
          <w:rPr>
            <w:rStyle w:val="Hyperlink"/>
            <w:lang w:eastAsia="x-none"/>
          </w:rPr>
          <w:t>R1-1806125</w:t>
        </w:r>
      </w:hyperlink>
      <w:r w:rsidR="0091271C" w:rsidRPr="00D06F4C">
        <w:rPr>
          <w:color w:val="BFBFBF"/>
          <w:lang w:eastAsia="x-none"/>
        </w:rPr>
        <w:tab/>
        <w:t>Remaining detail on support for 64-QAM</w:t>
      </w:r>
      <w:r w:rsidR="0091271C" w:rsidRPr="00D06F4C">
        <w:rPr>
          <w:color w:val="BFBFBF"/>
          <w:lang w:eastAsia="x-none"/>
        </w:rPr>
        <w:tab/>
        <w:t>ZTE Wistron Telecom AB, Sanechips</w:t>
      </w:r>
    </w:p>
    <w:p w14:paraId="2D80860A" w14:textId="77777777" w:rsidR="0091271C" w:rsidRPr="00D06F4C" w:rsidRDefault="0091271C" w:rsidP="0091271C">
      <w:pPr>
        <w:rPr>
          <w:color w:val="BFBFBF"/>
          <w:lang w:eastAsia="x-none"/>
        </w:rPr>
      </w:pPr>
      <w:r w:rsidRPr="00D06F4C">
        <w:rPr>
          <w:color w:val="BFBFBF"/>
          <w:lang w:eastAsia="x-none"/>
        </w:rPr>
        <w:t>Withdrawn</w:t>
      </w:r>
    </w:p>
    <w:p w14:paraId="36A2F5CA" w14:textId="2EAA7928" w:rsidR="0091271C" w:rsidRDefault="0058452E" w:rsidP="0091271C">
      <w:pPr>
        <w:rPr>
          <w:lang w:eastAsia="x-none"/>
        </w:rPr>
      </w:pPr>
      <w:hyperlink r:id="rId342" w:history="1">
        <w:r w:rsidR="000F2B08">
          <w:rPr>
            <w:rStyle w:val="Hyperlink"/>
            <w:lang w:eastAsia="x-none"/>
          </w:rPr>
          <w:t>R1-1806148</w:t>
        </w:r>
      </w:hyperlink>
      <w:r w:rsidR="0091271C">
        <w:rPr>
          <w:lang w:eastAsia="x-none"/>
        </w:rPr>
        <w:tab/>
        <w:t>Remaining aspects of 64QAM</w:t>
      </w:r>
      <w:r w:rsidR="0091271C">
        <w:rPr>
          <w:lang w:eastAsia="x-none"/>
        </w:rPr>
        <w:tab/>
        <w:t>Ericsson</w:t>
      </w:r>
    </w:p>
    <w:p w14:paraId="24BC1D27" w14:textId="227FD781" w:rsidR="0091271C" w:rsidRDefault="0058452E" w:rsidP="0091271C">
      <w:pPr>
        <w:rPr>
          <w:lang w:eastAsia="x-none"/>
        </w:rPr>
      </w:pPr>
      <w:hyperlink r:id="rId343" w:history="1">
        <w:r w:rsidR="000F2B08">
          <w:rPr>
            <w:rStyle w:val="Hyperlink"/>
            <w:lang w:eastAsia="x-none"/>
          </w:rPr>
          <w:t>R1-1806264</w:t>
        </w:r>
      </w:hyperlink>
      <w:r w:rsidR="0091271C">
        <w:rPr>
          <w:lang w:eastAsia="x-none"/>
        </w:rPr>
        <w:tab/>
        <w:t>Remaining details on 64QAM support in V2X phase 2</w:t>
      </w:r>
      <w:r w:rsidR="0091271C">
        <w:rPr>
          <w:lang w:eastAsia="x-none"/>
        </w:rPr>
        <w:tab/>
        <w:t>CATT</w:t>
      </w:r>
    </w:p>
    <w:p w14:paraId="5FB721AE" w14:textId="437A89FE" w:rsidR="0091271C" w:rsidRDefault="0058452E" w:rsidP="0091271C">
      <w:pPr>
        <w:ind w:left="1440" w:hanging="1440"/>
        <w:rPr>
          <w:lang w:eastAsia="x-none"/>
        </w:rPr>
      </w:pPr>
      <w:hyperlink r:id="rId344" w:history="1">
        <w:r w:rsidR="000F2B08">
          <w:rPr>
            <w:rStyle w:val="Hyperlink"/>
            <w:lang w:eastAsia="x-none"/>
          </w:rPr>
          <w:t>R1-1806483</w:t>
        </w:r>
      </w:hyperlink>
      <w:r w:rsidR="0091271C">
        <w:rPr>
          <w:lang w:eastAsia="x-none"/>
        </w:rPr>
        <w:tab/>
        <w:t>Remaining details of demodulation enhancements for LTE V2V sidelink communication</w:t>
      </w:r>
      <w:r w:rsidR="0091271C">
        <w:rPr>
          <w:lang w:eastAsia="x-none"/>
        </w:rPr>
        <w:tab/>
        <w:t>Intel Corporation</w:t>
      </w:r>
    </w:p>
    <w:p w14:paraId="0F93F91D" w14:textId="1DDB2E5B" w:rsidR="0091271C" w:rsidRDefault="0058452E" w:rsidP="0091271C">
      <w:pPr>
        <w:rPr>
          <w:lang w:eastAsia="x-none"/>
        </w:rPr>
      </w:pPr>
      <w:hyperlink r:id="rId345" w:history="1">
        <w:r w:rsidR="000F2B08">
          <w:rPr>
            <w:rStyle w:val="Hyperlink"/>
            <w:lang w:eastAsia="x-none"/>
          </w:rPr>
          <w:t>R1-1806583</w:t>
        </w:r>
      </w:hyperlink>
      <w:r w:rsidR="0091271C">
        <w:rPr>
          <w:lang w:eastAsia="x-none"/>
        </w:rPr>
        <w:tab/>
        <w:t>Discussion on 64QAM support</w:t>
      </w:r>
      <w:r w:rsidR="0091271C">
        <w:rPr>
          <w:lang w:eastAsia="x-none"/>
        </w:rPr>
        <w:tab/>
        <w:t>LG Electronics</w:t>
      </w:r>
    </w:p>
    <w:p w14:paraId="3AC88C67" w14:textId="060486E9" w:rsidR="0091271C" w:rsidRDefault="0058452E" w:rsidP="0091271C">
      <w:pPr>
        <w:rPr>
          <w:lang w:eastAsia="x-none"/>
        </w:rPr>
      </w:pPr>
      <w:hyperlink r:id="rId346" w:history="1">
        <w:r w:rsidR="000F2B08">
          <w:rPr>
            <w:rStyle w:val="Hyperlink"/>
            <w:lang w:eastAsia="x-none"/>
          </w:rPr>
          <w:t>R1-1806679</w:t>
        </w:r>
      </w:hyperlink>
      <w:r w:rsidR="0091271C">
        <w:rPr>
          <w:lang w:eastAsia="x-none"/>
        </w:rPr>
        <w:tab/>
        <w:t>High order modulation in V2X</w:t>
      </w:r>
      <w:r w:rsidR="0091271C">
        <w:rPr>
          <w:lang w:eastAsia="x-none"/>
        </w:rPr>
        <w:tab/>
        <w:t>Samsung</w:t>
      </w:r>
    </w:p>
    <w:p w14:paraId="3ABF0E1B" w14:textId="55B414C0" w:rsidR="0091271C" w:rsidRDefault="0058452E" w:rsidP="0091271C">
      <w:pPr>
        <w:rPr>
          <w:lang w:eastAsia="x-none"/>
        </w:rPr>
      </w:pPr>
      <w:hyperlink r:id="rId347" w:history="1">
        <w:r w:rsidR="000F2B08">
          <w:rPr>
            <w:rStyle w:val="Hyperlink"/>
            <w:lang w:eastAsia="x-none"/>
          </w:rPr>
          <w:t>R1-1806861</w:t>
        </w:r>
      </w:hyperlink>
      <w:r w:rsidR="0091271C">
        <w:rPr>
          <w:lang w:eastAsia="x-none"/>
        </w:rPr>
        <w:tab/>
        <w:t>Support of 64 QAM</w:t>
      </w:r>
      <w:r w:rsidR="0091271C">
        <w:rPr>
          <w:lang w:eastAsia="x-none"/>
        </w:rPr>
        <w:tab/>
        <w:t>OPPO</w:t>
      </w:r>
    </w:p>
    <w:p w14:paraId="4E8CEE9C" w14:textId="305CE5AF" w:rsidR="0091271C" w:rsidRDefault="0058452E" w:rsidP="0091271C">
      <w:pPr>
        <w:rPr>
          <w:lang w:eastAsia="x-none"/>
        </w:rPr>
      </w:pPr>
      <w:hyperlink r:id="rId348" w:history="1">
        <w:r w:rsidR="000F2B08">
          <w:rPr>
            <w:rStyle w:val="Hyperlink"/>
            <w:lang w:eastAsia="x-none"/>
          </w:rPr>
          <w:t>R1-1806961</w:t>
        </w:r>
      </w:hyperlink>
      <w:r w:rsidR="0091271C">
        <w:rPr>
          <w:lang w:eastAsia="x-none"/>
        </w:rPr>
        <w:tab/>
        <w:t>Indication of Transmission Format for Rel 15 Features</w:t>
      </w:r>
      <w:r w:rsidR="0091271C">
        <w:rPr>
          <w:lang w:eastAsia="x-none"/>
        </w:rPr>
        <w:tab/>
        <w:t>InterDigital, Inc.</w:t>
      </w:r>
    </w:p>
    <w:p w14:paraId="234DB73D" w14:textId="191948ED" w:rsidR="0091271C" w:rsidRPr="00294F81" w:rsidRDefault="0058452E" w:rsidP="0091271C">
      <w:pPr>
        <w:rPr>
          <w:lang w:eastAsia="x-none"/>
        </w:rPr>
      </w:pPr>
      <w:hyperlink r:id="rId349" w:history="1">
        <w:r w:rsidR="000F2B08">
          <w:rPr>
            <w:rStyle w:val="Hyperlink"/>
            <w:lang w:eastAsia="x-none"/>
          </w:rPr>
          <w:t>R1-1806996</w:t>
        </w:r>
      </w:hyperlink>
      <w:r w:rsidR="0091271C">
        <w:rPr>
          <w:lang w:eastAsia="x-none"/>
        </w:rPr>
        <w:tab/>
        <w:t>Remaining Details for Support of 64QAM for LTE V2X sidelink</w:t>
      </w:r>
      <w:r w:rsidR="0091271C">
        <w:rPr>
          <w:lang w:eastAsia="x-none"/>
        </w:rPr>
        <w:tab/>
        <w:t>Nokia, Nokia Shanghai Bell</w:t>
      </w:r>
    </w:p>
    <w:p w14:paraId="777B528F" w14:textId="77777777" w:rsidR="0091271C" w:rsidRDefault="0091271C" w:rsidP="008C0211">
      <w:pPr>
        <w:pStyle w:val="Heading4"/>
        <w:rPr>
          <w:lang w:eastAsia="ja-JP"/>
        </w:rPr>
      </w:pPr>
      <w:bookmarkStart w:id="104" w:name="_Toc513839844"/>
      <w:bookmarkStart w:id="105" w:name="_Toc516232552"/>
      <w:bookmarkStart w:id="106" w:name="_Toc490470880"/>
      <w:bookmarkStart w:id="107" w:name="_Toc491457835"/>
      <w:r w:rsidRPr="00016BBA">
        <w:rPr>
          <w:lang w:eastAsia="ja-JP"/>
        </w:rPr>
        <w:t>Resource pool sharing between mode-3 and mode-4 users</w:t>
      </w:r>
      <w:bookmarkEnd w:id="104"/>
      <w:bookmarkEnd w:id="105"/>
    </w:p>
    <w:p w14:paraId="511B2904" w14:textId="00D302C9" w:rsidR="0091271C" w:rsidRPr="007F6842" w:rsidRDefault="0058452E" w:rsidP="0091271C">
      <w:pPr>
        <w:rPr>
          <w:b/>
          <w:lang w:eastAsia="x-none"/>
        </w:rPr>
      </w:pPr>
      <w:hyperlink r:id="rId350" w:history="1">
        <w:r w:rsidR="000F2B08">
          <w:rPr>
            <w:rStyle w:val="Hyperlink"/>
            <w:b/>
          </w:rPr>
          <w:t>R1-1807445</w:t>
        </w:r>
      </w:hyperlink>
      <w:r w:rsidR="0091271C" w:rsidRPr="007F6842">
        <w:rPr>
          <w:b/>
          <w:lang w:eastAsia="x-none"/>
        </w:rPr>
        <w:tab/>
        <w:t>Summary of offline discussion for resource pool sharing between Mode-3 UE and Mode-4 UE NTT DOCOMO</w:t>
      </w:r>
    </w:p>
    <w:p w14:paraId="1A015C0B" w14:textId="77777777" w:rsidR="0091271C" w:rsidRPr="007F6842" w:rsidRDefault="0091271C" w:rsidP="007F6842"/>
    <w:p w14:paraId="4134C074" w14:textId="77777777" w:rsidR="0091271C" w:rsidRPr="007F6842" w:rsidRDefault="0091271C" w:rsidP="007F6842">
      <w:pPr>
        <w:rPr>
          <w:szCs w:val="20"/>
        </w:rPr>
      </w:pPr>
      <w:r w:rsidRPr="007F6842">
        <w:rPr>
          <w:szCs w:val="20"/>
          <w:highlight w:val="green"/>
        </w:rPr>
        <w:t>Agreement</w:t>
      </w:r>
    </w:p>
    <w:p w14:paraId="1FC7ED4C" w14:textId="77777777" w:rsidR="0091271C" w:rsidRPr="007F6842" w:rsidRDefault="0091271C" w:rsidP="00017304">
      <w:pPr>
        <w:pStyle w:val="ListParagraph"/>
        <w:numPr>
          <w:ilvl w:val="0"/>
          <w:numId w:val="234"/>
        </w:numPr>
        <w:rPr>
          <w:bCs/>
          <w:color w:val="000000"/>
        </w:rPr>
      </w:pPr>
      <w:r w:rsidRPr="007F6842">
        <w:rPr>
          <w:rFonts w:eastAsia="DengXian"/>
          <w:lang w:eastAsia="zh-CN"/>
        </w:rPr>
        <w:t>No additional specification work to support resource pool sharing between Mode-3 UE and Mode-4 UE in RAN1 unless there is request from RAN2</w:t>
      </w:r>
    </w:p>
    <w:p w14:paraId="53E73734" w14:textId="77777777" w:rsidR="0091271C" w:rsidRDefault="0091271C" w:rsidP="007F6842"/>
    <w:p w14:paraId="683DA160" w14:textId="2FAD250B" w:rsidR="0091271C" w:rsidRDefault="0058452E" w:rsidP="0091271C">
      <w:pPr>
        <w:rPr>
          <w:lang w:eastAsia="x-none"/>
        </w:rPr>
      </w:pPr>
      <w:hyperlink r:id="rId351" w:history="1">
        <w:r w:rsidR="000F2B08">
          <w:rPr>
            <w:rStyle w:val="Hyperlink"/>
            <w:lang w:eastAsia="x-none"/>
          </w:rPr>
          <w:t>R1-1805985</w:t>
        </w:r>
      </w:hyperlink>
      <w:r w:rsidR="0091271C">
        <w:rPr>
          <w:lang w:eastAsia="x-none"/>
        </w:rPr>
        <w:tab/>
        <w:t>Solutions for Rel-14 and Rel-15 UE Pool sharing</w:t>
      </w:r>
      <w:r w:rsidR="0091271C">
        <w:rPr>
          <w:lang w:eastAsia="x-none"/>
        </w:rPr>
        <w:tab/>
        <w:t>Huawei, HiSilicon</w:t>
      </w:r>
    </w:p>
    <w:p w14:paraId="1F64D7C3" w14:textId="3BDD33C5" w:rsidR="0091271C" w:rsidRPr="00D06F4C" w:rsidRDefault="0058452E" w:rsidP="0091271C">
      <w:pPr>
        <w:ind w:left="1440" w:hanging="1440"/>
        <w:rPr>
          <w:color w:val="BFBFBF"/>
          <w:lang w:eastAsia="x-none"/>
        </w:rPr>
      </w:pPr>
      <w:hyperlink r:id="rId352" w:history="1">
        <w:r w:rsidR="000F2B08">
          <w:rPr>
            <w:rStyle w:val="Hyperlink"/>
            <w:lang w:eastAsia="x-none"/>
          </w:rPr>
          <w:t>R1-1806096</w:t>
        </w:r>
      </w:hyperlink>
      <w:r w:rsidR="0091271C" w:rsidRPr="00D06F4C">
        <w:rPr>
          <w:color w:val="BFBFBF"/>
          <w:lang w:eastAsia="x-none"/>
        </w:rPr>
        <w:tab/>
        <w:t>Further discussion on resource pool sharing between mode 3 and mode 4 UEs</w:t>
      </w:r>
      <w:r w:rsidR="0091271C" w:rsidRPr="00D06F4C">
        <w:rPr>
          <w:color w:val="BFBFBF"/>
          <w:lang w:eastAsia="x-none"/>
        </w:rPr>
        <w:tab/>
        <w:t>ZTE Wistron Telecom AB, Sanechips, Fraunhofer HHI</w:t>
      </w:r>
    </w:p>
    <w:p w14:paraId="7AB61F4A" w14:textId="77777777" w:rsidR="0091271C" w:rsidRPr="00D06F4C" w:rsidRDefault="0091271C" w:rsidP="0091271C">
      <w:pPr>
        <w:ind w:left="1440" w:hanging="1440"/>
        <w:rPr>
          <w:color w:val="BFBFBF"/>
          <w:lang w:eastAsia="x-none"/>
        </w:rPr>
      </w:pPr>
      <w:r w:rsidRPr="00D06F4C">
        <w:rPr>
          <w:color w:val="BFBFBF"/>
          <w:lang w:eastAsia="x-none"/>
        </w:rPr>
        <w:t>Withdrawn</w:t>
      </w:r>
    </w:p>
    <w:p w14:paraId="37DB56B7" w14:textId="2F11D1F9" w:rsidR="0091271C" w:rsidRDefault="0058452E" w:rsidP="0091271C">
      <w:pPr>
        <w:rPr>
          <w:lang w:eastAsia="x-none"/>
        </w:rPr>
      </w:pPr>
      <w:hyperlink r:id="rId353" w:history="1">
        <w:r w:rsidR="000F2B08">
          <w:rPr>
            <w:rStyle w:val="Hyperlink"/>
            <w:lang w:eastAsia="x-none"/>
          </w:rPr>
          <w:t>R1-1806100</w:t>
        </w:r>
      </w:hyperlink>
      <w:r w:rsidR="0091271C">
        <w:rPr>
          <w:lang w:eastAsia="x-none"/>
        </w:rPr>
        <w:tab/>
        <w:t>Resource pool sharing between mode 3 and mode 4</w:t>
      </w:r>
      <w:r w:rsidR="0091271C">
        <w:rPr>
          <w:lang w:eastAsia="x-none"/>
        </w:rPr>
        <w:tab/>
        <w:t>ZTE</w:t>
      </w:r>
    </w:p>
    <w:p w14:paraId="749A75A1" w14:textId="7CF8E394" w:rsidR="0091271C" w:rsidRDefault="0058452E" w:rsidP="0091271C">
      <w:pPr>
        <w:rPr>
          <w:lang w:eastAsia="x-none"/>
        </w:rPr>
      </w:pPr>
      <w:hyperlink r:id="rId354" w:history="1">
        <w:r w:rsidR="000F2B08">
          <w:rPr>
            <w:rStyle w:val="Hyperlink"/>
            <w:lang w:eastAsia="x-none"/>
          </w:rPr>
          <w:t>R1-1806149</w:t>
        </w:r>
      </w:hyperlink>
      <w:r w:rsidR="0091271C">
        <w:rPr>
          <w:lang w:eastAsia="x-none"/>
        </w:rPr>
        <w:tab/>
        <w:t>Resource pool sharing between mode 3 and mode 4 UEs</w:t>
      </w:r>
      <w:r w:rsidR="0091271C">
        <w:rPr>
          <w:lang w:eastAsia="x-none"/>
        </w:rPr>
        <w:tab/>
        <w:t>Ericsson</w:t>
      </w:r>
    </w:p>
    <w:p w14:paraId="649FA8CF" w14:textId="74BE99EB" w:rsidR="0091271C" w:rsidRDefault="0058452E" w:rsidP="0091271C">
      <w:pPr>
        <w:rPr>
          <w:lang w:eastAsia="x-none"/>
        </w:rPr>
      </w:pPr>
      <w:hyperlink r:id="rId355" w:history="1">
        <w:r w:rsidR="000F2B08">
          <w:rPr>
            <w:rStyle w:val="Hyperlink"/>
            <w:lang w:eastAsia="x-none"/>
          </w:rPr>
          <w:t>R1-1806351</w:t>
        </w:r>
      </w:hyperlink>
      <w:r w:rsidR="0091271C">
        <w:rPr>
          <w:lang w:eastAsia="x-none"/>
        </w:rPr>
        <w:tab/>
        <w:t>Discussion on Pool sharing for V2X Phase 2</w:t>
      </w:r>
      <w:r w:rsidR="0091271C">
        <w:rPr>
          <w:lang w:eastAsia="x-none"/>
        </w:rPr>
        <w:tab/>
        <w:t>Lenovo, Motorola Mobility</w:t>
      </w:r>
    </w:p>
    <w:p w14:paraId="5C1BE8D6" w14:textId="3BE7011E" w:rsidR="0091271C" w:rsidRDefault="0058452E" w:rsidP="0091271C">
      <w:pPr>
        <w:rPr>
          <w:lang w:eastAsia="x-none"/>
        </w:rPr>
      </w:pPr>
      <w:hyperlink r:id="rId356" w:history="1">
        <w:r w:rsidR="000F2B08">
          <w:rPr>
            <w:rStyle w:val="Hyperlink"/>
            <w:lang w:eastAsia="x-none"/>
          </w:rPr>
          <w:t>R1-1806484</w:t>
        </w:r>
      </w:hyperlink>
      <w:r w:rsidR="0091271C">
        <w:rPr>
          <w:lang w:eastAsia="x-none"/>
        </w:rPr>
        <w:tab/>
        <w:t>On sidelink resource pool sharing for eNB-controlled and UE-autonomous V2V transmission modes</w:t>
      </w:r>
      <w:r w:rsidR="0091271C">
        <w:rPr>
          <w:lang w:eastAsia="x-none"/>
        </w:rPr>
        <w:tab/>
        <w:t>Intel Corporation</w:t>
      </w:r>
    </w:p>
    <w:p w14:paraId="35C03934" w14:textId="672C11E2" w:rsidR="0091271C" w:rsidRDefault="0058452E" w:rsidP="0091271C">
      <w:pPr>
        <w:rPr>
          <w:lang w:eastAsia="x-none"/>
        </w:rPr>
      </w:pPr>
      <w:hyperlink r:id="rId357" w:history="1">
        <w:r w:rsidR="000F2B08">
          <w:rPr>
            <w:rStyle w:val="Hyperlink"/>
            <w:lang w:eastAsia="x-none"/>
          </w:rPr>
          <w:t>R1-1806574</w:t>
        </w:r>
      </w:hyperlink>
      <w:r w:rsidR="0091271C">
        <w:rPr>
          <w:lang w:eastAsia="x-none"/>
        </w:rPr>
        <w:tab/>
        <w:t>Resource pool sharing between mode-3 and mode-4 users</w:t>
      </w:r>
      <w:r w:rsidR="0091271C">
        <w:rPr>
          <w:lang w:eastAsia="x-none"/>
        </w:rPr>
        <w:tab/>
        <w:t>NEC</w:t>
      </w:r>
    </w:p>
    <w:p w14:paraId="2A5F431A" w14:textId="69F4E9E5" w:rsidR="0091271C" w:rsidRDefault="0058452E" w:rsidP="0091271C">
      <w:pPr>
        <w:rPr>
          <w:lang w:eastAsia="x-none"/>
        </w:rPr>
      </w:pPr>
      <w:hyperlink r:id="rId358" w:history="1">
        <w:r w:rsidR="000F2B08">
          <w:rPr>
            <w:rStyle w:val="Hyperlink"/>
            <w:lang w:eastAsia="x-none"/>
          </w:rPr>
          <w:t>R1-1806584</w:t>
        </w:r>
      </w:hyperlink>
      <w:r w:rsidR="0091271C">
        <w:rPr>
          <w:lang w:eastAsia="x-none"/>
        </w:rPr>
        <w:tab/>
        <w:t>Discussion on resource pool sharing between UEs using mode 3 and 4</w:t>
      </w:r>
      <w:r w:rsidR="0091271C">
        <w:rPr>
          <w:lang w:eastAsia="x-none"/>
        </w:rPr>
        <w:tab/>
        <w:t>LG Electronics</w:t>
      </w:r>
    </w:p>
    <w:p w14:paraId="239E13AA" w14:textId="42867B7A" w:rsidR="0091271C" w:rsidRDefault="0058452E" w:rsidP="0091271C">
      <w:pPr>
        <w:rPr>
          <w:lang w:eastAsia="x-none"/>
        </w:rPr>
      </w:pPr>
      <w:hyperlink r:id="rId359" w:history="1">
        <w:r w:rsidR="000F2B08">
          <w:rPr>
            <w:rStyle w:val="Hyperlink"/>
            <w:lang w:eastAsia="x-none"/>
          </w:rPr>
          <w:t>R1-1806680</w:t>
        </w:r>
      </w:hyperlink>
      <w:r w:rsidR="0091271C">
        <w:rPr>
          <w:lang w:eastAsia="x-none"/>
        </w:rPr>
        <w:tab/>
        <w:t>Resource pool sharing between mode 3 and mode 4 Ues</w:t>
      </w:r>
      <w:r w:rsidR="0091271C">
        <w:rPr>
          <w:lang w:eastAsia="x-none"/>
        </w:rPr>
        <w:tab/>
        <w:t>Samsung</w:t>
      </w:r>
    </w:p>
    <w:p w14:paraId="026524B9" w14:textId="42A63819" w:rsidR="0091271C" w:rsidRDefault="0058452E" w:rsidP="0091271C">
      <w:pPr>
        <w:rPr>
          <w:lang w:eastAsia="x-none"/>
        </w:rPr>
      </w:pPr>
      <w:hyperlink r:id="rId360" w:history="1">
        <w:r w:rsidR="000F2B08">
          <w:rPr>
            <w:rStyle w:val="Hyperlink"/>
            <w:lang w:eastAsia="x-none"/>
          </w:rPr>
          <w:t>R1-1806818</w:t>
        </w:r>
      </w:hyperlink>
      <w:r w:rsidR="0091271C">
        <w:rPr>
          <w:lang w:eastAsia="x-none"/>
        </w:rPr>
        <w:tab/>
        <w:t xml:space="preserve">Remaining issues on Resource Pool Sharing for Mode 3 and Mode 4 V2X </w:t>
      </w:r>
      <w:r w:rsidR="0091271C">
        <w:rPr>
          <w:lang w:eastAsia="x-none"/>
        </w:rPr>
        <w:tab/>
        <w:t>ITRI</w:t>
      </w:r>
    </w:p>
    <w:p w14:paraId="7D3E7703" w14:textId="110136B3" w:rsidR="0091271C" w:rsidRDefault="0058452E" w:rsidP="0091271C">
      <w:pPr>
        <w:rPr>
          <w:lang w:eastAsia="x-none"/>
        </w:rPr>
      </w:pPr>
      <w:hyperlink r:id="rId361" w:history="1">
        <w:r w:rsidR="000F2B08">
          <w:rPr>
            <w:rStyle w:val="Hyperlink"/>
            <w:lang w:eastAsia="x-none"/>
          </w:rPr>
          <w:t>R1-1806862</w:t>
        </w:r>
      </w:hyperlink>
      <w:r w:rsidR="0091271C">
        <w:rPr>
          <w:lang w:eastAsia="x-none"/>
        </w:rPr>
        <w:tab/>
        <w:t>Discussion of resource pool sharing between mode 3 and mode 4</w:t>
      </w:r>
      <w:r w:rsidR="0091271C">
        <w:rPr>
          <w:lang w:eastAsia="x-none"/>
        </w:rPr>
        <w:tab/>
        <w:t>OPPO</w:t>
      </w:r>
    </w:p>
    <w:p w14:paraId="6068BBEE" w14:textId="4E8D455A" w:rsidR="0091271C" w:rsidRDefault="0058452E" w:rsidP="0091271C">
      <w:pPr>
        <w:rPr>
          <w:lang w:eastAsia="x-none"/>
        </w:rPr>
      </w:pPr>
      <w:hyperlink r:id="rId362" w:history="1">
        <w:r w:rsidR="000F2B08">
          <w:rPr>
            <w:rStyle w:val="Hyperlink"/>
            <w:lang w:eastAsia="x-none"/>
          </w:rPr>
          <w:t>R1-1806951</w:t>
        </w:r>
      </w:hyperlink>
      <w:r w:rsidR="0091271C">
        <w:rPr>
          <w:lang w:eastAsia="x-none"/>
        </w:rPr>
        <w:tab/>
        <w:t>Discussion on resource pool sharing between UEs in mode 3 and UEs in mode 4</w:t>
      </w:r>
      <w:r w:rsidR="0091271C">
        <w:rPr>
          <w:lang w:eastAsia="x-none"/>
        </w:rPr>
        <w:tab/>
        <w:t>Panasonic</w:t>
      </w:r>
    </w:p>
    <w:p w14:paraId="2CFE8463" w14:textId="6B776845" w:rsidR="0091271C" w:rsidRDefault="0058452E" w:rsidP="0091271C">
      <w:pPr>
        <w:rPr>
          <w:lang w:eastAsia="x-none"/>
        </w:rPr>
      </w:pPr>
      <w:hyperlink r:id="rId363" w:history="1">
        <w:r w:rsidR="000F2B08">
          <w:rPr>
            <w:rStyle w:val="Hyperlink"/>
            <w:lang w:eastAsia="x-none"/>
          </w:rPr>
          <w:t>R1-1806962</w:t>
        </w:r>
      </w:hyperlink>
      <w:r w:rsidR="0091271C">
        <w:rPr>
          <w:lang w:eastAsia="x-none"/>
        </w:rPr>
        <w:tab/>
        <w:t>Reducing resource collision between mode 3 and mode 4 in pool sharing</w:t>
      </w:r>
      <w:r w:rsidR="0091271C">
        <w:rPr>
          <w:lang w:eastAsia="x-none"/>
        </w:rPr>
        <w:tab/>
        <w:t>InterDigital, Inc.</w:t>
      </w:r>
    </w:p>
    <w:p w14:paraId="3B298529" w14:textId="213E1296" w:rsidR="0091271C" w:rsidRDefault="0058452E" w:rsidP="0091271C">
      <w:pPr>
        <w:rPr>
          <w:lang w:eastAsia="x-none"/>
        </w:rPr>
      </w:pPr>
      <w:hyperlink r:id="rId364" w:history="1">
        <w:r w:rsidR="000F2B08">
          <w:rPr>
            <w:rStyle w:val="Hyperlink"/>
            <w:lang w:eastAsia="x-none"/>
          </w:rPr>
          <w:t>R1-1806997</w:t>
        </w:r>
      </w:hyperlink>
      <w:r w:rsidR="0091271C">
        <w:rPr>
          <w:lang w:eastAsia="x-none"/>
        </w:rPr>
        <w:tab/>
        <w:t>Resource pool sharing between mode-3 and mode-4 - remaining details</w:t>
      </w:r>
      <w:r w:rsidR="0091271C">
        <w:rPr>
          <w:lang w:eastAsia="x-none"/>
        </w:rPr>
        <w:tab/>
        <w:t>Nokia, Nokia Shanghai Bell</w:t>
      </w:r>
    </w:p>
    <w:p w14:paraId="42E63C67" w14:textId="7318A5E5" w:rsidR="0091271C" w:rsidRDefault="0058452E" w:rsidP="0091271C">
      <w:pPr>
        <w:rPr>
          <w:lang w:eastAsia="x-none"/>
        </w:rPr>
      </w:pPr>
      <w:hyperlink r:id="rId365" w:history="1">
        <w:r w:rsidR="000F2B08">
          <w:rPr>
            <w:rStyle w:val="Hyperlink"/>
            <w:lang w:eastAsia="x-none"/>
          </w:rPr>
          <w:t>R1-1807046</w:t>
        </w:r>
      </w:hyperlink>
      <w:r w:rsidR="0091271C">
        <w:rPr>
          <w:lang w:eastAsia="x-none"/>
        </w:rPr>
        <w:tab/>
        <w:t>Resource pool sharing between Mode-3 UE and Mode-4 UE</w:t>
      </w:r>
      <w:r w:rsidR="0091271C">
        <w:rPr>
          <w:lang w:eastAsia="x-none"/>
        </w:rPr>
        <w:tab/>
        <w:t>NTT DOCOMO, INC.</w:t>
      </w:r>
    </w:p>
    <w:p w14:paraId="6BD43BB1" w14:textId="09747352" w:rsidR="0091271C" w:rsidRPr="008B3912" w:rsidRDefault="0058452E" w:rsidP="0091271C">
      <w:pPr>
        <w:rPr>
          <w:lang w:eastAsia="x-none"/>
        </w:rPr>
      </w:pPr>
      <w:hyperlink r:id="rId366" w:history="1">
        <w:r w:rsidR="000F2B08">
          <w:rPr>
            <w:rStyle w:val="Hyperlink"/>
            <w:lang w:eastAsia="x-none"/>
          </w:rPr>
          <w:t>R1-1807220</w:t>
        </w:r>
      </w:hyperlink>
      <w:r w:rsidR="0091271C">
        <w:rPr>
          <w:lang w:eastAsia="x-none"/>
        </w:rPr>
        <w:tab/>
        <w:t>Resource Pool Sharing between V2X Mode 3 and Mode 4 UEs</w:t>
      </w:r>
      <w:r w:rsidR="0091271C">
        <w:rPr>
          <w:lang w:eastAsia="x-none"/>
        </w:rPr>
        <w:tab/>
        <w:t>Fraunhofer HHI</w:t>
      </w:r>
    </w:p>
    <w:p w14:paraId="4802D5F5" w14:textId="77777777" w:rsidR="0091271C" w:rsidRDefault="0091271C" w:rsidP="007F6842">
      <w:pPr>
        <w:pStyle w:val="Heading4"/>
        <w:rPr>
          <w:lang w:eastAsia="ja-JP"/>
        </w:rPr>
      </w:pPr>
      <w:bookmarkStart w:id="108" w:name="_Toc513839845"/>
      <w:bookmarkStart w:id="109" w:name="_Toc516232553"/>
      <w:r w:rsidRPr="00016BBA">
        <w:rPr>
          <w:lang w:eastAsia="ja-JP"/>
        </w:rPr>
        <w:lastRenderedPageBreak/>
        <w:t>Maximum time reduction between packet arrival at layer 1 and resource selection for transmission</w:t>
      </w:r>
      <w:bookmarkEnd w:id="108"/>
      <w:bookmarkEnd w:id="109"/>
    </w:p>
    <w:p w14:paraId="2FD6FE22" w14:textId="3D1D8160" w:rsidR="0091271C" w:rsidRPr="007F6842" w:rsidRDefault="0058452E" w:rsidP="0091271C">
      <w:pPr>
        <w:rPr>
          <w:b/>
          <w:lang w:eastAsia="x-none"/>
        </w:rPr>
      </w:pPr>
      <w:hyperlink r:id="rId367" w:history="1">
        <w:r w:rsidR="000F2B08">
          <w:rPr>
            <w:rStyle w:val="Hyperlink"/>
            <w:b/>
          </w:rPr>
          <w:t>R1-1807422</w:t>
        </w:r>
      </w:hyperlink>
      <w:r w:rsidR="0091271C" w:rsidRPr="007F6842">
        <w:rPr>
          <w:b/>
          <w:lang w:eastAsia="x-none"/>
        </w:rPr>
        <w:tab/>
        <w:t>Summary on Maximum time reduction between packet arrival at layer 1 and resource selection for transmission</w:t>
      </w:r>
      <w:r w:rsidR="0091271C" w:rsidRPr="007F6842">
        <w:rPr>
          <w:b/>
          <w:lang w:eastAsia="x-none"/>
        </w:rPr>
        <w:tab/>
        <w:t>CATT</w:t>
      </w:r>
    </w:p>
    <w:p w14:paraId="65E027EE" w14:textId="77777777" w:rsidR="0091271C" w:rsidRDefault="0091271C" w:rsidP="0091271C">
      <w:pPr>
        <w:rPr>
          <w:lang w:eastAsia="x-none"/>
        </w:rPr>
      </w:pPr>
    </w:p>
    <w:p w14:paraId="6368BD89" w14:textId="77777777" w:rsidR="0091271C" w:rsidRPr="007F6842" w:rsidRDefault="0091271C" w:rsidP="0091271C">
      <w:pPr>
        <w:rPr>
          <w:lang w:eastAsia="x-none"/>
        </w:rPr>
      </w:pPr>
      <w:r w:rsidRPr="007F6842">
        <w:rPr>
          <w:highlight w:val="green"/>
          <w:lang w:eastAsia="x-none"/>
        </w:rPr>
        <w:t>Agreement</w:t>
      </w:r>
      <w:r w:rsidRPr="007F6842">
        <w:rPr>
          <w:lang w:eastAsia="x-none"/>
        </w:rPr>
        <w:t>:</w:t>
      </w:r>
    </w:p>
    <w:p w14:paraId="443C1613" w14:textId="77777777" w:rsidR="0091271C" w:rsidRDefault="0091271C" w:rsidP="0091271C">
      <w:pPr>
        <w:rPr>
          <w:rFonts w:ascii="Times New Roman" w:hAnsi="Times New Roman"/>
          <w:szCs w:val="20"/>
        </w:rPr>
      </w:pPr>
      <w:r w:rsidRPr="00673E4D">
        <w:rPr>
          <w:rFonts w:ascii="Times New Roman" w:hAnsi="Times New Roman"/>
          <w:szCs w:val="20"/>
        </w:rPr>
        <w:t>The minimum (pre-)configurable T</w:t>
      </w:r>
      <w:r w:rsidRPr="00673E4D">
        <w:rPr>
          <w:rFonts w:ascii="Times New Roman" w:hAnsi="Times New Roman"/>
          <w:szCs w:val="20"/>
          <w:vertAlign w:val="subscript"/>
        </w:rPr>
        <w:t>2min</w:t>
      </w:r>
      <w:r>
        <w:rPr>
          <w:rFonts w:ascii="Times New Roman" w:hAnsi="Times New Roman"/>
          <w:szCs w:val="20"/>
        </w:rPr>
        <w:t xml:space="preserve"> is </w:t>
      </w:r>
      <w:del w:id="110" w:author="oppo" w:date="2018-05-21T23:31:00Z">
        <w:r w:rsidDel="0063757F">
          <w:rPr>
            <w:rFonts w:ascii="Times New Roman" w:hAnsi="Times New Roman" w:hint="eastAsia"/>
            <w:szCs w:val="20"/>
          </w:rPr>
          <w:delText>[</w:delText>
        </w:r>
      </w:del>
      <w:r>
        <w:rPr>
          <w:rFonts w:ascii="Times New Roman" w:hAnsi="Times New Roman"/>
          <w:szCs w:val="20"/>
        </w:rPr>
        <w:t>10</w:t>
      </w:r>
      <w:del w:id="111" w:author="oppo" w:date="2018-05-21T23:31:00Z">
        <w:r w:rsidDel="0063757F">
          <w:rPr>
            <w:rFonts w:ascii="Times New Roman" w:hAnsi="Times New Roman" w:hint="eastAsia"/>
            <w:szCs w:val="20"/>
          </w:rPr>
          <w:delText>]</w:delText>
        </w:r>
      </w:del>
      <w:r w:rsidRPr="00673E4D">
        <w:rPr>
          <w:rFonts w:ascii="Times New Roman" w:hAnsi="Times New Roman"/>
          <w:szCs w:val="20"/>
        </w:rPr>
        <w:t>ms</w:t>
      </w:r>
    </w:p>
    <w:p w14:paraId="5027A08E" w14:textId="77777777" w:rsidR="0091271C" w:rsidRDefault="0091271C" w:rsidP="0091271C">
      <w:pPr>
        <w:rPr>
          <w:lang w:eastAsia="x-none"/>
        </w:rPr>
      </w:pPr>
    </w:p>
    <w:p w14:paraId="1B4756A2" w14:textId="38617464" w:rsidR="0091271C" w:rsidRDefault="0058452E" w:rsidP="0091271C">
      <w:pPr>
        <w:rPr>
          <w:lang w:eastAsia="x-none"/>
        </w:rPr>
      </w:pPr>
      <w:hyperlink r:id="rId368" w:history="1">
        <w:r w:rsidR="000F2B08">
          <w:rPr>
            <w:rStyle w:val="Hyperlink"/>
            <w:lang w:eastAsia="x-none"/>
          </w:rPr>
          <w:t>R1-1805986</w:t>
        </w:r>
      </w:hyperlink>
      <w:r w:rsidR="0091271C">
        <w:rPr>
          <w:lang w:eastAsia="x-none"/>
        </w:rPr>
        <w:tab/>
        <w:t>Remaining details for latency reduction for eV2X</w:t>
      </w:r>
      <w:r w:rsidR="0091271C">
        <w:rPr>
          <w:lang w:eastAsia="x-none"/>
        </w:rPr>
        <w:tab/>
        <w:t>Huawei, HiSilicon</w:t>
      </w:r>
    </w:p>
    <w:p w14:paraId="1AD33FAC" w14:textId="466DCCA3" w:rsidR="0091271C" w:rsidRPr="00D06F4C" w:rsidRDefault="0058452E" w:rsidP="0091271C">
      <w:pPr>
        <w:ind w:left="1440" w:hanging="1440"/>
        <w:rPr>
          <w:color w:val="BFBFBF"/>
          <w:lang w:eastAsia="x-none"/>
        </w:rPr>
      </w:pPr>
      <w:hyperlink r:id="rId369" w:history="1">
        <w:r w:rsidR="000F2B08">
          <w:rPr>
            <w:rStyle w:val="Hyperlink"/>
            <w:lang w:eastAsia="x-none"/>
          </w:rPr>
          <w:t>R1-1806097</w:t>
        </w:r>
      </w:hyperlink>
      <w:r w:rsidR="0091271C" w:rsidRPr="00D06F4C">
        <w:rPr>
          <w:color w:val="BFBFBF"/>
          <w:lang w:eastAsia="x-none"/>
        </w:rPr>
        <w:tab/>
        <w:t>Further discussion on maximum time reduction between packet arrival at layer 1 and resource selection for transmission</w:t>
      </w:r>
      <w:r w:rsidR="0091271C" w:rsidRPr="00D06F4C">
        <w:rPr>
          <w:color w:val="BFBFBF"/>
          <w:lang w:eastAsia="x-none"/>
        </w:rPr>
        <w:tab/>
        <w:t>ZTE Wistron Telecom AB, Sanechips</w:t>
      </w:r>
    </w:p>
    <w:p w14:paraId="353E7384" w14:textId="77777777" w:rsidR="0091271C" w:rsidRPr="00D06F4C" w:rsidRDefault="0091271C" w:rsidP="0091271C">
      <w:pPr>
        <w:ind w:left="1440" w:hanging="1440"/>
        <w:rPr>
          <w:color w:val="BFBFBF"/>
          <w:lang w:eastAsia="x-none"/>
        </w:rPr>
      </w:pPr>
      <w:r w:rsidRPr="00D06F4C">
        <w:rPr>
          <w:color w:val="BFBFBF"/>
          <w:lang w:eastAsia="x-none"/>
        </w:rPr>
        <w:t>Withdrawn</w:t>
      </w:r>
    </w:p>
    <w:p w14:paraId="37E2541D" w14:textId="6C4C2649" w:rsidR="0091271C" w:rsidRDefault="0058452E" w:rsidP="0091271C">
      <w:pPr>
        <w:rPr>
          <w:lang w:eastAsia="x-none"/>
        </w:rPr>
      </w:pPr>
      <w:hyperlink r:id="rId370" w:history="1">
        <w:r w:rsidR="000F2B08">
          <w:rPr>
            <w:rStyle w:val="Hyperlink"/>
            <w:lang w:eastAsia="x-none"/>
          </w:rPr>
          <w:t>R1-1806101</w:t>
        </w:r>
      </w:hyperlink>
      <w:r w:rsidR="0091271C">
        <w:rPr>
          <w:lang w:eastAsia="x-none"/>
        </w:rPr>
        <w:tab/>
        <w:t>Consideration on maximum time reduction between packet arrival and resource selection</w:t>
      </w:r>
      <w:r w:rsidR="0091271C">
        <w:rPr>
          <w:lang w:eastAsia="x-none"/>
        </w:rPr>
        <w:tab/>
        <w:t>ZTE</w:t>
      </w:r>
    </w:p>
    <w:p w14:paraId="00C1A91E" w14:textId="479D751A" w:rsidR="0091271C" w:rsidRDefault="0058452E" w:rsidP="0091271C">
      <w:pPr>
        <w:rPr>
          <w:lang w:eastAsia="x-none"/>
        </w:rPr>
      </w:pPr>
      <w:hyperlink r:id="rId371" w:history="1">
        <w:r w:rsidR="000F2B08">
          <w:rPr>
            <w:rStyle w:val="Hyperlink"/>
            <w:lang w:eastAsia="x-none"/>
          </w:rPr>
          <w:t>R1-1806150</w:t>
        </w:r>
      </w:hyperlink>
      <w:r w:rsidR="0091271C">
        <w:rPr>
          <w:lang w:eastAsia="x-none"/>
        </w:rPr>
        <w:tab/>
        <w:t>Reducing time-to-transmit for V2X</w:t>
      </w:r>
      <w:r w:rsidR="0091271C">
        <w:rPr>
          <w:lang w:eastAsia="x-none"/>
        </w:rPr>
        <w:tab/>
        <w:t>Ericsson</w:t>
      </w:r>
    </w:p>
    <w:p w14:paraId="20818971" w14:textId="33B74EDA" w:rsidR="0091271C" w:rsidRDefault="0058452E" w:rsidP="0091271C">
      <w:pPr>
        <w:rPr>
          <w:lang w:eastAsia="x-none"/>
        </w:rPr>
      </w:pPr>
      <w:hyperlink r:id="rId372" w:history="1">
        <w:r w:rsidR="000F2B08">
          <w:rPr>
            <w:rStyle w:val="Hyperlink"/>
            <w:lang w:eastAsia="x-none"/>
          </w:rPr>
          <w:t>R1-1806265</w:t>
        </w:r>
      </w:hyperlink>
      <w:r w:rsidR="0091271C">
        <w:rPr>
          <w:lang w:eastAsia="x-none"/>
        </w:rPr>
        <w:tab/>
        <w:t>Discussion on latency reduction between packet arrival and resource selection</w:t>
      </w:r>
      <w:r w:rsidR="0091271C">
        <w:rPr>
          <w:lang w:eastAsia="x-none"/>
        </w:rPr>
        <w:tab/>
        <w:t>CATT</w:t>
      </w:r>
    </w:p>
    <w:p w14:paraId="2482679B" w14:textId="2AB61017" w:rsidR="0091271C" w:rsidRDefault="0058452E" w:rsidP="0091271C">
      <w:pPr>
        <w:rPr>
          <w:lang w:eastAsia="x-none"/>
        </w:rPr>
      </w:pPr>
      <w:hyperlink r:id="rId373" w:history="1">
        <w:r w:rsidR="000F2B08">
          <w:rPr>
            <w:rStyle w:val="Hyperlink"/>
            <w:lang w:eastAsia="x-none"/>
          </w:rPr>
          <w:t>R1-1806352</w:t>
        </w:r>
      </w:hyperlink>
      <w:r w:rsidR="0091271C">
        <w:rPr>
          <w:lang w:eastAsia="x-none"/>
        </w:rPr>
        <w:tab/>
        <w:t>Discussion on Latency Reduction for V2X Phase 2</w:t>
      </w:r>
      <w:r w:rsidR="0091271C">
        <w:rPr>
          <w:lang w:eastAsia="x-none"/>
        </w:rPr>
        <w:tab/>
        <w:t>Lenovo, Motorola Mobility</w:t>
      </w:r>
    </w:p>
    <w:p w14:paraId="39CD6316" w14:textId="660BD9D7" w:rsidR="0091271C" w:rsidRDefault="0058452E" w:rsidP="0091271C">
      <w:pPr>
        <w:rPr>
          <w:lang w:eastAsia="x-none"/>
        </w:rPr>
      </w:pPr>
      <w:hyperlink r:id="rId374" w:history="1">
        <w:r w:rsidR="000F2B08">
          <w:rPr>
            <w:rStyle w:val="Hyperlink"/>
            <w:lang w:eastAsia="x-none"/>
          </w:rPr>
          <w:t>R1-1806485</w:t>
        </w:r>
      </w:hyperlink>
      <w:r w:rsidR="0091271C">
        <w:rPr>
          <w:lang w:eastAsia="x-none"/>
        </w:rPr>
        <w:tab/>
        <w:t>Remaining details of reduced resource selection time for LTE V2V sidelink communication</w:t>
      </w:r>
      <w:r w:rsidR="0091271C">
        <w:rPr>
          <w:lang w:eastAsia="x-none"/>
        </w:rPr>
        <w:tab/>
        <w:t>Intel Corporation</w:t>
      </w:r>
    </w:p>
    <w:p w14:paraId="175F26E9" w14:textId="3060AC01" w:rsidR="0091271C" w:rsidRDefault="0058452E" w:rsidP="0091271C">
      <w:pPr>
        <w:ind w:left="1440" w:hanging="1440"/>
        <w:rPr>
          <w:lang w:eastAsia="x-none"/>
        </w:rPr>
      </w:pPr>
      <w:hyperlink r:id="rId375" w:history="1">
        <w:r w:rsidR="000F2B08">
          <w:rPr>
            <w:rStyle w:val="Hyperlink"/>
            <w:lang w:eastAsia="x-none"/>
          </w:rPr>
          <w:t>R1-1806585</w:t>
        </w:r>
      </w:hyperlink>
      <w:r w:rsidR="0091271C">
        <w:rPr>
          <w:lang w:eastAsia="x-none"/>
        </w:rPr>
        <w:tab/>
        <w:t>Discussion on maximum time reduction between packet arrival and selected transmission resource</w:t>
      </w:r>
      <w:r w:rsidR="0091271C">
        <w:rPr>
          <w:lang w:eastAsia="x-none"/>
        </w:rPr>
        <w:tab/>
        <w:t>LG Electronics</w:t>
      </w:r>
    </w:p>
    <w:p w14:paraId="3864879F" w14:textId="1777A6D2" w:rsidR="0091271C" w:rsidRDefault="0058452E" w:rsidP="0091271C">
      <w:pPr>
        <w:rPr>
          <w:lang w:eastAsia="x-none"/>
        </w:rPr>
      </w:pPr>
      <w:hyperlink r:id="rId376" w:history="1">
        <w:r w:rsidR="000F2B08">
          <w:rPr>
            <w:rStyle w:val="Hyperlink"/>
            <w:lang w:eastAsia="x-none"/>
          </w:rPr>
          <w:t>R1-1806681</w:t>
        </w:r>
      </w:hyperlink>
      <w:r w:rsidR="0091271C">
        <w:rPr>
          <w:lang w:eastAsia="x-none"/>
        </w:rPr>
        <w:tab/>
        <w:t>Support of shorter latency in V2X</w:t>
      </w:r>
      <w:r w:rsidR="0091271C">
        <w:rPr>
          <w:lang w:eastAsia="x-none"/>
        </w:rPr>
        <w:tab/>
        <w:t>Samsung</w:t>
      </w:r>
    </w:p>
    <w:p w14:paraId="03B3A37A" w14:textId="2A5DAA75" w:rsidR="0091271C" w:rsidRDefault="0058452E" w:rsidP="0091271C">
      <w:pPr>
        <w:rPr>
          <w:lang w:eastAsia="x-none"/>
        </w:rPr>
      </w:pPr>
      <w:hyperlink r:id="rId377" w:history="1">
        <w:r w:rsidR="000F2B08">
          <w:rPr>
            <w:rStyle w:val="Hyperlink"/>
            <w:lang w:eastAsia="x-none"/>
          </w:rPr>
          <w:t>R1-1806819</w:t>
        </w:r>
      </w:hyperlink>
      <w:r w:rsidR="0091271C">
        <w:rPr>
          <w:lang w:eastAsia="x-none"/>
        </w:rPr>
        <w:tab/>
        <w:t>Remaining issues on Latency Reduction for V2X</w:t>
      </w:r>
      <w:r w:rsidR="0091271C">
        <w:rPr>
          <w:lang w:eastAsia="x-none"/>
        </w:rPr>
        <w:tab/>
        <w:t>ITRI</w:t>
      </w:r>
    </w:p>
    <w:p w14:paraId="1D932217" w14:textId="7F4F9455" w:rsidR="0091271C" w:rsidRDefault="0058452E" w:rsidP="0091271C">
      <w:pPr>
        <w:rPr>
          <w:lang w:eastAsia="x-none"/>
        </w:rPr>
      </w:pPr>
      <w:hyperlink r:id="rId378" w:history="1">
        <w:r w:rsidR="000F2B08">
          <w:rPr>
            <w:rStyle w:val="Hyperlink"/>
          </w:rPr>
          <w:t>R1-1807407</w:t>
        </w:r>
      </w:hyperlink>
      <w:r w:rsidR="0091271C">
        <w:rPr>
          <w:lang w:eastAsia="x-none"/>
        </w:rPr>
        <w:tab/>
        <w:t>Latency reduction for eV2X</w:t>
      </w:r>
      <w:r w:rsidR="0091271C">
        <w:rPr>
          <w:lang w:eastAsia="x-none"/>
        </w:rPr>
        <w:tab/>
        <w:t>OPPO</w:t>
      </w:r>
      <w:r w:rsidR="007F6842">
        <w:rPr>
          <w:lang w:eastAsia="x-none"/>
        </w:rPr>
        <w:tab/>
        <w:t xml:space="preserve">(revision of </w:t>
      </w:r>
      <w:hyperlink r:id="rId379" w:history="1">
        <w:r w:rsidR="000F2B08">
          <w:rPr>
            <w:rStyle w:val="Hyperlink"/>
            <w:lang w:eastAsia="x-none"/>
          </w:rPr>
          <w:t>R1-1806863</w:t>
        </w:r>
      </w:hyperlink>
      <w:r w:rsidR="007F6842">
        <w:rPr>
          <w:rStyle w:val="Hyperlink"/>
          <w:lang w:eastAsia="x-none"/>
        </w:rPr>
        <w:t>)</w:t>
      </w:r>
    </w:p>
    <w:p w14:paraId="308F8A9F" w14:textId="56F06B9C" w:rsidR="0091271C" w:rsidRDefault="0058452E" w:rsidP="0091271C">
      <w:pPr>
        <w:rPr>
          <w:lang w:eastAsia="x-none"/>
        </w:rPr>
      </w:pPr>
      <w:hyperlink r:id="rId380" w:history="1">
        <w:r w:rsidR="000F2B08">
          <w:rPr>
            <w:rStyle w:val="Hyperlink"/>
            <w:lang w:eastAsia="x-none"/>
          </w:rPr>
          <w:t>R1-1806998</w:t>
        </w:r>
      </w:hyperlink>
      <w:r w:rsidR="0091271C">
        <w:rPr>
          <w:lang w:eastAsia="x-none"/>
        </w:rPr>
        <w:tab/>
        <w:t>Discussion on latency reduction for eV2X</w:t>
      </w:r>
      <w:r w:rsidR="0091271C">
        <w:rPr>
          <w:lang w:eastAsia="x-none"/>
        </w:rPr>
        <w:tab/>
        <w:t>Nokia, Nokia Shanghai Bell</w:t>
      </w:r>
    </w:p>
    <w:p w14:paraId="7866BC5D" w14:textId="36DD1EB1" w:rsidR="0091271C" w:rsidRPr="00DB2E89" w:rsidRDefault="0058452E" w:rsidP="0091271C">
      <w:pPr>
        <w:rPr>
          <w:lang w:eastAsia="x-none"/>
        </w:rPr>
      </w:pPr>
      <w:hyperlink r:id="rId381" w:history="1">
        <w:r w:rsidR="000F2B08">
          <w:rPr>
            <w:rStyle w:val="Hyperlink"/>
            <w:lang w:eastAsia="x-none"/>
          </w:rPr>
          <w:t>R1-1807047</w:t>
        </w:r>
      </w:hyperlink>
      <w:r w:rsidR="0091271C">
        <w:rPr>
          <w:lang w:eastAsia="x-none"/>
        </w:rPr>
        <w:tab/>
        <w:t>Reducing the maximum time between packet arrival and selected resource for data transmission</w:t>
      </w:r>
      <w:r w:rsidR="0091271C">
        <w:rPr>
          <w:lang w:eastAsia="x-none"/>
        </w:rPr>
        <w:tab/>
        <w:t>NTT DOCOMO, INC.</w:t>
      </w:r>
    </w:p>
    <w:p w14:paraId="18553FF6" w14:textId="77777777" w:rsidR="0091271C" w:rsidRDefault="0091271C" w:rsidP="007F6842">
      <w:pPr>
        <w:pStyle w:val="Heading4"/>
        <w:rPr>
          <w:lang w:eastAsia="ja-JP"/>
        </w:rPr>
      </w:pPr>
      <w:bookmarkStart w:id="112" w:name="_Toc513839846"/>
      <w:bookmarkStart w:id="113" w:name="_Toc516232554"/>
      <w:r w:rsidRPr="000263B0">
        <w:rPr>
          <w:rFonts w:hint="eastAsia"/>
          <w:lang w:eastAsia="ja-JP"/>
        </w:rPr>
        <w:t>Other</w:t>
      </w:r>
      <w:bookmarkEnd w:id="106"/>
      <w:bookmarkEnd w:id="107"/>
      <w:bookmarkEnd w:id="112"/>
      <w:bookmarkEnd w:id="113"/>
    </w:p>
    <w:p w14:paraId="198383BB" w14:textId="54D18F05" w:rsidR="0091271C" w:rsidRPr="007F6842" w:rsidRDefault="0058452E" w:rsidP="0091271C">
      <w:pPr>
        <w:rPr>
          <w:b/>
          <w:lang w:eastAsia="x-none"/>
        </w:rPr>
      </w:pPr>
      <w:hyperlink r:id="rId382" w:history="1">
        <w:r w:rsidR="000F2B08">
          <w:rPr>
            <w:rStyle w:val="Hyperlink"/>
            <w:b/>
            <w:lang w:eastAsia="x-none"/>
          </w:rPr>
          <w:t>R1-1806486</w:t>
        </w:r>
      </w:hyperlink>
      <w:r w:rsidR="0091271C" w:rsidRPr="007F6842">
        <w:rPr>
          <w:b/>
          <w:lang w:eastAsia="x-none"/>
        </w:rPr>
        <w:tab/>
        <w:t>UE Capabilities for LTE Rel.15 V2X Communication</w:t>
      </w:r>
      <w:r w:rsidR="0091271C" w:rsidRPr="007F6842">
        <w:rPr>
          <w:b/>
          <w:lang w:eastAsia="x-none"/>
        </w:rPr>
        <w:tab/>
        <w:t>Intel Corporation</w:t>
      </w:r>
    </w:p>
    <w:p w14:paraId="65615BB9" w14:textId="77777777" w:rsidR="0091271C" w:rsidRDefault="0091271C" w:rsidP="0091271C">
      <w:pPr>
        <w:rPr>
          <w:lang w:eastAsia="x-none"/>
        </w:rPr>
      </w:pPr>
    </w:p>
    <w:p w14:paraId="6308AA49" w14:textId="77777777" w:rsidR="0091271C" w:rsidRPr="00DA2C90" w:rsidRDefault="0091271C" w:rsidP="0091271C">
      <w:pPr>
        <w:rPr>
          <w:lang w:eastAsia="x-none"/>
        </w:rPr>
      </w:pPr>
      <w:r w:rsidRPr="00DA2C90">
        <w:rPr>
          <w:highlight w:val="green"/>
          <w:lang w:eastAsia="x-none"/>
        </w:rPr>
        <w:t>Agreement</w:t>
      </w:r>
    </w:p>
    <w:p w14:paraId="5E79A9CE" w14:textId="77777777" w:rsidR="0091271C" w:rsidRPr="00506C73" w:rsidRDefault="0091271C" w:rsidP="00017304">
      <w:pPr>
        <w:pStyle w:val="ListParagraph"/>
        <w:numPr>
          <w:ilvl w:val="0"/>
          <w:numId w:val="234"/>
        </w:numPr>
      </w:pPr>
      <w:r w:rsidRPr="00506C73">
        <w:t>Support of 64QAM reception is mandatory for Rel-15 UEs supporting rate matching feature</w:t>
      </w:r>
    </w:p>
    <w:p w14:paraId="7C742444" w14:textId="77777777" w:rsidR="0091271C" w:rsidRPr="00506C73" w:rsidRDefault="0091271C" w:rsidP="00017304">
      <w:pPr>
        <w:pStyle w:val="ListParagraph"/>
        <w:numPr>
          <w:ilvl w:val="0"/>
          <w:numId w:val="234"/>
        </w:numPr>
      </w:pPr>
      <w:r w:rsidRPr="00506C73">
        <w:t>Support of 64QAM transmission is optional for Rel-15 UEs supporting rate matching feature</w:t>
      </w:r>
    </w:p>
    <w:p w14:paraId="0EA03C24" w14:textId="77777777" w:rsidR="0091271C" w:rsidRPr="00DA2C90" w:rsidRDefault="0091271C" w:rsidP="0091271C">
      <w:pPr>
        <w:rPr>
          <w:lang w:eastAsia="x-none"/>
        </w:rPr>
      </w:pPr>
    </w:p>
    <w:p w14:paraId="342FF93C" w14:textId="77777777" w:rsidR="0091271C" w:rsidRPr="00DA2C90" w:rsidRDefault="0091271C" w:rsidP="0091271C">
      <w:pPr>
        <w:rPr>
          <w:lang w:eastAsia="x-none"/>
        </w:rPr>
      </w:pPr>
      <w:r w:rsidRPr="00DA2C90">
        <w:rPr>
          <w:highlight w:val="green"/>
          <w:lang w:eastAsia="x-none"/>
        </w:rPr>
        <w:t>Agreement</w:t>
      </w:r>
    </w:p>
    <w:p w14:paraId="2F794991" w14:textId="77777777" w:rsidR="0091271C" w:rsidRPr="00DA2C90" w:rsidRDefault="0091271C" w:rsidP="0091271C">
      <w:pPr>
        <w:pStyle w:val="Caption"/>
        <w:spacing w:before="0" w:after="0"/>
        <w:rPr>
          <w:b w:val="0"/>
          <w:lang w:eastAsia="zh-CN"/>
        </w:rPr>
      </w:pPr>
      <w:r w:rsidRPr="00DA2C90">
        <w:rPr>
          <w:b w:val="0"/>
          <w:lang w:eastAsia="zh-CN"/>
        </w:rPr>
        <w:t>Transmission of physical</w:t>
      </w:r>
      <w:r w:rsidRPr="00DA2C90">
        <w:rPr>
          <w:b w:val="0"/>
        </w:rPr>
        <w:t xml:space="preserve"> parameter values set by ue-Category</w:t>
      </w:r>
      <w:r w:rsidRPr="00DA2C90">
        <w:rPr>
          <w:b w:val="0"/>
          <w:lang w:eastAsia="zh-CN"/>
        </w:rPr>
        <w:t>SL-C-TX</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1890"/>
        <w:gridCol w:w="1890"/>
        <w:gridCol w:w="1890"/>
        <w:gridCol w:w="2693"/>
      </w:tblGrid>
      <w:tr w:rsidR="0091271C" w:rsidRPr="00D81B4A" w14:paraId="5B4C2DD4" w14:textId="77777777" w:rsidTr="00CF02E6">
        <w:tc>
          <w:tcPr>
            <w:tcW w:w="1843" w:type="dxa"/>
          </w:tcPr>
          <w:p w14:paraId="5B080030" w14:textId="77777777" w:rsidR="0091271C" w:rsidRPr="00D81B4A" w:rsidRDefault="0091271C" w:rsidP="00CF02E6">
            <w:pPr>
              <w:pStyle w:val="TAH"/>
              <w:rPr>
                <w:rFonts w:ascii="Times New Roman" w:hAnsi="Times New Roman"/>
              </w:rPr>
            </w:pPr>
            <w:r w:rsidRPr="00D81B4A">
              <w:rPr>
                <w:rFonts w:ascii="Times New Roman" w:hAnsi="Times New Roman"/>
              </w:rPr>
              <w:t xml:space="preserve">UE </w:t>
            </w:r>
            <w:r w:rsidRPr="00D81B4A">
              <w:rPr>
                <w:rFonts w:ascii="Times New Roman" w:hAnsi="Times New Roman"/>
                <w:lang w:eastAsia="zh-CN"/>
              </w:rPr>
              <w:t>SL-C</w:t>
            </w:r>
            <w:r>
              <w:rPr>
                <w:rFonts w:ascii="Times New Roman" w:hAnsi="Times New Roman"/>
                <w:lang w:eastAsia="zh-CN"/>
              </w:rPr>
              <w:t xml:space="preserve">-TX </w:t>
            </w:r>
            <w:r w:rsidRPr="00D81B4A">
              <w:rPr>
                <w:rFonts w:ascii="Times New Roman" w:hAnsi="Times New Roman"/>
              </w:rPr>
              <w:t>Category</w:t>
            </w:r>
          </w:p>
        </w:tc>
        <w:tc>
          <w:tcPr>
            <w:tcW w:w="1890" w:type="dxa"/>
          </w:tcPr>
          <w:p w14:paraId="5CFC1A56" w14:textId="77777777" w:rsidR="0091271C" w:rsidRPr="00D81B4A" w:rsidRDefault="0091271C" w:rsidP="00CF02E6">
            <w:pPr>
              <w:pStyle w:val="TAH"/>
              <w:rPr>
                <w:rFonts w:ascii="Times New Roman" w:hAnsi="Times New Roman"/>
              </w:rPr>
            </w:pPr>
            <w:r w:rsidRPr="00D81B4A">
              <w:rPr>
                <w:rFonts w:ascii="Times New Roman" w:hAnsi="Times New Roman"/>
                <w:lang w:eastAsia="zh-CN"/>
              </w:rPr>
              <w:t>Maximum number of SL-SCH transport block bits transmitted within a TTI</w:t>
            </w:r>
          </w:p>
        </w:tc>
        <w:tc>
          <w:tcPr>
            <w:tcW w:w="1890" w:type="dxa"/>
          </w:tcPr>
          <w:p w14:paraId="4E8B3A78" w14:textId="77777777" w:rsidR="0091271C" w:rsidRPr="00D81B4A" w:rsidRDefault="0091271C" w:rsidP="00CF02E6">
            <w:pPr>
              <w:pStyle w:val="TAH"/>
              <w:rPr>
                <w:rFonts w:ascii="Times New Roman" w:hAnsi="Times New Roman"/>
              </w:rPr>
            </w:pPr>
            <w:r w:rsidRPr="00D81B4A">
              <w:rPr>
                <w:rFonts w:ascii="Times New Roman" w:hAnsi="Times New Roman"/>
                <w:lang w:eastAsia="zh-CN"/>
              </w:rPr>
              <w:t>Maximum number of bits of a SL-SCH transport block transmitted within a TTI</w:t>
            </w:r>
          </w:p>
        </w:tc>
        <w:tc>
          <w:tcPr>
            <w:tcW w:w="1890" w:type="dxa"/>
          </w:tcPr>
          <w:p w14:paraId="4E4EF6A5" w14:textId="77777777" w:rsidR="0091271C" w:rsidRPr="00D81B4A" w:rsidRDefault="0091271C" w:rsidP="00CF02E6">
            <w:pPr>
              <w:pStyle w:val="TAH"/>
              <w:rPr>
                <w:rFonts w:ascii="Times New Roman" w:hAnsi="Times New Roman"/>
              </w:rPr>
            </w:pPr>
            <w:r w:rsidRPr="00D81B4A">
              <w:rPr>
                <w:rFonts w:ascii="Times New Roman" w:hAnsi="Times New Roman"/>
                <w:lang w:eastAsia="zh-CN"/>
              </w:rPr>
              <w:t>Maximum number of supported layers for spatial multiplexing in SL-C</w:t>
            </w:r>
          </w:p>
        </w:tc>
        <w:tc>
          <w:tcPr>
            <w:tcW w:w="2693" w:type="dxa"/>
          </w:tcPr>
          <w:p w14:paraId="4658E4BE" w14:textId="77777777" w:rsidR="0091271C" w:rsidRPr="00D81B4A" w:rsidRDefault="0091271C" w:rsidP="00CF02E6">
            <w:pPr>
              <w:pStyle w:val="TAH"/>
              <w:rPr>
                <w:rFonts w:ascii="Times New Roman" w:hAnsi="Times New Roman"/>
                <w:lang w:eastAsia="zh-CN"/>
              </w:rPr>
            </w:pPr>
            <w:r>
              <w:rPr>
                <w:rFonts w:ascii="Times New Roman" w:hAnsi="Times New Roman"/>
                <w:lang w:eastAsia="zh-CN"/>
              </w:rPr>
              <w:t>Comments</w:t>
            </w:r>
          </w:p>
        </w:tc>
      </w:tr>
      <w:tr w:rsidR="0091271C" w:rsidRPr="00D81B4A" w14:paraId="79313230" w14:textId="77777777" w:rsidTr="00CF02E6">
        <w:tc>
          <w:tcPr>
            <w:tcW w:w="1843" w:type="dxa"/>
          </w:tcPr>
          <w:p w14:paraId="148711EF" w14:textId="77777777" w:rsidR="0091271C" w:rsidRPr="00D81B4A" w:rsidRDefault="0091271C" w:rsidP="00CF02E6">
            <w:pPr>
              <w:pStyle w:val="TAL"/>
              <w:jc w:val="center"/>
              <w:rPr>
                <w:rFonts w:ascii="Times New Roman" w:hAnsi="Times New Roman"/>
                <w:lang w:eastAsia="zh-CN"/>
              </w:rPr>
            </w:pPr>
            <w:r w:rsidRPr="00D81B4A">
              <w:rPr>
                <w:rFonts w:ascii="Times New Roman" w:hAnsi="Times New Roman"/>
                <w:lang w:eastAsia="zh-CN"/>
              </w:rPr>
              <w:t>SL-C</w:t>
            </w:r>
            <w:r>
              <w:rPr>
                <w:rFonts w:ascii="Times New Roman" w:hAnsi="Times New Roman"/>
                <w:lang w:eastAsia="zh-CN"/>
              </w:rPr>
              <w:t>-TX</w:t>
            </w:r>
            <w:r w:rsidRPr="00D81B4A">
              <w:rPr>
                <w:rFonts w:ascii="Times New Roman" w:hAnsi="Times New Roman"/>
                <w:lang w:eastAsia="zh-CN"/>
              </w:rPr>
              <w:t xml:space="preserve"> Category 1</w:t>
            </w:r>
          </w:p>
        </w:tc>
        <w:tc>
          <w:tcPr>
            <w:tcW w:w="1890" w:type="dxa"/>
          </w:tcPr>
          <w:p w14:paraId="1CC7B13A" w14:textId="77777777" w:rsidR="0091271C" w:rsidRPr="00D81B4A" w:rsidRDefault="0091271C" w:rsidP="00CF02E6">
            <w:pPr>
              <w:pStyle w:val="TAL"/>
              <w:jc w:val="center"/>
              <w:rPr>
                <w:rFonts w:ascii="Times New Roman" w:hAnsi="Times New Roman"/>
                <w:lang w:eastAsia="zh-CN"/>
              </w:rPr>
            </w:pPr>
            <w:r w:rsidRPr="00D81B4A">
              <w:rPr>
                <w:rFonts w:ascii="Times New Roman" w:hAnsi="Times New Roman"/>
                <w:lang w:eastAsia="zh-CN"/>
              </w:rPr>
              <w:t>25456</w:t>
            </w:r>
          </w:p>
        </w:tc>
        <w:tc>
          <w:tcPr>
            <w:tcW w:w="1890" w:type="dxa"/>
          </w:tcPr>
          <w:p w14:paraId="33E6C8C6" w14:textId="77777777" w:rsidR="0091271C" w:rsidRPr="00D81B4A" w:rsidRDefault="0091271C" w:rsidP="00CF02E6">
            <w:pPr>
              <w:pStyle w:val="TAL"/>
              <w:jc w:val="center"/>
              <w:rPr>
                <w:rFonts w:ascii="Times New Roman" w:hAnsi="Times New Roman"/>
                <w:lang w:eastAsia="zh-CN"/>
              </w:rPr>
            </w:pPr>
            <w:r w:rsidRPr="00D81B4A">
              <w:rPr>
                <w:rFonts w:ascii="Times New Roman" w:hAnsi="Times New Roman"/>
                <w:lang w:eastAsia="zh-CN"/>
              </w:rPr>
              <w:t>25456</w:t>
            </w:r>
          </w:p>
        </w:tc>
        <w:tc>
          <w:tcPr>
            <w:tcW w:w="1890" w:type="dxa"/>
          </w:tcPr>
          <w:p w14:paraId="37B13171" w14:textId="77777777" w:rsidR="0091271C" w:rsidRPr="00D81B4A" w:rsidRDefault="0091271C" w:rsidP="00CF02E6">
            <w:pPr>
              <w:pStyle w:val="TAL"/>
              <w:jc w:val="center"/>
              <w:rPr>
                <w:rFonts w:ascii="Times New Roman" w:hAnsi="Times New Roman"/>
                <w:lang w:eastAsia="zh-CN"/>
              </w:rPr>
            </w:pPr>
            <w:r w:rsidRPr="00D81B4A">
              <w:rPr>
                <w:rFonts w:ascii="Times New Roman" w:hAnsi="Times New Roman"/>
                <w:lang w:eastAsia="zh-CN"/>
              </w:rPr>
              <w:t>1</w:t>
            </w:r>
          </w:p>
        </w:tc>
        <w:tc>
          <w:tcPr>
            <w:tcW w:w="2693" w:type="dxa"/>
          </w:tcPr>
          <w:p w14:paraId="23C289E7" w14:textId="77777777" w:rsidR="0091271C" w:rsidRPr="00D81B4A" w:rsidRDefault="0091271C" w:rsidP="00CF02E6">
            <w:pPr>
              <w:pStyle w:val="TAL"/>
              <w:jc w:val="center"/>
              <w:rPr>
                <w:rFonts w:ascii="Times New Roman" w:hAnsi="Times New Roman"/>
                <w:lang w:eastAsia="zh-CN"/>
              </w:rPr>
            </w:pPr>
          </w:p>
        </w:tc>
      </w:tr>
      <w:tr w:rsidR="0091271C" w:rsidRPr="00D81B4A" w14:paraId="6B48E8FB" w14:textId="77777777" w:rsidTr="00CF02E6">
        <w:trPr>
          <w:trHeight w:val="87"/>
        </w:trPr>
        <w:tc>
          <w:tcPr>
            <w:tcW w:w="1843" w:type="dxa"/>
            <w:tcBorders>
              <w:top w:val="single" w:sz="4" w:space="0" w:color="auto"/>
              <w:left w:val="single" w:sz="4" w:space="0" w:color="auto"/>
              <w:bottom w:val="single" w:sz="4" w:space="0" w:color="auto"/>
              <w:right w:val="single" w:sz="4" w:space="0" w:color="auto"/>
            </w:tcBorders>
          </w:tcPr>
          <w:p w14:paraId="6F5F6261" w14:textId="77777777" w:rsidR="0091271C" w:rsidRPr="00D81B4A" w:rsidRDefault="0091271C" w:rsidP="00CF02E6">
            <w:pPr>
              <w:pStyle w:val="TAL"/>
              <w:jc w:val="center"/>
              <w:rPr>
                <w:rFonts w:ascii="Times New Roman" w:hAnsi="Times New Roman"/>
                <w:lang w:eastAsia="zh-CN"/>
              </w:rPr>
            </w:pPr>
            <w:r w:rsidRPr="00D81B4A">
              <w:rPr>
                <w:rFonts w:ascii="Times New Roman" w:hAnsi="Times New Roman"/>
                <w:lang w:eastAsia="zh-CN"/>
              </w:rPr>
              <w:t>SL-C</w:t>
            </w:r>
            <w:r>
              <w:rPr>
                <w:rFonts w:ascii="Times New Roman" w:hAnsi="Times New Roman"/>
                <w:lang w:eastAsia="zh-CN"/>
              </w:rPr>
              <w:t>-TX</w:t>
            </w:r>
            <w:r w:rsidRPr="00D81B4A">
              <w:rPr>
                <w:rFonts w:ascii="Times New Roman" w:hAnsi="Times New Roman"/>
                <w:lang w:eastAsia="zh-CN"/>
              </w:rPr>
              <w:t xml:space="preserve"> Category 2</w:t>
            </w:r>
          </w:p>
        </w:tc>
        <w:tc>
          <w:tcPr>
            <w:tcW w:w="1890" w:type="dxa"/>
            <w:tcBorders>
              <w:top w:val="single" w:sz="4" w:space="0" w:color="auto"/>
              <w:left w:val="single" w:sz="4" w:space="0" w:color="auto"/>
              <w:bottom w:val="single" w:sz="4" w:space="0" w:color="auto"/>
              <w:right w:val="single" w:sz="4" w:space="0" w:color="auto"/>
            </w:tcBorders>
          </w:tcPr>
          <w:p w14:paraId="394E28B0" w14:textId="77777777" w:rsidR="0091271C" w:rsidRPr="00D81B4A" w:rsidRDefault="0091271C" w:rsidP="00CF02E6">
            <w:pPr>
              <w:pStyle w:val="TAL"/>
              <w:jc w:val="center"/>
              <w:rPr>
                <w:rFonts w:ascii="Times New Roman" w:hAnsi="Times New Roman"/>
                <w:lang w:eastAsia="zh-CN"/>
              </w:rPr>
            </w:pPr>
            <w:r w:rsidRPr="00D81B4A">
              <w:rPr>
                <w:rFonts w:ascii="Times New Roman" w:hAnsi="Times New Roman"/>
                <w:lang w:eastAsia="zh-CN"/>
              </w:rPr>
              <w:t>31704</w:t>
            </w:r>
          </w:p>
        </w:tc>
        <w:tc>
          <w:tcPr>
            <w:tcW w:w="1890" w:type="dxa"/>
            <w:tcBorders>
              <w:top w:val="single" w:sz="4" w:space="0" w:color="auto"/>
              <w:left w:val="single" w:sz="4" w:space="0" w:color="auto"/>
              <w:bottom w:val="single" w:sz="4" w:space="0" w:color="auto"/>
              <w:right w:val="single" w:sz="4" w:space="0" w:color="auto"/>
            </w:tcBorders>
          </w:tcPr>
          <w:p w14:paraId="067BAEC0" w14:textId="77777777" w:rsidR="0091271C" w:rsidRPr="00D81B4A" w:rsidRDefault="0091271C" w:rsidP="00CF02E6">
            <w:pPr>
              <w:pStyle w:val="TAL"/>
              <w:jc w:val="center"/>
              <w:rPr>
                <w:rFonts w:ascii="Times New Roman" w:hAnsi="Times New Roman"/>
                <w:lang w:eastAsia="zh-CN"/>
              </w:rPr>
            </w:pPr>
            <w:r w:rsidRPr="00D81B4A">
              <w:rPr>
                <w:rFonts w:ascii="Times New Roman" w:hAnsi="Times New Roman"/>
                <w:lang w:eastAsia="zh-CN"/>
              </w:rPr>
              <w:t>31704</w:t>
            </w:r>
          </w:p>
        </w:tc>
        <w:tc>
          <w:tcPr>
            <w:tcW w:w="1890" w:type="dxa"/>
            <w:tcBorders>
              <w:top w:val="single" w:sz="4" w:space="0" w:color="auto"/>
              <w:left w:val="single" w:sz="4" w:space="0" w:color="auto"/>
              <w:bottom w:val="single" w:sz="4" w:space="0" w:color="auto"/>
              <w:right w:val="single" w:sz="4" w:space="0" w:color="auto"/>
            </w:tcBorders>
          </w:tcPr>
          <w:p w14:paraId="51EBA1D0" w14:textId="77777777" w:rsidR="0091271C" w:rsidRPr="00D81B4A" w:rsidRDefault="0091271C" w:rsidP="00CF02E6">
            <w:pPr>
              <w:pStyle w:val="TAL"/>
              <w:jc w:val="center"/>
              <w:rPr>
                <w:rFonts w:ascii="Times New Roman" w:hAnsi="Times New Roman"/>
                <w:lang w:eastAsia="zh-CN"/>
              </w:rPr>
            </w:pPr>
            <w:r w:rsidRPr="00D81B4A">
              <w:rPr>
                <w:rFonts w:ascii="Times New Roman" w:hAnsi="Times New Roman"/>
                <w:lang w:eastAsia="zh-CN"/>
              </w:rPr>
              <w:t>1</w:t>
            </w:r>
          </w:p>
        </w:tc>
        <w:tc>
          <w:tcPr>
            <w:tcW w:w="2693" w:type="dxa"/>
            <w:tcBorders>
              <w:top w:val="single" w:sz="4" w:space="0" w:color="auto"/>
              <w:left w:val="single" w:sz="4" w:space="0" w:color="auto"/>
              <w:bottom w:val="single" w:sz="4" w:space="0" w:color="auto"/>
              <w:right w:val="single" w:sz="4" w:space="0" w:color="auto"/>
            </w:tcBorders>
          </w:tcPr>
          <w:p w14:paraId="57AB8CE4" w14:textId="77777777" w:rsidR="0091271C" w:rsidRPr="00D81B4A" w:rsidRDefault="0091271C" w:rsidP="00CF02E6">
            <w:pPr>
              <w:pStyle w:val="TAL"/>
              <w:jc w:val="center"/>
              <w:rPr>
                <w:rFonts w:ascii="Times New Roman" w:hAnsi="Times New Roman"/>
                <w:lang w:eastAsia="zh-CN"/>
              </w:rPr>
            </w:pPr>
            <w:r>
              <w:rPr>
                <w:rFonts w:ascii="Times New Roman" w:hAnsi="Times New Roman"/>
                <w:lang w:eastAsia="zh-CN"/>
              </w:rPr>
              <w:t>20MHz aggregated BW 16QAM</w:t>
            </w:r>
          </w:p>
        </w:tc>
      </w:tr>
      <w:tr w:rsidR="0091271C" w:rsidRPr="0039327A" w14:paraId="1F3807B2" w14:textId="77777777" w:rsidTr="00CF02E6">
        <w:trPr>
          <w:trHeight w:val="629"/>
        </w:trPr>
        <w:tc>
          <w:tcPr>
            <w:tcW w:w="1843" w:type="dxa"/>
            <w:tcBorders>
              <w:top w:val="single" w:sz="4" w:space="0" w:color="auto"/>
              <w:left w:val="single" w:sz="4" w:space="0" w:color="auto"/>
              <w:bottom w:val="single" w:sz="4" w:space="0" w:color="auto"/>
              <w:right w:val="single" w:sz="4" w:space="0" w:color="auto"/>
            </w:tcBorders>
            <w:vAlign w:val="center"/>
          </w:tcPr>
          <w:p w14:paraId="671EE370" w14:textId="77777777" w:rsidR="0091271C" w:rsidRPr="006E0883" w:rsidRDefault="0091271C" w:rsidP="00CF02E6">
            <w:pPr>
              <w:pStyle w:val="TAL"/>
              <w:jc w:val="center"/>
              <w:rPr>
                <w:rFonts w:ascii="Times New Roman" w:hAnsi="Times New Roman"/>
                <w:color w:val="C00000"/>
                <w:lang w:eastAsia="zh-CN"/>
              </w:rPr>
            </w:pPr>
            <w:r w:rsidRPr="006E0883">
              <w:rPr>
                <w:rFonts w:ascii="Times New Roman" w:hAnsi="Times New Roman"/>
                <w:color w:val="C00000"/>
                <w:lang w:eastAsia="zh-CN"/>
              </w:rPr>
              <w:t>SL-C-TX Category 3</w:t>
            </w:r>
          </w:p>
        </w:tc>
        <w:tc>
          <w:tcPr>
            <w:tcW w:w="1890" w:type="dxa"/>
            <w:tcBorders>
              <w:top w:val="single" w:sz="4" w:space="0" w:color="auto"/>
              <w:left w:val="single" w:sz="4" w:space="0" w:color="auto"/>
              <w:bottom w:val="single" w:sz="4" w:space="0" w:color="auto"/>
              <w:right w:val="single" w:sz="4" w:space="0" w:color="auto"/>
            </w:tcBorders>
            <w:vAlign w:val="center"/>
          </w:tcPr>
          <w:p w14:paraId="27081C13" w14:textId="77777777" w:rsidR="0091271C" w:rsidRPr="006E0883" w:rsidRDefault="0091271C" w:rsidP="00CF02E6">
            <w:pPr>
              <w:pStyle w:val="TAL"/>
              <w:jc w:val="center"/>
              <w:rPr>
                <w:rFonts w:ascii="Times New Roman" w:hAnsi="Times New Roman"/>
                <w:color w:val="C00000"/>
                <w:lang w:eastAsia="zh-CN"/>
              </w:rPr>
            </w:pPr>
            <w:r>
              <w:rPr>
                <w:rFonts w:ascii="Times New Roman" w:hAnsi="Times New Roman"/>
                <w:color w:val="C00000"/>
                <w:lang w:eastAsia="zh-CN"/>
              </w:rPr>
              <w:t>[32856+16416]</w:t>
            </w:r>
          </w:p>
        </w:tc>
        <w:tc>
          <w:tcPr>
            <w:tcW w:w="1890" w:type="dxa"/>
            <w:tcBorders>
              <w:top w:val="single" w:sz="4" w:space="0" w:color="auto"/>
              <w:left w:val="single" w:sz="4" w:space="0" w:color="auto"/>
              <w:bottom w:val="single" w:sz="4" w:space="0" w:color="auto"/>
              <w:right w:val="single" w:sz="4" w:space="0" w:color="auto"/>
            </w:tcBorders>
            <w:vAlign w:val="center"/>
          </w:tcPr>
          <w:p w14:paraId="7D29DD50" w14:textId="77777777" w:rsidR="0091271C" w:rsidRPr="006E0883" w:rsidRDefault="0091271C" w:rsidP="00CF02E6">
            <w:pPr>
              <w:pStyle w:val="TAL"/>
              <w:jc w:val="center"/>
              <w:rPr>
                <w:rFonts w:ascii="Times New Roman" w:hAnsi="Times New Roman"/>
                <w:color w:val="C00000"/>
                <w:lang w:eastAsia="zh-CN"/>
              </w:rPr>
            </w:pPr>
            <w:r>
              <w:rPr>
                <w:rFonts w:ascii="Times New Roman" w:hAnsi="Times New Roman"/>
                <w:color w:val="C00000"/>
                <w:lang w:eastAsia="zh-CN"/>
              </w:rPr>
              <w:t>[32856]</w:t>
            </w:r>
          </w:p>
        </w:tc>
        <w:tc>
          <w:tcPr>
            <w:tcW w:w="1890" w:type="dxa"/>
            <w:tcBorders>
              <w:top w:val="single" w:sz="4" w:space="0" w:color="auto"/>
              <w:left w:val="single" w:sz="4" w:space="0" w:color="auto"/>
              <w:bottom w:val="single" w:sz="4" w:space="0" w:color="auto"/>
              <w:right w:val="single" w:sz="4" w:space="0" w:color="auto"/>
            </w:tcBorders>
            <w:vAlign w:val="center"/>
          </w:tcPr>
          <w:p w14:paraId="4A1C5327" w14:textId="77777777" w:rsidR="0091271C" w:rsidRPr="006E0883" w:rsidRDefault="0091271C" w:rsidP="00CF02E6">
            <w:pPr>
              <w:pStyle w:val="TAL"/>
              <w:jc w:val="center"/>
              <w:rPr>
                <w:rFonts w:ascii="Times New Roman" w:hAnsi="Times New Roman"/>
                <w:color w:val="C00000"/>
                <w:lang w:eastAsia="zh-CN"/>
              </w:rPr>
            </w:pPr>
            <w:r w:rsidRPr="006E0883">
              <w:rPr>
                <w:rFonts w:ascii="Times New Roman" w:hAnsi="Times New Roman"/>
                <w:color w:val="C00000"/>
                <w:lang w:eastAsia="zh-CN"/>
              </w:rPr>
              <w:t>1</w:t>
            </w:r>
          </w:p>
        </w:tc>
        <w:tc>
          <w:tcPr>
            <w:tcW w:w="2693" w:type="dxa"/>
            <w:tcBorders>
              <w:top w:val="single" w:sz="4" w:space="0" w:color="auto"/>
              <w:left w:val="single" w:sz="4" w:space="0" w:color="auto"/>
              <w:bottom w:val="single" w:sz="4" w:space="0" w:color="auto"/>
              <w:right w:val="single" w:sz="4" w:space="0" w:color="auto"/>
            </w:tcBorders>
            <w:vAlign w:val="center"/>
          </w:tcPr>
          <w:p w14:paraId="3BAEDA35" w14:textId="77777777" w:rsidR="0091271C" w:rsidRDefault="0091271C" w:rsidP="00CF02E6">
            <w:pPr>
              <w:pStyle w:val="TAL"/>
              <w:jc w:val="center"/>
              <w:rPr>
                <w:rFonts w:ascii="Times New Roman" w:hAnsi="Times New Roman"/>
                <w:color w:val="C00000"/>
                <w:lang w:eastAsia="zh-CN"/>
              </w:rPr>
            </w:pPr>
            <w:r w:rsidRPr="006E0883">
              <w:rPr>
                <w:rFonts w:ascii="Times New Roman" w:hAnsi="Times New Roman"/>
                <w:color w:val="C00000"/>
                <w:lang w:eastAsia="zh-CN"/>
              </w:rPr>
              <w:t>30MHz aggregated BW</w:t>
            </w:r>
            <w:r>
              <w:rPr>
                <w:rFonts w:ascii="Times New Roman" w:hAnsi="Times New Roman"/>
                <w:color w:val="C00000"/>
                <w:lang w:eastAsia="zh-CN"/>
              </w:rPr>
              <w:t xml:space="preserve"> </w:t>
            </w:r>
            <w:r w:rsidRPr="006E0883">
              <w:rPr>
                <w:rFonts w:ascii="Times New Roman" w:hAnsi="Times New Roman"/>
                <w:color w:val="C00000"/>
                <w:lang w:eastAsia="zh-CN"/>
              </w:rPr>
              <w:t>16QAM</w:t>
            </w:r>
          </w:p>
          <w:p w14:paraId="3DF5F154" w14:textId="77777777" w:rsidR="0091271C" w:rsidRPr="006E0883" w:rsidRDefault="0091271C" w:rsidP="00CF02E6">
            <w:pPr>
              <w:pStyle w:val="TAL"/>
              <w:jc w:val="center"/>
              <w:rPr>
                <w:rFonts w:ascii="Times New Roman" w:hAnsi="Times New Roman"/>
                <w:color w:val="C00000"/>
                <w:lang w:eastAsia="zh-CN"/>
              </w:rPr>
            </w:pPr>
            <w:r>
              <w:rPr>
                <w:rFonts w:ascii="Times New Roman" w:hAnsi="Times New Roman"/>
                <w:color w:val="C00000"/>
                <w:lang w:eastAsia="zh-CN"/>
              </w:rPr>
              <w:t>(Applicable for 10MHz+10MHz+10MHz and 10MHz+20MHz)</w:t>
            </w:r>
          </w:p>
        </w:tc>
      </w:tr>
      <w:tr w:rsidR="0091271C" w:rsidRPr="0039327A" w14:paraId="6E42E2A9" w14:textId="77777777" w:rsidTr="00CF02E6">
        <w:tc>
          <w:tcPr>
            <w:tcW w:w="1843" w:type="dxa"/>
            <w:tcBorders>
              <w:top w:val="single" w:sz="4" w:space="0" w:color="auto"/>
              <w:left w:val="single" w:sz="4" w:space="0" w:color="auto"/>
              <w:bottom w:val="single" w:sz="4" w:space="0" w:color="auto"/>
              <w:right w:val="single" w:sz="4" w:space="0" w:color="auto"/>
            </w:tcBorders>
            <w:vAlign w:val="center"/>
          </w:tcPr>
          <w:p w14:paraId="438C0BE2" w14:textId="77777777" w:rsidR="0091271C" w:rsidRPr="006E0883" w:rsidRDefault="0091271C" w:rsidP="00CF02E6">
            <w:pPr>
              <w:pStyle w:val="TAL"/>
              <w:jc w:val="center"/>
              <w:rPr>
                <w:rFonts w:ascii="Times New Roman" w:hAnsi="Times New Roman"/>
                <w:color w:val="C00000"/>
                <w:lang w:eastAsia="zh-CN"/>
              </w:rPr>
            </w:pPr>
            <w:r w:rsidRPr="006E0883">
              <w:rPr>
                <w:rFonts w:ascii="Times New Roman" w:hAnsi="Times New Roman"/>
                <w:color w:val="C00000"/>
                <w:lang w:eastAsia="zh-CN"/>
              </w:rPr>
              <w:t xml:space="preserve">SL-C-TX Category </w:t>
            </w:r>
            <w:r>
              <w:rPr>
                <w:rFonts w:ascii="Times New Roman" w:hAnsi="Times New Roman"/>
                <w:color w:val="C00000"/>
                <w:lang w:eastAsia="zh-CN"/>
              </w:rPr>
              <w:t>4</w:t>
            </w:r>
          </w:p>
        </w:tc>
        <w:tc>
          <w:tcPr>
            <w:tcW w:w="1890" w:type="dxa"/>
            <w:tcBorders>
              <w:top w:val="single" w:sz="4" w:space="0" w:color="auto"/>
              <w:left w:val="single" w:sz="4" w:space="0" w:color="auto"/>
              <w:bottom w:val="single" w:sz="4" w:space="0" w:color="auto"/>
              <w:right w:val="single" w:sz="4" w:space="0" w:color="auto"/>
            </w:tcBorders>
            <w:vAlign w:val="center"/>
          </w:tcPr>
          <w:p w14:paraId="6EB0BD3B" w14:textId="77777777" w:rsidR="0091271C" w:rsidRPr="006E0883" w:rsidRDefault="0091271C" w:rsidP="00CF02E6">
            <w:pPr>
              <w:pStyle w:val="TAL"/>
              <w:jc w:val="center"/>
              <w:rPr>
                <w:rFonts w:ascii="Times New Roman" w:hAnsi="Times New Roman"/>
                <w:color w:val="C00000"/>
                <w:lang w:eastAsia="zh-CN"/>
              </w:rPr>
            </w:pPr>
            <w:r>
              <w:rPr>
                <w:rFonts w:ascii="Times New Roman" w:hAnsi="Times New Roman"/>
                <w:color w:val="C00000"/>
                <w:lang w:eastAsia="zh-CN"/>
              </w:rPr>
              <w:t>[</w:t>
            </w:r>
            <w:r w:rsidRPr="006E0883">
              <w:rPr>
                <w:rFonts w:ascii="Times New Roman" w:hAnsi="Times New Roman"/>
                <w:color w:val="C00000"/>
                <w:lang w:eastAsia="zh-CN"/>
              </w:rPr>
              <w:t>57336</w:t>
            </w:r>
            <w:r>
              <w:rPr>
                <w:rFonts w:ascii="Times New Roman" w:hAnsi="Times New Roman"/>
                <w:color w:val="C00000"/>
                <w:lang w:eastAsia="zh-CN"/>
              </w:rPr>
              <w:t>]</w:t>
            </w:r>
          </w:p>
        </w:tc>
        <w:tc>
          <w:tcPr>
            <w:tcW w:w="1890" w:type="dxa"/>
            <w:tcBorders>
              <w:top w:val="single" w:sz="4" w:space="0" w:color="auto"/>
              <w:left w:val="single" w:sz="4" w:space="0" w:color="auto"/>
              <w:bottom w:val="single" w:sz="4" w:space="0" w:color="auto"/>
              <w:right w:val="single" w:sz="4" w:space="0" w:color="auto"/>
            </w:tcBorders>
            <w:vAlign w:val="center"/>
          </w:tcPr>
          <w:p w14:paraId="0D58825D" w14:textId="77777777" w:rsidR="0091271C" w:rsidRPr="006E0883" w:rsidRDefault="0091271C" w:rsidP="00CF02E6">
            <w:pPr>
              <w:pStyle w:val="TAL"/>
              <w:jc w:val="center"/>
              <w:rPr>
                <w:rFonts w:ascii="Times New Roman" w:hAnsi="Times New Roman"/>
                <w:color w:val="C00000"/>
                <w:lang w:eastAsia="zh-CN"/>
              </w:rPr>
            </w:pPr>
            <w:r>
              <w:rPr>
                <w:rFonts w:ascii="Times New Roman" w:hAnsi="Times New Roman"/>
                <w:color w:val="C00000"/>
                <w:lang w:eastAsia="zh-CN"/>
              </w:rPr>
              <w:t>[</w:t>
            </w:r>
            <w:r w:rsidRPr="006E0883">
              <w:rPr>
                <w:rFonts w:ascii="Times New Roman" w:hAnsi="Times New Roman"/>
                <w:color w:val="C00000"/>
                <w:lang w:eastAsia="zh-CN"/>
              </w:rPr>
              <w:t>57336</w:t>
            </w:r>
            <w:r>
              <w:rPr>
                <w:rFonts w:ascii="Times New Roman" w:hAnsi="Times New Roman"/>
                <w:color w:val="C00000"/>
                <w:lang w:eastAsia="zh-CN"/>
              </w:rPr>
              <w:t>]</w:t>
            </w:r>
          </w:p>
        </w:tc>
        <w:tc>
          <w:tcPr>
            <w:tcW w:w="1890" w:type="dxa"/>
            <w:tcBorders>
              <w:top w:val="single" w:sz="4" w:space="0" w:color="auto"/>
              <w:left w:val="single" w:sz="4" w:space="0" w:color="auto"/>
              <w:bottom w:val="single" w:sz="4" w:space="0" w:color="auto"/>
              <w:right w:val="single" w:sz="4" w:space="0" w:color="auto"/>
            </w:tcBorders>
            <w:vAlign w:val="center"/>
          </w:tcPr>
          <w:p w14:paraId="178DDC11" w14:textId="77777777" w:rsidR="0091271C" w:rsidRPr="006E0883" w:rsidRDefault="0091271C" w:rsidP="00CF02E6">
            <w:pPr>
              <w:pStyle w:val="TAL"/>
              <w:jc w:val="center"/>
              <w:rPr>
                <w:rFonts w:ascii="Times New Roman" w:hAnsi="Times New Roman"/>
                <w:color w:val="C00000"/>
                <w:lang w:eastAsia="zh-CN"/>
              </w:rPr>
            </w:pPr>
            <w:r w:rsidRPr="006E0883">
              <w:rPr>
                <w:rFonts w:ascii="Times New Roman" w:hAnsi="Times New Roman"/>
                <w:color w:val="C00000"/>
                <w:lang w:eastAsia="zh-CN"/>
              </w:rPr>
              <w:t>1</w:t>
            </w:r>
          </w:p>
        </w:tc>
        <w:tc>
          <w:tcPr>
            <w:tcW w:w="2693" w:type="dxa"/>
            <w:tcBorders>
              <w:top w:val="single" w:sz="4" w:space="0" w:color="auto"/>
              <w:left w:val="single" w:sz="4" w:space="0" w:color="auto"/>
              <w:bottom w:val="single" w:sz="4" w:space="0" w:color="auto"/>
              <w:right w:val="single" w:sz="4" w:space="0" w:color="auto"/>
            </w:tcBorders>
            <w:vAlign w:val="center"/>
          </w:tcPr>
          <w:p w14:paraId="38402715" w14:textId="77777777" w:rsidR="0091271C" w:rsidRDefault="0091271C" w:rsidP="00CF02E6">
            <w:pPr>
              <w:pStyle w:val="TAL"/>
              <w:jc w:val="center"/>
              <w:rPr>
                <w:rFonts w:ascii="Times New Roman" w:hAnsi="Times New Roman"/>
                <w:color w:val="C00000"/>
                <w:lang w:eastAsia="zh-CN"/>
              </w:rPr>
            </w:pPr>
            <w:r w:rsidRPr="006E0883">
              <w:rPr>
                <w:rFonts w:ascii="Times New Roman" w:hAnsi="Times New Roman"/>
                <w:color w:val="C00000"/>
                <w:lang w:eastAsia="zh-CN"/>
              </w:rPr>
              <w:t>20MHz aggregated BW</w:t>
            </w:r>
            <w:r>
              <w:rPr>
                <w:rFonts w:ascii="Times New Roman" w:hAnsi="Times New Roman"/>
                <w:color w:val="C00000"/>
                <w:lang w:eastAsia="zh-CN"/>
              </w:rPr>
              <w:t xml:space="preserve"> </w:t>
            </w:r>
            <w:r w:rsidRPr="006E0883">
              <w:rPr>
                <w:rFonts w:ascii="Times New Roman" w:hAnsi="Times New Roman"/>
                <w:color w:val="C00000"/>
                <w:lang w:eastAsia="zh-CN"/>
              </w:rPr>
              <w:t>64QAM</w:t>
            </w:r>
          </w:p>
          <w:p w14:paraId="10281F3B" w14:textId="77777777" w:rsidR="0091271C" w:rsidRPr="006E0883" w:rsidRDefault="0091271C" w:rsidP="00CF02E6">
            <w:pPr>
              <w:pStyle w:val="TAL"/>
              <w:jc w:val="center"/>
              <w:rPr>
                <w:rFonts w:ascii="Times New Roman" w:hAnsi="Times New Roman"/>
                <w:color w:val="C00000"/>
                <w:lang w:eastAsia="zh-CN"/>
              </w:rPr>
            </w:pPr>
            <w:r>
              <w:rPr>
                <w:rFonts w:ascii="Times New Roman" w:hAnsi="Times New Roman"/>
                <w:color w:val="C00000"/>
                <w:lang w:eastAsia="zh-CN"/>
              </w:rPr>
              <w:t>(Applicable for 10MHz+10MHz and 20MHz)</w:t>
            </w:r>
          </w:p>
        </w:tc>
      </w:tr>
      <w:tr w:rsidR="0091271C" w:rsidRPr="00D81B4A" w14:paraId="48D25733" w14:textId="77777777" w:rsidTr="00CF02E6">
        <w:tc>
          <w:tcPr>
            <w:tcW w:w="1843" w:type="dxa"/>
            <w:tcBorders>
              <w:top w:val="single" w:sz="4" w:space="0" w:color="auto"/>
              <w:left w:val="single" w:sz="4" w:space="0" w:color="auto"/>
              <w:bottom w:val="single" w:sz="4" w:space="0" w:color="auto"/>
              <w:right w:val="single" w:sz="4" w:space="0" w:color="auto"/>
            </w:tcBorders>
            <w:vAlign w:val="center"/>
          </w:tcPr>
          <w:p w14:paraId="16FE717F" w14:textId="77777777" w:rsidR="0091271C" w:rsidRPr="006E0883" w:rsidRDefault="0091271C" w:rsidP="00CF02E6">
            <w:pPr>
              <w:pStyle w:val="TAL"/>
              <w:jc w:val="center"/>
              <w:rPr>
                <w:rFonts w:ascii="Times New Roman" w:hAnsi="Times New Roman"/>
                <w:color w:val="C00000"/>
                <w:lang w:eastAsia="zh-CN"/>
              </w:rPr>
            </w:pPr>
            <w:r w:rsidRPr="006E0883">
              <w:rPr>
                <w:rFonts w:ascii="Times New Roman" w:hAnsi="Times New Roman"/>
                <w:color w:val="C00000"/>
                <w:lang w:eastAsia="zh-CN"/>
              </w:rPr>
              <w:t xml:space="preserve">SL-C-TX Category </w:t>
            </w:r>
            <w:r>
              <w:rPr>
                <w:rFonts w:ascii="Times New Roman" w:hAnsi="Times New Roman"/>
                <w:color w:val="C00000"/>
                <w:lang w:eastAsia="zh-CN"/>
              </w:rPr>
              <w:t>5</w:t>
            </w:r>
          </w:p>
        </w:tc>
        <w:tc>
          <w:tcPr>
            <w:tcW w:w="1890" w:type="dxa"/>
            <w:tcBorders>
              <w:top w:val="single" w:sz="4" w:space="0" w:color="auto"/>
              <w:left w:val="single" w:sz="4" w:space="0" w:color="auto"/>
              <w:bottom w:val="single" w:sz="4" w:space="0" w:color="auto"/>
              <w:right w:val="single" w:sz="4" w:space="0" w:color="auto"/>
            </w:tcBorders>
            <w:vAlign w:val="center"/>
          </w:tcPr>
          <w:p w14:paraId="3A54D19B" w14:textId="77777777" w:rsidR="0091271C" w:rsidRPr="006E0883" w:rsidRDefault="0091271C" w:rsidP="00CF02E6">
            <w:pPr>
              <w:pStyle w:val="TAL"/>
              <w:jc w:val="center"/>
              <w:rPr>
                <w:rFonts w:ascii="Times New Roman" w:hAnsi="Times New Roman"/>
                <w:color w:val="C00000"/>
                <w:lang w:eastAsia="zh-CN"/>
              </w:rPr>
            </w:pPr>
            <w:r>
              <w:rPr>
                <w:rFonts w:ascii="Times New Roman" w:hAnsi="Times New Roman"/>
                <w:color w:val="C00000"/>
                <w:lang w:eastAsia="zh-CN"/>
              </w:rPr>
              <w:t>[</w:t>
            </w:r>
            <w:r w:rsidRPr="006E0883">
              <w:rPr>
                <w:rFonts w:ascii="Times New Roman" w:hAnsi="Times New Roman"/>
                <w:color w:val="C00000"/>
                <w:lang w:eastAsia="zh-CN"/>
              </w:rPr>
              <w:t>57336+28336</w:t>
            </w:r>
            <w:r>
              <w:rPr>
                <w:rFonts w:ascii="Times New Roman" w:hAnsi="Times New Roman"/>
                <w:color w:val="C00000"/>
                <w:lang w:eastAsia="zh-CN"/>
              </w:rPr>
              <w:t>]</w:t>
            </w:r>
          </w:p>
        </w:tc>
        <w:tc>
          <w:tcPr>
            <w:tcW w:w="1890" w:type="dxa"/>
            <w:tcBorders>
              <w:top w:val="single" w:sz="4" w:space="0" w:color="auto"/>
              <w:left w:val="single" w:sz="4" w:space="0" w:color="auto"/>
              <w:bottom w:val="single" w:sz="4" w:space="0" w:color="auto"/>
              <w:right w:val="single" w:sz="4" w:space="0" w:color="auto"/>
            </w:tcBorders>
            <w:vAlign w:val="center"/>
          </w:tcPr>
          <w:p w14:paraId="62F9F130" w14:textId="77777777" w:rsidR="0091271C" w:rsidRPr="006E0883" w:rsidRDefault="0091271C" w:rsidP="00CF02E6">
            <w:pPr>
              <w:pStyle w:val="TAL"/>
              <w:jc w:val="center"/>
              <w:rPr>
                <w:rFonts w:ascii="Times New Roman" w:hAnsi="Times New Roman"/>
                <w:color w:val="C00000"/>
                <w:lang w:eastAsia="zh-CN"/>
              </w:rPr>
            </w:pPr>
            <w:r>
              <w:rPr>
                <w:rFonts w:ascii="Times New Roman" w:hAnsi="Times New Roman"/>
                <w:color w:val="C00000"/>
                <w:lang w:eastAsia="zh-CN"/>
              </w:rPr>
              <w:t>[</w:t>
            </w:r>
            <w:r w:rsidRPr="006E0883">
              <w:rPr>
                <w:rFonts w:ascii="Times New Roman" w:hAnsi="Times New Roman"/>
                <w:color w:val="C00000"/>
                <w:lang w:eastAsia="zh-CN"/>
              </w:rPr>
              <w:t>57336</w:t>
            </w:r>
            <w:r>
              <w:rPr>
                <w:rFonts w:ascii="Times New Roman" w:hAnsi="Times New Roman"/>
                <w:color w:val="C00000"/>
                <w:lang w:eastAsia="zh-CN"/>
              </w:rPr>
              <w:t>]</w:t>
            </w:r>
          </w:p>
        </w:tc>
        <w:tc>
          <w:tcPr>
            <w:tcW w:w="1890" w:type="dxa"/>
            <w:tcBorders>
              <w:top w:val="single" w:sz="4" w:space="0" w:color="auto"/>
              <w:left w:val="single" w:sz="4" w:space="0" w:color="auto"/>
              <w:bottom w:val="single" w:sz="4" w:space="0" w:color="auto"/>
              <w:right w:val="single" w:sz="4" w:space="0" w:color="auto"/>
            </w:tcBorders>
            <w:vAlign w:val="center"/>
          </w:tcPr>
          <w:p w14:paraId="29A69C06" w14:textId="77777777" w:rsidR="0091271C" w:rsidRPr="006E0883" w:rsidRDefault="0091271C" w:rsidP="00CF02E6">
            <w:pPr>
              <w:pStyle w:val="TAL"/>
              <w:jc w:val="center"/>
              <w:rPr>
                <w:rFonts w:ascii="Times New Roman" w:hAnsi="Times New Roman"/>
                <w:color w:val="C00000"/>
                <w:lang w:eastAsia="zh-CN"/>
              </w:rPr>
            </w:pPr>
            <w:r w:rsidRPr="006E0883">
              <w:rPr>
                <w:rFonts w:ascii="Times New Roman" w:hAnsi="Times New Roman"/>
                <w:color w:val="C00000"/>
                <w:lang w:eastAsia="zh-CN"/>
              </w:rPr>
              <w:t>1</w:t>
            </w:r>
          </w:p>
        </w:tc>
        <w:tc>
          <w:tcPr>
            <w:tcW w:w="2693" w:type="dxa"/>
            <w:tcBorders>
              <w:top w:val="single" w:sz="4" w:space="0" w:color="auto"/>
              <w:left w:val="single" w:sz="4" w:space="0" w:color="auto"/>
              <w:bottom w:val="single" w:sz="4" w:space="0" w:color="auto"/>
              <w:right w:val="single" w:sz="4" w:space="0" w:color="auto"/>
            </w:tcBorders>
            <w:vAlign w:val="center"/>
          </w:tcPr>
          <w:p w14:paraId="77BC66FF" w14:textId="77777777" w:rsidR="0091271C" w:rsidRDefault="0091271C" w:rsidP="00CF02E6">
            <w:pPr>
              <w:pStyle w:val="TAL"/>
              <w:jc w:val="center"/>
              <w:rPr>
                <w:rFonts w:ascii="Times New Roman" w:hAnsi="Times New Roman"/>
                <w:color w:val="C00000"/>
                <w:lang w:eastAsia="zh-CN"/>
              </w:rPr>
            </w:pPr>
            <w:r w:rsidRPr="006E0883">
              <w:rPr>
                <w:rFonts w:ascii="Times New Roman" w:hAnsi="Times New Roman"/>
                <w:color w:val="C00000"/>
                <w:lang w:eastAsia="zh-CN"/>
              </w:rPr>
              <w:t>30MHz aggregated BW 64QAM</w:t>
            </w:r>
          </w:p>
          <w:p w14:paraId="11C83628" w14:textId="77777777" w:rsidR="0091271C" w:rsidRPr="006E0883" w:rsidRDefault="0091271C" w:rsidP="00CF02E6">
            <w:pPr>
              <w:pStyle w:val="TAL"/>
              <w:jc w:val="center"/>
              <w:rPr>
                <w:rFonts w:ascii="Times New Roman" w:hAnsi="Times New Roman"/>
                <w:color w:val="C00000"/>
                <w:lang w:eastAsia="zh-CN"/>
              </w:rPr>
            </w:pPr>
            <w:r>
              <w:rPr>
                <w:rFonts w:ascii="Times New Roman" w:hAnsi="Times New Roman"/>
                <w:color w:val="C00000"/>
                <w:lang w:eastAsia="zh-CN"/>
              </w:rPr>
              <w:t>(Applicable for 10MHz+10MHz+10MHz and 10MHz+20MHz)</w:t>
            </w:r>
          </w:p>
        </w:tc>
      </w:tr>
    </w:tbl>
    <w:p w14:paraId="486821FC" w14:textId="77777777" w:rsidR="0091271C" w:rsidRDefault="0091271C" w:rsidP="0091271C">
      <w:pPr>
        <w:rPr>
          <w:lang w:eastAsia="x-none"/>
        </w:rPr>
      </w:pPr>
    </w:p>
    <w:p w14:paraId="5DEC8DF2" w14:textId="77777777" w:rsidR="0091271C" w:rsidRPr="00DA2C90" w:rsidRDefault="0091271C" w:rsidP="0091271C">
      <w:pPr>
        <w:rPr>
          <w:lang w:eastAsia="x-none"/>
        </w:rPr>
      </w:pPr>
      <w:r w:rsidRPr="00DA2C90">
        <w:rPr>
          <w:highlight w:val="green"/>
          <w:lang w:eastAsia="x-none"/>
        </w:rPr>
        <w:t>Agreement</w:t>
      </w:r>
    </w:p>
    <w:p w14:paraId="570E6F1B" w14:textId="77777777" w:rsidR="0091271C" w:rsidRPr="00DA2C90" w:rsidRDefault="0091271C" w:rsidP="0091271C">
      <w:pPr>
        <w:pStyle w:val="Caption"/>
        <w:spacing w:before="0" w:after="0"/>
        <w:rPr>
          <w:b w:val="0"/>
          <w:lang w:eastAsia="zh-CN"/>
        </w:rPr>
      </w:pPr>
      <w:r w:rsidRPr="00DA2C90">
        <w:rPr>
          <w:b w:val="0"/>
          <w:lang w:eastAsia="zh-CN"/>
        </w:rPr>
        <w:t>Reception of physical</w:t>
      </w:r>
      <w:r w:rsidRPr="00DA2C90">
        <w:rPr>
          <w:b w:val="0"/>
        </w:rPr>
        <w:t xml:space="preserve"> parameter values set by ue-Category</w:t>
      </w:r>
      <w:r w:rsidRPr="00DA2C90">
        <w:rPr>
          <w:b w:val="0"/>
          <w:lang w:eastAsia="zh-CN"/>
        </w:rPr>
        <w:t>SL-C-RX</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1701"/>
        <w:gridCol w:w="1701"/>
        <w:gridCol w:w="1701"/>
        <w:gridCol w:w="2693"/>
      </w:tblGrid>
      <w:tr w:rsidR="0091271C" w:rsidRPr="00D81B4A" w14:paraId="7253434A" w14:textId="77777777" w:rsidTr="00CF02E6">
        <w:tc>
          <w:tcPr>
            <w:tcW w:w="1843" w:type="dxa"/>
          </w:tcPr>
          <w:p w14:paraId="5FC931C1" w14:textId="77777777" w:rsidR="0091271C" w:rsidRPr="00D81B4A" w:rsidRDefault="0091271C" w:rsidP="00CF02E6">
            <w:pPr>
              <w:pStyle w:val="TAH"/>
              <w:rPr>
                <w:rFonts w:ascii="Times New Roman" w:hAnsi="Times New Roman"/>
              </w:rPr>
            </w:pPr>
            <w:r w:rsidRPr="00D81B4A">
              <w:rPr>
                <w:rFonts w:ascii="Times New Roman" w:hAnsi="Times New Roman"/>
              </w:rPr>
              <w:lastRenderedPageBreak/>
              <w:t xml:space="preserve">UE </w:t>
            </w:r>
            <w:r w:rsidRPr="00D81B4A">
              <w:rPr>
                <w:rFonts w:ascii="Times New Roman" w:hAnsi="Times New Roman"/>
                <w:lang w:eastAsia="zh-CN"/>
              </w:rPr>
              <w:t>SL-C</w:t>
            </w:r>
            <w:r>
              <w:rPr>
                <w:rFonts w:ascii="Times New Roman" w:hAnsi="Times New Roman"/>
                <w:lang w:eastAsia="zh-CN"/>
              </w:rPr>
              <w:t>-RX</w:t>
            </w:r>
            <w:r w:rsidRPr="00D81B4A">
              <w:rPr>
                <w:rFonts w:ascii="Times New Roman" w:hAnsi="Times New Roman"/>
                <w:lang w:eastAsia="zh-CN"/>
              </w:rPr>
              <w:t xml:space="preserve"> </w:t>
            </w:r>
            <w:r w:rsidRPr="00D81B4A">
              <w:rPr>
                <w:rFonts w:ascii="Times New Roman" w:hAnsi="Times New Roman"/>
              </w:rPr>
              <w:t>Category</w:t>
            </w:r>
          </w:p>
        </w:tc>
        <w:tc>
          <w:tcPr>
            <w:tcW w:w="1701" w:type="dxa"/>
          </w:tcPr>
          <w:p w14:paraId="448695E0" w14:textId="77777777" w:rsidR="0091271C" w:rsidRPr="00D81B4A" w:rsidRDefault="0091271C" w:rsidP="00CF02E6">
            <w:pPr>
              <w:pStyle w:val="TAH"/>
              <w:rPr>
                <w:rFonts w:ascii="Times New Roman" w:hAnsi="Times New Roman"/>
              </w:rPr>
            </w:pPr>
            <w:r w:rsidRPr="00D81B4A">
              <w:rPr>
                <w:rFonts w:ascii="Times New Roman" w:hAnsi="Times New Roman"/>
              </w:rPr>
              <w:t xml:space="preserve">Maximum number of </w:t>
            </w:r>
            <w:r w:rsidRPr="00D81B4A">
              <w:rPr>
                <w:rFonts w:ascii="Times New Roman" w:hAnsi="Times New Roman"/>
                <w:lang w:eastAsia="ko-KR"/>
              </w:rPr>
              <w:t>S</w:t>
            </w:r>
            <w:r w:rsidRPr="00D81B4A">
              <w:rPr>
                <w:rFonts w:ascii="Times New Roman" w:hAnsi="Times New Roman"/>
              </w:rPr>
              <w:t xml:space="preserve">L-SCH transport block bits received within a TTI </w:t>
            </w:r>
          </w:p>
        </w:tc>
        <w:tc>
          <w:tcPr>
            <w:tcW w:w="1701" w:type="dxa"/>
          </w:tcPr>
          <w:p w14:paraId="7A308744" w14:textId="77777777" w:rsidR="0091271C" w:rsidRPr="00D81B4A" w:rsidRDefault="0091271C" w:rsidP="00CF02E6">
            <w:pPr>
              <w:pStyle w:val="TAH"/>
              <w:rPr>
                <w:rFonts w:ascii="Times New Roman" w:hAnsi="Times New Roman"/>
              </w:rPr>
            </w:pPr>
            <w:r w:rsidRPr="00D81B4A">
              <w:rPr>
                <w:rFonts w:ascii="Times New Roman" w:hAnsi="Times New Roman"/>
              </w:rPr>
              <w:t xml:space="preserve">Maximum number of bits of a </w:t>
            </w:r>
            <w:r w:rsidRPr="00D81B4A">
              <w:rPr>
                <w:rFonts w:ascii="Times New Roman" w:hAnsi="Times New Roman"/>
                <w:lang w:eastAsia="ko-KR"/>
              </w:rPr>
              <w:t>S</w:t>
            </w:r>
            <w:r w:rsidRPr="00D81B4A">
              <w:rPr>
                <w:rFonts w:ascii="Times New Roman" w:hAnsi="Times New Roman"/>
              </w:rPr>
              <w:t>L-SCH transport block received within a TTI</w:t>
            </w:r>
          </w:p>
        </w:tc>
        <w:tc>
          <w:tcPr>
            <w:tcW w:w="1701" w:type="dxa"/>
          </w:tcPr>
          <w:p w14:paraId="32C23430" w14:textId="77777777" w:rsidR="0091271C" w:rsidRPr="00D81B4A" w:rsidRDefault="0091271C" w:rsidP="00CF02E6">
            <w:pPr>
              <w:pStyle w:val="TAH"/>
              <w:rPr>
                <w:rFonts w:ascii="Times New Roman" w:hAnsi="Times New Roman"/>
              </w:rPr>
            </w:pPr>
            <w:r w:rsidRPr="00C24CE4">
              <w:rPr>
                <w:rFonts w:ascii="Times New Roman" w:hAnsi="Times New Roman"/>
              </w:rPr>
              <w:t>Total number of soft channel bits</w:t>
            </w:r>
          </w:p>
        </w:tc>
        <w:tc>
          <w:tcPr>
            <w:tcW w:w="2693" w:type="dxa"/>
          </w:tcPr>
          <w:p w14:paraId="5F58F246" w14:textId="77777777" w:rsidR="0091271C" w:rsidRPr="00C24CE4" w:rsidRDefault="0091271C" w:rsidP="00CF02E6">
            <w:pPr>
              <w:pStyle w:val="TAH"/>
              <w:rPr>
                <w:rFonts w:ascii="Times New Roman" w:hAnsi="Times New Roman"/>
              </w:rPr>
            </w:pPr>
            <w:r>
              <w:rPr>
                <w:rFonts w:ascii="Times New Roman" w:hAnsi="Times New Roman"/>
              </w:rPr>
              <w:t>Comments</w:t>
            </w:r>
          </w:p>
        </w:tc>
      </w:tr>
      <w:tr w:rsidR="0091271C" w:rsidRPr="00D81B4A" w14:paraId="64F2E3B9" w14:textId="77777777" w:rsidTr="00CF02E6">
        <w:tc>
          <w:tcPr>
            <w:tcW w:w="1843" w:type="dxa"/>
          </w:tcPr>
          <w:p w14:paraId="7F49623E" w14:textId="77777777" w:rsidR="0091271C" w:rsidRPr="00D81B4A" w:rsidRDefault="0091271C" w:rsidP="00CF02E6">
            <w:pPr>
              <w:pStyle w:val="TAL"/>
              <w:jc w:val="center"/>
              <w:rPr>
                <w:rFonts w:ascii="Times New Roman" w:hAnsi="Times New Roman"/>
              </w:rPr>
            </w:pPr>
            <w:r w:rsidRPr="00D81B4A">
              <w:rPr>
                <w:rFonts w:ascii="Times New Roman" w:hAnsi="Times New Roman"/>
                <w:lang w:eastAsia="zh-CN"/>
              </w:rPr>
              <w:t>SL-C</w:t>
            </w:r>
            <w:r>
              <w:rPr>
                <w:rFonts w:ascii="Times New Roman" w:hAnsi="Times New Roman"/>
                <w:lang w:eastAsia="zh-CN"/>
              </w:rPr>
              <w:t>-RX</w:t>
            </w:r>
            <w:r w:rsidRPr="00D81B4A">
              <w:rPr>
                <w:rFonts w:ascii="Times New Roman" w:hAnsi="Times New Roman"/>
                <w:lang w:eastAsia="zh-CN"/>
              </w:rPr>
              <w:t xml:space="preserve"> Category 1</w:t>
            </w:r>
          </w:p>
        </w:tc>
        <w:tc>
          <w:tcPr>
            <w:tcW w:w="1701" w:type="dxa"/>
            <w:vAlign w:val="center"/>
          </w:tcPr>
          <w:p w14:paraId="3D4AE82C" w14:textId="77777777" w:rsidR="0091271C" w:rsidRPr="00D81B4A" w:rsidRDefault="0091271C" w:rsidP="00CF02E6">
            <w:pPr>
              <w:pStyle w:val="TAL"/>
              <w:jc w:val="center"/>
              <w:rPr>
                <w:rFonts w:ascii="Times New Roman" w:hAnsi="Times New Roman"/>
              </w:rPr>
            </w:pPr>
            <w:r w:rsidRPr="00D81B4A">
              <w:rPr>
                <w:rFonts w:ascii="Times New Roman" w:hAnsi="Times New Roman"/>
                <w:lang w:eastAsia="zh-CN"/>
              </w:rPr>
              <w:t>25456</w:t>
            </w:r>
          </w:p>
        </w:tc>
        <w:tc>
          <w:tcPr>
            <w:tcW w:w="1701" w:type="dxa"/>
            <w:vAlign w:val="center"/>
          </w:tcPr>
          <w:p w14:paraId="7DB9BF5D" w14:textId="77777777" w:rsidR="0091271C" w:rsidRPr="00D81B4A" w:rsidRDefault="0091271C" w:rsidP="00CF02E6">
            <w:pPr>
              <w:pStyle w:val="TAL"/>
              <w:jc w:val="center"/>
              <w:rPr>
                <w:rFonts w:ascii="Times New Roman" w:hAnsi="Times New Roman"/>
              </w:rPr>
            </w:pPr>
            <w:r w:rsidRPr="00D81B4A">
              <w:rPr>
                <w:rFonts w:ascii="Times New Roman" w:hAnsi="Times New Roman"/>
                <w:lang w:eastAsia="zh-CN"/>
              </w:rPr>
              <w:t>25456</w:t>
            </w:r>
          </w:p>
        </w:tc>
        <w:tc>
          <w:tcPr>
            <w:tcW w:w="1701" w:type="dxa"/>
            <w:vAlign w:val="center"/>
          </w:tcPr>
          <w:p w14:paraId="59EF5BC1" w14:textId="77777777" w:rsidR="0091271C" w:rsidRPr="00D81B4A" w:rsidRDefault="0091271C" w:rsidP="00CF02E6">
            <w:pPr>
              <w:pStyle w:val="TAL"/>
              <w:jc w:val="center"/>
              <w:rPr>
                <w:rFonts w:ascii="Times New Roman" w:hAnsi="Times New Roman"/>
                <w:lang w:eastAsia="zh-CN"/>
              </w:rPr>
            </w:pPr>
          </w:p>
        </w:tc>
        <w:tc>
          <w:tcPr>
            <w:tcW w:w="2693" w:type="dxa"/>
          </w:tcPr>
          <w:p w14:paraId="4E9FD673" w14:textId="77777777" w:rsidR="0091271C" w:rsidRPr="00D81B4A" w:rsidRDefault="0091271C" w:rsidP="00CF02E6">
            <w:pPr>
              <w:pStyle w:val="TAL"/>
              <w:jc w:val="center"/>
              <w:rPr>
                <w:rFonts w:ascii="Times New Roman" w:hAnsi="Times New Roman"/>
                <w:lang w:eastAsia="zh-CN"/>
              </w:rPr>
            </w:pPr>
          </w:p>
        </w:tc>
      </w:tr>
      <w:tr w:rsidR="0091271C" w:rsidRPr="00D81B4A" w14:paraId="7943DDC5" w14:textId="77777777" w:rsidTr="00CF02E6">
        <w:tc>
          <w:tcPr>
            <w:tcW w:w="1843" w:type="dxa"/>
            <w:tcBorders>
              <w:top w:val="single" w:sz="4" w:space="0" w:color="auto"/>
              <w:left w:val="single" w:sz="4" w:space="0" w:color="auto"/>
              <w:bottom w:val="single" w:sz="4" w:space="0" w:color="auto"/>
              <w:right w:val="single" w:sz="4" w:space="0" w:color="auto"/>
            </w:tcBorders>
          </w:tcPr>
          <w:p w14:paraId="55172A44" w14:textId="77777777" w:rsidR="0091271C" w:rsidRPr="00D81B4A" w:rsidRDefault="0091271C" w:rsidP="00CF02E6">
            <w:pPr>
              <w:pStyle w:val="TAL"/>
              <w:jc w:val="center"/>
              <w:rPr>
                <w:rFonts w:ascii="Times New Roman" w:hAnsi="Times New Roman"/>
                <w:lang w:eastAsia="zh-CN"/>
              </w:rPr>
            </w:pPr>
            <w:r w:rsidRPr="00D81B4A">
              <w:rPr>
                <w:rFonts w:ascii="Times New Roman" w:hAnsi="Times New Roman"/>
                <w:lang w:eastAsia="zh-CN"/>
              </w:rPr>
              <w:t>SL-C</w:t>
            </w:r>
            <w:r>
              <w:rPr>
                <w:rFonts w:ascii="Times New Roman" w:hAnsi="Times New Roman"/>
                <w:lang w:eastAsia="zh-CN"/>
              </w:rPr>
              <w:t>-RX</w:t>
            </w:r>
            <w:r w:rsidRPr="00D81B4A">
              <w:rPr>
                <w:rFonts w:ascii="Times New Roman" w:hAnsi="Times New Roman"/>
                <w:lang w:eastAsia="zh-CN"/>
              </w:rPr>
              <w:t xml:space="preserve"> Category 2</w:t>
            </w:r>
          </w:p>
        </w:tc>
        <w:tc>
          <w:tcPr>
            <w:tcW w:w="1701" w:type="dxa"/>
            <w:tcBorders>
              <w:top w:val="single" w:sz="4" w:space="0" w:color="auto"/>
              <w:left w:val="single" w:sz="4" w:space="0" w:color="auto"/>
              <w:bottom w:val="single" w:sz="4" w:space="0" w:color="auto"/>
              <w:right w:val="single" w:sz="4" w:space="0" w:color="auto"/>
            </w:tcBorders>
            <w:vAlign w:val="center"/>
          </w:tcPr>
          <w:p w14:paraId="74BD486B" w14:textId="77777777" w:rsidR="0091271C" w:rsidRPr="00D81B4A" w:rsidRDefault="0091271C" w:rsidP="00CF02E6">
            <w:pPr>
              <w:pStyle w:val="TAL"/>
              <w:jc w:val="center"/>
              <w:rPr>
                <w:rFonts w:ascii="Times New Roman" w:hAnsi="Times New Roman"/>
                <w:lang w:eastAsia="zh-CN"/>
              </w:rPr>
            </w:pPr>
            <w:r w:rsidRPr="00D81B4A">
              <w:rPr>
                <w:rFonts w:ascii="Times New Roman" w:hAnsi="Times New Roman"/>
                <w:lang w:eastAsia="zh-CN"/>
              </w:rPr>
              <w:t>31704</w:t>
            </w:r>
          </w:p>
        </w:tc>
        <w:tc>
          <w:tcPr>
            <w:tcW w:w="1701" w:type="dxa"/>
            <w:tcBorders>
              <w:top w:val="single" w:sz="4" w:space="0" w:color="auto"/>
              <w:left w:val="single" w:sz="4" w:space="0" w:color="auto"/>
              <w:bottom w:val="single" w:sz="4" w:space="0" w:color="auto"/>
              <w:right w:val="single" w:sz="4" w:space="0" w:color="auto"/>
            </w:tcBorders>
            <w:vAlign w:val="center"/>
          </w:tcPr>
          <w:p w14:paraId="1C902949" w14:textId="77777777" w:rsidR="0091271C" w:rsidRPr="00D81B4A" w:rsidRDefault="0091271C" w:rsidP="00CF02E6">
            <w:pPr>
              <w:pStyle w:val="TAL"/>
              <w:jc w:val="center"/>
              <w:rPr>
                <w:rFonts w:ascii="Times New Roman" w:hAnsi="Times New Roman"/>
                <w:lang w:eastAsia="zh-CN"/>
              </w:rPr>
            </w:pPr>
            <w:r w:rsidRPr="00D81B4A">
              <w:rPr>
                <w:rFonts w:ascii="Times New Roman" w:hAnsi="Times New Roman"/>
                <w:lang w:eastAsia="zh-CN"/>
              </w:rPr>
              <w:t>31704</w:t>
            </w:r>
          </w:p>
        </w:tc>
        <w:tc>
          <w:tcPr>
            <w:tcW w:w="1701" w:type="dxa"/>
            <w:tcBorders>
              <w:top w:val="single" w:sz="4" w:space="0" w:color="auto"/>
              <w:left w:val="single" w:sz="4" w:space="0" w:color="auto"/>
              <w:bottom w:val="single" w:sz="4" w:space="0" w:color="auto"/>
              <w:right w:val="single" w:sz="4" w:space="0" w:color="auto"/>
            </w:tcBorders>
            <w:vAlign w:val="center"/>
          </w:tcPr>
          <w:p w14:paraId="618C8519" w14:textId="77777777" w:rsidR="0091271C" w:rsidRPr="00D81B4A" w:rsidRDefault="0091271C" w:rsidP="00CF02E6">
            <w:pPr>
              <w:pStyle w:val="TAL"/>
              <w:jc w:val="center"/>
              <w:rPr>
                <w:rFonts w:ascii="Times New Roman" w:hAnsi="Times New Roman"/>
                <w:lang w:eastAsia="zh-CN"/>
              </w:rPr>
            </w:pPr>
            <w:r w:rsidRPr="00C24CE4">
              <w:rPr>
                <w:rFonts w:ascii="Times New Roman" w:hAnsi="Times New Roman"/>
                <w:lang w:eastAsia="zh-CN"/>
              </w:rPr>
              <w:t>737280</w:t>
            </w:r>
          </w:p>
        </w:tc>
        <w:tc>
          <w:tcPr>
            <w:tcW w:w="2693" w:type="dxa"/>
            <w:tcBorders>
              <w:top w:val="single" w:sz="4" w:space="0" w:color="auto"/>
              <w:left w:val="single" w:sz="4" w:space="0" w:color="auto"/>
              <w:bottom w:val="single" w:sz="4" w:space="0" w:color="auto"/>
              <w:right w:val="single" w:sz="4" w:space="0" w:color="auto"/>
            </w:tcBorders>
          </w:tcPr>
          <w:p w14:paraId="66DAF708" w14:textId="77777777" w:rsidR="0091271C" w:rsidRPr="00D81B4A" w:rsidRDefault="0091271C" w:rsidP="00CF02E6">
            <w:pPr>
              <w:pStyle w:val="TAL"/>
              <w:jc w:val="center"/>
              <w:rPr>
                <w:rFonts w:ascii="Times New Roman" w:hAnsi="Times New Roman"/>
                <w:lang w:eastAsia="zh-CN"/>
              </w:rPr>
            </w:pPr>
            <w:r>
              <w:rPr>
                <w:rFonts w:ascii="Times New Roman" w:hAnsi="Times New Roman"/>
                <w:lang w:eastAsia="zh-CN"/>
              </w:rPr>
              <w:t>20MHz aggregated BW 16QAM</w:t>
            </w:r>
          </w:p>
        </w:tc>
      </w:tr>
      <w:tr w:rsidR="0091271C" w:rsidRPr="00D81B4A" w14:paraId="683CB8DF" w14:textId="77777777" w:rsidTr="00CF02E6">
        <w:tc>
          <w:tcPr>
            <w:tcW w:w="1843" w:type="dxa"/>
            <w:tcBorders>
              <w:top w:val="single" w:sz="4" w:space="0" w:color="auto"/>
              <w:left w:val="single" w:sz="4" w:space="0" w:color="auto"/>
              <w:bottom w:val="single" w:sz="4" w:space="0" w:color="auto"/>
              <w:right w:val="single" w:sz="4" w:space="0" w:color="auto"/>
            </w:tcBorders>
            <w:vAlign w:val="center"/>
          </w:tcPr>
          <w:p w14:paraId="3B9FD60A" w14:textId="77777777" w:rsidR="0091271C" w:rsidRPr="006E0883" w:rsidRDefault="0091271C" w:rsidP="00CF02E6">
            <w:pPr>
              <w:pStyle w:val="TAL"/>
              <w:jc w:val="center"/>
              <w:rPr>
                <w:rFonts w:ascii="Times New Roman" w:hAnsi="Times New Roman"/>
                <w:color w:val="C00000"/>
                <w:lang w:eastAsia="zh-CN"/>
              </w:rPr>
            </w:pPr>
            <w:r w:rsidRPr="006E0883">
              <w:rPr>
                <w:rFonts w:ascii="Times New Roman" w:hAnsi="Times New Roman"/>
                <w:color w:val="C00000"/>
                <w:lang w:eastAsia="zh-CN"/>
              </w:rPr>
              <w:t xml:space="preserve">SL-C-RX Category </w:t>
            </w:r>
            <w:r>
              <w:rPr>
                <w:rFonts w:ascii="Times New Roman" w:hAnsi="Times New Roman"/>
                <w:color w:val="C00000"/>
                <w:lang w:eastAsia="zh-CN"/>
              </w:rPr>
              <w:t>3</w:t>
            </w:r>
          </w:p>
        </w:tc>
        <w:tc>
          <w:tcPr>
            <w:tcW w:w="1701" w:type="dxa"/>
            <w:tcBorders>
              <w:top w:val="single" w:sz="4" w:space="0" w:color="auto"/>
              <w:left w:val="single" w:sz="4" w:space="0" w:color="auto"/>
              <w:bottom w:val="single" w:sz="4" w:space="0" w:color="auto"/>
              <w:right w:val="single" w:sz="4" w:space="0" w:color="auto"/>
            </w:tcBorders>
            <w:vAlign w:val="center"/>
          </w:tcPr>
          <w:p w14:paraId="7DE300B1" w14:textId="77777777" w:rsidR="0091271C" w:rsidRPr="006E0883" w:rsidRDefault="0091271C" w:rsidP="00CF02E6">
            <w:pPr>
              <w:pStyle w:val="TAL"/>
              <w:jc w:val="center"/>
              <w:rPr>
                <w:rFonts w:ascii="Times New Roman" w:hAnsi="Times New Roman"/>
                <w:color w:val="C00000"/>
                <w:lang w:eastAsia="zh-CN"/>
              </w:rPr>
            </w:pPr>
            <w:r>
              <w:rPr>
                <w:rFonts w:ascii="Times New Roman" w:hAnsi="Times New Roman"/>
                <w:color w:val="C00000"/>
                <w:lang w:eastAsia="zh-CN"/>
              </w:rPr>
              <w:t>[</w:t>
            </w:r>
            <w:r w:rsidRPr="006E0883">
              <w:rPr>
                <w:rFonts w:ascii="Times New Roman" w:hAnsi="Times New Roman"/>
                <w:color w:val="C00000"/>
                <w:lang w:eastAsia="zh-CN"/>
              </w:rPr>
              <w:t>57336</w:t>
            </w:r>
            <w:r>
              <w:rPr>
                <w:rFonts w:ascii="Times New Roman" w:hAnsi="Times New Roman"/>
                <w:color w:val="C00000"/>
                <w:lang w:eastAsia="zh-CN"/>
              </w:rPr>
              <w:t>]</w:t>
            </w:r>
          </w:p>
        </w:tc>
        <w:tc>
          <w:tcPr>
            <w:tcW w:w="1701" w:type="dxa"/>
            <w:tcBorders>
              <w:top w:val="single" w:sz="4" w:space="0" w:color="auto"/>
              <w:left w:val="single" w:sz="4" w:space="0" w:color="auto"/>
              <w:bottom w:val="single" w:sz="4" w:space="0" w:color="auto"/>
              <w:right w:val="single" w:sz="4" w:space="0" w:color="auto"/>
            </w:tcBorders>
            <w:vAlign w:val="center"/>
          </w:tcPr>
          <w:p w14:paraId="089E75F3" w14:textId="77777777" w:rsidR="0091271C" w:rsidRPr="006E0883" w:rsidRDefault="0091271C" w:rsidP="00CF02E6">
            <w:pPr>
              <w:pStyle w:val="TAL"/>
              <w:jc w:val="center"/>
              <w:rPr>
                <w:rFonts w:ascii="Times New Roman" w:hAnsi="Times New Roman"/>
                <w:color w:val="C00000"/>
                <w:lang w:eastAsia="zh-CN"/>
              </w:rPr>
            </w:pPr>
            <w:r>
              <w:rPr>
                <w:rFonts w:ascii="Times New Roman" w:hAnsi="Times New Roman"/>
                <w:color w:val="C00000"/>
                <w:lang w:eastAsia="zh-CN"/>
              </w:rPr>
              <w:t>[</w:t>
            </w:r>
            <w:r w:rsidRPr="006E0883">
              <w:rPr>
                <w:rFonts w:ascii="Times New Roman" w:hAnsi="Times New Roman"/>
                <w:color w:val="C00000"/>
                <w:lang w:eastAsia="zh-CN"/>
              </w:rPr>
              <w:t>57336</w:t>
            </w:r>
            <w:r>
              <w:rPr>
                <w:rFonts w:ascii="Times New Roman" w:hAnsi="Times New Roman"/>
                <w:color w:val="C00000"/>
                <w:lang w:eastAsia="zh-CN"/>
              </w:rPr>
              <w:t>]</w:t>
            </w:r>
          </w:p>
        </w:tc>
        <w:tc>
          <w:tcPr>
            <w:tcW w:w="1701" w:type="dxa"/>
            <w:tcBorders>
              <w:top w:val="single" w:sz="4" w:space="0" w:color="auto"/>
              <w:left w:val="single" w:sz="4" w:space="0" w:color="auto"/>
              <w:bottom w:val="single" w:sz="4" w:space="0" w:color="auto"/>
              <w:right w:val="single" w:sz="4" w:space="0" w:color="auto"/>
            </w:tcBorders>
            <w:vAlign w:val="center"/>
          </w:tcPr>
          <w:p w14:paraId="421F9144" w14:textId="77777777" w:rsidR="0091271C" w:rsidRPr="006E0883" w:rsidRDefault="0091271C" w:rsidP="00CF02E6">
            <w:pPr>
              <w:pStyle w:val="TAL"/>
              <w:jc w:val="center"/>
              <w:rPr>
                <w:rFonts w:ascii="Times New Roman" w:hAnsi="Times New Roman"/>
                <w:color w:val="C00000"/>
                <w:lang w:eastAsia="zh-CN"/>
              </w:rPr>
            </w:pPr>
            <w:r>
              <w:rPr>
                <w:rFonts w:ascii="Times New Roman" w:hAnsi="Times New Roman"/>
                <w:color w:val="C00000"/>
                <w:lang w:eastAsia="zh-CN"/>
              </w:rPr>
              <w:t>[</w:t>
            </w:r>
            <w:r w:rsidRPr="00B63636">
              <w:rPr>
                <w:rFonts w:ascii="Times New Roman" w:hAnsi="Times New Roman"/>
                <w:color w:val="C00000"/>
                <w:lang w:eastAsia="zh-CN"/>
              </w:rPr>
              <w:t>995328</w:t>
            </w:r>
            <w:r>
              <w:rPr>
                <w:rFonts w:ascii="Times New Roman" w:hAnsi="Times New Roman"/>
                <w:color w:val="C00000"/>
                <w:lang w:eastAsia="zh-CN"/>
              </w:rPr>
              <w:t>]</w:t>
            </w:r>
          </w:p>
        </w:tc>
        <w:tc>
          <w:tcPr>
            <w:tcW w:w="2693" w:type="dxa"/>
            <w:tcBorders>
              <w:top w:val="single" w:sz="4" w:space="0" w:color="auto"/>
              <w:left w:val="single" w:sz="4" w:space="0" w:color="auto"/>
              <w:bottom w:val="single" w:sz="4" w:space="0" w:color="auto"/>
              <w:right w:val="single" w:sz="4" w:space="0" w:color="auto"/>
            </w:tcBorders>
            <w:vAlign w:val="center"/>
          </w:tcPr>
          <w:p w14:paraId="5014BB10" w14:textId="77777777" w:rsidR="0091271C" w:rsidRDefault="0091271C" w:rsidP="00CF02E6">
            <w:pPr>
              <w:pStyle w:val="TAL"/>
              <w:jc w:val="center"/>
              <w:rPr>
                <w:rFonts w:ascii="Times New Roman" w:hAnsi="Times New Roman"/>
                <w:color w:val="C00000"/>
                <w:lang w:eastAsia="zh-CN"/>
              </w:rPr>
            </w:pPr>
            <w:r w:rsidRPr="006E0883">
              <w:rPr>
                <w:rFonts w:ascii="Times New Roman" w:hAnsi="Times New Roman"/>
                <w:color w:val="C00000"/>
                <w:lang w:eastAsia="zh-CN"/>
              </w:rPr>
              <w:t>20MHz aggregated BW 64QAM</w:t>
            </w:r>
          </w:p>
          <w:p w14:paraId="46593B17" w14:textId="77777777" w:rsidR="0091271C" w:rsidRPr="006E0883" w:rsidRDefault="0091271C" w:rsidP="00CF02E6">
            <w:pPr>
              <w:pStyle w:val="TAL"/>
              <w:jc w:val="center"/>
              <w:rPr>
                <w:rFonts w:ascii="Times New Roman" w:hAnsi="Times New Roman"/>
                <w:color w:val="C00000"/>
                <w:lang w:eastAsia="zh-CN"/>
              </w:rPr>
            </w:pPr>
            <w:r>
              <w:rPr>
                <w:rFonts w:ascii="Times New Roman" w:hAnsi="Times New Roman"/>
                <w:color w:val="C00000"/>
                <w:lang w:eastAsia="zh-CN"/>
              </w:rPr>
              <w:t>(Applicable for 10MHz+10MHz and 20MHz)</w:t>
            </w:r>
          </w:p>
        </w:tc>
      </w:tr>
      <w:tr w:rsidR="0091271C" w:rsidRPr="00D81B4A" w14:paraId="360BB4A1" w14:textId="77777777" w:rsidTr="00CF02E6">
        <w:tc>
          <w:tcPr>
            <w:tcW w:w="1843" w:type="dxa"/>
            <w:tcBorders>
              <w:top w:val="single" w:sz="4" w:space="0" w:color="auto"/>
              <w:left w:val="single" w:sz="4" w:space="0" w:color="auto"/>
              <w:bottom w:val="single" w:sz="4" w:space="0" w:color="auto"/>
              <w:right w:val="single" w:sz="4" w:space="0" w:color="auto"/>
            </w:tcBorders>
            <w:vAlign w:val="center"/>
          </w:tcPr>
          <w:p w14:paraId="7C8D22D7" w14:textId="77777777" w:rsidR="0091271C" w:rsidRPr="006E0883" w:rsidRDefault="0091271C" w:rsidP="00CF02E6">
            <w:pPr>
              <w:pStyle w:val="TAL"/>
              <w:jc w:val="center"/>
              <w:rPr>
                <w:rFonts w:ascii="Times New Roman" w:hAnsi="Times New Roman"/>
                <w:color w:val="C00000"/>
                <w:lang w:eastAsia="zh-CN"/>
              </w:rPr>
            </w:pPr>
            <w:r w:rsidRPr="006E0883">
              <w:rPr>
                <w:rFonts w:ascii="Times New Roman" w:hAnsi="Times New Roman"/>
                <w:color w:val="C00000"/>
                <w:lang w:eastAsia="zh-CN"/>
              </w:rPr>
              <w:t xml:space="preserve">SL-C-RX Category </w:t>
            </w:r>
            <w:r>
              <w:rPr>
                <w:rFonts w:ascii="Times New Roman" w:hAnsi="Times New Roman"/>
                <w:color w:val="C00000"/>
                <w:lang w:eastAsia="zh-CN"/>
              </w:rPr>
              <w:t>4</w:t>
            </w:r>
          </w:p>
        </w:tc>
        <w:tc>
          <w:tcPr>
            <w:tcW w:w="1701" w:type="dxa"/>
            <w:tcBorders>
              <w:top w:val="single" w:sz="4" w:space="0" w:color="auto"/>
              <w:left w:val="single" w:sz="4" w:space="0" w:color="auto"/>
              <w:bottom w:val="single" w:sz="4" w:space="0" w:color="auto"/>
              <w:right w:val="single" w:sz="4" w:space="0" w:color="auto"/>
            </w:tcBorders>
            <w:vAlign w:val="center"/>
          </w:tcPr>
          <w:p w14:paraId="4D7E9E85" w14:textId="77777777" w:rsidR="0091271C" w:rsidRPr="006E0883" w:rsidRDefault="0091271C" w:rsidP="00CF02E6">
            <w:pPr>
              <w:pStyle w:val="TAL"/>
              <w:jc w:val="center"/>
              <w:rPr>
                <w:rFonts w:ascii="Times New Roman" w:hAnsi="Times New Roman"/>
                <w:color w:val="C00000"/>
                <w:lang w:eastAsia="zh-CN"/>
              </w:rPr>
            </w:pPr>
            <w:r>
              <w:rPr>
                <w:rFonts w:ascii="Times New Roman" w:hAnsi="Times New Roman"/>
                <w:color w:val="C00000"/>
                <w:lang w:eastAsia="zh-CN"/>
              </w:rPr>
              <w:t>[</w:t>
            </w:r>
            <w:r w:rsidRPr="006E0883">
              <w:rPr>
                <w:rFonts w:ascii="Times New Roman" w:hAnsi="Times New Roman"/>
                <w:color w:val="C00000"/>
                <w:lang w:eastAsia="zh-CN"/>
              </w:rPr>
              <w:t>57336+28336</w:t>
            </w:r>
          </w:p>
        </w:tc>
        <w:tc>
          <w:tcPr>
            <w:tcW w:w="1701" w:type="dxa"/>
            <w:tcBorders>
              <w:top w:val="single" w:sz="4" w:space="0" w:color="auto"/>
              <w:left w:val="single" w:sz="4" w:space="0" w:color="auto"/>
              <w:bottom w:val="single" w:sz="4" w:space="0" w:color="auto"/>
              <w:right w:val="single" w:sz="4" w:space="0" w:color="auto"/>
            </w:tcBorders>
            <w:vAlign w:val="center"/>
          </w:tcPr>
          <w:p w14:paraId="0D943D72" w14:textId="77777777" w:rsidR="0091271C" w:rsidRPr="006E0883" w:rsidRDefault="0091271C" w:rsidP="00CF02E6">
            <w:pPr>
              <w:pStyle w:val="TAL"/>
              <w:jc w:val="center"/>
              <w:rPr>
                <w:rFonts w:ascii="Times New Roman" w:hAnsi="Times New Roman"/>
                <w:color w:val="C00000"/>
                <w:lang w:eastAsia="zh-CN"/>
              </w:rPr>
            </w:pPr>
            <w:r>
              <w:rPr>
                <w:rFonts w:ascii="Times New Roman" w:hAnsi="Times New Roman"/>
                <w:color w:val="C00000"/>
                <w:lang w:eastAsia="zh-CN"/>
              </w:rPr>
              <w:t>[</w:t>
            </w:r>
            <w:r w:rsidRPr="006E0883">
              <w:rPr>
                <w:rFonts w:ascii="Times New Roman" w:hAnsi="Times New Roman"/>
                <w:color w:val="C00000"/>
                <w:lang w:eastAsia="zh-CN"/>
              </w:rPr>
              <w:t>57336</w:t>
            </w:r>
            <w:r>
              <w:rPr>
                <w:rFonts w:ascii="Times New Roman" w:hAnsi="Times New Roman"/>
                <w:color w:val="C00000"/>
                <w:lang w:eastAsia="zh-CN"/>
              </w:rPr>
              <w:t>]</w:t>
            </w:r>
          </w:p>
        </w:tc>
        <w:tc>
          <w:tcPr>
            <w:tcW w:w="1701" w:type="dxa"/>
            <w:tcBorders>
              <w:top w:val="single" w:sz="4" w:space="0" w:color="auto"/>
              <w:left w:val="single" w:sz="4" w:space="0" w:color="auto"/>
              <w:bottom w:val="single" w:sz="4" w:space="0" w:color="auto"/>
              <w:right w:val="single" w:sz="4" w:space="0" w:color="auto"/>
            </w:tcBorders>
            <w:vAlign w:val="center"/>
          </w:tcPr>
          <w:p w14:paraId="0B05EBD3" w14:textId="77777777" w:rsidR="0091271C" w:rsidRPr="006E0883" w:rsidRDefault="0091271C" w:rsidP="00CF02E6">
            <w:pPr>
              <w:pStyle w:val="TAL"/>
              <w:jc w:val="center"/>
              <w:rPr>
                <w:rFonts w:ascii="Times New Roman" w:hAnsi="Times New Roman"/>
                <w:color w:val="C00000"/>
                <w:lang w:eastAsia="zh-CN"/>
              </w:rPr>
            </w:pPr>
            <w:r>
              <w:rPr>
                <w:rFonts w:ascii="Times New Roman" w:hAnsi="Times New Roman"/>
                <w:color w:val="C00000"/>
                <w:lang w:eastAsia="zh-CN"/>
              </w:rPr>
              <w:t>[</w:t>
            </w:r>
            <w:r w:rsidRPr="00B63636">
              <w:rPr>
                <w:rFonts w:ascii="Times New Roman" w:hAnsi="Times New Roman"/>
                <w:color w:val="C00000"/>
                <w:lang w:eastAsia="zh-CN"/>
              </w:rPr>
              <w:t>1492992</w:t>
            </w:r>
            <w:r>
              <w:rPr>
                <w:rFonts w:ascii="Times New Roman" w:hAnsi="Times New Roman"/>
                <w:color w:val="C00000"/>
                <w:lang w:eastAsia="zh-CN"/>
              </w:rPr>
              <w:t>]</w:t>
            </w:r>
          </w:p>
        </w:tc>
        <w:tc>
          <w:tcPr>
            <w:tcW w:w="2693" w:type="dxa"/>
            <w:tcBorders>
              <w:top w:val="single" w:sz="4" w:space="0" w:color="auto"/>
              <w:left w:val="single" w:sz="4" w:space="0" w:color="auto"/>
              <w:bottom w:val="single" w:sz="4" w:space="0" w:color="auto"/>
              <w:right w:val="single" w:sz="4" w:space="0" w:color="auto"/>
            </w:tcBorders>
            <w:vAlign w:val="center"/>
          </w:tcPr>
          <w:p w14:paraId="7D34B3F9" w14:textId="77777777" w:rsidR="0091271C" w:rsidRDefault="0091271C" w:rsidP="00CF02E6">
            <w:pPr>
              <w:pStyle w:val="TAL"/>
              <w:jc w:val="center"/>
              <w:rPr>
                <w:rFonts w:ascii="Times New Roman" w:hAnsi="Times New Roman"/>
                <w:color w:val="C00000"/>
                <w:lang w:eastAsia="zh-CN"/>
              </w:rPr>
            </w:pPr>
            <w:r w:rsidRPr="006E0883">
              <w:rPr>
                <w:rFonts w:ascii="Times New Roman" w:hAnsi="Times New Roman"/>
                <w:color w:val="C00000"/>
                <w:lang w:eastAsia="zh-CN"/>
              </w:rPr>
              <w:t>30MHz aggregated BW 64QAM</w:t>
            </w:r>
          </w:p>
          <w:p w14:paraId="69E94BBE" w14:textId="77777777" w:rsidR="0091271C" w:rsidRPr="006E0883" w:rsidRDefault="0091271C" w:rsidP="00CF02E6">
            <w:pPr>
              <w:pStyle w:val="TAL"/>
              <w:jc w:val="center"/>
              <w:rPr>
                <w:rFonts w:ascii="Times New Roman" w:hAnsi="Times New Roman"/>
                <w:color w:val="C00000"/>
                <w:lang w:eastAsia="zh-CN"/>
              </w:rPr>
            </w:pPr>
            <w:r>
              <w:rPr>
                <w:rFonts w:ascii="Times New Roman" w:hAnsi="Times New Roman"/>
                <w:color w:val="C00000"/>
                <w:lang w:eastAsia="zh-CN"/>
              </w:rPr>
              <w:t>(Applicable for 10MHz+10MHz+10MHz and 10MHz+20MHz)</w:t>
            </w:r>
          </w:p>
        </w:tc>
      </w:tr>
    </w:tbl>
    <w:p w14:paraId="7A1D60F2" w14:textId="77777777" w:rsidR="0091271C" w:rsidRDefault="0091271C" w:rsidP="00017304">
      <w:pPr>
        <w:pStyle w:val="ListParagraph"/>
        <w:numPr>
          <w:ilvl w:val="0"/>
          <w:numId w:val="235"/>
        </w:numPr>
      </w:pPr>
      <w:r>
        <w:t>No LBRM for Rel-15</w:t>
      </w:r>
    </w:p>
    <w:p w14:paraId="7DD41B12" w14:textId="77777777" w:rsidR="0091271C" w:rsidRDefault="0091271C" w:rsidP="0091271C">
      <w:pPr>
        <w:rPr>
          <w:highlight w:val="cyan"/>
          <w:lang w:eastAsia="x-none"/>
        </w:rPr>
      </w:pPr>
    </w:p>
    <w:p w14:paraId="4D1F8A35" w14:textId="77777777" w:rsidR="0091271C" w:rsidRDefault="0091271C" w:rsidP="0091271C">
      <w:pPr>
        <w:rPr>
          <w:highlight w:val="cyan"/>
          <w:lang w:eastAsia="x-none"/>
        </w:rPr>
      </w:pPr>
      <w:r w:rsidRPr="008953BB">
        <w:rPr>
          <w:highlight w:val="cyan"/>
          <w:lang w:eastAsia="x-none"/>
        </w:rPr>
        <w:t xml:space="preserve">Email discussion to finalize on the </w:t>
      </w:r>
      <w:r>
        <w:rPr>
          <w:highlight w:val="cyan"/>
          <w:lang w:eastAsia="x-none"/>
        </w:rPr>
        <w:t>following</w:t>
      </w:r>
      <w:r w:rsidRPr="006B0D69">
        <w:rPr>
          <w:highlight w:val="cyan"/>
          <w:lang w:eastAsia="x-none"/>
        </w:rPr>
        <w:t xml:space="preserve"> </w:t>
      </w:r>
      <w:r w:rsidRPr="008953BB">
        <w:rPr>
          <w:highlight w:val="cyan"/>
          <w:lang w:eastAsia="x-none"/>
        </w:rPr>
        <w:t>by June 1</w:t>
      </w:r>
      <w:r w:rsidRPr="008953BB">
        <w:rPr>
          <w:highlight w:val="cyan"/>
          <w:vertAlign w:val="superscript"/>
          <w:lang w:eastAsia="x-none"/>
        </w:rPr>
        <w:t>st</w:t>
      </w:r>
      <w:r w:rsidRPr="008953BB">
        <w:rPr>
          <w:highlight w:val="cyan"/>
          <w:lang w:eastAsia="x-none"/>
        </w:rPr>
        <w:t xml:space="preserve"> (</w:t>
      </w:r>
      <w:r w:rsidRPr="004A49AE">
        <w:rPr>
          <w:highlight w:val="cyan"/>
        </w:rPr>
        <w:t>Alexe</w:t>
      </w:r>
      <w:r>
        <w:rPr>
          <w:highlight w:val="cyan"/>
        </w:rPr>
        <w:t>y</w:t>
      </w:r>
      <w:r w:rsidRPr="008953BB">
        <w:rPr>
          <w:highlight w:val="cyan"/>
          <w:lang w:eastAsia="x-none"/>
        </w:rPr>
        <w:t>, Intel)</w:t>
      </w:r>
    </w:p>
    <w:p w14:paraId="4E05F915" w14:textId="77777777" w:rsidR="0091271C" w:rsidRPr="006B0D69" w:rsidRDefault="0091271C" w:rsidP="00017304">
      <w:pPr>
        <w:pStyle w:val="Caption"/>
        <w:numPr>
          <w:ilvl w:val="0"/>
          <w:numId w:val="235"/>
        </w:numPr>
        <w:suppressAutoHyphens/>
        <w:autoSpaceDN/>
        <w:adjustRightInd/>
        <w:spacing w:before="0" w:after="0"/>
        <w:rPr>
          <w:b w:val="0"/>
          <w:lang w:eastAsia="zh-CN"/>
        </w:rPr>
      </w:pPr>
      <w:r w:rsidRPr="006B0D69">
        <w:rPr>
          <w:b w:val="0"/>
          <w:lang w:eastAsia="zh-CN"/>
        </w:rPr>
        <w:t>Transmission of physical</w:t>
      </w:r>
      <w:r w:rsidRPr="006B0D69">
        <w:rPr>
          <w:b w:val="0"/>
        </w:rPr>
        <w:t xml:space="preserve"> parameter values set by ue-Category</w:t>
      </w:r>
      <w:r w:rsidRPr="006B0D69">
        <w:rPr>
          <w:b w:val="0"/>
          <w:lang w:eastAsia="zh-CN"/>
        </w:rPr>
        <w:t>SL-C-TX</w:t>
      </w:r>
    </w:p>
    <w:p w14:paraId="56316EB3" w14:textId="77777777" w:rsidR="0091271C" w:rsidRPr="006B0D69" w:rsidRDefault="0091271C" w:rsidP="00017304">
      <w:pPr>
        <w:pStyle w:val="Caption"/>
        <w:numPr>
          <w:ilvl w:val="0"/>
          <w:numId w:val="235"/>
        </w:numPr>
        <w:suppressAutoHyphens/>
        <w:autoSpaceDN/>
        <w:adjustRightInd/>
        <w:spacing w:before="0" w:after="0"/>
        <w:rPr>
          <w:b w:val="0"/>
          <w:lang w:eastAsia="zh-CN"/>
        </w:rPr>
      </w:pPr>
      <w:r w:rsidRPr="006B0D69">
        <w:rPr>
          <w:b w:val="0"/>
          <w:lang w:eastAsia="zh-CN"/>
        </w:rPr>
        <w:t>Reception of physical</w:t>
      </w:r>
      <w:r w:rsidRPr="006B0D69">
        <w:rPr>
          <w:b w:val="0"/>
        </w:rPr>
        <w:t xml:space="preserve"> parameter values set by ue-Category</w:t>
      </w:r>
      <w:r w:rsidRPr="006B0D69">
        <w:rPr>
          <w:b w:val="0"/>
          <w:lang w:eastAsia="zh-CN"/>
        </w:rPr>
        <w:t>SL-C-RX</w:t>
      </w:r>
    </w:p>
    <w:p w14:paraId="41709B39" w14:textId="77777777" w:rsidR="0091271C" w:rsidRDefault="0091271C" w:rsidP="0091271C">
      <w:pPr>
        <w:rPr>
          <w:lang w:eastAsia="x-none"/>
        </w:rPr>
      </w:pPr>
    </w:p>
    <w:p w14:paraId="17FFBD84" w14:textId="77777777" w:rsidR="0091271C" w:rsidRPr="004A49AE" w:rsidRDefault="0091271C" w:rsidP="0091271C">
      <w:pPr>
        <w:pStyle w:val="Caption"/>
        <w:spacing w:before="0"/>
        <w:rPr>
          <w:b w:val="0"/>
          <w:lang w:val="en-US"/>
        </w:rPr>
      </w:pPr>
      <w:r w:rsidRPr="004A49AE">
        <w:rPr>
          <w:b w:val="0"/>
          <w:highlight w:val="cyan"/>
        </w:rPr>
        <w:t>Email discussion by June 1</w:t>
      </w:r>
      <w:r w:rsidRPr="004A49AE">
        <w:rPr>
          <w:b w:val="0"/>
          <w:highlight w:val="cyan"/>
          <w:vertAlign w:val="superscript"/>
        </w:rPr>
        <w:t>st</w:t>
      </w:r>
      <w:r w:rsidRPr="004A49AE">
        <w:rPr>
          <w:b w:val="0"/>
          <w:highlight w:val="cyan"/>
        </w:rPr>
        <w:t xml:space="preserve"> on V2X Sidelink Processing Capabilities – Indication per CC (Alexey, Intel)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8"/>
        <w:gridCol w:w="3396"/>
        <w:gridCol w:w="3396"/>
      </w:tblGrid>
      <w:tr w:rsidR="0091271C" w:rsidRPr="00967BEE" w14:paraId="62631C25" w14:textId="77777777" w:rsidTr="00CF02E6">
        <w:tc>
          <w:tcPr>
            <w:tcW w:w="3288" w:type="dxa"/>
            <w:shd w:val="clear" w:color="auto" w:fill="auto"/>
          </w:tcPr>
          <w:p w14:paraId="49162255" w14:textId="77777777" w:rsidR="0091271C" w:rsidRPr="00967BEE" w:rsidRDefault="0091271C" w:rsidP="00CF02E6">
            <w:pPr>
              <w:jc w:val="center"/>
              <w:rPr>
                <w:b/>
                <w:lang w:val="en-US"/>
              </w:rPr>
            </w:pPr>
            <w:r>
              <w:rPr>
                <w:b/>
                <w:lang w:val="en-US"/>
              </w:rPr>
              <w:t xml:space="preserve">Component Carrier </w:t>
            </w:r>
            <w:r w:rsidRPr="00967BEE">
              <w:rPr>
                <w:b/>
                <w:lang w:val="en-US"/>
              </w:rPr>
              <w:t>RX BW</w:t>
            </w:r>
            <w:r>
              <w:rPr>
                <w:b/>
                <w:lang w:val="en-US"/>
              </w:rPr>
              <w:t>, MHz</w:t>
            </w:r>
          </w:p>
        </w:tc>
        <w:tc>
          <w:tcPr>
            <w:tcW w:w="3396" w:type="dxa"/>
            <w:shd w:val="clear" w:color="auto" w:fill="auto"/>
          </w:tcPr>
          <w:p w14:paraId="712FE540" w14:textId="77777777" w:rsidR="0091271C" w:rsidRPr="00967BEE" w:rsidRDefault="0091271C" w:rsidP="00CF02E6">
            <w:pPr>
              <w:jc w:val="center"/>
              <w:rPr>
                <w:b/>
                <w:lang w:val="en-US"/>
              </w:rPr>
            </w:pPr>
            <w:r w:rsidRPr="00967BEE">
              <w:rPr>
                <w:b/>
                <w:lang w:val="en-US"/>
              </w:rPr>
              <w:t>V2X High Reception Capability</w:t>
            </w:r>
          </w:p>
        </w:tc>
        <w:tc>
          <w:tcPr>
            <w:tcW w:w="3396" w:type="dxa"/>
            <w:shd w:val="clear" w:color="auto" w:fill="auto"/>
          </w:tcPr>
          <w:p w14:paraId="557AC84D" w14:textId="77777777" w:rsidR="0091271C" w:rsidRPr="00967BEE" w:rsidRDefault="0091271C" w:rsidP="00CF02E6">
            <w:pPr>
              <w:jc w:val="center"/>
              <w:rPr>
                <w:b/>
                <w:lang w:val="en-US"/>
              </w:rPr>
            </w:pPr>
            <w:r w:rsidRPr="00967BEE">
              <w:rPr>
                <w:b/>
                <w:lang w:val="en-US"/>
              </w:rPr>
              <w:t>V2X Default Reception Capability</w:t>
            </w:r>
          </w:p>
        </w:tc>
      </w:tr>
      <w:tr w:rsidR="0091271C" w:rsidRPr="00967BEE" w14:paraId="53E90A1A" w14:textId="77777777" w:rsidTr="00CF02E6">
        <w:tc>
          <w:tcPr>
            <w:tcW w:w="3288" w:type="dxa"/>
            <w:shd w:val="clear" w:color="auto" w:fill="auto"/>
          </w:tcPr>
          <w:p w14:paraId="0F3BA00B" w14:textId="77777777" w:rsidR="0091271C" w:rsidRPr="00967BEE" w:rsidRDefault="0091271C" w:rsidP="00CF02E6">
            <w:pPr>
              <w:jc w:val="center"/>
              <w:rPr>
                <w:lang w:val="en-US"/>
              </w:rPr>
            </w:pPr>
            <w:r>
              <w:rPr>
                <w:lang w:val="en-US"/>
              </w:rPr>
              <w:t>10 (</w:t>
            </w:r>
            <w:r w:rsidRPr="008953BB">
              <w:rPr>
                <w:lang w:val="en-US"/>
              </w:rPr>
              <w:t>Rel.15</w:t>
            </w:r>
            <w:r>
              <w:rPr>
                <w:lang w:val="en-US"/>
              </w:rPr>
              <w:t>)</w:t>
            </w:r>
          </w:p>
        </w:tc>
        <w:tc>
          <w:tcPr>
            <w:tcW w:w="3396" w:type="dxa"/>
            <w:shd w:val="clear" w:color="auto" w:fill="auto"/>
          </w:tcPr>
          <w:p w14:paraId="7D778F59" w14:textId="77777777" w:rsidR="0091271C" w:rsidRPr="00967BEE" w:rsidRDefault="0091271C" w:rsidP="00CF02E6">
            <w:pPr>
              <w:jc w:val="center"/>
              <w:rPr>
                <w:lang w:val="en-US"/>
              </w:rPr>
            </w:pPr>
            <w:r>
              <w:rPr>
                <w:lang w:val="en-US"/>
              </w:rPr>
              <w:t>1</w:t>
            </w:r>
            <w:r w:rsidRPr="00967BEE">
              <w:rPr>
                <w:lang w:val="en-US"/>
              </w:rPr>
              <w:t xml:space="preserve">0 PSCCHs and </w:t>
            </w:r>
            <w:r>
              <w:rPr>
                <w:lang w:val="en-US"/>
              </w:rPr>
              <w:t xml:space="preserve">68 </w:t>
            </w:r>
            <w:r w:rsidRPr="00967BEE">
              <w:rPr>
                <w:lang w:val="en-US"/>
              </w:rPr>
              <w:t>RBs</w:t>
            </w:r>
          </w:p>
        </w:tc>
        <w:tc>
          <w:tcPr>
            <w:tcW w:w="3396" w:type="dxa"/>
            <w:shd w:val="clear" w:color="auto" w:fill="auto"/>
          </w:tcPr>
          <w:p w14:paraId="6EC342DD" w14:textId="77777777" w:rsidR="0091271C" w:rsidRPr="00967BEE" w:rsidRDefault="0091271C" w:rsidP="00CF02E6">
            <w:pPr>
              <w:jc w:val="center"/>
              <w:rPr>
                <w:lang w:val="en-US"/>
              </w:rPr>
            </w:pPr>
            <w:r>
              <w:rPr>
                <w:lang w:val="en-US"/>
              </w:rPr>
              <w:t>5 PSCCHs and 50 RBs</w:t>
            </w:r>
          </w:p>
        </w:tc>
      </w:tr>
      <w:tr w:rsidR="0091271C" w:rsidRPr="00967BEE" w14:paraId="7B46611A" w14:textId="77777777" w:rsidTr="00CF02E6">
        <w:tc>
          <w:tcPr>
            <w:tcW w:w="3288" w:type="dxa"/>
            <w:shd w:val="clear" w:color="auto" w:fill="auto"/>
          </w:tcPr>
          <w:p w14:paraId="2E355DFD" w14:textId="77777777" w:rsidR="0091271C" w:rsidRPr="00967BEE" w:rsidRDefault="0091271C" w:rsidP="00CF02E6">
            <w:pPr>
              <w:jc w:val="center"/>
              <w:rPr>
                <w:lang w:val="en-US"/>
              </w:rPr>
            </w:pPr>
            <w:r w:rsidRPr="00967BEE">
              <w:rPr>
                <w:lang w:val="en-US"/>
              </w:rPr>
              <w:t>20</w:t>
            </w:r>
            <w:r>
              <w:rPr>
                <w:lang w:val="en-US"/>
              </w:rPr>
              <w:t xml:space="preserve"> </w:t>
            </w:r>
            <w:r w:rsidRPr="006E0883">
              <w:rPr>
                <w:lang w:val="en-US"/>
              </w:rPr>
              <w:t>(Rel.14</w:t>
            </w:r>
            <w:r>
              <w:rPr>
                <w:lang w:val="en-US"/>
              </w:rPr>
              <w:t>, Rel.15</w:t>
            </w:r>
            <w:r w:rsidRPr="006E0883">
              <w:rPr>
                <w:lang w:val="en-US"/>
              </w:rPr>
              <w:t>)</w:t>
            </w:r>
          </w:p>
        </w:tc>
        <w:tc>
          <w:tcPr>
            <w:tcW w:w="3396" w:type="dxa"/>
            <w:shd w:val="clear" w:color="auto" w:fill="auto"/>
          </w:tcPr>
          <w:p w14:paraId="506384E2" w14:textId="77777777" w:rsidR="0091271C" w:rsidRPr="00967BEE" w:rsidRDefault="0091271C" w:rsidP="00CF02E6">
            <w:pPr>
              <w:jc w:val="center"/>
              <w:rPr>
                <w:lang w:val="en-US"/>
              </w:rPr>
            </w:pPr>
            <w:r w:rsidRPr="00967BEE">
              <w:rPr>
                <w:lang w:val="en-US"/>
              </w:rPr>
              <w:t>20 PSCCHs and 136 RBs</w:t>
            </w:r>
          </w:p>
        </w:tc>
        <w:tc>
          <w:tcPr>
            <w:tcW w:w="3396" w:type="dxa"/>
            <w:shd w:val="clear" w:color="auto" w:fill="auto"/>
          </w:tcPr>
          <w:p w14:paraId="14EDA101" w14:textId="77777777" w:rsidR="0091271C" w:rsidRPr="00967BEE" w:rsidRDefault="0091271C" w:rsidP="00CF02E6">
            <w:pPr>
              <w:jc w:val="center"/>
              <w:rPr>
                <w:lang w:val="en-US"/>
              </w:rPr>
            </w:pPr>
            <w:r w:rsidRPr="00967BEE">
              <w:rPr>
                <w:lang w:val="en-US"/>
              </w:rPr>
              <w:t>10 PSCCHs and 100 RBs</w:t>
            </w:r>
          </w:p>
        </w:tc>
      </w:tr>
    </w:tbl>
    <w:p w14:paraId="5608160F" w14:textId="77777777" w:rsidR="0091271C" w:rsidRDefault="0091271C" w:rsidP="00017304">
      <w:pPr>
        <w:pStyle w:val="ListParagraph"/>
        <w:numPr>
          <w:ilvl w:val="0"/>
          <w:numId w:val="236"/>
        </w:numPr>
      </w:pPr>
      <w:r>
        <w:t>If there is no CA, Rel.15 UE should be able to support Rel.14 UE capabilities</w:t>
      </w:r>
    </w:p>
    <w:p w14:paraId="0F4321C8" w14:textId="77777777" w:rsidR="0091271C" w:rsidRDefault="0091271C" w:rsidP="0091271C">
      <w:pPr>
        <w:rPr>
          <w:lang w:eastAsia="x-none"/>
        </w:rPr>
      </w:pPr>
    </w:p>
    <w:p w14:paraId="1D73B174" w14:textId="3A9D9E3E" w:rsidR="0091271C" w:rsidRDefault="0058452E" w:rsidP="0091271C">
      <w:pPr>
        <w:rPr>
          <w:lang w:eastAsia="x-none"/>
        </w:rPr>
      </w:pPr>
      <w:hyperlink r:id="rId383" w:history="1">
        <w:r w:rsidR="000F2B08">
          <w:rPr>
            <w:rStyle w:val="Hyperlink"/>
            <w:lang w:eastAsia="x-none"/>
          </w:rPr>
          <w:t>R1-1806950</w:t>
        </w:r>
      </w:hyperlink>
      <w:r w:rsidR="0091271C">
        <w:rPr>
          <w:lang w:eastAsia="x-none"/>
        </w:rPr>
        <w:tab/>
        <w:t>Introducing sTTI to V2X mode 3</w:t>
      </w:r>
      <w:r w:rsidR="0091271C">
        <w:rPr>
          <w:lang w:eastAsia="x-none"/>
        </w:rPr>
        <w:tab/>
        <w:t>Panasonic</w:t>
      </w:r>
    </w:p>
    <w:p w14:paraId="7A6B60AA" w14:textId="488F6518" w:rsidR="0091271C" w:rsidRDefault="0058452E" w:rsidP="0091271C">
      <w:pPr>
        <w:rPr>
          <w:lang w:eastAsia="x-none"/>
        </w:rPr>
      </w:pPr>
      <w:hyperlink r:id="rId384" w:history="1">
        <w:r w:rsidR="000F2B08">
          <w:rPr>
            <w:rStyle w:val="Hyperlink"/>
            <w:lang w:eastAsia="x-none"/>
          </w:rPr>
          <w:t>R1-1806999</w:t>
        </w:r>
      </w:hyperlink>
      <w:r w:rsidR="0091271C">
        <w:rPr>
          <w:lang w:eastAsia="x-none"/>
        </w:rPr>
        <w:tab/>
        <w:t>eV2X UE capabilities</w:t>
      </w:r>
      <w:r w:rsidR="0091271C">
        <w:rPr>
          <w:lang w:eastAsia="x-none"/>
        </w:rPr>
        <w:tab/>
        <w:t>Nokia, Nokia Shanghai Bell</w:t>
      </w:r>
    </w:p>
    <w:p w14:paraId="04685C70" w14:textId="2B074CB1" w:rsidR="0091271C" w:rsidRDefault="0058452E" w:rsidP="0091271C">
      <w:pPr>
        <w:rPr>
          <w:lang w:eastAsia="x-none"/>
        </w:rPr>
      </w:pPr>
      <w:hyperlink r:id="rId385" w:history="1">
        <w:r w:rsidR="000F2B08">
          <w:rPr>
            <w:rStyle w:val="Hyperlink"/>
            <w:lang w:eastAsia="x-none"/>
          </w:rPr>
          <w:t>R1-1807000</w:t>
        </w:r>
      </w:hyperlink>
      <w:r w:rsidR="0091271C">
        <w:rPr>
          <w:lang w:eastAsia="x-none"/>
        </w:rPr>
        <w:tab/>
        <w:t>Introduction of 10 ms sidelink SPS period</w:t>
      </w:r>
      <w:r w:rsidR="0091271C">
        <w:rPr>
          <w:lang w:eastAsia="x-none"/>
        </w:rPr>
        <w:tab/>
        <w:t>Nokia, Nokia Shanghai Bell</w:t>
      </w:r>
    </w:p>
    <w:p w14:paraId="6C51F16D" w14:textId="6EE4CAD2" w:rsidR="00966D15" w:rsidRDefault="00966D15" w:rsidP="00EA0210">
      <w:pPr>
        <w:pStyle w:val="Heading3"/>
        <w:ind w:left="720"/>
        <w:rPr>
          <w:rFonts w:cs="Times"/>
          <w:i/>
          <w:iCs/>
          <w:color w:val="0000FF"/>
          <w:szCs w:val="20"/>
          <w:u w:val="single"/>
        </w:rPr>
      </w:pPr>
      <w:bookmarkStart w:id="114" w:name="_Toc516232555"/>
      <w:r w:rsidRPr="00966D15">
        <w:t>Even further enhanced MTC for LTE</w:t>
      </w:r>
      <w:bookmarkEnd w:id="90"/>
      <w:r>
        <w:t xml:space="preserve"> - </w:t>
      </w:r>
      <w:r w:rsidRPr="00966D15">
        <w:rPr>
          <w:rFonts w:cs="Times"/>
          <w:i/>
          <w:iCs/>
          <w:szCs w:val="20"/>
        </w:rPr>
        <w:t xml:space="preserve">WID in </w:t>
      </w:r>
      <w:hyperlink r:id="rId386" w:history="1">
        <w:r w:rsidRPr="00966D15">
          <w:rPr>
            <w:rFonts w:cs="Times"/>
            <w:i/>
            <w:iCs/>
            <w:color w:val="0000FF"/>
            <w:szCs w:val="20"/>
            <w:u w:val="single"/>
          </w:rPr>
          <w:t>RP-172811</w:t>
        </w:r>
        <w:bookmarkEnd w:id="114"/>
      </w:hyperlink>
    </w:p>
    <w:p w14:paraId="4E5EFED6" w14:textId="2E9B4B08" w:rsidR="00CF02E6" w:rsidRPr="00CF02E6" w:rsidRDefault="0058452E" w:rsidP="00CF02E6">
      <w:pPr>
        <w:rPr>
          <w:b/>
        </w:rPr>
      </w:pPr>
      <w:hyperlink r:id="rId387" w:history="1">
        <w:r w:rsidR="000F2B08">
          <w:rPr>
            <w:rStyle w:val="Hyperlink"/>
            <w:b/>
          </w:rPr>
          <w:t>R1-1807536</w:t>
        </w:r>
      </w:hyperlink>
      <w:r w:rsidR="00CF02E6" w:rsidRPr="00CF02E6">
        <w:rPr>
          <w:b/>
        </w:rPr>
        <w:tab/>
        <w:t>Chairman's notes of AI 6.2.6 even further enhanced MTC for LTE</w:t>
      </w:r>
      <w:r w:rsidR="00CF02E6" w:rsidRPr="00CF02E6">
        <w:rPr>
          <w:b/>
        </w:rPr>
        <w:tab/>
        <w:t>Ad-Hoc chair (NTT DOCOMO</w:t>
      </w:r>
      <w:r w:rsidR="00CF02E6" w:rsidRPr="00CF02E6">
        <w:rPr>
          <w:rFonts w:hint="eastAsia"/>
          <w:b/>
        </w:rPr>
        <w:t>, INC.</w:t>
      </w:r>
      <w:r w:rsidR="00CF02E6" w:rsidRPr="00CF02E6">
        <w:rPr>
          <w:b/>
        </w:rPr>
        <w:t>)</w:t>
      </w:r>
    </w:p>
    <w:p w14:paraId="2D632B5D" w14:textId="6D049F3A" w:rsidR="00CF02E6" w:rsidRPr="00CF02E6" w:rsidRDefault="00CF02E6" w:rsidP="00CF02E6">
      <w:pPr>
        <w:ind w:left="720" w:hanging="720"/>
        <w:rPr>
          <w:lang w:val="en-US"/>
        </w:rPr>
      </w:pPr>
      <w:r w:rsidRPr="00777035">
        <w:rPr>
          <w:rFonts w:ascii="Times New Roman" w:hAnsi="Times New Roman"/>
          <w:b/>
          <w:szCs w:val="20"/>
        </w:rPr>
        <w:t xml:space="preserve">Decision: </w:t>
      </w:r>
      <w:r w:rsidRPr="00CF02E6">
        <w:rPr>
          <w:lang w:val="en-US"/>
        </w:rPr>
        <w:t xml:space="preserve">Contents </w:t>
      </w:r>
      <w:r>
        <w:rPr>
          <w:lang w:val="en-US"/>
        </w:rPr>
        <w:t xml:space="preserve">are </w:t>
      </w:r>
      <w:r w:rsidRPr="00CF02E6">
        <w:rPr>
          <w:lang w:val="en-US"/>
        </w:rPr>
        <w:t>incorporated below</w:t>
      </w:r>
      <w:r>
        <w:rPr>
          <w:lang w:val="en-US"/>
        </w:rPr>
        <w:t xml:space="preserve">. </w:t>
      </w:r>
      <w:r w:rsidRPr="00777035">
        <w:rPr>
          <w:rFonts w:ascii="Times New Roman" w:hAnsi="Times New Roman"/>
          <w:szCs w:val="20"/>
        </w:rPr>
        <w:t xml:space="preserve">The </w:t>
      </w:r>
      <w:r>
        <w:rPr>
          <w:rFonts w:ascii="Times New Roman" w:hAnsi="Times New Roman"/>
          <w:szCs w:val="20"/>
        </w:rPr>
        <w:t>document is endorsed</w:t>
      </w:r>
      <w:r w:rsidRPr="00CF02E6">
        <w:rPr>
          <w:lang w:val="en-US"/>
        </w:rPr>
        <w:t xml:space="preserve"> with updates.</w:t>
      </w:r>
    </w:p>
    <w:p w14:paraId="2230B735" w14:textId="56740010" w:rsidR="00CF02E6" w:rsidRDefault="00CF02E6" w:rsidP="00CF02E6">
      <w:pPr>
        <w:rPr>
          <w:lang w:val="en-US"/>
        </w:rPr>
      </w:pPr>
    </w:p>
    <w:p w14:paraId="6F621A5D" w14:textId="6DF4870D" w:rsidR="006B4394" w:rsidRDefault="006B4394" w:rsidP="00826242">
      <w:pPr>
        <w:rPr>
          <w:lang w:eastAsia="x-none"/>
        </w:rPr>
      </w:pPr>
      <w:bookmarkStart w:id="115" w:name="_Toc513839854"/>
    </w:p>
    <w:p w14:paraId="7AD9AC42" w14:textId="2FBD14ED" w:rsidR="00CF02E6" w:rsidRPr="00CF02E6" w:rsidRDefault="00CF02E6" w:rsidP="00DB17E3">
      <w:pPr>
        <w:rPr>
          <w:b/>
          <w:lang w:eastAsia="x-none"/>
        </w:rPr>
      </w:pPr>
      <w:r w:rsidRPr="00CF02E6">
        <w:rPr>
          <w:b/>
          <w:lang w:eastAsia="x-none"/>
        </w:rPr>
        <w:t>Friday</w:t>
      </w:r>
    </w:p>
    <w:p w14:paraId="1024B110" w14:textId="5557F303" w:rsidR="00CF02E6" w:rsidRPr="00CF02E6" w:rsidRDefault="0058452E" w:rsidP="00CF02E6">
      <w:pPr>
        <w:ind w:left="720" w:hanging="720"/>
        <w:rPr>
          <w:b/>
          <w:noProof/>
        </w:rPr>
      </w:pPr>
      <w:hyperlink r:id="rId388" w:history="1">
        <w:r w:rsidR="000F2B08">
          <w:rPr>
            <w:rStyle w:val="Hyperlink"/>
            <w:rFonts w:eastAsia="DengXian"/>
            <w:b/>
            <w:lang w:eastAsia="ja-JP"/>
          </w:rPr>
          <w:t>R1-1807568</w:t>
        </w:r>
      </w:hyperlink>
      <w:r w:rsidR="00CF02E6" w:rsidRPr="00CF02E6">
        <w:rPr>
          <w:rFonts w:eastAsia="DengXian"/>
          <w:b/>
          <w:lang w:eastAsia="ja-JP"/>
        </w:rPr>
        <w:tab/>
      </w:r>
      <w:r w:rsidR="00CF02E6" w:rsidRPr="00CF02E6">
        <w:rPr>
          <w:b/>
          <w:noProof/>
        </w:rPr>
        <w:t>Introduction of Rel-15 LTE eMTC physical layer aspects</w:t>
      </w:r>
      <w:r w:rsidR="00CF02E6" w:rsidRPr="00CF02E6">
        <w:rPr>
          <w:b/>
          <w:noProof/>
        </w:rPr>
        <w:tab/>
        <w:t>Ericsson</w:t>
      </w:r>
    </w:p>
    <w:p w14:paraId="6AA97EF0" w14:textId="5EBB3A9D" w:rsidR="00CF02E6" w:rsidRDefault="00CF02E6" w:rsidP="00CF02E6">
      <w:pPr>
        <w:ind w:left="720" w:hanging="720"/>
        <w:rPr>
          <w:rFonts w:eastAsia="DengXian"/>
          <w:lang w:eastAsia="ja-JP"/>
        </w:rPr>
      </w:pPr>
      <w:r w:rsidRPr="00777035">
        <w:rPr>
          <w:rFonts w:ascii="Times New Roman" w:hAnsi="Times New Roman"/>
          <w:b/>
          <w:szCs w:val="20"/>
        </w:rPr>
        <w:t xml:space="preserve">Decision: </w:t>
      </w:r>
      <w:r w:rsidRPr="00CF02E6">
        <w:rPr>
          <w:rFonts w:eastAsia="DengXian"/>
          <w:lang w:eastAsia="ja-JP"/>
        </w:rPr>
        <w:t xml:space="preserve">The draft CR </w:t>
      </w:r>
      <w:r>
        <w:rPr>
          <w:rFonts w:eastAsia="DengXian"/>
          <w:lang w:eastAsia="ja-JP"/>
        </w:rPr>
        <w:t>(36.300</w:t>
      </w:r>
      <w:r w:rsidR="00B873E7">
        <w:rPr>
          <w:rFonts w:eastAsia="DengXian"/>
          <w:lang w:eastAsia="ja-JP"/>
        </w:rPr>
        <w:t>, Rel-15, B)</w:t>
      </w:r>
      <w:r>
        <w:rPr>
          <w:rFonts w:eastAsia="DengXian"/>
          <w:lang w:eastAsia="ja-JP"/>
        </w:rPr>
        <w:t xml:space="preserve"> </w:t>
      </w:r>
      <w:r w:rsidRPr="00CF02E6">
        <w:rPr>
          <w:rFonts w:eastAsia="DengXian"/>
          <w:lang w:eastAsia="ja-JP"/>
        </w:rPr>
        <w:t xml:space="preserve">is </w:t>
      </w:r>
      <w:r w:rsidRPr="00CF02E6">
        <w:rPr>
          <w:rFonts w:eastAsia="DengXian"/>
          <w:highlight w:val="green"/>
          <w:lang w:eastAsia="ja-JP"/>
        </w:rPr>
        <w:t>endorsed</w:t>
      </w:r>
      <w:r w:rsidR="00826242">
        <w:rPr>
          <w:rFonts w:eastAsia="DengXian"/>
          <w:lang w:eastAsia="ja-JP"/>
        </w:rPr>
        <w:t>.</w:t>
      </w:r>
    </w:p>
    <w:p w14:paraId="7DDDEDB0" w14:textId="4D68526C" w:rsidR="006B4394" w:rsidRPr="003F545B" w:rsidRDefault="0058452E" w:rsidP="006B4394">
      <w:pPr>
        <w:rPr>
          <w:b/>
          <w:lang w:eastAsia="ja-JP"/>
        </w:rPr>
      </w:pPr>
      <w:hyperlink r:id="rId389" w:history="1">
        <w:r w:rsidR="000F2B08">
          <w:rPr>
            <w:rStyle w:val="Hyperlink"/>
            <w:b/>
            <w:lang w:eastAsia="ja-JP"/>
          </w:rPr>
          <w:t>R1-1807556</w:t>
        </w:r>
      </w:hyperlink>
      <w:r w:rsidR="006B4394" w:rsidRPr="003F545B">
        <w:rPr>
          <w:b/>
          <w:lang w:eastAsia="ja-JP"/>
        </w:rPr>
        <w:tab/>
        <w:t>Introduction of even further enhanced MTC for LTE in 36.213, s00-s05</w:t>
      </w:r>
      <w:r w:rsidR="006B4394" w:rsidRPr="003F545B">
        <w:rPr>
          <w:b/>
          <w:lang w:eastAsia="ja-JP"/>
        </w:rPr>
        <w:tab/>
        <w:t>Motorola Mobility</w:t>
      </w:r>
    </w:p>
    <w:p w14:paraId="45F47265" w14:textId="3C7D1D16" w:rsidR="006B4394" w:rsidRPr="003F545B" w:rsidRDefault="0058452E" w:rsidP="006B4394">
      <w:pPr>
        <w:rPr>
          <w:b/>
          <w:lang w:eastAsia="ja-JP"/>
        </w:rPr>
      </w:pPr>
      <w:hyperlink r:id="rId390" w:history="1">
        <w:r w:rsidR="000F2B08">
          <w:rPr>
            <w:rStyle w:val="Hyperlink"/>
            <w:b/>
            <w:lang w:eastAsia="ja-JP"/>
          </w:rPr>
          <w:t>R1-1807557</w:t>
        </w:r>
      </w:hyperlink>
      <w:r w:rsidR="006B4394" w:rsidRPr="003F545B">
        <w:rPr>
          <w:b/>
          <w:lang w:eastAsia="ja-JP"/>
        </w:rPr>
        <w:tab/>
        <w:t>Introduction of even further enhanced MTC for LTE in 36.213, s06-s07</w:t>
      </w:r>
      <w:r w:rsidR="006B4394" w:rsidRPr="003F545B">
        <w:rPr>
          <w:b/>
          <w:lang w:eastAsia="ja-JP"/>
        </w:rPr>
        <w:tab/>
        <w:t>Motorola Mobility</w:t>
      </w:r>
    </w:p>
    <w:p w14:paraId="4DD57777" w14:textId="541AD4D7" w:rsidR="006B4394" w:rsidRPr="003F545B" w:rsidRDefault="0058452E" w:rsidP="006B4394">
      <w:pPr>
        <w:rPr>
          <w:b/>
          <w:lang w:eastAsia="ja-JP"/>
        </w:rPr>
      </w:pPr>
      <w:hyperlink r:id="rId391" w:history="1">
        <w:r w:rsidR="000F2B08">
          <w:rPr>
            <w:rStyle w:val="Hyperlink"/>
            <w:b/>
            <w:lang w:eastAsia="ja-JP"/>
          </w:rPr>
          <w:t>R1-1807558</w:t>
        </w:r>
      </w:hyperlink>
      <w:r w:rsidR="006B4394" w:rsidRPr="003F545B">
        <w:rPr>
          <w:b/>
          <w:lang w:eastAsia="ja-JP"/>
        </w:rPr>
        <w:tab/>
        <w:t>Introduction of even further enhanced MTC for LTE in 36.213, s08-s09</w:t>
      </w:r>
      <w:r w:rsidR="006B4394" w:rsidRPr="003F545B">
        <w:rPr>
          <w:b/>
          <w:lang w:eastAsia="ja-JP"/>
        </w:rPr>
        <w:tab/>
        <w:t>Motorola Mobility</w:t>
      </w:r>
    </w:p>
    <w:p w14:paraId="1154E3DB" w14:textId="316C9760" w:rsidR="006B4394" w:rsidRPr="006B4BA2" w:rsidRDefault="006B4394" w:rsidP="006B4394">
      <w:pPr>
        <w:ind w:left="720" w:hanging="720"/>
        <w:rPr>
          <w:lang w:eastAsia="ja-JP"/>
        </w:rPr>
      </w:pPr>
      <w:r w:rsidRPr="00777035">
        <w:rPr>
          <w:rFonts w:ascii="Times New Roman" w:hAnsi="Times New Roman"/>
          <w:b/>
          <w:szCs w:val="20"/>
        </w:rPr>
        <w:t>Decision:</w:t>
      </w:r>
      <w:r w:rsidRPr="00FE5B8F">
        <w:rPr>
          <w:rFonts w:ascii="Times New Roman" w:hAnsi="Times New Roman"/>
          <w:szCs w:val="20"/>
        </w:rPr>
        <w:t xml:space="preserve"> </w:t>
      </w:r>
      <w:r w:rsidRPr="006B4BA2">
        <w:rPr>
          <w:lang w:eastAsia="ja-JP"/>
        </w:rPr>
        <w:t xml:space="preserve">The above 3 CRs are </w:t>
      </w:r>
      <w:r w:rsidRPr="006B4BA2">
        <w:rPr>
          <w:highlight w:val="green"/>
          <w:lang w:eastAsia="ja-JP"/>
        </w:rPr>
        <w:t>endorsed</w:t>
      </w:r>
      <w:r w:rsidRPr="006B4BA2">
        <w:rPr>
          <w:lang w:eastAsia="ja-JP"/>
        </w:rPr>
        <w:t xml:space="preserve">. </w:t>
      </w:r>
      <w:r>
        <w:rPr>
          <w:lang w:eastAsia="ja-JP"/>
        </w:rPr>
        <w:t xml:space="preserve">Common understanding is to use these CRs </w:t>
      </w:r>
      <w:r w:rsidRPr="006B4BA2">
        <w:rPr>
          <w:lang w:eastAsia="ja-JP"/>
        </w:rPr>
        <w:t>as the basis for next update</w:t>
      </w:r>
      <w:r>
        <w:rPr>
          <w:lang w:eastAsia="ja-JP"/>
        </w:rPr>
        <w:t>.</w:t>
      </w:r>
    </w:p>
    <w:p w14:paraId="00B5F0F3" w14:textId="3BF26EC2" w:rsidR="006B4394" w:rsidRDefault="0058452E" w:rsidP="006B4394">
      <w:pPr>
        <w:pBdr>
          <w:top w:val="single" w:sz="4" w:space="1" w:color="auto"/>
        </w:pBdr>
        <w:rPr>
          <w:lang w:eastAsia="x-none"/>
        </w:rPr>
      </w:pPr>
      <w:hyperlink r:id="rId392" w:history="1">
        <w:r w:rsidR="000F2B08">
          <w:rPr>
            <w:rStyle w:val="Hyperlink"/>
            <w:lang w:eastAsia="x-none"/>
          </w:rPr>
          <w:t>R1-1807310</w:t>
        </w:r>
      </w:hyperlink>
      <w:r w:rsidR="006B4394">
        <w:rPr>
          <w:lang w:eastAsia="x-none"/>
        </w:rPr>
        <w:tab/>
        <w:t>Introduction of even further enhancements of eMTC</w:t>
      </w:r>
      <w:r w:rsidR="006B4394">
        <w:rPr>
          <w:lang w:eastAsia="x-none"/>
        </w:rPr>
        <w:tab/>
        <w:t>Huawei, HiSilicon</w:t>
      </w:r>
    </w:p>
    <w:p w14:paraId="5EE94A14" w14:textId="77777777" w:rsidR="006B4394" w:rsidRPr="003D783B" w:rsidRDefault="006B4394" w:rsidP="006B4394">
      <w:pPr>
        <w:ind w:left="720" w:hanging="720"/>
      </w:pPr>
      <w:r w:rsidRPr="00777035">
        <w:rPr>
          <w:rFonts w:ascii="Times New Roman" w:hAnsi="Times New Roman"/>
          <w:b/>
          <w:szCs w:val="20"/>
        </w:rPr>
        <w:t>Decision:</w:t>
      </w:r>
      <w:r w:rsidRPr="00FE5B8F">
        <w:rPr>
          <w:rFonts w:ascii="Times New Roman" w:hAnsi="Times New Roman"/>
          <w:szCs w:val="20"/>
        </w:rPr>
        <w:t xml:space="preserve"> Draft CR to 36.21</w:t>
      </w:r>
      <w:r>
        <w:rPr>
          <w:rFonts w:ascii="Times New Roman" w:hAnsi="Times New Roman"/>
          <w:szCs w:val="20"/>
        </w:rPr>
        <w:t>2</w:t>
      </w:r>
      <w:r w:rsidRPr="00FE5B8F">
        <w:rPr>
          <w:rFonts w:ascii="Times New Roman" w:hAnsi="Times New Roman"/>
          <w:szCs w:val="20"/>
        </w:rPr>
        <w:t xml:space="preserve"> </w:t>
      </w:r>
      <w:r w:rsidRPr="00FE5B8F">
        <w:rPr>
          <w:rFonts w:ascii="Times New Roman" w:hAnsi="Times New Roman"/>
          <w:szCs w:val="20"/>
          <w:highlight w:val="green"/>
        </w:rPr>
        <w:t>endorsed by email</w:t>
      </w:r>
      <w:r w:rsidRPr="00FE5B8F">
        <w:rPr>
          <w:rFonts w:ascii="Times New Roman" w:hAnsi="Times New Roman"/>
          <w:szCs w:val="20"/>
        </w:rPr>
        <w:t xml:space="preserve"> (May 1</w:t>
      </w:r>
      <w:r>
        <w:rPr>
          <w:rFonts w:ascii="Times New Roman" w:hAnsi="Times New Roman"/>
          <w:szCs w:val="20"/>
        </w:rPr>
        <w:t>2</w:t>
      </w:r>
      <w:r w:rsidRPr="00FE5B8F">
        <w:rPr>
          <w:rFonts w:ascii="Times New Roman" w:hAnsi="Times New Roman"/>
          <w:szCs w:val="20"/>
          <w:vertAlign w:val="superscript"/>
        </w:rPr>
        <w:t>th</w:t>
      </w:r>
      <w:r w:rsidRPr="00FE5B8F">
        <w:rPr>
          <w:rFonts w:ascii="Times New Roman" w:hAnsi="Times New Roman"/>
          <w:szCs w:val="20"/>
        </w:rPr>
        <w:t>) as result of email thread [92b-LTE-0</w:t>
      </w:r>
      <w:r>
        <w:rPr>
          <w:rFonts w:ascii="Times New Roman" w:hAnsi="Times New Roman"/>
          <w:szCs w:val="20"/>
        </w:rPr>
        <w:t>7</w:t>
      </w:r>
      <w:r w:rsidRPr="00FE5B8F">
        <w:rPr>
          <w:rFonts w:ascii="Times New Roman" w:hAnsi="Times New Roman"/>
          <w:szCs w:val="20"/>
        </w:rPr>
        <w:t>-21</w:t>
      </w:r>
      <w:r>
        <w:rPr>
          <w:rFonts w:ascii="Times New Roman" w:hAnsi="Times New Roman"/>
          <w:szCs w:val="20"/>
        </w:rPr>
        <w:t>2</w:t>
      </w:r>
      <w:r w:rsidRPr="00FE5B8F">
        <w:rPr>
          <w:rFonts w:ascii="Times New Roman" w:hAnsi="Times New Roman"/>
          <w:szCs w:val="20"/>
        </w:rPr>
        <w:t>]</w:t>
      </w:r>
      <w:r w:rsidRPr="00FE5B8F">
        <w:t>.</w:t>
      </w:r>
    </w:p>
    <w:p w14:paraId="36CBDD20" w14:textId="5E0AF77F" w:rsidR="006B4394" w:rsidRDefault="0058452E" w:rsidP="006B4394">
      <w:pPr>
        <w:rPr>
          <w:lang w:eastAsia="x-none"/>
        </w:rPr>
      </w:pPr>
      <w:hyperlink r:id="rId393" w:history="1">
        <w:r w:rsidR="000F2B08">
          <w:rPr>
            <w:rStyle w:val="Hyperlink"/>
            <w:lang w:eastAsia="x-none"/>
          </w:rPr>
          <w:t>R1-1807409</w:t>
        </w:r>
      </w:hyperlink>
      <w:r w:rsidR="006B4394">
        <w:rPr>
          <w:lang w:eastAsia="x-none"/>
        </w:rPr>
        <w:tab/>
        <w:t>Introduction of Even Further Enhanced MTC for LTE</w:t>
      </w:r>
      <w:r w:rsidR="006B4394">
        <w:rPr>
          <w:lang w:eastAsia="x-none"/>
        </w:rPr>
        <w:tab/>
        <w:t>Ericsson</w:t>
      </w:r>
    </w:p>
    <w:p w14:paraId="45EEDD3B" w14:textId="77777777" w:rsidR="006B4394" w:rsidRPr="003D783B" w:rsidRDefault="006B4394" w:rsidP="006B4394">
      <w:pPr>
        <w:ind w:left="720" w:hanging="720"/>
      </w:pPr>
      <w:r w:rsidRPr="00777035">
        <w:rPr>
          <w:rFonts w:ascii="Times New Roman" w:hAnsi="Times New Roman"/>
          <w:b/>
          <w:szCs w:val="20"/>
        </w:rPr>
        <w:t>Decision:</w:t>
      </w:r>
      <w:r w:rsidRPr="00FE5B8F">
        <w:rPr>
          <w:rFonts w:ascii="Times New Roman" w:hAnsi="Times New Roman"/>
          <w:szCs w:val="20"/>
        </w:rPr>
        <w:t xml:space="preserve"> Draft CR to 36.21</w:t>
      </w:r>
      <w:r>
        <w:rPr>
          <w:rFonts w:ascii="Times New Roman" w:hAnsi="Times New Roman"/>
          <w:szCs w:val="20"/>
        </w:rPr>
        <w:t>1</w:t>
      </w:r>
      <w:r w:rsidRPr="00FE5B8F">
        <w:rPr>
          <w:rFonts w:ascii="Times New Roman" w:hAnsi="Times New Roman"/>
          <w:szCs w:val="20"/>
        </w:rPr>
        <w:t xml:space="preserve"> </w:t>
      </w:r>
      <w:r w:rsidRPr="00FE5B8F">
        <w:rPr>
          <w:rFonts w:ascii="Times New Roman" w:hAnsi="Times New Roman"/>
          <w:szCs w:val="20"/>
          <w:highlight w:val="green"/>
        </w:rPr>
        <w:t>endorsed by email</w:t>
      </w:r>
      <w:r w:rsidRPr="00FE5B8F">
        <w:rPr>
          <w:rFonts w:ascii="Times New Roman" w:hAnsi="Times New Roman"/>
          <w:szCs w:val="20"/>
        </w:rPr>
        <w:t xml:space="preserve"> (May 1</w:t>
      </w:r>
      <w:r>
        <w:rPr>
          <w:rFonts w:ascii="Times New Roman" w:hAnsi="Times New Roman"/>
          <w:szCs w:val="20"/>
        </w:rPr>
        <w:t>4</w:t>
      </w:r>
      <w:r w:rsidRPr="00FE5B8F">
        <w:rPr>
          <w:rFonts w:ascii="Times New Roman" w:hAnsi="Times New Roman"/>
          <w:szCs w:val="20"/>
          <w:vertAlign w:val="superscript"/>
        </w:rPr>
        <w:t>th</w:t>
      </w:r>
      <w:r w:rsidRPr="00FE5B8F">
        <w:rPr>
          <w:rFonts w:ascii="Times New Roman" w:hAnsi="Times New Roman"/>
          <w:szCs w:val="20"/>
        </w:rPr>
        <w:t>) as result of email thread [92b-LTE-0</w:t>
      </w:r>
      <w:r>
        <w:rPr>
          <w:rFonts w:ascii="Times New Roman" w:hAnsi="Times New Roman"/>
          <w:szCs w:val="20"/>
        </w:rPr>
        <w:t>7</w:t>
      </w:r>
      <w:r w:rsidRPr="00FE5B8F">
        <w:rPr>
          <w:rFonts w:ascii="Times New Roman" w:hAnsi="Times New Roman"/>
          <w:szCs w:val="20"/>
        </w:rPr>
        <w:t>-21</w:t>
      </w:r>
      <w:r>
        <w:rPr>
          <w:rFonts w:ascii="Times New Roman" w:hAnsi="Times New Roman"/>
          <w:szCs w:val="20"/>
        </w:rPr>
        <w:t>1</w:t>
      </w:r>
      <w:r w:rsidRPr="00FE5B8F">
        <w:rPr>
          <w:rFonts w:ascii="Times New Roman" w:hAnsi="Times New Roman"/>
          <w:szCs w:val="20"/>
        </w:rPr>
        <w:t>]</w:t>
      </w:r>
      <w:r w:rsidRPr="00FE5B8F">
        <w:t>.</w:t>
      </w:r>
    </w:p>
    <w:p w14:paraId="4FC489CD" w14:textId="77777777" w:rsidR="006B4394" w:rsidRPr="00CF02E6" w:rsidRDefault="006B4394" w:rsidP="006B4394">
      <w:pPr>
        <w:pBdr>
          <w:top w:val="single" w:sz="4" w:space="1" w:color="auto"/>
        </w:pBdr>
        <w:ind w:left="720" w:hanging="720"/>
        <w:rPr>
          <w:rFonts w:ascii="Times New Roman" w:hAnsi="Times New Roman"/>
          <w:szCs w:val="20"/>
        </w:rPr>
      </w:pPr>
    </w:p>
    <w:p w14:paraId="0377AC03" w14:textId="77777777" w:rsidR="00CF02E6" w:rsidRPr="00CF02E6" w:rsidRDefault="00CF02E6" w:rsidP="00CF02E6">
      <w:pPr>
        <w:ind w:left="720" w:hanging="720"/>
        <w:rPr>
          <w:rFonts w:eastAsia="DengXian"/>
          <w:lang w:eastAsia="ja-JP"/>
        </w:rPr>
      </w:pPr>
    </w:p>
    <w:p w14:paraId="210E9501" w14:textId="4765B364" w:rsidR="00CF02E6" w:rsidRPr="00B873E7" w:rsidRDefault="0058452E" w:rsidP="00CF02E6">
      <w:pPr>
        <w:ind w:left="720" w:hanging="720"/>
        <w:rPr>
          <w:b/>
          <w:lang w:eastAsia="x-none"/>
        </w:rPr>
      </w:pPr>
      <w:hyperlink r:id="rId394" w:history="1">
        <w:r w:rsidR="000F2B08">
          <w:rPr>
            <w:rStyle w:val="Hyperlink"/>
            <w:rFonts w:eastAsia="DengXian"/>
            <w:b/>
            <w:lang w:eastAsia="ja-JP"/>
          </w:rPr>
          <w:t>R1-1807578</w:t>
        </w:r>
      </w:hyperlink>
      <w:r w:rsidR="00CF02E6" w:rsidRPr="00B873E7">
        <w:rPr>
          <w:rFonts w:eastAsia="DengXian"/>
          <w:b/>
          <w:lang w:eastAsia="ja-JP"/>
        </w:rPr>
        <w:tab/>
        <w:t xml:space="preserve">L1 parameter list of </w:t>
      </w:r>
      <w:r w:rsidR="00CF02E6" w:rsidRPr="00B873E7">
        <w:rPr>
          <w:b/>
          <w:lang w:eastAsia="x-none"/>
        </w:rPr>
        <w:t>even further enhancements of eMTC</w:t>
      </w:r>
      <w:r w:rsidR="00CF02E6" w:rsidRPr="00B873E7">
        <w:rPr>
          <w:b/>
          <w:lang w:eastAsia="x-none"/>
        </w:rPr>
        <w:tab/>
        <w:t>Ericsson</w:t>
      </w:r>
    </w:p>
    <w:p w14:paraId="47771DC1" w14:textId="2072A17B" w:rsidR="00CF02E6" w:rsidRPr="00CF02E6" w:rsidRDefault="00B873E7" w:rsidP="00CF02E6">
      <w:pPr>
        <w:ind w:left="720" w:hanging="720"/>
        <w:rPr>
          <w:szCs w:val="20"/>
          <w:lang w:eastAsia="x-none"/>
        </w:rPr>
      </w:pPr>
      <w:r w:rsidRPr="00777035">
        <w:rPr>
          <w:rFonts w:ascii="Times New Roman" w:hAnsi="Times New Roman"/>
          <w:b/>
          <w:szCs w:val="20"/>
        </w:rPr>
        <w:t>Decision:</w:t>
      </w:r>
      <w:r>
        <w:rPr>
          <w:rFonts w:ascii="Times New Roman" w:hAnsi="Times New Roman"/>
          <w:b/>
          <w:szCs w:val="20"/>
        </w:rPr>
        <w:t xml:space="preserve"> </w:t>
      </w:r>
      <w:r w:rsidRPr="00206A0E">
        <w:rPr>
          <w:rFonts w:ascii="Times New Roman" w:hAnsi="Times New Roman"/>
          <w:szCs w:val="20"/>
        </w:rPr>
        <w:t xml:space="preserve">The </w:t>
      </w:r>
      <w:r w:rsidR="00206A0E" w:rsidRPr="00206A0E">
        <w:rPr>
          <w:rFonts w:ascii="Times New Roman" w:hAnsi="Times New Roman"/>
          <w:szCs w:val="20"/>
        </w:rPr>
        <w:t xml:space="preserve">list </w:t>
      </w:r>
      <w:r w:rsidR="00CF02E6" w:rsidRPr="00206A0E">
        <w:rPr>
          <w:szCs w:val="20"/>
          <w:lang w:eastAsia="x-none"/>
        </w:rPr>
        <w:t>i</w:t>
      </w:r>
      <w:r w:rsidR="00CF02E6" w:rsidRPr="00CF02E6">
        <w:rPr>
          <w:szCs w:val="20"/>
          <w:lang w:eastAsia="x-none"/>
        </w:rPr>
        <w:t>s a</w:t>
      </w:r>
      <w:r w:rsidR="00A34845">
        <w:rPr>
          <w:szCs w:val="20"/>
          <w:lang w:eastAsia="x-none"/>
        </w:rPr>
        <w:t xml:space="preserve">greed assuming the following </w:t>
      </w:r>
      <w:r w:rsidR="00CF02E6" w:rsidRPr="00CF02E6">
        <w:rPr>
          <w:szCs w:val="20"/>
          <w:lang w:eastAsia="x-none"/>
        </w:rPr>
        <w:t>update:</w:t>
      </w:r>
    </w:p>
    <w:p w14:paraId="3FBD5F83" w14:textId="77777777" w:rsidR="00CF02E6" w:rsidRPr="00CF02E6" w:rsidRDefault="00CF02E6" w:rsidP="00613418">
      <w:pPr>
        <w:numPr>
          <w:ilvl w:val="0"/>
          <w:numId w:val="33"/>
        </w:numPr>
        <w:rPr>
          <w:szCs w:val="20"/>
          <w:lang w:eastAsia="x-none"/>
        </w:rPr>
      </w:pPr>
      <w:r w:rsidRPr="00CF02E6">
        <w:rPr>
          <w:szCs w:val="20"/>
          <w:lang w:eastAsia="x-none"/>
        </w:rPr>
        <w:t>Update H15 to “{40, 80, 160, 240} [ms]”</w:t>
      </w:r>
    </w:p>
    <w:p w14:paraId="5F05FBBB" w14:textId="7C8AC641" w:rsidR="00CF02E6" w:rsidRPr="00CF02E6" w:rsidRDefault="00CF02E6" w:rsidP="00CF02E6">
      <w:pPr>
        <w:ind w:left="720" w:hanging="720"/>
        <w:rPr>
          <w:szCs w:val="20"/>
          <w:lang w:eastAsia="x-none"/>
        </w:rPr>
      </w:pPr>
      <w:r w:rsidRPr="006B4394">
        <w:rPr>
          <w:szCs w:val="20"/>
          <w:highlight w:val="green"/>
          <w:lang w:eastAsia="x-none"/>
        </w:rPr>
        <w:t xml:space="preserve">Final list in </w:t>
      </w:r>
      <w:hyperlink r:id="rId395" w:history="1">
        <w:r w:rsidR="000F2B08">
          <w:rPr>
            <w:rStyle w:val="Hyperlink"/>
            <w:szCs w:val="20"/>
            <w:highlight w:val="green"/>
            <w:lang w:eastAsia="x-none"/>
          </w:rPr>
          <w:t>R1-1807861</w:t>
        </w:r>
      </w:hyperlink>
    </w:p>
    <w:p w14:paraId="0397184B" w14:textId="77777777" w:rsidR="00CF02E6" w:rsidRPr="00206A0E" w:rsidRDefault="00CF02E6" w:rsidP="00CF02E6">
      <w:pPr>
        <w:ind w:left="720" w:hanging="720"/>
        <w:rPr>
          <w:szCs w:val="20"/>
          <w:lang w:eastAsia="x-none"/>
        </w:rPr>
      </w:pPr>
    </w:p>
    <w:p w14:paraId="568BA32D" w14:textId="13E2174D" w:rsidR="00CF02E6" w:rsidRPr="00206A0E" w:rsidRDefault="0058452E" w:rsidP="00CF02E6">
      <w:pPr>
        <w:ind w:left="720" w:hanging="720"/>
        <w:rPr>
          <w:b/>
          <w:lang w:eastAsia="x-none"/>
        </w:rPr>
      </w:pPr>
      <w:hyperlink r:id="rId396" w:history="1">
        <w:r w:rsidR="000F2B08">
          <w:rPr>
            <w:rStyle w:val="Hyperlink"/>
            <w:rFonts w:eastAsia="DengXian"/>
            <w:b/>
            <w:lang w:eastAsia="ja-JP"/>
          </w:rPr>
          <w:t>R1-1807579</w:t>
        </w:r>
      </w:hyperlink>
      <w:r w:rsidR="00CF02E6" w:rsidRPr="00206A0E">
        <w:rPr>
          <w:rFonts w:eastAsia="DengXian"/>
          <w:b/>
          <w:lang w:eastAsia="ja-JP"/>
        </w:rPr>
        <w:tab/>
        <w:t xml:space="preserve">LS on L1 parameter list of </w:t>
      </w:r>
      <w:r w:rsidR="00CF02E6" w:rsidRPr="00206A0E">
        <w:rPr>
          <w:b/>
          <w:lang w:eastAsia="x-none"/>
        </w:rPr>
        <w:t>even further enhancements of eMTC</w:t>
      </w:r>
      <w:r w:rsidR="00CF02E6" w:rsidRPr="00206A0E">
        <w:rPr>
          <w:b/>
          <w:lang w:eastAsia="x-none"/>
        </w:rPr>
        <w:tab/>
        <w:t>Ericsson</w:t>
      </w:r>
    </w:p>
    <w:p w14:paraId="03D88D1C" w14:textId="17B7308F" w:rsidR="00CF02E6" w:rsidRPr="00CF02E6" w:rsidRDefault="00206A0E" w:rsidP="00CF02E6">
      <w:pPr>
        <w:ind w:left="720" w:hanging="720"/>
        <w:rPr>
          <w:rFonts w:eastAsia="DengXian"/>
          <w:lang w:eastAsia="ja-JP"/>
        </w:rPr>
      </w:pPr>
      <w:r w:rsidRPr="00777035">
        <w:rPr>
          <w:rFonts w:ascii="Times New Roman" w:hAnsi="Times New Roman"/>
          <w:b/>
          <w:szCs w:val="20"/>
        </w:rPr>
        <w:t xml:space="preserve">Decision: </w:t>
      </w:r>
      <w:r w:rsidRPr="00CF02E6">
        <w:rPr>
          <w:rFonts w:eastAsia="DengXian"/>
          <w:lang w:eastAsia="ja-JP"/>
        </w:rPr>
        <w:t>The</w:t>
      </w:r>
      <w:r w:rsidR="00CF02E6" w:rsidRPr="00CF02E6">
        <w:rPr>
          <w:rFonts w:eastAsia="DengXian"/>
          <w:lang w:eastAsia="ja-JP"/>
        </w:rPr>
        <w:t xml:space="preserve"> draft LS is </w:t>
      </w:r>
      <w:r>
        <w:rPr>
          <w:rFonts w:eastAsia="DengXian"/>
          <w:lang w:eastAsia="ja-JP"/>
        </w:rPr>
        <w:t xml:space="preserve">endorsed </w:t>
      </w:r>
      <w:r w:rsidR="00CF02E6" w:rsidRPr="00CF02E6">
        <w:rPr>
          <w:rFonts w:eastAsia="DengXian"/>
          <w:lang w:eastAsia="ja-JP"/>
        </w:rPr>
        <w:t xml:space="preserve">(by updating the attachment to </w:t>
      </w:r>
      <w:hyperlink r:id="rId397" w:history="1">
        <w:r w:rsidR="000F2B08">
          <w:rPr>
            <w:rStyle w:val="Hyperlink"/>
            <w:rFonts w:eastAsia="DengXian"/>
            <w:lang w:eastAsia="ja-JP"/>
          </w:rPr>
          <w:t>R1-1807861</w:t>
        </w:r>
      </w:hyperlink>
      <w:r w:rsidR="00CF02E6" w:rsidRPr="00CF02E6">
        <w:rPr>
          <w:rFonts w:eastAsia="DengXian"/>
          <w:lang w:eastAsia="ja-JP"/>
        </w:rPr>
        <w:t>). Final LS</w:t>
      </w:r>
      <w:r>
        <w:rPr>
          <w:rFonts w:eastAsia="DengXian"/>
          <w:lang w:eastAsia="ja-JP"/>
        </w:rPr>
        <w:t xml:space="preserve"> is </w:t>
      </w:r>
      <w:r w:rsidRPr="00206A0E">
        <w:rPr>
          <w:rFonts w:eastAsia="DengXian"/>
          <w:highlight w:val="green"/>
          <w:lang w:eastAsia="ja-JP"/>
        </w:rPr>
        <w:t xml:space="preserve">approved </w:t>
      </w:r>
      <w:r w:rsidR="00CF02E6" w:rsidRPr="00206A0E">
        <w:rPr>
          <w:rFonts w:eastAsia="DengXian"/>
          <w:highlight w:val="green"/>
          <w:lang w:eastAsia="ja-JP"/>
        </w:rPr>
        <w:t xml:space="preserve">in </w:t>
      </w:r>
      <w:hyperlink r:id="rId398" w:history="1">
        <w:r w:rsidR="000F2B08">
          <w:rPr>
            <w:rStyle w:val="Hyperlink"/>
            <w:rFonts w:eastAsia="DengXian"/>
            <w:highlight w:val="green"/>
            <w:lang w:eastAsia="ja-JP"/>
          </w:rPr>
          <w:t>R1-1807580</w:t>
        </w:r>
      </w:hyperlink>
      <w:r w:rsidR="00CF02E6">
        <w:rPr>
          <w:rFonts w:eastAsia="DengXian"/>
          <w:lang w:eastAsia="ja-JP"/>
        </w:rPr>
        <w:t>.</w:t>
      </w:r>
    </w:p>
    <w:p w14:paraId="6DC4F408" w14:textId="77777777" w:rsidR="00DB17E3" w:rsidRDefault="00DB17E3" w:rsidP="0096745C">
      <w:pPr>
        <w:pStyle w:val="Heading4"/>
      </w:pPr>
      <w:bookmarkStart w:id="116" w:name="_Toc513839848"/>
      <w:bookmarkStart w:id="117" w:name="_Toc516232556"/>
      <w:r>
        <w:t>Resynchronization signal</w:t>
      </w:r>
      <w:bookmarkEnd w:id="116"/>
      <w:bookmarkEnd w:id="117"/>
    </w:p>
    <w:p w14:paraId="37D2B83D" w14:textId="1311C3A2" w:rsidR="00DB17E3" w:rsidRPr="000B65A8" w:rsidRDefault="0058452E" w:rsidP="00DB17E3">
      <w:pPr>
        <w:rPr>
          <w:rFonts w:eastAsia="Yu Mincho"/>
          <w:b/>
          <w:lang w:val="en-US" w:eastAsia="ja-JP"/>
        </w:rPr>
      </w:pPr>
      <w:hyperlink r:id="rId399" w:history="1">
        <w:r w:rsidR="000F2B08">
          <w:rPr>
            <w:rStyle w:val="Hyperlink"/>
            <w:rFonts w:eastAsia="Yu Mincho"/>
            <w:b/>
            <w:lang w:eastAsia="ja-JP"/>
          </w:rPr>
          <w:t>R1-1807431</w:t>
        </w:r>
      </w:hyperlink>
      <w:r w:rsidR="00DB17E3" w:rsidRPr="000B65A8">
        <w:rPr>
          <w:rFonts w:eastAsia="Yu Mincho"/>
          <w:b/>
          <w:lang w:eastAsia="ja-JP"/>
        </w:rPr>
        <w:tab/>
        <w:t>Feature summary of Resynchronization signal for MTC</w:t>
      </w:r>
      <w:r w:rsidR="00DB17E3" w:rsidRPr="000B65A8">
        <w:rPr>
          <w:rFonts w:eastAsia="Yu Mincho"/>
          <w:b/>
          <w:lang w:eastAsia="ja-JP"/>
        </w:rPr>
        <w:tab/>
        <w:t>Ericsson</w:t>
      </w:r>
    </w:p>
    <w:p w14:paraId="29F2D434" w14:textId="77777777" w:rsidR="00DB17E3" w:rsidRPr="000B65A8" w:rsidRDefault="00DB17E3" w:rsidP="00DB17E3">
      <w:pPr>
        <w:rPr>
          <w:rFonts w:eastAsia="Yu Mincho"/>
          <w:szCs w:val="20"/>
          <w:lang w:eastAsia="ja-JP"/>
        </w:rPr>
      </w:pPr>
    </w:p>
    <w:p w14:paraId="63C392C6" w14:textId="349CF712" w:rsidR="00DB17E3" w:rsidRPr="000B65A8" w:rsidRDefault="00DB17E3" w:rsidP="000B65A8">
      <w:pPr>
        <w:rPr>
          <w:rFonts w:ascii="Times New Roman" w:eastAsia="Yu Mincho" w:hAnsi="Times New Roman"/>
          <w:szCs w:val="20"/>
          <w:lang w:eastAsia="ja-JP"/>
        </w:rPr>
      </w:pPr>
      <w:r w:rsidRPr="000B65A8">
        <w:rPr>
          <w:rFonts w:ascii="Times New Roman" w:eastAsia="Yu Mincho" w:hAnsi="Times New Roman"/>
          <w:szCs w:val="20"/>
          <w:highlight w:val="green"/>
          <w:lang w:eastAsia="ja-JP"/>
        </w:rPr>
        <w:t>Agreement</w:t>
      </w:r>
    </w:p>
    <w:p w14:paraId="60E2A57F" w14:textId="77777777" w:rsidR="00DB17E3" w:rsidRPr="000B65A8" w:rsidRDefault="00DB17E3" w:rsidP="000B65A8">
      <w:pPr>
        <w:jc w:val="both"/>
        <w:rPr>
          <w:rFonts w:ascii="Times New Roman" w:hAnsi="Times New Roman"/>
          <w:szCs w:val="20"/>
          <w:lang w:eastAsia="zh-CN"/>
        </w:rPr>
      </w:pPr>
      <w:r w:rsidRPr="000B65A8">
        <w:rPr>
          <w:rFonts w:ascii="Times New Roman" w:hAnsi="Times New Roman"/>
          <w:szCs w:val="20"/>
          <w:lang w:eastAsia="zh-CN"/>
        </w:rPr>
        <w:lastRenderedPageBreak/>
        <w:t>The RSS may be located at any 2 consecutive PRBs throughout the system bandwidth. The lowermost RSS PRB is signaled in SI.</w:t>
      </w:r>
    </w:p>
    <w:p w14:paraId="71F3E4BB" w14:textId="77777777" w:rsidR="00DB17E3" w:rsidRPr="000B65A8" w:rsidRDefault="00DB17E3" w:rsidP="000B65A8">
      <w:pPr>
        <w:rPr>
          <w:rFonts w:ascii="Times New Roman" w:eastAsia="Yu Mincho" w:hAnsi="Times New Roman"/>
          <w:szCs w:val="20"/>
          <w:lang w:eastAsia="ja-JP"/>
        </w:rPr>
      </w:pPr>
    </w:p>
    <w:p w14:paraId="349AD3D8" w14:textId="77777777" w:rsidR="00DB17E3" w:rsidRPr="000B65A8" w:rsidRDefault="00DB17E3" w:rsidP="000B65A8">
      <w:pPr>
        <w:rPr>
          <w:rFonts w:ascii="Times New Roman" w:eastAsia="Yu Mincho" w:hAnsi="Times New Roman"/>
          <w:szCs w:val="20"/>
          <w:lang w:eastAsia="ja-JP"/>
        </w:rPr>
      </w:pPr>
      <w:r w:rsidRPr="000B65A8">
        <w:rPr>
          <w:rFonts w:ascii="Times New Roman" w:eastAsia="Yu Mincho" w:hAnsi="Times New Roman"/>
          <w:szCs w:val="20"/>
          <w:highlight w:val="green"/>
          <w:lang w:eastAsia="ja-JP"/>
        </w:rPr>
        <w:t>Agreement</w:t>
      </w:r>
    </w:p>
    <w:p w14:paraId="32BDCD53" w14:textId="77777777" w:rsidR="00DB17E3" w:rsidRPr="000B65A8" w:rsidRDefault="00DB17E3" w:rsidP="000B65A8">
      <w:pPr>
        <w:jc w:val="both"/>
        <w:rPr>
          <w:rFonts w:ascii="Times New Roman" w:hAnsi="Times New Roman"/>
          <w:szCs w:val="20"/>
          <w:lang w:eastAsia="zh-CN"/>
        </w:rPr>
      </w:pPr>
      <w:r w:rsidRPr="000B65A8">
        <w:rPr>
          <w:rFonts w:ascii="Times New Roman" w:hAnsi="Times New Roman"/>
          <w:szCs w:val="20"/>
          <w:lang w:eastAsia="zh-CN"/>
        </w:rPr>
        <w:t>(SFN_RSS mod P_RSS) = O_RSS. The first subframe of RSS is subframe 0 of SFN_RSS.</w:t>
      </w:r>
    </w:p>
    <w:p w14:paraId="367ACA69" w14:textId="77777777" w:rsidR="00DB17E3" w:rsidRPr="000B65A8" w:rsidRDefault="00DB17E3" w:rsidP="00017304">
      <w:pPr>
        <w:pStyle w:val="ListParagraph"/>
        <w:numPr>
          <w:ilvl w:val="0"/>
          <w:numId w:val="236"/>
        </w:numPr>
        <w:spacing w:after="0"/>
        <w:jc w:val="both"/>
        <w:rPr>
          <w:lang w:eastAsia="zh-CN"/>
        </w:rPr>
      </w:pPr>
      <w:r w:rsidRPr="000B65A8">
        <w:rPr>
          <w:lang w:eastAsia="zh-CN"/>
        </w:rPr>
        <w:t>Frame resolution of O_RSS is 5 bits</w:t>
      </w:r>
    </w:p>
    <w:p w14:paraId="1FB3EF25" w14:textId="77777777" w:rsidR="00DB17E3" w:rsidRPr="000B65A8" w:rsidRDefault="00DB17E3" w:rsidP="000B65A8">
      <w:pPr>
        <w:rPr>
          <w:rFonts w:ascii="Times New Roman" w:eastAsia="Yu Mincho" w:hAnsi="Times New Roman"/>
          <w:szCs w:val="20"/>
          <w:lang w:eastAsia="ja-JP"/>
        </w:rPr>
      </w:pPr>
    </w:p>
    <w:p w14:paraId="54EA1F7A" w14:textId="77777777" w:rsidR="00DB17E3" w:rsidRPr="000B65A8" w:rsidRDefault="00DB17E3" w:rsidP="000B65A8">
      <w:pPr>
        <w:rPr>
          <w:rFonts w:ascii="Times New Roman" w:eastAsia="Yu Mincho" w:hAnsi="Times New Roman"/>
          <w:szCs w:val="20"/>
          <w:lang w:eastAsia="ja-JP"/>
        </w:rPr>
      </w:pPr>
      <w:r w:rsidRPr="000B65A8">
        <w:rPr>
          <w:rFonts w:ascii="Times New Roman" w:eastAsia="Yu Mincho" w:hAnsi="Times New Roman"/>
          <w:szCs w:val="20"/>
          <w:highlight w:val="green"/>
          <w:lang w:eastAsia="ja-JP"/>
        </w:rPr>
        <w:t>Agreement</w:t>
      </w:r>
    </w:p>
    <w:p w14:paraId="34C67EA3" w14:textId="77777777" w:rsidR="00DB17E3" w:rsidRPr="000B65A8" w:rsidRDefault="00DB17E3" w:rsidP="000B65A8">
      <w:pPr>
        <w:pStyle w:val="BodyText"/>
        <w:spacing w:after="0"/>
        <w:rPr>
          <w:rStyle w:val="Strong"/>
          <w:rFonts w:ascii="Times New Roman" w:hAnsi="Times New Roman"/>
          <w:b w:val="0"/>
          <w:szCs w:val="20"/>
        </w:rPr>
      </w:pPr>
      <w:r w:rsidRPr="000B65A8">
        <w:rPr>
          <w:rStyle w:val="Strong"/>
          <w:rFonts w:ascii="Times New Roman" w:hAnsi="Times New Roman"/>
          <w:b w:val="0"/>
          <w:szCs w:val="20"/>
        </w:rPr>
        <w:t>The RSS duration is configurable among 8, 16, 32, 40 ms. The RSS duration configuration is signaled in SI.</w:t>
      </w:r>
    </w:p>
    <w:p w14:paraId="3DF4FB99" w14:textId="77777777" w:rsidR="00DB17E3" w:rsidRPr="000B65A8" w:rsidRDefault="00DB17E3" w:rsidP="000B65A8">
      <w:pPr>
        <w:rPr>
          <w:rFonts w:ascii="Times New Roman" w:eastAsia="Yu Mincho" w:hAnsi="Times New Roman"/>
          <w:szCs w:val="20"/>
          <w:lang w:eastAsia="ja-JP"/>
        </w:rPr>
      </w:pPr>
    </w:p>
    <w:p w14:paraId="7A64E1E3" w14:textId="77777777" w:rsidR="00DB17E3" w:rsidRPr="000B65A8" w:rsidRDefault="00DB17E3" w:rsidP="000B65A8">
      <w:pPr>
        <w:rPr>
          <w:rFonts w:ascii="Times New Roman" w:eastAsia="Yu Mincho" w:hAnsi="Times New Roman"/>
          <w:szCs w:val="20"/>
          <w:lang w:eastAsia="ja-JP"/>
        </w:rPr>
      </w:pPr>
      <w:r w:rsidRPr="000B65A8">
        <w:rPr>
          <w:rFonts w:ascii="Times New Roman" w:eastAsia="Yu Mincho" w:hAnsi="Times New Roman"/>
          <w:szCs w:val="20"/>
          <w:highlight w:val="green"/>
          <w:lang w:eastAsia="ja-JP"/>
        </w:rPr>
        <w:t>Agreement</w:t>
      </w:r>
    </w:p>
    <w:p w14:paraId="0B3AC258" w14:textId="77777777" w:rsidR="00DB17E3" w:rsidRPr="000B65A8" w:rsidRDefault="00DB17E3" w:rsidP="000B65A8">
      <w:pPr>
        <w:pStyle w:val="BodyText"/>
        <w:spacing w:after="0"/>
        <w:rPr>
          <w:rStyle w:val="Strong"/>
          <w:rFonts w:ascii="Times New Roman" w:hAnsi="Times New Roman"/>
          <w:b w:val="0"/>
          <w:bCs w:val="0"/>
          <w:szCs w:val="20"/>
        </w:rPr>
      </w:pPr>
      <w:r w:rsidRPr="000B65A8">
        <w:rPr>
          <w:rStyle w:val="Strong"/>
          <w:rFonts w:ascii="Times New Roman" w:hAnsi="Times New Roman"/>
          <w:b w:val="0"/>
          <w:szCs w:val="20"/>
        </w:rPr>
        <w:t>The bandwidth of the RSS is 2 PRBs.</w:t>
      </w:r>
    </w:p>
    <w:p w14:paraId="683E6DA0" w14:textId="77777777" w:rsidR="00DB17E3" w:rsidRPr="000B65A8" w:rsidRDefault="00DB17E3" w:rsidP="000B65A8">
      <w:pPr>
        <w:pStyle w:val="BodyText"/>
        <w:spacing w:after="0"/>
        <w:rPr>
          <w:rFonts w:ascii="Times New Roman" w:hAnsi="Times New Roman"/>
          <w:szCs w:val="20"/>
          <w:lang w:eastAsia="zh-CN"/>
        </w:rPr>
      </w:pPr>
      <w:r w:rsidRPr="000B65A8">
        <w:rPr>
          <w:rFonts w:ascii="Times New Roman" w:hAnsi="Times New Roman"/>
          <w:szCs w:val="20"/>
          <w:lang w:eastAsia="zh-CN"/>
        </w:rPr>
        <w:t>The base sequence duration of RSS is 11 symbols, starting with the 4</w:t>
      </w:r>
      <w:r w:rsidRPr="000B65A8">
        <w:rPr>
          <w:rFonts w:ascii="Times New Roman" w:hAnsi="Times New Roman"/>
          <w:szCs w:val="20"/>
          <w:vertAlign w:val="superscript"/>
          <w:lang w:eastAsia="zh-CN"/>
        </w:rPr>
        <w:t>th</w:t>
      </w:r>
      <w:r w:rsidRPr="000B65A8">
        <w:rPr>
          <w:rFonts w:ascii="Times New Roman" w:hAnsi="Times New Roman"/>
          <w:szCs w:val="20"/>
          <w:lang w:eastAsia="zh-CN"/>
        </w:rPr>
        <w:t xml:space="preserve"> symbol in the subframe.</w:t>
      </w:r>
    </w:p>
    <w:p w14:paraId="3E009427" w14:textId="77777777" w:rsidR="00DB17E3" w:rsidRPr="000B65A8" w:rsidRDefault="00DB17E3" w:rsidP="000B65A8">
      <w:pPr>
        <w:pStyle w:val="BodyText"/>
        <w:spacing w:after="0"/>
        <w:rPr>
          <w:rFonts w:ascii="Times New Roman" w:hAnsi="Times New Roman"/>
          <w:szCs w:val="20"/>
          <w:lang w:eastAsia="zh-CN"/>
        </w:rPr>
      </w:pPr>
    </w:p>
    <w:p w14:paraId="37406DC4" w14:textId="77777777" w:rsidR="00DB17E3" w:rsidRPr="000B65A8" w:rsidRDefault="00DB17E3" w:rsidP="000B65A8">
      <w:pPr>
        <w:pStyle w:val="BodyText"/>
        <w:spacing w:after="0"/>
        <w:rPr>
          <w:rFonts w:ascii="Times New Roman" w:eastAsia="Yu Mincho" w:hAnsi="Times New Roman"/>
          <w:szCs w:val="20"/>
          <w:lang w:eastAsia="ja-JP"/>
        </w:rPr>
      </w:pPr>
      <w:r w:rsidRPr="000B65A8">
        <w:rPr>
          <w:rFonts w:ascii="Times New Roman" w:eastAsia="Yu Mincho" w:hAnsi="Times New Roman"/>
          <w:szCs w:val="20"/>
          <w:highlight w:val="green"/>
          <w:lang w:eastAsia="ja-JP"/>
        </w:rPr>
        <w:t>Agreement</w:t>
      </w:r>
    </w:p>
    <w:p w14:paraId="3DBFCAA0" w14:textId="77777777" w:rsidR="00DB17E3" w:rsidRPr="000B65A8" w:rsidRDefault="00DB17E3" w:rsidP="000B65A8">
      <w:pPr>
        <w:pStyle w:val="BodyText"/>
        <w:spacing w:after="0"/>
        <w:rPr>
          <w:rFonts w:ascii="Times New Roman" w:hAnsi="Times New Roman"/>
          <w:szCs w:val="20"/>
        </w:rPr>
      </w:pPr>
      <w:r w:rsidRPr="000B65A8">
        <w:rPr>
          <w:rFonts w:ascii="Times New Roman" w:hAnsi="Times New Roman"/>
          <w:szCs w:val="20"/>
          <w:lang w:eastAsia="zh-CN"/>
        </w:rPr>
        <w:t xml:space="preserve">There is no signaling of RSS TX diversity configuration. </w:t>
      </w:r>
      <w:r w:rsidRPr="000B65A8">
        <w:rPr>
          <w:rFonts w:ascii="Times New Roman" w:hAnsi="Times New Roman"/>
          <w:szCs w:val="20"/>
        </w:rPr>
        <w:t>If only one CRS port is configured by the eNB, the UE may assume that no transmit diversity is employed for the RSS (i.e., the whole RSS transmission is from the same antenna port); otherwise, the UE may assume that the transmission of RSS in subframes (2n, 2n+1) is from the same antenna port.</w:t>
      </w:r>
    </w:p>
    <w:p w14:paraId="01CD2E7A" w14:textId="77777777" w:rsidR="00DB17E3" w:rsidRPr="000B65A8" w:rsidRDefault="00DB17E3" w:rsidP="000B65A8">
      <w:pPr>
        <w:pStyle w:val="BodyText"/>
        <w:spacing w:after="0"/>
        <w:rPr>
          <w:rFonts w:ascii="Times New Roman" w:eastAsia="Yu Mincho" w:hAnsi="Times New Roman"/>
          <w:szCs w:val="20"/>
          <w:lang w:eastAsia="ja-JP"/>
        </w:rPr>
      </w:pPr>
    </w:p>
    <w:p w14:paraId="377CA356" w14:textId="77777777" w:rsidR="00DB17E3" w:rsidRPr="000B65A8" w:rsidRDefault="00DB17E3" w:rsidP="000B65A8">
      <w:pPr>
        <w:rPr>
          <w:rFonts w:ascii="Times New Roman" w:eastAsia="Yu Mincho" w:hAnsi="Times New Roman"/>
          <w:szCs w:val="20"/>
          <w:lang w:eastAsia="ja-JP"/>
        </w:rPr>
      </w:pPr>
      <w:r w:rsidRPr="000B65A8">
        <w:rPr>
          <w:rFonts w:ascii="Times New Roman" w:eastAsia="Yu Mincho" w:hAnsi="Times New Roman"/>
          <w:szCs w:val="20"/>
          <w:highlight w:val="green"/>
          <w:lang w:eastAsia="ja-JP"/>
        </w:rPr>
        <w:t>Agreement</w:t>
      </w:r>
    </w:p>
    <w:p w14:paraId="4392E9BE" w14:textId="77777777" w:rsidR="00DB17E3" w:rsidRPr="000B65A8" w:rsidRDefault="00DB17E3" w:rsidP="00017304">
      <w:pPr>
        <w:pStyle w:val="ListParagraph"/>
        <w:numPr>
          <w:ilvl w:val="0"/>
          <w:numId w:val="236"/>
        </w:numPr>
        <w:rPr>
          <w:rFonts w:eastAsia="Yu Mincho"/>
        </w:rPr>
      </w:pPr>
      <w:r w:rsidRPr="000B65A8">
        <w:t>The RSS base sequence is based on QPSK mapped, 528-element Gold sequence</w:t>
      </w:r>
    </w:p>
    <w:p w14:paraId="761E0426" w14:textId="77777777" w:rsidR="00DB17E3" w:rsidRPr="000B65A8" w:rsidRDefault="00DB17E3" w:rsidP="00017304">
      <w:pPr>
        <w:pStyle w:val="ListParagraph"/>
        <w:numPr>
          <w:ilvl w:val="0"/>
          <w:numId w:val="236"/>
        </w:numPr>
        <w:rPr>
          <w:rFonts w:eastAsia="Yu Mincho"/>
        </w:rPr>
      </w:pPr>
      <w:r w:rsidRPr="000B65A8">
        <w:rPr>
          <w:rFonts w:eastAsia="Yu Mincho"/>
        </w:rPr>
        <w:t>Binary cover code indicates whether the base sequence S or its conjugate S* are transmitted in a subframe</w:t>
      </w:r>
    </w:p>
    <w:p w14:paraId="789215BF" w14:textId="77777777" w:rsidR="00DB17E3" w:rsidRPr="000B65A8" w:rsidRDefault="00DB17E3" w:rsidP="000B65A8">
      <w:pPr>
        <w:rPr>
          <w:rFonts w:ascii="Times New Roman" w:eastAsia="Yu Mincho" w:hAnsi="Times New Roman"/>
          <w:szCs w:val="20"/>
          <w:lang w:eastAsia="ja-JP"/>
        </w:rPr>
      </w:pPr>
    </w:p>
    <w:p w14:paraId="1759289D" w14:textId="6ECF1DDD" w:rsidR="00DB17E3" w:rsidRPr="0096745C" w:rsidRDefault="0058452E" w:rsidP="00DB17E3">
      <w:pPr>
        <w:rPr>
          <w:rFonts w:eastAsia="Yu Mincho"/>
          <w:b/>
          <w:szCs w:val="20"/>
          <w:lang w:eastAsia="ja-JP"/>
        </w:rPr>
      </w:pPr>
      <w:hyperlink r:id="rId400" w:history="1">
        <w:r w:rsidR="000F2B08">
          <w:rPr>
            <w:rStyle w:val="Hyperlink"/>
            <w:rFonts w:eastAsia="Yu Mincho"/>
            <w:b/>
            <w:szCs w:val="20"/>
            <w:lang w:eastAsia="ja-JP"/>
          </w:rPr>
          <w:t>R1-1807517</w:t>
        </w:r>
      </w:hyperlink>
      <w:r w:rsidR="00DB17E3" w:rsidRPr="0096745C">
        <w:rPr>
          <w:rFonts w:eastAsia="Yu Mincho"/>
          <w:b/>
          <w:szCs w:val="20"/>
          <w:lang w:eastAsia="ja-JP"/>
        </w:rPr>
        <w:tab/>
        <w:t>WF on Detailed RSS Design for efeMTC</w:t>
      </w:r>
      <w:r w:rsidR="00DB17E3" w:rsidRPr="0096745C">
        <w:rPr>
          <w:rFonts w:eastAsia="Yu Mincho"/>
          <w:b/>
          <w:szCs w:val="20"/>
          <w:lang w:eastAsia="ja-JP"/>
        </w:rPr>
        <w:tab/>
        <w:t>Ericsson, Qualcomm, Sierra Wireless, Nokia, NSB, Sony</w:t>
      </w:r>
    </w:p>
    <w:p w14:paraId="5277DBFC" w14:textId="77777777" w:rsidR="00DB17E3" w:rsidRPr="000B65A8" w:rsidRDefault="00DB17E3" w:rsidP="000B65A8">
      <w:pPr>
        <w:rPr>
          <w:rFonts w:ascii="Times New Roman" w:eastAsia="Yu Mincho" w:hAnsi="Times New Roman"/>
          <w:szCs w:val="20"/>
          <w:lang w:eastAsia="ja-JP"/>
        </w:rPr>
      </w:pPr>
    </w:p>
    <w:p w14:paraId="5B3F414A" w14:textId="77777777" w:rsidR="00DB17E3" w:rsidRPr="000B65A8" w:rsidRDefault="00DB17E3" w:rsidP="000B65A8">
      <w:pPr>
        <w:rPr>
          <w:rFonts w:ascii="Times New Roman" w:eastAsia="Yu Mincho" w:hAnsi="Times New Roman"/>
          <w:szCs w:val="20"/>
          <w:lang w:eastAsia="ja-JP"/>
        </w:rPr>
      </w:pPr>
      <w:r w:rsidRPr="000B65A8">
        <w:rPr>
          <w:rFonts w:ascii="Times New Roman" w:eastAsia="Yu Mincho" w:hAnsi="Times New Roman"/>
          <w:szCs w:val="20"/>
          <w:highlight w:val="green"/>
          <w:lang w:eastAsia="ja-JP"/>
        </w:rPr>
        <w:t>Agreement</w:t>
      </w:r>
    </w:p>
    <w:p w14:paraId="24B89F8F" w14:textId="77777777" w:rsidR="00DB17E3" w:rsidRPr="000B65A8" w:rsidRDefault="00DB17E3" w:rsidP="00017304">
      <w:pPr>
        <w:numPr>
          <w:ilvl w:val="0"/>
          <w:numId w:val="237"/>
        </w:numPr>
        <w:rPr>
          <w:rFonts w:ascii="Times New Roman" w:eastAsia="Yu Mincho" w:hAnsi="Times New Roman"/>
          <w:szCs w:val="20"/>
          <w:lang w:val="en-US" w:eastAsia="ja-JP"/>
        </w:rPr>
      </w:pPr>
      <w:r w:rsidRPr="000B65A8">
        <w:rPr>
          <w:rFonts w:ascii="Times New Roman" w:eastAsia="Yu Mincho" w:hAnsi="Times New Roman"/>
          <w:szCs w:val="20"/>
          <w:lang w:val="en-US" w:eastAsia="ja-JP"/>
        </w:rPr>
        <w:t xml:space="preserve">RSS also includes information according to MIB field </w:t>
      </w:r>
      <w:r w:rsidRPr="000B65A8">
        <w:rPr>
          <w:rFonts w:ascii="Times New Roman" w:eastAsia="Yu Mincho" w:hAnsi="Times New Roman"/>
          <w:i/>
          <w:iCs/>
          <w:szCs w:val="20"/>
          <w:lang w:val="en-US" w:eastAsia="ja-JP"/>
        </w:rPr>
        <w:t xml:space="preserve">systemInfoUnchanged-BR-R15 </w:t>
      </w:r>
      <w:r w:rsidRPr="000B65A8">
        <w:rPr>
          <w:rFonts w:ascii="Times New Roman" w:eastAsia="Yu Mincho" w:hAnsi="Times New Roman"/>
          <w:szCs w:val="20"/>
          <w:lang w:val="en-US" w:eastAsia="ja-JP"/>
        </w:rPr>
        <w:t>as set in the starting frame of the RSS transmission.</w:t>
      </w:r>
    </w:p>
    <w:p w14:paraId="59CDE519" w14:textId="77777777" w:rsidR="00DB17E3" w:rsidRPr="000B65A8" w:rsidRDefault="00DB17E3" w:rsidP="00017304">
      <w:pPr>
        <w:numPr>
          <w:ilvl w:val="0"/>
          <w:numId w:val="237"/>
        </w:numPr>
        <w:rPr>
          <w:rFonts w:ascii="Times New Roman" w:eastAsia="Yu Mincho" w:hAnsi="Times New Roman"/>
          <w:szCs w:val="20"/>
          <w:lang w:val="en-US" w:eastAsia="ja-JP"/>
        </w:rPr>
      </w:pPr>
      <w:r w:rsidRPr="000B65A8">
        <w:rPr>
          <w:rFonts w:ascii="Times New Roman" w:eastAsia="Yu Mincho" w:hAnsi="Times New Roman"/>
          <w:szCs w:val="20"/>
          <w:lang w:eastAsia="ja-JP"/>
        </w:rPr>
        <w:t xml:space="preserve">The frequency-domain base sequence </w:t>
      </w:r>
      <m:oMath>
        <m:r>
          <w:rPr>
            <w:rFonts w:ascii="Cambria Math" w:eastAsia="Yu Mincho" w:hAnsi="Cambria Math"/>
            <w:color w:val="000000"/>
            <w:kern w:val="24"/>
            <w:szCs w:val="20"/>
            <w:lang w:eastAsia="ja-JP"/>
          </w:rPr>
          <m:t>S</m:t>
        </m:r>
      </m:oMath>
      <w:r w:rsidRPr="000B65A8">
        <w:rPr>
          <w:rFonts w:ascii="Times New Roman" w:eastAsia="Yu Mincho" w:hAnsi="Times New Roman"/>
          <w:szCs w:val="20"/>
          <w:lang w:eastAsia="ja-JP"/>
        </w:rPr>
        <w:t xml:space="preserve"> is </w:t>
      </w:r>
      <w:r w:rsidRPr="000B65A8">
        <w:rPr>
          <w:rFonts w:ascii="Times New Roman" w:eastAsia="Yu Mincho" w:hAnsi="Times New Roman"/>
          <w:szCs w:val="20"/>
          <w:lang w:val="en-US" w:eastAsia="ja-JP"/>
        </w:rPr>
        <w:t xml:space="preserve">a QPSK sequence of length 264, generated from a Gold sequence </w:t>
      </w:r>
      <m:oMath>
        <m:r>
          <w:rPr>
            <w:rFonts w:ascii="Cambria Math" w:eastAsia="Yu Mincho" w:hAnsi="Cambria Math"/>
            <w:color w:val="000000"/>
            <w:kern w:val="24"/>
            <w:szCs w:val="20"/>
            <w:lang w:val="en-US" w:eastAsia="ja-JP"/>
          </w:rPr>
          <m:t>c</m:t>
        </m:r>
        <m:d>
          <m:dPr>
            <m:ctrlPr>
              <w:rPr>
                <w:rFonts w:ascii="Cambria Math" w:eastAsia="Yu Mincho" w:hAnsi="Cambria Math"/>
                <w:i/>
                <w:iCs/>
                <w:color w:val="000000"/>
                <w:kern w:val="24"/>
                <w:szCs w:val="20"/>
                <w:lang w:val="en-US" w:eastAsia="ja-JP"/>
              </w:rPr>
            </m:ctrlPr>
          </m:dPr>
          <m:e>
            <m:r>
              <w:rPr>
                <w:rFonts w:ascii="Cambria Math" w:eastAsia="Yu Mincho" w:hAnsi="Cambria Math"/>
                <w:color w:val="000000"/>
                <w:kern w:val="24"/>
                <w:szCs w:val="20"/>
                <w:lang w:val="en-US" w:eastAsia="ja-JP"/>
              </w:rPr>
              <m:t>n</m:t>
            </m:r>
          </m:e>
        </m:d>
      </m:oMath>
      <w:r w:rsidRPr="000B65A8">
        <w:rPr>
          <w:rFonts w:ascii="Times New Roman" w:eastAsia="Yu Mincho" w:hAnsi="Times New Roman"/>
          <w:szCs w:val="20"/>
          <w:lang w:val="en-US" w:eastAsia="ja-JP"/>
        </w:rPr>
        <w:t xml:space="preserve"> of length 528 initialized by </w:t>
      </w:r>
      <m:oMath>
        <m:sSub>
          <m:sSubPr>
            <m:ctrlPr>
              <w:rPr>
                <w:rFonts w:ascii="Cambria Math" w:eastAsia="Yu Mincho" w:hAnsi="Cambria Math"/>
                <w:i/>
                <w:iCs/>
                <w:color w:val="000000"/>
                <w:kern w:val="24"/>
                <w:szCs w:val="20"/>
                <w:lang w:val="en-US" w:eastAsia="ja-JP"/>
              </w:rPr>
            </m:ctrlPr>
          </m:sSubPr>
          <m:e>
            <m:r>
              <w:rPr>
                <w:rFonts w:ascii="Cambria Math" w:eastAsia="Yu Mincho" w:hAnsi="Cambria Math"/>
                <w:color w:val="000000"/>
                <w:kern w:val="24"/>
                <w:szCs w:val="20"/>
                <w:lang w:val="en-US" w:eastAsia="ja-JP"/>
              </w:rPr>
              <m:t>c</m:t>
            </m:r>
          </m:e>
          <m:sub>
            <m:r>
              <w:rPr>
                <w:rFonts w:ascii="Cambria Math" w:eastAsia="Yu Mincho" w:hAnsi="Cambria Math"/>
                <w:color w:val="000000"/>
                <w:kern w:val="24"/>
                <w:szCs w:val="20"/>
                <w:lang w:val="en-US" w:eastAsia="ja-JP"/>
              </w:rPr>
              <m:t>init</m:t>
            </m:r>
          </m:sub>
        </m:sSub>
        <m:r>
          <w:rPr>
            <w:rFonts w:ascii="Cambria Math" w:eastAsia="Yu Mincho" w:hAnsi="Cambria Math"/>
            <w:color w:val="000000"/>
            <w:kern w:val="24"/>
            <w:szCs w:val="20"/>
            <w:lang w:val="en-US" w:eastAsia="ja-JP"/>
          </w:rPr>
          <m:t>=</m:t>
        </m:r>
        <m:sSubSup>
          <m:sSubSupPr>
            <m:ctrlPr>
              <w:rPr>
                <w:rFonts w:ascii="Cambria Math" w:eastAsia="Yu Mincho" w:hAnsi="Cambria Math"/>
                <w:i/>
                <w:iCs/>
                <w:color w:val="000000"/>
                <w:kern w:val="24"/>
                <w:szCs w:val="20"/>
                <w:lang w:val="en-US" w:eastAsia="ja-JP"/>
              </w:rPr>
            </m:ctrlPr>
          </m:sSubSupPr>
          <m:e>
            <m:r>
              <w:rPr>
                <w:rFonts w:ascii="Cambria Math" w:eastAsia="Yu Mincho" w:hAnsi="Cambria Math"/>
                <w:color w:val="000000"/>
                <w:kern w:val="24"/>
                <w:szCs w:val="20"/>
                <w:lang w:val="en-US" w:eastAsia="ja-JP"/>
              </w:rPr>
              <m:t>N</m:t>
            </m:r>
          </m:e>
          <m:sub>
            <m:r>
              <w:rPr>
                <w:rFonts w:ascii="Cambria Math" w:eastAsia="Yu Mincho" w:hAnsi="Cambria Math"/>
                <w:color w:val="000000"/>
                <w:kern w:val="24"/>
                <w:szCs w:val="20"/>
                <w:lang w:val="en-US" w:eastAsia="ja-JP"/>
              </w:rPr>
              <m:t>ID</m:t>
            </m:r>
          </m:sub>
          <m:sup>
            <m:r>
              <w:rPr>
                <w:rFonts w:ascii="Cambria Math" w:eastAsia="Yu Mincho" w:hAnsi="Cambria Math"/>
                <w:color w:val="000000"/>
                <w:kern w:val="24"/>
                <w:szCs w:val="20"/>
                <w:lang w:val="en-US" w:eastAsia="ja-JP"/>
              </w:rPr>
              <m:t>cell</m:t>
            </m:r>
          </m:sup>
        </m:sSubSup>
        <m:r>
          <w:rPr>
            <w:rFonts w:ascii="Cambria Math" w:eastAsia="Yu Mincho" w:hAnsi="Cambria Math"/>
            <w:color w:val="000000"/>
            <w:kern w:val="24"/>
            <w:szCs w:val="20"/>
            <w:lang w:val="sv-SE" w:eastAsia="ja-JP"/>
          </w:rPr>
          <m:t>+</m:t>
        </m:r>
        <m:sSup>
          <m:sSupPr>
            <m:ctrlPr>
              <w:rPr>
                <w:rFonts w:ascii="Cambria Math" w:eastAsia="Yu Mincho" w:hAnsi="Cambria Math"/>
                <w:i/>
                <w:iCs/>
                <w:color w:val="000000"/>
                <w:kern w:val="24"/>
                <w:szCs w:val="20"/>
                <w:lang w:val="sv-SE" w:eastAsia="ja-JP"/>
              </w:rPr>
            </m:ctrlPr>
          </m:sSupPr>
          <m:e>
            <m:r>
              <w:rPr>
                <w:rFonts w:ascii="Cambria Math" w:eastAsia="Yu Mincho" w:hAnsi="Cambria Math"/>
                <w:color w:val="000000"/>
                <w:kern w:val="24"/>
                <w:szCs w:val="20"/>
                <w:lang w:val="sv-SE" w:eastAsia="ja-JP"/>
              </w:rPr>
              <m:t>2</m:t>
            </m:r>
          </m:e>
          <m:sup>
            <m:r>
              <w:rPr>
                <w:rFonts w:ascii="Cambria Math" w:eastAsia="Yu Mincho" w:hAnsi="Cambria Math"/>
                <w:color w:val="000000"/>
                <w:kern w:val="24"/>
                <w:szCs w:val="20"/>
                <w:lang w:val="sv-SE" w:eastAsia="ja-JP"/>
              </w:rPr>
              <m:t>9</m:t>
            </m:r>
          </m:sup>
        </m:sSup>
        <m:r>
          <w:rPr>
            <w:rFonts w:ascii="Cambria Math" w:eastAsia="Yu Mincho" w:hAnsi="Cambria Math"/>
            <w:color w:val="000000"/>
            <w:kern w:val="24"/>
            <w:szCs w:val="20"/>
            <w:lang w:val="sv-SE" w:eastAsia="ja-JP"/>
          </w:rPr>
          <m:t>u</m:t>
        </m:r>
      </m:oMath>
      <w:r w:rsidRPr="000B65A8">
        <w:rPr>
          <w:rFonts w:ascii="Times New Roman" w:eastAsia="Yu Mincho" w:hAnsi="Times New Roman"/>
          <w:szCs w:val="20"/>
          <w:lang w:val="en-US" w:eastAsia="ja-JP"/>
        </w:rPr>
        <w:t xml:space="preserve"> (where </w:t>
      </w:r>
      <m:oMath>
        <m:r>
          <w:rPr>
            <w:rFonts w:ascii="Cambria Math" w:eastAsia="Yu Mincho" w:hAnsi="Cambria Math"/>
            <w:color w:val="000000"/>
            <w:kern w:val="24"/>
            <w:szCs w:val="20"/>
            <w:lang w:val="en-US" w:eastAsia="ja-JP"/>
          </w:rPr>
          <m:t>c(n)</m:t>
        </m:r>
      </m:oMath>
      <w:r w:rsidRPr="000B65A8">
        <w:rPr>
          <w:rFonts w:ascii="Times New Roman" w:eastAsia="Yu Mincho" w:hAnsi="Times New Roman"/>
          <w:szCs w:val="20"/>
          <w:lang w:val="en-US" w:eastAsia="ja-JP"/>
        </w:rPr>
        <w:t xml:space="preserve"> and </w:t>
      </w:r>
      <m:oMath>
        <m:sSub>
          <m:sSubPr>
            <m:ctrlPr>
              <w:rPr>
                <w:rFonts w:ascii="Cambria Math" w:eastAsia="Yu Mincho" w:hAnsi="Cambria Math"/>
                <w:i/>
                <w:iCs/>
                <w:color w:val="000000"/>
                <w:kern w:val="24"/>
                <w:szCs w:val="20"/>
                <w:lang w:val="en-US" w:eastAsia="ja-JP"/>
              </w:rPr>
            </m:ctrlPr>
          </m:sSubPr>
          <m:e>
            <m:r>
              <w:rPr>
                <w:rFonts w:ascii="Cambria Math" w:eastAsia="Yu Mincho" w:hAnsi="Cambria Math"/>
                <w:color w:val="000000"/>
                <w:kern w:val="24"/>
                <w:szCs w:val="20"/>
                <w:lang w:val="en-US" w:eastAsia="ja-JP"/>
              </w:rPr>
              <m:t>c</m:t>
            </m:r>
          </m:e>
          <m:sub>
            <m:r>
              <w:rPr>
                <w:rFonts w:ascii="Cambria Math" w:eastAsia="Yu Mincho" w:hAnsi="Cambria Math"/>
                <w:color w:val="000000"/>
                <w:kern w:val="24"/>
                <w:szCs w:val="20"/>
                <w:lang w:val="en-US" w:eastAsia="ja-JP"/>
              </w:rPr>
              <m:t>init</m:t>
            </m:r>
          </m:sub>
        </m:sSub>
      </m:oMath>
      <w:r w:rsidRPr="000B65A8">
        <w:rPr>
          <w:rFonts w:ascii="Times New Roman" w:eastAsia="Yu Mincho" w:hAnsi="Times New Roman"/>
          <w:szCs w:val="20"/>
          <w:lang w:val="en-US" w:eastAsia="ja-JP"/>
        </w:rPr>
        <w:t xml:space="preserve"> are defined in Section 7.2 of TS 36.211, and the update flag </w:t>
      </w:r>
      <m:oMath>
        <m:r>
          <w:rPr>
            <w:rFonts w:ascii="Cambria Math" w:eastAsia="Yu Mincho" w:hAnsi="Cambria Math"/>
            <w:color w:val="000000"/>
            <w:kern w:val="24"/>
            <w:szCs w:val="20"/>
            <w:lang w:val="sv-SE" w:eastAsia="ja-JP"/>
          </w:rPr>
          <m:t>u</m:t>
        </m:r>
        <m:r>
          <m:rPr>
            <m:sty m:val="p"/>
          </m:rPr>
          <w:rPr>
            <w:rFonts w:ascii="Cambria Math" w:eastAsia="Yu Mincho" w:hAnsi="Cambria Math"/>
            <w:color w:val="000000"/>
            <w:kern w:val="24"/>
            <w:szCs w:val="20"/>
            <w:lang w:val="en-US" w:eastAsia="ja-JP"/>
          </w:rPr>
          <m:t> </m:t>
        </m:r>
      </m:oMath>
      <w:r w:rsidRPr="000B65A8">
        <w:rPr>
          <w:rFonts w:ascii="Times New Roman" w:eastAsia="Yu Mincho" w:hAnsi="Times New Roman"/>
          <w:szCs w:val="20"/>
          <w:lang w:val="en-US" w:eastAsia="ja-JP"/>
        </w:rPr>
        <w:t xml:space="preserve">follows </w:t>
      </w:r>
      <w:r w:rsidRPr="000B65A8">
        <w:rPr>
          <w:rFonts w:ascii="Times New Roman" w:eastAsia="Yu Mincho" w:hAnsi="Times New Roman"/>
          <w:i/>
          <w:iCs/>
          <w:szCs w:val="20"/>
          <w:lang w:val="en-US" w:eastAsia="ja-JP"/>
        </w:rPr>
        <w:t>systemInfoUnchanged-BR-R15)</w:t>
      </w:r>
      <w:r w:rsidRPr="000B65A8">
        <w:rPr>
          <w:rFonts w:ascii="Times New Roman" w:eastAsia="Yu Mincho" w:hAnsi="Times New Roman"/>
          <w:szCs w:val="20"/>
          <w:lang w:val="en-US" w:eastAsia="ja-JP"/>
        </w:rPr>
        <w:t>:</w:t>
      </w:r>
    </w:p>
    <w:p w14:paraId="4ADADA1B" w14:textId="77777777" w:rsidR="00DB17E3" w:rsidRPr="000B65A8" w:rsidRDefault="00DB17E3" w:rsidP="000B65A8">
      <w:pPr>
        <w:rPr>
          <w:rFonts w:ascii="Times New Roman" w:hAnsi="Times New Roman"/>
          <w:lang w:val="en-US"/>
        </w:rPr>
      </w:pPr>
      <m:oMathPara>
        <m:oMathParaPr>
          <m:jc m:val="center"/>
        </m:oMathParaPr>
        <m:oMath>
          <m:r>
            <w:rPr>
              <w:rFonts w:ascii="Cambria Math" w:hAnsi="Cambria Math"/>
              <w:lang w:val="en-US"/>
            </w:rPr>
            <m:t>S</m:t>
          </m:r>
          <m:d>
            <m:dPr>
              <m:ctrlPr>
                <w:rPr>
                  <w:rFonts w:ascii="Cambria Math" w:hAnsi="Cambria Math"/>
                  <w:iCs/>
                  <w:lang w:val="en-US"/>
                </w:rPr>
              </m:ctrlPr>
            </m:dPr>
            <m:e>
              <m:r>
                <w:rPr>
                  <w:rFonts w:ascii="Cambria Math" w:hAnsi="Cambria Math"/>
                  <w:lang w:val="en-US"/>
                </w:rPr>
                <m:t>i</m:t>
              </m:r>
            </m:e>
          </m:d>
          <m:r>
            <m:rPr>
              <m:sty m:val="p"/>
            </m:rPr>
            <w:rPr>
              <w:rFonts w:ascii="Cambria Math" w:hAnsi="Cambria Math"/>
              <w:lang w:val="en-US"/>
            </w:rPr>
            <m:t>=</m:t>
          </m:r>
          <m:f>
            <m:fPr>
              <m:ctrlPr>
                <w:rPr>
                  <w:rFonts w:ascii="Cambria Math" w:hAnsi="Cambria Math"/>
                  <w:iCs/>
                  <w:lang w:val="en-US"/>
                </w:rPr>
              </m:ctrlPr>
            </m:fPr>
            <m:num>
              <m:r>
                <m:rPr>
                  <m:sty m:val="p"/>
                </m:rPr>
                <w:rPr>
                  <w:rFonts w:ascii="Cambria Math" w:hAnsi="Cambria Math"/>
                  <w:lang w:val="en-US"/>
                </w:rPr>
                <m:t>1-</m:t>
              </m:r>
              <m:r>
                <m:rPr>
                  <m:sty m:val="p"/>
                </m:rPr>
                <w:rPr>
                  <w:rFonts w:ascii="Cambria Math" w:hAnsi="Cambria Math"/>
                  <w:lang w:val="sv-SE"/>
                </w:rPr>
                <m:t>2</m:t>
              </m:r>
              <m:r>
                <w:rPr>
                  <w:rFonts w:ascii="Cambria Math" w:hAnsi="Cambria Math"/>
                  <w:lang w:val="en-US"/>
                </w:rPr>
                <m:t>c</m:t>
              </m:r>
              <m:d>
                <m:dPr>
                  <m:ctrlPr>
                    <w:rPr>
                      <w:rFonts w:ascii="Cambria Math" w:hAnsi="Cambria Math"/>
                      <w:iCs/>
                      <w:lang w:val="en-US"/>
                    </w:rPr>
                  </m:ctrlPr>
                </m:dPr>
                <m:e>
                  <m:r>
                    <m:rPr>
                      <m:sty m:val="p"/>
                    </m:rPr>
                    <w:rPr>
                      <w:rFonts w:ascii="Cambria Math" w:hAnsi="Cambria Math"/>
                      <w:lang w:val="en-US"/>
                    </w:rPr>
                    <m:t>2</m:t>
                  </m:r>
                  <m:r>
                    <w:rPr>
                      <w:rFonts w:ascii="Cambria Math" w:hAnsi="Cambria Math"/>
                      <w:lang w:val="en-US"/>
                    </w:rPr>
                    <m:t>i</m:t>
                  </m:r>
                </m:e>
              </m:d>
            </m:num>
            <m:den>
              <m:rad>
                <m:radPr>
                  <m:degHide m:val="1"/>
                  <m:ctrlPr>
                    <w:rPr>
                      <w:rFonts w:ascii="Cambria Math" w:hAnsi="Cambria Math"/>
                      <w:iCs/>
                      <w:lang w:val="en-US"/>
                    </w:rPr>
                  </m:ctrlPr>
                </m:radPr>
                <m:deg/>
                <m:e>
                  <m:r>
                    <m:rPr>
                      <m:sty m:val="p"/>
                    </m:rPr>
                    <w:rPr>
                      <w:rFonts w:ascii="Cambria Math" w:hAnsi="Cambria Math"/>
                      <w:lang w:val="en-US"/>
                    </w:rPr>
                    <m:t>2</m:t>
                  </m:r>
                </m:e>
              </m:rad>
            </m:den>
          </m:f>
          <m:r>
            <m:rPr>
              <m:sty m:val="p"/>
            </m:rPr>
            <w:rPr>
              <w:rFonts w:ascii="Cambria Math" w:hAnsi="Cambria Math"/>
              <w:lang w:val="en-US"/>
            </w:rPr>
            <m:t>+</m:t>
          </m:r>
          <m:r>
            <w:rPr>
              <w:rFonts w:ascii="Cambria Math" w:hAnsi="Cambria Math"/>
              <w:lang w:val="en-US"/>
            </w:rPr>
            <m:t>j</m:t>
          </m:r>
          <m:f>
            <m:fPr>
              <m:ctrlPr>
                <w:rPr>
                  <w:rFonts w:ascii="Cambria Math" w:hAnsi="Cambria Math"/>
                  <w:iCs/>
                  <w:lang w:val="en-US"/>
                </w:rPr>
              </m:ctrlPr>
            </m:fPr>
            <m:num>
              <m:r>
                <m:rPr>
                  <m:sty m:val="p"/>
                </m:rPr>
                <w:rPr>
                  <w:rFonts w:ascii="Cambria Math" w:hAnsi="Cambria Math"/>
                  <w:lang w:val="en-US"/>
                </w:rPr>
                <m:t>1-2</m:t>
              </m:r>
              <m:r>
                <w:rPr>
                  <w:rFonts w:ascii="Cambria Math" w:hAnsi="Cambria Math"/>
                  <w:lang w:val="en-US"/>
                </w:rPr>
                <m:t>c</m:t>
              </m:r>
              <m:d>
                <m:dPr>
                  <m:ctrlPr>
                    <w:rPr>
                      <w:rFonts w:ascii="Cambria Math" w:hAnsi="Cambria Math"/>
                      <w:iCs/>
                      <w:lang w:val="en-US"/>
                    </w:rPr>
                  </m:ctrlPr>
                </m:dPr>
                <m:e>
                  <m:r>
                    <m:rPr>
                      <m:sty m:val="p"/>
                    </m:rPr>
                    <w:rPr>
                      <w:rFonts w:ascii="Cambria Math" w:hAnsi="Cambria Math"/>
                      <w:lang w:val="en-US"/>
                    </w:rPr>
                    <m:t>2</m:t>
                  </m:r>
                  <m:r>
                    <w:rPr>
                      <w:rFonts w:ascii="Cambria Math" w:hAnsi="Cambria Math"/>
                      <w:lang w:val="en-US"/>
                    </w:rPr>
                    <m:t>i</m:t>
                  </m:r>
                  <m:r>
                    <m:rPr>
                      <m:sty m:val="p"/>
                    </m:rPr>
                    <w:rPr>
                      <w:rFonts w:ascii="Cambria Math" w:hAnsi="Cambria Math"/>
                      <w:lang w:val="en-US"/>
                    </w:rPr>
                    <m:t>+1</m:t>
                  </m:r>
                </m:e>
              </m:d>
            </m:num>
            <m:den>
              <m:rad>
                <m:radPr>
                  <m:degHide m:val="1"/>
                  <m:ctrlPr>
                    <w:rPr>
                      <w:rFonts w:ascii="Cambria Math" w:hAnsi="Cambria Math"/>
                      <w:iCs/>
                      <w:lang w:val="en-US"/>
                    </w:rPr>
                  </m:ctrlPr>
                </m:radPr>
                <m:deg/>
                <m:e>
                  <m:r>
                    <m:rPr>
                      <m:sty m:val="p"/>
                    </m:rPr>
                    <w:rPr>
                      <w:rFonts w:ascii="Cambria Math" w:hAnsi="Cambria Math"/>
                      <w:lang w:val="en-US"/>
                    </w:rPr>
                    <m:t>2</m:t>
                  </m:r>
                </m:e>
              </m:rad>
            </m:den>
          </m:f>
          <m:r>
            <m:rPr>
              <m:sty m:val="p"/>
            </m:rPr>
            <w:rPr>
              <w:rFonts w:ascii="Cambria Math" w:hAnsi="Cambria Math"/>
              <w:lang w:val="en-US"/>
            </w:rPr>
            <m:t>,  </m:t>
          </m:r>
          <m:r>
            <w:rPr>
              <w:rFonts w:ascii="Cambria Math" w:hAnsi="Cambria Math"/>
              <w:lang w:val="en-US"/>
            </w:rPr>
            <m:t>i</m:t>
          </m:r>
          <m:r>
            <m:rPr>
              <m:sty m:val="p"/>
            </m:rPr>
            <w:rPr>
              <w:rFonts w:ascii="Cambria Math" w:hAnsi="Cambria Math"/>
              <w:lang w:val="en-US"/>
            </w:rPr>
            <m:t>=0, 1,…, 263</m:t>
          </m:r>
        </m:oMath>
      </m:oMathPara>
    </w:p>
    <w:p w14:paraId="48EE1879" w14:textId="77777777" w:rsidR="00DB17E3" w:rsidRPr="000B65A8" w:rsidRDefault="00DB17E3" w:rsidP="00017304">
      <w:pPr>
        <w:numPr>
          <w:ilvl w:val="0"/>
          <w:numId w:val="237"/>
        </w:numPr>
        <w:rPr>
          <w:rFonts w:ascii="Times New Roman" w:eastAsia="Yu Mincho" w:hAnsi="Times New Roman"/>
          <w:szCs w:val="20"/>
          <w:lang w:val="en-US" w:eastAsia="ja-JP"/>
        </w:rPr>
      </w:pPr>
      <w:r w:rsidRPr="000B65A8">
        <w:rPr>
          <w:rFonts w:ascii="Times New Roman" w:eastAsia="Yu Mincho" w:hAnsi="Times New Roman"/>
          <w:szCs w:val="20"/>
          <w:lang w:val="en-US" w:eastAsia="ja-JP"/>
        </w:rPr>
        <w:t xml:space="preserve">The sequence </w:t>
      </w:r>
      <m:oMath>
        <m:r>
          <w:rPr>
            <w:rFonts w:ascii="Cambria Math" w:eastAsia="Yu Mincho" w:hAnsi="Cambria Math"/>
            <w:color w:val="000000"/>
            <w:kern w:val="24"/>
            <w:szCs w:val="20"/>
            <w:lang w:val="en-US" w:eastAsia="ja-JP"/>
          </w:rPr>
          <m:t>S</m:t>
        </m:r>
      </m:oMath>
      <w:r w:rsidRPr="000B65A8">
        <w:rPr>
          <w:rFonts w:ascii="Times New Roman" w:eastAsia="Yu Mincho" w:hAnsi="Times New Roman"/>
          <w:szCs w:val="20"/>
          <w:lang w:val="en-US" w:eastAsia="ja-JP"/>
        </w:rPr>
        <w:t xml:space="preserve"> is mapped frequency-first, time-second.</w:t>
      </w:r>
    </w:p>
    <w:p w14:paraId="712DAB8D" w14:textId="77777777" w:rsidR="00DB17E3" w:rsidRPr="000B65A8" w:rsidRDefault="00DB17E3" w:rsidP="000B65A8">
      <w:pPr>
        <w:rPr>
          <w:rFonts w:ascii="Times New Roman" w:eastAsia="Yu Mincho" w:hAnsi="Times New Roman"/>
          <w:szCs w:val="20"/>
          <w:lang w:val="en-US" w:eastAsia="ja-JP"/>
        </w:rPr>
      </w:pPr>
    </w:p>
    <w:p w14:paraId="001B3903" w14:textId="77777777" w:rsidR="00DB17E3" w:rsidRPr="000B65A8" w:rsidRDefault="00DB17E3" w:rsidP="000B65A8">
      <w:pPr>
        <w:rPr>
          <w:rFonts w:ascii="Times New Roman" w:eastAsia="Yu Mincho" w:hAnsi="Times New Roman"/>
          <w:szCs w:val="20"/>
          <w:lang w:val="en-US" w:eastAsia="ja-JP"/>
        </w:rPr>
      </w:pPr>
      <w:r w:rsidRPr="000B65A8">
        <w:rPr>
          <w:rFonts w:ascii="Times New Roman" w:eastAsia="Yu Mincho" w:hAnsi="Times New Roman"/>
          <w:szCs w:val="20"/>
          <w:highlight w:val="green"/>
          <w:lang w:val="en-US" w:eastAsia="ja-JP"/>
        </w:rPr>
        <w:t>Agreement</w:t>
      </w:r>
    </w:p>
    <w:p w14:paraId="2F66D413" w14:textId="77777777" w:rsidR="00DB17E3" w:rsidRPr="000B65A8" w:rsidRDefault="00DB17E3" w:rsidP="00017304">
      <w:pPr>
        <w:pStyle w:val="ListParagraph"/>
        <w:numPr>
          <w:ilvl w:val="0"/>
          <w:numId w:val="238"/>
        </w:numPr>
        <w:rPr>
          <w:lang w:val="en-US"/>
        </w:rPr>
      </w:pPr>
      <w:r w:rsidRPr="000B65A8">
        <w:rPr>
          <w:lang w:val="en-US"/>
        </w:rPr>
        <w:t>The cover codes to use for different durations are (</w:t>
      </w:r>
      <m:oMath>
        <m:r>
          <m:rPr>
            <m:sty m:val="p"/>
          </m:rPr>
          <w:rPr>
            <w:rFonts w:ascii="Cambria Math" w:hAnsi="Cambria Math"/>
            <w:color w:val="000000"/>
            <w:kern w:val="24"/>
            <w:lang w:val="sv-SE"/>
          </w:rPr>
          <m:t>0</m:t>
        </m:r>
        <m:r>
          <w:rPr>
            <w:rFonts w:ascii="Cambria Math" w:hAnsi="Cambria Math"/>
            <w:color w:val="000000"/>
            <w:kern w:val="24"/>
            <w:lang w:val="sv-SE"/>
          </w:rPr>
          <m:t>=S</m:t>
        </m:r>
      </m:oMath>
      <w:r w:rsidRPr="000B65A8">
        <w:rPr>
          <w:lang w:val="en-US"/>
        </w:rPr>
        <w:t xml:space="preserve">, </w:t>
      </w:r>
      <m:oMath>
        <m:r>
          <m:rPr>
            <m:sty m:val="p"/>
          </m:rPr>
          <w:rPr>
            <w:rFonts w:ascii="Cambria Math" w:hAnsi="Cambria Math"/>
            <w:color w:val="000000"/>
            <w:kern w:val="24"/>
            <w:lang w:val="sv-SE"/>
          </w:rPr>
          <m:t>1</m:t>
        </m:r>
        <m:r>
          <w:rPr>
            <w:rFonts w:ascii="Cambria Math" w:hAnsi="Cambria Math"/>
            <w:color w:val="000000"/>
            <w:kern w:val="24"/>
            <w:lang w:val="sv-SE"/>
          </w:rPr>
          <m:t>=</m:t>
        </m:r>
        <m:sSup>
          <m:sSupPr>
            <m:ctrlPr>
              <w:rPr>
                <w:rFonts w:ascii="Cambria Math" w:hAnsi="Cambria Math"/>
                <w:i/>
                <w:iCs/>
                <w:color w:val="000000"/>
                <w:kern w:val="24"/>
                <w:lang w:val="sv-SE"/>
              </w:rPr>
            </m:ctrlPr>
          </m:sSupPr>
          <m:e>
            <m:r>
              <w:rPr>
                <w:rFonts w:ascii="Cambria Math" w:hAnsi="Cambria Math"/>
                <w:color w:val="000000"/>
                <w:kern w:val="24"/>
                <w:lang w:val="sv-SE"/>
              </w:rPr>
              <m:t>S</m:t>
            </m:r>
          </m:e>
          <m:sup>
            <m:r>
              <w:rPr>
                <w:rFonts w:ascii="Cambria Math" w:hAnsi="Cambria Math"/>
                <w:color w:val="000000"/>
                <w:kern w:val="24"/>
                <w:lang w:val="sv-SE"/>
              </w:rPr>
              <m:t>*</m:t>
            </m:r>
          </m:sup>
        </m:sSup>
      </m:oMath>
      <w:r w:rsidRPr="000B65A8">
        <w:rPr>
          <w:lang w:val="en-US"/>
        </w:rPr>
        <w:t>):</w:t>
      </w:r>
    </w:p>
    <w:p w14:paraId="16E2A849" w14:textId="62854914" w:rsidR="00DB17E3" w:rsidRPr="000B65A8" w:rsidRDefault="00DB17E3" w:rsidP="00017304">
      <w:pPr>
        <w:pStyle w:val="ListParagraph"/>
        <w:numPr>
          <w:ilvl w:val="1"/>
          <w:numId w:val="238"/>
        </w:numPr>
        <w:rPr>
          <w:lang w:val="en-US"/>
        </w:rPr>
      </w:pPr>
      <w:r w:rsidRPr="000B65A8">
        <w:rPr>
          <w:lang w:val="en-US"/>
        </w:rPr>
        <w:t>ms:{0, 0, 1, 0, 1, 1, 0, 0}</w:t>
      </w:r>
    </w:p>
    <w:p w14:paraId="105EB00B" w14:textId="77777777" w:rsidR="00DB17E3" w:rsidRPr="000B65A8" w:rsidRDefault="00DB17E3" w:rsidP="00017304">
      <w:pPr>
        <w:pStyle w:val="ListParagraph"/>
        <w:numPr>
          <w:ilvl w:val="1"/>
          <w:numId w:val="238"/>
        </w:numPr>
        <w:rPr>
          <w:lang w:val="en-US"/>
        </w:rPr>
      </w:pPr>
      <w:r w:rsidRPr="000B65A8">
        <w:rPr>
          <w:lang w:val="en-US"/>
        </w:rPr>
        <w:t>16 ms:{0, 0, 1, 1, 0, 1, 0, 0, 0, 1, 1, 0, 0, 1, 0, 1}</w:t>
      </w:r>
    </w:p>
    <w:p w14:paraId="1B946054" w14:textId="77777777" w:rsidR="00DB17E3" w:rsidRPr="000B65A8" w:rsidRDefault="00DB17E3" w:rsidP="00017304">
      <w:pPr>
        <w:pStyle w:val="ListParagraph"/>
        <w:numPr>
          <w:ilvl w:val="1"/>
          <w:numId w:val="238"/>
        </w:numPr>
        <w:rPr>
          <w:lang w:val="en-US"/>
        </w:rPr>
      </w:pPr>
      <w:r w:rsidRPr="000B65A8">
        <w:rPr>
          <w:lang w:val="en-US"/>
        </w:rPr>
        <w:t>32 ms: {1, 1, 0, 0, 1, 0, 0, 1, 0, 1, 1, 1, 0, 0, 0, 1, 1, 1, 0, 1, 0, 1, 0, 0, 1, 0, 0, 0, 1, 1, 0, 1}</w:t>
      </w:r>
    </w:p>
    <w:p w14:paraId="26403130" w14:textId="77777777" w:rsidR="00DB17E3" w:rsidRPr="000B65A8" w:rsidRDefault="00DB17E3" w:rsidP="00017304">
      <w:pPr>
        <w:pStyle w:val="ListParagraph"/>
        <w:numPr>
          <w:ilvl w:val="1"/>
          <w:numId w:val="238"/>
        </w:numPr>
        <w:rPr>
          <w:lang w:val="en-US"/>
        </w:rPr>
      </w:pPr>
      <w:r w:rsidRPr="000B65A8">
        <w:rPr>
          <w:lang w:val="en-US"/>
        </w:rPr>
        <w:t>40 ms {0, 1, 1, 0, 1, 1, 0, 0, 0, 1, 0, 1, 0, 0, 1, 1, 1, 0, 1, 1, 1, 0, 0, 0, 0, 1, 1, 1, 0, 1, 0, 0, 1, 1, 0, 1, 0, 1, 1, 0}</w:t>
      </w:r>
    </w:p>
    <w:p w14:paraId="621FC0CE" w14:textId="77777777" w:rsidR="00DB17E3" w:rsidRPr="000B65A8" w:rsidRDefault="00DB17E3" w:rsidP="000B65A8">
      <w:pPr>
        <w:rPr>
          <w:rFonts w:ascii="Times New Roman" w:eastAsia="Yu Mincho" w:hAnsi="Times New Roman"/>
          <w:szCs w:val="20"/>
          <w:lang w:eastAsia="ja-JP"/>
        </w:rPr>
      </w:pPr>
    </w:p>
    <w:p w14:paraId="77349106" w14:textId="77777777" w:rsidR="00DB17E3" w:rsidRPr="000B65A8" w:rsidRDefault="00DB17E3" w:rsidP="000B65A8">
      <w:pPr>
        <w:rPr>
          <w:rFonts w:ascii="Times New Roman" w:eastAsia="Yu Mincho" w:hAnsi="Times New Roman"/>
          <w:szCs w:val="20"/>
          <w:lang w:eastAsia="ja-JP"/>
        </w:rPr>
      </w:pPr>
      <w:r w:rsidRPr="000B65A8">
        <w:rPr>
          <w:rFonts w:ascii="Times New Roman" w:eastAsia="Yu Mincho" w:hAnsi="Times New Roman"/>
          <w:szCs w:val="20"/>
          <w:highlight w:val="green"/>
          <w:lang w:eastAsia="ja-JP"/>
        </w:rPr>
        <w:t>Agreement</w:t>
      </w:r>
    </w:p>
    <w:p w14:paraId="36AC8C7D" w14:textId="77777777" w:rsidR="00DB17E3" w:rsidRPr="000B65A8" w:rsidRDefault="00DB17E3" w:rsidP="000B65A8">
      <w:pPr>
        <w:rPr>
          <w:rFonts w:ascii="Times New Roman" w:eastAsia="Yu Mincho" w:hAnsi="Times New Roman"/>
          <w:szCs w:val="20"/>
          <w:lang w:eastAsia="ja-JP"/>
        </w:rPr>
      </w:pPr>
      <w:r w:rsidRPr="000B65A8">
        <w:rPr>
          <w:rFonts w:ascii="Times New Roman" w:hAnsi="Times New Roman"/>
          <w:szCs w:val="20"/>
          <w:lang w:eastAsia="zh-CN"/>
        </w:rPr>
        <w:t>Information about RSS TX boosting is signalled in SI among {0dB, 3dB, 4.8dB, 6dB} relative to CRS.</w:t>
      </w:r>
    </w:p>
    <w:p w14:paraId="14967440" w14:textId="77777777" w:rsidR="00DB17E3" w:rsidRPr="000B65A8" w:rsidRDefault="00DB17E3" w:rsidP="000B65A8">
      <w:pPr>
        <w:rPr>
          <w:rFonts w:ascii="Times New Roman" w:eastAsia="Yu Mincho" w:hAnsi="Times New Roman"/>
          <w:szCs w:val="20"/>
          <w:lang w:eastAsia="ja-JP"/>
        </w:rPr>
      </w:pPr>
    </w:p>
    <w:p w14:paraId="6AF670BF" w14:textId="67807DD3" w:rsidR="00DB17E3" w:rsidRPr="00B7752C" w:rsidRDefault="0058452E" w:rsidP="000B65A8">
      <w:pPr>
        <w:rPr>
          <w:rFonts w:ascii="Times New Roman" w:eastAsia="Yu Mincho" w:hAnsi="Times New Roman"/>
          <w:b/>
          <w:szCs w:val="20"/>
          <w:lang w:val="en-US" w:eastAsia="ja-JP"/>
        </w:rPr>
      </w:pPr>
      <w:hyperlink r:id="rId401" w:history="1">
        <w:r w:rsidR="000F2B08">
          <w:rPr>
            <w:rStyle w:val="Hyperlink"/>
            <w:rFonts w:ascii="Times New Roman" w:eastAsia="Yu Mincho" w:hAnsi="Times New Roman"/>
            <w:b/>
            <w:szCs w:val="20"/>
            <w:lang w:eastAsia="ja-JP"/>
          </w:rPr>
          <w:t>R1-1807569</w:t>
        </w:r>
      </w:hyperlink>
      <w:r w:rsidR="00DB17E3" w:rsidRPr="00B7752C">
        <w:rPr>
          <w:rFonts w:ascii="Times New Roman" w:eastAsia="Yu Mincho" w:hAnsi="Times New Roman"/>
          <w:b/>
          <w:szCs w:val="20"/>
          <w:lang w:eastAsia="ja-JP"/>
        </w:rPr>
        <w:tab/>
        <w:t>WF on RSS timing offset for efeMTC</w:t>
      </w:r>
      <w:r w:rsidR="00DB17E3" w:rsidRPr="00B7752C">
        <w:rPr>
          <w:rFonts w:ascii="Times New Roman" w:eastAsia="Yu Mincho" w:hAnsi="Times New Roman"/>
          <w:b/>
          <w:szCs w:val="20"/>
          <w:lang w:eastAsia="ja-JP"/>
        </w:rPr>
        <w:tab/>
      </w:r>
      <w:r w:rsidR="00DB17E3" w:rsidRPr="00B7752C">
        <w:rPr>
          <w:rFonts w:ascii="Times New Roman" w:eastAsia="Yu Mincho" w:hAnsi="Times New Roman"/>
          <w:b/>
          <w:szCs w:val="20"/>
          <w:lang w:val="en-US" w:eastAsia="ja-JP"/>
        </w:rPr>
        <w:t>Ericsson, Qualcomm, Sierra Wireless, Sony, Intel</w:t>
      </w:r>
    </w:p>
    <w:p w14:paraId="0B5043C1" w14:textId="77777777" w:rsidR="00DB17E3" w:rsidRPr="000B65A8" w:rsidRDefault="00DB17E3" w:rsidP="000B65A8">
      <w:pPr>
        <w:rPr>
          <w:rFonts w:ascii="Times New Roman" w:eastAsia="Yu Mincho" w:hAnsi="Times New Roman"/>
          <w:szCs w:val="20"/>
          <w:lang w:val="en-US" w:eastAsia="ja-JP"/>
        </w:rPr>
      </w:pPr>
    </w:p>
    <w:p w14:paraId="2143FA0A" w14:textId="77777777" w:rsidR="00DB17E3" w:rsidRPr="000B65A8" w:rsidRDefault="00DB17E3" w:rsidP="000B65A8">
      <w:pPr>
        <w:rPr>
          <w:rFonts w:ascii="Times New Roman" w:eastAsia="Yu Mincho" w:hAnsi="Times New Roman"/>
          <w:szCs w:val="20"/>
          <w:lang w:eastAsia="ja-JP"/>
        </w:rPr>
      </w:pPr>
    </w:p>
    <w:p w14:paraId="47DC0A94" w14:textId="77777777" w:rsidR="00DB17E3" w:rsidRPr="000B65A8" w:rsidRDefault="00DB17E3" w:rsidP="000B65A8">
      <w:pPr>
        <w:rPr>
          <w:rFonts w:ascii="Times New Roman" w:eastAsia="Yu Mincho" w:hAnsi="Times New Roman"/>
          <w:szCs w:val="20"/>
          <w:lang w:eastAsia="ja-JP"/>
        </w:rPr>
      </w:pPr>
      <w:r w:rsidRPr="000B65A8">
        <w:rPr>
          <w:rFonts w:ascii="Times New Roman" w:eastAsia="Yu Mincho" w:hAnsi="Times New Roman"/>
          <w:szCs w:val="20"/>
          <w:highlight w:val="green"/>
          <w:lang w:eastAsia="ja-JP"/>
        </w:rPr>
        <w:t>Agreement</w:t>
      </w:r>
    </w:p>
    <w:p w14:paraId="5F8EAB67" w14:textId="77777777" w:rsidR="00DB17E3" w:rsidRPr="000B65A8" w:rsidRDefault="00DB17E3" w:rsidP="000B65A8">
      <w:pPr>
        <w:rPr>
          <w:rFonts w:ascii="Times New Roman" w:eastAsia="Yu Mincho" w:hAnsi="Times New Roman"/>
          <w:szCs w:val="20"/>
          <w:lang w:val="en-US" w:eastAsia="ja-JP"/>
        </w:rPr>
      </w:pPr>
      <w:r w:rsidRPr="000B65A8">
        <w:rPr>
          <w:rFonts w:ascii="Times New Roman" w:eastAsia="Yu Mincho" w:hAnsi="Times New Roman"/>
          <w:szCs w:val="20"/>
          <w:lang w:val="en-US" w:eastAsia="ja-JP"/>
        </w:rPr>
        <w:t>RSS timing offset has the following resolution:</w:t>
      </w:r>
    </w:p>
    <w:p w14:paraId="7F526DE0" w14:textId="77777777" w:rsidR="00DB17E3" w:rsidRPr="000B65A8" w:rsidRDefault="00DB17E3" w:rsidP="00036580">
      <w:pPr>
        <w:numPr>
          <w:ilvl w:val="1"/>
          <w:numId w:val="184"/>
        </w:numPr>
        <w:rPr>
          <w:rFonts w:ascii="Times New Roman" w:eastAsia="Yu Mincho" w:hAnsi="Times New Roman"/>
          <w:szCs w:val="20"/>
          <w:lang w:val="en-US" w:eastAsia="ja-JP"/>
        </w:rPr>
      </w:pPr>
      <w:r w:rsidRPr="000B65A8">
        <w:rPr>
          <w:rFonts w:ascii="Times New Roman" w:eastAsia="Yu Mincho" w:hAnsi="Times New Roman"/>
          <w:szCs w:val="20"/>
          <w:lang w:val="en-US" w:eastAsia="ja-JP"/>
        </w:rPr>
        <w:t>160 ms: 1 frame</w:t>
      </w:r>
    </w:p>
    <w:p w14:paraId="184E13F4" w14:textId="77777777" w:rsidR="00DB17E3" w:rsidRPr="000B65A8" w:rsidRDefault="00DB17E3" w:rsidP="00036580">
      <w:pPr>
        <w:numPr>
          <w:ilvl w:val="1"/>
          <w:numId w:val="184"/>
        </w:numPr>
        <w:rPr>
          <w:rFonts w:ascii="Times New Roman" w:eastAsia="Yu Mincho" w:hAnsi="Times New Roman"/>
          <w:szCs w:val="20"/>
          <w:lang w:val="en-US" w:eastAsia="ja-JP"/>
        </w:rPr>
      </w:pPr>
      <w:r w:rsidRPr="000B65A8">
        <w:rPr>
          <w:rFonts w:ascii="Times New Roman" w:eastAsia="Yu Mincho" w:hAnsi="Times New Roman"/>
          <w:szCs w:val="20"/>
          <w:lang w:val="en-US" w:eastAsia="ja-JP"/>
        </w:rPr>
        <w:t>320 ms: 1 frame</w:t>
      </w:r>
    </w:p>
    <w:p w14:paraId="06602893" w14:textId="77777777" w:rsidR="00DB17E3" w:rsidRPr="000B65A8" w:rsidRDefault="00DB17E3" w:rsidP="00036580">
      <w:pPr>
        <w:numPr>
          <w:ilvl w:val="1"/>
          <w:numId w:val="184"/>
        </w:numPr>
        <w:rPr>
          <w:rFonts w:ascii="Times New Roman" w:eastAsia="Yu Mincho" w:hAnsi="Times New Roman"/>
          <w:szCs w:val="20"/>
          <w:lang w:val="en-US" w:eastAsia="ja-JP"/>
        </w:rPr>
      </w:pPr>
      <w:r w:rsidRPr="000B65A8">
        <w:rPr>
          <w:rFonts w:ascii="Times New Roman" w:eastAsia="Yu Mincho" w:hAnsi="Times New Roman"/>
          <w:szCs w:val="20"/>
          <w:lang w:val="en-US" w:eastAsia="ja-JP"/>
        </w:rPr>
        <w:t>640 ms: 2 frames, starting at SFN = 0</w:t>
      </w:r>
    </w:p>
    <w:p w14:paraId="320133F8" w14:textId="77777777" w:rsidR="00DB17E3" w:rsidRPr="000B65A8" w:rsidRDefault="00DB17E3" w:rsidP="00036580">
      <w:pPr>
        <w:numPr>
          <w:ilvl w:val="1"/>
          <w:numId w:val="184"/>
        </w:numPr>
        <w:rPr>
          <w:rFonts w:ascii="Times New Roman" w:eastAsia="Yu Mincho" w:hAnsi="Times New Roman"/>
          <w:szCs w:val="20"/>
          <w:lang w:val="en-US" w:eastAsia="ja-JP"/>
        </w:rPr>
      </w:pPr>
      <w:r w:rsidRPr="000B65A8">
        <w:rPr>
          <w:rFonts w:ascii="Times New Roman" w:eastAsia="Yu Mincho" w:hAnsi="Times New Roman"/>
          <w:szCs w:val="20"/>
          <w:lang w:val="en-US" w:eastAsia="ja-JP"/>
        </w:rPr>
        <w:t>1280 ms: 4 frames, starting at SFN = 0</w:t>
      </w:r>
    </w:p>
    <w:p w14:paraId="73337D25" w14:textId="77777777" w:rsidR="00DB17E3" w:rsidRDefault="00DB17E3" w:rsidP="00DB17E3">
      <w:pPr>
        <w:rPr>
          <w:rFonts w:eastAsia="Yu Mincho"/>
          <w:lang w:eastAsia="ja-JP"/>
        </w:rPr>
      </w:pPr>
    </w:p>
    <w:p w14:paraId="1954DC4B" w14:textId="77777777" w:rsidR="00DB17E3" w:rsidRPr="00767305" w:rsidRDefault="00DB17E3" w:rsidP="00DB17E3">
      <w:pPr>
        <w:rPr>
          <w:rFonts w:eastAsia="Yu Mincho"/>
          <w:lang w:eastAsia="ja-JP"/>
        </w:rPr>
      </w:pPr>
    </w:p>
    <w:p w14:paraId="6793F9CB" w14:textId="270BFBA9" w:rsidR="00DB17E3" w:rsidRDefault="0058452E" w:rsidP="00DB17E3">
      <w:pPr>
        <w:rPr>
          <w:lang w:eastAsia="x-none"/>
        </w:rPr>
      </w:pPr>
      <w:hyperlink r:id="rId402" w:history="1">
        <w:r w:rsidR="000F2B08">
          <w:rPr>
            <w:rStyle w:val="Hyperlink"/>
            <w:lang w:eastAsia="x-none"/>
          </w:rPr>
          <w:t>R1-1805849</w:t>
        </w:r>
      </w:hyperlink>
      <w:r w:rsidR="00DB17E3">
        <w:rPr>
          <w:lang w:eastAsia="x-none"/>
        </w:rPr>
        <w:tab/>
        <w:t>Resynchronization signal for MTC</w:t>
      </w:r>
      <w:r w:rsidR="00DB17E3">
        <w:rPr>
          <w:lang w:eastAsia="x-none"/>
        </w:rPr>
        <w:tab/>
        <w:t>Ericsson</w:t>
      </w:r>
    </w:p>
    <w:p w14:paraId="32E2C4B4" w14:textId="17D8FD41" w:rsidR="00DB17E3" w:rsidRDefault="0058452E" w:rsidP="00DB17E3">
      <w:pPr>
        <w:rPr>
          <w:lang w:eastAsia="x-none"/>
        </w:rPr>
      </w:pPr>
      <w:hyperlink r:id="rId403" w:history="1">
        <w:r w:rsidR="000F2B08">
          <w:rPr>
            <w:rStyle w:val="Hyperlink"/>
            <w:lang w:eastAsia="x-none"/>
          </w:rPr>
          <w:t>R1-1805977</w:t>
        </w:r>
      </w:hyperlink>
      <w:r w:rsidR="00DB17E3">
        <w:rPr>
          <w:lang w:eastAsia="x-none"/>
        </w:rPr>
        <w:tab/>
        <w:t>Cell search and system information acquisition improvements in eFeMTC</w:t>
      </w:r>
      <w:r w:rsidR="00DB17E3">
        <w:rPr>
          <w:lang w:eastAsia="x-none"/>
        </w:rPr>
        <w:tab/>
        <w:t>Huawei, HiSilicon</w:t>
      </w:r>
    </w:p>
    <w:p w14:paraId="40A0ECB5" w14:textId="4A462AB8" w:rsidR="00DB17E3" w:rsidRDefault="0058452E" w:rsidP="00DB17E3">
      <w:pPr>
        <w:rPr>
          <w:lang w:eastAsia="x-none"/>
        </w:rPr>
      </w:pPr>
      <w:hyperlink r:id="rId404" w:history="1">
        <w:r w:rsidR="000F2B08">
          <w:rPr>
            <w:rStyle w:val="Hyperlink"/>
            <w:lang w:eastAsia="x-none"/>
          </w:rPr>
          <w:t>R1-1806002</w:t>
        </w:r>
      </w:hyperlink>
      <w:r w:rsidR="00DB17E3">
        <w:rPr>
          <w:lang w:eastAsia="x-none"/>
        </w:rPr>
        <w:tab/>
        <w:t>Re-Sync Signal Design Considerations</w:t>
      </w:r>
      <w:r w:rsidR="00DB17E3">
        <w:rPr>
          <w:lang w:eastAsia="x-none"/>
        </w:rPr>
        <w:tab/>
        <w:t>Sierra Wireless, S.A.</w:t>
      </w:r>
    </w:p>
    <w:p w14:paraId="78A5A1E2" w14:textId="6D13FEFD" w:rsidR="00DB17E3" w:rsidRDefault="0058452E" w:rsidP="00DB17E3">
      <w:pPr>
        <w:rPr>
          <w:lang w:eastAsia="x-none"/>
        </w:rPr>
      </w:pPr>
      <w:hyperlink r:id="rId405" w:history="1">
        <w:r w:rsidR="000F2B08">
          <w:rPr>
            <w:rStyle w:val="Hyperlink"/>
            <w:lang w:eastAsia="x-none"/>
          </w:rPr>
          <w:t>R1-1806172</w:t>
        </w:r>
      </w:hyperlink>
      <w:r w:rsidR="00DB17E3">
        <w:rPr>
          <w:lang w:eastAsia="x-none"/>
        </w:rPr>
        <w:tab/>
        <w:t>Resynchronization signal for efeMTC</w:t>
      </w:r>
      <w:r w:rsidR="00DB17E3">
        <w:rPr>
          <w:lang w:eastAsia="x-none"/>
        </w:rPr>
        <w:tab/>
        <w:t>Nokia, Nokia Shanghai Bell</w:t>
      </w:r>
    </w:p>
    <w:p w14:paraId="05405BE8" w14:textId="464AD38D" w:rsidR="00DB17E3" w:rsidRDefault="0058452E" w:rsidP="00DB17E3">
      <w:pPr>
        <w:rPr>
          <w:lang w:eastAsia="x-none"/>
        </w:rPr>
      </w:pPr>
      <w:hyperlink r:id="rId406" w:history="1">
        <w:r w:rsidR="000F2B08">
          <w:rPr>
            <w:rStyle w:val="Hyperlink"/>
            <w:lang w:eastAsia="x-none"/>
          </w:rPr>
          <w:t>R1-1806185</w:t>
        </w:r>
      </w:hyperlink>
      <w:r w:rsidR="00DB17E3">
        <w:rPr>
          <w:lang w:eastAsia="x-none"/>
        </w:rPr>
        <w:tab/>
        <w:t>Remaining details on resynchronization signal for MTC</w:t>
      </w:r>
      <w:r w:rsidR="00DB17E3">
        <w:rPr>
          <w:lang w:eastAsia="x-none"/>
        </w:rPr>
        <w:tab/>
        <w:t>ZTE</w:t>
      </w:r>
    </w:p>
    <w:p w14:paraId="1112900D" w14:textId="14F729F7" w:rsidR="00DB17E3" w:rsidRDefault="0058452E" w:rsidP="00DB17E3">
      <w:pPr>
        <w:rPr>
          <w:lang w:eastAsia="x-none"/>
        </w:rPr>
      </w:pPr>
      <w:hyperlink r:id="rId407" w:history="1">
        <w:r w:rsidR="000F2B08">
          <w:rPr>
            <w:rStyle w:val="Hyperlink"/>
            <w:lang w:eastAsia="x-none"/>
          </w:rPr>
          <w:t>R1-1806487</w:t>
        </w:r>
      </w:hyperlink>
      <w:r w:rsidR="00DB17E3">
        <w:rPr>
          <w:lang w:eastAsia="x-none"/>
        </w:rPr>
        <w:tab/>
        <w:t>Resynchronization signal for efeMTC</w:t>
      </w:r>
      <w:r w:rsidR="00DB17E3">
        <w:rPr>
          <w:lang w:eastAsia="x-none"/>
        </w:rPr>
        <w:tab/>
        <w:t>Intel Corporation</w:t>
      </w:r>
    </w:p>
    <w:p w14:paraId="102D021E" w14:textId="212B17AB" w:rsidR="00DB17E3" w:rsidRDefault="0058452E" w:rsidP="00DB17E3">
      <w:pPr>
        <w:rPr>
          <w:lang w:eastAsia="x-none"/>
        </w:rPr>
      </w:pPr>
      <w:hyperlink r:id="rId408" w:history="1">
        <w:r w:rsidR="000F2B08">
          <w:rPr>
            <w:rStyle w:val="Hyperlink"/>
            <w:lang w:eastAsia="x-none"/>
          </w:rPr>
          <w:t>R1-1806558</w:t>
        </w:r>
      </w:hyperlink>
      <w:r w:rsidR="00DB17E3">
        <w:rPr>
          <w:lang w:eastAsia="x-none"/>
        </w:rPr>
        <w:tab/>
        <w:t>Remaining issues in RSS</w:t>
      </w:r>
      <w:r w:rsidR="00DB17E3">
        <w:rPr>
          <w:lang w:eastAsia="x-none"/>
        </w:rPr>
        <w:tab/>
        <w:t>Sony</w:t>
      </w:r>
    </w:p>
    <w:p w14:paraId="29B6DFA3" w14:textId="29B04116" w:rsidR="00DB17E3" w:rsidRDefault="0058452E" w:rsidP="00DB17E3">
      <w:pPr>
        <w:rPr>
          <w:lang w:eastAsia="x-none"/>
        </w:rPr>
      </w:pPr>
      <w:hyperlink r:id="rId409" w:history="1">
        <w:r w:rsidR="000F2B08">
          <w:rPr>
            <w:rStyle w:val="Hyperlink"/>
            <w:lang w:eastAsia="x-none"/>
          </w:rPr>
          <w:t>R1-1806682</w:t>
        </w:r>
      </w:hyperlink>
      <w:r w:rsidR="00DB17E3">
        <w:rPr>
          <w:lang w:eastAsia="x-none"/>
        </w:rPr>
        <w:tab/>
        <w:t>Discussion on enhanced synchronization signals and resynchronization signals</w:t>
      </w:r>
      <w:r w:rsidR="00DB17E3">
        <w:rPr>
          <w:lang w:eastAsia="x-none"/>
        </w:rPr>
        <w:tab/>
        <w:t>Samsung</w:t>
      </w:r>
    </w:p>
    <w:p w14:paraId="67AE4688" w14:textId="4BE2A13D" w:rsidR="00DB17E3" w:rsidRDefault="0058452E" w:rsidP="00DB17E3">
      <w:pPr>
        <w:rPr>
          <w:lang w:eastAsia="x-none"/>
        </w:rPr>
      </w:pPr>
      <w:hyperlink r:id="rId410" w:history="1">
        <w:r w:rsidR="000F2B08">
          <w:rPr>
            <w:rStyle w:val="Hyperlink"/>
            <w:lang w:eastAsia="x-none"/>
          </w:rPr>
          <w:t>R1-1807102</w:t>
        </w:r>
      </w:hyperlink>
      <w:r w:rsidR="00DB17E3">
        <w:rPr>
          <w:lang w:eastAsia="x-none"/>
        </w:rPr>
        <w:tab/>
        <w:t>Reduced system acquisition time</w:t>
      </w:r>
      <w:r w:rsidR="00DB17E3">
        <w:rPr>
          <w:lang w:eastAsia="x-none"/>
        </w:rPr>
        <w:tab/>
        <w:t>Qualcomm Incorporated</w:t>
      </w:r>
    </w:p>
    <w:p w14:paraId="23D4B2D7" w14:textId="77777777" w:rsidR="00DB17E3" w:rsidRDefault="00DB17E3" w:rsidP="0096745C">
      <w:pPr>
        <w:pStyle w:val="Heading4"/>
      </w:pPr>
      <w:bookmarkStart w:id="118" w:name="_Toc513839849"/>
      <w:bookmarkStart w:id="119" w:name="_Toc516232557"/>
      <w:r>
        <w:t>Early data transmission</w:t>
      </w:r>
      <w:bookmarkEnd w:id="118"/>
      <w:bookmarkEnd w:id="119"/>
    </w:p>
    <w:p w14:paraId="31DD9702" w14:textId="77777777" w:rsidR="00DB17E3" w:rsidRPr="00B7752C" w:rsidRDefault="00DB17E3" w:rsidP="00DB17E3">
      <w:pPr>
        <w:rPr>
          <w:rFonts w:eastAsia="Yu Mincho"/>
          <w:b/>
          <w:lang w:eastAsia="ja-JP"/>
        </w:rPr>
      </w:pPr>
      <w:r w:rsidRPr="00B7752C">
        <w:rPr>
          <w:rFonts w:eastAsia="Yu Mincho"/>
          <w:b/>
          <w:lang w:eastAsia="ja-JP"/>
        </w:rPr>
        <w:t>R1-1807</w:t>
      </w:r>
      <w:r w:rsidRPr="00B7752C">
        <w:rPr>
          <w:rFonts w:eastAsia="Yu Mincho"/>
          <w:b/>
          <w:lang w:eastAsia="ja-JP"/>
        </w:rPr>
        <w:tab/>
        <w:t>469</w:t>
      </w:r>
      <w:r w:rsidRPr="00B7752C">
        <w:rPr>
          <w:rFonts w:eastAsia="Yu Mincho"/>
          <w:b/>
          <w:lang w:eastAsia="ja-JP"/>
        </w:rPr>
        <w:tab/>
      </w:r>
      <w:r w:rsidRPr="00B7752C">
        <w:rPr>
          <w:b/>
          <w:lang w:eastAsia="zh-CN"/>
        </w:rPr>
        <w:t>Feature lead summary of EDT in eMTC</w:t>
      </w:r>
      <w:r w:rsidRPr="00B7752C">
        <w:rPr>
          <w:b/>
          <w:lang w:eastAsia="x-none"/>
        </w:rPr>
        <w:tab/>
        <w:t>Huawei, HiSilicon</w:t>
      </w:r>
    </w:p>
    <w:p w14:paraId="1CF6E459" w14:textId="77777777" w:rsidR="00DB17E3" w:rsidRPr="00B7752C" w:rsidRDefault="00DB17E3" w:rsidP="00DB17E3">
      <w:pPr>
        <w:rPr>
          <w:rFonts w:ascii="Times New Roman" w:eastAsia="Yu Mincho" w:hAnsi="Times New Roman"/>
          <w:szCs w:val="20"/>
          <w:lang w:eastAsia="ja-JP"/>
        </w:rPr>
      </w:pPr>
    </w:p>
    <w:p w14:paraId="46A2DBC9" w14:textId="77777777" w:rsidR="00DB17E3" w:rsidRPr="00B7752C" w:rsidRDefault="00DB17E3" w:rsidP="00DB17E3">
      <w:pPr>
        <w:rPr>
          <w:rFonts w:ascii="Times New Roman" w:eastAsia="Yu Mincho" w:hAnsi="Times New Roman"/>
          <w:szCs w:val="20"/>
          <w:highlight w:val="green"/>
          <w:lang w:eastAsia="ja-JP"/>
        </w:rPr>
      </w:pPr>
      <w:r w:rsidRPr="00B7752C">
        <w:rPr>
          <w:rFonts w:ascii="Times New Roman" w:eastAsia="Yu Mincho" w:hAnsi="Times New Roman"/>
          <w:szCs w:val="20"/>
          <w:highlight w:val="green"/>
          <w:lang w:eastAsia="ja-JP"/>
        </w:rPr>
        <w:t>Agreement</w:t>
      </w:r>
    </w:p>
    <w:p w14:paraId="70D6835C" w14:textId="77777777" w:rsidR="00DB17E3" w:rsidRPr="00B7752C" w:rsidRDefault="00DB17E3" w:rsidP="00DB17E3">
      <w:pPr>
        <w:rPr>
          <w:rFonts w:ascii="Times New Roman" w:eastAsia="DengXian" w:hAnsi="Times New Roman"/>
          <w:szCs w:val="20"/>
          <w:lang w:eastAsia="zh-CN"/>
        </w:rPr>
      </w:pPr>
      <w:r w:rsidRPr="00B7752C">
        <w:rPr>
          <w:rFonts w:ascii="Times New Roman" w:hAnsi="Times New Roman"/>
          <w:szCs w:val="20"/>
          <w:lang w:eastAsia="zh-CN"/>
        </w:rPr>
        <w:t>For CEModeA, 5 bits resource allocation to support 1~6PRBs in RAR UL grant for EDT.</w:t>
      </w:r>
    </w:p>
    <w:p w14:paraId="707A5C5A" w14:textId="77777777" w:rsidR="00DB17E3" w:rsidRPr="00B7752C" w:rsidRDefault="00DB17E3" w:rsidP="00DB17E3">
      <w:pPr>
        <w:rPr>
          <w:rFonts w:ascii="Times New Roman" w:hAnsi="Times New Roman"/>
          <w:szCs w:val="20"/>
          <w:lang w:eastAsia="zh-CN"/>
        </w:rPr>
      </w:pPr>
      <w:r w:rsidRPr="00B7752C">
        <w:rPr>
          <w:rFonts w:ascii="Times New Roman" w:hAnsi="Times New Roman"/>
          <w:szCs w:val="20"/>
          <w:lang w:eastAsia="zh-CN"/>
        </w:rPr>
        <w:t>For CEModeB, reuse Rel-13 legacy resource allocation in RAR UL grant for EDT.</w:t>
      </w:r>
    </w:p>
    <w:p w14:paraId="2135D352" w14:textId="77777777" w:rsidR="00DB17E3" w:rsidRPr="00B7752C" w:rsidRDefault="00DB17E3" w:rsidP="00DB17E3">
      <w:pPr>
        <w:rPr>
          <w:rFonts w:ascii="Times New Roman" w:eastAsia="Yu Mincho" w:hAnsi="Times New Roman"/>
          <w:szCs w:val="20"/>
          <w:lang w:eastAsia="ja-JP"/>
        </w:rPr>
      </w:pPr>
    </w:p>
    <w:p w14:paraId="28F8B68D" w14:textId="77777777" w:rsidR="00DB17E3" w:rsidRPr="00B7752C" w:rsidRDefault="00DB17E3" w:rsidP="00DB17E3">
      <w:pPr>
        <w:rPr>
          <w:rFonts w:ascii="Times New Roman" w:eastAsia="Yu Mincho" w:hAnsi="Times New Roman"/>
          <w:szCs w:val="20"/>
          <w:lang w:eastAsia="ja-JP"/>
        </w:rPr>
      </w:pPr>
      <w:r w:rsidRPr="00B7752C">
        <w:rPr>
          <w:rFonts w:ascii="Times New Roman" w:eastAsia="Yu Mincho" w:hAnsi="Times New Roman"/>
          <w:szCs w:val="20"/>
          <w:highlight w:val="green"/>
          <w:lang w:eastAsia="ja-JP"/>
        </w:rPr>
        <w:t>Agreement</w:t>
      </w:r>
    </w:p>
    <w:p w14:paraId="687FF6D1" w14:textId="77777777" w:rsidR="00DB17E3" w:rsidRPr="00B7752C" w:rsidRDefault="00DB17E3" w:rsidP="00DB17E3">
      <w:pPr>
        <w:ind w:leftChars="-5" w:left="-10"/>
        <w:rPr>
          <w:rFonts w:ascii="Times New Roman" w:hAnsi="Times New Roman"/>
          <w:szCs w:val="20"/>
          <w:lang w:eastAsia="zh-CN"/>
        </w:rPr>
      </w:pPr>
      <w:r w:rsidRPr="00B7752C">
        <w:rPr>
          <w:rFonts w:ascii="Times New Roman" w:hAnsi="Times New Roman"/>
          <w:szCs w:val="20"/>
          <w:lang w:eastAsia="zh-CN"/>
        </w:rPr>
        <w:t>Scaled down proportionally to the nearest equal or higher legacy repetition number.</w:t>
      </w:r>
    </w:p>
    <w:p w14:paraId="102CA797" w14:textId="77777777" w:rsidR="00DB17E3" w:rsidRPr="00B7752C" w:rsidRDefault="00DB17E3" w:rsidP="00017304">
      <w:pPr>
        <w:pStyle w:val="ListParagraph"/>
        <w:numPr>
          <w:ilvl w:val="0"/>
          <w:numId w:val="238"/>
        </w:numPr>
        <w:rPr>
          <w:rFonts w:eastAsia="Yu Mincho"/>
        </w:rPr>
      </w:pPr>
      <w:r w:rsidRPr="00B7752C">
        <w:rPr>
          <w:rFonts w:eastAsia="Yu Mincho"/>
        </w:rPr>
        <w:t>New number can be considered during CR phase.</w:t>
      </w:r>
    </w:p>
    <w:p w14:paraId="1C260268" w14:textId="77777777" w:rsidR="00DB17E3" w:rsidRPr="00B7752C" w:rsidRDefault="00DB17E3" w:rsidP="00DB17E3">
      <w:pPr>
        <w:rPr>
          <w:rFonts w:ascii="Times New Roman" w:hAnsi="Times New Roman"/>
          <w:szCs w:val="20"/>
          <w:lang w:eastAsia="x-none"/>
        </w:rPr>
      </w:pPr>
    </w:p>
    <w:p w14:paraId="79370C3F" w14:textId="77777777" w:rsidR="00DB17E3" w:rsidRPr="00B7752C" w:rsidRDefault="00DB17E3" w:rsidP="00DB17E3">
      <w:pPr>
        <w:rPr>
          <w:rFonts w:ascii="Times New Roman" w:eastAsia="Yu Mincho" w:hAnsi="Times New Roman"/>
          <w:szCs w:val="20"/>
          <w:lang w:eastAsia="ja-JP"/>
        </w:rPr>
      </w:pPr>
      <w:r w:rsidRPr="00B7752C">
        <w:rPr>
          <w:rFonts w:ascii="Times New Roman" w:eastAsia="Yu Mincho" w:hAnsi="Times New Roman"/>
          <w:szCs w:val="20"/>
          <w:highlight w:val="green"/>
          <w:lang w:eastAsia="ja-JP"/>
        </w:rPr>
        <w:t>Agreement</w:t>
      </w:r>
    </w:p>
    <w:p w14:paraId="4FDDBD21" w14:textId="77777777" w:rsidR="00DB17E3" w:rsidRPr="00B7752C" w:rsidRDefault="00DB17E3" w:rsidP="00DB17E3">
      <w:pPr>
        <w:rPr>
          <w:rFonts w:ascii="Times New Roman" w:hAnsi="Times New Roman"/>
          <w:szCs w:val="20"/>
        </w:rPr>
      </w:pPr>
      <w:r w:rsidRPr="00B7752C">
        <w:rPr>
          <w:rFonts w:ascii="Times New Roman" w:hAnsi="Times New Roman"/>
          <w:szCs w:val="20"/>
        </w:rPr>
        <w:t>For UL grant in MAC RAR</w:t>
      </w:r>
      <w:r w:rsidRPr="00B7752C">
        <w:rPr>
          <w:rFonts w:ascii="Times New Roman" w:hAnsi="Times New Roman"/>
          <w:szCs w:val="20"/>
          <w:lang w:eastAsia="zh-CN"/>
        </w:rPr>
        <w:t xml:space="preserve"> scheduling EDT</w:t>
      </w:r>
      <w:r w:rsidRPr="00B7752C">
        <w:rPr>
          <w:rFonts w:ascii="Times New Roman" w:hAnsi="Times New Roman"/>
          <w:szCs w:val="20"/>
        </w:rPr>
        <w:t>:</w:t>
      </w:r>
    </w:p>
    <w:p w14:paraId="08AD78BA" w14:textId="0A888DD9" w:rsidR="00DB17E3" w:rsidRPr="00B7752C" w:rsidRDefault="00DB17E3" w:rsidP="00017304">
      <w:pPr>
        <w:pStyle w:val="ListParagraph"/>
        <w:numPr>
          <w:ilvl w:val="0"/>
          <w:numId w:val="238"/>
        </w:numPr>
        <w:rPr>
          <w:lang w:eastAsia="zh-CN"/>
        </w:rPr>
      </w:pPr>
      <w:r w:rsidRPr="00B7752C">
        <w:t xml:space="preserve">In CEModeA, </w:t>
      </w:r>
      <w:r w:rsidRPr="00B7752C">
        <w:rPr>
          <w:noProof/>
          <w:lang w:eastAsia="en-GB"/>
        </w:rPr>
        <w:drawing>
          <wp:inline distT="0" distB="0" distL="0" distR="0" wp14:anchorId="7A7C2045" wp14:editId="634C8B4A">
            <wp:extent cx="323850" cy="219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11" cstate="print">
                      <a:extLst>
                        <a:ext uri="{28A0092B-C50C-407E-A947-70E740481C1C}">
                          <a14:useLocalDpi xmlns:a14="http://schemas.microsoft.com/office/drawing/2010/main" val="0"/>
                        </a:ext>
                      </a:extLst>
                    </a:blip>
                    <a:srcRect/>
                    <a:stretch>
                      <a:fillRect/>
                    </a:stretch>
                  </pic:blipFill>
                  <pic:spPr bwMode="auto">
                    <a:xfrm>
                      <a:off x="0" y="0"/>
                      <a:ext cx="323850" cy="219075"/>
                    </a:xfrm>
                    <a:prstGeom prst="rect">
                      <a:avLst/>
                    </a:prstGeom>
                    <a:noFill/>
                    <a:ln>
                      <a:noFill/>
                    </a:ln>
                  </pic:spPr>
                </pic:pic>
              </a:graphicData>
            </a:graphic>
          </wp:inline>
        </w:drawing>
      </w:r>
      <w:r w:rsidRPr="00B7752C">
        <w:rPr>
          <w:lang w:eastAsia="zh-CN"/>
        </w:rPr>
        <w:t xml:space="preserve"> bits</w:t>
      </w:r>
      <w:r w:rsidRPr="00B7752C">
        <w:t xml:space="preserve"> for any </w:t>
      </w:r>
      <w:r w:rsidRPr="00B7752C">
        <w:rPr>
          <w:lang w:eastAsia="zh-CN"/>
        </w:rPr>
        <w:t xml:space="preserve">Msg3/4 MPDCCH narrowband index in CEModeA. </w:t>
      </w:r>
    </w:p>
    <w:p w14:paraId="01FD33F7" w14:textId="77777777" w:rsidR="00DB17E3" w:rsidRPr="00B7752C" w:rsidRDefault="00DB17E3" w:rsidP="00017304">
      <w:pPr>
        <w:pStyle w:val="ListParagraph"/>
        <w:numPr>
          <w:ilvl w:val="0"/>
          <w:numId w:val="238"/>
        </w:numPr>
        <w:rPr>
          <w:lang w:eastAsia="zh-CN"/>
        </w:rPr>
      </w:pPr>
      <w:r w:rsidRPr="00B7752C">
        <w:rPr>
          <w:lang w:eastAsia="zh-CN"/>
        </w:rPr>
        <w:t xml:space="preserve">In CEModeB, 3 bits for </w:t>
      </w:r>
      <w:r w:rsidRPr="00B7752C">
        <w:rPr>
          <w:lang w:eastAsia="x-none"/>
        </w:rPr>
        <w:t>Msg3/4 MPDCCH narrowband index, and 3 bits for Msg3 PUSCH narrowband index.</w:t>
      </w:r>
    </w:p>
    <w:p w14:paraId="69BF4DA4" w14:textId="77777777" w:rsidR="00DB17E3" w:rsidRPr="00B7752C" w:rsidRDefault="00DB17E3" w:rsidP="00DB17E3">
      <w:pPr>
        <w:rPr>
          <w:rFonts w:ascii="Times New Roman" w:hAnsi="Times New Roman"/>
          <w:szCs w:val="20"/>
          <w:lang w:eastAsia="x-none"/>
        </w:rPr>
      </w:pPr>
    </w:p>
    <w:p w14:paraId="6B126E49" w14:textId="77777777" w:rsidR="00DB17E3" w:rsidRPr="00B7752C" w:rsidRDefault="00DB17E3" w:rsidP="00DB17E3">
      <w:pPr>
        <w:rPr>
          <w:rFonts w:ascii="Times New Roman" w:eastAsia="Yu Mincho" w:hAnsi="Times New Roman"/>
          <w:szCs w:val="20"/>
          <w:highlight w:val="green"/>
          <w:lang w:eastAsia="ja-JP"/>
        </w:rPr>
      </w:pPr>
      <w:r w:rsidRPr="00B7752C">
        <w:rPr>
          <w:rFonts w:ascii="Times New Roman" w:eastAsia="Yu Mincho" w:hAnsi="Times New Roman"/>
          <w:szCs w:val="20"/>
          <w:highlight w:val="green"/>
          <w:lang w:eastAsia="ja-JP"/>
        </w:rPr>
        <w:t>Agreement</w:t>
      </w:r>
    </w:p>
    <w:p w14:paraId="3D1DD1F8" w14:textId="77777777" w:rsidR="00DB17E3" w:rsidRPr="00B7752C" w:rsidRDefault="00DB17E3" w:rsidP="00DB17E3">
      <w:pPr>
        <w:rPr>
          <w:rFonts w:ascii="Times New Roman" w:hAnsi="Times New Roman"/>
          <w:szCs w:val="20"/>
        </w:rPr>
      </w:pPr>
      <w:r w:rsidRPr="00B7752C">
        <w:rPr>
          <w:rFonts w:ascii="Times New Roman" w:hAnsi="Times New Roman"/>
          <w:szCs w:val="20"/>
        </w:rPr>
        <w:t xml:space="preserve">DCI for Msg3 re-transmission can instruct physical layer in UE by using one unused state of MCS to indicate EDT Msg. 3 retransmission and the rest to indicate to fallback legacy Msg. 3 transmission. </w:t>
      </w:r>
    </w:p>
    <w:p w14:paraId="3C0CDCDA" w14:textId="77777777" w:rsidR="00DB17E3" w:rsidRPr="00B7752C" w:rsidRDefault="00DB17E3" w:rsidP="00DB17E3">
      <w:pPr>
        <w:rPr>
          <w:rFonts w:ascii="Times New Roman" w:hAnsi="Times New Roman"/>
          <w:szCs w:val="20"/>
        </w:rPr>
      </w:pPr>
      <w:r w:rsidRPr="00B7752C">
        <w:rPr>
          <w:rFonts w:ascii="Times New Roman" w:eastAsia="Yu Mincho" w:hAnsi="Times New Roman"/>
          <w:szCs w:val="20"/>
          <w:lang w:eastAsia="ja-JP"/>
        </w:rPr>
        <w:t xml:space="preserve">Note: Spec. editor to choose </w:t>
      </w:r>
      <w:r w:rsidRPr="00B7752C">
        <w:rPr>
          <w:rFonts w:ascii="Times New Roman" w:hAnsi="Times New Roman"/>
          <w:szCs w:val="20"/>
        </w:rPr>
        <w:t>one unused state of MCS</w:t>
      </w:r>
    </w:p>
    <w:p w14:paraId="54817528" w14:textId="77777777" w:rsidR="00DB17E3" w:rsidRPr="00B7752C" w:rsidRDefault="00DB17E3" w:rsidP="00DB17E3">
      <w:pPr>
        <w:rPr>
          <w:rFonts w:ascii="Times New Roman" w:eastAsia="Yu Mincho" w:hAnsi="Times New Roman"/>
          <w:szCs w:val="20"/>
          <w:lang w:eastAsia="ja-JP"/>
        </w:rPr>
      </w:pPr>
      <w:r w:rsidRPr="00B7752C">
        <w:rPr>
          <w:rFonts w:ascii="Times New Roman" w:eastAsia="Yu Mincho" w:hAnsi="Times New Roman"/>
          <w:szCs w:val="20"/>
          <w:lang w:eastAsia="ja-JP"/>
        </w:rPr>
        <w:t xml:space="preserve">Note: Whether to introduce higher layer support for this mechanism is up to RAN2. </w:t>
      </w:r>
    </w:p>
    <w:p w14:paraId="73C1B1ED" w14:textId="77777777" w:rsidR="00DB17E3" w:rsidRPr="00B7752C" w:rsidRDefault="00DB17E3" w:rsidP="00DB17E3">
      <w:pPr>
        <w:rPr>
          <w:rFonts w:ascii="Times New Roman" w:eastAsia="Yu Mincho" w:hAnsi="Times New Roman"/>
          <w:szCs w:val="20"/>
          <w:lang w:eastAsia="ja-JP"/>
        </w:rPr>
      </w:pPr>
    </w:p>
    <w:p w14:paraId="68D3B3ED" w14:textId="77777777" w:rsidR="00DB17E3" w:rsidRPr="00B7752C" w:rsidRDefault="00DB17E3" w:rsidP="00DB17E3">
      <w:pPr>
        <w:rPr>
          <w:rFonts w:ascii="Times New Roman" w:eastAsia="Yu Mincho" w:hAnsi="Times New Roman"/>
          <w:szCs w:val="20"/>
          <w:lang w:eastAsia="ja-JP"/>
        </w:rPr>
      </w:pPr>
      <w:r w:rsidRPr="00B7752C">
        <w:rPr>
          <w:rFonts w:ascii="Times New Roman" w:eastAsia="Yu Mincho" w:hAnsi="Times New Roman"/>
          <w:szCs w:val="20"/>
          <w:highlight w:val="green"/>
          <w:lang w:eastAsia="ja-JP"/>
        </w:rPr>
        <w:t>Agreement</w:t>
      </w:r>
    </w:p>
    <w:p w14:paraId="1CAA7B6B" w14:textId="77777777" w:rsidR="00DB17E3" w:rsidRPr="00B7752C" w:rsidRDefault="00DB17E3" w:rsidP="00DB17E3">
      <w:pPr>
        <w:rPr>
          <w:rFonts w:ascii="Times New Roman" w:eastAsia="Yu Mincho" w:hAnsi="Times New Roman"/>
          <w:szCs w:val="20"/>
          <w:lang w:eastAsia="ja-JP"/>
        </w:rPr>
      </w:pPr>
      <w:r w:rsidRPr="00B7752C">
        <w:rPr>
          <w:rFonts w:ascii="Times New Roman" w:eastAsia="Yu Mincho" w:hAnsi="Times New Roman"/>
          <w:szCs w:val="20"/>
          <w:lang w:eastAsia="ja-JP"/>
        </w:rPr>
        <w:t>Msg3 retransmission with EDT uses the same TBS as the initial transmission assuming repetition number indicated in the DCI for configured maximum TBS;</w:t>
      </w:r>
    </w:p>
    <w:p w14:paraId="534D7610" w14:textId="77777777" w:rsidR="00DB17E3" w:rsidRPr="00B7752C" w:rsidRDefault="00DB17E3" w:rsidP="00DB17E3">
      <w:pPr>
        <w:rPr>
          <w:rFonts w:ascii="Times New Roman" w:eastAsia="Yu Mincho" w:hAnsi="Times New Roman"/>
          <w:szCs w:val="20"/>
          <w:lang w:eastAsia="ja-JP"/>
        </w:rPr>
      </w:pPr>
    </w:p>
    <w:p w14:paraId="5DB71482" w14:textId="77777777" w:rsidR="00DB17E3" w:rsidRPr="00B7752C" w:rsidDel="00834BFE" w:rsidRDefault="00DB17E3" w:rsidP="00DB17E3">
      <w:pPr>
        <w:rPr>
          <w:del w:id="120" w:author="NTT DOCOMO, INC. 4" w:date="2018-05-24T18:27:00Z"/>
          <w:rFonts w:ascii="Times New Roman" w:eastAsia="Yu Mincho" w:hAnsi="Times New Roman"/>
          <w:szCs w:val="20"/>
          <w:lang w:eastAsia="ja-JP"/>
        </w:rPr>
      </w:pPr>
      <w:del w:id="121" w:author="NTT DOCOMO, INC. 4" w:date="2018-05-24T18:27:00Z">
        <w:r w:rsidRPr="00B7752C" w:rsidDel="00834BFE">
          <w:rPr>
            <w:rFonts w:ascii="Times New Roman" w:eastAsia="Yu Mincho" w:hAnsi="Times New Roman"/>
            <w:szCs w:val="20"/>
            <w:lang w:eastAsia="ja-JP"/>
            <w:rPrChange w:id="122" w:author="NTT DOCOMO, INC. 4" w:date="2018-05-24T18:27:00Z">
              <w:rPr>
                <w:rFonts w:eastAsia="Yu Mincho"/>
                <w:highlight w:val="green"/>
                <w:lang w:eastAsia="ja-JP"/>
              </w:rPr>
            </w:rPrChange>
          </w:rPr>
          <w:delText>Agreement</w:delText>
        </w:r>
      </w:del>
    </w:p>
    <w:p w14:paraId="539AB11E" w14:textId="77777777" w:rsidR="00DB17E3" w:rsidRPr="00B7752C" w:rsidDel="00834BFE" w:rsidRDefault="00DB17E3" w:rsidP="00DB17E3">
      <w:pPr>
        <w:rPr>
          <w:del w:id="123" w:author="NTT DOCOMO, INC. 4" w:date="2018-05-24T18:27:00Z"/>
          <w:rFonts w:ascii="Times New Roman" w:eastAsia="Yu Mincho" w:hAnsi="Times New Roman"/>
          <w:szCs w:val="20"/>
          <w:lang w:eastAsia="ja-JP"/>
        </w:rPr>
      </w:pPr>
      <w:del w:id="124" w:author="NTT DOCOMO, INC. 4" w:date="2018-05-24T18:27:00Z">
        <w:r w:rsidRPr="00B7752C" w:rsidDel="00834BFE">
          <w:rPr>
            <w:rFonts w:ascii="Times New Roman" w:eastAsia="Yu Mincho" w:hAnsi="Times New Roman"/>
            <w:szCs w:val="20"/>
            <w:lang w:eastAsia="ja-JP"/>
          </w:rPr>
          <w:delText>The maximum number of HARQ transmissions for EDT Msg3 is a {1, 2, 4} multiple of the non-EDT Msg3 value</w:delText>
        </w:r>
      </w:del>
    </w:p>
    <w:p w14:paraId="7089A955" w14:textId="77777777" w:rsidR="00DB17E3" w:rsidRPr="00B7752C" w:rsidDel="00834BFE" w:rsidRDefault="00DB17E3" w:rsidP="00DB17E3">
      <w:pPr>
        <w:rPr>
          <w:del w:id="125" w:author="NTT DOCOMO, INC. 4" w:date="2018-05-24T18:27:00Z"/>
          <w:rFonts w:ascii="Times New Roman" w:eastAsia="Yu Mincho" w:hAnsi="Times New Roman"/>
          <w:szCs w:val="20"/>
          <w:lang w:eastAsia="ja-JP"/>
        </w:rPr>
      </w:pPr>
    </w:p>
    <w:p w14:paraId="6C320F1F" w14:textId="77777777" w:rsidR="00DB17E3" w:rsidRPr="00B7752C" w:rsidRDefault="00DB17E3" w:rsidP="00DB17E3">
      <w:pPr>
        <w:rPr>
          <w:rFonts w:ascii="Times New Roman" w:eastAsia="Yu Mincho" w:hAnsi="Times New Roman"/>
          <w:szCs w:val="20"/>
          <w:lang w:eastAsia="ja-JP"/>
        </w:rPr>
      </w:pPr>
      <w:r w:rsidRPr="00B7752C">
        <w:rPr>
          <w:rFonts w:ascii="Times New Roman" w:eastAsia="Yu Mincho" w:hAnsi="Times New Roman"/>
          <w:szCs w:val="20"/>
          <w:highlight w:val="green"/>
          <w:lang w:eastAsia="ja-JP"/>
        </w:rPr>
        <w:t>Agreement</w:t>
      </w:r>
    </w:p>
    <w:p w14:paraId="577B122B" w14:textId="77777777" w:rsidR="00DB17E3" w:rsidRPr="00B7752C" w:rsidRDefault="00DB17E3" w:rsidP="00DB17E3">
      <w:pPr>
        <w:rPr>
          <w:rFonts w:ascii="Times New Roman" w:eastAsia="Yu Mincho" w:hAnsi="Times New Roman"/>
          <w:szCs w:val="20"/>
          <w:lang w:eastAsia="ja-JP"/>
        </w:rPr>
      </w:pPr>
      <w:r w:rsidRPr="00B7752C">
        <w:rPr>
          <w:rFonts w:ascii="Times New Roman" w:hAnsi="Times New Roman"/>
          <w:szCs w:val="20"/>
          <w:lang w:eastAsia="zh-CN"/>
        </w:rPr>
        <w:t>The timing for monitoring DCI is based on the number of Msg3 PUSCH repetitions indicated in RAR/DCI</w:t>
      </w:r>
    </w:p>
    <w:p w14:paraId="2774E9D8" w14:textId="179AE42D" w:rsidR="00DB17E3" w:rsidRDefault="00DB17E3" w:rsidP="00DB17E3">
      <w:pPr>
        <w:rPr>
          <w:rFonts w:ascii="Times New Roman" w:eastAsia="Yu Mincho" w:hAnsi="Times New Roman"/>
          <w:szCs w:val="20"/>
          <w:lang w:eastAsia="ja-JP"/>
        </w:rPr>
      </w:pPr>
    </w:p>
    <w:p w14:paraId="2C305ABB" w14:textId="77777777" w:rsidR="00B7752C" w:rsidRPr="00B7752C" w:rsidRDefault="00B7752C" w:rsidP="00DB17E3">
      <w:pPr>
        <w:rPr>
          <w:rFonts w:ascii="Times New Roman" w:eastAsia="Yu Mincho" w:hAnsi="Times New Roman"/>
          <w:szCs w:val="20"/>
          <w:lang w:eastAsia="ja-JP"/>
        </w:rPr>
      </w:pPr>
    </w:p>
    <w:p w14:paraId="4B3BBE5D" w14:textId="5BA4CAF9" w:rsidR="00DB17E3" w:rsidRDefault="0058452E" w:rsidP="00DB17E3">
      <w:pPr>
        <w:rPr>
          <w:lang w:eastAsia="x-none"/>
        </w:rPr>
      </w:pPr>
      <w:hyperlink r:id="rId412" w:history="1">
        <w:r w:rsidR="000F2B08">
          <w:rPr>
            <w:rStyle w:val="Hyperlink"/>
            <w:lang w:eastAsia="x-none"/>
          </w:rPr>
          <w:t>R1-1805850</w:t>
        </w:r>
      </w:hyperlink>
      <w:r w:rsidR="00DB17E3">
        <w:rPr>
          <w:lang w:eastAsia="x-none"/>
        </w:rPr>
        <w:tab/>
        <w:t>Early data transmission for MTC</w:t>
      </w:r>
      <w:r w:rsidR="00DB17E3">
        <w:rPr>
          <w:lang w:eastAsia="x-none"/>
        </w:rPr>
        <w:tab/>
        <w:t>Ericsson</w:t>
      </w:r>
    </w:p>
    <w:p w14:paraId="4E02C6C8" w14:textId="0651D79F" w:rsidR="00DB17E3" w:rsidRDefault="0058452E" w:rsidP="00DB17E3">
      <w:pPr>
        <w:rPr>
          <w:lang w:eastAsia="x-none"/>
        </w:rPr>
      </w:pPr>
      <w:hyperlink r:id="rId413" w:history="1">
        <w:r w:rsidR="000F2B08">
          <w:rPr>
            <w:rStyle w:val="Hyperlink"/>
            <w:lang w:eastAsia="x-none"/>
          </w:rPr>
          <w:t>R1-1805978</w:t>
        </w:r>
      </w:hyperlink>
      <w:r w:rsidR="00DB17E3">
        <w:rPr>
          <w:lang w:eastAsia="x-none"/>
        </w:rPr>
        <w:tab/>
        <w:t>Early data transmission for eFeMTC</w:t>
      </w:r>
      <w:r w:rsidR="00DB17E3">
        <w:rPr>
          <w:lang w:eastAsia="x-none"/>
        </w:rPr>
        <w:tab/>
        <w:t>Huawei, HiSilicon</w:t>
      </w:r>
    </w:p>
    <w:p w14:paraId="5B90CE0E" w14:textId="13136183" w:rsidR="00DB17E3" w:rsidRDefault="0058452E" w:rsidP="00DB17E3">
      <w:pPr>
        <w:rPr>
          <w:lang w:eastAsia="x-none"/>
        </w:rPr>
      </w:pPr>
      <w:hyperlink r:id="rId414" w:history="1">
        <w:r w:rsidR="000F2B08">
          <w:rPr>
            <w:rStyle w:val="Hyperlink"/>
            <w:lang w:eastAsia="x-none"/>
          </w:rPr>
          <w:t>R1-1806173</w:t>
        </w:r>
      </w:hyperlink>
      <w:r w:rsidR="00DB17E3">
        <w:rPr>
          <w:lang w:eastAsia="x-none"/>
        </w:rPr>
        <w:tab/>
        <w:t>Data transmission during random access procedure</w:t>
      </w:r>
      <w:r w:rsidR="00DB17E3">
        <w:rPr>
          <w:lang w:eastAsia="x-none"/>
        </w:rPr>
        <w:tab/>
        <w:t>Nokia, Nokia Shanghai Bell</w:t>
      </w:r>
    </w:p>
    <w:p w14:paraId="5D3DE266" w14:textId="78AEA8AB" w:rsidR="00DB17E3" w:rsidRDefault="0058452E" w:rsidP="00DB17E3">
      <w:pPr>
        <w:rPr>
          <w:lang w:eastAsia="x-none"/>
        </w:rPr>
      </w:pPr>
      <w:hyperlink r:id="rId415" w:history="1">
        <w:r w:rsidR="000F2B08">
          <w:rPr>
            <w:rStyle w:val="Hyperlink"/>
            <w:lang w:eastAsia="x-none"/>
          </w:rPr>
          <w:t>R1-1806186</w:t>
        </w:r>
      </w:hyperlink>
      <w:r w:rsidR="00DB17E3">
        <w:rPr>
          <w:lang w:eastAsia="x-none"/>
        </w:rPr>
        <w:tab/>
        <w:t>Remaining issues on early data transmission for MTC</w:t>
      </w:r>
      <w:r w:rsidR="00DB17E3">
        <w:rPr>
          <w:lang w:eastAsia="x-none"/>
        </w:rPr>
        <w:tab/>
        <w:t>ZTE</w:t>
      </w:r>
    </w:p>
    <w:p w14:paraId="2A2351CD" w14:textId="238D874A" w:rsidR="00DB17E3" w:rsidRDefault="0058452E" w:rsidP="00DB17E3">
      <w:pPr>
        <w:rPr>
          <w:lang w:eastAsia="x-none"/>
        </w:rPr>
      </w:pPr>
      <w:hyperlink r:id="rId416" w:history="1">
        <w:r w:rsidR="000F2B08">
          <w:rPr>
            <w:rStyle w:val="Hyperlink"/>
            <w:lang w:eastAsia="x-none"/>
          </w:rPr>
          <w:t>R1-1806488</w:t>
        </w:r>
      </w:hyperlink>
      <w:r w:rsidR="00DB17E3">
        <w:rPr>
          <w:lang w:eastAsia="x-none"/>
        </w:rPr>
        <w:tab/>
        <w:t>Early data transmission for efeMTC</w:t>
      </w:r>
      <w:r w:rsidR="00DB17E3">
        <w:rPr>
          <w:lang w:eastAsia="x-none"/>
        </w:rPr>
        <w:tab/>
        <w:t>Intel Corporation</w:t>
      </w:r>
    </w:p>
    <w:p w14:paraId="2805EAC8" w14:textId="2FF8258F" w:rsidR="00DB17E3" w:rsidRDefault="0058452E" w:rsidP="00DB17E3">
      <w:pPr>
        <w:rPr>
          <w:lang w:eastAsia="x-none"/>
        </w:rPr>
      </w:pPr>
      <w:hyperlink r:id="rId417" w:history="1">
        <w:r w:rsidR="000F2B08">
          <w:rPr>
            <w:rStyle w:val="Hyperlink"/>
            <w:lang w:eastAsia="x-none"/>
          </w:rPr>
          <w:t>R1-1806559</w:t>
        </w:r>
      </w:hyperlink>
      <w:r w:rsidR="00DB17E3">
        <w:rPr>
          <w:lang w:eastAsia="x-none"/>
        </w:rPr>
        <w:tab/>
        <w:t>Transmission of EDT on Message 3</w:t>
      </w:r>
      <w:r w:rsidR="00DB17E3">
        <w:rPr>
          <w:lang w:eastAsia="x-none"/>
        </w:rPr>
        <w:tab/>
        <w:t>Sony</w:t>
      </w:r>
    </w:p>
    <w:p w14:paraId="060CD52C" w14:textId="019ED0D9" w:rsidR="00DB17E3" w:rsidRDefault="0058452E" w:rsidP="00DB17E3">
      <w:pPr>
        <w:rPr>
          <w:lang w:eastAsia="x-none"/>
        </w:rPr>
      </w:pPr>
      <w:hyperlink r:id="rId418" w:history="1">
        <w:r w:rsidR="000F2B08">
          <w:rPr>
            <w:rStyle w:val="Hyperlink"/>
            <w:lang w:eastAsia="x-none"/>
          </w:rPr>
          <w:t>R1-1806586</w:t>
        </w:r>
      </w:hyperlink>
      <w:r w:rsidR="00DB17E3">
        <w:rPr>
          <w:lang w:eastAsia="x-none"/>
        </w:rPr>
        <w:tab/>
        <w:t>Data transmission during random access procedure in MTC</w:t>
      </w:r>
      <w:r w:rsidR="00DB17E3">
        <w:rPr>
          <w:lang w:eastAsia="x-none"/>
        </w:rPr>
        <w:tab/>
        <w:t>LG Electronics</w:t>
      </w:r>
    </w:p>
    <w:p w14:paraId="355ABCA5" w14:textId="2B1AE4CA" w:rsidR="00DB17E3" w:rsidRDefault="0058452E" w:rsidP="00DB17E3">
      <w:pPr>
        <w:rPr>
          <w:lang w:eastAsia="x-none"/>
        </w:rPr>
      </w:pPr>
      <w:hyperlink r:id="rId419" w:history="1">
        <w:r w:rsidR="000F2B08">
          <w:rPr>
            <w:rStyle w:val="Hyperlink"/>
            <w:lang w:eastAsia="x-none"/>
          </w:rPr>
          <w:t>R1-1806683</w:t>
        </w:r>
      </w:hyperlink>
      <w:r w:rsidR="00DB17E3">
        <w:rPr>
          <w:lang w:eastAsia="x-none"/>
        </w:rPr>
        <w:tab/>
        <w:t>Early data transmission for eMTC</w:t>
      </w:r>
      <w:r w:rsidR="00DB17E3">
        <w:rPr>
          <w:lang w:eastAsia="x-none"/>
        </w:rPr>
        <w:tab/>
        <w:t>Samsung</w:t>
      </w:r>
    </w:p>
    <w:p w14:paraId="7503E09A" w14:textId="06E8DEBE" w:rsidR="00DB17E3" w:rsidRDefault="0058452E" w:rsidP="00DB17E3">
      <w:pPr>
        <w:rPr>
          <w:lang w:eastAsia="x-none"/>
        </w:rPr>
      </w:pPr>
      <w:hyperlink r:id="rId420" w:history="1">
        <w:r w:rsidR="000F2B08">
          <w:rPr>
            <w:rStyle w:val="Hyperlink"/>
            <w:lang w:eastAsia="x-none"/>
          </w:rPr>
          <w:t>R1-1807103</w:t>
        </w:r>
      </w:hyperlink>
      <w:r w:rsidR="00DB17E3">
        <w:rPr>
          <w:lang w:eastAsia="x-none"/>
        </w:rPr>
        <w:tab/>
        <w:t>Physical layer aspects of early data transmission</w:t>
      </w:r>
      <w:r w:rsidR="00DB17E3">
        <w:rPr>
          <w:lang w:eastAsia="x-none"/>
        </w:rPr>
        <w:tab/>
        <w:t>Qualcomm Incorporated</w:t>
      </w:r>
    </w:p>
    <w:p w14:paraId="30CC6BE8" w14:textId="77777777" w:rsidR="00DB17E3" w:rsidRDefault="00DB17E3" w:rsidP="0096745C">
      <w:pPr>
        <w:pStyle w:val="Heading4"/>
      </w:pPr>
      <w:bookmarkStart w:id="126" w:name="_Toc513839850"/>
      <w:bookmarkStart w:id="127" w:name="_Toc516232558"/>
      <w:r>
        <w:t>Wake-up signal</w:t>
      </w:r>
      <w:bookmarkEnd w:id="126"/>
      <w:bookmarkEnd w:id="127"/>
    </w:p>
    <w:p w14:paraId="2D5475C7" w14:textId="6672F7C7" w:rsidR="00DB17E3" w:rsidRPr="00B7752C" w:rsidRDefault="0058452E" w:rsidP="00DB17E3">
      <w:pPr>
        <w:rPr>
          <w:b/>
          <w:lang w:eastAsia="x-none"/>
        </w:rPr>
      </w:pPr>
      <w:hyperlink r:id="rId421" w:history="1">
        <w:r w:rsidR="000F2B08">
          <w:rPr>
            <w:rStyle w:val="Hyperlink"/>
            <w:rFonts w:eastAsia="Yu Mincho"/>
            <w:b/>
            <w:lang w:eastAsia="ja-JP"/>
          </w:rPr>
          <w:t>R1-1807444</w:t>
        </w:r>
      </w:hyperlink>
      <w:r w:rsidR="00DB17E3" w:rsidRPr="00B7752C">
        <w:rPr>
          <w:rFonts w:eastAsia="Yu Mincho"/>
          <w:b/>
          <w:lang w:eastAsia="ja-JP"/>
        </w:rPr>
        <w:tab/>
      </w:r>
      <w:r w:rsidR="00DB17E3" w:rsidRPr="00B7752C">
        <w:rPr>
          <w:b/>
          <w:lang w:eastAsia="x-none"/>
        </w:rPr>
        <w:t>Summary of 6.2.6.3 Wake-up signal</w:t>
      </w:r>
      <w:r w:rsidR="00DB17E3" w:rsidRPr="00B7752C">
        <w:rPr>
          <w:b/>
          <w:lang w:eastAsia="x-none"/>
        </w:rPr>
        <w:tab/>
        <w:t>Qualcomm Incorporated</w:t>
      </w:r>
    </w:p>
    <w:p w14:paraId="1C372C9C" w14:textId="77777777" w:rsidR="00DB17E3" w:rsidRPr="00B7752C" w:rsidRDefault="00DB17E3" w:rsidP="00B7752C">
      <w:pPr>
        <w:rPr>
          <w:rFonts w:ascii="Times New Roman" w:hAnsi="Times New Roman"/>
          <w:szCs w:val="20"/>
          <w:lang w:eastAsia="x-none"/>
        </w:rPr>
      </w:pPr>
    </w:p>
    <w:p w14:paraId="0BB723EF" w14:textId="77777777" w:rsidR="00DB17E3" w:rsidRPr="00B7752C" w:rsidRDefault="00DB17E3" w:rsidP="00B7752C">
      <w:pPr>
        <w:rPr>
          <w:rFonts w:ascii="Times New Roman" w:eastAsia="Yu Mincho" w:hAnsi="Times New Roman"/>
          <w:szCs w:val="20"/>
          <w:lang w:eastAsia="ja-JP"/>
        </w:rPr>
      </w:pPr>
      <w:r w:rsidRPr="00B7752C">
        <w:rPr>
          <w:rFonts w:ascii="Times New Roman" w:eastAsia="Yu Mincho" w:hAnsi="Times New Roman"/>
          <w:szCs w:val="20"/>
          <w:highlight w:val="green"/>
          <w:lang w:eastAsia="ja-JP"/>
        </w:rPr>
        <w:t>Agreement</w:t>
      </w:r>
    </w:p>
    <w:p w14:paraId="0BEA3157" w14:textId="77777777" w:rsidR="00DB17E3" w:rsidRPr="00B7752C" w:rsidRDefault="00DB17E3" w:rsidP="00017304">
      <w:pPr>
        <w:pStyle w:val="ListParagraph"/>
        <w:numPr>
          <w:ilvl w:val="0"/>
          <w:numId w:val="239"/>
        </w:numPr>
      </w:pPr>
      <w:r w:rsidRPr="00B7752C">
        <w:t xml:space="preserve">2-bit scaling factor for the maximum WUS duration is selected in the range of </w:t>
      </w:r>
      <m:oMath>
        <m:r>
          <m:rPr>
            <m:sty m:val="b"/>
          </m:rPr>
          <w:rPr>
            <w:rFonts w:ascii="Cambria Math" w:hAnsi="Cambria Math"/>
          </w:rPr>
          <m:t>{</m:t>
        </m:r>
        <m:f>
          <m:fPr>
            <m:ctrlPr>
              <w:rPr>
                <w:rFonts w:ascii="Cambria Math" w:hAnsi="Cambria Math"/>
                <w:b/>
              </w:rPr>
            </m:ctrlPr>
          </m:fPr>
          <m:num>
            <m:r>
              <m:rPr>
                <m:sty m:val="b"/>
              </m:rPr>
              <w:rPr>
                <w:rFonts w:ascii="Cambria Math" w:hAnsi="Cambria Math"/>
              </w:rPr>
              <m:t>1</m:t>
            </m:r>
          </m:num>
          <m:den>
            <m:r>
              <m:rPr>
                <m:sty m:val="b"/>
              </m:rPr>
              <w:rPr>
                <w:rFonts w:ascii="Cambria Math" w:hAnsi="Cambria Math"/>
              </w:rPr>
              <m:t>32</m:t>
            </m:r>
          </m:den>
        </m:f>
        <m:r>
          <m:rPr>
            <m:sty m:val="b"/>
          </m:rPr>
          <w:rPr>
            <w:rFonts w:ascii="Cambria Math" w:hAnsi="Cambria Math"/>
          </w:rPr>
          <m:t>,</m:t>
        </m:r>
        <m:f>
          <m:fPr>
            <m:ctrlPr>
              <w:rPr>
                <w:rFonts w:ascii="Cambria Math" w:hAnsi="Cambria Math"/>
                <w:b/>
              </w:rPr>
            </m:ctrlPr>
          </m:fPr>
          <m:num>
            <m:r>
              <m:rPr>
                <m:sty m:val="b"/>
              </m:rPr>
              <w:rPr>
                <w:rFonts w:ascii="Cambria Math" w:hAnsi="Cambria Math"/>
              </w:rPr>
              <m:t>1</m:t>
            </m:r>
          </m:num>
          <m:den>
            <m:r>
              <m:rPr>
                <m:sty m:val="b"/>
              </m:rPr>
              <w:rPr>
                <w:rFonts w:ascii="Cambria Math" w:hAnsi="Cambria Math"/>
              </w:rPr>
              <m:t>16</m:t>
            </m:r>
          </m:den>
        </m:f>
        <m:r>
          <m:rPr>
            <m:sty m:val="b"/>
          </m:rPr>
          <w:rPr>
            <w:rFonts w:ascii="Cambria Math" w:hAnsi="Cambria Math"/>
          </w:rPr>
          <m:t>,</m:t>
        </m:r>
        <m:f>
          <m:fPr>
            <m:ctrlPr>
              <w:rPr>
                <w:rFonts w:ascii="Cambria Math" w:hAnsi="Cambria Math"/>
                <w:b/>
              </w:rPr>
            </m:ctrlPr>
          </m:fPr>
          <m:num>
            <m:r>
              <m:rPr>
                <m:sty m:val="b"/>
              </m:rPr>
              <w:rPr>
                <w:rFonts w:ascii="Cambria Math" w:hAnsi="Cambria Math"/>
              </w:rPr>
              <m:t>1</m:t>
            </m:r>
          </m:num>
          <m:den>
            <m:r>
              <m:rPr>
                <m:sty m:val="b"/>
              </m:rPr>
              <w:rPr>
                <w:rFonts w:ascii="Cambria Math" w:hAnsi="Cambria Math"/>
              </w:rPr>
              <m:t>8</m:t>
            </m:r>
          </m:den>
        </m:f>
        <m:r>
          <m:rPr>
            <m:sty m:val="b"/>
          </m:rPr>
          <w:rPr>
            <w:rFonts w:ascii="Cambria Math" w:hAnsi="Cambria Math"/>
          </w:rPr>
          <m:t>,</m:t>
        </m:r>
        <m:f>
          <m:fPr>
            <m:ctrlPr>
              <w:rPr>
                <w:rFonts w:ascii="Cambria Math" w:hAnsi="Cambria Math"/>
                <w:b/>
              </w:rPr>
            </m:ctrlPr>
          </m:fPr>
          <m:num>
            <m:r>
              <m:rPr>
                <m:sty m:val="b"/>
              </m:rPr>
              <w:rPr>
                <w:rFonts w:ascii="Cambria Math" w:hAnsi="Cambria Math"/>
              </w:rPr>
              <m:t>1</m:t>
            </m:r>
          </m:num>
          <m:den>
            <m:r>
              <m:rPr>
                <m:sty m:val="b"/>
              </m:rPr>
              <w:rPr>
                <w:rFonts w:ascii="Cambria Math" w:hAnsi="Cambria Math"/>
              </w:rPr>
              <m:t>4</m:t>
            </m:r>
          </m:den>
        </m:f>
        <m:r>
          <m:rPr>
            <m:sty m:val="b"/>
          </m:rPr>
          <w:rPr>
            <w:rFonts w:ascii="Cambria Math" w:hAnsi="Cambria Math"/>
          </w:rPr>
          <m:t>}</m:t>
        </m:r>
      </m:oMath>
      <w:r w:rsidRPr="00B7752C">
        <w:t>.</w:t>
      </w:r>
    </w:p>
    <w:p w14:paraId="1362F1E0" w14:textId="77777777" w:rsidR="00DB17E3" w:rsidRPr="00B7752C" w:rsidRDefault="00DB17E3" w:rsidP="00B7752C">
      <w:pPr>
        <w:rPr>
          <w:rFonts w:ascii="Times New Roman" w:eastAsia="Yu Mincho" w:hAnsi="Times New Roman"/>
          <w:szCs w:val="20"/>
          <w:lang w:eastAsia="ja-JP"/>
        </w:rPr>
      </w:pPr>
      <w:r w:rsidRPr="00B7752C">
        <w:rPr>
          <w:rFonts w:ascii="Times New Roman" w:eastAsia="Yu Mincho" w:hAnsi="Times New Roman"/>
          <w:szCs w:val="20"/>
          <w:highlight w:val="green"/>
          <w:lang w:eastAsia="ja-JP"/>
        </w:rPr>
        <w:t>Agreement</w:t>
      </w:r>
    </w:p>
    <w:p w14:paraId="55E5E123" w14:textId="77777777" w:rsidR="00DB17E3" w:rsidRPr="00B7752C" w:rsidRDefault="00DB17E3" w:rsidP="00017304">
      <w:pPr>
        <w:pStyle w:val="ListParagraph"/>
        <w:numPr>
          <w:ilvl w:val="0"/>
          <w:numId w:val="239"/>
        </w:numPr>
        <w:tabs>
          <w:tab w:val="left" w:pos="720"/>
        </w:tabs>
        <w:spacing w:line="259" w:lineRule="auto"/>
      </w:pPr>
      <w:r w:rsidRPr="00B7752C">
        <w:t>Define candidate values for actual WUS duration for UE blind detection</w:t>
      </w:r>
    </w:p>
    <w:p w14:paraId="6EFACF7B" w14:textId="77777777" w:rsidR="00DB17E3" w:rsidRPr="00B7752C" w:rsidRDefault="00DB17E3" w:rsidP="00B7752C">
      <w:pPr>
        <w:rPr>
          <w:rFonts w:ascii="Times New Roman" w:hAnsi="Times New Roman"/>
          <w:szCs w:val="20"/>
          <w:lang w:eastAsia="x-none"/>
        </w:rPr>
      </w:pPr>
    </w:p>
    <w:p w14:paraId="26F6A4BC" w14:textId="77777777" w:rsidR="00DB17E3" w:rsidRPr="00B7752C" w:rsidRDefault="00DB17E3" w:rsidP="00B7752C">
      <w:pPr>
        <w:rPr>
          <w:rFonts w:ascii="Times New Roman" w:hAnsi="Times New Roman"/>
          <w:szCs w:val="20"/>
        </w:rPr>
      </w:pPr>
      <w:r w:rsidRPr="00B7752C">
        <w:rPr>
          <w:rFonts w:ascii="Times New Roman" w:hAnsi="Times New Roman"/>
          <w:szCs w:val="20"/>
          <w:highlight w:val="green"/>
        </w:rPr>
        <w:t>Agreement</w:t>
      </w:r>
    </w:p>
    <w:p w14:paraId="5F1A8E4C" w14:textId="77777777" w:rsidR="00DB17E3" w:rsidRPr="00B7752C" w:rsidRDefault="00DB17E3" w:rsidP="00017304">
      <w:pPr>
        <w:pStyle w:val="ListParagraph"/>
        <w:numPr>
          <w:ilvl w:val="0"/>
          <w:numId w:val="240"/>
        </w:numPr>
        <w:overflowPunct/>
        <w:autoSpaceDE/>
        <w:autoSpaceDN/>
        <w:adjustRightInd/>
        <w:spacing w:after="0" w:line="259" w:lineRule="auto"/>
        <w:textAlignment w:val="auto"/>
      </w:pPr>
      <w:r w:rsidRPr="00B7752C">
        <w:t xml:space="preserve">Higher-layer configured </w:t>
      </w:r>
      <w:r w:rsidRPr="00B7752C">
        <w:rPr>
          <w:i/>
        </w:rPr>
        <w:t>ce-wus-timeOffset-config</w:t>
      </w:r>
      <w:r w:rsidRPr="00B7752C">
        <w:t xml:space="preserve"> is the non-zero gap from the end of the configured maximum WUS duration to the associated PO, as a number of absolute subframes.</w:t>
      </w:r>
    </w:p>
    <w:p w14:paraId="18D1D6D3" w14:textId="77777777" w:rsidR="00DB17E3" w:rsidRPr="00B7752C" w:rsidRDefault="00DB17E3" w:rsidP="00017304">
      <w:pPr>
        <w:pStyle w:val="ListParagraph"/>
        <w:numPr>
          <w:ilvl w:val="1"/>
          <w:numId w:val="240"/>
        </w:numPr>
        <w:overflowPunct/>
        <w:autoSpaceDE/>
        <w:autoSpaceDN/>
        <w:adjustRightInd/>
        <w:spacing w:after="0" w:line="259" w:lineRule="auto"/>
        <w:textAlignment w:val="auto"/>
      </w:pPr>
      <w:r w:rsidRPr="00B7752C">
        <w:t xml:space="preserve">FFS </w:t>
      </w:r>
      <w:r w:rsidRPr="00B7752C">
        <w:rPr>
          <w:i/>
        </w:rPr>
        <w:t>ce-wus-timeOffset-config</w:t>
      </w:r>
      <w:r w:rsidRPr="00B7752C">
        <w:t xml:space="preserve"> could be different for DRX and eDRX.</w:t>
      </w:r>
    </w:p>
    <w:p w14:paraId="452B0EA1" w14:textId="77777777" w:rsidR="00DB17E3" w:rsidRPr="00B7752C" w:rsidRDefault="00DB17E3" w:rsidP="00017304">
      <w:pPr>
        <w:pStyle w:val="ListParagraph"/>
        <w:numPr>
          <w:ilvl w:val="0"/>
          <w:numId w:val="240"/>
        </w:numPr>
        <w:overflowPunct/>
        <w:autoSpaceDE/>
        <w:autoSpaceDN/>
        <w:adjustRightInd/>
        <w:spacing w:after="0" w:line="259" w:lineRule="auto"/>
        <w:textAlignment w:val="auto"/>
      </w:pPr>
      <w:r w:rsidRPr="00B7752C">
        <w:lastRenderedPageBreak/>
        <w:t>WUS is dropped in subframes that carry SIB1-BR and other SIs.</w:t>
      </w:r>
    </w:p>
    <w:p w14:paraId="1FDD1640" w14:textId="77777777" w:rsidR="00DB17E3" w:rsidRPr="00B7752C" w:rsidRDefault="00DB17E3" w:rsidP="00017304">
      <w:pPr>
        <w:pStyle w:val="ListParagraph"/>
        <w:numPr>
          <w:ilvl w:val="1"/>
          <w:numId w:val="240"/>
        </w:numPr>
        <w:overflowPunct/>
        <w:autoSpaceDE/>
        <w:autoSpaceDN/>
        <w:adjustRightInd/>
        <w:spacing w:after="0" w:line="259" w:lineRule="auto"/>
        <w:textAlignment w:val="auto"/>
      </w:pPr>
      <w:r w:rsidRPr="00B7752C">
        <w:t>Note: this reverses the previous agreement of “WUS subframe is postponed when colliding with SIB1-BR PRBs”.</w:t>
      </w:r>
    </w:p>
    <w:p w14:paraId="7FAB4DF8" w14:textId="77777777" w:rsidR="00DB17E3" w:rsidRPr="00B7752C" w:rsidRDefault="00DB17E3" w:rsidP="00B7752C">
      <w:pPr>
        <w:rPr>
          <w:rFonts w:ascii="Times New Roman" w:eastAsia="Yu Mincho" w:hAnsi="Times New Roman"/>
          <w:szCs w:val="20"/>
          <w:lang w:eastAsia="ja-JP"/>
        </w:rPr>
      </w:pPr>
      <w:r w:rsidRPr="00B7752C">
        <w:rPr>
          <w:rFonts w:ascii="Times New Roman" w:eastAsia="Yu Mincho" w:hAnsi="Times New Roman"/>
          <w:szCs w:val="20"/>
          <w:lang w:eastAsia="ja-JP"/>
        </w:rPr>
        <w:t>Note that Samsung has concern to unnecessarily increase in UE memory complexity to determine the start subframe of the WUS transmission.</w:t>
      </w:r>
    </w:p>
    <w:p w14:paraId="69DB1030" w14:textId="77777777" w:rsidR="00DB17E3" w:rsidRPr="00B7752C" w:rsidRDefault="00DB17E3" w:rsidP="00B7752C">
      <w:pPr>
        <w:rPr>
          <w:rFonts w:ascii="Times New Roman" w:eastAsia="Yu Mincho" w:hAnsi="Times New Roman"/>
          <w:szCs w:val="20"/>
          <w:lang w:eastAsia="ja-JP"/>
        </w:rPr>
      </w:pPr>
    </w:p>
    <w:p w14:paraId="1408ED43" w14:textId="77777777" w:rsidR="00DB17E3" w:rsidRPr="00B7752C" w:rsidRDefault="00DB17E3" w:rsidP="00B7752C">
      <w:pPr>
        <w:rPr>
          <w:rFonts w:ascii="Times New Roman" w:eastAsia="Yu Mincho" w:hAnsi="Times New Roman"/>
          <w:szCs w:val="20"/>
          <w:lang w:eastAsia="ja-JP"/>
        </w:rPr>
      </w:pPr>
      <w:r w:rsidRPr="00B7752C">
        <w:rPr>
          <w:rFonts w:ascii="Times New Roman" w:eastAsia="Yu Mincho" w:hAnsi="Times New Roman"/>
          <w:szCs w:val="20"/>
          <w:highlight w:val="green"/>
          <w:lang w:eastAsia="ja-JP"/>
        </w:rPr>
        <w:t>Agreement</w:t>
      </w:r>
    </w:p>
    <w:p w14:paraId="3582E56D" w14:textId="77777777" w:rsidR="00DB17E3" w:rsidRPr="00B7752C" w:rsidRDefault="00DB17E3" w:rsidP="00017304">
      <w:pPr>
        <w:pStyle w:val="ListParagraph"/>
        <w:numPr>
          <w:ilvl w:val="0"/>
          <w:numId w:val="241"/>
        </w:numPr>
      </w:pPr>
      <w:r w:rsidRPr="00B7752C">
        <w:t>WUS is punctured in CRS REs.</w:t>
      </w:r>
    </w:p>
    <w:p w14:paraId="4CB92CA6" w14:textId="77777777" w:rsidR="00DB17E3" w:rsidRPr="00B7752C" w:rsidRDefault="00DB17E3" w:rsidP="00B7752C">
      <w:pPr>
        <w:rPr>
          <w:rFonts w:ascii="Times New Roman" w:eastAsia="Yu Mincho" w:hAnsi="Times New Roman"/>
          <w:szCs w:val="20"/>
          <w:lang w:eastAsia="ja-JP"/>
        </w:rPr>
      </w:pPr>
      <w:r w:rsidRPr="00B7752C">
        <w:rPr>
          <w:rFonts w:ascii="Times New Roman" w:eastAsia="Yu Mincho" w:hAnsi="Times New Roman"/>
          <w:szCs w:val="20"/>
          <w:highlight w:val="green"/>
          <w:lang w:eastAsia="ja-JP"/>
        </w:rPr>
        <w:t>Agreement</w:t>
      </w:r>
    </w:p>
    <w:p w14:paraId="76F2CD38" w14:textId="77777777" w:rsidR="00DB17E3" w:rsidRPr="00B7752C" w:rsidRDefault="00DB17E3" w:rsidP="00017304">
      <w:pPr>
        <w:pStyle w:val="ListParagraph"/>
        <w:numPr>
          <w:ilvl w:val="0"/>
          <w:numId w:val="242"/>
        </w:numPr>
      </w:pPr>
      <w:r w:rsidRPr="00B7752C">
        <w:t>The UE reports one capability for "minimum gap between WUS and associated PO" for eDRX, selected among {Y1, Y2, …, YN}.</w:t>
      </w:r>
    </w:p>
    <w:p w14:paraId="5BB7D348" w14:textId="77777777" w:rsidR="00DB17E3" w:rsidRPr="00B7752C" w:rsidRDefault="00DB17E3" w:rsidP="00017304">
      <w:pPr>
        <w:pStyle w:val="ListParagraph"/>
        <w:numPr>
          <w:ilvl w:val="0"/>
          <w:numId w:val="242"/>
        </w:numPr>
      </w:pPr>
      <w:r w:rsidRPr="00B7752C">
        <w:t>There is no UE capability reporting for “minimum gap between WUS and associated PO” for DRX (i.e, the minimum gap is fixed in specification).</w:t>
      </w:r>
    </w:p>
    <w:p w14:paraId="36314766" w14:textId="77777777" w:rsidR="00DB17E3" w:rsidRPr="00B7752C" w:rsidRDefault="00DB17E3" w:rsidP="00B7752C">
      <w:pPr>
        <w:rPr>
          <w:rFonts w:ascii="Times New Roman" w:hAnsi="Times New Roman"/>
          <w:szCs w:val="20"/>
          <w:lang w:eastAsia="x-none"/>
        </w:rPr>
      </w:pPr>
    </w:p>
    <w:p w14:paraId="1B8CF085" w14:textId="487F2698" w:rsidR="00DB17E3" w:rsidRPr="00B7752C" w:rsidRDefault="0058452E" w:rsidP="00B7752C">
      <w:pPr>
        <w:rPr>
          <w:rFonts w:ascii="Times New Roman" w:hAnsi="Times New Roman"/>
          <w:b/>
          <w:szCs w:val="20"/>
          <w:lang w:eastAsia="x-none"/>
        </w:rPr>
      </w:pPr>
      <w:hyperlink r:id="rId422" w:history="1">
        <w:r w:rsidR="000F2B08">
          <w:rPr>
            <w:rStyle w:val="Hyperlink"/>
            <w:rFonts w:ascii="Times New Roman" w:eastAsia="Yu Mincho" w:hAnsi="Times New Roman"/>
            <w:b/>
            <w:szCs w:val="20"/>
            <w:lang w:eastAsia="ja-JP"/>
          </w:rPr>
          <w:t>R1-1807528</w:t>
        </w:r>
      </w:hyperlink>
      <w:r w:rsidR="00DB17E3" w:rsidRPr="00B7752C">
        <w:rPr>
          <w:rFonts w:ascii="Times New Roman" w:eastAsia="Yu Mincho" w:hAnsi="Times New Roman"/>
          <w:b/>
          <w:szCs w:val="20"/>
          <w:lang w:eastAsia="ja-JP"/>
        </w:rPr>
        <w:tab/>
        <w:t>Remaining issues of 6.2.6.3 Wake-up signal</w:t>
      </w:r>
      <w:r w:rsidR="00DB17E3" w:rsidRPr="00B7752C">
        <w:rPr>
          <w:rFonts w:ascii="Times New Roman" w:eastAsia="Yu Mincho" w:hAnsi="Times New Roman"/>
          <w:b/>
          <w:szCs w:val="20"/>
          <w:lang w:eastAsia="ja-JP"/>
        </w:rPr>
        <w:tab/>
        <w:t>Qualcomm</w:t>
      </w:r>
    </w:p>
    <w:p w14:paraId="08F3D757" w14:textId="77777777" w:rsidR="00DB17E3" w:rsidRPr="00B7752C" w:rsidRDefault="00DB17E3" w:rsidP="00B7752C">
      <w:pPr>
        <w:rPr>
          <w:rFonts w:ascii="Times New Roman" w:hAnsi="Times New Roman"/>
          <w:szCs w:val="20"/>
          <w:lang w:eastAsia="x-none"/>
        </w:rPr>
      </w:pPr>
    </w:p>
    <w:p w14:paraId="0D98E0DA" w14:textId="77777777" w:rsidR="00DB17E3" w:rsidRPr="00B7752C" w:rsidRDefault="00DB17E3" w:rsidP="00B7752C">
      <w:pPr>
        <w:tabs>
          <w:tab w:val="left" w:pos="720"/>
        </w:tabs>
        <w:overflowPunct w:val="0"/>
        <w:autoSpaceDE w:val="0"/>
        <w:autoSpaceDN w:val="0"/>
        <w:adjustRightInd w:val="0"/>
        <w:spacing w:line="259" w:lineRule="auto"/>
        <w:textAlignment w:val="baseline"/>
        <w:rPr>
          <w:rFonts w:ascii="Times New Roman" w:hAnsi="Times New Roman"/>
          <w:szCs w:val="20"/>
        </w:rPr>
      </w:pPr>
      <w:r w:rsidRPr="00B7752C">
        <w:rPr>
          <w:rFonts w:ascii="Times New Roman" w:hAnsi="Times New Roman"/>
          <w:szCs w:val="20"/>
          <w:highlight w:val="green"/>
        </w:rPr>
        <w:t>Agreement:</w:t>
      </w:r>
    </w:p>
    <w:p w14:paraId="3CF6C02C" w14:textId="77777777" w:rsidR="00DB17E3" w:rsidRPr="00B7752C" w:rsidRDefault="00DB17E3" w:rsidP="00017304">
      <w:pPr>
        <w:pStyle w:val="ListParagraph"/>
        <w:numPr>
          <w:ilvl w:val="0"/>
          <w:numId w:val="243"/>
        </w:numPr>
      </w:pPr>
      <w:r w:rsidRPr="00B7752C">
        <w:t>The UE is not required to monitor the actual WUS duration other than power of 2 values from 1ms to max WUS duration.</w:t>
      </w:r>
    </w:p>
    <w:p w14:paraId="1A2983BD" w14:textId="36C7B2A8" w:rsidR="00DB17E3" w:rsidRPr="00B7752C" w:rsidRDefault="00DB17E3" w:rsidP="00B7752C">
      <w:pPr>
        <w:rPr>
          <w:rFonts w:ascii="Times New Roman" w:hAnsi="Times New Roman"/>
          <w:szCs w:val="20"/>
        </w:rPr>
      </w:pPr>
      <w:r w:rsidRPr="00B7752C">
        <w:rPr>
          <w:rFonts w:ascii="Times New Roman" w:eastAsia="MS Mincho" w:hAnsi="Times New Roman"/>
          <w:iCs/>
          <w:szCs w:val="20"/>
          <w:highlight w:val="green"/>
          <w:lang w:eastAsia="ja-JP"/>
        </w:rPr>
        <w:t>Agreement:</w:t>
      </w:r>
      <w:r w:rsidR="00B7752C">
        <w:rPr>
          <w:rFonts w:ascii="Times New Roman" w:eastAsia="MS Mincho" w:hAnsi="Times New Roman"/>
          <w:iCs/>
          <w:szCs w:val="20"/>
          <w:lang w:eastAsia="ja-JP"/>
        </w:rPr>
        <w:t xml:space="preserve"> </w:t>
      </w:r>
      <w:r w:rsidRPr="00B7752C">
        <w:rPr>
          <w:rFonts w:ascii="Times New Roman" w:hAnsi="Times New Roman"/>
          <w:szCs w:val="20"/>
        </w:rPr>
        <w:t>Delete the brackets of [Full] cell ID in the following agreement</w:t>
      </w:r>
    </w:p>
    <w:p w14:paraId="45AF9904" w14:textId="77777777" w:rsidR="00DB17E3" w:rsidRPr="00B7752C" w:rsidRDefault="00DB17E3" w:rsidP="00017304">
      <w:pPr>
        <w:pStyle w:val="ListParagraph"/>
        <w:numPr>
          <w:ilvl w:val="0"/>
          <w:numId w:val="243"/>
        </w:numPr>
        <w:rPr>
          <w:iCs/>
        </w:rPr>
      </w:pPr>
      <w:r w:rsidRPr="00B7752C">
        <w:rPr>
          <w:iCs/>
        </w:rPr>
        <w:t>WUS signal is designed based on the following information</w:t>
      </w:r>
    </w:p>
    <w:p w14:paraId="7C8E007F" w14:textId="77777777" w:rsidR="00DB17E3" w:rsidRPr="00B7752C" w:rsidRDefault="00DB17E3" w:rsidP="00017304">
      <w:pPr>
        <w:pStyle w:val="ListParagraph"/>
        <w:numPr>
          <w:ilvl w:val="1"/>
          <w:numId w:val="243"/>
        </w:numPr>
        <w:rPr>
          <w:iCs/>
        </w:rPr>
      </w:pPr>
      <w:r w:rsidRPr="00B7752C">
        <w:rPr>
          <w:iCs/>
          <w:strike/>
        </w:rPr>
        <w:t>[</w:t>
      </w:r>
      <w:r w:rsidRPr="00B7752C">
        <w:rPr>
          <w:iCs/>
        </w:rPr>
        <w:t>Full</w:t>
      </w:r>
      <w:r w:rsidRPr="00B7752C">
        <w:rPr>
          <w:iCs/>
          <w:strike/>
        </w:rPr>
        <w:t>]</w:t>
      </w:r>
      <w:r w:rsidRPr="00B7752C">
        <w:rPr>
          <w:iCs/>
        </w:rPr>
        <w:t xml:space="preserve"> Cell ID information</w:t>
      </w:r>
    </w:p>
    <w:p w14:paraId="6EB6045E" w14:textId="77777777" w:rsidR="00DB17E3" w:rsidRPr="00B7752C" w:rsidRDefault="00DB17E3" w:rsidP="00017304">
      <w:pPr>
        <w:pStyle w:val="ListParagraph"/>
        <w:numPr>
          <w:ilvl w:val="1"/>
          <w:numId w:val="243"/>
        </w:numPr>
        <w:rPr>
          <w:iCs/>
        </w:rPr>
      </w:pPr>
      <w:r w:rsidRPr="00B7752C">
        <w:rPr>
          <w:iCs/>
        </w:rPr>
        <w:t>UE group ID (if introduced)</w:t>
      </w:r>
    </w:p>
    <w:p w14:paraId="57D26A48" w14:textId="77777777" w:rsidR="00DB17E3" w:rsidRPr="00B7752C" w:rsidRDefault="00DB17E3" w:rsidP="00017304">
      <w:pPr>
        <w:pStyle w:val="ListParagraph"/>
        <w:numPr>
          <w:ilvl w:val="1"/>
          <w:numId w:val="243"/>
        </w:numPr>
        <w:rPr>
          <w:iCs/>
        </w:rPr>
      </w:pPr>
      <w:r w:rsidRPr="00B7752C">
        <w:rPr>
          <w:iCs/>
        </w:rPr>
        <w:t>time information of the starting subframe of the WUS or PO (Paging Occasion)</w:t>
      </w:r>
    </w:p>
    <w:p w14:paraId="3E4427CB" w14:textId="77777777" w:rsidR="00DB17E3" w:rsidRPr="00B7752C" w:rsidRDefault="00DB17E3" w:rsidP="00017304">
      <w:pPr>
        <w:pStyle w:val="ListParagraph"/>
        <w:numPr>
          <w:ilvl w:val="1"/>
          <w:numId w:val="243"/>
        </w:numPr>
        <w:rPr>
          <w:iCs/>
        </w:rPr>
      </w:pPr>
      <w:r w:rsidRPr="00B7752C">
        <w:rPr>
          <w:iCs/>
        </w:rPr>
        <w:t>FFS: (part of) the SFN information</w:t>
      </w:r>
    </w:p>
    <w:p w14:paraId="57B77634" w14:textId="77777777" w:rsidR="00DB17E3" w:rsidRPr="00B7752C" w:rsidRDefault="00DB17E3" w:rsidP="00B7752C">
      <w:pPr>
        <w:pStyle w:val="BodyText"/>
        <w:spacing w:after="0"/>
        <w:rPr>
          <w:rFonts w:ascii="Times New Roman" w:hAnsi="Times New Roman"/>
          <w:szCs w:val="20"/>
        </w:rPr>
      </w:pPr>
    </w:p>
    <w:p w14:paraId="343E9277" w14:textId="77777777" w:rsidR="00DB17E3" w:rsidRPr="00B7752C" w:rsidRDefault="00DB17E3" w:rsidP="00B7752C">
      <w:pPr>
        <w:rPr>
          <w:rFonts w:ascii="Times New Roman" w:hAnsi="Times New Roman"/>
          <w:szCs w:val="20"/>
        </w:rPr>
      </w:pPr>
      <w:r w:rsidRPr="00B7752C">
        <w:rPr>
          <w:rFonts w:ascii="Times New Roman" w:hAnsi="Times New Roman"/>
          <w:szCs w:val="20"/>
          <w:highlight w:val="green"/>
        </w:rPr>
        <w:t>Agreement</w:t>
      </w:r>
      <w:r w:rsidRPr="00B7752C">
        <w:rPr>
          <w:rFonts w:ascii="Times New Roman" w:hAnsi="Times New Roman"/>
          <w:szCs w:val="20"/>
        </w:rPr>
        <w:t>: WUS is in the same narrowband as the (first) PO to which it is associated.</w:t>
      </w:r>
    </w:p>
    <w:p w14:paraId="5F85B672" w14:textId="77777777" w:rsidR="00DB17E3" w:rsidRPr="00B7752C" w:rsidRDefault="00DB17E3" w:rsidP="00B7752C">
      <w:pPr>
        <w:rPr>
          <w:rFonts w:ascii="Times New Roman" w:eastAsia="MS Mincho" w:hAnsi="Times New Roman"/>
          <w:iCs/>
          <w:szCs w:val="20"/>
          <w:lang w:eastAsia="ja-JP"/>
        </w:rPr>
      </w:pPr>
      <w:r w:rsidRPr="00B7752C">
        <w:rPr>
          <w:rFonts w:ascii="Times New Roman" w:eastAsia="MS Mincho" w:hAnsi="Times New Roman"/>
          <w:iCs/>
          <w:szCs w:val="20"/>
          <w:lang w:eastAsia="ja-JP"/>
        </w:rPr>
        <w:t>Note: This precludes WUS frequency hopping</w:t>
      </w:r>
    </w:p>
    <w:p w14:paraId="27B51DBD" w14:textId="77777777" w:rsidR="00DB17E3" w:rsidRPr="00B7752C" w:rsidRDefault="00DB17E3" w:rsidP="00B7752C">
      <w:pPr>
        <w:pStyle w:val="BodyText"/>
        <w:spacing w:after="0"/>
        <w:rPr>
          <w:rFonts w:ascii="Times New Roman" w:hAnsi="Times New Roman"/>
          <w:szCs w:val="20"/>
        </w:rPr>
      </w:pPr>
    </w:p>
    <w:p w14:paraId="6A42ABD5" w14:textId="77777777" w:rsidR="00DB17E3" w:rsidRPr="00B7752C" w:rsidRDefault="00DB17E3" w:rsidP="00B7752C">
      <w:pPr>
        <w:rPr>
          <w:rFonts w:ascii="Times New Roman" w:hAnsi="Times New Roman"/>
          <w:szCs w:val="20"/>
        </w:rPr>
      </w:pPr>
      <w:r w:rsidRPr="00B7752C">
        <w:rPr>
          <w:rFonts w:ascii="Times New Roman" w:hAnsi="Times New Roman"/>
          <w:szCs w:val="20"/>
          <w:highlight w:val="green"/>
        </w:rPr>
        <w:t>Agreement:</w:t>
      </w:r>
    </w:p>
    <w:p w14:paraId="1AC6F1DC" w14:textId="77777777" w:rsidR="00DB17E3" w:rsidRPr="00B7752C" w:rsidRDefault="00DB17E3" w:rsidP="00017304">
      <w:pPr>
        <w:numPr>
          <w:ilvl w:val="0"/>
          <w:numId w:val="244"/>
        </w:numPr>
        <w:spacing w:line="259" w:lineRule="auto"/>
        <w:contextualSpacing/>
        <w:jc w:val="both"/>
        <w:rPr>
          <w:rFonts w:ascii="Times New Roman" w:hAnsi="Times New Roman"/>
          <w:szCs w:val="20"/>
        </w:rPr>
      </w:pPr>
      <w:r w:rsidRPr="00B7752C">
        <w:rPr>
          <w:rFonts w:ascii="Times New Roman" w:hAnsi="Times New Roman"/>
          <w:szCs w:val="20"/>
          <w:lang w:eastAsia="zh-CN"/>
        </w:rPr>
        <w:t xml:space="preserve">There is no explicit signaling of WUS TX diversity configuration. </w:t>
      </w:r>
      <w:r w:rsidRPr="00B7752C">
        <w:rPr>
          <w:rFonts w:ascii="Times New Roman" w:hAnsi="Times New Roman"/>
          <w:szCs w:val="20"/>
        </w:rPr>
        <w:t xml:space="preserve">If only one </w:t>
      </w:r>
      <w:r w:rsidRPr="00B7752C">
        <w:rPr>
          <w:rFonts w:ascii="Times New Roman" w:hAnsi="Times New Roman"/>
          <w:szCs w:val="20"/>
          <w:lang w:eastAsia="zh-CN"/>
        </w:rPr>
        <w:t>CRS</w:t>
      </w:r>
      <w:r w:rsidRPr="00B7752C">
        <w:rPr>
          <w:rFonts w:ascii="Times New Roman" w:hAnsi="Times New Roman"/>
          <w:szCs w:val="20"/>
        </w:rPr>
        <w:t xml:space="preserve"> port is configured by the eNB, the UE may assume the transmission of all WUS subframes is using the same antenna port; otherwise, the UE can assume the transmission of WUS in at least one subframe is using the same antenna port.</w:t>
      </w:r>
    </w:p>
    <w:p w14:paraId="5D39327A" w14:textId="77777777" w:rsidR="00DB17E3" w:rsidRPr="00B7752C" w:rsidRDefault="00DB17E3" w:rsidP="00017304">
      <w:pPr>
        <w:pStyle w:val="ListParagraph"/>
        <w:numPr>
          <w:ilvl w:val="1"/>
          <w:numId w:val="244"/>
        </w:numPr>
        <w:spacing w:line="259" w:lineRule="auto"/>
        <w:jc w:val="both"/>
      </w:pPr>
      <w:r w:rsidRPr="00B7752C">
        <w:t xml:space="preserve">Note: the meaning of “at least” is clarified during the CR phase. </w:t>
      </w:r>
    </w:p>
    <w:p w14:paraId="76525CF1" w14:textId="77777777" w:rsidR="00DB17E3" w:rsidRPr="00B7752C" w:rsidRDefault="00DB17E3" w:rsidP="00017304">
      <w:pPr>
        <w:numPr>
          <w:ilvl w:val="0"/>
          <w:numId w:val="244"/>
        </w:numPr>
        <w:spacing w:line="259" w:lineRule="auto"/>
        <w:contextualSpacing/>
        <w:jc w:val="both"/>
        <w:rPr>
          <w:rFonts w:ascii="Times New Roman" w:hAnsi="Times New Roman"/>
          <w:szCs w:val="20"/>
        </w:rPr>
      </w:pPr>
      <w:r w:rsidRPr="00B7752C">
        <w:rPr>
          <w:rFonts w:ascii="Times New Roman" w:hAnsi="Times New Roman"/>
          <w:szCs w:val="20"/>
        </w:rPr>
        <w:t>UE shall not assume that the WUS is transmitted on the same antenna port as any of the downlink reference signals or synchronization signals.</w:t>
      </w:r>
    </w:p>
    <w:p w14:paraId="50C47599" w14:textId="77777777" w:rsidR="00DB17E3" w:rsidRPr="00B7752C" w:rsidRDefault="00DB17E3" w:rsidP="00B7752C">
      <w:pPr>
        <w:spacing w:line="259" w:lineRule="auto"/>
        <w:contextualSpacing/>
        <w:jc w:val="both"/>
        <w:rPr>
          <w:rFonts w:ascii="Times New Roman" w:hAnsi="Times New Roman"/>
          <w:szCs w:val="20"/>
        </w:rPr>
      </w:pPr>
    </w:p>
    <w:p w14:paraId="05DFAD91" w14:textId="547314C4" w:rsidR="00DB17E3" w:rsidRPr="00B7752C" w:rsidRDefault="00DB17E3" w:rsidP="00B7752C">
      <w:pPr>
        <w:rPr>
          <w:rFonts w:ascii="Times New Roman" w:hAnsi="Times New Roman"/>
          <w:szCs w:val="20"/>
        </w:rPr>
      </w:pPr>
      <w:r w:rsidRPr="00B7752C">
        <w:rPr>
          <w:rFonts w:ascii="Times New Roman" w:hAnsi="Times New Roman"/>
          <w:szCs w:val="20"/>
          <w:highlight w:val="green"/>
        </w:rPr>
        <w:t>Agreement</w:t>
      </w:r>
      <w:r w:rsidR="00B7752C">
        <w:rPr>
          <w:rFonts w:ascii="Times New Roman" w:hAnsi="Times New Roman"/>
          <w:szCs w:val="20"/>
        </w:rPr>
        <w:t xml:space="preserve">: </w:t>
      </w:r>
      <w:r w:rsidRPr="00B7752C">
        <w:rPr>
          <w:rFonts w:ascii="Times New Roman" w:hAnsi="Times New Roman"/>
          <w:szCs w:val="20"/>
        </w:rPr>
        <w:t>For UE capability:</w:t>
      </w:r>
    </w:p>
    <w:p w14:paraId="7112419B" w14:textId="77777777" w:rsidR="00DB17E3" w:rsidRPr="00B7752C" w:rsidRDefault="00DB17E3" w:rsidP="00017304">
      <w:pPr>
        <w:pStyle w:val="ListParagraph"/>
        <w:numPr>
          <w:ilvl w:val="0"/>
          <w:numId w:val="245"/>
        </w:numPr>
        <w:overflowPunct/>
        <w:snapToGrid w:val="0"/>
        <w:spacing w:after="0"/>
        <w:contextualSpacing w:val="0"/>
        <w:jc w:val="both"/>
        <w:textAlignment w:val="auto"/>
        <w:rPr>
          <w:lang w:eastAsia="zh-CN"/>
        </w:rPr>
      </w:pPr>
      <w:r w:rsidRPr="00B7752C">
        <w:rPr>
          <w:lang w:eastAsia="zh-CN"/>
        </w:rPr>
        <w:t>The UE reports one capability for "minimum gap between WUS and associated PO" for eDRX, selected among {Y1, Y2, …, YN}.</w:t>
      </w:r>
    </w:p>
    <w:p w14:paraId="646BBE68" w14:textId="77777777" w:rsidR="00DB17E3" w:rsidRPr="00B7752C" w:rsidRDefault="00DB17E3" w:rsidP="00017304">
      <w:pPr>
        <w:pStyle w:val="ListParagraph"/>
        <w:numPr>
          <w:ilvl w:val="1"/>
          <w:numId w:val="245"/>
        </w:numPr>
        <w:overflowPunct/>
        <w:autoSpaceDE/>
        <w:autoSpaceDN/>
        <w:adjustRightInd/>
        <w:spacing w:after="0" w:line="259" w:lineRule="auto"/>
        <w:textAlignment w:val="auto"/>
      </w:pPr>
      <w:r w:rsidRPr="00B7752C">
        <w:rPr>
          <w:lang w:eastAsia="zh-CN"/>
        </w:rPr>
        <w:t>{Y1, Y2, …, YN}=</w:t>
      </w:r>
      <w:r w:rsidRPr="00B7752C">
        <w:t>{40ms, 240ms, 1s, 2s}.</w:t>
      </w:r>
    </w:p>
    <w:p w14:paraId="14749997" w14:textId="77777777" w:rsidR="00DB17E3" w:rsidRPr="00B7752C" w:rsidRDefault="00DB17E3" w:rsidP="00017304">
      <w:pPr>
        <w:pStyle w:val="ListParagraph"/>
        <w:numPr>
          <w:ilvl w:val="0"/>
          <w:numId w:val="245"/>
        </w:numPr>
        <w:overflowPunct/>
        <w:snapToGrid w:val="0"/>
        <w:spacing w:after="0"/>
        <w:contextualSpacing w:val="0"/>
        <w:jc w:val="both"/>
        <w:textAlignment w:val="auto"/>
        <w:rPr>
          <w:lang w:eastAsia="zh-CN"/>
        </w:rPr>
      </w:pPr>
      <w:r w:rsidRPr="00B7752C">
        <w:rPr>
          <w:lang w:eastAsia="zh-CN"/>
        </w:rPr>
        <w:t>There is no UE capability reporting for “minimum gap between WUS and associated PO” for DRX (i.e, the minimum gap is fixed in specification).</w:t>
      </w:r>
    </w:p>
    <w:p w14:paraId="5834E85B" w14:textId="77777777" w:rsidR="00DB17E3" w:rsidRPr="00B7752C" w:rsidRDefault="00DB17E3" w:rsidP="00017304">
      <w:pPr>
        <w:pStyle w:val="ListParagraph"/>
        <w:numPr>
          <w:ilvl w:val="1"/>
          <w:numId w:val="245"/>
        </w:numPr>
        <w:overflowPunct/>
        <w:snapToGrid w:val="0"/>
        <w:spacing w:after="0"/>
        <w:contextualSpacing w:val="0"/>
        <w:jc w:val="both"/>
        <w:textAlignment w:val="auto"/>
        <w:rPr>
          <w:lang w:eastAsia="zh-CN"/>
        </w:rPr>
      </w:pPr>
      <w:r w:rsidRPr="00B7752C">
        <w:t>The “minimum gap between WUS and associated PO” is fixed as 40ms.</w:t>
      </w:r>
    </w:p>
    <w:p w14:paraId="00C2D53C" w14:textId="77777777" w:rsidR="00DB17E3" w:rsidRPr="00B7752C" w:rsidRDefault="00DB17E3" w:rsidP="00B7752C">
      <w:pPr>
        <w:rPr>
          <w:rFonts w:ascii="Times New Roman" w:hAnsi="Times New Roman"/>
          <w:szCs w:val="20"/>
        </w:rPr>
      </w:pPr>
    </w:p>
    <w:p w14:paraId="07AF1FA1" w14:textId="1BFB0428" w:rsidR="00DB17E3" w:rsidRPr="00B7752C" w:rsidRDefault="00DB17E3" w:rsidP="00B7752C">
      <w:pPr>
        <w:rPr>
          <w:rFonts w:ascii="Times New Roman" w:hAnsi="Times New Roman"/>
          <w:b/>
          <w:szCs w:val="20"/>
        </w:rPr>
      </w:pPr>
      <w:r w:rsidRPr="00B7752C">
        <w:rPr>
          <w:rFonts w:ascii="Times New Roman" w:hAnsi="Times New Roman"/>
          <w:szCs w:val="20"/>
          <w:highlight w:val="green"/>
        </w:rPr>
        <w:t>Agreement</w:t>
      </w:r>
      <w:r w:rsidR="00B7752C">
        <w:rPr>
          <w:rFonts w:ascii="Times New Roman" w:hAnsi="Times New Roman"/>
          <w:szCs w:val="20"/>
        </w:rPr>
        <w:t xml:space="preserve">: </w:t>
      </w:r>
      <w:r w:rsidRPr="00B7752C">
        <w:rPr>
          <w:rFonts w:ascii="Times New Roman" w:hAnsi="Times New Roman"/>
          <w:szCs w:val="20"/>
        </w:rPr>
        <w:t>For eNB configuration:</w:t>
      </w:r>
      <w:r w:rsidRPr="00B7752C">
        <w:rPr>
          <w:rFonts w:ascii="Times New Roman" w:hAnsi="Times New Roman"/>
          <w:b/>
          <w:szCs w:val="20"/>
        </w:rPr>
        <w:t xml:space="preserve"> </w:t>
      </w:r>
    </w:p>
    <w:p w14:paraId="645D1BC2" w14:textId="77777777" w:rsidR="00DB17E3" w:rsidRPr="00B7752C" w:rsidRDefault="00DB17E3" w:rsidP="00017304">
      <w:pPr>
        <w:pStyle w:val="ListParagraph"/>
        <w:numPr>
          <w:ilvl w:val="0"/>
          <w:numId w:val="246"/>
        </w:numPr>
        <w:overflowPunct/>
        <w:autoSpaceDE/>
        <w:autoSpaceDN/>
        <w:adjustRightInd/>
        <w:spacing w:after="0"/>
        <w:contextualSpacing w:val="0"/>
        <w:textAlignment w:val="auto"/>
      </w:pPr>
      <w:r w:rsidRPr="00B7752C">
        <w:t>For DRX, a gap duration is configured with a value range of {40ms, 80ms, 160ms, 240ms}.</w:t>
      </w:r>
    </w:p>
    <w:p w14:paraId="62FECB20" w14:textId="77777777" w:rsidR="00DB17E3" w:rsidRPr="00B7752C" w:rsidRDefault="00DB17E3" w:rsidP="00017304">
      <w:pPr>
        <w:pStyle w:val="ListParagraph"/>
        <w:numPr>
          <w:ilvl w:val="0"/>
          <w:numId w:val="246"/>
        </w:numPr>
        <w:overflowPunct/>
        <w:autoSpaceDE/>
        <w:autoSpaceDN/>
        <w:adjustRightInd/>
        <w:spacing w:after="0"/>
        <w:contextualSpacing w:val="0"/>
        <w:textAlignment w:val="auto"/>
      </w:pPr>
      <w:r w:rsidRPr="00B7752C">
        <w:t>For eDRX, a short gap is configured with a value range of {40ms, 80ms, 160ms, 240ms} and another longer gap can be optionally configured with a value range of {1s, 2s}.</w:t>
      </w:r>
    </w:p>
    <w:p w14:paraId="63C368CF" w14:textId="77777777" w:rsidR="00DB17E3" w:rsidRPr="00B7752C" w:rsidRDefault="00DB17E3" w:rsidP="00017304">
      <w:pPr>
        <w:pStyle w:val="ListParagraph"/>
        <w:numPr>
          <w:ilvl w:val="1"/>
          <w:numId w:val="246"/>
        </w:numPr>
        <w:overflowPunct/>
        <w:autoSpaceDE/>
        <w:autoSpaceDN/>
        <w:adjustRightInd/>
        <w:spacing w:after="0"/>
        <w:contextualSpacing w:val="0"/>
        <w:textAlignment w:val="auto"/>
      </w:pPr>
      <w:r w:rsidRPr="00B7752C">
        <w:t>The short gap can be same or larger than the gap configured for DRX.</w:t>
      </w:r>
    </w:p>
    <w:p w14:paraId="5A98B366" w14:textId="77777777" w:rsidR="00DB17E3" w:rsidRPr="00B7752C" w:rsidRDefault="00DB17E3" w:rsidP="00B7752C">
      <w:pPr>
        <w:rPr>
          <w:rFonts w:ascii="Times New Roman" w:hAnsi="Times New Roman"/>
          <w:szCs w:val="20"/>
        </w:rPr>
      </w:pPr>
    </w:p>
    <w:p w14:paraId="2F2746F8" w14:textId="77777777" w:rsidR="00DB17E3" w:rsidRPr="00B7752C" w:rsidRDefault="00DB17E3" w:rsidP="00B7752C">
      <w:pPr>
        <w:rPr>
          <w:rFonts w:ascii="Times New Roman" w:hAnsi="Times New Roman"/>
          <w:szCs w:val="20"/>
        </w:rPr>
      </w:pPr>
      <w:r w:rsidRPr="00B7752C">
        <w:rPr>
          <w:rFonts w:ascii="Times New Roman" w:hAnsi="Times New Roman"/>
          <w:szCs w:val="20"/>
          <w:highlight w:val="green"/>
        </w:rPr>
        <w:t>Agreement</w:t>
      </w:r>
    </w:p>
    <w:p w14:paraId="10DA55B0" w14:textId="77777777" w:rsidR="00DB17E3" w:rsidRPr="00B7752C" w:rsidRDefault="00DB17E3" w:rsidP="00017304">
      <w:pPr>
        <w:pStyle w:val="ListParagraph"/>
        <w:numPr>
          <w:ilvl w:val="0"/>
          <w:numId w:val="247"/>
        </w:numPr>
      </w:pPr>
      <w:r w:rsidRPr="00B7752C">
        <w:t xml:space="preserve">For eDRX, if a short gap (G1) and a longer gap (G2) are both configured, and the configured gap (G1 for Case 1 and G2 for Case2) is the same as </w:t>
      </w:r>
      <w:r w:rsidRPr="00B7752C">
        <w:rPr>
          <w:lang w:eastAsia="zh-CN"/>
        </w:rPr>
        <w:t>“minimum gap between WUS and associated PO” reported by UE</w:t>
      </w:r>
    </w:p>
    <w:tbl>
      <w:tblPr>
        <w:tblStyle w:val="TableGrid"/>
        <w:tblW w:w="0" w:type="auto"/>
        <w:jc w:val="center"/>
        <w:tblLook w:val="04A0" w:firstRow="1" w:lastRow="0" w:firstColumn="1" w:lastColumn="0" w:noHBand="0" w:noVBand="1"/>
      </w:tblPr>
      <w:tblGrid>
        <w:gridCol w:w="3150"/>
        <w:gridCol w:w="2155"/>
        <w:gridCol w:w="2430"/>
      </w:tblGrid>
      <w:tr w:rsidR="00DB17E3" w:rsidRPr="00B7752C" w14:paraId="210551B6" w14:textId="77777777" w:rsidTr="00AB310B">
        <w:trPr>
          <w:jc w:val="center"/>
        </w:trPr>
        <w:tc>
          <w:tcPr>
            <w:tcW w:w="3150" w:type="dxa"/>
          </w:tcPr>
          <w:p w14:paraId="23160041" w14:textId="77777777" w:rsidR="00DB17E3" w:rsidRPr="00B7752C" w:rsidRDefault="00DB17E3" w:rsidP="00B7752C">
            <w:pPr>
              <w:rPr>
                <w:rFonts w:ascii="Times New Roman" w:hAnsi="Times New Roman"/>
                <w:szCs w:val="20"/>
              </w:rPr>
            </w:pPr>
            <w:r w:rsidRPr="00B7752C">
              <w:rPr>
                <w:rFonts w:ascii="Times New Roman" w:hAnsi="Times New Roman"/>
                <w:szCs w:val="20"/>
              </w:rPr>
              <w:lastRenderedPageBreak/>
              <w:t xml:space="preserve">UE reported one </w:t>
            </w:r>
            <w:r w:rsidRPr="00B7752C">
              <w:rPr>
                <w:rFonts w:ascii="Times New Roman" w:hAnsi="Times New Roman"/>
                <w:szCs w:val="20"/>
                <w:lang w:eastAsia="zh-CN"/>
              </w:rPr>
              <w:t xml:space="preserve">capability </w:t>
            </w:r>
            <w:r w:rsidRPr="00B7752C">
              <w:rPr>
                <w:rFonts w:ascii="Times New Roman" w:hAnsi="Times New Roman"/>
                <w:szCs w:val="20"/>
              </w:rPr>
              <w:t xml:space="preserve">of </w:t>
            </w:r>
            <w:r w:rsidRPr="00B7752C">
              <w:rPr>
                <w:rFonts w:ascii="Times New Roman" w:hAnsi="Times New Roman"/>
                <w:szCs w:val="20"/>
                <w:lang w:eastAsia="zh-CN"/>
              </w:rPr>
              <w:t>“minimum gap between WUS and associated PO”</w:t>
            </w:r>
          </w:p>
        </w:tc>
        <w:tc>
          <w:tcPr>
            <w:tcW w:w="2155" w:type="dxa"/>
          </w:tcPr>
          <w:p w14:paraId="1E1483C0" w14:textId="77777777" w:rsidR="00DB17E3" w:rsidRPr="00B7752C" w:rsidRDefault="00DB17E3" w:rsidP="00B7752C">
            <w:pPr>
              <w:rPr>
                <w:rFonts w:ascii="Times New Roman" w:hAnsi="Times New Roman"/>
                <w:szCs w:val="20"/>
              </w:rPr>
            </w:pPr>
            <w:r w:rsidRPr="00B7752C">
              <w:rPr>
                <w:rFonts w:ascii="Times New Roman" w:hAnsi="Times New Roman"/>
                <w:szCs w:val="20"/>
              </w:rPr>
              <w:t>UE expects the WUS with G1</w:t>
            </w:r>
          </w:p>
        </w:tc>
        <w:tc>
          <w:tcPr>
            <w:tcW w:w="2430" w:type="dxa"/>
          </w:tcPr>
          <w:p w14:paraId="140F10D4" w14:textId="77777777" w:rsidR="00DB17E3" w:rsidRPr="00B7752C" w:rsidRDefault="00DB17E3" w:rsidP="00B7752C">
            <w:pPr>
              <w:rPr>
                <w:rFonts w:ascii="Times New Roman" w:hAnsi="Times New Roman"/>
                <w:szCs w:val="20"/>
              </w:rPr>
            </w:pPr>
            <w:r w:rsidRPr="00B7752C">
              <w:rPr>
                <w:rFonts w:ascii="Times New Roman" w:hAnsi="Times New Roman"/>
                <w:szCs w:val="20"/>
              </w:rPr>
              <w:t>UE expects the WUS with G2</w:t>
            </w:r>
          </w:p>
        </w:tc>
      </w:tr>
      <w:tr w:rsidR="00DB17E3" w:rsidRPr="00B7752C" w14:paraId="03D6A9F5" w14:textId="77777777" w:rsidTr="00AB310B">
        <w:trPr>
          <w:jc w:val="center"/>
        </w:trPr>
        <w:tc>
          <w:tcPr>
            <w:tcW w:w="3150" w:type="dxa"/>
          </w:tcPr>
          <w:p w14:paraId="641C6B89" w14:textId="77777777" w:rsidR="00DB17E3" w:rsidRPr="00B7752C" w:rsidRDefault="00DB17E3" w:rsidP="00B7752C">
            <w:pPr>
              <w:rPr>
                <w:rFonts w:ascii="Times New Roman" w:hAnsi="Times New Roman"/>
                <w:szCs w:val="20"/>
              </w:rPr>
            </w:pPr>
            <w:r w:rsidRPr="00B7752C">
              <w:rPr>
                <w:rFonts w:ascii="Times New Roman" w:hAnsi="Times New Roman"/>
                <w:szCs w:val="20"/>
              </w:rPr>
              <w:t>Case 1: {40ms or 240ms}</w:t>
            </w:r>
          </w:p>
        </w:tc>
        <w:tc>
          <w:tcPr>
            <w:tcW w:w="2155" w:type="dxa"/>
          </w:tcPr>
          <w:p w14:paraId="31565E5B" w14:textId="77777777" w:rsidR="00DB17E3" w:rsidRPr="00B7752C" w:rsidRDefault="00DB17E3" w:rsidP="00B7752C">
            <w:pPr>
              <w:rPr>
                <w:rFonts w:ascii="Times New Roman" w:hAnsi="Times New Roman"/>
                <w:szCs w:val="20"/>
              </w:rPr>
            </w:pPr>
            <w:r w:rsidRPr="00B7752C">
              <w:rPr>
                <w:rFonts w:ascii="Times New Roman" w:hAnsi="Times New Roman"/>
                <w:szCs w:val="20"/>
              </w:rPr>
              <w:t>Y</w:t>
            </w:r>
          </w:p>
        </w:tc>
        <w:tc>
          <w:tcPr>
            <w:tcW w:w="2430" w:type="dxa"/>
          </w:tcPr>
          <w:p w14:paraId="596E9F00" w14:textId="77777777" w:rsidR="00DB17E3" w:rsidRPr="00B7752C" w:rsidRDefault="00DB17E3" w:rsidP="00B7752C">
            <w:pPr>
              <w:rPr>
                <w:rFonts w:ascii="Times New Roman" w:hAnsi="Times New Roman"/>
                <w:szCs w:val="20"/>
              </w:rPr>
            </w:pPr>
            <w:r w:rsidRPr="00B7752C">
              <w:rPr>
                <w:rFonts w:ascii="Times New Roman" w:hAnsi="Times New Roman"/>
                <w:szCs w:val="20"/>
              </w:rPr>
              <w:t>N</w:t>
            </w:r>
          </w:p>
        </w:tc>
      </w:tr>
      <w:tr w:rsidR="00DB17E3" w:rsidRPr="00B7752C" w14:paraId="51F814CC" w14:textId="77777777" w:rsidTr="00AB310B">
        <w:trPr>
          <w:jc w:val="center"/>
        </w:trPr>
        <w:tc>
          <w:tcPr>
            <w:tcW w:w="3150" w:type="dxa"/>
          </w:tcPr>
          <w:p w14:paraId="5D42BF25" w14:textId="77777777" w:rsidR="00DB17E3" w:rsidRPr="00B7752C" w:rsidRDefault="00DB17E3" w:rsidP="00B7752C">
            <w:pPr>
              <w:rPr>
                <w:rFonts w:ascii="Times New Roman" w:hAnsi="Times New Roman"/>
                <w:szCs w:val="20"/>
              </w:rPr>
            </w:pPr>
            <w:r w:rsidRPr="00B7752C">
              <w:rPr>
                <w:rFonts w:ascii="Times New Roman" w:hAnsi="Times New Roman"/>
                <w:szCs w:val="20"/>
              </w:rPr>
              <w:t>Case 2: {1s or 2s}</w:t>
            </w:r>
          </w:p>
        </w:tc>
        <w:tc>
          <w:tcPr>
            <w:tcW w:w="2155" w:type="dxa"/>
          </w:tcPr>
          <w:p w14:paraId="64ABCF8C" w14:textId="77777777" w:rsidR="00DB17E3" w:rsidRPr="00B7752C" w:rsidRDefault="00DB17E3" w:rsidP="00B7752C">
            <w:pPr>
              <w:rPr>
                <w:rFonts w:ascii="Times New Roman" w:hAnsi="Times New Roman"/>
                <w:szCs w:val="20"/>
              </w:rPr>
            </w:pPr>
            <w:r w:rsidRPr="00B7752C">
              <w:rPr>
                <w:rFonts w:ascii="Times New Roman" w:hAnsi="Times New Roman"/>
                <w:szCs w:val="20"/>
              </w:rPr>
              <w:t>N</w:t>
            </w:r>
          </w:p>
        </w:tc>
        <w:tc>
          <w:tcPr>
            <w:tcW w:w="2430" w:type="dxa"/>
          </w:tcPr>
          <w:p w14:paraId="2E461749" w14:textId="77777777" w:rsidR="00DB17E3" w:rsidRPr="00B7752C" w:rsidRDefault="00DB17E3" w:rsidP="00B7752C">
            <w:pPr>
              <w:rPr>
                <w:rFonts w:ascii="Times New Roman" w:hAnsi="Times New Roman"/>
                <w:szCs w:val="20"/>
              </w:rPr>
            </w:pPr>
            <w:r w:rsidRPr="00B7752C">
              <w:rPr>
                <w:rFonts w:ascii="Times New Roman" w:hAnsi="Times New Roman"/>
                <w:szCs w:val="20"/>
              </w:rPr>
              <w:t>Y</w:t>
            </w:r>
          </w:p>
        </w:tc>
      </w:tr>
    </w:tbl>
    <w:p w14:paraId="3542C8AD" w14:textId="77777777" w:rsidR="00DB17E3" w:rsidRPr="00B7752C" w:rsidRDefault="00DB17E3" w:rsidP="00017304">
      <w:pPr>
        <w:pStyle w:val="ListParagraph"/>
        <w:numPr>
          <w:ilvl w:val="0"/>
          <w:numId w:val="248"/>
        </w:numPr>
        <w:overflowPunct/>
        <w:autoSpaceDE/>
        <w:autoSpaceDN/>
        <w:adjustRightInd/>
        <w:spacing w:after="0"/>
        <w:contextualSpacing w:val="0"/>
        <w:textAlignment w:val="auto"/>
      </w:pPr>
      <w:r w:rsidRPr="00B7752C">
        <w:t>If the configured gap (G1 for Case 1 and G2 for Case2) is other than the UE reported capability of “minimum gap between WUS and associated PO”,</w:t>
      </w:r>
    </w:p>
    <w:p w14:paraId="5E196445" w14:textId="77777777" w:rsidR="00DB17E3" w:rsidRPr="00B7752C" w:rsidRDefault="00DB17E3" w:rsidP="00017304">
      <w:pPr>
        <w:pStyle w:val="ListParagraph"/>
        <w:numPr>
          <w:ilvl w:val="1"/>
          <w:numId w:val="248"/>
        </w:numPr>
        <w:overflowPunct/>
        <w:autoSpaceDE/>
        <w:autoSpaceDN/>
        <w:adjustRightInd/>
        <w:spacing w:after="0"/>
        <w:textAlignment w:val="auto"/>
      </w:pPr>
      <w:r w:rsidRPr="00B7752C">
        <w:t xml:space="preserve">Case A: if the configured gap is larger than the UE reported capability of “minimum gap between WUS and associated PO”, UE monitors WUS with the configured larger gap </w:t>
      </w:r>
    </w:p>
    <w:p w14:paraId="0F289997" w14:textId="77777777" w:rsidR="00DB17E3" w:rsidRPr="00B7752C" w:rsidRDefault="00DB17E3" w:rsidP="00017304">
      <w:pPr>
        <w:pStyle w:val="ListParagraph"/>
        <w:numPr>
          <w:ilvl w:val="3"/>
          <w:numId w:val="248"/>
        </w:numPr>
        <w:overflowPunct/>
        <w:autoSpaceDE/>
        <w:autoSpaceDN/>
        <w:adjustRightInd/>
        <w:spacing w:after="0"/>
        <w:textAlignment w:val="auto"/>
      </w:pPr>
      <w:r w:rsidRPr="00B7752C">
        <w:t>UE could wait until the end of the configured gap to detect paging.</w:t>
      </w:r>
    </w:p>
    <w:p w14:paraId="2398E643" w14:textId="77777777" w:rsidR="00DB17E3" w:rsidRPr="00B7752C" w:rsidRDefault="00DB17E3" w:rsidP="00017304">
      <w:pPr>
        <w:pStyle w:val="ListParagraph"/>
        <w:numPr>
          <w:ilvl w:val="1"/>
          <w:numId w:val="248"/>
        </w:numPr>
        <w:overflowPunct/>
        <w:autoSpaceDE/>
        <w:autoSpaceDN/>
        <w:adjustRightInd/>
        <w:spacing w:after="0"/>
        <w:textAlignment w:val="auto"/>
      </w:pPr>
      <w:r w:rsidRPr="00B7752C">
        <w:t>Case B: if the configured gap is smaller than the UE reported capability of “minimum gap between WUS and associated PO”, UE does not monitor WUS with the configured long gap for eDRX and uses short gap to monitor WUS with the configured short gap.</w:t>
      </w:r>
    </w:p>
    <w:p w14:paraId="3BC658DB" w14:textId="77777777" w:rsidR="00DB17E3" w:rsidRPr="00B7752C" w:rsidRDefault="00DB17E3" w:rsidP="00B7752C">
      <w:pPr>
        <w:pStyle w:val="BodyText"/>
        <w:spacing w:after="0"/>
        <w:rPr>
          <w:rFonts w:ascii="Times New Roman" w:hAnsi="Times New Roman"/>
          <w:szCs w:val="20"/>
        </w:rPr>
      </w:pPr>
    </w:p>
    <w:p w14:paraId="434B8C18" w14:textId="77777777" w:rsidR="00DB17E3" w:rsidRPr="00B7752C" w:rsidRDefault="00DB17E3" w:rsidP="00B7752C">
      <w:pPr>
        <w:pStyle w:val="BodyText"/>
        <w:spacing w:after="0"/>
        <w:rPr>
          <w:rFonts w:ascii="Times New Roman" w:eastAsiaTheme="minorEastAsia" w:hAnsi="Times New Roman"/>
          <w:szCs w:val="20"/>
          <w:lang w:eastAsia="ja-JP"/>
        </w:rPr>
      </w:pPr>
      <w:r w:rsidRPr="00B7752C">
        <w:rPr>
          <w:rFonts w:ascii="Times New Roman" w:eastAsiaTheme="minorEastAsia" w:hAnsi="Times New Roman"/>
          <w:szCs w:val="20"/>
          <w:highlight w:val="green"/>
          <w:lang w:eastAsia="ja-JP"/>
        </w:rPr>
        <w:t>Agreement</w:t>
      </w:r>
    </w:p>
    <w:p w14:paraId="444A59F2" w14:textId="77777777" w:rsidR="00DB17E3" w:rsidRPr="00B7752C" w:rsidRDefault="00DB17E3" w:rsidP="00B7752C">
      <w:pPr>
        <w:rPr>
          <w:rFonts w:ascii="Times New Roman" w:eastAsiaTheme="minorEastAsia" w:hAnsi="Times New Roman"/>
          <w:szCs w:val="20"/>
          <w:lang w:eastAsia="ja-JP"/>
        </w:rPr>
      </w:pPr>
      <w:r w:rsidRPr="00B7752C">
        <w:rPr>
          <w:rFonts w:ascii="Times New Roman" w:hAnsi="Times New Roman"/>
          <w:szCs w:val="20"/>
        </w:rPr>
        <w:t xml:space="preserve">MTC WUS is </w:t>
      </w:r>
      <w:r w:rsidRPr="00B7752C">
        <w:rPr>
          <w:rFonts w:ascii="Times New Roman" w:eastAsiaTheme="minorEastAsia" w:hAnsi="Times New Roman"/>
          <w:szCs w:val="20"/>
          <w:lang w:eastAsia="ja-JP"/>
        </w:rPr>
        <w:t>2 PRB WUS with the NB-IoT WUS repeated.</w:t>
      </w:r>
    </w:p>
    <w:p w14:paraId="736981F6" w14:textId="77777777" w:rsidR="00DB17E3" w:rsidRPr="00B7752C" w:rsidRDefault="00DB17E3" w:rsidP="00B7752C">
      <w:pPr>
        <w:pStyle w:val="BodyText"/>
        <w:spacing w:after="0"/>
        <w:rPr>
          <w:rFonts w:ascii="Times New Roman" w:eastAsia="DengXian" w:hAnsi="Times New Roman"/>
          <w:szCs w:val="20"/>
          <w:lang w:eastAsia="zh-CN"/>
        </w:rPr>
      </w:pPr>
    </w:p>
    <w:p w14:paraId="31ABAD88" w14:textId="77777777" w:rsidR="00DB17E3" w:rsidRPr="00B7752C" w:rsidRDefault="00DB17E3" w:rsidP="00B7752C">
      <w:pPr>
        <w:pStyle w:val="BodyText"/>
        <w:spacing w:after="0"/>
        <w:rPr>
          <w:rFonts w:ascii="Times New Roman" w:eastAsiaTheme="minorEastAsia" w:hAnsi="Times New Roman"/>
          <w:szCs w:val="20"/>
          <w:lang w:eastAsia="ja-JP"/>
        </w:rPr>
      </w:pPr>
      <w:r w:rsidRPr="00B7752C">
        <w:rPr>
          <w:rFonts w:ascii="Times New Roman" w:eastAsiaTheme="minorEastAsia" w:hAnsi="Times New Roman"/>
          <w:szCs w:val="20"/>
          <w:highlight w:val="green"/>
          <w:lang w:eastAsia="ja-JP"/>
        </w:rPr>
        <w:t>Agreement</w:t>
      </w:r>
    </w:p>
    <w:p w14:paraId="222D1B4A" w14:textId="77777777" w:rsidR="00DB17E3" w:rsidRPr="00B7752C" w:rsidRDefault="00DB17E3" w:rsidP="00B7752C">
      <w:pPr>
        <w:pStyle w:val="BodyText"/>
        <w:spacing w:after="0"/>
        <w:rPr>
          <w:rFonts w:ascii="Times New Roman" w:eastAsiaTheme="minorEastAsia" w:hAnsi="Times New Roman"/>
          <w:szCs w:val="20"/>
          <w:lang w:eastAsia="ja-JP"/>
        </w:rPr>
      </w:pPr>
      <w:r w:rsidRPr="00B7752C">
        <w:rPr>
          <w:rFonts w:ascii="Times New Roman" w:eastAsiaTheme="minorEastAsia" w:hAnsi="Times New Roman"/>
          <w:szCs w:val="20"/>
          <w:lang w:eastAsia="ja-JP"/>
        </w:rPr>
        <w:t>One of {0, 2, 4} is signalled for the lowest PRB location of WUS in SI.</w:t>
      </w:r>
    </w:p>
    <w:p w14:paraId="377CBA67" w14:textId="77777777" w:rsidR="00DB17E3" w:rsidRPr="00B7752C" w:rsidRDefault="00DB17E3" w:rsidP="00B7752C">
      <w:pPr>
        <w:rPr>
          <w:rFonts w:ascii="Times New Roman" w:hAnsi="Times New Roman"/>
          <w:szCs w:val="20"/>
          <w:lang w:eastAsia="x-none"/>
        </w:rPr>
      </w:pPr>
    </w:p>
    <w:p w14:paraId="4707D710" w14:textId="77777777" w:rsidR="00DB17E3" w:rsidRDefault="00DB17E3" w:rsidP="00DB17E3">
      <w:pPr>
        <w:rPr>
          <w:lang w:eastAsia="x-none"/>
        </w:rPr>
      </w:pPr>
    </w:p>
    <w:p w14:paraId="12D24BE5" w14:textId="11E19258" w:rsidR="00DB17E3" w:rsidRDefault="0058452E" w:rsidP="00DB17E3">
      <w:pPr>
        <w:rPr>
          <w:lang w:eastAsia="x-none"/>
        </w:rPr>
      </w:pPr>
      <w:hyperlink r:id="rId423" w:history="1">
        <w:r w:rsidR="000F2B08">
          <w:rPr>
            <w:rStyle w:val="Hyperlink"/>
            <w:lang w:eastAsia="x-none"/>
          </w:rPr>
          <w:t>R1-1805851</w:t>
        </w:r>
      </w:hyperlink>
      <w:r w:rsidR="00DB17E3">
        <w:rPr>
          <w:lang w:eastAsia="x-none"/>
        </w:rPr>
        <w:tab/>
        <w:t>Wake-up signal for MTC</w:t>
      </w:r>
      <w:r w:rsidR="00DB17E3">
        <w:rPr>
          <w:lang w:eastAsia="x-none"/>
        </w:rPr>
        <w:tab/>
        <w:t>Ericsson</w:t>
      </w:r>
    </w:p>
    <w:p w14:paraId="28B643D2" w14:textId="08D78D33" w:rsidR="00DB17E3" w:rsidRDefault="0058452E" w:rsidP="00DB17E3">
      <w:pPr>
        <w:rPr>
          <w:lang w:eastAsia="x-none"/>
        </w:rPr>
      </w:pPr>
      <w:hyperlink r:id="rId424" w:history="1">
        <w:r w:rsidR="000F2B08">
          <w:rPr>
            <w:rStyle w:val="Hyperlink"/>
            <w:lang w:eastAsia="x-none"/>
          </w:rPr>
          <w:t>R1-1805979</w:t>
        </w:r>
      </w:hyperlink>
      <w:r w:rsidR="00DB17E3">
        <w:rPr>
          <w:lang w:eastAsia="x-none"/>
        </w:rPr>
        <w:tab/>
        <w:t>On wake-up signal for eFeMTC</w:t>
      </w:r>
      <w:r w:rsidR="00DB17E3">
        <w:rPr>
          <w:lang w:eastAsia="x-none"/>
        </w:rPr>
        <w:tab/>
        <w:t>Huawei, HiSilicon</w:t>
      </w:r>
    </w:p>
    <w:p w14:paraId="73548888" w14:textId="3AA5F5A8" w:rsidR="00DB17E3" w:rsidRDefault="0058452E" w:rsidP="00DB17E3">
      <w:pPr>
        <w:rPr>
          <w:lang w:eastAsia="x-none"/>
        </w:rPr>
      </w:pPr>
      <w:hyperlink r:id="rId425" w:history="1">
        <w:r w:rsidR="000F2B08">
          <w:rPr>
            <w:rStyle w:val="Hyperlink"/>
            <w:lang w:eastAsia="x-none"/>
          </w:rPr>
          <w:t>R1-1806001</w:t>
        </w:r>
      </w:hyperlink>
      <w:r w:rsidR="00DB17E3">
        <w:rPr>
          <w:lang w:eastAsia="x-none"/>
        </w:rPr>
        <w:tab/>
        <w:t>WUS Design Considerations</w:t>
      </w:r>
      <w:r w:rsidR="00DB17E3">
        <w:rPr>
          <w:lang w:eastAsia="x-none"/>
        </w:rPr>
        <w:tab/>
        <w:t>Sierra Wireless, S.A.</w:t>
      </w:r>
    </w:p>
    <w:p w14:paraId="0D06C0EC" w14:textId="6985BF04" w:rsidR="00DB17E3" w:rsidRDefault="0058452E" w:rsidP="00DB17E3">
      <w:pPr>
        <w:rPr>
          <w:lang w:eastAsia="x-none"/>
        </w:rPr>
      </w:pPr>
      <w:hyperlink r:id="rId426" w:history="1">
        <w:r w:rsidR="000F2B08">
          <w:rPr>
            <w:rStyle w:val="Hyperlink"/>
            <w:lang w:eastAsia="x-none"/>
          </w:rPr>
          <w:t>R1-1806031</w:t>
        </w:r>
      </w:hyperlink>
      <w:r w:rsidR="00DB17E3">
        <w:rPr>
          <w:lang w:eastAsia="x-none"/>
        </w:rPr>
        <w:tab/>
        <w:t>Remaining aspects on wake-up signals for efeMTC</w:t>
      </w:r>
      <w:r w:rsidR="00DB17E3">
        <w:rPr>
          <w:lang w:eastAsia="x-none"/>
        </w:rPr>
        <w:tab/>
        <w:t>vivo</w:t>
      </w:r>
    </w:p>
    <w:p w14:paraId="5723C66B" w14:textId="7DB0F6D3" w:rsidR="00DB17E3" w:rsidRDefault="0058452E" w:rsidP="00DB17E3">
      <w:pPr>
        <w:rPr>
          <w:lang w:eastAsia="x-none"/>
        </w:rPr>
      </w:pPr>
      <w:hyperlink r:id="rId427" w:history="1">
        <w:r w:rsidR="000F2B08">
          <w:rPr>
            <w:rStyle w:val="Hyperlink"/>
            <w:lang w:eastAsia="x-none"/>
          </w:rPr>
          <w:t>R1-1806174</w:t>
        </w:r>
      </w:hyperlink>
      <w:r w:rsidR="00DB17E3">
        <w:rPr>
          <w:lang w:eastAsia="x-none"/>
        </w:rPr>
        <w:tab/>
        <w:t>Wake-up signal for efeMTC</w:t>
      </w:r>
      <w:r w:rsidR="00DB17E3">
        <w:rPr>
          <w:lang w:eastAsia="x-none"/>
        </w:rPr>
        <w:tab/>
        <w:t>Nokia, Nokia Shanghai Bell</w:t>
      </w:r>
    </w:p>
    <w:p w14:paraId="127FE8EA" w14:textId="09C82A41" w:rsidR="00DB17E3" w:rsidRDefault="0058452E" w:rsidP="00DB17E3">
      <w:pPr>
        <w:rPr>
          <w:lang w:eastAsia="x-none"/>
        </w:rPr>
      </w:pPr>
      <w:hyperlink r:id="rId428" w:history="1">
        <w:r w:rsidR="000F2B08">
          <w:rPr>
            <w:rStyle w:val="Hyperlink"/>
            <w:lang w:eastAsia="x-none"/>
          </w:rPr>
          <w:t>R1-1806187</w:t>
        </w:r>
      </w:hyperlink>
      <w:r w:rsidR="00DB17E3">
        <w:rPr>
          <w:lang w:eastAsia="x-none"/>
        </w:rPr>
        <w:tab/>
        <w:t>Discussion on wake-up signal for MTC</w:t>
      </w:r>
      <w:r w:rsidR="00DB17E3">
        <w:rPr>
          <w:lang w:eastAsia="x-none"/>
        </w:rPr>
        <w:tab/>
        <w:t>ZTE</w:t>
      </w:r>
    </w:p>
    <w:p w14:paraId="50171E04" w14:textId="248E700A" w:rsidR="00DB17E3" w:rsidRDefault="0058452E" w:rsidP="00DB17E3">
      <w:pPr>
        <w:rPr>
          <w:lang w:eastAsia="x-none"/>
        </w:rPr>
      </w:pPr>
      <w:hyperlink r:id="rId429" w:history="1">
        <w:r w:rsidR="000F2B08">
          <w:rPr>
            <w:rStyle w:val="Hyperlink"/>
            <w:lang w:eastAsia="x-none"/>
          </w:rPr>
          <w:t>R1-1806489</w:t>
        </w:r>
      </w:hyperlink>
      <w:r w:rsidR="00DB17E3">
        <w:rPr>
          <w:lang w:eastAsia="x-none"/>
        </w:rPr>
        <w:tab/>
        <w:t>Power saving signal for efeMTC</w:t>
      </w:r>
      <w:r w:rsidR="00DB17E3">
        <w:rPr>
          <w:lang w:eastAsia="x-none"/>
        </w:rPr>
        <w:tab/>
        <w:t>Intel Corporation</w:t>
      </w:r>
    </w:p>
    <w:p w14:paraId="21E76475" w14:textId="136852BD" w:rsidR="00DB17E3" w:rsidRDefault="0058452E" w:rsidP="00DB17E3">
      <w:pPr>
        <w:rPr>
          <w:lang w:eastAsia="x-none"/>
        </w:rPr>
      </w:pPr>
      <w:hyperlink r:id="rId430" w:history="1">
        <w:r w:rsidR="000F2B08">
          <w:rPr>
            <w:rStyle w:val="Hyperlink"/>
            <w:lang w:eastAsia="x-none"/>
          </w:rPr>
          <w:t>R1-1806560</w:t>
        </w:r>
      </w:hyperlink>
      <w:r w:rsidR="00DB17E3">
        <w:rPr>
          <w:lang w:eastAsia="x-none"/>
        </w:rPr>
        <w:tab/>
        <w:t>Remaining issues in WUS for efeMTC</w:t>
      </w:r>
      <w:r w:rsidR="00DB17E3">
        <w:rPr>
          <w:lang w:eastAsia="x-none"/>
        </w:rPr>
        <w:tab/>
        <w:t>Sony</w:t>
      </w:r>
    </w:p>
    <w:p w14:paraId="4505B0A6" w14:textId="3EC074D1" w:rsidR="00DB17E3" w:rsidRDefault="0058452E" w:rsidP="00DB17E3">
      <w:pPr>
        <w:rPr>
          <w:lang w:eastAsia="x-none"/>
        </w:rPr>
      </w:pPr>
      <w:hyperlink r:id="rId431" w:history="1">
        <w:r w:rsidR="000F2B08">
          <w:rPr>
            <w:rStyle w:val="Hyperlink"/>
            <w:lang w:eastAsia="x-none"/>
          </w:rPr>
          <w:t>R1-1806587</w:t>
        </w:r>
      </w:hyperlink>
      <w:r w:rsidR="00DB17E3">
        <w:rPr>
          <w:lang w:eastAsia="x-none"/>
        </w:rPr>
        <w:tab/>
        <w:t>Discussion on wake up signal in MTC</w:t>
      </w:r>
      <w:r w:rsidR="00DB17E3">
        <w:rPr>
          <w:lang w:eastAsia="x-none"/>
        </w:rPr>
        <w:tab/>
        <w:t>LG Electronics</w:t>
      </w:r>
    </w:p>
    <w:p w14:paraId="0656A979" w14:textId="6A31CE71" w:rsidR="00DB17E3" w:rsidRDefault="0058452E" w:rsidP="00DB17E3">
      <w:pPr>
        <w:rPr>
          <w:lang w:eastAsia="x-none"/>
        </w:rPr>
      </w:pPr>
      <w:hyperlink r:id="rId432" w:history="1">
        <w:r w:rsidR="000F2B08">
          <w:rPr>
            <w:rStyle w:val="Hyperlink"/>
            <w:lang w:eastAsia="x-none"/>
          </w:rPr>
          <w:t>R1-1806684</w:t>
        </w:r>
      </w:hyperlink>
      <w:r w:rsidR="00DB17E3">
        <w:rPr>
          <w:lang w:eastAsia="x-none"/>
        </w:rPr>
        <w:tab/>
        <w:t>DL power consumption reduction for eMTC</w:t>
      </w:r>
      <w:r w:rsidR="00DB17E3">
        <w:rPr>
          <w:lang w:eastAsia="x-none"/>
        </w:rPr>
        <w:tab/>
        <w:t>Samsung</w:t>
      </w:r>
    </w:p>
    <w:p w14:paraId="45B04047" w14:textId="0079BC74" w:rsidR="00DB17E3" w:rsidRDefault="0058452E" w:rsidP="00DB17E3">
      <w:pPr>
        <w:rPr>
          <w:lang w:eastAsia="x-none"/>
        </w:rPr>
      </w:pPr>
      <w:hyperlink r:id="rId433" w:history="1">
        <w:r w:rsidR="000F2B08">
          <w:rPr>
            <w:rStyle w:val="Hyperlink"/>
            <w:lang w:eastAsia="x-none"/>
          </w:rPr>
          <w:t>R1-1806871</w:t>
        </w:r>
      </w:hyperlink>
      <w:r w:rsidR="00DB17E3">
        <w:rPr>
          <w:lang w:eastAsia="x-none"/>
        </w:rPr>
        <w:tab/>
        <w:t>On wake-up precedure for efeMTC</w:t>
      </w:r>
      <w:r w:rsidR="00DB17E3">
        <w:rPr>
          <w:lang w:eastAsia="x-none"/>
        </w:rPr>
        <w:tab/>
        <w:t>OPPO</w:t>
      </w:r>
    </w:p>
    <w:p w14:paraId="159EBBE9" w14:textId="1E4812EF" w:rsidR="00DB17E3" w:rsidRDefault="0058452E" w:rsidP="00DB17E3">
      <w:pPr>
        <w:rPr>
          <w:lang w:eastAsia="x-none"/>
        </w:rPr>
      </w:pPr>
      <w:hyperlink r:id="rId434" w:history="1">
        <w:r w:rsidR="000F2B08">
          <w:rPr>
            <w:rStyle w:val="Hyperlink"/>
            <w:lang w:eastAsia="x-none"/>
          </w:rPr>
          <w:t>R1-1807104</w:t>
        </w:r>
      </w:hyperlink>
      <w:r w:rsidR="00DB17E3">
        <w:rPr>
          <w:lang w:eastAsia="x-none"/>
        </w:rPr>
        <w:tab/>
        <w:t>Remaining issues on wake-up signals for MTC</w:t>
      </w:r>
      <w:r w:rsidR="00DB17E3">
        <w:rPr>
          <w:lang w:eastAsia="x-none"/>
        </w:rPr>
        <w:tab/>
        <w:t>Qualcomm Incorporated</w:t>
      </w:r>
    </w:p>
    <w:p w14:paraId="059BA480" w14:textId="77777777" w:rsidR="00DB17E3" w:rsidRDefault="00DB17E3" w:rsidP="00206A0E">
      <w:pPr>
        <w:pStyle w:val="Heading4"/>
      </w:pPr>
      <w:bookmarkStart w:id="128" w:name="_Toc513839851"/>
      <w:bookmarkStart w:id="129" w:name="_Toc516232559"/>
      <w:r w:rsidRPr="00335A86">
        <w:t>PUSCH sub-PRB allocation</w:t>
      </w:r>
      <w:bookmarkEnd w:id="128"/>
      <w:bookmarkEnd w:id="129"/>
    </w:p>
    <w:p w14:paraId="3F028796" w14:textId="62B69C9E" w:rsidR="00DB17E3" w:rsidRPr="0096745C" w:rsidRDefault="0058452E" w:rsidP="00DB17E3">
      <w:pPr>
        <w:rPr>
          <w:b/>
        </w:rPr>
      </w:pPr>
      <w:hyperlink r:id="rId435" w:history="1">
        <w:r w:rsidR="000F2B08">
          <w:rPr>
            <w:rStyle w:val="Hyperlink"/>
            <w:rFonts w:eastAsia="Yu Mincho"/>
            <w:b/>
            <w:lang w:eastAsia="ja-JP"/>
          </w:rPr>
          <w:t>R1-1807428</w:t>
        </w:r>
      </w:hyperlink>
      <w:r w:rsidR="00DB17E3" w:rsidRPr="0096745C">
        <w:rPr>
          <w:rFonts w:eastAsia="Yu Mincho"/>
          <w:b/>
          <w:lang w:eastAsia="ja-JP"/>
        </w:rPr>
        <w:tab/>
      </w:r>
      <w:r w:rsidR="00DB17E3" w:rsidRPr="0096745C">
        <w:rPr>
          <w:b/>
        </w:rPr>
        <w:t>efeMTC Key Issue Summary for PUSCH Sub-PRB Allocation</w:t>
      </w:r>
      <w:r w:rsidR="00DB17E3" w:rsidRPr="0096745C">
        <w:rPr>
          <w:b/>
        </w:rPr>
        <w:tab/>
        <w:t>Sierra Wireless</w:t>
      </w:r>
    </w:p>
    <w:p w14:paraId="5F184B19" w14:textId="77777777" w:rsidR="00DB17E3" w:rsidRPr="00855096" w:rsidRDefault="00DB17E3" w:rsidP="00DB17E3">
      <w:pPr>
        <w:rPr>
          <w:rFonts w:eastAsia="Yu Mincho"/>
          <w:lang w:eastAsia="ja-JP"/>
        </w:rPr>
      </w:pPr>
    </w:p>
    <w:p w14:paraId="79807921" w14:textId="71AB40BC" w:rsidR="00DB17E3" w:rsidRPr="003E16A4" w:rsidRDefault="00DB17E3" w:rsidP="00DB17E3">
      <w:pPr>
        <w:rPr>
          <w:rFonts w:ascii="Times New Roman" w:hAnsi="Times New Roman"/>
          <w:szCs w:val="20"/>
        </w:rPr>
      </w:pPr>
      <w:r w:rsidRPr="003E16A4">
        <w:rPr>
          <w:rFonts w:ascii="Times New Roman" w:eastAsia="Yu Mincho" w:hAnsi="Times New Roman"/>
          <w:szCs w:val="20"/>
          <w:highlight w:val="green"/>
          <w:lang w:eastAsia="ja-JP"/>
        </w:rPr>
        <w:t>Agreement</w:t>
      </w:r>
      <w:r w:rsidR="003E16A4">
        <w:rPr>
          <w:rFonts w:ascii="Times New Roman" w:eastAsia="Yu Mincho" w:hAnsi="Times New Roman"/>
          <w:szCs w:val="20"/>
          <w:lang w:eastAsia="ja-JP"/>
        </w:rPr>
        <w:t xml:space="preserve">: </w:t>
      </w:r>
      <w:r w:rsidRPr="003E16A4">
        <w:rPr>
          <w:rFonts w:ascii="Times New Roman" w:hAnsi="Times New Roman"/>
          <w:szCs w:val="20"/>
        </w:rPr>
        <w:t>The two DMRS pi/2 BPSK sequences, R</w:t>
      </w:r>
      <w:r w:rsidRPr="003E16A4">
        <w:rPr>
          <w:rFonts w:ascii="Times New Roman" w:hAnsi="Times New Roman"/>
          <w:szCs w:val="20"/>
          <w:vertAlign w:val="subscript"/>
        </w:rPr>
        <w:t>1</w:t>
      </w:r>
      <w:r w:rsidRPr="003E16A4">
        <w:rPr>
          <w:rFonts w:ascii="Times New Roman" w:hAnsi="Times New Roman"/>
          <w:szCs w:val="20"/>
        </w:rPr>
        <w:t>(n) and R</w:t>
      </w:r>
      <w:r w:rsidRPr="003E16A4">
        <w:rPr>
          <w:rFonts w:ascii="Times New Roman" w:hAnsi="Times New Roman"/>
          <w:szCs w:val="20"/>
          <w:vertAlign w:val="subscript"/>
        </w:rPr>
        <w:t>2</w:t>
      </w:r>
      <w:r w:rsidRPr="003E16A4">
        <w:rPr>
          <w:rFonts w:ascii="Times New Roman" w:hAnsi="Times New Roman"/>
          <w:szCs w:val="20"/>
        </w:rPr>
        <w:t>(n) are calculated as:</w:t>
      </w:r>
    </w:p>
    <w:p w14:paraId="50B3E983" w14:textId="77777777" w:rsidR="00DB17E3" w:rsidRPr="003E16A4" w:rsidRDefault="00DB17E3" w:rsidP="00DB17E3">
      <w:pPr>
        <w:ind w:left="1440"/>
        <w:rPr>
          <w:rFonts w:ascii="Times New Roman" w:hAnsi="Times New Roman"/>
          <w:szCs w:val="20"/>
        </w:rPr>
      </w:pPr>
      <w:r w:rsidRPr="003E16A4">
        <w:rPr>
          <w:rFonts w:ascii="Times New Roman" w:hAnsi="Times New Roman"/>
          <w:szCs w:val="20"/>
        </w:rPr>
        <w:t>R</w:t>
      </w:r>
      <w:r w:rsidRPr="003E16A4">
        <w:rPr>
          <w:rFonts w:ascii="Times New Roman" w:hAnsi="Times New Roman"/>
          <w:szCs w:val="20"/>
          <w:vertAlign w:val="subscript"/>
        </w:rPr>
        <w:t>1</w:t>
      </w:r>
      <w:r w:rsidRPr="003E16A4">
        <w:rPr>
          <w:rFonts w:ascii="Times New Roman" w:hAnsi="Times New Roman"/>
          <w:szCs w:val="20"/>
        </w:rPr>
        <w:t>(n) =    B(n)</w:t>
      </w:r>
      <w:r w:rsidRPr="003E16A4">
        <w:rPr>
          <w:rFonts w:ascii="Times New Roman" w:hAnsi="Times New Roman"/>
          <w:szCs w:val="20"/>
        </w:rPr>
        <w:tab/>
        <w:t xml:space="preserve">   </w:t>
      </w:r>
      <w:r w:rsidRPr="003E16A4">
        <w:rPr>
          <w:rFonts w:ascii="Times New Roman" w:hAnsi="Times New Roman"/>
          <w:szCs w:val="20"/>
        </w:rPr>
        <w:tab/>
      </w:r>
      <w:r w:rsidRPr="003E16A4">
        <w:rPr>
          <w:rFonts w:ascii="Times New Roman" w:hAnsi="Times New Roman"/>
          <w:szCs w:val="20"/>
        </w:rPr>
        <w:tab/>
      </w:r>
      <w:r w:rsidRPr="003E16A4">
        <w:rPr>
          <w:rFonts w:ascii="Times New Roman" w:hAnsi="Times New Roman"/>
          <w:szCs w:val="20"/>
        </w:rPr>
        <w:tab/>
      </w:r>
    </w:p>
    <w:p w14:paraId="2112309E" w14:textId="77777777" w:rsidR="00DB17E3" w:rsidRPr="003E16A4" w:rsidRDefault="00DB17E3" w:rsidP="00DB17E3">
      <w:pPr>
        <w:ind w:left="1440"/>
        <w:rPr>
          <w:rFonts w:ascii="Times New Roman" w:hAnsi="Times New Roman"/>
          <w:szCs w:val="20"/>
        </w:rPr>
      </w:pPr>
      <w:r w:rsidRPr="003E16A4">
        <w:rPr>
          <w:rFonts w:ascii="Times New Roman" w:hAnsi="Times New Roman"/>
          <w:szCs w:val="20"/>
        </w:rPr>
        <w:t>R</w:t>
      </w:r>
      <w:r w:rsidRPr="003E16A4">
        <w:rPr>
          <w:rFonts w:ascii="Times New Roman" w:hAnsi="Times New Roman"/>
          <w:szCs w:val="20"/>
          <w:vertAlign w:val="subscript"/>
        </w:rPr>
        <w:t>2</w:t>
      </w:r>
      <w:r w:rsidRPr="003E16A4">
        <w:rPr>
          <w:rFonts w:ascii="Times New Roman" w:hAnsi="Times New Roman"/>
          <w:szCs w:val="20"/>
        </w:rPr>
        <w:t>(n) =    B(n) (-1)</w:t>
      </w:r>
      <w:r w:rsidRPr="003E16A4">
        <w:rPr>
          <w:rFonts w:ascii="Times New Roman" w:hAnsi="Times New Roman"/>
          <w:szCs w:val="20"/>
          <w:vertAlign w:val="superscript"/>
        </w:rPr>
        <w:t xml:space="preserve"> (n+Physical_Cell_ID)</w:t>
      </w:r>
      <w:r w:rsidRPr="003E16A4">
        <w:rPr>
          <w:rFonts w:ascii="Times New Roman" w:hAnsi="Times New Roman"/>
          <w:szCs w:val="20"/>
        </w:rPr>
        <w:t xml:space="preserve"> </w:t>
      </w:r>
      <w:r w:rsidRPr="003E16A4">
        <w:rPr>
          <w:rFonts w:ascii="Times New Roman" w:hAnsi="Times New Roman"/>
          <w:szCs w:val="20"/>
        </w:rPr>
        <w:tab/>
      </w:r>
    </w:p>
    <w:p w14:paraId="51DFD1B3" w14:textId="77777777" w:rsidR="00DB17E3" w:rsidRPr="003E16A4" w:rsidRDefault="00DB17E3" w:rsidP="00DB17E3">
      <w:pPr>
        <w:ind w:firstLine="720"/>
        <w:rPr>
          <w:rFonts w:ascii="Times New Roman" w:hAnsi="Times New Roman"/>
          <w:szCs w:val="20"/>
        </w:rPr>
      </w:pPr>
      <w:r w:rsidRPr="003E16A4">
        <w:rPr>
          <w:rFonts w:ascii="Times New Roman" w:hAnsi="Times New Roman"/>
          <w:szCs w:val="20"/>
        </w:rPr>
        <w:t>B(n) is the same as the NB-IOT single tone DRMS sequence</w:t>
      </w:r>
    </w:p>
    <w:p w14:paraId="127C91A1" w14:textId="77777777" w:rsidR="00DB17E3" w:rsidRPr="003E16A4" w:rsidRDefault="00DB17E3" w:rsidP="00DB17E3">
      <w:pPr>
        <w:rPr>
          <w:rFonts w:ascii="Times New Roman" w:hAnsi="Times New Roman"/>
          <w:szCs w:val="20"/>
        </w:rPr>
      </w:pPr>
    </w:p>
    <w:p w14:paraId="17A2C235" w14:textId="7A0E5DE9" w:rsidR="00DB17E3" w:rsidRPr="003E16A4" w:rsidRDefault="00DB17E3" w:rsidP="003E16A4">
      <w:pPr>
        <w:rPr>
          <w:rFonts w:ascii="Times New Roman" w:hAnsi="Times New Roman"/>
          <w:szCs w:val="20"/>
        </w:rPr>
      </w:pPr>
      <w:r w:rsidRPr="003E16A4">
        <w:rPr>
          <w:rFonts w:ascii="Times New Roman" w:eastAsia="Yu Mincho" w:hAnsi="Times New Roman"/>
          <w:szCs w:val="20"/>
          <w:highlight w:val="green"/>
          <w:lang w:eastAsia="ja-JP"/>
        </w:rPr>
        <w:t>Agreement</w:t>
      </w:r>
      <w:r w:rsidR="003E16A4">
        <w:rPr>
          <w:rFonts w:ascii="Times New Roman" w:eastAsia="Yu Mincho" w:hAnsi="Times New Roman"/>
          <w:szCs w:val="20"/>
          <w:lang w:eastAsia="ja-JP"/>
        </w:rPr>
        <w:t xml:space="preserve">: </w:t>
      </w:r>
      <w:r w:rsidRPr="003E16A4">
        <w:rPr>
          <w:rFonts w:ascii="Times New Roman" w:hAnsi="Times New Roman"/>
          <w:szCs w:val="20"/>
        </w:rPr>
        <w:t>For sub-PRB transmissions in TDD, the same RU lengths supported in FDD mode are re-used.</w:t>
      </w:r>
    </w:p>
    <w:p w14:paraId="5A0136A1" w14:textId="77777777" w:rsidR="00DB17E3" w:rsidRPr="003E16A4" w:rsidRDefault="00DB17E3" w:rsidP="00DB17E3">
      <w:pPr>
        <w:rPr>
          <w:rFonts w:ascii="Times New Roman" w:eastAsia="Yu Mincho" w:hAnsi="Times New Roman"/>
          <w:szCs w:val="20"/>
          <w:lang w:eastAsia="ja-JP"/>
        </w:rPr>
      </w:pPr>
    </w:p>
    <w:p w14:paraId="7B99B459" w14:textId="77777777" w:rsidR="00DB17E3" w:rsidRPr="003E16A4" w:rsidRDefault="00DB17E3" w:rsidP="00DB17E3">
      <w:pPr>
        <w:rPr>
          <w:rFonts w:ascii="Times New Roman" w:eastAsia="Yu Mincho" w:hAnsi="Times New Roman"/>
          <w:szCs w:val="20"/>
          <w:lang w:eastAsia="ja-JP"/>
        </w:rPr>
      </w:pPr>
      <w:r w:rsidRPr="003E16A4">
        <w:rPr>
          <w:rFonts w:ascii="Times New Roman" w:eastAsia="Yu Mincho" w:hAnsi="Times New Roman"/>
          <w:szCs w:val="20"/>
          <w:highlight w:val="green"/>
          <w:lang w:eastAsia="ja-JP"/>
        </w:rPr>
        <w:t>Agreement</w:t>
      </w:r>
    </w:p>
    <w:p w14:paraId="52A8AFD2" w14:textId="77777777" w:rsidR="00DB17E3" w:rsidRPr="003E16A4" w:rsidRDefault="00DB17E3" w:rsidP="00017304">
      <w:pPr>
        <w:pStyle w:val="ListParagraph"/>
        <w:numPr>
          <w:ilvl w:val="0"/>
          <w:numId w:val="249"/>
        </w:numPr>
        <w:rPr>
          <w:lang w:eastAsia="sv-SE"/>
        </w:rPr>
      </w:pPr>
      <w:r w:rsidRPr="003E16A4">
        <w:rPr>
          <w:lang w:eastAsia="sv-SE"/>
        </w:rPr>
        <w:t>For Sub-PRB, the number of MCS for CE Mode A and CE Mode B is 8 values</w:t>
      </w:r>
    </w:p>
    <w:p w14:paraId="2C6DDDF0" w14:textId="77777777" w:rsidR="00DB17E3" w:rsidRPr="003E16A4" w:rsidRDefault="00DB17E3" w:rsidP="00017304">
      <w:pPr>
        <w:pStyle w:val="ListParagraph"/>
        <w:numPr>
          <w:ilvl w:val="0"/>
          <w:numId w:val="249"/>
        </w:numPr>
        <w:rPr>
          <w:rFonts w:eastAsia="Yu Mincho"/>
        </w:rPr>
      </w:pPr>
      <w:r w:rsidRPr="003E16A4">
        <w:rPr>
          <w:rFonts w:eastAsia="Yu Mincho"/>
        </w:rPr>
        <w:t>For Sub-PRB, common TBS table is used for CE Mode A and CE Mode B</w:t>
      </w:r>
    </w:p>
    <w:p w14:paraId="1E0C3C45" w14:textId="77777777" w:rsidR="003E16A4" w:rsidRDefault="00DB17E3" w:rsidP="00DB17E3">
      <w:pPr>
        <w:rPr>
          <w:rFonts w:ascii="Times New Roman" w:eastAsia="Yu Mincho" w:hAnsi="Times New Roman"/>
          <w:szCs w:val="20"/>
          <w:lang w:eastAsia="ja-JP"/>
        </w:rPr>
      </w:pPr>
      <w:r w:rsidRPr="003E16A4">
        <w:rPr>
          <w:rFonts w:ascii="Times New Roman" w:eastAsia="Yu Mincho" w:hAnsi="Times New Roman"/>
          <w:szCs w:val="20"/>
          <w:highlight w:val="green"/>
          <w:lang w:eastAsia="ja-JP"/>
        </w:rPr>
        <w:t>Agreement</w:t>
      </w:r>
      <w:r w:rsidR="003E16A4" w:rsidRPr="003E16A4">
        <w:rPr>
          <w:rFonts w:ascii="Times New Roman" w:eastAsia="Yu Mincho" w:hAnsi="Times New Roman"/>
          <w:szCs w:val="20"/>
          <w:lang w:eastAsia="ja-JP"/>
        </w:rPr>
        <w:t xml:space="preserve">: </w:t>
      </w:r>
    </w:p>
    <w:p w14:paraId="38E969C8" w14:textId="2A912A30" w:rsidR="00DB17E3" w:rsidRPr="003E16A4" w:rsidRDefault="00DB17E3" w:rsidP="00DB17E3">
      <w:pPr>
        <w:rPr>
          <w:rFonts w:ascii="Times New Roman" w:eastAsia="Yu Mincho" w:hAnsi="Times New Roman"/>
          <w:szCs w:val="20"/>
          <w:lang w:eastAsia="ja-JP"/>
        </w:rPr>
      </w:pPr>
      <w:r w:rsidRPr="003E16A4">
        <w:rPr>
          <w:rFonts w:ascii="Times New Roman" w:eastAsia="Yu Mincho" w:hAnsi="Times New Roman"/>
          <w:szCs w:val="20"/>
          <w:lang w:eastAsia="ja-JP"/>
        </w:rPr>
        <w:t>For DCI design for CE Mode A</w:t>
      </w:r>
    </w:p>
    <w:p w14:paraId="6D8BE237" w14:textId="77777777" w:rsidR="00DB17E3" w:rsidRPr="003E16A4" w:rsidRDefault="00DB17E3" w:rsidP="003E16A4">
      <w:pPr>
        <w:rPr>
          <w:lang w:eastAsia="zh-CN"/>
        </w:rPr>
      </w:pPr>
      <w:r w:rsidRPr="003E16A4">
        <w:t xml:space="preserve">Add new 2 bits “# of RUs” field to </w:t>
      </w:r>
      <w:r w:rsidRPr="003E16A4">
        <w:rPr>
          <w:lang w:eastAsia="zh-CN"/>
        </w:rPr>
        <w:t xml:space="preserve">indicate # of </w:t>
      </w:r>
      <w:r w:rsidRPr="003E16A4">
        <w:t xml:space="preserve">RUs </w:t>
      </w:r>
      <w:r w:rsidRPr="003E16A4">
        <w:rPr>
          <w:lang w:eastAsia="zh-CN"/>
        </w:rPr>
        <w:t xml:space="preserve">and </w:t>
      </w:r>
      <w:r w:rsidRPr="003E16A4">
        <w:t>legacy resource allocation according to the following table:</w:t>
      </w:r>
    </w:p>
    <w:p w14:paraId="2A72398A" w14:textId="0D4193C4" w:rsidR="00DB17E3" w:rsidRPr="003E16A4" w:rsidRDefault="00DB17E3" w:rsidP="00DB17E3">
      <w:pPr>
        <w:jc w:val="center"/>
        <w:rPr>
          <w:rFonts w:ascii="Times New Roman" w:hAnsi="Times New Roman"/>
          <w:b/>
          <w:szCs w:val="20"/>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3260"/>
      </w:tblGrid>
      <w:tr w:rsidR="00DB17E3" w:rsidRPr="003E16A4" w14:paraId="79AB5D84" w14:textId="77777777" w:rsidTr="00AB310B">
        <w:trPr>
          <w:trHeight w:val="256"/>
          <w:jc w:val="center"/>
        </w:trPr>
        <w:tc>
          <w:tcPr>
            <w:tcW w:w="1555" w:type="dxa"/>
            <w:shd w:val="clear" w:color="auto" w:fill="auto"/>
          </w:tcPr>
          <w:p w14:paraId="7B1629C9" w14:textId="77777777" w:rsidR="00DB17E3" w:rsidRPr="003E16A4" w:rsidRDefault="00DB17E3" w:rsidP="003E16A4">
            <w:pPr>
              <w:pStyle w:val="TAH"/>
            </w:pPr>
            <w:r w:rsidRPr="003E16A4">
              <w:t>2-bit states</w:t>
            </w:r>
          </w:p>
        </w:tc>
        <w:tc>
          <w:tcPr>
            <w:tcW w:w="3260" w:type="dxa"/>
            <w:shd w:val="clear" w:color="auto" w:fill="auto"/>
          </w:tcPr>
          <w:p w14:paraId="1C4E0F3D" w14:textId="77777777" w:rsidR="00DB17E3" w:rsidRPr="003E16A4" w:rsidRDefault="00DB17E3" w:rsidP="003E16A4">
            <w:pPr>
              <w:pStyle w:val="TAH"/>
            </w:pPr>
            <w:r w:rsidRPr="003E16A4">
              <w:t>Interpretation</w:t>
            </w:r>
          </w:p>
        </w:tc>
      </w:tr>
      <w:tr w:rsidR="00DB17E3" w:rsidRPr="003E16A4" w14:paraId="7052BB9F" w14:textId="77777777" w:rsidTr="00AB310B">
        <w:trPr>
          <w:trHeight w:val="248"/>
          <w:jc w:val="center"/>
        </w:trPr>
        <w:tc>
          <w:tcPr>
            <w:tcW w:w="1555" w:type="dxa"/>
            <w:shd w:val="clear" w:color="auto" w:fill="auto"/>
          </w:tcPr>
          <w:p w14:paraId="3E2F804C" w14:textId="77777777" w:rsidR="00DB17E3" w:rsidRPr="003E16A4" w:rsidRDefault="00DB17E3" w:rsidP="003E16A4">
            <w:pPr>
              <w:pStyle w:val="TAC"/>
            </w:pPr>
            <w:r w:rsidRPr="003E16A4">
              <w:t>00</w:t>
            </w:r>
          </w:p>
        </w:tc>
        <w:tc>
          <w:tcPr>
            <w:tcW w:w="3260" w:type="dxa"/>
            <w:shd w:val="clear" w:color="auto" w:fill="auto"/>
          </w:tcPr>
          <w:p w14:paraId="3F59BA74" w14:textId="77777777" w:rsidR="00DB17E3" w:rsidRPr="003E16A4" w:rsidRDefault="00DB17E3" w:rsidP="003E16A4">
            <w:pPr>
              <w:pStyle w:val="TAC"/>
            </w:pPr>
            <w:r w:rsidRPr="003E16A4">
              <w:t>Legacy PRB level RA</w:t>
            </w:r>
          </w:p>
        </w:tc>
      </w:tr>
      <w:tr w:rsidR="00DB17E3" w:rsidRPr="003E16A4" w14:paraId="1A9277B3" w14:textId="77777777" w:rsidTr="00AB310B">
        <w:trPr>
          <w:trHeight w:val="256"/>
          <w:jc w:val="center"/>
        </w:trPr>
        <w:tc>
          <w:tcPr>
            <w:tcW w:w="1555" w:type="dxa"/>
            <w:shd w:val="clear" w:color="auto" w:fill="auto"/>
          </w:tcPr>
          <w:p w14:paraId="30F4A78B" w14:textId="77777777" w:rsidR="00DB17E3" w:rsidRPr="003E16A4" w:rsidRDefault="00DB17E3" w:rsidP="003E16A4">
            <w:pPr>
              <w:pStyle w:val="TAC"/>
            </w:pPr>
            <w:r w:rsidRPr="003E16A4">
              <w:t>01</w:t>
            </w:r>
          </w:p>
        </w:tc>
        <w:tc>
          <w:tcPr>
            <w:tcW w:w="3260" w:type="dxa"/>
            <w:shd w:val="clear" w:color="auto" w:fill="auto"/>
          </w:tcPr>
          <w:p w14:paraId="34CC3ED0" w14:textId="77777777" w:rsidR="00DB17E3" w:rsidRPr="003E16A4" w:rsidRDefault="00DB17E3" w:rsidP="003E16A4">
            <w:pPr>
              <w:pStyle w:val="TAC"/>
              <w:rPr>
                <w:lang w:eastAsia="zh-CN"/>
              </w:rPr>
            </w:pPr>
            <w:r w:rsidRPr="003E16A4">
              <w:t>RU number=1</w:t>
            </w:r>
            <w:r w:rsidRPr="003E16A4">
              <w:rPr>
                <w:lang w:eastAsia="zh-CN"/>
              </w:rPr>
              <w:t>, Sub-RB RA</w:t>
            </w:r>
          </w:p>
        </w:tc>
      </w:tr>
      <w:tr w:rsidR="00DB17E3" w:rsidRPr="003E16A4" w14:paraId="2E710749" w14:textId="77777777" w:rsidTr="00AB310B">
        <w:trPr>
          <w:trHeight w:val="256"/>
          <w:jc w:val="center"/>
        </w:trPr>
        <w:tc>
          <w:tcPr>
            <w:tcW w:w="1555" w:type="dxa"/>
            <w:shd w:val="clear" w:color="auto" w:fill="auto"/>
          </w:tcPr>
          <w:p w14:paraId="0006C21B" w14:textId="77777777" w:rsidR="00DB17E3" w:rsidRPr="003E16A4" w:rsidRDefault="00DB17E3" w:rsidP="003E16A4">
            <w:pPr>
              <w:pStyle w:val="TAC"/>
            </w:pPr>
            <w:r w:rsidRPr="003E16A4">
              <w:t>10</w:t>
            </w:r>
          </w:p>
        </w:tc>
        <w:tc>
          <w:tcPr>
            <w:tcW w:w="3260" w:type="dxa"/>
            <w:shd w:val="clear" w:color="auto" w:fill="auto"/>
          </w:tcPr>
          <w:p w14:paraId="1E514281" w14:textId="77777777" w:rsidR="00DB17E3" w:rsidRPr="003E16A4" w:rsidRDefault="00DB17E3" w:rsidP="003E16A4">
            <w:pPr>
              <w:pStyle w:val="TAC"/>
            </w:pPr>
            <w:r w:rsidRPr="003E16A4">
              <w:t>RU number=</w:t>
            </w:r>
            <w:r w:rsidRPr="003E16A4">
              <w:rPr>
                <w:lang w:eastAsia="zh-CN"/>
              </w:rPr>
              <w:t>2, Sub-RB RA</w:t>
            </w:r>
          </w:p>
        </w:tc>
      </w:tr>
      <w:tr w:rsidR="00DB17E3" w:rsidRPr="003E16A4" w14:paraId="49A734C8" w14:textId="77777777" w:rsidTr="00AB310B">
        <w:trPr>
          <w:trHeight w:val="248"/>
          <w:jc w:val="center"/>
        </w:trPr>
        <w:tc>
          <w:tcPr>
            <w:tcW w:w="1555" w:type="dxa"/>
            <w:shd w:val="clear" w:color="auto" w:fill="auto"/>
          </w:tcPr>
          <w:p w14:paraId="41315A61" w14:textId="77777777" w:rsidR="00DB17E3" w:rsidRPr="003E16A4" w:rsidRDefault="00DB17E3" w:rsidP="003E16A4">
            <w:pPr>
              <w:pStyle w:val="TAC"/>
            </w:pPr>
            <w:r w:rsidRPr="003E16A4">
              <w:t>11</w:t>
            </w:r>
          </w:p>
        </w:tc>
        <w:tc>
          <w:tcPr>
            <w:tcW w:w="3260" w:type="dxa"/>
            <w:shd w:val="clear" w:color="auto" w:fill="auto"/>
          </w:tcPr>
          <w:p w14:paraId="1D65136E" w14:textId="77777777" w:rsidR="00DB17E3" w:rsidRPr="003E16A4" w:rsidRDefault="00DB17E3" w:rsidP="003E16A4">
            <w:pPr>
              <w:pStyle w:val="TAC"/>
            </w:pPr>
            <w:r w:rsidRPr="003E16A4">
              <w:t>RU number=</w:t>
            </w:r>
            <w:r w:rsidRPr="003E16A4">
              <w:rPr>
                <w:lang w:eastAsia="zh-CN"/>
              </w:rPr>
              <w:t>4, Sub-RB RA</w:t>
            </w:r>
          </w:p>
        </w:tc>
      </w:tr>
    </w:tbl>
    <w:p w14:paraId="2EA0C3FC" w14:textId="77777777" w:rsidR="00DB17E3" w:rsidRPr="003E16A4" w:rsidRDefault="00DB17E3" w:rsidP="003E16A4">
      <w:pPr>
        <w:rPr>
          <w:lang w:eastAsia="sv-SE"/>
        </w:rPr>
      </w:pPr>
    </w:p>
    <w:p w14:paraId="688B6087" w14:textId="77777777" w:rsidR="00DB17E3" w:rsidRPr="003E16A4" w:rsidRDefault="00DB17E3" w:rsidP="003E16A4">
      <w:pPr>
        <w:spacing w:after="120"/>
      </w:pPr>
      <w:r w:rsidRPr="003E16A4">
        <w:t>When “# of RU” field=0 this means the grant is for a Full-PRB allocations, with the following legacy fields unchanged: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5"/>
        <w:gridCol w:w="567"/>
        <w:gridCol w:w="4757"/>
      </w:tblGrid>
      <w:tr w:rsidR="00DB17E3" w:rsidRPr="003E16A4" w14:paraId="3F6337D0" w14:textId="77777777" w:rsidTr="003E16A4">
        <w:trPr>
          <w:trHeight w:val="20"/>
          <w:jc w:val="center"/>
        </w:trPr>
        <w:tc>
          <w:tcPr>
            <w:tcW w:w="2045" w:type="dxa"/>
            <w:shd w:val="clear" w:color="auto" w:fill="auto"/>
          </w:tcPr>
          <w:p w14:paraId="46030DE8" w14:textId="77777777" w:rsidR="00DB17E3" w:rsidRPr="003E16A4" w:rsidRDefault="00DB17E3" w:rsidP="003E16A4">
            <w:pPr>
              <w:pStyle w:val="TAH"/>
            </w:pPr>
            <w:r w:rsidRPr="003E16A4">
              <w:lastRenderedPageBreak/>
              <w:t>Field Name</w:t>
            </w:r>
          </w:p>
        </w:tc>
        <w:tc>
          <w:tcPr>
            <w:tcW w:w="567" w:type="dxa"/>
            <w:shd w:val="clear" w:color="auto" w:fill="auto"/>
          </w:tcPr>
          <w:p w14:paraId="7E396893" w14:textId="77777777" w:rsidR="00DB17E3" w:rsidRPr="003E16A4" w:rsidRDefault="00DB17E3" w:rsidP="003E16A4">
            <w:pPr>
              <w:pStyle w:val="TAH"/>
            </w:pPr>
            <w:r w:rsidRPr="003E16A4">
              <w:t>Bits</w:t>
            </w:r>
          </w:p>
        </w:tc>
        <w:tc>
          <w:tcPr>
            <w:tcW w:w="4757" w:type="dxa"/>
            <w:shd w:val="clear" w:color="auto" w:fill="auto"/>
          </w:tcPr>
          <w:p w14:paraId="7B6DD3CC" w14:textId="77777777" w:rsidR="00DB17E3" w:rsidRPr="003E16A4" w:rsidRDefault="00DB17E3" w:rsidP="003E16A4">
            <w:pPr>
              <w:pStyle w:val="TAH"/>
            </w:pPr>
            <w:r w:rsidRPr="003E16A4">
              <w:t>Description</w:t>
            </w:r>
          </w:p>
        </w:tc>
      </w:tr>
      <w:tr w:rsidR="00DB17E3" w:rsidRPr="003E16A4" w14:paraId="1D20C5D6" w14:textId="77777777" w:rsidTr="003E16A4">
        <w:trPr>
          <w:trHeight w:val="20"/>
          <w:jc w:val="center"/>
        </w:trPr>
        <w:tc>
          <w:tcPr>
            <w:tcW w:w="2045" w:type="dxa"/>
            <w:shd w:val="clear" w:color="auto" w:fill="auto"/>
          </w:tcPr>
          <w:p w14:paraId="5C610665" w14:textId="77777777" w:rsidR="00DB17E3" w:rsidRPr="003E16A4" w:rsidRDefault="00DB17E3" w:rsidP="003E16A4">
            <w:pPr>
              <w:pStyle w:val="TAL"/>
            </w:pPr>
            <w:r w:rsidRPr="003E16A4">
              <w:t>PRB Assignment</w:t>
            </w:r>
          </w:p>
        </w:tc>
        <w:tc>
          <w:tcPr>
            <w:tcW w:w="567" w:type="dxa"/>
            <w:shd w:val="clear" w:color="auto" w:fill="auto"/>
          </w:tcPr>
          <w:p w14:paraId="113F36BF" w14:textId="77777777" w:rsidR="00DB17E3" w:rsidRPr="003E16A4" w:rsidRDefault="00DB17E3" w:rsidP="003E16A4">
            <w:pPr>
              <w:pStyle w:val="TAL"/>
            </w:pPr>
            <w:r w:rsidRPr="003E16A4">
              <w:t>5</w:t>
            </w:r>
          </w:p>
        </w:tc>
        <w:tc>
          <w:tcPr>
            <w:tcW w:w="4757" w:type="dxa"/>
            <w:shd w:val="clear" w:color="auto" w:fill="auto"/>
          </w:tcPr>
          <w:p w14:paraId="41240000" w14:textId="77777777" w:rsidR="00DB17E3" w:rsidRPr="003E16A4" w:rsidRDefault="00DB17E3" w:rsidP="003E16A4">
            <w:pPr>
              <w:pStyle w:val="TAL"/>
            </w:pPr>
            <w:r w:rsidRPr="003E16A4">
              <w:t>Legacy</w:t>
            </w:r>
          </w:p>
        </w:tc>
      </w:tr>
      <w:tr w:rsidR="00DB17E3" w:rsidRPr="003E16A4" w14:paraId="046B08B5" w14:textId="77777777" w:rsidTr="003E16A4">
        <w:trPr>
          <w:trHeight w:val="20"/>
          <w:jc w:val="center"/>
        </w:trPr>
        <w:tc>
          <w:tcPr>
            <w:tcW w:w="2045" w:type="dxa"/>
            <w:shd w:val="clear" w:color="auto" w:fill="auto"/>
          </w:tcPr>
          <w:p w14:paraId="0D526150" w14:textId="77777777" w:rsidR="00DB17E3" w:rsidRPr="003E16A4" w:rsidRDefault="00DB17E3" w:rsidP="003E16A4">
            <w:pPr>
              <w:pStyle w:val="TAL"/>
            </w:pPr>
            <w:r w:rsidRPr="003E16A4">
              <w:t>MCS index</w:t>
            </w:r>
          </w:p>
        </w:tc>
        <w:tc>
          <w:tcPr>
            <w:tcW w:w="567" w:type="dxa"/>
            <w:shd w:val="clear" w:color="auto" w:fill="auto"/>
          </w:tcPr>
          <w:p w14:paraId="2C6BE0E0" w14:textId="77777777" w:rsidR="00DB17E3" w:rsidRPr="003E16A4" w:rsidRDefault="00DB17E3" w:rsidP="003E16A4">
            <w:pPr>
              <w:pStyle w:val="TAL"/>
            </w:pPr>
            <w:r w:rsidRPr="003E16A4">
              <w:t xml:space="preserve">4 </w:t>
            </w:r>
          </w:p>
        </w:tc>
        <w:tc>
          <w:tcPr>
            <w:tcW w:w="4757" w:type="dxa"/>
            <w:shd w:val="clear" w:color="auto" w:fill="auto"/>
          </w:tcPr>
          <w:p w14:paraId="419ECEA9" w14:textId="77777777" w:rsidR="00DB17E3" w:rsidRPr="003E16A4" w:rsidRDefault="00DB17E3" w:rsidP="003E16A4">
            <w:pPr>
              <w:pStyle w:val="TAL"/>
              <w:rPr>
                <w:b/>
              </w:rPr>
            </w:pPr>
            <w:r w:rsidRPr="003E16A4">
              <w:t>Legacy</w:t>
            </w:r>
          </w:p>
        </w:tc>
      </w:tr>
      <w:tr w:rsidR="00DB17E3" w:rsidRPr="003E16A4" w14:paraId="535C809E" w14:textId="77777777" w:rsidTr="003E16A4">
        <w:trPr>
          <w:trHeight w:val="20"/>
          <w:jc w:val="center"/>
        </w:trPr>
        <w:tc>
          <w:tcPr>
            <w:tcW w:w="2045" w:type="dxa"/>
            <w:shd w:val="clear" w:color="auto" w:fill="auto"/>
          </w:tcPr>
          <w:p w14:paraId="1939BD08" w14:textId="77777777" w:rsidR="00DB17E3" w:rsidRPr="003E16A4" w:rsidRDefault="00DB17E3" w:rsidP="003E16A4">
            <w:pPr>
              <w:pStyle w:val="TAL"/>
              <w:rPr>
                <w:b/>
              </w:rPr>
            </w:pPr>
            <w:r w:rsidRPr="003E16A4">
              <w:rPr>
                <w:b/>
              </w:rPr>
              <w:t>Total Bits</w:t>
            </w:r>
          </w:p>
        </w:tc>
        <w:tc>
          <w:tcPr>
            <w:tcW w:w="567" w:type="dxa"/>
            <w:shd w:val="clear" w:color="auto" w:fill="auto"/>
          </w:tcPr>
          <w:p w14:paraId="57159500" w14:textId="77777777" w:rsidR="00DB17E3" w:rsidRPr="003E16A4" w:rsidRDefault="00DB17E3" w:rsidP="003E16A4">
            <w:pPr>
              <w:pStyle w:val="TAL"/>
            </w:pPr>
            <w:r w:rsidRPr="003E16A4">
              <w:t>9</w:t>
            </w:r>
          </w:p>
        </w:tc>
        <w:tc>
          <w:tcPr>
            <w:tcW w:w="4757" w:type="dxa"/>
            <w:shd w:val="clear" w:color="auto" w:fill="auto"/>
          </w:tcPr>
          <w:p w14:paraId="72020A92" w14:textId="77777777" w:rsidR="00DB17E3" w:rsidRPr="003E16A4" w:rsidRDefault="00DB17E3" w:rsidP="003E16A4">
            <w:pPr>
              <w:pStyle w:val="TAL"/>
            </w:pPr>
          </w:p>
        </w:tc>
      </w:tr>
    </w:tbl>
    <w:p w14:paraId="1EBF17B9" w14:textId="77777777" w:rsidR="00DB17E3" w:rsidRPr="003E16A4" w:rsidRDefault="00DB17E3" w:rsidP="003E16A4">
      <w:pPr>
        <w:spacing w:before="120" w:after="120"/>
        <w:rPr>
          <w:rFonts w:ascii="Times New Roman" w:hAnsi="Times New Roman"/>
          <w:szCs w:val="20"/>
        </w:rPr>
      </w:pPr>
      <w:r w:rsidRPr="003E16A4">
        <w:rPr>
          <w:rFonts w:ascii="Times New Roman" w:hAnsi="Times New Roman"/>
          <w:szCs w:val="20"/>
        </w:rPr>
        <w:t>Otherwise sub-PRB allocation with the following fields:</w:t>
      </w:r>
    </w:p>
    <w:tbl>
      <w:tblPr>
        <w:tblW w:w="0" w:type="auto"/>
        <w:jc w:val="center"/>
        <w:tblCellMar>
          <w:left w:w="0" w:type="dxa"/>
          <w:right w:w="0" w:type="dxa"/>
        </w:tblCellMar>
        <w:tblLook w:val="04A0" w:firstRow="1" w:lastRow="0" w:firstColumn="1" w:lastColumn="0" w:noHBand="0" w:noVBand="1"/>
      </w:tblPr>
      <w:tblGrid>
        <w:gridCol w:w="2040"/>
        <w:gridCol w:w="557"/>
        <w:gridCol w:w="4800"/>
      </w:tblGrid>
      <w:tr w:rsidR="00DB17E3" w:rsidRPr="003E16A4" w14:paraId="068BD7AE" w14:textId="77777777" w:rsidTr="003E16A4">
        <w:trPr>
          <w:trHeight w:val="20"/>
          <w:jc w:val="center"/>
        </w:trPr>
        <w:tc>
          <w:tcPr>
            <w:tcW w:w="2040"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23FDE462" w14:textId="77777777" w:rsidR="00DB17E3" w:rsidRPr="003E16A4" w:rsidRDefault="00DB17E3" w:rsidP="003E16A4">
            <w:pPr>
              <w:pStyle w:val="TAH"/>
            </w:pPr>
            <w:r w:rsidRPr="003E16A4">
              <w:t>Field Name</w:t>
            </w:r>
          </w:p>
        </w:tc>
        <w:tc>
          <w:tcPr>
            <w:tcW w:w="28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5E2F44B6" w14:textId="77777777" w:rsidR="00DB17E3" w:rsidRPr="003E16A4" w:rsidRDefault="00DB17E3" w:rsidP="003E16A4">
            <w:pPr>
              <w:pStyle w:val="TAH"/>
            </w:pPr>
            <w:r w:rsidRPr="003E16A4">
              <w:t>Bits</w:t>
            </w:r>
          </w:p>
        </w:tc>
        <w:tc>
          <w:tcPr>
            <w:tcW w:w="480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566BF466" w14:textId="77777777" w:rsidR="00DB17E3" w:rsidRPr="003E16A4" w:rsidRDefault="00DB17E3" w:rsidP="003E16A4">
            <w:pPr>
              <w:pStyle w:val="TAH"/>
            </w:pPr>
            <w:r w:rsidRPr="003E16A4">
              <w:t>Description</w:t>
            </w:r>
          </w:p>
        </w:tc>
      </w:tr>
      <w:tr w:rsidR="00DB17E3" w:rsidRPr="003E16A4" w14:paraId="40F3CE0D" w14:textId="77777777" w:rsidTr="003E16A4">
        <w:trPr>
          <w:trHeight w:val="20"/>
          <w:jc w:val="center"/>
        </w:trPr>
        <w:tc>
          <w:tcPr>
            <w:tcW w:w="204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3DDDF3E5" w14:textId="77777777" w:rsidR="00DB17E3" w:rsidRPr="003E16A4" w:rsidRDefault="00DB17E3" w:rsidP="003E16A4">
            <w:pPr>
              <w:pStyle w:val="TAL"/>
            </w:pPr>
            <w:r w:rsidRPr="003E16A4">
              <w:t>Allocation of PRB within NB and SC within PRB</w:t>
            </w:r>
          </w:p>
        </w:tc>
        <w:tc>
          <w:tcPr>
            <w:tcW w:w="284"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06E26F30" w14:textId="77777777" w:rsidR="00DB17E3" w:rsidRPr="003E16A4" w:rsidRDefault="00DB17E3" w:rsidP="003E16A4">
            <w:pPr>
              <w:pStyle w:val="TAL"/>
            </w:pPr>
            <w:r w:rsidRPr="003E16A4">
              <w:t>6</w:t>
            </w:r>
          </w:p>
        </w:tc>
        <w:tc>
          <w:tcPr>
            <w:tcW w:w="480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7D0337E" w14:textId="77777777" w:rsidR="00DB17E3" w:rsidRPr="003E16A4" w:rsidRDefault="00DB17E3" w:rsidP="003E16A4">
            <w:pPr>
              <w:pStyle w:val="TAL"/>
            </w:pPr>
            <w:r w:rsidRPr="003E16A4">
              <w:t xml:space="preserve">6 PRBs within a NB and 10 values for the number of SC and their location within a PRB =&gt; </w:t>
            </w:r>
          </w:p>
          <w:p w14:paraId="4954454F" w14:textId="77777777" w:rsidR="00DB17E3" w:rsidRPr="003E16A4" w:rsidRDefault="00DB17E3" w:rsidP="003E16A4">
            <w:pPr>
              <w:pStyle w:val="TAL"/>
            </w:pPr>
            <w:r w:rsidRPr="003E16A4">
              <w:t>60 possible allocations within a NB.</w:t>
            </w:r>
          </w:p>
        </w:tc>
      </w:tr>
      <w:tr w:rsidR="00DB17E3" w:rsidRPr="003E16A4" w14:paraId="736054FB" w14:textId="77777777" w:rsidTr="003E16A4">
        <w:trPr>
          <w:trHeight w:val="20"/>
          <w:jc w:val="center"/>
        </w:trPr>
        <w:tc>
          <w:tcPr>
            <w:tcW w:w="204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6434A735" w14:textId="77777777" w:rsidR="00DB17E3" w:rsidRPr="003E16A4" w:rsidRDefault="00DB17E3" w:rsidP="003E16A4">
            <w:pPr>
              <w:pStyle w:val="TAL"/>
            </w:pPr>
            <w:r w:rsidRPr="003E16A4">
              <w:t>MCS index</w:t>
            </w:r>
          </w:p>
        </w:tc>
        <w:tc>
          <w:tcPr>
            <w:tcW w:w="284"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52FF77F7" w14:textId="77777777" w:rsidR="00DB17E3" w:rsidRPr="003E16A4" w:rsidRDefault="00DB17E3" w:rsidP="003E16A4">
            <w:pPr>
              <w:pStyle w:val="TAL"/>
            </w:pPr>
            <w:r w:rsidRPr="003E16A4">
              <w:t>3</w:t>
            </w:r>
          </w:p>
        </w:tc>
        <w:tc>
          <w:tcPr>
            <w:tcW w:w="480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2DAA2529" w14:textId="77777777" w:rsidR="00DB17E3" w:rsidRPr="003E16A4" w:rsidRDefault="00DB17E3" w:rsidP="003E16A4">
            <w:pPr>
              <w:pStyle w:val="TAL"/>
            </w:pPr>
            <w:r w:rsidRPr="003E16A4">
              <w:t>8 values for MCS index</w:t>
            </w:r>
          </w:p>
        </w:tc>
      </w:tr>
      <w:tr w:rsidR="00DB17E3" w:rsidRPr="003E16A4" w14:paraId="447E3E57" w14:textId="77777777" w:rsidTr="003E16A4">
        <w:trPr>
          <w:trHeight w:val="20"/>
          <w:jc w:val="center"/>
        </w:trPr>
        <w:tc>
          <w:tcPr>
            <w:tcW w:w="2040"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51A91F23" w14:textId="77777777" w:rsidR="00DB17E3" w:rsidRPr="003E16A4" w:rsidRDefault="00DB17E3" w:rsidP="003E16A4">
            <w:pPr>
              <w:pStyle w:val="TAL"/>
              <w:rPr>
                <w:b/>
                <w:bCs/>
              </w:rPr>
            </w:pPr>
            <w:r w:rsidRPr="003E16A4">
              <w:rPr>
                <w:b/>
                <w:bCs/>
              </w:rPr>
              <w:t>Total Bits</w:t>
            </w:r>
          </w:p>
        </w:tc>
        <w:tc>
          <w:tcPr>
            <w:tcW w:w="284"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01C6897" w14:textId="77777777" w:rsidR="00DB17E3" w:rsidRPr="003E16A4" w:rsidRDefault="00DB17E3" w:rsidP="003E16A4">
            <w:pPr>
              <w:pStyle w:val="TAL"/>
            </w:pPr>
            <w:r w:rsidRPr="003E16A4">
              <w:t>9</w:t>
            </w:r>
          </w:p>
        </w:tc>
        <w:tc>
          <w:tcPr>
            <w:tcW w:w="480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3CE551C1" w14:textId="77777777" w:rsidR="00DB17E3" w:rsidRPr="003E16A4" w:rsidRDefault="00DB17E3" w:rsidP="003E16A4">
            <w:pPr>
              <w:pStyle w:val="TAL"/>
            </w:pPr>
          </w:p>
        </w:tc>
      </w:tr>
    </w:tbl>
    <w:p w14:paraId="3A2A78A8" w14:textId="77777777" w:rsidR="00DB17E3" w:rsidRPr="003E16A4" w:rsidRDefault="00DB17E3" w:rsidP="00DB17E3">
      <w:pPr>
        <w:rPr>
          <w:rFonts w:ascii="Times New Roman" w:eastAsia="Yu Mincho" w:hAnsi="Times New Roman"/>
          <w:szCs w:val="20"/>
          <w:highlight w:val="yellow"/>
          <w:lang w:eastAsia="ja-JP"/>
        </w:rPr>
      </w:pPr>
    </w:p>
    <w:p w14:paraId="0A6391D6" w14:textId="77777777" w:rsidR="00DB17E3" w:rsidRPr="003E16A4" w:rsidRDefault="00DB17E3" w:rsidP="00DB17E3">
      <w:pPr>
        <w:rPr>
          <w:rFonts w:ascii="Times New Roman" w:eastAsia="Yu Mincho" w:hAnsi="Times New Roman"/>
          <w:szCs w:val="20"/>
          <w:lang w:eastAsia="ja-JP"/>
        </w:rPr>
      </w:pPr>
      <w:r w:rsidRPr="003E16A4">
        <w:rPr>
          <w:rFonts w:ascii="Times New Roman" w:eastAsia="Yu Mincho" w:hAnsi="Times New Roman"/>
          <w:szCs w:val="20"/>
          <w:lang w:eastAsia="ja-JP"/>
        </w:rPr>
        <w:t>For DCI design for CE Mode B</w:t>
      </w:r>
    </w:p>
    <w:p w14:paraId="28DE7930" w14:textId="77777777" w:rsidR="00DB17E3" w:rsidRPr="003E16A4" w:rsidRDefault="00DB17E3" w:rsidP="003E16A4">
      <w:pPr>
        <w:rPr>
          <w:lang w:eastAsia="sv-SE"/>
        </w:rPr>
      </w:pPr>
      <w:r w:rsidRPr="003E16A4">
        <w:rPr>
          <w:lang w:eastAsia="sv-SE"/>
        </w:rPr>
        <w:t>The PRB location within the narrowband is configured by RRC.</w:t>
      </w:r>
    </w:p>
    <w:p w14:paraId="79DBF3FC" w14:textId="77777777" w:rsidR="00DB17E3" w:rsidRPr="003E16A4" w:rsidRDefault="00DB17E3" w:rsidP="003E16A4">
      <w:r w:rsidRPr="003E16A4">
        <w:t xml:space="preserve">A new 1-bit field to indicate “Sub-PRB Allocation” is added to DCI. </w:t>
      </w:r>
    </w:p>
    <w:p w14:paraId="062C0AAE" w14:textId="77777777" w:rsidR="00DB17E3" w:rsidRPr="003E16A4" w:rsidRDefault="00DB17E3" w:rsidP="003E16A4">
      <w:pPr>
        <w:spacing w:after="120"/>
      </w:pPr>
      <w:r w:rsidRPr="003E16A4">
        <w:t>When “Sub-PRB Allocation” field=0 this means grant is for a Full-PRB allocations, with the following legacy fields unchanged: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5"/>
        <w:gridCol w:w="567"/>
        <w:gridCol w:w="5933"/>
      </w:tblGrid>
      <w:tr w:rsidR="00DB17E3" w:rsidRPr="003E16A4" w14:paraId="1A941E7D" w14:textId="77777777" w:rsidTr="003E16A4">
        <w:trPr>
          <w:jc w:val="center"/>
        </w:trPr>
        <w:tc>
          <w:tcPr>
            <w:tcW w:w="2045" w:type="dxa"/>
            <w:shd w:val="clear" w:color="auto" w:fill="auto"/>
          </w:tcPr>
          <w:p w14:paraId="62A259B3" w14:textId="77777777" w:rsidR="00DB17E3" w:rsidRPr="003E16A4" w:rsidRDefault="00DB17E3" w:rsidP="003E16A4">
            <w:pPr>
              <w:pStyle w:val="TAH"/>
            </w:pPr>
            <w:r w:rsidRPr="003E16A4">
              <w:t>Field Name</w:t>
            </w:r>
          </w:p>
        </w:tc>
        <w:tc>
          <w:tcPr>
            <w:tcW w:w="567" w:type="dxa"/>
            <w:shd w:val="clear" w:color="auto" w:fill="auto"/>
          </w:tcPr>
          <w:p w14:paraId="0958137A" w14:textId="77777777" w:rsidR="00DB17E3" w:rsidRPr="003E16A4" w:rsidRDefault="00DB17E3" w:rsidP="003E16A4">
            <w:pPr>
              <w:pStyle w:val="TAH"/>
            </w:pPr>
            <w:r w:rsidRPr="003E16A4">
              <w:t>Bits</w:t>
            </w:r>
          </w:p>
        </w:tc>
        <w:tc>
          <w:tcPr>
            <w:tcW w:w="5933" w:type="dxa"/>
            <w:shd w:val="clear" w:color="auto" w:fill="auto"/>
          </w:tcPr>
          <w:p w14:paraId="12EFF4EF" w14:textId="77777777" w:rsidR="00DB17E3" w:rsidRPr="003E16A4" w:rsidRDefault="00DB17E3" w:rsidP="003E16A4">
            <w:pPr>
              <w:pStyle w:val="TAH"/>
            </w:pPr>
            <w:r w:rsidRPr="003E16A4">
              <w:t>Description</w:t>
            </w:r>
          </w:p>
        </w:tc>
      </w:tr>
      <w:tr w:rsidR="00DB17E3" w:rsidRPr="003E16A4" w14:paraId="7351FB38" w14:textId="77777777" w:rsidTr="003E16A4">
        <w:trPr>
          <w:jc w:val="center"/>
        </w:trPr>
        <w:tc>
          <w:tcPr>
            <w:tcW w:w="2045" w:type="dxa"/>
            <w:shd w:val="clear" w:color="auto" w:fill="auto"/>
          </w:tcPr>
          <w:p w14:paraId="3F625496" w14:textId="77777777" w:rsidR="00DB17E3" w:rsidRPr="003E16A4" w:rsidRDefault="00DB17E3" w:rsidP="003E16A4">
            <w:pPr>
              <w:pStyle w:val="TAL"/>
            </w:pPr>
            <w:r w:rsidRPr="003E16A4">
              <w:t>PRB Assignment</w:t>
            </w:r>
          </w:p>
        </w:tc>
        <w:tc>
          <w:tcPr>
            <w:tcW w:w="567" w:type="dxa"/>
            <w:shd w:val="clear" w:color="auto" w:fill="auto"/>
          </w:tcPr>
          <w:p w14:paraId="3A53DAA8" w14:textId="77777777" w:rsidR="00DB17E3" w:rsidRPr="003E16A4" w:rsidRDefault="00DB17E3" w:rsidP="003E16A4">
            <w:pPr>
              <w:pStyle w:val="TAL"/>
            </w:pPr>
            <w:r w:rsidRPr="003E16A4">
              <w:t>3</w:t>
            </w:r>
          </w:p>
        </w:tc>
        <w:tc>
          <w:tcPr>
            <w:tcW w:w="5933" w:type="dxa"/>
            <w:shd w:val="clear" w:color="auto" w:fill="auto"/>
          </w:tcPr>
          <w:p w14:paraId="3DF8228B" w14:textId="77777777" w:rsidR="00DB17E3" w:rsidRPr="003E16A4" w:rsidRDefault="00DB17E3" w:rsidP="003E16A4">
            <w:pPr>
              <w:pStyle w:val="TAL"/>
            </w:pPr>
            <w:r w:rsidRPr="003E16A4">
              <w:t>Legacy</w:t>
            </w:r>
          </w:p>
        </w:tc>
      </w:tr>
      <w:tr w:rsidR="00DB17E3" w:rsidRPr="003E16A4" w14:paraId="73BAE75F" w14:textId="77777777" w:rsidTr="003E16A4">
        <w:trPr>
          <w:jc w:val="center"/>
        </w:trPr>
        <w:tc>
          <w:tcPr>
            <w:tcW w:w="2045" w:type="dxa"/>
            <w:shd w:val="clear" w:color="auto" w:fill="auto"/>
          </w:tcPr>
          <w:p w14:paraId="2B1F938C" w14:textId="77777777" w:rsidR="00DB17E3" w:rsidRPr="003E16A4" w:rsidRDefault="00DB17E3" w:rsidP="003E16A4">
            <w:pPr>
              <w:pStyle w:val="TAL"/>
            </w:pPr>
            <w:r w:rsidRPr="003E16A4">
              <w:t>MCS index</w:t>
            </w:r>
          </w:p>
        </w:tc>
        <w:tc>
          <w:tcPr>
            <w:tcW w:w="567" w:type="dxa"/>
            <w:shd w:val="clear" w:color="auto" w:fill="auto"/>
          </w:tcPr>
          <w:p w14:paraId="756C339A" w14:textId="77777777" w:rsidR="00DB17E3" w:rsidRPr="003E16A4" w:rsidRDefault="00DB17E3" w:rsidP="003E16A4">
            <w:pPr>
              <w:pStyle w:val="TAL"/>
            </w:pPr>
            <w:r w:rsidRPr="003E16A4">
              <w:t xml:space="preserve">4 </w:t>
            </w:r>
          </w:p>
        </w:tc>
        <w:tc>
          <w:tcPr>
            <w:tcW w:w="5933" w:type="dxa"/>
            <w:shd w:val="clear" w:color="auto" w:fill="auto"/>
          </w:tcPr>
          <w:p w14:paraId="5304A1AA" w14:textId="77777777" w:rsidR="00DB17E3" w:rsidRPr="003E16A4" w:rsidRDefault="00DB17E3" w:rsidP="003E16A4">
            <w:pPr>
              <w:pStyle w:val="TAL"/>
              <w:rPr>
                <w:b/>
              </w:rPr>
            </w:pPr>
            <w:r w:rsidRPr="003E16A4">
              <w:t>Legacy</w:t>
            </w:r>
          </w:p>
        </w:tc>
      </w:tr>
      <w:tr w:rsidR="00DB17E3" w:rsidRPr="003E16A4" w14:paraId="38F2BE91" w14:textId="77777777" w:rsidTr="003E16A4">
        <w:trPr>
          <w:jc w:val="center"/>
        </w:trPr>
        <w:tc>
          <w:tcPr>
            <w:tcW w:w="2045" w:type="dxa"/>
            <w:shd w:val="clear" w:color="auto" w:fill="auto"/>
          </w:tcPr>
          <w:p w14:paraId="644B27F0" w14:textId="77777777" w:rsidR="00DB17E3" w:rsidRPr="003E16A4" w:rsidRDefault="00DB17E3" w:rsidP="003E16A4">
            <w:pPr>
              <w:pStyle w:val="TAL"/>
            </w:pPr>
            <w:r w:rsidRPr="003E16A4">
              <w:t>Spare</w:t>
            </w:r>
          </w:p>
        </w:tc>
        <w:tc>
          <w:tcPr>
            <w:tcW w:w="567" w:type="dxa"/>
            <w:shd w:val="clear" w:color="auto" w:fill="auto"/>
          </w:tcPr>
          <w:p w14:paraId="324808EA" w14:textId="77777777" w:rsidR="00DB17E3" w:rsidRPr="003E16A4" w:rsidRDefault="00DB17E3" w:rsidP="003E16A4">
            <w:pPr>
              <w:pStyle w:val="TAL"/>
            </w:pPr>
            <w:r w:rsidRPr="003E16A4">
              <w:t>1</w:t>
            </w:r>
          </w:p>
        </w:tc>
        <w:tc>
          <w:tcPr>
            <w:tcW w:w="5933" w:type="dxa"/>
            <w:shd w:val="clear" w:color="auto" w:fill="auto"/>
          </w:tcPr>
          <w:p w14:paraId="108AD3F9" w14:textId="77777777" w:rsidR="00DB17E3" w:rsidRPr="003E16A4" w:rsidRDefault="00DB17E3" w:rsidP="003E16A4">
            <w:pPr>
              <w:pStyle w:val="TAL"/>
            </w:pPr>
            <w:r w:rsidRPr="003E16A4">
              <w:t>New</w:t>
            </w:r>
          </w:p>
        </w:tc>
      </w:tr>
      <w:tr w:rsidR="00DB17E3" w:rsidRPr="003E16A4" w14:paraId="47346F7F" w14:textId="77777777" w:rsidTr="003E16A4">
        <w:trPr>
          <w:jc w:val="center"/>
        </w:trPr>
        <w:tc>
          <w:tcPr>
            <w:tcW w:w="2045" w:type="dxa"/>
            <w:shd w:val="clear" w:color="auto" w:fill="auto"/>
          </w:tcPr>
          <w:p w14:paraId="5385829D" w14:textId="77777777" w:rsidR="00DB17E3" w:rsidRPr="003E16A4" w:rsidRDefault="00DB17E3" w:rsidP="003E16A4">
            <w:pPr>
              <w:pStyle w:val="TAL"/>
              <w:rPr>
                <w:b/>
              </w:rPr>
            </w:pPr>
            <w:r w:rsidRPr="003E16A4">
              <w:rPr>
                <w:b/>
              </w:rPr>
              <w:t>Total Bits</w:t>
            </w:r>
          </w:p>
        </w:tc>
        <w:tc>
          <w:tcPr>
            <w:tcW w:w="567" w:type="dxa"/>
            <w:shd w:val="clear" w:color="auto" w:fill="auto"/>
          </w:tcPr>
          <w:p w14:paraId="43F094E1" w14:textId="77777777" w:rsidR="00DB17E3" w:rsidRPr="003E16A4" w:rsidRDefault="00DB17E3" w:rsidP="003E16A4">
            <w:pPr>
              <w:pStyle w:val="TAL"/>
            </w:pPr>
            <w:r w:rsidRPr="003E16A4">
              <w:t>8</w:t>
            </w:r>
          </w:p>
        </w:tc>
        <w:tc>
          <w:tcPr>
            <w:tcW w:w="5933" w:type="dxa"/>
            <w:shd w:val="clear" w:color="auto" w:fill="auto"/>
          </w:tcPr>
          <w:p w14:paraId="7F8C5F64" w14:textId="77777777" w:rsidR="00DB17E3" w:rsidRPr="003E16A4" w:rsidRDefault="00DB17E3" w:rsidP="003E16A4">
            <w:pPr>
              <w:pStyle w:val="TAL"/>
            </w:pPr>
          </w:p>
        </w:tc>
      </w:tr>
    </w:tbl>
    <w:p w14:paraId="1FD271ED" w14:textId="77777777" w:rsidR="00DB17E3" w:rsidRPr="003E16A4" w:rsidRDefault="00DB17E3" w:rsidP="003E16A4">
      <w:pPr>
        <w:spacing w:before="120" w:after="120"/>
        <w:rPr>
          <w:rFonts w:ascii="Times New Roman" w:hAnsi="Times New Roman"/>
          <w:szCs w:val="20"/>
        </w:rPr>
      </w:pPr>
      <w:r w:rsidRPr="003E16A4">
        <w:rPr>
          <w:rFonts w:ascii="Times New Roman" w:hAnsi="Times New Roman"/>
          <w:szCs w:val="20"/>
        </w:rPr>
        <w:t>When “Sub-PRB Allocation” field=1 this means grant is for a sub-PRB allocations, with the following fields: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5"/>
        <w:gridCol w:w="567"/>
        <w:gridCol w:w="5933"/>
      </w:tblGrid>
      <w:tr w:rsidR="00DB17E3" w:rsidRPr="003E16A4" w14:paraId="4E479E61" w14:textId="77777777" w:rsidTr="003E16A4">
        <w:trPr>
          <w:jc w:val="center"/>
        </w:trPr>
        <w:tc>
          <w:tcPr>
            <w:tcW w:w="2045" w:type="dxa"/>
            <w:shd w:val="clear" w:color="auto" w:fill="auto"/>
          </w:tcPr>
          <w:p w14:paraId="676957C1" w14:textId="77777777" w:rsidR="00DB17E3" w:rsidRPr="003E16A4" w:rsidRDefault="00DB17E3" w:rsidP="003E16A4">
            <w:pPr>
              <w:pStyle w:val="TAH"/>
            </w:pPr>
            <w:r w:rsidRPr="003E16A4">
              <w:t>Field Name</w:t>
            </w:r>
          </w:p>
        </w:tc>
        <w:tc>
          <w:tcPr>
            <w:tcW w:w="567" w:type="dxa"/>
            <w:shd w:val="clear" w:color="auto" w:fill="auto"/>
          </w:tcPr>
          <w:p w14:paraId="4F586BF7" w14:textId="77777777" w:rsidR="00DB17E3" w:rsidRPr="003E16A4" w:rsidRDefault="00DB17E3" w:rsidP="003E16A4">
            <w:pPr>
              <w:pStyle w:val="TAH"/>
            </w:pPr>
            <w:r w:rsidRPr="003E16A4">
              <w:t>Bits</w:t>
            </w:r>
          </w:p>
        </w:tc>
        <w:tc>
          <w:tcPr>
            <w:tcW w:w="5933" w:type="dxa"/>
            <w:shd w:val="clear" w:color="auto" w:fill="auto"/>
          </w:tcPr>
          <w:p w14:paraId="0E32CF4E" w14:textId="77777777" w:rsidR="00DB17E3" w:rsidRPr="003E16A4" w:rsidRDefault="00DB17E3" w:rsidP="003E16A4">
            <w:pPr>
              <w:pStyle w:val="TAH"/>
            </w:pPr>
            <w:r w:rsidRPr="003E16A4">
              <w:t>Description</w:t>
            </w:r>
          </w:p>
        </w:tc>
      </w:tr>
      <w:tr w:rsidR="00DB17E3" w:rsidRPr="003E16A4" w14:paraId="35E916C8" w14:textId="77777777" w:rsidTr="003E16A4">
        <w:trPr>
          <w:jc w:val="center"/>
        </w:trPr>
        <w:tc>
          <w:tcPr>
            <w:tcW w:w="2045" w:type="dxa"/>
            <w:shd w:val="clear" w:color="auto" w:fill="auto"/>
          </w:tcPr>
          <w:p w14:paraId="2C93CE2D" w14:textId="77777777" w:rsidR="00DB17E3" w:rsidRPr="003E16A4" w:rsidRDefault="00DB17E3" w:rsidP="003E16A4">
            <w:pPr>
              <w:pStyle w:val="TAL"/>
            </w:pPr>
            <w:r w:rsidRPr="003E16A4">
              <w:t>PRB Assignment</w:t>
            </w:r>
          </w:p>
        </w:tc>
        <w:tc>
          <w:tcPr>
            <w:tcW w:w="567" w:type="dxa"/>
            <w:shd w:val="clear" w:color="auto" w:fill="auto"/>
          </w:tcPr>
          <w:p w14:paraId="3D594D25" w14:textId="77777777" w:rsidR="00DB17E3" w:rsidRPr="003E16A4" w:rsidRDefault="00DB17E3" w:rsidP="003E16A4">
            <w:pPr>
              <w:pStyle w:val="TAL"/>
            </w:pPr>
            <w:r w:rsidRPr="003E16A4">
              <w:t>0</w:t>
            </w:r>
          </w:p>
        </w:tc>
        <w:tc>
          <w:tcPr>
            <w:tcW w:w="5933" w:type="dxa"/>
            <w:shd w:val="clear" w:color="auto" w:fill="auto"/>
          </w:tcPr>
          <w:p w14:paraId="25F15225" w14:textId="77777777" w:rsidR="00DB17E3" w:rsidRPr="003E16A4" w:rsidRDefault="00DB17E3" w:rsidP="003E16A4">
            <w:pPr>
              <w:pStyle w:val="TAL"/>
            </w:pPr>
            <w:r w:rsidRPr="003E16A4">
              <w:t>Configured by RRC</w:t>
            </w:r>
          </w:p>
        </w:tc>
      </w:tr>
      <w:tr w:rsidR="00DB17E3" w:rsidRPr="003E16A4" w14:paraId="75462440" w14:textId="77777777" w:rsidTr="003E16A4">
        <w:trPr>
          <w:jc w:val="center"/>
        </w:trPr>
        <w:tc>
          <w:tcPr>
            <w:tcW w:w="2045" w:type="dxa"/>
            <w:shd w:val="clear" w:color="auto" w:fill="auto"/>
          </w:tcPr>
          <w:p w14:paraId="4A1BB91E" w14:textId="77777777" w:rsidR="00DB17E3" w:rsidRPr="003E16A4" w:rsidRDefault="00DB17E3" w:rsidP="003E16A4">
            <w:pPr>
              <w:pStyle w:val="TAL"/>
            </w:pPr>
            <w:r w:rsidRPr="003E16A4">
              <w:t>Allocation of SC within PRB</w:t>
            </w:r>
          </w:p>
        </w:tc>
        <w:tc>
          <w:tcPr>
            <w:tcW w:w="567" w:type="dxa"/>
            <w:shd w:val="clear" w:color="auto" w:fill="auto"/>
          </w:tcPr>
          <w:p w14:paraId="24999229" w14:textId="77777777" w:rsidR="00DB17E3" w:rsidRPr="003E16A4" w:rsidRDefault="00DB17E3" w:rsidP="003E16A4">
            <w:pPr>
              <w:pStyle w:val="TAL"/>
            </w:pPr>
            <w:r w:rsidRPr="003E16A4">
              <w:t>4</w:t>
            </w:r>
          </w:p>
        </w:tc>
        <w:tc>
          <w:tcPr>
            <w:tcW w:w="5933" w:type="dxa"/>
            <w:shd w:val="clear" w:color="auto" w:fill="auto"/>
          </w:tcPr>
          <w:p w14:paraId="3288F5B4" w14:textId="77777777" w:rsidR="00DB17E3" w:rsidRPr="003E16A4" w:rsidRDefault="00DB17E3" w:rsidP="003E16A4">
            <w:pPr>
              <w:pStyle w:val="TAL"/>
            </w:pPr>
            <w:r w:rsidRPr="003E16A4">
              <w:t>10 values for the number of SC and their location within a PRB</w:t>
            </w:r>
          </w:p>
          <w:p w14:paraId="4B46C6D1" w14:textId="77777777" w:rsidR="00DB17E3" w:rsidRPr="003E16A4" w:rsidRDefault="00DB17E3" w:rsidP="003E16A4">
            <w:pPr>
              <w:pStyle w:val="TAL"/>
            </w:pPr>
            <w:r w:rsidRPr="003E16A4">
              <w:t>Six spare states</w:t>
            </w:r>
          </w:p>
        </w:tc>
      </w:tr>
      <w:tr w:rsidR="00DB17E3" w:rsidRPr="003E16A4" w14:paraId="09EFCF28" w14:textId="77777777" w:rsidTr="003E16A4">
        <w:trPr>
          <w:jc w:val="center"/>
        </w:trPr>
        <w:tc>
          <w:tcPr>
            <w:tcW w:w="2045" w:type="dxa"/>
            <w:shd w:val="clear" w:color="auto" w:fill="auto"/>
          </w:tcPr>
          <w:p w14:paraId="1EE9B3C6" w14:textId="77777777" w:rsidR="00DB17E3" w:rsidRPr="003E16A4" w:rsidRDefault="00DB17E3" w:rsidP="003E16A4">
            <w:pPr>
              <w:pStyle w:val="TAL"/>
            </w:pPr>
            <w:r w:rsidRPr="003E16A4">
              <w:t>MCS index</w:t>
            </w:r>
          </w:p>
        </w:tc>
        <w:tc>
          <w:tcPr>
            <w:tcW w:w="567" w:type="dxa"/>
            <w:shd w:val="clear" w:color="auto" w:fill="auto"/>
          </w:tcPr>
          <w:p w14:paraId="06A2649C" w14:textId="77777777" w:rsidR="00DB17E3" w:rsidRPr="003E16A4" w:rsidRDefault="00DB17E3" w:rsidP="003E16A4">
            <w:pPr>
              <w:pStyle w:val="TAL"/>
            </w:pPr>
            <w:r w:rsidRPr="003E16A4">
              <w:t xml:space="preserve">3 </w:t>
            </w:r>
          </w:p>
        </w:tc>
        <w:tc>
          <w:tcPr>
            <w:tcW w:w="5933" w:type="dxa"/>
            <w:shd w:val="clear" w:color="auto" w:fill="auto"/>
          </w:tcPr>
          <w:p w14:paraId="1EFA788F" w14:textId="77777777" w:rsidR="00DB17E3" w:rsidRPr="003E16A4" w:rsidRDefault="00DB17E3" w:rsidP="003E16A4">
            <w:pPr>
              <w:pStyle w:val="TAL"/>
            </w:pPr>
            <w:r w:rsidRPr="003E16A4">
              <w:t>8 values for MCS index</w:t>
            </w:r>
          </w:p>
        </w:tc>
      </w:tr>
      <w:tr w:rsidR="00DB17E3" w:rsidRPr="003E16A4" w14:paraId="4EF984B2" w14:textId="77777777" w:rsidTr="003E16A4">
        <w:trPr>
          <w:jc w:val="center"/>
        </w:trPr>
        <w:tc>
          <w:tcPr>
            <w:tcW w:w="2045" w:type="dxa"/>
            <w:shd w:val="clear" w:color="auto" w:fill="auto"/>
          </w:tcPr>
          <w:p w14:paraId="4FEAF6C4" w14:textId="77777777" w:rsidR="00DB17E3" w:rsidRPr="003E16A4" w:rsidRDefault="00DB17E3" w:rsidP="003E16A4">
            <w:pPr>
              <w:pStyle w:val="TAL"/>
            </w:pPr>
            <w:r w:rsidRPr="003E16A4">
              <w:t>Number of RUs</w:t>
            </w:r>
          </w:p>
        </w:tc>
        <w:tc>
          <w:tcPr>
            <w:tcW w:w="567" w:type="dxa"/>
            <w:shd w:val="clear" w:color="auto" w:fill="auto"/>
          </w:tcPr>
          <w:p w14:paraId="040990C1" w14:textId="77777777" w:rsidR="00DB17E3" w:rsidRPr="003E16A4" w:rsidRDefault="00DB17E3" w:rsidP="003E16A4">
            <w:pPr>
              <w:pStyle w:val="TAL"/>
            </w:pPr>
            <w:r w:rsidRPr="003E16A4">
              <w:t>1</w:t>
            </w:r>
          </w:p>
        </w:tc>
        <w:tc>
          <w:tcPr>
            <w:tcW w:w="5933" w:type="dxa"/>
            <w:shd w:val="clear" w:color="auto" w:fill="auto"/>
          </w:tcPr>
          <w:p w14:paraId="7E02DD87" w14:textId="77777777" w:rsidR="00DB17E3" w:rsidRPr="003E16A4" w:rsidRDefault="00DB17E3" w:rsidP="003E16A4">
            <w:pPr>
              <w:pStyle w:val="TAL"/>
            </w:pPr>
            <w:r w:rsidRPr="003E16A4">
              <w:t>2 or 4</w:t>
            </w:r>
          </w:p>
        </w:tc>
      </w:tr>
      <w:tr w:rsidR="00DB17E3" w:rsidRPr="003E16A4" w14:paraId="38AFFB8D" w14:textId="77777777" w:rsidTr="003E16A4">
        <w:trPr>
          <w:jc w:val="center"/>
        </w:trPr>
        <w:tc>
          <w:tcPr>
            <w:tcW w:w="2045" w:type="dxa"/>
            <w:shd w:val="clear" w:color="auto" w:fill="auto"/>
          </w:tcPr>
          <w:p w14:paraId="556475DB" w14:textId="77777777" w:rsidR="00DB17E3" w:rsidRPr="003E16A4" w:rsidRDefault="00DB17E3" w:rsidP="003E16A4">
            <w:pPr>
              <w:pStyle w:val="TAL"/>
              <w:rPr>
                <w:b/>
              </w:rPr>
            </w:pPr>
            <w:r w:rsidRPr="003E16A4">
              <w:rPr>
                <w:b/>
              </w:rPr>
              <w:t>Total Bits</w:t>
            </w:r>
          </w:p>
        </w:tc>
        <w:tc>
          <w:tcPr>
            <w:tcW w:w="567" w:type="dxa"/>
            <w:shd w:val="clear" w:color="auto" w:fill="auto"/>
          </w:tcPr>
          <w:p w14:paraId="0A0A408F" w14:textId="77777777" w:rsidR="00DB17E3" w:rsidRPr="003E16A4" w:rsidRDefault="00DB17E3" w:rsidP="003E16A4">
            <w:pPr>
              <w:pStyle w:val="TAL"/>
            </w:pPr>
            <w:r w:rsidRPr="003E16A4">
              <w:t>8</w:t>
            </w:r>
          </w:p>
        </w:tc>
        <w:tc>
          <w:tcPr>
            <w:tcW w:w="5933" w:type="dxa"/>
            <w:shd w:val="clear" w:color="auto" w:fill="auto"/>
          </w:tcPr>
          <w:p w14:paraId="465B53F0" w14:textId="77777777" w:rsidR="00DB17E3" w:rsidRPr="003E16A4" w:rsidRDefault="00DB17E3" w:rsidP="003E16A4">
            <w:pPr>
              <w:pStyle w:val="TAL"/>
            </w:pPr>
          </w:p>
        </w:tc>
      </w:tr>
    </w:tbl>
    <w:p w14:paraId="52521023" w14:textId="77777777" w:rsidR="00DB17E3" w:rsidRPr="003E16A4" w:rsidRDefault="00DB17E3" w:rsidP="00DB17E3">
      <w:pPr>
        <w:rPr>
          <w:rFonts w:ascii="Times New Roman" w:eastAsia="Yu Mincho" w:hAnsi="Times New Roman"/>
          <w:szCs w:val="20"/>
          <w:highlight w:val="yellow"/>
          <w:lang w:eastAsia="ja-JP"/>
        </w:rPr>
      </w:pPr>
    </w:p>
    <w:p w14:paraId="3141E63B" w14:textId="77777777" w:rsidR="00DB17E3" w:rsidRPr="003E16A4" w:rsidRDefault="00DB17E3" w:rsidP="00DB17E3">
      <w:pPr>
        <w:rPr>
          <w:rFonts w:ascii="Times New Roman" w:eastAsia="Yu Mincho" w:hAnsi="Times New Roman"/>
          <w:szCs w:val="20"/>
          <w:lang w:eastAsia="ja-JP"/>
        </w:rPr>
      </w:pPr>
      <w:r w:rsidRPr="003E16A4">
        <w:rPr>
          <w:rFonts w:ascii="Times New Roman" w:eastAsia="Yu Mincho" w:hAnsi="Times New Roman"/>
          <w:szCs w:val="20"/>
          <w:lang w:eastAsia="ja-JP"/>
        </w:rPr>
        <w:t>Aperiodic CSI triggering is not supported for Sub-PRB allocations</w:t>
      </w:r>
    </w:p>
    <w:p w14:paraId="482A4544" w14:textId="77777777" w:rsidR="00DB17E3" w:rsidRPr="003E16A4" w:rsidRDefault="00DB17E3" w:rsidP="00DB17E3">
      <w:pPr>
        <w:rPr>
          <w:rFonts w:ascii="Times New Roman" w:eastAsia="Yu Mincho" w:hAnsi="Times New Roman"/>
          <w:szCs w:val="20"/>
          <w:lang w:eastAsia="ja-JP"/>
        </w:rPr>
      </w:pPr>
    </w:p>
    <w:p w14:paraId="38F20017" w14:textId="44CAA635" w:rsidR="00DB17E3" w:rsidRPr="003E16A4" w:rsidRDefault="00DB17E3" w:rsidP="00DB17E3">
      <w:pPr>
        <w:rPr>
          <w:rFonts w:ascii="Times New Roman" w:eastAsia="Yu Mincho" w:hAnsi="Times New Roman"/>
          <w:szCs w:val="20"/>
          <w:lang w:eastAsia="ja-JP"/>
        </w:rPr>
      </w:pPr>
      <w:r w:rsidRPr="003E16A4">
        <w:rPr>
          <w:rFonts w:ascii="Times New Roman" w:eastAsia="Yu Mincho" w:hAnsi="Times New Roman"/>
          <w:szCs w:val="20"/>
          <w:highlight w:val="green"/>
          <w:lang w:eastAsia="ja-JP"/>
        </w:rPr>
        <w:t>Agreement</w:t>
      </w:r>
      <w:r w:rsidR="003E16A4">
        <w:rPr>
          <w:rFonts w:ascii="Times New Roman" w:eastAsia="Yu Mincho" w:hAnsi="Times New Roman"/>
          <w:szCs w:val="20"/>
          <w:lang w:eastAsia="ja-JP"/>
        </w:rPr>
        <w:t xml:space="preserve">: </w:t>
      </w:r>
      <w:r w:rsidRPr="003E16A4">
        <w:rPr>
          <w:rFonts w:ascii="Times New Roman" w:eastAsia="Yu Mincho" w:hAnsi="Times New Roman"/>
          <w:szCs w:val="20"/>
          <w:lang w:eastAsia="ja-JP"/>
        </w:rPr>
        <w:t>TBS table for CE Mode A and CE mode B</w:t>
      </w:r>
    </w:p>
    <w:p w14:paraId="36FA3831" w14:textId="77777777" w:rsidR="00DB17E3" w:rsidRPr="003E16A4" w:rsidRDefault="00DB17E3" w:rsidP="00DB17E3">
      <w:pPr>
        <w:rPr>
          <w:rFonts w:ascii="Times New Roman" w:hAnsi="Times New Roman"/>
          <w:szCs w:val="20"/>
          <w:lang w:eastAsia="sv-SE"/>
        </w:rPr>
      </w:pPr>
    </w:p>
    <w:tbl>
      <w:tblPr>
        <w:tblW w:w="9304" w:type="dxa"/>
        <w:tblLook w:val="04A0" w:firstRow="1" w:lastRow="0" w:firstColumn="1" w:lastColumn="0" w:noHBand="0" w:noVBand="1"/>
      </w:tblPr>
      <w:tblGrid>
        <w:gridCol w:w="279"/>
        <w:gridCol w:w="946"/>
        <w:gridCol w:w="947"/>
        <w:gridCol w:w="946"/>
        <w:gridCol w:w="946"/>
        <w:gridCol w:w="946"/>
        <w:gridCol w:w="946"/>
        <w:gridCol w:w="1017"/>
        <w:gridCol w:w="1121"/>
        <w:gridCol w:w="397"/>
        <w:gridCol w:w="813"/>
      </w:tblGrid>
      <w:tr w:rsidR="00DB17E3" w:rsidRPr="003E16A4" w14:paraId="1CA2773A" w14:textId="77777777" w:rsidTr="003E16A4">
        <w:trPr>
          <w:trHeight w:val="315"/>
        </w:trPr>
        <w:tc>
          <w:tcPr>
            <w:tcW w:w="279" w:type="dxa"/>
            <w:tcBorders>
              <w:top w:val="nil"/>
              <w:left w:val="nil"/>
              <w:bottom w:val="nil"/>
              <w:right w:val="nil"/>
            </w:tcBorders>
            <w:shd w:val="clear" w:color="auto" w:fill="auto"/>
            <w:noWrap/>
            <w:vAlign w:val="bottom"/>
            <w:hideMark/>
          </w:tcPr>
          <w:p w14:paraId="76523392" w14:textId="77777777" w:rsidR="00DB17E3" w:rsidRPr="003E16A4" w:rsidRDefault="00DB17E3" w:rsidP="003E16A4">
            <w:pPr>
              <w:pStyle w:val="TAH"/>
              <w:rPr>
                <w:lang w:val="en-CA"/>
              </w:rPr>
            </w:pPr>
          </w:p>
        </w:tc>
        <w:tc>
          <w:tcPr>
            <w:tcW w:w="946" w:type="dxa"/>
            <w:vMerge w:val="restart"/>
            <w:tcBorders>
              <w:top w:val="single" w:sz="8" w:space="0" w:color="auto"/>
              <w:left w:val="single" w:sz="8" w:space="0" w:color="auto"/>
              <w:bottom w:val="single" w:sz="8" w:space="0" w:color="000000"/>
              <w:right w:val="single" w:sz="8" w:space="0" w:color="auto"/>
            </w:tcBorders>
            <w:shd w:val="clear" w:color="000000" w:fill="E0E0E0"/>
            <w:vAlign w:val="center"/>
            <w:hideMark/>
          </w:tcPr>
          <w:p w14:paraId="4A9167B7" w14:textId="77777777" w:rsidR="00DB17E3" w:rsidRPr="003E16A4" w:rsidRDefault="00DB17E3" w:rsidP="003E16A4">
            <w:pPr>
              <w:pStyle w:val="TAH"/>
              <w:rPr>
                <w:bCs/>
                <w:color w:val="000000"/>
                <w:lang w:val="en-CA"/>
              </w:rPr>
            </w:pPr>
            <w:r w:rsidRPr="003E16A4">
              <w:rPr>
                <w:bCs/>
                <w:color w:val="000000"/>
                <w:lang w:val="en-CA"/>
              </w:rPr>
              <w:t> </w:t>
            </w:r>
          </w:p>
        </w:tc>
        <w:tc>
          <w:tcPr>
            <w:tcW w:w="947" w:type="dxa"/>
            <w:tcBorders>
              <w:top w:val="single" w:sz="8" w:space="0" w:color="auto"/>
              <w:left w:val="nil"/>
              <w:bottom w:val="single" w:sz="4" w:space="0" w:color="auto"/>
              <w:right w:val="single" w:sz="4" w:space="0" w:color="auto"/>
            </w:tcBorders>
            <w:shd w:val="clear" w:color="000000" w:fill="E0E0E0"/>
            <w:vAlign w:val="center"/>
            <w:hideMark/>
          </w:tcPr>
          <w:p w14:paraId="4744C51A" w14:textId="77777777" w:rsidR="00DB17E3" w:rsidRPr="003E16A4" w:rsidRDefault="00DB17E3" w:rsidP="003E16A4">
            <w:pPr>
              <w:pStyle w:val="TAH"/>
              <w:rPr>
                <w:bCs/>
                <w:color w:val="000000"/>
                <w:lang w:val="en-CA"/>
              </w:rPr>
            </w:pPr>
            <w:r w:rsidRPr="003E16A4">
              <w:rPr>
                <w:bCs/>
                <w:color w:val="000000"/>
                <w:lang w:val="en-CA"/>
              </w:rPr>
              <w:t>NPRB</w:t>
            </w:r>
          </w:p>
        </w:tc>
        <w:tc>
          <w:tcPr>
            <w:tcW w:w="946" w:type="dxa"/>
            <w:tcBorders>
              <w:top w:val="single" w:sz="8" w:space="0" w:color="auto"/>
              <w:left w:val="nil"/>
              <w:bottom w:val="single" w:sz="4" w:space="0" w:color="auto"/>
              <w:right w:val="single" w:sz="4" w:space="0" w:color="auto"/>
            </w:tcBorders>
            <w:shd w:val="clear" w:color="000000" w:fill="E0E0E0"/>
            <w:vAlign w:val="center"/>
            <w:hideMark/>
          </w:tcPr>
          <w:p w14:paraId="344A4652" w14:textId="77777777" w:rsidR="00DB17E3" w:rsidRPr="003E16A4" w:rsidRDefault="00DB17E3" w:rsidP="003E16A4">
            <w:pPr>
              <w:pStyle w:val="TAH"/>
              <w:rPr>
                <w:bCs/>
                <w:color w:val="000000"/>
                <w:lang w:val="en-CA"/>
              </w:rPr>
            </w:pPr>
            <w:r w:rsidRPr="003E16A4">
              <w:rPr>
                <w:bCs/>
                <w:color w:val="000000"/>
                <w:lang w:val="en-CA"/>
              </w:rPr>
              <w:t> </w:t>
            </w:r>
          </w:p>
        </w:tc>
        <w:tc>
          <w:tcPr>
            <w:tcW w:w="946" w:type="dxa"/>
            <w:tcBorders>
              <w:top w:val="single" w:sz="8" w:space="0" w:color="auto"/>
              <w:left w:val="nil"/>
              <w:bottom w:val="single" w:sz="4" w:space="0" w:color="auto"/>
              <w:right w:val="single" w:sz="4" w:space="0" w:color="auto"/>
            </w:tcBorders>
            <w:shd w:val="clear" w:color="000000" w:fill="E0E0E0"/>
            <w:vAlign w:val="center"/>
            <w:hideMark/>
          </w:tcPr>
          <w:p w14:paraId="20788365" w14:textId="77777777" w:rsidR="00DB17E3" w:rsidRPr="003E16A4" w:rsidRDefault="00DB17E3" w:rsidP="003E16A4">
            <w:pPr>
              <w:pStyle w:val="TAH"/>
              <w:rPr>
                <w:bCs/>
                <w:color w:val="000000"/>
                <w:lang w:val="en-CA"/>
              </w:rPr>
            </w:pPr>
            <w:r w:rsidRPr="003E16A4">
              <w:rPr>
                <w:bCs/>
                <w:color w:val="000000"/>
                <w:lang w:val="en-CA"/>
              </w:rPr>
              <w:t> </w:t>
            </w:r>
          </w:p>
        </w:tc>
        <w:tc>
          <w:tcPr>
            <w:tcW w:w="946" w:type="dxa"/>
            <w:tcBorders>
              <w:top w:val="single" w:sz="8" w:space="0" w:color="auto"/>
              <w:left w:val="nil"/>
              <w:bottom w:val="single" w:sz="4" w:space="0" w:color="auto"/>
              <w:right w:val="single" w:sz="4" w:space="0" w:color="auto"/>
            </w:tcBorders>
            <w:shd w:val="clear" w:color="000000" w:fill="E0E0E0"/>
            <w:vAlign w:val="center"/>
            <w:hideMark/>
          </w:tcPr>
          <w:p w14:paraId="4A5577BB" w14:textId="77777777" w:rsidR="00DB17E3" w:rsidRPr="003E16A4" w:rsidRDefault="00DB17E3" w:rsidP="003E16A4">
            <w:pPr>
              <w:pStyle w:val="TAH"/>
              <w:rPr>
                <w:bCs/>
                <w:color w:val="000000"/>
                <w:lang w:val="en-CA"/>
              </w:rPr>
            </w:pPr>
            <w:r w:rsidRPr="003E16A4">
              <w:rPr>
                <w:bCs/>
                <w:color w:val="000000"/>
                <w:lang w:val="en-CA"/>
              </w:rPr>
              <w:t> </w:t>
            </w:r>
          </w:p>
        </w:tc>
        <w:tc>
          <w:tcPr>
            <w:tcW w:w="946" w:type="dxa"/>
            <w:tcBorders>
              <w:top w:val="single" w:sz="8" w:space="0" w:color="auto"/>
              <w:left w:val="nil"/>
              <w:bottom w:val="single" w:sz="4" w:space="0" w:color="auto"/>
              <w:right w:val="single" w:sz="4" w:space="0" w:color="auto"/>
            </w:tcBorders>
            <w:shd w:val="clear" w:color="000000" w:fill="E0E0E0"/>
            <w:vAlign w:val="center"/>
            <w:hideMark/>
          </w:tcPr>
          <w:p w14:paraId="4BDF2A0F" w14:textId="77777777" w:rsidR="00DB17E3" w:rsidRPr="003E16A4" w:rsidRDefault="00DB17E3" w:rsidP="003E16A4">
            <w:pPr>
              <w:pStyle w:val="TAH"/>
              <w:rPr>
                <w:bCs/>
                <w:color w:val="000000"/>
                <w:lang w:val="en-CA"/>
              </w:rPr>
            </w:pPr>
            <w:r w:rsidRPr="003E16A4">
              <w:rPr>
                <w:bCs/>
                <w:color w:val="000000"/>
                <w:lang w:val="en-CA"/>
              </w:rPr>
              <w:t> </w:t>
            </w:r>
          </w:p>
        </w:tc>
        <w:tc>
          <w:tcPr>
            <w:tcW w:w="1017" w:type="dxa"/>
            <w:tcBorders>
              <w:top w:val="single" w:sz="8" w:space="0" w:color="auto"/>
              <w:left w:val="nil"/>
              <w:bottom w:val="single" w:sz="4" w:space="0" w:color="auto"/>
              <w:right w:val="single" w:sz="8" w:space="0" w:color="auto"/>
            </w:tcBorders>
            <w:shd w:val="clear" w:color="000000" w:fill="E0E0E0"/>
            <w:vAlign w:val="center"/>
            <w:hideMark/>
          </w:tcPr>
          <w:p w14:paraId="4B5D5538" w14:textId="77777777" w:rsidR="00DB17E3" w:rsidRPr="003E16A4" w:rsidRDefault="00DB17E3" w:rsidP="003E16A4">
            <w:pPr>
              <w:pStyle w:val="TAH"/>
              <w:rPr>
                <w:bCs/>
                <w:color w:val="000000"/>
                <w:lang w:val="en-CA"/>
              </w:rPr>
            </w:pPr>
            <w:r w:rsidRPr="003E16A4">
              <w:rPr>
                <w:bCs/>
                <w:color w:val="000000"/>
                <w:lang w:val="en-CA"/>
              </w:rPr>
              <w:t> </w:t>
            </w:r>
          </w:p>
        </w:tc>
        <w:tc>
          <w:tcPr>
            <w:tcW w:w="1121" w:type="dxa"/>
            <w:tcBorders>
              <w:top w:val="nil"/>
              <w:left w:val="nil"/>
              <w:bottom w:val="nil"/>
              <w:right w:val="nil"/>
            </w:tcBorders>
            <w:shd w:val="clear" w:color="auto" w:fill="auto"/>
            <w:noWrap/>
            <w:vAlign w:val="bottom"/>
            <w:hideMark/>
          </w:tcPr>
          <w:p w14:paraId="569B2207" w14:textId="77777777" w:rsidR="00DB17E3" w:rsidRPr="003E16A4" w:rsidRDefault="00DB17E3" w:rsidP="003E16A4">
            <w:pPr>
              <w:pStyle w:val="TAH"/>
              <w:rPr>
                <w:bCs/>
                <w:color w:val="000000"/>
                <w:lang w:val="en-CA"/>
              </w:rPr>
            </w:pPr>
          </w:p>
        </w:tc>
        <w:tc>
          <w:tcPr>
            <w:tcW w:w="397" w:type="dxa"/>
            <w:tcBorders>
              <w:top w:val="nil"/>
              <w:left w:val="nil"/>
              <w:bottom w:val="nil"/>
              <w:right w:val="nil"/>
            </w:tcBorders>
            <w:shd w:val="clear" w:color="auto" w:fill="auto"/>
            <w:noWrap/>
            <w:vAlign w:val="bottom"/>
            <w:hideMark/>
          </w:tcPr>
          <w:p w14:paraId="18755AD6" w14:textId="77777777" w:rsidR="00DB17E3" w:rsidRPr="003E16A4" w:rsidRDefault="00DB17E3" w:rsidP="003E16A4">
            <w:pPr>
              <w:pStyle w:val="TAH"/>
              <w:rPr>
                <w:lang w:val="en-CA"/>
              </w:rPr>
            </w:pPr>
          </w:p>
        </w:tc>
        <w:tc>
          <w:tcPr>
            <w:tcW w:w="813" w:type="dxa"/>
            <w:tcBorders>
              <w:top w:val="nil"/>
              <w:left w:val="nil"/>
              <w:bottom w:val="nil"/>
              <w:right w:val="nil"/>
            </w:tcBorders>
            <w:shd w:val="clear" w:color="auto" w:fill="auto"/>
            <w:noWrap/>
            <w:vAlign w:val="bottom"/>
            <w:hideMark/>
          </w:tcPr>
          <w:p w14:paraId="692A739F" w14:textId="77777777" w:rsidR="00DB17E3" w:rsidRPr="003E16A4" w:rsidRDefault="00DB17E3" w:rsidP="003E16A4">
            <w:pPr>
              <w:pStyle w:val="TAH"/>
              <w:rPr>
                <w:lang w:val="en-CA"/>
              </w:rPr>
            </w:pPr>
          </w:p>
        </w:tc>
      </w:tr>
      <w:tr w:rsidR="00DB17E3" w:rsidRPr="003E16A4" w14:paraId="74288823" w14:textId="77777777" w:rsidTr="003E16A4">
        <w:trPr>
          <w:trHeight w:val="615"/>
        </w:trPr>
        <w:tc>
          <w:tcPr>
            <w:tcW w:w="279" w:type="dxa"/>
            <w:tcBorders>
              <w:top w:val="nil"/>
              <w:left w:val="nil"/>
              <w:bottom w:val="nil"/>
              <w:right w:val="nil"/>
            </w:tcBorders>
            <w:shd w:val="clear" w:color="auto" w:fill="auto"/>
            <w:noWrap/>
            <w:vAlign w:val="bottom"/>
            <w:hideMark/>
          </w:tcPr>
          <w:p w14:paraId="1FC4A518" w14:textId="77777777" w:rsidR="00DB17E3" w:rsidRPr="003E16A4" w:rsidRDefault="00DB17E3" w:rsidP="003E16A4">
            <w:pPr>
              <w:pStyle w:val="TAH"/>
              <w:rPr>
                <w:lang w:val="en-CA"/>
              </w:rPr>
            </w:pPr>
          </w:p>
        </w:tc>
        <w:tc>
          <w:tcPr>
            <w:tcW w:w="946" w:type="dxa"/>
            <w:vMerge/>
            <w:tcBorders>
              <w:top w:val="single" w:sz="8" w:space="0" w:color="auto"/>
              <w:left w:val="single" w:sz="8" w:space="0" w:color="auto"/>
              <w:bottom w:val="single" w:sz="8" w:space="0" w:color="000000"/>
              <w:right w:val="single" w:sz="8" w:space="0" w:color="auto"/>
            </w:tcBorders>
            <w:vAlign w:val="center"/>
            <w:hideMark/>
          </w:tcPr>
          <w:p w14:paraId="55FE45F6" w14:textId="77777777" w:rsidR="00DB17E3" w:rsidRPr="003E16A4" w:rsidRDefault="00DB17E3" w:rsidP="003E16A4">
            <w:pPr>
              <w:pStyle w:val="TAH"/>
              <w:rPr>
                <w:bCs/>
                <w:color w:val="000000"/>
                <w:lang w:val="en-CA"/>
              </w:rPr>
            </w:pPr>
          </w:p>
        </w:tc>
        <w:tc>
          <w:tcPr>
            <w:tcW w:w="947" w:type="dxa"/>
            <w:tcBorders>
              <w:top w:val="nil"/>
              <w:left w:val="nil"/>
              <w:bottom w:val="single" w:sz="8" w:space="0" w:color="auto"/>
              <w:right w:val="single" w:sz="4" w:space="0" w:color="auto"/>
            </w:tcBorders>
            <w:shd w:val="clear" w:color="000000" w:fill="E0E0E0"/>
            <w:vAlign w:val="center"/>
            <w:hideMark/>
          </w:tcPr>
          <w:p w14:paraId="16CEC9B5" w14:textId="77777777" w:rsidR="00DB17E3" w:rsidRPr="003E16A4" w:rsidRDefault="00DB17E3" w:rsidP="003E16A4">
            <w:pPr>
              <w:pStyle w:val="TAH"/>
              <w:rPr>
                <w:bCs/>
                <w:color w:val="000000"/>
                <w:lang w:val="en-CA"/>
              </w:rPr>
            </w:pPr>
            <w:r w:rsidRPr="003E16A4">
              <w:rPr>
                <w:bCs/>
                <w:color w:val="000000"/>
                <w:lang w:val="en-CA"/>
              </w:rPr>
              <w:t>1</w:t>
            </w:r>
          </w:p>
        </w:tc>
        <w:tc>
          <w:tcPr>
            <w:tcW w:w="946" w:type="dxa"/>
            <w:tcBorders>
              <w:top w:val="nil"/>
              <w:left w:val="nil"/>
              <w:bottom w:val="single" w:sz="8" w:space="0" w:color="auto"/>
              <w:right w:val="single" w:sz="4" w:space="0" w:color="auto"/>
            </w:tcBorders>
            <w:shd w:val="clear" w:color="000000" w:fill="E0E0E0"/>
            <w:vAlign w:val="center"/>
            <w:hideMark/>
          </w:tcPr>
          <w:p w14:paraId="161CE858" w14:textId="77777777" w:rsidR="00DB17E3" w:rsidRPr="003E16A4" w:rsidRDefault="00DB17E3" w:rsidP="003E16A4">
            <w:pPr>
              <w:pStyle w:val="TAH"/>
              <w:rPr>
                <w:bCs/>
                <w:color w:val="000000"/>
                <w:lang w:val="en-CA"/>
              </w:rPr>
            </w:pPr>
            <w:r w:rsidRPr="003E16A4">
              <w:rPr>
                <w:bCs/>
                <w:color w:val="000000"/>
                <w:lang w:val="en-CA"/>
              </w:rPr>
              <w:t>2</w:t>
            </w:r>
          </w:p>
        </w:tc>
        <w:tc>
          <w:tcPr>
            <w:tcW w:w="946" w:type="dxa"/>
            <w:tcBorders>
              <w:top w:val="nil"/>
              <w:left w:val="nil"/>
              <w:bottom w:val="single" w:sz="8" w:space="0" w:color="auto"/>
              <w:right w:val="single" w:sz="4" w:space="0" w:color="auto"/>
            </w:tcBorders>
            <w:shd w:val="clear" w:color="000000" w:fill="E0E0E0"/>
            <w:vAlign w:val="center"/>
            <w:hideMark/>
          </w:tcPr>
          <w:p w14:paraId="6E0A254C" w14:textId="77777777" w:rsidR="00DB17E3" w:rsidRPr="003E16A4" w:rsidRDefault="00DB17E3" w:rsidP="003E16A4">
            <w:pPr>
              <w:pStyle w:val="TAH"/>
              <w:rPr>
                <w:bCs/>
                <w:color w:val="000000"/>
                <w:lang w:val="en-CA"/>
              </w:rPr>
            </w:pPr>
            <w:r w:rsidRPr="003E16A4">
              <w:rPr>
                <w:bCs/>
                <w:color w:val="000000"/>
                <w:lang w:val="en-CA"/>
              </w:rPr>
              <w:t>3</w:t>
            </w:r>
          </w:p>
        </w:tc>
        <w:tc>
          <w:tcPr>
            <w:tcW w:w="946" w:type="dxa"/>
            <w:tcBorders>
              <w:top w:val="nil"/>
              <w:left w:val="nil"/>
              <w:bottom w:val="single" w:sz="8" w:space="0" w:color="auto"/>
              <w:right w:val="single" w:sz="4" w:space="0" w:color="auto"/>
            </w:tcBorders>
            <w:shd w:val="clear" w:color="000000" w:fill="E0E0E0"/>
            <w:vAlign w:val="center"/>
            <w:hideMark/>
          </w:tcPr>
          <w:p w14:paraId="1645D0B2" w14:textId="77777777" w:rsidR="00DB17E3" w:rsidRPr="003E16A4" w:rsidRDefault="00DB17E3" w:rsidP="003E16A4">
            <w:pPr>
              <w:pStyle w:val="TAH"/>
              <w:rPr>
                <w:bCs/>
                <w:color w:val="000000"/>
                <w:lang w:val="en-CA"/>
              </w:rPr>
            </w:pPr>
            <w:r w:rsidRPr="003E16A4">
              <w:rPr>
                <w:bCs/>
                <w:color w:val="000000"/>
                <w:lang w:val="en-CA"/>
              </w:rPr>
              <w:t>4</w:t>
            </w:r>
          </w:p>
        </w:tc>
        <w:tc>
          <w:tcPr>
            <w:tcW w:w="946" w:type="dxa"/>
            <w:tcBorders>
              <w:top w:val="nil"/>
              <w:left w:val="nil"/>
              <w:bottom w:val="single" w:sz="8" w:space="0" w:color="auto"/>
              <w:right w:val="single" w:sz="4" w:space="0" w:color="auto"/>
            </w:tcBorders>
            <w:shd w:val="clear" w:color="000000" w:fill="E0E0E0"/>
            <w:vAlign w:val="center"/>
            <w:hideMark/>
          </w:tcPr>
          <w:p w14:paraId="0F63E85A" w14:textId="77777777" w:rsidR="00DB17E3" w:rsidRPr="003E16A4" w:rsidRDefault="00DB17E3" w:rsidP="003E16A4">
            <w:pPr>
              <w:pStyle w:val="TAH"/>
              <w:rPr>
                <w:bCs/>
                <w:color w:val="000000"/>
                <w:lang w:val="en-CA"/>
              </w:rPr>
            </w:pPr>
            <w:r w:rsidRPr="003E16A4">
              <w:rPr>
                <w:bCs/>
                <w:color w:val="000000"/>
                <w:lang w:val="en-CA"/>
              </w:rPr>
              <w:t>5</w:t>
            </w:r>
          </w:p>
        </w:tc>
        <w:tc>
          <w:tcPr>
            <w:tcW w:w="1017" w:type="dxa"/>
            <w:tcBorders>
              <w:top w:val="nil"/>
              <w:left w:val="nil"/>
              <w:bottom w:val="single" w:sz="8" w:space="0" w:color="auto"/>
              <w:right w:val="single" w:sz="8" w:space="0" w:color="auto"/>
            </w:tcBorders>
            <w:shd w:val="clear" w:color="000000" w:fill="E0E0E0"/>
            <w:vAlign w:val="center"/>
            <w:hideMark/>
          </w:tcPr>
          <w:p w14:paraId="06D57434" w14:textId="77777777" w:rsidR="00DB17E3" w:rsidRPr="003E16A4" w:rsidRDefault="00DB17E3" w:rsidP="003E16A4">
            <w:pPr>
              <w:pStyle w:val="TAH"/>
              <w:rPr>
                <w:bCs/>
                <w:color w:val="000000"/>
                <w:lang w:val="en-CA"/>
              </w:rPr>
            </w:pPr>
            <w:r w:rsidRPr="003E16A4">
              <w:rPr>
                <w:bCs/>
                <w:color w:val="000000"/>
                <w:lang w:val="en-CA"/>
              </w:rPr>
              <w:t>6</w:t>
            </w:r>
          </w:p>
        </w:tc>
        <w:tc>
          <w:tcPr>
            <w:tcW w:w="1121" w:type="dxa"/>
            <w:tcBorders>
              <w:top w:val="nil"/>
              <w:left w:val="nil"/>
              <w:bottom w:val="nil"/>
              <w:right w:val="nil"/>
            </w:tcBorders>
            <w:shd w:val="clear" w:color="auto" w:fill="auto"/>
            <w:noWrap/>
            <w:vAlign w:val="bottom"/>
            <w:hideMark/>
          </w:tcPr>
          <w:p w14:paraId="45D7A883" w14:textId="77777777" w:rsidR="00DB17E3" w:rsidRPr="003E16A4" w:rsidRDefault="00DB17E3" w:rsidP="003E16A4">
            <w:pPr>
              <w:pStyle w:val="TAH"/>
              <w:rPr>
                <w:bCs/>
                <w:color w:val="000000"/>
                <w:lang w:val="en-CA"/>
              </w:rPr>
            </w:pPr>
          </w:p>
        </w:tc>
        <w:tc>
          <w:tcPr>
            <w:tcW w:w="397" w:type="dxa"/>
            <w:tcBorders>
              <w:top w:val="nil"/>
              <w:left w:val="nil"/>
              <w:bottom w:val="nil"/>
              <w:right w:val="nil"/>
            </w:tcBorders>
            <w:shd w:val="clear" w:color="auto" w:fill="auto"/>
            <w:noWrap/>
            <w:vAlign w:val="bottom"/>
            <w:hideMark/>
          </w:tcPr>
          <w:p w14:paraId="7D687736" w14:textId="77777777" w:rsidR="00DB17E3" w:rsidRPr="003E16A4" w:rsidRDefault="00DB17E3" w:rsidP="003E16A4">
            <w:pPr>
              <w:pStyle w:val="TAH"/>
              <w:rPr>
                <w:lang w:val="en-CA"/>
              </w:rPr>
            </w:pPr>
          </w:p>
        </w:tc>
        <w:tc>
          <w:tcPr>
            <w:tcW w:w="813" w:type="dxa"/>
            <w:tcBorders>
              <w:top w:val="nil"/>
              <w:left w:val="nil"/>
              <w:bottom w:val="nil"/>
              <w:right w:val="nil"/>
            </w:tcBorders>
            <w:shd w:val="clear" w:color="auto" w:fill="auto"/>
            <w:noWrap/>
            <w:vAlign w:val="bottom"/>
            <w:hideMark/>
          </w:tcPr>
          <w:p w14:paraId="2BB259B7" w14:textId="77777777" w:rsidR="00DB17E3" w:rsidRPr="003E16A4" w:rsidRDefault="00DB17E3" w:rsidP="003E16A4">
            <w:pPr>
              <w:pStyle w:val="TAH"/>
              <w:rPr>
                <w:lang w:val="en-CA"/>
              </w:rPr>
            </w:pPr>
          </w:p>
        </w:tc>
      </w:tr>
      <w:tr w:rsidR="00DB17E3" w:rsidRPr="003E16A4" w14:paraId="63B33586" w14:textId="77777777" w:rsidTr="003E16A4">
        <w:trPr>
          <w:trHeight w:val="300"/>
        </w:trPr>
        <w:tc>
          <w:tcPr>
            <w:tcW w:w="279" w:type="dxa"/>
            <w:tcBorders>
              <w:top w:val="nil"/>
              <w:left w:val="nil"/>
              <w:bottom w:val="nil"/>
              <w:right w:val="nil"/>
            </w:tcBorders>
            <w:shd w:val="clear" w:color="auto" w:fill="auto"/>
            <w:noWrap/>
            <w:vAlign w:val="bottom"/>
            <w:hideMark/>
          </w:tcPr>
          <w:p w14:paraId="51FB8B91" w14:textId="77777777" w:rsidR="00DB17E3" w:rsidRPr="003E16A4" w:rsidRDefault="00DB17E3" w:rsidP="003E16A4">
            <w:pPr>
              <w:pStyle w:val="TAC"/>
              <w:rPr>
                <w:lang w:val="en-CA"/>
              </w:rPr>
            </w:pPr>
          </w:p>
        </w:tc>
        <w:tc>
          <w:tcPr>
            <w:tcW w:w="946" w:type="dxa"/>
            <w:tcBorders>
              <w:top w:val="nil"/>
              <w:left w:val="single" w:sz="8" w:space="0" w:color="auto"/>
              <w:bottom w:val="single" w:sz="4" w:space="0" w:color="auto"/>
              <w:right w:val="single" w:sz="8" w:space="0" w:color="auto"/>
            </w:tcBorders>
            <w:shd w:val="clear" w:color="auto" w:fill="auto"/>
            <w:vAlign w:val="center"/>
            <w:hideMark/>
          </w:tcPr>
          <w:p w14:paraId="3A262666" w14:textId="77777777" w:rsidR="00DB17E3" w:rsidRPr="003E16A4" w:rsidRDefault="00DB17E3" w:rsidP="003E16A4">
            <w:pPr>
              <w:pStyle w:val="TAC"/>
              <w:rPr>
                <w:color w:val="000000"/>
                <w:lang w:val="en-CA"/>
              </w:rPr>
            </w:pPr>
            <w:r w:rsidRPr="003E16A4">
              <w:rPr>
                <w:color w:val="000000"/>
                <w:lang w:val="en-CA"/>
              </w:rPr>
              <w:t>0</w:t>
            </w:r>
          </w:p>
        </w:tc>
        <w:tc>
          <w:tcPr>
            <w:tcW w:w="947" w:type="dxa"/>
            <w:tcBorders>
              <w:top w:val="nil"/>
              <w:left w:val="nil"/>
              <w:bottom w:val="single" w:sz="4" w:space="0" w:color="auto"/>
              <w:right w:val="single" w:sz="4" w:space="0" w:color="auto"/>
            </w:tcBorders>
            <w:shd w:val="clear" w:color="auto" w:fill="auto"/>
            <w:vAlign w:val="center"/>
            <w:hideMark/>
          </w:tcPr>
          <w:p w14:paraId="649BE008" w14:textId="77777777" w:rsidR="00DB17E3" w:rsidRPr="003E16A4" w:rsidRDefault="00DB17E3" w:rsidP="003E16A4">
            <w:pPr>
              <w:pStyle w:val="TAC"/>
              <w:rPr>
                <w:color w:val="000000"/>
                <w:lang w:val="en-CA"/>
              </w:rPr>
            </w:pPr>
            <w:r w:rsidRPr="003E16A4">
              <w:rPr>
                <w:color w:val="000000"/>
                <w:lang w:val="en-CA"/>
              </w:rPr>
              <w:t>16</w:t>
            </w:r>
          </w:p>
        </w:tc>
        <w:tc>
          <w:tcPr>
            <w:tcW w:w="946" w:type="dxa"/>
            <w:tcBorders>
              <w:top w:val="nil"/>
              <w:left w:val="nil"/>
              <w:bottom w:val="single" w:sz="4" w:space="0" w:color="auto"/>
              <w:right w:val="single" w:sz="4" w:space="0" w:color="auto"/>
            </w:tcBorders>
            <w:shd w:val="clear" w:color="000000" w:fill="C6E0B4"/>
            <w:vAlign w:val="center"/>
            <w:hideMark/>
          </w:tcPr>
          <w:p w14:paraId="4AEE8FF6" w14:textId="77777777" w:rsidR="00DB17E3" w:rsidRPr="003E16A4" w:rsidRDefault="00DB17E3" w:rsidP="003E16A4">
            <w:pPr>
              <w:pStyle w:val="TAC"/>
              <w:rPr>
                <w:color w:val="000000"/>
                <w:lang w:val="en-CA"/>
              </w:rPr>
            </w:pPr>
            <w:r w:rsidRPr="003E16A4">
              <w:rPr>
                <w:color w:val="000000"/>
                <w:lang w:val="en-CA"/>
              </w:rPr>
              <w:t>32</w:t>
            </w:r>
          </w:p>
        </w:tc>
        <w:tc>
          <w:tcPr>
            <w:tcW w:w="946" w:type="dxa"/>
            <w:tcBorders>
              <w:top w:val="nil"/>
              <w:left w:val="nil"/>
              <w:bottom w:val="single" w:sz="4" w:space="0" w:color="auto"/>
              <w:right w:val="single" w:sz="4" w:space="0" w:color="auto"/>
            </w:tcBorders>
            <w:shd w:val="clear" w:color="auto" w:fill="auto"/>
            <w:vAlign w:val="center"/>
            <w:hideMark/>
          </w:tcPr>
          <w:p w14:paraId="3D15B047" w14:textId="77777777" w:rsidR="00DB17E3" w:rsidRPr="003E16A4" w:rsidRDefault="00DB17E3" w:rsidP="003E16A4">
            <w:pPr>
              <w:pStyle w:val="TAC"/>
              <w:rPr>
                <w:color w:val="000000"/>
                <w:lang w:val="en-CA"/>
              </w:rPr>
            </w:pPr>
            <w:r w:rsidRPr="003E16A4">
              <w:rPr>
                <w:color w:val="000000"/>
                <w:lang w:val="en-CA"/>
              </w:rPr>
              <w:t>56</w:t>
            </w:r>
          </w:p>
        </w:tc>
        <w:tc>
          <w:tcPr>
            <w:tcW w:w="946" w:type="dxa"/>
            <w:tcBorders>
              <w:top w:val="nil"/>
              <w:left w:val="nil"/>
              <w:bottom w:val="single" w:sz="4" w:space="0" w:color="auto"/>
              <w:right w:val="single" w:sz="4" w:space="0" w:color="auto"/>
            </w:tcBorders>
            <w:shd w:val="clear" w:color="auto" w:fill="auto"/>
            <w:vAlign w:val="center"/>
            <w:hideMark/>
          </w:tcPr>
          <w:p w14:paraId="04185A74" w14:textId="77777777" w:rsidR="00DB17E3" w:rsidRPr="003E16A4" w:rsidRDefault="00DB17E3" w:rsidP="003E16A4">
            <w:pPr>
              <w:pStyle w:val="TAC"/>
              <w:rPr>
                <w:color w:val="000000"/>
                <w:lang w:val="en-CA"/>
              </w:rPr>
            </w:pPr>
            <w:r w:rsidRPr="003E16A4">
              <w:rPr>
                <w:color w:val="000000"/>
                <w:lang w:val="en-CA"/>
              </w:rPr>
              <w:t>88</w:t>
            </w:r>
          </w:p>
        </w:tc>
        <w:tc>
          <w:tcPr>
            <w:tcW w:w="946" w:type="dxa"/>
            <w:tcBorders>
              <w:top w:val="single" w:sz="4" w:space="0" w:color="auto"/>
              <w:left w:val="nil"/>
              <w:bottom w:val="single" w:sz="4" w:space="0" w:color="auto"/>
              <w:right w:val="single" w:sz="4" w:space="0" w:color="auto"/>
            </w:tcBorders>
            <w:shd w:val="clear" w:color="auto" w:fill="auto"/>
            <w:vAlign w:val="center"/>
            <w:hideMark/>
          </w:tcPr>
          <w:p w14:paraId="3552D2A2" w14:textId="77777777" w:rsidR="00DB17E3" w:rsidRPr="003E16A4" w:rsidRDefault="00DB17E3" w:rsidP="003E16A4">
            <w:pPr>
              <w:pStyle w:val="TAC"/>
              <w:rPr>
                <w:lang w:val="en-CA"/>
              </w:rPr>
            </w:pPr>
            <w:r w:rsidRPr="003E16A4">
              <w:rPr>
                <w:lang w:val="en-CA"/>
              </w:rPr>
              <w:t>120</w:t>
            </w:r>
          </w:p>
        </w:tc>
        <w:tc>
          <w:tcPr>
            <w:tcW w:w="1017" w:type="dxa"/>
            <w:tcBorders>
              <w:top w:val="nil"/>
              <w:left w:val="nil"/>
              <w:bottom w:val="single" w:sz="4" w:space="0" w:color="auto"/>
              <w:right w:val="single" w:sz="8" w:space="0" w:color="auto"/>
            </w:tcBorders>
            <w:shd w:val="clear" w:color="auto" w:fill="auto"/>
            <w:vAlign w:val="center"/>
            <w:hideMark/>
          </w:tcPr>
          <w:p w14:paraId="4567570F" w14:textId="77777777" w:rsidR="00DB17E3" w:rsidRPr="003E16A4" w:rsidRDefault="00DB17E3" w:rsidP="003E16A4">
            <w:pPr>
              <w:pStyle w:val="TAC"/>
              <w:rPr>
                <w:lang w:val="en-CA"/>
              </w:rPr>
            </w:pPr>
            <w:r w:rsidRPr="003E16A4">
              <w:rPr>
                <w:lang w:val="en-CA"/>
              </w:rPr>
              <w:t>152</w:t>
            </w:r>
          </w:p>
        </w:tc>
        <w:tc>
          <w:tcPr>
            <w:tcW w:w="1121" w:type="dxa"/>
            <w:tcBorders>
              <w:top w:val="nil"/>
              <w:left w:val="nil"/>
              <w:bottom w:val="nil"/>
              <w:right w:val="nil"/>
            </w:tcBorders>
            <w:shd w:val="clear" w:color="auto" w:fill="auto"/>
            <w:noWrap/>
            <w:vAlign w:val="bottom"/>
            <w:hideMark/>
          </w:tcPr>
          <w:p w14:paraId="2883BBDC" w14:textId="77777777" w:rsidR="00DB17E3" w:rsidRPr="003E16A4" w:rsidRDefault="00DB17E3" w:rsidP="003E16A4">
            <w:pPr>
              <w:pStyle w:val="TAC"/>
              <w:rPr>
                <w:lang w:val="en-CA"/>
              </w:rPr>
            </w:pPr>
          </w:p>
        </w:tc>
        <w:tc>
          <w:tcPr>
            <w:tcW w:w="397" w:type="dxa"/>
            <w:tcBorders>
              <w:top w:val="nil"/>
              <w:left w:val="nil"/>
              <w:bottom w:val="nil"/>
              <w:right w:val="nil"/>
            </w:tcBorders>
            <w:shd w:val="clear" w:color="auto" w:fill="auto"/>
            <w:noWrap/>
            <w:vAlign w:val="bottom"/>
            <w:hideMark/>
          </w:tcPr>
          <w:p w14:paraId="60CA9F7E" w14:textId="77777777" w:rsidR="00DB17E3" w:rsidRPr="003E16A4" w:rsidRDefault="00DB17E3" w:rsidP="003E16A4">
            <w:pPr>
              <w:pStyle w:val="TAC"/>
              <w:rPr>
                <w:lang w:val="en-CA"/>
              </w:rPr>
            </w:pPr>
          </w:p>
        </w:tc>
        <w:tc>
          <w:tcPr>
            <w:tcW w:w="813" w:type="dxa"/>
            <w:tcBorders>
              <w:top w:val="nil"/>
              <w:left w:val="nil"/>
              <w:bottom w:val="nil"/>
              <w:right w:val="nil"/>
            </w:tcBorders>
            <w:shd w:val="clear" w:color="auto" w:fill="auto"/>
            <w:noWrap/>
            <w:vAlign w:val="bottom"/>
            <w:hideMark/>
          </w:tcPr>
          <w:p w14:paraId="585583EE" w14:textId="77777777" w:rsidR="00DB17E3" w:rsidRPr="003E16A4" w:rsidRDefault="00DB17E3" w:rsidP="003E16A4">
            <w:pPr>
              <w:pStyle w:val="TAC"/>
              <w:rPr>
                <w:lang w:val="en-CA"/>
              </w:rPr>
            </w:pPr>
          </w:p>
        </w:tc>
      </w:tr>
      <w:tr w:rsidR="00DB17E3" w:rsidRPr="003E16A4" w14:paraId="69F3C720" w14:textId="77777777" w:rsidTr="003E16A4">
        <w:trPr>
          <w:trHeight w:val="300"/>
        </w:trPr>
        <w:tc>
          <w:tcPr>
            <w:tcW w:w="279" w:type="dxa"/>
            <w:tcBorders>
              <w:top w:val="nil"/>
              <w:left w:val="nil"/>
              <w:bottom w:val="nil"/>
              <w:right w:val="nil"/>
            </w:tcBorders>
            <w:shd w:val="clear" w:color="auto" w:fill="auto"/>
            <w:noWrap/>
            <w:vAlign w:val="bottom"/>
            <w:hideMark/>
          </w:tcPr>
          <w:p w14:paraId="6D193D61" w14:textId="77777777" w:rsidR="00DB17E3" w:rsidRPr="003E16A4" w:rsidRDefault="00DB17E3" w:rsidP="003E16A4">
            <w:pPr>
              <w:pStyle w:val="TAC"/>
              <w:rPr>
                <w:lang w:val="en-CA"/>
              </w:rPr>
            </w:pPr>
          </w:p>
        </w:tc>
        <w:tc>
          <w:tcPr>
            <w:tcW w:w="946" w:type="dxa"/>
            <w:tcBorders>
              <w:top w:val="nil"/>
              <w:left w:val="single" w:sz="8" w:space="0" w:color="auto"/>
              <w:bottom w:val="single" w:sz="4" w:space="0" w:color="auto"/>
              <w:right w:val="single" w:sz="8" w:space="0" w:color="auto"/>
            </w:tcBorders>
            <w:shd w:val="clear" w:color="auto" w:fill="auto"/>
            <w:vAlign w:val="center"/>
            <w:hideMark/>
          </w:tcPr>
          <w:p w14:paraId="7C549B0F" w14:textId="77777777" w:rsidR="00DB17E3" w:rsidRPr="003E16A4" w:rsidRDefault="00DB17E3" w:rsidP="003E16A4">
            <w:pPr>
              <w:pStyle w:val="TAC"/>
              <w:rPr>
                <w:color w:val="000000"/>
                <w:lang w:val="en-CA"/>
              </w:rPr>
            </w:pPr>
            <w:r w:rsidRPr="003E16A4">
              <w:rPr>
                <w:color w:val="000000"/>
                <w:lang w:val="en-CA"/>
              </w:rPr>
              <w:t>1</w:t>
            </w:r>
          </w:p>
        </w:tc>
        <w:tc>
          <w:tcPr>
            <w:tcW w:w="947" w:type="dxa"/>
            <w:tcBorders>
              <w:top w:val="nil"/>
              <w:left w:val="nil"/>
              <w:bottom w:val="single" w:sz="4" w:space="0" w:color="auto"/>
              <w:right w:val="single" w:sz="4" w:space="0" w:color="auto"/>
            </w:tcBorders>
            <w:shd w:val="clear" w:color="auto" w:fill="auto"/>
            <w:vAlign w:val="center"/>
            <w:hideMark/>
          </w:tcPr>
          <w:p w14:paraId="54CD9325" w14:textId="77777777" w:rsidR="00DB17E3" w:rsidRPr="003E16A4" w:rsidRDefault="00DB17E3" w:rsidP="003E16A4">
            <w:pPr>
              <w:pStyle w:val="TAC"/>
              <w:rPr>
                <w:color w:val="000000"/>
                <w:lang w:val="en-CA"/>
              </w:rPr>
            </w:pPr>
            <w:r w:rsidRPr="003E16A4">
              <w:rPr>
                <w:color w:val="000000"/>
                <w:lang w:val="en-CA"/>
              </w:rPr>
              <w:t>24</w:t>
            </w:r>
          </w:p>
        </w:tc>
        <w:tc>
          <w:tcPr>
            <w:tcW w:w="946" w:type="dxa"/>
            <w:tcBorders>
              <w:top w:val="nil"/>
              <w:left w:val="nil"/>
              <w:bottom w:val="single" w:sz="4" w:space="0" w:color="auto"/>
              <w:right w:val="single" w:sz="4" w:space="0" w:color="auto"/>
            </w:tcBorders>
            <w:shd w:val="clear" w:color="000000" w:fill="C6E0B4"/>
            <w:vAlign w:val="center"/>
            <w:hideMark/>
          </w:tcPr>
          <w:p w14:paraId="6D92E6A7" w14:textId="77777777" w:rsidR="00DB17E3" w:rsidRPr="003E16A4" w:rsidRDefault="00DB17E3" w:rsidP="003E16A4">
            <w:pPr>
              <w:pStyle w:val="TAC"/>
              <w:rPr>
                <w:color w:val="000000"/>
                <w:lang w:val="en-CA"/>
              </w:rPr>
            </w:pPr>
            <w:r w:rsidRPr="003E16A4">
              <w:rPr>
                <w:color w:val="000000"/>
                <w:lang w:val="en-CA"/>
              </w:rPr>
              <w:t>56</w:t>
            </w:r>
          </w:p>
        </w:tc>
        <w:tc>
          <w:tcPr>
            <w:tcW w:w="946" w:type="dxa"/>
            <w:tcBorders>
              <w:top w:val="nil"/>
              <w:left w:val="nil"/>
              <w:bottom w:val="single" w:sz="4" w:space="0" w:color="auto"/>
              <w:right w:val="single" w:sz="4" w:space="0" w:color="auto"/>
            </w:tcBorders>
            <w:shd w:val="clear" w:color="000000" w:fill="8EA9DB"/>
            <w:noWrap/>
            <w:vAlign w:val="bottom"/>
            <w:hideMark/>
          </w:tcPr>
          <w:p w14:paraId="37A78A4E" w14:textId="77777777" w:rsidR="00DB17E3" w:rsidRPr="003E16A4" w:rsidRDefault="00DB17E3" w:rsidP="003E16A4">
            <w:pPr>
              <w:pStyle w:val="TAC"/>
              <w:rPr>
                <w:color w:val="000000"/>
                <w:lang w:val="en-CA"/>
              </w:rPr>
            </w:pPr>
            <w:r w:rsidRPr="003E16A4">
              <w:rPr>
                <w:color w:val="000000"/>
                <w:lang w:val="en-CA"/>
              </w:rPr>
              <w:t>88</w:t>
            </w:r>
          </w:p>
        </w:tc>
        <w:tc>
          <w:tcPr>
            <w:tcW w:w="946" w:type="dxa"/>
            <w:tcBorders>
              <w:top w:val="nil"/>
              <w:left w:val="nil"/>
              <w:bottom w:val="single" w:sz="4" w:space="0" w:color="auto"/>
              <w:right w:val="single" w:sz="4" w:space="0" w:color="auto"/>
            </w:tcBorders>
            <w:shd w:val="clear" w:color="auto" w:fill="auto"/>
            <w:vAlign w:val="center"/>
            <w:hideMark/>
          </w:tcPr>
          <w:p w14:paraId="3171B312" w14:textId="77777777" w:rsidR="00DB17E3" w:rsidRPr="003E16A4" w:rsidRDefault="00DB17E3" w:rsidP="003E16A4">
            <w:pPr>
              <w:pStyle w:val="TAC"/>
              <w:rPr>
                <w:color w:val="000000"/>
                <w:lang w:val="en-CA"/>
              </w:rPr>
            </w:pPr>
            <w:r w:rsidRPr="003E16A4">
              <w:rPr>
                <w:color w:val="000000"/>
                <w:lang w:val="en-CA"/>
              </w:rPr>
              <w:t>144</w:t>
            </w:r>
          </w:p>
        </w:tc>
        <w:tc>
          <w:tcPr>
            <w:tcW w:w="946" w:type="dxa"/>
            <w:tcBorders>
              <w:top w:val="nil"/>
              <w:left w:val="nil"/>
              <w:bottom w:val="single" w:sz="4" w:space="0" w:color="auto"/>
              <w:right w:val="single" w:sz="4" w:space="0" w:color="auto"/>
            </w:tcBorders>
            <w:shd w:val="clear" w:color="auto" w:fill="auto"/>
            <w:vAlign w:val="center"/>
            <w:hideMark/>
          </w:tcPr>
          <w:p w14:paraId="71EF801E" w14:textId="77777777" w:rsidR="00DB17E3" w:rsidRPr="003E16A4" w:rsidRDefault="00DB17E3" w:rsidP="003E16A4">
            <w:pPr>
              <w:pStyle w:val="TAC"/>
              <w:rPr>
                <w:lang w:val="en-CA"/>
              </w:rPr>
            </w:pPr>
            <w:r w:rsidRPr="003E16A4">
              <w:rPr>
                <w:lang w:val="en-CA"/>
              </w:rPr>
              <w:t>176</w:t>
            </w:r>
          </w:p>
        </w:tc>
        <w:tc>
          <w:tcPr>
            <w:tcW w:w="1017" w:type="dxa"/>
            <w:tcBorders>
              <w:top w:val="nil"/>
              <w:left w:val="nil"/>
              <w:bottom w:val="single" w:sz="4" w:space="0" w:color="auto"/>
              <w:right w:val="single" w:sz="8" w:space="0" w:color="auto"/>
            </w:tcBorders>
            <w:shd w:val="clear" w:color="000000" w:fill="FFFFFF"/>
            <w:noWrap/>
            <w:vAlign w:val="center"/>
            <w:hideMark/>
          </w:tcPr>
          <w:p w14:paraId="0C130326" w14:textId="77777777" w:rsidR="00DB17E3" w:rsidRPr="003E16A4" w:rsidRDefault="00DB17E3" w:rsidP="003E16A4">
            <w:pPr>
              <w:pStyle w:val="TAC"/>
              <w:rPr>
                <w:color w:val="000000"/>
                <w:lang w:val="en-CA"/>
              </w:rPr>
            </w:pPr>
            <w:r w:rsidRPr="003E16A4">
              <w:rPr>
                <w:color w:val="000000"/>
                <w:lang w:val="en-CA"/>
              </w:rPr>
              <w:t>208</w:t>
            </w:r>
          </w:p>
        </w:tc>
        <w:tc>
          <w:tcPr>
            <w:tcW w:w="1121" w:type="dxa"/>
            <w:tcBorders>
              <w:top w:val="nil"/>
              <w:left w:val="nil"/>
              <w:bottom w:val="nil"/>
              <w:right w:val="nil"/>
            </w:tcBorders>
            <w:shd w:val="clear" w:color="auto" w:fill="auto"/>
            <w:noWrap/>
            <w:vAlign w:val="bottom"/>
            <w:hideMark/>
          </w:tcPr>
          <w:p w14:paraId="506C9335" w14:textId="77777777" w:rsidR="00DB17E3" w:rsidRPr="003E16A4" w:rsidRDefault="00DB17E3" w:rsidP="003E16A4">
            <w:pPr>
              <w:pStyle w:val="TAC"/>
              <w:rPr>
                <w:color w:val="000000"/>
                <w:lang w:val="en-CA"/>
              </w:rPr>
            </w:pPr>
          </w:p>
        </w:tc>
        <w:tc>
          <w:tcPr>
            <w:tcW w:w="397" w:type="dxa"/>
            <w:tcBorders>
              <w:top w:val="nil"/>
              <w:left w:val="nil"/>
              <w:bottom w:val="nil"/>
              <w:right w:val="nil"/>
            </w:tcBorders>
            <w:shd w:val="clear" w:color="auto" w:fill="auto"/>
            <w:noWrap/>
            <w:vAlign w:val="bottom"/>
            <w:hideMark/>
          </w:tcPr>
          <w:p w14:paraId="70584040" w14:textId="77777777" w:rsidR="00DB17E3" w:rsidRPr="003E16A4" w:rsidRDefault="00DB17E3" w:rsidP="003E16A4">
            <w:pPr>
              <w:pStyle w:val="TAC"/>
              <w:rPr>
                <w:lang w:val="en-CA"/>
              </w:rPr>
            </w:pPr>
          </w:p>
        </w:tc>
        <w:tc>
          <w:tcPr>
            <w:tcW w:w="813" w:type="dxa"/>
            <w:tcBorders>
              <w:top w:val="nil"/>
              <w:left w:val="nil"/>
              <w:bottom w:val="nil"/>
              <w:right w:val="nil"/>
            </w:tcBorders>
            <w:shd w:val="clear" w:color="auto" w:fill="auto"/>
            <w:noWrap/>
            <w:vAlign w:val="bottom"/>
            <w:hideMark/>
          </w:tcPr>
          <w:p w14:paraId="04A5DBF4" w14:textId="77777777" w:rsidR="00DB17E3" w:rsidRPr="003E16A4" w:rsidRDefault="00DB17E3" w:rsidP="003E16A4">
            <w:pPr>
              <w:pStyle w:val="TAC"/>
              <w:rPr>
                <w:lang w:val="en-CA"/>
              </w:rPr>
            </w:pPr>
          </w:p>
        </w:tc>
      </w:tr>
      <w:tr w:rsidR="00DB17E3" w:rsidRPr="003E16A4" w14:paraId="20589242" w14:textId="77777777" w:rsidTr="003E16A4">
        <w:trPr>
          <w:trHeight w:val="315"/>
        </w:trPr>
        <w:tc>
          <w:tcPr>
            <w:tcW w:w="279" w:type="dxa"/>
            <w:tcBorders>
              <w:top w:val="nil"/>
              <w:left w:val="nil"/>
              <w:bottom w:val="nil"/>
              <w:right w:val="nil"/>
            </w:tcBorders>
            <w:shd w:val="clear" w:color="auto" w:fill="auto"/>
            <w:noWrap/>
            <w:vAlign w:val="bottom"/>
            <w:hideMark/>
          </w:tcPr>
          <w:p w14:paraId="482B0C43" w14:textId="77777777" w:rsidR="00DB17E3" w:rsidRPr="003E16A4" w:rsidRDefault="00DB17E3" w:rsidP="003E16A4">
            <w:pPr>
              <w:pStyle w:val="TAC"/>
              <w:rPr>
                <w:lang w:val="en-CA"/>
              </w:rPr>
            </w:pPr>
          </w:p>
        </w:tc>
        <w:tc>
          <w:tcPr>
            <w:tcW w:w="946" w:type="dxa"/>
            <w:tcBorders>
              <w:top w:val="nil"/>
              <w:left w:val="single" w:sz="8" w:space="0" w:color="auto"/>
              <w:bottom w:val="single" w:sz="4" w:space="0" w:color="auto"/>
              <w:right w:val="single" w:sz="8" w:space="0" w:color="auto"/>
            </w:tcBorders>
            <w:shd w:val="clear" w:color="auto" w:fill="auto"/>
            <w:vAlign w:val="center"/>
            <w:hideMark/>
          </w:tcPr>
          <w:p w14:paraId="368246EC" w14:textId="77777777" w:rsidR="00DB17E3" w:rsidRPr="003E16A4" w:rsidRDefault="00DB17E3" w:rsidP="003E16A4">
            <w:pPr>
              <w:pStyle w:val="TAC"/>
              <w:rPr>
                <w:color w:val="000000"/>
                <w:lang w:val="en-CA"/>
              </w:rPr>
            </w:pPr>
            <w:r w:rsidRPr="003E16A4">
              <w:rPr>
                <w:color w:val="000000"/>
                <w:lang w:val="en-CA"/>
              </w:rPr>
              <w:t>2</w:t>
            </w:r>
          </w:p>
        </w:tc>
        <w:tc>
          <w:tcPr>
            <w:tcW w:w="947" w:type="dxa"/>
            <w:tcBorders>
              <w:top w:val="nil"/>
              <w:left w:val="nil"/>
              <w:bottom w:val="single" w:sz="4" w:space="0" w:color="auto"/>
              <w:right w:val="single" w:sz="4" w:space="0" w:color="auto"/>
            </w:tcBorders>
            <w:shd w:val="clear" w:color="auto" w:fill="auto"/>
            <w:vAlign w:val="center"/>
            <w:hideMark/>
          </w:tcPr>
          <w:p w14:paraId="3EE7AABE" w14:textId="77777777" w:rsidR="00DB17E3" w:rsidRPr="003E16A4" w:rsidRDefault="00DB17E3" w:rsidP="003E16A4">
            <w:pPr>
              <w:pStyle w:val="TAC"/>
              <w:rPr>
                <w:color w:val="000000"/>
                <w:lang w:val="en-CA"/>
              </w:rPr>
            </w:pPr>
            <w:r w:rsidRPr="003E16A4">
              <w:rPr>
                <w:color w:val="000000"/>
                <w:lang w:val="en-CA"/>
              </w:rPr>
              <w:t>32</w:t>
            </w:r>
          </w:p>
        </w:tc>
        <w:tc>
          <w:tcPr>
            <w:tcW w:w="946" w:type="dxa"/>
            <w:tcBorders>
              <w:top w:val="nil"/>
              <w:left w:val="nil"/>
              <w:bottom w:val="single" w:sz="4" w:space="0" w:color="auto"/>
              <w:right w:val="single" w:sz="4" w:space="0" w:color="auto"/>
            </w:tcBorders>
            <w:shd w:val="clear" w:color="000000" w:fill="C6E0B4"/>
            <w:vAlign w:val="center"/>
            <w:hideMark/>
          </w:tcPr>
          <w:p w14:paraId="588E2126" w14:textId="77777777" w:rsidR="00DB17E3" w:rsidRPr="003E16A4" w:rsidRDefault="00DB17E3" w:rsidP="003E16A4">
            <w:pPr>
              <w:pStyle w:val="TAC"/>
              <w:rPr>
                <w:color w:val="000000"/>
                <w:lang w:val="en-CA"/>
              </w:rPr>
            </w:pPr>
            <w:r w:rsidRPr="003E16A4">
              <w:rPr>
                <w:color w:val="000000"/>
                <w:lang w:val="en-CA"/>
              </w:rPr>
              <w:t>72</w:t>
            </w:r>
          </w:p>
        </w:tc>
        <w:tc>
          <w:tcPr>
            <w:tcW w:w="946" w:type="dxa"/>
            <w:tcBorders>
              <w:top w:val="nil"/>
              <w:left w:val="nil"/>
              <w:bottom w:val="single" w:sz="4" w:space="0" w:color="auto"/>
              <w:right w:val="single" w:sz="4" w:space="0" w:color="auto"/>
            </w:tcBorders>
            <w:shd w:val="clear" w:color="000000" w:fill="8EA9DB"/>
            <w:noWrap/>
            <w:vAlign w:val="bottom"/>
            <w:hideMark/>
          </w:tcPr>
          <w:p w14:paraId="5F9A9EBF" w14:textId="77777777" w:rsidR="00DB17E3" w:rsidRPr="003E16A4" w:rsidRDefault="00DB17E3" w:rsidP="003E16A4">
            <w:pPr>
              <w:pStyle w:val="TAC"/>
              <w:rPr>
                <w:color w:val="000000"/>
                <w:lang w:val="en-CA"/>
              </w:rPr>
            </w:pPr>
            <w:r w:rsidRPr="003E16A4">
              <w:rPr>
                <w:color w:val="000000"/>
                <w:lang w:val="en-CA"/>
              </w:rPr>
              <w:t>144</w:t>
            </w:r>
          </w:p>
        </w:tc>
        <w:tc>
          <w:tcPr>
            <w:tcW w:w="946" w:type="dxa"/>
            <w:tcBorders>
              <w:top w:val="nil"/>
              <w:left w:val="nil"/>
              <w:bottom w:val="single" w:sz="4" w:space="0" w:color="auto"/>
              <w:right w:val="single" w:sz="4" w:space="0" w:color="auto"/>
            </w:tcBorders>
            <w:shd w:val="clear" w:color="auto" w:fill="auto"/>
            <w:vAlign w:val="center"/>
            <w:hideMark/>
          </w:tcPr>
          <w:p w14:paraId="49C8ED76" w14:textId="77777777" w:rsidR="00DB17E3" w:rsidRPr="003E16A4" w:rsidRDefault="00DB17E3" w:rsidP="003E16A4">
            <w:pPr>
              <w:pStyle w:val="TAC"/>
              <w:rPr>
                <w:lang w:val="en-CA"/>
              </w:rPr>
            </w:pPr>
            <w:r w:rsidRPr="003E16A4">
              <w:rPr>
                <w:lang w:val="en-CA"/>
              </w:rPr>
              <w:t>176</w:t>
            </w:r>
          </w:p>
        </w:tc>
        <w:tc>
          <w:tcPr>
            <w:tcW w:w="946" w:type="dxa"/>
            <w:tcBorders>
              <w:top w:val="nil"/>
              <w:left w:val="nil"/>
              <w:bottom w:val="single" w:sz="4" w:space="0" w:color="auto"/>
              <w:right w:val="single" w:sz="4" w:space="0" w:color="auto"/>
            </w:tcBorders>
            <w:shd w:val="clear" w:color="auto" w:fill="auto"/>
            <w:vAlign w:val="center"/>
            <w:hideMark/>
          </w:tcPr>
          <w:p w14:paraId="3C4AAD2C" w14:textId="77777777" w:rsidR="00DB17E3" w:rsidRPr="003E16A4" w:rsidRDefault="00DB17E3" w:rsidP="003E16A4">
            <w:pPr>
              <w:pStyle w:val="TAC"/>
              <w:rPr>
                <w:lang w:val="en-CA"/>
              </w:rPr>
            </w:pPr>
            <w:r w:rsidRPr="003E16A4">
              <w:rPr>
                <w:lang w:val="en-CA"/>
              </w:rPr>
              <w:t>208</w:t>
            </w:r>
          </w:p>
        </w:tc>
        <w:tc>
          <w:tcPr>
            <w:tcW w:w="1017" w:type="dxa"/>
            <w:tcBorders>
              <w:top w:val="nil"/>
              <w:left w:val="nil"/>
              <w:bottom w:val="single" w:sz="4" w:space="0" w:color="auto"/>
              <w:right w:val="single" w:sz="8" w:space="0" w:color="auto"/>
            </w:tcBorders>
            <w:shd w:val="clear" w:color="000000" w:fill="FFFFFF"/>
            <w:noWrap/>
            <w:vAlign w:val="center"/>
            <w:hideMark/>
          </w:tcPr>
          <w:p w14:paraId="17E23AA4" w14:textId="77777777" w:rsidR="00DB17E3" w:rsidRPr="003E16A4" w:rsidRDefault="00DB17E3" w:rsidP="003E16A4">
            <w:pPr>
              <w:pStyle w:val="TAC"/>
              <w:rPr>
                <w:lang w:val="en-CA"/>
              </w:rPr>
            </w:pPr>
            <w:r w:rsidRPr="003E16A4">
              <w:rPr>
                <w:lang w:val="en-CA"/>
              </w:rPr>
              <w:t>256</w:t>
            </w:r>
          </w:p>
        </w:tc>
        <w:tc>
          <w:tcPr>
            <w:tcW w:w="1121" w:type="dxa"/>
            <w:tcBorders>
              <w:top w:val="nil"/>
              <w:left w:val="nil"/>
              <w:bottom w:val="nil"/>
              <w:right w:val="nil"/>
            </w:tcBorders>
            <w:shd w:val="clear" w:color="auto" w:fill="auto"/>
            <w:noWrap/>
            <w:vAlign w:val="bottom"/>
          </w:tcPr>
          <w:p w14:paraId="5CF06E42" w14:textId="77777777" w:rsidR="00DB17E3" w:rsidRPr="003E16A4" w:rsidRDefault="00DB17E3" w:rsidP="003E16A4">
            <w:pPr>
              <w:pStyle w:val="TAC"/>
              <w:rPr>
                <w:color w:val="000000"/>
                <w:lang w:val="en-CA"/>
              </w:rPr>
            </w:pPr>
          </w:p>
        </w:tc>
        <w:tc>
          <w:tcPr>
            <w:tcW w:w="397" w:type="dxa"/>
            <w:tcBorders>
              <w:top w:val="nil"/>
              <w:left w:val="nil"/>
              <w:bottom w:val="nil"/>
              <w:right w:val="nil"/>
            </w:tcBorders>
            <w:shd w:val="clear" w:color="auto" w:fill="auto"/>
            <w:noWrap/>
            <w:vAlign w:val="bottom"/>
            <w:hideMark/>
          </w:tcPr>
          <w:p w14:paraId="0EC2BB29" w14:textId="77777777" w:rsidR="00DB17E3" w:rsidRPr="003E16A4" w:rsidRDefault="00DB17E3" w:rsidP="003E16A4">
            <w:pPr>
              <w:pStyle w:val="TAC"/>
              <w:rPr>
                <w:color w:val="000000"/>
                <w:lang w:val="en-CA"/>
              </w:rPr>
            </w:pPr>
          </w:p>
        </w:tc>
        <w:tc>
          <w:tcPr>
            <w:tcW w:w="813" w:type="dxa"/>
            <w:tcBorders>
              <w:top w:val="nil"/>
              <w:left w:val="nil"/>
              <w:bottom w:val="nil"/>
              <w:right w:val="nil"/>
            </w:tcBorders>
            <w:shd w:val="clear" w:color="auto" w:fill="auto"/>
            <w:noWrap/>
            <w:vAlign w:val="bottom"/>
            <w:hideMark/>
          </w:tcPr>
          <w:p w14:paraId="5F92DDEC" w14:textId="77777777" w:rsidR="00DB17E3" w:rsidRPr="003E16A4" w:rsidRDefault="00DB17E3" w:rsidP="003E16A4">
            <w:pPr>
              <w:pStyle w:val="TAC"/>
              <w:rPr>
                <w:lang w:val="en-CA"/>
              </w:rPr>
            </w:pPr>
          </w:p>
        </w:tc>
      </w:tr>
      <w:tr w:rsidR="00DB17E3" w:rsidRPr="003E16A4" w14:paraId="4FC9D81B" w14:textId="77777777" w:rsidTr="003E16A4">
        <w:trPr>
          <w:trHeight w:val="300"/>
        </w:trPr>
        <w:tc>
          <w:tcPr>
            <w:tcW w:w="279" w:type="dxa"/>
            <w:tcBorders>
              <w:top w:val="nil"/>
              <w:left w:val="nil"/>
              <w:bottom w:val="nil"/>
              <w:right w:val="nil"/>
            </w:tcBorders>
            <w:shd w:val="clear" w:color="auto" w:fill="auto"/>
            <w:noWrap/>
            <w:vAlign w:val="bottom"/>
            <w:hideMark/>
          </w:tcPr>
          <w:p w14:paraId="00EFBA8F" w14:textId="77777777" w:rsidR="00DB17E3" w:rsidRPr="003E16A4" w:rsidRDefault="00DB17E3" w:rsidP="003E16A4">
            <w:pPr>
              <w:pStyle w:val="TAC"/>
              <w:rPr>
                <w:lang w:val="en-CA"/>
              </w:rPr>
            </w:pPr>
          </w:p>
        </w:tc>
        <w:tc>
          <w:tcPr>
            <w:tcW w:w="946" w:type="dxa"/>
            <w:tcBorders>
              <w:top w:val="nil"/>
              <w:left w:val="single" w:sz="8" w:space="0" w:color="auto"/>
              <w:bottom w:val="single" w:sz="4" w:space="0" w:color="auto"/>
              <w:right w:val="single" w:sz="8" w:space="0" w:color="auto"/>
            </w:tcBorders>
            <w:shd w:val="clear" w:color="auto" w:fill="auto"/>
            <w:vAlign w:val="center"/>
            <w:hideMark/>
          </w:tcPr>
          <w:p w14:paraId="07D4A57E" w14:textId="77777777" w:rsidR="00DB17E3" w:rsidRPr="003E16A4" w:rsidRDefault="00DB17E3" w:rsidP="003E16A4">
            <w:pPr>
              <w:pStyle w:val="TAC"/>
              <w:rPr>
                <w:color w:val="000000"/>
                <w:lang w:val="en-CA"/>
              </w:rPr>
            </w:pPr>
            <w:r w:rsidRPr="003E16A4">
              <w:rPr>
                <w:color w:val="000000"/>
                <w:lang w:val="en-CA"/>
              </w:rPr>
              <w:t>3</w:t>
            </w:r>
          </w:p>
        </w:tc>
        <w:tc>
          <w:tcPr>
            <w:tcW w:w="947" w:type="dxa"/>
            <w:tcBorders>
              <w:top w:val="nil"/>
              <w:left w:val="nil"/>
              <w:bottom w:val="single" w:sz="4" w:space="0" w:color="auto"/>
              <w:right w:val="single" w:sz="4" w:space="0" w:color="auto"/>
            </w:tcBorders>
            <w:shd w:val="clear" w:color="auto" w:fill="auto"/>
            <w:vAlign w:val="center"/>
            <w:hideMark/>
          </w:tcPr>
          <w:p w14:paraId="03DD8654" w14:textId="77777777" w:rsidR="00DB17E3" w:rsidRPr="003E16A4" w:rsidRDefault="00DB17E3" w:rsidP="003E16A4">
            <w:pPr>
              <w:pStyle w:val="TAC"/>
              <w:rPr>
                <w:color w:val="000000"/>
                <w:lang w:val="en-CA"/>
              </w:rPr>
            </w:pPr>
            <w:r w:rsidRPr="003E16A4">
              <w:rPr>
                <w:color w:val="000000"/>
                <w:lang w:val="en-CA"/>
              </w:rPr>
              <w:t>40</w:t>
            </w:r>
          </w:p>
        </w:tc>
        <w:tc>
          <w:tcPr>
            <w:tcW w:w="946" w:type="dxa"/>
            <w:tcBorders>
              <w:top w:val="nil"/>
              <w:left w:val="nil"/>
              <w:bottom w:val="single" w:sz="4" w:space="0" w:color="auto"/>
              <w:right w:val="single" w:sz="4" w:space="0" w:color="auto"/>
            </w:tcBorders>
            <w:shd w:val="clear" w:color="000000" w:fill="C6E0B4"/>
            <w:vAlign w:val="center"/>
            <w:hideMark/>
          </w:tcPr>
          <w:p w14:paraId="6477024B" w14:textId="77777777" w:rsidR="00DB17E3" w:rsidRPr="003E16A4" w:rsidRDefault="00DB17E3" w:rsidP="003E16A4">
            <w:pPr>
              <w:pStyle w:val="TAC"/>
              <w:rPr>
                <w:color w:val="000000"/>
                <w:lang w:val="en-CA"/>
              </w:rPr>
            </w:pPr>
            <w:r w:rsidRPr="003E16A4">
              <w:rPr>
                <w:color w:val="000000"/>
                <w:lang w:val="en-CA"/>
              </w:rPr>
              <w:t>104</w:t>
            </w:r>
          </w:p>
        </w:tc>
        <w:tc>
          <w:tcPr>
            <w:tcW w:w="946" w:type="dxa"/>
            <w:tcBorders>
              <w:top w:val="nil"/>
              <w:left w:val="nil"/>
              <w:bottom w:val="single" w:sz="4" w:space="0" w:color="auto"/>
              <w:right w:val="single" w:sz="4" w:space="0" w:color="auto"/>
            </w:tcBorders>
            <w:shd w:val="clear" w:color="000000" w:fill="8EA9DB"/>
            <w:noWrap/>
            <w:vAlign w:val="bottom"/>
            <w:hideMark/>
          </w:tcPr>
          <w:p w14:paraId="449FDB2A" w14:textId="77777777" w:rsidR="00DB17E3" w:rsidRPr="003E16A4" w:rsidRDefault="00DB17E3" w:rsidP="003E16A4">
            <w:pPr>
              <w:pStyle w:val="TAC"/>
              <w:rPr>
                <w:color w:val="000000"/>
                <w:lang w:val="en-CA"/>
              </w:rPr>
            </w:pPr>
            <w:r w:rsidRPr="003E16A4">
              <w:rPr>
                <w:color w:val="000000"/>
                <w:lang w:val="en-CA"/>
              </w:rPr>
              <w:t>176</w:t>
            </w:r>
          </w:p>
        </w:tc>
        <w:tc>
          <w:tcPr>
            <w:tcW w:w="946" w:type="dxa"/>
            <w:tcBorders>
              <w:top w:val="nil"/>
              <w:left w:val="nil"/>
              <w:bottom w:val="single" w:sz="4" w:space="0" w:color="auto"/>
              <w:right w:val="single" w:sz="4" w:space="0" w:color="auto"/>
            </w:tcBorders>
            <w:shd w:val="clear" w:color="auto" w:fill="auto"/>
            <w:vAlign w:val="center"/>
            <w:hideMark/>
          </w:tcPr>
          <w:p w14:paraId="43A7A93B" w14:textId="77777777" w:rsidR="00DB17E3" w:rsidRPr="003E16A4" w:rsidRDefault="00DB17E3" w:rsidP="003E16A4">
            <w:pPr>
              <w:pStyle w:val="TAC"/>
              <w:rPr>
                <w:lang w:val="en-CA"/>
              </w:rPr>
            </w:pPr>
            <w:r w:rsidRPr="003E16A4">
              <w:rPr>
                <w:lang w:val="en-CA"/>
              </w:rPr>
              <w:t>208</w:t>
            </w:r>
          </w:p>
        </w:tc>
        <w:tc>
          <w:tcPr>
            <w:tcW w:w="946" w:type="dxa"/>
            <w:tcBorders>
              <w:top w:val="nil"/>
              <w:left w:val="nil"/>
              <w:bottom w:val="single" w:sz="4" w:space="0" w:color="auto"/>
              <w:right w:val="single" w:sz="4" w:space="0" w:color="auto"/>
            </w:tcBorders>
            <w:shd w:val="clear" w:color="auto" w:fill="auto"/>
            <w:vAlign w:val="center"/>
            <w:hideMark/>
          </w:tcPr>
          <w:p w14:paraId="12142782" w14:textId="77777777" w:rsidR="00DB17E3" w:rsidRPr="003E16A4" w:rsidRDefault="00DB17E3" w:rsidP="003E16A4">
            <w:pPr>
              <w:pStyle w:val="TAC"/>
              <w:rPr>
                <w:lang w:val="en-CA"/>
              </w:rPr>
            </w:pPr>
            <w:r w:rsidRPr="003E16A4">
              <w:rPr>
                <w:lang w:val="en-CA"/>
              </w:rPr>
              <w:t>256</w:t>
            </w:r>
          </w:p>
        </w:tc>
        <w:tc>
          <w:tcPr>
            <w:tcW w:w="1017" w:type="dxa"/>
            <w:tcBorders>
              <w:top w:val="nil"/>
              <w:left w:val="nil"/>
              <w:bottom w:val="single" w:sz="4" w:space="0" w:color="auto"/>
              <w:right w:val="single" w:sz="8" w:space="0" w:color="auto"/>
            </w:tcBorders>
            <w:shd w:val="clear" w:color="000000" w:fill="F4B084"/>
            <w:noWrap/>
            <w:vAlign w:val="center"/>
            <w:hideMark/>
          </w:tcPr>
          <w:p w14:paraId="2A3C6F5C" w14:textId="77777777" w:rsidR="00DB17E3" w:rsidRPr="003E16A4" w:rsidRDefault="00DB17E3" w:rsidP="003E16A4">
            <w:pPr>
              <w:pStyle w:val="TAC"/>
              <w:rPr>
                <w:rFonts w:eastAsia="Yu Mincho"/>
                <w:lang w:val="en-CA"/>
              </w:rPr>
            </w:pPr>
            <w:r w:rsidRPr="003E16A4">
              <w:rPr>
                <w:lang w:val="en-CA"/>
              </w:rPr>
              <w:t>328</w:t>
            </w:r>
          </w:p>
        </w:tc>
        <w:tc>
          <w:tcPr>
            <w:tcW w:w="1121" w:type="dxa"/>
            <w:tcBorders>
              <w:top w:val="nil"/>
              <w:left w:val="nil"/>
              <w:bottom w:val="nil"/>
              <w:right w:val="nil"/>
            </w:tcBorders>
            <w:shd w:val="clear" w:color="auto" w:fill="auto"/>
            <w:noWrap/>
            <w:vAlign w:val="bottom"/>
          </w:tcPr>
          <w:p w14:paraId="6B88DAAF" w14:textId="77777777" w:rsidR="00DB17E3" w:rsidRPr="003E16A4" w:rsidRDefault="00DB17E3" w:rsidP="003E16A4">
            <w:pPr>
              <w:pStyle w:val="TAC"/>
              <w:rPr>
                <w:color w:val="000000"/>
                <w:lang w:val="en-CA"/>
              </w:rPr>
            </w:pPr>
          </w:p>
        </w:tc>
        <w:tc>
          <w:tcPr>
            <w:tcW w:w="397" w:type="dxa"/>
            <w:tcBorders>
              <w:top w:val="nil"/>
              <w:left w:val="nil"/>
              <w:bottom w:val="nil"/>
              <w:right w:val="nil"/>
            </w:tcBorders>
            <w:shd w:val="clear" w:color="auto" w:fill="auto"/>
            <w:noWrap/>
            <w:vAlign w:val="bottom"/>
            <w:hideMark/>
          </w:tcPr>
          <w:p w14:paraId="7C3A699A" w14:textId="77777777" w:rsidR="00DB17E3" w:rsidRPr="003E16A4" w:rsidRDefault="00DB17E3" w:rsidP="003E16A4">
            <w:pPr>
              <w:pStyle w:val="TAC"/>
              <w:rPr>
                <w:color w:val="000000"/>
                <w:lang w:val="en-CA"/>
              </w:rPr>
            </w:pPr>
          </w:p>
        </w:tc>
        <w:tc>
          <w:tcPr>
            <w:tcW w:w="813" w:type="dxa"/>
            <w:tcBorders>
              <w:top w:val="nil"/>
              <w:left w:val="nil"/>
              <w:bottom w:val="nil"/>
              <w:right w:val="nil"/>
            </w:tcBorders>
            <w:shd w:val="clear" w:color="auto" w:fill="auto"/>
            <w:noWrap/>
            <w:vAlign w:val="bottom"/>
            <w:hideMark/>
          </w:tcPr>
          <w:p w14:paraId="67F226DD" w14:textId="77777777" w:rsidR="00DB17E3" w:rsidRPr="003E16A4" w:rsidRDefault="00DB17E3" w:rsidP="003E16A4">
            <w:pPr>
              <w:pStyle w:val="TAC"/>
              <w:rPr>
                <w:lang w:val="en-CA"/>
              </w:rPr>
            </w:pPr>
          </w:p>
        </w:tc>
      </w:tr>
      <w:tr w:rsidR="00DB17E3" w:rsidRPr="003E16A4" w14:paraId="12BB6C4A" w14:textId="77777777" w:rsidTr="003E16A4">
        <w:trPr>
          <w:trHeight w:val="300"/>
        </w:trPr>
        <w:tc>
          <w:tcPr>
            <w:tcW w:w="279" w:type="dxa"/>
            <w:tcBorders>
              <w:top w:val="nil"/>
              <w:left w:val="nil"/>
              <w:bottom w:val="nil"/>
              <w:right w:val="nil"/>
            </w:tcBorders>
            <w:shd w:val="clear" w:color="auto" w:fill="auto"/>
            <w:noWrap/>
            <w:vAlign w:val="bottom"/>
            <w:hideMark/>
          </w:tcPr>
          <w:p w14:paraId="0D746C43" w14:textId="77777777" w:rsidR="00DB17E3" w:rsidRPr="003E16A4" w:rsidRDefault="00DB17E3" w:rsidP="003E16A4">
            <w:pPr>
              <w:pStyle w:val="TAC"/>
              <w:rPr>
                <w:lang w:val="en-CA"/>
              </w:rPr>
            </w:pPr>
          </w:p>
        </w:tc>
        <w:tc>
          <w:tcPr>
            <w:tcW w:w="946" w:type="dxa"/>
            <w:tcBorders>
              <w:top w:val="nil"/>
              <w:left w:val="single" w:sz="8" w:space="0" w:color="auto"/>
              <w:bottom w:val="single" w:sz="4" w:space="0" w:color="auto"/>
              <w:right w:val="single" w:sz="8" w:space="0" w:color="auto"/>
            </w:tcBorders>
            <w:shd w:val="clear" w:color="auto" w:fill="auto"/>
            <w:vAlign w:val="center"/>
            <w:hideMark/>
          </w:tcPr>
          <w:p w14:paraId="466A01C2" w14:textId="77777777" w:rsidR="00DB17E3" w:rsidRPr="003E16A4" w:rsidRDefault="00DB17E3" w:rsidP="003E16A4">
            <w:pPr>
              <w:pStyle w:val="TAC"/>
              <w:rPr>
                <w:color w:val="000000"/>
                <w:lang w:val="en-CA"/>
              </w:rPr>
            </w:pPr>
            <w:r w:rsidRPr="003E16A4">
              <w:rPr>
                <w:color w:val="000000"/>
                <w:lang w:val="en-CA"/>
              </w:rPr>
              <w:t>4</w:t>
            </w:r>
          </w:p>
        </w:tc>
        <w:tc>
          <w:tcPr>
            <w:tcW w:w="947" w:type="dxa"/>
            <w:tcBorders>
              <w:top w:val="nil"/>
              <w:left w:val="nil"/>
              <w:bottom w:val="single" w:sz="4" w:space="0" w:color="auto"/>
              <w:right w:val="single" w:sz="4" w:space="0" w:color="auto"/>
            </w:tcBorders>
            <w:shd w:val="clear" w:color="auto" w:fill="auto"/>
            <w:vAlign w:val="center"/>
            <w:hideMark/>
          </w:tcPr>
          <w:p w14:paraId="6BD24AE3" w14:textId="77777777" w:rsidR="00DB17E3" w:rsidRPr="003E16A4" w:rsidRDefault="00DB17E3" w:rsidP="003E16A4">
            <w:pPr>
              <w:pStyle w:val="TAC"/>
              <w:rPr>
                <w:color w:val="000000"/>
                <w:lang w:val="en-CA"/>
              </w:rPr>
            </w:pPr>
            <w:r w:rsidRPr="003E16A4">
              <w:rPr>
                <w:color w:val="000000"/>
                <w:lang w:val="en-CA"/>
              </w:rPr>
              <w:t>56</w:t>
            </w:r>
          </w:p>
        </w:tc>
        <w:tc>
          <w:tcPr>
            <w:tcW w:w="946" w:type="dxa"/>
            <w:tcBorders>
              <w:top w:val="nil"/>
              <w:left w:val="nil"/>
              <w:bottom w:val="single" w:sz="4" w:space="0" w:color="auto"/>
              <w:right w:val="single" w:sz="4" w:space="0" w:color="auto"/>
            </w:tcBorders>
            <w:shd w:val="clear" w:color="000000" w:fill="C6E0B4"/>
            <w:vAlign w:val="center"/>
            <w:hideMark/>
          </w:tcPr>
          <w:p w14:paraId="7D8FD761" w14:textId="77777777" w:rsidR="00DB17E3" w:rsidRPr="003E16A4" w:rsidRDefault="00DB17E3" w:rsidP="003E16A4">
            <w:pPr>
              <w:pStyle w:val="TAC"/>
              <w:rPr>
                <w:color w:val="000000"/>
                <w:lang w:val="en-CA"/>
              </w:rPr>
            </w:pPr>
            <w:r w:rsidRPr="003E16A4">
              <w:rPr>
                <w:color w:val="000000"/>
                <w:lang w:val="en-CA"/>
              </w:rPr>
              <w:t>120</w:t>
            </w:r>
          </w:p>
        </w:tc>
        <w:tc>
          <w:tcPr>
            <w:tcW w:w="946" w:type="dxa"/>
            <w:tcBorders>
              <w:top w:val="nil"/>
              <w:left w:val="nil"/>
              <w:bottom w:val="single" w:sz="4" w:space="0" w:color="auto"/>
              <w:right w:val="single" w:sz="4" w:space="0" w:color="auto"/>
            </w:tcBorders>
            <w:shd w:val="clear" w:color="000000" w:fill="8EA9DB"/>
            <w:noWrap/>
            <w:vAlign w:val="bottom"/>
            <w:hideMark/>
          </w:tcPr>
          <w:p w14:paraId="12469A41" w14:textId="77777777" w:rsidR="00DB17E3" w:rsidRPr="003E16A4" w:rsidRDefault="00DB17E3" w:rsidP="003E16A4">
            <w:pPr>
              <w:pStyle w:val="TAC"/>
              <w:rPr>
                <w:color w:val="000000"/>
                <w:lang w:val="en-CA"/>
              </w:rPr>
            </w:pPr>
            <w:r w:rsidRPr="003E16A4">
              <w:rPr>
                <w:color w:val="000000"/>
                <w:lang w:val="en-CA"/>
              </w:rPr>
              <w:t>208</w:t>
            </w:r>
          </w:p>
        </w:tc>
        <w:tc>
          <w:tcPr>
            <w:tcW w:w="946" w:type="dxa"/>
            <w:tcBorders>
              <w:top w:val="nil"/>
              <w:left w:val="nil"/>
              <w:bottom w:val="single" w:sz="4" w:space="0" w:color="auto"/>
              <w:right w:val="single" w:sz="4" w:space="0" w:color="auto"/>
            </w:tcBorders>
            <w:shd w:val="clear" w:color="auto" w:fill="auto"/>
            <w:vAlign w:val="center"/>
            <w:hideMark/>
          </w:tcPr>
          <w:p w14:paraId="39986663" w14:textId="77777777" w:rsidR="00DB17E3" w:rsidRPr="003E16A4" w:rsidRDefault="00DB17E3" w:rsidP="003E16A4">
            <w:pPr>
              <w:pStyle w:val="TAC"/>
              <w:rPr>
                <w:lang w:val="en-CA"/>
              </w:rPr>
            </w:pPr>
            <w:r w:rsidRPr="003E16A4">
              <w:rPr>
                <w:lang w:val="en-CA"/>
              </w:rPr>
              <w:t>256</w:t>
            </w:r>
          </w:p>
        </w:tc>
        <w:tc>
          <w:tcPr>
            <w:tcW w:w="946" w:type="dxa"/>
            <w:tcBorders>
              <w:top w:val="nil"/>
              <w:left w:val="nil"/>
              <w:bottom w:val="single" w:sz="4" w:space="0" w:color="auto"/>
              <w:right w:val="single" w:sz="4" w:space="0" w:color="auto"/>
            </w:tcBorders>
            <w:shd w:val="clear" w:color="auto" w:fill="auto"/>
            <w:vAlign w:val="center"/>
            <w:hideMark/>
          </w:tcPr>
          <w:p w14:paraId="269CB557" w14:textId="77777777" w:rsidR="00DB17E3" w:rsidRPr="003E16A4" w:rsidRDefault="00DB17E3" w:rsidP="003E16A4">
            <w:pPr>
              <w:pStyle w:val="TAC"/>
              <w:rPr>
                <w:lang w:val="en-CA"/>
              </w:rPr>
            </w:pPr>
            <w:r w:rsidRPr="003E16A4">
              <w:rPr>
                <w:lang w:val="en-CA"/>
              </w:rPr>
              <w:t>328</w:t>
            </w:r>
          </w:p>
        </w:tc>
        <w:tc>
          <w:tcPr>
            <w:tcW w:w="1017" w:type="dxa"/>
            <w:tcBorders>
              <w:top w:val="nil"/>
              <w:left w:val="nil"/>
              <w:bottom w:val="single" w:sz="4" w:space="0" w:color="auto"/>
              <w:right w:val="single" w:sz="8" w:space="0" w:color="auto"/>
            </w:tcBorders>
            <w:shd w:val="clear" w:color="000000" w:fill="F4B084"/>
            <w:noWrap/>
            <w:vAlign w:val="center"/>
            <w:hideMark/>
          </w:tcPr>
          <w:p w14:paraId="64E5881F" w14:textId="77777777" w:rsidR="00DB17E3" w:rsidRPr="003E16A4" w:rsidRDefault="00DB17E3" w:rsidP="003E16A4">
            <w:pPr>
              <w:pStyle w:val="TAC"/>
              <w:rPr>
                <w:lang w:val="en-CA"/>
              </w:rPr>
            </w:pPr>
            <w:r w:rsidRPr="003E16A4">
              <w:rPr>
                <w:lang w:val="en-CA"/>
              </w:rPr>
              <w:t>408</w:t>
            </w:r>
          </w:p>
        </w:tc>
        <w:tc>
          <w:tcPr>
            <w:tcW w:w="1121" w:type="dxa"/>
            <w:tcBorders>
              <w:top w:val="nil"/>
              <w:left w:val="nil"/>
              <w:bottom w:val="nil"/>
              <w:right w:val="nil"/>
            </w:tcBorders>
            <w:shd w:val="clear" w:color="auto" w:fill="auto"/>
            <w:noWrap/>
            <w:vAlign w:val="bottom"/>
          </w:tcPr>
          <w:p w14:paraId="54A3EBF8" w14:textId="77777777" w:rsidR="00DB17E3" w:rsidRPr="003E16A4" w:rsidRDefault="00DB17E3" w:rsidP="003E16A4">
            <w:pPr>
              <w:pStyle w:val="TAC"/>
              <w:rPr>
                <w:color w:val="000000"/>
                <w:lang w:val="en-CA"/>
              </w:rPr>
            </w:pPr>
          </w:p>
        </w:tc>
        <w:tc>
          <w:tcPr>
            <w:tcW w:w="397" w:type="dxa"/>
            <w:tcBorders>
              <w:top w:val="nil"/>
              <w:left w:val="nil"/>
              <w:bottom w:val="nil"/>
              <w:right w:val="nil"/>
            </w:tcBorders>
            <w:shd w:val="clear" w:color="auto" w:fill="auto"/>
            <w:noWrap/>
            <w:vAlign w:val="bottom"/>
            <w:hideMark/>
          </w:tcPr>
          <w:p w14:paraId="2FA079B6" w14:textId="77777777" w:rsidR="00DB17E3" w:rsidRPr="003E16A4" w:rsidRDefault="00DB17E3" w:rsidP="003E16A4">
            <w:pPr>
              <w:pStyle w:val="TAC"/>
              <w:rPr>
                <w:color w:val="000000"/>
                <w:lang w:val="en-CA"/>
              </w:rPr>
            </w:pPr>
          </w:p>
        </w:tc>
        <w:tc>
          <w:tcPr>
            <w:tcW w:w="813" w:type="dxa"/>
            <w:tcBorders>
              <w:top w:val="nil"/>
              <w:left w:val="nil"/>
              <w:bottom w:val="nil"/>
              <w:right w:val="nil"/>
            </w:tcBorders>
            <w:shd w:val="clear" w:color="auto" w:fill="auto"/>
            <w:noWrap/>
            <w:vAlign w:val="bottom"/>
            <w:hideMark/>
          </w:tcPr>
          <w:p w14:paraId="3A6A152F" w14:textId="77777777" w:rsidR="00DB17E3" w:rsidRPr="003E16A4" w:rsidRDefault="00DB17E3" w:rsidP="003E16A4">
            <w:pPr>
              <w:pStyle w:val="TAC"/>
              <w:rPr>
                <w:lang w:val="en-CA"/>
              </w:rPr>
            </w:pPr>
          </w:p>
        </w:tc>
      </w:tr>
      <w:tr w:rsidR="00DB17E3" w:rsidRPr="003E16A4" w14:paraId="04B91294" w14:textId="77777777" w:rsidTr="003E16A4">
        <w:trPr>
          <w:trHeight w:val="315"/>
        </w:trPr>
        <w:tc>
          <w:tcPr>
            <w:tcW w:w="279" w:type="dxa"/>
            <w:tcBorders>
              <w:top w:val="nil"/>
              <w:left w:val="nil"/>
              <w:bottom w:val="nil"/>
              <w:right w:val="nil"/>
            </w:tcBorders>
            <w:shd w:val="clear" w:color="auto" w:fill="auto"/>
            <w:noWrap/>
            <w:vAlign w:val="bottom"/>
            <w:hideMark/>
          </w:tcPr>
          <w:p w14:paraId="3B361FE9" w14:textId="77777777" w:rsidR="00DB17E3" w:rsidRPr="003E16A4" w:rsidRDefault="00DB17E3" w:rsidP="003E16A4">
            <w:pPr>
              <w:pStyle w:val="TAC"/>
              <w:rPr>
                <w:lang w:val="en-CA"/>
              </w:rPr>
            </w:pPr>
          </w:p>
        </w:tc>
        <w:tc>
          <w:tcPr>
            <w:tcW w:w="946" w:type="dxa"/>
            <w:tcBorders>
              <w:top w:val="nil"/>
              <w:left w:val="single" w:sz="8" w:space="0" w:color="auto"/>
              <w:bottom w:val="single" w:sz="4" w:space="0" w:color="auto"/>
              <w:right w:val="single" w:sz="8" w:space="0" w:color="auto"/>
            </w:tcBorders>
            <w:shd w:val="clear" w:color="auto" w:fill="auto"/>
            <w:vAlign w:val="center"/>
            <w:hideMark/>
          </w:tcPr>
          <w:p w14:paraId="2672FCFF" w14:textId="77777777" w:rsidR="00DB17E3" w:rsidRPr="003E16A4" w:rsidRDefault="00DB17E3" w:rsidP="003E16A4">
            <w:pPr>
              <w:pStyle w:val="TAC"/>
              <w:rPr>
                <w:color w:val="000000"/>
                <w:lang w:val="en-CA"/>
              </w:rPr>
            </w:pPr>
            <w:r w:rsidRPr="003E16A4">
              <w:rPr>
                <w:color w:val="000000"/>
                <w:lang w:val="en-CA"/>
              </w:rPr>
              <w:t>5</w:t>
            </w:r>
          </w:p>
        </w:tc>
        <w:tc>
          <w:tcPr>
            <w:tcW w:w="947" w:type="dxa"/>
            <w:tcBorders>
              <w:top w:val="nil"/>
              <w:left w:val="nil"/>
              <w:bottom w:val="single" w:sz="4" w:space="0" w:color="auto"/>
              <w:right w:val="single" w:sz="4" w:space="0" w:color="auto"/>
            </w:tcBorders>
            <w:shd w:val="clear" w:color="auto" w:fill="auto"/>
            <w:vAlign w:val="center"/>
            <w:hideMark/>
          </w:tcPr>
          <w:p w14:paraId="246083D4" w14:textId="77777777" w:rsidR="00DB17E3" w:rsidRPr="003E16A4" w:rsidRDefault="00DB17E3" w:rsidP="003E16A4">
            <w:pPr>
              <w:pStyle w:val="TAC"/>
              <w:rPr>
                <w:color w:val="000000"/>
                <w:lang w:val="en-CA"/>
              </w:rPr>
            </w:pPr>
            <w:r w:rsidRPr="003E16A4">
              <w:rPr>
                <w:color w:val="000000"/>
                <w:lang w:val="en-CA"/>
              </w:rPr>
              <w:t>72</w:t>
            </w:r>
          </w:p>
        </w:tc>
        <w:tc>
          <w:tcPr>
            <w:tcW w:w="946" w:type="dxa"/>
            <w:tcBorders>
              <w:top w:val="nil"/>
              <w:left w:val="nil"/>
              <w:bottom w:val="single" w:sz="4" w:space="0" w:color="auto"/>
              <w:right w:val="single" w:sz="4" w:space="0" w:color="auto"/>
            </w:tcBorders>
            <w:shd w:val="clear" w:color="000000" w:fill="C6E0B4"/>
            <w:vAlign w:val="center"/>
            <w:hideMark/>
          </w:tcPr>
          <w:p w14:paraId="25AE108B" w14:textId="77777777" w:rsidR="00DB17E3" w:rsidRPr="003E16A4" w:rsidRDefault="00DB17E3" w:rsidP="003E16A4">
            <w:pPr>
              <w:pStyle w:val="TAC"/>
              <w:rPr>
                <w:color w:val="000000"/>
                <w:lang w:val="en-CA"/>
              </w:rPr>
            </w:pPr>
            <w:r w:rsidRPr="003E16A4">
              <w:rPr>
                <w:color w:val="000000"/>
                <w:lang w:val="en-CA"/>
              </w:rPr>
              <w:t>144</w:t>
            </w:r>
          </w:p>
        </w:tc>
        <w:tc>
          <w:tcPr>
            <w:tcW w:w="946" w:type="dxa"/>
            <w:tcBorders>
              <w:top w:val="nil"/>
              <w:left w:val="nil"/>
              <w:bottom w:val="single" w:sz="4" w:space="0" w:color="auto"/>
              <w:right w:val="single" w:sz="4" w:space="0" w:color="auto"/>
            </w:tcBorders>
            <w:shd w:val="clear" w:color="000000" w:fill="8EA9DB"/>
            <w:noWrap/>
            <w:vAlign w:val="bottom"/>
            <w:hideMark/>
          </w:tcPr>
          <w:p w14:paraId="21BD64A3" w14:textId="77777777" w:rsidR="00DB17E3" w:rsidRPr="003E16A4" w:rsidRDefault="00DB17E3" w:rsidP="003E16A4">
            <w:pPr>
              <w:pStyle w:val="TAC"/>
              <w:rPr>
                <w:color w:val="000000"/>
                <w:lang w:val="en-CA"/>
              </w:rPr>
            </w:pPr>
            <w:r w:rsidRPr="003E16A4">
              <w:rPr>
                <w:color w:val="000000"/>
                <w:lang w:val="en-CA"/>
              </w:rPr>
              <w:t>224</w:t>
            </w:r>
          </w:p>
        </w:tc>
        <w:tc>
          <w:tcPr>
            <w:tcW w:w="946" w:type="dxa"/>
            <w:tcBorders>
              <w:top w:val="nil"/>
              <w:left w:val="nil"/>
              <w:bottom w:val="single" w:sz="4" w:space="0" w:color="auto"/>
              <w:right w:val="single" w:sz="4" w:space="0" w:color="auto"/>
            </w:tcBorders>
            <w:shd w:val="clear" w:color="auto" w:fill="auto"/>
            <w:vAlign w:val="center"/>
            <w:hideMark/>
          </w:tcPr>
          <w:p w14:paraId="79CA8745" w14:textId="77777777" w:rsidR="00DB17E3" w:rsidRPr="003E16A4" w:rsidRDefault="00DB17E3" w:rsidP="003E16A4">
            <w:pPr>
              <w:pStyle w:val="TAC"/>
              <w:rPr>
                <w:lang w:val="en-CA"/>
              </w:rPr>
            </w:pPr>
            <w:r w:rsidRPr="003E16A4">
              <w:rPr>
                <w:lang w:val="en-CA"/>
              </w:rPr>
              <w:t>328</w:t>
            </w:r>
          </w:p>
        </w:tc>
        <w:tc>
          <w:tcPr>
            <w:tcW w:w="946" w:type="dxa"/>
            <w:tcBorders>
              <w:top w:val="nil"/>
              <w:left w:val="nil"/>
              <w:bottom w:val="single" w:sz="4" w:space="0" w:color="auto"/>
              <w:right w:val="single" w:sz="4" w:space="0" w:color="auto"/>
            </w:tcBorders>
            <w:shd w:val="clear" w:color="auto" w:fill="auto"/>
            <w:vAlign w:val="center"/>
            <w:hideMark/>
          </w:tcPr>
          <w:p w14:paraId="69B45BE6" w14:textId="77777777" w:rsidR="00DB17E3" w:rsidRPr="003E16A4" w:rsidRDefault="00DB17E3" w:rsidP="003E16A4">
            <w:pPr>
              <w:pStyle w:val="TAC"/>
              <w:rPr>
                <w:lang w:val="en-CA"/>
              </w:rPr>
            </w:pPr>
            <w:r w:rsidRPr="003E16A4">
              <w:rPr>
                <w:lang w:val="en-CA"/>
              </w:rPr>
              <w:t>424</w:t>
            </w:r>
          </w:p>
        </w:tc>
        <w:tc>
          <w:tcPr>
            <w:tcW w:w="1017" w:type="dxa"/>
            <w:tcBorders>
              <w:top w:val="nil"/>
              <w:left w:val="nil"/>
              <w:bottom w:val="single" w:sz="4" w:space="0" w:color="auto"/>
              <w:right w:val="single" w:sz="8" w:space="0" w:color="auto"/>
            </w:tcBorders>
            <w:shd w:val="clear" w:color="000000" w:fill="F4B084"/>
            <w:noWrap/>
            <w:vAlign w:val="center"/>
            <w:hideMark/>
          </w:tcPr>
          <w:p w14:paraId="47366DE1" w14:textId="77777777" w:rsidR="00DB17E3" w:rsidRPr="003E16A4" w:rsidRDefault="00DB17E3" w:rsidP="003E16A4">
            <w:pPr>
              <w:pStyle w:val="TAC"/>
              <w:rPr>
                <w:lang w:val="en-CA"/>
              </w:rPr>
            </w:pPr>
            <w:r w:rsidRPr="003E16A4">
              <w:rPr>
                <w:lang w:val="en-CA"/>
              </w:rPr>
              <w:t>504</w:t>
            </w:r>
          </w:p>
        </w:tc>
        <w:tc>
          <w:tcPr>
            <w:tcW w:w="1121" w:type="dxa"/>
            <w:tcBorders>
              <w:top w:val="nil"/>
              <w:left w:val="nil"/>
              <w:bottom w:val="nil"/>
              <w:right w:val="nil"/>
            </w:tcBorders>
            <w:shd w:val="clear" w:color="auto" w:fill="auto"/>
            <w:noWrap/>
            <w:vAlign w:val="bottom"/>
            <w:hideMark/>
          </w:tcPr>
          <w:p w14:paraId="0E223D17" w14:textId="77777777" w:rsidR="00DB17E3" w:rsidRPr="003E16A4" w:rsidRDefault="00DB17E3" w:rsidP="003E16A4">
            <w:pPr>
              <w:pStyle w:val="TAC"/>
              <w:rPr>
                <w:lang w:val="en-CA"/>
              </w:rPr>
            </w:pPr>
          </w:p>
        </w:tc>
        <w:tc>
          <w:tcPr>
            <w:tcW w:w="397" w:type="dxa"/>
            <w:tcBorders>
              <w:top w:val="nil"/>
              <w:left w:val="nil"/>
              <w:bottom w:val="nil"/>
              <w:right w:val="nil"/>
            </w:tcBorders>
            <w:shd w:val="clear" w:color="auto" w:fill="auto"/>
            <w:noWrap/>
            <w:vAlign w:val="bottom"/>
            <w:hideMark/>
          </w:tcPr>
          <w:p w14:paraId="528E417E" w14:textId="77777777" w:rsidR="00DB17E3" w:rsidRPr="003E16A4" w:rsidRDefault="00DB17E3" w:rsidP="003E16A4">
            <w:pPr>
              <w:pStyle w:val="TAC"/>
              <w:rPr>
                <w:lang w:val="en-CA"/>
              </w:rPr>
            </w:pPr>
          </w:p>
        </w:tc>
        <w:tc>
          <w:tcPr>
            <w:tcW w:w="813" w:type="dxa"/>
            <w:tcBorders>
              <w:top w:val="nil"/>
              <w:left w:val="nil"/>
              <w:bottom w:val="nil"/>
              <w:right w:val="nil"/>
            </w:tcBorders>
            <w:shd w:val="clear" w:color="auto" w:fill="auto"/>
            <w:noWrap/>
            <w:vAlign w:val="bottom"/>
            <w:hideMark/>
          </w:tcPr>
          <w:p w14:paraId="36736A12" w14:textId="77777777" w:rsidR="00DB17E3" w:rsidRPr="003E16A4" w:rsidRDefault="00DB17E3" w:rsidP="003E16A4">
            <w:pPr>
              <w:pStyle w:val="TAC"/>
              <w:rPr>
                <w:lang w:val="en-CA"/>
              </w:rPr>
            </w:pPr>
          </w:p>
        </w:tc>
      </w:tr>
      <w:tr w:rsidR="00DB17E3" w:rsidRPr="003E16A4" w14:paraId="05E95C0E" w14:textId="77777777" w:rsidTr="003E16A4">
        <w:trPr>
          <w:trHeight w:val="300"/>
        </w:trPr>
        <w:tc>
          <w:tcPr>
            <w:tcW w:w="279" w:type="dxa"/>
            <w:tcBorders>
              <w:top w:val="nil"/>
              <w:left w:val="nil"/>
              <w:bottom w:val="nil"/>
              <w:right w:val="nil"/>
            </w:tcBorders>
            <w:shd w:val="clear" w:color="auto" w:fill="auto"/>
            <w:noWrap/>
            <w:vAlign w:val="bottom"/>
            <w:hideMark/>
          </w:tcPr>
          <w:p w14:paraId="4B0A69AB" w14:textId="77777777" w:rsidR="00DB17E3" w:rsidRPr="003E16A4" w:rsidRDefault="00DB17E3" w:rsidP="003E16A4">
            <w:pPr>
              <w:pStyle w:val="TAC"/>
              <w:rPr>
                <w:lang w:val="en-CA"/>
              </w:rPr>
            </w:pPr>
          </w:p>
        </w:tc>
        <w:tc>
          <w:tcPr>
            <w:tcW w:w="946" w:type="dxa"/>
            <w:tcBorders>
              <w:top w:val="nil"/>
              <w:left w:val="single" w:sz="8" w:space="0" w:color="auto"/>
              <w:bottom w:val="single" w:sz="4" w:space="0" w:color="auto"/>
              <w:right w:val="single" w:sz="8" w:space="0" w:color="auto"/>
            </w:tcBorders>
            <w:shd w:val="clear" w:color="auto" w:fill="auto"/>
            <w:vAlign w:val="center"/>
            <w:hideMark/>
          </w:tcPr>
          <w:p w14:paraId="69849DE9" w14:textId="77777777" w:rsidR="00DB17E3" w:rsidRPr="003E16A4" w:rsidRDefault="00DB17E3" w:rsidP="003E16A4">
            <w:pPr>
              <w:pStyle w:val="TAC"/>
              <w:rPr>
                <w:color w:val="000000"/>
                <w:lang w:val="en-CA"/>
              </w:rPr>
            </w:pPr>
            <w:r w:rsidRPr="003E16A4">
              <w:rPr>
                <w:color w:val="000000"/>
                <w:lang w:val="en-CA"/>
              </w:rPr>
              <w:t>6</w:t>
            </w:r>
          </w:p>
        </w:tc>
        <w:tc>
          <w:tcPr>
            <w:tcW w:w="947" w:type="dxa"/>
            <w:tcBorders>
              <w:top w:val="nil"/>
              <w:left w:val="nil"/>
              <w:bottom w:val="single" w:sz="4" w:space="0" w:color="auto"/>
              <w:right w:val="single" w:sz="4" w:space="0" w:color="auto"/>
            </w:tcBorders>
            <w:shd w:val="clear" w:color="auto" w:fill="auto"/>
            <w:vAlign w:val="center"/>
            <w:hideMark/>
          </w:tcPr>
          <w:p w14:paraId="1FAAD6DA" w14:textId="77777777" w:rsidR="00DB17E3" w:rsidRPr="003E16A4" w:rsidRDefault="00DB17E3" w:rsidP="003E16A4">
            <w:pPr>
              <w:pStyle w:val="TAC"/>
              <w:rPr>
                <w:color w:val="000000"/>
                <w:lang w:val="en-CA"/>
              </w:rPr>
            </w:pPr>
            <w:r w:rsidRPr="003E16A4">
              <w:rPr>
                <w:color w:val="000000"/>
                <w:lang w:val="en-CA"/>
              </w:rPr>
              <w:t>328</w:t>
            </w:r>
          </w:p>
        </w:tc>
        <w:tc>
          <w:tcPr>
            <w:tcW w:w="946" w:type="dxa"/>
            <w:tcBorders>
              <w:top w:val="nil"/>
              <w:left w:val="nil"/>
              <w:bottom w:val="single" w:sz="4" w:space="0" w:color="auto"/>
              <w:right w:val="single" w:sz="4" w:space="0" w:color="auto"/>
            </w:tcBorders>
            <w:shd w:val="clear" w:color="000000" w:fill="C6E0B4"/>
            <w:vAlign w:val="center"/>
            <w:hideMark/>
          </w:tcPr>
          <w:p w14:paraId="78012F8D" w14:textId="77777777" w:rsidR="00DB17E3" w:rsidRPr="003E16A4" w:rsidRDefault="00DB17E3" w:rsidP="003E16A4">
            <w:pPr>
              <w:pStyle w:val="TAC"/>
              <w:rPr>
                <w:color w:val="000000"/>
                <w:lang w:val="en-CA"/>
              </w:rPr>
            </w:pPr>
            <w:r w:rsidRPr="003E16A4">
              <w:rPr>
                <w:color w:val="000000"/>
                <w:lang w:val="en-CA"/>
              </w:rPr>
              <w:t>176</w:t>
            </w:r>
          </w:p>
        </w:tc>
        <w:tc>
          <w:tcPr>
            <w:tcW w:w="946" w:type="dxa"/>
            <w:tcBorders>
              <w:top w:val="nil"/>
              <w:left w:val="nil"/>
              <w:bottom w:val="single" w:sz="4" w:space="0" w:color="auto"/>
              <w:right w:val="single" w:sz="4" w:space="0" w:color="auto"/>
            </w:tcBorders>
            <w:shd w:val="clear" w:color="000000" w:fill="8EA9DB"/>
            <w:noWrap/>
            <w:vAlign w:val="bottom"/>
            <w:hideMark/>
          </w:tcPr>
          <w:p w14:paraId="608A2390" w14:textId="77777777" w:rsidR="00DB17E3" w:rsidRPr="003E16A4" w:rsidRDefault="00DB17E3" w:rsidP="003E16A4">
            <w:pPr>
              <w:pStyle w:val="TAC"/>
              <w:rPr>
                <w:color w:val="000000"/>
                <w:lang w:val="en-CA"/>
              </w:rPr>
            </w:pPr>
            <w:r w:rsidRPr="003E16A4">
              <w:rPr>
                <w:color w:val="000000"/>
                <w:lang w:val="en-CA"/>
              </w:rPr>
              <w:t>256</w:t>
            </w:r>
          </w:p>
        </w:tc>
        <w:tc>
          <w:tcPr>
            <w:tcW w:w="946" w:type="dxa"/>
            <w:tcBorders>
              <w:top w:val="nil"/>
              <w:left w:val="nil"/>
              <w:bottom w:val="single" w:sz="4" w:space="0" w:color="auto"/>
              <w:right w:val="single" w:sz="4" w:space="0" w:color="auto"/>
            </w:tcBorders>
            <w:shd w:val="clear" w:color="auto" w:fill="auto"/>
            <w:vAlign w:val="center"/>
            <w:hideMark/>
          </w:tcPr>
          <w:p w14:paraId="2E834885" w14:textId="77777777" w:rsidR="00DB17E3" w:rsidRPr="003E16A4" w:rsidRDefault="00DB17E3" w:rsidP="003E16A4">
            <w:pPr>
              <w:pStyle w:val="TAC"/>
              <w:rPr>
                <w:lang w:val="en-CA"/>
              </w:rPr>
            </w:pPr>
            <w:r w:rsidRPr="003E16A4">
              <w:rPr>
                <w:lang w:val="en-CA"/>
              </w:rPr>
              <w:t>392</w:t>
            </w:r>
          </w:p>
        </w:tc>
        <w:tc>
          <w:tcPr>
            <w:tcW w:w="946" w:type="dxa"/>
            <w:tcBorders>
              <w:top w:val="nil"/>
              <w:left w:val="nil"/>
              <w:bottom w:val="single" w:sz="4" w:space="0" w:color="auto"/>
              <w:right w:val="single" w:sz="4" w:space="0" w:color="auto"/>
            </w:tcBorders>
            <w:shd w:val="clear" w:color="auto" w:fill="auto"/>
            <w:vAlign w:val="center"/>
            <w:hideMark/>
          </w:tcPr>
          <w:p w14:paraId="7D81DDCB" w14:textId="77777777" w:rsidR="00DB17E3" w:rsidRPr="003E16A4" w:rsidRDefault="00DB17E3" w:rsidP="003E16A4">
            <w:pPr>
              <w:pStyle w:val="TAC"/>
              <w:rPr>
                <w:lang w:val="en-CA"/>
              </w:rPr>
            </w:pPr>
            <w:r w:rsidRPr="003E16A4">
              <w:rPr>
                <w:lang w:val="en-CA"/>
              </w:rPr>
              <w:t>504</w:t>
            </w:r>
          </w:p>
        </w:tc>
        <w:tc>
          <w:tcPr>
            <w:tcW w:w="1017" w:type="dxa"/>
            <w:tcBorders>
              <w:top w:val="nil"/>
              <w:left w:val="nil"/>
              <w:bottom w:val="single" w:sz="4" w:space="0" w:color="auto"/>
              <w:right w:val="single" w:sz="8" w:space="0" w:color="auto"/>
            </w:tcBorders>
            <w:shd w:val="clear" w:color="000000" w:fill="F4B084"/>
            <w:noWrap/>
            <w:vAlign w:val="center"/>
            <w:hideMark/>
          </w:tcPr>
          <w:p w14:paraId="7A26BFE2" w14:textId="77777777" w:rsidR="00DB17E3" w:rsidRPr="003E16A4" w:rsidRDefault="00DB17E3" w:rsidP="003E16A4">
            <w:pPr>
              <w:pStyle w:val="TAC"/>
              <w:rPr>
                <w:lang w:val="en-CA"/>
              </w:rPr>
            </w:pPr>
            <w:r w:rsidRPr="003E16A4">
              <w:rPr>
                <w:lang w:val="en-CA"/>
              </w:rPr>
              <w:t>600</w:t>
            </w:r>
          </w:p>
        </w:tc>
        <w:tc>
          <w:tcPr>
            <w:tcW w:w="1121" w:type="dxa"/>
            <w:tcBorders>
              <w:top w:val="nil"/>
              <w:left w:val="nil"/>
              <w:bottom w:val="nil"/>
              <w:right w:val="nil"/>
            </w:tcBorders>
            <w:shd w:val="clear" w:color="auto" w:fill="auto"/>
            <w:noWrap/>
            <w:vAlign w:val="bottom"/>
            <w:hideMark/>
          </w:tcPr>
          <w:p w14:paraId="3B9C4D25" w14:textId="77777777" w:rsidR="00DB17E3" w:rsidRPr="003E16A4" w:rsidRDefault="00DB17E3" w:rsidP="003E16A4">
            <w:pPr>
              <w:pStyle w:val="TAC"/>
              <w:rPr>
                <w:lang w:val="en-CA"/>
              </w:rPr>
            </w:pPr>
          </w:p>
        </w:tc>
        <w:tc>
          <w:tcPr>
            <w:tcW w:w="397"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76484AA5" w14:textId="77777777" w:rsidR="00DB17E3" w:rsidRPr="003E16A4" w:rsidRDefault="00DB17E3" w:rsidP="003E16A4">
            <w:pPr>
              <w:pStyle w:val="TAC"/>
              <w:rPr>
                <w:color w:val="000000"/>
                <w:lang w:val="en-CA"/>
              </w:rPr>
            </w:pPr>
            <w:r w:rsidRPr="003E16A4">
              <w:rPr>
                <w:color w:val="000000"/>
                <w:lang w:val="en-CA"/>
              </w:rPr>
              <w:t> </w:t>
            </w:r>
          </w:p>
        </w:tc>
        <w:tc>
          <w:tcPr>
            <w:tcW w:w="813" w:type="dxa"/>
            <w:tcBorders>
              <w:top w:val="nil"/>
              <w:left w:val="nil"/>
              <w:bottom w:val="nil"/>
              <w:right w:val="nil"/>
            </w:tcBorders>
            <w:shd w:val="clear" w:color="auto" w:fill="auto"/>
            <w:noWrap/>
            <w:vAlign w:val="bottom"/>
            <w:hideMark/>
          </w:tcPr>
          <w:p w14:paraId="4E64A3B6" w14:textId="77777777" w:rsidR="00DB17E3" w:rsidRPr="003E16A4" w:rsidRDefault="00DB17E3" w:rsidP="003E16A4">
            <w:pPr>
              <w:pStyle w:val="TAC"/>
              <w:rPr>
                <w:color w:val="000000"/>
                <w:lang w:val="en-CA"/>
              </w:rPr>
            </w:pPr>
            <w:r w:rsidRPr="003E16A4">
              <w:rPr>
                <w:color w:val="000000"/>
                <w:lang w:val="en-CA"/>
              </w:rPr>
              <w:t>1 RU</w:t>
            </w:r>
          </w:p>
        </w:tc>
      </w:tr>
      <w:tr w:rsidR="00DB17E3" w:rsidRPr="003E16A4" w14:paraId="761D4DF7" w14:textId="77777777" w:rsidTr="003E16A4">
        <w:trPr>
          <w:trHeight w:val="300"/>
        </w:trPr>
        <w:tc>
          <w:tcPr>
            <w:tcW w:w="279" w:type="dxa"/>
            <w:tcBorders>
              <w:top w:val="nil"/>
              <w:left w:val="nil"/>
              <w:bottom w:val="nil"/>
              <w:right w:val="nil"/>
            </w:tcBorders>
            <w:shd w:val="clear" w:color="auto" w:fill="auto"/>
            <w:noWrap/>
            <w:vAlign w:val="bottom"/>
            <w:hideMark/>
          </w:tcPr>
          <w:p w14:paraId="647D3DE1" w14:textId="77777777" w:rsidR="00DB17E3" w:rsidRPr="003E16A4" w:rsidRDefault="00DB17E3" w:rsidP="003E16A4">
            <w:pPr>
              <w:pStyle w:val="TAC"/>
              <w:rPr>
                <w:color w:val="000000"/>
                <w:lang w:val="en-CA"/>
              </w:rPr>
            </w:pPr>
          </w:p>
        </w:tc>
        <w:tc>
          <w:tcPr>
            <w:tcW w:w="946" w:type="dxa"/>
            <w:tcBorders>
              <w:top w:val="nil"/>
              <w:left w:val="single" w:sz="8" w:space="0" w:color="auto"/>
              <w:bottom w:val="single" w:sz="4" w:space="0" w:color="auto"/>
              <w:right w:val="single" w:sz="8" w:space="0" w:color="auto"/>
            </w:tcBorders>
            <w:shd w:val="clear" w:color="auto" w:fill="auto"/>
            <w:vAlign w:val="center"/>
            <w:hideMark/>
          </w:tcPr>
          <w:p w14:paraId="33BBD4CE" w14:textId="77777777" w:rsidR="00DB17E3" w:rsidRPr="003E16A4" w:rsidRDefault="00DB17E3" w:rsidP="003E16A4">
            <w:pPr>
              <w:pStyle w:val="TAC"/>
              <w:rPr>
                <w:color w:val="000000"/>
                <w:lang w:val="en-CA"/>
              </w:rPr>
            </w:pPr>
            <w:r w:rsidRPr="003E16A4">
              <w:rPr>
                <w:color w:val="000000"/>
                <w:lang w:val="en-CA"/>
              </w:rPr>
              <w:t>7</w:t>
            </w:r>
          </w:p>
        </w:tc>
        <w:tc>
          <w:tcPr>
            <w:tcW w:w="947" w:type="dxa"/>
            <w:tcBorders>
              <w:top w:val="nil"/>
              <w:left w:val="nil"/>
              <w:bottom w:val="single" w:sz="4" w:space="0" w:color="auto"/>
              <w:right w:val="single" w:sz="4" w:space="0" w:color="auto"/>
            </w:tcBorders>
            <w:shd w:val="clear" w:color="auto" w:fill="auto"/>
            <w:vAlign w:val="center"/>
            <w:hideMark/>
          </w:tcPr>
          <w:p w14:paraId="47DFA42C" w14:textId="77777777" w:rsidR="00DB17E3" w:rsidRPr="003E16A4" w:rsidRDefault="00DB17E3" w:rsidP="003E16A4">
            <w:pPr>
              <w:pStyle w:val="TAC"/>
              <w:rPr>
                <w:color w:val="000000"/>
                <w:lang w:val="en-CA"/>
              </w:rPr>
            </w:pPr>
            <w:r w:rsidRPr="003E16A4">
              <w:rPr>
                <w:color w:val="000000"/>
                <w:lang w:val="en-CA"/>
              </w:rPr>
              <w:t>104</w:t>
            </w:r>
          </w:p>
        </w:tc>
        <w:tc>
          <w:tcPr>
            <w:tcW w:w="946" w:type="dxa"/>
            <w:tcBorders>
              <w:top w:val="nil"/>
              <w:left w:val="nil"/>
              <w:bottom w:val="single" w:sz="4" w:space="0" w:color="auto"/>
              <w:right w:val="single" w:sz="4" w:space="0" w:color="auto"/>
            </w:tcBorders>
            <w:shd w:val="clear" w:color="000000" w:fill="C6E0B4"/>
            <w:vAlign w:val="center"/>
            <w:hideMark/>
          </w:tcPr>
          <w:p w14:paraId="69AA14CF" w14:textId="77777777" w:rsidR="00DB17E3" w:rsidRPr="003E16A4" w:rsidRDefault="00DB17E3" w:rsidP="003E16A4">
            <w:pPr>
              <w:pStyle w:val="TAC"/>
              <w:rPr>
                <w:color w:val="000000"/>
                <w:lang w:val="en-CA"/>
              </w:rPr>
            </w:pPr>
            <w:r w:rsidRPr="003E16A4">
              <w:rPr>
                <w:color w:val="000000"/>
                <w:lang w:val="en-CA"/>
              </w:rPr>
              <w:t>224</w:t>
            </w:r>
          </w:p>
        </w:tc>
        <w:tc>
          <w:tcPr>
            <w:tcW w:w="946" w:type="dxa"/>
            <w:tcBorders>
              <w:top w:val="nil"/>
              <w:left w:val="nil"/>
              <w:bottom w:val="single" w:sz="4" w:space="0" w:color="auto"/>
              <w:right w:val="single" w:sz="4" w:space="0" w:color="auto"/>
            </w:tcBorders>
            <w:shd w:val="clear" w:color="000000" w:fill="8EA9DB"/>
            <w:noWrap/>
            <w:vAlign w:val="bottom"/>
            <w:hideMark/>
          </w:tcPr>
          <w:p w14:paraId="3CED2776" w14:textId="77777777" w:rsidR="00DB17E3" w:rsidRPr="003E16A4" w:rsidRDefault="00DB17E3" w:rsidP="003E16A4">
            <w:pPr>
              <w:pStyle w:val="TAC"/>
              <w:rPr>
                <w:color w:val="000000"/>
                <w:lang w:val="en-CA"/>
              </w:rPr>
            </w:pPr>
            <w:r w:rsidRPr="003E16A4">
              <w:rPr>
                <w:color w:val="000000"/>
                <w:lang w:val="en-CA"/>
              </w:rPr>
              <w:t>328</w:t>
            </w:r>
          </w:p>
        </w:tc>
        <w:tc>
          <w:tcPr>
            <w:tcW w:w="946" w:type="dxa"/>
            <w:tcBorders>
              <w:top w:val="nil"/>
              <w:left w:val="nil"/>
              <w:bottom w:val="single" w:sz="4" w:space="0" w:color="auto"/>
              <w:right w:val="single" w:sz="4" w:space="0" w:color="auto"/>
            </w:tcBorders>
            <w:shd w:val="clear" w:color="auto" w:fill="auto"/>
            <w:vAlign w:val="center"/>
            <w:hideMark/>
          </w:tcPr>
          <w:p w14:paraId="710FA0AC" w14:textId="77777777" w:rsidR="00DB17E3" w:rsidRPr="003E16A4" w:rsidRDefault="00DB17E3" w:rsidP="003E16A4">
            <w:pPr>
              <w:pStyle w:val="TAC"/>
              <w:rPr>
                <w:lang w:val="en-CA"/>
              </w:rPr>
            </w:pPr>
            <w:r w:rsidRPr="003E16A4">
              <w:rPr>
                <w:lang w:val="en-CA"/>
              </w:rPr>
              <w:t>472</w:t>
            </w:r>
          </w:p>
        </w:tc>
        <w:tc>
          <w:tcPr>
            <w:tcW w:w="946" w:type="dxa"/>
            <w:tcBorders>
              <w:top w:val="nil"/>
              <w:left w:val="nil"/>
              <w:bottom w:val="single" w:sz="4" w:space="0" w:color="auto"/>
              <w:right w:val="single" w:sz="4" w:space="0" w:color="auto"/>
            </w:tcBorders>
            <w:shd w:val="clear" w:color="auto" w:fill="auto"/>
            <w:vAlign w:val="center"/>
            <w:hideMark/>
          </w:tcPr>
          <w:p w14:paraId="7F93D945" w14:textId="77777777" w:rsidR="00DB17E3" w:rsidRPr="003E16A4" w:rsidRDefault="00DB17E3" w:rsidP="003E16A4">
            <w:pPr>
              <w:pStyle w:val="TAC"/>
              <w:rPr>
                <w:lang w:val="en-CA"/>
              </w:rPr>
            </w:pPr>
            <w:r w:rsidRPr="003E16A4">
              <w:rPr>
                <w:lang w:val="en-CA"/>
              </w:rPr>
              <w:t>584</w:t>
            </w:r>
          </w:p>
        </w:tc>
        <w:tc>
          <w:tcPr>
            <w:tcW w:w="1017" w:type="dxa"/>
            <w:tcBorders>
              <w:top w:val="nil"/>
              <w:left w:val="nil"/>
              <w:bottom w:val="single" w:sz="4" w:space="0" w:color="auto"/>
              <w:right w:val="single" w:sz="8" w:space="0" w:color="auto"/>
            </w:tcBorders>
            <w:shd w:val="clear" w:color="000000" w:fill="F4B084"/>
            <w:noWrap/>
            <w:vAlign w:val="center"/>
            <w:hideMark/>
          </w:tcPr>
          <w:p w14:paraId="660336C2" w14:textId="77777777" w:rsidR="00DB17E3" w:rsidRPr="003E16A4" w:rsidRDefault="00DB17E3" w:rsidP="003E16A4">
            <w:pPr>
              <w:pStyle w:val="TAC"/>
              <w:rPr>
                <w:lang w:val="en-CA"/>
              </w:rPr>
            </w:pPr>
            <w:r w:rsidRPr="003E16A4">
              <w:rPr>
                <w:lang w:val="en-CA"/>
              </w:rPr>
              <w:t>712</w:t>
            </w:r>
          </w:p>
        </w:tc>
        <w:tc>
          <w:tcPr>
            <w:tcW w:w="1121" w:type="dxa"/>
            <w:tcBorders>
              <w:top w:val="nil"/>
              <w:left w:val="nil"/>
              <w:bottom w:val="nil"/>
              <w:right w:val="nil"/>
            </w:tcBorders>
            <w:shd w:val="clear" w:color="auto" w:fill="auto"/>
            <w:noWrap/>
            <w:vAlign w:val="bottom"/>
            <w:hideMark/>
          </w:tcPr>
          <w:p w14:paraId="245892B6" w14:textId="77777777" w:rsidR="00DB17E3" w:rsidRPr="003E16A4" w:rsidRDefault="00DB17E3" w:rsidP="003E16A4">
            <w:pPr>
              <w:pStyle w:val="TAC"/>
              <w:rPr>
                <w:lang w:val="en-CA"/>
              </w:rPr>
            </w:pPr>
          </w:p>
        </w:tc>
        <w:tc>
          <w:tcPr>
            <w:tcW w:w="397" w:type="dxa"/>
            <w:tcBorders>
              <w:top w:val="nil"/>
              <w:left w:val="single" w:sz="4" w:space="0" w:color="auto"/>
              <w:bottom w:val="single" w:sz="4" w:space="0" w:color="auto"/>
              <w:right w:val="single" w:sz="4" w:space="0" w:color="auto"/>
            </w:tcBorders>
            <w:shd w:val="clear" w:color="000000" w:fill="8EA9DB"/>
            <w:noWrap/>
            <w:vAlign w:val="bottom"/>
            <w:hideMark/>
          </w:tcPr>
          <w:p w14:paraId="7501089C" w14:textId="77777777" w:rsidR="00DB17E3" w:rsidRPr="003E16A4" w:rsidRDefault="00DB17E3" w:rsidP="003E16A4">
            <w:pPr>
              <w:pStyle w:val="TAC"/>
              <w:rPr>
                <w:color w:val="000000"/>
                <w:lang w:val="en-CA"/>
              </w:rPr>
            </w:pPr>
            <w:r w:rsidRPr="003E16A4">
              <w:rPr>
                <w:color w:val="000000"/>
                <w:lang w:val="en-CA"/>
              </w:rPr>
              <w:t> </w:t>
            </w:r>
          </w:p>
        </w:tc>
        <w:tc>
          <w:tcPr>
            <w:tcW w:w="813" w:type="dxa"/>
            <w:tcBorders>
              <w:top w:val="nil"/>
              <w:left w:val="nil"/>
              <w:bottom w:val="nil"/>
              <w:right w:val="nil"/>
            </w:tcBorders>
            <w:shd w:val="clear" w:color="auto" w:fill="auto"/>
            <w:noWrap/>
            <w:vAlign w:val="bottom"/>
            <w:hideMark/>
          </w:tcPr>
          <w:p w14:paraId="43B4473A" w14:textId="77777777" w:rsidR="00DB17E3" w:rsidRPr="003E16A4" w:rsidRDefault="00DB17E3" w:rsidP="003E16A4">
            <w:pPr>
              <w:pStyle w:val="TAC"/>
              <w:rPr>
                <w:color w:val="000000"/>
                <w:lang w:val="en-CA"/>
              </w:rPr>
            </w:pPr>
            <w:r w:rsidRPr="003E16A4">
              <w:rPr>
                <w:color w:val="000000"/>
                <w:lang w:val="en-CA"/>
              </w:rPr>
              <w:t>2 RUs</w:t>
            </w:r>
          </w:p>
        </w:tc>
      </w:tr>
      <w:tr w:rsidR="00DB17E3" w:rsidRPr="003E16A4" w14:paraId="68167AC0" w14:textId="77777777" w:rsidTr="003E16A4">
        <w:trPr>
          <w:trHeight w:val="315"/>
        </w:trPr>
        <w:tc>
          <w:tcPr>
            <w:tcW w:w="279" w:type="dxa"/>
            <w:tcBorders>
              <w:top w:val="nil"/>
              <w:left w:val="nil"/>
              <w:bottom w:val="nil"/>
              <w:right w:val="nil"/>
            </w:tcBorders>
            <w:shd w:val="clear" w:color="auto" w:fill="auto"/>
            <w:noWrap/>
            <w:vAlign w:val="bottom"/>
            <w:hideMark/>
          </w:tcPr>
          <w:p w14:paraId="5D44EB06" w14:textId="77777777" w:rsidR="00DB17E3" w:rsidRPr="003E16A4" w:rsidRDefault="00DB17E3" w:rsidP="003E16A4">
            <w:pPr>
              <w:pStyle w:val="TAC"/>
              <w:rPr>
                <w:color w:val="000000"/>
                <w:lang w:val="en-CA"/>
              </w:rPr>
            </w:pPr>
          </w:p>
        </w:tc>
        <w:tc>
          <w:tcPr>
            <w:tcW w:w="946" w:type="dxa"/>
            <w:tcBorders>
              <w:top w:val="nil"/>
              <w:left w:val="single" w:sz="8" w:space="0" w:color="auto"/>
              <w:bottom w:val="single" w:sz="4" w:space="0" w:color="auto"/>
              <w:right w:val="single" w:sz="8" w:space="0" w:color="auto"/>
            </w:tcBorders>
            <w:shd w:val="clear" w:color="auto" w:fill="auto"/>
            <w:vAlign w:val="center"/>
            <w:hideMark/>
          </w:tcPr>
          <w:p w14:paraId="37F92D68" w14:textId="77777777" w:rsidR="00DB17E3" w:rsidRPr="003E16A4" w:rsidRDefault="00DB17E3" w:rsidP="003E16A4">
            <w:pPr>
              <w:pStyle w:val="TAC"/>
              <w:rPr>
                <w:color w:val="000000"/>
                <w:lang w:val="en-CA"/>
              </w:rPr>
            </w:pPr>
            <w:r w:rsidRPr="003E16A4">
              <w:rPr>
                <w:color w:val="000000"/>
                <w:lang w:val="en-CA"/>
              </w:rPr>
              <w:t>8</w:t>
            </w:r>
          </w:p>
        </w:tc>
        <w:tc>
          <w:tcPr>
            <w:tcW w:w="947" w:type="dxa"/>
            <w:tcBorders>
              <w:top w:val="nil"/>
              <w:left w:val="nil"/>
              <w:bottom w:val="single" w:sz="4" w:space="0" w:color="auto"/>
              <w:right w:val="single" w:sz="4" w:space="0" w:color="auto"/>
            </w:tcBorders>
            <w:shd w:val="clear" w:color="auto" w:fill="auto"/>
            <w:vAlign w:val="center"/>
            <w:hideMark/>
          </w:tcPr>
          <w:p w14:paraId="6D4FBBA8" w14:textId="77777777" w:rsidR="00DB17E3" w:rsidRPr="003E16A4" w:rsidRDefault="00DB17E3" w:rsidP="003E16A4">
            <w:pPr>
              <w:pStyle w:val="TAC"/>
              <w:rPr>
                <w:color w:val="000000"/>
                <w:lang w:val="en-CA"/>
              </w:rPr>
            </w:pPr>
            <w:r w:rsidRPr="003E16A4">
              <w:rPr>
                <w:color w:val="000000"/>
                <w:lang w:val="en-CA"/>
              </w:rPr>
              <w:t>120</w:t>
            </w:r>
          </w:p>
        </w:tc>
        <w:tc>
          <w:tcPr>
            <w:tcW w:w="946" w:type="dxa"/>
            <w:tcBorders>
              <w:top w:val="nil"/>
              <w:left w:val="nil"/>
              <w:bottom w:val="single" w:sz="4" w:space="0" w:color="auto"/>
              <w:right w:val="single" w:sz="4" w:space="0" w:color="auto"/>
            </w:tcBorders>
            <w:shd w:val="clear" w:color="000000" w:fill="FFFFFF"/>
            <w:vAlign w:val="center"/>
            <w:hideMark/>
          </w:tcPr>
          <w:p w14:paraId="26DF03CF" w14:textId="77777777" w:rsidR="00DB17E3" w:rsidRPr="003E16A4" w:rsidRDefault="00DB17E3" w:rsidP="003E16A4">
            <w:pPr>
              <w:pStyle w:val="TAC"/>
              <w:rPr>
                <w:color w:val="000000"/>
                <w:lang w:val="en-CA"/>
              </w:rPr>
            </w:pPr>
            <w:r w:rsidRPr="003E16A4">
              <w:rPr>
                <w:color w:val="000000"/>
                <w:lang w:val="en-CA"/>
              </w:rPr>
              <w:t>256</w:t>
            </w:r>
          </w:p>
        </w:tc>
        <w:tc>
          <w:tcPr>
            <w:tcW w:w="946" w:type="dxa"/>
            <w:tcBorders>
              <w:top w:val="nil"/>
              <w:left w:val="nil"/>
              <w:bottom w:val="single" w:sz="4" w:space="0" w:color="auto"/>
              <w:right w:val="single" w:sz="4" w:space="0" w:color="auto"/>
            </w:tcBorders>
            <w:shd w:val="clear" w:color="000000" w:fill="8EA9DB"/>
            <w:noWrap/>
            <w:vAlign w:val="bottom"/>
            <w:hideMark/>
          </w:tcPr>
          <w:p w14:paraId="54A1E5B4" w14:textId="77777777" w:rsidR="00DB17E3" w:rsidRPr="003E16A4" w:rsidRDefault="00DB17E3" w:rsidP="003E16A4">
            <w:pPr>
              <w:pStyle w:val="TAC"/>
              <w:rPr>
                <w:color w:val="000000"/>
                <w:lang w:val="en-CA"/>
              </w:rPr>
            </w:pPr>
            <w:r w:rsidRPr="003E16A4">
              <w:rPr>
                <w:color w:val="000000"/>
                <w:lang w:val="en-CA"/>
              </w:rPr>
              <w:t>392</w:t>
            </w:r>
          </w:p>
        </w:tc>
        <w:tc>
          <w:tcPr>
            <w:tcW w:w="946" w:type="dxa"/>
            <w:tcBorders>
              <w:top w:val="nil"/>
              <w:left w:val="nil"/>
              <w:bottom w:val="single" w:sz="4" w:space="0" w:color="auto"/>
              <w:right w:val="single" w:sz="4" w:space="0" w:color="auto"/>
            </w:tcBorders>
            <w:shd w:val="clear" w:color="auto" w:fill="auto"/>
            <w:vAlign w:val="center"/>
            <w:hideMark/>
          </w:tcPr>
          <w:p w14:paraId="61F60B7F" w14:textId="77777777" w:rsidR="00DB17E3" w:rsidRPr="003E16A4" w:rsidRDefault="00DB17E3" w:rsidP="003E16A4">
            <w:pPr>
              <w:pStyle w:val="TAC"/>
              <w:rPr>
                <w:lang w:val="en-CA"/>
              </w:rPr>
            </w:pPr>
            <w:r w:rsidRPr="003E16A4">
              <w:rPr>
                <w:lang w:val="en-CA"/>
              </w:rPr>
              <w:t>536</w:t>
            </w:r>
          </w:p>
        </w:tc>
        <w:tc>
          <w:tcPr>
            <w:tcW w:w="946" w:type="dxa"/>
            <w:tcBorders>
              <w:top w:val="nil"/>
              <w:left w:val="nil"/>
              <w:bottom w:val="single" w:sz="4" w:space="0" w:color="auto"/>
              <w:right w:val="single" w:sz="4" w:space="0" w:color="auto"/>
            </w:tcBorders>
            <w:shd w:val="clear" w:color="auto" w:fill="auto"/>
            <w:vAlign w:val="center"/>
            <w:hideMark/>
          </w:tcPr>
          <w:p w14:paraId="3723F090" w14:textId="77777777" w:rsidR="00DB17E3" w:rsidRPr="003E16A4" w:rsidRDefault="00DB17E3" w:rsidP="003E16A4">
            <w:pPr>
              <w:pStyle w:val="TAC"/>
              <w:rPr>
                <w:lang w:val="en-CA"/>
              </w:rPr>
            </w:pPr>
            <w:r w:rsidRPr="003E16A4">
              <w:rPr>
                <w:lang w:val="en-CA"/>
              </w:rPr>
              <w:t>680</w:t>
            </w:r>
          </w:p>
        </w:tc>
        <w:tc>
          <w:tcPr>
            <w:tcW w:w="1017" w:type="dxa"/>
            <w:tcBorders>
              <w:top w:val="nil"/>
              <w:left w:val="nil"/>
              <w:bottom w:val="single" w:sz="4" w:space="0" w:color="auto"/>
              <w:right w:val="single" w:sz="8" w:space="0" w:color="auto"/>
            </w:tcBorders>
            <w:shd w:val="clear" w:color="000000" w:fill="F4B084"/>
            <w:noWrap/>
            <w:vAlign w:val="center"/>
            <w:hideMark/>
          </w:tcPr>
          <w:p w14:paraId="78D08D97" w14:textId="77777777" w:rsidR="00DB17E3" w:rsidRPr="003E16A4" w:rsidRDefault="00DB17E3" w:rsidP="003E16A4">
            <w:pPr>
              <w:pStyle w:val="TAC"/>
              <w:rPr>
                <w:lang w:val="en-CA"/>
              </w:rPr>
            </w:pPr>
            <w:r w:rsidRPr="003E16A4">
              <w:rPr>
                <w:lang w:val="en-CA"/>
              </w:rPr>
              <w:t>808</w:t>
            </w:r>
          </w:p>
        </w:tc>
        <w:tc>
          <w:tcPr>
            <w:tcW w:w="1121" w:type="dxa"/>
            <w:tcBorders>
              <w:top w:val="nil"/>
              <w:left w:val="nil"/>
              <w:bottom w:val="nil"/>
              <w:right w:val="nil"/>
            </w:tcBorders>
            <w:shd w:val="clear" w:color="auto" w:fill="auto"/>
            <w:noWrap/>
            <w:vAlign w:val="bottom"/>
            <w:hideMark/>
          </w:tcPr>
          <w:p w14:paraId="73D4CC6B" w14:textId="77777777" w:rsidR="00DB17E3" w:rsidRPr="003E16A4" w:rsidRDefault="00DB17E3" w:rsidP="003E16A4">
            <w:pPr>
              <w:pStyle w:val="TAC"/>
              <w:rPr>
                <w:lang w:val="en-CA"/>
              </w:rPr>
            </w:pPr>
          </w:p>
        </w:tc>
        <w:tc>
          <w:tcPr>
            <w:tcW w:w="397" w:type="dxa"/>
            <w:tcBorders>
              <w:top w:val="nil"/>
              <w:left w:val="single" w:sz="4" w:space="0" w:color="auto"/>
              <w:bottom w:val="single" w:sz="4" w:space="0" w:color="auto"/>
              <w:right w:val="single" w:sz="4" w:space="0" w:color="auto"/>
            </w:tcBorders>
            <w:shd w:val="clear" w:color="000000" w:fill="F4B084"/>
            <w:noWrap/>
            <w:vAlign w:val="bottom"/>
            <w:hideMark/>
          </w:tcPr>
          <w:p w14:paraId="45B31ABC" w14:textId="77777777" w:rsidR="00DB17E3" w:rsidRPr="003E16A4" w:rsidRDefault="00DB17E3" w:rsidP="003E16A4">
            <w:pPr>
              <w:pStyle w:val="TAC"/>
              <w:rPr>
                <w:color w:val="000000"/>
                <w:lang w:val="en-CA"/>
              </w:rPr>
            </w:pPr>
            <w:r w:rsidRPr="003E16A4">
              <w:rPr>
                <w:color w:val="000000"/>
                <w:lang w:val="en-CA"/>
              </w:rPr>
              <w:t> </w:t>
            </w:r>
          </w:p>
        </w:tc>
        <w:tc>
          <w:tcPr>
            <w:tcW w:w="813" w:type="dxa"/>
            <w:tcBorders>
              <w:top w:val="nil"/>
              <w:left w:val="nil"/>
              <w:bottom w:val="nil"/>
              <w:right w:val="nil"/>
            </w:tcBorders>
            <w:shd w:val="clear" w:color="auto" w:fill="auto"/>
            <w:noWrap/>
            <w:vAlign w:val="bottom"/>
            <w:hideMark/>
          </w:tcPr>
          <w:p w14:paraId="03156D80" w14:textId="77777777" w:rsidR="00DB17E3" w:rsidRPr="003E16A4" w:rsidRDefault="00DB17E3" w:rsidP="003E16A4">
            <w:pPr>
              <w:pStyle w:val="TAC"/>
              <w:rPr>
                <w:color w:val="000000"/>
                <w:lang w:val="en-CA"/>
              </w:rPr>
            </w:pPr>
            <w:r w:rsidRPr="003E16A4">
              <w:rPr>
                <w:color w:val="000000"/>
                <w:lang w:val="en-CA"/>
              </w:rPr>
              <w:t>4 RUs</w:t>
            </w:r>
          </w:p>
        </w:tc>
      </w:tr>
      <w:tr w:rsidR="00DB17E3" w:rsidRPr="003E16A4" w14:paraId="32715053" w14:textId="77777777" w:rsidTr="003E16A4">
        <w:trPr>
          <w:trHeight w:val="300"/>
        </w:trPr>
        <w:tc>
          <w:tcPr>
            <w:tcW w:w="279" w:type="dxa"/>
            <w:tcBorders>
              <w:top w:val="nil"/>
              <w:left w:val="nil"/>
              <w:bottom w:val="nil"/>
              <w:right w:val="nil"/>
            </w:tcBorders>
            <w:shd w:val="clear" w:color="auto" w:fill="auto"/>
            <w:noWrap/>
            <w:vAlign w:val="bottom"/>
            <w:hideMark/>
          </w:tcPr>
          <w:p w14:paraId="416FFAE2" w14:textId="77777777" w:rsidR="00DB17E3" w:rsidRPr="003E16A4" w:rsidRDefault="00DB17E3" w:rsidP="003E16A4">
            <w:pPr>
              <w:pStyle w:val="TAC"/>
              <w:rPr>
                <w:color w:val="000000"/>
                <w:lang w:val="en-CA"/>
              </w:rPr>
            </w:pPr>
          </w:p>
        </w:tc>
        <w:tc>
          <w:tcPr>
            <w:tcW w:w="946" w:type="dxa"/>
            <w:tcBorders>
              <w:top w:val="nil"/>
              <w:left w:val="single" w:sz="8" w:space="0" w:color="auto"/>
              <w:bottom w:val="single" w:sz="4" w:space="0" w:color="auto"/>
              <w:right w:val="single" w:sz="8" w:space="0" w:color="auto"/>
            </w:tcBorders>
            <w:shd w:val="clear" w:color="auto" w:fill="auto"/>
            <w:vAlign w:val="center"/>
            <w:hideMark/>
          </w:tcPr>
          <w:p w14:paraId="7FF8867E" w14:textId="77777777" w:rsidR="00DB17E3" w:rsidRPr="003E16A4" w:rsidRDefault="00DB17E3" w:rsidP="003E16A4">
            <w:pPr>
              <w:pStyle w:val="TAC"/>
              <w:rPr>
                <w:color w:val="000000"/>
                <w:lang w:val="en-CA"/>
              </w:rPr>
            </w:pPr>
            <w:r w:rsidRPr="003E16A4">
              <w:rPr>
                <w:color w:val="000000"/>
                <w:lang w:val="en-CA"/>
              </w:rPr>
              <w:t>9</w:t>
            </w:r>
          </w:p>
        </w:tc>
        <w:tc>
          <w:tcPr>
            <w:tcW w:w="947" w:type="dxa"/>
            <w:tcBorders>
              <w:top w:val="nil"/>
              <w:left w:val="nil"/>
              <w:bottom w:val="single" w:sz="4" w:space="0" w:color="auto"/>
              <w:right w:val="single" w:sz="4" w:space="0" w:color="auto"/>
            </w:tcBorders>
            <w:shd w:val="clear" w:color="auto" w:fill="auto"/>
            <w:vAlign w:val="center"/>
            <w:hideMark/>
          </w:tcPr>
          <w:p w14:paraId="7C4C7A2B" w14:textId="77777777" w:rsidR="00DB17E3" w:rsidRPr="003E16A4" w:rsidRDefault="00DB17E3" w:rsidP="003E16A4">
            <w:pPr>
              <w:pStyle w:val="TAC"/>
              <w:rPr>
                <w:color w:val="000000"/>
                <w:lang w:val="en-CA"/>
              </w:rPr>
            </w:pPr>
            <w:r w:rsidRPr="003E16A4">
              <w:rPr>
                <w:color w:val="000000"/>
                <w:lang w:val="en-CA"/>
              </w:rPr>
              <w:t>136</w:t>
            </w:r>
          </w:p>
        </w:tc>
        <w:tc>
          <w:tcPr>
            <w:tcW w:w="946" w:type="dxa"/>
            <w:tcBorders>
              <w:top w:val="nil"/>
              <w:left w:val="nil"/>
              <w:bottom w:val="single" w:sz="4" w:space="0" w:color="auto"/>
              <w:right w:val="single" w:sz="4" w:space="0" w:color="auto"/>
            </w:tcBorders>
            <w:shd w:val="clear" w:color="auto" w:fill="auto"/>
            <w:vAlign w:val="center"/>
            <w:hideMark/>
          </w:tcPr>
          <w:p w14:paraId="1CF7C121" w14:textId="77777777" w:rsidR="00DB17E3" w:rsidRPr="003E16A4" w:rsidRDefault="00DB17E3" w:rsidP="003E16A4">
            <w:pPr>
              <w:pStyle w:val="TAC"/>
              <w:rPr>
                <w:color w:val="000000"/>
                <w:lang w:val="en-CA"/>
              </w:rPr>
            </w:pPr>
            <w:r w:rsidRPr="003E16A4">
              <w:rPr>
                <w:color w:val="000000"/>
                <w:lang w:val="en-CA"/>
              </w:rPr>
              <w:t>296</w:t>
            </w:r>
          </w:p>
        </w:tc>
        <w:tc>
          <w:tcPr>
            <w:tcW w:w="946" w:type="dxa"/>
            <w:tcBorders>
              <w:top w:val="nil"/>
              <w:left w:val="nil"/>
              <w:bottom w:val="single" w:sz="4" w:space="0" w:color="auto"/>
              <w:right w:val="single" w:sz="4" w:space="0" w:color="auto"/>
            </w:tcBorders>
            <w:shd w:val="clear" w:color="000000" w:fill="FFFFFF"/>
            <w:vAlign w:val="center"/>
            <w:hideMark/>
          </w:tcPr>
          <w:p w14:paraId="67B8CC0E" w14:textId="77777777" w:rsidR="00DB17E3" w:rsidRPr="003E16A4" w:rsidRDefault="00DB17E3" w:rsidP="003E16A4">
            <w:pPr>
              <w:pStyle w:val="TAC"/>
              <w:rPr>
                <w:lang w:val="en-CA"/>
              </w:rPr>
            </w:pPr>
            <w:r w:rsidRPr="003E16A4">
              <w:rPr>
                <w:lang w:val="en-CA"/>
              </w:rPr>
              <w:t>456</w:t>
            </w:r>
          </w:p>
        </w:tc>
        <w:tc>
          <w:tcPr>
            <w:tcW w:w="946" w:type="dxa"/>
            <w:tcBorders>
              <w:top w:val="nil"/>
              <w:left w:val="nil"/>
              <w:bottom w:val="single" w:sz="4" w:space="0" w:color="auto"/>
              <w:right w:val="single" w:sz="4" w:space="0" w:color="auto"/>
            </w:tcBorders>
            <w:shd w:val="clear" w:color="auto" w:fill="auto"/>
            <w:vAlign w:val="center"/>
            <w:hideMark/>
          </w:tcPr>
          <w:p w14:paraId="37791059" w14:textId="77777777" w:rsidR="00DB17E3" w:rsidRPr="003E16A4" w:rsidRDefault="00DB17E3" w:rsidP="003E16A4">
            <w:pPr>
              <w:pStyle w:val="TAC"/>
              <w:rPr>
                <w:lang w:val="en-CA"/>
              </w:rPr>
            </w:pPr>
            <w:r w:rsidRPr="003E16A4">
              <w:rPr>
                <w:lang w:val="en-CA"/>
              </w:rPr>
              <w:t>616</w:t>
            </w:r>
          </w:p>
        </w:tc>
        <w:tc>
          <w:tcPr>
            <w:tcW w:w="946" w:type="dxa"/>
            <w:tcBorders>
              <w:top w:val="nil"/>
              <w:left w:val="nil"/>
              <w:bottom w:val="single" w:sz="4" w:space="0" w:color="auto"/>
              <w:right w:val="single" w:sz="4" w:space="0" w:color="auto"/>
            </w:tcBorders>
            <w:shd w:val="clear" w:color="auto" w:fill="auto"/>
            <w:vAlign w:val="center"/>
            <w:hideMark/>
          </w:tcPr>
          <w:p w14:paraId="3A750950" w14:textId="77777777" w:rsidR="00DB17E3" w:rsidRPr="003E16A4" w:rsidRDefault="00DB17E3" w:rsidP="003E16A4">
            <w:pPr>
              <w:pStyle w:val="TAC"/>
              <w:rPr>
                <w:lang w:val="en-CA"/>
              </w:rPr>
            </w:pPr>
            <w:r w:rsidRPr="003E16A4">
              <w:rPr>
                <w:lang w:val="en-CA"/>
              </w:rPr>
              <w:t>776</w:t>
            </w:r>
          </w:p>
        </w:tc>
        <w:tc>
          <w:tcPr>
            <w:tcW w:w="1017" w:type="dxa"/>
            <w:tcBorders>
              <w:top w:val="nil"/>
              <w:left w:val="nil"/>
              <w:bottom w:val="single" w:sz="4" w:space="0" w:color="auto"/>
              <w:right w:val="single" w:sz="8" w:space="0" w:color="auto"/>
            </w:tcBorders>
            <w:shd w:val="clear" w:color="000000" w:fill="F4B084"/>
            <w:noWrap/>
            <w:vAlign w:val="center"/>
            <w:hideMark/>
          </w:tcPr>
          <w:p w14:paraId="36F319E1" w14:textId="77777777" w:rsidR="00DB17E3" w:rsidRPr="003E16A4" w:rsidRDefault="00DB17E3" w:rsidP="003E16A4">
            <w:pPr>
              <w:pStyle w:val="TAC"/>
              <w:rPr>
                <w:lang w:val="en-CA"/>
              </w:rPr>
            </w:pPr>
            <w:r w:rsidRPr="003E16A4">
              <w:rPr>
                <w:lang w:val="en-CA"/>
              </w:rPr>
              <w:t>936</w:t>
            </w:r>
          </w:p>
        </w:tc>
        <w:tc>
          <w:tcPr>
            <w:tcW w:w="1121" w:type="dxa"/>
            <w:tcBorders>
              <w:top w:val="nil"/>
              <w:left w:val="nil"/>
              <w:bottom w:val="nil"/>
              <w:right w:val="nil"/>
            </w:tcBorders>
            <w:shd w:val="clear" w:color="auto" w:fill="auto"/>
            <w:noWrap/>
            <w:vAlign w:val="bottom"/>
            <w:hideMark/>
          </w:tcPr>
          <w:p w14:paraId="2734A215" w14:textId="77777777" w:rsidR="00DB17E3" w:rsidRPr="003E16A4" w:rsidRDefault="00DB17E3" w:rsidP="003E16A4">
            <w:pPr>
              <w:pStyle w:val="TAC"/>
              <w:rPr>
                <w:lang w:val="en-CA"/>
              </w:rPr>
            </w:pPr>
          </w:p>
        </w:tc>
        <w:tc>
          <w:tcPr>
            <w:tcW w:w="397" w:type="dxa"/>
            <w:tcBorders>
              <w:top w:val="nil"/>
              <w:left w:val="nil"/>
              <w:bottom w:val="nil"/>
              <w:right w:val="nil"/>
            </w:tcBorders>
            <w:shd w:val="clear" w:color="auto" w:fill="auto"/>
            <w:noWrap/>
            <w:vAlign w:val="bottom"/>
            <w:hideMark/>
          </w:tcPr>
          <w:p w14:paraId="293AD533" w14:textId="77777777" w:rsidR="00DB17E3" w:rsidRPr="003E16A4" w:rsidRDefault="00DB17E3" w:rsidP="003E16A4">
            <w:pPr>
              <w:pStyle w:val="TAC"/>
              <w:rPr>
                <w:lang w:val="en-CA"/>
              </w:rPr>
            </w:pPr>
          </w:p>
        </w:tc>
        <w:tc>
          <w:tcPr>
            <w:tcW w:w="813" w:type="dxa"/>
            <w:tcBorders>
              <w:top w:val="nil"/>
              <w:left w:val="nil"/>
              <w:bottom w:val="nil"/>
              <w:right w:val="nil"/>
            </w:tcBorders>
            <w:shd w:val="clear" w:color="auto" w:fill="auto"/>
            <w:noWrap/>
            <w:vAlign w:val="bottom"/>
            <w:hideMark/>
          </w:tcPr>
          <w:p w14:paraId="5111C9A3" w14:textId="77777777" w:rsidR="00DB17E3" w:rsidRPr="003E16A4" w:rsidRDefault="00DB17E3" w:rsidP="003E16A4">
            <w:pPr>
              <w:pStyle w:val="TAC"/>
              <w:rPr>
                <w:lang w:val="en-CA"/>
              </w:rPr>
            </w:pPr>
          </w:p>
        </w:tc>
      </w:tr>
      <w:tr w:rsidR="00DB17E3" w:rsidRPr="003E16A4" w14:paraId="13976DB9" w14:textId="77777777" w:rsidTr="003E16A4">
        <w:trPr>
          <w:trHeight w:val="315"/>
        </w:trPr>
        <w:tc>
          <w:tcPr>
            <w:tcW w:w="279" w:type="dxa"/>
            <w:tcBorders>
              <w:top w:val="nil"/>
              <w:left w:val="nil"/>
              <w:bottom w:val="nil"/>
              <w:right w:val="nil"/>
            </w:tcBorders>
            <w:shd w:val="clear" w:color="auto" w:fill="auto"/>
            <w:noWrap/>
            <w:vAlign w:val="bottom"/>
            <w:hideMark/>
          </w:tcPr>
          <w:p w14:paraId="40235F63" w14:textId="77777777" w:rsidR="00DB17E3" w:rsidRPr="003E16A4" w:rsidRDefault="00DB17E3" w:rsidP="003E16A4">
            <w:pPr>
              <w:pStyle w:val="TAC"/>
              <w:rPr>
                <w:lang w:val="en-CA"/>
              </w:rPr>
            </w:pPr>
          </w:p>
        </w:tc>
        <w:tc>
          <w:tcPr>
            <w:tcW w:w="946" w:type="dxa"/>
            <w:tcBorders>
              <w:top w:val="nil"/>
              <w:left w:val="single" w:sz="8" w:space="0" w:color="auto"/>
              <w:bottom w:val="single" w:sz="8" w:space="0" w:color="auto"/>
              <w:right w:val="single" w:sz="8" w:space="0" w:color="auto"/>
            </w:tcBorders>
            <w:shd w:val="clear" w:color="auto" w:fill="auto"/>
            <w:vAlign w:val="center"/>
            <w:hideMark/>
          </w:tcPr>
          <w:p w14:paraId="280F2DA3" w14:textId="77777777" w:rsidR="00DB17E3" w:rsidRPr="003E16A4" w:rsidRDefault="00DB17E3" w:rsidP="003E16A4">
            <w:pPr>
              <w:pStyle w:val="TAC"/>
              <w:rPr>
                <w:color w:val="000000"/>
                <w:lang w:val="en-CA"/>
              </w:rPr>
            </w:pPr>
            <w:r w:rsidRPr="003E16A4">
              <w:rPr>
                <w:color w:val="000000"/>
                <w:lang w:val="en-CA"/>
              </w:rPr>
              <w:t>10</w:t>
            </w:r>
          </w:p>
        </w:tc>
        <w:tc>
          <w:tcPr>
            <w:tcW w:w="947" w:type="dxa"/>
            <w:tcBorders>
              <w:top w:val="nil"/>
              <w:left w:val="nil"/>
              <w:bottom w:val="single" w:sz="8" w:space="0" w:color="auto"/>
              <w:right w:val="single" w:sz="4" w:space="0" w:color="auto"/>
            </w:tcBorders>
            <w:shd w:val="clear" w:color="auto" w:fill="auto"/>
            <w:vAlign w:val="center"/>
            <w:hideMark/>
          </w:tcPr>
          <w:p w14:paraId="6956836E" w14:textId="77777777" w:rsidR="00DB17E3" w:rsidRPr="003E16A4" w:rsidRDefault="00DB17E3" w:rsidP="003E16A4">
            <w:pPr>
              <w:pStyle w:val="TAC"/>
              <w:rPr>
                <w:color w:val="000000"/>
                <w:lang w:val="en-CA"/>
              </w:rPr>
            </w:pPr>
            <w:r w:rsidRPr="003E16A4">
              <w:rPr>
                <w:color w:val="000000"/>
                <w:lang w:val="en-CA"/>
              </w:rPr>
              <w:t>144</w:t>
            </w:r>
          </w:p>
        </w:tc>
        <w:tc>
          <w:tcPr>
            <w:tcW w:w="946" w:type="dxa"/>
            <w:tcBorders>
              <w:top w:val="nil"/>
              <w:left w:val="nil"/>
              <w:bottom w:val="single" w:sz="8" w:space="0" w:color="auto"/>
              <w:right w:val="single" w:sz="4" w:space="0" w:color="auto"/>
            </w:tcBorders>
            <w:shd w:val="clear" w:color="auto" w:fill="auto"/>
            <w:vAlign w:val="center"/>
            <w:hideMark/>
          </w:tcPr>
          <w:p w14:paraId="36FCFC29" w14:textId="77777777" w:rsidR="00DB17E3" w:rsidRPr="003E16A4" w:rsidRDefault="00DB17E3" w:rsidP="003E16A4">
            <w:pPr>
              <w:pStyle w:val="TAC"/>
              <w:rPr>
                <w:color w:val="000000"/>
                <w:lang w:val="en-CA"/>
              </w:rPr>
            </w:pPr>
            <w:r w:rsidRPr="003E16A4">
              <w:rPr>
                <w:color w:val="000000"/>
                <w:lang w:val="en-CA"/>
              </w:rPr>
              <w:t>328</w:t>
            </w:r>
          </w:p>
        </w:tc>
        <w:tc>
          <w:tcPr>
            <w:tcW w:w="946" w:type="dxa"/>
            <w:tcBorders>
              <w:top w:val="nil"/>
              <w:left w:val="nil"/>
              <w:bottom w:val="single" w:sz="8" w:space="0" w:color="auto"/>
              <w:right w:val="single" w:sz="4" w:space="0" w:color="auto"/>
            </w:tcBorders>
            <w:shd w:val="clear" w:color="000000" w:fill="FFFFFF"/>
            <w:vAlign w:val="center"/>
            <w:hideMark/>
          </w:tcPr>
          <w:p w14:paraId="22628BA3" w14:textId="77777777" w:rsidR="00DB17E3" w:rsidRPr="003E16A4" w:rsidRDefault="00DB17E3" w:rsidP="003E16A4">
            <w:pPr>
              <w:pStyle w:val="TAC"/>
              <w:rPr>
                <w:color w:val="000000"/>
                <w:lang w:val="en-CA"/>
              </w:rPr>
            </w:pPr>
            <w:r w:rsidRPr="003E16A4">
              <w:rPr>
                <w:color w:val="000000"/>
                <w:lang w:val="en-CA"/>
              </w:rPr>
              <w:t>504</w:t>
            </w:r>
          </w:p>
        </w:tc>
        <w:tc>
          <w:tcPr>
            <w:tcW w:w="946" w:type="dxa"/>
            <w:tcBorders>
              <w:top w:val="nil"/>
              <w:left w:val="nil"/>
              <w:bottom w:val="single" w:sz="8" w:space="0" w:color="auto"/>
              <w:right w:val="single" w:sz="4" w:space="0" w:color="auto"/>
            </w:tcBorders>
            <w:shd w:val="clear" w:color="auto" w:fill="auto"/>
            <w:vAlign w:val="center"/>
            <w:hideMark/>
          </w:tcPr>
          <w:p w14:paraId="39939E6B" w14:textId="77777777" w:rsidR="00DB17E3" w:rsidRPr="003E16A4" w:rsidRDefault="00DB17E3" w:rsidP="003E16A4">
            <w:pPr>
              <w:pStyle w:val="TAC"/>
              <w:rPr>
                <w:color w:val="000000"/>
                <w:lang w:val="en-CA"/>
              </w:rPr>
            </w:pPr>
            <w:r w:rsidRPr="003E16A4">
              <w:rPr>
                <w:color w:val="000000"/>
                <w:lang w:val="en-CA"/>
              </w:rPr>
              <w:t>680</w:t>
            </w:r>
          </w:p>
        </w:tc>
        <w:tc>
          <w:tcPr>
            <w:tcW w:w="946" w:type="dxa"/>
            <w:tcBorders>
              <w:top w:val="nil"/>
              <w:left w:val="nil"/>
              <w:bottom w:val="single" w:sz="8" w:space="0" w:color="auto"/>
              <w:right w:val="single" w:sz="4" w:space="0" w:color="auto"/>
            </w:tcBorders>
            <w:shd w:val="clear" w:color="auto" w:fill="auto"/>
            <w:vAlign w:val="center"/>
            <w:hideMark/>
          </w:tcPr>
          <w:p w14:paraId="6F313D2B" w14:textId="77777777" w:rsidR="00DB17E3" w:rsidRPr="003E16A4" w:rsidRDefault="00DB17E3" w:rsidP="003E16A4">
            <w:pPr>
              <w:pStyle w:val="TAC"/>
              <w:rPr>
                <w:color w:val="000000"/>
                <w:lang w:val="en-CA"/>
              </w:rPr>
            </w:pPr>
            <w:r w:rsidRPr="003E16A4">
              <w:rPr>
                <w:color w:val="000000"/>
                <w:lang w:val="en-CA"/>
              </w:rPr>
              <w:t>872</w:t>
            </w:r>
          </w:p>
        </w:tc>
        <w:tc>
          <w:tcPr>
            <w:tcW w:w="1017" w:type="dxa"/>
            <w:tcBorders>
              <w:top w:val="nil"/>
              <w:left w:val="nil"/>
              <w:bottom w:val="single" w:sz="8" w:space="0" w:color="auto"/>
              <w:right w:val="single" w:sz="8" w:space="0" w:color="auto"/>
            </w:tcBorders>
            <w:shd w:val="clear" w:color="000000" w:fill="F4B084"/>
            <w:noWrap/>
            <w:vAlign w:val="center"/>
            <w:hideMark/>
          </w:tcPr>
          <w:p w14:paraId="4F0493B4" w14:textId="77777777" w:rsidR="00DB17E3" w:rsidRPr="003E16A4" w:rsidRDefault="00DB17E3" w:rsidP="003E16A4">
            <w:pPr>
              <w:pStyle w:val="TAC"/>
              <w:rPr>
                <w:color w:val="000000"/>
                <w:lang w:val="en-CA"/>
              </w:rPr>
            </w:pPr>
            <w:r w:rsidRPr="003E16A4">
              <w:rPr>
                <w:strike/>
                <w:color w:val="000000"/>
                <w:lang w:val="en-CA"/>
              </w:rPr>
              <w:t>1032</w:t>
            </w:r>
            <w:r w:rsidRPr="003E16A4">
              <w:rPr>
                <w:color w:val="000000"/>
                <w:lang w:val="en-CA"/>
              </w:rPr>
              <w:t>1000</w:t>
            </w:r>
          </w:p>
        </w:tc>
        <w:tc>
          <w:tcPr>
            <w:tcW w:w="1121" w:type="dxa"/>
            <w:tcBorders>
              <w:top w:val="nil"/>
              <w:left w:val="nil"/>
              <w:bottom w:val="nil"/>
              <w:right w:val="nil"/>
            </w:tcBorders>
            <w:shd w:val="clear" w:color="auto" w:fill="auto"/>
            <w:noWrap/>
            <w:vAlign w:val="bottom"/>
            <w:hideMark/>
          </w:tcPr>
          <w:p w14:paraId="7DA34E9B" w14:textId="77777777" w:rsidR="00DB17E3" w:rsidRPr="003E16A4" w:rsidRDefault="00DB17E3" w:rsidP="003E16A4">
            <w:pPr>
              <w:pStyle w:val="TAC"/>
              <w:rPr>
                <w:color w:val="000000"/>
                <w:lang w:val="en-CA"/>
              </w:rPr>
            </w:pPr>
          </w:p>
        </w:tc>
        <w:tc>
          <w:tcPr>
            <w:tcW w:w="397" w:type="dxa"/>
            <w:tcBorders>
              <w:top w:val="nil"/>
              <w:left w:val="nil"/>
              <w:bottom w:val="nil"/>
              <w:right w:val="nil"/>
            </w:tcBorders>
            <w:shd w:val="clear" w:color="auto" w:fill="auto"/>
            <w:noWrap/>
            <w:vAlign w:val="bottom"/>
            <w:hideMark/>
          </w:tcPr>
          <w:p w14:paraId="7D0B97ED" w14:textId="77777777" w:rsidR="00DB17E3" w:rsidRPr="003E16A4" w:rsidRDefault="00DB17E3" w:rsidP="003E16A4">
            <w:pPr>
              <w:pStyle w:val="TAC"/>
              <w:rPr>
                <w:lang w:val="en-CA"/>
              </w:rPr>
            </w:pPr>
          </w:p>
        </w:tc>
        <w:tc>
          <w:tcPr>
            <w:tcW w:w="813" w:type="dxa"/>
            <w:tcBorders>
              <w:top w:val="nil"/>
              <w:left w:val="nil"/>
              <w:bottom w:val="nil"/>
              <w:right w:val="nil"/>
            </w:tcBorders>
            <w:shd w:val="clear" w:color="auto" w:fill="auto"/>
            <w:noWrap/>
            <w:vAlign w:val="bottom"/>
            <w:hideMark/>
          </w:tcPr>
          <w:p w14:paraId="40D0569C" w14:textId="77777777" w:rsidR="00DB17E3" w:rsidRPr="003E16A4" w:rsidRDefault="00DB17E3" w:rsidP="003E16A4">
            <w:pPr>
              <w:pStyle w:val="TAC"/>
              <w:rPr>
                <w:lang w:val="en-CA"/>
              </w:rPr>
            </w:pPr>
          </w:p>
        </w:tc>
      </w:tr>
    </w:tbl>
    <w:p w14:paraId="5DB05D90" w14:textId="77777777" w:rsidR="00DB17E3" w:rsidRPr="003E16A4" w:rsidRDefault="00DB17E3" w:rsidP="00DB17E3">
      <w:pPr>
        <w:rPr>
          <w:rFonts w:ascii="Times New Roman" w:eastAsia="Yu Mincho" w:hAnsi="Times New Roman"/>
          <w:szCs w:val="20"/>
          <w:lang w:eastAsia="ja-JP"/>
        </w:rPr>
      </w:pPr>
    </w:p>
    <w:p w14:paraId="52023C9F" w14:textId="77777777" w:rsidR="00DB17E3" w:rsidRPr="003E16A4" w:rsidRDefault="00DB17E3" w:rsidP="00DB17E3">
      <w:pPr>
        <w:rPr>
          <w:rFonts w:ascii="Times New Roman" w:eastAsia="Yu Mincho" w:hAnsi="Times New Roman"/>
          <w:szCs w:val="20"/>
          <w:lang w:eastAsia="ja-JP"/>
        </w:rPr>
      </w:pPr>
      <w:r w:rsidRPr="003E16A4">
        <w:rPr>
          <w:rFonts w:ascii="Times New Roman" w:eastAsia="Yu Mincho" w:hAnsi="Times New Roman"/>
          <w:szCs w:val="20"/>
          <w:highlight w:val="green"/>
          <w:lang w:eastAsia="ja-JP"/>
        </w:rPr>
        <w:t>Agreement</w:t>
      </w:r>
    </w:p>
    <w:p w14:paraId="3ADC7B66" w14:textId="77777777" w:rsidR="00DB17E3" w:rsidRPr="003E16A4" w:rsidRDefault="00DB17E3" w:rsidP="00017304">
      <w:pPr>
        <w:pStyle w:val="ListParagraph"/>
        <w:numPr>
          <w:ilvl w:val="0"/>
          <w:numId w:val="250"/>
        </w:numPr>
        <w:rPr>
          <w:lang w:eastAsia="sv-SE"/>
        </w:rPr>
      </w:pPr>
      <w:r w:rsidRPr="003E16A4">
        <w:rPr>
          <w:lang w:eastAsia="sv-SE"/>
        </w:rPr>
        <w:t>For Sub-PRB allocations, for CE mode A, ‘pusch-maxNumRepetitionCEmodeA’ is reused.</w:t>
      </w:r>
    </w:p>
    <w:p w14:paraId="3776D784" w14:textId="77777777" w:rsidR="00DB17E3" w:rsidRPr="003E16A4" w:rsidRDefault="00DB17E3" w:rsidP="00017304">
      <w:pPr>
        <w:pStyle w:val="ListParagraph"/>
        <w:numPr>
          <w:ilvl w:val="0"/>
          <w:numId w:val="250"/>
        </w:numPr>
        <w:rPr>
          <w:lang w:eastAsia="sv-SE"/>
        </w:rPr>
      </w:pPr>
      <w:r w:rsidRPr="003E16A4">
        <w:rPr>
          <w:lang w:eastAsia="sv-SE"/>
        </w:rPr>
        <w:t>For Sub-PRB allocations, for CE mode B, ‘pusch-maxNumRepetitionCEmodeB’ is reused.</w:t>
      </w:r>
    </w:p>
    <w:p w14:paraId="6536A629" w14:textId="77777777" w:rsidR="00DB17E3" w:rsidRPr="003E16A4" w:rsidRDefault="00DB17E3" w:rsidP="00017304">
      <w:pPr>
        <w:pStyle w:val="ListParagraph"/>
        <w:numPr>
          <w:ilvl w:val="0"/>
          <w:numId w:val="250"/>
        </w:numPr>
        <w:rPr>
          <w:lang w:eastAsia="sv-SE"/>
        </w:rPr>
      </w:pPr>
      <w:r w:rsidRPr="003E16A4">
        <w:rPr>
          <w:lang w:eastAsia="sv-SE"/>
        </w:rPr>
        <w:t>For sub-PRB allocation, the number of repetitions is calculated as Ceil(“DCI Repetition Number Field”/(RU_length*# of RUs))</w:t>
      </w:r>
    </w:p>
    <w:p w14:paraId="7C917079" w14:textId="77777777" w:rsidR="00DB17E3" w:rsidRPr="003E16A4" w:rsidRDefault="00DB17E3" w:rsidP="00DB17E3">
      <w:pPr>
        <w:rPr>
          <w:rFonts w:ascii="Times New Roman" w:hAnsi="Times New Roman"/>
          <w:szCs w:val="20"/>
          <w:lang w:eastAsia="x-none"/>
        </w:rPr>
      </w:pPr>
    </w:p>
    <w:p w14:paraId="7294BC47" w14:textId="60418234" w:rsidR="00DB17E3" w:rsidRDefault="0058452E" w:rsidP="00DB17E3">
      <w:pPr>
        <w:rPr>
          <w:lang w:eastAsia="x-none"/>
        </w:rPr>
      </w:pPr>
      <w:hyperlink r:id="rId436" w:history="1">
        <w:r w:rsidR="000F2B08">
          <w:rPr>
            <w:rStyle w:val="Hyperlink"/>
            <w:lang w:eastAsia="x-none"/>
          </w:rPr>
          <w:t>R1-1805852</w:t>
        </w:r>
      </w:hyperlink>
      <w:r w:rsidR="00DB17E3">
        <w:rPr>
          <w:lang w:eastAsia="x-none"/>
        </w:rPr>
        <w:tab/>
        <w:t>PUSCH sub-PRB allocation for MTC</w:t>
      </w:r>
      <w:r w:rsidR="00DB17E3">
        <w:rPr>
          <w:lang w:eastAsia="x-none"/>
        </w:rPr>
        <w:tab/>
        <w:t>Ericsson</w:t>
      </w:r>
    </w:p>
    <w:p w14:paraId="4F07E667" w14:textId="3ED01184" w:rsidR="00DB17E3" w:rsidRDefault="0058452E" w:rsidP="00DB17E3">
      <w:pPr>
        <w:rPr>
          <w:lang w:eastAsia="x-none"/>
        </w:rPr>
      </w:pPr>
      <w:hyperlink r:id="rId437" w:history="1">
        <w:r w:rsidR="000F2B08">
          <w:rPr>
            <w:rStyle w:val="Hyperlink"/>
            <w:lang w:eastAsia="x-none"/>
          </w:rPr>
          <w:t>R1-1805981</w:t>
        </w:r>
      </w:hyperlink>
      <w:r w:rsidR="00DB17E3">
        <w:rPr>
          <w:lang w:eastAsia="x-none"/>
        </w:rPr>
        <w:tab/>
        <w:t>On Sub-RB resource allocation for MTC PUSCH</w:t>
      </w:r>
      <w:r w:rsidR="00DB17E3">
        <w:rPr>
          <w:lang w:eastAsia="x-none"/>
        </w:rPr>
        <w:tab/>
        <w:t>Huawei, HiSilicon</w:t>
      </w:r>
    </w:p>
    <w:p w14:paraId="7D1EEBEF" w14:textId="6D4694D3" w:rsidR="00DB17E3" w:rsidRDefault="0058452E" w:rsidP="00DB17E3">
      <w:pPr>
        <w:rPr>
          <w:lang w:eastAsia="x-none"/>
        </w:rPr>
      </w:pPr>
      <w:hyperlink r:id="rId438" w:history="1">
        <w:r w:rsidR="000F2B08">
          <w:rPr>
            <w:rStyle w:val="Hyperlink"/>
            <w:lang w:eastAsia="x-none"/>
          </w:rPr>
          <w:t>R1-1806000</w:t>
        </w:r>
      </w:hyperlink>
      <w:r w:rsidR="00DB17E3">
        <w:rPr>
          <w:lang w:eastAsia="x-none"/>
        </w:rPr>
        <w:tab/>
        <w:t>Remaining Issues for PUSCH Sub-PRB Allocation</w:t>
      </w:r>
      <w:r w:rsidR="00DB17E3">
        <w:rPr>
          <w:lang w:eastAsia="x-none"/>
        </w:rPr>
        <w:tab/>
        <w:t>Sierra Wireless, S.A.</w:t>
      </w:r>
    </w:p>
    <w:p w14:paraId="264E2CF5" w14:textId="4642B8EF" w:rsidR="00DB17E3" w:rsidRDefault="0058452E" w:rsidP="00DB17E3">
      <w:pPr>
        <w:rPr>
          <w:lang w:eastAsia="x-none"/>
        </w:rPr>
      </w:pPr>
      <w:hyperlink r:id="rId439" w:history="1">
        <w:r w:rsidR="000F2B08">
          <w:rPr>
            <w:rStyle w:val="Hyperlink"/>
            <w:lang w:eastAsia="x-none"/>
          </w:rPr>
          <w:t>R1-1806175</w:t>
        </w:r>
      </w:hyperlink>
      <w:r w:rsidR="00DB17E3">
        <w:rPr>
          <w:lang w:eastAsia="x-none"/>
        </w:rPr>
        <w:tab/>
        <w:t>Design of PUSCH Sub-PRB Allocation</w:t>
      </w:r>
      <w:r w:rsidR="00DB17E3">
        <w:rPr>
          <w:lang w:eastAsia="x-none"/>
        </w:rPr>
        <w:tab/>
        <w:t>Nokia, Nokia Shanghai Bell</w:t>
      </w:r>
    </w:p>
    <w:p w14:paraId="201F73AB" w14:textId="1F485725" w:rsidR="00DB17E3" w:rsidRDefault="0058452E" w:rsidP="00DB17E3">
      <w:pPr>
        <w:rPr>
          <w:lang w:eastAsia="x-none"/>
        </w:rPr>
      </w:pPr>
      <w:hyperlink r:id="rId440" w:history="1">
        <w:r w:rsidR="000F2B08">
          <w:rPr>
            <w:rStyle w:val="Hyperlink"/>
            <w:lang w:eastAsia="x-none"/>
          </w:rPr>
          <w:t>R1-1806188</w:t>
        </w:r>
      </w:hyperlink>
      <w:r w:rsidR="00DB17E3">
        <w:rPr>
          <w:lang w:eastAsia="x-none"/>
        </w:rPr>
        <w:tab/>
        <w:t>Remaining issues on PUSCH sub-PRB allocation for MTC</w:t>
      </w:r>
      <w:r w:rsidR="00DB17E3">
        <w:rPr>
          <w:lang w:eastAsia="x-none"/>
        </w:rPr>
        <w:tab/>
        <w:t>ZTE</w:t>
      </w:r>
    </w:p>
    <w:p w14:paraId="71A53797" w14:textId="7850A027" w:rsidR="00DB17E3" w:rsidRDefault="0058452E" w:rsidP="00DB17E3">
      <w:pPr>
        <w:rPr>
          <w:lang w:eastAsia="x-none"/>
        </w:rPr>
      </w:pPr>
      <w:hyperlink r:id="rId441" w:history="1">
        <w:r w:rsidR="000F2B08">
          <w:rPr>
            <w:rStyle w:val="Hyperlink"/>
            <w:lang w:eastAsia="x-none"/>
          </w:rPr>
          <w:t>R1-1806490</w:t>
        </w:r>
      </w:hyperlink>
      <w:r w:rsidR="00DB17E3">
        <w:rPr>
          <w:lang w:eastAsia="x-none"/>
        </w:rPr>
        <w:tab/>
        <w:t>Design of sub-PRB PUSCH for efeMTC</w:t>
      </w:r>
      <w:r w:rsidR="00DB17E3">
        <w:rPr>
          <w:lang w:eastAsia="x-none"/>
        </w:rPr>
        <w:tab/>
        <w:t>Intel Corporation</w:t>
      </w:r>
    </w:p>
    <w:p w14:paraId="6A529F34" w14:textId="71184832" w:rsidR="00DB17E3" w:rsidRDefault="0058452E" w:rsidP="00DB17E3">
      <w:pPr>
        <w:rPr>
          <w:lang w:eastAsia="x-none"/>
        </w:rPr>
      </w:pPr>
      <w:hyperlink r:id="rId442" w:history="1">
        <w:r w:rsidR="000F2B08">
          <w:rPr>
            <w:rStyle w:val="Hyperlink"/>
            <w:lang w:eastAsia="x-none"/>
          </w:rPr>
          <w:t>R1-1806561</w:t>
        </w:r>
      </w:hyperlink>
      <w:r w:rsidR="00DB17E3">
        <w:rPr>
          <w:lang w:eastAsia="x-none"/>
        </w:rPr>
        <w:tab/>
        <w:t>Remaining issues in Sub-PRB PUSCH transmission in efeMTC</w:t>
      </w:r>
      <w:r w:rsidR="00DB17E3">
        <w:rPr>
          <w:lang w:eastAsia="x-none"/>
        </w:rPr>
        <w:tab/>
        <w:t>Sony</w:t>
      </w:r>
    </w:p>
    <w:p w14:paraId="7EB277C3" w14:textId="589B790B" w:rsidR="00DB17E3" w:rsidRDefault="0058452E" w:rsidP="00DB17E3">
      <w:pPr>
        <w:rPr>
          <w:lang w:eastAsia="x-none"/>
        </w:rPr>
      </w:pPr>
      <w:hyperlink r:id="rId443" w:history="1">
        <w:r w:rsidR="000F2B08">
          <w:rPr>
            <w:rStyle w:val="Hyperlink"/>
            <w:lang w:eastAsia="x-none"/>
          </w:rPr>
          <w:t>R1-1806685</w:t>
        </w:r>
      </w:hyperlink>
      <w:r w:rsidR="00DB17E3">
        <w:rPr>
          <w:lang w:eastAsia="x-none"/>
        </w:rPr>
        <w:tab/>
        <w:t>Discussion on sub-PRB allocation for eFeMTC</w:t>
      </w:r>
      <w:r w:rsidR="00DB17E3">
        <w:rPr>
          <w:lang w:eastAsia="x-none"/>
        </w:rPr>
        <w:tab/>
        <w:t>Samsung</w:t>
      </w:r>
    </w:p>
    <w:p w14:paraId="1FA966EF" w14:textId="28C08488" w:rsidR="00DB17E3" w:rsidRDefault="0058452E" w:rsidP="00DB17E3">
      <w:pPr>
        <w:rPr>
          <w:lang w:eastAsia="x-none"/>
        </w:rPr>
      </w:pPr>
      <w:hyperlink r:id="rId444" w:history="1">
        <w:r w:rsidR="000F2B08">
          <w:rPr>
            <w:rStyle w:val="Hyperlink"/>
            <w:lang w:eastAsia="x-none"/>
          </w:rPr>
          <w:t>R1-1806937</w:t>
        </w:r>
      </w:hyperlink>
      <w:r w:rsidR="00DB17E3">
        <w:rPr>
          <w:lang w:eastAsia="x-none"/>
        </w:rPr>
        <w:tab/>
        <w:t>Remaining issues of PUSCH sub-PRB allocation</w:t>
      </w:r>
      <w:r w:rsidR="00DB17E3">
        <w:rPr>
          <w:lang w:eastAsia="x-none"/>
        </w:rPr>
        <w:tab/>
        <w:t>Sharp</w:t>
      </w:r>
    </w:p>
    <w:p w14:paraId="40DE924D" w14:textId="0E74C250" w:rsidR="00DB17E3" w:rsidRDefault="0058452E" w:rsidP="00DB17E3">
      <w:pPr>
        <w:rPr>
          <w:lang w:eastAsia="x-none"/>
        </w:rPr>
      </w:pPr>
      <w:hyperlink r:id="rId445" w:history="1">
        <w:r w:rsidR="000F2B08">
          <w:rPr>
            <w:rStyle w:val="Hyperlink"/>
            <w:lang w:eastAsia="x-none"/>
          </w:rPr>
          <w:t>R1-1807043</w:t>
        </w:r>
      </w:hyperlink>
      <w:r w:rsidR="00DB17E3">
        <w:rPr>
          <w:lang w:eastAsia="x-none"/>
        </w:rPr>
        <w:tab/>
        <w:t>Views on PUSCH sub-PRB allocation for MTC</w:t>
      </w:r>
      <w:r w:rsidR="00DB17E3">
        <w:rPr>
          <w:lang w:eastAsia="x-none"/>
        </w:rPr>
        <w:tab/>
        <w:t>NTT DOCOMO, INC.</w:t>
      </w:r>
    </w:p>
    <w:p w14:paraId="359F65A5" w14:textId="4A6875DB" w:rsidR="00DB17E3" w:rsidRDefault="0058452E" w:rsidP="00DB17E3">
      <w:pPr>
        <w:rPr>
          <w:lang w:eastAsia="x-none"/>
        </w:rPr>
      </w:pPr>
      <w:hyperlink r:id="rId446" w:history="1">
        <w:r w:rsidR="000F2B08">
          <w:rPr>
            <w:rStyle w:val="Hyperlink"/>
            <w:lang w:eastAsia="x-none"/>
          </w:rPr>
          <w:t>R1-1807105</w:t>
        </w:r>
      </w:hyperlink>
      <w:r w:rsidR="00DB17E3">
        <w:rPr>
          <w:lang w:eastAsia="x-none"/>
        </w:rPr>
        <w:tab/>
        <w:t>Remaining issues for sub-PRB allocation</w:t>
      </w:r>
      <w:r w:rsidR="00DB17E3">
        <w:rPr>
          <w:lang w:eastAsia="x-none"/>
        </w:rPr>
        <w:tab/>
        <w:t>Qualcomm Incorporated</w:t>
      </w:r>
    </w:p>
    <w:p w14:paraId="3F0B4455" w14:textId="77777777" w:rsidR="00DB17E3" w:rsidRDefault="00DB17E3" w:rsidP="00206A0E">
      <w:pPr>
        <w:pStyle w:val="Heading4"/>
        <w:rPr>
          <w:lang w:val="sv-SE"/>
        </w:rPr>
      </w:pPr>
      <w:bookmarkStart w:id="130" w:name="_Toc513839852"/>
      <w:bookmarkStart w:id="131" w:name="_Toc516232560"/>
      <w:r w:rsidRPr="00335A86">
        <w:rPr>
          <w:lang w:val="sv-SE"/>
        </w:rPr>
        <w:t>Flexible PDSCH/PUSCH starting PRB</w:t>
      </w:r>
      <w:bookmarkEnd w:id="130"/>
      <w:bookmarkEnd w:id="131"/>
    </w:p>
    <w:p w14:paraId="2E493F1B" w14:textId="4FA0AF39" w:rsidR="00DB17E3" w:rsidRPr="003E16A4" w:rsidRDefault="0058452E" w:rsidP="00DB17E3">
      <w:pPr>
        <w:rPr>
          <w:rFonts w:eastAsia="Yu Mincho"/>
          <w:b/>
          <w:lang w:eastAsia="ja-JP"/>
        </w:rPr>
      </w:pPr>
      <w:hyperlink r:id="rId447" w:history="1">
        <w:r w:rsidR="000F2B08">
          <w:rPr>
            <w:rStyle w:val="Hyperlink"/>
            <w:rFonts w:eastAsia="Yu Mincho"/>
            <w:b/>
            <w:lang w:eastAsia="ja-JP"/>
          </w:rPr>
          <w:t>R1-1807498</w:t>
        </w:r>
      </w:hyperlink>
      <w:r w:rsidR="00DB17E3" w:rsidRPr="003E16A4">
        <w:rPr>
          <w:rFonts w:eastAsia="Yu Mincho"/>
          <w:b/>
          <w:lang w:eastAsia="ja-JP"/>
        </w:rPr>
        <w:tab/>
        <w:t>Summary on Flexible PDSCH/PUSCH starting PRB</w:t>
      </w:r>
      <w:r w:rsidR="00DB17E3" w:rsidRPr="003E16A4">
        <w:rPr>
          <w:rFonts w:eastAsia="Yu Mincho"/>
          <w:b/>
          <w:lang w:eastAsia="ja-JP"/>
        </w:rPr>
        <w:tab/>
        <w:t>Samsung</w:t>
      </w:r>
    </w:p>
    <w:p w14:paraId="4B06BA90" w14:textId="77777777" w:rsidR="00DB17E3" w:rsidRDefault="00DB17E3" w:rsidP="00DB17E3">
      <w:pPr>
        <w:rPr>
          <w:lang w:eastAsia="x-none"/>
        </w:rPr>
      </w:pPr>
    </w:p>
    <w:p w14:paraId="5C2FF24A" w14:textId="77777777" w:rsidR="00DB17E3" w:rsidRPr="00A75422" w:rsidRDefault="00DB17E3" w:rsidP="00DB17E3">
      <w:pPr>
        <w:rPr>
          <w:rFonts w:ascii="Times New Roman" w:eastAsia="Yu Mincho" w:hAnsi="Times New Roman"/>
          <w:szCs w:val="20"/>
          <w:lang w:eastAsia="ja-JP"/>
        </w:rPr>
      </w:pPr>
      <w:r w:rsidRPr="00A75422">
        <w:rPr>
          <w:rFonts w:ascii="Times New Roman" w:eastAsia="Yu Mincho" w:hAnsi="Times New Roman"/>
          <w:szCs w:val="20"/>
          <w:highlight w:val="green"/>
          <w:lang w:eastAsia="ja-JP"/>
        </w:rPr>
        <w:t>Agreement</w:t>
      </w:r>
    </w:p>
    <w:p w14:paraId="366EE1C4" w14:textId="77777777" w:rsidR="00DB17E3" w:rsidRPr="00A75422" w:rsidRDefault="00DB17E3" w:rsidP="00DB17E3">
      <w:pPr>
        <w:rPr>
          <w:rFonts w:ascii="Times New Roman" w:eastAsia="Yu Mincho" w:hAnsi="Times New Roman"/>
          <w:szCs w:val="20"/>
          <w:lang w:eastAsia="ja-JP"/>
        </w:rPr>
      </w:pPr>
      <w:r w:rsidRPr="00A75422">
        <w:rPr>
          <w:rFonts w:ascii="Times New Roman" w:eastAsia="Yu Mincho" w:hAnsi="Times New Roman"/>
          <w:bCs/>
          <w:iCs/>
          <w:szCs w:val="20"/>
        </w:rPr>
        <w:t>For PDSCH in CE mode A, use all or some of the unused states in DCI format 6-1A to extend RA.</w:t>
      </w:r>
    </w:p>
    <w:p w14:paraId="56D7F0B9" w14:textId="77777777" w:rsidR="00DB17E3" w:rsidRPr="00A75422" w:rsidRDefault="00DB17E3" w:rsidP="00DB17E3">
      <w:pPr>
        <w:rPr>
          <w:rFonts w:ascii="Times New Roman" w:hAnsi="Times New Roman"/>
          <w:szCs w:val="20"/>
          <w:lang w:eastAsia="x-none"/>
        </w:rPr>
      </w:pPr>
    </w:p>
    <w:p w14:paraId="353ABEDA" w14:textId="77777777" w:rsidR="00DB17E3" w:rsidRPr="00A75422" w:rsidRDefault="00DB17E3" w:rsidP="00DB17E3">
      <w:pPr>
        <w:rPr>
          <w:rFonts w:ascii="Times New Roman" w:eastAsiaTheme="minorEastAsia" w:hAnsi="Times New Roman"/>
          <w:szCs w:val="20"/>
          <w:lang w:eastAsia="ja-JP"/>
        </w:rPr>
      </w:pPr>
      <w:r w:rsidRPr="00A75422">
        <w:rPr>
          <w:rFonts w:ascii="Times New Roman" w:eastAsiaTheme="minorEastAsia" w:hAnsi="Times New Roman"/>
          <w:szCs w:val="20"/>
          <w:highlight w:val="green"/>
          <w:lang w:eastAsia="ja-JP"/>
        </w:rPr>
        <w:t>Agreement</w:t>
      </w:r>
    </w:p>
    <w:p w14:paraId="29B87C46" w14:textId="77777777" w:rsidR="00DB17E3" w:rsidRPr="00A75422" w:rsidRDefault="00DB17E3" w:rsidP="00A75422">
      <w:pPr>
        <w:spacing w:after="120"/>
        <w:rPr>
          <w:rFonts w:ascii="Times New Roman" w:eastAsiaTheme="minorEastAsia" w:hAnsi="Times New Roman"/>
          <w:b/>
          <w:bCs/>
          <w:iCs/>
          <w:szCs w:val="20"/>
        </w:rPr>
      </w:pPr>
      <w:r w:rsidRPr="00A75422">
        <w:rPr>
          <w:rFonts w:ascii="Times New Roman" w:eastAsiaTheme="minorEastAsia" w:hAnsi="Times New Roman"/>
          <w:szCs w:val="20"/>
          <w:lang w:eastAsia="ja-JP"/>
        </w:rPr>
        <w:t xml:space="preserve">For PDSCH in CE mode A, </w:t>
      </w:r>
      <w:r w:rsidRPr="00A75422">
        <w:rPr>
          <w:rFonts w:ascii="Times New Roman" w:eastAsiaTheme="minorEastAsia" w:hAnsi="Times New Roman"/>
          <w:bCs/>
          <w:iCs/>
          <w:szCs w:val="20"/>
        </w:rPr>
        <w:t>10 new states are introduced to indicate new resource allocation as the table below.</w:t>
      </w:r>
    </w:p>
    <w:tbl>
      <w:tblPr>
        <w:tblStyle w:val="TableGrid"/>
        <w:tblW w:w="0" w:type="auto"/>
        <w:jc w:val="center"/>
        <w:tblLook w:val="04A0" w:firstRow="1" w:lastRow="0" w:firstColumn="1" w:lastColumn="0" w:noHBand="0" w:noVBand="1"/>
      </w:tblPr>
      <w:tblGrid>
        <w:gridCol w:w="1271"/>
        <w:gridCol w:w="4394"/>
        <w:gridCol w:w="2410"/>
      </w:tblGrid>
      <w:tr w:rsidR="00DB17E3" w:rsidRPr="00A75422" w14:paraId="13C8B45B" w14:textId="77777777" w:rsidTr="00AB310B">
        <w:trPr>
          <w:trHeight w:val="796"/>
          <w:jc w:val="center"/>
        </w:trPr>
        <w:tc>
          <w:tcPr>
            <w:tcW w:w="1271" w:type="dxa"/>
          </w:tcPr>
          <w:p w14:paraId="2584636C" w14:textId="77777777" w:rsidR="00DB17E3" w:rsidRPr="00A75422" w:rsidRDefault="00DB17E3" w:rsidP="00A75422">
            <w:pPr>
              <w:pStyle w:val="TAH"/>
              <w:rPr>
                <w:u w:color="000000" w:themeColor="text1"/>
              </w:rPr>
            </w:pPr>
            <w:r w:rsidRPr="00A75422">
              <w:t>10 states</w:t>
            </w:r>
          </w:p>
        </w:tc>
        <w:tc>
          <w:tcPr>
            <w:tcW w:w="4394" w:type="dxa"/>
          </w:tcPr>
          <w:p w14:paraId="62E6DF7A" w14:textId="77777777" w:rsidR="00DB17E3" w:rsidRPr="00A75422" w:rsidRDefault="00DB17E3" w:rsidP="00A75422">
            <w:pPr>
              <w:pStyle w:val="TAH"/>
              <w:rPr>
                <w:u w:color="000000" w:themeColor="text1"/>
              </w:rPr>
            </w:pPr>
            <w:r w:rsidRPr="00A75422">
              <w:rPr>
                <w:u w:color="000000" w:themeColor="text1"/>
              </w:rPr>
              <w:t>Index of the starting PRB of the allocated resource (s is  start PRB of RBG where the first PRB of the narrow band located; t = end PRB of RBG where the last PRB of the narrow band located.)</w:t>
            </w:r>
          </w:p>
        </w:tc>
        <w:tc>
          <w:tcPr>
            <w:tcW w:w="2410" w:type="dxa"/>
          </w:tcPr>
          <w:p w14:paraId="4E1842D5" w14:textId="77777777" w:rsidR="00DB17E3" w:rsidRPr="00A75422" w:rsidRDefault="00DB17E3" w:rsidP="00A75422">
            <w:pPr>
              <w:pStyle w:val="TAH"/>
              <w:rPr>
                <w:u w:color="000000" w:themeColor="text1"/>
              </w:rPr>
            </w:pPr>
            <w:r w:rsidRPr="00A75422">
              <w:rPr>
                <w:u w:color="000000" w:themeColor="text1"/>
              </w:rPr>
              <w:t xml:space="preserve">Number of PRBs allocated </w:t>
            </w:r>
          </w:p>
        </w:tc>
      </w:tr>
      <w:tr w:rsidR="00DB17E3" w:rsidRPr="00A75422" w14:paraId="0E0DF6EA" w14:textId="77777777" w:rsidTr="00AB310B">
        <w:trPr>
          <w:trHeight w:val="73"/>
          <w:jc w:val="center"/>
        </w:trPr>
        <w:tc>
          <w:tcPr>
            <w:tcW w:w="1271" w:type="dxa"/>
          </w:tcPr>
          <w:p w14:paraId="15BBCBC5" w14:textId="77777777" w:rsidR="00DB17E3" w:rsidRPr="00A75422" w:rsidRDefault="00DB17E3" w:rsidP="00A75422">
            <w:pPr>
              <w:pStyle w:val="TAL"/>
              <w:rPr>
                <w:u w:color="000000" w:themeColor="text1"/>
              </w:rPr>
            </w:pPr>
            <w:r w:rsidRPr="00A75422">
              <w:rPr>
                <w:lang w:eastAsia="ja-JP"/>
              </w:rPr>
              <w:t>State 1</w:t>
            </w:r>
          </w:p>
        </w:tc>
        <w:tc>
          <w:tcPr>
            <w:tcW w:w="4394" w:type="dxa"/>
          </w:tcPr>
          <w:p w14:paraId="60850DB2" w14:textId="77777777" w:rsidR="00DB17E3" w:rsidRPr="00A75422" w:rsidRDefault="00DB17E3" w:rsidP="00A75422">
            <w:pPr>
              <w:pStyle w:val="TAL"/>
              <w:rPr>
                <w:u w:color="000000" w:themeColor="text1"/>
              </w:rPr>
            </w:pPr>
            <w:r w:rsidRPr="00A75422">
              <w:rPr>
                <w:u w:color="000000" w:themeColor="text1"/>
              </w:rPr>
              <w:t>s</w:t>
            </w:r>
          </w:p>
        </w:tc>
        <w:tc>
          <w:tcPr>
            <w:tcW w:w="2410" w:type="dxa"/>
          </w:tcPr>
          <w:p w14:paraId="6B6B4A4A" w14:textId="77777777" w:rsidR="00DB17E3" w:rsidRPr="00A75422" w:rsidRDefault="00DB17E3" w:rsidP="00A75422">
            <w:pPr>
              <w:pStyle w:val="TAL"/>
              <w:rPr>
                <w:u w:color="000000" w:themeColor="text1"/>
              </w:rPr>
            </w:pPr>
            <w:r w:rsidRPr="00A75422">
              <w:rPr>
                <w:u w:color="000000" w:themeColor="text1"/>
              </w:rPr>
              <w:t>2</w:t>
            </w:r>
          </w:p>
        </w:tc>
      </w:tr>
      <w:tr w:rsidR="00DB17E3" w:rsidRPr="00A75422" w14:paraId="3D14BE70" w14:textId="77777777" w:rsidTr="00AB310B">
        <w:trPr>
          <w:trHeight w:val="81"/>
          <w:jc w:val="center"/>
        </w:trPr>
        <w:tc>
          <w:tcPr>
            <w:tcW w:w="1271" w:type="dxa"/>
          </w:tcPr>
          <w:p w14:paraId="48C63690" w14:textId="77777777" w:rsidR="00DB17E3" w:rsidRPr="00A75422" w:rsidRDefault="00DB17E3" w:rsidP="00A75422">
            <w:pPr>
              <w:pStyle w:val="TAL"/>
              <w:rPr>
                <w:u w:color="000000" w:themeColor="text1"/>
              </w:rPr>
            </w:pPr>
            <w:r w:rsidRPr="00A75422">
              <w:rPr>
                <w:lang w:eastAsia="ja-JP"/>
              </w:rPr>
              <w:t>State 2</w:t>
            </w:r>
          </w:p>
        </w:tc>
        <w:tc>
          <w:tcPr>
            <w:tcW w:w="4394" w:type="dxa"/>
          </w:tcPr>
          <w:p w14:paraId="77281E0E" w14:textId="77777777" w:rsidR="00DB17E3" w:rsidRPr="00A75422" w:rsidRDefault="00DB17E3" w:rsidP="00A75422">
            <w:pPr>
              <w:pStyle w:val="TAL"/>
              <w:rPr>
                <w:u w:color="000000" w:themeColor="text1"/>
              </w:rPr>
            </w:pPr>
            <w:r w:rsidRPr="00A75422">
              <w:rPr>
                <w:u w:color="000000" w:themeColor="text1"/>
              </w:rPr>
              <w:t>s</w:t>
            </w:r>
          </w:p>
        </w:tc>
        <w:tc>
          <w:tcPr>
            <w:tcW w:w="2410" w:type="dxa"/>
          </w:tcPr>
          <w:p w14:paraId="591606EE" w14:textId="77777777" w:rsidR="00DB17E3" w:rsidRPr="00A75422" w:rsidRDefault="00DB17E3" w:rsidP="00A75422">
            <w:pPr>
              <w:pStyle w:val="TAL"/>
              <w:rPr>
                <w:u w:color="000000" w:themeColor="text1"/>
              </w:rPr>
            </w:pPr>
            <w:r w:rsidRPr="00A75422">
              <w:rPr>
                <w:u w:color="000000" w:themeColor="text1"/>
              </w:rPr>
              <w:t>3</w:t>
            </w:r>
          </w:p>
        </w:tc>
      </w:tr>
      <w:tr w:rsidR="00DB17E3" w:rsidRPr="00A75422" w14:paraId="2BDF2457" w14:textId="77777777" w:rsidTr="00AB310B">
        <w:trPr>
          <w:trHeight w:val="274"/>
          <w:jc w:val="center"/>
        </w:trPr>
        <w:tc>
          <w:tcPr>
            <w:tcW w:w="1271" w:type="dxa"/>
          </w:tcPr>
          <w:p w14:paraId="5FDAB0B1" w14:textId="77777777" w:rsidR="00DB17E3" w:rsidRPr="00A75422" w:rsidRDefault="00DB17E3" w:rsidP="00A75422">
            <w:pPr>
              <w:pStyle w:val="TAL"/>
              <w:rPr>
                <w:u w:color="000000" w:themeColor="text1"/>
              </w:rPr>
            </w:pPr>
            <w:r w:rsidRPr="00A75422">
              <w:rPr>
                <w:lang w:eastAsia="ja-JP"/>
              </w:rPr>
              <w:t>State 3</w:t>
            </w:r>
          </w:p>
        </w:tc>
        <w:tc>
          <w:tcPr>
            <w:tcW w:w="4394" w:type="dxa"/>
          </w:tcPr>
          <w:p w14:paraId="63B9669E" w14:textId="77777777" w:rsidR="00DB17E3" w:rsidRPr="00A75422" w:rsidRDefault="00DB17E3" w:rsidP="00A75422">
            <w:pPr>
              <w:pStyle w:val="TAL"/>
              <w:rPr>
                <w:u w:color="000000" w:themeColor="text1"/>
              </w:rPr>
            </w:pPr>
            <w:r w:rsidRPr="00A75422">
              <w:rPr>
                <w:u w:color="000000" w:themeColor="text1"/>
              </w:rPr>
              <w:t>s</w:t>
            </w:r>
          </w:p>
        </w:tc>
        <w:tc>
          <w:tcPr>
            <w:tcW w:w="2410" w:type="dxa"/>
          </w:tcPr>
          <w:p w14:paraId="5AA29FF3" w14:textId="77777777" w:rsidR="00DB17E3" w:rsidRPr="00A75422" w:rsidRDefault="00DB17E3" w:rsidP="00A75422">
            <w:pPr>
              <w:pStyle w:val="TAL"/>
              <w:rPr>
                <w:u w:color="000000" w:themeColor="text1"/>
              </w:rPr>
            </w:pPr>
            <w:r w:rsidRPr="00A75422">
              <w:rPr>
                <w:u w:color="000000" w:themeColor="text1"/>
              </w:rPr>
              <w:t>4</w:t>
            </w:r>
          </w:p>
        </w:tc>
      </w:tr>
      <w:tr w:rsidR="00DB17E3" w:rsidRPr="00A75422" w14:paraId="090E4A1A" w14:textId="77777777" w:rsidTr="00AB310B">
        <w:trPr>
          <w:trHeight w:val="271"/>
          <w:jc w:val="center"/>
        </w:trPr>
        <w:tc>
          <w:tcPr>
            <w:tcW w:w="1271" w:type="dxa"/>
          </w:tcPr>
          <w:p w14:paraId="2A81E923" w14:textId="77777777" w:rsidR="00DB17E3" w:rsidRPr="00A75422" w:rsidRDefault="00DB17E3" w:rsidP="00A75422">
            <w:pPr>
              <w:pStyle w:val="TAL"/>
              <w:rPr>
                <w:u w:color="000000" w:themeColor="text1"/>
              </w:rPr>
            </w:pPr>
            <w:r w:rsidRPr="00A75422">
              <w:rPr>
                <w:lang w:eastAsia="ja-JP"/>
              </w:rPr>
              <w:t>State 4</w:t>
            </w:r>
          </w:p>
        </w:tc>
        <w:tc>
          <w:tcPr>
            <w:tcW w:w="4394" w:type="dxa"/>
          </w:tcPr>
          <w:p w14:paraId="54D99AC9" w14:textId="77777777" w:rsidR="00DB17E3" w:rsidRPr="00A75422" w:rsidRDefault="00DB17E3" w:rsidP="00A75422">
            <w:pPr>
              <w:pStyle w:val="TAL"/>
              <w:rPr>
                <w:u w:color="000000" w:themeColor="text1"/>
              </w:rPr>
            </w:pPr>
            <w:r w:rsidRPr="00A75422">
              <w:rPr>
                <w:u w:color="000000" w:themeColor="text1"/>
              </w:rPr>
              <w:t>s</w:t>
            </w:r>
          </w:p>
        </w:tc>
        <w:tc>
          <w:tcPr>
            <w:tcW w:w="2410" w:type="dxa"/>
          </w:tcPr>
          <w:p w14:paraId="3B13FE44" w14:textId="77777777" w:rsidR="00DB17E3" w:rsidRPr="00A75422" w:rsidRDefault="00DB17E3" w:rsidP="00A75422">
            <w:pPr>
              <w:pStyle w:val="TAL"/>
              <w:rPr>
                <w:u w:color="000000" w:themeColor="text1"/>
              </w:rPr>
            </w:pPr>
            <w:r w:rsidRPr="00A75422">
              <w:rPr>
                <w:u w:color="000000" w:themeColor="text1"/>
              </w:rPr>
              <w:t>5</w:t>
            </w:r>
          </w:p>
        </w:tc>
      </w:tr>
      <w:tr w:rsidR="00DB17E3" w:rsidRPr="00A75422" w14:paraId="6C43A371" w14:textId="77777777" w:rsidTr="00AB310B">
        <w:trPr>
          <w:trHeight w:val="271"/>
          <w:jc w:val="center"/>
        </w:trPr>
        <w:tc>
          <w:tcPr>
            <w:tcW w:w="1271" w:type="dxa"/>
          </w:tcPr>
          <w:p w14:paraId="043D814B" w14:textId="77777777" w:rsidR="00DB17E3" w:rsidRPr="00A75422" w:rsidRDefault="00DB17E3" w:rsidP="00A75422">
            <w:pPr>
              <w:pStyle w:val="TAL"/>
              <w:rPr>
                <w:u w:color="000000" w:themeColor="text1"/>
              </w:rPr>
            </w:pPr>
            <w:r w:rsidRPr="00A75422">
              <w:rPr>
                <w:lang w:eastAsia="ja-JP"/>
              </w:rPr>
              <w:t>State 5</w:t>
            </w:r>
          </w:p>
        </w:tc>
        <w:tc>
          <w:tcPr>
            <w:tcW w:w="4394" w:type="dxa"/>
          </w:tcPr>
          <w:p w14:paraId="4695D66A" w14:textId="77777777" w:rsidR="00DB17E3" w:rsidRPr="00A75422" w:rsidRDefault="00DB17E3" w:rsidP="00A75422">
            <w:pPr>
              <w:pStyle w:val="TAL"/>
              <w:rPr>
                <w:u w:color="000000" w:themeColor="text1"/>
              </w:rPr>
            </w:pPr>
            <w:r w:rsidRPr="00A75422">
              <w:rPr>
                <w:u w:color="000000" w:themeColor="text1"/>
              </w:rPr>
              <w:t>s</w:t>
            </w:r>
          </w:p>
        </w:tc>
        <w:tc>
          <w:tcPr>
            <w:tcW w:w="2410" w:type="dxa"/>
          </w:tcPr>
          <w:p w14:paraId="7D4F74E0" w14:textId="77777777" w:rsidR="00DB17E3" w:rsidRPr="00A75422" w:rsidRDefault="00DB17E3" w:rsidP="00A75422">
            <w:pPr>
              <w:pStyle w:val="TAL"/>
              <w:rPr>
                <w:u w:color="000000" w:themeColor="text1"/>
              </w:rPr>
            </w:pPr>
            <w:r w:rsidRPr="00A75422">
              <w:rPr>
                <w:u w:color="000000" w:themeColor="text1"/>
              </w:rPr>
              <w:t>6</w:t>
            </w:r>
          </w:p>
        </w:tc>
      </w:tr>
      <w:tr w:rsidR="00DB17E3" w:rsidRPr="00A75422" w14:paraId="4BB41B45" w14:textId="77777777" w:rsidTr="00AB310B">
        <w:trPr>
          <w:trHeight w:val="408"/>
          <w:jc w:val="center"/>
        </w:trPr>
        <w:tc>
          <w:tcPr>
            <w:tcW w:w="1271" w:type="dxa"/>
          </w:tcPr>
          <w:p w14:paraId="79E21FCE" w14:textId="77777777" w:rsidR="00DB17E3" w:rsidRPr="00A75422" w:rsidRDefault="00DB17E3" w:rsidP="00A75422">
            <w:pPr>
              <w:pStyle w:val="TAL"/>
              <w:rPr>
                <w:u w:color="000000" w:themeColor="text1"/>
              </w:rPr>
            </w:pPr>
            <w:r w:rsidRPr="00A75422">
              <w:rPr>
                <w:lang w:eastAsia="ja-JP"/>
              </w:rPr>
              <w:t>State 6</w:t>
            </w:r>
          </w:p>
        </w:tc>
        <w:tc>
          <w:tcPr>
            <w:tcW w:w="4394" w:type="dxa"/>
          </w:tcPr>
          <w:p w14:paraId="72EB287B" w14:textId="77777777" w:rsidR="00DB17E3" w:rsidRPr="00A75422" w:rsidRDefault="00DB17E3" w:rsidP="00A75422">
            <w:pPr>
              <w:pStyle w:val="TAL"/>
              <w:rPr>
                <w:u w:color="000000" w:themeColor="text1"/>
              </w:rPr>
            </w:pPr>
            <w:r w:rsidRPr="00A75422">
              <w:rPr>
                <w:u w:color="000000"/>
              </w:rPr>
              <w:t>t-5</w:t>
            </w:r>
          </w:p>
        </w:tc>
        <w:tc>
          <w:tcPr>
            <w:tcW w:w="2410" w:type="dxa"/>
          </w:tcPr>
          <w:p w14:paraId="427CE042" w14:textId="77777777" w:rsidR="00DB17E3" w:rsidRPr="00A75422" w:rsidRDefault="00DB17E3" w:rsidP="00A75422">
            <w:pPr>
              <w:pStyle w:val="TAL"/>
              <w:rPr>
                <w:u w:color="000000" w:themeColor="text1"/>
              </w:rPr>
            </w:pPr>
            <w:r w:rsidRPr="00A75422">
              <w:rPr>
                <w:u w:color="000000"/>
              </w:rPr>
              <w:t>6 (ending at PRB t)</w:t>
            </w:r>
          </w:p>
        </w:tc>
      </w:tr>
      <w:tr w:rsidR="00DB17E3" w:rsidRPr="00A75422" w14:paraId="3FA322EE" w14:textId="77777777" w:rsidTr="00AB310B">
        <w:trPr>
          <w:trHeight w:val="408"/>
          <w:jc w:val="center"/>
        </w:trPr>
        <w:tc>
          <w:tcPr>
            <w:tcW w:w="1271" w:type="dxa"/>
          </w:tcPr>
          <w:p w14:paraId="5786F0FE" w14:textId="77777777" w:rsidR="00DB17E3" w:rsidRPr="00A75422" w:rsidRDefault="00DB17E3" w:rsidP="00A75422">
            <w:pPr>
              <w:pStyle w:val="TAL"/>
              <w:rPr>
                <w:u w:color="000000" w:themeColor="text1"/>
              </w:rPr>
            </w:pPr>
            <w:r w:rsidRPr="00A75422">
              <w:rPr>
                <w:lang w:eastAsia="ja-JP"/>
              </w:rPr>
              <w:t>State 7</w:t>
            </w:r>
          </w:p>
        </w:tc>
        <w:tc>
          <w:tcPr>
            <w:tcW w:w="4394" w:type="dxa"/>
          </w:tcPr>
          <w:p w14:paraId="6ED832B0" w14:textId="77777777" w:rsidR="00DB17E3" w:rsidRPr="00A75422" w:rsidRDefault="00DB17E3" w:rsidP="00A75422">
            <w:pPr>
              <w:pStyle w:val="TAL"/>
              <w:rPr>
                <w:u w:color="000000" w:themeColor="text1"/>
              </w:rPr>
            </w:pPr>
            <w:r w:rsidRPr="00A75422">
              <w:rPr>
                <w:u w:color="000000"/>
              </w:rPr>
              <w:t>t-4</w:t>
            </w:r>
          </w:p>
        </w:tc>
        <w:tc>
          <w:tcPr>
            <w:tcW w:w="2410" w:type="dxa"/>
          </w:tcPr>
          <w:p w14:paraId="771D71C9" w14:textId="77777777" w:rsidR="00DB17E3" w:rsidRPr="00A75422" w:rsidRDefault="00DB17E3" w:rsidP="00A75422">
            <w:pPr>
              <w:pStyle w:val="TAL"/>
              <w:rPr>
                <w:u w:color="000000" w:themeColor="text1"/>
              </w:rPr>
            </w:pPr>
            <w:r w:rsidRPr="00A75422">
              <w:rPr>
                <w:u w:color="000000"/>
              </w:rPr>
              <w:t>5 (ending at PRB t)</w:t>
            </w:r>
          </w:p>
        </w:tc>
      </w:tr>
      <w:tr w:rsidR="00DB17E3" w:rsidRPr="00A75422" w14:paraId="04601680" w14:textId="77777777" w:rsidTr="00AB310B">
        <w:trPr>
          <w:trHeight w:val="408"/>
          <w:jc w:val="center"/>
        </w:trPr>
        <w:tc>
          <w:tcPr>
            <w:tcW w:w="1271" w:type="dxa"/>
          </w:tcPr>
          <w:p w14:paraId="707FE87D" w14:textId="77777777" w:rsidR="00DB17E3" w:rsidRPr="00A75422" w:rsidRDefault="00DB17E3" w:rsidP="00A75422">
            <w:pPr>
              <w:pStyle w:val="TAL"/>
              <w:rPr>
                <w:u w:color="000000" w:themeColor="text1"/>
              </w:rPr>
            </w:pPr>
            <w:r w:rsidRPr="00A75422">
              <w:rPr>
                <w:lang w:eastAsia="ja-JP"/>
              </w:rPr>
              <w:t>State 8</w:t>
            </w:r>
          </w:p>
        </w:tc>
        <w:tc>
          <w:tcPr>
            <w:tcW w:w="4394" w:type="dxa"/>
          </w:tcPr>
          <w:p w14:paraId="7606F00E" w14:textId="77777777" w:rsidR="00DB17E3" w:rsidRPr="00A75422" w:rsidRDefault="00DB17E3" w:rsidP="00A75422">
            <w:pPr>
              <w:pStyle w:val="TAL"/>
              <w:rPr>
                <w:u w:color="000000" w:themeColor="text1"/>
              </w:rPr>
            </w:pPr>
            <w:r w:rsidRPr="00A75422">
              <w:rPr>
                <w:u w:color="000000"/>
              </w:rPr>
              <w:t>t-3</w:t>
            </w:r>
          </w:p>
        </w:tc>
        <w:tc>
          <w:tcPr>
            <w:tcW w:w="2410" w:type="dxa"/>
          </w:tcPr>
          <w:p w14:paraId="0334319D" w14:textId="77777777" w:rsidR="00DB17E3" w:rsidRPr="00A75422" w:rsidRDefault="00DB17E3" w:rsidP="00A75422">
            <w:pPr>
              <w:pStyle w:val="TAL"/>
              <w:rPr>
                <w:u w:color="000000" w:themeColor="text1"/>
              </w:rPr>
            </w:pPr>
            <w:r w:rsidRPr="00A75422">
              <w:rPr>
                <w:u w:color="000000"/>
              </w:rPr>
              <w:t>4 (ending at PRB t)</w:t>
            </w:r>
          </w:p>
        </w:tc>
      </w:tr>
      <w:tr w:rsidR="00DB17E3" w:rsidRPr="00A75422" w14:paraId="2DF54282" w14:textId="77777777" w:rsidTr="00AB310B">
        <w:trPr>
          <w:trHeight w:val="408"/>
          <w:jc w:val="center"/>
        </w:trPr>
        <w:tc>
          <w:tcPr>
            <w:tcW w:w="1271" w:type="dxa"/>
          </w:tcPr>
          <w:p w14:paraId="754BE465" w14:textId="77777777" w:rsidR="00DB17E3" w:rsidRPr="00A75422" w:rsidRDefault="00DB17E3" w:rsidP="00A75422">
            <w:pPr>
              <w:pStyle w:val="TAL"/>
              <w:rPr>
                <w:u w:color="000000" w:themeColor="text1"/>
              </w:rPr>
            </w:pPr>
            <w:r w:rsidRPr="00A75422">
              <w:rPr>
                <w:lang w:eastAsia="ja-JP"/>
              </w:rPr>
              <w:t>State 9</w:t>
            </w:r>
          </w:p>
        </w:tc>
        <w:tc>
          <w:tcPr>
            <w:tcW w:w="4394" w:type="dxa"/>
          </w:tcPr>
          <w:p w14:paraId="7B85FADA" w14:textId="77777777" w:rsidR="00DB17E3" w:rsidRPr="00A75422" w:rsidRDefault="00DB17E3" w:rsidP="00A75422">
            <w:pPr>
              <w:pStyle w:val="TAL"/>
              <w:rPr>
                <w:u w:color="000000" w:themeColor="text1"/>
              </w:rPr>
            </w:pPr>
            <w:r w:rsidRPr="00A75422">
              <w:rPr>
                <w:u w:color="000000"/>
              </w:rPr>
              <w:t>t-2</w:t>
            </w:r>
          </w:p>
        </w:tc>
        <w:tc>
          <w:tcPr>
            <w:tcW w:w="2410" w:type="dxa"/>
          </w:tcPr>
          <w:p w14:paraId="5DF57E25" w14:textId="77777777" w:rsidR="00DB17E3" w:rsidRPr="00A75422" w:rsidRDefault="00DB17E3" w:rsidP="00A75422">
            <w:pPr>
              <w:pStyle w:val="TAL"/>
              <w:rPr>
                <w:u w:color="000000" w:themeColor="text1"/>
              </w:rPr>
            </w:pPr>
            <w:r w:rsidRPr="00A75422">
              <w:rPr>
                <w:u w:color="000000"/>
              </w:rPr>
              <w:t>3 (ending at PRB t)</w:t>
            </w:r>
          </w:p>
        </w:tc>
      </w:tr>
      <w:tr w:rsidR="00DB17E3" w:rsidRPr="00A75422" w14:paraId="1DAB68DF" w14:textId="77777777" w:rsidTr="00AB310B">
        <w:trPr>
          <w:trHeight w:val="408"/>
          <w:jc w:val="center"/>
        </w:trPr>
        <w:tc>
          <w:tcPr>
            <w:tcW w:w="1271" w:type="dxa"/>
          </w:tcPr>
          <w:p w14:paraId="350552BD" w14:textId="77777777" w:rsidR="00DB17E3" w:rsidRPr="00A75422" w:rsidRDefault="00DB17E3" w:rsidP="00A75422">
            <w:pPr>
              <w:pStyle w:val="TAL"/>
            </w:pPr>
            <w:r w:rsidRPr="00A75422">
              <w:t>State 10</w:t>
            </w:r>
          </w:p>
        </w:tc>
        <w:tc>
          <w:tcPr>
            <w:tcW w:w="4394" w:type="dxa"/>
          </w:tcPr>
          <w:p w14:paraId="2843EA83" w14:textId="77777777" w:rsidR="00DB17E3" w:rsidRPr="00A75422" w:rsidRDefault="00DB17E3" w:rsidP="00A75422">
            <w:pPr>
              <w:pStyle w:val="TAL"/>
              <w:rPr>
                <w:u w:color="000000" w:themeColor="text1"/>
              </w:rPr>
            </w:pPr>
            <w:r w:rsidRPr="00A75422">
              <w:rPr>
                <w:u w:color="000000"/>
              </w:rPr>
              <w:t>t-1</w:t>
            </w:r>
          </w:p>
        </w:tc>
        <w:tc>
          <w:tcPr>
            <w:tcW w:w="2410" w:type="dxa"/>
          </w:tcPr>
          <w:p w14:paraId="508872DD" w14:textId="77777777" w:rsidR="00DB17E3" w:rsidRPr="00A75422" w:rsidRDefault="00DB17E3" w:rsidP="00A75422">
            <w:pPr>
              <w:pStyle w:val="TAL"/>
              <w:rPr>
                <w:u w:color="000000" w:themeColor="text1"/>
              </w:rPr>
            </w:pPr>
            <w:r w:rsidRPr="00A75422">
              <w:rPr>
                <w:u w:color="000000"/>
              </w:rPr>
              <w:t>2 (ending at PRB t)</w:t>
            </w:r>
          </w:p>
        </w:tc>
      </w:tr>
    </w:tbl>
    <w:p w14:paraId="53E2EBA8" w14:textId="77777777" w:rsidR="00DB17E3" w:rsidRPr="00A75422" w:rsidRDefault="00DB17E3" w:rsidP="00DB17E3">
      <w:pPr>
        <w:rPr>
          <w:rFonts w:ascii="Times New Roman" w:eastAsiaTheme="minorEastAsia" w:hAnsi="Times New Roman"/>
          <w:szCs w:val="20"/>
          <w:lang w:eastAsia="ja-JP"/>
        </w:rPr>
      </w:pPr>
    </w:p>
    <w:p w14:paraId="58635879" w14:textId="77777777" w:rsidR="00DB17E3" w:rsidRPr="00A75422" w:rsidRDefault="00DB17E3" w:rsidP="00DB17E3">
      <w:pPr>
        <w:rPr>
          <w:rFonts w:ascii="Times New Roman" w:eastAsia="Yu Mincho" w:hAnsi="Times New Roman"/>
          <w:szCs w:val="20"/>
          <w:lang w:eastAsia="ja-JP"/>
        </w:rPr>
      </w:pPr>
      <w:r w:rsidRPr="00A75422">
        <w:rPr>
          <w:rFonts w:ascii="Times New Roman" w:eastAsia="Yu Mincho" w:hAnsi="Times New Roman"/>
          <w:szCs w:val="20"/>
          <w:highlight w:val="green"/>
          <w:lang w:eastAsia="ja-JP"/>
        </w:rPr>
        <w:t>Agreement</w:t>
      </w:r>
    </w:p>
    <w:p w14:paraId="76460208" w14:textId="77777777" w:rsidR="00DB17E3" w:rsidRPr="00A75422" w:rsidRDefault="00DB17E3" w:rsidP="00DB17E3">
      <w:pPr>
        <w:rPr>
          <w:rFonts w:ascii="Times New Roman" w:eastAsia="Yu Mincho" w:hAnsi="Times New Roman"/>
          <w:szCs w:val="20"/>
          <w:lang w:eastAsia="ja-JP"/>
        </w:rPr>
      </w:pPr>
      <w:r w:rsidRPr="00A75422">
        <w:rPr>
          <w:rFonts w:ascii="Times New Roman" w:eastAsia="Yu Mincho" w:hAnsi="Times New Roman"/>
          <w:bCs/>
          <w:iCs/>
          <w:szCs w:val="20"/>
        </w:rPr>
        <w:t>For PDSCH in CE mode B, introduce 1 bit in UE-specific RRC signaling to enable the shift of narrowband to align with RBG. The shift of narrowband depends on the system bandwidth and the allocated narrowband.</w:t>
      </w:r>
    </w:p>
    <w:p w14:paraId="11352B46" w14:textId="77777777" w:rsidR="00DB17E3" w:rsidRPr="00A75422" w:rsidRDefault="00DB17E3" w:rsidP="00DB17E3">
      <w:pPr>
        <w:rPr>
          <w:rFonts w:ascii="Times New Roman" w:hAnsi="Times New Roman"/>
          <w:szCs w:val="20"/>
          <w:lang w:eastAsia="x-none"/>
        </w:rPr>
      </w:pPr>
    </w:p>
    <w:p w14:paraId="3F6A243A" w14:textId="1C80CB14" w:rsidR="00DB17E3" w:rsidRPr="00A75422" w:rsidRDefault="00DB17E3" w:rsidP="00A75422">
      <w:pPr>
        <w:spacing w:after="120"/>
        <w:rPr>
          <w:rFonts w:ascii="Times New Roman" w:hAnsi="Times New Roman"/>
          <w:szCs w:val="20"/>
        </w:rPr>
      </w:pPr>
      <w:r w:rsidRPr="00A75422">
        <w:rPr>
          <w:rFonts w:ascii="Times New Roman" w:hAnsi="Times New Roman"/>
          <w:szCs w:val="20"/>
          <w:highlight w:val="green"/>
        </w:rPr>
        <w:t>Agreement:</w:t>
      </w:r>
      <w:r w:rsidR="00A75422">
        <w:rPr>
          <w:rFonts w:ascii="Times New Roman" w:hAnsi="Times New Roman"/>
          <w:szCs w:val="20"/>
        </w:rPr>
        <w:t xml:space="preserve"> </w:t>
      </w:r>
      <w:r w:rsidRPr="00A75422">
        <w:rPr>
          <w:rFonts w:ascii="Times New Roman" w:hAnsi="Times New Roman"/>
          <w:szCs w:val="20"/>
        </w:rPr>
        <w:t xml:space="preserve">The following shift of narrow band is used for PDSCH resource allocation in CE mode B. </w:t>
      </w:r>
    </w:p>
    <w:tbl>
      <w:tblPr>
        <w:tblStyle w:val="TableGrid"/>
        <w:tblW w:w="0" w:type="auto"/>
        <w:jc w:val="center"/>
        <w:tblLook w:val="04A0" w:firstRow="1" w:lastRow="0" w:firstColumn="1" w:lastColumn="0" w:noHBand="0" w:noVBand="1"/>
      </w:tblPr>
      <w:tblGrid>
        <w:gridCol w:w="1501"/>
        <w:gridCol w:w="4054"/>
      </w:tblGrid>
      <w:tr w:rsidR="00DB17E3" w:rsidRPr="00A75422" w14:paraId="722C4FE5" w14:textId="77777777" w:rsidTr="00AB310B">
        <w:trPr>
          <w:jc w:val="center"/>
        </w:trPr>
        <w:tc>
          <w:tcPr>
            <w:tcW w:w="1501" w:type="dxa"/>
          </w:tcPr>
          <w:p w14:paraId="65FC8AFA" w14:textId="77777777" w:rsidR="00DB17E3" w:rsidRPr="00A75422" w:rsidRDefault="00DB17E3" w:rsidP="00A75422">
            <w:pPr>
              <w:pStyle w:val="TAL"/>
            </w:pPr>
            <w:r w:rsidRPr="00A75422">
              <w:t>1.4MHz</w:t>
            </w:r>
          </w:p>
        </w:tc>
        <w:tc>
          <w:tcPr>
            <w:tcW w:w="4054" w:type="dxa"/>
          </w:tcPr>
          <w:p w14:paraId="246C84B8" w14:textId="77777777" w:rsidR="00DB17E3" w:rsidRPr="00A75422" w:rsidRDefault="00DB17E3" w:rsidP="00A75422">
            <w:pPr>
              <w:pStyle w:val="TAL"/>
            </w:pPr>
            <w:r w:rsidRPr="00A75422">
              <w:t>No shift</w:t>
            </w:r>
          </w:p>
        </w:tc>
      </w:tr>
      <w:tr w:rsidR="00DB17E3" w:rsidRPr="00A75422" w14:paraId="7A821060" w14:textId="77777777" w:rsidTr="00AB310B">
        <w:trPr>
          <w:jc w:val="center"/>
        </w:trPr>
        <w:tc>
          <w:tcPr>
            <w:tcW w:w="1501" w:type="dxa"/>
          </w:tcPr>
          <w:p w14:paraId="29020837" w14:textId="77777777" w:rsidR="00DB17E3" w:rsidRPr="00A75422" w:rsidRDefault="00DB17E3" w:rsidP="00A75422">
            <w:pPr>
              <w:pStyle w:val="TAL"/>
            </w:pPr>
            <w:r w:rsidRPr="00A75422">
              <w:t>3MHz</w:t>
            </w:r>
          </w:p>
        </w:tc>
        <w:tc>
          <w:tcPr>
            <w:tcW w:w="4054" w:type="dxa"/>
          </w:tcPr>
          <w:p w14:paraId="4E0201EB" w14:textId="77777777" w:rsidR="00DB17E3" w:rsidRPr="00A75422" w:rsidRDefault="00DB17E3" w:rsidP="00A75422">
            <w:pPr>
              <w:pStyle w:val="TAL"/>
            </w:pPr>
            <w:r w:rsidRPr="00A75422">
              <w:t>-1 PRB for NB {#0};</w:t>
            </w:r>
          </w:p>
          <w:p w14:paraId="3E106957" w14:textId="77777777" w:rsidR="00DB17E3" w:rsidRPr="00A75422" w:rsidRDefault="00DB17E3" w:rsidP="00A75422">
            <w:pPr>
              <w:pStyle w:val="TAL"/>
            </w:pPr>
            <w:r w:rsidRPr="00A75422">
              <w:t>No shift for NB {#1}.</w:t>
            </w:r>
          </w:p>
          <w:p w14:paraId="16A607B3" w14:textId="77777777" w:rsidR="00DB17E3" w:rsidRPr="00A75422" w:rsidRDefault="00DB17E3" w:rsidP="00A75422">
            <w:pPr>
              <w:pStyle w:val="TAL"/>
            </w:pPr>
          </w:p>
        </w:tc>
      </w:tr>
      <w:tr w:rsidR="00DB17E3" w:rsidRPr="00A75422" w14:paraId="0D094B60" w14:textId="77777777" w:rsidTr="00AB310B">
        <w:trPr>
          <w:jc w:val="center"/>
        </w:trPr>
        <w:tc>
          <w:tcPr>
            <w:tcW w:w="1501" w:type="dxa"/>
          </w:tcPr>
          <w:p w14:paraId="6ABB3579" w14:textId="77777777" w:rsidR="00DB17E3" w:rsidRPr="00A75422" w:rsidRDefault="00DB17E3" w:rsidP="00A75422">
            <w:pPr>
              <w:pStyle w:val="TAL"/>
            </w:pPr>
            <w:r w:rsidRPr="00A75422">
              <w:t>5MHz</w:t>
            </w:r>
          </w:p>
        </w:tc>
        <w:tc>
          <w:tcPr>
            <w:tcW w:w="4054" w:type="dxa"/>
          </w:tcPr>
          <w:p w14:paraId="2AFF53E0" w14:textId="77777777" w:rsidR="00DB17E3" w:rsidRPr="00A75422" w:rsidRDefault="00DB17E3" w:rsidP="00A75422">
            <w:pPr>
              <w:pStyle w:val="TAL"/>
            </w:pPr>
            <w:r w:rsidRPr="00A75422">
              <w:t>No shift for NB {#0, #1};</w:t>
            </w:r>
          </w:p>
          <w:p w14:paraId="204187F3" w14:textId="77777777" w:rsidR="00DB17E3" w:rsidRPr="00A75422" w:rsidRDefault="00DB17E3" w:rsidP="00A75422">
            <w:pPr>
              <w:pStyle w:val="TAL"/>
            </w:pPr>
            <w:r w:rsidRPr="00A75422">
              <w:t>- 1PRB  for NB {#2,#3}.</w:t>
            </w:r>
          </w:p>
        </w:tc>
      </w:tr>
      <w:tr w:rsidR="00DB17E3" w:rsidRPr="00A75422" w14:paraId="55FD8D0C" w14:textId="77777777" w:rsidTr="00AB310B">
        <w:trPr>
          <w:jc w:val="center"/>
        </w:trPr>
        <w:tc>
          <w:tcPr>
            <w:tcW w:w="1501" w:type="dxa"/>
          </w:tcPr>
          <w:p w14:paraId="389D4A0A" w14:textId="77777777" w:rsidR="00DB17E3" w:rsidRPr="00A75422" w:rsidRDefault="00DB17E3" w:rsidP="00A75422">
            <w:pPr>
              <w:pStyle w:val="TAL"/>
            </w:pPr>
            <w:r w:rsidRPr="00A75422">
              <w:t>10MHz</w:t>
            </w:r>
          </w:p>
        </w:tc>
        <w:tc>
          <w:tcPr>
            <w:tcW w:w="4054" w:type="dxa"/>
          </w:tcPr>
          <w:p w14:paraId="052E22E6" w14:textId="77777777" w:rsidR="00DB17E3" w:rsidRPr="00A75422" w:rsidRDefault="00DB17E3" w:rsidP="00A75422">
            <w:pPr>
              <w:pStyle w:val="TAL"/>
            </w:pPr>
            <w:r w:rsidRPr="00A75422">
              <w:t>- 1 PRB  for all NB.</w:t>
            </w:r>
          </w:p>
        </w:tc>
      </w:tr>
      <w:tr w:rsidR="00DB17E3" w:rsidRPr="00A75422" w14:paraId="5CEFF48C" w14:textId="77777777" w:rsidTr="00AB310B">
        <w:trPr>
          <w:jc w:val="center"/>
        </w:trPr>
        <w:tc>
          <w:tcPr>
            <w:tcW w:w="1501" w:type="dxa"/>
          </w:tcPr>
          <w:p w14:paraId="7B18E7BD" w14:textId="77777777" w:rsidR="00DB17E3" w:rsidRPr="00A75422" w:rsidRDefault="00DB17E3" w:rsidP="00A75422">
            <w:pPr>
              <w:pStyle w:val="TAL"/>
            </w:pPr>
            <w:r w:rsidRPr="00A75422">
              <w:t>15MHz</w:t>
            </w:r>
          </w:p>
          <w:p w14:paraId="057F2A76" w14:textId="77777777" w:rsidR="00DB17E3" w:rsidRPr="00A75422" w:rsidRDefault="00DB17E3" w:rsidP="00A75422">
            <w:pPr>
              <w:pStyle w:val="TAL"/>
            </w:pPr>
          </w:p>
        </w:tc>
        <w:tc>
          <w:tcPr>
            <w:tcW w:w="4054" w:type="dxa"/>
          </w:tcPr>
          <w:p w14:paraId="7A8C9A73" w14:textId="77777777" w:rsidR="00DB17E3" w:rsidRPr="00A75422" w:rsidRDefault="00DB17E3" w:rsidP="00A75422">
            <w:pPr>
              <w:pStyle w:val="TAL"/>
            </w:pPr>
            <w:r w:rsidRPr="00A75422">
              <w:t>-1 PRB for NB {#0, #1,…, #5};</w:t>
            </w:r>
          </w:p>
          <w:p w14:paraId="7F0E26B5" w14:textId="77777777" w:rsidR="00DB17E3" w:rsidRPr="00A75422" w:rsidRDefault="00DB17E3" w:rsidP="00A75422">
            <w:pPr>
              <w:pStyle w:val="TAL"/>
            </w:pPr>
            <w:r w:rsidRPr="00A75422">
              <w:t>No shift for NB {#6, #7,…, #11}</w:t>
            </w:r>
          </w:p>
        </w:tc>
      </w:tr>
      <w:tr w:rsidR="00DB17E3" w:rsidRPr="00A75422" w14:paraId="46354545" w14:textId="77777777" w:rsidTr="00AB310B">
        <w:trPr>
          <w:jc w:val="center"/>
        </w:trPr>
        <w:tc>
          <w:tcPr>
            <w:tcW w:w="1501" w:type="dxa"/>
          </w:tcPr>
          <w:p w14:paraId="7C85965E" w14:textId="77777777" w:rsidR="00DB17E3" w:rsidRPr="00A75422" w:rsidRDefault="00DB17E3" w:rsidP="00A75422">
            <w:pPr>
              <w:pStyle w:val="TAL"/>
            </w:pPr>
            <w:r w:rsidRPr="00A75422">
              <w:t>20MHz</w:t>
            </w:r>
          </w:p>
        </w:tc>
        <w:tc>
          <w:tcPr>
            <w:tcW w:w="4054" w:type="dxa"/>
          </w:tcPr>
          <w:p w14:paraId="2BE6897D" w14:textId="77777777" w:rsidR="00DB17E3" w:rsidRPr="00A75422" w:rsidRDefault="00DB17E3" w:rsidP="00A75422">
            <w:pPr>
              <w:pStyle w:val="TAL"/>
            </w:pPr>
            <w:r w:rsidRPr="00A75422">
              <w:t>-2PRB for all NB.</w:t>
            </w:r>
          </w:p>
        </w:tc>
      </w:tr>
    </w:tbl>
    <w:p w14:paraId="04AF3F23" w14:textId="77777777" w:rsidR="00DB17E3" w:rsidRPr="00A75422" w:rsidRDefault="00DB17E3" w:rsidP="00DB17E3">
      <w:pPr>
        <w:rPr>
          <w:rFonts w:ascii="Times New Roman" w:hAnsi="Times New Roman"/>
          <w:szCs w:val="20"/>
          <w:lang w:eastAsia="x-none"/>
        </w:rPr>
      </w:pPr>
    </w:p>
    <w:p w14:paraId="5215D7BD" w14:textId="77777777" w:rsidR="00DB17E3" w:rsidRPr="00A75422" w:rsidRDefault="00DB17E3" w:rsidP="00DB17E3">
      <w:pPr>
        <w:rPr>
          <w:rFonts w:ascii="Times New Roman" w:eastAsia="Yu Mincho" w:hAnsi="Times New Roman"/>
          <w:szCs w:val="20"/>
          <w:lang w:eastAsia="ja-JP"/>
        </w:rPr>
      </w:pPr>
      <w:r w:rsidRPr="00A75422">
        <w:rPr>
          <w:rFonts w:ascii="Times New Roman" w:eastAsia="Yu Mincho" w:hAnsi="Times New Roman"/>
          <w:szCs w:val="20"/>
          <w:highlight w:val="green"/>
          <w:lang w:eastAsia="ja-JP"/>
        </w:rPr>
        <w:t>Agreement</w:t>
      </w:r>
    </w:p>
    <w:p w14:paraId="2B024614" w14:textId="77777777" w:rsidR="00DB17E3" w:rsidRPr="00A75422" w:rsidRDefault="00DB17E3" w:rsidP="00DB17E3">
      <w:pPr>
        <w:rPr>
          <w:rFonts w:ascii="Times New Roman" w:eastAsia="Yu Mincho" w:hAnsi="Times New Roman"/>
          <w:bCs/>
          <w:iCs/>
          <w:szCs w:val="20"/>
        </w:rPr>
      </w:pPr>
      <w:r w:rsidRPr="00A75422">
        <w:rPr>
          <w:rFonts w:ascii="Times New Roman" w:eastAsia="Yu Mincho" w:hAnsi="Times New Roman"/>
          <w:bCs/>
          <w:iCs/>
          <w:szCs w:val="20"/>
        </w:rPr>
        <w:t xml:space="preserve">For PUSCH in CE mode A, use DCI to provide more flexible resource allocation for PUSCH. </w:t>
      </w:r>
    </w:p>
    <w:p w14:paraId="11472DA2" w14:textId="77777777" w:rsidR="00DB17E3" w:rsidRPr="00A75422" w:rsidRDefault="00DB17E3" w:rsidP="00017304">
      <w:pPr>
        <w:pStyle w:val="ListParagraph"/>
        <w:numPr>
          <w:ilvl w:val="0"/>
          <w:numId w:val="251"/>
        </w:numPr>
      </w:pPr>
      <w:r w:rsidRPr="00A75422">
        <w:t>FFS on use RA type 2 or use all or some of the unused 11 states in DCI format 6-0A to extend RA.</w:t>
      </w:r>
    </w:p>
    <w:p w14:paraId="72AE5473" w14:textId="77777777" w:rsidR="00DB17E3" w:rsidRPr="00A75422" w:rsidRDefault="00DB17E3" w:rsidP="00DB17E3">
      <w:pPr>
        <w:rPr>
          <w:rFonts w:ascii="Times New Roman" w:hAnsi="Times New Roman"/>
          <w:szCs w:val="20"/>
          <w:lang w:eastAsia="x-none"/>
        </w:rPr>
      </w:pPr>
    </w:p>
    <w:p w14:paraId="24EAAD40" w14:textId="77777777" w:rsidR="00DB17E3" w:rsidRPr="00A75422" w:rsidRDefault="00DB17E3" w:rsidP="00DB17E3">
      <w:pPr>
        <w:rPr>
          <w:rFonts w:ascii="Times New Roman" w:eastAsiaTheme="minorEastAsia" w:hAnsi="Times New Roman"/>
          <w:szCs w:val="20"/>
          <w:lang w:eastAsia="ja-JP"/>
        </w:rPr>
      </w:pPr>
      <w:r w:rsidRPr="00A75422">
        <w:rPr>
          <w:rFonts w:ascii="Times New Roman" w:eastAsiaTheme="minorEastAsia" w:hAnsi="Times New Roman"/>
          <w:szCs w:val="20"/>
          <w:highlight w:val="green"/>
          <w:lang w:eastAsia="ja-JP"/>
        </w:rPr>
        <w:lastRenderedPageBreak/>
        <w:t>Agreement</w:t>
      </w:r>
    </w:p>
    <w:p w14:paraId="5A053243" w14:textId="77777777" w:rsidR="00DB17E3" w:rsidRPr="00A75422" w:rsidRDefault="00DB17E3" w:rsidP="00DB17E3">
      <w:pPr>
        <w:rPr>
          <w:rFonts w:ascii="Times New Roman" w:hAnsi="Times New Roman"/>
          <w:szCs w:val="20"/>
          <w:lang w:eastAsia="x-none"/>
        </w:rPr>
      </w:pPr>
      <w:r w:rsidRPr="00A75422">
        <w:rPr>
          <w:rFonts w:ascii="Times New Roman" w:eastAsiaTheme="minorEastAsia" w:hAnsi="Times New Roman"/>
          <w:noProof/>
          <w:szCs w:val="20"/>
          <w:lang w:eastAsia="zh-CN"/>
        </w:rPr>
        <w:t xml:space="preserve">For PUSCH in CE mode A and for the case where DL system BW and UL system BW is the same, </w:t>
      </w:r>
      <w:r w:rsidRPr="00A75422">
        <w:rPr>
          <w:rFonts w:ascii="Times New Roman" w:hAnsi="Times New Roman"/>
          <w:szCs w:val="20"/>
        </w:rPr>
        <w:t xml:space="preserve"> use resource allocation type 2 with starting PRB within the full system BW</w:t>
      </w:r>
    </w:p>
    <w:p w14:paraId="2A602AB4" w14:textId="77777777" w:rsidR="00DB17E3" w:rsidRPr="00A75422" w:rsidRDefault="00DB17E3" w:rsidP="00DB17E3">
      <w:pPr>
        <w:rPr>
          <w:rFonts w:ascii="Times New Roman" w:hAnsi="Times New Roman"/>
          <w:szCs w:val="20"/>
          <w:lang w:eastAsia="x-none"/>
        </w:rPr>
      </w:pPr>
    </w:p>
    <w:p w14:paraId="46530592" w14:textId="77777777" w:rsidR="00DB17E3" w:rsidRPr="00A75422" w:rsidRDefault="00DB17E3" w:rsidP="00DB17E3">
      <w:pPr>
        <w:rPr>
          <w:rFonts w:ascii="Times New Roman" w:eastAsia="Yu Mincho" w:hAnsi="Times New Roman"/>
          <w:szCs w:val="20"/>
          <w:lang w:eastAsia="ja-JP"/>
        </w:rPr>
      </w:pPr>
      <w:r w:rsidRPr="00A75422">
        <w:rPr>
          <w:rFonts w:ascii="Times New Roman" w:eastAsia="Yu Mincho" w:hAnsi="Times New Roman"/>
          <w:szCs w:val="20"/>
          <w:highlight w:val="green"/>
          <w:lang w:eastAsia="ja-JP"/>
        </w:rPr>
        <w:t>Agreement</w:t>
      </w:r>
    </w:p>
    <w:p w14:paraId="7A098522" w14:textId="77777777" w:rsidR="00DB17E3" w:rsidRPr="00A75422" w:rsidRDefault="00DB17E3" w:rsidP="00DB17E3">
      <w:pPr>
        <w:rPr>
          <w:rFonts w:ascii="Times New Roman" w:eastAsiaTheme="minorEastAsia" w:hAnsi="Times New Roman"/>
          <w:bCs/>
          <w:iCs/>
          <w:szCs w:val="20"/>
        </w:rPr>
      </w:pPr>
      <w:r w:rsidRPr="00A75422">
        <w:rPr>
          <w:rFonts w:ascii="Times New Roman" w:eastAsia="Yu Mincho" w:hAnsi="Times New Roman"/>
          <w:bCs/>
          <w:iCs/>
          <w:szCs w:val="20"/>
        </w:rPr>
        <w:t xml:space="preserve">For PUSCH in CE mode B, adjust the starting PRB </w:t>
      </w:r>
      <w:r w:rsidRPr="00A75422">
        <w:rPr>
          <w:rFonts w:ascii="Times New Roman" w:eastAsiaTheme="minorEastAsia" w:hAnsi="Times New Roman"/>
          <w:bCs/>
          <w:iCs/>
          <w:szCs w:val="20"/>
        </w:rPr>
        <w:t xml:space="preserve">based on </w:t>
      </w:r>
      <w:r w:rsidRPr="00A75422">
        <w:rPr>
          <w:rFonts w:ascii="Times New Roman" w:eastAsia="Yu Mincho" w:hAnsi="Times New Roman"/>
          <w:bCs/>
          <w:iCs/>
          <w:szCs w:val="20"/>
        </w:rPr>
        <w:t xml:space="preserve">the resource allocation </w:t>
      </w:r>
      <w:r w:rsidRPr="00A75422">
        <w:rPr>
          <w:rFonts w:ascii="Times New Roman" w:eastAsiaTheme="minorEastAsia" w:hAnsi="Times New Roman"/>
          <w:bCs/>
          <w:iCs/>
          <w:szCs w:val="20"/>
        </w:rPr>
        <w:t xml:space="preserve">type 2 </w:t>
      </w:r>
      <w:r w:rsidRPr="00A75422">
        <w:rPr>
          <w:rFonts w:ascii="Times New Roman" w:eastAsia="Yu Mincho" w:hAnsi="Times New Roman"/>
          <w:bCs/>
          <w:iCs/>
          <w:szCs w:val="20"/>
        </w:rPr>
        <w:t>for 2 PRBs by {</w:t>
      </w:r>
      <w:r w:rsidRPr="00A75422">
        <w:rPr>
          <w:rFonts w:ascii="Times New Roman" w:eastAsiaTheme="minorEastAsia" w:hAnsi="Times New Roman"/>
          <w:bCs/>
          <w:iCs/>
          <w:szCs w:val="20"/>
        </w:rPr>
        <w:t xml:space="preserve">-1, </w:t>
      </w:r>
      <w:r w:rsidRPr="00A75422">
        <w:rPr>
          <w:rFonts w:ascii="Times New Roman" w:eastAsia="Yu Mincho" w:hAnsi="Times New Roman"/>
          <w:bCs/>
          <w:iCs/>
          <w:szCs w:val="20"/>
        </w:rPr>
        <w:t>1, 2, 3} PRBs towards higher PRB index via RRC signaling.</w:t>
      </w:r>
    </w:p>
    <w:p w14:paraId="5A45540C" w14:textId="77777777" w:rsidR="00DB17E3" w:rsidRPr="00A75422" w:rsidRDefault="00DB17E3" w:rsidP="00DB17E3">
      <w:pPr>
        <w:rPr>
          <w:rFonts w:ascii="Times New Roman" w:eastAsia="Yu Mincho" w:hAnsi="Times New Roman"/>
          <w:szCs w:val="20"/>
          <w:lang w:eastAsia="ja-JP"/>
        </w:rPr>
      </w:pPr>
    </w:p>
    <w:p w14:paraId="30B64360" w14:textId="77777777" w:rsidR="00DB17E3" w:rsidRPr="00A75422" w:rsidRDefault="00DB17E3" w:rsidP="00DB17E3">
      <w:pPr>
        <w:rPr>
          <w:rFonts w:ascii="Times New Roman" w:eastAsia="Yu Mincho" w:hAnsi="Times New Roman"/>
          <w:szCs w:val="20"/>
          <w:lang w:eastAsia="ja-JP"/>
        </w:rPr>
      </w:pPr>
      <w:r w:rsidRPr="00A75422">
        <w:rPr>
          <w:rFonts w:ascii="Times New Roman" w:eastAsia="Yu Mincho" w:hAnsi="Times New Roman"/>
          <w:szCs w:val="20"/>
          <w:highlight w:val="green"/>
          <w:lang w:eastAsia="ja-JP"/>
        </w:rPr>
        <w:t>Agreement</w:t>
      </w:r>
    </w:p>
    <w:p w14:paraId="5B438CBF" w14:textId="77777777" w:rsidR="00DB17E3" w:rsidRPr="00A75422" w:rsidRDefault="00DB17E3" w:rsidP="00DB17E3">
      <w:pPr>
        <w:rPr>
          <w:rFonts w:ascii="Times New Roman" w:eastAsia="Yu Mincho" w:hAnsi="Times New Roman"/>
          <w:szCs w:val="20"/>
          <w:lang w:eastAsia="ja-JP"/>
        </w:rPr>
      </w:pPr>
      <w:r w:rsidRPr="00A75422">
        <w:rPr>
          <w:rFonts w:ascii="Times New Roman" w:eastAsia="Yu Mincho" w:hAnsi="Times New Roman"/>
          <w:bCs/>
          <w:iCs/>
          <w:szCs w:val="20"/>
        </w:rPr>
        <w:t>Flexible starting PUSCH PRB for BL/CE UE configured with 5 MHz max PUSCH channel bandwidth is not considered further in Rel-15.</w:t>
      </w:r>
    </w:p>
    <w:p w14:paraId="497B512E" w14:textId="77777777" w:rsidR="00DB17E3" w:rsidRPr="00A75422" w:rsidRDefault="00DB17E3" w:rsidP="00DB17E3">
      <w:pPr>
        <w:rPr>
          <w:rFonts w:ascii="Times New Roman" w:hAnsi="Times New Roman"/>
          <w:szCs w:val="20"/>
          <w:lang w:eastAsia="x-none"/>
        </w:rPr>
      </w:pPr>
    </w:p>
    <w:p w14:paraId="1AE62ABA" w14:textId="4470A025" w:rsidR="00DB17E3" w:rsidRDefault="0058452E" w:rsidP="00DB17E3">
      <w:pPr>
        <w:rPr>
          <w:lang w:eastAsia="x-none"/>
        </w:rPr>
      </w:pPr>
      <w:hyperlink r:id="rId448" w:history="1">
        <w:r w:rsidR="000F2B08">
          <w:rPr>
            <w:rStyle w:val="Hyperlink"/>
            <w:lang w:eastAsia="x-none"/>
          </w:rPr>
          <w:t>R1-1805853</w:t>
        </w:r>
      </w:hyperlink>
      <w:r w:rsidR="00DB17E3">
        <w:rPr>
          <w:lang w:eastAsia="x-none"/>
        </w:rPr>
        <w:tab/>
        <w:t>Flexible PDSCH/PUSCH starting PRB for MTC</w:t>
      </w:r>
      <w:r w:rsidR="00DB17E3">
        <w:rPr>
          <w:lang w:eastAsia="x-none"/>
        </w:rPr>
        <w:tab/>
        <w:t>Ericsson</w:t>
      </w:r>
    </w:p>
    <w:p w14:paraId="0B01F352" w14:textId="0FE6C6ED" w:rsidR="00DB17E3" w:rsidRDefault="0058452E" w:rsidP="00DB17E3">
      <w:pPr>
        <w:rPr>
          <w:lang w:eastAsia="x-none"/>
        </w:rPr>
      </w:pPr>
      <w:hyperlink r:id="rId449" w:history="1">
        <w:r w:rsidR="000F2B08">
          <w:rPr>
            <w:rStyle w:val="Hyperlink"/>
            <w:lang w:eastAsia="x-none"/>
          </w:rPr>
          <w:t>R1-1805982</w:t>
        </w:r>
      </w:hyperlink>
      <w:r w:rsidR="00DB17E3">
        <w:rPr>
          <w:lang w:eastAsia="x-none"/>
        </w:rPr>
        <w:tab/>
        <w:t>On more flexible starting PRB for PDSCH/PUSCH resource allocation</w:t>
      </w:r>
      <w:r w:rsidR="00DB17E3">
        <w:rPr>
          <w:lang w:eastAsia="x-none"/>
        </w:rPr>
        <w:tab/>
        <w:t>Huawei, HiSilicon</w:t>
      </w:r>
    </w:p>
    <w:p w14:paraId="64E04AC8" w14:textId="7F17EFFD" w:rsidR="00DB17E3" w:rsidRDefault="0058452E" w:rsidP="00DB17E3">
      <w:pPr>
        <w:rPr>
          <w:lang w:eastAsia="x-none"/>
        </w:rPr>
      </w:pPr>
      <w:hyperlink r:id="rId450" w:history="1">
        <w:r w:rsidR="000F2B08">
          <w:rPr>
            <w:rStyle w:val="Hyperlink"/>
            <w:lang w:eastAsia="x-none"/>
          </w:rPr>
          <w:t>R1-1806176</w:t>
        </w:r>
      </w:hyperlink>
      <w:r w:rsidR="00DB17E3">
        <w:rPr>
          <w:lang w:eastAsia="x-none"/>
        </w:rPr>
        <w:tab/>
        <w:t>Support for flexible PDSCH/PUSCH starting PRB</w:t>
      </w:r>
      <w:r w:rsidR="00DB17E3">
        <w:rPr>
          <w:lang w:eastAsia="x-none"/>
        </w:rPr>
        <w:tab/>
        <w:t>Nokia, Nokia Shanghai Bell</w:t>
      </w:r>
    </w:p>
    <w:p w14:paraId="0BA1CB21" w14:textId="4371F365" w:rsidR="00DB17E3" w:rsidRDefault="0058452E" w:rsidP="00DB17E3">
      <w:pPr>
        <w:rPr>
          <w:lang w:eastAsia="x-none"/>
        </w:rPr>
      </w:pPr>
      <w:hyperlink r:id="rId451" w:history="1">
        <w:r w:rsidR="000F2B08">
          <w:rPr>
            <w:rStyle w:val="Hyperlink"/>
            <w:lang w:eastAsia="x-none"/>
          </w:rPr>
          <w:t>R1-1806189</w:t>
        </w:r>
      </w:hyperlink>
      <w:r w:rsidR="00DB17E3">
        <w:rPr>
          <w:lang w:eastAsia="x-none"/>
        </w:rPr>
        <w:tab/>
        <w:t>Flexible starting PRB of PUSCH/PDSCH for MTC</w:t>
      </w:r>
      <w:r w:rsidR="00DB17E3">
        <w:rPr>
          <w:lang w:eastAsia="x-none"/>
        </w:rPr>
        <w:tab/>
        <w:t>ZTE</w:t>
      </w:r>
    </w:p>
    <w:p w14:paraId="58FA56C0" w14:textId="3FB784E6" w:rsidR="00DB17E3" w:rsidRDefault="0058452E" w:rsidP="00DB17E3">
      <w:pPr>
        <w:rPr>
          <w:lang w:eastAsia="x-none"/>
        </w:rPr>
      </w:pPr>
      <w:hyperlink r:id="rId452" w:history="1">
        <w:r w:rsidR="000F2B08">
          <w:rPr>
            <w:rStyle w:val="Hyperlink"/>
            <w:lang w:eastAsia="x-none"/>
          </w:rPr>
          <w:t>R1-1806562</w:t>
        </w:r>
      </w:hyperlink>
      <w:r w:rsidR="00DB17E3">
        <w:rPr>
          <w:lang w:eastAsia="x-none"/>
        </w:rPr>
        <w:tab/>
        <w:t>On flexible PDSCH/PUSCH PRB allocation in efeMTC</w:t>
      </w:r>
      <w:r w:rsidR="00DB17E3">
        <w:rPr>
          <w:lang w:eastAsia="x-none"/>
        </w:rPr>
        <w:tab/>
        <w:t>Sony</w:t>
      </w:r>
    </w:p>
    <w:p w14:paraId="16DEF292" w14:textId="0F2F3D2D" w:rsidR="00DB17E3" w:rsidRDefault="0058452E" w:rsidP="00DB17E3">
      <w:pPr>
        <w:rPr>
          <w:lang w:eastAsia="x-none"/>
        </w:rPr>
      </w:pPr>
      <w:hyperlink r:id="rId453" w:history="1">
        <w:r w:rsidR="000F2B08">
          <w:rPr>
            <w:rStyle w:val="Hyperlink"/>
            <w:lang w:eastAsia="x-none"/>
          </w:rPr>
          <w:t>R1-1806686</w:t>
        </w:r>
      </w:hyperlink>
      <w:r w:rsidR="00DB17E3">
        <w:rPr>
          <w:lang w:eastAsia="x-none"/>
        </w:rPr>
        <w:tab/>
        <w:t>Discussion on Flexible PDSCH/PUSCH starting PRB</w:t>
      </w:r>
      <w:r w:rsidR="00DB17E3">
        <w:rPr>
          <w:lang w:eastAsia="x-none"/>
        </w:rPr>
        <w:tab/>
        <w:t>Samsung</w:t>
      </w:r>
    </w:p>
    <w:p w14:paraId="020C9752" w14:textId="086BA05A" w:rsidR="00DB17E3" w:rsidRDefault="0058452E" w:rsidP="00DB17E3">
      <w:pPr>
        <w:rPr>
          <w:lang w:eastAsia="x-none"/>
        </w:rPr>
      </w:pPr>
      <w:hyperlink r:id="rId454" w:history="1">
        <w:r w:rsidR="000F2B08">
          <w:rPr>
            <w:rStyle w:val="Hyperlink"/>
            <w:lang w:eastAsia="x-none"/>
          </w:rPr>
          <w:t>R1-1807420</w:t>
        </w:r>
      </w:hyperlink>
      <w:r w:rsidR="00DB17E3">
        <w:rPr>
          <w:lang w:eastAsia="x-none"/>
        </w:rPr>
        <w:tab/>
        <w:t>On more flexible PDSCH/PUSCH resource allocation</w:t>
      </w:r>
      <w:r w:rsidR="00DB17E3">
        <w:rPr>
          <w:lang w:eastAsia="x-none"/>
        </w:rPr>
        <w:tab/>
        <w:t>Sharp</w:t>
      </w:r>
      <w:r w:rsidR="00A75422">
        <w:rPr>
          <w:lang w:eastAsia="x-none"/>
        </w:rPr>
        <w:tab/>
        <w:t xml:space="preserve">(revision of </w:t>
      </w:r>
      <w:hyperlink r:id="rId455" w:history="1">
        <w:r w:rsidR="000F2B08">
          <w:rPr>
            <w:rStyle w:val="Hyperlink"/>
            <w:lang w:eastAsia="x-none"/>
          </w:rPr>
          <w:t>R1-1806938</w:t>
        </w:r>
      </w:hyperlink>
      <w:r w:rsidR="00A75422" w:rsidRPr="00A75422">
        <w:rPr>
          <w:rStyle w:val="Hyperlink"/>
          <w:u w:val="none"/>
          <w:lang w:eastAsia="x-none"/>
        </w:rPr>
        <w:t>)</w:t>
      </w:r>
    </w:p>
    <w:p w14:paraId="3815D4D2" w14:textId="2611A31F" w:rsidR="00DB17E3" w:rsidRDefault="0058452E" w:rsidP="00DB17E3">
      <w:pPr>
        <w:rPr>
          <w:lang w:eastAsia="x-none"/>
        </w:rPr>
      </w:pPr>
      <w:hyperlink r:id="rId456" w:history="1">
        <w:r w:rsidR="000F2B08">
          <w:rPr>
            <w:rStyle w:val="Hyperlink"/>
            <w:lang w:eastAsia="x-none"/>
          </w:rPr>
          <w:t>R1-1807106</w:t>
        </w:r>
      </w:hyperlink>
      <w:r w:rsidR="00DB17E3">
        <w:rPr>
          <w:lang w:eastAsia="x-none"/>
        </w:rPr>
        <w:tab/>
        <w:t>Flexible allocation for PDSCH and PUSCH</w:t>
      </w:r>
      <w:r w:rsidR="00DB17E3">
        <w:rPr>
          <w:lang w:eastAsia="x-none"/>
        </w:rPr>
        <w:tab/>
        <w:t>Qualcomm Incorporated</w:t>
      </w:r>
    </w:p>
    <w:p w14:paraId="38924054" w14:textId="77777777" w:rsidR="00DB17E3" w:rsidRDefault="00DB17E3" w:rsidP="00206A0E">
      <w:pPr>
        <w:pStyle w:val="Heading4"/>
        <w:rPr>
          <w:lang w:val="sv-SE"/>
        </w:rPr>
      </w:pPr>
      <w:bookmarkStart w:id="132" w:name="_Toc513839853"/>
      <w:bookmarkStart w:id="133" w:name="_Toc516232561"/>
      <w:r>
        <w:t>Other</w:t>
      </w:r>
      <w:bookmarkEnd w:id="132"/>
      <w:bookmarkEnd w:id="133"/>
    </w:p>
    <w:p w14:paraId="5DBA9E4C" w14:textId="7EDCF3A4" w:rsidR="00DB17E3" w:rsidRDefault="00DB17E3" w:rsidP="00DB17E3">
      <w:pPr>
        <w:rPr>
          <w:rFonts w:cs="Times"/>
          <w:i/>
          <w:iCs/>
          <w:szCs w:val="20"/>
        </w:rPr>
      </w:pPr>
      <w:r>
        <w:rPr>
          <w:rFonts w:cs="Times"/>
          <w:i/>
          <w:iCs/>
          <w:szCs w:val="20"/>
        </w:rPr>
        <w:t xml:space="preserve">Including any </w:t>
      </w:r>
      <w:r w:rsidRPr="00127268">
        <w:rPr>
          <w:rFonts w:cs="Times"/>
          <w:i/>
          <w:iCs/>
          <w:szCs w:val="20"/>
        </w:rPr>
        <w:t xml:space="preserve">remaining details of </w:t>
      </w:r>
      <w:r>
        <w:rPr>
          <w:rFonts w:cs="Times"/>
          <w:i/>
          <w:iCs/>
          <w:szCs w:val="20"/>
        </w:rPr>
        <w:t>HARQ-ACK feedback</w:t>
      </w:r>
    </w:p>
    <w:p w14:paraId="7D7BE9C3" w14:textId="77777777" w:rsidR="00A75422" w:rsidRDefault="00A75422" w:rsidP="00DB17E3">
      <w:pPr>
        <w:rPr>
          <w:rFonts w:cs="Times"/>
          <w:szCs w:val="20"/>
          <w:lang w:val="en-US"/>
        </w:rPr>
      </w:pPr>
    </w:p>
    <w:p w14:paraId="5B57A3E6" w14:textId="741C2729" w:rsidR="00DB17E3" w:rsidRPr="00A75422" w:rsidRDefault="0058452E" w:rsidP="00DB17E3">
      <w:pPr>
        <w:rPr>
          <w:rFonts w:eastAsia="Yu Mincho"/>
          <w:b/>
          <w:lang w:eastAsia="ja-JP"/>
        </w:rPr>
      </w:pPr>
      <w:hyperlink r:id="rId457" w:history="1">
        <w:r w:rsidR="000F2B08">
          <w:rPr>
            <w:rStyle w:val="Hyperlink"/>
            <w:rFonts w:eastAsia="Yu Mincho"/>
            <w:b/>
            <w:lang w:eastAsia="ja-JP"/>
          </w:rPr>
          <w:t>R1-1807465</w:t>
        </w:r>
      </w:hyperlink>
      <w:r w:rsidR="00DB17E3" w:rsidRPr="00A75422">
        <w:rPr>
          <w:rFonts w:eastAsia="Yu Mincho"/>
          <w:b/>
          <w:lang w:eastAsia="ja-JP"/>
        </w:rPr>
        <w:tab/>
        <w:t>Summary of Uplink HARQ-ACK Feedback for MTC</w:t>
      </w:r>
      <w:r w:rsidR="00DB17E3" w:rsidRPr="00A75422">
        <w:rPr>
          <w:rFonts w:eastAsia="Yu Mincho"/>
          <w:b/>
          <w:lang w:eastAsia="ja-JP"/>
        </w:rPr>
        <w:tab/>
        <w:t>ZTE</w:t>
      </w:r>
    </w:p>
    <w:p w14:paraId="4C3783AC" w14:textId="77777777" w:rsidR="00DB17E3" w:rsidRDefault="00DB17E3" w:rsidP="00DB17E3">
      <w:pPr>
        <w:rPr>
          <w:lang w:eastAsia="x-none"/>
        </w:rPr>
      </w:pPr>
    </w:p>
    <w:p w14:paraId="08C34484" w14:textId="77777777" w:rsidR="00DB17E3" w:rsidRPr="003346FC" w:rsidRDefault="00DB17E3" w:rsidP="00DB17E3">
      <w:pPr>
        <w:rPr>
          <w:rFonts w:eastAsia="Yu Mincho"/>
          <w:lang w:eastAsia="ja-JP"/>
        </w:rPr>
      </w:pPr>
      <w:r w:rsidRPr="003346FC">
        <w:rPr>
          <w:rFonts w:eastAsia="Yu Mincho"/>
          <w:highlight w:val="green"/>
          <w:lang w:eastAsia="ja-JP"/>
        </w:rPr>
        <w:t>Agreement</w:t>
      </w:r>
    </w:p>
    <w:p w14:paraId="46282610" w14:textId="77777777" w:rsidR="00DB17E3" w:rsidRPr="00996FF1" w:rsidRDefault="00DB17E3" w:rsidP="00DB17E3">
      <w:pPr>
        <w:rPr>
          <w:lang w:eastAsia="x-none"/>
        </w:rPr>
      </w:pPr>
      <w:r w:rsidRPr="00996FF1">
        <w:rPr>
          <w:lang w:eastAsia="x-none"/>
        </w:rPr>
        <w:t>For the UE-specific UL explicit HARQ-ACK feedback in CE Mode A, ACK is indicated by DCI format 6-0A where ‘Resource block assignment’ field is set to be all ‘1’s.</w:t>
      </w:r>
    </w:p>
    <w:p w14:paraId="0D4910CD" w14:textId="77777777" w:rsidR="00DB17E3" w:rsidRPr="00996FF1" w:rsidRDefault="00DB17E3" w:rsidP="00DB17E3">
      <w:pPr>
        <w:rPr>
          <w:lang w:val="en-US" w:eastAsia="x-none"/>
        </w:rPr>
      </w:pPr>
      <w:r w:rsidRPr="00996FF1">
        <w:rPr>
          <w:lang w:val="en-US" w:eastAsia="x-none"/>
        </w:rPr>
        <w:t>For the UE-specific UL explicit HARQ-ACK feedback in CE Mode B, ACK is indicated by DCI format 6-0B where ‘MCS’ field is set to be ’1111’.</w:t>
      </w:r>
    </w:p>
    <w:p w14:paraId="47164BE8" w14:textId="77777777" w:rsidR="00DB17E3" w:rsidRDefault="00DB17E3" w:rsidP="00DB17E3">
      <w:pPr>
        <w:rPr>
          <w:lang w:eastAsia="x-none"/>
        </w:rPr>
      </w:pPr>
    </w:p>
    <w:p w14:paraId="3D6AEF67" w14:textId="51B05350" w:rsidR="00DB17E3" w:rsidRDefault="0058452E" w:rsidP="00DB17E3">
      <w:pPr>
        <w:rPr>
          <w:lang w:eastAsia="x-none"/>
        </w:rPr>
      </w:pPr>
      <w:hyperlink r:id="rId458" w:history="1">
        <w:r w:rsidR="000F2B08">
          <w:rPr>
            <w:rStyle w:val="Hyperlink"/>
            <w:lang w:eastAsia="x-none"/>
          </w:rPr>
          <w:t>R1-1805980</w:t>
        </w:r>
      </w:hyperlink>
      <w:r w:rsidR="00DB17E3">
        <w:rPr>
          <w:lang w:eastAsia="x-none"/>
        </w:rPr>
        <w:tab/>
        <w:t>Remaining details of HARQ-ACK feedback for PUSCH in eFeMTC</w:t>
      </w:r>
      <w:r w:rsidR="00DB17E3">
        <w:rPr>
          <w:lang w:eastAsia="x-none"/>
        </w:rPr>
        <w:tab/>
        <w:t>Huawei, HiSilicon</w:t>
      </w:r>
    </w:p>
    <w:p w14:paraId="4A6F2061" w14:textId="1F9D42D7" w:rsidR="00DB17E3" w:rsidRDefault="0058452E" w:rsidP="00DB17E3">
      <w:pPr>
        <w:rPr>
          <w:lang w:eastAsia="x-none"/>
        </w:rPr>
      </w:pPr>
      <w:hyperlink r:id="rId459" w:history="1">
        <w:r w:rsidR="000F2B08">
          <w:rPr>
            <w:rStyle w:val="Hyperlink"/>
            <w:lang w:eastAsia="x-none"/>
          </w:rPr>
          <w:t>R1-1806177</w:t>
        </w:r>
      </w:hyperlink>
      <w:r w:rsidR="00DB17E3">
        <w:rPr>
          <w:lang w:eastAsia="x-none"/>
        </w:rPr>
        <w:tab/>
        <w:t>Remaining details of HARQ-ACK feedback for efeMTC</w:t>
      </w:r>
      <w:r w:rsidR="00DB17E3">
        <w:rPr>
          <w:lang w:eastAsia="x-none"/>
        </w:rPr>
        <w:tab/>
        <w:t>Nokia, Nokia Shanghai Bell</w:t>
      </w:r>
    </w:p>
    <w:p w14:paraId="2439FA8A" w14:textId="279DEC3F" w:rsidR="00DB17E3" w:rsidRDefault="0058452E" w:rsidP="00DB17E3">
      <w:pPr>
        <w:rPr>
          <w:lang w:eastAsia="x-none"/>
        </w:rPr>
      </w:pPr>
      <w:hyperlink r:id="rId460" w:history="1">
        <w:r w:rsidR="000F2B08">
          <w:rPr>
            <w:rStyle w:val="Hyperlink"/>
            <w:lang w:eastAsia="x-none"/>
          </w:rPr>
          <w:t>R1-1806190</w:t>
        </w:r>
      </w:hyperlink>
      <w:r w:rsidR="00DB17E3">
        <w:rPr>
          <w:lang w:eastAsia="x-none"/>
        </w:rPr>
        <w:tab/>
        <w:t>Remaining issues on UL HARQ-ACK feedback for MTC</w:t>
      </w:r>
      <w:r w:rsidR="00DB17E3">
        <w:rPr>
          <w:lang w:eastAsia="x-none"/>
        </w:rPr>
        <w:tab/>
        <w:t>ZTE</w:t>
      </w:r>
    </w:p>
    <w:p w14:paraId="5F4D36AE" w14:textId="201719E2" w:rsidR="00DB17E3" w:rsidRDefault="0058452E" w:rsidP="00DB17E3">
      <w:pPr>
        <w:rPr>
          <w:lang w:eastAsia="x-none"/>
        </w:rPr>
      </w:pPr>
      <w:hyperlink r:id="rId461" w:history="1">
        <w:r w:rsidR="000F2B08">
          <w:rPr>
            <w:rStyle w:val="Hyperlink"/>
            <w:lang w:eastAsia="x-none"/>
          </w:rPr>
          <w:t>R1-1806383</w:t>
        </w:r>
      </w:hyperlink>
      <w:r w:rsidR="00DB17E3">
        <w:rPr>
          <w:lang w:eastAsia="x-none"/>
        </w:rPr>
        <w:tab/>
        <w:t>Remaining details of CRS muting for MTC</w:t>
      </w:r>
      <w:r w:rsidR="00DB17E3">
        <w:rPr>
          <w:lang w:eastAsia="x-none"/>
        </w:rPr>
        <w:tab/>
        <w:t>Ericsson</w:t>
      </w:r>
    </w:p>
    <w:p w14:paraId="3037940B" w14:textId="13310E16" w:rsidR="00DB17E3" w:rsidRDefault="0058452E" w:rsidP="00DB17E3">
      <w:pPr>
        <w:rPr>
          <w:lang w:eastAsia="x-none"/>
        </w:rPr>
      </w:pPr>
      <w:hyperlink r:id="rId462" w:history="1">
        <w:r w:rsidR="000F2B08">
          <w:rPr>
            <w:rStyle w:val="Hyperlink"/>
            <w:lang w:eastAsia="x-none"/>
          </w:rPr>
          <w:t>R1-1806588</w:t>
        </w:r>
      </w:hyperlink>
      <w:r w:rsidR="00DB17E3">
        <w:rPr>
          <w:lang w:eastAsia="x-none"/>
        </w:rPr>
        <w:tab/>
        <w:t>Discussion on early termination of uplink repetitions for MTC</w:t>
      </w:r>
      <w:r w:rsidR="00DB17E3">
        <w:rPr>
          <w:lang w:eastAsia="x-none"/>
        </w:rPr>
        <w:tab/>
        <w:t>LG Electronics</w:t>
      </w:r>
    </w:p>
    <w:p w14:paraId="5F3733E0" w14:textId="2A93EE62" w:rsidR="00DB17E3" w:rsidRDefault="0058452E" w:rsidP="00DB17E3">
      <w:pPr>
        <w:rPr>
          <w:lang w:eastAsia="x-none"/>
        </w:rPr>
      </w:pPr>
      <w:hyperlink r:id="rId463" w:history="1">
        <w:r w:rsidR="000F2B08">
          <w:rPr>
            <w:rStyle w:val="Hyperlink"/>
            <w:lang w:eastAsia="x-none"/>
          </w:rPr>
          <w:t>R1-1807044</w:t>
        </w:r>
      </w:hyperlink>
      <w:r w:rsidR="00DB17E3">
        <w:rPr>
          <w:lang w:eastAsia="x-none"/>
        </w:rPr>
        <w:tab/>
        <w:t>Views on UL HARQ-ACK feedback design for MTC</w:t>
      </w:r>
      <w:r w:rsidR="00DB17E3">
        <w:rPr>
          <w:lang w:eastAsia="x-none"/>
        </w:rPr>
        <w:tab/>
        <w:t>NTT DOCOMO, INC.</w:t>
      </w:r>
    </w:p>
    <w:p w14:paraId="6F61B32F" w14:textId="6C6F35D5" w:rsidR="00DB17E3" w:rsidRPr="00A75422" w:rsidRDefault="0058452E" w:rsidP="00DB17E3">
      <w:pPr>
        <w:rPr>
          <w:lang w:eastAsia="x-none"/>
        </w:rPr>
      </w:pPr>
      <w:hyperlink r:id="rId464" w:history="1">
        <w:r w:rsidR="000F2B08">
          <w:rPr>
            <w:rStyle w:val="Hyperlink"/>
            <w:lang w:eastAsia="x-none"/>
          </w:rPr>
          <w:t>R1-1807245</w:t>
        </w:r>
      </w:hyperlink>
      <w:r w:rsidR="00DB17E3">
        <w:rPr>
          <w:lang w:eastAsia="x-none"/>
        </w:rPr>
        <w:tab/>
        <w:t>Remaining issues in explicit uplink HARQ-ACK feedback</w:t>
      </w:r>
      <w:r w:rsidR="00DB17E3">
        <w:rPr>
          <w:lang w:eastAsia="x-none"/>
        </w:rPr>
        <w:tab/>
        <w:t>Sony</w:t>
      </w:r>
    </w:p>
    <w:p w14:paraId="525D0F94" w14:textId="55573432" w:rsidR="00966D15" w:rsidRPr="00966D15" w:rsidRDefault="00966D15" w:rsidP="00EA0210">
      <w:pPr>
        <w:pStyle w:val="Heading3"/>
        <w:ind w:left="720"/>
        <w:rPr>
          <w:i/>
          <w:iCs/>
        </w:rPr>
      </w:pPr>
      <w:bookmarkStart w:id="134" w:name="_Toc516232562"/>
      <w:r w:rsidRPr="00966D15">
        <w:t>Further enhancements of NB-IoT</w:t>
      </w:r>
      <w:bookmarkEnd w:id="115"/>
      <w:r>
        <w:t xml:space="preserve"> - </w:t>
      </w:r>
      <w:r w:rsidRPr="00966D15">
        <w:rPr>
          <w:i/>
          <w:iCs/>
        </w:rPr>
        <w:t xml:space="preserve">WID in </w:t>
      </w:r>
      <w:hyperlink r:id="rId465" w:history="1">
        <w:r w:rsidRPr="00966D15">
          <w:rPr>
            <w:i/>
            <w:iCs/>
            <w:color w:val="0000FF"/>
            <w:u w:val="single"/>
          </w:rPr>
          <w:t>RP-172063</w:t>
        </w:r>
      </w:hyperlink>
      <w:r w:rsidRPr="00966D15">
        <w:t>.</w:t>
      </w:r>
      <w:bookmarkEnd w:id="134"/>
      <w:r w:rsidRPr="00966D15">
        <w:rPr>
          <w:i/>
          <w:iCs/>
        </w:rPr>
        <w:t xml:space="preserve"> </w:t>
      </w:r>
    </w:p>
    <w:p w14:paraId="3009EE7D" w14:textId="5AE8E909" w:rsidR="00206A0E" w:rsidRPr="00206A0E" w:rsidRDefault="0058452E" w:rsidP="00206A0E">
      <w:pPr>
        <w:widowControl w:val="0"/>
        <w:ind w:left="1800" w:hanging="1800"/>
        <w:rPr>
          <w:b/>
        </w:rPr>
      </w:pPr>
      <w:hyperlink r:id="rId466" w:history="1">
        <w:r w:rsidR="000F2B08">
          <w:rPr>
            <w:rStyle w:val="Hyperlink"/>
            <w:b/>
          </w:rPr>
          <w:t>R1-1807537</w:t>
        </w:r>
      </w:hyperlink>
      <w:r w:rsidR="00206A0E" w:rsidRPr="00206A0E">
        <w:rPr>
          <w:b/>
        </w:rPr>
        <w:tab/>
        <w:t>Chairman's notes of AI 6.2.7 further enhancements of NB-IoT Ad-Hoc chair (NTT DOCOMO</w:t>
      </w:r>
      <w:r w:rsidR="00206A0E" w:rsidRPr="00206A0E">
        <w:rPr>
          <w:rFonts w:hint="eastAsia"/>
          <w:b/>
        </w:rPr>
        <w:t>, INC.</w:t>
      </w:r>
      <w:r w:rsidR="00206A0E" w:rsidRPr="00206A0E">
        <w:rPr>
          <w:b/>
        </w:rPr>
        <w:t>)</w:t>
      </w:r>
    </w:p>
    <w:p w14:paraId="0D8AE85F" w14:textId="77777777" w:rsidR="00206A0E" w:rsidRPr="00CF02E6" w:rsidRDefault="00206A0E" w:rsidP="00206A0E">
      <w:pPr>
        <w:ind w:left="720" w:hanging="720"/>
        <w:rPr>
          <w:lang w:val="en-US"/>
        </w:rPr>
      </w:pPr>
      <w:r w:rsidRPr="00777035">
        <w:rPr>
          <w:rFonts w:ascii="Times New Roman" w:hAnsi="Times New Roman"/>
          <w:b/>
          <w:szCs w:val="20"/>
        </w:rPr>
        <w:t xml:space="preserve">Decision: </w:t>
      </w:r>
      <w:r w:rsidRPr="00CF02E6">
        <w:rPr>
          <w:lang w:val="en-US"/>
        </w:rPr>
        <w:t xml:space="preserve">Contents </w:t>
      </w:r>
      <w:r>
        <w:rPr>
          <w:lang w:val="en-US"/>
        </w:rPr>
        <w:t xml:space="preserve">are </w:t>
      </w:r>
      <w:r w:rsidRPr="00CF02E6">
        <w:rPr>
          <w:lang w:val="en-US"/>
        </w:rPr>
        <w:t>incorporated below</w:t>
      </w:r>
      <w:r>
        <w:rPr>
          <w:lang w:val="en-US"/>
        </w:rPr>
        <w:t xml:space="preserve">. </w:t>
      </w:r>
      <w:r w:rsidRPr="00777035">
        <w:rPr>
          <w:rFonts w:ascii="Times New Roman" w:hAnsi="Times New Roman"/>
          <w:szCs w:val="20"/>
        </w:rPr>
        <w:t xml:space="preserve">The </w:t>
      </w:r>
      <w:r>
        <w:rPr>
          <w:rFonts w:ascii="Times New Roman" w:hAnsi="Times New Roman"/>
          <w:szCs w:val="20"/>
        </w:rPr>
        <w:t>document is endorsed</w:t>
      </w:r>
      <w:r w:rsidRPr="00CF02E6">
        <w:rPr>
          <w:lang w:val="en-US"/>
        </w:rPr>
        <w:t xml:space="preserve"> with updates.</w:t>
      </w:r>
    </w:p>
    <w:p w14:paraId="63550A0D" w14:textId="77777777" w:rsidR="00206A0E" w:rsidRDefault="00206A0E" w:rsidP="00966D15">
      <w:pPr>
        <w:ind w:left="720" w:hanging="720"/>
      </w:pPr>
    </w:p>
    <w:p w14:paraId="115DC2DC" w14:textId="186BBCD7" w:rsidR="00DB17E3" w:rsidRDefault="00DB17E3" w:rsidP="00DB17E3">
      <w:pPr>
        <w:rPr>
          <w:lang w:eastAsia="x-none"/>
        </w:rPr>
      </w:pPr>
      <w:bookmarkStart w:id="135" w:name="_Toc513839859"/>
    </w:p>
    <w:p w14:paraId="783840DF" w14:textId="2D503644" w:rsidR="00206A0E" w:rsidRDefault="00206A0E" w:rsidP="00DB17E3">
      <w:pPr>
        <w:rPr>
          <w:b/>
          <w:lang w:eastAsia="x-none"/>
        </w:rPr>
      </w:pPr>
      <w:r w:rsidRPr="00206A0E">
        <w:rPr>
          <w:b/>
          <w:lang w:eastAsia="x-none"/>
        </w:rPr>
        <w:t>Friday</w:t>
      </w:r>
    </w:p>
    <w:p w14:paraId="4F789AA0" w14:textId="3F672912" w:rsidR="007C71CD" w:rsidRPr="007C71CD" w:rsidRDefault="0058452E" w:rsidP="007C71CD">
      <w:pPr>
        <w:ind w:left="720" w:hanging="720"/>
        <w:rPr>
          <w:rFonts w:eastAsia="DengXian"/>
          <w:lang w:eastAsia="ja-JP"/>
        </w:rPr>
      </w:pPr>
      <w:hyperlink r:id="rId467" w:history="1">
        <w:r w:rsidR="000F2B08">
          <w:rPr>
            <w:rStyle w:val="Hyperlink"/>
            <w:rFonts w:eastAsia="DengXian"/>
            <w:b/>
            <w:lang w:eastAsia="ja-JP"/>
          </w:rPr>
          <w:t>R1-1807576</w:t>
        </w:r>
      </w:hyperlink>
      <w:r w:rsidR="007C71CD" w:rsidRPr="00206A0E">
        <w:rPr>
          <w:rFonts w:eastAsia="DengXian"/>
          <w:b/>
          <w:lang w:eastAsia="ja-JP"/>
        </w:rPr>
        <w:tab/>
      </w:r>
      <w:r w:rsidR="007C71CD" w:rsidRPr="00206A0E">
        <w:rPr>
          <w:b/>
          <w:noProof/>
        </w:rPr>
        <w:t>Introduction of Rel-15 NB-IoT physical layer aspects</w:t>
      </w:r>
      <w:r w:rsidR="007C71CD" w:rsidRPr="00206A0E">
        <w:rPr>
          <w:rFonts w:eastAsia="DengXian"/>
          <w:b/>
          <w:lang w:eastAsia="ja-JP"/>
        </w:rPr>
        <w:t xml:space="preserve"> TS</w:t>
      </w:r>
      <w:r w:rsidR="007C71CD" w:rsidRPr="00206A0E">
        <w:rPr>
          <w:rFonts w:eastAsia="DengXian" w:hint="eastAsia"/>
          <w:b/>
          <w:lang w:eastAsia="ja-JP"/>
        </w:rPr>
        <w:t>3</w:t>
      </w:r>
      <w:r w:rsidR="007C71CD" w:rsidRPr="00206A0E">
        <w:rPr>
          <w:rFonts w:eastAsia="DengXian"/>
          <w:b/>
          <w:lang w:eastAsia="ja-JP"/>
        </w:rPr>
        <w:t>6.300</w:t>
      </w:r>
      <w:r w:rsidR="007C71CD" w:rsidRPr="00206A0E">
        <w:rPr>
          <w:rFonts w:eastAsia="DengXian"/>
          <w:b/>
          <w:lang w:eastAsia="ja-JP"/>
        </w:rPr>
        <w:tab/>
        <w:t>Huawei</w:t>
      </w:r>
      <w:r w:rsidR="007C71CD">
        <w:rPr>
          <w:rFonts w:eastAsia="DengXian"/>
          <w:b/>
          <w:lang w:eastAsia="ja-JP"/>
        </w:rPr>
        <w:tab/>
      </w:r>
      <w:r w:rsidR="007C71CD" w:rsidRPr="007C71CD">
        <w:rPr>
          <w:rFonts w:eastAsia="DengXian"/>
          <w:lang w:eastAsia="ja-JP"/>
        </w:rPr>
        <w:t xml:space="preserve">(revision of </w:t>
      </w:r>
      <w:hyperlink r:id="rId468" w:history="1">
        <w:r w:rsidR="000F2B08">
          <w:rPr>
            <w:rStyle w:val="Hyperlink"/>
            <w:rFonts w:eastAsia="DengXian"/>
            <w:lang w:eastAsia="ja-JP"/>
          </w:rPr>
          <w:t>R1-1806920</w:t>
        </w:r>
      </w:hyperlink>
      <w:r w:rsidR="007C71CD" w:rsidRPr="007C71CD">
        <w:rPr>
          <w:rStyle w:val="Hyperlink"/>
          <w:lang w:eastAsia="x-none"/>
        </w:rPr>
        <w:t>)</w:t>
      </w:r>
    </w:p>
    <w:p w14:paraId="60D0C98F" w14:textId="02029608" w:rsidR="007C71CD" w:rsidRDefault="007C71CD" w:rsidP="007C71CD">
      <w:pPr>
        <w:ind w:left="720" w:hanging="720"/>
        <w:rPr>
          <w:rFonts w:eastAsia="DengXian"/>
          <w:lang w:eastAsia="ja-JP"/>
        </w:rPr>
      </w:pPr>
      <w:r w:rsidRPr="00777035">
        <w:rPr>
          <w:rFonts w:ascii="Times New Roman" w:hAnsi="Times New Roman"/>
          <w:b/>
          <w:szCs w:val="20"/>
        </w:rPr>
        <w:t xml:space="preserve">Decision: </w:t>
      </w:r>
      <w:r w:rsidRPr="00206A0E">
        <w:rPr>
          <w:rFonts w:eastAsia="DengXian"/>
          <w:lang w:eastAsia="ja-JP"/>
        </w:rPr>
        <w:t xml:space="preserve">The </w:t>
      </w:r>
      <w:r>
        <w:rPr>
          <w:rFonts w:eastAsia="DengXian"/>
          <w:lang w:eastAsia="ja-JP"/>
        </w:rPr>
        <w:t xml:space="preserve">draft </w:t>
      </w:r>
      <w:r w:rsidRPr="00206A0E">
        <w:rPr>
          <w:rFonts w:eastAsia="DengXian"/>
          <w:lang w:eastAsia="ja-JP"/>
        </w:rPr>
        <w:t>CR</w:t>
      </w:r>
      <w:r>
        <w:rPr>
          <w:rFonts w:eastAsia="DengXian"/>
          <w:lang w:eastAsia="ja-JP"/>
        </w:rPr>
        <w:t xml:space="preserve"> (36.300, Rel-15, B)</w:t>
      </w:r>
      <w:r w:rsidRPr="00206A0E">
        <w:rPr>
          <w:rFonts w:eastAsia="DengXian"/>
          <w:lang w:eastAsia="ja-JP"/>
        </w:rPr>
        <w:t xml:space="preserve"> is endorsed (removing change on changes), final </w:t>
      </w:r>
      <w:r w:rsidRPr="00A34845">
        <w:rPr>
          <w:rFonts w:eastAsia="DengXian"/>
          <w:highlight w:val="green"/>
          <w:lang w:eastAsia="ja-JP"/>
        </w:rPr>
        <w:t xml:space="preserve">endorsed version is </w:t>
      </w:r>
      <w:r w:rsidRPr="00206A0E">
        <w:rPr>
          <w:rFonts w:eastAsia="DengXian"/>
          <w:highlight w:val="green"/>
          <w:lang w:eastAsia="ja-JP"/>
        </w:rPr>
        <w:t xml:space="preserve">in </w:t>
      </w:r>
      <w:hyperlink r:id="rId469" w:history="1">
        <w:r w:rsidR="000F2B08">
          <w:rPr>
            <w:rStyle w:val="Hyperlink"/>
            <w:rFonts w:eastAsia="DengXian"/>
            <w:highlight w:val="green"/>
            <w:lang w:eastAsia="ja-JP"/>
          </w:rPr>
          <w:t>R1-1807860</w:t>
        </w:r>
      </w:hyperlink>
      <w:r w:rsidRPr="00A34845">
        <w:rPr>
          <w:rFonts w:eastAsia="DengXian"/>
          <w:highlight w:val="green"/>
          <w:lang w:eastAsia="ja-JP"/>
        </w:rPr>
        <w:t>.</w:t>
      </w:r>
    </w:p>
    <w:p w14:paraId="31A24619" w14:textId="3A20FE3C" w:rsidR="007C71CD" w:rsidRPr="007C71CD" w:rsidRDefault="0058452E" w:rsidP="007C71CD">
      <w:pPr>
        <w:rPr>
          <w:b/>
          <w:lang w:eastAsia="ja-JP"/>
        </w:rPr>
      </w:pPr>
      <w:hyperlink r:id="rId470" w:history="1">
        <w:r w:rsidR="000F2B08">
          <w:rPr>
            <w:rStyle w:val="Hyperlink"/>
            <w:b/>
            <w:lang w:eastAsia="ja-JP"/>
          </w:rPr>
          <w:t>R1-1807559</w:t>
        </w:r>
      </w:hyperlink>
      <w:r w:rsidR="007C71CD" w:rsidRPr="007C71CD">
        <w:rPr>
          <w:b/>
          <w:lang w:eastAsia="ja-JP"/>
        </w:rPr>
        <w:tab/>
        <w:t>Introduction of Rel-15 Further NB-IoT enhancements in 36.213, s14</w:t>
      </w:r>
      <w:r w:rsidR="007C71CD" w:rsidRPr="007C71CD">
        <w:rPr>
          <w:b/>
          <w:lang w:eastAsia="ja-JP"/>
        </w:rPr>
        <w:tab/>
        <w:t>Motorola Mobility</w:t>
      </w:r>
    </w:p>
    <w:p w14:paraId="3967F1DE" w14:textId="77777777" w:rsidR="007C71CD" w:rsidRPr="006B4BA2" w:rsidRDefault="007C71CD" w:rsidP="007C71CD">
      <w:pPr>
        <w:ind w:left="720" w:hanging="720"/>
        <w:rPr>
          <w:lang w:eastAsia="ja-JP"/>
        </w:rPr>
      </w:pPr>
      <w:r w:rsidRPr="00777035">
        <w:rPr>
          <w:rFonts w:ascii="Times New Roman" w:hAnsi="Times New Roman"/>
          <w:b/>
          <w:szCs w:val="20"/>
        </w:rPr>
        <w:t>Decision:</w:t>
      </w:r>
      <w:r w:rsidRPr="00FE5B8F">
        <w:rPr>
          <w:rFonts w:ascii="Times New Roman" w:hAnsi="Times New Roman"/>
          <w:szCs w:val="20"/>
        </w:rPr>
        <w:t xml:space="preserve"> </w:t>
      </w:r>
      <w:r w:rsidRPr="006B4BA2">
        <w:rPr>
          <w:lang w:eastAsia="ja-JP"/>
        </w:rPr>
        <w:t>The above CR</w:t>
      </w:r>
      <w:r>
        <w:rPr>
          <w:lang w:eastAsia="ja-JP"/>
        </w:rPr>
        <w:t xml:space="preserve"> is </w:t>
      </w:r>
      <w:r w:rsidRPr="006B4BA2">
        <w:rPr>
          <w:highlight w:val="green"/>
          <w:lang w:eastAsia="ja-JP"/>
        </w:rPr>
        <w:t>endorsed</w:t>
      </w:r>
      <w:r w:rsidRPr="006B4BA2">
        <w:rPr>
          <w:lang w:eastAsia="ja-JP"/>
        </w:rPr>
        <w:t xml:space="preserve">. </w:t>
      </w:r>
      <w:r>
        <w:rPr>
          <w:lang w:eastAsia="ja-JP"/>
        </w:rPr>
        <w:t xml:space="preserve">Common understanding is to use it </w:t>
      </w:r>
      <w:r w:rsidRPr="006B4BA2">
        <w:rPr>
          <w:lang w:eastAsia="ja-JP"/>
        </w:rPr>
        <w:t>as the basis for next update</w:t>
      </w:r>
      <w:r>
        <w:rPr>
          <w:lang w:eastAsia="ja-JP"/>
        </w:rPr>
        <w:t>.</w:t>
      </w:r>
    </w:p>
    <w:p w14:paraId="7DCBEC4F" w14:textId="0B748E5F" w:rsidR="00907ED7" w:rsidRDefault="0058452E" w:rsidP="007C71CD">
      <w:pPr>
        <w:pBdr>
          <w:top w:val="single" w:sz="4" w:space="1" w:color="auto"/>
        </w:pBdr>
        <w:ind w:left="720" w:hanging="720"/>
      </w:pPr>
      <w:hyperlink r:id="rId471" w:history="1">
        <w:r w:rsidR="000F2B08">
          <w:rPr>
            <w:rStyle w:val="Hyperlink"/>
          </w:rPr>
          <w:t>R1-1807410</w:t>
        </w:r>
      </w:hyperlink>
      <w:r w:rsidR="00907ED7" w:rsidRPr="00907ED7">
        <w:tab/>
        <w:t>Introduction Rel-15 Further NB-IoT enhancements</w:t>
      </w:r>
      <w:r w:rsidR="00907ED7" w:rsidRPr="00907ED7">
        <w:tab/>
        <w:t>Ericsson</w:t>
      </w:r>
    </w:p>
    <w:p w14:paraId="2C793CB1" w14:textId="5B195AAE" w:rsidR="00907ED7" w:rsidRPr="003D783B" w:rsidRDefault="00907ED7" w:rsidP="00907ED7">
      <w:pPr>
        <w:ind w:left="720" w:hanging="720"/>
      </w:pPr>
      <w:r w:rsidRPr="00777035">
        <w:rPr>
          <w:rFonts w:ascii="Times New Roman" w:hAnsi="Times New Roman"/>
          <w:b/>
          <w:szCs w:val="20"/>
        </w:rPr>
        <w:t>Decision:</w:t>
      </w:r>
      <w:r w:rsidRPr="00FE5B8F">
        <w:rPr>
          <w:rFonts w:ascii="Times New Roman" w:hAnsi="Times New Roman"/>
          <w:szCs w:val="20"/>
        </w:rPr>
        <w:t xml:space="preserve"> Draft CR to 36.21</w:t>
      </w:r>
      <w:r>
        <w:rPr>
          <w:rFonts w:ascii="Times New Roman" w:hAnsi="Times New Roman"/>
          <w:szCs w:val="20"/>
        </w:rPr>
        <w:t>1</w:t>
      </w:r>
      <w:r w:rsidRPr="00FE5B8F">
        <w:rPr>
          <w:rFonts w:ascii="Times New Roman" w:hAnsi="Times New Roman"/>
          <w:szCs w:val="20"/>
        </w:rPr>
        <w:t xml:space="preserve"> </w:t>
      </w:r>
      <w:r w:rsidRPr="00FE5B8F">
        <w:rPr>
          <w:rFonts w:ascii="Times New Roman" w:hAnsi="Times New Roman"/>
          <w:szCs w:val="20"/>
          <w:highlight w:val="green"/>
        </w:rPr>
        <w:t>endorsed by email</w:t>
      </w:r>
      <w:r w:rsidRPr="00FE5B8F">
        <w:rPr>
          <w:rFonts w:ascii="Times New Roman" w:hAnsi="Times New Roman"/>
          <w:szCs w:val="20"/>
        </w:rPr>
        <w:t xml:space="preserve"> (May 1</w:t>
      </w:r>
      <w:r>
        <w:rPr>
          <w:rFonts w:ascii="Times New Roman" w:hAnsi="Times New Roman"/>
          <w:szCs w:val="20"/>
        </w:rPr>
        <w:t>4</w:t>
      </w:r>
      <w:r w:rsidRPr="00FE5B8F">
        <w:rPr>
          <w:rFonts w:ascii="Times New Roman" w:hAnsi="Times New Roman"/>
          <w:szCs w:val="20"/>
          <w:vertAlign w:val="superscript"/>
        </w:rPr>
        <w:t>th</w:t>
      </w:r>
      <w:r w:rsidRPr="00FE5B8F">
        <w:rPr>
          <w:rFonts w:ascii="Times New Roman" w:hAnsi="Times New Roman"/>
          <w:szCs w:val="20"/>
        </w:rPr>
        <w:t>) as result of email thread [92b-LTE-</w:t>
      </w:r>
      <w:r>
        <w:rPr>
          <w:rFonts w:ascii="Times New Roman" w:hAnsi="Times New Roman"/>
          <w:szCs w:val="20"/>
        </w:rPr>
        <w:t>10</w:t>
      </w:r>
      <w:r w:rsidRPr="00FE5B8F">
        <w:rPr>
          <w:rFonts w:ascii="Times New Roman" w:hAnsi="Times New Roman"/>
          <w:szCs w:val="20"/>
        </w:rPr>
        <w:t>-21</w:t>
      </w:r>
      <w:r>
        <w:rPr>
          <w:rFonts w:ascii="Times New Roman" w:hAnsi="Times New Roman"/>
          <w:szCs w:val="20"/>
        </w:rPr>
        <w:t>1</w:t>
      </w:r>
      <w:r w:rsidRPr="00FE5B8F">
        <w:rPr>
          <w:rFonts w:ascii="Times New Roman" w:hAnsi="Times New Roman"/>
          <w:szCs w:val="20"/>
        </w:rPr>
        <w:t>]</w:t>
      </w:r>
      <w:r w:rsidRPr="00FE5B8F">
        <w:t>.</w:t>
      </w:r>
    </w:p>
    <w:p w14:paraId="3CC9EEDF" w14:textId="4C9F98D1" w:rsidR="007C71CD" w:rsidRPr="00966D15" w:rsidRDefault="0058452E" w:rsidP="00907ED7">
      <w:pPr>
        <w:ind w:left="720" w:hanging="720"/>
        <w:rPr>
          <w:lang w:eastAsia="x-none"/>
        </w:rPr>
      </w:pPr>
      <w:hyperlink r:id="rId472" w:history="1">
        <w:r w:rsidR="000F2B08">
          <w:rPr>
            <w:rStyle w:val="Hyperlink"/>
            <w:lang w:eastAsia="x-none"/>
          </w:rPr>
          <w:t>R1-1807309</w:t>
        </w:r>
      </w:hyperlink>
      <w:r w:rsidR="007C71CD" w:rsidRPr="00966D15">
        <w:rPr>
          <w:lang w:eastAsia="x-none"/>
        </w:rPr>
        <w:tab/>
        <w:t>Introduction of further enhancements of NB-IoT</w:t>
      </w:r>
      <w:r w:rsidR="007C71CD" w:rsidRPr="00966D15">
        <w:rPr>
          <w:lang w:eastAsia="x-none"/>
        </w:rPr>
        <w:tab/>
        <w:t>Huawei, HiSilicon</w:t>
      </w:r>
    </w:p>
    <w:p w14:paraId="1BEB8445" w14:textId="6280544D" w:rsidR="007C71CD" w:rsidRPr="003D783B" w:rsidRDefault="007C71CD" w:rsidP="007C71CD">
      <w:pPr>
        <w:ind w:left="720" w:hanging="720"/>
      </w:pPr>
      <w:r w:rsidRPr="00777035">
        <w:rPr>
          <w:rFonts w:ascii="Times New Roman" w:hAnsi="Times New Roman"/>
          <w:b/>
          <w:szCs w:val="20"/>
        </w:rPr>
        <w:t>Decision:</w:t>
      </w:r>
      <w:r w:rsidRPr="00FE5B8F">
        <w:rPr>
          <w:rFonts w:ascii="Times New Roman" w:hAnsi="Times New Roman"/>
          <w:szCs w:val="20"/>
        </w:rPr>
        <w:t xml:space="preserve"> Draft CR to 36.21</w:t>
      </w:r>
      <w:r>
        <w:rPr>
          <w:rFonts w:ascii="Times New Roman" w:hAnsi="Times New Roman"/>
          <w:szCs w:val="20"/>
        </w:rPr>
        <w:t>2</w:t>
      </w:r>
      <w:r w:rsidRPr="00FE5B8F">
        <w:rPr>
          <w:rFonts w:ascii="Times New Roman" w:hAnsi="Times New Roman"/>
          <w:szCs w:val="20"/>
        </w:rPr>
        <w:t xml:space="preserve"> </w:t>
      </w:r>
      <w:r w:rsidRPr="00FE5B8F">
        <w:rPr>
          <w:rFonts w:ascii="Times New Roman" w:hAnsi="Times New Roman"/>
          <w:szCs w:val="20"/>
          <w:highlight w:val="green"/>
        </w:rPr>
        <w:t>endorsed by email</w:t>
      </w:r>
      <w:r w:rsidRPr="00FE5B8F">
        <w:rPr>
          <w:rFonts w:ascii="Times New Roman" w:hAnsi="Times New Roman"/>
          <w:szCs w:val="20"/>
        </w:rPr>
        <w:t xml:space="preserve"> (May 1</w:t>
      </w:r>
      <w:r w:rsidR="00907ED7">
        <w:rPr>
          <w:rFonts w:ascii="Times New Roman" w:hAnsi="Times New Roman"/>
          <w:szCs w:val="20"/>
        </w:rPr>
        <w:t>4</w:t>
      </w:r>
      <w:r w:rsidRPr="00FE5B8F">
        <w:rPr>
          <w:rFonts w:ascii="Times New Roman" w:hAnsi="Times New Roman"/>
          <w:szCs w:val="20"/>
          <w:vertAlign w:val="superscript"/>
        </w:rPr>
        <w:t>th</w:t>
      </w:r>
      <w:r w:rsidRPr="00FE5B8F">
        <w:rPr>
          <w:rFonts w:ascii="Times New Roman" w:hAnsi="Times New Roman"/>
          <w:szCs w:val="20"/>
        </w:rPr>
        <w:t>) as result of email thread [92b-LTE-</w:t>
      </w:r>
      <w:r w:rsidR="00907ED7">
        <w:rPr>
          <w:rFonts w:ascii="Times New Roman" w:hAnsi="Times New Roman"/>
          <w:szCs w:val="20"/>
        </w:rPr>
        <w:t>10</w:t>
      </w:r>
      <w:r w:rsidRPr="00FE5B8F">
        <w:rPr>
          <w:rFonts w:ascii="Times New Roman" w:hAnsi="Times New Roman"/>
          <w:szCs w:val="20"/>
        </w:rPr>
        <w:t>-21</w:t>
      </w:r>
      <w:r>
        <w:rPr>
          <w:rFonts w:ascii="Times New Roman" w:hAnsi="Times New Roman"/>
          <w:szCs w:val="20"/>
        </w:rPr>
        <w:t>2</w:t>
      </w:r>
      <w:r w:rsidRPr="00FE5B8F">
        <w:rPr>
          <w:rFonts w:ascii="Times New Roman" w:hAnsi="Times New Roman"/>
          <w:szCs w:val="20"/>
        </w:rPr>
        <w:t>]</w:t>
      </w:r>
      <w:r w:rsidRPr="00FE5B8F">
        <w:t>.</w:t>
      </w:r>
    </w:p>
    <w:p w14:paraId="29DDC09F" w14:textId="3E067B0E" w:rsidR="007C71CD" w:rsidRPr="00966D15" w:rsidRDefault="0058452E" w:rsidP="007C71CD">
      <w:pPr>
        <w:ind w:left="720" w:hanging="720"/>
        <w:rPr>
          <w:lang w:eastAsia="x-none"/>
        </w:rPr>
      </w:pPr>
      <w:hyperlink r:id="rId473" w:history="1">
        <w:r w:rsidR="000F2B08">
          <w:rPr>
            <w:rStyle w:val="Hyperlink"/>
            <w:lang w:eastAsia="x-none"/>
          </w:rPr>
          <w:t>R1-1807403</w:t>
        </w:r>
      </w:hyperlink>
      <w:r w:rsidR="007C71CD" w:rsidRPr="00966D15">
        <w:rPr>
          <w:lang w:eastAsia="x-none"/>
        </w:rPr>
        <w:tab/>
        <w:t>Introduction Rel-15 Further NB-IoT enhancements</w:t>
      </w:r>
      <w:r w:rsidR="007C71CD" w:rsidRPr="00966D15">
        <w:rPr>
          <w:lang w:eastAsia="x-none"/>
        </w:rPr>
        <w:tab/>
        <w:t>Ericsson</w:t>
      </w:r>
    </w:p>
    <w:p w14:paraId="793E8E2A" w14:textId="27511E84" w:rsidR="007C71CD" w:rsidRPr="007C71CD" w:rsidRDefault="007C71CD" w:rsidP="007C71CD">
      <w:pPr>
        <w:ind w:left="720" w:hanging="720"/>
      </w:pPr>
      <w:r w:rsidRPr="00777035">
        <w:rPr>
          <w:rFonts w:ascii="Times New Roman" w:hAnsi="Times New Roman"/>
          <w:b/>
          <w:szCs w:val="20"/>
        </w:rPr>
        <w:t>Decision:</w:t>
      </w:r>
      <w:r w:rsidRPr="00FE5B8F">
        <w:rPr>
          <w:rFonts w:ascii="Times New Roman" w:hAnsi="Times New Roman"/>
          <w:szCs w:val="20"/>
        </w:rPr>
        <w:t xml:space="preserve"> Draft CR to 36.21</w:t>
      </w:r>
      <w:r w:rsidR="00907ED7">
        <w:rPr>
          <w:rFonts w:ascii="Times New Roman" w:hAnsi="Times New Roman"/>
          <w:szCs w:val="20"/>
        </w:rPr>
        <w:t>4</w:t>
      </w:r>
      <w:r w:rsidRPr="00FE5B8F">
        <w:rPr>
          <w:rFonts w:ascii="Times New Roman" w:hAnsi="Times New Roman"/>
          <w:szCs w:val="20"/>
        </w:rPr>
        <w:t xml:space="preserve"> </w:t>
      </w:r>
      <w:r w:rsidRPr="00FE5B8F">
        <w:rPr>
          <w:rFonts w:ascii="Times New Roman" w:hAnsi="Times New Roman"/>
          <w:szCs w:val="20"/>
          <w:highlight w:val="green"/>
        </w:rPr>
        <w:t>endorsed by email</w:t>
      </w:r>
      <w:r w:rsidRPr="00FE5B8F">
        <w:rPr>
          <w:rFonts w:ascii="Times New Roman" w:hAnsi="Times New Roman"/>
          <w:szCs w:val="20"/>
        </w:rPr>
        <w:t xml:space="preserve"> (May 1</w:t>
      </w:r>
      <w:r>
        <w:rPr>
          <w:rFonts w:ascii="Times New Roman" w:hAnsi="Times New Roman"/>
          <w:szCs w:val="20"/>
        </w:rPr>
        <w:t>2</w:t>
      </w:r>
      <w:r w:rsidRPr="00FE5B8F">
        <w:rPr>
          <w:rFonts w:ascii="Times New Roman" w:hAnsi="Times New Roman"/>
          <w:szCs w:val="20"/>
          <w:vertAlign w:val="superscript"/>
        </w:rPr>
        <w:t>th</w:t>
      </w:r>
      <w:r w:rsidRPr="00FE5B8F">
        <w:rPr>
          <w:rFonts w:ascii="Times New Roman" w:hAnsi="Times New Roman"/>
          <w:szCs w:val="20"/>
        </w:rPr>
        <w:t>) as result of email thread [92b-LTE-</w:t>
      </w:r>
      <w:r w:rsidR="00907ED7">
        <w:rPr>
          <w:rFonts w:ascii="Times New Roman" w:hAnsi="Times New Roman"/>
          <w:szCs w:val="20"/>
        </w:rPr>
        <w:t>10</w:t>
      </w:r>
      <w:r w:rsidRPr="00FE5B8F">
        <w:rPr>
          <w:rFonts w:ascii="Times New Roman" w:hAnsi="Times New Roman"/>
          <w:szCs w:val="20"/>
        </w:rPr>
        <w:t>-21</w:t>
      </w:r>
      <w:r w:rsidR="00907ED7">
        <w:rPr>
          <w:rFonts w:ascii="Times New Roman" w:hAnsi="Times New Roman"/>
          <w:szCs w:val="20"/>
        </w:rPr>
        <w:t>4</w:t>
      </w:r>
      <w:r w:rsidRPr="00FE5B8F">
        <w:rPr>
          <w:rFonts w:ascii="Times New Roman" w:hAnsi="Times New Roman"/>
          <w:szCs w:val="20"/>
        </w:rPr>
        <w:t>]</w:t>
      </w:r>
      <w:r w:rsidRPr="00FE5B8F">
        <w:t>.</w:t>
      </w:r>
    </w:p>
    <w:p w14:paraId="451B50EE" w14:textId="0A8C9460" w:rsidR="007C71CD" w:rsidRPr="00907ED7" w:rsidRDefault="007C71CD" w:rsidP="007C71CD">
      <w:pPr>
        <w:pBdr>
          <w:top w:val="single" w:sz="4" w:space="1" w:color="auto"/>
        </w:pBdr>
        <w:rPr>
          <w:lang w:eastAsia="x-none"/>
        </w:rPr>
      </w:pPr>
    </w:p>
    <w:p w14:paraId="130EE55F" w14:textId="77777777" w:rsidR="00A34845" w:rsidRDefault="00A34845" w:rsidP="00206A0E">
      <w:pPr>
        <w:ind w:left="720" w:hanging="720"/>
        <w:rPr>
          <w:rFonts w:eastAsia="DengXian"/>
          <w:lang w:eastAsia="ja-JP"/>
        </w:rPr>
      </w:pPr>
    </w:p>
    <w:p w14:paraId="7C2B881E" w14:textId="062B44BB" w:rsidR="00206A0E" w:rsidRPr="00206A0E" w:rsidRDefault="0058452E" w:rsidP="00206A0E">
      <w:pPr>
        <w:ind w:left="720" w:hanging="720"/>
        <w:rPr>
          <w:b/>
        </w:rPr>
      </w:pPr>
      <w:hyperlink r:id="rId474" w:history="1">
        <w:r w:rsidR="000F2B08">
          <w:rPr>
            <w:rStyle w:val="Hyperlink"/>
            <w:rFonts w:eastAsia="DengXian"/>
            <w:b/>
            <w:lang w:eastAsia="ja-JP"/>
          </w:rPr>
          <w:t>R1-1807577</w:t>
        </w:r>
      </w:hyperlink>
      <w:r w:rsidR="00206A0E" w:rsidRPr="00206A0E">
        <w:rPr>
          <w:rFonts w:eastAsia="DengXian"/>
          <w:b/>
          <w:lang w:eastAsia="ja-JP"/>
        </w:rPr>
        <w:tab/>
      </w:r>
      <w:r w:rsidR="00206A0E" w:rsidRPr="00206A0E">
        <w:rPr>
          <w:b/>
        </w:rPr>
        <w:t>[DRAFT] Reply LS on physical layer aspects of Rel-15 NB-IoT and eMTC for TS 36.300</w:t>
      </w:r>
      <w:r w:rsidR="00206A0E" w:rsidRPr="00206A0E">
        <w:rPr>
          <w:b/>
        </w:rPr>
        <w:tab/>
        <w:t>Huawei</w:t>
      </w:r>
    </w:p>
    <w:p w14:paraId="2D11EBAC" w14:textId="1BA8AE27" w:rsidR="00206A0E" w:rsidRPr="00206A0E" w:rsidRDefault="00A34845" w:rsidP="00206A0E">
      <w:pPr>
        <w:ind w:left="720" w:hanging="720"/>
        <w:rPr>
          <w:rFonts w:eastAsia="DengXian"/>
          <w:lang w:eastAsia="ja-JP"/>
        </w:rPr>
      </w:pPr>
      <w:r w:rsidRPr="00777035">
        <w:rPr>
          <w:rFonts w:ascii="Times New Roman" w:hAnsi="Times New Roman"/>
          <w:b/>
          <w:szCs w:val="20"/>
        </w:rPr>
        <w:t xml:space="preserve">Decision: </w:t>
      </w:r>
      <w:r w:rsidRPr="00777035">
        <w:rPr>
          <w:rFonts w:ascii="Times New Roman" w:hAnsi="Times New Roman"/>
          <w:szCs w:val="20"/>
        </w:rPr>
        <w:t>The</w:t>
      </w:r>
      <w:r>
        <w:rPr>
          <w:rFonts w:ascii="Times New Roman" w:hAnsi="Times New Roman"/>
          <w:szCs w:val="20"/>
        </w:rPr>
        <w:t xml:space="preserve"> </w:t>
      </w:r>
      <w:r w:rsidRPr="00206A0E">
        <w:rPr>
          <w:rFonts w:eastAsia="DengXian"/>
          <w:lang w:eastAsia="ja-JP"/>
        </w:rPr>
        <w:t xml:space="preserve">LS is </w:t>
      </w:r>
      <w:r>
        <w:rPr>
          <w:rFonts w:eastAsia="DengXian"/>
          <w:lang w:eastAsia="ja-JP"/>
        </w:rPr>
        <w:t xml:space="preserve">endorsed </w:t>
      </w:r>
      <w:r w:rsidRPr="00206A0E">
        <w:rPr>
          <w:rFonts w:eastAsia="DengXian"/>
          <w:lang w:eastAsia="ja-JP"/>
        </w:rPr>
        <w:t>(to update the attached tdoc #s).</w:t>
      </w:r>
      <w:r>
        <w:rPr>
          <w:rFonts w:eastAsia="DengXian"/>
          <w:lang w:eastAsia="ja-JP"/>
        </w:rPr>
        <w:t xml:space="preserve">and final LS is </w:t>
      </w:r>
      <w:r w:rsidRPr="00A34845">
        <w:rPr>
          <w:rFonts w:eastAsia="DengXian"/>
          <w:highlight w:val="green"/>
          <w:lang w:eastAsia="ja-JP"/>
        </w:rPr>
        <w:t xml:space="preserve">approved </w:t>
      </w:r>
      <w:r w:rsidRPr="00206A0E">
        <w:rPr>
          <w:rFonts w:eastAsia="DengXian"/>
          <w:highlight w:val="green"/>
          <w:lang w:eastAsia="ja-JP"/>
        </w:rPr>
        <w:t xml:space="preserve">in </w:t>
      </w:r>
      <w:hyperlink r:id="rId475" w:history="1">
        <w:r w:rsidR="000F2B08">
          <w:rPr>
            <w:rStyle w:val="Hyperlink"/>
            <w:rFonts w:eastAsia="DengXian"/>
            <w:highlight w:val="green"/>
            <w:lang w:eastAsia="ja-JP"/>
          </w:rPr>
          <w:t>R1-1807858</w:t>
        </w:r>
      </w:hyperlink>
      <w:r>
        <w:rPr>
          <w:rFonts w:eastAsia="DengXian"/>
          <w:lang w:eastAsia="ja-JP"/>
        </w:rPr>
        <w:t>.</w:t>
      </w:r>
    </w:p>
    <w:p w14:paraId="238AFA3B" w14:textId="77777777" w:rsidR="00206A0E" w:rsidRPr="00206A0E" w:rsidRDefault="00206A0E" w:rsidP="00206A0E">
      <w:pPr>
        <w:ind w:left="720" w:hanging="720"/>
        <w:rPr>
          <w:rFonts w:eastAsia="DengXian"/>
          <w:lang w:eastAsia="ja-JP"/>
        </w:rPr>
      </w:pPr>
    </w:p>
    <w:p w14:paraId="25AE6D9F" w14:textId="49E6810D" w:rsidR="00206A0E" w:rsidRPr="00206A0E" w:rsidRDefault="0058452E" w:rsidP="00206A0E">
      <w:pPr>
        <w:ind w:left="720" w:hanging="720"/>
        <w:rPr>
          <w:b/>
          <w:lang w:eastAsia="x-none"/>
        </w:rPr>
      </w:pPr>
      <w:hyperlink r:id="rId476" w:history="1">
        <w:r w:rsidR="000F2B08">
          <w:rPr>
            <w:rStyle w:val="Hyperlink"/>
            <w:rFonts w:eastAsia="DengXian"/>
            <w:b/>
            <w:highlight w:val="green"/>
            <w:lang w:eastAsia="ja-JP"/>
          </w:rPr>
          <w:t>R1-1807573</w:t>
        </w:r>
      </w:hyperlink>
      <w:r w:rsidR="00206A0E" w:rsidRPr="00206A0E">
        <w:rPr>
          <w:rFonts w:eastAsia="DengXian"/>
          <w:b/>
          <w:lang w:eastAsia="ja-JP"/>
        </w:rPr>
        <w:tab/>
        <w:t xml:space="preserve">L1 parameter list of </w:t>
      </w:r>
      <w:r w:rsidR="00206A0E" w:rsidRPr="00206A0E">
        <w:rPr>
          <w:b/>
          <w:lang w:eastAsia="x-none"/>
        </w:rPr>
        <w:t>further enhancements of NB-IoT</w:t>
      </w:r>
      <w:r w:rsidR="00206A0E" w:rsidRPr="00206A0E">
        <w:rPr>
          <w:b/>
          <w:lang w:eastAsia="x-none"/>
        </w:rPr>
        <w:tab/>
        <w:t>Huawei, HiSilicon</w:t>
      </w:r>
    </w:p>
    <w:p w14:paraId="67235D28" w14:textId="309BEE32" w:rsidR="000855EF" w:rsidRDefault="000855EF" w:rsidP="000855E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 xml:space="preserve">list is </w:t>
      </w:r>
      <w:r w:rsidR="00A34845">
        <w:rPr>
          <w:rFonts w:ascii="Times New Roman" w:hAnsi="Times New Roman"/>
          <w:szCs w:val="20"/>
        </w:rPr>
        <w:t>agreed</w:t>
      </w:r>
      <w:r>
        <w:rPr>
          <w:rFonts w:ascii="Times New Roman" w:hAnsi="Times New Roman"/>
          <w:szCs w:val="20"/>
        </w:rPr>
        <w:t>.</w:t>
      </w:r>
    </w:p>
    <w:p w14:paraId="2FB02B7A" w14:textId="0DCFE8FF" w:rsidR="00206A0E" w:rsidRPr="00206A0E" w:rsidRDefault="0058452E" w:rsidP="00206A0E">
      <w:pPr>
        <w:ind w:left="720" w:hanging="720"/>
        <w:rPr>
          <w:b/>
          <w:lang w:eastAsia="x-none"/>
        </w:rPr>
      </w:pPr>
      <w:hyperlink r:id="rId477" w:history="1">
        <w:r w:rsidR="000F2B08">
          <w:rPr>
            <w:rStyle w:val="Hyperlink"/>
            <w:rFonts w:eastAsia="DengXian"/>
            <w:b/>
            <w:lang w:eastAsia="ja-JP"/>
          </w:rPr>
          <w:t>R1-1807574</w:t>
        </w:r>
      </w:hyperlink>
      <w:r w:rsidR="00206A0E" w:rsidRPr="00206A0E">
        <w:rPr>
          <w:rFonts w:eastAsia="DengXian"/>
          <w:b/>
          <w:lang w:eastAsia="ja-JP"/>
        </w:rPr>
        <w:tab/>
        <w:t xml:space="preserve">LS on L1 parameter list of </w:t>
      </w:r>
      <w:r w:rsidR="00206A0E" w:rsidRPr="00206A0E">
        <w:rPr>
          <w:b/>
          <w:lang w:eastAsia="x-none"/>
        </w:rPr>
        <w:t>further enhancements of NB-IoT – Matthew</w:t>
      </w:r>
    </w:p>
    <w:p w14:paraId="65EA8379" w14:textId="72638669" w:rsidR="00206A0E" w:rsidRPr="00B41814" w:rsidRDefault="00A34845" w:rsidP="00A34845">
      <w:pPr>
        <w:ind w:left="720" w:hanging="720"/>
        <w:rPr>
          <w:rFonts w:eastAsiaTheme="minorEastAsia"/>
          <w:lang w:eastAsia="ja-JP"/>
        </w:rPr>
      </w:pPr>
      <w:r w:rsidRPr="00777035">
        <w:rPr>
          <w:rFonts w:ascii="Times New Roman" w:hAnsi="Times New Roman"/>
          <w:b/>
          <w:szCs w:val="20"/>
        </w:rPr>
        <w:t xml:space="preserve">Decision: </w:t>
      </w:r>
      <w:r w:rsidRPr="00777035">
        <w:rPr>
          <w:rFonts w:ascii="Times New Roman" w:hAnsi="Times New Roman"/>
          <w:szCs w:val="20"/>
        </w:rPr>
        <w:t>The</w:t>
      </w:r>
      <w:r>
        <w:rPr>
          <w:rFonts w:ascii="Times New Roman" w:hAnsi="Times New Roman"/>
          <w:szCs w:val="20"/>
        </w:rPr>
        <w:t xml:space="preserve"> </w:t>
      </w:r>
      <w:r w:rsidR="00206A0E" w:rsidRPr="00206A0E">
        <w:rPr>
          <w:rFonts w:eastAsia="DengXian"/>
          <w:lang w:eastAsia="ja-JP"/>
        </w:rPr>
        <w:t xml:space="preserve">LS is </w:t>
      </w:r>
      <w:r>
        <w:rPr>
          <w:rFonts w:eastAsia="DengXian"/>
          <w:lang w:eastAsia="ja-JP"/>
        </w:rPr>
        <w:t xml:space="preserve">endorsed and final LS is </w:t>
      </w:r>
      <w:r w:rsidRPr="00A34845">
        <w:rPr>
          <w:rFonts w:eastAsia="DengXian"/>
          <w:highlight w:val="green"/>
          <w:lang w:eastAsia="ja-JP"/>
        </w:rPr>
        <w:t xml:space="preserve">approved </w:t>
      </w:r>
      <w:r w:rsidR="00206A0E" w:rsidRPr="00206A0E">
        <w:rPr>
          <w:rFonts w:eastAsia="DengXian"/>
          <w:highlight w:val="green"/>
          <w:lang w:eastAsia="ja-JP"/>
        </w:rPr>
        <w:t xml:space="preserve">in </w:t>
      </w:r>
      <w:hyperlink r:id="rId478" w:history="1">
        <w:r w:rsidR="000F2B08">
          <w:rPr>
            <w:rStyle w:val="Hyperlink"/>
            <w:rFonts w:eastAsia="DengXian"/>
            <w:highlight w:val="green"/>
            <w:lang w:eastAsia="ja-JP"/>
          </w:rPr>
          <w:t>R1-1807575</w:t>
        </w:r>
      </w:hyperlink>
      <w:r>
        <w:rPr>
          <w:rFonts w:eastAsia="DengXian"/>
          <w:lang w:eastAsia="ja-JP"/>
        </w:rPr>
        <w:t>.</w:t>
      </w:r>
    </w:p>
    <w:p w14:paraId="3E099BAD" w14:textId="77777777" w:rsidR="00DB17E3" w:rsidRDefault="00DB17E3" w:rsidP="00A34845">
      <w:pPr>
        <w:pStyle w:val="Heading4"/>
        <w:rPr>
          <w:lang w:val="en-US"/>
        </w:rPr>
      </w:pPr>
      <w:bookmarkStart w:id="136" w:name="_Toc513839855"/>
      <w:bookmarkStart w:id="137" w:name="_Toc516232563"/>
      <w:r>
        <w:rPr>
          <w:lang w:val="en-US"/>
        </w:rPr>
        <w:t>Latency and power consumption reduction</w:t>
      </w:r>
      <w:bookmarkEnd w:id="136"/>
      <w:bookmarkEnd w:id="137"/>
    </w:p>
    <w:p w14:paraId="11A61C95" w14:textId="77777777" w:rsidR="00DB17E3" w:rsidRDefault="00DB17E3" w:rsidP="00A34845">
      <w:pPr>
        <w:pStyle w:val="Heading5"/>
        <w:rPr>
          <w:lang w:val="en-US"/>
        </w:rPr>
      </w:pPr>
      <w:bookmarkStart w:id="138" w:name="_Toc516232564"/>
      <w:r w:rsidRPr="003A3026">
        <w:rPr>
          <w:lang w:val="en-US"/>
        </w:rPr>
        <w:t>Power consumption reduction for paging and c</w:t>
      </w:r>
      <w:r>
        <w:rPr>
          <w:lang w:val="en-US"/>
        </w:rPr>
        <w:t xml:space="preserve">onnected-mode </w:t>
      </w:r>
      <w:r w:rsidRPr="003A3026">
        <w:rPr>
          <w:lang w:val="en-US"/>
        </w:rPr>
        <w:t>DRX</w:t>
      </w:r>
      <w:bookmarkEnd w:id="138"/>
    </w:p>
    <w:p w14:paraId="2CA346B6" w14:textId="77777777" w:rsidR="00DB17E3" w:rsidRDefault="00DB17E3" w:rsidP="00036580">
      <w:pPr>
        <w:pStyle w:val="Heading6"/>
        <w:numPr>
          <w:ilvl w:val="5"/>
          <w:numId w:val="183"/>
        </w:numPr>
        <w:rPr>
          <w:lang w:val="en-US"/>
        </w:rPr>
      </w:pPr>
      <w:r w:rsidRPr="00D03916">
        <w:t>Wake</w:t>
      </w:r>
      <w:r w:rsidRPr="00A5245B">
        <w:rPr>
          <w:lang w:val="en-US"/>
        </w:rPr>
        <w:t>-up signal functions</w:t>
      </w:r>
    </w:p>
    <w:p w14:paraId="0EDC9201" w14:textId="3A58CA25" w:rsidR="00DB17E3" w:rsidRPr="002045AF" w:rsidRDefault="0058452E" w:rsidP="00DB17E3">
      <w:pPr>
        <w:rPr>
          <w:b/>
          <w:lang w:eastAsia="x-none"/>
        </w:rPr>
      </w:pPr>
      <w:hyperlink r:id="rId479" w:history="1">
        <w:r w:rsidR="000F2B08">
          <w:rPr>
            <w:rStyle w:val="Hyperlink"/>
            <w:b/>
            <w:lang w:eastAsia="x-none"/>
          </w:rPr>
          <w:t>R1-1807470</w:t>
        </w:r>
      </w:hyperlink>
      <w:r w:rsidR="00DB17E3" w:rsidRPr="002045AF">
        <w:rPr>
          <w:b/>
          <w:lang w:eastAsia="x-none"/>
        </w:rPr>
        <w:tab/>
        <w:t>draft Feature lead summary on functions of power saving signal</w:t>
      </w:r>
      <w:r w:rsidR="00DB17E3" w:rsidRPr="002045AF">
        <w:rPr>
          <w:b/>
          <w:lang w:eastAsia="x-none"/>
        </w:rPr>
        <w:tab/>
        <w:t>Huawei, HiSilicon</w:t>
      </w:r>
    </w:p>
    <w:p w14:paraId="3ED9FAB1" w14:textId="77777777" w:rsidR="00DB17E3" w:rsidRDefault="00DB17E3" w:rsidP="00DB17E3">
      <w:pPr>
        <w:rPr>
          <w:lang w:eastAsia="x-none"/>
        </w:rPr>
      </w:pPr>
    </w:p>
    <w:p w14:paraId="4B733955" w14:textId="77777777" w:rsidR="00DB17E3" w:rsidRPr="00CF27CC" w:rsidRDefault="00DB17E3" w:rsidP="00DB17E3">
      <w:pPr>
        <w:rPr>
          <w:rFonts w:eastAsia="Yu Mincho"/>
          <w:b/>
          <w:u w:val="single"/>
          <w:lang w:eastAsia="ja-JP"/>
        </w:rPr>
      </w:pPr>
      <w:r w:rsidRPr="00CF27CC">
        <w:rPr>
          <w:rFonts w:eastAsia="Yu Mincho"/>
          <w:b/>
          <w:u w:val="single"/>
          <w:lang w:eastAsia="ja-JP"/>
        </w:rPr>
        <w:t>Conclusion</w:t>
      </w:r>
    </w:p>
    <w:p w14:paraId="1E6B5456" w14:textId="77777777" w:rsidR="00DB17E3" w:rsidRPr="00B36007" w:rsidRDefault="00DB17E3" w:rsidP="00DB17E3">
      <w:pPr>
        <w:rPr>
          <w:szCs w:val="20"/>
        </w:rPr>
      </w:pPr>
      <w:r w:rsidRPr="00B36007">
        <w:rPr>
          <w:szCs w:val="20"/>
        </w:rPr>
        <w:t>The working assumption in RAN1#92 has been automatically confirmed base on the following agreement.</w:t>
      </w:r>
    </w:p>
    <w:p w14:paraId="168F34A5" w14:textId="77777777" w:rsidR="00DB17E3" w:rsidRPr="00CF27CC" w:rsidRDefault="00DB17E3" w:rsidP="00DB17E3">
      <w:pPr>
        <w:rPr>
          <w:rFonts w:eastAsia="Yu Mincho"/>
          <w:lang w:eastAsia="ja-JP"/>
        </w:rPr>
      </w:pPr>
    </w:p>
    <w:p w14:paraId="0EE369C6" w14:textId="77777777" w:rsidR="00DB17E3" w:rsidRPr="002045AF" w:rsidRDefault="00DB17E3" w:rsidP="00DB17E3">
      <w:pPr>
        <w:rPr>
          <w:i/>
          <w:szCs w:val="20"/>
          <w:u w:val="single"/>
        </w:rPr>
      </w:pPr>
      <w:r w:rsidRPr="002045AF">
        <w:rPr>
          <w:i/>
          <w:szCs w:val="20"/>
          <w:highlight w:val="green"/>
          <w:u w:val="single"/>
        </w:rPr>
        <w:t>Agreements</w:t>
      </w:r>
      <w:r w:rsidRPr="002045AF">
        <w:rPr>
          <w:i/>
          <w:szCs w:val="20"/>
          <w:highlight w:val="green"/>
          <w:u w:val="single"/>
          <w:lang w:eastAsia="zh-CN"/>
        </w:rPr>
        <w:t xml:space="preserve"> in RAN1#92</w:t>
      </w:r>
      <w:r w:rsidRPr="002045AF">
        <w:rPr>
          <w:i/>
          <w:szCs w:val="20"/>
          <w:highlight w:val="green"/>
          <w:u w:val="single"/>
        </w:rPr>
        <w:t>:</w:t>
      </w:r>
    </w:p>
    <w:p w14:paraId="455D7D83" w14:textId="77777777" w:rsidR="00DB17E3" w:rsidRPr="00DB6035" w:rsidRDefault="00DB17E3" w:rsidP="002045AF">
      <w:pPr>
        <w:spacing w:line="259" w:lineRule="auto"/>
        <w:rPr>
          <w:i/>
          <w:szCs w:val="20"/>
        </w:rPr>
      </w:pPr>
      <w:r w:rsidRPr="00DB6035">
        <w:rPr>
          <w:i/>
          <w:szCs w:val="20"/>
        </w:rPr>
        <w:t>Send LS Xiaolei- (HiSilicon) to RAN4 (CC: RAN2) on the feasibility of RRM measurement relaxation in the part on NB-IoT WUS.</w:t>
      </w:r>
    </w:p>
    <w:p w14:paraId="2EA4E75A" w14:textId="77777777" w:rsidR="00DB17E3" w:rsidRPr="00DB6035" w:rsidRDefault="00DB17E3" w:rsidP="002045AF">
      <w:pPr>
        <w:spacing w:line="259" w:lineRule="auto"/>
        <w:rPr>
          <w:i/>
          <w:szCs w:val="20"/>
        </w:rPr>
      </w:pPr>
      <w:r w:rsidRPr="00DB6035">
        <w:rPr>
          <w:i/>
          <w:szCs w:val="20"/>
        </w:rPr>
        <w:t>If RAN4 confirms the feasibility of RRM measurement relaxation in the part on NB-IoT WUS, the working assumption is automatically confirmed.</w:t>
      </w:r>
    </w:p>
    <w:p w14:paraId="074C3C98" w14:textId="77777777" w:rsidR="00DB17E3" w:rsidRPr="00BC3B2B" w:rsidRDefault="00DB17E3" w:rsidP="00DB17E3">
      <w:pPr>
        <w:rPr>
          <w:lang w:eastAsia="x-none"/>
        </w:rPr>
      </w:pPr>
    </w:p>
    <w:p w14:paraId="12BD3EFB" w14:textId="77777777" w:rsidR="00DB17E3" w:rsidRPr="00CF27CC" w:rsidRDefault="00DB17E3" w:rsidP="00DB17E3">
      <w:pPr>
        <w:rPr>
          <w:rFonts w:eastAsia="Yu Mincho"/>
          <w:lang w:eastAsia="ja-JP"/>
        </w:rPr>
      </w:pPr>
      <w:r w:rsidRPr="00CF27CC">
        <w:rPr>
          <w:rFonts w:eastAsia="Yu Mincho"/>
          <w:highlight w:val="green"/>
          <w:lang w:eastAsia="ja-JP"/>
        </w:rPr>
        <w:t>Agreement</w:t>
      </w:r>
    </w:p>
    <w:p w14:paraId="0125D9A9" w14:textId="77777777" w:rsidR="00DB17E3" w:rsidRPr="00BC3B2B" w:rsidRDefault="00DB17E3" w:rsidP="00017304">
      <w:pPr>
        <w:pStyle w:val="ListParagraph"/>
        <w:numPr>
          <w:ilvl w:val="0"/>
          <w:numId w:val="251"/>
        </w:numPr>
      </w:pPr>
      <w:r w:rsidRPr="00BC3B2B">
        <w:t>Support WUS with synchronization of up to the timing/frequency offset resulting from not synchronizing due to the RRM measurement relaxation of N DRX cycles, where N is configured from the list of {1, 2, 4, 8} with the condition that N DRX cycles &lt;= 10.24s.</w:t>
      </w:r>
    </w:p>
    <w:p w14:paraId="241BDDE5" w14:textId="77777777" w:rsidR="00DB17E3" w:rsidRPr="002045AF" w:rsidRDefault="00DB17E3" w:rsidP="00017304">
      <w:pPr>
        <w:pStyle w:val="ListParagraph"/>
        <w:numPr>
          <w:ilvl w:val="0"/>
          <w:numId w:val="251"/>
        </w:numPr>
        <w:rPr>
          <w:rFonts w:eastAsia="Yu Mincho"/>
        </w:rPr>
      </w:pPr>
      <w:r w:rsidRPr="002045AF">
        <w:rPr>
          <w:rFonts w:eastAsia="Yu Mincho"/>
        </w:rPr>
        <w:t>Configuration of N is cell specific</w:t>
      </w:r>
    </w:p>
    <w:p w14:paraId="5C1C6831" w14:textId="77777777" w:rsidR="00DB17E3" w:rsidRPr="00CF27CC" w:rsidRDefault="00DB17E3" w:rsidP="00DB17E3">
      <w:pPr>
        <w:rPr>
          <w:rFonts w:eastAsia="Yu Mincho"/>
          <w:lang w:eastAsia="ja-JP"/>
        </w:rPr>
      </w:pPr>
    </w:p>
    <w:p w14:paraId="48D60883" w14:textId="56820DD5" w:rsidR="00DB17E3" w:rsidRDefault="0058452E" w:rsidP="00DB17E3">
      <w:pPr>
        <w:rPr>
          <w:lang w:eastAsia="x-none"/>
        </w:rPr>
      </w:pPr>
      <w:hyperlink r:id="rId480" w:history="1">
        <w:r w:rsidR="000F2B08">
          <w:rPr>
            <w:rStyle w:val="Hyperlink"/>
            <w:lang w:eastAsia="x-none"/>
          </w:rPr>
          <w:t>R1-1805854</w:t>
        </w:r>
      </w:hyperlink>
      <w:r w:rsidR="00DB17E3">
        <w:rPr>
          <w:lang w:eastAsia="x-none"/>
        </w:rPr>
        <w:tab/>
        <w:t>Wake-up signal functions for NB-IoT</w:t>
      </w:r>
      <w:r w:rsidR="00DB17E3">
        <w:rPr>
          <w:lang w:eastAsia="x-none"/>
        </w:rPr>
        <w:tab/>
        <w:t>Ericsson</w:t>
      </w:r>
    </w:p>
    <w:p w14:paraId="5611708A" w14:textId="520517F3" w:rsidR="00DB17E3" w:rsidRDefault="0058452E" w:rsidP="00DB17E3">
      <w:pPr>
        <w:rPr>
          <w:lang w:eastAsia="x-none"/>
        </w:rPr>
      </w:pPr>
      <w:hyperlink r:id="rId481" w:history="1">
        <w:r w:rsidR="000F2B08">
          <w:rPr>
            <w:rStyle w:val="Hyperlink"/>
            <w:lang w:eastAsia="x-none"/>
          </w:rPr>
          <w:t>R1-1805983</w:t>
        </w:r>
      </w:hyperlink>
      <w:r w:rsidR="00DB17E3">
        <w:rPr>
          <w:lang w:eastAsia="x-none"/>
        </w:rPr>
        <w:tab/>
        <w:t>On functions of power saving signal</w:t>
      </w:r>
      <w:r w:rsidR="00DB17E3">
        <w:rPr>
          <w:lang w:eastAsia="x-none"/>
        </w:rPr>
        <w:tab/>
        <w:t>Huawei, HiSilicon</w:t>
      </w:r>
    </w:p>
    <w:p w14:paraId="76174DFF" w14:textId="4E7732D9" w:rsidR="00DB17E3" w:rsidRDefault="0058452E" w:rsidP="00DB17E3">
      <w:pPr>
        <w:rPr>
          <w:lang w:eastAsia="x-none"/>
        </w:rPr>
      </w:pPr>
      <w:hyperlink r:id="rId482" w:history="1">
        <w:r w:rsidR="000F2B08">
          <w:rPr>
            <w:rStyle w:val="Hyperlink"/>
            <w:lang w:eastAsia="x-none"/>
          </w:rPr>
          <w:t>R1-1805995</w:t>
        </w:r>
      </w:hyperlink>
      <w:r w:rsidR="00DB17E3">
        <w:rPr>
          <w:lang w:eastAsia="x-none"/>
        </w:rPr>
        <w:tab/>
        <w:t>Wake Up Signal Functionsfor NB-IoT</w:t>
      </w:r>
      <w:r w:rsidR="00DB17E3">
        <w:rPr>
          <w:lang w:eastAsia="x-none"/>
        </w:rPr>
        <w:tab/>
        <w:t>MediaTek Inc.</w:t>
      </w:r>
    </w:p>
    <w:p w14:paraId="7718371B" w14:textId="329F4BE2" w:rsidR="00DB17E3" w:rsidRDefault="0058452E" w:rsidP="00DB17E3">
      <w:pPr>
        <w:rPr>
          <w:lang w:eastAsia="x-none"/>
        </w:rPr>
      </w:pPr>
      <w:hyperlink r:id="rId483" w:history="1">
        <w:r w:rsidR="000F2B08">
          <w:rPr>
            <w:rStyle w:val="Hyperlink"/>
            <w:lang w:eastAsia="x-none"/>
          </w:rPr>
          <w:t>R1-1806158</w:t>
        </w:r>
      </w:hyperlink>
      <w:r w:rsidR="00DB17E3">
        <w:rPr>
          <w:lang w:eastAsia="x-none"/>
        </w:rPr>
        <w:tab/>
        <w:t>Functions of wake-up signal</w:t>
      </w:r>
      <w:r w:rsidR="00DB17E3">
        <w:rPr>
          <w:lang w:eastAsia="x-none"/>
        </w:rPr>
        <w:tab/>
        <w:t>Nokia, Nokia Shanghai Bell</w:t>
      </w:r>
    </w:p>
    <w:p w14:paraId="7706F03B" w14:textId="3A99E47F" w:rsidR="00DB17E3" w:rsidRDefault="0058452E" w:rsidP="00DB17E3">
      <w:pPr>
        <w:rPr>
          <w:lang w:eastAsia="x-none"/>
        </w:rPr>
      </w:pPr>
      <w:hyperlink r:id="rId484" w:history="1">
        <w:r w:rsidR="000F2B08">
          <w:rPr>
            <w:rStyle w:val="Hyperlink"/>
            <w:lang w:eastAsia="x-none"/>
          </w:rPr>
          <w:t>R1-1806191</w:t>
        </w:r>
      </w:hyperlink>
      <w:r w:rsidR="00DB17E3">
        <w:rPr>
          <w:lang w:eastAsia="x-none"/>
        </w:rPr>
        <w:tab/>
        <w:t>Discussion on wake up signal function for NB-IoT</w:t>
      </w:r>
      <w:r w:rsidR="00DB17E3">
        <w:rPr>
          <w:lang w:eastAsia="x-none"/>
        </w:rPr>
        <w:tab/>
        <w:t>ZTE</w:t>
      </w:r>
    </w:p>
    <w:p w14:paraId="603AF726" w14:textId="4DBF4998" w:rsidR="00DB17E3" w:rsidRDefault="0058452E" w:rsidP="00DB17E3">
      <w:pPr>
        <w:rPr>
          <w:lang w:eastAsia="x-none"/>
        </w:rPr>
      </w:pPr>
      <w:hyperlink r:id="rId485" w:history="1">
        <w:r w:rsidR="000F2B08">
          <w:rPr>
            <w:rStyle w:val="Hyperlink"/>
            <w:lang w:eastAsia="x-none"/>
          </w:rPr>
          <w:t>R1-1806491</w:t>
        </w:r>
      </w:hyperlink>
      <w:r w:rsidR="00DB17E3">
        <w:rPr>
          <w:lang w:eastAsia="x-none"/>
        </w:rPr>
        <w:tab/>
        <w:t>The function scope of wake-up signal for feNB-IoT</w:t>
      </w:r>
      <w:r w:rsidR="00DB17E3">
        <w:rPr>
          <w:lang w:eastAsia="x-none"/>
        </w:rPr>
        <w:tab/>
        <w:t>Intel Corporation</w:t>
      </w:r>
    </w:p>
    <w:p w14:paraId="5128666A" w14:textId="00659D35" w:rsidR="00DB17E3" w:rsidRDefault="0058452E" w:rsidP="00DB17E3">
      <w:pPr>
        <w:rPr>
          <w:lang w:eastAsia="x-none"/>
        </w:rPr>
      </w:pPr>
      <w:hyperlink r:id="rId486" w:history="1">
        <w:r w:rsidR="000F2B08">
          <w:rPr>
            <w:rStyle w:val="Hyperlink"/>
            <w:lang w:eastAsia="x-none"/>
          </w:rPr>
          <w:t>R1-1807107</w:t>
        </w:r>
      </w:hyperlink>
      <w:r w:rsidR="00DB17E3">
        <w:rPr>
          <w:lang w:eastAsia="x-none"/>
        </w:rPr>
        <w:tab/>
        <w:t>Further discusion of Wake-up signal functions</w:t>
      </w:r>
      <w:r w:rsidR="00DB17E3">
        <w:rPr>
          <w:lang w:eastAsia="x-none"/>
        </w:rPr>
        <w:tab/>
        <w:t>Qualcomm Incorporated</w:t>
      </w:r>
    </w:p>
    <w:p w14:paraId="15EDC2C8" w14:textId="77777777" w:rsidR="00DB17E3" w:rsidRDefault="00DB17E3" w:rsidP="00036580">
      <w:pPr>
        <w:pStyle w:val="Heading6"/>
        <w:numPr>
          <w:ilvl w:val="5"/>
          <w:numId w:val="183"/>
        </w:numPr>
        <w:rPr>
          <w:lang w:val="en-US"/>
        </w:rPr>
      </w:pPr>
      <w:r w:rsidRPr="00A5245B">
        <w:rPr>
          <w:lang w:val="en-US"/>
        </w:rPr>
        <w:t xml:space="preserve">Wake-up </w:t>
      </w:r>
      <w:r w:rsidRPr="00D03916">
        <w:t>signal</w:t>
      </w:r>
      <w:r w:rsidRPr="00A5245B">
        <w:rPr>
          <w:lang w:val="en-US"/>
        </w:rPr>
        <w:t xml:space="preserve"> configurations and procedures</w:t>
      </w:r>
    </w:p>
    <w:p w14:paraId="5D563710" w14:textId="0B8A97B1" w:rsidR="00DB17E3" w:rsidRPr="002045AF" w:rsidRDefault="0058452E" w:rsidP="00DB17E3">
      <w:pPr>
        <w:rPr>
          <w:b/>
          <w:lang w:eastAsia="x-none"/>
        </w:rPr>
      </w:pPr>
      <w:hyperlink r:id="rId487" w:history="1">
        <w:r w:rsidR="000F2B08">
          <w:rPr>
            <w:rStyle w:val="Hyperlink"/>
            <w:b/>
            <w:lang w:eastAsia="x-none"/>
          </w:rPr>
          <w:t>R1-1807471</w:t>
        </w:r>
      </w:hyperlink>
      <w:r w:rsidR="00DB17E3" w:rsidRPr="002045AF">
        <w:rPr>
          <w:b/>
          <w:lang w:eastAsia="x-none"/>
        </w:rPr>
        <w:tab/>
        <w:t>Feature lead summary of Wake-up signal configurations and procedures in NB-IoT</w:t>
      </w:r>
      <w:r w:rsidR="00DB17E3" w:rsidRPr="002045AF">
        <w:rPr>
          <w:b/>
          <w:lang w:eastAsia="x-none"/>
        </w:rPr>
        <w:tab/>
        <w:t>Huawei, HiSilicon</w:t>
      </w:r>
    </w:p>
    <w:p w14:paraId="4F8B5ACC" w14:textId="77777777" w:rsidR="00DB17E3" w:rsidRPr="001B43CC" w:rsidRDefault="00DB17E3" w:rsidP="00DB17E3">
      <w:pPr>
        <w:rPr>
          <w:lang w:eastAsia="x-none"/>
        </w:rPr>
      </w:pPr>
    </w:p>
    <w:p w14:paraId="660B5816" w14:textId="704B32F7" w:rsidR="00DB17E3" w:rsidRPr="002045AF" w:rsidRDefault="00DB17E3" w:rsidP="002045AF">
      <w:pPr>
        <w:rPr>
          <w:rFonts w:ascii="Times New Roman" w:hAnsi="Times New Roman"/>
          <w:szCs w:val="20"/>
          <w:lang w:eastAsia="zh-CN"/>
        </w:rPr>
      </w:pPr>
      <w:r w:rsidRPr="002045AF">
        <w:rPr>
          <w:rFonts w:ascii="Times New Roman" w:eastAsia="Yu Mincho" w:hAnsi="Times New Roman"/>
          <w:szCs w:val="20"/>
          <w:highlight w:val="green"/>
          <w:lang w:eastAsia="ja-JP"/>
        </w:rPr>
        <w:t>Agreement</w:t>
      </w:r>
      <w:r w:rsidR="002045AF">
        <w:rPr>
          <w:rFonts w:ascii="Times New Roman" w:eastAsia="Yu Mincho" w:hAnsi="Times New Roman"/>
          <w:szCs w:val="20"/>
          <w:lang w:eastAsia="ja-JP"/>
        </w:rPr>
        <w:t xml:space="preserve">: </w:t>
      </w:r>
      <w:r w:rsidRPr="002045AF">
        <w:rPr>
          <w:rFonts w:ascii="Times New Roman" w:hAnsi="Times New Roman"/>
          <w:szCs w:val="20"/>
          <w:lang w:eastAsia="zh-CN"/>
        </w:rPr>
        <w:t>The scaling factor between maximum duration of WUS and Rmax associated with type 1 CSS is selected from {1/128,1/64,1/32,1/16,1/8,1/4,1/2}.</w:t>
      </w:r>
    </w:p>
    <w:p w14:paraId="5C3F3FD9" w14:textId="77777777" w:rsidR="00DB17E3" w:rsidRPr="002045AF" w:rsidRDefault="00DB17E3" w:rsidP="002045AF">
      <w:pPr>
        <w:rPr>
          <w:rFonts w:ascii="Times New Roman" w:eastAsia="Yu Mincho" w:hAnsi="Times New Roman"/>
          <w:szCs w:val="20"/>
          <w:lang w:eastAsia="ja-JP"/>
        </w:rPr>
      </w:pPr>
    </w:p>
    <w:p w14:paraId="01814B57" w14:textId="77777777" w:rsidR="00DB17E3" w:rsidRPr="002045AF" w:rsidRDefault="00DB17E3" w:rsidP="002045AF">
      <w:pPr>
        <w:rPr>
          <w:rFonts w:ascii="Times New Roman" w:eastAsia="Yu Mincho" w:hAnsi="Times New Roman"/>
          <w:szCs w:val="20"/>
          <w:lang w:eastAsia="ja-JP"/>
        </w:rPr>
      </w:pPr>
      <w:r w:rsidRPr="002045AF">
        <w:rPr>
          <w:rFonts w:ascii="Times New Roman" w:eastAsia="Yu Mincho" w:hAnsi="Times New Roman"/>
          <w:szCs w:val="20"/>
          <w:lang w:eastAsia="ja-JP"/>
        </w:rPr>
        <w:t>Note that Ericsson has a concern about values of 1/128 and 1/2.</w:t>
      </w:r>
    </w:p>
    <w:p w14:paraId="58340479" w14:textId="77777777" w:rsidR="00DB17E3" w:rsidRPr="002045AF" w:rsidRDefault="00DB17E3" w:rsidP="002045AF">
      <w:pPr>
        <w:rPr>
          <w:rFonts w:ascii="Times New Roman" w:eastAsia="DengXian" w:hAnsi="Times New Roman"/>
          <w:szCs w:val="20"/>
          <w:lang w:eastAsia="zh-CN"/>
        </w:rPr>
      </w:pPr>
    </w:p>
    <w:p w14:paraId="5E9C74D1" w14:textId="77777777" w:rsidR="00DB17E3" w:rsidRPr="002045AF" w:rsidRDefault="00DB17E3" w:rsidP="002045AF">
      <w:pPr>
        <w:rPr>
          <w:rFonts w:ascii="Times New Roman" w:eastAsia="Yu Mincho" w:hAnsi="Times New Roman"/>
          <w:szCs w:val="20"/>
          <w:lang w:eastAsia="ja-JP"/>
        </w:rPr>
      </w:pPr>
      <w:r w:rsidRPr="002045AF">
        <w:rPr>
          <w:rFonts w:ascii="Times New Roman" w:eastAsia="Yu Mincho" w:hAnsi="Times New Roman"/>
          <w:szCs w:val="20"/>
          <w:highlight w:val="green"/>
          <w:lang w:eastAsia="ja-JP"/>
        </w:rPr>
        <w:t>Agreement</w:t>
      </w:r>
    </w:p>
    <w:p w14:paraId="333A5995" w14:textId="77777777" w:rsidR="00DB17E3" w:rsidRPr="002045AF" w:rsidRDefault="00DB17E3" w:rsidP="002045AF">
      <w:pPr>
        <w:rPr>
          <w:rFonts w:ascii="Times New Roman" w:hAnsi="Times New Roman"/>
          <w:szCs w:val="20"/>
          <w:lang w:eastAsia="zh-CN"/>
        </w:rPr>
      </w:pPr>
      <w:r w:rsidRPr="002045AF">
        <w:rPr>
          <w:rFonts w:ascii="Times New Roman" w:hAnsi="Times New Roman"/>
          <w:szCs w:val="20"/>
          <w:lang w:eastAsia="zh-CN"/>
        </w:rPr>
        <w:t>Define candidate values for actual WUS duration for UE blind detection.</w:t>
      </w:r>
    </w:p>
    <w:p w14:paraId="608B72EE" w14:textId="77777777" w:rsidR="00DB17E3" w:rsidRPr="002045AF" w:rsidRDefault="00DB17E3" w:rsidP="002045AF">
      <w:pPr>
        <w:rPr>
          <w:rFonts w:ascii="Times New Roman" w:hAnsi="Times New Roman"/>
          <w:szCs w:val="20"/>
          <w:lang w:eastAsia="x-none"/>
        </w:rPr>
      </w:pPr>
    </w:p>
    <w:p w14:paraId="60C51171" w14:textId="77777777" w:rsidR="00DB17E3" w:rsidRPr="002045AF" w:rsidRDefault="00DB17E3" w:rsidP="002045AF">
      <w:pPr>
        <w:rPr>
          <w:rFonts w:ascii="Times New Roman" w:eastAsia="Yu Mincho" w:hAnsi="Times New Roman"/>
          <w:szCs w:val="20"/>
          <w:lang w:eastAsia="ja-JP"/>
        </w:rPr>
      </w:pPr>
      <w:r w:rsidRPr="002045AF">
        <w:rPr>
          <w:rFonts w:ascii="Times New Roman" w:eastAsia="Yu Mincho" w:hAnsi="Times New Roman"/>
          <w:szCs w:val="20"/>
          <w:highlight w:val="green"/>
          <w:lang w:eastAsia="ja-JP"/>
        </w:rPr>
        <w:t>Agreement</w:t>
      </w:r>
    </w:p>
    <w:p w14:paraId="033AF4FF" w14:textId="77777777" w:rsidR="00DB17E3" w:rsidRPr="002045AF" w:rsidRDefault="00DB17E3" w:rsidP="002045AF">
      <w:pPr>
        <w:rPr>
          <w:rFonts w:ascii="Times New Roman" w:eastAsia="Yu Mincho" w:hAnsi="Times New Roman"/>
          <w:szCs w:val="20"/>
          <w:lang w:eastAsia="ja-JP"/>
        </w:rPr>
      </w:pPr>
      <w:r w:rsidRPr="002045AF">
        <w:rPr>
          <w:rFonts w:ascii="Times New Roman" w:eastAsia="Yu Mincho" w:hAnsi="Times New Roman"/>
          <w:szCs w:val="20"/>
          <w:lang w:eastAsia="ja-JP"/>
        </w:rPr>
        <w:t>The UE is not required to monitor the actual WUS duration other than power of 2 values from 1ms to the maximum WUS duration.</w:t>
      </w:r>
    </w:p>
    <w:p w14:paraId="07D57F0E" w14:textId="77777777" w:rsidR="00DB17E3" w:rsidRPr="002045AF" w:rsidRDefault="00DB17E3" w:rsidP="002045AF">
      <w:pPr>
        <w:rPr>
          <w:rFonts w:ascii="Times New Roman" w:eastAsia="Yu Mincho" w:hAnsi="Times New Roman"/>
          <w:szCs w:val="20"/>
          <w:lang w:eastAsia="ja-JP"/>
        </w:rPr>
      </w:pPr>
    </w:p>
    <w:p w14:paraId="29C67D9E" w14:textId="77777777" w:rsidR="00DB17E3" w:rsidRPr="002045AF" w:rsidRDefault="00DB17E3" w:rsidP="002045AF">
      <w:pPr>
        <w:rPr>
          <w:rFonts w:ascii="Times New Roman" w:hAnsi="Times New Roman"/>
          <w:szCs w:val="20"/>
          <w:lang w:eastAsia="zh-CN"/>
        </w:rPr>
      </w:pPr>
      <w:r w:rsidRPr="002045AF">
        <w:rPr>
          <w:rFonts w:ascii="Times New Roman" w:hAnsi="Times New Roman"/>
          <w:szCs w:val="20"/>
          <w:highlight w:val="green"/>
          <w:lang w:eastAsia="zh-CN"/>
        </w:rPr>
        <w:t>Agreement</w:t>
      </w:r>
    </w:p>
    <w:p w14:paraId="3ECDCDBC" w14:textId="77777777" w:rsidR="00DB17E3" w:rsidRPr="002045AF" w:rsidRDefault="00DB17E3" w:rsidP="00017304">
      <w:pPr>
        <w:pStyle w:val="ListParagraph"/>
        <w:numPr>
          <w:ilvl w:val="0"/>
          <w:numId w:val="252"/>
        </w:numPr>
        <w:rPr>
          <w:lang w:eastAsia="zh-CN"/>
        </w:rPr>
      </w:pPr>
      <w:r w:rsidRPr="002045AF">
        <w:rPr>
          <w:lang w:eastAsia="zh-CN"/>
        </w:rPr>
        <w:t>Higher-layer configured WUS_offset is the non-zero gap from the end of the configured maximum WUS duration to the associated PO, as a number of absolute subframes.</w:t>
      </w:r>
    </w:p>
    <w:p w14:paraId="785A7162" w14:textId="77777777" w:rsidR="00DB17E3" w:rsidRPr="002045AF" w:rsidRDefault="00DB17E3" w:rsidP="00017304">
      <w:pPr>
        <w:pStyle w:val="ListParagraph"/>
        <w:numPr>
          <w:ilvl w:val="0"/>
          <w:numId w:val="252"/>
        </w:numPr>
        <w:rPr>
          <w:lang w:eastAsia="zh-CN"/>
        </w:rPr>
      </w:pPr>
      <w:r w:rsidRPr="002045AF">
        <w:rPr>
          <w:lang w:eastAsia="zh-CN"/>
        </w:rPr>
        <w:t>FFS WUS_offset could be different for DRX and eDRX.</w:t>
      </w:r>
    </w:p>
    <w:p w14:paraId="40BCBB15" w14:textId="77777777" w:rsidR="00DB17E3" w:rsidRPr="002045AF" w:rsidRDefault="00DB17E3" w:rsidP="002045AF">
      <w:pPr>
        <w:rPr>
          <w:rFonts w:ascii="Times New Roman" w:eastAsia="DengXian" w:hAnsi="Times New Roman"/>
          <w:szCs w:val="20"/>
          <w:lang w:eastAsia="zh-CN"/>
        </w:rPr>
      </w:pPr>
    </w:p>
    <w:p w14:paraId="2361DF7C" w14:textId="77777777" w:rsidR="00DB17E3" w:rsidRPr="002045AF" w:rsidRDefault="00DB17E3" w:rsidP="002045AF">
      <w:pPr>
        <w:rPr>
          <w:rFonts w:ascii="Times New Roman" w:hAnsi="Times New Roman"/>
          <w:szCs w:val="20"/>
          <w:lang w:eastAsia="zh-CN"/>
        </w:rPr>
      </w:pPr>
      <w:r w:rsidRPr="002045AF">
        <w:rPr>
          <w:rFonts w:ascii="Times New Roman" w:hAnsi="Times New Roman"/>
          <w:szCs w:val="20"/>
          <w:highlight w:val="green"/>
          <w:lang w:eastAsia="zh-CN"/>
        </w:rPr>
        <w:t>Agreement</w:t>
      </w:r>
    </w:p>
    <w:p w14:paraId="7CC75D21" w14:textId="77777777" w:rsidR="00DB17E3" w:rsidRPr="002045AF" w:rsidRDefault="00DB17E3" w:rsidP="00017304">
      <w:pPr>
        <w:pStyle w:val="ListParagraph"/>
        <w:numPr>
          <w:ilvl w:val="0"/>
          <w:numId w:val="253"/>
        </w:numPr>
        <w:rPr>
          <w:lang w:eastAsia="zh-CN"/>
        </w:rPr>
      </w:pPr>
      <w:r w:rsidRPr="002045AF">
        <w:rPr>
          <w:lang w:eastAsia="zh-CN"/>
        </w:rPr>
        <w:t>The UE reports one capability for "minimum gap between WUS and associated PO" for eDRX, selected among {Y1, Y2, …, YN}.</w:t>
      </w:r>
    </w:p>
    <w:p w14:paraId="074CA6F7" w14:textId="77777777" w:rsidR="00DB17E3" w:rsidRPr="002045AF" w:rsidRDefault="00DB17E3" w:rsidP="00017304">
      <w:pPr>
        <w:pStyle w:val="ListParagraph"/>
        <w:numPr>
          <w:ilvl w:val="0"/>
          <w:numId w:val="253"/>
        </w:numPr>
        <w:rPr>
          <w:lang w:eastAsia="zh-CN"/>
        </w:rPr>
      </w:pPr>
      <w:r w:rsidRPr="002045AF">
        <w:rPr>
          <w:lang w:eastAsia="zh-CN"/>
        </w:rPr>
        <w:t>There is no UE capability reporting for “minimum gap between WUS and associated PO” for DRX (i.e, the minimum gap is fixed in specification).</w:t>
      </w:r>
    </w:p>
    <w:p w14:paraId="22ADFB78" w14:textId="77777777" w:rsidR="00DB17E3" w:rsidRPr="002045AF" w:rsidRDefault="00DB17E3" w:rsidP="002045AF">
      <w:pPr>
        <w:rPr>
          <w:rFonts w:ascii="Times New Roman" w:hAnsi="Times New Roman"/>
          <w:szCs w:val="20"/>
          <w:lang w:eastAsia="x-none"/>
        </w:rPr>
      </w:pPr>
    </w:p>
    <w:p w14:paraId="0794E4BE" w14:textId="77777777" w:rsidR="00DB17E3" w:rsidRPr="002045AF" w:rsidRDefault="00DB17E3" w:rsidP="002045AF">
      <w:pPr>
        <w:rPr>
          <w:rFonts w:ascii="Times New Roman" w:eastAsia="Yu Mincho" w:hAnsi="Times New Roman"/>
          <w:szCs w:val="20"/>
          <w:lang w:eastAsia="ja-JP"/>
        </w:rPr>
      </w:pPr>
      <w:r w:rsidRPr="002045AF">
        <w:rPr>
          <w:rFonts w:ascii="Times New Roman" w:eastAsia="Yu Mincho" w:hAnsi="Times New Roman"/>
          <w:szCs w:val="20"/>
          <w:highlight w:val="green"/>
          <w:lang w:eastAsia="ja-JP"/>
        </w:rPr>
        <w:t>Agreement</w:t>
      </w:r>
    </w:p>
    <w:p w14:paraId="7617FEB3" w14:textId="77777777" w:rsidR="00DB17E3" w:rsidRPr="002045AF" w:rsidRDefault="00DB17E3" w:rsidP="00017304">
      <w:pPr>
        <w:pStyle w:val="ListParagraph"/>
        <w:numPr>
          <w:ilvl w:val="0"/>
          <w:numId w:val="254"/>
        </w:numPr>
        <w:rPr>
          <w:lang w:eastAsia="zh-CN"/>
        </w:rPr>
      </w:pPr>
      <w:r w:rsidRPr="002045AF">
        <w:rPr>
          <w:lang w:eastAsia="zh-CN"/>
        </w:rPr>
        <w:t>WUS is dropped in subframes that carry SIB1-NB and other SIs.</w:t>
      </w:r>
    </w:p>
    <w:p w14:paraId="11930347" w14:textId="77777777" w:rsidR="00DB17E3" w:rsidRPr="002045AF" w:rsidRDefault="00DB17E3" w:rsidP="00017304">
      <w:pPr>
        <w:pStyle w:val="ListParagraph"/>
        <w:numPr>
          <w:ilvl w:val="0"/>
          <w:numId w:val="254"/>
        </w:numPr>
        <w:rPr>
          <w:lang w:eastAsia="zh-CN"/>
        </w:rPr>
      </w:pPr>
      <w:r w:rsidRPr="002045AF">
        <w:rPr>
          <w:lang w:eastAsia="zh-CN"/>
        </w:rPr>
        <w:t>WUS is postponed in subframes that are not NB-IoT DL subframes and does not carry SIB1-NB.</w:t>
      </w:r>
    </w:p>
    <w:p w14:paraId="4FF18426" w14:textId="77777777" w:rsidR="00DB17E3" w:rsidRPr="002045AF" w:rsidRDefault="00DB17E3" w:rsidP="00017304">
      <w:pPr>
        <w:pStyle w:val="ListParagraph"/>
        <w:numPr>
          <w:ilvl w:val="1"/>
          <w:numId w:val="254"/>
        </w:numPr>
        <w:rPr>
          <w:rFonts w:eastAsia="DengXian"/>
          <w:lang w:eastAsia="zh-CN"/>
        </w:rPr>
      </w:pPr>
      <w:r w:rsidRPr="002045AF">
        <w:t>Note: this reverses the previous agreement of “WUS is postponed in subframes that are not NB-IoT DL subframes and is not transmitted [FFS dropped/postponed] in the subframes that carries SIs other than SIB1.”.</w:t>
      </w:r>
    </w:p>
    <w:p w14:paraId="7F6778F9" w14:textId="77777777" w:rsidR="00DB17E3" w:rsidRPr="002045AF" w:rsidRDefault="00DB17E3" w:rsidP="00017304">
      <w:pPr>
        <w:pStyle w:val="ListParagraph"/>
        <w:numPr>
          <w:ilvl w:val="1"/>
          <w:numId w:val="254"/>
        </w:numPr>
        <w:rPr>
          <w:rFonts w:eastAsia="DengXian"/>
          <w:lang w:eastAsia="zh-CN"/>
        </w:rPr>
      </w:pPr>
      <w:r w:rsidRPr="002045AF">
        <w:rPr>
          <w:rFonts w:eastAsia="DengXian"/>
          <w:lang w:eastAsia="zh-CN"/>
        </w:rPr>
        <w:t>Note: “Postpone” means the corresponding subframes are not counted as configured maximum WUS transmission duration and actual WUS transmission duration.</w:t>
      </w:r>
    </w:p>
    <w:p w14:paraId="3F98DA20" w14:textId="77777777" w:rsidR="00DB17E3" w:rsidRPr="002045AF" w:rsidRDefault="00DB17E3" w:rsidP="00017304">
      <w:pPr>
        <w:pStyle w:val="ListParagraph"/>
        <w:numPr>
          <w:ilvl w:val="1"/>
          <w:numId w:val="254"/>
        </w:numPr>
        <w:rPr>
          <w:rFonts w:eastAsia="DengXian"/>
          <w:lang w:eastAsia="zh-CN"/>
        </w:rPr>
      </w:pPr>
      <w:r w:rsidRPr="002045AF">
        <w:rPr>
          <w:rFonts w:eastAsia="Yu Mincho"/>
        </w:rPr>
        <w:t>Note: This does not imply that the minimum gap between the end of actual WUS duration and the first associated PO is reduced</w:t>
      </w:r>
    </w:p>
    <w:p w14:paraId="65F4C63B" w14:textId="77777777" w:rsidR="00DB17E3" w:rsidRPr="002045AF" w:rsidRDefault="00DB17E3" w:rsidP="002045AF">
      <w:pPr>
        <w:rPr>
          <w:rFonts w:ascii="Times New Roman" w:eastAsia="DengXian" w:hAnsi="Times New Roman"/>
          <w:szCs w:val="20"/>
          <w:lang w:eastAsia="zh-CN"/>
        </w:rPr>
      </w:pPr>
    </w:p>
    <w:p w14:paraId="7A659FA5" w14:textId="77777777" w:rsidR="00DB17E3" w:rsidRPr="002045AF" w:rsidRDefault="00DB17E3" w:rsidP="002045AF">
      <w:pPr>
        <w:rPr>
          <w:rFonts w:ascii="Times New Roman" w:eastAsia="Yu Mincho" w:hAnsi="Times New Roman"/>
          <w:szCs w:val="20"/>
          <w:lang w:eastAsia="ja-JP"/>
        </w:rPr>
      </w:pPr>
      <w:r w:rsidRPr="002045AF">
        <w:rPr>
          <w:rFonts w:ascii="Times New Roman" w:eastAsia="Yu Mincho" w:hAnsi="Times New Roman"/>
          <w:szCs w:val="20"/>
          <w:highlight w:val="green"/>
          <w:lang w:eastAsia="ja-JP"/>
        </w:rPr>
        <w:t>Agreement</w:t>
      </w:r>
    </w:p>
    <w:p w14:paraId="27AA7175" w14:textId="77777777" w:rsidR="00DB17E3" w:rsidRPr="002045AF" w:rsidRDefault="00DB17E3" w:rsidP="002045AF">
      <w:pPr>
        <w:rPr>
          <w:rFonts w:ascii="Times New Roman" w:hAnsi="Times New Roman"/>
          <w:szCs w:val="20"/>
          <w:lang w:eastAsia="zh-CN"/>
        </w:rPr>
      </w:pPr>
      <w:r w:rsidRPr="002045AF">
        <w:rPr>
          <w:rFonts w:ascii="Times New Roman" w:hAnsi="Times New Roman"/>
          <w:szCs w:val="20"/>
          <w:lang w:eastAsia="zh-CN"/>
        </w:rPr>
        <w:t>WUS is punctured in CRS REs for in-band deployment</w:t>
      </w:r>
    </w:p>
    <w:p w14:paraId="50CF5A5D" w14:textId="77777777" w:rsidR="00DB17E3" w:rsidRPr="002045AF" w:rsidRDefault="00DB17E3" w:rsidP="002045AF">
      <w:pPr>
        <w:rPr>
          <w:rFonts w:ascii="Times New Roman" w:hAnsi="Times New Roman"/>
          <w:szCs w:val="20"/>
          <w:lang w:eastAsia="x-none"/>
        </w:rPr>
      </w:pPr>
    </w:p>
    <w:p w14:paraId="3DCA78DA" w14:textId="77777777" w:rsidR="00DB17E3" w:rsidRPr="002045AF" w:rsidRDefault="00DB17E3" w:rsidP="002045AF">
      <w:pPr>
        <w:rPr>
          <w:rFonts w:ascii="Times New Roman" w:eastAsia="Yu Mincho" w:hAnsi="Times New Roman"/>
          <w:szCs w:val="20"/>
          <w:lang w:eastAsia="ja-JP"/>
        </w:rPr>
      </w:pPr>
      <w:r w:rsidRPr="002045AF">
        <w:rPr>
          <w:rFonts w:ascii="Times New Roman" w:eastAsia="Yu Mincho" w:hAnsi="Times New Roman"/>
          <w:szCs w:val="20"/>
          <w:highlight w:val="green"/>
          <w:lang w:eastAsia="ja-JP"/>
        </w:rPr>
        <w:t>Agreement</w:t>
      </w:r>
    </w:p>
    <w:p w14:paraId="1B8B1F96" w14:textId="77777777" w:rsidR="00DB17E3" w:rsidRPr="002045AF" w:rsidRDefault="00DB17E3" w:rsidP="002045AF">
      <w:pPr>
        <w:pStyle w:val="ListParagraph"/>
        <w:snapToGrid w:val="0"/>
        <w:spacing w:after="0"/>
        <w:ind w:left="0"/>
        <w:jc w:val="both"/>
        <w:rPr>
          <w:lang w:eastAsia="zh-CN"/>
        </w:rPr>
      </w:pPr>
      <w:r w:rsidRPr="002045AF">
        <w:rPr>
          <w:lang w:eastAsia="zh-CN"/>
        </w:rPr>
        <w:t>Sub-grouping is not supported in Rel-15.</w:t>
      </w:r>
    </w:p>
    <w:p w14:paraId="43476F8B" w14:textId="77777777" w:rsidR="00DB17E3" w:rsidRPr="002045AF" w:rsidRDefault="00DB17E3" w:rsidP="002045AF">
      <w:pPr>
        <w:rPr>
          <w:rFonts w:ascii="Times New Roman" w:eastAsia="Yu Mincho" w:hAnsi="Times New Roman"/>
          <w:szCs w:val="20"/>
          <w:lang w:eastAsia="ja-JP"/>
        </w:rPr>
      </w:pPr>
      <w:r w:rsidRPr="002045AF">
        <w:rPr>
          <w:rFonts w:ascii="Times New Roman" w:eastAsia="Yu Mincho" w:hAnsi="Times New Roman"/>
          <w:szCs w:val="20"/>
          <w:lang w:eastAsia="ja-JP"/>
        </w:rPr>
        <w:t>Note that some companies observe the gains from sub-grouping.</w:t>
      </w:r>
    </w:p>
    <w:p w14:paraId="268F0E3A" w14:textId="77777777" w:rsidR="00DB17E3" w:rsidRPr="002045AF" w:rsidRDefault="00DB17E3" w:rsidP="002045AF">
      <w:pPr>
        <w:rPr>
          <w:rFonts w:ascii="Times New Roman" w:hAnsi="Times New Roman"/>
          <w:szCs w:val="20"/>
          <w:lang w:eastAsia="x-none"/>
        </w:rPr>
      </w:pPr>
    </w:p>
    <w:p w14:paraId="59217BAB" w14:textId="3487FA18" w:rsidR="00DB17E3" w:rsidRPr="002045AF" w:rsidRDefault="0058452E" w:rsidP="002045AF">
      <w:pPr>
        <w:rPr>
          <w:rFonts w:ascii="Times New Roman" w:hAnsi="Times New Roman"/>
          <w:b/>
          <w:szCs w:val="20"/>
          <w:lang w:eastAsia="x-none"/>
        </w:rPr>
      </w:pPr>
      <w:hyperlink r:id="rId488" w:history="1">
        <w:r w:rsidR="000F2B08">
          <w:rPr>
            <w:rStyle w:val="Hyperlink"/>
            <w:rFonts w:ascii="Times New Roman" w:eastAsiaTheme="minorEastAsia" w:hAnsi="Times New Roman"/>
            <w:b/>
            <w:szCs w:val="20"/>
            <w:lang w:eastAsia="ja-JP"/>
          </w:rPr>
          <w:t>R1-1807560</w:t>
        </w:r>
      </w:hyperlink>
      <w:r w:rsidR="00DB17E3" w:rsidRPr="002045AF">
        <w:rPr>
          <w:rFonts w:ascii="Times New Roman" w:eastAsiaTheme="minorEastAsia" w:hAnsi="Times New Roman"/>
          <w:b/>
          <w:szCs w:val="20"/>
          <w:lang w:eastAsia="ja-JP"/>
        </w:rPr>
        <w:tab/>
      </w:r>
      <w:r w:rsidR="00DB17E3" w:rsidRPr="002045AF">
        <w:rPr>
          <w:rFonts w:ascii="Times New Roman" w:hAnsi="Times New Roman"/>
          <w:b/>
          <w:kern w:val="2"/>
          <w:szCs w:val="20"/>
          <w:lang w:eastAsia="zh-CN"/>
        </w:rPr>
        <w:t xml:space="preserve">Updated </w:t>
      </w:r>
      <w:r w:rsidR="00DB17E3" w:rsidRPr="002045AF">
        <w:rPr>
          <w:rFonts w:ascii="Times New Roman" w:hAnsi="Times New Roman"/>
          <w:b/>
          <w:szCs w:val="20"/>
          <w:lang w:eastAsia="zh-CN"/>
        </w:rPr>
        <w:t>feature lead summary of Wake-up signal configurations and procedures in NB-IoT</w:t>
      </w:r>
      <w:r w:rsidR="00DB17E3" w:rsidRPr="002045AF">
        <w:rPr>
          <w:rFonts w:ascii="Times New Roman" w:hAnsi="Times New Roman"/>
          <w:b/>
          <w:szCs w:val="20"/>
          <w:lang w:eastAsia="zh-CN"/>
        </w:rPr>
        <w:tab/>
      </w:r>
      <w:r w:rsidR="00DB17E3" w:rsidRPr="002045AF">
        <w:rPr>
          <w:rFonts w:ascii="Times New Roman" w:hAnsi="Times New Roman"/>
          <w:b/>
          <w:szCs w:val="20"/>
          <w:lang w:eastAsia="x-none"/>
        </w:rPr>
        <w:t>Huawei, HiSilicon</w:t>
      </w:r>
    </w:p>
    <w:p w14:paraId="74923C97" w14:textId="77777777" w:rsidR="00DB17E3" w:rsidRPr="002045AF" w:rsidRDefault="00DB17E3" w:rsidP="002045AF">
      <w:pPr>
        <w:rPr>
          <w:rFonts w:ascii="Times New Roman" w:hAnsi="Times New Roman"/>
          <w:szCs w:val="20"/>
          <w:lang w:eastAsia="x-none"/>
        </w:rPr>
      </w:pPr>
    </w:p>
    <w:p w14:paraId="7E6EB35F" w14:textId="18126E68" w:rsidR="00DB17E3" w:rsidRPr="002045AF" w:rsidRDefault="00DB17E3" w:rsidP="002045AF">
      <w:pPr>
        <w:rPr>
          <w:rFonts w:ascii="Times New Roman" w:hAnsi="Times New Roman"/>
          <w:szCs w:val="20"/>
        </w:rPr>
      </w:pPr>
      <w:r w:rsidRPr="002045AF">
        <w:rPr>
          <w:rFonts w:ascii="Times New Roman" w:hAnsi="Times New Roman"/>
          <w:szCs w:val="20"/>
          <w:highlight w:val="green"/>
        </w:rPr>
        <w:t>Agreement</w:t>
      </w:r>
      <w:r w:rsidR="002045AF">
        <w:rPr>
          <w:rFonts w:ascii="Times New Roman" w:hAnsi="Times New Roman"/>
          <w:szCs w:val="20"/>
        </w:rPr>
        <w:t xml:space="preserve">: </w:t>
      </w:r>
      <w:bookmarkStart w:id="139" w:name="_Hlk514947235"/>
      <w:r w:rsidRPr="002045AF">
        <w:rPr>
          <w:rFonts w:ascii="Times New Roman" w:hAnsi="Times New Roman"/>
          <w:szCs w:val="20"/>
        </w:rPr>
        <w:t>For UE capability:</w:t>
      </w:r>
    </w:p>
    <w:bookmarkEnd w:id="139"/>
    <w:p w14:paraId="77E44D87" w14:textId="77777777" w:rsidR="00DB17E3" w:rsidRPr="002045AF" w:rsidRDefault="00DB17E3" w:rsidP="00017304">
      <w:pPr>
        <w:pStyle w:val="ListParagraph"/>
        <w:numPr>
          <w:ilvl w:val="0"/>
          <w:numId w:val="255"/>
        </w:numPr>
      </w:pPr>
      <w:r w:rsidRPr="002045AF">
        <w:rPr>
          <w:lang w:eastAsia="zh-CN"/>
        </w:rPr>
        <w:t>{Y1, Y2, …, YN}=</w:t>
      </w:r>
      <w:r w:rsidRPr="002045AF">
        <w:t>{40ms, 240ms, 1s, 2s} for eDRX.</w:t>
      </w:r>
    </w:p>
    <w:p w14:paraId="0C7F245D" w14:textId="77777777" w:rsidR="00DB17E3" w:rsidRPr="002045AF" w:rsidRDefault="00DB17E3" w:rsidP="00017304">
      <w:pPr>
        <w:pStyle w:val="ListParagraph"/>
        <w:numPr>
          <w:ilvl w:val="0"/>
          <w:numId w:val="255"/>
        </w:numPr>
        <w:rPr>
          <w:lang w:eastAsia="zh-CN"/>
        </w:rPr>
      </w:pPr>
      <w:r w:rsidRPr="002045AF">
        <w:t xml:space="preserve">The “minimum gap between WUS and associated PO” is fixed as 40ms </w:t>
      </w:r>
      <w:bookmarkStart w:id="140" w:name="_Hlk514936897"/>
      <w:r w:rsidRPr="002045AF">
        <w:t>for DRX</w:t>
      </w:r>
      <w:bookmarkEnd w:id="140"/>
      <w:r w:rsidRPr="002045AF">
        <w:t>.</w:t>
      </w:r>
    </w:p>
    <w:p w14:paraId="04A2C20E" w14:textId="77777777" w:rsidR="00DB17E3" w:rsidRPr="002045AF" w:rsidRDefault="00DB17E3" w:rsidP="002045AF">
      <w:pPr>
        <w:rPr>
          <w:rFonts w:ascii="Times New Roman" w:eastAsiaTheme="minorEastAsia" w:hAnsi="Times New Roman"/>
          <w:szCs w:val="20"/>
          <w:lang w:eastAsia="ja-JP"/>
        </w:rPr>
      </w:pPr>
      <w:r w:rsidRPr="002045AF">
        <w:rPr>
          <w:rFonts w:ascii="Times New Roman" w:eastAsiaTheme="minorEastAsia" w:hAnsi="Times New Roman"/>
          <w:szCs w:val="20"/>
          <w:lang w:eastAsia="ja-JP"/>
        </w:rPr>
        <w:t>Note; Qualcomm has concern that 40ms may not always include 10 valid subframes</w:t>
      </w:r>
    </w:p>
    <w:p w14:paraId="72FB4463" w14:textId="526A2E0A" w:rsidR="00DB17E3" w:rsidRPr="002045AF" w:rsidRDefault="00DB17E3" w:rsidP="002045AF">
      <w:pPr>
        <w:rPr>
          <w:rFonts w:ascii="Times New Roman" w:eastAsiaTheme="minorEastAsia" w:hAnsi="Times New Roman"/>
          <w:szCs w:val="20"/>
          <w:lang w:eastAsia="ja-JP"/>
        </w:rPr>
      </w:pPr>
    </w:p>
    <w:p w14:paraId="17AD452F" w14:textId="7A8104B3" w:rsidR="00DB17E3" w:rsidRPr="002045AF" w:rsidRDefault="00DB17E3" w:rsidP="002045AF">
      <w:pPr>
        <w:rPr>
          <w:rFonts w:ascii="Times New Roman" w:hAnsi="Times New Roman"/>
          <w:szCs w:val="20"/>
        </w:rPr>
      </w:pPr>
      <w:r w:rsidRPr="002045AF">
        <w:rPr>
          <w:rFonts w:ascii="Times New Roman" w:hAnsi="Times New Roman"/>
          <w:szCs w:val="20"/>
          <w:highlight w:val="green"/>
        </w:rPr>
        <w:t>Agreement</w:t>
      </w:r>
      <w:r w:rsidR="002045AF">
        <w:rPr>
          <w:rFonts w:ascii="Times New Roman" w:hAnsi="Times New Roman"/>
          <w:szCs w:val="20"/>
        </w:rPr>
        <w:t xml:space="preserve">: </w:t>
      </w:r>
      <w:bookmarkStart w:id="141" w:name="_Hlk514947257"/>
      <w:r w:rsidRPr="002045AF">
        <w:rPr>
          <w:rFonts w:ascii="Times New Roman" w:hAnsi="Times New Roman"/>
          <w:szCs w:val="20"/>
        </w:rPr>
        <w:t>For eNB configuration:</w:t>
      </w:r>
      <w:bookmarkEnd w:id="141"/>
    </w:p>
    <w:p w14:paraId="6D43E667" w14:textId="77777777" w:rsidR="00DB17E3" w:rsidRPr="002045AF" w:rsidRDefault="00DB17E3" w:rsidP="00017304">
      <w:pPr>
        <w:pStyle w:val="ListParagraph"/>
        <w:numPr>
          <w:ilvl w:val="0"/>
          <w:numId w:val="256"/>
        </w:numPr>
      </w:pPr>
      <w:r w:rsidRPr="002045AF">
        <w:t>For DRX, a gap duration is configured with a value range of {40ms, 80ms, 160ms, 240ms}.</w:t>
      </w:r>
    </w:p>
    <w:p w14:paraId="60EADE73" w14:textId="77777777" w:rsidR="00DB17E3" w:rsidRPr="002045AF" w:rsidRDefault="00DB17E3" w:rsidP="00017304">
      <w:pPr>
        <w:pStyle w:val="ListParagraph"/>
        <w:numPr>
          <w:ilvl w:val="0"/>
          <w:numId w:val="256"/>
        </w:numPr>
      </w:pPr>
      <w:r w:rsidRPr="002045AF">
        <w:t>For eDRX, a short gap is configured with a value range of {40ms, 80ms, 160ms, 240ms} and another longer gap can be optionally configured with a value range of {1s, 2s}.</w:t>
      </w:r>
    </w:p>
    <w:p w14:paraId="2D64C44F" w14:textId="77777777" w:rsidR="00DB17E3" w:rsidRPr="002045AF" w:rsidRDefault="00DB17E3" w:rsidP="00017304">
      <w:pPr>
        <w:pStyle w:val="ListParagraph"/>
        <w:numPr>
          <w:ilvl w:val="1"/>
          <w:numId w:val="256"/>
        </w:numPr>
      </w:pPr>
      <w:r w:rsidRPr="002045AF">
        <w:t>The short gap can be same or larger than the gap configured for DRX.</w:t>
      </w:r>
    </w:p>
    <w:p w14:paraId="0DCBDF12" w14:textId="77777777" w:rsidR="00DB17E3" w:rsidRPr="002045AF" w:rsidRDefault="00DB17E3" w:rsidP="002045AF">
      <w:pPr>
        <w:rPr>
          <w:rFonts w:ascii="Times New Roman" w:eastAsiaTheme="minorEastAsia" w:hAnsi="Times New Roman"/>
          <w:szCs w:val="20"/>
          <w:lang w:eastAsia="ja-JP"/>
        </w:rPr>
      </w:pPr>
    </w:p>
    <w:p w14:paraId="61397D3E" w14:textId="77777777" w:rsidR="00DB17E3" w:rsidRPr="002045AF" w:rsidRDefault="00DB17E3" w:rsidP="002045AF">
      <w:pPr>
        <w:rPr>
          <w:rFonts w:ascii="Times New Roman" w:eastAsiaTheme="minorEastAsia" w:hAnsi="Times New Roman"/>
          <w:szCs w:val="20"/>
          <w:lang w:eastAsia="ja-JP"/>
        </w:rPr>
      </w:pPr>
      <w:r w:rsidRPr="002045AF">
        <w:rPr>
          <w:rFonts w:ascii="Times New Roman" w:eastAsiaTheme="minorEastAsia" w:hAnsi="Times New Roman"/>
          <w:szCs w:val="20"/>
          <w:highlight w:val="green"/>
          <w:lang w:eastAsia="ja-JP"/>
        </w:rPr>
        <w:t>Agreement</w:t>
      </w:r>
    </w:p>
    <w:p w14:paraId="7586AD34" w14:textId="77777777" w:rsidR="00DB17E3" w:rsidRPr="002045AF" w:rsidRDefault="00DB17E3" w:rsidP="00017304">
      <w:pPr>
        <w:pStyle w:val="ListParagraph"/>
        <w:numPr>
          <w:ilvl w:val="0"/>
          <w:numId w:val="257"/>
        </w:numPr>
      </w:pPr>
      <w:r w:rsidRPr="002045AF">
        <w:t xml:space="preserve">For eDRX, if a short gap (G1) and a longer gap (G2) are both configured, and the configured gap (G1 for Case 1 and G2 for Case2) is the same as </w:t>
      </w:r>
      <w:r w:rsidRPr="002045AF">
        <w:rPr>
          <w:lang w:eastAsia="zh-CN"/>
        </w:rPr>
        <w:t>“minimum gap between WUS and associated PO” reported by UE</w:t>
      </w:r>
    </w:p>
    <w:tbl>
      <w:tblPr>
        <w:tblStyle w:val="TableGrid"/>
        <w:tblW w:w="0" w:type="auto"/>
        <w:jc w:val="center"/>
        <w:tblLook w:val="04A0" w:firstRow="1" w:lastRow="0" w:firstColumn="1" w:lastColumn="0" w:noHBand="0" w:noVBand="1"/>
      </w:tblPr>
      <w:tblGrid>
        <w:gridCol w:w="3150"/>
        <w:gridCol w:w="2155"/>
        <w:gridCol w:w="2430"/>
      </w:tblGrid>
      <w:tr w:rsidR="00DB17E3" w:rsidRPr="002045AF" w14:paraId="377A1857" w14:textId="77777777" w:rsidTr="00AB310B">
        <w:trPr>
          <w:jc w:val="center"/>
        </w:trPr>
        <w:tc>
          <w:tcPr>
            <w:tcW w:w="3150" w:type="dxa"/>
          </w:tcPr>
          <w:p w14:paraId="4AAFA37E" w14:textId="77777777" w:rsidR="00DB17E3" w:rsidRPr="002045AF" w:rsidRDefault="00DB17E3" w:rsidP="002045AF">
            <w:pPr>
              <w:pStyle w:val="TAH"/>
            </w:pPr>
            <w:r w:rsidRPr="002045AF">
              <w:t>UE reported one capability of “minimum gap between WUS and associated PO”</w:t>
            </w:r>
          </w:p>
        </w:tc>
        <w:tc>
          <w:tcPr>
            <w:tcW w:w="2155" w:type="dxa"/>
          </w:tcPr>
          <w:p w14:paraId="4F1FFF80" w14:textId="77777777" w:rsidR="00DB17E3" w:rsidRPr="002045AF" w:rsidRDefault="00DB17E3" w:rsidP="002045AF">
            <w:pPr>
              <w:pStyle w:val="TAH"/>
            </w:pPr>
            <w:r w:rsidRPr="002045AF">
              <w:t>UE expects the WUS with G1</w:t>
            </w:r>
          </w:p>
        </w:tc>
        <w:tc>
          <w:tcPr>
            <w:tcW w:w="2430" w:type="dxa"/>
          </w:tcPr>
          <w:p w14:paraId="1999AC77" w14:textId="77777777" w:rsidR="00DB17E3" w:rsidRPr="002045AF" w:rsidRDefault="00DB17E3" w:rsidP="002045AF">
            <w:pPr>
              <w:pStyle w:val="TAH"/>
            </w:pPr>
            <w:r w:rsidRPr="002045AF">
              <w:t>UE expects the WUS with G2</w:t>
            </w:r>
          </w:p>
        </w:tc>
      </w:tr>
      <w:tr w:rsidR="00DB17E3" w:rsidRPr="002045AF" w14:paraId="34936425" w14:textId="77777777" w:rsidTr="00AB310B">
        <w:trPr>
          <w:jc w:val="center"/>
        </w:trPr>
        <w:tc>
          <w:tcPr>
            <w:tcW w:w="3150" w:type="dxa"/>
          </w:tcPr>
          <w:p w14:paraId="6204838A" w14:textId="77777777" w:rsidR="00DB17E3" w:rsidRPr="002045AF" w:rsidRDefault="00DB17E3" w:rsidP="002045AF">
            <w:pPr>
              <w:pStyle w:val="TAL"/>
            </w:pPr>
            <w:r w:rsidRPr="002045AF">
              <w:t>Case 1: {40ms or 240ms}</w:t>
            </w:r>
          </w:p>
        </w:tc>
        <w:tc>
          <w:tcPr>
            <w:tcW w:w="2155" w:type="dxa"/>
          </w:tcPr>
          <w:p w14:paraId="62373F57" w14:textId="77777777" w:rsidR="00DB17E3" w:rsidRPr="002045AF" w:rsidRDefault="00DB17E3" w:rsidP="002045AF">
            <w:pPr>
              <w:pStyle w:val="TAL"/>
            </w:pPr>
            <w:r w:rsidRPr="002045AF">
              <w:t>Y</w:t>
            </w:r>
          </w:p>
        </w:tc>
        <w:tc>
          <w:tcPr>
            <w:tcW w:w="2430" w:type="dxa"/>
          </w:tcPr>
          <w:p w14:paraId="7C85D042" w14:textId="77777777" w:rsidR="00DB17E3" w:rsidRPr="002045AF" w:rsidRDefault="00DB17E3" w:rsidP="002045AF">
            <w:pPr>
              <w:pStyle w:val="TAL"/>
            </w:pPr>
            <w:r w:rsidRPr="002045AF">
              <w:t>N</w:t>
            </w:r>
          </w:p>
        </w:tc>
      </w:tr>
      <w:tr w:rsidR="00DB17E3" w:rsidRPr="002045AF" w14:paraId="460CF17D" w14:textId="77777777" w:rsidTr="00AB310B">
        <w:trPr>
          <w:jc w:val="center"/>
        </w:trPr>
        <w:tc>
          <w:tcPr>
            <w:tcW w:w="3150" w:type="dxa"/>
          </w:tcPr>
          <w:p w14:paraId="1575B623" w14:textId="77777777" w:rsidR="00DB17E3" w:rsidRPr="002045AF" w:rsidRDefault="00DB17E3" w:rsidP="002045AF">
            <w:pPr>
              <w:pStyle w:val="TAL"/>
            </w:pPr>
            <w:r w:rsidRPr="002045AF">
              <w:t>Case 2: {1s or 2s}</w:t>
            </w:r>
          </w:p>
        </w:tc>
        <w:tc>
          <w:tcPr>
            <w:tcW w:w="2155" w:type="dxa"/>
          </w:tcPr>
          <w:p w14:paraId="5FD91642" w14:textId="77777777" w:rsidR="00DB17E3" w:rsidRPr="002045AF" w:rsidRDefault="00DB17E3" w:rsidP="002045AF">
            <w:pPr>
              <w:pStyle w:val="TAL"/>
            </w:pPr>
            <w:r w:rsidRPr="002045AF">
              <w:t>N</w:t>
            </w:r>
          </w:p>
        </w:tc>
        <w:tc>
          <w:tcPr>
            <w:tcW w:w="2430" w:type="dxa"/>
          </w:tcPr>
          <w:p w14:paraId="2637CF00" w14:textId="77777777" w:rsidR="00DB17E3" w:rsidRPr="002045AF" w:rsidRDefault="00DB17E3" w:rsidP="002045AF">
            <w:pPr>
              <w:pStyle w:val="TAL"/>
            </w:pPr>
            <w:r w:rsidRPr="002045AF">
              <w:t>Y</w:t>
            </w:r>
          </w:p>
        </w:tc>
      </w:tr>
    </w:tbl>
    <w:p w14:paraId="799934FA" w14:textId="77777777" w:rsidR="00DB17E3" w:rsidRPr="002045AF" w:rsidRDefault="00DB17E3" w:rsidP="00017304">
      <w:pPr>
        <w:pStyle w:val="ListParagraph"/>
        <w:numPr>
          <w:ilvl w:val="0"/>
          <w:numId w:val="258"/>
        </w:numPr>
        <w:overflowPunct/>
        <w:autoSpaceDE/>
        <w:autoSpaceDN/>
        <w:adjustRightInd/>
        <w:spacing w:before="120" w:after="0"/>
        <w:ind w:left="714" w:hanging="357"/>
        <w:contextualSpacing w:val="0"/>
        <w:textAlignment w:val="auto"/>
      </w:pPr>
      <w:r w:rsidRPr="002045AF">
        <w:t>If the configured gap (G1 for Case 1 and G2 for Case2) is other than the UE reported capability of “minimum gap between WUS and associated PO”,</w:t>
      </w:r>
    </w:p>
    <w:p w14:paraId="05926298" w14:textId="77777777" w:rsidR="00DB17E3" w:rsidRPr="002045AF" w:rsidRDefault="00DB17E3" w:rsidP="00017304">
      <w:pPr>
        <w:pStyle w:val="ListParagraph"/>
        <w:numPr>
          <w:ilvl w:val="1"/>
          <w:numId w:val="258"/>
        </w:numPr>
        <w:overflowPunct/>
        <w:autoSpaceDE/>
        <w:autoSpaceDN/>
        <w:adjustRightInd/>
        <w:spacing w:after="0"/>
        <w:textAlignment w:val="auto"/>
      </w:pPr>
      <w:r w:rsidRPr="002045AF">
        <w:t xml:space="preserve">Case A: if the configured gap is larger than the UE reported capability of “minimum gap between WUS and associated PO”, UE monitors WUS with the configured larger gap </w:t>
      </w:r>
    </w:p>
    <w:p w14:paraId="5BDD19CA" w14:textId="77777777" w:rsidR="00DB17E3" w:rsidRPr="002045AF" w:rsidRDefault="00DB17E3" w:rsidP="00017304">
      <w:pPr>
        <w:pStyle w:val="ListParagraph"/>
        <w:numPr>
          <w:ilvl w:val="3"/>
          <w:numId w:val="258"/>
        </w:numPr>
        <w:overflowPunct/>
        <w:autoSpaceDE/>
        <w:autoSpaceDN/>
        <w:adjustRightInd/>
        <w:spacing w:after="0"/>
        <w:textAlignment w:val="auto"/>
      </w:pPr>
      <w:r w:rsidRPr="002045AF">
        <w:t>UE could wait until the end of the configured gap to detect paging.</w:t>
      </w:r>
    </w:p>
    <w:p w14:paraId="4C33398B" w14:textId="77777777" w:rsidR="00DB17E3" w:rsidRPr="002045AF" w:rsidRDefault="00DB17E3" w:rsidP="00017304">
      <w:pPr>
        <w:pStyle w:val="ListParagraph"/>
        <w:numPr>
          <w:ilvl w:val="1"/>
          <w:numId w:val="258"/>
        </w:numPr>
        <w:overflowPunct/>
        <w:autoSpaceDE/>
        <w:autoSpaceDN/>
        <w:adjustRightInd/>
        <w:spacing w:after="0"/>
        <w:textAlignment w:val="auto"/>
      </w:pPr>
      <w:r w:rsidRPr="002045AF">
        <w:t>Case B: if the configured gap is smaller than the UE reported capability of “minimum gap between WUS and associated PO”, UE does not monitor WUS with the configured long gap for eDRX and uses short gap to monitor WUS with the configured short gap.</w:t>
      </w:r>
    </w:p>
    <w:p w14:paraId="64335732" w14:textId="37E4DCDE" w:rsidR="00DB17E3" w:rsidRDefault="00DB17E3" w:rsidP="002045AF">
      <w:pPr>
        <w:rPr>
          <w:rFonts w:ascii="Times New Roman" w:hAnsi="Times New Roman"/>
          <w:szCs w:val="20"/>
          <w:lang w:eastAsia="x-none"/>
        </w:rPr>
      </w:pPr>
    </w:p>
    <w:p w14:paraId="61F9F19C" w14:textId="77777777" w:rsidR="002045AF" w:rsidRPr="002045AF" w:rsidRDefault="002045AF" w:rsidP="002045AF">
      <w:pPr>
        <w:rPr>
          <w:rFonts w:ascii="Times New Roman" w:hAnsi="Times New Roman"/>
          <w:szCs w:val="20"/>
          <w:lang w:eastAsia="x-none"/>
        </w:rPr>
      </w:pPr>
    </w:p>
    <w:p w14:paraId="20A500DE" w14:textId="1FF65CDE" w:rsidR="00DB17E3" w:rsidRDefault="0058452E" w:rsidP="00DB17E3">
      <w:pPr>
        <w:rPr>
          <w:lang w:eastAsia="x-none"/>
        </w:rPr>
      </w:pPr>
      <w:hyperlink r:id="rId489" w:history="1">
        <w:r w:rsidR="000F2B08">
          <w:rPr>
            <w:rStyle w:val="Hyperlink"/>
            <w:lang w:eastAsia="x-none"/>
          </w:rPr>
          <w:t>R1-1805855</w:t>
        </w:r>
      </w:hyperlink>
      <w:r w:rsidR="00DB17E3">
        <w:rPr>
          <w:lang w:eastAsia="x-none"/>
        </w:rPr>
        <w:tab/>
        <w:t>Wake-up signal configurations and procedures for NB-IoT</w:t>
      </w:r>
      <w:r w:rsidR="00DB17E3">
        <w:rPr>
          <w:lang w:eastAsia="x-none"/>
        </w:rPr>
        <w:tab/>
        <w:t>Ericsson</w:t>
      </w:r>
    </w:p>
    <w:p w14:paraId="751F071B" w14:textId="504C6956" w:rsidR="00DB17E3" w:rsidRDefault="0058452E" w:rsidP="00DB17E3">
      <w:pPr>
        <w:rPr>
          <w:lang w:eastAsia="x-none"/>
        </w:rPr>
      </w:pPr>
      <w:hyperlink r:id="rId490" w:history="1">
        <w:r w:rsidR="000F2B08">
          <w:rPr>
            <w:rStyle w:val="Hyperlink"/>
            <w:lang w:eastAsia="x-none"/>
          </w:rPr>
          <w:t>R1-1805964</w:t>
        </w:r>
      </w:hyperlink>
      <w:r w:rsidR="00DB17E3">
        <w:rPr>
          <w:lang w:eastAsia="x-none"/>
        </w:rPr>
        <w:tab/>
        <w:t>On configurations and procedures of power saving signal</w:t>
      </w:r>
      <w:r w:rsidR="00DB17E3">
        <w:rPr>
          <w:lang w:eastAsia="x-none"/>
        </w:rPr>
        <w:tab/>
        <w:t>Huawei, HiSilicon</w:t>
      </w:r>
    </w:p>
    <w:p w14:paraId="42609B6F" w14:textId="17828001" w:rsidR="00DB17E3" w:rsidRDefault="0058452E" w:rsidP="00DB17E3">
      <w:pPr>
        <w:rPr>
          <w:lang w:eastAsia="x-none"/>
        </w:rPr>
      </w:pPr>
      <w:hyperlink r:id="rId491" w:history="1">
        <w:r w:rsidR="000F2B08">
          <w:rPr>
            <w:rStyle w:val="Hyperlink"/>
            <w:lang w:eastAsia="x-none"/>
          </w:rPr>
          <w:t>R1-1805996</w:t>
        </w:r>
      </w:hyperlink>
      <w:r w:rsidR="00DB17E3">
        <w:rPr>
          <w:lang w:eastAsia="x-none"/>
        </w:rPr>
        <w:tab/>
        <w:t>Wake Up Signal Configuration for NB-IoT</w:t>
      </w:r>
      <w:r w:rsidR="00DB17E3">
        <w:rPr>
          <w:lang w:eastAsia="x-none"/>
        </w:rPr>
        <w:tab/>
        <w:t>MediaTek Inc.</w:t>
      </w:r>
    </w:p>
    <w:p w14:paraId="0F37B849" w14:textId="6E315839" w:rsidR="00DB17E3" w:rsidRDefault="0058452E" w:rsidP="00DB17E3">
      <w:pPr>
        <w:rPr>
          <w:lang w:eastAsia="x-none"/>
        </w:rPr>
      </w:pPr>
      <w:hyperlink r:id="rId492" w:history="1">
        <w:r w:rsidR="000F2B08">
          <w:rPr>
            <w:rStyle w:val="Hyperlink"/>
            <w:lang w:eastAsia="x-none"/>
          </w:rPr>
          <w:t>R1-1806032</w:t>
        </w:r>
      </w:hyperlink>
      <w:r w:rsidR="00DB17E3">
        <w:rPr>
          <w:lang w:eastAsia="x-none"/>
        </w:rPr>
        <w:tab/>
        <w:t>Remaining aspects on configurations and procedures of wake-up signals for feNB-IoT</w:t>
      </w:r>
      <w:r w:rsidR="00DB17E3">
        <w:rPr>
          <w:lang w:eastAsia="x-none"/>
        </w:rPr>
        <w:tab/>
        <w:t>vivo</w:t>
      </w:r>
    </w:p>
    <w:p w14:paraId="67A57C85" w14:textId="4FACEDAE" w:rsidR="00DB17E3" w:rsidRDefault="0058452E" w:rsidP="00DB17E3">
      <w:pPr>
        <w:rPr>
          <w:lang w:eastAsia="x-none"/>
        </w:rPr>
      </w:pPr>
      <w:hyperlink r:id="rId493" w:history="1">
        <w:r w:rsidR="000F2B08">
          <w:rPr>
            <w:rStyle w:val="Hyperlink"/>
            <w:lang w:eastAsia="x-none"/>
          </w:rPr>
          <w:t>R1-1806159</w:t>
        </w:r>
      </w:hyperlink>
      <w:r w:rsidR="00DB17E3">
        <w:rPr>
          <w:lang w:eastAsia="x-none"/>
        </w:rPr>
        <w:tab/>
        <w:t>Wake-up signal configurations and procedures</w:t>
      </w:r>
      <w:r w:rsidR="00DB17E3">
        <w:rPr>
          <w:lang w:eastAsia="x-none"/>
        </w:rPr>
        <w:tab/>
        <w:t>Nokia, Nokia Shanghai Bell</w:t>
      </w:r>
    </w:p>
    <w:p w14:paraId="52A6D667" w14:textId="41DD9752" w:rsidR="00DB17E3" w:rsidRDefault="0058452E" w:rsidP="00DB17E3">
      <w:pPr>
        <w:rPr>
          <w:lang w:eastAsia="x-none"/>
        </w:rPr>
      </w:pPr>
      <w:hyperlink r:id="rId494" w:history="1">
        <w:r w:rsidR="000F2B08">
          <w:rPr>
            <w:rStyle w:val="Hyperlink"/>
            <w:lang w:eastAsia="x-none"/>
          </w:rPr>
          <w:t>R1-1806192</w:t>
        </w:r>
      </w:hyperlink>
      <w:r w:rsidR="00DB17E3">
        <w:rPr>
          <w:lang w:eastAsia="x-none"/>
        </w:rPr>
        <w:tab/>
        <w:t>Remaining issues on wake up signal configuration for NB-IoT</w:t>
      </w:r>
      <w:r w:rsidR="00DB17E3">
        <w:rPr>
          <w:lang w:eastAsia="x-none"/>
        </w:rPr>
        <w:tab/>
        <w:t>ZTE</w:t>
      </w:r>
    </w:p>
    <w:p w14:paraId="657C1052" w14:textId="2326C581" w:rsidR="00DB17E3" w:rsidRDefault="0058452E" w:rsidP="00DB17E3">
      <w:pPr>
        <w:rPr>
          <w:lang w:eastAsia="x-none"/>
        </w:rPr>
      </w:pPr>
      <w:hyperlink r:id="rId495" w:history="1">
        <w:r w:rsidR="000F2B08">
          <w:rPr>
            <w:rStyle w:val="Hyperlink"/>
            <w:lang w:eastAsia="x-none"/>
          </w:rPr>
          <w:t>R1-1806492</w:t>
        </w:r>
      </w:hyperlink>
      <w:r w:rsidR="00DB17E3">
        <w:rPr>
          <w:lang w:eastAsia="x-none"/>
        </w:rPr>
        <w:tab/>
        <w:t>Configurations of wake-up signal for feNB-IoT</w:t>
      </w:r>
      <w:r w:rsidR="00DB17E3">
        <w:rPr>
          <w:lang w:eastAsia="x-none"/>
        </w:rPr>
        <w:tab/>
        <w:t>Intel Corporation</w:t>
      </w:r>
    </w:p>
    <w:p w14:paraId="638B1100" w14:textId="0936BBD7" w:rsidR="00DB17E3" w:rsidRDefault="0058452E" w:rsidP="00DB17E3">
      <w:pPr>
        <w:rPr>
          <w:lang w:eastAsia="x-none"/>
        </w:rPr>
      </w:pPr>
      <w:hyperlink r:id="rId496" w:history="1">
        <w:r w:rsidR="000F2B08">
          <w:rPr>
            <w:rStyle w:val="Hyperlink"/>
            <w:lang w:eastAsia="x-none"/>
          </w:rPr>
          <w:t>R1-1806589</w:t>
        </w:r>
      </w:hyperlink>
      <w:r w:rsidR="00DB17E3">
        <w:rPr>
          <w:lang w:eastAsia="x-none"/>
        </w:rPr>
        <w:tab/>
        <w:t>Discussion on wake up signal configurations and procedures in NB-IoT</w:t>
      </w:r>
      <w:r w:rsidR="00DB17E3">
        <w:rPr>
          <w:lang w:eastAsia="x-none"/>
        </w:rPr>
        <w:tab/>
        <w:t>LG Electronics</w:t>
      </w:r>
    </w:p>
    <w:p w14:paraId="69180676" w14:textId="068C3162" w:rsidR="00DB17E3" w:rsidRDefault="0058452E" w:rsidP="00DB17E3">
      <w:pPr>
        <w:rPr>
          <w:lang w:eastAsia="x-none"/>
        </w:rPr>
      </w:pPr>
      <w:hyperlink r:id="rId497" w:history="1">
        <w:r w:rsidR="000F2B08">
          <w:rPr>
            <w:rStyle w:val="Hyperlink"/>
            <w:lang w:eastAsia="x-none"/>
          </w:rPr>
          <w:t>R1-1806687</w:t>
        </w:r>
      </w:hyperlink>
      <w:r w:rsidR="00DB17E3">
        <w:rPr>
          <w:lang w:eastAsia="x-none"/>
        </w:rPr>
        <w:tab/>
        <w:t>Discussion on Wake up signal configuraion</w:t>
      </w:r>
      <w:r w:rsidR="00DB17E3">
        <w:rPr>
          <w:lang w:eastAsia="x-none"/>
        </w:rPr>
        <w:tab/>
        <w:t>Samsung</w:t>
      </w:r>
    </w:p>
    <w:p w14:paraId="59BCD86C" w14:textId="25AC2072" w:rsidR="00DB17E3" w:rsidRDefault="0058452E" w:rsidP="00DB17E3">
      <w:pPr>
        <w:rPr>
          <w:lang w:eastAsia="x-none"/>
        </w:rPr>
      </w:pPr>
      <w:hyperlink r:id="rId498" w:history="1">
        <w:r w:rsidR="000F2B08">
          <w:rPr>
            <w:rStyle w:val="Hyperlink"/>
            <w:lang w:eastAsia="x-none"/>
          </w:rPr>
          <w:t>R1-1806872</w:t>
        </w:r>
      </w:hyperlink>
      <w:r w:rsidR="00DB17E3">
        <w:rPr>
          <w:lang w:eastAsia="x-none"/>
        </w:rPr>
        <w:tab/>
        <w:t>On wake-up procedure for feNBIoT</w:t>
      </w:r>
      <w:r w:rsidR="00DB17E3">
        <w:rPr>
          <w:lang w:eastAsia="x-none"/>
        </w:rPr>
        <w:tab/>
        <w:t>OPPO</w:t>
      </w:r>
    </w:p>
    <w:p w14:paraId="3CC7953B" w14:textId="5D25DECF" w:rsidR="00DB17E3" w:rsidRDefault="0058452E" w:rsidP="00DB17E3">
      <w:pPr>
        <w:rPr>
          <w:lang w:eastAsia="x-none"/>
        </w:rPr>
      </w:pPr>
      <w:hyperlink r:id="rId499" w:history="1">
        <w:r w:rsidR="000F2B08">
          <w:rPr>
            <w:rStyle w:val="Hyperlink"/>
            <w:lang w:eastAsia="x-none"/>
          </w:rPr>
          <w:t>R1-1807108</w:t>
        </w:r>
      </w:hyperlink>
      <w:r w:rsidR="00DB17E3">
        <w:rPr>
          <w:lang w:eastAsia="x-none"/>
        </w:rPr>
        <w:tab/>
        <w:t>Remaining issues on Wake-up signal configurations and procedures</w:t>
      </w:r>
      <w:r w:rsidR="00DB17E3">
        <w:rPr>
          <w:lang w:eastAsia="x-none"/>
        </w:rPr>
        <w:tab/>
        <w:t>Qualcomm Incorporated</w:t>
      </w:r>
    </w:p>
    <w:p w14:paraId="4FB4C4C9" w14:textId="77777777" w:rsidR="00DB17E3" w:rsidRDefault="00DB17E3" w:rsidP="00036580">
      <w:pPr>
        <w:pStyle w:val="Heading6"/>
        <w:numPr>
          <w:ilvl w:val="5"/>
          <w:numId w:val="183"/>
        </w:numPr>
        <w:rPr>
          <w:lang w:val="en-US"/>
        </w:rPr>
      </w:pPr>
      <w:r w:rsidRPr="00A5245B">
        <w:rPr>
          <w:lang w:val="en-US"/>
        </w:rPr>
        <w:t>Detailed design of wake-up signal</w:t>
      </w:r>
    </w:p>
    <w:p w14:paraId="64EE3061" w14:textId="6F2C7507" w:rsidR="00DB17E3" w:rsidRPr="001475FF" w:rsidRDefault="0058452E" w:rsidP="00DB17E3">
      <w:pPr>
        <w:rPr>
          <w:b/>
          <w:lang w:eastAsia="x-none"/>
        </w:rPr>
      </w:pPr>
      <w:hyperlink r:id="rId500" w:history="1">
        <w:r w:rsidR="000F2B08">
          <w:rPr>
            <w:rStyle w:val="Hyperlink"/>
            <w:b/>
            <w:lang w:eastAsia="x-none"/>
          </w:rPr>
          <w:t>R1-1807472</w:t>
        </w:r>
      </w:hyperlink>
      <w:r w:rsidR="00DB17E3" w:rsidRPr="001475FF">
        <w:rPr>
          <w:b/>
          <w:lang w:eastAsia="x-none"/>
        </w:rPr>
        <w:tab/>
        <w:t>Feature lead summary on detailed design of Wake-up signal in NB-IoT</w:t>
      </w:r>
      <w:r w:rsidR="00DB17E3" w:rsidRPr="001475FF">
        <w:rPr>
          <w:b/>
          <w:lang w:eastAsia="x-none"/>
        </w:rPr>
        <w:tab/>
        <w:t>Huawei, HiSilicon</w:t>
      </w:r>
    </w:p>
    <w:p w14:paraId="20C2DF85" w14:textId="77777777" w:rsidR="00DB17E3" w:rsidRDefault="00DB17E3" w:rsidP="00DB17E3">
      <w:pPr>
        <w:rPr>
          <w:lang w:val="en-US" w:eastAsia="x-none"/>
        </w:rPr>
      </w:pPr>
    </w:p>
    <w:p w14:paraId="6F05A278" w14:textId="77777777" w:rsidR="00DB17E3" w:rsidRPr="00CF27CC" w:rsidRDefault="00DB17E3" w:rsidP="00DB17E3">
      <w:pPr>
        <w:rPr>
          <w:rFonts w:eastAsia="Yu Mincho"/>
          <w:szCs w:val="20"/>
          <w:lang w:val="en-US" w:eastAsia="ja-JP"/>
        </w:rPr>
      </w:pPr>
      <w:r w:rsidRPr="00CF27CC">
        <w:rPr>
          <w:rFonts w:eastAsia="Yu Mincho"/>
          <w:szCs w:val="20"/>
          <w:highlight w:val="green"/>
          <w:lang w:val="en-US" w:eastAsia="ja-JP"/>
        </w:rPr>
        <w:t>Agreement</w:t>
      </w:r>
    </w:p>
    <w:p w14:paraId="4636B56D" w14:textId="77777777" w:rsidR="00DB17E3" w:rsidRPr="00806158" w:rsidRDefault="00DB17E3" w:rsidP="00017304">
      <w:pPr>
        <w:pStyle w:val="ListParagraph"/>
        <w:numPr>
          <w:ilvl w:val="0"/>
          <w:numId w:val="259"/>
        </w:numPr>
      </w:pPr>
      <w:r w:rsidRPr="00806158">
        <w:t>Gold sequence is used as the RE-level cover codes/RE-level scrambling sequence c(m), and phase shift θ=0.</w:t>
      </w:r>
    </w:p>
    <w:p w14:paraId="5B1E3526" w14:textId="77777777" w:rsidR="00DB17E3" w:rsidRPr="00CF27CC" w:rsidRDefault="00DB17E3" w:rsidP="00DB17E3">
      <w:pPr>
        <w:rPr>
          <w:rFonts w:eastAsia="Yu Mincho"/>
          <w:lang w:eastAsia="ja-JP"/>
        </w:rPr>
      </w:pPr>
      <w:r w:rsidRPr="00CF27CC">
        <w:rPr>
          <w:rFonts w:eastAsia="Yu Mincho"/>
          <w:highlight w:val="green"/>
          <w:lang w:eastAsia="ja-JP"/>
        </w:rPr>
        <w:t>Agreement</w:t>
      </w:r>
    </w:p>
    <w:p w14:paraId="30E9DAE2" w14:textId="77777777" w:rsidR="00DB17E3" w:rsidRDefault="00DB17E3" w:rsidP="00017304">
      <w:pPr>
        <w:pStyle w:val="ListParagraph"/>
        <w:numPr>
          <w:ilvl w:val="0"/>
          <w:numId w:val="259"/>
        </w:numPr>
      </w:pPr>
      <w:r>
        <w:t>For Guard Band and Standalone modes, the WUS signal in a subframe is generated as follows:</w:t>
      </w:r>
    </w:p>
    <w:p w14:paraId="167ECF0B" w14:textId="77777777" w:rsidR="00DB17E3" w:rsidRDefault="00DB17E3" w:rsidP="00017304">
      <w:pPr>
        <w:pStyle w:val="ListParagraph"/>
        <w:numPr>
          <w:ilvl w:val="1"/>
          <w:numId w:val="259"/>
        </w:numPr>
      </w:pPr>
      <w:r>
        <w:t>The WUS signal in the last 11 OFDM symbols are exactly the same as that under inband mode</w:t>
      </w:r>
    </w:p>
    <w:p w14:paraId="19D9A2A7" w14:textId="77777777" w:rsidR="00DB17E3" w:rsidRDefault="00DB17E3" w:rsidP="00017304">
      <w:pPr>
        <w:pStyle w:val="ListParagraph"/>
        <w:numPr>
          <w:ilvl w:val="1"/>
          <w:numId w:val="259"/>
        </w:numPr>
      </w:pPr>
      <w:r>
        <w:t>Copy 3 OFDM symbol from the 8</w:t>
      </w:r>
      <w:r w:rsidRPr="001475FF">
        <w:rPr>
          <w:vertAlign w:val="superscript"/>
        </w:rPr>
        <w:t>th</w:t>
      </w:r>
      <w:r>
        <w:t>, 9</w:t>
      </w:r>
      <w:r w:rsidRPr="001475FF">
        <w:rPr>
          <w:vertAlign w:val="superscript"/>
        </w:rPr>
        <w:t>th</w:t>
      </w:r>
      <w:r>
        <w:t>, and 10</w:t>
      </w:r>
      <w:r w:rsidRPr="001475FF">
        <w:rPr>
          <w:vertAlign w:val="superscript"/>
        </w:rPr>
        <w:t>th</w:t>
      </w:r>
      <w:r>
        <w:t xml:space="preserve"> OFDM symbols to the first 3 OFDM symbols of the subframe</w:t>
      </w:r>
    </w:p>
    <w:p w14:paraId="6B0A9C83" w14:textId="77777777" w:rsidR="00DB17E3" w:rsidRPr="00CF27CC" w:rsidRDefault="00DB17E3" w:rsidP="00DB17E3">
      <w:pPr>
        <w:rPr>
          <w:rFonts w:eastAsia="Yu Mincho"/>
          <w:szCs w:val="20"/>
          <w:lang w:eastAsia="ja-JP"/>
        </w:rPr>
      </w:pPr>
      <w:r w:rsidRPr="00CF27CC">
        <w:rPr>
          <w:rFonts w:eastAsia="Yu Mincho"/>
          <w:szCs w:val="20"/>
          <w:highlight w:val="green"/>
          <w:lang w:eastAsia="ja-JP"/>
        </w:rPr>
        <w:t>Agreement</w:t>
      </w:r>
    </w:p>
    <w:p w14:paraId="11233DFC" w14:textId="77777777" w:rsidR="00DB17E3" w:rsidRPr="00444294" w:rsidRDefault="00DB17E3" w:rsidP="00017304">
      <w:pPr>
        <w:pStyle w:val="ListParagraph"/>
        <w:numPr>
          <w:ilvl w:val="0"/>
          <w:numId w:val="259"/>
        </w:numPr>
      </w:pPr>
      <w:r w:rsidRPr="00444294">
        <w:t>The UE can assume the transmission of WUS in at least one subframe use same antenna port.</w:t>
      </w:r>
    </w:p>
    <w:p w14:paraId="100DB1B5" w14:textId="77777777" w:rsidR="00DB17E3" w:rsidRPr="001475FF" w:rsidRDefault="00DB17E3" w:rsidP="00017304">
      <w:pPr>
        <w:pStyle w:val="ListParagraph"/>
        <w:numPr>
          <w:ilvl w:val="1"/>
          <w:numId w:val="259"/>
        </w:numPr>
        <w:rPr>
          <w:rFonts w:eastAsia="Yu Mincho"/>
        </w:rPr>
      </w:pPr>
      <w:r w:rsidRPr="001475FF">
        <w:rPr>
          <w:rFonts w:eastAsia="Yu Mincho" w:hint="eastAsia"/>
        </w:rPr>
        <w:t>N</w:t>
      </w:r>
      <w:r w:rsidRPr="001475FF">
        <w:rPr>
          <w:rFonts w:eastAsia="Yu Mincho"/>
        </w:rPr>
        <w:t xml:space="preserve">ote: the meaning of “at least” is clarified during the CR phase. </w:t>
      </w:r>
    </w:p>
    <w:p w14:paraId="78673954" w14:textId="77777777" w:rsidR="00DB17E3" w:rsidRPr="001475FF" w:rsidRDefault="00DB17E3" w:rsidP="00017304">
      <w:pPr>
        <w:pStyle w:val="ListParagraph"/>
        <w:numPr>
          <w:ilvl w:val="0"/>
          <w:numId w:val="259"/>
        </w:numPr>
        <w:rPr>
          <w:b/>
          <w:kern w:val="2"/>
          <w:u w:val="single"/>
        </w:rPr>
      </w:pPr>
      <w:r w:rsidRPr="00444294">
        <w:t>UE shall not assume that the WUS is transmitted on the same antenna port as any of the downlink reference signals or synchronization signals.</w:t>
      </w:r>
    </w:p>
    <w:p w14:paraId="2B0F3DC8" w14:textId="77777777" w:rsidR="00DB17E3" w:rsidRPr="00CF27CC" w:rsidRDefault="00DB17E3" w:rsidP="00DB17E3">
      <w:pPr>
        <w:rPr>
          <w:rFonts w:eastAsia="Yu Mincho"/>
          <w:lang w:eastAsia="ja-JP"/>
        </w:rPr>
      </w:pPr>
    </w:p>
    <w:p w14:paraId="02C1FBA6" w14:textId="65DA9F78" w:rsidR="00DB17E3" w:rsidRPr="001475FF" w:rsidRDefault="0058452E" w:rsidP="00DB17E3">
      <w:pPr>
        <w:rPr>
          <w:b/>
          <w:lang w:eastAsia="x-none"/>
        </w:rPr>
      </w:pPr>
      <w:hyperlink r:id="rId501" w:history="1">
        <w:r w:rsidR="000F2B08">
          <w:rPr>
            <w:rStyle w:val="Hyperlink"/>
            <w:rFonts w:eastAsiaTheme="minorEastAsia"/>
            <w:b/>
            <w:lang w:eastAsia="ja-JP"/>
          </w:rPr>
          <w:t>R1-1807561</w:t>
        </w:r>
      </w:hyperlink>
      <w:r w:rsidR="00DB17E3" w:rsidRPr="001475FF">
        <w:rPr>
          <w:rFonts w:eastAsiaTheme="minorEastAsia"/>
          <w:b/>
          <w:lang w:eastAsia="ja-JP"/>
        </w:rPr>
        <w:tab/>
        <w:t>Updated feature lead summary on detailed design of Wake-up signal in NB-IoT</w:t>
      </w:r>
      <w:r w:rsidR="00DB17E3" w:rsidRPr="001475FF">
        <w:rPr>
          <w:rFonts w:eastAsiaTheme="minorEastAsia"/>
          <w:b/>
          <w:lang w:eastAsia="ja-JP"/>
        </w:rPr>
        <w:tab/>
      </w:r>
      <w:r w:rsidR="00DB17E3" w:rsidRPr="001475FF">
        <w:rPr>
          <w:b/>
          <w:lang w:eastAsia="x-none"/>
        </w:rPr>
        <w:t>Huawei, HiSilicon</w:t>
      </w:r>
    </w:p>
    <w:p w14:paraId="30423030" w14:textId="77777777" w:rsidR="001475FF" w:rsidRDefault="001475FF" w:rsidP="00DB17E3">
      <w:pPr>
        <w:rPr>
          <w:rFonts w:eastAsia="Yu Mincho"/>
          <w:highlight w:val="green"/>
          <w:lang w:eastAsia="ja-JP"/>
        </w:rPr>
      </w:pPr>
    </w:p>
    <w:p w14:paraId="66DFC88C" w14:textId="7928E0BA" w:rsidR="00DB17E3" w:rsidRDefault="00DB17E3" w:rsidP="00DB17E3">
      <w:pPr>
        <w:rPr>
          <w:rFonts w:eastAsia="Yu Mincho"/>
          <w:lang w:eastAsia="ja-JP"/>
        </w:rPr>
      </w:pPr>
      <w:r w:rsidRPr="007412C2">
        <w:rPr>
          <w:rFonts w:eastAsia="Yu Mincho"/>
          <w:highlight w:val="green"/>
          <w:lang w:eastAsia="ja-JP"/>
        </w:rPr>
        <w:t>Agreement</w:t>
      </w:r>
    </w:p>
    <w:p w14:paraId="321D9A60" w14:textId="77777777" w:rsidR="00DB17E3" w:rsidRPr="007412C2" w:rsidRDefault="00DB17E3" w:rsidP="00017304">
      <w:pPr>
        <w:pStyle w:val="ListParagraph"/>
        <w:numPr>
          <w:ilvl w:val="0"/>
          <w:numId w:val="260"/>
        </w:numPr>
      </w:pPr>
      <w:r w:rsidRPr="007412C2">
        <w:t>c(m) is generated the same as the RE-level scrambling of Rel-14 NPDCCH/NPDSCH;</w:t>
      </w:r>
    </w:p>
    <w:p w14:paraId="34B8147D" w14:textId="77777777" w:rsidR="00DB17E3" w:rsidRPr="007412C2" w:rsidRDefault="00DB17E3" w:rsidP="00017304">
      <w:pPr>
        <w:pStyle w:val="ListParagraph"/>
        <w:numPr>
          <w:ilvl w:val="0"/>
          <w:numId w:val="260"/>
        </w:numPr>
      </w:pPr>
      <w:r w:rsidRPr="007412C2">
        <w:t>c(m) shall be initialized at the start of WUS with</w:t>
      </w:r>
    </w:p>
    <w:p w14:paraId="14F6E16B" w14:textId="77777777" w:rsidR="00DB17E3" w:rsidRPr="007412C2" w:rsidRDefault="0058452E" w:rsidP="00DB17E3">
      <w:pPr>
        <w:pStyle w:val="ListParagraph"/>
      </w:pPr>
      <m:oMathPara>
        <m:oMath>
          <m:sSub>
            <m:sSubPr>
              <m:ctrlPr>
                <w:rPr>
                  <w:rFonts w:ascii="Cambria Math" w:hAnsi="Cambria Math"/>
                  <w:i/>
                  <w:iCs/>
                </w:rPr>
              </m:ctrlPr>
            </m:sSubPr>
            <m:e>
              <m:r>
                <w:rPr>
                  <w:rFonts w:ascii="Cambria Math" w:hAnsi="Cambria Math"/>
                </w:rPr>
                <m:t>c</m:t>
              </m:r>
            </m:e>
            <m:sub>
              <m:r>
                <w:rPr>
                  <w:rFonts w:ascii="Cambria Math" w:hAnsi="Cambria Math"/>
                </w:rPr>
                <m:t>init_WUS</m:t>
              </m:r>
            </m:sub>
          </m:sSub>
          <m:r>
            <w:rPr>
              <w:rFonts w:ascii="Cambria Math" w:hAnsi="Cambria Math"/>
            </w:rPr>
            <m:t>=</m:t>
          </m:r>
          <m:sSubSup>
            <m:sSubSupPr>
              <m:ctrlPr>
                <w:rPr>
                  <w:rFonts w:ascii="Cambria Math" w:hAnsi="Cambria Math"/>
                  <w:i/>
                  <w:iCs/>
                </w:rPr>
              </m:ctrlPr>
            </m:sSubSupPr>
            <m:e>
              <m:r>
                <w:rPr>
                  <w:rFonts w:ascii="Cambria Math" w:hAnsi="Cambria Math"/>
                </w:rPr>
                <m:t>(N</m:t>
              </m:r>
            </m:e>
            <m:sub>
              <m:r>
                <w:rPr>
                  <w:rFonts w:ascii="Cambria Math" w:hAnsi="Cambria Math"/>
                </w:rPr>
                <m:t>ID</m:t>
              </m:r>
            </m:sub>
            <m:sup>
              <m:r>
                <w:rPr>
                  <w:rFonts w:ascii="Cambria Math" w:hAnsi="Cambria Math"/>
                </w:rPr>
                <m:t>Ncell</m:t>
              </m:r>
            </m:sup>
          </m:sSubSup>
          <m:r>
            <w:rPr>
              <w:rFonts w:ascii="Cambria Math" w:hAnsi="Cambria Math"/>
            </w:rPr>
            <m:t>+1)</m:t>
          </m:r>
          <m:d>
            <m:dPr>
              <m:ctrlPr>
                <w:rPr>
                  <w:rFonts w:ascii="Cambria Math" w:hAnsi="Cambria Math"/>
                  <w:i/>
                  <w:iCs/>
                </w:rPr>
              </m:ctrlPr>
            </m:dPr>
            <m:e>
              <m:d>
                <m:dPr>
                  <m:ctrlPr>
                    <w:rPr>
                      <w:rFonts w:ascii="Cambria Math" w:hAnsi="Cambria Math"/>
                      <w:i/>
                      <w:iCs/>
                    </w:rPr>
                  </m:ctrlPr>
                </m:dPr>
                <m:e>
                  <m:sSub>
                    <m:sSubPr>
                      <m:ctrlPr>
                        <w:rPr>
                          <w:rFonts w:ascii="Cambria Math" w:hAnsi="Cambria Math"/>
                          <w:i/>
                          <w:iCs/>
                        </w:rPr>
                      </m:ctrlPr>
                    </m:sSubPr>
                    <m:e>
                      <m:r>
                        <w:rPr>
                          <w:rFonts w:ascii="Cambria Math" w:hAnsi="Cambria Math"/>
                        </w:rPr>
                        <m:t>10n</m:t>
                      </m:r>
                    </m:e>
                    <m:sub>
                      <m:r>
                        <w:rPr>
                          <w:rFonts w:ascii="Cambria Math" w:hAnsi="Cambria Math"/>
                        </w:rPr>
                        <m:t>f_start_PO</m:t>
                      </m:r>
                    </m:sub>
                  </m:sSub>
                  <m:r>
                    <w:rPr>
                      <w:rFonts w:ascii="Cambria Math" w:hAnsi="Cambria Math"/>
                    </w:rPr>
                    <m:t>+</m:t>
                  </m:r>
                  <m:d>
                    <m:dPr>
                      <m:begChr m:val="⌊"/>
                      <m:endChr m:val="⌋"/>
                      <m:ctrlPr>
                        <w:rPr>
                          <w:rFonts w:ascii="Cambria Math" w:hAnsi="Cambria Math"/>
                          <w:bCs/>
                          <w:i/>
                          <w:iCs/>
                        </w:rPr>
                      </m:ctrlPr>
                    </m:dPr>
                    <m:e>
                      <m:f>
                        <m:fPr>
                          <m:ctrlPr>
                            <w:rPr>
                              <w:rFonts w:ascii="Cambria Math" w:hAnsi="Cambria Math"/>
                              <w:bCs/>
                              <w:i/>
                              <w:iCs/>
                            </w:rPr>
                          </m:ctrlPr>
                        </m:fPr>
                        <m:num>
                          <m:sSub>
                            <m:sSubPr>
                              <m:ctrlPr>
                                <w:rPr>
                                  <w:rFonts w:ascii="Cambria Math" w:hAnsi="Cambria Math"/>
                                  <w:bCs/>
                                  <w:i/>
                                  <w:iCs/>
                                </w:rPr>
                              </m:ctrlPr>
                            </m:sSubPr>
                            <m:e>
                              <m:r>
                                <w:rPr>
                                  <w:rFonts w:ascii="Cambria Math" w:hAnsi="Cambria Math"/>
                                </w:rPr>
                                <m:t>n</m:t>
                              </m:r>
                            </m:e>
                            <m:sub>
                              <m:r>
                                <w:rPr>
                                  <w:rFonts w:ascii="Cambria Math" w:hAnsi="Cambria Math"/>
                                </w:rPr>
                                <m:t>s_start_PO</m:t>
                              </m:r>
                            </m:sub>
                          </m:sSub>
                        </m:num>
                        <m:den>
                          <m:r>
                            <w:rPr>
                              <w:rFonts w:ascii="Cambria Math" w:hAnsi="Cambria Math"/>
                            </w:rPr>
                            <m:t>2</m:t>
                          </m:r>
                        </m:den>
                      </m:f>
                    </m:e>
                  </m:d>
                </m:e>
              </m:d>
              <m:r>
                <w:rPr>
                  <w:rFonts w:ascii="Cambria Math" w:hAnsi="Cambria Math"/>
                </w:rPr>
                <m:t>mod 2048+1</m:t>
              </m:r>
            </m:e>
          </m:d>
          <m:sSup>
            <m:sSupPr>
              <m:ctrlPr>
                <w:rPr>
                  <w:rFonts w:ascii="Cambria Math" w:hAnsi="Cambria Math"/>
                  <w:i/>
                  <w:iCs/>
                </w:rPr>
              </m:ctrlPr>
            </m:sSupPr>
            <m:e>
              <m:r>
                <w:rPr>
                  <w:rFonts w:ascii="Cambria Math" w:hAnsi="Cambria Math"/>
                </w:rPr>
                <m:t>2</m:t>
              </m:r>
            </m:e>
            <m:sup>
              <m:r>
                <w:rPr>
                  <w:rFonts w:ascii="Cambria Math" w:hAnsi="Cambria Math"/>
                </w:rPr>
                <m:t>9</m:t>
              </m:r>
            </m:sup>
          </m:sSup>
          <m:r>
            <w:rPr>
              <w:rFonts w:ascii="Cambria Math" w:hAnsi="Cambria Math"/>
            </w:rPr>
            <m:t>+</m:t>
          </m:r>
          <m:sSubSup>
            <m:sSubSupPr>
              <m:ctrlPr>
                <w:rPr>
                  <w:rFonts w:ascii="Cambria Math" w:hAnsi="Cambria Math"/>
                  <w:i/>
                  <w:iCs/>
                </w:rPr>
              </m:ctrlPr>
            </m:sSubSupPr>
            <m:e>
              <m:r>
                <w:rPr>
                  <w:rFonts w:ascii="Cambria Math" w:hAnsi="Cambria Math"/>
                </w:rPr>
                <m:t>N</m:t>
              </m:r>
            </m:e>
            <m:sub>
              <m:r>
                <w:rPr>
                  <w:rFonts w:ascii="Cambria Math" w:hAnsi="Cambria Math"/>
                </w:rPr>
                <m:t>ID</m:t>
              </m:r>
            </m:sub>
            <m:sup>
              <m:r>
                <w:rPr>
                  <w:rFonts w:ascii="Cambria Math" w:hAnsi="Cambria Math"/>
                </w:rPr>
                <m:t>Ncell</m:t>
              </m:r>
            </m:sup>
          </m:sSubSup>
        </m:oMath>
      </m:oMathPara>
    </w:p>
    <w:p w14:paraId="5E328FD3" w14:textId="77777777" w:rsidR="00DB17E3" w:rsidRPr="00457B73" w:rsidRDefault="00DB17E3" w:rsidP="00DB17E3">
      <w:pPr>
        <w:rPr>
          <w:rFonts w:eastAsia="Yu Mincho"/>
          <w:szCs w:val="20"/>
          <w:lang w:eastAsia="ja-JP"/>
        </w:rPr>
      </w:pPr>
    </w:p>
    <w:p w14:paraId="54C47635" w14:textId="77777777" w:rsidR="00DB17E3" w:rsidRPr="00457B73" w:rsidRDefault="00DB17E3" w:rsidP="00DB17E3">
      <w:pPr>
        <w:rPr>
          <w:rFonts w:eastAsia="Yu Mincho"/>
          <w:szCs w:val="20"/>
          <w:lang w:eastAsia="ja-JP"/>
        </w:rPr>
      </w:pPr>
      <w:r w:rsidRPr="00457B73">
        <w:rPr>
          <w:rFonts w:eastAsia="Yu Mincho"/>
          <w:szCs w:val="20"/>
          <w:highlight w:val="green"/>
          <w:lang w:eastAsia="ja-JP"/>
        </w:rPr>
        <w:t>Agreement</w:t>
      </w:r>
    </w:p>
    <w:p w14:paraId="0FF79FF4" w14:textId="77777777" w:rsidR="00DB17E3" w:rsidRPr="00457B73" w:rsidRDefault="00DB17E3" w:rsidP="00017304">
      <w:pPr>
        <w:pStyle w:val="ListParagraph"/>
        <w:numPr>
          <w:ilvl w:val="0"/>
          <w:numId w:val="261"/>
        </w:numPr>
      </w:pPr>
      <w:r w:rsidRPr="00457B73">
        <w:rPr>
          <w:lang w:eastAsia="zh-CN"/>
        </w:rPr>
        <w:t xml:space="preserve">There is no explicit signaling of WUS TX diversity configuration. </w:t>
      </w:r>
      <w:r w:rsidRPr="00457B73">
        <w:t xml:space="preserve">If only one </w:t>
      </w:r>
      <w:r w:rsidRPr="00457B73">
        <w:rPr>
          <w:rFonts w:hint="eastAsia"/>
          <w:lang w:eastAsia="zh-CN"/>
        </w:rPr>
        <w:t>N</w:t>
      </w:r>
      <w:r w:rsidRPr="00457B73">
        <w:t>RS port is configured by the eNB, the UE may assume the transmission of all WUS subframes is using the same antenna port; otherwise, the UE can assume the transmission of WUS in at least one subframe is using the same antenna port.</w:t>
      </w:r>
    </w:p>
    <w:p w14:paraId="29C01F2C" w14:textId="77777777" w:rsidR="00DB17E3" w:rsidRPr="00457B73" w:rsidRDefault="00DB17E3" w:rsidP="00DB17E3">
      <w:pPr>
        <w:rPr>
          <w:szCs w:val="20"/>
          <w:lang w:val="en-US" w:eastAsia="x-none"/>
        </w:rPr>
      </w:pPr>
    </w:p>
    <w:p w14:paraId="4A78920E" w14:textId="77777777" w:rsidR="00DB17E3" w:rsidRPr="001B43CC" w:rsidRDefault="00DB17E3" w:rsidP="00DB17E3">
      <w:pPr>
        <w:rPr>
          <w:lang w:val="en-US" w:eastAsia="x-none"/>
        </w:rPr>
      </w:pPr>
    </w:p>
    <w:p w14:paraId="0E881056" w14:textId="60C5A2B3" w:rsidR="00DB17E3" w:rsidRDefault="0058452E" w:rsidP="00DB17E3">
      <w:pPr>
        <w:rPr>
          <w:lang w:eastAsia="x-none"/>
        </w:rPr>
      </w:pPr>
      <w:hyperlink r:id="rId502" w:history="1">
        <w:r w:rsidR="000F2B08">
          <w:rPr>
            <w:rStyle w:val="Hyperlink"/>
            <w:lang w:eastAsia="x-none"/>
          </w:rPr>
          <w:t>R1-1805856</w:t>
        </w:r>
      </w:hyperlink>
      <w:r w:rsidR="00DB17E3">
        <w:rPr>
          <w:lang w:eastAsia="x-none"/>
        </w:rPr>
        <w:tab/>
        <w:t>Detailed design of wake-up signal for NB-IoT</w:t>
      </w:r>
      <w:r w:rsidR="00DB17E3">
        <w:rPr>
          <w:lang w:eastAsia="x-none"/>
        </w:rPr>
        <w:tab/>
        <w:t>Ericsson</w:t>
      </w:r>
    </w:p>
    <w:p w14:paraId="14E76047" w14:textId="5E154437" w:rsidR="00DB17E3" w:rsidRDefault="0058452E" w:rsidP="00DB17E3">
      <w:pPr>
        <w:rPr>
          <w:lang w:eastAsia="x-none"/>
        </w:rPr>
      </w:pPr>
      <w:hyperlink r:id="rId503" w:history="1">
        <w:r w:rsidR="000F2B08">
          <w:rPr>
            <w:rStyle w:val="Hyperlink"/>
            <w:lang w:eastAsia="x-none"/>
          </w:rPr>
          <w:t>R1-1805965</w:t>
        </w:r>
      </w:hyperlink>
      <w:r w:rsidR="00DB17E3">
        <w:rPr>
          <w:lang w:eastAsia="x-none"/>
        </w:rPr>
        <w:tab/>
        <w:t>On detailed design and evaluations of power saving signal</w:t>
      </w:r>
      <w:r w:rsidR="00DB17E3">
        <w:rPr>
          <w:lang w:eastAsia="x-none"/>
        </w:rPr>
        <w:tab/>
        <w:t>Huawei, HiSilicon</w:t>
      </w:r>
    </w:p>
    <w:p w14:paraId="0B653DA4" w14:textId="465DB04B" w:rsidR="00DB17E3" w:rsidRDefault="0058452E" w:rsidP="00DB17E3">
      <w:pPr>
        <w:rPr>
          <w:lang w:eastAsia="x-none"/>
        </w:rPr>
      </w:pPr>
      <w:hyperlink r:id="rId504" w:history="1">
        <w:r w:rsidR="000F2B08">
          <w:rPr>
            <w:rStyle w:val="Hyperlink"/>
            <w:lang w:eastAsia="x-none"/>
          </w:rPr>
          <w:t>R1-1805997</w:t>
        </w:r>
      </w:hyperlink>
      <w:r w:rsidR="00DB17E3">
        <w:rPr>
          <w:lang w:eastAsia="x-none"/>
        </w:rPr>
        <w:tab/>
        <w:t>Wake Up Signal Design for NB-IoT</w:t>
      </w:r>
      <w:r w:rsidR="00DB17E3">
        <w:rPr>
          <w:lang w:eastAsia="x-none"/>
        </w:rPr>
        <w:tab/>
        <w:t>MediaTek Inc.</w:t>
      </w:r>
    </w:p>
    <w:p w14:paraId="45FA78BF" w14:textId="1A7B1CA2" w:rsidR="00DB17E3" w:rsidRDefault="0058452E" w:rsidP="00DB17E3">
      <w:pPr>
        <w:rPr>
          <w:lang w:eastAsia="x-none"/>
        </w:rPr>
      </w:pPr>
      <w:hyperlink r:id="rId505" w:history="1">
        <w:r w:rsidR="000F2B08">
          <w:rPr>
            <w:rStyle w:val="Hyperlink"/>
            <w:lang w:eastAsia="x-none"/>
          </w:rPr>
          <w:t>R1-1806160</w:t>
        </w:r>
      </w:hyperlink>
      <w:r w:rsidR="00DB17E3">
        <w:rPr>
          <w:lang w:eastAsia="x-none"/>
        </w:rPr>
        <w:tab/>
        <w:t>Considerations for design of wake-up signal</w:t>
      </w:r>
      <w:r w:rsidR="00DB17E3">
        <w:rPr>
          <w:lang w:eastAsia="x-none"/>
        </w:rPr>
        <w:tab/>
        <w:t>Nokia, Nokia Shanghai Bell</w:t>
      </w:r>
    </w:p>
    <w:p w14:paraId="34F70BC2" w14:textId="353B99DA" w:rsidR="00DB17E3" w:rsidRDefault="0058452E" w:rsidP="00DB17E3">
      <w:pPr>
        <w:rPr>
          <w:lang w:eastAsia="x-none"/>
        </w:rPr>
      </w:pPr>
      <w:hyperlink r:id="rId506" w:history="1">
        <w:r w:rsidR="000F2B08">
          <w:rPr>
            <w:rStyle w:val="Hyperlink"/>
            <w:lang w:eastAsia="x-none"/>
          </w:rPr>
          <w:t>R1-1806193</w:t>
        </w:r>
      </w:hyperlink>
      <w:r w:rsidR="00DB17E3">
        <w:rPr>
          <w:lang w:eastAsia="x-none"/>
        </w:rPr>
        <w:tab/>
        <w:t>Details design of wake up signal for NB-IoT</w:t>
      </w:r>
      <w:r w:rsidR="00DB17E3">
        <w:rPr>
          <w:lang w:eastAsia="x-none"/>
        </w:rPr>
        <w:tab/>
        <w:t>ZTE</w:t>
      </w:r>
    </w:p>
    <w:p w14:paraId="048AD930" w14:textId="54AFD96A" w:rsidR="00DB17E3" w:rsidRDefault="0058452E" w:rsidP="00DB17E3">
      <w:pPr>
        <w:rPr>
          <w:lang w:eastAsia="x-none"/>
        </w:rPr>
      </w:pPr>
      <w:hyperlink r:id="rId507" w:history="1">
        <w:r w:rsidR="000F2B08">
          <w:rPr>
            <w:rStyle w:val="Hyperlink"/>
            <w:lang w:eastAsia="x-none"/>
          </w:rPr>
          <w:t>R1-1806590</w:t>
        </w:r>
      </w:hyperlink>
      <w:r w:rsidR="00DB17E3">
        <w:rPr>
          <w:lang w:eastAsia="x-none"/>
        </w:rPr>
        <w:tab/>
        <w:t>Wake up signal design in NB-IoT</w:t>
      </w:r>
      <w:r w:rsidR="00DB17E3">
        <w:rPr>
          <w:lang w:eastAsia="x-none"/>
        </w:rPr>
        <w:tab/>
        <w:t>LG Electronics</w:t>
      </w:r>
    </w:p>
    <w:p w14:paraId="5DBAB365" w14:textId="3059F13B" w:rsidR="00DB17E3" w:rsidRDefault="0058452E" w:rsidP="00DB17E3">
      <w:pPr>
        <w:rPr>
          <w:lang w:eastAsia="x-none"/>
        </w:rPr>
      </w:pPr>
      <w:hyperlink r:id="rId508" w:history="1">
        <w:r w:rsidR="000F2B08">
          <w:rPr>
            <w:rStyle w:val="Hyperlink"/>
            <w:lang w:eastAsia="x-none"/>
          </w:rPr>
          <w:t>R1-1806688</w:t>
        </w:r>
      </w:hyperlink>
      <w:r w:rsidR="00DB17E3">
        <w:rPr>
          <w:lang w:eastAsia="x-none"/>
        </w:rPr>
        <w:tab/>
        <w:t>Wake up signal Design</w:t>
      </w:r>
      <w:r w:rsidR="00DB17E3">
        <w:rPr>
          <w:lang w:eastAsia="x-none"/>
        </w:rPr>
        <w:tab/>
        <w:t>Samsung</w:t>
      </w:r>
    </w:p>
    <w:p w14:paraId="5E8102EE" w14:textId="6422BA90" w:rsidR="00DB17E3" w:rsidRPr="001475FF" w:rsidRDefault="0058452E" w:rsidP="00DB17E3">
      <w:pPr>
        <w:rPr>
          <w:b/>
          <w:lang w:eastAsia="x-none"/>
        </w:rPr>
      </w:pPr>
      <w:hyperlink r:id="rId509" w:history="1">
        <w:r w:rsidR="000F2B08">
          <w:rPr>
            <w:rStyle w:val="Hyperlink"/>
            <w:b/>
            <w:lang w:eastAsia="x-none"/>
          </w:rPr>
          <w:t>R1-1807109</w:t>
        </w:r>
      </w:hyperlink>
      <w:r w:rsidR="00DB17E3" w:rsidRPr="001475FF">
        <w:rPr>
          <w:b/>
          <w:lang w:eastAsia="x-none"/>
        </w:rPr>
        <w:tab/>
        <w:t>Detailed design of Wake-up signal sequence</w:t>
      </w:r>
      <w:r w:rsidR="00DB17E3" w:rsidRPr="001475FF">
        <w:rPr>
          <w:b/>
          <w:lang w:eastAsia="x-none"/>
        </w:rPr>
        <w:tab/>
        <w:t>Qualcomm Incorporated</w:t>
      </w:r>
    </w:p>
    <w:p w14:paraId="165A4B1E" w14:textId="77777777" w:rsidR="00DB17E3" w:rsidRDefault="00DB17E3" w:rsidP="001475FF">
      <w:pPr>
        <w:pStyle w:val="Heading5"/>
        <w:rPr>
          <w:lang w:val="en-US"/>
        </w:rPr>
      </w:pPr>
      <w:r>
        <w:rPr>
          <w:lang w:val="en-US"/>
        </w:rPr>
        <w:t xml:space="preserve">   </w:t>
      </w:r>
      <w:bookmarkStart w:id="142" w:name="_Toc516232565"/>
      <w:r>
        <w:rPr>
          <w:lang w:val="en-US"/>
        </w:rPr>
        <w:t>Data transmission during the random access procedure</w:t>
      </w:r>
      <w:bookmarkEnd w:id="142"/>
    </w:p>
    <w:p w14:paraId="21006B88" w14:textId="2F7F97E6" w:rsidR="00DB17E3" w:rsidRPr="001475FF" w:rsidRDefault="0058452E" w:rsidP="00DB17E3">
      <w:pPr>
        <w:rPr>
          <w:b/>
          <w:lang w:eastAsia="x-none"/>
        </w:rPr>
      </w:pPr>
      <w:hyperlink r:id="rId510" w:history="1">
        <w:r w:rsidR="000F2B08">
          <w:rPr>
            <w:rStyle w:val="Hyperlink"/>
            <w:b/>
            <w:lang w:eastAsia="x-none"/>
          </w:rPr>
          <w:t>R1-1807473</w:t>
        </w:r>
      </w:hyperlink>
      <w:r w:rsidR="00DB17E3" w:rsidRPr="001475FF">
        <w:rPr>
          <w:b/>
          <w:lang w:eastAsia="x-none"/>
        </w:rPr>
        <w:tab/>
        <w:t>Feature lead summary of EDT during RACH in feNB-IoT</w:t>
      </w:r>
      <w:r w:rsidR="00DB17E3" w:rsidRPr="001475FF">
        <w:rPr>
          <w:b/>
          <w:lang w:eastAsia="x-none"/>
        </w:rPr>
        <w:tab/>
        <w:t>Huawei, HiSilicon</w:t>
      </w:r>
    </w:p>
    <w:p w14:paraId="282A0BA3" w14:textId="77777777" w:rsidR="00DB17E3" w:rsidRDefault="00DB17E3" w:rsidP="00DB17E3">
      <w:pPr>
        <w:rPr>
          <w:lang w:eastAsia="x-none"/>
        </w:rPr>
      </w:pPr>
    </w:p>
    <w:p w14:paraId="700D2DC6" w14:textId="77777777" w:rsidR="00DB17E3" w:rsidRPr="00BF6C8E" w:rsidRDefault="00DB17E3" w:rsidP="00BF6C8E">
      <w:pPr>
        <w:rPr>
          <w:rFonts w:ascii="Times New Roman" w:eastAsia="Yu Mincho" w:hAnsi="Times New Roman"/>
          <w:szCs w:val="20"/>
          <w:lang w:eastAsia="ja-JP"/>
        </w:rPr>
      </w:pPr>
      <w:r w:rsidRPr="00BF6C8E">
        <w:rPr>
          <w:rFonts w:ascii="Times New Roman" w:eastAsia="Yu Mincho" w:hAnsi="Times New Roman"/>
          <w:szCs w:val="20"/>
          <w:highlight w:val="green"/>
          <w:lang w:eastAsia="ja-JP"/>
        </w:rPr>
        <w:t>Agreement</w:t>
      </w:r>
    </w:p>
    <w:p w14:paraId="44A202A9" w14:textId="77777777" w:rsidR="00DB17E3" w:rsidRPr="00BF6C8E" w:rsidRDefault="00DB17E3" w:rsidP="00BF6C8E">
      <w:pPr>
        <w:rPr>
          <w:rFonts w:ascii="Times New Roman" w:hAnsi="Times New Roman"/>
          <w:szCs w:val="20"/>
          <w:lang w:eastAsia="zh-CN"/>
        </w:rPr>
      </w:pPr>
      <w:r w:rsidRPr="00BF6C8E">
        <w:rPr>
          <w:rFonts w:ascii="Times New Roman" w:hAnsi="Times New Roman"/>
          <w:szCs w:val="20"/>
          <w:lang w:eastAsia="zh-CN"/>
        </w:rPr>
        <w:t>The repetition number of actual TBS</w:t>
      </w:r>
      <w:r w:rsidRPr="00BF6C8E">
        <w:rPr>
          <w:rFonts w:ascii="Times New Roman" w:hAnsi="Times New Roman"/>
          <w:szCs w:val="20"/>
          <w:lang w:eastAsia="zh-CN"/>
        </w:rPr>
        <w:t>（</w:t>
      </w:r>
      <w:r w:rsidRPr="00BF6C8E">
        <w:rPr>
          <w:rFonts w:ascii="Times New Roman" w:hAnsi="Times New Roman"/>
          <w:i/>
          <w:szCs w:val="20"/>
          <w:lang w:eastAsia="zh-CN"/>
        </w:rPr>
        <w:t>T</w:t>
      </w:r>
      <w:r w:rsidRPr="00BF6C8E">
        <w:rPr>
          <w:rFonts w:ascii="Times New Roman" w:hAnsi="Times New Roman"/>
          <w:i/>
          <w:szCs w:val="20"/>
          <w:vertAlign w:val="subscript"/>
          <w:lang w:eastAsia="zh-CN"/>
        </w:rPr>
        <w:t>i</w:t>
      </w:r>
      <w:r w:rsidRPr="00BF6C8E">
        <w:rPr>
          <w:rFonts w:ascii="Times New Roman" w:hAnsi="Times New Roman"/>
          <w:szCs w:val="20"/>
          <w:lang w:eastAsia="zh-CN"/>
        </w:rPr>
        <w:t>）</w:t>
      </w:r>
      <w:r w:rsidRPr="00BF6C8E">
        <w:rPr>
          <w:rFonts w:ascii="Times New Roman" w:hAnsi="Times New Roman"/>
          <w:szCs w:val="20"/>
          <w:lang w:eastAsia="zh-CN"/>
        </w:rPr>
        <w:t>for initial transmission of Msg3 is determined by scaling the repetition number indicated in the corresponding RAR as following:</w:t>
      </w:r>
    </w:p>
    <w:p w14:paraId="164CDF72" w14:textId="77777777" w:rsidR="00DB17E3" w:rsidRPr="00BF6C8E" w:rsidRDefault="00DB17E3" w:rsidP="00017304">
      <w:pPr>
        <w:pStyle w:val="ListParagraph"/>
        <w:numPr>
          <w:ilvl w:val="0"/>
          <w:numId w:val="261"/>
        </w:numPr>
        <w:rPr>
          <w:lang w:eastAsia="zh-CN"/>
        </w:rPr>
      </w:pPr>
      <w:r w:rsidRPr="00BF6C8E">
        <w:rPr>
          <w:lang w:eastAsia="zh-CN"/>
        </w:rPr>
        <w:t>The repetition number indicated in the corresponding RAR is set based on the broadcast maximum TBS;</w:t>
      </w:r>
    </w:p>
    <w:p w14:paraId="1E24C7EC" w14:textId="77777777" w:rsidR="00DB17E3" w:rsidRPr="00BF6C8E" w:rsidRDefault="00DB17E3" w:rsidP="00017304">
      <w:pPr>
        <w:pStyle w:val="ListParagraph"/>
        <w:numPr>
          <w:ilvl w:val="0"/>
          <w:numId w:val="261"/>
        </w:numPr>
        <w:rPr>
          <w:lang w:eastAsia="zh-CN"/>
        </w:rPr>
      </w:pPr>
      <w:r w:rsidRPr="00BF6C8E">
        <w:rPr>
          <w:lang w:eastAsia="zh-CN"/>
        </w:rPr>
        <w:t>The scaling factor is the ratio of the actual TBS(</w:t>
      </w:r>
      <w:r w:rsidRPr="00BF6C8E">
        <w:rPr>
          <w:i/>
          <w:lang w:eastAsia="zh-CN"/>
        </w:rPr>
        <w:t>Ti</w:t>
      </w:r>
      <w:r w:rsidRPr="00BF6C8E">
        <w:rPr>
          <w:lang w:eastAsia="zh-CN"/>
        </w:rPr>
        <w:t>) and the broadcast maximum TBS for Msg3;</w:t>
      </w:r>
    </w:p>
    <w:p w14:paraId="0416625C" w14:textId="77777777" w:rsidR="00DB17E3" w:rsidRPr="00BF6C8E" w:rsidRDefault="00DB17E3" w:rsidP="00017304">
      <w:pPr>
        <w:pStyle w:val="ListParagraph"/>
        <w:numPr>
          <w:ilvl w:val="0"/>
          <w:numId w:val="261"/>
        </w:numPr>
        <w:rPr>
          <w:lang w:eastAsia="zh-CN"/>
        </w:rPr>
      </w:pPr>
      <w:r w:rsidRPr="00BF6C8E">
        <w:rPr>
          <w:lang w:eastAsia="zh-CN"/>
        </w:rPr>
        <w:t>The repetition number of the actual TBS is rounded up to the nearest higher integer number of L after the scaling;</w:t>
      </w:r>
    </w:p>
    <w:p w14:paraId="69C80AAF" w14:textId="77777777" w:rsidR="00DB17E3" w:rsidRPr="00BF6C8E" w:rsidRDefault="00DB17E3" w:rsidP="00BF6C8E">
      <w:pPr>
        <w:rPr>
          <w:rFonts w:ascii="Times New Roman" w:hAnsi="Times New Roman"/>
          <w:szCs w:val="20"/>
          <w:lang w:eastAsia="x-none"/>
        </w:rPr>
      </w:pPr>
    </w:p>
    <w:p w14:paraId="3A4EBC4F" w14:textId="77777777" w:rsidR="00DB17E3" w:rsidRPr="00BF6C8E" w:rsidRDefault="00DB17E3" w:rsidP="00BF6C8E">
      <w:pPr>
        <w:rPr>
          <w:rFonts w:ascii="Times New Roman" w:eastAsia="Yu Mincho" w:hAnsi="Times New Roman"/>
          <w:szCs w:val="20"/>
          <w:lang w:eastAsia="ja-JP"/>
        </w:rPr>
      </w:pPr>
      <w:r w:rsidRPr="00BF6C8E">
        <w:rPr>
          <w:rFonts w:ascii="Times New Roman" w:eastAsia="Yu Mincho" w:hAnsi="Times New Roman"/>
          <w:szCs w:val="20"/>
          <w:highlight w:val="green"/>
          <w:lang w:eastAsia="ja-JP"/>
        </w:rPr>
        <w:t>Agreement</w:t>
      </w:r>
    </w:p>
    <w:p w14:paraId="799AE947" w14:textId="77777777" w:rsidR="00DB17E3" w:rsidRPr="00BF6C8E" w:rsidRDefault="00DB17E3" w:rsidP="00BF6C8E">
      <w:pPr>
        <w:rPr>
          <w:rFonts w:ascii="Times New Roman" w:eastAsia="Yu Mincho" w:hAnsi="Times New Roman"/>
          <w:szCs w:val="20"/>
          <w:lang w:eastAsia="ja-JP"/>
        </w:rPr>
      </w:pPr>
      <w:r w:rsidRPr="00BF6C8E">
        <w:rPr>
          <w:rFonts w:ascii="Times New Roman" w:eastAsia="Yu Mincho" w:hAnsi="Times New Roman"/>
          <w:szCs w:val="20"/>
          <w:lang w:eastAsia="ja-JP"/>
        </w:rPr>
        <w:t>For EDT Msg3 transmission/retransmission using single-tone, pi/4 QPSK is used always.</w:t>
      </w:r>
    </w:p>
    <w:p w14:paraId="46F44D0B" w14:textId="77777777" w:rsidR="00DB17E3" w:rsidRPr="00BF6C8E" w:rsidRDefault="00DB17E3" w:rsidP="00BF6C8E">
      <w:pPr>
        <w:rPr>
          <w:rFonts w:ascii="Times New Roman" w:hAnsi="Times New Roman"/>
          <w:szCs w:val="20"/>
          <w:lang w:eastAsia="x-none"/>
        </w:rPr>
      </w:pPr>
    </w:p>
    <w:p w14:paraId="253C6967" w14:textId="77777777" w:rsidR="00DB17E3" w:rsidRPr="00BF6C8E" w:rsidRDefault="00DB17E3" w:rsidP="00BF6C8E">
      <w:pPr>
        <w:rPr>
          <w:rFonts w:ascii="Times New Roman" w:eastAsia="Yu Mincho" w:hAnsi="Times New Roman"/>
          <w:szCs w:val="20"/>
          <w:lang w:eastAsia="ja-JP"/>
        </w:rPr>
      </w:pPr>
      <w:r w:rsidRPr="00BF6C8E">
        <w:rPr>
          <w:rFonts w:ascii="Times New Roman" w:eastAsia="Yu Mincho" w:hAnsi="Times New Roman"/>
          <w:szCs w:val="20"/>
          <w:highlight w:val="green"/>
          <w:lang w:eastAsia="ja-JP"/>
        </w:rPr>
        <w:t>Agreement</w:t>
      </w:r>
    </w:p>
    <w:p w14:paraId="19A4560F" w14:textId="77777777" w:rsidR="00DB17E3" w:rsidRPr="00BF6C8E" w:rsidRDefault="00DB17E3" w:rsidP="00BF6C8E">
      <w:pPr>
        <w:autoSpaceDE w:val="0"/>
        <w:autoSpaceDN w:val="0"/>
        <w:adjustRightInd w:val="0"/>
        <w:snapToGrid w:val="0"/>
        <w:jc w:val="both"/>
        <w:rPr>
          <w:rFonts w:ascii="Times New Roman" w:hAnsi="Times New Roman"/>
          <w:szCs w:val="20"/>
          <w:lang w:eastAsia="zh-CN"/>
        </w:rPr>
      </w:pPr>
      <w:r w:rsidRPr="00BF6C8E">
        <w:rPr>
          <w:rFonts w:ascii="Times New Roman" w:hAnsi="Times New Roman"/>
          <w:szCs w:val="20"/>
          <w:lang w:eastAsia="zh-CN"/>
        </w:rPr>
        <w:lastRenderedPageBreak/>
        <w:t>The parameter L for cyclic repetition is identical for all 4 actual TBS candidates.</w:t>
      </w:r>
    </w:p>
    <w:p w14:paraId="5086356C" w14:textId="77777777" w:rsidR="00DB17E3" w:rsidRPr="00BF6C8E" w:rsidRDefault="00DB17E3" w:rsidP="00017304">
      <w:pPr>
        <w:pStyle w:val="ListParagraph"/>
        <w:numPr>
          <w:ilvl w:val="0"/>
          <w:numId w:val="262"/>
        </w:numPr>
      </w:pPr>
      <w:r w:rsidRPr="00BF6C8E">
        <w:t xml:space="preserve">When the repetition number for the maximum TBS is equal or larger than 8, L </w:t>
      </w:r>
      <w:r w:rsidRPr="00BF6C8E">
        <w:rPr>
          <w:lang w:eastAsia="zh-CN"/>
        </w:rPr>
        <w:t>= 4.</w:t>
      </w:r>
    </w:p>
    <w:p w14:paraId="47BC3E03" w14:textId="77777777" w:rsidR="00DB17E3" w:rsidRPr="00BF6C8E" w:rsidRDefault="00DB17E3" w:rsidP="00017304">
      <w:pPr>
        <w:pStyle w:val="ListParagraph"/>
        <w:numPr>
          <w:ilvl w:val="0"/>
          <w:numId w:val="262"/>
        </w:numPr>
      </w:pPr>
      <w:r w:rsidRPr="00BF6C8E">
        <w:t>When the repetition number for the maximum TBS is smaller than 8, L=1.</w:t>
      </w:r>
    </w:p>
    <w:p w14:paraId="1BA3C166" w14:textId="77777777" w:rsidR="00DB17E3" w:rsidRPr="00BF6C8E" w:rsidRDefault="00DB17E3" w:rsidP="00BF6C8E">
      <w:pPr>
        <w:rPr>
          <w:rFonts w:ascii="Times New Roman" w:eastAsia="Yu Mincho" w:hAnsi="Times New Roman"/>
          <w:szCs w:val="20"/>
          <w:lang w:eastAsia="ja-JP"/>
        </w:rPr>
      </w:pPr>
    </w:p>
    <w:p w14:paraId="743F2464" w14:textId="77777777" w:rsidR="00DB17E3" w:rsidRPr="00BF6C8E" w:rsidRDefault="00DB17E3" w:rsidP="00BF6C8E">
      <w:pPr>
        <w:autoSpaceDE w:val="0"/>
        <w:autoSpaceDN w:val="0"/>
        <w:adjustRightInd w:val="0"/>
        <w:snapToGrid w:val="0"/>
        <w:jc w:val="both"/>
        <w:rPr>
          <w:rFonts w:ascii="Times New Roman" w:eastAsia="Yu Mincho" w:hAnsi="Times New Roman"/>
          <w:kern w:val="2"/>
          <w:szCs w:val="20"/>
          <w:lang w:eastAsia="ja-JP"/>
        </w:rPr>
      </w:pPr>
      <w:r w:rsidRPr="00BF6C8E">
        <w:rPr>
          <w:rFonts w:ascii="Times New Roman" w:eastAsia="Yu Mincho" w:hAnsi="Times New Roman"/>
          <w:kern w:val="2"/>
          <w:szCs w:val="20"/>
          <w:highlight w:val="green"/>
          <w:lang w:eastAsia="ja-JP"/>
        </w:rPr>
        <w:t>Agreement</w:t>
      </w:r>
    </w:p>
    <w:p w14:paraId="35641554" w14:textId="77777777" w:rsidR="00DB17E3" w:rsidRPr="00BF6C8E" w:rsidRDefault="00DB17E3" w:rsidP="00017304">
      <w:pPr>
        <w:pStyle w:val="ListParagraph"/>
        <w:numPr>
          <w:ilvl w:val="0"/>
          <w:numId w:val="263"/>
        </w:numPr>
      </w:pPr>
      <w:r w:rsidRPr="00BF6C8E">
        <w:t>For a retransmission of msg3 carrying early data transmission, the UE uses the same TBS as previous transmission of Msg3 scheduled by RAR.</w:t>
      </w:r>
    </w:p>
    <w:p w14:paraId="5B92FAE0" w14:textId="77777777" w:rsidR="00DB17E3" w:rsidRPr="00BF6C8E" w:rsidRDefault="00DB17E3" w:rsidP="00017304">
      <w:pPr>
        <w:pStyle w:val="ListParagraph"/>
        <w:numPr>
          <w:ilvl w:val="0"/>
          <w:numId w:val="263"/>
        </w:numPr>
      </w:pPr>
      <w:r w:rsidRPr="00BF6C8E">
        <w:t>Note: this does not exclude possibility that DCI can indicate fallback to transmit legacy Msg3;</w:t>
      </w:r>
    </w:p>
    <w:p w14:paraId="30AF4888" w14:textId="77777777" w:rsidR="00DB17E3" w:rsidRPr="00BF6C8E" w:rsidRDefault="00DB17E3" w:rsidP="00BF6C8E">
      <w:pPr>
        <w:rPr>
          <w:rFonts w:eastAsia="Yu Mincho"/>
          <w:kern w:val="2"/>
          <w:lang w:eastAsia="ja-JP"/>
        </w:rPr>
      </w:pPr>
    </w:p>
    <w:p w14:paraId="4F7E4520" w14:textId="77777777" w:rsidR="00DB17E3" w:rsidRPr="00BF6C8E" w:rsidRDefault="00DB17E3" w:rsidP="00BF6C8E">
      <w:pPr>
        <w:autoSpaceDE w:val="0"/>
        <w:autoSpaceDN w:val="0"/>
        <w:adjustRightInd w:val="0"/>
        <w:snapToGrid w:val="0"/>
        <w:jc w:val="both"/>
        <w:rPr>
          <w:rFonts w:ascii="Times New Roman" w:eastAsia="Yu Mincho" w:hAnsi="Times New Roman"/>
          <w:kern w:val="2"/>
          <w:szCs w:val="20"/>
          <w:lang w:eastAsia="ja-JP"/>
        </w:rPr>
      </w:pPr>
      <w:r w:rsidRPr="00BF6C8E">
        <w:rPr>
          <w:rFonts w:ascii="Times New Roman" w:eastAsia="Yu Mincho" w:hAnsi="Times New Roman"/>
          <w:kern w:val="2"/>
          <w:szCs w:val="20"/>
          <w:highlight w:val="green"/>
          <w:lang w:eastAsia="ja-JP"/>
        </w:rPr>
        <w:t>Agreement</w:t>
      </w:r>
    </w:p>
    <w:p w14:paraId="3A2EAD8C" w14:textId="77777777" w:rsidR="00DB17E3" w:rsidRPr="00BF6C8E" w:rsidRDefault="00DB17E3" w:rsidP="00017304">
      <w:pPr>
        <w:pStyle w:val="ListParagraph"/>
        <w:numPr>
          <w:ilvl w:val="0"/>
          <w:numId w:val="264"/>
        </w:numPr>
        <w:rPr>
          <w:kern w:val="2"/>
        </w:rPr>
      </w:pPr>
      <w:r w:rsidRPr="00BF6C8E">
        <w:t>For retransmission, if the UE selects an actual TBS smaller than the maximum TBS, the number of repetitions is down-scaled in the same way as for the initial transmission;</w:t>
      </w:r>
    </w:p>
    <w:p w14:paraId="2BC4B44B" w14:textId="77777777" w:rsidR="00DB17E3" w:rsidRPr="00BF6C8E" w:rsidRDefault="00DB17E3" w:rsidP="00BF6C8E">
      <w:pPr>
        <w:rPr>
          <w:rFonts w:ascii="Times New Roman" w:hAnsi="Times New Roman"/>
          <w:szCs w:val="20"/>
          <w:lang w:eastAsia="x-none"/>
        </w:rPr>
      </w:pPr>
    </w:p>
    <w:p w14:paraId="34457252" w14:textId="77777777" w:rsidR="00DB17E3" w:rsidRPr="00BF6C8E" w:rsidRDefault="00DB17E3" w:rsidP="00BF6C8E">
      <w:pPr>
        <w:rPr>
          <w:rFonts w:ascii="Times New Roman" w:eastAsia="Yu Mincho" w:hAnsi="Times New Roman"/>
          <w:szCs w:val="20"/>
          <w:lang w:eastAsia="ja-JP"/>
        </w:rPr>
      </w:pPr>
      <w:r w:rsidRPr="00BF6C8E">
        <w:rPr>
          <w:rFonts w:ascii="Times New Roman" w:eastAsia="Yu Mincho" w:hAnsi="Times New Roman"/>
          <w:szCs w:val="20"/>
          <w:highlight w:val="green"/>
          <w:lang w:eastAsia="ja-JP"/>
        </w:rPr>
        <w:t>Agreement</w:t>
      </w:r>
    </w:p>
    <w:p w14:paraId="673F7BCB" w14:textId="77777777" w:rsidR="00DB17E3" w:rsidRPr="00BF6C8E" w:rsidRDefault="00DB17E3" w:rsidP="00017304">
      <w:pPr>
        <w:pStyle w:val="ListParagraph"/>
        <w:numPr>
          <w:ilvl w:val="0"/>
          <w:numId w:val="264"/>
        </w:numPr>
      </w:pPr>
      <w:r w:rsidRPr="00BF6C8E">
        <w:t>DCI format for scheduling retransmission of Msg3 can be used to indicate UE to transmit a legacy Msg3 to fallback to non-EDT Msg3 transmission when the indicated TBS is 88 bits;</w:t>
      </w:r>
    </w:p>
    <w:p w14:paraId="097D09F1" w14:textId="77777777" w:rsidR="00DB17E3" w:rsidRPr="00BF6C8E" w:rsidRDefault="00DB17E3" w:rsidP="00017304">
      <w:pPr>
        <w:pStyle w:val="ListParagraph"/>
        <w:numPr>
          <w:ilvl w:val="1"/>
          <w:numId w:val="264"/>
        </w:numPr>
      </w:pPr>
      <w:r w:rsidRPr="00BF6C8E">
        <w:rPr>
          <w:rFonts w:eastAsia="Yu Mincho"/>
        </w:rPr>
        <w:t xml:space="preserve">Note: it is up to spec. editor which state to choose </w:t>
      </w:r>
      <w:r w:rsidRPr="00BF6C8E">
        <w:t>for EDT retransmission</w:t>
      </w:r>
    </w:p>
    <w:p w14:paraId="1CF32B4F" w14:textId="77777777" w:rsidR="00DB17E3" w:rsidRPr="00BF6C8E" w:rsidRDefault="00DB17E3" w:rsidP="00017304">
      <w:pPr>
        <w:pStyle w:val="ListParagraph"/>
        <w:numPr>
          <w:ilvl w:val="1"/>
          <w:numId w:val="264"/>
        </w:numPr>
        <w:rPr>
          <w:rFonts w:eastAsia="Yu Mincho"/>
        </w:rPr>
      </w:pPr>
      <w:r w:rsidRPr="00BF6C8E">
        <w:rPr>
          <w:rFonts w:eastAsia="Yu Mincho"/>
        </w:rPr>
        <w:t xml:space="preserve">Note: Whether to introduce higher layer support for this mechanism is up to RAN2. </w:t>
      </w:r>
    </w:p>
    <w:p w14:paraId="37D1377D" w14:textId="77777777" w:rsidR="00DB17E3" w:rsidRPr="00BF6C8E" w:rsidRDefault="00DB17E3" w:rsidP="00BF6C8E"/>
    <w:p w14:paraId="704A7C51" w14:textId="77777777" w:rsidR="00DB17E3" w:rsidRPr="00BF6C8E" w:rsidRDefault="00DB17E3" w:rsidP="00BF6C8E">
      <w:pPr>
        <w:rPr>
          <w:rFonts w:ascii="Times New Roman" w:eastAsia="Yu Mincho" w:hAnsi="Times New Roman"/>
          <w:szCs w:val="20"/>
          <w:lang w:eastAsia="ja-JP"/>
        </w:rPr>
      </w:pPr>
      <w:r w:rsidRPr="00BF6C8E">
        <w:rPr>
          <w:rFonts w:ascii="Times New Roman" w:eastAsia="Yu Mincho" w:hAnsi="Times New Roman"/>
          <w:szCs w:val="20"/>
          <w:highlight w:val="green"/>
          <w:lang w:eastAsia="ja-JP"/>
        </w:rPr>
        <w:t>Agreement</w:t>
      </w:r>
    </w:p>
    <w:p w14:paraId="74901B52" w14:textId="77777777" w:rsidR="00DB17E3" w:rsidRPr="00BF6C8E" w:rsidRDefault="00DB17E3" w:rsidP="00BF6C8E">
      <w:pPr>
        <w:autoSpaceDE w:val="0"/>
        <w:autoSpaceDN w:val="0"/>
        <w:adjustRightInd w:val="0"/>
        <w:snapToGrid w:val="0"/>
        <w:jc w:val="both"/>
        <w:rPr>
          <w:rFonts w:ascii="Times New Roman" w:hAnsi="Times New Roman"/>
          <w:bCs/>
          <w:iCs/>
          <w:szCs w:val="20"/>
        </w:rPr>
      </w:pPr>
      <w:r w:rsidRPr="00BF6C8E">
        <w:rPr>
          <w:rFonts w:ascii="Times New Roman" w:hAnsi="Times New Roman"/>
          <w:bCs/>
          <w:iCs/>
          <w:szCs w:val="20"/>
        </w:rPr>
        <w:t>The timing for monitoring DCI is based on the number of Msg3 NPUSCH repetitions indicated in RAR/DCI</w:t>
      </w:r>
    </w:p>
    <w:p w14:paraId="57750835" w14:textId="48CA37D0" w:rsidR="00DB17E3" w:rsidRDefault="00DB17E3" w:rsidP="00BF6C8E">
      <w:pPr>
        <w:rPr>
          <w:rFonts w:ascii="Times New Roman" w:hAnsi="Times New Roman"/>
          <w:szCs w:val="20"/>
          <w:lang w:eastAsia="x-none"/>
        </w:rPr>
      </w:pPr>
    </w:p>
    <w:p w14:paraId="10CBF40B" w14:textId="77777777" w:rsidR="00BF6C8E" w:rsidRPr="00BF6C8E" w:rsidRDefault="00BF6C8E" w:rsidP="00BF6C8E">
      <w:pPr>
        <w:rPr>
          <w:rFonts w:ascii="Times New Roman" w:hAnsi="Times New Roman"/>
          <w:szCs w:val="20"/>
          <w:lang w:eastAsia="x-none"/>
        </w:rPr>
      </w:pPr>
    </w:p>
    <w:p w14:paraId="3FC8B6FD" w14:textId="17DFA849" w:rsidR="00DB17E3" w:rsidRDefault="0058452E" w:rsidP="00DB17E3">
      <w:pPr>
        <w:rPr>
          <w:lang w:eastAsia="x-none"/>
        </w:rPr>
      </w:pPr>
      <w:hyperlink r:id="rId511" w:history="1">
        <w:r w:rsidR="000F2B08">
          <w:rPr>
            <w:rStyle w:val="Hyperlink"/>
            <w:lang w:eastAsia="x-none"/>
          </w:rPr>
          <w:t>R1-1805857</w:t>
        </w:r>
      </w:hyperlink>
      <w:r w:rsidR="00DB17E3">
        <w:rPr>
          <w:lang w:eastAsia="x-none"/>
        </w:rPr>
        <w:tab/>
        <w:t>Data transmission during random access procedure for NB-IoT</w:t>
      </w:r>
      <w:r w:rsidR="00DB17E3">
        <w:rPr>
          <w:lang w:eastAsia="x-none"/>
        </w:rPr>
        <w:tab/>
        <w:t>Ericsson</w:t>
      </w:r>
    </w:p>
    <w:p w14:paraId="1220EAAB" w14:textId="665326CD" w:rsidR="00DB17E3" w:rsidRDefault="0058452E" w:rsidP="00DB17E3">
      <w:pPr>
        <w:rPr>
          <w:lang w:eastAsia="x-none"/>
        </w:rPr>
      </w:pPr>
      <w:hyperlink r:id="rId512" w:history="1">
        <w:r w:rsidR="000F2B08">
          <w:rPr>
            <w:rStyle w:val="Hyperlink"/>
            <w:lang w:eastAsia="x-none"/>
          </w:rPr>
          <w:t>R1-1805968</w:t>
        </w:r>
      </w:hyperlink>
      <w:r w:rsidR="00DB17E3">
        <w:rPr>
          <w:lang w:eastAsia="x-none"/>
        </w:rPr>
        <w:tab/>
        <w:t>Early data transmission in RACH for NB-IoT</w:t>
      </w:r>
      <w:r w:rsidR="00DB17E3">
        <w:rPr>
          <w:lang w:eastAsia="x-none"/>
        </w:rPr>
        <w:tab/>
        <w:t>Huawei, HiSilicon</w:t>
      </w:r>
    </w:p>
    <w:p w14:paraId="13D76509" w14:textId="75E013E8" w:rsidR="00DB17E3" w:rsidRDefault="0058452E" w:rsidP="00DB17E3">
      <w:pPr>
        <w:rPr>
          <w:lang w:eastAsia="x-none"/>
        </w:rPr>
      </w:pPr>
      <w:hyperlink r:id="rId513" w:history="1">
        <w:r w:rsidR="000F2B08">
          <w:rPr>
            <w:rStyle w:val="Hyperlink"/>
            <w:lang w:eastAsia="x-none"/>
          </w:rPr>
          <w:t>R1-1805999</w:t>
        </w:r>
      </w:hyperlink>
      <w:r w:rsidR="00DB17E3">
        <w:rPr>
          <w:lang w:eastAsia="x-none"/>
        </w:rPr>
        <w:tab/>
        <w:t>Fallback in Early Data Transmission</w:t>
      </w:r>
      <w:r w:rsidR="00DB17E3">
        <w:rPr>
          <w:lang w:eastAsia="x-none"/>
        </w:rPr>
        <w:tab/>
        <w:t>MediaTek Inc.</w:t>
      </w:r>
    </w:p>
    <w:p w14:paraId="494BC59D" w14:textId="03EBC78E" w:rsidR="00DB17E3" w:rsidRDefault="0058452E" w:rsidP="00DB17E3">
      <w:pPr>
        <w:rPr>
          <w:lang w:eastAsia="x-none"/>
        </w:rPr>
      </w:pPr>
      <w:hyperlink r:id="rId514" w:history="1">
        <w:r w:rsidR="000F2B08">
          <w:rPr>
            <w:rStyle w:val="Hyperlink"/>
            <w:lang w:eastAsia="x-none"/>
          </w:rPr>
          <w:t>R1-1806161</w:t>
        </w:r>
      </w:hyperlink>
      <w:r w:rsidR="00DB17E3">
        <w:rPr>
          <w:lang w:eastAsia="x-none"/>
        </w:rPr>
        <w:tab/>
        <w:t>Data transmission during random access procedure</w:t>
      </w:r>
      <w:r w:rsidR="00DB17E3">
        <w:rPr>
          <w:lang w:eastAsia="x-none"/>
        </w:rPr>
        <w:tab/>
        <w:t>Nokia, Nokia Shanghai Bell</w:t>
      </w:r>
    </w:p>
    <w:p w14:paraId="7AE8EC7A" w14:textId="2F56F125" w:rsidR="00DB17E3" w:rsidRDefault="0058452E" w:rsidP="00DB17E3">
      <w:pPr>
        <w:rPr>
          <w:lang w:eastAsia="x-none"/>
        </w:rPr>
      </w:pPr>
      <w:hyperlink r:id="rId515" w:history="1">
        <w:r w:rsidR="000F2B08">
          <w:rPr>
            <w:rStyle w:val="Hyperlink"/>
            <w:lang w:eastAsia="x-none"/>
          </w:rPr>
          <w:t>R1-1806194</w:t>
        </w:r>
      </w:hyperlink>
      <w:r w:rsidR="00DB17E3">
        <w:rPr>
          <w:lang w:eastAsia="x-none"/>
        </w:rPr>
        <w:tab/>
        <w:t>Remaining issues on early data transmission for NB-IoT</w:t>
      </w:r>
      <w:r w:rsidR="00DB17E3">
        <w:rPr>
          <w:lang w:eastAsia="x-none"/>
        </w:rPr>
        <w:tab/>
        <w:t>ZTE</w:t>
      </w:r>
    </w:p>
    <w:p w14:paraId="54C4F95B" w14:textId="4E01EF4A" w:rsidR="00DB17E3" w:rsidRDefault="0058452E" w:rsidP="00DB17E3">
      <w:pPr>
        <w:rPr>
          <w:lang w:eastAsia="x-none"/>
        </w:rPr>
      </w:pPr>
      <w:hyperlink r:id="rId516" w:history="1">
        <w:r w:rsidR="000F2B08">
          <w:rPr>
            <w:rStyle w:val="Hyperlink"/>
            <w:lang w:eastAsia="x-none"/>
          </w:rPr>
          <w:t>R1-1806493</w:t>
        </w:r>
      </w:hyperlink>
      <w:r w:rsidR="00DB17E3">
        <w:rPr>
          <w:lang w:eastAsia="x-none"/>
        </w:rPr>
        <w:tab/>
        <w:t>Early data transmission for feNB-IoT</w:t>
      </w:r>
      <w:r w:rsidR="00DB17E3">
        <w:rPr>
          <w:lang w:eastAsia="x-none"/>
        </w:rPr>
        <w:tab/>
        <w:t>Intel Corporation</w:t>
      </w:r>
    </w:p>
    <w:p w14:paraId="239F0DC6" w14:textId="788618F0" w:rsidR="00DB17E3" w:rsidRDefault="0058452E" w:rsidP="00DB17E3">
      <w:pPr>
        <w:rPr>
          <w:lang w:eastAsia="x-none"/>
        </w:rPr>
      </w:pPr>
      <w:hyperlink r:id="rId517" w:history="1">
        <w:r w:rsidR="000F2B08">
          <w:rPr>
            <w:rStyle w:val="Hyperlink"/>
            <w:lang w:eastAsia="x-none"/>
          </w:rPr>
          <w:t>R1-1806591</w:t>
        </w:r>
      </w:hyperlink>
      <w:r w:rsidR="00DB17E3">
        <w:rPr>
          <w:lang w:eastAsia="x-none"/>
        </w:rPr>
        <w:tab/>
        <w:t>Data transmission during random access procedure in NB-IoT</w:t>
      </w:r>
      <w:r w:rsidR="00DB17E3">
        <w:rPr>
          <w:lang w:eastAsia="x-none"/>
        </w:rPr>
        <w:tab/>
        <w:t>LG Electronics</w:t>
      </w:r>
    </w:p>
    <w:p w14:paraId="27E0261E" w14:textId="6164994E" w:rsidR="00DB17E3" w:rsidRDefault="0058452E" w:rsidP="00DB17E3">
      <w:pPr>
        <w:rPr>
          <w:lang w:eastAsia="x-none"/>
        </w:rPr>
      </w:pPr>
      <w:hyperlink r:id="rId518" w:history="1">
        <w:r w:rsidR="000F2B08">
          <w:rPr>
            <w:rStyle w:val="Hyperlink"/>
            <w:lang w:eastAsia="x-none"/>
          </w:rPr>
          <w:t>R1-1806689</w:t>
        </w:r>
      </w:hyperlink>
      <w:r w:rsidR="00DB17E3">
        <w:rPr>
          <w:lang w:eastAsia="x-none"/>
        </w:rPr>
        <w:tab/>
        <w:t>Early data transmission for NB-IOT</w:t>
      </w:r>
      <w:r w:rsidR="00DB17E3">
        <w:rPr>
          <w:lang w:eastAsia="x-none"/>
        </w:rPr>
        <w:tab/>
        <w:t>Samsung</w:t>
      </w:r>
    </w:p>
    <w:p w14:paraId="5D2327C9" w14:textId="46632965" w:rsidR="00DB17E3" w:rsidRDefault="0058452E" w:rsidP="00DB17E3">
      <w:pPr>
        <w:rPr>
          <w:lang w:eastAsia="x-none"/>
        </w:rPr>
      </w:pPr>
      <w:hyperlink r:id="rId519" w:history="1">
        <w:r w:rsidR="000F2B08">
          <w:rPr>
            <w:rStyle w:val="Hyperlink"/>
            <w:lang w:eastAsia="x-none"/>
          </w:rPr>
          <w:t>R1-1806939</w:t>
        </w:r>
      </w:hyperlink>
      <w:r w:rsidR="00DB17E3">
        <w:rPr>
          <w:lang w:eastAsia="x-none"/>
        </w:rPr>
        <w:tab/>
        <w:t>Remaining issues of early data transmission for NB-IoT</w:t>
      </w:r>
      <w:r w:rsidR="00DB17E3">
        <w:rPr>
          <w:lang w:eastAsia="x-none"/>
        </w:rPr>
        <w:tab/>
        <w:t>Sharp</w:t>
      </w:r>
    </w:p>
    <w:p w14:paraId="28BA3086" w14:textId="2371100F" w:rsidR="00DB17E3" w:rsidRDefault="0058452E" w:rsidP="00DB17E3">
      <w:pPr>
        <w:ind w:left="1440" w:hanging="1440"/>
        <w:rPr>
          <w:lang w:eastAsia="x-none"/>
        </w:rPr>
      </w:pPr>
      <w:hyperlink r:id="rId520" w:history="1">
        <w:r w:rsidR="000F2B08">
          <w:rPr>
            <w:rStyle w:val="Hyperlink"/>
            <w:lang w:eastAsia="x-none"/>
          </w:rPr>
          <w:t>R1-1807110</w:t>
        </w:r>
      </w:hyperlink>
      <w:r w:rsidR="00DB17E3">
        <w:rPr>
          <w:lang w:eastAsia="x-none"/>
        </w:rPr>
        <w:tab/>
        <w:t>Physical layer aspects of data transmission during random access procedure</w:t>
      </w:r>
      <w:r w:rsidR="00DB17E3">
        <w:rPr>
          <w:lang w:eastAsia="x-none"/>
        </w:rPr>
        <w:tab/>
        <w:t>Qualcomm Incorporated</w:t>
      </w:r>
    </w:p>
    <w:p w14:paraId="09E44ABE" w14:textId="338B86C7" w:rsidR="00DB17E3" w:rsidRDefault="0058452E" w:rsidP="00DB17E3">
      <w:pPr>
        <w:rPr>
          <w:lang w:eastAsia="x-none"/>
        </w:rPr>
      </w:pPr>
      <w:hyperlink r:id="rId521" w:history="1">
        <w:r w:rsidR="000F2B08">
          <w:rPr>
            <w:rStyle w:val="Hyperlink"/>
            <w:lang w:eastAsia="x-none"/>
          </w:rPr>
          <w:t>R1-1807137</w:t>
        </w:r>
      </w:hyperlink>
      <w:r w:rsidR="00DB17E3">
        <w:rPr>
          <w:lang w:eastAsia="x-none"/>
        </w:rPr>
        <w:tab/>
        <w:t>Discussion on remaining issues of EDT for NB-IoT</w:t>
      </w:r>
      <w:r w:rsidR="00DB17E3">
        <w:rPr>
          <w:lang w:eastAsia="x-none"/>
        </w:rPr>
        <w:tab/>
        <w:t>Xiaomi Communications</w:t>
      </w:r>
    </w:p>
    <w:p w14:paraId="16140822" w14:textId="77777777" w:rsidR="00DB17E3" w:rsidRDefault="00DB17E3" w:rsidP="00BF6C8E">
      <w:pPr>
        <w:pStyle w:val="Heading5"/>
        <w:rPr>
          <w:lang w:val="en-US"/>
        </w:rPr>
      </w:pPr>
      <w:bookmarkStart w:id="143" w:name="_Toc516232566"/>
      <w:r w:rsidRPr="000263B0">
        <w:rPr>
          <w:lang w:val="en-US"/>
        </w:rPr>
        <w:t>Physical layer scheduling request</w:t>
      </w:r>
      <w:bookmarkEnd w:id="143"/>
    </w:p>
    <w:p w14:paraId="1988C12B" w14:textId="36F76B98" w:rsidR="00DB17E3" w:rsidRPr="00BF6C8E" w:rsidRDefault="0058452E" w:rsidP="00DB17E3">
      <w:pPr>
        <w:rPr>
          <w:rFonts w:eastAsia="Yu Mincho"/>
          <w:b/>
          <w:lang w:eastAsia="ja-JP"/>
        </w:rPr>
      </w:pPr>
      <w:hyperlink r:id="rId522" w:history="1">
        <w:r w:rsidR="000F2B08">
          <w:rPr>
            <w:rStyle w:val="Hyperlink"/>
            <w:rFonts w:eastAsia="Yu Mincho"/>
            <w:b/>
            <w:lang w:eastAsia="ja-JP"/>
          </w:rPr>
          <w:t>R1-1807512</w:t>
        </w:r>
      </w:hyperlink>
      <w:r w:rsidR="00DB17E3" w:rsidRPr="00BF6C8E">
        <w:rPr>
          <w:rFonts w:eastAsia="Yu Mincho"/>
          <w:b/>
          <w:lang w:eastAsia="ja-JP"/>
        </w:rPr>
        <w:tab/>
        <w:t>Feature lead summary of physical layer SR in feNB-IoT</w:t>
      </w:r>
      <w:r w:rsidR="00DB17E3" w:rsidRPr="00BF6C8E">
        <w:rPr>
          <w:rFonts w:eastAsia="Yu Mincho"/>
          <w:b/>
          <w:lang w:eastAsia="ja-JP"/>
        </w:rPr>
        <w:tab/>
      </w:r>
      <w:r w:rsidR="00DB17E3" w:rsidRPr="00BF6C8E">
        <w:rPr>
          <w:b/>
          <w:lang w:eastAsia="x-none"/>
        </w:rPr>
        <w:t>Huawei, HiSilicon</w:t>
      </w:r>
    </w:p>
    <w:p w14:paraId="2E6746AB" w14:textId="77777777" w:rsidR="00DB17E3" w:rsidRDefault="00DB17E3" w:rsidP="00DB17E3">
      <w:pPr>
        <w:rPr>
          <w:lang w:eastAsia="x-none"/>
        </w:rPr>
      </w:pPr>
    </w:p>
    <w:p w14:paraId="4B0EE2DD" w14:textId="77777777" w:rsidR="00DB17E3" w:rsidRPr="00142D29" w:rsidRDefault="00DB17E3" w:rsidP="00DB17E3">
      <w:pPr>
        <w:rPr>
          <w:rFonts w:eastAsia="Yu Mincho"/>
          <w:szCs w:val="20"/>
          <w:lang w:eastAsia="ja-JP"/>
        </w:rPr>
      </w:pPr>
      <w:r w:rsidRPr="00142D29">
        <w:rPr>
          <w:rFonts w:eastAsia="Yu Mincho"/>
          <w:szCs w:val="20"/>
          <w:highlight w:val="green"/>
          <w:lang w:eastAsia="ja-JP"/>
        </w:rPr>
        <w:t>Agreement</w:t>
      </w:r>
    </w:p>
    <w:p w14:paraId="152222D6" w14:textId="77777777" w:rsidR="00DB17E3" w:rsidRPr="00142D29" w:rsidRDefault="00DB17E3" w:rsidP="00DB17E3">
      <w:pPr>
        <w:rPr>
          <w:rFonts w:eastAsia="Yu Mincho"/>
          <w:szCs w:val="20"/>
          <w:lang w:eastAsia="ja-JP"/>
        </w:rPr>
      </w:pPr>
      <w:r w:rsidRPr="00142D29">
        <w:rPr>
          <w:rFonts w:eastAsia="Yu Mincho"/>
          <w:szCs w:val="20"/>
          <w:lang w:eastAsia="ja-JP"/>
        </w:rPr>
        <w:t>Confirm the WA on physical layer SR</w:t>
      </w:r>
      <w:r w:rsidRPr="00142D29">
        <w:rPr>
          <w:rFonts w:eastAsia="Yu Mincho"/>
          <w:szCs w:val="20"/>
          <w:highlight w:val="yellow"/>
          <w:lang w:eastAsia="ja-JP"/>
        </w:rPr>
        <w:t xml:space="preserve"> </w:t>
      </w:r>
    </w:p>
    <w:p w14:paraId="599F2A75" w14:textId="77777777" w:rsidR="00DB17E3" w:rsidRDefault="00DB17E3" w:rsidP="00DB17E3">
      <w:pPr>
        <w:rPr>
          <w:lang w:eastAsia="x-none"/>
        </w:rPr>
      </w:pPr>
    </w:p>
    <w:p w14:paraId="4A2CA59E" w14:textId="77777777" w:rsidR="00DB17E3" w:rsidRPr="00130ADE" w:rsidRDefault="00DB17E3" w:rsidP="00DB17E3">
      <w:pPr>
        <w:rPr>
          <w:rFonts w:eastAsia="Yu Mincho"/>
          <w:szCs w:val="28"/>
          <w:lang w:eastAsia="ja-JP"/>
        </w:rPr>
      </w:pPr>
      <w:r w:rsidRPr="00130ADE">
        <w:rPr>
          <w:rFonts w:eastAsia="Yu Mincho"/>
          <w:szCs w:val="28"/>
          <w:highlight w:val="green"/>
          <w:lang w:eastAsia="ja-JP"/>
        </w:rPr>
        <w:t>Agreement</w:t>
      </w:r>
    </w:p>
    <w:p w14:paraId="2DDA7372" w14:textId="77777777" w:rsidR="00DB17E3" w:rsidRPr="00130ADE" w:rsidRDefault="00DB17E3" w:rsidP="00017304">
      <w:pPr>
        <w:pStyle w:val="ListParagraph"/>
        <w:numPr>
          <w:ilvl w:val="0"/>
          <w:numId w:val="264"/>
        </w:numPr>
      </w:pPr>
      <w:r w:rsidRPr="00130ADE">
        <w:t>Physical layer SR without HARQ-ACK does not convey BSR information in Rel-15;</w:t>
      </w:r>
    </w:p>
    <w:p w14:paraId="308B961C" w14:textId="77777777" w:rsidR="00DB17E3" w:rsidRPr="00130ADE" w:rsidRDefault="00DB17E3" w:rsidP="00017304">
      <w:pPr>
        <w:pStyle w:val="ListParagraph"/>
        <w:numPr>
          <w:ilvl w:val="0"/>
          <w:numId w:val="264"/>
        </w:numPr>
      </w:pPr>
      <w:r w:rsidRPr="00130ADE">
        <w:t>Physical layer SR without HARQ-ACK is by presence/absence of a NPRACH preamble of preamble format 0/1/2;</w:t>
      </w:r>
    </w:p>
    <w:p w14:paraId="760A84C3" w14:textId="77777777" w:rsidR="00DB17E3" w:rsidRPr="00130ADE" w:rsidRDefault="00DB17E3" w:rsidP="00DB17E3">
      <w:pPr>
        <w:rPr>
          <w:rFonts w:eastAsia="Yu Mincho"/>
          <w:lang w:eastAsia="ja-JP"/>
        </w:rPr>
      </w:pPr>
      <w:r w:rsidRPr="00130ADE">
        <w:rPr>
          <w:rFonts w:eastAsia="Yu Mincho" w:hint="eastAsia"/>
          <w:lang w:eastAsia="ja-JP"/>
        </w:rPr>
        <w:t>N</w:t>
      </w:r>
      <w:r w:rsidRPr="00130ADE">
        <w:rPr>
          <w:rFonts w:eastAsia="Yu Mincho"/>
          <w:lang w:eastAsia="ja-JP"/>
        </w:rPr>
        <w:t>ote that NPRACH capacity enhancement may be considered in the future release.</w:t>
      </w:r>
    </w:p>
    <w:p w14:paraId="0C942FD1" w14:textId="77777777" w:rsidR="00DB17E3" w:rsidRPr="004677B8" w:rsidRDefault="00DB17E3" w:rsidP="00DB17E3">
      <w:pPr>
        <w:rPr>
          <w:sz w:val="18"/>
          <w:lang w:eastAsia="x-none"/>
        </w:rPr>
      </w:pPr>
    </w:p>
    <w:p w14:paraId="2BFB2BE2" w14:textId="77777777" w:rsidR="00DB17E3" w:rsidRPr="00130ADE" w:rsidRDefault="00DB17E3" w:rsidP="00DB17E3">
      <w:pPr>
        <w:rPr>
          <w:rFonts w:eastAsia="Yu Mincho"/>
          <w:szCs w:val="20"/>
          <w:lang w:eastAsia="ja-JP"/>
        </w:rPr>
      </w:pPr>
      <w:r w:rsidRPr="00130ADE">
        <w:rPr>
          <w:rFonts w:eastAsia="Yu Mincho"/>
          <w:szCs w:val="20"/>
          <w:highlight w:val="green"/>
          <w:lang w:eastAsia="ja-JP"/>
        </w:rPr>
        <w:t>Agreement</w:t>
      </w:r>
    </w:p>
    <w:p w14:paraId="5DCF5777" w14:textId="77777777" w:rsidR="00DB17E3" w:rsidRPr="00130ADE" w:rsidRDefault="00DB17E3" w:rsidP="00017304">
      <w:pPr>
        <w:pStyle w:val="ListParagraph"/>
        <w:numPr>
          <w:ilvl w:val="0"/>
          <w:numId w:val="265"/>
        </w:numPr>
      </w:pPr>
      <w:r w:rsidRPr="00130ADE">
        <w:t>For physical layer SR without HARQ-ACK, Non-contention-based RACH resource is used for SR transmission.</w:t>
      </w:r>
    </w:p>
    <w:p w14:paraId="765B4C50" w14:textId="77777777" w:rsidR="00DB17E3" w:rsidRPr="00130ADE" w:rsidRDefault="00DB17E3" w:rsidP="00017304">
      <w:pPr>
        <w:pStyle w:val="ListParagraph"/>
        <w:numPr>
          <w:ilvl w:val="0"/>
          <w:numId w:val="265"/>
        </w:numPr>
      </w:pPr>
      <w:r w:rsidRPr="00130ADE">
        <w:t>The configuration is UE-specific as follows which is similar as that in NPDCCH order:</w:t>
      </w:r>
    </w:p>
    <w:p w14:paraId="278BA255" w14:textId="77777777" w:rsidR="00DB17E3" w:rsidRPr="00BF6C8E" w:rsidRDefault="00DB17E3" w:rsidP="00017304">
      <w:pPr>
        <w:pStyle w:val="ListParagraph"/>
        <w:numPr>
          <w:ilvl w:val="1"/>
          <w:numId w:val="265"/>
        </w:numPr>
        <w:rPr>
          <w:rFonts w:eastAsia="Yu Mincho"/>
        </w:rPr>
      </w:pPr>
      <w:r w:rsidRPr="00BF6C8E">
        <w:rPr>
          <w:rFonts w:eastAsia="Yu Mincho"/>
        </w:rPr>
        <w:t>Carrier indication, value range is {0, 1, …, 15};</w:t>
      </w:r>
    </w:p>
    <w:p w14:paraId="32DF67BA" w14:textId="77777777" w:rsidR="00DB17E3" w:rsidRPr="00BF6C8E" w:rsidRDefault="00DB17E3" w:rsidP="00017304">
      <w:pPr>
        <w:pStyle w:val="ListParagraph"/>
        <w:numPr>
          <w:ilvl w:val="1"/>
          <w:numId w:val="265"/>
        </w:numPr>
        <w:rPr>
          <w:rFonts w:eastAsia="Yu Mincho"/>
        </w:rPr>
      </w:pPr>
      <w:r w:rsidRPr="00BF6C8E">
        <w:rPr>
          <w:rFonts w:eastAsia="Yu Mincho"/>
        </w:rPr>
        <w:t>Subcarrier indication, value range is {0, 1, … , 47} for NPRACH format 0/1 and the value range is {0, 1, …, 143} for NPRACH format 2;</w:t>
      </w:r>
    </w:p>
    <w:p w14:paraId="3F9B2409" w14:textId="77777777" w:rsidR="00DB17E3" w:rsidRPr="00BF6C8E" w:rsidRDefault="00DB17E3" w:rsidP="00017304">
      <w:pPr>
        <w:pStyle w:val="ListParagraph"/>
        <w:numPr>
          <w:ilvl w:val="2"/>
          <w:numId w:val="265"/>
        </w:numPr>
        <w:rPr>
          <w:rFonts w:eastAsia="Yu Mincho"/>
        </w:rPr>
      </w:pPr>
      <w:r w:rsidRPr="00BF6C8E">
        <w:rPr>
          <w:rFonts w:eastAsia="Yu Mincho"/>
        </w:rPr>
        <w:t>Note: Only the subcarriers within non-contention based RACH resource can be indicated.</w:t>
      </w:r>
    </w:p>
    <w:p w14:paraId="3DC24277" w14:textId="77777777" w:rsidR="00DB17E3" w:rsidRPr="00BF6C8E" w:rsidRDefault="00DB17E3" w:rsidP="00017304">
      <w:pPr>
        <w:pStyle w:val="ListParagraph"/>
        <w:numPr>
          <w:ilvl w:val="1"/>
          <w:numId w:val="265"/>
        </w:numPr>
        <w:rPr>
          <w:rFonts w:eastAsia="Yu Mincho"/>
        </w:rPr>
      </w:pPr>
      <w:r w:rsidRPr="00BF6C8E">
        <w:rPr>
          <w:rFonts w:eastAsia="Yu Mincho"/>
        </w:rPr>
        <w:t>Repetition number, value range reuses Table 16.3.2-1 in TS 36.213, i.e. {0, 1, 2, 3};</w:t>
      </w:r>
    </w:p>
    <w:p w14:paraId="607C96DC" w14:textId="77777777" w:rsidR="00DB17E3" w:rsidRPr="00BF6C8E" w:rsidRDefault="00DB17E3" w:rsidP="00017304">
      <w:pPr>
        <w:pStyle w:val="ListParagraph"/>
        <w:numPr>
          <w:ilvl w:val="1"/>
          <w:numId w:val="265"/>
        </w:numPr>
        <w:rPr>
          <w:rFonts w:eastAsia="Yu Mincho"/>
        </w:rPr>
      </w:pPr>
      <w:r w:rsidRPr="00BF6C8E">
        <w:rPr>
          <w:rFonts w:eastAsia="Yu Mincho"/>
        </w:rPr>
        <w:t>NPRACH format 0/1/2 indication is used to indicate which NPRACH resource is used.</w:t>
      </w:r>
    </w:p>
    <w:p w14:paraId="26B468A4" w14:textId="23A57B06" w:rsidR="00DB17E3" w:rsidRDefault="00DB17E3" w:rsidP="00DB17E3">
      <w:pPr>
        <w:rPr>
          <w:rFonts w:eastAsia="Yu Mincho"/>
          <w:szCs w:val="20"/>
          <w:lang w:eastAsia="ja-JP"/>
        </w:rPr>
      </w:pPr>
    </w:p>
    <w:p w14:paraId="1E6D4E47" w14:textId="77777777" w:rsidR="00BF6C8E" w:rsidRPr="00130ADE" w:rsidRDefault="00BF6C8E" w:rsidP="00DB17E3">
      <w:pPr>
        <w:rPr>
          <w:rFonts w:eastAsia="Yu Mincho"/>
          <w:szCs w:val="20"/>
          <w:lang w:eastAsia="ja-JP"/>
        </w:rPr>
      </w:pPr>
    </w:p>
    <w:p w14:paraId="721F1293" w14:textId="1D804964" w:rsidR="00DB17E3" w:rsidRDefault="0058452E" w:rsidP="00DB17E3">
      <w:pPr>
        <w:rPr>
          <w:lang w:eastAsia="x-none"/>
        </w:rPr>
      </w:pPr>
      <w:hyperlink r:id="rId523" w:history="1">
        <w:r w:rsidR="000F2B08">
          <w:rPr>
            <w:rStyle w:val="Hyperlink"/>
            <w:lang w:eastAsia="x-none"/>
          </w:rPr>
          <w:t>R1-1805858</w:t>
        </w:r>
      </w:hyperlink>
      <w:r w:rsidR="00DB17E3">
        <w:rPr>
          <w:lang w:eastAsia="x-none"/>
        </w:rPr>
        <w:tab/>
        <w:t>Physical layer scheduling request for NB-IoT</w:t>
      </w:r>
      <w:r w:rsidR="00DB17E3">
        <w:rPr>
          <w:lang w:eastAsia="x-none"/>
        </w:rPr>
        <w:tab/>
        <w:t>Ericsson</w:t>
      </w:r>
    </w:p>
    <w:p w14:paraId="2D1877AE" w14:textId="62B1524B" w:rsidR="00DB17E3" w:rsidRDefault="0058452E" w:rsidP="00DB17E3">
      <w:pPr>
        <w:rPr>
          <w:lang w:eastAsia="x-none"/>
        </w:rPr>
      </w:pPr>
      <w:hyperlink r:id="rId524" w:history="1">
        <w:r w:rsidR="000F2B08">
          <w:rPr>
            <w:rStyle w:val="Hyperlink"/>
            <w:lang w:eastAsia="x-none"/>
          </w:rPr>
          <w:t>R1-1805966</w:t>
        </w:r>
      </w:hyperlink>
      <w:r w:rsidR="00DB17E3">
        <w:rPr>
          <w:lang w:eastAsia="x-none"/>
        </w:rPr>
        <w:tab/>
        <w:t>Design for physical layer scheduling request</w:t>
      </w:r>
      <w:r w:rsidR="00DB17E3">
        <w:rPr>
          <w:lang w:eastAsia="x-none"/>
        </w:rPr>
        <w:tab/>
        <w:t>Huawei, HiSilicon</w:t>
      </w:r>
    </w:p>
    <w:p w14:paraId="1EB425CE" w14:textId="42FEBD23" w:rsidR="00DB17E3" w:rsidRDefault="0058452E" w:rsidP="00DB17E3">
      <w:pPr>
        <w:rPr>
          <w:lang w:eastAsia="x-none"/>
        </w:rPr>
      </w:pPr>
      <w:hyperlink r:id="rId525" w:history="1">
        <w:r w:rsidR="000F2B08">
          <w:rPr>
            <w:rStyle w:val="Hyperlink"/>
            <w:lang w:eastAsia="x-none"/>
          </w:rPr>
          <w:t>R1-1806162</w:t>
        </w:r>
      </w:hyperlink>
      <w:r w:rsidR="00DB17E3">
        <w:rPr>
          <w:lang w:eastAsia="x-none"/>
        </w:rPr>
        <w:tab/>
        <w:t>Design of physical layer scheduling request</w:t>
      </w:r>
      <w:r w:rsidR="00DB17E3">
        <w:rPr>
          <w:lang w:eastAsia="x-none"/>
        </w:rPr>
        <w:tab/>
        <w:t>Nokia, Nokia Shanghai Bell</w:t>
      </w:r>
    </w:p>
    <w:p w14:paraId="001B1047" w14:textId="02D57A91" w:rsidR="00DB17E3" w:rsidRDefault="0058452E" w:rsidP="00DB17E3">
      <w:pPr>
        <w:rPr>
          <w:lang w:eastAsia="x-none"/>
        </w:rPr>
      </w:pPr>
      <w:hyperlink r:id="rId526" w:history="1">
        <w:r w:rsidR="000F2B08">
          <w:rPr>
            <w:rStyle w:val="Hyperlink"/>
            <w:lang w:eastAsia="x-none"/>
          </w:rPr>
          <w:t>R1-1806195</w:t>
        </w:r>
      </w:hyperlink>
      <w:r w:rsidR="00DB17E3">
        <w:rPr>
          <w:lang w:eastAsia="x-none"/>
        </w:rPr>
        <w:tab/>
        <w:t>Remaining issues on physical layer SR for NB-IoT</w:t>
      </w:r>
      <w:r w:rsidR="00DB17E3">
        <w:rPr>
          <w:lang w:eastAsia="x-none"/>
        </w:rPr>
        <w:tab/>
        <w:t>ZTE</w:t>
      </w:r>
    </w:p>
    <w:p w14:paraId="294C2F5D" w14:textId="71964371" w:rsidR="00DB17E3" w:rsidRDefault="0058452E" w:rsidP="00DB17E3">
      <w:pPr>
        <w:rPr>
          <w:lang w:eastAsia="x-none"/>
        </w:rPr>
      </w:pPr>
      <w:hyperlink r:id="rId527" w:history="1">
        <w:r w:rsidR="000F2B08">
          <w:rPr>
            <w:rStyle w:val="Hyperlink"/>
            <w:lang w:eastAsia="x-none"/>
          </w:rPr>
          <w:t>R1-1806592</w:t>
        </w:r>
      </w:hyperlink>
      <w:r w:rsidR="00DB17E3">
        <w:rPr>
          <w:lang w:eastAsia="x-none"/>
        </w:rPr>
        <w:tab/>
        <w:t>Discussion on Scheduling request in NB-IoT</w:t>
      </w:r>
      <w:r w:rsidR="00DB17E3">
        <w:rPr>
          <w:lang w:eastAsia="x-none"/>
        </w:rPr>
        <w:tab/>
        <w:t>LG Electronics</w:t>
      </w:r>
    </w:p>
    <w:p w14:paraId="6AC1C5C5" w14:textId="630092BD" w:rsidR="00DB17E3" w:rsidRDefault="0058452E" w:rsidP="00DB17E3">
      <w:pPr>
        <w:rPr>
          <w:lang w:eastAsia="x-none"/>
        </w:rPr>
      </w:pPr>
      <w:hyperlink r:id="rId528" w:history="1">
        <w:r w:rsidR="000F2B08">
          <w:rPr>
            <w:rStyle w:val="Hyperlink"/>
            <w:lang w:eastAsia="x-none"/>
          </w:rPr>
          <w:t>R1-1806690</w:t>
        </w:r>
      </w:hyperlink>
      <w:r w:rsidR="00DB17E3">
        <w:rPr>
          <w:lang w:eastAsia="x-none"/>
        </w:rPr>
        <w:tab/>
        <w:t>Discussion on scheduling request for NB IoT</w:t>
      </w:r>
      <w:r w:rsidR="00DB17E3">
        <w:rPr>
          <w:lang w:eastAsia="x-none"/>
        </w:rPr>
        <w:tab/>
        <w:t>Samsung</w:t>
      </w:r>
    </w:p>
    <w:p w14:paraId="26CD0DA1" w14:textId="3DF45829" w:rsidR="00DB17E3" w:rsidRDefault="0058452E" w:rsidP="00DB17E3">
      <w:pPr>
        <w:rPr>
          <w:lang w:eastAsia="x-none"/>
        </w:rPr>
      </w:pPr>
      <w:hyperlink r:id="rId529" w:history="1">
        <w:r w:rsidR="000F2B08">
          <w:rPr>
            <w:rStyle w:val="Hyperlink"/>
            <w:lang w:eastAsia="x-none"/>
          </w:rPr>
          <w:t>R1-1807111</w:t>
        </w:r>
      </w:hyperlink>
      <w:r w:rsidR="00DB17E3">
        <w:rPr>
          <w:lang w:eastAsia="x-none"/>
        </w:rPr>
        <w:tab/>
        <w:t>Physical layer scheduling request</w:t>
      </w:r>
      <w:r w:rsidR="00DB17E3">
        <w:rPr>
          <w:lang w:eastAsia="x-none"/>
        </w:rPr>
        <w:tab/>
        <w:t>Qualcomm Incorporated</w:t>
      </w:r>
    </w:p>
    <w:p w14:paraId="2390A505" w14:textId="77777777" w:rsidR="00DB17E3" w:rsidRDefault="00DB17E3" w:rsidP="00BF6C8E">
      <w:pPr>
        <w:pStyle w:val="Heading5"/>
        <w:rPr>
          <w:lang w:val="en-US"/>
        </w:rPr>
      </w:pPr>
      <w:bookmarkStart w:id="144" w:name="_Toc516232567"/>
      <w:r w:rsidRPr="001F506D">
        <w:rPr>
          <w:lang w:val="en-US"/>
        </w:rPr>
        <w:t>Semi-persistent scheduling</w:t>
      </w:r>
      <w:bookmarkEnd w:id="144"/>
    </w:p>
    <w:p w14:paraId="7F1767E3" w14:textId="7FF6BA7E" w:rsidR="00DB17E3" w:rsidRPr="00BF6C8E" w:rsidRDefault="0058452E" w:rsidP="00DB17E3">
      <w:pPr>
        <w:rPr>
          <w:rFonts w:eastAsia="Yu Mincho"/>
          <w:b/>
          <w:lang w:eastAsia="ja-JP"/>
        </w:rPr>
      </w:pPr>
      <w:hyperlink r:id="rId530" w:history="1">
        <w:r w:rsidR="000F2B08">
          <w:rPr>
            <w:rStyle w:val="Hyperlink"/>
            <w:rFonts w:eastAsia="Yu Mincho"/>
            <w:b/>
            <w:lang w:eastAsia="ja-JP"/>
          </w:rPr>
          <w:t>R1-1807518</w:t>
        </w:r>
      </w:hyperlink>
      <w:r w:rsidR="00DB17E3" w:rsidRPr="00BF6C8E">
        <w:rPr>
          <w:rFonts w:eastAsia="Yu Mincho"/>
          <w:b/>
          <w:lang w:eastAsia="ja-JP"/>
        </w:rPr>
        <w:tab/>
        <w:t>WF on the support of UL SPS in NB-IoT</w:t>
      </w:r>
      <w:r w:rsidR="00DB17E3" w:rsidRPr="00BF6C8E">
        <w:rPr>
          <w:rFonts w:eastAsia="Yu Mincho"/>
          <w:b/>
          <w:lang w:eastAsia="ja-JP"/>
        </w:rPr>
        <w:tab/>
        <w:t>Ericsson</w:t>
      </w:r>
    </w:p>
    <w:p w14:paraId="3FF95CB6" w14:textId="77777777" w:rsidR="00DB17E3" w:rsidRPr="00CD1058" w:rsidRDefault="00DB17E3" w:rsidP="00DB17E3">
      <w:pPr>
        <w:rPr>
          <w:rFonts w:eastAsia="Yu Mincho"/>
          <w:lang w:eastAsia="ja-JP"/>
        </w:rPr>
      </w:pPr>
    </w:p>
    <w:p w14:paraId="5C6685A9" w14:textId="77777777" w:rsidR="00DB17E3" w:rsidRPr="00457B73" w:rsidRDefault="00DB17E3" w:rsidP="00DB17E3">
      <w:pPr>
        <w:rPr>
          <w:rFonts w:eastAsia="Yu Mincho"/>
          <w:lang w:eastAsia="ja-JP"/>
        </w:rPr>
      </w:pPr>
      <w:r w:rsidRPr="00457B73">
        <w:rPr>
          <w:rFonts w:eastAsia="Yu Mincho"/>
          <w:highlight w:val="green"/>
          <w:lang w:eastAsia="ja-JP"/>
        </w:rPr>
        <w:t>Agreement</w:t>
      </w:r>
    </w:p>
    <w:p w14:paraId="6422928A" w14:textId="77777777" w:rsidR="00DB17E3" w:rsidRPr="00DB5F4D" w:rsidRDefault="00DB17E3" w:rsidP="00017304">
      <w:pPr>
        <w:pStyle w:val="ListParagraph"/>
        <w:numPr>
          <w:ilvl w:val="0"/>
          <w:numId w:val="266"/>
        </w:numPr>
        <w:rPr>
          <w:lang w:val="en-US"/>
        </w:rPr>
      </w:pPr>
      <w:r w:rsidRPr="00DB5F4D">
        <w:rPr>
          <w:lang w:val="en-US"/>
        </w:rPr>
        <w:t>UL SPS for BSR with skipUplink is introduced for RRC connected mode</w:t>
      </w:r>
    </w:p>
    <w:p w14:paraId="1D5C926D" w14:textId="77777777" w:rsidR="00DB17E3" w:rsidRPr="00DB5F4D" w:rsidRDefault="00DB17E3" w:rsidP="00017304">
      <w:pPr>
        <w:pStyle w:val="ListParagraph"/>
        <w:numPr>
          <w:ilvl w:val="1"/>
          <w:numId w:val="266"/>
        </w:numPr>
        <w:rPr>
          <w:lang w:val="en-US"/>
        </w:rPr>
      </w:pPr>
      <w:r w:rsidRPr="00DB5F4D">
        <w:rPr>
          <w:lang w:val="en-US"/>
        </w:rPr>
        <w:t xml:space="preserve">Periodicity of UL SPS resource, SPS C-RNTI are configured via RRC signaling </w:t>
      </w:r>
    </w:p>
    <w:p w14:paraId="036A0E5B" w14:textId="77777777" w:rsidR="00DB17E3" w:rsidRPr="00DB5F4D" w:rsidRDefault="00DB17E3" w:rsidP="00017304">
      <w:pPr>
        <w:pStyle w:val="ListParagraph"/>
        <w:numPr>
          <w:ilvl w:val="1"/>
          <w:numId w:val="266"/>
        </w:numPr>
        <w:rPr>
          <w:lang w:val="en-US"/>
        </w:rPr>
      </w:pPr>
      <w:r w:rsidRPr="00DB5F4D">
        <w:rPr>
          <w:lang w:val="en-US"/>
        </w:rPr>
        <w:t>SPS activation/deactivation is indicated by DCI scrambled by SPS C-RNTI on UE seach space</w:t>
      </w:r>
    </w:p>
    <w:p w14:paraId="16B579B9" w14:textId="77777777" w:rsidR="00DB17E3" w:rsidRPr="00DB5F4D" w:rsidRDefault="00DB17E3" w:rsidP="00017304">
      <w:pPr>
        <w:pStyle w:val="ListParagraph"/>
        <w:numPr>
          <w:ilvl w:val="1"/>
          <w:numId w:val="266"/>
        </w:numPr>
        <w:rPr>
          <w:lang w:val="en-US"/>
        </w:rPr>
      </w:pPr>
      <w:r w:rsidRPr="00DB5F4D">
        <w:rPr>
          <w:lang w:val="en-US"/>
        </w:rPr>
        <w:t xml:space="preserve">The TBS is 16 bits. </w:t>
      </w:r>
    </w:p>
    <w:p w14:paraId="4B0B7EAE" w14:textId="77777777" w:rsidR="00DB17E3" w:rsidRPr="00DB5F4D" w:rsidRDefault="00DB17E3" w:rsidP="00017304">
      <w:pPr>
        <w:pStyle w:val="ListParagraph"/>
        <w:numPr>
          <w:ilvl w:val="0"/>
          <w:numId w:val="266"/>
        </w:numPr>
        <w:rPr>
          <w:lang w:val="en-US"/>
        </w:rPr>
      </w:pPr>
      <w:r w:rsidRPr="00DB5F4D">
        <w:rPr>
          <w:rFonts w:hint="eastAsia"/>
          <w:lang w:val="en-US"/>
        </w:rPr>
        <w:t>D</w:t>
      </w:r>
      <w:r w:rsidRPr="00DB5F4D">
        <w:rPr>
          <w:lang w:val="en-US"/>
        </w:rPr>
        <w:t>efine separate UE capability signaling for UL SPS for BSR as optional</w:t>
      </w:r>
    </w:p>
    <w:p w14:paraId="1307B633" w14:textId="77777777" w:rsidR="00DB17E3" w:rsidRPr="00CD1058" w:rsidRDefault="00DB17E3" w:rsidP="00DB17E3">
      <w:pPr>
        <w:rPr>
          <w:rFonts w:eastAsia="Yu Mincho"/>
          <w:lang w:eastAsia="ja-JP"/>
        </w:rPr>
      </w:pPr>
    </w:p>
    <w:p w14:paraId="29E585F7" w14:textId="77777777" w:rsidR="00DB17E3" w:rsidRDefault="00DB17E3" w:rsidP="00DB17E3">
      <w:pPr>
        <w:rPr>
          <w:rFonts w:eastAsiaTheme="minorEastAsia"/>
          <w:lang w:eastAsia="ja-JP"/>
        </w:rPr>
      </w:pPr>
      <w:r w:rsidRPr="00D62B58">
        <w:rPr>
          <w:rFonts w:eastAsiaTheme="minorEastAsia"/>
          <w:highlight w:val="green"/>
          <w:lang w:eastAsia="ja-JP"/>
        </w:rPr>
        <w:t>Agreement</w:t>
      </w:r>
    </w:p>
    <w:p w14:paraId="65511A7D" w14:textId="77777777" w:rsidR="00DB17E3" w:rsidRPr="00D62B58" w:rsidRDefault="00DB17E3" w:rsidP="00DB17E3">
      <w:pPr>
        <w:rPr>
          <w:rFonts w:eastAsiaTheme="minorEastAsia"/>
          <w:lang w:eastAsia="ja-JP"/>
        </w:rPr>
      </w:pPr>
      <w:r w:rsidRPr="00D62B58">
        <w:rPr>
          <w:rFonts w:eastAsiaTheme="minorEastAsia"/>
          <w:lang w:eastAsia="ja-JP"/>
        </w:rPr>
        <w:t>The fields and their sizes in the DCI scrambled by SPS C-RNTI for UL BSR activation/release are the same as DCI format N0</w:t>
      </w:r>
    </w:p>
    <w:p w14:paraId="73720B5E" w14:textId="77777777" w:rsidR="00DB17E3" w:rsidRDefault="00DB17E3" w:rsidP="00DB17E3">
      <w:pPr>
        <w:rPr>
          <w:lang w:eastAsia="x-none"/>
        </w:rPr>
      </w:pPr>
    </w:p>
    <w:p w14:paraId="792B0CCE" w14:textId="77777777" w:rsidR="00DB17E3" w:rsidRDefault="00DB17E3" w:rsidP="00DB17E3">
      <w:pPr>
        <w:rPr>
          <w:rFonts w:eastAsiaTheme="minorEastAsia"/>
          <w:lang w:eastAsia="ja-JP"/>
        </w:rPr>
      </w:pPr>
      <w:r w:rsidRPr="00D62B58">
        <w:rPr>
          <w:rFonts w:eastAsiaTheme="minorEastAsia"/>
          <w:highlight w:val="green"/>
          <w:lang w:eastAsia="ja-JP"/>
        </w:rPr>
        <w:t>Agreement</w:t>
      </w:r>
    </w:p>
    <w:p w14:paraId="03973E30" w14:textId="77777777" w:rsidR="00DB17E3" w:rsidRPr="008B6B6C" w:rsidRDefault="00DB17E3" w:rsidP="00DB17E3">
      <w:pPr>
        <w:jc w:val="center"/>
        <w:rPr>
          <w:lang w:val="en-US" w:eastAsia="x-none"/>
        </w:rPr>
      </w:pPr>
      <w:r w:rsidRPr="008B6B6C">
        <w:rPr>
          <w:lang w:val="en-US" w:eastAsia="x-none"/>
        </w:rPr>
        <w:t>DCI for Semi-Persistent Scheduling Activation NPDCCH Validation</w:t>
      </w:r>
    </w:p>
    <w:tbl>
      <w:tblPr>
        <w:tblStyle w:val="TableGrid"/>
        <w:tblW w:w="3825" w:type="pct"/>
        <w:jc w:val="center"/>
        <w:shd w:val="clear" w:color="auto" w:fill="FFFFFF" w:themeFill="background1"/>
        <w:tblLook w:val="04A0" w:firstRow="1" w:lastRow="0" w:firstColumn="1" w:lastColumn="0" w:noHBand="0" w:noVBand="1"/>
      </w:tblPr>
      <w:tblGrid>
        <w:gridCol w:w="5688"/>
        <w:gridCol w:w="2312"/>
      </w:tblGrid>
      <w:tr w:rsidR="00DB17E3" w:rsidRPr="00D62B58" w14:paraId="284AC534" w14:textId="77777777" w:rsidTr="00AB310B">
        <w:trPr>
          <w:trHeight w:val="243"/>
          <w:jc w:val="center"/>
        </w:trPr>
        <w:tc>
          <w:tcPr>
            <w:tcW w:w="3555" w:type="pct"/>
            <w:shd w:val="clear" w:color="auto" w:fill="FFFFFF" w:themeFill="background1"/>
            <w:hideMark/>
          </w:tcPr>
          <w:p w14:paraId="5C397AF2" w14:textId="77777777" w:rsidR="00DB17E3" w:rsidRPr="00D62B58" w:rsidRDefault="00DB17E3" w:rsidP="00AB310B">
            <w:pPr>
              <w:rPr>
                <w:lang w:val="en-US" w:eastAsia="x-none"/>
              </w:rPr>
            </w:pPr>
          </w:p>
        </w:tc>
        <w:tc>
          <w:tcPr>
            <w:tcW w:w="1445" w:type="pct"/>
            <w:shd w:val="clear" w:color="auto" w:fill="FFFFFF" w:themeFill="background1"/>
            <w:hideMark/>
          </w:tcPr>
          <w:p w14:paraId="242E8902" w14:textId="77777777" w:rsidR="00DB17E3" w:rsidRPr="00D62B58" w:rsidRDefault="00DB17E3" w:rsidP="00AB310B">
            <w:pPr>
              <w:rPr>
                <w:lang w:val="en-US" w:eastAsia="x-none"/>
              </w:rPr>
            </w:pPr>
            <w:r w:rsidRPr="00D62B58">
              <w:rPr>
                <w:lang w:val="en-US" w:eastAsia="x-none"/>
              </w:rPr>
              <w:t>DCI format N0</w:t>
            </w:r>
          </w:p>
        </w:tc>
      </w:tr>
      <w:tr w:rsidR="00DB17E3" w:rsidRPr="00D62B58" w14:paraId="038FB59F" w14:textId="77777777" w:rsidTr="00AB310B">
        <w:trPr>
          <w:trHeight w:val="243"/>
          <w:jc w:val="center"/>
        </w:trPr>
        <w:tc>
          <w:tcPr>
            <w:tcW w:w="3555" w:type="pct"/>
            <w:shd w:val="clear" w:color="auto" w:fill="FFFFFF" w:themeFill="background1"/>
            <w:hideMark/>
          </w:tcPr>
          <w:p w14:paraId="577C2D90" w14:textId="77777777" w:rsidR="00DB17E3" w:rsidRPr="00D62B58" w:rsidRDefault="00DB17E3" w:rsidP="00AB310B">
            <w:pPr>
              <w:rPr>
                <w:lang w:val="en-US" w:eastAsia="x-none"/>
              </w:rPr>
            </w:pPr>
            <w:r w:rsidRPr="00D62B58">
              <w:rPr>
                <w:lang w:val="en-US" w:eastAsia="x-none"/>
              </w:rPr>
              <w:t>Redundancy version</w:t>
            </w:r>
          </w:p>
        </w:tc>
        <w:tc>
          <w:tcPr>
            <w:tcW w:w="1445" w:type="pct"/>
            <w:shd w:val="clear" w:color="auto" w:fill="FFFFFF" w:themeFill="background1"/>
            <w:hideMark/>
          </w:tcPr>
          <w:p w14:paraId="51ECC6B4" w14:textId="77777777" w:rsidR="00DB17E3" w:rsidRPr="00D62B58" w:rsidRDefault="00DB17E3" w:rsidP="00AB310B">
            <w:pPr>
              <w:rPr>
                <w:lang w:val="en-US" w:eastAsia="x-none"/>
              </w:rPr>
            </w:pPr>
            <w:r w:rsidRPr="00D62B58">
              <w:rPr>
                <w:lang w:eastAsia="x-none"/>
              </w:rPr>
              <w:t>set to '0'</w:t>
            </w:r>
          </w:p>
        </w:tc>
      </w:tr>
      <w:tr w:rsidR="00DB17E3" w:rsidRPr="00D62B58" w14:paraId="3F5E8A53" w14:textId="77777777" w:rsidTr="00AB310B">
        <w:trPr>
          <w:trHeight w:val="243"/>
          <w:jc w:val="center"/>
        </w:trPr>
        <w:tc>
          <w:tcPr>
            <w:tcW w:w="3555" w:type="pct"/>
            <w:shd w:val="clear" w:color="auto" w:fill="FFFFFF" w:themeFill="background1"/>
            <w:hideMark/>
          </w:tcPr>
          <w:p w14:paraId="3B373A27" w14:textId="77777777" w:rsidR="00DB17E3" w:rsidRPr="00D62B58" w:rsidRDefault="00DB17E3" w:rsidP="00AB310B">
            <w:pPr>
              <w:rPr>
                <w:lang w:val="en-US" w:eastAsia="x-none"/>
              </w:rPr>
            </w:pPr>
            <w:r w:rsidRPr="00D62B58">
              <w:rPr>
                <w:lang w:val="en-US" w:eastAsia="x-none"/>
              </w:rPr>
              <w:t>HARQ process number (if 2 HARQ processes are configured)</w:t>
            </w:r>
          </w:p>
        </w:tc>
        <w:tc>
          <w:tcPr>
            <w:tcW w:w="1445" w:type="pct"/>
            <w:shd w:val="clear" w:color="auto" w:fill="FFFFFF" w:themeFill="background1"/>
            <w:hideMark/>
          </w:tcPr>
          <w:p w14:paraId="50BEB625" w14:textId="77777777" w:rsidR="00DB17E3" w:rsidRPr="00D62B58" w:rsidRDefault="00DB17E3" w:rsidP="00AB310B">
            <w:pPr>
              <w:rPr>
                <w:lang w:val="en-US" w:eastAsia="x-none"/>
              </w:rPr>
            </w:pPr>
            <w:r w:rsidRPr="00D62B58">
              <w:rPr>
                <w:lang w:eastAsia="x-none"/>
              </w:rPr>
              <w:t>set to '0'</w:t>
            </w:r>
          </w:p>
        </w:tc>
      </w:tr>
      <w:tr w:rsidR="00DB17E3" w:rsidRPr="00D62B58" w14:paraId="33F37F11" w14:textId="77777777" w:rsidTr="00AB310B">
        <w:trPr>
          <w:trHeight w:val="243"/>
          <w:jc w:val="center"/>
        </w:trPr>
        <w:tc>
          <w:tcPr>
            <w:tcW w:w="3555" w:type="pct"/>
            <w:shd w:val="clear" w:color="auto" w:fill="FFFFFF" w:themeFill="background1"/>
            <w:hideMark/>
          </w:tcPr>
          <w:p w14:paraId="28ED66AC" w14:textId="77777777" w:rsidR="00DB17E3" w:rsidRPr="00D62B58" w:rsidRDefault="00DB17E3" w:rsidP="00AB310B">
            <w:pPr>
              <w:rPr>
                <w:lang w:val="en-US" w:eastAsia="x-none"/>
              </w:rPr>
            </w:pPr>
            <w:r w:rsidRPr="00D62B58">
              <w:rPr>
                <w:lang w:val="en-US" w:eastAsia="x-none"/>
              </w:rPr>
              <w:t xml:space="preserve">Modulation and coding scheme </w:t>
            </w:r>
          </w:p>
        </w:tc>
        <w:tc>
          <w:tcPr>
            <w:tcW w:w="1445" w:type="pct"/>
            <w:shd w:val="clear" w:color="auto" w:fill="FFFFFF" w:themeFill="background1"/>
            <w:hideMark/>
          </w:tcPr>
          <w:p w14:paraId="3688AA21" w14:textId="77777777" w:rsidR="00DB17E3" w:rsidRPr="00D62B58" w:rsidRDefault="00DB17E3" w:rsidP="00AB310B">
            <w:pPr>
              <w:rPr>
                <w:lang w:val="en-US" w:eastAsia="x-none"/>
              </w:rPr>
            </w:pPr>
            <w:r w:rsidRPr="00D62B58">
              <w:rPr>
                <w:lang w:val="en-US" w:eastAsia="x-none"/>
              </w:rPr>
              <w:t>set to ‘0000'</w:t>
            </w:r>
          </w:p>
        </w:tc>
      </w:tr>
      <w:tr w:rsidR="00DB17E3" w:rsidRPr="00D62B58" w14:paraId="6CBEE8CB" w14:textId="77777777" w:rsidTr="00AB310B">
        <w:trPr>
          <w:trHeight w:val="243"/>
          <w:jc w:val="center"/>
        </w:trPr>
        <w:tc>
          <w:tcPr>
            <w:tcW w:w="3555" w:type="pct"/>
            <w:shd w:val="clear" w:color="auto" w:fill="FFFFFF" w:themeFill="background1"/>
            <w:hideMark/>
          </w:tcPr>
          <w:p w14:paraId="1F5E892B" w14:textId="77777777" w:rsidR="00DB17E3" w:rsidRPr="00D62B58" w:rsidRDefault="00DB17E3" w:rsidP="00AB310B">
            <w:pPr>
              <w:rPr>
                <w:lang w:val="en-US" w:eastAsia="x-none"/>
              </w:rPr>
            </w:pPr>
            <w:r w:rsidRPr="00D62B58">
              <w:rPr>
                <w:lang w:val="en-US" w:eastAsia="x-none"/>
              </w:rPr>
              <w:t xml:space="preserve">Resource assignment </w:t>
            </w:r>
          </w:p>
        </w:tc>
        <w:tc>
          <w:tcPr>
            <w:tcW w:w="1445" w:type="pct"/>
            <w:shd w:val="clear" w:color="auto" w:fill="FFFFFF" w:themeFill="background1"/>
            <w:hideMark/>
          </w:tcPr>
          <w:p w14:paraId="08C0EFDF" w14:textId="77777777" w:rsidR="00DB17E3" w:rsidRPr="00D62B58" w:rsidRDefault="00DB17E3" w:rsidP="00AB310B">
            <w:pPr>
              <w:rPr>
                <w:lang w:val="en-US" w:eastAsia="x-none"/>
              </w:rPr>
            </w:pPr>
            <w:r w:rsidRPr="00D62B58">
              <w:rPr>
                <w:lang w:val="en-US" w:eastAsia="x-none"/>
              </w:rPr>
              <w:t>Set to ‘000’</w:t>
            </w:r>
          </w:p>
        </w:tc>
      </w:tr>
      <w:tr w:rsidR="00DB17E3" w:rsidRPr="00D62B58" w14:paraId="0A0A0357" w14:textId="77777777" w:rsidTr="00AB310B">
        <w:trPr>
          <w:trHeight w:val="243"/>
          <w:jc w:val="center"/>
        </w:trPr>
        <w:tc>
          <w:tcPr>
            <w:tcW w:w="3555" w:type="pct"/>
            <w:shd w:val="clear" w:color="auto" w:fill="FFFFFF" w:themeFill="background1"/>
            <w:hideMark/>
          </w:tcPr>
          <w:p w14:paraId="72F5A915" w14:textId="77777777" w:rsidR="00DB17E3" w:rsidRPr="00D62B58" w:rsidRDefault="00DB17E3" w:rsidP="00AB310B">
            <w:pPr>
              <w:rPr>
                <w:lang w:val="en-US" w:eastAsia="x-none"/>
              </w:rPr>
            </w:pPr>
            <w:r w:rsidRPr="00D62B58">
              <w:rPr>
                <w:lang w:val="en-US" w:eastAsia="x-none"/>
              </w:rPr>
              <w:t xml:space="preserve">Flag for format N0/format N1 differentiation </w:t>
            </w:r>
          </w:p>
        </w:tc>
        <w:tc>
          <w:tcPr>
            <w:tcW w:w="1445" w:type="pct"/>
            <w:shd w:val="clear" w:color="auto" w:fill="FFFFFF" w:themeFill="background1"/>
            <w:hideMark/>
          </w:tcPr>
          <w:p w14:paraId="556475DA" w14:textId="77777777" w:rsidR="00DB17E3" w:rsidRPr="00D62B58" w:rsidRDefault="00DB17E3" w:rsidP="00AB310B">
            <w:pPr>
              <w:rPr>
                <w:lang w:val="en-US" w:eastAsia="x-none"/>
              </w:rPr>
            </w:pPr>
            <w:r w:rsidRPr="00D62B58">
              <w:rPr>
                <w:lang w:val="en-US" w:eastAsia="x-none"/>
              </w:rPr>
              <w:t>Set to ‘0’</w:t>
            </w:r>
          </w:p>
        </w:tc>
      </w:tr>
    </w:tbl>
    <w:p w14:paraId="3D2EDD99" w14:textId="77777777" w:rsidR="00DB17E3" w:rsidRDefault="00DB17E3" w:rsidP="00DB17E3">
      <w:pPr>
        <w:rPr>
          <w:lang w:eastAsia="x-none"/>
        </w:rPr>
      </w:pPr>
    </w:p>
    <w:p w14:paraId="49F80AE0" w14:textId="77777777" w:rsidR="00DB17E3" w:rsidRDefault="00DB17E3" w:rsidP="00DB17E3">
      <w:pPr>
        <w:jc w:val="center"/>
        <w:rPr>
          <w:lang w:eastAsia="x-none"/>
        </w:rPr>
      </w:pPr>
      <w:r w:rsidRPr="008B6B6C">
        <w:rPr>
          <w:lang w:eastAsia="x-none"/>
        </w:rPr>
        <w:t>Semi-Persistent Scheduling Release NPDCCH Validation</w:t>
      </w:r>
    </w:p>
    <w:tbl>
      <w:tblPr>
        <w:tblStyle w:val="TableGrid"/>
        <w:tblW w:w="4089" w:type="pct"/>
        <w:jc w:val="center"/>
        <w:tblLook w:val="01E0" w:firstRow="1" w:lastRow="1" w:firstColumn="1" w:lastColumn="1" w:noHBand="0" w:noVBand="0"/>
      </w:tblPr>
      <w:tblGrid>
        <w:gridCol w:w="5998"/>
        <w:gridCol w:w="2554"/>
      </w:tblGrid>
      <w:tr w:rsidR="00DB17E3" w:rsidRPr="008B6B6C" w14:paraId="39CEBEB5" w14:textId="77777777" w:rsidTr="00AB310B">
        <w:trPr>
          <w:trHeight w:val="197"/>
          <w:jc w:val="center"/>
        </w:trPr>
        <w:tc>
          <w:tcPr>
            <w:tcW w:w="3507" w:type="pct"/>
            <w:hideMark/>
          </w:tcPr>
          <w:p w14:paraId="4BC61A7A" w14:textId="77777777" w:rsidR="00DB17E3" w:rsidRPr="008B6B6C" w:rsidRDefault="00DB17E3" w:rsidP="00AB310B">
            <w:pPr>
              <w:rPr>
                <w:lang w:val="en-US" w:eastAsia="x-none"/>
              </w:rPr>
            </w:pPr>
          </w:p>
        </w:tc>
        <w:tc>
          <w:tcPr>
            <w:tcW w:w="1493" w:type="pct"/>
            <w:hideMark/>
          </w:tcPr>
          <w:p w14:paraId="09F291C4" w14:textId="77777777" w:rsidR="00DB17E3" w:rsidRPr="008B6B6C" w:rsidRDefault="00DB17E3" w:rsidP="00AB310B">
            <w:pPr>
              <w:rPr>
                <w:lang w:val="en-US" w:eastAsia="x-none"/>
              </w:rPr>
            </w:pPr>
            <w:r w:rsidRPr="008B6B6C">
              <w:rPr>
                <w:lang w:val="en-US" w:eastAsia="x-none"/>
              </w:rPr>
              <w:t>DCI format N0</w:t>
            </w:r>
          </w:p>
        </w:tc>
      </w:tr>
      <w:tr w:rsidR="00DB17E3" w:rsidRPr="008B6B6C" w14:paraId="7680D75C" w14:textId="77777777" w:rsidTr="00AB310B">
        <w:trPr>
          <w:trHeight w:val="197"/>
          <w:jc w:val="center"/>
        </w:trPr>
        <w:tc>
          <w:tcPr>
            <w:tcW w:w="3507" w:type="pct"/>
            <w:hideMark/>
          </w:tcPr>
          <w:p w14:paraId="4B76E990" w14:textId="77777777" w:rsidR="00DB17E3" w:rsidRPr="008B6B6C" w:rsidRDefault="00DB17E3" w:rsidP="00AB310B">
            <w:pPr>
              <w:rPr>
                <w:lang w:val="en-US" w:eastAsia="x-none"/>
              </w:rPr>
            </w:pPr>
            <w:r w:rsidRPr="008B6B6C">
              <w:rPr>
                <w:lang w:val="en-US" w:eastAsia="x-none"/>
              </w:rPr>
              <w:t>Redundancy version</w:t>
            </w:r>
          </w:p>
        </w:tc>
        <w:tc>
          <w:tcPr>
            <w:tcW w:w="1493" w:type="pct"/>
            <w:hideMark/>
          </w:tcPr>
          <w:p w14:paraId="2BEB21EA" w14:textId="77777777" w:rsidR="00DB17E3" w:rsidRPr="008B6B6C" w:rsidRDefault="00DB17E3" w:rsidP="00AB310B">
            <w:pPr>
              <w:rPr>
                <w:lang w:val="en-US" w:eastAsia="x-none"/>
              </w:rPr>
            </w:pPr>
            <w:r w:rsidRPr="008B6B6C">
              <w:rPr>
                <w:lang w:eastAsia="x-none"/>
              </w:rPr>
              <w:t>set to '0'</w:t>
            </w:r>
          </w:p>
        </w:tc>
      </w:tr>
      <w:tr w:rsidR="00DB17E3" w:rsidRPr="008B6B6C" w14:paraId="4A1F1DF9" w14:textId="77777777" w:rsidTr="00AB310B">
        <w:trPr>
          <w:trHeight w:val="197"/>
          <w:jc w:val="center"/>
        </w:trPr>
        <w:tc>
          <w:tcPr>
            <w:tcW w:w="3507" w:type="pct"/>
            <w:hideMark/>
          </w:tcPr>
          <w:p w14:paraId="47D2DDF5" w14:textId="77777777" w:rsidR="00DB17E3" w:rsidRPr="008B6B6C" w:rsidRDefault="00DB17E3" w:rsidP="00AB310B">
            <w:pPr>
              <w:rPr>
                <w:lang w:val="en-US" w:eastAsia="x-none"/>
              </w:rPr>
            </w:pPr>
            <w:r w:rsidRPr="008B6B6C">
              <w:rPr>
                <w:lang w:eastAsia="x-none"/>
              </w:rPr>
              <w:t>Repetition number</w:t>
            </w:r>
          </w:p>
        </w:tc>
        <w:tc>
          <w:tcPr>
            <w:tcW w:w="1493" w:type="pct"/>
            <w:hideMark/>
          </w:tcPr>
          <w:p w14:paraId="7F99CB74" w14:textId="77777777" w:rsidR="00DB17E3" w:rsidRPr="008B6B6C" w:rsidRDefault="00DB17E3" w:rsidP="00AB310B">
            <w:pPr>
              <w:rPr>
                <w:lang w:val="en-US" w:eastAsia="x-none"/>
              </w:rPr>
            </w:pPr>
            <w:r w:rsidRPr="008B6B6C">
              <w:rPr>
                <w:lang w:eastAsia="x-none"/>
              </w:rPr>
              <w:t>set to '000'</w:t>
            </w:r>
          </w:p>
        </w:tc>
      </w:tr>
      <w:tr w:rsidR="00DB17E3" w:rsidRPr="008B6B6C" w14:paraId="7E805CF9" w14:textId="77777777" w:rsidTr="00AB310B">
        <w:trPr>
          <w:trHeight w:val="197"/>
          <w:jc w:val="center"/>
        </w:trPr>
        <w:tc>
          <w:tcPr>
            <w:tcW w:w="3507" w:type="pct"/>
            <w:hideMark/>
          </w:tcPr>
          <w:p w14:paraId="26CDA49D" w14:textId="77777777" w:rsidR="00DB17E3" w:rsidRPr="008B6B6C" w:rsidRDefault="00DB17E3" w:rsidP="00AB310B">
            <w:pPr>
              <w:rPr>
                <w:lang w:val="en-US" w:eastAsia="x-none"/>
              </w:rPr>
            </w:pPr>
            <w:r w:rsidRPr="008B6B6C">
              <w:rPr>
                <w:lang w:eastAsia="x-none"/>
              </w:rPr>
              <w:t>Subcarrier indication</w:t>
            </w:r>
          </w:p>
        </w:tc>
        <w:tc>
          <w:tcPr>
            <w:tcW w:w="1493" w:type="pct"/>
            <w:hideMark/>
          </w:tcPr>
          <w:p w14:paraId="3A30D5A1" w14:textId="77777777" w:rsidR="00DB17E3" w:rsidRPr="008B6B6C" w:rsidRDefault="00DB17E3" w:rsidP="00AB310B">
            <w:pPr>
              <w:rPr>
                <w:lang w:val="en-US" w:eastAsia="x-none"/>
              </w:rPr>
            </w:pPr>
            <w:r w:rsidRPr="008B6B6C">
              <w:rPr>
                <w:lang w:val="en-US" w:eastAsia="x-none"/>
              </w:rPr>
              <w:t>Set to all '1's</w:t>
            </w:r>
          </w:p>
        </w:tc>
      </w:tr>
      <w:tr w:rsidR="00DB17E3" w:rsidRPr="008B6B6C" w14:paraId="14D388B4" w14:textId="77777777" w:rsidTr="00AB310B">
        <w:trPr>
          <w:trHeight w:val="197"/>
          <w:jc w:val="center"/>
        </w:trPr>
        <w:tc>
          <w:tcPr>
            <w:tcW w:w="3507" w:type="pct"/>
            <w:hideMark/>
          </w:tcPr>
          <w:p w14:paraId="1D7BB458" w14:textId="77777777" w:rsidR="00DB17E3" w:rsidRPr="008B6B6C" w:rsidRDefault="00DB17E3" w:rsidP="00AB310B">
            <w:pPr>
              <w:rPr>
                <w:lang w:val="en-US" w:eastAsia="x-none"/>
              </w:rPr>
            </w:pPr>
            <w:r w:rsidRPr="008B6B6C">
              <w:rPr>
                <w:lang w:val="en-US" w:eastAsia="x-none"/>
              </w:rPr>
              <w:t xml:space="preserve">Modulation and coding scheme </w:t>
            </w:r>
          </w:p>
        </w:tc>
        <w:tc>
          <w:tcPr>
            <w:tcW w:w="1493" w:type="pct"/>
            <w:hideMark/>
          </w:tcPr>
          <w:p w14:paraId="2DC25F6C" w14:textId="77777777" w:rsidR="00DB17E3" w:rsidRPr="008B6B6C" w:rsidRDefault="00DB17E3" w:rsidP="00AB310B">
            <w:pPr>
              <w:rPr>
                <w:lang w:val="en-US" w:eastAsia="x-none"/>
              </w:rPr>
            </w:pPr>
            <w:r w:rsidRPr="008B6B6C">
              <w:rPr>
                <w:lang w:val="en-US" w:eastAsia="x-none"/>
              </w:rPr>
              <w:t>Set to ‘1111’</w:t>
            </w:r>
          </w:p>
        </w:tc>
      </w:tr>
      <w:tr w:rsidR="00DB17E3" w:rsidRPr="008B6B6C" w14:paraId="46FCB6D9" w14:textId="77777777" w:rsidTr="00AB310B">
        <w:trPr>
          <w:trHeight w:val="404"/>
          <w:jc w:val="center"/>
        </w:trPr>
        <w:tc>
          <w:tcPr>
            <w:tcW w:w="3507" w:type="pct"/>
            <w:hideMark/>
          </w:tcPr>
          <w:p w14:paraId="12302C66" w14:textId="77777777" w:rsidR="00DB17E3" w:rsidRPr="008B6B6C" w:rsidRDefault="00DB17E3" w:rsidP="00AB310B">
            <w:pPr>
              <w:rPr>
                <w:lang w:val="en-US" w:eastAsia="x-none"/>
              </w:rPr>
            </w:pPr>
            <w:r w:rsidRPr="008B6B6C">
              <w:rPr>
                <w:lang w:val="en-US" w:eastAsia="x-none"/>
              </w:rPr>
              <w:t>HARQ process number (if 2 HARQ processes are configured)</w:t>
            </w:r>
          </w:p>
        </w:tc>
        <w:tc>
          <w:tcPr>
            <w:tcW w:w="1493" w:type="pct"/>
            <w:hideMark/>
          </w:tcPr>
          <w:p w14:paraId="5D23F1B6" w14:textId="77777777" w:rsidR="00DB17E3" w:rsidRPr="008B6B6C" w:rsidRDefault="00DB17E3" w:rsidP="00AB310B">
            <w:pPr>
              <w:rPr>
                <w:lang w:val="en-US" w:eastAsia="x-none"/>
              </w:rPr>
            </w:pPr>
            <w:r w:rsidRPr="008B6B6C">
              <w:rPr>
                <w:lang w:eastAsia="x-none"/>
              </w:rPr>
              <w:t>set to '0'</w:t>
            </w:r>
          </w:p>
        </w:tc>
      </w:tr>
      <w:tr w:rsidR="00DB17E3" w:rsidRPr="008B6B6C" w14:paraId="5D845F26" w14:textId="77777777" w:rsidTr="00AB310B">
        <w:trPr>
          <w:trHeight w:val="404"/>
          <w:jc w:val="center"/>
        </w:trPr>
        <w:tc>
          <w:tcPr>
            <w:tcW w:w="3507" w:type="pct"/>
            <w:hideMark/>
          </w:tcPr>
          <w:p w14:paraId="67FF739A" w14:textId="77777777" w:rsidR="00DB17E3" w:rsidRPr="008B6B6C" w:rsidRDefault="00DB17E3" w:rsidP="00AB310B">
            <w:pPr>
              <w:rPr>
                <w:lang w:val="en-US" w:eastAsia="x-none"/>
              </w:rPr>
            </w:pPr>
            <w:r w:rsidRPr="008B6B6C">
              <w:rPr>
                <w:lang w:val="en-US" w:eastAsia="x-none"/>
              </w:rPr>
              <w:t xml:space="preserve">Flag for format N0/format N1 differentiation </w:t>
            </w:r>
          </w:p>
        </w:tc>
        <w:tc>
          <w:tcPr>
            <w:tcW w:w="1493" w:type="pct"/>
            <w:hideMark/>
          </w:tcPr>
          <w:p w14:paraId="4E02D3CE" w14:textId="77777777" w:rsidR="00DB17E3" w:rsidRPr="008B6B6C" w:rsidRDefault="00DB17E3" w:rsidP="00AB310B">
            <w:pPr>
              <w:rPr>
                <w:lang w:val="en-US" w:eastAsia="x-none"/>
              </w:rPr>
            </w:pPr>
            <w:r w:rsidRPr="008B6B6C">
              <w:rPr>
                <w:lang w:val="en-US" w:eastAsia="x-none"/>
              </w:rPr>
              <w:t>Set to ‘0’</w:t>
            </w:r>
          </w:p>
        </w:tc>
      </w:tr>
    </w:tbl>
    <w:p w14:paraId="3A43226D" w14:textId="09BD43D1" w:rsidR="00DB17E3" w:rsidRDefault="00DB17E3" w:rsidP="00DB17E3">
      <w:pPr>
        <w:rPr>
          <w:lang w:eastAsia="x-none"/>
        </w:rPr>
      </w:pPr>
    </w:p>
    <w:p w14:paraId="3CDF635F" w14:textId="77777777" w:rsidR="00DB5F4D" w:rsidRDefault="00DB5F4D" w:rsidP="00DB17E3">
      <w:pPr>
        <w:rPr>
          <w:lang w:eastAsia="x-none"/>
        </w:rPr>
      </w:pPr>
    </w:p>
    <w:p w14:paraId="3C8C7F79" w14:textId="6CEB1ABA" w:rsidR="00DB17E3" w:rsidRPr="00D62B58" w:rsidRDefault="0058452E" w:rsidP="00DB17E3">
      <w:pPr>
        <w:rPr>
          <w:lang w:eastAsia="x-none"/>
        </w:rPr>
      </w:pPr>
      <w:hyperlink r:id="rId531" w:history="1">
        <w:r w:rsidR="000F2B08">
          <w:rPr>
            <w:rStyle w:val="Hyperlink"/>
            <w:lang w:eastAsia="x-none"/>
          </w:rPr>
          <w:t>R1-1807475</w:t>
        </w:r>
      </w:hyperlink>
      <w:r w:rsidR="00DB5F4D" w:rsidRPr="00DB5F4D">
        <w:rPr>
          <w:lang w:eastAsia="x-none"/>
        </w:rPr>
        <w:tab/>
        <w:t>Feature lead summary for SPS in NB-IoT</w:t>
      </w:r>
      <w:r w:rsidR="00DB5F4D" w:rsidRPr="00DB5F4D">
        <w:rPr>
          <w:lang w:eastAsia="x-none"/>
        </w:rPr>
        <w:tab/>
        <w:t>Huawei, HiSilicon</w:t>
      </w:r>
    </w:p>
    <w:p w14:paraId="7503108F" w14:textId="41D2F28A" w:rsidR="00DB17E3" w:rsidRDefault="0058452E" w:rsidP="00DB17E3">
      <w:pPr>
        <w:rPr>
          <w:lang w:eastAsia="x-none"/>
        </w:rPr>
      </w:pPr>
      <w:hyperlink r:id="rId532" w:history="1">
        <w:r w:rsidR="000F2B08">
          <w:rPr>
            <w:rStyle w:val="Hyperlink"/>
            <w:lang w:eastAsia="x-none"/>
          </w:rPr>
          <w:t>R1-1805859</w:t>
        </w:r>
      </w:hyperlink>
      <w:r w:rsidR="00DB17E3">
        <w:rPr>
          <w:lang w:eastAsia="x-none"/>
        </w:rPr>
        <w:tab/>
        <w:t>Semi-persistent scheduling for NB-IoT</w:t>
      </w:r>
      <w:r w:rsidR="00DB17E3">
        <w:rPr>
          <w:lang w:eastAsia="x-none"/>
        </w:rPr>
        <w:tab/>
        <w:t>Ericsson</w:t>
      </w:r>
    </w:p>
    <w:p w14:paraId="119F225B" w14:textId="0574A1AF" w:rsidR="00DB17E3" w:rsidRDefault="0058452E" w:rsidP="00DB17E3">
      <w:pPr>
        <w:rPr>
          <w:lang w:eastAsia="x-none"/>
        </w:rPr>
      </w:pPr>
      <w:hyperlink r:id="rId533" w:history="1">
        <w:r w:rsidR="000F2B08">
          <w:rPr>
            <w:rStyle w:val="Hyperlink"/>
            <w:lang w:eastAsia="x-none"/>
          </w:rPr>
          <w:t>R1-1805967</w:t>
        </w:r>
      </w:hyperlink>
      <w:r w:rsidR="00DB17E3">
        <w:rPr>
          <w:lang w:eastAsia="x-none"/>
        </w:rPr>
        <w:tab/>
        <w:t>On support of semi-persistent scheduling</w:t>
      </w:r>
      <w:r w:rsidR="00DB17E3">
        <w:rPr>
          <w:lang w:eastAsia="x-none"/>
        </w:rPr>
        <w:tab/>
        <w:t>Huawei, HiSilicon</w:t>
      </w:r>
    </w:p>
    <w:p w14:paraId="20F5BFD2" w14:textId="74A33641" w:rsidR="00DB17E3" w:rsidRDefault="0058452E" w:rsidP="00DB17E3">
      <w:pPr>
        <w:rPr>
          <w:lang w:eastAsia="x-none"/>
        </w:rPr>
      </w:pPr>
      <w:hyperlink r:id="rId534" w:history="1">
        <w:r w:rsidR="000F2B08">
          <w:rPr>
            <w:rStyle w:val="Hyperlink"/>
            <w:lang w:eastAsia="x-none"/>
          </w:rPr>
          <w:t>R1-1805998</w:t>
        </w:r>
      </w:hyperlink>
      <w:r w:rsidR="00DB17E3">
        <w:rPr>
          <w:lang w:eastAsia="x-none"/>
        </w:rPr>
        <w:tab/>
        <w:t>UL SPS for Scheduling Request and BSR</w:t>
      </w:r>
      <w:r w:rsidR="00DB17E3">
        <w:rPr>
          <w:lang w:eastAsia="x-none"/>
        </w:rPr>
        <w:tab/>
        <w:t>MediaTek Inc.</w:t>
      </w:r>
    </w:p>
    <w:p w14:paraId="0ECCAF10" w14:textId="35069490" w:rsidR="00DB17E3" w:rsidRDefault="0058452E" w:rsidP="00DB17E3">
      <w:pPr>
        <w:rPr>
          <w:lang w:eastAsia="x-none"/>
        </w:rPr>
      </w:pPr>
      <w:hyperlink r:id="rId535" w:history="1">
        <w:r w:rsidR="000F2B08">
          <w:rPr>
            <w:rStyle w:val="Hyperlink"/>
            <w:lang w:eastAsia="x-none"/>
          </w:rPr>
          <w:t>R1-1806163</w:t>
        </w:r>
      </w:hyperlink>
      <w:r w:rsidR="00DB17E3">
        <w:rPr>
          <w:lang w:eastAsia="x-none"/>
        </w:rPr>
        <w:tab/>
        <w:t>Support for semi-persistent scheduling in NB-IoT</w:t>
      </w:r>
      <w:r w:rsidR="00DB17E3">
        <w:rPr>
          <w:lang w:eastAsia="x-none"/>
        </w:rPr>
        <w:tab/>
        <w:t>Nokia, Nokia Shanghai Bell</w:t>
      </w:r>
    </w:p>
    <w:p w14:paraId="5D64AF22" w14:textId="1144A4FB" w:rsidR="00DB17E3" w:rsidRDefault="0058452E" w:rsidP="00DB17E3">
      <w:pPr>
        <w:rPr>
          <w:lang w:eastAsia="x-none"/>
        </w:rPr>
      </w:pPr>
      <w:hyperlink r:id="rId536" w:history="1">
        <w:r w:rsidR="000F2B08">
          <w:rPr>
            <w:rStyle w:val="Hyperlink"/>
            <w:lang w:eastAsia="x-none"/>
          </w:rPr>
          <w:t>R1-1806196</w:t>
        </w:r>
      </w:hyperlink>
      <w:r w:rsidR="00DB17E3">
        <w:rPr>
          <w:lang w:eastAsia="x-none"/>
        </w:rPr>
        <w:tab/>
        <w:t>Discussion on physical layer aspects on SPS in NB-IoT</w:t>
      </w:r>
      <w:r w:rsidR="00DB17E3">
        <w:rPr>
          <w:lang w:eastAsia="x-none"/>
        </w:rPr>
        <w:tab/>
        <w:t>ZTE</w:t>
      </w:r>
    </w:p>
    <w:p w14:paraId="7A9F9FA3" w14:textId="2E2DE7BF" w:rsidR="00DB17E3" w:rsidRDefault="0058452E" w:rsidP="00DB17E3">
      <w:pPr>
        <w:rPr>
          <w:lang w:eastAsia="x-none"/>
        </w:rPr>
      </w:pPr>
      <w:hyperlink r:id="rId537" w:history="1">
        <w:r w:rsidR="000F2B08">
          <w:rPr>
            <w:rStyle w:val="Hyperlink"/>
            <w:lang w:eastAsia="x-none"/>
          </w:rPr>
          <w:t>R1-1806691</w:t>
        </w:r>
      </w:hyperlink>
      <w:r w:rsidR="00DB17E3">
        <w:rPr>
          <w:lang w:eastAsia="x-none"/>
        </w:rPr>
        <w:tab/>
        <w:t>New SPS mechanism for power saving</w:t>
      </w:r>
      <w:r w:rsidR="00DB17E3">
        <w:rPr>
          <w:lang w:eastAsia="x-none"/>
        </w:rPr>
        <w:tab/>
        <w:t>Samsung</w:t>
      </w:r>
    </w:p>
    <w:p w14:paraId="58BC2CD2" w14:textId="4A95B11F" w:rsidR="00DB17E3" w:rsidRDefault="0058452E" w:rsidP="00DB17E3">
      <w:pPr>
        <w:rPr>
          <w:lang w:eastAsia="x-none"/>
        </w:rPr>
      </w:pPr>
      <w:hyperlink r:id="rId538" w:history="1">
        <w:r w:rsidR="000F2B08">
          <w:rPr>
            <w:rStyle w:val="Hyperlink"/>
            <w:lang w:eastAsia="x-none"/>
          </w:rPr>
          <w:t>R1-1807112</w:t>
        </w:r>
      </w:hyperlink>
      <w:r w:rsidR="00DB17E3">
        <w:rPr>
          <w:lang w:eastAsia="x-none"/>
        </w:rPr>
        <w:tab/>
        <w:t>Support of SPS</w:t>
      </w:r>
      <w:r w:rsidR="00DB17E3">
        <w:rPr>
          <w:lang w:eastAsia="x-none"/>
        </w:rPr>
        <w:tab/>
        <w:t>Qualcomm Incorporated</w:t>
      </w:r>
    </w:p>
    <w:p w14:paraId="461050D3" w14:textId="77777777" w:rsidR="00DB17E3" w:rsidRDefault="00DB17E3" w:rsidP="00DB5F4D">
      <w:pPr>
        <w:pStyle w:val="Heading4"/>
        <w:rPr>
          <w:lang w:val="en-US"/>
        </w:rPr>
      </w:pPr>
      <w:bookmarkStart w:id="145" w:name="_Toc513839856"/>
      <w:bookmarkStart w:id="146" w:name="_Toc516232568"/>
      <w:bookmarkStart w:id="147" w:name="_Toc464256839"/>
      <w:r w:rsidRPr="003C362D">
        <w:rPr>
          <w:lang w:val="en-US"/>
        </w:rPr>
        <w:t>NPRACH reliability and range enhancements</w:t>
      </w:r>
      <w:bookmarkEnd w:id="145"/>
      <w:bookmarkEnd w:id="146"/>
    </w:p>
    <w:p w14:paraId="0B50CBAC" w14:textId="23C7A61E" w:rsidR="00DB5F4D" w:rsidRDefault="0058452E" w:rsidP="00DB17E3">
      <w:pPr>
        <w:rPr>
          <w:rFonts w:eastAsia="Yu Mincho"/>
          <w:b/>
          <w:lang w:eastAsia="ja-JP"/>
        </w:rPr>
      </w:pPr>
      <w:hyperlink r:id="rId539" w:history="1">
        <w:r w:rsidR="000F2B08">
          <w:rPr>
            <w:rStyle w:val="Hyperlink"/>
            <w:rFonts w:eastAsia="Yu Mincho"/>
            <w:b/>
            <w:lang w:eastAsia="ja-JP"/>
          </w:rPr>
          <w:t>R1-1807429</w:t>
        </w:r>
      </w:hyperlink>
      <w:r w:rsidR="00DB5F4D" w:rsidRPr="00DB5F4D">
        <w:rPr>
          <w:rFonts w:eastAsia="Yu Mincho"/>
          <w:b/>
          <w:lang w:eastAsia="ja-JP"/>
        </w:rPr>
        <w:tab/>
        <w:t>Feature lead summary NPRACH reliability and range enhancements</w:t>
      </w:r>
      <w:r w:rsidR="00DB5F4D" w:rsidRPr="00DB5F4D">
        <w:rPr>
          <w:rFonts w:eastAsia="Yu Mincho"/>
          <w:b/>
          <w:lang w:eastAsia="ja-JP"/>
        </w:rPr>
        <w:tab/>
        <w:t>Ericsson</w:t>
      </w:r>
    </w:p>
    <w:p w14:paraId="53D625D9" w14:textId="77777777" w:rsidR="00DB17E3" w:rsidRDefault="00DB17E3" w:rsidP="00DB5F4D">
      <w:pPr>
        <w:pStyle w:val="Heading5"/>
      </w:pPr>
      <w:bookmarkStart w:id="148" w:name="_Toc516232569"/>
      <w:r>
        <w:t>Reliability enhancements for NPRACH</w:t>
      </w:r>
      <w:bookmarkEnd w:id="148"/>
    </w:p>
    <w:p w14:paraId="3E5487CB" w14:textId="4A8519F0" w:rsidR="00DB17E3" w:rsidRDefault="0058452E" w:rsidP="00DB17E3">
      <w:pPr>
        <w:rPr>
          <w:lang w:eastAsia="x-none"/>
        </w:rPr>
      </w:pPr>
      <w:hyperlink r:id="rId540" w:history="1">
        <w:r w:rsidR="000F2B08">
          <w:rPr>
            <w:rStyle w:val="Hyperlink"/>
            <w:rFonts w:cs="Arial"/>
            <w:sz w:val="18"/>
            <w:lang w:val="en-US"/>
          </w:rPr>
          <w:t>R1-1807479</w:t>
        </w:r>
      </w:hyperlink>
      <w:r w:rsidR="00DB17E3" w:rsidRPr="00FD5EDF">
        <w:rPr>
          <w:lang w:eastAsia="x-none"/>
        </w:rPr>
        <w:t xml:space="preserve"> </w:t>
      </w:r>
      <w:r w:rsidR="00DB17E3">
        <w:rPr>
          <w:lang w:eastAsia="x-none"/>
        </w:rPr>
        <w:tab/>
        <w:t>NPRACH false alarm reduction for NB-IoT</w:t>
      </w:r>
      <w:r w:rsidR="00DB17E3">
        <w:rPr>
          <w:lang w:eastAsia="x-none"/>
        </w:rPr>
        <w:tab/>
        <w:t>Ericsson</w:t>
      </w:r>
      <w:r w:rsidR="00DB5F4D">
        <w:rPr>
          <w:lang w:eastAsia="x-none"/>
        </w:rPr>
        <w:tab/>
        <w:t>(</w:t>
      </w:r>
      <w:r w:rsidR="00DB17E3">
        <w:rPr>
          <w:rFonts w:cs="Arial"/>
          <w:sz w:val="18"/>
          <w:lang w:val="en-US"/>
        </w:rPr>
        <w:t xml:space="preserve">Revision of </w:t>
      </w:r>
      <w:hyperlink r:id="rId541" w:history="1">
        <w:r w:rsidR="000F2B08">
          <w:rPr>
            <w:rStyle w:val="Hyperlink"/>
            <w:rFonts w:cs="Arial"/>
            <w:sz w:val="18"/>
            <w:lang w:val="en-US"/>
          </w:rPr>
          <w:t>R1-1805860</w:t>
        </w:r>
      </w:hyperlink>
      <w:r w:rsidR="00DB5F4D" w:rsidRPr="00DB5F4D">
        <w:rPr>
          <w:rStyle w:val="Hyperlink"/>
          <w:rFonts w:cs="Arial"/>
          <w:sz w:val="18"/>
          <w:u w:val="none"/>
          <w:lang w:val="en-US"/>
        </w:rPr>
        <w:t>)</w:t>
      </w:r>
    </w:p>
    <w:p w14:paraId="4BEA5814" w14:textId="391912E6" w:rsidR="00DB17E3" w:rsidRDefault="0058452E" w:rsidP="00DB17E3">
      <w:pPr>
        <w:rPr>
          <w:lang w:eastAsia="x-none"/>
        </w:rPr>
      </w:pPr>
      <w:hyperlink r:id="rId542" w:history="1">
        <w:r w:rsidR="000F2B08">
          <w:rPr>
            <w:rStyle w:val="Hyperlink"/>
            <w:lang w:eastAsia="x-none"/>
          </w:rPr>
          <w:t>R1-1805975</w:t>
        </w:r>
      </w:hyperlink>
      <w:r w:rsidR="00DB17E3">
        <w:rPr>
          <w:lang w:eastAsia="x-none"/>
        </w:rPr>
        <w:tab/>
        <w:t>On NPRACH false alarm reduction due to inter-cell interference</w:t>
      </w:r>
      <w:r w:rsidR="00DB17E3">
        <w:rPr>
          <w:lang w:eastAsia="x-none"/>
        </w:rPr>
        <w:tab/>
        <w:t>Huawei, HiSilicon</w:t>
      </w:r>
    </w:p>
    <w:p w14:paraId="7841CF3A" w14:textId="135FF64B" w:rsidR="00DB17E3" w:rsidRDefault="0058452E" w:rsidP="00DB17E3">
      <w:pPr>
        <w:rPr>
          <w:lang w:eastAsia="x-none"/>
        </w:rPr>
      </w:pPr>
      <w:hyperlink r:id="rId543" w:history="1">
        <w:r w:rsidR="000F2B08">
          <w:rPr>
            <w:rStyle w:val="Hyperlink"/>
            <w:lang w:eastAsia="x-none"/>
          </w:rPr>
          <w:t>R1-1806164</w:t>
        </w:r>
      </w:hyperlink>
      <w:r w:rsidR="00DB17E3">
        <w:rPr>
          <w:lang w:eastAsia="x-none"/>
        </w:rPr>
        <w:tab/>
        <w:t>NPRACH reliability enhancement in NB-IoT</w:t>
      </w:r>
      <w:r w:rsidR="00DB17E3">
        <w:rPr>
          <w:lang w:eastAsia="x-none"/>
        </w:rPr>
        <w:tab/>
        <w:t>Nokia, Nokia Shanghai Bell</w:t>
      </w:r>
    </w:p>
    <w:p w14:paraId="0FB7EDB8" w14:textId="795E9A06" w:rsidR="00DB17E3" w:rsidRDefault="0058452E" w:rsidP="00DB17E3">
      <w:pPr>
        <w:rPr>
          <w:lang w:eastAsia="x-none"/>
        </w:rPr>
      </w:pPr>
      <w:hyperlink r:id="rId544" w:history="1">
        <w:r w:rsidR="000F2B08">
          <w:rPr>
            <w:rStyle w:val="Hyperlink"/>
            <w:lang w:eastAsia="x-none"/>
          </w:rPr>
          <w:t>R1-1806197</w:t>
        </w:r>
      </w:hyperlink>
      <w:r w:rsidR="00DB17E3">
        <w:rPr>
          <w:lang w:eastAsia="x-none"/>
        </w:rPr>
        <w:tab/>
        <w:t>NPRACH reliability enhancement for NB-IoT</w:t>
      </w:r>
      <w:r w:rsidR="00DB17E3">
        <w:rPr>
          <w:lang w:eastAsia="x-none"/>
        </w:rPr>
        <w:tab/>
        <w:t>ZTE</w:t>
      </w:r>
    </w:p>
    <w:p w14:paraId="1E2752E2" w14:textId="7C8039D1" w:rsidR="00DB17E3" w:rsidRDefault="0058452E" w:rsidP="00DB17E3">
      <w:pPr>
        <w:rPr>
          <w:lang w:eastAsia="x-none"/>
        </w:rPr>
      </w:pPr>
      <w:hyperlink r:id="rId545" w:history="1">
        <w:r w:rsidR="000F2B08">
          <w:rPr>
            <w:rStyle w:val="Hyperlink"/>
            <w:lang w:eastAsia="x-none"/>
          </w:rPr>
          <w:t>R1-1806593</w:t>
        </w:r>
      </w:hyperlink>
      <w:r w:rsidR="00DB17E3">
        <w:rPr>
          <w:lang w:eastAsia="x-none"/>
        </w:rPr>
        <w:tab/>
        <w:t>Remaining issues on reliability enhancements for NPRACH</w:t>
      </w:r>
      <w:r w:rsidR="00DB17E3">
        <w:rPr>
          <w:lang w:eastAsia="x-none"/>
        </w:rPr>
        <w:tab/>
        <w:t>LG Electronics</w:t>
      </w:r>
    </w:p>
    <w:p w14:paraId="65A373ED" w14:textId="1DEAEF38" w:rsidR="00DB17E3" w:rsidRDefault="0058452E" w:rsidP="00DB17E3">
      <w:pPr>
        <w:rPr>
          <w:lang w:eastAsia="x-none"/>
        </w:rPr>
      </w:pPr>
      <w:hyperlink r:id="rId546" w:history="1">
        <w:r w:rsidR="000F2B08">
          <w:rPr>
            <w:rStyle w:val="Hyperlink"/>
            <w:lang w:eastAsia="x-none"/>
          </w:rPr>
          <w:t>R1-1806692</w:t>
        </w:r>
      </w:hyperlink>
      <w:r w:rsidR="00DB17E3">
        <w:rPr>
          <w:lang w:eastAsia="x-none"/>
        </w:rPr>
        <w:tab/>
        <w:t>Reliability enhancements for NPRACH</w:t>
      </w:r>
      <w:r w:rsidR="00DB17E3">
        <w:rPr>
          <w:lang w:eastAsia="x-none"/>
        </w:rPr>
        <w:tab/>
        <w:t>Samsung</w:t>
      </w:r>
    </w:p>
    <w:p w14:paraId="4AA34468" w14:textId="15CDA14B" w:rsidR="00DB17E3" w:rsidRDefault="0058452E" w:rsidP="00DB17E3">
      <w:pPr>
        <w:rPr>
          <w:lang w:eastAsia="x-none"/>
        </w:rPr>
      </w:pPr>
      <w:hyperlink r:id="rId547" w:history="1">
        <w:r w:rsidR="000F2B08">
          <w:rPr>
            <w:rStyle w:val="Hyperlink"/>
            <w:lang w:eastAsia="x-none"/>
          </w:rPr>
          <w:t>R1-1807114</w:t>
        </w:r>
      </w:hyperlink>
      <w:r w:rsidR="00DB17E3">
        <w:rPr>
          <w:lang w:eastAsia="x-none"/>
        </w:rPr>
        <w:tab/>
        <w:t>NPRACH Reliability Enhancement</w:t>
      </w:r>
      <w:r w:rsidR="00DB17E3">
        <w:rPr>
          <w:lang w:eastAsia="x-none"/>
        </w:rPr>
        <w:tab/>
        <w:t>Qualcomm Incorporated</w:t>
      </w:r>
    </w:p>
    <w:p w14:paraId="7484268A" w14:textId="77777777" w:rsidR="00DB17E3" w:rsidRDefault="00DB17E3" w:rsidP="00BC0735">
      <w:pPr>
        <w:pStyle w:val="Heading5"/>
      </w:pPr>
      <w:bookmarkStart w:id="149" w:name="_Toc516232570"/>
      <w:r>
        <w:t>Range enhancements for NPRACH</w:t>
      </w:r>
      <w:bookmarkEnd w:id="149"/>
    </w:p>
    <w:p w14:paraId="0CC77765" w14:textId="77777777" w:rsidR="00DB17E3" w:rsidRPr="00DB5F4D" w:rsidRDefault="00DB17E3" w:rsidP="00BC0735">
      <w:pPr>
        <w:rPr>
          <w:lang w:eastAsia="ja-JP"/>
        </w:rPr>
      </w:pPr>
      <w:r w:rsidRPr="00DB5F4D">
        <w:rPr>
          <w:highlight w:val="green"/>
          <w:lang w:eastAsia="ja-JP"/>
        </w:rPr>
        <w:t>Agreement</w:t>
      </w:r>
    </w:p>
    <w:p w14:paraId="5B3C0986" w14:textId="77777777" w:rsidR="00DB17E3" w:rsidRPr="00DB5F4D" w:rsidRDefault="00DB17E3" w:rsidP="00BC0735">
      <w:r w:rsidRPr="00DB5F4D">
        <w:t>Number of symbol groups per NPRACH preamble repetition is 6 symbol groups per NPRACH preamble repetition.</w:t>
      </w:r>
    </w:p>
    <w:p w14:paraId="29463D7C" w14:textId="77777777" w:rsidR="00DB17E3" w:rsidRPr="00DB5F4D" w:rsidRDefault="00DB17E3" w:rsidP="00BC0735"/>
    <w:p w14:paraId="06B195CB" w14:textId="77777777" w:rsidR="00DB17E3" w:rsidRPr="00DB5F4D" w:rsidRDefault="00DB17E3" w:rsidP="00BC0735">
      <w:pPr>
        <w:rPr>
          <w:lang w:eastAsia="ja-JP"/>
        </w:rPr>
      </w:pPr>
      <w:r w:rsidRPr="00DB5F4D">
        <w:rPr>
          <w:highlight w:val="green"/>
          <w:lang w:eastAsia="ja-JP"/>
        </w:rPr>
        <w:t>Agreement</w:t>
      </w:r>
    </w:p>
    <w:p w14:paraId="65CC34C1" w14:textId="300758A8" w:rsidR="00DB17E3" w:rsidRPr="00DB5F4D" w:rsidRDefault="00DB17E3" w:rsidP="00BC0735">
      <w:r w:rsidRPr="00DB5F4D">
        <w:t>Frequency hopping within one NPRACH preamble is 3-level -/+ 1.25 kHz -/+ 3.75 kHz 22.5 kHz</w:t>
      </w:r>
      <w:r w:rsidR="00BC0735">
        <w:t>.</w:t>
      </w:r>
    </w:p>
    <w:p w14:paraId="6610D02A" w14:textId="77777777" w:rsidR="00DB17E3" w:rsidRPr="00DB5F4D" w:rsidRDefault="00DB17E3" w:rsidP="00BC0735"/>
    <w:p w14:paraId="2E0EC55C" w14:textId="77777777" w:rsidR="00DB17E3" w:rsidRPr="00DB5F4D" w:rsidRDefault="00DB17E3" w:rsidP="00BC0735">
      <w:pPr>
        <w:rPr>
          <w:lang w:eastAsia="ja-JP"/>
        </w:rPr>
      </w:pPr>
      <w:r w:rsidRPr="00DB5F4D">
        <w:rPr>
          <w:highlight w:val="green"/>
          <w:lang w:eastAsia="ja-JP"/>
        </w:rPr>
        <w:t>Agreement</w:t>
      </w:r>
    </w:p>
    <w:p w14:paraId="07B615B2" w14:textId="77777777" w:rsidR="00DB17E3" w:rsidRPr="00DB5F4D" w:rsidRDefault="00DB17E3" w:rsidP="00BC0735">
      <w:pPr>
        <w:rPr>
          <w:lang w:eastAsia="ja-JP"/>
        </w:rPr>
      </w:pPr>
      <w:r w:rsidRPr="00DB5F4D">
        <w:t>The parameters and their values for the type2-CSS configurations of RAR corresponding to the Rel-15 NPRACH resources remain the same as in legacy NPRACH.</w:t>
      </w:r>
    </w:p>
    <w:p w14:paraId="6F6AF4C6" w14:textId="77777777" w:rsidR="00DB17E3" w:rsidRPr="00DB5F4D" w:rsidRDefault="00DB17E3" w:rsidP="00BC0735"/>
    <w:p w14:paraId="753D4916" w14:textId="77777777" w:rsidR="00DB17E3" w:rsidRPr="00DB5F4D" w:rsidRDefault="00DB17E3" w:rsidP="00BC0735">
      <w:pPr>
        <w:rPr>
          <w:lang w:eastAsia="ja-JP"/>
        </w:rPr>
      </w:pPr>
      <w:r w:rsidRPr="00DB5F4D">
        <w:rPr>
          <w:highlight w:val="green"/>
          <w:lang w:eastAsia="ja-JP"/>
        </w:rPr>
        <w:t>Agreement</w:t>
      </w:r>
    </w:p>
    <w:p w14:paraId="4B29C641" w14:textId="77777777" w:rsidR="00DB17E3" w:rsidRPr="00DB5F4D" w:rsidRDefault="00DB17E3" w:rsidP="00017304">
      <w:pPr>
        <w:pStyle w:val="ListParagraph"/>
        <w:numPr>
          <w:ilvl w:val="0"/>
          <w:numId w:val="267"/>
        </w:numPr>
      </w:pPr>
      <w:r w:rsidRPr="00DB5F4D">
        <w:t xml:space="preserve">Reuse the Rel-13 values for </w:t>
      </w:r>
      <w:r w:rsidRPr="00BC0735">
        <w:rPr>
          <w:i/>
        </w:rPr>
        <w:t>nprach-StartTime, numRepetitionsPerPreambleAttemp, npdcch-CarrierIndex</w:t>
      </w:r>
      <w:r w:rsidRPr="00DB5F4D">
        <w:t>, for Rel-15 NPRACH format 2 resources configurations</w:t>
      </w:r>
    </w:p>
    <w:p w14:paraId="1CA78FCB" w14:textId="77777777" w:rsidR="00DB17E3" w:rsidRPr="00DB5F4D" w:rsidRDefault="00DB17E3" w:rsidP="00017304">
      <w:pPr>
        <w:pStyle w:val="ListParagraph"/>
        <w:numPr>
          <w:ilvl w:val="0"/>
          <w:numId w:val="267"/>
        </w:numPr>
      </w:pPr>
      <w:r w:rsidRPr="00DB5F4D">
        <w:t>Values for NPRACH periodicity are 40, 80, 160, 320, 640, 1280, 2560, 5120 ms</w:t>
      </w:r>
    </w:p>
    <w:p w14:paraId="634432F7" w14:textId="77777777" w:rsidR="00DB17E3" w:rsidRPr="00DB5F4D" w:rsidRDefault="00DB17E3" w:rsidP="00BC0735">
      <w:pPr>
        <w:rPr>
          <w:lang w:eastAsia="ja-JP"/>
        </w:rPr>
      </w:pPr>
    </w:p>
    <w:p w14:paraId="4A640DDD" w14:textId="77777777" w:rsidR="00DB17E3" w:rsidRPr="00DB5F4D" w:rsidRDefault="00DB17E3" w:rsidP="00BC0735">
      <w:pPr>
        <w:rPr>
          <w:lang w:eastAsia="ja-JP"/>
        </w:rPr>
      </w:pPr>
      <w:r w:rsidRPr="00DB5F4D">
        <w:rPr>
          <w:highlight w:val="green"/>
          <w:lang w:eastAsia="ja-JP"/>
        </w:rPr>
        <w:t>Agreement</w:t>
      </w:r>
    </w:p>
    <w:p w14:paraId="7B74B2D8" w14:textId="77777777" w:rsidR="00DB17E3" w:rsidRPr="00DB5F4D" w:rsidRDefault="00DB17E3" w:rsidP="00BC0735">
      <w:pPr>
        <w:rPr>
          <w:lang w:eastAsia="ja-JP"/>
        </w:rPr>
      </w:pPr>
      <w:r w:rsidRPr="00DB5F4D">
        <w:rPr>
          <w:lang w:eastAsia="ja-JP"/>
        </w:rPr>
        <w:t>Values for</w:t>
      </w:r>
      <w:r w:rsidRPr="00DB5F4D">
        <w:rPr>
          <w:i/>
          <w:lang w:eastAsia="ja-JP"/>
        </w:rPr>
        <w:t xml:space="preserve"> </w:t>
      </w:r>
      <w:r w:rsidRPr="00DB5F4D">
        <w:rPr>
          <w:rFonts w:eastAsia="MS Mincho"/>
          <w:i/>
          <w:lang w:eastAsia="ja-JP"/>
        </w:rPr>
        <w:t xml:space="preserve">nprach-SubcarrierOffset </w:t>
      </w:r>
      <w:r w:rsidRPr="00DB5F4D">
        <w:rPr>
          <w:rFonts w:eastAsia="MS Mincho"/>
          <w:lang w:eastAsia="ja-JP"/>
        </w:rPr>
        <w:t xml:space="preserve">and </w:t>
      </w:r>
      <w:r w:rsidRPr="00DB5F4D">
        <w:rPr>
          <w:rFonts w:eastAsia="MS Mincho"/>
          <w:i/>
          <w:lang w:eastAsia="ja-JP"/>
        </w:rPr>
        <w:t>nprach-NumCBRA-StartSubcarriers</w:t>
      </w:r>
      <w:r w:rsidRPr="00DB5F4D">
        <w:rPr>
          <w:rFonts w:eastAsia="MS Mincho"/>
          <w:lang w:eastAsia="ja-JP"/>
        </w:rPr>
        <w:t xml:space="preserve"> are </w:t>
      </w:r>
    </w:p>
    <w:p w14:paraId="46FE0752" w14:textId="77777777" w:rsidR="00DB17E3" w:rsidRPr="00BC0735" w:rsidRDefault="00DB17E3" w:rsidP="00017304">
      <w:pPr>
        <w:pStyle w:val="ListParagraph"/>
        <w:numPr>
          <w:ilvl w:val="0"/>
          <w:numId w:val="268"/>
        </w:numPr>
        <w:rPr>
          <w:rFonts w:eastAsia="MS Mincho"/>
        </w:rPr>
      </w:pPr>
      <w:r w:rsidRPr="00BC0735">
        <w:rPr>
          <w:rFonts w:eastAsia="MS Mincho"/>
        </w:rPr>
        <w:t xml:space="preserve">nprach-SubcarrierOffset: {0, 36, 72, 108, 6, 54, 102, 42, 78, 90, 12, 24, 48, 84, </w:t>
      </w:r>
      <w:del w:id="150" w:author="NTT DOCOMO, INC. 4" w:date="2018-05-24T16:00:00Z">
        <w:r w:rsidRPr="00BC0735" w:rsidDel="00457B73">
          <w:rPr>
            <w:rFonts w:eastAsia="MS Mincho"/>
          </w:rPr>
          <w:delText>120</w:delText>
        </w:r>
      </w:del>
      <w:ins w:id="151" w:author="NTT DOCOMO, INC. 4" w:date="2018-05-24T16:00:00Z">
        <w:r w:rsidRPr="00BC0735">
          <w:rPr>
            <w:rFonts w:eastAsia="MS Mincho"/>
          </w:rPr>
          <w:t>60</w:t>
        </w:r>
      </w:ins>
      <w:r w:rsidRPr="00BC0735">
        <w:rPr>
          <w:rFonts w:eastAsia="MS Mincho"/>
        </w:rPr>
        <w:t>, 18} subcarriers.</w:t>
      </w:r>
    </w:p>
    <w:p w14:paraId="1A6BC290" w14:textId="77777777" w:rsidR="00DB17E3" w:rsidRPr="00BC0735" w:rsidRDefault="00DB17E3" w:rsidP="00017304">
      <w:pPr>
        <w:pStyle w:val="ListParagraph"/>
        <w:numPr>
          <w:ilvl w:val="0"/>
          <w:numId w:val="268"/>
        </w:numPr>
        <w:rPr>
          <w:rFonts w:eastAsia="MS Mincho"/>
        </w:rPr>
      </w:pPr>
      <w:r w:rsidRPr="00BC0735">
        <w:rPr>
          <w:rFonts w:eastAsia="MS Mincho"/>
        </w:rPr>
        <w:t xml:space="preserve">nprach-NumCBRA-StartSubcarriers: 4 bits </w:t>
      </w:r>
    </w:p>
    <w:p w14:paraId="3313C5C3" w14:textId="77777777" w:rsidR="00DB17E3" w:rsidRPr="00BC0735" w:rsidRDefault="00DB17E3" w:rsidP="00017304">
      <w:pPr>
        <w:pStyle w:val="ListParagraph"/>
        <w:numPr>
          <w:ilvl w:val="1"/>
          <w:numId w:val="268"/>
        </w:numPr>
        <w:rPr>
          <w:rFonts w:eastAsia="MS Mincho"/>
        </w:rPr>
      </w:pPr>
      <w:r w:rsidRPr="00BC0735">
        <w:rPr>
          <w:rFonts w:eastAsia="MS Mincho"/>
        </w:rPr>
        <w:t xml:space="preserve">It is up to RAN2 to choose the exact subcarrier numbers </w:t>
      </w:r>
    </w:p>
    <w:p w14:paraId="18968D34" w14:textId="77777777" w:rsidR="00DB17E3" w:rsidRPr="00DB5F4D" w:rsidRDefault="00DB17E3" w:rsidP="00BC0735">
      <w:pPr>
        <w:rPr>
          <w:rFonts w:eastAsia="MS Mincho"/>
        </w:rPr>
      </w:pPr>
    </w:p>
    <w:p w14:paraId="62B3C2AE" w14:textId="77777777" w:rsidR="00DB17E3" w:rsidRPr="00DB5F4D" w:rsidRDefault="00DB17E3" w:rsidP="00BC0735">
      <w:pPr>
        <w:rPr>
          <w:lang w:eastAsia="ja-JP"/>
        </w:rPr>
      </w:pPr>
      <w:r w:rsidRPr="00DB5F4D">
        <w:rPr>
          <w:highlight w:val="green"/>
          <w:lang w:eastAsia="ja-JP"/>
        </w:rPr>
        <w:t>Agreement</w:t>
      </w:r>
    </w:p>
    <w:p w14:paraId="25406F4B" w14:textId="77777777" w:rsidR="00DB17E3" w:rsidRPr="00BC0735" w:rsidRDefault="00DB17E3" w:rsidP="00017304">
      <w:pPr>
        <w:pStyle w:val="ListParagraph"/>
        <w:numPr>
          <w:ilvl w:val="0"/>
          <w:numId w:val="270"/>
        </w:numPr>
      </w:pPr>
      <w:r w:rsidRPr="00BC0735">
        <w:t xml:space="preserve">The new NPRACH format has: </w:t>
      </w:r>
    </w:p>
    <w:p w14:paraId="33FA612B" w14:textId="21BA321A" w:rsidR="00DB17E3" w:rsidRPr="00DB5F4D" w:rsidRDefault="00BC0735" w:rsidP="00017304">
      <w:pPr>
        <w:pStyle w:val="ListParagraph"/>
        <w:numPr>
          <w:ilvl w:val="1"/>
          <w:numId w:val="270"/>
        </w:numPr>
      </w:pPr>
      <w:r>
        <w:t xml:space="preserve">6 </w:t>
      </w:r>
      <w:r w:rsidR="00DB17E3" w:rsidRPr="00DB5F4D">
        <w:t>symbol groups per preamble.</w:t>
      </w:r>
    </w:p>
    <w:p w14:paraId="276E8F0E" w14:textId="77777777" w:rsidR="00DB17E3" w:rsidRPr="00BC0735" w:rsidRDefault="00DB17E3" w:rsidP="00017304">
      <w:pPr>
        <w:pStyle w:val="ListParagraph"/>
        <w:numPr>
          <w:ilvl w:val="1"/>
          <w:numId w:val="270"/>
        </w:numPr>
      </w:pPr>
      <w:r w:rsidRPr="00BC0735">
        <w:t>Symbol-group level frequency hopping within one preamble</w:t>
      </w:r>
    </w:p>
    <w:p w14:paraId="5772DD28" w14:textId="77777777" w:rsidR="00DB17E3" w:rsidRPr="00BC0735" w:rsidRDefault="00DB17E3" w:rsidP="00017304">
      <w:pPr>
        <w:pStyle w:val="ListParagraph"/>
        <w:numPr>
          <w:ilvl w:val="1"/>
          <w:numId w:val="270"/>
        </w:numPr>
      </w:pPr>
      <w:r w:rsidRPr="00BC0735">
        <w:t>1.25 kHz hopping gap for 1st to 2nd symbol group and with opposite direction for 5th to 6th symbol group.</w:t>
      </w:r>
    </w:p>
    <w:p w14:paraId="6C9B35E6" w14:textId="77777777" w:rsidR="00DB17E3" w:rsidRPr="00BC0735" w:rsidRDefault="00DB17E3" w:rsidP="00017304">
      <w:pPr>
        <w:pStyle w:val="ListParagraph"/>
        <w:numPr>
          <w:ilvl w:val="1"/>
          <w:numId w:val="270"/>
        </w:numPr>
      </w:pPr>
      <w:r w:rsidRPr="00BC0735">
        <w:t>3.75 kHz hopping gap for 2nd to 3rd symbol group and with opposite direction for 4th to 5th symbol group.</w:t>
      </w:r>
    </w:p>
    <w:p w14:paraId="196FA7C0" w14:textId="77777777" w:rsidR="00DB17E3" w:rsidRPr="00BC0735" w:rsidRDefault="00DB17E3" w:rsidP="00017304">
      <w:pPr>
        <w:pStyle w:val="ListParagraph"/>
        <w:numPr>
          <w:ilvl w:val="1"/>
          <w:numId w:val="270"/>
        </w:numPr>
      </w:pPr>
      <w:r w:rsidRPr="00BC0735">
        <w:t>22. 5 kHz hopping gap for 3rd to 4th symbol group.</w:t>
      </w:r>
    </w:p>
    <w:p w14:paraId="6B833981" w14:textId="77777777" w:rsidR="00DB17E3" w:rsidRPr="00DB5F4D" w:rsidRDefault="00DB17E3" w:rsidP="00BC0735">
      <w:pPr>
        <w:ind w:left="360"/>
      </w:pPr>
    </w:p>
    <w:p w14:paraId="2441F204" w14:textId="77777777" w:rsidR="00DB17E3" w:rsidRPr="00DB5F4D" w:rsidRDefault="00DB17E3" w:rsidP="00BC0735">
      <w:pPr>
        <w:rPr>
          <w:lang w:eastAsia="ja-JP"/>
        </w:rPr>
      </w:pPr>
      <w:r w:rsidRPr="00DB5F4D">
        <w:rPr>
          <w:highlight w:val="green"/>
          <w:lang w:eastAsia="ja-JP"/>
        </w:rPr>
        <w:t>Agreement</w:t>
      </w:r>
    </w:p>
    <w:p w14:paraId="10EE4984" w14:textId="77777777" w:rsidR="00DB17E3" w:rsidRPr="00BC0735" w:rsidRDefault="00DB17E3" w:rsidP="00017304">
      <w:pPr>
        <w:pStyle w:val="ListParagraph"/>
        <w:numPr>
          <w:ilvl w:val="0"/>
          <w:numId w:val="269"/>
        </w:numPr>
        <w:rPr>
          <w:rFonts w:eastAsia="MS Mincho"/>
        </w:rPr>
      </w:pPr>
      <w:r w:rsidRPr="00BC0735">
        <w:rPr>
          <w:rFonts w:eastAsia="MS Mincho"/>
          <w:i/>
        </w:rPr>
        <w:t>nprach-NumSubcarriers</w:t>
      </w:r>
      <w:r w:rsidRPr="00BC0735">
        <w:rPr>
          <w:rFonts w:eastAsia="MS Mincho"/>
        </w:rPr>
        <w:t>: {n36, n72, n108, n144}</w:t>
      </w:r>
    </w:p>
    <w:p w14:paraId="2086FA10" w14:textId="77777777" w:rsidR="00DB17E3" w:rsidRPr="00BC0735" w:rsidRDefault="00DB17E3" w:rsidP="00017304">
      <w:pPr>
        <w:pStyle w:val="ListParagraph"/>
        <w:numPr>
          <w:ilvl w:val="0"/>
          <w:numId w:val="269"/>
        </w:numPr>
        <w:rPr>
          <w:rFonts w:eastAsia="MS Mincho"/>
        </w:rPr>
      </w:pPr>
      <w:r w:rsidRPr="00BC0735">
        <w:rPr>
          <w:rFonts w:eastAsia="MS Mincho"/>
          <w:i/>
        </w:rPr>
        <w:t>nprach-SubcarrierMSG3-RangeStart</w:t>
      </w:r>
      <w:r w:rsidRPr="00BC0735">
        <w:rPr>
          <w:rFonts w:eastAsia="MS Mincho"/>
        </w:rPr>
        <w:t>: same as legacy</w:t>
      </w:r>
    </w:p>
    <w:p w14:paraId="7533F89F" w14:textId="77777777" w:rsidR="00DB17E3" w:rsidRPr="00DB5F4D" w:rsidRDefault="00DB17E3" w:rsidP="00BC0735">
      <w:pPr>
        <w:rPr>
          <w:lang w:eastAsia="ja-JP"/>
        </w:rPr>
      </w:pPr>
    </w:p>
    <w:p w14:paraId="5B798C83" w14:textId="2AE98533" w:rsidR="00DB17E3" w:rsidRPr="00DB5F4D" w:rsidRDefault="00DB17E3" w:rsidP="00BC0735"/>
    <w:p w14:paraId="61106823" w14:textId="32F7D59D" w:rsidR="00DB17E3" w:rsidRDefault="0058452E" w:rsidP="00DB17E3">
      <w:pPr>
        <w:rPr>
          <w:lang w:eastAsia="x-none"/>
        </w:rPr>
      </w:pPr>
      <w:hyperlink r:id="rId548" w:history="1">
        <w:r w:rsidR="000F2B08">
          <w:rPr>
            <w:rStyle w:val="Hyperlink"/>
            <w:lang w:eastAsia="x-none"/>
          </w:rPr>
          <w:t>R1-1805861</w:t>
        </w:r>
      </w:hyperlink>
      <w:r w:rsidR="00DB17E3">
        <w:rPr>
          <w:lang w:eastAsia="x-none"/>
        </w:rPr>
        <w:tab/>
        <w:t>NPRACH range enhancements for NB-IoT</w:t>
      </w:r>
      <w:r w:rsidR="00DB17E3">
        <w:rPr>
          <w:lang w:eastAsia="x-none"/>
        </w:rPr>
        <w:tab/>
        <w:t>Ericsson</w:t>
      </w:r>
    </w:p>
    <w:p w14:paraId="4D77EBCB" w14:textId="4E0E1F9C" w:rsidR="00DB17E3" w:rsidRDefault="0058452E" w:rsidP="00DB17E3">
      <w:pPr>
        <w:rPr>
          <w:lang w:eastAsia="x-none"/>
        </w:rPr>
      </w:pPr>
      <w:hyperlink r:id="rId549" w:history="1">
        <w:r w:rsidR="000F2B08">
          <w:rPr>
            <w:rStyle w:val="Hyperlink"/>
            <w:lang w:eastAsia="x-none"/>
          </w:rPr>
          <w:t>R1-1805974</w:t>
        </w:r>
      </w:hyperlink>
      <w:r w:rsidR="00DB17E3">
        <w:rPr>
          <w:lang w:eastAsia="x-none"/>
        </w:rPr>
        <w:tab/>
        <w:t>NPRACH enhancement for cell radius extension</w:t>
      </w:r>
      <w:r w:rsidR="00DB17E3">
        <w:rPr>
          <w:lang w:eastAsia="x-none"/>
        </w:rPr>
        <w:tab/>
        <w:t>Huawei, HiSilicon</w:t>
      </w:r>
    </w:p>
    <w:p w14:paraId="0C9DA5DD" w14:textId="3D0A1B1E" w:rsidR="00DB17E3" w:rsidRDefault="0058452E" w:rsidP="00DB17E3">
      <w:pPr>
        <w:rPr>
          <w:lang w:eastAsia="x-none"/>
        </w:rPr>
      </w:pPr>
      <w:hyperlink r:id="rId550" w:history="1">
        <w:r w:rsidR="000F2B08">
          <w:rPr>
            <w:rStyle w:val="Hyperlink"/>
            <w:lang w:eastAsia="x-none"/>
          </w:rPr>
          <w:t>R1-1806165</w:t>
        </w:r>
      </w:hyperlink>
      <w:r w:rsidR="00DB17E3">
        <w:rPr>
          <w:lang w:eastAsia="x-none"/>
        </w:rPr>
        <w:tab/>
        <w:t>NPRACH cell range enhancement in NB-IoT</w:t>
      </w:r>
      <w:r w:rsidR="00DB17E3">
        <w:rPr>
          <w:lang w:eastAsia="x-none"/>
        </w:rPr>
        <w:tab/>
        <w:t>Nokia, Nokia Shanghai Bell</w:t>
      </w:r>
    </w:p>
    <w:p w14:paraId="16F0BDF8" w14:textId="2C06084A" w:rsidR="00DB17E3" w:rsidRDefault="0058452E" w:rsidP="00DB17E3">
      <w:pPr>
        <w:rPr>
          <w:lang w:eastAsia="x-none"/>
        </w:rPr>
      </w:pPr>
      <w:hyperlink r:id="rId551" w:history="1">
        <w:r w:rsidR="000F2B08">
          <w:rPr>
            <w:rStyle w:val="Hyperlink"/>
            <w:lang w:eastAsia="x-none"/>
          </w:rPr>
          <w:t>R1-1806198</w:t>
        </w:r>
      </w:hyperlink>
      <w:r w:rsidR="00DB17E3">
        <w:rPr>
          <w:lang w:eastAsia="x-none"/>
        </w:rPr>
        <w:tab/>
        <w:t>Remaining issues on NPRACH range enhancement</w:t>
      </w:r>
      <w:r w:rsidR="00DB17E3">
        <w:rPr>
          <w:lang w:eastAsia="x-none"/>
        </w:rPr>
        <w:tab/>
        <w:t>ZTE</w:t>
      </w:r>
    </w:p>
    <w:p w14:paraId="2CB48CCA" w14:textId="4AA1C0A6" w:rsidR="00DB17E3" w:rsidRDefault="0058452E" w:rsidP="00DB17E3">
      <w:pPr>
        <w:rPr>
          <w:lang w:eastAsia="x-none"/>
        </w:rPr>
      </w:pPr>
      <w:hyperlink r:id="rId552" w:history="1">
        <w:r w:rsidR="000F2B08">
          <w:rPr>
            <w:rStyle w:val="Hyperlink"/>
            <w:lang w:eastAsia="x-none"/>
          </w:rPr>
          <w:t>R1-1806594</w:t>
        </w:r>
      </w:hyperlink>
      <w:r w:rsidR="00DB17E3">
        <w:rPr>
          <w:lang w:eastAsia="x-none"/>
        </w:rPr>
        <w:tab/>
        <w:t>Remaining issues on NPRACH range enhancement</w:t>
      </w:r>
      <w:r w:rsidR="00DB17E3">
        <w:rPr>
          <w:lang w:eastAsia="x-none"/>
        </w:rPr>
        <w:tab/>
        <w:t>LG Electronics</w:t>
      </w:r>
    </w:p>
    <w:p w14:paraId="2589F5FB" w14:textId="0F8293E6" w:rsidR="00DB17E3" w:rsidRDefault="0058452E" w:rsidP="00DB17E3">
      <w:pPr>
        <w:rPr>
          <w:lang w:eastAsia="x-none"/>
        </w:rPr>
      </w:pPr>
      <w:hyperlink r:id="rId553" w:history="1">
        <w:r w:rsidR="000F2B08">
          <w:rPr>
            <w:rStyle w:val="Hyperlink"/>
            <w:lang w:eastAsia="x-none"/>
          </w:rPr>
          <w:t>R1-1806693</w:t>
        </w:r>
      </w:hyperlink>
      <w:r w:rsidR="00DB17E3">
        <w:rPr>
          <w:lang w:eastAsia="x-none"/>
        </w:rPr>
        <w:tab/>
        <w:t>Range enhancements for NPRACH</w:t>
      </w:r>
      <w:r w:rsidR="00DB17E3">
        <w:rPr>
          <w:lang w:eastAsia="x-none"/>
        </w:rPr>
        <w:tab/>
        <w:t>Samsung</w:t>
      </w:r>
    </w:p>
    <w:p w14:paraId="38AE546F" w14:textId="66910A9E" w:rsidR="00DB17E3" w:rsidRDefault="0058452E" w:rsidP="00DB17E3">
      <w:pPr>
        <w:rPr>
          <w:lang w:eastAsia="x-none"/>
        </w:rPr>
      </w:pPr>
      <w:hyperlink r:id="rId554" w:history="1">
        <w:r w:rsidR="000F2B08">
          <w:rPr>
            <w:rStyle w:val="Hyperlink"/>
            <w:lang w:eastAsia="x-none"/>
          </w:rPr>
          <w:t>R1-1807113</w:t>
        </w:r>
      </w:hyperlink>
      <w:r w:rsidR="00DB17E3">
        <w:rPr>
          <w:lang w:eastAsia="x-none"/>
        </w:rPr>
        <w:tab/>
        <w:t>NPRACH support for large cell access</w:t>
      </w:r>
      <w:r w:rsidR="00DB17E3">
        <w:rPr>
          <w:lang w:eastAsia="x-none"/>
        </w:rPr>
        <w:tab/>
        <w:t>Qualcomm Incorporated</w:t>
      </w:r>
    </w:p>
    <w:p w14:paraId="12E9ED49" w14:textId="77777777" w:rsidR="00DB17E3" w:rsidRDefault="00DB17E3" w:rsidP="00BC0735">
      <w:pPr>
        <w:pStyle w:val="Heading4"/>
        <w:rPr>
          <w:lang w:val="en-US"/>
        </w:rPr>
      </w:pPr>
      <w:bookmarkStart w:id="152" w:name="_Toc513839857"/>
      <w:bookmarkStart w:id="153" w:name="_Toc516232571"/>
      <w:r>
        <w:rPr>
          <w:lang w:val="en-US"/>
        </w:rPr>
        <w:t>TDD</w:t>
      </w:r>
      <w:bookmarkEnd w:id="152"/>
      <w:bookmarkEnd w:id="153"/>
    </w:p>
    <w:p w14:paraId="3340BD85" w14:textId="77777777" w:rsidR="00DB17E3" w:rsidRDefault="00DB17E3" w:rsidP="00BC0735">
      <w:pPr>
        <w:pStyle w:val="Heading5"/>
        <w:rPr>
          <w:lang w:val="en-US"/>
        </w:rPr>
      </w:pPr>
      <w:bookmarkStart w:id="154" w:name="_Toc516232572"/>
      <w:r w:rsidRPr="0058006B">
        <w:t>Downlink</w:t>
      </w:r>
      <w:r>
        <w:rPr>
          <w:lang w:val="en-US"/>
        </w:rPr>
        <w:t xml:space="preserve"> aspects</w:t>
      </w:r>
      <w:bookmarkEnd w:id="154"/>
    </w:p>
    <w:p w14:paraId="55B37367" w14:textId="718AA68B" w:rsidR="00DB17E3" w:rsidRDefault="0058452E" w:rsidP="00DB17E3">
      <w:pPr>
        <w:rPr>
          <w:rFonts w:eastAsia="Yu Mincho"/>
          <w:b/>
          <w:lang w:eastAsia="ja-JP"/>
        </w:rPr>
      </w:pPr>
      <w:hyperlink r:id="rId555" w:history="1">
        <w:r w:rsidR="000F2B08">
          <w:rPr>
            <w:rStyle w:val="Hyperlink"/>
            <w:rFonts w:eastAsia="Yu Mincho"/>
            <w:b/>
            <w:lang w:eastAsia="ja-JP"/>
          </w:rPr>
          <w:t>R1-1807466</w:t>
        </w:r>
      </w:hyperlink>
      <w:r w:rsidR="00DB17E3" w:rsidRPr="00BC0735">
        <w:rPr>
          <w:rFonts w:eastAsia="Yu Mincho"/>
          <w:b/>
          <w:lang w:eastAsia="ja-JP"/>
        </w:rPr>
        <w:tab/>
        <w:t>Summary of DL aspects for TDD NB-IoT</w:t>
      </w:r>
      <w:r w:rsidR="00DB17E3" w:rsidRPr="00BC0735">
        <w:rPr>
          <w:rFonts w:eastAsia="Yu Mincho"/>
          <w:b/>
          <w:lang w:eastAsia="ja-JP"/>
        </w:rPr>
        <w:tab/>
        <w:t>ZTE</w:t>
      </w:r>
    </w:p>
    <w:p w14:paraId="4184214C" w14:textId="1E31DEFD" w:rsidR="00BC0735" w:rsidRDefault="00BC0735" w:rsidP="00DB17E3">
      <w:pPr>
        <w:rPr>
          <w:rFonts w:eastAsia="Yu Mincho"/>
          <w:b/>
          <w:lang w:eastAsia="ja-JP"/>
        </w:rPr>
      </w:pPr>
    </w:p>
    <w:p w14:paraId="7A445EE2" w14:textId="6C111C2B" w:rsidR="00BC0735" w:rsidRPr="00BC0735" w:rsidRDefault="00BC0735" w:rsidP="00DB17E3">
      <w:pPr>
        <w:rPr>
          <w:rFonts w:eastAsia="Yu Mincho"/>
          <w:lang w:eastAsia="ja-JP"/>
        </w:rPr>
      </w:pPr>
      <w:r w:rsidRPr="00BC0735">
        <w:rPr>
          <w:rFonts w:eastAsia="Yu Mincho"/>
          <w:highlight w:val="green"/>
          <w:lang w:eastAsia="ja-JP"/>
        </w:rPr>
        <w:t>Agreement</w:t>
      </w:r>
      <w:r w:rsidRPr="00BC0735">
        <w:rPr>
          <w:rFonts w:eastAsia="Yu Mincho"/>
          <w:lang w:eastAsia="ja-JP"/>
        </w:rPr>
        <w:t xml:space="preserve">: </w:t>
      </w:r>
      <w:r w:rsidRPr="00BC0735">
        <w:t>For guard-band anchor, in-band non-anchor for SIB1-NB transmission can be samePCI mode</w:t>
      </w:r>
      <w:r>
        <w:t>.</w:t>
      </w:r>
    </w:p>
    <w:p w14:paraId="3B5B5600" w14:textId="0067835A" w:rsidR="00DB17E3" w:rsidRDefault="00DB17E3" w:rsidP="00DB17E3">
      <w:pPr>
        <w:rPr>
          <w:lang w:eastAsia="x-none"/>
        </w:rPr>
      </w:pPr>
    </w:p>
    <w:p w14:paraId="6C8019C8" w14:textId="77777777" w:rsidR="00DB17E3" w:rsidRPr="00BC0735" w:rsidRDefault="00DB17E3" w:rsidP="00BC0735">
      <w:pPr>
        <w:rPr>
          <w:lang w:val="en-US" w:eastAsia="ja-JP"/>
        </w:rPr>
      </w:pPr>
      <w:r w:rsidRPr="00BC0735">
        <w:rPr>
          <w:highlight w:val="green"/>
          <w:lang w:val="en-US" w:eastAsia="ja-JP"/>
        </w:rPr>
        <w:t>Agreement</w:t>
      </w:r>
    </w:p>
    <w:p w14:paraId="096A1162" w14:textId="77777777" w:rsidR="00DB17E3" w:rsidRPr="00BC0735" w:rsidRDefault="00DB17E3" w:rsidP="00BC0735">
      <w:pPr>
        <w:rPr>
          <w:lang w:eastAsia="ko-KR"/>
        </w:rPr>
      </w:pPr>
      <w:r w:rsidRPr="00BC0735">
        <w:rPr>
          <w:lang w:eastAsia="ko-KR"/>
        </w:rPr>
        <w:t>When SIB1-NB is transmitted on a non-anchor carrier and the anchor-carrier is guard-band mode, MIB-NB indicates:</w:t>
      </w:r>
    </w:p>
    <w:p w14:paraId="45299CAA" w14:textId="741A4836" w:rsidR="00DB17E3" w:rsidRPr="00BC0735" w:rsidRDefault="00DB17E3" w:rsidP="00017304">
      <w:pPr>
        <w:pStyle w:val="ListParagraph"/>
        <w:numPr>
          <w:ilvl w:val="0"/>
          <w:numId w:val="271"/>
        </w:numPr>
        <w:rPr>
          <w:lang w:eastAsia="ko-KR"/>
        </w:rPr>
      </w:pPr>
      <w:r w:rsidRPr="00BC0735">
        <w:rPr>
          <w:lang w:eastAsia="ko-KR"/>
        </w:rPr>
        <w:t>One of the following possible locations for the non-anchor NB-IoT carrier for SIB1-NB transmission is indicated in MIB-NB:</w:t>
      </w:r>
    </w:p>
    <w:p w14:paraId="686C0B35" w14:textId="77777777" w:rsidR="00DB17E3" w:rsidRPr="00BC0735" w:rsidRDefault="00DB17E3" w:rsidP="00017304">
      <w:pPr>
        <w:pStyle w:val="ListParagraph"/>
        <w:numPr>
          <w:ilvl w:val="1"/>
          <w:numId w:val="271"/>
        </w:numPr>
        <w:rPr>
          <w:bCs/>
          <w:iCs/>
        </w:rPr>
      </w:pPr>
      <w:r w:rsidRPr="00BC0735">
        <w:rPr>
          <w:bCs/>
          <w:iCs/>
        </w:rPr>
        <w:lastRenderedPageBreak/>
        <w:t>The NB-IoT carrier adjacent to anchor carrier in the same guard-band and to the outer side of the guard-band, i.e. the side away from the LTE carrier</w:t>
      </w:r>
    </w:p>
    <w:p w14:paraId="13F6EE36" w14:textId="77777777" w:rsidR="00DB17E3" w:rsidRPr="00BC0735" w:rsidRDefault="00DB17E3" w:rsidP="00017304">
      <w:pPr>
        <w:pStyle w:val="ListParagraph"/>
        <w:numPr>
          <w:ilvl w:val="1"/>
          <w:numId w:val="271"/>
        </w:numPr>
        <w:rPr>
          <w:bCs/>
          <w:iCs/>
        </w:rPr>
      </w:pPr>
      <w:r w:rsidRPr="00BC0735">
        <w:rPr>
          <w:bCs/>
          <w:iCs/>
        </w:rPr>
        <w:t>The NB-IoT carrier in the opposite guard-band side and closest to the edge of the LTE carrier</w:t>
      </w:r>
    </w:p>
    <w:p w14:paraId="031D4E0F" w14:textId="77777777" w:rsidR="00DB17E3" w:rsidRPr="00BC0735" w:rsidRDefault="00DB17E3" w:rsidP="00017304">
      <w:pPr>
        <w:pStyle w:val="ListParagraph"/>
        <w:numPr>
          <w:ilvl w:val="1"/>
          <w:numId w:val="271"/>
        </w:numPr>
        <w:rPr>
          <w:bCs/>
          <w:iCs/>
        </w:rPr>
      </w:pPr>
      <w:r w:rsidRPr="00BC0735">
        <w:rPr>
          <w:bCs/>
          <w:iCs/>
        </w:rPr>
        <w:t>The in-band PRB (samePCI=true) at the edge of the LTE carrier and on the same side as the anchor carrier.</w:t>
      </w:r>
    </w:p>
    <w:p w14:paraId="16485105" w14:textId="77777777" w:rsidR="00DB17E3" w:rsidRPr="00BC0735" w:rsidRDefault="00DB17E3" w:rsidP="00017304">
      <w:pPr>
        <w:pStyle w:val="ListParagraph"/>
        <w:numPr>
          <w:ilvl w:val="2"/>
          <w:numId w:val="271"/>
        </w:numPr>
        <w:rPr>
          <w:bCs/>
          <w:iCs/>
        </w:rPr>
      </w:pPr>
      <w:r w:rsidRPr="00BC0735">
        <w:rPr>
          <w:bCs/>
          <w:iCs/>
        </w:rPr>
        <w:t>For 5 MHz and 15 MHz LTE system bandwidth, the offset between the NB-IoT carriers is 45 kHz.</w:t>
      </w:r>
    </w:p>
    <w:p w14:paraId="6F58EFCD" w14:textId="77777777" w:rsidR="00DB17E3" w:rsidRPr="00BC0735" w:rsidRDefault="00DB17E3" w:rsidP="00017304">
      <w:pPr>
        <w:pStyle w:val="ListParagraph"/>
        <w:numPr>
          <w:ilvl w:val="1"/>
          <w:numId w:val="271"/>
        </w:numPr>
        <w:rPr>
          <w:bCs/>
          <w:iCs/>
        </w:rPr>
      </w:pPr>
      <w:r w:rsidRPr="00BC0735">
        <w:rPr>
          <w:bCs/>
          <w:iCs/>
        </w:rPr>
        <w:t>The in-band PRB (samePCI=false) at the edge of the LTE carrier and on the same side as the anchor carrier.</w:t>
      </w:r>
    </w:p>
    <w:p w14:paraId="41F48B27" w14:textId="77777777" w:rsidR="00DB17E3" w:rsidRPr="00BC0735" w:rsidRDefault="00DB17E3" w:rsidP="00017304">
      <w:pPr>
        <w:pStyle w:val="ListParagraph"/>
        <w:numPr>
          <w:ilvl w:val="2"/>
          <w:numId w:val="271"/>
        </w:numPr>
        <w:rPr>
          <w:bCs/>
          <w:iCs/>
        </w:rPr>
      </w:pPr>
      <w:r w:rsidRPr="00BC0735">
        <w:rPr>
          <w:bCs/>
          <w:iCs/>
        </w:rPr>
        <w:t>For 5 MHz and 15 MHz LTE system bandwidth, the offset between the NB-IoT carriers is 45 kHz.</w:t>
      </w:r>
    </w:p>
    <w:p w14:paraId="5D8B1E6C" w14:textId="77777777" w:rsidR="00DB17E3" w:rsidRPr="00BC0735" w:rsidRDefault="00DB17E3" w:rsidP="00017304">
      <w:pPr>
        <w:pStyle w:val="ListParagraph"/>
        <w:numPr>
          <w:ilvl w:val="0"/>
          <w:numId w:val="271"/>
        </w:numPr>
        <w:rPr>
          <w:lang w:eastAsia="ko-KR"/>
        </w:rPr>
      </w:pPr>
      <w:r w:rsidRPr="00BC0735">
        <w:rPr>
          <w:lang w:eastAsia="ko-KR"/>
        </w:rPr>
        <w:t>If non-anchor PRB is in the opposite guard-band side (symmetric guard-band) or in-band samePCI, the LTE bandwidth between 5 and 15MHz or between 10 and 20MHz</w:t>
      </w:r>
    </w:p>
    <w:p w14:paraId="3D1B0B79" w14:textId="77777777" w:rsidR="00DB17E3" w:rsidRPr="00BC0735" w:rsidRDefault="00DB17E3" w:rsidP="00017304">
      <w:pPr>
        <w:pStyle w:val="ListParagraph"/>
        <w:numPr>
          <w:ilvl w:val="0"/>
          <w:numId w:val="271"/>
        </w:numPr>
        <w:rPr>
          <w:lang w:eastAsia="ko-KR"/>
        </w:rPr>
      </w:pPr>
      <w:r w:rsidRPr="00BC0735">
        <w:rPr>
          <w:lang w:eastAsia="ko-KR"/>
        </w:rPr>
        <w:t>For in-band samePCI=false case, the number of LTE CRS ports.</w:t>
      </w:r>
    </w:p>
    <w:p w14:paraId="5193EC8F" w14:textId="77777777" w:rsidR="00DB17E3" w:rsidRPr="00BC0735" w:rsidRDefault="00DB17E3" w:rsidP="00BC0735">
      <w:pPr>
        <w:rPr>
          <w:lang w:val="en-US"/>
        </w:rPr>
      </w:pPr>
    </w:p>
    <w:p w14:paraId="32E70E5B" w14:textId="77777777" w:rsidR="00DB17E3" w:rsidRPr="00BC0735" w:rsidRDefault="00DB17E3" w:rsidP="00BC0735">
      <w:pPr>
        <w:rPr>
          <w:highlight w:val="green"/>
          <w:lang w:val="en-US" w:eastAsia="ja-JP"/>
        </w:rPr>
      </w:pPr>
      <w:r w:rsidRPr="00BC0735">
        <w:rPr>
          <w:highlight w:val="green"/>
          <w:lang w:val="en-US" w:eastAsia="ja-JP"/>
        </w:rPr>
        <w:t>Agreement</w:t>
      </w:r>
    </w:p>
    <w:p w14:paraId="651E7BD1" w14:textId="77777777" w:rsidR="00DB17E3" w:rsidRPr="00BC0735" w:rsidRDefault="00DB17E3" w:rsidP="00BC0735">
      <w:r w:rsidRPr="00BC0735">
        <w:t>For standalone anchors, the frequency offset between anchor and SIB1-NB non-anchor carrier is up to RAN4.</w:t>
      </w:r>
    </w:p>
    <w:p w14:paraId="5D80FB0F" w14:textId="77777777" w:rsidR="00DB17E3" w:rsidRPr="00BC0735" w:rsidRDefault="00DB17E3" w:rsidP="00BC0735">
      <w:pPr>
        <w:rPr>
          <w:rFonts w:eastAsiaTheme="minorEastAsia"/>
          <w:lang w:eastAsia="ja-JP"/>
        </w:rPr>
      </w:pPr>
      <w:r w:rsidRPr="00BC0735">
        <w:rPr>
          <w:rFonts w:eastAsiaTheme="minorEastAsia"/>
          <w:lang w:eastAsia="ja-JP"/>
        </w:rPr>
        <w:t>Note: there is no RAN1 specification impact.</w:t>
      </w:r>
    </w:p>
    <w:p w14:paraId="382C4B23" w14:textId="77777777" w:rsidR="00DB17E3" w:rsidRPr="00BC0735" w:rsidRDefault="00DB17E3" w:rsidP="00BC0735"/>
    <w:p w14:paraId="164B4BA5" w14:textId="77777777" w:rsidR="00DB17E3" w:rsidRPr="00BC0735" w:rsidRDefault="00DB17E3" w:rsidP="00BC0735">
      <w:pPr>
        <w:rPr>
          <w:lang w:eastAsia="ja-JP"/>
        </w:rPr>
      </w:pPr>
      <w:r w:rsidRPr="00BC0735">
        <w:rPr>
          <w:highlight w:val="green"/>
          <w:lang w:eastAsia="ja-JP"/>
        </w:rPr>
        <w:t>Agreement</w:t>
      </w:r>
    </w:p>
    <w:p w14:paraId="11D65CC1" w14:textId="77777777" w:rsidR="00DB17E3" w:rsidRPr="00BC0735" w:rsidRDefault="00DB17E3" w:rsidP="00017304">
      <w:pPr>
        <w:pStyle w:val="ListParagraph"/>
        <w:numPr>
          <w:ilvl w:val="0"/>
          <w:numId w:val="272"/>
        </w:numPr>
        <w:rPr>
          <w:bCs/>
          <w:u w:val="single"/>
        </w:rPr>
      </w:pPr>
      <w:r w:rsidRPr="00BC0735">
        <w:rPr>
          <w:bCs/>
          <w:lang w:eastAsia="zh-CN"/>
        </w:rPr>
        <w:t>For an anchor carrier, b</w:t>
      </w:r>
      <w:r w:rsidRPr="00BC0735">
        <w:t xml:space="preserve">efore obtaining the operation mode information (MIB-NB), the UE may assume NRSs are transmitted in SF #9 and SF #0 not containing NSSS. </w:t>
      </w:r>
    </w:p>
    <w:p w14:paraId="67B11122" w14:textId="77777777" w:rsidR="00DB17E3" w:rsidRPr="00BC0735" w:rsidRDefault="00DB17E3" w:rsidP="00017304">
      <w:pPr>
        <w:pStyle w:val="ListParagraph"/>
        <w:numPr>
          <w:ilvl w:val="0"/>
          <w:numId w:val="272"/>
        </w:numPr>
        <w:rPr>
          <w:lang w:eastAsia="zh-CN"/>
        </w:rPr>
      </w:pPr>
      <w:r w:rsidRPr="00BC0735">
        <w:rPr>
          <w:lang w:eastAsia="zh-CN"/>
        </w:rPr>
        <w:t>On an anchor carrier for SIB1-NB, before the UE obtains SIB1-NB, the UE may assume NRSs are transmitted in SF#0 not containing NSSS, SF #9, and SF #4 if SF #4 is configured for SIB1-NB transmission. After the UE obtains SIB1-NB, the UE may assume NRS are also transmitted in any other valid DL subframe, including special subframe in which NRS is supported</w:t>
      </w:r>
    </w:p>
    <w:p w14:paraId="0EEB27F6" w14:textId="77777777" w:rsidR="00DB17E3" w:rsidRPr="00BC0735" w:rsidRDefault="00DB17E3" w:rsidP="00017304">
      <w:pPr>
        <w:pStyle w:val="ListParagraph"/>
        <w:numPr>
          <w:ilvl w:val="0"/>
          <w:numId w:val="272"/>
        </w:numPr>
        <w:rPr>
          <w:lang w:eastAsia="zh-CN"/>
        </w:rPr>
      </w:pPr>
      <w:r w:rsidRPr="00BC0735">
        <w:t>On a non-anchor carrier for SIB1-NB, the UE may assume NRS are transmitted in SF #0 and SF #5 before the UE obtains SIB1-NB.</w:t>
      </w:r>
    </w:p>
    <w:p w14:paraId="6E68BD57" w14:textId="77777777" w:rsidR="00DB17E3" w:rsidRPr="00BC0735" w:rsidRDefault="00DB17E3" w:rsidP="00BC0735">
      <w:pPr>
        <w:rPr>
          <w:lang w:eastAsia="ja-JP"/>
        </w:rPr>
      </w:pPr>
    </w:p>
    <w:p w14:paraId="43349C8E" w14:textId="77777777" w:rsidR="00DB17E3" w:rsidRPr="00BC0735" w:rsidRDefault="00DB17E3" w:rsidP="00BC0735">
      <w:pPr>
        <w:rPr>
          <w:lang w:eastAsia="ja-JP"/>
        </w:rPr>
      </w:pPr>
      <w:r w:rsidRPr="00BC0735">
        <w:rPr>
          <w:highlight w:val="green"/>
          <w:lang w:eastAsia="ja-JP"/>
        </w:rPr>
        <w:t>Agreement</w:t>
      </w:r>
    </w:p>
    <w:p w14:paraId="5466C76E" w14:textId="77777777" w:rsidR="00DB17E3" w:rsidRPr="00BC0735" w:rsidRDefault="00DB17E3" w:rsidP="00BC0735">
      <w:pPr>
        <w:rPr>
          <w:lang w:eastAsia="ja-JP"/>
        </w:rPr>
      </w:pPr>
      <w:r w:rsidRPr="00BC0735">
        <w:rPr>
          <w:lang w:eastAsia="ja-JP"/>
        </w:rPr>
        <w:t>Special subframes are not used for NPRS transmission in TDD NB-IoT.</w:t>
      </w:r>
    </w:p>
    <w:p w14:paraId="05FDAA9F" w14:textId="77777777" w:rsidR="00DB17E3" w:rsidRPr="00BC0735" w:rsidRDefault="00DB17E3" w:rsidP="00BC0735"/>
    <w:p w14:paraId="6F873933" w14:textId="77777777" w:rsidR="00DB17E3" w:rsidRPr="00BC0735" w:rsidRDefault="00DB17E3" w:rsidP="00BC0735">
      <w:pPr>
        <w:rPr>
          <w:szCs w:val="20"/>
          <w:lang w:eastAsia="ja-JP"/>
        </w:rPr>
      </w:pPr>
      <w:r w:rsidRPr="00BC0735">
        <w:rPr>
          <w:szCs w:val="20"/>
          <w:highlight w:val="green"/>
          <w:lang w:eastAsia="ja-JP"/>
        </w:rPr>
        <w:t>Agreement</w:t>
      </w:r>
    </w:p>
    <w:p w14:paraId="31AA5682" w14:textId="77777777" w:rsidR="00DB17E3" w:rsidRPr="00BC0735" w:rsidRDefault="00DB17E3" w:rsidP="00BC0735">
      <w:pPr>
        <w:rPr>
          <w:szCs w:val="20"/>
        </w:rPr>
      </w:pPr>
      <w:r w:rsidRPr="00BC0735">
        <w:rPr>
          <w:szCs w:val="20"/>
        </w:rPr>
        <w:t>In normal DL subframes that are used for NPRS transmission, the NPRS generation is the same as NB-IoT FDD, including any revised NPRS introduced in FDD Rel-14.</w:t>
      </w:r>
    </w:p>
    <w:p w14:paraId="6EC5922A" w14:textId="77777777" w:rsidR="00DB17E3" w:rsidRPr="00BC0735" w:rsidRDefault="00DB17E3" w:rsidP="00BC0735"/>
    <w:p w14:paraId="2C854667" w14:textId="77777777" w:rsidR="00DB17E3" w:rsidRPr="00BC0735" w:rsidRDefault="00DB17E3" w:rsidP="00BC0735">
      <w:pPr>
        <w:rPr>
          <w:lang w:eastAsia="ja-JP"/>
        </w:rPr>
      </w:pPr>
      <w:r w:rsidRPr="00BC0735">
        <w:rPr>
          <w:highlight w:val="green"/>
          <w:lang w:eastAsia="ja-JP"/>
        </w:rPr>
        <w:t>Agreement</w:t>
      </w:r>
    </w:p>
    <w:p w14:paraId="0FEA9BB0" w14:textId="77777777" w:rsidR="00DB17E3" w:rsidRPr="00BC0735" w:rsidRDefault="00DB17E3" w:rsidP="00BC0735">
      <w:pPr>
        <w:rPr>
          <w:szCs w:val="20"/>
          <w:lang w:eastAsia="zh-CN"/>
        </w:rPr>
      </w:pPr>
      <w:r w:rsidRPr="00BC0735">
        <w:rPr>
          <w:szCs w:val="20"/>
          <w:lang w:eastAsia="zh-CN"/>
        </w:rPr>
        <w:t>The Part A NPRS configuration in TDD NB-IoT is the same as FDD, except the bitmap length:</w:t>
      </w:r>
    </w:p>
    <w:p w14:paraId="3663603E" w14:textId="2E58B753" w:rsidR="00DB17E3" w:rsidRPr="00BC0735" w:rsidRDefault="00A867C6" w:rsidP="00017304">
      <w:pPr>
        <w:pStyle w:val="ListParagraph"/>
        <w:numPr>
          <w:ilvl w:val="0"/>
          <w:numId w:val="273"/>
        </w:numPr>
        <w:rPr>
          <w:lang w:eastAsia="zh-CN"/>
        </w:rPr>
      </w:pPr>
      <w:r>
        <w:rPr>
          <w:lang w:eastAsia="zh-CN"/>
        </w:rPr>
        <w:t xml:space="preserve">8 </w:t>
      </w:r>
      <w:r w:rsidR="00DB17E3" w:rsidRPr="00BC0735">
        <w:rPr>
          <w:lang w:eastAsia="zh-CN"/>
        </w:rPr>
        <w:t xml:space="preserve">bits for 10 ms, 32 bits for 40 ms, assuming subframe #1 and #2 are always not used for NPRS. </w:t>
      </w:r>
    </w:p>
    <w:p w14:paraId="1D6FF1EF" w14:textId="77777777" w:rsidR="00DB17E3" w:rsidRPr="00BC0735" w:rsidRDefault="00DB17E3" w:rsidP="00BC0735"/>
    <w:p w14:paraId="6AA11545" w14:textId="77777777" w:rsidR="00DB17E3" w:rsidRPr="00BC0735" w:rsidRDefault="00DB17E3" w:rsidP="00BC0735">
      <w:pPr>
        <w:rPr>
          <w:lang w:eastAsia="ja-JP"/>
        </w:rPr>
      </w:pPr>
      <w:r w:rsidRPr="00BC0735">
        <w:rPr>
          <w:highlight w:val="green"/>
          <w:lang w:eastAsia="ja-JP"/>
        </w:rPr>
        <w:t>Agreement</w:t>
      </w:r>
    </w:p>
    <w:p w14:paraId="40B9E1CA" w14:textId="77777777" w:rsidR="00DB17E3" w:rsidRPr="00A867C6" w:rsidRDefault="00DB17E3" w:rsidP="00017304">
      <w:pPr>
        <w:pStyle w:val="ListParagraph"/>
        <w:numPr>
          <w:ilvl w:val="0"/>
          <w:numId w:val="273"/>
        </w:numPr>
        <w:rPr>
          <w:i/>
        </w:rPr>
      </w:pPr>
      <w:r w:rsidRPr="00BC0735">
        <w:t>For TDD NB-IoT, Part B OTDOA configuration is:</w:t>
      </w:r>
    </w:p>
    <w:p w14:paraId="3617E789" w14:textId="77777777" w:rsidR="00DB17E3" w:rsidRPr="00A867C6" w:rsidRDefault="00DB17E3" w:rsidP="00017304">
      <w:pPr>
        <w:pStyle w:val="ListParagraph"/>
        <w:numPr>
          <w:ilvl w:val="1"/>
          <w:numId w:val="273"/>
        </w:numPr>
        <w:rPr>
          <w:i/>
        </w:rPr>
      </w:pPr>
      <w:r w:rsidRPr="00A867C6">
        <w:rPr>
          <w:i/>
          <w:lang w:eastAsia="zh-CN"/>
        </w:rPr>
        <w:t xml:space="preserve">Extend the value of </w:t>
      </w:r>
      <w:r w:rsidRPr="00BC0735">
        <w:rPr>
          <w:position w:val="-12"/>
        </w:rPr>
        <w:object w:dxaOrig="619" w:dyaOrig="359" w14:anchorId="7C0FB59B">
          <v:shape id="对象 18" o:spid="_x0000_i1028" type="#_x0000_t75" style="width:30.6pt;height:18pt;mso-position-horizontal-relative:page;mso-position-vertical-relative:page" o:ole="">
            <v:imagedata r:id="rId556" o:title=""/>
          </v:shape>
          <o:OLEObject Type="Embed" ProgID="Equation.DSMT4" ShapeID="对象 18" DrawAspect="Content" ObjectID="_1596006097" r:id="rId557"/>
        </w:object>
      </w:r>
      <w:r w:rsidRPr="00A867C6">
        <w:rPr>
          <w:i/>
          <w:lang w:eastAsia="zh-CN"/>
        </w:rPr>
        <w:t xml:space="preserve"> to {40, 80, 160, 320, 640, 1280, 2560} subframes</w:t>
      </w:r>
    </w:p>
    <w:p w14:paraId="4E1A54DA" w14:textId="77777777" w:rsidR="00DB17E3" w:rsidRPr="00A867C6" w:rsidRDefault="00DB17E3" w:rsidP="00017304">
      <w:pPr>
        <w:pStyle w:val="ListParagraph"/>
        <w:numPr>
          <w:ilvl w:val="1"/>
          <w:numId w:val="273"/>
        </w:numPr>
        <w:rPr>
          <w:i/>
        </w:rPr>
      </w:pPr>
      <w:r w:rsidRPr="00A867C6">
        <w:rPr>
          <w:i/>
          <w:lang w:eastAsia="zh-CN"/>
        </w:rPr>
        <w:t xml:space="preserve">Extend the value of </w:t>
      </w:r>
      <w:r w:rsidRPr="00BC0735">
        <w:rPr>
          <w:position w:val="-12"/>
        </w:rPr>
        <w:object w:dxaOrig="539" w:dyaOrig="359" w14:anchorId="01B6EB08">
          <v:shape id="对象 19" o:spid="_x0000_i1029" type="#_x0000_t75" style="width:27.6pt;height:18pt;mso-position-horizontal-relative:page;mso-position-vertical-relative:page" o:ole="">
            <v:imagedata r:id="rId558" o:title=""/>
          </v:shape>
          <o:OLEObject Type="Embed" ProgID="Equation.DSMT4" ShapeID="对象 19" DrawAspect="Content" ObjectID="_1596006098" r:id="rId559"/>
        </w:object>
      </w:r>
      <w:r w:rsidRPr="00A867C6">
        <w:rPr>
          <w:i/>
          <w:lang w:eastAsia="zh-CN"/>
        </w:rPr>
        <w:t xml:space="preserve"> to {160, 320, 640, 1280, 2560} ms</w:t>
      </w:r>
    </w:p>
    <w:p w14:paraId="6336001E" w14:textId="77777777" w:rsidR="00DB17E3" w:rsidRPr="00A867C6" w:rsidRDefault="00DB17E3" w:rsidP="00017304">
      <w:pPr>
        <w:pStyle w:val="ListParagraph"/>
        <w:numPr>
          <w:ilvl w:val="1"/>
          <w:numId w:val="273"/>
        </w:numPr>
        <w:rPr>
          <w:bCs/>
        </w:rPr>
      </w:pPr>
      <w:r w:rsidRPr="00BC0735">
        <w:rPr>
          <w:position w:val="-12"/>
        </w:rPr>
        <w:object w:dxaOrig="579" w:dyaOrig="359" w14:anchorId="61633EC9">
          <v:shape id="对象 20" o:spid="_x0000_i1030" type="#_x0000_t75" style="width:29.4pt;height:18pt;mso-position-horizontal-relative:page;mso-position-vertical-relative:page" o:ole="">
            <v:imagedata r:id="rId560" o:title=""/>
          </v:shape>
          <o:OLEObject Type="Embed" ProgID="Equation.DSMT4" ShapeID="对象 20" DrawAspect="Content" ObjectID="_1596006099" r:id="rId561"/>
        </w:object>
      </w:r>
      <w:r w:rsidRPr="00A867C6">
        <w:rPr>
          <w:i/>
        </w:rPr>
        <w:t xml:space="preserve"> </w:t>
      </w:r>
      <w:r w:rsidRPr="00A867C6">
        <w:rPr>
          <w:i/>
          <w:lang w:eastAsia="zh-CN"/>
        </w:rPr>
        <w:t>is the same as FDD</w:t>
      </w:r>
    </w:p>
    <w:p w14:paraId="29AF5F55" w14:textId="77777777" w:rsidR="00DB17E3" w:rsidRPr="00BC0735" w:rsidRDefault="00DB17E3" w:rsidP="00BC0735"/>
    <w:p w14:paraId="47E910F3" w14:textId="77777777" w:rsidR="00DB17E3" w:rsidRPr="00BC0735" w:rsidRDefault="00DB17E3" w:rsidP="00BC0735">
      <w:pPr>
        <w:rPr>
          <w:lang w:val="en-US" w:eastAsia="ja-JP"/>
        </w:rPr>
      </w:pPr>
      <w:r w:rsidRPr="00BC0735">
        <w:rPr>
          <w:highlight w:val="green"/>
          <w:lang w:val="en-US" w:eastAsia="ja-JP"/>
        </w:rPr>
        <w:t>Agreement</w:t>
      </w:r>
    </w:p>
    <w:p w14:paraId="533C28A5" w14:textId="77777777" w:rsidR="00DB17E3" w:rsidRPr="00BC0735" w:rsidRDefault="00DB17E3" w:rsidP="00BC0735">
      <w:pPr>
        <w:rPr>
          <w:bCs/>
          <w:lang w:eastAsia="zh-CN"/>
        </w:rPr>
      </w:pPr>
      <w:r w:rsidRPr="00BC0735">
        <w:rPr>
          <w:bCs/>
          <w:lang w:eastAsia="zh-CN"/>
        </w:rPr>
        <w:t xml:space="preserve">For NPDSCH without repetition, rate matching is used for RE mapping in the special subframe. </w:t>
      </w:r>
    </w:p>
    <w:p w14:paraId="45F03123" w14:textId="77777777" w:rsidR="00DB17E3" w:rsidRPr="00BC0735" w:rsidRDefault="00DB17E3" w:rsidP="00BC0735">
      <w:pPr>
        <w:rPr>
          <w:lang w:val="en-US" w:eastAsia="ja-JP"/>
        </w:rPr>
      </w:pPr>
    </w:p>
    <w:p w14:paraId="6A78E7BE" w14:textId="77777777" w:rsidR="00DB17E3" w:rsidRPr="00BC0735" w:rsidRDefault="00DB17E3" w:rsidP="00BC0735">
      <w:pPr>
        <w:rPr>
          <w:lang w:val="en-US" w:eastAsia="ja-JP"/>
        </w:rPr>
      </w:pPr>
      <w:r w:rsidRPr="00BC0735">
        <w:rPr>
          <w:highlight w:val="green"/>
          <w:lang w:val="en-US" w:eastAsia="ja-JP"/>
        </w:rPr>
        <w:t>Agreement</w:t>
      </w:r>
    </w:p>
    <w:p w14:paraId="3B5F504C" w14:textId="77777777" w:rsidR="00DB17E3" w:rsidRPr="00A867C6" w:rsidRDefault="00DB17E3" w:rsidP="00017304">
      <w:pPr>
        <w:pStyle w:val="ListParagraph"/>
        <w:numPr>
          <w:ilvl w:val="0"/>
          <w:numId w:val="273"/>
        </w:numPr>
        <w:rPr>
          <w:bCs/>
          <w:lang w:eastAsia="zh-CN"/>
        </w:rPr>
      </w:pPr>
      <w:r w:rsidRPr="00A867C6">
        <w:rPr>
          <w:bCs/>
          <w:lang w:eastAsia="zh-CN"/>
        </w:rPr>
        <w:t xml:space="preserve">For NPDSCH with repetition/cyclic repetition, </w:t>
      </w:r>
    </w:p>
    <w:p w14:paraId="52983924" w14:textId="77777777" w:rsidR="00DB17E3" w:rsidRPr="00A867C6" w:rsidRDefault="00DB17E3" w:rsidP="00017304">
      <w:pPr>
        <w:pStyle w:val="ListParagraph"/>
        <w:numPr>
          <w:ilvl w:val="1"/>
          <w:numId w:val="273"/>
        </w:numPr>
        <w:rPr>
          <w:bCs/>
          <w:lang w:eastAsia="zh-CN"/>
        </w:rPr>
      </w:pPr>
      <w:r w:rsidRPr="00A867C6">
        <w:rPr>
          <w:bCs/>
          <w:lang w:eastAsia="zh-CN"/>
        </w:rPr>
        <w:t xml:space="preserve">The resource mapping in special subframe follows the regular full DL subframe, with the transmission on remaining symbols that are not part of DwPTS being punctured. </w:t>
      </w:r>
    </w:p>
    <w:p w14:paraId="34D5097F" w14:textId="77777777" w:rsidR="00DB17E3" w:rsidRPr="00A867C6" w:rsidRDefault="00DB17E3" w:rsidP="00017304">
      <w:pPr>
        <w:pStyle w:val="ListParagraph"/>
        <w:numPr>
          <w:ilvl w:val="2"/>
          <w:numId w:val="273"/>
        </w:numPr>
        <w:rPr>
          <w:bCs/>
          <w:lang w:eastAsia="zh-CN"/>
        </w:rPr>
      </w:pPr>
      <w:r w:rsidRPr="00A867C6">
        <w:rPr>
          <w:bCs/>
        </w:rPr>
        <w:t>NPDSCH is punctured by NRS REs</w:t>
      </w:r>
    </w:p>
    <w:p w14:paraId="6BDA2ACB" w14:textId="77777777" w:rsidR="00DB17E3" w:rsidRPr="00A867C6" w:rsidRDefault="00DB17E3" w:rsidP="00017304">
      <w:pPr>
        <w:pStyle w:val="ListParagraph"/>
        <w:numPr>
          <w:ilvl w:val="1"/>
          <w:numId w:val="273"/>
        </w:numPr>
        <w:rPr>
          <w:bCs/>
          <w:lang w:eastAsia="zh-CN"/>
        </w:rPr>
      </w:pPr>
      <w:r w:rsidRPr="00A867C6">
        <w:rPr>
          <w:bCs/>
          <w:lang w:eastAsia="zh-CN"/>
        </w:rPr>
        <w:t>Valid special subframes are counted for number of NPDSCH repetitions</w:t>
      </w:r>
    </w:p>
    <w:p w14:paraId="2BA8AFE6" w14:textId="77777777" w:rsidR="00DB17E3" w:rsidRPr="00BC0735" w:rsidRDefault="00DB17E3" w:rsidP="00BC0735">
      <w:pPr>
        <w:rPr>
          <w:lang w:eastAsia="ja-JP"/>
        </w:rPr>
      </w:pPr>
    </w:p>
    <w:p w14:paraId="0170D1AA" w14:textId="77777777" w:rsidR="00DB17E3" w:rsidRPr="00BC0735" w:rsidRDefault="00DB17E3" w:rsidP="00BC0735">
      <w:pPr>
        <w:rPr>
          <w:lang w:val="en-US" w:eastAsia="ja-JP"/>
        </w:rPr>
      </w:pPr>
      <w:r w:rsidRPr="00BC0735">
        <w:rPr>
          <w:highlight w:val="green"/>
          <w:lang w:val="en-US" w:eastAsia="ja-JP"/>
        </w:rPr>
        <w:t>Agreement</w:t>
      </w:r>
    </w:p>
    <w:p w14:paraId="602828B1" w14:textId="52A8CFE8" w:rsidR="00DB17E3" w:rsidRPr="00BC0735" w:rsidRDefault="00DB17E3" w:rsidP="00017304">
      <w:pPr>
        <w:pStyle w:val="ListParagraph"/>
        <w:numPr>
          <w:ilvl w:val="0"/>
          <w:numId w:val="273"/>
        </w:numPr>
        <w:rPr>
          <w:lang w:eastAsia="zh-CN"/>
        </w:rPr>
      </w:pPr>
      <w:r w:rsidRPr="00BC0735">
        <w:rPr>
          <w:lang w:eastAsia="zh-CN"/>
        </w:rPr>
        <w:t xml:space="preserve">For </w:t>
      </w:r>
      <w:r w:rsidRPr="00A867C6">
        <w:rPr>
          <w:rFonts w:eastAsia="DengXian"/>
          <w:bCs/>
          <w:iCs/>
          <w:lang w:eastAsia="zh-CN"/>
        </w:rPr>
        <w:t xml:space="preserve">NPDCCH candidates without repetition, </w:t>
      </w:r>
      <w:r w:rsidRPr="00BC0735">
        <w:rPr>
          <w:lang w:eastAsia="zh-CN"/>
        </w:rPr>
        <w:t>the rate matching per NPDCCH in a special subframe is done according to the available REs within DwPTS in each transmission subframe</w:t>
      </w:r>
      <w:r w:rsidR="00A867C6">
        <w:rPr>
          <w:lang w:eastAsia="zh-CN"/>
        </w:rPr>
        <w:t>.</w:t>
      </w:r>
    </w:p>
    <w:p w14:paraId="7FAE0882" w14:textId="683533D8" w:rsidR="00DB17E3" w:rsidRPr="00A867C6" w:rsidRDefault="00DB17E3" w:rsidP="00017304">
      <w:pPr>
        <w:pStyle w:val="ListParagraph"/>
        <w:numPr>
          <w:ilvl w:val="0"/>
          <w:numId w:val="273"/>
        </w:numPr>
        <w:rPr>
          <w:bCs/>
          <w:lang w:eastAsia="zh-CN"/>
        </w:rPr>
      </w:pPr>
      <w:r w:rsidRPr="00A867C6">
        <w:rPr>
          <w:bCs/>
          <w:lang w:eastAsia="zh-CN"/>
        </w:rPr>
        <w:lastRenderedPageBreak/>
        <w:t xml:space="preserve">For NPDCCH candidates with repetitions, the rate matching in special subframe follows the regular full DL subframe, with the transmission on remaining symbols that are not </w:t>
      </w:r>
      <w:r w:rsidR="00A867C6">
        <w:rPr>
          <w:bCs/>
          <w:lang w:eastAsia="zh-CN"/>
        </w:rPr>
        <w:t>part of DwPTS being punctured.</w:t>
      </w:r>
    </w:p>
    <w:p w14:paraId="52895258" w14:textId="77777777" w:rsidR="00DB17E3" w:rsidRPr="00BC0735" w:rsidRDefault="00DB17E3" w:rsidP="00BC0735">
      <w:pPr>
        <w:rPr>
          <w:rFonts w:eastAsia="DengXian"/>
          <w:bCs/>
          <w:lang w:eastAsia="zh-CN"/>
        </w:rPr>
      </w:pPr>
    </w:p>
    <w:p w14:paraId="7928E231" w14:textId="77777777" w:rsidR="00DB17E3" w:rsidRPr="00BC0735" w:rsidRDefault="00DB17E3" w:rsidP="00BC0735">
      <w:pPr>
        <w:rPr>
          <w:bCs/>
          <w:lang w:eastAsia="ja-JP"/>
        </w:rPr>
      </w:pPr>
      <w:r w:rsidRPr="00BC0735">
        <w:rPr>
          <w:bCs/>
          <w:highlight w:val="green"/>
          <w:lang w:eastAsia="ja-JP"/>
        </w:rPr>
        <w:t>Agreement</w:t>
      </w:r>
    </w:p>
    <w:p w14:paraId="307A650B" w14:textId="77777777" w:rsidR="00DB17E3" w:rsidRPr="00BC0735" w:rsidRDefault="00DB17E3" w:rsidP="00017304">
      <w:pPr>
        <w:pStyle w:val="ListParagraph"/>
        <w:numPr>
          <w:ilvl w:val="0"/>
          <w:numId w:val="274"/>
        </w:numPr>
      </w:pPr>
      <w:r w:rsidRPr="00BC0735">
        <w:t xml:space="preserve">For NPDCCH USS and Type 2 CSS, </w:t>
      </w:r>
    </w:p>
    <w:p w14:paraId="6283188E" w14:textId="77777777" w:rsidR="00DB17E3" w:rsidRPr="00BC0735" w:rsidRDefault="00DB17E3" w:rsidP="00017304">
      <w:pPr>
        <w:pStyle w:val="ListParagraph"/>
        <w:numPr>
          <w:ilvl w:val="1"/>
          <w:numId w:val="274"/>
        </w:numPr>
      </w:pPr>
      <w:r w:rsidRPr="00BC0735">
        <w:t>the modified value of G is {4, 8, 16, 32, 48, 64, 96, 128}</w:t>
      </w:r>
    </w:p>
    <w:p w14:paraId="5A51FD50" w14:textId="77777777" w:rsidR="00DB17E3" w:rsidRPr="00BC0735" w:rsidRDefault="00DB17E3" w:rsidP="00017304">
      <w:pPr>
        <w:pStyle w:val="ListParagraph"/>
        <w:numPr>
          <w:ilvl w:val="1"/>
          <w:numId w:val="274"/>
        </w:numPr>
      </w:pPr>
      <w:r w:rsidRPr="00BC0735">
        <w:t xml:space="preserve">the value set of </w:t>
      </w:r>
      <w:r w:rsidRPr="00BC0735">
        <w:rPr>
          <w:noProof/>
          <w:position w:val="-14"/>
          <w:lang w:eastAsia="en-GB"/>
        </w:rPr>
        <w:drawing>
          <wp:inline distT="0" distB="0" distL="0" distR="0" wp14:anchorId="4EAF8F3C" wp14:editId="4016CC5C">
            <wp:extent cx="343535" cy="243205"/>
            <wp:effectExtent l="0" t="0" r="0" b="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562" cstate="print">
                      <a:extLst>
                        <a:ext uri="{28A0092B-C50C-407E-A947-70E740481C1C}">
                          <a14:useLocalDpi xmlns:a14="http://schemas.microsoft.com/office/drawing/2010/main" val="0"/>
                        </a:ext>
                      </a:extLst>
                    </a:blip>
                    <a:srcRect/>
                    <a:stretch>
                      <a:fillRect/>
                    </a:stretch>
                  </pic:blipFill>
                  <pic:spPr bwMode="auto">
                    <a:xfrm>
                      <a:off x="0" y="0"/>
                      <a:ext cx="343535" cy="243205"/>
                    </a:xfrm>
                    <a:prstGeom prst="rect">
                      <a:avLst/>
                    </a:prstGeom>
                    <a:noFill/>
                    <a:ln>
                      <a:noFill/>
                    </a:ln>
                  </pic:spPr>
                </pic:pic>
              </a:graphicData>
            </a:graphic>
          </wp:inline>
        </w:drawing>
      </w:r>
      <w:r w:rsidRPr="00BC0735">
        <w:t xml:space="preserve"> for FDD is resued in TDD NB-IoT.</w:t>
      </w:r>
    </w:p>
    <w:p w14:paraId="166FDE53" w14:textId="77777777" w:rsidR="00DB17E3" w:rsidRPr="00BC0735" w:rsidRDefault="00DB17E3" w:rsidP="00BC0735">
      <w:pPr>
        <w:rPr>
          <w:rFonts w:eastAsia="DengXian"/>
          <w:bCs/>
          <w:lang w:eastAsia="zh-CN"/>
        </w:rPr>
      </w:pPr>
    </w:p>
    <w:p w14:paraId="5CB0DE15" w14:textId="77777777" w:rsidR="00DB17E3" w:rsidRPr="00BC0735" w:rsidRDefault="00DB17E3" w:rsidP="00BC0735">
      <w:pPr>
        <w:rPr>
          <w:bCs/>
          <w:highlight w:val="yellow"/>
          <w:lang w:eastAsia="ja-JP"/>
        </w:rPr>
      </w:pPr>
      <w:r w:rsidRPr="00BC0735">
        <w:rPr>
          <w:bCs/>
          <w:highlight w:val="green"/>
          <w:lang w:eastAsia="ja-JP"/>
        </w:rPr>
        <w:t>Agreement</w:t>
      </w:r>
    </w:p>
    <w:p w14:paraId="0844B3DC" w14:textId="77777777" w:rsidR="00DB17E3" w:rsidRPr="00BC0735" w:rsidRDefault="00DB17E3" w:rsidP="00BC0735">
      <w:pPr>
        <w:rPr>
          <w:bCs/>
          <w:lang w:eastAsia="ja-JP"/>
        </w:rPr>
      </w:pPr>
      <w:r w:rsidRPr="00BC0735">
        <w:rPr>
          <w:bCs/>
          <w:lang w:eastAsia="ja-JP"/>
        </w:rPr>
        <w:t xml:space="preserve">Confirm the working assumption at the 3GPP RAN1#92 meeting as </w:t>
      </w:r>
    </w:p>
    <w:p w14:paraId="4EB4A56F" w14:textId="77777777" w:rsidR="00DB17E3" w:rsidRPr="00A867C6" w:rsidRDefault="00DB17E3" w:rsidP="00017304">
      <w:pPr>
        <w:pStyle w:val="ListParagraph"/>
        <w:numPr>
          <w:ilvl w:val="0"/>
          <w:numId w:val="274"/>
        </w:numPr>
        <w:rPr>
          <w:bCs/>
          <w:lang w:eastAsia="zh-CN"/>
        </w:rPr>
      </w:pPr>
      <w:r w:rsidRPr="00A867C6">
        <w:rPr>
          <w:bCs/>
          <w:lang w:eastAsia="zh-CN"/>
        </w:rPr>
        <w:t>For NPDCCH:</w:t>
      </w:r>
      <w:r w:rsidRPr="00A867C6">
        <w:rPr>
          <w:bCs/>
          <w:lang w:eastAsia="zh-CN"/>
        </w:rPr>
        <w:tab/>
      </w:r>
    </w:p>
    <w:p w14:paraId="033B7B1B" w14:textId="77777777" w:rsidR="00DB17E3" w:rsidRPr="00A867C6" w:rsidRDefault="00DB17E3" w:rsidP="00017304">
      <w:pPr>
        <w:pStyle w:val="ListParagraph"/>
        <w:numPr>
          <w:ilvl w:val="1"/>
          <w:numId w:val="274"/>
        </w:numPr>
        <w:rPr>
          <w:bCs/>
          <w:lang w:eastAsia="zh-CN"/>
        </w:rPr>
      </w:pPr>
      <w:r w:rsidRPr="00A867C6">
        <w:rPr>
          <w:bCs/>
          <w:lang w:eastAsia="zh-CN"/>
        </w:rPr>
        <w:t xml:space="preserve">Transmission in DwPTS is supported for in-band when </w:t>
      </w:r>
      <w:r w:rsidRPr="00A867C6">
        <w:rPr>
          <w:bCs/>
        </w:rPr>
        <w:t xml:space="preserve">the number of OFDM symbols </w:t>
      </w:r>
      <w:r w:rsidRPr="00A867C6">
        <w:rPr>
          <w:bCs/>
          <w:lang w:eastAsia="zh-CN"/>
        </w:rPr>
        <w:t xml:space="preserve">in DwPTS </w:t>
      </w:r>
      <w:r w:rsidRPr="00A867C6">
        <w:rPr>
          <w:bCs/>
        </w:rPr>
        <w:t xml:space="preserve">is greater than </w:t>
      </w:r>
      <w:r w:rsidRPr="00A867C6">
        <w:rPr>
          <w:bCs/>
          <w:lang w:eastAsia="zh-CN"/>
        </w:rPr>
        <w:t xml:space="preserve">3. </w:t>
      </w:r>
    </w:p>
    <w:p w14:paraId="1BEE5DE1" w14:textId="77777777" w:rsidR="00DB17E3" w:rsidRPr="00A867C6" w:rsidRDefault="00DB17E3" w:rsidP="00017304">
      <w:pPr>
        <w:pStyle w:val="ListParagraph"/>
        <w:numPr>
          <w:ilvl w:val="2"/>
          <w:numId w:val="274"/>
        </w:numPr>
        <w:rPr>
          <w:bCs/>
          <w:strike/>
          <w:lang w:eastAsia="zh-CN"/>
        </w:rPr>
      </w:pPr>
      <w:r w:rsidRPr="00A867C6">
        <w:rPr>
          <w:bCs/>
          <w:strike/>
          <w:lang w:eastAsia="zh-CN"/>
        </w:rPr>
        <w:t>All DwPTS configurations are supported for NPDCCH</w:t>
      </w:r>
    </w:p>
    <w:p w14:paraId="22943485" w14:textId="77777777" w:rsidR="00DB17E3" w:rsidRPr="00A867C6" w:rsidRDefault="00DB17E3" w:rsidP="00017304">
      <w:pPr>
        <w:pStyle w:val="ListParagraph"/>
        <w:numPr>
          <w:ilvl w:val="1"/>
          <w:numId w:val="274"/>
        </w:numPr>
        <w:rPr>
          <w:bCs/>
          <w:lang w:eastAsia="zh-CN"/>
        </w:rPr>
      </w:pPr>
      <w:r w:rsidRPr="00A867C6">
        <w:rPr>
          <w:bCs/>
          <w:lang w:eastAsia="zh-CN"/>
        </w:rPr>
        <w:t xml:space="preserve">Transmission in DwPTS is supported for guard-band and standalone for all DwPTS configurations. </w:t>
      </w:r>
    </w:p>
    <w:p w14:paraId="2AAF8A24" w14:textId="77777777" w:rsidR="00DB17E3" w:rsidRPr="00BC0735" w:rsidRDefault="00DB17E3" w:rsidP="00BC0735">
      <w:pPr>
        <w:rPr>
          <w:lang w:eastAsia="ja-JP"/>
        </w:rPr>
      </w:pPr>
    </w:p>
    <w:p w14:paraId="28568E28" w14:textId="77777777" w:rsidR="00A867C6" w:rsidRDefault="00DB17E3" w:rsidP="00A867C6">
      <w:pPr>
        <w:rPr>
          <w:lang w:eastAsia="ja-JP"/>
        </w:rPr>
      </w:pPr>
      <w:r w:rsidRPr="00BC0735">
        <w:rPr>
          <w:highlight w:val="green"/>
          <w:lang w:eastAsia="ja-JP"/>
        </w:rPr>
        <w:t>Agreement</w:t>
      </w:r>
    </w:p>
    <w:p w14:paraId="34D475EC" w14:textId="1931D8CA" w:rsidR="00DB17E3" w:rsidRPr="00BC0735" w:rsidRDefault="00DB17E3" w:rsidP="00A867C6">
      <w:pPr>
        <w:rPr>
          <w:lang w:eastAsia="ja-JP"/>
        </w:rPr>
      </w:pPr>
      <w:r w:rsidRPr="00BC0735">
        <w:rPr>
          <w:lang w:eastAsia="zh-CN"/>
        </w:rPr>
        <w:t>The NPDCCH/NPDSCH starting position in special subframe is</w:t>
      </w:r>
      <w:r w:rsidRPr="00BC0735">
        <w:t xml:space="preserve"> </w:t>
      </w:r>
      <w:r w:rsidR="00A867C6" w:rsidRPr="00BC0735">
        <w:object w:dxaOrig="2580" w:dyaOrig="399" w14:anchorId="376C9DA8">
          <v:shape id="对象 23" o:spid="_x0000_i1031" type="#_x0000_t75" style="width:133.8pt;height:13.8pt" o:ole="">
            <v:imagedata r:id="rId563" o:title=""/>
          </v:shape>
          <o:OLEObject Type="Embed" ProgID="Equation.3" ShapeID="对象 23" DrawAspect="Content" ObjectID="_1596006100" r:id="rId564"/>
        </w:object>
      </w:r>
      <w:r w:rsidRPr="00BC0735">
        <w:rPr>
          <w:lang w:eastAsia="zh-CN"/>
        </w:rPr>
        <w:t xml:space="preserve"> in TDD LTE where </w:t>
      </w:r>
      <w:r w:rsidRPr="00BC0735">
        <w:rPr>
          <w:i/>
          <w:lang w:eastAsia="zh-CN"/>
        </w:rPr>
        <w:t>l’</w:t>
      </w:r>
      <w:r w:rsidRPr="00BC0735">
        <w:rPr>
          <w:vertAlign w:val="subscript"/>
          <w:lang w:eastAsia="zh-CN"/>
        </w:rPr>
        <w:t>DataStart</w:t>
      </w:r>
      <w:r w:rsidRPr="00BC0735">
        <w:rPr>
          <w:lang w:eastAsia="zh-CN"/>
        </w:rPr>
        <w:t xml:space="preserve"> is eturaControlRegionSize provided by system information</w:t>
      </w:r>
    </w:p>
    <w:p w14:paraId="55BC9C53" w14:textId="77777777" w:rsidR="00DB17E3" w:rsidRPr="00BC0735" w:rsidRDefault="00DB17E3" w:rsidP="00BC0735"/>
    <w:p w14:paraId="3FC601D5" w14:textId="77777777" w:rsidR="00DB17E3" w:rsidRPr="00BC0735" w:rsidRDefault="00DB17E3" w:rsidP="00BC0735">
      <w:pPr>
        <w:rPr>
          <w:rFonts w:eastAsiaTheme="minorEastAsia"/>
          <w:lang w:eastAsia="ja-JP"/>
        </w:rPr>
      </w:pPr>
      <w:r w:rsidRPr="00BC0735">
        <w:rPr>
          <w:rFonts w:eastAsiaTheme="minorEastAsia"/>
          <w:highlight w:val="green"/>
          <w:lang w:eastAsia="ja-JP"/>
        </w:rPr>
        <w:t>Agreement</w:t>
      </w:r>
    </w:p>
    <w:p w14:paraId="2A410E83" w14:textId="77777777" w:rsidR="00DB17E3" w:rsidRPr="00BC0735" w:rsidRDefault="00DB17E3" w:rsidP="00BC0735">
      <w:pPr>
        <w:rPr>
          <w:i/>
          <w:kern w:val="2"/>
          <w:lang w:eastAsia="zh-CN"/>
        </w:rPr>
      </w:pPr>
      <w:r w:rsidRPr="00BC0735">
        <w:rPr>
          <w:i/>
          <w:kern w:val="2"/>
          <w:lang w:eastAsia="zh-CN"/>
        </w:rPr>
        <w:t>dl-GapPeriodicity value range is doubled in TDD i.e. {128, 256, 512, 1024} subframes.</w:t>
      </w:r>
    </w:p>
    <w:p w14:paraId="1CD69208" w14:textId="77777777" w:rsidR="00DB17E3" w:rsidRPr="00BC0735" w:rsidRDefault="00DB17E3" w:rsidP="00BC0735">
      <w:pPr>
        <w:rPr>
          <w:i/>
          <w:kern w:val="2"/>
          <w:sz w:val="21"/>
          <w:szCs w:val="22"/>
          <w:lang w:eastAsia="zh-CN"/>
        </w:rPr>
      </w:pPr>
      <w:r w:rsidRPr="00BC0735">
        <w:rPr>
          <w:i/>
          <w:kern w:val="2"/>
          <w:lang w:eastAsia="zh-CN"/>
        </w:rPr>
        <w:t>dl-GapThreshold and the dl-GapDurationCoeff are the same as FDD.</w:t>
      </w:r>
    </w:p>
    <w:p w14:paraId="6EACF998" w14:textId="54AB826E" w:rsidR="00DB17E3" w:rsidRDefault="00DB17E3" w:rsidP="00BC0735"/>
    <w:p w14:paraId="52B7A574" w14:textId="77777777" w:rsidR="00A867C6" w:rsidRPr="00BC0735" w:rsidRDefault="00A867C6" w:rsidP="00BC0735"/>
    <w:p w14:paraId="7CF0415D" w14:textId="44906B97" w:rsidR="00DB17E3" w:rsidRDefault="0058452E" w:rsidP="00DB17E3">
      <w:pPr>
        <w:rPr>
          <w:lang w:eastAsia="x-none"/>
        </w:rPr>
      </w:pPr>
      <w:hyperlink r:id="rId565" w:history="1">
        <w:r w:rsidR="000F2B08">
          <w:rPr>
            <w:rStyle w:val="Hyperlink"/>
            <w:lang w:eastAsia="x-none"/>
          </w:rPr>
          <w:t>R1-1805862</w:t>
        </w:r>
      </w:hyperlink>
      <w:r w:rsidR="00DB17E3">
        <w:rPr>
          <w:lang w:eastAsia="x-none"/>
        </w:rPr>
        <w:tab/>
        <w:t>DL aspects of TDD for NB-IoT</w:t>
      </w:r>
      <w:r w:rsidR="00DB17E3">
        <w:rPr>
          <w:lang w:eastAsia="x-none"/>
        </w:rPr>
        <w:tab/>
        <w:t>Ericsson</w:t>
      </w:r>
    </w:p>
    <w:p w14:paraId="28088473" w14:textId="234A211C" w:rsidR="00DB17E3" w:rsidRDefault="0058452E" w:rsidP="00DB17E3">
      <w:pPr>
        <w:rPr>
          <w:lang w:eastAsia="x-none"/>
        </w:rPr>
      </w:pPr>
      <w:hyperlink r:id="rId566" w:history="1">
        <w:r w:rsidR="000F2B08">
          <w:rPr>
            <w:rStyle w:val="Hyperlink"/>
            <w:lang w:eastAsia="x-none"/>
          </w:rPr>
          <w:t>R1-1805970</w:t>
        </w:r>
      </w:hyperlink>
      <w:r w:rsidR="00DB17E3">
        <w:rPr>
          <w:lang w:eastAsia="x-none"/>
        </w:rPr>
        <w:tab/>
        <w:t>On downlink TDD NB-IoT</w:t>
      </w:r>
      <w:r w:rsidR="00DB17E3">
        <w:rPr>
          <w:lang w:eastAsia="x-none"/>
        </w:rPr>
        <w:tab/>
        <w:t>Huawei, HiSilicon</w:t>
      </w:r>
    </w:p>
    <w:p w14:paraId="69CDE666" w14:textId="705E9B72" w:rsidR="00DB17E3" w:rsidRDefault="0058452E" w:rsidP="00DB17E3">
      <w:pPr>
        <w:rPr>
          <w:lang w:eastAsia="x-none"/>
        </w:rPr>
      </w:pPr>
      <w:hyperlink r:id="rId567" w:history="1">
        <w:r w:rsidR="000F2B08">
          <w:rPr>
            <w:rStyle w:val="Hyperlink"/>
            <w:lang w:eastAsia="x-none"/>
          </w:rPr>
          <w:t>R1-1806166</w:t>
        </w:r>
      </w:hyperlink>
      <w:r w:rsidR="00DB17E3">
        <w:rPr>
          <w:lang w:eastAsia="x-none"/>
        </w:rPr>
        <w:tab/>
        <w:t>Downlink aspects of TDD support in NB-IoT</w:t>
      </w:r>
      <w:r w:rsidR="00DB17E3">
        <w:rPr>
          <w:lang w:eastAsia="x-none"/>
        </w:rPr>
        <w:tab/>
        <w:t>Nokia, Nokia Shanghai Bell</w:t>
      </w:r>
    </w:p>
    <w:p w14:paraId="1B0CC0DB" w14:textId="32D3FEC9" w:rsidR="00DB17E3" w:rsidRDefault="0058452E" w:rsidP="00DB17E3">
      <w:pPr>
        <w:rPr>
          <w:lang w:eastAsia="x-none"/>
        </w:rPr>
      </w:pPr>
      <w:hyperlink r:id="rId568" w:history="1">
        <w:r w:rsidR="000F2B08">
          <w:rPr>
            <w:rStyle w:val="Hyperlink"/>
            <w:lang w:eastAsia="x-none"/>
          </w:rPr>
          <w:t>R1-1806199</w:t>
        </w:r>
      </w:hyperlink>
      <w:r w:rsidR="00DB17E3">
        <w:rPr>
          <w:lang w:eastAsia="x-none"/>
        </w:rPr>
        <w:tab/>
        <w:t>Remaining issues on downlink aspects to support TDD NB-IoT</w:t>
      </w:r>
      <w:r w:rsidR="00DB17E3">
        <w:rPr>
          <w:lang w:eastAsia="x-none"/>
        </w:rPr>
        <w:tab/>
        <w:t>ZTE</w:t>
      </w:r>
    </w:p>
    <w:p w14:paraId="534F5751" w14:textId="54283997" w:rsidR="00DB17E3" w:rsidRDefault="0058452E" w:rsidP="00DB17E3">
      <w:pPr>
        <w:rPr>
          <w:lang w:eastAsia="x-none"/>
        </w:rPr>
      </w:pPr>
      <w:hyperlink r:id="rId569" w:history="1">
        <w:r w:rsidR="000F2B08">
          <w:rPr>
            <w:rStyle w:val="Hyperlink"/>
            <w:lang w:eastAsia="x-none"/>
          </w:rPr>
          <w:t>R1-1806348</w:t>
        </w:r>
      </w:hyperlink>
      <w:r w:rsidR="00DB17E3">
        <w:rPr>
          <w:lang w:eastAsia="x-none"/>
        </w:rPr>
        <w:tab/>
        <w:t>Views on TDD downlink aspect</w:t>
      </w:r>
      <w:r w:rsidR="00DB17E3">
        <w:rPr>
          <w:lang w:eastAsia="x-none"/>
        </w:rPr>
        <w:tab/>
        <w:t>Lenovo, Motorola Mobility</w:t>
      </w:r>
    </w:p>
    <w:p w14:paraId="25D59C63" w14:textId="00C88BAB" w:rsidR="00DB17E3" w:rsidRDefault="0058452E" w:rsidP="00DB17E3">
      <w:pPr>
        <w:rPr>
          <w:lang w:eastAsia="x-none"/>
        </w:rPr>
      </w:pPr>
      <w:hyperlink r:id="rId570" w:history="1">
        <w:r w:rsidR="000F2B08">
          <w:rPr>
            <w:rStyle w:val="Hyperlink"/>
            <w:lang w:eastAsia="x-none"/>
          </w:rPr>
          <w:t>R1-1806595</w:t>
        </w:r>
      </w:hyperlink>
      <w:r w:rsidR="00DB17E3">
        <w:rPr>
          <w:lang w:eastAsia="x-none"/>
        </w:rPr>
        <w:tab/>
        <w:t>Discussion on DL aspects in TDD NB-IoT</w:t>
      </w:r>
      <w:r w:rsidR="00DB17E3">
        <w:rPr>
          <w:lang w:eastAsia="x-none"/>
        </w:rPr>
        <w:tab/>
        <w:t>LG Electronics</w:t>
      </w:r>
    </w:p>
    <w:p w14:paraId="0EDD5344" w14:textId="022CC30A" w:rsidR="00DB17E3" w:rsidRDefault="0058452E" w:rsidP="00DB17E3">
      <w:pPr>
        <w:rPr>
          <w:lang w:eastAsia="x-none"/>
        </w:rPr>
      </w:pPr>
      <w:hyperlink r:id="rId571" w:history="1">
        <w:r w:rsidR="000F2B08">
          <w:rPr>
            <w:rStyle w:val="Hyperlink"/>
            <w:lang w:eastAsia="x-none"/>
          </w:rPr>
          <w:t>R1-1806694</w:t>
        </w:r>
      </w:hyperlink>
      <w:r w:rsidR="00DB17E3">
        <w:rPr>
          <w:lang w:eastAsia="x-none"/>
        </w:rPr>
        <w:tab/>
        <w:t>Discussion on DL common channel/signal for TDD NB-IoT</w:t>
      </w:r>
      <w:r w:rsidR="00DB17E3">
        <w:rPr>
          <w:lang w:eastAsia="x-none"/>
        </w:rPr>
        <w:tab/>
        <w:t>Samsung</w:t>
      </w:r>
    </w:p>
    <w:p w14:paraId="5BD00E40" w14:textId="4544CB16" w:rsidR="00DB17E3" w:rsidRDefault="0058452E" w:rsidP="00DB17E3">
      <w:pPr>
        <w:rPr>
          <w:lang w:eastAsia="x-none"/>
        </w:rPr>
      </w:pPr>
      <w:hyperlink r:id="rId572" w:history="1">
        <w:r w:rsidR="000F2B08">
          <w:rPr>
            <w:rStyle w:val="Hyperlink"/>
            <w:lang w:eastAsia="x-none"/>
          </w:rPr>
          <w:t>R1-1807115</w:t>
        </w:r>
      </w:hyperlink>
      <w:r w:rsidR="00DB17E3">
        <w:rPr>
          <w:lang w:eastAsia="x-none"/>
        </w:rPr>
        <w:tab/>
        <w:t>Remaining issues on downlink aspects of TDD NB-IoT</w:t>
      </w:r>
      <w:r w:rsidR="00DB17E3">
        <w:rPr>
          <w:lang w:eastAsia="x-none"/>
        </w:rPr>
        <w:tab/>
        <w:t>Qualcomm Incorporated</w:t>
      </w:r>
    </w:p>
    <w:p w14:paraId="57BF9014" w14:textId="1CD4C799" w:rsidR="00DB17E3" w:rsidRDefault="0058452E" w:rsidP="00DB17E3">
      <w:pPr>
        <w:rPr>
          <w:lang w:eastAsia="x-none"/>
        </w:rPr>
      </w:pPr>
      <w:hyperlink r:id="rId573" w:history="1">
        <w:r w:rsidR="000F2B08">
          <w:rPr>
            <w:rStyle w:val="Hyperlink"/>
            <w:lang w:eastAsia="x-none"/>
          </w:rPr>
          <w:t>R1-1807152</w:t>
        </w:r>
      </w:hyperlink>
      <w:r w:rsidR="00DB17E3">
        <w:rPr>
          <w:lang w:eastAsia="x-none"/>
        </w:rPr>
        <w:tab/>
        <w:t>Design of DL aspects for TDD support in feNB-IoT</w:t>
      </w:r>
      <w:r w:rsidR="00DB17E3">
        <w:rPr>
          <w:lang w:eastAsia="x-none"/>
        </w:rPr>
        <w:tab/>
        <w:t>Intel Corporation</w:t>
      </w:r>
    </w:p>
    <w:p w14:paraId="6B073F82" w14:textId="77777777" w:rsidR="00DB17E3" w:rsidRDefault="00DB17E3" w:rsidP="00A867C6">
      <w:pPr>
        <w:pStyle w:val="Heading5"/>
        <w:rPr>
          <w:lang w:val="en-US"/>
        </w:rPr>
      </w:pPr>
      <w:bookmarkStart w:id="155" w:name="_Toc516232573"/>
      <w:r w:rsidRPr="009A5C6A">
        <w:rPr>
          <w:lang w:val="en-US"/>
        </w:rPr>
        <w:t>Uplink aspects</w:t>
      </w:r>
      <w:bookmarkEnd w:id="155"/>
    </w:p>
    <w:p w14:paraId="101C3BD1" w14:textId="5BB69376" w:rsidR="00DB17E3" w:rsidRPr="00A867C6" w:rsidRDefault="0058452E" w:rsidP="00DB17E3">
      <w:pPr>
        <w:rPr>
          <w:rFonts w:eastAsiaTheme="minorEastAsia"/>
          <w:b/>
          <w:lang w:eastAsia="ja-JP"/>
        </w:rPr>
      </w:pPr>
      <w:hyperlink r:id="rId574" w:history="1">
        <w:r w:rsidR="000F2B08">
          <w:rPr>
            <w:rStyle w:val="Hyperlink"/>
            <w:rFonts w:eastAsiaTheme="minorEastAsia"/>
            <w:b/>
            <w:lang w:eastAsia="ja-JP"/>
          </w:rPr>
          <w:t>R1-1807467</w:t>
        </w:r>
      </w:hyperlink>
      <w:r w:rsidR="00DB17E3" w:rsidRPr="00A867C6">
        <w:rPr>
          <w:rFonts w:eastAsiaTheme="minorEastAsia"/>
          <w:b/>
          <w:lang w:eastAsia="ja-JP"/>
        </w:rPr>
        <w:tab/>
      </w:r>
      <w:r w:rsidR="00DB17E3" w:rsidRPr="00A867C6">
        <w:rPr>
          <w:rFonts w:ascii="Times New Roman" w:hAnsi="Times New Roman"/>
          <w:b/>
          <w:szCs w:val="22"/>
          <w:lang w:eastAsia="zh-CN"/>
        </w:rPr>
        <w:t>Summary of UL aspects for TDD NB-IoT</w:t>
      </w:r>
      <w:r w:rsidR="00DB17E3" w:rsidRPr="00A867C6">
        <w:rPr>
          <w:rFonts w:eastAsiaTheme="minorEastAsia"/>
          <w:b/>
          <w:sz w:val="14"/>
          <w:lang w:eastAsia="ja-JP"/>
        </w:rPr>
        <w:t xml:space="preserve"> </w:t>
      </w:r>
      <w:r w:rsidR="00DB17E3" w:rsidRPr="00A867C6">
        <w:rPr>
          <w:rFonts w:eastAsiaTheme="minorEastAsia"/>
          <w:b/>
          <w:lang w:eastAsia="ja-JP"/>
        </w:rPr>
        <w:tab/>
        <w:t>ZTE</w:t>
      </w:r>
    </w:p>
    <w:p w14:paraId="262F6F75" w14:textId="77777777" w:rsidR="00DB17E3" w:rsidRDefault="00DB17E3" w:rsidP="00DB17E3"/>
    <w:p w14:paraId="04D3ADA1" w14:textId="77777777" w:rsidR="00DB17E3" w:rsidRPr="00230AEE" w:rsidRDefault="00DB17E3" w:rsidP="00DB17E3">
      <w:pPr>
        <w:rPr>
          <w:rFonts w:eastAsiaTheme="minorEastAsia"/>
          <w:lang w:eastAsia="ja-JP"/>
        </w:rPr>
      </w:pPr>
      <w:r w:rsidRPr="00230AEE">
        <w:rPr>
          <w:rFonts w:eastAsiaTheme="minorEastAsia"/>
          <w:highlight w:val="green"/>
          <w:lang w:eastAsia="ja-JP"/>
        </w:rPr>
        <w:t>Agreement</w:t>
      </w:r>
    </w:p>
    <w:p w14:paraId="47B8AFF6" w14:textId="77777777" w:rsidR="00DB17E3" w:rsidRPr="00230AEE" w:rsidRDefault="00DB17E3" w:rsidP="00DB17E3">
      <w:pPr>
        <w:spacing w:after="240"/>
        <w:jc w:val="both"/>
        <w:rPr>
          <w:iCs/>
          <w:lang w:val="en-US" w:eastAsia="zh-CN"/>
        </w:rPr>
      </w:pPr>
      <w:r w:rsidRPr="00230AEE">
        <w:rPr>
          <w:iCs/>
          <w:lang w:val="en-US" w:eastAsia="zh-CN"/>
        </w:rPr>
        <w:t xml:space="preserve">For TDD configuration 1 and 4, for NPUSCH format 1 and format 2 with </w:t>
      </w:r>
      <w:r w:rsidRPr="00230AEE">
        <w:rPr>
          <w:rFonts w:hint="eastAsia"/>
          <w:iCs/>
          <w:lang w:val="en-US" w:eastAsia="zh-CN"/>
        </w:rPr>
        <w:t>3.75 kHz subcarrier spacing</w:t>
      </w:r>
      <w:r w:rsidRPr="00230AEE">
        <w:rPr>
          <w:iCs/>
          <w:lang w:val="en-US" w:eastAsia="zh-CN"/>
        </w:rPr>
        <w:t>,</w:t>
      </w:r>
      <w:r w:rsidRPr="00230AEE">
        <w:rPr>
          <w:rFonts w:hint="eastAsia"/>
          <w:iCs/>
          <w:lang w:val="en-US" w:eastAsia="zh-CN"/>
        </w:rPr>
        <w:t xml:space="preserve"> if </w:t>
      </w:r>
      <w:r w:rsidRPr="00230AEE">
        <w:rPr>
          <w:iCs/>
          <w:lang w:val="en-US" w:eastAsia="zh-CN"/>
        </w:rPr>
        <w:t>one of the two consecutive</w:t>
      </w:r>
      <w:r w:rsidRPr="00230AEE">
        <w:rPr>
          <w:rFonts w:hint="eastAsia"/>
          <w:iCs/>
          <w:lang w:val="en-US" w:eastAsia="zh-CN"/>
        </w:rPr>
        <w:t xml:space="preserve"> UL subframe</w:t>
      </w:r>
      <w:r w:rsidRPr="00230AEE">
        <w:rPr>
          <w:iCs/>
          <w:lang w:val="en-US" w:eastAsia="zh-CN"/>
        </w:rPr>
        <w:t>s is</w:t>
      </w:r>
      <w:r w:rsidRPr="00230AEE">
        <w:rPr>
          <w:rFonts w:hint="eastAsia"/>
          <w:iCs/>
          <w:lang w:val="en-US" w:eastAsia="zh-CN"/>
        </w:rPr>
        <w:t xml:space="preserve"> configured invalid</w:t>
      </w:r>
      <w:r w:rsidRPr="00230AEE">
        <w:rPr>
          <w:iCs/>
          <w:lang w:val="en-US" w:eastAsia="zh-CN"/>
        </w:rPr>
        <w:t xml:space="preserve">, postpone the NB-slot. </w:t>
      </w:r>
    </w:p>
    <w:p w14:paraId="13434C3B" w14:textId="77777777" w:rsidR="00DB17E3" w:rsidRPr="00230AEE" w:rsidRDefault="00DB17E3" w:rsidP="00DB17E3">
      <w:pPr>
        <w:rPr>
          <w:rFonts w:eastAsiaTheme="minorEastAsia"/>
          <w:lang w:eastAsia="ja-JP"/>
        </w:rPr>
      </w:pPr>
      <w:r w:rsidRPr="00230AEE">
        <w:rPr>
          <w:rFonts w:eastAsiaTheme="minorEastAsia"/>
          <w:highlight w:val="green"/>
          <w:lang w:eastAsia="ja-JP"/>
        </w:rPr>
        <w:t>Agreement</w:t>
      </w:r>
    </w:p>
    <w:p w14:paraId="17D04170" w14:textId="77777777" w:rsidR="00DB17E3" w:rsidRPr="00230AEE" w:rsidRDefault="00DB17E3" w:rsidP="0081765A">
      <w:pPr>
        <w:jc w:val="both"/>
      </w:pPr>
      <w:r w:rsidRPr="00230AEE">
        <w:rPr>
          <w:rFonts w:eastAsia="SimSun"/>
        </w:rPr>
        <w:t>DMRS location in FDD NB-IoT is reused for TDD NB-IoT.</w:t>
      </w:r>
      <w:r w:rsidRPr="00230AEE">
        <w:rPr>
          <w:rFonts w:eastAsia="SimSun" w:hint="eastAsia"/>
          <w:lang w:val="en-US" w:eastAsia="zh-CN"/>
        </w:rPr>
        <w:t xml:space="preserve"> </w:t>
      </w:r>
    </w:p>
    <w:p w14:paraId="2B6B1C89" w14:textId="77777777" w:rsidR="00DB17E3" w:rsidRPr="00230AEE" w:rsidRDefault="00DB17E3" w:rsidP="0081765A">
      <w:pPr>
        <w:rPr>
          <w:rFonts w:eastAsia="SimSun"/>
          <w:bCs/>
        </w:rPr>
      </w:pPr>
      <w:r w:rsidRPr="00230AEE">
        <w:rPr>
          <w:rFonts w:eastAsia="SimSun"/>
          <w:bCs/>
        </w:rPr>
        <w:t>For multi-tone RU(s), DMRS sequence in FDD NB-IoT is reused for TDD NB-IoT.</w:t>
      </w:r>
    </w:p>
    <w:p w14:paraId="47328C1C" w14:textId="77777777" w:rsidR="00DB17E3" w:rsidRPr="00230AEE" w:rsidRDefault="00DB17E3" w:rsidP="0081765A">
      <w:pPr>
        <w:rPr>
          <w:rFonts w:eastAsia="SimSun"/>
          <w:bCs/>
        </w:rPr>
      </w:pPr>
      <w:r w:rsidRPr="00230AEE">
        <w:rPr>
          <w:rFonts w:eastAsia="SimSun"/>
          <w:bCs/>
        </w:rPr>
        <w:t>For single-tone RU(s), DMRS sequence in FDD NB-IoT is reused for TDD NB-IoT.</w:t>
      </w:r>
    </w:p>
    <w:p w14:paraId="7935EDED" w14:textId="77777777" w:rsidR="00DB17E3" w:rsidRPr="00230AEE" w:rsidRDefault="00DB17E3" w:rsidP="00DB17E3"/>
    <w:p w14:paraId="24F5A28C" w14:textId="77777777" w:rsidR="00DB17E3" w:rsidRPr="00230AEE" w:rsidRDefault="00DB17E3" w:rsidP="00DB17E3">
      <w:pPr>
        <w:rPr>
          <w:rFonts w:eastAsiaTheme="minorEastAsia"/>
          <w:lang w:eastAsia="ja-JP"/>
        </w:rPr>
      </w:pPr>
      <w:r w:rsidRPr="00230AEE">
        <w:rPr>
          <w:rFonts w:eastAsiaTheme="minorEastAsia"/>
          <w:highlight w:val="green"/>
          <w:lang w:eastAsia="ja-JP"/>
        </w:rPr>
        <w:t>Agreement</w:t>
      </w:r>
    </w:p>
    <w:p w14:paraId="7E699BAA" w14:textId="77777777" w:rsidR="00DB17E3" w:rsidRPr="00230AEE" w:rsidRDefault="00DB17E3" w:rsidP="00DB17E3">
      <w:pPr>
        <w:spacing w:after="240"/>
        <w:rPr>
          <w:lang w:val="en-US" w:eastAsia="zh-CN"/>
        </w:rPr>
      </w:pPr>
      <w:r w:rsidRPr="00230AEE">
        <w:rPr>
          <w:rFonts w:hint="eastAsia"/>
          <w:lang w:val="en-US" w:eastAsia="zh-CN"/>
        </w:rPr>
        <w:t>NPRACH Format 0,</w:t>
      </w:r>
      <w:r w:rsidRPr="00230AEE">
        <w:rPr>
          <w:lang w:val="en-US" w:eastAsia="zh-CN"/>
        </w:rPr>
        <w:t xml:space="preserve"> </w:t>
      </w:r>
      <w:r w:rsidRPr="00230AEE">
        <w:rPr>
          <w:rFonts w:hint="eastAsia"/>
          <w:lang w:val="en-US" w:eastAsia="zh-CN"/>
        </w:rPr>
        <w:t>2,</w:t>
      </w:r>
      <w:r w:rsidRPr="00230AEE">
        <w:rPr>
          <w:lang w:val="en-US" w:eastAsia="zh-CN"/>
        </w:rPr>
        <w:t xml:space="preserve"> 0-a are supported for TDD UL/DL configuration 3.</w:t>
      </w:r>
    </w:p>
    <w:p w14:paraId="3485BB8D" w14:textId="77777777" w:rsidR="00DB17E3" w:rsidRPr="00230AEE" w:rsidRDefault="00DB17E3" w:rsidP="00DB17E3">
      <w:pPr>
        <w:rPr>
          <w:rFonts w:eastAsiaTheme="minorEastAsia"/>
          <w:lang w:eastAsia="ja-JP"/>
        </w:rPr>
      </w:pPr>
      <w:r w:rsidRPr="00230AEE">
        <w:rPr>
          <w:rFonts w:eastAsiaTheme="minorEastAsia"/>
          <w:highlight w:val="green"/>
          <w:lang w:eastAsia="ja-JP"/>
        </w:rPr>
        <w:t>Agreement</w:t>
      </w:r>
    </w:p>
    <w:p w14:paraId="0978CE31" w14:textId="77777777" w:rsidR="00DB17E3" w:rsidRPr="00230AEE" w:rsidRDefault="00DB17E3" w:rsidP="00017304">
      <w:pPr>
        <w:pStyle w:val="ListParagraph"/>
        <w:numPr>
          <w:ilvl w:val="0"/>
          <w:numId w:val="274"/>
        </w:numPr>
        <w:rPr>
          <w:lang w:eastAsia="zh-CN"/>
        </w:rPr>
      </w:pPr>
      <w:r w:rsidRPr="00230AEE">
        <w:rPr>
          <w:lang w:eastAsia="zh-CN"/>
        </w:rPr>
        <w:t>For TDD NPRACH, the proposed configuration parameters are as following:</w:t>
      </w:r>
    </w:p>
    <w:p w14:paraId="7A8AE997" w14:textId="77777777" w:rsidR="00DB17E3" w:rsidRPr="00230AEE" w:rsidRDefault="00DB17E3" w:rsidP="00017304">
      <w:pPr>
        <w:pStyle w:val="ListParagraph"/>
        <w:numPr>
          <w:ilvl w:val="1"/>
          <w:numId w:val="274"/>
        </w:numPr>
      </w:pPr>
      <w:r w:rsidRPr="00230AEE">
        <w:t>numRepetitionsPerPreambleAttempt, the value range is {1, 2, 4, 8, 16, 32, 64, 128, 256, 512, 1024}</w:t>
      </w:r>
    </w:p>
    <w:p w14:paraId="3E30441C" w14:textId="77777777" w:rsidR="00DB17E3" w:rsidRPr="00230AEE" w:rsidRDefault="00DB17E3" w:rsidP="00017304">
      <w:pPr>
        <w:pStyle w:val="ListParagraph"/>
        <w:numPr>
          <w:ilvl w:val="1"/>
          <w:numId w:val="274"/>
        </w:numPr>
      </w:pPr>
      <w:r w:rsidRPr="00230AEE">
        <w:t>nprach-Periodicity(</w:t>
      </w:r>
      <w:r w:rsidRPr="00230AEE">
        <w:rPr>
          <w:bCs/>
          <w:iCs/>
          <w:position w:val="-14"/>
        </w:rPr>
        <w:object w:dxaOrig="859" w:dyaOrig="399" w14:anchorId="5CE91171">
          <v:shape id="对象 69" o:spid="_x0000_i1032" type="#_x0000_t75" style="width:42.6pt;height:19.2pt;mso-position-horizontal-relative:page;mso-position-vertical-relative:page" o:ole="">
            <v:fill o:detectmouseclick="t"/>
            <v:imagedata r:id="rId575" o:title=""/>
          </v:shape>
          <o:OLEObject Type="Embed" ProgID="Equation.3" ShapeID="对象 69" DrawAspect="Content" ObjectID="_1596006101" r:id="rId576"/>
        </w:object>
      </w:r>
      <w:r w:rsidRPr="00230AEE">
        <w:rPr>
          <w:rFonts w:hint="eastAsia"/>
        </w:rPr>
        <w:t xml:space="preserve"> </w:t>
      </w:r>
      <w:r w:rsidRPr="00230AEE">
        <w:t>)</w:t>
      </w:r>
      <w:r w:rsidRPr="00230AEE">
        <w:rPr>
          <w:rFonts w:hint="eastAsia"/>
        </w:rPr>
        <w:t>,</w:t>
      </w:r>
      <w:r w:rsidRPr="00230AEE">
        <w:t xml:space="preserve"> the value range is {80, 160, 320, 640, 1280, 2560, 5120, 10240}ms</w:t>
      </w:r>
    </w:p>
    <w:p w14:paraId="2A81C05E" w14:textId="50EA4FF1" w:rsidR="00DB17E3" w:rsidRPr="00230AEE" w:rsidRDefault="00DB17E3" w:rsidP="00017304">
      <w:pPr>
        <w:pStyle w:val="ListParagraph"/>
        <w:numPr>
          <w:ilvl w:val="1"/>
          <w:numId w:val="274"/>
        </w:numPr>
      </w:pPr>
      <w:r w:rsidRPr="00230AEE">
        <w:t>The value range of nprach-StartTime ,</w:t>
      </w:r>
      <w:r w:rsidRPr="00230AEE">
        <w:object w:dxaOrig="859" w:dyaOrig="379" w14:anchorId="744F0CF7">
          <v:shape id="对象 68" o:spid="_x0000_i1033" type="#_x0000_t75" style="width:42.6pt;height:17.4pt;mso-position-horizontal-relative:page;mso-position-vertical-relative:page" o:ole="">
            <v:imagedata r:id="rId577" o:title=""/>
          </v:shape>
          <o:OLEObject Type="Embed" ProgID="Equation.3" ShapeID="对象 68" DrawAspect="Content" ObjectID="_1596006102" r:id="rId578"/>
        </w:object>
      </w:r>
      <w:r w:rsidRPr="00230AEE">
        <w:t>, is 10, 20, 40, 80, 160, 320, 640, 1280, 2560, 5120}ms</w:t>
      </w:r>
    </w:p>
    <w:p w14:paraId="4EBD9683" w14:textId="77777777" w:rsidR="00DB17E3" w:rsidRPr="00230AEE" w:rsidRDefault="00DB17E3" w:rsidP="00017304">
      <w:pPr>
        <w:pStyle w:val="ListParagraph"/>
        <w:numPr>
          <w:ilvl w:val="1"/>
          <w:numId w:val="274"/>
        </w:numPr>
      </w:pPr>
      <w:r w:rsidRPr="00230AEE">
        <w:lastRenderedPageBreak/>
        <w:t xml:space="preserve">TDD NPRACH transmission shall start at the first valid UL subframe that is </w:t>
      </w:r>
      <w:r w:rsidRPr="00230AEE">
        <w:object w:dxaOrig="1598" w:dyaOrig="339" w14:anchorId="17B155AC">
          <v:shape id="_x0000_i1034" type="#_x0000_t75" style="width:79.8pt;height:17.4pt;mso-position-horizontal-relative:page;mso-position-vertical-relative:page" o:ole="">
            <v:imagedata r:id="rId579" o:title=""/>
          </v:shape>
          <o:OLEObject Type="Embed" ProgID="Equation.3" ShapeID="_x0000_i1034" DrawAspect="Content" ObjectID="_1596006103" r:id="rId580"/>
        </w:object>
      </w:r>
      <w:r w:rsidRPr="00230AEE">
        <w:t xml:space="preserve"> time units after the start of a radio frame fulfilling </w:t>
      </w:r>
      <w:r w:rsidRPr="00230AEE">
        <w:object w:dxaOrig="2120" w:dyaOrig="379" w14:anchorId="0930575E">
          <v:shape id="_x0000_i1035" type="#_x0000_t75" style="width:107.4pt;height:18.6pt;mso-position-horizontal-relative:page;mso-position-vertical-relative:page" o:ole="">
            <v:imagedata r:id="rId581" o:title=""/>
          </v:shape>
          <o:OLEObject Type="Embed" ProgID="Equation.3" ShapeID="_x0000_i1035" DrawAspect="Content" ObjectID="_1596006104" r:id="rId582"/>
        </w:object>
      </w:r>
      <w:r w:rsidRPr="00230AEE">
        <w:t>.</w:t>
      </w:r>
    </w:p>
    <w:p w14:paraId="5A43FA8D" w14:textId="77777777" w:rsidR="00DB17E3" w:rsidRPr="00230AEE" w:rsidRDefault="00DB17E3" w:rsidP="00017304">
      <w:pPr>
        <w:pStyle w:val="ListParagraph"/>
        <w:numPr>
          <w:ilvl w:val="1"/>
          <w:numId w:val="274"/>
        </w:numPr>
      </w:pPr>
      <w:r w:rsidRPr="00230AEE">
        <w:t xml:space="preserve">G symbol groups of NPRACH are dropped when there are not enough consecutive valid UL subframes to transmit G symbol groups back-to-back. </w:t>
      </w:r>
    </w:p>
    <w:p w14:paraId="7CEFE0B1" w14:textId="77777777" w:rsidR="00DB17E3" w:rsidRPr="00230AEE" w:rsidRDefault="00DB17E3" w:rsidP="0081765A"/>
    <w:p w14:paraId="198BCE9B" w14:textId="77777777" w:rsidR="00DB17E3" w:rsidRPr="00230AEE" w:rsidRDefault="00DB17E3" w:rsidP="00DB17E3">
      <w:pPr>
        <w:rPr>
          <w:rFonts w:eastAsiaTheme="minorEastAsia"/>
          <w:lang w:eastAsia="ja-JP"/>
        </w:rPr>
      </w:pPr>
      <w:r w:rsidRPr="00230AEE">
        <w:rPr>
          <w:rFonts w:eastAsiaTheme="minorEastAsia"/>
          <w:highlight w:val="green"/>
          <w:lang w:eastAsia="ja-JP"/>
        </w:rPr>
        <w:t>Agreement</w:t>
      </w:r>
    </w:p>
    <w:p w14:paraId="2381BDCB" w14:textId="77777777" w:rsidR="00DB17E3" w:rsidRPr="00230AEE" w:rsidRDefault="00DB17E3" w:rsidP="0081765A">
      <w:pPr>
        <w:rPr>
          <w:iCs/>
          <w:lang w:val="en-US" w:eastAsia="zh-CN"/>
        </w:rPr>
      </w:pPr>
      <w:r w:rsidRPr="00230AEE">
        <w:rPr>
          <w:iCs/>
          <w:lang w:eastAsia="zh-CN"/>
        </w:rPr>
        <w:t>For TDD NPRACH</w:t>
      </w:r>
      <w:r w:rsidRPr="00230AEE">
        <w:rPr>
          <w:rFonts w:hint="eastAsia"/>
          <w:iCs/>
          <w:lang w:val="en-US" w:eastAsia="zh-CN"/>
        </w:rPr>
        <w:t>,</w:t>
      </w:r>
      <w:r w:rsidRPr="00230AEE">
        <w:rPr>
          <w:iCs/>
          <w:lang w:eastAsia="zh-CN"/>
        </w:rPr>
        <w:t xml:space="preserve"> </w:t>
      </w:r>
      <w:r w:rsidRPr="00230AEE">
        <w:rPr>
          <w:rFonts w:eastAsia="Malgun Gothic"/>
          <w:bCs/>
          <w:iCs/>
          <w:kern w:val="2"/>
          <w:lang w:eastAsia="ko-KR"/>
        </w:rPr>
        <w:t xml:space="preserve">the cell specific pseudo random hopping pattern </w:t>
      </w:r>
      <w:r w:rsidRPr="00230AEE">
        <w:rPr>
          <w:iCs/>
          <w:lang w:eastAsia="zh-CN"/>
        </w:rPr>
        <w:t xml:space="preserve">is initialized with  </w:t>
      </w:r>
      <m:oMath>
        <m:sSub>
          <m:sSubPr>
            <m:ctrlPr>
              <w:rPr>
                <w:rFonts w:ascii="Cambria Math" w:hAnsi="Cambria Math"/>
                <w:lang w:eastAsia="zh-CN"/>
              </w:rPr>
            </m:ctrlPr>
          </m:sSubPr>
          <m:e>
            <m:r>
              <m:rPr>
                <m:sty m:val="p"/>
              </m:rPr>
              <w:rPr>
                <w:rFonts w:ascii="Cambria Math" w:hAnsi="Cambria Math"/>
                <w:lang w:eastAsia="zh-CN"/>
              </w:rPr>
              <m:t>c</m:t>
            </m:r>
          </m:e>
          <m:sub>
            <m:r>
              <m:rPr>
                <m:sty m:val="p"/>
              </m:rPr>
              <w:rPr>
                <w:rFonts w:ascii="Cambria Math" w:hAnsi="Cambria Math"/>
                <w:lang w:eastAsia="zh-CN"/>
              </w:rPr>
              <m:t>init</m:t>
            </m:r>
          </m:sub>
        </m:sSub>
        <m:r>
          <m:rPr>
            <m:sty m:val="p"/>
          </m:rPr>
          <w:rPr>
            <w:rFonts w:ascii="Cambria Math" w:hAnsi="Cambria Math"/>
            <w:lang w:eastAsia="zh-CN"/>
          </w:rPr>
          <m:t>=</m:t>
        </m:r>
        <m:sSubSup>
          <m:sSubSupPr>
            <m:ctrlPr>
              <w:rPr>
                <w:rFonts w:ascii="Cambria Math" w:hAnsi="Cambria Math"/>
                <w:lang w:eastAsia="zh-CN"/>
              </w:rPr>
            </m:ctrlPr>
          </m:sSubSupPr>
          <m:e>
            <m:r>
              <m:rPr>
                <m:sty m:val="p"/>
              </m:rPr>
              <w:rPr>
                <w:rFonts w:ascii="Cambria Math" w:hAnsi="Cambria Math"/>
                <w:lang w:eastAsia="zh-CN"/>
              </w:rPr>
              <m:t>N</m:t>
            </m:r>
          </m:e>
          <m:sub>
            <m:r>
              <m:rPr>
                <m:sty m:val="p"/>
              </m:rPr>
              <w:rPr>
                <w:rFonts w:ascii="Cambria Math" w:hAnsi="Cambria Math"/>
                <w:lang w:eastAsia="zh-CN"/>
              </w:rPr>
              <m:t>ID</m:t>
            </m:r>
          </m:sub>
          <m:sup>
            <m:r>
              <m:rPr>
                <m:sty m:val="p"/>
              </m:rPr>
              <w:rPr>
                <w:rFonts w:ascii="Cambria Math" w:hAnsi="Cambria Math"/>
                <w:lang w:eastAsia="zh-CN"/>
              </w:rPr>
              <m:t>Ncell</m:t>
            </m:r>
          </m:sup>
        </m:sSubSup>
      </m:oMath>
      <w:r w:rsidRPr="00230AEE">
        <w:rPr>
          <w:iCs/>
          <w:lang w:eastAsia="zh-CN"/>
        </w:rPr>
        <w:t>.</w:t>
      </w:r>
    </w:p>
    <w:p w14:paraId="435AD20A" w14:textId="77777777" w:rsidR="00DB17E3" w:rsidRPr="00230AEE" w:rsidRDefault="00DB17E3" w:rsidP="00DB17E3"/>
    <w:p w14:paraId="0E389371" w14:textId="77777777" w:rsidR="00DB17E3" w:rsidRPr="00230AEE" w:rsidRDefault="00DB17E3" w:rsidP="00DB17E3">
      <w:pPr>
        <w:rPr>
          <w:rFonts w:eastAsiaTheme="minorEastAsia"/>
          <w:lang w:eastAsia="ja-JP"/>
        </w:rPr>
      </w:pPr>
      <w:r w:rsidRPr="00230AEE">
        <w:rPr>
          <w:rFonts w:eastAsiaTheme="minorEastAsia"/>
          <w:highlight w:val="green"/>
          <w:lang w:eastAsia="ja-JP"/>
        </w:rPr>
        <w:t>Agreement</w:t>
      </w:r>
    </w:p>
    <w:p w14:paraId="2B7D064E" w14:textId="77777777" w:rsidR="00DB17E3" w:rsidRPr="00230AEE" w:rsidRDefault="00DB17E3" w:rsidP="0081765A">
      <w:pPr>
        <w:rPr>
          <w:lang w:val="en-US" w:eastAsia="ko-KR"/>
        </w:rPr>
      </w:pPr>
      <w:r w:rsidRPr="00230AEE">
        <w:rPr>
          <w:lang w:val="en-US" w:eastAsia="ko-KR"/>
        </w:rPr>
        <w:t xml:space="preserve">For </w:t>
      </w:r>
      <w:r w:rsidRPr="00230AEE">
        <w:rPr>
          <w:rFonts w:eastAsia="SimSun"/>
        </w:rPr>
        <w:t>NPRACH formats 0, 1 and 2</w:t>
      </w:r>
      <w:r w:rsidRPr="00230AEE">
        <w:rPr>
          <w:lang w:val="en-US" w:eastAsia="ko-KR"/>
        </w:rPr>
        <w:t>, the followings are applied to random hopping:</w:t>
      </w:r>
    </w:p>
    <w:p w14:paraId="7667B746" w14:textId="77777777" w:rsidR="00DB17E3" w:rsidRPr="0081765A" w:rsidRDefault="00DB17E3" w:rsidP="00017304">
      <w:pPr>
        <w:pStyle w:val="ListParagraph"/>
        <w:numPr>
          <w:ilvl w:val="0"/>
          <w:numId w:val="274"/>
        </w:numPr>
        <w:spacing w:after="0"/>
        <w:ind w:left="714" w:hanging="357"/>
        <w:rPr>
          <w:lang w:val="en-US" w:eastAsia="ko-KR"/>
        </w:rPr>
      </w:pPr>
      <w:r w:rsidRPr="0081765A">
        <w:rPr>
          <w:lang w:val="en-US" w:eastAsia="ko-KR"/>
        </w:rPr>
        <w:t>The tone index of 1</w:t>
      </w:r>
      <w:r w:rsidRPr="0081765A">
        <w:rPr>
          <w:vertAlign w:val="superscript"/>
          <w:lang w:val="en-US" w:eastAsia="ko-KR"/>
        </w:rPr>
        <w:t>st</w:t>
      </w:r>
      <w:r w:rsidRPr="0081765A">
        <w:rPr>
          <w:lang w:val="en-US" w:eastAsia="ko-KR"/>
        </w:rPr>
        <w:t xml:space="preserve"> symbol group of 1</w:t>
      </w:r>
      <w:r w:rsidRPr="0081765A">
        <w:rPr>
          <w:vertAlign w:val="superscript"/>
          <w:lang w:val="en-US" w:eastAsia="ko-KR"/>
        </w:rPr>
        <w:t>st</w:t>
      </w:r>
      <w:r w:rsidRPr="0081765A">
        <w:rPr>
          <w:lang w:val="en-US" w:eastAsia="ko-KR"/>
        </w:rPr>
        <w:t xml:space="preserve"> preamble repetition is randomly selected by MAC layer.</w:t>
      </w:r>
    </w:p>
    <w:p w14:paraId="03EEE993" w14:textId="77777777" w:rsidR="00DB17E3" w:rsidRPr="0081765A" w:rsidRDefault="00DB17E3" w:rsidP="00017304">
      <w:pPr>
        <w:pStyle w:val="ListParagraph"/>
        <w:numPr>
          <w:ilvl w:val="0"/>
          <w:numId w:val="274"/>
        </w:numPr>
        <w:spacing w:after="0"/>
        <w:ind w:left="714" w:hanging="357"/>
        <w:rPr>
          <w:lang w:val="en-US" w:eastAsia="ko-KR"/>
        </w:rPr>
      </w:pPr>
      <w:r w:rsidRPr="0081765A">
        <w:rPr>
          <w:lang w:val="en-US" w:eastAsia="ko-KR"/>
        </w:rPr>
        <w:t>The tone index of 1</w:t>
      </w:r>
      <w:r w:rsidRPr="0081765A">
        <w:rPr>
          <w:vertAlign w:val="superscript"/>
          <w:lang w:val="en-US" w:eastAsia="ko-KR"/>
        </w:rPr>
        <w:t>st</w:t>
      </w:r>
      <w:r w:rsidRPr="0081765A">
        <w:rPr>
          <w:lang w:val="en-US" w:eastAsia="ko-KR"/>
        </w:rPr>
        <w:t xml:space="preserve"> symbol group and 3</w:t>
      </w:r>
      <w:r w:rsidRPr="0081765A">
        <w:rPr>
          <w:vertAlign w:val="superscript"/>
          <w:lang w:val="en-US" w:eastAsia="ko-KR"/>
        </w:rPr>
        <w:t>rd</w:t>
      </w:r>
      <w:r w:rsidRPr="0081765A">
        <w:rPr>
          <w:lang w:val="en-US" w:eastAsia="ko-KR"/>
        </w:rPr>
        <w:t xml:space="preserve"> symbol group of each preamble repetition, except for the tone index of 1</w:t>
      </w:r>
      <w:r w:rsidRPr="0081765A">
        <w:rPr>
          <w:vertAlign w:val="superscript"/>
          <w:lang w:val="en-US" w:eastAsia="ko-KR"/>
        </w:rPr>
        <w:t>st</w:t>
      </w:r>
      <w:r w:rsidRPr="0081765A">
        <w:rPr>
          <w:lang w:val="en-US" w:eastAsia="ko-KR"/>
        </w:rPr>
        <w:t xml:space="preserve"> symbol group of 1</w:t>
      </w:r>
      <w:r w:rsidRPr="0081765A">
        <w:rPr>
          <w:vertAlign w:val="superscript"/>
          <w:lang w:val="en-US" w:eastAsia="ko-KR"/>
        </w:rPr>
        <w:t>st</w:t>
      </w:r>
      <w:r w:rsidRPr="0081765A">
        <w:rPr>
          <w:lang w:val="en-US" w:eastAsia="ko-KR"/>
        </w:rPr>
        <w:t xml:space="preserve"> preamble repetition, is selected according to the cell specific Pseudo random sequence.</w:t>
      </w:r>
    </w:p>
    <w:p w14:paraId="7F836AAA" w14:textId="77777777" w:rsidR="00DB17E3" w:rsidRPr="00230AEE" w:rsidRDefault="00DB17E3" w:rsidP="0081765A">
      <w:pPr>
        <w:rPr>
          <w:rFonts w:eastAsia="SimSun"/>
        </w:rPr>
      </w:pPr>
      <w:r w:rsidRPr="00230AEE">
        <w:rPr>
          <w:rFonts w:eastAsia="SimSun"/>
        </w:rPr>
        <w:t xml:space="preserve">Frequency hopping shall be used within the </w:t>
      </w:r>
      <w:r w:rsidRPr="00230AEE">
        <w:rPr>
          <w:rFonts w:eastAsia="SimSun"/>
          <w:position w:val="-10"/>
        </w:rPr>
        <w:object w:dxaOrig="899" w:dyaOrig="339" w14:anchorId="1E946740">
          <v:shape id="_x0000_i1036" type="#_x0000_t75" style="width:46.2pt;height:17.4pt;mso-position-horizontal-relative:page;mso-position-vertical-relative:page" o:ole="">
            <v:imagedata r:id="rId583" o:title=""/>
          </v:shape>
          <o:OLEObject Type="Embed" ProgID="Equation.3" ShapeID="_x0000_i1036" DrawAspect="Content" ObjectID="_1596006105" r:id="rId584"/>
        </w:object>
      </w:r>
      <w:r w:rsidRPr="00230AEE">
        <w:rPr>
          <w:rFonts w:eastAsia="SimSun"/>
        </w:rPr>
        <w:t>subcarriers.</w:t>
      </w:r>
    </w:p>
    <w:p w14:paraId="6F9FF9C9" w14:textId="77777777" w:rsidR="00DB17E3" w:rsidRPr="00230AEE" w:rsidRDefault="00DB17E3" w:rsidP="00DB17E3">
      <w:pPr>
        <w:rPr>
          <w:rFonts w:eastAsiaTheme="minorEastAsia"/>
          <w:lang w:eastAsia="ja-JP"/>
        </w:rPr>
      </w:pPr>
    </w:p>
    <w:p w14:paraId="673E81F0" w14:textId="77777777" w:rsidR="00DB17E3" w:rsidRPr="00230AEE" w:rsidRDefault="00DB17E3" w:rsidP="00DB17E3">
      <w:pPr>
        <w:rPr>
          <w:rFonts w:eastAsiaTheme="minorEastAsia"/>
          <w:lang w:eastAsia="ja-JP"/>
        </w:rPr>
      </w:pPr>
      <w:r w:rsidRPr="00230AEE">
        <w:rPr>
          <w:rFonts w:eastAsiaTheme="minorEastAsia"/>
          <w:highlight w:val="green"/>
          <w:lang w:eastAsia="ja-JP"/>
        </w:rPr>
        <w:t>Agreement</w:t>
      </w:r>
    </w:p>
    <w:p w14:paraId="640BC002" w14:textId="77777777" w:rsidR="00DB17E3" w:rsidRPr="00230AEE" w:rsidRDefault="00DB17E3" w:rsidP="000341B7">
      <w:pPr>
        <w:ind w:left="1030" w:hangingChars="515" w:hanging="1030"/>
        <w:rPr>
          <w:rFonts w:eastAsia="Malgun Gothic"/>
          <w:bCs/>
          <w:iCs/>
          <w:kern w:val="2"/>
          <w:lang w:val="en-US" w:eastAsia="ko-KR"/>
        </w:rPr>
      </w:pPr>
      <w:r w:rsidRPr="00230AEE">
        <w:rPr>
          <w:rFonts w:eastAsia="Malgun Gothic"/>
          <w:bCs/>
          <w:iCs/>
          <w:kern w:val="2"/>
          <w:lang w:val="en-US" w:eastAsia="ko-KR"/>
        </w:rPr>
        <w:t xml:space="preserve">For </w:t>
      </w:r>
      <w:r w:rsidRPr="00230AEE">
        <w:rPr>
          <w:rFonts w:eastAsia="SimSun"/>
          <w:bCs/>
          <w:iCs/>
        </w:rPr>
        <w:t>NPRACH format 0-a, 1-a</w:t>
      </w:r>
      <w:r w:rsidRPr="00230AEE">
        <w:rPr>
          <w:rFonts w:eastAsia="Malgun Gothic"/>
          <w:bCs/>
          <w:iCs/>
          <w:kern w:val="2"/>
          <w:lang w:val="en-US" w:eastAsia="ko-KR"/>
        </w:rPr>
        <w:t>, the followings are applied to random hopping:</w:t>
      </w:r>
    </w:p>
    <w:p w14:paraId="31D1F52E" w14:textId="77777777" w:rsidR="00DB17E3" w:rsidRPr="000341B7" w:rsidRDefault="00DB17E3" w:rsidP="00017304">
      <w:pPr>
        <w:pStyle w:val="ListParagraph"/>
        <w:numPr>
          <w:ilvl w:val="0"/>
          <w:numId w:val="275"/>
        </w:numPr>
        <w:spacing w:after="0"/>
        <w:ind w:left="799" w:hanging="357"/>
        <w:rPr>
          <w:lang w:val="en-US" w:eastAsia="ko-KR"/>
        </w:rPr>
      </w:pPr>
      <w:r w:rsidRPr="000341B7">
        <w:rPr>
          <w:lang w:val="en-US" w:eastAsia="ko-KR"/>
        </w:rPr>
        <w:t>The tone index of 1</w:t>
      </w:r>
      <w:r w:rsidRPr="000341B7">
        <w:rPr>
          <w:vertAlign w:val="superscript"/>
          <w:lang w:val="en-US" w:eastAsia="ko-KR"/>
        </w:rPr>
        <w:t>st</w:t>
      </w:r>
      <w:r w:rsidRPr="000341B7">
        <w:rPr>
          <w:lang w:val="en-US" w:eastAsia="ko-KR"/>
        </w:rPr>
        <w:t xml:space="preserve"> symbol group of 1</w:t>
      </w:r>
      <w:r w:rsidRPr="000341B7">
        <w:rPr>
          <w:vertAlign w:val="superscript"/>
          <w:lang w:val="en-US" w:eastAsia="ko-KR"/>
        </w:rPr>
        <w:t>st</w:t>
      </w:r>
      <w:r w:rsidRPr="000341B7">
        <w:rPr>
          <w:lang w:val="en-US" w:eastAsia="ko-KR"/>
        </w:rPr>
        <w:t xml:space="preserve"> preamble repetition is randomly selected by MAC layer.</w:t>
      </w:r>
    </w:p>
    <w:p w14:paraId="5EB7A121" w14:textId="77777777" w:rsidR="00DB17E3" w:rsidRPr="000341B7" w:rsidRDefault="00DB17E3" w:rsidP="00017304">
      <w:pPr>
        <w:pStyle w:val="ListParagraph"/>
        <w:numPr>
          <w:ilvl w:val="0"/>
          <w:numId w:val="275"/>
        </w:numPr>
        <w:spacing w:after="0"/>
        <w:ind w:left="799" w:hanging="357"/>
        <w:rPr>
          <w:lang w:val="en-US" w:eastAsia="ko-KR"/>
        </w:rPr>
      </w:pPr>
      <w:r w:rsidRPr="000341B7">
        <w:rPr>
          <w:lang w:val="en-US" w:eastAsia="ko-KR"/>
        </w:rPr>
        <w:t>The tone index of 1</w:t>
      </w:r>
      <w:r w:rsidRPr="000341B7">
        <w:rPr>
          <w:vertAlign w:val="superscript"/>
          <w:lang w:val="en-US" w:eastAsia="ko-KR"/>
        </w:rPr>
        <w:t>st</w:t>
      </w:r>
      <w:r w:rsidRPr="000341B7">
        <w:rPr>
          <w:lang w:val="en-US" w:eastAsia="ko-KR"/>
        </w:rPr>
        <w:t xml:space="preserve"> symbol group and 4</w:t>
      </w:r>
      <w:r w:rsidRPr="000341B7">
        <w:rPr>
          <w:vertAlign w:val="superscript"/>
          <w:lang w:val="en-US" w:eastAsia="ko-KR"/>
        </w:rPr>
        <w:t>th</w:t>
      </w:r>
      <w:r w:rsidRPr="000341B7">
        <w:rPr>
          <w:lang w:val="en-US" w:eastAsia="ko-KR"/>
        </w:rPr>
        <w:t xml:space="preserve"> symbol group of each preamble repetition, except for the tone index of 1</w:t>
      </w:r>
      <w:r w:rsidRPr="000341B7">
        <w:rPr>
          <w:vertAlign w:val="superscript"/>
          <w:lang w:val="en-US" w:eastAsia="ko-KR"/>
        </w:rPr>
        <w:t>st</w:t>
      </w:r>
      <w:r w:rsidRPr="000341B7">
        <w:rPr>
          <w:lang w:val="en-US" w:eastAsia="ko-KR"/>
        </w:rPr>
        <w:t xml:space="preserve"> symbol group of 1</w:t>
      </w:r>
      <w:r w:rsidRPr="000341B7">
        <w:rPr>
          <w:vertAlign w:val="superscript"/>
          <w:lang w:val="en-US" w:eastAsia="ko-KR"/>
        </w:rPr>
        <w:t>st</w:t>
      </w:r>
      <w:r w:rsidRPr="000341B7">
        <w:rPr>
          <w:lang w:val="en-US" w:eastAsia="ko-KR"/>
        </w:rPr>
        <w:t xml:space="preserve"> preamble repetition, is selected according to the cell specific Pseudo random sequence.</w:t>
      </w:r>
    </w:p>
    <w:p w14:paraId="45AD4A67" w14:textId="77777777" w:rsidR="00DB17E3" w:rsidRPr="00230AEE" w:rsidRDefault="00DB17E3" w:rsidP="000341B7">
      <w:pPr>
        <w:rPr>
          <w:rFonts w:eastAsia="SimSun"/>
        </w:rPr>
      </w:pPr>
      <w:r w:rsidRPr="00230AEE">
        <w:rPr>
          <w:rFonts w:eastAsia="SimSun"/>
        </w:rPr>
        <w:t xml:space="preserve">Frequency hopping shall be used within the </w:t>
      </w:r>
      <w:r w:rsidRPr="00230AEE">
        <w:rPr>
          <w:rFonts w:eastAsia="SimSun"/>
          <w:position w:val="-10"/>
        </w:rPr>
        <w:object w:dxaOrig="899" w:dyaOrig="339" w14:anchorId="3E49BB45">
          <v:shape id="_x0000_i1037" type="#_x0000_t75" style="width:46.2pt;height:17.4pt;mso-position-horizontal-relative:page;mso-position-vertical-relative:page" o:ole="">
            <v:imagedata r:id="rId583" o:title=""/>
          </v:shape>
          <o:OLEObject Type="Embed" ProgID="Equation.3" ShapeID="_x0000_i1037" DrawAspect="Content" ObjectID="_1596006106" r:id="rId585"/>
        </w:object>
      </w:r>
      <w:r w:rsidRPr="00230AEE">
        <w:rPr>
          <w:rFonts w:eastAsia="SimSun"/>
        </w:rPr>
        <w:t>subcarriers.</w:t>
      </w:r>
    </w:p>
    <w:p w14:paraId="240C1BF9" w14:textId="77777777" w:rsidR="00DB17E3" w:rsidRPr="00457B73" w:rsidRDefault="00DB17E3" w:rsidP="00DB17E3">
      <w:pPr>
        <w:rPr>
          <w:rFonts w:eastAsiaTheme="minorEastAsia"/>
          <w:lang w:eastAsia="ja-JP"/>
        </w:rPr>
      </w:pPr>
    </w:p>
    <w:p w14:paraId="7F99EF07" w14:textId="77777777" w:rsidR="00DB17E3" w:rsidRDefault="00DB17E3" w:rsidP="00DB17E3">
      <w:pPr>
        <w:rPr>
          <w:rFonts w:eastAsiaTheme="minorEastAsia"/>
          <w:lang w:eastAsia="ja-JP"/>
        </w:rPr>
      </w:pPr>
      <w:r w:rsidRPr="00230AEE">
        <w:rPr>
          <w:rFonts w:eastAsiaTheme="minorEastAsia"/>
          <w:highlight w:val="green"/>
          <w:lang w:eastAsia="ja-JP"/>
        </w:rPr>
        <w:t>Agreement</w:t>
      </w:r>
    </w:p>
    <w:p w14:paraId="4F73DC00" w14:textId="77777777" w:rsidR="00DB17E3" w:rsidRPr="00230AEE" w:rsidRDefault="00DB17E3" w:rsidP="00DB17E3">
      <w:pPr>
        <w:rPr>
          <w:rFonts w:eastAsiaTheme="minorEastAsia"/>
          <w:szCs w:val="20"/>
          <w:lang w:eastAsia="ja-JP"/>
        </w:rPr>
      </w:pPr>
      <w:r w:rsidRPr="00230AEE">
        <w:rPr>
          <w:rFonts w:eastAsia="DengXian"/>
          <w:szCs w:val="20"/>
          <w:lang w:val="en-US" w:eastAsia="zh-CN"/>
        </w:rPr>
        <w:t>The value range of ack-NACK-NumRepetitions and ack-NACK-NumRepetitions-Msg4 in TDD NB-IoT is same as FDD NB-IoT.</w:t>
      </w:r>
    </w:p>
    <w:p w14:paraId="2ACBBA9A" w14:textId="77777777" w:rsidR="00DB17E3" w:rsidRPr="000341B7" w:rsidRDefault="00DB17E3" w:rsidP="00DB17E3">
      <w:pPr>
        <w:rPr>
          <w:rFonts w:eastAsiaTheme="minorEastAsia"/>
          <w:szCs w:val="20"/>
          <w:lang w:eastAsia="ja-JP"/>
        </w:rPr>
      </w:pPr>
    </w:p>
    <w:p w14:paraId="64C26E2D" w14:textId="77777777" w:rsidR="00DB17E3" w:rsidRPr="000341B7" w:rsidRDefault="00DB17E3" w:rsidP="00DB17E3">
      <w:pPr>
        <w:rPr>
          <w:rFonts w:eastAsiaTheme="minorEastAsia"/>
          <w:szCs w:val="20"/>
          <w:lang w:eastAsia="ja-JP"/>
        </w:rPr>
      </w:pPr>
      <w:r w:rsidRPr="000341B7">
        <w:rPr>
          <w:rFonts w:eastAsiaTheme="minorEastAsia"/>
          <w:szCs w:val="20"/>
          <w:highlight w:val="green"/>
          <w:lang w:eastAsia="ja-JP"/>
        </w:rPr>
        <w:t>Agreement</w:t>
      </w:r>
    </w:p>
    <w:p w14:paraId="12099216" w14:textId="77777777" w:rsidR="00DB17E3" w:rsidRPr="000341B7" w:rsidRDefault="00DB17E3" w:rsidP="00DB17E3">
      <w:pPr>
        <w:rPr>
          <w:rFonts w:eastAsiaTheme="minorEastAsia"/>
          <w:szCs w:val="20"/>
          <w:lang w:eastAsia="ja-JP"/>
        </w:rPr>
      </w:pPr>
      <w:r w:rsidRPr="000341B7">
        <w:rPr>
          <w:rFonts w:eastAsiaTheme="minorEastAsia"/>
          <w:szCs w:val="20"/>
          <w:lang w:eastAsia="ja-JP"/>
        </w:rPr>
        <w:t>2-bit signaling indicates offset between UL PRB center with respect to DL PRB center to be either 7.5kHz, -7.5kHz, or 0 kHz</w:t>
      </w:r>
    </w:p>
    <w:p w14:paraId="14361263" w14:textId="77777777" w:rsidR="00DB17E3" w:rsidRPr="000341B7" w:rsidRDefault="00DB17E3" w:rsidP="00DB17E3">
      <w:pPr>
        <w:rPr>
          <w:rFonts w:eastAsiaTheme="minorEastAsia"/>
          <w:szCs w:val="20"/>
          <w:lang w:eastAsia="ja-JP"/>
        </w:rPr>
      </w:pPr>
    </w:p>
    <w:p w14:paraId="796C22DF" w14:textId="77777777" w:rsidR="00DB17E3" w:rsidRDefault="00DB17E3" w:rsidP="00DB17E3"/>
    <w:p w14:paraId="4482CD15" w14:textId="38EA04D7" w:rsidR="00DB17E3" w:rsidRDefault="0058452E" w:rsidP="00DB17E3">
      <w:pPr>
        <w:rPr>
          <w:lang w:eastAsia="x-none"/>
        </w:rPr>
      </w:pPr>
      <w:hyperlink r:id="rId586" w:history="1">
        <w:r w:rsidR="000F2B08">
          <w:rPr>
            <w:rStyle w:val="Hyperlink"/>
            <w:lang w:eastAsia="x-none"/>
          </w:rPr>
          <w:t>R1-1805863</w:t>
        </w:r>
      </w:hyperlink>
      <w:r w:rsidR="00DB17E3">
        <w:rPr>
          <w:lang w:eastAsia="x-none"/>
        </w:rPr>
        <w:tab/>
        <w:t>UL aspects of TDD for NB-IoT</w:t>
      </w:r>
      <w:r w:rsidR="00DB17E3">
        <w:rPr>
          <w:lang w:eastAsia="x-none"/>
        </w:rPr>
        <w:tab/>
        <w:t>Ericsson</w:t>
      </w:r>
    </w:p>
    <w:p w14:paraId="69027312" w14:textId="33DBC80D" w:rsidR="00DB17E3" w:rsidRDefault="0058452E" w:rsidP="00DB17E3">
      <w:pPr>
        <w:rPr>
          <w:lang w:eastAsia="x-none"/>
        </w:rPr>
      </w:pPr>
      <w:hyperlink r:id="rId587" w:history="1">
        <w:r w:rsidR="000F2B08">
          <w:rPr>
            <w:rStyle w:val="Hyperlink"/>
            <w:lang w:eastAsia="x-none"/>
          </w:rPr>
          <w:t>R1-1805971</w:t>
        </w:r>
      </w:hyperlink>
      <w:r w:rsidR="00DB17E3">
        <w:rPr>
          <w:lang w:eastAsia="x-none"/>
        </w:rPr>
        <w:tab/>
        <w:t>On uplink TDD NB-IoT</w:t>
      </w:r>
      <w:r w:rsidR="00DB17E3">
        <w:rPr>
          <w:lang w:eastAsia="x-none"/>
        </w:rPr>
        <w:tab/>
        <w:t>Huawei, HiSilicon</w:t>
      </w:r>
    </w:p>
    <w:p w14:paraId="1E056E94" w14:textId="2801861B" w:rsidR="00DB17E3" w:rsidRDefault="0058452E" w:rsidP="00DB17E3">
      <w:pPr>
        <w:rPr>
          <w:lang w:eastAsia="x-none"/>
        </w:rPr>
      </w:pPr>
      <w:hyperlink r:id="rId588" w:history="1">
        <w:r w:rsidR="000F2B08">
          <w:rPr>
            <w:rStyle w:val="Hyperlink"/>
            <w:lang w:eastAsia="x-none"/>
          </w:rPr>
          <w:t>R1-1806167</w:t>
        </w:r>
      </w:hyperlink>
      <w:r w:rsidR="00DB17E3">
        <w:rPr>
          <w:lang w:eastAsia="x-none"/>
        </w:rPr>
        <w:tab/>
        <w:t>Uplink aspects of TDD support in NB-IoT</w:t>
      </w:r>
      <w:r w:rsidR="00DB17E3">
        <w:rPr>
          <w:lang w:eastAsia="x-none"/>
        </w:rPr>
        <w:tab/>
        <w:t>Nokia, Nokia Shanghai Bell</w:t>
      </w:r>
    </w:p>
    <w:p w14:paraId="516FF2F7" w14:textId="57339216" w:rsidR="00DB17E3" w:rsidRDefault="0058452E" w:rsidP="00DB17E3">
      <w:pPr>
        <w:rPr>
          <w:lang w:eastAsia="x-none"/>
        </w:rPr>
      </w:pPr>
      <w:hyperlink r:id="rId589" w:history="1">
        <w:r w:rsidR="000F2B08">
          <w:rPr>
            <w:rStyle w:val="Hyperlink"/>
            <w:lang w:eastAsia="x-none"/>
          </w:rPr>
          <w:t>R1-1806200</w:t>
        </w:r>
      </w:hyperlink>
      <w:r w:rsidR="00DB17E3">
        <w:rPr>
          <w:lang w:eastAsia="x-none"/>
        </w:rPr>
        <w:tab/>
        <w:t>Remaining issues on uplink aspects to support TDD NB-IoT</w:t>
      </w:r>
      <w:r w:rsidR="00DB17E3">
        <w:rPr>
          <w:lang w:eastAsia="x-none"/>
        </w:rPr>
        <w:tab/>
        <w:t>ZTE</w:t>
      </w:r>
    </w:p>
    <w:p w14:paraId="4EC8C758" w14:textId="4D340DF2" w:rsidR="00DB17E3" w:rsidRDefault="0058452E" w:rsidP="00DB17E3">
      <w:pPr>
        <w:rPr>
          <w:lang w:eastAsia="x-none"/>
        </w:rPr>
      </w:pPr>
      <w:hyperlink r:id="rId590" w:history="1">
        <w:r w:rsidR="000F2B08">
          <w:rPr>
            <w:rStyle w:val="Hyperlink"/>
            <w:lang w:eastAsia="x-none"/>
          </w:rPr>
          <w:t>R1-1806596</w:t>
        </w:r>
      </w:hyperlink>
      <w:r w:rsidR="00DB17E3">
        <w:rPr>
          <w:lang w:eastAsia="x-none"/>
        </w:rPr>
        <w:tab/>
        <w:t>Discussion on UL aspects in TDD NB-IoT</w:t>
      </w:r>
      <w:r w:rsidR="00DB17E3">
        <w:rPr>
          <w:lang w:eastAsia="x-none"/>
        </w:rPr>
        <w:tab/>
        <w:t>LG Electronics</w:t>
      </w:r>
    </w:p>
    <w:p w14:paraId="07945E1A" w14:textId="38FDCA07" w:rsidR="00DB17E3" w:rsidRDefault="0058452E" w:rsidP="00DB17E3">
      <w:pPr>
        <w:rPr>
          <w:lang w:eastAsia="x-none"/>
        </w:rPr>
      </w:pPr>
      <w:hyperlink r:id="rId591" w:history="1">
        <w:r w:rsidR="000F2B08">
          <w:rPr>
            <w:rStyle w:val="Hyperlink"/>
            <w:lang w:eastAsia="x-none"/>
          </w:rPr>
          <w:t>R1-1806695</w:t>
        </w:r>
      </w:hyperlink>
      <w:r w:rsidR="00DB17E3">
        <w:rPr>
          <w:lang w:eastAsia="x-none"/>
        </w:rPr>
        <w:tab/>
        <w:t>Discussion on UL channel for TDD NB-IoT</w:t>
      </w:r>
      <w:r w:rsidR="00DB17E3">
        <w:rPr>
          <w:lang w:eastAsia="x-none"/>
        </w:rPr>
        <w:tab/>
        <w:t>Samsung</w:t>
      </w:r>
    </w:p>
    <w:p w14:paraId="61EACAD5" w14:textId="423FDD44" w:rsidR="00DB17E3" w:rsidRDefault="0058452E" w:rsidP="00DB17E3">
      <w:pPr>
        <w:rPr>
          <w:lang w:eastAsia="x-none"/>
        </w:rPr>
      </w:pPr>
      <w:hyperlink r:id="rId592" w:history="1">
        <w:r w:rsidR="000F2B08">
          <w:rPr>
            <w:rStyle w:val="Hyperlink"/>
            <w:lang w:eastAsia="x-none"/>
          </w:rPr>
          <w:t>R1-1806940</w:t>
        </w:r>
      </w:hyperlink>
      <w:r w:rsidR="00DB17E3">
        <w:rPr>
          <w:lang w:eastAsia="x-none"/>
        </w:rPr>
        <w:tab/>
        <w:t>Remaining issues of uplink aspects of TDD NB-IoT</w:t>
      </w:r>
      <w:r w:rsidR="00DB17E3">
        <w:rPr>
          <w:lang w:eastAsia="x-none"/>
        </w:rPr>
        <w:tab/>
        <w:t>Sharp</w:t>
      </w:r>
    </w:p>
    <w:p w14:paraId="077440D9" w14:textId="446C677D" w:rsidR="00DB17E3" w:rsidRDefault="0058452E" w:rsidP="00DB17E3">
      <w:pPr>
        <w:rPr>
          <w:lang w:eastAsia="x-none"/>
        </w:rPr>
      </w:pPr>
      <w:hyperlink r:id="rId593" w:history="1">
        <w:r w:rsidR="000F2B08">
          <w:rPr>
            <w:rStyle w:val="Hyperlink"/>
            <w:lang w:eastAsia="x-none"/>
          </w:rPr>
          <w:t>R1-1807116</w:t>
        </w:r>
      </w:hyperlink>
      <w:r w:rsidR="00DB17E3">
        <w:rPr>
          <w:lang w:eastAsia="x-none"/>
        </w:rPr>
        <w:tab/>
        <w:t>Remaining issues on uplink aspects of TDD NB-IoT</w:t>
      </w:r>
      <w:r w:rsidR="00DB17E3">
        <w:rPr>
          <w:lang w:eastAsia="x-none"/>
        </w:rPr>
        <w:tab/>
        <w:t>Qualcomm Incorporated</w:t>
      </w:r>
    </w:p>
    <w:p w14:paraId="11E874CA" w14:textId="77777777" w:rsidR="00DB17E3" w:rsidRDefault="00DB17E3" w:rsidP="000341B7">
      <w:pPr>
        <w:pStyle w:val="Heading5"/>
        <w:rPr>
          <w:lang w:val="en-US"/>
        </w:rPr>
      </w:pPr>
      <w:bookmarkStart w:id="156" w:name="_Toc516232574"/>
      <w:r w:rsidRPr="0058006B">
        <w:t>Common</w:t>
      </w:r>
      <w:r w:rsidRPr="009A5C6A">
        <w:rPr>
          <w:lang w:val="en-US"/>
        </w:rPr>
        <w:t xml:space="preserve"> aspects</w:t>
      </w:r>
      <w:bookmarkEnd w:id="156"/>
    </w:p>
    <w:p w14:paraId="1DD52674" w14:textId="77777777" w:rsidR="00DB17E3" w:rsidRDefault="00DB17E3" w:rsidP="00DB17E3">
      <w:pPr>
        <w:rPr>
          <w:i/>
          <w:iCs/>
          <w:lang w:eastAsia="x-none"/>
        </w:rPr>
      </w:pPr>
      <w:r>
        <w:rPr>
          <w:i/>
          <w:iCs/>
          <w:lang w:eastAsia="x-none"/>
        </w:rPr>
        <w:t>E.g. Relaxations of MCL, latency, capacity targets; UL:DL configurations, special subframe, HARQ, etc.</w:t>
      </w:r>
    </w:p>
    <w:p w14:paraId="1530E50B" w14:textId="77777777" w:rsidR="00DB17E3" w:rsidRPr="00741627" w:rsidRDefault="00DB17E3" w:rsidP="00DB17E3">
      <w:pPr>
        <w:rPr>
          <w:rFonts w:eastAsia="Yu Mincho"/>
          <w:iCs/>
          <w:lang w:eastAsia="ja-JP"/>
        </w:rPr>
      </w:pPr>
    </w:p>
    <w:p w14:paraId="33D9118A" w14:textId="70FBEE9F" w:rsidR="00DB17E3" w:rsidRPr="000341B7" w:rsidRDefault="0058452E" w:rsidP="00DB17E3">
      <w:pPr>
        <w:rPr>
          <w:i/>
          <w:iCs/>
          <w:lang w:eastAsia="x-none"/>
        </w:rPr>
      </w:pPr>
      <w:hyperlink r:id="rId594" w:history="1">
        <w:r w:rsidR="000F2B08">
          <w:rPr>
            <w:rStyle w:val="Hyperlink"/>
            <w:rFonts w:eastAsia="Yu Mincho"/>
            <w:b/>
            <w:iCs/>
            <w:lang w:eastAsia="ja-JP"/>
          </w:rPr>
          <w:t>R1-1807563</w:t>
        </w:r>
      </w:hyperlink>
      <w:r w:rsidR="00DB17E3" w:rsidRPr="000341B7">
        <w:rPr>
          <w:rFonts w:eastAsia="Yu Mincho"/>
          <w:b/>
          <w:iCs/>
          <w:lang w:eastAsia="ja-JP"/>
        </w:rPr>
        <w:tab/>
        <w:t>Summary of TDD Common aspects</w:t>
      </w:r>
      <w:r w:rsidR="00DB17E3" w:rsidRPr="000341B7">
        <w:rPr>
          <w:rFonts w:eastAsia="Yu Mincho"/>
          <w:b/>
          <w:iCs/>
          <w:lang w:eastAsia="ja-JP"/>
        </w:rPr>
        <w:tab/>
      </w:r>
      <w:r w:rsidR="00DB17E3" w:rsidRPr="000341B7">
        <w:rPr>
          <w:b/>
          <w:lang w:eastAsia="x-none"/>
        </w:rPr>
        <w:t>LG Electronics</w:t>
      </w:r>
      <w:r w:rsidR="000341B7" w:rsidRPr="000341B7">
        <w:rPr>
          <w:lang w:eastAsia="x-none"/>
        </w:rPr>
        <w:tab/>
        <w:t xml:space="preserve">(revision of </w:t>
      </w:r>
      <w:hyperlink r:id="rId595" w:history="1">
        <w:r w:rsidR="000F2B08">
          <w:rPr>
            <w:rStyle w:val="Hyperlink"/>
            <w:lang w:eastAsia="x-none"/>
          </w:rPr>
          <w:t>R1-1807527</w:t>
        </w:r>
      </w:hyperlink>
      <w:r w:rsidR="000341B7" w:rsidRPr="000341B7">
        <w:rPr>
          <w:rFonts w:eastAsia="Yu Mincho"/>
          <w:iCs/>
          <w:lang w:eastAsia="ja-JP"/>
        </w:rPr>
        <w:tab/>
      </w:r>
      <w:hyperlink r:id="rId596" w:history="1">
        <w:r w:rsidR="000F2B08">
          <w:rPr>
            <w:rStyle w:val="Hyperlink"/>
            <w:rFonts w:eastAsia="Yu Mincho"/>
            <w:iCs/>
            <w:lang w:eastAsia="ja-JP"/>
          </w:rPr>
          <w:t>R1-1807489</w:t>
        </w:r>
      </w:hyperlink>
      <w:r w:rsidR="000341B7" w:rsidRPr="000341B7">
        <w:rPr>
          <w:lang w:eastAsia="x-none"/>
        </w:rPr>
        <w:t>)</w:t>
      </w:r>
    </w:p>
    <w:p w14:paraId="2982B0B4" w14:textId="77777777" w:rsidR="00DB17E3" w:rsidRPr="000341B7" w:rsidRDefault="00DB17E3" w:rsidP="00DB17E3">
      <w:pPr>
        <w:rPr>
          <w:i/>
          <w:iCs/>
          <w:lang w:eastAsia="x-none"/>
        </w:rPr>
      </w:pPr>
    </w:p>
    <w:p w14:paraId="15C1AD81" w14:textId="77777777" w:rsidR="00DB17E3" w:rsidRPr="00741627" w:rsidRDefault="00DB17E3" w:rsidP="000341B7">
      <w:r w:rsidRPr="00741627">
        <w:rPr>
          <w:highlight w:val="green"/>
        </w:rPr>
        <w:t>Agreement</w:t>
      </w:r>
    </w:p>
    <w:p w14:paraId="4229E59C" w14:textId="77777777" w:rsidR="00DB17E3" w:rsidRPr="00741627" w:rsidRDefault="00DB17E3" w:rsidP="00017304">
      <w:pPr>
        <w:pStyle w:val="ListParagraph"/>
        <w:numPr>
          <w:ilvl w:val="0"/>
          <w:numId w:val="276"/>
        </w:numPr>
      </w:pPr>
      <w:r w:rsidRPr="00741627">
        <w:t>No new UL/DL configurations for standalone operation mode are supported in TDD NB-IoT</w:t>
      </w:r>
    </w:p>
    <w:p w14:paraId="5C5A70E8" w14:textId="77777777" w:rsidR="00DB17E3" w:rsidRPr="00741627" w:rsidRDefault="00DB17E3" w:rsidP="000341B7">
      <w:pPr>
        <w:rPr>
          <w:highlight w:val="green"/>
        </w:rPr>
      </w:pPr>
      <w:r w:rsidRPr="00741627">
        <w:rPr>
          <w:highlight w:val="green"/>
        </w:rPr>
        <w:t>Agreement</w:t>
      </w:r>
    </w:p>
    <w:p w14:paraId="14AA48F4" w14:textId="77777777" w:rsidR="00DB17E3" w:rsidRPr="00741627" w:rsidRDefault="00DB17E3" w:rsidP="00017304">
      <w:pPr>
        <w:pStyle w:val="ListParagraph"/>
        <w:numPr>
          <w:ilvl w:val="0"/>
          <w:numId w:val="276"/>
        </w:numPr>
      </w:pPr>
      <w:r w:rsidRPr="00741627">
        <w:t>Confirm the working assumption to not support UL/DL configuration #6 in Rel-15.</w:t>
      </w:r>
    </w:p>
    <w:p w14:paraId="63BD75DB" w14:textId="77777777" w:rsidR="00DB17E3" w:rsidRPr="00741627" w:rsidRDefault="00DB17E3" w:rsidP="000341B7">
      <w:pPr>
        <w:rPr>
          <w:highlight w:val="green"/>
        </w:rPr>
      </w:pPr>
      <w:r w:rsidRPr="00741627">
        <w:rPr>
          <w:highlight w:val="green"/>
        </w:rPr>
        <w:t>Agreement</w:t>
      </w:r>
    </w:p>
    <w:p w14:paraId="765F3BC1" w14:textId="77777777" w:rsidR="00DB17E3" w:rsidRPr="00741627" w:rsidRDefault="00DB17E3" w:rsidP="00017304">
      <w:pPr>
        <w:pStyle w:val="ListParagraph"/>
        <w:numPr>
          <w:ilvl w:val="0"/>
          <w:numId w:val="276"/>
        </w:numPr>
      </w:pPr>
      <w:r w:rsidRPr="00741627">
        <w:t>Do not map transmissions to DwPTS and UpPTS in special subframe configuration 10 in Rel-15.</w:t>
      </w:r>
    </w:p>
    <w:p w14:paraId="76D2829E" w14:textId="77777777" w:rsidR="00DB17E3" w:rsidRPr="00741627" w:rsidRDefault="00DB17E3" w:rsidP="000341B7">
      <w:pPr>
        <w:rPr>
          <w:highlight w:val="green"/>
        </w:rPr>
      </w:pPr>
      <w:r w:rsidRPr="00741627">
        <w:rPr>
          <w:highlight w:val="green"/>
        </w:rPr>
        <w:t>Agreement</w:t>
      </w:r>
    </w:p>
    <w:p w14:paraId="04E9E309" w14:textId="77777777" w:rsidR="00DB17E3" w:rsidRPr="00741627" w:rsidRDefault="00DB17E3" w:rsidP="000341B7">
      <w:r w:rsidRPr="00741627">
        <w:t>For downlink scheduling delay, valid special subframes which include DwPTS to which NPDSCH can be mapped are counted as a part of the scheduling delay k0.</w:t>
      </w:r>
    </w:p>
    <w:p w14:paraId="1BB778A9" w14:textId="77777777" w:rsidR="00DB17E3" w:rsidRPr="00741627" w:rsidRDefault="00DB17E3" w:rsidP="000341B7"/>
    <w:p w14:paraId="689C9B32" w14:textId="77777777" w:rsidR="00DB17E3" w:rsidRPr="00741627" w:rsidRDefault="00DB17E3" w:rsidP="000341B7">
      <w:pPr>
        <w:rPr>
          <w:highlight w:val="green"/>
        </w:rPr>
      </w:pPr>
      <w:r w:rsidRPr="00741627">
        <w:rPr>
          <w:highlight w:val="green"/>
        </w:rPr>
        <w:t>Agreement</w:t>
      </w:r>
    </w:p>
    <w:p w14:paraId="5AFAC905" w14:textId="77777777" w:rsidR="00DB17E3" w:rsidRPr="00741627" w:rsidRDefault="00DB17E3" w:rsidP="00017304">
      <w:pPr>
        <w:pStyle w:val="ListParagraph"/>
        <w:numPr>
          <w:ilvl w:val="0"/>
          <w:numId w:val="276"/>
        </w:numPr>
      </w:pPr>
      <w:r w:rsidRPr="00741627">
        <w:t>Uplink scheduling delays for NPUSCH format 1 for 3.75kHz and 15kHz, are 8 absolute subframes + k0 valid uplink subframes, where a set of k0 is {0, 8, 16, 32}</w:t>
      </w:r>
    </w:p>
    <w:p w14:paraId="61FEA852" w14:textId="77777777" w:rsidR="00DB17E3" w:rsidRPr="00741627" w:rsidRDefault="00DB17E3" w:rsidP="00017304">
      <w:pPr>
        <w:pStyle w:val="ListParagraph"/>
        <w:numPr>
          <w:ilvl w:val="0"/>
          <w:numId w:val="276"/>
        </w:numPr>
      </w:pPr>
      <w:r w:rsidRPr="00741627">
        <w:lastRenderedPageBreak/>
        <w:t>Uplink scheduling delays for NPUSCH format 2 for 3.75kHz and 15kHz, are 12 absolute subframes + k0 valid uplink subframes, where k0 is the same as described in Tables of 16.4.2-1 and 16.4.2-2 respectively in TS36.213, subtracting 12 from the existing values</w:t>
      </w:r>
    </w:p>
    <w:p w14:paraId="018C3406" w14:textId="77777777" w:rsidR="00DB17E3" w:rsidRPr="00741627" w:rsidRDefault="00DB17E3" w:rsidP="00017304">
      <w:pPr>
        <w:pStyle w:val="ListParagraph"/>
        <w:numPr>
          <w:ilvl w:val="0"/>
          <w:numId w:val="276"/>
        </w:numPr>
      </w:pPr>
      <w:r w:rsidRPr="00741627">
        <w:t xml:space="preserve">For TDD configuration 1 and 4, for NPUSCH format 1 and format 2 with </w:t>
      </w:r>
      <w:r w:rsidRPr="00741627">
        <w:rPr>
          <w:rFonts w:hint="eastAsia"/>
        </w:rPr>
        <w:t>3.75 kHz subcarrier spacing</w:t>
      </w:r>
      <w:r w:rsidRPr="00741627">
        <w:t>,</w:t>
      </w:r>
      <w:r w:rsidRPr="00741627">
        <w:rPr>
          <w:rFonts w:hint="eastAsia"/>
        </w:rPr>
        <w:t xml:space="preserve"> if </w:t>
      </w:r>
      <w:r w:rsidRPr="00741627">
        <w:t>the indicated starting subframe is the 2nd of the two contiguous UL subframes, postpone the NB-slot.</w:t>
      </w:r>
    </w:p>
    <w:p w14:paraId="7A05FF09" w14:textId="77777777" w:rsidR="00DB17E3" w:rsidRPr="00741627" w:rsidRDefault="00DB17E3" w:rsidP="000341B7">
      <w:r w:rsidRPr="00741627">
        <w:rPr>
          <w:highlight w:val="green"/>
        </w:rPr>
        <w:t>Agreement</w:t>
      </w:r>
    </w:p>
    <w:p w14:paraId="53160011" w14:textId="77777777" w:rsidR="00DB17E3" w:rsidRPr="000341B7" w:rsidRDefault="00DB17E3" w:rsidP="00017304">
      <w:pPr>
        <w:pStyle w:val="ListParagraph"/>
        <w:numPr>
          <w:ilvl w:val="0"/>
          <w:numId w:val="277"/>
        </w:numPr>
      </w:pPr>
      <w:r w:rsidRPr="000341B7">
        <w:t>Single-HARQ capable UE does not support UL/DL interlaced transmission and reception</w:t>
      </w:r>
    </w:p>
    <w:p w14:paraId="0E0D7980" w14:textId="77777777" w:rsidR="00DB17E3" w:rsidRPr="000341B7" w:rsidRDefault="00DB17E3" w:rsidP="000341B7">
      <w:r w:rsidRPr="000341B7">
        <w:rPr>
          <w:highlight w:val="green"/>
        </w:rPr>
        <w:t>Agreement</w:t>
      </w:r>
    </w:p>
    <w:p w14:paraId="35FAD780" w14:textId="77777777" w:rsidR="00DB17E3" w:rsidRPr="000341B7" w:rsidRDefault="00DB17E3" w:rsidP="00017304">
      <w:pPr>
        <w:pStyle w:val="ListParagraph"/>
        <w:numPr>
          <w:ilvl w:val="0"/>
          <w:numId w:val="277"/>
        </w:numPr>
      </w:pPr>
      <w:r w:rsidRPr="000341B7">
        <w:t>The 1 ms minimum gap from end of NPUSCH format 1 for one HARQ process to NPDCCH for the other HARQ process is not specified for TDD NB-IoT.</w:t>
      </w:r>
    </w:p>
    <w:p w14:paraId="732A2596" w14:textId="77777777" w:rsidR="00DB17E3" w:rsidRPr="000341B7" w:rsidRDefault="00DB17E3" w:rsidP="000341B7">
      <w:r w:rsidRPr="000341B7">
        <w:rPr>
          <w:highlight w:val="green"/>
        </w:rPr>
        <w:t>Agreement</w:t>
      </w:r>
    </w:p>
    <w:p w14:paraId="32F0CE66" w14:textId="77777777" w:rsidR="00DB17E3" w:rsidRPr="000341B7" w:rsidRDefault="00DB17E3" w:rsidP="00017304">
      <w:pPr>
        <w:pStyle w:val="ListParagraph"/>
        <w:numPr>
          <w:ilvl w:val="0"/>
          <w:numId w:val="277"/>
        </w:numPr>
      </w:pPr>
      <w:r w:rsidRPr="000341B7">
        <w:t>For UE configured with 2 HARQ processes, the UE is not required to monitor NPDCCH 2ms before the start of the earliest NPDSCH until the end of the latest NPUSCH format 2</w:t>
      </w:r>
    </w:p>
    <w:p w14:paraId="5B2AEFE7" w14:textId="77777777" w:rsidR="00DB17E3" w:rsidRPr="000341B7" w:rsidRDefault="00DB17E3" w:rsidP="000341B7">
      <w:r w:rsidRPr="000341B7">
        <w:rPr>
          <w:highlight w:val="green"/>
        </w:rPr>
        <w:t>Agreement</w:t>
      </w:r>
    </w:p>
    <w:p w14:paraId="19424A63" w14:textId="77777777" w:rsidR="00DB17E3" w:rsidRPr="000341B7" w:rsidRDefault="00DB17E3" w:rsidP="00017304">
      <w:pPr>
        <w:pStyle w:val="ListParagraph"/>
        <w:numPr>
          <w:ilvl w:val="0"/>
          <w:numId w:val="277"/>
        </w:numPr>
      </w:pPr>
      <w:r w:rsidRPr="000341B7">
        <w:t>For UE configured with 2 HARQ processes, the UE is not required to monitor NPDCCH 2ms before the start of the first scheduled NPUSCH until the end of the latest NPUSCH format 1</w:t>
      </w:r>
    </w:p>
    <w:p w14:paraId="057067BF" w14:textId="77777777" w:rsidR="00DB17E3" w:rsidRPr="000341B7" w:rsidRDefault="00DB17E3" w:rsidP="000341B7">
      <w:r w:rsidRPr="000341B7">
        <w:rPr>
          <w:highlight w:val="green"/>
        </w:rPr>
        <w:t>Agreement</w:t>
      </w:r>
    </w:p>
    <w:p w14:paraId="4448B060" w14:textId="77777777" w:rsidR="00DB17E3" w:rsidRPr="000341B7" w:rsidRDefault="00DB17E3" w:rsidP="00017304">
      <w:pPr>
        <w:pStyle w:val="ListParagraph"/>
        <w:numPr>
          <w:ilvl w:val="0"/>
          <w:numId w:val="277"/>
        </w:numPr>
      </w:pPr>
      <w:r w:rsidRPr="000341B7">
        <w:t>For UE configured with 2 HARQ processes</w:t>
      </w:r>
      <w:r w:rsidRPr="000341B7">
        <w:rPr>
          <w:rFonts w:hint="eastAsia"/>
        </w:rPr>
        <w:t xml:space="preserve">, </w:t>
      </w:r>
      <w:r w:rsidRPr="000341B7">
        <w:t xml:space="preserve">an explicit guard time is not defined </w:t>
      </w:r>
      <w:r w:rsidRPr="000341B7">
        <w:rPr>
          <w:rFonts w:hint="eastAsia"/>
        </w:rPr>
        <w:t xml:space="preserve">for </w:t>
      </w:r>
      <w:r w:rsidRPr="000341B7">
        <w:t>the minimum gap between NPDCCH/NPDSCH reception and NPUSCH transmission</w:t>
      </w:r>
    </w:p>
    <w:p w14:paraId="167E5414" w14:textId="77777777" w:rsidR="00DB17E3" w:rsidRPr="000341B7" w:rsidRDefault="00DB17E3" w:rsidP="000341B7">
      <w:r w:rsidRPr="000341B7">
        <w:rPr>
          <w:highlight w:val="green"/>
        </w:rPr>
        <w:t>Agreement</w:t>
      </w:r>
    </w:p>
    <w:p w14:paraId="076C346C" w14:textId="77777777" w:rsidR="00DB17E3" w:rsidRPr="005D5ED6" w:rsidRDefault="00DB17E3" w:rsidP="005D5ED6">
      <w:r w:rsidRPr="00741627">
        <w:t>For UE configured with 2 HARQ processes</w:t>
      </w:r>
      <w:r w:rsidRPr="00741627">
        <w:rPr>
          <w:rFonts w:hint="eastAsia"/>
        </w:rPr>
        <w:t xml:space="preserve"> the minimum gap between NPUSCH transmission and NPDCCH/NPDSCH </w:t>
      </w:r>
      <w:r w:rsidRPr="005D5ED6">
        <w:rPr>
          <w:rFonts w:hint="eastAsia"/>
        </w:rPr>
        <w:t xml:space="preserve">reception </w:t>
      </w:r>
      <w:r w:rsidRPr="005D5ED6">
        <w:t>is</w:t>
      </w:r>
      <w:r w:rsidRPr="005D5ED6">
        <w:rPr>
          <w:rFonts w:hint="eastAsia"/>
        </w:rPr>
        <w:t xml:space="preserve"> as follows:</w:t>
      </w:r>
    </w:p>
    <w:p w14:paraId="5D23CCB4" w14:textId="77777777" w:rsidR="00DB17E3" w:rsidRPr="00741627" w:rsidRDefault="00DB17E3" w:rsidP="00017304">
      <w:pPr>
        <w:pStyle w:val="ListParagraph"/>
        <w:numPr>
          <w:ilvl w:val="0"/>
          <w:numId w:val="278"/>
        </w:numPr>
      </w:pPr>
      <w:r w:rsidRPr="00741627">
        <w:t>I</w:t>
      </w:r>
      <w:r w:rsidRPr="00741627">
        <w:rPr>
          <w:rFonts w:hint="eastAsia"/>
        </w:rPr>
        <w:t>n the case of in-band operation mode</w:t>
      </w:r>
      <w:r w:rsidRPr="00741627">
        <w:t>,</w:t>
      </w:r>
      <w:r w:rsidRPr="00741627">
        <w:rPr>
          <w:rFonts w:hint="eastAsia"/>
        </w:rPr>
        <w:t xml:space="preserve"> an explicit guard time is not defined</w:t>
      </w:r>
    </w:p>
    <w:p w14:paraId="4170FB71" w14:textId="77777777" w:rsidR="00DB17E3" w:rsidRPr="00741627" w:rsidRDefault="00DB17E3" w:rsidP="00017304">
      <w:pPr>
        <w:pStyle w:val="ListParagraph"/>
        <w:numPr>
          <w:ilvl w:val="0"/>
          <w:numId w:val="278"/>
        </w:numPr>
      </w:pPr>
      <w:r w:rsidRPr="00741627">
        <w:t>For 15 kHz SCS, i</w:t>
      </w:r>
      <w:r w:rsidRPr="00741627">
        <w:rPr>
          <w:rFonts w:hint="eastAsia"/>
        </w:rPr>
        <w:t>n the case of guard-band and standalone operation modes</w:t>
      </w:r>
      <w:r w:rsidRPr="00741627">
        <w:t>, UE is allowed to skip at least part of the first OFDM symbol in a downlink subframe right after an uplink subframe where the UE performs uplink transmission.</w:t>
      </w:r>
    </w:p>
    <w:p w14:paraId="266B0707" w14:textId="77777777" w:rsidR="00DB17E3" w:rsidRPr="00741627" w:rsidRDefault="00DB17E3" w:rsidP="00017304">
      <w:pPr>
        <w:pStyle w:val="ListParagraph"/>
        <w:numPr>
          <w:ilvl w:val="1"/>
          <w:numId w:val="278"/>
        </w:numPr>
      </w:pPr>
      <w:r w:rsidRPr="00741627">
        <w:t>Clarify which part in CR phase</w:t>
      </w:r>
    </w:p>
    <w:p w14:paraId="72F95D60" w14:textId="77777777" w:rsidR="00DB17E3" w:rsidRPr="005D5ED6" w:rsidRDefault="00DB17E3" w:rsidP="000341B7">
      <w:pPr>
        <w:rPr>
          <w:iCs/>
        </w:rPr>
      </w:pPr>
    </w:p>
    <w:p w14:paraId="638010CD" w14:textId="77777777" w:rsidR="00DB17E3" w:rsidRPr="00741627" w:rsidRDefault="00DB17E3" w:rsidP="000341B7">
      <w:pPr>
        <w:rPr>
          <w:rFonts w:eastAsiaTheme="minorEastAsia"/>
          <w:iCs/>
          <w:lang w:eastAsia="ja-JP"/>
        </w:rPr>
      </w:pPr>
      <w:r w:rsidRPr="00741627">
        <w:rPr>
          <w:rFonts w:eastAsiaTheme="minorEastAsia"/>
          <w:iCs/>
          <w:highlight w:val="green"/>
          <w:lang w:eastAsia="ja-JP"/>
        </w:rPr>
        <w:t>Agreement</w:t>
      </w:r>
    </w:p>
    <w:p w14:paraId="43117C16" w14:textId="77777777" w:rsidR="00DB17E3" w:rsidRPr="005D5ED6" w:rsidRDefault="00DB17E3" w:rsidP="000341B7">
      <w:r w:rsidRPr="005D5ED6">
        <w:t>For UE configured with 1 HARQ process, minimum timing relationships between channels in TDD NB-IoT are the same as FDD NB-IoT</w:t>
      </w:r>
    </w:p>
    <w:p w14:paraId="10D23C40" w14:textId="77777777" w:rsidR="00DB17E3" w:rsidRDefault="00DB17E3" w:rsidP="000341B7">
      <w:pPr>
        <w:rPr>
          <w:rFonts w:eastAsiaTheme="minorEastAsia"/>
          <w:iCs/>
          <w:lang w:val="en-US" w:eastAsia="ja-JP"/>
        </w:rPr>
      </w:pPr>
    </w:p>
    <w:p w14:paraId="6C5E1812" w14:textId="77777777" w:rsidR="00DB17E3" w:rsidRDefault="00DB17E3" w:rsidP="000341B7">
      <w:pPr>
        <w:rPr>
          <w:rFonts w:eastAsiaTheme="minorEastAsia"/>
          <w:iCs/>
          <w:lang w:val="en-US" w:eastAsia="ja-JP"/>
        </w:rPr>
      </w:pPr>
      <w:r w:rsidRPr="00D62B58">
        <w:rPr>
          <w:rFonts w:eastAsiaTheme="minorEastAsia"/>
          <w:iCs/>
          <w:highlight w:val="green"/>
          <w:lang w:val="en-US" w:eastAsia="ja-JP"/>
        </w:rPr>
        <w:t>Agreement</w:t>
      </w:r>
    </w:p>
    <w:p w14:paraId="70CE6CE9" w14:textId="77777777" w:rsidR="00DB17E3" w:rsidRPr="005D5ED6" w:rsidRDefault="00DB17E3" w:rsidP="00017304">
      <w:pPr>
        <w:pStyle w:val="ListParagraph"/>
        <w:numPr>
          <w:ilvl w:val="0"/>
          <w:numId w:val="279"/>
        </w:numPr>
      </w:pPr>
      <w:r w:rsidRPr="005D5ED6">
        <w:t>The number of soft channel bits for Cat. NB1 and Cat. NB2 is the same as Rel-13/Rel-14 (e)NB-IoT FDD systems.</w:t>
      </w:r>
    </w:p>
    <w:p w14:paraId="3A3528F2" w14:textId="77777777" w:rsidR="00DB17E3" w:rsidRPr="00741627" w:rsidRDefault="00DB17E3" w:rsidP="000341B7">
      <w:pPr>
        <w:rPr>
          <w:rFonts w:eastAsiaTheme="minorEastAsia"/>
          <w:iCs/>
          <w:lang w:val="en-US" w:eastAsia="ja-JP"/>
        </w:rPr>
      </w:pPr>
      <w:r w:rsidRPr="00D62B58">
        <w:rPr>
          <w:rFonts w:eastAsiaTheme="minorEastAsia"/>
          <w:iCs/>
          <w:highlight w:val="green"/>
          <w:lang w:val="en-US" w:eastAsia="ja-JP"/>
        </w:rPr>
        <w:t>Agreement</w:t>
      </w:r>
    </w:p>
    <w:p w14:paraId="2470A0F6" w14:textId="77777777" w:rsidR="00DB17E3" w:rsidRPr="005D5ED6" w:rsidRDefault="00DB17E3" w:rsidP="00017304">
      <w:pPr>
        <w:pStyle w:val="ListParagraph"/>
        <w:numPr>
          <w:ilvl w:val="0"/>
          <w:numId w:val="279"/>
        </w:numPr>
      </w:pPr>
      <w:r w:rsidRPr="005D5ED6">
        <w:t>The Rel-14 FDD interference randomization based on RE level rotation is applied to downlink channels for both anchor and non-anchor carrier in TDD NB-IoT.</w:t>
      </w:r>
    </w:p>
    <w:p w14:paraId="0FDBB711" w14:textId="77777777" w:rsidR="00DB17E3" w:rsidRPr="00741627" w:rsidRDefault="00DB17E3" w:rsidP="00DB17E3">
      <w:pPr>
        <w:rPr>
          <w:rFonts w:eastAsiaTheme="minorEastAsia"/>
          <w:iCs/>
          <w:lang w:val="en-US" w:eastAsia="ja-JP"/>
        </w:rPr>
      </w:pPr>
    </w:p>
    <w:p w14:paraId="7B0AB567" w14:textId="77777777" w:rsidR="00DB17E3" w:rsidRPr="00741627" w:rsidRDefault="00DB17E3" w:rsidP="00DB17E3">
      <w:pPr>
        <w:rPr>
          <w:rFonts w:eastAsiaTheme="minorEastAsia"/>
          <w:iCs/>
          <w:lang w:val="en-US" w:eastAsia="ja-JP"/>
        </w:rPr>
      </w:pPr>
    </w:p>
    <w:p w14:paraId="64DE3364" w14:textId="5E917E0B" w:rsidR="00DB17E3" w:rsidRDefault="0058452E" w:rsidP="00DB17E3">
      <w:pPr>
        <w:rPr>
          <w:lang w:eastAsia="x-none"/>
        </w:rPr>
      </w:pPr>
      <w:hyperlink r:id="rId597" w:history="1">
        <w:r w:rsidR="000F2B08">
          <w:rPr>
            <w:rStyle w:val="Hyperlink"/>
            <w:lang w:eastAsia="x-none"/>
          </w:rPr>
          <w:t>R1-1805864</w:t>
        </w:r>
      </w:hyperlink>
      <w:r w:rsidR="00DB17E3">
        <w:rPr>
          <w:lang w:eastAsia="x-none"/>
        </w:rPr>
        <w:tab/>
        <w:t>DL/UL common aspects of TDD for NB-IoT</w:t>
      </w:r>
      <w:r w:rsidR="00DB17E3">
        <w:rPr>
          <w:lang w:eastAsia="x-none"/>
        </w:rPr>
        <w:tab/>
        <w:t>Ericsson</w:t>
      </w:r>
    </w:p>
    <w:p w14:paraId="3B6670A6" w14:textId="7931AEFC" w:rsidR="00DB17E3" w:rsidRDefault="0058452E" w:rsidP="00DB17E3">
      <w:pPr>
        <w:rPr>
          <w:lang w:eastAsia="x-none"/>
        </w:rPr>
      </w:pPr>
      <w:hyperlink r:id="rId598" w:history="1">
        <w:r w:rsidR="000F2B08">
          <w:rPr>
            <w:rStyle w:val="Hyperlink"/>
            <w:lang w:eastAsia="x-none"/>
          </w:rPr>
          <w:t>R1-1805969</w:t>
        </w:r>
      </w:hyperlink>
      <w:r w:rsidR="00DB17E3">
        <w:rPr>
          <w:lang w:eastAsia="x-none"/>
        </w:rPr>
        <w:tab/>
        <w:t>Common aspects for TDD NB-IoT</w:t>
      </w:r>
      <w:r w:rsidR="00DB17E3">
        <w:rPr>
          <w:lang w:eastAsia="x-none"/>
        </w:rPr>
        <w:tab/>
        <w:t>Huawei, HiSilicon</w:t>
      </w:r>
    </w:p>
    <w:p w14:paraId="63FC6AAB" w14:textId="3795B478" w:rsidR="00DB17E3" w:rsidRDefault="0058452E" w:rsidP="00DB17E3">
      <w:pPr>
        <w:rPr>
          <w:lang w:eastAsia="x-none"/>
        </w:rPr>
      </w:pPr>
      <w:hyperlink r:id="rId599" w:history="1">
        <w:r w:rsidR="000F2B08">
          <w:rPr>
            <w:rStyle w:val="Hyperlink"/>
            <w:lang w:eastAsia="x-none"/>
          </w:rPr>
          <w:t>R1-1806168</w:t>
        </w:r>
      </w:hyperlink>
      <w:r w:rsidR="00DB17E3">
        <w:rPr>
          <w:lang w:eastAsia="x-none"/>
        </w:rPr>
        <w:tab/>
        <w:t>Common Aspects of NB-IoT TDD Operation</w:t>
      </w:r>
      <w:r w:rsidR="00DB17E3">
        <w:rPr>
          <w:lang w:eastAsia="x-none"/>
        </w:rPr>
        <w:tab/>
        <w:t>Nokia, Nokia Shanghai Bell</w:t>
      </w:r>
    </w:p>
    <w:p w14:paraId="6594FE35" w14:textId="12CABFEF" w:rsidR="00DB17E3" w:rsidRDefault="0058452E" w:rsidP="00DB17E3">
      <w:pPr>
        <w:rPr>
          <w:lang w:eastAsia="x-none"/>
        </w:rPr>
      </w:pPr>
      <w:hyperlink r:id="rId600" w:history="1">
        <w:r w:rsidR="000F2B08">
          <w:rPr>
            <w:rStyle w:val="Hyperlink"/>
            <w:lang w:eastAsia="x-none"/>
          </w:rPr>
          <w:t>R1-1806201</w:t>
        </w:r>
      </w:hyperlink>
      <w:r w:rsidR="00DB17E3">
        <w:rPr>
          <w:lang w:eastAsia="x-none"/>
        </w:rPr>
        <w:tab/>
        <w:t>Remaining issues on common aspects to support TDD NB-IoT</w:t>
      </w:r>
      <w:r w:rsidR="00DB17E3">
        <w:rPr>
          <w:lang w:eastAsia="x-none"/>
        </w:rPr>
        <w:tab/>
        <w:t>ZTE</w:t>
      </w:r>
    </w:p>
    <w:p w14:paraId="1FE91A29" w14:textId="6F100C20" w:rsidR="00DB17E3" w:rsidRDefault="0058452E" w:rsidP="00DB17E3">
      <w:pPr>
        <w:rPr>
          <w:lang w:eastAsia="x-none"/>
        </w:rPr>
      </w:pPr>
      <w:hyperlink r:id="rId601" w:history="1">
        <w:r w:rsidR="000F2B08">
          <w:rPr>
            <w:rStyle w:val="Hyperlink"/>
            <w:lang w:eastAsia="x-none"/>
          </w:rPr>
          <w:t>R1-1806349</w:t>
        </w:r>
      </w:hyperlink>
      <w:r w:rsidR="00DB17E3">
        <w:rPr>
          <w:lang w:eastAsia="x-none"/>
        </w:rPr>
        <w:tab/>
        <w:t>Views on TDD common aspect</w:t>
      </w:r>
      <w:r w:rsidR="00DB17E3">
        <w:rPr>
          <w:lang w:eastAsia="x-none"/>
        </w:rPr>
        <w:tab/>
        <w:t>Lenovo, Motorola Mobility</w:t>
      </w:r>
    </w:p>
    <w:p w14:paraId="4C9D67BE" w14:textId="6D05F498" w:rsidR="00DB17E3" w:rsidRDefault="0058452E" w:rsidP="00DB17E3">
      <w:pPr>
        <w:rPr>
          <w:lang w:eastAsia="x-none"/>
        </w:rPr>
      </w:pPr>
      <w:hyperlink r:id="rId602" w:history="1">
        <w:r w:rsidR="000F2B08">
          <w:rPr>
            <w:rStyle w:val="Hyperlink"/>
            <w:lang w:eastAsia="x-none"/>
          </w:rPr>
          <w:t>R1-1806597</w:t>
        </w:r>
      </w:hyperlink>
      <w:r w:rsidR="00DB17E3">
        <w:rPr>
          <w:lang w:eastAsia="x-none"/>
        </w:rPr>
        <w:tab/>
        <w:t>Discussion on common aspects in TDD NB-IoT</w:t>
      </w:r>
      <w:r w:rsidR="00DB17E3">
        <w:rPr>
          <w:lang w:eastAsia="x-none"/>
        </w:rPr>
        <w:tab/>
        <w:t>LG Electronics</w:t>
      </w:r>
    </w:p>
    <w:p w14:paraId="4DA1BD7D" w14:textId="3A56FF22" w:rsidR="00DB17E3" w:rsidRDefault="0058452E" w:rsidP="00DB17E3">
      <w:pPr>
        <w:rPr>
          <w:lang w:eastAsia="x-none"/>
        </w:rPr>
      </w:pPr>
      <w:hyperlink r:id="rId603" w:history="1">
        <w:r w:rsidR="000F2B08">
          <w:rPr>
            <w:rStyle w:val="Hyperlink"/>
            <w:lang w:eastAsia="x-none"/>
          </w:rPr>
          <w:t>R1-1806696</w:t>
        </w:r>
      </w:hyperlink>
      <w:r w:rsidR="00DB17E3">
        <w:rPr>
          <w:lang w:eastAsia="x-none"/>
        </w:rPr>
        <w:tab/>
        <w:t>Discussion on 2 HARQ processes and cross carrier scheduling</w:t>
      </w:r>
      <w:r w:rsidR="00DB17E3">
        <w:rPr>
          <w:lang w:eastAsia="x-none"/>
        </w:rPr>
        <w:tab/>
        <w:t>Samsung</w:t>
      </w:r>
    </w:p>
    <w:p w14:paraId="50EF399A" w14:textId="1E372EA3" w:rsidR="00DB17E3" w:rsidRDefault="0058452E" w:rsidP="00DB17E3">
      <w:pPr>
        <w:rPr>
          <w:lang w:eastAsia="x-none"/>
        </w:rPr>
      </w:pPr>
      <w:hyperlink r:id="rId604" w:history="1">
        <w:r w:rsidR="000F2B08">
          <w:rPr>
            <w:rStyle w:val="Hyperlink"/>
            <w:lang w:eastAsia="x-none"/>
          </w:rPr>
          <w:t>R1-1807117</w:t>
        </w:r>
      </w:hyperlink>
      <w:r w:rsidR="00DB17E3">
        <w:rPr>
          <w:lang w:eastAsia="x-none"/>
        </w:rPr>
        <w:tab/>
        <w:t>Remaining issues on common aspects of TDD NB-IoT</w:t>
      </w:r>
      <w:r w:rsidR="00DB17E3">
        <w:rPr>
          <w:lang w:eastAsia="x-none"/>
        </w:rPr>
        <w:tab/>
        <w:t>Qualcomm Incorporated</w:t>
      </w:r>
    </w:p>
    <w:p w14:paraId="0481B6F2" w14:textId="35690504" w:rsidR="00DB17E3" w:rsidRDefault="0058452E" w:rsidP="00DB17E3">
      <w:pPr>
        <w:rPr>
          <w:lang w:eastAsia="x-none"/>
        </w:rPr>
      </w:pPr>
      <w:hyperlink r:id="rId605" w:history="1">
        <w:r w:rsidR="000F2B08">
          <w:rPr>
            <w:rStyle w:val="Hyperlink"/>
            <w:lang w:eastAsia="x-none"/>
          </w:rPr>
          <w:t>R1-1807153</w:t>
        </w:r>
      </w:hyperlink>
      <w:r w:rsidR="00DB17E3">
        <w:rPr>
          <w:lang w:eastAsia="x-none"/>
        </w:rPr>
        <w:tab/>
        <w:t>Design of common aspects for TDD support in feNB-IoT</w:t>
      </w:r>
      <w:r w:rsidR="00DB17E3">
        <w:rPr>
          <w:lang w:eastAsia="x-none"/>
        </w:rPr>
        <w:tab/>
        <w:t>Intel Corporation</w:t>
      </w:r>
    </w:p>
    <w:p w14:paraId="7F5407E6" w14:textId="563FBE48" w:rsidR="00DB17E3" w:rsidRDefault="0058452E" w:rsidP="00DB17E3">
      <w:pPr>
        <w:rPr>
          <w:lang w:eastAsia="x-none"/>
        </w:rPr>
      </w:pPr>
      <w:hyperlink r:id="rId606" w:history="1">
        <w:r w:rsidR="000F2B08">
          <w:rPr>
            <w:rStyle w:val="Hyperlink"/>
            <w:lang w:eastAsia="x-none"/>
          </w:rPr>
          <w:t>R1-1807271</w:t>
        </w:r>
      </w:hyperlink>
      <w:r w:rsidR="00DB17E3">
        <w:rPr>
          <w:lang w:eastAsia="x-none"/>
        </w:rPr>
        <w:tab/>
        <w:t>Scheduling Aspects of TDD NB-IoT</w:t>
      </w:r>
      <w:r w:rsidR="00DB17E3">
        <w:rPr>
          <w:lang w:eastAsia="x-none"/>
        </w:rPr>
        <w:tab/>
        <w:t>III</w:t>
      </w:r>
    </w:p>
    <w:p w14:paraId="55C00647" w14:textId="40E19322" w:rsidR="00DB17E3" w:rsidRDefault="00DB17E3" w:rsidP="0054397F">
      <w:pPr>
        <w:pStyle w:val="Heading4"/>
        <w:rPr>
          <w:lang w:val="en-US"/>
        </w:rPr>
      </w:pPr>
      <w:bookmarkStart w:id="157" w:name="_Toc513839858"/>
      <w:bookmarkStart w:id="158" w:name="_Toc516232575"/>
      <w:r w:rsidRPr="00DA0C3D">
        <w:rPr>
          <w:lang w:val="en-US"/>
        </w:rPr>
        <w:t>Other</w:t>
      </w:r>
      <w:bookmarkEnd w:id="147"/>
      <w:bookmarkEnd w:id="157"/>
      <w:bookmarkEnd w:id="158"/>
    </w:p>
    <w:p w14:paraId="42BDB838" w14:textId="77777777" w:rsidR="00DB17E3" w:rsidRPr="00484108" w:rsidRDefault="00DB17E3" w:rsidP="00DB17E3">
      <w:pPr>
        <w:rPr>
          <w:i/>
          <w:lang w:val="en-US" w:eastAsia="x-none"/>
        </w:rPr>
      </w:pPr>
      <w:r>
        <w:rPr>
          <w:i/>
          <w:lang w:val="en-US" w:eastAsia="x-none"/>
        </w:rPr>
        <w:t>Including extended PHR related aspects and any other aspects necessary to complete the WI.</w:t>
      </w:r>
    </w:p>
    <w:p w14:paraId="2E3DB8C0" w14:textId="77777777" w:rsidR="0054397F" w:rsidRDefault="0054397F" w:rsidP="00DB17E3"/>
    <w:p w14:paraId="035121CD" w14:textId="6AC6A646" w:rsidR="00DB17E3" w:rsidRPr="0054397F" w:rsidRDefault="0058452E" w:rsidP="00DB17E3">
      <w:pPr>
        <w:rPr>
          <w:b/>
          <w:lang w:eastAsia="x-none"/>
        </w:rPr>
      </w:pPr>
      <w:hyperlink r:id="rId607" w:history="1">
        <w:r w:rsidR="000F2B08">
          <w:rPr>
            <w:rStyle w:val="Hyperlink"/>
            <w:rFonts w:eastAsiaTheme="minorEastAsia"/>
            <w:b/>
            <w:lang w:val="en-US" w:eastAsia="ja-JP"/>
          </w:rPr>
          <w:t>R1-1807542</w:t>
        </w:r>
      </w:hyperlink>
      <w:r w:rsidR="00DB17E3" w:rsidRPr="0054397F">
        <w:rPr>
          <w:rFonts w:eastAsiaTheme="minorEastAsia"/>
          <w:b/>
          <w:lang w:val="en-US" w:eastAsia="ja-JP"/>
        </w:rPr>
        <w:tab/>
        <w:t>Way forward on remaining details of NB-IoT measurement improvements</w:t>
      </w:r>
      <w:r w:rsidR="00DB17E3" w:rsidRPr="0054397F">
        <w:rPr>
          <w:rFonts w:eastAsiaTheme="minorEastAsia"/>
          <w:b/>
          <w:lang w:val="en-US" w:eastAsia="ja-JP"/>
        </w:rPr>
        <w:tab/>
      </w:r>
      <w:r w:rsidR="00DB17E3" w:rsidRPr="0054397F">
        <w:rPr>
          <w:b/>
          <w:lang w:eastAsia="x-none"/>
        </w:rPr>
        <w:t>Huawei, HiSilicon</w:t>
      </w:r>
    </w:p>
    <w:p w14:paraId="5A8A66B3" w14:textId="77777777" w:rsidR="00DB17E3" w:rsidRDefault="00DB17E3" w:rsidP="00DB17E3">
      <w:pPr>
        <w:rPr>
          <w:rFonts w:eastAsiaTheme="minorEastAsia"/>
          <w:lang w:eastAsia="ja-JP"/>
        </w:rPr>
      </w:pPr>
    </w:p>
    <w:p w14:paraId="0A92C7D6" w14:textId="77777777" w:rsidR="00DB17E3" w:rsidRPr="006724AF" w:rsidRDefault="00DB17E3" w:rsidP="00DB17E3">
      <w:pPr>
        <w:rPr>
          <w:rFonts w:eastAsiaTheme="minorEastAsia"/>
          <w:szCs w:val="20"/>
          <w:lang w:eastAsia="ja-JP"/>
        </w:rPr>
      </w:pPr>
      <w:r w:rsidRPr="006724AF">
        <w:rPr>
          <w:rFonts w:eastAsiaTheme="minorEastAsia" w:hint="eastAsia"/>
          <w:szCs w:val="20"/>
          <w:highlight w:val="green"/>
          <w:lang w:eastAsia="ja-JP"/>
        </w:rPr>
        <w:lastRenderedPageBreak/>
        <w:t>A</w:t>
      </w:r>
      <w:r w:rsidRPr="006724AF">
        <w:rPr>
          <w:rFonts w:eastAsiaTheme="minorEastAsia"/>
          <w:szCs w:val="20"/>
          <w:highlight w:val="green"/>
          <w:lang w:eastAsia="ja-JP"/>
        </w:rPr>
        <w:t>greement</w:t>
      </w:r>
    </w:p>
    <w:p w14:paraId="3C0908F3" w14:textId="77777777" w:rsidR="00DB17E3" w:rsidRPr="0054397F" w:rsidRDefault="00DB17E3" w:rsidP="00017304">
      <w:pPr>
        <w:pStyle w:val="ListParagraph"/>
        <w:numPr>
          <w:ilvl w:val="0"/>
          <w:numId w:val="279"/>
        </w:numPr>
        <w:rPr>
          <w:lang w:val="en-US"/>
        </w:rPr>
      </w:pPr>
      <w:r w:rsidRPr="0054397F">
        <w:rPr>
          <w:lang w:val="en-US"/>
        </w:rPr>
        <w:t>Based on the RAN4 confirmation, confirm the working assumptions on use of NSSS for RRM</w:t>
      </w:r>
    </w:p>
    <w:p w14:paraId="41A9328F" w14:textId="77777777" w:rsidR="00DB17E3" w:rsidRPr="0054397F" w:rsidRDefault="00DB17E3" w:rsidP="00017304">
      <w:pPr>
        <w:pStyle w:val="ListParagraph"/>
        <w:numPr>
          <w:ilvl w:val="0"/>
          <w:numId w:val="279"/>
        </w:numPr>
        <w:rPr>
          <w:lang w:val="en-US"/>
        </w:rPr>
      </w:pPr>
      <w:r w:rsidRPr="0054397F">
        <w:rPr>
          <w:lang w:val="en-US"/>
        </w:rPr>
        <w:t>The NSSS-NRS EPRE ratio is signaled per neighbor cell</w:t>
      </w:r>
    </w:p>
    <w:p w14:paraId="13058174" w14:textId="77777777" w:rsidR="00DB17E3" w:rsidRPr="0054397F" w:rsidRDefault="00DB17E3" w:rsidP="00017304">
      <w:pPr>
        <w:pStyle w:val="ListParagraph"/>
        <w:numPr>
          <w:ilvl w:val="0"/>
          <w:numId w:val="279"/>
        </w:numPr>
        <w:rPr>
          <w:lang w:val="en-US"/>
        </w:rPr>
      </w:pPr>
      <w:r w:rsidRPr="0054397F">
        <w:rPr>
          <w:lang w:val="en-US"/>
        </w:rPr>
        <w:t>nsss-NumOccasionDifferentPrecoder = {2, 4, 8}</w:t>
      </w:r>
    </w:p>
    <w:p w14:paraId="5543E906" w14:textId="77777777" w:rsidR="00DB17E3" w:rsidRPr="0054397F" w:rsidRDefault="00DB17E3" w:rsidP="00017304">
      <w:pPr>
        <w:pStyle w:val="ListParagraph"/>
        <w:numPr>
          <w:ilvl w:val="0"/>
          <w:numId w:val="279"/>
        </w:numPr>
        <w:rPr>
          <w:lang w:val="en-US"/>
        </w:rPr>
      </w:pPr>
      <w:r w:rsidRPr="0054397F">
        <w:rPr>
          <w:lang w:val="en-US"/>
        </w:rPr>
        <w:t>NPBCH for RRM is not specified until or unless it is confirmed by RAN4</w:t>
      </w:r>
    </w:p>
    <w:p w14:paraId="294F79A0" w14:textId="77777777" w:rsidR="00DB17E3" w:rsidRPr="006724AF" w:rsidRDefault="00DB17E3" w:rsidP="00017304">
      <w:pPr>
        <w:pStyle w:val="ListParagraph"/>
        <w:numPr>
          <w:ilvl w:val="1"/>
          <w:numId w:val="279"/>
        </w:numPr>
      </w:pPr>
      <w:r w:rsidRPr="0054397F">
        <w:rPr>
          <w:lang w:val="en-US"/>
        </w:rPr>
        <w:t>Send an LS to RAN4 to communicate this situation and strongly encourage them to send an LS to RAN1 by the end of RAN1#94</w:t>
      </w:r>
    </w:p>
    <w:p w14:paraId="68F9BEEC" w14:textId="77777777" w:rsidR="00DB17E3" w:rsidRPr="006724AF" w:rsidRDefault="00DB17E3" w:rsidP="00017304">
      <w:pPr>
        <w:pStyle w:val="ListParagraph"/>
        <w:numPr>
          <w:ilvl w:val="1"/>
          <w:numId w:val="279"/>
        </w:numPr>
      </w:pPr>
      <w:r w:rsidRPr="0054397F">
        <w:rPr>
          <w:lang w:val="en-US"/>
        </w:rPr>
        <w:t>This implies the current 36.214 text is to be removed.</w:t>
      </w:r>
    </w:p>
    <w:p w14:paraId="3CE8E0BA" w14:textId="7E494A43" w:rsidR="0054397F" w:rsidRDefault="00DB17E3" w:rsidP="00DB17E3">
      <w:pPr>
        <w:rPr>
          <w:rFonts w:eastAsiaTheme="minorEastAsia"/>
          <w:lang w:eastAsia="ja-JP"/>
        </w:rPr>
      </w:pPr>
      <w:r w:rsidRPr="008B6B6C">
        <w:rPr>
          <w:rFonts w:eastAsiaTheme="minorEastAsia" w:hint="eastAsia"/>
          <w:lang w:eastAsia="ja-JP"/>
        </w:rPr>
        <w:t>D</w:t>
      </w:r>
      <w:r w:rsidRPr="008B6B6C">
        <w:rPr>
          <w:rFonts w:eastAsiaTheme="minorEastAsia"/>
          <w:lang w:eastAsia="ja-JP"/>
        </w:rPr>
        <w:t>raft LS on NPBCH for RRM measurements (</w:t>
      </w:r>
      <w:hyperlink r:id="rId608" w:history="1">
        <w:r w:rsidR="000F2B08">
          <w:rPr>
            <w:rStyle w:val="Hyperlink"/>
            <w:rFonts w:eastAsiaTheme="minorEastAsia"/>
            <w:lang w:eastAsia="ja-JP"/>
          </w:rPr>
          <w:t>R1-1807570</w:t>
        </w:r>
      </w:hyperlink>
      <w:r w:rsidRPr="008B6B6C">
        <w:rPr>
          <w:rFonts w:eastAsiaTheme="minorEastAsia"/>
          <w:lang w:eastAsia="ja-JP"/>
        </w:rPr>
        <w:t>) to RAN4 – Matt</w:t>
      </w:r>
      <w:r>
        <w:rPr>
          <w:rFonts w:eastAsiaTheme="minorEastAsia"/>
          <w:lang w:eastAsia="ja-JP"/>
        </w:rPr>
        <w:t>he</w:t>
      </w:r>
      <w:r w:rsidRPr="008B6B6C">
        <w:rPr>
          <w:rFonts w:eastAsiaTheme="minorEastAsia"/>
          <w:lang w:eastAsia="ja-JP"/>
        </w:rPr>
        <w:t>w (Huawei)</w:t>
      </w:r>
    </w:p>
    <w:p w14:paraId="7BE277D0" w14:textId="5532E2E0" w:rsidR="0054397F" w:rsidRPr="0054397F" w:rsidRDefault="0058452E" w:rsidP="00DB17E3">
      <w:pPr>
        <w:rPr>
          <w:rFonts w:eastAsiaTheme="minorEastAsia"/>
          <w:b/>
          <w:lang w:eastAsia="ja-JP"/>
        </w:rPr>
      </w:pPr>
      <w:hyperlink r:id="rId609" w:history="1">
        <w:r w:rsidR="000F2B08">
          <w:rPr>
            <w:rStyle w:val="Hyperlink"/>
            <w:rFonts w:eastAsiaTheme="minorEastAsia"/>
            <w:b/>
            <w:lang w:eastAsia="ja-JP"/>
          </w:rPr>
          <w:t>R1-1807570</w:t>
        </w:r>
      </w:hyperlink>
      <w:r w:rsidR="0054397F" w:rsidRPr="0054397F">
        <w:rPr>
          <w:rFonts w:eastAsiaTheme="minorEastAsia"/>
          <w:b/>
          <w:lang w:eastAsia="ja-JP"/>
        </w:rPr>
        <w:tab/>
        <w:t>[DRAFT] LS on NPBCH for RRM measurements</w:t>
      </w:r>
      <w:r w:rsidR="0054397F" w:rsidRPr="0054397F">
        <w:rPr>
          <w:rFonts w:eastAsiaTheme="minorEastAsia"/>
          <w:b/>
          <w:lang w:eastAsia="ja-JP"/>
        </w:rPr>
        <w:tab/>
        <w:t>Huawei</w:t>
      </w:r>
    </w:p>
    <w:p w14:paraId="501E4EBB" w14:textId="10051C30" w:rsidR="00DB17E3" w:rsidRDefault="0054397F" w:rsidP="00DB17E3">
      <w:pPr>
        <w:rPr>
          <w:rFonts w:eastAsiaTheme="minorEastAsia"/>
          <w:lang w:eastAsia="ja-JP"/>
        </w:rPr>
      </w:pPr>
      <w:r w:rsidRPr="0054397F">
        <w:rPr>
          <w:rFonts w:eastAsiaTheme="minorEastAsia"/>
          <w:b/>
          <w:lang w:eastAsia="ja-JP"/>
        </w:rPr>
        <w:t>Decision</w:t>
      </w:r>
      <w:r>
        <w:rPr>
          <w:rFonts w:eastAsiaTheme="minorEastAsia"/>
          <w:lang w:eastAsia="ja-JP"/>
        </w:rPr>
        <w:t xml:space="preserve">: The document is endorsed and final LS is </w:t>
      </w:r>
      <w:r w:rsidRPr="0054397F">
        <w:rPr>
          <w:rFonts w:eastAsiaTheme="minorEastAsia"/>
          <w:highlight w:val="green"/>
          <w:lang w:eastAsia="ja-JP"/>
        </w:rPr>
        <w:t xml:space="preserve">approved </w:t>
      </w:r>
      <w:r w:rsidR="00DB17E3" w:rsidRPr="0054397F">
        <w:rPr>
          <w:rFonts w:eastAsiaTheme="minorEastAsia"/>
          <w:highlight w:val="green"/>
          <w:lang w:eastAsia="ja-JP"/>
        </w:rPr>
        <w:t xml:space="preserve">in </w:t>
      </w:r>
      <w:hyperlink r:id="rId610" w:history="1">
        <w:r w:rsidR="000F2B08">
          <w:rPr>
            <w:rStyle w:val="Hyperlink"/>
            <w:rFonts w:eastAsiaTheme="minorEastAsia"/>
            <w:highlight w:val="green"/>
            <w:lang w:eastAsia="ja-JP"/>
          </w:rPr>
          <w:t>R1-1807572</w:t>
        </w:r>
      </w:hyperlink>
      <w:r>
        <w:rPr>
          <w:rStyle w:val="Hyperlink"/>
          <w:rFonts w:eastAsiaTheme="minorEastAsia"/>
          <w:lang w:eastAsia="ja-JP"/>
        </w:rPr>
        <w:t>.</w:t>
      </w:r>
    </w:p>
    <w:p w14:paraId="35BF4476" w14:textId="75FCA31D" w:rsidR="00DB17E3" w:rsidRDefault="00DB17E3" w:rsidP="00DB17E3">
      <w:pPr>
        <w:rPr>
          <w:rFonts w:eastAsiaTheme="minorEastAsia"/>
          <w:lang w:eastAsia="ja-JP"/>
        </w:rPr>
      </w:pPr>
    </w:p>
    <w:p w14:paraId="780A7A61" w14:textId="77777777" w:rsidR="0054397F" w:rsidRPr="008B6B6C" w:rsidRDefault="0054397F" w:rsidP="00DB17E3">
      <w:pPr>
        <w:rPr>
          <w:rFonts w:eastAsiaTheme="minorEastAsia"/>
          <w:lang w:eastAsia="ja-JP"/>
        </w:rPr>
      </w:pPr>
    </w:p>
    <w:p w14:paraId="05B22542" w14:textId="62363A61" w:rsidR="00DB17E3" w:rsidRDefault="0058452E" w:rsidP="00DB17E3">
      <w:pPr>
        <w:rPr>
          <w:lang w:eastAsia="x-none"/>
        </w:rPr>
      </w:pPr>
      <w:hyperlink r:id="rId611" w:history="1">
        <w:r w:rsidR="000F2B08">
          <w:rPr>
            <w:rStyle w:val="Hyperlink"/>
            <w:lang w:eastAsia="x-none"/>
          </w:rPr>
          <w:t>R1-1805972</w:t>
        </w:r>
      </w:hyperlink>
      <w:r w:rsidR="00DB17E3">
        <w:rPr>
          <w:lang w:eastAsia="x-none"/>
        </w:rPr>
        <w:tab/>
        <w:t>Remaining details of NB-IoT measurements improvement</w:t>
      </w:r>
      <w:r w:rsidR="00DB17E3">
        <w:rPr>
          <w:lang w:eastAsia="x-none"/>
        </w:rPr>
        <w:tab/>
        <w:t>Huawei, HiSilicon</w:t>
      </w:r>
    </w:p>
    <w:p w14:paraId="1E4C05E8" w14:textId="77310B96" w:rsidR="00DB17E3" w:rsidRDefault="0058452E" w:rsidP="00DB17E3">
      <w:pPr>
        <w:rPr>
          <w:lang w:eastAsia="x-none"/>
        </w:rPr>
      </w:pPr>
      <w:hyperlink r:id="rId612" w:history="1">
        <w:r w:rsidR="000F2B08">
          <w:rPr>
            <w:rStyle w:val="Hyperlink"/>
            <w:lang w:eastAsia="x-none"/>
          </w:rPr>
          <w:t>R1-1805973</w:t>
        </w:r>
      </w:hyperlink>
      <w:r w:rsidR="00DB17E3">
        <w:rPr>
          <w:lang w:eastAsia="x-none"/>
        </w:rPr>
        <w:tab/>
        <w:t>On the support of NB-IoT small cell</w:t>
      </w:r>
      <w:r w:rsidR="00DB17E3">
        <w:rPr>
          <w:lang w:eastAsia="x-none"/>
        </w:rPr>
        <w:tab/>
        <w:t>Huawei, HiSilicon</w:t>
      </w:r>
    </w:p>
    <w:p w14:paraId="658B6035" w14:textId="260BDF0B" w:rsidR="00DB17E3" w:rsidRDefault="0058452E" w:rsidP="00DB17E3">
      <w:pPr>
        <w:rPr>
          <w:lang w:eastAsia="x-none"/>
        </w:rPr>
      </w:pPr>
      <w:hyperlink r:id="rId613" w:history="1">
        <w:r w:rsidR="000F2B08">
          <w:rPr>
            <w:rStyle w:val="Hyperlink"/>
            <w:lang w:eastAsia="x-none"/>
          </w:rPr>
          <w:t>R1-1806169</w:t>
        </w:r>
      </w:hyperlink>
      <w:r w:rsidR="00DB17E3">
        <w:rPr>
          <w:lang w:eastAsia="x-none"/>
        </w:rPr>
        <w:tab/>
        <w:t>PHR Enhancement for NB-IoT</w:t>
      </w:r>
      <w:r w:rsidR="00DB17E3">
        <w:rPr>
          <w:lang w:eastAsia="x-none"/>
        </w:rPr>
        <w:tab/>
        <w:t>Nokia, Nokia Shanghai Bell</w:t>
      </w:r>
    </w:p>
    <w:p w14:paraId="2EF6C3AC" w14:textId="044B0907" w:rsidR="00DB17E3" w:rsidRDefault="0058452E" w:rsidP="00DB17E3">
      <w:pPr>
        <w:rPr>
          <w:lang w:eastAsia="x-none"/>
        </w:rPr>
      </w:pPr>
      <w:hyperlink r:id="rId614" w:history="1">
        <w:r w:rsidR="000F2B08">
          <w:rPr>
            <w:rStyle w:val="Hyperlink"/>
            <w:lang w:eastAsia="x-none"/>
          </w:rPr>
          <w:t>R1-1806170</w:t>
        </w:r>
      </w:hyperlink>
      <w:r w:rsidR="00DB17E3">
        <w:rPr>
          <w:lang w:eastAsia="x-none"/>
        </w:rPr>
        <w:tab/>
        <w:t>Measurement accuracy improvement in NB-IoT</w:t>
      </w:r>
      <w:r w:rsidR="00DB17E3">
        <w:rPr>
          <w:lang w:eastAsia="x-none"/>
        </w:rPr>
        <w:tab/>
        <w:t>Nokia, Nokia Shanghai Bell</w:t>
      </w:r>
    </w:p>
    <w:p w14:paraId="4BBD5EF9" w14:textId="5A93F288" w:rsidR="00DB17E3" w:rsidRDefault="0058452E" w:rsidP="00DB17E3">
      <w:pPr>
        <w:rPr>
          <w:lang w:eastAsia="x-none"/>
        </w:rPr>
      </w:pPr>
      <w:hyperlink r:id="rId615" w:history="1">
        <w:r w:rsidR="000F2B08">
          <w:rPr>
            <w:rStyle w:val="Hyperlink"/>
            <w:lang w:eastAsia="x-none"/>
          </w:rPr>
          <w:t>R1-1806171</w:t>
        </w:r>
      </w:hyperlink>
      <w:r w:rsidR="00DB17E3">
        <w:rPr>
          <w:lang w:eastAsia="x-none"/>
        </w:rPr>
        <w:tab/>
        <w:t>Small cell support in NB-IoT</w:t>
      </w:r>
      <w:r w:rsidR="00DB17E3">
        <w:rPr>
          <w:lang w:eastAsia="x-none"/>
        </w:rPr>
        <w:tab/>
        <w:t>Nokia, Nokia Shanghai Bell</w:t>
      </w:r>
    </w:p>
    <w:p w14:paraId="3AF146DB" w14:textId="748C24AE" w:rsidR="00DB17E3" w:rsidRDefault="0058452E" w:rsidP="00DB17E3">
      <w:pPr>
        <w:rPr>
          <w:lang w:eastAsia="x-none"/>
        </w:rPr>
      </w:pPr>
      <w:hyperlink r:id="rId616" w:history="1">
        <w:r w:rsidR="000F2B08">
          <w:rPr>
            <w:rStyle w:val="Hyperlink"/>
            <w:lang w:eastAsia="x-none"/>
          </w:rPr>
          <w:t>R1-1806202</w:t>
        </w:r>
      </w:hyperlink>
      <w:r w:rsidR="00DB17E3">
        <w:rPr>
          <w:lang w:eastAsia="x-none"/>
        </w:rPr>
        <w:tab/>
        <w:t>Considerations on extended Power Headroom report for NB-IoT</w:t>
      </w:r>
      <w:r w:rsidR="00DB17E3">
        <w:rPr>
          <w:lang w:eastAsia="x-none"/>
        </w:rPr>
        <w:tab/>
        <w:t>ZTE</w:t>
      </w:r>
    </w:p>
    <w:p w14:paraId="55381593" w14:textId="5D0228E8" w:rsidR="00DB17E3" w:rsidRDefault="0058452E" w:rsidP="00DB17E3">
      <w:pPr>
        <w:rPr>
          <w:lang w:eastAsia="x-none"/>
        </w:rPr>
      </w:pPr>
      <w:hyperlink r:id="rId617" w:history="1">
        <w:r w:rsidR="000F2B08">
          <w:rPr>
            <w:rStyle w:val="Hyperlink"/>
            <w:lang w:eastAsia="x-none"/>
          </w:rPr>
          <w:t>R1-1806203</w:t>
        </w:r>
      </w:hyperlink>
      <w:r w:rsidR="00DB17E3">
        <w:rPr>
          <w:lang w:eastAsia="x-none"/>
        </w:rPr>
        <w:tab/>
        <w:t>UL power control enhancement for NB-IoT small cell</w:t>
      </w:r>
      <w:r w:rsidR="00DB17E3">
        <w:rPr>
          <w:lang w:eastAsia="x-none"/>
        </w:rPr>
        <w:tab/>
        <w:t>ZTE</w:t>
      </w:r>
    </w:p>
    <w:p w14:paraId="63A09652" w14:textId="081901D6" w:rsidR="00DB17E3" w:rsidRDefault="0058452E" w:rsidP="00DB17E3">
      <w:pPr>
        <w:rPr>
          <w:lang w:eastAsia="x-none"/>
        </w:rPr>
      </w:pPr>
      <w:hyperlink r:id="rId618" w:history="1">
        <w:r w:rsidR="000F2B08">
          <w:rPr>
            <w:rStyle w:val="Hyperlink"/>
            <w:lang w:eastAsia="x-none"/>
          </w:rPr>
          <w:t>R1-1806880</w:t>
        </w:r>
      </w:hyperlink>
      <w:r w:rsidR="00DB17E3">
        <w:rPr>
          <w:lang w:eastAsia="x-none"/>
        </w:rPr>
        <w:tab/>
        <w:t>Cell search time reduction for NB-IoT</w:t>
      </w:r>
      <w:r w:rsidR="00DB17E3">
        <w:rPr>
          <w:lang w:eastAsia="x-none"/>
        </w:rPr>
        <w:tab/>
        <w:t>Ericsson</w:t>
      </w:r>
    </w:p>
    <w:p w14:paraId="22B3B38A" w14:textId="2D300611" w:rsidR="00DB17E3" w:rsidRDefault="0058452E" w:rsidP="00DB17E3">
      <w:pPr>
        <w:rPr>
          <w:lang w:eastAsia="x-none"/>
        </w:rPr>
      </w:pPr>
      <w:hyperlink r:id="rId619" w:history="1">
        <w:r w:rsidR="000F2B08">
          <w:rPr>
            <w:rStyle w:val="Hyperlink"/>
            <w:lang w:eastAsia="x-none"/>
          </w:rPr>
          <w:t>R1-1806881</w:t>
        </w:r>
      </w:hyperlink>
      <w:r w:rsidR="00DB17E3">
        <w:rPr>
          <w:lang w:eastAsia="x-none"/>
        </w:rPr>
        <w:tab/>
        <w:t>System information acquisition time reduction for NB-IoT</w:t>
      </w:r>
      <w:r w:rsidR="00DB17E3">
        <w:rPr>
          <w:lang w:eastAsia="x-none"/>
        </w:rPr>
        <w:tab/>
        <w:t>Ericsson</w:t>
      </w:r>
    </w:p>
    <w:p w14:paraId="62FB7040" w14:textId="66303DC3" w:rsidR="00DB17E3" w:rsidRDefault="0058452E" w:rsidP="00DB17E3">
      <w:pPr>
        <w:rPr>
          <w:lang w:eastAsia="x-none"/>
        </w:rPr>
      </w:pPr>
      <w:hyperlink r:id="rId620" w:history="1">
        <w:r w:rsidR="000F2B08">
          <w:rPr>
            <w:rStyle w:val="Hyperlink"/>
            <w:lang w:eastAsia="x-none"/>
          </w:rPr>
          <w:t>R1-1806911</w:t>
        </w:r>
      </w:hyperlink>
      <w:r w:rsidR="00DB17E3">
        <w:rPr>
          <w:lang w:eastAsia="x-none"/>
        </w:rPr>
        <w:tab/>
        <w:t>Narrowband measurement accuracy improvements for NB-IoT</w:t>
      </w:r>
      <w:r w:rsidR="00DB17E3">
        <w:rPr>
          <w:lang w:eastAsia="x-none"/>
        </w:rPr>
        <w:tab/>
        <w:t>Ericsson</w:t>
      </w:r>
    </w:p>
    <w:p w14:paraId="630E2D27" w14:textId="49F20544" w:rsidR="00DB17E3" w:rsidRDefault="0058452E" w:rsidP="00DB17E3">
      <w:pPr>
        <w:rPr>
          <w:lang w:eastAsia="x-none"/>
        </w:rPr>
      </w:pPr>
      <w:hyperlink r:id="rId621" w:history="1">
        <w:r w:rsidR="000F2B08">
          <w:rPr>
            <w:rStyle w:val="Hyperlink"/>
            <w:lang w:eastAsia="x-none"/>
          </w:rPr>
          <w:t>R1-1806912</w:t>
        </w:r>
      </w:hyperlink>
      <w:r w:rsidR="00DB17E3">
        <w:rPr>
          <w:lang w:eastAsia="x-none"/>
        </w:rPr>
        <w:tab/>
        <w:t>Small-cell support for NB-IoT</w:t>
      </w:r>
      <w:r w:rsidR="00DB17E3">
        <w:rPr>
          <w:lang w:eastAsia="x-none"/>
        </w:rPr>
        <w:tab/>
        <w:t>Ericsson</w:t>
      </w:r>
    </w:p>
    <w:p w14:paraId="31E70C35" w14:textId="44092BD0" w:rsidR="00DB17E3" w:rsidRDefault="0058452E" w:rsidP="00DB17E3">
      <w:pPr>
        <w:rPr>
          <w:lang w:eastAsia="x-none"/>
        </w:rPr>
      </w:pPr>
      <w:hyperlink r:id="rId622" w:history="1">
        <w:r w:rsidR="000F2B08">
          <w:rPr>
            <w:rStyle w:val="Hyperlink"/>
            <w:lang w:eastAsia="x-none"/>
          </w:rPr>
          <w:t>R1-1807118</w:t>
        </w:r>
      </w:hyperlink>
      <w:r w:rsidR="00DB17E3">
        <w:rPr>
          <w:lang w:eastAsia="x-none"/>
        </w:rPr>
        <w:tab/>
        <w:t>Coexistence with NR</w:t>
      </w:r>
      <w:r w:rsidR="00DB17E3">
        <w:rPr>
          <w:lang w:eastAsia="x-none"/>
        </w:rPr>
        <w:tab/>
        <w:t>Qualcomm Incorporated</w:t>
      </w:r>
    </w:p>
    <w:p w14:paraId="07CC1B55" w14:textId="5DA9583A" w:rsidR="00DB17E3" w:rsidRDefault="0058452E" w:rsidP="00DB17E3">
      <w:pPr>
        <w:rPr>
          <w:lang w:eastAsia="x-none"/>
        </w:rPr>
      </w:pPr>
      <w:hyperlink r:id="rId623" w:history="1">
        <w:r w:rsidR="000F2B08">
          <w:rPr>
            <w:rStyle w:val="Hyperlink"/>
            <w:lang w:eastAsia="x-none"/>
          </w:rPr>
          <w:t>R1-1807119</w:t>
        </w:r>
      </w:hyperlink>
      <w:r w:rsidR="00DB17E3">
        <w:rPr>
          <w:lang w:eastAsia="x-none"/>
        </w:rPr>
        <w:tab/>
        <w:t>Enhancements to cell search and system information acquisition</w:t>
      </w:r>
      <w:r w:rsidR="00DB17E3">
        <w:rPr>
          <w:lang w:eastAsia="x-none"/>
        </w:rPr>
        <w:tab/>
        <w:t>Qualcomm Incorporated</w:t>
      </w:r>
    </w:p>
    <w:p w14:paraId="2C72C46E" w14:textId="5E6FC3C9" w:rsidR="0054397F" w:rsidRPr="0054397F" w:rsidRDefault="0058452E" w:rsidP="00DB17E3">
      <w:pPr>
        <w:rPr>
          <w:lang w:eastAsia="x-none"/>
        </w:rPr>
      </w:pPr>
      <w:hyperlink r:id="rId624" w:history="1">
        <w:r w:rsidR="000F2B08">
          <w:rPr>
            <w:rStyle w:val="Hyperlink"/>
            <w:lang w:eastAsia="x-none"/>
          </w:rPr>
          <w:t>R1-1807120</w:t>
        </w:r>
      </w:hyperlink>
      <w:r w:rsidR="00DB17E3">
        <w:rPr>
          <w:lang w:eastAsia="x-none"/>
        </w:rPr>
        <w:tab/>
        <w:t>Improvement of PHY measurements</w:t>
      </w:r>
      <w:r w:rsidR="00DB17E3">
        <w:rPr>
          <w:lang w:eastAsia="x-none"/>
        </w:rPr>
        <w:tab/>
        <w:t>Qualcomm Incorporated</w:t>
      </w:r>
    </w:p>
    <w:p w14:paraId="7BF4F14E" w14:textId="313D4178" w:rsidR="00966D15" w:rsidRDefault="00966D15" w:rsidP="00EA0210">
      <w:pPr>
        <w:pStyle w:val="Heading3"/>
        <w:ind w:left="720"/>
        <w:rPr>
          <w:i/>
          <w:iCs/>
          <w:color w:val="0000FF"/>
          <w:szCs w:val="20"/>
          <w:u w:val="single"/>
        </w:rPr>
      </w:pPr>
      <w:bookmarkStart w:id="159" w:name="_Toc516232576"/>
      <w:r w:rsidRPr="00966D15">
        <w:t>Ultra Reliable Low Latency Communication for LTE</w:t>
      </w:r>
      <w:bookmarkEnd w:id="135"/>
      <w:r w:rsidRPr="00966D15">
        <w:t xml:space="preserve"> - </w:t>
      </w:r>
      <w:r w:rsidRPr="00966D15">
        <w:rPr>
          <w:i/>
          <w:iCs/>
          <w:szCs w:val="20"/>
        </w:rPr>
        <w:t>WID in</w:t>
      </w:r>
      <w:r w:rsidRPr="00966D15">
        <w:t xml:space="preserve"> </w:t>
      </w:r>
      <w:hyperlink r:id="rId625" w:history="1">
        <w:r w:rsidRPr="00966D15">
          <w:rPr>
            <w:i/>
            <w:iCs/>
            <w:color w:val="0000FF"/>
            <w:szCs w:val="20"/>
            <w:u w:val="single"/>
          </w:rPr>
          <w:t>RP-172845</w:t>
        </w:r>
        <w:bookmarkEnd w:id="159"/>
      </w:hyperlink>
    </w:p>
    <w:p w14:paraId="19C587B9" w14:textId="2A3D4854" w:rsidR="0054397F" w:rsidRPr="0054397F" w:rsidRDefault="0058452E" w:rsidP="0054397F">
      <w:pPr>
        <w:rPr>
          <w:b/>
        </w:rPr>
      </w:pPr>
      <w:hyperlink r:id="rId626" w:history="1">
        <w:r w:rsidR="000F2B08">
          <w:rPr>
            <w:rStyle w:val="Hyperlink"/>
            <w:b/>
          </w:rPr>
          <w:t>R1-1807538</w:t>
        </w:r>
      </w:hyperlink>
      <w:r w:rsidR="0054397F" w:rsidRPr="0054397F">
        <w:rPr>
          <w:b/>
        </w:rPr>
        <w:tab/>
        <w:t>Chairman's notes of AI 6.2.8 Ultra Reliable Low Latency Communication for LTE</w:t>
      </w:r>
      <w:r w:rsidR="0054397F">
        <w:rPr>
          <w:b/>
        </w:rPr>
        <w:tab/>
      </w:r>
      <w:r w:rsidR="0054397F" w:rsidRPr="0054397F">
        <w:rPr>
          <w:b/>
        </w:rPr>
        <w:t>Ad-Hoc chair (Ericsson)</w:t>
      </w:r>
    </w:p>
    <w:p w14:paraId="1C28320C" w14:textId="77777777" w:rsidR="0054397F" w:rsidRPr="005359DC" w:rsidRDefault="0054397F" w:rsidP="0054397F">
      <w:pPr>
        <w:ind w:left="720" w:hanging="720"/>
      </w:pPr>
      <w:r w:rsidRPr="00777035">
        <w:rPr>
          <w:rFonts w:ascii="Times New Roman" w:hAnsi="Times New Roman"/>
          <w:b/>
          <w:szCs w:val="20"/>
        </w:rPr>
        <w:t xml:space="preserve">Decision: </w:t>
      </w:r>
      <w:r w:rsidRPr="0058551E">
        <w:t xml:space="preserve">Contents incorporated below, </w:t>
      </w:r>
      <w:r>
        <w:t>the document is endorsed.</w:t>
      </w:r>
    </w:p>
    <w:p w14:paraId="160566F9" w14:textId="554C925B" w:rsidR="0054397F" w:rsidRDefault="0054397F" w:rsidP="0054397F"/>
    <w:p w14:paraId="7597908F" w14:textId="77777777" w:rsidR="0054397F" w:rsidRPr="0054397F" w:rsidRDefault="0054397F" w:rsidP="0054397F"/>
    <w:bookmarkStart w:id="160" w:name="_Toc513839863"/>
    <w:p w14:paraId="38C167D8" w14:textId="3262D51E" w:rsidR="00B527A3" w:rsidRPr="0054397F" w:rsidRDefault="000F2B08" w:rsidP="00B527A3">
      <w:pPr>
        <w:rPr>
          <w:b/>
          <w:lang w:eastAsia="x-none"/>
        </w:rPr>
      </w:pPr>
      <w:r>
        <w:rPr>
          <w:b/>
          <w:lang w:eastAsia="x-none"/>
        </w:rPr>
        <w:fldChar w:fldCharType="begin"/>
      </w:r>
      <w:r>
        <w:rPr>
          <w:b/>
          <w:lang w:eastAsia="x-none"/>
        </w:rPr>
        <w:instrText xml:space="preserve"> HYPERLINK "../Docs/R1-1806555.zip" </w:instrText>
      </w:r>
      <w:r>
        <w:rPr>
          <w:b/>
          <w:lang w:eastAsia="x-none"/>
        </w:rPr>
        <w:fldChar w:fldCharType="separate"/>
      </w:r>
      <w:r>
        <w:rPr>
          <w:rStyle w:val="Hyperlink"/>
          <w:b/>
          <w:lang w:eastAsia="x-none"/>
        </w:rPr>
        <w:t>R1-1806555</w:t>
      </w:r>
      <w:r>
        <w:rPr>
          <w:b/>
          <w:lang w:eastAsia="x-none"/>
        </w:rPr>
        <w:fldChar w:fldCharType="end"/>
      </w:r>
      <w:r w:rsidR="00B527A3" w:rsidRPr="0054397F">
        <w:rPr>
          <w:b/>
          <w:lang w:eastAsia="x-none"/>
        </w:rPr>
        <w:tab/>
        <w:t>Missing agreement on system level assumptions for LTE URLLC</w:t>
      </w:r>
      <w:r w:rsidR="00B527A3" w:rsidRPr="0054397F">
        <w:rPr>
          <w:b/>
          <w:lang w:eastAsia="x-none"/>
        </w:rPr>
        <w:tab/>
        <w:t>Ericsson</w:t>
      </w:r>
    </w:p>
    <w:p w14:paraId="6EB9AE78" w14:textId="77777777" w:rsidR="00B527A3" w:rsidRDefault="00B527A3" w:rsidP="00B527A3">
      <w:pPr>
        <w:rPr>
          <w:lang w:eastAsia="x-none"/>
        </w:rPr>
      </w:pPr>
    </w:p>
    <w:p w14:paraId="64672C1A" w14:textId="77777777" w:rsidR="00B527A3" w:rsidRDefault="00B527A3" w:rsidP="00B527A3">
      <w:pPr>
        <w:rPr>
          <w:lang w:eastAsia="x-none"/>
        </w:rPr>
      </w:pPr>
      <w:r w:rsidRPr="00744F88">
        <w:rPr>
          <w:highlight w:val="green"/>
          <w:lang w:eastAsia="x-none"/>
        </w:rPr>
        <w:t>Agreement:</w:t>
      </w:r>
    </w:p>
    <w:p w14:paraId="6513BAAF" w14:textId="77777777" w:rsidR="00B527A3" w:rsidRDefault="00B527A3" w:rsidP="00B527A3">
      <w:pPr>
        <w:rPr>
          <w:lang w:eastAsia="x-none"/>
        </w:rPr>
      </w:pPr>
      <w:r>
        <w:rPr>
          <w:lang w:eastAsia="x-none"/>
        </w:rPr>
        <w:t>For system level simulations, the system bandwidth on the UL is equally split between the number of UEs simulated. Each UE in each TTI/sTTI will be allocated 10 RBs (assuming 10 UE per sector and 100 RB system bandwidth) in a proportional fair fashion.</w:t>
      </w:r>
    </w:p>
    <w:p w14:paraId="40EDB23A" w14:textId="77777777" w:rsidR="00B527A3" w:rsidRDefault="00B527A3" w:rsidP="00B527A3">
      <w:pPr>
        <w:rPr>
          <w:lang w:eastAsia="x-none"/>
        </w:rPr>
      </w:pPr>
      <w:r>
        <w:rPr>
          <w:lang w:eastAsia="x-none"/>
        </w:rPr>
        <w:t>Note: This does not impact the RB allocations assumed for the link level simulations</w:t>
      </w:r>
    </w:p>
    <w:p w14:paraId="79DB2F10" w14:textId="77777777" w:rsidR="00B527A3" w:rsidRDefault="00B527A3" w:rsidP="00B527A3">
      <w:pPr>
        <w:rPr>
          <w:lang w:eastAsia="x-none"/>
        </w:rPr>
      </w:pPr>
    </w:p>
    <w:p w14:paraId="4663D958" w14:textId="77777777" w:rsidR="00B527A3" w:rsidRDefault="00B527A3" w:rsidP="00B527A3">
      <w:pPr>
        <w:rPr>
          <w:lang w:eastAsia="x-none"/>
        </w:rPr>
      </w:pPr>
    </w:p>
    <w:p w14:paraId="385CAA16" w14:textId="5B14AE05" w:rsidR="00B527A3" w:rsidRDefault="0058452E" w:rsidP="00B527A3">
      <w:pPr>
        <w:rPr>
          <w:rStyle w:val="Hyperlink"/>
          <w:u w:val="none"/>
          <w:lang w:eastAsia="x-none"/>
        </w:rPr>
      </w:pPr>
      <w:hyperlink r:id="rId627" w:history="1">
        <w:r w:rsidR="000F2B08">
          <w:rPr>
            <w:rStyle w:val="Hyperlink"/>
            <w:b/>
            <w:lang w:eastAsia="x-none"/>
          </w:rPr>
          <w:t>R1-1807491</w:t>
        </w:r>
      </w:hyperlink>
      <w:r w:rsidR="00B527A3" w:rsidRPr="0054397F">
        <w:rPr>
          <w:b/>
          <w:lang w:eastAsia="x-none"/>
        </w:rPr>
        <w:tab/>
        <w:t>Draft LS on Ultra Reliable Low Latency Communication for LTE</w:t>
      </w:r>
      <w:r w:rsidR="00B527A3" w:rsidRPr="0054397F">
        <w:rPr>
          <w:b/>
          <w:lang w:eastAsia="x-none"/>
        </w:rPr>
        <w:tab/>
        <w:t>Qualcomm</w:t>
      </w:r>
      <w:r w:rsidR="0054397F">
        <w:rPr>
          <w:lang w:eastAsia="x-none"/>
        </w:rPr>
        <w:tab/>
        <w:t>(</w:t>
      </w:r>
      <w:r w:rsidR="00B527A3">
        <w:rPr>
          <w:lang w:eastAsia="x-none"/>
        </w:rPr>
        <w:t xml:space="preserve">Revision of </w:t>
      </w:r>
      <w:hyperlink r:id="rId628" w:history="1">
        <w:r w:rsidR="000F2B08">
          <w:rPr>
            <w:rStyle w:val="Hyperlink"/>
            <w:lang w:eastAsia="x-none"/>
          </w:rPr>
          <w:t>R1-1807486</w:t>
        </w:r>
      </w:hyperlink>
      <w:r w:rsidR="0054397F" w:rsidRPr="0054397F">
        <w:rPr>
          <w:rStyle w:val="Hyperlink"/>
          <w:u w:val="none"/>
          <w:lang w:eastAsia="x-none"/>
        </w:rPr>
        <w:t>)</w:t>
      </w:r>
    </w:p>
    <w:p w14:paraId="55F5D6D2" w14:textId="181BCFA3" w:rsidR="00B527A3" w:rsidRDefault="006A495C" w:rsidP="00B527A3">
      <w:pPr>
        <w:rPr>
          <w:lang w:eastAsia="x-none"/>
        </w:rPr>
      </w:pPr>
      <w:r w:rsidRPr="006A495C">
        <w:rPr>
          <w:rStyle w:val="Hyperlink"/>
          <w:b/>
          <w:color w:val="auto"/>
          <w:u w:val="none"/>
          <w:lang w:eastAsia="x-none"/>
        </w:rPr>
        <w:t>Decicion:</w:t>
      </w:r>
      <w:r w:rsidRPr="006A495C">
        <w:rPr>
          <w:rStyle w:val="Hyperlink"/>
          <w:color w:val="auto"/>
          <w:u w:val="none"/>
          <w:lang w:eastAsia="x-none"/>
        </w:rPr>
        <w:t xml:space="preserve"> </w:t>
      </w:r>
      <w:r>
        <w:rPr>
          <w:rStyle w:val="Hyperlink"/>
          <w:color w:val="auto"/>
          <w:u w:val="none"/>
          <w:lang w:eastAsia="x-none"/>
        </w:rPr>
        <w:t xml:space="preserve">The LS is </w:t>
      </w:r>
      <w:r w:rsidRPr="006A495C">
        <w:rPr>
          <w:rStyle w:val="Hyperlink"/>
          <w:color w:val="auto"/>
          <w:highlight w:val="green"/>
          <w:u w:val="none"/>
          <w:lang w:eastAsia="x-none"/>
        </w:rPr>
        <w:t xml:space="preserve">approved </w:t>
      </w:r>
      <w:r w:rsidR="00B527A3" w:rsidRPr="006A495C">
        <w:rPr>
          <w:highlight w:val="green"/>
          <w:lang w:eastAsia="x-none"/>
        </w:rPr>
        <w:t xml:space="preserve">in </w:t>
      </w:r>
      <w:hyperlink r:id="rId629" w:history="1">
        <w:r w:rsidR="000F2B08">
          <w:rPr>
            <w:rStyle w:val="Hyperlink"/>
            <w:highlight w:val="green"/>
            <w:lang w:eastAsia="x-none"/>
          </w:rPr>
          <w:t>R1-1807492</w:t>
        </w:r>
      </w:hyperlink>
      <w:r w:rsidR="00B527A3">
        <w:rPr>
          <w:lang w:eastAsia="x-none"/>
        </w:rPr>
        <w:t xml:space="preserve"> with the following modifications</w:t>
      </w:r>
    </w:p>
    <w:p w14:paraId="533F2568" w14:textId="77777777" w:rsidR="00B527A3" w:rsidRDefault="00B527A3" w:rsidP="00036580">
      <w:pPr>
        <w:numPr>
          <w:ilvl w:val="0"/>
          <w:numId w:val="190"/>
        </w:numPr>
        <w:rPr>
          <w:lang w:eastAsia="x-none"/>
        </w:rPr>
      </w:pPr>
      <w:r>
        <w:rPr>
          <w:lang w:eastAsia="x-none"/>
        </w:rPr>
        <w:t>Modify the action to say “RAN1 kindly requests RAN2 to take the above agreements into account. RAN1 also kindly requests RAN2 to enable multiple UL SPS configurations for a TTI length for a serving cell.</w:t>
      </w:r>
    </w:p>
    <w:p w14:paraId="388AEEEF" w14:textId="77777777" w:rsidR="00B527A3" w:rsidRDefault="00B527A3" w:rsidP="00036580">
      <w:pPr>
        <w:numPr>
          <w:ilvl w:val="0"/>
          <w:numId w:val="190"/>
        </w:numPr>
        <w:rPr>
          <w:lang w:eastAsia="x-none"/>
        </w:rPr>
      </w:pPr>
      <w:r>
        <w:rPr>
          <w:lang w:eastAsia="x-none"/>
        </w:rPr>
        <w:t>Remove the title in the “Work Item” field.</w:t>
      </w:r>
    </w:p>
    <w:p w14:paraId="44FD0CBB" w14:textId="77777777" w:rsidR="00B527A3" w:rsidRDefault="00B527A3" w:rsidP="00B527A3">
      <w:pPr>
        <w:rPr>
          <w:lang w:eastAsia="x-none"/>
        </w:rPr>
      </w:pPr>
    </w:p>
    <w:p w14:paraId="7D5CAD6E" w14:textId="6642AB67" w:rsidR="00B527A3" w:rsidRPr="0054397F" w:rsidRDefault="0058452E" w:rsidP="00B527A3">
      <w:pPr>
        <w:rPr>
          <w:b/>
          <w:lang w:eastAsia="x-none"/>
        </w:rPr>
      </w:pPr>
      <w:hyperlink r:id="rId630" w:history="1">
        <w:r w:rsidR="000F2B08">
          <w:rPr>
            <w:rStyle w:val="Hyperlink"/>
            <w:b/>
            <w:lang w:eastAsia="x-none"/>
          </w:rPr>
          <w:t>R1-1807494</w:t>
        </w:r>
      </w:hyperlink>
      <w:r w:rsidR="00B527A3" w:rsidRPr="0054397F">
        <w:rPr>
          <w:b/>
          <w:lang w:eastAsia="x-none"/>
        </w:rPr>
        <w:tab/>
      </w:r>
      <w:r w:rsidR="006A495C" w:rsidRPr="006A495C">
        <w:rPr>
          <w:b/>
          <w:lang w:eastAsia="x-none"/>
        </w:rPr>
        <w:t>Draft LS on RRC parameter list for Ultra Reliable Low Latency Communication for LTE</w:t>
      </w:r>
      <w:r w:rsidR="00B527A3" w:rsidRPr="0054397F">
        <w:rPr>
          <w:b/>
          <w:lang w:eastAsia="x-none"/>
        </w:rPr>
        <w:tab/>
        <w:t>Ericsson</w:t>
      </w:r>
    </w:p>
    <w:p w14:paraId="677658FC" w14:textId="509DA012" w:rsidR="00B527A3" w:rsidRPr="00D55215" w:rsidRDefault="006A495C" w:rsidP="00B527A3">
      <w:pPr>
        <w:rPr>
          <w:lang w:eastAsia="x-none"/>
        </w:rPr>
      </w:pPr>
      <w:r w:rsidRPr="00D14A97">
        <w:rPr>
          <w:b/>
          <w:lang w:eastAsia="x-none"/>
        </w:rPr>
        <w:t>Decision:</w:t>
      </w:r>
      <w:r w:rsidRPr="00D14A97">
        <w:rPr>
          <w:lang w:eastAsia="x-none"/>
        </w:rPr>
        <w:t xml:space="preserve"> The document is endorsed and f</w:t>
      </w:r>
      <w:r w:rsidR="00B527A3" w:rsidRPr="00D14A97">
        <w:rPr>
          <w:lang w:eastAsia="x-none"/>
        </w:rPr>
        <w:t>inal LS</w:t>
      </w:r>
      <w:r w:rsidRPr="00D14A97">
        <w:rPr>
          <w:lang w:eastAsia="x-none"/>
        </w:rPr>
        <w:t xml:space="preserve"> is </w:t>
      </w:r>
      <w:r>
        <w:rPr>
          <w:highlight w:val="green"/>
          <w:lang w:eastAsia="x-none"/>
        </w:rPr>
        <w:t>approved</w:t>
      </w:r>
      <w:r w:rsidR="00B527A3" w:rsidRPr="00617CC1">
        <w:rPr>
          <w:highlight w:val="green"/>
          <w:lang w:eastAsia="x-none"/>
        </w:rPr>
        <w:t xml:space="preserve"> in </w:t>
      </w:r>
      <w:hyperlink r:id="rId631" w:history="1">
        <w:r w:rsidR="000F2B08">
          <w:rPr>
            <w:rStyle w:val="Hyperlink"/>
            <w:highlight w:val="green"/>
            <w:lang w:eastAsia="x-none"/>
          </w:rPr>
          <w:t>R1-1807519</w:t>
        </w:r>
      </w:hyperlink>
      <w:r w:rsidR="00D14A97">
        <w:rPr>
          <w:rStyle w:val="Hyperlink"/>
          <w:lang w:eastAsia="x-none"/>
        </w:rPr>
        <w:t>.</w:t>
      </w:r>
    </w:p>
    <w:p w14:paraId="4240977C" w14:textId="77777777" w:rsidR="00B527A3" w:rsidRDefault="00B527A3" w:rsidP="00B527A3">
      <w:pPr>
        <w:rPr>
          <w:lang w:eastAsia="x-none"/>
        </w:rPr>
      </w:pPr>
    </w:p>
    <w:p w14:paraId="43004504" w14:textId="0073F4C7" w:rsidR="00B527A3" w:rsidRPr="0054397F" w:rsidRDefault="0058452E" w:rsidP="00B527A3">
      <w:pPr>
        <w:rPr>
          <w:b/>
          <w:lang w:eastAsia="x-none"/>
        </w:rPr>
      </w:pPr>
      <w:hyperlink r:id="rId632" w:history="1">
        <w:r w:rsidR="000F2B08">
          <w:rPr>
            <w:rStyle w:val="Hyperlink"/>
            <w:b/>
            <w:lang w:eastAsia="x-none"/>
          </w:rPr>
          <w:t>R1-1807511</w:t>
        </w:r>
      </w:hyperlink>
      <w:r w:rsidR="00B527A3" w:rsidRPr="0054397F">
        <w:rPr>
          <w:b/>
          <w:lang w:eastAsia="x-none"/>
        </w:rPr>
        <w:tab/>
        <w:t>Notes of the offline session for LTE URLLC</w:t>
      </w:r>
      <w:r w:rsidR="00B527A3" w:rsidRPr="0054397F">
        <w:rPr>
          <w:b/>
          <w:lang w:eastAsia="x-none"/>
        </w:rPr>
        <w:tab/>
        <w:t>Ericsson</w:t>
      </w:r>
    </w:p>
    <w:p w14:paraId="7C64838A" w14:textId="796F4176" w:rsidR="00B527A3" w:rsidRDefault="00B527A3" w:rsidP="00B527A3">
      <w:pPr>
        <w:rPr>
          <w:lang w:eastAsia="x-none"/>
        </w:rPr>
      </w:pPr>
    </w:p>
    <w:p w14:paraId="3C2F5643" w14:textId="77777777" w:rsidR="00D14A97" w:rsidRDefault="00D14A97" w:rsidP="00B527A3">
      <w:pPr>
        <w:rPr>
          <w:lang w:eastAsia="x-none"/>
        </w:rPr>
      </w:pPr>
    </w:p>
    <w:p w14:paraId="23D312D4" w14:textId="4AAD8C25" w:rsidR="00205E02" w:rsidRDefault="00205E02" w:rsidP="00205E02">
      <w:pPr>
        <w:rPr>
          <w:lang w:eastAsia="x-none"/>
        </w:rPr>
      </w:pPr>
      <w:r w:rsidRPr="001731FC">
        <w:rPr>
          <w:lang w:eastAsia="x-none"/>
        </w:rPr>
        <w:t xml:space="preserve">(Response to </w:t>
      </w:r>
      <w:hyperlink r:id="rId633" w:history="1">
        <w:r w:rsidR="000F2B08">
          <w:rPr>
            <w:rStyle w:val="Hyperlink"/>
            <w:lang w:eastAsia="x-none"/>
          </w:rPr>
          <w:t>R1-1805816</w:t>
        </w:r>
      </w:hyperlink>
      <w:r w:rsidRPr="001731FC">
        <w:rPr>
          <w:lang w:eastAsia="x-none"/>
        </w:rPr>
        <w:t xml:space="preserve"> treated in AI 5)</w:t>
      </w:r>
    </w:p>
    <w:p w14:paraId="52E37C41" w14:textId="60333F27" w:rsidR="00205E02" w:rsidRDefault="0058452E" w:rsidP="00205E02">
      <w:pPr>
        <w:rPr>
          <w:lang w:eastAsia="x-none"/>
        </w:rPr>
      </w:pPr>
      <w:hyperlink r:id="rId634" w:history="1">
        <w:r w:rsidR="000F2B08">
          <w:rPr>
            <w:rStyle w:val="Hyperlink"/>
            <w:lang w:eastAsia="x-none"/>
          </w:rPr>
          <w:t>R1-1807303</w:t>
        </w:r>
      </w:hyperlink>
      <w:r w:rsidR="00205E02">
        <w:rPr>
          <w:lang w:eastAsia="x-none"/>
        </w:rPr>
        <w:tab/>
        <w:t>Reply LS on RLM Qin/Qout Targets for URLLC</w:t>
      </w:r>
      <w:r w:rsidR="00205E02">
        <w:rPr>
          <w:lang w:eastAsia="x-none"/>
        </w:rPr>
        <w:tab/>
        <w:t>Ericsson</w:t>
      </w:r>
    </w:p>
    <w:p w14:paraId="37174436" w14:textId="2F2FBE27" w:rsidR="00B527A3" w:rsidRPr="0054397F" w:rsidRDefault="0058452E" w:rsidP="00B527A3">
      <w:pPr>
        <w:rPr>
          <w:b/>
          <w:lang w:eastAsia="x-none"/>
        </w:rPr>
      </w:pPr>
      <w:hyperlink r:id="rId635" w:history="1">
        <w:r w:rsidR="000F2B08">
          <w:rPr>
            <w:rStyle w:val="Hyperlink"/>
            <w:b/>
            <w:lang w:eastAsia="x-none"/>
          </w:rPr>
          <w:t>R1-1807516</w:t>
        </w:r>
      </w:hyperlink>
      <w:r w:rsidR="00B527A3" w:rsidRPr="0054397F">
        <w:rPr>
          <w:b/>
          <w:lang w:eastAsia="x-none"/>
        </w:rPr>
        <w:tab/>
        <w:t>[Draft] Reply LS on RLM Qin/Qout Targets for URLLC</w:t>
      </w:r>
      <w:r w:rsidR="00B527A3" w:rsidRPr="0054397F">
        <w:rPr>
          <w:b/>
          <w:lang w:eastAsia="x-none"/>
        </w:rPr>
        <w:tab/>
        <w:t>Nokia</w:t>
      </w:r>
    </w:p>
    <w:p w14:paraId="12A0A7DB" w14:textId="7E1D9DA8" w:rsidR="00B527A3" w:rsidRDefault="00B527A3" w:rsidP="00B527A3">
      <w:pPr>
        <w:rPr>
          <w:highlight w:val="green"/>
          <w:lang w:eastAsia="x-none"/>
        </w:rPr>
      </w:pPr>
      <w:r w:rsidRPr="001731FC">
        <w:rPr>
          <w:highlight w:val="green"/>
          <w:lang w:eastAsia="x-none"/>
        </w:rPr>
        <w:t xml:space="preserve">Final LS agreed in </w:t>
      </w:r>
      <w:hyperlink r:id="rId636" w:history="1">
        <w:r w:rsidR="000F2B08">
          <w:rPr>
            <w:rStyle w:val="Hyperlink"/>
            <w:highlight w:val="green"/>
            <w:lang w:eastAsia="x-none"/>
          </w:rPr>
          <w:t>R1-1807520</w:t>
        </w:r>
      </w:hyperlink>
    </w:p>
    <w:p w14:paraId="1436133E" w14:textId="77777777" w:rsidR="00B527A3" w:rsidRDefault="00B527A3" w:rsidP="00B527A3">
      <w:pPr>
        <w:rPr>
          <w:lang w:eastAsia="x-none"/>
        </w:rPr>
      </w:pPr>
    </w:p>
    <w:p w14:paraId="2D486207" w14:textId="1033B2DF" w:rsidR="00B527A3" w:rsidRDefault="0058452E" w:rsidP="00B527A3">
      <w:pPr>
        <w:rPr>
          <w:lang w:eastAsia="x-none"/>
        </w:rPr>
      </w:pPr>
      <w:hyperlink r:id="rId637" w:history="1">
        <w:r w:rsidR="000F2B08">
          <w:rPr>
            <w:rStyle w:val="Hyperlink"/>
            <w:b/>
            <w:lang w:eastAsia="x-none"/>
          </w:rPr>
          <w:t>R1-1807523</w:t>
        </w:r>
      </w:hyperlink>
      <w:r w:rsidR="00B527A3" w:rsidRPr="0054397F">
        <w:rPr>
          <w:b/>
          <w:lang w:eastAsia="x-none"/>
        </w:rPr>
        <w:tab/>
        <w:t>Notes of the offline session for LTE URLLC</w:t>
      </w:r>
      <w:r w:rsidR="00B527A3" w:rsidRPr="0054397F">
        <w:rPr>
          <w:b/>
          <w:lang w:eastAsia="x-none"/>
        </w:rPr>
        <w:tab/>
        <w:t>Ericsson</w:t>
      </w:r>
      <w:r w:rsidR="0054397F">
        <w:rPr>
          <w:b/>
          <w:lang w:eastAsia="x-none"/>
        </w:rPr>
        <w:tab/>
      </w:r>
      <w:r w:rsidR="0054397F">
        <w:rPr>
          <w:lang w:eastAsia="x-none"/>
        </w:rPr>
        <w:t>(</w:t>
      </w:r>
      <w:r w:rsidR="00B527A3">
        <w:rPr>
          <w:lang w:eastAsia="x-none"/>
        </w:rPr>
        <w:t xml:space="preserve">Revision of </w:t>
      </w:r>
      <w:hyperlink r:id="rId638" w:history="1">
        <w:r w:rsidR="000F2B08">
          <w:rPr>
            <w:rStyle w:val="Hyperlink"/>
            <w:lang w:eastAsia="x-none"/>
          </w:rPr>
          <w:t>R1-1807511</w:t>
        </w:r>
      </w:hyperlink>
      <w:r w:rsidR="0054397F">
        <w:rPr>
          <w:rStyle w:val="Hyperlink"/>
          <w:lang w:eastAsia="x-none"/>
        </w:rPr>
        <w:t>)</w:t>
      </w:r>
    </w:p>
    <w:p w14:paraId="4CE56B67" w14:textId="77777777" w:rsidR="00B527A3" w:rsidRDefault="00B527A3" w:rsidP="00B527A3">
      <w:pPr>
        <w:rPr>
          <w:lang w:eastAsia="x-none"/>
        </w:rPr>
      </w:pPr>
    </w:p>
    <w:p w14:paraId="3BE8E26F" w14:textId="3F2D939C" w:rsidR="00B527A3" w:rsidRPr="0054397F" w:rsidRDefault="0058452E" w:rsidP="00B527A3">
      <w:pPr>
        <w:rPr>
          <w:b/>
          <w:lang w:eastAsia="x-none"/>
        </w:rPr>
      </w:pPr>
      <w:hyperlink r:id="rId639" w:history="1">
        <w:r w:rsidR="000F2B08">
          <w:rPr>
            <w:rStyle w:val="Hyperlink"/>
            <w:b/>
            <w:lang w:eastAsia="x-none"/>
          </w:rPr>
          <w:t>R1-1807554</w:t>
        </w:r>
      </w:hyperlink>
      <w:r w:rsidR="00B527A3" w:rsidRPr="0054397F">
        <w:rPr>
          <w:b/>
          <w:lang w:eastAsia="x-none"/>
        </w:rPr>
        <w:tab/>
        <w:t>Notes of the offline session for LTE URLLC</w:t>
      </w:r>
      <w:r w:rsidR="00B527A3" w:rsidRPr="0054397F">
        <w:rPr>
          <w:b/>
          <w:lang w:eastAsia="x-none"/>
        </w:rPr>
        <w:tab/>
      </w:r>
      <w:r w:rsidR="00B527A3" w:rsidRPr="0054397F">
        <w:rPr>
          <w:b/>
          <w:lang w:eastAsia="x-none"/>
        </w:rPr>
        <w:tab/>
        <w:t>Nokia, Nokia Shanghai Bell</w:t>
      </w:r>
    </w:p>
    <w:p w14:paraId="704394BD" w14:textId="77777777" w:rsidR="00B527A3" w:rsidRDefault="00B527A3" w:rsidP="00B527A3">
      <w:pPr>
        <w:pStyle w:val="Heading4"/>
      </w:pPr>
      <w:bookmarkStart w:id="161" w:name="_Toc513839860"/>
      <w:bookmarkStart w:id="162" w:name="_Toc516232577"/>
      <w:r w:rsidRPr="005C0082">
        <w:t xml:space="preserve">Blind/HARQ-less </w:t>
      </w:r>
      <w:r>
        <w:t>R</w:t>
      </w:r>
      <w:r w:rsidRPr="005C0082">
        <w:t xml:space="preserve">epetition for </w:t>
      </w:r>
      <w:r>
        <w:t>S</w:t>
      </w:r>
      <w:r w:rsidRPr="005C0082">
        <w:t xml:space="preserve">cheduled DL-SCH </w:t>
      </w:r>
      <w:r>
        <w:t>O</w:t>
      </w:r>
      <w:r w:rsidRPr="005C0082">
        <w:t>peration</w:t>
      </w:r>
      <w:bookmarkEnd w:id="161"/>
      <w:bookmarkEnd w:id="162"/>
    </w:p>
    <w:p w14:paraId="6BADFD62" w14:textId="77777777" w:rsidR="00B527A3" w:rsidRPr="00082935" w:rsidRDefault="00B527A3" w:rsidP="00613418">
      <w:pPr>
        <w:numPr>
          <w:ilvl w:val="0"/>
          <w:numId w:val="34"/>
        </w:numPr>
        <w:rPr>
          <w:i/>
        </w:rPr>
      </w:pPr>
      <w:r w:rsidRPr="00082935">
        <w:rPr>
          <w:i/>
        </w:rPr>
        <w:t>Finalise details of RAN1 agreement to support blind/HARQ-less PDSCH repetition.</w:t>
      </w:r>
    </w:p>
    <w:p w14:paraId="0CDE9A02" w14:textId="77777777" w:rsidR="00B527A3" w:rsidRPr="00A311C4" w:rsidRDefault="00B527A3" w:rsidP="00613418">
      <w:pPr>
        <w:numPr>
          <w:ilvl w:val="0"/>
          <w:numId w:val="34"/>
        </w:numPr>
        <w:rPr>
          <w:lang w:eastAsia="x-none"/>
        </w:rPr>
      </w:pPr>
      <w:r w:rsidRPr="00082935">
        <w:rPr>
          <w:i/>
        </w:rPr>
        <w:t>Using legacy (S/E)PDCCH, (S)PUCCH formats (if applicable); any discussion of potential DCI modifications is limited to support of blind/HARQ-less repetition</w:t>
      </w:r>
    </w:p>
    <w:p w14:paraId="52C6E683" w14:textId="77777777" w:rsidR="00B527A3" w:rsidRDefault="00B527A3" w:rsidP="00B527A3"/>
    <w:p w14:paraId="33861ABD" w14:textId="0B7566D3" w:rsidR="00B527A3" w:rsidRPr="00D14A97" w:rsidRDefault="0058452E" w:rsidP="00B527A3">
      <w:pPr>
        <w:rPr>
          <w:b/>
          <w:lang w:eastAsia="x-none"/>
        </w:rPr>
      </w:pPr>
      <w:hyperlink r:id="rId640" w:history="1">
        <w:r w:rsidR="000F2B08">
          <w:rPr>
            <w:rStyle w:val="Hyperlink"/>
            <w:b/>
            <w:lang w:eastAsia="x-none"/>
          </w:rPr>
          <w:t>R1-1805867</w:t>
        </w:r>
      </w:hyperlink>
      <w:r w:rsidR="00B527A3" w:rsidRPr="00D14A97">
        <w:rPr>
          <w:b/>
          <w:lang w:eastAsia="x-none"/>
        </w:rPr>
        <w:tab/>
        <w:t>Blind/HARQ-less Repetition for Scheduled DL-SCH Operation</w:t>
      </w:r>
      <w:r w:rsidR="00B527A3" w:rsidRPr="00D14A97">
        <w:rPr>
          <w:b/>
          <w:lang w:eastAsia="x-none"/>
        </w:rPr>
        <w:tab/>
        <w:t>Huawei, HiSilicon</w:t>
      </w:r>
    </w:p>
    <w:p w14:paraId="3ABC94C2" w14:textId="06ACC2E1" w:rsidR="00B527A3" w:rsidRDefault="0058452E" w:rsidP="00B527A3">
      <w:pPr>
        <w:rPr>
          <w:lang w:eastAsia="x-none"/>
        </w:rPr>
      </w:pPr>
      <w:hyperlink r:id="rId641" w:history="1">
        <w:r w:rsidR="000F2B08">
          <w:rPr>
            <w:rStyle w:val="Hyperlink"/>
            <w:lang w:eastAsia="x-none"/>
          </w:rPr>
          <w:t>R1-1805993</w:t>
        </w:r>
      </w:hyperlink>
      <w:r w:rsidR="00B527A3">
        <w:rPr>
          <w:lang w:eastAsia="x-none"/>
        </w:rPr>
        <w:tab/>
        <w:t>Blind/Harq-less repetitions for scheduled DL-SCH in LTE HRLLC</w:t>
      </w:r>
      <w:r w:rsidR="00B527A3">
        <w:rPr>
          <w:lang w:eastAsia="x-none"/>
        </w:rPr>
        <w:tab/>
        <w:t>MediaTek Inc.</w:t>
      </w:r>
    </w:p>
    <w:p w14:paraId="6FA3B6FB" w14:textId="1B390018" w:rsidR="00B527A3" w:rsidRDefault="0058452E" w:rsidP="00B527A3">
      <w:pPr>
        <w:rPr>
          <w:lang w:eastAsia="x-none"/>
        </w:rPr>
      </w:pPr>
      <w:hyperlink r:id="rId642" w:history="1">
        <w:r w:rsidR="000F2B08">
          <w:rPr>
            <w:rStyle w:val="Hyperlink"/>
            <w:lang w:eastAsia="x-none"/>
          </w:rPr>
          <w:t>R1-1806385</w:t>
        </w:r>
      </w:hyperlink>
      <w:r w:rsidR="00B527A3">
        <w:rPr>
          <w:lang w:eastAsia="x-none"/>
        </w:rPr>
        <w:tab/>
        <w:t>On remaining details of blind/HARQ-less PDSCH repetition</w:t>
      </w:r>
      <w:r w:rsidR="00B527A3">
        <w:rPr>
          <w:lang w:eastAsia="x-none"/>
        </w:rPr>
        <w:tab/>
        <w:t>Nokia, Nokia Shanghai Bell</w:t>
      </w:r>
    </w:p>
    <w:p w14:paraId="76AFB996" w14:textId="1B1E3936" w:rsidR="00B527A3" w:rsidRDefault="0058452E" w:rsidP="00B527A3">
      <w:pPr>
        <w:rPr>
          <w:lang w:eastAsia="x-none"/>
        </w:rPr>
      </w:pPr>
      <w:hyperlink r:id="rId643" w:history="1">
        <w:r w:rsidR="000F2B08">
          <w:rPr>
            <w:rStyle w:val="Hyperlink"/>
            <w:lang w:eastAsia="x-none"/>
          </w:rPr>
          <w:t>R1-1806494</w:t>
        </w:r>
      </w:hyperlink>
      <w:r w:rsidR="00B527A3">
        <w:rPr>
          <w:lang w:eastAsia="x-none"/>
        </w:rPr>
        <w:tab/>
        <w:t>Remaining details of PDSCH repetitions</w:t>
      </w:r>
      <w:r w:rsidR="00B527A3">
        <w:rPr>
          <w:lang w:eastAsia="x-none"/>
        </w:rPr>
        <w:tab/>
        <w:t>Intel Corporation</w:t>
      </w:r>
    </w:p>
    <w:p w14:paraId="4E6F99D1" w14:textId="51483BA1" w:rsidR="00B527A3" w:rsidRDefault="0058452E" w:rsidP="00B527A3">
      <w:pPr>
        <w:rPr>
          <w:lang w:eastAsia="x-none"/>
        </w:rPr>
      </w:pPr>
      <w:hyperlink r:id="rId644" w:history="1">
        <w:r w:rsidR="000F2B08">
          <w:rPr>
            <w:rStyle w:val="Hyperlink"/>
            <w:lang w:eastAsia="x-none"/>
          </w:rPr>
          <w:t>R1-1806598</w:t>
        </w:r>
      </w:hyperlink>
      <w:r w:rsidR="00B527A3">
        <w:rPr>
          <w:lang w:eastAsia="x-none"/>
        </w:rPr>
        <w:tab/>
        <w:t>Discussion on blind/HARQ-less PDSCH repetition for URLLC</w:t>
      </w:r>
      <w:r w:rsidR="00B527A3">
        <w:rPr>
          <w:lang w:eastAsia="x-none"/>
        </w:rPr>
        <w:tab/>
        <w:t>LG Electronics</w:t>
      </w:r>
    </w:p>
    <w:p w14:paraId="2A6CB72D" w14:textId="168C2EE7" w:rsidR="00B527A3" w:rsidRDefault="0058452E" w:rsidP="00B527A3">
      <w:pPr>
        <w:rPr>
          <w:lang w:eastAsia="x-none"/>
        </w:rPr>
      </w:pPr>
      <w:hyperlink r:id="rId645" w:history="1">
        <w:r w:rsidR="000F2B08">
          <w:rPr>
            <w:rStyle w:val="Hyperlink"/>
            <w:lang w:eastAsia="x-none"/>
          </w:rPr>
          <w:t>R1-1806697</w:t>
        </w:r>
      </w:hyperlink>
      <w:r w:rsidR="00B527A3">
        <w:rPr>
          <w:lang w:eastAsia="x-none"/>
        </w:rPr>
        <w:tab/>
        <w:t>Discussion on PDSCH repetition</w:t>
      </w:r>
      <w:r w:rsidR="00B527A3">
        <w:rPr>
          <w:lang w:eastAsia="x-none"/>
        </w:rPr>
        <w:tab/>
        <w:t>Samsung</w:t>
      </w:r>
    </w:p>
    <w:p w14:paraId="27BC016E" w14:textId="393FC797" w:rsidR="00B527A3" w:rsidRDefault="0058452E" w:rsidP="00B527A3">
      <w:pPr>
        <w:rPr>
          <w:lang w:eastAsia="x-none"/>
        </w:rPr>
      </w:pPr>
      <w:hyperlink r:id="rId646" w:history="1">
        <w:r w:rsidR="000F2B08">
          <w:rPr>
            <w:rStyle w:val="Hyperlink"/>
            <w:lang w:eastAsia="x-none"/>
          </w:rPr>
          <w:t>R1-1806769</w:t>
        </w:r>
      </w:hyperlink>
      <w:r w:rsidR="00B527A3">
        <w:rPr>
          <w:lang w:eastAsia="x-none"/>
        </w:rPr>
        <w:tab/>
        <w:t>Remaining issues on PDSCH repetition for LTE URLLC</w:t>
      </w:r>
      <w:r w:rsidR="00B527A3">
        <w:rPr>
          <w:lang w:eastAsia="x-none"/>
        </w:rPr>
        <w:tab/>
        <w:t>ZTE</w:t>
      </w:r>
    </w:p>
    <w:p w14:paraId="728FA8C2" w14:textId="7DA8985E" w:rsidR="00B527A3" w:rsidRDefault="0058452E" w:rsidP="00B527A3">
      <w:pPr>
        <w:rPr>
          <w:lang w:eastAsia="x-none"/>
        </w:rPr>
      </w:pPr>
      <w:hyperlink r:id="rId647" w:history="1">
        <w:r w:rsidR="000F2B08">
          <w:rPr>
            <w:rStyle w:val="Hyperlink"/>
            <w:lang w:eastAsia="x-none"/>
          </w:rPr>
          <w:t>R1-1807121</w:t>
        </w:r>
      </w:hyperlink>
      <w:r w:rsidR="00B527A3">
        <w:rPr>
          <w:lang w:eastAsia="x-none"/>
        </w:rPr>
        <w:tab/>
        <w:t>Blind and HARQ-less Repetition for Scheduled DL-SCH Operation</w:t>
      </w:r>
      <w:r w:rsidR="00B527A3">
        <w:rPr>
          <w:lang w:eastAsia="x-none"/>
        </w:rPr>
        <w:tab/>
        <w:t>Qualcomm Incorporated</w:t>
      </w:r>
    </w:p>
    <w:p w14:paraId="0C4A057A" w14:textId="3AE091EB" w:rsidR="00B527A3" w:rsidRDefault="0058452E" w:rsidP="00B527A3">
      <w:pPr>
        <w:rPr>
          <w:lang w:eastAsia="x-none"/>
        </w:rPr>
      </w:pPr>
      <w:hyperlink r:id="rId648" w:history="1">
        <w:r w:rsidR="000F2B08">
          <w:rPr>
            <w:rStyle w:val="Hyperlink"/>
            <w:lang w:eastAsia="x-none"/>
          </w:rPr>
          <w:t>R1-1807273</w:t>
        </w:r>
      </w:hyperlink>
      <w:r w:rsidR="00B527A3">
        <w:rPr>
          <w:lang w:eastAsia="x-none"/>
        </w:rPr>
        <w:tab/>
        <w:t>PDSCH aspects of LTE-URLLC</w:t>
      </w:r>
      <w:r w:rsidR="00B527A3">
        <w:rPr>
          <w:lang w:eastAsia="x-none"/>
        </w:rPr>
        <w:tab/>
        <w:t>Motorola Mobility, Lenovo</w:t>
      </w:r>
    </w:p>
    <w:p w14:paraId="0EC0DB7C" w14:textId="0FC9A808" w:rsidR="00B527A3" w:rsidRPr="00D14A97" w:rsidRDefault="0058452E" w:rsidP="00B527A3">
      <w:pPr>
        <w:rPr>
          <w:b/>
          <w:lang w:eastAsia="x-none"/>
        </w:rPr>
      </w:pPr>
      <w:hyperlink r:id="rId649" w:history="1">
        <w:r w:rsidR="000F2B08">
          <w:rPr>
            <w:rStyle w:val="Hyperlink"/>
            <w:b/>
            <w:lang w:eastAsia="x-none"/>
          </w:rPr>
          <w:t>R1-1807302</w:t>
        </w:r>
      </w:hyperlink>
      <w:r w:rsidR="00B527A3" w:rsidRPr="00D14A97">
        <w:rPr>
          <w:b/>
          <w:lang w:eastAsia="x-none"/>
        </w:rPr>
        <w:tab/>
        <w:t>Remaining details on URLLC techniques for PDSCH</w:t>
      </w:r>
      <w:r w:rsidR="00B527A3" w:rsidRPr="00D14A97">
        <w:rPr>
          <w:b/>
          <w:lang w:eastAsia="x-none"/>
        </w:rPr>
        <w:tab/>
        <w:t>Ericsson</w:t>
      </w:r>
    </w:p>
    <w:p w14:paraId="17B0E670" w14:textId="4054848B" w:rsidR="00B527A3" w:rsidRPr="00D14A97" w:rsidRDefault="0058452E" w:rsidP="00B527A3">
      <w:pPr>
        <w:rPr>
          <w:b/>
          <w:lang w:eastAsia="x-none"/>
        </w:rPr>
      </w:pPr>
      <w:hyperlink r:id="rId650" w:history="1">
        <w:r w:rsidR="000F2B08">
          <w:rPr>
            <w:rStyle w:val="Hyperlink"/>
            <w:b/>
            <w:lang w:eastAsia="x-none"/>
          </w:rPr>
          <w:t>R1-1807452</w:t>
        </w:r>
      </w:hyperlink>
      <w:r w:rsidR="00B527A3" w:rsidRPr="00D14A97">
        <w:rPr>
          <w:b/>
          <w:lang w:eastAsia="x-none"/>
        </w:rPr>
        <w:tab/>
        <w:t>Notes of the offline session on PDSCH repetition for LTE URLLC</w:t>
      </w:r>
      <w:r w:rsidR="00B527A3" w:rsidRPr="00D14A97">
        <w:rPr>
          <w:b/>
          <w:lang w:eastAsia="x-none"/>
        </w:rPr>
        <w:tab/>
        <w:t>Ericsson</w:t>
      </w:r>
    </w:p>
    <w:p w14:paraId="7885079D" w14:textId="77777777" w:rsidR="00B527A3" w:rsidRDefault="00B527A3" w:rsidP="00B527A3">
      <w:pPr>
        <w:rPr>
          <w:lang w:eastAsia="x-none"/>
        </w:rPr>
      </w:pPr>
    </w:p>
    <w:p w14:paraId="22820354" w14:textId="77777777" w:rsidR="00B527A3" w:rsidRDefault="00B527A3" w:rsidP="00B527A3">
      <w:pPr>
        <w:pStyle w:val="ListParagraph"/>
        <w:ind w:left="0"/>
      </w:pPr>
      <w:r w:rsidRPr="00286DCE">
        <w:rPr>
          <w:highlight w:val="green"/>
        </w:rPr>
        <w:t>Agreement:</w:t>
      </w:r>
    </w:p>
    <w:p w14:paraId="70C67991" w14:textId="77777777" w:rsidR="00B527A3" w:rsidRDefault="00B527A3" w:rsidP="00B527A3">
      <w:pPr>
        <w:pStyle w:val="ListParagraph"/>
        <w:ind w:left="0"/>
      </w:pPr>
      <w:r w:rsidRPr="00421B66">
        <w:t>For PDSCH repetitions,</w:t>
      </w:r>
      <w:r>
        <w:rPr>
          <w:rFonts w:ascii="Arial" w:eastAsia="Times New Roman" w:hAnsi="Arial" w:cs="Arial"/>
        </w:rPr>
        <w:t xml:space="preserve"> </w:t>
      </w:r>
      <w:r w:rsidRPr="0098527D">
        <w:t>the number of PDSCH transmissions</w:t>
      </w:r>
      <w:r>
        <w:t>, k,</w:t>
      </w:r>
      <w:r w:rsidRPr="0098527D">
        <w:t xml:space="preserve"> associated with the PDCCH starting with the current TTI</w:t>
      </w:r>
      <w:r>
        <w:t xml:space="preserve"> can take the following values and is indicated in a 2-bit DCI field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6"/>
        <w:gridCol w:w="3408"/>
      </w:tblGrid>
      <w:tr w:rsidR="00B527A3" w14:paraId="4CB07507" w14:textId="77777777" w:rsidTr="00CF02E6">
        <w:trPr>
          <w:jc w:val="center"/>
        </w:trPr>
        <w:tc>
          <w:tcPr>
            <w:tcW w:w="0" w:type="auto"/>
            <w:shd w:val="clear" w:color="auto" w:fill="D9E2F3"/>
            <w:vAlign w:val="center"/>
          </w:tcPr>
          <w:p w14:paraId="09329788" w14:textId="77777777" w:rsidR="00B527A3" w:rsidRDefault="00B527A3" w:rsidP="00D14A97">
            <w:pPr>
              <w:pStyle w:val="TAH"/>
            </w:pPr>
            <w:r>
              <w:t>DCI bit field</w:t>
            </w:r>
          </w:p>
        </w:tc>
        <w:tc>
          <w:tcPr>
            <w:tcW w:w="0" w:type="auto"/>
            <w:shd w:val="clear" w:color="auto" w:fill="D9E2F3"/>
            <w:vAlign w:val="center"/>
          </w:tcPr>
          <w:p w14:paraId="74EBE697" w14:textId="77777777" w:rsidR="00B527A3" w:rsidRDefault="00B527A3" w:rsidP="00D14A97">
            <w:pPr>
              <w:pStyle w:val="TAH"/>
            </w:pPr>
            <w:r>
              <w:t xml:space="preserve">Value of k for </w:t>
            </w:r>
          </w:p>
          <w:p w14:paraId="18FA12D0" w14:textId="77777777" w:rsidR="00B527A3" w:rsidRDefault="00B527A3" w:rsidP="00D14A97">
            <w:pPr>
              <w:pStyle w:val="TAH"/>
            </w:pPr>
            <w:r>
              <w:t>subframe, slot and subslot</w:t>
            </w:r>
          </w:p>
        </w:tc>
      </w:tr>
      <w:tr w:rsidR="00B527A3" w14:paraId="429F393D" w14:textId="77777777" w:rsidTr="00CF02E6">
        <w:trPr>
          <w:jc w:val="center"/>
        </w:trPr>
        <w:tc>
          <w:tcPr>
            <w:tcW w:w="0" w:type="auto"/>
            <w:shd w:val="clear" w:color="auto" w:fill="auto"/>
            <w:vAlign w:val="center"/>
          </w:tcPr>
          <w:p w14:paraId="2886619D" w14:textId="77777777" w:rsidR="00B527A3" w:rsidRDefault="00B527A3" w:rsidP="00D14A97">
            <w:pPr>
              <w:pStyle w:val="TAC"/>
            </w:pPr>
            <w:r>
              <w:rPr>
                <w:rFonts w:hint="eastAsia"/>
              </w:rPr>
              <w:t>00</w:t>
            </w:r>
          </w:p>
        </w:tc>
        <w:tc>
          <w:tcPr>
            <w:tcW w:w="0" w:type="auto"/>
            <w:shd w:val="clear" w:color="auto" w:fill="auto"/>
            <w:vAlign w:val="center"/>
          </w:tcPr>
          <w:p w14:paraId="465B963B" w14:textId="77777777" w:rsidR="00B527A3" w:rsidRDefault="00B527A3" w:rsidP="00D14A97">
            <w:pPr>
              <w:pStyle w:val="TAC"/>
            </w:pPr>
            <w:r>
              <w:rPr>
                <w:rFonts w:hint="eastAsia"/>
              </w:rPr>
              <w:t>1</w:t>
            </w:r>
          </w:p>
        </w:tc>
      </w:tr>
      <w:tr w:rsidR="00B527A3" w14:paraId="758F8315" w14:textId="77777777" w:rsidTr="00CF02E6">
        <w:trPr>
          <w:jc w:val="center"/>
        </w:trPr>
        <w:tc>
          <w:tcPr>
            <w:tcW w:w="0" w:type="auto"/>
            <w:shd w:val="clear" w:color="auto" w:fill="auto"/>
            <w:vAlign w:val="center"/>
          </w:tcPr>
          <w:p w14:paraId="7163B0E6" w14:textId="77777777" w:rsidR="00B527A3" w:rsidRDefault="00B527A3" w:rsidP="00D14A97">
            <w:pPr>
              <w:pStyle w:val="TAC"/>
            </w:pPr>
            <w:r>
              <w:rPr>
                <w:rFonts w:hint="eastAsia"/>
              </w:rPr>
              <w:t>01</w:t>
            </w:r>
          </w:p>
        </w:tc>
        <w:tc>
          <w:tcPr>
            <w:tcW w:w="0" w:type="auto"/>
            <w:shd w:val="clear" w:color="auto" w:fill="auto"/>
            <w:vAlign w:val="center"/>
          </w:tcPr>
          <w:p w14:paraId="18865C4C" w14:textId="77777777" w:rsidR="00B527A3" w:rsidRDefault="00B527A3" w:rsidP="00D14A97">
            <w:pPr>
              <w:pStyle w:val="TAC"/>
            </w:pPr>
            <w:r>
              <w:rPr>
                <w:rFonts w:hint="eastAsia"/>
              </w:rPr>
              <w:t>2</w:t>
            </w:r>
          </w:p>
        </w:tc>
      </w:tr>
      <w:tr w:rsidR="00B527A3" w14:paraId="538BBAC5" w14:textId="77777777" w:rsidTr="00CF02E6">
        <w:trPr>
          <w:jc w:val="center"/>
        </w:trPr>
        <w:tc>
          <w:tcPr>
            <w:tcW w:w="0" w:type="auto"/>
            <w:shd w:val="clear" w:color="auto" w:fill="auto"/>
            <w:vAlign w:val="center"/>
          </w:tcPr>
          <w:p w14:paraId="1DA4B4AB" w14:textId="77777777" w:rsidR="00B527A3" w:rsidRDefault="00B527A3" w:rsidP="00D14A97">
            <w:pPr>
              <w:pStyle w:val="TAC"/>
            </w:pPr>
            <w:r>
              <w:rPr>
                <w:rFonts w:hint="eastAsia"/>
              </w:rPr>
              <w:t>10</w:t>
            </w:r>
          </w:p>
        </w:tc>
        <w:tc>
          <w:tcPr>
            <w:tcW w:w="0" w:type="auto"/>
            <w:shd w:val="clear" w:color="auto" w:fill="auto"/>
            <w:vAlign w:val="center"/>
          </w:tcPr>
          <w:p w14:paraId="52B3B74C" w14:textId="77777777" w:rsidR="00B527A3" w:rsidRDefault="00B527A3" w:rsidP="00D14A97">
            <w:pPr>
              <w:pStyle w:val="TAC"/>
            </w:pPr>
            <w:r>
              <w:rPr>
                <w:rFonts w:hint="eastAsia"/>
              </w:rPr>
              <w:t>3</w:t>
            </w:r>
          </w:p>
        </w:tc>
      </w:tr>
      <w:tr w:rsidR="00B527A3" w14:paraId="71086421" w14:textId="77777777" w:rsidTr="00CF02E6">
        <w:trPr>
          <w:jc w:val="center"/>
        </w:trPr>
        <w:tc>
          <w:tcPr>
            <w:tcW w:w="0" w:type="auto"/>
            <w:shd w:val="clear" w:color="auto" w:fill="auto"/>
            <w:vAlign w:val="center"/>
          </w:tcPr>
          <w:p w14:paraId="32890171" w14:textId="77777777" w:rsidR="00B527A3" w:rsidRDefault="00B527A3" w:rsidP="00D14A97">
            <w:pPr>
              <w:pStyle w:val="TAC"/>
            </w:pPr>
            <w:r>
              <w:rPr>
                <w:rFonts w:hint="eastAsia"/>
              </w:rPr>
              <w:t>11</w:t>
            </w:r>
          </w:p>
        </w:tc>
        <w:tc>
          <w:tcPr>
            <w:tcW w:w="0" w:type="auto"/>
            <w:shd w:val="clear" w:color="auto" w:fill="auto"/>
            <w:vAlign w:val="center"/>
          </w:tcPr>
          <w:p w14:paraId="4D0918C7" w14:textId="77777777" w:rsidR="00B527A3" w:rsidRDefault="00B527A3" w:rsidP="00D14A97">
            <w:pPr>
              <w:pStyle w:val="TAC"/>
            </w:pPr>
            <w:r>
              <w:t>a value configured over RRC from {4, 6}</w:t>
            </w:r>
          </w:p>
        </w:tc>
      </w:tr>
    </w:tbl>
    <w:p w14:paraId="69F63E05" w14:textId="77777777" w:rsidR="00B527A3" w:rsidRDefault="00B527A3" w:rsidP="00B527A3">
      <w:pPr>
        <w:rPr>
          <w:lang w:eastAsia="x-none"/>
        </w:rPr>
      </w:pPr>
    </w:p>
    <w:p w14:paraId="399D8002" w14:textId="77777777" w:rsidR="00B527A3" w:rsidRPr="00EE6EBA" w:rsidRDefault="00B527A3" w:rsidP="00B527A3">
      <w:r w:rsidRPr="00286DCE">
        <w:rPr>
          <w:highlight w:val="green"/>
        </w:rPr>
        <w:t>Agreement:</w:t>
      </w:r>
    </w:p>
    <w:p w14:paraId="6A44903C" w14:textId="77777777" w:rsidR="00B527A3" w:rsidRDefault="00B527A3" w:rsidP="00B527A3">
      <w:r w:rsidRPr="00421B66">
        <w:t>For PDSCH repetition</w:t>
      </w:r>
      <w:r>
        <w:t>, a</w:t>
      </w:r>
      <w:r w:rsidRPr="0050797F">
        <w:t xml:space="preserve"> field</w:t>
      </w:r>
      <w:r>
        <w:t xml:space="preserve"> of 2 bits</w:t>
      </w:r>
      <w:r w:rsidRPr="0050797F">
        <w:t xml:space="preserve"> is amended to the PDSCH related DCI (i.e. subframe PDSC</w:t>
      </w:r>
      <w:r>
        <w:t>H</w:t>
      </w:r>
      <w:r w:rsidRPr="0050797F">
        <w:t xml:space="preserve"> DCI and DCI 7-</w:t>
      </w:r>
      <w:r>
        <w:t>1</w:t>
      </w:r>
      <w:r w:rsidRPr="0050797F">
        <w:t>x).</w:t>
      </w:r>
    </w:p>
    <w:p w14:paraId="635E40E3" w14:textId="77777777" w:rsidR="00B527A3" w:rsidRDefault="00B527A3" w:rsidP="00B527A3"/>
    <w:p w14:paraId="4A536802" w14:textId="77777777" w:rsidR="00B527A3" w:rsidRPr="00B7741B" w:rsidRDefault="00B527A3" w:rsidP="00B527A3">
      <w:pPr>
        <w:rPr>
          <w:rFonts w:ascii="Times New Roman" w:hAnsi="Times New Roman"/>
          <w:szCs w:val="20"/>
          <w:lang w:val="en-US"/>
        </w:rPr>
      </w:pPr>
      <w:r w:rsidRPr="00B7741B">
        <w:rPr>
          <w:rFonts w:ascii="Times New Roman" w:hAnsi="Times New Roman"/>
          <w:szCs w:val="20"/>
          <w:highlight w:val="green"/>
          <w:lang w:val="en-US"/>
        </w:rPr>
        <w:t>Change the previous agreement as follows:</w:t>
      </w:r>
    </w:p>
    <w:p w14:paraId="7CC9EE1D" w14:textId="77777777" w:rsidR="00B527A3" w:rsidRPr="000F301D" w:rsidRDefault="00B527A3" w:rsidP="00036580">
      <w:pPr>
        <w:numPr>
          <w:ilvl w:val="0"/>
          <w:numId w:val="191"/>
        </w:numPr>
        <w:tabs>
          <w:tab w:val="left" w:pos="630"/>
        </w:tabs>
        <w:rPr>
          <w:rFonts w:ascii="Times New Roman" w:hAnsi="Times New Roman"/>
          <w:szCs w:val="20"/>
          <w:lang w:val="en-US"/>
        </w:rPr>
      </w:pPr>
      <w:r w:rsidRPr="000F301D">
        <w:rPr>
          <w:rFonts w:ascii="Times New Roman" w:hAnsi="Times New Roman"/>
          <w:szCs w:val="20"/>
          <w:lang w:val="en-US"/>
        </w:rPr>
        <w:t xml:space="preserve">Blind/HARQ-less PDSCH repetitions are enabled by RRC configuration. </w:t>
      </w:r>
      <w:r w:rsidRPr="00B7741B">
        <w:rPr>
          <w:rFonts w:ascii="Times New Roman" w:hAnsi="Times New Roman"/>
          <w:strike/>
          <w:color w:val="FF0000"/>
          <w:szCs w:val="20"/>
          <w:lang w:val="en-US"/>
        </w:rPr>
        <w:t>If configured, a single DCI format is used to schedule PDSCH with a given TTI length.</w:t>
      </w:r>
      <w:r w:rsidRPr="000F301D">
        <w:rPr>
          <w:rFonts w:ascii="Times New Roman" w:hAnsi="Times New Roman"/>
          <w:szCs w:val="20"/>
          <w:lang w:val="en-US"/>
        </w:rPr>
        <w:t xml:space="preserve"> There is a field in the DCI that indicates the number of PDSCH transmissions k associated with the DCI, where k &gt;= 1.</w:t>
      </w:r>
    </w:p>
    <w:p w14:paraId="69C0C31F" w14:textId="77777777" w:rsidR="00B527A3" w:rsidRDefault="00B527A3" w:rsidP="00036580">
      <w:pPr>
        <w:pStyle w:val="ListParagraph"/>
        <w:numPr>
          <w:ilvl w:val="0"/>
          <w:numId w:val="188"/>
        </w:numPr>
        <w:tabs>
          <w:tab w:val="left" w:pos="630"/>
        </w:tabs>
        <w:overflowPunct/>
        <w:autoSpaceDE/>
        <w:autoSpaceDN/>
        <w:adjustRightInd/>
        <w:spacing w:after="0"/>
        <w:textAlignment w:val="auto"/>
        <w:rPr>
          <w:color w:val="FF0000"/>
          <w:lang w:val="en-US"/>
        </w:rPr>
      </w:pPr>
      <w:r w:rsidRPr="00B7741B">
        <w:rPr>
          <w:color w:val="FF0000"/>
          <w:lang w:val="en-US"/>
        </w:rPr>
        <w:t>If configured for slot or subslot PDSCH, a single DCI format containing this field is used to schedule slot or subslot PDSCH</w:t>
      </w:r>
    </w:p>
    <w:p w14:paraId="230A6E61" w14:textId="77777777" w:rsidR="00B527A3" w:rsidRPr="00B7741B" w:rsidRDefault="00B527A3" w:rsidP="00036580">
      <w:pPr>
        <w:pStyle w:val="ListParagraph"/>
        <w:numPr>
          <w:ilvl w:val="0"/>
          <w:numId w:val="188"/>
        </w:numPr>
        <w:tabs>
          <w:tab w:val="left" w:pos="630"/>
        </w:tabs>
        <w:overflowPunct/>
        <w:autoSpaceDE/>
        <w:autoSpaceDN/>
        <w:adjustRightInd/>
        <w:spacing w:after="0"/>
        <w:textAlignment w:val="auto"/>
        <w:rPr>
          <w:color w:val="FF0000"/>
          <w:lang w:val="en-US"/>
        </w:rPr>
      </w:pPr>
      <w:r w:rsidRPr="00B7741B">
        <w:rPr>
          <w:color w:val="FF0000"/>
          <w:lang w:val="en-US"/>
        </w:rPr>
        <w:t>If configured for subframe PDSCH, the UE (as in legacy) continues to monitor for DCI Format 1A and the DL TM specific DCI format. The field is included only in DCI format 1A on USS</w:t>
      </w:r>
    </w:p>
    <w:p w14:paraId="62394B37" w14:textId="77777777" w:rsidR="00B527A3" w:rsidRPr="00D14A97" w:rsidRDefault="00B527A3" w:rsidP="00B527A3">
      <w:pPr>
        <w:rPr>
          <w:rFonts w:eastAsia="Times New Roman" w:cs="Times"/>
          <w:szCs w:val="20"/>
        </w:rPr>
      </w:pPr>
    </w:p>
    <w:p w14:paraId="4B075DDD" w14:textId="77777777" w:rsidR="00B527A3" w:rsidRPr="00D14A97" w:rsidRDefault="00B527A3" w:rsidP="00B527A3">
      <w:pPr>
        <w:rPr>
          <w:rFonts w:cs="Times"/>
          <w:szCs w:val="20"/>
        </w:rPr>
      </w:pPr>
      <w:r w:rsidRPr="00D14A97">
        <w:rPr>
          <w:rFonts w:cs="Times"/>
          <w:szCs w:val="20"/>
          <w:highlight w:val="green"/>
        </w:rPr>
        <w:t>Agreement:</w:t>
      </w:r>
    </w:p>
    <w:p w14:paraId="74A8BBCD" w14:textId="77777777" w:rsidR="00B527A3" w:rsidRPr="00286DCE" w:rsidRDefault="00B527A3" w:rsidP="00B527A3">
      <w:pPr>
        <w:jc w:val="both"/>
      </w:pPr>
      <w:r w:rsidRPr="00F85357">
        <w:t>For slot/subslot PDSCH repetition,</w:t>
      </w:r>
      <w:r w:rsidRPr="00F85357">
        <w:rPr>
          <w:b/>
          <w:bCs/>
        </w:rPr>
        <w:t xml:space="preserve"> </w:t>
      </w:r>
      <w:r w:rsidRPr="00F85357">
        <w:t>the rate-matching around SPDCCH resources for the PDSCH transmissions within a repetition window follows the rate-matching around SPDCCH resources for the first PDSCH transmission of the repetition window.</w:t>
      </w:r>
    </w:p>
    <w:p w14:paraId="0839A37C" w14:textId="77777777" w:rsidR="00B527A3" w:rsidRPr="00B24643" w:rsidRDefault="00B527A3" w:rsidP="00B527A3"/>
    <w:p w14:paraId="3792A2B3" w14:textId="77777777" w:rsidR="00B527A3" w:rsidRDefault="00B527A3" w:rsidP="00B527A3">
      <w:r w:rsidRPr="00DE4291">
        <w:rPr>
          <w:highlight w:val="green"/>
        </w:rPr>
        <w:t>Agreement:</w:t>
      </w:r>
    </w:p>
    <w:p w14:paraId="0F788885" w14:textId="77777777" w:rsidR="00B527A3" w:rsidRDefault="00B527A3" w:rsidP="00017304">
      <w:pPr>
        <w:pStyle w:val="ListParagraph"/>
        <w:numPr>
          <w:ilvl w:val="0"/>
          <w:numId w:val="280"/>
        </w:numPr>
      </w:pPr>
      <w:r w:rsidRPr="008202FE">
        <w:t>For TDD</w:t>
      </w:r>
      <w:r>
        <w:t>, if a</w:t>
      </w:r>
      <w:r w:rsidRPr="008202FE">
        <w:t xml:space="preserve"> UE is </w:t>
      </w:r>
      <w:r>
        <w:t xml:space="preserve">scheduled with K repetitions for slot PDSCH, the UE assumes the PDSCH to be present in the next available </w:t>
      </w:r>
      <w:r w:rsidRPr="00D14A97">
        <w:rPr>
          <w:i/>
        </w:rPr>
        <w:t>K</w:t>
      </w:r>
      <w:r>
        <w:t xml:space="preserve"> DL slots </w:t>
      </w:r>
    </w:p>
    <w:p w14:paraId="1E1A017A" w14:textId="77777777" w:rsidR="00B527A3" w:rsidRDefault="00B527A3" w:rsidP="00017304">
      <w:pPr>
        <w:pStyle w:val="ListParagraph"/>
        <w:numPr>
          <w:ilvl w:val="1"/>
          <w:numId w:val="280"/>
        </w:numPr>
      </w:pPr>
      <w:r>
        <w:t>UL slots are not counted in the repetition count</w:t>
      </w:r>
    </w:p>
    <w:p w14:paraId="66B770C5" w14:textId="77777777" w:rsidR="00B527A3" w:rsidRDefault="00B527A3" w:rsidP="00017304">
      <w:pPr>
        <w:pStyle w:val="ListParagraph"/>
        <w:numPr>
          <w:ilvl w:val="0"/>
          <w:numId w:val="280"/>
        </w:numPr>
      </w:pPr>
      <w:r w:rsidRPr="008202FE">
        <w:t>For TDD</w:t>
      </w:r>
      <w:r>
        <w:t>, if a</w:t>
      </w:r>
      <w:r w:rsidRPr="008202FE">
        <w:t xml:space="preserve"> UE is </w:t>
      </w:r>
      <w:r>
        <w:t xml:space="preserve">scheduled with K repetitions for subframe PDSCH, the UE assumes the PDSCH to be present in the next available </w:t>
      </w:r>
      <w:r w:rsidRPr="00D14A97">
        <w:rPr>
          <w:i/>
        </w:rPr>
        <w:t>K</w:t>
      </w:r>
      <w:r>
        <w:t xml:space="preserve"> DL subframes or flexible subframes</w:t>
      </w:r>
    </w:p>
    <w:p w14:paraId="266E3266" w14:textId="77777777" w:rsidR="00B527A3" w:rsidRPr="008202FE" w:rsidRDefault="00B527A3" w:rsidP="00017304">
      <w:pPr>
        <w:pStyle w:val="ListParagraph"/>
        <w:numPr>
          <w:ilvl w:val="1"/>
          <w:numId w:val="280"/>
        </w:numPr>
      </w:pPr>
      <w:r>
        <w:t>UL subframes are not counted in the repetition count</w:t>
      </w:r>
    </w:p>
    <w:p w14:paraId="6C903E0E" w14:textId="77777777" w:rsidR="00B527A3" w:rsidRDefault="00B527A3" w:rsidP="00017304">
      <w:pPr>
        <w:pStyle w:val="ListParagraph"/>
        <w:numPr>
          <w:ilvl w:val="0"/>
          <w:numId w:val="280"/>
        </w:numPr>
      </w:pPr>
      <w:r w:rsidRPr="008202FE">
        <w:t xml:space="preserve">In case different DL transmission modes are configured for MBSFN and non-MBSFN subframes for slot or subslot PDSCH, a UE is </w:t>
      </w:r>
      <w:r>
        <w:t xml:space="preserve">only expecting PDSCH repetitions up to the boundary between </w:t>
      </w:r>
      <w:r w:rsidRPr="008202FE">
        <w:t xml:space="preserve">MBSFN </w:t>
      </w:r>
      <w:r>
        <w:t xml:space="preserve">and </w:t>
      </w:r>
      <w:r w:rsidRPr="008202FE">
        <w:t>non-MBSFN subframes</w:t>
      </w:r>
      <w:r>
        <w:t xml:space="preserve"> in case of a larger indicated K (larger than the number of remaining TTIs of the same subframe type)</w:t>
      </w:r>
      <w:r w:rsidRPr="008202FE">
        <w:t xml:space="preserve">. </w:t>
      </w:r>
    </w:p>
    <w:p w14:paraId="74A99878" w14:textId="77777777" w:rsidR="00B527A3" w:rsidRPr="008202FE" w:rsidRDefault="00B527A3" w:rsidP="00017304">
      <w:pPr>
        <w:pStyle w:val="ListParagraph"/>
        <w:numPr>
          <w:ilvl w:val="0"/>
          <w:numId w:val="280"/>
        </w:numPr>
      </w:pPr>
      <w:r w:rsidRPr="008202FE">
        <w:t>For TM10 blind/HARQ-less PDSCH repetition, the UE is to assume the same PQI to be applied to all PDSCH repetitions</w:t>
      </w:r>
      <w:r>
        <w:t>.</w:t>
      </w:r>
    </w:p>
    <w:p w14:paraId="294B1753" w14:textId="77777777" w:rsidR="00B527A3" w:rsidRPr="00CB7C48" w:rsidRDefault="00B527A3" w:rsidP="00B527A3"/>
    <w:p w14:paraId="40CA9C00" w14:textId="77777777" w:rsidR="00B527A3" w:rsidRPr="00286DCE" w:rsidRDefault="00B527A3" w:rsidP="00B527A3">
      <w:pPr>
        <w:rPr>
          <w:szCs w:val="20"/>
        </w:rPr>
      </w:pPr>
      <w:r w:rsidRPr="00DE4291">
        <w:rPr>
          <w:szCs w:val="20"/>
          <w:highlight w:val="green"/>
        </w:rPr>
        <w:t>Agreement:</w:t>
      </w:r>
    </w:p>
    <w:p w14:paraId="37CF8577" w14:textId="77777777" w:rsidR="00B527A3" w:rsidRPr="00286DCE" w:rsidRDefault="00B527A3" w:rsidP="00017304">
      <w:pPr>
        <w:pStyle w:val="ListParagraph"/>
        <w:numPr>
          <w:ilvl w:val="0"/>
          <w:numId w:val="281"/>
        </w:numPr>
      </w:pPr>
      <w:r w:rsidRPr="00286DCE">
        <w:lastRenderedPageBreak/>
        <w:t>Slot &amp; subslot PDSCH repetition across subframe boundaries is supported</w:t>
      </w:r>
    </w:p>
    <w:p w14:paraId="2F3FFB6D" w14:textId="77777777" w:rsidR="00B527A3" w:rsidRPr="00286DCE" w:rsidRDefault="00B527A3" w:rsidP="00017304">
      <w:pPr>
        <w:pStyle w:val="ListParagraph"/>
        <w:numPr>
          <w:ilvl w:val="1"/>
          <w:numId w:val="281"/>
        </w:numPr>
      </w:pPr>
      <w:r w:rsidRPr="00286DCE">
        <w:t>For subslot PDSCH, in case sTTI#0 cannot contain PDSCH (i.e CFI=1 or 2 / PDCCH length of 2 or 3) then sTTI#0 is not counted as valid transmission/repetition and the next repetition resumes from sTTI#1</w:t>
      </w:r>
    </w:p>
    <w:p w14:paraId="449D4C3B" w14:textId="77777777" w:rsidR="00B527A3" w:rsidRPr="00415D69" w:rsidRDefault="00B527A3" w:rsidP="00B527A3">
      <w:pPr>
        <w:rPr>
          <w:szCs w:val="20"/>
        </w:rPr>
      </w:pPr>
    </w:p>
    <w:p w14:paraId="61823FC9" w14:textId="77777777" w:rsidR="00B527A3" w:rsidRPr="00415D69" w:rsidRDefault="00B527A3" w:rsidP="00B527A3">
      <w:pPr>
        <w:rPr>
          <w:szCs w:val="20"/>
        </w:rPr>
      </w:pPr>
      <w:r w:rsidRPr="00DE4291">
        <w:rPr>
          <w:szCs w:val="20"/>
          <w:highlight w:val="green"/>
        </w:rPr>
        <w:t>Agreement:</w:t>
      </w:r>
    </w:p>
    <w:p w14:paraId="5CD5DF61" w14:textId="77777777" w:rsidR="00B527A3" w:rsidRPr="00415D69" w:rsidRDefault="00B527A3" w:rsidP="00017304">
      <w:pPr>
        <w:pStyle w:val="ListParagraph"/>
        <w:numPr>
          <w:ilvl w:val="0"/>
          <w:numId w:val="282"/>
        </w:numPr>
      </w:pPr>
      <w:bookmarkStart w:id="163" w:name="_Toc513539957"/>
      <w:bookmarkStart w:id="164" w:name="_Toc513539977"/>
      <w:bookmarkStart w:id="165" w:name="_Toc513542567"/>
      <w:bookmarkStart w:id="166" w:name="_Toc513549272"/>
      <w:bookmarkStart w:id="167" w:name="_Toc513550980"/>
      <w:bookmarkStart w:id="168" w:name="_Toc513551255"/>
      <w:bookmarkStart w:id="169" w:name="_Toc513552217"/>
      <w:r w:rsidRPr="00415D69">
        <w:t>When a UE is configured with a semi-static CFI for a given TTI length, the UE is not expected to decode PCFICH for that TTI length</w:t>
      </w:r>
      <w:bookmarkEnd w:id="163"/>
      <w:bookmarkEnd w:id="164"/>
      <w:bookmarkEnd w:id="165"/>
      <w:r w:rsidRPr="00415D69">
        <w:t>.</w:t>
      </w:r>
      <w:bookmarkEnd w:id="166"/>
      <w:bookmarkEnd w:id="167"/>
      <w:bookmarkEnd w:id="168"/>
      <w:bookmarkEnd w:id="169"/>
    </w:p>
    <w:p w14:paraId="13E77285" w14:textId="77777777" w:rsidR="00B527A3" w:rsidRPr="00C1099E" w:rsidRDefault="00B527A3" w:rsidP="00B527A3">
      <w:pPr>
        <w:rPr>
          <w:szCs w:val="20"/>
        </w:rPr>
      </w:pPr>
      <w:r w:rsidRPr="00DE4291">
        <w:rPr>
          <w:szCs w:val="20"/>
          <w:highlight w:val="green"/>
        </w:rPr>
        <w:t>Agreement:</w:t>
      </w:r>
    </w:p>
    <w:p w14:paraId="31210978" w14:textId="77777777" w:rsidR="00B527A3" w:rsidRPr="00D14A97" w:rsidRDefault="00B527A3" w:rsidP="00017304">
      <w:pPr>
        <w:pStyle w:val="ListParagraph"/>
        <w:numPr>
          <w:ilvl w:val="0"/>
          <w:numId w:val="282"/>
        </w:numPr>
      </w:pPr>
      <w:r w:rsidRPr="00D14A97">
        <w:t>PDSCH repetitions associated with a single DL assignment assume the same RB allocation.</w:t>
      </w:r>
    </w:p>
    <w:p w14:paraId="5B75206D" w14:textId="77777777" w:rsidR="00B527A3" w:rsidRPr="00423FBB" w:rsidRDefault="00B527A3" w:rsidP="00B527A3"/>
    <w:p w14:paraId="731C5847" w14:textId="167CD209" w:rsidR="00B527A3" w:rsidRPr="00D14A97" w:rsidRDefault="00B527A3" w:rsidP="00B527A3">
      <w:pPr>
        <w:rPr>
          <w:rFonts w:eastAsia="Times New Roman" w:cs="Times"/>
          <w:szCs w:val="20"/>
        </w:rPr>
      </w:pPr>
      <w:r w:rsidRPr="00D14A97">
        <w:rPr>
          <w:rFonts w:cs="Times"/>
          <w:highlight w:val="green"/>
        </w:rPr>
        <w:t>Agreement:</w:t>
      </w:r>
    </w:p>
    <w:p w14:paraId="217387FE" w14:textId="77777777" w:rsidR="00B527A3" w:rsidRPr="00D61631" w:rsidRDefault="00B527A3" w:rsidP="00B527A3">
      <w:r w:rsidRPr="00D61631">
        <w:t xml:space="preserve">For slot/subslot PDSCH repetition and DMRS based PDSCH, the UE </w:t>
      </w:r>
      <w:r>
        <w:t>may</w:t>
      </w:r>
      <w:r w:rsidRPr="00D61631">
        <w:t xml:space="preserve"> assume that the same precoder is kept between PDSCH repetitions. For TDD, the UE cannot assume coherent DMRS channel estimation across </w:t>
      </w:r>
      <w:r>
        <w:t xml:space="preserve">a </w:t>
      </w:r>
      <w:r w:rsidRPr="00D61631">
        <w:t>UL/DL switching point.</w:t>
      </w:r>
    </w:p>
    <w:p w14:paraId="6834D9D6" w14:textId="77777777" w:rsidR="00B527A3" w:rsidRPr="00D61631" w:rsidRDefault="00B527A3" w:rsidP="00036580">
      <w:pPr>
        <w:numPr>
          <w:ilvl w:val="0"/>
          <w:numId w:val="189"/>
        </w:numPr>
      </w:pPr>
      <w:r w:rsidRPr="00D61631">
        <w:t>Note: this allows the UE to do coherent channel estimation filtering.</w:t>
      </w:r>
    </w:p>
    <w:p w14:paraId="4E95DA48" w14:textId="77777777" w:rsidR="00B527A3" w:rsidRDefault="00B527A3" w:rsidP="00B527A3">
      <w:pPr>
        <w:rPr>
          <w:lang w:eastAsia="x-none"/>
        </w:rPr>
      </w:pPr>
    </w:p>
    <w:p w14:paraId="65E3D971" w14:textId="77777777" w:rsidR="00B527A3" w:rsidRDefault="00B527A3" w:rsidP="00B527A3">
      <w:pPr>
        <w:rPr>
          <w:lang w:eastAsia="x-none"/>
        </w:rPr>
      </w:pPr>
      <w:r w:rsidRPr="00060F94">
        <w:rPr>
          <w:u w:val="single"/>
          <w:lang w:eastAsia="x-none"/>
        </w:rPr>
        <w:t>Conclusion:</w:t>
      </w:r>
      <w:r>
        <w:rPr>
          <w:lang w:eastAsia="x-none"/>
        </w:rPr>
        <w:t xml:space="preserve"> </w:t>
      </w:r>
    </w:p>
    <w:p w14:paraId="7119A35B" w14:textId="77777777" w:rsidR="00B527A3" w:rsidRDefault="00B527A3" w:rsidP="00B527A3">
      <w:pPr>
        <w:rPr>
          <w:lang w:eastAsia="x-none"/>
        </w:rPr>
      </w:pPr>
      <w:r>
        <w:rPr>
          <w:lang w:eastAsia="x-none"/>
        </w:rPr>
        <w:t>Agreements referring to PDCCH in the LTE_HRLLC WI are intended to refer to the DL assignment which may be via PDCCH/SPDCCH/EPDCCH on a slot/subslot/subframe as applicable.</w:t>
      </w:r>
    </w:p>
    <w:p w14:paraId="7F9CDC0E" w14:textId="77777777" w:rsidR="00B527A3" w:rsidRDefault="00B527A3" w:rsidP="00B527A3">
      <w:pPr>
        <w:rPr>
          <w:lang w:eastAsia="x-none"/>
        </w:rPr>
      </w:pPr>
    </w:p>
    <w:p w14:paraId="3FB30AFC" w14:textId="77777777" w:rsidR="00B527A3" w:rsidRDefault="00B527A3" w:rsidP="00B527A3">
      <w:pPr>
        <w:rPr>
          <w:lang w:eastAsia="x-none"/>
        </w:rPr>
      </w:pPr>
    </w:p>
    <w:p w14:paraId="52B92FCD" w14:textId="77777777" w:rsidR="00B527A3" w:rsidRDefault="00B527A3" w:rsidP="00B527A3">
      <w:r w:rsidRPr="00227039">
        <w:rPr>
          <w:highlight w:val="green"/>
        </w:rPr>
        <w:t>Agreement:</w:t>
      </w:r>
    </w:p>
    <w:p w14:paraId="256BA58A" w14:textId="77777777" w:rsidR="00B527A3" w:rsidRDefault="00B527A3" w:rsidP="00B527A3">
      <w:r w:rsidRPr="00421B66">
        <w:t xml:space="preserve">For </w:t>
      </w:r>
      <w:r>
        <w:t xml:space="preserve">subslot </w:t>
      </w:r>
      <w:r w:rsidRPr="00421B66">
        <w:t>PDSCH repetitions</w:t>
      </w:r>
      <w:r>
        <w:t xml:space="preserve"> DMRS sharing is not supported for blind/HARQ-less PDSCH repetition with k &gt; 1, i.e., DMRS is present in each subslot. </w:t>
      </w:r>
    </w:p>
    <w:p w14:paraId="2DBA5F59" w14:textId="77777777" w:rsidR="00B527A3" w:rsidRDefault="00B527A3" w:rsidP="00017304">
      <w:pPr>
        <w:pStyle w:val="ListParagraph"/>
        <w:numPr>
          <w:ilvl w:val="0"/>
          <w:numId w:val="282"/>
        </w:numPr>
      </w:pPr>
      <w:r>
        <w:t>For k &gt; 1, the value of DMRS position field is fixed by specification to 0</w:t>
      </w:r>
    </w:p>
    <w:p w14:paraId="629BFB1E" w14:textId="77777777" w:rsidR="00B527A3" w:rsidRDefault="00B527A3" w:rsidP="00B527A3">
      <w:pPr>
        <w:rPr>
          <w:lang w:eastAsia="x-none"/>
        </w:rPr>
      </w:pPr>
      <w:r w:rsidRPr="00FA293C">
        <w:rPr>
          <w:highlight w:val="green"/>
          <w:lang w:eastAsia="x-none"/>
        </w:rPr>
        <w:t>Agreement:</w:t>
      </w:r>
    </w:p>
    <w:p w14:paraId="14FD88CA" w14:textId="77777777" w:rsidR="00B527A3" w:rsidRDefault="00B527A3" w:rsidP="00B527A3">
      <w:pPr>
        <w:rPr>
          <w:lang w:eastAsia="x-none"/>
        </w:rPr>
      </w:pPr>
      <w:r>
        <w:rPr>
          <w:lang w:eastAsia="x-none"/>
        </w:rPr>
        <w:t>For slot/subslot PDSCH, with k &gt; 1, the maximum transmission rank is 2 for reception of PDSCH.</w:t>
      </w:r>
    </w:p>
    <w:p w14:paraId="5D756D85" w14:textId="77777777" w:rsidR="00B527A3" w:rsidRDefault="00B527A3" w:rsidP="00B527A3">
      <w:pPr>
        <w:rPr>
          <w:lang w:eastAsia="x-none"/>
        </w:rPr>
      </w:pPr>
    </w:p>
    <w:p w14:paraId="7CF773BC" w14:textId="77777777" w:rsidR="00B527A3" w:rsidRDefault="00B527A3" w:rsidP="00B527A3">
      <w:r w:rsidRPr="00627CB3">
        <w:rPr>
          <w:highlight w:val="green"/>
        </w:rPr>
        <w:t>Agreement:</w:t>
      </w:r>
    </w:p>
    <w:p w14:paraId="3C1FED21" w14:textId="77777777" w:rsidR="00B527A3" w:rsidRDefault="00B527A3" w:rsidP="00D14A97">
      <w:r w:rsidRPr="00421B66">
        <w:t>For PDSCH repetitions</w:t>
      </w:r>
      <w:r>
        <w:t>,</w:t>
      </w:r>
      <w:r w:rsidRPr="00E1557E">
        <w:t xml:space="preserve"> </w:t>
      </w:r>
      <w:r>
        <w:t xml:space="preserve">different </w:t>
      </w:r>
      <w:r w:rsidRPr="00E1557E">
        <w:t xml:space="preserve">RV </w:t>
      </w:r>
      <w:r>
        <w:t xml:space="preserve">can be used in different PDSCH transmissions within the repetition window. (i,.e. RV </w:t>
      </w:r>
      <w:r w:rsidRPr="00E1557E">
        <w:t>cycling is supported</w:t>
      </w:r>
      <w:r>
        <w:t>)</w:t>
      </w:r>
      <w:r w:rsidRPr="00E1557E">
        <w:t>.</w:t>
      </w:r>
    </w:p>
    <w:p w14:paraId="2FD8F251" w14:textId="77777777" w:rsidR="00B527A3" w:rsidRDefault="00B527A3" w:rsidP="00D14A97"/>
    <w:p w14:paraId="30D4D369" w14:textId="77777777" w:rsidR="00B527A3" w:rsidRDefault="00B527A3" w:rsidP="00B527A3">
      <w:r w:rsidRPr="00627CB3">
        <w:rPr>
          <w:highlight w:val="green"/>
        </w:rPr>
        <w:t>Agreement:</w:t>
      </w:r>
    </w:p>
    <w:p w14:paraId="6FBF2FA5" w14:textId="77777777" w:rsidR="00B527A3" w:rsidRDefault="00B527A3" w:rsidP="00B527A3">
      <w:r w:rsidRPr="00421B66">
        <w:t>For PDSCH repetitions</w:t>
      </w:r>
      <w:r>
        <w:t xml:space="preserve"> and</w:t>
      </w:r>
      <w:r w:rsidRPr="00E1557E">
        <w:t xml:space="preserve"> RV cycling</w:t>
      </w:r>
      <w:r>
        <w:t xml:space="preserve">, the </w:t>
      </w:r>
      <w:r w:rsidRPr="000C781A">
        <w:t xml:space="preserve">RV field in the DCI scheduling </w:t>
      </w:r>
      <w:r>
        <w:t xml:space="preserve">a repetition sequence of k </w:t>
      </w:r>
      <w:r w:rsidRPr="000C781A">
        <w:t>PDSCH transmission</w:t>
      </w:r>
      <w:r>
        <w:t>s</w:t>
      </w:r>
      <w:r w:rsidRPr="000C781A">
        <w:t xml:space="preserve"> identifies the starting RV in the cycling sequence</w:t>
      </w:r>
      <w:r>
        <w:t xml:space="preserve"> that is used for the first transmission of PDSCH within the repetition window.</w:t>
      </w:r>
    </w:p>
    <w:p w14:paraId="1493B83E" w14:textId="77777777" w:rsidR="00B527A3" w:rsidRDefault="00B527A3" w:rsidP="00B527A3"/>
    <w:p w14:paraId="020FDA33" w14:textId="77777777" w:rsidR="00B527A3" w:rsidRDefault="00B527A3" w:rsidP="00B527A3">
      <w:r w:rsidRPr="00376C74">
        <w:rPr>
          <w:highlight w:val="green"/>
        </w:rPr>
        <w:t>Agreement:</w:t>
      </w:r>
    </w:p>
    <w:p w14:paraId="3532886E" w14:textId="77777777" w:rsidR="00B527A3" w:rsidRDefault="00B527A3" w:rsidP="00B527A3">
      <w:r w:rsidRPr="00421B66">
        <w:t>For PDSCH repetitions</w:t>
      </w:r>
      <w:r>
        <w:t xml:space="preserve"> and</w:t>
      </w:r>
      <w:r w:rsidRPr="00E1557E">
        <w:t xml:space="preserve"> RV cycling</w:t>
      </w:r>
      <w:r>
        <w:t>, the following options are considered.</w:t>
      </w:r>
    </w:p>
    <w:p w14:paraId="6EA8BCC0" w14:textId="77777777" w:rsidR="00B527A3" w:rsidRPr="00103833" w:rsidRDefault="00B527A3" w:rsidP="00017304">
      <w:pPr>
        <w:pStyle w:val="ListParagraph"/>
        <w:numPr>
          <w:ilvl w:val="0"/>
          <w:numId w:val="282"/>
        </w:numPr>
      </w:pPr>
      <w:r>
        <w:t xml:space="preserve">The RV </w:t>
      </w:r>
      <w:r w:rsidRPr="00B11ADC">
        <w:t xml:space="preserve">cycling sequence applied for PDSCH repetition </w:t>
      </w:r>
      <w:r>
        <w:t>when</w:t>
      </w:r>
      <w:r w:rsidRPr="00B11ADC">
        <w:t xml:space="preserve"> PDSCH repetition</w:t>
      </w:r>
      <w:r>
        <w:t xml:space="preserve"> is</w:t>
      </w:r>
      <w:r w:rsidRPr="00B11ADC">
        <w:t xml:space="preserve"> configured is configured by higher layer </w:t>
      </w:r>
      <w:r>
        <w:t xml:space="preserve">signalling and selected between </w:t>
      </w:r>
      <w:r w:rsidRPr="00B11ADC">
        <w:t>{0, 0, 0, 0</w:t>
      </w:r>
      <w:r>
        <w:t xml:space="preserve">} </w:t>
      </w:r>
      <w:r w:rsidRPr="00B11ADC">
        <w:t>or {0, 2, 3, 1}.</w:t>
      </w:r>
    </w:p>
    <w:p w14:paraId="5A5E0BF5" w14:textId="77777777" w:rsidR="00B527A3" w:rsidRPr="00273554" w:rsidRDefault="00B527A3" w:rsidP="00B527A3"/>
    <w:p w14:paraId="6FFF9211" w14:textId="77777777" w:rsidR="00B527A3" w:rsidRDefault="00B527A3" w:rsidP="00B527A3">
      <w:r w:rsidRPr="00617CC1">
        <w:rPr>
          <w:highlight w:val="green"/>
        </w:rPr>
        <w:t>Agreement:</w:t>
      </w:r>
      <w:r>
        <w:t xml:space="preserve"> </w:t>
      </w:r>
    </w:p>
    <w:p w14:paraId="3A938F09" w14:textId="77777777" w:rsidR="00B527A3" w:rsidRPr="00EB0C56" w:rsidRDefault="00B527A3" w:rsidP="00017304">
      <w:pPr>
        <w:pStyle w:val="ListParagraph"/>
        <w:numPr>
          <w:ilvl w:val="0"/>
          <w:numId w:val="282"/>
        </w:numPr>
      </w:pPr>
      <w:r w:rsidRPr="00EB0C56">
        <w:t>The number of HARQ processes for PDSCH repetition applicable when k &gt; 1 can be configured. The value range is 1 to the maximum n</w:t>
      </w:r>
      <w:r>
        <w:t>umber</w:t>
      </w:r>
      <w:r w:rsidRPr="00EB0C56">
        <w:t xml:space="preserve"> of DL HARQ processes.</w:t>
      </w:r>
    </w:p>
    <w:p w14:paraId="49E325A9" w14:textId="77777777" w:rsidR="00B527A3" w:rsidRPr="00EB0C56" w:rsidRDefault="00B527A3" w:rsidP="00017304">
      <w:pPr>
        <w:pStyle w:val="ListParagraph"/>
        <w:numPr>
          <w:ilvl w:val="0"/>
          <w:numId w:val="282"/>
        </w:numPr>
      </w:pPr>
      <w:r w:rsidRPr="00EB0C56">
        <w:t>The x MSB of the 5-bit MCS field for PDSCH repetitions and k&gt;1 are set to 0. The value of x is configurable and the value range is {0,1}</w:t>
      </w:r>
    </w:p>
    <w:p w14:paraId="2A28929F" w14:textId="77777777" w:rsidR="00B527A3" w:rsidRDefault="00B527A3" w:rsidP="00D14A97"/>
    <w:p w14:paraId="718DA983" w14:textId="77777777" w:rsidR="00B527A3" w:rsidRPr="00310FF1" w:rsidRDefault="00B527A3" w:rsidP="00B527A3">
      <w:r w:rsidRPr="00617CC1">
        <w:rPr>
          <w:highlight w:val="green"/>
        </w:rPr>
        <w:t>Agreement:</w:t>
      </w:r>
    </w:p>
    <w:p w14:paraId="654AFB3A" w14:textId="1BDE2EF3" w:rsidR="00B527A3" w:rsidRDefault="00B527A3" w:rsidP="00D14A97">
      <w:pPr>
        <w:pStyle w:val="ListParagraph"/>
        <w:ind w:left="0"/>
        <w:jc w:val="both"/>
        <w:rPr>
          <w:lang w:eastAsia="en-US"/>
        </w:rPr>
      </w:pPr>
      <w:r w:rsidRPr="00310FF1">
        <w:rPr>
          <w:lang w:eastAsia="en-US"/>
        </w:rPr>
        <w:t>Confirm the working assumption: For HARQ for repeated PDSCH transmissions, the UE shall report HARQ feedback with the timing given by the last PDSCH repetition.</w:t>
      </w:r>
    </w:p>
    <w:p w14:paraId="0894D3D7" w14:textId="77777777" w:rsidR="00B527A3" w:rsidRDefault="00B527A3" w:rsidP="00B527A3">
      <w:pPr>
        <w:pStyle w:val="Heading4"/>
      </w:pPr>
      <w:bookmarkStart w:id="170" w:name="_Toc513839861"/>
      <w:bookmarkStart w:id="171" w:name="_Toc516232578"/>
      <w:r w:rsidRPr="000036F8">
        <w:t xml:space="preserve">Repetition </w:t>
      </w:r>
      <w:r>
        <w:t>E</w:t>
      </w:r>
      <w:r w:rsidRPr="000036F8">
        <w:t xml:space="preserve">nhancements for UL SPS </w:t>
      </w:r>
      <w:r>
        <w:t>O</w:t>
      </w:r>
      <w:r w:rsidRPr="000036F8">
        <w:t>peration</w:t>
      </w:r>
      <w:bookmarkEnd w:id="170"/>
      <w:bookmarkEnd w:id="171"/>
    </w:p>
    <w:p w14:paraId="508F8492" w14:textId="77777777" w:rsidR="00B527A3" w:rsidRPr="000036F8" w:rsidRDefault="00B527A3" w:rsidP="00B527A3">
      <w:pPr>
        <w:rPr>
          <w:i/>
          <w:lang w:eastAsia="x-none"/>
        </w:rPr>
      </w:pPr>
      <w:r w:rsidRPr="000036F8">
        <w:rPr>
          <w:i/>
          <w:lang w:eastAsia="x-none"/>
        </w:rPr>
        <w:t>Secondary priority (best effort only).</w:t>
      </w:r>
      <w:r w:rsidRPr="000036F8">
        <w:rPr>
          <w:i/>
        </w:rPr>
        <w:t xml:space="preserve"> </w:t>
      </w:r>
      <w:r w:rsidRPr="000036F8">
        <w:rPr>
          <w:i/>
          <w:lang w:eastAsia="x-none"/>
        </w:rPr>
        <w:t>Finalise details to support UL SPS repetition configuration (both sTTI and TTI)</w:t>
      </w:r>
    </w:p>
    <w:p w14:paraId="518040DB" w14:textId="77777777" w:rsidR="00D14A97" w:rsidRDefault="00D14A97" w:rsidP="00B527A3"/>
    <w:p w14:paraId="2CDDA7FC" w14:textId="22F8478A" w:rsidR="00B527A3" w:rsidRDefault="0058452E" w:rsidP="00B527A3">
      <w:pPr>
        <w:rPr>
          <w:lang w:eastAsia="x-none"/>
        </w:rPr>
      </w:pPr>
      <w:hyperlink r:id="rId651" w:history="1">
        <w:r w:rsidR="000F2B08">
          <w:rPr>
            <w:rStyle w:val="Hyperlink"/>
            <w:lang w:eastAsia="x-none"/>
          </w:rPr>
          <w:t>R1-1805868</w:t>
        </w:r>
      </w:hyperlink>
      <w:r w:rsidR="00B527A3">
        <w:rPr>
          <w:lang w:eastAsia="x-none"/>
        </w:rPr>
        <w:tab/>
        <w:t>Repetition Enhancements for UL SPS Operation</w:t>
      </w:r>
      <w:r w:rsidR="00B527A3">
        <w:rPr>
          <w:lang w:eastAsia="x-none"/>
        </w:rPr>
        <w:tab/>
        <w:t>Huawei, HiSilicon</w:t>
      </w:r>
    </w:p>
    <w:p w14:paraId="4E824B4F" w14:textId="07EEBE49" w:rsidR="00B527A3" w:rsidRDefault="0058452E" w:rsidP="00B527A3">
      <w:pPr>
        <w:rPr>
          <w:lang w:eastAsia="x-none"/>
        </w:rPr>
      </w:pPr>
      <w:hyperlink r:id="rId652" w:history="1">
        <w:r w:rsidR="000F2B08">
          <w:rPr>
            <w:rStyle w:val="Hyperlink"/>
            <w:lang w:eastAsia="x-none"/>
          </w:rPr>
          <w:t>R1-1805994</w:t>
        </w:r>
      </w:hyperlink>
      <w:r w:rsidR="00B527A3">
        <w:rPr>
          <w:lang w:eastAsia="x-none"/>
        </w:rPr>
        <w:tab/>
        <w:t>UL SPS in LTE HRLLC</w:t>
      </w:r>
      <w:r w:rsidR="00B527A3">
        <w:rPr>
          <w:lang w:eastAsia="x-none"/>
        </w:rPr>
        <w:tab/>
        <w:t>MediaTek Inc.</w:t>
      </w:r>
    </w:p>
    <w:p w14:paraId="778FEA97" w14:textId="78E9C5EE" w:rsidR="00B527A3" w:rsidRDefault="0058452E" w:rsidP="00B527A3">
      <w:pPr>
        <w:rPr>
          <w:lang w:eastAsia="x-none"/>
        </w:rPr>
      </w:pPr>
      <w:hyperlink r:id="rId653" w:history="1">
        <w:r w:rsidR="000F2B08">
          <w:rPr>
            <w:rStyle w:val="Hyperlink"/>
            <w:lang w:eastAsia="x-none"/>
          </w:rPr>
          <w:t>R1-1806457</w:t>
        </w:r>
      </w:hyperlink>
      <w:r w:rsidR="00B527A3">
        <w:rPr>
          <w:lang w:eastAsia="x-none"/>
        </w:rPr>
        <w:tab/>
        <w:t>On UL SPS enhancements for URLLC</w:t>
      </w:r>
      <w:r w:rsidR="00B527A3">
        <w:rPr>
          <w:lang w:eastAsia="x-none"/>
        </w:rPr>
        <w:tab/>
        <w:t>Nokia, Nokia Shanghai Bell</w:t>
      </w:r>
    </w:p>
    <w:p w14:paraId="67279B57" w14:textId="6B3F5592" w:rsidR="00B527A3" w:rsidRDefault="0058452E" w:rsidP="00B527A3">
      <w:pPr>
        <w:rPr>
          <w:lang w:eastAsia="x-none"/>
        </w:rPr>
      </w:pPr>
      <w:hyperlink r:id="rId654" w:history="1">
        <w:r w:rsidR="000F2B08">
          <w:rPr>
            <w:rStyle w:val="Hyperlink"/>
            <w:lang w:eastAsia="x-none"/>
          </w:rPr>
          <w:t>R1-1806599</w:t>
        </w:r>
      </w:hyperlink>
      <w:r w:rsidR="00B527A3">
        <w:rPr>
          <w:lang w:eastAsia="x-none"/>
        </w:rPr>
        <w:tab/>
        <w:t>Repetition Enhancements for UL SPS Operation</w:t>
      </w:r>
      <w:r w:rsidR="00B527A3">
        <w:rPr>
          <w:lang w:eastAsia="x-none"/>
        </w:rPr>
        <w:tab/>
        <w:t>LG Electronics</w:t>
      </w:r>
    </w:p>
    <w:p w14:paraId="757F3570" w14:textId="5DF1B89C" w:rsidR="00B527A3" w:rsidRDefault="0058452E" w:rsidP="00B527A3">
      <w:pPr>
        <w:rPr>
          <w:lang w:eastAsia="x-none"/>
        </w:rPr>
      </w:pPr>
      <w:hyperlink r:id="rId655" w:history="1">
        <w:r w:rsidR="000F2B08">
          <w:rPr>
            <w:rStyle w:val="Hyperlink"/>
            <w:lang w:eastAsia="x-none"/>
          </w:rPr>
          <w:t>R1-1806698</w:t>
        </w:r>
      </w:hyperlink>
      <w:r w:rsidR="00B527A3">
        <w:rPr>
          <w:lang w:eastAsia="x-none"/>
        </w:rPr>
        <w:tab/>
        <w:t>Discussion on Repetition for UL SPS</w:t>
      </w:r>
      <w:r w:rsidR="00B527A3">
        <w:rPr>
          <w:lang w:eastAsia="x-none"/>
        </w:rPr>
        <w:tab/>
        <w:t>Samsung</w:t>
      </w:r>
    </w:p>
    <w:p w14:paraId="2C320BEA" w14:textId="12779371" w:rsidR="00B527A3" w:rsidRDefault="0058452E" w:rsidP="00B527A3">
      <w:pPr>
        <w:rPr>
          <w:lang w:eastAsia="x-none"/>
        </w:rPr>
      </w:pPr>
      <w:hyperlink r:id="rId656" w:history="1">
        <w:r w:rsidR="000F2B08">
          <w:rPr>
            <w:rStyle w:val="Hyperlink"/>
            <w:lang w:eastAsia="x-none"/>
          </w:rPr>
          <w:t>R1-1806770</w:t>
        </w:r>
      </w:hyperlink>
      <w:r w:rsidR="00B527A3">
        <w:rPr>
          <w:lang w:eastAsia="x-none"/>
        </w:rPr>
        <w:tab/>
        <w:t>On UL SPS repetition for LTE URLLC</w:t>
      </w:r>
      <w:r w:rsidR="00B527A3">
        <w:rPr>
          <w:lang w:eastAsia="x-none"/>
        </w:rPr>
        <w:tab/>
        <w:t>ZTE</w:t>
      </w:r>
    </w:p>
    <w:p w14:paraId="16FFDE29" w14:textId="49C18F82" w:rsidR="00B527A3" w:rsidRDefault="0058452E" w:rsidP="00B527A3">
      <w:pPr>
        <w:rPr>
          <w:lang w:eastAsia="x-none"/>
        </w:rPr>
      </w:pPr>
      <w:hyperlink r:id="rId657" w:history="1">
        <w:r w:rsidR="000F2B08">
          <w:rPr>
            <w:rStyle w:val="Hyperlink"/>
            <w:lang w:eastAsia="x-none"/>
          </w:rPr>
          <w:t>R1-1807122</w:t>
        </w:r>
      </w:hyperlink>
      <w:r w:rsidR="00B527A3">
        <w:rPr>
          <w:lang w:eastAsia="x-none"/>
        </w:rPr>
        <w:tab/>
        <w:t>Repetition Enhancements for UL SPS Operation</w:t>
      </w:r>
      <w:r w:rsidR="00B527A3">
        <w:rPr>
          <w:lang w:eastAsia="x-none"/>
        </w:rPr>
        <w:tab/>
        <w:t>Qualcomm Incorporated</w:t>
      </w:r>
    </w:p>
    <w:p w14:paraId="70FA8FAD" w14:textId="14FAF41F" w:rsidR="00B527A3" w:rsidRDefault="0058452E" w:rsidP="00B527A3">
      <w:pPr>
        <w:rPr>
          <w:lang w:eastAsia="x-none"/>
        </w:rPr>
      </w:pPr>
      <w:hyperlink r:id="rId658" w:history="1">
        <w:r w:rsidR="000F2B08">
          <w:rPr>
            <w:rStyle w:val="Hyperlink"/>
            <w:lang w:eastAsia="x-none"/>
          </w:rPr>
          <w:t>R1-1807166</w:t>
        </w:r>
      </w:hyperlink>
      <w:r w:rsidR="00B527A3">
        <w:rPr>
          <w:lang w:eastAsia="x-none"/>
        </w:rPr>
        <w:tab/>
        <w:t>PUSCH repetitions enhancements for UL SPS</w:t>
      </w:r>
      <w:r w:rsidR="00B527A3">
        <w:rPr>
          <w:lang w:eastAsia="x-none"/>
        </w:rPr>
        <w:tab/>
        <w:t>Intel Corporation</w:t>
      </w:r>
    </w:p>
    <w:p w14:paraId="5766D64F" w14:textId="2BA74301" w:rsidR="00B527A3" w:rsidRDefault="0058452E" w:rsidP="00B527A3">
      <w:pPr>
        <w:rPr>
          <w:lang w:eastAsia="x-none"/>
        </w:rPr>
      </w:pPr>
      <w:hyperlink r:id="rId659" w:history="1">
        <w:r w:rsidR="000F2B08">
          <w:rPr>
            <w:rStyle w:val="Hyperlink"/>
            <w:lang w:eastAsia="x-none"/>
          </w:rPr>
          <w:t>R1-1807301</w:t>
        </w:r>
      </w:hyperlink>
      <w:r w:rsidR="00B527A3">
        <w:rPr>
          <w:lang w:eastAsia="x-none"/>
        </w:rPr>
        <w:tab/>
        <w:t>Analysis of Uplink SPS solutions for URLLC</w:t>
      </w:r>
      <w:r w:rsidR="00B527A3">
        <w:rPr>
          <w:lang w:eastAsia="x-none"/>
        </w:rPr>
        <w:tab/>
        <w:t>Ericsson</w:t>
      </w:r>
    </w:p>
    <w:p w14:paraId="5574802D" w14:textId="07628B6A" w:rsidR="003B3A66" w:rsidRDefault="0058452E" w:rsidP="003B3A66">
      <w:pPr>
        <w:rPr>
          <w:lang w:eastAsia="x-none"/>
        </w:rPr>
      </w:pPr>
      <w:hyperlink r:id="rId660" w:history="1">
        <w:r w:rsidR="000F2B08">
          <w:rPr>
            <w:rStyle w:val="Hyperlink"/>
            <w:lang w:eastAsia="x-none"/>
          </w:rPr>
          <w:t>R1-1807521</w:t>
        </w:r>
      </w:hyperlink>
      <w:r w:rsidR="003B3A66">
        <w:rPr>
          <w:lang w:eastAsia="x-none"/>
        </w:rPr>
        <w:tab/>
        <w:t>Summary on HRLLC UL DMRS sharing</w:t>
      </w:r>
      <w:r w:rsidR="003B3A66">
        <w:rPr>
          <w:lang w:eastAsia="x-none"/>
        </w:rPr>
        <w:tab/>
        <w:t>Huawei, HiSilicon</w:t>
      </w:r>
    </w:p>
    <w:p w14:paraId="4885BD98" w14:textId="663652A0" w:rsidR="003B3A66" w:rsidRDefault="0058452E" w:rsidP="003B3A66">
      <w:pPr>
        <w:rPr>
          <w:lang w:eastAsia="x-none"/>
        </w:rPr>
      </w:pPr>
      <w:hyperlink r:id="rId661" w:history="1">
        <w:r w:rsidR="000F2B08">
          <w:rPr>
            <w:rStyle w:val="Hyperlink"/>
            <w:lang w:eastAsia="x-none"/>
          </w:rPr>
          <w:t>R1-1807529</w:t>
        </w:r>
      </w:hyperlink>
      <w:r w:rsidR="003B3A66">
        <w:rPr>
          <w:lang w:eastAsia="x-none"/>
        </w:rPr>
        <w:tab/>
        <w:t>Proposal on UCI transmission for collision with UL SPS repetition</w:t>
      </w:r>
      <w:r w:rsidR="003B3A66">
        <w:rPr>
          <w:lang w:eastAsia="x-none"/>
        </w:rPr>
        <w:tab/>
        <w:t>LG Electronics</w:t>
      </w:r>
    </w:p>
    <w:p w14:paraId="2398D636" w14:textId="77777777" w:rsidR="003B3A66" w:rsidRDefault="003B3A66" w:rsidP="003B3A66">
      <w:pPr>
        <w:rPr>
          <w:lang w:eastAsia="x-none"/>
        </w:rPr>
      </w:pPr>
    </w:p>
    <w:p w14:paraId="1F387549" w14:textId="1D225DAA" w:rsidR="00B527A3" w:rsidRPr="00D14A97" w:rsidRDefault="0058452E" w:rsidP="00B527A3">
      <w:pPr>
        <w:rPr>
          <w:b/>
          <w:lang w:eastAsia="x-none"/>
        </w:rPr>
      </w:pPr>
      <w:hyperlink r:id="rId662" w:history="1">
        <w:r w:rsidR="000F2B08">
          <w:rPr>
            <w:rStyle w:val="Hyperlink"/>
            <w:b/>
            <w:lang w:eastAsia="x-none"/>
          </w:rPr>
          <w:t>R1-1807456</w:t>
        </w:r>
      </w:hyperlink>
      <w:r w:rsidR="00B527A3" w:rsidRPr="00D14A97">
        <w:rPr>
          <w:b/>
          <w:lang w:eastAsia="x-none"/>
        </w:rPr>
        <w:tab/>
        <w:t>Notes of the offline session on UL SPS repetition for LTE URLLC</w:t>
      </w:r>
      <w:r w:rsidR="00B527A3" w:rsidRPr="00D14A97">
        <w:rPr>
          <w:b/>
          <w:lang w:eastAsia="x-none"/>
        </w:rPr>
        <w:tab/>
        <w:t>Ericsson</w:t>
      </w:r>
    </w:p>
    <w:p w14:paraId="53F82A2A" w14:textId="77777777" w:rsidR="00B527A3" w:rsidRDefault="00B527A3" w:rsidP="00B527A3">
      <w:pPr>
        <w:rPr>
          <w:lang w:eastAsia="x-none"/>
        </w:rPr>
      </w:pPr>
    </w:p>
    <w:p w14:paraId="72767362" w14:textId="77777777" w:rsidR="00B527A3" w:rsidRDefault="00B527A3" w:rsidP="00B527A3">
      <w:pPr>
        <w:rPr>
          <w:lang w:eastAsia="x-none"/>
        </w:rPr>
      </w:pPr>
      <w:r w:rsidRPr="002C1F6E">
        <w:rPr>
          <w:highlight w:val="green"/>
          <w:lang w:eastAsia="x-none"/>
        </w:rPr>
        <w:t>Agreement:</w:t>
      </w:r>
    </w:p>
    <w:p w14:paraId="4535668B" w14:textId="77777777" w:rsidR="00B527A3" w:rsidRPr="00B045C4" w:rsidRDefault="00B527A3" w:rsidP="00B527A3">
      <w:pPr>
        <w:rPr>
          <w:lang w:eastAsia="x-none"/>
        </w:rPr>
      </w:pPr>
      <w:r>
        <w:rPr>
          <w:lang w:eastAsia="x-none"/>
        </w:rPr>
        <w:t>The total number of UL transmissions that can be configured for UL SPS repetition is from {2, 3, 4, 6}.</w:t>
      </w:r>
    </w:p>
    <w:p w14:paraId="2CABCAB9" w14:textId="77777777" w:rsidR="00B527A3" w:rsidRDefault="00B527A3" w:rsidP="00B527A3">
      <w:pPr>
        <w:rPr>
          <w:lang w:eastAsia="x-none"/>
        </w:rPr>
      </w:pPr>
    </w:p>
    <w:p w14:paraId="558CE815" w14:textId="77777777" w:rsidR="00B527A3" w:rsidRDefault="00B527A3" w:rsidP="00B527A3">
      <w:pPr>
        <w:rPr>
          <w:lang w:eastAsia="x-none"/>
        </w:rPr>
      </w:pPr>
    </w:p>
    <w:p w14:paraId="19B05568" w14:textId="77777777" w:rsidR="00B527A3" w:rsidRPr="000A72CD" w:rsidRDefault="00B527A3" w:rsidP="00B527A3">
      <w:pPr>
        <w:rPr>
          <w:lang w:eastAsia="x-none"/>
        </w:rPr>
      </w:pPr>
      <w:r w:rsidRPr="001C5876">
        <w:rPr>
          <w:highlight w:val="green"/>
          <w:lang w:eastAsia="x-none"/>
        </w:rPr>
        <w:t>Agreement:</w:t>
      </w:r>
    </w:p>
    <w:p w14:paraId="1CC94037" w14:textId="77777777" w:rsidR="00B527A3" w:rsidRDefault="00B527A3" w:rsidP="00B527A3">
      <w:pPr>
        <w:rPr>
          <w:szCs w:val="20"/>
          <w:lang w:eastAsia="x-none"/>
        </w:rPr>
      </w:pPr>
      <w:r>
        <w:rPr>
          <w:szCs w:val="20"/>
          <w:lang w:eastAsia="x-none"/>
        </w:rPr>
        <w:t>The following</w:t>
      </w:r>
      <w:r w:rsidRPr="00B670F5">
        <w:rPr>
          <w:szCs w:val="20"/>
          <w:lang w:eastAsia="x-none"/>
        </w:rPr>
        <w:t xml:space="preserve"> UL SPS repetition scheme </w:t>
      </w:r>
      <w:r>
        <w:rPr>
          <w:szCs w:val="20"/>
          <w:lang w:eastAsia="x-none"/>
        </w:rPr>
        <w:t xml:space="preserve">with SPS periodicity P </w:t>
      </w:r>
      <w:r w:rsidRPr="00B670F5">
        <w:rPr>
          <w:szCs w:val="20"/>
          <w:lang w:eastAsia="x-none"/>
        </w:rPr>
        <w:t>is supported</w:t>
      </w:r>
      <w:r>
        <w:rPr>
          <w:szCs w:val="20"/>
          <w:lang w:eastAsia="x-none"/>
        </w:rPr>
        <w:t xml:space="preserve"> with N SPS configurations on a serving cell for subframe/slot/subslot operation, where N&lt;=6. </w:t>
      </w:r>
      <w:r w:rsidRPr="00685BF9">
        <w:rPr>
          <w:szCs w:val="20"/>
          <w:lang w:eastAsia="x-none"/>
        </w:rPr>
        <w:t>The support of the UL SPS repetition scheme in the RAN1 specifications is subject to RAN2 defining the support of multiple SPS configurations on a serving cell in this WI.</w:t>
      </w:r>
      <w:r>
        <w:rPr>
          <w:szCs w:val="20"/>
          <w:lang w:eastAsia="x-none"/>
        </w:rPr>
        <w:t xml:space="preserve"> </w:t>
      </w:r>
    </w:p>
    <w:p w14:paraId="6FB131C1" w14:textId="77777777" w:rsidR="00B527A3" w:rsidRDefault="00B527A3" w:rsidP="00B527A3">
      <w:pPr>
        <w:rPr>
          <w:szCs w:val="20"/>
          <w:lang w:eastAsia="x-none"/>
        </w:rPr>
      </w:pPr>
      <w:r>
        <w:rPr>
          <w:szCs w:val="20"/>
          <w:lang w:eastAsia="x-none"/>
        </w:rPr>
        <w:t>The following is defined per SPS configuration.</w:t>
      </w:r>
    </w:p>
    <w:p w14:paraId="7BCEA6A8" w14:textId="77777777" w:rsidR="00B527A3" w:rsidRDefault="00B527A3" w:rsidP="00036580">
      <w:pPr>
        <w:numPr>
          <w:ilvl w:val="0"/>
          <w:numId w:val="187"/>
        </w:numPr>
        <w:rPr>
          <w:szCs w:val="20"/>
          <w:lang w:eastAsia="x-none"/>
        </w:rPr>
      </w:pPr>
      <w:r>
        <w:rPr>
          <w:szCs w:val="20"/>
          <w:lang w:eastAsia="x-none"/>
        </w:rPr>
        <w:t xml:space="preserve">The total number of UL transmissions K obtained with the </w:t>
      </w:r>
      <w:r w:rsidRPr="00B670F5">
        <w:rPr>
          <w:szCs w:val="20"/>
          <w:lang w:eastAsia="x-none"/>
        </w:rPr>
        <w:t xml:space="preserve">UL SPS repetition scheme </w:t>
      </w:r>
      <w:r>
        <w:rPr>
          <w:szCs w:val="20"/>
          <w:lang w:eastAsia="x-none"/>
        </w:rPr>
        <w:t xml:space="preserve">is RRC configured and can take any value from </w:t>
      </w:r>
      <w:r>
        <w:rPr>
          <w:lang w:eastAsia="x-none"/>
        </w:rPr>
        <w:t xml:space="preserve">{2, 3, 4, </w:t>
      </w:r>
      <w:r w:rsidRPr="00680D31">
        <w:rPr>
          <w:lang w:eastAsia="x-none"/>
        </w:rPr>
        <w:t>6</w:t>
      </w:r>
      <w:r>
        <w:rPr>
          <w:lang w:eastAsia="x-none"/>
        </w:rPr>
        <w:t xml:space="preserve">} that satisfies </w:t>
      </w:r>
      <w:r>
        <w:rPr>
          <w:szCs w:val="20"/>
          <w:lang w:eastAsia="x-none"/>
        </w:rPr>
        <w:t>K &lt;= P.</w:t>
      </w:r>
    </w:p>
    <w:p w14:paraId="41DC6A73" w14:textId="77777777" w:rsidR="00B527A3" w:rsidRDefault="00B527A3" w:rsidP="00036580">
      <w:pPr>
        <w:numPr>
          <w:ilvl w:val="0"/>
          <w:numId w:val="187"/>
        </w:numPr>
        <w:rPr>
          <w:szCs w:val="20"/>
          <w:lang w:eastAsia="x-none"/>
        </w:rPr>
      </w:pPr>
      <w:r>
        <w:t>The initial transmission of a TB shall start at the first transmission occasion of the K transmissions.</w:t>
      </w:r>
      <w:r w:rsidRPr="00782655">
        <w:rPr>
          <w:szCs w:val="20"/>
          <w:lang w:eastAsia="x-none"/>
        </w:rPr>
        <w:t xml:space="preserve"> </w:t>
      </w:r>
      <w:r w:rsidRPr="00BC2373">
        <w:rPr>
          <w:szCs w:val="20"/>
          <w:lang w:eastAsia="x-none"/>
        </w:rPr>
        <w:t>Single HARQ process/TB</w:t>
      </w:r>
      <w:r w:rsidRPr="00782655">
        <w:rPr>
          <w:szCs w:val="20"/>
          <w:lang w:eastAsia="x-none"/>
        </w:rPr>
        <w:t xml:space="preserve"> </w:t>
      </w:r>
      <w:r w:rsidRPr="00BC2373">
        <w:rPr>
          <w:szCs w:val="20"/>
          <w:lang w:eastAsia="x-none"/>
        </w:rPr>
        <w:t xml:space="preserve">per transmission window. </w:t>
      </w:r>
    </w:p>
    <w:p w14:paraId="3FEC9B83" w14:textId="77777777" w:rsidR="00B527A3" w:rsidRDefault="00B527A3" w:rsidP="00036580">
      <w:pPr>
        <w:numPr>
          <w:ilvl w:val="0"/>
          <w:numId w:val="187"/>
        </w:numPr>
        <w:rPr>
          <w:szCs w:val="20"/>
          <w:lang w:eastAsia="x-none"/>
        </w:rPr>
      </w:pPr>
      <w:r w:rsidRPr="00B670F5">
        <w:rPr>
          <w:szCs w:val="20"/>
          <w:lang w:eastAsia="x-none"/>
        </w:rPr>
        <w:t>RV sequence is configurable</w:t>
      </w:r>
      <w:r>
        <w:rPr>
          <w:szCs w:val="20"/>
          <w:lang w:eastAsia="x-none"/>
        </w:rPr>
        <w:t xml:space="preserve"> and can take one of the following values </w:t>
      </w:r>
    </w:p>
    <w:p w14:paraId="7316D358" w14:textId="77777777" w:rsidR="00B527A3" w:rsidRDefault="00B527A3" w:rsidP="00036580">
      <w:pPr>
        <w:numPr>
          <w:ilvl w:val="1"/>
          <w:numId w:val="187"/>
        </w:numPr>
        <w:rPr>
          <w:szCs w:val="20"/>
          <w:lang w:eastAsia="x-none"/>
        </w:rPr>
      </w:pPr>
      <w:r>
        <w:rPr>
          <w:szCs w:val="20"/>
          <w:lang w:eastAsia="x-none"/>
        </w:rPr>
        <w:t xml:space="preserve">Value 1: </w:t>
      </w:r>
      <w:r w:rsidRPr="00BC2373">
        <w:rPr>
          <w:szCs w:val="20"/>
          <w:lang w:eastAsia="x-none"/>
        </w:rPr>
        <w:t>{0, 0, 0, 0</w:t>
      </w:r>
      <w:r>
        <w:rPr>
          <w:szCs w:val="20"/>
          <w:lang w:eastAsia="x-none"/>
        </w:rPr>
        <w:t>, 0, 0</w:t>
      </w:r>
      <w:r w:rsidRPr="00BC2373">
        <w:rPr>
          <w:szCs w:val="20"/>
          <w:lang w:eastAsia="x-none"/>
        </w:rPr>
        <w:t>}</w:t>
      </w:r>
    </w:p>
    <w:p w14:paraId="4DB6C03E" w14:textId="77777777" w:rsidR="00B527A3" w:rsidRPr="00AD07B8" w:rsidRDefault="00B527A3" w:rsidP="00036580">
      <w:pPr>
        <w:numPr>
          <w:ilvl w:val="1"/>
          <w:numId w:val="187"/>
        </w:numPr>
        <w:rPr>
          <w:szCs w:val="20"/>
          <w:lang w:eastAsia="x-none"/>
        </w:rPr>
      </w:pPr>
      <w:r>
        <w:rPr>
          <w:szCs w:val="20"/>
          <w:lang w:eastAsia="x-none"/>
        </w:rPr>
        <w:t>Value 2: {</w:t>
      </w:r>
      <w:r w:rsidRPr="00B11ADC">
        <w:t>0, 2, 3, 1</w:t>
      </w:r>
      <w:r>
        <w:t>, 0, 2</w:t>
      </w:r>
      <w:r w:rsidRPr="00B11ADC">
        <w:t>}</w:t>
      </w:r>
    </w:p>
    <w:p w14:paraId="76F9EC4D" w14:textId="77777777" w:rsidR="00B527A3" w:rsidRPr="00800E17" w:rsidRDefault="00B527A3" w:rsidP="00036580">
      <w:pPr>
        <w:numPr>
          <w:ilvl w:val="1"/>
          <w:numId w:val="187"/>
        </w:numPr>
        <w:rPr>
          <w:szCs w:val="20"/>
          <w:lang w:eastAsia="x-none"/>
        </w:rPr>
      </w:pPr>
      <w:r w:rsidRPr="00800E17">
        <w:rPr>
          <w:szCs w:val="20"/>
          <w:lang w:eastAsia="x-none"/>
        </w:rPr>
        <w:t xml:space="preserve">Value 3: </w:t>
      </w:r>
      <w:r w:rsidRPr="00800E17">
        <w:t>{0, 3, 0, 3, 0, 3}</w:t>
      </w:r>
    </w:p>
    <w:p w14:paraId="6CEB47BF" w14:textId="77777777" w:rsidR="00B527A3" w:rsidRPr="001C475D" w:rsidRDefault="00B527A3" w:rsidP="00036580">
      <w:pPr>
        <w:numPr>
          <w:ilvl w:val="0"/>
          <w:numId w:val="187"/>
        </w:numPr>
        <w:rPr>
          <w:szCs w:val="20"/>
          <w:lang w:eastAsia="x-none"/>
        </w:rPr>
      </w:pPr>
      <w:r>
        <w:rPr>
          <w:lang w:eastAsia="x-none"/>
        </w:rPr>
        <w:t>The Cyclic shift for UL DMRS is configured by RRC (3-bit CS).</w:t>
      </w:r>
    </w:p>
    <w:p w14:paraId="192C5B4E" w14:textId="77777777" w:rsidR="00B527A3" w:rsidRDefault="00B527A3" w:rsidP="00036580">
      <w:pPr>
        <w:numPr>
          <w:ilvl w:val="0"/>
          <w:numId w:val="187"/>
        </w:numPr>
        <w:rPr>
          <w:szCs w:val="20"/>
          <w:lang w:eastAsia="x-none"/>
        </w:rPr>
      </w:pPr>
      <w:r>
        <w:rPr>
          <w:szCs w:val="20"/>
          <w:lang w:eastAsia="x-none"/>
        </w:rPr>
        <w:t xml:space="preserve">When N &gt; 1 is configured for UL SPS, the </w:t>
      </w:r>
      <w:r w:rsidRPr="006A43D9">
        <w:rPr>
          <w:szCs w:val="20"/>
          <w:lang w:eastAsia="x-none"/>
        </w:rPr>
        <w:t>3</w:t>
      </w:r>
      <w:r>
        <w:rPr>
          <w:szCs w:val="20"/>
          <w:lang w:eastAsia="x-none"/>
        </w:rPr>
        <w:t xml:space="preserve"> LSB of the bit field for HARQ process ID in the SPS activation/deactivation DCI indicate which SPS configuration is activated/deactivated.</w:t>
      </w:r>
    </w:p>
    <w:p w14:paraId="55B78EFC" w14:textId="77777777" w:rsidR="00B527A3" w:rsidRDefault="00B527A3" w:rsidP="00036580">
      <w:pPr>
        <w:numPr>
          <w:ilvl w:val="0"/>
          <w:numId w:val="187"/>
        </w:numPr>
        <w:rPr>
          <w:szCs w:val="20"/>
          <w:lang w:eastAsia="x-none"/>
        </w:rPr>
      </w:pPr>
      <w:r>
        <w:rPr>
          <w:szCs w:val="20"/>
          <w:lang w:eastAsia="x-none"/>
        </w:rPr>
        <w:t>The UE shall not transmit PUSCH simultaneously using different UL SPS configurations on a serving cell.</w:t>
      </w:r>
    </w:p>
    <w:p w14:paraId="7DF5369B" w14:textId="77777777" w:rsidR="00B527A3" w:rsidRDefault="00B527A3" w:rsidP="00B527A3">
      <w:pPr>
        <w:rPr>
          <w:szCs w:val="20"/>
          <w:lang w:eastAsia="x-none"/>
        </w:rPr>
      </w:pPr>
    </w:p>
    <w:p w14:paraId="433CC913" w14:textId="77777777" w:rsidR="00B527A3" w:rsidRDefault="00B527A3" w:rsidP="00B527A3">
      <w:pPr>
        <w:rPr>
          <w:szCs w:val="20"/>
          <w:lang w:eastAsia="x-none"/>
        </w:rPr>
      </w:pPr>
    </w:p>
    <w:p w14:paraId="0DFAC5FB" w14:textId="77777777" w:rsidR="00B527A3" w:rsidRPr="001C5876" w:rsidRDefault="00B527A3" w:rsidP="00B527A3">
      <w:pPr>
        <w:rPr>
          <w:szCs w:val="20"/>
          <w:highlight w:val="green"/>
          <w:lang w:eastAsia="x-none"/>
        </w:rPr>
      </w:pPr>
      <w:r w:rsidRPr="001C5876">
        <w:rPr>
          <w:szCs w:val="20"/>
          <w:highlight w:val="green"/>
          <w:lang w:eastAsia="x-none"/>
        </w:rPr>
        <w:t>Agreement:</w:t>
      </w:r>
    </w:p>
    <w:p w14:paraId="6889ED1F" w14:textId="77777777" w:rsidR="00B527A3" w:rsidRPr="00590056" w:rsidRDefault="00B527A3" w:rsidP="00B527A3">
      <w:pPr>
        <w:rPr>
          <w:szCs w:val="20"/>
          <w:lang w:eastAsia="x-none"/>
        </w:rPr>
      </w:pPr>
      <w:r w:rsidRPr="00590056">
        <w:rPr>
          <w:szCs w:val="20"/>
          <w:lang w:eastAsia="x-none"/>
        </w:rPr>
        <w:t>For UL SPS repetition with subframe/slot/subslot operation with multiple UL SPS configurations on a serving cell for a given TTI length:</w:t>
      </w:r>
    </w:p>
    <w:p w14:paraId="0E5AAE48" w14:textId="77777777" w:rsidR="00B527A3" w:rsidRPr="00590056" w:rsidRDefault="00B527A3" w:rsidP="00017304">
      <w:pPr>
        <w:numPr>
          <w:ilvl w:val="0"/>
          <w:numId w:val="283"/>
        </w:numPr>
        <w:rPr>
          <w:szCs w:val="20"/>
          <w:lang w:eastAsia="x-none"/>
        </w:rPr>
      </w:pPr>
      <w:r w:rsidRPr="00590056">
        <w:rPr>
          <w:szCs w:val="20"/>
          <w:lang w:eastAsia="x-none"/>
        </w:rPr>
        <w:t>In one TTI only one UL SPS configuration can be activated</w:t>
      </w:r>
    </w:p>
    <w:p w14:paraId="47DCC8D6" w14:textId="77777777" w:rsidR="00B527A3" w:rsidRPr="00590056" w:rsidRDefault="00B527A3" w:rsidP="00017304">
      <w:pPr>
        <w:numPr>
          <w:ilvl w:val="0"/>
          <w:numId w:val="283"/>
        </w:numPr>
        <w:rPr>
          <w:szCs w:val="20"/>
          <w:lang w:eastAsia="x-none"/>
        </w:rPr>
      </w:pPr>
      <w:r w:rsidRPr="00590056">
        <w:rPr>
          <w:szCs w:val="20"/>
          <w:lang w:eastAsia="x-none"/>
        </w:rPr>
        <w:t>The initial transmission of a TB for different UL SPS configurations is on different TTIs.</w:t>
      </w:r>
    </w:p>
    <w:p w14:paraId="7C119AEC" w14:textId="77777777" w:rsidR="00B527A3" w:rsidRPr="00590056" w:rsidRDefault="00B527A3" w:rsidP="00017304">
      <w:pPr>
        <w:numPr>
          <w:ilvl w:val="0"/>
          <w:numId w:val="283"/>
        </w:numPr>
        <w:rPr>
          <w:szCs w:val="20"/>
          <w:lang w:eastAsia="x-none"/>
        </w:rPr>
      </w:pPr>
      <w:r w:rsidRPr="00590056">
        <w:rPr>
          <w:szCs w:val="20"/>
          <w:lang w:eastAsia="x-none"/>
        </w:rPr>
        <w:t>Different HARQ process IDs are used for different UL SPS configurations.</w:t>
      </w:r>
    </w:p>
    <w:p w14:paraId="4A714020" w14:textId="77777777" w:rsidR="00B527A3" w:rsidRPr="00590056" w:rsidRDefault="00B527A3" w:rsidP="00B527A3">
      <w:pPr>
        <w:rPr>
          <w:szCs w:val="20"/>
          <w:lang w:eastAsia="x-none"/>
        </w:rPr>
      </w:pPr>
    </w:p>
    <w:p w14:paraId="60D73961" w14:textId="77777777" w:rsidR="00B527A3" w:rsidRPr="009D6BFE" w:rsidRDefault="00B527A3" w:rsidP="00B527A3">
      <w:pPr>
        <w:rPr>
          <w:szCs w:val="20"/>
          <w:lang w:eastAsia="x-none"/>
        </w:rPr>
      </w:pPr>
      <w:r w:rsidRPr="00D44418">
        <w:rPr>
          <w:szCs w:val="20"/>
          <w:highlight w:val="green"/>
          <w:lang w:eastAsia="x-none"/>
        </w:rPr>
        <w:t>Agreement:</w:t>
      </w:r>
    </w:p>
    <w:p w14:paraId="3BC130A8" w14:textId="77777777" w:rsidR="00B527A3" w:rsidRDefault="00B527A3" w:rsidP="00B527A3">
      <w:pPr>
        <w:rPr>
          <w:szCs w:val="20"/>
          <w:lang w:eastAsia="x-none"/>
        </w:rPr>
      </w:pPr>
      <w:r w:rsidRPr="009D6BFE">
        <w:rPr>
          <w:szCs w:val="20"/>
          <w:lang w:eastAsia="x-none"/>
        </w:rPr>
        <w:t xml:space="preserve">Separate UE capability is defined for the support of UL SPS repetitions for subframe, slot and subslot. </w:t>
      </w:r>
    </w:p>
    <w:p w14:paraId="7D745E84" w14:textId="77777777" w:rsidR="00B527A3" w:rsidRPr="009D6BFE" w:rsidRDefault="00B527A3" w:rsidP="00B527A3">
      <w:pPr>
        <w:rPr>
          <w:szCs w:val="20"/>
          <w:lang w:eastAsia="x-none"/>
        </w:rPr>
      </w:pPr>
      <w:r w:rsidRPr="0075127F">
        <w:rPr>
          <w:szCs w:val="20"/>
          <w:lang w:eastAsia="x-none"/>
        </w:rPr>
        <w:t>FFS:</w:t>
      </w:r>
      <w:r>
        <w:rPr>
          <w:szCs w:val="20"/>
          <w:lang w:eastAsia="x-none"/>
        </w:rPr>
        <w:t xml:space="preserve"> Whether </w:t>
      </w:r>
      <w:r w:rsidRPr="009D6BFE">
        <w:rPr>
          <w:szCs w:val="20"/>
          <w:lang w:eastAsia="x-none"/>
        </w:rPr>
        <w:t>UE indicates the maximum number of supported UL SPS configurations</w:t>
      </w:r>
      <w:r>
        <w:rPr>
          <w:szCs w:val="20"/>
          <w:lang w:eastAsia="x-none"/>
        </w:rPr>
        <w:t xml:space="preserve"> per serving cell or across all serving cells.</w:t>
      </w:r>
    </w:p>
    <w:p w14:paraId="745AE4B6" w14:textId="77777777" w:rsidR="00B527A3" w:rsidRDefault="00B527A3" w:rsidP="00B527A3">
      <w:pPr>
        <w:rPr>
          <w:lang w:eastAsia="x-none"/>
        </w:rPr>
      </w:pPr>
    </w:p>
    <w:p w14:paraId="5E051692" w14:textId="77777777" w:rsidR="00B527A3" w:rsidRPr="0045210D" w:rsidRDefault="00B527A3" w:rsidP="00B527A3">
      <w:pPr>
        <w:rPr>
          <w:lang w:eastAsia="x-none"/>
        </w:rPr>
      </w:pPr>
      <w:r w:rsidRPr="00D44418">
        <w:rPr>
          <w:highlight w:val="green"/>
          <w:lang w:eastAsia="x-none"/>
        </w:rPr>
        <w:t>Agreement:</w:t>
      </w:r>
    </w:p>
    <w:p w14:paraId="043FD402" w14:textId="77777777" w:rsidR="00B527A3" w:rsidRPr="0045210D" w:rsidRDefault="00B527A3" w:rsidP="00B527A3">
      <w:pPr>
        <w:rPr>
          <w:szCs w:val="20"/>
          <w:lang w:eastAsia="x-none"/>
        </w:rPr>
      </w:pPr>
      <w:r w:rsidRPr="0045210D">
        <w:rPr>
          <w:szCs w:val="20"/>
          <w:lang w:eastAsia="x-none"/>
        </w:rPr>
        <w:t xml:space="preserve">For UL SPS repetition with subslot operation, the TBS scaling factor of subslot PUSCH transmitted using an UL SPS configuration is configurable per UL SPS configuration and can take </w:t>
      </w:r>
      <w:r>
        <w:rPr>
          <w:szCs w:val="20"/>
          <w:lang w:eastAsia="x-none"/>
        </w:rPr>
        <w:t xml:space="preserve">a </w:t>
      </w:r>
      <w:r w:rsidRPr="0045210D">
        <w:rPr>
          <w:szCs w:val="20"/>
          <w:lang w:eastAsia="x-none"/>
        </w:rPr>
        <w:t>value from {1/6, 1/12} independent</w:t>
      </w:r>
      <w:r>
        <w:rPr>
          <w:szCs w:val="20"/>
          <w:lang w:eastAsia="x-none"/>
        </w:rPr>
        <w:t>ly</w:t>
      </w:r>
      <w:r w:rsidRPr="0045210D">
        <w:rPr>
          <w:szCs w:val="20"/>
          <w:lang w:eastAsia="x-none"/>
        </w:rPr>
        <w:t xml:space="preserve"> of the number of PUSCH data symbols.</w:t>
      </w:r>
    </w:p>
    <w:p w14:paraId="1FB4F299" w14:textId="77777777" w:rsidR="00B527A3" w:rsidRDefault="00B527A3" w:rsidP="00B527A3">
      <w:pPr>
        <w:rPr>
          <w:lang w:eastAsia="x-none"/>
        </w:rPr>
      </w:pPr>
    </w:p>
    <w:p w14:paraId="7BCB8EF3" w14:textId="35A5B0B5" w:rsidR="00B527A3" w:rsidRPr="003B3A66" w:rsidRDefault="0058452E" w:rsidP="00B527A3">
      <w:pPr>
        <w:rPr>
          <w:b/>
          <w:lang w:eastAsia="x-none"/>
        </w:rPr>
      </w:pPr>
      <w:hyperlink r:id="rId663" w:history="1">
        <w:r w:rsidR="000F2B08">
          <w:rPr>
            <w:rStyle w:val="Hyperlink"/>
            <w:b/>
            <w:lang w:eastAsia="x-none"/>
          </w:rPr>
          <w:t>R1-1807495</w:t>
        </w:r>
      </w:hyperlink>
      <w:r w:rsidR="00B527A3" w:rsidRPr="003B3A66">
        <w:rPr>
          <w:b/>
          <w:lang w:eastAsia="x-none"/>
        </w:rPr>
        <w:tab/>
        <w:t>Proposal on collision handling for UL SPS repetition</w:t>
      </w:r>
      <w:r w:rsidR="00B527A3" w:rsidRPr="003B3A66">
        <w:rPr>
          <w:b/>
          <w:lang w:eastAsia="x-none"/>
        </w:rPr>
        <w:tab/>
        <w:t>LG Electronics</w:t>
      </w:r>
    </w:p>
    <w:p w14:paraId="4B380965" w14:textId="77777777" w:rsidR="00B527A3" w:rsidRDefault="00B527A3" w:rsidP="00B527A3">
      <w:pPr>
        <w:rPr>
          <w:lang w:eastAsia="x-none"/>
        </w:rPr>
      </w:pPr>
    </w:p>
    <w:p w14:paraId="3FCD511E" w14:textId="77777777" w:rsidR="00B527A3" w:rsidRDefault="00B527A3" w:rsidP="00B527A3">
      <w:pPr>
        <w:rPr>
          <w:lang w:eastAsia="x-none"/>
        </w:rPr>
      </w:pPr>
      <w:r w:rsidRPr="004469D8">
        <w:rPr>
          <w:highlight w:val="green"/>
          <w:lang w:eastAsia="x-none"/>
        </w:rPr>
        <w:t>Agreement:</w:t>
      </w:r>
    </w:p>
    <w:p w14:paraId="42ADB52E" w14:textId="77777777" w:rsidR="00B527A3" w:rsidRDefault="00B527A3" w:rsidP="00B527A3">
      <w:pPr>
        <w:rPr>
          <w:lang w:eastAsia="x-none"/>
        </w:rPr>
      </w:pPr>
      <w:r>
        <w:rPr>
          <w:lang w:eastAsia="x-none"/>
        </w:rPr>
        <w:t xml:space="preserve">In case of collision between non-SPS PUSCH and a SPS PUSCH (that is part of a SPS repetition window) of the same TTI length in the same subframe/slot/subslot on a given carrier, the UE shall transmit non-SPS PUSCH transmission and drop the </w:t>
      </w:r>
      <w:r w:rsidRPr="00667927">
        <w:rPr>
          <w:lang w:eastAsia="x-none"/>
        </w:rPr>
        <w:t>colliding SPS PUSCH</w:t>
      </w:r>
      <w:r>
        <w:rPr>
          <w:lang w:eastAsia="x-none"/>
        </w:rPr>
        <w:t xml:space="preserve"> transmission.</w:t>
      </w:r>
    </w:p>
    <w:p w14:paraId="1D0C71EA" w14:textId="77777777" w:rsidR="00B527A3" w:rsidRDefault="00B527A3" w:rsidP="00036580">
      <w:pPr>
        <w:numPr>
          <w:ilvl w:val="0"/>
          <w:numId w:val="192"/>
        </w:numPr>
        <w:rPr>
          <w:lang w:eastAsia="x-none"/>
        </w:rPr>
      </w:pPr>
      <w:r>
        <w:rPr>
          <w:lang w:eastAsia="x-none"/>
        </w:rPr>
        <w:t>Note: Not necessarily captured in RAN1 specifications</w:t>
      </w:r>
    </w:p>
    <w:p w14:paraId="017AED70" w14:textId="77777777" w:rsidR="00B527A3" w:rsidRDefault="00B527A3" w:rsidP="00B527A3">
      <w:pPr>
        <w:rPr>
          <w:lang w:eastAsia="x-none"/>
        </w:rPr>
      </w:pPr>
    </w:p>
    <w:p w14:paraId="1007DC74" w14:textId="77777777" w:rsidR="00B527A3" w:rsidRPr="00385906" w:rsidRDefault="00B527A3" w:rsidP="00B527A3">
      <w:pPr>
        <w:rPr>
          <w:lang w:eastAsia="x-none"/>
        </w:rPr>
      </w:pPr>
      <w:bookmarkStart w:id="172" w:name="_Hlk514831523"/>
      <w:r w:rsidRPr="001829AE">
        <w:rPr>
          <w:highlight w:val="green"/>
          <w:lang w:eastAsia="x-none"/>
        </w:rPr>
        <w:t>Agreement:</w:t>
      </w:r>
    </w:p>
    <w:p w14:paraId="18A11A1F" w14:textId="77777777" w:rsidR="00B527A3" w:rsidRPr="00385906" w:rsidRDefault="00B527A3" w:rsidP="00B527A3">
      <w:pPr>
        <w:rPr>
          <w:szCs w:val="20"/>
          <w:lang w:eastAsia="x-none"/>
        </w:rPr>
      </w:pPr>
      <w:r w:rsidRPr="00385906">
        <w:rPr>
          <w:szCs w:val="20"/>
          <w:lang w:eastAsia="x-none"/>
        </w:rPr>
        <w:t>For UL SPS repetition with subframe/slot/subslot operation with multiple UL SPS configurations on a serving cell for a given TTI length:</w:t>
      </w:r>
    </w:p>
    <w:p w14:paraId="7773D1C7" w14:textId="77777777" w:rsidR="00B527A3" w:rsidRPr="00385906" w:rsidRDefault="00B527A3" w:rsidP="00017304">
      <w:pPr>
        <w:numPr>
          <w:ilvl w:val="0"/>
          <w:numId w:val="284"/>
        </w:numPr>
        <w:rPr>
          <w:szCs w:val="20"/>
          <w:lang w:eastAsia="x-none"/>
        </w:rPr>
      </w:pPr>
      <w:r w:rsidRPr="00385906">
        <w:rPr>
          <w:szCs w:val="20"/>
          <w:lang w:eastAsia="x-none"/>
        </w:rPr>
        <w:t>Each UL SPS configuration is activated by individual SPS activation DCI.</w:t>
      </w:r>
    </w:p>
    <w:p w14:paraId="3143BA2D" w14:textId="77777777" w:rsidR="00B527A3" w:rsidRPr="00385906" w:rsidRDefault="00B527A3" w:rsidP="00017304">
      <w:pPr>
        <w:numPr>
          <w:ilvl w:val="0"/>
          <w:numId w:val="284"/>
        </w:numPr>
        <w:rPr>
          <w:szCs w:val="20"/>
          <w:lang w:eastAsia="x-none"/>
        </w:rPr>
      </w:pPr>
      <w:r w:rsidRPr="00385906">
        <w:rPr>
          <w:szCs w:val="20"/>
          <w:lang w:eastAsia="x-none"/>
        </w:rPr>
        <w:t>The UE is not expected to receive more than one activation DCI in a TTI.</w:t>
      </w:r>
    </w:p>
    <w:bookmarkEnd w:id="172"/>
    <w:p w14:paraId="0E4A25FE" w14:textId="77777777" w:rsidR="00B527A3" w:rsidRPr="00385906" w:rsidRDefault="00B527A3" w:rsidP="00B527A3">
      <w:pPr>
        <w:rPr>
          <w:szCs w:val="20"/>
          <w:lang w:eastAsia="x-none"/>
        </w:rPr>
      </w:pPr>
    </w:p>
    <w:p w14:paraId="199DF2B0" w14:textId="77777777" w:rsidR="00B527A3" w:rsidRPr="00012E46" w:rsidRDefault="00B527A3" w:rsidP="00B527A3">
      <w:pPr>
        <w:rPr>
          <w:szCs w:val="20"/>
          <w:lang w:eastAsia="x-none"/>
        </w:rPr>
      </w:pPr>
      <w:r w:rsidRPr="001829AE">
        <w:rPr>
          <w:szCs w:val="20"/>
          <w:highlight w:val="green"/>
          <w:lang w:eastAsia="x-none"/>
        </w:rPr>
        <w:t>Agreement:</w:t>
      </w:r>
    </w:p>
    <w:p w14:paraId="5B74032E" w14:textId="77777777" w:rsidR="00B527A3" w:rsidRPr="00012E46" w:rsidRDefault="00B527A3" w:rsidP="00B527A3">
      <w:pPr>
        <w:rPr>
          <w:szCs w:val="20"/>
          <w:lang w:eastAsia="x-none"/>
        </w:rPr>
      </w:pPr>
      <w:r w:rsidRPr="00012E46">
        <w:rPr>
          <w:szCs w:val="20"/>
          <w:lang w:eastAsia="x-none"/>
        </w:rPr>
        <w:t>UL SPS repetition across subframe boundary is supported</w:t>
      </w:r>
    </w:p>
    <w:p w14:paraId="0CAAF33A" w14:textId="77777777" w:rsidR="00B527A3" w:rsidRDefault="00B527A3" w:rsidP="00B527A3">
      <w:pPr>
        <w:rPr>
          <w:lang w:eastAsia="x-none"/>
        </w:rPr>
      </w:pPr>
    </w:p>
    <w:p w14:paraId="11BE1E49" w14:textId="77777777" w:rsidR="00B527A3" w:rsidRPr="00012E46" w:rsidRDefault="00B527A3" w:rsidP="00B527A3">
      <w:pPr>
        <w:rPr>
          <w:szCs w:val="20"/>
          <w:lang w:eastAsia="x-none"/>
        </w:rPr>
      </w:pPr>
      <w:r w:rsidRPr="001829AE">
        <w:rPr>
          <w:szCs w:val="20"/>
          <w:highlight w:val="green"/>
          <w:lang w:eastAsia="x-none"/>
        </w:rPr>
        <w:t>Agreement:</w:t>
      </w:r>
    </w:p>
    <w:p w14:paraId="459C9FA6" w14:textId="77777777" w:rsidR="00B527A3" w:rsidRPr="00012E46" w:rsidRDefault="00B527A3" w:rsidP="00B527A3">
      <w:pPr>
        <w:rPr>
          <w:szCs w:val="20"/>
          <w:lang w:eastAsia="x-none"/>
        </w:rPr>
      </w:pPr>
      <w:r w:rsidRPr="00012E46">
        <w:rPr>
          <w:szCs w:val="20"/>
          <w:lang w:eastAsia="x-none"/>
        </w:rPr>
        <w:t>If the UE is configured with UL SPS and the configured number of SPS PUSCH transmission k&gt;1, simultaneous transmission of PUSCH and PUCCH is not configured.</w:t>
      </w:r>
    </w:p>
    <w:p w14:paraId="24A587EF" w14:textId="77777777" w:rsidR="00B527A3" w:rsidRPr="00BF4EFF" w:rsidRDefault="00B527A3" w:rsidP="003B3A66"/>
    <w:p w14:paraId="685EB02E" w14:textId="77777777" w:rsidR="00B527A3" w:rsidRPr="00FE496E" w:rsidRDefault="00B527A3" w:rsidP="00B527A3">
      <w:pPr>
        <w:rPr>
          <w:szCs w:val="20"/>
          <w:lang w:eastAsia="x-none"/>
        </w:rPr>
      </w:pPr>
      <w:r w:rsidRPr="001829AE">
        <w:rPr>
          <w:szCs w:val="20"/>
          <w:highlight w:val="green"/>
          <w:lang w:eastAsia="x-none"/>
        </w:rPr>
        <w:t>Agreement:</w:t>
      </w:r>
    </w:p>
    <w:p w14:paraId="1399B299" w14:textId="77777777" w:rsidR="00B527A3" w:rsidRPr="00FE496E" w:rsidRDefault="00B527A3" w:rsidP="00B527A3">
      <w:pPr>
        <w:rPr>
          <w:szCs w:val="20"/>
          <w:lang w:eastAsia="x-none"/>
        </w:rPr>
      </w:pPr>
      <w:r w:rsidRPr="00FE496E">
        <w:rPr>
          <w:szCs w:val="20"/>
          <w:lang w:eastAsia="x-none"/>
        </w:rPr>
        <w:t xml:space="preserve">In case of collision between (S)PUCCH and a SPS PUSCH (that is part of a SPS repetition window) of the same TTI length in the same subframe/slot/subslot on a given carrier, </w:t>
      </w:r>
    </w:p>
    <w:p w14:paraId="0A6561EA" w14:textId="77777777" w:rsidR="00B527A3" w:rsidRPr="00FE496E" w:rsidRDefault="00B527A3" w:rsidP="00017304">
      <w:pPr>
        <w:pStyle w:val="ListParagraph"/>
        <w:numPr>
          <w:ilvl w:val="0"/>
          <w:numId w:val="285"/>
        </w:numPr>
      </w:pPr>
      <w:r w:rsidRPr="00FE496E">
        <w:t>the UE shall transmit SPS PUSCH transmission and drop/stop the (S)PUCCH transmission</w:t>
      </w:r>
    </w:p>
    <w:p w14:paraId="6E6A08AD" w14:textId="77777777" w:rsidR="00B527A3" w:rsidRPr="00FE496E" w:rsidRDefault="00B527A3" w:rsidP="00017304">
      <w:pPr>
        <w:pStyle w:val="ListParagraph"/>
        <w:numPr>
          <w:ilvl w:val="1"/>
          <w:numId w:val="285"/>
        </w:numPr>
      </w:pPr>
      <w:r w:rsidRPr="00FE496E">
        <w:t>HARQ-ACK of (S)PUCCH is transmitted via the SPS PUSCH that collides with (S)PUCCH.</w:t>
      </w:r>
    </w:p>
    <w:p w14:paraId="74DBB74D" w14:textId="77777777" w:rsidR="00B527A3" w:rsidRPr="00FE496E" w:rsidRDefault="00B527A3" w:rsidP="00017304">
      <w:pPr>
        <w:pStyle w:val="ListParagraph"/>
        <w:numPr>
          <w:ilvl w:val="1"/>
          <w:numId w:val="285"/>
        </w:numPr>
      </w:pPr>
      <w:r w:rsidRPr="00FE496E">
        <w:t>CSI of (S)PUCCH, if any, is dropped.</w:t>
      </w:r>
    </w:p>
    <w:p w14:paraId="2C13F8E3" w14:textId="77777777" w:rsidR="00B527A3" w:rsidRDefault="00B527A3" w:rsidP="00B527A3">
      <w:pPr>
        <w:rPr>
          <w:szCs w:val="20"/>
          <w:highlight w:val="yellow"/>
          <w:lang w:eastAsia="x-none"/>
        </w:rPr>
      </w:pPr>
    </w:p>
    <w:p w14:paraId="51D8E002" w14:textId="77777777" w:rsidR="00B527A3" w:rsidRPr="009801B5" w:rsidRDefault="00B527A3" w:rsidP="00B527A3">
      <w:pPr>
        <w:rPr>
          <w:lang w:eastAsia="x-none"/>
        </w:rPr>
      </w:pPr>
      <w:r w:rsidRPr="009801B5">
        <w:rPr>
          <w:highlight w:val="green"/>
          <w:lang w:eastAsia="x-none"/>
        </w:rPr>
        <w:t>Agreement:</w:t>
      </w:r>
    </w:p>
    <w:p w14:paraId="0816861F" w14:textId="77777777" w:rsidR="00B527A3" w:rsidRPr="009801B5" w:rsidRDefault="00B527A3" w:rsidP="00B527A3">
      <w:pPr>
        <w:rPr>
          <w:highlight w:val="yellow"/>
          <w:lang w:eastAsia="x-none"/>
        </w:rPr>
      </w:pPr>
      <w:r w:rsidRPr="009801B5">
        <w:rPr>
          <w:lang w:eastAsia="x-none"/>
        </w:rPr>
        <w:t xml:space="preserve">In case of collision between SPS subframe-PUSCH (that is part of a SPS repetition window) and a non-SPS slot/subslot-PUSCH in </w:t>
      </w:r>
      <w:r w:rsidRPr="00667927">
        <w:rPr>
          <w:lang w:eastAsia="x-none"/>
        </w:rPr>
        <w:t>the same subframe on a given carrier, the UE shall transmit non-SPS slot/subslot-PUSCH transmission and drop the colliding subframe SPS PUSCH</w:t>
      </w:r>
      <w:r w:rsidRPr="009801B5">
        <w:rPr>
          <w:lang w:eastAsia="x-none"/>
        </w:rPr>
        <w:t xml:space="preserve"> transmission.</w:t>
      </w:r>
    </w:p>
    <w:p w14:paraId="6323FB1F" w14:textId="77777777" w:rsidR="00B527A3" w:rsidRDefault="00B527A3" w:rsidP="00B527A3">
      <w:pPr>
        <w:rPr>
          <w:szCs w:val="20"/>
        </w:rPr>
      </w:pPr>
    </w:p>
    <w:p w14:paraId="39784337" w14:textId="77777777" w:rsidR="00B527A3" w:rsidRPr="009801B5" w:rsidRDefault="00B527A3" w:rsidP="00B527A3">
      <w:pPr>
        <w:rPr>
          <w:highlight w:val="green"/>
          <w:lang w:eastAsia="x-none"/>
        </w:rPr>
      </w:pPr>
      <w:r w:rsidRPr="009801B5">
        <w:rPr>
          <w:highlight w:val="green"/>
          <w:lang w:eastAsia="x-none"/>
        </w:rPr>
        <w:t>Agreement:</w:t>
      </w:r>
    </w:p>
    <w:p w14:paraId="55B77603" w14:textId="77777777" w:rsidR="00B527A3" w:rsidRPr="003707BD" w:rsidRDefault="00B527A3" w:rsidP="00B527A3">
      <w:pPr>
        <w:rPr>
          <w:lang w:eastAsia="x-none"/>
        </w:rPr>
      </w:pPr>
      <w:r w:rsidRPr="003707BD">
        <w:rPr>
          <w:lang w:eastAsia="x-none"/>
        </w:rPr>
        <w:t>In case of collision between SPS subframe-PUSCH (that is part of a SPS repetition window) and a slot/subslot-PUCCH in the same subframe on a given carrier, the UE shall transmit slot/subslot-PUCCH transmission and drop the colliding subframe SPS PUSCH transmission.</w:t>
      </w:r>
    </w:p>
    <w:p w14:paraId="7A37338B" w14:textId="77777777" w:rsidR="00B527A3" w:rsidRDefault="00B527A3" w:rsidP="00B527A3">
      <w:pPr>
        <w:tabs>
          <w:tab w:val="left" w:pos="1089"/>
        </w:tabs>
        <w:rPr>
          <w:szCs w:val="20"/>
          <w:highlight w:val="green"/>
          <w:lang w:eastAsia="x-none"/>
        </w:rPr>
      </w:pPr>
    </w:p>
    <w:p w14:paraId="3D0A893E" w14:textId="77777777" w:rsidR="00B527A3" w:rsidRPr="00EE0FD0" w:rsidRDefault="00B527A3" w:rsidP="00B527A3">
      <w:pPr>
        <w:tabs>
          <w:tab w:val="left" w:pos="1089"/>
        </w:tabs>
        <w:rPr>
          <w:szCs w:val="20"/>
          <w:lang w:eastAsia="x-none"/>
        </w:rPr>
      </w:pPr>
      <w:r w:rsidRPr="001829AE">
        <w:rPr>
          <w:szCs w:val="20"/>
          <w:highlight w:val="green"/>
          <w:lang w:eastAsia="x-none"/>
        </w:rPr>
        <w:t>Agreement:</w:t>
      </w:r>
    </w:p>
    <w:p w14:paraId="583FE970" w14:textId="77777777" w:rsidR="00B527A3" w:rsidRPr="00EE0FD0" w:rsidRDefault="00B527A3" w:rsidP="00B527A3">
      <w:pPr>
        <w:tabs>
          <w:tab w:val="left" w:pos="1089"/>
        </w:tabs>
        <w:rPr>
          <w:szCs w:val="20"/>
          <w:lang w:eastAsia="x-none"/>
        </w:rPr>
      </w:pPr>
      <w:r w:rsidRPr="00EE0FD0">
        <w:rPr>
          <w:szCs w:val="20"/>
          <w:lang w:eastAsia="x-none"/>
        </w:rPr>
        <w:t>For each UL subslot SPS repetition configuration, the UL DMRS pattern for UL SPS is reused.</w:t>
      </w:r>
    </w:p>
    <w:p w14:paraId="26EB4654" w14:textId="77777777" w:rsidR="00B527A3" w:rsidRDefault="00B527A3" w:rsidP="00B527A3">
      <w:pPr>
        <w:rPr>
          <w:lang w:eastAsia="x-none"/>
        </w:rPr>
      </w:pPr>
    </w:p>
    <w:p w14:paraId="2AF5D9C9" w14:textId="77777777" w:rsidR="00B527A3" w:rsidRPr="00841824" w:rsidRDefault="00B527A3" w:rsidP="00B527A3">
      <w:pPr>
        <w:rPr>
          <w:highlight w:val="green"/>
          <w:lang w:eastAsia="x-none"/>
        </w:rPr>
      </w:pPr>
      <w:r w:rsidRPr="00841824">
        <w:rPr>
          <w:highlight w:val="green"/>
          <w:lang w:eastAsia="x-none"/>
        </w:rPr>
        <w:t>Agreement:</w:t>
      </w:r>
    </w:p>
    <w:p w14:paraId="34B0C29F" w14:textId="77777777" w:rsidR="00B527A3" w:rsidRDefault="00B527A3" w:rsidP="00B527A3">
      <w:pPr>
        <w:rPr>
          <w:lang w:eastAsia="x-none"/>
        </w:rPr>
      </w:pPr>
      <w:r w:rsidRPr="008C7DCE">
        <w:rPr>
          <w:lang w:eastAsia="x-none"/>
        </w:rPr>
        <w:t xml:space="preserve">From RAN1 perspective to guarantee the number of repetitions, on a serving cell an ongoing UL SPS repetition transmission should not be interrupted by another UL SPS repetition configuration having new data arriving (i.e. UE should wait with a SPS transmission of another TB till having finished the repetitions of an ongoing UL SPS repetition transmission) </w:t>
      </w:r>
    </w:p>
    <w:p w14:paraId="02838F03" w14:textId="7A20138B" w:rsidR="00B527A3" w:rsidRDefault="00B527A3" w:rsidP="00017304">
      <w:pPr>
        <w:pStyle w:val="ListParagraph"/>
        <w:numPr>
          <w:ilvl w:val="0"/>
          <w:numId w:val="285"/>
        </w:numPr>
      </w:pPr>
      <w:r w:rsidRPr="008C7DCE">
        <w:t xml:space="preserve">Note: This may not </w:t>
      </w:r>
      <w:r w:rsidR="003B3A66">
        <w:t>have RAN1 specification impact.</w:t>
      </w:r>
    </w:p>
    <w:p w14:paraId="0C12228F" w14:textId="3274A66A" w:rsidR="00B527A3" w:rsidRDefault="00B527A3" w:rsidP="00B527A3">
      <w:pPr>
        <w:pStyle w:val="Heading4"/>
      </w:pPr>
      <w:bookmarkStart w:id="173" w:name="_Toc513839862"/>
      <w:bookmarkStart w:id="174" w:name="_Toc516232579"/>
      <w:r>
        <w:t>Other</w:t>
      </w:r>
      <w:bookmarkEnd w:id="173"/>
      <w:bookmarkEnd w:id="174"/>
    </w:p>
    <w:p w14:paraId="2EC491D5" w14:textId="5D040629" w:rsidR="00B527A3" w:rsidRDefault="0058452E" w:rsidP="00B527A3">
      <w:pPr>
        <w:rPr>
          <w:lang w:eastAsia="x-none"/>
        </w:rPr>
      </w:pPr>
      <w:hyperlink r:id="rId664" w:history="1">
        <w:r w:rsidR="000F2B08">
          <w:rPr>
            <w:rStyle w:val="Hyperlink"/>
            <w:lang w:eastAsia="x-none"/>
          </w:rPr>
          <w:t>R1-1806386</w:t>
        </w:r>
      </w:hyperlink>
      <w:r w:rsidR="00B527A3">
        <w:rPr>
          <w:lang w:eastAsia="x-none"/>
        </w:rPr>
        <w:tab/>
        <w:t>On remaining details of CFI configuration operation</w:t>
      </w:r>
      <w:r w:rsidR="00B527A3">
        <w:rPr>
          <w:lang w:eastAsia="x-none"/>
        </w:rPr>
        <w:tab/>
        <w:t>Nokia, Nokia Shanghai Bell</w:t>
      </w:r>
    </w:p>
    <w:p w14:paraId="461B6698" w14:textId="57FD1958" w:rsidR="00B527A3" w:rsidRDefault="0058452E" w:rsidP="00B527A3">
      <w:pPr>
        <w:rPr>
          <w:lang w:eastAsia="x-none"/>
        </w:rPr>
      </w:pPr>
      <w:hyperlink r:id="rId665" w:history="1">
        <w:r w:rsidR="000F2B08">
          <w:rPr>
            <w:rStyle w:val="Hyperlink"/>
            <w:lang w:eastAsia="x-none"/>
          </w:rPr>
          <w:t>R1-1806451</w:t>
        </w:r>
      </w:hyperlink>
      <w:r w:rsidR="00B527A3">
        <w:rPr>
          <w:lang w:eastAsia="x-none"/>
        </w:rPr>
        <w:tab/>
        <w:t>UE capability on PDSCH/PUSCH repetition</w:t>
      </w:r>
      <w:r w:rsidR="00B527A3">
        <w:rPr>
          <w:lang w:eastAsia="x-none"/>
        </w:rPr>
        <w:tab/>
        <w:t>Huawei, HiSilicon</w:t>
      </w:r>
    </w:p>
    <w:p w14:paraId="243BB817" w14:textId="48E08611" w:rsidR="00B527A3" w:rsidRDefault="0058452E" w:rsidP="00B527A3">
      <w:pPr>
        <w:rPr>
          <w:lang w:eastAsia="x-none"/>
        </w:rPr>
      </w:pPr>
      <w:hyperlink r:id="rId666" w:history="1">
        <w:r w:rsidR="000F2B08">
          <w:rPr>
            <w:rStyle w:val="Hyperlink"/>
            <w:lang w:eastAsia="x-none"/>
          </w:rPr>
          <w:t>R1-1806452</w:t>
        </w:r>
      </w:hyperlink>
      <w:r w:rsidR="00B527A3">
        <w:rPr>
          <w:lang w:eastAsia="x-none"/>
        </w:rPr>
        <w:tab/>
        <w:t>CFI configuration for LTE URLLC</w:t>
      </w:r>
      <w:r w:rsidR="00B527A3">
        <w:rPr>
          <w:lang w:eastAsia="x-none"/>
        </w:rPr>
        <w:tab/>
        <w:t>Huawei, HiSilicon</w:t>
      </w:r>
    </w:p>
    <w:p w14:paraId="22120481" w14:textId="47E95688" w:rsidR="00B527A3" w:rsidRDefault="0058452E" w:rsidP="00B527A3">
      <w:pPr>
        <w:rPr>
          <w:lang w:eastAsia="x-none"/>
        </w:rPr>
      </w:pPr>
      <w:hyperlink r:id="rId667" w:history="1">
        <w:r w:rsidR="000F2B08">
          <w:rPr>
            <w:rStyle w:val="Hyperlink"/>
            <w:lang w:eastAsia="x-none"/>
          </w:rPr>
          <w:t>R1-1806556</w:t>
        </w:r>
      </w:hyperlink>
      <w:r w:rsidR="00B527A3">
        <w:rPr>
          <w:lang w:eastAsia="x-none"/>
        </w:rPr>
        <w:tab/>
        <w:t>Summary of the email discussion [92b-LTE-13] on UE capability for LTE_HRLLC</w:t>
      </w:r>
      <w:r w:rsidR="00B527A3">
        <w:rPr>
          <w:lang w:eastAsia="x-none"/>
        </w:rPr>
        <w:tab/>
        <w:t>Ericsson</w:t>
      </w:r>
    </w:p>
    <w:p w14:paraId="3FC0EA62" w14:textId="25577951" w:rsidR="00B527A3" w:rsidRPr="003B3A66" w:rsidRDefault="0058452E" w:rsidP="00B527A3">
      <w:pPr>
        <w:rPr>
          <w:lang w:eastAsia="x-none"/>
        </w:rPr>
      </w:pPr>
      <w:hyperlink r:id="rId668" w:history="1">
        <w:r w:rsidR="000F2B08">
          <w:rPr>
            <w:rStyle w:val="Hyperlink"/>
            <w:lang w:eastAsia="x-none"/>
          </w:rPr>
          <w:t>R1-1807300</w:t>
        </w:r>
      </w:hyperlink>
      <w:r w:rsidR="00B527A3">
        <w:rPr>
          <w:lang w:eastAsia="x-none"/>
        </w:rPr>
        <w:tab/>
        <w:t>RLM for URLLC</w:t>
      </w:r>
      <w:r w:rsidR="00B527A3">
        <w:rPr>
          <w:lang w:eastAsia="x-none"/>
        </w:rPr>
        <w:tab/>
        <w:t>Ericsson</w:t>
      </w:r>
    </w:p>
    <w:p w14:paraId="6142F5A3" w14:textId="641E56AC" w:rsidR="00966D15" w:rsidRPr="00966D15" w:rsidRDefault="00966D15" w:rsidP="00966D15">
      <w:pPr>
        <w:pStyle w:val="Heading3"/>
      </w:pPr>
      <w:bookmarkStart w:id="175" w:name="_Toc516232580"/>
      <w:r w:rsidRPr="00966D15">
        <w:t>Other</w:t>
      </w:r>
      <w:bookmarkEnd w:id="160"/>
      <w:bookmarkEnd w:id="175"/>
    </w:p>
    <w:p w14:paraId="60D662F4" w14:textId="77777777" w:rsidR="00966D15" w:rsidRPr="00966D15" w:rsidRDefault="00966D15" w:rsidP="00966D15">
      <w:pPr>
        <w:ind w:left="720" w:hanging="720"/>
        <w:rPr>
          <w:i/>
          <w:lang w:eastAsia="x-none"/>
        </w:rPr>
      </w:pPr>
      <w:r w:rsidRPr="00966D15">
        <w:rPr>
          <w:i/>
          <w:lang w:eastAsia="x-none"/>
        </w:rPr>
        <w:t>Including any leftovers from Enhanced LTE Support for Aerial Vehicles, Enhancing CA Utilization, modulation enhancements, 2Tx/4Tx SRS switching, CP latency reduction, etc.</w:t>
      </w:r>
    </w:p>
    <w:p w14:paraId="26A7F651" w14:textId="7A5DA470" w:rsidR="00B20A6B" w:rsidRDefault="00B20A6B" w:rsidP="00966D15">
      <w:pPr>
        <w:ind w:left="720" w:hanging="720"/>
      </w:pPr>
    </w:p>
    <w:p w14:paraId="59FE07F6" w14:textId="591C272E" w:rsidR="003B3A66" w:rsidRPr="003B3A66" w:rsidRDefault="0058452E" w:rsidP="003B3A66">
      <w:pPr>
        <w:ind w:left="1985" w:hanging="1985"/>
        <w:rPr>
          <w:b/>
        </w:rPr>
      </w:pPr>
      <w:hyperlink r:id="rId669" w:history="1">
        <w:r w:rsidR="000F2B08">
          <w:rPr>
            <w:rStyle w:val="Hyperlink"/>
            <w:b/>
          </w:rPr>
          <w:t>R1-1807539</w:t>
        </w:r>
      </w:hyperlink>
      <w:r w:rsidR="003B3A66" w:rsidRPr="003B3A66">
        <w:rPr>
          <w:b/>
        </w:rPr>
        <w:tab/>
        <w:t>Chairman's notes of AI 6.2.9 Others</w:t>
      </w:r>
      <w:r w:rsidR="003B3A66" w:rsidRPr="003B3A66">
        <w:rPr>
          <w:b/>
        </w:rPr>
        <w:tab/>
        <w:t>Ad-Hoc chair (Ericsson)</w:t>
      </w:r>
    </w:p>
    <w:p w14:paraId="3B976FFA" w14:textId="77777777" w:rsidR="003B3A66" w:rsidRPr="00CF02E6" w:rsidRDefault="003B3A66" w:rsidP="003B3A66">
      <w:pPr>
        <w:ind w:left="720" w:hanging="720"/>
        <w:rPr>
          <w:lang w:val="en-US"/>
        </w:rPr>
      </w:pPr>
      <w:r w:rsidRPr="00777035">
        <w:rPr>
          <w:rFonts w:ascii="Times New Roman" w:hAnsi="Times New Roman"/>
          <w:b/>
          <w:szCs w:val="20"/>
        </w:rPr>
        <w:t xml:space="preserve">Decision: </w:t>
      </w:r>
      <w:r w:rsidRPr="00CF02E6">
        <w:rPr>
          <w:lang w:val="en-US"/>
        </w:rPr>
        <w:t xml:space="preserve">Contents </w:t>
      </w:r>
      <w:r>
        <w:rPr>
          <w:lang w:val="en-US"/>
        </w:rPr>
        <w:t xml:space="preserve">are </w:t>
      </w:r>
      <w:r w:rsidRPr="00CF02E6">
        <w:rPr>
          <w:lang w:val="en-US"/>
        </w:rPr>
        <w:t>incorporated below</w:t>
      </w:r>
      <w:r>
        <w:rPr>
          <w:lang w:val="en-US"/>
        </w:rPr>
        <w:t xml:space="preserve">. </w:t>
      </w:r>
      <w:r w:rsidRPr="00777035">
        <w:rPr>
          <w:rFonts w:ascii="Times New Roman" w:hAnsi="Times New Roman"/>
          <w:szCs w:val="20"/>
        </w:rPr>
        <w:t xml:space="preserve">The </w:t>
      </w:r>
      <w:r>
        <w:rPr>
          <w:rFonts w:ascii="Times New Roman" w:hAnsi="Times New Roman"/>
          <w:szCs w:val="20"/>
        </w:rPr>
        <w:t>document is endorsed</w:t>
      </w:r>
      <w:r w:rsidRPr="00CF02E6">
        <w:rPr>
          <w:lang w:val="en-US"/>
        </w:rPr>
        <w:t xml:space="preserve"> with updates.</w:t>
      </w:r>
    </w:p>
    <w:p w14:paraId="757A63C8" w14:textId="77777777" w:rsidR="003B3A66" w:rsidRPr="003B3A66" w:rsidRDefault="003B3A66" w:rsidP="00966D15">
      <w:pPr>
        <w:ind w:left="720" w:hanging="720"/>
        <w:rPr>
          <w:lang w:val="en-US"/>
        </w:rPr>
      </w:pPr>
    </w:p>
    <w:p w14:paraId="09BB6E8C" w14:textId="77777777" w:rsidR="00B20A6B" w:rsidRPr="00B20A6B" w:rsidRDefault="00B20A6B" w:rsidP="00B20A6B">
      <w:pPr>
        <w:ind w:left="720" w:hanging="720"/>
        <w:rPr>
          <w:b/>
          <w:u w:val="single"/>
          <w:lang w:eastAsia="x-none"/>
        </w:rPr>
      </w:pPr>
      <w:bookmarkStart w:id="176" w:name="_Toc513839864"/>
      <w:r w:rsidRPr="00B20A6B">
        <w:rPr>
          <w:b/>
          <w:u w:val="single"/>
          <w:lang w:eastAsia="x-none"/>
        </w:rPr>
        <w:t>Modulation Enhancements</w:t>
      </w:r>
    </w:p>
    <w:p w14:paraId="768C98DE" w14:textId="0C0F561C" w:rsidR="00B20A6B" w:rsidRPr="00B20A6B" w:rsidRDefault="0058452E" w:rsidP="00B20A6B">
      <w:pPr>
        <w:ind w:left="720" w:hanging="720"/>
        <w:rPr>
          <w:lang w:eastAsia="x-none"/>
        </w:rPr>
      </w:pPr>
      <w:hyperlink r:id="rId670" w:history="1">
        <w:r w:rsidR="000F2B08">
          <w:rPr>
            <w:rStyle w:val="Hyperlink"/>
            <w:lang w:eastAsia="x-none"/>
          </w:rPr>
          <w:t>R1-1805992</w:t>
        </w:r>
      </w:hyperlink>
      <w:r w:rsidR="00B20A6B" w:rsidRPr="00B20A6B">
        <w:rPr>
          <w:lang w:eastAsia="x-none"/>
        </w:rPr>
        <w:tab/>
        <w:t>Modulation Enhancements</w:t>
      </w:r>
      <w:r w:rsidR="00B20A6B" w:rsidRPr="00B20A6B">
        <w:rPr>
          <w:lang w:eastAsia="x-none"/>
        </w:rPr>
        <w:tab/>
      </w:r>
      <w:r w:rsidR="00B20A6B" w:rsidRPr="00B20A6B">
        <w:rPr>
          <w:lang w:eastAsia="x-none"/>
        </w:rPr>
        <w:tab/>
        <w:t>MediaTek Inc.</w:t>
      </w:r>
    </w:p>
    <w:p w14:paraId="0AD17CB4" w14:textId="2E1699C2" w:rsidR="00B20A6B" w:rsidRPr="003B3A66" w:rsidRDefault="0058452E" w:rsidP="00B20A6B">
      <w:pPr>
        <w:ind w:left="720" w:hanging="720"/>
        <w:rPr>
          <w:b/>
          <w:lang w:eastAsia="x-none"/>
        </w:rPr>
      </w:pPr>
      <w:hyperlink r:id="rId671" w:history="1">
        <w:r w:rsidR="000F2B08">
          <w:rPr>
            <w:rStyle w:val="Hyperlink"/>
            <w:b/>
            <w:lang w:eastAsia="x-none"/>
          </w:rPr>
          <w:t>R1-1806387</w:t>
        </w:r>
      </w:hyperlink>
      <w:r w:rsidR="00B20A6B" w:rsidRPr="003B3A66">
        <w:rPr>
          <w:b/>
          <w:lang w:eastAsia="x-none"/>
        </w:rPr>
        <w:tab/>
        <w:t>On TEI-15 LTE Modulation Enhancements</w:t>
      </w:r>
      <w:r w:rsidR="00B20A6B" w:rsidRPr="003B3A66">
        <w:rPr>
          <w:b/>
          <w:lang w:eastAsia="x-none"/>
        </w:rPr>
        <w:tab/>
        <w:t>Nokia, Nokia Shanghai Bell</w:t>
      </w:r>
    </w:p>
    <w:p w14:paraId="21A9C934" w14:textId="517FEEC5" w:rsidR="00B20A6B" w:rsidRPr="003B3A66" w:rsidRDefault="0058452E" w:rsidP="00B20A6B">
      <w:pPr>
        <w:ind w:left="720" w:hanging="720"/>
        <w:rPr>
          <w:b/>
          <w:lang w:eastAsia="x-none"/>
        </w:rPr>
      </w:pPr>
      <w:hyperlink r:id="rId672" w:history="1">
        <w:r w:rsidR="000F2B08">
          <w:rPr>
            <w:rStyle w:val="Hyperlink"/>
            <w:b/>
            <w:lang w:eastAsia="x-none"/>
          </w:rPr>
          <w:t>R1-1806495</w:t>
        </w:r>
      </w:hyperlink>
      <w:r w:rsidR="00B20A6B" w:rsidRPr="003B3A66">
        <w:rPr>
          <w:b/>
          <w:lang w:eastAsia="x-none"/>
        </w:rPr>
        <w:tab/>
        <w:t>On MCS selection for LTE</w:t>
      </w:r>
      <w:r w:rsidR="00B20A6B" w:rsidRPr="003B3A66">
        <w:rPr>
          <w:b/>
          <w:lang w:eastAsia="x-none"/>
        </w:rPr>
        <w:tab/>
        <w:t>Intel Corporation</w:t>
      </w:r>
    </w:p>
    <w:p w14:paraId="09989222" w14:textId="277B5F51" w:rsidR="00B20A6B" w:rsidRPr="003B3A66" w:rsidRDefault="0058452E" w:rsidP="00B20A6B">
      <w:pPr>
        <w:ind w:left="720" w:hanging="720"/>
        <w:rPr>
          <w:b/>
          <w:lang w:eastAsia="x-none"/>
        </w:rPr>
      </w:pPr>
      <w:hyperlink r:id="rId673" w:history="1">
        <w:r w:rsidR="000F2B08">
          <w:rPr>
            <w:rStyle w:val="Hyperlink"/>
            <w:b/>
            <w:lang w:eastAsia="x-none"/>
          </w:rPr>
          <w:t>R1-1807124</w:t>
        </w:r>
      </w:hyperlink>
      <w:r w:rsidR="00B20A6B" w:rsidRPr="003B3A66">
        <w:rPr>
          <w:b/>
          <w:lang w:eastAsia="x-none"/>
        </w:rPr>
        <w:tab/>
        <w:t>Discussion on modulation enhancements</w:t>
      </w:r>
      <w:r w:rsidR="00B20A6B" w:rsidRPr="003B3A66">
        <w:rPr>
          <w:b/>
          <w:lang w:eastAsia="x-none"/>
        </w:rPr>
        <w:tab/>
        <w:t>Qualcomm Incorporated</w:t>
      </w:r>
    </w:p>
    <w:p w14:paraId="3D2AC558" w14:textId="0BEB934D" w:rsidR="00B20A6B" w:rsidRPr="003B3A66" w:rsidRDefault="0058452E" w:rsidP="00B20A6B">
      <w:pPr>
        <w:ind w:left="720" w:hanging="720"/>
        <w:rPr>
          <w:b/>
          <w:lang w:eastAsia="x-none"/>
        </w:rPr>
      </w:pPr>
      <w:hyperlink r:id="rId674" w:history="1">
        <w:r w:rsidR="000F2B08">
          <w:rPr>
            <w:rStyle w:val="Hyperlink"/>
            <w:b/>
            <w:lang w:eastAsia="x-none"/>
          </w:rPr>
          <w:t>R1-1807400</w:t>
        </w:r>
      </w:hyperlink>
      <w:r w:rsidR="00B20A6B" w:rsidRPr="003B3A66">
        <w:rPr>
          <w:b/>
          <w:lang w:eastAsia="x-none"/>
        </w:rPr>
        <w:tab/>
        <w:t>Rel-15 LTE modulation enhancements</w:t>
      </w:r>
      <w:r w:rsidR="00B20A6B" w:rsidRPr="003B3A66">
        <w:rPr>
          <w:b/>
          <w:lang w:eastAsia="x-none"/>
        </w:rPr>
        <w:tab/>
        <w:t>Ericsson</w:t>
      </w:r>
    </w:p>
    <w:p w14:paraId="2CE19424" w14:textId="77777777" w:rsidR="00B20A6B" w:rsidRPr="003B3A66" w:rsidRDefault="00B20A6B" w:rsidP="00B20A6B">
      <w:pPr>
        <w:ind w:left="720" w:hanging="720"/>
        <w:rPr>
          <w:b/>
          <w:lang w:eastAsia="x-none"/>
        </w:rPr>
      </w:pPr>
    </w:p>
    <w:p w14:paraId="57381C22" w14:textId="63AA8D0B" w:rsidR="00B20A6B" w:rsidRPr="003B3A66" w:rsidRDefault="0058452E" w:rsidP="00B20A6B">
      <w:pPr>
        <w:ind w:left="720" w:hanging="720"/>
        <w:rPr>
          <w:b/>
          <w:lang w:eastAsia="x-none"/>
        </w:rPr>
      </w:pPr>
      <w:hyperlink r:id="rId675" w:history="1">
        <w:r w:rsidR="000F2B08">
          <w:rPr>
            <w:rStyle w:val="Hyperlink"/>
            <w:b/>
            <w:lang w:eastAsia="x-none"/>
          </w:rPr>
          <w:t>R1-1807571</w:t>
        </w:r>
      </w:hyperlink>
      <w:r w:rsidR="00B20A6B" w:rsidRPr="003B3A66">
        <w:rPr>
          <w:b/>
          <w:lang w:eastAsia="x-none"/>
        </w:rPr>
        <w:tab/>
        <w:t>Conclusion for modulation enhancements</w:t>
      </w:r>
      <w:r w:rsidR="00B20A6B" w:rsidRPr="003B3A66">
        <w:rPr>
          <w:b/>
          <w:lang w:eastAsia="x-none"/>
        </w:rPr>
        <w:tab/>
        <w:t>Qualcomm Incorporated</w:t>
      </w:r>
    </w:p>
    <w:p w14:paraId="29AAB199" w14:textId="77777777" w:rsidR="003B3A66" w:rsidRPr="00B20A6B" w:rsidRDefault="003B3A66" w:rsidP="00B20A6B">
      <w:pPr>
        <w:ind w:left="720" w:hanging="720"/>
        <w:rPr>
          <w:lang w:eastAsia="x-none"/>
        </w:rPr>
      </w:pPr>
    </w:p>
    <w:p w14:paraId="1E9C1799" w14:textId="77777777" w:rsidR="00B20A6B" w:rsidRPr="00B20A6B" w:rsidRDefault="00B20A6B" w:rsidP="00B20A6B">
      <w:pPr>
        <w:ind w:left="720" w:hanging="720"/>
        <w:rPr>
          <w:lang w:val="en-US"/>
        </w:rPr>
      </w:pPr>
      <w:r w:rsidRPr="00B20A6B">
        <w:rPr>
          <w:highlight w:val="green"/>
          <w:lang w:val="en-US"/>
        </w:rPr>
        <w:t>Agreement:</w:t>
      </w:r>
    </w:p>
    <w:p w14:paraId="65421ADA" w14:textId="77777777" w:rsidR="00B20A6B" w:rsidRPr="00B20A6B" w:rsidRDefault="00B20A6B" w:rsidP="00B20A6B">
      <w:pPr>
        <w:ind w:left="720" w:hanging="720"/>
        <w:rPr>
          <w:lang w:val="en-US"/>
        </w:rPr>
      </w:pPr>
      <w:r w:rsidRPr="00B20A6B">
        <w:rPr>
          <w:lang w:val="en-US"/>
        </w:rPr>
        <w:t>For the solution to modulation enhancements for PDSCH, introduce a 6-bit MCS table as below:</w:t>
      </w:r>
    </w:p>
    <w:p w14:paraId="340D07F8" w14:textId="77777777" w:rsidR="00B20A6B" w:rsidRPr="00B20A6B" w:rsidRDefault="00B20A6B" w:rsidP="00036580">
      <w:pPr>
        <w:numPr>
          <w:ilvl w:val="0"/>
          <w:numId w:val="194"/>
        </w:numPr>
        <w:rPr>
          <w:lang w:val="en-US"/>
        </w:rPr>
      </w:pPr>
      <w:r w:rsidRPr="00B20A6B">
        <w:rPr>
          <w:lang w:val="en-US"/>
        </w:rPr>
        <w:t>For the entries with “Scaling = NO”, the UE follows legacy procedure to determine the TBS.</w:t>
      </w:r>
    </w:p>
    <w:p w14:paraId="72F788B6" w14:textId="15E04772" w:rsidR="00B20A6B" w:rsidRPr="00B20A6B" w:rsidRDefault="00B20A6B" w:rsidP="00036580">
      <w:pPr>
        <w:numPr>
          <w:ilvl w:val="0"/>
          <w:numId w:val="194"/>
        </w:numPr>
        <w:rPr>
          <w:lang w:val="en-US"/>
        </w:rPr>
      </w:pPr>
      <w:r w:rsidRPr="00B20A6B">
        <w:rPr>
          <w:lang w:val="en-US"/>
        </w:rPr>
        <w:lastRenderedPageBreak/>
        <w:t xml:space="preserve">For the entries with “Scaling = YES”, the UE selects the TBS by scaling the number of allocated PRBs by a factor </w:t>
      </w:r>
      <m:oMath>
        <m:r>
          <m:rPr>
            <m:sty m:val="bi"/>
          </m:rPr>
          <w:rPr>
            <w:rFonts w:ascii="Cambria Math" w:hAnsi="Cambria Math"/>
            <w:lang w:val="en-US"/>
          </w:rPr>
          <m:t>α</m:t>
        </m:r>
      </m:oMath>
      <w:r w:rsidRPr="00B20A6B">
        <w:rPr>
          <w:lang w:val="en-US"/>
        </w:rPr>
        <w:t xml:space="preserve">, where </w:t>
      </w:r>
      <m:oMath>
        <m:r>
          <m:rPr>
            <m:sty m:val="bi"/>
          </m:rPr>
          <w:rPr>
            <w:rFonts w:ascii="Cambria Math" w:hAnsi="Cambria Math"/>
            <w:lang w:val="en-US"/>
          </w:rPr>
          <m:t>α</m:t>
        </m:r>
      </m:oMath>
      <w:r w:rsidRPr="00B20A6B">
        <w:rPr>
          <w:lang w:val="en-US"/>
        </w:rPr>
        <w:t xml:space="preserve"> is RRC configured</w:t>
      </w:r>
    </w:p>
    <w:p w14:paraId="1D44A33C" w14:textId="77777777" w:rsidR="00B20A6B" w:rsidRPr="00B20A6B" w:rsidRDefault="00B20A6B" w:rsidP="00036580">
      <w:pPr>
        <w:numPr>
          <w:ilvl w:val="1"/>
          <w:numId w:val="194"/>
        </w:numPr>
        <w:rPr>
          <w:lang w:val="en-US"/>
        </w:rPr>
      </w:pPr>
      <w:r w:rsidRPr="00B20A6B">
        <w:rPr>
          <w:lang w:val="en-US"/>
        </w:rPr>
        <w:t>Note: This is applied in addition to any other applicable scaling factors</w:t>
      </w:r>
    </w:p>
    <w:p w14:paraId="6D36E4AC" w14:textId="77777777" w:rsidR="00B20A6B" w:rsidRPr="00B20A6B" w:rsidRDefault="00B20A6B" w:rsidP="00B20A6B">
      <w:pPr>
        <w:ind w:left="720" w:hanging="720"/>
        <w:rPr>
          <w:lang w:val="en-US"/>
        </w:rPr>
      </w:pPr>
    </w:p>
    <w:p w14:paraId="6DEF9D4F" w14:textId="59E62524" w:rsidR="00B20A6B" w:rsidRPr="00B20A6B" w:rsidRDefault="00B20A6B" w:rsidP="00B20A6B">
      <w:pPr>
        <w:spacing w:after="120"/>
        <w:jc w:val="both"/>
        <w:rPr>
          <w:lang w:val="en-US" w:eastAsia="x-none"/>
        </w:rPr>
      </w:pPr>
      <w:r w:rsidRPr="00B20A6B">
        <w:rPr>
          <w:highlight w:val="cyan"/>
          <w:lang w:val="en-US" w:eastAsia="x-none"/>
        </w:rPr>
        <w:t xml:space="preserve">Email approval to decide the value range of </w:t>
      </w:r>
      <m:oMath>
        <m:r>
          <m:rPr>
            <m:sty m:val="bi"/>
          </m:rPr>
          <w:rPr>
            <w:rFonts w:ascii="Cambria Math" w:hAnsi="Cambria Math"/>
            <w:lang w:val="en-US"/>
          </w:rPr>
          <m:t>α</m:t>
        </m:r>
      </m:oMath>
      <w:r w:rsidRPr="00B20A6B">
        <w:rPr>
          <w:position w:val="-5"/>
          <w:highlight w:val="cyan"/>
          <w:lang w:eastAsia="x-none"/>
        </w:rPr>
        <w:t>,</w:t>
      </w:r>
      <w:r w:rsidRPr="00B20A6B">
        <w:rPr>
          <w:highlight w:val="cyan"/>
          <w:lang w:val="en-US" w:eastAsia="x-none"/>
        </w:rPr>
        <w:t xml:space="preserve"> the contents for rows 42-58, and whether entries 56-58 have scaling applied or not, agree to CR, and send LS to RAN2 until June 7</w:t>
      </w:r>
      <w:r w:rsidR="003B3A66" w:rsidRPr="003B3A66">
        <w:rPr>
          <w:highlight w:val="cyan"/>
          <w:vertAlign w:val="superscript"/>
          <w:lang w:val="en-US" w:eastAsia="x-none"/>
        </w:rPr>
        <w:t>th</w:t>
      </w:r>
      <w:r w:rsidRPr="00B20A6B">
        <w:rPr>
          <w:highlight w:val="cyan"/>
          <w:lang w:val="en-US" w:eastAsia="x-none"/>
        </w:rPr>
        <w:t>, 2018</w:t>
      </w:r>
      <w:r w:rsidRPr="00B20A6B">
        <w:rPr>
          <w:highlight w:val="cyan"/>
          <w:lang w:val="en-US" w:eastAsia="x-none"/>
        </w:rPr>
        <w:tab/>
        <w:t>Qualcomm (Alberto)</w:t>
      </w:r>
    </w:p>
    <w:p w14:paraId="791F2B0C" w14:textId="77777777" w:rsidR="00B20A6B" w:rsidRPr="00B20A6B" w:rsidRDefault="00B20A6B" w:rsidP="00B20A6B">
      <w:pPr>
        <w:ind w:left="720" w:hanging="720"/>
        <w:rPr>
          <w:lang w:val="en-US"/>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7"/>
        <w:gridCol w:w="1716"/>
        <w:gridCol w:w="1716"/>
        <w:gridCol w:w="1407"/>
        <w:gridCol w:w="857"/>
      </w:tblGrid>
      <w:tr w:rsidR="00B20A6B" w:rsidRPr="00B20A6B" w14:paraId="4698C0C6" w14:textId="77777777" w:rsidTr="00CF02E6">
        <w:trPr>
          <w:cantSplit/>
          <w:tblHeader/>
        </w:trPr>
        <w:tc>
          <w:tcPr>
            <w:tcW w:w="0" w:type="auto"/>
            <w:tcBorders>
              <w:bottom w:val="double" w:sz="4" w:space="0" w:color="auto"/>
              <w:right w:val="double" w:sz="4" w:space="0" w:color="auto"/>
            </w:tcBorders>
            <w:shd w:val="clear" w:color="auto" w:fill="E0E0E0"/>
            <w:vAlign w:val="center"/>
          </w:tcPr>
          <w:p w14:paraId="3BC36BC9" w14:textId="77777777" w:rsidR="00B20A6B" w:rsidRPr="00B20A6B" w:rsidRDefault="00B20A6B" w:rsidP="00B20A6B">
            <w:pPr>
              <w:keepNext/>
              <w:keepLines/>
              <w:ind w:left="720" w:hanging="720"/>
              <w:jc w:val="center"/>
              <w:rPr>
                <w:rFonts w:ascii="Arial" w:hAnsi="Arial"/>
                <w:b/>
                <w:bCs/>
                <w:sz w:val="18"/>
                <w:lang w:val="en-US"/>
              </w:rPr>
            </w:pPr>
            <w:r w:rsidRPr="00B20A6B">
              <w:rPr>
                <w:rFonts w:ascii="Arial" w:hAnsi="Arial"/>
                <w:b/>
                <w:bCs/>
                <w:sz w:val="18"/>
                <w:lang w:val="en-US"/>
              </w:rPr>
              <w:t>MCS Index</w:t>
            </w:r>
            <w:r w:rsidRPr="00B20A6B">
              <w:rPr>
                <w:rFonts w:ascii="Arial" w:hAnsi="Arial"/>
                <w:b/>
                <w:bCs/>
                <w:sz w:val="18"/>
                <w:lang w:val="en-US"/>
              </w:rPr>
              <w:br/>
            </w:r>
            <w:r w:rsidR="0058452E">
              <w:rPr>
                <w:rFonts w:ascii="Arial" w:hAnsi="Arial"/>
                <w:b/>
                <w:position w:val="-10"/>
                <w:sz w:val="18"/>
              </w:rPr>
              <w:pict w14:anchorId="723EB47B">
                <v:shape id="_x0000_i1038" type="#_x0000_t75" style="width:22.8pt;height:17.4pt">
                  <v:imagedata r:id="rId676" o:title=""/>
                </v:shape>
              </w:pict>
            </w:r>
          </w:p>
        </w:tc>
        <w:tc>
          <w:tcPr>
            <w:tcW w:w="0" w:type="auto"/>
            <w:tcBorders>
              <w:left w:val="double" w:sz="4" w:space="0" w:color="auto"/>
              <w:bottom w:val="double" w:sz="4" w:space="0" w:color="auto"/>
            </w:tcBorders>
            <w:shd w:val="clear" w:color="auto" w:fill="E0E0E0"/>
            <w:vAlign w:val="center"/>
          </w:tcPr>
          <w:p w14:paraId="530AE4BF" w14:textId="77777777" w:rsidR="00B20A6B" w:rsidRPr="00B20A6B" w:rsidRDefault="00B20A6B" w:rsidP="00B20A6B">
            <w:pPr>
              <w:keepNext/>
              <w:keepLines/>
              <w:ind w:left="720" w:hanging="720"/>
              <w:jc w:val="center"/>
              <w:rPr>
                <w:rFonts w:ascii="Arial" w:hAnsi="Arial"/>
                <w:b/>
                <w:bCs/>
                <w:sz w:val="18"/>
                <w:lang w:val="en-US"/>
              </w:rPr>
            </w:pPr>
            <w:r w:rsidRPr="00B20A6B">
              <w:rPr>
                <w:rFonts w:ascii="Arial" w:hAnsi="Arial"/>
                <w:b/>
                <w:bCs/>
                <w:sz w:val="18"/>
                <w:lang w:val="en-US"/>
              </w:rPr>
              <w:t>Modulation Order</w:t>
            </w:r>
            <w:r w:rsidRPr="00B20A6B">
              <w:rPr>
                <w:rFonts w:ascii="Arial" w:hAnsi="Arial"/>
                <w:b/>
                <w:bCs/>
                <w:sz w:val="18"/>
                <w:lang w:val="en-US"/>
              </w:rPr>
              <w:br/>
            </w:r>
            <w:r w:rsidR="0058452E">
              <w:rPr>
                <w:rFonts w:ascii="Arial" w:hAnsi="Arial"/>
                <w:b/>
                <w:bCs/>
                <w:position w:val="-10"/>
                <w:sz w:val="18"/>
                <w:lang w:val="pt-BR"/>
              </w:rPr>
              <w:pict w14:anchorId="6A9ECDF0">
                <v:shape id="_x0000_i1039" type="#_x0000_t75" style="width:16.8pt;height:15.6pt">
                  <v:imagedata r:id="rId677" o:title=""/>
                </v:shape>
              </w:pict>
            </w:r>
          </w:p>
        </w:tc>
        <w:tc>
          <w:tcPr>
            <w:tcW w:w="0" w:type="auto"/>
            <w:tcBorders>
              <w:bottom w:val="double" w:sz="4" w:space="0" w:color="auto"/>
            </w:tcBorders>
            <w:shd w:val="clear" w:color="auto" w:fill="E0E0E0"/>
            <w:vAlign w:val="center"/>
          </w:tcPr>
          <w:p w14:paraId="63F64E59" w14:textId="77777777" w:rsidR="00B20A6B" w:rsidRPr="00B20A6B" w:rsidRDefault="00B20A6B" w:rsidP="00B20A6B">
            <w:pPr>
              <w:keepNext/>
              <w:keepLines/>
              <w:ind w:left="720" w:hanging="720"/>
              <w:jc w:val="center"/>
              <w:rPr>
                <w:rFonts w:ascii="Arial" w:hAnsi="Arial"/>
                <w:b/>
                <w:bCs/>
                <w:sz w:val="18"/>
                <w:lang w:val="en-US"/>
              </w:rPr>
            </w:pPr>
            <w:r w:rsidRPr="00B20A6B">
              <w:rPr>
                <w:rFonts w:ascii="Arial" w:hAnsi="Arial"/>
                <w:b/>
                <w:bCs/>
                <w:sz w:val="18"/>
                <w:lang w:val="en-US"/>
              </w:rPr>
              <w:t>Modulation Order</w:t>
            </w:r>
            <w:r w:rsidRPr="00B20A6B">
              <w:rPr>
                <w:rFonts w:ascii="Arial" w:hAnsi="Arial"/>
                <w:b/>
                <w:bCs/>
                <w:sz w:val="18"/>
                <w:lang w:val="en-US"/>
              </w:rPr>
              <w:br/>
            </w:r>
            <w:r w:rsidR="0058452E">
              <w:rPr>
                <w:bCs/>
                <w:position w:val="-12"/>
                <w:lang w:val="pt-BR"/>
              </w:rPr>
              <w:pict w14:anchorId="694F68BF">
                <v:shape id="_x0000_i1040" type="#_x0000_t75" style="width:13.8pt;height:15.6pt">
                  <v:imagedata r:id="rId678" o:title=""/>
                </v:shape>
              </w:pict>
            </w:r>
          </w:p>
        </w:tc>
        <w:tc>
          <w:tcPr>
            <w:tcW w:w="0" w:type="auto"/>
            <w:tcBorders>
              <w:bottom w:val="double" w:sz="4" w:space="0" w:color="auto"/>
            </w:tcBorders>
            <w:shd w:val="clear" w:color="auto" w:fill="E0E0E0"/>
            <w:vAlign w:val="center"/>
          </w:tcPr>
          <w:p w14:paraId="7B2899CD" w14:textId="77777777" w:rsidR="00B20A6B" w:rsidRPr="00B20A6B" w:rsidRDefault="00B20A6B" w:rsidP="00B20A6B">
            <w:pPr>
              <w:keepNext/>
              <w:keepLines/>
              <w:ind w:left="720" w:hanging="720"/>
              <w:jc w:val="center"/>
              <w:rPr>
                <w:rFonts w:ascii="Arial" w:hAnsi="Arial"/>
                <w:b/>
                <w:bCs/>
                <w:sz w:val="18"/>
                <w:lang w:val="en-US"/>
              </w:rPr>
            </w:pPr>
            <w:r w:rsidRPr="00B20A6B">
              <w:rPr>
                <w:rFonts w:ascii="Arial" w:hAnsi="Arial"/>
                <w:b/>
                <w:bCs/>
                <w:sz w:val="18"/>
                <w:lang w:val="en-US"/>
              </w:rPr>
              <w:t>TBS Index</w:t>
            </w:r>
            <w:r w:rsidRPr="00B20A6B">
              <w:rPr>
                <w:rFonts w:ascii="Arial" w:hAnsi="Arial"/>
                <w:b/>
                <w:bCs/>
                <w:sz w:val="18"/>
                <w:lang w:val="en-US"/>
              </w:rPr>
              <w:br/>
            </w:r>
            <w:r w:rsidR="0058452E">
              <w:rPr>
                <w:rFonts w:ascii="Arial" w:hAnsi="Arial"/>
                <w:b/>
                <w:position w:val="-10"/>
                <w:sz w:val="18"/>
              </w:rPr>
              <w:pict w14:anchorId="26724B31">
                <v:shape id="_x0000_i1041" type="#_x0000_t75" style="width:19.8pt;height:17.4pt">
                  <v:imagedata r:id="rId679" o:title=""/>
                </v:shape>
              </w:pict>
            </w:r>
          </w:p>
        </w:tc>
        <w:tc>
          <w:tcPr>
            <w:tcW w:w="0" w:type="auto"/>
            <w:tcBorders>
              <w:bottom w:val="double" w:sz="4" w:space="0" w:color="auto"/>
            </w:tcBorders>
            <w:shd w:val="clear" w:color="auto" w:fill="E0E0E0"/>
          </w:tcPr>
          <w:p w14:paraId="5FA135C5" w14:textId="77777777" w:rsidR="00B20A6B" w:rsidRPr="00B20A6B" w:rsidRDefault="00B20A6B" w:rsidP="00B20A6B">
            <w:pPr>
              <w:keepNext/>
              <w:keepLines/>
              <w:ind w:left="720" w:hanging="720"/>
              <w:jc w:val="center"/>
              <w:rPr>
                <w:rFonts w:ascii="Arial" w:hAnsi="Arial"/>
                <w:b/>
                <w:bCs/>
                <w:sz w:val="18"/>
                <w:lang w:val="en-US"/>
              </w:rPr>
            </w:pPr>
            <w:r w:rsidRPr="00B20A6B">
              <w:rPr>
                <w:rFonts w:ascii="Arial" w:hAnsi="Arial"/>
                <w:b/>
                <w:bCs/>
                <w:sz w:val="18"/>
                <w:lang w:val="en-US"/>
              </w:rPr>
              <w:t>Scaling</w:t>
            </w:r>
          </w:p>
        </w:tc>
      </w:tr>
      <w:tr w:rsidR="00B20A6B" w:rsidRPr="00B20A6B" w14:paraId="7F67C554" w14:textId="77777777" w:rsidTr="00CF02E6">
        <w:trPr>
          <w:cantSplit/>
        </w:trPr>
        <w:tc>
          <w:tcPr>
            <w:tcW w:w="0" w:type="auto"/>
            <w:tcBorders>
              <w:top w:val="double" w:sz="4" w:space="0" w:color="auto"/>
              <w:right w:val="double" w:sz="4" w:space="0" w:color="auto"/>
            </w:tcBorders>
            <w:shd w:val="clear" w:color="auto" w:fill="auto"/>
            <w:vAlign w:val="center"/>
          </w:tcPr>
          <w:p w14:paraId="6D284F95" w14:textId="77777777" w:rsidR="00B20A6B" w:rsidRPr="00B20A6B" w:rsidRDefault="00B20A6B" w:rsidP="00B20A6B">
            <w:pPr>
              <w:keepLines/>
              <w:spacing w:before="40" w:after="40"/>
              <w:ind w:left="720" w:hanging="720"/>
              <w:jc w:val="center"/>
              <w:rPr>
                <w:rFonts w:ascii="Arial" w:hAnsi="Arial" w:cs="Arial"/>
                <w:b/>
                <w:sz w:val="18"/>
                <w:szCs w:val="18"/>
                <w:lang w:val="en-US"/>
              </w:rPr>
            </w:pPr>
            <w:r w:rsidRPr="00B20A6B">
              <w:rPr>
                <w:b/>
                <w:lang w:val="en-US"/>
              </w:rPr>
              <w:t>0</w:t>
            </w:r>
          </w:p>
        </w:tc>
        <w:tc>
          <w:tcPr>
            <w:tcW w:w="0" w:type="auto"/>
            <w:tcBorders>
              <w:top w:val="double" w:sz="4" w:space="0" w:color="auto"/>
              <w:left w:val="double" w:sz="4" w:space="0" w:color="auto"/>
            </w:tcBorders>
            <w:vAlign w:val="center"/>
          </w:tcPr>
          <w:p w14:paraId="3E81F74C" w14:textId="77777777" w:rsidR="00B20A6B" w:rsidRPr="00B20A6B" w:rsidRDefault="00B20A6B" w:rsidP="00B20A6B">
            <w:pPr>
              <w:keepLines/>
              <w:spacing w:before="40" w:after="40"/>
              <w:ind w:left="720" w:hanging="720"/>
              <w:jc w:val="center"/>
              <w:rPr>
                <w:rFonts w:ascii="Arial" w:hAnsi="Arial" w:cs="Arial"/>
                <w:sz w:val="18"/>
                <w:szCs w:val="18"/>
              </w:rPr>
            </w:pPr>
            <w:r w:rsidRPr="00B20A6B">
              <w:rPr>
                <w:lang w:val="en-US"/>
              </w:rPr>
              <w:t>2</w:t>
            </w:r>
          </w:p>
        </w:tc>
        <w:tc>
          <w:tcPr>
            <w:tcW w:w="0" w:type="auto"/>
            <w:tcBorders>
              <w:top w:val="double" w:sz="4" w:space="0" w:color="auto"/>
            </w:tcBorders>
          </w:tcPr>
          <w:p w14:paraId="1AF8F54E" w14:textId="77777777" w:rsidR="00B20A6B" w:rsidRPr="00B20A6B" w:rsidRDefault="00B20A6B" w:rsidP="00B20A6B">
            <w:pPr>
              <w:keepLines/>
              <w:spacing w:before="40" w:after="40"/>
              <w:ind w:left="720" w:hanging="720"/>
              <w:jc w:val="center"/>
              <w:rPr>
                <w:rFonts w:ascii="Arial" w:hAnsi="Arial" w:cs="Arial"/>
                <w:sz w:val="18"/>
                <w:szCs w:val="18"/>
              </w:rPr>
            </w:pPr>
            <w:r w:rsidRPr="00B20A6B">
              <w:t>2</w:t>
            </w:r>
          </w:p>
        </w:tc>
        <w:tc>
          <w:tcPr>
            <w:tcW w:w="0" w:type="auto"/>
            <w:tcBorders>
              <w:top w:val="double" w:sz="4" w:space="0" w:color="auto"/>
            </w:tcBorders>
            <w:vAlign w:val="center"/>
          </w:tcPr>
          <w:p w14:paraId="5BE76AE1" w14:textId="77777777" w:rsidR="00B20A6B" w:rsidRPr="00B20A6B" w:rsidRDefault="00B20A6B" w:rsidP="00B20A6B">
            <w:pPr>
              <w:keepLines/>
              <w:spacing w:before="40" w:after="40"/>
              <w:ind w:left="720" w:hanging="720"/>
              <w:jc w:val="center"/>
              <w:rPr>
                <w:rFonts w:ascii="Arial" w:hAnsi="Arial" w:cs="Arial"/>
                <w:sz w:val="18"/>
                <w:szCs w:val="18"/>
              </w:rPr>
            </w:pPr>
            <w:r w:rsidRPr="00B20A6B">
              <w:rPr>
                <w:lang w:val="en-US"/>
              </w:rPr>
              <w:t>0</w:t>
            </w:r>
          </w:p>
        </w:tc>
        <w:tc>
          <w:tcPr>
            <w:tcW w:w="0" w:type="auto"/>
            <w:tcBorders>
              <w:top w:val="double" w:sz="4" w:space="0" w:color="auto"/>
            </w:tcBorders>
          </w:tcPr>
          <w:p w14:paraId="57FC26C2" w14:textId="77777777" w:rsidR="00B20A6B" w:rsidRPr="00B20A6B" w:rsidRDefault="00B20A6B" w:rsidP="00B20A6B">
            <w:pPr>
              <w:keepLines/>
              <w:spacing w:before="40" w:after="40"/>
              <w:ind w:left="720" w:hanging="720"/>
              <w:jc w:val="center"/>
              <w:rPr>
                <w:lang w:val="en-US"/>
              </w:rPr>
            </w:pPr>
            <w:r w:rsidRPr="00B20A6B">
              <w:rPr>
                <w:lang w:val="en-US"/>
              </w:rPr>
              <w:t>No</w:t>
            </w:r>
          </w:p>
        </w:tc>
      </w:tr>
      <w:tr w:rsidR="00B20A6B" w:rsidRPr="00B20A6B" w14:paraId="6FF6383A" w14:textId="77777777" w:rsidTr="00CF02E6">
        <w:trPr>
          <w:cantSplit/>
        </w:trPr>
        <w:tc>
          <w:tcPr>
            <w:tcW w:w="0" w:type="auto"/>
            <w:tcBorders>
              <w:right w:val="double" w:sz="4" w:space="0" w:color="auto"/>
            </w:tcBorders>
            <w:shd w:val="clear" w:color="auto" w:fill="auto"/>
            <w:vAlign w:val="center"/>
          </w:tcPr>
          <w:p w14:paraId="4B0A1416" w14:textId="77777777" w:rsidR="00B20A6B" w:rsidRPr="00B20A6B" w:rsidRDefault="00B20A6B" w:rsidP="00B20A6B">
            <w:pPr>
              <w:keepLines/>
              <w:spacing w:before="40" w:after="40"/>
              <w:ind w:left="720" w:hanging="720"/>
              <w:jc w:val="center"/>
              <w:rPr>
                <w:rFonts w:ascii="Arial" w:hAnsi="Arial" w:cs="Arial"/>
                <w:b/>
                <w:sz w:val="18"/>
                <w:szCs w:val="18"/>
                <w:lang w:val="en-US"/>
              </w:rPr>
            </w:pPr>
            <w:r w:rsidRPr="00B20A6B">
              <w:rPr>
                <w:b/>
                <w:lang w:val="en-US"/>
              </w:rPr>
              <w:t>1</w:t>
            </w:r>
          </w:p>
        </w:tc>
        <w:tc>
          <w:tcPr>
            <w:tcW w:w="0" w:type="auto"/>
            <w:tcBorders>
              <w:left w:val="double" w:sz="4" w:space="0" w:color="auto"/>
            </w:tcBorders>
            <w:vAlign w:val="center"/>
          </w:tcPr>
          <w:p w14:paraId="5CB17179" w14:textId="77777777" w:rsidR="00B20A6B" w:rsidRPr="00B20A6B" w:rsidRDefault="00B20A6B" w:rsidP="00B20A6B">
            <w:pPr>
              <w:keepLines/>
              <w:spacing w:before="40" w:after="40"/>
              <w:ind w:left="720" w:hanging="720"/>
              <w:jc w:val="center"/>
              <w:rPr>
                <w:rFonts w:ascii="Arial" w:hAnsi="Arial" w:cs="Arial"/>
                <w:sz w:val="18"/>
                <w:szCs w:val="18"/>
              </w:rPr>
            </w:pPr>
            <w:r w:rsidRPr="00B20A6B">
              <w:rPr>
                <w:lang w:val="en-US"/>
              </w:rPr>
              <w:t>2</w:t>
            </w:r>
          </w:p>
        </w:tc>
        <w:tc>
          <w:tcPr>
            <w:tcW w:w="0" w:type="auto"/>
          </w:tcPr>
          <w:p w14:paraId="1E5B14DD" w14:textId="77777777" w:rsidR="00B20A6B" w:rsidRPr="00B20A6B" w:rsidRDefault="00B20A6B" w:rsidP="00B20A6B">
            <w:pPr>
              <w:keepLines/>
              <w:spacing w:before="40" w:after="40"/>
              <w:ind w:left="720" w:hanging="720"/>
              <w:jc w:val="center"/>
              <w:rPr>
                <w:rFonts w:ascii="Arial" w:hAnsi="Arial" w:cs="Arial"/>
                <w:sz w:val="18"/>
                <w:szCs w:val="18"/>
              </w:rPr>
            </w:pPr>
            <w:r w:rsidRPr="00B20A6B">
              <w:t>2</w:t>
            </w:r>
          </w:p>
        </w:tc>
        <w:tc>
          <w:tcPr>
            <w:tcW w:w="0" w:type="auto"/>
            <w:vAlign w:val="center"/>
          </w:tcPr>
          <w:p w14:paraId="273C16F6" w14:textId="77777777" w:rsidR="00B20A6B" w:rsidRPr="00B20A6B" w:rsidRDefault="00B20A6B" w:rsidP="00B20A6B">
            <w:pPr>
              <w:keepLines/>
              <w:spacing w:before="40" w:after="40"/>
              <w:ind w:left="720" w:hanging="720"/>
              <w:jc w:val="center"/>
              <w:rPr>
                <w:rFonts w:ascii="Arial" w:hAnsi="Arial" w:cs="Arial"/>
                <w:sz w:val="18"/>
                <w:szCs w:val="18"/>
              </w:rPr>
            </w:pPr>
            <w:r w:rsidRPr="00B20A6B">
              <w:rPr>
                <w:lang w:val="en-US"/>
              </w:rPr>
              <w:t>1</w:t>
            </w:r>
          </w:p>
        </w:tc>
        <w:tc>
          <w:tcPr>
            <w:tcW w:w="0" w:type="auto"/>
          </w:tcPr>
          <w:p w14:paraId="4749A971" w14:textId="77777777" w:rsidR="00B20A6B" w:rsidRPr="00B20A6B" w:rsidRDefault="00B20A6B" w:rsidP="00B20A6B">
            <w:pPr>
              <w:keepLines/>
              <w:spacing w:before="40" w:after="40"/>
              <w:ind w:left="720" w:hanging="720"/>
              <w:jc w:val="center"/>
              <w:rPr>
                <w:lang w:val="en-US"/>
              </w:rPr>
            </w:pPr>
            <w:r w:rsidRPr="00B20A6B">
              <w:rPr>
                <w:lang w:val="en-US"/>
              </w:rPr>
              <w:t>No</w:t>
            </w:r>
          </w:p>
        </w:tc>
      </w:tr>
      <w:tr w:rsidR="00B20A6B" w:rsidRPr="00B20A6B" w14:paraId="00CA58D5" w14:textId="77777777" w:rsidTr="00CF02E6">
        <w:trPr>
          <w:cantSplit/>
        </w:trPr>
        <w:tc>
          <w:tcPr>
            <w:tcW w:w="0" w:type="auto"/>
            <w:tcBorders>
              <w:right w:val="double" w:sz="4" w:space="0" w:color="auto"/>
            </w:tcBorders>
            <w:shd w:val="clear" w:color="auto" w:fill="auto"/>
            <w:vAlign w:val="center"/>
          </w:tcPr>
          <w:p w14:paraId="53D803A7"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2</w:t>
            </w:r>
          </w:p>
        </w:tc>
        <w:tc>
          <w:tcPr>
            <w:tcW w:w="0" w:type="auto"/>
            <w:tcBorders>
              <w:left w:val="double" w:sz="4" w:space="0" w:color="auto"/>
            </w:tcBorders>
            <w:vAlign w:val="center"/>
          </w:tcPr>
          <w:p w14:paraId="2110FDCE" w14:textId="77777777" w:rsidR="00B20A6B" w:rsidRPr="00B20A6B" w:rsidRDefault="00B20A6B" w:rsidP="00B20A6B">
            <w:pPr>
              <w:keepLines/>
              <w:spacing w:before="40" w:after="40"/>
              <w:ind w:left="720" w:hanging="720"/>
              <w:jc w:val="center"/>
              <w:rPr>
                <w:rFonts w:ascii="Arial" w:hAnsi="Arial" w:cs="Arial"/>
                <w:sz w:val="18"/>
                <w:szCs w:val="18"/>
              </w:rPr>
            </w:pPr>
            <w:r w:rsidRPr="00B20A6B">
              <w:t>2</w:t>
            </w:r>
          </w:p>
        </w:tc>
        <w:tc>
          <w:tcPr>
            <w:tcW w:w="0" w:type="auto"/>
          </w:tcPr>
          <w:p w14:paraId="23E57D09" w14:textId="77777777" w:rsidR="00B20A6B" w:rsidRPr="00B20A6B" w:rsidRDefault="00B20A6B" w:rsidP="00B20A6B">
            <w:pPr>
              <w:keepLines/>
              <w:spacing w:before="40" w:after="40"/>
              <w:ind w:left="720" w:hanging="720"/>
              <w:jc w:val="center"/>
              <w:rPr>
                <w:rFonts w:ascii="Arial" w:hAnsi="Arial" w:cs="Arial"/>
                <w:sz w:val="18"/>
                <w:szCs w:val="18"/>
              </w:rPr>
            </w:pPr>
            <w:r w:rsidRPr="00B20A6B">
              <w:t>2</w:t>
            </w:r>
          </w:p>
        </w:tc>
        <w:tc>
          <w:tcPr>
            <w:tcW w:w="0" w:type="auto"/>
            <w:vAlign w:val="center"/>
          </w:tcPr>
          <w:p w14:paraId="35FA9AC3" w14:textId="77777777" w:rsidR="00B20A6B" w:rsidRPr="00B20A6B" w:rsidRDefault="00B20A6B" w:rsidP="00B20A6B">
            <w:pPr>
              <w:keepLines/>
              <w:spacing w:before="40" w:after="40"/>
              <w:ind w:left="720" w:hanging="720"/>
              <w:jc w:val="center"/>
              <w:rPr>
                <w:rFonts w:ascii="Arial" w:hAnsi="Arial" w:cs="Arial"/>
                <w:sz w:val="18"/>
                <w:szCs w:val="18"/>
              </w:rPr>
            </w:pPr>
            <w:r w:rsidRPr="00B20A6B">
              <w:t>2</w:t>
            </w:r>
          </w:p>
        </w:tc>
        <w:tc>
          <w:tcPr>
            <w:tcW w:w="0" w:type="auto"/>
          </w:tcPr>
          <w:p w14:paraId="6A0FF22B"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46C70491" w14:textId="77777777" w:rsidTr="00CF02E6">
        <w:trPr>
          <w:cantSplit/>
        </w:trPr>
        <w:tc>
          <w:tcPr>
            <w:tcW w:w="0" w:type="auto"/>
            <w:tcBorders>
              <w:right w:val="double" w:sz="4" w:space="0" w:color="auto"/>
            </w:tcBorders>
            <w:shd w:val="clear" w:color="auto" w:fill="auto"/>
            <w:vAlign w:val="center"/>
          </w:tcPr>
          <w:p w14:paraId="6DBE847F"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3</w:t>
            </w:r>
          </w:p>
        </w:tc>
        <w:tc>
          <w:tcPr>
            <w:tcW w:w="0" w:type="auto"/>
            <w:tcBorders>
              <w:left w:val="double" w:sz="4" w:space="0" w:color="auto"/>
            </w:tcBorders>
            <w:vAlign w:val="center"/>
          </w:tcPr>
          <w:p w14:paraId="40EDE0EB" w14:textId="77777777" w:rsidR="00B20A6B" w:rsidRPr="00B20A6B" w:rsidRDefault="00B20A6B" w:rsidP="00B20A6B">
            <w:pPr>
              <w:keepLines/>
              <w:spacing w:before="40" w:after="40"/>
              <w:ind w:left="720" w:hanging="720"/>
              <w:jc w:val="center"/>
              <w:rPr>
                <w:rFonts w:ascii="Arial" w:hAnsi="Arial" w:cs="Arial"/>
                <w:sz w:val="18"/>
                <w:szCs w:val="18"/>
              </w:rPr>
            </w:pPr>
            <w:r w:rsidRPr="00B20A6B">
              <w:t>2</w:t>
            </w:r>
          </w:p>
        </w:tc>
        <w:tc>
          <w:tcPr>
            <w:tcW w:w="0" w:type="auto"/>
          </w:tcPr>
          <w:p w14:paraId="00DA623B" w14:textId="77777777" w:rsidR="00B20A6B" w:rsidRPr="00B20A6B" w:rsidRDefault="00B20A6B" w:rsidP="00B20A6B">
            <w:pPr>
              <w:keepLines/>
              <w:spacing w:before="40" w:after="40"/>
              <w:ind w:left="720" w:hanging="720"/>
              <w:jc w:val="center"/>
              <w:rPr>
                <w:rFonts w:ascii="Arial" w:hAnsi="Arial" w:cs="Arial"/>
                <w:sz w:val="18"/>
                <w:szCs w:val="18"/>
              </w:rPr>
            </w:pPr>
            <w:r w:rsidRPr="00B20A6B">
              <w:t>2</w:t>
            </w:r>
          </w:p>
        </w:tc>
        <w:tc>
          <w:tcPr>
            <w:tcW w:w="0" w:type="auto"/>
            <w:vAlign w:val="center"/>
          </w:tcPr>
          <w:p w14:paraId="54F71027" w14:textId="77777777" w:rsidR="00B20A6B" w:rsidRPr="00B20A6B" w:rsidRDefault="00B20A6B" w:rsidP="00B20A6B">
            <w:pPr>
              <w:keepLines/>
              <w:spacing w:before="40" w:after="40"/>
              <w:ind w:left="720" w:hanging="720"/>
              <w:jc w:val="center"/>
              <w:rPr>
                <w:rFonts w:ascii="Arial" w:hAnsi="Arial" w:cs="Arial"/>
                <w:sz w:val="18"/>
                <w:szCs w:val="18"/>
              </w:rPr>
            </w:pPr>
            <w:r w:rsidRPr="00B20A6B">
              <w:t>3</w:t>
            </w:r>
          </w:p>
        </w:tc>
        <w:tc>
          <w:tcPr>
            <w:tcW w:w="0" w:type="auto"/>
          </w:tcPr>
          <w:p w14:paraId="25339425"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2380C498" w14:textId="77777777" w:rsidTr="00CF02E6">
        <w:trPr>
          <w:cantSplit/>
        </w:trPr>
        <w:tc>
          <w:tcPr>
            <w:tcW w:w="0" w:type="auto"/>
            <w:tcBorders>
              <w:right w:val="double" w:sz="4" w:space="0" w:color="auto"/>
            </w:tcBorders>
            <w:shd w:val="clear" w:color="auto" w:fill="auto"/>
            <w:vAlign w:val="center"/>
          </w:tcPr>
          <w:p w14:paraId="5C070032"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4</w:t>
            </w:r>
          </w:p>
        </w:tc>
        <w:tc>
          <w:tcPr>
            <w:tcW w:w="0" w:type="auto"/>
            <w:tcBorders>
              <w:left w:val="double" w:sz="4" w:space="0" w:color="auto"/>
            </w:tcBorders>
            <w:vAlign w:val="center"/>
          </w:tcPr>
          <w:p w14:paraId="139F6FFC" w14:textId="77777777" w:rsidR="00B20A6B" w:rsidRPr="00B20A6B" w:rsidRDefault="00B20A6B" w:rsidP="00B20A6B">
            <w:pPr>
              <w:keepLines/>
              <w:spacing w:before="40" w:after="40"/>
              <w:ind w:left="720" w:hanging="720"/>
              <w:jc w:val="center"/>
              <w:rPr>
                <w:rFonts w:ascii="Arial" w:hAnsi="Arial" w:cs="Arial"/>
                <w:sz w:val="18"/>
                <w:szCs w:val="18"/>
              </w:rPr>
            </w:pPr>
            <w:r w:rsidRPr="00B20A6B">
              <w:t>2</w:t>
            </w:r>
          </w:p>
        </w:tc>
        <w:tc>
          <w:tcPr>
            <w:tcW w:w="0" w:type="auto"/>
          </w:tcPr>
          <w:p w14:paraId="6697C6A6" w14:textId="77777777" w:rsidR="00B20A6B" w:rsidRPr="00B20A6B" w:rsidRDefault="00B20A6B" w:rsidP="00B20A6B">
            <w:pPr>
              <w:keepLines/>
              <w:spacing w:before="40" w:after="40"/>
              <w:ind w:left="720" w:hanging="720"/>
              <w:jc w:val="center"/>
              <w:rPr>
                <w:rFonts w:ascii="Arial" w:hAnsi="Arial" w:cs="Arial"/>
                <w:sz w:val="18"/>
                <w:szCs w:val="18"/>
              </w:rPr>
            </w:pPr>
            <w:r w:rsidRPr="00B20A6B">
              <w:t>2</w:t>
            </w:r>
          </w:p>
        </w:tc>
        <w:tc>
          <w:tcPr>
            <w:tcW w:w="0" w:type="auto"/>
            <w:vAlign w:val="center"/>
          </w:tcPr>
          <w:p w14:paraId="67ACBFAB" w14:textId="77777777" w:rsidR="00B20A6B" w:rsidRPr="00B20A6B" w:rsidRDefault="00B20A6B" w:rsidP="00B20A6B">
            <w:pPr>
              <w:keepLines/>
              <w:spacing w:before="40" w:after="40"/>
              <w:ind w:left="720" w:hanging="720"/>
              <w:jc w:val="center"/>
              <w:rPr>
                <w:rFonts w:ascii="Arial" w:hAnsi="Arial" w:cs="Arial"/>
                <w:sz w:val="18"/>
                <w:szCs w:val="18"/>
              </w:rPr>
            </w:pPr>
            <w:r w:rsidRPr="00B20A6B">
              <w:t>4</w:t>
            </w:r>
          </w:p>
        </w:tc>
        <w:tc>
          <w:tcPr>
            <w:tcW w:w="0" w:type="auto"/>
          </w:tcPr>
          <w:p w14:paraId="6941FC81"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214E9837" w14:textId="77777777" w:rsidTr="00CF02E6">
        <w:trPr>
          <w:cantSplit/>
        </w:trPr>
        <w:tc>
          <w:tcPr>
            <w:tcW w:w="0" w:type="auto"/>
            <w:tcBorders>
              <w:right w:val="double" w:sz="4" w:space="0" w:color="auto"/>
            </w:tcBorders>
            <w:shd w:val="clear" w:color="auto" w:fill="auto"/>
            <w:vAlign w:val="center"/>
          </w:tcPr>
          <w:p w14:paraId="1E02CBFE"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5</w:t>
            </w:r>
          </w:p>
        </w:tc>
        <w:tc>
          <w:tcPr>
            <w:tcW w:w="0" w:type="auto"/>
            <w:tcBorders>
              <w:left w:val="double" w:sz="4" w:space="0" w:color="auto"/>
            </w:tcBorders>
            <w:vAlign w:val="center"/>
          </w:tcPr>
          <w:p w14:paraId="6C58A1C4" w14:textId="77777777" w:rsidR="00B20A6B" w:rsidRPr="00B20A6B" w:rsidRDefault="00B20A6B" w:rsidP="00B20A6B">
            <w:pPr>
              <w:keepLines/>
              <w:spacing w:before="40" w:after="40"/>
              <w:ind w:left="720" w:hanging="720"/>
              <w:jc w:val="center"/>
              <w:rPr>
                <w:rFonts w:ascii="Arial" w:hAnsi="Arial" w:cs="Arial"/>
                <w:sz w:val="18"/>
                <w:szCs w:val="18"/>
              </w:rPr>
            </w:pPr>
            <w:r w:rsidRPr="00B20A6B">
              <w:t>2</w:t>
            </w:r>
          </w:p>
        </w:tc>
        <w:tc>
          <w:tcPr>
            <w:tcW w:w="0" w:type="auto"/>
          </w:tcPr>
          <w:p w14:paraId="1F42DBE2" w14:textId="77777777" w:rsidR="00B20A6B" w:rsidRPr="00B20A6B" w:rsidRDefault="00B20A6B" w:rsidP="00B20A6B">
            <w:pPr>
              <w:keepLines/>
              <w:spacing w:before="40" w:after="40"/>
              <w:ind w:left="720" w:hanging="720"/>
              <w:jc w:val="center"/>
              <w:rPr>
                <w:rFonts w:ascii="Arial" w:hAnsi="Arial" w:cs="Arial"/>
                <w:sz w:val="18"/>
                <w:szCs w:val="18"/>
              </w:rPr>
            </w:pPr>
            <w:r w:rsidRPr="00B20A6B">
              <w:t>4</w:t>
            </w:r>
          </w:p>
        </w:tc>
        <w:tc>
          <w:tcPr>
            <w:tcW w:w="0" w:type="auto"/>
            <w:vAlign w:val="center"/>
          </w:tcPr>
          <w:p w14:paraId="62FA345B" w14:textId="77777777" w:rsidR="00B20A6B" w:rsidRPr="00B20A6B" w:rsidRDefault="00B20A6B" w:rsidP="00B20A6B">
            <w:pPr>
              <w:keepLines/>
              <w:spacing w:before="40" w:after="40"/>
              <w:ind w:left="720" w:hanging="720"/>
              <w:jc w:val="center"/>
              <w:rPr>
                <w:rFonts w:ascii="Arial" w:hAnsi="Arial" w:cs="Arial"/>
                <w:sz w:val="18"/>
                <w:szCs w:val="18"/>
              </w:rPr>
            </w:pPr>
            <w:r w:rsidRPr="00B20A6B">
              <w:t>5</w:t>
            </w:r>
          </w:p>
        </w:tc>
        <w:tc>
          <w:tcPr>
            <w:tcW w:w="0" w:type="auto"/>
          </w:tcPr>
          <w:p w14:paraId="33B77D4C"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18171C22" w14:textId="77777777" w:rsidTr="00CF02E6">
        <w:trPr>
          <w:cantSplit/>
        </w:trPr>
        <w:tc>
          <w:tcPr>
            <w:tcW w:w="0" w:type="auto"/>
            <w:tcBorders>
              <w:right w:val="double" w:sz="4" w:space="0" w:color="auto"/>
            </w:tcBorders>
            <w:shd w:val="clear" w:color="auto" w:fill="auto"/>
            <w:vAlign w:val="center"/>
          </w:tcPr>
          <w:p w14:paraId="5F323405"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6</w:t>
            </w:r>
          </w:p>
        </w:tc>
        <w:tc>
          <w:tcPr>
            <w:tcW w:w="0" w:type="auto"/>
            <w:tcBorders>
              <w:left w:val="double" w:sz="4" w:space="0" w:color="auto"/>
            </w:tcBorders>
            <w:vAlign w:val="center"/>
          </w:tcPr>
          <w:p w14:paraId="24028CF1" w14:textId="77777777" w:rsidR="00B20A6B" w:rsidRPr="00B20A6B" w:rsidRDefault="00B20A6B" w:rsidP="00B20A6B">
            <w:pPr>
              <w:keepLines/>
              <w:spacing w:before="40" w:after="40"/>
              <w:ind w:left="720" w:hanging="720"/>
              <w:jc w:val="center"/>
              <w:rPr>
                <w:rFonts w:ascii="Arial" w:hAnsi="Arial" w:cs="Arial"/>
                <w:sz w:val="18"/>
                <w:szCs w:val="18"/>
              </w:rPr>
            </w:pPr>
            <w:r w:rsidRPr="00B20A6B">
              <w:t>2</w:t>
            </w:r>
          </w:p>
        </w:tc>
        <w:tc>
          <w:tcPr>
            <w:tcW w:w="0" w:type="auto"/>
          </w:tcPr>
          <w:p w14:paraId="10E5CD53" w14:textId="77777777" w:rsidR="00B20A6B" w:rsidRPr="00B20A6B" w:rsidRDefault="00B20A6B" w:rsidP="00B20A6B">
            <w:pPr>
              <w:keepLines/>
              <w:spacing w:before="40" w:after="40"/>
              <w:ind w:left="720" w:hanging="720"/>
              <w:jc w:val="center"/>
              <w:rPr>
                <w:rFonts w:ascii="Arial" w:hAnsi="Arial" w:cs="Arial"/>
                <w:sz w:val="18"/>
                <w:szCs w:val="18"/>
              </w:rPr>
            </w:pPr>
            <w:r w:rsidRPr="00B20A6B">
              <w:t>4</w:t>
            </w:r>
          </w:p>
        </w:tc>
        <w:tc>
          <w:tcPr>
            <w:tcW w:w="0" w:type="auto"/>
            <w:vAlign w:val="center"/>
          </w:tcPr>
          <w:p w14:paraId="5B029F79"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tcPr>
          <w:p w14:paraId="0EACD940"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6F9A39FE" w14:textId="77777777" w:rsidTr="00CF02E6">
        <w:trPr>
          <w:cantSplit/>
        </w:trPr>
        <w:tc>
          <w:tcPr>
            <w:tcW w:w="0" w:type="auto"/>
            <w:tcBorders>
              <w:right w:val="double" w:sz="4" w:space="0" w:color="auto"/>
            </w:tcBorders>
            <w:shd w:val="clear" w:color="auto" w:fill="auto"/>
            <w:vAlign w:val="center"/>
          </w:tcPr>
          <w:p w14:paraId="499EFA73"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7</w:t>
            </w:r>
          </w:p>
        </w:tc>
        <w:tc>
          <w:tcPr>
            <w:tcW w:w="0" w:type="auto"/>
            <w:tcBorders>
              <w:left w:val="double" w:sz="4" w:space="0" w:color="auto"/>
            </w:tcBorders>
            <w:vAlign w:val="center"/>
          </w:tcPr>
          <w:p w14:paraId="72FAED29" w14:textId="77777777" w:rsidR="00B20A6B" w:rsidRPr="00B20A6B" w:rsidRDefault="00B20A6B" w:rsidP="00B20A6B">
            <w:pPr>
              <w:keepLines/>
              <w:spacing w:before="40" w:after="40"/>
              <w:ind w:left="720" w:hanging="720"/>
              <w:jc w:val="center"/>
              <w:rPr>
                <w:rFonts w:ascii="Arial" w:hAnsi="Arial" w:cs="Arial"/>
                <w:sz w:val="18"/>
                <w:szCs w:val="18"/>
              </w:rPr>
            </w:pPr>
            <w:r w:rsidRPr="00B20A6B">
              <w:t>2</w:t>
            </w:r>
          </w:p>
        </w:tc>
        <w:tc>
          <w:tcPr>
            <w:tcW w:w="0" w:type="auto"/>
          </w:tcPr>
          <w:p w14:paraId="1F692081" w14:textId="77777777" w:rsidR="00B20A6B" w:rsidRPr="00B20A6B" w:rsidRDefault="00B20A6B" w:rsidP="00B20A6B">
            <w:pPr>
              <w:keepLines/>
              <w:spacing w:before="40" w:after="40"/>
              <w:ind w:left="720" w:hanging="720"/>
              <w:jc w:val="center"/>
              <w:rPr>
                <w:rFonts w:ascii="Arial" w:hAnsi="Arial" w:cs="Arial"/>
                <w:sz w:val="18"/>
                <w:szCs w:val="18"/>
              </w:rPr>
            </w:pPr>
            <w:r w:rsidRPr="00B20A6B">
              <w:t>4</w:t>
            </w:r>
          </w:p>
        </w:tc>
        <w:tc>
          <w:tcPr>
            <w:tcW w:w="0" w:type="auto"/>
            <w:vAlign w:val="center"/>
          </w:tcPr>
          <w:p w14:paraId="1F10A9D7" w14:textId="77777777" w:rsidR="00B20A6B" w:rsidRPr="00B20A6B" w:rsidRDefault="00B20A6B" w:rsidP="00B20A6B">
            <w:pPr>
              <w:keepLines/>
              <w:spacing w:before="40" w:after="40"/>
              <w:ind w:left="720" w:hanging="720"/>
              <w:jc w:val="center"/>
              <w:rPr>
                <w:rFonts w:ascii="Arial" w:hAnsi="Arial" w:cs="Arial"/>
                <w:sz w:val="18"/>
                <w:szCs w:val="18"/>
              </w:rPr>
            </w:pPr>
            <w:r w:rsidRPr="00B20A6B">
              <w:t>7</w:t>
            </w:r>
          </w:p>
        </w:tc>
        <w:tc>
          <w:tcPr>
            <w:tcW w:w="0" w:type="auto"/>
          </w:tcPr>
          <w:p w14:paraId="5D5060B0"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7C0EFF18" w14:textId="77777777" w:rsidTr="00CF02E6">
        <w:trPr>
          <w:cantSplit/>
        </w:trPr>
        <w:tc>
          <w:tcPr>
            <w:tcW w:w="0" w:type="auto"/>
            <w:tcBorders>
              <w:right w:val="double" w:sz="4" w:space="0" w:color="auto"/>
            </w:tcBorders>
            <w:shd w:val="clear" w:color="auto" w:fill="auto"/>
            <w:vAlign w:val="center"/>
          </w:tcPr>
          <w:p w14:paraId="0AAFC15C"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8</w:t>
            </w:r>
          </w:p>
        </w:tc>
        <w:tc>
          <w:tcPr>
            <w:tcW w:w="0" w:type="auto"/>
            <w:tcBorders>
              <w:left w:val="double" w:sz="4" w:space="0" w:color="auto"/>
            </w:tcBorders>
            <w:vAlign w:val="center"/>
          </w:tcPr>
          <w:p w14:paraId="1399921C" w14:textId="77777777" w:rsidR="00B20A6B" w:rsidRPr="00B20A6B" w:rsidRDefault="00B20A6B" w:rsidP="00B20A6B">
            <w:pPr>
              <w:keepLines/>
              <w:spacing w:before="40" w:after="40"/>
              <w:ind w:left="720" w:hanging="720"/>
              <w:jc w:val="center"/>
              <w:rPr>
                <w:rFonts w:ascii="Arial" w:hAnsi="Arial" w:cs="Arial"/>
                <w:sz w:val="18"/>
                <w:szCs w:val="18"/>
              </w:rPr>
            </w:pPr>
            <w:r w:rsidRPr="00B20A6B">
              <w:t>2</w:t>
            </w:r>
          </w:p>
        </w:tc>
        <w:tc>
          <w:tcPr>
            <w:tcW w:w="0" w:type="auto"/>
          </w:tcPr>
          <w:p w14:paraId="0586EBAE" w14:textId="77777777" w:rsidR="00B20A6B" w:rsidRPr="00B20A6B" w:rsidRDefault="00B20A6B" w:rsidP="00B20A6B">
            <w:pPr>
              <w:keepLines/>
              <w:spacing w:before="40" w:after="40"/>
              <w:ind w:left="720" w:hanging="720"/>
              <w:jc w:val="center"/>
              <w:rPr>
                <w:rFonts w:ascii="Arial" w:hAnsi="Arial" w:cs="Arial"/>
                <w:sz w:val="18"/>
                <w:szCs w:val="18"/>
              </w:rPr>
            </w:pPr>
            <w:r w:rsidRPr="00B20A6B">
              <w:t>4</w:t>
            </w:r>
          </w:p>
        </w:tc>
        <w:tc>
          <w:tcPr>
            <w:tcW w:w="0" w:type="auto"/>
            <w:vAlign w:val="center"/>
          </w:tcPr>
          <w:p w14:paraId="240C2BD5" w14:textId="77777777" w:rsidR="00B20A6B" w:rsidRPr="00B20A6B" w:rsidRDefault="00B20A6B" w:rsidP="00B20A6B">
            <w:pPr>
              <w:keepLines/>
              <w:spacing w:before="40" w:after="40"/>
              <w:ind w:left="720" w:hanging="720"/>
              <w:jc w:val="center"/>
              <w:rPr>
                <w:rFonts w:ascii="Arial" w:hAnsi="Arial" w:cs="Arial"/>
                <w:sz w:val="18"/>
                <w:szCs w:val="18"/>
              </w:rPr>
            </w:pPr>
            <w:r w:rsidRPr="00B20A6B">
              <w:t>8</w:t>
            </w:r>
          </w:p>
        </w:tc>
        <w:tc>
          <w:tcPr>
            <w:tcW w:w="0" w:type="auto"/>
          </w:tcPr>
          <w:p w14:paraId="01FA5802"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0AEFB156" w14:textId="77777777" w:rsidTr="00CF02E6">
        <w:trPr>
          <w:cantSplit/>
        </w:trPr>
        <w:tc>
          <w:tcPr>
            <w:tcW w:w="0" w:type="auto"/>
            <w:tcBorders>
              <w:right w:val="double" w:sz="4" w:space="0" w:color="auto"/>
            </w:tcBorders>
            <w:shd w:val="clear" w:color="auto" w:fill="auto"/>
            <w:vAlign w:val="center"/>
          </w:tcPr>
          <w:p w14:paraId="665D28AA"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9</w:t>
            </w:r>
          </w:p>
        </w:tc>
        <w:tc>
          <w:tcPr>
            <w:tcW w:w="0" w:type="auto"/>
            <w:tcBorders>
              <w:left w:val="double" w:sz="4" w:space="0" w:color="auto"/>
            </w:tcBorders>
            <w:vAlign w:val="center"/>
          </w:tcPr>
          <w:p w14:paraId="1EEDF6B9" w14:textId="77777777" w:rsidR="00B20A6B" w:rsidRPr="00B20A6B" w:rsidRDefault="00B20A6B" w:rsidP="00B20A6B">
            <w:pPr>
              <w:keepLines/>
              <w:spacing w:before="40" w:after="40"/>
              <w:ind w:left="720" w:hanging="720"/>
              <w:jc w:val="center"/>
              <w:rPr>
                <w:rFonts w:ascii="Arial" w:hAnsi="Arial" w:cs="Arial"/>
                <w:sz w:val="18"/>
                <w:szCs w:val="18"/>
              </w:rPr>
            </w:pPr>
            <w:r w:rsidRPr="00B20A6B">
              <w:t>2</w:t>
            </w:r>
          </w:p>
        </w:tc>
        <w:tc>
          <w:tcPr>
            <w:tcW w:w="0" w:type="auto"/>
          </w:tcPr>
          <w:p w14:paraId="2A1EDF71" w14:textId="77777777" w:rsidR="00B20A6B" w:rsidRPr="00B20A6B" w:rsidRDefault="00B20A6B" w:rsidP="00B20A6B">
            <w:pPr>
              <w:keepLines/>
              <w:spacing w:before="40" w:after="40"/>
              <w:ind w:left="720" w:hanging="720"/>
              <w:jc w:val="center"/>
              <w:rPr>
                <w:rFonts w:ascii="Arial" w:hAnsi="Arial" w:cs="Arial"/>
                <w:sz w:val="18"/>
                <w:szCs w:val="18"/>
              </w:rPr>
            </w:pPr>
            <w:r w:rsidRPr="00B20A6B">
              <w:t>4</w:t>
            </w:r>
          </w:p>
        </w:tc>
        <w:tc>
          <w:tcPr>
            <w:tcW w:w="0" w:type="auto"/>
            <w:vAlign w:val="center"/>
          </w:tcPr>
          <w:p w14:paraId="7D6EA96B" w14:textId="77777777" w:rsidR="00B20A6B" w:rsidRPr="00B20A6B" w:rsidRDefault="00B20A6B" w:rsidP="00B20A6B">
            <w:pPr>
              <w:keepLines/>
              <w:spacing w:before="40" w:after="40"/>
              <w:ind w:left="720" w:hanging="720"/>
              <w:jc w:val="center"/>
              <w:rPr>
                <w:rFonts w:ascii="Arial" w:hAnsi="Arial" w:cs="Arial"/>
                <w:sz w:val="18"/>
                <w:szCs w:val="18"/>
              </w:rPr>
            </w:pPr>
            <w:r w:rsidRPr="00B20A6B">
              <w:t>9</w:t>
            </w:r>
          </w:p>
        </w:tc>
        <w:tc>
          <w:tcPr>
            <w:tcW w:w="0" w:type="auto"/>
          </w:tcPr>
          <w:p w14:paraId="196676FE"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7A41F445" w14:textId="77777777" w:rsidTr="00CF02E6">
        <w:trPr>
          <w:cantSplit/>
        </w:trPr>
        <w:tc>
          <w:tcPr>
            <w:tcW w:w="0" w:type="auto"/>
            <w:tcBorders>
              <w:right w:val="double" w:sz="4" w:space="0" w:color="auto"/>
            </w:tcBorders>
            <w:shd w:val="clear" w:color="auto" w:fill="auto"/>
            <w:vAlign w:val="center"/>
          </w:tcPr>
          <w:p w14:paraId="2872F986"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10</w:t>
            </w:r>
          </w:p>
        </w:tc>
        <w:tc>
          <w:tcPr>
            <w:tcW w:w="0" w:type="auto"/>
            <w:tcBorders>
              <w:left w:val="double" w:sz="4" w:space="0" w:color="auto"/>
            </w:tcBorders>
            <w:vAlign w:val="center"/>
          </w:tcPr>
          <w:p w14:paraId="5DDB55E1" w14:textId="77777777" w:rsidR="00B20A6B" w:rsidRPr="00B20A6B" w:rsidRDefault="00B20A6B" w:rsidP="00B20A6B">
            <w:pPr>
              <w:keepLines/>
              <w:spacing w:before="40" w:after="40"/>
              <w:ind w:left="720" w:hanging="720"/>
              <w:jc w:val="center"/>
              <w:rPr>
                <w:rFonts w:ascii="Arial" w:hAnsi="Arial" w:cs="Arial"/>
                <w:sz w:val="18"/>
                <w:szCs w:val="18"/>
              </w:rPr>
            </w:pPr>
            <w:r w:rsidRPr="00B20A6B">
              <w:t>4</w:t>
            </w:r>
          </w:p>
        </w:tc>
        <w:tc>
          <w:tcPr>
            <w:tcW w:w="0" w:type="auto"/>
          </w:tcPr>
          <w:p w14:paraId="427A8E87"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vAlign w:val="center"/>
          </w:tcPr>
          <w:p w14:paraId="72BA9932" w14:textId="77777777" w:rsidR="00B20A6B" w:rsidRPr="00B20A6B" w:rsidRDefault="00B20A6B" w:rsidP="00B20A6B">
            <w:pPr>
              <w:keepLines/>
              <w:spacing w:before="40" w:after="40"/>
              <w:ind w:left="720" w:hanging="720"/>
              <w:jc w:val="center"/>
              <w:rPr>
                <w:rFonts w:ascii="Arial" w:hAnsi="Arial" w:cs="Arial"/>
                <w:sz w:val="18"/>
                <w:szCs w:val="18"/>
              </w:rPr>
            </w:pPr>
            <w:r w:rsidRPr="00B20A6B">
              <w:t>9</w:t>
            </w:r>
          </w:p>
        </w:tc>
        <w:tc>
          <w:tcPr>
            <w:tcW w:w="0" w:type="auto"/>
          </w:tcPr>
          <w:p w14:paraId="7B94104A"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2BBDAEDB" w14:textId="77777777" w:rsidTr="00CF02E6">
        <w:trPr>
          <w:cantSplit/>
        </w:trPr>
        <w:tc>
          <w:tcPr>
            <w:tcW w:w="0" w:type="auto"/>
            <w:tcBorders>
              <w:right w:val="double" w:sz="4" w:space="0" w:color="auto"/>
            </w:tcBorders>
            <w:shd w:val="clear" w:color="auto" w:fill="auto"/>
            <w:vAlign w:val="center"/>
          </w:tcPr>
          <w:p w14:paraId="4F44F1FA"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11</w:t>
            </w:r>
          </w:p>
        </w:tc>
        <w:tc>
          <w:tcPr>
            <w:tcW w:w="0" w:type="auto"/>
            <w:tcBorders>
              <w:left w:val="double" w:sz="4" w:space="0" w:color="auto"/>
            </w:tcBorders>
            <w:vAlign w:val="center"/>
          </w:tcPr>
          <w:p w14:paraId="2303E7DA" w14:textId="77777777" w:rsidR="00B20A6B" w:rsidRPr="00B20A6B" w:rsidRDefault="00B20A6B" w:rsidP="00B20A6B">
            <w:pPr>
              <w:keepLines/>
              <w:spacing w:before="40" w:after="40"/>
              <w:ind w:left="720" w:hanging="720"/>
              <w:jc w:val="center"/>
              <w:rPr>
                <w:rFonts w:ascii="Arial" w:hAnsi="Arial" w:cs="Arial"/>
                <w:sz w:val="18"/>
                <w:szCs w:val="18"/>
              </w:rPr>
            </w:pPr>
            <w:r w:rsidRPr="00B20A6B">
              <w:t>4</w:t>
            </w:r>
          </w:p>
        </w:tc>
        <w:tc>
          <w:tcPr>
            <w:tcW w:w="0" w:type="auto"/>
          </w:tcPr>
          <w:p w14:paraId="67E25C7A"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vAlign w:val="center"/>
          </w:tcPr>
          <w:p w14:paraId="72029CB1" w14:textId="77777777" w:rsidR="00B20A6B" w:rsidRPr="00B20A6B" w:rsidRDefault="00B20A6B" w:rsidP="00B20A6B">
            <w:pPr>
              <w:keepLines/>
              <w:spacing w:before="40" w:after="40"/>
              <w:ind w:left="720" w:hanging="720"/>
              <w:jc w:val="center"/>
              <w:rPr>
                <w:rFonts w:ascii="Arial" w:hAnsi="Arial" w:cs="Arial"/>
                <w:sz w:val="18"/>
                <w:szCs w:val="18"/>
              </w:rPr>
            </w:pPr>
            <w:r w:rsidRPr="00B20A6B">
              <w:t>10</w:t>
            </w:r>
          </w:p>
        </w:tc>
        <w:tc>
          <w:tcPr>
            <w:tcW w:w="0" w:type="auto"/>
          </w:tcPr>
          <w:p w14:paraId="6942337A"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233FE8FE" w14:textId="77777777" w:rsidTr="00CF02E6">
        <w:trPr>
          <w:cantSplit/>
        </w:trPr>
        <w:tc>
          <w:tcPr>
            <w:tcW w:w="0" w:type="auto"/>
            <w:tcBorders>
              <w:right w:val="double" w:sz="4" w:space="0" w:color="auto"/>
            </w:tcBorders>
            <w:shd w:val="clear" w:color="auto" w:fill="auto"/>
            <w:vAlign w:val="center"/>
          </w:tcPr>
          <w:p w14:paraId="26E9D1BD"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12</w:t>
            </w:r>
          </w:p>
        </w:tc>
        <w:tc>
          <w:tcPr>
            <w:tcW w:w="0" w:type="auto"/>
            <w:tcBorders>
              <w:left w:val="double" w:sz="4" w:space="0" w:color="auto"/>
            </w:tcBorders>
            <w:vAlign w:val="center"/>
          </w:tcPr>
          <w:p w14:paraId="732012C1" w14:textId="77777777" w:rsidR="00B20A6B" w:rsidRPr="00B20A6B" w:rsidRDefault="00B20A6B" w:rsidP="00B20A6B">
            <w:pPr>
              <w:keepLines/>
              <w:spacing w:before="40" w:after="40"/>
              <w:ind w:left="720" w:hanging="720"/>
              <w:jc w:val="center"/>
              <w:rPr>
                <w:rFonts w:ascii="Arial" w:hAnsi="Arial" w:cs="Arial"/>
                <w:sz w:val="18"/>
                <w:szCs w:val="18"/>
              </w:rPr>
            </w:pPr>
            <w:r w:rsidRPr="00B20A6B">
              <w:t>4</w:t>
            </w:r>
          </w:p>
        </w:tc>
        <w:tc>
          <w:tcPr>
            <w:tcW w:w="0" w:type="auto"/>
          </w:tcPr>
          <w:p w14:paraId="307C60D0"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vAlign w:val="center"/>
          </w:tcPr>
          <w:p w14:paraId="2E9AD837" w14:textId="77777777" w:rsidR="00B20A6B" w:rsidRPr="00B20A6B" w:rsidRDefault="00B20A6B" w:rsidP="00B20A6B">
            <w:pPr>
              <w:keepLines/>
              <w:spacing w:before="40" w:after="40"/>
              <w:ind w:left="720" w:hanging="720"/>
              <w:jc w:val="center"/>
              <w:rPr>
                <w:rFonts w:ascii="Arial" w:hAnsi="Arial" w:cs="Arial"/>
                <w:sz w:val="18"/>
                <w:szCs w:val="18"/>
              </w:rPr>
            </w:pPr>
            <w:r w:rsidRPr="00B20A6B">
              <w:t>11</w:t>
            </w:r>
          </w:p>
        </w:tc>
        <w:tc>
          <w:tcPr>
            <w:tcW w:w="0" w:type="auto"/>
          </w:tcPr>
          <w:p w14:paraId="056588DB"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4581C991" w14:textId="77777777" w:rsidTr="00CF02E6">
        <w:trPr>
          <w:cantSplit/>
        </w:trPr>
        <w:tc>
          <w:tcPr>
            <w:tcW w:w="0" w:type="auto"/>
            <w:tcBorders>
              <w:right w:val="double" w:sz="4" w:space="0" w:color="auto"/>
            </w:tcBorders>
            <w:shd w:val="clear" w:color="auto" w:fill="auto"/>
            <w:vAlign w:val="center"/>
          </w:tcPr>
          <w:p w14:paraId="65DA0AEC"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13</w:t>
            </w:r>
          </w:p>
        </w:tc>
        <w:tc>
          <w:tcPr>
            <w:tcW w:w="0" w:type="auto"/>
            <w:tcBorders>
              <w:left w:val="double" w:sz="4" w:space="0" w:color="auto"/>
            </w:tcBorders>
            <w:vAlign w:val="center"/>
          </w:tcPr>
          <w:p w14:paraId="78E1F7D7" w14:textId="77777777" w:rsidR="00B20A6B" w:rsidRPr="00B20A6B" w:rsidRDefault="00B20A6B" w:rsidP="00B20A6B">
            <w:pPr>
              <w:keepLines/>
              <w:spacing w:before="40" w:after="40"/>
              <w:ind w:left="720" w:hanging="720"/>
              <w:jc w:val="center"/>
              <w:rPr>
                <w:rFonts w:ascii="Arial" w:hAnsi="Arial" w:cs="Arial"/>
                <w:sz w:val="18"/>
                <w:szCs w:val="18"/>
              </w:rPr>
            </w:pPr>
            <w:r w:rsidRPr="00B20A6B">
              <w:t>4</w:t>
            </w:r>
          </w:p>
        </w:tc>
        <w:tc>
          <w:tcPr>
            <w:tcW w:w="0" w:type="auto"/>
          </w:tcPr>
          <w:p w14:paraId="0FEDF9D4"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vAlign w:val="center"/>
          </w:tcPr>
          <w:p w14:paraId="37960445" w14:textId="77777777" w:rsidR="00B20A6B" w:rsidRPr="00B20A6B" w:rsidRDefault="00B20A6B" w:rsidP="00B20A6B">
            <w:pPr>
              <w:keepLines/>
              <w:spacing w:before="40" w:after="40"/>
              <w:ind w:left="720" w:hanging="720"/>
              <w:jc w:val="center"/>
              <w:rPr>
                <w:rFonts w:ascii="Arial" w:hAnsi="Arial" w:cs="Arial"/>
                <w:sz w:val="18"/>
                <w:szCs w:val="18"/>
              </w:rPr>
            </w:pPr>
            <w:r w:rsidRPr="00B20A6B">
              <w:t>12</w:t>
            </w:r>
          </w:p>
        </w:tc>
        <w:tc>
          <w:tcPr>
            <w:tcW w:w="0" w:type="auto"/>
          </w:tcPr>
          <w:p w14:paraId="112EA522"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016326FE" w14:textId="77777777" w:rsidTr="00CF02E6">
        <w:trPr>
          <w:cantSplit/>
        </w:trPr>
        <w:tc>
          <w:tcPr>
            <w:tcW w:w="0" w:type="auto"/>
            <w:tcBorders>
              <w:right w:val="double" w:sz="4" w:space="0" w:color="auto"/>
            </w:tcBorders>
            <w:shd w:val="clear" w:color="auto" w:fill="auto"/>
            <w:vAlign w:val="center"/>
          </w:tcPr>
          <w:p w14:paraId="1F1E8CB4"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14</w:t>
            </w:r>
          </w:p>
        </w:tc>
        <w:tc>
          <w:tcPr>
            <w:tcW w:w="0" w:type="auto"/>
            <w:tcBorders>
              <w:left w:val="double" w:sz="4" w:space="0" w:color="auto"/>
            </w:tcBorders>
            <w:vAlign w:val="center"/>
          </w:tcPr>
          <w:p w14:paraId="7208A4BD" w14:textId="77777777" w:rsidR="00B20A6B" w:rsidRPr="00B20A6B" w:rsidRDefault="00B20A6B" w:rsidP="00B20A6B">
            <w:pPr>
              <w:keepLines/>
              <w:spacing w:before="40" w:after="40"/>
              <w:ind w:left="720" w:hanging="720"/>
              <w:jc w:val="center"/>
              <w:rPr>
                <w:rFonts w:ascii="Arial" w:hAnsi="Arial" w:cs="Arial"/>
                <w:sz w:val="18"/>
                <w:szCs w:val="18"/>
              </w:rPr>
            </w:pPr>
            <w:r w:rsidRPr="00B20A6B">
              <w:t>4</w:t>
            </w:r>
          </w:p>
        </w:tc>
        <w:tc>
          <w:tcPr>
            <w:tcW w:w="0" w:type="auto"/>
          </w:tcPr>
          <w:p w14:paraId="50A4CE36"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vAlign w:val="center"/>
          </w:tcPr>
          <w:p w14:paraId="5D87C8A7" w14:textId="77777777" w:rsidR="00B20A6B" w:rsidRPr="00B20A6B" w:rsidRDefault="00B20A6B" w:rsidP="00B20A6B">
            <w:pPr>
              <w:keepLines/>
              <w:spacing w:before="40" w:after="40"/>
              <w:ind w:left="720" w:hanging="720"/>
              <w:jc w:val="center"/>
              <w:rPr>
                <w:rFonts w:ascii="Arial" w:hAnsi="Arial" w:cs="Arial"/>
                <w:sz w:val="18"/>
                <w:szCs w:val="18"/>
              </w:rPr>
            </w:pPr>
            <w:r w:rsidRPr="00B20A6B">
              <w:t>13</w:t>
            </w:r>
          </w:p>
        </w:tc>
        <w:tc>
          <w:tcPr>
            <w:tcW w:w="0" w:type="auto"/>
          </w:tcPr>
          <w:p w14:paraId="3D29A31B"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51D6F889" w14:textId="77777777" w:rsidTr="00CF02E6">
        <w:trPr>
          <w:cantSplit/>
        </w:trPr>
        <w:tc>
          <w:tcPr>
            <w:tcW w:w="0" w:type="auto"/>
            <w:tcBorders>
              <w:right w:val="double" w:sz="4" w:space="0" w:color="auto"/>
            </w:tcBorders>
            <w:shd w:val="clear" w:color="auto" w:fill="auto"/>
            <w:vAlign w:val="center"/>
          </w:tcPr>
          <w:p w14:paraId="53DB8C21"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15</w:t>
            </w:r>
          </w:p>
        </w:tc>
        <w:tc>
          <w:tcPr>
            <w:tcW w:w="0" w:type="auto"/>
            <w:tcBorders>
              <w:left w:val="double" w:sz="4" w:space="0" w:color="auto"/>
            </w:tcBorders>
            <w:vAlign w:val="center"/>
          </w:tcPr>
          <w:p w14:paraId="289BAE20" w14:textId="77777777" w:rsidR="00B20A6B" w:rsidRPr="00B20A6B" w:rsidRDefault="00B20A6B" w:rsidP="00B20A6B">
            <w:pPr>
              <w:keepLines/>
              <w:spacing w:before="40" w:after="40"/>
              <w:ind w:left="720" w:hanging="720"/>
              <w:jc w:val="center"/>
              <w:rPr>
                <w:rFonts w:ascii="Arial" w:hAnsi="Arial" w:cs="Arial"/>
                <w:sz w:val="18"/>
                <w:szCs w:val="18"/>
              </w:rPr>
            </w:pPr>
            <w:r w:rsidRPr="00B20A6B">
              <w:t>4</w:t>
            </w:r>
          </w:p>
        </w:tc>
        <w:tc>
          <w:tcPr>
            <w:tcW w:w="0" w:type="auto"/>
          </w:tcPr>
          <w:p w14:paraId="7773C249"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vAlign w:val="center"/>
          </w:tcPr>
          <w:p w14:paraId="2EF1615B" w14:textId="77777777" w:rsidR="00B20A6B" w:rsidRPr="00B20A6B" w:rsidRDefault="00B20A6B" w:rsidP="00B20A6B">
            <w:pPr>
              <w:keepLines/>
              <w:spacing w:before="40" w:after="40"/>
              <w:ind w:left="720" w:hanging="720"/>
              <w:jc w:val="center"/>
              <w:rPr>
                <w:rFonts w:ascii="Arial" w:hAnsi="Arial" w:cs="Arial"/>
                <w:sz w:val="18"/>
                <w:szCs w:val="18"/>
              </w:rPr>
            </w:pPr>
            <w:r w:rsidRPr="00B20A6B">
              <w:t>14</w:t>
            </w:r>
          </w:p>
        </w:tc>
        <w:tc>
          <w:tcPr>
            <w:tcW w:w="0" w:type="auto"/>
          </w:tcPr>
          <w:p w14:paraId="7D30BD31"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57120F98" w14:textId="77777777" w:rsidTr="00CF02E6">
        <w:trPr>
          <w:cantSplit/>
        </w:trPr>
        <w:tc>
          <w:tcPr>
            <w:tcW w:w="0" w:type="auto"/>
            <w:tcBorders>
              <w:right w:val="double" w:sz="4" w:space="0" w:color="auto"/>
            </w:tcBorders>
            <w:shd w:val="clear" w:color="auto" w:fill="auto"/>
            <w:vAlign w:val="center"/>
          </w:tcPr>
          <w:p w14:paraId="3F0983CD"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16</w:t>
            </w:r>
          </w:p>
        </w:tc>
        <w:tc>
          <w:tcPr>
            <w:tcW w:w="0" w:type="auto"/>
            <w:tcBorders>
              <w:left w:val="double" w:sz="4" w:space="0" w:color="auto"/>
            </w:tcBorders>
            <w:vAlign w:val="center"/>
          </w:tcPr>
          <w:p w14:paraId="6B1215C1" w14:textId="77777777" w:rsidR="00B20A6B" w:rsidRPr="00B20A6B" w:rsidRDefault="00B20A6B" w:rsidP="00B20A6B">
            <w:pPr>
              <w:keepLines/>
              <w:spacing w:before="40" w:after="40"/>
              <w:ind w:left="720" w:hanging="720"/>
              <w:jc w:val="center"/>
              <w:rPr>
                <w:rFonts w:ascii="Arial" w:hAnsi="Arial" w:cs="Arial"/>
                <w:sz w:val="18"/>
                <w:szCs w:val="18"/>
              </w:rPr>
            </w:pPr>
            <w:r w:rsidRPr="00B20A6B">
              <w:t>4</w:t>
            </w:r>
          </w:p>
        </w:tc>
        <w:tc>
          <w:tcPr>
            <w:tcW w:w="0" w:type="auto"/>
          </w:tcPr>
          <w:p w14:paraId="2FD9757D"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vAlign w:val="center"/>
          </w:tcPr>
          <w:p w14:paraId="447D174C" w14:textId="77777777" w:rsidR="00B20A6B" w:rsidRPr="00B20A6B" w:rsidRDefault="00B20A6B" w:rsidP="00B20A6B">
            <w:pPr>
              <w:keepLines/>
              <w:spacing w:before="40" w:after="40"/>
              <w:ind w:left="720" w:hanging="720"/>
              <w:jc w:val="center"/>
              <w:rPr>
                <w:rFonts w:ascii="Arial" w:hAnsi="Arial" w:cs="Arial"/>
                <w:sz w:val="18"/>
                <w:szCs w:val="18"/>
              </w:rPr>
            </w:pPr>
            <w:r w:rsidRPr="00B20A6B">
              <w:t>15</w:t>
            </w:r>
          </w:p>
        </w:tc>
        <w:tc>
          <w:tcPr>
            <w:tcW w:w="0" w:type="auto"/>
          </w:tcPr>
          <w:p w14:paraId="0DF3A51D"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601CA40C" w14:textId="77777777" w:rsidTr="00CF02E6">
        <w:trPr>
          <w:cantSplit/>
        </w:trPr>
        <w:tc>
          <w:tcPr>
            <w:tcW w:w="0" w:type="auto"/>
            <w:tcBorders>
              <w:right w:val="double" w:sz="4" w:space="0" w:color="auto"/>
            </w:tcBorders>
            <w:shd w:val="clear" w:color="auto" w:fill="auto"/>
            <w:vAlign w:val="center"/>
          </w:tcPr>
          <w:p w14:paraId="6AED0DB0"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17</w:t>
            </w:r>
          </w:p>
        </w:tc>
        <w:tc>
          <w:tcPr>
            <w:tcW w:w="0" w:type="auto"/>
            <w:tcBorders>
              <w:left w:val="double" w:sz="4" w:space="0" w:color="auto"/>
            </w:tcBorders>
            <w:vAlign w:val="center"/>
          </w:tcPr>
          <w:p w14:paraId="2333001E"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tcPr>
          <w:p w14:paraId="76983704"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vAlign w:val="center"/>
          </w:tcPr>
          <w:p w14:paraId="48839687" w14:textId="77777777" w:rsidR="00B20A6B" w:rsidRPr="00B20A6B" w:rsidRDefault="00B20A6B" w:rsidP="00B20A6B">
            <w:pPr>
              <w:keepLines/>
              <w:spacing w:before="40" w:after="40"/>
              <w:ind w:left="720" w:hanging="720"/>
              <w:jc w:val="center"/>
              <w:rPr>
                <w:rFonts w:ascii="Arial" w:hAnsi="Arial" w:cs="Arial"/>
                <w:sz w:val="18"/>
                <w:szCs w:val="18"/>
              </w:rPr>
            </w:pPr>
            <w:r w:rsidRPr="00B20A6B">
              <w:t>15</w:t>
            </w:r>
          </w:p>
        </w:tc>
        <w:tc>
          <w:tcPr>
            <w:tcW w:w="0" w:type="auto"/>
          </w:tcPr>
          <w:p w14:paraId="7B329F77"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067FF8D8" w14:textId="77777777" w:rsidTr="00CF02E6">
        <w:trPr>
          <w:cantSplit/>
        </w:trPr>
        <w:tc>
          <w:tcPr>
            <w:tcW w:w="0" w:type="auto"/>
            <w:tcBorders>
              <w:right w:val="double" w:sz="4" w:space="0" w:color="auto"/>
            </w:tcBorders>
            <w:shd w:val="clear" w:color="auto" w:fill="auto"/>
            <w:vAlign w:val="center"/>
          </w:tcPr>
          <w:p w14:paraId="45CE381A"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18</w:t>
            </w:r>
          </w:p>
        </w:tc>
        <w:tc>
          <w:tcPr>
            <w:tcW w:w="0" w:type="auto"/>
            <w:tcBorders>
              <w:left w:val="double" w:sz="4" w:space="0" w:color="auto"/>
            </w:tcBorders>
            <w:vAlign w:val="center"/>
          </w:tcPr>
          <w:p w14:paraId="134B0BD3"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tcPr>
          <w:p w14:paraId="411150FA"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vAlign w:val="center"/>
          </w:tcPr>
          <w:p w14:paraId="505C70EB" w14:textId="77777777" w:rsidR="00B20A6B" w:rsidRPr="00B20A6B" w:rsidRDefault="00B20A6B" w:rsidP="00B20A6B">
            <w:pPr>
              <w:keepLines/>
              <w:spacing w:before="40" w:after="40"/>
              <w:ind w:left="720" w:hanging="720"/>
              <w:jc w:val="center"/>
              <w:rPr>
                <w:rFonts w:ascii="Arial" w:hAnsi="Arial" w:cs="Arial"/>
                <w:sz w:val="18"/>
                <w:szCs w:val="18"/>
              </w:rPr>
            </w:pPr>
            <w:r w:rsidRPr="00B20A6B">
              <w:t>16</w:t>
            </w:r>
          </w:p>
        </w:tc>
        <w:tc>
          <w:tcPr>
            <w:tcW w:w="0" w:type="auto"/>
          </w:tcPr>
          <w:p w14:paraId="0564C902"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2231F0D7" w14:textId="77777777" w:rsidTr="00CF02E6">
        <w:trPr>
          <w:cantSplit/>
        </w:trPr>
        <w:tc>
          <w:tcPr>
            <w:tcW w:w="0" w:type="auto"/>
            <w:tcBorders>
              <w:right w:val="double" w:sz="4" w:space="0" w:color="auto"/>
            </w:tcBorders>
            <w:shd w:val="clear" w:color="auto" w:fill="auto"/>
            <w:vAlign w:val="center"/>
          </w:tcPr>
          <w:p w14:paraId="767A22E6"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19</w:t>
            </w:r>
          </w:p>
        </w:tc>
        <w:tc>
          <w:tcPr>
            <w:tcW w:w="0" w:type="auto"/>
            <w:tcBorders>
              <w:left w:val="double" w:sz="4" w:space="0" w:color="auto"/>
            </w:tcBorders>
            <w:vAlign w:val="center"/>
          </w:tcPr>
          <w:p w14:paraId="4699C6BE"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tcPr>
          <w:p w14:paraId="146A442A"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vAlign w:val="center"/>
          </w:tcPr>
          <w:p w14:paraId="4BC5AA44" w14:textId="77777777" w:rsidR="00B20A6B" w:rsidRPr="00B20A6B" w:rsidRDefault="00B20A6B" w:rsidP="00B20A6B">
            <w:pPr>
              <w:keepLines/>
              <w:spacing w:before="40" w:after="40"/>
              <w:ind w:left="720" w:hanging="720"/>
              <w:jc w:val="center"/>
              <w:rPr>
                <w:rFonts w:ascii="Arial" w:hAnsi="Arial" w:cs="Arial"/>
                <w:sz w:val="18"/>
                <w:szCs w:val="18"/>
              </w:rPr>
            </w:pPr>
            <w:r w:rsidRPr="00B20A6B">
              <w:t>17</w:t>
            </w:r>
          </w:p>
        </w:tc>
        <w:tc>
          <w:tcPr>
            <w:tcW w:w="0" w:type="auto"/>
          </w:tcPr>
          <w:p w14:paraId="7921D694"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7F6B47AB" w14:textId="77777777" w:rsidTr="00CF02E6">
        <w:trPr>
          <w:cantSplit/>
        </w:trPr>
        <w:tc>
          <w:tcPr>
            <w:tcW w:w="0" w:type="auto"/>
            <w:tcBorders>
              <w:right w:val="double" w:sz="4" w:space="0" w:color="auto"/>
            </w:tcBorders>
            <w:shd w:val="clear" w:color="auto" w:fill="auto"/>
            <w:vAlign w:val="center"/>
          </w:tcPr>
          <w:p w14:paraId="70F1325B"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20</w:t>
            </w:r>
          </w:p>
        </w:tc>
        <w:tc>
          <w:tcPr>
            <w:tcW w:w="0" w:type="auto"/>
            <w:tcBorders>
              <w:left w:val="double" w:sz="4" w:space="0" w:color="auto"/>
            </w:tcBorders>
            <w:vAlign w:val="center"/>
          </w:tcPr>
          <w:p w14:paraId="7025CD7C"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tcPr>
          <w:p w14:paraId="7548F4C5"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vAlign w:val="center"/>
          </w:tcPr>
          <w:p w14:paraId="0AE32AF9" w14:textId="77777777" w:rsidR="00B20A6B" w:rsidRPr="00B20A6B" w:rsidRDefault="00B20A6B" w:rsidP="00B20A6B">
            <w:pPr>
              <w:keepLines/>
              <w:spacing w:before="40" w:after="40"/>
              <w:ind w:left="720" w:hanging="720"/>
              <w:jc w:val="center"/>
              <w:rPr>
                <w:rFonts w:ascii="Arial" w:hAnsi="Arial" w:cs="Arial"/>
                <w:sz w:val="18"/>
                <w:szCs w:val="18"/>
              </w:rPr>
            </w:pPr>
            <w:r w:rsidRPr="00B20A6B">
              <w:t>18</w:t>
            </w:r>
          </w:p>
        </w:tc>
        <w:tc>
          <w:tcPr>
            <w:tcW w:w="0" w:type="auto"/>
          </w:tcPr>
          <w:p w14:paraId="47F43A3E"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2A222261" w14:textId="77777777" w:rsidTr="00CF02E6">
        <w:trPr>
          <w:cantSplit/>
        </w:trPr>
        <w:tc>
          <w:tcPr>
            <w:tcW w:w="0" w:type="auto"/>
            <w:tcBorders>
              <w:right w:val="double" w:sz="4" w:space="0" w:color="auto"/>
            </w:tcBorders>
            <w:shd w:val="clear" w:color="auto" w:fill="auto"/>
            <w:vAlign w:val="center"/>
          </w:tcPr>
          <w:p w14:paraId="51A96195"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21</w:t>
            </w:r>
          </w:p>
        </w:tc>
        <w:tc>
          <w:tcPr>
            <w:tcW w:w="0" w:type="auto"/>
            <w:tcBorders>
              <w:left w:val="double" w:sz="4" w:space="0" w:color="auto"/>
            </w:tcBorders>
            <w:vAlign w:val="center"/>
          </w:tcPr>
          <w:p w14:paraId="6A1171B6"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tcPr>
          <w:p w14:paraId="3A443220"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vAlign w:val="center"/>
          </w:tcPr>
          <w:p w14:paraId="6543DBC0" w14:textId="77777777" w:rsidR="00B20A6B" w:rsidRPr="00B20A6B" w:rsidRDefault="00B20A6B" w:rsidP="00B20A6B">
            <w:pPr>
              <w:keepLines/>
              <w:spacing w:before="40" w:after="40"/>
              <w:ind w:left="720" w:hanging="720"/>
              <w:jc w:val="center"/>
              <w:rPr>
                <w:rFonts w:ascii="Arial" w:hAnsi="Arial" w:cs="Arial"/>
                <w:sz w:val="18"/>
                <w:szCs w:val="18"/>
              </w:rPr>
            </w:pPr>
            <w:r w:rsidRPr="00B20A6B">
              <w:t>19</w:t>
            </w:r>
          </w:p>
        </w:tc>
        <w:tc>
          <w:tcPr>
            <w:tcW w:w="0" w:type="auto"/>
          </w:tcPr>
          <w:p w14:paraId="775244B1"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420ADFC2" w14:textId="77777777" w:rsidTr="00CF02E6">
        <w:trPr>
          <w:cantSplit/>
        </w:trPr>
        <w:tc>
          <w:tcPr>
            <w:tcW w:w="0" w:type="auto"/>
            <w:tcBorders>
              <w:right w:val="double" w:sz="4" w:space="0" w:color="auto"/>
            </w:tcBorders>
            <w:shd w:val="clear" w:color="auto" w:fill="auto"/>
            <w:vAlign w:val="center"/>
          </w:tcPr>
          <w:p w14:paraId="7A8DA240"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22</w:t>
            </w:r>
          </w:p>
        </w:tc>
        <w:tc>
          <w:tcPr>
            <w:tcW w:w="0" w:type="auto"/>
            <w:tcBorders>
              <w:left w:val="double" w:sz="4" w:space="0" w:color="auto"/>
            </w:tcBorders>
            <w:vAlign w:val="center"/>
          </w:tcPr>
          <w:p w14:paraId="2696683D"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tcPr>
          <w:p w14:paraId="7329B0B7"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vAlign w:val="center"/>
          </w:tcPr>
          <w:p w14:paraId="216D6467" w14:textId="77777777" w:rsidR="00B20A6B" w:rsidRPr="00B20A6B" w:rsidRDefault="00B20A6B" w:rsidP="00B20A6B">
            <w:pPr>
              <w:keepLines/>
              <w:spacing w:before="40" w:after="40"/>
              <w:ind w:left="720" w:hanging="720"/>
              <w:jc w:val="center"/>
              <w:rPr>
                <w:rFonts w:ascii="Arial" w:hAnsi="Arial" w:cs="Arial"/>
                <w:sz w:val="18"/>
                <w:szCs w:val="18"/>
              </w:rPr>
            </w:pPr>
            <w:r w:rsidRPr="00B20A6B">
              <w:t>20</w:t>
            </w:r>
          </w:p>
        </w:tc>
        <w:tc>
          <w:tcPr>
            <w:tcW w:w="0" w:type="auto"/>
          </w:tcPr>
          <w:p w14:paraId="7CB18A12"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066F7537" w14:textId="77777777" w:rsidTr="00CF02E6">
        <w:trPr>
          <w:cantSplit/>
        </w:trPr>
        <w:tc>
          <w:tcPr>
            <w:tcW w:w="0" w:type="auto"/>
            <w:tcBorders>
              <w:right w:val="double" w:sz="4" w:space="0" w:color="auto"/>
            </w:tcBorders>
            <w:shd w:val="clear" w:color="auto" w:fill="auto"/>
            <w:vAlign w:val="center"/>
          </w:tcPr>
          <w:p w14:paraId="3636DBD6"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23</w:t>
            </w:r>
          </w:p>
        </w:tc>
        <w:tc>
          <w:tcPr>
            <w:tcW w:w="0" w:type="auto"/>
            <w:tcBorders>
              <w:left w:val="double" w:sz="4" w:space="0" w:color="auto"/>
            </w:tcBorders>
            <w:vAlign w:val="center"/>
          </w:tcPr>
          <w:p w14:paraId="719C69B8"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tcPr>
          <w:p w14:paraId="1890B4E7" w14:textId="77777777" w:rsidR="00B20A6B" w:rsidRPr="00B20A6B" w:rsidRDefault="00B20A6B" w:rsidP="00B20A6B">
            <w:pPr>
              <w:keepLines/>
              <w:spacing w:before="40" w:after="40"/>
              <w:ind w:left="720" w:hanging="720"/>
              <w:jc w:val="center"/>
            </w:pPr>
            <w:r w:rsidRPr="00B20A6B">
              <w:t>6</w:t>
            </w:r>
          </w:p>
        </w:tc>
        <w:tc>
          <w:tcPr>
            <w:tcW w:w="0" w:type="auto"/>
            <w:vAlign w:val="center"/>
          </w:tcPr>
          <w:p w14:paraId="0278BB8B" w14:textId="77777777" w:rsidR="00B20A6B" w:rsidRPr="00B20A6B" w:rsidRDefault="00B20A6B" w:rsidP="00B20A6B">
            <w:pPr>
              <w:keepLines/>
              <w:spacing w:before="40" w:after="40"/>
              <w:ind w:left="720" w:hanging="720"/>
              <w:jc w:val="center"/>
              <w:rPr>
                <w:rFonts w:ascii="Arial" w:hAnsi="Arial" w:cs="Arial"/>
                <w:sz w:val="18"/>
                <w:szCs w:val="18"/>
              </w:rPr>
            </w:pPr>
            <w:r w:rsidRPr="00B20A6B">
              <w:t>21</w:t>
            </w:r>
          </w:p>
        </w:tc>
        <w:tc>
          <w:tcPr>
            <w:tcW w:w="0" w:type="auto"/>
          </w:tcPr>
          <w:p w14:paraId="6CBF6AC2"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4082E8A5" w14:textId="77777777" w:rsidTr="00CF02E6">
        <w:trPr>
          <w:cantSplit/>
        </w:trPr>
        <w:tc>
          <w:tcPr>
            <w:tcW w:w="0" w:type="auto"/>
            <w:tcBorders>
              <w:right w:val="double" w:sz="4" w:space="0" w:color="auto"/>
            </w:tcBorders>
            <w:shd w:val="clear" w:color="auto" w:fill="auto"/>
            <w:vAlign w:val="center"/>
          </w:tcPr>
          <w:p w14:paraId="7CF07633"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24</w:t>
            </w:r>
          </w:p>
        </w:tc>
        <w:tc>
          <w:tcPr>
            <w:tcW w:w="0" w:type="auto"/>
            <w:tcBorders>
              <w:left w:val="double" w:sz="4" w:space="0" w:color="auto"/>
            </w:tcBorders>
            <w:vAlign w:val="center"/>
          </w:tcPr>
          <w:p w14:paraId="2FF37DB6"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tcPr>
          <w:p w14:paraId="2B2A7A46" w14:textId="77777777" w:rsidR="00B20A6B" w:rsidRPr="00B20A6B" w:rsidRDefault="00B20A6B" w:rsidP="00B20A6B">
            <w:pPr>
              <w:keepLines/>
              <w:spacing w:before="40" w:after="40"/>
              <w:ind w:left="720" w:hanging="720"/>
              <w:jc w:val="center"/>
            </w:pPr>
            <w:r w:rsidRPr="00B20A6B">
              <w:t>6</w:t>
            </w:r>
          </w:p>
        </w:tc>
        <w:tc>
          <w:tcPr>
            <w:tcW w:w="0" w:type="auto"/>
            <w:vAlign w:val="center"/>
          </w:tcPr>
          <w:p w14:paraId="17A18A07" w14:textId="77777777" w:rsidR="00B20A6B" w:rsidRPr="00B20A6B" w:rsidRDefault="00B20A6B" w:rsidP="00B20A6B">
            <w:pPr>
              <w:keepLines/>
              <w:spacing w:before="40" w:after="40"/>
              <w:ind w:left="720" w:hanging="720"/>
              <w:jc w:val="center"/>
              <w:rPr>
                <w:rFonts w:ascii="Arial" w:hAnsi="Arial" w:cs="Arial"/>
                <w:sz w:val="18"/>
                <w:szCs w:val="18"/>
              </w:rPr>
            </w:pPr>
            <w:r w:rsidRPr="00B20A6B">
              <w:t>22</w:t>
            </w:r>
          </w:p>
        </w:tc>
        <w:tc>
          <w:tcPr>
            <w:tcW w:w="0" w:type="auto"/>
          </w:tcPr>
          <w:p w14:paraId="2B38E3AB"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2B12296C" w14:textId="77777777" w:rsidTr="00CF02E6">
        <w:trPr>
          <w:cantSplit/>
        </w:trPr>
        <w:tc>
          <w:tcPr>
            <w:tcW w:w="0" w:type="auto"/>
            <w:tcBorders>
              <w:right w:val="double" w:sz="4" w:space="0" w:color="auto"/>
            </w:tcBorders>
            <w:shd w:val="clear" w:color="auto" w:fill="auto"/>
            <w:vAlign w:val="center"/>
          </w:tcPr>
          <w:p w14:paraId="7923CD64"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25</w:t>
            </w:r>
          </w:p>
        </w:tc>
        <w:tc>
          <w:tcPr>
            <w:tcW w:w="0" w:type="auto"/>
            <w:tcBorders>
              <w:left w:val="double" w:sz="4" w:space="0" w:color="auto"/>
            </w:tcBorders>
            <w:vAlign w:val="center"/>
          </w:tcPr>
          <w:p w14:paraId="6D8B7228"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tcPr>
          <w:p w14:paraId="19A75A0D" w14:textId="77777777" w:rsidR="00B20A6B" w:rsidRPr="00B20A6B" w:rsidRDefault="00B20A6B" w:rsidP="00B20A6B">
            <w:pPr>
              <w:keepLines/>
              <w:spacing w:before="40" w:after="40"/>
              <w:ind w:left="720" w:hanging="720"/>
              <w:jc w:val="center"/>
            </w:pPr>
            <w:r w:rsidRPr="00B20A6B">
              <w:t>6</w:t>
            </w:r>
          </w:p>
        </w:tc>
        <w:tc>
          <w:tcPr>
            <w:tcW w:w="0" w:type="auto"/>
            <w:vAlign w:val="center"/>
          </w:tcPr>
          <w:p w14:paraId="44365F64" w14:textId="77777777" w:rsidR="00B20A6B" w:rsidRPr="00B20A6B" w:rsidRDefault="00B20A6B" w:rsidP="00B20A6B">
            <w:pPr>
              <w:keepLines/>
              <w:spacing w:before="40" w:after="40"/>
              <w:ind w:left="720" w:hanging="720"/>
              <w:jc w:val="center"/>
              <w:rPr>
                <w:rFonts w:ascii="Arial" w:hAnsi="Arial" w:cs="Arial"/>
                <w:sz w:val="18"/>
                <w:szCs w:val="18"/>
              </w:rPr>
            </w:pPr>
            <w:r w:rsidRPr="00B20A6B">
              <w:t>23</w:t>
            </w:r>
          </w:p>
        </w:tc>
        <w:tc>
          <w:tcPr>
            <w:tcW w:w="0" w:type="auto"/>
          </w:tcPr>
          <w:p w14:paraId="74F661C8"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709AB3FE" w14:textId="77777777" w:rsidTr="00CF02E6">
        <w:trPr>
          <w:cantSplit/>
        </w:trPr>
        <w:tc>
          <w:tcPr>
            <w:tcW w:w="0" w:type="auto"/>
            <w:tcBorders>
              <w:right w:val="double" w:sz="4" w:space="0" w:color="auto"/>
            </w:tcBorders>
            <w:shd w:val="clear" w:color="auto" w:fill="auto"/>
            <w:vAlign w:val="center"/>
          </w:tcPr>
          <w:p w14:paraId="72CBE022"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b/>
              </w:rPr>
              <w:t>26</w:t>
            </w:r>
          </w:p>
        </w:tc>
        <w:tc>
          <w:tcPr>
            <w:tcW w:w="0" w:type="auto"/>
            <w:tcBorders>
              <w:left w:val="double" w:sz="4" w:space="0" w:color="auto"/>
            </w:tcBorders>
            <w:vAlign w:val="center"/>
          </w:tcPr>
          <w:p w14:paraId="126278A2"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tcPr>
          <w:p w14:paraId="66BA9120" w14:textId="77777777" w:rsidR="00B20A6B" w:rsidRPr="00B20A6B" w:rsidRDefault="00B20A6B" w:rsidP="00B20A6B">
            <w:pPr>
              <w:keepLines/>
              <w:spacing w:before="40" w:after="40"/>
              <w:ind w:left="720" w:hanging="720"/>
              <w:jc w:val="center"/>
            </w:pPr>
            <w:r w:rsidRPr="00B20A6B">
              <w:t>6</w:t>
            </w:r>
          </w:p>
        </w:tc>
        <w:tc>
          <w:tcPr>
            <w:tcW w:w="0" w:type="auto"/>
            <w:vAlign w:val="center"/>
          </w:tcPr>
          <w:p w14:paraId="1E5E7442" w14:textId="77777777" w:rsidR="00B20A6B" w:rsidRPr="00B20A6B" w:rsidRDefault="00B20A6B" w:rsidP="00B20A6B">
            <w:pPr>
              <w:keepLines/>
              <w:spacing w:before="40" w:after="40"/>
              <w:ind w:left="720" w:hanging="720"/>
              <w:jc w:val="center"/>
              <w:rPr>
                <w:rFonts w:ascii="Arial" w:hAnsi="Arial" w:cs="Arial"/>
                <w:sz w:val="18"/>
                <w:szCs w:val="18"/>
              </w:rPr>
            </w:pPr>
            <w:r w:rsidRPr="00B20A6B">
              <w:t>24</w:t>
            </w:r>
          </w:p>
        </w:tc>
        <w:tc>
          <w:tcPr>
            <w:tcW w:w="0" w:type="auto"/>
          </w:tcPr>
          <w:p w14:paraId="289ED694" w14:textId="77777777" w:rsidR="00B20A6B" w:rsidRPr="00B20A6B" w:rsidRDefault="00B20A6B" w:rsidP="00B20A6B">
            <w:pPr>
              <w:keepLines/>
              <w:spacing w:before="40" w:after="40"/>
              <w:ind w:left="720" w:hanging="720"/>
              <w:jc w:val="center"/>
            </w:pPr>
            <w:r w:rsidRPr="00B20A6B">
              <w:rPr>
                <w:lang w:val="en-US"/>
              </w:rPr>
              <w:t>No</w:t>
            </w:r>
          </w:p>
        </w:tc>
      </w:tr>
      <w:tr w:rsidR="00B20A6B" w:rsidRPr="00B20A6B" w14:paraId="26E607A9" w14:textId="77777777" w:rsidTr="00CF02E6">
        <w:trPr>
          <w:cantSplit/>
        </w:trPr>
        <w:tc>
          <w:tcPr>
            <w:tcW w:w="0" w:type="auto"/>
            <w:tcBorders>
              <w:right w:val="double" w:sz="4" w:space="0" w:color="auto"/>
            </w:tcBorders>
            <w:shd w:val="clear" w:color="auto" w:fill="auto"/>
            <w:vAlign w:val="center"/>
          </w:tcPr>
          <w:p w14:paraId="79F81B5E" w14:textId="77777777" w:rsidR="00B20A6B" w:rsidRPr="00B20A6B" w:rsidRDefault="00B20A6B" w:rsidP="00B20A6B">
            <w:pPr>
              <w:keepLines/>
              <w:spacing w:before="40" w:after="40"/>
              <w:ind w:left="720" w:hanging="720"/>
              <w:jc w:val="center"/>
              <w:rPr>
                <w:b/>
              </w:rPr>
            </w:pPr>
            <w:r w:rsidRPr="00B20A6B">
              <w:rPr>
                <w:b/>
              </w:rPr>
              <w:t>27</w:t>
            </w:r>
          </w:p>
        </w:tc>
        <w:tc>
          <w:tcPr>
            <w:tcW w:w="0" w:type="auto"/>
            <w:tcBorders>
              <w:left w:val="double" w:sz="4" w:space="0" w:color="auto"/>
            </w:tcBorders>
            <w:vAlign w:val="center"/>
          </w:tcPr>
          <w:p w14:paraId="3E3EEE58" w14:textId="77777777" w:rsidR="00B20A6B" w:rsidRPr="00B20A6B" w:rsidRDefault="00B20A6B" w:rsidP="00B20A6B">
            <w:pPr>
              <w:keepLines/>
              <w:spacing w:before="40" w:after="40"/>
              <w:ind w:left="720" w:hanging="720"/>
              <w:jc w:val="center"/>
            </w:pPr>
            <w:r w:rsidRPr="00B20A6B">
              <w:t>6</w:t>
            </w:r>
          </w:p>
        </w:tc>
        <w:tc>
          <w:tcPr>
            <w:tcW w:w="0" w:type="auto"/>
          </w:tcPr>
          <w:p w14:paraId="0F4A6FED" w14:textId="77777777" w:rsidR="00B20A6B" w:rsidRPr="00B20A6B" w:rsidRDefault="00B20A6B" w:rsidP="00B20A6B">
            <w:pPr>
              <w:keepLines/>
              <w:spacing w:before="40" w:after="40"/>
              <w:ind w:left="720" w:hanging="720"/>
              <w:jc w:val="center"/>
            </w:pPr>
            <w:r w:rsidRPr="00B20A6B">
              <w:t>6</w:t>
            </w:r>
          </w:p>
        </w:tc>
        <w:tc>
          <w:tcPr>
            <w:tcW w:w="0" w:type="auto"/>
            <w:vAlign w:val="center"/>
          </w:tcPr>
          <w:p w14:paraId="35B4954A" w14:textId="77777777" w:rsidR="00B20A6B" w:rsidRPr="00B20A6B" w:rsidRDefault="00B20A6B" w:rsidP="00B20A6B">
            <w:pPr>
              <w:keepLines/>
              <w:spacing w:before="40" w:after="40"/>
              <w:ind w:left="720" w:hanging="720"/>
              <w:jc w:val="center"/>
            </w:pPr>
            <w:r w:rsidRPr="00B20A6B">
              <w:t>25</w:t>
            </w:r>
          </w:p>
        </w:tc>
        <w:tc>
          <w:tcPr>
            <w:tcW w:w="0" w:type="auto"/>
          </w:tcPr>
          <w:p w14:paraId="6BD00894" w14:textId="77777777" w:rsidR="00B20A6B" w:rsidRPr="00B20A6B" w:rsidRDefault="00B20A6B" w:rsidP="00B20A6B">
            <w:pPr>
              <w:keepLines/>
              <w:spacing w:before="40" w:after="40"/>
              <w:ind w:left="720" w:hanging="720"/>
              <w:jc w:val="center"/>
            </w:pPr>
            <w:r w:rsidRPr="00B20A6B">
              <w:t>No</w:t>
            </w:r>
          </w:p>
        </w:tc>
      </w:tr>
      <w:tr w:rsidR="00B20A6B" w:rsidRPr="00B20A6B" w14:paraId="1F81500A" w14:textId="77777777" w:rsidTr="00CF02E6">
        <w:trPr>
          <w:cantSplit/>
        </w:trPr>
        <w:tc>
          <w:tcPr>
            <w:tcW w:w="0" w:type="auto"/>
            <w:tcBorders>
              <w:right w:val="double" w:sz="4" w:space="0" w:color="auto"/>
            </w:tcBorders>
            <w:shd w:val="clear" w:color="auto" w:fill="auto"/>
            <w:vAlign w:val="center"/>
          </w:tcPr>
          <w:p w14:paraId="61C09577" w14:textId="77777777" w:rsidR="00B20A6B" w:rsidRPr="00B20A6B" w:rsidRDefault="00B20A6B" w:rsidP="00B20A6B">
            <w:pPr>
              <w:keepLines/>
              <w:spacing w:before="40" w:after="40"/>
              <w:ind w:left="720" w:hanging="720"/>
              <w:jc w:val="center"/>
              <w:rPr>
                <w:b/>
                <w:strike/>
              </w:rPr>
            </w:pPr>
            <w:r w:rsidRPr="00B20A6B">
              <w:rPr>
                <w:rFonts w:ascii="Arial" w:hAnsi="Arial" w:cs="Arial"/>
                <w:b/>
                <w:sz w:val="18"/>
                <w:szCs w:val="18"/>
              </w:rPr>
              <w:t>28</w:t>
            </w:r>
          </w:p>
        </w:tc>
        <w:tc>
          <w:tcPr>
            <w:tcW w:w="0" w:type="auto"/>
            <w:tcBorders>
              <w:left w:val="double" w:sz="4" w:space="0" w:color="auto"/>
            </w:tcBorders>
            <w:vAlign w:val="center"/>
          </w:tcPr>
          <w:p w14:paraId="3432E37A" w14:textId="77777777" w:rsidR="00B20A6B" w:rsidRPr="00B20A6B" w:rsidRDefault="00B20A6B" w:rsidP="00B20A6B">
            <w:pPr>
              <w:keepLines/>
              <w:spacing w:before="40" w:after="40"/>
              <w:ind w:left="720" w:hanging="720"/>
              <w:jc w:val="center"/>
              <w:rPr>
                <w:strike/>
              </w:rPr>
            </w:pPr>
            <w:r w:rsidRPr="00B20A6B">
              <w:rPr>
                <w:rFonts w:ascii="Arial" w:hAnsi="Arial" w:cs="Arial"/>
                <w:sz w:val="18"/>
                <w:szCs w:val="18"/>
              </w:rPr>
              <w:t xml:space="preserve">8 </w:t>
            </w:r>
          </w:p>
        </w:tc>
        <w:tc>
          <w:tcPr>
            <w:tcW w:w="0" w:type="auto"/>
          </w:tcPr>
          <w:p w14:paraId="1F4D92B8" w14:textId="77777777" w:rsidR="00B20A6B" w:rsidRPr="00B20A6B" w:rsidRDefault="00B20A6B" w:rsidP="00B20A6B">
            <w:pPr>
              <w:keepLines/>
              <w:spacing w:before="40" w:after="40"/>
              <w:ind w:left="720" w:hanging="720"/>
              <w:jc w:val="center"/>
              <w:rPr>
                <w:strike/>
              </w:rPr>
            </w:pPr>
            <w:r w:rsidRPr="00B20A6B">
              <w:t>8</w:t>
            </w:r>
          </w:p>
        </w:tc>
        <w:tc>
          <w:tcPr>
            <w:tcW w:w="0" w:type="auto"/>
            <w:vAlign w:val="center"/>
          </w:tcPr>
          <w:p w14:paraId="7E0256AF" w14:textId="77777777" w:rsidR="00B20A6B" w:rsidRPr="00B20A6B" w:rsidRDefault="00B20A6B" w:rsidP="00B20A6B">
            <w:pPr>
              <w:keepLines/>
              <w:spacing w:before="40" w:after="40"/>
              <w:ind w:left="720" w:hanging="720"/>
              <w:jc w:val="center"/>
              <w:rPr>
                <w:strike/>
              </w:rPr>
            </w:pPr>
            <w:r w:rsidRPr="00B20A6B">
              <w:rPr>
                <w:rFonts w:ascii="Arial" w:hAnsi="Arial" w:cs="Arial"/>
                <w:sz w:val="18"/>
                <w:szCs w:val="18"/>
              </w:rPr>
              <w:t xml:space="preserve">25 </w:t>
            </w:r>
          </w:p>
        </w:tc>
        <w:tc>
          <w:tcPr>
            <w:tcW w:w="0" w:type="auto"/>
          </w:tcPr>
          <w:p w14:paraId="3AC48078" w14:textId="77777777" w:rsidR="00B20A6B" w:rsidRPr="00B20A6B" w:rsidRDefault="00B20A6B" w:rsidP="00B20A6B">
            <w:pPr>
              <w:keepLines/>
              <w:spacing w:before="40" w:after="40"/>
              <w:ind w:left="720" w:hanging="720"/>
              <w:jc w:val="center"/>
              <w:rPr>
                <w:strike/>
              </w:rPr>
            </w:pPr>
            <w:r w:rsidRPr="00B20A6B">
              <w:t>No</w:t>
            </w:r>
          </w:p>
        </w:tc>
      </w:tr>
      <w:tr w:rsidR="00B20A6B" w:rsidRPr="00B20A6B" w14:paraId="0DB384F8" w14:textId="77777777" w:rsidTr="00CF02E6">
        <w:trPr>
          <w:cantSplit/>
        </w:trPr>
        <w:tc>
          <w:tcPr>
            <w:tcW w:w="0" w:type="auto"/>
            <w:tcBorders>
              <w:right w:val="double" w:sz="4" w:space="0" w:color="auto"/>
            </w:tcBorders>
            <w:shd w:val="clear" w:color="auto" w:fill="auto"/>
            <w:vAlign w:val="center"/>
          </w:tcPr>
          <w:p w14:paraId="3EE85E4F"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29</w:t>
            </w:r>
          </w:p>
        </w:tc>
        <w:tc>
          <w:tcPr>
            <w:tcW w:w="0" w:type="auto"/>
            <w:tcBorders>
              <w:left w:val="double" w:sz="4" w:space="0" w:color="auto"/>
            </w:tcBorders>
          </w:tcPr>
          <w:p w14:paraId="7376CBE5"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 xml:space="preserve">8 </w:t>
            </w:r>
          </w:p>
        </w:tc>
        <w:tc>
          <w:tcPr>
            <w:tcW w:w="0" w:type="auto"/>
          </w:tcPr>
          <w:p w14:paraId="2F79102C" w14:textId="77777777" w:rsidR="00B20A6B" w:rsidRPr="00B20A6B" w:rsidRDefault="00B20A6B" w:rsidP="00B20A6B">
            <w:pPr>
              <w:keepLines/>
              <w:spacing w:before="40" w:after="40"/>
              <w:ind w:left="720" w:hanging="720"/>
              <w:jc w:val="center"/>
            </w:pPr>
            <w:r w:rsidRPr="00B20A6B">
              <w:t>8</w:t>
            </w:r>
          </w:p>
        </w:tc>
        <w:tc>
          <w:tcPr>
            <w:tcW w:w="0" w:type="auto"/>
            <w:vAlign w:val="center"/>
          </w:tcPr>
          <w:p w14:paraId="526E24C0"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 xml:space="preserve">27 </w:t>
            </w:r>
          </w:p>
        </w:tc>
        <w:tc>
          <w:tcPr>
            <w:tcW w:w="0" w:type="auto"/>
          </w:tcPr>
          <w:p w14:paraId="6684BF80" w14:textId="77777777" w:rsidR="00B20A6B" w:rsidRPr="00B20A6B" w:rsidRDefault="00B20A6B" w:rsidP="00B20A6B">
            <w:pPr>
              <w:keepLines/>
              <w:spacing w:before="40" w:after="40"/>
              <w:ind w:left="720" w:hanging="720"/>
              <w:jc w:val="center"/>
              <w:rPr>
                <w:strike/>
              </w:rPr>
            </w:pPr>
            <w:r w:rsidRPr="00B20A6B">
              <w:t>No</w:t>
            </w:r>
          </w:p>
        </w:tc>
      </w:tr>
      <w:tr w:rsidR="00B20A6B" w:rsidRPr="00B20A6B" w14:paraId="4F7AE891" w14:textId="77777777" w:rsidTr="00CF02E6">
        <w:trPr>
          <w:cantSplit/>
        </w:trPr>
        <w:tc>
          <w:tcPr>
            <w:tcW w:w="0" w:type="auto"/>
            <w:tcBorders>
              <w:right w:val="double" w:sz="4" w:space="0" w:color="auto"/>
            </w:tcBorders>
            <w:shd w:val="clear" w:color="auto" w:fill="auto"/>
            <w:vAlign w:val="center"/>
          </w:tcPr>
          <w:p w14:paraId="3B00CE0C"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30</w:t>
            </w:r>
          </w:p>
        </w:tc>
        <w:tc>
          <w:tcPr>
            <w:tcW w:w="0" w:type="auto"/>
            <w:tcBorders>
              <w:left w:val="double" w:sz="4" w:space="0" w:color="auto"/>
            </w:tcBorders>
          </w:tcPr>
          <w:p w14:paraId="28ED85CA"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 xml:space="preserve">8 </w:t>
            </w:r>
          </w:p>
        </w:tc>
        <w:tc>
          <w:tcPr>
            <w:tcW w:w="0" w:type="auto"/>
          </w:tcPr>
          <w:p w14:paraId="3B3271A5" w14:textId="77777777" w:rsidR="00B20A6B" w:rsidRPr="00B20A6B" w:rsidRDefault="00B20A6B" w:rsidP="00B20A6B">
            <w:pPr>
              <w:keepLines/>
              <w:spacing w:before="40" w:after="40"/>
              <w:ind w:left="720" w:hanging="720"/>
              <w:jc w:val="center"/>
            </w:pPr>
            <w:r w:rsidRPr="00B20A6B">
              <w:t>8</w:t>
            </w:r>
          </w:p>
        </w:tc>
        <w:tc>
          <w:tcPr>
            <w:tcW w:w="0" w:type="auto"/>
            <w:vAlign w:val="center"/>
          </w:tcPr>
          <w:p w14:paraId="193EA9ED"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 xml:space="preserve">28 </w:t>
            </w:r>
          </w:p>
        </w:tc>
        <w:tc>
          <w:tcPr>
            <w:tcW w:w="0" w:type="auto"/>
          </w:tcPr>
          <w:p w14:paraId="14099A8E" w14:textId="77777777" w:rsidR="00B20A6B" w:rsidRPr="00B20A6B" w:rsidRDefault="00B20A6B" w:rsidP="00B20A6B">
            <w:pPr>
              <w:keepLines/>
              <w:spacing w:before="40" w:after="40"/>
              <w:ind w:left="720" w:hanging="720"/>
              <w:jc w:val="center"/>
              <w:rPr>
                <w:strike/>
              </w:rPr>
            </w:pPr>
            <w:r w:rsidRPr="00B20A6B">
              <w:t>No</w:t>
            </w:r>
          </w:p>
        </w:tc>
      </w:tr>
      <w:tr w:rsidR="00B20A6B" w:rsidRPr="00B20A6B" w14:paraId="5FE4258A" w14:textId="77777777" w:rsidTr="00CF02E6">
        <w:trPr>
          <w:cantSplit/>
        </w:trPr>
        <w:tc>
          <w:tcPr>
            <w:tcW w:w="0" w:type="auto"/>
            <w:tcBorders>
              <w:right w:val="double" w:sz="4" w:space="0" w:color="auto"/>
            </w:tcBorders>
            <w:shd w:val="clear" w:color="auto" w:fill="auto"/>
            <w:vAlign w:val="center"/>
          </w:tcPr>
          <w:p w14:paraId="3938D83F"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31</w:t>
            </w:r>
          </w:p>
        </w:tc>
        <w:tc>
          <w:tcPr>
            <w:tcW w:w="0" w:type="auto"/>
            <w:tcBorders>
              <w:left w:val="double" w:sz="4" w:space="0" w:color="auto"/>
            </w:tcBorders>
          </w:tcPr>
          <w:p w14:paraId="54CCACFF"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 xml:space="preserve">8 </w:t>
            </w:r>
          </w:p>
        </w:tc>
        <w:tc>
          <w:tcPr>
            <w:tcW w:w="0" w:type="auto"/>
          </w:tcPr>
          <w:p w14:paraId="4B1590BF" w14:textId="77777777" w:rsidR="00B20A6B" w:rsidRPr="00B20A6B" w:rsidRDefault="00B20A6B" w:rsidP="00B20A6B">
            <w:pPr>
              <w:keepLines/>
              <w:spacing w:before="40" w:after="40"/>
              <w:ind w:left="720" w:hanging="720"/>
              <w:jc w:val="center"/>
            </w:pPr>
            <w:r w:rsidRPr="00B20A6B">
              <w:t>8</w:t>
            </w:r>
          </w:p>
        </w:tc>
        <w:tc>
          <w:tcPr>
            <w:tcW w:w="0" w:type="auto"/>
            <w:vAlign w:val="center"/>
          </w:tcPr>
          <w:p w14:paraId="155ECEA0"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 xml:space="preserve">29 </w:t>
            </w:r>
          </w:p>
        </w:tc>
        <w:tc>
          <w:tcPr>
            <w:tcW w:w="0" w:type="auto"/>
          </w:tcPr>
          <w:p w14:paraId="71297E6E" w14:textId="77777777" w:rsidR="00B20A6B" w:rsidRPr="00B20A6B" w:rsidRDefault="00B20A6B" w:rsidP="00B20A6B">
            <w:pPr>
              <w:keepLines/>
              <w:spacing w:before="40" w:after="40"/>
              <w:ind w:left="720" w:hanging="720"/>
              <w:jc w:val="center"/>
              <w:rPr>
                <w:strike/>
              </w:rPr>
            </w:pPr>
            <w:r w:rsidRPr="00B20A6B">
              <w:t>No</w:t>
            </w:r>
          </w:p>
        </w:tc>
      </w:tr>
      <w:tr w:rsidR="00B20A6B" w:rsidRPr="00B20A6B" w14:paraId="7621263F" w14:textId="77777777" w:rsidTr="00CF02E6">
        <w:trPr>
          <w:cantSplit/>
        </w:trPr>
        <w:tc>
          <w:tcPr>
            <w:tcW w:w="0" w:type="auto"/>
            <w:tcBorders>
              <w:right w:val="double" w:sz="4" w:space="0" w:color="auto"/>
            </w:tcBorders>
            <w:shd w:val="clear" w:color="auto" w:fill="auto"/>
            <w:vAlign w:val="center"/>
          </w:tcPr>
          <w:p w14:paraId="4E810868"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32</w:t>
            </w:r>
          </w:p>
        </w:tc>
        <w:tc>
          <w:tcPr>
            <w:tcW w:w="0" w:type="auto"/>
            <w:tcBorders>
              <w:left w:val="double" w:sz="4" w:space="0" w:color="auto"/>
            </w:tcBorders>
          </w:tcPr>
          <w:p w14:paraId="472C5F7D"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 xml:space="preserve">8 </w:t>
            </w:r>
          </w:p>
        </w:tc>
        <w:tc>
          <w:tcPr>
            <w:tcW w:w="0" w:type="auto"/>
          </w:tcPr>
          <w:p w14:paraId="0C5812DC" w14:textId="77777777" w:rsidR="00B20A6B" w:rsidRPr="00B20A6B" w:rsidRDefault="00B20A6B" w:rsidP="00B20A6B">
            <w:pPr>
              <w:keepLines/>
              <w:spacing w:before="40" w:after="40"/>
              <w:ind w:left="720" w:hanging="720"/>
              <w:jc w:val="center"/>
            </w:pPr>
            <w:r w:rsidRPr="00B20A6B">
              <w:t>8</w:t>
            </w:r>
          </w:p>
        </w:tc>
        <w:tc>
          <w:tcPr>
            <w:tcW w:w="0" w:type="auto"/>
            <w:vAlign w:val="center"/>
          </w:tcPr>
          <w:p w14:paraId="29D82A3C"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 xml:space="preserve">30 </w:t>
            </w:r>
          </w:p>
        </w:tc>
        <w:tc>
          <w:tcPr>
            <w:tcW w:w="0" w:type="auto"/>
          </w:tcPr>
          <w:p w14:paraId="64D90EFF" w14:textId="77777777" w:rsidR="00B20A6B" w:rsidRPr="00B20A6B" w:rsidRDefault="00B20A6B" w:rsidP="00B20A6B">
            <w:pPr>
              <w:keepLines/>
              <w:spacing w:before="40" w:after="40"/>
              <w:ind w:left="720" w:hanging="720"/>
              <w:jc w:val="center"/>
              <w:rPr>
                <w:strike/>
              </w:rPr>
            </w:pPr>
            <w:r w:rsidRPr="00B20A6B">
              <w:t>No</w:t>
            </w:r>
          </w:p>
        </w:tc>
      </w:tr>
      <w:tr w:rsidR="00B20A6B" w:rsidRPr="00B20A6B" w14:paraId="72699102" w14:textId="77777777" w:rsidTr="00CF02E6">
        <w:trPr>
          <w:cantSplit/>
        </w:trPr>
        <w:tc>
          <w:tcPr>
            <w:tcW w:w="0" w:type="auto"/>
            <w:tcBorders>
              <w:right w:val="double" w:sz="4" w:space="0" w:color="auto"/>
            </w:tcBorders>
            <w:shd w:val="clear" w:color="auto" w:fill="auto"/>
            <w:vAlign w:val="center"/>
          </w:tcPr>
          <w:p w14:paraId="70C54861"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33</w:t>
            </w:r>
          </w:p>
        </w:tc>
        <w:tc>
          <w:tcPr>
            <w:tcW w:w="0" w:type="auto"/>
            <w:tcBorders>
              <w:left w:val="double" w:sz="4" w:space="0" w:color="auto"/>
            </w:tcBorders>
          </w:tcPr>
          <w:p w14:paraId="5B769711"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 xml:space="preserve">8 </w:t>
            </w:r>
          </w:p>
        </w:tc>
        <w:tc>
          <w:tcPr>
            <w:tcW w:w="0" w:type="auto"/>
          </w:tcPr>
          <w:p w14:paraId="6F8E3B51" w14:textId="77777777" w:rsidR="00B20A6B" w:rsidRPr="00B20A6B" w:rsidRDefault="00B20A6B" w:rsidP="00B20A6B">
            <w:pPr>
              <w:keepLines/>
              <w:spacing w:before="40" w:after="40"/>
              <w:ind w:left="720" w:hanging="720"/>
              <w:jc w:val="center"/>
            </w:pPr>
            <w:r w:rsidRPr="00B20A6B">
              <w:t>8</w:t>
            </w:r>
          </w:p>
        </w:tc>
        <w:tc>
          <w:tcPr>
            <w:tcW w:w="0" w:type="auto"/>
            <w:vAlign w:val="center"/>
          </w:tcPr>
          <w:p w14:paraId="3E8691F4"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 xml:space="preserve">31 </w:t>
            </w:r>
          </w:p>
        </w:tc>
        <w:tc>
          <w:tcPr>
            <w:tcW w:w="0" w:type="auto"/>
          </w:tcPr>
          <w:p w14:paraId="4B9A1D79" w14:textId="77777777" w:rsidR="00B20A6B" w:rsidRPr="00B20A6B" w:rsidRDefault="00B20A6B" w:rsidP="00B20A6B">
            <w:pPr>
              <w:keepLines/>
              <w:spacing w:before="40" w:after="40"/>
              <w:ind w:left="720" w:hanging="720"/>
              <w:jc w:val="center"/>
              <w:rPr>
                <w:strike/>
              </w:rPr>
            </w:pPr>
            <w:r w:rsidRPr="00B20A6B">
              <w:t>No</w:t>
            </w:r>
          </w:p>
        </w:tc>
      </w:tr>
      <w:tr w:rsidR="00B20A6B" w:rsidRPr="00B20A6B" w14:paraId="06D9F0B7" w14:textId="77777777" w:rsidTr="00CF02E6">
        <w:trPr>
          <w:cantSplit/>
        </w:trPr>
        <w:tc>
          <w:tcPr>
            <w:tcW w:w="0" w:type="auto"/>
            <w:tcBorders>
              <w:right w:val="double" w:sz="4" w:space="0" w:color="auto"/>
            </w:tcBorders>
            <w:shd w:val="clear" w:color="auto" w:fill="auto"/>
            <w:vAlign w:val="center"/>
          </w:tcPr>
          <w:p w14:paraId="56ECE2B3"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34</w:t>
            </w:r>
          </w:p>
        </w:tc>
        <w:tc>
          <w:tcPr>
            <w:tcW w:w="0" w:type="auto"/>
            <w:tcBorders>
              <w:left w:val="double" w:sz="4" w:space="0" w:color="auto"/>
            </w:tcBorders>
          </w:tcPr>
          <w:p w14:paraId="58C1D94C"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 xml:space="preserve">8 </w:t>
            </w:r>
          </w:p>
        </w:tc>
        <w:tc>
          <w:tcPr>
            <w:tcW w:w="0" w:type="auto"/>
          </w:tcPr>
          <w:p w14:paraId="1FBA2482" w14:textId="77777777" w:rsidR="00B20A6B" w:rsidRPr="00B20A6B" w:rsidRDefault="00B20A6B" w:rsidP="00B20A6B">
            <w:pPr>
              <w:keepLines/>
              <w:spacing w:before="40" w:after="40"/>
              <w:ind w:left="720" w:hanging="720"/>
              <w:jc w:val="center"/>
            </w:pPr>
            <w:r w:rsidRPr="00B20A6B">
              <w:t>8</w:t>
            </w:r>
          </w:p>
        </w:tc>
        <w:tc>
          <w:tcPr>
            <w:tcW w:w="0" w:type="auto"/>
            <w:vAlign w:val="center"/>
          </w:tcPr>
          <w:p w14:paraId="43175848"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 xml:space="preserve">32 </w:t>
            </w:r>
          </w:p>
        </w:tc>
        <w:tc>
          <w:tcPr>
            <w:tcW w:w="0" w:type="auto"/>
          </w:tcPr>
          <w:p w14:paraId="71A29FD0" w14:textId="77777777" w:rsidR="00B20A6B" w:rsidRPr="00B20A6B" w:rsidRDefault="00B20A6B" w:rsidP="00B20A6B">
            <w:pPr>
              <w:keepLines/>
              <w:spacing w:before="40" w:after="40"/>
              <w:ind w:left="720" w:hanging="720"/>
              <w:jc w:val="center"/>
              <w:rPr>
                <w:strike/>
              </w:rPr>
            </w:pPr>
            <w:r w:rsidRPr="00B20A6B">
              <w:t>No</w:t>
            </w:r>
          </w:p>
        </w:tc>
      </w:tr>
      <w:tr w:rsidR="00B20A6B" w:rsidRPr="00B20A6B" w14:paraId="6D76200C" w14:textId="77777777" w:rsidTr="00CF02E6">
        <w:trPr>
          <w:cantSplit/>
        </w:trPr>
        <w:tc>
          <w:tcPr>
            <w:tcW w:w="0" w:type="auto"/>
            <w:tcBorders>
              <w:right w:val="double" w:sz="4" w:space="0" w:color="auto"/>
            </w:tcBorders>
            <w:shd w:val="clear" w:color="auto" w:fill="auto"/>
            <w:vAlign w:val="center"/>
          </w:tcPr>
          <w:p w14:paraId="71F46396"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35</w:t>
            </w:r>
          </w:p>
        </w:tc>
        <w:tc>
          <w:tcPr>
            <w:tcW w:w="0" w:type="auto"/>
            <w:tcBorders>
              <w:left w:val="double" w:sz="4" w:space="0" w:color="auto"/>
            </w:tcBorders>
          </w:tcPr>
          <w:p w14:paraId="479D59CB"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 xml:space="preserve">8 </w:t>
            </w:r>
          </w:p>
        </w:tc>
        <w:tc>
          <w:tcPr>
            <w:tcW w:w="0" w:type="auto"/>
          </w:tcPr>
          <w:p w14:paraId="7A8A9496" w14:textId="77777777" w:rsidR="00B20A6B" w:rsidRPr="00B20A6B" w:rsidRDefault="00B20A6B" w:rsidP="00B20A6B">
            <w:pPr>
              <w:keepLines/>
              <w:spacing w:before="40" w:after="40"/>
              <w:ind w:left="720" w:hanging="720"/>
              <w:jc w:val="center"/>
            </w:pPr>
            <w:r w:rsidRPr="00B20A6B">
              <w:t>8</w:t>
            </w:r>
          </w:p>
        </w:tc>
        <w:tc>
          <w:tcPr>
            <w:tcW w:w="0" w:type="auto"/>
            <w:vAlign w:val="center"/>
          </w:tcPr>
          <w:p w14:paraId="31734883"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hint="eastAsia"/>
                <w:sz w:val="18"/>
                <w:szCs w:val="18"/>
                <w:lang w:eastAsia="zh-CN"/>
              </w:rPr>
              <w:t>33A</w:t>
            </w:r>
            <w:r w:rsidRPr="00B20A6B">
              <w:rPr>
                <w:rFonts w:ascii="Arial" w:hAnsi="Arial" w:cs="Arial"/>
                <w:sz w:val="18"/>
                <w:szCs w:val="18"/>
              </w:rPr>
              <w:t xml:space="preserve"> </w:t>
            </w:r>
          </w:p>
        </w:tc>
        <w:tc>
          <w:tcPr>
            <w:tcW w:w="0" w:type="auto"/>
          </w:tcPr>
          <w:p w14:paraId="2EB1938C" w14:textId="77777777" w:rsidR="00B20A6B" w:rsidRPr="00B20A6B" w:rsidRDefault="00B20A6B" w:rsidP="00B20A6B">
            <w:pPr>
              <w:keepLines/>
              <w:spacing w:before="40" w:after="40"/>
              <w:ind w:left="720" w:hanging="720"/>
              <w:jc w:val="center"/>
              <w:rPr>
                <w:strike/>
              </w:rPr>
            </w:pPr>
            <w:r w:rsidRPr="00B20A6B">
              <w:t>No</w:t>
            </w:r>
          </w:p>
        </w:tc>
      </w:tr>
      <w:tr w:rsidR="00B20A6B" w:rsidRPr="00B20A6B" w14:paraId="32972B1A" w14:textId="77777777" w:rsidTr="00CF02E6">
        <w:trPr>
          <w:cantSplit/>
        </w:trPr>
        <w:tc>
          <w:tcPr>
            <w:tcW w:w="0" w:type="auto"/>
            <w:tcBorders>
              <w:right w:val="double" w:sz="4" w:space="0" w:color="auto"/>
            </w:tcBorders>
            <w:shd w:val="clear" w:color="auto" w:fill="auto"/>
            <w:vAlign w:val="center"/>
          </w:tcPr>
          <w:p w14:paraId="67B8636B"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36</w:t>
            </w:r>
          </w:p>
        </w:tc>
        <w:tc>
          <w:tcPr>
            <w:tcW w:w="0" w:type="auto"/>
            <w:tcBorders>
              <w:left w:val="double" w:sz="4" w:space="0" w:color="auto"/>
            </w:tcBorders>
          </w:tcPr>
          <w:p w14:paraId="27CAF1D7"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 xml:space="preserve">8 </w:t>
            </w:r>
          </w:p>
        </w:tc>
        <w:tc>
          <w:tcPr>
            <w:tcW w:w="0" w:type="auto"/>
          </w:tcPr>
          <w:p w14:paraId="2FAC8326" w14:textId="77777777" w:rsidR="00B20A6B" w:rsidRPr="00B20A6B" w:rsidRDefault="00B20A6B" w:rsidP="00B20A6B">
            <w:pPr>
              <w:keepLines/>
              <w:spacing w:before="40" w:after="40"/>
              <w:ind w:left="720" w:hanging="720"/>
              <w:jc w:val="center"/>
            </w:pPr>
            <w:r w:rsidRPr="00B20A6B">
              <w:t>8</w:t>
            </w:r>
          </w:p>
        </w:tc>
        <w:tc>
          <w:tcPr>
            <w:tcW w:w="0" w:type="auto"/>
            <w:vAlign w:val="center"/>
          </w:tcPr>
          <w:p w14:paraId="08300B92"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33</w:t>
            </w:r>
            <w:r w:rsidRPr="00B20A6B">
              <w:rPr>
                <w:rFonts w:ascii="Arial" w:hAnsi="Arial" w:cs="Arial" w:hint="eastAsia"/>
                <w:sz w:val="18"/>
                <w:szCs w:val="18"/>
                <w:lang w:eastAsia="zh-CN"/>
              </w:rPr>
              <w:t>/</w:t>
            </w:r>
            <w:r w:rsidRPr="00B20A6B">
              <w:rPr>
                <w:rFonts w:ascii="Arial" w:hAnsi="Arial" w:cs="Arial"/>
                <w:sz w:val="18"/>
                <w:szCs w:val="18"/>
                <w:lang w:eastAsia="zh-CN"/>
              </w:rPr>
              <w:t>33B</w:t>
            </w:r>
            <w:r w:rsidRPr="00B20A6B">
              <w:rPr>
                <w:rFonts w:ascii="Arial" w:hAnsi="Arial" w:cs="Arial"/>
                <w:sz w:val="18"/>
                <w:szCs w:val="18"/>
              </w:rPr>
              <w:t xml:space="preserve"> </w:t>
            </w:r>
          </w:p>
        </w:tc>
        <w:tc>
          <w:tcPr>
            <w:tcW w:w="0" w:type="auto"/>
          </w:tcPr>
          <w:p w14:paraId="36388D72" w14:textId="77777777" w:rsidR="00B20A6B" w:rsidRPr="00B20A6B" w:rsidRDefault="00B20A6B" w:rsidP="00B20A6B">
            <w:pPr>
              <w:keepLines/>
              <w:spacing w:before="40" w:after="40"/>
              <w:ind w:left="720" w:hanging="720"/>
              <w:jc w:val="center"/>
              <w:rPr>
                <w:strike/>
              </w:rPr>
            </w:pPr>
            <w:r w:rsidRPr="00B20A6B">
              <w:t>No</w:t>
            </w:r>
          </w:p>
        </w:tc>
      </w:tr>
      <w:tr w:rsidR="00B20A6B" w:rsidRPr="00B20A6B" w14:paraId="6B709CBD" w14:textId="77777777" w:rsidTr="00CF02E6">
        <w:trPr>
          <w:cantSplit/>
        </w:trPr>
        <w:tc>
          <w:tcPr>
            <w:tcW w:w="0" w:type="auto"/>
            <w:tcBorders>
              <w:right w:val="double" w:sz="4" w:space="0" w:color="auto"/>
            </w:tcBorders>
            <w:shd w:val="clear" w:color="auto" w:fill="auto"/>
            <w:vAlign w:val="center"/>
          </w:tcPr>
          <w:p w14:paraId="6C5D525E"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lastRenderedPageBreak/>
              <w:t>37</w:t>
            </w:r>
          </w:p>
        </w:tc>
        <w:tc>
          <w:tcPr>
            <w:tcW w:w="0" w:type="auto"/>
            <w:tcBorders>
              <w:left w:val="double" w:sz="4" w:space="0" w:color="auto"/>
            </w:tcBorders>
          </w:tcPr>
          <w:p w14:paraId="532DDCC1"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10</w:t>
            </w:r>
          </w:p>
        </w:tc>
        <w:tc>
          <w:tcPr>
            <w:tcW w:w="0" w:type="auto"/>
          </w:tcPr>
          <w:p w14:paraId="217AB4A7" w14:textId="77777777" w:rsidR="00B20A6B" w:rsidRPr="00B20A6B" w:rsidRDefault="00B20A6B" w:rsidP="00B20A6B">
            <w:pPr>
              <w:keepLines/>
              <w:spacing w:before="40" w:after="40"/>
              <w:ind w:left="720" w:hanging="720"/>
              <w:jc w:val="center"/>
            </w:pPr>
            <w:r w:rsidRPr="00B20A6B">
              <w:t>10</w:t>
            </w:r>
          </w:p>
        </w:tc>
        <w:tc>
          <w:tcPr>
            <w:tcW w:w="0" w:type="auto"/>
            <w:vAlign w:val="center"/>
          </w:tcPr>
          <w:p w14:paraId="7B712AA7"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34A</w:t>
            </w:r>
          </w:p>
        </w:tc>
        <w:tc>
          <w:tcPr>
            <w:tcW w:w="0" w:type="auto"/>
          </w:tcPr>
          <w:p w14:paraId="3F7E4D84" w14:textId="77777777" w:rsidR="00B20A6B" w:rsidRPr="00B20A6B" w:rsidRDefault="00B20A6B" w:rsidP="00B20A6B">
            <w:pPr>
              <w:keepLines/>
              <w:spacing w:before="40" w:after="40"/>
              <w:ind w:left="720" w:hanging="720"/>
              <w:jc w:val="center"/>
            </w:pPr>
            <w:r w:rsidRPr="00B20A6B">
              <w:t>No</w:t>
            </w:r>
          </w:p>
        </w:tc>
      </w:tr>
      <w:tr w:rsidR="00B20A6B" w:rsidRPr="00B20A6B" w14:paraId="33B66DDE" w14:textId="77777777" w:rsidTr="00CF02E6">
        <w:trPr>
          <w:cantSplit/>
        </w:trPr>
        <w:tc>
          <w:tcPr>
            <w:tcW w:w="0" w:type="auto"/>
            <w:tcBorders>
              <w:right w:val="double" w:sz="4" w:space="0" w:color="auto"/>
            </w:tcBorders>
            <w:shd w:val="clear" w:color="auto" w:fill="auto"/>
            <w:vAlign w:val="center"/>
          </w:tcPr>
          <w:p w14:paraId="5A39EC0E"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38</w:t>
            </w:r>
          </w:p>
        </w:tc>
        <w:tc>
          <w:tcPr>
            <w:tcW w:w="0" w:type="auto"/>
            <w:tcBorders>
              <w:left w:val="double" w:sz="4" w:space="0" w:color="auto"/>
            </w:tcBorders>
          </w:tcPr>
          <w:p w14:paraId="7B21B66A"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10</w:t>
            </w:r>
          </w:p>
        </w:tc>
        <w:tc>
          <w:tcPr>
            <w:tcW w:w="0" w:type="auto"/>
          </w:tcPr>
          <w:p w14:paraId="575FFED6" w14:textId="77777777" w:rsidR="00B20A6B" w:rsidRPr="00B20A6B" w:rsidRDefault="00B20A6B" w:rsidP="00B20A6B">
            <w:pPr>
              <w:keepLines/>
              <w:spacing w:before="40" w:after="40"/>
              <w:ind w:left="720" w:hanging="720"/>
              <w:jc w:val="center"/>
            </w:pPr>
            <w:r w:rsidRPr="00B20A6B">
              <w:t>10</w:t>
            </w:r>
          </w:p>
        </w:tc>
        <w:tc>
          <w:tcPr>
            <w:tcW w:w="0" w:type="auto"/>
            <w:vAlign w:val="center"/>
          </w:tcPr>
          <w:p w14:paraId="18C03B2D"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35</w:t>
            </w:r>
          </w:p>
        </w:tc>
        <w:tc>
          <w:tcPr>
            <w:tcW w:w="0" w:type="auto"/>
          </w:tcPr>
          <w:p w14:paraId="21AAE240" w14:textId="77777777" w:rsidR="00B20A6B" w:rsidRPr="00B20A6B" w:rsidRDefault="00B20A6B" w:rsidP="00B20A6B">
            <w:pPr>
              <w:keepLines/>
              <w:spacing w:before="40" w:after="40"/>
              <w:ind w:left="720" w:hanging="720"/>
              <w:jc w:val="center"/>
            </w:pPr>
            <w:r w:rsidRPr="00B20A6B">
              <w:t>No</w:t>
            </w:r>
          </w:p>
        </w:tc>
      </w:tr>
      <w:tr w:rsidR="00B20A6B" w:rsidRPr="00B20A6B" w14:paraId="10924B5A" w14:textId="77777777" w:rsidTr="00CF02E6">
        <w:trPr>
          <w:cantSplit/>
        </w:trPr>
        <w:tc>
          <w:tcPr>
            <w:tcW w:w="0" w:type="auto"/>
            <w:tcBorders>
              <w:right w:val="double" w:sz="4" w:space="0" w:color="auto"/>
            </w:tcBorders>
            <w:shd w:val="clear" w:color="auto" w:fill="auto"/>
            <w:vAlign w:val="center"/>
          </w:tcPr>
          <w:p w14:paraId="78A1B576"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39</w:t>
            </w:r>
          </w:p>
        </w:tc>
        <w:tc>
          <w:tcPr>
            <w:tcW w:w="0" w:type="auto"/>
            <w:tcBorders>
              <w:left w:val="double" w:sz="4" w:space="0" w:color="auto"/>
            </w:tcBorders>
          </w:tcPr>
          <w:p w14:paraId="6EBB6B92"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10</w:t>
            </w:r>
          </w:p>
        </w:tc>
        <w:tc>
          <w:tcPr>
            <w:tcW w:w="0" w:type="auto"/>
          </w:tcPr>
          <w:p w14:paraId="271ABC0C" w14:textId="77777777" w:rsidR="00B20A6B" w:rsidRPr="00B20A6B" w:rsidRDefault="00B20A6B" w:rsidP="00B20A6B">
            <w:pPr>
              <w:keepLines/>
              <w:spacing w:before="40" w:after="40"/>
              <w:ind w:left="720" w:hanging="720"/>
              <w:jc w:val="center"/>
            </w:pPr>
            <w:r w:rsidRPr="00B20A6B">
              <w:t>10</w:t>
            </w:r>
          </w:p>
        </w:tc>
        <w:tc>
          <w:tcPr>
            <w:tcW w:w="0" w:type="auto"/>
            <w:vAlign w:val="center"/>
          </w:tcPr>
          <w:p w14:paraId="47ACE383"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36</w:t>
            </w:r>
          </w:p>
        </w:tc>
        <w:tc>
          <w:tcPr>
            <w:tcW w:w="0" w:type="auto"/>
          </w:tcPr>
          <w:p w14:paraId="4EA0F98C" w14:textId="77777777" w:rsidR="00B20A6B" w:rsidRPr="00B20A6B" w:rsidRDefault="00B20A6B" w:rsidP="00B20A6B">
            <w:pPr>
              <w:keepLines/>
              <w:spacing w:before="40" w:after="40"/>
              <w:ind w:left="720" w:hanging="720"/>
              <w:jc w:val="center"/>
            </w:pPr>
            <w:r w:rsidRPr="00B20A6B">
              <w:t>No</w:t>
            </w:r>
          </w:p>
        </w:tc>
      </w:tr>
      <w:tr w:rsidR="00B20A6B" w:rsidRPr="00B20A6B" w14:paraId="27C52E20" w14:textId="77777777" w:rsidTr="00CF02E6">
        <w:trPr>
          <w:cantSplit/>
        </w:trPr>
        <w:tc>
          <w:tcPr>
            <w:tcW w:w="0" w:type="auto"/>
            <w:tcBorders>
              <w:right w:val="double" w:sz="4" w:space="0" w:color="auto"/>
            </w:tcBorders>
            <w:shd w:val="clear" w:color="auto" w:fill="auto"/>
            <w:vAlign w:val="center"/>
          </w:tcPr>
          <w:p w14:paraId="576166DA"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40</w:t>
            </w:r>
          </w:p>
        </w:tc>
        <w:tc>
          <w:tcPr>
            <w:tcW w:w="0" w:type="auto"/>
            <w:tcBorders>
              <w:left w:val="double" w:sz="4" w:space="0" w:color="auto"/>
            </w:tcBorders>
          </w:tcPr>
          <w:p w14:paraId="4EB3AB03"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10</w:t>
            </w:r>
          </w:p>
        </w:tc>
        <w:tc>
          <w:tcPr>
            <w:tcW w:w="0" w:type="auto"/>
          </w:tcPr>
          <w:p w14:paraId="5DB4688E" w14:textId="77777777" w:rsidR="00B20A6B" w:rsidRPr="00B20A6B" w:rsidRDefault="00B20A6B" w:rsidP="00B20A6B">
            <w:pPr>
              <w:keepLines/>
              <w:spacing w:before="40" w:after="40"/>
              <w:ind w:left="720" w:hanging="720"/>
              <w:jc w:val="center"/>
            </w:pPr>
            <w:r w:rsidRPr="00B20A6B">
              <w:t>10</w:t>
            </w:r>
          </w:p>
        </w:tc>
        <w:tc>
          <w:tcPr>
            <w:tcW w:w="0" w:type="auto"/>
            <w:vAlign w:val="center"/>
          </w:tcPr>
          <w:p w14:paraId="6D1C00F3"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37A</w:t>
            </w:r>
          </w:p>
        </w:tc>
        <w:tc>
          <w:tcPr>
            <w:tcW w:w="0" w:type="auto"/>
          </w:tcPr>
          <w:p w14:paraId="665D63A9" w14:textId="77777777" w:rsidR="00B20A6B" w:rsidRPr="00B20A6B" w:rsidRDefault="00B20A6B" w:rsidP="00B20A6B">
            <w:pPr>
              <w:keepLines/>
              <w:spacing w:before="40" w:after="40"/>
              <w:ind w:left="720" w:hanging="720"/>
              <w:jc w:val="center"/>
            </w:pPr>
            <w:r w:rsidRPr="00B20A6B">
              <w:t>No</w:t>
            </w:r>
          </w:p>
        </w:tc>
      </w:tr>
      <w:tr w:rsidR="00B20A6B" w:rsidRPr="00B20A6B" w14:paraId="55637D7F" w14:textId="77777777" w:rsidTr="00CF02E6">
        <w:trPr>
          <w:cantSplit/>
        </w:trPr>
        <w:tc>
          <w:tcPr>
            <w:tcW w:w="0" w:type="auto"/>
            <w:tcBorders>
              <w:right w:val="double" w:sz="4" w:space="0" w:color="auto"/>
            </w:tcBorders>
            <w:shd w:val="clear" w:color="auto" w:fill="auto"/>
            <w:vAlign w:val="center"/>
          </w:tcPr>
          <w:p w14:paraId="52875266"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41</w:t>
            </w:r>
          </w:p>
        </w:tc>
        <w:tc>
          <w:tcPr>
            <w:tcW w:w="0" w:type="auto"/>
            <w:tcBorders>
              <w:left w:val="double" w:sz="4" w:space="0" w:color="auto"/>
            </w:tcBorders>
          </w:tcPr>
          <w:p w14:paraId="2C70E58D"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10</w:t>
            </w:r>
          </w:p>
        </w:tc>
        <w:tc>
          <w:tcPr>
            <w:tcW w:w="0" w:type="auto"/>
          </w:tcPr>
          <w:p w14:paraId="02232B8B" w14:textId="77777777" w:rsidR="00B20A6B" w:rsidRPr="00B20A6B" w:rsidRDefault="00B20A6B" w:rsidP="00B20A6B">
            <w:pPr>
              <w:keepLines/>
              <w:spacing w:before="40" w:after="40"/>
              <w:ind w:left="720" w:hanging="720"/>
              <w:jc w:val="center"/>
            </w:pPr>
            <w:r w:rsidRPr="00B20A6B">
              <w:t>10</w:t>
            </w:r>
          </w:p>
        </w:tc>
        <w:tc>
          <w:tcPr>
            <w:tcW w:w="0" w:type="auto"/>
            <w:vAlign w:val="center"/>
          </w:tcPr>
          <w:p w14:paraId="1A4A1464" w14:textId="77777777" w:rsidR="00B20A6B" w:rsidRPr="00B20A6B" w:rsidRDefault="00B20A6B" w:rsidP="00B20A6B">
            <w:pPr>
              <w:keepLines/>
              <w:spacing w:before="40" w:after="40"/>
              <w:ind w:left="720" w:hanging="720"/>
              <w:jc w:val="center"/>
              <w:rPr>
                <w:rFonts w:ascii="Arial" w:hAnsi="Arial" w:cs="Arial"/>
                <w:sz w:val="18"/>
                <w:szCs w:val="18"/>
              </w:rPr>
            </w:pPr>
            <w:r w:rsidRPr="00B20A6B">
              <w:rPr>
                <w:rFonts w:ascii="Arial" w:hAnsi="Arial" w:cs="Arial"/>
                <w:sz w:val="18"/>
                <w:szCs w:val="18"/>
              </w:rPr>
              <w:t>37</w:t>
            </w:r>
          </w:p>
        </w:tc>
        <w:tc>
          <w:tcPr>
            <w:tcW w:w="0" w:type="auto"/>
          </w:tcPr>
          <w:p w14:paraId="26FD1035" w14:textId="77777777" w:rsidR="00B20A6B" w:rsidRPr="00B20A6B" w:rsidRDefault="00B20A6B" w:rsidP="00B20A6B">
            <w:pPr>
              <w:keepLines/>
              <w:spacing w:before="40" w:after="40"/>
              <w:ind w:left="720" w:hanging="720"/>
              <w:jc w:val="center"/>
            </w:pPr>
            <w:r w:rsidRPr="00B20A6B">
              <w:t>No</w:t>
            </w:r>
          </w:p>
        </w:tc>
      </w:tr>
      <w:tr w:rsidR="00B20A6B" w:rsidRPr="00B20A6B" w14:paraId="294A9A79" w14:textId="77777777" w:rsidTr="00CF02E6">
        <w:trPr>
          <w:cantSplit/>
        </w:trPr>
        <w:tc>
          <w:tcPr>
            <w:tcW w:w="0" w:type="auto"/>
            <w:tcBorders>
              <w:right w:val="double" w:sz="4" w:space="0" w:color="auto"/>
            </w:tcBorders>
            <w:shd w:val="clear" w:color="auto" w:fill="auto"/>
            <w:vAlign w:val="center"/>
          </w:tcPr>
          <w:p w14:paraId="64D24C79"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42</w:t>
            </w:r>
          </w:p>
        </w:tc>
        <w:tc>
          <w:tcPr>
            <w:tcW w:w="0" w:type="auto"/>
            <w:tcBorders>
              <w:left w:val="double" w:sz="4" w:space="0" w:color="auto"/>
            </w:tcBorders>
          </w:tcPr>
          <w:p w14:paraId="72CCA7E7"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305242FA" w14:textId="77777777" w:rsidR="00B20A6B" w:rsidRPr="00B20A6B" w:rsidRDefault="00B20A6B" w:rsidP="00B20A6B">
            <w:pPr>
              <w:keepLines/>
              <w:spacing w:before="40" w:after="40"/>
              <w:ind w:left="720" w:hanging="720"/>
              <w:jc w:val="center"/>
            </w:pPr>
          </w:p>
        </w:tc>
        <w:tc>
          <w:tcPr>
            <w:tcW w:w="0" w:type="auto"/>
            <w:vAlign w:val="center"/>
          </w:tcPr>
          <w:p w14:paraId="5EE0469D"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5D01CE0C" w14:textId="77777777" w:rsidR="00B20A6B" w:rsidRPr="00B20A6B" w:rsidRDefault="00B20A6B" w:rsidP="00B20A6B">
            <w:pPr>
              <w:keepLines/>
              <w:spacing w:before="40" w:after="40"/>
              <w:ind w:left="720" w:hanging="720"/>
              <w:jc w:val="center"/>
            </w:pPr>
            <w:r w:rsidRPr="00B20A6B">
              <w:t>Yes</w:t>
            </w:r>
          </w:p>
        </w:tc>
      </w:tr>
      <w:tr w:rsidR="00B20A6B" w:rsidRPr="00B20A6B" w14:paraId="2040D7A1" w14:textId="77777777" w:rsidTr="00CF02E6">
        <w:trPr>
          <w:cantSplit/>
        </w:trPr>
        <w:tc>
          <w:tcPr>
            <w:tcW w:w="0" w:type="auto"/>
            <w:tcBorders>
              <w:right w:val="double" w:sz="4" w:space="0" w:color="auto"/>
            </w:tcBorders>
            <w:shd w:val="clear" w:color="auto" w:fill="auto"/>
            <w:vAlign w:val="center"/>
          </w:tcPr>
          <w:p w14:paraId="2E14CDF4"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43</w:t>
            </w:r>
          </w:p>
        </w:tc>
        <w:tc>
          <w:tcPr>
            <w:tcW w:w="0" w:type="auto"/>
            <w:tcBorders>
              <w:left w:val="double" w:sz="4" w:space="0" w:color="auto"/>
            </w:tcBorders>
          </w:tcPr>
          <w:p w14:paraId="6F2DD3BE"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4C211283" w14:textId="77777777" w:rsidR="00B20A6B" w:rsidRPr="00B20A6B" w:rsidRDefault="00B20A6B" w:rsidP="00B20A6B">
            <w:pPr>
              <w:keepLines/>
              <w:spacing w:before="40" w:after="40"/>
              <w:ind w:left="720" w:hanging="720"/>
              <w:jc w:val="center"/>
            </w:pPr>
          </w:p>
        </w:tc>
        <w:tc>
          <w:tcPr>
            <w:tcW w:w="0" w:type="auto"/>
            <w:vAlign w:val="center"/>
          </w:tcPr>
          <w:p w14:paraId="2BD01A69"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6991FA6B" w14:textId="77777777" w:rsidR="00B20A6B" w:rsidRPr="00B20A6B" w:rsidRDefault="00B20A6B" w:rsidP="00B20A6B">
            <w:pPr>
              <w:keepLines/>
              <w:spacing w:before="40" w:after="40"/>
              <w:ind w:left="720" w:hanging="720"/>
              <w:jc w:val="center"/>
            </w:pPr>
            <w:r w:rsidRPr="00B20A6B">
              <w:t>Yes</w:t>
            </w:r>
          </w:p>
        </w:tc>
      </w:tr>
      <w:tr w:rsidR="00B20A6B" w:rsidRPr="00B20A6B" w14:paraId="5E9E65F0" w14:textId="77777777" w:rsidTr="00CF02E6">
        <w:trPr>
          <w:cantSplit/>
        </w:trPr>
        <w:tc>
          <w:tcPr>
            <w:tcW w:w="0" w:type="auto"/>
            <w:tcBorders>
              <w:right w:val="double" w:sz="4" w:space="0" w:color="auto"/>
            </w:tcBorders>
            <w:shd w:val="clear" w:color="auto" w:fill="auto"/>
            <w:vAlign w:val="center"/>
          </w:tcPr>
          <w:p w14:paraId="729CFF85"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44</w:t>
            </w:r>
          </w:p>
        </w:tc>
        <w:tc>
          <w:tcPr>
            <w:tcW w:w="0" w:type="auto"/>
            <w:tcBorders>
              <w:left w:val="double" w:sz="4" w:space="0" w:color="auto"/>
            </w:tcBorders>
          </w:tcPr>
          <w:p w14:paraId="0C038ED3"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7F8AF1B7" w14:textId="77777777" w:rsidR="00B20A6B" w:rsidRPr="00B20A6B" w:rsidRDefault="00B20A6B" w:rsidP="00B20A6B">
            <w:pPr>
              <w:keepLines/>
              <w:spacing w:before="40" w:after="40"/>
              <w:ind w:left="720" w:hanging="720"/>
              <w:jc w:val="center"/>
            </w:pPr>
          </w:p>
        </w:tc>
        <w:tc>
          <w:tcPr>
            <w:tcW w:w="0" w:type="auto"/>
            <w:vAlign w:val="center"/>
          </w:tcPr>
          <w:p w14:paraId="1067FB1C"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00191DF1" w14:textId="77777777" w:rsidR="00B20A6B" w:rsidRPr="00B20A6B" w:rsidRDefault="00B20A6B" w:rsidP="00B20A6B">
            <w:pPr>
              <w:keepLines/>
              <w:spacing w:before="40" w:after="40"/>
              <w:ind w:left="720" w:hanging="720"/>
              <w:jc w:val="center"/>
            </w:pPr>
            <w:r w:rsidRPr="00B20A6B">
              <w:t>Yes</w:t>
            </w:r>
          </w:p>
        </w:tc>
      </w:tr>
      <w:tr w:rsidR="00B20A6B" w:rsidRPr="00B20A6B" w14:paraId="1AED58CB" w14:textId="77777777" w:rsidTr="00CF02E6">
        <w:trPr>
          <w:cantSplit/>
        </w:trPr>
        <w:tc>
          <w:tcPr>
            <w:tcW w:w="0" w:type="auto"/>
            <w:tcBorders>
              <w:right w:val="double" w:sz="4" w:space="0" w:color="auto"/>
            </w:tcBorders>
            <w:shd w:val="clear" w:color="auto" w:fill="auto"/>
            <w:vAlign w:val="center"/>
          </w:tcPr>
          <w:p w14:paraId="7DB99BA6"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45</w:t>
            </w:r>
          </w:p>
        </w:tc>
        <w:tc>
          <w:tcPr>
            <w:tcW w:w="0" w:type="auto"/>
            <w:tcBorders>
              <w:left w:val="double" w:sz="4" w:space="0" w:color="auto"/>
            </w:tcBorders>
          </w:tcPr>
          <w:p w14:paraId="5495399F"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7BD06E96" w14:textId="77777777" w:rsidR="00B20A6B" w:rsidRPr="00B20A6B" w:rsidRDefault="00B20A6B" w:rsidP="00B20A6B">
            <w:pPr>
              <w:keepLines/>
              <w:spacing w:before="40" w:after="40"/>
              <w:ind w:left="720" w:hanging="720"/>
              <w:jc w:val="center"/>
            </w:pPr>
          </w:p>
        </w:tc>
        <w:tc>
          <w:tcPr>
            <w:tcW w:w="0" w:type="auto"/>
            <w:vAlign w:val="center"/>
          </w:tcPr>
          <w:p w14:paraId="062F6AEE"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6425D871" w14:textId="77777777" w:rsidR="00B20A6B" w:rsidRPr="00B20A6B" w:rsidRDefault="00B20A6B" w:rsidP="00B20A6B">
            <w:pPr>
              <w:keepLines/>
              <w:spacing w:before="40" w:after="40"/>
              <w:ind w:left="720" w:hanging="720"/>
              <w:jc w:val="center"/>
            </w:pPr>
            <w:r w:rsidRPr="00B20A6B">
              <w:t>Yes</w:t>
            </w:r>
          </w:p>
        </w:tc>
      </w:tr>
      <w:tr w:rsidR="00B20A6B" w:rsidRPr="00B20A6B" w14:paraId="4550598B" w14:textId="77777777" w:rsidTr="00CF02E6">
        <w:trPr>
          <w:cantSplit/>
        </w:trPr>
        <w:tc>
          <w:tcPr>
            <w:tcW w:w="0" w:type="auto"/>
            <w:tcBorders>
              <w:right w:val="double" w:sz="4" w:space="0" w:color="auto"/>
            </w:tcBorders>
            <w:shd w:val="clear" w:color="auto" w:fill="auto"/>
            <w:vAlign w:val="center"/>
          </w:tcPr>
          <w:p w14:paraId="1E74333F"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46</w:t>
            </w:r>
          </w:p>
        </w:tc>
        <w:tc>
          <w:tcPr>
            <w:tcW w:w="0" w:type="auto"/>
            <w:tcBorders>
              <w:left w:val="double" w:sz="4" w:space="0" w:color="auto"/>
            </w:tcBorders>
          </w:tcPr>
          <w:p w14:paraId="6ADEC702"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7F8590BB" w14:textId="77777777" w:rsidR="00B20A6B" w:rsidRPr="00B20A6B" w:rsidRDefault="00B20A6B" w:rsidP="00B20A6B">
            <w:pPr>
              <w:keepLines/>
              <w:spacing w:before="40" w:after="40"/>
              <w:ind w:left="720" w:hanging="720"/>
              <w:jc w:val="center"/>
            </w:pPr>
          </w:p>
        </w:tc>
        <w:tc>
          <w:tcPr>
            <w:tcW w:w="0" w:type="auto"/>
            <w:vAlign w:val="center"/>
          </w:tcPr>
          <w:p w14:paraId="420E63A0"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3D10B72F" w14:textId="77777777" w:rsidR="00B20A6B" w:rsidRPr="00B20A6B" w:rsidRDefault="00B20A6B" w:rsidP="00B20A6B">
            <w:pPr>
              <w:keepLines/>
              <w:spacing w:before="40" w:after="40"/>
              <w:ind w:left="720" w:hanging="720"/>
              <w:jc w:val="center"/>
            </w:pPr>
            <w:r w:rsidRPr="00B20A6B">
              <w:t>Yes</w:t>
            </w:r>
          </w:p>
        </w:tc>
      </w:tr>
      <w:tr w:rsidR="00B20A6B" w:rsidRPr="00B20A6B" w14:paraId="2D48B8F8" w14:textId="77777777" w:rsidTr="00CF02E6">
        <w:trPr>
          <w:cantSplit/>
        </w:trPr>
        <w:tc>
          <w:tcPr>
            <w:tcW w:w="0" w:type="auto"/>
            <w:tcBorders>
              <w:right w:val="double" w:sz="4" w:space="0" w:color="auto"/>
            </w:tcBorders>
            <w:shd w:val="clear" w:color="auto" w:fill="auto"/>
            <w:vAlign w:val="center"/>
          </w:tcPr>
          <w:p w14:paraId="368810AC"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47</w:t>
            </w:r>
          </w:p>
        </w:tc>
        <w:tc>
          <w:tcPr>
            <w:tcW w:w="0" w:type="auto"/>
            <w:tcBorders>
              <w:left w:val="double" w:sz="4" w:space="0" w:color="auto"/>
            </w:tcBorders>
          </w:tcPr>
          <w:p w14:paraId="1CF474E6"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693549EF" w14:textId="77777777" w:rsidR="00B20A6B" w:rsidRPr="00B20A6B" w:rsidRDefault="00B20A6B" w:rsidP="00B20A6B">
            <w:pPr>
              <w:keepLines/>
              <w:spacing w:before="40" w:after="40"/>
              <w:ind w:left="720" w:hanging="720"/>
              <w:jc w:val="center"/>
            </w:pPr>
          </w:p>
        </w:tc>
        <w:tc>
          <w:tcPr>
            <w:tcW w:w="0" w:type="auto"/>
            <w:vAlign w:val="center"/>
          </w:tcPr>
          <w:p w14:paraId="3C62405F"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204C6198" w14:textId="77777777" w:rsidR="00B20A6B" w:rsidRPr="00B20A6B" w:rsidRDefault="00B20A6B" w:rsidP="00B20A6B">
            <w:pPr>
              <w:keepLines/>
              <w:spacing w:before="40" w:after="40"/>
              <w:ind w:left="720" w:hanging="720"/>
              <w:jc w:val="center"/>
            </w:pPr>
            <w:r w:rsidRPr="00B20A6B">
              <w:t>Yes</w:t>
            </w:r>
          </w:p>
        </w:tc>
      </w:tr>
      <w:tr w:rsidR="00B20A6B" w:rsidRPr="00B20A6B" w14:paraId="0F51A505" w14:textId="77777777" w:rsidTr="00CF02E6">
        <w:trPr>
          <w:cantSplit/>
        </w:trPr>
        <w:tc>
          <w:tcPr>
            <w:tcW w:w="0" w:type="auto"/>
            <w:tcBorders>
              <w:right w:val="double" w:sz="4" w:space="0" w:color="auto"/>
            </w:tcBorders>
            <w:shd w:val="clear" w:color="auto" w:fill="auto"/>
            <w:vAlign w:val="center"/>
          </w:tcPr>
          <w:p w14:paraId="59ECD723"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48</w:t>
            </w:r>
          </w:p>
        </w:tc>
        <w:tc>
          <w:tcPr>
            <w:tcW w:w="0" w:type="auto"/>
            <w:tcBorders>
              <w:left w:val="double" w:sz="4" w:space="0" w:color="auto"/>
            </w:tcBorders>
          </w:tcPr>
          <w:p w14:paraId="6E0639C5"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7FE33585" w14:textId="77777777" w:rsidR="00B20A6B" w:rsidRPr="00B20A6B" w:rsidRDefault="00B20A6B" w:rsidP="00B20A6B">
            <w:pPr>
              <w:keepLines/>
              <w:spacing w:before="40" w:after="40"/>
              <w:ind w:left="720" w:hanging="720"/>
              <w:jc w:val="center"/>
            </w:pPr>
          </w:p>
        </w:tc>
        <w:tc>
          <w:tcPr>
            <w:tcW w:w="0" w:type="auto"/>
            <w:vAlign w:val="center"/>
          </w:tcPr>
          <w:p w14:paraId="4A89325E"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0C5E0E27" w14:textId="77777777" w:rsidR="00B20A6B" w:rsidRPr="00B20A6B" w:rsidRDefault="00B20A6B" w:rsidP="00B20A6B">
            <w:pPr>
              <w:keepLines/>
              <w:spacing w:before="40" w:after="40"/>
              <w:ind w:left="720" w:hanging="720"/>
              <w:jc w:val="center"/>
            </w:pPr>
            <w:r w:rsidRPr="00B20A6B">
              <w:t>Yes</w:t>
            </w:r>
          </w:p>
        </w:tc>
      </w:tr>
      <w:tr w:rsidR="00B20A6B" w:rsidRPr="00B20A6B" w14:paraId="1780A850" w14:textId="77777777" w:rsidTr="00CF02E6">
        <w:trPr>
          <w:cantSplit/>
        </w:trPr>
        <w:tc>
          <w:tcPr>
            <w:tcW w:w="0" w:type="auto"/>
            <w:tcBorders>
              <w:right w:val="double" w:sz="4" w:space="0" w:color="auto"/>
            </w:tcBorders>
            <w:shd w:val="clear" w:color="auto" w:fill="auto"/>
            <w:vAlign w:val="center"/>
          </w:tcPr>
          <w:p w14:paraId="4A3462CB"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49</w:t>
            </w:r>
          </w:p>
        </w:tc>
        <w:tc>
          <w:tcPr>
            <w:tcW w:w="0" w:type="auto"/>
            <w:tcBorders>
              <w:left w:val="double" w:sz="4" w:space="0" w:color="auto"/>
            </w:tcBorders>
          </w:tcPr>
          <w:p w14:paraId="56BEE581"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747764F2" w14:textId="77777777" w:rsidR="00B20A6B" w:rsidRPr="00B20A6B" w:rsidRDefault="00B20A6B" w:rsidP="00B20A6B">
            <w:pPr>
              <w:keepLines/>
              <w:spacing w:before="40" w:after="40"/>
              <w:ind w:left="720" w:hanging="720"/>
              <w:jc w:val="center"/>
            </w:pPr>
          </w:p>
        </w:tc>
        <w:tc>
          <w:tcPr>
            <w:tcW w:w="0" w:type="auto"/>
            <w:vAlign w:val="center"/>
          </w:tcPr>
          <w:p w14:paraId="23688503"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7BC3898C" w14:textId="77777777" w:rsidR="00B20A6B" w:rsidRPr="00B20A6B" w:rsidRDefault="00B20A6B" w:rsidP="00B20A6B">
            <w:pPr>
              <w:keepLines/>
              <w:spacing w:before="40" w:after="40"/>
              <w:ind w:left="720" w:hanging="720"/>
              <w:jc w:val="center"/>
            </w:pPr>
            <w:r w:rsidRPr="00B20A6B">
              <w:t>Yes</w:t>
            </w:r>
          </w:p>
        </w:tc>
      </w:tr>
      <w:tr w:rsidR="00B20A6B" w:rsidRPr="00B20A6B" w14:paraId="43DD5EBC" w14:textId="77777777" w:rsidTr="00CF02E6">
        <w:trPr>
          <w:cantSplit/>
        </w:trPr>
        <w:tc>
          <w:tcPr>
            <w:tcW w:w="0" w:type="auto"/>
            <w:tcBorders>
              <w:right w:val="double" w:sz="4" w:space="0" w:color="auto"/>
            </w:tcBorders>
            <w:shd w:val="clear" w:color="auto" w:fill="auto"/>
            <w:vAlign w:val="center"/>
          </w:tcPr>
          <w:p w14:paraId="3DC5C0A2"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50</w:t>
            </w:r>
          </w:p>
        </w:tc>
        <w:tc>
          <w:tcPr>
            <w:tcW w:w="0" w:type="auto"/>
            <w:tcBorders>
              <w:left w:val="double" w:sz="4" w:space="0" w:color="auto"/>
            </w:tcBorders>
          </w:tcPr>
          <w:p w14:paraId="667BC9D6"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35FAFF6B" w14:textId="77777777" w:rsidR="00B20A6B" w:rsidRPr="00B20A6B" w:rsidRDefault="00B20A6B" w:rsidP="00B20A6B">
            <w:pPr>
              <w:keepLines/>
              <w:spacing w:before="40" w:after="40"/>
              <w:ind w:left="720" w:hanging="720"/>
              <w:jc w:val="center"/>
            </w:pPr>
          </w:p>
        </w:tc>
        <w:tc>
          <w:tcPr>
            <w:tcW w:w="0" w:type="auto"/>
            <w:vAlign w:val="center"/>
          </w:tcPr>
          <w:p w14:paraId="79257C31"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2E1A5937" w14:textId="77777777" w:rsidR="00B20A6B" w:rsidRPr="00B20A6B" w:rsidRDefault="00B20A6B" w:rsidP="00B20A6B">
            <w:pPr>
              <w:keepLines/>
              <w:spacing w:before="40" w:after="40"/>
              <w:ind w:left="720" w:hanging="720"/>
              <w:jc w:val="center"/>
            </w:pPr>
            <w:r w:rsidRPr="00B20A6B">
              <w:t>Yes</w:t>
            </w:r>
          </w:p>
        </w:tc>
      </w:tr>
      <w:tr w:rsidR="00B20A6B" w:rsidRPr="00B20A6B" w14:paraId="32BA2BDE" w14:textId="77777777" w:rsidTr="00CF02E6">
        <w:trPr>
          <w:cantSplit/>
        </w:trPr>
        <w:tc>
          <w:tcPr>
            <w:tcW w:w="0" w:type="auto"/>
            <w:tcBorders>
              <w:right w:val="double" w:sz="4" w:space="0" w:color="auto"/>
            </w:tcBorders>
            <w:shd w:val="clear" w:color="auto" w:fill="auto"/>
            <w:vAlign w:val="center"/>
          </w:tcPr>
          <w:p w14:paraId="1E881E47"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51</w:t>
            </w:r>
          </w:p>
        </w:tc>
        <w:tc>
          <w:tcPr>
            <w:tcW w:w="0" w:type="auto"/>
            <w:tcBorders>
              <w:left w:val="double" w:sz="4" w:space="0" w:color="auto"/>
            </w:tcBorders>
          </w:tcPr>
          <w:p w14:paraId="66FE444F"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438F8595" w14:textId="77777777" w:rsidR="00B20A6B" w:rsidRPr="00B20A6B" w:rsidRDefault="00B20A6B" w:rsidP="00B20A6B">
            <w:pPr>
              <w:keepLines/>
              <w:spacing w:before="40" w:after="40"/>
              <w:ind w:left="720" w:hanging="720"/>
              <w:jc w:val="center"/>
            </w:pPr>
          </w:p>
        </w:tc>
        <w:tc>
          <w:tcPr>
            <w:tcW w:w="0" w:type="auto"/>
            <w:vAlign w:val="center"/>
          </w:tcPr>
          <w:p w14:paraId="74047AC5"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6AE6C901" w14:textId="77777777" w:rsidR="00B20A6B" w:rsidRPr="00B20A6B" w:rsidRDefault="00B20A6B" w:rsidP="00B20A6B">
            <w:pPr>
              <w:keepLines/>
              <w:spacing w:before="40" w:after="40"/>
              <w:ind w:left="720" w:hanging="720"/>
              <w:jc w:val="center"/>
            </w:pPr>
            <w:r w:rsidRPr="00B20A6B">
              <w:t>Yes</w:t>
            </w:r>
          </w:p>
        </w:tc>
      </w:tr>
      <w:tr w:rsidR="00B20A6B" w:rsidRPr="00B20A6B" w14:paraId="46755CEE" w14:textId="77777777" w:rsidTr="00CF02E6">
        <w:trPr>
          <w:cantSplit/>
        </w:trPr>
        <w:tc>
          <w:tcPr>
            <w:tcW w:w="0" w:type="auto"/>
            <w:tcBorders>
              <w:right w:val="double" w:sz="4" w:space="0" w:color="auto"/>
            </w:tcBorders>
            <w:shd w:val="clear" w:color="auto" w:fill="auto"/>
            <w:vAlign w:val="center"/>
          </w:tcPr>
          <w:p w14:paraId="2B31AAE8"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52</w:t>
            </w:r>
          </w:p>
        </w:tc>
        <w:tc>
          <w:tcPr>
            <w:tcW w:w="0" w:type="auto"/>
            <w:tcBorders>
              <w:left w:val="double" w:sz="4" w:space="0" w:color="auto"/>
            </w:tcBorders>
          </w:tcPr>
          <w:p w14:paraId="2B765628"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75D40822" w14:textId="77777777" w:rsidR="00B20A6B" w:rsidRPr="00B20A6B" w:rsidRDefault="00B20A6B" w:rsidP="00B20A6B">
            <w:pPr>
              <w:keepLines/>
              <w:spacing w:before="40" w:after="40"/>
              <w:ind w:left="720" w:hanging="720"/>
              <w:jc w:val="center"/>
            </w:pPr>
          </w:p>
        </w:tc>
        <w:tc>
          <w:tcPr>
            <w:tcW w:w="0" w:type="auto"/>
            <w:vAlign w:val="center"/>
          </w:tcPr>
          <w:p w14:paraId="6248E4C1"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217CA93D" w14:textId="77777777" w:rsidR="00B20A6B" w:rsidRPr="00B20A6B" w:rsidRDefault="00B20A6B" w:rsidP="00B20A6B">
            <w:pPr>
              <w:keepLines/>
              <w:spacing w:before="40" w:after="40"/>
              <w:ind w:left="720" w:hanging="720"/>
              <w:jc w:val="center"/>
            </w:pPr>
            <w:r w:rsidRPr="00B20A6B">
              <w:t>Yes</w:t>
            </w:r>
          </w:p>
        </w:tc>
      </w:tr>
      <w:tr w:rsidR="00B20A6B" w:rsidRPr="00B20A6B" w14:paraId="6B2EA679" w14:textId="77777777" w:rsidTr="00CF02E6">
        <w:trPr>
          <w:cantSplit/>
        </w:trPr>
        <w:tc>
          <w:tcPr>
            <w:tcW w:w="0" w:type="auto"/>
            <w:tcBorders>
              <w:right w:val="double" w:sz="4" w:space="0" w:color="auto"/>
            </w:tcBorders>
            <w:shd w:val="clear" w:color="auto" w:fill="auto"/>
            <w:vAlign w:val="center"/>
          </w:tcPr>
          <w:p w14:paraId="1F7AF326"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53</w:t>
            </w:r>
          </w:p>
        </w:tc>
        <w:tc>
          <w:tcPr>
            <w:tcW w:w="0" w:type="auto"/>
            <w:tcBorders>
              <w:left w:val="double" w:sz="4" w:space="0" w:color="auto"/>
            </w:tcBorders>
          </w:tcPr>
          <w:p w14:paraId="4ACEC6BB"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79AACA2C" w14:textId="77777777" w:rsidR="00B20A6B" w:rsidRPr="00B20A6B" w:rsidRDefault="00B20A6B" w:rsidP="00B20A6B">
            <w:pPr>
              <w:keepLines/>
              <w:spacing w:before="40" w:after="40"/>
              <w:ind w:left="720" w:hanging="720"/>
              <w:jc w:val="center"/>
            </w:pPr>
          </w:p>
        </w:tc>
        <w:tc>
          <w:tcPr>
            <w:tcW w:w="0" w:type="auto"/>
            <w:vAlign w:val="center"/>
          </w:tcPr>
          <w:p w14:paraId="281AFCD0"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2E6170BC" w14:textId="77777777" w:rsidR="00B20A6B" w:rsidRPr="00B20A6B" w:rsidRDefault="00B20A6B" w:rsidP="00B20A6B">
            <w:pPr>
              <w:keepLines/>
              <w:spacing w:before="40" w:after="40"/>
              <w:ind w:left="720" w:hanging="720"/>
              <w:jc w:val="center"/>
            </w:pPr>
            <w:r w:rsidRPr="00B20A6B">
              <w:t>Yes</w:t>
            </w:r>
          </w:p>
        </w:tc>
      </w:tr>
      <w:tr w:rsidR="00B20A6B" w:rsidRPr="00B20A6B" w14:paraId="298A88F5" w14:textId="77777777" w:rsidTr="00CF02E6">
        <w:trPr>
          <w:cantSplit/>
        </w:trPr>
        <w:tc>
          <w:tcPr>
            <w:tcW w:w="0" w:type="auto"/>
            <w:tcBorders>
              <w:right w:val="double" w:sz="4" w:space="0" w:color="auto"/>
            </w:tcBorders>
            <w:shd w:val="clear" w:color="auto" w:fill="auto"/>
            <w:vAlign w:val="center"/>
          </w:tcPr>
          <w:p w14:paraId="77B5696A"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54</w:t>
            </w:r>
          </w:p>
        </w:tc>
        <w:tc>
          <w:tcPr>
            <w:tcW w:w="0" w:type="auto"/>
            <w:tcBorders>
              <w:left w:val="double" w:sz="4" w:space="0" w:color="auto"/>
            </w:tcBorders>
          </w:tcPr>
          <w:p w14:paraId="0599F249"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7DF087D9" w14:textId="77777777" w:rsidR="00B20A6B" w:rsidRPr="00B20A6B" w:rsidRDefault="00B20A6B" w:rsidP="00B20A6B">
            <w:pPr>
              <w:keepLines/>
              <w:spacing w:before="40" w:after="40"/>
              <w:ind w:left="720" w:hanging="720"/>
              <w:jc w:val="center"/>
            </w:pPr>
          </w:p>
        </w:tc>
        <w:tc>
          <w:tcPr>
            <w:tcW w:w="0" w:type="auto"/>
            <w:vAlign w:val="center"/>
          </w:tcPr>
          <w:p w14:paraId="0F988BEB"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6A3C620D" w14:textId="77777777" w:rsidR="00B20A6B" w:rsidRPr="00B20A6B" w:rsidRDefault="00B20A6B" w:rsidP="00B20A6B">
            <w:pPr>
              <w:keepLines/>
              <w:spacing w:before="40" w:after="40"/>
              <w:ind w:left="720" w:hanging="720"/>
              <w:jc w:val="center"/>
            </w:pPr>
            <w:r w:rsidRPr="00B20A6B">
              <w:t>Yes</w:t>
            </w:r>
          </w:p>
        </w:tc>
      </w:tr>
      <w:tr w:rsidR="00B20A6B" w:rsidRPr="00B20A6B" w14:paraId="64B652F1" w14:textId="77777777" w:rsidTr="00CF02E6">
        <w:trPr>
          <w:cantSplit/>
        </w:trPr>
        <w:tc>
          <w:tcPr>
            <w:tcW w:w="0" w:type="auto"/>
            <w:tcBorders>
              <w:right w:val="double" w:sz="4" w:space="0" w:color="auto"/>
            </w:tcBorders>
            <w:shd w:val="clear" w:color="auto" w:fill="auto"/>
            <w:vAlign w:val="center"/>
          </w:tcPr>
          <w:p w14:paraId="42B4D8A0"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55</w:t>
            </w:r>
          </w:p>
        </w:tc>
        <w:tc>
          <w:tcPr>
            <w:tcW w:w="0" w:type="auto"/>
            <w:tcBorders>
              <w:left w:val="double" w:sz="4" w:space="0" w:color="auto"/>
            </w:tcBorders>
          </w:tcPr>
          <w:p w14:paraId="2EE73FC1"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7885897B" w14:textId="77777777" w:rsidR="00B20A6B" w:rsidRPr="00B20A6B" w:rsidRDefault="00B20A6B" w:rsidP="00B20A6B">
            <w:pPr>
              <w:keepLines/>
              <w:spacing w:before="40" w:after="40"/>
              <w:ind w:left="720" w:hanging="720"/>
              <w:jc w:val="center"/>
            </w:pPr>
          </w:p>
        </w:tc>
        <w:tc>
          <w:tcPr>
            <w:tcW w:w="0" w:type="auto"/>
            <w:vAlign w:val="center"/>
          </w:tcPr>
          <w:p w14:paraId="35F820A1"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0B089E87" w14:textId="77777777" w:rsidR="00B20A6B" w:rsidRPr="00B20A6B" w:rsidRDefault="00B20A6B" w:rsidP="00B20A6B">
            <w:pPr>
              <w:keepLines/>
              <w:spacing w:before="40" w:after="40"/>
              <w:ind w:left="720" w:hanging="720"/>
              <w:jc w:val="center"/>
            </w:pPr>
            <w:r w:rsidRPr="00B20A6B">
              <w:t>Yes</w:t>
            </w:r>
          </w:p>
        </w:tc>
      </w:tr>
      <w:tr w:rsidR="00B20A6B" w:rsidRPr="00B20A6B" w14:paraId="72B29610" w14:textId="77777777" w:rsidTr="00CF02E6">
        <w:trPr>
          <w:cantSplit/>
        </w:trPr>
        <w:tc>
          <w:tcPr>
            <w:tcW w:w="0" w:type="auto"/>
            <w:tcBorders>
              <w:right w:val="double" w:sz="4" w:space="0" w:color="auto"/>
            </w:tcBorders>
            <w:shd w:val="clear" w:color="auto" w:fill="auto"/>
            <w:vAlign w:val="center"/>
          </w:tcPr>
          <w:p w14:paraId="4198E6B4"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56</w:t>
            </w:r>
          </w:p>
        </w:tc>
        <w:tc>
          <w:tcPr>
            <w:tcW w:w="0" w:type="auto"/>
            <w:tcBorders>
              <w:left w:val="double" w:sz="4" w:space="0" w:color="auto"/>
            </w:tcBorders>
          </w:tcPr>
          <w:p w14:paraId="21D76A99"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602135F0" w14:textId="77777777" w:rsidR="00B20A6B" w:rsidRPr="00B20A6B" w:rsidRDefault="00B20A6B" w:rsidP="00B20A6B">
            <w:pPr>
              <w:keepLines/>
              <w:spacing w:before="40" w:after="40"/>
              <w:ind w:left="720" w:hanging="720"/>
              <w:jc w:val="center"/>
            </w:pPr>
          </w:p>
        </w:tc>
        <w:tc>
          <w:tcPr>
            <w:tcW w:w="0" w:type="auto"/>
            <w:vAlign w:val="center"/>
          </w:tcPr>
          <w:p w14:paraId="751F2787"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473C6319" w14:textId="77777777" w:rsidR="00B20A6B" w:rsidRPr="00B20A6B" w:rsidRDefault="00B20A6B" w:rsidP="00B20A6B">
            <w:pPr>
              <w:keepLines/>
              <w:spacing w:before="40" w:after="40"/>
              <w:ind w:left="720" w:hanging="720"/>
              <w:jc w:val="center"/>
            </w:pPr>
            <w:r w:rsidRPr="00B20A6B">
              <w:t>No/Yes</w:t>
            </w:r>
          </w:p>
        </w:tc>
      </w:tr>
      <w:tr w:rsidR="00B20A6B" w:rsidRPr="00B20A6B" w14:paraId="367462F5" w14:textId="77777777" w:rsidTr="00CF02E6">
        <w:trPr>
          <w:cantSplit/>
        </w:trPr>
        <w:tc>
          <w:tcPr>
            <w:tcW w:w="0" w:type="auto"/>
            <w:tcBorders>
              <w:right w:val="double" w:sz="4" w:space="0" w:color="auto"/>
            </w:tcBorders>
            <w:shd w:val="clear" w:color="auto" w:fill="auto"/>
            <w:vAlign w:val="center"/>
          </w:tcPr>
          <w:p w14:paraId="4833D7CD"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57</w:t>
            </w:r>
          </w:p>
        </w:tc>
        <w:tc>
          <w:tcPr>
            <w:tcW w:w="0" w:type="auto"/>
            <w:tcBorders>
              <w:left w:val="double" w:sz="4" w:space="0" w:color="auto"/>
            </w:tcBorders>
          </w:tcPr>
          <w:p w14:paraId="07EAB435"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52101BD6" w14:textId="77777777" w:rsidR="00B20A6B" w:rsidRPr="00B20A6B" w:rsidRDefault="00B20A6B" w:rsidP="00B20A6B">
            <w:pPr>
              <w:keepLines/>
              <w:spacing w:before="40" w:after="40"/>
              <w:ind w:left="720" w:hanging="720"/>
              <w:jc w:val="center"/>
            </w:pPr>
          </w:p>
        </w:tc>
        <w:tc>
          <w:tcPr>
            <w:tcW w:w="0" w:type="auto"/>
            <w:vAlign w:val="center"/>
          </w:tcPr>
          <w:p w14:paraId="4F08BEA0"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1D85F0D2" w14:textId="77777777" w:rsidR="00B20A6B" w:rsidRPr="00B20A6B" w:rsidRDefault="00B20A6B" w:rsidP="00B20A6B">
            <w:pPr>
              <w:keepLines/>
              <w:spacing w:before="40" w:after="40"/>
              <w:ind w:left="720" w:hanging="720"/>
              <w:jc w:val="center"/>
            </w:pPr>
            <w:r w:rsidRPr="00B20A6B">
              <w:t>No/Yes</w:t>
            </w:r>
          </w:p>
        </w:tc>
      </w:tr>
      <w:tr w:rsidR="00B20A6B" w:rsidRPr="00B20A6B" w14:paraId="0C5B4D38" w14:textId="77777777" w:rsidTr="00CF02E6">
        <w:trPr>
          <w:cantSplit/>
        </w:trPr>
        <w:tc>
          <w:tcPr>
            <w:tcW w:w="0" w:type="auto"/>
            <w:tcBorders>
              <w:right w:val="double" w:sz="4" w:space="0" w:color="auto"/>
            </w:tcBorders>
            <w:shd w:val="clear" w:color="auto" w:fill="auto"/>
            <w:vAlign w:val="center"/>
          </w:tcPr>
          <w:p w14:paraId="2A053376"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58</w:t>
            </w:r>
          </w:p>
        </w:tc>
        <w:tc>
          <w:tcPr>
            <w:tcW w:w="0" w:type="auto"/>
            <w:tcBorders>
              <w:left w:val="double" w:sz="4" w:space="0" w:color="auto"/>
            </w:tcBorders>
          </w:tcPr>
          <w:p w14:paraId="24940345"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5D4E39E4" w14:textId="77777777" w:rsidR="00B20A6B" w:rsidRPr="00B20A6B" w:rsidRDefault="00B20A6B" w:rsidP="00B20A6B">
            <w:pPr>
              <w:keepLines/>
              <w:spacing w:before="40" w:after="40"/>
              <w:ind w:left="720" w:hanging="720"/>
              <w:jc w:val="center"/>
            </w:pPr>
          </w:p>
        </w:tc>
        <w:tc>
          <w:tcPr>
            <w:tcW w:w="0" w:type="auto"/>
            <w:vAlign w:val="center"/>
          </w:tcPr>
          <w:p w14:paraId="1D0FD924" w14:textId="77777777" w:rsidR="00B20A6B" w:rsidRPr="00B20A6B" w:rsidRDefault="00B20A6B" w:rsidP="00B20A6B">
            <w:pPr>
              <w:keepLines/>
              <w:spacing w:before="40" w:after="40"/>
              <w:ind w:left="720" w:hanging="720"/>
              <w:jc w:val="center"/>
              <w:rPr>
                <w:rFonts w:ascii="Arial" w:hAnsi="Arial" w:cs="Arial"/>
                <w:sz w:val="18"/>
                <w:szCs w:val="18"/>
              </w:rPr>
            </w:pPr>
          </w:p>
        </w:tc>
        <w:tc>
          <w:tcPr>
            <w:tcW w:w="0" w:type="auto"/>
          </w:tcPr>
          <w:p w14:paraId="0409F07B" w14:textId="77777777" w:rsidR="00B20A6B" w:rsidRPr="00B20A6B" w:rsidRDefault="00B20A6B" w:rsidP="00B20A6B">
            <w:pPr>
              <w:keepLines/>
              <w:spacing w:before="40" w:after="40"/>
              <w:ind w:left="720" w:hanging="720"/>
              <w:jc w:val="center"/>
            </w:pPr>
            <w:r w:rsidRPr="00B20A6B">
              <w:t>No/Yes</w:t>
            </w:r>
          </w:p>
        </w:tc>
      </w:tr>
      <w:tr w:rsidR="00B20A6B" w:rsidRPr="00B20A6B" w14:paraId="74BDE122" w14:textId="77777777" w:rsidTr="00CF02E6">
        <w:trPr>
          <w:cantSplit/>
        </w:trPr>
        <w:tc>
          <w:tcPr>
            <w:tcW w:w="0" w:type="auto"/>
            <w:tcBorders>
              <w:right w:val="double" w:sz="4" w:space="0" w:color="auto"/>
            </w:tcBorders>
            <w:shd w:val="clear" w:color="auto" w:fill="auto"/>
            <w:vAlign w:val="center"/>
          </w:tcPr>
          <w:p w14:paraId="25AE091B"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59</w:t>
            </w:r>
          </w:p>
        </w:tc>
        <w:tc>
          <w:tcPr>
            <w:tcW w:w="0" w:type="auto"/>
            <w:tcBorders>
              <w:left w:val="double" w:sz="4" w:space="0" w:color="auto"/>
            </w:tcBorders>
          </w:tcPr>
          <w:p w14:paraId="20A00749" w14:textId="77777777" w:rsidR="00B20A6B" w:rsidRPr="00B20A6B" w:rsidRDefault="00B20A6B" w:rsidP="00B20A6B">
            <w:pPr>
              <w:keepLines/>
              <w:spacing w:before="40" w:after="40"/>
              <w:ind w:left="720" w:hanging="720"/>
              <w:jc w:val="center"/>
              <w:rPr>
                <w:rFonts w:ascii="Arial" w:hAnsi="Arial" w:cs="Arial"/>
                <w:sz w:val="18"/>
                <w:szCs w:val="18"/>
              </w:rPr>
            </w:pPr>
            <w:r w:rsidRPr="00B20A6B">
              <w:t>2</w:t>
            </w:r>
          </w:p>
        </w:tc>
        <w:tc>
          <w:tcPr>
            <w:tcW w:w="0" w:type="auto"/>
          </w:tcPr>
          <w:p w14:paraId="36443105" w14:textId="77777777" w:rsidR="00B20A6B" w:rsidRPr="00B20A6B" w:rsidRDefault="00B20A6B" w:rsidP="00B20A6B">
            <w:pPr>
              <w:keepLines/>
              <w:spacing w:before="40" w:after="40"/>
              <w:ind w:left="720" w:hanging="720"/>
              <w:jc w:val="center"/>
            </w:pPr>
            <w:r w:rsidRPr="00B20A6B">
              <w:t>2</w:t>
            </w:r>
          </w:p>
        </w:tc>
        <w:tc>
          <w:tcPr>
            <w:tcW w:w="0" w:type="auto"/>
            <w:gridSpan w:val="2"/>
            <w:vMerge w:val="restart"/>
            <w:vAlign w:val="center"/>
          </w:tcPr>
          <w:p w14:paraId="71195AD0" w14:textId="77777777" w:rsidR="00B20A6B" w:rsidRPr="00B20A6B" w:rsidRDefault="00B20A6B" w:rsidP="00B20A6B">
            <w:pPr>
              <w:keepLines/>
              <w:spacing w:before="40" w:after="40"/>
              <w:ind w:left="720" w:hanging="720"/>
              <w:jc w:val="center"/>
            </w:pPr>
            <w:r w:rsidRPr="00B20A6B">
              <w:t>Reserved</w:t>
            </w:r>
          </w:p>
        </w:tc>
      </w:tr>
      <w:tr w:rsidR="00B20A6B" w:rsidRPr="00B20A6B" w14:paraId="1C7C4674" w14:textId="77777777" w:rsidTr="00CF02E6">
        <w:trPr>
          <w:cantSplit/>
        </w:trPr>
        <w:tc>
          <w:tcPr>
            <w:tcW w:w="0" w:type="auto"/>
            <w:tcBorders>
              <w:right w:val="double" w:sz="4" w:space="0" w:color="auto"/>
            </w:tcBorders>
            <w:shd w:val="clear" w:color="auto" w:fill="auto"/>
            <w:vAlign w:val="center"/>
          </w:tcPr>
          <w:p w14:paraId="3372D40E"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60</w:t>
            </w:r>
          </w:p>
        </w:tc>
        <w:tc>
          <w:tcPr>
            <w:tcW w:w="0" w:type="auto"/>
            <w:tcBorders>
              <w:left w:val="double" w:sz="4" w:space="0" w:color="auto"/>
            </w:tcBorders>
          </w:tcPr>
          <w:p w14:paraId="573DFCEB" w14:textId="77777777" w:rsidR="00B20A6B" w:rsidRPr="00B20A6B" w:rsidRDefault="00B20A6B" w:rsidP="00B20A6B">
            <w:pPr>
              <w:keepLines/>
              <w:spacing w:before="40" w:after="40"/>
              <w:ind w:left="720" w:hanging="720"/>
              <w:jc w:val="center"/>
              <w:rPr>
                <w:rFonts w:ascii="Arial" w:hAnsi="Arial" w:cs="Arial"/>
                <w:sz w:val="18"/>
                <w:szCs w:val="18"/>
              </w:rPr>
            </w:pPr>
            <w:r w:rsidRPr="00B20A6B">
              <w:t>4</w:t>
            </w:r>
          </w:p>
        </w:tc>
        <w:tc>
          <w:tcPr>
            <w:tcW w:w="0" w:type="auto"/>
          </w:tcPr>
          <w:p w14:paraId="001CA96D" w14:textId="77777777" w:rsidR="00B20A6B" w:rsidRPr="00B20A6B" w:rsidRDefault="00B20A6B" w:rsidP="00B20A6B">
            <w:pPr>
              <w:keepLines/>
              <w:spacing w:before="40" w:after="40"/>
              <w:ind w:left="720" w:hanging="720"/>
              <w:jc w:val="center"/>
            </w:pPr>
            <w:r w:rsidRPr="00B20A6B">
              <w:t>4</w:t>
            </w:r>
          </w:p>
        </w:tc>
        <w:tc>
          <w:tcPr>
            <w:tcW w:w="0" w:type="auto"/>
            <w:gridSpan w:val="2"/>
            <w:vMerge/>
            <w:vAlign w:val="center"/>
          </w:tcPr>
          <w:p w14:paraId="669C7D35" w14:textId="77777777" w:rsidR="00B20A6B" w:rsidRPr="00B20A6B" w:rsidRDefault="00B20A6B" w:rsidP="00B20A6B">
            <w:pPr>
              <w:keepLines/>
              <w:spacing w:before="40" w:after="40"/>
              <w:ind w:left="720" w:hanging="720"/>
              <w:jc w:val="center"/>
            </w:pPr>
          </w:p>
        </w:tc>
      </w:tr>
      <w:tr w:rsidR="00B20A6B" w:rsidRPr="00B20A6B" w14:paraId="35695E26" w14:textId="77777777" w:rsidTr="00CF02E6">
        <w:trPr>
          <w:cantSplit/>
        </w:trPr>
        <w:tc>
          <w:tcPr>
            <w:tcW w:w="0" w:type="auto"/>
            <w:tcBorders>
              <w:right w:val="double" w:sz="4" w:space="0" w:color="auto"/>
            </w:tcBorders>
            <w:shd w:val="clear" w:color="auto" w:fill="auto"/>
            <w:vAlign w:val="center"/>
          </w:tcPr>
          <w:p w14:paraId="66A79D17"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61</w:t>
            </w:r>
          </w:p>
        </w:tc>
        <w:tc>
          <w:tcPr>
            <w:tcW w:w="0" w:type="auto"/>
            <w:tcBorders>
              <w:left w:val="double" w:sz="4" w:space="0" w:color="auto"/>
            </w:tcBorders>
          </w:tcPr>
          <w:p w14:paraId="47426A19" w14:textId="77777777" w:rsidR="00B20A6B" w:rsidRPr="00B20A6B" w:rsidRDefault="00B20A6B" w:rsidP="00B20A6B">
            <w:pPr>
              <w:keepLines/>
              <w:spacing w:before="40" w:after="40"/>
              <w:ind w:left="720" w:hanging="720"/>
              <w:jc w:val="center"/>
              <w:rPr>
                <w:rFonts w:ascii="Arial" w:hAnsi="Arial" w:cs="Arial"/>
                <w:sz w:val="18"/>
                <w:szCs w:val="18"/>
              </w:rPr>
            </w:pPr>
            <w:r w:rsidRPr="00B20A6B">
              <w:t>6</w:t>
            </w:r>
          </w:p>
        </w:tc>
        <w:tc>
          <w:tcPr>
            <w:tcW w:w="0" w:type="auto"/>
          </w:tcPr>
          <w:p w14:paraId="59ED2CC1" w14:textId="77777777" w:rsidR="00B20A6B" w:rsidRPr="00B20A6B" w:rsidRDefault="00B20A6B" w:rsidP="00B20A6B">
            <w:pPr>
              <w:keepLines/>
              <w:spacing w:before="40" w:after="40"/>
              <w:ind w:left="720" w:hanging="720"/>
              <w:jc w:val="center"/>
            </w:pPr>
            <w:r w:rsidRPr="00B20A6B">
              <w:t>6</w:t>
            </w:r>
          </w:p>
        </w:tc>
        <w:tc>
          <w:tcPr>
            <w:tcW w:w="0" w:type="auto"/>
            <w:gridSpan w:val="2"/>
            <w:vMerge/>
            <w:vAlign w:val="center"/>
          </w:tcPr>
          <w:p w14:paraId="7ADAC2A0" w14:textId="77777777" w:rsidR="00B20A6B" w:rsidRPr="00B20A6B" w:rsidRDefault="00B20A6B" w:rsidP="00B20A6B">
            <w:pPr>
              <w:keepLines/>
              <w:spacing w:before="40" w:after="40"/>
              <w:ind w:left="720" w:hanging="720"/>
              <w:jc w:val="center"/>
            </w:pPr>
          </w:p>
        </w:tc>
      </w:tr>
      <w:tr w:rsidR="00B20A6B" w:rsidRPr="00B20A6B" w14:paraId="76E5D1D4" w14:textId="77777777" w:rsidTr="00CF02E6">
        <w:trPr>
          <w:cantSplit/>
        </w:trPr>
        <w:tc>
          <w:tcPr>
            <w:tcW w:w="0" w:type="auto"/>
            <w:tcBorders>
              <w:right w:val="double" w:sz="4" w:space="0" w:color="auto"/>
            </w:tcBorders>
            <w:shd w:val="clear" w:color="auto" w:fill="auto"/>
            <w:vAlign w:val="center"/>
          </w:tcPr>
          <w:p w14:paraId="264DB28B"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62</w:t>
            </w:r>
          </w:p>
        </w:tc>
        <w:tc>
          <w:tcPr>
            <w:tcW w:w="0" w:type="auto"/>
            <w:tcBorders>
              <w:left w:val="double" w:sz="4" w:space="0" w:color="auto"/>
            </w:tcBorders>
          </w:tcPr>
          <w:p w14:paraId="0DC75711" w14:textId="77777777" w:rsidR="00B20A6B" w:rsidRPr="00B20A6B" w:rsidRDefault="00B20A6B" w:rsidP="00B20A6B">
            <w:pPr>
              <w:keepLines/>
              <w:spacing w:before="40" w:after="40"/>
              <w:ind w:left="720" w:hanging="720"/>
              <w:jc w:val="center"/>
              <w:rPr>
                <w:rFonts w:ascii="Arial" w:hAnsi="Arial" w:cs="Arial"/>
                <w:sz w:val="18"/>
                <w:szCs w:val="18"/>
              </w:rPr>
            </w:pPr>
            <w:r w:rsidRPr="00B20A6B">
              <w:t>8</w:t>
            </w:r>
          </w:p>
        </w:tc>
        <w:tc>
          <w:tcPr>
            <w:tcW w:w="0" w:type="auto"/>
          </w:tcPr>
          <w:p w14:paraId="3363CF1D" w14:textId="77777777" w:rsidR="00B20A6B" w:rsidRPr="00B20A6B" w:rsidRDefault="00B20A6B" w:rsidP="00B20A6B">
            <w:pPr>
              <w:keepLines/>
              <w:spacing w:before="40" w:after="40"/>
              <w:ind w:left="720" w:hanging="720"/>
              <w:jc w:val="center"/>
            </w:pPr>
            <w:r w:rsidRPr="00B20A6B">
              <w:t>8</w:t>
            </w:r>
          </w:p>
        </w:tc>
        <w:tc>
          <w:tcPr>
            <w:tcW w:w="0" w:type="auto"/>
            <w:gridSpan w:val="2"/>
            <w:vMerge/>
            <w:vAlign w:val="center"/>
          </w:tcPr>
          <w:p w14:paraId="170D5E42" w14:textId="77777777" w:rsidR="00B20A6B" w:rsidRPr="00B20A6B" w:rsidRDefault="00B20A6B" w:rsidP="00B20A6B">
            <w:pPr>
              <w:keepLines/>
              <w:spacing w:before="40" w:after="40"/>
              <w:ind w:left="720" w:hanging="720"/>
              <w:jc w:val="center"/>
            </w:pPr>
          </w:p>
        </w:tc>
      </w:tr>
      <w:tr w:rsidR="00B20A6B" w:rsidRPr="00B20A6B" w14:paraId="5345405A" w14:textId="77777777" w:rsidTr="00CF02E6">
        <w:trPr>
          <w:cantSplit/>
        </w:trPr>
        <w:tc>
          <w:tcPr>
            <w:tcW w:w="0" w:type="auto"/>
            <w:tcBorders>
              <w:right w:val="double" w:sz="4" w:space="0" w:color="auto"/>
            </w:tcBorders>
            <w:shd w:val="clear" w:color="auto" w:fill="auto"/>
            <w:vAlign w:val="center"/>
          </w:tcPr>
          <w:p w14:paraId="69AFB9A2" w14:textId="77777777" w:rsidR="00B20A6B" w:rsidRPr="00B20A6B" w:rsidRDefault="00B20A6B" w:rsidP="00B20A6B">
            <w:pPr>
              <w:keepLines/>
              <w:spacing w:before="40" w:after="40"/>
              <w:ind w:left="720" w:hanging="720"/>
              <w:jc w:val="center"/>
              <w:rPr>
                <w:rFonts w:ascii="Arial" w:hAnsi="Arial" w:cs="Arial"/>
                <w:b/>
                <w:sz w:val="18"/>
                <w:szCs w:val="18"/>
              </w:rPr>
            </w:pPr>
            <w:r w:rsidRPr="00B20A6B">
              <w:rPr>
                <w:rFonts w:ascii="Arial" w:hAnsi="Arial" w:cs="Arial"/>
                <w:b/>
                <w:sz w:val="18"/>
                <w:szCs w:val="18"/>
              </w:rPr>
              <w:t>63</w:t>
            </w:r>
          </w:p>
        </w:tc>
        <w:tc>
          <w:tcPr>
            <w:tcW w:w="0" w:type="auto"/>
            <w:tcBorders>
              <w:left w:val="double" w:sz="4" w:space="0" w:color="auto"/>
            </w:tcBorders>
          </w:tcPr>
          <w:p w14:paraId="1571735D" w14:textId="77777777" w:rsidR="00B20A6B" w:rsidRPr="00B20A6B" w:rsidRDefault="00B20A6B" w:rsidP="00B20A6B">
            <w:pPr>
              <w:keepLines/>
              <w:spacing w:before="40" w:after="40"/>
              <w:ind w:left="720" w:hanging="720"/>
              <w:jc w:val="center"/>
              <w:rPr>
                <w:rFonts w:ascii="Arial" w:hAnsi="Arial" w:cs="Arial"/>
                <w:sz w:val="18"/>
                <w:szCs w:val="18"/>
              </w:rPr>
            </w:pPr>
            <w:r w:rsidRPr="00B20A6B">
              <w:t>10</w:t>
            </w:r>
          </w:p>
        </w:tc>
        <w:tc>
          <w:tcPr>
            <w:tcW w:w="0" w:type="auto"/>
          </w:tcPr>
          <w:p w14:paraId="3C6385C3" w14:textId="77777777" w:rsidR="00B20A6B" w:rsidRPr="00B20A6B" w:rsidRDefault="00B20A6B" w:rsidP="00B20A6B">
            <w:pPr>
              <w:keepLines/>
              <w:spacing w:before="40" w:after="40"/>
              <w:ind w:left="720" w:hanging="720"/>
              <w:jc w:val="center"/>
            </w:pPr>
            <w:r w:rsidRPr="00B20A6B">
              <w:t>10</w:t>
            </w:r>
          </w:p>
        </w:tc>
        <w:tc>
          <w:tcPr>
            <w:tcW w:w="0" w:type="auto"/>
            <w:gridSpan w:val="2"/>
            <w:vMerge/>
            <w:vAlign w:val="center"/>
          </w:tcPr>
          <w:p w14:paraId="510F4E8C" w14:textId="77777777" w:rsidR="00B20A6B" w:rsidRPr="00B20A6B" w:rsidRDefault="00B20A6B" w:rsidP="00B20A6B">
            <w:pPr>
              <w:keepLines/>
              <w:spacing w:before="40" w:after="40"/>
              <w:ind w:left="720" w:hanging="720"/>
              <w:jc w:val="center"/>
            </w:pPr>
          </w:p>
        </w:tc>
      </w:tr>
    </w:tbl>
    <w:p w14:paraId="22C2A153" w14:textId="77777777" w:rsidR="00B20A6B" w:rsidRPr="00B20A6B" w:rsidRDefault="00B20A6B" w:rsidP="00B20A6B">
      <w:pPr>
        <w:ind w:left="720" w:hanging="720"/>
        <w:jc w:val="both"/>
        <w:rPr>
          <w:lang w:val="en-US" w:eastAsia="ja-JP"/>
        </w:rPr>
      </w:pPr>
    </w:p>
    <w:p w14:paraId="4E9273B2" w14:textId="77777777" w:rsidR="00B20A6B" w:rsidRPr="00B20A6B" w:rsidRDefault="00B20A6B" w:rsidP="00B20A6B">
      <w:pPr>
        <w:ind w:left="720" w:hanging="720"/>
        <w:rPr>
          <w:lang w:eastAsia="x-none"/>
        </w:rPr>
      </w:pPr>
    </w:p>
    <w:p w14:paraId="636D5179" w14:textId="77777777" w:rsidR="00B20A6B" w:rsidRPr="00B20A6B" w:rsidRDefault="00B20A6B" w:rsidP="00B20A6B">
      <w:pPr>
        <w:ind w:left="720" w:hanging="720"/>
        <w:rPr>
          <w:b/>
          <w:u w:val="single"/>
          <w:lang w:eastAsia="x-none"/>
        </w:rPr>
      </w:pPr>
      <w:r w:rsidRPr="00B20A6B">
        <w:rPr>
          <w:b/>
          <w:u w:val="single"/>
          <w:lang w:eastAsia="x-none"/>
        </w:rPr>
        <w:t>Control Plane Latency Reduction</w:t>
      </w:r>
    </w:p>
    <w:p w14:paraId="73DB78AE" w14:textId="2E6C592A" w:rsidR="00B20A6B" w:rsidRPr="00AF7B48" w:rsidRDefault="0058452E" w:rsidP="00B20A6B">
      <w:pPr>
        <w:ind w:left="720" w:hanging="720"/>
        <w:rPr>
          <w:b/>
          <w:lang w:eastAsia="x-none"/>
        </w:rPr>
      </w:pPr>
      <w:hyperlink r:id="rId680" w:history="1">
        <w:r w:rsidR="000F2B08">
          <w:rPr>
            <w:rStyle w:val="Hyperlink"/>
            <w:b/>
            <w:lang w:eastAsia="x-none"/>
          </w:rPr>
          <w:t>R1-1806266</w:t>
        </w:r>
      </w:hyperlink>
      <w:r w:rsidR="00B20A6B" w:rsidRPr="00AF7B48">
        <w:rPr>
          <w:b/>
          <w:lang w:eastAsia="x-none"/>
        </w:rPr>
        <w:tab/>
        <w:t>Further Discussion on Control Plane Latency Reduction in LTE</w:t>
      </w:r>
      <w:r w:rsidR="00B20A6B" w:rsidRPr="00AF7B48">
        <w:rPr>
          <w:b/>
          <w:lang w:eastAsia="x-none"/>
        </w:rPr>
        <w:tab/>
        <w:t>CATT</w:t>
      </w:r>
    </w:p>
    <w:p w14:paraId="45B1905D" w14:textId="203B567E" w:rsidR="00B20A6B" w:rsidRPr="00B20A6B" w:rsidRDefault="0058452E" w:rsidP="00B20A6B">
      <w:pPr>
        <w:ind w:left="720" w:hanging="720"/>
        <w:rPr>
          <w:lang w:eastAsia="x-none"/>
        </w:rPr>
      </w:pPr>
      <w:hyperlink r:id="rId681" w:history="1">
        <w:r w:rsidR="000F2B08">
          <w:rPr>
            <w:rStyle w:val="Hyperlink"/>
            <w:lang w:eastAsia="x-none"/>
          </w:rPr>
          <w:t>R1-1806267</w:t>
        </w:r>
      </w:hyperlink>
      <w:r w:rsidR="00B20A6B" w:rsidRPr="00B20A6B">
        <w:rPr>
          <w:lang w:eastAsia="x-none"/>
        </w:rPr>
        <w:tab/>
        <w:t>Introduction of further reduced control plane latency</w:t>
      </w:r>
      <w:r w:rsidR="00B20A6B" w:rsidRPr="00B20A6B">
        <w:rPr>
          <w:lang w:eastAsia="x-none"/>
        </w:rPr>
        <w:tab/>
        <w:t>CATT</w:t>
      </w:r>
    </w:p>
    <w:p w14:paraId="47FC2204" w14:textId="77777777" w:rsidR="00B20A6B" w:rsidRPr="00B20A6B" w:rsidRDefault="00B20A6B" w:rsidP="00B20A6B">
      <w:pPr>
        <w:ind w:left="720" w:hanging="720"/>
        <w:rPr>
          <w:lang w:eastAsia="x-none"/>
        </w:rPr>
      </w:pPr>
    </w:p>
    <w:p w14:paraId="76DE1F40" w14:textId="77777777" w:rsidR="00B20A6B" w:rsidRPr="00B20A6B" w:rsidRDefault="00B20A6B" w:rsidP="00B20A6B">
      <w:pPr>
        <w:ind w:left="720" w:hanging="720"/>
        <w:rPr>
          <w:b/>
          <w:u w:val="single"/>
          <w:lang w:eastAsia="x-none"/>
        </w:rPr>
      </w:pPr>
      <w:r w:rsidRPr="00B20A6B">
        <w:rPr>
          <w:b/>
          <w:u w:val="single"/>
          <w:lang w:eastAsia="x-none"/>
        </w:rPr>
        <w:t>Antenna Selection</w:t>
      </w:r>
    </w:p>
    <w:p w14:paraId="4261D26F" w14:textId="2F904A92" w:rsidR="00B20A6B" w:rsidRPr="00AF7B48" w:rsidRDefault="0058452E" w:rsidP="00B20A6B">
      <w:pPr>
        <w:ind w:left="1440" w:hanging="1440"/>
        <w:rPr>
          <w:b/>
          <w:lang w:eastAsia="x-none"/>
        </w:rPr>
      </w:pPr>
      <w:hyperlink r:id="rId682" w:history="1">
        <w:r w:rsidR="000F2B08">
          <w:rPr>
            <w:rStyle w:val="Hyperlink"/>
            <w:b/>
            <w:lang w:eastAsia="x-none"/>
          </w:rPr>
          <w:t>R1-1806447</w:t>
        </w:r>
      </w:hyperlink>
      <w:r w:rsidR="00B20A6B" w:rsidRPr="00AF7B48">
        <w:rPr>
          <w:b/>
          <w:lang w:eastAsia="x-none"/>
        </w:rPr>
        <w:tab/>
        <w:t>On support of PUSCH antenna selection for 1T4R and 2T4R antenna configurations</w:t>
      </w:r>
      <w:r w:rsidR="00B20A6B" w:rsidRPr="00AF7B48">
        <w:rPr>
          <w:b/>
          <w:lang w:eastAsia="x-none"/>
        </w:rPr>
        <w:tab/>
        <w:t>Huawei, HiSilicon</w:t>
      </w:r>
    </w:p>
    <w:p w14:paraId="3DD2D3A7" w14:textId="65025780" w:rsidR="00B20A6B" w:rsidRPr="00AF7B48" w:rsidRDefault="0058452E" w:rsidP="00B20A6B">
      <w:pPr>
        <w:ind w:left="720" w:hanging="720"/>
        <w:rPr>
          <w:b/>
          <w:lang w:eastAsia="x-none"/>
        </w:rPr>
      </w:pPr>
      <w:hyperlink r:id="rId683" w:history="1">
        <w:r w:rsidR="000F2B08">
          <w:rPr>
            <w:rStyle w:val="Hyperlink"/>
            <w:b/>
            <w:lang w:eastAsia="x-none"/>
          </w:rPr>
          <w:t>R1-1807123</w:t>
        </w:r>
      </w:hyperlink>
      <w:r w:rsidR="00B20A6B" w:rsidRPr="00AF7B48">
        <w:rPr>
          <w:b/>
          <w:lang w:eastAsia="x-none"/>
        </w:rPr>
        <w:tab/>
        <w:t>Capability for SRS antenna switching</w:t>
      </w:r>
      <w:r w:rsidR="00B20A6B" w:rsidRPr="00AF7B48">
        <w:rPr>
          <w:b/>
          <w:lang w:eastAsia="x-none"/>
        </w:rPr>
        <w:tab/>
        <w:t>Qualcomm Incorporated</w:t>
      </w:r>
    </w:p>
    <w:p w14:paraId="5C0E73A6" w14:textId="6818C934" w:rsidR="00B20A6B" w:rsidRDefault="0058452E" w:rsidP="00B20A6B">
      <w:pPr>
        <w:ind w:left="720" w:hanging="720"/>
        <w:rPr>
          <w:rFonts w:cs="Arial"/>
          <w:b/>
        </w:rPr>
      </w:pPr>
      <w:hyperlink r:id="rId684" w:history="1">
        <w:r w:rsidR="000F2B08">
          <w:rPr>
            <w:rStyle w:val="Hyperlink"/>
            <w:b/>
            <w:lang w:eastAsia="x-none"/>
          </w:rPr>
          <w:t>R1-1807501</w:t>
        </w:r>
      </w:hyperlink>
      <w:r w:rsidR="00B20A6B" w:rsidRPr="00AF7B48">
        <w:rPr>
          <w:b/>
          <w:lang w:eastAsia="x-none"/>
        </w:rPr>
        <w:tab/>
      </w:r>
      <w:r w:rsidR="00B20A6B" w:rsidRPr="00AF7B48">
        <w:rPr>
          <w:rFonts w:cs="Arial"/>
          <w:b/>
        </w:rPr>
        <w:t>Introduction of 1T2R PUSCH antenna selection for 1T4R antenna ports configuration in TS36.213</w:t>
      </w:r>
      <w:r w:rsidR="00B20A6B" w:rsidRPr="00AF7B48">
        <w:rPr>
          <w:rFonts w:cs="Arial"/>
          <w:b/>
        </w:rPr>
        <w:tab/>
      </w:r>
      <w:r w:rsidR="00B20A6B" w:rsidRPr="00AF7B48">
        <w:rPr>
          <w:rFonts w:cs="Arial"/>
          <w:b/>
        </w:rPr>
        <w:tab/>
        <w:t>Huawei, HiSilicon</w:t>
      </w:r>
    </w:p>
    <w:p w14:paraId="18EC58A0" w14:textId="7554BF5C" w:rsidR="00AF7B48" w:rsidRPr="00AF7B48" w:rsidRDefault="00AF7B48" w:rsidP="00B20A6B">
      <w:pPr>
        <w:ind w:left="720" w:hanging="720"/>
        <w:rPr>
          <w:b/>
          <w:lang w:eastAsia="x-none"/>
        </w:rPr>
      </w:pPr>
      <w:r>
        <w:rPr>
          <w:rFonts w:cs="Arial"/>
          <w:b/>
        </w:rPr>
        <w:t xml:space="preserve">Decision: </w:t>
      </w:r>
      <w:r w:rsidRPr="00AF7B48">
        <w:rPr>
          <w:rFonts w:cs="Arial"/>
        </w:rPr>
        <w:t xml:space="preserve">The draft CR is Merged to </w:t>
      </w:r>
      <w:hyperlink r:id="rId685" w:history="1">
        <w:r w:rsidR="000F2B08">
          <w:rPr>
            <w:rStyle w:val="Hyperlink"/>
            <w:rFonts w:cs="Arial"/>
          </w:rPr>
          <w:t>R1-1807504</w:t>
        </w:r>
      </w:hyperlink>
      <w:r w:rsidRPr="00AF7B48">
        <w:rPr>
          <w:rFonts w:cs="Arial"/>
        </w:rPr>
        <w:t xml:space="preserve"> CR1075r1.</w:t>
      </w:r>
    </w:p>
    <w:p w14:paraId="422B1B9C" w14:textId="4E096771" w:rsidR="0084447C" w:rsidRPr="00AF7B48" w:rsidRDefault="0058452E" w:rsidP="0084447C">
      <w:pPr>
        <w:rPr>
          <w:b/>
          <w:lang w:eastAsia="ja-JP"/>
        </w:rPr>
      </w:pPr>
      <w:hyperlink r:id="rId686" w:history="1">
        <w:r w:rsidR="000F2B08">
          <w:rPr>
            <w:rStyle w:val="Hyperlink"/>
            <w:b/>
            <w:highlight w:val="green"/>
            <w:lang w:eastAsia="x-none"/>
          </w:rPr>
          <w:t>R1-1807504</w:t>
        </w:r>
      </w:hyperlink>
      <w:r w:rsidR="00B20A6B" w:rsidRPr="00AF7B48">
        <w:rPr>
          <w:b/>
          <w:lang w:eastAsia="x-none"/>
        </w:rPr>
        <w:tab/>
      </w:r>
      <w:r w:rsidR="0084447C" w:rsidRPr="00AF7B48">
        <w:rPr>
          <w:b/>
          <w:lang w:eastAsia="ja-JP"/>
        </w:rPr>
        <w:t>Introduction of SRS antenna switching for 4 ports in TS36.213</w:t>
      </w:r>
      <w:r w:rsidR="0084447C" w:rsidRPr="00AF7B48">
        <w:rPr>
          <w:b/>
          <w:lang w:eastAsia="ja-JP"/>
        </w:rPr>
        <w:tab/>
        <w:t>Qualcomm, Huawei, HiSilicon</w:t>
      </w:r>
    </w:p>
    <w:p w14:paraId="54624EEB" w14:textId="7253FEEF" w:rsidR="00B20A6B" w:rsidRPr="00B20A6B" w:rsidRDefault="00AF7B48" w:rsidP="00B20A6B">
      <w:pPr>
        <w:ind w:left="720" w:hanging="720"/>
        <w:rPr>
          <w:lang w:eastAsia="x-none"/>
        </w:rPr>
      </w:pPr>
      <w:r>
        <w:rPr>
          <w:rFonts w:cs="Arial"/>
          <w:b/>
        </w:rPr>
        <w:t xml:space="preserve">Decision: </w:t>
      </w:r>
      <w:r w:rsidR="00B20A6B" w:rsidRPr="00B20A6B">
        <w:rPr>
          <w:lang w:eastAsia="x-none"/>
        </w:rPr>
        <w:t xml:space="preserve">Revision of </w:t>
      </w:r>
      <w:hyperlink r:id="rId687" w:history="1">
        <w:r w:rsidR="000F2B08">
          <w:rPr>
            <w:rStyle w:val="Hyperlink"/>
            <w:lang w:eastAsia="x-none"/>
          </w:rPr>
          <w:t>R1-1805441</w:t>
        </w:r>
      </w:hyperlink>
      <w:r w:rsidR="00B20A6B" w:rsidRPr="00B20A6B">
        <w:rPr>
          <w:lang w:eastAsia="x-none"/>
        </w:rPr>
        <w:t xml:space="preserve"> (CR1075)</w:t>
      </w:r>
      <w:r>
        <w:rPr>
          <w:lang w:eastAsia="x-none"/>
        </w:rPr>
        <w:t xml:space="preserve"> including </w:t>
      </w:r>
      <w:hyperlink r:id="rId688" w:history="1">
        <w:r w:rsidR="000F2B08">
          <w:rPr>
            <w:rStyle w:val="Hyperlink"/>
            <w:lang w:eastAsia="x-none"/>
          </w:rPr>
          <w:t>R1-1807501</w:t>
        </w:r>
      </w:hyperlink>
      <w:r>
        <w:rPr>
          <w:lang w:eastAsia="x-none"/>
        </w:rPr>
        <w:t xml:space="preserve"> – CR1075r1 to 36.213, Rel-15, B is agreed.</w:t>
      </w:r>
    </w:p>
    <w:p w14:paraId="5A7A6B68" w14:textId="77777777" w:rsidR="00B20A6B" w:rsidRPr="00B20A6B" w:rsidRDefault="00B20A6B" w:rsidP="00B20A6B">
      <w:pPr>
        <w:rPr>
          <w:lang w:eastAsia="x-none"/>
        </w:rPr>
      </w:pPr>
    </w:p>
    <w:p w14:paraId="6CD39E26" w14:textId="77777777" w:rsidR="00B20A6B" w:rsidRPr="00B20A6B" w:rsidRDefault="00B20A6B" w:rsidP="00B20A6B">
      <w:pPr>
        <w:ind w:left="720" w:hanging="720"/>
        <w:rPr>
          <w:lang w:eastAsia="x-none"/>
        </w:rPr>
      </w:pPr>
    </w:p>
    <w:p w14:paraId="0D66FB03" w14:textId="77777777" w:rsidR="00B20A6B" w:rsidRPr="00B20A6B" w:rsidRDefault="00B20A6B" w:rsidP="00B20A6B">
      <w:pPr>
        <w:ind w:left="720" w:hanging="720"/>
        <w:rPr>
          <w:lang w:eastAsia="x-none"/>
        </w:rPr>
      </w:pPr>
      <w:r w:rsidRPr="00B20A6B">
        <w:rPr>
          <w:highlight w:val="green"/>
          <w:lang w:eastAsia="x-none"/>
        </w:rPr>
        <w:t>Agreement:</w:t>
      </w:r>
      <w:r w:rsidRPr="00B20A6B">
        <w:rPr>
          <w:lang w:eastAsia="x-none"/>
        </w:rPr>
        <w:t xml:space="preserve"> </w:t>
      </w:r>
    </w:p>
    <w:p w14:paraId="42B86873" w14:textId="77777777" w:rsidR="00B20A6B" w:rsidRPr="00B20A6B" w:rsidRDefault="00B20A6B" w:rsidP="00B20A6B">
      <w:pPr>
        <w:rPr>
          <w:lang w:eastAsia="x-none"/>
        </w:rPr>
      </w:pPr>
      <w:r w:rsidRPr="00B20A6B">
        <w:rPr>
          <w:lang w:eastAsia="x-none"/>
        </w:rPr>
        <w:t>Send a LS to RAN2 to inform them of the configuration parameters that were introduced in CR1075 and ask them to introduce the following independent UE capabilities for SRS antenna switching per BoBC:</w:t>
      </w:r>
    </w:p>
    <w:p w14:paraId="378BCCC2" w14:textId="77777777" w:rsidR="00B20A6B" w:rsidRPr="00B20A6B" w:rsidRDefault="00B20A6B" w:rsidP="00036580">
      <w:pPr>
        <w:numPr>
          <w:ilvl w:val="0"/>
          <w:numId w:val="193"/>
        </w:numPr>
        <w:rPr>
          <w:lang w:eastAsia="x-none"/>
        </w:rPr>
      </w:pPr>
      <w:r w:rsidRPr="00B20A6B">
        <w:rPr>
          <w:lang w:eastAsia="x-none"/>
        </w:rPr>
        <w:t>Support of SRS-Antenna-Switching-1T4R: Indicates the UE supports 1T4R in the corresponding band of combination.</w:t>
      </w:r>
    </w:p>
    <w:p w14:paraId="093B052C" w14:textId="77777777" w:rsidR="00B20A6B" w:rsidRPr="00B20A6B" w:rsidRDefault="00B20A6B" w:rsidP="00036580">
      <w:pPr>
        <w:numPr>
          <w:ilvl w:val="0"/>
          <w:numId w:val="193"/>
        </w:numPr>
        <w:rPr>
          <w:lang w:eastAsia="x-none"/>
        </w:rPr>
      </w:pPr>
      <w:r w:rsidRPr="00B20A6B">
        <w:rPr>
          <w:lang w:eastAsia="x-none"/>
        </w:rPr>
        <w:lastRenderedPageBreak/>
        <w:t>Support of SRS-Antenna-Switching-2T4R with SRS-Antenna-Switching-2T4R-NrofPairs = 2: Indicates the UE supports 2T4R with two antenna pairs (Λ=2 in TS 36.213, Clause 8.2) for the corresponding band of band combination.</w:t>
      </w:r>
    </w:p>
    <w:p w14:paraId="38422288" w14:textId="77777777" w:rsidR="00B20A6B" w:rsidRPr="00B20A6B" w:rsidRDefault="00B20A6B" w:rsidP="00036580">
      <w:pPr>
        <w:numPr>
          <w:ilvl w:val="0"/>
          <w:numId w:val="193"/>
        </w:numPr>
        <w:rPr>
          <w:lang w:eastAsia="x-none"/>
        </w:rPr>
      </w:pPr>
      <w:r w:rsidRPr="00B20A6B">
        <w:rPr>
          <w:lang w:eastAsia="x-none"/>
        </w:rPr>
        <w:t>Support of SRS-Antenna-Switching-2T4R with SRS-Antenna-Switching-2T4R-NrofPairs = 3: Indicates the UE supports 2T4R with three antenna pairs (Λ=3 in TS 36.213, Clause 8.2) for the corresponding band of band combination.</w:t>
      </w:r>
    </w:p>
    <w:p w14:paraId="5C338210" w14:textId="77777777" w:rsidR="00B20A6B" w:rsidRPr="00B20A6B" w:rsidRDefault="00B20A6B" w:rsidP="00B20A6B">
      <w:pPr>
        <w:ind w:left="720" w:hanging="720"/>
        <w:rPr>
          <w:lang w:eastAsia="x-none"/>
        </w:rPr>
      </w:pPr>
    </w:p>
    <w:p w14:paraId="3F1184AB" w14:textId="1D439C1B" w:rsidR="00B20A6B" w:rsidRPr="00AF7B48" w:rsidRDefault="0058452E" w:rsidP="00B20A6B">
      <w:pPr>
        <w:ind w:left="720" w:hanging="720"/>
        <w:rPr>
          <w:b/>
          <w:lang w:eastAsia="x-none"/>
        </w:rPr>
      </w:pPr>
      <w:hyperlink r:id="rId689" w:history="1">
        <w:r w:rsidR="000F2B08">
          <w:rPr>
            <w:rStyle w:val="Hyperlink"/>
            <w:b/>
            <w:lang w:eastAsia="x-none"/>
          </w:rPr>
          <w:t>R1-1807505</w:t>
        </w:r>
      </w:hyperlink>
      <w:r w:rsidR="00B20A6B" w:rsidRPr="00AF7B48">
        <w:rPr>
          <w:b/>
          <w:lang w:eastAsia="x-none"/>
        </w:rPr>
        <w:tab/>
        <w:t>Draft LS on parameters and capabilities for SRS antenna switching</w:t>
      </w:r>
      <w:r w:rsidR="00AF7B48">
        <w:rPr>
          <w:b/>
          <w:lang w:eastAsia="x-none"/>
        </w:rPr>
        <w:tab/>
        <w:t>Qualcomm</w:t>
      </w:r>
    </w:p>
    <w:p w14:paraId="1E1B5A55" w14:textId="02B6A2CF" w:rsidR="00B20A6B" w:rsidRPr="00B20A6B" w:rsidRDefault="00AF7B48" w:rsidP="00B20A6B">
      <w:pPr>
        <w:ind w:left="720" w:hanging="720"/>
        <w:rPr>
          <w:lang w:eastAsia="x-none"/>
        </w:rPr>
      </w:pPr>
      <w:r>
        <w:rPr>
          <w:rFonts w:cs="Arial"/>
          <w:b/>
        </w:rPr>
        <w:t>Decision:</w:t>
      </w:r>
      <w:r w:rsidRPr="00AF7B48">
        <w:rPr>
          <w:rFonts w:cs="Arial"/>
        </w:rPr>
        <w:t xml:space="preserve"> The document is endorsed and f</w:t>
      </w:r>
      <w:r w:rsidR="00B20A6B" w:rsidRPr="00AF7B48">
        <w:rPr>
          <w:lang w:eastAsia="x-none"/>
        </w:rPr>
        <w:t xml:space="preserve">inal LS </w:t>
      </w:r>
      <w:r w:rsidRPr="00AF7B48">
        <w:rPr>
          <w:lang w:eastAsia="x-none"/>
        </w:rPr>
        <w:t xml:space="preserve">is </w:t>
      </w:r>
      <w:r w:rsidR="00B20A6B" w:rsidRPr="00AF7B48">
        <w:rPr>
          <w:highlight w:val="green"/>
          <w:lang w:eastAsia="x-none"/>
        </w:rPr>
        <w:t>app</w:t>
      </w:r>
      <w:r w:rsidR="00B20A6B" w:rsidRPr="00B20A6B">
        <w:rPr>
          <w:highlight w:val="green"/>
          <w:lang w:eastAsia="x-none"/>
        </w:rPr>
        <w:t xml:space="preserve">roved in </w:t>
      </w:r>
      <w:hyperlink r:id="rId690" w:history="1">
        <w:r w:rsidR="000F2B08">
          <w:rPr>
            <w:rStyle w:val="Hyperlink"/>
            <w:highlight w:val="green"/>
            <w:lang w:eastAsia="x-none"/>
          </w:rPr>
          <w:t>R1-1807551</w:t>
        </w:r>
      </w:hyperlink>
      <w:r>
        <w:rPr>
          <w:rStyle w:val="Hyperlink"/>
          <w:lang w:eastAsia="x-none"/>
        </w:rPr>
        <w:t>.</w:t>
      </w:r>
    </w:p>
    <w:p w14:paraId="1A6529ED" w14:textId="77777777" w:rsidR="00B20A6B" w:rsidRPr="00B20A6B" w:rsidRDefault="00B20A6B" w:rsidP="00B20A6B">
      <w:pPr>
        <w:ind w:left="720" w:hanging="720"/>
        <w:rPr>
          <w:lang w:eastAsia="x-none"/>
        </w:rPr>
      </w:pPr>
    </w:p>
    <w:p w14:paraId="24467C48" w14:textId="77777777" w:rsidR="00B20A6B" w:rsidRPr="00B20A6B" w:rsidRDefault="00B20A6B" w:rsidP="00B20A6B">
      <w:pPr>
        <w:ind w:left="1440" w:hanging="1440"/>
        <w:rPr>
          <w:b/>
          <w:u w:val="single"/>
          <w:lang w:eastAsia="x-none"/>
        </w:rPr>
      </w:pPr>
      <w:r w:rsidRPr="00B20A6B">
        <w:rPr>
          <w:b/>
          <w:u w:val="single"/>
          <w:lang w:eastAsia="x-none"/>
        </w:rPr>
        <w:t>CBSR</w:t>
      </w:r>
    </w:p>
    <w:p w14:paraId="3F1AA3DB" w14:textId="2BD286A7" w:rsidR="00B20A6B" w:rsidRPr="0085734D" w:rsidRDefault="0058452E" w:rsidP="00B20A6B">
      <w:pPr>
        <w:ind w:left="720" w:hanging="720"/>
        <w:rPr>
          <w:b/>
          <w:lang w:eastAsia="x-none"/>
        </w:rPr>
      </w:pPr>
      <w:hyperlink r:id="rId691" w:history="1">
        <w:r w:rsidR="000F2B08">
          <w:rPr>
            <w:rStyle w:val="Hyperlink"/>
            <w:b/>
            <w:lang w:eastAsia="x-none"/>
          </w:rPr>
          <w:t>R1-1806955</w:t>
        </w:r>
      </w:hyperlink>
      <w:r w:rsidR="00B20A6B" w:rsidRPr="0085734D">
        <w:rPr>
          <w:b/>
          <w:lang w:eastAsia="x-none"/>
        </w:rPr>
        <w:tab/>
        <w:t>Draft LS on introduction of advanced CSI CBSR and associated UE capability</w:t>
      </w:r>
      <w:r w:rsidR="00B20A6B" w:rsidRPr="0085734D">
        <w:rPr>
          <w:b/>
          <w:lang w:eastAsia="x-none"/>
        </w:rPr>
        <w:tab/>
        <w:t>Ericsson</w:t>
      </w:r>
    </w:p>
    <w:p w14:paraId="7C0CF042" w14:textId="061C726F" w:rsidR="00B20A6B" w:rsidRPr="00B20A6B" w:rsidRDefault="007B39DB" w:rsidP="00B20A6B">
      <w:pPr>
        <w:rPr>
          <w:lang w:eastAsia="x-none"/>
        </w:rPr>
      </w:pPr>
      <w:r>
        <w:rPr>
          <w:rFonts w:cs="Arial"/>
          <w:b/>
        </w:rPr>
        <w:t>Decision:</w:t>
      </w:r>
      <w:r w:rsidRPr="00AF7B48">
        <w:rPr>
          <w:rFonts w:cs="Arial"/>
        </w:rPr>
        <w:t xml:space="preserve"> The f</w:t>
      </w:r>
      <w:r w:rsidRPr="00AF7B48">
        <w:rPr>
          <w:lang w:eastAsia="x-none"/>
        </w:rPr>
        <w:t xml:space="preserve">inal LS is </w:t>
      </w:r>
      <w:r w:rsidRPr="00AF7B48">
        <w:rPr>
          <w:highlight w:val="green"/>
          <w:lang w:eastAsia="x-none"/>
        </w:rPr>
        <w:t>app</w:t>
      </w:r>
      <w:r w:rsidRPr="00B20A6B">
        <w:rPr>
          <w:highlight w:val="green"/>
          <w:lang w:eastAsia="x-none"/>
        </w:rPr>
        <w:t>roved</w:t>
      </w:r>
      <w:r w:rsidR="00B20A6B" w:rsidRPr="00B20A6B">
        <w:rPr>
          <w:highlight w:val="green"/>
          <w:lang w:eastAsia="x-none"/>
        </w:rPr>
        <w:t xml:space="preserve"> in </w:t>
      </w:r>
      <w:hyperlink r:id="rId692" w:history="1">
        <w:r w:rsidR="000F2B08">
          <w:rPr>
            <w:rStyle w:val="Hyperlink"/>
            <w:highlight w:val="green"/>
            <w:lang w:eastAsia="x-none"/>
          </w:rPr>
          <w:t>R1-1807457</w:t>
        </w:r>
      </w:hyperlink>
      <w:r w:rsidR="00B20A6B" w:rsidRPr="00B20A6B">
        <w:rPr>
          <w:lang w:eastAsia="x-none"/>
        </w:rPr>
        <w:t xml:space="preserve"> with a modification to change “new IE” to “new field” in the last line of Section 1 of the draft LS.</w:t>
      </w:r>
    </w:p>
    <w:p w14:paraId="1769FCCE" w14:textId="77777777" w:rsidR="00B20A6B" w:rsidRPr="00B20A6B" w:rsidRDefault="00B20A6B" w:rsidP="00B20A6B">
      <w:pPr>
        <w:ind w:left="720" w:hanging="720"/>
        <w:rPr>
          <w:lang w:eastAsia="x-none"/>
        </w:rPr>
      </w:pPr>
    </w:p>
    <w:p w14:paraId="581422CE" w14:textId="02B5A7FF" w:rsidR="00B20A6B" w:rsidRPr="0085734D" w:rsidRDefault="0058452E" w:rsidP="00B20A6B">
      <w:pPr>
        <w:ind w:left="720" w:hanging="720"/>
        <w:rPr>
          <w:b/>
          <w:lang w:eastAsia="x-none"/>
        </w:rPr>
      </w:pPr>
      <w:hyperlink r:id="rId693" w:history="1">
        <w:r w:rsidR="000F2B08">
          <w:rPr>
            <w:rStyle w:val="Hyperlink"/>
            <w:b/>
            <w:lang w:eastAsia="x-none"/>
          </w:rPr>
          <w:t>R1-1806956</w:t>
        </w:r>
      </w:hyperlink>
      <w:r w:rsidR="00B20A6B" w:rsidRPr="0085734D">
        <w:rPr>
          <w:b/>
          <w:lang w:eastAsia="x-none"/>
        </w:rPr>
        <w:tab/>
        <w:t>Introduction of advanced CSI CBSR in TS 36.213</w:t>
      </w:r>
      <w:r w:rsidR="00B20A6B" w:rsidRPr="0085734D">
        <w:rPr>
          <w:b/>
          <w:lang w:eastAsia="x-none"/>
        </w:rPr>
        <w:tab/>
        <w:t>Ericsson</w:t>
      </w:r>
    </w:p>
    <w:p w14:paraId="17882CFA" w14:textId="77661485" w:rsidR="00B20A6B" w:rsidRPr="0085734D" w:rsidRDefault="0058452E" w:rsidP="00B20A6B">
      <w:pPr>
        <w:ind w:left="720" w:hanging="720"/>
        <w:rPr>
          <w:b/>
          <w:noProof/>
        </w:rPr>
      </w:pPr>
      <w:hyperlink r:id="rId694" w:history="1">
        <w:r w:rsidR="000F2B08">
          <w:rPr>
            <w:rStyle w:val="Hyperlink"/>
            <w:b/>
            <w:lang w:eastAsia="x-none"/>
          </w:rPr>
          <w:t>R1-1807497</w:t>
        </w:r>
      </w:hyperlink>
      <w:r w:rsidR="00B20A6B" w:rsidRPr="0085734D">
        <w:rPr>
          <w:b/>
          <w:lang w:eastAsia="x-none"/>
        </w:rPr>
        <w:tab/>
      </w:r>
      <w:r w:rsidR="00B20A6B" w:rsidRPr="0085734D">
        <w:rPr>
          <w:b/>
          <w:noProof/>
        </w:rPr>
        <w:t>Introduction of advanced CSI CBSR in TS 36.213</w:t>
      </w:r>
      <w:r w:rsidR="00B20A6B" w:rsidRPr="0085734D">
        <w:rPr>
          <w:b/>
          <w:noProof/>
        </w:rPr>
        <w:tab/>
        <w:t>Ericsson</w:t>
      </w:r>
    </w:p>
    <w:p w14:paraId="5E323B20" w14:textId="4036C7D0" w:rsidR="00B20A6B" w:rsidRPr="00B20A6B" w:rsidRDefault="007B39DB" w:rsidP="00B20A6B">
      <w:pPr>
        <w:rPr>
          <w:lang w:eastAsia="x-none"/>
        </w:rPr>
      </w:pPr>
      <w:r>
        <w:rPr>
          <w:rFonts w:cs="Arial"/>
          <w:b/>
        </w:rPr>
        <w:t>Decision:</w:t>
      </w:r>
      <w:r w:rsidRPr="00AF7B48">
        <w:rPr>
          <w:rFonts w:cs="Arial"/>
        </w:rPr>
        <w:t xml:space="preserve"> </w:t>
      </w:r>
      <w:r w:rsidR="00B20A6B" w:rsidRPr="00B20A6B">
        <w:rPr>
          <w:highlight w:val="green"/>
          <w:lang w:eastAsia="x-none"/>
        </w:rPr>
        <w:t xml:space="preserve">Final CR is agreed in </w:t>
      </w:r>
      <w:hyperlink r:id="rId695" w:history="1">
        <w:r w:rsidR="000F2B08">
          <w:rPr>
            <w:rStyle w:val="Hyperlink"/>
            <w:highlight w:val="green"/>
            <w:lang w:eastAsia="x-none"/>
          </w:rPr>
          <w:t>R1-1807506</w:t>
        </w:r>
      </w:hyperlink>
      <w:r w:rsidR="00B20A6B" w:rsidRPr="00B20A6B">
        <w:rPr>
          <w:highlight w:val="green"/>
          <w:lang w:eastAsia="x-none"/>
        </w:rPr>
        <w:t xml:space="preserve"> (TS36.213, CR 1097, Rel-15</w:t>
      </w:r>
      <w:r w:rsidR="005345C5">
        <w:rPr>
          <w:highlight w:val="green"/>
          <w:lang w:eastAsia="x-none"/>
        </w:rPr>
        <w:t>, B</w:t>
      </w:r>
      <w:r w:rsidR="00B20A6B" w:rsidRPr="00B20A6B">
        <w:rPr>
          <w:highlight w:val="green"/>
          <w:lang w:eastAsia="x-none"/>
        </w:rPr>
        <w:t>)</w:t>
      </w:r>
      <w:r w:rsidR="00B20A6B" w:rsidRPr="00B20A6B">
        <w:rPr>
          <w:lang w:eastAsia="x-none"/>
        </w:rPr>
        <w:t xml:space="preserve"> with a modification so that the summary of change field reads as “</w:t>
      </w:r>
      <w:r w:rsidR="00B20A6B" w:rsidRPr="00B20A6B">
        <w:rPr>
          <w:noProof/>
        </w:rPr>
        <w:t>Addition of two types of CBSR mechanisms for advanced CSI reporting with and without amplitude subset restriction”</w:t>
      </w:r>
    </w:p>
    <w:p w14:paraId="48131F54" w14:textId="77777777" w:rsidR="00B20A6B" w:rsidRPr="00B20A6B" w:rsidRDefault="00B20A6B" w:rsidP="00B20A6B">
      <w:pPr>
        <w:ind w:left="720" w:hanging="720"/>
        <w:rPr>
          <w:lang w:eastAsia="x-none"/>
        </w:rPr>
      </w:pPr>
    </w:p>
    <w:p w14:paraId="20A5B827" w14:textId="77777777" w:rsidR="00B20A6B" w:rsidRPr="00B20A6B" w:rsidRDefault="00B20A6B" w:rsidP="00B20A6B">
      <w:pPr>
        <w:ind w:left="720" w:hanging="720"/>
        <w:rPr>
          <w:b/>
          <w:u w:val="single"/>
          <w:lang w:eastAsia="x-none"/>
        </w:rPr>
      </w:pPr>
      <w:r w:rsidRPr="00B20A6B">
        <w:rPr>
          <w:b/>
          <w:u w:val="single"/>
          <w:lang w:eastAsia="x-none"/>
        </w:rPr>
        <w:t>Aerial</w:t>
      </w:r>
    </w:p>
    <w:p w14:paraId="10967375" w14:textId="7626C37C" w:rsidR="00B20A6B" w:rsidRPr="0085734D" w:rsidRDefault="0058452E" w:rsidP="00B20A6B">
      <w:pPr>
        <w:ind w:left="720" w:hanging="720"/>
        <w:rPr>
          <w:b/>
          <w:lang w:eastAsia="x-none"/>
        </w:rPr>
      </w:pPr>
      <w:hyperlink r:id="rId696" w:history="1">
        <w:r w:rsidR="000F2B08">
          <w:rPr>
            <w:rStyle w:val="Hyperlink"/>
            <w:b/>
            <w:lang w:eastAsia="x-none"/>
          </w:rPr>
          <w:t>R1-1807154</w:t>
        </w:r>
      </w:hyperlink>
      <w:r w:rsidR="00B20A6B" w:rsidRPr="0085734D">
        <w:rPr>
          <w:b/>
          <w:lang w:eastAsia="x-none"/>
        </w:rPr>
        <w:tab/>
        <w:t>On UL power control enhancements for LTE Aerials</w:t>
      </w:r>
      <w:r w:rsidR="00B20A6B" w:rsidRPr="0085734D">
        <w:rPr>
          <w:b/>
          <w:lang w:eastAsia="x-none"/>
        </w:rPr>
        <w:tab/>
        <w:t>Ericsson</w:t>
      </w:r>
    </w:p>
    <w:p w14:paraId="76D80753" w14:textId="3996B31B" w:rsidR="00B20A6B" w:rsidRPr="00B20A6B" w:rsidRDefault="005345C5" w:rsidP="00B20A6B">
      <w:pPr>
        <w:rPr>
          <w:lang w:eastAsia="x-none"/>
        </w:rPr>
      </w:pPr>
      <w:r>
        <w:rPr>
          <w:rFonts w:cs="Arial"/>
          <w:b/>
        </w:rPr>
        <w:t>Decision:</w:t>
      </w:r>
      <w:r w:rsidRPr="00AF7B48">
        <w:rPr>
          <w:rFonts w:cs="Arial"/>
        </w:rPr>
        <w:t xml:space="preserve"> </w:t>
      </w:r>
      <w:r w:rsidR="00B20A6B" w:rsidRPr="00B20A6B">
        <w:rPr>
          <w:highlight w:val="green"/>
          <w:lang w:eastAsia="x-none"/>
        </w:rPr>
        <w:t xml:space="preserve">The text proposals in </w:t>
      </w:r>
      <w:hyperlink r:id="rId697" w:history="1">
        <w:r w:rsidR="000F2B08">
          <w:rPr>
            <w:rStyle w:val="Hyperlink"/>
            <w:highlight w:val="green"/>
            <w:lang w:eastAsia="x-none"/>
          </w:rPr>
          <w:t>R1-1807154</w:t>
        </w:r>
      </w:hyperlink>
      <w:r w:rsidR="00B20A6B" w:rsidRPr="00B20A6B">
        <w:rPr>
          <w:highlight w:val="green"/>
          <w:lang w:eastAsia="x-none"/>
        </w:rPr>
        <w:t xml:space="preserve"> are endorsed</w:t>
      </w:r>
    </w:p>
    <w:p w14:paraId="589DE15A" w14:textId="77777777" w:rsidR="00B20A6B" w:rsidRPr="00B20A6B" w:rsidRDefault="00B20A6B" w:rsidP="00B20A6B">
      <w:pPr>
        <w:ind w:left="720" w:hanging="720"/>
        <w:rPr>
          <w:lang w:eastAsia="x-none"/>
        </w:rPr>
      </w:pPr>
    </w:p>
    <w:p w14:paraId="3BDB309B" w14:textId="77777777" w:rsidR="00B20A6B" w:rsidRPr="00B20A6B" w:rsidRDefault="00B20A6B" w:rsidP="00B20A6B">
      <w:pPr>
        <w:ind w:left="720" w:hanging="720"/>
        <w:rPr>
          <w:b/>
          <w:u w:val="single"/>
          <w:lang w:eastAsia="x-none"/>
        </w:rPr>
      </w:pPr>
      <w:r w:rsidRPr="00B20A6B">
        <w:rPr>
          <w:b/>
          <w:u w:val="single"/>
          <w:lang w:eastAsia="x-none"/>
        </w:rPr>
        <w:t>EuCA</w:t>
      </w:r>
    </w:p>
    <w:p w14:paraId="62E48E43" w14:textId="474EB22C" w:rsidR="00B20A6B" w:rsidRPr="0085734D" w:rsidRDefault="0058452E" w:rsidP="00B20A6B">
      <w:pPr>
        <w:ind w:left="720" w:hanging="720"/>
        <w:rPr>
          <w:b/>
          <w:lang w:eastAsia="x-none"/>
        </w:rPr>
      </w:pPr>
      <w:hyperlink r:id="rId698" w:history="1">
        <w:r w:rsidR="000F2B08">
          <w:rPr>
            <w:rStyle w:val="Hyperlink"/>
            <w:b/>
            <w:lang w:eastAsia="x-none"/>
          </w:rPr>
          <w:t>R1-1807291</w:t>
        </w:r>
      </w:hyperlink>
      <w:r w:rsidR="00B20A6B" w:rsidRPr="0085734D">
        <w:rPr>
          <w:b/>
          <w:lang w:eastAsia="x-none"/>
        </w:rPr>
        <w:tab/>
        <w:t>Short CQI Reporting for EuCA</w:t>
      </w:r>
      <w:r w:rsidR="00B20A6B" w:rsidRPr="0085734D">
        <w:rPr>
          <w:b/>
          <w:lang w:eastAsia="x-none"/>
        </w:rPr>
        <w:tab/>
        <w:t>Nokia, Nokia Shanghai Bell</w:t>
      </w:r>
    </w:p>
    <w:p w14:paraId="3C71CBB7" w14:textId="13F2B090" w:rsidR="00B20A6B" w:rsidRPr="0085734D" w:rsidRDefault="0058452E" w:rsidP="00B20A6B">
      <w:pPr>
        <w:rPr>
          <w:lang w:eastAsia="x-none"/>
        </w:rPr>
      </w:pPr>
      <w:hyperlink r:id="rId699" w:history="1">
        <w:r w:rsidR="000F2B08">
          <w:rPr>
            <w:rStyle w:val="Hyperlink"/>
            <w:b/>
            <w:highlight w:val="green"/>
            <w:lang w:eastAsia="x-none"/>
          </w:rPr>
          <w:t>R1-1807552</w:t>
        </w:r>
      </w:hyperlink>
      <w:r w:rsidR="00B20A6B" w:rsidRPr="0085734D">
        <w:rPr>
          <w:b/>
          <w:lang w:eastAsia="x-none"/>
        </w:rPr>
        <w:tab/>
        <w:t>Short CQI Reporting for EuCA</w:t>
      </w:r>
      <w:r w:rsidR="00B20A6B" w:rsidRPr="0085734D">
        <w:rPr>
          <w:b/>
          <w:lang w:eastAsia="x-none"/>
        </w:rPr>
        <w:tab/>
        <w:t>Nokia, Nokia Shanghai Bell</w:t>
      </w:r>
      <w:r w:rsidR="0085734D">
        <w:rPr>
          <w:lang w:eastAsia="x-none"/>
        </w:rPr>
        <w:tab/>
        <w:t>(</w:t>
      </w:r>
      <w:r w:rsidR="00B20A6B" w:rsidRPr="00B20A6B">
        <w:rPr>
          <w:lang w:eastAsia="x-none"/>
        </w:rPr>
        <w:t xml:space="preserve">Revision of </w:t>
      </w:r>
      <w:hyperlink r:id="rId700" w:history="1">
        <w:r w:rsidR="000F2B08">
          <w:rPr>
            <w:rStyle w:val="Hyperlink"/>
            <w:lang w:eastAsia="x-none"/>
          </w:rPr>
          <w:t>R1-1807291</w:t>
        </w:r>
      </w:hyperlink>
      <w:r w:rsidR="0085734D" w:rsidRPr="0085734D">
        <w:rPr>
          <w:rStyle w:val="Hyperlink"/>
          <w:u w:val="none"/>
          <w:lang w:eastAsia="x-none"/>
        </w:rPr>
        <w:t>)</w:t>
      </w:r>
    </w:p>
    <w:p w14:paraId="74A10E88" w14:textId="1A253346" w:rsidR="00B20A6B" w:rsidRPr="00B20A6B" w:rsidRDefault="005345C5" w:rsidP="00B20A6B">
      <w:pPr>
        <w:rPr>
          <w:lang w:eastAsia="x-none"/>
        </w:rPr>
      </w:pPr>
      <w:r w:rsidRPr="005345C5">
        <w:rPr>
          <w:lang w:eastAsia="x-none"/>
        </w:rPr>
        <w:t>Decision: The CR (TS36.213, CR 1100, Rel-15, B) is agreed.</w:t>
      </w:r>
    </w:p>
    <w:p w14:paraId="61B77C8D" w14:textId="77777777" w:rsidR="00B20A6B" w:rsidRPr="00B20A6B" w:rsidRDefault="00B20A6B" w:rsidP="00B20A6B">
      <w:pPr>
        <w:ind w:left="1440" w:hanging="1440"/>
        <w:rPr>
          <w:lang w:eastAsia="x-none"/>
        </w:rPr>
      </w:pPr>
    </w:p>
    <w:p w14:paraId="573224E2" w14:textId="77777777" w:rsidR="00B20A6B" w:rsidRPr="00B20A6B" w:rsidRDefault="00B20A6B" w:rsidP="00B20A6B">
      <w:pPr>
        <w:ind w:left="1440" w:hanging="1440"/>
        <w:rPr>
          <w:b/>
          <w:u w:val="single"/>
          <w:lang w:eastAsia="x-none"/>
        </w:rPr>
      </w:pPr>
      <w:r w:rsidRPr="00B20A6B">
        <w:rPr>
          <w:b/>
          <w:u w:val="single"/>
          <w:lang w:eastAsia="x-none"/>
        </w:rPr>
        <w:t>Others</w:t>
      </w:r>
    </w:p>
    <w:p w14:paraId="39BDCF03" w14:textId="718929D3" w:rsidR="00B20A6B" w:rsidRPr="0085734D" w:rsidRDefault="0058452E" w:rsidP="00B20A6B">
      <w:pPr>
        <w:ind w:left="720" w:hanging="720"/>
        <w:rPr>
          <w:b/>
          <w:lang w:eastAsia="x-none"/>
        </w:rPr>
      </w:pPr>
      <w:hyperlink r:id="rId701" w:history="1">
        <w:r w:rsidR="000F2B08">
          <w:rPr>
            <w:rStyle w:val="Hyperlink"/>
            <w:b/>
            <w:lang w:eastAsia="x-none"/>
          </w:rPr>
          <w:t>R1-1806453</w:t>
        </w:r>
      </w:hyperlink>
      <w:r w:rsidR="00B20A6B" w:rsidRPr="0085734D">
        <w:rPr>
          <w:b/>
          <w:lang w:eastAsia="x-none"/>
        </w:rPr>
        <w:tab/>
        <w:t>Discussion on PRG size for TM9 and TM10</w:t>
      </w:r>
      <w:r w:rsidR="00B20A6B" w:rsidRPr="0085734D">
        <w:rPr>
          <w:b/>
          <w:lang w:eastAsia="x-none"/>
        </w:rPr>
        <w:tab/>
        <w:t>Huawei, HiSilicon</w:t>
      </w:r>
    </w:p>
    <w:p w14:paraId="41BB88EC" w14:textId="57A5207C" w:rsidR="00B20A6B" w:rsidRPr="00B20A6B" w:rsidRDefault="0058452E" w:rsidP="00B20A6B">
      <w:pPr>
        <w:ind w:left="720" w:hanging="720"/>
        <w:rPr>
          <w:lang w:eastAsia="x-none"/>
        </w:rPr>
      </w:pPr>
      <w:hyperlink r:id="rId702" w:history="1">
        <w:r w:rsidR="000F2B08">
          <w:rPr>
            <w:rStyle w:val="Hyperlink"/>
            <w:lang w:eastAsia="x-none"/>
          </w:rPr>
          <w:t>R1-1806455</w:t>
        </w:r>
      </w:hyperlink>
      <w:r w:rsidR="00B20A6B" w:rsidRPr="00B20A6B">
        <w:rPr>
          <w:lang w:eastAsia="x-none"/>
        </w:rPr>
        <w:tab/>
        <w:t>Introduction of configured PRG size for TM9 and TM10 in 36.213</w:t>
      </w:r>
      <w:r w:rsidR="00B20A6B" w:rsidRPr="00B20A6B">
        <w:rPr>
          <w:lang w:eastAsia="x-none"/>
        </w:rPr>
        <w:tab/>
        <w:t>Huawei, HiSilicon</w:t>
      </w:r>
    </w:p>
    <w:p w14:paraId="1B057649" w14:textId="4BA790B0" w:rsidR="00B20A6B" w:rsidRPr="0085734D" w:rsidRDefault="0058452E" w:rsidP="00B20A6B">
      <w:pPr>
        <w:ind w:left="720" w:hanging="720"/>
        <w:rPr>
          <w:b/>
          <w:lang w:eastAsia="x-none"/>
        </w:rPr>
      </w:pPr>
      <w:hyperlink r:id="rId703" w:history="1">
        <w:r w:rsidR="000F2B08">
          <w:rPr>
            <w:rStyle w:val="Hyperlink"/>
            <w:b/>
            <w:lang w:eastAsia="x-none"/>
          </w:rPr>
          <w:t>R1-1807418</w:t>
        </w:r>
      </w:hyperlink>
      <w:r w:rsidR="00B20A6B" w:rsidRPr="0085734D">
        <w:rPr>
          <w:b/>
          <w:lang w:eastAsia="x-none"/>
        </w:rPr>
        <w:tab/>
        <w:t>Support of CRS muting</w:t>
      </w:r>
      <w:r w:rsidR="00B20A6B" w:rsidRPr="0085734D">
        <w:rPr>
          <w:b/>
          <w:lang w:eastAsia="x-none"/>
        </w:rPr>
        <w:tab/>
        <w:t>Qualcomm Incorporated, MediaTek</w:t>
      </w:r>
      <w:r w:rsidR="00AF7B48" w:rsidRPr="0085734D">
        <w:rPr>
          <w:lang w:eastAsia="x-none"/>
        </w:rPr>
        <w:tab/>
        <w:t>(</w:t>
      </w:r>
      <w:r w:rsidR="00B20A6B" w:rsidRPr="0085734D">
        <w:rPr>
          <w:lang w:eastAsia="x-none"/>
        </w:rPr>
        <w:t xml:space="preserve">Revision of </w:t>
      </w:r>
      <w:hyperlink r:id="rId704" w:history="1">
        <w:r w:rsidR="000F2B08">
          <w:rPr>
            <w:rStyle w:val="Hyperlink"/>
            <w:lang w:eastAsia="x-none"/>
          </w:rPr>
          <w:t>R1-1807125</w:t>
        </w:r>
      </w:hyperlink>
      <w:r w:rsidR="00AF7B48" w:rsidRPr="0085734D">
        <w:rPr>
          <w:rStyle w:val="Hyperlink"/>
          <w:u w:val="none"/>
          <w:lang w:eastAsia="x-none"/>
        </w:rPr>
        <w:t>)</w:t>
      </w:r>
    </w:p>
    <w:p w14:paraId="6D4D65C8" w14:textId="77777777" w:rsidR="00966D15" w:rsidRPr="00966D15" w:rsidRDefault="00966D15" w:rsidP="00966D15">
      <w:pPr>
        <w:pStyle w:val="Heading1"/>
      </w:pPr>
      <w:bookmarkStart w:id="177" w:name="_Toc516232581"/>
      <w:r w:rsidRPr="00966D15">
        <w:t>NR</w:t>
      </w:r>
      <w:bookmarkEnd w:id="176"/>
      <w:bookmarkEnd w:id="177"/>
      <w:r w:rsidRPr="00966D15">
        <w:t xml:space="preserve"> </w:t>
      </w:r>
    </w:p>
    <w:p w14:paraId="287F6ACF" w14:textId="5B4BA86C" w:rsidR="00966D15" w:rsidRDefault="0058452E" w:rsidP="00966D15">
      <w:pPr>
        <w:ind w:left="720" w:hanging="720"/>
        <w:rPr>
          <w:lang w:eastAsia="x-none"/>
        </w:rPr>
      </w:pPr>
      <w:hyperlink r:id="rId705" w:history="1">
        <w:r w:rsidR="000F2B08">
          <w:rPr>
            <w:rStyle w:val="Hyperlink"/>
            <w:lang w:eastAsia="x-none"/>
          </w:rPr>
          <w:t>R1-1806890</w:t>
        </w:r>
      </w:hyperlink>
      <w:r w:rsidR="00966D15" w:rsidRPr="00966D15">
        <w:rPr>
          <w:lang w:eastAsia="x-none"/>
        </w:rPr>
        <w:tab/>
        <w:t>Correction on scheduling and HARQ procedure for case 1 HARQ timing of EN-DC in TS36.213</w:t>
      </w:r>
      <w:r w:rsidR="00966D15" w:rsidRPr="00966D15">
        <w:rPr>
          <w:lang w:eastAsia="x-none"/>
        </w:rPr>
        <w:tab/>
        <w:t>Huawei, HiSilicon</w:t>
      </w:r>
    </w:p>
    <w:p w14:paraId="18C995B9" w14:textId="25AF01FF" w:rsidR="00276F91" w:rsidRPr="00966D15" w:rsidRDefault="00276F91" w:rsidP="00966D15">
      <w:pPr>
        <w:ind w:left="720" w:hanging="720"/>
        <w:rPr>
          <w:lang w:eastAsia="x-none"/>
        </w:rPr>
      </w:pPr>
      <w:r>
        <w:rPr>
          <w:lang w:eastAsia="x-none"/>
        </w:rPr>
        <w:t xml:space="preserve">Above CR to be treated under coexistence </w:t>
      </w:r>
      <w:r w:rsidR="00962B2C">
        <w:rPr>
          <w:lang w:eastAsia="x-none"/>
        </w:rPr>
        <w:t>–</w:t>
      </w:r>
      <w:r>
        <w:rPr>
          <w:lang w:eastAsia="x-none"/>
        </w:rPr>
        <w:t xml:space="preserve"> 7</w:t>
      </w:r>
      <w:r w:rsidR="00962B2C">
        <w:rPr>
          <w:lang w:eastAsia="x-none"/>
        </w:rPr>
        <w:t>.1.5</w:t>
      </w:r>
    </w:p>
    <w:p w14:paraId="6E7344AD" w14:textId="0CD00756" w:rsidR="00966D15" w:rsidRPr="00966D15" w:rsidRDefault="00966D15" w:rsidP="00EA0210">
      <w:pPr>
        <w:pStyle w:val="Heading2"/>
        <w:ind w:left="720" w:hanging="720"/>
      </w:pPr>
      <w:bookmarkStart w:id="178" w:name="_Toc513839865"/>
      <w:bookmarkStart w:id="179" w:name="_Toc516232582"/>
      <w:r w:rsidRPr="00966D15">
        <w:t>Maintenance of NR</w:t>
      </w:r>
      <w:bookmarkEnd w:id="178"/>
      <w:r>
        <w:t xml:space="preserve"> - </w:t>
      </w:r>
      <w:r w:rsidRPr="00966D15">
        <w:rPr>
          <w:rFonts w:eastAsia="MS Mincho" w:hint="eastAsia"/>
          <w:lang w:eastAsia="ja-JP"/>
        </w:rPr>
        <w:t>W</w:t>
      </w:r>
      <w:r w:rsidRPr="00966D15">
        <w:t xml:space="preserve">ID in </w:t>
      </w:r>
      <w:hyperlink r:id="rId706" w:history="1">
        <w:r w:rsidRPr="00966D15">
          <w:rPr>
            <w:rFonts w:eastAsia="MS Mincho" w:hint="eastAsia"/>
            <w:color w:val="0000FF"/>
            <w:u w:val="single"/>
            <w:lang w:eastAsia="ja-JP"/>
          </w:rPr>
          <w:t>RP-17</w:t>
        </w:r>
        <w:r w:rsidRPr="00966D15">
          <w:rPr>
            <w:rFonts w:eastAsia="MS Mincho"/>
            <w:color w:val="0000FF"/>
            <w:u w:val="single"/>
            <w:lang w:eastAsia="ja-JP"/>
          </w:rPr>
          <w:t>2834</w:t>
        </w:r>
        <w:bookmarkEnd w:id="179"/>
      </w:hyperlink>
    </w:p>
    <w:p w14:paraId="571E90A4" w14:textId="77777777" w:rsidR="00966D15" w:rsidRPr="00966D15" w:rsidRDefault="00966D15" w:rsidP="00966D15">
      <w:r w:rsidRPr="00966D15">
        <w:t>Only essential corrections. Notes:</w:t>
      </w:r>
    </w:p>
    <w:p w14:paraId="4A9FBDB7" w14:textId="77777777" w:rsidR="00966D15" w:rsidRPr="00966D15" w:rsidRDefault="00966D15" w:rsidP="00613418">
      <w:pPr>
        <w:numPr>
          <w:ilvl w:val="0"/>
          <w:numId w:val="33"/>
        </w:numPr>
        <w:rPr>
          <w:color w:val="FF0000"/>
        </w:rPr>
      </w:pPr>
      <w:r w:rsidRPr="00966D15">
        <w:rPr>
          <w:color w:val="FF0000"/>
        </w:rPr>
        <w:t xml:space="preserve">No individual CRs are allowed. Only text proposals are allowed. </w:t>
      </w:r>
    </w:p>
    <w:p w14:paraId="6D3E0306" w14:textId="77777777" w:rsidR="00966D15" w:rsidRPr="00966D15" w:rsidRDefault="00966D15" w:rsidP="00613418">
      <w:pPr>
        <w:numPr>
          <w:ilvl w:val="1"/>
          <w:numId w:val="33"/>
        </w:numPr>
        <w:rPr>
          <w:color w:val="FF0000"/>
        </w:rPr>
      </w:pPr>
      <w:r w:rsidRPr="00966D15">
        <w:rPr>
          <w:color w:val="FF0000"/>
        </w:rPr>
        <w:t>Later on editors will aggregate all endorsed text proposals for a jumbo CR per spec</w:t>
      </w:r>
    </w:p>
    <w:p w14:paraId="7F06EC72" w14:textId="77777777" w:rsidR="00966D15" w:rsidRPr="00966D15" w:rsidRDefault="00966D15" w:rsidP="00613418">
      <w:pPr>
        <w:numPr>
          <w:ilvl w:val="0"/>
          <w:numId w:val="33"/>
        </w:numPr>
        <w:rPr>
          <w:color w:val="FF0000"/>
        </w:rPr>
      </w:pPr>
      <w:r w:rsidRPr="00966D15">
        <w:rPr>
          <w:color w:val="FF0000"/>
        </w:rPr>
        <w:t>Editors are encouraged to submit editor’s CR before the meeting reflecting additional comments received after the endorsed &amp; frozen NR specifications. If submitted, please submit under agenda 7.</w:t>
      </w:r>
    </w:p>
    <w:p w14:paraId="3B69B4AF" w14:textId="77777777" w:rsidR="00276F91" w:rsidRDefault="00276F91" w:rsidP="00966D15">
      <w:pPr>
        <w:ind w:left="720" w:hanging="720"/>
      </w:pPr>
    </w:p>
    <w:p w14:paraId="7ED89EE9" w14:textId="7229885F" w:rsidR="00276F91" w:rsidRPr="00276F91" w:rsidRDefault="0058452E" w:rsidP="00276F91">
      <w:pPr>
        <w:ind w:left="720" w:hanging="720"/>
        <w:rPr>
          <w:b/>
          <w:lang w:eastAsia="x-none"/>
        </w:rPr>
      </w:pPr>
      <w:hyperlink r:id="rId707" w:history="1">
        <w:r w:rsidR="000F2B08">
          <w:rPr>
            <w:rStyle w:val="Hyperlink"/>
            <w:b/>
            <w:lang w:eastAsia="x-none"/>
          </w:rPr>
          <w:t>R1-1806496</w:t>
        </w:r>
      </w:hyperlink>
      <w:r w:rsidR="00276F91" w:rsidRPr="00276F91">
        <w:rPr>
          <w:b/>
          <w:lang w:eastAsia="x-none"/>
        </w:rPr>
        <w:tab/>
        <w:t>Removal of SRS-RSRP and RSSI measurements from TS 38.215</w:t>
      </w:r>
      <w:r w:rsidR="00276F91" w:rsidRPr="00276F91">
        <w:rPr>
          <w:b/>
          <w:lang w:eastAsia="x-none"/>
        </w:rPr>
        <w:tab/>
        <w:t>Intel Corporation</w:t>
      </w:r>
    </w:p>
    <w:p w14:paraId="57553DD0" w14:textId="77777777" w:rsidR="00276F91" w:rsidRPr="00276F91" w:rsidRDefault="00276F91" w:rsidP="00276F91">
      <w:pPr>
        <w:ind w:left="709" w:firstLine="11"/>
        <w:rPr>
          <w:i/>
          <w:szCs w:val="20"/>
          <w:lang w:eastAsia="en-GB"/>
        </w:rPr>
      </w:pPr>
      <w:r w:rsidRPr="00276F91">
        <w:rPr>
          <w:lang w:eastAsia="en-GB"/>
        </w:rPr>
        <w:t xml:space="preserve">Propose to delete SRS-RSRP and RSSI measurements from Rel-15 TS 38.215 due to lack of follow up work to finalize details of the corresponding measurements. The TP for the proposed changes is also provided. </w:t>
      </w:r>
    </w:p>
    <w:p w14:paraId="1035587E" w14:textId="090B30E0" w:rsidR="00962B2C" w:rsidRPr="00962B2C" w:rsidRDefault="00276F91" w:rsidP="00962B2C">
      <w:pPr>
        <w:rPr>
          <w:lang w:eastAsia="x-none"/>
        </w:rPr>
      </w:pPr>
      <w:r w:rsidRPr="00777035">
        <w:rPr>
          <w:rFonts w:ascii="Times New Roman" w:hAnsi="Times New Roman"/>
          <w:b/>
          <w:szCs w:val="20"/>
        </w:rPr>
        <w:t xml:space="preserve">Decision: </w:t>
      </w:r>
      <w:r w:rsidR="00962B2C" w:rsidRPr="00962B2C">
        <w:rPr>
          <w:lang w:eastAsia="x-none"/>
        </w:rPr>
        <w:t xml:space="preserve">The TPs in </w:t>
      </w:r>
      <w:hyperlink r:id="rId708" w:history="1">
        <w:r w:rsidR="000F2B08">
          <w:rPr>
            <w:rStyle w:val="Hyperlink"/>
            <w:lang w:eastAsia="x-none"/>
          </w:rPr>
          <w:t>R1-1806496</w:t>
        </w:r>
      </w:hyperlink>
      <w:r w:rsidR="00962B2C" w:rsidRPr="00962B2C">
        <w:rPr>
          <w:lang w:eastAsia="x-none"/>
        </w:rPr>
        <w:t xml:space="preserve"> are </w:t>
      </w:r>
      <w:r w:rsidR="00962B2C" w:rsidRPr="00962B2C">
        <w:rPr>
          <w:highlight w:val="green"/>
          <w:lang w:eastAsia="x-none"/>
        </w:rPr>
        <w:t>endorsed</w:t>
      </w:r>
      <w:r w:rsidR="00962B2C" w:rsidRPr="00962B2C">
        <w:rPr>
          <w:lang w:eastAsia="x-none"/>
        </w:rPr>
        <w:t xml:space="preserve">. </w:t>
      </w:r>
    </w:p>
    <w:p w14:paraId="698E5AE1" w14:textId="77777777" w:rsidR="00276F91" w:rsidRDefault="00276F91" w:rsidP="00276F91">
      <w:pPr>
        <w:ind w:left="720" w:hanging="720"/>
        <w:rPr>
          <w:rFonts w:ascii="Times New Roman" w:hAnsi="Times New Roman"/>
          <w:szCs w:val="20"/>
        </w:rPr>
      </w:pPr>
    </w:p>
    <w:p w14:paraId="532A9772" w14:textId="68EA157C" w:rsidR="00966D15" w:rsidRDefault="0058452E" w:rsidP="00966D15">
      <w:pPr>
        <w:ind w:left="720" w:hanging="720"/>
        <w:rPr>
          <w:b/>
          <w:lang w:eastAsia="x-none"/>
        </w:rPr>
      </w:pPr>
      <w:hyperlink r:id="rId709" w:history="1">
        <w:r w:rsidR="000F2B08">
          <w:rPr>
            <w:rStyle w:val="Hyperlink"/>
            <w:b/>
            <w:lang w:eastAsia="x-none"/>
          </w:rPr>
          <w:t>R1-1807242</w:t>
        </w:r>
      </w:hyperlink>
      <w:r w:rsidR="00966D15" w:rsidRPr="00276F91">
        <w:rPr>
          <w:b/>
          <w:lang w:eastAsia="x-none"/>
        </w:rPr>
        <w:tab/>
        <w:t xml:space="preserve">CR to 38.214: maintenance according to agreed Rel 15 features </w:t>
      </w:r>
      <w:r w:rsidR="00966D15" w:rsidRPr="00276F91">
        <w:rPr>
          <w:b/>
          <w:lang w:eastAsia="x-none"/>
        </w:rPr>
        <w:tab/>
        <w:t>Nokia</w:t>
      </w:r>
    </w:p>
    <w:p w14:paraId="5851E8CA" w14:textId="71F807BB" w:rsidR="00276F91" w:rsidRDefault="00276F91" w:rsidP="00276F91">
      <w:pPr>
        <w:ind w:left="1440" w:hanging="720"/>
        <w:rPr>
          <w:noProof/>
          <w:lang w:eastAsia="zh-CN"/>
        </w:rPr>
      </w:pPr>
      <w:r>
        <w:rPr>
          <w:noProof/>
          <w:lang w:eastAsia="zh-CN"/>
        </w:rPr>
        <w:t xml:space="preserve">Remove the multi-TRP specification text according to RAN plenary guidance in </w:t>
      </w:r>
      <w:r w:rsidRPr="00EB302C">
        <w:rPr>
          <w:noProof/>
          <w:lang w:eastAsia="zh-CN"/>
        </w:rPr>
        <w:t>RP-172108</w:t>
      </w:r>
      <w:r>
        <w:rPr>
          <w:noProof/>
          <w:lang w:eastAsia="zh-CN"/>
        </w:rPr>
        <w:t>.</w:t>
      </w:r>
    </w:p>
    <w:p w14:paraId="534D82E6" w14:textId="5F5AFB62" w:rsidR="00276F91" w:rsidRPr="00276F91" w:rsidRDefault="00276F91" w:rsidP="00276F91">
      <w:pPr>
        <w:ind w:left="1440" w:hanging="720"/>
        <w:rPr>
          <w:b/>
          <w:lang w:eastAsia="x-none"/>
        </w:rPr>
      </w:pPr>
      <w:r>
        <w:rPr>
          <w:noProof/>
          <w:lang w:eastAsia="zh-CN"/>
        </w:rPr>
        <w:t>Nokia's suggestion is to take it under MIMO session</w:t>
      </w:r>
    </w:p>
    <w:p w14:paraId="448B0E8A" w14:textId="3901F760" w:rsidR="00276F91" w:rsidRPr="00962B2C" w:rsidRDefault="00276F91" w:rsidP="00962B2C">
      <w:pPr>
        <w:rPr>
          <w:lang w:eastAsia="x-none"/>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r w:rsidR="00962B2C">
        <w:rPr>
          <w:rFonts w:ascii="Times New Roman" w:hAnsi="Times New Roman"/>
          <w:szCs w:val="20"/>
        </w:rPr>
        <w:t xml:space="preserve"> </w:t>
      </w:r>
      <w:r w:rsidR="00962B2C" w:rsidRPr="00962B2C">
        <w:rPr>
          <w:lang w:eastAsia="x-none"/>
        </w:rPr>
        <w:t xml:space="preserve">Companies are encouraged to check </w:t>
      </w:r>
      <w:hyperlink r:id="rId710" w:history="1">
        <w:r w:rsidR="000F2B08">
          <w:rPr>
            <w:rStyle w:val="Hyperlink"/>
            <w:lang w:eastAsia="x-none"/>
          </w:rPr>
          <w:t>R1-1807242</w:t>
        </w:r>
      </w:hyperlink>
      <w:r w:rsidR="00962B2C" w:rsidRPr="00962B2C">
        <w:rPr>
          <w:lang w:eastAsia="x-none"/>
        </w:rPr>
        <w:t>, whi</w:t>
      </w:r>
      <w:r w:rsidR="00962B2C">
        <w:rPr>
          <w:lang w:eastAsia="x-none"/>
        </w:rPr>
        <w:t>ch is to be handled under 7.1.2.</w:t>
      </w:r>
    </w:p>
    <w:p w14:paraId="27483C36" w14:textId="1BA96D0B" w:rsidR="00276F91" w:rsidRDefault="00276F91" w:rsidP="00966D15">
      <w:pPr>
        <w:ind w:left="720" w:hanging="720"/>
        <w:rPr>
          <w:lang w:eastAsia="x-none"/>
        </w:rPr>
      </w:pPr>
    </w:p>
    <w:p w14:paraId="0F58C027" w14:textId="028CA90C" w:rsidR="00962B2C" w:rsidRPr="00E42FBA" w:rsidRDefault="0058452E" w:rsidP="00962B2C">
      <w:pPr>
        <w:ind w:left="720" w:hanging="720"/>
        <w:rPr>
          <w:lang w:eastAsia="x-none"/>
        </w:rPr>
      </w:pPr>
      <w:hyperlink r:id="rId711" w:history="1">
        <w:r w:rsidR="000F2B08">
          <w:rPr>
            <w:rStyle w:val="Hyperlink"/>
            <w:lang w:eastAsia="x-none"/>
          </w:rPr>
          <w:t>R1-1806573</w:t>
        </w:r>
      </w:hyperlink>
      <w:r w:rsidR="00962B2C" w:rsidRPr="00E42FBA">
        <w:rPr>
          <w:lang w:eastAsia="x-none"/>
        </w:rPr>
        <w:tab/>
        <w:t>Miscellaneous Corrections to TS38.213</w:t>
      </w:r>
      <w:r w:rsidR="00962B2C" w:rsidRPr="00E42FBA">
        <w:rPr>
          <w:lang w:eastAsia="x-none"/>
        </w:rPr>
        <w:tab/>
        <w:t>Editor (Samsung)</w:t>
      </w:r>
    </w:p>
    <w:p w14:paraId="4DC8F924" w14:textId="20E0A537" w:rsidR="00962B2C" w:rsidRDefault="00962B2C" w:rsidP="00966D15">
      <w:pPr>
        <w:ind w:left="720" w:hanging="720"/>
        <w:rPr>
          <w:rFonts w:ascii="Times New Roman" w:hAnsi="Times New Roman"/>
          <w:szCs w:val="20"/>
        </w:rPr>
      </w:pPr>
      <w:r w:rsidRPr="00E42FBA">
        <w:rPr>
          <w:rFonts w:ascii="Times New Roman" w:hAnsi="Times New Roman"/>
          <w:szCs w:val="20"/>
        </w:rPr>
        <w:t xml:space="preserve">The document is </w:t>
      </w:r>
      <w:r w:rsidR="00E42FBA" w:rsidRPr="00E42FBA">
        <w:rPr>
          <w:rFonts w:ascii="Times New Roman" w:hAnsi="Times New Roman"/>
          <w:szCs w:val="20"/>
        </w:rPr>
        <w:t>for information</w:t>
      </w:r>
      <w:r w:rsidRPr="00E42FBA">
        <w:rPr>
          <w:rFonts w:ascii="Times New Roman" w:hAnsi="Times New Roman"/>
          <w:szCs w:val="20"/>
        </w:rPr>
        <w:t>.</w:t>
      </w:r>
    </w:p>
    <w:p w14:paraId="7F13094C" w14:textId="1B93278D" w:rsidR="00E42FBA" w:rsidRDefault="00E42FBA" w:rsidP="00966D15">
      <w:pPr>
        <w:ind w:left="720" w:hanging="720"/>
        <w:rPr>
          <w:rFonts w:ascii="Times New Roman" w:hAnsi="Times New Roman"/>
          <w:szCs w:val="20"/>
        </w:rPr>
      </w:pPr>
    </w:p>
    <w:p w14:paraId="776117AC" w14:textId="3E80E7F7" w:rsidR="00E42FBA" w:rsidRPr="00E42FBA" w:rsidRDefault="00E42FBA" w:rsidP="00966D15">
      <w:pPr>
        <w:ind w:left="720" w:hanging="720"/>
        <w:rPr>
          <w:rFonts w:ascii="Times New Roman" w:hAnsi="Times New Roman"/>
          <w:b/>
          <w:szCs w:val="20"/>
        </w:rPr>
      </w:pPr>
      <w:r w:rsidRPr="00E42FBA">
        <w:rPr>
          <w:rFonts w:ascii="Times New Roman" w:hAnsi="Times New Roman"/>
          <w:b/>
          <w:szCs w:val="20"/>
        </w:rPr>
        <w:t>Friday</w:t>
      </w:r>
    </w:p>
    <w:p w14:paraId="724FD1A2" w14:textId="500F1989" w:rsidR="00E42FBA" w:rsidRPr="00E42FBA" w:rsidRDefault="00E42FBA" w:rsidP="00E42FBA">
      <w:pPr>
        <w:rPr>
          <w:highlight w:val="cyan"/>
        </w:rPr>
      </w:pPr>
      <w:r w:rsidRPr="00E42FBA">
        <w:rPr>
          <w:highlight w:val="cyan"/>
        </w:rPr>
        <w:t>Editor to prepare CRs (capturing agreements and working assumptions): drafts to be distributed by Thursday May 31</w:t>
      </w:r>
      <w:r w:rsidRPr="00E42FBA">
        <w:rPr>
          <w:highlight w:val="cyan"/>
          <w:vertAlign w:val="superscript"/>
        </w:rPr>
        <w:t>st</w:t>
      </w:r>
      <w:r w:rsidRPr="00E42FBA">
        <w:rPr>
          <w:highlight w:val="cyan"/>
        </w:rPr>
        <w:t>, to be agreed by Tuesday June 5</w:t>
      </w:r>
      <w:r w:rsidRPr="00E42FBA">
        <w:rPr>
          <w:highlight w:val="cyan"/>
          <w:vertAlign w:val="superscript"/>
        </w:rPr>
        <w:t>th</w:t>
      </w:r>
      <w:r w:rsidRPr="00E42FBA">
        <w:rPr>
          <w:highlight w:val="cyan"/>
        </w:rPr>
        <w:t>.</w:t>
      </w:r>
    </w:p>
    <w:p w14:paraId="2400DE30" w14:textId="77777777" w:rsidR="00966D15" w:rsidRPr="00966D15" w:rsidRDefault="00966D15" w:rsidP="00276F91">
      <w:pPr>
        <w:pStyle w:val="Heading3"/>
        <w:rPr>
          <w:rFonts w:eastAsia="MS Mincho"/>
          <w:lang w:eastAsia="ja-JP"/>
        </w:rPr>
      </w:pPr>
      <w:bookmarkStart w:id="180" w:name="_Toc513839866"/>
      <w:bookmarkStart w:id="181" w:name="_Toc516232583"/>
      <w:bookmarkStart w:id="182" w:name="_Toc486620680"/>
      <w:r w:rsidRPr="00966D15">
        <w:rPr>
          <w:rFonts w:hint="eastAsia"/>
        </w:rPr>
        <w:lastRenderedPageBreak/>
        <w:t>I</w:t>
      </w:r>
      <w:r w:rsidRPr="00966D15">
        <w:t>nitial access and mobility</w:t>
      </w:r>
      <w:bookmarkEnd w:id="180"/>
      <w:bookmarkEnd w:id="181"/>
    </w:p>
    <w:p w14:paraId="50588EE2" w14:textId="77777777" w:rsidR="00966D15" w:rsidRPr="00966D15" w:rsidRDefault="00966D15" w:rsidP="00276F91">
      <w:pPr>
        <w:pStyle w:val="Heading4"/>
      </w:pPr>
      <w:bookmarkStart w:id="183" w:name="_Toc513839867"/>
      <w:bookmarkStart w:id="184" w:name="_Toc516232584"/>
      <w:r w:rsidRPr="00966D15">
        <w:rPr>
          <w:rFonts w:hint="eastAsia"/>
        </w:rPr>
        <w:t>Synchronization signal</w:t>
      </w:r>
      <w:bookmarkEnd w:id="183"/>
      <w:bookmarkEnd w:id="184"/>
    </w:p>
    <w:p w14:paraId="3DAB2932" w14:textId="4F38A7FD" w:rsidR="00276F91" w:rsidRPr="0084036B" w:rsidRDefault="0058452E" w:rsidP="00276F91">
      <w:pPr>
        <w:ind w:left="720" w:hanging="720"/>
        <w:rPr>
          <w:b/>
        </w:rPr>
      </w:pPr>
      <w:hyperlink r:id="rId712" w:history="1">
        <w:r w:rsidR="000F2B08">
          <w:rPr>
            <w:rStyle w:val="Hyperlink"/>
            <w:b/>
          </w:rPr>
          <w:t>R1-1807607</w:t>
        </w:r>
      </w:hyperlink>
      <w:r w:rsidR="00276F91" w:rsidRPr="0084036B">
        <w:rPr>
          <w:b/>
        </w:rPr>
        <w:tab/>
        <w:t>Summary of 7.1.1.1 Synchronization signal</w:t>
      </w:r>
      <w:r w:rsidR="00276F91" w:rsidRPr="0084036B">
        <w:rPr>
          <w:b/>
        </w:rPr>
        <w:tab/>
        <w:t>Ericsson</w:t>
      </w:r>
    </w:p>
    <w:p w14:paraId="19D3838A" w14:textId="77777777" w:rsidR="0084036B" w:rsidRDefault="0084036B" w:rsidP="0084036B">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4BFF16BF" w14:textId="37E617A8" w:rsidR="00276F91" w:rsidRDefault="00276F91" w:rsidP="00276F91">
      <w:pPr>
        <w:ind w:left="720" w:hanging="720"/>
      </w:pPr>
    </w:p>
    <w:p w14:paraId="56C43A91" w14:textId="77777777" w:rsidR="005C6C3B" w:rsidRPr="0050377F" w:rsidRDefault="005C6C3B" w:rsidP="005C6C3B">
      <w:pPr>
        <w:ind w:left="720" w:hanging="720"/>
        <w:rPr>
          <w:szCs w:val="20"/>
        </w:rPr>
      </w:pPr>
      <w:r w:rsidRPr="0050377F">
        <w:rPr>
          <w:szCs w:val="20"/>
        </w:rPr>
        <w:t>Proposal:</w:t>
      </w:r>
    </w:p>
    <w:p w14:paraId="4107B1AE" w14:textId="77777777" w:rsidR="005C6C3B" w:rsidRPr="0050377F" w:rsidRDefault="005C6C3B" w:rsidP="00613418">
      <w:pPr>
        <w:numPr>
          <w:ilvl w:val="0"/>
          <w:numId w:val="51"/>
        </w:numPr>
        <w:overflowPunct w:val="0"/>
        <w:autoSpaceDE w:val="0"/>
        <w:autoSpaceDN w:val="0"/>
        <w:adjustRightInd w:val="0"/>
        <w:spacing w:after="120"/>
        <w:contextualSpacing/>
        <w:jc w:val="both"/>
        <w:textAlignment w:val="baseline"/>
        <w:rPr>
          <w:szCs w:val="20"/>
          <w:lang w:eastAsia="x-none"/>
        </w:rPr>
      </w:pPr>
      <w:r w:rsidRPr="0050377F">
        <w:rPr>
          <w:szCs w:val="20"/>
          <w:lang w:eastAsia="x-none"/>
        </w:rPr>
        <w:t>For connected mode, no explicit EPRE offset between SSS and PDCCH is specified by RAN1 in Rel-15.</w:t>
      </w:r>
    </w:p>
    <w:p w14:paraId="5F38345B" w14:textId="77777777" w:rsidR="005C6C3B" w:rsidRPr="0050377F" w:rsidRDefault="005C6C3B" w:rsidP="00613418">
      <w:pPr>
        <w:numPr>
          <w:ilvl w:val="1"/>
          <w:numId w:val="51"/>
        </w:numPr>
        <w:overflowPunct w:val="0"/>
        <w:autoSpaceDE w:val="0"/>
        <w:autoSpaceDN w:val="0"/>
        <w:adjustRightInd w:val="0"/>
        <w:spacing w:after="120"/>
        <w:contextualSpacing/>
        <w:jc w:val="both"/>
        <w:textAlignment w:val="baseline"/>
        <w:rPr>
          <w:szCs w:val="20"/>
          <w:lang w:eastAsia="x-none"/>
        </w:rPr>
      </w:pPr>
      <w:r w:rsidRPr="0050377F">
        <w:rPr>
          <w:szCs w:val="20"/>
          <w:lang w:eastAsia="x-none"/>
        </w:rPr>
        <w:t>Note: the EPRE offset may be implicitly derived from other parameters such as SSB vs. CSI-RS &amp; CSI-RS vs. PDCCH as specified in 38.214</w:t>
      </w:r>
    </w:p>
    <w:p w14:paraId="0A3D603A" w14:textId="77777777" w:rsidR="005C6C3B" w:rsidRPr="005C6C3B" w:rsidRDefault="005C6C3B" w:rsidP="005C6C3B">
      <w:pPr>
        <w:ind w:left="720" w:hanging="720"/>
        <w:rPr>
          <w:b/>
          <w:lang w:eastAsia="x-none"/>
        </w:rPr>
      </w:pPr>
    </w:p>
    <w:p w14:paraId="6515D429" w14:textId="77777777" w:rsidR="00274461" w:rsidRPr="00274461" w:rsidRDefault="00090722" w:rsidP="00090722">
      <w:pPr>
        <w:ind w:left="720" w:hanging="720"/>
        <w:rPr>
          <w:b/>
          <w:szCs w:val="20"/>
          <w:lang w:eastAsia="x-none"/>
        </w:rPr>
      </w:pPr>
      <w:r w:rsidRPr="00274461">
        <w:rPr>
          <w:b/>
          <w:szCs w:val="20"/>
          <w:lang w:eastAsia="x-none"/>
        </w:rPr>
        <w:t>Wednesday</w:t>
      </w:r>
    </w:p>
    <w:p w14:paraId="5540AE1C" w14:textId="46A1448B" w:rsidR="00090722" w:rsidRPr="00274461" w:rsidRDefault="00274461" w:rsidP="00090722">
      <w:pPr>
        <w:ind w:left="720" w:hanging="720"/>
        <w:rPr>
          <w:b/>
          <w:szCs w:val="20"/>
          <w:lang w:eastAsia="x-none"/>
        </w:rPr>
      </w:pPr>
      <w:r w:rsidRPr="00274461">
        <w:rPr>
          <w:b/>
          <w:szCs w:val="20"/>
          <w:lang w:eastAsia="x-none"/>
        </w:rPr>
        <w:t>C</w:t>
      </w:r>
      <w:r w:rsidR="00090722" w:rsidRPr="00274461">
        <w:rPr>
          <w:b/>
          <w:szCs w:val="20"/>
          <w:lang w:eastAsia="x-none"/>
        </w:rPr>
        <w:t>onclusion:</w:t>
      </w:r>
    </w:p>
    <w:p w14:paraId="2D64410A" w14:textId="77777777" w:rsidR="00090722" w:rsidRPr="00090722" w:rsidRDefault="00090722" w:rsidP="00613418">
      <w:pPr>
        <w:pStyle w:val="ListParagraph"/>
        <w:numPr>
          <w:ilvl w:val="0"/>
          <w:numId w:val="128"/>
        </w:numPr>
      </w:pPr>
      <w:r w:rsidRPr="00090722">
        <w:t>It is understood that the resource grid of N</w:t>
      </w:r>
      <w:r w:rsidRPr="00090722">
        <w:rPr>
          <w:vertAlign w:val="superscript"/>
        </w:rPr>
        <w:t>size, u</w:t>
      </w:r>
      <w:r w:rsidRPr="00090722">
        <w:rPr>
          <w:vertAlign w:val="subscript"/>
        </w:rPr>
        <w:t xml:space="preserve">grid, x </w:t>
      </w:r>
      <w:r w:rsidRPr="00090722">
        <w:t xml:space="preserve">is the same as the </w:t>
      </w:r>
      <w:r w:rsidRPr="00090722">
        <w:rPr>
          <w:i/>
          <w:u w:val="single"/>
        </w:rPr>
        <w:t>CarrierBandwidth</w:t>
      </w:r>
      <w:r w:rsidRPr="00090722">
        <w:t xml:space="preserve"> in 38.331</w:t>
      </w:r>
    </w:p>
    <w:p w14:paraId="7A1FE071" w14:textId="77777777" w:rsidR="00090722" w:rsidRPr="00090722" w:rsidRDefault="00090722" w:rsidP="00613418">
      <w:pPr>
        <w:pStyle w:val="ListParagraph"/>
        <w:numPr>
          <w:ilvl w:val="1"/>
          <w:numId w:val="128"/>
        </w:numPr>
      </w:pPr>
      <w:r w:rsidRPr="00090722">
        <w:t>Up to editor how to capture</w:t>
      </w:r>
    </w:p>
    <w:p w14:paraId="0DBE0E07" w14:textId="77777777" w:rsidR="00BF019A" w:rsidRDefault="00BF019A" w:rsidP="00090722">
      <w:pPr>
        <w:rPr>
          <w:b/>
        </w:rPr>
      </w:pPr>
    </w:p>
    <w:p w14:paraId="1126476C" w14:textId="3E45904F" w:rsidR="005C6C3B" w:rsidRPr="00274461" w:rsidRDefault="00274461" w:rsidP="00090722">
      <w:pPr>
        <w:rPr>
          <w:b/>
        </w:rPr>
      </w:pPr>
      <w:r w:rsidRPr="00274461">
        <w:rPr>
          <w:b/>
        </w:rPr>
        <w:t>Thursday</w:t>
      </w:r>
    </w:p>
    <w:p w14:paraId="714B7910" w14:textId="61947EFA" w:rsidR="00274461" w:rsidRPr="00274461" w:rsidRDefault="0058452E" w:rsidP="00274461">
      <w:pPr>
        <w:rPr>
          <w:b/>
        </w:rPr>
      </w:pPr>
      <w:hyperlink r:id="rId713" w:history="1">
        <w:r w:rsidR="000F2B08">
          <w:rPr>
            <w:rStyle w:val="Hyperlink"/>
            <w:b/>
          </w:rPr>
          <w:t>R1-1807775</w:t>
        </w:r>
      </w:hyperlink>
      <w:r w:rsidR="00274461" w:rsidRPr="00274461">
        <w:rPr>
          <w:b/>
        </w:rPr>
        <w:tab/>
        <w:t>Summary of 7.1.1.1 Synchronization signal</w:t>
      </w:r>
      <w:r w:rsidR="00274461" w:rsidRPr="00274461">
        <w:rPr>
          <w:b/>
        </w:rPr>
        <w:tab/>
        <w:t>Ericsson</w:t>
      </w:r>
    </w:p>
    <w:p w14:paraId="36F4726A" w14:textId="77777777" w:rsidR="00274461" w:rsidRDefault="00274461" w:rsidP="00274461">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022C95C5" w14:textId="66F76EBB" w:rsidR="00274461" w:rsidRDefault="00274461" w:rsidP="00274461"/>
    <w:p w14:paraId="67BDF566" w14:textId="4A0F6A67" w:rsidR="00274461" w:rsidRPr="00274461" w:rsidRDefault="00274461" w:rsidP="00274461">
      <w:pPr>
        <w:ind w:left="720" w:hanging="720"/>
        <w:rPr>
          <w:szCs w:val="20"/>
          <w:lang w:eastAsia="x-none"/>
        </w:rPr>
      </w:pPr>
      <w:r w:rsidRPr="00274461">
        <w:rPr>
          <w:highlight w:val="green"/>
          <w:lang w:eastAsia="x-none"/>
        </w:rPr>
        <w:t>Agreement</w:t>
      </w:r>
      <w:r w:rsidRPr="00274461">
        <w:rPr>
          <w:b/>
          <w:lang w:eastAsia="x-none"/>
        </w:rPr>
        <w:t>:</w:t>
      </w:r>
      <w:r>
        <w:rPr>
          <w:b/>
          <w:lang w:eastAsia="x-none"/>
        </w:rPr>
        <w:t xml:space="preserve"> </w:t>
      </w:r>
      <w:r w:rsidRPr="00274461">
        <w:rPr>
          <w:szCs w:val="20"/>
          <w:lang w:eastAsia="x-none"/>
        </w:rPr>
        <w:t>Update the previous agreements as follows:</w:t>
      </w:r>
    </w:p>
    <w:p w14:paraId="7D7C3127" w14:textId="77777777" w:rsidR="00274461" w:rsidRPr="00274461" w:rsidRDefault="00274461" w:rsidP="00036580">
      <w:pPr>
        <w:numPr>
          <w:ilvl w:val="0"/>
          <w:numId w:val="163"/>
        </w:numPr>
        <w:snapToGrid w:val="0"/>
        <w:contextualSpacing/>
        <w:rPr>
          <w:rFonts w:ascii="Times New Roman" w:hAnsi="Times New Roman"/>
          <w:szCs w:val="20"/>
        </w:rPr>
      </w:pPr>
      <w:r w:rsidRPr="00274461">
        <w:rPr>
          <w:rFonts w:ascii="Times New Roman" w:hAnsi="Times New Roman"/>
          <w:szCs w:val="20"/>
        </w:rPr>
        <w:t xml:space="preserve">In initial cell selection and idle mode, the UE may assume that the EPRE offset between PDCCH DMRS and SSS in the QCL’ed SSB is in the range [X, Y]dB when PDDCH with CRC scrambled by SI-RNTI, P-RNTI and RA-RNTI, </w:t>
      </w:r>
      <w:r w:rsidRPr="00274461">
        <w:rPr>
          <w:rFonts w:ascii="Times New Roman" w:hAnsi="Times New Roman"/>
          <w:color w:val="FF0000"/>
          <w:szCs w:val="20"/>
          <w:u w:val="single"/>
        </w:rPr>
        <w:t>where X=-8 &amp; Y=8</w:t>
      </w:r>
    </w:p>
    <w:p w14:paraId="2076A2FA" w14:textId="77777777" w:rsidR="00274461" w:rsidRPr="00274461" w:rsidRDefault="00274461" w:rsidP="00036580">
      <w:pPr>
        <w:numPr>
          <w:ilvl w:val="1"/>
          <w:numId w:val="163"/>
        </w:numPr>
        <w:snapToGrid w:val="0"/>
        <w:contextualSpacing/>
        <w:rPr>
          <w:rFonts w:ascii="Times New Roman" w:hAnsi="Times New Roman"/>
          <w:strike/>
          <w:color w:val="FF0000"/>
          <w:szCs w:val="20"/>
        </w:rPr>
      </w:pPr>
      <w:r w:rsidRPr="00274461">
        <w:rPr>
          <w:rFonts w:ascii="Times New Roman" w:hAnsi="Times New Roman"/>
          <w:strike/>
          <w:color w:val="FF0000"/>
          <w:szCs w:val="20"/>
        </w:rPr>
        <w:t>FFS: value of X and Y and dependence on numerology</w:t>
      </w:r>
    </w:p>
    <w:p w14:paraId="02570367" w14:textId="77777777" w:rsidR="00274461" w:rsidRPr="00274461" w:rsidRDefault="00274461" w:rsidP="00036580">
      <w:pPr>
        <w:numPr>
          <w:ilvl w:val="2"/>
          <w:numId w:val="163"/>
        </w:numPr>
        <w:snapToGrid w:val="0"/>
        <w:contextualSpacing/>
        <w:rPr>
          <w:rFonts w:ascii="Times New Roman" w:hAnsi="Times New Roman"/>
          <w:strike/>
          <w:color w:val="FF0000"/>
          <w:szCs w:val="20"/>
        </w:rPr>
      </w:pPr>
      <w:r w:rsidRPr="00274461">
        <w:rPr>
          <w:rFonts w:ascii="Times New Roman" w:hAnsi="Times New Roman"/>
          <w:strike/>
          <w:color w:val="FF0000"/>
          <w:szCs w:val="20"/>
        </w:rPr>
        <w:t>|X| &amp; Y are no more than 12</w:t>
      </w:r>
    </w:p>
    <w:p w14:paraId="5F2A2AD5" w14:textId="77777777" w:rsidR="00274461" w:rsidRPr="00274461" w:rsidRDefault="00274461" w:rsidP="00274461">
      <w:pPr>
        <w:ind w:left="720" w:hanging="720"/>
        <w:rPr>
          <w:b/>
          <w:lang w:eastAsia="x-none"/>
        </w:rPr>
      </w:pPr>
    </w:p>
    <w:p w14:paraId="6FBA11DC" w14:textId="1B3102D0" w:rsidR="00274461" w:rsidRPr="00274461" w:rsidRDefault="00274461" w:rsidP="00274461">
      <w:pPr>
        <w:ind w:left="720" w:hanging="720"/>
        <w:rPr>
          <w:highlight w:val="green"/>
          <w:lang w:eastAsia="x-none"/>
        </w:rPr>
      </w:pPr>
      <w:r w:rsidRPr="00274461">
        <w:rPr>
          <w:highlight w:val="green"/>
          <w:lang w:eastAsia="x-none"/>
        </w:rPr>
        <w:t>Agreement:</w:t>
      </w:r>
    </w:p>
    <w:p w14:paraId="504C05A7" w14:textId="0859E4BC" w:rsidR="00274461" w:rsidRDefault="00274461" w:rsidP="00036580">
      <w:pPr>
        <w:pStyle w:val="ListParagraph"/>
        <w:numPr>
          <w:ilvl w:val="0"/>
          <w:numId w:val="163"/>
        </w:numPr>
      </w:pPr>
      <w:r w:rsidRPr="00274461">
        <w:t xml:space="preserve">Adopt the </w:t>
      </w:r>
      <w:r w:rsidRPr="0050377F">
        <w:rPr>
          <w:lang w:val="en-US"/>
        </w:rPr>
        <w:t xml:space="preserve">following </w:t>
      </w:r>
      <w:r w:rsidRPr="00274461">
        <w:t>text proposal to 38.211 section 7.4.3.1 below:</w:t>
      </w:r>
    </w:p>
    <w:p w14:paraId="7BA8C1DB" w14:textId="05EA072B" w:rsidR="00274461" w:rsidRPr="00274461" w:rsidRDefault="00274461" w:rsidP="00274461">
      <w:pPr>
        <w:overflowPunct w:val="0"/>
        <w:autoSpaceDE w:val="0"/>
        <w:autoSpaceDN w:val="0"/>
        <w:adjustRightInd w:val="0"/>
        <w:spacing w:after="120"/>
        <w:contextualSpacing/>
        <w:jc w:val="both"/>
        <w:textAlignment w:val="baseline"/>
        <w:rPr>
          <w:i/>
          <w:lang w:eastAsia="x-none"/>
        </w:rPr>
      </w:pPr>
      <w:r w:rsidRPr="00274461">
        <w:rPr>
          <w:i/>
          <w:lang w:eastAsia="x-none"/>
        </w:rPr>
        <w:t>---- Start of TP ----</w:t>
      </w:r>
    </w:p>
    <w:p w14:paraId="0F81C4B1" w14:textId="77777777" w:rsidR="00274461" w:rsidRPr="00274461" w:rsidRDefault="00274461" w:rsidP="00274461">
      <w:pPr>
        <w:rPr>
          <w:color w:val="FF0000"/>
          <w:u w:val="single"/>
        </w:rPr>
      </w:pPr>
      <w:r w:rsidRPr="00274461">
        <w:t xml:space="preserve">The quantity </w:t>
      </w:r>
      <w:r w:rsidR="0058452E">
        <w:rPr>
          <w:position w:val="-10"/>
        </w:rPr>
        <w:pict w14:anchorId="7179E020">
          <v:shape id="_x0000_i1042" type="#_x0000_t75" style="width:22.8pt;height:15.6pt">
            <v:imagedata r:id="rId714" o:title=""/>
          </v:shape>
        </w:pict>
      </w:r>
      <w:r w:rsidRPr="00274461">
        <w:t xml:space="preserve"> is the subcarrier offset from subcarrier 0 in common resource block </w:t>
      </w:r>
      <w:r w:rsidR="0058452E">
        <w:rPr>
          <w:position w:val="-10"/>
        </w:rPr>
        <w:pict w14:anchorId="6B981233">
          <v:shape id="_x0000_i1043" type="#_x0000_t75" style="width:24.6pt;height:18pt">
            <v:imagedata r:id="rId715" o:title=""/>
          </v:shape>
        </w:pict>
      </w:r>
      <w:r w:rsidRPr="00274461">
        <w:t xml:space="preserve"> to subcarrier 0 of the SS/PBCH block, where the 4 least significant bits of </w:t>
      </w:r>
      <w:r w:rsidR="0058452E">
        <w:rPr>
          <w:position w:val="-10"/>
        </w:rPr>
        <w:pict w14:anchorId="43FF21FE">
          <v:shape id="_x0000_i1044" type="#_x0000_t75" style="width:22.8pt;height:15.6pt">
            <v:imagedata r:id="rId714" o:title=""/>
          </v:shape>
        </w:pict>
      </w:r>
      <w:r w:rsidRPr="00274461">
        <w:t xml:space="preserve"> are given by the higher-layer parameter </w:t>
      </w:r>
      <w:r w:rsidRPr="00274461">
        <w:rPr>
          <w:i/>
        </w:rPr>
        <w:t>ssb-SubcarrierOffset</w:t>
      </w:r>
      <w:r w:rsidRPr="00274461">
        <w:t xml:space="preserve"> and for SS/PBCH block type A the most significant bit of </w:t>
      </w:r>
      <w:r w:rsidR="0058452E">
        <w:rPr>
          <w:position w:val="-10"/>
        </w:rPr>
        <w:pict w14:anchorId="2DC7E3AB">
          <v:shape id="_x0000_i1045" type="#_x0000_t75" style="width:22.8pt;height:15.6pt">
            <v:imagedata r:id="rId714" o:title=""/>
          </v:shape>
        </w:pict>
      </w:r>
      <w:r w:rsidRPr="00274461">
        <w:t xml:space="preserve"> is given by </w:t>
      </w:r>
      <w:r w:rsidR="0058452E">
        <w:rPr>
          <w:position w:val="-12"/>
        </w:rPr>
        <w:pict w14:anchorId="6875DB27">
          <v:shape id="_x0000_i1046" type="#_x0000_t75" style="width:23.4pt;height:16.8pt">
            <v:imagedata r:id="rId716" o:title=""/>
          </v:shape>
        </w:pict>
      </w:r>
      <w:r w:rsidRPr="00274461">
        <w:t xml:space="preserve"> in the PBCH payload as defined in subclause 7.1.1 of [4, TS 38.212]. </w:t>
      </w:r>
      <w:r w:rsidRPr="00274461">
        <w:rPr>
          <w:color w:val="FF0000"/>
          <w:u w:val="single"/>
        </w:rPr>
        <w:t xml:space="preserve">When </w:t>
      </w:r>
      <w:r w:rsidRPr="00274461">
        <w:rPr>
          <w:i/>
          <w:color w:val="FF0000"/>
          <w:u w:val="single"/>
        </w:rPr>
        <w:t>ssb-SubcarrierOffset</w:t>
      </w:r>
      <w:r w:rsidRPr="00274461">
        <w:rPr>
          <w:color w:val="FF0000"/>
          <w:u w:val="single"/>
        </w:rPr>
        <w:t xml:space="preserve"> is not provided, </w:t>
      </w:r>
      <w:r w:rsidR="0058452E">
        <w:rPr>
          <w:color w:val="FF0000"/>
          <w:position w:val="-10"/>
          <w:u w:val="single"/>
        </w:rPr>
        <w:pict w14:anchorId="0C6564AD">
          <v:shape id="_x0000_i1047" type="#_x0000_t75" style="width:22.8pt;height:15.6pt">
            <v:imagedata r:id="rId717" o:title=""/>
          </v:shape>
        </w:pict>
      </w:r>
      <w:r w:rsidRPr="00274461">
        <w:rPr>
          <w:color w:val="FF0000"/>
          <w:u w:val="single"/>
        </w:rPr>
        <w:t xml:space="preserve">is derived from the frequency difference between the SS/PBCH block and Point A. </w:t>
      </w:r>
    </w:p>
    <w:p w14:paraId="3D5FDB51" w14:textId="6910AC54" w:rsidR="00274461" w:rsidRPr="00274461" w:rsidRDefault="00274461" w:rsidP="00274461">
      <w:pPr>
        <w:rPr>
          <w:i/>
        </w:rPr>
      </w:pPr>
      <w:r w:rsidRPr="00274461">
        <w:rPr>
          <w:i/>
        </w:rPr>
        <w:t>---- End of TP ----</w:t>
      </w:r>
    </w:p>
    <w:p w14:paraId="3FAFF5B9" w14:textId="7B6663CF" w:rsidR="00274461" w:rsidRDefault="00274461" w:rsidP="00274461"/>
    <w:p w14:paraId="220FEE2B" w14:textId="77777777" w:rsidR="00BF019A" w:rsidRDefault="00BF019A" w:rsidP="00274461"/>
    <w:p w14:paraId="533B9301" w14:textId="7767DCBC" w:rsidR="00274461" w:rsidRPr="00BF019A" w:rsidRDefault="00BF019A" w:rsidP="00274461">
      <w:pPr>
        <w:rPr>
          <w:b/>
        </w:rPr>
      </w:pPr>
      <w:r w:rsidRPr="00BF019A">
        <w:rPr>
          <w:b/>
        </w:rPr>
        <w:t>Friday</w:t>
      </w:r>
    </w:p>
    <w:p w14:paraId="668C0AA3" w14:textId="333BA18A" w:rsidR="00BF019A" w:rsidRPr="00BF019A" w:rsidRDefault="0058452E" w:rsidP="00BF019A">
      <w:pPr>
        <w:rPr>
          <w:b/>
        </w:rPr>
      </w:pPr>
      <w:hyperlink r:id="rId718" w:history="1">
        <w:r w:rsidR="000F2B08">
          <w:rPr>
            <w:rStyle w:val="Hyperlink"/>
            <w:b/>
          </w:rPr>
          <w:t>R1-1807862</w:t>
        </w:r>
      </w:hyperlink>
      <w:r w:rsidR="00BF019A" w:rsidRPr="00BF019A">
        <w:rPr>
          <w:b/>
        </w:rPr>
        <w:tab/>
        <w:t>Summary of 7.1.1.1 Synchronization signal</w:t>
      </w:r>
      <w:r w:rsidR="00BF019A" w:rsidRPr="00BF019A">
        <w:rPr>
          <w:b/>
        </w:rPr>
        <w:tab/>
        <w:t>Ericsson</w:t>
      </w:r>
    </w:p>
    <w:p w14:paraId="35F0A535" w14:textId="77777777" w:rsidR="00BF019A" w:rsidRDefault="00BF019A" w:rsidP="00BF019A">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B92BAF7" w14:textId="339BB16D" w:rsidR="00BF019A" w:rsidRDefault="00BF019A" w:rsidP="00BF019A"/>
    <w:p w14:paraId="5CED5AF8" w14:textId="77777777" w:rsidR="0050377F" w:rsidRPr="0050377F" w:rsidRDefault="0050377F" w:rsidP="0050377F">
      <w:pPr>
        <w:ind w:left="720" w:hanging="720"/>
        <w:rPr>
          <w:szCs w:val="20"/>
        </w:rPr>
      </w:pPr>
      <w:r w:rsidRPr="0050377F">
        <w:rPr>
          <w:szCs w:val="20"/>
          <w:highlight w:val="green"/>
        </w:rPr>
        <w:t>Agreements</w:t>
      </w:r>
      <w:r w:rsidRPr="0050377F">
        <w:rPr>
          <w:szCs w:val="20"/>
        </w:rPr>
        <w:t>:</w:t>
      </w:r>
    </w:p>
    <w:p w14:paraId="18C7C3DF" w14:textId="77777777" w:rsidR="0050377F" w:rsidRPr="0050377F" w:rsidRDefault="0050377F" w:rsidP="00036580">
      <w:pPr>
        <w:pStyle w:val="ListParagraph"/>
        <w:numPr>
          <w:ilvl w:val="0"/>
          <w:numId w:val="163"/>
        </w:numPr>
      </w:pPr>
      <w:r w:rsidRPr="0050377F">
        <w:t>For connected mode, no explicit EPRE offset between SSS and PDCCH is specified by RAN1 in Rel-15.</w:t>
      </w:r>
    </w:p>
    <w:p w14:paraId="42B20B71" w14:textId="77777777" w:rsidR="0050377F" w:rsidRPr="0050377F" w:rsidRDefault="0050377F" w:rsidP="00036580">
      <w:pPr>
        <w:pStyle w:val="ListParagraph"/>
        <w:numPr>
          <w:ilvl w:val="1"/>
          <w:numId w:val="163"/>
        </w:numPr>
      </w:pPr>
      <w:r w:rsidRPr="0050377F">
        <w:t>Note: the EPRE offset between SSS and PDCCH may be implicitly derived from other parameters, e.g. power offset of SSB to NZP CSI-RS and power offset of NZP CSI-RS to PDCCH. This does not mandate any gNB behaviour.</w:t>
      </w:r>
    </w:p>
    <w:p w14:paraId="4BF95E22" w14:textId="55F3F053" w:rsidR="0050377F" w:rsidRPr="0050377F" w:rsidRDefault="0050377F" w:rsidP="0050377F">
      <w:pPr>
        <w:ind w:left="720" w:hanging="720"/>
        <w:rPr>
          <w:lang w:eastAsia="x-none"/>
        </w:rPr>
      </w:pPr>
      <w:r w:rsidRPr="0050377F">
        <w:rPr>
          <w:highlight w:val="green"/>
          <w:lang w:eastAsia="x-none"/>
        </w:rPr>
        <w:t>Agreement</w:t>
      </w:r>
      <w:r w:rsidRPr="0050377F">
        <w:rPr>
          <w:lang w:eastAsia="x-none"/>
        </w:rPr>
        <w:t xml:space="preserve">: </w:t>
      </w:r>
      <m:oMath>
        <m:sSubSup>
          <m:sSubSupPr>
            <m:ctrlPr>
              <w:rPr>
                <w:rFonts w:ascii="Cambria Math" w:hAnsi="Cambria Math"/>
                <w:bCs/>
                <w:i/>
              </w:rPr>
            </m:ctrlPr>
          </m:sSubSupPr>
          <m:e>
            <m:r>
              <w:rPr>
                <w:rFonts w:ascii="Cambria Math" w:hAnsi="Cambria Math"/>
                <w:lang w:eastAsia="ja-JP"/>
              </w:rPr>
              <m:t>k</m:t>
            </m:r>
          </m:e>
          <m:sub>
            <m:r>
              <w:rPr>
                <w:rFonts w:ascii="Cambria Math" w:hAnsi="Cambria Math"/>
                <w:lang w:eastAsia="ja-JP"/>
              </w:rPr>
              <m:t>0</m:t>
            </m:r>
          </m:sub>
          <m:sup>
            <m:r>
              <w:rPr>
                <w:rFonts w:ascii="Cambria Math" w:hAnsi="Cambria Math"/>
                <w:lang w:eastAsia="ja-JP"/>
              </w:rPr>
              <m:t>μ</m:t>
            </m:r>
          </m:sup>
        </m:sSubSup>
      </m:oMath>
      <w:r w:rsidRPr="0050377F">
        <w:rPr>
          <w:bCs/>
          <w:lang w:eastAsia="x-none"/>
        </w:rPr>
        <w:t xml:space="preserve"> is computed using</w:t>
      </w:r>
    </w:p>
    <w:p w14:paraId="389D0A2E" w14:textId="5B327DBE" w:rsidR="0050377F" w:rsidRPr="0050377F" w:rsidRDefault="0058452E" w:rsidP="0050377F">
      <w:pPr>
        <w:ind w:left="1134" w:firstLine="207"/>
        <w:rPr>
          <w:iCs/>
        </w:rPr>
      </w:pPr>
      <m:oMathPara>
        <m:oMathParaPr>
          <m:jc m:val="left"/>
        </m:oMathParaPr>
        <m:oMath>
          <m:sSubSup>
            <m:sSubSupPr>
              <m:ctrlPr>
                <w:rPr>
                  <w:rFonts w:ascii="Cambria Math" w:hAnsi="Cambria Math"/>
                  <w:i/>
                  <w:iCs/>
                </w:rPr>
              </m:ctrlPr>
            </m:sSubSupPr>
            <m:e>
              <m:r>
                <w:rPr>
                  <w:rFonts w:ascii="Cambria Math" w:hAnsi="Cambria Math"/>
                </w:rPr>
                <m:t>k</m:t>
              </m:r>
            </m:e>
            <m:sub>
              <m:r>
                <w:rPr>
                  <w:rFonts w:ascii="Cambria Math" w:hAnsi="Cambria Math"/>
                </w:rPr>
                <m:t>0</m:t>
              </m:r>
            </m:sub>
            <m:sup>
              <m:r>
                <w:rPr>
                  <w:rFonts w:ascii="Cambria Math" w:hAnsi="Cambria Math"/>
                </w:rPr>
                <m:t>μ</m:t>
              </m:r>
            </m:sup>
          </m:sSubSup>
          <m:r>
            <m:rPr>
              <m:sty m:val="p"/>
            </m:rPr>
            <w:rPr>
              <w:rFonts w:ascii="Cambria Math" w:hAnsi="Cambria Math"/>
            </w:rPr>
            <m:t>=</m:t>
          </m:r>
          <m:d>
            <m:dPr>
              <m:ctrlPr>
                <w:rPr>
                  <w:rFonts w:ascii="Cambria Math" w:hAnsi="Cambria Math"/>
                </w:rPr>
              </m:ctrlPr>
            </m:dPr>
            <m:e>
              <m:sSubSup>
                <m:sSubSupPr>
                  <m:ctrlPr>
                    <w:rPr>
                      <w:rFonts w:ascii="Cambria Math" w:hAnsi="Cambria Math"/>
                      <w:i/>
                      <w:iCs/>
                    </w:rPr>
                  </m:ctrlPr>
                </m:sSubSupPr>
                <m:e>
                  <m:r>
                    <w:rPr>
                      <w:rFonts w:ascii="Cambria Math" w:hAnsi="Cambria Math"/>
                    </w:rPr>
                    <m:t>N</m:t>
                  </m:r>
                </m:e>
                <m:sub>
                  <m:r>
                    <w:rPr>
                      <w:rFonts w:ascii="Cambria Math" w:hAnsi="Cambria Math"/>
                    </w:rPr>
                    <m:t>grid,x</m:t>
                  </m:r>
                </m:sub>
                <m:sup>
                  <m:r>
                    <w:rPr>
                      <w:rFonts w:ascii="Cambria Math" w:hAnsi="Cambria Math"/>
                    </w:rPr>
                    <m:t>start,μ</m:t>
                  </m:r>
                </m:sup>
              </m:sSubSup>
              <m:r>
                <w:rPr>
                  <w:rFonts w:ascii="Cambria Math" w:hAnsi="Cambria Math"/>
                </w:rPr>
                <m:t>+</m:t>
              </m:r>
              <m:sSubSup>
                <m:sSubSupPr>
                  <m:ctrlPr>
                    <w:rPr>
                      <w:rFonts w:ascii="Cambria Math" w:hAnsi="Cambria Math"/>
                      <w:i/>
                      <w:iCs/>
                    </w:rPr>
                  </m:ctrlPr>
                </m:sSubSupPr>
                <m:e>
                  <m:r>
                    <w:rPr>
                      <w:rFonts w:ascii="Cambria Math" w:hAnsi="Cambria Math"/>
                    </w:rPr>
                    <m:t>N</m:t>
                  </m:r>
                </m:e>
                <m:sub>
                  <m:r>
                    <w:rPr>
                      <w:rFonts w:ascii="Cambria Math" w:hAnsi="Cambria Math"/>
                    </w:rPr>
                    <m:t>grid,x</m:t>
                  </m:r>
                </m:sub>
                <m:sup>
                  <m:r>
                    <w:rPr>
                      <w:rFonts w:ascii="Cambria Math" w:hAnsi="Cambria Math"/>
                    </w:rPr>
                    <m:t>size,μ</m:t>
                  </m:r>
                </m:sup>
              </m:sSubSup>
              <m:r>
                <w:rPr>
                  <w:rFonts w:ascii="Cambria Math" w:hAnsi="Cambria Math"/>
                </w:rPr>
                <m:t>/2</m:t>
              </m:r>
            </m:e>
          </m:d>
          <m:sSubSup>
            <m:sSubSupPr>
              <m:ctrlPr>
                <w:rPr>
                  <w:rFonts w:ascii="Cambria Math" w:hAnsi="Cambria Math"/>
                  <w:i/>
                  <w:iCs/>
                </w:rPr>
              </m:ctrlPr>
            </m:sSubSupPr>
            <m:e>
              <m:r>
                <w:rPr>
                  <w:rFonts w:ascii="Cambria Math" w:hAnsi="Cambria Math"/>
                </w:rPr>
                <m:t>N</m:t>
              </m:r>
            </m:e>
            <m:sub>
              <m:r>
                <w:rPr>
                  <w:rFonts w:ascii="Cambria Math" w:hAnsi="Cambria Math"/>
                </w:rPr>
                <m:t>sc</m:t>
              </m:r>
            </m:sub>
            <m:sup>
              <m:r>
                <w:rPr>
                  <w:rFonts w:ascii="Cambria Math" w:hAnsi="Cambria Math"/>
                </w:rPr>
                <m:t>RB</m:t>
              </m:r>
            </m:sup>
          </m:sSubSup>
          <m:r>
            <w:rPr>
              <w:rFonts w:ascii="Cambria Math" w:hAnsi="Cambria Math"/>
            </w:rPr>
            <m:t xml:space="preserve"> -</m:t>
          </m:r>
          <m:d>
            <m:dPr>
              <m:ctrlPr>
                <w:rPr>
                  <w:rFonts w:ascii="Cambria Math" w:hAnsi="Cambria Math"/>
                </w:rPr>
              </m:ctrlPr>
            </m:dPr>
            <m:e>
              <m:sSubSup>
                <m:sSubSupPr>
                  <m:ctrlPr>
                    <w:rPr>
                      <w:rFonts w:ascii="Cambria Math" w:hAnsi="Cambria Math"/>
                      <w:i/>
                      <w:iCs/>
                    </w:rPr>
                  </m:ctrlPr>
                </m:sSubSupPr>
                <m:e>
                  <m:r>
                    <w:rPr>
                      <w:rFonts w:ascii="Cambria Math" w:hAnsi="Cambria Math"/>
                    </w:rPr>
                    <m:t>N</m:t>
                  </m:r>
                </m:e>
                <m:sub>
                  <m:r>
                    <w:rPr>
                      <w:rFonts w:ascii="Cambria Math" w:hAnsi="Cambria Math"/>
                    </w:rPr>
                    <m:t>grid,x</m:t>
                  </m:r>
                </m:sub>
                <m:sup>
                  <m:r>
                    <w:rPr>
                      <w:rFonts w:ascii="Cambria Math" w:hAnsi="Cambria Math"/>
                    </w:rPr>
                    <m:t>start,</m:t>
                  </m:r>
                  <m:sSub>
                    <m:sSubPr>
                      <m:ctrlPr>
                        <w:rPr>
                          <w:rFonts w:ascii="Cambria Math" w:hAnsi="Cambria Math"/>
                          <w:i/>
                        </w:rPr>
                      </m:ctrlPr>
                    </m:sSubPr>
                    <m:e>
                      <m:r>
                        <w:rPr>
                          <w:rFonts w:ascii="Cambria Math" w:hAnsi="Cambria Math"/>
                        </w:rPr>
                        <m:t>μ</m:t>
                      </m:r>
                    </m:e>
                    <m:sub>
                      <m:r>
                        <w:rPr>
                          <w:rFonts w:ascii="Cambria Math" w:hAnsi="Cambria Math"/>
                        </w:rPr>
                        <m:t>0</m:t>
                      </m:r>
                    </m:sub>
                  </m:sSub>
                </m:sup>
              </m:sSubSup>
              <m:r>
                <w:rPr>
                  <w:rFonts w:ascii="Cambria Math" w:hAnsi="Cambria Math"/>
                </w:rPr>
                <m:t>+</m:t>
              </m:r>
              <m:sSubSup>
                <m:sSubSupPr>
                  <m:ctrlPr>
                    <w:rPr>
                      <w:rFonts w:ascii="Cambria Math" w:hAnsi="Cambria Math"/>
                      <w:i/>
                      <w:iCs/>
                    </w:rPr>
                  </m:ctrlPr>
                </m:sSubSupPr>
                <m:e>
                  <m:r>
                    <w:rPr>
                      <w:rFonts w:ascii="Cambria Math" w:hAnsi="Cambria Math"/>
                    </w:rPr>
                    <m:t>N</m:t>
                  </m:r>
                </m:e>
                <m:sub>
                  <m:r>
                    <w:rPr>
                      <w:rFonts w:ascii="Cambria Math" w:hAnsi="Cambria Math"/>
                    </w:rPr>
                    <m:t>grid,x</m:t>
                  </m:r>
                </m:sub>
                <m:sup>
                  <m:r>
                    <w:rPr>
                      <w:rFonts w:ascii="Cambria Math" w:hAnsi="Cambria Math"/>
                    </w:rPr>
                    <m:t>size,</m:t>
                  </m:r>
                  <m:sSub>
                    <m:sSubPr>
                      <m:ctrlPr>
                        <w:rPr>
                          <w:rFonts w:ascii="Cambria Math" w:hAnsi="Cambria Math"/>
                          <w:i/>
                        </w:rPr>
                      </m:ctrlPr>
                    </m:sSubPr>
                    <m:e>
                      <m:r>
                        <w:rPr>
                          <w:rFonts w:ascii="Cambria Math" w:hAnsi="Cambria Math"/>
                        </w:rPr>
                        <m:t>μ</m:t>
                      </m:r>
                    </m:e>
                    <m:sub>
                      <m:r>
                        <w:rPr>
                          <w:rFonts w:ascii="Cambria Math" w:hAnsi="Cambria Math"/>
                        </w:rPr>
                        <m:t>0</m:t>
                      </m:r>
                    </m:sub>
                  </m:sSub>
                </m:sup>
              </m:sSubSup>
              <m:r>
                <w:rPr>
                  <w:rFonts w:ascii="Cambria Math" w:hAnsi="Cambria Math"/>
                </w:rPr>
                <m:t>/2</m:t>
              </m:r>
            </m:e>
          </m:d>
          <m:sSubSup>
            <m:sSubSupPr>
              <m:ctrlPr>
                <w:rPr>
                  <w:rFonts w:ascii="Cambria Math" w:hAnsi="Cambria Math"/>
                  <w:i/>
                  <w:iCs/>
                </w:rPr>
              </m:ctrlPr>
            </m:sSubSupPr>
            <m:e>
              <m:r>
                <w:rPr>
                  <w:rFonts w:ascii="Cambria Math" w:hAnsi="Cambria Math"/>
                </w:rPr>
                <m:t>N</m:t>
              </m:r>
            </m:e>
            <m:sub>
              <m:r>
                <w:rPr>
                  <w:rFonts w:ascii="Cambria Math" w:hAnsi="Cambria Math"/>
                </w:rPr>
                <m:t>sc</m:t>
              </m:r>
            </m:sub>
            <m:sup>
              <m:r>
                <w:rPr>
                  <w:rFonts w:ascii="Cambria Math" w:hAnsi="Cambria Math"/>
                </w:rPr>
                <m:t>RB</m:t>
              </m:r>
            </m:sup>
          </m:sSubSup>
          <m:sSup>
            <m:sSupPr>
              <m:ctrlPr>
                <w:rPr>
                  <w:rFonts w:ascii="Cambria Math" w:hAnsi="Cambria Math"/>
                  <w:i/>
                  <w:iCs/>
                </w:rPr>
              </m:ctrlPr>
            </m:sSupPr>
            <m:e>
              <m:r>
                <w:rPr>
                  <w:rFonts w:ascii="Cambria Math" w:hAnsi="Cambria Math"/>
                </w:rPr>
                <m:t>2</m:t>
              </m:r>
            </m:e>
            <m:sup>
              <m:sSub>
                <m:sSubPr>
                  <m:ctrlPr>
                    <w:rPr>
                      <w:rFonts w:ascii="Cambria Math" w:hAnsi="Cambria Math"/>
                      <w:i/>
                      <w:iCs/>
                    </w:rPr>
                  </m:ctrlPr>
                </m:sSubPr>
                <m:e>
                  <m:r>
                    <w:rPr>
                      <w:rFonts w:ascii="Cambria Math" w:hAnsi="Cambria Math"/>
                    </w:rPr>
                    <m:t>μ</m:t>
                  </m:r>
                </m:e>
                <m:sub>
                  <m:r>
                    <w:rPr>
                      <w:rFonts w:ascii="Cambria Math" w:hAnsi="Cambria Math"/>
                    </w:rPr>
                    <m:t>0</m:t>
                  </m:r>
                </m:sub>
              </m:sSub>
              <m:r>
                <w:rPr>
                  <w:rFonts w:ascii="Cambria Math" w:hAnsi="Cambria Math"/>
                </w:rPr>
                <m:t>-μ</m:t>
              </m:r>
            </m:sup>
          </m:sSup>
        </m:oMath>
      </m:oMathPara>
    </w:p>
    <w:p w14:paraId="7B9C59A7" w14:textId="27F8DA97" w:rsidR="0050377F" w:rsidRPr="0050377F" w:rsidRDefault="0050377F" w:rsidP="0050377F">
      <w:pPr>
        <w:ind w:left="567" w:hanging="720"/>
        <w:rPr>
          <w:iCs/>
          <w:lang w:val="en-US"/>
        </w:rPr>
      </w:pPr>
      <w:r w:rsidRPr="0050377F">
        <w:tab/>
        <w:t xml:space="preserve">where  </w:t>
      </w:r>
      <m:oMath>
        <m:sSub>
          <m:sSubPr>
            <m:ctrlPr>
              <w:rPr>
                <w:rFonts w:ascii="Cambria Math" w:hAnsi="Cambria Math"/>
                <w:iCs/>
                <w:sz w:val="24"/>
                <w:lang w:val="en-US"/>
              </w:rPr>
            </m:ctrlPr>
          </m:sSubPr>
          <m:e>
            <m:r>
              <w:rPr>
                <w:rFonts w:ascii="Cambria Math" w:hAnsi="Cambria Math"/>
                <w:sz w:val="24"/>
                <w:lang w:val="en-US"/>
              </w:rPr>
              <m:t>μ</m:t>
            </m:r>
          </m:e>
          <m:sub>
            <m:r>
              <m:rPr>
                <m:sty m:val="p"/>
              </m:rPr>
              <w:rPr>
                <w:rFonts w:ascii="Cambria Math" w:hAnsi="Cambria Math"/>
                <w:sz w:val="24"/>
                <w:lang w:val="en-US"/>
              </w:rPr>
              <m:t>0</m:t>
            </m:r>
          </m:sub>
        </m:sSub>
      </m:oMath>
      <w:r w:rsidRPr="0050377F">
        <w:rPr>
          <w:iCs/>
          <w:sz w:val="24"/>
          <w:lang w:val="en-US"/>
        </w:rPr>
        <w:t xml:space="preserve"> </w:t>
      </w:r>
      <w:r w:rsidRPr="0050377F">
        <w:rPr>
          <w:iCs/>
          <w:lang w:val="en-US"/>
        </w:rPr>
        <w:t>is the largest subcarrier spacing configured.</w:t>
      </w:r>
    </w:p>
    <w:p w14:paraId="38285ECB" w14:textId="77777777" w:rsidR="0050377F" w:rsidRPr="0050377F" w:rsidRDefault="0050377F" w:rsidP="0050377F">
      <w:pPr>
        <w:ind w:left="567" w:hanging="720"/>
      </w:pPr>
    </w:p>
    <w:p w14:paraId="7FC966C9" w14:textId="10AABC7B" w:rsidR="0050377F" w:rsidRPr="0050377F" w:rsidRDefault="0050377F" w:rsidP="0050377F">
      <w:pPr>
        <w:rPr>
          <w:highlight w:val="cyan"/>
        </w:rPr>
      </w:pPr>
      <w:r w:rsidRPr="0050377F">
        <w:rPr>
          <w:highlight w:val="cyan"/>
        </w:rPr>
        <w:t>Send an LS to RAN2 to inform the above agreements and removal of parameter k_0</w:t>
      </w:r>
      <w:r>
        <w:rPr>
          <w:highlight w:val="cyan"/>
        </w:rPr>
        <w:t>. E</w:t>
      </w:r>
      <w:r w:rsidRPr="0050377F">
        <w:rPr>
          <w:highlight w:val="cyan"/>
        </w:rPr>
        <w:t xml:space="preserve">mail approval </w:t>
      </w:r>
      <w:r>
        <w:rPr>
          <w:highlight w:val="cyan"/>
        </w:rPr>
        <w:t>by May 30</w:t>
      </w:r>
      <w:r w:rsidRPr="0050377F">
        <w:rPr>
          <w:highlight w:val="cyan"/>
          <w:vertAlign w:val="superscript"/>
        </w:rPr>
        <w:t>th</w:t>
      </w:r>
      <w:r>
        <w:rPr>
          <w:highlight w:val="cyan"/>
        </w:rPr>
        <w:t xml:space="preserve"> </w:t>
      </w:r>
      <w:r w:rsidRPr="0050377F">
        <w:rPr>
          <w:highlight w:val="cyan"/>
        </w:rPr>
        <w:t>– Abjorn (Ericsson)</w:t>
      </w:r>
    </w:p>
    <w:p w14:paraId="76F28068" w14:textId="77777777" w:rsidR="0050377F" w:rsidRDefault="0050377F" w:rsidP="00BF019A"/>
    <w:p w14:paraId="508F98DB" w14:textId="77777777" w:rsidR="00BF019A" w:rsidRDefault="00BF019A" w:rsidP="00BF019A"/>
    <w:p w14:paraId="706E5DD3" w14:textId="0B446462" w:rsidR="00966D15" w:rsidRPr="00966D15" w:rsidRDefault="0058452E" w:rsidP="00276F91">
      <w:pPr>
        <w:ind w:left="720" w:hanging="720"/>
        <w:rPr>
          <w:lang w:eastAsia="x-none"/>
        </w:rPr>
      </w:pPr>
      <w:hyperlink r:id="rId719" w:history="1">
        <w:r w:rsidR="000F2B08">
          <w:rPr>
            <w:rStyle w:val="Hyperlink"/>
            <w:lang w:eastAsia="x-none"/>
          </w:rPr>
          <w:t>R1-1805871</w:t>
        </w:r>
      </w:hyperlink>
      <w:r w:rsidR="00966D15" w:rsidRPr="00966D15">
        <w:rPr>
          <w:lang w:eastAsia="x-none"/>
        </w:rPr>
        <w:tab/>
        <w:t>Remaining details on synchronization signal</w:t>
      </w:r>
      <w:r w:rsidR="00966D15" w:rsidRPr="00966D15">
        <w:rPr>
          <w:lang w:eastAsia="x-none"/>
        </w:rPr>
        <w:tab/>
        <w:t>Huawei, HiSilicon</w:t>
      </w:r>
    </w:p>
    <w:p w14:paraId="55124CCE" w14:textId="48983670" w:rsidR="00966D15" w:rsidRPr="00966D15" w:rsidRDefault="0058452E" w:rsidP="00966D15">
      <w:pPr>
        <w:ind w:left="720" w:hanging="720"/>
        <w:rPr>
          <w:lang w:eastAsia="x-none"/>
        </w:rPr>
      </w:pPr>
      <w:hyperlink r:id="rId720" w:history="1">
        <w:r w:rsidR="000F2B08">
          <w:rPr>
            <w:rStyle w:val="Hyperlink"/>
            <w:lang w:eastAsia="x-none"/>
          </w:rPr>
          <w:t>R1-1805941</w:t>
        </w:r>
      </w:hyperlink>
      <w:r w:rsidR="00966D15" w:rsidRPr="00966D15">
        <w:rPr>
          <w:lang w:eastAsia="x-none"/>
        </w:rPr>
        <w:tab/>
        <w:t>Remaining details of Synchronization Signal Design</w:t>
      </w:r>
      <w:r w:rsidR="00966D15" w:rsidRPr="00966D15">
        <w:rPr>
          <w:lang w:eastAsia="x-none"/>
        </w:rPr>
        <w:tab/>
        <w:t>ZTE</w:t>
      </w:r>
    </w:p>
    <w:p w14:paraId="3A195D11" w14:textId="36DBB8DF" w:rsidR="00966D15" w:rsidRPr="00966D15" w:rsidRDefault="0058452E" w:rsidP="00966D15">
      <w:pPr>
        <w:ind w:left="720" w:hanging="720"/>
        <w:rPr>
          <w:lang w:eastAsia="x-none"/>
        </w:rPr>
      </w:pPr>
      <w:hyperlink r:id="rId721" w:history="1">
        <w:r w:rsidR="000F2B08">
          <w:rPr>
            <w:rStyle w:val="Hyperlink"/>
            <w:lang w:eastAsia="x-none"/>
          </w:rPr>
          <w:t>R1-1806033</w:t>
        </w:r>
      </w:hyperlink>
      <w:r w:rsidR="00966D15" w:rsidRPr="00966D15">
        <w:rPr>
          <w:lang w:eastAsia="x-none"/>
        </w:rPr>
        <w:tab/>
        <w:t>Remaining issues on synchronization signal</w:t>
      </w:r>
      <w:r w:rsidR="00966D15" w:rsidRPr="00966D15">
        <w:rPr>
          <w:lang w:eastAsia="x-none"/>
        </w:rPr>
        <w:tab/>
        <w:t>vivo</w:t>
      </w:r>
    </w:p>
    <w:p w14:paraId="7A143408" w14:textId="48BB029D" w:rsidR="00966D15" w:rsidRPr="00966D15" w:rsidRDefault="0058452E" w:rsidP="00966D15">
      <w:pPr>
        <w:ind w:left="720" w:hanging="720"/>
        <w:rPr>
          <w:lang w:eastAsia="x-none"/>
        </w:rPr>
      </w:pPr>
      <w:hyperlink r:id="rId722" w:history="1">
        <w:r w:rsidR="000F2B08">
          <w:rPr>
            <w:rStyle w:val="Hyperlink"/>
            <w:lang w:eastAsia="x-none"/>
          </w:rPr>
          <w:t>R1-1806268</w:t>
        </w:r>
      </w:hyperlink>
      <w:r w:rsidR="00966D15" w:rsidRPr="00966D15">
        <w:rPr>
          <w:lang w:eastAsia="x-none"/>
        </w:rPr>
        <w:tab/>
        <w:t>Remaining Issues on Synchronization Signal</w:t>
      </w:r>
      <w:r w:rsidR="00966D15" w:rsidRPr="00966D15">
        <w:rPr>
          <w:lang w:eastAsia="x-none"/>
        </w:rPr>
        <w:tab/>
        <w:t>CATT</w:t>
      </w:r>
    </w:p>
    <w:p w14:paraId="741D1575" w14:textId="3B02A661" w:rsidR="00966D15" w:rsidRPr="00966D15" w:rsidRDefault="0058452E" w:rsidP="00966D15">
      <w:pPr>
        <w:ind w:left="720" w:hanging="720"/>
        <w:rPr>
          <w:lang w:eastAsia="x-none"/>
        </w:rPr>
      </w:pPr>
      <w:hyperlink r:id="rId723" w:history="1">
        <w:r w:rsidR="000F2B08">
          <w:rPr>
            <w:rStyle w:val="Hyperlink"/>
            <w:lang w:eastAsia="x-none"/>
          </w:rPr>
          <w:t>R1-1806406</w:t>
        </w:r>
      </w:hyperlink>
      <w:r w:rsidR="00966D15" w:rsidRPr="00966D15">
        <w:rPr>
          <w:lang w:eastAsia="x-none"/>
        </w:rPr>
        <w:tab/>
        <w:t>Remaining issues for synchronization signals</w:t>
      </w:r>
      <w:r w:rsidR="00966D15" w:rsidRPr="00966D15">
        <w:rPr>
          <w:lang w:eastAsia="x-none"/>
        </w:rPr>
        <w:tab/>
        <w:t>Spreadtrum Communications</w:t>
      </w:r>
    </w:p>
    <w:p w14:paraId="1ACD21C4" w14:textId="1C729EE8" w:rsidR="00966D15" w:rsidRPr="00966D15" w:rsidRDefault="0058452E" w:rsidP="00966D15">
      <w:pPr>
        <w:ind w:left="720" w:hanging="720"/>
        <w:rPr>
          <w:lang w:eastAsia="x-none"/>
        </w:rPr>
      </w:pPr>
      <w:hyperlink r:id="rId724" w:history="1">
        <w:r w:rsidR="000F2B08">
          <w:rPr>
            <w:rStyle w:val="Hyperlink"/>
            <w:lang w:eastAsia="x-none"/>
          </w:rPr>
          <w:t>R1-1806419</w:t>
        </w:r>
      </w:hyperlink>
      <w:r w:rsidR="00966D15" w:rsidRPr="00966D15">
        <w:rPr>
          <w:lang w:eastAsia="x-none"/>
        </w:rPr>
        <w:tab/>
        <w:t>Remaining details on Synchronization signal</w:t>
      </w:r>
      <w:r w:rsidR="00966D15" w:rsidRPr="00966D15">
        <w:rPr>
          <w:lang w:eastAsia="x-none"/>
        </w:rPr>
        <w:tab/>
        <w:t>Ericsson</w:t>
      </w:r>
    </w:p>
    <w:p w14:paraId="4A952435" w14:textId="2DD24F74" w:rsidR="00966D15" w:rsidRPr="00966D15" w:rsidRDefault="0058452E" w:rsidP="00966D15">
      <w:pPr>
        <w:ind w:left="720" w:hanging="720"/>
        <w:rPr>
          <w:lang w:eastAsia="x-none"/>
        </w:rPr>
      </w:pPr>
      <w:hyperlink r:id="rId725" w:history="1">
        <w:r w:rsidR="000F2B08">
          <w:rPr>
            <w:rStyle w:val="Hyperlink"/>
            <w:lang w:eastAsia="x-none"/>
          </w:rPr>
          <w:t>R1-1806497</w:t>
        </w:r>
      </w:hyperlink>
      <w:r w:rsidR="00966D15" w:rsidRPr="00966D15">
        <w:rPr>
          <w:lang w:eastAsia="x-none"/>
        </w:rPr>
        <w:tab/>
        <w:t>Remaining issues in SSB</w:t>
      </w:r>
      <w:r w:rsidR="00966D15" w:rsidRPr="00966D15">
        <w:rPr>
          <w:lang w:eastAsia="x-none"/>
        </w:rPr>
        <w:tab/>
        <w:t>Intel Corporation</w:t>
      </w:r>
    </w:p>
    <w:p w14:paraId="569AF472" w14:textId="157E854D" w:rsidR="00966D15" w:rsidRPr="00966D15" w:rsidRDefault="0058452E" w:rsidP="00966D15">
      <w:pPr>
        <w:ind w:left="720" w:hanging="720"/>
        <w:rPr>
          <w:lang w:eastAsia="x-none"/>
        </w:rPr>
      </w:pPr>
      <w:hyperlink r:id="rId726" w:history="1">
        <w:r w:rsidR="000F2B08">
          <w:rPr>
            <w:rStyle w:val="Hyperlink"/>
            <w:lang w:eastAsia="x-none"/>
          </w:rPr>
          <w:t>R1-1806600</w:t>
        </w:r>
      </w:hyperlink>
      <w:r w:rsidR="00966D15" w:rsidRPr="00966D15">
        <w:rPr>
          <w:lang w:eastAsia="x-none"/>
        </w:rPr>
        <w:tab/>
        <w:t>Remaining Details on Synchronization signal</w:t>
      </w:r>
      <w:r w:rsidR="00966D15" w:rsidRPr="00966D15">
        <w:rPr>
          <w:lang w:eastAsia="x-none"/>
        </w:rPr>
        <w:tab/>
        <w:t>LG Electronics</w:t>
      </w:r>
    </w:p>
    <w:p w14:paraId="11A0A889" w14:textId="10FE29E0" w:rsidR="00966D15" w:rsidRPr="00966D15" w:rsidRDefault="0058452E" w:rsidP="00966D15">
      <w:pPr>
        <w:ind w:left="720" w:hanging="720"/>
        <w:rPr>
          <w:lang w:eastAsia="x-none"/>
        </w:rPr>
      </w:pPr>
      <w:hyperlink r:id="rId727" w:history="1">
        <w:r w:rsidR="000F2B08">
          <w:rPr>
            <w:rStyle w:val="Hyperlink"/>
            <w:lang w:eastAsia="x-none"/>
          </w:rPr>
          <w:t>R1-1806673</w:t>
        </w:r>
      </w:hyperlink>
      <w:r w:rsidR="00966D15" w:rsidRPr="00966D15">
        <w:rPr>
          <w:lang w:eastAsia="x-none"/>
        </w:rPr>
        <w:tab/>
        <w:t>Remaining details of synchronization signal and signal generation</w:t>
      </w:r>
      <w:r w:rsidR="00966D15" w:rsidRPr="00966D15">
        <w:rPr>
          <w:lang w:eastAsia="x-none"/>
        </w:rPr>
        <w:tab/>
        <w:t>NEC Corporation</w:t>
      </w:r>
    </w:p>
    <w:p w14:paraId="5B6E518E" w14:textId="67EC28B8" w:rsidR="00966D15" w:rsidRPr="00966D15" w:rsidRDefault="0058452E" w:rsidP="00966D15">
      <w:pPr>
        <w:ind w:left="720" w:hanging="720"/>
        <w:rPr>
          <w:lang w:eastAsia="x-none"/>
        </w:rPr>
      </w:pPr>
      <w:hyperlink r:id="rId728" w:history="1">
        <w:r w:rsidR="000F2B08">
          <w:rPr>
            <w:rStyle w:val="Hyperlink"/>
            <w:lang w:eastAsia="x-none"/>
          </w:rPr>
          <w:t>R1-1806699</w:t>
        </w:r>
      </w:hyperlink>
      <w:r w:rsidR="00966D15" w:rsidRPr="00966D15">
        <w:rPr>
          <w:lang w:eastAsia="x-none"/>
        </w:rPr>
        <w:tab/>
        <w:t>Corrections on Synchronization Signaling</w:t>
      </w:r>
      <w:r w:rsidR="00966D15" w:rsidRPr="00966D15">
        <w:rPr>
          <w:lang w:eastAsia="x-none"/>
        </w:rPr>
        <w:tab/>
        <w:t>Samsung</w:t>
      </w:r>
    </w:p>
    <w:p w14:paraId="323BA0DC" w14:textId="687F802C" w:rsidR="00966D15" w:rsidRPr="00966D15" w:rsidRDefault="0058452E" w:rsidP="00966D15">
      <w:pPr>
        <w:ind w:left="720" w:hanging="720"/>
        <w:rPr>
          <w:lang w:eastAsia="x-none"/>
        </w:rPr>
      </w:pPr>
      <w:hyperlink r:id="rId729" w:history="1">
        <w:r w:rsidR="000F2B08">
          <w:rPr>
            <w:rStyle w:val="Hyperlink"/>
            <w:lang w:eastAsia="x-none"/>
          </w:rPr>
          <w:t>R1-1806782</w:t>
        </w:r>
      </w:hyperlink>
      <w:r w:rsidR="00966D15" w:rsidRPr="00966D15">
        <w:rPr>
          <w:lang w:eastAsia="x-none"/>
        </w:rPr>
        <w:tab/>
        <w:t>Power offset between PDCCH DMRS and QCL'ed SSS</w:t>
      </w:r>
      <w:r w:rsidR="00966D15" w:rsidRPr="00966D15">
        <w:rPr>
          <w:lang w:eastAsia="x-none"/>
        </w:rPr>
        <w:tab/>
        <w:t>MediaTek Inc.</w:t>
      </w:r>
    </w:p>
    <w:p w14:paraId="3496DD75" w14:textId="23ABED4C" w:rsidR="00966D15" w:rsidRPr="00966D15" w:rsidRDefault="0058452E" w:rsidP="00966D15">
      <w:pPr>
        <w:ind w:left="720" w:hanging="720"/>
        <w:rPr>
          <w:lang w:eastAsia="x-none"/>
        </w:rPr>
      </w:pPr>
      <w:hyperlink r:id="rId730" w:history="1">
        <w:r w:rsidR="000F2B08">
          <w:rPr>
            <w:rStyle w:val="Hyperlink"/>
            <w:lang w:eastAsia="x-none"/>
          </w:rPr>
          <w:t>R1-1806830</w:t>
        </w:r>
      </w:hyperlink>
      <w:r w:rsidR="00966D15" w:rsidRPr="00966D15">
        <w:rPr>
          <w:lang w:eastAsia="x-none"/>
        </w:rPr>
        <w:tab/>
        <w:t>Power offset between SS/PBCH block and PDCCH</w:t>
      </w:r>
      <w:r w:rsidR="00966D15" w:rsidRPr="00966D15">
        <w:rPr>
          <w:lang w:eastAsia="x-none"/>
        </w:rPr>
        <w:tab/>
        <w:t>OPPO</w:t>
      </w:r>
    </w:p>
    <w:p w14:paraId="1ABA9A90" w14:textId="779C266A" w:rsidR="00966D15" w:rsidRPr="00966D15" w:rsidRDefault="0058452E" w:rsidP="00966D15">
      <w:pPr>
        <w:ind w:left="720" w:hanging="720"/>
        <w:rPr>
          <w:lang w:eastAsia="x-none"/>
        </w:rPr>
      </w:pPr>
      <w:hyperlink r:id="rId731" w:history="1">
        <w:r w:rsidR="000F2B08">
          <w:rPr>
            <w:rStyle w:val="Hyperlink"/>
            <w:lang w:eastAsia="x-none"/>
          </w:rPr>
          <w:t>R1-1807008</w:t>
        </w:r>
      </w:hyperlink>
      <w:r w:rsidR="00966D15" w:rsidRPr="00966D15">
        <w:rPr>
          <w:lang w:eastAsia="x-none"/>
        </w:rPr>
        <w:tab/>
        <w:t xml:space="preserve">On Remaining Details of NR Synchronization Signal </w:t>
      </w:r>
      <w:r w:rsidR="00966D15" w:rsidRPr="00966D15">
        <w:rPr>
          <w:lang w:eastAsia="x-none"/>
        </w:rPr>
        <w:tab/>
        <w:t>InterDigital, Inc.</w:t>
      </w:r>
    </w:p>
    <w:p w14:paraId="03C83D9D" w14:textId="524E597D" w:rsidR="00966D15" w:rsidRPr="00966D15" w:rsidRDefault="0058452E" w:rsidP="00966D15">
      <w:pPr>
        <w:ind w:left="720" w:hanging="720"/>
        <w:rPr>
          <w:lang w:eastAsia="x-none"/>
        </w:rPr>
      </w:pPr>
      <w:hyperlink r:id="rId732" w:history="1">
        <w:r w:rsidR="000F2B08">
          <w:rPr>
            <w:rStyle w:val="Hyperlink"/>
            <w:lang w:eastAsia="x-none"/>
          </w:rPr>
          <w:t>R1-1807049</w:t>
        </w:r>
      </w:hyperlink>
      <w:r w:rsidR="00966D15" w:rsidRPr="00966D15">
        <w:rPr>
          <w:lang w:eastAsia="x-none"/>
        </w:rPr>
        <w:tab/>
        <w:t>Remaining issues on Synchronization signal</w:t>
      </w:r>
      <w:r w:rsidR="00966D15" w:rsidRPr="00966D15">
        <w:rPr>
          <w:lang w:eastAsia="x-none"/>
        </w:rPr>
        <w:tab/>
        <w:t>NTT DOCOMO, INC.</w:t>
      </w:r>
    </w:p>
    <w:p w14:paraId="33F06576" w14:textId="2D981BF2" w:rsidR="00966D15" w:rsidRPr="00966D15" w:rsidRDefault="0058452E" w:rsidP="00966D15">
      <w:pPr>
        <w:ind w:left="720" w:hanging="720"/>
        <w:rPr>
          <w:lang w:eastAsia="x-none"/>
        </w:rPr>
      </w:pPr>
      <w:hyperlink r:id="rId733" w:history="1">
        <w:r w:rsidR="000F2B08">
          <w:rPr>
            <w:rStyle w:val="Hyperlink"/>
            <w:lang w:eastAsia="x-none"/>
          </w:rPr>
          <w:t>R1-1807170</w:t>
        </w:r>
      </w:hyperlink>
      <w:r w:rsidR="00966D15" w:rsidRPr="00966D15">
        <w:rPr>
          <w:lang w:eastAsia="x-none"/>
        </w:rPr>
        <w:tab/>
        <w:t>Open issues related to Synchronisation Signal</w:t>
      </w:r>
      <w:r w:rsidR="00966D15" w:rsidRPr="00966D15">
        <w:rPr>
          <w:lang w:eastAsia="x-none"/>
        </w:rPr>
        <w:tab/>
        <w:t>Nokia, Nokia Shanghai Bell</w:t>
      </w:r>
    </w:p>
    <w:p w14:paraId="287126E7" w14:textId="3E6CE3E7" w:rsidR="00966D15" w:rsidRDefault="0058452E" w:rsidP="00966D15">
      <w:pPr>
        <w:ind w:left="720" w:hanging="720"/>
        <w:rPr>
          <w:lang w:eastAsia="x-none"/>
        </w:rPr>
      </w:pPr>
      <w:hyperlink r:id="rId734" w:history="1">
        <w:r w:rsidR="000F2B08">
          <w:rPr>
            <w:rStyle w:val="Hyperlink"/>
            <w:lang w:eastAsia="x-none"/>
          </w:rPr>
          <w:t>R1-1807328</w:t>
        </w:r>
      </w:hyperlink>
      <w:r w:rsidR="00966D15" w:rsidRPr="00966D15">
        <w:rPr>
          <w:lang w:eastAsia="x-none"/>
        </w:rPr>
        <w:tab/>
        <w:t>Remaining details on synchronization signal design</w:t>
      </w:r>
      <w:r w:rsidR="00966D15" w:rsidRPr="00966D15">
        <w:rPr>
          <w:lang w:eastAsia="x-none"/>
        </w:rPr>
        <w:tab/>
        <w:t>Qualcomm Incorporated</w:t>
      </w:r>
    </w:p>
    <w:p w14:paraId="73E570BE" w14:textId="1F42B75D" w:rsidR="0084036B" w:rsidRPr="00966D15" w:rsidRDefault="0058452E" w:rsidP="00966D15">
      <w:pPr>
        <w:ind w:left="720" w:hanging="720"/>
        <w:rPr>
          <w:lang w:eastAsia="x-none"/>
        </w:rPr>
      </w:pPr>
      <w:hyperlink r:id="rId735" w:history="1">
        <w:r w:rsidR="000F2B08">
          <w:rPr>
            <w:rStyle w:val="Hyperlink"/>
            <w:lang w:eastAsia="x-none"/>
          </w:rPr>
          <w:t>R1-1807880</w:t>
        </w:r>
      </w:hyperlink>
      <w:r w:rsidR="0050377F" w:rsidRPr="0050377F">
        <w:rPr>
          <w:lang w:eastAsia="x-none"/>
        </w:rPr>
        <w:tab/>
        <w:t>k0 for OFDM signal generation</w:t>
      </w:r>
      <w:r w:rsidR="0050377F" w:rsidRPr="0050377F">
        <w:rPr>
          <w:lang w:eastAsia="x-none"/>
        </w:rPr>
        <w:tab/>
        <w:t>Huawei</w:t>
      </w:r>
    </w:p>
    <w:p w14:paraId="17EE26E4" w14:textId="77777777" w:rsidR="00966D15" w:rsidRPr="00966D15" w:rsidRDefault="00966D15" w:rsidP="002B53F5">
      <w:pPr>
        <w:pStyle w:val="Heading4"/>
      </w:pPr>
      <w:bookmarkStart w:id="185" w:name="_Toc513839868"/>
      <w:bookmarkStart w:id="186" w:name="_Toc516232585"/>
      <w:r w:rsidRPr="00966D15">
        <w:rPr>
          <w:rFonts w:hint="eastAsia"/>
        </w:rPr>
        <w:t>Broadcast signal/channel</w:t>
      </w:r>
      <w:bookmarkEnd w:id="185"/>
      <w:bookmarkEnd w:id="186"/>
    </w:p>
    <w:p w14:paraId="2656AA6F" w14:textId="77777777" w:rsidR="00966D15" w:rsidRPr="00966D15" w:rsidRDefault="00966D15" w:rsidP="002B53F5">
      <w:pPr>
        <w:pStyle w:val="Heading5"/>
      </w:pPr>
      <w:bookmarkStart w:id="187" w:name="_Toc516232586"/>
      <w:r w:rsidRPr="00966D15">
        <w:rPr>
          <w:rFonts w:hint="eastAsia"/>
        </w:rPr>
        <w:t>NR-PBCH</w:t>
      </w:r>
      <w:bookmarkEnd w:id="187"/>
    </w:p>
    <w:p w14:paraId="0E87CEDB" w14:textId="646BC578" w:rsidR="002B53F5" w:rsidRPr="002B53F5" w:rsidRDefault="0058452E" w:rsidP="002B53F5">
      <w:pPr>
        <w:ind w:left="720" w:hanging="720"/>
        <w:rPr>
          <w:b/>
        </w:rPr>
      </w:pPr>
      <w:hyperlink r:id="rId736" w:history="1">
        <w:r w:rsidR="000F2B08">
          <w:rPr>
            <w:rStyle w:val="Hyperlink"/>
            <w:b/>
          </w:rPr>
          <w:t>R1-1807608</w:t>
        </w:r>
      </w:hyperlink>
      <w:r w:rsidR="002B53F5" w:rsidRPr="002B53F5">
        <w:rPr>
          <w:b/>
        </w:rPr>
        <w:tab/>
        <w:t>Summary of 7.1.1.2.1 NR-PBCH</w:t>
      </w:r>
      <w:r w:rsidR="002B53F5" w:rsidRPr="002B53F5">
        <w:rPr>
          <w:b/>
        </w:rPr>
        <w:tab/>
        <w:t>Ericsson</w:t>
      </w:r>
    </w:p>
    <w:p w14:paraId="1AAC3D0C" w14:textId="77777777" w:rsidR="002B53F5" w:rsidRDefault="002B53F5" w:rsidP="002B53F5">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60FF65A6" w14:textId="0298FE3D" w:rsidR="002B53F5" w:rsidRDefault="002B53F5" w:rsidP="00966D15">
      <w:pPr>
        <w:ind w:left="720" w:hanging="720"/>
      </w:pPr>
    </w:p>
    <w:p w14:paraId="051B958F" w14:textId="6B8BE495" w:rsidR="005C6C3B" w:rsidRPr="005C6C3B" w:rsidRDefault="005C6C3B" w:rsidP="005C6C3B">
      <w:pPr>
        <w:ind w:left="720" w:hanging="720"/>
        <w:rPr>
          <w:szCs w:val="20"/>
          <w:highlight w:val="green"/>
        </w:rPr>
      </w:pPr>
      <w:r>
        <w:rPr>
          <w:szCs w:val="20"/>
          <w:highlight w:val="green"/>
        </w:rPr>
        <w:t>Agreement</w:t>
      </w:r>
      <w:r w:rsidRPr="005C6C3B">
        <w:rPr>
          <w:szCs w:val="20"/>
          <w:highlight w:val="green"/>
        </w:rPr>
        <w:t>:</w:t>
      </w:r>
    </w:p>
    <w:p w14:paraId="0E454221" w14:textId="77777777" w:rsidR="005C6C3B" w:rsidRPr="005C6C3B" w:rsidRDefault="005C6C3B" w:rsidP="00613418">
      <w:pPr>
        <w:numPr>
          <w:ilvl w:val="0"/>
          <w:numId w:val="53"/>
        </w:numPr>
        <w:overflowPunct w:val="0"/>
        <w:autoSpaceDE w:val="0"/>
        <w:autoSpaceDN w:val="0"/>
        <w:adjustRightInd w:val="0"/>
        <w:spacing w:after="120"/>
        <w:contextualSpacing/>
        <w:jc w:val="both"/>
        <w:textAlignment w:val="baseline"/>
        <w:rPr>
          <w:szCs w:val="20"/>
          <w:lang w:eastAsia="x-none"/>
        </w:rPr>
      </w:pPr>
      <w:r w:rsidRPr="005C6C3B">
        <w:rPr>
          <w:szCs w:val="20"/>
          <w:lang w:eastAsia="x-none"/>
        </w:rPr>
        <w:t>Adopt the following change “…</w:t>
      </w:r>
      <w:r w:rsidRPr="005C6C3B">
        <w:rPr>
          <w:rFonts w:ascii="Times New Roman" w:hAnsi="Times New Roman"/>
          <w:szCs w:val="20"/>
        </w:rPr>
        <w:t>to be quasi co-located with respect to Doppler shift, Doppler spread, average delay, delay spread, and</w:t>
      </w:r>
      <w:r w:rsidRPr="005C6C3B">
        <w:rPr>
          <w:rFonts w:ascii="Times New Roman" w:hAnsi="Times New Roman"/>
          <w:color w:val="FF0000"/>
          <w:szCs w:val="20"/>
          <w:u w:val="single"/>
        </w:rPr>
        <w:t xml:space="preserve">, when applicable, </w:t>
      </w:r>
      <w:r w:rsidRPr="005C6C3B">
        <w:rPr>
          <w:rFonts w:ascii="Times New Roman" w:hAnsi="Times New Roman"/>
          <w:szCs w:val="20"/>
        </w:rPr>
        <w:t>spatial Rx</w:t>
      </w:r>
      <w:bookmarkStart w:id="188" w:name="OLE_LINK1"/>
      <w:bookmarkStart w:id="189" w:name="OLE_LINK2"/>
      <w:r w:rsidRPr="005C6C3B">
        <w:rPr>
          <w:rFonts w:ascii="Times New Roman" w:hAnsi="Times New Roman"/>
          <w:color w:val="FF0000"/>
          <w:szCs w:val="20"/>
          <w:u w:val="single"/>
        </w:rPr>
        <w:t xml:space="preserve"> parameters</w:t>
      </w:r>
      <w:bookmarkEnd w:id="188"/>
      <w:bookmarkEnd w:id="189"/>
      <w:r w:rsidRPr="005C6C3B">
        <w:rPr>
          <w:rFonts w:ascii="Times New Roman" w:hAnsi="Times New Roman"/>
          <w:szCs w:val="20"/>
        </w:rPr>
        <w:t>.</w:t>
      </w:r>
      <w:r w:rsidRPr="005C6C3B">
        <w:rPr>
          <w:szCs w:val="20"/>
          <w:lang w:eastAsia="x-none"/>
        </w:rPr>
        <w:t>” to sections 7.4.1.1.2, 7.4.1.3.2 and 7.4.3.1 in 38.211.</w:t>
      </w:r>
    </w:p>
    <w:p w14:paraId="425E1758" w14:textId="65FB2C9E" w:rsidR="005C6C3B" w:rsidRDefault="005C6C3B" w:rsidP="00966D15">
      <w:pPr>
        <w:ind w:left="720" w:hanging="720"/>
      </w:pPr>
    </w:p>
    <w:p w14:paraId="6FEB97EA" w14:textId="26FBDAF5" w:rsidR="00274461" w:rsidRPr="00274461" w:rsidRDefault="00274461" w:rsidP="00966D15">
      <w:pPr>
        <w:ind w:left="720" w:hanging="720"/>
        <w:rPr>
          <w:b/>
        </w:rPr>
      </w:pPr>
      <w:r w:rsidRPr="00274461">
        <w:rPr>
          <w:b/>
        </w:rPr>
        <w:t>Thursday</w:t>
      </w:r>
    </w:p>
    <w:p w14:paraId="270BB9DA" w14:textId="05B3B93F" w:rsidR="00274461" w:rsidRPr="00274461" w:rsidRDefault="0058452E" w:rsidP="00274461">
      <w:pPr>
        <w:ind w:left="720" w:hanging="720"/>
        <w:rPr>
          <w:b/>
        </w:rPr>
      </w:pPr>
      <w:hyperlink r:id="rId737" w:history="1">
        <w:r w:rsidR="000F2B08">
          <w:rPr>
            <w:rStyle w:val="Hyperlink"/>
            <w:b/>
          </w:rPr>
          <w:t>R1-1807776</w:t>
        </w:r>
      </w:hyperlink>
      <w:r w:rsidR="00274461" w:rsidRPr="00274461">
        <w:rPr>
          <w:b/>
        </w:rPr>
        <w:tab/>
        <w:t>Summary of 7.1.1.2.1 NR-PBCH</w:t>
      </w:r>
      <w:r w:rsidR="00274461" w:rsidRPr="00274461">
        <w:rPr>
          <w:b/>
        </w:rPr>
        <w:tab/>
        <w:t>Ericsson</w:t>
      </w:r>
    </w:p>
    <w:p w14:paraId="52591A8B" w14:textId="77777777" w:rsidR="00274461" w:rsidRDefault="00274461" w:rsidP="00274461">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BB8ED1D" w14:textId="67D0DA7E" w:rsidR="00274461" w:rsidRDefault="00274461" w:rsidP="00274461">
      <w:pPr>
        <w:ind w:left="720" w:hanging="720"/>
      </w:pPr>
    </w:p>
    <w:p w14:paraId="77D48578" w14:textId="34F5258A" w:rsidR="00274461" w:rsidRPr="00274461" w:rsidRDefault="00274461" w:rsidP="00274461">
      <w:pPr>
        <w:ind w:left="720" w:hanging="720"/>
        <w:rPr>
          <w:b/>
          <w:szCs w:val="20"/>
          <w:lang w:eastAsia="x-none"/>
        </w:rPr>
      </w:pPr>
      <w:r w:rsidRPr="00274461">
        <w:rPr>
          <w:szCs w:val="20"/>
          <w:highlight w:val="green"/>
          <w:lang w:eastAsia="x-none"/>
        </w:rPr>
        <w:t>Agreement</w:t>
      </w:r>
      <w:r w:rsidRPr="00274461">
        <w:rPr>
          <w:b/>
          <w:szCs w:val="20"/>
          <w:lang w:eastAsia="x-none"/>
        </w:rPr>
        <w:t>:</w:t>
      </w:r>
    </w:p>
    <w:p w14:paraId="2F1133C5" w14:textId="77777777" w:rsidR="00274461" w:rsidRPr="00274461" w:rsidRDefault="00274461" w:rsidP="00613418">
      <w:pPr>
        <w:pStyle w:val="ListParagraph"/>
        <w:numPr>
          <w:ilvl w:val="0"/>
          <w:numId w:val="53"/>
        </w:numPr>
      </w:pPr>
      <w:r w:rsidRPr="00274461">
        <w:t>For TDD, the UE may assume that the SFN is aligned among cells of the same frequency layer</w:t>
      </w:r>
    </w:p>
    <w:p w14:paraId="41FBEB0D" w14:textId="77777777" w:rsidR="00274461" w:rsidRPr="00274461" w:rsidRDefault="00274461" w:rsidP="00274461">
      <w:pPr>
        <w:ind w:left="720" w:hanging="720"/>
        <w:rPr>
          <w:highlight w:val="green"/>
        </w:rPr>
      </w:pPr>
      <w:r w:rsidRPr="00274461">
        <w:rPr>
          <w:highlight w:val="green"/>
        </w:rPr>
        <w:t>Agreements:</w:t>
      </w:r>
    </w:p>
    <w:p w14:paraId="78752D6F" w14:textId="558811E7" w:rsidR="00274461" w:rsidRDefault="00274461" w:rsidP="00613418">
      <w:pPr>
        <w:pStyle w:val="ListParagraph"/>
        <w:numPr>
          <w:ilvl w:val="0"/>
          <w:numId w:val="53"/>
        </w:numPr>
      </w:pPr>
      <w:r w:rsidRPr="00274461">
        <w:rPr>
          <w:lang w:val="en-US"/>
        </w:rPr>
        <w:t xml:space="preserve">Adopt to below </w:t>
      </w:r>
      <w:r w:rsidRPr="00274461">
        <w:t>TP on 38.213, section 13:</w:t>
      </w:r>
    </w:p>
    <w:p w14:paraId="60239F49" w14:textId="0D69DBD7" w:rsidR="00274461" w:rsidRPr="00274461" w:rsidRDefault="00274461" w:rsidP="00274461">
      <w:pPr>
        <w:overflowPunct w:val="0"/>
        <w:autoSpaceDE w:val="0"/>
        <w:autoSpaceDN w:val="0"/>
        <w:adjustRightInd w:val="0"/>
        <w:spacing w:after="120"/>
        <w:contextualSpacing/>
        <w:jc w:val="both"/>
        <w:textAlignment w:val="baseline"/>
        <w:rPr>
          <w:i/>
          <w:lang w:eastAsia="x-none"/>
        </w:rPr>
      </w:pPr>
      <w:r w:rsidRPr="00274461">
        <w:rPr>
          <w:i/>
          <w:lang w:eastAsia="x-none"/>
        </w:rPr>
        <w:t>---- Start of TP ----</w:t>
      </w:r>
    </w:p>
    <w:p w14:paraId="425CE1C0" w14:textId="7AD5F632" w:rsidR="00274461" w:rsidRPr="00274461" w:rsidRDefault="00274461" w:rsidP="00274461">
      <w:pPr>
        <w:rPr>
          <w:color w:val="FF0000"/>
          <w:u w:val="single"/>
        </w:rPr>
      </w:pPr>
      <w:r w:rsidRPr="00274461">
        <w:t xml:space="preserve">If a UE detects a first SS/PBCH block and determines that a control resource set for Type0-PDCCH common search space is not present, and for </w:t>
      </w:r>
      <w:r w:rsidRPr="00274461">
        <w:rPr>
          <w:noProof/>
          <w:position w:val="-10"/>
          <w:lang w:eastAsia="en-GB"/>
        </w:rPr>
        <w:drawing>
          <wp:inline distT="0" distB="0" distL="0" distR="0" wp14:anchorId="2CBB0F33" wp14:editId="7209BE49">
            <wp:extent cx="762000" cy="1981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8" cstate="print">
                      <a:extLst>
                        <a:ext uri="{28A0092B-C50C-407E-A947-70E740481C1C}">
                          <a14:useLocalDpi xmlns:a14="http://schemas.microsoft.com/office/drawing/2010/main" val="0"/>
                        </a:ext>
                      </a:extLst>
                    </a:blip>
                    <a:srcRect/>
                    <a:stretch>
                      <a:fillRect/>
                    </a:stretch>
                  </pic:blipFill>
                  <pic:spPr bwMode="auto">
                    <a:xfrm>
                      <a:off x="0" y="0"/>
                      <a:ext cx="762000" cy="198120"/>
                    </a:xfrm>
                    <a:prstGeom prst="rect">
                      <a:avLst/>
                    </a:prstGeom>
                    <a:noFill/>
                    <a:ln>
                      <a:noFill/>
                    </a:ln>
                  </pic:spPr>
                </pic:pic>
              </a:graphicData>
            </a:graphic>
          </wp:inline>
        </w:drawing>
      </w:r>
      <w:r w:rsidRPr="00274461">
        <w:t xml:space="preserve"> for FR1 or for </w:t>
      </w:r>
      <w:r w:rsidRPr="00274461">
        <w:rPr>
          <w:noProof/>
          <w:position w:val="-10"/>
          <w:lang w:eastAsia="en-GB"/>
        </w:rPr>
        <w:drawing>
          <wp:inline distT="0" distB="0" distL="0" distR="0" wp14:anchorId="1F42D904" wp14:editId="5A2F499F">
            <wp:extent cx="731520" cy="1981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39" cstate="print">
                      <a:extLst>
                        <a:ext uri="{28A0092B-C50C-407E-A947-70E740481C1C}">
                          <a14:useLocalDpi xmlns:a14="http://schemas.microsoft.com/office/drawing/2010/main" val="0"/>
                        </a:ext>
                      </a:extLst>
                    </a:blip>
                    <a:srcRect/>
                    <a:stretch>
                      <a:fillRect/>
                    </a:stretch>
                  </pic:blipFill>
                  <pic:spPr bwMode="auto">
                    <a:xfrm>
                      <a:off x="0" y="0"/>
                      <a:ext cx="731520" cy="198120"/>
                    </a:xfrm>
                    <a:prstGeom prst="rect">
                      <a:avLst/>
                    </a:prstGeom>
                    <a:noFill/>
                    <a:ln>
                      <a:noFill/>
                    </a:ln>
                  </pic:spPr>
                </pic:pic>
              </a:graphicData>
            </a:graphic>
          </wp:inline>
        </w:drawing>
      </w:r>
      <w:r w:rsidRPr="00274461">
        <w:t xml:space="preserve"> for FR2, the UE </w:t>
      </w:r>
      <w:r w:rsidRPr="00274461">
        <w:rPr>
          <w:color w:val="FF0000"/>
          <w:u w:val="single"/>
          <w:lang w:eastAsia="ja-JP"/>
        </w:rPr>
        <w:t>may</w:t>
      </w:r>
      <w:r w:rsidRPr="00274461">
        <w:rPr>
          <w:lang w:eastAsia="ja-JP"/>
        </w:rPr>
        <w:t xml:space="preserve"> </w:t>
      </w:r>
      <w:r w:rsidRPr="00274461">
        <w:t xml:space="preserve">determine the global synchronization channel number (GSCN) of a second SS/PBCH block having a control resource set for an associated Type0-PDCCH common search space as </w:t>
      </w:r>
      <w:r w:rsidRPr="00274461">
        <w:rPr>
          <w:noProof/>
          <w:position w:val="-10"/>
          <w:lang w:eastAsia="en-GB"/>
        </w:rPr>
        <w:drawing>
          <wp:inline distT="0" distB="0" distL="0" distR="0" wp14:anchorId="628C3ED9" wp14:editId="324F16D6">
            <wp:extent cx="899160" cy="220980"/>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40" cstate="print">
                      <a:extLst>
                        <a:ext uri="{28A0092B-C50C-407E-A947-70E740481C1C}">
                          <a14:useLocalDpi xmlns:a14="http://schemas.microsoft.com/office/drawing/2010/main" val="0"/>
                        </a:ext>
                      </a:extLst>
                    </a:blip>
                    <a:srcRect/>
                    <a:stretch>
                      <a:fillRect/>
                    </a:stretch>
                  </pic:blipFill>
                  <pic:spPr bwMode="auto">
                    <a:xfrm>
                      <a:off x="0" y="0"/>
                      <a:ext cx="899160" cy="220980"/>
                    </a:xfrm>
                    <a:prstGeom prst="rect">
                      <a:avLst/>
                    </a:prstGeom>
                    <a:noFill/>
                    <a:ln>
                      <a:noFill/>
                    </a:ln>
                  </pic:spPr>
                </pic:pic>
              </a:graphicData>
            </a:graphic>
          </wp:inline>
        </w:drawing>
      </w:r>
      <w:r w:rsidRPr="00274461">
        <w:t xml:space="preserve">. </w:t>
      </w:r>
      <w:r w:rsidRPr="00274461">
        <w:rPr>
          <w:noProof/>
          <w:position w:val="-10"/>
          <w:lang w:eastAsia="en-GB"/>
        </w:rPr>
        <w:drawing>
          <wp:inline distT="0" distB="0" distL="0" distR="0" wp14:anchorId="39540737" wp14:editId="4F1C652D">
            <wp:extent cx="464820" cy="2133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1" cstate="print">
                      <a:extLst>
                        <a:ext uri="{28A0092B-C50C-407E-A947-70E740481C1C}">
                          <a14:useLocalDpi xmlns:a14="http://schemas.microsoft.com/office/drawing/2010/main" val="0"/>
                        </a:ext>
                      </a:extLst>
                    </a:blip>
                    <a:srcRect/>
                    <a:stretch>
                      <a:fillRect/>
                    </a:stretch>
                  </pic:blipFill>
                  <pic:spPr bwMode="auto">
                    <a:xfrm>
                      <a:off x="0" y="0"/>
                      <a:ext cx="464820" cy="213360"/>
                    </a:xfrm>
                    <a:prstGeom prst="rect">
                      <a:avLst/>
                    </a:prstGeom>
                    <a:noFill/>
                    <a:ln>
                      <a:noFill/>
                    </a:ln>
                  </pic:spPr>
                </pic:pic>
              </a:graphicData>
            </a:graphic>
          </wp:inline>
        </w:drawing>
      </w:r>
      <w:r w:rsidRPr="00274461">
        <w:t xml:space="preserve"> is the GSCN of the first SS/PBCH block and </w:t>
      </w:r>
      <w:r w:rsidRPr="00274461">
        <w:rPr>
          <w:noProof/>
          <w:position w:val="-10"/>
          <w:lang w:eastAsia="en-GB"/>
        </w:rPr>
        <w:drawing>
          <wp:inline distT="0" distB="0" distL="0" distR="0" wp14:anchorId="67A59089" wp14:editId="2B990E2F">
            <wp:extent cx="350520" cy="2133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2" cstate="print">
                      <a:extLst>
                        <a:ext uri="{28A0092B-C50C-407E-A947-70E740481C1C}">
                          <a14:useLocalDpi xmlns:a14="http://schemas.microsoft.com/office/drawing/2010/main" val="0"/>
                        </a:ext>
                      </a:extLst>
                    </a:blip>
                    <a:srcRect/>
                    <a:stretch>
                      <a:fillRect/>
                    </a:stretch>
                  </pic:blipFill>
                  <pic:spPr bwMode="auto">
                    <a:xfrm>
                      <a:off x="0" y="0"/>
                      <a:ext cx="350520" cy="213360"/>
                    </a:xfrm>
                    <a:prstGeom prst="rect">
                      <a:avLst/>
                    </a:prstGeom>
                    <a:noFill/>
                    <a:ln>
                      <a:noFill/>
                    </a:ln>
                  </pic:spPr>
                </pic:pic>
              </a:graphicData>
            </a:graphic>
          </wp:inline>
        </w:drawing>
      </w:r>
      <w:r w:rsidRPr="00274461">
        <w:t xml:space="preserve"> is a GSCN offset provided by Table 13-16 for FR1 and Table 13-17 for FR2. </w:t>
      </w:r>
      <w:r w:rsidRPr="00274461">
        <w:rPr>
          <w:color w:val="FF0000"/>
          <w:u w:val="single"/>
        </w:rPr>
        <w:t xml:space="preserve">If a UE detects the second SS/PBCH block at </w:t>
      </w:r>
      <w:r w:rsidRPr="00274461">
        <w:rPr>
          <w:noProof/>
          <w:color w:val="FF0000"/>
          <w:position w:val="-10"/>
          <w:lang w:eastAsia="en-GB"/>
        </w:rPr>
        <w:drawing>
          <wp:inline distT="0" distB="0" distL="0" distR="0" wp14:anchorId="55A6C384" wp14:editId="6CAA1290">
            <wp:extent cx="883920" cy="2209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0" cstate="print">
                      <a:extLst>
                        <a:ext uri="{28A0092B-C50C-407E-A947-70E740481C1C}">
                          <a14:useLocalDpi xmlns:a14="http://schemas.microsoft.com/office/drawing/2010/main" val="0"/>
                        </a:ext>
                      </a:extLst>
                    </a:blip>
                    <a:srcRect/>
                    <a:stretch>
                      <a:fillRect/>
                    </a:stretch>
                  </pic:blipFill>
                  <pic:spPr bwMode="auto">
                    <a:xfrm>
                      <a:off x="0" y="0"/>
                      <a:ext cx="883920" cy="220980"/>
                    </a:xfrm>
                    <a:prstGeom prst="rect">
                      <a:avLst/>
                    </a:prstGeom>
                    <a:noFill/>
                    <a:ln>
                      <a:noFill/>
                    </a:ln>
                  </pic:spPr>
                </pic:pic>
              </a:graphicData>
            </a:graphic>
          </wp:inline>
        </w:drawing>
      </w:r>
      <w:r w:rsidRPr="00274461">
        <w:rPr>
          <w:color w:val="FF0000"/>
          <w:u w:val="single"/>
        </w:rPr>
        <w:t xml:space="preserve"> according to the indication in the first SS/PBCH block and determines that a control resource set for Type0-PDCCH common search space is not present</w:t>
      </w:r>
      <w:r w:rsidRPr="00274461">
        <w:rPr>
          <w:color w:val="FF0000"/>
          <w:u w:val="single"/>
          <w:lang w:eastAsia="ja-JP"/>
        </w:rPr>
        <w:t xml:space="preserve"> as specified in sub-clause 4.1</w:t>
      </w:r>
      <w:r w:rsidRPr="00274461">
        <w:rPr>
          <w:color w:val="FF0000"/>
          <w:u w:val="single"/>
        </w:rPr>
        <w:t>, UE may ignore the assistance information related to GSCN of SS/PBCH locations in its SS/PBCH block search.</w:t>
      </w:r>
    </w:p>
    <w:p w14:paraId="004D6848" w14:textId="33BFF125" w:rsidR="00274461" w:rsidRPr="00274461" w:rsidRDefault="00274461" w:rsidP="00274461">
      <w:pPr>
        <w:rPr>
          <w:iCs/>
        </w:rPr>
      </w:pPr>
      <w:r w:rsidRPr="00274461">
        <w:t xml:space="preserve">If a UE detects a SS/PBCH block and determines that a control resource set for Type0-PDCCH common search space is not present, and for </w:t>
      </w:r>
      <w:r w:rsidRPr="00274461">
        <w:rPr>
          <w:noProof/>
          <w:position w:val="-10"/>
          <w:lang w:eastAsia="en-GB"/>
        </w:rPr>
        <w:drawing>
          <wp:inline distT="0" distB="0" distL="0" distR="0" wp14:anchorId="79A7806E" wp14:editId="5143DE9C">
            <wp:extent cx="495300" cy="1981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3" cstate="print">
                      <a:extLst>
                        <a:ext uri="{28A0092B-C50C-407E-A947-70E740481C1C}">
                          <a14:useLocalDpi xmlns:a14="http://schemas.microsoft.com/office/drawing/2010/main" val="0"/>
                        </a:ext>
                      </a:extLst>
                    </a:blip>
                    <a:srcRect/>
                    <a:stretch>
                      <a:fillRect/>
                    </a:stretch>
                  </pic:blipFill>
                  <pic:spPr bwMode="auto">
                    <a:xfrm>
                      <a:off x="0" y="0"/>
                      <a:ext cx="495300" cy="198120"/>
                    </a:xfrm>
                    <a:prstGeom prst="rect">
                      <a:avLst/>
                    </a:prstGeom>
                    <a:noFill/>
                    <a:ln>
                      <a:noFill/>
                    </a:ln>
                  </pic:spPr>
                </pic:pic>
              </a:graphicData>
            </a:graphic>
          </wp:inline>
        </w:drawing>
      </w:r>
      <w:r w:rsidRPr="00274461">
        <w:t xml:space="preserve"> for FR1 or for </w:t>
      </w:r>
      <w:r w:rsidRPr="00274461">
        <w:rPr>
          <w:noProof/>
          <w:position w:val="-10"/>
          <w:lang w:eastAsia="en-GB"/>
        </w:rPr>
        <w:drawing>
          <wp:inline distT="0" distB="0" distL="0" distR="0" wp14:anchorId="29F7083A" wp14:editId="200037E1">
            <wp:extent cx="495300" cy="1981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4" cstate="print">
                      <a:extLst>
                        <a:ext uri="{28A0092B-C50C-407E-A947-70E740481C1C}">
                          <a14:useLocalDpi xmlns:a14="http://schemas.microsoft.com/office/drawing/2010/main" val="0"/>
                        </a:ext>
                      </a:extLst>
                    </a:blip>
                    <a:srcRect/>
                    <a:stretch>
                      <a:fillRect/>
                    </a:stretch>
                  </pic:blipFill>
                  <pic:spPr bwMode="auto">
                    <a:xfrm>
                      <a:off x="0" y="0"/>
                      <a:ext cx="495300" cy="198120"/>
                    </a:xfrm>
                    <a:prstGeom prst="rect">
                      <a:avLst/>
                    </a:prstGeom>
                    <a:noFill/>
                    <a:ln>
                      <a:noFill/>
                    </a:ln>
                  </pic:spPr>
                </pic:pic>
              </a:graphicData>
            </a:graphic>
          </wp:inline>
        </w:drawing>
      </w:r>
      <w:r w:rsidRPr="00274461">
        <w:t xml:space="preserve"> for FR2, the UE </w:t>
      </w:r>
      <w:r w:rsidRPr="00274461">
        <w:rPr>
          <w:color w:val="FF0000"/>
          <w:u w:val="single"/>
          <w:lang w:eastAsia="ja-JP"/>
        </w:rPr>
        <w:t>may assume</w:t>
      </w:r>
      <w:r w:rsidRPr="00274461">
        <w:rPr>
          <w:lang w:eastAsia="ja-JP"/>
        </w:rPr>
        <w:t xml:space="preserve"> </w:t>
      </w:r>
      <w:r w:rsidRPr="00274461">
        <w:rPr>
          <w:strike/>
          <w:color w:val="FF0000"/>
        </w:rPr>
        <w:t>determines</w:t>
      </w:r>
      <w:r w:rsidRPr="00274461">
        <w:t xml:space="preserve"> that there is no SS/PBCH block having an associated Type0-PDCCH common search space within a GSCN range </w:t>
      </w:r>
      <w:r w:rsidRPr="00274461">
        <w:rPr>
          <w:noProof/>
          <w:position w:val="-10"/>
          <w:lang w:eastAsia="en-GB"/>
        </w:rPr>
        <w:drawing>
          <wp:inline distT="0" distB="0" distL="0" distR="0" wp14:anchorId="0503741D" wp14:editId="7BA574E0">
            <wp:extent cx="1912620" cy="2133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5" cstate="print">
                      <a:extLst>
                        <a:ext uri="{28A0092B-C50C-407E-A947-70E740481C1C}">
                          <a14:useLocalDpi xmlns:a14="http://schemas.microsoft.com/office/drawing/2010/main" val="0"/>
                        </a:ext>
                      </a:extLst>
                    </a:blip>
                    <a:srcRect/>
                    <a:stretch>
                      <a:fillRect/>
                    </a:stretch>
                  </pic:blipFill>
                  <pic:spPr bwMode="auto">
                    <a:xfrm>
                      <a:off x="0" y="0"/>
                      <a:ext cx="1912620" cy="213360"/>
                    </a:xfrm>
                    <a:prstGeom prst="rect">
                      <a:avLst/>
                    </a:prstGeom>
                    <a:noFill/>
                    <a:ln>
                      <a:noFill/>
                    </a:ln>
                  </pic:spPr>
                </pic:pic>
              </a:graphicData>
            </a:graphic>
          </wp:inline>
        </w:drawing>
      </w:r>
      <w:r w:rsidRPr="00274461">
        <w:t>.</w:t>
      </w:r>
      <w:r w:rsidRPr="00274461">
        <w:rPr>
          <w:color w:val="FF0000"/>
          <w:u w:val="single"/>
        </w:rPr>
        <w:t xml:space="preserve"> </w:t>
      </w:r>
      <w:r w:rsidRPr="00274461">
        <w:rPr>
          <w:noProof/>
          <w:position w:val="-10"/>
          <w:lang w:eastAsia="en-GB"/>
        </w:rPr>
        <w:drawing>
          <wp:inline distT="0" distB="0" distL="0" distR="0" wp14:anchorId="708A243F" wp14:editId="771BEA4C">
            <wp:extent cx="350520" cy="2133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6" cstate="print">
                      <a:extLst>
                        <a:ext uri="{28A0092B-C50C-407E-A947-70E740481C1C}">
                          <a14:useLocalDpi xmlns:a14="http://schemas.microsoft.com/office/drawing/2010/main" val="0"/>
                        </a:ext>
                      </a:extLst>
                    </a:blip>
                    <a:srcRect/>
                    <a:stretch>
                      <a:fillRect/>
                    </a:stretch>
                  </pic:blipFill>
                  <pic:spPr bwMode="auto">
                    <a:xfrm>
                      <a:off x="0" y="0"/>
                      <a:ext cx="350520" cy="213360"/>
                    </a:xfrm>
                    <a:prstGeom prst="rect">
                      <a:avLst/>
                    </a:prstGeom>
                    <a:noFill/>
                    <a:ln>
                      <a:noFill/>
                    </a:ln>
                  </pic:spPr>
                </pic:pic>
              </a:graphicData>
            </a:graphic>
          </wp:inline>
        </w:drawing>
      </w:r>
      <w:r w:rsidRPr="00274461">
        <w:t xml:space="preserve">and </w:t>
      </w:r>
      <w:r w:rsidRPr="00274461">
        <w:rPr>
          <w:noProof/>
          <w:position w:val="-10"/>
          <w:lang w:eastAsia="en-GB"/>
        </w:rPr>
        <w:drawing>
          <wp:inline distT="0" distB="0" distL="0" distR="0" wp14:anchorId="7E9D6910" wp14:editId="1248CBB6">
            <wp:extent cx="350520" cy="2133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7" cstate="print">
                      <a:extLst>
                        <a:ext uri="{28A0092B-C50C-407E-A947-70E740481C1C}">
                          <a14:useLocalDpi xmlns:a14="http://schemas.microsoft.com/office/drawing/2010/main" val="0"/>
                        </a:ext>
                      </a:extLst>
                    </a:blip>
                    <a:srcRect/>
                    <a:stretch>
                      <a:fillRect/>
                    </a:stretch>
                  </pic:blipFill>
                  <pic:spPr bwMode="auto">
                    <a:xfrm>
                      <a:off x="0" y="0"/>
                      <a:ext cx="350520" cy="213360"/>
                    </a:xfrm>
                    <a:prstGeom prst="rect">
                      <a:avLst/>
                    </a:prstGeom>
                    <a:noFill/>
                    <a:ln>
                      <a:noFill/>
                    </a:ln>
                  </pic:spPr>
                </pic:pic>
              </a:graphicData>
            </a:graphic>
          </wp:inline>
        </w:drawing>
      </w:r>
      <w:r w:rsidRPr="00274461">
        <w:t xml:space="preserve"> are respectively determined by the four most significant bits and the four least significant bits </w:t>
      </w:r>
      <w:r w:rsidRPr="00274461">
        <w:rPr>
          <w:iCs/>
        </w:rPr>
        <w:t xml:space="preserve">of </w:t>
      </w:r>
      <w:r w:rsidRPr="00274461">
        <w:rPr>
          <w:i/>
          <w:iCs/>
        </w:rPr>
        <w:t>RMSI-PDCCH-Config</w:t>
      </w:r>
      <w:r w:rsidRPr="00274461">
        <w:rPr>
          <w:iCs/>
        </w:rPr>
        <w:t xml:space="preserve">. </w:t>
      </w:r>
      <w:r w:rsidRPr="00274461">
        <w:rPr>
          <w:color w:val="FF0000"/>
          <w:u w:val="single"/>
        </w:rPr>
        <w:t>If UE has not detected within a reasonable time any SS/PBCH block with the associated control resource set for Type0-PDCCH common search space being present, UE may ignore the assistance information related to GSCN of SS/PBCH locations in its SS/PBCH block search.</w:t>
      </w:r>
    </w:p>
    <w:p w14:paraId="525AF734" w14:textId="53F63528" w:rsidR="00274461" w:rsidRPr="00274461" w:rsidRDefault="00274461" w:rsidP="00274461">
      <w:pPr>
        <w:ind w:left="720" w:hanging="720"/>
        <w:rPr>
          <w:i/>
        </w:rPr>
      </w:pPr>
      <w:r w:rsidRPr="00274461">
        <w:rPr>
          <w:i/>
        </w:rPr>
        <w:t>---- End of TP ----</w:t>
      </w:r>
    </w:p>
    <w:p w14:paraId="276224E9" w14:textId="77777777" w:rsidR="00274461" w:rsidRDefault="00274461" w:rsidP="00274461">
      <w:pPr>
        <w:ind w:left="720" w:hanging="720"/>
      </w:pPr>
    </w:p>
    <w:p w14:paraId="1BDF83D2" w14:textId="77777777" w:rsidR="00274461" w:rsidRDefault="00274461" w:rsidP="00274461">
      <w:pPr>
        <w:ind w:left="720" w:hanging="720"/>
      </w:pPr>
    </w:p>
    <w:p w14:paraId="65D5213D" w14:textId="752D8A28" w:rsidR="00966D15" w:rsidRPr="00966D15" w:rsidRDefault="0058452E" w:rsidP="00966D15">
      <w:pPr>
        <w:ind w:left="720" w:hanging="720"/>
        <w:rPr>
          <w:lang w:eastAsia="x-none"/>
        </w:rPr>
      </w:pPr>
      <w:hyperlink r:id="rId748" w:history="1">
        <w:r w:rsidR="000F2B08">
          <w:rPr>
            <w:rStyle w:val="Hyperlink"/>
            <w:lang w:eastAsia="x-none"/>
          </w:rPr>
          <w:t>R1-1805872</w:t>
        </w:r>
      </w:hyperlink>
      <w:r w:rsidR="00966D15" w:rsidRPr="00966D15">
        <w:rPr>
          <w:lang w:eastAsia="x-none"/>
        </w:rPr>
        <w:tab/>
        <w:t>Remaining details of NR PBCH design</w:t>
      </w:r>
      <w:r w:rsidR="00966D15" w:rsidRPr="00966D15">
        <w:rPr>
          <w:lang w:eastAsia="x-none"/>
        </w:rPr>
        <w:tab/>
        <w:t>Huawei, HiSilicon</w:t>
      </w:r>
    </w:p>
    <w:p w14:paraId="3C6914DA" w14:textId="7E6D0CD3" w:rsidR="00966D15" w:rsidRPr="00966D15" w:rsidRDefault="0058452E" w:rsidP="00966D15">
      <w:pPr>
        <w:ind w:left="720" w:hanging="720"/>
        <w:rPr>
          <w:lang w:eastAsia="x-none"/>
        </w:rPr>
      </w:pPr>
      <w:hyperlink r:id="rId749" w:history="1">
        <w:r w:rsidR="000F2B08">
          <w:rPr>
            <w:rStyle w:val="Hyperlink"/>
            <w:lang w:eastAsia="x-none"/>
          </w:rPr>
          <w:t>R1-1805942</w:t>
        </w:r>
      </w:hyperlink>
      <w:r w:rsidR="00966D15" w:rsidRPr="00966D15">
        <w:rPr>
          <w:lang w:eastAsia="x-none"/>
        </w:rPr>
        <w:tab/>
        <w:t>Remaining details of NR-PBCH Design</w:t>
      </w:r>
      <w:r w:rsidR="00966D15" w:rsidRPr="00966D15">
        <w:rPr>
          <w:lang w:eastAsia="x-none"/>
        </w:rPr>
        <w:tab/>
        <w:t>ZTE</w:t>
      </w:r>
    </w:p>
    <w:p w14:paraId="2651B40E" w14:textId="47E2E0A8" w:rsidR="00966D15" w:rsidRPr="00966D15" w:rsidRDefault="0058452E" w:rsidP="00966D15">
      <w:pPr>
        <w:ind w:left="720" w:hanging="720"/>
        <w:rPr>
          <w:lang w:eastAsia="x-none"/>
        </w:rPr>
      </w:pPr>
      <w:hyperlink r:id="rId750" w:history="1">
        <w:r w:rsidR="000F2B08">
          <w:rPr>
            <w:rStyle w:val="Hyperlink"/>
            <w:lang w:eastAsia="x-none"/>
          </w:rPr>
          <w:t>R1-1806347</w:t>
        </w:r>
      </w:hyperlink>
      <w:r w:rsidR="00966D15" w:rsidRPr="00966D15">
        <w:rPr>
          <w:lang w:eastAsia="x-none"/>
        </w:rPr>
        <w:tab/>
        <w:t>Correction on QCL of SS blocks</w:t>
      </w:r>
      <w:r w:rsidR="00966D15" w:rsidRPr="00966D15">
        <w:rPr>
          <w:lang w:eastAsia="x-none"/>
        </w:rPr>
        <w:tab/>
        <w:t>Lenovo, Motorola Mobility</w:t>
      </w:r>
    </w:p>
    <w:p w14:paraId="27755428" w14:textId="5971EA98" w:rsidR="00966D15" w:rsidRPr="00966D15" w:rsidRDefault="0058452E" w:rsidP="00966D15">
      <w:pPr>
        <w:ind w:left="720" w:hanging="720"/>
        <w:rPr>
          <w:lang w:eastAsia="x-none"/>
        </w:rPr>
      </w:pPr>
      <w:hyperlink r:id="rId751" w:history="1">
        <w:r w:rsidR="000F2B08">
          <w:rPr>
            <w:rStyle w:val="Hyperlink"/>
            <w:lang w:eastAsia="x-none"/>
          </w:rPr>
          <w:t>R1-1806420</w:t>
        </w:r>
      </w:hyperlink>
      <w:r w:rsidR="00966D15" w:rsidRPr="00966D15">
        <w:rPr>
          <w:lang w:eastAsia="x-none"/>
        </w:rPr>
        <w:tab/>
        <w:t>Remaining details of PBCH</w:t>
      </w:r>
      <w:r w:rsidR="00966D15" w:rsidRPr="00966D15">
        <w:rPr>
          <w:lang w:eastAsia="x-none"/>
        </w:rPr>
        <w:tab/>
        <w:t>Ericsson</w:t>
      </w:r>
    </w:p>
    <w:p w14:paraId="5B2A388E" w14:textId="48B988B9" w:rsidR="00966D15" w:rsidRPr="00966D15" w:rsidRDefault="0058452E" w:rsidP="00966D15">
      <w:pPr>
        <w:ind w:left="720" w:hanging="720"/>
        <w:rPr>
          <w:lang w:eastAsia="x-none"/>
        </w:rPr>
      </w:pPr>
      <w:hyperlink r:id="rId752" w:history="1">
        <w:r w:rsidR="000F2B08">
          <w:rPr>
            <w:rStyle w:val="Hyperlink"/>
            <w:lang w:eastAsia="x-none"/>
          </w:rPr>
          <w:t>R1-1806601</w:t>
        </w:r>
      </w:hyperlink>
      <w:r w:rsidR="00966D15" w:rsidRPr="00966D15">
        <w:rPr>
          <w:lang w:eastAsia="x-none"/>
        </w:rPr>
        <w:tab/>
        <w:t>Remaining Details on PBCH design and contents</w:t>
      </w:r>
      <w:r w:rsidR="00966D15" w:rsidRPr="00966D15">
        <w:rPr>
          <w:lang w:eastAsia="x-none"/>
        </w:rPr>
        <w:tab/>
        <w:t>LG Electronics</w:t>
      </w:r>
    </w:p>
    <w:p w14:paraId="7DC877FF" w14:textId="2BC436F2" w:rsidR="00966D15" w:rsidRPr="00966D15" w:rsidRDefault="0058452E" w:rsidP="00966D15">
      <w:pPr>
        <w:ind w:left="720" w:hanging="720"/>
        <w:rPr>
          <w:lang w:eastAsia="x-none"/>
        </w:rPr>
      </w:pPr>
      <w:hyperlink r:id="rId753" w:history="1">
        <w:r w:rsidR="000F2B08">
          <w:rPr>
            <w:rStyle w:val="Hyperlink"/>
            <w:lang w:eastAsia="x-none"/>
          </w:rPr>
          <w:t>R1-1806700</w:t>
        </w:r>
      </w:hyperlink>
      <w:r w:rsidR="00966D15" w:rsidRPr="00966D15">
        <w:rPr>
          <w:lang w:eastAsia="x-none"/>
        </w:rPr>
        <w:tab/>
        <w:t>Corrections on NR-PBCH</w:t>
      </w:r>
      <w:r w:rsidR="00966D15" w:rsidRPr="00966D15">
        <w:rPr>
          <w:lang w:eastAsia="x-none"/>
        </w:rPr>
        <w:tab/>
        <w:t>Samsung</w:t>
      </w:r>
    </w:p>
    <w:p w14:paraId="0EB07EBB" w14:textId="7CE14558" w:rsidR="00966D15" w:rsidRPr="00966D15" w:rsidRDefault="0058452E" w:rsidP="00966D15">
      <w:pPr>
        <w:ind w:left="720" w:hanging="720"/>
        <w:rPr>
          <w:lang w:eastAsia="x-none"/>
        </w:rPr>
      </w:pPr>
      <w:hyperlink r:id="rId754" w:history="1">
        <w:r w:rsidR="000F2B08">
          <w:rPr>
            <w:rStyle w:val="Hyperlink"/>
            <w:lang w:eastAsia="x-none"/>
          </w:rPr>
          <w:t>R1-1806873</w:t>
        </w:r>
      </w:hyperlink>
      <w:r w:rsidR="00966D15" w:rsidRPr="00966D15">
        <w:rPr>
          <w:lang w:eastAsia="x-none"/>
        </w:rPr>
        <w:tab/>
        <w:t>Remaining issues on NR-PBCH</w:t>
      </w:r>
      <w:r w:rsidR="00966D15" w:rsidRPr="00966D15">
        <w:rPr>
          <w:lang w:eastAsia="x-none"/>
        </w:rPr>
        <w:tab/>
        <w:t>OPPO</w:t>
      </w:r>
    </w:p>
    <w:p w14:paraId="23FA809C" w14:textId="3D3A36BC" w:rsidR="00966D15" w:rsidRPr="00966D15" w:rsidRDefault="0058452E" w:rsidP="00966D15">
      <w:pPr>
        <w:ind w:left="720" w:hanging="720"/>
        <w:rPr>
          <w:lang w:eastAsia="x-none"/>
        </w:rPr>
      </w:pPr>
      <w:hyperlink r:id="rId755" w:history="1">
        <w:r w:rsidR="000F2B08">
          <w:rPr>
            <w:rStyle w:val="Hyperlink"/>
            <w:lang w:eastAsia="x-none"/>
          </w:rPr>
          <w:t>R1-1807009</w:t>
        </w:r>
      </w:hyperlink>
      <w:r w:rsidR="00966D15" w:rsidRPr="00966D15">
        <w:rPr>
          <w:lang w:eastAsia="x-none"/>
        </w:rPr>
        <w:tab/>
        <w:t xml:space="preserve">On Remaining Details of NR Physical Broadcast Signal and Channel </w:t>
      </w:r>
      <w:r w:rsidR="00966D15" w:rsidRPr="00966D15">
        <w:rPr>
          <w:lang w:eastAsia="x-none"/>
        </w:rPr>
        <w:tab/>
        <w:t>InterDigital, Inc.</w:t>
      </w:r>
    </w:p>
    <w:p w14:paraId="5C24AEBF" w14:textId="35D9A76E" w:rsidR="00966D15" w:rsidRPr="00966D15" w:rsidRDefault="0058452E" w:rsidP="00966D15">
      <w:pPr>
        <w:ind w:left="720" w:hanging="720"/>
        <w:rPr>
          <w:lang w:eastAsia="x-none"/>
        </w:rPr>
      </w:pPr>
      <w:hyperlink r:id="rId756" w:history="1">
        <w:r w:rsidR="000F2B08">
          <w:rPr>
            <w:rStyle w:val="Hyperlink"/>
            <w:lang w:eastAsia="x-none"/>
          </w:rPr>
          <w:t>R1-1807050</w:t>
        </w:r>
      </w:hyperlink>
      <w:r w:rsidR="00966D15" w:rsidRPr="00966D15">
        <w:rPr>
          <w:lang w:eastAsia="x-none"/>
        </w:rPr>
        <w:tab/>
        <w:t>Remaining issues on NR-PBCH</w:t>
      </w:r>
      <w:r w:rsidR="00966D15" w:rsidRPr="00966D15">
        <w:rPr>
          <w:lang w:eastAsia="x-none"/>
        </w:rPr>
        <w:tab/>
        <w:t>NTT DOCOMO, INC.</w:t>
      </w:r>
    </w:p>
    <w:p w14:paraId="0650B992" w14:textId="7F7C25B3" w:rsidR="00966D15" w:rsidRPr="00966D15" w:rsidRDefault="0058452E" w:rsidP="00966D15">
      <w:pPr>
        <w:ind w:left="720" w:hanging="720"/>
        <w:rPr>
          <w:lang w:eastAsia="x-none"/>
        </w:rPr>
      </w:pPr>
      <w:hyperlink r:id="rId757" w:history="1">
        <w:r w:rsidR="000F2B08">
          <w:rPr>
            <w:rStyle w:val="Hyperlink"/>
            <w:lang w:eastAsia="x-none"/>
          </w:rPr>
          <w:t>R1-1807171</w:t>
        </w:r>
      </w:hyperlink>
      <w:r w:rsidR="00966D15" w:rsidRPr="00966D15">
        <w:rPr>
          <w:lang w:eastAsia="x-none"/>
        </w:rPr>
        <w:tab/>
        <w:t>Remaining details related to SS/PBCH block</w:t>
      </w:r>
      <w:r w:rsidR="00966D15" w:rsidRPr="00966D15">
        <w:rPr>
          <w:lang w:eastAsia="x-none"/>
        </w:rPr>
        <w:tab/>
        <w:t>Nokia, Nokia Shanghai Bell</w:t>
      </w:r>
    </w:p>
    <w:p w14:paraId="61EBC3E5" w14:textId="6FBA61C1" w:rsidR="00966D15" w:rsidRPr="00966D15" w:rsidRDefault="0058452E" w:rsidP="00966D15">
      <w:pPr>
        <w:ind w:left="720" w:hanging="720"/>
        <w:rPr>
          <w:lang w:eastAsia="x-none"/>
        </w:rPr>
      </w:pPr>
      <w:hyperlink r:id="rId758" w:history="1">
        <w:r w:rsidR="000F2B08">
          <w:rPr>
            <w:rStyle w:val="Hyperlink"/>
            <w:lang w:eastAsia="x-none"/>
          </w:rPr>
          <w:t>R1-1807329</w:t>
        </w:r>
      </w:hyperlink>
      <w:r w:rsidR="00966D15" w:rsidRPr="00966D15">
        <w:rPr>
          <w:lang w:eastAsia="x-none"/>
        </w:rPr>
        <w:tab/>
        <w:t>Remaining details on NR-PBCH</w:t>
      </w:r>
      <w:r w:rsidR="00966D15" w:rsidRPr="00966D15">
        <w:rPr>
          <w:lang w:eastAsia="x-none"/>
        </w:rPr>
        <w:tab/>
        <w:t>Qualcomm Incorporated</w:t>
      </w:r>
    </w:p>
    <w:p w14:paraId="2CC70853" w14:textId="77777777" w:rsidR="00966D15" w:rsidRPr="00966D15" w:rsidRDefault="00966D15" w:rsidP="00253462">
      <w:pPr>
        <w:pStyle w:val="Heading5"/>
      </w:pPr>
      <w:bookmarkStart w:id="190" w:name="_Toc516232587"/>
      <w:r w:rsidRPr="00966D15">
        <w:t xml:space="preserve">Remaining </w:t>
      </w:r>
      <w:r w:rsidRPr="00966D15">
        <w:rPr>
          <w:rFonts w:hint="eastAsia"/>
        </w:rPr>
        <w:t xml:space="preserve">minimum </w:t>
      </w:r>
      <w:r w:rsidRPr="00966D15">
        <w:t>system information</w:t>
      </w:r>
      <w:bookmarkEnd w:id="190"/>
      <w:r w:rsidRPr="00966D15">
        <w:t xml:space="preserve"> </w:t>
      </w:r>
    </w:p>
    <w:p w14:paraId="3DB3590C" w14:textId="1EEE6F5F" w:rsidR="00253462" w:rsidRPr="00253462" w:rsidRDefault="0058452E" w:rsidP="00253462">
      <w:pPr>
        <w:ind w:left="720" w:hanging="720"/>
        <w:rPr>
          <w:b/>
          <w:lang w:eastAsia="x-none"/>
        </w:rPr>
      </w:pPr>
      <w:hyperlink r:id="rId759" w:history="1">
        <w:r w:rsidR="000F2B08">
          <w:rPr>
            <w:rStyle w:val="Hyperlink"/>
            <w:b/>
            <w:lang w:eastAsia="x-none"/>
          </w:rPr>
          <w:t>R1-1806270</w:t>
        </w:r>
      </w:hyperlink>
      <w:r w:rsidR="00253462" w:rsidRPr="00253462">
        <w:rPr>
          <w:b/>
          <w:lang w:eastAsia="x-none"/>
        </w:rPr>
        <w:tab/>
        <w:t>Summary of Offline Discussion on RMSI</w:t>
      </w:r>
      <w:r w:rsidR="00253462" w:rsidRPr="00253462">
        <w:rPr>
          <w:b/>
          <w:lang w:eastAsia="x-none"/>
        </w:rPr>
        <w:tab/>
        <w:t>CATT</w:t>
      </w:r>
    </w:p>
    <w:p w14:paraId="246BED30" w14:textId="77777777" w:rsidR="00253462" w:rsidRDefault="00253462" w:rsidP="0025346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2C30EB0" w14:textId="5697B177" w:rsidR="00253462" w:rsidRDefault="00253462" w:rsidP="00966D15">
      <w:pPr>
        <w:ind w:left="720" w:hanging="720"/>
      </w:pPr>
    </w:p>
    <w:p w14:paraId="5EEC736F" w14:textId="2B259D5E" w:rsidR="00BD7967" w:rsidRPr="00BD7967" w:rsidRDefault="00BD7967" w:rsidP="00BD7967">
      <w:pPr>
        <w:ind w:left="720" w:hanging="720"/>
        <w:rPr>
          <w:b/>
        </w:rPr>
      </w:pPr>
      <w:r w:rsidRPr="00BD7967">
        <w:rPr>
          <w:b/>
        </w:rPr>
        <w:t>Tuesday</w:t>
      </w:r>
    </w:p>
    <w:p w14:paraId="14800643" w14:textId="477C3B97" w:rsidR="00BD7967" w:rsidRPr="00BD7967" w:rsidRDefault="0058452E" w:rsidP="00BD7967">
      <w:pPr>
        <w:ind w:left="720" w:hanging="720"/>
        <w:rPr>
          <w:b/>
        </w:rPr>
      </w:pPr>
      <w:hyperlink r:id="rId760" w:history="1">
        <w:r w:rsidR="000F2B08">
          <w:rPr>
            <w:rStyle w:val="Hyperlink"/>
            <w:b/>
          </w:rPr>
          <w:t>R1-1807692</w:t>
        </w:r>
      </w:hyperlink>
      <w:r w:rsidR="00BD7967" w:rsidRPr="00BD7967">
        <w:rPr>
          <w:b/>
        </w:rPr>
        <w:tab/>
        <w:t>Summary of Offline Discussion on RMSI</w:t>
      </w:r>
      <w:r w:rsidR="00BD7967" w:rsidRPr="00BD7967">
        <w:rPr>
          <w:b/>
        </w:rPr>
        <w:tab/>
        <w:t>CATT</w:t>
      </w:r>
    </w:p>
    <w:p w14:paraId="17CFA7D9" w14:textId="77777777" w:rsidR="00BD7967" w:rsidRDefault="00BD7967" w:rsidP="00BD7967">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5535A30E" w14:textId="6F009D18" w:rsidR="00BD7967" w:rsidRDefault="00BD7967" w:rsidP="00BD7967">
      <w:pPr>
        <w:ind w:left="720" w:hanging="720"/>
      </w:pPr>
    </w:p>
    <w:p w14:paraId="4BE01F8A" w14:textId="03325EA8" w:rsidR="001018E2" w:rsidRPr="001018E2" w:rsidRDefault="001018E2" w:rsidP="001018E2">
      <w:pPr>
        <w:ind w:left="720" w:hanging="720"/>
        <w:rPr>
          <w:szCs w:val="20"/>
          <w:lang w:eastAsia="x-none"/>
        </w:rPr>
      </w:pPr>
      <w:r w:rsidRPr="001018E2">
        <w:rPr>
          <w:szCs w:val="20"/>
          <w:highlight w:val="green"/>
          <w:lang w:eastAsia="x-none"/>
        </w:rPr>
        <w:t>Agreement</w:t>
      </w:r>
      <w:r w:rsidRPr="001018E2">
        <w:rPr>
          <w:szCs w:val="20"/>
          <w:lang w:eastAsia="x-none"/>
        </w:rPr>
        <w:t>:</w:t>
      </w:r>
    </w:p>
    <w:p w14:paraId="7026D383" w14:textId="77777777" w:rsidR="001018E2" w:rsidRPr="001018E2" w:rsidRDefault="001018E2" w:rsidP="00613418">
      <w:pPr>
        <w:numPr>
          <w:ilvl w:val="0"/>
          <w:numId w:val="85"/>
        </w:numPr>
        <w:spacing w:after="120"/>
        <w:contextualSpacing/>
        <w:jc w:val="both"/>
        <w:rPr>
          <w:szCs w:val="20"/>
          <w:lang w:eastAsia="x-none"/>
        </w:rPr>
      </w:pPr>
      <w:r w:rsidRPr="001018E2">
        <w:rPr>
          <w:szCs w:val="20"/>
          <w:lang w:eastAsia="x-none"/>
        </w:rPr>
        <w:t>NR supports 2-bits RV field in the DCI with SI-RNTI for CSS type 0 and CSS type 0a.</w:t>
      </w:r>
    </w:p>
    <w:p w14:paraId="0597848E" w14:textId="78867054" w:rsidR="001018E2" w:rsidRDefault="001018E2" w:rsidP="00BD7967">
      <w:pPr>
        <w:ind w:left="720" w:hanging="720"/>
      </w:pPr>
    </w:p>
    <w:p w14:paraId="58902DFE" w14:textId="4BA4E2D2" w:rsidR="006011D2" w:rsidRPr="006011D2" w:rsidRDefault="006011D2" w:rsidP="00BD7967">
      <w:pPr>
        <w:ind w:left="720" w:hanging="720"/>
        <w:rPr>
          <w:b/>
        </w:rPr>
      </w:pPr>
      <w:r w:rsidRPr="006011D2">
        <w:rPr>
          <w:b/>
        </w:rPr>
        <w:t>Wednesday</w:t>
      </w:r>
    </w:p>
    <w:p w14:paraId="0F9E7BDE" w14:textId="4A21F213" w:rsidR="006011D2" w:rsidRPr="006011D2" w:rsidRDefault="0058452E" w:rsidP="006011D2">
      <w:pPr>
        <w:ind w:left="720" w:hanging="720"/>
        <w:rPr>
          <w:b/>
        </w:rPr>
      </w:pPr>
      <w:hyperlink r:id="rId761" w:history="1">
        <w:r w:rsidR="000F2B08">
          <w:rPr>
            <w:rStyle w:val="Hyperlink"/>
            <w:b/>
          </w:rPr>
          <w:t>R1-1807735</w:t>
        </w:r>
      </w:hyperlink>
      <w:r w:rsidR="006011D2" w:rsidRPr="006011D2">
        <w:rPr>
          <w:b/>
        </w:rPr>
        <w:tab/>
        <w:t>Summary of Offline Discussion on RMSI</w:t>
      </w:r>
      <w:r w:rsidR="006011D2" w:rsidRPr="006011D2">
        <w:rPr>
          <w:b/>
        </w:rPr>
        <w:tab/>
        <w:t>CATT</w:t>
      </w:r>
    </w:p>
    <w:p w14:paraId="016C741B" w14:textId="77777777" w:rsidR="006011D2" w:rsidRDefault="006011D2" w:rsidP="006011D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044E751B" w14:textId="5B7EECBE" w:rsidR="006011D2" w:rsidRDefault="006011D2" w:rsidP="006011D2">
      <w:pPr>
        <w:ind w:left="720" w:hanging="720"/>
      </w:pPr>
    </w:p>
    <w:p w14:paraId="267AEA0C" w14:textId="097AC13F" w:rsidR="00FA54D6" w:rsidRPr="00EE5C29" w:rsidRDefault="00FA54D6" w:rsidP="00FA54D6">
      <w:pPr>
        <w:rPr>
          <w:lang w:eastAsia="x-none"/>
        </w:rPr>
      </w:pPr>
      <w:r w:rsidRPr="00EE5C29">
        <w:rPr>
          <w:lang w:eastAsia="x-none"/>
        </w:rPr>
        <w:t>Proposal:</w:t>
      </w:r>
    </w:p>
    <w:p w14:paraId="5471977D" w14:textId="4DA27D80" w:rsidR="00FA54D6" w:rsidRPr="00EE5C29" w:rsidRDefault="00FA54D6" w:rsidP="00613418">
      <w:pPr>
        <w:numPr>
          <w:ilvl w:val="0"/>
          <w:numId w:val="127"/>
        </w:numPr>
        <w:rPr>
          <w:lang w:val="en-US"/>
        </w:rPr>
      </w:pPr>
      <w:r w:rsidRPr="00EE5C29">
        <w:rPr>
          <w:lang w:val="en-US"/>
        </w:rPr>
        <w:t xml:space="preserve">Make the modification on Table 13-2 </w:t>
      </w:r>
      <w:r w:rsidR="00EE5C29" w:rsidRPr="00EE5C29">
        <w:rPr>
          <w:lang w:val="en-US"/>
        </w:rPr>
        <w:t>of</w:t>
      </w:r>
      <w:r w:rsidRPr="00EE5C29">
        <w:rPr>
          <w:lang w:val="en-US"/>
        </w:rPr>
        <w:t xml:space="preserve"> TS 38.213</w:t>
      </w:r>
      <w:r w:rsidR="00EE5C29" w:rsidRPr="00EE5C29">
        <w:rPr>
          <w:lang w:val="en-US"/>
        </w:rPr>
        <w:t xml:space="preserve"> as suggested</w:t>
      </w:r>
      <w:r w:rsidR="005D7786">
        <w:rPr>
          <w:lang w:val="en-US"/>
        </w:rPr>
        <w:t xml:space="preserve"> in </w:t>
      </w:r>
      <w:hyperlink r:id="rId762" w:history="1">
        <w:r w:rsidR="000F2B08">
          <w:rPr>
            <w:rStyle w:val="Hyperlink"/>
            <w:lang w:val="en-US"/>
          </w:rPr>
          <w:t>R1-1807735</w:t>
        </w:r>
      </w:hyperlink>
      <w:r w:rsidRPr="00EE5C29">
        <w:rPr>
          <w:lang w:val="en-US"/>
        </w:rPr>
        <w:t>.</w:t>
      </w:r>
    </w:p>
    <w:p w14:paraId="541A5B32" w14:textId="77777777" w:rsidR="00FA54D6" w:rsidRDefault="00FA54D6" w:rsidP="00FA54D6">
      <w:pPr>
        <w:rPr>
          <w:lang w:eastAsia="x-none"/>
        </w:rPr>
      </w:pPr>
    </w:p>
    <w:p w14:paraId="12296ECC" w14:textId="77777777" w:rsidR="00FA54D6" w:rsidRDefault="00FA54D6" w:rsidP="00FA54D6">
      <w:pPr>
        <w:rPr>
          <w:lang w:eastAsia="x-none"/>
        </w:rPr>
      </w:pPr>
      <w:r w:rsidRPr="001E2409">
        <w:rPr>
          <w:highlight w:val="green"/>
          <w:lang w:eastAsia="x-none"/>
        </w:rPr>
        <w:t>Agreements</w:t>
      </w:r>
      <w:r>
        <w:rPr>
          <w:lang w:eastAsia="x-none"/>
        </w:rPr>
        <w:t>:</w:t>
      </w:r>
    </w:p>
    <w:p w14:paraId="5A8C5595" w14:textId="77777777" w:rsidR="00FA54D6" w:rsidRDefault="00FA54D6" w:rsidP="00613418">
      <w:pPr>
        <w:numPr>
          <w:ilvl w:val="0"/>
          <w:numId w:val="85"/>
        </w:numPr>
        <w:rPr>
          <w:lang w:eastAsia="x-none"/>
        </w:rPr>
      </w:pPr>
      <w:r>
        <w:rPr>
          <w:lang w:eastAsia="x-none"/>
        </w:rPr>
        <w:t>To adopt the following TP to Section 10 of 38.213:</w:t>
      </w:r>
    </w:p>
    <w:p w14:paraId="4079813C" w14:textId="77777777" w:rsidR="00FA54D6" w:rsidRPr="00FA54D6" w:rsidRDefault="00FA54D6" w:rsidP="00FA54D6">
      <w:pPr>
        <w:rPr>
          <w:i/>
        </w:rPr>
      </w:pPr>
      <w:bookmarkStart w:id="191" w:name="_Hlk510770348"/>
      <w:r w:rsidRPr="00FA54D6">
        <w:rPr>
          <w:i/>
        </w:rPr>
        <w:t>---- Start of TP for 38.213 -----</w:t>
      </w:r>
    </w:p>
    <w:p w14:paraId="54BC2E49" w14:textId="77777777" w:rsidR="00FA54D6" w:rsidRPr="00562737" w:rsidRDefault="00FA54D6" w:rsidP="00FA54D6">
      <w:pPr>
        <w:rPr>
          <w:rFonts w:eastAsia="Times New Roman"/>
        </w:rPr>
      </w:pPr>
      <w:r w:rsidRPr="00562737">
        <w:rPr>
          <w:rFonts w:eastAsia="Times New Roman"/>
        </w:rPr>
        <w:t xml:space="preserve">For monitoring of a PDCCH candidate </w:t>
      </w:r>
    </w:p>
    <w:bookmarkEnd w:id="191"/>
    <w:p w14:paraId="52489BB5" w14:textId="77777777" w:rsidR="00FA54D6" w:rsidRPr="000F3B31" w:rsidRDefault="00FA54D6" w:rsidP="00FA54D6">
      <w:pPr>
        <w:ind w:left="568" w:hanging="284"/>
        <w:rPr>
          <w:rFonts w:eastAsia="SimSun"/>
        </w:rPr>
      </w:pPr>
      <w:r w:rsidRPr="000F3B31">
        <w:rPr>
          <w:rFonts w:eastAsia="SimSun"/>
        </w:rPr>
        <w:tab/>
        <w:t xml:space="preserve">If the UE has received </w:t>
      </w:r>
      <w:bookmarkStart w:id="192" w:name="_Hlk513540638"/>
      <w:r w:rsidRPr="000F3B31">
        <w:rPr>
          <w:rFonts w:eastAsia="SimSun"/>
          <w:i/>
        </w:rPr>
        <w:t>ssb-PositionsInBurst</w:t>
      </w:r>
      <w:r w:rsidRPr="000F3B31">
        <w:rPr>
          <w:rFonts w:eastAsia="SimSun"/>
        </w:rPr>
        <w:t xml:space="preserve"> in </w:t>
      </w:r>
      <w:r w:rsidRPr="000F3B31">
        <w:rPr>
          <w:rFonts w:eastAsia="SimSun"/>
          <w:i/>
        </w:rPr>
        <w:t>SystemInformationBlockType1</w:t>
      </w:r>
      <w:bookmarkEnd w:id="192"/>
      <w:r w:rsidRPr="000F3B31">
        <w:rPr>
          <w:rFonts w:eastAsia="SimSun"/>
        </w:rPr>
        <w:t xml:space="preserve"> and has not received </w:t>
      </w:r>
      <w:r w:rsidRPr="000F3B31">
        <w:rPr>
          <w:rFonts w:eastAsia="SimSun"/>
          <w:i/>
        </w:rPr>
        <w:t>ssb-PositionsInBurst</w:t>
      </w:r>
      <w:r w:rsidRPr="000F3B31">
        <w:rPr>
          <w:rFonts w:eastAsia="SimSun"/>
        </w:rPr>
        <w:t xml:space="preserve"> in </w:t>
      </w:r>
      <w:r w:rsidRPr="000F3B31">
        <w:rPr>
          <w:rFonts w:eastAsia="SimSun"/>
          <w:i/>
        </w:rPr>
        <w:t>ServingCellConfigCommon</w:t>
      </w:r>
      <w:r w:rsidRPr="000F3B31">
        <w:rPr>
          <w:rFonts w:eastAsia="SimSun"/>
        </w:rPr>
        <w:t xml:space="preserve"> for a serving cell and if </w:t>
      </w:r>
      <w:r w:rsidRPr="000F3B31">
        <w:rPr>
          <w:rFonts w:eastAsia="Times New Roman"/>
          <w:color w:val="FF0000"/>
          <w:u w:val="single"/>
        </w:rPr>
        <w:t xml:space="preserve">monitoring for PDCCH candidate </w:t>
      </w:r>
      <w:r w:rsidRPr="000F3B31">
        <w:rPr>
          <w:rFonts w:eastAsia="SimSun"/>
          <w:color w:val="FF0000"/>
          <w:u w:val="single"/>
        </w:rPr>
        <w:t>is not for a Type0-PDCCH common search space</w:t>
      </w:r>
      <w:r w:rsidRPr="000F3B31">
        <w:rPr>
          <w:rFonts w:eastAsia="Times New Roman"/>
          <w:color w:val="FF0000"/>
          <w:u w:val="single"/>
        </w:rPr>
        <w:t xml:space="preserve"> and</w:t>
      </w:r>
      <w:r w:rsidRPr="000F3B31">
        <w:rPr>
          <w:rFonts w:eastAsia="SimSun"/>
        </w:rPr>
        <w:t xml:space="preserve"> at least one RE for monitoring a PDCCH candidate </w:t>
      </w:r>
      <w:r w:rsidRPr="000F3B31">
        <w:rPr>
          <w:rFonts w:eastAsia="SimSun"/>
          <w:strike/>
          <w:color w:val="FF0000"/>
        </w:rPr>
        <w:t>for a DCI format with CRC not scrambled by SI-RNTI on the serving cell</w:t>
      </w:r>
      <w:r w:rsidRPr="000F3B31">
        <w:rPr>
          <w:rFonts w:eastAsia="SimSun"/>
        </w:rPr>
        <w:t xml:space="preserve"> overlaps with respective at least one RE corresponding to a SS/PBCH block index provided by </w:t>
      </w:r>
      <w:r w:rsidRPr="000F3B31">
        <w:rPr>
          <w:rFonts w:eastAsia="SimSun"/>
          <w:i/>
        </w:rPr>
        <w:t>ssb-PositionsInBurst</w:t>
      </w:r>
      <w:r w:rsidRPr="000F3B31">
        <w:rPr>
          <w:rFonts w:eastAsia="SimSun"/>
        </w:rPr>
        <w:t xml:space="preserve"> in </w:t>
      </w:r>
      <w:r w:rsidRPr="000F3B31">
        <w:rPr>
          <w:rFonts w:eastAsia="SimSun"/>
          <w:i/>
        </w:rPr>
        <w:t>SystemInformationBlockType1</w:t>
      </w:r>
      <w:r w:rsidRPr="000F3B31">
        <w:rPr>
          <w:rFonts w:eastAsia="SimSun"/>
        </w:rPr>
        <w:t>, the UE is not required to monitor the PDCCH candidate.</w:t>
      </w:r>
    </w:p>
    <w:p w14:paraId="468A4BE4" w14:textId="77777777" w:rsidR="00FA54D6" w:rsidRPr="000F3B31" w:rsidRDefault="00FA54D6" w:rsidP="00FA54D6">
      <w:pPr>
        <w:ind w:left="568" w:hanging="284"/>
        <w:rPr>
          <w:rFonts w:eastAsia="SimSun"/>
        </w:rPr>
      </w:pPr>
      <w:r w:rsidRPr="000F3B31">
        <w:rPr>
          <w:rFonts w:eastAsia="SimSun"/>
        </w:rPr>
        <w:t>-</w:t>
      </w:r>
      <w:r w:rsidRPr="000F3B31">
        <w:rPr>
          <w:rFonts w:eastAsia="SimSun"/>
        </w:rPr>
        <w:tab/>
        <w:t xml:space="preserve">If a UE has received </w:t>
      </w:r>
      <w:r w:rsidRPr="000F3B31">
        <w:rPr>
          <w:rFonts w:eastAsia="SimSun"/>
          <w:i/>
        </w:rPr>
        <w:t>ssb-PositionsInBurst</w:t>
      </w:r>
      <w:r w:rsidRPr="000F3B31">
        <w:rPr>
          <w:rFonts w:eastAsia="SimSun"/>
        </w:rPr>
        <w:t xml:space="preserve"> in </w:t>
      </w:r>
      <w:r w:rsidRPr="000F3B31">
        <w:rPr>
          <w:rFonts w:eastAsia="SimSun"/>
          <w:i/>
        </w:rPr>
        <w:t>ServingCellConfigCommon</w:t>
      </w:r>
      <w:r w:rsidRPr="000F3B31">
        <w:rPr>
          <w:rFonts w:eastAsia="SimSun"/>
        </w:rPr>
        <w:t xml:space="preserve"> for a serving cell and if </w:t>
      </w:r>
      <w:r w:rsidRPr="000F3B31">
        <w:rPr>
          <w:rFonts w:eastAsia="Times New Roman"/>
          <w:color w:val="FF0000"/>
          <w:u w:val="single"/>
        </w:rPr>
        <w:t xml:space="preserve">monitoring for PDCCH </w:t>
      </w:r>
      <w:r w:rsidRPr="000F3B31">
        <w:rPr>
          <w:rFonts w:eastAsia="SimSun"/>
          <w:color w:val="FF0000"/>
          <w:u w:val="single"/>
        </w:rPr>
        <w:t>is not for a Type0-PDCCH common search space</w:t>
      </w:r>
      <w:r w:rsidRPr="000F3B31">
        <w:rPr>
          <w:rFonts w:eastAsia="Times New Roman"/>
          <w:color w:val="FF0000"/>
          <w:u w:val="single"/>
        </w:rPr>
        <w:t xml:space="preserve"> and </w:t>
      </w:r>
      <w:r w:rsidRPr="000F3B31">
        <w:rPr>
          <w:rFonts w:eastAsia="SimSun"/>
        </w:rPr>
        <w:t xml:space="preserve">at least one RE for monitoring a PDCCH candidate </w:t>
      </w:r>
      <w:r w:rsidRPr="000F3B31">
        <w:rPr>
          <w:rFonts w:eastAsia="SimSun"/>
          <w:strike/>
          <w:color w:val="FF0000"/>
        </w:rPr>
        <w:t>for a DCI format with CRC not scrambled by SI-RNTI on the serving cell</w:t>
      </w:r>
      <w:r w:rsidRPr="000F3B31">
        <w:rPr>
          <w:rFonts w:eastAsia="SimSun"/>
        </w:rPr>
        <w:t xml:space="preserve"> overlaps with respective at least one RE corresponding to a SS/PBCH block index provided by </w:t>
      </w:r>
      <w:r w:rsidRPr="000F3B31">
        <w:rPr>
          <w:rFonts w:eastAsia="SimSun"/>
          <w:i/>
        </w:rPr>
        <w:t>ssb-PositionsInBurst</w:t>
      </w:r>
      <w:r w:rsidRPr="000F3B31">
        <w:rPr>
          <w:rFonts w:eastAsia="SimSun"/>
          <w:iCs/>
        </w:rPr>
        <w:t xml:space="preserve"> </w:t>
      </w:r>
      <w:r w:rsidRPr="000F3B31">
        <w:rPr>
          <w:rFonts w:eastAsia="SimSun"/>
        </w:rPr>
        <w:t xml:space="preserve">in </w:t>
      </w:r>
      <w:r w:rsidRPr="000F3B31">
        <w:rPr>
          <w:rFonts w:eastAsia="SimSun"/>
          <w:i/>
        </w:rPr>
        <w:t>ServingCellConfigCommon</w:t>
      </w:r>
      <w:r w:rsidRPr="000F3B31">
        <w:rPr>
          <w:rFonts w:eastAsia="SimSun"/>
        </w:rPr>
        <w:t>, the UE is not required to monitor the PDCCH candidate.</w:t>
      </w:r>
    </w:p>
    <w:p w14:paraId="428E3B33" w14:textId="77777777" w:rsidR="00FA54D6" w:rsidRPr="000F3B31" w:rsidRDefault="00FA54D6" w:rsidP="00FA54D6">
      <w:pPr>
        <w:ind w:left="568" w:hanging="284"/>
        <w:rPr>
          <w:rFonts w:eastAsia="Times New Roman"/>
        </w:rPr>
      </w:pPr>
      <w:r w:rsidRPr="000F3B31">
        <w:rPr>
          <w:rFonts w:eastAsia="SimSun"/>
        </w:rPr>
        <w:t>-</w:t>
      </w:r>
      <w:r w:rsidRPr="000F3B31">
        <w:rPr>
          <w:rFonts w:eastAsia="SimSun"/>
        </w:rPr>
        <w:tab/>
        <w:t xml:space="preserve">If </w:t>
      </w:r>
      <w:r w:rsidRPr="000F3B31">
        <w:rPr>
          <w:rFonts w:eastAsia="SimSun"/>
          <w:strike/>
          <w:color w:val="FF0000"/>
        </w:rPr>
        <w:t xml:space="preserve">the has not received both </w:t>
      </w:r>
      <w:r w:rsidRPr="000F3B31">
        <w:rPr>
          <w:rFonts w:eastAsia="SimSun"/>
          <w:i/>
          <w:strike/>
          <w:color w:val="FF0000"/>
        </w:rPr>
        <w:t>ssb-PositionsInBurst</w:t>
      </w:r>
      <w:r w:rsidRPr="000F3B31">
        <w:rPr>
          <w:rFonts w:eastAsia="SimSun"/>
          <w:strike/>
          <w:color w:val="FF0000"/>
        </w:rPr>
        <w:t xml:space="preserve"> in </w:t>
      </w:r>
      <w:r w:rsidRPr="000F3B31">
        <w:rPr>
          <w:rFonts w:eastAsia="SimSun"/>
          <w:i/>
          <w:strike/>
          <w:color w:val="FF0000"/>
        </w:rPr>
        <w:t>SystemInformationBlockType1</w:t>
      </w:r>
      <w:r w:rsidRPr="000F3B31">
        <w:rPr>
          <w:rFonts w:eastAsia="SimSun"/>
          <w:strike/>
          <w:color w:val="FF0000"/>
        </w:rPr>
        <w:t xml:space="preserve"> and </w:t>
      </w:r>
      <w:r w:rsidRPr="000F3B31">
        <w:rPr>
          <w:rFonts w:eastAsia="SimSun"/>
          <w:i/>
          <w:strike/>
          <w:color w:val="FF0000"/>
        </w:rPr>
        <w:t>ssb-PositionsInBurst</w:t>
      </w:r>
      <w:r w:rsidRPr="000F3B31">
        <w:rPr>
          <w:rFonts w:eastAsia="SimSun"/>
          <w:strike/>
          <w:color w:val="FF0000"/>
        </w:rPr>
        <w:t xml:space="preserve"> in </w:t>
      </w:r>
      <w:r w:rsidRPr="000F3B31">
        <w:rPr>
          <w:rFonts w:eastAsia="SimSun"/>
          <w:i/>
          <w:strike/>
          <w:color w:val="FF0000"/>
        </w:rPr>
        <w:t>ServingCellConfigCommon</w:t>
      </w:r>
      <w:r w:rsidRPr="000F3B31">
        <w:rPr>
          <w:rFonts w:eastAsia="SimSun"/>
          <w:strike/>
          <w:color w:val="FF0000"/>
        </w:rPr>
        <w:t xml:space="preserve"> for a serving cell and if</w:t>
      </w:r>
      <w:r w:rsidRPr="000F3B31">
        <w:rPr>
          <w:rFonts w:eastAsia="SimSun"/>
          <w:color w:val="FF0000"/>
        </w:rPr>
        <w:t xml:space="preserve"> </w:t>
      </w:r>
      <w:r w:rsidRPr="000F3B31">
        <w:rPr>
          <w:rFonts w:eastAsia="SimSun"/>
        </w:rPr>
        <w:t>the UE monitors the PDCCH candidate for a Type0-PDCCH common search space on the serving cell according to the procedure described in Subclause 13, the UE may assume that no SS/PBCH block is transmitted in REs used for monitoring the PDCCH candidate on the serving cell.</w:t>
      </w:r>
    </w:p>
    <w:p w14:paraId="5D87912E" w14:textId="28AC49A9" w:rsidR="00FA54D6" w:rsidRPr="00FA54D6" w:rsidRDefault="00FA54D6" w:rsidP="00FA54D6">
      <w:pPr>
        <w:rPr>
          <w:i/>
        </w:rPr>
      </w:pPr>
      <w:r w:rsidRPr="00FA54D6">
        <w:rPr>
          <w:i/>
        </w:rPr>
        <w:t>---- End of TP for 38.213 -----</w:t>
      </w:r>
    </w:p>
    <w:p w14:paraId="6581F768" w14:textId="02B6D870" w:rsidR="00FA54D6" w:rsidRDefault="00FA54D6" w:rsidP="00FA54D6">
      <w:pPr>
        <w:rPr>
          <w:lang w:eastAsia="x-none"/>
        </w:rPr>
      </w:pPr>
    </w:p>
    <w:p w14:paraId="3B99F4D7" w14:textId="77777777" w:rsidR="00EE5C29" w:rsidRDefault="00EE5C29" w:rsidP="00FA54D6">
      <w:pPr>
        <w:rPr>
          <w:lang w:eastAsia="x-none"/>
        </w:rPr>
      </w:pPr>
    </w:p>
    <w:p w14:paraId="6FE92356" w14:textId="22E2BC81" w:rsidR="00E07316" w:rsidRPr="00EE5C29" w:rsidRDefault="00E07316" w:rsidP="00E07316">
      <w:pPr>
        <w:ind w:left="720" w:hanging="720"/>
        <w:rPr>
          <w:b/>
        </w:rPr>
      </w:pPr>
      <w:r w:rsidRPr="00EE5C29">
        <w:rPr>
          <w:b/>
        </w:rPr>
        <w:t>T</w:t>
      </w:r>
      <w:r w:rsidR="00EE5C29" w:rsidRPr="00EE5C29">
        <w:rPr>
          <w:b/>
        </w:rPr>
        <w:t>hursday</w:t>
      </w:r>
    </w:p>
    <w:p w14:paraId="2F4D0AD1" w14:textId="7E78FAE5" w:rsidR="006011D2" w:rsidRPr="00EE5C29" w:rsidRDefault="0058452E" w:rsidP="00E07316">
      <w:pPr>
        <w:ind w:left="720" w:hanging="720"/>
        <w:rPr>
          <w:b/>
        </w:rPr>
      </w:pPr>
      <w:hyperlink r:id="rId763" w:history="1">
        <w:r w:rsidR="000F2B08">
          <w:rPr>
            <w:rStyle w:val="Hyperlink"/>
            <w:b/>
          </w:rPr>
          <w:t>R1-1807811</w:t>
        </w:r>
      </w:hyperlink>
      <w:r w:rsidR="00E07316" w:rsidRPr="00EE5C29">
        <w:rPr>
          <w:b/>
        </w:rPr>
        <w:tab/>
        <w:t>Summary of Offline Discussion on RMSI</w:t>
      </w:r>
      <w:r w:rsidR="00E07316" w:rsidRPr="00EE5C29">
        <w:rPr>
          <w:b/>
        </w:rPr>
        <w:tab/>
        <w:t>CATT</w:t>
      </w:r>
    </w:p>
    <w:p w14:paraId="41052A9A" w14:textId="77777777" w:rsidR="00EE5C29" w:rsidRDefault="00EE5C29" w:rsidP="00EE5C29">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45E5B6DD" w14:textId="4EE21C83" w:rsidR="00E07316" w:rsidRDefault="00E07316" w:rsidP="00E07316">
      <w:pPr>
        <w:ind w:left="720" w:hanging="720"/>
      </w:pPr>
    </w:p>
    <w:p w14:paraId="5EC89F38" w14:textId="4E02DB50" w:rsidR="00EE5C29" w:rsidRPr="002B26FE" w:rsidRDefault="00EE5C29" w:rsidP="00EE5C29">
      <w:pPr>
        <w:rPr>
          <w:lang w:eastAsia="x-none"/>
        </w:rPr>
      </w:pPr>
      <w:r w:rsidRPr="00615AA6">
        <w:rPr>
          <w:highlight w:val="green"/>
          <w:lang w:eastAsia="x-none"/>
        </w:rPr>
        <w:t>Agreement</w:t>
      </w:r>
      <w:r>
        <w:rPr>
          <w:lang w:eastAsia="x-none"/>
        </w:rPr>
        <w:t>:</w:t>
      </w:r>
    </w:p>
    <w:p w14:paraId="51911F14" w14:textId="77777777" w:rsidR="00EE5C29" w:rsidRPr="00EE5C29" w:rsidRDefault="00EE5C29" w:rsidP="00613418">
      <w:pPr>
        <w:pStyle w:val="ListParagraph"/>
        <w:numPr>
          <w:ilvl w:val="0"/>
          <w:numId w:val="53"/>
        </w:numPr>
        <w:rPr>
          <w:lang w:val="en-US"/>
        </w:rPr>
      </w:pPr>
      <w:r w:rsidRPr="00EE5C29">
        <w:rPr>
          <w:lang w:val="en-US"/>
        </w:rPr>
        <w:t>Make the following modification on Table 13-2 in TS 38.213.</w:t>
      </w:r>
    </w:p>
    <w:tbl>
      <w:tblPr>
        <w:tblW w:w="9569"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0"/>
        <w:gridCol w:w="3780"/>
        <w:gridCol w:w="1530"/>
        <w:gridCol w:w="2005"/>
        <w:gridCol w:w="1444"/>
      </w:tblGrid>
      <w:tr w:rsidR="00EE5C29" w:rsidRPr="00EE5C29" w14:paraId="66214B94" w14:textId="77777777" w:rsidTr="00E07E70">
        <w:trPr>
          <w:cantSplit/>
        </w:trPr>
        <w:tc>
          <w:tcPr>
            <w:tcW w:w="810" w:type="dxa"/>
            <w:tcBorders>
              <w:bottom w:val="double" w:sz="4" w:space="0" w:color="auto"/>
              <w:right w:val="double" w:sz="4" w:space="0" w:color="auto"/>
            </w:tcBorders>
            <w:shd w:val="clear" w:color="auto" w:fill="E0E0E0"/>
            <w:vAlign w:val="center"/>
          </w:tcPr>
          <w:p w14:paraId="1B5E3827" w14:textId="77777777" w:rsidR="00EE5C29" w:rsidRPr="00EE5C29" w:rsidRDefault="00EE5C29" w:rsidP="00E07E70">
            <w:pPr>
              <w:pStyle w:val="TAH"/>
              <w:rPr>
                <w:bCs/>
                <w:sz w:val="16"/>
                <w:szCs w:val="16"/>
                <w:lang w:val="en-US"/>
              </w:rPr>
            </w:pPr>
            <w:r w:rsidRPr="00EE5C29">
              <w:rPr>
                <w:bCs/>
                <w:sz w:val="16"/>
                <w:szCs w:val="16"/>
                <w:lang w:val="en-US"/>
              </w:rPr>
              <w:lastRenderedPageBreak/>
              <w:t>Index</w:t>
            </w:r>
          </w:p>
        </w:tc>
        <w:tc>
          <w:tcPr>
            <w:tcW w:w="3780" w:type="dxa"/>
            <w:tcBorders>
              <w:left w:val="double" w:sz="4" w:space="0" w:color="auto"/>
              <w:bottom w:val="double" w:sz="4" w:space="0" w:color="auto"/>
            </w:tcBorders>
            <w:shd w:val="clear" w:color="auto" w:fill="E0E0E0"/>
            <w:vAlign w:val="center"/>
          </w:tcPr>
          <w:p w14:paraId="089CFA6D" w14:textId="77777777" w:rsidR="00EE5C29" w:rsidRPr="00EE5C29" w:rsidRDefault="00EE5C29" w:rsidP="00E07E70">
            <w:pPr>
              <w:pStyle w:val="TAH"/>
              <w:rPr>
                <w:bCs/>
                <w:sz w:val="16"/>
                <w:szCs w:val="16"/>
                <w:lang w:val="en-US"/>
              </w:rPr>
            </w:pPr>
            <w:r w:rsidRPr="00EE5C29">
              <w:rPr>
                <w:rFonts w:cs="Arial"/>
                <w:kern w:val="24"/>
                <w:sz w:val="16"/>
                <w:szCs w:val="16"/>
              </w:rPr>
              <w:t xml:space="preserve">SS/PBCH block and control resource set multiplexing pattern </w:t>
            </w:r>
          </w:p>
        </w:tc>
        <w:tc>
          <w:tcPr>
            <w:tcW w:w="1530" w:type="dxa"/>
            <w:tcBorders>
              <w:bottom w:val="double" w:sz="4" w:space="0" w:color="auto"/>
            </w:tcBorders>
            <w:shd w:val="clear" w:color="auto" w:fill="E0E0E0"/>
            <w:vAlign w:val="center"/>
          </w:tcPr>
          <w:p w14:paraId="093FDB4D" w14:textId="7236816C" w:rsidR="00EE5C29" w:rsidRPr="00EE5C29" w:rsidRDefault="00EE5C29" w:rsidP="00E07E70">
            <w:pPr>
              <w:pStyle w:val="TAH"/>
              <w:rPr>
                <w:bCs/>
                <w:sz w:val="16"/>
                <w:szCs w:val="16"/>
                <w:lang w:val="en-US"/>
              </w:rPr>
            </w:pPr>
            <w:r w:rsidRPr="00EE5C29">
              <w:rPr>
                <w:rFonts w:cs="Arial"/>
                <w:kern w:val="24"/>
                <w:sz w:val="16"/>
                <w:szCs w:val="16"/>
              </w:rPr>
              <w:t xml:space="preserve">Number of RBs </w:t>
            </w:r>
            <w:r w:rsidRPr="00EE5C29">
              <w:rPr>
                <w:noProof/>
                <w:position w:val="-10"/>
                <w:sz w:val="16"/>
                <w:szCs w:val="16"/>
                <w:lang w:eastAsia="en-GB"/>
              </w:rPr>
              <w:drawing>
                <wp:inline distT="0" distB="0" distL="0" distR="0" wp14:anchorId="48A5ED77" wp14:editId="5722EEF8">
                  <wp:extent cx="561975" cy="20955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64" cstate="print">
                            <a:extLst>
                              <a:ext uri="{28A0092B-C50C-407E-A947-70E740481C1C}">
                                <a14:useLocalDpi xmlns:a14="http://schemas.microsoft.com/office/drawing/2010/main" val="0"/>
                              </a:ext>
                            </a:extLst>
                          </a:blip>
                          <a:srcRect/>
                          <a:stretch>
                            <a:fillRect/>
                          </a:stretch>
                        </pic:blipFill>
                        <pic:spPr bwMode="auto">
                          <a:xfrm>
                            <a:off x="0" y="0"/>
                            <a:ext cx="561975" cy="209550"/>
                          </a:xfrm>
                          <a:prstGeom prst="rect">
                            <a:avLst/>
                          </a:prstGeom>
                          <a:noFill/>
                          <a:ln>
                            <a:noFill/>
                          </a:ln>
                        </pic:spPr>
                      </pic:pic>
                    </a:graphicData>
                  </a:graphic>
                </wp:inline>
              </w:drawing>
            </w:r>
          </w:p>
        </w:tc>
        <w:tc>
          <w:tcPr>
            <w:tcW w:w="2005" w:type="dxa"/>
            <w:tcBorders>
              <w:bottom w:val="double" w:sz="4" w:space="0" w:color="auto"/>
            </w:tcBorders>
            <w:shd w:val="clear" w:color="auto" w:fill="E0E0E0"/>
            <w:vAlign w:val="center"/>
          </w:tcPr>
          <w:p w14:paraId="71CCD92F" w14:textId="4F21DAE6" w:rsidR="00EE5C29" w:rsidRPr="00EE5C29" w:rsidRDefault="00EE5C29" w:rsidP="00E07E70">
            <w:pPr>
              <w:pStyle w:val="TAH"/>
              <w:rPr>
                <w:bCs/>
                <w:sz w:val="16"/>
                <w:szCs w:val="16"/>
                <w:lang w:val="en-US"/>
              </w:rPr>
            </w:pPr>
            <w:r w:rsidRPr="00EE5C29">
              <w:rPr>
                <w:rFonts w:cs="Arial"/>
                <w:kern w:val="24"/>
                <w:sz w:val="16"/>
                <w:szCs w:val="16"/>
              </w:rPr>
              <w:t xml:space="preserve">Number of Symbols </w:t>
            </w:r>
            <w:r w:rsidRPr="00EE5C29">
              <w:rPr>
                <w:noProof/>
                <w:position w:val="-12"/>
                <w:sz w:val="16"/>
                <w:szCs w:val="16"/>
                <w:lang w:eastAsia="en-GB"/>
              </w:rPr>
              <w:drawing>
                <wp:inline distT="0" distB="0" distL="0" distR="0" wp14:anchorId="2093BD0F" wp14:editId="4D3D98F5">
                  <wp:extent cx="504825" cy="2286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65" cstate="print">
                            <a:extLst>
                              <a:ext uri="{28A0092B-C50C-407E-A947-70E740481C1C}">
                                <a14:useLocalDpi xmlns:a14="http://schemas.microsoft.com/office/drawing/2010/main" val="0"/>
                              </a:ext>
                            </a:extLst>
                          </a:blip>
                          <a:srcRect/>
                          <a:stretch>
                            <a:fillRect/>
                          </a:stretch>
                        </pic:blipFill>
                        <pic:spPr bwMode="auto">
                          <a:xfrm>
                            <a:off x="0" y="0"/>
                            <a:ext cx="504825" cy="228600"/>
                          </a:xfrm>
                          <a:prstGeom prst="rect">
                            <a:avLst/>
                          </a:prstGeom>
                          <a:noFill/>
                          <a:ln>
                            <a:noFill/>
                          </a:ln>
                        </pic:spPr>
                      </pic:pic>
                    </a:graphicData>
                  </a:graphic>
                </wp:inline>
              </w:drawing>
            </w:r>
            <w:r w:rsidRPr="00EE5C29">
              <w:rPr>
                <w:rFonts w:cs="Arial"/>
                <w:kern w:val="24"/>
                <w:sz w:val="16"/>
                <w:szCs w:val="16"/>
              </w:rPr>
              <w:t xml:space="preserve"> </w:t>
            </w:r>
          </w:p>
        </w:tc>
        <w:tc>
          <w:tcPr>
            <w:tcW w:w="1444" w:type="dxa"/>
            <w:tcBorders>
              <w:bottom w:val="double" w:sz="4" w:space="0" w:color="auto"/>
            </w:tcBorders>
            <w:shd w:val="clear" w:color="auto" w:fill="E0E0E0"/>
            <w:vAlign w:val="center"/>
          </w:tcPr>
          <w:p w14:paraId="5AB4D376" w14:textId="77777777" w:rsidR="00EE5C29" w:rsidRPr="00EE5C29" w:rsidRDefault="00EE5C29" w:rsidP="00E07E70">
            <w:pPr>
              <w:pStyle w:val="TAH"/>
              <w:rPr>
                <w:bCs/>
                <w:sz w:val="16"/>
                <w:szCs w:val="16"/>
                <w:lang w:val="en-US"/>
              </w:rPr>
            </w:pPr>
            <w:r w:rsidRPr="00EE5C29">
              <w:rPr>
                <w:rFonts w:cs="Arial"/>
                <w:kern w:val="24"/>
                <w:sz w:val="16"/>
                <w:szCs w:val="16"/>
              </w:rPr>
              <w:t xml:space="preserve">Offset (RBs) </w:t>
            </w:r>
          </w:p>
        </w:tc>
      </w:tr>
      <w:tr w:rsidR="00EE5C29" w:rsidRPr="00EE5C29" w14:paraId="7B03FA60" w14:textId="77777777" w:rsidTr="00E07E70">
        <w:trPr>
          <w:cantSplit/>
        </w:trPr>
        <w:tc>
          <w:tcPr>
            <w:tcW w:w="810" w:type="dxa"/>
            <w:tcBorders>
              <w:top w:val="double" w:sz="4" w:space="0" w:color="auto"/>
              <w:right w:val="double" w:sz="4" w:space="0" w:color="auto"/>
            </w:tcBorders>
            <w:shd w:val="clear" w:color="auto" w:fill="auto"/>
            <w:vAlign w:val="center"/>
          </w:tcPr>
          <w:p w14:paraId="265D5452" w14:textId="77777777" w:rsidR="00EE5C29" w:rsidRPr="00EE5C29" w:rsidRDefault="00EE5C29" w:rsidP="00E07E70">
            <w:pPr>
              <w:pStyle w:val="TAC"/>
              <w:rPr>
                <w:sz w:val="16"/>
                <w:szCs w:val="16"/>
                <w:lang w:val="en-US"/>
              </w:rPr>
            </w:pPr>
            <w:ins w:id="193" w:author="CATT" w:date="2018-05-08T21:52:00Z">
              <w:r w:rsidRPr="00EE5C29">
                <w:rPr>
                  <w:sz w:val="16"/>
                  <w:szCs w:val="16"/>
                  <w:lang w:val="en-US"/>
                </w:rPr>
                <w:t>0</w:t>
              </w:r>
            </w:ins>
          </w:p>
        </w:tc>
        <w:tc>
          <w:tcPr>
            <w:tcW w:w="3780" w:type="dxa"/>
            <w:tcBorders>
              <w:top w:val="double" w:sz="4" w:space="0" w:color="auto"/>
              <w:left w:val="double" w:sz="4" w:space="0" w:color="auto"/>
            </w:tcBorders>
            <w:vAlign w:val="center"/>
          </w:tcPr>
          <w:p w14:paraId="65788250" w14:textId="77777777" w:rsidR="00EE5C29" w:rsidRPr="00EE5C29" w:rsidRDefault="00EE5C29" w:rsidP="00E07E70">
            <w:pPr>
              <w:pStyle w:val="TAC"/>
              <w:rPr>
                <w:sz w:val="16"/>
                <w:szCs w:val="16"/>
                <w:lang w:val="en-US"/>
              </w:rPr>
            </w:pPr>
            <w:ins w:id="194" w:author="CATT" w:date="2018-05-08T21:51:00Z">
              <w:r w:rsidRPr="00EE5C29">
                <w:rPr>
                  <w:rFonts w:cs="Arial"/>
                  <w:kern w:val="24"/>
                  <w:sz w:val="16"/>
                  <w:szCs w:val="16"/>
                </w:rPr>
                <w:t>1</w:t>
              </w:r>
            </w:ins>
          </w:p>
        </w:tc>
        <w:tc>
          <w:tcPr>
            <w:tcW w:w="1530" w:type="dxa"/>
            <w:tcBorders>
              <w:top w:val="double" w:sz="4" w:space="0" w:color="auto"/>
            </w:tcBorders>
            <w:vAlign w:val="center"/>
          </w:tcPr>
          <w:p w14:paraId="5B2C1D90" w14:textId="77777777" w:rsidR="00EE5C29" w:rsidRPr="00EE5C29" w:rsidRDefault="00EE5C29" w:rsidP="00E07E70">
            <w:pPr>
              <w:pStyle w:val="TAC"/>
              <w:rPr>
                <w:sz w:val="16"/>
                <w:szCs w:val="16"/>
                <w:lang w:val="en-US"/>
              </w:rPr>
            </w:pPr>
            <w:ins w:id="195" w:author="CATT" w:date="2018-05-08T21:51:00Z">
              <w:r w:rsidRPr="00EE5C29">
                <w:rPr>
                  <w:rFonts w:cs="Arial"/>
                  <w:kern w:val="24"/>
                  <w:sz w:val="16"/>
                  <w:szCs w:val="16"/>
                </w:rPr>
                <w:t>24</w:t>
              </w:r>
            </w:ins>
          </w:p>
        </w:tc>
        <w:tc>
          <w:tcPr>
            <w:tcW w:w="2005" w:type="dxa"/>
            <w:tcBorders>
              <w:top w:val="double" w:sz="4" w:space="0" w:color="auto"/>
            </w:tcBorders>
            <w:vAlign w:val="center"/>
          </w:tcPr>
          <w:p w14:paraId="467709BC" w14:textId="77777777" w:rsidR="00EE5C29" w:rsidRPr="00EE5C29" w:rsidRDefault="00EE5C29" w:rsidP="00E07E70">
            <w:pPr>
              <w:pStyle w:val="TAC"/>
              <w:rPr>
                <w:sz w:val="16"/>
                <w:szCs w:val="16"/>
                <w:lang w:val="en-US"/>
              </w:rPr>
            </w:pPr>
            <w:ins w:id="196" w:author="CATT" w:date="2018-05-08T21:51:00Z">
              <w:r w:rsidRPr="00EE5C29">
                <w:rPr>
                  <w:rFonts w:cs="Arial"/>
                  <w:kern w:val="24"/>
                  <w:sz w:val="16"/>
                  <w:szCs w:val="16"/>
                </w:rPr>
                <w:t>2</w:t>
              </w:r>
            </w:ins>
          </w:p>
        </w:tc>
        <w:tc>
          <w:tcPr>
            <w:tcW w:w="1444" w:type="dxa"/>
            <w:tcBorders>
              <w:top w:val="double" w:sz="4" w:space="0" w:color="auto"/>
            </w:tcBorders>
            <w:vAlign w:val="center"/>
          </w:tcPr>
          <w:p w14:paraId="5FBD44C4" w14:textId="77777777" w:rsidR="00EE5C29" w:rsidRPr="00EE5C29" w:rsidRDefault="00EE5C29" w:rsidP="00E07E70">
            <w:pPr>
              <w:pStyle w:val="TAC"/>
              <w:rPr>
                <w:sz w:val="16"/>
                <w:szCs w:val="16"/>
                <w:lang w:val="en-US"/>
              </w:rPr>
            </w:pPr>
            <w:ins w:id="197" w:author="CATT" w:date="2018-05-08T21:51:00Z">
              <w:r w:rsidRPr="00EE5C29">
                <w:rPr>
                  <w:sz w:val="16"/>
                  <w:szCs w:val="16"/>
                  <w:lang w:val="en-US"/>
                </w:rPr>
                <w:t>5</w:t>
              </w:r>
            </w:ins>
          </w:p>
        </w:tc>
      </w:tr>
      <w:tr w:rsidR="00EE5C29" w:rsidRPr="00EE5C29" w14:paraId="5EF599C2" w14:textId="77777777" w:rsidTr="00E07E70">
        <w:trPr>
          <w:cantSplit/>
        </w:trPr>
        <w:tc>
          <w:tcPr>
            <w:tcW w:w="810" w:type="dxa"/>
            <w:tcBorders>
              <w:right w:val="double" w:sz="4" w:space="0" w:color="auto"/>
            </w:tcBorders>
            <w:shd w:val="clear" w:color="auto" w:fill="auto"/>
            <w:vAlign w:val="center"/>
          </w:tcPr>
          <w:p w14:paraId="62A939A5" w14:textId="77777777" w:rsidR="00EE5C29" w:rsidRPr="00EE5C29" w:rsidRDefault="00EE5C29" w:rsidP="00E07E70">
            <w:pPr>
              <w:pStyle w:val="TAC"/>
              <w:rPr>
                <w:sz w:val="16"/>
                <w:szCs w:val="16"/>
                <w:lang w:val="en-US"/>
              </w:rPr>
            </w:pPr>
            <w:del w:id="198" w:author="CATT" w:date="2018-05-08T21:53:00Z">
              <w:r w:rsidRPr="00EE5C29" w:rsidDel="002F41EF">
                <w:rPr>
                  <w:sz w:val="16"/>
                  <w:szCs w:val="16"/>
                  <w:lang w:val="en-US"/>
                </w:rPr>
                <w:delText>0</w:delText>
              </w:r>
            </w:del>
            <w:ins w:id="199" w:author="CATT" w:date="2018-05-08T21:53:00Z">
              <w:r w:rsidRPr="00EE5C29">
                <w:rPr>
                  <w:sz w:val="16"/>
                  <w:szCs w:val="16"/>
                  <w:lang w:val="en-US"/>
                </w:rPr>
                <w:t>1</w:t>
              </w:r>
            </w:ins>
          </w:p>
        </w:tc>
        <w:tc>
          <w:tcPr>
            <w:tcW w:w="3780" w:type="dxa"/>
            <w:tcBorders>
              <w:left w:val="double" w:sz="4" w:space="0" w:color="auto"/>
            </w:tcBorders>
            <w:vAlign w:val="center"/>
          </w:tcPr>
          <w:p w14:paraId="11156A0D" w14:textId="77777777" w:rsidR="00EE5C29" w:rsidRPr="00EE5C29" w:rsidRDefault="00EE5C29" w:rsidP="00E07E70">
            <w:pPr>
              <w:pStyle w:val="TAC"/>
              <w:rPr>
                <w:sz w:val="16"/>
                <w:szCs w:val="16"/>
                <w:lang w:val="en-US"/>
              </w:rPr>
            </w:pPr>
            <w:r w:rsidRPr="00EE5C29">
              <w:rPr>
                <w:rFonts w:cs="Arial"/>
                <w:kern w:val="24"/>
                <w:sz w:val="16"/>
                <w:szCs w:val="16"/>
              </w:rPr>
              <w:t>1</w:t>
            </w:r>
          </w:p>
        </w:tc>
        <w:tc>
          <w:tcPr>
            <w:tcW w:w="1530" w:type="dxa"/>
            <w:vAlign w:val="center"/>
          </w:tcPr>
          <w:p w14:paraId="7D9238E7" w14:textId="77777777" w:rsidR="00EE5C29" w:rsidRPr="00EE5C29" w:rsidRDefault="00EE5C29" w:rsidP="00E07E70">
            <w:pPr>
              <w:pStyle w:val="TAC"/>
              <w:rPr>
                <w:sz w:val="16"/>
                <w:szCs w:val="16"/>
                <w:lang w:val="en-US"/>
              </w:rPr>
            </w:pPr>
            <w:r w:rsidRPr="00EE5C29">
              <w:rPr>
                <w:rFonts w:cs="Arial"/>
                <w:kern w:val="24"/>
                <w:sz w:val="16"/>
                <w:szCs w:val="16"/>
              </w:rPr>
              <w:t>24</w:t>
            </w:r>
          </w:p>
        </w:tc>
        <w:tc>
          <w:tcPr>
            <w:tcW w:w="2005" w:type="dxa"/>
            <w:vAlign w:val="center"/>
          </w:tcPr>
          <w:p w14:paraId="6D9E015B" w14:textId="77777777" w:rsidR="00EE5C29" w:rsidRPr="00EE5C29" w:rsidRDefault="00EE5C29" w:rsidP="00E07E70">
            <w:pPr>
              <w:pStyle w:val="TAC"/>
              <w:rPr>
                <w:sz w:val="16"/>
                <w:szCs w:val="16"/>
                <w:lang w:val="en-US"/>
              </w:rPr>
            </w:pPr>
            <w:r w:rsidRPr="00EE5C29">
              <w:rPr>
                <w:rFonts w:cs="Arial"/>
                <w:kern w:val="24"/>
                <w:sz w:val="16"/>
                <w:szCs w:val="16"/>
              </w:rPr>
              <w:t>2</w:t>
            </w:r>
          </w:p>
        </w:tc>
        <w:tc>
          <w:tcPr>
            <w:tcW w:w="1444" w:type="dxa"/>
            <w:vAlign w:val="center"/>
          </w:tcPr>
          <w:p w14:paraId="61A7019C" w14:textId="77777777" w:rsidR="00EE5C29" w:rsidRPr="00EE5C29" w:rsidRDefault="00EE5C29" w:rsidP="00E07E70">
            <w:pPr>
              <w:pStyle w:val="TAC"/>
              <w:rPr>
                <w:sz w:val="16"/>
                <w:szCs w:val="16"/>
                <w:lang w:val="en-US"/>
              </w:rPr>
            </w:pPr>
            <w:r w:rsidRPr="00EE5C29">
              <w:rPr>
                <w:rFonts w:cs="Arial"/>
                <w:kern w:val="24"/>
                <w:sz w:val="16"/>
                <w:szCs w:val="16"/>
              </w:rPr>
              <w:t>6</w:t>
            </w:r>
          </w:p>
        </w:tc>
      </w:tr>
      <w:tr w:rsidR="00EE5C29" w:rsidRPr="00EE5C29" w14:paraId="0469A88C" w14:textId="77777777" w:rsidTr="00E07E70">
        <w:trPr>
          <w:cantSplit/>
        </w:trPr>
        <w:tc>
          <w:tcPr>
            <w:tcW w:w="810" w:type="dxa"/>
            <w:tcBorders>
              <w:right w:val="double" w:sz="4" w:space="0" w:color="auto"/>
            </w:tcBorders>
            <w:shd w:val="clear" w:color="auto" w:fill="auto"/>
            <w:vAlign w:val="center"/>
          </w:tcPr>
          <w:p w14:paraId="0F188A63" w14:textId="77777777" w:rsidR="00EE5C29" w:rsidRPr="00EE5C29" w:rsidRDefault="00EE5C29" w:rsidP="00E07E70">
            <w:pPr>
              <w:pStyle w:val="TAC"/>
              <w:rPr>
                <w:sz w:val="16"/>
                <w:szCs w:val="16"/>
                <w:lang w:val="en-US"/>
              </w:rPr>
            </w:pPr>
            <w:del w:id="200" w:author="CATT" w:date="2018-05-08T21:53:00Z">
              <w:r w:rsidRPr="00EE5C29" w:rsidDel="002F41EF">
                <w:rPr>
                  <w:sz w:val="16"/>
                  <w:szCs w:val="16"/>
                  <w:lang w:val="en-US"/>
                </w:rPr>
                <w:delText>1</w:delText>
              </w:r>
            </w:del>
            <w:ins w:id="201" w:author="CATT" w:date="2018-05-08T21:53:00Z">
              <w:r w:rsidRPr="00EE5C29">
                <w:rPr>
                  <w:sz w:val="16"/>
                  <w:szCs w:val="16"/>
                  <w:lang w:val="en-US"/>
                </w:rPr>
                <w:t>2</w:t>
              </w:r>
            </w:ins>
          </w:p>
        </w:tc>
        <w:tc>
          <w:tcPr>
            <w:tcW w:w="3780" w:type="dxa"/>
            <w:tcBorders>
              <w:left w:val="double" w:sz="4" w:space="0" w:color="auto"/>
            </w:tcBorders>
            <w:vAlign w:val="center"/>
          </w:tcPr>
          <w:p w14:paraId="3B81A273" w14:textId="77777777" w:rsidR="00EE5C29" w:rsidRPr="00EE5C29" w:rsidRDefault="00EE5C29" w:rsidP="00E07E70">
            <w:pPr>
              <w:pStyle w:val="TAC"/>
              <w:rPr>
                <w:sz w:val="16"/>
                <w:szCs w:val="16"/>
                <w:lang w:val="en-US"/>
              </w:rPr>
            </w:pPr>
            <w:r w:rsidRPr="00EE5C29">
              <w:rPr>
                <w:rFonts w:cs="Arial"/>
                <w:kern w:val="24"/>
                <w:sz w:val="16"/>
                <w:szCs w:val="16"/>
              </w:rPr>
              <w:t>1</w:t>
            </w:r>
          </w:p>
        </w:tc>
        <w:tc>
          <w:tcPr>
            <w:tcW w:w="1530" w:type="dxa"/>
            <w:vAlign w:val="center"/>
          </w:tcPr>
          <w:p w14:paraId="7741EF3D" w14:textId="77777777" w:rsidR="00EE5C29" w:rsidRPr="00EE5C29" w:rsidRDefault="00EE5C29" w:rsidP="00E07E70">
            <w:pPr>
              <w:pStyle w:val="TAC"/>
              <w:rPr>
                <w:sz w:val="16"/>
                <w:szCs w:val="16"/>
                <w:lang w:val="en-US"/>
              </w:rPr>
            </w:pPr>
            <w:r w:rsidRPr="00EE5C29">
              <w:rPr>
                <w:rFonts w:cs="Arial"/>
                <w:kern w:val="24"/>
                <w:sz w:val="16"/>
                <w:szCs w:val="16"/>
              </w:rPr>
              <w:t>24</w:t>
            </w:r>
          </w:p>
        </w:tc>
        <w:tc>
          <w:tcPr>
            <w:tcW w:w="2005" w:type="dxa"/>
            <w:vAlign w:val="center"/>
          </w:tcPr>
          <w:p w14:paraId="3783F2B8" w14:textId="77777777" w:rsidR="00EE5C29" w:rsidRPr="00EE5C29" w:rsidRDefault="00EE5C29" w:rsidP="00E07E70">
            <w:pPr>
              <w:pStyle w:val="TAC"/>
              <w:rPr>
                <w:sz w:val="16"/>
                <w:szCs w:val="16"/>
                <w:lang w:val="en-US"/>
              </w:rPr>
            </w:pPr>
            <w:r w:rsidRPr="00EE5C29">
              <w:rPr>
                <w:rFonts w:cs="Arial"/>
                <w:kern w:val="24"/>
                <w:sz w:val="16"/>
                <w:szCs w:val="16"/>
              </w:rPr>
              <w:t>2</w:t>
            </w:r>
          </w:p>
        </w:tc>
        <w:tc>
          <w:tcPr>
            <w:tcW w:w="1444" w:type="dxa"/>
            <w:vAlign w:val="center"/>
          </w:tcPr>
          <w:p w14:paraId="5C03448C" w14:textId="77777777" w:rsidR="00EE5C29" w:rsidRPr="00EE5C29" w:rsidRDefault="00EE5C29" w:rsidP="00E07E70">
            <w:pPr>
              <w:pStyle w:val="TAC"/>
              <w:rPr>
                <w:sz w:val="16"/>
                <w:szCs w:val="16"/>
                <w:lang w:val="en-US"/>
              </w:rPr>
            </w:pPr>
            <w:r w:rsidRPr="00EE5C29">
              <w:rPr>
                <w:rFonts w:cs="Arial"/>
                <w:kern w:val="24"/>
                <w:sz w:val="16"/>
                <w:szCs w:val="16"/>
              </w:rPr>
              <w:t>7</w:t>
            </w:r>
          </w:p>
        </w:tc>
      </w:tr>
      <w:tr w:rsidR="00EE5C29" w:rsidRPr="00EE5C29" w14:paraId="57A4D35F" w14:textId="77777777" w:rsidTr="00E07E70">
        <w:trPr>
          <w:cantSplit/>
        </w:trPr>
        <w:tc>
          <w:tcPr>
            <w:tcW w:w="810" w:type="dxa"/>
            <w:tcBorders>
              <w:right w:val="double" w:sz="4" w:space="0" w:color="auto"/>
            </w:tcBorders>
            <w:shd w:val="clear" w:color="auto" w:fill="auto"/>
            <w:vAlign w:val="center"/>
          </w:tcPr>
          <w:p w14:paraId="6473B5BC" w14:textId="77777777" w:rsidR="00EE5C29" w:rsidRPr="00EE5C29" w:rsidRDefault="00EE5C29" w:rsidP="00E07E70">
            <w:pPr>
              <w:pStyle w:val="TAC"/>
              <w:rPr>
                <w:sz w:val="16"/>
                <w:szCs w:val="16"/>
              </w:rPr>
            </w:pPr>
            <w:del w:id="202" w:author="CATT" w:date="2018-05-08T21:53:00Z">
              <w:r w:rsidRPr="00EE5C29" w:rsidDel="002F41EF">
                <w:rPr>
                  <w:sz w:val="16"/>
                  <w:szCs w:val="16"/>
                </w:rPr>
                <w:delText>2</w:delText>
              </w:r>
            </w:del>
            <w:ins w:id="203" w:author="CATT" w:date="2018-05-08T21:53:00Z">
              <w:r w:rsidRPr="00EE5C29">
                <w:rPr>
                  <w:sz w:val="16"/>
                  <w:szCs w:val="16"/>
                </w:rPr>
                <w:t>3</w:t>
              </w:r>
            </w:ins>
          </w:p>
        </w:tc>
        <w:tc>
          <w:tcPr>
            <w:tcW w:w="3780" w:type="dxa"/>
            <w:tcBorders>
              <w:left w:val="double" w:sz="4" w:space="0" w:color="auto"/>
            </w:tcBorders>
            <w:vAlign w:val="center"/>
          </w:tcPr>
          <w:p w14:paraId="460FD3F3" w14:textId="77777777" w:rsidR="00EE5C29" w:rsidRPr="00EE5C29" w:rsidRDefault="00EE5C29" w:rsidP="00E07E70">
            <w:pPr>
              <w:pStyle w:val="TAC"/>
              <w:rPr>
                <w:sz w:val="16"/>
                <w:szCs w:val="16"/>
              </w:rPr>
            </w:pPr>
            <w:r w:rsidRPr="00EE5C29">
              <w:rPr>
                <w:rFonts w:cs="Arial"/>
                <w:kern w:val="24"/>
                <w:sz w:val="16"/>
                <w:szCs w:val="16"/>
              </w:rPr>
              <w:t>1</w:t>
            </w:r>
          </w:p>
        </w:tc>
        <w:tc>
          <w:tcPr>
            <w:tcW w:w="1530" w:type="dxa"/>
            <w:vAlign w:val="center"/>
          </w:tcPr>
          <w:p w14:paraId="6842E545" w14:textId="77777777" w:rsidR="00EE5C29" w:rsidRPr="00EE5C29" w:rsidRDefault="00EE5C29" w:rsidP="00E07E70">
            <w:pPr>
              <w:pStyle w:val="TAC"/>
              <w:rPr>
                <w:sz w:val="16"/>
                <w:szCs w:val="16"/>
              </w:rPr>
            </w:pPr>
            <w:r w:rsidRPr="00EE5C29">
              <w:rPr>
                <w:rFonts w:cs="Arial"/>
                <w:kern w:val="24"/>
                <w:sz w:val="16"/>
                <w:szCs w:val="16"/>
              </w:rPr>
              <w:t>24</w:t>
            </w:r>
          </w:p>
        </w:tc>
        <w:tc>
          <w:tcPr>
            <w:tcW w:w="2005" w:type="dxa"/>
            <w:vAlign w:val="center"/>
          </w:tcPr>
          <w:p w14:paraId="696279A8" w14:textId="77777777" w:rsidR="00EE5C29" w:rsidRPr="00EE5C29" w:rsidRDefault="00EE5C29" w:rsidP="00E07E70">
            <w:pPr>
              <w:pStyle w:val="TAC"/>
              <w:rPr>
                <w:sz w:val="16"/>
                <w:szCs w:val="16"/>
              </w:rPr>
            </w:pPr>
            <w:r w:rsidRPr="00EE5C29">
              <w:rPr>
                <w:rFonts w:cs="Arial"/>
                <w:kern w:val="24"/>
                <w:sz w:val="16"/>
                <w:szCs w:val="16"/>
              </w:rPr>
              <w:t>2</w:t>
            </w:r>
          </w:p>
        </w:tc>
        <w:tc>
          <w:tcPr>
            <w:tcW w:w="1444" w:type="dxa"/>
            <w:vAlign w:val="center"/>
          </w:tcPr>
          <w:p w14:paraId="01E209F6" w14:textId="77777777" w:rsidR="00EE5C29" w:rsidRPr="00EE5C29" w:rsidRDefault="00EE5C29" w:rsidP="00E07E70">
            <w:pPr>
              <w:pStyle w:val="TAC"/>
              <w:rPr>
                <w:sz w:val="16"/>
                <w:szCs w:val="16"/>
              </w:rPr>
            </w:pPr>
            <w:r w:rsidRPr="00EE5C29">
              <w:rPr>
                <w:rFonts w:cs="Arial"/>
                <w:kern w:val="24"/>
                <w:sz w:val="16"/>
                <w:szCs w:val="16"/>
              </w:rPr>
              <w:t>8</w:t>
            </w:r>
          </w:p>
        </w:tc>
      </w:tr>
      <w:tr w:rsidR="00EE5C29" w:rsidRPr="00EE5C29" w14:paraId="7718EB85" w14:textId="77777777" w:rsidTr="00E07E70">
        <w:trPr>
          <w:cantSplit/>
          <w:ins w:id="204" w:author="CATT" w:date="2018-05-08T21:53:00Z"/>
        </w:trPr>
        <w:tc>
          <w:tcPr>
            <w:tcW w:w="810" w:type="dxa"/>
            <w:tcBorders>
              <w:right w:val="double" w:sz="4" w:space="0" w:color="auto"/>
            </w:tcBorders>
            <w:shd w:val="clear" w:color="auto" w:fill="auto"/>
            <w:vAlign w:val="center"/>
          </w:tcPr>
          <w:p w14:paraId="694DB569" w14:textId="77777777" w:rsidR="00EE5C29" w:rsidRPr="00EE5C29" w:rsidRDefault="00EE5C29" w:rsidP="00E07E70">
            <w:pPr>
              <w:pStyle w:val="TAC"/>
              <w:rPr>
                <w:ins w:id="205" w:author="CATT" w:date="2018-05-08T21:53:00Z"/>
                <w:sz w:val="16"/>
                <w:szCs w:val="16"/>
              </w:rPr>
            </w:pPr>
            <w:ins w:id="206" w:author="CATT" w:date="2018-05-08T21:53:00Z">
              <w:r w:rsidRPr="00EE5C29">
                <w:rPr>
                  <w:sz w:val="16"/>
                  <w:szCs w:val="16"/>
                </w:rPr>
                <w:t>4</w:t>
              </w:r>
            </w:ins>
          </w:p>
        </w:tc>
        <w:tc>
          <w:tcPr>
            <w:tcW w:w="3780" w:type="dxa"/>
            <w:tcBorders>
              <w:left w:val="double" w:sz="4" w:space="0" w:color="auto"/>
            </w:tcBorders>
            <w:vAlign w:val="center"/>
          </w:tcPr>
          <w:p w14:paraId="65355C14" w14:textId="77777777" w:rsidR="00EE5C29" w:rsidRPr="00EE5C29" w:rsidRDefault="00EE5C29" w:rsidP="00E07E70">
            <w:pPr>
              <w:pStyle w:val="TAC"/>
              <w:rPr>
                <w:ins w:id="207" w:author="CATT" w:date="2018-05-08T21:53:00Z"/>
                <w:sz w:val="16"/>
                <w:szCs w:val="16"/>
              </w:rPr>
            </w:pPr>
            <w:ins w:id="208" w:author="CATT" w:date="2018-05-08T21:53:00Z">
              <w:r w:rsidRPr="00EE5C29">
                <w:rPr>
                  <w:rFonts w:cs="Arial"/>
                  <w:kern w:val="24"/>
                  <w:sz w:val="16"/>
                  <w:szCs w:val="16"/>
                </w:rPr>
                <w:t>1</w:t>
              </w:r>
            </w:ins>
          </w:p>
        </w:tc>
        <w:tc>
          <w:tcPr>
            <w:tcW w:w="1530" w:type="dxa"/>
            <w:vAlign w:val="center"/>
          </w:tcPr>
          <w:p w14:paraId="4B1A4A6D" w14:textId="77777777" w:rsidR="00EE5C29" w:rsidRPr="00EE5C29" w:rsidRDefault="00EE5C29" w:rsidP="00E07E70">
            <w:pPr>
              <w:pStyle w:val="TAC"/>
              <w:rPr>
                <w:ins w:id="209" w:author="CATT" w:date="2018-05-08T21:53:00Z"/>
                <w:sz w:val="16"/>
                <w:szCs w:val="16"/>
              </w:rPr>
            </w:pPr>
            <w:ins w:id="210" w:author="CATT" w:date="2018-05-08T21:53:00Z">
              <w:r w:rsidRPr="00EE5C29">
                <w:rPr>
                  <w:rFonts w:cs="Arial"/>
                  <w:kern w:val="24"/>
                  <w:sz w:val="16"/>
                  <w:szCs w:val="16"/>
                </w:rPr>
                <w:t>24</w:t>
              </w:r>
            </w:ins>
          </w:p>
        </w:tc>
        <w:tc>
          <w:tcPr>
            <w:tcW w:w="2005" w:type="dxa"/>
            <w:vAlign w:val="center"/>
          </w:tcPr>
          <w:p w14:paraId="4AA6054C" w14:textId="77777777" w:rsidR="00EE5C29" w:rsidRPr="00EE5C29" w:rsidRDefault="00EE5C29" w:rsidP="00E07E70">
            <w:pPr>
              <w:pStyle w:val="TAC"/>
              <w:rPr>
                <w:ins w:id="211" w:author="CATT" w:date="2018-05-08T21:53:00Z"/>
                <w:sz w:val="16"/>
                <w:szCs w:val="16"/>
              </w:rPr>
            </w:pPr>
            <w:ins w:id="212" w:author="CATT" w:date="2018-05-08T21:53:00Z">
              <w:r w:rsidRPr="00EE5C29">
                <w:rPr>
                  <w:rFonts w:cs="Arial"/>
                  <w:kern w:val="24"/>
                  <w:sz w:val="16"/>
                  <w:szCs w:val="16"/>
                </w:rPr>
                <w:t>3</w:t>
              </w:r>
            </w:ins>
          </w:p>
        </w:tc>
        <w:tc>
          <w:tcPr>
            <w:tcW w:w="1444" w:type="dxa"/>
            <w:vAlign w:val="center"/>
          </w:tcPr>
          <w:p w14:paraId="5E261C4F" w14:textId="77777777" w:rsidR="00EE5C29" w:rsidRPr="00EE5C29" w:rsidRDefault="00EE5C29" w:rsidP="00E07E70">
            <w:pPr>
              <w:pStyle w:val="TAC"/>
              <w:rPr>
                <w:ins w:id="213" w:author="CATT" w:date="2018-05-08T21:53:00Z"/>
                <w:sz w:val="16"/>
                <w:szCs w:val="16"/>
              </w:rPr>
            </w:pPr>
            <w:ins w:id="214" w:author="CATT" w:date="2018-05-08T21:53:00Z">
              <w:r w:rsidRPr="00EE5C29">
                <w:rPr>
                  <w:rFonts w:cs="Arial"/>
                  <w:kern w:val="24"/>
                  <w:sz w:val="16"/>
                  <w:szCs w:val="16"/>
                </w:rPr>
                <w:t>5</w:t>
              </w:r>
            </w:ins>
          </w:p>
        </w:tc>
      </w:tr>
      <w:tr w:rsidR="00EE5C29" w:rsidRPr="00EE5C29" w14:paraId="419A7F5A" w14:textId="77777777" w:rsidTr="00E07E70">
        <w:trPr>
          <w:cantSplit/>
        </w:trPr>
        <w:tc>
          <w:tcPr>
            <w:tcW w:w="810" w:type="dxa"/>
            <w:tcBorders>
              <w:right w:val="double" w:sz="4" w:space="0" w:color="auto"/>
            </w:tcBorders>
            <w:shd w:val="clear" w:color="auto" w:fill="auto"/>
            <w:vAlign w:val="center"/>
          </w:tcPr>
          <w:p w14:paraId="121051F1" w14:textId="77777777" w:rsidR="00EE5C29" w:rsidRPr="00EE5C29" w:rsidRDefault="00EE5C29" w:rsidP="00E07E70">
            <w:pPr>
              <w:pStyle w:val="TAC"/>
              <w:rPr>
                <w:sz w:val="16"/>
                <w:szCs w:val="16"/>
              </w:rPr>
            </w:pPr>
            <w:del w:id="215" w:author="CATT" w:date="2018-05-08T21:53:00Z">
              <w:r w:rsidRPr="00EE5C29" w:rsidDel="002F41EF">
                <w:rPr>
                  <w:sz w:val="16"/>
                  <w:szCs w:val="16"/>
                </w:rPr>
                <w:delText>3</w:delText>
              </w:r>
            </w:del>
            <w:ins w:id="216" w:author="CATT" w:date="2018-05-08T21:53:00Z">
              <w:r w:rsidRPr="00EE5C29">
                <w:rPr>
                  <w:sz w:val="16"/>
                  <w:szCs w:val="16"/>
                </w:rPr>
                <w:t>5</w:t>
              </w:r>
            </w:ins>
          </w:p>
        </w:tc>
        <w:tc>
          <w:tcPr>
            <w:tcW w:w="3780" w:type="dxa"/>
            <w:tcBorders>
              <w:left w:val="double" w:sz="4" w:space="0" w:color="auto"/>
            </w:tcBorders>
            <w:vAlign w:val="center"/>
          </w:tcPr>
          <w:p w14:paraId="17245183" w14:textId="77777777" w:rsidR="00EE5C29" w:rsidRPr="00EE5C29" w:rsidRDefault="00EE5C29" w:rsidP="00E07E70">
            <w:pPr>
              <w:pStyle w:val="TAC"/>
              <w:rPr>
                <w:sz w:val="16"/>
                <w:szCs w:val="16"/>
              </w:rPr>
            </w:pPr>
            <w:r w:rsidRPr="00EE5C29">
              <w:rPr>
                <w:rFonts w:cs="Arial"/>
                <w:kern w:val="24"/>
                <w:sz w:val="16"/>
                <w:szCs w:val="16"/>
              </w:rPr>
              <w:t>1</w:t>
            </w:r>
          </w:p>
        </w:tc>
        <w:tc>
          <w:tcPr>
            <w:tcW w:w="1530" w:type="dxa"/>
            <w:vAlign w:val="center"/>
          </w:tcPr>
          <w:p w14:paraId="6757C297" w14:textId="77777777" w:rsidR="00EE5C29" w:rsidRPr="00EE5C29" w:rsidRDefault="00EE5C29" w:rsidP="00E07E70">
            <w:pPr>
              <w:pStyle w:val="TAC"/>
              <w:rPr>
                <w:sz w:val="16"/>
                <w:szCs w:val="16"/>
              </w:rPr>
            </w:pPr>
            <w:r w:rsidRPr="00EE5C29">
              <w:rPr>
                <w:rFonts w:cs="Arial"/>
                <w:kern w:val="24"/>
                <w:sz w:val="16"/>
                <w:szCs w:val="16"/>
              </w:rPr>
              <w:t>24</w:t>
            </w:r>
          </w:p>
        </w:tc>
        <w:tc>
          <w:tcPr>
            <w:tcW w:w="2005" w:type="dxa"/>
            <w:vAlign w:val="center"/>
          </w:tcPr>
          <w:p w14:paraId="2CD0F6F2" w14:textId="77777777" w:rsidR="00EE5C29" w:rsidRPr="00EE5C29" w:rsidRDefault="00EE5C29" w:rsidP="00E07E70">
            <w:pPr>
              <w:pStyle w:val="TAC"/>
              <w:rPr>
                <w:sz w:val="16"/>
                <w:szCs w:val="16"/>
              </w:rPr>
            </w:pPr>
            <w:r w:rsidRPr="00EE5C29">
              <w:rPr>
                <w:rFonts w:cs="Arial"/>
                <w:kern w:val="24"/>
                <w:sz w:val="16"/>
                <w:szCs w:val="16"/>
              </w:rPr>
              <w:t>3</w:t>
            </w:r>
          </w:p>
        </w:tc>
        <w:tc>
          <w:tcPr>
            <w:tcW w:w="1444" w:type="dxa"/>
            <w:vAlign w:val="center"/>
          </w:tcPr>
          <w:p w14:paraId="679E5E74" w14:textId="77777777" w:rsidR="00EE5C29" w:rsidRPr="00EE5C29" w:rsidRDefault="00EE5C29" w:rsidP="00E07E70">
            <w:pPr>
              <w:pStyle w:val="TAC"/>
              <w:rPr>
                <w:sz w:val="16"/>
                <w:szCs w:val="16"/>
              </w:rPr>
            </w:pPr>
            <w:r w:rsidRPr="00EE5C29">
              <w:rPr>
                <w:rFonts w:cs="Arial"/>
                <w:kern w:val="24"/>
                <w:sz w:val="16"/>
                <w:szCs w:val="16"/>
              </w:rPr>
              <w:t>6</w:t>
            </w:r>
          </w:p>
        </w:tc>
      </w:tr>
      <w:tr w:rsidR="00EE5C29" w:rsidRPr="00EE5C29" w14:paraId="66AFC64D" w14:textId="77777777" w:rsidTr="00E07E70">
        <w:trPr>
          <w:cantSplit/>
        </w:trPr>
        <w:tc>
          <w:tcPr>
            <w:tcW w:w="810" w:type="dxa"/>
            <w:tcBorders>
              <w:right w:val="double" w:sz="4" w:space="0" w:color="auto"/>
            </w:tcBorders>
            <w:shd w:val="clear" w:color="auto" w:fill="auto"/>
            <w:vAlign w:val="center"/>
          </w:tcPr>
          <w:p w14:paraId="5F147928" w14:textId="77777777" w:rsidR="00EE5C29" w:rsidRPr="00EE5C29" w:rsidRDefault="00EE5C29" w:rsidP="00E07E70">
            <w:pPr>
              <w:pStyle w:val="TAC"/>
              <w:rPr>
                <w:sz w:val="16"/>
                <w:szCs w:val="16"/>
              </w:rPr>
            </w:pPr>
            <w:del w:id="217" w:author="CATT" w:date="2018-05-08T21:53:00Z">
              <w:r w:rsidRPr="00EE5C29" w:rsidDel="002F41EF">
                <w:rPr>
                  <w:sz w:val="16"/>
                  <w:szCs w:val="16"/>
                </w:rPr>
                <w:delText>4</w:delText>
              </w:r>
            </w:del>
            <w:ins w:id="218" w:author="CATT" w:date="2018-05-08T21:53:00Z">
              <w:r w:rsidRPr="00EE5C29">
                <w:rPr>
                  <w:sz w:val="16"/>
                  <w:szCs w:val="16"/>
                </w:rPr>
                <w:t>6</w:t>
              </w:r>
            </w:ins>
          </w:p>
        </w:tc>
        <w:tc>
          <w:tcPr>
            <w:tcW w:w="3780" w:type="dxa"/>
            <w:tcBorders>
              <w:left w:val="double" w:sz="4" w:space="0" w:color="auto"/>
            </w:tcBorders>
            <w:vAlign w:val="center"/>
          </w:tcPr>
          <w:p w14:paraId="2F78EF17" w14:textId="77777777" w:rsidR="00EE5C29" w:rsidRPr="00EE5C29" w:rsidRDefault="00EE5C29" w:rsidP="00E07E70">
            <w:pPr>
              <w:pStyle w:val="TAC"/>
              <w:rPr>
                <w:sz w:val="16"/>
                <w:szCs w:val="16"/>
              </w:rPr>
            </w:pPr>
            <w:r w:rsidRPr="00EE5C29">
              <w:rPr>
                <w:rFonts w:cs="Arial"/>
                <w:kern w:val="24"/>
                <w:sz w:val="16"/>
                <w:szCs w:val="16"/>
              </w:rPr>
              <w:t>1</w:t>
            </w:r>
          </w:p>
        </w:tc>
        <w:tc>
          <w:tcPr>
            <w:tcW w:w="1530" w:type="dxa"/>
            <w:vAlign w:val="center"/>
          </w:tcPr>
          <w:p w14:paraId="4D790CFD" w14:textId="77777777" w:rsidR="00EE5C29" w:rsidRPr="00EE5C29" w:rsidRDefault="00EE5C29" w:rsidP="00E07E70">
            <w:pPr>
              <w:pStyle w:val="TAC"/>
              <w:rPr>
                <w:sz w:val="16"/>
                <w:szCs w:val="16"/>
              </w:rPr>
            </w:pPr>
            <w:r w:rsidRPr="00EE5C29">
              <w:rPr>
                <w:rFonts w:cs="Arial"/>
                <w:kern w:val="24"/>
                <w:sz w:val="16"/>
                <w:szCs w:val="16"/>
              </w:rPr>
              <w:t>24</w:t>
            </w:r>
          </w:p>
        </w:tc>
        <w:tc>
          <w:tcPr>
            <w:tcW w:w="2005" w:type="dxa"/>
            <w:vAlign w:val="center"/>
          </w:tcPr>
          <w:p w14:paraId="37F41243" w14:textId="77777777" w:rsidR="00EE5C29" w:rsidRPr="00EE5C29" w:rsidRDefault="00EE5C29" w:rsidP="00E07E70">
            <w:pPr>
              <w:pStyle w:val="TAC"/>
              <w:rPr>
                <w:sz w:val="16"/>
                <w:szCs w:val="16"/>
              </w:rPr>
            </w:pPr>
            <w:r w:rsidRPr="00EE5C29">
              <w:rPr>
                <w:rFonts w:cs="Arial"/>
                <w:kern w:val="24"/>
                <w:sz w:val="16"/>
                <w:szCs w:val="16"/>
              </w:rPr>
              <w:t>3</w:t>
            </w:r>
          </w:p>
        </w:tc>
        <w:tc>
          <w:tcPr>
            <w:tcW w:w="1444" w:type="dxa"/>
            <w:vAlign w:val="center"/>
          </w:tcPr>
          <w:p w14:paraId="296D71B4" w14:textId="77777777" w:rsidR="00EE5C29" w:rsidRPr="00EE5C29" w:rsidRDefault="00EE5C29" w:rsidP="00E07E70">
            <w:pPr>
              <w:pStyle w:val="TAC"/>
              <w:rPr>
                <w:sz w:val="16"/>
                <w:szCs w:val="16"/>
              </w:rPr>
            </w:pPr>
            <w:r w:rsidRPr="00EE5C29">
              <w:rPr>
                <w:rFonts w:cs="Arial"/>
                <w:kern w:val="24"/>
                <w:sz w:val="16"/>
                <w:szCs w:val="16"/>
              </w:rPr>
              <w:t>7</w:t>
            </w:r>
          </w:p>
        </w:tc>
      </w:tr>
      <w:tr w:rsidR="00EE5C29" w:rsidRPr="00EE5C29" w14:paraId="769A9392" w14:textId="77777777" w:rsidTr="00E07E70">
        <w:trPr>
          <w:cantSplit/>
        </w:trPr>
        <w:tc>
          <w:tcPr>
            <w:tcW w:w="810" w:type="dxa"/>
            <w:tcBorders>
              <w:right w:val="double" w:sz="4" w:space="0" w:color="auto"/>
            </w:tcBorders>
            <w:shd w:val="clear" w:color="auto" w:fill="auto"/>
            <w:vAlign w:val="center"/>
          </w:tcPr>
          <w:p w14:paraId="005775DB" w14:textId="77777777" w:rsidR="00EE5C29" w:rsidRPr="00EE5C29" w:rsidRDefault="00EE5C29" w:rsidP="00E07E70">
            <w:pPr>
              <w:pStyle w:val="TAC"/>
              <w:rPr>
                <w:sz w:val="16"/>
                <w:szCs w:val="16"/>
              </w:rPr>
            </w:pPr>
            <w:del w:id="219" w:author="CATT" w:date="2018-05-08T21:53:00Z">
              <w:r w:rsidRPr="00EE5C29" w:rsidDel="002F41EF">
                <w:rPr>
                  <w:sz w:val="16"/>
                  <w:szCs w:val="16"/>
                </w:rPr>
                <w:delText>5</w:delText>
              </w:r>
            </w:del>
            <w:ins w:id="220" w:author="CATT" w:date="2018-05-08T21:53:00Z">
              <w:r w:rsidRPr="00EE5C29">
                <w:rPr>
                  <w:sz w:val="16"/>
                  <w:szCs w:val="16"/>
                </w:rPr>
                <w:t>7</w:t>
              </w:r>
            </w:ins>
          </w:p>
        </w:tc>
        <w:tc>
          <w:tcPr>
            <w:tcW w:w="3780" w:type="dxa"/>
            <w:tcBorders>
              <w:left w:val="double" w:sz="4" w:space="0" w:color="auto"/>
            </w:tcBorders>
            <w:vAlign w:val="center"/>
          </w:tcPr>
          <w:p w14:paraId="36510C08" w14:textId="77777777" w:rsidR="00EE5C29" w:rsidRPr="00EE5C29" w:rsidRDefault="00EE5C29" w:rsidP="00E07E70">
            <w:pPr>
              <w:pStyle w:val="TAC"/>
              <w:rPr>
                <w:sz w:val="16"/>
                <w:szCs w:val="16"/>
              </w:rPr>
            </w:pPr>
            <w:r w:rsidRPr="00EE5C29">
              <w:rPr>
                <w:rFonts w:cs="Arial"/>
                <w:kern w:val="24"/>
                <w:sz w:val="16"/>
                <w:szCs w:val="16"/>
              </w:rPr>
              <w:t>1</w:t>
            </w:r>
          </w:p>
        </w:tc>
        <w:tc>
          <w:tcPr>
            <w:tcW w:w="1530" w:type="dxa"/>
            <w:vAlign w:val="center"/>
          </w:tcPr>
          <w:p w14:paraId="5E474E98" w14:textId="77777777" w:rsidR="00EE5C29" w:rsidRPr="00EE5C29" w:rsidRDefault="00EE5C29" w:rsidP="00E07E70">
            <w:pPr>
              <w:pStyle w:val="TAC"/>
              <w:rPr>
                <w:sz w:val="16"/>
                <w:szCs w:val="16"/>
              </w:rPr>
            </w:pPr>
            <w:r w:rsidRPr="00EE5C29">
              <w:rPr>
                <w:rFonts w:cs="Arial"/>
                <w:kern w:val="24"/>
                <w:sz w:val="16"/>
                <w:szCs w:val="16"/>
              </w:rPr>
              <w:t>24</w:t>
            </w:r>
          </w:p>
        </w:tc>
        <w:tc>
          <w:tcPr>
            <w:tcW w:w="2005" w:type="dxa"/>
            <w:vAlign w:val="center"/>
          </w:tcPr>
          <w:p w14:paraId="709F1494" w14:textId="77777777" w:rsidR="00EE5C29" w:rsidRPr="00EE5C29" w:rsidRDefault="00EE5C29" w:rsidP="00E07E70">
            <w:pPr>
              <w:pStyle w:val="TAC"/>
              <w:rPr>
                <w:sz w:val="16"/>
                <w:szCs w:val="16"/>
              </w:rPr>
            </w:pPr>
            <w:r w:rsidRPr="00EE5C29">
              <w:rPr>
                <w:rFonts w:cs="Arial"/>
                <w:kern w:val="24"/>
                <w:sz w:val="16"/>
                <w:szCs w:val="16"/>
              </w:rPr>
              <w:t>3</w:t>
            </w:r>
          </w:p>
        </w:tc>
        <w:tc>
          <w:tcPr>
            <w:tcW w:w="1444" w:type="dxa"/>
            <w:vAlign w:val="center"/>
          </w:tcPr>
          <w:p w14:paraId="21E5592B" w14:textId="77777777" w:rsidR="00EE5C29" w:rsidRPr="00EE5C29" w:rsidRDefault="00EE5C29" w:rsidP="00E07E70">
            <w:pPr>
              <w:pStyle w:val="TAC"/>
              <w:rPr>
                <w:sz w:val="16"/>
                <w:szCs w:val="16"/>
              </w:rPr>
            </w:pPr>
            <w:r w:rsidRPr="00EE5C29">
              <w:rPr>
                <w:rFonts w:cs="Arial"/>
                <w:kern w:val="24"/>
                <w:sz w:val="16"/>
                <w:szCs w:val="16"/>
              </w:rPr>
              <w:t>8</w:t>
            </w:r>
          </w:p>
        </w:tc>
      </w:tr>
      <w:tr w:rsidR="00EE5C29" w:rsidRPr="00EE5C29" w14:paraId="23EB27F1" w14:textId="77777777" w:rsidTr="00E07E70">
        <w:trPr>
          <w:cantSplit/>
        </w:trPr>
        <w:tc>
          <w:tcPr>
            <w:tcW w:w="810" w:type="dxa"/>
            <w:tcBorders>
              <w:right w:val="double" w:sz="4" w:space="0" w:color="auto"/>
            </w:tcBorders>
            <w:shd w:val="clear" w:color="auto" w:fill="auto"/>
            <w:vAlign w:val="center"/>
          </w:tcPr>
          <w:p w14:paraId="231C36C9" w14:textId="77777777" w:rsidR="00EE5C29" w:rsidRPr="00EE5C29" w:rsidRDefault="00EE5C29" w:rsidP="00E07E70">
            <w:pPr>
              <w:pStyle w:val="TAC"/>
              <w:rPr>
                <w:sz w:val="16"/>
                <w:szCs w:val="16"/>
              </w:rPr>
            </w:pPr>
            <w:del w:id="221" w:author="CATT" w:date="2018-05-08T21:53:00Z">
              <w:r w:rsidRPr="00EE5C29" w:rsidDel="005842E2">
                <w:rPr>
                  <w:sz w:val="16"/>
                  <w:szCs w:val="16"/>
                </w:rPr>
                <w:delText>6</w:delText>
              </w:r>
            </w:del>
            <w:ins w:id="222" w:author="CATT" w:date="2018-05-08T21:53:00Z">
              <w:r w:rsidRPr="00EE5C29">
                <w:rPr>
                  <w:sz w:val="16"/>
                  <w:szCs w:val="16"/>
                </w:rPr>
                <w:t>8</w:t>
              </w:r>
            </w:ins>
          </w:p>
        </w:tc>
        <w:tc>
          <w:tcPr>
            <w:tcW w:w="3780" w:type="dxa"/>
            <w:tcBorders>
              <w:left w:val="double" w:sz="4" w:space="0" w:color="auto"/>
            </w:tcBorders>
            <w:vAlign w:val="center"/>
          </w:tcPr>
          <w:p w14:paraId="0C6E827B" w14:textId="77777777" w:rsidR="00EE5C29" w:rsidRPr="00EE5C29" w:rsidRDefault="00EE5C29" w:rsidP="00E07E70">
            <w:pPr>
              <w:pStyle w:val="TAC"/>
              <w:rPr>
                <w:sz w:val="16"/>
                <w:szCs w:val="16"/>
              </w:rPr>
            </w:pPr>
            <w:r w:rsidRPr="00EE5C29">
              <w:rPr>
                <w:rFonts w:cs="Arial"/>
                <w:kern w:val="24"/>
                <w:sz w:val="16"/>
                <w:szCs w:val="16"/>
              </w:rPr>
              <w:t>1</w:t>
            </w:r>
          </w:p>
        </w:tc>
        <w:tc>
          <w:tcPr>
            <w:tcW w:w="1530" w:type="dxa"/>
            <w:vAlign w:val="center"/>
          </w:tcPr>
          <w:p w14:paraId="06906AC6" w14:textId="77777777" w:rsidR="00EE5C29" w:rsidRPr="00EE5C29" w:rsidRDefault="00EE5C29" w:rsidP="00E07E70">
            <w:pPr>
              <w:pStyle w:val="TAC"/>
              <w:rPr>
                <w:sz w:val="16"/>
                <w:szCs w:val="16"/>
              </w:rPr>
            </w:pPr>
            <w:r w:rsidRPr="00EE5C29">
              <w:rPr>
                <w:rFonts w:cs="Arial"/>
                <w:kern w:val="24"/>
                <w:sz w:val="16"/>
                <w:szCs w:val="16"/>
              </w:rPr>
              <w:t>48</w:t>
            </w:r>
          </w:p>
        </w:tc>
        <w:tc>
          <w:tcPr>
            <w:tcW w:w="2005" w:type="dxa"/>
            <w:vAlign w:val="center"/>
          </w:tcPr>
          <w:p w14:paraId="6D5CE958" w14:textId="77777777" w:rsidR="00EE5C29" w:rsidRPr="00EE5C29" w:rsidRDefault="00EE5C29" w:rsidP="00E07E70">
            <w:pPr>
              <w:pStyle w:val="TAC"/>
              <w:rPr>
                <w:sz w:val="16"/>
                <w:szCs w:val="16"/>
              </w:rPr>
            </w:pPr>
            <w:r w:rsidRPr="00EE5C29">
              <w:rPr>
                <w:rFonts w:cs="Arial"/>
                <w:kern w:val="24"/>
                <w:sz w:val="16"/>
                <w:szCs w:val="16"/>
              </w:rPr>
              <w:t>1</w:t>
            </w:r>
          </w:p>
        </w:tc>
        <w:tc>
          <w:tcPr>
            <w:tcW w:w="1444" w:type="dxa"/>
            <w:vAlign w:val="center"/>
          </w:tcPr>
          <w:p w14:paraId="2070D6BF" w14:textId="77777777" w:rsidR="00EE5C29" w:rsidRPr="00EE5C29" w:rsidRDefault="00EE5C29" w:rsidP="00E07E70">
            <w:pPr>
              <w:pStyle w:val="TAC"/>
              <w:rPr>
                <w:sz w:val="16"/>
                <w:szCs w:val="16"/>
              </w:rPr>
            </w:pPr>
            <w:r w:rsidRPr="00EE5C29">
              <w:rPr>
                <w:rFonts w:cs="Arial"/>
                <w:kern w:val="24"/>
                <w:sz w:val="16"/>
                <w:szCs w:val="16"/>
              </w:rPr>
              <w:t>18</w:t>
            </w:r>
          </w:p>
        </w:tc>
      </w:tr>
      <w:tr w:rsidR="00EE5C29" w:rsidRPr="00EE5C29" w14:paraId="1F436D67" w14:textId="77777777" w:rsidTr="00E07E70">
        <w:trPr>
          <w:cantSplit/>
        </w:trPr>
        <w:tc>
          <w:tcPr>
            <w:tcW w:w="810" w:type="dxa"/>
            <w:tcBorders>
              <w:right w:val="double" w:sz="4" w:space="0" w:color="auto"/>
            </w:tcBorders>
            <w:shd w:val="clear" w:color="auto" w:fill="auto"/>
            <w:vAlign w:val="center"/>
          </w:tcPr>
          <w:p w14:paraId="0F681821" w14:textId="77777777" w:rsidR="00EE5C29" w:rsidRPr="00EE5C29" w:rsidRDefault="00EE5C29" w:rsidP="00E07E70">
            <w:pPr>
              <w:pStyle w:val="TAC"/>
              <w:rPr>
                <w:sz w:val="16"/>
                <w:szCs w:val="16"/>
              </w:rPr>
            </w:pPr>
            <w:del w:id="223" w:author="CATT" w:date="2018-05-08T21:53:00Z">
              <w:r w:rsidRPr="00EE5C29" w:rsidDel="005842E2">
                <w:rPr>
                  <w:sz w:val="16"/>
                  <w:szCs w:val="16"/>
                </w:rPr>
                <w:delText>7</w:delText>
              </w:r>
            </w:del>
            <w:ins w:id="224" w:author="CATT" w:date="2018-05-08T21:53:00Z">
              <w:r w:rsidRPr="00EE5C29">
                <w:rPr>
                  <w:sz w:val="16"/>
                  <w:szCs w:val="16"/>
                </w:rPr>
                <w:t>9</w:t>
              </w:r>
            </w:ins>
          </w:p>
        </w:tc>
        <w:tc>
          <w:tcPr>
            <w:tcW w:w="3780" w:type="dxa"/>
            <w:tcBorders>
              <w:left w:val="double" w:sz="4" w:space="0" w:color="auto"/>
            </w:tcBorders>
            <w:vAlign w:val="center"/>
          </w:tcPr>
          <w:p w14:paraId="277259B8" w14:textId="77777777" w:rsidR="00EE5C29" w:rsidRPr="00EE5C29" w:rsidRDefault="00EE5C29" w:rsidP="00E07E70">
            <w:pPr>
              <w:pStyle w:val="TAC"/>
              <w:rPr>
                <w:sz w:val="16"/>
                <w:szCs w:val="16"/>
              </w:rPr>
            </w:pPr>
            <w:r w:rsidRPr="00EE5C29">
              <w:rPr>
                <w:rFonts w:cs="Arial"/>
                <w:kern w:val="24"/>
                <w:sz w:val="16"/>
                <w:szCs w:val="16"/>
              </w:rPr>
              <w:t>1</w:t>
            </w:r>
          </w:p>
        </w:tc>
        <w:tc>
          <w:tcPr>
            <w:tcW w:w="1530" w:type="dxa"/>
            <w:vAlign w:val="center"/>
          </w:tcPr>
          <w:p w14:paraId="68E8B65E" w14:textId="77777777" w:rsidR="00EE5C29" w:rsidRPr="00EE5C29" w:rsidRDefault="00EE5C29" w:rsidP="00E07E70">
            <w:pPr>
              <w:pStyle w:val="TAC"/>
              <w:rPr>
                <w:sz w:val="16"/>
                <w:szCs w:val="16"/>
              </w:rPr>
            </w:pPr>
            <w:r w:rsidRPr="00EE5C29">
              <w:rPr>
                <w:rFonts w:cs="Arial"/>
                <w:kern w:val="24"/>
                <w:sz w:val="16"/>
                <w:szCs w:val="16"/>
              </w:rPr>
              <w:t>48</w:t>
            </w:r>
          </w:p>
        </w:tc>
        <w:tc>
          <w:tcPr>
            <w:tcW w:w="2005" w:type="dxa"/>
            <w:vAlign w:val="center"/>
          </w:tcPr>
          <w:p w14:paraId="42A91BC6" w14:textId="77777777" w:rsidR="00EE5C29" w:rsidRPr="00EE5C29" w:rsidRDefault="00EE5C29" w:rsidP="00E07E70">
            <w:pPr>
              <w:pStyle w:val="TAC"/>
              <w:rPr>
                <w:sz w:val="16"/>
                <w:szCs w:val="16"/>
              </w:rPr>
            </w:pPr>
            <w:r w:rsidRPr="00EE5C29">
              <w:rPr>
                <w:rFonts w:cs="Arial"/>
                <w:kern w:val="24"/>
                <w:sz w:val="16"/>
                <w:szCs w:val="16"/>
              </w:rPr>
              <w:t>1</w:t>
            </w:r>
          </w:p>
        </w:tc>
        <w:tc>
          <w:tcPr>
            <w:tcW w:w="1444" w:type="dxa"/>
            <w:vAlign w:val="center"/>
          </w:tcPr>
          <w:p w14:paraId="6C9B5CC9" w14:textId="77777777" w:rsidR="00EE5C29" w:rsidRPr="00EE5C29" w:rsidRDefault="00EE5C29" w:rsidP="00E07E70">
            <w:pPr>
              <w:pStyle w:val="TAC"/>
              <w:rPr>
                <w:sz w:val="16"/>
                <w:szCs w:val="16"/>
              </w:rPr>
            </w:pPr>
            <w:r w:rsidRPr="00EE5C29">
              <w:rPr>
                <w:rFonts w:cs="Arial"/>
                <w:kern w:val="24"/>
                <w:sz w:val="16"/>
                <w:szCs w:val="16"/>
              </w:rPr>
              <w:t>20</w:t>
            </w:r>
          </w:p>
        </w:tc>
      </w:tr>
      <w:tr w:rsidR="00EE5C29" w:rsidRPr="00EE5C29" w14:paraId="495035FC" w14:textId="77777777" w:rsidTr="00E07E70">
        <w:trPr>
          <w:cantSplit/>
        </w:trPr>
        <w:tc>
          <w:tcPr>
            <w:tcW w:w="810" w:type="dxa"/>
            <w:tcBorders>
              <w:right w:val="double" w:sz="4" w:space="0" w:color="auto"/>
            </w:tcBorders>
            <w:shd w:val="clear" w:color="auto" w:fill="auto"/>
            <w:vAlign w:val="center"/>
          </w:tcPr>
          <w:p w14:paraId="78C8CEEC" w14:textId="77777777" w:rsidR="00EE5C29" w:rsidRPr="00EE5C29" w:rsidRDefault="00EE5C29" w:rsidP="00E07E70">
            <w:pPr>
              <w:pStyle w:val="TAC"/>
              <w:rPr>
                <w:sz w:val="16"/>
                <w:szCs w:val="16"/>
                <w:lang w:val="en-US"/>
              </w:rPr>
            </w:pPr>
            <w:del w:id="225" w:author="CATT" w:date="2018-05-08T21:54:00Z">
              <w:r w:rsidRPr="00EE5C29" w:rsidDel="005842E2">
                <w:rPr>
                  <w:sz w:val="16"/>
                  <w:szCs w:val="16"/>
                  <w:lang w:val="en-US"/>
                </w:rPr>
                <w:delText>8</w:delText>
              </w:r>
            </w:del>
            <w:ins w:id="226" w:author="CATT" w:date="2018-05-08T21:54:00Z">
              <w:r w:rsidRPr="00EE5C29">
                <w:rPr>
                  <w:sz w:val="16"/>
                  <w:szCs w:val="16"/>
                  <w:lang w:val="en-US"/>
                </w:rPr>
                <w:t>10</w:t>
              </w:r>
            </w:ins>
          </w:p>
        </w:tc>
        <w:tc>
          <w:tcPr>
            <w:tcW w:w="3780" w:type="dxa"/>
            <w:tcBorders>
              <w:left w:val="double" w:sz="4" w:space="0" w:color="auto"/>
            </w:tcBorders>
            <w:vAlign w:val="center"/>
          </w:tcPr>
          <w:p w14:paraId="4AB73104" w14:textId="77777777" w:rsidR="00EE5C29" w:rsidRPr="00EE5C29" w:rsidRDefault="00EE5C29" w:rsidP="00E07E70">
            <w:pPr>
              <w:pStyle w:val="TAC"/>
              <w:rPr>
                <w:sz w:val="16"/>
                <w:szCs w:val="16"/>
              </w:rPr>
            </w:pPr>
            <w:r w:rsidRPr="00EE5C29">
              <w:rPr>
                <w:rFonts w:cs="Arial"/>
                <w:kern w:val="24"/>
                <w:sz w:val="16"/>
                <w:szCs w:val="16"/>
              </w:rPr>
              <w:t>1</w:t>
            </w:r>
          </w:p>
        </w:tc>
        <w:tc>
          <w:tcPr>
            <w:tcW w:w="1530" w:type="dxa"/>
            <w:vAlign w:val="center"/>
          </w:tcPr>
          <w:p w14:paraId="70E034E6" w14:textId="77777777" w:rsidR="00EE5C29" w:rsidRPr="00EE5C29" w:rsidRDefault="00EE5C29" w:rsidP="00E07E70">
            <w:pPr>
              <w:pStyle w:val="TAC"/>
              <w:rPr>
                <w:sz w:val="16"/>
                <w:szCs w:val="16"/>
              </w:rPr>
            </w:pPr>
            <w:r w:rsidRPr="00EE5C29">
              <w:rPr>
                <w:rFonts w:cs="Arial"/>
                <w:kern w:val="24"/>
                <w:sz w:val="16"/>
                <w:szCs w:val="16"/>
              </w:rPr>
              <w:t>48</w:t>
            </w:r>
          </w:p>
        </w:tc>
        <w:tc>
          <w:tcPr>
            <w:tcW w:w="2005" w:type="dxa"/>
            <w:vAlign w:val="center"/>
          </w:tcPr>
          <w:p w14:paraId="645A6293" w14:textId="77777777" w:rsidR="00EE5C29" w:rsidRPr="00EE5C29" w:rsidRDefault="00EE5C29" w:rsidP="00E07E70">
            <w:pPr>
              <w:pStyle w:val="TAC"/>
              <w:rPr>
                <w:sz w:val="16"/>
                <w:szCs w:val="16"/>
              </w:rPr>
            </w:pPr>
            <w:r w:rsidRPr="00EE5C29">
              <w:rPr>
                <w:rFonts w:cs="Arial"/>
                <w:kern w:val="24"/>
                <w:sz w:val="16"/>
                <w:szCs w:val="16"/>
              </w:rPr>
              <w:t>2</w:t>
            </w:r>
          </w:p>
        </w:tc>
        <w:tc>
          <w:tcPr>
            <w:tcW w:w="1444" w:type="dxa"/>
            <w:vAlign w:val="center"/>
          </w:tcPr>
          <w:p w14:paraId="7A848787" w14:textId="77777777" w:rsidR="00EE5C29" w:rsidRPr="00EE5C29" w:rsidRDefault="00EE5C29" w:rsidP="00E07E70">
            <w:pPr>
              <w:pStyle w:val="TAC"/>
              <w:rPr>
                <w:sz w:val="16"/>
                <w:szCs w:val="16"/>
              </w:rPr>
            </w:pPr>
            <w:r w:rsidRPr="00EE5C29">
              <w:rPr>
                <w:rFonts w:cs="Arial"/>
                <w:kern w:val="24"/>
                <w:sz w:val="16"/>
                <w:szCs w:val="16"/>
              </w:rPr>
              <w:t>18</w:t>
            </w:r>
          </w:p>
        </w:tc>
      </w:tr>
      <w:tr w:rsidR="00EE5C29" w:rsidRPr="00EE5C29" w14:paraId="7CADB8C4" w14:textId="77777777" w:rsidTr="00E07E70">
        <w:trPr>
          <w:cantSplit/>
        </w:trPr>
        <w:tc>
          <w:tcPr>
            <w:tcW w:w="810" w:type="dxa"/>
            <w:tcBorders>
              <w:right w:val="double" w:sz="4" w:space="0" w:color="auto"/>
            </w:tcBorders>
            <w:shd w:val="clear" w:color="auto" w:fill="auto"/>
            <w:vAlign w:val="center"/>
          </w:tcPr>
          <w:p w14:paraId="2533ECC6" w14:textId="77777777" w:rsidR="00EE5C29" w:rsidRPr="00EE5C29" w:rsidRDefault="00EE5C29" w:rsidP="00E07E70">
            <w:pPr>
              <w:pStyle w:val="TAC"/>
              <w:rPr>
                <w:sz w:val="16"/>
                <w:szCs w:val="16"/>
              </w:rPr>
            </w:pPr>
            <w:del w:id="227" w:author="CATT" w:date="2018-05-08T21:54:00Z">
              <w:r w:rsidRPr="00EE5C29" w:rsidDel="005842E2">
                <w:rPr>
                  <w:sz w:val="16"/>
                  <w:szCs w:val="16"/>
                </w:rPr>
                <w:delText>9</w:delText>
              </w:r>
            </w:del>
            <w:ins w:id="228" w:author="CATT" w:date="2018-05-08T21:54:00Z">
              <w:r w:rsidRPr="00EE5C29">
                <w:rPr>
                  <w:sz w:val="16"/>
                  <w:szCs w:val="16"/>
                </w:rPr>
                <w:t>11</w:t>
              </w:r>
            </w:ins>
          </w:p>
        </w:tc>
        <w:tc>
          <w:tcPr>
            <w:tcW w:w="3780" w:type="dxa"/>
            <w:tcBorders>
              <w:left w:val="double" w:sz="4" w:space="0" w:color="auto"/>
            </w:tcBorders>
            <w:vAlign w:val="center"/>
          </w:tcPr>
          <w:p w14:paraId="540F34CE" w14:textId="77777777" w:rsidR="00EE5C29" w:rsidRPr="00EE5C29" w:rsidRDefault="00EE5C29" w:rsidP="00E07E70">
            <w:pPr>
              <w:pStyle w:val="TAC"/>
              <w:rPr>
                <w:sz w:val="16"/>
                <w:szCs w:val="16"/>
              </w:rPr>
            </w:pPr>
            <w:r w:rsidRPr="00EE5C29">
              <w:rPr>
                <w:rFonts w:cs="Arial"/>
                <w:kern w:val="24"/>
                <w:sz w:val="16"/>
                <w:szCs w:val="16"/>
              </w:rPr>
              <w:t>1</w:t>
            </w:r>
          </w:p>
        </w:tc>
        <w:tc>
          <w:tcPr>
            <w:tcW w:w="1530" w:type="dxa"/>
            <w:vAlign w:val="center"/>
          </w:tcPr>
          <w:p w14:paraId="6669AA9C" w14:textId="77777777" w:rsidR="00EE5C29" w:rsidRPr="00EE5C29" w:rsidRDefault="00EE5C29" w:rsidP="00E07E70">
            <w:pPr>
              <w:pStyle w:val="TAC"/>
              <w:rPr>
                <w:sz w:val="16"/>
                <w:szCs w:val="16"/>
              </w:rPr>
            </w:pPr>
            <w:r w:rsidRPr="00EE5C29">
              <w:rPr>
                <w:rFonts w:cs="Arial"/>
                <w:kern w:val="24"/>
                <w:sz w:val="16"/>
                <w:szCs w:val="16"/>
              </w:rPr>
              <w:t>48</w:t>
            </w:r>
          </w:p>
        </w:tc>
        <w:tc>
          <w:tcPr>
            <w:tcW w:w="2005" w:type="dxa"/>
            <w:vAlign w:val="center"/>
          </w:tcPr>
          <w:p w14:paraId="7EC31276" w14:textId="77777777" w:rsidR="00EE5C29" w:rsidRPr="00EE5C29" w:rsidRDefault="00EE5C29" w:rsidP="00E07E70">
            <w:pPr>
              <w:pStyle w:val="TAC"/>
              <w:rPr>
                <w:sz w:val="16"/>
                <w:szCs w:val="16"/>
              </w:rPr>
            </w:pPr>
            <w:r w:rsidRPr="00EE5C29">
              <w:rPr>
                <w:rFonts w:cs="Arial"/>
                <w:kern w:val="24"/>
                <w:sz w:val="16"/>
                <w:szCs w:val="16"/>
              </w:rPr>
              <w:t>2</w:t>
            </w:r>
          </w:p>
        </w:tc>
        <w:tc>
          <w:tcPr>
            <w:tcW w:w="1444" w:type="dxa"/>
            <w:vAlign w:val="center"/>
          </w:tcPr>
          <w:p w14:paraId="1CA8395F" w14:textId="77777777" w:rsidR="00EE5C29" w:rsidRPr="00EE5C29" w:rsidRDefault="00EE5C29" w:rsidP="00E07E70">
            <w:pPr>
              <w:pStyle w:val="TAC"/>
              <w:rPr>
                <w:sz w:val="16"/>
                <w:szCs w:val="16"/>
              </w:rPr>
            </w:pPr>
            <w:r w:rsidRPr="00EE5C29">
              <w:rPr>
                <w:rFonts w:cs="Arial"/>
                <w:kern w:val="24"/>
                <w:sz w:val="16"/>
                <w:szCs w:val="16"/>
              </w:rPr>
              <w:t>20</w:t>
            </w:r>
          </w:p>
        </w:tc>
      </w:tr>
      <w:tr w:rsidR="00EE5C29" w:rsidRPr="00EE5C29" w14:paraId="3CEE8C78" w14:textId="77777777" w:rsidTr="00E07E70">
        <w:trPr>
          <w:cantSplit/>
        </w:trPr>
        <w:tc>
          <w:tcPr>
            <w:tcW w:w="810" w:type="dxa"/>
            <w:tcBorders>
              <w:right w:val="double" w:sz="4" w:space="0" w:color="auto"/>
            </w:tcBorders>
            <w:shd w:val="clear" w:color="auto" w:fill="auto"/>
            <w:vAlign w:val="center"/>
          </w:tcPr>
          <w:p w14:paraId="2F962D71" w14:textId="77777777" w:rsidR="00EE5C29" w:rsidRPr="00EE5C29" w:rsidRDefault="00EE5C29" w:rsidP="00E07E70">
            <w:pPr>
              <w:pStyle w:val="TAC"/>
              <w:rPr>
                <w:sz w:val="16"/>
                <w:szCs w:val="16"/>
              </w:rPr>
            </w:pPr>
            <w:del w:id="229" w:author="CATT" w:date="2018-05-08T21:54:00Z">
              <w:r w:rsidRPr="00EE5C29" w:rsidDel="005842E2">
                <w:rPr>
                  <w:sz w:val="16"/>
                  <w:szCs w:val="16"/>
                </w:rPr>
                <w:delText>10</w:delText>
              </w:r>
            </w:del>
            <w:ins w:id="230" w:author="CATT" w:date="2018-05-08T21:54:00Z">
              <w:r w:rsidRPr="00EE5C29">
                <w:rPr>
                  <w:sz w:val="16"/>
                  <w:szCs w:val="16"/>
                </w:rPr>
                <w:t>12</w:t>
              </w:r>
            </w:ins>
          </w:p>
        </w:tc>
        <w:tc>
          <w:tcPr>
            <w:tcW w:w="3780" w:type="dxa"/>
            <w:tcBorders>
              <w:left w:val="double" w:sz="4" w:space="0" w:color="auto"/>
            </w:tcBorders>
            <w:vAlign w:val="center"/>
          </w:tcPr>
          <w:p w14:paraId="2F5A13CE" w14:textId="77777777" w:rsidR="00EE5C29" w:rsidRPr="00EE5C29" w:rsidRDefault="00EE5C29" w:rsidP="00E07E70">
            <w:pPr>
              <w:pStyle w:val="TAC"/>
              <w:rPr>
                <w:sz w:val="16"/>
                <w:szCs w:val="16"/>
              </w:rPr>
            </w:pPr>
            <w:r w:rsidRPr="00EE5C29">
              <w:rPr>
                <w:rFonts w:cs="Arial"/>
                <w:kern w:val="24"/>
                <w:sz w:val="16"/>
                <w:szCs w:val="16"/>
              </w:rPr>
              <w:t>1</w:t>
            </w:r>
          </w:p>
        </w:tc>
        <w:tc>
          <w:tcPr>
            <w:tcW w:w="1530" w:type="dxa"/>
            <w:vAlign w:val="center"/>
          </w:tcPr>
          <w:p w14:paraId="2DB691D1" w14:textId="77777777" w:rsidR="00EE5C29" w:rsidRPr="00EE5C29" w:rsidRDefault="00EE5C29" w:rsidP="00E07E70">
            <w:pPr>
              <w:pStyle w:val="TAC"/>
              <w:rPr>
                <w:sz w:val="16"/>
                <w:szCs w:val="16"/>
              </w:rPr>
            </w:pPr>
            <w:r w:rsidRPr="00EE5C29">
              <w:rPr>
                <w:rFonts w:cs="Arial"/>
                <w:kern w:val="24"/>
                <w:sz w:val="16"/>
                <w:szCs w:val="16"/>
              </w:rPr>
              <w:t>48</w:t>
            </w:r>
          </w:p>
        </w:tc>
        <w:tc>
          <w:tcPr>
            <w:tcW w:w="2005" w:type="dxa"/>
            <w:vAlign w:val="center"/>
          </w:tcPr>
          <w:p w14:paraId="5004B972" w14:textId="77777777" w:rsidR="00EE5C29" w:rsidRPr="00EE5C29" w:rsidRDefault="00EE5C29" w:rsidP="00E07E70">
            <w:pPr>
              <w:pStyle w:val="TAC"/>
              <w:rPr>
                <w:sz w:val="16"/>
                <w:szCs w:val="16"/>
              </w:rPr>
            </w:pPr>
            <w:r w:rsidRPr="00EE5C29">
              <w:rPr>
                <w:rFonts w:cs="Arial"/>
                <w:kern w:val="24"/>
                <w:sz w:val="16"/>
                <w:szCs w:val="16"/>
              </w:rPr>
              <w:t>3</w:t>
            </w:r>
          </w:p>
        </w:tc>
        <w:tc>
          <w:tcPr>
            <w:tcW w:w="1444" w:type="dxa"/>
            <w:vAlign w:val="center"/>
          </w:tcPr>
          <w:p w14:paraId="604B1EEE" w14:textId="77777777" w:rsidR="00EE5C29" w:rsidRPr="00EE5C29" w:rsidRDefault="00EE5C29" w:rsidP="00E07E70">
            <w:pPr>
              <w:pStyle w:val="TAC"/>
              <w:rPr>
                <w:sz w:val="16"/>
                <w:szCs w:val="16"/>
              </w:rPr>
            </w:pPr>
            <w:r w:rsidRPr="00EE5C29">
              <w:rPr>
                <w:rFonts w:cs="Arial"/>
                <w:kern w:val="24"/>
                <w:sz w:val="16"/>
                <w:szCs w:val="16"/>
              </w:rPr>
              <w:t>18</w:t>
            </w:r>
          </w:p>
        </w:tc>
      </w:tr>
      <w:tr w:rsidR="00EE5C29" w:rsidRPr="00EE5C29" w14:paraId="28714033" w14:textId="77777777" w:rsidTr="00E07E70">
        <w:trPr>
          <w:cantSplit/>
        </w:trPr>
        <w:tc>
          <w:tcPr>
            <w:tcW w:w="810" w:type="dxa"/>
            <w:tcBorders>
              <w:right w:val="double" w:sz="4" w:space="0" w:color="auto"/>
            </w:tcBorders>
            <w:shd w:val="clear" w:color="auto" w:fill="auto"/>
            <w:vAlign w:val="center"/>
          </w:tcPr>
          <w:p w14:paraId="268FA2AC" w14:textId="77777777" w:rsidR="00EE5C29" w:rsidRPr="00EE5C29" w:rsidRDefault="00EE5C29" w:rsidP="00E07E70">
            <w:pPr>
              <w:pStyle w:val="TAC"/>
              <w:rPr>
                <w:sz w:val="16"/>
                <w:szCs w:val="16"/>
              </w:rPr>
            </w:pPr>
            <w:del w:id="231" w:author="CATT" w:date="2018-05-08T21:54:00Z">
              <w:r w:rsidRPr="00EE5C29" w:rsidDel="005842E2">
                <w:rPr>
                  <w:sz w:val="16"/>
                  <w:szCs w:val="16"/>
                </w:rPr>
                <w:delText>11</w:delText>
              </w:r>
            </w:del>
            <w:ins w:id="232" w:author="CATT" w:date="2018-05-08T21:54:00Z">
              <w:r w:rsidRPr="00EE5C29">
                <w:rPr>
                  <w:sz w:val="16"/>
                  <w:szCs w:val="16"/>
                </w:rPr>
                <w:t>13</w:t>
              </w:r>
            </w:ins>
          </w:p>
        </w:tc>
        <w:tc>
          <w:tcPr>
            <w:tcW w:w="3780" w:type="dxa"/>
            <w:tcBorders>
              <w:left w:val="double" w:sz="4" w:space="0" w:color="auto"/>
            </w:tcBorders>
            <w:vAlign w:val="center"/>
          </w:tcPr>
          <w:p w14:paraId="6F607A78" w14:textId="77777777" w:rsidR="00EE5C29" w:rsidRPr="00EE5C29" w:rsidRDefault="00EE5C29" w:rsidP="00E07E70">
            <w:pPr>
              <w:pStyle w:val="TAC"/>
              <w:rPr>
                <w:sz w:val="16"/>
                <w:szCs w:val="16"/>
              </w:rPr>
            </w:pPr>
            <w:r w:rsidRPr="00EE5C29">
              <w:rPr>
                <w:rFonts w:cs="Arial"/>
                <w:kern w:val="24"/>
                <w:sz w:val="16"/>
                <w:szCs w:val="16"/>
              </w:rPr>
              <w:t>1</w:t>
            </w:r>
          </w:p>
        </w:tc>
        <w:tc>
          <w:tcPr>
            <w:tcW w:w="1530" w:type="dxa"/>
            <w:vAlign w:val="center"/>
          </w:tcPr>
          <w:p w14:paraId="63475390" w14:textId="77777777" w:rsidR="00EE5C29" w:rsidRPr="00EE5C29" w:rsidRDefault="00EE5C29" w:rsidP="00E07E70">
            <w:pPr>
              <w:pStyle w:val="TAC"/>
              <w:rPr>
                <w:sz w:val="16"/>
                <w:szCs w:val="16"/>
              </w:rPr>
            </w:pPr>
            <w:r w:rsidRPr="00EE5C29">
              <w:rPr>
                <w:rFonts w:cs="Arial"/>
                <w:kern w:val="24"/>
                <w:sz w:val="16"/>
                <w:szCs w:val="16"/>
              </w:rPr>
              <w:t>48</w:t>
            </w:r>
          </w:p>
        </w:tc>
        <w:tc>
          <w:tcPr>
            <w:tcW w:w="2005" w:type="dxa"/>
            <w:vAlign w:val="center"/>
          </w:tcPr>
          <w:p w14:paraId="425DB2D3" w14:textId="77777777" w:rsidR="00EE5C29" w:rsidRPr="00EE5C29" w:rsidRDefault="00EE5C29" w:rsidP="00E07E70">
            <w:pPr>
              <w:pStyle w:val="TAC"/>
              <w:rPr>
                <w:sz w:val="16"/>
                <w:szCs w:val="16"/>
              </w:rPr>
            </w:pPr>
            <w:r w:rsidRPr="00EE5C29">
              <w:rPr>
                <w:rFonts w:cs="Arial"/>
                <w:kern w:val="24"/>
                <w:sz w:val="16"/>
                <w:szCs w:val="16"/>
              </w:rPr>
              <w:t>3</w:t>
            </w:r>
          </w:p>
        </w:tc>
        <w:tc>
          <w:tcPr>
            <w:tcW w:w="1444" w:type="dxa"/>
            <w:vAlign w:val="center"/>
          </w:tcPr>
          <w:p w14:paraId="1FA217A1" w14:textId="77777777" w:rsidR="00EE5C29" w:rsidRPr="00EE5C29" w:rsidRDefault="00EE5C29" w:rsidP="00E07E70">
            <w:pPr>
              <w:pStyle w:val="TAC"/>
              <w:rPr>
                <w:sz w:val="16"/>
                <w:szCs w:val="16"/>
              </w:rPr>
            </w:pPr>
            <w:r w:rsidRPr="00EE5C29">
              <w:rPr>
                <w:rFonts w:cs="Arial"/>
                <w:kern w:val="24"/>
                <w:sz w:val="16"/>
                <w:szCs w:val="16"/>
              </w:rPr>
              <w:t>20</w:t>
            </w:r>
          </w:p>
        </w:tc>
      </w:tr>
      <w:tr w:rsidR="00EE5C29" w:rsidRPr="00EE5C29" w:rsidDel="005842E2" w14:paraId="4D392D0F" w14:textId="77777777" w:rsidTr="00E07E70">
        <w:trPr>
          <w:cantSplit/>
          <w:del w:id="233" w:author="CATT" w:date="2018-05-08T21:54:00Z"/>
        </w:trPr>
        <w:tc>
          <w:tcPr>
            <w:tcW w:w="810" w:type="dxa"/>
            <w:tcBorders>
              <w:right w:val="double" w:sz="4" w:space="0" w:color="auto"/>
            </w:tcBorders>
            <w:shd w:val="clear" w:color="auto" w:fill="auto"/>
            <w:vAlign w:val="center"/>
          </w:tcPr>
          <w:p w14:paraId="1BB8ADA9" w14:textId="77777777" w:rsidR="00EE5C29" w:rsidRPr="00EE5C29" w:rsidDel="005842E2" w:rsidRDefault="00EE5C29" w:rsidP="00E07E70">
            <w:pPr>
              <w:pStyle w:val="TAC"/>
              <w:rPr>
                <w:del w:id="234" w:author="CATT" w:date="2018-05-08T21:54:00Z"/>
                <w:sz w:val="16"/>
                <w:szCs w:val="16"/>
              </w:rPr>
            </w:pPr>
            <w:del w:id="235" w:author="CATT" w:date="2018-05-08T21:54:00Z">
              <w:r w:rsidRPr="00EE5C29" w:rsidDel="005842E2">
                <w:rPr>
                  <w:sz w:val="16"/>
                  <w:szCs w:val="16"/>
                </w:rPr>
                <w:delText>12</w:delText>
              </w:r>
            </w:del>
          </w:p>
        </w:tc>
        <w:tc>
          <w:tcPr>
            <w:tcW w:w="8759" w:type="dxa"/>
            <w:gridSpan w:val="4"/>
            <w:tcBorders>
              <w:left w:val="double" w:sz="4" w:space="0" w:color="auto"/>
            </w:tcBorders>
            <w:vAlign w:val="center"/>
          </w:tcPr>
          <w:p w14:paraId="16EAEAAA" w14:textId="77777777" w:rsidR="00EE5C29" w:rsidRPr="00EE5C29" w:rsidDel="005842E2" w:rsidRDefault="00EE5C29" w:rsidP="00E07E70">
            <w:pPr>
              <w:pStyle w:val="TAC"/>
              <w:rPr>
                <w:del w:id="236" w:author="CATT" w:date="2018-05-08T21:54:00Z"/>
                <w:sz w:val="16"/>
                <w:szCs w:val="16"/>
              </w:rPr>
            </w:pPr>
            <w:del w:id="237" w:author="CATT" w:date="2018-05-08T21:54:00Z">
              <w:r w:rsidRPr="00EE5C29" w:rsidDel="005842E2">
                <w:rPr>
                  <w:rFonts w:cs="Arial"/>
                  <w:kern w:val="24"/>
                  <w:sz w:val="16"/>
                  <w:szCs w:val="16"/>
                </w:rPr>
                <w:delText>Reserved</w:delText>
              </w:r>
            </w:del>
          </w:p>
        </w:tc>
      </w:tr>
      <w:tr w:rsidR="00EE5C29" w:rsidRPr="00EE5C29" w:rsidDel="005842E2" w14:paraId="6400F1E4" w14:textId="77777777" w:rsidTr="00E07E70">
        <w:trPr>
          <w:cantSplit/>
          <w:del w:id="238" w:author="CATT" w:date="2018-05-08T21:54:00Z"/>
        </w:trPr>
        <w:tc>
          <w:tcPr>
            <w:tcW w:w="810" w:type="dxa"/>
            <w:tcBorders>
              <w:right w:val="double" w:sz="4" w:space="0" w:color="auto"/>
            </w:tcBorders>
            <w:shd w:val="clear" w:color="auto" w:fill="auto"/>
            <w:vAlign w:val="center"/>
          </w:tcPr>
          <w:p w14:paraId="25828639" w14:textId="77777777" w:rsidR="00EE5C29" w:rsidRPr="00EE5C29" w:rsidDel="005842E2" w:rsidRDefault="00EE5C29" w:rsidP="00E07E70">
            <w:pPr>
              <w:pStyle w:val="TAC"/>
              <w:rPr>
                <w:del w:id="239" w:author="CATT" w:date="2018-05-08T21:54:00Z"/>
                <w:sz w:val="16"/>
                <w:szCs w:val="16"/>
              </w:rPr>
            </w:pPr>
            <w:del w:id="240" w:author="CATT" w:date="2018-05-08T21:54:00Z">
              <w:r w:rsidRPr="00EE5C29" w:rsidDel="005842E2">
                <w:rPr>
                  <w:sz w:val="16"/>
                  <w:szCs w:val="16"/>
                </w:rPr>
                <w:delText>13</w:delText>
              </w:r>
            </w:del>
          </w:p>
        </w:tc>
        <w:tc>
          <w:tcPr>
            <w:tcW w:w="8759" w:type="dxa"/>
            <w:gridSpan w:val="4"/>
            <w:tcBorders>
              <w:left w:val="double" w:sz="4" w:space="0" w:color="auto"/>
            </w:tcBorders>
            <w:vAlign w:val="center"/>
          </w:tcPr>
          <w:p w14:paraId="1B63F028" w14:textId="77777777" w:rsidR="00EE5C29" w:rsidRPr="00EE5C29" w:rsidDel="005842E2" w:rsidRDefault="00EE5C29" w:rsidP="00E07E70">
            <w:pPr>
              <w:pStyle w:val="TAC"/>
              <w:rPr>
                <w:del w:id="241" w:author="CATT" w:date="2018-05-08T21:54:00Z"/>
                <w:sz w:val="16"/>
                <w:szCs w:val="16"/>
              </w:rPr>
            </w:pPr>
            <w:del w:id="242" w:author="CATT" w:date="2018-05-08T21:54:00Z">
              <w:r w:rsidRPr="00EE5C29" w:rsidDel="005842E2">
                <w:rPr>
                  <w:rFonts w:cs="Arial"/>
                  <w:kern w:val="24"/>
                  <w:sz w:val="16"/>
                  <w:szCs w:val="16"/>
                </w:rPr>
                <w:delText>Reserved</w:delText>
              </w:r>
            </w:del>
          </w:p>
        </w:tc>
      </w:tr>
      <w:tr w:rsidR="00EE5C29" w:rsidRPr="00EE5C29" w14:paraId="159BA0A1" w14:textId="77777777" w:rsidTr="00E07E70">
        <w:trPr>
          <w:cantSplit/>
        </w:trPr>
        <w:tc>
          <w:tcPr>
            <w:tcW w:w="810" w:type="dxa"/>
            <w:tcBorders>
              <w:right w:val="double" w:sz="4" w:space="0" w:color="auto"/>
            </w:tcBorders>
            <w:shd w:val="clear" w:color="auto" w:fill="auto"/>
            <w:vAlign w:val="center"/>
          </w:tcPr>
          <w:p w14:paraId="134C9CFC" w14:textId="77777777" w:rsidR="00EE5C29" w:rsidRPr="00EE5C29" w:rsidRDefault="00EE5C29" w:rsidP="00E07E70">
            <w:pPr>
              <w:pStyle w:val="TAC"/>
              <w:rPr>
                <w:sz w:val="16"/>
                <w:szCs w:val="16"/>
              </w:rPr>
            </w:pPr>
            <w:r w:rsidRPr="00EE5C29">
              <w:rPr>
                <w:sz w:val="16"/>
                <w:szCs w:val="16"/>
              </w:rPr>
              <w:t>14</w:t>
            </w:r>
          </w:p>
        </w:tc>
        <w:tc>
          <w:tcPr>
            <w:tcW w:w="8759" w:type="dxa"/>
            <w:gridSpan w:val="4"/>
            <w:tcBorders>
              <w:left w:val="double" w:sz="4" w:space="0" w:color="auto"/>
            </w:tcBorders>
            <w:vAlign w:val="center"/>
          </w:tcPr>
          <w:p w14:paraId="7D2F2B43" w14:textId="77777777" w:rsidR="00EE5C29" w:rsidRPr="00EE5C29" w:rsidRDefault="00EE5C29" w:rsidP="00E07E70">
            <w:pPr>
              <w:pStyle w:val="TAC"/>
              <w:rPr>
                <w:sz w:val="16"/>
                <w:szCs w:val="16"/>
              </w:rPr>
            </w:pPr>
            <w:r w:rsidRPr="00EE5C29">
              <w:rPr>
                <w:rFonts w:cs="Arial"/>
                <w:kern w:val="24"/>
                <w:sz w:val="16"/>
                <w:szCs w:val="16"/>
              </w:rPr>
              <w:t>Reserved</w:t>
            </w:r>
          </w:p>
        </w:tc>
      </w:tr>
      <w:tr w:rsidR="00EE5C29" w:rsidRPr="00EE5C29" w14:paraId="17C3DB30" w14:textId="77777777" w:rsidTr="00E07E70">
        <w:trPr>
          <w:cantSplit/>
        </w:trPr>
        <w:tc>
          <w:tcPr>
            <w:tcW w:w="810" w:type="dxa"/>
            <w:tcBorders>
              <w:right w:val="double" w:sz="4" w:space="0" w:color="auto"/>
            </w:tcBorders>
            <w:shd w:val="clear" w:color="auto" w:fill="auto"/>
            <w:vAlign w:val="center"/>
          </w:tcPr>
          <w:p w14:paraId="0E6DFA90" w14:textId="77777777" w:rsidR="00EE5C29" w:rsidRPr="00EE5C29" w:rsidRDefault="00EE5C29" w:rsidP="00E07E70">
            <w:pPr>
              <w:pStyle w:val="TAC"/>
              <w:rPr>
                <w:sz w:val="16"/>
                <w:szCs w:val="16"/>
              </w:rPr>
            </w:pPr>
            <w:r w:rsidRPr="00EE5C29">
              <w:rPr>
                <w:sz w:val="16"/>
                <w:szCs w:val="16"/>
              </w:rPr>
              <w:t>15</w:t>
            </w:r>
          </w:p>
        </w:tc>
        <w:tc>
          <w:tcPr>
            <w:tcW w:w="8759" w:type="dxa"/>
            <w:gridSpan w:val="4"/>
            <w:tcBorders>
              <w:left w:val="double" w:sz="4" w:space="0" w:color="auto"/>
            </w:tcBorders>
            <w:vAlign w:val="center"/>
          </w:tcPr>
          <w:p w14:paraId="2C321106" w14:textId="77777777" w:rsidR="00EE5C29" w:rsidRPr="00EE5C29" w:rsidRDefault="00EE5C29" w:rsidP="00E07E70">
            <w:pPr>
              <w:pStyle w:val="TAC"/>
              <w:rPr>
                <w:sz w:val="16"/>
                <w:szCs w:val="16"/>
              </w:rPr>
            </w:pPr>
            <w:r w:rsidRPr="00EE5C29">
              <w:rPr>
                <w:rFonts w:cs="Arial"/>
                <w:kern w:val="24"/>
                <w:sz w:val="16"/>
                <w:szCs w:val="16"/>
              </w:rPr>
              <w:t>Reserved</w:t>
            </w:r>
          </w:p>
        </w:tc>
      </w:tr>
    </w:tbl>
    <w:p w14:paraId="536CB30B" w14:textId="390BD959" w:rsidR="00E07316" w:rsidRDefault="00E07316" w:rsidP="00E07316">
      <w:pPr>
        <w:ind w:left="720" w:hanging="720"/>
      </w:pPr>
    </w:p>
    <w:p w14:paraId="169DF032" w14:textId="77777777" w:rsidR="000B2EBA" w:rsidRDefault="000B2EBA" w:rsidP="00E07316">
      <w:pPr>
        <w:ind w:left="720" w:hanging="720"/>
      </w:pPr>
    </w:p>
    <w:p w14:paraId="4076BA6E" w14:textId="77777777" w:rsidR="000B2EBA" w:rsidRPr="000B2EBA" w:rsidRDefault="000B2EBA" w:rsidP="000B2EBA">
      <w:pPr>
        <w:ind w:left="720" w:hanging="720"/>
        <w:rPr>
          <w:szCs w:val="20"/>
          <w:lang w:eastAsia="x-none"/>
        </w:rPr>
      </w:pPr>
      <w:r w:rsidRPr="000B2EBA">
        <w:rPr>
          <w:szCs w:val="20"/>
          <w:highlight w:val="green"/>
          <w:lang w:eastAsia="x-none"/>
        </w:rPr>
        <w:t>Agreements</w:t>
      </w:r>
      <w:r w:rsidRPr="000B2EBA">
        <w:rPr>
          <w:szCs w:val="20"/>
          <w:lang w:eastAsia="x-none"/>
        </w:rPr>
        <w:t>:</w:t>
      </w:r>
    </w:p>
    <w:p w14:paraId="25DAF165" w14:textId="6C6FC2D9" w:rsidR="000B2EBA" w:rsidRPr="000B2EBA" w:rsidRDefault="000B2EBA" w:rsidP="00613418">
      <w:pPr>
        <w:pStyle w:val="ListParagraph"/>
        <w:numPr>
          <w:ilvl w:val="0"/>
          <w:numId w:val="53"/>
        </w:numPr>
      </w:pPr>
      <w:r w:rsidRPr="000B2EBA">
        <w:t xml:space="preserve">Adopt Option 2 in LS </w:t>
      </w:r>
      <w:hyperlink r:id="rId766" w:history="1">
        <w:r w:rsidR="000F2B08">
          <w:rPr>
            <w:rStyle w:val="Hyperlink"/>
          </w:rPr>
          <w:t>R1-1805712</w:t>
        </w:r>
      </w:hyperlink>
      <w:r w:rsidRPr="000B2EBA">
        <w:t xml:space="preserve"> for supporting the RMSI CORESET configuration for {SSB SCS, minimum channel bandwidth} = {15kHz, 10MHz}. </w:t>
      </w:r>
    </w:p>
    <w:p w14:paraId="15E30E90" w14:textId="4AD1CD27" w:rsidR="000B2EBA" w:rsidRPr="000B2EBA" w:rsidRDefault="000B2EBA" w:rsidP="00613418">
      <w:pPr>
        <w:pStyle w:val="ListParagraph"/>
        <w:numPr>
          <w:ilvl w:val="0"/>
          <w:numId w:val="53"/>
        </w:numPr>
      </w:pPr>
      <w:r w:rsidRPr="000B2EBA">
        <w:t xml:space="preserve">Send a reply LS to RAN4 informing RAN1’s decision to adopt Option 2 – </w:t>
      </w:r>
      <w:hyperlink r:id="rId767" w:history="1">
        <w:r w:rsidR="000F2B08">
          <w:rPr>
            <w:rStyle w:val="Hyperlink"/>
          </w:rPr>
          <w:t>R1-1807819</w:t>
        </w:r>
      </w:hyperlink>
    </w:p>
    <w:p w14:paraId="41FED7D6" w14:textId="063D0DA2" w:rsidR="000B2EBA" w:rsidRDefault="000B2EBA" w:rsidP="00613418">
      <w:pPr>
        <w:pStyle w:val="ListParagraph"/>
        <w:numPr>
          <w:ilvl w:val="0"/>
          <w:numId w:val="53"/>
        </w:numPr>
      </w:pPr>
      <w:r w:rsidRPr="000B2EBA">
        <w:t>Adopt the corresponding TP (Section 13, 38.213) as follows:</w:t>
      </w:r>
    </w:p>
    <w:p w14:paraId="6F40B832" w14:textId="716B6773" w:rsidR="000B2EBA" w:rsidRPr="000B2EBA" w:rsidRDefault="000B2EBA" w:rsidP="000B2EBA">
      <w:pPr>
        <w:rPr>
          <w:i/>
        </w:rPr>
      </w:pPr>
      <w:r w:rsidRPr="00FA54D6">
        <w:rPr>
          <w:i/>
        </w:rPr>
        <w:t xml:space="preserve">---- </w:t>
      </w:r>
      <w:r>
        <w:rPr>
          <w:i/>
        </w:rPr>
        <w:t>Start</w:t>
      </w:r>
      <w:r w:rsidRPr="00FA54D6">
        <w:rPr>
          <w:i/>
        </w:rPr>
        <w:t xml:space="preserve"> of TP for 38.213 -----</w:t>
      </w:r>
    </w:p>
    <w:p w14:paraId="68AB048E" w14:textId="77777777" w:rsidR="000B2EBA" w:rsidRPr="000B2EBA" w:rsidRDefault="000B2EBA" w:rsidP="000B2EBA">
      <w:pPr>
        <w:keepNext/>
        <w:keepLines/>
        <w:ind w:left="720" w:hanging="720"/>
        <w:jc w:val="center"/>
        <w:rPr>
          <w:rFonts w:ascii="Arial" w:hAnsi="Arial" w:cs="Arial"/>
          <w:b/>
        </w:rPr>
      </w:pPr>
      <w:r w:rsidRPr="000B2EBA">
        <w:rPr>
          <w:rFonts w:ascii="Arial" w:hAnsi="Arial" w:cs="Arial"/>
          <w:b/>
        </w:rPr>
        <w:t xml:space="preserve">Table 13-1: Set of resource blocks and slot symbols of control resource set for Type0-PDCCH search space when {SS/PBCH block, PDCCH} subcarrier spacing is {15, 15} kHz for frequency bands with minimum channel bandwidth 5 MHz </w:t>
      </w:r>
      <w:r w:rsidRPr="000B2EBA">
        <w:rPr>
          <w:rFonts w:ascii="Arial" w:hAnsi="Arial" w:cs="Arial"/>
          <w:b/>
          <w:color w:val="FF0000"/>
          <w:u w:val="single"/>
        </w:rPr>
        <w:t>or 10 MHz</w:t>
      </w:r>
    </w:p>
    <w:p w14:paraId="03DAB74C" w14:textId="77777777" w:rsidR="000B2EBA" w:rsidRPr="000B2EBA" w:rsidRDefault="000B2EBA" w:rsidP="000B2EBA">
      <w:pPr>
        <w:ind w:left="720" w:hanging="720"/>
        <w:rPr>
          <w:rFonts w:eastAsia="SimSun"/>
          <w:lang w:eastAsia="zh-CN"/>
        </w:rPr>
      </w:pPr>
    </w:p>
    <w:p w14:paraId="78B68DD0" w14:textId="77777777" w:rsidR="000B2EBA" w:rsidRPr="000B2EBA" w:rsidRDefault="000B2EBA" w:rsidP="000B2EBA">
      <w:pPr>
        <w:keepNext/>
        <w:keepLines/>
        <w:overflowPunct w:val="0"/>
        <w:autoSpaceDE w:val="0"/>
        <w:autoSpaceDN w:val="0"/>
        <w:adjustRightInd w:val="0"/>
        <w:spacing w:before="60" w:after="180"/>
        <w:jc w:val="center"/>
        <w:textAlignment w:val="baseline"/>
        <w:rPr>
          <w:rFonts w:ascii="Arial" w:eastAsia="Times New Roman" w:hAnsi="Arial"/>
          <w:b/>
          <w:szCs w:val="20"/>
          <w:lang w:eastAsia="en-GB"/>
        </w:rPr>
      </w:pPr>
      <w:r w:rsidRPr="000B2EBA">
        <w:rPr>
          <w:rFonts w:ascii="Arial" w:eastAsia="Times New Roman" w:hAnsi="Arial"/>
          <w:b/>
          <w:szCs w:val="20"/>
          <w:lang w:eastAsia="en-GB"/>
        </w:rPr>
        <w:t xml:space="preserve">Table 13-2: Set of resource blocks and slot symbols of control resource set for Type0-PDCCH search space when {SS/PBCH block, PDCCH} subcarrier spacing is {15, 30} kHz </w:t>
      </w:r>
      <w:r w:rsidRPr="000B2EBA">
        <w:rPr>
          <w:rFonts w:ascii="Arial" w:eastAsia="Times New Roman" w:hAnsi="Arial" w:cs="Arial" w:hint="eastAsia"/>
          <w:b/>
          <w:szCs w:val="20"/>
          <w:lang w:val="en-US" w:eastAsia="zh-CN"/>
        </w:rPr>
        <w:t>for frequency bands</w:t>
      </w:r>
      <w:r w:rsidRPr="000B2EBA">
        <w:rPr>
          <w:rFonts w:ascii="Arial" w:eastAsia="Times New Roman" w:hAnsi="Arial" w:cs="Arial"/>
          <w:szCs w:val="20"/>
          <w:lang w:eastAsia="en-GB"/>
        </w:rPr>
        <w:t xml:space="preserve"> </w:t>
      </w:r>
      <w:r w:rsidRPr="000B2EBA">
        <w:rPr>
          <w:rFonts w:ascii="Arial" w:eastAsia="Times New Roman" w:hAnsi="Arial"/>
          <w:b/>
          <w:szCs w:val="20"/>
          <w:lang w:eastAsia="en-GB"/>
        </w:rPr>
        <w:t xml:space="preserve">with minimum channel bandwidth 5 MHz </w:t>
      </w:r>
      <w:r w:rsidRPr="000B2EBA">
        <w:rPr>
          <w:rFonts w:ascii="Arial" w:eastAsia="Times New Roman" w:hAnsi="Arial" w:cs="Arial"/>
          <w:b/>
          <w:color w:val="FF0000"/>
          <w:szCs w:val="20"/>
          <w:u w:val="single"/>
          <w:lang w:eastAsia="en-GB"/>
        </w:rPr>
        <w:t>or 10 MHz</w:t>
      </w:r>
    </w:p>
    <w:p w14:paraId="11430162" w14:textId="77777777" w:rsidR="000B2EBA" w:rsidRPr="00FA54D6" w:rsidRDefault="000B2EBA" w:rsidP="000B2EBA">
      <w:pPr>
        <w:rPr>
          <w:i/>
        </w:rPr>
      </w:pPr>
      <w:r w:rsidRPr="00FA54D6">
        <w:rPr>
          <w:i/>
        </w:rPr>
        <w:t>---- End of TP for 38.213 -----</w:t>
      </w:r>
    </w:p>
    <w:p w14:paraId="2A5199A7" w14:textId="77777777" w:rsidR="000B2EBA" w:rsidRDefault="000B2EBA" w:rsidP="000B2EBA">
      <w:pPr>
        <w:ind w:left="720" w:hanging="720"/>
      </w:pPr>
    </w:p>
    <w:p w14:paraId="6AC64350" w14:textId="77777777" w:rsidR="000B2EBA" w:rsidRDefault="000B2EBA" w:rsidP="000B2EBA">
      <w:pPr>
        <w:ind w:left="720" w:hanging="720"/>
      </w:pPr>
    </w:p>
    <w:p w14:paraId="437D1903" w14:textId="7F02BCB2" w:rsidR="000B2EBA" w:rsidRPr="000B2EBA" w:rsidRDefault="0058452E" w:rsidP="000B2EBA">
      <w:pPr>
        <w:rPr>
          <w:b/>
        </w:rPr>
      </w:pPr>
      <w:hyperlink r:id="rId768" w:history="1">
        <w:r w:rsidR="000F2B08">
          <w:rPr>
            <w:rStyle w:val="Hyperlink"/>
            <w:b/>
          </w:rPr>
          <w:t>R1-1807819</w:t>
        </w:r>
      </w:hyperlink>
      <w:r w:rsidR="000B2EBA" w:rsidRPr="000B2EBA">
        <w:rPr>
          <w:b/>
        </w:rPr>
        <w:tab/>
        <w:t>[Draft] Reply LS on RMSI CORESET configuration for a band with 15kHz SSB SCS and 10MHz minimum channel bandwidth</w:t>
      </w:r>
      <w:r w:rsidR="000B2EBA" w:rsidRPr="000B2EBA">
        <w:rPr>
          <w:b/>
        </w:rPr>
        <w:tab/>
        <w:t>CATT</w:t>
      </w:r>
    </w:p>
    <w:p w14:paraId="4B212138" w14:textId="7B9FC8A1" w:rsidR="000B2EBA" w:rsidRPr="000B2EBA" w:rsidRDefault="000B2EBA" w:rsidP="000B2EBA">
      <w:pPr>
        <w:ind w:left="720" w:hanging="720"/>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 xml:space="preserve">document is endorsed and </w:t>
      </w:r>
      <w:r w:rsidRPr="000B2EBA">
        <w:t xml:space="preserve">final LS </w:t>
      </w:r>
      <w:r>
        <w:t xml:space="preserve">is approved </w:t>
      </w:r>
      <w:r w:rsidRPr="000B2EBA">
        <w:t xml:space="preserve">in </w:t>
      </w:r>
      <w:hyperlink r:id="rId769" w:history="1">
        <w:r w:rsidR="000F2B08">
          <w:rPr>
            <w:rStyle w:val="Hyperlink"/>
          </w:rPr>
          <w:t>R1-1807831</w:t>
        </w:r>
      </w:hyperlink>
      <w:r>
        <w:t>.</w:t>
      </w:r>
    </w:p>
    <w:p w14:paraId="695843F8" w14:textId="1EB7C8E9" w:rsidR="000B2EBA" w:rsidRDefault="000B2EBA" w:rsidP="000B2EBA">
      <w:pPr>
        <w:ind w:left="720" w:hanging="720"/>
      </w:pPr>
    </w:p>
    <w:p w14:paraId="0BA35196" w14:textId="77777777" w:rsidR="000B2EBA" w:rsidRDefault="000B2EBA" w:rsidP="000B2EBA">
      <w:pPr>
        <w:ind w:left="720" w:hanging="720"/>
      </w:pPr>
    </w:p>
    <w:p w14:paraId="6A9733B6" w14:textId="25A37AAD" w:rsidR="00966D15" w:rsidRPr="00966D15" w:rsidRDefault="0058452E" w:rsidP="00966D15">
      <w:pPr>
        <w:ind w:left="720" w:hanging="720"/>
        <w:rPr>
          <w:lang w:eastAsia="x-none"/>
        </w:rPr>
      </w:pPr>
      <w:hyperlink r:id="rId770" w:history="1">
        <w:r w:rsidR="000F2B08">
          <w:rPr>
            <w:rStyle w:val="Hyperlink"/>
            <w:lang w:eastAsia="x-none"/>
          </w:rPr>
          <w:t>R1-1805873</w:t>
        </w:r>
      </w:hyperlink>
      <w:r w:rsidR="00966D15" w:rsidRPr="00966D15">
        <w:rPr>
          <w:lang w:eastAsia="x-none"/>
        </w:rPr>
        <w:tab/>
        <w:t>Remaining details on RMSI configurations</w:t>
      </w:r>
      <w:r w:rsidR="00966D15" w:rsidRPr="00966D15">
        <w:rPr>
          <w:lang w:eastAsia="x-none"/>
        </w:rPr>
        <w:tab/>
        <w:t>Huawei, HiSilicon</w:t>
      </w:r>
    </w:p>
    <w:p w14:paraId="45A7CBF9" w14:textId="02BD59BD" w:rsidR="00966D15" w:rsidRPr="00966D15" w:rsidRDefault="0058452E" w:rsidP="00966D15">
      <w:pPr>
        <w:ind w:left="720" w:hanging="720"/>
        <w:rPr>
          <w:lang w:eastAsia="x-none"/>
        </w:rPr>
      </w:pPr>
      <w:hyperlink r:id="rId771" w:history="1">
        <w:r w:rsidR="000F2B08">
          <w:rPr>
            <w:rStyle w:val="Hyperlink"/>
            <w:lang w:eastAsia="x-none"/>
          </w:rPr>
          <w:t>R1-1805943</w:t>
        </w:r>
      </w:hyperlink>
      <w:r w:rsidR="00966D15" w:rsidRPr="00966D15">
        <w:rPr>
          <w:lang w:eastAsia="x-none"/>
        </w:rPr>
        <w:tab/>
        <w:t>Remaining details of RMSI</w:t>
      </w:r>
      <w:r w:rsidR="00966D15" w:rsidRPr="00966D15">
        <w:rPr>
          <w:lang w:eastAsia="x-none"/>
        </w:rPr>
        <w:tab/>
        <w:t>ZTE</w:t>
      </w:r>
    </w:p>
    <w:p w14:paraId="5148D6CA" w14:textId="3C2F5F79" w:rsidR="00966D15" w:rsidRPr="00966D15" w:rsidRDefault="0058452E" w:rsidP="00966D15">
      <w:pPr>
        <w:ind w:left="720" w:hanging="720"/>
        <w:rPr>
          <w:lang w:eastAsia="x-none"/>
        </w:rPr>
      </w:pPr>
      <w:hyperlink r:id="rId772" w:history="1">
        <w:r w:rsidR="000F2B08">
          <w:rPr>
            <w:rStyle w:val="Hyperlink"/>
          </w:rPr>
          <w:t>R1-1807419</w:t>
        </w:r>
      </w:hyperlink>
      <w:r w:rsidR="005D7786" w:rsidRPr="005D7786">
        <w:tab/>
        <w:t>Remaining Issues on RMSI</w:t>
      </w:r>
      <w:r w:rsidR="005D7786" w:rsidRPr="005D7786">
        <w:tab/>
        <w:t>CATT</w:t>
      </w:r>
      <w:r w:rsidR="005D7786">
        <w:tab/>
        <w:t xml:space="preserve">(rev of </w:t>
      </w:r>
      <w:hyperlink r:id="rId773" w:history="1">
        <w:r w:rsidR="000F2B08">
          <w:rPr>
            <w:rStyle w:val="Hyperlink"/>
          </w:rPr>
          <w:t>R1-1806269</w:t>
        </w:r>
      </w:hyperlink>
      <w:r w:rsidR="005D7786">
        <w:rPr>
          <w:lang w:eastAsia="x-none"/>
        </w:rPr>
        <w:t>)</w:t>
      </w:r>
    </w:p>
    <w:p w14:paraId="2214AA8E" w14:textId="306D2940" w:rsidR="00966D15" w:rsidRPr="00966D15" w:rsidRDefault="0058452E" w:rsidP="00966D15">
      <w:pPr>
        <w:ind w:left="720" w:hanging="720"/>
        <w:rPr>
          <w:lang w:eastAsia="x-none"/>
        </w:rPr>
      </w:pPr>
      <w:hyperlink r:id="rId774" w:history="1">
        <w:r w:rsidR="000F2B08">
          <w:rPr>
            <w:rStyle w:val="Hyperlink"/>
            <w:lang w:eastAsia="x-none"/>
          </w:rPr>
          <w:t>R1-1806421</w:t>
        </w:r>
      </w:hyperlink>
      <w:r w:rsidR="00966D15" w:rsidRPr="00966D15">
        <w:rPr>
          <w:lang w:eastAsia="x-none"/>
        </w:rPr>
        <w:tab/>
        <w:t>Remaining minimum system information</w:t>
      </w:r>
      <w:r w:rsidR="00966D15" w:rsidRPr="00966D15">
        <w:rPr>
          <w:lang w:eastAsia="x-none"/>
        </w:rPr>
        <w:tab/>
        <w:t>Ericsson</w:t>
      </w:r>
    </w:p>
    <w:p w14:paraId="0DDFC828" w14:textId="0B9AB552" w:rsidR="00966D15" w:rsidRPr="00966D15" w:rsidRDefault="0058452E" w:rsidP="00966D15">
      <w:pPr>
        <w:ind w:left="720" w:hanging="720"/>
        <w:rPr>
          <w:lang w:eastAsia="x-none"/>
        </w:rPr>
      </w:pPr>
      <w:hyperlink r:id="rId775" w:history="1">
        <w:r w:rsidR="000F2B08">
          <w:rPr>
            <w:rStyle w:val="Hyperlink"/>
            <w:lang w:eastAsia="x-none"/>
          </w:rPr>
          <w:t>R1-1806498</w:t>
        </w:r>
      </w:hyperlink>
      <w:r w:rsidR="00966D15" w:rsidRPr="00966D15">
        <w:rPr>
          <w:lang w:eastAsia="x-none"/>
        </w:rPr>
        <w:tab/>
        <w:t>Remaining issues in RMSI</w:t>
      </w:r>
      <w:r w:rsidR="00966D15" w:rsidRPr="00966D15">
        <w:rPr>
          <w:lang w:eastAsia="x-none"/>
        </w:rPr>
        <w:tab/>
        <w:t>Intel Corporation</w:t>
      </w:r>
    </w:p>
    <w:p w14:paraId="5D0E4D58" w14:textId="1CF2DEF9" w:rsidR="00966D15" w:rsidRPr="00966D15" w:rsidRDefault="0058452E" w:rsidP="00966D15">
      <w:pPr>
        <w:ind w:left="720" w:hanging="720"/>
        <w:rPr>
          <w:lang w:eastAsia="x-none"/>
        </w:rPr>
      </w:pPr>
      <w:hyperlink r:id="rId776" w:history="1">
        <w:r w:rsidR="000F2B08">
          <w:rPr>
            <w:rStyle w:val="Hyperlink"/>
            <w:lang w:eastAsia="x-none"/>
          </w:rPr>
          <w:t>R1-1806602</w:t>
        </w:r>
      </w:hyperlink>
      <w:r w:rsidR="00966D15" w:rsidRPr="00966D15">
        <w:rPr>
          <w:lang w:eastAsia="x-none"/>
        </w:rPr>
        <w:tab/>
        <w:t>RMSI delivery and CORESET configuration</w:t>
      </w:r>
      <w:r w:rsidR="00966D15" w:rsidRPr="00966D15">
        <w:rPr>
          <w:lang w:eastAsia="x-none"/>
        </w:rPr>
        <w:tab/>
        <w:t>LG Electronics</w:t>
      </w:r>
    </w:p>
    <w:p w14:paraId="08BA0642" w14:textId="1367B06B" w:rsidR="00966D15" w:rsidRPr="00966D15" w:rsidRDefault="0058452E" w:rsidP="00966D15">
      <w:pPr>
        <w:ind w:left="720" w:hanging="720"/>
        <w:rPr>
          <w:lang w:eastAsia="x-none"/>
        </w:rPr>
      </w:pPr>
      <w:hyperlink r:id="rId777" w:history="1">
        <w:r w:rsidR="000F2B08">
          <w:rPr>
            <w:rStyle w:val="Hyperlink"/>
            <w:lang w:eastAsia="x-none"/>
          </w:rPr>
          <w:t>R1-1806701</w:t>
        </w:r>
      </w:hyperlink>
      <w:r w:rsidR="00966D15" w:rsidRPr="00966D15">
        <w:rPr>
          <w:lang w:eastAsia="x-none"/>
        </w:rPr>
        <w:tab/>
        <w:t>Corrections on Remaining Minimum System Information</w:t>
      </w:r>
      <w:r w:rsidR="00966D15" w:rsidRPr="00966D15">
        <w:rPr>
          <w:lang w:eastAsia="x-none"/>
        </w:rPr>
        <w:tab/>
        <w:t>Samsung</w:t>
      </w:r>
    </w:p>
    <w:p w14:paraId="638ECAEC" w14:textId="62483C7B" w:rsidR="00966D15" w:rsidRPr="00966D15" w:rsidRDefault="0058452E" w:rsidP="00966D15">
      <w:pPr>
        <w:ind w:left="720" w:hanging="720"/>
        <w:rPr>
          <w:lang w:eastAsia="x-none"/>
        </w:rPr>
      </w:pPr>
      <w:hyperlink r:id="rId778" w:history="1">
        <w:r w:rsidR="000F2B08">
          <w:rPr>
            <w:rStyle w:val="Hyperlink"/>
            <w:lang w:eastAsia="x-none"/>
          </w:rPr>
          <w:t>R1-1806783</w:t>
        </w:r>
      </w:hyperlink>
      <w:r w:rsidR="00966D15" w:rsidRPr="00966D15">
        <w:rPr>
          <w:lang w:eastAsia="x-none"/>
        </w:rPr>
        <w:tab/>
        <w:t>Remaining issues for RMSI</w:t>
      </w:r>
      <w:r w:rsidR="00966D15" w:rsidRPr="00966D15">
        <w:rPr>
          <w:lang w:eastAsia="x-none"/>
        </w:rPr>
        <w:tab/>
        <w:t>MediaTek Inc.</w:t>
      </w:r>
    </w:p>
    <w:p w14:paraId="780B9B5E" w14:textId="58B3D262" w:rsidR="00966D15" w:rsidRPr="00966D15" w:rsidRDefault="0058452E" w:rsidP="00966D15">
      <w:pPr>
        <w:ind w:left="720" w:hanging="720"/>
        <w:rPr>
          <w:lang w:eastAsia="x-none"/>
        </w:rPr>
      </w:pPr>
      <w:hyperlink r:id="rId779" w:history="1">
        <w:r w:rsidR="000F2B08">
          <w:rPr>
            <w:rStyle w:val="Hyperlink"/>
            <w:lang w:eastAsia="x-none"/>
          </w:rPr>
          <w:t>R1-1806874</w:t>
        </w:r>
      </w:hyperlink>
      <w:r w:rsidR="00966D15" w:rsidRPr="00966D15">
        <w:rPr>
          <w:lang w:eastAsia="x-none"/>
        </w:rPr>
        <w:tab/>
        <w:t>Remaining issues on RMSI configuration</w:t>
      </w:r>
      <w:r w:rsidR="00966D15" w:rsidRPr="00966D15">
        <w:rPr>
          <w:lang w:eastAsia="x-none"/>
        </w:rPr>
        <w:tab/>
        <w:t>OPPO</w:t>
      </w:r>
    </w:p>
    <w:p w14:paraId="70546AF8" w14:textId="15836BD0" w:rsidR="00966D15" w:rsidRPr="00966D15" w:rsidRDefault="0058452E" w:rsidP="00966D15">
      <w:pPr>
        <w:ind w:left="720" w:hanging="720"/>
        <w:rPr>
          <w:lang w:eastAsia="x-none"/>
        </w:rPr>
      </w:pPr>
      <w:hyperlink r:id="rId780" w:history="1">
        <w:r w:rsidR="000F2B08">
          <w:rPr>
            <w:rStyle w:val="Hyperlink"/>
            <w:lang w:eastAsia="x-none"/>
          </w:rPr>
          <w:t>R1-1807051</w:t>
        </w:r>
      </w:hyperlink>
      <w:r w:rsidR="00966D15" w:rsidRPr="00966D15">
        <w:rPr>
          <w:lang w:eastAsia="x-none"/>
        </w:rPr>
        <w:tab/>
        <w:t>Remaining issues on RMSI</w:t>
      </w:r>
      <w:r w:rsidR="00966D15" w:rsidRPr="00966D15">
        <w:rPr>
          <w:lang w:eastAsia="x-none"/>
        </w:rPr>
        <w:tab/>
        <w:t>NTT DOCOMO, INC.</w:t>
      </w:r>
    </w:p>
    <w:p w14:paraId="719895D1" w14:textId="285D61C5" w:rsidR="00966D15" w:rsidRPr="00966D15" w:rsidRDefault="0058452E" w:rsidP="00966D15">
      <w:pPr>
        <w:ind w:left="720" w:hanging="720"/>
        <w:rPr>
          <w:lang w:eastAsia="x-none"/>
        </w:rPr>
      </w:pPr>
      <w:hyperlink r:id="rId781" w:history="1">
        <w:r w:rsidR="000F2B08">
          <w:rPr>
            <w:rStyle w:val="Hyperlink"/>
            <w:lang w:eastAsia="x-none"/>
          </w:rPr>
          <w:t>R1-1807172</w:t>
        </w:r>
      </w:hyperlink>
      <w:r w:rsidR="00966D15" w:rsidRPr="00966D15">
        <w:rPr>
          <w:lang w:eastAsia="x-none"/>
        </w:rPr>
        <w:tab/>
        <w:t>Remaining issues on RMSI</w:t>
      </w:r>
      <w:r w:rsidR="00966D15" w:rsidRPr="00966D15">
        <w:rPr>
          <w:lang w:eastAsia="x-none"/>
        </w:rPr>
        <w:tab/>
        <w:t>Nokia, Nokia Shanghai Bell</w:t>
      </w:r>
    </w:p>
    <w:p w14:paraId="05B85828" w14:textId="55AAD27C" w:rsidR="00966D15" w:rsidRDefault="0058452E" w:rsidP="00966D15">
      <w:pPr>
        <w:ind w:left="720" w:hanging="720"/>
        <w:rPr>
          <w:lang w:eastAsia="x-none"/>
        </w:rPr>
      </w:pPr>
      <w:hyperlink r:id="rId782" w:history="1">
        <w:r w:rsidR="000F2B08">
          <w:rPr>
            <w:rStyle w:val="Hyperlink"/>
            <w:lang w:eastAsia="x-none"/>
          </w:rPr>
          <w:t>R1-1807330</w:t>
        </w:r>
      </w:hyperlink>
      <w:r w:rsidR="00966D15" w:rsidRPr="00966D15">
        <w:rPr>
          <w:lang w:eastAsia="x-none"/>
        </w:rPr>
        <w:tab/>
        <w:t>Remaining system information delivery consideration</w:t>
      </w:r>
      <w:r w:rsidR="00966D15" w:rsidRPr="00966D15">
        <w:rPr>
          <w:lang w:eastAsia="x-none"/>
        </w:rPr>
        <w:tab/>
        <w:t>Qualcomm Incorporated</w:t>
      </w:r>
    </w:p>
    <w:p w14:paraId="7467A5C1" w14:textId="261FAF4E" w:rsidR="005D7786" w:rsidRPr="00966D15" w:rsidRDefault="0058452E" w:rsidP="00966D15">
      <w:pPr>
        <w:ind w:left="720" w:hanging="720"/>
        <w:rPr>
          <w:lang w:eastAsia="x-none"/>
        </w:rPr>
      </w:pPr>
      <w:hyperlink r:id="rId783" w:history="1">
        <w:r w:rsidR="000F2B08">
          <w:rPr>
            <w:rStyle w:val="Hyperlink"/>
            <w:lang w:eastAsia="x-none"/>
          </w:rPr>
          <w:t>R1-1807734</w:t>
        </w:r>
      </w:hyperlink>
      <w:r w:rsidR="005D7786" w:rsidRPr="005D7786">
        <w:rPr>
          <w:lang w:eastAsia="x-none"/>
        </w:rPr>
        <w:tab/>
        <w:t>Remaining Issue on RMSI CORESET Configuration</w:t>
      </w:r>
      <w:r w:rsidR="005D7786" w:rsidRPr="005D7786">
        <w:rPr>
          <w:lang w:eastAsia="x-none"/>
        </w:rPr>
        <w:tab/>
        <w:t>Samsung</w:t>
      </w:r>
    </w:p>
    <w:p w14:paraId="0C1AB94C" w14:textId="70B4730F" w:rsidR="00966D15" w:rsidRDefault="00966D15" w:rsidP="00253462">
      <w:pPr>
        <w:pStyle w:val="Heading5"/>
      </w:pPr>
      <w:bookmarkStart w:id="243" w:name="_Toc516232588"/>
      <w:r w:rsidRPr="00966D15">
        <w:t>O</w:t>
      </w:r>
      <w:r w:rsidRPr="00966D15">
        <w:rPr>
          <w:rFonts w:hint="eastAsia"/>
        </w:rPr>
        <w:t>ther</w:t>
      </w:r>
      <w:r w:rsidRPr="00966D15">
        <w:t xml:space="preserve"> system information delivery</w:t>
      </w:r>
      <w:bookmarkEnd w:id="243"/>
    </w:p>
    <w:p w14:paraId="583CBBB5" w14:textId="7960197A" w:rsidR="0003652E" w:rsidRPr="0003652E" w:rsidRDefault="0058452E" w:rsidP="0003652E">
      <w:pPr>
        <w:rPr>
          <w:b/>
        </w:rPr>
      </w:pPr>
      <w:hyperlink r:id="rId784" w:history="1">
        <w:r w:rsidR="000F2B08">
          <w:rPr>
            <w:rStyle w:val="Hyperlink"/>
            <w:b/>
          </w:rPr>
          <w:t>R1-1807619</w:t>
        </w:r>
      </w:hyperlink>
      <w:r w:rsidR="0003652E" w:rsidRPr="0003652E">
        <w:rPr>
          <w:b/>
        </w:rPr>
        <w:tab/>
        <w:t>Summary of 7.1.1.2.3 Other system information delivery</w:t>
      </w:r>
      <w:r w:rsidR="0003652E" w:rsidRPr="0003652E">
        <w:rPr>
          <w:b/>
        </w:rPr>
        <w:tab/>
        <w:t>Samsung</w:t>
      </w:r>
    </w:p>
    <w:p w14:paraId="2CE0566B" w14:textId="77777777" w:rsidR="0003652E" w:rsidRDefault="0003652E" w:rsidP="0003652E">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EEDF4BA" w14:textId="1D627487" w:rsidR="0003652E" w:rsidRDefault="0003652E" w:rsidP="0003652E"/>
    <w:p w14:paraId="79F8739D" w14:textId="77777777" w:rsidR="005C6C3B" w:rsidRPr="005C6C3B" w:rsidRDefault="005C6C3B" w:rsidP="005C6C3B">
      <w:pPr>
        <w:ind w:left="720" w:hanging="720"/>
        <w:rPr>
          <w:b/>
          <w:szCs w:val="20"/>
          <w:lang w:eastAsia="x-none"/>
        </w:rPr>
      </w:pPr>
      <w:r w:rsidRPr="005C6C3B">
        <w:rPr>
          <w:b/>
          <w:szCs w:val="20"/>
          <w:u w:val="single"/>
          <w:lang w:eastAsia="x-none"/>
        </w:rPr>
        <w:t>Conclusion</w:t>
      </w:r>
      <w:r w:rsidRPr="005C6C3B">
        <w:rPr>
          <w:b/>
          <w:szCs w:val="20"/>
          <w:lang w:eastAsia="x-none"/>
        </w:rPr>
        <w:t>:</w:t>
      </w:r>
    </w:p>
    <w:p w14:paraId="4B785A3A" w14:textId="77777777" w:rsidR="005C6C3B" w:rsidRPr="005C6C3B" w:rsidRDefault="005C6C3B" w:rsidP="00613418">
      <w:pPr>
        <w:numPr>
          <w:ilvl w:val="0"/>
          <w:numId w:val="52"/>
        </w:numPr>
        <w:rPr>
          <w:szCs w:val="20"/>
          <w:lang w:eastAsia="x-none"/>
        </w:rPr>
      </w:pPr>
      <w:r w:rsidRPr="005C6C3B">
        <w:rPr>
          <w:rFonts w:ascii="Times New Roman" w:eastAsia="Malgun Gothic" w:hAnsi="Times New Roman"/>
          <w:szCs w:val="20"/>
        </w:rPr>
        <w:t>It is understood that for the 5-bit MCS indication in PDCCH DCI for broadcast scheduling, only the entires associated with QPSK modulation are valid entries</w:t>
      </w:r>
    </w:p>
    <w:p w14:paraId="632A3737" w14:textId="77777777" w:rsidR="005C6C3B" w:rsidRPr="005C6C3B" w:rsidRDefault="005C6C3B" w:rsidP="00613418">
      <w:pPr>
        <w:numPr>
          <w:ilvl w:val="1"/>
          <w:numId w:val="52"/>
        </w:numPr>
        <w:rPr>
          <w:szCs w:val="20"/>
          <w:lang w:eastAsia="x-none"/>
        </w:rPr>
      </w:pPr>
      <w:r w:rsidRPr="005C6C3B">
        <w:rPr>
          <w:szCs w:val="20"/>
          <w:lang w:eastAsia="x-none"/>
        </w:rPr>
        <w:lastRenderedPageBreak/>
        <w:t>Up to editor how to capture</w:t>
      </w:r>
    </w:p>
    <w:p w14:paraId="651D2F5D" w14:textId="77777777" w:rsidR="005C6C3B" w:rsidRPr="0003652E" w:rsidRDefault="005C6C3B" w:rsidP="0003652E"/>
    <w:p w14:paraId="78434603" w14:textId="02EE2169" w:rsidR="00966D15" w:rsidRPr="00966D15" w:rsidRDefault="0058452E" w:rsidP="00966D15">
      <w:pPr>
        <w:ind w:left="720" w:hanging="720"/>
        <w:rPr>
          <w:lang w:eastAsia="x-none"/>
        </w:rPr>
      </w:pPr>
      <w:hyperlink r:id="rId785" w:history="1">
        <w:r w:rsidR="000F2B08">
          <w:rPr>
            <w:rStyle w:val="Hyperlink"/>
            <w:lang w:eastAsia="x-none"/>
          </w:rPr>
          <w:t>R1-1806422</w:t>
        </w:r>
      </w:hyperlink>
      <w:r w:rsidR="00966D15" w:rsidRPr="00966D15">
        <w:rPr>
          <w:lang w:eastAsia="x-none"/>
        </w:rPr>
        <w:tab/>
        <w:t>On other system information delivery</w:t>
      </w:r>
      <w:r w:rsidR="00966D15" w:rsidRPr="00966D15">
        <w:rPr>
          <w:lang w:eastAsia="x-none"/>
        </w:rPr>
        <w:tab/>
        <w:t>Ericsson</w:t>
      </w:r>
    </w:p>
    <w:p w14:paraId="47E1E424" w14:textId="76EA45CC" w:rsidR="00966D15" w:rsidRPr="00966D15" w:rsidRDefault="0058452E" w:rsidP="00966D15">
      <w:pPr>
        <w:ind w:left="720" w:hanging="720"/>
        <w:rPr>
          <w:lang w:eastAsia="x-none"/>
        </w:rPr>
      </w:pPr>
      <w:hyperlink r:id="rId786" w:history="1">
        <w:r w:rsidR="000F2B08">
          <w:rPr>
            <w:rStyle w:val="Hyperlink"/>
            <w:lang w:eastAsia="x-none"/>
          </w:rPr>
          <w:t>R1-1806603</w:t>
        </w:r>
      </w:hyperlink>
      <w:r w:rsidR="00966D15" w:rsidRPr="00966D15">
        <w:rPr>
          <w:lang w:eastAsia="x-none"/>
        </w:rPr>
        <w:tab/>
        <w:t>Other system information delivery</w:t>
      </w:r>
      <w:r w:rsidR="00966D15" w:rsidRPr="00966D15">
        <w:rPr>
          <w:lang w:eastAsia="x-none"/>
        </w:rPr>
        <w:tab/>
        <w:t>LG Electronics</w:t>
      </w:r>
    </w:p>
    <w:p w14:paraId="3FFA0714" w14:textId="4B9446C4" w:rsidR="00966D15" w:rsidRPr="00966D15" w:rsidRDefault="0058452E" w:rsidP="00966D15">
      <w:pPr>
        <w:ind w:left="720" w:hanging="720"/>
        <w:rPr>
          <w:lang w:eastAsia="x-none"/>
        </w:rPr>
      </w:pPr>
      <w:hyperlink r:id="rId787" w:history="1">
        <w:r w:rsidR="000F2B08">
          <w:rPr>
            <w:rStyle w:val="Hyperlink"/>
            <w:lang w:eastAsia="x-none"/>
          </w:rPr>
          <w:t>R1-1806702</w:t>
        </w:r>
      </w:hyperlink>
      <w:r w:rsidR="00966D15" w:rsidRPr="00966D15">
        <w:rPr>
          <w:lang w:eastAsia="x-none"/>
        </w:rPr>
        <w:tab/>
        <w:t>Corrections on Other System Information Delivery</w:t>
      </w:r>
      <w:r w:rsidR="00966D15" w:rsidRPr="00966D15">
        <w:rPr>
          <w:lang w:eastAsia="x-none"/>
        </w:rPr>
        <w:tab/>
        <w:t>Samsung</w:t>
      </w:r>
    </w:p>
    <w:p w14:paraId="75EE6779" w14:textId="5DA839F0" w:rsidR="00966D15" w:rsidRPr="00966D15" w:rsidRDefault="0058452E" w:rsidP="00966D15">
      <w:pPr>
        <w:ind w:left="720" w:hanging="720"/>
        <w:rPr>
          <w:lang w:eastAsia="x-none"/>
        </w:rPr>
      </w:pPr>
      <w:hyperlink r:id="rId788" w:history="1">
        <w:r w:rsidR="000F2B08">
          <w:rPr>
            <w:rStyle w:val="Hyperlink"/>
            <w:lang w:eastAsia="x-none"/>
          </w:rPr>
          <w:t>R1-1806784</w:t>
        </w:r>
      </w:hyperlink>
      <w:r w:rsidR="00966D15" w:rsidRPr="00966D15">
        <w:rPr>
          <w:lang w:eastAsia="x-none"/>
        </w:rPr>
        <w:tab/>
        <w:t>Remaining issues for OSI</w:t>
      </w:r>
      <w:r w:rsidR="00966D15" w:rsidRPr="00966D15">
        <w:rPr>
          <w:lang w:eastAsia="x-none"/>
        </w:rPr>
        <w:tab/>
        <w:t>MediaTek Inc.</w:t>
      </w:r>
    </w:p>
    <w:p w14:paraId="56048BA9" w14:textId="29E60CD2" w:rsidR="00966D15" w:rsidRPr="00966D15" w:rsidRDefault="0058452E" w:rsidP="00966D15">
      <w:pPr>
        <w:ind w:left="720" w:hanging="720"/>
        <w:rPr>
          <w:lang w:eastAsia="x-none"/>
        </w:rPr>
      </w:pPr>
      <w:hyperlink r:id="rId789" w:history="1">
        <w:r w:rsidR="000F2B08">
          <w:rPr>
            <w:rStyle w:val="Hyperlink"/>
            <w:lang w:eastAsia="x-none"/>
          </w:rPr>
          <w:t>R1-1807173</w:t>
        </w:r>
      </w:hyperlink>
      <w:r w:rsidR="00966D15" w:rsidRPr="00966D15">
        <w:rPr>
          <w:lang w:eastAsia="x-none"/>
        </w:rPr>
        <w:tab/>
        <w:t>On remaining details on Other System Information Delivery</w:t>
      </w:r>
      <w:r w:rsidR="00966D15" w:rsidRPr="00966D15">
        <w:rPr>
          <w:lang w:eastAsia="x-none"/>
        </w:rPr>
        <w:tab/>
        <w:t>Nokia, Nokia Shanghai Bell</w:t>
      </w:r>
    </w:p>
    <w:p w14:paraId="076EB23B" w14:textId="77777777" w:rsidR="00966D15" w:rsidRPr="00966D15" w:rsidRDefault="00966D15" w:rsidP="00253462">
      <w:pPr>
        <w:pStyle w:val="Heading4"/>
      </w:pPr>
      <w:bookmarkStart w:id="244" w:name="_Toc513839869"/>
      <w:bookmarkStart w:id="245" w:name="_Toc516232589"/>
      <w:r w:rsidRPr="00966D15">
        <w:rPr>
          <w:rFonts w:hint="eastAsia"/>
        </w:rPr>
        <w:t>Paging design</w:t>
      </w:r>
      <w:bookmarkEnd w:id="244"/>
      <w:bookmarkEnd w:id="245"/>
    </w:p>
    <w:p w14:paraId="515855C3" w14:textId="40BAD24F" w:rsidR="0003652E" w:rsidRPr="0003652E" w:rsidRDefault="0058452E" w:rsidP="0003652E">
      <w:pPr>
        <w:ind w:left="720" w:hanging="720"/>
        <w:rPr>
          <w:b/>
        </w:rPr>
      </w:pPr>
      <w:hyperlink r:id="rId790" w:history="1">
        <w:r w:rsidR="000F2B08">
          <w:rPr>
            <w:rStyle w:val="Hyperlink"/>
            <w:b/>
          </w:rPr>
          <w:t>R1-1807643</w:t>
        </w:r>
      </w:hyperlink>
      <w:r w:rsidR="0003652E" w:rsidRPr="0003652E">
        <w:rPr>
          <w:b/>
        </w:rPr>
        <w:tab/>
        <w:t>Offline summary for Al 7.1.1.3 on Paging</w:t>
      </w:r>
      <w:r w:rsidR="0003652E" w:rsidRPr="0003652E">
        <w:rPr>
          <w:b/>
        </w:rPr>
        <w:tab/>
        <w:t>Huawei</w:t>
      </w:r>
    </w:p>
    <w:p w14:paraId="3F95320A" w14:textId="77777777" w:rsidR="0003652E" w:rsidRDefault="0003652E" w:rsidP="0003652E">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59AD85DE" w14:textId="29BE81A5" w:rsidR="0003652E" w:rsidRDefault="0003652E" w:rsidP="0003652E"/>
    <w:p w14:paraId="06E916FA" w14:textId="77777777" w:rsidR="005C6C3B" w:rsidRPr="00434B97" w:rsidRDefault="005C6C3B" w:rsidP="005C6C3B">
      <w:pPr>
        <w:ind w:left="720" w:hanging="720"/>
        <w:rPr>
          <w:strike/>
          <w:szCs w:val="20"/>
          <w:lang w:eastAsia="x-none"/>
        </w:rPr>
      </w:pPr>
      <w:r w:rsidRPr="00434B97">
        <w:rPr>
          <w:strike/>
          <w:szCs w:val="20"/>
          <w:lang w:eastAsia="x-none"/>
        </w:rPr>
        <w:t>Agreements:</w:t>
      </w:r>
    </w:p>
    <w:p w14:paraId="37231F61" w14:textId="77777777" w:rsidR="005C6C3B" w:rsidRPr="00434B97" w:rsidRDefault="005C6C3B" w:rsidP="00613418">
      <w:pPr>
        <w:pStyle w:val="ListParagraph"/>
        <w:numPr>
          <w:ilvl w:val="0"/>
          <w:numId w:val="53"/>
        </w:numPr>
        <w:rPr>
          <w:strike/>
        </w:rPr>
      </w:pPr>
      <w:r w:rsidRPr="00434B97">
        <w:rPr>
          <w:strike/>
        </w:rPr>
        <w:t>NR supports in one PDCCH containing an indication in paging DCI for simultaneous short messages and scheduling information, where the short messages (w/o PDSCH) can be used for all UEs while the scheduling information is intended for Idle UEs only</w:t>
      </w:r>
    </w:p>
    <w:p w14:paraId="5977ACAB" w14:textId="77777777" w:rsidR="005C6C3B" w:rsidRPr="00434B97" w:rsidRDefault="005C6C3B" w:rsidP="00613418">
      <w:pPr>
        <w:pStyle w:val="ListParagraph"/>
        <w:numPr>
          <w:ilvl w:val="1"/>
          <w:numId w:val="53"/>
        </w:numPr>
        <w:rPr>
          <w:strike/>
        </w:rPr>
      </w:pPr>
      <w:r w:rsidRPr="00434B97">
        <w:rPr>
          <w:strike/>
        </w:rPr>
        <w:t>FFS the details for the indication</w:t>
      </w:r>
    </w:p>
    <w:p w14:paraId="5F28138E" w14:textId="77777777" w:rsidR="005C6C3B" w:rsidRPr="00434B97" w:rsidRDefault="005C6C3B" w:rsidP="00613418">
      <w:pPr>
        <w:pStyle w:val="ListParagraph"/>
        <w:numPr>
          <w:ilvl w:val="1"/>
          <w:numId w:val="53"/>
        </w:numPr>
        <w:rPr>
          <w:strike/>
        </w:rPr>
      </w:pPr>
      <w:r w:rsidRPr="00434B97">
        <w:rPr>
          <w:strike/>
        </w:rPr>
        <w:t>Note: the above support is subject to size-limitations for scheduling information and the actual short messages</w:t>
      </w:r>
    </w:p>
    <w:p w14:paraId="1F831CF5" w14:textId="77777777" w:rsidR="005C6C3B" w:rsidRPr="00434B97" w:rsidRDefault="005C6C3B" w:rsidP="00613418">
      <w:pPr>
        <w:pStyle w:val="ListParagraph"/>
        <w:numPr>
          <w:ilvl w:val="1"/>
          <w:numId w:val="53"/>
        </w:numPr>
        <w:rPr>
          <w:strike/>
        </w:rPr>
      </w:pPr>
      <w:r w:rsidRPr="00434B97">
        <w:rPr>
          <w:strike/>
        </w:rPr>
        <w:t>To send LS to RAN2 later (after more details)</w:t>
      </w:r>
    </w:p>
    <w:p w14:paraId="178ECD45" w14:textId="15A6DA8D" w:rsidR="00434B97" w:rsidRPr="00434B97" w:rsidRDefault="006011D2" w:rsidP="0003652E">
      <w:r w:rsidRPr="006011D2">
        <w:rPr>
          <w:b/>
        </w:rPr>
        <w:t>Wednesday</w:t>
      </w:r>
      <w:r w:rsidR="00434B97">
        <w:rPr>
          <w:b/>
        </w:rPr>
        <w:t xml:space="preserve">: </w:t>
      </w:r>
      <w:r w:rsidR="00434B97" w:rsidRPr="00434B97">
        <w:t>Above agreement is modified as follows:</w:t>
      </w:r>
    </w:p>
    <w:p w14:paraId="00CD6B80" w14:textId="77777777" w:rsidR="00434B97" w:rsidRPr="00434B97" w:rsidRDefault="00434B97" w:rsidP="00434B97">
      <w:pPr>
        <w:ind w:left="720" w:hanging="720"/>
        <w:rPr>
          <w:szCs w:val="20"/>
          <w:lang w:eastAsia="x-none"/>
        </w:rPr>
      </w:pPr>
      <w:r w:rsidRPr="00434B97">
        <w:rPr>
          <w:szCs w:val="20"/>
          <w:highlight w:val="green"/>
          <w:lang w:eastAsia="x-none"/>
        </w:rPr>
        <w:t>Agreements</w:t>
      </w:r>
      <w:r w:rsidRPr="00434B97">
        <w:rPr>
          <w:szCs w:val="20"/>
          <w:lang w:eastAsia="x-none"/>
        </w:rPr>
        <w:t>:</w:t>
      </w:r>
    </w:p>
    <w:p w14:paraId="63A1CE29" w14:textId="77777777" w:rsidR="00434B97" w:rsidRPr="00434B97" w:rsidRDefault="00434B97" w:rsidP="00613418">
      <w:pPr>
        <w:pStyle w:val="ListParagraph"/>
        <w:numPr>
          <w:ilvl w:val="0"/>
          <w:numId w:val="53"/>
        </w:numPr>
      </w:pPr>
      <w:r w:rsidRPr="00434B97">
        <w:t>NR supports in one PDCCH containing an indication in paging DCI for simultaneous short messages and scheduling information, where the short messages (w/o PDSCH) can be used for all UEs while the scheduling information is intended for Idle UEs only</w:t>
      </w:r>
    </w:p>
    <w:p w14:paraId="516EF1BB" w14:textId="77777777" w:rsidR="00434B97" w:rsidRPr="00434B97" w:rsidRDefault="00434B97" w:rsidP="00613418">
      <w:pPr>
        <w:pStyle w:val="ListParagraph"/>
        <w:numPr>
          <w:ilvl w:val="1"/>
          <w:numId w:val="53"/>
        </w:numPr>
      </w:pPr>
      <w:r w:rsidRPr="00434B97">
        <w:t>Replace the existing 1-bit indication in TS38.212 with 2 bits with the following indication:</w:t>
      </w:r>
    </w:p>
    <w:p w14:paraId="283C7B63" w14:textId="77777777" w:rsidR="00434B97" w:rsidRPr="00434B97" w:rsidRDefault="00434B97" w:rsidP="00613418">
      <w:pPr>
        <w:pStyle w:val="ListParagraph"/>
        <w:numPr>
          <w:ilvl w:val="2"/>
          <w:numId w:val="53"/>
        </w:numPr>
      </w:pPr>
      <w:r w:rsidRPr="00434B97">
        <w:t xml:space="preserve">00: Reserved </w:t>
      </w:r>
    </w:p>
    <w:p w14:paraId="33564062" w14:textId="77777777" w:rsidR="00434B97" w:rsidRPr="00434B97" w:rsidRDefault="00434B97" w:rsidP="00613418">
      <w:pPr>
        <w:pStyle w:val="ListParagraph"/>
        <w:numPr>
          <w:ilvl w:val="2"/>
          <w:numId w:val="53"/>
        </w:numPr>
      </w:pPr>
      <w:r w:rsidRPr="00434B97">
        <w:t xml:space="preserve">01: Paging scheduling only </w:t>
      </w:r>
    </w:p>
    <w:p w14:paraId="0EF0CB04" w14:textId="77777777" w:rsidR="00434B97" w:rsidRPr="00434B97" w:rsidRDefault="00434B97" w:rsidP="00613418">
      <w:pPr>
        <w:pStyle w:val="ListParagraph"/>
        <w:numPr>
          <w:ilvl w:val="2"/>
          <w:numId w:val="53"/>
        </w:numPr>
      </w:pPr>
      <w:r w:rsidRPr="00434B97">
        <w:t xml:space="preserve">10: Short Message only </w:t>
      </w:r>
    </w:p>
    <w:p w14:paraId="46A92302" w14:textId="77777777" w:rsidR="00434B97" w:rsidRPr="00434B97" w:rsidRDefault="00434B97" w:rsidP="00613418">
      <w:pPr>
        <w:pStyle w:val="ListParagraph"/>
        <w:numPr>
          <w:ilvl w:val="2"/>
          <w:numId w:val="53"/>
        </w:numPr>
      </w:pPr>
      <w:r w:rsidRPr="00434B97">
        <w:t>11: Paging scheduling and Short Messages</w:t>
      </w:r>
    </w:p>
    <w:p w14:paraId="61B0D34C" w14:textId="77777777" w:rsidR="00434B97" w:rsidRPr="00434B97" w:rsidRDefault="00434B97" w:rsidP="00613418">
      <w:pPr>
        <w:pStyle w:val="ListParagraph"/>
        <w:numPr>
          <w:ilvl w:val="1"/>
          <w:numId w:val="53"/>
        </w:numPr>
      </w:pPr>
      <w:r w:rsidRPr="00434B97">
        <w:t>Note: The above assumes a single DCI format/structure in which the bit field location is determined based on both paging scheduling and short messages being present. This and other remaining issues related to DCI designs will be finalized in the DCI session.</w:t>
      </w:r>
    </w:p>
    <w:p w14:paraId="57A70710" w14:textId="77777777" w:rsidR="00434B97" w:rsidRPr="00434B97" w:rsidRDefault="00434B97" w:rsidP="00613418">
      <w:pPr>
        <w:pStyle w:val="ListParagraph"/>
        <w:numPr>
          <w:ilvl w:val="1"/>
          <w:numId w:val="53"/>
        </w:numPr>
      </w:pPr>
      <w:r w:rsidRPr="00434B97">
        <w:t>Note: the above support is subject to size-limitations for scheduling information and the actual short messages</w:t>
      </w:r>
    </w:p>
    <w:p w14:paraId="3DC6E5B3" w14:textId="7DB2646D" w:rsidR="00434B97" w:rsidRPr="00434B97" w:rsidRDefault="00434B97" w:rsidP="00613418">
      <w:pPr>
        <w:pStyle w:val="ListParagraph"/>
        <w:numPr>
          <w:ilvl w:val="1"/>
          <w:numId w:val="53"/>
        </w:numPr>
      </w:pPr>
      <w:r>
        <w:t>To send LS to RAN2</w:t>
      </w:r>
    </w:p>
    <w:p w14:paraId="5DDEA446" w14:textId="153DE429" w:rsidR="006011D2" w:rsidRPr="006011D2" w:rsidRDefault="0058452E" w:rsidP="006011D2">
      <w:pPr>
        <w:rPr>
          <w:b/>
        </w:rPr>
      </w:pPr>
      <w:hyperlink r:id="rId791" w:history="1">
        <w:r w:rsidR="000F2B08">
          <w:rPr>
            <w:rStyle w:val="Hyperlink"/>
            <w:b/>
          </w:rPr>
          <w:t>R1-1807750</w:t>
        </w:r>
      </w:hyperlink>
      <w:r w:rsidR="006011D2" w:rsidRPr="006011D2">
        <w:rPr>
          <w:b/>
        </w:rPr>
        <w:tab/>
        <w:t>[Draft] LS on simultaneous PDSCH reception with Paging</w:t>
      </w:r>
      <w:r w:rsidR="006011D2" w:rsidRPr="006011D2">
        <w:rPr>
          <w:b/>
        </w:rPr>
        <w:tab/>
        <w:t>Huawei</w:t>
      </w:r>
    </w:p>
    <w:p w14:paraId="7CD19268" w14:textId="66361679" w:rsidR="006011D2" w:rsidRDefault="006011D2" w:rsidP="006011D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 xml:space="preserve">document is </w:t>
      </w:r>
      <w:r w:rsidR="00434B97">
        <w:rPr>
          <w:rFonts w:ascii="Times New Roman" w:hAnsi="Times New Roman"/>
          <w:szCs w:val="20"/>
        </w:rPr>
        <w:t xml:space="preserve">endorsed with </w:t>
      </w:r>
      <w:r w:rsidR="00434B97" w:rsidRPr="00434B97">
        <w:t xml:space="preserve">one update “like </w:t>
      </w:r>
      <w:r w:rsidR="00434B97" w:rsidRPr="00434B97">
        <w:rPr>
          <w:color w:val="FF0000"/>
          <w:u w:val="single"/>
        </w:rPr>
        <w:t>to</w:t>
      </w:r>
      <w:r w:rsidR="00434B97" w:rsidRPr="00434B97">
        <w:t xml:space="preserve"> ask”</w:t>
      </w:r>
      <w:r>
        <w:rPr>
          <w:rFonts w:ascii="Times New Roman" w:hAnsi="Times New Roman"/>
          <w:szCs w:val="20"/>
        </w:rPr>
        <w:t xml:space="preserve">. Final LS is </w:t>
      </w:r>
      <w:r w:rsidRPr="006011D2">
        <w:rPr>
          <w:rFonts w:ascii="Times New Roman" w:hAnsi="Times New Roman"/>
          <w:szCs w:val="20"/>
          <w:highlight w:val="green"/>
        </w:rPr>
        <w:t xml:space="preserve">approved in </w:t>
      </w:r>
      <w:hyperlink r:id="rId792" w:history="1">
        <w:r w:rsidR="000F2B08">
          <w:rPr>
            <w:rStyle w:val="Hyperlink"/>
            <w:rFonts w:ascii="Times New Roman" w:hAnsi="Times New Roman"/>
            <w:szCs w:val="20"/>
            <w:highlight w:val="green"/>
          </w:rPr>
          <w:t>R1-1807763</w:t>
        </w:r>
      </w:hyperlink>
      <w:r>
        <w:rPr>
          <w:rFonts w:ascii="Times New Roman" w:hAnsi="Times New Roman"/>
          <w:szCs w:val="20"/>
        </w:rPr>
        <w:t>.</w:t>
      </w:r>
    </w:p>
    <w:p w14:paraId="5DFD4DF4" w14:textId="77777777" w:rsidR="00434B97" w:rsidRDefault="00434B97" w:rsidP="006011D2">
      <w:pPr>
        <w:rPr>
          <w:b/>
        </w:rPr>
      </w:pPr>
    </w:p>
    <w:p w14:paraId="16BCF693" w14:textId="681F4499" w:rsidR="006011D2" w:rsidRPr="006011D2" w:rsidRDefault="0058452E" w:rsidP="006011D2">
      <w:pPr>
        <w:rPr>
          <w:b/>
        </w:rPr>
      </w:pPr>
      <w:hyperlink r:id="rId793" w:history="1">
        <w:r w:rsidR="000F2B08">
          <w:rPr>
            <w:rStyle w:val="Hyperlink"/>
            <w:b/>
          </w:rPr>
          <w:t>R1-1807749</w:t>
        </w:r>
      </w:hyperlink>
      <w:r w:rsidR="006011D2" w:rsidRPr="006011D2">
        <w:rPr>
          <w:b/>
        </w:rPr>
        <w:tab/>
        <w:t>Offline summary for Al 7.1.1.3 on Paging</w:t>
      </w:r>
      <w:r w:rsidR="006011D2" w:rsidRPr="006011D2">
        <w:rPr>
          <w:b/>
        </w:rPr>
        <w:tab/>
        <w:t>Huawei</w:t>
      </w:r>
    </w:p>
    <w:p w14:paraId="7E4F3321" w14:textId="77777777" w:rsidR="006011D2" w:rsidRDefault="006011D2" w:rsidP="006011D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589FE47E" w14:textId="76C7475A" w:rsidR="006011D2" w:rsidRDefault="006011D2" w:rsidP="006011D2"/>
    <w:p w14:paraId="5609486C" w14:textId="4469BDDC" w:rsidR="006011D2" w:rsidRPr="00A93112" w:rsidRDefault="00A93112" w:rsidP="006011D2">
      <w:pPr>
        <w:rPr>
          <w:b/>
        </w:rPr>
      </w:pPr>
      <w:r w:rsidRPr="00A93112">
        <w:rPr>
          <w:b/>
        </w:rPr>
        <w:t>Thursday</w:t>
      </w:r>
    </w:p>
    <w:p w14:paraId="27A568EE" w14:textId="6BB44FF4" w:rsidR="00A93112" w:rsidRPr="00A93112" w:rsidRDefault="0058452E" w:rsidP="00A93112">
      <w:pPr>
        <w:rPr>
          <w:b/>
        </w:rPr>
      </w:pPr>
      <w:hyperlink r:id="rId794" w:history="1">
        <w:r w:rsidR="000F2B08">
          <w:rPr>
            <w:rStyle w:val="Hyperlink"/>
            <w:b/>
          </w:rPr>
          <w:t>R1-1807829</w:t>
        </w:r>
      </w:hyperlink>
      <w:r w:rsidR="00A93112" w:rsidRPr="00A93112">
        <w:rPr>
          <w:b/>
        </w:rPr>
        <w:tab/>
        <w:t>Offline summary for Al 7.1.1.3 on Paging</w:t>
      </w:r>
      <w:r w:rsidR="00A93112" w:rsidRPr="00A93112">
        <w:rPr>
          <w:b/>
        </w:rPr>
        <w:tab/>
        <w:t>Huawei</w:t>
      </w:r>
    </w:p>
    <w:p w14:paraId="03873247" w14:textId="77777777" w:rsidR="00A93112" w:rsidRDefault="00A93112" w:rsidP="00A9311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7F9EC229" w14:textId="309EF601" w:rsidR="00A93112" w:rsidRDefault="00A93112" w:rsidP="00A93112"/>
    <w:p w14:paraId="5D50489F" w14:textId="79AA5AEB" w:rsidR="00A93112" w:rsidRPr="005D7786" w:rsidRDefault="005D7786" w:rsidP="00A93112">
      <w:pPr>
        <w:rPr>
          <w:b/>
        </w:rPr>
      </w:pPr>
      <w:r w:rsidRPr="005D7786">
        <w:rPr>
          <w:b/>
        </w:rPr>
        <w:t>Friday</w:t>
      </w:r>
    </w:p>
    <w:p w14:paraId="7B977CD2" w14:textId="2FD1ED70" w:rsidR="005D7786" w:rsidRPr="005D7786" w:rsidRDefault="0058452E" w:rsidP="005D7786">
      <w:pPr>
        <w:ind w:left="720" w:hanging="720"/>
        <w:rPr>
          <w:b/>
          <w:lang w:eastAsia="x-none"/>
        </w:rPr>
      </w:pPr>
      <w:hyperlink r:id="rId795" w:history="1">
        <w:r w:rsidR="000F2B08">
          <w:rPr>
            <w:rStyle w:val="Hyperlink"/>
            <w:b/>
            <w:lang w:eastAsia="x-none"/>
          </w:rPr>
          <w:t>R1-1807872</w:t>
        </w:r>
      </w:hyperlink>
      <w:r w:rsidR="005D7786" w:rsidRPr="005D7786">
        <w:rPr>
          <w:b/>
          <w:lang w:eastAsia="x-none"/>
        </w:rPr>
        <w:tab/>
        <w:t>Offline summary for Al 7.1.1.3 on Paging</w:t>
      </w:r>
      <w:r w:rsidR="005D7786" w:rsidRPr="005D7786">
        <w:rPr>
          <w:b/>
          <w:lang w:eastAsia="x-none"/>
        </w:rPr>
        <w:tab/>
        <w:t>Huawei</w:t>
      </w:r>
    </w:p>
    <w:p w14:paraId="323E95B2" w14:textId="77777777" w:rsidR="005D7786" w:rsidRDefault="005D7786" w:rsidP="005D7786">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601A6AE" w14:textId="77777777" w:rsidR="005D7786" w:rsidRDefault="005D7786" w:rsidP="005D7786"/>
    <w:p w14:paraId="7D9C7ECB" w14:textId="77777777" w:rsidR="005D7786" w:rsidRPr="005D7786" w:rsidRDefault="005D7786" w:rsidP="005D7786">
      <w:pPr>
        <w:ind w:left="720" w:hanging="720"/>
        <w:rPr>
          <w:szCs w:val="20"/>
          <w:lang w:eastAsia="x-none"/>
        </w:rPr>
      </w:pPr>
      <w:r w:rsidRPr="005D7786">
        <w:rPr>
          <w:szCs w:val="20"/>
          <w:highlight w:val="green"/>
          <w:lang w:eastAsia="x-none"/>
        </w:rPr>
        <w:t>Agreements</w:t>
      </w:r>
      <w:r w:rsidRPr="005D7786">
        <w:rPr>
          <w:szCs w:val="20"/>
          <w:lang w:eastAsia="x-none"/>
        </w:rPr>
        <w:t>:</w:t>
      </w:r>
    </w:p>
    <w:p w14:paraId="77B93159" w14:textId="77777777" w:rsidR="005D7786" w:rsidRPr="005D7786" w:rsidRDefault="005D7786" w:rsidP="000C2D1F">
      <w:pPr>
        <w:pStyle w:val="ListParagraph"/>
        <w:numPr>
          <w:ilvl w:val="0"/>
          <w:numId w:val="53"/>
        </w:numPr>
      </w:pPr>
      <w:r w:rsidRPr="005D7786">
        <w:t>When SS/PBCH block and control resource set multiplexing pattern 2 or 3 is configured in PBCH and initial DL BWP is active, for SS/PBCH block based RRM, RLM and [BM] measurement purposes only, UE is expected to be able to measure the SS/PBCH block associated with control resource set</w:t>
      </w:r>
      <w:r w:rsidRPr="000C2D1F">
        <w:rPr>
          <w:rFonts w:eastAsia="Times New Roman"/>
        </w:rPr>
        <w:t xml:space="preserve"> configured in PBCH</w:t>
      </w:r>
      <w:r w:rsidRPr="005D7786">
        <w:t>.</w:t>
      </w:r>
    </w:p>
    <w:p w14:paraId="16A70A10" w14:textId="77777777" w:rsidR="005D7786" w:rsidRPr="005D7786" w:rsidRDefault="005D7786" w:rsidP="000C2D1F">
      <w:pPr>
        <w:pStyle w:val="ListParagraph"/>
        <w:numPr>
          <w:ilvl w:val="0"/>
          <w:numId w:val="53"/>
        </w:numPr>
      </w:pPr>
      <w:r w:rsidRPr="005D7786">
        <w:t>Note: When SS/PBCH block and control resource set multiplexing pattern 2 or 3 is configured in PBCH and initial DL BWP is active, SS/PBCH based RRM, RLM, and [BM] is still possible when the initial active DL BWP does not contain SS/PBCH</w:t>
      </w:r>
    </w:p>
    <w:p w14:paraId="3F00D57C" w14:textId="6D251004" w:rsidR="005D7786" w:rsidRPr="005D7786" w:rsidRDefault="0058452E" w:rsidP="005D7786">
      <w:hyperlink r:id="rId796" w:history="1">
        <w:r w:rsidR="000F2B08">
          <w:rPr>
            <w:rStyle w:val="Hyperlink"/>
            <w:b/>
          </w:rPr>
          <w:t>R1-1807888</w:t>
        </w:r>
      </w:hyperlink>
      <w:r w:rsidR="005D7786" w:rsidRPr="005D7786">
        <w:rPr>
          <w:b/>
        </w:rPr>
        <w:tab/>
      </w:r>
      <w:r w:rsidR="005D7786" w:rsidRPr="005D7786">
        <w:t>[draft] Reply LS on Initial Active BWP for Pattern 2 and Pattern 3</w:t>
      </w:r>
      <w:r w:rsidR="005D7786" w:rsidRPr="005D7786">
        <w:tab/>
        <w:t>Huawei</w:t>
      </w:r>
    </w:p>
    <w:p w14:paraId="1E0ADA3A" w14:textId="64896158" w:rsidR="005D7786" w:rsidRPr="005D7786" w:rsidRDefault="00AC2AA8" w:rsidP="00AC2AA8">
      <w:pPr>
        <w:ind w:left="720" w:hanging="720"/>
        <w:rPr>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sidR="005D7786" w:rsidRPr="005D7786">
        <w:rPr>
          <w:szCs w:val="20"/>
        </w:rPr>
        <w:t xml:space="preserve">draft LS is </w:t>
      </w:r>
      <w:r>
        <w:rPr>
          <w:szCs w:val="20"/>
        </w:rPr>
        <w:t xml:space="preserve">endorsed </w:t>
      </w:r>
      <w:r w:rsidR="005D7786" w:rsidRPr="005D7786">
        <w:rPr>
          <w:szCs w:val="20"/>
        </w:rPr>
        <w:t xml:space="preserve">with </w:t>
      </w:r>
      <w:r>
        <w:rPr>
          <w:szCs w:val="20"/>
        </w:rPr>
        <w:t xml:space="preserve">the following </w:t>
      </w:r>
      <w:r w:rsidR="005D7786" w:rsidRPr="005D7786">
        <w:rPr>
          <w:szCs w:val="20"/>
        </w:rPr>
        <w:t>updates</w:t>
      </w:r>
      <w:r>
        <w:rPr>
          <w:szCs w:val="20"/>
        </w:rPr>
        <w:t>:</w:t>
      </w:r>
    </w:p>
    <w:p w14:paraId="2162B74B" w14:textId="77777777" w:rsidR="005D7786" w:rsidRPr="005D7786" w:rsidRDefault="005D7786" w:rsidP="00017304">
      <w:pPr>
        <w:numPr>
          <w:ilvl w:val="0"/>
          <w:numId w:val="286"/>
        </w:numPr>
        <w:rPr>
          <w:szCs w:val="20"/>
        </w:rPr>
      </w:pPr>
      <w:r w:rsidRPr="005D7786">
        <w:rPr>
          <w:szCs w:val="20"/>
        </w:rPr>
        <w:t>Remove “Reply” in the title</w:t>
      </w:r>
    </w:p>
    <w:p w14:paraId="631E7204" w14:textId="77777777" w:rsidR="005D7786" w:rsidRPr="005D7786" w:rsidRDefault="005D7786" w:rsidP="00017304">
      <w:pPr>
        <w:numPr>
          <w:ilvl w:val="0"/>
          <w:numId w:val="286"/>
        </w:numPr>
        <w:rPr>
          <w:szCs w:val="20"/>
        </w:rPr>
      </w:pPr>
      <w:r w:rsidRPr="005D7786">
        <w:rPr>
          <w:szCs w:val="20"/>
        </w:rPr>
        <w:t>RAN4 “to” instead of “cc”</w:t>
      </w:r>
    </w:p>
    <w:p w14:paraId="2208DF05" w14:textId="77777777" w:rsidR="005D7786" w:rsidRPr="005D7786" w:rsidRDefault="005D7786" w:rsidP="00017304">
      <w:pPr>
        <w:numPr>
          <w:ilvl w:val="0"/>
          <w:numId w:val="286"/>
        </w:numPr>
        <w:rPr>
          <w:szCs w:val="20"/>
        </w:rPr>
      </w:pPr>
      <w:r w:rsidRPr="005D7786">
        <w:rPr>
          <w:szCs w:val="20"/>
        </w:rPr>
        <w:lastRenderedPageBreak/>
        <w:t>To RAN2</w:t>
      </w:r>
      <w:r w:rsidRPr="005D7786">
        <w:rPr>
          <w:color w:val="FF0000"/>
          <w:szCs w:val="20"/>
          <w:u w:val="single"/>
        </w:rPr>
        <w:t>, RAN4</w:t>
      </w:r>
    </w:p>
    <w:p w14:paraId="496074F1" w14:textId="77777777" w:rsidR="005D7786" w:rsidRPr="005D7786" w:rsidRDefault="005D7786" w:rsidP="00017304">
      <w:pPr>
        <w:numPr>
          <w:ilvl w:val="0"/>
          <w:numId w:val="286"/>
        </w:numPr>
        <w:rPr>
          <w:szCs w:val="20"/>
        </w:rPr>
      </w:pPr>
      <w:r w:rsidRPr="005D7786">
        <w:rPr>
          <w:szCs w:val="20"/>
        </w:rPr>
        <w:t>Action – add RAN4 as well</w:t>
      </w:r>
    </w:p>
    <w:p w14:paraId="14732F40" w14:textId="4C6AF954" w:rsidR="005D7786" w:rsidRPr="005D7786" w:rsidRDefault="005D7786" w:rsidP="005D7786">
      <w:pPr>
        <w:ind w:left="720" w:hanging="720"/>
        <w:rPr>
          <w:szCs w:val="20"/>
        </w:rPr>
      </w:pPr>
      <w:r w:rsidRPr="005D7786">
        <w:rPr>
          <w:szCs w:val="20"/>
        </w:rPr>
        <w:t xml:space="preserve">Final LS </w:t>
      </w:r>
      <w:r w:rsidR="00AC2AA8">
        <w:rPr>
          <w:szCs w:val="20"/>
        </w:rPr>
        <w:t xml:space="preserve">is </w:t>
      </w:r>
      <w:r w:rsidR="00AC2AA8" w:rsidRPr="00AC2AA8">
        <w:rPr>
          <w:szCs w:val="20"/>
          <w:highlight w:val="green"/>
        </w:rPr>
        <w:t xml:space="preserve">approved </w:t>
      </w:r>
      <w:r w:rsidRPr="005D7786">
        <w:rPr>
          <w:szCs w:val="20"/>
          <w:highlight w:val="green"/>
        </w:rPr>
        <w:t xml:space="preserve">in </w:t>
      </w:r>
      <w:hyperlink r:id="rId797" w:history="1">
        <w:r w:rsidR="000F2B08">
          <w:rPr>
            <w:rStyle w:val="Hyperlink"/>
            <w:szCs w:val="20"/>
            <w:highlight w:val="green"/>
          </w:rPr>
          <w:t>R1-1807893</w:t>
        </w:r>
      </w:hyperlink>
      <w:r w:rsidR="00AC2AA8">
        <w:rPr>
          <w:szCs w:val="20"/>
        </w:rPr>
        <w:t>.</w:t>
      </w:r>
    </w:p>
    <w:p w14:paraId="176EDFFC" w14:textId="57DF3C12" w:rsidR="005D7786" w:rsidRDefault="005D7786" w:rsidP="00A93112"/>
    <w:p w14:paraId="2A1063B2" w14:textId="77777777" w:rsidR="005D7786" w:rsidRPr="0003652E" w:rsidRDefault="005D7786" w:rsidP="00A93112"/>
    <w:p w14:paraId="3CB84120" w14:textId="665A89D7" w:rsidR="00966D15" w:rsidRPr="00966D15" w:rsidRDefault="0058452E" w:rsidP="00966D15">
      <w:pPr>
        <w:ind w:left="720" w:hanging="720"/>
        <w:rPr>
          <w:lang w:eastAsia="x-none"/>
        </w:rPr>
      </w:pPr>
      <w:hyperlink r:id="rId798" w:history="1">
        <w:r w:rsidR="000F2B08">
          <w:rPr>
            <w:rStyle w:val="Hyperlink"/>
            <w:lang w:eastAsia="x-none"/>
          </w:rPr>
          <w:t>R1-1805874</w:t>
        </w:r>
      </w:hyperlink>
      <w:r w:rsidR="00966D15" w:rsidRPr="00966D15">
        <w:rPr>
          <w:lang w:eastAsia="x-none"/>
        </w:rPr>
        <w:tab/>
        <w:t>Remaining details on paging</w:t>
      </w:r>
      <w:r w:rsidR="00966D15" w:rsidRPr="00966D15">
        <w:rPr>
          <w:lang w:eastAsia="x-none"/>
        </w:rPr>
        <w:tab/>
        <w:t>Huawei, HiSilicon</w:t>
      </w:r>
    </w:p>
    <w:p w14:paraId="03A72B3E" w14:textId="1547850A" w:rsidR="00966D15" w:rsidRPr="00966D15" w:rsidRDefault="0058452E" w:rsidP="00966D15">
      <w:pPr>
        <w:ind w:left="720" w:hanging="720"/>
        <w:rPr>
          <w:lang w:eastAsia="x-none"/>
        </w:rPr>
      </w:pPr>
      <w:hyperlink r:id="rId799" w:history="1">
        <w:r w:rsidR="000F2B08">
          <w:rPr>
            <w:rStyle w:val="Hyperlink"/>
            <w:lang w:eastAsia="x-none"/>
          </w:rPr>
          <w:t>R1-1806034</w:t>
        </w:r>
      </w:hyperlink>
      <w:r w:rsidR="00966D15" w:rsidRPr="00966D15">
        <w:rPr>
          <w:lang w:eastAsia="x-none"/>
        </w:rPr>
        <w:tab/>
        <w:t>Remaining issues on Paging</w:t>
      </w:r>
      <w:r w:rsidR="00966D15" w:rsidRPr="00966D15">
        <w:rPr>
          <w:lang w:eastAsia="x-none"/>
        </w:rPr>
        <w:tab/>
        <w:t>vivo</w:t>
      </w:r>
    </w:p>
    <w:p w14:paraId="3F3288FE" w14:textId="1BB32884" w:rsidR="00966D15" w:rsidRPr="00966D15" w:rsidRDefault="0058452E" w:rsidP="00966D15">
      <w:pPr>
        <w:ind w:left="720" w:hanging="720"/>
        <w:rPr>
          <w:lang w:eastAsia="x-none"/>
        </w:rPr>
      </w:pPr>
      <w:hyperlink r:id="rId800" w:history="1">
        <w:r w:rsidR="000F2B08">
          <w:rPr>
            <w:rStyle w:val="Hyperlink"/>
            <w:lang w:eastAsia="x-none"/>
          </w:rPr>
          <w:t>R1-1806358</w:t>
        </w:r>
      </w:hyperlink>
      <w:r w:rsidR="00966D15" w:rsidRPr="00966D15">
        <w:rPr>
          <w:lang w:eastAsia="x-none"/>
        </w:rPr>
        <w:tab/>
        <w:t>Discussion on remaining issues for paging</w:t>
      </w:r>
      <w:r w:rsidR="00966D15" w:rsidRPr="00966D15">
        <w:rPr>
          <w:lang w:eastAsia="x-none"/>
        </w:rPr>
        <w:tab/>
        <w:t>CMCC</w:t>
      </w:r>
    </w:p>
    <w:p w14:paraId="10BE5D34" w14:textId="069F5058" w:rsidR="00966D15" w:rsidRPr="00966D15" w:rsidRDefault="0058452E" w:rsidP="00966D15">
      <w:pPr>
        <w:ind w:left="720" w:hanging="720"/>
        <w:rPr>
          <w:lang w:eastAsia="x-none"/>
        </w:rPr>
      </w:pPr>
      <w:hyperlink r:id="rId801" w:history="1">
        <w:r w:rsidR="000F2B08">
          <w:rPr>
            <w:rStyle w:val="Hyperlink"/>
            <w:lang w:eastAsia="x-none"/>
          </w:rPr>
          <w:t>R1-1806423</w:t>
        </w:r>
      </w:hyperlink>
      <w:r w:rsidR="00966D15" w:rsidRPr="00966D15">
        <w:rPr>
          <w:lang w:eastAsia="x-none"/>
        </w:rPr>
        <w:tab/>
        <w:t>Remaining details on paging design</w:t>
      </w:r>
      <w:r w:rsidR="00966D15" w:rsidRPr="00966D15">
        <w:rPr>
          <w:lang w:eastAsia="x-none"/>
        </w:rPr>
        <w:tab/>
        <w:t>Ericsson</w:t>
      </w:r>
    </w:p>
    <w:p w14:paraId="720A6110" w14:textId="6BF86D20" w:rsidR="00966D15" w:rsidRPr="00966D15" w:rsidRDefault="0058452E" w:rsidP="00966D15">
      <w:pPr>
        <w:ind w:left="720" w:hanging="720"/>
        <w:rPr>
          <w:color w:val="BFBFBF"/>
          <w:lang w:eastAsia="x-none"/>
        </w:rPr>
      </w:pPr>
      <w:hyperlink r:id="rId802" w:history="1">
        <w:r w:rsidR="000F2B08">
          <w:rPr>
            <w:rStyle w:val="Hyperlink"/>
            <w:lang w:eastAsia="x-none"/>
          </w:rPr>
          <w:t>R1-1806499</w:t>
        </w:r>
      </w:hyperlink>
      <w:r w:rsidR="00966D15" w:rsidRPr="00966D15">
        <w:rPr>
          <w:color w:val="BFBFBF"/>
          <w:lang w:eastAsia="x-none"/>
        </w:rPr>
        <w:tab/>
        <w:t>Remaining issues in Paging</w:t>
      </w:r>
      <w:r w:rsidR="00966D15" w:rsidRPr="00966D15">
        <w:rPr>
          <w:color w:val="BFBFBF"/>
          <w:lang w:eastAsia="x-none"/>
        </w:rPr>
        <w:tab/>
        <w:t>Intel Corporation</w:t>
      </w:r>
    </w:p>
    <w:p w14:paraId="133AA677" w14:textId="77777777" w:rsidR="00966D15" w:rsidRPr="00966D15" w:rsidRDefault="00966D15" w:rsidP="00966D15">
      <w:pPr>
        <w:ind w:left="720" w:hanging="720"/>
        <w:rPr>
          <w:color w:val="BFBFBF"/>
          <w:lang w:eastAsia="x-none"/>
        </w:rPr>
      </w:pPr>
      <w:r w:rsidRPr="00966D15">
        <w:rPr>
          <w:color w:val="BFBFBF"/>
          <w:lang w:eastAsia="x-none"/>
        </w:rPr>
        <w:t>Withdrawn</w:t>
      </w:r>
    </w:p>
    <w:p w14:paraId="4C10DC40" w14:textId="19F9E079" w:rsidR="00966D15" w:rsidRPr="00966D15" w:rsidRDefault="0058452E" w:rsidP="00966D15">
      <w:pPr>
        <w:ind w:left="720" w:hanging="720"/>
        <w:rPr>
          <w:lang w:eastAsia="x-none"/>
        </w:rPr>
      </w:pPr>
      <w:hyperlink r:id="rId803" w:history="1">
        <w:r w:rsidR="000F2B08">
          <w:rPr>
            <w:rStyle w:val="Hyperlink"/>
            <w:lang w:eastAsia="x-none"/>
          </w:rPr>
          <w:t>R1-1806604</w:t>
        </w:r>
      </w:hyperlink>
      <w:r w:rsidR="00966D15" w:rsidRPr="00966D15">
        <w:rPr>
          <w:lang w:eastAsia="x-none"/>
        </w:rPr>
        <w:tab/>
        <w:t>Paging design in NR</w:t>
      </w:r>
      <w:r w:rsidR="00966D15" w:rsidRPr="00966D15">
        <w:rPr>
          <w:lang w:eastAsia="x-none"/>
        </w:rPr>
        <w:tab/>
        <w:t>LG Electronics</w:t>
      </w:r>
    </w:p>
    <w:p w14:paraId="3DDE65DB" w14:textId="68D3A858" w:rsidR="00966D15" w:rsidRPr="00966D15" w:rsidRDefault="0058452E" w:rsidP="00966D15">
      <w:pPr>
        <w:ind w:left="720" w:hanging="720"/>
        <w:rPr>
          <w:lang w:eastAsia="x-none"/>
        </w:rPr>
      </w:pPr>
      <w:hyperlink r:id="rId804" w:history="1">
        <w:r w:rsidR="000F2B08">
          <w:rPr>
            <w:rStyle w:val="Hyperlink"/>
            <w:lang w:eastAsia="x-none"/>
          </w:rPr>
          <w:t>R1-1806703</w:t>
        </w:r>
      </w:hyperlink>
      <w:r w:rsidR="00966D15" w:rsidRPr="00966D15">
        <w:rPr>
          <w:lang w:eastAsia="x-none"/>
        </w:rPr>
        <w:tab/>
        <w:t>Corrections on Paging Design</w:t>
      </w:r>
      <w:r w:rsidR="00966D15" w:rsidRPr="00966D15">
        <w:rPr>
          <w:lang w:eastAsia="x-none"/>
        </w:rPr>
        <w:tab/>
        <w:t>Samsung</w:t>
      </w:r>
    </w:p>
    <w:p w14:paraId="17F65DE6" w14:textId="46F31F55" w:rsidR="00966D15" w:rsidRPr="00966D15" w:rsidRDefault="0058452E" w:rsidP="00966D15">
      <w:pPr>
        <w:ind w:left="720" w:hanging="720"/>
        <w:rPr>
          <w:lang w:eastAsia="x-none"/>
        </w:rPr>
      </w:pPr>
      <w:hyperlink r:id="rId805" w:history="1">
        <w:r w:rsidR="000F2B08">
          <w:rPr>
            <w:rStyle w:val="Hyperlink"/>
            <w:lang w:eastAsia="x-none"/>
          </w:rPr>
          <w:t>R1-1806785</w:t>
        </w:r>
      </w:hyperlink>
      <w:r w:rsidR="00966D15" w:rsidRPr="00966D15">
        <w:rPr>
          <w:lang w:eastAsia="x-none"/>
        </w:rPr>
        <w:tab/>
        <w:t>Remaining issues for Paging</w:t>
      </w:r>
      <w:r w:rsidR="00966D15" w:rsidRPr="00966D15">
        <w:rPr>
          <w:lang w:eastAsia="x-none"/>
        </w:rPr>
        <w:tab/>
        <w:t>MediaTek Inc.</w:t>
      </w:r>
    </w:p>
    <w:p w14:paraId="617D0423" w14:textId="2A69A0F4" w:rsidR="00966D15" w:rsidRPr="00966D15" w:rsidRDefault="0058452E" w:rsidP="00966D15">
      <w:pPr>
        <w:ind w:left="720" w:hanging="720"/>
        <w:rPr>
          <w:lang w:eastAsia="x-none"/>
        </w:rPr>
      </w:pPr>
      <w:hyperlink r:id="rId806" w:history="1">
        <w:r w:rsidR="000F2B08">
          <w:rPr>
            <w:rStyle w:val="Hyperlink"/>
            <w:lang w:eastAsia="x-none"/>
          </w:rPr>
          <w:t>R1-1806875</w:t>
        </w:r>
      </w:hyperlink>
      <w:r w:rsidR="00966D15" w:rsidRPr="00966D15">
        <w:rPr>
          <w:lang w:eastAsia="x-none"/>
        </w:rPr>
        <w:tab/>
        <w:t>Remaining issues on paging</w:t>
      </w:r>
      <w:r w:rsidR="00966D15" w:rsidRPr="00966D15">
        <w:rPr>
          <w:lang w:eastAsia="x-none"/>
        </w:rPr>
        <w:tab/>
        <w:t>OPPO</w:t>
      </w:r>
    </w:p>
    <w:p w14:paraId="1414ACC7" w14:textId="05BE3146" w:rsidR="00966D15" w:rsidRPr="00966D15" w:rsidRDefault="0058452E" w:rsidP="00966D15">
      <w:pPr>
        <w:ind w:left="720" w:hanging="720"/>
        <w:rPr>
          <w:lang w:eastAsia="x-none"/>
        </w:rPr>
      </w:pPr>
      <w:hyperlink r:id="rId807" w:history="1">
        <w:r w:rsidR="000F2B08">
          <w:rPr>
            <w:rStyle w:val="Hyperlink"/>
            <w:lang w:eastAsia="x-none"/>
          </w:rPr>
          <w:t>R1-1807010</w:t>
        </w:r>
      </w:hyperlink>
      <w:r w:rsidR="00966D15" w:rsidRPr="00966D15">
        <w:rPr>
          <w:lang w:eastAsia="x-none"/>
        </w:rPr>
        <w:tab/>
        <w:t>On Remaining Details of NR Paging Channel</w:t>
      </w:r>
      <w:r w:rsidR="00966D15" w:rsidRPr="00966D15">
        <w:rPr>
          <w:lang w:eastAsia="x-none"/>
        </w:rPr>
        <w:tab/>
        <w:t>InterDigital, Inc.</w:t>
      </w:r>
    </w:p>
    <w:p w14:paraId="7834FDA5" w14:textId="60FE6A97" w:rsidR="00966D15" w:rsidRPr="00966D15" w:rsidRDefault="0058452E" w:rsidP="00966D15">
      <w:pPr>
        <w:ind w:left="720" w:hanging="720"/>
        <w:rPr>
          <w:lang w:eastAsia="x-none"/>
        </w:rPr>
      </w:pPr>
      <w:hyperlink r:id="rId808" w:history="1">
        <w:r w:rsidR="000F2B08">
          <w:rPr>
            <w:rStyle w:val="Hyperlink"/>
            <w:lang w:eastAsia="x-none"/>
          </w:rPr>
          <w:t>R1-1807052</w:t>
        </w:r>
      </w:hyperlink>
      <w:r w:rsidR="00966D15" w:rsidRPr="00966D15">
        <w:rPr>
          <w:lang w:eastAsia="x-none"/>
        </w:rPr>
        <w:tab/>
        <w:t>Remaining issues on Paging design</w:t>
      </w:r>
      <w:r w:rsidR="00966D15" w:rsidRPr="00966D15">
        <w:rPr>
          <w:lang w:eastAsia="x-none"/>
        </w:rPr>
        <w:tab/>
        <w:t>NTT DOCOMO, INC.</w:t>
      </w:r>
    </w:p>
    <w:p w14:paraId="23F39B5A" w14:textId="5B694DFE" w:rsidR="00966D15" w:rsidRPr="00966D15" w:rsidRDefault="0058452E" w:rsidP="00966D15">
      <w:pPr>
        <w:ind w:left="720" w:hanging="720"/>
        <w:rPr>
          <w:lang w:eastAsia="x-none"/>
        </w:rPr>
      </w:pPr>
      <w:hyperlink r:id="rId809" w:history="1">
        <w:r w:rsidR="000F2B08">
          <w:rPr>
            <w:rStyle w:val="Hyperlink"/>
            <w:lang w:eastAsia="x-none"/>
          </w:rPr>
          <w:t>R1-1807174</w:t>
        </w:r>
      </w:hyperlink>
      <w:r w:rsidR="00966D15" w:rsidRPr="00966D15">
        <w:rPr>
          <w:lang w:eastAsia="x-none"/>
        </w:rPr>
        <w:tab/>
        <w:t>On open issues on paging message delivery</w:t>
      </w:r>
      <w:r w:rsidR="00966D15" w:rsidRPr="00966D15">
        <w:rPr>
          <w:lang w:eastAsia="x-none"/>
        </w:rPr>
        <w:tab/>
        <w:t>Nokia, Nokia Shanghai Bell</w:t>
      </w:r>
    </w:p>
    <w:p w14:paraId="539BA1A3" w14:textId="55384297" w:rsidR="00966D15" w:rsidRPr="00966D15" w:rsidRDefault="0058452E" w:rsidP="00966D15">
      <w:pPr>
        <w:ind w:left="720" w:hanging="720"/>
        <w:rPr>
          <w:lang w:eastAsia="x-none"/>
        </w:rPr>
      </w:pPr>
      <w:hyperlink r:id="rId810" w:history="1">
        <w:r w:rsidR="000F2B08">
          <w:rPr>
            <w:rStyle w:val="Hyperlink"/>
            <w:lang w:eastAsia="x-none"/>
          </w:rPr>
          <w:t>R1-1807331</w:t>
        </w:r>
      </w:hyperlink>
      <w:r w:rsidR="00966D15" w:rsidRPr="00966D15">
        <w:rPr>
          <w:lang w:eastAsia="x-none"/>
        </w:rPr>
        <w:tab/>
        <w:t>Paging design consideration</w:t>
      </w:r>
      <w:r w:rsidR="00966D15" w:rsidRPr="00966D15">
        <w:rPr>
          <w:lang w:eastAsia="x-none"/>
        </w:rPr>
        <w:tab/>
        <w:t>Qualcomm Incorporated</w:t>
      </w:r>
    </w:p>
    <w:p w14:paraId="1494D12B" w14:textId="77777777" w:rsidR="00966D15" w:rsidRPr="00966D15" w:rsidRDefault="00966D15" w:rsidP="0003652E">
      <w:pPr>
        <w:pStyle w:val="Heading4"/>
        <w:rPr>
          <w:rFonts w:eastAsia="MS Mincho"/>
          <w:lang w:eastAsia="ja-JP"/>
        </w:rPr>
      </w:pPr>
      <w:bookmarkStart w:id="246" w:name="_Toc513839870"/>
      <w:bookmarkStart w:id="247" w:name="_Toc516232590"/>
      <w:r w:rsidRPr="00966D15">
        <w:rPr>
          <w:rFonts w:hint="eastAsia"/>
        </w:rPr>
        <w:t>Physical random access channel</w:t>
      </w:r>
      <w:r w:rsidRPr="00966D15">
        <w:rPr>
          <w:rFonts w:eastAsia="MS Mincho" w:hint="eastAsia"/>
          <w:lang w:eastAsia="ja-JP"/>
        </w:rPr>
        <w:t xml:space="preserve"> and random access procedure</w:t>
      </w:r>
      <w:bookmarkEnd w:id="246"/>
      <w:bookmarkEnd w:id="247"/>
    </w:p>
    <w:p w14:paraId="2C292821" w14:textId="663AF7CC" w:rsidR="00966D15" w:rsidRDefault="00966D15" w:rsidP="0003652E">
      <w:pPr>
        <w:pStyle w:val="Heading5"/>
      </w:pPr>
      <w:bookmarkStart w:id="248" w:name="_Toc516232591"/>
      <w:r w:rsidRPr="00966D15">
        <w:rPr>
          <w:rFonts w:hint="eastAsia"/>
        </w:rPr>
        <w:t xml:space="preserve">PRACH </w:t>
      </w:r>
      <w:r w:rsidRPr="00966D15">
        <w:t>formats</w:t>
      </w:r>
      <w:bookmarkEnd w:id="248"/>
    </w:p>
    <w:p w14:paraId="3267C707" w14:textId="4B4C4CB5" w:rsidR="00FF2242" w:rsidRPr="00FF2242" w:rsidRDefault="0058452E" w:rsidP="00FF2242">
      <w:pPr>
        <w:rPr>
          <w:b/>
        </w:rPr>
      </w:pPr>
      <w:hyperlink r:id="rId811" w:history="1">
        <w:r w:rsidR="000F2B08">
          <w:rPr>
            <w:rStyle w:val="Hyperlink"/>
            <w:b/>
          </w:rPr>
          <w:t>R1-1807632</w:t>
        </w:r>
      </w:hyperlink>
      <w:r w:rsidR="00FF2242" w:rsidRPr="00FF2242">
        <w:rPr>
          <w:b/>
        </w:rPr>
        <w:tab/>
        <w:t>Summary of Remaining details on PRACH formats</w:t>
      </w:r>
      <w:r w:rsidR="00FF2242" w:rsidRPr="00FF2242">
        <w:rPr>
          <w:b/>
        </w:rPr>
        <w:tab/>
        <w:t>Convida Wireless</w:t>
      </w:r>
    </w:p>
    <w:p w14:paraId="79A89A53" w14:textId="77777777" w:rsidR="00FF2242" w:rsidRDefault="00FF2242" w:rsidP="00FF224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7AC78581" w14:textId="11F99FAF" w:rsidR="00FF2242" w:rsidRDefault="00FF2242" w:rsidP="00FF2242"/>
    <w:p w14:paraId="42E40E83" w14:textId="4C4A2CE3" w:rsidR="00D826BF" w:rsidRPr="00D826BF" w:rsidRDefault="00D826BF" w:rsidP="00D826BF">
      <w:pPr>
        <w:ind w:left="720" w:hanging="720"/>
        <w:rPr>
          <w:szCs w:val="20"/>
          <w:lang w:eastAsia="x-none"/>
        </w:rPr>
      </w:pPr>
      <w:r w:rsidRPr="00D826BF">
        <w:rPr>
          <w:szCs w:val="20"/>
          <w:highlight w:val="green"/>
          <w:lang w:eastAsia="x-none"/>
        </w:rPr>
        <w:t>Agreement</w:t>
      </w:r>
      <w:r w:rsidRPr="00D826BF">
        <w:rPr>
          <w:szCs w:val="20"/>
          <w:lang w:eastAsia="x-none"/>
        </w:rPr>
        <w:t>:</w:t>
      </w:r>
    </w:p>
    <w:p w14:paraId="420D8896" w14:textId="77777777" w:rsidR="00D826BF" w:rsidRPr="00D826BF" w:rsidRDefault="00D826BF" w:rsidP="00613418">
      <w:pPr>
        <w:numPr>
          <w:ilvl w:val="0"/>
          <w:numId w:val="54"/>
        </w:numPr>
        <w:contextualSpacing/>
        <w:rPr>
          <w:szCs w:val="20"/>
          <w:lang w:eastAsia="x-none"/>
        </w:rPr>
      </w:pPr>
      <w:r w:rsidRPr="00D826BF">
        <w:rPr>
          <w:szCs w:val="20"/>
        </w:rPr>
        <w:t xml:space="preserve">For the previous working assumption “For the Semi-static UL/DL configuration in RMSI, only PRACH occasions within the UL part and X part are valid as long as </w:t>
      </w:r>
      <w:r w:rsidRPr="00D826BF">
        <w:rPr>
          <w:szCs w:val="20"/>
          <w:lang w:val="sv-SE"/>
        </w:rPr>
        <w:t>it does not precede or collide with an SSB in the RACH slot,</w:t>
      </w:r>
      <w:r w:rsidRPr="00D826BF">
        <w:rPr>
          <w:i/>
          <w:szCs w:val="20"/>
          <w:lang w:eastAsia="x-none"/>
        </w:rPr>
        <w:t xml:space="preserve"> </w:t>
      </w:r>
      <w:r w:rsidRPr="00D826BF">
        <w:rPr>
          <w:szCs w:val="20"/>
          <w:lang w:eastAsia="x-none"/>
        </w:rPr>
        <w:t>and it is at least N symbols after DL part and/or the last symbol of an SSB”, N = 2 for Msg1 SCS = 120kHz</w:t>
      </w:r>
    </w:p>
    <w:p w14:paraId="1C3DC9E5" w14:textId="77777777" w:rsidR="00D826BF" w:rsidRPr="00D826BF" w:rsidRDefault="00D826BF" w:rsidP="00D826BF">
      <w:pPr>
        <w:ind w:left="720" w:hanging="720"/>
        <w:rPr>
          <w:lang w:eastAsia="x-none"/>
        </w:rPr>
      </w:pPr>
    </w:p>
    <w:p w14:paraId="09772325" w14:textId="495911C6" w:rsidR="00D826BF" w:rsidRPr="00D826BF" w:rsidRDefault="00D826BF" w:rsidP="00D826BF">
      <w:pPr>
        <w:ind w:left="720" w:hanging="720"/>
        <w:rPr>
          <w:szCs w:val="20"/>
          <w:lang w:eastAsia="x-none"/>
        </w:rPr>
      </w:pPr>
      <w:r w:rsidRPr="00D826BF">
        <w:rPr>
          <w:szCs w:val="20"/>
          <w:highlight w:val="green"/>
          <w:lang w:eastAsia="x-none"/>
        </w:rPr>
        <w:t>Agreement</w:t>
      </w:r>
      <w:r w:rsidRPr="00D826BF">
        <w:rPr>
          <w:szCs w:val="20"/>
          <w:lang w:eastAsia="x-none"/>
        </w:rPr>
        <w:t>:</w:t>
      </w:r>
    </w:p>
    <w:p w14:paraId="3A8C0AD3" w14:textId="77777777" w:rsidR="00D826BF" w:rsidRPr="00D826BF" w:rsidRDefault="00D826BF" w:rsidP="00613418">
      <w:pPr>
        <w:numPr>
          <w:ilvl w:val="0"/>
          <w:numId w:val="54"/>
        </w:numPr>
        <w:rPr>
          <w:szCs w:val="20"/>
        </w:rPr>
      </w:pPr>
      <w:r w:rsidRPr="00D826BF">
        <w:rPr>
          <w:szCs w:val="20"/>
        </w:rPr>
        <w:t>Confirm the current WA on starting OFDM symbol number for all formats using short sequences in FR1 and unpaired spectrum</w:t>
      </w:r>
    </w:p>
    <w:p w14:paraId="298805F6" w14:textId="77777777" w:rsidR="00D826BF" w:rsidRPr="00D826BF" w:rsidRDefault="00D826BF" w:rsidP="00D826BF">
      <w:pPr>
        <w:ind w:left="720" w:hanging="720"/>
        <w:rPr>
          <w:lang w:eastAsia="x-none"/>
        </w:rPr>
      </w:pPr>
    </w:p>
    <w:p w14:paraId="625988E1" w14:textId="77777777" w:rsidR="00D826BF" w:rsidRPr="00D826BF" w:rsidRDefault="00D826BF" w:rsidP="00D826BF">
      <w:pPr>
        <w:ind w:left="720" w:hanging="720"/>
        <w:rPr>
          <w:szCs w:val="20"/>
          <w:lang w:eastAsia="x-none"/>
        </w:rPr>
      </w:pPr>
      <w:r w:rsidRPr="00D826BF">
        <w:rPr>
          <w:szCs w:val="20"/>
          <w:highlight w:val="green"/>
          <w:lang w:eastAsia="x-none"/>
        </w:rPr>
        <w:t>Agreements</w:t>
      </w:r>
      <w:r w:rsidRPr="00D826BF">
        <w:rPr>
          <w:szCs w:val="20"/>
          <w:lang w:eastAsia="x-none"/>
        </w:rPr>
        <w:t>:</w:t>
      </w:r>
    </w:p>
    <w:p w14:paraId="1FE509C4" w14:textId="77777777" w:rsidR="00D826BF" w:rsidRPr="00D826BF" w:rsidRDefault="00D826BF" w:rsidP="00613418">
      <w:pPr>
        <w:numPr>
          <w:ilvl w:val="0"/>
          <w:numId w:val="54"/>
        </w:numPr>
        <w:rPr>
          <w:szCs w:val="20"/>
          <w:lang w:eastAsia="x-none"/>
        </w:rPr>
      </w:pPr>
      <w:r w:rsidRPr="00D826BF">
        <w:rPr>
          <w:szCs w:val="20"/>
          <w:lang w:eastAsia="x-none"/>
        </w:rPr>
        <w:t xml:space="preserve">For PRACH configuration table for FR2, for the configuration indices </w:t>
      </w:r>
    </w:p>
    <w:p w14:paraId="30B45881" w14:textId="77777777" w:rsidR="00D826BF" w:rsidRPr="00D826BF" w:rsidRDefault="00D826BF" w:rsidP="00613418">
      <w:pPr>
        <w:numPr>
          <w:ilvl w:val="1"/>
          <w:numId w:val="54"/>
        </w:numPr>
        <w:rPr>
          <w:szCs w:val="20"/>
          <w:lang w:eastAsia="x-none"/>
        </w:rPr>
      </w:pPr>
      <w:r w:rsidRPr="00D826BF">
        <w:rPr>
          <w:szCs w:val="20"/>
          <w:lang w:eastAsia="x-none"/>
        </w:rPr>
        <w:t>8</w:t>
      </w:r>
    </w:p>
    <w:p w14:paraId="11B41E77" w14:textId="77777777" w:rsidR="00D826BF" w:rsidRPr="00D826BF" w:rsidRDefault="00D826BF" w:rsidP="00613418">
      <w:pPr>
        <w:numPr>
          <w:ilvl w:val="1"/>
          <w:numId w:val="54"/>
        </w:numPr>
        <w:rPr>
          <w:szCs w:val="20"/>
          <w:lang w:eastAsia="x-none"/>
        </w:rPr>
      </w:pPr>
      <w:r w:rsidRPr="00D826BF">
        <w:rPr>
          <w:szCs w:val="20"/>
          <w:lang w:eastAsia="x-none"/>
        </w:rPr>
        <w:t>22</w:t>
      </w:r>
    </w:p>
    <w:p w14:paraId="4601674A" w14:textId="77777777" w:rsidR="00D826BF" w:rsidRPr="00D826BF" w:rsidRDefault="00D826BF" w:rsidP="00613418">
      <w:pPr>
        <w:numPr>
          <w:ilvl w:val="1"/>
          <w:numId w:val="54"/>
        </w:numPr>
        <w:rPr>
          <w:szCs w:val="20"/>
          <w:lang w:eastAsia="x-none"/>
        </w:rPr>
      </w:pPr>
      <w:r w:rsidRPr="00D826BF">
        <w:rPr>
          <w:szCs w:val="20"/>
          <w:lang w:eastAsia="x-none"/>
        </w:rPr>
        <w:t>37</w:t>
      </w:r>
    </w:p>
    <w:p w14:paraId="3EE4543B" w14:textId="77777777" w:rsidR="00D826BF" w:rsidRPr="00D826BF" w:rsidRDefault="00D826BF" w:rsidP="00613418">
      <w:pPr>
        <w:numPr>
          <w:ilvl w:val="1"/>
          <w:numId w:val="54"/>
        </w:numPr>
        <w:rPr>
          <w:szCs w:val="20"/>
          <w:lang w:eastAsia="x-none"/>
        </w:rPr>
      </w:pPr>
      <w:r w:rsidRPr="00D826BF">
        <w:rPr>
          <w:szCs w:val="20"/>
          <w:lang w:eastAsia="x-none"/>
        </w:rPr>
        <w:t>47</w:t>
      </w:r>
    </w:p>
    <w:p w14:paraId="588026CF" w14:textId="77777777" w:rsidR="00D826BF" w:rsidRPr="00D826BF" w:rsidRDefault="00D826BF" w:rsidP="00613418">
      <w:pPr>
        <w:numPr>
          <w:ilvl w:val="1"/>
          <w:numId w:val="54"/>
        </w:numPr>
        <w:rPr>
          <w:szCs w:val="20"/>
          <w:lang w:eastAsia="x-none"/>
        </w:rPr>
      </w:pPr>
      <w:r w:rsidRPr="00D826BF">
        <w:rPr>
          <w:szCs w:val="20"/>
          <w:lang w:eastAsia="x-none"/>
        </w:rPr>
        <w:t>75</w:t>
      </w:r>
    </w:p>
    <w:p w14:paraId="475DC910" w14:textId="77777777" w:rsidR="00D826BF" w:rsidRPr="00D826BF" w:rsidRDefault="00D826BF" w:rsidP="00613418">
      <w:pPr>
        <w:numPr>
          <w:ilvl w:val="1"/>
          <w:numId w:val="54"/>
        </w:numPr>
        <w:rPr>
          <w:szCs w:val="20"/>
          <w:lang w:eastAsia="x-none"/>
        </w:rPr>
      </w:pPr>
      <w:r w:rsidRPr="00D826BF">
        <w:rPr>
          <w:szCs w:val="20"/>
          <w:lang w:eastAsia="x-none"/>
        </w:rPr>
        <w:t>104</w:t>
      </w:r>
    </w:p>
    <w:p w14:paraId="73F739EF" w14:textId="77777777" w:rsidR="00D826BF" w:rsidRPr="00D826BF" w:rsidRDefault="00D826BF" w:rsidP="00613418">
      <w:pPr>
        <w:numPr>
          <w:ilvl w:val="1"/>
          <w:numId w:val="54"/>
        </w:numPr>
        <w:rPr>
          <w:szCs w:val="20"/>
          <w:lang w:eastAsia="x-none"/>
        </w:rPr>
      </w:pPr>
      <w:r w:rsidRPr="00D826BF">
        <w:rPr>
          <w:szCs w:val="20"/>
          <w:lang w:eastAsia="x-none"/>
        </w:rPr>
        <w:t>123</w:t>
      </w:r>
    </w:p>
    <w:p w14:paraId="6E767ED5" w14:textId="77777777" w:rsidR="00D826BF" w:rsidRPr="00D826BF" w:rsidRDefault="00D826BF" w:rsidP="00613418">
      <w:pPr>
        <w:numPr>
          <w:ilvl w:val="1"/>
          <w:numId w:val="54"/>
        </w:numPr>
        <w:rPr>
          <w:szCs w:val="20"/>
          <w:lang w:eastAsia="x-none"/>
        </w:rPr>
      </w:pPr>
      <w:r w:rsidRPr="00D826BF">
        <w:rPr>
          <w:szCs w:val="20"/>
          <w:lang w:eastAsia="x-none"/>
        </w:rPr>
        <w:t>152</w:t>
      </w:r>
    </w:p>
    <w:p w14:paraId="52EC98B4" w14:textId="77777777" w:rsidR="00D826BF" w:rsidRPr="00D826BF" w:rsidRDefault="00D826BF" w:rsidP="00613418">
      <w:pPr>
        <w:numPr>
          <w:ilvl w:val="1"/>
          <w:numId w:val="54"/>
        </w:numPr>
        <w:rPr>
          <w:szCs w:val="20"/>
          <w:lang w:eastAsia="x-none"/>
        </w:rPr>
      </w:pPr>
      <w:r w:rsidRPr="00D826BF">
        <w:rPr>
          <w:szCs w:val="20"/>
          <w:lang w:eastAsia="x-none"/>
        </w:rPr>
        <w:t>163</w:t>
      </w:r>
    </w:p>
    <w:p w14:paraId="59AB1DD0" w14:textId="77777777" w:rsidR="00D826BF" w:rsidRPr="00D826BF" w:rsidRDefault="00D826BF" w:rsidP="00613418">
      <w:pPr>
        <w:numPr>
          <w:ilvl w:val="1"/>
          <w:numId w:val="54"/>
        </w:numPr>
        <w:rPr>
          <w:szCs w:val="20"/>
          <w:lang w:eastAsia="x-none"/>
        </w:rPr>
      </w:pPr>
      <w:r w:rsidRPr="00D826BF">
        <w:rPr>
          <w:szCs w:val="20"/>
          <w:lang w:eastAsia="x-none"/>
        </w:rPr>
        <w:t>181</w:t>
      </w:r>
    </w:p>
    <w:p w14:paraId="14A38809" w14:textId="77777777" w:rsidR="00D826BF" w:rsidRPr="00D826BF" w:rsidRDefault="00D826BF" w:rsidP="00613418">
      <w:pPr>
        <w:numPr>
          <w:ilvl w:val="1"/>
          <w:numId w:val="54"/>
        </w:numPr>
        <w:rPr>
          <w:szCs w:val="20"/>
          <w:lang w:eastAsia="x-none"/>
        </w:rPr>
      </w:pPr>
      <w:r w:rsidRPr="00D826BF">
        <w:rPr>
          <w:szCs w:val="20"/>
          <w:lang w:eastAsia="x-none"/>
        </w:rPr>
        <w:t>191</w:t>
      </w:r>
    </w:p>
    <w:p w14:paraId="60A68215" w14:textId="77777777" w:rsidR="00D826BF" w:rsidRPr="00D826BF" w:rsidRDefault="00D826BF" w:rsidP="00D826BF">
      <w:pPr>
        <w:ind w:left="720"/>
        <w:rPr>
          <w:szCs w:val="20"/>
          <w:lang w:eastAsia="x-none"/>
        </w:rPr>
      </w:pPr>
      <w:r w:rsidRPr="00D826BF">
        <w:rPr>
          <w:szCs w:val="20"/>
          <w:lang w:eastAsia="x-none"/>
        </w:rPr>
        <w:t>slot numbers 7 &amp; 15 are supported.</w:t>
      </w:r>
    </w:p>
    <w:p w14:paraId="6ED93E09" w14:textId="77777777" w:rsidR="00D826BF" w:rsidRPr="00D826BF" w:rsidRDefault="00D826BF" w:rsidP="00D826BF"/>
    <w:p w14:paraId="1F2DDA61" w14:textId="77777777" w:rsidR="00D826BF" w:rsidRPr="00434B97" w:rsidRDefault="00D826BF" w:rsidP="00D826BF">
      <w:pPr>
        <w:ind w:left="720" w:hanging="720"/>
        <w:rPr>
          <w:szCs w:val="20"/>
          <w:lang w:eastAsia="x-none"/>
        </w:rPr>
      </w:pPr>
      <w:r w:rsidRPr="00434B97">
        <w:rPr>
          <w:szCs w:val="20"/>
          <w:lang w:eastAsia="x-none"/>
        </w:rPr>
        <w:t>Proposals:</w:t>
      </w:r>
    </w:p>
    <w:p w14:paraId="3D1F7F80" w14:textId="77777777" w:rsidR="00D826BF" w:rsidRPr="00434B97" w:rsidRDefault="00D826BF" w:rsidP="00613418">
      <w:pPr>
        <w:numPr>
          <w:ilvl w:val="0"/>
          <w:numId w:val="54"/>
        </w:numPr>
        <w:rPr>
          <w:szCs w:val="20"/>
          <w:lang w:eastAsia="x-none"/>
        </w:rPr>
      </w:pPr>
      <w:r w:rsidRPr="00434B97">
        <w:rPr>
          <w:szCs w:val="20"/>
          <w:lang w:eastAsia="x-none"/>
        </w:rPr>
        <w:t>For PRACH configuration table for FR2, the working assumption is confirmed with the following updates:</w:t>
      </w:r>
    </w:p>
    <w:p w14:paraId="7C6B172E" w14:textId="77777777" w:rsidR="00D826BF" w:rsidRPr="00434B97" w:rsidRDefault="00D826BF" w:rsidP="00613418">
      <w:pPr>
        <w:numPr>
          <w:ilvl w:val="1"/>
          <w:numId w:val="54"/>
        </w:numPr>
        <w:rPr>
          <w:szCs w:val="20"/>
        </w:rPr>
      </w:pPr>
      <w:r w:rsidRPr="00434B97">
        <w:rPr>
          <w:szCs w:val="20"/>
        </w:rPr>
        <w:t>Table 4. Proposed RACH configuration table for format A3 for FR2 unpaired spectrum</w:t>
      </w:r>
    </w:p>
    <w:tbl>
      <w:tblPr>
        <w:tblW w:w="10196" w:type="dxa"/>
        <w:tblCellMar>
          <w:left w:w="70" w:type="dxa"/>
          <w:right w:w="70" w:type="dxa"/>
        </w:tblCellMar>
        <w:tblLook w:val="04A0" w:firstRow="1" w:lastRow="0" w:firstColumn="1" w:lastColumn="0" w:noHBand="0" w:noVBand="1"/>
      </w:tblPr>
      <w:tblGrid>
        <w:gridCol w:w="1330"/>
        <w:gridCol w:w="996"/>
        <w:gridCol w:w="863"/>
        <w:gridCol w:w="862"/>
        <w:gridCol w:w="3110"/>
        <w:gridCol w:w="839"/>
        <w:gridCol w:w="992"/>
        <w:gridCol w:w="1204"/>
      </w:tblGrid>
      <w:tr w:rsidR="00D826BF" w:rsidRPr="00434B97" w14:paraId="15B8B6AE" w14:textId="77777777" w:rsidTr="00087CA2">
        <w:trPr>
          <w:trHeight w:val="301"/>
        </w:trPr>
        <w:tc>
          <w:tcPr>
            <w:tcW w:w="1199"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3653D11" w14:textId="77777777" w:rsidR="00D826BF" w:rsidRPr="00434B97" w:rsidRDefault="00D826BF" w:rsidP="00D826BF">
            <w:pPr>
              <w:spacing w:before="40"/>
              <w:rPr>
                <w:rFonts w:ascii="Arial" w:eastAsia="MS Mincho" w:hAnsi="Arial"/>
                <w:i/>
                <w:szCs w:val="20"/>
                <w:lang w:eastAsia="en-GB"/>
              </w:rPr>
            </w:pPr>
            <w:r w:rsidRPr="00434B97">
              <w:rPr>
                <w:rFonts w:ascii="Arial" w:eastAsia="MS Mincho" w:hAnsi="Arial"/>
                <w:i/>
                <w:szCs w:val="20"/>
                <w:lang w:eastAsia="en-GB"/>
              </w:rPr>
              <w:t>PRACH Configuration Index</w:t>
            </w:r>
          </w:p>
        </w:tc>
        <w:tc>
          <w:tcPr>
            <w:tcW w:w="90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DE48AAB" w14:textId="77777777" w:rsidR="00D826BF" w:rsidRPr="00434B97" w:rsidRDefault="00D826BF" w:rsidP="00D826BF">
            <w:pPr>
              <w:spacing w:before="40"/>
              <w:rPr>
                <w:rFonts w:ascii="Arial" w:eastAsia="MS Mincho" w:hAnsi="Arial"/>
                <w:i/>
                <w:szCs w:val="20"/>
                <w:lang w:eastAsia="en-GB"/>
              </w:rPr>
            </w:pPr>
            <w:r w:rsidRPr="00434B97">
              <w:rPr>
                <w:rFonts w:ascii="Arial" w:eastAsia="MS Mincho" w:hAnsi="Arial"/>
                <w:i/>
                <w:szCs w:val="20"/>
                <w:lang w:eastAsia="en-GB"/>
              </w:rPr>
              <w:t>Preamble format</w:t>
            </w:r>
          </w:p>
        </w:tc>
        <w:tc>
          <w:tcPr>
            <w:tcW w:w="1725" w:type="dxa"/>
            <w:gridSpan w:val="2"/>
            <w:tcBorders>
              <w:top w:val="single" w:sz="8" w:space="0" w:color="auto"/>
              <w:left w:val="nil"/>
              <w:bottom w:val="single" w:sz="8" w:space="0" w:color="auto"/>
              <w:right w:val="single" w:sz="8" w:space="0" w:color="000000"/>
            </w:tcBorders>
            <w:shd w:val="clear" w:color="auto" w:fill="auto"/>
            <w:vAlign w:val="center"/>
            <w:hideMark/>
          </w:tcPr>
          <w:p w14:paraId="53A8A5A0" w14:textId="77777777" w:rsidR="00D826BF" w:rsidRPr="00434B97" w:rsidRDefault="00D826BF" w:rsidP="00D826BF">
            <w:pPr>
              <w:spacing w:before="40"/>
              <w:rPr>
                <w:rFonts w:ascii="Arial" w:eastAsia="MS Mincho" w:hAnsi="Arial"/>
                <w:i/>
                <w:szCs w:val="20"/>
                <w:lang w:eastAsia="en-GB"/>
              </w:rPr>
            </w:pPr>
            <w:r w:rsidRPr="00434B97">
              <w:rPr>
                <w:rFonts w:ascii="Arial" w:eastAsia="MS Mincho" w:hAnsi="Arial"/>
                <w:i/>
                <w:szCs w:val="20"/>
                <w:lang w:eastAsia="en-GB"/>
              </w:rPr>
              <w:t>n</w:t>
            </w:r>
            <w:r w:rsidRPr="00434B97">
              <w:rPr>
                <w:rFonts w:ascii="Arial" w:eastAsia="MS Mincho" w:hAnsi="Arial"/>
                <w:i/>
                <w:szCs w:val="20"/>
                <w:vertAlign w:val="subscript"/>
                <w:lang w:eastAsia="en-GB"/>
              </w:rPr>
              <w:t>SFN</w:t>
            </w:r>
            <w:r w:rsidRPr="00434B97">
              <w:rPr>
                <w:rFonts w:ascii="Arial" w:eastAsia="MS Mincho" w:hAnsi="Arial"/>
                <w:i/>
                <w:szCs w:val="20"/>
                <w:lang w:eastAsia="en-GB"/>
              </w:rPr>
              <w:t xml:space="preserve"> mod x  = y</w:t>
            </w:r>
          </w:p>
        </w:tc>
        <w:tc>
          <w:tcPr>
            <w:tcW w:w="311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7E6CD5C" w14:textId="77777777" w:rsidR="00D826BF" w:rsidRPr="00434B97" w:rsidRDefault="00D826BF" w:rsidP="00D826BF">
            <w:pPr>
              <w:spacing w:before="40"/>
              <w:rPr>
                <w:rFonts w:ascii="Arial" w:eastAsia="MS Mincho" w:hAnsi="Arial"/>
                <w:i/>
                <w:szCs w:val="20"/>
                <w:lang w:eastAsia="en-GB"/>
              </w:rPr>
            </w:pPr>
            <w:r w:rsidRPr="00434B97">
              <w:rPr>
                <w:rFonts w:ascii="Arial" w:eastAsia="MS Mincho" w:hAnsi="Arial"/>
                <w:i/>
                <w:szCs w:val="20"/>
                <w:lang w:eastAsia="en-GB"/>
              </w:rPr>
              <w:t>Slot number (SCS=60kHz)</w:t>
            </w:r>
          </w:p>
        </w:tc>
        <w:tc>
          <w:tcPr>
            <w:tcW w:w="851"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C60FAEB" w14:textId="77777777" w:rsidR="00D826BF" w:rsidRPr="00434B97" w:rsidRDefault="00D826BF" w:rsidP="00D826BF">
            <w:pPr>
              <w:spacing w:before="40"/>
              <w:rPr>
                <w:rFonts w:ascii="Arial" w:eastAsia="MS Mincho" w:hAnsi="Arial"/>
                <w:i/>
                <w:szCs w:val="20"/>
                <w:lang w:eastAsia="en-GB"/>
              </w:rPr>
            </w:pPr>
            <w:r w:rsidRPr="00434B97">
              <w:rPr>
                <w:rFonts w:ascii="Arial" w:eastAsia="MS Mincho" w:hAnsi="Arial"/>
                <w:i/>
                <w:szCs w:val="20"/>
                <w:lang w:eastAsia="en-GB"/>
              </w:rPr>
              <w:t>Starting symbol</w:t>
            </w:r>
          </w:p>
        </w:tc>
        <w:tc>
          <w:tcPr>
            <w:tcW w:w="99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F86E18F" w14:textId="77777777" w:rsidR="00D826BF" w:rsidRPr="00434B97" w:rsidRDefault="00D826BF" w:rsidP="00D826BF">
            <w:pPr>
              <w:spacing w:before="40"/>
              <w:rPr>
                <w:rFonts w:ascii="Arial" w:eastAsia="MS Mincho" w:hAnsi="Arial"/>
                <w:i/>
                <w:szCs w:val="20"/>
                <w:lang w:eastAsia="en-GB"/>
              </w:rPr>
            </w:pPr>
            <w:r w:rsidRPr="00434B97">
              <w:rPr>
                <w:rFonts w:ascii="Arial" w:eastAsia="MS Mincho" w:hAnsi="Arial"/>
                <w:i/>
                <w:szCs w:val="20"/>
                <w:lang w:eastAsia="en-GB"/>
              </w:rPr>
              <w:t>Number of PRACH slots within a 60 kHz slot</w:t>
            </w:r>
          </w:p>
        </w:tc>
        <w:tc>
          <w:tcPr>
            <w:tcW w:w="1417"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4882323" w14:textId="77777777" w:rsidR="00D826BF" w:rsidRPr="00434B97" w:rsidRDefault="00D826BF" w:rsidP="00D826BF">
            <w:pPr>
              <w:spacing w:before="40"/>
              <w:rPr>
                <w:rFonts w:ascii="Arial" w:eastAsia="MS Mincho" w:hAnsi="Arial"/>
                <w:i/>
                <w:szCs w:val="20"/>
                <w:lang w:eastAsia="en-GB"/>
              </w:rPr>
            </w:pPr>
            <w:r w:rsidRPr="00434B97">
              <w:rPr>
                <w:rFonts w:ascii="Arial" w:eastAsia="MS Mincho" w:hAnsi="Arial"/>
                <w:i/>
                <w:szCs w:val="20"/>
                <w:lang w:eastAsia="en-GB"/>
              </w:rPr>
              <w:t>Number of time domain PRACH occasions within a RACH slot</w:t>
            </w:r>
          </w:p>
        </w:tc>
      </w:tr>
      <w:tr w:rsidR="00D826BF" w:rsidRPr="00434B97" w14:paraId="256B3911" w14:textId="77777777" w:rsidTr="00087CA2">
        <w:trPr>
          <w:trHeight w:val="430"/>
        </w:trPr>
        <w:tc>
          <w:tcPr>
            <w:tcW w:w="1199" w:type="dxa"/>
            <w:vMerge/>
            <w:tcBorders>
              <w:top w:val="single" w:sz="8" w:space="0" w:color="auto"/>
              <w:left w:val="single" w:sz="8" w:space="0" w:color="auto"/>
              <w:bottom w:val="single" w:sz="8" w:space="0" w:color="000000"/>
              <w:right w:val="single" w:sz="8" w:space="0" w:color="auto"/>
            </w:tcBorders>
            <w:vAlign w:val="center"/>
            <w:hideMark/>
          </w:tcPr>
          <w:p w14:paraId="6A44F731" w14:textId="77777777" w:rsidR="00D826BF" w:rsidRPr="00434B97" w:rsidRDefault="00D826BF" w:rsidP="00D826BF">
            <w:pPr>
              <w:ind w:left="720" w:hanging="720"/>
              <w:rPr>
                <w:rFonts w:cs="Arial"/>
                <w:szCs w:val="20"/>
                <w:lang w:eastAsia="sv-SE"/>
              </w:rPr>
            </w:pPr>
          </w:p>
        </w:tc>
        <w:tc>
          <w:tcPr>
            <w:tcW w:w="902" w:type="dxa"/>
            <w:vMerge/>
            <w:tcBorders>
              <w:top w:val="single" w:sz="8" w:space="0" w:color="auto"/>
              <w:left w:val="single" w:sz="8" w:space="0" w:color="auto"/>
              <w:bottom w:val="single" w:sz="8" w:space="0" w:color="000000"/>
              <w:right w:val="single" w:sz="8" w:space="0" w:color="auto"/>
            </w:tcBorders>
            <w:vAlign w:val="center"/>
            <w:hideMark/>
          </w:tcPr>
          <w:p w14:paraId="72CC05AA" w14:textId="77777777" w:rsidR="00D826BF" w:rsidRPr="00434B97" w:rsidRDefault="00D826BF" w:rsidP="00D826BF">
            <w:pPr>
              <w:ind w:left="720" w:hanging="720"/>
              <w:rPr>
                <w:rFonts w:cs="Arial"/>
                <w:szCs w:val="20"/>
                <w:lang w:eastAsia="sv-SE"/>
              </w:rPr>
            </w:pPr>
          </w:p>
        </w:tc>
        <w:tc>
          <w:tcPr>
            <w:tcW w:w="863" w:type="dxa"/>
            <w:tcBorders>
              <w:top w:val="nil"/>
              <w:left w:val="nil"/>
              <w:bottom w:val="single" w:sz="8" w:space="0" w:color="auto"/>
              <w:right w:val="single" w:sz="8" w:space="0" w:color="auto"/>
            </w:tcBorders>
            <w:shd w:val="clear" w:color="auto" w:fill="auto"/>
            <w:vAlign w:val="center"/>
            <w:hideMark/>
          </w:tcPr>
          <w:p w14:paraId="1802360F" w14:textId="5F4AB26F" w:rsidR="00D826BF" w:rsidRPr="00434B97" w:rsidRDefault="00D826BF" w:rsidP="00D826BF">
            <w:pPr>
              <w:ind w:left="720" w:hanging="720"/>
              <w:rPr>
                <w:rFonts w:cs="Arial"/>
                <w:b/>
                <w:bCs/>
                <w:szCs w:val="20"/>
                <w:lang w:eastAsia="sv-SE"/>
              </w:rPr>
            </w:pPr>
            <w:r w:rsidRPr="00434B97">
              <w:rPr>
                <w:noProof/>
                <w:szCs w:val="20"/>
                <w:lang w:eastAsia="en-GB"/>
              </w:rPr>
              <w:drawing>
                <wp:anchor distT="0" distB="0" distL="114300" distR="114300" simplePos="0" relativeHeight="251659264" behindDoc="0" locked="0" layoutInCell="1" allowOverlap="1" wp14:anchorId="0E4675F1" wp14:editId="556A04E5">
                  <wp:simplePos x="0" y="0"/>
                  <wp:positionH relativeFrom="column">
                    <wp:posOffset>152400</wp:posOffset>
                  </wp:positionH>
                  <wp:positionV relativeFrom="paragraph">
                    <wp:posOffset>9525</wp:posOffset>
                  </wp:positionV>
                  <wp:extent cx="123825" cy="13335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123825" cy="133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62" w:type="dxa"/>
            <w:tcBorders>
              <w:top w:val="nil"/>
              <w:left w:val="nil"/>
              <w:bottom w:val="single" w:sz="8" w:space="0" w:color="auto"/>
              <w:right w:val="single" w:sz="8" w:space="0" w:color="auto"/>
            </w:tcBorders>
            <w:shd w:val="clear" w:color="auto" w:fill="auto"/>
            <w:vAlign w:val="center"/>
            <w:hideMark/>
          </w:tcPr>
          <w:p w14:paraId="27E0951F" w14:textId="0B4491FB" w:rsidR="00D826BF" w:rsidRPr="00434B97" w:rsidRDefault="00D826BF" w:rsidP="00D826BF">
            <w:pPr>
              <w:ind w:left="720" w:hanging="720"/>
              <w:rPr>
                <w:rFonts w:cs="Arial"/>
                <w:b/>
                <w:bCs/>
                <w:szCs w:val="20"/>
                <w:lang w:eastAsia="sv-SE"/>
              </w:rPr>
            </w:pPr>
            <w:r w:rsidRPr="00434B97">
              <w:rPr>
                <w:noProof/>
                <w:szCs w:val="20"/>
                <w:lang w:eastAsia="en-GB"/>
              </w:rPr>
              <w:drawing>
                <wp:anchor distT="0" distB="0" distL="114300" distR="114300" simplePos="0" relativeHeight="251660288" behindDoc="0" locked="0" layoutInCell="1" allowOverlap="1" wp14:anchorId="4027467D" wp14:editId="4C559BBD">
                  <wp:simplePos x="0" y="0"/>
                  <wp:positionH relativeFrom="column">
                    <wp:posOffset>171450</wp:posOffset>
                  </wp:positionH>
                  <wp:positionV relativeFrom="paragraph">
                    <wp:posOffset>28575</wp:posOffset>
                  </wp:positionV>
                  <wp:extent cx="123825" cy="152400"/>
                  <wp:effectExtent l="0" t="0" r="952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813">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110" w:type="dxa"/>
            <w:vMerge/>
            <w:tcBorders>
              <w:top w:val="single" w:sz="8" w:space="0" w:color="auto"/>
              <w:left w:val="single" w:sz="8" w:space="0" w:color="auto"/>
              <w:bottom w:val="single" w:sz="8" w:space="0" w:color="000000"/>
              <w:right w:val="single" w:sz="8" w:space="0" w:color="auto"/>
            </w:tcBorders>
            <w:vAlign w:val="center"/>
            <w:hideMark/>
          </w:tcPr>
          <w:p w14:paraId="6DC59E86" w14:textId="77777777" w:rsidR="00D826BF" w:rsidRPr="00434B97" w:rsidRDefault="00D826BF" w:rsidP="00D826BF">
            <w:pPr>
              <w:ind w:left="720" w:hanging="720"/>
              <w:rPr>
                <w:rFonts w:cs="Arial"/>
                <w:szCs w:val="20"/>
                <w:lang w:eastAsia="sv-SE"/>
              </w:rPr>
            </w:pPr>
          </w:p>
        </w:tc>
        <w:tc>
          <w:tcPr>
            <w:tcW w:w="851" w:type="dxa"/>
            <w:vMerge/>
            <w:tcBorders>
              <w:top w:val="single" w:sz="8" w:space="0" w:color="auto"/>
              <w:left w:val="single" w:sz="8" w:space="0" w:color="auto"/>
              <w:bottom w:val="single" w:sz="8" w:space="0" w:color="000000"/>
              <w:right w:val="single" w:sz="8" w:space="0" w:color="auto"/>
            </w:tcBorders>
            <w:vAlign w:val="center"/>
            <w:hideMark/>
          </w:tcPr>
          <w:p w14:paraId="515F79D5" w14:textId="77777777" w:rsidR="00D826BF" w:rsidRPr="00434B97" w:rsidRDefault="00D826BF" w:rsidP="00D826BF">
            <w:pPr>
              <w:ind w:left="720" w:hanging="720"/>
              <w:rPr>
                <w:rFonts w:cs="Arial"/>
                <w:szCs w:val="20"/>
                <w:lang w:eastAsia="sv-SE"/>
              </w:rPr>
            </w:pPr>
          </w:p>
        </w:tc>
        <w:tc>
          <w:tcPr>
            <w:tcW w:w="992" w:type="dxa"/>
            <w:vMerge/>
            <w:tcBorders>
              <w:top w:val="single" w:sz="8" w:space="0" w:color="auto"/>
              <w:left w:val="single" w:sz="8" w:space="0" w:color="auto"/>
              <w:bottom w:val="single" w:sz="8" w:space="0" w:color="000000"/>
              <w:right w:val="single" w:sz="8" w:space="0" w:color="auto"/>
            </w:tcBorders>
            <w:vAlign w:val="center"/>
            <w:hideMark/>
          </w:tcPr>
          <w:p w14:paraId="56D1C3A8" w14:textId="77777777" w:rsidR="00D826BF" w:rsidRPr="00434B97" w:rsidRDefault="00D826BF" w:rsidP="00D826BF">
            <w:pPr>
              <w:ind w:left="720" w:hanging="720"/>
              <w:rPr>
                <w:rFonts w:cs="Arial"/>
                <w:szCs w:val="20"/>
                <w:lang w:eastAsia="sv-SE"/>
              </w:rPr>
            </w:pPr>
          </w:p>
        </w:tc>
        <w:tc>
          <w:tcPr>
            <w:tcW w:w="1417" w:type="dxa"/>
            <w:vMerge/>
            <w:tcBorders>
              <w:top w:val="single" w:sz="8" w:space="0" w:color="auto"/>
              <w:left w:val="single" w:sz="8" w:space="0" w:color="auto"/>
              <w:bottom w:val="single" w:sz="8" w:space="0" w:color="000000"/>
              <w:right w:val="single" w:sz="8" w:space="0" w:color="auto"/>
            </w:tcBorders>
            <w:vAlign w:val="center"/>
            <w:hideMark/>
          </w:tcPr>
          <w:p w14:paraId="484BF7B8" w14:textId="77777777" w:rsidR="00D826BF" w:rsidRPr="00434B97" w:rsidRDefault="00D826BF" w:rsidP="00D826BF">
            <w:pPr>
              <w:ind w:left="720" w:hanging="720"/>
              <w:rPr>
                <w:rFonts w:cs="Arial"/>
                <w:szCs w:val="20"/>
                <w:lang w:eastAsia="sv-SE"/>
              </w:rPr>
            </w:pPr>
          </w:p>
        </w:tc>
      </w:tr>
      <w:tr w:rsidR="00D826BF" w:rsidRPr="00434B97" w14:paraId="690C4313" w14:textId="77777777" w:rsidTr="00087CA2">
        <w:trPr>
          <w:trHeight w:val="301"/>
        </w:trPr>
        <w:tc>
          <w:tcPr>
            <w:tcW w:w="1199" w:type="dxa"/>
            <w:tcBorders>
              <w:top w:val="nil"/>
              <w:left w:val="single" w:sz="8" w:space="0" w:color="auto"/>
              <w:bottom w:val="single" w:sz="8" w:space="0" w:color="auto"/>
              <w:right w:val="single" w:sz="8" w:space="0" w:color="auto"/>
            </w:tcBorders>
            <w:shd w:val="clear" w:color="auto" w:fill="auto"/>
            <w:noWrap/>
            <w:hideMark/>
          </w:tcPr>
          <w:p w14:paraId="1D79183F" w14:textId="77777777" w:rsidR="00D826BF" w:rsidRPr="00434B97" w:rsidRDefault="00D826BF" w:rsidP="00D826BF">
            <w:pPr>
              <w:ind w:left="720" w:hanging="720"/>
              <w:jc w:val="center"/>
              <w:rPr>
                <w:rFonts w:ascii="Calibri" w:hAnsi="Calibri"/>
                <w:szCs w:val="20"/>
                <w:lang w:eastAsia="sv-SE"/>
              </w:rPr>
            </w:pPr>
            <w:r w:rsidRPr="00434B97">
              <w:rPr>
                <w:szCs w:val="20"/>
              </w:rPr>
              <w:t>58</w:t>
            </w:r>
          </w:p>
        </w:tc>
        <w:tc>
          <w:tcPr>
            <w:tcW w:w="902" w:type="dxa"/>
            <w:tcBorders>
              <w:top w:val="nil"/>
              <w:left w:val="nil"/>
              <w:bottom w:val="single" w:sz="8" w:space="0" w:color="auto"/>
              <w:right w:val="single" w:sz="8" w:space="0" w:color="auto"/>
            </w:tcBorders>
            <w:shd w:val="clear" w:color="auto" w:fill="auto"/>
            <w:noWrap/>
            <w:hideMark/>
          </w:tcPr>
          <w:p w14:paraId="49A3DEE9" w14:textId="77777777" w:rsidR="00D826BF" w:rsidRPr="00434B97" w:rsidRDefault="00D826BF" w:rsidP="00D826BF">
            <w:pPr>
              <w:ind w:left="720" w:hanging="720"/>
              <w:jc w:val="center"/>
              <w:rPr>
                <w:rFonts w:ascii="Calibri" w:hAnsi="Calibri"/>
                <w:szCs w:val="20"/>
                <w:lang w:eastAsia="sv-SE"/>
              </w:rPr>
            </w:pPr>
            <w:r w:rsidRPr="00434B97">
              <w:rPr>
                <w:szCs w:val="20"/>
              </w:rPr>
              <w:t>A3</w:t>
            </w:r>
          </w:p>
        </w:tc>
        <w:tc>
          <w:tcPr>
            <w:tcW w:w="863" w:type="dxa"/>
            <w:tcBorders>
              <w:top w:val="nil"/>
              <w:left w:val="nil"/>
              <w:bottom w:val="single" w:sz="8" w:space="0" w:color="auto"/>
              <w:right w:val="single" w:sz="8" w:space="0" w:color="auto"/>
            </w:tcBorders>
            <w:shd w:val="clear" w:color="auto" w:fill="auto"/>
            <w:noWrap/>
            <w:hideMark/>
          </w:tcPr>
          <w:p w14:paraId="2EAB6910" w14:textId="77777777" w:rsidR="00D826BF" w:rsidRPr="00434B97" w:rsidRDefault="00D826BF" w:rsidP="00D826BF">
            <w:pPr>
              <w:ind w:left="720" w:hanging="720"/>
              <w:jc w:val="center"/>
              <w:rPr>
                <w:rFonts w:ascii="Calibri" w:hAnsi="Calibri"/>
                <w:szCs w:val="20"/>
                <w:lang w:eastAsia="sv-SE"/>
              </w:rPr>
            </w:pPr>
            <w:r w:rsidRPr="00434B97">
              <w:rPr>
                <w:dstrike/>
                <w:color w:val="FF0000"/>
                <w:szCs w:val="20"/>
              </w:rPr>
              <w:t>4</w:t>
            </w:r>
            <w:r w:rsidRPr="00434B97">
              <w:rPr>
                <w:color w:val="FF0000"/>
                <w:szCs w:val="20"/>
              </w:rPr>
              <w:t>1</w:t>
            </w:r>
          </w:p>
        </w:tc>
        <w:tc>
          <w:tcPr>
            <w:tcW w:w="862" w:type="dxa"/>
            <w:tcBorders>
              <w:top w:val="nil"/>
              <w:left w:val="nil"/>
              <w:bottom w:val="single" w:sz="8" w:space="0" w:color="auto"/>
              <w:right w:val="single" w:sz="8" w:space="0" w:color="auto"/>
            </w:tcBorders>
            <w:shd w:val="clear" w:color="auto" w:fill="auto"/>
            <w:noWrap/>
            <w:hideMark/>
          </w:tcPr>
          <w:p w14:paraId="00EA4B2E" w14:textId="77777777" w:rsidR="00D826BF" w:rsidRPr="00434B97" w:rsidRDefault="00D826BF" w:rsidP="00D826BF">
            <w:pPr>
              <w:ind w:left="720" w:hanging="720"/>
              <w:jc w:val="center"/>
              <w:rPr>
                <w:rFonts w:ascii="Calibri" w:hAnsi="Calibri"/>
                <w:szCs w:val="20"/>
                <w:lang w:eastAsia="sv-SE"/>
              </w:rPr>
            </w:pPr>
            <w:r w:rsidRPr="00434B97">
              <w:rPr>
                <w:strike/>
                <w:color w:val="FF0000"/>
                <w:szCs w:val="20"/>
              </w:rPr>
              <w:t>1</w:t>
            </w:r>
            <w:r w:rsidRPr="00434B97">
              <w:rPr>
                <w:color w:val="FF0000"/>
                <w:szCs w:val="20"/>
              </w:rPr>
              <w:t>0</w:t>
            </w:r>
          </w:p>
        </w:tc>
        <w:tc>
          <w:tcPr>
            <w:tcW w:w="3110" w:type="dxa"/>
            <w:tcBorders>
              <w:top w:val="nil"/>
              <w:left w:val="nil"/>
              <w:bottom w:val="single" w:sz="8" w:space="0" w:color="auto"/>
              <w:right w:val="single" w:sz="8" w:space="0" w:color="auto"/>
            </w:tcBorders>
            <w:shd w:val="clear" w:color="auto" w:fill="auto"/>
            <w:noWrap/>
            <w:hideMark/>
          </w:tcPr>
          <w:p w14:paraId="3752D850" w14:textId="77777777" w:rsidR="00D826BF" w:rsidRPr="00434B97" w:rsidRDefault="00D826BF" w:rsidP="00D826BF">
            <w:pPr>
              <w:ind w:left="720" w:hanging="720"/>
              <w:jc w:val="center"/>
              <w:rPr>
                <w:rFonts w:ascii="Calibri" w:hAnsi="Calibri"/>
                <w:szCs w:val="20"/>
                <w:lang w:eastAsia="sv-SE"/>
              </w:rPr>
            </w:pPr>
            <w:r w:rsidRPr="00434B97">
              <w:rPr>
                <w:strike/>
                <w:color w:val="FF0000"/>
                <w:szCs w:val="20"/>
              </w:rPr>
              <w:t>4,9,14,19,24,29,34,39</w:t>
            </w:r>
            <w:r w:rsidRPr="00434B97">
              <w:rPr>
                <w:color w:val="FF0000"/>
                <w:szCs w:val="20"/>
              </w:rPr>
              <w:t xml:space="preserve"> 9,11,13</w:t>
            </w:r>
          </w:p>
        </w:tc>
        <w:tc>
          <w:tcPr>
            <w:tcW w:w="851" w:type="dxa"/>
            <w:tcBorders>
              <w:top w:val="nil"/>
              <w:left w:val="nil"/>
              <w:bottom w:val="single" w:sz="8" w:space="0" w:color="auto"/>
              <w:right w:val="single" w:sz="8" w:space="0" w:color="auto"/>
            </w:tcBorders>
            <w:shd w:val="clear" w:color="auto" w:fill="auto"/>
            <w:hideMark/>
          </w:tcPr>
          <w:p w14:paraId="00413C2D" w14:textId="77777777" w:rsidR="00D826BF" w:rsidRPr="00434B97" w:rsidRDefault="00D826BF" w:rsidP="00D826BF">
            <w:pPr>
              <w:ind w:left="720" w:hanging="720"/>
              <w:jc w:val="center"/>
              <w:rPr>
                <w:rFonts w:ascii="Calibri" w:hAnsi="Calibri"/>
                <w:bCs/>
                <w:szCs w:val="20"/>
                <w:lang w:eastAsia="sv-SE"/>
              </w:rPr>
            </w:pPr>
            <w:r w:rsidRPr="00434B97">
              <w:rPr>
                <w:strike/>
                <w:color w:val="FF0000"/>
                <w:szCs w:val="20"/>
              </w:rPr>
              <w:t>0</w:t>
            </w:r>
            <w:r w:rsidRPr="00434B97">
              <w:rPr>
                <w:color w:val="FF0000"/>
                <w:szCs w:val="20"/>
              </w:rPr>
              <w:t>2</w:t>
            </w:r>
          </w:p>
        </w:tc>
        <w:tc>
          <w:tcPr>
            <w:tcW w:w="992" w:type="dxa"/>
            <w:tcBorders>
              <w:top w:val="nil"/>
              <w:left w:val="nil"/>
              <w:bottom w:val="single" w:sz="8" w:space="0" w:color="auto"/>
              <w:right w:val="single" w:sz="8" w:space="0" w:color="auto"/>
            </w:tcBorders>
            <w:shd w:val="clear" w:color="auto" w:fill="auto"/>
            <w:noWrap/>
            <w:hideMark/>
          </w:tcPr>
          <w:p w14:paraId="61AE3162" w14:textId="77777777" w:rsidR="00D826BF" w:rsidRPr="00434B97" w:rsidRDefault="00D826BF" w:rsidP="00D826BF">
            <w:pPr>
              <w:ind w:left="720" w:hanging="720"/>
              <w:jc w:val="center"/>
              <w:rPr>
                <w:rFonts w:ascii="Calibri" w:hAnsi="Calibri"/>
                <w:szCs w:val="20"/>
                <w:lang w:eastAsia="sv-SE"/>
              </w:rPr>
            </w:pPr>
            <w:r w:rsidRPr="00434B97">
              <w:rPr>
                <w:strike/>
                <w:color w:val="FF0000"/>
                <w:szCs w:val="20"/>
              </w:rPr>
              <w:t>2</w:t>
            </w:r>
            <w:r w:rsidRPr="00434B97">
              <w:rPr>
                <w:color w:val="FF0000"/>
                <w:szCs w:val="20"/>
              </w:rPr>
              <w:t>1</w:t>
            </w:r>
          </w:p>
        </w:tc>
        <w:tc>
          <w:tcPr>
            <w:tcW w:w="1417" w:type="dxa"/>
            <w:tcBorders>
              <w:top w:val="nil"/>
              <w:left w:val="nil"/>
              <w:bottom w:val="single" w:sz="8" w:space="0" w:color="auto"/>
              <w:right w:val="single" w:sz="8" w:space="0" w:color="auto"/>
            </w:tcBorders>
            <w:shd w:val="clear" w:color="auto" w:fill="auto"/>
            <w:hideMark/>
          </w:tcPr>
          <w:p w14:paraId="72A96ECA" w14:textId="77777777" w:rsidR="00D826BF" w:rsidRPr="00434B97" w:rsidRDefault="00D826BF" w:rsidP="00D826BF">
            <w:pPr>
              <w:ind w:left="720" w:hanging="720"/>
              <w:jc w:val="center"/>
              <w:rPr>
                <w:rFonts w:ascii="Calibri" w:hAnsi="Calibri"/>
                <w:bCs/>
                <w:szCs w:val="20"/>
                <w:lang w:eastAsia="sv-SE"/>
              </w:rPr>
            </w:pPr>
            <w:r w:rsidRPr="00434B97">
              <w:rPr>
                <w:szCs w:val="20"/>
              </w:rPr>
              <w:t>2</w:t>
            </w:r>
          </w:p>
        </w:tc>
      </w:tr>
      <w:tr w:rsidR="00D826BF" w:rsidRPr="00434B97" w14:paraId="59301609" w14:textId="77777777" w:rsidTr="00087CA2">
        <w:trPr>
          <w:trHeight w:val="301"/>
        </w:trPr>
        <w:tc>
          <w:tcPr>
            <w:tcW w:w="1199" w:type="dxa"/>
            <w:tcBorders>
              <w:top w:val="nil"/>
              <w:left w:val="single" w:sz="8" w:space="0" w:color="auto"/>
              <w:bottom w:val="single" w:sz="8" w:space="0" w:color="auto"/>
              <w:right w:val="single" w:sz="8" w:space="0" w:color="auto"/>
            </w:tcBorders>
            <w:shd w:val="clear" w:color="auto" w:fill="auto"/>
            <w:noWrap/>
            <w:hideMark/>
          </w:tcPr>
          <w:p w14:paraId="16762E4F" w14:textId="77777777" w:rsidR="00D826BF" w:rsidRPr="00434B97" w:rsidRDefault="00D826BF" w:rsidP="00D826BF">
            <w:pPr>
              <w:ind w:left="720" w:hanging="720"/>
              <w:jc w:val="center"/>
              <w:rPr>
                <w:rFonts w:ascii="Calibri" w:hAnsi="Calibri"/>
                <w:szCs w:val="20"/>
                <w:lang w:eastAsia="sv-SE"/>
              </w:rPr>
            </w:pPr>
            <w:r w:rsidRPr="00434B97">
              <w:rPr>
                <w:szCs w:val="20"/>
              </w:rPr>
              <w:lastRenderedPageBreak/>
              <w:t>67</w:t>
            </w:r>
          </w:p>
        </w:tc>
        <w:tc>
          <w:tcPr>
            <w:tcW w:w="902" w:type="dxa"/>
            <w:tcBorders>
              <w:top w:val="nil"/>
              <w:left w:val="nil"/>
              <w:bottom w:val="single" w:sz="8" w:space="0" w:color="auto"/>
              <w:right w:val="single" w:sz="8" w:space="0" w:color="auto"/>
            </w:tcBorders>
            <w:shd w:val="clear" w:color="auto" w:fill="auto"/>
            <w:noWrap/>
            <w:hideMark/>
          </w:tcPr>
          <w:p w14:paraId="4EDB5095" w14:textId="77777777" w:rsidR="00D826BF" w:rsidRPr="00434B97" w:rsidRDefault="00D826BF" w:rsidP="00D826BF">
            <w:pPr>
              <w:ind w:left="720" w:hanging="720"/>
              <w:jc w:val="center"/>
              <w:rPr>
                <w:rFonts w:ascii="Calibri" w:hAnsi="Calibri"/>
                <w:szCs w:val="20"/>
                <w:lang w:eastAsia="sv-SE"/>
              </w:rPr>
            </w:pPr>
            <w:r w:rsidRPr="00434B97">
              <w:rPr>
                <w:szCs w:val="20"/>
              </w:rPr>
              <w:t>A3</w:t>
            </w:r>
          </w:p>
        </w:tc>
        <w:tc>
          <w:tcPr>
            <w:tcW w:w="863" w:type="dxa"/>
            <w:tcBorders>
              <w:top w:val="nil"/>
              <w:left w:val="nil"/>
              <w:bottom w:val="single" w:sz="8" w:space="0" w:color="auto"/>
              <w:right w:val="single" w:sz="8" w:space="0" w:color="auto"/>
            </w:tcBorders>
            <w:shd w:val="clear" w:color="auto" w:fill="auto"/>
            <w:noWrap/>
            <w:hideMark/>
          </w:tcPr>
          <w:p w14:paraId="4EAF53B2" w14:textId="77777777" w:rsidR="00D826BF" w:rsidRPr="00434B97" w:rsidRDefault="00D826BF" w:rsidP="00D826BF">
            <w:pPr>
              <w:ind w:left="720" w:hanging="720"/>
              <w:jc w:val="center"/>
              <w:rPr>
                <w:rFonts w:ascii="Calibri" w:hAnsi="Calibri"/>
                <w:szCs w:val="20"/>
                <w:lang w:eastAsia="sv-SE"/>
              </w:rPr>
            </w:pPr>
            <w:r w:rsidRPr="00434B97">
              <w:rPr>
                <w:strike/>
                <w:color w:val="FF0000"/>
                <w:szCs w:val="20"/>
              </w:rPr>
              <w:t>2</w:t>
            </w:r>
            <w:r w:rsidRPr="00434B97">
              <w:rPr>
                <w:color w:val="FF0000"/>
                <w:szCs w:val="20"/>
              </w:rPr>
              <w:t>1</w:t>
            </w:r>
          </w:p>
        </w:tc>
        <w:tc>
          <w:tcPr>
            <w:tcW w:w="862" w:type="dxa"/>
            <w:tcBorders>
              <w:top w:val="nil"/>
              <w:left w:val="nil"/>
              <w:bottom w:val="single" w:sz="8" w:space="0" w:color="auto"/>
              <w:right w:val="single" w:sz="8" w:space="0" w:color="auto"/>
            </w:tcBorders>
            <w:shd w:val="clear" w:color="auto" w:fill="auto"/>
            <w:noWrap/>
            <w:hideMark/>
          </w:tcPr>
          <w:p w14:paraId="372ABF43" w14:textId="77777777" w:rsidR="00D826BF" w:rsidRPr="00434B97" w:rsidRDefault="00D826BF" w:rsidP="00D826BF">
            <w:pPr>
              <w:ind w:left="720" w:hanging="720"/>
              <w:jc w:val="center"/>
              <w:rPr>
                <w:rFonts w:ascii="Calibri" w:hAnsi="Calibri"/>
                <w:szCs w:val="20"/>
                <w:lang w:eastAsia="sv-SE"/>
              </w:rPr>
            </w:pPr>
            <w:r w:rsidRPr="00434B97">
              <w:rPr>
                <w:strike/>
                <w:color w:val="FF0000"/>
                <w:szCs w:val="20"/>
              </w:rPr>
              <w:t>1</w:t>
            </w:r>
            <w:r w:rsidRPr="00434B97">
              <w:rPr>
                <w:color w:val="FF0000"/>
                <w:szCs w:val="20"/>
              </w:rPr>
              <w:t>0</w:t>
            </w:r>
          </w:p>
        </w:tc>
        <w:tc>
          <w:tcPr>
            <w:tcW w:w="3110" w:type="dxa"/>
            <w:tcBorders>
              <w:top w:val="nil"/>
              <w:left w:val="nil"/>
              <w:bottom w:val="single" w:sz="8" w:space="0" w:color="auto"/>
              <w:right w:val="single" w:sz="8" w:space="0" w:color="auto"/>
            </w:tcBorders>
            <w:shd w:val="clear" w:color="auto" w:fill="auto"/>
            <w:noWrap/>
            <w:hideMark/>
          </w:tcPr>
          <w:p w14:paraId="7DF840E2" w14:textId="77777777" w:rsidR="00D826BF" w:rsidRPr="00434B97" w:rsidRDefault="00D826BF" w:rsidP="00D826BF">
            <w:pPr>
              <w:ind w:left="720" w:hanging="720"/>
              <w:jc w:val="center"/>
              <w:rPr>
                <w:rFonts w:ascii="Calibri" w:hAnsi="Calibri"/>
                <w:strike/>
                <w:szCs w:val="20"/>
                <w:lang w:eastAsia="sv-SE"/>
              </w:rPr>
            </w:pPr>
            <w:r w:rsidRPr="00434B97">
              <w:rPr>
                <w:strike/>
                <w:color w:val="FF0000"/>
                <w:szCs w:val="20"/>
              </w:rPr>
              <w:t>4,9,14,19,24,29,34,39</w:t>
            </w:r>
            <w:r w:rsidRPr="00434B97">
              <w:rPr>
                <w:color w:val="FF0000"/>
                <w:szCs w:val="20"/>
              </w:rPr>
              <w:t xml:space="preserve"> 3,5,7,9,11,13</w:t>
            </w:r>
          </w:p>
        </w:tc>
        <w:tc>
          <w:tcPr>
            <w:tcW w:w="851" w:type="dxa"/>
            <w:tcBorders>
              <w:top w:val="nil"/>
              <w:left w:val="nil"/>
              <w:bottom w:val="single" w:sz="8" w:space="0" w:color="auto"/>
              <w:right w:val="single" w:sz="8" w:space="0" w:color="auto"/>
            </w:tcBorders>
            <w:shd w:val="clear" w:color="auto" w:fill="auto"/>
            <w:hideMark/>
          </w:tcPr>
          <w:p w14:paraId="37DE0C3F" w14:textId="77777777" w:rsidR="00D826BF" w:rsidRPr="00434B97" w:rsidRDefault="00D826BF" w:rsidP="00D826BF">
            <w:pPr>
              <w:ind w:left="720" w:hanging="720"/>
              <w:jc w:val="center"/>
              <w:rPr>
                <w:rFonts w:ascii="Calibri" w:hAnsi="Calibri"/>
                <w:bCs/>
                <w:szCs w:val="20"/>
                <w:lang w:eastAsia="sv-SE"/>
              </w:rPr>
            </w:pPr>
            <w:r w:rsidRPr="00434B97">
              <w:rPr>
                <w:szCs w:val="20"/>
              </w:rPr>
              <w:t>0</w:t>
            </w:r>
          </w:p>
        </w:tc>
        <w:tc>
          <w:tcPr>
            <w:tcW w:w="992" w:type="dxa"/>
            <w:tcBorders>
              <w:top w:val="nil"/>
              <w:left w:val="nil"/>
              <w:bottom w:val="single" w:sz="8" w:space="0" w:color="auto"/>
              <w:right w:val="single" w:sz="8" w:space="0" w:color="auto"/>
            </w:tcBorders>
            <w:shd w:val="clear" w:color="auto" w:fill="auto"/>
            <w:noWrap/>
            <w:hideMark/>
          </w:tcPr>
          <w:p w14:paraId="5C88A753" w14:textId="77777777" w:rsidR="00D826BF" w:rsidRPr="00434B97" w:rsidRDefault="00D826BF" w:rsidP="00D826BF">
            <w:pPr>
              <w:ind w:left="720" w:hanging="720"/>
              <w:jc w:val="center"/>
              <w:rPr>
                <w:rFonts w:ascii="Calibri" w:hAnsi="Calibri"/>
                <w:szCs w:val="20"/>
                <w:lang w:eastAsia="sv-SE"/>
              </w:rPr>
            </w:pPr>
            <w:r w:rsidRPr="00434B97">
              <w:rPr>
                <w:strike/>
                <w:color w:val="FF0000"/>
                <w:szCs w:val="20"/>
              </w:rPr>
              <w:t>2</w:t>
            </w:r>
            <w:r w:rsidRPr="00434B97">
              <w:rPr>
                <w:color w:val="FF0000"/>
                <w:szCs w:val="20"/>
              </w:rPr>
              <w:t>1</w:t>
            </w:r>
          </w:p>
        </w:tc>
        <w:tc>
          <w:tcPr>
            <w:tcW w:w="1417" w:type="dxa"/>
            <w:tcBorders>
              <w:top w:val="nil"/>
              <w:left w:val="nil"/>
              <w:bottom w:val="single" w:sz="8" w:space="0" w:color="auto"/>
              <w:right w:val="single" w:sz="8" w:space="0" w:color="auto"/>
            </w:tcBorders>
            <w:shd w:val="clear" w:color="auto" w:fill="auto"/>
            <w:hideMark/>
          </w:tcPr>
          <w:p w14:paraId="0187FE36" w14:textId="77777777" w:rsidR="00D826BF" w:rsidRPr="00434B97" w:rsidRDefault="00D826BF" w:rsidP="00D826BF">
            <w:pPr>
              <w:ind w:left="720" w:hanging="720"/>
              <w:jc w:val="center"/>
              <w:rPr>
                <w:rFonts w:ascii="Calibri" w:hAnsi="Calibri"/>
                <w:bCs/>
                <w:szCs w:val="20"/>
                <w:lang w:eastAsia="sv-SE"/>
              </w:rPr>
            </w:pPr>
            <w:r w:rsidRPr="00434B97">
              <w:rPr>
                <w:szCs w:val="20"/>
              </w:rPr>
              <w:t>2</w:t>
            </w:r>
          </w:p>
        </w:tc>
      </w:tr>
    </w:tbl>
    <w:p w14:paraId="24CA4EDC" w14:textId="77777777" w:rsidR="00D826BF" w:rsidRPr="00434B97" w:rsidRDefault="00D826BF" w:rsidP="00D826BF">
      <w:pPr>
        <w:rPr>
          <w:szCs w:val="20"/>
        </w:rPr>
      </w:pPr>
    </w:p>
    <w:p w14:paraId="004008F8" w14:textId="77777777" w:rsidR="00D826BF" w:rsidRPr="00434B97" w:rsidRDefault="00D826BF" w:rsidP="00613418">
      <w:pPr>
        <w:numPr>
          <w:ilvl w:val="1"/>
          <w:numId w:val="54"/>
        </w:numPr>
        <w:rPr>
          <w:szCs w:val="20"/>
        </w:rPr>
      </w:pPr>
      <w:r w:rsidRPr="00434B97">
        <w:rPr>
          <w:szCs w:val="20"/>
        </w:rPr>
        <w:t>Table 5. Proposed RACH configuration table for format B4 for FR2 unpaired spectrum</w:t>
      </w:r>
    </w:p>
    <w:tbl>
      <w:tblPr>
        <w:tblW w:w="10055" w:type="dxa"/>
        <w:tblCellMar>
          <w:left w:w="70" w:type="dxa"/>
          <w:right w:w="70" w:type="dxa"/>
        </w:tblCellMar>
        <w:tblLook w:val="04A0" w:firstRow="1" w:lastRow="0" w:firstColumn="1" w:lastColumn="0" w:noHBand="0" w:noVBand="1"/>
      </w:tblPr>
      <w:tblGrid>
        <w:gridCol w:w="1330"/>
        <w:gridCol w:w="996"/>
        <w:gridCol w:w="862"/>
        <w:gridCol w:w="867"/>
        <w:gridCol w:w="2980"/>
        <w:gridCol w:w="839"/>
        <w:gridCol w:w="992"/>
        <w:gridCol w:w="1189"/>
      </w:tblGrid>
      <w:tr w:rsidR="00D826BF" w:rsidRPr="00434B97" w14:paraId="57488D30" w14:textId="77777777" w:rsidTr="00087CA2">
        <w:trPr>
          <w:trHeight w:val="314"/>
        </w:trPr>
        <w:tc>
          <w:tcPr>
            <w:tcW w:w="119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3A4CAAA" w14:textId="77777777" w:rsidR="00D826BF" w:rsidRPr="00434B97" w:rsidRDefault="00D826BF" w:rsidP="00D826BF">
            <w:pPr>
              <w:spacing w:before="40"/>
              <w:rPr>
                <w:rFonts w:ascii="Arial" w:eastAsia="MS Mincho" w:hAnsi="Arial"/>
                <w:i/>
                <w:szCs w:val="20"/>
                <w:lang w:eastAsia="en-GB"/>
              </w:rPr>
            </w:pPr>
            <w:r w:rsidRPr="00434B97">
              <w:rPr>
                <w:rFonts w:ascii="Arial" w:eastAsia="MS Mincho" w:hAnsi="Arial"/>
                <w:i/>
                <w:szCs w:val="20"/>
                <w:lang w:eastAsia="en-GB"/>
              </w:rPr>
              <w:t>PRACH Configuration Index</w:t>
            </w:r>
          </w:p>
        </w:tc>
        <w:tc>
          <w:tcPr>
            <w:tcW w:w="895"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3FFBAEB" w14:textId="77777777" w:rsidR="00D826BF" w:rsidRPr="00434B97" w:rsidRDefault="00D826BF" w:rsidP="00D826BF">
            <w:pPr>
              <w:spacing w:before="40"/>
              <w:rPr>
                <w:rFonts w:ascii="Arial" w:eastAsia="MS Mincho" w:hAnsi="Arial"/>
                <w:i/>
                <w:szCs w:val="20"/>
                <w:lang w:eastAsia="en-GB"/>
              </w:rPr>
            </w:pPr>
            <w:r w:rsidRPr="00434B97">
              <w:rPr>
                <w:rFonts w:ascii="Arial" w:eastAsia="MS Mincho" w:hAnsi="Arial"/>
                <w:i/>
                <w:szCs w:val="20"/>
                <w:lang w:eastAsia="en-GB"/>
              </w:rPr>
              <w:t>Preamble format</w:t>
            </w:r>
          </w:p>
        </w:tc>
        <w:tc>
          <w:tcPr>
            <w:tcW w:w="1729" w:type="dxa"/>
            <w:gridSpan w:val="2"/>
            <w:tcBorders>
              <w:top w:val="single" w:sz="8" w:space="0" w:color="auto"/>
              <w:left w:val="nil"/>
              <w:bottom w:val="single" w:sz="8" w:space="0" w:color="auto"/>
              <w:right w:val="single" w:sz="8" w:space="0" w:color="000000"/>
            </w:tcBorders>
            <w:shd w:val="clear" w:color="auto" w:fill="auto"/>
            <w:vAlign w:val="center"/>
            <w:hideMark/>
          </w:tcPr>
          <w:p w14:paraId="14B2A576" w14:textId="77777777" w:rsidR="00D826BF" w:rsidRPr="00434B97" w:rsidRDefault="00D826BF" w:rsidP="00D826BF">
            <w:pPr>
              <w:spacing w:before="40"/>
              <w:rPr>
                <w:rFonts w:ascii="Arial" w:eastAsia="MS Mincho" w:hAnsi="Arial"/>
                <w:i/>
                <w:szCs w:val="20"/>
                <w:lang w:eastAsia="en-GB"/>
              </w:rPr>
            </w:pPr>
            <w:r w:rsidRPr="00434B97">
              <w:rPr>
                <w:rFonts w:ascii="Arial" w:eastAsia="MS Mincho" w:hAnsi="Arial"/>
                <w:i/>
                <w:szCs w:val="20"/>
                <w:lang w:eastAsia="en-GB"/>
              </w:rPr>
              <w:t>n</w:t>
            </w:r>
            <w:r w:rsidRPr="00434B97">
              <w:rPr>
                <w:rFonts w:ascii="Arial" w:eastAsia="MS Mincho" w:hAnsi="Arial"/>
                <w:i/>
                <w:szCs w:val="20"/>
                <w:vertAlign w:val="subscript"/>
                <w:lang w:eastAsia="en-GB"/>
              </w:rPr>
              <w:t>SFN</w:t>
            </w:r>
            <w:r w:rsidRPr="00434B97">
              <w:rPr>
                <w:rFonts w:ascii="Arial" w:eastAsia="MS Mincho" w:hAnsi="Arial"/>
                <w:i/>
                <w:szCs w:val="20"/>
                <w:lang w:eastAsia="en-GB"/>
              </w:rPr>
              <w:t xml:space="preserve"> mod x  = y</w:t>
            </w:r>
          </w:p>
        </w:tc>
        <w:tc>
          <w:tcPr>
            <w:tcW w:w="298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4825C69" w14:textId="77777777" w:rsidR="00D826BF" w:rsidRPr="00434B97" w:rsidRDefault="00D826BF" w:rsidP="00D826BF">
            <w:pPr>
              <w:spacing w:before="40"/>
              <w:rPr>
                <w:rFonts w:ascii="Arial" w:eastAsia="MS Mincho" w:hAnsi="Arial"/>
                <w:i/>
                <w:szCs w:val="20"/>
                <w:lang w:eastAsia="en-GB"/>
              </w:rPr>
            </w:pPr>
            <w:r w:rsidRPr="00434B97">
              <w:rPr>
                <w:rFonts w:ascii="Arial" w:eastAsia="MS Mincho" w:hAnsi="Arial"/>
                <w:i/>
                <w:szCs w:val="20"/>
                <w:lang w:eastAsia="en-GB"/>
              </w:rPr>
              <w:t>Slot number (SCS=60kHz)</w:t>
            </w:r>
          </w:p>
        </w:tc>
        <w:tc>
          <w:tcPr>
            <w:tcW w:w="851"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81FF8FE" w14:textId="77777777" w:rsidR="00D826BF" w:rsidRPr="00434B97" w:rsidRDefault="00D826BF" w:rsidP="00D826BF">
            <w:pPr>
              <w:spacing w:before="40"/>
              <w:rPr>
                <w:rFonts w:ascii="Arial" w:eastAsia="MS Mincho" w:hAnsi="Arial"/>
                <w:i/>
                <w:szCs w:val="20"/>
                <w:lang w:eastAsia="en-GB"/>
              </w:rPr>
            </w:pPr>
            <w:r w:rsidRPr="00434B97">
              <w:rPr>
                <w:rFonts w:ascii="Arial" w:eastAsia="MS Mincho" w:hAnsi="Arial"/>
                <w:i/>
                <w:szCs w:val="20"/>
                <w:lang w:eastAsia="en-GB"/>
              </w:rPr>
              <w:t>Starting symbol</w:t>
            </w:r>
          </w:p>
        </w:tc>
        <w:tc>
          <w:tcPr>
            <w:tcW w:w="99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DA001BD" w14:textId="77777777" w:rsidR="00D826BF" w:rsidRPr="00434B97" w:rsidRDefault="00D826BF" w:rsidP="00D826BF">
            <w:pPr>
              <w:spacing w:before="40"/>
              <w:rPr>
                <w:rFonts w:ascii="Arial" w:eastAsia="MS Mincho" w:hAnsi="Arial"/>
                <w:i/>
                <w:szCs w:val="20"/>
                <w:lang w:eastAsia="en-GB"/>
              </w:rPr>
            </w:pPr>
            <w:r w:rsidRPr="00434B97">
              <w:rPr>
                <w:rFonts w:ascii="Arial" w:eastAsia="MS Mincho" w:hAnsi="Arial"/>
                <w:i/>
                <w:szCs w:val="20"/>
                <w:lang w:eastAsia="en-GB"/>
              </w:rPr>
              <w:t>Number of PRACH slots within a 60 kHz slot</w:t>
            </w:r>
          </w:p>
        </w:tc>
        <w:tc>
          <w:tcPr>
            <w:tcW w:w="1418"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E6F84DB" w14:textId="77777777" w:rsidR="00D826BF" w:rsidRPr="00434B97" w:rsidRDefault="00D826BF" w:rsidP="00D826BF">
            <w:pPr>
              <w:spacing w:before="40"/>
              <w:rPr>
                <w:rFonts w:ascii="Arial" w:eastAsia="MS Mincho" w:hAnsi="Arial"/>
                <w:i/>
                <w:szCs w:val="20"/>
                <w:lang w:eastAsia="en-GB"/>
              </w:rPr>
            </w:pPr>
            <w:r w:rsidRPr="00434B97">
              <w:rPr>
                <w:rFonts w:ascii="Arial" w:eastAsia="MS Mincho" w:hAnsi="Arial"/>
                <w:i/>
                <w:szCs w:val="20"/>
                <w:lang w:eastAsia="en-GB"/>
              </w:rPr>
              <w:t>Number of time domain PRACH occasions within a RACH slot</w:t>
            </w:r>
          </w:p>
        </w:tc>
      </w:tr>
      <w:tr w:rsidR="00D826BF" w:rsidRPr="00434B97" w14:paraId="00C9B1E7" w14:textId="77777777" w:rsidTr="00087CA2">
        <w:trPr>
          <w:trHeight w:val="449"/>
        </w:trPr>
        <w:tc>
          <w:tcPr>
            <w:tcW w:w="1190" w:type="dxa"/>
            <w:vMerge/>
            <w:tcBorders>
              <w:top w:val="single" w:sz="8" w:space="0" w:color="auto"/>
              <w:left w:val="single" w:sz="8" w:space="0" w:color="auto"/>
              <w:bottom w:val="single" w:sz="8" w:space="0" w:color="000000"/>
              <w:right w:val="single" w:sz="8" w:space="0" w:color="auto"/>
            </w:tcBorders>
            <w:vAlign w:val="center"/>
            <w:hideMark/>
          </w:tcPr>
          <w:p w14:paraId="155D5D28" w14:textId="77777777" w:rsidR="00D826BF" w:rsidRPr="00434B97" w:rsidRDefault="00D826BF" w:rsidP="00D826BF">
            <w:pPr>
              <w:ind w:left="720" w:hanging="720"/>
              <w:rPr>
                <w:rFonts w:cs="Arial"/>
                <w:szCs w:val="20"/>
                <w:lang w:eastAsia="sv-SE"/>
              </w:rPr>
            </w:pPr>
          </w:p>
        </w:tc>
        <w:tc>
          <w:tcPr>
            <w:tcW w:w="895" w:type="dxa"/>
            <w:vMerge/>
            <w:tcBorders>
              <w:top w:val="single" w:sz="8" w:space="0" w:color="auto"/>
              <w:left w:val="single" w:sz="8" w:space="0" w:color="auto"/>
              <w:bottom w:val="single" w:sz="8" w:space="0" w:color="000000"/>
              <w:right w:val="single" w:sz="8" w:space="0" w:color="auto"/>
            </w:tcBorders>
            <w:vAlign w:val="center"/>
            <w:hideMark/>
          </w:tcPr>
          <w:p w14:paraId="39CB7E88" w14:textId="77777777" w:rsidR="00D826BF" w:rsidRPr="00434B97" w:rsidRDefault="00D826BF" w:rsidP="00D826BF">
            <w:pPr>
              <w:ind w:left="720" w:hanging="720"/>
              <w:rPr>
                <w:rFonts w:cs="Arial"/>
                <w:szCs w:val="20"/>
                <w:lang w:eastAsia="sv-SE"/>
              </w:rPr>
            </w:pPr>
          </w:p>
        </w:tc>
        <w:tc>
          <w:tcPr>
            <w:tcW w:w="862" w:type="dxa"/>
            <w:tcBorders>
              <w:top w:val="nil"/>
              <w:left w:val="nil"/>
              <w:bottom w:val="single" w:sz="8" w:space="0" w:color="auto"/>
              <w:right w:val="single" w:sz="8" w:space="0" w:color="auto"/>
            </w:tcBorders>
            <w:shd w:val="clear" w:color="auto" w:fill="auto"/>
            <w:vAlign w:val="center"/>
            <w:hideMark/>
          </w:tcPr>
          <w:p w14:paraId="4EC1E752" w14:textId="3DCFFFDD" w:rsidR="00D826BF" w:rsidRPr="00434B97" w:rsidRDefault="00D826BF" w:rsidP="00D826BF">
            <w:pPr>
              <w:ind w:left="720" w:hanging="720"/>
              <w:rPr>
                <w:rFonts w:cs="Arial"/>
                <w:b/>
                <w:bCs/>
                <w:szCs w:val="20"/>
                <w:lang w:eastAsia="sv-SE"/>
              </w:rPr>
            </w:pPr>
            <w:r w:rsidRPr="00434B97">
              <w:rPr>
                <w:noProof/>
                <w:szCs w:val="20"/>
                <w:lang w:eastAsia="en-GB"/>
              </w:rPr>
              <w:drawing>
                <wp:anchor distT="0" distB="0" distL="114300" distR="114300" simplePos="0" relativeHeight="251661312" behindDoc="0" locked="0" layoutInCell="1" allowOverlap="1" wp14:anchorId="3DC7FC22" wp14:editId="12FE38A6">
                  <wp:simplePos x="0" y="0"/>
                  <wp:positionH relativeFrom="column">
                    <wp:posOffset>152400</wp:posOffset>
                  </wp:positionH>
                  <wp:positionV relativeFrom="paragraph">
                    <wp:posOffset>9525</wp:posOffset>
                  </wp:positionV>
                  <wp:extent cx="123825" cy="133350"/>
                  <wp:effectExtent l="0" t="0" r="952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123825" cy="133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67" w:type="dxa"/>
            <w:tcBorders>
              <w:top w:val="nil"/>
              <w:left w:val="nil"/>
              <w:bottom w:val="single" w:sz="8" w:space="0" w:color="auto"/>
              <w:right w:val="single" w:sz="8" w:space="0" w:color="auto"/>
            </w:tcBorders>
            <w:shd w:val="clear" w:color="auto" w:fill="auto"/>
            <w:vAlign w:val="center"/>
            <w:hideMark/>
          </w:tcPr>
          <w:p w14:paraId="7FD40C4D" w14:textId="61F498A6" w:rsidR="00D826BF" w:rsidRPr="00434B97" w:rsidRDefault="00D826BF" w:rsidP="00D826BF">
            <w:pPr>
              <w:ind w:left="720" w:hanging="720"/>
              <w:rPr>
                <w:rFonts w:cs="Arial"/>
                <w:b/>
                <w:bCs/>
                <w:szCs w:val="20"/>
                <w:lang w:eastAsia="sv-SE"/>
              </w:rPr>
            </w:pPr>
            <w:r w:rsidRPr="00434B97">
              <w:rPr>
                <w:noProof/>
                <w:szCs w:val="20"/>
                <w:lang w:eastAsia="en-GB"/>
              </w:rPr>
              <w:drawing>
                <wp:anchor distT="0" distB="0" distL="114300" distR="114300" simplePos="0" relativeHeight="251662336" behindDoc="0" locked="0" layoutInCell="1" allowOverlap="1" wp14:anchorId="3C206C35" wp14:editId="6A8A97F6">
                  <wp:simplePos x="0" y="0"/>
                  <wp:positionH relativeFrom="column">
                    <wp:posOffset>171450</wp:posOffset>
                  </wp:positionH>
                  <wp:positionV relativeFrom="paragraph">
                    <wp:posOffset>28575</wp:posOffset>
                  </wp:positionV>
                  <wp:extent cx="123825" cy="152400"/>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13">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980" w:type="dxa"/>
            <w:vMerge/>
            <w:tcBorders>
              <w:top w:val="single" w:sz="8" w:space="0" w:color="auto"/>
              <w:left w:val="single" w:sz="8" w:space="0" w:color="auto"/>
              <w:bottom w:val="single" w:sz="8" w:space="0" w:color="000000"/>
              <w:right w:val="single" w:sz="8" w:space="0" w:color="auto"/>
            </w:tcBorders>
            <w:vAlign w:val="center"/>
            <w:hideMark/>
          </w:tcPr>
          <w:p w14:paraId="04E8EC2C" w14:textId="77777777" w:rsidR="00D826BF" w:rsidRPr="00434B97" w:rsidRDefault="00D826BF" w:rsidP="00D826BF">
            <w:pPr>
              <w:ind w:left="720" w:hanging="720"/>
              <w:rPr>
                <w:rFonts w:cs="Arial"/>
                <w:szCs w:val="20"/>
                <w:lang w:eastAsia="sv-SE"/>
              </w:rPr>
            </w:pPr>
          </w:p>
        </w:tc>
        <w:tc>
          <w:tcPr>
            <w:tcW w:w="851" w:type="dxa"/>
            <w:vMerge/>
            <w:tcBorders>
              <w:top w:val="single" w:sz="8" w:space="0" w:color="auto"/>
              <w:left w:val="single" w:sz="8" w:space="0" w:color="auto"/>
              <w:bottom w:val="single" w:sz="8" w:space="0" w:color="000000"/>
              <w:right w:val="single" w:sz="8" w:space="0" w:color="auto"/>
            </w:tcBorders>
            <w:vAlign w:val="center"/>
            <w:hideMark/>
          </w:tcPr>
          <w:p w14:paraId="76B913BF" w14:textId="77777777" w:rsidR="00D826BF" w:rsidRPr="00434B97" w:rsidRDefault="00D826BF" w:rsidP="00D826BF">
            <w:pPr>
              <w:ind w:left="720" w:hanging="720"/>
              <w:rPr>
                <w:rFonts w:cs="Arial"/>
                <w:szCs w:val="20"/>
                <w:lang w:eastAsia="sv-SE"/>
              </w:rPr>
            </w:pPr>
          </w:p>
        </w:tc>
        <w:tc>
          <w:tcPr>
            <w:tcW w:w="992" w:type="dxa"/>
            <w:vMerge/>
            <w:tcBorders>
              <w:top w:val="single" w:sz="8" w:space="0" w:color="auto"/>
              <w:left w:val="single" w:sz="8" w:space="0" w:color="auto"/>
              <w:bottom w:val="single" w:sz="8" w:space="0" w:color="000000"/>
              <w:right w:val="single" w:sz="8" w:space="0" w:color="auto"/>
            </w:tcBorders>
            <w:vAlign w:val="center"/>
            <w:hideMark/>
          </w:tcPr>
          <w:p w14:paraId="35377655" w14:textId="77777777" w:rsidR="00D826BF" w:rsidRPr="00434B97" w:rsidRDefault="00D826BF" w:rsidP="00D826BF">
            <w:pPr>
              <w:ind w:left="720" w:hanging="720"/>
              <w:rPr>
                <w:rFonts w:cs="Arial"/>
                <w:szCs w:val="20"/>
                <w:lang w:eastAsia="sv-SE"/>
              </w:rPr>
            </w:pPr>
          </w:p>
        </w:tc>
        <w:tc>
          <w:tcPr>
            <w:tcW w:w="1418" w:type="dxa"/>
            <w:vMerge/>
            <w:tcBorders>
              <w:top w:val="single" w:sz="8" w:space="0" w:color="auto"/>
              <w:left w:val="single" w:sz="8" w:space="0" w:color="auto"/>
              <w:bottom w:val="single" w:sz="8" w:space="0" w:color="000000"/>
              <w:right w:val="single" w:sz="8" w:space="0" w:color="auto"/>
            </w:tcBorders>
            <w:vAlign w:val="center"/>
            <w:hideMark/>
          </w:tcPr>
          <w:p w14:paraId="2BC35CBE" w14:textId="77777777" w:rsidR="00D826BF" w:rsidRPr="00434B97" w:rsidRDefault="00D826BF" w:rsidP="00D826BF">
            <w:pPr>
              <w:ind w:left="720" w:hanging="720"/>
              <w:rPr>
                <w:rFonts w:cs="Arial"/>
                <w:szCs w:val="20"/>
                <w:lang w:eastAsia="sv-SE"/>
              </w:rPr>
            </w:pPr>
          </w:p>
        </w:tc>
      </w:tr>
      <w:tr w:rsidR="00D826BF" w:rsidRPr="00434B97" w14:paraId="42A90861" w14:textId="77777777" w:rsidTr="00087CA2">
        <w:trPr>
          <w:trHeight w:val="314"/>
        </w:trPr>
        <w:tc>
          <w:tcPr>
            <w:tcW w:w="1190" w:type="dxa"/>
            <w:tcBorders>
              <w:top w:val="nil"/>
              <w:left w:val="single" w:sz="8" w:space="0" w:color="auto"/>
              <w:bottom w:val="single" w:sz="8" w:space="0" w:color="auto"/>
              <w:right w:val="single" w:sz="8" w:space="0" w:color="auto"/>
            </w:tcBorders>
            <w:shd w:val="clear" w:color="auto" w:fill="auto"/>
            <w:noWrap/>
            <w:hideMark/>
          </w:tcPr>
          <w:p w14:paraId="54BAAC54" w14:textId="77777777" w:rsidR="00D826BF" w:rsidRPr="00434B97" w:rsidRDefault="00D826BF" w:rsidP="00D826BF">
            <w:pPr>
              <w:ind w:left="720" w:hanging="720"/>
              <w:jc w:val="center"/>
              <w:rPr>
                <w:rFonts w:ascii="Calibri" w:hAnsi="Calibri"/>
                <w:szCs w:val="20"/>
                <w:lang w:eastAsia="sv-SE"/>
              </w:rPr>
            </w:pPr>
            <w:r w:rsidRPr="00434B97">
              <w:rPr>
                <w:szCs w:val="20"/>
              </w:rPr>
              <w:t>128</w:t>
            </w:r>
          </w:p>
        </w:tc>
        <w:tc>
          <w:tcPr>
            <w:tcW w:w="895" w:type="dxa"/>
            <w:tcBorders>
              <w:top w:val="nil"/>
              <w:left w:val="nil"/>
              <w:bottom w:val="single" w:sz="8" w:space="0" w:color="auto"/>
              <w:right w:val="single" w:sz="8" w:space="0" w:color="auto"/>
            </w:tcBorders>
            <w:shd w:val="clear" w:color="auto" w:fill="auto"/>
            <w:noWrap/>
            <w:hideMark/>
          </w:tcPr>
          <w:p w14:paraId="18720250" w14:textId="77777777" w:rsidR="00D826BF" w:rsidRPr="00434B97" w:rsidRDefault="00D826BF" w:rsidP="00D826BF">
            <w:pPr>
              <w:ind w:left="720" w:hanging="720"/>
              <w:jc w:val="center"/>
              <w:rPr>
                <w:rFonts w:ascii="Calibri" w:hAnsi="Calibri"/>
                <w:szCs w:val="20"/>
                <w:lang w:eastAsia="sv-SE"/>
              </w:rPr>
            </w:pPr>
            <w:r w:rsidRPr="00434B97">
              <w:rPr>
                <w:szCs w:val="20"/>
              </w:rPr>
              <w:t>B4</w:t>
            </w:r>
          </w:p>
        </w:tc>
        <w:tc>
          <w:tcPr>
            <w:tcW w:w="862" w:type="dxa"/>
            <w:tcBorders>
              <w:top w:val="nil"/>
              <w:left w:val="nil"/>
              <w:bottom w:val="single" w:sz="8" w:space="0" w:color="auto"/>
              <w:right w:val="single" w:sz="8" w:space="0" w:color="auto"/>
            </w:tcBorders>
            <w:shd w:val="clear" w:color="auto" w:fill="auto"/>
            <w:noWrap/>
            <w:hideMark/>
          </w:tcPr>
          <w:p w14:paraId="68CF764D" w14:textId="77777777" w:rsidR="00D826BF" w:rsidRPr="00434B97" w:rsidRDefault="00D826BF" w:rsidP="00D826BF">
            <w:pPr>
              <w:ind w:left="720" w:hanging="720"/>
              <w:jc w:val="center"/>
              <w:rPr>
                <w:rFonts w:ascii="Calibri" w:hAnsi="Calibri"/>
                <w:szCs w:val="20"/>
                <w:lang w:eastAsia="sv-SE"/>
              </w:rPr>
            </w:pPr>
            <w:r w:rsidRPr="00434B97">
              <w:rPr>
                <w:szCs w:val="20"/>
              </w:rPr>
              <w:t>1</w:t>
            </w:r>
          </w:p>
        </w:tc>
        <w:tc>
          <w:tcPr>
            <w:tcW w:w="867" w:type="dxa"/>
            <w:tcBorders>
              <w:top w:val="nil"/>
              <w:left w:val="nil"/>
              <w:bottom w:val="single" w:sz="8" w:space="0" w:color="auto"/>
              <w:right w:val="single" w:sz="8" w:space="0" w:color="auto"/>
            </w:tcBorders>
            <w:shd w:val="clear" w:color="auto" w:fill="auto"/>
            <w:noWrap/>
            <w:hideMark/>
          </w:tcPr>
          <w:p w14:paraId="79FA4D7F" w14:textId="77777777" w:rsidR="00D826BF" w:rsidRPr="00434B97" w:rsidRDefault="00D826BF" w:rsidP="00D826BF">
            <w:pPr>
              <w:ind w:left="720" w:hanging="720"/>
              <w:jc w:val="center"/>
              <w:rPr>
                <w:rFonts w:ascii="Calibri" w:hAnsi="Calibri"/>
                <w:szCs w:val="20"/>
                <w:lang w:eastAsia="sv-SE"/>
              </w:rPr>
            </w:pPr>
            <w:r w:rsidRPr="00434B97">
              <w:rPr>
                <w:szCs w:val="20"/>
              </w:rPr>
              <w:t>0</w:t>
            </w:r>
          </w:p>
        </w:tc>
        <w:tc>
          <w:tcPr>
            <w:tcW w:w="2980" w:type="dxa"/>
            <w:tcBorders>
              <w:top w:val="nil"/>
              <w:left w:val="nil"/>
              <w:bottom w:val="single" w:sz="8" w:space="0" w:color="auto"/>
              <w:right w:val="single" w:sz="8" w:space="0" w:color="auto"/>
            </w:tcBorders>
            <w:shd w:val="clear" w:color="auto" w:fill="auto"/>
            <w:noWrap/>
            <w:hideMark/>
          </w:tcPr>
          <w:p w14:paraId="127C0610" w14:textId="77777777" w:rsidR="00D826BF" w:rsidRPr="00434B97" w:rsidRDefault="00D826BF" w:rsidP="00D826BF">
            <w:pPr>
              <w:ind w:left="720" w:hanging="720"/>
              <w:jc w:val="center"/>
              <w:rPr>
                <w:rFonts w:ascii="Calibri" w:hAnsi="Calibri"/>
                <w:szCs w:val="20"/>
                <w:lang w:eastAsia="sv-SE"/>
              </w:rPr>
            </w:pPr>
            <w:r w:rsidRPr="00434B97">
              <w:rPr>
                <w:szCs w:val="20"/>
              </w:rPr>
              <w:t>3,5,7</w:t>
            </w:r>
            <w:r w:rsidRPr="00434B97">
              <w:rPr>
                <w:color w:val="FF0000"/>
                <w:szCs w:val="20"/>
              </w:rPr>
              <w:t>,9,11,13</w:t>
            </w:r>
          </w:p>
        </w:tc>
        <w:tc>
          <w:tcPr>
            <w:tcW w:w="851" w:type="dxa"/>
            <w:tcBorders>
              <w:top w:val="nil"/>
              <w:left w:val="nil"/>
              <w:bottom w:val="single" w:sz="8" w:space="0" w:color="auto"/>
              <w:right w:val="single" w:sz="8" w:space="0" w:color="auto"/>
            </w:tcBorders>
            <w:shd w:val="clear" w:color="auto" w:fill="auto"/>
            <w:hideMark/>
          </w:tcPr>
          <w:p w14:paraId="3B015048" w14:textId="77777777" w:rsidR="00D826BF" w:rsidRPr="00434B97" w:rsidRDefault="00D826BF" w:rsidP="00D826BF">
            <w:pPr>
              <w:ind w:left="720" w:hanging="720"/>
              <w:jc w:val="center"/>
              <w:rPr>
                <w:rFonts w:ascii="Calibri" w:hAnsi="Calibri"/>
                <w:bCs/>
                <w:dstrike/>
                <w:szCs w:val="20"/>
                <w:lang w:eastAsia="sv-SE"/>
              </w:rPr>
            </w:pPr>
            <w:r w:rsidRPr="00434B97">
              <w:rPr>
                <w:strike/>
                <w:color w:val="FF0000"/>
                <w:szCs w:val="20"/>
              </w:rPr>
              <w:t>0</w:t>
            </w:r>
            <w:r w:rsidRPr="00434B97">
              <w:rPr>
                <w:color w:val="FF0000"/>
                <w:szCs w:val="20"/>
              </w:rPr>
              <w:t>2</w:t>
            </w:r>
          </w:p>
        </w:tc>
        <w:tc>
          <w:tcPr>
            <w:tcW w:w="992" w:type="dxa"/>
            <w:tcBorders>
              <w:top w:val="nil"/>
              <w:left w:val="nil"/>
              <w:bottom w:val="single" w:sz="8" w:space="0" w:color="auto"/>
              <w:right w:val="single" w:sz="8" w:space="0" w:color="auto"/>
            </w:tcBorders>
            <w:shd w:val="clear" w:color="auto" w:fill="auto"/>
            <w:noWrap/>
            <w:hideMark/>
          </w:tcPr>
          <w:p w14:paraId="3C71A409" w14:textId="77777777" w:rsidR="00D826BF" w:rsidRPr="00434B97" w:rsidRDefault="00D826BF" w:rsidP="00D826BF">
            <w:pPr>
              <w:ind w:left="720" w:hanging="720"/>
              <w:jc w:val="center"/>
              <w:rPr>
                <w:rFonts w:ascii="Calibri" w:hAnsi="Calibri"/>
                <w:szCs w:val="20"/>
                <w:lang w:eastAsia="sv-SE"/>
              </w:rPr>
            </w:pPr>
            <w:r w:rsidRPr="00434B97">
              <w:rPr>
                <w:szCs w:val="20"/>
              </w:rPr>
              <w:t>1</w:t>
            </w:r>
          </w:p>
        </w:tc>
        <w:tc>
          <w:tcPr>
            <w:tcW w:w="1418" w:type="dxa"/>
            <w:tcBorders>
              <w:top w:val="nil"/>
              <w:left w:val="nil"/>
              <w:bottom w:val="single" w:sz="8" w:space="0" w:color="auto"/>
              <w:right w:val="single" w:sz="8" w:space="0" w:color="auto"/>
            </w:tcBorders>
            <w:shd w:val="clear" w:color="auto" w:fill="auto"/>
            <w:hideMark/>
          </w:tcPr>
          <w:p w14:paraId="6EAECADA" w14:textId="77777777" w:rsidR="00D826BF" w:rsidRPr="00434B97" w:rsidRDefault="00D826BF" w:rsidP="00D826BF">
            <w:pPr>
              <w:ind w:left="720" w:hanging="720"/>
              <w:jc w:val="center"/>
              <w:rPr>
                <w:rFonts w:ascii="Calibri" w:hAnsi="Calibri"/>
                <w:bCs/>
                <w:szCs w:val="20"/>
                <w:lang w:eastAsia="sv-SE"/>
              </w:rPr>
            </w:pPr>
            <w:r w:rsidRPr="00434B97">
              <w:rPr>
                <w:szCs w:val="20"/>
              </w:rPr>
              <w:t>1</w:t>
            </w:r>
          </w:p>
        </w:tc>
      </w:tr>
      <w:tr w:rsidR="00D826BF" w:rsidRPr="00D826BF" w14:paraId="0DF9EBA2" w14:textId="77777777" w:rsidTr="00087CA2">
        <w:trPr>
          <w:trHeight w:val="314"/>
        </w:trPr>
        <w:tc>
          <w:tcPr>
            <w:tcW w:w="1190" w:type="dxa"/>
            <w:tcBorders>
              <w:top w:val="nil"/>
              <w:left w:val="single" w:sz="8" w:space="0" w:color="auto"/>
              <w:bottom w:val="single" w:sz="8" w:space="0" w:color="auto"/>
              <w:right w:val="single" w:sz="8" w:space="0" w:color="auto"/>
            </w:tcBorders>
            <w:shd w:val="clear" w:color="auto" w:fill="auto"/>
            <w:noWrap/>
            <w:hideMark/>
          </w:tcPr>
          <w:p w14:paraId="69B33C64" w14:textId="77777777" w:rsidR="00D826BF" w:rsidRPr="00434B97" w:rsidRDefault="00D826BF" w:rsidP="00D826BF">
            <w:pPr>
              <w:ind w:left="720" w:hanging="720"/>
              <w:jc w:val="center"/>
              <w:rPr>
                <w:rFonts w:ascii="Calibri" w:hAnsi="Calibri"/>
                <w:szCs w:val="20"/>
                <w:lang w:eastAsia="sv-SE"/>
              </w:rPr>
            </w:pPr>
            <w:r w:rsidRPr="00434B97">
              <w:rPr>
                <w:szCs w:val="20"/>
              </w:rPr>
              <w:t>136</w:t>
            </w:r>
          </w:p>
        </w:tc>
        <w:tc>
          <w:tcPr>
            <w:tcW w:w="895" w:type="dxa"/>
            <w:tcBorders>
              <w:top w:val="nil"/>
              <w:left w:val="nil"/>
              <w:bottom w:val="single" w:sz="8" w:space="0" w:color="auto"/>
              <w:right w:val="single" w:sz="8" w:space="0" w:color="auto"/>
            </w:tcBorders>
            <w:shd w:val="clear" w:color="auto" w:fill="auto"/>
            <w:noWrap/>
            <w:hideMark/>
          </w:tcPr>
          <w:p w14:paraId="1C20A94A" w14:textId="77777777" w:rsidR="00D826BF" w:rsidRPr="00434B97" w:rsidRDefault="00D826BF" w:rsidP="00D826BF">
            <w:pPr>
              <w:ind w:left="720" w:hanging="720"/>
              <w:jc w:val="center"/>
              <w:rPr>
                <w:rFonts w:ascii="Calibri" w:hAnsi="Calibri"/>
                <w:szCs w:val="20"/>
                <w:lang w:eastAsia="sv-SE"/>
              </w:rPr>
            </w:pPr>
            <w:r w:rsidRPr="00434B97">
              <w:rPr>
                <w:szCs w:val="20"/>
              </w:rPr>
              <w:t>B4</w:t>
            </w:r>
          </w:p>
        </w:tc>
        <w:tc>
          <w:tcPr>
            <w:tcW w:w="862" w:type="dxa"/>
            <w:tcBorders>
              <w:top w:val="nil"/>
              <w:left w:val="nil"/>
              <w:bottom w:val="single" w:sz="8" w:space="0" w:color="auto"/>
              <w:right w:val="single" w:sz="8" w:space="0" w:color="auto"/>
            </w:tcBorders>
            <w:shd w:val="clear" w:color="auto" w:fill="auto"/>
            <w:noWrap/>
            <w:hideMark/>
          </w:tcPr>
          <w:p w14:paraId="2C0B3102" w14:textId="77777777" w:rsidR="00D826BF" w:rsidRPr="00434B97" w:rsidRDefault="00D826BF" w:rsidP="00D826BF">
            <w:pPr>
              <w:ind w:left="720" w:hanging="720"/>
              <w:jc w:val="center"/>
              <w:rPr>
                <w:rFonts w:ascii="Calibri" w:hAnsi="Calibri"/>
                <w:szCs w:val="20"/>
                <w:lang w:eastAsia="sv-SE"/>
              </w:rPr>
            </w:pPr>
            <w:r w:rsidRPr="00434B97">
              <w:rPr>
                <w:szCs w:val="20"/>
              </w:rPr>
              <w:t>1</w:t>
            </w:r>
          </w:p>
        </w:tc>
        <w:tc>
          <w:tcPr>
            <w:tcW w:w="867" w:type="dxa"/>
            <w:tcBorders>
              <w:top w:val="nil"/>
              <w:left w:val="nil"/>
              <w:bottom w:val="single" w:sz="8" w:space="0" w:color="auto"/>
              <w:right w:val="single" w:sz="8" w:space="0" w:color="auto"/>
            </w:tcBorders>
            <w:shd w:val="clear" w:color="auto" w:fill="auto"/>
            <w:noWrap/>
            <w:hideMark/>
          </w:tcPr>
          <w:p w14:paraId="4463EB40" w14:textId="77777777" w:rsidR="00D826BF" w:rsidRPr="00434B97" w:rsidRDefault="00D826BF" w:rsidP="00D826BF">
            <w:pPr>
              <w:ind w:left="720" w:hanging="720"/>
              <w:jc w:val="center"/>
              <w:rPr>
                <w:rFonts w:ascii="Calibri" w:hAnsi="Calibri"/>
                <w:szCs w:val="20"/>
                <w:lang w:eastAsia="sv-SE"/>
              </w:rPr>
            </w:pPr>
            <w:r w:rsidRPr="00434B97">
              <w:rPr>
                <w:szCs w:val="20"/>
              </w:rPr>
              <w:t>0</w:t>
            </w:r>
          </w:p>
        </w:tc>
        <w:tc>
          <w:tcPr>
            <w:tcW w:w="2980" w:type="dxa"/>
            <w:tcBorders>
              <w:top w:val="nil"/>
              <w:left w:val="nil"/>
              <w:bottom w:val="single" w:sz="8" w:space="0" w:color="auto"/>
              <w:right w:val="single" w:sz="8" w:space="0" w:color="auto"/>
            </w:tcBorders>
            <w:shd w:val="clear" w:color="auto" w:fill="auto"/>
            <w:noWrap/>
            <w:hideMark/>
          </w:tcPr>
          <w:p w14:paraId="4844C1B4" w14:textId="77777777" w:rsidR="00D826BF" w:rsidRPr="00434B97" w:rsidRDefault="00D826BF" w:rsidP="00D826BF">
            <w:pPr>
              <w:ind w:left="720" w:hanging="720"/>
              <w:jc w:val="center"/>
              <w:rPr>
                <w:rFonts w:ascii="Calibri" w:hAnsi="Calibri"/>
                <w:szCs w:val="20"/>
                <w:lang w:eastAsia="sv-SE"/>
              </w:rPr>
            </w:pPr>
            <w:r w:rsidRPr="00434B97">
              <w:rPr>
                <w:szCs w:val="20"/>
              </w:rPr>
              <w:t>3,5,7,9,11,13</w:t>
            </w:r>
            <w:r w:rsidRPr="00434B97">
              <w:rPr>
                <w:color w:val="FF0000"/>
                <w:szCs w:val="20"/>
              </w:rPr>
              <w:t>,15,17,19,21,23,25</w:t>
            </w:r>
          </w:p>
        </w:tc>
        <w:tc>
          <w:tcPr>
            <w:tcW w:w="851" w:type="dxa"/>
            <w:tcBorders>
              <w:top w:val="nil"/>
              <w:left w:val="nil"/>
              <w:bottom w:val="single" w:sz="8" w:space="0" w:color="auto"/>
              <w:right w:val="single" w:sz="8" w:space="0" w:color="auto"/>
            </w:tcBorders>
            <w:shd w:val="clear" w:color="auto" w:fill="auto"/>
            <w:hideMark/>
          </w:tcPr>
          <w:p w14:paraId="10C7ECDC" w14:textId="77777777" w:rsidR="00D826BF" w:rsidRPr="00434B97" w:rsidRDefault="00D826BF" w:rsidP="00D826BF">
            <w:pPr>
              <w:ind w:left="720" w:hanging="720"/>
              <w:jc w:val="center"/>
              <w:rPr>
                <w:rFonts w:ascii="Calibri" w:hAnsi="Calibri"/>
                <w:bCs/>
                <w:szCs w:val="20"/>
                <w:lang w:eastAsia="sv-SE"/>
              </w:rPr>
            </w:pPr>
            <w:r w:rsidRPr="00434B97">
              <w:rPr>
                <w:szCs w:val="20"/>
              </w:rPr>
              <w:t>2</w:t>
            </w:r>
          </w:p>
        </w:tc>
        <w:tc>
          <w:tcPr>
            <w:tcW w:w="992" w:type="dxa"/>
            <w:tcBorders>
              <w:top w:val="nil"/>
              <w:left w:val="nil"/>
              <w:bottom w:val="single" w:sz="8" w:space="0" w:color="auto"/>
              <w:right w:val="single" w:sz="8" w:space="0" w:color="auto"/>
            </w:tcBorders>
            <w:shd w:val="clear" w:color="auto" w:fill="auto"/>
            <w:noWrap/>
            <w:hideMark/>
          </w:tcPr>
          <w:p w14:paraId="60D67EEC" w14:textId="77777777" w:rsidR="00D826BF" w:rsidRPr="00434B97" w:rsidRDefault="00D826BF" w:rsidP="00D826BF">
            <w:pPr>
              <w:ind w:left="720" w:hanging="720"/>
              <w:jc w:val="center"/>
              <w:rPr>
                <w:rFonts w:ascii="Calibri" w:hAnsi="Calibri"/>
                <w:szCs w:val="20"/>
                <w:lang w:eastAsia="sv-SE"/>
              </w:rPr>
            </w:pPr>
            <w:r w:rsidRPr="00434B97">
              <w:rPr>
                <w:szCs w:val="20"/>
              </w:rPr>
              <w:t>1</w:t>
            </w:r>
          </w:p>
        </w:tc>
        <w:tc>
          <w:tcPr>
            <w:tcW w:w="1418" w:type="dxa"/>
            <w:tcBorders>
              <w:top w:val="nil"/>
              <w:left w:val="nil"/>
              <w:bottom w:val="single" w:sz="8" w:space="0" w:color="auto"/>
              <w:right w:val="single" w:sz="8" w:space="0" w:color="auto"/>
            </w:tcBorders>
            <w:shd w:val="clear" w:color="auto" w:fill="auto"/>
            <w:hideMark/>
          </w:tcPr>
          <w:p w14:paraId="1FD01D1F" w14:textId="77777777" w:rsidR="00D826BF" w:rsidRPr="00D826BF" w:rsidRDefault="00D826BF" w:rsidP="00D826BF">
            <w:pPr>
              <w:ind w:left="720" w:hanging="720"/>
              <w:jc w:val="center"/>
              <w:rPr>
                <w:rFonts w:ascii="Calibri" w:hAnsi="Calibri"/>
                <w:bCs/>
                <w:szCs w:val="20"/>
                <w:lang w:eastAsia="sv-SE"/>
              </w:rPr>
            </w:pPr>
            <w:r w:rsidRPr="00434B97">
              <w:rPr>
                <w:szCs w:val="20"/>
              </w:rPr>
              <w:t>1</w:t>
            </w:r>
          </w:p>
        </w:tc>
      </w:tr>
    </w:tbl>
    <w:p w14:paraId="47D15043" w14:textId="22FE5564" w:rsidR="00D826BF" w:rsidRDefault="00D826BF" w:rsidP="00D826BF">
      <w:pPr>
        <w:ind w:left="720" w:hanging="720"/>
        <w:rPr>
          <w:szCs w:val="20"/>
          <w:lang w:eastAsia="x-none"/>
        </w:rPr>
      </w:pPr>
    </w:p>
    <w:p w14:paraId="121E9201" w14:textId="77777777" w:rsidR="00434B97" w:rsidRPr="00D826BF" w:rsidRDefault="00434B97" w:rsidP="00D826BF">
      <w:pPr>
        <w:ind w:left="720" w:hanging="720"/>
        <w:rPr>
          <w:szCs w:val="20"/>
          <w:lang w:eastAsia="x-none"/>
        </w:rPr>
      </w:pPr>
    </w:p>
    <w:p w14:paraId="4400ECD6" w14:textId="6E3E9B06" w:rsidR="00D826BF" w:rsidRPr="001B38E7" w:rsidRDefault="001B38E7" w:rsidP="00434B97">
      <w:pPr>
        <w:pBdr>
          <w:top w:val="single" w:sz="4" w:space="1" w:color="auto"/>
        </w:pBdr>
        <w:ind w:left="720" w:hanging="720"/>
        <w:rPr>
          <w:b/>
          <w:szCs w:val="20"/>
          <w:lang w:eastAsia="x-none"/>
        </w:rPr>
      </w:pPr>
      <w:r w:rsidRPr="001B38E7">
        <w:rPr>
          <w:b/>
          <w:szCs w:val="20"/>
          <w:lang w:eastAsia="x-none"/>
        </w:rPr>
        <w:t>Tuesday session</w:t>
      </w:r>
    </w:p>
    <w:p w14:paraId="72CE37A1" w14:textId="2FFD0885" w:rsidR="001B38E7" w:rsidRPr="001B38E7" w:rsidRDefault="0058452E" w:rsidP="001B38E7">
      <w:pPr>
        <w:ind w:left="720" w:hanging="720"/>
        <w:rPr>
          <w:b/>
          <w:szCs w:val="20"/>
          <w:lang w:eastAsia="x-none"/>
        </w:rPr>
      </w:pPr>
      <w:hyperlink r:id="rId814" w:history="1">
        <w:r w:rsidR="000F2B08">
          <w:rPr>
            <w:rStyle w:val="Hyperlink"/>
            <w:b/>
            <w:szCs w:val="20"/>
            <w:lang w:eastAsia="x-none"/>
          </w:rPr>
          <w:t>R1-1807686</w:t>
        </w:r>
      </w:hyperlink>
      <w:r w:rsidR="001B38E7" w:rsidRPr="001B38E7">
        <w:rPr>
          <w:b/>
          <w:szCs w:val="20"/>
          <w:lang w:eastAsia="x-none"/>
        </w:rPr>
        <w:tab/>
        <w:t>Summary of Remaining details on PRACH formats</w:t>
      </w:r>
      <w:r w:rsidR="001B38E7" w:rsidRPr="001B38E7">
        <w:rPr>
          <w:b/>
          <w:szCs w:val="20"/>
          <w:lang w:eastAsia="x-none"/>
        </w:rPr>
        <w:tab/>
        <w:t>Convida Wireless</w:t>
      </w:r>
    </w:p>
    <w:p w14:paraId="77ED50EF" w14:textId="77777777" w:rsidR="001B38E7" w:rsidRDefault="001B38E7" w:rsidP="001B38E7">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306FC87A" w14:textId="133ED7B6" w:rsidR="00D826BF" w:rsidRDefault="00D826BF" w:rsidP="00FF2242"/>
    <w:p w14:paraId="42214919" w14:textId="77777777" w:rsidR="001018E2" w:rsidRPr="00434B97" w:rsidRDefault="001018E2" w:rsidP="001018E2">
      <w:pPr>
        <w:ind w:left="720" w:hanging="720"/>
        <w:rPr>
          <w:strike/>
          <w:szCs w:val="20"/>
          <w:lang w:eastAsia="x-none"/>
        </w:rPr>
      </w:pPr>
      <w:r w:rsidRPr="00434B97">
        <w:rPr>
          <w:strike/>
          <w:szCs w:val="20"/>
          <w:lang w:eastAsia="x-none"/>
        </w:rPr>
        <w:t>Working assumption:</w:t>
      </w:r>
    </w:p>
    <w:p w14:paraId="11FE26C4" w14:textId="77777777" w:rsidR="001018E2" w:rsidRPr="00434B97" w:rsidRDefault="001018E2" w:rsidP="00613418">
      <w:pPr>
        <w:pStyle w:val="ListParagraph"/>
        <w:numPr>
          <w:ilvl w:val="0"/>
          <w:numId w:val="53"/>
        </w:numPr>
        <w:rPr>
          <w:strike/>
        </w:rPr>
      </w:pPr>
      <w:r w:rsidRPr="00434B97">
        <w:rPr>
          <w:strike/>
        </w:rPr>
        <w:t>For FR1 and unpaired spectrum:</w:t>
      </w:r>
    </w:p>
    <w:p w14:paraId="5E21E925" w14:textId="77777777" w:rsidR="001018E2" w:rsidRPr="00434B97" w:rsidRDefault="001018E2" w:rsidP="00613418">
      <w:pPr>
        <w:pStyle w:val="ListParagraph"/>
        <w:numPr>
          <w:ilvl w:val="1"/>
          <w:numId w:val="53"/>
        </w:numPr>
        <w:rPr>
          <w:strike/>
        </w:rPr>
      </w:pPr>
      <w:r w:rsidRPr="00434B97">
        <w:rPr>
          <w:strike/>
        </w:rPr>
        <w:t>Remove 4 to 6 entries from formats 0-3</w:t>
      </w:r>
    </w:p>
    <w:p w14:paraId="55FA1645" w14:textId="77777777" w:rsidR="001018E2" w:rsidRPr="00434B97" w:rsidRDefault="001018E2" w:rsidP="00613418">
      <w:pPr>
        <w:pStyle w:val="ListParagraph"/>
        <w:numPr>
          <w:ilvl w:val="1"/>
          <w:numId w:val="53"/>
        </w:numPr>
        <w:rPr>
          <w:strike/>
        </w:rPr>
      </w:pPr>
      <w:r w:rsidRPr="00434B97">
        <w:rPr>
          <w:strike/>
        </w:rPr>
        <w:t>Reduce format B1 with 6 entries</w:t>
      </w:r>
    </w:p>
    <w:p w14:paraId="76352922" w14:textId="77777777" w:rsidR="001018E2" w:rsidRPr="00434B97" w:rsidRDefault="001018E2" w:rsidP="00613418">
      <w:pPr>
        <w:pStyle w:val="ListParagraph"/>
        <w:numPr>
          <w:ilvl w:val="1"/>
          <w:numId w:val="53"/>
        </w:numPr>
        <w:rPr>
          <w:strike/>
        </w:rPr>
      </w:pPr>
      <w:r w:rsidRPr="00434B97">
        <w:rPr>
          <w:strike/>
        </w:rPr>
        <w:t>These removed/reduced entries are then used to add entries for format A2 (3 entries), A3(3 entries) and format B4 (4 entries)</w:t>
      </w:r>
    </w:p>
    <w:p w14:paraId="7077F5E9" w14:textId="77777777" w:rsidR="001018E2" w:rsidRPr="00434B97" w:rsidRDefault="001018E2" w:rsidP="00613418">
      <w:pPr>
        <w:pStyle w:val="ListParagraph"/>
        <w:numPr>
          <w:ilvl w:val="0"/>
          <w:numId w:val="53"/>
        </w:numPr>
        <w:rPr>
          <w:strike/>
        </w:rPr>
      </w:pPr>
      <w:r w:rsidRPr="00434B97">
        <w:rPr>
          <w:strike/>
        </w:rPr>
        <w:t>For FR2 and unpaired spectrum:</w:t>
      </w:r>
    </w:p>
    <w:p w14:paraId="4521CF86" w14:textId="77777777" w:rsidR="001018E2" w:rsidRPr="00434B97" w:rsidRDefault="001018E2" w:rsidP="00613418">
      <w:pPr>
        <w:pStyle w:val="ListParagraph"/>
        <w:numPr>
          <w:ilvl w:val="1"/>
          <w:numId w:val="53"/>
        </w:numPr>
        <w:rPr>
          <w:strike/>
        </w:rPr>
      </w:pPr>
      <w:r w:rsidRPr="00434B97">
        <w:rPr>
          <w:strike/>
        </w:rPr>
        <w:t>Reduce format B1 with 6 entries</w:t>
      </w:r>
    </w:p>
    <w:p w14:paraId="3D232677" w14:textId="77777777" w:rsidR="001018E2" w:rsidRPr="00434B97" w:rsidRDefault="001018E2" w:rsidP="00613418">
      <w:pPr>
        <w:pStyle w:val="ListParagraph"/>
        <w:numPr>
          <w:ilvl w:val="1"/>
          <w:numId w:val="53"/>
        </w:numPr>
        <w:rPr>
          <w:strike/>
        </w:rPr>
      </w:pPr>
      <w:r w:rsidRPr="00434B97">
        <w:rPr>
          <w:strike/>
        </w:rPr>
        <w:t>The 6 entries are then used to add entries for format A2 (2 entries) and B4(4 entries)</w:t>
      </w:r>
    </w:p>
    <w:p w14:paraId="6CE62B4B" w14:textId="3A6DA541" w:rsidR="001018E2" w:rsidRDefault="001018E2" w:rsidP="00FF2242"/>
    <w:p w14:paraId="1B698D1A" w14:textId="392ED5C1" w:rsidR="00D514D2" w:rsidRPr="00D514D2" w:rsidRDefault="00D514D2" w:rsidP="00FF2242">
      <w:pPr>
        <w:rPr>
          <w:b/>
        </w:rPr>
      </w:pPr>
      <w:r w:rsidRPr="00D514D2">
        <w:rPr>
          <w:b/>
        </w:rPr>
        <w:t>Wednesday session</w:t>
      </w:r>
    </w:p>
    <w:p w14:paraId="54CB25C1" w14:textId="32CDDF36" w:rsidR="00D514D2" w:rsidRPr="00D514D2" w:rsidRDefault="0058452E" w:rsidP="00D514D2">
      <w:pPr>
        <w:rPr>
          <w:b/>
        </w:rPr>
      </w:pPr>
      <w:hyperlink r:id="rId815" w:history="1">
        <w:r w:rsidR="000F2B08">
          <w:rPr>
            <w:rStyle w:val="Hyperlink"/>
            <w:b/>
          </w:rPr>
          <w:t>R1-1807733</w:t>
        </w:r>
      </w:hyperlink>
      <w:r w:rsidR="00D514D2" w:rsidRPr="00D514D2">
        <w:rPr>
          <w:b/>
        </w:rPr>
        <w:tab/>
        <w:t>Summary of Remaining details on PRACH formats</w:t>
      </w:r>
      <w:r w:rsidR="00D514D2" w:rsidRPr="00D514D2">
        <w:rPr>
          <w:b/>
        </w:rPr>
        <w:tab/>
        <w:t>Convida Wireless</w:t>
      </w:r>
    </w:p>
    <w:p w14:paraId="7B479160" w14:textId="522E08B8" w:rsidR="00D514D2" w:rsidRDefault="00D514D2" w:rsidP="00D514D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4B1163E5" w14:textId="77777777" w:rsidR="00434B97" w:rsidRDefault="00434B97" w:rsidP="00D514D2">
      <w:pPr>
        <w:ind w:left="720" w:hanging="720"/>
        <w:rPr>
          <w:rFonts w:ascii="Times New Roman" w:hAnsi="Times New Roman"/>
          <w:szCs w:val="20"/>
        </w:rPr>
      </w:pPr>
    </w:p>
    <w:p w14:paraId="603C8669" w14:textId="77777777" w:rsidR="00434B97" w:rsidRPr="00E84A99" w:rsidRDefault="00434B97" w:rsidP="00434B97">
      <w:r w:rsidRPr="00E84A99">
        <w:t>The above working assumption is obsolete due to the agreements below</w:t>
      </w:r>
    </w:p>
    <w:p w14:paraId="0CFD4449" w14:textId="77777777" w:rsidR="00434B97" w:rsidRDefault="00434B97" w:rsidP="00434B97">
      <w:pPr>
        <w:rPr>
          <w:b/>
          <w:szCs w:val="20"/>
          <w:lang w:eastAsia="x-none"/>
        </w:rPr>
      </w:pPr>
    </w:p>
    <w:p w14:paraId="61FDA14B" w14:textId="143CEFB3" w:rsidR="00434B97" w:rsidRDefault="00434B97" w:rsidP="00434B97">
      <w:pPr>
        <w:rPr>
          <w:b/>
          <w:szCs w:val="20"/>
          <w:lang w:eastAsia="x-none"/>
        </w:rPr>
      </w:pPr>
      <w:r w:rsidRPr="008B6555">
        <w:rPr>
          <w:szCs w:val="20"/>
          <w:highlight w:val="green"/>
          <w:lang w:eastAsia="x-none"/>
        </w:rPr>
        <w:t>Agreement</w:t>
      </w:r>
      <w:r>
        <w:rPr>
          <w:b/>
          <w:szCs w:val="20"/>
          <w:lang w:eastAsia="x-none"/>
        </w:rPr>
        <w:t>:</w:t>
      </w:r>
    </w:p>
    <w:p w14:paraId="5A21B068" w14:textId="77777777" w:rsidR="00434B97" w:rsidRPr="00434B97" w:rsidRDefault="00434B97" w:rsidP="00613418">
      <w:pPr>
        <w:pStyle w:val="ListParagraph"/>
        <w:numPr>
          <w:ilvl w:val="0"/>
          <w:numId w:val="129"/>
        </w:numPr>
        <w:rPr>
          <w:b/>
        </w:rPr>
      </w:pPr>
      <w:r>
        <w:rPr>
          <w:lang w:eastAsia="sv-SE"/>
        </w:rPr>
        <w:t>Th</w:t>
      </w:r>
      <w:r w:rsidRPr="00303978">
        <w:rPr>
          <w:lang w:eastAsia="sv-SE"/>
        </w:rPr>
        <w:t>e following entries for FR1 and unpaired spectrum are removed:</w:t>
      </w:r>
    </w:p>
    <w:tbl>
      <w:tblPr>
        <w:tblW w:w="9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6"/>
        <w:gridCol w:w="1035"/>
        <w:gridCol w:w="828"/>
        <w:gridCol w:w="713"/>
        <w:gridCol w:w="1607"/>
        <w:gridCol w:w="897"/>
        <w:gridCol w:w="1027"/>
        <w:gridCol w:w="1097"/>
        <w:gridCol w:w="1060"/>
      </w:tblGrid>
      <w:tr w:rsidR="00434B97" w:rsidRPr="0014389D" w14:paraId="19683578" w14:textId="77777777" w:rsidTr="004702B1">
        <w:trPr>
          <w:jc w:val="center"/>
        </w:trPr>
        <w:tc>
          <w:tcPr>
            <w:tcW w:w="1396" w:type="dxa"/>
            <w:shd w:val="clear" w:color="auto" w:fill="auto"/>
            <w:vAlign w:val="center"/>
          </w:tcPr>
          <w:p w14:paraId="597970C7" w14:textId="77777777" w:rsidR="00434B97" w:rsidRPr="0014389D" w:rsidRDefault="00434B97" w:rsidP="004702B1">
            <w:pPr>
              <w:keepNext/>
              <w:keepLines/>
              <w:jc w:val="center"/>
              <w:rPr>
                <w:rFonts w:ascii="Arial" w:hAnsi="Arial"/>
                <w:strike/>
                <w:color w:val="FF0000"/>
                <w:sz w:val="18"/>
              </w:rPr>
            </w:pPr>
            <w:r w:rsidRPr="0014389D">
              <w:rPr>
                <w:rFonts w:ascii="Arial" w:hAnsi="Arial"/>
                <w:strike/>
                <w:color w:val="FF0000"/>
                <w:sz w:val="18"/>
              </w:rPr>
              <w:t>15</w:t>
            </w:r>
          </w:p>
        </w:tc>
        <w:tc>
          <w:tcPr>
            <w:tcW w:w="1035" w:type="dxa"/>
            <w:shd w:val="clear" w:color="auto" w:fill="auto"/>
            <w:vAlign w:val="center"/>
          </w:tcPr>
          <w:p w14:paraId="22E86AD2" w14:textId="77777777" w:rsidR="00434B97" w:rsidRPr="0014389D" w:rsidRDefault="00434B97" w:rsidP="004702B1">
            <w:pPr>
              <w:keepNext/>
              <w:keepLines/>
              <w:jc w:val="center"/>
              <w:rPr>
                <w:rFonts w:ascii="Arial" w:hAnsi="Arial"/>
                <w:strike/>
                <w:color w:val="FF0000"/>
                <w:sz w:val="18"/>
              </w:rPr>
            </w:pPr>
            <w:r w:rsidRPr="0014389D">
              <w:rPr>
                <w:rFonts w:ascii="Arial" w:hAnsi="Arial" w:hint="eastAsia"/>
                <w:strike/>
                <w:color w:val="FF0000"/>
                <w:sz w:val="18"/>
              </w:rPr>
              <w:t>0</w:t>
            </w:r>
          </w:p>
        </w:tc>
        <w:tc>
          <w:tcPr>
            <w:tcW w:w="828" w:type="dxa"/>
            <w:shd w:val="clear" w:color="auto" w:fill="auto"/>
            <w:vAlign w:val="center"/>
          </w:tcPr>
          <w:p w14:paraId="4956BCAD" w14:textId="77777777" w:rsidR="00434B97" w:rsidRPr="0014389D" w:rsidRDefault="00434B97" w:rsidP="004702B1">
            <w:pPr>
              <w:keepNext/>
              <w:keepLines/>
              <w:jc w:val="center"/>
              <w:rPr>
                <w:rFonts w:ascii="Arial" w:hAnsi="Arial"/>
                <w:strike/>
                <w:color w:val="FF0000"/>
                <w:sz w:val="18"/>
              </w:rPr>
            </w:pPr>
            <w:r w:rsidRPr="0014389D">
              <w:rPr>
                <w:rFonts w:ascii="Arial" w:hAnsi="Arial" w:hint="eastAsia"/>
                <w:strike/>
                <w:color w:val="FF0000"/>
                <w:sz w:val="18"/>
              </w:rPr>
              <w:t>1</w:t>
            </w:r>
          </w:p>
        </w:tc>
        <w:tc>
          <w:tcPr>
            <w:tcW w:w="713" w:type="dxa"/>
            <w:shd w:val="clear" w:color="auto" w:fill="auto"/>
            <w:vAlign w:val="center"/>
          </w:tcPr>
          <w:p w14:paraId="1F911024" w14:textId="77777777" w:rsidR="00434B97" w:rsidRPr="0014389D" w:rsidRDefault="00434B97" w:rsidP="004702B1">
            <w:pPr>
              <w:keepNext/>
              <w:keepLines/>
              <w:jc w:val="center"/>
              <w:rPr>
                <w:rFonts w:ascii="Arial" w:hAnsi="Arial"/>
                <w:strike/>
                <w:color w:val="FF0000"/>
                <w:sz w:val="18"/>
              </w:rPr>
            </w:pPr>
            <w:r w:rsidRPr="0014389D">
              <w:rPr>
                <w:rFonts w:ascii="Arial" w:hAnsi="Arial" w:hint="eastAsia"/>
                <w:strike/>
                <w:color w:val="FF0000"/>
                <w:sz w:val="18"/>
              </w:rPr>
              <w:t>0</w:t>
            </w:r>
          </w:p>
        </w:tc>
        <w:tc>
          <w:tcPr>
            <w:tcW w:w="1607" w:type="dxa"/>
            <w:shd w:val="clear" w:color="auto" w:fill="auto"/>
            <w:vAlign w:val="center"/>
          </w:tcPr>
          <w:p w14:paraId="1B250002" w14:textId="77777777" w:rsidR="00434B97" w:rsidRPr="0014389D" w:rsidRDefault="00434B97" w:rsidP="004702B1">
            <w:pPr>
              <w:keepNext/>
              <w:keepLines/>
              <w:jc w:val="center"/>
              <w:rPr>
                <w:rFonts w:ascii="Arial" w:hAnsi="Arial"/>
                <w:strike/>
                <w:color w:val="FF0000"/>
                <w:sz w:val="18"/>
              </w:rPr>
            </w:pPr>
            <w:r w:rsidRPr="0014389D">
              <w:rPr>
                <w:rFonts w:ascii="Arial" w:hAnsi="Arial" w:hint="eastAsia"/>
                <w:strike/>
                <w:color w:val="FF0000"/>
                <w:sz w:val="18"/>
              </w:rPr>
              <w:t>1</w:t>
            </w:r>
          </w:p>
        </w:tc>
        <w:tc>
          <w:tcPr>
            <w:tcW w:w="897" w:type="dxa"/>
            <w:shd w:val="clear" w:color="auto" w:fill="auto"/>
          </w:tcPr>
          <w:p w14:paraId="757E18C7" w14:textId="77777777" w:rsidR="00434B97" w:rsidRPr="0014389D" w:rsidRDefault="00434B97" w:rsidP="004702B1">
            <w:pPr>
              <w:keepNext/>
              <w:keepLines/>
              <w:jc w:val="center"/>
              <w:rPr>
                <w:rFonts w:ascii="Arial" w:hAnsi="Arial"/>
                <w:strike/>
                <w:color w:val="FF0000"/>
                <w:sz w:val="18"/>
              </w:rPr>
            </w:pPr>
            <w:r w:rsidRPr="0014389D">
              <w:rPr>
                <w:rFonts w:ascii="Arial" w:hAnsi="Arial"/>
                <w:strike/>
                <w:color w:val="FF0000"/>
                <w:sz w:val="18"/>
              </w:rPr>
              <w:t>0</w:t>
            </w:r>
          </w:p>
        </w:tc>
        <w:tc>
          <w:tcPr>
            <w:tcW w:w="1027" w:type="dxa"/>
          </w:tcPr>
          <w:p w14:paraId="01897226" w14:textId="77777777" w:rsidR="00434B97" w:rsidRPr="0014389D" w:rsidRDefault="00434B97" w:rsidP="004702B1">
            <w:pPr>
              <w:keepNext/>
              <w:keepLines/>
              <w:jc w:val="center"/>
              <w:rPr>
                <w:rFonts w:ascii="Arial" w:hAnsi="Arial"/>
                <w:strike/>
                <w:color w:val="FF0000"/>
                <w:sz w:val="18"/>
              </w:rPr>
            </w:pPr>
            <w:r w:rsidRPr="0014389D">
              <w:rPr>
                <w:rFonts w:ascii="Arial" w:hAnsi="Arial"/>
                <w:strike/>
                <w:color w:val="FF0000"/>
                <w:sz w:val="18"/>
              </w:rPr>
              <w:t>-</w:t>
            </w:r>
          </w:p>
        </w:tc>
        <w:tc>
          <w:tcPr>
            <w:tcW w:w="1097" w:type="dxa"/>
          </w:tcPr>
          <w:p w14:paraId="10ECC5FE" w14:textId="77777777" w:rsidR="00434B97" w:rsidRPr="0014389D" w:rsidRDefault="00434B97" w:rsidP="004702B1">
            <w:pPr>
              <w:keepNext/>
              <w:keepLines/>
              <w:jc w:val="center"/>
              <w:rPr>
                <w:rFonts w:ascii="Arial" w:hAnsi="Arial"/>
                <w:strike/>
                <w:color w:val="FF0000"/>
                <w:sz w:val="18"/>
              </w:rPr>
            </w:pPr>
            <w:r w:rsidRPr="0014389D">
              <w:rPr>
                <w:rFonts w:ascii="Arial" w:hAnsi="Arial"/>
                <w:strike/>
                <w:color w:val="FF0000"/>
                <w:sz w:val="18"/>
              </w:rPr>
              <w:t>-</w:t>
            </w:r>
          </w:p>
        </w:tc>
        <w:tc>
          <w:tcPr>
            <w:tcW w:w="1060" w:type="dxa"/>
          </w:tcPr>
          <w:p w14:paraId="66745EDD" w14:textId="77777777" w:rsidR="00434B97" w:rsidRPr="0014389D" w:rsidRDefault="00434B97" w:rsidP="004702B1">
            <w:pPr>
              <w:keepNext/>
              <w:keepLines/>
              <w:jc w:val="center"/>
              <w:rPr>
                <w:rFonts w:ascii="Arial" w:hAnsi="Arial"/>
                <w:strike/>
                <w:color w:val="FF0000"/>
                <w:sz w:val="18"/>
              </w:rPr>
            </w:pPr>
            <w:r w:rsidRPr="0014389D">
              <w:rPr>
                <w:rFonts w:ascii="Arial" w:hAnsi="Arial"/>
                <w:strike/>
                <w:color w:val="FF0000"/>
                <w:sz w:val="18"/>
              </w:rPr>
              <w:t>0</w:t>
            </w:r>
          </w:p>
        </w:tc>
      </w:tr>
      <w:tr w:rsidR="00434B97" w:rsidRPr="0014389D" w14:paraId="23687CD4" w14:textId="77777777" w:rsidTr="004702B1">
        <w:trPr>
          <w:jc w:val="center"/>
        </w:trPr>
        <w:tc>
          <w:tcPr>
            <w:tcW w:w="1396" w:type="dxa"/>
            <w:shd w:val="clear" w:color="auto" w:fill="auto"/>
            <w:vAlign w:val="center"/>
          </w:tcPr>
          <w:p w14:paraId="4DD7EB0C" w14:textId="77777777" w:rsidR="00434B97" w:rsidRPr="0014389D" w:rsidRDefault="00434B97" w:rsidP="004702B1">
            <w:pPr>
              <w:keepNext/>
              <w:keepLines/>
              <w:jc w:val="center"/>
              <w:rPr>
                <w:rFonts w:ascii="Arial" w:hAnsi="Arial"/>
                <w:strike/>
                <w:color w:val="FF0000"/>
                <w:sz w:val="18"/>
              </w:rPr>
            </w:pPr>
            <w:r w:rsidRPr="0014389D">
              <w:rPr>
                <w:rFonts w:ascii="Arial" w:hAnsi="Arial"/>
                <w:strike/>
                <w:color w:val="FF0000"/>
                <w:sz w:val="18"/>
              </w:rPr>
              <w:t>22</w:t>
            </w:r>
          </w:p>
        </w:tc>
        <w:tc>
          <w:tcPr>
            <w:tcW w:w="1035" w:type="dxa"/>
            <w:shd w:val="clear" w:color="auto" w:fill="auto"/>
            <w:vAlign w:val="center"/>
          </w:tcPr>
          <w:p w14:paraId="6F611CE0" w14:textId="77777777" w:rsidR="00434B97" w:rsidRPr="0014389D" w:rsidRDefault="00434B97" w:rsidP="004702B1">
            <w:pPr>
              <w:keepNext/>
              <w:keepLines/>
              <w:jc w:val="center"/>
              <w:rPr>
                <w:rFonts w:ascii="Arial" w:hAnsi="Arial"/>
                <w:strike/>
                <w:color w:val="FF0000"/>
                <w:sz w:val="18"/>
              </w:rPr>
            </w:pPr>
            <w:r w:rsidRPr="0014389D">
              <w:rPr>
                <w:rFonts w:ascii="Arial" w:hAnsi="Arial" w:hint="eastAsia"/>
                <w:strike/>
                <w:color w:val="FF0000"/>
                <w:sz w:val="18"/>
              </w:rPr>
              <w:t>0</w:t>
            </w:r>
          </w:p>
        </w:tc>
        <w:tc>
          <w:tcPr>
            <w:tcW w:w="828" w:type="dxa"/>
            <w:shd w:val="clear" w:color="auto" w:fill="auto"/>
            <w:vAlign w:val="center"/>
          </w:tcPr>
          <w:p w14:paraId="7B9D9E54" w14:textId="77777777" w:rsidR="00434B97" w:rsidRPr="0014389D" w:rsidRDefault="00434B97" w:rsidP="004702B1">
            <w:pPr>
              <w:keepNext/>
              <w:keepLines/>
              <w:jc w:val="center"/>
              <w:rPr>
                <w:rFonts w:ascii="Arial" w:hAnsi="Arial"/>
                <w:strike/>
                <w:color w:val="FF0000"/>
                <w:sz w:val="18"/>
              </w:rPr>
            </w:pPr>
            <w:r w:rsidRPr="0014389D">
              <w:rPr>
                <w:rFonts w:ascii="Arial" w:hAnsi="Arial" w:hint="eastAsia"/>
                <w:strike/>
                <w:color w:val="FF0000"/>
                <w:sz w:val="18"/>
              </w:rPr>
              <w:t>1</w:t>
            </w:r>
          </w:p>
        </w:tc>
        <w:tc>
          <w:tcPr>
            <w:tcW w:w="713" w:type="dxa"/>
            <w:shd w:val="clear" w:color="auto" w:fill="auto"/>
            <w:vAlign w:val="center"/>
          </w:tcPr>
          <w:p w14:paraId="68CFFE84" w14:textId="77777777" w:rsidR="00434B97" w:rsidRPr="0014389D" w:rsidRDefault="00434B97" w:rsidP="004702B1">
            <w:pPr>
              <w:keepNext/>
              <w:keepLines/>
              <w:jc w:val="center"/>
              <w:rPr>
                <w:rFonts w:ascii="Arial" w:hAnsi="Arial"/>
                <w:strike/>
                <w:color w:val="FF0000"/>
                <w:sz w:val="18"/>
              </w:rPr>
            </w:pPr>
            <w:r w:rsidRPr="0014389D">
              <w:rPr>
                <w:rFonts w:ascii="Arial" w:hAnsi="Arial" w:hint="eastAsia"/>
                <w:strike/>
                <w:color w:val="FF0000"/>
                <w:sz w:val="18"/>
              </w:rPr>
              <w:t>0</w:t>
            </w:r>
          </w:p>
        </w:tc>
        <w:tc>
          <w:tcPr>
            <w:tcW w:w="1607" w:type="dxa"/>
            <w:shd w:val="clear" w:color="auto" w:fill="auto"/>
            <w:vAlign w:val="center"/>
          </w:tcPr>
          <w:p w14:paraId="0E63ED7D" w14:textId="77777777" w:rsidR="00434B97" w:rsidRPr="0014389D" w:rsidRDefault="00434B97" w:rsidP="004702B1">
            <w:pPr>
              <w:keepNext/>
              <w:keepLines/>
              <w:jc w:val="center"/>
              <w:rPr>
                <w:rFonts w:ascii="Arial" w:hAnsi="Arial"/>
                <w:strike/>
                <w:color w:val="FF0000"/>
                <w:sz w:val="18"/>
              </w:rPr>
            </w:pPr>
            <w:r w:rsidRPr="0014389D">
              <w:rPr>
                <w:rFonts w:ascii="Arial" w:hAnsi="Arial" w:hint="eastAsia"/>
                <w:strike/>
                <w:color w:val="FF0000"/>
                <w:sz w:val="18"/>
              </w:rPr>
              <w:t>3,4,8</w:t>
            </w:r>
          </w:p>
        </w:tc>
        <w:tc>
          <w:tcPr>
            <w:tcW w:w="897" w:type="dxa"/>
            <w:shd w:val="clear" w:color="auto" w:fill="auto"/>
          </w:tcPr>
          <w:p w14:paraId="2A9A9E97" w14:textId="77777777" w:rsidR="00434B97" w:rsidRPr="0014389D" w:rsidRDefault="00434B97" w:rsidP="004702B1">
            <w:pPr>
              <w:keepNext/>
              <w:keepLines/>
              <w:jc w:val="center"/>
              <w:rPr>
                <w:rFonts w:ascii="Arial" w:hAnsi="Arial"/>
                <w:strike/>
                <w:color w:val="FF0000"/>
                <w:sz w:val="18"/>
              </w:rPr>
            </w:pPr>
            <w:r w:rsidRPr="0014389D">
              <w:rPr>
                <w:rFonts w:ascii="Arial" w:hAnsi="Arial"/>
                <w:strike/>
                <w:color w:val="FF0000"/>
                <w:sz w:val="18"/>
              </w:rPr>
              <w:t>0</w:t>
            </w:r>
          </w:p>
        </w:tc>
        <w:tc>
          <w:tcPr>
            <w:tcW w:w="1027" w:type="dxa"/>
          </w:tcPr>
          <w:p w14:paraId="08C2D9F4" w14:textId="77777777" w:rsidR="00434B97" w:rsidRPr="0014389D" w:rsidRDefault="00434B97" w:rsidP="004702B1">
            <w:pPr>
              <w:keepNext/>
              <w:keepLines/>
              <w:jc w:val="center"/>
              <w:rPr>
                <w:rFonts w:ascii="Arial" w:hAnsi="Arial"/>
                <w:strike/>
                <w:color w:val="FF0000"/>
                <w:sz w:val="18"/>
              </w:rPr>
            </w:pPr>
            <w:r w:rsidRPr="0014389D">
              <w:rPr>
                <w:rFonts w:ascii="Arial" w:hAnsi="Arial"/>
                <w:strike/>
                <w:color w:val="FF0000"/>
                <w:sz w:val="18"/>
              </w:rPr>
              <w:t>-</w:t>
            </w:r>
          </w:p>
        </w:tc>
        <w:tc>
          <w:tcPr>
            <w:tcW w:w="1097" w:type="dxa"/>
          </w:tcPr>
          <w:p w14:paraId="363029FA" w14:textId="77777777" w:rsidR="00434B97" w:rsidRPr="0014389D" w:rsidRDefault="00434B97" w:rsidP="004702B1">
            <w:pPr>
              <w:keepNext/>
              <w:keepLines/>
              <w:jc w:val="center"/>
              <w:rPr>
                <w:rFonts w:ascii="Arial" w:hAnsi="Arial"/>
                <w:strike/>
                <w:color w:val="FF0000"/>
                <w:sz w:val="18"/>
              </w:rPr>
            </w:pPr>
            <w:r w:rsidRPr="0014389D">
              <w:rPr>
                <w:rFonts w:ascii="Arial" w:hAnsi="Arial"/>
                <w:strike/>
                <w:color w:val="FF0000"/>
                <w:sz w:val="18"/>
              </w:rPr>
              <w:t>-</w:t>
            </w:r>
          </w:p>
        </w:tc>
        <w:tc>
          <w:tcPr>
            <w:tcW w:w="1060" w:type="dxa"/>
          </w:tcPr>
          <w:p w14:paraId="70C72878" w14:textId="77777777" w:rsidR="00434B97" w:rsidRPr="0014389D" w:rsidRDefault="00434B97" w:rsidP="004702B1">
            <w:pPr>
              <w:keepNext/>
              <w:keepLines/>
              <w:jc w:val="center"/>
              <w:rPr>
                <w:rFonts w:ascii="Arial" w:hAnsi="Arial"/>
                <w:strike/>
                <w:color w:val="FF0000"/>
                <w:sz w:val="18"/>
              </w:rPr>
            </w:pPr>
            <w:r w:rsidRPr="0014389D">
              <w:rPr>
                <w:rFonts w:ascii="Arial" w:hAnsi="Arial"/>
                <w:strike/>
                <w:color w:val="FF0000"/>
                <w:sz w:val="18"/>
              </w:rPr>
              <w:t>0</w:t>
            </w:r>
          </w:p>
        </w:tc>
      </w:tr>
      <w:tr w:rsidR="00434B97" w:rsidRPr="0014389D" w14:paraId="3B3204A0" w14:textId="77777777" w:rsidTr="004702B1">
        <w:trPr>
          <w:jc w:val="center"/>
        </w:trPr>
        <w:tc>
          <w:tcPr>
            <w:tcW w:w="1396" w:type="dxa"/>
            <w:shd w:val="clear" w:color="auto" w:fill="auto"/>
            <w:vAlign w:val="center"/>
          </w:tcPr>
          <w:p w14:paraId="7A89A6F5" w14:textId="77777777" w:rsidR="00434B97" w:rsidRPr="0014389D" w:rsidRDefault="00434B97" w:rsidP="004702B1">
            <w:pPr>
              <w:keepNext/>
              <w:keepLines/>
              <w:jc w:val="center"/>
              <w:rPr>
                <w:rFonts w:ascii="Arial" w:hAnsi="Arial"/>
                <w:strike/>
                <w:color w:val="FF0000"/>
                <w:sz w:val="18"/>
              </w:rPr>
            </w:pPr>
            <w:r w:rsidRPr="0014389D">
              <w:rPr>
                <w:rFonts w:ascii="Arial" w:hAnsi="Arial"/>
                <w:strike/>
                <w:color w:val="FF0000"/>
                <w:sz w:val="18"/>
              </w:rPr>
              <w:t>57</w:t>
            </w:r>
          </w:p>
        </w:tc>
        <w:tc>
          <w:tcPr>
            <w:tcW w:w="1035" w:type="dxa"/>
            <w:shd w:val="clear" w:color="auto" w:fill="auto"/>
            <w:vAlign w:val="center"/>
          </w:tcPr>
          <w:p w14:paraId="0DD6EBF5" w14:textId="77777777" w:rsidR="00434B97" w:rsidRPr="0014389D" w:rsidRDefault="00434B97" w:rsidP="004702B1">
            <w:pPr>
              <w:keepNext/>
              <w:keepLines/>
              <w:jc w:val="center"/>
              <w:rPr>
                <w:rFonts w:ascii="Arial" w:hAnsi="Arial"/>
                <w:strike/>
                <w:color w:val="FF0000"/>
                <w:sz w:val="18"/>
              </w:rPr>
            </w:pPr>
            <w:r w:rsidRPr="0014389D">
              <w:rPr>
                <w:rFonts w:ascii="Arial" w:hAnsi="Arial" w:hint="eastAsia"/>
                <w:strike/>
                <w:color w:val="FF0000"/>
                <w:sz w:val="18"/>
              </w:rPr>
              <w:t>3</w:t>
            </w:r>
          </w:p>
        </w:tc>
        <w:tc>
          <w:tcPr>
            <w:tcW w:w="828" w:type="dxa"/>
            <w:shd w:val="clear" w:color="auto" w:fill="auto"/>
            <w:vAlign w:val="center"/>
          </w:tcPr>
          <w:p w14:paraId="0926DFA9" w14:textId="77777777" w:rsidR="00434B97" w:rsidRPr="0014389D" w:rsidRDefault="00434B97" w:rsidP="004702B1">
            <w:pPr>
              <w:keepNext/>
              <w:keepLines/>
              <w:jc w:val="center"/>
              <w:rPr>
                <w:rFonts w:ascii="Arial" w:hAnsi="Arial"/>
                <w:strike/>
                <w:color w:val="FF0000"/>
                <w:sz w:val="18"/>
              </w:rPr>
            </w:pPr>
            <w:r w:rsidRPr="0014389D">
              <w:rPr>
                <w:rFonts w:ascii="Arial" w:hAnsi="Arial" w:hint="eastAsia"/>
                <w:strike/>
                <w:color w:val="FF0000"/>
                <w:sz w:val="18"/>
              </w:rPr>
              <w:t>1</w:t>
            </w:r>
          </w:p>
        </w:tc>
        <w:tc>
          <w:tcPr>
            <w:tcW w:w="713" w:type="dxa"/>
            <w:shd w:val="clear" w:color="auto" w:fill="auto"/>
            <w:vAlign w:val="center"/>
          </w:tcPr>
          <w:p w14:paraId="335F1F13" w14:textId="77777777" w:rsidR="00434B97" w:rsidRPr="0014389D" w:rsidRDefault="00434B97" w:rsidP="004702B1">
            <w:pPr>
              <w:keepNext/>
              <w:keepLines/>
              <w:jc w:val="center"/>
              <w:rPr>
                <w:rFonts w:ascii="Arial" w:hAnsi="Arial"/>
                <w:strike/>
                <w:color w:val="FF0000"/>
                <w:sz w:val="18"/>
              </w:rPr>
            </w:pPr>
            <w:r w:rsidRPr="0014389D">
              <w:rPr>
                <w:rFonts w:ascii="Arial" w:hAnsi="Arial" w:hint="eastAsia"/>
                <w:strike/>
                <w:color w:val="FF0000"/>
                <w:sz w:val="18"/>
              </w:rPr>
              <w:t>0</w:t>
            </w:r>
          </w:p>
        </w:tc>
        <w:tc>
          <w:tcPr>
            <w:tcW w:w="1607" w:type="dxa"/>
            <w:shd w:val="clear" w:color="auto" w:fill="auto"/>
            <w:vAlign w:val="center"/>
          </w:tcPr>
          <w:p w14:paraId="6337FD15" w14:textId="77777777" w:rsidR="00434B97" w:rsidRPr="0014389D" w:rsidRDefault="00434B97" w:rsidP="004702B1">
            <w:pPr>
              <w:keepNext/>
              <w:keepLines/>
              <w:jc w:val="center"/>
              <w:rPr>
                <w:rFonts w:ascii="Arial" w:hAnsi="Arial"/>
                <w:strike/>
                <w:color w:val="FF0000"/>
                <w:sz w:val="18"/>
              </w:rPr>
            </w:pPr>
            <w:r w:rsidRPr="0014389D">
              <w:rPr>
                <w:rFonts w:ascii="Arial" w:hAnsi="Arial" w:hint="eastAsia"/>
                <w:strike/>
                <w:color w:val="FF0000"/>
                <w:sz w:val="18"/>
              </w:rPr>
              <w:t>1</w:t>
            </w:r>
          </w:p>
        </w:tc>
        <w:tc>
          <w:tcPr>
            <w:tcW w:w="897" w:type="dxa"/>
            <w:shd w:val="clear" w:color="auto" w:fill="auto"/>
          </w:tcPr>
          <w:p w14:paraId="75F4FF05" w14:textId="77777777" w:rsidR="00434B97" w:rsidRPr="0014389D" w:rsidRDefault="00434B97" w:rsidP="004702B1">
            <w:pPr>
              <w:keepNext/>
              <w:keepLines/>
              <w:jc w:val="center"/>
              <w:rPr>
                <w:rFonts w:ascii="Arial" w:hAnsi="Arial"/>
                <w:strike/>
                <w:color w:val="FF0000"/>
                <w:sz w:val="18"/>
              </w:rPr>
            </w:pPr>
            <w:r w:rsidRPr="0014389D">
              <w:rPr>
                <w:rFonts w:ascii="Arial" w:hAnsi="Arial"/>
                <w:strike/>
                <w:color w:val="FF0000"/>
                <w:sz w:val="18"/>
              </w:rPr>
              <w:t>0</w:t>
            </w:r>
          </w:p>
        </w:tc>
        <w:tc>
          <w:tcPr>
            <w:tcW w:w="1027" w:type="dxa"/>
          </w:tcPr>
          <w:p w14:paraId="52E84E56" w14:textId="77777777" w:rsidR="00434B97" w:rsidRPr="0014389D" w:rsidRDefault="00434B97" w:rsidP="004702B1">
            <w:pPr>
              <w:keepNext/>
              <w:keepLines/>
              <w:jc w:val="center"/>
              <w:rPr>
                <w:rFonts w:ascii="Arial" w:hAnsi="Arial"/>
                <w:strike/>
                <w:color w:val="FF0000"/>
                <w:sz w:val="18"/>
              </w:rPr>
            </w:pPr>
            <w:r w:rsidRPr="0014389D">
              <w:rPr>
                <w:rFonts w:ascii="Arial" w:hAnsi="Arial"/>
                <w:strike/>
                <w:color w:val="FF0000"/>
                <w:sz w:val="18"/>
              </w:rPr>
              <w:t>-</w:t>
            </w:r>
          </w:p>
        </w:tc>
        <w:tc>
          <w:tcPr>
            <w:tcW w:w="1097" w:type="dxa"/>
          </w:tcPr>
          <w:p w14:paraId="35122C42" w14:textId="77777777" w:rsidR="00434B97" w:rsidRPr="0014389D" w:rsidRDefault="00434B97" w:rsidP="004702B1">
            <w:pPr>
              <w:keepNext/>
              <w:keepLines/>
              <w:jc w:val="center"/>
              <w:rPr>
                <w:rFonts w:ascii="Arial" w:hAnsi="Arial"/>
                <w:strike/>
                <w:color w:val="FF0000"/>
                <w:sz w:val="18"/>
              </w:rPr>
            </w:pPr>
            <w:r w:rsidRPr="0014389D">
              <w:rPr>
                <w:rFonts w:ascii="Arial" w:hAnsi="Arial"/>
                <w:strike/>
                <w:color w:val="FF0000"/>
                <w:sz w:val="18"/>
              </w:rPr>
              <w:t>-</w:t>
            </w:r>
          </w:p>
        </w:tc>
        <w:tc>
          <w:tcPr>
            <w:tcW w:w="1060" w:type="dxa"/>
          </w:tcPr>
          <w:p w14:paraId="1538B2DA" w14:textId="77777777" w:rsidR="00434B97" w:rsidRPr="0014389D" w:rsidRDefault="00434B97" w:rsidP="004702B1">
            <w:pPr>
              <w:keepNext/>
              <w:keepLines/>
              <w:jc w:val="center"/>
              <w:rPr>
                <w:rFonts w:ascii="Arial" w:hAnsi="Arial"/>
                <w:strike/>
                <w:color w:val="FF0000"/>
                <w:sz w:val="18"/>
              </w:rPr>
            </w:pPr>
            <w:r w:rsidRPr="0014389D">
              <w:rPr>
                <w:rFonts w:ascii="Arial" w:hAnsi="Arial"/>
                <w:strike/>
                <w:color w:val="FF0000"/>
                <w:sz w:val="18"/>
              </w:rPr>
              <w:t>0</w:t>
            </w:r>
          </w:p>
        </w:tc>
      </w:tr>
      <w:tr w:rsidR="00434B97" w:rsidRPr="0016458A" w14:paraId="77AF570C" w14:textId="77777777" w:rsidTr="004702B1">
        <w:trPr>
          <w:jc w:val="center"/>
        </w:trPr>
        <w:tc>
          <w:tcPr>
            <w:tcW w:w="1396" w:type="dxa"/>
            <w:shd w:val="clear" w:color="auto" w:fill="auto"/>
            <w:vAlign w:val="center"/>
          </w:tcPr>
          <w:p w14:paraId="08E84725" w14:textId="77777777" w:rsidR="00434B97" w:rsidRPr="0016458A" w:rsidRDefault="00434B97" w:rsidP="004702B1">
            <w:pPr>
              <w:keepNext/>
              <w:keepLines/>
              <w:jc w:val="center"/>
              <w:rPr>
                <w:rFonts w:ascii="Arial" w:hAnsi="Arial"/>
                <w:strike/>
                <w:color w:val="FF0000"/>
                <w:sz w:val="18"/>
              </w:rPr>
            </w:pPr>
            <w:r w:rsidRPr="0016458A">
              <w:rPr>
                <w:rFonts w:ascii="Arial" w:hAnsi="Arial"/>
                <w:strike/>
                <w:color w:val="FF0000"/>
                <w:sz w:val="18"/>
              </w:rPr>
              <w:t>68</w:t>
            </w:r>
          </w:p>
        </w:tc>
        <w:tc>
          <w:tcPr>
            <w:tcW w:w="1035" w:type="dxa"/>
            <w:shd w:val="clear" w:color="auto" w:fill="auto"/>
            <w:vAlign w:val="center"/>
          </w:tcPr>
          <w:p w14:paraId="51FE01D3" w14:textId="77777777" w:rsidR="00434B97" w:rsidRPr="0016458A" w:rsidRDefault="00434B97" w:rsidP="004702B1">
            <w:pPr>
              <w:keepNext/>
              <w:keepLines/>
              <w:jc w:val="center"/>
              <w:rPr>
                <w:rFonts w:ascii="Arial" w:hAnsi="Arial"/>
                <w:strike/>
                <w:color w:val="FF0000"/>
                <w:sz w:val="18"/>
              </w:rPr>
            </w:pPr>
            <w:r w:rsidRPr="0016458A">
              <w:rPr>
                <w:rFonts w:ascii="Arial" w:hAnsi="Arial" w:hint="eastAsia"/>
                <w:strike/>
                <w:color w:val="FF0000"/>
                <w:sz w:val="18"/>
              </w:rPr>
              <w:t>3</w:t>
            </w:r>
          </w:p>
        </w:tc>
        <w:tc>
          <w:tcPr>
            <w:tcW w:w="828" w:type="dxa"/>
            <w:shd w:val="clear" w:color="auto" w:fill="auto"/>
            <w:vAlign w:val="center"/>
          </w:tcPr>
          <w:p w14:paraId="1898DC03" w14:textId="77777777" w:rsidR="00434B97" w:rsidRPr="0016458A" w:rsidRDefault="00434B97" w:rsidP="004702B1">
            <w:pPr>
              <w:keepNext/>
              <w:keepLines/>
              <w:jc w:val="center"/>
              <w:rPr>
                <w:rFonts w:ascii="Arial" w:hAnsi="Arial"/>
                <w:strike/>
                <w:color w:val="FF0000"/>
                <w:sz w:val="18"/>
              </w:rPr>
            </w:pPr>
            <w:r w:rsidRPr="0016458A">
              <w:rPr>
                <w:rFonts w:ascii="Arial" w:hAnsi="Arial" w:hint="eastAsia"/>
                <w:strike/>
                <w:color w:val="FF0000"/>
                <w:sz w:val="18"/>
              </w:rPr>
              <w:t>1</w:t>
            </w:r>
          </w:p>
        </w:tc>
        <w:tc>
          <w:tcPr>
            <w:tcW w:w="713" w:type="dxa"/>
            <w:shd w:val="clear" w:color="auto" w:fill="auto"/>
            <w:vAlign w:val="center"/>
          </w:tcPr>
          <w:p w14:paraId="3B3D2932" w14:textId="77777777" w:rsidR="00434B97" w:rsidRPr="0016458A" w:rsidRDefault="00434B97" w:rsidP="004702B1">
            <w:pPr>
              <w:keepNext/>
              <w:keepLines/>
              <w:jc w:val="center"/>
              <w:rPr>
                <w:rFonts w:ascii="Arial" w:hAnsi="Arial"/>
                <w:strike/>
                <w:color w:val="FF0000"/>
                <w:sz w:val="18"/>
              </w:rPr>
            </w:pPr>
            <w:r w:rsidRPr="0016458A">
              <w:rPr>
                <w:rFonts w:ascii="Arial" w:hAnsi="Arial" w:hint="eastAsia"/>
                <w:strike/>
                <w:color w:val="FF0000"/>
                <w:sz w:val="18"/>
              </w:rPr>
              <w:t>0</w:t>
            </w:r>
          </w:p>
        </w:tc>
        <w:tc>
          <w:tcPr>
            <w:tcW w:w="1607" w:type="dxa"/>
            <w:shd w:val="clear" w:color="auto" w:fill="auto"/>
            <w:vAlign w:val="center"/>
          </w:tcPr>
          <w:p w14:paraId="34622F4B" w14:textId="77777777" w:rsidR="00434B97" w:rsidRPr="0016458A" w:rsidRDefault="00434B97" w:rsidP="004702B1">
            <w:pPr>
              <w:keepNext/>
              <w:keepLines/>
              <w:jc w:val="center"/>
              <w:rPr>
                <w:rFonts w:ascii="Arial" w:hAnsi="Arial"/>
                <w:strike/>
                <w:color w:val="FF0000"/>
                <w:sz w:val="18"/>
              </w:rPr>
            </w:pPr>
            <w:r w:rsidRPr="0016458A">
              <w:rPr>
                <w:rFonts w:ascii="Arial" w:hAnsi="Arial" w:hint="eastAsia"/>
                <w:strike/>
                <w:color w:val="FF0000"/>
                <w:sz w:val="18"/>
              </w:rPr>
              <w:t>6,7,8,9</w:t>
            </w:r>
          </w:p>
        </w:tc>
        <w:tc>
          <w:tcPr>
            <w:tcW w:w="897" w:type="dxa"/>
            <w:shd w:val="clear" w:color="auto" w:fill="auto"/>
          </w:tcPr>
          <w:p w14:paraId="35BD18B4" w14:textId="77777777" w:rsidR="00434B97" w:rsidRPr="0016458A" w:rsidRDefault="00434B97" w:rsidP="004702B1">
            <w:pPr>
              <w:keepNext/>
              <w:keepLines/>
              <w:jc w:val="center"/>
              <w:rPr>
                <w:rFonts w:ascii="Arial" w:hAnsi="Arial"/>
                <w:strike/>
                <w:color w:val="FF0000"/>
                <w:sz w:val="18"/>
              </w:rPr>
            </w:pPr>
            <w:r w:rsidRPr="0016458A">
              <w:rPr>
                <w:rFonts w:ascii="Arial" w:hAnsi="Arial"/>
                <w:strike/>
                <w:color w:val="FF0000"/>
                <w:sz w:val="18"/>
              </w:rPr>
              <w:t>0</w:t>
            </w:r>
          </w:p>
        </w:tc>
        <w:tc>
          <w:tcPr>
            <w:tcW w:w="1027" w:type="dxa"/>
          </w:tcPr>
          <w:p w14:paraId="32697DAB" w14:textId="77777777" w:rsidR="00434B97" w:rsidRPr="0016458A" w:rsidRDefault="00434B97" w:rsidP="004702B1">
            <w:pPr>
              <w:keepNext/>
              <w:keepLines/>
              <w:jc w:val="center"/>
              <w:rPr>
                <w:rFonts w:ascii="Arial" w:hAnsi="Arial"/>
                <w:strike/>
                <w:color w:val="FF0000"/>
                <w:sz w:val="18"/>
              </w:rPr>
            </w:pPr>
            <w:r w:rsidRPr="0016458A">
              <w:rPr>
                <w:rFonts w:ascii="Arial" w:hAnsi="Arial"/>
                <w:strike/>
                <w:color w:val="FF0000"/>
                <w:sz w:val="18"/>
              </w:rPr>
              <w:t>-</w:t>
            </w:r>
          </w:p>
        </w:tc>
        <w:tc>
          <w:tcPr>
            <w:tcW w:w="1097" w:type="dxa"/>
          </w:tcPr>
          <w:p w14:paraId="1406DF84" w14:textId="77777777" w:rsidR="00434B97" w:rsidRPr="0016458A" w:rsidRDefault="00434B97" w:rsidP="004702B1">
            <w:pPr>
              <w:keepNext/>
              <w:keepLines/>
              <w:jc w:val="center"/>
              <w:rPr>
                <w:rFonts w:ascii="Arial" w:hAnsi="Arial"/>
                <w:strike/>
                <w:color w:val="FF0000"/>
                <w:sz w:val="18"/>
              </w:rPr>
            </w:pPr>
            <w:r w:rsidRPr="0016458A">
              <w:rPr>
                <w:rFonts w:ascii="Arial" w:hAnsi="Arial"/>
                <w:strike/>
                <w:color w:val="FF0000"/>
                <w:sz w:val="18"/>
              </w:rPr>
              <w:t>-</w:t>
            </w:r>
          </w:p>
        </w:tc>
        <w:tc>
          <w:tcPr>
            <w:tcW w:w="1060" w:type="dxa"/>
          </w:tcPr>
          <w:p w14:paraId="66B98EFC" w14:textId="77777777" w:rsidR="00434B97" w:rsidRPr="0016458A" w:rsidRDefault="00434B97" w:rsidP="004702B1">
            <w:pPr>
              <w:keepNext/>
              <w:keepLines/>
              <w:jc w:val="center"/>
              <w:rPr>
                <w:rFonts w:ascii="Arial" w:hAnsi="Arial"/>
                <w:strike/>
                <w:color w:val="FF0000"/>
                <w:sz w:val="18"/>
              </w:rPr>
            </w:pPr>
            <w:r w:rsidRPr="0016458A">
              <w:rPr>
                <w:rFonts w:ascii="Arial" w:hAnsi="Arial"/>
                <w:strike/>
                <w:color w:val="FF0000"/>
                <w:sz w:val="18"/>
              </w:rPr>
              <w:t>0</w:t>
            </w:r>
          </w:p>
        </w:tc>
      </w:tr>
    </w:tbl>
    <w:p w14:paraId="1CAB7114" w14:textId="77777777" w:rsidR="00434B97" w:rsidRDefault="00434B97" w:rsidP="00434B97">
      <w:pPr>
        <w:rPr>
          <w:szCs w:val="20"/>
          <w:lang w:eastAsia="x-none"/>
        </w:rPr>
      </w:pPr>
    </w:p>
    <w:p w14:paraId="781DE0B5" w14:textId="3EC91C12" w:rsidR="00434B97" w:rsidRDefault="00434B97" w:rsidP="00434B97">
      <w:pPr>
        <w:rPr>
          <w:szCs w:val="20"/>
          <w:lang w:eastAsia="x-none"/>
        </w:rPr>
      </w:pPr>
      <w:r w:rsidRPr="008B6555">
        <w:rPr>
          <w:szCs w:val="20"/>
          <w:highlight w:val="green"/>
          <w:lang w:eastAsia="x-none"/>
        </w:rPr>
        <w:t>Agreement</w:t>
      </w:r>
      <w:r>
        <w:rPr>
          <w:szCs w:val="20"/>
          <w:lang w:eastAsia="x-none"/>
        </w:rPr>
        <w:t>:</w:t>
      </w:r>
    </w:p>
    <w:p w14:paraId="2D4274CB" w14:textId="77777777" w:rsidR="00434B97" w:rsidRDefault="00434B97" w:rsidP="00613418">
      <w:pPr>
        <w:pStyle w:val="ListParagraph"/>
        <w:numPr>
          <w:ilvl w:val="0"/>
          <w:numId w:val="129"/>
        </w:numPr>
      </w:pPr>
      <w:r>
        <w:t>The following 8 entries for format B1 for FR1 and unpaired spectrum are deleted</w:t>
      </w:r>
    </w:p>
    <w:tbl>
      <w:tblPr>
        <w:tblW w:w="9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6"/>
        <w:gridCol w:w="1036"/>
        <w:gridCol w:w="828"/>
        <w:gridCol w:w="715"/>
        <w:gridCol w:w="1668"/>
        <w:gridCol w:w="897"/>
        <w:gridCol w:w="972"/>
        <w:gridCol w:w="1074"/>
        <w:gridCol w:w="1074"/>
      </w:tblGrid>
      <w:tr w:rsidR="00434B97" w:rsidRPr="0077437E" w14:paraId="264CF7BB" w14:textId="77777777" w:rsidTr="004702B1">
        <w:trPr>
          <w:jc w:val="center"/>
        </w:trPr>
        <w:tc>
          <w:tcPr>
            <w:tcW w:w="1396" w:type="dxa"/>
            <w:shd w:val="clear" w:color="auto" w:fill="auto"/>
          </w:tcPr>
          <w:p w14:paraId="69875F18"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131</w:t>
            </w:r>
          </w:p>
        </w:tc>
        <w:tc>
          <w:tcPr>
            <w:tcW w:w="1036" w:type="dxa"/>
            <w:shd w:val="clear" w:color="auto" w:fill="auto"/>
          </w:tcPr>
          <w:p w14:paraId="09580346"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B1</w:t>
            </w:r>
          </w:p>
        </w:tc>
        <w:tc>
          <w:tcPr>
            <w:tcW w:w="828" w:type="dxa"/>
            <w:shd w:val="clear" w:color="auto" w:fill="auto"/>
            <w:vAlign w:val="center"/>
          </w:tcPr>
          <w:p w14:paraId="108248F5"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16</w:t>
            </w:r>
          </w:p>
        </w:tc>
        <w:tc>
          <w:tcPr>
            <w:tcW w:w="715" w:type="dxa"/>
            <w:shd w:val="clear" w:color="auto" w:fill="auto"/>
          </w:tcPr>
          <w:p w14:paraId="71359F24"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1</w:t>
            </w:r>
          </w:p>
        </w:tc>
        <w:tc>
          <w:tcPr>
            <w:tcW w:w="1668" w:type="dxa"/>
            <w:shd w:val="clear" w:color="auto" w:fill="auto"/>
            <w:vAlign w:val="center"/>
          </w:tcPr>
          <w:p w14:paraId="31271480"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9</w:t>
            </w:r>
          </w:p>
        </w:tc>
        <w:tc>
          <w:tcPr>
            <w:tcW w:w="897" w:type="dxa"/>
            <w:shd w:val="clear" w:color="auto" w:fill="auto"/>
            <w:vAlign w:val="center"/>
          </w:tcPr>
          <w:p w14:paraId="434A460C"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2</w:t>
            </w:r>
          </w:p>
        </w:tc>
        <w:tc>
          <w:tcPr>
            <w:tcW w:w="972" w:type="dxa"/>
            <w:vAlign w:val="center"/>
          </w:tcPr>
          <w:p w14:paraId="136E0225"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2</w:t>
            </w:r>
          </w:p>
        </w:tc>
        <w:tc>
          <w:tcPr>
            <w:tcW w:w="1074" w:type="dxa"/>
            <w:vAlign w:val="center"/>
          </w:tcPr>
          <w:p w14:paraId="7E54F95D"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6</w:t>
            </w:r>
          </w:p>
        </w:tc>
        <w:tc>
          <w:tcPr>
            <w:tcW w:w="1074" w:type="dxa"/>
          </w:tcPr>
          <w:p w14:paraId="1CEF6045"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2</w:t>
            </w:r>
          </w:p>
        </w:tc>
      </w:tr>
      <w:tr w:rsidR="00434B97" w:rsidRPr="0077437E" w14:paraId="72B64CD9" w14:textId="77777777" w:rsidTr="004702B1">
        <w:trPr>
          <w:jc w:val="center"/>
        </w:trPr>
        <w:tc>
          <w:tcPr>
            <w:tcW w:w="1396" w:type="dxa"/>
            <w:shd w:val="clear" w:color="auto" w:fill="auto"/>
          </w:tcPr>
          <w:p w14:paraId="71C89167"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132</w:t>
            </w:r>
          </w:p>
        </w:tc>
        <w:tc>
          <w:tcPr>
            <w:tcW w:w="1036" w:type="dxa"/>
            <w:shd w:val="clear" w:color="auto" w:fill="auto"/>
          </w:tcPr>
          <w:p w14:paraId="367F1FC5"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B1</w:t>
            </w:r>
          </w:p>
        </w:tc>
        <w:tc>
          <w:tcPr>
            <w:tcW w:w="828" w:type="dxa"/>
            <w:shd w:val="clear" w:color="auto" w:fill="auto"/>
            <w:vAlign w:val="center"/>
          </w:tcPr>
          <w:p w14:paraId="45F28C14"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8</w:t>
            </w:r>
          </w:p>
        </w:tc>
        <w:tc>
          <w:tcPr>
            <w:tcW w:w="715" w:type="dxa"/>
            <w:shd w:val="clear" w:color="auto" w:fill="auto"/>
          </w:tcPr>
          <w:p w14:paraId="04F4A7FF"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1</w:t>
            </w:r>
          </w:p>
        </w:tc>
        <w:tc>
          <w:tcPr>
            <w:tcW w:w="1668" w:type="dxa"/>
            <w:shd w:val="clear" w:color="auto" w:fill="auto"/>
            <w:vAlign w:val="center"/>
          </w:tcPr>
          <w:p w14:paraId="38DD951D"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9</w:t>
            </w:r>
          </w:p>
        </w:tc>
        <w:tc>
          <w:tcPr>
            <w:tcW w:w="897" w:type="dxa"/>
            <w:shd w:val="clear" w:color="auto" w:fill="auto"/>
          </w:tcPr>
          <w:p w14:paraId="27AE4B35"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2</w:t>
            </w:r>
          </w:p>
        </w:tc>
        <w:tc>
          <w:tcPr>
            <w:tcW w:w="972" w:type="dxa"/>
            <w:vAlign w:val="center"/>
          </w:tcPr>
          <w:p w14:paraId="648809A4"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2</w:t>
            </w:r>
          </w:p>
        </w:tc>
        <w:tc>
          <w:tcPr>
            <w:tcW w:w="1074" w:type="dxa"/>
            <w:vAlign w:val="center"/>
          </w:tcPr>
          <w:p w14:paraId="51E6CD2A"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6</w:t>
            </w:r>
          </w:p>
        </w:tc>
        <w:tc>
          <w:tcPr>
            <w:tcW w:w="1074" w:type="dxa"/>
          </w:tcPr>
          <w:p w14:paraId="1E59B660"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2</w:t>
            </w:r>
          </w:p>
        </w:tc>
      </w:tr>
      <w:tr w:rsidR="00434B97" w:rsidRPr="0077437E" w14:paraId="2E8B13CD" w14:textId="77777777" w:rsidTr="004702B1">
        <w:trPr>
          <w:jc w:val="center"/>
        </w:trPr>
        <w:tc>
          <w:tcPr>
            <w:tcW w:w="1396" w:type="dxa"/>
            <w:shd w:val="clear" w:color="auto" w:fill="auto"/>
          </w:tcPr>
          <w:p w14:paraId="56AF2814"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134</w:t>
            </w:r>
          </w:p>
        </w:tc>
        <w:tc>
          <w:tcPr>
            <w:tcW w:w="1036" w:type="dxa"/>
            <w:shd w:val="clear" w:color="auto" w:fill="auto"/>
          </w:tcPr>
          <w:p w14:paraId="18A15BDD"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B1</w:t>
            </w:r>
          </w:p>
        </w:tc>
        <w:tc>
          <w:tcPr>
            <w:tcW w:w="828" w:type="dxa"/>
            <w:shd w:val="clear" w:color="auto" w:fill="auto"/>
            <w:vAlign w:val="center"/>
          </w:tcPr>
          <w:p w14:paraId="014DE38A"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2</w:t>
            </w:r>
          </w:p>
        </w:tc>
        <w:tc>
          <w:tcPr>
            <w:tcW w:w="715" w:type="dxa"/>
            <w:shd w:val="clear" w:color="auto" w:fill="auto"/>
          </w:tcPr>
          <w:p w14:paraId="241EC5BB"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1</w:t>
            </w:r>
          </w:p>
        </w:tc>
        <w:tc>
          <w:tcPr>
            <w:tcW w:w="1668" w:type="dxa"/>
            <w:shd w:val="clear" w:color="auto" w:fill="auto"/>
            <w:vAlign w:val="center"/>
          </w:tcPr>
          <w:p w14:paraId="4B944AEF"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2,3,4,7,8,9</w:t>
            </w:r>
          </w:p>
        </w:tc>
        <w:tc>
          <w:tcPr>
            <w:tcW w:w="897" w:type="dxa"/>
            <w:shd w:val="clear" w:color="auto" w:fill="auto"/>
          </w:tcPr>
          <w:p w14:paraId="130B9A6A"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2</w:t>
            </w:r>
          </w:p>
        </w:tc>
        <w:tc>
          <w:tcPr>
            <w:tcW w:w="972" w:type="dxa"/>
            <w:vAlign w:val="center"/>
          </w:tcPr>
          <w:p w14:paraId="3F2F9FBC"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1</w:t>
            </w:r>
          </w:p>
        </w:tc>
        <w:tc>
          <w:tcPr>
            <w:tcW w:w="1074" w:type="dxa"/>
            <w:vAlign w:val="center"/>
          </w:tcPr>
          <w:p w14:paraId="210FD73A"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6</w:t>
            </w:r>
          </w:p>
        </w:tc>
        <w:tc>
          <w:tcPr>
            <w:tcW w:w="1074" w:type="dxa"/>
          </w:tcPr>
          <w:p w14:paraId="77C07D12"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2</w:t>
            </w:r>
          </w:p>
        </w:tc>
      </w:tr>
      <w:tr w:rsidR="00434B97" w:rsidRPr="0077437E" w14:paraId="326FF7AB" w14:textId="77777777" w:rsidTr="004702B1">
        <w:trPr>
          <w:jc w:val="center"/>
        </w:trPr>
        <w:tc>
          <w:tcPr>
            <w:tcW w:w="1396" w:type="dxa"/>
            <w:shd w:val="clear" w:color="auto" w:fill="auto"/>
          </w:tcPr>
          <w:p w14:paraId="2883677B"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135</w:t>
            </w:r>
          </w:p>
        </w:tc>
        <w:tc>
          <w:tcPr>
            <w:tcW w:w="1036" w:type="dxa"/>
            <w:shd w:val="clear" w:color="auto" w:fill="auto"/>
          </w:tcPr>
          <w:p w14:paraId="5425A283"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B1</w:t>
            </w:r>
          </w:p>
        </w:tc>
        <w:tc>
          <w:tcPr>
            <w:tcW w:w="828" w:type="dxa"/>
            <w:shd w:val="clear" w:color="auto" w:fill="auto"/>
            <w:vAlign w:val="center"/>
          </w:tcPr>
          <w:p w14:paraId="42D86AB5"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2</w:t>
            </w:r>
          </w:p>
        </w:tc>
        <w:tc>
          <w:tcPr>
            <w:tcW w:w="715" w:type="dxa"/>
            <w:shd w:val="clear" w:color="auto" w:fill="auto"/>
          </w:tcPr>
          <w:p w14:paraId="038289E9"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1</w:t>
            </w:r>
          </w:p>
        </w:tc>
        <w:tc>
          <w:tcPr>
            <w:tcW w:w="1668" w:type="dxa"/>
            <w:shd w:val="clear" w:color="auto" w:fill="auto"/>
            <w:vAlign w:val="center"/>
          </w:tcPr>
          <w:p w14:paraId="41F14F31"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8,9</w:t>
            </w:r>
          </w:p>
        </w:tc>
        <w:tc>
          <w:tcPr>
            <w:tcW w:w="897" w:type="dxa"/>
            <w:shd w:val="clear" w:color="auto" w:fill="auto"/>
          </w:tcPr>
          <w:p w14:paraId="6177D055"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2</w:t>
            </w:r>
          </w:p>
        </w:tc>
        <w:tc>
          <w:tcPr>
            <w:tcW w:w="972" w:type="dxa"/>
            <w:vAlign w:val="center"/>
          </w:tcPr>
          <w:p w14:paraId="4C803C4C"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2</w:t>
            </w:r>
          </w:p>
        </w:tc>
        <w:tc>
          <w:tcPr>
            <w:tcW w:w="1074" w:type="dxa"/>
            <w:vAlign w:val="center"/>
          </w:tcPr>
          <w:p w14:paraId="6E960D44"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6</w:t>
            </w:r>
          </w:p>
        </w:tc>
        <w:tc>
          <w:tcPr>
            <w:tcW w:w="1074" w:type="dxa"/>
          </w:tcPr>
          <w:p w14:paraId="0D87EBDB"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2</w:t>
            </w:r>
          </w:p>
        </w:tc>
      </w:tr>
      <w:tr w:rsidR="00434B97" w:rsidRPr="0077437E" w14:paraId="03E88F6B" w14:textId="77777777" w:rsidTr="004702B1">
        <w:trPr>
          <w:jc w:val="center"/>
        </w:trPr>
        <w:tc>
          <w:tcPr>
            <w:tcW w:w="1396" w:type="dxa"/>
            <w:shd w:val="clear" w:color="auto" w:fill="auto"/>
          </w:tcPr>
          <w:p w14:paraId="0C7D1D10"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137</w:t>
            </w:r>
          </w:p>
        </w:tc>
        <w:tc>
          <w:tcPr>
            <w:tcW w:w="1036" w:type="dxa"/>
            <w:shd w:val="clear" w:color="auto" w:fill="auto"/>
          </w:tcPr>
          <w:p w14:paraId="36D09C4B"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B1</w:t>
            </w:r>
          </w:p>
        </w:tc>
        <w:tc>
          <w:tcPr>
            <w:tcW w:w="828" w:type="dxa"/>
            <w:shd w:val="clear" w:color="auto" w:fill="auto"/>
            <w:vAlign w:val="center"/>
          </w:tcPr>
          <w:p w14:paraId="7C08CCE6"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2</w:t>
            </w:r>
          </w:p>
        </w:tc>
        <w:tc>
          <w:tcPr>
            <w:tcW w:w="715" w:type="dxa"/>
            <w:shd w:val="clear" w:color="auto" w:fill="auto"/>
          </w:tcPr>
          <w:p w14:paraId="78A983B8"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1</w:t>
            </w:r>
          </w:p>
        </w:tc>
        <w:tc>
          <w:tcPr>
            <w:tcW w:w="1668" w:type="dxa"/>
            <w:shd w:val="clear" w:color="auto" w:fill="auto"/>
            <w:vAlign w:val="center"/>
          </w:tcPr>
          <w:p w14:paraId="1A2F26E7"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7,9</w:t>
            </w:r>
          </w:p>
        </w:tc>
        <w:tc>
          <w:tcPr>
            <w:tcW w:w="897" w:type="dxa"/>
            <w:shd w:val="clear" w:color="auto" w:fill="auto"/>
            <w:vAlign w:val="center"/>
          </w:tcPr>
          <w:p w14:paraId="1DF4258A"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8</w:t>
            </w:r>
          </w:p>
        </w:tc>
        <w:tc>
          <w:tcPr>
            <w:tcW w:w="972" w:type="dxa"/>
            <w:vAlign w:val="center"/>
          </w:tcPr>
          <w:p w14:paraId="3A50ECC2"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1</w:t>
            </w:r>
          </w:p>
        </w:tc>
        <w:tc>
          <w:tcPr>
            <w:tcW w:w="1074" w:type="dxa"/>
            <w:vAlign w:val="center"/>
          </w:tcPr>
          <w:p w14:paraId="4D97AF35"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3</w:t>
            </w:r>
          </w:p>
        </w:tc>
        <w:tc>
          <w:tcPr>
            <w:tcW w:w="1074" w:type="dxa"/>
          </w:tcPr>
          <w:p w14:paraId="4F297133" w14:textId="77777777" w:rsidR="00434B97" w:rsidRPr="00D36721" w:rsidRDefault="00434B97" w:rsidP="004702B1">
            <w:pPr>
              <w:keepNext/>
              <w:keepLines/>
              <w:jc w:val="center"/>
              <w:rPr>
                <w:rFonts w:ascii="Arial" w:hAnsi="Arial"/>
                <w:strike/>
                <w:color w:val="FF0000"/>
                <w:sz w:val="18"/>
              </w:rPr>
            </w:pPr>
            <w:r w:rsidRPr="00D36721">
              <w:rPr>
                <w:rFonts w:ascii="Arial" w:hAnsi="Arial"/>
                <w:strike/>
                <w:color w:val="FF0000"/>
                <w:sz w:val="18"/>
              </w:rPr>
              <w:t>2</w:t>
            </w:r>
          </w:p>
        </w:tc>
      </w:tr>
      <w:tr w:rsidR="00434B97" w:rsidRPr="0077437E" w14:paraId="69F38039" w14:textId="77777777" w:rsidTr="004702B1">
        <w:trPr>
          <w:jc w:val="center"/>
        </w:trPr>
        <w:tc>
          <w:tcPr>
            <w:tcW w:w="1396" w:type="dxa"/>
            <w:shd w:val="clear" w:color="auto" w:fill="auto"/>
          </w:tcPr>
          <w:p w14:paraId="0BD29FD7" w14:textId="77777777" w:rsidR="00434B97" w:rsidRPr="00A7020B" w:rsidRDefault="00434B97" w:rsidP="004702B1">
            <w:pPr>
              <w:keepNext/>
              <w:keepLines/>
              <w:jc w:val="center"/>
              <w:rPr>
                <w:rFonts w:ascii="Arial" w:hAnsi="Arial"/>
                <w:strike/>
                <w:color w:val="FF0000"/>
                <w:sz w:val="18"/>
              </w:rPr>
            </w:pPr>
            <w:r w:rsidRPr="00A7020B">
              <w:rPr>
                <w:rFonts w:ascii="Arial" w:hAnsi="Arial"/>
                <w:strike/>
                <w:color w:val="FF0000"/>
                <w:sz w:val="18"/>
              </w:rPr>
              <w:t>147</w:t>
            </w:r>
          </w:p>
        </w:tc>
        <w:tc>
          <w:tcPr>
            <w:tcW w:w="1036" w:type="dxa"/>
            <w:shd w:val="clear" w:color="auto" w:fill="auto"/>
          </w:tcPr>
          <w:p w14:paraId="2A4AB5C7" w14:textId="77777777" w:rsidR="00434B97" w:rsidRPr="00A7020B" w:rsidRDefault="00434B97" w:rsidP="004702B1">
            <w:pPr>
              <w:keepNext/>
              <w:keepLines/>
              <w:jc w:val="center"/>
              <w:rPr>
                <w:rFonts w:ascii="Arial" w:hAnsi="Arial"/>
                <w:strike/>
                <w:color w:val="FF0000"/>
                <w:sz w:val="18"/>
              </w:rPr>
            </w:pPr>
            <w:r w:rsidRPr="00A7020B">
              <w:rPr>
                <w:rFonts w:ascii="Arial" w:hAnsi="Arial"/>
                <w:strike/>
                <w:color w:val="FF0000"/>
                <w:sz w:val="18"/>
              </w:rPr>
              <w:t>B1</w:t>
            </w:r>
          </w:p>
        </w:tc>
        <w:tc>
          <w:tcPr>
            <w:tcW w:w="828" w:type="dxa"/>
            <w:shd w:val="clear" w:color="auto" w:fill="auto"/>
            <w:vAlign w:val="center"/>
          </w:tcPr>
          <w:p w14:paraId="0F2C4F64" w14:textId="77777777" w:rsidR="00434B97" w:rsidRPr="00A7020B" w:rsidRDefault="00434B97" w:rsidP="004702B1">
            <w:pPr>
              <w:keepNext/>
              <w:keepLines/>
              <w:jc w:val="center"/>
              <w:rPr>
                <w:rFonts w:ascii="Arial" w:hAnsi="Arial"/>
                <w:strike/>
                <w:color w:val="FF0000"/>
                <w:sz w:val="18"/>
              </w:rPr>
            </w:pPr>
            <w:r w:rsidRPr="00A7020B">
              <w:rPr>
                <w:rFonts w:ascii="Arial" w:hAnsi="Arial"/>
                <w:strike/>
                <w:color w:val="FF0000"/>
                <w:sz w:val="18"/>
              </w:rPr>
              <w:t>1</w:t>
            </w:r>
          </w:p>
        </w:tc>
        <w:tc>
          <w:tcPr>
            <w:tcW w:w="715" w:type="dxa"/>
            <w:shd w:val="clear" w:color="auto" w:fill="auto"/>
            <w:vAlign w:val="center"/>
          </w:tcPr>
          <w:p w14:paraId="31EE565E" w14:textId="77777777" w:rsidR="00434B97" w:rsidRPr="00A7020B" w:rsidRDefault="00434B97" w:rsidP="004702B1">
            <w:pPr>
              <w:keepNext/>
              <w:keepLines/>
              <w:jc w:val="center"/>
              <w:rPr>
                <w:rFonts w:ascii="Arial" w:hAnsi="Arial"/>
                <w:strike/>
                <w:color w:val="FF0000"/>
                <w:sz w:val="18"/>
              </w:rPr>
            </w:pPr>
            <w:r w:rsidRPr="00A7020B">
              <w:rPr>
                <w:rFonts w:ascii="Arial" w:hAnsi="Arial"/>
                <w:strike/>
                <w:color w:val="FF0000"/>
                <w:sz w:val="18"/>
              </w:rPr>
              <w:t>0</w:t>
            </w:r>
          </w:p>
        </w:tc>
        <w:tc>
          <w:tcPr>
            <w:tcW w:w="1668" w:type="dxa"/>
            <w:shd w:val="clear" w:color="auto" w:fill="auto"/>
            <w:vAlign w:val="center"/>
          </w:tcPr>
          <w:p w14:paraId="1F741FFA" w14:textId="77777777" w:rsidR="00434B97" w:rsidRPr="00A7020B" w:rsidRDefault="00434B97" w:rsidP="004702B1">
            <w:pPr>
              <w:keepNext/>
              <w:keepLines/>
              <w:jc w:val="center"/>
              <w:rPr>
                <w:rFonts w:ascii="Arial" w:hAnsi="Arial"/>
                <w:strike/>
                <w:color w:val="FF0000"/>
                <w:sz w:val="18"/>
              </w:rPr>
            </w:pPr>
            <w:r w:rsidRPr="00A7020B">
              <w:rPr>
                <w:rFonts w:ascii="Arial" w:hAnsi="Arial"/>
                <w:strike/>
                <w:color w:val="FF0000"/>
                <w:sz w:val="18"/>
              </w:rPr>
              <w:t>3,4,8,9</w:t>
            </w:r>
          </w:p>
        </w:tc>
        <w:tc>
          <w:tcPr>
            <w:tcW w:w="897" w:type="dxa"/>
            <w:shd w:val="clear" w:color="auto" w:fill="auto"/>
            <w:vAlign w:val="center"/>
          </w:tcPr>
          <w:p w14:paraId="44FB8CC4" w14:textId="77777777" w:rsidR="00434B97" w:rsidRPr="00A7020B" w:rsidRDefault="00434B97" w:rsidP="004702B1">
            <w:pPr>
              <w:keepNext/>
              <w:keepLines/>
              <w:jc w:val="center"/>
              <w:rPr>
                <w:rFonts w:ascii="Arial" w:hAnsi="Arial"/>
                <w:strike/>
                <w:color w:val="FF0000"/>
                <w:sz w:val="18"/>
              </w:rPr>
            </w:pPr>
            <w:r w:rsidRPr="00A7020B">
              <w:rPr>
                <w:rFonts w:ascii="Arial" w:hAnsi="Arial"/>
                <w:strike/>
                <w:color w:val="FF0000"/>
                <w:sz w:val="18"/>
              </w:rPr>
              <w:t>2</w:t>
            </w:r>
          </w:p>
        </w:tc>
        <w:tc>
          <w:tcPr>
            <w:tcW w:w="972" w:type="dxa"/>
            <w:vAlign w:val="center"/>
          </w:tcPr>
          <w:p w14:paraId="015417F8" w14:textId="77777777" w:rsidR="00434B97" w:rsidRPr="00A7020B" w:rsidRDefault="00434B97" w:rsidP="004702B1">
            <w:pPr>
              <w:keepNext/>
              <w:keepLines/>
              <w:jc w:val="center"/>
              <w:rPr>
                <w:rFonts w:ascii="Arial" w:hAnsi="Arial"/>
                <w:strike/>
                <w:color w:val="FF0000"/>
                <w:sz w:val="18"/>
              </w:rPr>
            </w:pPr>
            <w:r w:rsidRPr="00A7020B">
              <w:rPr>
                <w:rFonts w:ascii="Arial" w:hAnsi="Arial"/>
                <w:strike/>
                <w:color w:val="FF0000"/>
                <w:sz w:val="18"/>
              </w:rPr>
              <w:t>1</w:t>
            </w:r>
          </w:p>
        </w:tc>
        <w:tc>
          <w:tcPr>
            <w:tcW w:w="1074" w:type="dxa"/>
            <w:vAlign w:val="center"/>
          </w:tcPr>
          <w:p w14:paraId="122833A1" w14:textId="77777777" w:rsidR="00434B97" w:rsidRPr="00A7020B" w:rsidRDefault="00434B97" w:rsidP="004702B1">
            <w:pPr>
              <w:keepNext/>
              <w:keepLines/>
              <w:jc w:val="center"/>
              <w:rPr>
                <w:rFonts w:ascii="Arial" w:hAnsi="Arial"/>
                <w:strike/>
                <w:color w:val="FF0000"/>
                <w:sz w:val="18"/>
              </w:rPr>
            </w:pPr>
            <w:r w:rsidRPr="00A7020B">
              <w:rPr>
                <w:rFonts w:ascii="Arial" w:hAnsi="Arial"/>
                <w:strike/>
                <w:color w:val="FF0000"/>
                <w:sz w:val="18"/>
              </w:rPr>
              <w:t>6</w:t>
            </w:r>
          </w:p>
        </w:tc>
        <w:tc>
          <w:tcPr>
            <w:tcW w:w="1074" w:type="dxa"/>
          </w:tcPr>
          <w:p w14:paraId="2B515340" w14:textId="77777777" w:rsidR="00434B97" w:rsidRPr="00A7020B" w:rsidRDefault="00434B97" w:rsidP="004702B1">
            <w:pPr>
              <w:keepNext/>
              <w:keepLines/>
              <w:jc w:val="center"/>
              <w:rPr>
                <w:rFonts w:ascii="Arial" w:hAnsi="Arial"/>
                <w:strike/>
                <w:color w:val="FF0000"/>
                <w:sz w:val="18"/>
              </w:rPr>
            </w:pPr>
            <w:r w:rsidRPr="00A7020B">
              <w:rPr>
                <w:rFonts w:ascii="Arial" w:hAnsi="Arial"/>
                <w:strike/>
                <w:color w:val="FF0000"/>
                <w:sz w:val="18"/>
              </w:rPr>
              <w:t>2</w:t>
            </w:r>
          </w:p>
        </w:tc>
      </w:tr>
      <w:tr w:rsidR="00434B97" w:rsidRPr="0077437E" w14:paraId="7801D1E9" w14:textId="77777777" w:rsidTr="004702B1">
        <w:trPr>
          <w:jc w:val="center"/>
        </w:trPr>
        <w:tc>
          <w:tcPr>
            <w:tcW w:w="1396" w:type="dxa"/>
            <w:shd w:val="clear" w:color="auto" w:fill="auto"/>
          </w:tcPr>
          <w:p w14:paraId="3D8AF538" w14:textId="77777777" w:rsidR="00434B97" w:rsidRPr="00A7020B" w:rsidRDefault="00434B97" w:rsidP="004702B1">
            <w:pPr>
              <w:keepNext/>
              <w:keepLines/>
              <w:jc w:val="center"/>
              <w:rPr>
                <w:rFonts w:ascii="Arial" w:hAnsi="Arial"/>
                <w:strike/>
                <w:color w:val="FF0000"/>
                <w:sz w:val="18"/>
              </w:rPr>
            </w:pPr>
            <w:r>
              <w:rPr>
                <w:rFonts w:ascii="Arial" w:hAnsi="Arial"/>
                <w:strike/>
                <w:color w:val="FF0000"/>
                <w:sz w:val="18"/>
              </w:rPr>
              <w:t>148</w:t>
            </w:r>
          </w:p>
        </w:tc>
        <w:tc>
          <w:tcPr>
            <w:tcW w:w="1036" w:type="dxa"/>
            <w:shd w:val="clear" w:color="auto" w:fill="auto"/>
          </w:tcPr>
          <w:p w14:paraId="16EE33B9" w14:textId="77777777" w:rsidR="00434B97" w:rsidRPr="00A7020B" w:rsidRDefault="00434B97" w:rsidP="004702B1">
            <w:pPr>
              <w:keepNext/>
              <w:keepLines/>
              <w:jc w:val="center"/>
              <w:rPr>
                <w:rFonts w:ascii="Arial" w:hAnsi="Arial"/>
                <w:strike/>
                <w:color w:val="FF0000"/>
                <w:sz w:val="18"/>
              </w:rPr>
            </w:pPr>
            <w:r w:rsidRPr="00FB0828">
              <w:rPr>
                <w:rFonts w:ascii="Arial" w:hAnsi="Arial"/>
                <w:strike/>
                <w:color w:val="FF0000"/>
                <w:sz w:val="18"/>
              </w:rPr>
              <w:t>B1</w:t>
            </w:r>
          </w:p>
        </w:tc>
        <w:tc>
          <w:tcPr>
            <w:tcW w:w="828" w:type="dxa"/>
            <w:shd w:val="clear" w:color="auto" w:fill="auto"/>
            <w:vAlign w:val="center"/>
          </w:tcPr>
          <w:p w14:paraId="4B42F388" w14:textId="77777777" w:rsidR="00434B97" w:rsidRPr="00A7020B" w:rsidRDefault="00434B97" w:rsidP="004702B1">
            <w:pPr>
              <w:keepNext/>
              <w:keepLines/>
              <w:jc w:val="center"/>
              <w:rPr>
                <w:rFonts w:ascii="Arial" w:hAnsi="Arial"/>
                <w:strike/>
                <w:color w:val="FF0000"/>
                <w:sz w:val="18"/>
              </w:rPr>
            </w:pPr>
            <w:r w:rsidRPr="00FB0828">
              <w:rPr>
                <w:rFonts w:ascii="Arial" w:hAnsi="Arial"/>
                <w:strike/>
                <w:color w:val="FF0000"/>
                <w:sz w:val="18"/>
              </w:rPr>
              <w:t>1</w:t>
            </w:r>
          </w:p>
        </w:tc>
        <w:tc>
          <w:tcPr>
            <w:tcW w:w="715" w:type="dxa"/>
            <w:shd w:val="clear" w:color="auto" w:fill="auto"/>
            <w:vAlign w:val="center"/>
          </w:tcPr>
          <w:p w14:paraId="62859281" w14:textId="77777777" w:rsidR="00434B97" w:rsidRPr="00A7020B" w:rsidRDefault="00434B97" w:rsidP="004702B1">
            <w:pPr>
              <w:keepNext/>
              <w:keepLines/>
              <w:jc w:val="center"/>
              <w:rPr>
                <w:rFonts w:ascii="Arial" w:hAnsi="Arial"/>
                <w:strike/>
                <w:color w:val="FF0000"/>
                <w:sz w:val="18"/>
              </w:rPr>
            </w:pPr>
            <w:r w:rsidRPr="00FB0828">
              <w:rPr>
                <w:rFonts w:ascii="Arial" w:hAnsi="Arial"/>
                <w:strike/>
                <w:color w:val="FF0000"/>
                <w:sz w:val="18"/>
              </w:rPr>
              <w:t>0</w:t>
            </w:r>
          </w:p>
        </w:tc>
        <w:tc>
          <w:tcPr>
            <w:tcW w:w="1668" w:type="dxa"/>
            <w:shd w:val="clear" w:color="auto" w:fill="auto"/>
            <w:vAlign w:val="center"/>
          </w:tcPr>
          <w:p w14:paraId="3952407F" w14:textId="77777777" w:rsidR="00434B97" w:rsidRPr="00A7020B" w:rsidRDefault="00434B97" w:rsidP="004702B1">
            <w:pPr>
              <w:keepNext/>
              <w:keepLines/>
              <w:jc w:val="center"/>
              <w:rPr>
                <w:rFonts w:ascii="Arial" w:hAnsi="Arial"/>
                <w:strike/>
                <w:color w:val="FF0000"/>
                <w:sz w:val="18"/>
              </w:rPr>
            </w:pPr>
            <w:r w:rsidRPr="00FB0828">
              <w:rPr>
                <w:rFonts w:ascii="Arial" w:hAnsi="Arial"/>
                <w:strike/>
                <w:color w:val="FF0000"/>
                <w:sz w:val="18"/>
              </w:rPr>
              <w:t>3,4,8,9</w:t>
            </w:r>
          </w:p>
        </w:tc>
        <w:tc>
          <w:tcPr>
            <w:tcW w:w="897" w:type="dxa"/>
            <w:shd w:val="clear" w:color="auto" w:fill="auto"/>
            <w:vAlign w:val="center"/>
          </w:tcPr>
          <w:p w14:paraId="2381159D" w14:textId="77777777" w:rsidR="00434B97" w:rsidRPr="00A7020B" w:rsidRDefault="00434B97" w:rsidP="004702B1">
            <w:pPr>
              <w:keepNext/>
              <w:keepLines/>
              <w:jc w:val="center"/>
              <w:rPr>
                <w:rFonts w:ascii="Arial" w:hAnsi="Arial"/>
                <w:strike/>
                <w:color w:val="FF0000"/>
                <w:sz w:val="18"/>
              </w:rPr>
            </w:pPr>
            <w:r w:rsidRPr="00FB0828">
              <w:rPr>
                <w:rFonts w:ascii="Arial" w:hAnsi="Arial"/>
                <w:strike/>
                <w:color w:val="FF0000"/>
                <w:sz w:val="18"/>
              </w:rPr>
              <w:t>2</w:t>
            </w:r>
          </w:p>
        </w:tc>
        <w:tc>
          <w:tcPr>
            <w:tcW w:w="972" w:type="dxa"/>
            <w:vAlign w:val="center"/>
          </w:tcPr>
          <w:p w14:paraId="2A26FAD5" w14:textId="77777777" w:rsidR="00434B97" w:rsidRPr="00A7020B" w:rsidRDefault="00434B97" w:rsidP="004702B1">
            <w:pPr>
              <w:keepNext/>
              <w:keepLines/>
              <w:jc w:val="center"/>
              <w:rPr>
                <w:rFonts w:ascii="Arial" w:hAnsi="Arial"/>
                <w:strike/>
                <w:color w:val="FF0000"/>
                <w:sz w:val="18"/>
              </w:rPr>
            </w:pPr>
            <w:r w:rsidRPr="00FB0828">
              <w:rPr>
                <w:rFonts w:ascii="Arial" w:hAnsi="Arial"/>
                <w:strike/>
                <w:color w:val="FF0000"/>
                <w:sz w:val="18"/>
              </w:rPr>
              <w:t>2</w:t>
            </w:r>
          </w:p>
        </w:tc>
        <w:tc>
          <w:tcPr>
            <w:tcW w:w="1074" w:type="dxa"/>
            <w:vAlign w:val="center"/>
          </w:tcPr>
          <w:p w14:paraId="34718C34" w14:textId="77777777" w:rsidR="00434B97" w:rsidRPr="00A7020B" w:rsidRDefault="00434B97" w:rsidP="004702B1">
            <w:pPr>
              <w:keepNext/>
              <w:keepLines/>
              <w:jc w:val="center"/>
              <w:rPr>
                <w:rFonts w:ascii="Arial" w:hAnsi="Arial"/>
                <w:strike/>
                <w:color w:val="FF0000"/>
                <w:sz w:val="18"/>
              </w:rPr>
            </w:pPr>
            <w:r w:rsidRPr="00FB0828">
              <w:rPr>
                <w:rFonts w:ascii="Arial" w:hAnsi="Arial"/>
                <w:strike/>
                <w:color w:val="FF0000"/>
                <w:sz w:val="18"/>
              </w:rPr>
              <w:t>6</w:t>
            </w:r>
          </w:p>
        </w:tc>
        <w:tc>
          <w:tcPr>
            <w:tcW w:w="1074" w:type="dxa"/>
          </w:tcPr>
          <w:p w14:paraId="031C8408" w14:textId="77777777" w:rsidR="00434B97" w:rsidRPr="00A7020B" w:rsidRDefault="00434B97" w:rsidP="004702B1">
            <w:pPr>
              <w:keepNext/>
              <w:keepLines/>
              <w:jc w:val="center"/>
              <w:rPr>
                <w:rFonts w:ascii="Arial" w:hAnsi="Arial"/>
                <w:strike/>
                <w:color w:val="FF0000"/>
                <w:sz w:val="18"/>
              </w:rPr>
            </w:pPr>
            <w:r w:rsidRPr="00FB0828">
              <w:rPr>
                <w:rFonts w:ascii="Arial" w:hAnsi="Arial"/>
                <w:strike/>
                <w:color w:val="FF0000"/>
                <w:sz w:val="18"/>
              </w:rPr>
              <w:t>2</w:t>
            </w:r>
          </w:p>
        </w:tc>
      </w:tr>
      <w:tr w:rsidR="00434B97" w:rsidRPr="0077437E" w14:paraId="44ADDA32" w14:textId="77777777" w:rsidTr="004702B1">
        <w:trPr>
          <w:jc w:val="center"/>
        </w:trPr>
        <w:tc>
          <w:tcPr>
            <w:tcW w:w="1396" w:type="dxa"/>
            <w:shd w:val="clear" w:color="auto" w:fill="auto"/>
          </w:tcPr>
          <w:p w14:paraId="78DEE1E3" w14:textId="77777777" w:rsidR="00434B97" w:rsidRPr="00A7020B" w:rsidRDefault="00434B97" w:rsidP="004702B1">
            <w:pPr>
              <w:keepNext/>
              <w:keepLines/>
              <w:jc w:val="center"/>
              <w:rPr>
                <w:rFonts w:ascii="Arial" w:hAnsi="Arial"/>
                <w:strike/>
                <w:color w:val="FF0000"/>
                <w:sz w:val="18"/>
              </w:rPr>
            </w:pPr>
            <w:r w:rsidRPr="00A7020B">
              <w:rPr>
                <w:rFonts w:ascii="Arial" w:hAnsi="Arial"/>
                <w:strike/>
                <w:color w:val="FF0000"/>
                <w:sz w:val="18"/>
              </w:rPr>
              <w:t>149</w:t>
            </w:r>
          </w:p>
        </w:tc>
        <w:tc>
          <w:tcPr>
            <w:tcW w:w="1036" w:type="dxa"/>
            <w:shd w:val="clear" w:color="auto" w:fill="auto"/>
          </w:tcPr>
          <w:p w14:paraId="198CB72E" w14:textId="77777777" w:rsidR="00434B97" w:rsidRPr="00A7020B" w:rsidRDefault="00434B97" w:rsidP="004702B1">
            <w:pPr>
              <w:keepNext/>
              <w:keepLines/>
              <w:jc w:val="center"/>
              <w:rPr>
                <w:rFonts w:ascii="Arial" w:hAnsi="Arial"/>
                <w:strike/>
                <w:color w:val="FF0000"/>
                <w:sz w:val="18"/>
              </w:rPr>
            </w:pPr>
            <w:r w:rsidRPr="00A7020B">
              <w:rPr>
                <w:rFonts w:ascii="Arial" w:hAnsi="Arial"/>
                <w:strike/>
                <w:color w:val="FF0000"/>
                <w:sz w:val="18"/>
              </w:rPr>
              <w:t>B1</w:t>
            </w:r>
          </w:p>
        </w:tc>
        <w:tc>
          <w:tcPr>
            <w:tcW w:w="828" w:type="dxa"/>
            <w:shd w:val="clear" w:color="auto" w:fill="auto"/>
            <w:vAlign w:val="center"/>
          </w:tcPr>
          <w:p w14:paraId="465C20F9" w14:textId="77777777" w:rsidR="00434B97" w:rsidRPr="00A7020B" w:rsidRDefault="00434B97" w:rsidP="004702B1">
            <w:pPr>
              <w:keepNext/>
              <w:keepLines/>
              <w:jc w:val="center"/>
              <w:rPr>
                <w:rFonts w:ascii="Arial" w:hAnsi="Arial"/>
                <w:strike/>
                <w:color w:val="FF0000"/>
                <w:sz w:val="18"/>
              </w:rPr>
            </w:pPr>
            <w:r w:rsidRPr="00A7020B">
              <w:rPr>
                <w:rFonts w:ascii="Arial" w:hAnsi="Arial"/>
                <w:strike/>
                <w:color w:val="FF0000"/>
                <w:sz w:val="18"/>
              </w:rPr>
              <w:t>1</w:t>
            </w:r>
          </w:p>
        </w:tc>
        <w:tc>
          <w:tcPr>
            <w:tcW w:w="715" w:type="dxa"/>
            <w:shd w:val="clear" w:color="auto" w:fill="auto"/>
            <w:vAlign w:val="center"/>
          </w:tcPr>
          <w:p w14:paraId="5769D250" w14:textId="77777777" w:rsidR="00434B97" w:rsidRPr="00A7020B" w:rsidRDefault="00434B97" w:rsidP="004702B1">
            <w:pPr>
              <w:keepNext/>
              <w:keepLines/>
              <w:jc w:val="center"/>
              <w:rPr>
                <w:rFonts w:ascii="Arial" w:hAnsi="Arial"/>
                <w:strike/>
                <w:color w:val="FF0000"/>
                <w:sz w:val="18"/>
              </w:rPr>
            </w:pPr>
            <w:r w:rsidRPr="00A7020B">
              <w:rPr>
                <w:rFonts w:ascii="Arial" w:hAnsi="Arial"/>
                <w:strike/>
                <w:color w:val="FF0000"/>
                <w:sz w:val="18"/>
              </w:rPr>
              <w:t>0</w:t>
            </w:r>
          </w:p>
        </w:tc>
        <w:tc>
          <w:tcPr>
            <w:tcW w:w="1668" w:type="dxa"/>
            <w:shd w:val="clear" w:color="auto" w:fill="auto"/>
            <w:vAlign w:val="center"/>
          </w:tcPr>
          <w:p w14:paraId="11B62972" w14:textId="77777777" w:rsidR="00434B97" w:rsidRPr="00A7020B" w:rsidRDefault="00434B97" w:rsidP="004702B1">
            <w:pPr>
              <w:keepNext/>
              <w:keepLines/>
              <w:jc w:val="center"/>
              <w:rPr>
                <w:rFonts w:ascii="Arial" w:hAnsi="Arial"/>
                <w:strike/>
                <w:color w:val="FF0000"/>
                <w:sz w:val="18"/>
              </w:rPr>
            </w:pPr>
            <w:r w:rsidRPr="00A7020B">
              <w:rPr>
                <w:rFonts w:ascii="Arial" w:hAnsi="Arial"/>
                <w:strike/>
                <w:color w:val="FF0000"/>
                <w:sz w:val="18"/>
              </w:rPr>
              <w:t>0,1,2,3,4,5,6,7,8,9</w:t>
            </w:r>
          </w:p>
        </w:tc>
        <w:tc>
          <w:tcPr>
            <w:tcW w:w="897" w:type="dxa"/>
            <w:shd w:val="clear" w:color="auto" w:fill="auto"/>
            <w:vAlign w:val="center"/>
          </w:tcPr>
          <w:p w14:paraId="1460C0DA" w14:textId="77777777" w:rsidR="00434B97" w:rsidRPr="00A7020B" w:rsidRDefault="00434B97" w:rsidP="004702B1">
            <w:pPr>
              <w:keepNext/>
              <w:keepLines/>
              <w:jc w:val="center"/>
              <w:rPr>
                <w:rFonts w:ascii="Arial" w:hAnsi="Arial"/>
                <w:strike/>
                <w:color w:val="FF0000"/>
                <w:sz w:val="18"/>
              </w:rPr>
            </w:pPr>
            <w:r w:rsidRPr="00A7020B">
              <w:rPr>
                <w:rFonts w:ascii="Arial" w:hAnsi="Arial"/>
                <w:strike/>
                <w:color w:val="FF0000"/>
                <w:sz w:val="18"/>
              </w:rPr>
              <w:t>8</w:t>
            </w:r>
          </w:p>
        </w:tc>
        <w:tc>
          <w:tcPr>
            <w:tcW w:w="972" w:type="dxa"/>
            <w:vAlign w:val="center"/>
          </w:tcPr>
          <w:p w14:paraId="5ED314C7" w14:textId="77777777" w:rsidR="00434B97" w:rsidRPr="00A7020B" w:rsidRDefault="00434B97" w:rsidP="004702B1">
            <w:pPr>
              <w:keepNext/>
              <w:keepLines/>
              <w:jc w:val="center"/>
              <w:rPr>
                <w:rFonts w:ascii="Arial" w:hAnsi="Arial"/>
                <w:strike/>
                <w:color w:val="FF0000"/>
                <w:sz w:val="18"/>
              </w:rPr>
            </w:pPr>
            <w:r w:rsidRPr="00A7020B">
              <w:rPr>
                <w:rFonts w:ascii="Arial" w:hAnsi="Arial"/>
                <w:strike/>
                <w:color w:val="FF0000"/>
                <w:sz w:val="18"/>
              </w:rPr>
              <w:t>1</w:t>
            </w:r>
          </w:p>
        </w:tc>
        <w:tc>
          <w:tcPr>
            <w:tcW w:w="1074" w:type="dxa"/>
            <w:vAlign w:val="center"/>
          </w:tcPr>
          <w:p w14:paraId="62D10F3A" w14:textId="77777777" w:rsidR="00434B97" w:rsidRPr="00A7020B" w:rsidRDefault="00434B97" w:rsidP="004702B1">
            <w:pPr>
              <w:keepNext/>
              <w:keepLines/>
              <w:jc w:val="center"/>
              <w:rPr>
                <w:rFonts w:ascii="Arial" w:hAnsi="Arial"/>
                <w:strike/>
                <w:color w:val="FF0000"/>
                <w:sz w:val="18"/>
              </w:rPr>
            </w:pPr>
            <w:r w:rsidRPr="00A7020B">
              <w:rPr>
                <w:rFonts w:ascii="Arial" w:hAnsi="Arial"/>
                <w:strike/>
                <w:color w:val="FF0000"/>
                <w:sz w:val="18"/>
              </w:rPr>
              <w:t>3</w:t>
            </w:r>
          </w:p>
        </w:tc>
        <w:tc>
          <w:tcPr>
            <w:tcW w:w="1074" w:type="dxa"/>
          </w:tcPr>
          <w:p w14:paraId="0942045B" w14:textId="77777777" w:rsidR="00434B97" w:rsidRPr="00A7020B" w:rsidRDefault="00434B97" w:rsidP="004702B1">
            <w:pPr>
              <w:keepNext/>
              <w:keepLines/>
              <w:jc w:val="center"/>
              <w:rPr>
                <w:rFonts w:ascii="Arial" w:hAnsi="Arial"/>
                <w:strike/>
                <w:color w:val="FF0000"/>
                <w:sz w:val="18"/>
              </w:rPr>
            </w:pPr>
            <w:r w:rsidRPr="00A7020B">
              <w:rPr>
                <w:rFonts w:ascii="Arial" w:hAnsi="Arial"/>
                <w:strike/>
                <w:color w:val="FF0000"/>
                <w:sz w:val="18"/>
              </w:rPr>
              <w:t>2</w:t>
            </w:r>
          </w:p>
        </w:tc>
      </w:tr>
    </w:tbl>
    <w:p w14:paraId="5C988069" w14:textId="77777777" w:rsidR="00434B97" w:rsidRDefault="00434B97" w:rsidP="00434B97">
      <w:pPr>
        <w:rPr>
          <w:szCs w:val="20"/>
          <w:lang w:eastAsia="x-none"/>
        </w:rPr>
      </w:pPr>
    </w:p>
    <w:p w14:paraId="61832A96" w14:textId="56865813" w:rsidR="00434B97" w:rsidRDefault="00434B97" w:rsidP="00434B97">
      <w:pPr>
        <w:rPr>
          <w:szCs w:val="20"/>
          <w:lang w:eastAsia="x-none"/>
        </w:rPr>
      </w:pPr>
      <w:r w:rsidRPr="008B6555">
        <w:rPr>
          <w:szCs w:val="20"/>
          <w:highlight w:val="green"/>
          <w:lang w:eastAsia="x-none"/>
        </w:rPr>
        <w:t>Agreement</w:t>
      </w:r>
      <w:r>
        <w:rPr>
          <w:szCs w:val="20"/>
          <w:lang w:eastAsia="x-none"/>
        </w:rPr>
        <w:t>:</w:t>
      </w:r>
    </w:p>
    <w:p w14:paraId="0005B2A9" w14:textId="77777777" w:rsidR="00434B97" w:rsidRDefault="00434B97" w:rsidP="00613418">
      <w:pPr>
        <w:pStyle w:val="ListParagraph"/>
        <w:numPr>
          <w:ilvl w:val="0"/>
          <w:numId w:val="129"/>
        </w:numPr>
      </w:pPr>
      <w:r>
        <w:t>The following two entries for format A2 for FR1 and unpaired spectrum are updated:</w:t>
      </w:r>
    </w:p>
    <w:tbl>
      <w:tblPr>
        <w:tblW w:w="9360" w:type="dxa"/>
        <w:tblBorders>
          <w:top w:val="single" w:sz="4" w:space="0" w:color="auto"/>
          <w:left w:val="single" w:sz="4" w:space="0" w:color="auto"/>
          <w:bottom w:val="single" w:sz="4" w:space="0" w:color="auto"/>
          <w:right w:val="single" w:sz="4" w:space="0" w:color="auto"/>
          <w:insideH w:val="single" w:sz="8" w:space="0" w:color="auto"/>
          <w:insideV w:val="single" w:sz="8" w:space="0" w:color="auto"/>
        </w:tblBorders>
        <w:tblCellMar>
          <w:left w:w="99" w:type="dxa"/>
          <w:right w:w="99" w:type="dxa"/>
        </w:tblCellMar>
        <w:tblLook w:val="04A0" w:firstRow="1" w:lastRow="0" w:firstColumn="1" w:lastColumn="0" w:noHBand="0" w:noVBand="1"/>
      </w:tblPr>
      <w:tblGrid>
        <w:gridCol w:w="1038"/>
        <w:gridCol w:w="1039"/>
        <w:gridCol w:w="1039"/>
        <w:gridCol w:w="1039"/>
        <w:gridCol w:w="1150"/>
        <w:gridCol w:w="938"/>
        <w:gridCol w:w="1039"/>
        <w:gridCol w:w="1039"/>
        <w:gridCol w:w="1039"/>
      </w:tblGrid>
      <w:tr w:rsidR="00434B97" w:rsidRPr="00D36721" w14:paraId="630A8B9B" w14:textId="77777777" w:rsidTr="0041631F">
        <w:trPr>
          <w:trHeight w:val="20"/>
        </w:trPr>
        <w:tc>
          <w:tcPr>
            <w:tcW w:w="1038" w:type="dxa"/>
            <w:shd w:val="clear" w:color="auto" w:fill="auto"/>
            <w:vAlign w:val="center"/>
            <w:hideMark/>
          </w:tcPr>
          <w:p w14:paraId="75A39BAA" w14:textId="77777777" w:rsidR="00434B97" w:rsidRPr="00C63DA7" w:rsidRDefault="00434B97" w:rsidP="004702B1">
            <w:pPr>
              <w:jc w:val="center"/>
              <w:rPr>
                <w:rFonts w:ascii="Arial" w:eastAsia="Malgun Gothic" w:hAnsi="Arial" w:cs="Arial"/>
                <w:color w:val="000000"/>
                <w:sz w:val="18"/>
                <w:szCs w:val="18"/>
                <w:lang w:eastAsia="ko-KR"/>
              </w:rPr>
            </w:pPr>
            <w:r>
              <w:rPr>
                <w:rFonts w:ascii="Arial" w:eastAsia="Malgun Gothic" w:hAnsi="Arial" w:cs="Arial" w:hint="eastAsia"/>
                <w:color w:val="000000"/>
                <w:sz w:val="18"/>
                <w:szCs w:val="18"/>
                <w:lang w:eastAsia="ko-KR"/>
              </w:rPr>
              <w:t>92</w:t>
            </w:r>
          </w:p>
        </w:tc>
        <w:tc>
          <w:tcPr>
            <w:tcW w:w="1039" w:type="dxa"/>
            <w:shd w:val="clear" w:color="auto" w:fill="auto"/>
            <w:vAlign w:val="center"/>
            <w:hideMark/>
          </w:tcPr>
          <w:p w14:paraId="2097B149" w14:textId="77777777" w:rsidR="00434B97" w:rsidRPr="00D36721" w:rsidRDefault="00434B97" w:rsidP="004702B1">
            <w:pPr>
              <w:jc w:val="center"/>
              <w:rPr>
                <w:rFonts w:ascii="Arial" w:eastAsia="Malgun Gothic" w:hAnsi="Arial" w:cs="Arial"/>
                <w:color w:val="FF0000"/>
                <w:sz w:val="18"/>
                <w:szCs w:val="18"/>
                <w:u w:val="single"/>
                <w:lang w:eastAsia="ko-KR"/>
              </w:rPr>
            </w:pPr>
            <w:r w:rsidRPr="00D36721">
              <w:rPr>
                <w:rFonts w:ascii="Arial" w:eastAsia="Malgun Gothic" w:hAnsi="Arial" w:cs="Arial"/>
                <w:color w:val="FF0000"/>
                <w:sz w:val="18"/>
                <w:szCs w:val="18"/>
                <w:u w:val="single"/>
                <w:lang w:eastAsia="ko-KR"/>
              </w:rPr>
              <w:t>A2</w:t>
            </w:r>
          </w:p>
        </w:tc>
        <w:tc>
          <w:tcPr>
            <w:tcW w:w="1039" w:type="dxa"/>
            <w:shd w:val="clear" w:color="auto" w:fill="auto"/>
            <w:vAlign w:val="center"/>
            <w:hideMark/>
          </w:tcPr>
          <w:p w14:paraId="76790DC4" w14:textId="77777777" w:rsidR="00434B97" w:rsidRPr="00D36721"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strike/>
                <w:color w:val="FF0000"/>
                <w:sz w:val="18"/>
                <w:szCs w:val="18"/>
                <w:lang w:eastAsia="ko-KR"/>
              </w:rPr>
              <w:t xml:space="preserve"> 4 </w:t>
            </w:r>
            <w:r w:rsidRPr="00D36721">
              <w:rPr>
                <w:rFonts w:ascii="Arial" w:eastAsia="Malgun Gothic" w:hAnsi="Arial" w:cs="Arial"/>
                <w:color w:val="FF0000"/>
                <w:sz w:val="18"/>
                <w:szCs w:val="18"/>
                <w:u w:val="single"/>
                <w:lang w:eastAsia="ko-KR"/>
              </w:rPr>
              <w:t>2</w:t>
            </w:r>
          </w:p>
        </w:tc>
        <w:tc>
          <w:tcPr>
            <w:tcW w:w="1039" w:type="dxa"/>
            <w:shd w:val="clear" w:color="auto" w:fill="auto"/>
            <w:vAlign w:val="center"/>
            <w:hideMark/>
          </w:tcPr>
          <w:p w14:paraId="1D1206A6" w14:textId="77777777" w:rsidR="00434B97" w:rsidRPr="00821A03" w:rsidRDefault="00434B97" w:rsidP="004702B1">
            <w:pPr>
              <w:jc w:val="center"/>
              <w:rPr>
                <w:rFonts w:ascii="Arial" w:eastAsia="Malgun Gothic" w:hAnsi="Arial" w:cs="Arial"/>
                <w:sz w:val="18"/>
                <w:szCs w:val="18"/>
                <w:lang w:eastAsia="ko-KR"/>
              </w:rPr>
            </w:pPr>
            <w:r w:rsidRPr="00821A03">
              <w:rPr>
                <w:rFonts w:ascii="Arial" w:eastAsia="Malgun Gothic" w:hAnsi="Arial" w:cs="Arial"/>
                <w:sz w:val="18"/>
                <w:szCs w:val="18"/>
                <w:lang w:eastAsia="ko-KR"/>
              </w:rPr>
              <w:t>1</w:t>
            </w:r>
          </w:p>
        </w:tc>
        <w:tc>
          <w:tcPr>
            <w:tcW w:w="1150" w:type="dxa"/>
            <w:shd w:val="clear" w:color="auto" w:fill="auto"/>
            <w:vAlign w:val="center"/>
            <w:hideMark/>
          </w:tcPr>
          <w:p w14:paraId="5795DE41" w14:textId="77777777" w:rsidR="00434B97" w:rsidRPr="00D36721" w:rsidRDefault="00434B97" w:rsidP="004702B1">
            <w:pPr>
              <w:jc w:val="center"/>
              <w:rPr>
                <w:rFonts w:ascii="Arial" w:eastAsia="Malgun Gothic" w:hAnsi="Arial" w:cs="Arial"/>
                <w:color w:val="FF0000"/>
                <w:sz w:val="18"/>
                <w:szCs w:val="18"/>
                <w:u w:val="single"/>
                <w:lang w:eastAsia="ko-KR"/>
              </w:rPr>
            </w:pPr>
            <w:r w:rsidRPr="00D36721">
              <w:rPr>
                <w:rFonts w:ascii="Arial" w:eastAsia="Malgun Gothic" w:hAnsi="Arial" w:cs="Arial"/>
                <w:color w:val="FF0000"/>
                <w:sz w:val="18"/>
                <w:szCs w:val="18"/>
                <w:u w:val="single"/>
                <w:lang w:eastAsia="ko-KR"/>
              </w:rPr>
              <w:t>2,3,</w:t>
            </w:r>
            <w:r w:rsidRPr="00821A03">
              <w:rPr>
                <w:rFonts w:ascii="Arial" w:eastAsia="Malgun Gothic" w:hAnsi="Arial" w:cs="Arial"/>
                <w:sz w:val="18"/>
                <w:szCs w:val="18"/>
                <w:lang w:eastAsia="ko-KR"/>
              </w:rPr>
              <w:t>4</w:t>
            </w:r>
            <w:r>
              <w:rPr>
                <w:rFonts w:ascii="Arial" w:eastAsia="Malgun Gothic" w:hAnsi="Arial" w:cs="Arial"/>
                <w:color w:val="FF0000"/>
                <w:sz w:val="18"/>
                <w:szCs w:val="18"/>
                <w:u w:val="single"/>
                <w:lang w:eastAsia="ko-KR"/>
              </w:rPr>
              <w:t>,7,8,</w:t>
            </w:r>
            <w:r w:rsidRPr="00821A03">
              <w:rPr>
                <w:rFonts w:ascii="Arial" w:eastAsia="Malgun Gothic" w:hAnsi="Arial" w:cs="Arial"/>
                <w:sz w:val="18"/>
                <w:szCs w:val="18"/>
                <w:lang w:eastAsia="ko-KR"/>
              </w:rPr>
              <w:t xml:space="preserve"> </w:t>
            </w:r>
            <w:r>
              <w:rPr>
                <w:rFonts w:ascii="Arial" w:eastAsia="Malgun Gothic" w:hAnsi="Arial" w:cs="Arial"/>
                <w:sz w:val="18"/>
                <w:szCs w:val="18"/>
                <w:lang w:eastAsia="ko-KR"/>
              </w:rPr>
              <w:t>9</w:t>
            </w:r>
          </w:p>
        </w:tc>
        <w:tc>
          <w:tcPr>
            <w:tcW w:w="938" w:type="dxa"/>
            <w:shd w:val="clear" w:color="auto" w:fill="auto"/>
            <w:vAlign w:val="center"/>
            <w:hideMark/>
          </w:tcPr>
          <w:p w14:paraId="2B7C3630" w14:textId="77777777" w:rsidR="00434B97" w:rsidRPr="00821A03" w:rsidRDefault="00434B97" w:rsidP="004702B1">
            <w:pPr>
              <w:jc w:val="center"/>
              <w:rPr>
                <w:rFonts w:ascii="Arial" w:eastAsia="Malgun Gothic" w:hAnsi="Arial" w:cs="Arial"/>
                <w:sz w:val="18"/>
                <w:szCs w:val="18"/>
                <w:lang w:eastAsia="ko-KR"/>
              </w:rPr>
            </w:pPr>
            <w:r w:rsidRPr="00821A03">
              <w:rPr>
                <w:rFonts w:ascii="Arial" w:eastAsia="Malgun Gothic" w:hAnsi="Arial" w:cs="Arial"/>
                <w:sz w:val="18"/>
                <w:szCs w:val="18"/>
                <w:lang w:eastAsia="ko-KR"/>
              </w:rPr>
              <w:t>0</w:t>
            </w:r>
          </w:p>
        </w:tc>
        <w:tc>
          <w:tcPr>
            <w:tcW w:w="1039" w:type="dxa"/>
            <w:shd w:val="clear" w:color="auto" w:fill="auto"/>
            <w:vAlign w:val="center"/>
            <w:hideMark/>
          </w:tcPr>
          <w:p w14:paraId="5737895B" w14:textId="77777777" w:rsidR="00434B97" w:rsidRPr="00D36721" w:rsidRDefault="00434B97" w:rsidP="004702B1">
            <w:pPr>
              <w:jc w:val="center"/>
              <w:rPr>
                <w:rFonts w:ascii="Arial" w:eastAsia="Malgun Gothic" w:hAnsi="Arial" w:cs="Arial"/>
                <w:color w:val="FF0000"/>
                <w:sz w:val="18"/>
                <w:szCs w:val="18"/>
                <w:u w:val="single"/>
                <w:lang w:eastAsia="ko-KR"/>
              </w:rPr>
            </w:pPr>
            <w:r w:rsidRPr="00D36721">
              <w:rPr>
                <w:rFonts w:ascii="Arial" w:eastAsia="Malgun Gothic" w:hAnsi="Arial" w:cs="Arial"/>
                <w:color w:val="FF0000"/>
                <w:sz w:val="18"/>
                <w:szCs w:val="18"/>
                <w:u w:val="single"/>
                <w:lang w:eastAsia="ko-KR"/>
              </w:rPr>
              <w:t>1</w:t>
            </w:r>
            <w:r w:rsidRPr="00821A03">
              <w:rPr>
                <w:rFonts w:ascii="Arial" w:eastAsia="Malgun Gothic" w:hAnsi="Arial" w:cs="Arial"/>
                <w:strike/>
                <w:color w:val="FF0000"/>
                <w:sz w:val="18"/>
                <w:szCs w:val="18"/>
                <w:lang w:eastAsia="ko-KR"/>
              </w:rPr>
              <w:t>2</w:t>
            </w:r>
          </w:p>
        </w:tc>
        <w:tc>
          <w:tcPr>
            <w:tcW w:w="1039" w:type="dxa"/>
            <w:shd w:val="clear" w:color="auto" w:fill="auto"/>
            <w:vAlign w:val="center"/>
            <w:hideMark/>
          </w:tcPr>
          <w:p w14:paraId="089D5190" w14:textId="77777777" w:rsidR="00434B97" w:rsidRPr="00821A03" w:rsidRDefault="00434B97" w:rsidP="004702B1">
            <w:pPr>
              <w:jc w:val="center"/>
              <w:rPr>
                <w:rFonts w:ascii="Arial" w:eastAsia="Malgun Gothic" w:hAnsi="Arial" w:cs="Arial"/>
                <w:sz w:val="18"/>
                <w:szCs w:val="18"/>
                <w:lang w:eastAsia="ko-KR"/>
              </w:rPr>
            </w:pPr>
            <w:r w:rsidRPr="00821A03">
              <w:rPr>
                <w:rFonts w:ascii="Arial" w:eastAsia="Malgun Gothic" w:hAnsi="Arial" w:cs="Arial"/>
                <w:sz w:val="18"/>
                <w:szCs w:val="18"/>
                <w:lang w:eastAsia="ko-KR"/>
              </w:rPr>
              <w:t>3</w:t>
            </w:r>
          </w:p>
        </w:tc>
        <w:tc>
          <w:tcPr>
            <w:tcW w:w="1039" w:type="dxa"/>
            <w:shd w:val="clear" w:color="auto" w:fill="auto"/>
            <w:vAlign w:val="center"/>
            <w:hideMark/>
          </w:tcPr>
          <w:p w14:paraId="164EAB33" w14:textId="77777777" w:rsidR="00434B97" w:rsidRPr="00821A03" w:rsidRDefault="00434B97" w:rsidP="004702B1">
            <w:pPr>
              <w:jc w:val="center"/>
              <w:rPr>
                <w:rFonts w:ascii="Arial" w:eastAsia="Malgun Gothic" w:hAnsi="Arial" w:cs="Arial"/>
                <w:sz w:val="18"/>
                <w:szCs w:val="18"/>
                <w:lang w:eastAsia="ko-KR"/>
              </w:rPr>
            </w:pPr>
            <w:r w:rsidRPr="00821A03">
              <w:rPr>
                <w:rFonts w:ascii="Arial" w:eastAsia="Malgun Gothic" w:hAnsi="Arial" w:cs="Arial"/>
                <w:sz w:val="18"/>
                <w:szCs w:val="18"/>
                <w:lang w:eastAsia="ko-KR"/>
              </w:rPr>
              <w:t>4</w:t>
            </w:r>
          </w:p>
        </w:tc>
      </w:tr>
      <w:tr w:rsidR="00434B97" w:rsidRPr="00D36721" w14:paraId="66AA69AD" w14:textId="77777777" w:rsidTr="0041631F">
        <w:trPr>
          <w:trHeight w:val="20"/>
        </w:trPr>
        <w:tc>
          <w:tcPr>
            <w:tcW w:w="1038" w:type="dxa"/>
            <w:shd w:val="clear" w:color="auto" w:fill="auto"/>
            <w:vAlign w:val="center"/>
            <w:hideMark/>
          </w:tcPr>
          <w:p w14:paraId="269AAF79" w14:textId="77777777" w:rsidR="00434B97" w:rsidRPr="00C63DA7" w:rsidRDefault="00434B97" w:rsidP="004702B1">
            <w:pPr>
              <w:jc w:val="center"/>
              <w:rPr>
                <w:rFonts w:ascii="Arial" w:eastAsia="Malgun Gothic" w:hAnsi="Arial" w:cs="Arial"/>
                <w:color w:val="000000"/>
                <w:sz w:val="18"/>
                <w:szCs w:val="18"/>
                <w:lang w:eastAsia="ko-KR"/>
              </w:rPr>
            </w:pPr>
            <w:r>
              <w:rPr>
                <w:rFonts w:ascii="Arial" w:eastAsia="Malgun Gothic" w:hAnsi="Arial" w:cs="Arial" w:hint="eastAsia"/>
                <w:color w:val="000000"/>
                <w:sz w:val="18"/>
                <w:szCs w:val="18"/>
                <w:lang w:eastAsia="ko-KR"/>
              </w:rPr>
              <w:t>94</w:t>
            </w:r>
          </w:p>
        </w:tc>
        <w:tc>
          <w:tcPr>
            <w:tcW w:w="1039" w:type="dxa"/>
            <w:shd w:val="clear" w:color="auto" w:fill="auto"/>
            <w:vAlign w:val="center"/>
            <w:hideMark/>
          </w:tcPr>
          <w:p w14:paraId="174A7998" w14:textId="77777777" w:rsidR="00434B97" w:rsidRPr="00D36721" w:rsidRDefault="00434B97" w:rsidP="004702B1">
            <w:pPr>
              <w:jc w:val="center"/>
              <w:rPr>
                <w:rFonts w:ascii="Arial" w:eastAsia="Malgun Gothic" w:hAnsi="Arial" w:cs="Arial"/>
                <w:color w:val="FF0000"/>
                <w:sz w:val="18"/>
                <w:szCs w:val="18"/>
                <w:u w:val="single"/>
                <w:lang w:eastAsia="ko-KR"/>
              </w:rPr>
            </w:pPr>
            <w:r w:rsidRPr="00D36721">
              <w:rPr>
                <w:rFonts w:ascii="Arial" w:eastAsia="Malgun Gothic" w:hAnsi="Arial" w:cs="Arial"/>
                <w:color w:val="FF0000"/>
                <w:sz w:val="18"/>
                <w:szCs w:val="18"/>
                <w:u w:val="single"/>
                <w:lang w:eastAsia="ko-KR"/>
              </w:rPr>
              <w:t>A2</w:t>
            </w:r>
          </w:p>
        </w:tc>
        <w:tc>
          <w:tcPr>
            <w:tcW w:w="1039" w:type="dxa"/>
            <w:shd w:val="clear" w:color="auto" w:fill="auto"/>
            <w:vAlign w:val="center"/>
            <w:hideMark/>
          </w:tcPr>
          <w:p w14:paraId="1F277E62" w14:textId="77777777" w:rsidR="00434B97" w:rsidRPr="00D36721" w:rsidRDefault="00434B97" w:rsidP="004702B1">
            <w:pPr>
              <w:jc w:val="center"/>
              <w:rPr>
                <w:rFonts w:ascii="Arial" w:eastAsia="Malgun Gothic" w:hAnsi="Arial" w:cs="Arial"/>
                <w:color w:val="FF0000"/>
                <w:sz w:val="18"/>
                <w:szCs w:val="18"/>
                <w:u w:val="single"/>
                <w:lang w:eastAsia="ko-KR"/>
              </w:rPr>
            </w:pPr>
            <w:r w:rsidRPr="00821A03">
              <w:rPr>
                <w:rFonts w:ascii="Arial" w:eastAsia="Malgun Gothic" w:hAnsi="Arial" w:cs="Arial"/>
                <w:strike/>
                <w:color w:val="FF0000"/>
                <w:sz w:val="18"/>
                <w:szCs w:val="18"/>
                <w:lang w:eastAsia="ko-KR"/>
              </w:rPr>
              <w:t>8</w:t>
            </w:r>
            <w:r w:rsidRPr="00D36721">
              <w:rPr>
                <w:rFonts w:ascii="Arial" w:eastAsia="Malgun Gothic" w:hAnsi="Arial" w:cs="Arial"/>
                <w:color w:val="FF0000"/>
                <w:sz w:val="18"/>
                <w:szCs w:val="18"/>
                <w:u w:val="single"/>
                <w:lang w:eastAsia="ko-KR"/>
              </w:rPr>
              <w:t>2</w:t>
            </w:r>
          </w:p>
        </w:tc>
        <w:tc>
          <w:tcPr>
            <w:tcW w:w="1039" w:type="dxa"/>
            <w:shd w:val="clear" w:color="auto" w:fill="auto"/>
            <w:vAlign w:val="center"/>
            <w:hideMark/>
          </w:tcPr>
          <w:p w14:paraId="492837FD" w14:textId="77777777" w:rsidR="00434B97" w:rsidRPr="00821A03" w:rsidRDefault="00434B97" w:rsidP="004702B1">
            <w:pPr>
              <w:jc w:val="center"/>
              <w:rPr>
                <w:rFonts w:ascii="Arial" w:eastAsia="Malgun Gothic" w:hAnsi="Arial" w:cs="Arial"/>
                <w:sz w:val="18"/>
                <w:szCs w:val="18"/>
                <w:lang w:eastAsia="ko-KR"/>
              </w:rPr>
            </w:pPr>
            <w:r w:rsidRPr="00821A03">
              <w:rPr>
                <w:rFonts w:ascii="Arial" w:eastAsia="Malgun Gothic" w:hAnsi="Arial" w:cs="Arial"/>
                <w:sz w:val="18"/>
                <w:szCs w:val="18"/>
                <w:lang w:eastAsia="ko-KR"/>
              </w:rPr>
              <w:t>1</w:t>
            </w:r>
          </w:p>
        </w:tc>
        <w:tc>
          <w:tcPr>
            <w:tcW w:w="1150" w:type="dxa"/>
            <w:shd w:val="clear" w:color="auto" w:fill="auto"/>
            <w:vAlign w:val="center"/>
            <w:hideMark/>
          </w:tcPr>
          <w:p w14:paraId="26F8BC34" w14:textId="77777777" w:rsidR="00434B97" w:rsidRPr="00D36721"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strike/>
                <w:color w:val="FF0000"/>
                <w:sz w:val="18"/>
                <w:szCs w:val="18"/>
                <w:lang w:eastAsia="ko-KR"/>
              </w:rPr>
              <w:t xml:space="preserve"> 4 </w:t>
            </w:r>
            <w:r>
              <w:rPr>
                <w:rFonts w:ascii="Arial" w:eastAsia="Malgun Gothic" w:hAnsi="Arial" w:cs="Arial"/>
                <w:color w:val="FF0000"/>
                <w:sz w:val="18"/>
                <w:szCs w:val="18"/>
                <w:u w:val="single"/>
                <w:lang w:eastAsia="ko-KR"/>
              </w:rPr>
              <w:t>,</w:t>
            </w:r>
            <w:r w:rsidRPr="00D36721">
              <w:rPr>
                <w:rFonts w:ascii="Arial" w:eastAsia="Malgun Gothic" w:hAnsi="Arial" w:cs="Arial"/>
                <w:color w:val="FF0000"/>
                <w:sz w:val="18"/>
                <w:szCs w:val="18"/>
                <w:u w:val="single"/>
                <w:lang w:eastAsia="ko-KR"/>
              </w:rPr>
              <w:t>7,9</w:t>
            </w:r>
          </w:p>
        </w:tc>
        <w:tc>
          <w:tcPr>
            <w:tcW w:w="938" w:type="dxa"/>
            <w:shd w:val="clear" w:color="auto" w:fill="auto"/>
            <w:vAlign w:val="center"/>
            <w:hideMark/>
          </w:tcPr>
          <w:p w14:paraId="2F58E1D2" w14:textId="77777777" w:rsidR="00434B97" w:rsidRPr="00821A03" w:rsidRDefault="00434B97" w:rsidP="004702B1">
            <w:pPr>
              <w:jc w:val="center"/>
              <w:rPr>
                <w:rFonts w:ascii="Arial" w:eastAsia="Malgun Gothic" w:hAnsi="Arial" w:cs="Arial"/>
                <w:sz w:val="18"/>
                <w:szCs w:val="18"/>
                <w:lang w:eastAsia="ko-KR"/>
              </w:rPr>
            </w:pPr>
            <w:r w:rsidRPr="00821A03">
              <w:rPr>
                <w:rFonts w:ascii="Arial" w:eastAsia="Malgun Gothic" w:hAnsi="Arial" w:cs="Arial"/>
                <w:sz w:val="18"/>
                <w:szCs w:val="18"/>
                <w:lang w:eastAsia="ko-KR"/>
              </w:rPr>
              <w:t>0</w:t>
            </w:r>
          </w:p>
        </w:tc>
        <w:tc>
          <w:tcPr>
            <w:tcW w:w="1039" w:type="dxa"/>
            <w:shd w:val="clear" w:color="auto" w:fill="auto"/>
            <w:vAlign w:val="center"/>
            <w:hideMark/>
          </w:tcPr>
          <w:p w14:paraId="7FDC0156" w14:textId="77777777" w:rsidR="00434B97" w:rsidRPr="00D36721" w:rsidRDefault="00434B97" w:rsidP="004702B1">
            <w:pPr>
              <w:jc w:val="center"/>
              <w:rPr>
                <w:rFonts w:ascii="Arial" w:eastAsia="Malgun Gothic" w:hAnsi="Arial" w:cs="Arial"/>
                <w:color w:val="FF0000"/>
                <w:sz w:val="18"/>
                <w:szCs w:val="18"/>
                <w:u w:val="single"/>
                <w:lang w:eastAsia="ko-KR"/>
              </w:rPr>
            </w:pPr>
            <w:r w:rsidRPr="00D36721">
              <w:rPr>
                <w:rFonts w:ascii="Arial" w:eastAsia="Malgun Gothic" w:hAnsi="Arial" w:cs="Arial"/>
                <w:color w:val="FF0000"/>
                <w:sz w:val="18"/>
                <w:szCs w:val="18"/>
                <w:u w:val="single"/>
                <w:lang w:eastAsia="ko-KR"/>
              </w:rPr>
              <w:t>1</w:t>
            </w:r>
            <w:r w:rsidRPr="00821A03">
              <w:rPr>
                <w:rFonts w:ascii="Arial" w:eastAsia="Malgun Gothic" w:hAnsi="Arial" w:cs="Arial"/>
                <w:strike/>
                <w:color w:val="FF0000"/>
                <w:sz w:val="18"/>
                <w:szCs w:val="18"/>
                <w:lang w:eastAsia="ko-KR"/>
              </w:rPr>
              <w:t>2</w:t>
            </w:r>
          </w:p>
        </w:tc>
        <w:tc>
          <w:tcPr>
            <w:tcW w:w="1039" w:type="dxa"/>
            <w:shd w:val="clear" w:color="auto" w:fill="auto"/>
            <w:vAlign w:val="center"/>
            <w:hideMark/>
          </w:tcPr>
          <w:p w14:paraId="362C4E75" w14:textId="77777777" w:rsidR="00434B97" w:rsidRPr="00821A03" w:rsidRDefault="00434B97" w:rsidP="004702B1">
            <w:pPr>
              <w:jc w:val="center"/>
              <w:rPr>
                <w:rFonts w:ascii="Arial" w:eastAsia="Malgun Gothic" w:hAnsi="Arial" w:cs="Arial"/>
                <w:sz w:val="18"/>
                <w:szCs w:val="18"/>
                <w:lang w:eastAsia="ko-KR"/>
              </w:rPr>
            </w:pPr>
            <w:r w:rsidRPr="00821A03">
              <w:rPr>
                <w:rFonts w:ascii="Arial" w:eastAsia="Malgun Gothic" w:hAnsi="Arial" w:cs="Arial"/>
                <w:sz w:val="18"/>
                <w:szCs w:val="18"/>
                <w:lang w:eastAsia="ko-KR"/>
              </w:rPr>
              <w:t>3</w:t>
            </w:r>
          </w:p>
        </w:tc>
        <w:tc>
          <w:tcPr>
            <w:tcW w:w="1039" w:type="dxa"/>
            <w:shd w:val="clear" w:color="auto" w:fill="auto"/>
            <w:vAlign w:val="center"/>
            <w:hideMark/>
          </w:tcPr>
          <w:p w14:paraId="5CCAAF0D" w14:textId="77777777" w:rsidR="00434B97" w:rsidRPr="00821A03" w:rsidRDefault="00434B97" w:rsidP="004702B1">
            <w:pPr>
              <w:jc w:val="center"/>
              <w:rPr>
                <w:rFonts w:ascii="Arial" w:eastAsia="Malgun Gothic" w:hAnsi="Arial" w:cs="Arial"/>
                <w:sz w:val="18"/>
                <w:szCs w:val="18"/>
                <w:lang w:eastAsia="ko-KR"/>
              </w:rPr>
            </w:pPr>
            <w:r w:rsidRPr="00821A03">
              <w:rPr>
                <w:rFonts w:ascii="Arial" w:eastAsia="Malgun Gothic" w:hAnsi="Arial" w:cs="Arial"/>
                <w:sz w:val="18"/>
                <w:szCs w:val="18"/>
                <w:lang w:eastAsia="ko-KR"/>
              </w:rPr>
              <w:t>4</w:t>
            </w:r>
          </w:p>
        </w:tc>
      </w:tr>
    </w:tbl>
    <w:p w14:paraId="32A4F787" w14:textId="77777777" w:rsidR="00434B97" w:rsidRDefault="00434B97" w:rsidP="00434B97">
      <w:pPr>
        <w:rPr>
          <w:szCs w:val="20"/>
          <w:lang w:eastAsia="x-none"/>
        </w:rPr>
      </w:pPr>
    </w:p>
    <w:p w14:paraId="7DB8BC2C" w14:textId="645A3C5E" w:rsidR="00434B97" w:rsidRDefault="00434B97" w:rsidP="00434B97">
      <w:pPr>
        <w:rPr>
          <w:szCs w:val="20"/>
          <w:lang w:eastAsia="x-none"/>
        </w:rPr>
      </w:pPr>
      <w:r w:rsidRPr="008B6555">
        <w:rPr>
          <w:szCs w:val="20"/>
          <w:highlight w:val="green"/>
          <w:lang w:eastAsia="x-none"/>
        </w:rPr>
        <w:t>Agreement</w:t>
      </w:r>
      <w:r>
        <w:rPr>
          <w:szCs w:val="20"/>
          <w:lang w:eastAsia="x-none"/>
        </w:rPr>
        <w:t>:</w:t>
      </w:r>
    </w:p>
    <w:p w14:paraId="3317E4CA" w14:textId="77777777" w:rsidR="00434B97" w:rsidRDefault="00434B97" w:rsidP="00613418">
      <w:pPr>
        <w:pStyle w:val="ListParagraph"/>
        <w:numPr>
          <w:ilvl w:val="0"/>
          <w:numId w:val="129"/>
        </w:numPr>
      </w:pPr>
      <w:r>
        <w:lastRenderedPageBreak/>
        <w:t>The following entries for format A2, A3 and B4 for FR1 and unpaired spectrum are added:</w:t>
      </w:r>
    </w:p>
    <w:p w14:paraId="36B0D627" w14:textId="77777777" w:rsidR="00434B97" w:rsidRDefault="00434B97" w:rsidP="00434B97">
      <w:r>
        <w:t>Format A2:</w:t>
      </w:r>
    </w:p>
    <w:tbl>
      <w:tblPr>
        <w:tblW w:w="9360" w:type="dxa"/>
        <w:tblBorders>
          <w:top w:val="single" w:sz="4" w:space="0" w:color="auto"/>
          <w:left w:val="single" w:sz="4" w:space="0" w:color="auto"/>
          <w:bottom w:val="single" w:sz="4" w:space="0" w:color="auto"/>
          <w:right w:val="single" w:sz="4" w:space="0" w:color="auto"/>
          <w:insideH w:val="single" w:sz="8" w:space="0" w:color="auto"/>
          <w:insideV w:val="single" w:sz="8" w:space="0" w:color="auto"/>
        </w:tblBorders>
        <w:tblCellMar>
          <w:left w:w="99" w:type="dxa"/>
          <w:right w:w="99" w:type="dxa"/>
        </w:tblCellMar>
        <w:tblLook w:val="04A0" w:firstRow="1" w:lastRow="0" w:firstColumn="1" w:lastColumn="0" w:noHBand="0" w:noVBand="1"/>
      </w:tblPr>
      <w:tblGrid>
        <w:gridCol w:w="1038"/>
        <w:gridCol w:w="1039"/>
        <w:gridCol w:w="1039"/>
        <w:gridCol w:w="1039"/>
        <w:gridCol w:w="1049"/>
        <w:gridCol w:w="1039"/>
        <w:gridCol w:w="1039"/>
        <w:gridCol w:w="1039"/>
        <w:gridCol w:w="1039"/>
      </w:tblGrid>
      <w:tr w:rsidR="00434B97" w:rsidRPr="0077437E" w14:paraId="19731F44" w14:textId="77777777" w:rsidTr="0041631F">
        <w:trPr>
          <w:trHeight w:val="20"/>
        </w:trPr>
        <w:tc>
          <w:tcPr>
            <w:tcW w:w="1038"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3914558F" w14:textId="77777777" w:rsidR="00434B97" w:rsidRPr="00A7020B" w:rsidRDefault="00434B97" w:rsidP="004702B1">
            <w:pPr>
              <w:jc w:val="center"/>
              <w:rPr>
                <w:rFonts w:ascii="Arial" w:eastAsia="Malgun Gothic" w:hAnsi="Arial" w:cs="Arial"/>
                <w:color w:val="000000"/>
                <w:sz w:val="18"/>
                <w:szCs w:val="18"/>
                <w:lang w:eastAsia="ko-KR"/>
              </w:rPr>
            </w:pPr>
          </w:p>
        </w:tc>
        <w:tc>
          <w:tcPr>
            <w:tcW w:w="10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C231C0D" w14:textId="77777777" w:rsidR="00434B97" w:rsidRPr="00A7020B" w:rsidRDefault="00434B97" w:rsidP="004702B1">
            <w:pPr>
              <w:jc w:val="center"/>
              <w:rPr>
                <w:rFonts w:ascii="Arial" w:eastAsia="Malgun Gothic" w:hAnsi="Arial" w:cs="Arial"/>
                <w:color w:val="FF0000"/>
                <w:sz w:val="18"/>
                <w:szCs w:val="18"/>
                <w:u w:val="single"/>
                <w:lang w:eastAsia="ko-KR"/>
              </w:rPr>
            </w:pPr>
            <w:r w:rsidRPr="00A7020B">
              <w:rPr>
                <w:rFonts w:ascii="Arial" w:eastAsia="Malgun Gothic" w:hAnsi="Arial" w:cs="Arial"/>
                <w:color w:val="FF0000"/>
                <w:sz w:val="18"/>
                <w:szCs w:val="18"/>
                <w:u w:val="single"/>
                <w:lang w:eastAsia="ko-KR"/>
              </w:rPr>
              <w:t>A2</w:t>
            </w:r>
          </w:p>
        </w:tc>
        <w:tc>
          <w:tcPr>
            <w:tcW w:w="10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9F7F50A"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1</w:t>
            </w:r>
          </w:p>
        </w:tc>
        <w:tc>
          <w:tcPr>
            <w:tcW w:w="10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8806410"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0</w:t>
            </w:r>
          </w:p>
        </w:tc>
        <w:tc>
          <w:tcPr>
            <w:tcW w:w="104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08B9514" w14:textId="77777777" w:rsidR="00434B97" w:rsidRPr="00A7020B" w:rsidRDefault="00434B97" w:rsidP="004702B1">
            <w:pPr>
              <w:jc w:val="center"/>
              <w:rPr>
                <w:rFonts w:ascii="Arial" w:eastAsia="Malgun Gothic" w:hAnsi="Arial" w:cs="Arial"/>
                <w:color w:val="FF0000"/>
                <w:sz w:val="18"/>
                <w:szCs w:val="18"/>
                <w:u w:val="single"/>
                <w:lang w:eastAsia="ko-KR"/>
              </w:rPr>
            </w:pPr>
            <w:r w:rsidRPr="00D36721">
              <w:rPr>
                <w:rFonts w:ascii="Arial" w:eastAsia="Malgun Gothic" w:hAnsi="Arial" w:cs="Arial"/>
                <w:color w:val="FF0000"/>
                <w:sz w:val="18"/>
                <w:szCs w:val="18"/>
                <w:u w:val="single"/>
                <w:lang w:eastAsia="ko-KR"/>
              </w:rPr>
              <w:t>2</w:t>
            </w:r>
          </w:p>
        </w:tc>
        <w:tc>
          <w:tcPr>
            <w:tcW w:w="10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5E2DCE3" w14:textId="77777777" w:rsidR="00434B97" w:rsidRPr="00A7020B" w:rsidRDefault="00434B97" w:rsidP="004702B1">
            <w:pPr>
              <w:jc w:val="center"/>
              <w:rPr>
                <w:rFonts w:ascii="Arial" w:eastAsia="Malgun Gothic" w:hAnsi="Arial" w:cs="Arial"/>
                <w:color w:val="FF0000"/>
                <w:sz w:val="18"/>
                <w:szCs w:val="18"/>
                <w:u w:val="single"/>
                <w:lang w:eastAsia="ko-KR"/>
              </w:rPr>
            </w:pPr>
            <w:r w:rsidRPr="00D36721">
              <w:rPr>
                <w:rFonts w:ascii="Arial" w:eastAsia="Malgun Gothic" w:hAnsi="Arial" w:cs="Arial"/>
                <w:color w:val="FF0000"/>
                <w:sz w:val="18"/>
                <w:szCs w:val="18"/>
                <w:u w:val="single"/>
                <w:lang w:eastAsia="ko-KR"/>
              </w:rPr>
              <w:t>0</w:t>
            </w:r>
          </w:p>
        </w:tc>
        <w:tc>
          <w:tcPr>
            <w:tcW w:w="10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B40A1EB" w14:textId="77777777" w:rsidR="00434B97" w:rsidRPr="00A7020B" w:rsidRDefault="00434B97" w:rsidP="004702B1">
            <w:pPr>
              <w:jc w:val="center"/>
              <w:rPr>
                <w:rFonts w:ascii="Arial" w:eastAsia="Malgun Gothic" w:hAnsi="Arial" w:cs="Arial"/>
                <w:color w:val="FF0000"/>
                <w:sz w:val="18"/>
                <w:szCs w:val="18"/>
                <w:u w:val="single"/>
                <w:lang w:eastAsia="ko-KR"/>
              </w:rPr>
            </w:pPr>
            <w:r w:rsidRPr="00D36721">
              <w:rPr>
                <w:rFonts w:ascii="Arial" w:eastAsia="Malgun Gothic" w:hAnsi="Arial" w:cs="Arial"/>
                <w:color w:val="FF0000"/>
                <w:sz w:val="18"/>
                <w:szCs w:val="18"/>
                <w:u w:val="single"/>
                <w:lang w:eastAsia="ko-KR"/>
              </w:rPr>
              <w:t>1</w:t>
            </w:r>
          </w:p>
        </w:tc>
        <w:tc>
          <w:tcPr>
            <w:tcW w:w="10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9909537"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3</w:t>
            </w:r>
          </w:p>
        </w:tc>
        <w:tc>
          <w:tcPr>
            <w:tcW w:w="1039"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2AB9154E"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4</w:t>
            </w:r>
          </w:p>
        </w:tc>
      </w:tr>
      <w:tr w:rsidR="00434B97" w:rsidRPr="0077437E" w14:paraId="6D49CC39" w14:textId="77777777" w:rsidTr="0041631F">
        <w:trPr>
          <w:trHeight w:val="20"/>
        </w:trPr>
        <w:tc>
          <w:tcPr>
            <w:tcW w:w="1038"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70832394" w14:textId="77777777" w:rsidR="00434B97" w:rsidRPr="00A7020B" w:rsidRDefault="00434B97" w:rsidP="004702B1">
            <w:pPr>
              <w:jc w:val="center"/>
              <w:rPr>
                <w:rFonts w:ascii="Arial" w:eastAsia="Malgun Gothic" w:hAnsi="Arial" w:cs="Arial"/>
                <w:color w:val="000000"/>
                <w:sz w:val="18"/>
                <w:szCs w:val="18"/>
                <w:lang w:eastAsia="ko-KR"/>
              </w:rPr>
            </w:pPr>
          </w:p>
        </w:tc>
        <w:tc>
          <w:tcPr>
            <w:tcW w:w="10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1F8E796" w14:textId="77777777" w:rsidR="00434B97" w:rsidRPr="00A7020B" w:rsidRDefault="00434B97" w:rsidP="004702B1">
            <w:pPr>
              <w:jc w:val="center"/>
              <w:rPr>
                <w:rFonts w:ascii="Arial" w:eastAsia="Malgun Gothic" w:hAnsi="Arial" w:cs="Arial"/>
                <w:color w:val="FF0000"/>
                <w:sz w:val="18"/>
                <w:szCs w:val="18"/>
                <w:u w:val="single"/>
                <w:lang w:eastAsia="ko-KR"/>
              </w:rPr>
            </w:pPr>
            <w:r w:rsidRPr="00A7020B">
              <w:rPr>
                <w:rFonts w:ascii="Arial" w:eastAsia="Malgun Gothic" w:hAnsi="Arial" w:cs="Arial"/>
                <w:color w:val="FF0000"/>
                <w:sz w:val="18"/>
                <w:szCs w:val="18"/>
                <w:u w:val="single"/>
                <w:lang w:eastAsia="ko-KR"/>
              </w:rPr>
              <w:t>A2</w:t>
            </w:r>
          </w:p>
        </w:tc>
        <w:tc>
          <w:tcPr>
            <w:tcW w:w="10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4D96B63"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1</w:t>
            </w:r>
          </w:p>
        </w:tc>
        <w:tc>
          <w:tcPr>
            <w:tcW w:w="10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3F9A595"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0</w:t>
            </w:r>
          </w:p>
        </w:tc>
        <w:tc>
          <w:tcPr>
            <w:tcW w:w="104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B521F45"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7</w:t>
            </w:r>
          </w:p>
        </w:tc>
        <w:tc>
          <w:tcPr>
            <w:tcW w:w="10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8866141" w14:textId="77777777" w:rsidR="00434B97" w:rsidRPr="00A7020B" w:rsidRDefault="00434B97" w:rsidP="004702B1">
            <w:pPr>
              <w:jc w:val="center"/>
              <w:rPr>
                <w:rFonts w:ascii="Arial" w:eastAsia="Malgun Gothic" w:hAnsi="Arial" w:cs="Arial"/>
                <w:color w:val="FF0000"/>
                <w:sz w:val="18"/>
                <w:szCs w:val="18"/>
                <w:u w:val="single"/>
                <w:lang w:eastAsia="ko-KR"/>
              </w:rPr>
            </w:pPr>
            <w:r w:rsidRPr="00D36721">
              <w:rPr>
                <w:rFonts w:ascii="Arial" w:eastAsia="Malgun Gothic" w:hAnsi="Arial" w:cs="Arial"/>
                <w:color w:val="FF0000"/>
                <w:sz w:val="18"/>
                <w:szCs w:val="18"/>
                <w:u w:val="single"/>
                <w:lang w:eastAsia="ko-KR"/>
              </w:rPr>
              <w:t>0</w:t>
            </w:r>
          </w:p>
        </w:tc>
        <w:tc>
          <w:tcPr>
            <w:tcW w:w="10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64D9D28" w14:textId="77777777" w:rsidR="00434B97" w:rsidRPr="00A7020B" w:rsidRDefault="00434B97" w:rsidP="004702B1">
            <w:pPr>
              <w:jc w:val="center"/>
              <w:rPr>
                <w:rFonts w:ascii="Arial" w:eastAsia="Malgun Gothic" w:hAnsi="Arial" w:cs="Arial"/>
                <w:color w:val="FF0000"/>
                <w:sz w:val="18"/>
                <w:szCs w:val="18"/>
                <w:u w:val="single"/>
                <w:lang w:eastAsia="ko-KR"/>
              </w:rPr>
            </w:pPr>
            <w:r w:rsidRPr="00D36721">
              <w:rPr>
                <w:rFonts w:ascii="Arial" w:eastAsia="Malgun Gothic" w:hAnsi="Arial" w:cs="Arial"/>
                <w:color w:val="FF0000"/>
                <w:sz w:val="18"/>
                <w:szCs w:val="18"/>
                <w:u w:val="single"/>
                <w:lang w:eastAsia="ko-KR"/>
              </w:rPr>
              <w:t>1</w:t>
            </w:r>
          </w:p>
        </w:tc>
        <w:tc>
          <w:tcPr>
            <w:tcW w:w="10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A92D742"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3</w:t>
            </w:r>
          </w:p>
        </w:tc>
        <w:tc>
          <w:tcPr>
            <w:tcW w:w="1039"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3E58BCA5"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4</w:t>
            </w:r>
          </w:p>
        </w:tc>
      </w:tr>
      <w:tr w:rsidR="00434B97" w:rsidRPr="0077437E" w14:paraId="471E1310" w14:textId="77777777" w:rsidTr="0041631F">
        <w:trPr>
          <w:trHeight w:val="20"/>
        </w:trPr>
        <w:tc>
          <w:tcPr>
            <w:tcW w:w="1038" w:type="dxa"/>
            <w:tcBorders>
              <w:top w:val="single" w:sz="8" w:space="0" w:color="auto"/>
              <w:left w:val="single" w:sz="4" w:space="0" w:color="auto"/>
              <w:bottom w:val="single" w:sz="4" w:space="0" w:color="auto"/>
              <w:right w:val="single" w:sz="8" w:space="0" w:color="auto"/>
            </w:tcBorders>
            <w:shd w:val="clear" w:color="auto" w:fill="auto"/>
            <w:vAlign w:val="center"/>
          </w:tcPr>
          <w:p w14:paraId="432C8F15" w14:textId="77777777" w:rsidR="00434B97" w:rsidRPr="00A7020B" w:rsidRDefault="00434B97" w:rsidP="004702B1">
            <w:pPr>
              <w:jc w:val="center"/>
              <w:rPr>
                <w:rFonts w:ascii="Arial" w:eastAsia="Malgun Gothic" w:hAnsi="Arial" w:cs="Arial"/>
                <w:color w:val="000000"/>
                <w:sz w:val="18"/>
                <w:szCs w:val="18"/>
                <w:lang w:eastAsia="ko-KR"/>
              </w:rPr>
            </w:pPr>
          </w:p>
        </w:tc>
        <w:tc>
          <w:tcPr>
            <w:tcW w:w="1039" w:type="dxa"/>
            <w:tcBorders>
              <w:top w:val="single" w:sz="8" w:space="0" w:color="auto"/>
              <w:left w:val="single" w:sz="8" w:space="0" w:color="auto"/>
              <w:bottom w:val="single" w:sz="4" w:space="0" w:color="auto"/>
              <w:right w:val="single" w:sz="8" w:space="0" w:color="auto"/>
            </w:tcBorders>
            <w:shd w:val="clear" w:color="auto" w:fill="auto"/>
            <w:vAlign w:val="center"/>
          </w:tcPr>
          <w:p w14:paraId="1F79F385"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A2</w:t>
            </w:r>
          </w:p>
        </w:tc>
        <w:tc>
          <w:tcPr>
            <w:tcW w:w="1039" w:type="dxa"/>
            <w:tcBorders>
              <w:top w:val="single" w:sz="8" w:space="0" w:color="auto"/>
              <w:left w:val="single" w:sz="8" w:space="0" w:color="auto"/>
              <w:bottom w:val="single" w:sz="4" w:space="0" w:color="auto"/>
              <w:right w:val="single" w:sz="8" w:space="0" w:color="auto"/>
            </w:tcBorders>
            <w:shd w:val="clear" w:color="auto" w:fill="auto"/>
            <w:vAlign w:val="center"/>
          </w:tcPr>
          <w:p w14:paraId="247FF575"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1</w:t>
            </w:r>
          </w:p>
        </w:tc>
        <w:tc>
          <w:tcPr>
            <w:tcW w:w="1039" w:type="dxa"/>
            <w:tcBorders>
              <w:top w:val="single" w:sz="8" w:space="0" w:color="auto"/>
              <w:left w:val="single" w:sz="8" w:space="0" w:color="auto"/>
              <w:bottom w:val="single" w:sz="4" w:space="0" w:color="auto"/>
              <w:right w:val="single" w:sz="8" w:space="0" w:color="auto"/>
            </w:tcBorders>
            <w:shd w:val="clear" w:color="auto" w:fill="auto"/>
            <w:vAlign w:val="center"/>
          </w:tcPr>
          <w:p w14:paraId="5BF84F8F"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0</w:t>
            </w:r>
          </w:p>
        </w:tc>
        <w:tc>
          <w:tcPr>
            <w:tcW w:w="1049" w:type="dxa"/>
            <w:tcBorders>
              <w:top w:val="single" w:sz="8" w:space="0" w:color="auto"/>
              <w:left w:val="single" w:sz="8" w:space="0" w:color="auto"/>
              <w:bottom w:val="single" w:sz="4" w:space="0" w:color="auto"/>
              <w:right w:val="single" w:sz="8" w:space="0" w:color="auto"/>
            </w:tcBorders>
            <w:shd w:val="clear" w:color="auto" w:fill="auto"/>
            <w:vAlign w:val="center"/>
          </w:tcPr>
          <w:p w14:paraId="60111AC8"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2,7</w:t>
            </w:r>
          </w:p>
        </w:tc>
        <w:tc>
          <w:tcPr>
            <w:tcW w:w="1039" w:type="dxa"/>
            <w:tcBorders>
              <w:top w:val="single" w:sz="8" w:space="0" w:color="auto"/>
              <w:left w:val="single" w:sz="8" w:space="0" w:color="auto"/>
              <w:bottom w:val="single" w:sz="4" w:space="0" w:color="auto"/>
              <w:right w:val="single" w:sz="8" w:space="0" w:color="auto"/>
            </w:tcBorders>
            <w:shd w:val="clear" w:color="auto" w:fill="auto"/>
            <w:vAlign w:val="center"/>
          </w:tcPr>
          <w:p w14:paraId="0B3D51D6" w14:textId="77777777" w:rsidR="00434B97" w:rsidRPr="00A7020B" w:rsidRDefault="00434B97" w:rsidP="004702B1">
            <w:pPr>
              <w:jc w:val="center"/>
              <w:rPr>
                <w:rFonts w:ascii="Arial" w:eastAsia="Malgun Gothic" w:hAnsi="Arial" w:cs="Arial"/>
                <w:color w:val="FF0000"/>
                <w:sz w:val="18"/>
                <w:szCs w:val="18"/>
                <w:u w:val="single"/>
                <w:lang w:eastAsia="ko-KR"/>
              </w:rPr>
            </w:pPr>
            <w:r w:rsidRPr="00A7020B">
              <w:rPr>
                <w:rFonts w:ascii="Arial" w:eastAsia="Malgun Gothic" w:hAnsi="Arial" w:cs="Arial"/>
                <w:color w:val="FF0000"/>
                <w:sz w:val="18"/>
                <w:szCs w:val="18"/>
                <w:u w:val="single"/>
                <w:lang w:eastAsia="ko-KR"/>
              </w:rPr>
              <w:t>0</w:t>
            </w:r>
          </w:p>
        </w:tc>
        <w:tc>
          <w:tcPr>
            <w:tcW w:w="1039" w:type="dxa"/>
            <w:tcBorders>
              <w:top w:val="single" w:sz="8" w:space="0" w:color="auto"/>
              <w:left w:val="single" w:sz="8" w:space="0" w:color="auto"/>
              <w:bottom w:val="single" w:sz="4" w:space="0" w:color="auto"/>
              <w:right w:val="single" w:sz="8" w:space="0" w:color="auto"/>
            </w:tcBorders>
            <w:shd w:val="clear" w:color="auto" w:fill="auto"/>
            <w:vAlign w:val="center"/>
          </w:tcPr>
          <w:p w14:paraId="4A7936CA"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1</w:t>
            </w:r>
          </w:p>
        </w:tc>
        <w:tc>
          <w:tcPr>
            <w:tcW w:w="1039" w:type="dxa"/>
            <w:tcBorders>
              <w:top w:val="single" w:sz="8" w:space="0" w:color="auto"/>
              <w:left w:val="single" w:sz="8" w:space="0" w:color="auto"/>
              <w:bottom w:val="single" w:sz="4" w:space="0" w:color="auto"/>
              <w:right w:val="single" w:sz="8" w:space="0" w:color="auto"/>
            </w:tcBorders>
            <w:shd w:val="clear" w:color="auto" w:fill="auto"/>
            <w:vAlign w:val="center"/>
          </w:tcPr>
          <w:p w14:paraId="2737B821"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3</w:t>
            </w:r>
          </w:p>
        </w:tc>
        <w:tc>
          <w:tcPr>
            <w:tcW w:w="1039" w:type="dxa"/>
            <w:tcBorders>
              <w:top w:val="single" w:sz="8" w:space="0" w:color="auto"/>
              <w:left w:val="single" w:sz="8" w:space="0" w:color="auto"/>
              <w:bottom w:val="single" w:sz="4" w:space="0" w:color="auto"/>
              <w:right w:val="single" w:sz="4" w:space="0" w:color="auto"/>
            </w:tcBorders>
            <w:shd w:val="clear" w:color="auto" w:fill="auto"/>
            <w:vAlign w:val="center"/>
          </w:tcPr>
          <w:p w14:paraId="1F9F8E2D"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4</w:t>
            </w:r>
          </w:p>
        </w:tc>
      </w:tr>
    </w:tbl>
    <w:p w14:paraId="67CE27EC" w14:textId="77777777" w:rsidR="00434B97" w:rsidRDefault="00434B97" w:rsidP="00434B97"/>
    <w:p w14:paraId="6ADE8424" w14:textId="77777777" w:rsidR="00434B97" w:rsidRDefault="00434B97" w:rsidP="00434B97">
      <w:r>
        <w:t>Format A3:</w:t>
      </w:r>
    </w:p>
    <w:tbl>
      <w:tblPr>
        <w:tblW w:w="9360" w:type="dxa"/>
        <w:tblBorders>
          <w:top w:val="single" w:sz="4" w:space="0" w:color="auto"/>
          <w:left w:val="single" w:sz="4" w:space="0" w:color="auto"/>
          <w:bottom w:val="single" w:sz="4" w:space="0" w:color="auto"/>
          <w:right w:val="single" w:sz="4" w:space="0" w:color="auto"/>
          <w:insideH w:val="single" w:sz="8" w:space="0" w:color="auto"/>
          <w:insideV w:val="single" w:sz="8" w:space="0" w:color="auto"/>
        </w:tblBorders>
        <w:tblCellMar>
          <w:left w:w="99" w:type="dxa"/>
          <w:right w:w="99" w:type="dxa"/>
        </w:tblCellMar>
        <w:tblLook w:val="04A0" w:firstRow="1" w:lastRow="0" w:firstColumn="1" w:lastColumn="0" w:noHBand="0" w:noVBand="1"/>
      </w:tblPr>
      <w:tblGrid>
        <w:gridCol w:w="1038"/>
        <w:gridCol w:w="1039"/>
        <w:gridCol w:w="1039"/>
        <w:gridCol w:w="1039"/>
        <w:gridCol w:w="1049"/>
        <w:gridCol w:w="1039"/>
        <w:gridCol w:w="1039"/>
        <w:gridCol w:w="1039"/>
        <w:gridCol w:w="1039"/>
      </w:tblGrid>
      <w:tr w:rsidR="00434B97" w:rsidRPr="00D36721" w14:paraId="7B587D65" w14:textId="77777777" w:rsidTr="0041631F">
        <w:trPr>
          <w:trHeight w:val="20"/>
        </w:trPr>
        <w:tc>
          <w:tcPr>
            <w:tcW w:w="1038" w:type="dxa"/>
            <w:shd w:val="clear" w:color="auto" w:fill="auto"/>
            <w:vAlign w:val="center"/>
            <w:hideMark/>
          </w:tcPr>
          <w:p w14:paraId="75803922" w14:textId="77777777" w:rsidR="00434B97" w:rsidRPr="00C63DA7" w:rsidRDefault="00434B97" w:rsidP="004702B1">
            <w:pPr>
              <w:jc w:val="center"/>
              <w:rPr>
                <w:rFonts w:ascii="Arial" w:eastAsia="Malgun Gothic" w:hAnsi="Arial" w:cs="Arial"/>
                <w:color w:val="000000"/>
                <w:sz w:val="18"/>
                <w:szCs w:val="18"/>
                <w:lang w:eastAsia="ko-KR"/>
              </w:rPr>
            </w:pPr>
            <w:r w:rsidRPr="00C63DA7">
              <w:rPr>
                <w:rFonts w:ascii="Arial" w:eastAsia="Malgun Gothic" w:hAnsi="Arial" w:cs="Arial"/>
                <w:color w:val="000000"/>
                <w:sz w:val="18"/>
                <w:szCs w:val="18"/>
                <w:lang w:eastAsia="ko-KR"/>
              </w:rPr>
              <w:t xml:space="preserve">　</w:t>
            </w:r>
          </w:p>
        </w:tc>
        <w:tc>
          <w:tcPr>
            <w:tcW w:w="1039" w:type="dxa"/>
            <w:shd w:val="clear" w:color="auto" w:fill="auto"/>
            <w:vAlign w:val="center"/>
            <w:hideMark/>
          </w:tcPr>
          <w:p w14:paraId="531CC875" w14:textId="77777777" w:rsidR="00434B97" w:rsidRPr="00D36721"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A3</w:t>
            </w:r>
          </w:p>
        </w:tc>
        <w:tc>
          <w:tcPr>
            <w:tcW w:w="1039" w:type="dxa"/>
            <w:shd w:val="clear" w:color="auto" w:fill="auto"/>
            <w:vAlign w:val="center"/>
            <w:hideMark/>
          </w:tcPr>
          <w:p w14:paraId="12431B21" w14:textId="77777777" w:rsidR="00434B97" w:rsidRPr="00D36721"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1</w:t>
            </w:r>
          </w:p>
        </w:tc>
        <w:tc>
          <w:tcPr>
            <w:tcW w:w="1039" w:type="dxa"/>
            <w:shd w:val="clear" w:color="auto" w:fill="auto"/>
            <w:vAlign w:val="center"/>
            <w:hideMark/>
          </w:tcPr>
          <w:p w14:paraId="337486AC" w14:textId="77777777" w:rsidR="00434B97" w:rsidRPr="00D36721"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0</w:t>
            </w:r>
          </w:p>
        </w:tc>
        <w:tc>
          <w:tcPr>
            <w:tcW w:w="1049" w:type="dxa"/>
            <w:shd w:val="clear" w:color="auto" w:fill="auto"/>
            <w:vAlign w:val="center"/>
            <w:hideMark/>
          </w:tcPr>
          <w:p w14:paraId="185F4B7B" w14:textId="77777777" w:rsidR="00434B97" w:rsidRPr="00D36721" w:rsidRDefault="00434B97" w:rsidP="004702B1">
            <w:pPr>
              <w:jc w:val="center"/>
              <w:rPr>
                <w:rFonts w:ascii="Arial" w:eastAsia="Malgun Gothic" w:hAnsi="Arial" w:cs="Arial"/>
                <w:color w:val="FF0000"/>
                <w:sz w:val="18"/>
                <w:szCs w:val="18"/>
                <w:u w:val="single"/>
                <w:lang w:eastAsia="ko-KR"/>
              </w:rPr>
            </w:pPr>
            <w:r w:rsidRPr="00D36721">
              <w:rPr>
                <w:rFonts w:ascii="Arial" w:eastAsia="Malgun Gothic" w:hAnsi="Arial" w:cs="Arial"/>
                <w:color w:val="FF0000"/>
                <w:sz w:val="18"/>
                <w:szCs w:val="18"/>
                <w:u w:val="single"/>
                <w:lang w:eastAsia="ko-KR"/>
              </w:rPr>
              <w:t>2</w:t>
            </w:r>
          </w:p>
        </w:tc>
        <w:tc>
          <w:tcPr>
            <w:tcW w:w="1039" w:type="dxa"/>
            <w:shd w:val="clear" w:color="auto" w:fill="auto"/>
            <w:vAlign w:val="center"/>
            <w:hideMark/>
          </w:tcPr>
          <w:p w14:paraId="1ADF5CBE" w14:textId="77777777" w:rsidR="00434B97" w:rsidRPr="00D36721" w:rsidRDefault="00434B97" w:rsidP="004702B1">
            <w:pPr>
              <w:jc w:val="center"/>
              <w:rPr>
                <w:rFonts w:ascii="Arial" w:eastAsia="Malgun Gothic" w:hAnsi="Arial" w:cs="Arial"/>
                <w:color w:val="FF0000"/>
                <w:sz w:val="18"/>
                <w:szCs w:val="18"/>
                <w:u w:val="single"/>
                <w:lang w:eastAsia="ko-KR"/>
              </w:rPr>
            </w:pPr>
            <w:r w:rsidRPr="00D36721">
              <w:rPr>
                <w:rFonts w:ascii="Arial" w:eastAsia="Malgun Gothic" w:hAnsi="Arial" w:cs="Arial"/>
                <w:color w:val="FF0000"/>
                <w:sz w:val="18"/>
                <w:szCs w:val="18"/>
                <w:u w:val="single"/>
                <w:lang w:eastAsia="ko-KR"/>
              </w:rPr>
              <w:t>0</w:t>
            </w:r>
          </w:p>
        </w:tc>
        <w:tc>
          <w:tcPr>
            <w:tcW w:w="1039" w:type="dxa"/>
            <w:shd w:val="clear" w:color="auto" w:fill="auto"/>
            <w:vAlign w:val="center"/>
            <w:hideMark/>
          </w:tcPr>
          <w:p w14:paraId="05F59B33" w14:textId="77777777" w:rsidR="00434B97" w:rsidRPr="00D36721" w:rsidRDefault="00434B97" w:rsidP="004702B1">
            <w:pPr>
              <w:jc w:val="center"/>
              <w:rPr>
                <w:rFonts w:ascii="Arial" w:eastAsia="Malgun Gothic" w:hAnsi="Arial" w:cs="Arial"/>
                <w:color w:val="FF0000"/>
                <w:sz w:val="18"/>
                <w:szCs w:val="18"/>
                <w:u w:val="single"/>
                <w:lang w:eastAsia="ko-KR"/>
              </w:rPr>
            </w:pPr>
            <w:r w:rsidRPr="00D36721">
              <w:rPr>
                <w:rFonts w:ascii="Arial" w:eastAsia="Malgun Gothic" w:hAnsi="Arial" w:cs="Arial"/>
                <w:color w:val="FF0000"/>
                <w:sz w:val="18"/>
                <w:szCs w:val="18"/>
                <w:u w:val="single"/>
                <w:lang w:eastAsia="ko-KR"/>
              </w:rPr>
              <w:t>1</w:t>
            </w:r>
          </w:p>
        </w:tc>
        <w:tc>
          <w:tcPr>
            <w:tcW w:w="1039" w:type="dxa"/>
            <w:shd w:val="clear" w:color="auto" w:fill="auto"/>
            <w:vAlign w:val="center"/>
            <w:hideMark/>
          </w:tcPr>
          <w:p w14:paraId="3A4FB384" w14:textId="77777777" w:rsidR="00434B97" w:rsidRPr="00D36721"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2</w:t>
            </w:r>
          </w:p>
        </w:tc>
        <w:tc>
          <w:tcPr>
            <w:tcW w:w="1039" w:type="dxa"/>
            <w:shd w:val="clear" w:color="auto" w:fill="auto"/>
            <w:vAlign w:val="center"/>
            <w:hideMark/>
          </w:tcPr>
          <w:p w14:paraId="1EA6AD71" w14:textId="77777777" w:rsidR="00434B97" w:rsidRPr="00D36721"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6</w:t>
            </w:r>
          </w:p>
        </w:tc>
      </w:tr>
      <w:tr w:rsidR="00434B97" w:rsidRPr="00D36721" w14:paraId="36B7B129" w14:textId="77777777" w:rsidTr="0041631F">
        <w:trPr>
          <w:trHeight w:val="20"/>
        </w:trPr>
        <w:tc>
          <w:tcPr>
            <w:tcW w:w="1038" w:type="dxa"/>
            <w:shd w:val="clear" w:color="auto" w:fill="auto"/>
            <w:vAlign w:val="center"/>
            <w:hideMark/>
          </w:tcPr>
          <w:p w14:paraId="0CCF987C" w14:textId="77777777" w:rsidR="00434B97" w:rsidRPr="00C63DA7" w:rsidRDefault="00434B97" w:rsidP="004702B1">
            <w:pPr>
              <w:jc w:val="center"/>
              <w:rPr>
                <w:rFonts w:ascii="Arial" w:eastAsia="Malgun Gothic" w:hAnsi="Arial" w:cs="Arial"/>
                <w:color w:val="000000"/>
                <w:sz w:val="18"/>
                <w:szCs w:val="18"/>
                <w:lang w:eastAsia="ko-KR"/>
              </w:rPr>
            </w:pPr>
            <w:r w:rsidRPr="00C63DA7">
              <w:rPr>
                <w:rFonts w:ascii="Arial" w:eastAsia="Malgun Gothic" w:hAnsi="Arial" w:cs="Arial"/>
                <w:color w:val="000000"/>
                <w:sz w:val="18"/>
                <w:szCs w:val="18"/>
                <w:lang w:eastAsia="ko-KR"/>
              </w:rPr>
              <w:t xml:space="preserve">　</w:t>
            </w:r>
          </w:p>
        </w:tc>
        <w:tc>
          <w:tcPr>
            <w:tcW w:w="1039" w:type="dxa"/>
            <w:shd w:val="clear" w:color="auto" w:fill="auto"/>
            <w:vAlign w:val="center"/>
            <w:hideMark/>
          </w:tcPr>
          <w:p w14:paraId="13198C37" w14:textId="77777777" w:rsidR="00434B97" w:rsidRPr="00D36721"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A3</w:t>
            </w:r>
          </w:p>
        </w:tc>
        <w:tc>
          <w:tcPr>
            <w:tcW w:w="1039" w:type="dxa"/>
            <w:shd w:val="clear" w:color="auto" w:fill="auto"/>
            <w:vAlign w:val="center"/>
            <w:hideMark/>
          </w:tcPr>
          <w:p w14:paraId="5624D22D" w14:textId="77777777" w:rsidR="00434B97" w:rsidRPr="00D36721"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1</w:t>
            </w:r>
          </w:p>
        </w:tc>
        <w:tc>
          <w:tcPr>
            <w:tcW w:w="1039" w:type="dxa"/>
            <w:shd w:val="clear" w:color="auto" w:fill="auto"/>
            <w:vAlign w:val="center"/>
            <w:hideMark/>
          </w:tcPr>
          <w:p w14:paraId="5D9FEB07" w14:textId="77777777" w:rsidR="00434B97" w:rsidRPr="00D36721"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0</w:t>
            </w:r>
          </w:p>
        </w:tc>
        <w:tc>
          <w:tcPr>
            <w:tcW w:w="1049" w:type="dxa"/>
            <w:shd w:val="clear" w:color="auto" w:fill="auto"/>
            <w:vAlign w:val="center"/>
            <w:hideMark/>
          </w:tcPr>
          <w:p w14:paraId="5B084DD9" w14:textId="77777777" w:rsidR="00434B97" w:rsidRPr="00D36721"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7</w:t>
            </w:r>
          </w:p>
        </w:tc>
        <w:tc>
          <w:tcPr>
            <w:tcW w:w="1039" w:type="dxa"/>
            <w:shd w:val="clear" w:color="auto" w:fill="auto"/>
            <w:vAlign w:val="center"/>
            <w:hideMark/>
          </w:tcPr>
          <w:p w14:paraId="689F63A8" w14:textId="77777777" w:rsidR="00434B97" w:rsidRPr="00D36721" w:rsidRDefault="00434B97" w:rsidP="004702B1">
            <w:pPr>
              <w:jc w:val="center"/>
              <w:rPr>
                <w:rFonts w:ascii="Arial" w:eastAsia="Malgun Gothic" w:hAnsi="Arial" w:cs="Arial"/>
                <w:color w:val="FF0000"/>
                <w:sz w:val="18"/>
                <w:szCs w:val="18"/>
                <w:u w:val="single"/>
                <w:lang w:eastAsia="ko-KR"/>
              </w:rPr>
            </w:pPr>
            <w:r w:rsidRPr="00D36721">
              <w:rPr>
                <w:rFonts w:ascii="Arial" w:eastAsia="Malgun Gothic" w:hAnsi="Arial" w:cs="Arial"/>
                <w:color w:val="FF0000"/>
                <w:sz w:val="18"/>
                <w:szCs w:val="18"/>
                <w:u w:val="single"/>
                <w:lang w:eastAsia="ko-KR"/>
              </w:rPr>
              <w:t>0</w:t>
            </w:r>
          </w:p>
        </w:tc>
        <w:tc>
          <w:tcPr>
            <w:tcW w:w="1039" w:type="dxa"/>
            <w:shd w:val="clear" w:color="auto" w:fill="auto"/>
            <w:vAlign w:val="center"/>
            <w:hideMark/>
          </w:tcPr>
          <w:p w14:paraId="45BF1E77" w14:textId="77777777" w:rsidR="00434B97" w:rsidRPr="00D36721" w:rsidRDefault="00434B97" w:rsidP="004702B1">
            <w:pPr>
              <w:jc w:val="center"/>
              <w:rPr>
                <w:rFonts w:ascii="Arial" w:eastAsia="Malgun Gothic" w:hAnsi="Arial" w:cs="Arial"/>
                <w:color w:val="FF0000"/>
                <w:sz w:val="18"/>
                <w:szCs w:val="18"/>
                <w:u w:val="single"/>
                <w:lang w:eastAsia="ko-KR"/>
              </w:rPr>
            </w:pPr>
            <w:r w:rsidRPr="00D36721">
              <w:rPr>
                <w:rFonts w:ascii="Arial" w:eastAsia="Malgun Gothic" w:hAnsi="Arial" w:cs="Arial"/>
                <w:color w:val="FF0000"/>
                <w:sz w:val="18"/>
                <w:szCs w:val="18"/>
                <w:u w:val="single"/>
                <w:lang w:eastAsia="ko-KR"/>
              </w:rPr>
              <w:t>1</w:t>
            </w:r>
          </w:p>
        </w:tc>
        <w:tc>
          <w:tcPr>
            <w:tcW w:w="1039" w:type="dxa"/>
            <w:shd w:val="clear" w:color="auto" w:fill="auto"/>
            <w:vAlign w:val="center"/>
            <w:hideMark/>
          </w:tcPr>
          <w:p w14:paraId="50008D6D" w14:textId="77777777" w:rsidR="00434B97" w:rsidRPr="00D36721"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2</w:t>
            </w:r>
          </w:p>
        </w:tc>
        <w:tc>
          <w:tcPr>
            <w:tcW w:w="1039" w:type="dxa"/>
            <w:shd w:val="clear" w:color="auto" w:fill="auto"/>
            <w:vAlign w:val="center"/>
            <w:hideMark/>
          </w:tcPr>
          <w:p w14:paraId="403E7267" w14:textId="77777777" w:rsidR="00434B97" w:rsidRPr="00D36721"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6</w:t>
            </w:r>
          </w:p>
        </w:tc>
      </w:tr>
      <w:tr w:rsidR="00434B97" w:rsidRPr="00A7020B" w14:paraId="00B5BAE4" w14:textId="77777777" w:rsidTr="0041631F">
        <w:trPr>
          <w:trHeight w:val="20"/>
        </w:trPr>
        <w:tc>
          <w:tcPr>
            <w:tcW w:w="1038"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40144045" w14:textId="77777777" w:rsidR="00434B97" w:rsidRPr="00A7020B" w:rsidRDefault="00434B97" w:rsidP="004702B1">
            <w:pPr>
              <w:jc w:val="center"/>
              <w:rPr>
                <w:rFonts w:ascii="Arial" w:eastAsia="Malgun Gothic" w:hAnsi="Arial" w:cs="Arial"/>
                <w:color w:val="000000"/>
                <w:sz w:val="18"/>
                <w:szCs w:val="18"/>
                <w:lang w:eastAsia="ko-KR"/>
              </w:rPr>
            </w:pPr>
          </w:p>
        </w:tc>
        <w:tc>
          <w:tcPr>
            <w:tcW w:w="10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3F270C1"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A3</w:t>
            </w:r>
          </w:p>
        </w:tc>
        <w:tc>
          <w:tcPr>
            <w:tcW w:w="10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6DC8636"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1</w:t>
            </w:r>
          </w:p>
        </w:tc>
        <w:tc>
          <w:tcPr>
            <w:tcW w:w="10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515A740"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0</w:t>
            </w:r>
          </w:p>
        </w:tc>
        <w:tc>
          <w:tcPr>
            <w:tcW w:w="104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ABE0FBA"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2,7</w:t>
            </w:r>
          </w:p>
        </w:tc>
        <w:tc>
          <w:tcPr>
            <w:tcW w:w="10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86E255F" w14:textId="77777777" w:rsidR="00434B97" w:rsidRPr="00A7020B" w:rsidRDefault="00434B97" w:rsidP="004702B1">
            <w:pPr>
              <w:jc w:val="center"/>
              <w:rPr>
                <w:rFonts w:ascii="Arial" w:eastAsia="Malgun Gothic" w:hAnsi="Arial" w:cs="Arial"/>
                <w:color w:val="FF0000"/>
                <w:sz w:val="18"/>
                <w:szCs w:val="18"/>
                <w:u w:val="single"/>
                <w:lang w:eastAsia="ko-KR"/>
              </w:rPr>
            </w:pPr>
            <w:r w:rsidRPr="00A7020B">
              <w:rPr>
                <w:rFonts w:ascii="Arial" w:eastAsia="Malgun Gothic" w:hAnsi="Arial" w:cs="Arial"/>
                <w:color w:val="FF0000"/>
                <w:sz w:val="18"/>
                <w:szCs w:val="18"/>
                <w:u w:val="single"/>
                <w:lang w:eastAsia="ko-KR"/>
              </w:rPr>
              <w:t>0</w:t>
            </w:r>
          </w:p>
        </w:tc>
        <w:tc>
          <w:tcPr>
            <w:tcW w:w="10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49C55FA"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1</w:t>
            </w:r>
          </w:p>
        </w:tc>
        <w:tc>
          <w:tcPr>
            <w:tcW w:w="103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C9B0E97"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2</w:t>
            </w:r>
          </w:p>
        </w:tc>
        <w:tc>
          <w:tcPr>
            <w:tcW w:w="1039"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638BAE97" w14:textId="77777777" w:rsidR="00434B97" w:rsidRPr="00A7020B" w:rsidRDefault="00434B97" w:rsidP="004702B1">
            <w:pPr>
              <w:jc w:val="center"/>
              <w:rPr>
                <w:rFonts w:ascii="Arial" w:eastAsia="Malgun Gothic" w:hAnsi="Arial" w:cs="Arial"/>
                <w:color w:val="FF0000"/>
                <w:sz w:val="18"/>
                <w:szCs w:val="18"/>
                <w:u w:val="single"/>
                <w:lang w:eastAsia="ko-KR"/>
              </w:rPr>
            </w:pPr>
            <w:r>
              <w:rPr>
                <w:rFonts w:ascii="Arial" w:eastAsia="Malgun Gothic" w:hAnsi="Arial" w:cs="Arial"/>
                <w:color w:val="FF0000"/>
                <w:sz w:val="18"/>
                <w:szCs w:val="18"/>
                <w:u w:val="single"/>
                <w:lang w:eastAsia="ko-KR"/>
              </w:rPr>
              <w:t>6</w:t>
            </w:r>
          </w:p>
        </w:tc>
      </w:tr>
    </w:tbl>
    <w:p w14:paraId="56CF5CBF" w14:textId="77777777" w:rsidR="00434B97" w:rsidRDefault="00434B97" w:rsidP="00434B97"/>
    <w:p w14:paraId="6C25F3C3" w14:textId="77777777" w:rsidR="00434B97" w:rsidRDefault="00434B97" w:rsidP="00434B97">
      <w:r>
        <w:t>Format B4:</w:t>
      </w:r>
    </w:p>
    <w:tbl>
      <w:tblPr>
        <w:tblW w:w="9360" w:type="dxa"/>
        <w:tblBorders>
          <w:top w:val="single" w:sz="4" w:space="0" w:color="auto"/>
          <w:left w:val="single" w:sz="4" w:space="0" w:color="auto"/>
          <w:bottom w:val="single" w:sz="4" w:space="0" w:color="auto"/>
          <w:right w:val="single" w:sz="4" w:space="0" w:color="auto"/>
          <w:insideH w:val="single" w:sz="8" w:space="0" w:color="auto"/>
          <w:insideV w:val="single" w:sz="8" w:space="0" w:color="auto"/>
        </w:tblBorders>
        <w:tblCellMar>
          <w:left w:w="99" w:type="dxa"/>
          <w:right w:w="99" w:type="dxa"/>
        </w:tblCellMar>
        <w:tblLook w:val="04A0" w:firstRow="1" w:lastRow="0" w:firstColumn="1" w:lastColumn="0" w:noHBand="0" w:noVBand="1"/>
      </w:tblPr>
      <w:tblGrid>
        <w:gridCol w:w="1040"/>
        <w:gridCol w:w="1040"/>
        <w:gridCol w:w="1040"/>
        <w:gridCol w:w="1040"/>
        <w:gridCol w:w="1040"/>
        <w:gridCol w:w="1040"/>
        <w:gridCol w:w="1040"/>
        <w:gridCol w:w="1040"/>
        <w:gridCol w:w="1040"/>
      </w:tblGrid>
      <w:tr w:rsidR="00434B97" w:rsidRPr="00C63DA7" w14:paraId="7CD7EB80" w14:textId="77777777" w:rsidTr="0041631F">
        <w:trPr>
          <w:trHeight w:val="20"/>
        </w:trPr>
        <w:tc>
          <w:tcPr>
            <w:tcW w:w="1040" w:type="dxa"/>
            <w:shd w:val="clear" w:color="auto" w:fill="auto"/>
            <w:vAlign w:val="center"/>
            <w:hideMark/>
          </w:tcPr>
          <w:p w14:paraId="0705661F" w14:textId="77777777" w:rsidR="00434B97" w:rsidRPr="00C63DA7" w:rsidRDefault="00434B97" w:rsidP="004702B1">
            <w:pPr>
              <w:jc w:val="center"/>
              <w:rPr>
                <w:rFonts w:ascii="Arial" w:eastAsia="Malgun Gothic" w:hAnsi="Arial" w:cs="Arial"/>
                <w:color w:val="000000"/>
                <w:sz w:val="18"/>
                <w:szCs w:val="18"/>
                <w:lang w:eastAsia="ko-KR"/>
              </w:rPr>
            </w:pPr>
            <w:r w:rsidRPr="00C63DA7">
              <w:rPr>
                <w:rFonts w:ascii="Arial" w:eastAsia="Malgun Gothic" w:hAnsi="Arial" w:cs="Arial"/>
                <w:color w:val="000000"/>
                <w:sz w:val="18"/>
                <w:szCs w:val="18"/>
                <w:lang w:eastAsia="ko-KR"/>
              </w:rPr>
              <w:t xml:space="preserve">　</w:t>
            </w:r>
          </w:p>
        </w:tc>
        <w:tc>
          <w:tcPr>
            <w:tcW w:w="1040" w:type="dxa"/>
            <w:shd w:val="clear" w:color="auto" w:fill="auto"/>
            <w:vAlign w:val="center"/>
            <w:hideMark/>
          </w:tcPr>
          <w:p w14:paraId="752B647D" w14:textId="77777777" w:rsidR="00434B97" w:rsidRPr="00B8733E" w:rsidRDefault="00434B97" w:rsidP="004702B1">
            <w:pPr>
              <w:jc w:val="center"/>
              <w:rPr>
                <w:rFonts w:ascii="Arial" w:eastAsia="Malgun Gothic" w:hAnsi="Arial" w:cs="Arial"/>
                <w:color w:val="FF0000"/>
                <w:sz w:val="18"/>
                <w:szCs w:val="18"/>
                <w:u w:val="single"/>
                <w:lang w:eastAsia="ko-KR"/>
              </w:rPr>
            </w:pPr>
            <w:r w:rsidRPr="00B8733E">
              <w:rPr>
                <w:rFonts w:ascii="Arial" w:eastAsia="Malgun Gothic" w:hAnsi="Arial" w:cs="Arial"/>
                <w:color w:val="FF0000"/>
                <w:sz w:val="18"/>
                <w:szCs w:val="18"/>
                <w:u w:val="single"/>
                <w:lang w:eastAsia="ko-KR"/>
              </w:rPr>
              <w:t>B4</w:t>
            </w:r>
          </w:p>
        </w:tc>
        <w:tc>
          <w:tcPr>
            <w:tcW w:w="1040" w:type="dxa"/>
            <w:shd w:val="clear" w:color="auto" w:fill="auto"/>
            <w:vAlign w:val="center"/>
            <w:hideMark/>
          </w:tcPr>
          <w:p w14:paraId="1CBAF637" w14:textId="77777777" w:rsidR="00434B97" w:rsidRPr="00B8733E" w:rsidRDefault="00434B97" w:rsidP="004702B1">
            <w:pPr>
              <w:jc w:val="center"/>
              <w:rPr>
                <w:rFonts w:ascii="Arial" w:eastAsia="Malgun Gothic" w:hAnsi="Arial" w:cs="Arial"/>
                <w:color w:val="FF0000"/>
                <w:sz w:val="18"/>
                <w:szCs w:val="18"/>
                <w:u w:val="single"/>
                <w:lang w:eastAsia="ko-KR"/>
              </w:rPr>
            </w:pPr>
            <w:r w:rsidRPr="00B8733E">
              <w:rPr>
                <w:rFonts w:ascii="Arial" w:eastAsia="Malgun Gothic" w:hAnsi="Arial" w:cs="Arial"/>
                <w:color w:val="FF0000"/>
                <w:sz w:val="18"/>
                <w:szCs w:val="18"/>
                <w:u w:val="single"/>
                <w:lang w:eastAsia="ko-KR"/>
              </w:rPr>
              <w:t>2</w:t>
            </w:r>
          </w:p>
        </w:tc>
        <w:tc>
          <w:tcPr>
            <w:tcW w:w="1040" w:type="dxa"/>
            <w:shd w:val="clear" w:color="auto" w:fill="auto"/>
            <w:vAlign w:val="center"/>
            <w:hideMark/>
          </w:tcPr>
          <w:p w14:paraId="4B84578C" w14:textId="77777777" w:rsidR="00434B97" w:rsidRPr="00B8733E" w:rsidRDefault="00434B97" w:rsidP="004702B1">
            <w:pPr>
              <w:jc w:val="center"/>
              <w:rPr>
                <w:rFonts w:ascii="Arial" w:eastAsia="Malgun Gothic" w:hAnsi="Arial" w:cs="Arial"/>
                <w:color w:val="FF0000"/>
                <w:sz w:val="18"/>
                <w:szCs w:val="18"/>
                <w:u w:val="single"/>
                <w:lang w:eastAsia="ko-KR"/>
              </w:rPr>
            </w:pPr>
            <w:r w:rsidRPr="00B8733E">
              <w:rPr>
                <w:rFonts w:ascii="Arial" w:eastAsia="Malgun Gothic" w:hAnsi="Arial" w:cs="Arial"/>
                <w:color w:val="FF0000"/>
                <w:sz w:val="18"/>
                <w:szCs w:val="18"/>
                <w:u w:val="single"/>
                <w:lang w:eastAsia="ko-KR"/>
              </w:rPr>
              <w:t>1</w:t>
            </w:r>
          </w:p>
        </w:tc>
        <w:tc>
          <w:tcPr>
            <w:tcW w:w="1040" w:type="dxa"/>
            <w:shd w:val="clear" w:color="auto" w:fill="auto"/>
            <w:vAlign w:val="center"/>
            <w:hideMark/>
          </w:tcPr>
          <w:p w14:paraId="2F1F7F36" w14:textId="77777777" w:rsidR="00434B97" w:rsidRPr="00B8733E" w:rsidRDefault="00434B97" w:rsidP="004702B1">
            <w:pPr>
              <w:jc w:val="center"/>
              <w:rPr>
                <w:rFonts w:ascii="Arial" w:eastAsia="Malgun Gothic" w:hAnsi="Arial" w:cs="Arial"/>
                <w:color w:val="FF0000"/>
                <w:sz w:val="18"/>
                <w:szCs w:val="18"/>
                <w:u w:val="single"/>
                <w:lang w:eastAsia="ko-KR"/>
              </w:rPr>
            </w:pPr>
            <w:r w:rsidRPr="00B8733E">
              <w:rPr>
                <w:rFonts w:ascii="Arial" w:eastAsia="Malgun Gothic" w:hAnsi="Arial" w:cs="Arial"/>
                <w:color w:val="FF0000"/>
                <w:sz w:val="18"/>
                <w:szCs w:val="18"/>
                <w:u w:val="single"/>
                <w:lang w:eastAsia="ko-KR"/>
              </w:rPr>
              <w:t>9</w:t>
            </w:r>
          </w:p>
        </w:tc>
        <w:tc>
          <w:tcPr>
            <w:tcW w:w="1040" w:type="dxa"/>
            <w:shd w:val="clear" w:color="auto" w:fill="auto"/>
            <w:vAlign w:val="center"/>
            <w:hideMark/>
          </w:tcPr>
          <w:p w14:paraId="665FFCED" w14:textId="77777777" w:rsidR="00434B97" w:rsidRPr="00B8733E" w:rsidRDefault="00434B97" w:rsidP="004702B1">
            <w:pPr>
              <w:jc w:val="center"/>
              <w:rPr>
                <w:rFonts w:ascii="Arial" w:eastAsia="Malgun Gothic" w:hAnsi="Arial" w:cs="Arial"/>
                <w:color w:val="FF0000"/>
                <w:sz w:val="18"/>
                <w:szCs w:val="18"/>
                <w:u w:val="single"/>
                <w:lang w:eastAsia="ko-KR"/>
              </w:rPr>
            </w:pPr>
            <w:r w:rsidRPr="00B8733E">
              <w:rPr>
                <w:rFonts w:ascii="Arial" w:eastAsia="Malgun Gothic" w:hAnsi="Arial" w:cs="Arial"/>
                <w:color w:val="FF0000"/>
                <w:sz w:val="18"/>
                <w:szCs w:val="18"/>
                <w:u w:val="single"/>
                <w:lang w:eastAsia="ko-KR"/>
              </w:rPr>
              <w:t>0</w:t>
            </w:r>
          </w:p>
        </w:tc>
        <w:tc>
          <w:tcPr>
            <w:tcW w:w="1040" w:type="dxa"/>
            <w:shd w:val="clear" w:color="auto" w:fill="auto"/>
            <w:vAlign w:val="center"/>
            <w:hideMark/>
          </w:tcPr>
          <w:p w14:paraId="0B7706CA" w14:textId="77777777" w:rsidR="00434B97" w:rsidRPr="00B8733E" w:rsidRDefault="00434B97" w:rsidP="004702B1">
            <w:pPr>
              <w:jc w:val="center"/>
              <w:rPr>
                <w:rFonts w:ascii="Arial" w:eastAsia="Malgun Gothic" w:hAnsi="Arial" w:cs="Arial"/>
                <w:color w:val="FF0000"/>
                <w:sz w:val="18"/>
                <w:szCs w:val="18"/>
                <w:u w:val="single"/>
                <w:lang w:eastAsia="ko-KR"/>
              </w:rPr>
            </w:pPr>
            <w:r w:rsidRPr="00B8733E">
              <w:rPr>
                <w:rFonts w:ascii="Arial" w:eastAsia="Malgun Gothic" w:hAnsi="Arial" w:cs="Arial"/>
                <w:color w:val="FF0000"/>
                <w:sz w:val="18"/>
                <w:szCs w:val="18"/>
                <w:u w:val="single"/>
                <w:lang w:eastAsia="ko-KR"/>
              </w:rPr>
              <w:t>1</w:t>
            </w:r>
          </w:p>
        </w:tc>
        <w:tc>
          <w:tcPr>
            <w:tcW w:w="1040" w:type="dxa"/>
            <w:shd w:val="clear" w:color="auto" w:fill="auto"/>
            <w:vAlign w:val="center"/>
            <w:hideMark/>
          </w:tcPr>
          <w:p w14:paraId="704C1C11" w14:textId="77777777" w:rsidR="00434B97" w:rsidRPr="00B8733E" w:rsidRDefault="00434B97" w:rsidP="004702B1">
            <w:pPr>
              <w:jc w:val="center"/>
              <w:rPr>
                <w:rFonts w:ascii="Arial" w:eastAsia="Malgun Gothic" w:hAnsi="Arial" w:cs="Arial"/>
                <w:color w:val="FF0000"/>
                <w:sz w:val="18"/>
                <w:szCs w:val="18"/>
                <w:u w:val="single"/>
                <w:lang w:eastAsia="ko-KR"/>
              </w:rPr>
            </w:pPr>
            <w:r w:rsidRPr="00B8733E">
              <w:rPr>
                <w:rFonts w:ascii="Arial" w:eastAsia="Malgun Gothic" w:hAnsi="Arial" w:cs="Arial"/>
                <w:color w:val="FF0000"/>
                <w:sz w:val="18"/>
                <w:szCs w:val="18"/>
                <w:u w:val="single"/>
                <w:lang w:eastAsia="ko-KR"/>
              </w:rPr>
              <w:t>1</w:t>
            </w:r>
          </w:p>
        </w:tc>
        <w:tc>
          <w:tcPr>
            <w:tcW w:w="1040" w:type="dxa"/>
            <w:shd w:val="clear" w:color="auto" w:fill="auto"/>
            <w:vAlign w:val="center"/>
            <w:hideMark/>
          </w:tcPr>
          <w:p w14:paraId="32DDAA38" w14:textId="77777777" w:rsidR="00434B97" w:rsidRPr="00B8733E" w:rsidRDefault="00434B97" w:rsidP="004702B1">
            <w:pPr>
              <w:jc w:val="center"/>
              <w:rPr>
                <w:rFonts w:ascii="Arial" w:eastAsia="Malgun Gothic" w:hAnsi="Arial" w:cs="Arial"/>
                <w:color w:val="FF0000"/>
                <w:sz w:val="18"/>
                <w:szCs w:val="18"/>
                <w:u w:val="single"/>
                <w:lang w:eastAsia="ko-KR"/>
              </w:rPr>
            </w:pPr>
            <w:r w:rsidRPr="00B8733E">
              <w:rPr>
                <w:rFonts w:ascii="Arial" w:eastAsia="Malgun Gothic" w:hAnsi="Arial" w:cs="Arial"/>
                <w:color w:val="FF0000"/>
                <w:sz w:val="18"/>
                <w:szCs w:val="18"/>
                <w:u w:val="single"/>
                <w:lang w:eastAsia="ko-KR"/>
              </w:rPr>
              <w:t>12</w:t>
            </w:r>
          </w:p>
        </w:tc>
      </w:tr>
      <w:tr w:rsidR="00434B97" w:rsidRPr="00C63DA7" w14:paraId="2D34B43E" w14:textId="77777777" w:rsidTr="0041631F">
        <w:trPr>
          <w:trHeight w:val="20"/>
        </w:trPr>
        <w:tc>
          <w:tcPr>
            <w:tcW w:w="1040" w:type="dxa"/>
            <w:shd w:val="clear" w:color="auto" w:fill="auto"/>
            <w:vAlign w:val="center"/>
            <w:hideMark/>
          </w:tcPr>
          <w:p w14:paraId="02728072" w14:textId="77777777" w:rsidR="00434B97" w:rsidRPr="00C63DA7" w:rsidRDefault="00434B97" w:rsidP="004702B1">
            <w:pPr>
              <w:jc w:val="center"/>
              <w:rPr>
                <w:rFonts w:ascii="Arial" w:eastAsia="Malgun Gothic" w:hAnsi="Arial" w:cs="Arial"/>
                <w:color w:val="000000"/>
                <w:sz w:val="18"/>
                <w:szCs w:val="18"/>
                <w:lang w:eastAsia="ko-KR"/>
              </w:rPr>
            </w:pPr>
            <w:r w:rsidRPr="00C63DA7">
              <w:rPr>
                <w:rFonts w:ascii="Arial" w:eastAsia="Malgun Gothic" w:hAnsi="Arial" w:cs="Arial"/>
                <w:color w:val="000000"/>
                <w:sz w:val="18"/>
                <w:szCs w:val="18"/>
                <w:lang w:eastAsia="ko-KR"/>
              </w:rPr>
              <w:t xml:space="preserve">　</w:t>
            </w:r>
          </w:p>
        </w:tc>
        <w:tc>
          <w:tcPr>
            <w:tcW w:w="1040" w:type="dxa"/>
            <w:shd w:val="clear" w:color="auto" w:fill="auto"/>
            <w:vAlign w:val="center"/>
            <w:hideMark/>
          </w:tcPr>
          <w:p w14:paraId="7DB63B19" w14:textId="77777777" w:rsidR="00434B97" w:rsidRPr="00B8733E" w:rsidRDefault="00434B97" w:rsidP="004702B1">
            <w:pPr>
              <w:jc w:val="center"/>
              <w:rPr>
                <w:rFonts w:ascii="Arial" w:eastAsia="Malgun Gothic" w:hAnsi="Arial" w:cs="Arial"/>
                <w:color w:val="FF0000"/>
                <w:sz w:val="18"/>
                <w:szCs w:val="18"/>
                <w:u w:val="single"/>
                <w:lang w:eastAsia="ko-KR"/>
              </w:rPr>
            </w:pPr>
            <w:r w:rsidRPr="00B8733E">
              <w:rPr>
                <w:rFonts w:ascii="Arial" w:eastAsia="Malgun Gothic" w:hAnsi="Arial" w:cs="Arial"/>
                <w:color w:val="FF0000"/>
                <w:sz w:val="18"/>
                <w:szCs w:val="18"/>
                <w:u w:val="single"/>
                <w:lang w:eastAsia="ko-KR"/>
              </w:rPr>
              <w:t>B4</w:t>
            </w:r>
          </w:p>
        </w:tc>
        <w:tc>
          <w:tcPr>
            <w:tcW w:w="1040" w:type="dxa"/>
            <w:shd w:val="clear" w:color="auto" w:fill="auto"/>
            <w:vAlign w:val="center"/>
            <w:hideMark/>
          </w:tcPr>
          <w:p w14:paraId="53063C4C" w14:textId="77777777" w:rsidR="00434B97" w:rsidRPr="00B8733E" w:rsidRDefault="00434B97" w:rsidP="004702B1">
            <w:pPr>
              <w:jc w:val="center"/>
              <w:rPr>
                <w:rFonts w:ascii="Arial" w:eastAsia="Malgun Gothic" w:hAnsi="Arial" w:cs="Arial"/>
                <w:color w:val="FF0000"/>
                <w:sz w:val="18"/>
                <w:szCs w:val="18"/>
                <w:u w:val="single"/>
                <w:lang w:eastAsia="ko-KR"/>
              </w:rPr>
            </w:pPr>
            <w:r w:rsidRPr="00B8733E">
              <w:rPr>
                <w:rFonts w:ascii="Arial" w:eastAsia="Malgun Gothic" w:hAnsi="Arial" w:cs="Arial"/>
                <w:color w:val="FF0000"/>
                <w:sz w:val="18"/>
                <w:szCs w:val="18"/>
                <w:u w:val="single"/>
                <w:lang w:eastAsia="ko-KR"/>
              </w:rPr>
              <w:t>1</w:t>
            </w:r>
          </w:p>
        </w:tc>
        <w:tc>
          <w:tcPr>
            <w:tcW w:w="1040" w:type="dxa"/>
            <w:shd w:val="clear" w:color="auto" w:fill="auto"/>
            <w:vAlign w:val="center"/>
            <w:hideMark/>
          </w:tcPr>
          <w:p w14:paraId="31441716" w14:textId="77777777" w:rsidR="00434B97" w:rsidRPr="00B8733E" w:rsidRDefault="00434B97" w:rsidP="004702B1">
            <w:pPr>
              <w:jc w:val="center"/>
              <w:rPr>
                <w:rFonts w:ascii="Arial" w:eastAsia="Malgun Gothic" w:hAnsi="Arial" w:cs="Arial"/>
                <w:color w:val="FF0000"/>
                <w:sz w:val="18"/>
                <w:szCs w:val="18"/>
                <w:u w:val="single"/>
                <w:lang w:eastAsia="ko-KR"/>
              </w:rPr>
            </w:pPr>
            <w:r w:rsidRPr="00B8733E">
              <w:rPr>
                <w:rFonts w:ascii="Arial" w:eastAsia="Malgun Gothic" w:hAnsi="Arial" w:cs="Arial"/>
                <w:color w:val="FF0000"/>
                <w:sz w:val="18"/>
                <w:szCs w:val="18"/>
                <w:u w:val="single"/>
                <w:lang w:eastAsia="ko-KR"/>
              </w:rPr>
              <w:t>0</w:t>
            </w:r>
          </w:p>
        </w:tc>
        <w:tc>
          <w:tcPr>
            <w:tcW w:w="1040" w:type="dxa"/>
            <w:shd w:val="clear" w:color="auto" w:fill="auto"/>
            <w:vAlign w:val="center"/>
            <w:hideMark/>
          </w:tcPr>
          <w:p w14:paraId="1C367AEA" w14:textId="77777777" w:rsidR="00434B97" w:rsidRPr="00B8733E" w:rsidRDefault="00434B97" w:rsidP="004702B1">
            <w:pPr>
              <w:jc w:val="center"/>
              <w:rPr>
                <w:rFonts w:ascii="Arial" w:eastAsia="Malgun Gothic" w:hAnsi="Arial" w:cs="Arial"/>
                <w:color w:val="FF0000"/>
                <w:sz w:val="18"/>
                <w:szCs w:val="18"/>
                <w:u w:val="single"/>
                <w:lang w:eastAsia="ko-KR"/>
              </w:rPr>
            </w:pPr>
            <w:r w:rsidRPr="00B8733E">
              <w:rPr>
                <w:rFonts w:ascii="Arial" w:eastAsia="Malgun Gothic" w:hAnsi="Arial" w:cs="Arial"/>
                <w:color w:val="FF0000"/>
                <w:sz w:val="18"/>
                <w:szCs w:val="18"/>
                <w:u w:val="single"/>
                <w:lang w:eastAsia="ko-KR"/>
              </w:rPr>
              <w:t>9</w:t>
            </w:r>
          </w:p>
        </w:tc>
        <w:tc>
          <w:tcPr>
            <w:tcW w:w="1040" w:type="dxa"/>
            <w:shd w:val="clear" w:color="auto" w:fill="auto"/>
            <w:vAlign w:val="center"/>
            <w:hideMark/>
          </w:tcPr>
          <w:p w14:paraId="71162744" w14:textId="77777777" w:rsidR="00434B97" w:rsidRPr="00B8733E" w:rsidRDefault="00434B97" w:rsidP="004702B1">
            <w:pPr>
              <w:jc w:val="center"/>
              <w:rPr>
                <w:rFonts w:ascii="Arial" w:eastAsia="Malgun Gothic" w:hAnsi="Arial" w:cs="Arial"/>
                <w:color w:val="FF0000"/>
                <w:sz w:val="18"/>
                <w:szCs w:val="18"/>
                <w:u w:val="single"/>
                <w:lang w:eastAsia="ko-KR"/>
              </w:rPr>
            </w:pPr>
            <w:r w:rsidRPr="00B8733E">
              <w:rPr>
                <w:rFonts w:ascii="Arial" w:eastAsia="Malgun Gothic" w:hAnsi="Arial" w:cs="Arial"/>
                <w:color w:val="FF0000"/>
                <w:sz w:val="18"/>
                <w:szCs w:val="18"/>
                <w:u w:val="single"/>
                <w:lang w:eastAsia="ko-KR"/>
              </w:rPr>
              <w:t>0</w:t>
            </w:r>
          </w:p>
        </w:tc>
        <w:tc>
          <w:tcPr>
            <w:tcW w:w="1040" w:type="dxa"/>
            <w:shd w:val="clear" w:color="auto" w:fill="auto"/>
            <w:vAlign w:val="center"/>
            <w:hideMark/>
          </w:tcPr>
          <w:p w14:paraId="79ED47BF" w14:textId="77777777" w:rsidR="00434B97" w:rsidRPr="00B8733E" w:rsidRDefault="00434B97" w:rsidP="004702B1">
            <w:pPr>
              <w:jc w:val="center"/>
              <w:rPr>
                <w:rFonts w:ascii="Arial" w:eastAsia="Malgun Gothic" w:hAnsi="Arial" w:cs="Arial"/>
                <w:color w:val="FF0000"/>
                <w:sz w:val="18"/>
                <w:szCs w:val="18"/>
                <w:u w:val="single"/>
                <w:lang w:eastAsia="ko-KR"/>
              </w:rPr>
            </w:pPr>
            <w:r w:rsidRPr="00B8733E">
              <w:rPr>
                <w:rFonts w:ascii="Arial" w:eastAsia="Malgun Gothic" w:hAnsi="Arial" w:cs="Arial"/>
                <w:color w:val="FF0000"/>
                <w:sz w:val="18"/>
                <w:szCs w:val="18"/>
                <w:u w:val="single"/>
                <w:lang w:eastAsia="ko-KR"/>
              </w:rPr>
              <w:t>1</w:t>
            </w:r>
          </w:p>
        </w:tc>
        <w:tc>
          <w:tcPr>
            <w:tcW w:w="1040" w:type="dxa"/>
            <w:shd w:val="clear" w:color="auto" w:fill="auto"/>
            <w:vAlign w:val="center"/>
            <w:hideMark/>
          </w:tcPr>
          <w:p w14:paraId="1EE667E5" w14:textId="77777777" w:rsidR="00434B97" w:rsidRPr="00B8733E" w:rsidRDefault="00434B97" w:rsidP="004702B1">
            <w:pPr>
              <w:jc w:val="center"/>
              <w:rPr>
                <w:rFonts w:ascii="Arial" w:eastAsia="Malgun Gothic" w:hAnsi="Arial" w:cs="Arial"/>
                <w:color w:val="FF0000"/>
                <w:sz w:val="18"/>
                <w:szCs w:val="18"/>
                <w:u w:val="single"/>
                <w:lang w:eastAsia="ko-KR"/>
              </w:rPr>
            </w:pPr>
            <w:r w:rsidRPr="00B8733E">
              <w:rPr>
                <w:rFonts w:ascii="Arial" w:eastAsia="Malgun Gothic" w:hAnsi="Arial" w:cs="Arial"/>
                <w:color w:val="FF0000"/>
                <w:sz w:val="18"/>
                <w:szCs w:val="18"/>
                <w:u w:val="single"/>
                <w:lang w:eastAsia="ko-KR"/>
              </w:rPr>
              <w:t>1</w:t>
            </w:r>
          </w:p>
        </w:tc>
        <w:tc>
          <w:tcPr>
            <w:tcW w:w="1040" w:type="dxa"/>
            <w:shd w:val="clear" w:color="auto" w:fill="auto"/>
            <w:vAlign w:val="center"/>
            <w:hideMark/>
          </w:tcPr>
          <w:p w14:paraId="082C7943" w14:textId="77777777" w:rsidR="00434B97" w:rsidRPr="00B8733E" w:rsidRDefault="00434B97" w:rsidP="004702B1">
            <w:pPr>
              <w:jc w:val="center"/>
              <w:rPr>
                <w:rFonts w:ascii="Arial" w:eastAsia="Malgun Gothic" w:hAnsi="Arial" w:cs="Arial"/>
                <w:color w:val="FF0000"/>
                <w:sz w:val="18"/>
                <w:szCs w:val="18"/>
                <w:u w:val="single"/>
                <w:lang w:eastAsia="ko-KR"/>
              </w:rPr>
            </w:pPr>
            <w:r w:rsidRPr="00B8733E">
              <w:rPr>
                <w:rFonts w:ascii="Arial" w:eastAsia="Malgun Gothic" w:hAnsi="Arial" w:cs="Arial"/>
                <w:color w:val="FF0000"/>
                <w:sz w:val="18"/>
                <w:szCs w:val="18"/>
                <w:u w:val="single"/>
                <w:lang w:eastAsia="ko-KR"/>
              </w:rPr>
              <w:t>12</w:t>
            </w:r>
          </w:p>
        </w:tc>
      </w:tr>
      <w:tr w:rsidR="00434B97" w:rsidRPr="00C63DA7" w14:paraId="572B0A91" w14:textId="77777777" w:rsidTr="0041631F">
        <w:trPr>
          <w:trHeight w:val="20"/>
        </w:trPr>
        <w:tc>
          <w:tcPr>
            <w:tcW w:w="1040" w:type="dxa"/>
            <w:shd w:val="clear" w:color="auto" w:fill="auto"/>
            <w:vAlign w:val="center"/>
          </w:tcPr>
          <w:p w14:paraId="59F36B24" w14:textId="77777777" w:rsidR="00434B97" w:rsidRPr="00C63DA7" w:rsidRDefault="00434B97" w:rsidP="004702B1">
            <w:pPr>
              <w:jc w:val="center"/>
              <w:rPr>
                <w:rFonts w:ascii="Arial" w:eastAsia="Malgun Gothic" w:hAnsi="Arial" w:cs="Arial"/>
                <w:color w:val="000000"/>
                <w:sz w:val="18"/>
                <w:szCs w:val="18"/>
                <w:lang w:eastAsia="ko-KR"/>
              </w:rPr>
            </w:pPr>
          </w:p>
        </w:tc>
        <w:tc>
          <w:tcPr>
            <w:tcW w:w="1040" w:type="dxa"/>
            <w:shd w:val="clear" w:color="auto" w:fill="auto"/>
          </w:tcPr>
          <w:p w14:paraId="6A621BE4"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B4</w:t>
            </w:r>
          </w:p>
        </w:tc>
        <w:tc>
          <w:tcPr>
            <w:tcW w:w="1040" w:type="dxa"/>
            <w:shd w:val="clear" w:color="auto" w:fill="auto"/>
            <w:vAlign w:val="center"/>
          </w:tcPr>
          <w:p w14:paraId="50D4F589"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1</w:t>
            </w:r>
          </w:p>
        </w:tc>
        <w:tc>
          <w:tcPr>
            <w:tcW w:w="1040" w:type="dxa"/>
            <w:shd w:val="clear" w:color="auto" w:fill="auto"/>
          </w:tcPr>
          <w:p w14:paraId="14DC5E57"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0</w:t>
            </w:r>
          </w:p>
        </w:tc>
        <w:tc>
          <w:tcPr>
            <w:tcW w:w="1040" w:type="dxa"/>
            <w:shd w:val="clear" w:color="auto" w:fill="auto"/>
            <w:vAlign w:val="center"/>
          </w:tcPr>
          <w:p w14:paraId="651BF3B7"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2</w:t>
            </w:r>
          </w:p>
        </w:tc>
        <w:tc>
          <w:tcPr>
            <w:tcW w:w="1040" w:type="dxa"/>
            <w:shd w:val="clear" w:color="auto" w:fill="auto"/>
          </w:tcPr>
          <w:p w14:paraId="7C619196"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0</w:t>
            </w:r>
          </w:p>
        </w:tc>
        <w:tc>
          <w:tcPr>
            <w:tcW w:w="1040" w:type="dxa"/>
            <w:shd w:val="clear" w:color="auto" w:fill="auto"/>
            <w:vAlign w:val="center"/>
          </w:tcPr>
          <w:p w14:paraId="461B2D17"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1</w:t>
            </w:r>
          </w:p>
        </w:tc>
        <w:tc>
          <w:tcPr>
            <w:tcW w:w="1040" w:type="dxa"/>
            <w:shd w:val="clear" w:color="auto" w:fill="auto"/>
          </w:tcPr>
          <w:p w14:paraId="1B9DA01A"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1</w:t>
            </w:r>
          </w:p>
        </w:tc>
        <w:tc>
          <w:tcPr>
            <w:tcW w:w="1040" w:type="dxa"/>
            <w:shd w:val="clear" w:color="auto" w:fill="auto"/>
          </w:tcPr>
          <w:p w14:paraId="0913C9A2"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12</w:t>
            </w:r>
          </w:p>
        </w:tc>
      </w:tr>
      <w:tr w:rsidR="00434B97" w:rsidRPr="00C63DA7" w14:paraId="5DEC51B0" w14:textId="77777777" w:rsidTr="0041631F">
        <w:trPr>
          <w:trHeight w:val="20"/>
        </w:trPr>
        <w:tc>
          <w:tcPr>
            <w:tcW w:w="1040" w:type="dxa"/>
            <w:shd w:val="clear" w:color="auto" w:fill="auto"/>
            <w:vAlign w:val="center"/>
          </w:tcPr>
          <w:p w14:paraId="294137CA" w14:textId="77777777" w:rsidR="00434B97" w:rsidRPr="00C63DA7" w:rsidRDefault="00434B97" w:rsidP="004702B1">
            <w:pPr>
              <w:jc w:val="center"/>
              <w:rPr>
                <w:rFonts w:ascii="Arial" w:eastAsia="Malgun Gothic" w:hAnsi="Arial" w:cs="Arial"/>
                <w:color w:val="000000"/>
                <w:sz w:val="18"/>
                <w:szCs w:val="18"/>
                <w:lang w:eastAsia="ko-KR"/>
              </w:rPr>
            </w:pPr>
          </w:p>
        </w:tc>
        <w:tc>
          <w:tcPr>
            <w:tcW w:w="1040" w:type="dxa"/>
            <w:shd w:val="clear" w:color="auto" w:fill="auto"/>
          </w:tcPr>
          <w:p w14:paraId="4606156D"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B4</w:t>
            </w:r>
          </w:p>
        </w:tc>
        <w:tc>
          <w:tcPr>
            <w:tcW w:w="1040" w:type="dxa"/>
            <w:shd w:val="clear" w:color="auto" w:fill="auto"/>
            <w:vAlign w:val="center"/>
          </w:tcPr>
          <w:p w14:paraId="7270D6A7"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1</w:t>
            </w:r>
          </w:p>
        </w:tc>
        <w:tc>
          <w:tcPr>
            <w:tcW w:w="1040" w:type="dxa"/>
            <w:shd w:val="clear" w:color="auto" w:fill="auto"/>
          </w:tcPr>
          <w:p w14:paraId="6DE7BF9F"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0</w:t>
            </w:r>
          </w:p>
        </w:tc>
        <w:tc>
          <w:tcPr>
            <w:tcW w:w="1040" w:type="dxa"/>
            <w:shd w:val="clear" w:color="auto" w:fill="auto"/>
            <w:vAlign w:val="center"/>
          </w:tcPr>
          <w:p w14:paraId="6EAF39CF"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1</w:t>
            </w:r>
          </w:p>
        </w:tc>
        <w:tc>
          <w:tcPr>
            <w:tcW w:w="1040" w:type="dxa"/>
            <w:shd w:val="clear" w:color="auto" w:fill="auto"/>
          </w:tcPr>
          <w:p w14:paraId="5349AE90"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0</w:t>
            </w:r>
          </w:p>
        </w:tc>
        <w:tc>
          <w:tcPr>
            <w:tcW w:w="1040" w:type="dxa"/>
            <w:shd w:val="clear" w:color="auto" w:fill="auto"/>
            <w:vAlign w:val="center"/>
          </w:tcPr>
          <w:p w14:paraId="4CBAA799"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1</w:t>
            </w:r>
          </w:p>
        </w:tc>
        <w:tc>
          <w:tcPr>
            <w:tcW w:w="1040" w:type="dxa"/>
            <w:shd w:val="clear" w:color="auto" w:fill="auto"/>
          </w:tcPr>
          <w:p w14:paraId="2FBC77E4"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1</w:t>
            </w:r>
          </w:p>
        </w:tc>
        <w:tc>
          <w:tcPr>
            <w:tcW w:w="1040" w:type="dxa"/>
            <w:shd w:val="clear" w:color="auto" w:fill="auto"/>
          </w:tcPr>
          <w:p w14:paraId="6C504177"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12</w:t>
            </w:r>
          </w:p>
        </w:tc>
      </w:tr>
      <w:tr w:rsidR="00434B97" w:rsidRPr="00C63DA7" w14:paraId="764B00C8" w14:textId="77777777" w:rsidTr="0041631F">
        <w:trPr>
          <w:trHeight w:val="20"/>
        </w:trPr>
        <w:tc>
          <w:tcPr>
            <w:tcW w:w="1040" w:type="dxa"/>
            <w:shd w:val="clear" w:color="auto" w:fill="auto"/>
            <w:vAlign w:val="center"/>
          </w:tcPr>
          <w:p w14:paraId="4E06B6A9" w14:textId="77777777" w:rsidR="00434B97" w:rsidRPr="00C63DA7" w:rsidRDefault="00434B97" w:rsidP="004702B1">
            <w:pPr>
              <w:jc w:val="center"/>
              <w:rPr>
                <w:rFonts w:ascii="Arial" w:eastAsia="Malgun Gothic" w:hAnsi="Arial" w:cs="Arial"/>
                <w:color w:val="000000"/>
                <w:sz w:val="18"/>
                <w:szCs w:val="18"/>
                <w:lang w:eastAsia="ko-KR"/>
              </w:rPr>
            </w:pPr>
          </w:p>
        </w:tc>
        <w:tc>
          <w:tcPr>
            <w:tcW w:w="1040" w:type="dxa"/>
            <w:shd w:val="clear" w:color="auto" w:fill="auto"/>
          </w:tcPr>
          <w:p w14:paraId="729A568C"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B4</w:t>
            </w:r>
          </w:p>
        </w:tc>
        <w:tc>
          <w:tcPr>
            <w:tcW w:w="1040" w:type="dxa"/>
            <w:shd w:val="clear" w:color="auto" w:fill="auto"/>
            <w:vAlign w:val="center"/>
          </w:tcPr>
          <w:p w14:paraId="25F71AF1"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1</w:t>
            </w:r>
          </w:p>
        </w:tc>
        <w:tc>
          <w:tcPr>
            <w:tcW w:w="1040" w:type="dxa"/>
            <w:shd w:val="clear" w:color="auto" w:fill="auto"/>
          </w:tcPr>
          <w:p w14:paraId="13D1608D"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0</w:t>
            </w:r>
          </w:p>
        </w:tc>
        <w:tc>
          <w:tcPr>
            <w:tcW w:w="1040" w:type="dxa"/>
            <w:shd w:val="clear" w:color="auto" w:fill="auto"/>
            <w:vAlign w:val="center"/>
          </w:tcPr>
          <w:p w14:paraId="6271C242"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7</w:t>
            </w:r>
          </w:p>
        </w:tc>
        <w:tc>
          <w:tcPr>
            <w:tcW w:w="1040" w:type="dxa"/>
            <w:shd w:val="clear" w:color="auto" w:fill="auto"/>
          </w:tcPr>
          <w:p w14:paraId="4136514B"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0</w:t>
            </w:r>
          </w:p>
        </w:tc>
        <w:tc>
          <w:tcPr>
            <w:tcW w:w="1040" w:type="dxa"/>
            <w:shd w:val="clear" w:color="auto" w:fill="auto"/>
            <w:vAlign w:val="center"/>
          </w:tcPr>
          <w:p w14:paraId="5BD972A0"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1</w:t>
            </w:r>
          </w:p>
        </w:tc>
        <w:tc>
          <w:tcPr>
            <w:tcW w:w="1040" w:type="dxa"/>
            <w:shd w:val="clear" w:color="auto" w:fill="auto"/>
          </w:tcPr>
          <w:p w14:paraId="400F4FCC"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1</w:t>
            </w:r>
          </w:p>
        </w:tc>
        <w:tc>
          <w:tcPr>
            <w:tcW w:w="1040" w:type="dxa"/>
            <w:shd w:val="clear" w:color="auto" w:fill="auto"/>
          </w:tcPr>
          <w:p w14:paraId="26751FA0"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12</w:t>
            </w:r>
          </w:p>
        </w:tc>
      </w:tr>
      <w:tr w:rsidR="00434B97" w:rsidRPr="00C63DA7" w14:paraId="7B8CFB31" w14:textId="77777777" w:rsidTr="0041631F">
        <w:trPr>
          <w:trHeight w:val="20"/>
        </w:trPr>
        <w:tc>
          <w:tcPr>
            <w:tcW w:w="1040" w:type="dxa"/>
            <w:shd w:val="clear" w:color="auto" w:fill="auto"/>
            <w:vAlign w:val="center"/>
          </w:tcPr>
          <w:p w14:paraId="3669F9AF" w14:textId="77777777" w:rsidR="00434B97" w:rsidRPr="00C63DA7" w:rsidRDefault="00434B97" w:rsidP="004702B1">
            <w:pPr>
              <w:jc w:val="center"/>
              <w:rPr>
                <w:rFonts w:ascii="Arial" w:eastAsia="Malgun Gothic" w:hAnsi="Arial" w:cs="Arial"/>
                <w:color w:val="000000"/>
                <w:sz w:val="18"/>
                <w:szCs w:val="18"/>
                <w:lang w:eastAsia="ko-KR"/>
              </w:rPr>
            </w:pPr>
          </w:p>
        </w:tc>
        <w:tc>
          <w:tcPr>
            <w:tcW w:w="1040" w:type="dxa"/>
            <w:shd w:val="clear" w:color="auto" w:fill="auto"/>
          </w:tcPr>
          <w:p w14:paraId="1A9C8053"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B4</w:t>
            </w:r>
          </w:p>
        </w:tc>
        <w:tc>
          <w:tcPr>
            <w:tcW w:w="1040" w:type="dxa"/>
            <w:shd w:val="clear" w:color="auto" w:fill="auto"/>
            <w:vAlign w:val="center"/>
          </w:tcPr>
          <w:p w14:paraId="00F3AA27"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1</w:t>
            </w:r>
          </w:p>
        </w:tc>
        <w:tc>
          <w:tcPr>
            <w:tcW w:w="1040" w:type="dxa"/>
            <w:shd w:val="clear" w:color="auto" w:fill="auto"/>
          </w:tcPr>
          <w:p w14:paraId="1ED33DE9"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0</w:t>
            </w:r>
          </w:p>
        </w:tc>
        <w:tc>
          <w:tcPr>
            <w:tcW w:w="1040" w:type="dxa"/>
            <w:shd w:val="clear" w:color="auto" w:fill="auto"/>
            <w:vAlign w:val="center"/>
          </w:tcPr>
          <w:p w14:paraId="28FADFC6"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4</w:t>
            </w:r>
          </w:p>
        </w:tc>
        <w:tc>
          <w:tcPr>
            <w:tcW w:w="1040" w:type="dxa"/>
            <w:shd w:val="clear" w:color="auto" w:fill="auto"/>
          </w:tcPr>
          <w:p w14:paraId="3B6782E3"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0</w:t>
            </w:r>
          </w:p>
        </w:tc>
        <w:tc>
          <w:tcPr>
            <w:tcW w:w="1040" w:type="dxa"/>
            <w:shd w:val="clear" w:color="auto" w:fill="auto"/>
            <w:vAlign w:val="center"/>
          </w:tcPr>
          <w:p w14:paraId="0D151965"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1</w:t>
            </w:r>
          </w:p>
        </w:tc>
        <w:tc>
          <w:tcPr>
            <w:tcW w:w="1040" w:type="dxa"/>
            <w:shd w:val="clear" w:color="auto" w:fill="auto"/>
          </w:tcPr>
          <w:p w14:paraId="7D7BE817"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1</w:t>
            </w:r>
          </w:p>
        </w:tc>
        <w:tc>
          <w:tcPr>
            <w:tcW w:w="1040" w:type="dxa"/>
            <w:shd w:val="clear" w:color="auto" w:fill="auto"/>
          </w:tcPr>
          <w:p w14:paraId="1583C799" w14:textId="77777777" w:rsidR="00434B97" w:rsidRPr="00C63DA7" w:rsidRDefault="00434B97" w:rsidP="004702B1">
            <w:pPr>
              <w:jc w:val="center"/>
              <w:rPr>
                <w:rFonts w:ascii="Arial" w:eastAsia="Malgun Gothic" w:hAnsi="Arial" w:cs="Arial"/>
                <w:color w:val="000000"/>
                <w:sz w:val="18"/>
                <w:szCs w:val="18"/>
                <w:lang w:eastAsia="ko-KR"/>
              </w:rPr>
            </w:pPr>
            <w:r w:rsidRPr="004F40AA">
              <w:rPr>
                <w:rFonts w:ascii="Arial" w:hAnsi="Arial"/>
                <w:color w:val="FF0000"/>
                <w:sz w:val="18"/>
                <w:u w:val="single"/>
              </w:rPr>
              <w:t>12</w:t>
            </w:r>
          </w:p>
        </w:tc>
      </w:tr>
    </w:tbl>
    <w:p w14:paraId="6A8D72FF" w14:textId="77777777" w:rsidR="00434B97" w:rsidRDefault="00434B97" w:rsidP="00434B97">
      <w:pPr>
        <w:rPr>
          <w:szCs w:val="20"/>
          <w:lang w:eastAsia="x-none"/>
        </w:rPr>
      </w:pPr>
    </w:p>
    <w:p w14:paraId="4F818591" w14:textId="20EDC289" w:rsidR="00434B97" w:rsidRDefault="00434B97" w:rsidP="00434B97">
      <w:pPr>
        <w:rPr>
          <w:szCs w:val="20"/>
          <w:lang w:eastAsia="x-none"/>
        </w:rPr>
      </w:pPr>
      <w:r w:rsidRPr="008B6555">
        <w:rPr>
          <w:szCs w:val="20"/>
          <w:highlight w:val="green"/>
          <w:lang w:eastAsia="x-none"/>
        </w:rPr>
        <w:t>Agreement</w:t>
      </w:r>
      <w:r>
        <w:rPr>
          <w:szCs w:val="20"/>
          <w:lang w:eastAsia="x-none"/>
        </w:rPr>
        <w:t>:</w:t>
      </w:r>
    </w:p>
    <w:p w14:paraId="36EDD8DA" w14:textId="77777777" w:rsidR="00434B97" w:rsidRDefault="00434B97" w:rsidP="00613418">
      <w:pPr>
        <w:pStyle w:val="ListParagraph"/>
        <w:numPr>
          <w:ilvl w:val="0"/>
          <w:numId w:val="129"/>
        </w:numPr>
      </w:pPr>
      <w:r>
        <w:t>The following entries are deleted for format B1 in FR2 and unpaired spectrum:</w:t>
      </w:r>
    </w:p>
    <w:tbl>
      <w:tblPr>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134"/>
        <w:gridCol w:w="708"/>
        <w:gridCol w:w="851"/>
        <w:gridCol w:w="2524"/>
        <w:gridCol w:w="1020"/>
        <w:gridCol w:w="992"/>
        <w:gridCol w:w="1134"/>
        <w:gridCol w:w="981"/>
      </w:tblGrid>
      <w:tr w:rsidR="00434B97" w:rsidRPr="007F64E9" w14:paraId="091429EA" w14:textId="77777777" w:rsidTr="004702B1">
        <w:trPr>
          <w:jc w:val="center"/>
        </w:trPr>
        <w:tc>
          <w:tcPr>
            <w:tcW w:w="988" w:type="dxa"/>
            <w:shd w:val="clear" w:color="auto" w:fill="auto"/>
          </w:tcPr>
          <w:p w14:paraId="5DA5007B" w14:textId="77777777" w:rsidR="00434B97" w:rsidRPr="00D44726" w:rsidRDefault="00434B97" w:rsidP="004702B1">
            <w:pPr>
              <w:pStyle w:val="TAC"/>
              <w:rPr>
                <w:rFonts w:eastAsia="Batang"/>
                <w:strike/>
                <w:color w:val="FF0000"/>
                <w:u w:val="single"/>
              </w:rPr>
            </w:pPr>
            <w:ins w:id="249" w:author="Stefan Parkvall" w:date="2018-04-29T20:47:00Z">
              <w:r w:rsidRPr="00D44726">
                <w:rPr>
                  <w:rFonts w:eastAsia="Batang"/>
                  <w:strike/>
                  <w:color w:val="FF0000"/>
                  <w:u w:val="single"/>
                </w:rPr>
                <w:t>88</w:t>
              </w:r>
            </w:ins>
          </w:p>
        </w:tc>
        <w:tc>
          <w:tcPr>
            <w:tcW w:w="1134" w:type="dxa"/>
            <w:shd w:val="clear" w:color="auto" w:fill="auto"/>
          </w:tcPr>
          <w:p w14:paraId="1E104DFF" w14:textId="77777777" w:rsidR="00434B97" w:rsidRPr="00D44726" w:rsidRDefault="00434B97" w:rsidP="004702B1">
            <w:pPr>
              <w:pStyle w:val="TAC"/>
              <w:rPr>
                <w:ins w:id="250" w:author="Stefan Parkvall" w:date="2018-04-23T12:13:00Z"/>
                <w:rFonts w:eastAsia="Batang"/>
                <w:strike/>
                <w:color w:val="FF0000"/>
                <w:u w:val="single"/>
              </w:rPr>
            </w:pPr>
            <w:ins w:id="251" w:author="Stefan Parkvall" w:date="2018-04-23T12:13:00Z">
              <w:r w:rsidRPr="00D44726">
                <w:rPr>
                  <w:rFonts w:eastAsia="Batang"/>
                  <w:strike/>
                  <w:color w:val="FF0000"/>
                  <w:u w:val="single"/>
                </w:rPr>
                <w:t>B1</w:t>
              </w:r>
            </w:ins>
          </w:p>
        </w:tc>
        <w:tc>
          <w:tcPr>
            <w:tcW w:w="708" w:type="dxa"/>
            <w:shd w:val="clear" w:color="auto" w:fill="auto"/>
            <w:vAlign w:val="center"/>
          </w:tcPr>
          <w:p w14:paraId="728CE4E8" w14:textId="77777777" w:rsidR="00434B97" w:rsidRPr="00D44726" w:rsidRDefault="00434B97" w:rsidP="004702B1">
            <w:pPr>
              <w:pStyle w:val="TAC"/>
              <w:rPr>
                <w:ins w:id="252" w:author="Stefan Parkvall" w:date="2018-04-23T12:13:00Z"/>
                <w:rFonts w:eastAsia="Batang"/>
                <w:strike/>
                <w:color w:val="FF0000"/>
                <w:u w:val="single"/>
              </w:rPr>
            </w:pPr>
            <w:ins w:id="253" w:author="Stefan Parkvall" w:date="2018-04-23T12:13:00Z">
              <w:r w:rsidRPr="00D44726">
                <w:rPr>
                  <w:rFonts w:eastAsia="Batang"/>
                  <w:strike/>
                  <w:color w:val="FF0000"/>
                  <w:u w:val="single"/>
                </w:rPr>
                <w:t>16</w:t>
              </w:r>
            </w:ins>
          </w:p>
        </w:tc>
        <w:tc>
          <w:tcPr>
            <w:tcW w:w="851" w:type="dxa"/>
            <w:shd w:val="clear" w:color="auto" w:fill="auto"/>
            <w:vAlign w:val="center"/>
          </w:tcPr>
          <w:p w14:paraId="22369E1B" w14:textId="77777777" w:rsidR="00434B97" w:rsidRPr="00D44726" w:rsidRDefault="00434B97" w:rsidP="004702B1">
            <w:pPr>
              <w:pStyle w:val="TAC"/>
              <w:rPr>
                <w:ins w:id="254" w:author="Stefan Parkvall" w:date="2018-04-23T12:13:00Z"/>
                <w:rFonts w:eastAsia="Batang"/>
                <w:strike/>
                <w:color w:val="FF0000"/>
                <w:u w:val="single"/>
              </w:rPr>
            </w:pPr>
            <w:ins w:id="255" w:author="Stefan Parkvall" w:date="2018-04-23T12:13:00Z">
              <w:r w:rsidRPr="00D44726">
                <w:rPr>
                  <w:rFonts w:eastAsia="Batang"/>
                  <w:strike/>
                  <w:color w:val="FF0000"/>
                  <w:u w:val="single"/>
                </w:rPr>
                <w:t>1</w:t>
              </w:r>
            </w:ins>
          </w:p>
        </w:tc>
        <w:tc>
          <w:tcPr>
            <w:tcW w:w="2524" w:type="dxa"/>
            <w:shd w:val="clear" w:color="auto" w:fill="auto"/>
            <w:vAlign w:val="center"/>
          </w:tcPr>
          <w:p w14:paraId="245C352C" w14:textId="77777777" w:rsidR="00434B97" w:rsidRPr="00D44726" w:rsidRDefault="00434B97" w:rsidP="004702B1">
            <w:pPr>
              <w:pStyle w:val="TAC"/>
              <w:rPr>
                <w:ins w:id="256" w:author="Stefan Parkvall" w:date="2018-04-23T12:13:00Z"/>
                <w:rFonts w:eastAsia="Batang"/>
                <w:strike/>
                <w:color w:val="FF0000"/>
                <w:u w:val="single"/>
              </w:rPr>
            </w:pPr>
            <w:ins w:id="257" w:author="Stefan Parkvall" w:date="2018-04-23T12:13:00Z">
              <w:r w:rsidRPr="00D44726">
                <w:rPr>
                  <w:rFonts w:eastAsia="Batang"/>
                  <w:strike/>
                  <w:color w:val="FF0000"/>
                  <w:u w:val="single"/>
                </w:rPr>
                <w:t>3,7,11,15,19,23,27,31,35,39</w:t>
              </w:r>
            </w:ins>
          </w:p>
        </w:tc>
        <w:tc>
          <w:tcPr>
            <w:tcW w:w="1020" w:type="dxa"/>
            <w:shd w:val="clear" w:color="auto" w:fill="auto"/>
            <w:vAlign w:val="center"/>
          </w:tcPr>
          <w:p w14:paraId="007097C7" w14:textId="77777777" w:rsidR="00434B97" w:rsidRPr="00D44726" w:rsidRDefault="00434B97" w:rsidP="004702B1">
            <w:pPr>
              <w:pStyle w:val="TAC"/>
              <w:rPr>
                <w:ins w:id="258" w:author="Stefan Parkvall" w:date="2018-04-23T12:13:00Z"/>
                <w:rFonts w:eastAsia="Batang"/>
                <w:strike/>
                <w:color w:val="FF0000"/>
                <w:u w:val="single"/>
              </w:rPr>
            </w:pPr>
            <w:ins w:id="259" w:author="Stefan Parkvall" w:date="2018-04-23T12:13:00Z">
              <w:r w:rsidRPr="00D44726">
                <w:rPr>
                  <w:rFonts w:eastAsia="Batang"/>
                  <w:strike/>
                  <w:color w:val="FF0000"/>
                  <w:u w:val="single"/>
                </w:rPr>
                <w:t xml:space="preserve">2 </w:t>
              </w:r>
            </w:ins>
          </w:p>
        </w:tc>
        <w:tc>
          <w:tcPr>
            <w:tcW w:w="992" w:type="dxa"/>
            <w:vAlign w:val="center"/>
          </w:tcPr>
          <w:p w14:paraId="7A7B6902" w14:textId="77777777" w:rsidR="00434B97" w:rsidRPr="00D44726" w:rsidRDefault="00434B97" w:rsidP="004702B1">
            <w:pPr>
              <w:pStyle w:val="TAC"/>
              <w:rPr>
                <w:ins w:id="260" w:author="Stefan Parkvall" w:date="2018-04-23T12:13:00Z"/>
                <w:rFonts w:eastAsia="Batang"/>
                <w:strike/>
                <w:color w:val="FF0000"/>
                <w:u w:val="single"/>
              </w:rPr>
            </w:pPr>
            <w:ins w:id="261" w:author="Stefan Parkvall" w:date="2018-04-23T12:13:00Z">
              <w:r w:rsidRPr="00D44726">
                <w:rPr>
                  <w:rFonts w:eastAsia="Batang"/>
                  <w:strike/>
                  <w:color w:val="FF0000"/>
                  <w:u w:val="single"/>
                </w:rPr>
                <w:t>1</w:t>
              </w:r>
            </w:ins>
          </w:p>
        </w:tc>
        <w:tc>
          <w:tcPr>
            <w:tcW w:w="1134" w:type="dxa"/>
            <w:vAlign w:val="center"/>
          </w:tcPr>
          <w:p w14:paraId="6B786903" w14:textId="77777777" w:rsidR="00434B97" w:rsidRPr="00D44726" w:rsidRDefault="00434B97" w:rsidP="004702B1">
            <w:pPr>
              <w:pStyle w:val="TAC"/>
              <w:rPr>
                <w:ins w:id="262" w:author="Stefan Parkvall" w:date="2018-04-23T12:13:00Z"/>
                <w:rFonts w:eastAsia="Batang"/>
                <w:strike/>
                <w:color w:val="FF0000"/>
                <w:u w:val="single"/>
              </w:rPr>
            </w:pPr>
            <w:ins w:id="263" w:author="Stefan Parkvall" w:date="2018-04-23T12:13:00Z">
              <w:r w:rsidRPr="00D44726">
                <w:rPr>
                  <w:rFonts w:eastAsia="Batang"/>
                  <w:strike/>
                  <w:color w:val="FF0000"/>
                  <w:u w:val="single"/>
                </w:rPr>
                <w:t xml:space="preserve">6 </w:t>
              </w:r>
            </w:ins>
          </w:p>
        </w:tc>
        <w:tc>
          <w:tcPr>
            <w:tcW w:w="981" w:type="dxa"/>
          </w:tcPr>
          <w:p w14:paraId="05618411" w14:textId="77777777" w:rsidR="00434B97" w:rsidRPr="00D44726" w:rsidRDefault="00434B97" w:rsidP="004702B1">
            <w:pPr>
              <w:pStyle w:val="TAC"/>
              <w:rPr>
                <w:ins w:id="264" w:author="Stefan Parkvall" w:date="2018-04-23T12:13:00Z"/>
                <w:rFonts w:eastAsia="Batang"/>
                <w:strike/>
                <w:color w:val="FF0000"/>
                <w:u w:val="single"/>
              </w:rPr>
            </w:pPr>
            <w:ins w:id="265" w:author="Stefan Parkvall" w:date="2018-04-23T12:13:00Z">
              <w:r w:rsidRPr="00D44726">
                <w:rPr>
                  <w:rFonts w:eastAsia="Batang"/>
                  <w:strike/>
                  <w:color w:val="FF0000"/>
                  <w:u w:val="single"/>
                </w:rPr>
                <w:t>2</w:t>
              </w:r>
            </w:ins>
          </w:p>
        </w:tc>
      </w:tr>
      <w:tr w:rsidR="00434B97" w:rsidRPr="007F64E9" w14:paraId="6708CC88" w14:textId="77777777" w:rsidTr="004702B1">
        <w:trPr>
          <w:jc w:val="center"/>
        </w:trPr>
        <w:tc>
          <w:tcPr>
            <w:tcW w:w="988" w:type="dxa"/>
            <w:shd w:val="clear" w:color="auto" w:fill="auto"/>
            <w:vAlign w:val="center"/>
          </w:tcPr>
          <w:p w14:paraId="6598B026" w14:textId="77777777" w:rsidR="00434B97" w:rsidRPr="00D44726" w:rsidRDefault="00434B97" w:rsidP="004702B1">
            <w:pPr>
              <w:pStyle w:val="TAC"/>
              <w:rPr>
                <w:ins w:id="266" w:author="Stefan Parkvall" w:date="2018-04-23T12:13:00Z"/>
                <w:rFonts w:eastAsia="Batang"/>
                <w:strike/>
                <w:color w:val="FF0000"/>
              </w:rPr>
            </w:pPr>
            <w:ins w:id="267" w:author="Stefan Parkvall" w:date="2018-04-29T20:47:00Z">
              <w:r w:rsidRPr="00D44726">
                <w:rPr>
                  <w:rFonts w:eastAsia="Batang"/>
                  <w:strike/>
                  <w:color w:val="FF0000"/>
                </w:rPr>
                <w:t>90</w:t>
              </w:r>
            </w:ins>
          </w:p>
        </w:tc>
        <w:tc>
          <w:tcPr>
            <w:tcW w:w="1134" w:type="dxa"/>
            <w:shd w:val="clear" w:color="auto" w:fill="auto"/>
          </w:tcPr>
          <w:p w14:paraId="2DAAA036" w14:textId="77777777" w:rsidR="00434B97" w:rsidRPr="00D44726" w:rsidRDefault="00434B97" w:rsidP="004702B1">
            <w:pPr>
              <w:pStyle w:val="TAC"/>
              <w:rPr>
                <w:ins w:id="268" w:author="Stefan Parkvall" w:date="2018-04-23T12:13:00Z"/>
                <w:rFonts w:eastAsia="Batang"/>
                <w:strike/>
                <w:color w:val="FF0000"/>
              </w:rPr>
            </w:pPr>
            <w:ins w:id="269" w:author="Stefan Parkvall" w:date="2018-04-23T12:13:00Z">
              <w:r w:rsidRPr="00D44726">
                <w:rPr>
                  <w:rFonts w:eastAsia="Batang"/>
                  <w:strike/>
                  <w:color w:val="FF0000"/>
                </w:rPr>
                <w:t>B1</w:t>
              </w:r>
            </w:ins>
          </w:p>
        </w:tc>
        <w:tc>
          <w:tcPr>
            <w:tcW w:w="708" w:type="dxa"/>
            <w:shd w:val="clear" w:color="auto" w:fill="auto"/>
            <w:vAlign w:val="center"/>
          </w:tcPr>
          <w:p w14:paraId="05D0FB82" w14:textId="77777777" w:rsidR="00434B97" w:rsidRPr="00D44726" w:rsidRDefault="00434B97" w:rsidP="004702B1">
            <w:pPr>
              <w:pStyle w:val="TAC"/>
              <w:rPr>
                <w:ins w:id="270" w:author="Stefan Parkvall" w:date="2018-04-23T12:13:00Z"/>
                <w:rFonts w:eastAsia="Batang"/>
                <w:strike/>
                <w:color w:val="FF0000"/>
              </w:rPr>
            </w:pPr>
            <w:ins w:id="271" w:author="Stefan Parkvall" w:date="2018-04-23T12:13:00Z">
              <w:r w:rsidRPr="00D44726">
                <w:rPr>
                  <w:rFonts w:eastAsia="Batang"/>
                  <w:strike/>
                  <w:color w:val="FF0000"/>
                </w:rPr>
                <w:t>8</w:t>
              </w:r>
            </w:ins>
          </w:p>
        </w:tc>
        <w:tc>
          <w:tcPr>
            <w:tcW w:w="851" w:type="dxa"/>
            <w:shd w:val="clear" w:color="auto" w:fill="auto"/>
            <w:vAlign w:val="center"/>
          </w:tcPr>
          <w:p w14:paraId="3D4D4D12" w14:textId="77777777" w:rsidR="00434B97" w:rsidRPr="00D44726" w:rsidRDefault="00434B97" w:rsidP="004702B1">
            <w:pPr>
              <w:pStyle w:val="TAC"/>
              <w:rPr>
                <w:ins w:id="272" w:author="Stefan Parkvall" w:date="2018-04-23T12:13:00Z"/>
                <w:rFonts w:eastAsia="Batang"/>
                <w:strike/>
                <w:color w:val="FF0000"/>
              </w:rPr>
            </w:pPr>
            <w:ins w:id="273" w:author="Stefan Parkvall" w:date="2018-04-23T12:13:00Z">
              <w:r w:rsidRPr="00D44726">
                <w:rPr>
                  <w:rFonts w:eastAsia="Batang"/>
                  <w:strike/>
                  <w:color w:val="FF0000"/>
                </w:rPr>
                <w:t>1</w:t>
              </w:r>
            </w:ins>
          </w:p>
        </w:tc>
        <w:tc>
          <w:tcPr>
            <w:tcW w:w="2524" w:type="dxa"/>
            <w:shd w:val="clear" w:color="auto" w:fill="auto"/>
            <w:vAlign w:val="center"/>
          </w:tcPr>
          <w:p w14:paraId="599270C6" w14:textId="77777777" w:rsidR="00434B97" w:rsidRPr="00D44726" w:rsidRDefault="00434B97" w:rsidP="004702B1">
            <w:pPr>
              <w:pStyle w:val="TAC"/>
              <w:rPr>
                <w:ins w:id="274" w:author="Stefan Parkvall" w:date="2018-04-23T12:13:00Z"/>
                <w:rFonts w:eastAsia="Batang"/>
                <w:strike/>
                <w:color w:val="FF0000"/>
              </w:rPr>
            </w:pPr>
            <w:ins w:id="275" w:author="Stefan Parkvall" w:date="2018-04-23T12:13:00Z">
              <w:r w:rsidRPr="00D44726">
                <w:rPr>
                  <w:rFonts w:eastAsia="Batang"/>
                  <w:strike/>
                  <w:color w:val="FF0000"/>
                </w:rPr>
                <w:t>3,7,11,15,19,23,27,31,35,39</w:t>
              </w:r>
            </w:ins>
          </w:p>
        </w:tc>
        <w:tc>
          <w:tcPr>
            <w:tcW w:w="1020" w:type="dxa"/>
            <w:shd w:val="clear" w:color="auto" w:fill="auto"/>
            <w:vAlign w:val="center"/>
          </w:tcPr>
          <w:p w14:paraId="61FD2F79" w14:textId="77777777" w:rsidR="00434B97" w:rsidRPr="00D44726" w:rsidRDefault="00434B97" w:rsidP="004702B1">
            <w:pPr>
              <w:pStyle w:val="TAC"/>
              <w:rPr>
                <w:ins w:id="276" w:author="Stefan Parkvall" w:date="2018-04-23T12:13:00Z"/>
                <w:rFonts w:eastAsia="Batang"/>
                <w:strike/>
                <w:color w:val="FF0000"/>
              </w:rPr>
            </w:pPr>
            <w:ins w:id="277" w:author="Stefan Parkvall" w:date="2018-04-23T12:13:00Z">
              <w:r w:rsidRPr="00D44726">
                <w:rPr>
                  <w:rFonts w:eastAsia="Batang"/>
                  <w:strike/>
                  <w:color w:val="FF0000"/>
                </w:rPr>
                <w:t>2</w:t>
              </w:r>
            </w:ins>
          </w:p>
        </w:tc>
        <w:tc>
          <w:tcPr>
            <w:tcW w:w="992" w:type="dxa"/>
            <w:vAlign w:val="center"/>
          </w:tcPr>
          <w:p w14:paraId="4913231A" w14:textId="77777777" w:rsidR="00434B97" w:rsidRPr="00D44726" w:rsidRDefault="00434B97" w:rsidP="004702B1">
            <w:pPr>
              <w:pStyle w:val="TAC"/>
              <w:rPr>
                <w:ins w:id="278" w:author="Stefan Parkvall" w:date="2018-04-23T12:13:00Z"/>
                <w:rFonts w:eastAsia="Batang"/>
                <w:strike/>
                <w:color w:val="FF0000"/>
              </w:rPr>
            </w:pPr>
            <w:ins w:id="279" w:author="Stefan Parkvall" w:date="2018-04-23T12:13:00Z">
              <w:r w:rsidRPr="00D44726">
                <w:rPr>
                  <w:rFonts w:eastAsia="Batang"/>
                  <w:strike/>
                  <w:color w:val="FF0000"/>
                </w:rPr>
                <w:t>1</w:t>
              </w:r>
            </w:ins>
          </w:p>
        </w:tc>
        <w:tc>
          <w:tcPr>
            <w:tcW w:w="1134" w:type="dxa"/>
            <w:vAlign w:val="center"/>
          </w:tcPr>
          <w:p w14:paraId="7E3676BB" w14:textId="77777777" w:rsidR="00434B97" w:rsidRPr="00D44726" w:rsidRDefault="00434B97" w:rsidP="004702B1">
            <w:pPr>
              <w:pStyle w:val="TAC"/>
              <w:rPr>
                <w:ins w:id="280" w:author="Stefan Parkvall" w:date="2018-04-23T12:13:00Z"/>
                <w:rFonts w:eastAsia="Batang"/>
                <w:strike/>
                <w:color w:val="FF0000"/>
              </w:rPr>
            </w:pPr>
            <w:ins w:id="281" w:author="Stefan Parkvall" w:date="2018-04-23T12:13:00Z">
              <w:r w:rsidRPr="00D44726">
                <w:rPr>
                  <w:rFonts w:eastAsia="Batang"/>
                  <w:strike/>
                  <w:color w:val="FF0000"/>
                </w:rPr>
                <w:t xml:space="preserve">6 </w:t>
              </w:r>
            </w:ins>
          </w:p>
        </w:tc>
        <w:tc>
          <w:tcPr>
            <w:tcW w:w="981" w:type="dxa"/>
          </w:tcPr>
          <w:p w14:paraId="0A75DF6B" w14:textId="77777777" w:rsidR="00434B97" w:rsidRPr="00D44726" w:rsidRDefault="00434B97" w:rsidP="004702B1">
            <w:pPr>
              <w:pStyle w:val="TAC"/>
              <w:rPr>
                <w:ins w:id="282" w:author="Stefan Parkvall" w:date="2018-04-23T12:13:00Z"/>
                <w:rFonts w:eastAsia="Batang"/>
                <w:strike/>
                <w:color w:val="FF0000"/>
              </w:rPr>
            </w:pPr>
            <w:ins w:id="283" w:author="Stefan Parkvall" w:date="2018-04-23T12:13:00Z">
              <w:r w:rsidRPr="00D44726">
                <w:rPr>
                  <w:rFonts w:eastAsia="Batang"/>
                  <w:strike/>
                  <w:color w:val="FF0000"/>
                </w:rPr>
                <w:t>2</w:t>
              </w:r>
            </w:ins>
          </w:p>
        </w:tc>
      </w:tr>
      <w:tr w:rsidR="00434B97" w:rsidRPr="007F64E9" w14:paraId="6EA2AEB2" w14:textId="77777777" w:rsidTr="004702B1">
        <w:trPr>
          <w:jc w:val="center"/>
        </w:trPr>
        <w:tc>
          <w:tcPr>
            <w:tcW w:w="988" w:type="dxa"/>
            <w:shd w:val="clear" w:color="auto" w:fill="auto"/>
            <w:vAlign w:val="center"/>
          </w:tcPr>
          <w:p w14:paraId="579B743E" w14:textId="77777777" w:rsidR="00434B97" w:rsidRPr="00D44726" w:rsidRDefault="00434B97" w:rsidP="004702B1">
            <w:pPr>
              <w:pStyle w:val="TAC"/>
              <w:rPr>
                <w:ins w:id="284" w:author="Stefan Parkvall" w:date="2018-04-23T12:13:00Z"/>
                <w:rFonts w:eastAsia="Batang"/>
                <w:strike/>
                <w:color w:val="FF0000"/>
              </w:rPr>
            </w:pPr>
            <w:ins w:id="285" w:author="Stefan Parkvall" w:date="2018-04-29T20:47:00Z">
              <w:r w:rsidRPr="00D44726">
                <w:rPr>
                  <w:rFonts w:eastAsia="Batang"/>
                  <w:strike/>
                  <w:color w:val="FF0000"/>
                </w:rPr>
                <w:t>92</w:t>
              </w:r>
            </w:ins>
          </w:p>
        </w:tc>
        <w:tc>
          <w:tcPr>
            <w:tcW w:w="1134" w:type="dxa"/>
            <w:shd w:val="clear" w:color="auto" w:fill="auto"/>
          </w:tcPr>
          <w:p w14:paraId="01C74B83" w14:textId="77777777" w:rsidR="00434B97" w:rsidRPr="00D44726" w:rsidRDefault="00434B97" w:rsidP="004702B1">
            <w:pPr>
              <w:pStyle w:val="TAC"/>
              <w:rPr>
                <w:ins w:id="286" w:author="Stefan Parkvall" w:date="2018-04-23T12:13:00Z"/>
                <w:rFonts w:eastAsia="Batang"/>
                <w:strike/>
                <w:color w:val="FF0000"/>
              </w:rPr>
            </w:pPr>
            <w:ins w:id="287" w:author="Stefan Parkvall" w:date="2018-04-23T12:13:00Z">
              <w:r w:rsidRPr="00D44726">
                <w:rPr>
                  <w:rFonts w:eastAsia="Batang"/>
                  <w:strike/>
                  <w:color w:val="FF0000"/>
                </w:rPr>
                <w:t>B1</w:t>
              </w:r>
            </w:ins>
          </w:p>
        </w:tc>
        <w:tc>
          <w:tcPr>
            <w:tcW w:w="708" w:type="dxa"/>
            <w:shd w:val="clear" w:color="auto" w:fill="auto"/>
            <w:vAlign w:val="center"/>
          </w:tcPr>
          <w:p w14:paraId="55A8A406" w14:textId="77777777" w:rsidR="00434B97" w:rsidRPr="00D44726" w:rsidRDefault="00434B97" w:rsidP="004702B1">
            <w:pPr>
              <w:pStyle w:val="TAC"/>
              <w:rPr>
                <w:ins w:id="288" w:author="Stefan Parkvall" w:date="2018-04-23T12:13:00Z"/>
                <w:rFonts w:eastAsia="Batang"/>
                <w:strike/>
                <w:color w:val="FF0000"/>
              </w:rPr>
            </w:pPr>
            <w:ins w:id="289" w:author="Stefan Parkvall" w:date="2018-04-23T12:13:00Z">
              <w:r w:rsidRPr="00D44726">
                <w:rPr>
                  <w:rFonts w:eastAsia="Batang"/>
                  <w:strike/>
                  <w:color w:val="FF0000"/>
                </w:rPr>
                <w:t>4</w:t>
              </w:r>
            </w:ins>
          </w:p>
        </w:tc>
        <w:tc>
          <w:tcPr>
            <w:tcW w:w="851" w:type="dxa"/>
            <w:shd w:val="clear" w:color="auto" w:fill="auto"/>
            <w:vAlign w:val="center"/>
          </w:tcPr>
          <w:p w14:paraId="41A9664E" w14:textId="77777777" w:rsidR="00434B97" w:rsidRPr="00D44726" w:rsidRDefault="00434B97" w:rsidP="004702B1">
            <w:pPr>
              <w:pStyle w:val="TAC"/>
              <w:rPr>
                <w:ins w:id="290" w:author="Stefan Parkvall" w:date="2018-04-23T12:13:00Z"/>
                <w:rFonts w:eastAsia="Batang"/>
                <w:strike/>
                <w:color w:val="FF0000"/>
              </w:rPr>
            </w:pPr>
            <w:ins w:id="291" w:author="Stefan Parkvall" w:date="2018-04-23T12:13:00Z">
              <w:r w:rsidRPr="00D44726">
                <w:rPr>
                  <w:rFonts w:eastAsia="Batang"/>
                  <w:strike/>
                  <w:color w:val="FF0000"/>
                </w:rPr>
                <w:t>1</w:t>
              </w:r>
            </w:ins>
          </w:p>
        </w:tc>
        <w:tc>
          <w:tcPr>
            <w:tcW w:w="2524" w:type="dxa"/>
            <w:shd w:val="clear" w:color="auto" w:fill="auto"/>
            <w:vAlign w:val="center"/>
          </w:tcPr>
          <w:p w14:paraId="1AC68CF0" w14:textId="77777777" w:rsidR="00434B97" w:rsidRPr="00D44726" w:rsidRDefault="00434B97" w:rsidP="004702B1">
            <w:pPr>
              <w:pStyle w:val="TAC"/>
              <w:rPr>
                <w:ins w:id="292" w:author="Stefan Parkvall" w:date="2018-04-23T12:13:00Z"/>
                <w:rFonts w:eastAsia="Batang"/>
                <w:strike/>
                <w:color w:val="FF0000"/>
              </w:rPr>
            </w:pPr>
            <w:ins w:id="293" w:author="Stefan Parkvall" w:date="2018-04-23T12:13:00Z">
              <w:r w:rsidRPr="00D44726">
                <w:rPr>
                  <w:rFonts w:eastAsia="Batang"/>
                  <w:strike/>
                  <w:color w:val="FF0000"/>
                </w:rPr>
                <w:t>4,9,14,19,24,29,34,39</w:t>
              </w:r>
            </w:ins>
          </w:p>
        </w:tc>
        <w:tc>
          <w:tcPr>
            <w:tcW w:w="1020" w:type="dxa"/>
            <w:shd w:val="clear" w:color="auto" w:fill="auto"/>
            <w:vAlign w:val="center"/>
          </w:tcPr>
          <w:p w14:paraId="4E199B6B" w14:textId="77777777" w:rsidR="00434B97" w:rsidRPr="00D44726" w:rsidRDefault="00434B97" w:rsidP="004702B1">
            <w:pPr>
              <w:pStyle w:val="TAC"/>
              <w:rPr>
                <w:ins w:id="294" w:author="Stefan Parkvall" w:date="2018-04-23T12:13:00Z"/>
                <w:rFonts w:eastAsia="Batang"/>
                <w:strike/>
                <w:color w:val="FF0000"/>
              </w:rPr>
            </w:pPr>
            <w:ins w:id="295" w:author="Stefan Parkvall" w:date="2018-04-23T12:13:00Z">
              <w:r w:rsidRPr="00D44726">
                <w:rPr>
                  <w:rFonts w:eastAsia="Batang"/>
                  <w:strike/>
                  <w:color w:val="FF0000"/>
                </w:rPr>
                <w:t>2</w:t>
              </w:r>
            </w:ins>
          </w:p>
        </w:tc>
        <w:tc>
          <w:tcPr>
            <w:tcW w:w="992" w:type="dxa"/>
            <w:vAlign w:val="center"/>
          </w:tcPr>
          <w:p w14:paraId="476C359B" w14:textId="77777777" w:rsidR="00434B97" w:rsidRPr="00D44726" w:rsidRDefault="00434B97" w:rsidP="004702B1">
            <w:pPr>
              <w:pStyle w:val="TAC"/>
              <w:rPr>
                <w:ins w:id="296" w:author="Stefan Parkvall" w:date="2018-04-23T12:13:00Z"/>
                <w:rFonts w:eastAsia="Batang"/>
                <w:strike/>
                <w:color w:val="FF0000"/>
              </w:rPr>
            </w:pPr>
            <w:ins w:id="297" w:author="Stefan Parkvall" w:date="2018-04-23T12:13:00Z">
              <w:r w:rsidRPr="00D44726">
                <w:rPr>
                  <w:rFonts w:eastAsia="Batang"/>
                  <w:strike/>
                  <w:color w:val="FF0000"/>
                </w:rPr>
                <w:t>1</w:t>
              </w:r>
            </w:ins>
          </w:p>
        </w:tc>
        <w:tc>
          <w:tcPr>
            <w:tcW w:w="1134" w:type="dxa"/>
            <w:vAlign w:val="center"/>
          </w:tcPr>
          <w:p w14:paraId="1D515E11" w14:textId="77777777" w:rsidR="00434B97" w:rsidRPr="00D44726" w:rsidRDefault="00434B97" w:rsidP="004702B1">
            <w:pPr>
              <w:pStyle w:val="TAC"/>
              <w:rPr>
                <w:ins w:id="298" w:author="Stefan Parkvall" w:date="2018-04-23T12:13:00Z"/>
                <w:rFonts w:eastAsia="Batang"/>
                <w:strike/>
                <w:color w:val="FF0000"/>
              </w:rPr>
            </w:pPr>
            <w:ins w:id="299" w:author="Stefan Parkvall" w:date="2018-04-23T12:13:00Z">
              <w:r w:rsidRPr="00D44726">
                <w:rPr>
                  <w:rFonts w:eastAsia="Batang"/>
                  <w:strike/>
                  <w:color w:val="FF0000"/>
                </w:rPr>
                <w:t>6</w:t>
              </w:r>
            </w:ins>
          </w:p>
        </w:tc>
        <w:tc>
          <w:tcPr>
            <w:tcW w:w="981" w:type="dxa"/>
          </w:tcPr>
          <w:p w14:paraId="55927516" w14:textId="77777777" w:rsidR="00434B97" w:rsidRPr="00D44726" w:rsidRDefault="00434B97" w:rsidP="004702B1">
            <w:pPr>
              <w:pStyle w:val="TAC"/>
              <w:rPr>
                <w:ins w:id="300" w:author="Stefan Parkvall" w:date="2018-04-23T12:13:00Z"/>
                <w:rFonts w:eastAsia="Batang"/>
                <w:strike/>
                <w:color w:val="FF0000"/>
              </w:rPr>
            </w:pPr>
            <w:ins w:id="301" w:author="Stefan Parkvall" w:date="2018-04-23T12:13:00Z">
              <w:r w:rsidRPr="00D44726">
                <w:rPr>
                  <w:rFonts w:eastAsia="Batang"/>
                  <w:strike/>
                  <w:color w:val="FF0000"/>
                </w:rPr>
                <w:t>2</w:t>
              </w:r>
            </w:ins>
          </w:p>
        </w:tc>
      </w:tr>
      <w:tr w:rsidR="00434B97" w:rsidRPr="007F64E9" w14:paraId="6AA9FB90" w14:textId="77777777" w:rsidTr="004702B1">
        <w:trPr>
          <w:jc w:val="center"/>
        </w:trPr>
        <w:tc>
          <w:tcPr>
            <w:tcW w:w="988" w:type="dxa"/>
            <w:shd w:val="clear" w:color="auto" w:fill="auto"/>
            <w:vAlign w:val="center"/>
          </w:tcPr>
          <w:p w14:paraId="7214DD78" w14:textId="77777777" w:rsidR="00434B97" w:rsidRPr="00D44726" w:rsidRDefault="00434B97" w:rsidP="004702B1">
            <w:pPr>
              <w:pStyle w:val="TAC"/>
              <w:rPr>
                <w:ins w:id="302" w:author="Stefan Parkvall" w:date="2018-04-23T12:13:00Z"/>
                <w:rFonts w:eastAsia="Batang"/>
                <w:strike/>
                <w:color w:val="FF0000"/>
              </w:rPr>
            </w:pPr>
            <w:ins w:id="303" w:author="Stefan Parkvall" w:date="2018-04-29T20:47:00Z">
              <w:r w:rsidRPr="00D44726">
                <w:rPr>
                  <w:rFonts w:eastAsia="Batang"/>
                  <w:strike/>
                  <w:color w:val="FF0000"/>
                </w:rPr>
                <w:t>94</w:t>
              </w:r>
            </w:ins>
          </w:p>
        </w:tc>
        <w:tc>
          <w:tcPr>
            <w:tcW w:w="1134" w:type="dxa"/>
            <w:shd w:val="clear" w:color="auto" w:fill="auto"/>
          </w:tcPr>
          <w:p w14:paraId="258139B5" w14:textId="77777777" w:rsidR="00434B97" w:rsidRPr="00D44726" w:rsidRDefault="00434B97" w:rsidP="004702B1">
            <w:pPr>
              <w:pStyle w:val="TAC"/>
              <w:rPr>
                <w:ins w:id="304" w:author="Stefan Parkvall" w:date="2018-04-23T12:13:00Z"/>
                <w:rFonts w:eastAsia="Batang"/>
                <w:strike/>
                <w:color w:val="FF0000"/>
              </w:rPr>
            </w:pPr>
            <w:ins w:id="305" w:author="Stefan Parkvall" w:date="2018-04-23T12:13:00Z">
              <w:r w:rsidRPr="00D44726">
                <w:rPr>
                  <w:rFonts w:eastAsia="Batang"/>
                  <w:strike/>
                  <w:color w:val="FF0000"/>
                </w:rPr>
                <w:t>B1</w:t>
              </w:r>
            </w:ins>
          </w:p>
        </w:tc>
        <w:tc>
          <w:tcPr>
            <w:tcW w:w="708" w:type="dxa"/>
            <w:shd w:val="clear" w:color="auto" w:fill="auto"/>
            <w:vAlign w:val="center"/>
          </w:tcPr>
          <w:p w14:paraId="698FAAFF" w14:textId="77777777" w:rsidR="00434B97" w:rsidRPr="00D44726" w:rsidRDefault="00434B97" w:rsidP="004702B1">
            <w:pPr>
              <w:pStyle w:val="TAC"/>
              <w:rPr>
                <w:ins w:id="306" w:author="Stefan Parkvall" w:date="2018-04-23T12:13:00Z"/>
                <w:rFonts w:eastAsia="Batang"/>
                <w:strike/>
                <w:color w:val="FF0000"/>
              </w:rPr>
            </w:pPr>
            <w:ins w:id="307" w:author="Stefan Parkvall" w:date="2018-04-23T12:13:00Z">
              <w:r w:rsidRPr="00D44726">
                <w:rPr>
                  <w:rFonts w:eastAsia="Batang"/>
                  <w:strike/>
                  <w:color w:val="FF0000"/>
                </w:rPr>
                <w:t>4</w:t>
              </w:r>
            </w:ins>
          </w:p>
        </w:tc>
        <w:tc>
          <w:tcPr>
            <w:tcW w:w="851" w:type="dxa"/>
            <w:shd w:val="clear" w:color="auto" w:fill="auto"/>
            <w:vAlign w:val="center"/>
          </w:tcPr>
          <w:p w14:paraId="479FD519" w14:textId="77777777" w:rsidR="00434B97" w:rsidRPr="00D44726" w:rsidRDefault="00434B97" w:rsidP="004702B1">
            <w:pPr>
              <w:pStyle w:val="TAC"/>
              <w:rPr>
                <w:ins w:id="308" w:author="Stefan Parkvall" w:date="2018-04-23T12:13:00Z"/>
                <w:rFonts w:eastAsia="Batang"/>
                <w:strike/>
                <w:color w:val="FF0000"/>
              </w:rPr>
            </w:pPr>
            <w:ins w:id="309" w:author="Stefan Parkvall" w:date="2018-04-23T12:13:00Z">
              <w:r w:rsidRPr="00D44726">
                <w:rPr>
                  <w:rFonts w:eastAsia="Batang"/>
                  <w:strike/>
                  <w:color w:val="FF0000"/>
                </w:rPr>
                <w:t>1</w:t>
              </w:r>
            </w:ins>
          </w:p>
        </w:tc>
        <w:tc>
          <w:tcPr>
            <w:tcW w:w="2524" w:type="dxa"/>
            <w:shd w:val="clear" w:color="auto" w:fill="auto"/>
            <w:vAlign w:val="center"/>
          </w:tcPr>
          <w:p w14:paraId="59BEFF77" w14:textId="77777777" w:rsidR="00434B97" w:rsidRPr="00D44726" w:rsidRDefault="00434B97" w:rsidP="004702B1">
            <w:pPr>
              <w:pStyle w:val="TAC"/>
              <w:rPr>
                <w:ins w:id="310" w:author="Stefan Parkvall" w:date="2018-04-23T12:13:00Z"/>
                <w:rFonts w:eastAsia="Batang"/>
                <w:strike/>
                <w:color w:val="FF0000"/>
              </w:rPr>
            </w:pPr>
            <w:ins w:id="311" w:author="Stefan Parkvall" w:date="2018-04-23T12:13:00Z">
              <w:r w:rsidRPr="00D44726">
                <w:rPr>
                  <w:rFonts w:eastAsia="Batang"/>
                  <w:strike/>
                  <w:color w:val="FF0000"/>
                </w:rPr>
                <w:t>3,7,11,15,19,23,27,31,35,39</w:t>
              </w:r>
            </w:ins>
          </w:p>
        </w:tc>
        <w:tc>
          <w:tcPr>
            <w:tcW w:w="1020" w:type="dxa"/>
            <w:shd w:val="clear" w:color="auto" w:fill="auto"/>
            <w:vAlign w:val="center"/>
          </w:tcPr>
          <w:p w14:paraId="0F5B5AD7" w14:textId="77777777" w:rsidR="00434B97" w:rsidRPr="00D44726" w:rsidRDefault="00434B97" w:rsidP="004702B1">
            <w:pPr>
              <w:pStyle w:val="TAC"/>
              <w:rPr>
                <w:ins w:id="312" w:author="Stefan Parkvall" w:date="2018-04-23T12:13:00Z"/>
                <w:rFonts w:eastAsia="Batang"/>
                <w:strike/>
                <w:color w:val="FF0000"/>
              </w:rPr>
            </w:pPr>
            <w:ins w:id="313" w:author="Stefan Parkvall" w:date="2018-04-23T12:13:00Z">
              <w:r w:rsidRPr="00D44726">
                <w:rPr>
                  <w:rFonts w:eastAsia="Batang"/>
                  <w:strike/>
                  <w:color w:val="FF0000"/>
                </w:rPr>
                <w:t>2</w:t>
              </w:r>
            </w:ins>
          </w:p>
        </w:tc>
        <w:tc>
          <w:tcPr>
            <w:tcW w:w="992" w:type="dxa"/>
            <w:vAlign w:val="center"/>
          </w:tcPr>
          <w:p w14:paraId="3EB89F15" w14:textId="77777777" w:rsidR="00434B97" w:rsidRPr="00D44726" w:rsidRDefault="00434B97" w:rsidP="004702B1">
            <w:pPr>
              <w:pStyle w:val="TAC"/>
              <w:rPr>
                <w:ins w:id="314" w:author="Stefan Parkvall" w:date="2018-04-23T12:13:00Z"/>
                <w:rFonts w:eastAsia="Batang"/>
                <w:strike/>
                <w:color w:val="FF0000"/>
              </w:rPr>
            </w:pPr>
            <w:ins w:id="315" w:author="Stefan Parkvall" w:date="2018-04-23T12:13:00Z">
              <w:r w:rsidRPr="00D44726">
                <w:rPr>
                  <w:rFonts w:eastAsia="Batang"/>
                  <w:strike/>
                  <w:color w:val="FF0000"/>
                </w:rPr>
                <w:t>1</w:t>
              </w:r>
            </w:ins>
          </w:p>
        </w:tc>
        <w:tc>
          <w:tcPr>
            <w:tcW w:w="1134" w:type="dxa"/>
            <w:vAlign w:val="center"/>
          </w:tcPr>
          <w:p w14:paraId="4BBBAC37" w14:textId="77777777" w:rsidR="00434B97" w:rsidRPr="00D44726" w:rsidRDefault="00434B97" w:rsidP="004702B1">
            <w:pPr>
              <w:pStyle w:val="TAC"/>
              <w:rPr>
                <w:ins w:id="316" w:author="Stefan Parkvall" w:date="2018-04-23T12:13:00Z"/>
                <w:rFonts w:eastAsia="Batang"/>
                <w:strike/>
                <w:color w:val="FF0000"/>
              </w:rPr>
            </w:pPr>
            <w:ins w:id="317" w:author="Stefan Parkvall" w:date="2018-04-23T12:13:00Z">
              <w:r w:rsidRPr="00D44726">
                <w:rPr>
                  <w:rFonts w:eastAsia="Batang"/>
                  <w:strike/>
                  <w:color w:val="FF0000"/>
                </w:rPr>
                <w:t>6</w:t>
              </w:r>
            </w:ins>
          </w:p>
        </w:tc>
        <w:tc>
          <w:tcPr>
            <w:tcW w:w="981" w:type="dxa"/>
          </w:tcPr>
          <w:p w14:paraId="79CA8DAC" w14:textId="77777777" w:rsidR="00434B97" w:rsidRPr="00D44726" w:rsidRDefault="00434B97" w:rsidP="004702B1">
            <w:pPr>
              <w:pStyle w:val="TAC"/>
              <w:rPr>
                <w:ins w:id="318" w:author="Stefan Parkvall" w:date="2018-04-23T12:13:00Z"/>
                <w:rFonts w:eastAsia="Batang"/>
                <w:strike/>
                <w:color w:val="FF0000"/>
              </w:rPr>
            </w:pPr>
            <w:ins w:id="319" w:author="Stefan Parkvall" w:date="2018-04-23T12:13:00Z">
              <w:r w:rsidRPr="00D44726">
                <w:rPr>
                  <w:rFonts w:eastAsia="Batang"/>
                  <w:strike/>
                  <w:color w:val="FF0000"/>
                </w:rPr>
                <w:t>2</w:t>
              </w:r>
            </w:ins>
          </w:p>
        </w:tc>
      </w:tr>
      <w:tr w:rsidR="00434B97" w:rsidRPr="007F64E9" w14:paraId="352CD1ED" w14:textId="77777777" w:rsidTr="004702B1">
        <w:trPr>
          <w:jc w:val="center"/>
        </w:trPr>
        <w:tc>
          <w:tcPr>
            <w:tcW w:w="988" w:type="dxa"/>
            <w:shd w:val="clear" w:color="auto" w:fill="auto"/>
            <w:vAlign w:val="center"/>
          </w:tcPr>
          <w:p w14:paraId="1624BBBA" w14:textId="77777777" w:rsidR="00434B97" w:rsidRPr="00D44726" w:rsidRDefault="00434B97" w:rsidP="004702B1">
            <w:pPr>
              <w:pStyle w:val="TAC"/>
              <w:rPr>
                <w:ins w:id="320" w:author="Stefan Parkvall" w:date="2018-04-23T12:13:00Z"/>
                <w:rFonts w:eastAsia="Batang"/>
                <w:strike/>
                <w:color w:val="FF0000"/>
              </w:rPr>
            </w:pPr>
            <w:ins w:id="321" w:author="Stefan Parkvall" w:date="2018-04-29T20:47:00Z">
              <w:r w:rsidRPr="00D44726">
                <w:rPr>
                  <w:rFonts w:eastAsia="Batang"/>
                  <w:strike/>
                  <w:color w:val="FF0000"/>
                </w:rPr>
                <w:t>95</w:t>
              </w:r>
            </w:ins>
          </w:p>
        </w:tc>
        <w:tc>
          <w:tcPr>
            <w:tcW w:w="1134" w:type="dxa"/>
            <w:shd w:val="clear" w:color="auto" w:fill="auto"/>
          </w:tcPr>
          <w:p w14:paraId="1A427E14" w14:textId="77777777" w:rsidR="00434B97" w:rsidRPr="00D44726" w:rsidRDefault="00434B97" w:rsidP="004702B1">
            <w:pPr>
              <w:pStyle w:val="TAC"/>
              <w:rPr>
                <w:ins w:id="322" w:author="Stefan Parkvall" w:date="2018-04-23T12:13:00Z"/>
                <w:rFonts w:eastAsia="Batang"/>
                <w:strike/>
                <w:color w:val="FF0000"/>
              </w:rPr>
            </w:pPr>
            <w:ins w:id="323" w:author="Stefan Parkvall" w:date="2018-04-23T12:13:00Z">
              <w:r w:rsidRPr="00D44726">
                <w:rPr>
                  <w:rFonts w:eastAsia="Batang"/>
                  <w:strike/>
                  <w:color w:val="FF0000"/>
                </w:rPr>
                <w:t>B1</w:t>
              </w:r>
            </w:ins>
          </w:p>
        </w:tc>
        <w:tc>
          <w:tcPr>
            <w:tcW w:w="708" w:type="dxa"/>
            <w:shd w:val="clear" w:color="auto" w:fill="auto"/>
            <w:vAlign w:val="center"/>
          </w:tcPr>
          <w:p w14:paraId="03EB7EE4" w14:textId="77777777" w:rsidR="00434B97" w:rsidRPr="00D44726" w:rsidRDefault="00434B97" w:rsidP="004702B1">
            <w:pPr>
              <w:pStyle w:val="TAC"/>
              <w:rPr>
                <w:ins w:id="324" w:author="Stefan Parkvall" w:date="2018-04-23T12:13:00Z"/>
                <w:rFonts w:eastAsia="Batang"/>
                <w:strike/>
                <w:color w:val="FF0000"/>
              </w:rPr>
            </w:pPr>
            <w:ins w:id="325" w:author="Stefan Parkvall" w:date="2018-04-23T12:13:00Z">
              <w:r w:rsidRPr="00D44726">
                <w:rPr>
                  <w:rFonts w:eastAsia="Batang"/>
                  <w:strike/>
                  <w:color w:val="FF0000"/>
                </w:rPr>
                <w:t>2</w:t>
              </w:r>
            </w:ins>
          </w:p>
        </w:tc>
        <w:tc>
          <w:tcPr>
            <w:tcW w:w="851" w:type="dxa"/>
            <w:shd w:val="clear" w:color="auto" w:fill="auto"/>
            <w:vAlign w:val="center"/>
          </w:tcPr>
          <w:p w14:paraId="7C6F9816" w14:textId="77777777" w:rsidR="00434B97" w:rsidRPr="00D44726" w:rsidRDefault="00434B97" w:rsidP="004702B1">
            <w:pPr>
              <w:pStyle w:val="TAC"/>
              <w:rPr>
                <w:ins w:id="326" w:author="Stefan Parkvall" w:date="2018-04-23T12:13:00Z"/>
                <w:rFonts w:eastAsia="Batang"/>
                <w:strike/>
                <w:color w:val="FF0000"/>
              </w:rPr>
            </w:pPr>
            <w:ins w:id="327" w:author="Stefan Parkvall" w:date="2018-04-23T12:13:00Z">
              <w:r w:rsidRPr="00D44726">
                <w:rPr>
                  <w:rFonts w:eastAsia="Batang"/>
                  <w:strike/>
                  <w:color w:val="FF0000"/>
                </w:rPr>
                <w:t>1</w:t>
              </w:r>
            </w:ins>
          </w:p>
        </w:tc>
        <w:tc>
          <w:tcPr>
            <w:tcW w:w="2524" w:type="dxa"/>
            <w:shd w:val="clear" w:color="auto" w:fill="auto"/>
            <w:vAlign w:val="center"/>
          </w:tcPr>
          <w:p w14:paraId="602A8B16" w14:textId="77777777" w:rsidR="00434B97" w:rsidRPr="00D44726" w:rsidRDefault="00434B97" w:rsidP="004702B1">
            <w:pPr>
              <w:pStyle w:val="TAC"/>
              <w:rPr>
                <w:ins w:id="328" w:author="Stefan Parkvall" w:date="2018-04-23T12:13:00Z"/>
                <w:rFonts w:eastAsia="Batang"/>
                <w:strike/>
                <w:color w:val="FF0000"/>
              </w:rPr>
            </w:pPr>
            <w:ins w:id="329" w:author="Stefan Parkvall" w:date="2018-04-23T12:13:00Z">
              <w:r w:rsidRPr="00D44726">
                <w:rPr>
                  <w:rFonts w:eastAsia="Batang"/>
                  <w:strike/>
                  <w:color w:val="FF0000"/>
                </w:rPr>
                <w:t>4,9,14,19,24,29,34,39</w:t>
              </w:r>
            </w:ins>
          </w:p>
        </w:tc>
        <w:tc>
          <w:tcPr>
            <w:tcW w:w="1020" w:type="dxa"/>
            <w:shd w:val="clear" w:color="auto" w:fill="auto"/>
            <w:vAlign w:val="center"/>
          </w:tcPr>
          <w:p w14:paraId="5B26B803" w14:textId="77777777" w:rsidR="00434B97" w:rsidRPr="00D44726" w:rsidRDefault="00434B97" w:rsidP="004702B1">
            <w:pPr>
              <w:pStyle w:val="TAC"/>
              <w:rPr>
                <w:ins w:id="330" w:author="Stefan Parkvall" w:date="2018-04-23T12:13:00Z"/>
                <w:rFonts w:eastAsia="Batang"/>
                <w:strike/>
                <w:color w:val="FF0000"/>
              </w:rPr>
            </w:pPr>
            <w:ins w:id="331" w:author="Stefan Parkvall" w:date="2018-04-23T12:13:00Z">
              <w:r w:rsidRPr="00D44726">
                <w:rPr>
                  <w:rFonts w:eastAsia="Batang"/>
                  <w:strike/>
                  <w:color w:val="FF0000"/>
                </w:rPr>
                <w:t>2</w:t>
              </w:r>
            </w:ins>
          </w:p>
        </w:tc>
        <w:tc>
          <w:tcPr>
            <w:tcW w:w="992" w:type="dxa"/>
            <w:vAlign w:val="center"/>
          </w:tcPr>
          <w:p w14:paraId="776E2FF1" w14:textId="77777777" w:rsidR="00434B97" w:rsidRPr="00D44726" w:rsidRDefault="00434B97" w:rsidP="004702B1">
            <w:pPr>
              <w:pStyle w:val="TAC"/>
              <w:rPr>
                <w:ins w:id="332" w:author="Stefan Parkvall" w:date="2018-04-23T12:13:00Z"/>
                <w:rFonts w:eastAsia="Batang"/>
                <w:strike/>
                <w:color w:val="FF0000"/>
              </w:rPr>
            </w:pPr>
            <w:ins w:id="333" w:author="Stefan Parkvall" w:date="2018-04-23T12:13:00Z">
              <w:r w:rsidRPr="00D44726">
                <w:rPr>
                  <w:rFonts w:eastAsia="Batang"/>
                  <w:strike/>
                  <w:color w:val="FF0000"/>
                </w:rPr>
                <w:t>1</w:t>
              </w:r>
            </w:ins>
          </w:p>
        </w:tc>
        <w:tc>
          <w:tcPr>
            <w:tcW w:w="1134" w:type="dxa"/>
            <w:vAlign w:val="center"/>
          </w:tcPr>
          <w:p w14:paraId="59321D1F" w14:textId="77777777" w:rsidR="00434B97" w:rsidRPr="00D44726" w:rsidRDefault="00434B97" w:rsidP="004702B1">
            <w:pPr>
              <w:pStyle w:val="TAC"/>
              <w:rPr>
                <w:ins w:id="334" w:author="Stefan Parkvall" w:date="2018-04-23T12:13:00Z"/>
                <w:rFonts w:eastAsia="Batang"/>
                <w:strike/>
                <w:color w:val="FF0000"/>
              </w:rPr>
            </w:pPr>
            <w:ins w:id="335" w:author="Stefan Parkvall" w:date="2018-04-23T12:13:00Z">
              <w:r w:rsidRPr="00D44726">
                <w:rPr>
                  <w:rFonts w:eastAsia="Batang"/>
                  <w:strike/>
                  <w:color w:val="FF0000"/>
                </w:rPr>
                <w:t>6</w:t>
              </w:r>
            </w:ins>
          </w:p>
        </w:tc>
        <w:tc>
          <w:tcPr>
            <w:tcW w:w="981" w:type="dxa"/>
          </w:tcPr>
          <w:p w14:paraId="72940FBE" w14:textId="77777777" w:rsidR="00434B97" w:rsidRPr="00D44726" w:rsidRDefault="00434B97" w:rsidP="004702B1">
            <w:pPr>
              <w:pStyle w:val="TAC"/>
              <w:rPr>
                <w:ins w:id="336" w:author="Stefan Parkvall" w:date="2018-04-23T12:13:00Z"/>
                <w:rFonts w:eastAsia="Batang"/>
                <w:strike/>
                <w:color w:val="FF0000"/>
              </w:rPr>
            </w:pPr>
            <w:ins w:id="337" w:author="Stefan Parkvall" w:date="2018-04-23T12:13:00Z">
              <w:r w:rsidRPr="00D44726">
                <w:rPr>
                  <w:rFonts w:eastAsia="Batang"/>
                  <w:strike/>
                  <w:color w:val="FF0000"/>
                </w:rPr>
                <w:t>2</w:t>
              </w:r>
            </w:ins>
          </w:p>
        </w:tc>
      </w:tr>
    </w:tbl>
    <w:p w14:paraId="137E4C23" w14:textId="77777777" w:rsidR="00434B97" w:rsidRDefault="00434B97" w:rsidP="00434B97">
      <w:pPr>
        <w:rPr>
          <w:szCs w:val="20"/>
          <w:lang w:eastAsia="x-none"/>
        </w:rPr>
      </w:pPr>
    </w:p>
    <w:p w14:paraId="6F3BA8CA" w14:textId="2D2C6DC3" w:rsidR="00434B97" w:rsidRDefault="00434B97" w:rsidP="00434B97">
      <w:pPr>
        <w:rPr>
          <w:szCs w:val="20"/>
          <w:lang w:eastAsia="x-none"/>
        </w:rPr>
      </w:pPr>
      <w:r w:rsidRPr="008B6555">
        <w:rPr>
          <w:szCs w:val="20"/>
          <w:highlight w:val="green"/>
          <w:lang w:eastAsia="x-none"/>
        </w:rPr>
        <w:t>Agreement</w:t>
      </w:r>
      <w:r>
        <w:rPr>
          <w:szCs w:val="20"/>
          <w:lang w:eastAsia="x-none"/>
        </w:rPr>
        <w:t>:</w:t>
      </w:r>
    </w:p>
    <w:p w14:paraId="5EC7318F" w14:textId="77777777" w:rsidR="00434B97" w:rsidRPr="004431A3" w:rsidRDefault="00434B97" w:rsidP="00613418">
      <w:pPr>
        <w:pStyle w:val="ListParagraph"/>
        <w:numPr>
          <w:ilvl w:val="0"/>
          <w:numId w:val="129"/>
        </w:numPr>
      </w:pPr>
      <w:r w:rsidRPr="004431A3">
        <w:t>The following entries for FR2 and unpaired spectrum are updated:</w:t>
      </w:r>
    </w:p>
    <w:tbl>
      <w:tblPr>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134"/>
        <w:gridCol w:w="708"/>
        <w:gridCol w:w="851"/>
        <w:gridCol w:w="2794"/>
        <w:gridCol w:w="750"/>
        <w:gridCol w:w="992"/>
        <w:gridCol w:w="1134"/>
        <w:gridCol w:w="981"/>
      </w:tblGrid>
      <w:tr w:rsidR="00434B97" w:rsidRPr="007F64E9" w14:paraId="25BBC95A" w14:textId="77777777" w:rsidTr="004702B1">
        <w:trPr>
          <w:jc w:val="center"/>
        </w:trPr>
        <w:tc>
          <w:tcPr>
            <w:tcW w:w="988" w:type="dxa"/>
            <w:shd w:val="clear" w:color="auto" w:fill="auto"/>
            <w:vAlign w:val="center"/>
          </w:tcPr>
          <w:p w14:paraId="1AC5359C" w14:textId="77777777" w:rsidR="00434B97" w:rsidRPr="007F64E9" w:rsidRDefault="00434B97" w:rsidP="004702B1">
            <w:pPr>
              <w:pStyle w:val="TAC"/>
              <w:rPr>
                <w:rFonts w:eastAsia="Batang"/>
              </w:rPr>
            </w:pPr>
            <w:r w:rsidRPr="007F64E9">
              <w:rPr>
                <w:rFonts w:eastAsia="Batang"/>
              </w:rPr>
              <w:t>78</w:t>
            </w:r>
          </w:p>
        </w:tc>
        <w:tc>
          <w:tcPr>
            <w:tcW w:w="1134" w:type="dxa"/>
            <w:shd w:val="clear" w:color="auto" w:fill="auto"/>
          </w:tcPr>
          <w:p w14:paraId="1AA6626A" w14:textId="77777777" w:rsidR="00434B97" w:rsidRPr="007F64E9" w:rsidRDefault="00434B97" w:rsidP="004702B1">
            <w:pPr>
              <w:pStyle w:val="TAC"/>
              <w:rPr>
                <w:rFonts w:eastAsia="Batang"/>
              </w:rPr>
            </w:pPr>
            <w:r w:rsidRPr="007F64E9">
              <w:rPr>
                <w:rFonts w:eastAsia="Batang"/>
              </w:rPr>
              <w:t>A3</w:t>
            </w:r>
          </w:p>
        </w:tc>
        <w:tc>
          <w:tcPr>
            <w:tcW w:w="708" w:type="dxa"/>
            <w:shd w:val="clear" w:color="auto" w:fill="auto"/>
          </w:tcPr>
          <w:p w14:paraId="7C1A2D95" w14:textId="77777777" w:rsidR="00434B97" w:rsidRPr="007F64E9" w:rsidRDefault="00434B97" w:rsidP="004702B1">
            <w:pPr>
              <w:pStyle w:val="TAC"/>
              <w:rPr>
                <w:rFonts w:eastAsia="Batang"/>
              </w:rPr>
            </w:pPr>
            <w:r w:rsidRPr="007F64E9">
              <w:rPr>
                <w:rFonts w:eastAsia="Batang"/>
              </w:rPr>
              <w:t>1</w:t>
            </w:r>
          </w:p>
        </w:tc>
        <w:tc>
          <w:tcPr>
            <w:tcW w:w="851" w:type="dxa"/>
            <w:shd w:val="clear" w:color="auto" w:fill="auto"/>
          </w:tcPr>
          <w:p w14:paraId="1353AC5C" w14:textId="77777777" w:rsidR="00434B97" w:rsidRPr="007F64E9" w:rsidRDefault="00434B97" w:rsidP="004702B1">
            <w:pPr>
              <w:pStyle w:val="TAC"/>
              <w:rPr>
                <w:rFonts w:eastAsia="Batang"/>
              </w:rPr>
            </w:pPr>
            <w:r w:rsidRPr="007F64E9">
              <w:rPr>
                <w:rFonts w:eastAsia="Batang"/>
              </w:rPr>
              <w:t>0</w:t>
            </w:r>
          </w:p>
        </w:tc>
        <w:tc>
          <w:tcPr>
            <w:tcW w:w="2794" w:type="dxa"/>
            <w:shd w:val="clear" w:color="auto" w:fill="auto"/>
          </w:tcPr>
          <w:p w14:paraId="0C080963" w14:textId="77777777" w:rsidR="00434B97" w:rsidRPr="00772EA8" w:rsidRDefault="00434B97" w:rsidP="004702B1">
            <w:pPr>
              <w:pStyle w:val="TAC"/>
              <w:rPr>
                <w:rFonts w:eastAsia="Batang"/>
                <w:u w:val="single"/>
              </w:rPr>
            </w:pPr>
            <w:r w:rsidRPr="00772EA8">
              <w:rPr>
                <w:rFonts w:eastAsia="Batang"/>
                <w:color w:val="FF0000"/>
                <w:u w:val="single"/>
              </w:rPr>
              <w:t>9,11,13</w:t>
            </w:r>
          </w:p>
        </w:tc>
        <w:tc>
          <w:tcPr>
            <w:tcW w:w="750" w:type="dxa"/>
            <w:shd w:val="clear" w:color="auto" w:fill="auto"/>
          </w:tcPr>
          <w:p w14:paraId="2B5CC4C7" w14:textId="77777777" w:rsidR="00434B97" w:rsidRPr="007F64E9" w:rsidRDefault="00434B97" w:rsidP="004702B1">
            <w:pPr>
              <w:pStyle w:val="TAC"/>
              <w:rPr>
                <w:rFonts w:eastAsia="Batang"/>
              </w:rPr>
            </w:pPr>
            <w:r w:rsidRPr="00B54C12">
              <w:rPr>
                <w:rFonts w:eastAsia="Batang"/>
              </w:rPr>
              <w:t>2</w:t>
            </w:r>
          </w:p>
        </w:tc>
        <w:tc>
          <w:tcPr>
            <w:tcW w:w="992" w:type="dxa"/>
          </w:tcPr>
          <w:p w14:paraId="20F5C768" w14:textId="77777777" w:rsidR="00434B97" w:rsidRPr="007F64E9" w:rsidRDefault="00434B97" w:rsidP="004702B1">
            <w:pPr>
              <w:pStyle w:val="TAC"/>
              <w:rPr>
                <w:rFonts w:eastAsia="Batang"/>
              </w:rPr>
            </w:pPr>
            <w:r w:rsidRPr="007F64E9">
              <w:rPr>
                <w:rFonts w:eastAsia="Batang"/>
              </w:rPr>
              <w:t>1</w:t>
            </w:r>
          </w:p>
        </w:tc>
        <w:tc>
          <w:tcPr>
            <w:tcW w:w="1134" w:type="dxa"/>
          </w:tcPr>
          <w:p w14:paraId="0FEFB4B4" w14:textId="77777777" w:rsidR="00434B97" w:rsidRPr="007F64E9" w:rsidRDefault="00434B97" w:rsidP="004702B1">
            <w:pPr>
              <w:pStyle w:val="TAC"/>
              <w:rPr>
                <w:rFonts w:eastAsia="Batang"/>
              </w:rPr>
            </w:pPr>
            <w:r w:rsidRPr="007F64E9">
              <w:rPr>
                <w:rFonts w:eastAsia="Batang"/>
              </w:rPr>
              <w:t>2</w:t>
            </w:r>
          </w:p>
        </w:tc>
        <w:tc>
          <w:tcPr>
            <w:tcW w:w="981" w:type="dxa"/>
          </w:tcPr>
          <w:p w14:paraId="79F421A6" w14:textId="77777777" w:rsidR="00434B97" w:rsidRPr="007F64E9" w:rsidRDefault="00434B97" w:rsidP="004702B1">
            <w:pPr>
              <w:pStyle w:val="TAC"/>
              <w:rPr>
                <w:rFonts w:eastAsia="Batang"/>
              </w:rPr>
            </w:pPr>
            <w:r w:rsidRPr="007F64E9">
              <w:rPr>
                <w:rFonts w:eastAsia="Batang"/>
              </w:rPr>
              <w:t>6</w:t>
            </w:r>
          </w:p>
        </w:tc>
      </w:tr>
      <w:tr w:rsidR="00434B97" w:rsidRPr="007F64E9" w14:paraId="33E69D75" w14:textId="77777777" w:rsidTr="004702B1">
        <w:trPr>
          <w:jc w:val="center"/>
        </w:trPr>
        <w:tc>
          <w:tcPr>
            <w:tcW w:w="988" w:type="dxa"/>
            <w:shd w:val="clear" w:color="auto" w:fill="auto"/>
            <w:vAlign w:val="center"/>
          </w:tcPr>
          <w:p w14:paraId="302858D7" w14:textId="77777777" w:rsidR="00434B97" w:rsidRPr="007F64E9" w:rsidRDefault="00434B97" w:rsidP="004702B1">
            <w:pPr>
              <w:pStyle w:val="TAC"/>
              <w:rPr>
                <w:rFonts w:eastAsia="Batang"/>
              </w:rPr>
            </w:pPr>
            <w:r w:rsidRPr="007F64E9">
              <w:rPr>
                <w:rFonts w:eastAsia="Batang"/>
              </w:rPr>
              <w:t>127</w:t>
            </w:r>
          </w:p>
        </w:tc>
        <w:tc>
          <w:tcPr>
            <w:tcW w:w="1134" w:type="dxa"/>
            <w:shd w:val="clear" w:color="auto" w:fill="auto"/>
          </w:tcPr>
          <w:p w14:paraId="16E4ED1A" w14:textId="77777777" w:rsidR="00434B97" w:rsidRPr="007F64E9" w:rsidRDefault="00434B97" w:rsidP="004702B1">
            <w:pPr>
              <w:pStyle w:val="TAC"/>
              <w:rPr>
                <w:rFonts w:eastAsia="Batang"/>
              </w:rPr>
            </w:pPr>
            <w:r w:rsidRPr="007F64E9">
              <w:rPr>
                <w:rFonts w:eastAsia="Batang"/>
              </w:rPr>
              <w:t>B4</w:t>
            </w:r>
          </w:p>
        </w:tc>
        <w:tc>
          <w:tcPr>
            <w:tcW w:w="708" w:type="dxa"/>
            <w:shd w:val="clear" w:color="auto" w:fill="auto"/>
            <w:vAlign w:val="center"/>
          </w:tcPr>
          <w:p w14:paraId="6768AC60" w14:textId="77777777" w:rsidR="00434B97" w:rsidRPr="007F64E9" w:rsidRDefault="00434B97" w:rsidP="004702B1">
            <w:pPr>
              <w:pStyle w:val="TAC"/>
              <w:rPr>
                <w:rFonts w:eastAsia="Batang"/>
              </w:rPr>
            </w:pPr>
            <w:r w:rsidRPr="007F64E9">
              <w:rPr>
                <w:rFonts w:eastAsia="Batang"/>
              </w:rPr>
              <w:t>1</w:t>
            </w:r>
          </w:p>
        </w:tc>
        <w:tc>
          <w:tcPr>
            <w:tcW w:w="851" w:type="dxa"/>
            <w:shd w:val="clear" w:color="auto" w:fill="auto"/>
            <w:vAlign w:val="center"/>
          </w:tcPr>
          <w:p w14:paraId="35A9C5FA" w14:textId="77777777" w:rsidR="00434B97" w:rsidRPr="007F64E9" w:rsidRDefault="00434B97" w:rsidP="004702B1">
            <w:pPr>
              <w:pStyle w:val="TAC"/>
              <w:rPr>
                <w:rFonts w:eastAsia="Batang"/>
              </w:rPr>
            </w:pPr>
            <w:r w:rsidRPr="007F64E9">
              <w:rPr>
                <w:rFonts w:eastAsia="Batang"/>
              </w:rPr>
              <w:t>0</w:t>
            </w:r>
          </w:p>
        </w:tc>
        <w:tc>
          <w:tcPr>
            <w:tcW w:w="2794" w:type="dxa"/>
            <w:shd w:val="clear" w:color="auto" w:fill="auto"/>
            <w:vAlign w:val="center"/>
          </w:tcPr>
          <w:p w14:paraId="4D1CDF43" w14:textId="77777777" w:rsidR="00434B97" w:rsidRPr="007F64E9" w:rsidRDefault="00434B97" w:rsidP="004702B1">
            <w:pPr>
              <w:pStyle w:val="TAC"/>
              <w:rPr>
                <w:rFonts w:eastAsia="Batang"/>
              </w:rPr>
            </w:pPr>
            <w:r w:rsidRPr="007F64E9">
              <w:rPr>
                <w:rFonts w:eastAsia="Batang"/>
              </w:rPr>
              <w:t>19,39</w:t>
            </w:r>
          </w:p>
        </w:tc>
        <w:tc>
          <w:tcPr>
            <w:tcW w:w="750" w:type="dxa"/>
            <w:shd w:val="clear" w:color="auto" w:fill="auto"/>
            <w:vAlign w:val="center"/>
          </w:tcPr>
          <w:p w14:paraId="67ADE634" w14:textId="77777777" w:rsidR="00434B97" w:rsidRPr="007F64E9" w:rsidRDefault="00434B97" w:rsidP="004702B1">
            <w:pPr>
              <w:pStyle w:val="TAC"/>
              <w:rPr>
                <w:rFonts w:eastAsia="Batang"/>
              </w:rPr>
            </w:pPr>
            <w:r w:rsidRPr="007F64E9">
              <w:rPr>
                <w:rFonts w:eastAsia="Batang"/>
              </w:rPr>
              <w:t>2</w:t>
            </w:r>
          </w:p>
        </w:tc>
        <w:tc>
          <w:tcPr>
            <w:tcW w:w="992" w:type="dxa"/>
            <w:vAlign w:val="center"/>
          </w:tcPr>
          <w:p w14:paraId="15654311" w14:textId="77777777" w:rsidR="00434B97" w:rsidRPr="00772EA8" w:rsidRDefault="00434B97" w:rsidP="004702B1">
            <w:pPr>
              <w:pStyle w:val="TAC"/>
              <w:rPr>
                <w:rFonts w:eastAsia="Batang"/>
                <w:color w:val="FF0000"/>
                <w:u w:val="single"/>
              </w:rPr>
            </w:pPr>
            <w:r w:rsidRPr="00772EA8">
              <w:rPr>
                <w:rFonts w:eastAsia="Batang"/>
                <w:color w:val="FF0000"/>
                <w:u w:val="single"/>
              </w:rPr>
              <w:t xml:space="preserve">2 </w:t>
            </w:r>
          </w:p>
        </w:tc>
        <w:tc>
          <w:tcPr>
            <w:tcW w:w="1134" w:type="dxa"/>
          </w:tcPr>
          <w:p w14:paraId="68CAA569" w14:textId="77777777" w:rsidR="00434B97" w:rsidRPr="007F64E9" w:rsidRDefault="00434B97" w:rsidP="004702B1">
            <w:pPr>
              <w:pStyle w:val="TAC"/>
              <w:rPr>
                <w:rFonts w:eastAsia="Batang"/>
              </w:rPr>
            </w:pPr>
            <w:r w:rsidRPr="007F64E9">
              <w:rPr>
                <w:rFonts w:eastAsia="Batang"/>
              </w:rPr>
              <w:t>1</w:t>
            </w:r>
          </w:p>
        </w:tc>
        <w:tc>
          <w:tcPr>
            <w:tcW w:w="981" w:type="dxa"/>
          </w:tcPr>
          <w:p w14:paraId="41389CDD" w14:textId="77777777" w:rsidR="00434B97" w:rsidRPr="007F64E9" w:rsidRDefault="00434B97" w:rsidP="004702B1">
            <w:pPr>
              <w:pStyle w:val="TAC"/>
              <w:rPr>
                <w:rFonts w:eastAsia="Batang"/>
              </w:rPr>
            </w:pPr>
            <w:r w:rsidRPr="007F64E9">
              <w:rPr>
                <w:rFonts w:eastAsia="Batang"/>
              </w:rPr>
              <w:t>12</w:t>
            </w:r>
          </w:p>
        </w:tc>
      </w:tr>
      <w:tr w:rsidR="00434B97" w:rsidRPr="007F64E9" w14:paraId="462D0A6A" w14:textId="77777777" w:rsidTr="004702B1">
        <w:trPr>
          <w:jc w:val="center"/>
        </w:trPr>
        <w:tc>
          <w:tcPr>
            <w:tcW w:w="988" w:type="dxa"/>
            <w:shd w:val="clear" w:color="auto" w:fill="auto"/>
            <w:vAlign w:val="center"/>
          </w:tcPr>
          <w:p w14:paraId="31335CCF" w14:textId="77777777" w:rsidR="00434B97" w:rsidRPr="007F64E9" w:rsidRDefault="00434B97" w:rsidP="004702B1">
            <w:pPr>
              <w:pStyle w:val="TAC"/>
              <w:rPr>
                <w:rFonts w:eastAsia="Batang"/>
              </w:rPr>
            </w:pPr>
            <w:r>
              <w:rPr>
                <w:rFonts w:eastAsia="Batang"/>
              </w:rPr>
              <w:t>128</w:t>
            </w:r>
          </w:p>
        </w:tc>
        <w:tc>
          <w:tcPr>
            <w:tcW w:w="1134" w:type="dxa"/>
            <w:shd w:val="clear" w:color="auto" w:fill="auto"/>
          </w:tcPr>
          <w:p w14:paraId="1A7C39BC" w14:textId="77777777" w:rsidR="00434B97" w:rsidRPr="007F64E9" w:rsidRDefault="00434B97" w:rsidP="004702B1">
            <w:pPr>
              <w:pStyle w:val="TAC"/>
              <w:rPr>
                <w:rFonts w:eastAsia="Batang"/>
              </w:rPr>
            </w:pPr>
            <w:r>
              <w:rPr>
                <w:rFonts w:eastAsia="Batang"/>
              </w:rPr>
              <w:t>B4</w:t>
            </w:r>
          </w:p>
        </w:tc>
        <w:tc>
          <w:tcPr>
            <w:tcW w:w="708" w:type="dxa"/>
            <w:shd w:val="clear" w:color="auto" w:fill="auto"/>
          </w:tcPr>
          <w:p w14:paraId="2ABF8E2E" w14:textId="77777777" w:rsidR="00434B97" w:rsidRPr="007F64E9" w:rsidRDefault="00434B97" w:rsidP="004702B1">
            <w:pPr>
              <w:pStyle w:val="TAC"/>
              <w:rPr>
                <w:rFonts w:eastAsia="Batang"/>
              </w:rPr>
            </w:pPr>
            <w:r w:rsidRPr="00365D1B">
              <w:t>1</w:t>
            </w:r>
          </w:p>
        </w:tc>
        <w:tc>
          <w:tcPr>
            <w:tcW w:w="851" w:type="dxa"/>
            <w:shd w:val="clear" w:color="auto" w:fill="auto"/>
          </w:tcPr>
          <w:p w14:paraId="11BE4CFC" w14:textId="77777777" w:rsidR="00434B97" w:rsidRPr="007F64E9" w:rsidRDefault="00434B97" w:rsidP="004702B1">
            <w:pPr>
              <w:pStyle w:val="TAC"/>
              <w:rPr>
                <w:rFonts w:eastAsia="Batang"/>
              </w:rPr>
            </w:pPr>
            <w:r w:rsidRPr="00365D1B">
              <w:t>0</w:t>
            </w:r>
          </w:p>
        </w:tc>
        <w:tc>
          <w:tcPr>
            <w:tcW w:w="2794" w:type="dxa"/>
            <w:shd w:val="clear" w:color="auto" w:fill="auto"/>
          </w:tcPr>
          <w:p w14:paraId="4C9C23F5" w14:textId="77777777" w:rsidR="00434B97" w:rsidRPr="00772EA8" w:rsidRDefault="00434B97" w:rsidP="004702B1">
            <w:pPr>
              <w:pStyle w:val="TAC"/>
              <w:rPr>
                <w:rFonts w:eastAsia="Batang"/>
                <w:color w:val="FF0000"/>
                <w:u w:val="single"/>
              </w:rPr>
            </w:pPr>
            <w:r w:rsidRPr="00365D1B">
              <w:t>3,5,7</w:t>
            </w:r>
            <w:r w:rsidRPr="009207DE">
              <w:rPr>
                <w:color w:val="FF0000"/>
              </w:rPr>
              <w:t>,</w:t>
            </w:r>
            <w:r w:rsidRPr="004431A3">
              <w:rPr>
                <w:color w:val="FF0000"/>
                <w:u w:val="single"/>
              </w:rPr>
              <w:t>9,11,13</w:t>
            </w:r>
          </w:p>
        </w:tc>
        <w:tc>
          <w:tcPr>
            <w:tcW w:w="750" w:type="dxa"/>
            <w:shd w:val="clear" w:color="auto" w:fill="auto"/>
          </w:tcPr>
          <w:p w14:paraId="1D1C41A0" w14:textId="77777777" w:rsidR="00434B97" w:rsidRPr="007F64E9" w:rsidRDefault="00434B97" w:rsidP="004702B1">
            <w:pPr>
              <w:pStyle w:val="TAC"/>
              <w:rPr>
                <w:rFonts w:eastAsia="Batang"/>
              </w:rPr>
            </w:pPr>
            <w:r w:rsidRPr="009207DE">
              <w:rPr>
                <w:strike/>
                <w:color w:val="FF0000"/>
              </w:rPr>
              <w:t>0</w:t>
            </w:r>
            <w:r w:rsidRPr="004431A3">
              <w:rPr>
                <w:color w:val="FF0000"/>
                <w:u w:val="single"/>
              </w:rPr>
              <w:t>2</w:t>
            </w:r>
          </w:p>
        </w:tc>
        <w:tc>
          <w:tcPr>
            <w:tcW w:w="992" w:type="dxa"/>
          </w:tcPr>
          <w:p w14:paraId="600E65DF" w14:textId="77777777" w:rsidR="00434B97" w:rsidRPr="00772EA8" w:rsidRDefault="00434B97" w:rsidP="004702B1">
            <w:pPr>
              <w:pStyle w:val="TAC"/>
              <w:rPr>
                <w:rFonts w:eastAsia="Batang"/>
                <w:color w:val="FF0000"/>
                <w:u w:val="single"/>
              </w:rPr>
            </w:pPr>
            <w:r w:rsidRPr="00365D1B">
              <w:t>1</w:t>
            </w:r>
          </w:p>
        </w:tc>
        <w:tc>
          <w:tcPr>
            <w:tcW w:w="1134" w:type="dxa"/>
          </w:tcPr>
          <w:p w14:paraId="2367188B" w14:textId="77777777" w:rsidR="00434B97" w:rsidRPr="007F64E9" w:rsidRDefault="00434B97" w:rsidP="004702B1">
            <w:pPr>
              <w:pStyle w:val="TAC"/>
              <w:rPr>
                <w:rFonts w:eastAsia="Batang"/>
              </w:rPr>
            </w:pPr>
            <w:r w:rsidRPr="00365D1B">
              <w:t>1</w:t>
            </w:r>
          </w:p>
        </w:tc>
        <w:tc>
          <w:tcPr>
            <w:tcW w:w="981" w:type="dxa"/>
          </w:tcPr>
          <w:p w14:paraId="452561FD" w14:textId="77777777" w:rsidR="00434B97" w:rsidRPr="007F64E9" w:rsidRDefault="00434B97" w:rsidP="004702B1">
            <w:pPr>
              <w:pStyle w:val="TAC"/>
              <w:rPr>
                <w:rFonts w:eastAsia="Batang"/>
              </w:rPr>
            </w:pPr>
            <w:r w:rsidRPr="00365D1B">
              <w:t>1</w:t>
            </w:r>
            <w:r>
              <w:t>2</w:t>
            </w:r>
          </w:p>
        </w:tc>
      </w:tr>
      <w:tr w:rsidR="00434B97" w:rsidRPr="007F64E9" w14:paraId="51BF9B95" w14:textId="77777777" w:rsidTr="004702B1">
        <w:trPr>
          <w:jc w:val="center"/>
        </w:trPr>
        <w:tc>
          <w:tcPr>
            <w:tcW w:w="988" w:type="dxa"/>
            <w:shd w:val="clear" w:color="auto" w:fill="auto"/>
            <w:vAlign w:val="center"/>
          </w:tcPr>
          <w:p w14:paraId="48F566BD" w14:textId="77777777" w:rsidR="00434B97" w:rsidRPr="007F64E9" w:rsidRDefault="00434B97" w:rsidP="004702B1">
            <w:pPr>
              <w:pStyle w:val="TAC"/>
              <w:rPr>
                <w:rFonts w:eastAsia="Batang"/>
              </w:rPr>
            </w:pPr>
            <w:r w:rsidRPr="007F64E9">
              <w:rPr>
                <w:rFonts w:eastAsia="Batang"/>
              </w:rPr>
              <w:t>133</w:t>
            </w:r>
          </w:p>
        </w:tc>
        <w:tc>
          <w:tcPr>
            <w:tcW w:w="1134" w:type="dxa"/>
            <w:shd w:val="clear" w:color="auto" w:fill="auto"/>
          </w:tcPr>
          <w:p w14:paraId="09733F86" w14:textId="77777777" w:rsidR="00434B97" w:rsidRPr="007F64E9" w:rsidRDefault="00434B97" w:rsidP="004702B1">
            <w:pPr>
              <w:pStyle w:val="TAC"/>
              <w:rPr>
                <w:rFonts w:eastAsia="Batang"/>
              </w:rPr>
            </w:pPr>
            <w:r w:rsidRPr="007F64E9">
              <w:rPr>
                <w:rFonts w:eastAsia="Batang"/>
              </w:rPr>
              <w:t>B4</w:t>
            </w:r>
          </w:p>
        </w:tc>
        <w:tc>
          <w:tcPr>
            <w:tcW w:w="708" w:type="dxa"/>
            <w:shd w:val="clear" w:color="auto" w:fill="auto"/>
            <w:vAlign w:val="center"/>
          </w:tcPr>
          <w:p w14:paraId="2558A982" w14:textId="77777777" w:rsidR="00434B97" w:rsidRPr="007F64E9" w:rsidRDefault="00434B97" w:rsidP="004702B1">
            <w:pPr>
              <w:pStyle w:val="TAC"/>
              <w:rPr>
                <w:rFonts w:eastAsia="Batang"/>
              </w:rPr>
            </w:pPr>
            <w:r w:rsidRPr="007F64E9">
              <w:rPr>
                <w:rFonts w:eastAsia="Batang"/>
              </w:rPr>
              <w:t>1</w:t>
            </w:r>
          </w:p>
        </w:tc>
        <w:tc>
          <w:tcPr>
            <w:tcW w:w="851" w:type="dxa"/>
            <w:shd w:val="clear" w:color="auto" w:fill="auto"/>
            <w:vAlign w:val="center"/>
          </w:tcPr>
          <w:p w14:paraId="556BB20C" w14:textId="77777777" w:rsidR="00434B97" w:rsidRPr="007F64E9" w:rsidRDefault="00434B97" w:rsidP="004702B1">
            <w:pPr>
              <w:pStyle w:val="TAC"/>
              <w:rPr>
                <w:rFonts w:eastAsia="Batang"/>
              </w:rPr>
            </w:pPr>
            <w:r w:rsidRPr="007F64E9">
              <w:rPr>
                <w:rFonts w:eastAsia="Batang"/>
              </w:rPr>
              <w:t>0</w:t>
            </w:r>
          </w:p>
        </w:tc>
        <w:tc>
          <w:tcPr>
            <w:tcW w:w="2794" w:type="dxa"/>
            <w:shd w:val="clear" w:color="auto" w:fill="auto"/>
            <w:vAlign w:val="center"/>
          </w:tcPr>
          <w:p w14:paraId="1F9A5DB0" w14:textId="77777777" w:rsidR="00434B97" w:rsidRPr="007F64E9" w:rsidRDefault="00434B97" w:rsidP="004702B1">
            <w:pPr>
              <w:pStyle w:val="TAC"/>
              <w:rPr>
                <w:rFonts w:eastAsia="Batang"/>
              </w:rPr>
            </w:pPr>
            <w:r w:rsidRPr="00772EA8">
              <w:rPr>
                <w:rFonts w:eastAsia="Batang"/>
                <w:color w:val="FF0000"/>
                <w:u w:val="single"/>
              </w:rPr>
              <w:t>7,15</w:t>
            </w:r>
            <w:r w:rsidRPr="00772EA8">
              <w:rPr>
                <w:rFonts w:eastAsia="Batang"/>
              </w:rPr>
              <w:t>,</w:t>
            </w:r>
            <w:r w:rsidRPr="007F64E9">
              <w:rPr>
                <w:rFonts w:eastAsia="Batang"/>
              </w:rPr>
              <w:t>23,31,39</w:t>
            </w:r>
          </w:p>
        </w:tc>
        <w:tc>
          <w:tcPr>
            <w:tcW w:w="750" w:type="dxa"/>
            <w:shd w:val="clear" w:color="auto" w:fill="auto"/>
            <w:vAlign w:val="center"/>
          </w:tcPr>
          <w:p w14:paraId="0008EEED" w14:textId="77777777" w:rsidR="00434B97" w:rsidRPr="007F64E9" w:rsidRDefault="00434B97" w:rsidP="004702B1">
            <w:pPr>
              <w:pStyle w:val="TAC"/>
              <w:rPr>
                <w:rFonts w:eastAsia="Batang"/>
              </w:rPr>
            </w:pPr>
            <w:r w:rsidRPr="007F64E9">
              <w:rPr>
                <w:rFonts w:eastAsia="Batang"/>
              </w:rPr>
              <w:t>0</w:t>
            </w:r>
          </w:p>
        </w:tc>
        <w:tc>
          <w:tcPr>
            <w:tcW w:w="992" w:type="dxa"/>
            <w:vAlign w:val="center"/>
          </w:tcPr>
          <w:p w14:paraId="71C2A03C" w14:textId="77777777" w:rsidR="00434B97" w:rsidRPr="00772EA8" w:rsidRDefault="00434B97" w:rsidP="004702B1">
            <w:pPr>
              <w:pStyle w:val="TAC"/>
              <w:rPr>
                <w:rFonts w:eastAsia="Batang"/>
                <w:color w:val="FF0000"/>
                <w:u w:val="single"/>
              </w:rPr>
            </w:pPr>
            <w:r w:rsidRPr="00772EA8">
              <w:rPr>
                <w:rFonts w:eastAsia="Batang"/>
                <w:color w:val="FF0000"/>
                <w:u w:val="single"/>
              </w:rPr>
              <w:t xml:space="preserve">1 </w:t>
            </w:r>
          </w:p>
        </w:tc>
        <w:tc>
          <w:tcPr>
            <w:tcW w:w="1134" w:type="dxa"/>
          </w:tcPr>
          <w:p w14:paraId="528A0918" w14:textId="77777777" w:rsidR="00434B97" w:rsidRPr="007F64E9" w:rsidRDefault="00434B97" w:rsidP="004702B1">
            <w:pPr>
              <w:pStyle w:val="TAC"/>
              <w:rPr>
                <w:rFonts w:eastAsia="Batang"/>
              </w:rPr>
            </w:pPr>
            <w:r w:rsidRPr="007F64E9">
              <w:rPr>
                <w:rFonts w:eastAsia="Batang"/>
              </w:rPr>
              <w:t>1</w:t>
            </w:r>
          </w:p>
        </w:tc>
        <w:tc>
          <w:tcPr>
            <w:tcW w:w="981" w:type="dxa"/>
          </w:tcPr>
          <w:p w14:paraId="148BC98B" w14:textId="77777777" w:rsidR="00434B97" w:rsidRPr="007F64E9" w:rsidRDefault="00434B97" w:rsidP="004702B1">
            <w:pPr>
              <w:pStyle w:val="TAC"/>
              <w:rPr>
                <w:rFonts w:eastAsia="Batang"/>
              </w:rPr>
            </w:pPr>
            <w:r w:rsidRPr="007F64E9">
              <w:rPr>
                <w:rFonts w:eastAsia="Batang"/>
              </w:rPr>
              <w:t>12</w:t>
            </w:r>
          </w:p>
        </w:tc>
      </w:tr>
      <w:tr w:rsidR="00434B97" w:rsidRPr="007F64E9" w14:paraId="10151E99" w14:textId="77777777" w:rsidTr="004702B1">
        <w:trPr>
          <w:jc w:val="center"/>
        </w:trPr>
        <w:tc>
          <w:tcPr>
            <w:tcW w:w="988" w:type="dxa"/>
            <w:shd w:val="clear" w:color="auto" w:fill="auto"/>
            <w:vAlign w:val="center"/>
          </w:tcPr>
          <w:p w14:paraId="3EC084E9" w14:textId="77777777" w:rsidR="00434B97" w:rsidRPr="007F64E9" w:rsidRDefault="00434B97" w:rsidP="004702B1">
            <w:pPr>
              <w:pStyle w:val="TAC"/>
              <w:rPr>
                <w:rFonts w:eastAsia="Batang"/>
              </w:rPr>
            </w:pPr>
            <w:r w:rsidRPr="007F64E9">
              <w:rPr>
                <w:rFonts w:eastAsia="Batang"/>
              </w:rPr>
              <w:t>135</w:t>
            </w:r>
          </w:p>
        </w:tc>
        <w:tc>
          <w:tcPr>
            <w:tcW w:w="1134" w:type="dxa"/>
            <w:shd w:val="clear" w:color="auto" w:fill="auto"/>
          </w:tcPr>
          <w:p w14:paraId="7AB7BA0E" w14:textId="77777777" w:rsidR="00434B97" w:rsidRPr="007F64E9" w:rsidRDefault="00434B97" w:rsidP="004702B1">
            <w:pPr>
              <w:pStyle w:val="TAC"/>
              <w:rPr>
                <w:rFonts w:eastAsia="Batang"/>
              </w:rPr>
            </w:pPr>
            <w:r w:rsidRPr="007F64E9">
              <w:rPr>
                <w:rFonts w:eastAsia="Batang"/>
              </w:rPr>
              <w:t>B4</w:t>
            </w:r>
          </w:p>
        </w:tc>
        <w:tc>
          <w:tcPr>
            <w:tcW w:w="708" w:type="dxa"/>
            <w:shd w:val="clear" w:color="auto" w:fill="auto"/>
            <w:vAlign w:val="center"/>
          </w:tcPr>
          <w:p w14:paraId="75699C00" w14:textId="77777777" w:rsidR="00434B97" w:rsidRPr="007F64E9" w:rsidRDefault="00434B97" w:rsidP="004702B1">
            <w:pPr>
              <w:pStyle w:val="TAC"/>
              <w:rPr>
                <w:rFonts w:eastAsia="Batang"/>
              </w:rPr>
            </w:pPr>
            <w:r w:rsidRPr="007F64E9">
              <w:rPr>
                <w:rFonts w:eastAsia="Batang"/>
              </w:rPr>
              <w:t>1</w:t>
            </w:r>
          </w:p>
        </w:tc>
        <w:tc>
          <w:tcPr>
            <w:tcW w:w="851" w:type="dxa"/>
            <w:shd w:val="clear" w:color="auto" w:fill="auto"/>
            <w:vAlign w:val="center"/>
          </w:tcPr>
          <w:p w14:paraId="6F92A202" w14:textId="77777777" w:rsidR="00434B97" w:rsidRPr="007F64E9" w:rsidRDefault="00434B97" w:rsidP="004702B1">
            <w:pPr>
              <w:pStyle w:val="TAC"/>
              <w:rPr>
                <w:rFonts w:eastAsia="Batang"/>
              </w:rPr>
            </w:pPr>
            <w:r w:rsidRPr="007F64E9">
              <w:rPr>
                <w:rFonts w:eastAsia="Batang"/>
              </w:rPr>
              <w:t>0</w:t>
            </w:r>
          </w:p>
        </w:tc>
        <w:tc>
          <w:tcPr>
            <w:tcW w:w="2794" w:type="dxa"/>
            <w:shd w:val="clear" w:color="auto" w:fill="auto"/>
            <w:vAlign w:val="center"/>
          </w:tcPr>
          <w:p w14:paraId="675E2A39" w14:textId="77777777" w:rsidR="00434B97" w:rsidRPr="007F64E9" w:rsidRDefault="00434B97" w:rsidP="004702B1">
            <w:pPr>
              <w:pStyle w:val="TAC"/>
              <w:rPr>
                <w:rFonts w:eastAsia="Batang"/>
              </w:rPr>
            </w:pPr>
            <w:r w:rsidRPr="007F64E9">
              <w:rPr>
                <w:rFonts w:eastAsia="Batang"/>
              </w:rPr>
              <w:t>23,27,31,35,39</w:t>
            </w:r>
          </w:p>
        </w:tc>
        <w:tc>
          <w:tcPr>
            <w:tcW w:w="750" w:type="dxa"/>
            <w:shd w:val="clear" w:color="auto" w:fill="auto"/>
            <w:vAlign w:val="center"/>
          </w:tcPr>
          <w:p w14:paraId="2286C485" w14:textId="77777777" w:rsidR="00434B97" w:rsidRPr="007F64E9" w:rsidRDefault="00434B97" w:rsidP="004702B1">
            <w:pPr>
              <w:pStyle w:val="TAC"/>
              <w:rPr>
                <w:rFonts w:eastAsia="Batang"/>
              </w:rPr>
            </w:pPr>
            <w:r w:rsidRPr="007F64E9">
              <w:rPr>
                <w:rFonts w:eastAsia="Batang"/>
              </w:rPr>
              <w:t>2</w:t>
            </w:r>
          </w:p>
        </w:tc>
        <w:tc>
          <w:tcPr>
            <w:tcW w:w="992" w:type="dxa"/>
            <w:vAlign w:val="center"/>
          </w:tcPr>
          <w:p w14:paraId="272DE6CD" w14:textId="77777777" w:rsidR="00434B97" w:rsidRPr="00772EA8" w:rsidRDefault="00434B97" w:rsidP="004702B1">
            <w:pPr>
              <w:pStyle w:val="TAC"/>
              <w:rPr>
                <w:rFonts w:eastAsia="Batang"/>
                <w:color w:val="FF0000"/>
                <w:u w:val="single"/>
              </w:rPr>
            </w:pPr>
            <w:r w:rsidRPr="00772EA8">
              <w:rPr>
                <w:rFonts w:eastAsia="Batang"/>
                <w:color w:val="FF0000"/>
                <w:u w:val="single"/>
              </w:rPr>
              <w:t>2</w:t>
            </w:r>
          </w:p>
        </w:tc>
        <w:tc>
          <w:tcPr>
            <w:tcW w:w="1134" w:type="dxa"/>
          </w:tcPr>
          <w:p w14:paraId="26FC2110" w14:textId="77777777" w:rsidR="00434B97" w:rsidRPr="007F64E9" w:rsidRDefault="00434B97" w:rsidP="004702B1">
            <w:pPr>
              <w:pStyle w:val="TAC"/>
              <w:rPr>
                <w:rFonts w:eastAsia="Batang"/>
              </w:rPr>
            </w:pPr>
            <w:r w:rsidRPr="007F64E9">
              <w:rPr>
                <w:rFonts w:eastAsia="Batang"/>
              </w:rPr>
              <w:t>1</w:t>
            </w:r>
          </w:p>
        </w:tc>
        <w:tc>
          <w:tcPr>
            <w:tcW w:w="981" w:type="dxa"/>
          </w:tcPr>
          <w:p w14:paraId="318D2D71" w14:textId="77777777" w:rsidR="00434B97" w:rsidRPr="007F64E9" w:rsidRDefault="00434B97" w:rsidP="004702B1">
            <w:pPr>
              <w:pStyle w:val="TAC"/>
              <w:rPr>
                <w:rFonts w:eastAsia="Batang"/>
              </w:rPr>
            </w:pPr>
            <w:r w:rsidRPr="007F64E9">
              <w:rPr>
                <w:rFonts w:eastAsia="Batang"/>
              </w:rPr>
              <w:t>12</w:t>
            </w:r>
          </w:p>
        </w:tc>
      </w:tr>
      <w:tr w:rsidR="00434B97" w:rsidRPr="007F64E9" w14:paraId="63065115" w14:textId="77777777" w:rsidTr="004702B1">
        <w:trPr>
          <w:jc w:val="center"/>
        </w:trPr>
        <w:tc>
          <w:tcPr>
            <w:tcW w:w="988" w:type="dxa"/>
            <w:shd w:val="clear" w:color="auto" w:fill="auto"/>
          </w:tcPr>
          <w:p w14:paraId="15437F31" w14:textId="77777777" w:rsidR="00434B97" w:rsidRPr="007F64E9" w:rsidRDefault="00434B97" w:rsidP="004702B1">
            <w:pPr>
              <w:pStyle w:val="TAC"/>
              <w:rPr>
                <w:rFonts w:eastAsia="Batang"/>
              </w:rPr>
            </w:pPr>
            <w:r>
              <w:t>136</w:t>
            </w:r>
          </w:p>
        </w:tc>
        <w:tc>
          <w:tcPr>
            <w:tcW w:w="1134" w:type="dxa"/>
            <w:shd w:val="clear" w:color="auto" w:fill="auto"/>
          </w:tcPr>
          <w:p w14:paraId="597349B3" w14:textId="77777777" w:rsidR="00434B97" w:rsidRPr="007F64E9" w:rsidRDefault="00434B97" w:rsidP="004702B1">
            <w:pPr>
              <w:pStyle w:val="TAC"/>
              <w:rPr>
                <w:rFonts w:eastAsia="Batang"/>
              </w:rPr>
            </w:pPr>
            <w:r w:rsidRPr="00365D1B">
              <w:t>B4</w:t>
            </w:r>
          </w:p>
        </w:tc>
        <w:tc>
          <w:tcPr>
            <w:tcW w:w="708" w:type="dxa"/>
            <w:shd w:val="clear" w:color="auto" w:fill="auto"/>
          </w:tcPr>
          <w:p w14:paraId="36DF3C22" w14:textId="77777777" w:rsidR="00434B97" w:rsidRPr="007F64E9" w:rsidRDefault="00434B97" w:rsidP="004702B1">
            <w:pPr>
              <w:pStyle w:val="TAC"/>
              <w:rPr>
                <w:rFonts w:eastAsia="Batang"/>
              </w:rPr>
            </w:pPr>
            <w:r w:rsidRPr="00365D1B">
              <w:t>1</w:t>
            </w:r>
          </w:p>
        </w:tc>
        <w:tc>
          <w:tcPr>
            <w:tcW w:w="851" w:type="dxa"/>
            <w:shd w:val="clear" w:color="auto" w:fill="auto"/>
          </w:tcPr>
          <w:p w14:paraId="2D12B19B" w14:textId="77777777" w:rsidR="00434B97" w:rsidRPr="007F64E9" w:rsidRDefault="00434B97" w:rsidP="004702B1">
            <w:pPr>
              <w:pStyle w:val="TAC"/>
              <w:rPr>
                <w:rFonts w:eastAsia="Batang"/>
              </w:rPr>
            </w:pPr>
            <w:r w:rsidRPr="00365D1B">
              <w:t>0</w:t>
            </w:r>
          </w:p>
        </w:tc>
        <w:tc>
          <w:tcPr>
            <w:tcW w:w="2794" w:type="dxa"/>
            <w:shd w:val="clear" w:color="auto" w:fill="auto"/>
          </w:tcPr>
          <w:p w14:paraId="41344533" w14:textId="77777777" w:rsidR="00434B97" w:rsidRPr="007F64E9" w:rsidRDefault="00434B97" w:rsidP="004702B1">
            <w:pPr>
              <w:pStyle w:val="TAC"/>
              <w:rPr>
                <w:rFonts w:eastAsia="Batang"/>
              </w:rPr>
            </w:pPr>
            <w:r w:rsidRPr="00365D1B">
              <w:t>3,5,7,9,11,13</w:t>
            </w:r>
            <w:r w:rsidRPr="009207DE">
              <w:rPr>
                <w:color w:val="FF0000"/>
              </w:rPr>
              <w:t>,</w:t>
            </w:r>
            <w:r w:rsidRPr="004431A3">
              <w:rPr>
                <w:color w:val="FF0000"/>
                <w:u w:val="single"/>
              </w:rPr>
              <w:t>15,17,19,21,23,25</w:t>
            </w:r>
          </w:p>
        </w:tc>
        <w:tc>
          <w:tcPr>
            <w:tcW w:w="750" w:type="dxa"/>
            <w:shd w:val="clear" w:color="auto" w:fill="auto"/>
          </w:tcPr>
          <w:p w14:paraId="0D4F90B8" w14:textId="77777777" w:rsidR="00434B97" w:rsidRPr="007F64E9" w:rsidRDefault="00434B97" w:rsidP="004702B1">
            <w:pPr>
              <w:pStyle w:val="TAC"/>
              <w:rPr>
                <w:rFonts w:eastAsia="Batang"/>
              </w:rPr>
            </w:pPr>
            <w:r w:rsidRPr="00365D1B">
              <w:t>2</w:t>
            </w:r>
          </w:p>
        </w:tc>
        <w:tc>
          <w:tcPr>
            <w:tcW w:w="992" w:type="dxa"/>
          </w:tcPr>
          <w:p w14:paraId="406F987E" w14:textId="77777777" w:rsidR="00434B97" w:rsidRPr="00772EA8" w:rsidRDefault="00434B97" w:rsidP="004702B1">
            <w:pPr>
              <w:pStyle w:val="TAC"/>
              <w:rPr>
                <w:rFonts w:eastAsia="Batang"/>
                <w:color w:val="FF0000"/>
                <w:u w:val="single"/>
              </w:rPr>
            </w:pPr>
            <w:r w:rsidRPr="00365D1B">
              <w:t>1</w:t>
            </w:r>
          </w:p>
        </w:tc>
        <w:tc>
          <w:tcPr>
            <w:tcW w:w="1134" w:type="dxa"/>
          </w:tcPr>
          <w:p w14:paraId="1439F5B7" w14:textId="77777777" w:rsidR="00434B97" w:rsidRPr="007F64E9" w:rsidRDefault="00434B97" w:rsidP="004702B1">
            <w:pPr>
              <w:pStyle w:val="TAC"/>
              <w:rPr>
                <w:rFonts w:eastAsia="Batang"/>
              </w:rPr>
            </w:pPr>
            <w:r w:rsidRPr="00365D1B">
              <w:t>1</w:t>
            </w:r>
          </w:p>
        </w:tc>
        <w:tc>
          <w:tcPr>
            <w:tcW w:w="981" w:type="dxa"/>
          </w:tcPr>
          <w:p w14:paraId="0E941C17" w14:textId="77777777" w:rsidR="00434B97" w:rsidRPr="007F64E9" w:rsidRDefault="00434B97" w:rsidP="004702B1">
            <w:pPr>
              <w:pStyle w:val="TAC"/>
              <w:rPr>
                <w:rFonts w:eastAsia="Batang"/>
              </w:rPr>
            </w:pPr>
            <w:r>
              <w:rPr>
                <w:rFonts w:eastAsia="Batang"/>
              </w:rPr>
              <w:t>12</w:t>
            </w:r>
          </w:p>
        </w:tc>
      </w:tr>
      <w:tr w:rsidR="00434B97" w:rsidRPr="007F64E9" w14:paraId="2C874050" w14:textId="77777777" w:rsidTr="004702B1">
        <w:trPr>
          <w:jc w:val="center"/>
        </w:trPr>
        <w:tc>
          <w:tcPr>
            <w:tcW w:w="988" w:type="dxa"/>
            <w:shd w:val="clear" w:color="auto" w:fill="auto"/>
            <w:vAlign w:val="center"/>
          </w:tcPr>
          <w:p w14:paraId="04616B59" w14:textId="77777777" w:rsidR="00434B97" w:rsidRPr="007F64E9" w:rsidRDefault="00434B97" w:rsidP="004702B1">
            <w:pPr>
              <w:pStyle w:val="TAC"/>
              <w:rPr>
                <w:rFonts w:eastAsia="Batang"/>
              </w:rPr>
            </w:pPr>
            <w:r w:rsidRPr="007F64E9">
              <w:rPr>
                <w:rFonts w:eastAsia="Batang"/>
              </w:rPr>
              <w:t>138</w:t>
            </w:r>
          </w:p>
        </w:tc>
        <w:tc>
          <w:tcPr>
            <w:tcW w:w="1134" w:type="dxa"/>
            <w:shd w:val="clear" w:color="auto" w:fill="auto"/>
          </w:tcPr>
          <w:p w14:paraId="285FEB35" w14:textId="77777777" w:rsidR="00434B97" w:rsidRPr="007F64E9" w:rsidRDefault="00434B97" w:rsidP="004702B1">
            <w:pPr>
              <w:pStyle w:val="TAC"/>
              <w:rPr>
                <w:rFonts w:eastAsia="Batang"/>
              </w:rPr>
            </w:pPr>
            <w:r w:rsidRPr="007F64E9">
              <w:rPr>
                <w:rFonts w:eastAsia="Batang"/>
              </w:rPr>
              <w:t>B4</w:t>
            </w:r>
          </w:p>
        </w:tc>
        <w:tc>
          <w:tcPr>
            <w:tcW w:w="708" w:type="dxa"/>
            <w:shd w:val="clear" w:color="auto" w:fill="auto"/>
            <w:vAlign w:val="center"/>
          </w:tcPr>
          <w:p w14:paraId="02CF1ABD" w14:textId="77777777" w:rsidR="00434B97" w:rsidRPr="007F64E9" w:rsidRDefault="00434B97" w:rsidP="004702B1">
            <w:pPr>
              <w:pStyle w:val="TAC"/>
              <w:rPr>
                <w:rFonts w:eastAsia="Batang"/>
              </w:rPr>
            </w:pPr>
            <w:r w:rsidRPr="007F64E9">
              <w:rPr>
                <w:rFonts w:eastAsia="Batang"/>
              </w:rPr>
              <w:t>1</w:t>
            </w:r>
          </w:p>
        </w:tc>
        <w:tc>
          <w:tcPr>
            <w:tcW w:w="851" w:type="dxa"/>
            <w:shd w:val="clear" w:color="auto" w:fill="auto"/>
            <w:vAlign w:val="center"/>
          </w:tcPr>
          <w:p w14:paraId="5E4166E7" w14:textId="77777777" w:rsidR="00434B97" w:rsidRPr="007F64E9" w:rsidRDefault="00434B97" w:rsidP="004702B1">
            <w:pPr>
              <w:pStyle w:val="TAC"/>
              <w:rPr>
                <w:rFonts w:eastAsia="Batang"/>
              </w:rPr>
            </w:pPr>
            <w:r w:rsidRPr="007F64E9">
              <w:rPr>
                <w:rFonts w:eastAsia="Batang"/>
              </w:rPr>
              <w:t>0</w:t>
            </w:r>
          </w:p>
        </w:tc>
        <w:tc>
          <w:tcPr>
            <w:tcW w:w="2794" w:type="dxa"/>
            <w:shd w:val="clear" w:color="auto" w:fill="auto"/>
            <w:vAlign w:val="center"/>
          </w:tcPr>
          <w:p w14:paraId="0E158623" w14:textId="77777777" w:rsidR="00434B97" w:rsidRPr="007F64E9" w:rsidRDefault="00434B97" w:rsidP="004702B1">
            <w:pPr>
              <w:pStyle w:val="TAC"/>
              <w:rPr>
                <w:rFonts w:eastAsia="Batang"/>
              </w:rPr>
            </w:pPr>
            <w:r w:rsidRPr="007F64E9">
              <w:rPr>
                <w:rFonts w:eastAsia="Batang"/>
              </w:rPr>
              <w:t>4,9,14,19,24,29,34,39</w:t>
            </w:r>
          </w:p>
        </w:tc>
        <w:tc>
          <w:tcPr>
            <w:tcW w:w="750" w:type="dxa"/>
            <w:shd w:val="clear" w:color="auto" w:fill="auto"/>
            <w:vAlign w:val="center"/>
          </w:tcPr>
          <w:p w14:paraId="6AC7AB81" w14:textId="77777777" w:rsidR="00434B97" w:rsidRPr="007F64E9" w:rsidRDefault="00434B97" w:rsidP="004702B1">
            <w:pPr>
              <w:pStyle w:val="TAC"/>
              <w:rPr>
                <w:rFonts w:eastAsia="Batang"/>
              </w:rPr>
            </w:pPr>
            <w:r w:rsidRPr="007F64E9">
              <w:rPr>
                <w:rFonts w:eastAsia="Batang"/>
              </w:rPr>
              <w:t>2</w:t>
            </w:r>
          </w:p>
        </w:tc>
        <w:tc>
          <w:tcPr>
            <w:tcW w:w="992" w:type="dxa"/>
          </w:tcPr>
          <w:p w14:paraId="090B55F3" w14:textId="77777777" w:rsidR="00434B97" w:rsidRPr="00772EA8" w:rsidRDefault="00434B97" w:rsidP="004702B1">
            <w:pPr>
              <w:pStyle w:val="TAC"/>
              <w:rPr>
                <w:rFonts w:eastAsia="Batang"/>
                <w:color w:val="FF0000"/>
                <w:u w:val="single"/>
              </w:rPr>
            </w:pPr>
            <w:r w:rsidRPr="00772EA8">
              <w:rPr>
                <w:rFonts w:eastAsia="Batang"/>
                <w:color w:val="FF0000"/>
                <w:u w:val="single"/>
              </w:rPr>
              <w:t>2</w:t>
            </w:r>
          </w:p>
        </w:tc>
        <w:tc>
          <w:tcPr>
            <w:tcW w:w="1134" w:type="dxa"/>
          </w:tcPr>
          <w:p w14:paraId="12ECF5EA" w14:textId="77777777" w:rsidR="00434B97" w:rsidRPr="007F64E9" w:rsidRDefault="00434B97" w:rsidP="004702B1">
            <w:pPr>
              <w:pStyle w:val="TAC"/>
              <w:rPr>
                <w:rFonts w:eastAsia="Batang"/>
              </w:rPr>
            </w:pPr>
            <w:r w:rsidRPr="007F64E9">
              <w:rPr>
                <w:rFonts w:eastAsia="Batang"/>
              </w:rPr>
              <w:t>1</w:t>
            </w:r>
          </w:p>
        </w:tc>
        <w:tc>
          <w:tcPr>
            <w:tcW w:w="981" w:type="dxa"/>
          </w:tcPr>
          <w:p w14:paraId="27A2D30C" w14:textId="77777777" w:rsidR="00434B97" w:rsidRPr="007F64E9" w:rsidRDefault="00434B97" w:rsidP="004702B1">
            <w:pPr>
              <w:pStyle w:val="TAC"/>
              <w:rPr>
                <w:rFonts w:eastAsia="Batang"/>
              </w:rPr>
            </w:pPr>
            <w:r w:rsidRPr="007F64E9">
              <w:rPr>
                <w:rFonts w:eastAsia="Batang"/>
              </w:rPr>
              <w:t>12</w:t>
            </w:r>
          </w:p>
        </w:tc>
      </w:tr>
      <w:tr w:rsidR="00434B97" w:rsidRPr="007F64E9" w14:paraId="122C7B96" w14:textId="77777777" w:rsidTr="004702B1">
        <w:trPr>
          <w:jc w:val="center"/>
        </w:trPr>
        <w:tc>
          <w:tcPr>
            <w:tcW w:w="988" w:type="dxa"/>
            <w:shd w:val="clear" w:color="auto" w:fill="auto"/>
            <w:vAlign w:val="center"/>
          </w:tcPr>
          <w:p w14:paraId="5BBB0571" w14:textId="77777777" w:rsidR="00434B97" w:rsidRPr="007F64E9" w:rsidRDefault="00434B97" w:rsidP="004702B1">
            <w:pPr>
              <w:pStyle w:val="TAC"/>
              <w:rPr>
                <w:rFonts w:eastAsia="Batang"/>
              </w:rPr>
            </w:pPr>
            <w:r w:rsidRPr="007F64E9">
              <w:rPr>
                <w:rFonts w:eastAsia="Batang"/>
              </w:rPr>
              <w:t>141</w:t>
            </w:r>
          </w:p>
        </w:tc>
        <w:tc>
          <w:tcPr>
            <w:tcW w:w="1134" w:type="dxa"/>
            <w:shd w:val="clear" w:color="auto" w:fill="auto"/>
          </w:tcPr>
          <w:p w14:paraId="30CCABB9" w14:textId="77777777" w:rsidR="00434B97" w:rsidRPr="007F64E9" w:rsidRDefault="00434B97" w:rsidP="004702B1">
            <w:pPr>
              <w:pStyle w:val="TAC"/>
              <w:rPr>
                <w:rFonts w:eastAsia="Batang"/>
              </w:rPr>
            </w:pPr>
            <w:r w:rsidRPr="007F64E9">
              <w:rPr>
                <w:rFonts w:eastAsia="Batang"/>
              </w:rPr>
              <w:t>B4</w:t>
            </w:r>
          </w:p>
        </w:tc>
        <w:tc>
          <w:tcPr>
            <w:tcW w:w="708" w:type="dxa"/>
            <w:shd w:val="clear" w:color="auto" w:fill="auto"/>
            <w:vAlign w:val="center"/>
          </w:tcPr>
          <w:p w14:paraId="36E4B2B9" w14:textId="77777777" w:rsidR="00434B97" w:rsidRPr="007F64E9" w:rsidRDefault="00434B97" w:rsidP="004702B1">
            <w:pPr>
              <w:pStyle w:val="TAC"/>
              <w:rPr>
                <w:rFonts w:eastAsia="Batang"/>
              </w:rPr>
            </w:pPr>
            <w:r w:rsidRPr="007F64E9">
              <w:rPr>
                <w:rFonts w:eastAsia="Batang"/>
              </w:rPr>
              <w:t>1</w:t>
            </w:r>
          </w:p>
        </w:tc>
        <w:tc>
          <w:tcPr>
            <w:tcW w:w="851" w:type="dxa"/>
            <w:shd w:val="clear" w:color="auto" w:fill="auto"/>
            <w:vAlign w:val="center"/>
          </w:tcPr>
          <w:p w14:paraId="7EA926DD" w14:textId="77777777" w:rsidR="00434B97" w:rsidRPr="007F64E9" w:rsidRDefault="00434B97" w:rsidP="004702B1">
            <w:pPr>
              <w:pStyle w:val="TAC"/>
              <w:rPr>
                <w:rFonts w:eastAsia="Batang"/>
              </w:rPr>
            </w:pPr>
            <w:r w:rsidRPr="007F64E9">
              <w:rPr>
                <w:rFonts w:eastAsia="Batang"/>
              </w:rPr>
              <w:t>0</w:t>
            </w:r>
          </w:p>
        </w:tc>
        <w:tc>
          <w:tcPr>
            <w:tcW w:w="2794" w:type="dxa"/>
            <w:shd w:val="clear" w:color="auto" w:fill="auto"/>
            <w:vAlign w:val="center"/>
          </w:tcPr>
          <w:p w14:paraId="3A44ED50" w14:textId="77777777" w:rsidR="00434B97" w:rsidRPr="007F64E9" w:rsidRDefault="00434B97" w:rsidP="004702B1">
            <w:pPr>
              <w:pStyle w:val="TAC"/>
              <w:rPr>
                <w:rFonts w:eastAsia="Batang"/>
              </w:rPr>
            </w:pPr>
            <w:r w:rsidRPr="007F64E9">
              <w:rPr>
                <w:rFonts w:eastAsia="Batang"/>
              </w:rPr>
              <w:t>3,7,11,15,19,23,27,31,35,39</w:t>
            </w:r>
          </w:p>
        </w:tc>
        <w:tc>
          <w:tcPr>
            <w:tcW w:w="750" w:type="dxa"/>
            <w:shd w:val="clear" w:color="auto" w:fill="auto"/>
            <w:vAlign w:val="center"/>
          </w:tcPr>
          <w:p w14:paraId="0150E7D0" w14:textId="77777777" w:rsidR="00434B97" w:rsidRPr="007F64E9" w:rsidRDefault="00434B97" w:rsidP="004702B1">
            <w:pPr>
              <w:pStyle w:val="TAC"/>
              <w:rPr>
                <w:rFonts w:eastAsia="Batang"/>
              </w:rPr>
            </w:pPr>
            <w:r w:rsidRPr="007F64E9">
              <w:rPr>
                <w:rFonts w:eastAsia="Batang"/>
              </w:rPr>
              <w:t>2</w:t>
            </w:r>
          </w:p>
        </w:tc>
        <w:tc>
          <w:tcPr>
            <w:tcW w:w="992" w:type="dxa"/>
          </w:tcPr>
          <w:p w14:paraId="17D9D08F" w14:textId="77777777" w:rsidR="00434B97" w:rsidRPr="00772EA8" w:rsidRDefault="00434B97" w:rsidP="004702B1">
            <w:pPr>
              <w:pStyle w:val="TAC"/>
              <w:rPr>
                <w:rFonts w:eastAsia="Batang"/>
                <w:color w:val="FF0000"/>
                <w:u w:val="single"/>
              </w:rPr>
            </w:pPr>
            <w:r w:rsidRPr="00772EA8">
              <w:rPr>
                <w:rFonts w:eastAsia="Batang"/>
                <w:color w:val="FF0000"/>
                <w:u w:val="single"/>
              </w:rPr>
              <w:t>1</w:t>
            </w:r>
          </w:p>
        </w:tc>
        <w:tc>
          <w:tcPr>
            <w:tcW w:w="1134" w:type="dxa"/>
          </w:tcPr>
          <w:p w14:paraId="1A22C80F" w14:textId="77777777" w:rsidR="00434B97" w:rsidRPr="007F64E9" w:rsidRDefault="00434B97" w:rsidP="004702B1">
            <w:pPr>
              <w:pStyle w:val="TAC"/>
              <w:rPr>
                <w:rFonts w:eastAsia="Batang"/>
              </w:rPr>
            </w:pPr>
            <w:r w:rsidRPr="007F64E9">
              <w:rPr>
                <w:rFonts w:eastAsia="Batang"/>
              </w:rPr>
              <w:t>1</w:t>
            </w:r>
          </w:p>
        </w:tc>
        <w:tc>
          <w:tcPr>
            <w:tcW w:w="981" w:type="dxa"/>
          </w:tcPr>
          <w:p w14:paraId="436198B7" w14:textId="77777777" w:rsidR="00434B97" w:rsidRPr="007F64E9" w:rsidRDefault="00434B97" w:rsidP="004702B1">
            <w:pPr>
              <w:pStyle w:val="TAC"/>
              <w:rPr>
                <w:rFonts w:eastAsia="Batang"/>
              </w:rPr>
            </w:pPr>
            <w:r w:rsidRPr="007F64E9">
              <w:rPr>
                <w:rFonts w:eastAsia="Batang"/>
              </w:rPr>
              <w:t>12</w:t>
            </w:r>
          </w:p>
        </w:tc>
      </w:tr>
      <w:tr w:rsidR="00434B97" w:rsidRPr="007F64E9" w14:paraId="6696A5FB" w14:textId="77777777" w:rsidTr="004702B1">
        <w:trPr>
          <w:jc w:val="center"/>
        </w:trPr>
        <w:tc>
          <w:tcPr>
            <w:tcW w:w="988" w:type="dxa"/>
            <w:shd w:val="clear" w:color="auto" w:fill="auto"/>
            <w:vAlign w:val="center"/>
          </w:tcPr>
          <w:p w14:paraId="4F8DF638" w14:textId="77777777" w:rsidR="00434B97" w:rsidRPr="007F64E9" w:rsidRDefault="00434B97" w:rsidP="004702B1">
            <w:pPr>
              <w:pStyle w:val="TAC"/>
              <w:rPr>
                <w:rFonts w:eastAsia="Batang"/>
              </w:rPr>
            </w:pPr>
            <w:r w:rsidRPr="007F64E9">
              <w:rPr>
                <w:rFonts w:eastAsia="Batang"/>
              </w:rPr>
              <w:t>144</w:t>
            </w:r>
          </w:p>
        </w:tc>
        <w:tc>
          <w:tcPr>
            <w:tcW w:w="1134" w:type="dxa"/>
            <w:shd w:val="clear" w:color="auto" w:fill="auto"/>
          </w:tcPr>
          <w:p w14:paraId="142B9C30" w14:textId="77777777" w:rsidR="00434B97" w:rsidRPr="007F64E9" w:rsidRDefault="00434B97" w:rsidP="004702B1">
            <w:pPr>
              <w:pStyle w:val="TAC"/>
              <w:rPr>
                <w:rFonts w:eastAsia="Batang"/>
              </w:rPr>
            </w:pPr>
            <w:r w:rsidRPr="007F64E9">
              <w:rPr>
                <w:rFonts w:eastAsia="Batang"/>
              </w:rPr>
              <w:t>C0</w:t>
            </w:r>
          </w:p>
        </w:tc>
        <w:tc>
          <w:tcPr>
            <w:tcW w:w="708" w:type="dxa"/>
            <w:shd w:val="clear" w:color="auto" w:fill="auto"/>
            <w:vAlign w:val="center"/>
          </w:tcPr>
          <w:p w14:paraId="681388BE" w14:textId="77777777" w:rsidR="00434B97" w:rsidRPr="007F64E9" w:rsidRDefault="00434B97" w:rsidP="004702B1">
            <w:pPr>
              <w:pStyle w:val="TAC"/>
              <w:rPr>
                <w:rFonts w:eastAsia="Batang"/>
              </w:rPr>
            </w:pPr>
            <w:r w:rsidRPr="007F64E9">
              <w:rPr>
                <w:rFonts w:eastAsia="Batang"/>
              </w:rPr>
              <w:t>16</w:t>
            </w:r>
          </w:p>
        </w:tc>
        <w:tc>
          <w:tcPr>
            <w:tcW w:w="851" w:type="dxa"/>
            <w:shd w:val="clear" w:color="auto" w:fill="auto"/>
            <w:vAlign w:val="center"/>
          </w:tcPr>
          <w:p w14:paraId="5071E0C7" w14:textId="77777777" w:rsidR="00434B97" w:rsidRPr="007F64E9" w:rsidRDefault="00434B97" w:rsidP="004702B1">
            <w:pPr>
              <w:pStyle w:val="TAC"/>
              <w:rPr>
                <w:rFonts w:eastAsia="Batang"/>
              </w:rPr>
            </w:pPr>
            <w:r w:rsidRPr="007F64E9">
              <w:rPr>
                <w:rFonts w:eastAsia="Batang"/>
              </w:rPr>
              <w:t>1</w:t>
            </w:r>
          </w:p>
        </w:tc>
        <w:tc>
          <w:tcPr>
            <w:tcW w:w="2794" w:type="dxa"/>
            <w:shd w:val="clear" w:color="auto" w:fill="auto"/>
            <w:vAlign w:val="center"/>
          </w:tcPr>
          <w:p w14:paraId="3BC90085" w14:textId="77777777" w:rsidR="00434B97" w:rsidRPr="007F64E9" w:rsidRDefault="00434B97" w:rsidP="004702B1">
            <w:pPr>
              <w:pStyle w:val="TAC"/>
              <w:rPr>
                <w:rFonts w:eastAsia="Batang"/>
              </w:rPr>
            </w:pPr>
            <w:r w:rsidRPr="007F64E9">
              <w:rPr>
                <w:rFonts w:eastAsia="Batang"/>
              </w:rPr>
              <w:t>4,9,14,19,24,29,34,39</w:t>
            </w:r>
          </w:p>
        </w:tc>
        <w:tc>
          <w:tcPr>
            <w:tcW w:w="750" w:type="dxa"/>
            <w:shd w:val="clear" w:color="auto" w:fill="auto"/>
            <w:vAlign w:val="center"/>
          </w:tcPr>
          <w:p w14:paraId="2925BA12" w14:textId="77777777" w:rsidR="00434B97" w:rsidRPr="007F64E9" w:rsidRDefault="00434B97" w:rsidP="004702B1">
            <w:pPr>
              <w:pStyle w:val="TAC"/>
              <w:rPr>
                <w:rFonts w:eastAsia="Batang"/>
              </w:rPr>
            </w:pPr>
            <w:r w:rsidRPr="007F64E9">
              <w:rPr>
                <w:rFonts w:eastAsia="Batang"/>
              </w:rPr>
              <w:t>0</w:t>
            </w:r>
          </w:p>
        </w:tc>
        <w:tc>
          <w:tcPr>
            <w:tcW w:w="992" w:type="dxa"/>
          </w:tcPr>
          <w:p w14:paraId="27601085" w14:textId="77777777" w:rsidR="00434B97" w:rsidRPr="00772EA8" w:rsidRDefault="00434B97" w:rsidP="004702B1">
            <w:pPr>
              <w:pStyle w:val="TAC"/>
              <w:rPr>
                <w:rFonts w:eastAsia="Batang"/>
                <w:color w:val="FF0000"/>
                <w:u w:val="single"/>
              </w:rPr>
            </w:pPr>
            <w:r w:rsidRPr="00772EA8">
              <w:rPr>
                <w:rFonts w:eastAsia="Batang"/>
                <w:color w:val="FF0000"/>
                <w:u w:val="single"/>
              </w:rPr>
              <w:t>2</w:t>
            </w:r>
          </w:p>
        </w:tc>
        <w:tc>
          <w:tcPr>
            <w:tcW w:w="1134" w:type="dxa"/>
          </w:tcPr>
          <w:p w14:paraId="2B6678D6" w14:textId="77777777" w:rsidR="00434B97" w:rsidRPr="007F64E9" w:rsidRDefault="00434B97" w:rsidP="004702B1">
            <w:pPr>
              <w:pStyle w:val="TAC"/>
              <w:rPr>
                <w:rFonts w:eastAsia="Batang"/>
              </w:rPr>
            </w:pPr>
            <w:r w:rsidRPr="007F64E9">
              <w:rPr>
                <w:rFonts w:eastAsia="Batang"/>
              </w:rPr>
              <w:t>7</w:t>
            </w:r>
          </w:p>
        </w:tc>
        <w:tc>
          <w:tcPr>
            <w:tcW w:w="981" w:type="dxa"/>
          </w:tcPr>
          <w:p w14:paraId="15367E44" w14:textId="77777777" w:rsidR="00434B97" w:rsidRPr="007F64E9" w:rsidRDefault="00434B97" w:rsidP="004702B1">
            <w:pPr>
              <w:pStyle w:val="TAC"/>
              <w:rPr>
                <w:rFonts w:eastAsia="Batang"/>
              </w:rPr>
            </w:pPr>
            <w:r w:rsidRPr="007F64E9">
              <w:rPr>
                <w:rFonts w:eastAsia="Batang"/>
              </w:rPr>
              <w:t>2</w:t>
            </w:r>
          </w:p>
        </w:tc>
      </w:tr>
      <w:tr w:rsidR="00434B97" w:rsidRPr="00786CE6" w14:paraId="515999A3" w14:textId="77777777" w:rsidTr="004702B1">
        <w:trPr>
          <w:jc w:val="center"/>
        </w:trPr>
        <w:tc>
          <w:tcPr>
            <w:tcW w:w="988" w:type="dxa"/>
            <w:shd w:val="clear" w:color="auto" w:fill="auto"/>
            <w:vAlign w:val="center"/>
          </w:tcPr>
          <w:p w14:paraId="3C6A7FA0" w14:textId="77777777" w:rsidR="00434B97" w:rsidRPr="00786CE6" w:rsidRDefault="00434B97" w:rsidP="004702B1">
            <w:pPr>
              <w:pStyle w:val="TAC"/>
              <w:rPr>
                <w:rFonts w:eastAsia="Batang"/>
              </w:rPr>
            </w:pPr>
            <w:r w:rsidRPr="00786CE6">
              <w:rPr>
                <w:rFonts w:eastAsia="Batang"/>
              </w:rPr>
              <w:t>146</w:t>
            </w:r>
          </w:p>
        </w:tc>
        <w:tc>
          <w:tcPr>
            <w:tcW w:w="1134" w:type="dxa"/>
            <w:shd w:val="clear" w:color="auto" w:fill="auto"/>
          </w:tcPr>
          <w:p w14:paraId="5CAEF71D" w14:textId="77777777" w:rsidR="00434B97" w:rsidRPr="00786CE6" w:rsidRDefault="00434B97" w:rsidP="004702B1">
            <w:pPr>
              <w:pStyle w:val="TAC"/>
              <w:rPr>
                <w:rFonts w:eastAsia="Batang"/>
              </w:rPr>
            </w:pPr>
            <w:r w:rsidRPr="00786CE6">
              <w:rPr>
                <w:rFonts w:eastAsia="Batang"/>
              </w:rPr>
              <w:t>C0</w:t>
            </w:r>
          </w:p>
        </w:tc>
        <w:tc>
          <w:tcPr>
            <w:tcW w:w="708" w:type="dxa"/>
            <w:shd w:val="clear" w:color="auto" w:fill="auto"/>
            <w:vAlign w:val="center"/>
          </w:tcPr>
          <w:p w14:paraId="3F4AF325" w14:textId="77777777" w:rsidR="00434B97" w:rsidRPr="00786CE6" w:rsidRDefault="00434B97" w:rsidP="004702B1">
            <w:pPr>
              <w:pStyle w:val="TAC"/>
              <w:rPr>
                <w:rFonts w:eastAsia="Batang"/>
              </w:rPr>
            </w:pPr>
            <w:r w:rsidRPr="00786CE6">
              <w:rPr>
                <w:rFonts w:eastAsia="Batang"/>
              </w:rPr>
              <w:t>8</w:t>
            </w:r>
          </w:p>
        </w:tc>
        <w:tc>
          <w:tcPr>
            <w:tcW w:w="851" w:type="dxa"/>
            <w:shd w:val="clear" w:color="auto" w:fill="auto"/>
            <w:vAlign w:val="center"/>
          </w:tcPr>
          <w:p w14:paraId="395EA397" w14:textId="77777777" w:rsidR="00434B97" w:rsidRPr="00786CE6" w:rsidRDefault="00434B97" w:rsidP="004702B1">
            <w:pPr>
              <w:pStyle w:val="TAC"/>
              <w:rPr>
                <w:rFonts w:eastAsia="Batang"/>
              </w:rPr>
            </w:pPr>
            <w:r w:rsidRPr="00786CE6">
              <w:rPr>
                <w:rFonts w:eastAsia="Batang"/>
              </w:rPr>
              <w:t>1</w:t>
            </w:r>
          </w:p>
        </w:tc>
        <w:tc>
          <w:tcPr>
            <w:tcW w:w="2794" w:type="dxa"/>
            <w:shd w:val="clear" w:color="auto" w:fill="auto"/>
            <w:vAlign w:val="center"/>
          </w:tcPr>
          <w:p w14:paraId="7EB6A6D4" w14:textId="77777777" w:rsidR="00434B97" w:rsidRPr="00786CE6" w:rsidRDefault="00434B97" w:rsidP="004702B1">
            <w:pPr>
              <w:pStyle w:val="TAC"/>
              <w:rPr>
                <w:rFonts w:eastAsia="Batang"/>
              </w:rPr>
            </w:pPr>
            <w:r w:rsidRPr="00786CE6">
              <w:rPr>
                <w:rFonts w:eastAsia="Batang"/>
              </w:rPr>
              <w:t>4,9,14,19,24,29,34,39</w:t>
            </w:r>
          </w:p>
        </w:tc>
        <w:tc>
          <w:tcPr>
            <w:tcW w:w="750" w:type="dxa"/>
            <w:shd w:val="clear" w:color="auto" w:fill="auto"/>
            <w:vAlign w:val="center"/>
          </w:tcPr>
          <w:p w14:paraId="402AFE17" w14:textId="77777777" w:rsidR="00434B97" w:rsidRPr="00786CE6" w:rsidRDefault="00434B97" w:rsidP="004702B1">
            <w:pPr>
              <w:pStyle w:val="TAC"/>
              <w:rPr>
                <w:rFonts w:eastAsia="Batang"/>
              </w:rPr>
            </w:pPr>
            <w:r w:rsidRPr="00786CE6">
              <w:rPr>
                <w:rFonts w:eastAsia="Batang"/>
              </w:rPr>
              <w:t>0</w:t>
            </w:r>
          </w:p>
        </w:tc>
        <w:tc>
          <w:tcPr>
            <w:tcW w:w="992" w:type="dxa"/>
          </w:tcPr>
          <w:p w14:paraId="4C62818F" w14:textId="77777777" w:rsidR="00434B97" w:rsidRPr="00772EA8" w:rsidRDefault="00434B97" w:rsidP="004702B1">
            <w:pPr>
              <w:pStyle w:val="TAC"/>
              <w:rPr>
                <w:rFonts w:eastAsia="Batang"/>
                <w:color w:val="FF0000"/>
                <w:u w:val="single"/>
              </w:rPr>
            </w:pPr>
            <w:r w:rsidRPr="00772EA8">
              <w:rPr>
                <w:rFonts w:eastAsia="Batang"/>
                <w:color w:val="FF0000"/>
                <w:u w:val="single"/>
              </w:rPr>
              <w:t>1</w:t>
            </w:r>
          </w:p>
        </w:tc>
        <w:tc>
          <w:tcPr>
            <w:tcW w:w="1134" w:type="dxa"/>
          </w:tcPr>
          <w:p w14:paraId="7A11368B" w14:textId="77777777" w:rsidR="00434B97" w:rsidRPr="00786CE6" w:rsidRDefault="00434B97" w:rsidP="004702B1">
            <w:pPr>
              <w:pStyle w:val="TAC"/>
              <w:rPr>
                <w:rFonts w:eastAsia="Batang"/>
              </w:rPr>
            </w:pPr>
            <w:r w:rsidRPr="00786CE6">
              <w:rPr>
                <w:rFonts w:eastAsia="Batang"/>
              </w:rPr>
              <w:t>7</w:t>
            </w:r>
          </w:p>
        </w:tc>
        <w:tc>
          <w:tcPr>
            <w:tcW w:w="981" w:type="dxa"/>
          </w:tcPr>
          <w:p w14:paraId="01666C69" w14:textId="77777777" w:rsidR="00434B97" w:rsidRPr="00786CE6" w:rsidRDefault="00434B97" w:rsidP="004702B1">
            <w:pPr>
              <w:pStyle w:val="TAC"/>
              <w:rPr>
                <w:rFonts w:eastAsia="Batang"/>
              </w:rPr>
            </w:pPr>
            <w:r w:rsidRPr="00786CE6">
              <w:rPr>
                <w:rFonts w:eastAsia="Batang"/>
              </w:rPr>
              <w:t>2</w:t>
            </w:r>
          </w:p>
        </w:tc>
      </w:tr>
      <w:tr w:rsidR="00434B97" w:rsidRPr="007F64E9" w14:paraId="0096F90F" w14:textId="77777777" w:rsidTr="004702B1">
        <w:trPr>
          <w:jc w:val="center"/>
        </w:trPr>
        <w:tc>
          <w:tcPr>
            <w:tcW w:w="988" w:type="dxa"/>
            <w:shd w:val="clear" w:color="auto" w:fill="auto"/>
            <w:vAlign w:val="center"/>
          </w:tcPr>
          <w:p w14:paraId="7567E378" w14:textId="77777777" w:rsidR="00434B97" w:rsidRPr="007F64E9" w:rsidRDefault="00434B97" w:rsidP="004702B1">
            <w:pPr>
              <w:pStyle w:val="TAC"/>
              <w:rPr>
                <w:rFonts w:eastAsia="Batang"/>
              </w:rPr>
            </w:pPr>
            <w:r w:rsidRPr="007F64E9">
              <w:rPr>
                <w:rFonts w:eastAsia="Batang"/>
              </w:rPr>
              <w:t>193</w:t>
            </w:r>
          </w:p>
        </w:tc>
        <w:tc>
          <w:tcPr>
            <w:tcW w:w="1134" w:type="dxa"/>
            <w:shd w:val="clear" w:color="auto" w:fill="auto"/>
          </w:tcPr>
          <w:p w14:paraId="2D8E756C" w14:textId="77777777" w:rsidR="00434B97" w:rsidRPr="007F64E9" w:rsidRDefault="00434B97" w:rsidP="004702B1">
            <w:pPr>
              <w:pStyle w:val="TAC"/>
              <w:rPr>
                <w:rFonts w:eastAsia="Batang"/>
              </w:rPr>
            </w:pPr>
            <w:r w:rsidRPr="007F64E9">
              <w:rPr>
                <w:rFonts w:eastAsia="Batang"/>
              </w:rPr>
              <w:t>C2</w:t>
            </w:r>
          </w:p>
        </w:tc>
        <w:tc>
          <w:tcPr>
            <w:tcW w:w="708" w:type="dxa"/>
            <w:shd w:val="clear" w:color="auto" w:fill="auto"/>
            <w:vAlign w:val="center"/>
          </w:tcPr>
          <w:p w14:paraId="4D3B6967" w14:textId="77777777" w:rsidR="00434B97" w:rsidRPr="007F64E9" w:rsidRDefault="00434B97" w:rsidP="004702B1">
            <w:pPr>
              <w:pStyle w:val="TAC"/>
              <w:rPr>
                <w:rFonts w:eastAsia="Batang"/>
              </w:rPr>
            </w:pPr>
            <w:r w:rsidRPr="007F64E9">
              <w:rPr>
                <w:rFonts w:eastAsia="Batang"/>
              </w:rPr>
              <w:t>1</w:t>
            </w:r>
          </w:p>
        </w:tc>
        <w:tc>
          <w:tcPr>
            <w:tcW w:w="851" w:type="dxa"/>
            <w:shd w:val="clear" w:color="auto" w:fill="auto"/>
            <w:vAlign w:val="center"/>
          </w:tcPr>
          <w:p w14:paraId="7B4784F5" w14:textId="77777777" w:rsidR="00434B97" w:rsidRPr="007F64E9" w:rsidRDefault="00434B97" w:rsidP="004702B1">
            <w:pPr>
              <w:pStyle w:val="TAC"/>
              <w:rPr>
                <w:rFonts w:eastAsia="Batang"/>
              </w:rPr>
            </w:pPr>
            <w:r w:rsidRPr="007F64E9">
              <w:rPr>
                <w:rFonts w:eastAsia="Batang"/>
              </w:rPr>
              <w:t>0</w:t>
            </w:r>
          </w:p>
        </w:tc>
        <w:tc>
          <w:tcPr>
            <w:tcW w:w="2794" w:type="dxa"/>
            <w:shd w:val="clear" w:color="auto" w:fill="auto"/>
            <w:vAlign w:val="center"/>
          </w:tcPr>
          <w:p w14:paraId="01C4A477" w14:textId="77777777" w:rsidR="00434B97" w:rsidRPr="007F64E9" w:rsidRDefault="00434B97" w:rsidP="004702B1">
            <w:pPr>
              <w:pStyle w:val="TAC"/>
              <w:rPr>
                <w:rFonts w:eastAsia="Batang"/>
              </w:rPr>
            </w:pPr>
            <w:r w:rsidRPr="007F64E9">
              <w:rPr>
                <w:rFonts w:eastAsia="Batang"/>
              </w:rPr>
              <w:t>23,27,31,35,39</w:t>
            </w:r>
          </w:p>
        </w:tc>
        <w:tc>
          <w:tcPr>
            <w:tcW w:w="750" w:type="dxa"/>
            <w:shd w:val="clear" w:color="auto" w:fill="auto"/>
            <w:vAlign w:val="center"/>
          </w:tcPr>
          <w:p w14:paraId="6FE62DA3" w14:textId="77777777" w:rsidR="00434B97" w:rsidRPr="007F64E9" w:rsidRDefault="00434B97" w:rsidP="004702B1">
            <w:pPr>
              <w:pStyle w:val="TAC"/>
              <w:rPr>
                <w:rFonts w:eastAsia="Batang"/>
              </w:rPr>
            </w:pPr>
            <w:r w:rsidRPr="007F64E9">
              <w:rPr>
                <w:rFonts w:eastAsia="Batang"/>
              </w:rPr>
              <w:t>7</w:t>
            </w:r>
          </w:p>
        </w:tc>
        <w:tc>
          <w:tcPr>
            <w:tcW w:w="992" w:type="dxa"/>
            <w:vAlign w:val="center"/>
          </w:tcPr>
          <w:p w14:paraId="6C71C033" w14:textId="77777777" w:rsidR="00434B97" w:rsidRPr="00772EA8" w:rsidRDefault="00434B97" w:rsidP="004702B1">
            <w:pPr>
              <w:pStyle w:val="TAC"/>
              <w:rPr>
                <w:rFonts w:eastAsia="Batang"/>
                <w:color w:val="FF0000"/>
                <w:u w:val="single"/>
              </w:rPr>
            </w:pPr>
            <w:r w:rsidRPr="00772EA8">
              <w:rPr>
                <w:rFonts w:eastAsia="Batang"/>
                <w:color w:val="FF0000"/>
                <w:u w:val="single"/>
              </w:rPr>
              <w:t>2</w:t>
            </w:r>
          </w:p>
        </w:tc>
        <w:tc>
          <w:tcPr>
            <w:tcW w:w="1134" w:type="dxa"/>
            <w:vAlign w:val="center"/>
          </w:tcPr>
          <w:p w14:paraId="62E74A5A" w14:textId="77777777" w:rsidR="00434B97" w:rsidRPr="007F64E9" w:rsidRDefault="00434B97" w:rsidP="004702B1">
            <w:pPr>
              <w:pStyle w:val="TAC"/>
              <w:rPr>
                <w:rFonts w:eastAsia="Batang"/>
              </w:rPr>
            </w:pPr>
            <w:r w:rsidRPr="007F64E9">
              <w:rPr>
                <w:rFonts w:eastAsia="Batang"/>
              </w:rPr>
              <w:t>1</w:t>
            </w:r>
          </w:p>
        </w:tc>
        <w:tc>
          <w:tcPr>
            <w:tcW w:w="981" w:type="dxa"/>
          </w:tcPr>
          <w:p w14:paraId="5E1C5934" w14:textId="77777777" w:rsidR="00434B97" w:rsidRPr="007F64E9" w:rsidRDefault="00434B97" w:rsidP="004702B1">
            <w:pPr>
              <w:pStyle w:val="TAC"/>
              <w:rPr>
                <w:rFonts w:eastAsia="Batang"/>
              </w:rPr>
            </w:pPr>
            <w:r w:rsidRPr="007F64E9">
              <w:rPr>
                <w:rFonts w:eastAsia="Batang"/>
              </w:rPr>
              <w:t>6</w:t>
            </w:r>
          </w:p>
        </w:tc>
      </w:tr>
      <w:tr w:rsidR="00434B97" w:rsidRPr="007F64E9" w14:paraId="593471B7" w14:textId="77777777" w:rsidTr="004702B1">
        <w:trPr>
          <w:jc w:val="center"/>
        </w:trPr>
        <w:tc>
          <w:tcPr>
            <w:tcW w:w="988" w:type="dxa"/>
            <w:shd w:val="clear" w:color="auto" w:fill="auto"/>
            <w:vAlign w:val="center"/>
          </w:tcPr>
          <w:p w14:paraId="3ADD6DC5" w14:textId="77777777" w:rsidR="00434B97" w:rsidRPr="007F64E9" w:rsidRDefault="00434B97" w:rsidP="004702B1">
            <w:pPr>
              <w:pStyle w:val="TAC"/>
              <w:rPr>
                <w:rFonts w:eastAsia="Batang"/>
              </w:rPr>
            </w:pPr>
            <w:r w:rsidRPr="007F64E9">
              <w:rPr>
                <w:rFonts w:eastAsia="Batang"/>
              </w:rPr>
              <w:t>195</w:t>
            </w:r>
          </w:p>
        </w:tc>
        <w:tc>
          <w:tcPr>
            <w:tcW w:w="1134" w:type="dxa"/>
            <w:shd w:val="clear" w:color="auto" w:fill="auto"/>
          </w:tcPr>
          <w:p w14:paraId="5BC8F6AF" w14:textId="77777777" w:rsidR="00434B97" w:rsidRPr="007F64E9" w:rsidRDefault="00434B97" w:rsidP="004702B1">
            <w:pPr>
              <w:pStyle w:val="TAC"/>
              <w:rPr>
                <w:rFonts w:eastAsia="Batang"/>
              </w:rPr>
            </w:pPr>
            <w:r w:rsidRPr="007F64E9">
              <w:rPr>
                <w:rFonts w:eastAsia="Batang"/>
              </w:rPr>
              <w:t>C2</w:t>
            </w:r>
          </w:p>
        </w:tc>
        <w:tc>
          <w:tcPr>
            <w:tcW w:w="708" w:type="dxa"/>
            <w:shd w:val="clear" w:color="auto" w:fill="auto"/>
            <w:vAlign w:val="center"/>
          </w:tcPr>
          <w:p w14:paraId="47AC6DE4" w14:textId="77777777" w:rsidR="00434B97" w:rsidRPr="007F64E9" w:rsidRDefault="00434B97" w:rsidP="004702B1">
            <w:pPr>
              <w:pStyle w:val="TAC"/>
              <w:rPr>
                <w:rFonts w:eastAsia="Batang"/>
              </w:rPr>
            </w:pPr>
            <w:r w:rsidRPr="007F64E9">
              <w:rPr>
                <w:rFonts w:eastAsia="Batang"/>
              </w:rPr>
              <w:t>1</w:t>
            </w:r>
          </w:p>
        </w:tc>
        <w:tc>
          <w:tcPr>
            <w:tcW w:w="851" w:type="dxa"/>
            <w:shd w:val="clear" w:color="auto" w:fill="auto"/>
            <w:vAlign w:val="center"/>
          </w:tcPr>
          <w:p w14:paraId="3D00A742" w14:textId="77777777" w:rsidR="00434B97" w:rsidRPr="007F64E9" w:rsidRDefault="00434B97" w:rsidP="004702B1">
            <w:pPr>
              <w:pStyle w:val="TAC"/>
              <w:rPr>
                <w:rFonts w:eastAsia="Batang"/>
              </w:rPr>
            </w:pPr>
            <w:r w:rsidRPr="007F64E9">
              <w:rPr>
                <w:rFonts w:eastAsia="Batang"/>
              </w:rPr>
              <w:t>0</w:t>
            </w:r>
          </w:p>
        </w:tc>
        <w:tc>
          <w:tcPr>
            <w:tcW w:w="2794" w:type="dxa"/>
            <w:shd w:val="clear" w:color="auto" w:fill="auto"/>
            <w:vAlign w:val="center"/>
          </w:tcPr>
          <w:p w14:paraId="5D1D6A3D" w14:textId="77777777" w:rsidR="00434B97" w:rsidRPr="007F64E9" w:rsidRDefault="00434B97" w:rsidP="004702B1">
            <w:pPr>
              <w:pStyle w:val="TAC"/>
              <w:rPr>
                <w:rFonts w:eastAsia="Batang"/>
              </w:rPr>
            </w:pPr>
            <w:r w:rsidRPr="007F64E9">
              <w:rPr>
                <w:rFonts w:eastAsia="Batang"/>
              </w:rPr>
              <w:t>4,9,14,19,24,29,34,39</w:t>
            </w:r>
          </w:p>
        </w:tc>
        <w:tc>
          <w:tcPr>
            <w:tcW w:w="750" w:type="dxa"/>
            <w:shd w:val="clear" w:color="auto" w:fill="auto"/>
            <w:vAlign w:val="center"/>
          </w:tcPr>
          <w:p w14:paraId="4C818924" w14:textId="77777777" w:rsidR="00434B97" w:rsidRPr="007F64E9" w:rsidRDefault="00434B97" w:rsidP="004702B1">
            <w:pPr>
              <w:pStyle w:val="TAC"/>
              <w:rPr>
                <w:rFonts w:eastAsia="Batang"/>
              </w:rPr>
            </w:pPr>
            <w:r w:rsidRPr="007F64E9">
              <w:rPr>
                <w:rFonts w:eastAsia="Batang"/>
              </w:rPr>
              <w:t>7</w:t>
            </w:r>
          </w:p>
        </w:tc>
        <w:tc>
          <w:tcPr>
            <w:tcW w:w="992" w:type="dxa"/>
            <w:vAlign w:val="center"/>
          </w:tcPr>
          <w:p w14:paraId="207701E5" w14:textId="77777777" w:rsidR="00434B97" w:rsidRPr="00772EA8" w:rsidRDefault="00434B97" w:rsidP="004702B1">
            <w:pPr>
              <w:pStyle w:val="TAC"/>
              <w:rPr>
                <w:rFonts w:eastAsia="Batang"/>
                <w:color w:val="FF0000"/>
                <w:u w:val="single"/>
              </w:rPr>
            </w:pPr>
            <w:r w:rsidRPr="00772EA8">
              <w:rPr>
                <w:rFonts w:eastAsia="Batang"/>
                <w:color w:val="FF0000"/>
                <w:u w:val="single"/>
              </w:rPr>
              <w:t>2</w:t>
            </w:r>
          </w:p>
        </w:tc>
        <w:tc>
          <w:tcPr>
            <w:tcW w:w="1134" w:type="dxa"/>
            <w:vAlign w:val="center"/>
          </w:tcPr>
          <w:p w14:paraId="1090838A" w14:textId="77777777" w:rsidR="00434B97" w:rsidRPr="007F64E9" w:rsidRDefault="00434B97" w:rsidP="004702B1">
            <w:pPr>
              <w:pStyle w:val="TAC"/>
              <w:rPr>
                <w:rFonts w:eastAsia="Batang"/>
              </w:rPr>
            </w:pPr>
            <w:r w:rsidRPr="007F64E9">
              <w:rPr>
                <w:rFonts w:eastAsia="Batang"/>
              </w:rPr>
              <w:t>1</w:t>
            </w:r>
          </w:p>
        </w:tc>
        <w:tc>
          <w:tcPr>
            <w:tcW w:w="981" w:type="dxa"/>
          </w:tcPr>
          <w:p w14:paraId="1312F457" w14:textId="77777777" w:rsidR="00434B97" w:rsidRPr="007F64E9" w:rsidRDefault="00434B97" w:rsidP="004702B1">
            <w:pPr>
              <w:pStyle w:val="TAC"/>
              <w:rPr>
                <w:rFonts w:eastAsia="Batang"/>
              </w:rPr>
            </w:pPr>
            <w:r w:rsidRPr="007F64E9">
              <w:rPr>
                <w:rFonts w:eastAsia="Batang"/>
              </w:rPr>
              <w:t>6</w:t>
            </w:r>
          </w:p>
        </w:tc>
      </w:tr>
      <w:tr w:rsidR="00434B97" w:rsidRPr="007F64E9" w14:paraId="51453AD0" w14:textId="77777777" w:rsidTr="004702B1">
        <w:trPr>
          <w:jc w:val="center"/>
        </w:trPr>
        <w:tc>
          <w:tcPr>
            <w:tcW w:w="988" w:type="dxa"/>
            <w:shd w:val="clear" w:color="auto" w:fill="auto"/>
            <w:vAlign w:val="center"/>
          </w:tcPr>
          <w:p w14:paraId="4BFB5797" w14:textId="77777777" w:rsidR="00434B97" w:rsidRPr="007F64E9" w:rsidRDefault="00434B97" w:rsidP="004702B1">
            <w:pPr>
              <w:pStyle w:val="TAC"/>
              <w:rPr>
                <w:rFonts w:eastAsia="Batang"/>
              </w:rPr>
            </w:pPr>
            <w:r w:rsidRPr="007F64E9">
              <w:rPr>
                <w:rFonts w:eastAsia="Batang"/>
              </w:rPr>
              <w:t>198</w:t>
            </w:r>
          </w:p>
        </w:tc>
        <w:tc>
          <w:tcPr>
            <w:tcW w:w="1134" w:type="dxa"/>
            <w:shd w:val="clear" w:color="auto" w:fill="auto"/>
          </w:tcPr>
          <w:p w14:paraId="045C1B18" w14:textId="77777777" w:rsidR="00434B97" w:rsidRPr="007F64E9" w:rsidRDefault="00434B97" w:rsidP="004702B1">
            <w:pPr>
              <w:pStyle w:val="TAC"/>
              <w:rPr>
                <w:rFonts w:eastAsia="Batang"/>
              </w:rPr>
            </w:pPr>
            <w:r w:rsidRPr="007F64E9">
              <w:rPr>
                <w:rFonts w:eastAsia="Batang"/>
              </w:rPr>
              <w:t>C2</w:t>
            </w:r>
          </w:p>
        </w:tc>
        <w:tc>
          <w:tcPr>
            <w:tcW w:w="708" w:type="dxa"/>
            <w:shd w:val="clear" w:color="auto" w:fill="auto"/>
            <w:vAlign w:val="center"/>
          </w:tcPr>
          <w:p w14:paraId="5C881606" w14:textId="77777777" w:rsidR="00434B97" w:rsidRPr="007F64E9" w:rsidRDefault="00434B97" w:rsidP="004702B1">
            <w:pPr>
              <w:pStyle w:val="TAC"/>
              <w:rPr>
                <w:rFonts w:eastAsia="Batang"/>
              </w:rPr>
            </w:pPr>
            <w:r w:rsidRPr="007F64E9">
              <w:rPr>
                <w:rFonts w:eastAsia="Batang"/>
              </w:rPr>
              <w:t>1</w:t>
            </w:r>
          </w:p>
        </w:tc>
        <w:tc>
          <w:tcPr>
            <w:tcW w:w="851" w:type="dxa"/>
            <w:shd w:val="clear" w:color="auto" w:fill="auto"/>
            <w:vAlign w:val="center"/>
          </w:tcPr>
          <w:p w14:paraId="6BC1C7C2" w14:textId="77777777" w:rsidR="00434B97" w:rsidRPr="007F64E9" w:rsidRDefault="00434B97" w:rsidP="004702B1">
            <w:pPr>
              <w:pStyle w:val="TAC"/>
              <w:rPr>
                <w:rFonts w:eastAsia="Batang"/>
              </w:rPr>
            </w:pPr>
            <w:r w:rsidRPr="007F64E9">
              <w:rPr>
                <w:rFonts w:eastAsia="Batang"/>
              </w:rPr>
              <w:t>0</w:t>
            </w:r>
          </w:p>
        </w:tc>
        <w:tc>
          <w:tcPr>
            <w:tcW w:w="2794" w:type="dxa"/>
            <w:shd w:val="clear" w:color="auto" w:fill="auto"/>
            <w:vAlign w:val="center"/>
          </w:tcPr>
          <w:p w14:paraId="041946AE" w14:textId="77777777" w:rsidR="00434B97" w:rsidRPr="007F64E9" w:rsidRDefault="00434B97" w:rsidP="004702B1">
            <w:pPr>
              <w:pStyle w:val="TAC"/>
              <w:rPr>
                <w:rFonts w:eastAsia="Batang"/>
              </w:rPr>
            </w:pPr>
            <w:r w:rsidRPr="007F64E9">
              <w:rPr>
                <w:rFonts w:eastAsia="Batang"/>
              </w:rPr>
              <w:t>3,7,11,15,19,23,27,31,35,39</w:t>
            </w:r>
          </w:p>
        </w:tc>
        <w:tc>
          <w:tcPr>
            <w:tcW w:w="750" w:type="dxa"/>
            <w:shd w:val="clear" w:color="auto" w:fill="auto"/>
            <w:vAlign w:val="center"/>
          </w:tcPr>
          <w:p w14:paraId="58B93596" w14:textId="77777777" w:rsidR="00434B97" w:rsidRPr="007F64E9" w:rsidRDefault="00434B97" w:rsidP="004702B1">
            <w:pPr>
              <w:pStyle w:val="TAC"/>
              <w:rPr>
                <w:rFonts w:eastAsia="Batang"/>
              </w:rPr>
            </w:pPr>
            <w:r w:rsidRPr="007F64E9">
              <w:rPr>
                <w:rFonts w:eastAsia="Batang"/>
              </w:rPr>
              <w:t>7</w:t>
            </w:r>
          </w:p>
        </w:tc>
        <w:tc>
          <w:tcPr>
            <w:tcW w:w="992" w:type="dxa"/>
            <w:vAlign w:val="center"/>
          </w:tcPr>
          <w:p w14:paraId="5449940E" w14:textId="77777777" w:rsidR="00434B97" w:rsidRPr="00772EA8" w:rsidRDefault="00434B97" w:rsidP="004702B1">
            <w:pPr>
              <w:pStyle w:val="TAC"/>
              <w:rPr>
                <w:rFonts w:eastAsia="Batang"/>
                <w:color w:val="FF0000"/>
                <w:u w:val="single"/>
              </w:rPr>
            </w:pPr>
            <w:r w:rsidRPr="00772EA8">
              <w:rPr>
                <w:rFonts w:eastAsia="Batang"/>
                <w:color w:val="FF0000"/>
                <w:u w:val="single"/>
              </w:rPr>
              <w:t>1</w:t>
            </w:r>
          </w:p>
        </w:tc>
        <w:tc>
          <w:tcPr>
            <w:tcW w:w="1134" w:type="dxa"/>
            <w:vAlign w:val="center"/>
          </w:tcPr>
          <w:p w14:paraId="25C1D1C0" w14:textId="77777777" w:rsidR="00434B97" w:rsidRPr="007F64E9" w:rsidRDefault="00434B97" w:rsidP="004702B1">
            <w:pPr>
              <w:pStyle w:val="TAC"/>
              <w:rPr>
                <w:rFonts w:eastAsia="Batang"/>
              </w:rPr>
            </w:pPr>
            <w:r w:rsidRPr="007F64E9">
              <w:rPr>
                <w:rFonts w:eastAsia="Batang"/>
              </w:rPr>
              <w:t>1</w:t>
            </w:r>
          </w:p>
        </w:tc>
        <w:tc>
          <w:tcPr>
            <w:tcW w:w="981" w:type="dxa"/>
          </w:tcPr>
          <w:p w14:paraId="17988579" w14:textId="77777777" w:rsidR="00434B97" w:rsidRPr="007F64E9" w:rsidRDefault="00434B97" w:rsidP="004702B1">
            <w:pPr>
              <w:pStyle w:val="TAC"/>
              <w:rPr>
                <w:rFonts w:eastAsia="Batang"/>
              </w:rPr>
            </w:pPr>
            <w:r w:rsidRPr="007F64E9">
              <w:rPr>
                <w:rFonts w:eastAsia="Batang"/>
              </w:rPr>
              <w:t>6</w:t>
            </w:r>
          </w:p>
        </w:tc>
      </w:tr>
    </w:tbl>
    <w:p w14:paraId="67EE1ED1" w14:textId="77777777" w:rsidR="00434B97" w:rsidRDefault="00434B97" w:rsidP="00434B97">
      <w:pPr>
        <w:rPr>
          <w:szCs w:val="20"/>
          <w:lang w:eastAsia="x-none"/>
        </w:rPr>
      </w:pPr>
    </w:p>
    <w:p w14:paraId="35212F4A" w14:textId="2AACC33E" w:rsidR="00434B97" w:rsidRDefault="00434B97" w:rsidP="00434B97">
      <w:pPr>
        <w:rPr>
          <w:szCs w:val="20"/>
          <w:lang w:eastAsia="x-none"/>
        </w:rPr>
      </w:pPr>
      <w:r w:rsidRPr="00E84A99">
        <w:rPr>
          <w:szCs w:val="20"/>
          <w:highlight w:val="green"/>
          <w:lang w:eastAsia="x-none"/>
        </w:rPr>
        <w:t>Agreement</w:t>
      </w:r>
      <w:r>
        <w:rPr>
          <w:szCs w:val="20"/>
          <w:lang w:eastAsia="x-none"/>
        </w:rPr>
        <w:t>:</w:t>
      </w:r>
    </w:p>
    <w:p w14:paraId="551FEAEB" w14:textId="77777777" w:rsidR="00434B97" w:rsidRDefault="00434B97" w:rsidP="00613418">
      <w:pPr>
        <w:pStyle w:val="ListParagraph"/>
        <w:numPr>
          <w:ilvl w:val="0"/>
          <w:numId w:val="129"/>
        </w:numPr>
      </w:pPr>
      <w:r>
        <w:t xml:space="preserve">The following entries are added for format A2, A3 and B4 </w:t>
      </w:r>
      <w:r w:rsidRPr="00E75D06">
        <w:t>for FR2 unpaired spectrum</w:t>
      </w:r>
    </w:p>
    <w:p w14:paraId="44842CB0" w14:textId="77777777" w:rsidR="00434B97" w:rsidRDefault="00434B97" w:rsidP="00434B97">
      <w:r>
        <w:t xml:space="preserve">Format A2: </w:t>
      </w:r>
    </w:p>
    <w:tbl>
      <w:tblPr>
        <w:tblW w:w="4995" w:type="pct"/>
        <w:tblInd w:w="5" w:type="dxa"/>
        <w:tblCellMar>
          <w:left w:w="70" w:type="dxa"/>
          <w:right w:w="70" w:type="dxa"/>
        </w:tblCellMar>
        <w:tblLook w:val="04A0" w:firstRow="1" w:lastRow="0" w:firstColumn="1" w:lastColumn="0" w:noHBand="0" w:noVBand="1"/>
      </w:tblPr>
      <w:tblGrid>
        <w:gridCol w:w="1133"/>
        <w:gridCol w:w="809"/>
        <w:gridCol w:w="767"/>
        <w:gridCol w:w="769"/>
        <w:gridCol w:w="2791"/>
        <w:gridCol w:w="758"/>
        <w:gridCol w:w="884"/>
        <w:gridCol w:w="1268"/>
        <w:gridCol w:w="1268"/>
      </w:tblGrid>
      <w:tr w:rsidR="00434B97" w:rsidRPr="00D1358A" w14:paraId="674DA412" w14:textId="77777777" w:rsidTr="0041631F">
        <w:trPr>
          <w:trHeight w:val="20"/>
        </w:trPr>
        <w:tc>
          <w:tcPr>
            <w:tcW w:w="542" w:type="pct"/>
            <w:tcBorders>
              <w:top w:val="single" w:sz="4" w:space="0" w:color="auto"/>
              <w:left w:val="single" w:sz="4" w:space="0" w:color="auto"/>
              <w:bottom w:val="single" w:sz="4" w:space="0" w:color="auto"/>
              <w:right w:val="single" w:sz="4" w:space="0" w:color="auto"/>
            </w:tcBorders>
            <w:shd w:val="clear" w:color="auto" w:fill="auto"/>
            <w:noWrap/>
            <w:hideMark/>
          </w:tcPr>
          <w:p w14:paraId="1DB32452" w14:textId="77777777" w:rsidR="00434B97" w:rsidRPr="00E61AD3" w:rsidRDefault="00434B97" w:rsidP="004702B1">
            <w:pPr>
              <w:jc w:val="center"/>
              <w:rPr>
                <w:rFonts w:ascii="Calibri" w:hAnsi="Calibri"/>
                <w:lang w:eastAsia="sv-SE"/>
              </w:rPr>
            </w:pPr>
          </w:p>
        </w:tc>
        <w:tc>
          <w:tcPr>
            <w:tcW w:w="387" w:type="pct"/>
            <w:tcBorders>
              <w:top w:val="single" w:sz="4" w:space="0" w:color="auto"/>
              <w:left w:val="single" w:sz="4" w:space="0" w:color="auto"/>
              <w:bottom w:val="single" w:sz="4" w:space="0" w:color="auto"/>
              <w:right w:val="single" w:sz="4" w:space="0" w:color="auto"/>
            </w:tcBorders>
            <w:shd w:val="clear" w:color="auto" w:fill="auto"/>
            <w:noWrap/>
            <w:hideMark/>
          </w:tcPr>
          <w:p w14:paraId="7C852318" w14:textId="77777777" w:rsidR="00434B97" w:rsidRPr="00B54C12" w:rsidRDefault="00434B97" w:rsidP="004702B1">
            <w:pPr>
              <w:jc w:val="center"/>
              <w:rPr>
                <w:rFonts w:ascii="Calibri" w:hAnsi="Calibri"/>
                <w:color w:val="FF0000"/>
                <w:u w:val="single"/>
                <w:lang w:eastAsia="sv-SE"/>
              </w:rPr>
            </w:pPr>
            <w:r>
              <w:rPr>
                <w:color w:val="FF0000"/>
                <w:u w:val="single"/>
              </w:rPr>
              <w:t>A2</w:t>
            </w:r>
          </w:p>
        </w:tc>
        <w:tc>
          <w:tcPr>
            <w:tcW w:w="367" w:type="pct"/>
            <w:tcBorders>
              <w:top w:val="single" w:sz="4" w:space="0" w:color="auto"/>
              <w:left w:val="single" w:sz="4" w:space="0" w:color="auto"/>
              <w:bottom w:val="single" w:sz="4" w:space="0" w:color="auto"/>
              <w:right w:val="single" w:sz="4" w:space="0" w:color="auto"/>
            </w:tcBorders>
            <w:shd w:val="clear" w:color="auto" w:fill="auto"/>
            <w:noWrap/>
            <w:hideMark/>
          </w:tcPr>
          <w:p w14:paraId="1AA05099" w14:textId="77777777" w:rsidR="00434B97" w:rsidRPr="00B54C12" w:rsidRDefault="00434B97" w:rsidP="004702B1">
            <w:pPr>
              <w:jc w:val="center"/>
              <w:rPr>
                <w:rFonts w:ascii="Calibri" w:hAnsi="Calibri"/>
                <w:color w:val="FF0000"/>
                <w:u w:val="single"/>
                <w:lang w:eastAsia="sv-SE"/>
              </w:rPr>
            </w:pPr>
            <w:r w:rsidRPr="00B54C12">
              <w:rPr>
                <w:color w:val="FF0000"/>
                <w:u w:val="single"/>
              </w:rPr>
              <w:t>1</w:t>
            </w:r>
          </w:p>
        </w:tc>
        <w:tc>
          <w:tcPr>
            <w:tcW w:w="368" w:type="pct"/>
            <w:tcBorders>
              <w:top w:val="single" w:sz="4" w:space="0" w:color="auto"/>
              <w:left w:val="single" w:sz="4" w:space="0" w:color="auto"/>
              <w:bottom w:val="single" w:sz="4" w:space="0" w:color="auto"/>
              <w:right w:val="single" w:sz="4" w:space="0" w:color="auto"/>
            </w:tcBorders>
            <w:shd w:val="clear" w:color="auto" w:fill="auto"/>
            <w:noWrap/>
            <w:hideMark/>
          </w:tcPr>
          <w:p w14:paraId="1340C13F" w14:textId="77777777" w:rsidR="00434B97" w:rsidRPr="00B54C12" w:rsidRDefault="00434B97" w:rsidP="004702B1">
            <w:pPr>
              <w:jc w:val="center"/>
              <w:rPr>
                <w:rFonts w:ascii="Calibri" w:hAnsi="Calibri"/>
                <w:color w:val="FF0000"/>
                <w:u w:val="single"/>
                <w:lang w:eastAsia="sv-SE"/>
              </w:rPr>
            </w:pPr>
            <w:r w:rsidRPr="00B54C12">
              <w:rPr>
                <w:color w:val="FF0000"/>
                <w:u w:val="single"/>
              </w:rPr>
              <w:t>0</w:t>
            </w:r>
          </w:p>
        </w:tc>
        <w:tc>
          <w:tcPr>
            <w:tcW w:w="1336" w:type="pct"/>
            <w:tcBorders>
              <w:top w:val="single" w:sz="4" w:space="0" w:color="auto"/>
              <w:left w:val="single" w:sz="4" w:space="0" w:color="auto"/>
              <w:bottom w:val="single" w:sz="4" w:space="0" w:color="auto"/>
              <w:right w:val="single" w:sz="4" w:space="0" w:color="auto"/>
            </w:tcBorders>
            <w:shd w:val="clear" w:color="auto" w:fill="auto"/>
            <w:noWrap/>
            <w:hideMark/>
          </w:tcPr>
          <w:p w14:paraId="36424230" w14:textId="77777777" w:rsidR="00434B97" w:rsidRPr="00B54C12" w:rsidRDefault="00434B97" w:rsidP="004702B1">
            <w:pPr>
              <w:jc w:val="center"/>
              <w:rPr>
                <w:rFonts w:ascii="Calibri" w:hAnsi="Calibri"/>
                <w:strike/>
                <w:color w:val="FF0000"/>
                <w:u w:val="single"/>
                <w:lang w:eastAsia="sv-SE"/>
              </w:rPr>
            </w:pPr>
            <w:r w:rsidRPr="00B54C12">
              <w:rPr>
                <w:color w:val="FF0000"/>
                <w:u w:val="single"/>
              </w:rPr>
              <w:t>3,5,7,9,11,13</w:t>
            </w:r>
          </w:p>
        </w:tc>
        <w:tc>
          <w:tcPr>
            <w:tcW w:w="363" w:type="pct"/>
            <w:tcBorders>
              <w:top w:val="single" w:sz="4" w:space="0" w:color="auto"/>
              <w:left w:val="single" w:sz="4" w:space="0" w:color="auto"/>
              <w:bottom w:val="single" w:sz="4" w:space="0" w:color="auto"/>
              <w:right w:val="single" w:sz="4" w:space="0" w:color="auto"/>
            </w:tcBorders>
            <w:shd w:val="clear" w:color="auto" w:fill="auto"/>
            <w:hideMark/>
          </w:tcPr>
          <w:p w14:paraId="26F1FD09" w14:textId="77777777" w:rsidR="00434B97" w:rsidRPr="00B54C12" w:rsidRDefault="00434B97" w:rsidP="004702B1">
            <w:pPr>
              <w:jc w:val="center"/>
              <w:rPr>
                <w:rFonts w:ascii="Calibri" w:hAnsi="Calibri"/>
                <w:bCs/>
                <w:color w:val="FF0000"/>
                <w:u w:val="single"/>
                <w:lang w:eastAsia="sv-SE"/>
              </w:rPr>
            </w:pPr>
            <w:r w:rsidRPr="00B54C12">
              <w:rPr>
                <w:color w:val="FF0000"/>
                <w:u w:val="single"/>
              </w:rPr>
              <w:t>0</w:t>
            </w:r>
          </w:p>
        </w:tc>
        <w:tc>
          <w:tcPr>
            <w:tcW w:w="423" w:type="pct"/>
            <w:tcBorders>
              <w:top w:val="single" w:sz="4" w:space="0" w:color="auto"/>
              <w:left w:val="single" w:sz="4" w:space="0" w:color="auto"/>
              <w:bottom w:val="single" w:sz="4" w:space="0" w:color="auto"/>
              <w:right w:val="single" w:sz="4" w:space="0" w:color="auto"/>
            </w:tcBorders>
            <w:shd w:val="clear" w:color="auto" w:fill="auto"/>
            <w:noWrap/>
            <w:hideMark/>
          </w:tcPr>
          <w:p w14:paraId="2C8514B1" w14:textId="77777777" w:rsidR="00434B97" w:rsidRPr="00B54C12" w:rsidRDefault="00434B97" w:rsidP="004702B1">
            <w:pPr>
              <w:jc w:val="center"/>
              <w:rPr>
                <w:rFonts w:ascii="Calibri" w:hAnsi="Calibri"/>
                <w:color w:val="FF0000"/>
                <w:u w:val="single"/>
                <w:lang w:eastAsia="sv-SE"/>
              </w:rPr>
            </w:pPr>
            <w:r w:rsidRPr="00B54C12">
              <w:rPr>
                <w:color w:val="FF0000"/>
                <w:u w:val="single"/>
              </w:rPr>
              <w:t>1</w:t>
            </w:r>
          </w:p>
        </w:tc>
        <w:tc>
          <w:tcPr>
            <w:tcW w:w="607" w:type="pct"/>
            <w:tcBorders>
              <w:top w:val="single" w:sz="4" w:space="0" w:color="auto"/>
              <w:left w:val="single" w:sz="4" w:space="0" w:color="auto"/>
              <w:bottom w:val="single" w:sz="4" w:space="0" w:color="auto"/>
              <w:right w:val="single" w:sz="4" w:space="0" w:color="auto"/>
            </w:tcBorders>
            <w:shd w:val="clear" w:color="auto" w:fill="auto"/>
            <w:hideMark/>
          </w:tcPr>
          <w:p w14:paraId="08779CA7" w14:textId="77777777" w:rsidR="00434B97" w:rsidRPr="00B54C12" w:rsidRDefault="00434B97" w:rsidP="004702B1">
            <w:pPr>
              <w:jc w:val="center"/>
              <w:rPr>
                <w:rFonts w:ascii="Calibri" w:hAnsi="Calibri"/>
                <w:bCs/>
                <w:color w:val="FF0000"/>
                <w:u w:val="single"/>
                <w:lang w:eastAsia="sv-SE"/>
              </w:rPr>
            </w:pPr>
            <w:r>
              <w:rPr>
                <w:color w:val="FF0000"/>
                <w:u w:val="single"/>
              </w:rPr>
              <w:t>3</w:t>
            </w:r>
          </w:p>
        </w:tc>
        <w:tc>
          <w:tcPr>
            <w:tcW w:w="607" w:type="pct"/>
            <w:tcBorders>
              <w:top w:val="single" w:sz="4" w:space="0" w:color="auto"/>
              <w:left w:val="single" w:sz="4" w:space="0" w:color="auto"/>
              <w:bottom w:val="single" w:sz="4" w:space="0" w:color="auto"/>
              <w:right w:val="single" w:sz="4" w:space="0" w:color="auto"/>
            </w:tcBorders>
          </w:tcPr>
          <w:p w14:paraId="6FC157AE" w14:textId="77777777" w:rsidR="00434B97" w:rsidRPr="00B54C12" w:rsidRDefault="00434B97" w:rsidP="004702B1">
            <w:pPr>
              <w:jc w:val="center"/>
              <w:rPr>
                <w:color w:val="FF0000"/>
                <w:u w:val="single"/>
              </w:rPr>
            </w:pPr>
            <w:r>
              <w:rPr>
                <w:color w:val="FF0000"/>
                <w:u w:val="single"/>
              </w:rPr>
              <w:t>4</w:t>
            </w:r>
          </w:p>
        </w:tc>
      </w:tr>
    </w:tbl>
    <w:p w14:paraId="289C3C1A" w14:textId="77777777" w:rsidR="00434B97" w:rsidRDefault="00434B97" w:rsidP="00434B97"/>
    <w:p w14:paraId="0CBA8B10" w14:textId="77777777" w:rsidR="00434B97" w:rsidRDefault="00434B97" w:rsidP="00434B97">
      <w:r>
        <w:t xml:space="preserve">Format A3: </w:t>
      </w:r>
    </w:p>
    <w:tbl>
      <w:tblPr>
        <w:tblW w:w="4995" w:type="pct"/>
        <w:tblInd w:w="5" w:type="dxa"/>
        <w:tblCellMar>
          <w:left w:w="70" w:type="dxa"/>
          <w:right w:w="70" w:type="dxa"/>
        </w:tblCellMar>
        <w:tblLook w:val="04A0" w:firstRow="1" w:lastRow="0" w:firstColumn="1" w:lastColumn="0" w:noHBand="0" w:noVBand="1"/>
      </w:tblPr>
      <w:tblGrid>
        <w:gridCol w:w="1133"/>
        <w:gridCol w:w="809"/>
        <w:gridCol w:w="767"/>
        <w:gridCol w:w="769"/>
        <w:gridCol w:w="2791"/>
        <w:gridCol w:w="758"/>
        <w:gridCol w:w="884"/>
        <w:gridCol w:w="1268"/>
        <w:gridCol w:w="1268"/>
      </w:tblGrid>
      <w:tr w:rsidR="00434B97" w:rsidRPr="00D1358A" w14:paraId="1D1F2BC3" w14:textId="77777777" w:rsidTr="0041631F">
        <w:trPr>
          <w:trHeight w:val="20"/>
        </w:trPr>
        <w:tc>
          <w:tcPr>
            <w:tcW w:w="542" w:type="pct"/>
            <w:tcBorders>
              <w:top w:val="single" w:sz="4" w:space="0" w:color="auto"/>
              <w:left w:val="single" w:sz="4" w:space="0" w:color="auto"/>
              <w:bottom w:val="single" w:sz="4" w:space="0" w:color="auto"/>
              <w:right w:val="single" w:sz="4" w:space="0" w:color="auto"/>
            </w:tcBorders>
            <w:shd w:val="clear" w:color="auto" w:fill="auto"/>
            <w:noWrap/>
            <w:hideMark/>
          </w:tcPr>
          <w:p w14:paraId="6B75A194" w14:textId="77777777" w:rsidR="00434B97" w:rsidRPr="00E61AD3" w:rsidRDefault="00434B97" w:rsidP="004702B1">
            <w:pPr>
              <w:jc w:val="center"/>
              <w:rPr>
                <w:rFonts w:ascii="Calibri" w:hAnsi="Calibri"/>
                <w:lang w:eastAsia="sv-SE"/>
              </w:rPr>
            </w:pPr>
          </w:p>
        </w:tc>
        <w:tc>
          <w:tcPr>
            <w:tcW w:w="387" w:type="pct"/>
            <w:tcBorders>
              <w:top w:val="single" w:sz="4" w:space="0" w:color="auto"/>
              <w:left w:val="single" w:sz="4" w:space="0" w:color="auto"/>
              <w:bottom w:val="single" w:sz="4" w:space="0" w:color="auto"/>
              <w:right w:val="single" w:sz="4" w:space="0" w:color="auto"/>
            </w:tcBorders>
            <w:shd w:val="clear" w:color="auto" w:fill="auto"/>
            <w:noWrap/>
            <w:hideMark/>
          </w:tcPr>
          <w:p w14:paraId="1AC49085" w14:textId="77777777" w:rsidR="00434B97" w:rsidRPr="00B54C12" w:rsidRDefault="00434B97" w:rsidP="004702B1">
            <w:pPr>
              <w:jc w:val="center"/>
              <w:rPr>
                <w:rFonts w:ascii="Calibri" w:hAnsi="Calibri"/>
                <w:color w:val="FF0000"/>
                <w:u w:val="single"/>
                <w:lang w:eastAsia="sv-SE"/>
              </w:rPr>
            </w:pPr>
            <w:r w:rsidRPr="00B54C12">
              <w:rPr>
                <w:color w:val="FF0000"/>
                <w:u w:val="single"/>
              </w:rPr>
              <w:t>A3</w:t>
            </w:r>
          </w:p>
        </w:tc>
        <w:tc>
          <w:tcPr>
            <w:tcW w:w="367" w:type="pct"/>
            <w:tcBorders>
              <w:top w:val="single" w:sz="4" w:space="0" w:color="auto"/>
              <w:left w:val="single" w:sz="4" w:space="0" w:color="auto"/>
              <w:bottom w:val="single" w:sz="4" w:space="0" w:color="auto"/>
              <w:right w:val="single" w:sz="4" w:space="0" w:color="auto"/>
            </w:tcBorders>
            <w:shd w:val="clear" w:color="auto" w:fill="auto"/>
            <w:noWrap/>
            <w:hideMark/>
          </w:tcPr>
          <w:p w14:paraId="01E90B92" w14:textId="77777777" w:rsidR="00434B97" w:rsidRPr="00B54C12" w:rsidRDefault="00434B97" w:rsidP="004702B1">
            <w:pPr>
              <w:jc w:val="center"/>
              <w:rPr>
                <w:rFonts w:ascii="Calibri" w:hAnsi="Calibri"/>
                <w:color w:val="FF0000"/>
                <w:u w:val="single"/>
                <w:lang w:eastAsia="sv-SE"/>
              </w:rPr>
            </w:pPr>
            <w:r w:rsidRPr="00B54C12">
              <w:rPr>
                <w:color w:val="FF0000"/>
                <w:u w:val="single"/>
              </w:rPr>
              <w:t>1</w:t>
            </w:r>
          </w:p>
        </w:tc>
        <w:tc>
          <w:tcPr>
            <w:tcW w:w="368" w:type="pct"/>
            <w:tcBorders>
              <w:top w:val="single" w:sz="4" w:space="0" w:color="auto"/>
              <w:left w:val="single" w:sz="4" w:space="0" w:color="auto"/>
              <w:bottom w:val="single" w:sz="4" w:space="0" w:color="auto"/>
              <w:right w:val="single" w:sz="4" w:space="0" w:color="auto"/>
            </w:tcBorders>
            <w:shd w:val="clear" w:color="auto" w:fill="auto"/>
            <w:noWrap/>
            <w:hideMark/>
          </w:tcPr>
          <w:p w14:paraId="646D9DEE" w14:textId="77777777" w:rsidR="00434B97" w:rsidRPr="00B54C12" w:rsidRDefault="00434B97" w:rsidP="004702B1">
            <w:pPr>
              <w:jc w:val="center"/>
              <w:rPr>
                <w:rFonts w:ascii="Calibri" w:hAnsi="Calibri"/>
                <w:color w:val="FF0000"/>
                <w:u w:val="single"/>
                <w:lang w:eastAsia="sv-SE"/>
              </w:rPr>
            </w:pPr>
            <w:r w:rsidRPr="00B54C12">
              <w:rPr>
                <w:color w:val="FF0000"/>
                <w:u w:val="single"/>
              </w:rPr>
              <w:t>0</w:t>
            </w:r>
          </w:p>
        </w:tc>
        <w:tc>
          <w:tcPr>
            <w:tcW w:w="1336" w:type="pct"/>
            <w:tcBorders>
              <w:top w:val="single" w:sz="4" w:space="0" w:color="auto"/>
              <w:left w:val="single" w:sz="4" w:space="0" w:color="auto"/>
              <w:bottom w:val="single" w:sz="4" w:space="0" w:color="auto"/>
              <w:right w:val="single" w:sz="4" w:space="0" w:color="auto"/>
            </w:tcBorders>
            <w:shd w:val="clear" w:color="auto" w:fill="auto"/>
            <w:noWrap/>
            <w:hideMark/>
          </w:tcPr>
          <w:p w14:paraId="5C508EA6" w14:textId="77777777" w:rsidR="00434B97" w:rsidRPr="00B54C12" w:rsidRDefault="00434B97" w:rsidP="004702B1">
            <w:pPr>
              <w:jc w:val="center"/>
              <w:rPr>
                <w:rFonts w:ascii="Calibri" w:hAnsi="Calibri"/>
                <w:strike/>
                <w:color w:val="FF0000"/>
                <w:u w:val="single"/>
                <w:lang w:eastAsia="sv-SE"/>
              </w:rPr>
            </w:pPr>
            <w:r w:rsidRPr="00B54C12">
              <w:rPr>
                <w:color w:val="FF0000"/>
                <w:u w:val="single"/>
              </w:rPr>
              <w:t>3,5,7,9,11,13</w:t>
            </w:r>
          </w:p>
        </w:tc>
        <w:tc>
          <w:tcPr>
            <w:tcW w:w="363" w:type="pct"/>
            <w:tcBorders>
              <w:top w:val="single" w:sz="4" w:space="0" w:color="auto"/>
              <w:left w:val="single" w:sz="4" w:space="0" w:color="auto"/>
              <w:bottom w:val="single" w:sz="4" w:space="0" w:color="auto"/>
              <w:right w:val="single" w:sz="4" w:space="0" w:color="auto"/>
            </w:tcBorders>
            <w:shd w:val="clear" w:color="auto" w:fill="auto"/>
            <w:hideMark/>
          </w:tcPr>
          <w:p w14:paraId="197D6953" w14:textId="77777777" w:rsidR="00434B97" w:rsidRPr="00B54C12" w:rsidRDefault="00434B97" w:rsidP="004702B1">
            <w:pPr>
              <w:jc w:val="center"/>
              <w:rPr>
                <w:rFonts w:ascii="Calibri" w:hAnsi="Calibri"/>
                <w:bCs/>
                <w:color w:val="FF0000"/>
                <w:u w:val="single"/>
                <w:lang w:eastAsia="sv-SE"/>
              </w:rPr>
            </w:pPr>
            <w:r w:rsidRPr="00B54C12">
              <w:rPr>
                <w:color w:val="FF0000"/>
                <w:u w:val="single"/>
              </w:rPr>
              <w:t>0</w:t>
            </w:r>
          </w:p>
        </w:tc>
        <w:tc>
          <w:tcPr>
            <w:tcW w:w="423" w:type="pct"/>
            <w:tcBorders>
              <w:top w:val="single" w:sz="4" w:space="0" w:color="auto"/>
              <w:left w:val="single" w:sz="4" w:space="0" w:color="auto"/>
              <w:bottom w:val="single" w:sz="4" w:space="0" w:color="auto"/>
              <w:right w:val="single" w:sz="4" w:space="0" w:color="auto"/>
            </w:tcBorders>
            <w:shd w:val="clear" w:color="auto" w:fill="auto"/>
            <w:noWrap/>
            <w:hideMark/>
          </w:tcPr>
          <w:p w14:paraId="7B3E41A8" w14:textId="77777777" w:rsidR="00434B97" w:rsidRPr="00B54C12" w:rsidRDefault="00434B97" w:rsidP="004702B1">
            <w:pPr>
              <w:jc w:val="center"/>
              <w:rPr>
                <w:rFonts w:ascii="Calibri" w:hAnsi="Calibri"/>
                <w:color w:val="FF0000"/>
                <w:u w:val="single"/>
                <w:lang w:eastAsia="sv-SE"/>
              </w:rPr>
            </w:pPr>
            <w:r w:rsidRPr="00B54C12">
              <w:rPr>
                <w:color w:val="FF0000"/>
                <w:u w:val="single"/>
              </w:rPr>
              <w:t>1</w:t>
            </w:r>
          </w:p>
        </w:tc>
        <w:tc>
          <w:tcPr>
            <w:tcW w:w="607" w:type="pct"/>
            <w:tcBorders>
              <w:top w:val="single" w:sz="4" w:space="0" w:color="auto"/>
              <w:left w:val="single" w:sz="4" w:space="0" w:color="auto"/>
              <w:bottom w:val="single" w:sz="4" w:space="0" w:color="auto"/>
              <w:right w:val="single" w:sz="4" w:space="0" w:color="auto"/>
            </w:tcBorders>
            <w:shd w:val="clear" w:color="auto" w:fill="auto"/>
            <w:hideMark/>
          </w:tcPr>
          <w:p w14:paraId="1E69C631" w14:textId="77777777" w:rsidR="00434B97" w:rsidRPr="00B54C12" w:rsidRDefault="00434B97" w:rsidP="004702B1">
            <w:pPr>
              <w:jc w:val="center"/>
              <w:rPr>
                <w:rFonts w:ascii="Calibri" w:hAnsi="Calibri"/>
                <w:bCs/>
                <w:color w:val="FF0000"/>
                <w:u w:val="single"/>
                <w:lang w:eastAsia="sv-SE"/>
              </w:rPr>
            </w:pPr>
            <w:r w:rsidRPr="00B54C12">
              <w:rPr>
                <w:color w:val="FF0000"/>
                <w:u w:val="single"/>
              </w:rPr>
              <w:t>2</w:t>
            </w:r>
          </w:p>
        </w:tc>
        <w:tc>
          <w:tcPr>
            <w:tcW w:w="607" w:type="pct"/>
            <w:tcBorders>
              <w:top w:val="single" w:sz="4" w:space="0" w:color="auto"/>
              <w:left w:val="single" w:sz="4" w:space="0" w:color="auto"/>
              <w:bottom w:val="single" w:sz="4" w:space="0" w:color="auto"/>
              <w:right w:val="single" w:sz="4" w:space="0" w:color="auto"/>
            </w:tcBorders>
          </w:tcPr>
          <w:p w14:paraId="5AE4F887" w14:textId="77777777" w:rsidR="00434B97" w:rsidRPr="00B54C12" w:rsidRDefault="00434B97" w:rsidP="004702B1">
            <w:pPr>
              <w:jc w:val="center"/>
              <w:rPr>
                <w:color w:val="FF0000"/>
                <w:u w:val="single"/>
              </w:rPr>
            </w:pPr>
            <w:r>
              <w:rPr>
                <w:color w:val="FF0000"/>
                <w:u w:val="single"/>
              </w:rPr>
              <w:t>6</w:t>
            </w:r>
          </w:p>
        </w:tc>
      </w:tr>
    </w:tbl>
    <w:p w14:paraId="4FDE8DB6" w14:textId="77777777" w:rsidR="00434B97" w:rsidRDefault="00434B97" w:rsidP="00434B97"/>
    <w:p w14:paraId="27EF6FF6" w14:textId="77777777" w:rsidR="00434B97" w:rsidRDefault="00434B97" w:rsidP="00434B97">
      <w:r>
        <w:t>Format B4</w:t>
      </w:r>
    </w:p>
    <w:tbl>
      <w:tblPr>
        <w:tblW w:w="5000" w:type="pct"/>
        <w:tblCellMar>
          <w:left w:w="70" w:type="dxa"/>
          <w:right w:w="70" w:type="dxa"/>
        </w:tblCellMar>
        <w:tblLook w:val="04A0" w:firstRow="1" w:lastRow="0" w:firstColumn="1" w:lastColumn="0" w:noHBand="0" w:noVBand="1"/>
      </w:tblPr>
      <w:tblGrid>
        <w:gridCol w:w="979"/>
        <w:gridCol w:w="730"/>
        <w:gridCol w:w="703"/>
        <w:gridCol w:w="707"/>
        <w:gridCol w:w="2690"/>
        <w:gridCol w:w="694"/>
        <w:gridCol w:w="811"/>
        <w:gridCol w:w="1169"/>
        <w:gridCol w:w="1170"/>
        <w:gridCol w:w="804"/>
      </w:tblGrid>
      <w:tr w:rsidR="00434B97" w:rsidRPr="00E61AD3" w14:paraId="664B1335" w14:textId="77777777" w:rsidTr="0041631F">
        <w:trPr>
          <w:gridAfter w:val="1"/>
          <w:wAfter w:w="394" w:type="pct"/>
          <w:trHeight w:val="20"/>
        </w:trPr>
        <w:tc>
          <w:tcPr>
            <w:tcW w:w="478" w:type="pct"/>
            <w:tcBorders>
              <w:top w:val="single" w:sz="4" w:space="0" w:color="auto"/>
              <w:left w:val="single" w:sz="4" w:space="0" w:color="auto"/>
              <w:bottom w:val="single" w:sz="4" w:space="0" w:color="auto"/>
              <w:right w:val="single" w:sz="4" w:space="0" w:color="auto"/>
            </w:tcBorders>
            <w:shd w:val="clear" w:color="auto" w:fill="auto"/>
            <w:noWrap/>
          </w:tcPr>
          <w:p w14:paraId="27A6F8F9" w14:textId="77777777" w:rsidR="00434B97" w:rsidRPr="00E61AD3" w:rsidRDefault="00434B97" w:rsidP="004702B1">
            <w:pPr>
              <w:jc w:val="center"/>
              <w:rPr>
                <w:rFonts w:ascii="Calibri" w:hAnsi="Calibri"/>
                <w:lang w:eastAsia="sv-SE"/>
              </w:rPr>
            </w:pPr>
          </w:p>
        </w:tc>
        <w:tc>
          <w:tcPr>
            <w:tcW w:w="359" w:type="pct"/>
            <w:tcBorders>
              <w:top w:val="single" w:sz="4" w:space="0" w:color="auto"/>
              <w:left w:val="single" w:sz="4" w:space="0" w:color="auto"/>
              <w:bottom w:val="single" w:sz="4" w:space="0" w:color="auto"/>
              <w:right w:val="single" w:sz="4" w:space="0" w:color="auto"/>
            </w:tcBorders>
            <w:shd w:val="clear" w:color="auto" w:fill="auto"/>
            <w:noWrap/>
            <w:hideMark/>
          </w:tcPr>
          <w:p w14:paraId="4BAA42AC" w14:textId="77777777" w:rsidR="00434B97" w:rsidRPr="004431A3" w:rsidRDefault="00434B97" w:rsidP="004702B1">
            <w:pPr>
              <w:rPr>
                <w:rFonts w:ascii="Calibri" w:hAnsi="Calibri"/>
                <w:color w:val="FF0000"/>
                <w:u w:val="single"/>
                <w:lang w:eastAsia="sv-SE"/>
              </w:rPr>
            </w:pPr>
            <w:r w:rsidRPr="004431A3">
              <w:rPr>
                <w:color w:val="FF0000"/>
                <w:u w:val="single"/>
              </w:rPr>
              <w:t>B4</w:t>
            </w:r>
          </w:p>
        </w:tc>
        <w:tc>
          <w:tcPr>
            <w:tcW w:w="346" w:type="pct"/>
            <w:tcBorders>
              <w:top w:val="single" w:sz="4" w:space="0" w:color="auto"/>
              <w:left w:val="single" w:sz="4" w:space="0" w:color="auto"/>
              <w:bottom w:val="single" w:sz="4" w:space="0" w:color="auto"/>
              <w:right w:val="single" w:sz="4" w:space="0" w:color="auto"/>
            </w:tcBorders>
            <w:shd w:val="clear" w:color="auto" w:fill="auto"/>
            <w:noWrap/>
            <w:hideMark/>
          </w:tcPr>
          <w:p w14:paraId="5DCC8EA2" w14:textId="77777777" w:rsidR="00434B97" w:rsidRPr="004431A3" w:rsidRDefault="00434B97" w:rsidP="004702B1">
            <w:pPr>
              <w:rPr>
                <w:rFonts w:ascii="Calibri" w:hAnsi="Calibri"/>
                <w:color w:val="FF0000"/>
                <w:u w:val="single"/>
                <w:lang w:eastAsia="sv-SE"/>
              </w:rPr>
            </w:pPr>
            <w:r w:rsidRPr="004431A3">
              <w:rPr>
                <w:color w:val="FF0000"/>
                <w:u w:val="single"/>
              </w:rPr>
              <w:t>1</w:t>
            </w:r>
          </w:p>
        </w:tc>
        <w:tc>
          <w:tcPr>
            <w:tcW w:w="348" w:type="pct"/>
            <w:tcBorders>
              <w:top w:val="single" w:sz="4" w:space="0" w:color="auto"/>
              <w:left w:val="single" w:sz="4" w:space="0" w:color="auto"/>
              <w:bottom w:val="single" w:sz="4" w:space="0" w:color="auto"/>
              <w:right w:val="single" w:sz="4" w:space="0" w:color="auto"/>
            </w:tcBorders>
            <w:shd w:val="clear" w:color="auto" w:fill="auto"/>
            <w:noWrap/>
            <w:hideMark/>
          </w:tcPr>
          <w:p w14:paraId="0B88C801" w14:textId="77777777" w:rsidR="00434B97" w:rsidRPr="004431A3" w:rsidRDefault="00434B97" w:rsidP="004702B1">
            <w:pPr>
              <w:rPr>
                <w:rFonts w:ascii="Calibri" w:hAnsi="Calibri"/>
                <w:color w:val="FF0000"/>
                <w:u w:val="single"/>
                <w:lang w:eastAsia="sv-SE"/>
              </w:rPr>
            </w:pPr>
            <w:r w:rsidRPr="004431A3">
              <w:rPr>
                <w:color w:val="FF0000"/>
                <w:u w:val="single"/>
              </w:rPr>
              <w:t>0</w:t>
            </w:r>
          </w:p>
        </w:tc>
        <w:tc>
          <w:tcPr>
            <w:tcW w:w="1196" w:type="pct"/>
            <w:tcBorders>
              <w:top w:val="single" w:sz="4" w:space="0" w:color="auto"/>
              <w:left w:val="single" w:sz="4" w:space="0" w:color="auto"/>
              <w:bottom w:val="single" w:sz="4" w:space="0" w:color="auto"/>
              <w:right w:val="single" w:sz="4" w:space="0" w:color="auto"/>
            </w:tcBorders>
            <w:shd w:val="clear" w:color="auto" w:fill="auto"/>
            <w:noWrap/>
            <w:hideMark/>
          </w:tcPr>
          <w:p w14:paraId="196D781A" w14:textId="77777777" w:rsidR="00434B97" w:rsidRPr="004431A3" w:rsidRDefault="00434B97" w:rsidP="004702B1">
            <w:pPr>
              <w:rPr>
                <w:rFonts w:ascii="Calibri" w:hAnsi="Calibri"/>
                <w:color w:val="FF0000"/>
                <w:u w:val="single"/>
                <w:lang w:eastAsia="sv-SE"/>
              </w:rPr>
            </w:pPr>
            <w:r w:rsidRPr="004431A3">
              <w:rPr>
                <w:color w:val="FF0000"/>
                <w:u w:val="single"/>
              </w:rPr>
              <w:t>9,11,13,15,17,19</w:t>
            </w:r>
          </w:p>
        </w:tc>
        <w:tc>
          <w:tcPr>
            <w:tcW w:w="342" w:type="pct"/>
            <w:tcBorders>
              <w:top w:val="single" w:sz="4" w:space="0" w:color="auto"/>
              <w:left w:val="single" w:sz="4" w:space="0" w:color="auto"/>
              <w:bottom w:val="single" w:sz="4" w:space="0" w:color="auto"/>
              <w:right w:val="single" w:sz="4" w:space="0" w:color="auto"/>
            </w:tcBorders>
            <w:shd w:val="clear" w:color="auto" w:fill="auto"/>
            <w:hideMark/>
          </w:tcPr>
          <w:p w14:paraId="17A53798" w14:textId="77777777" w:rsidR="00434B97" w:rsidRPr="004431A3" w:rsidRDefault="00434B97" w:rsidP="004702B1">
            <w:pPr>
              <w:rPr>
                <w:rFonts w:ascii="Calibri" w:hAnsi="Calibri"/>
                <w:bCs/>
                <w:color w:val="FF0000"/>
                <w:u w:val="single"/>
                <w:lang w:eastAsia="sv-SE"/>
              </w:rPr>
            </w:pPr>
            <w:r w:rsidRPr="004431A3">
              <w:rPr>
                <w:color w:val="FF0000"/>
                <w:u w:val="single"/>
              </w:rPr>
              <w:t>0</w:t>
            </w:r>
          </w:p>
        </w:tc>
        <w:tc>
          <w:tcPr>
            <w:tcW w:w="398" w:type="pct"/>
            <w:tcBorders>
              <w:top w:val="single" w:sz="4" w:space="0" w:color="auto"/>
              <w:left w:val="single" w:sz="4" w:space="0" w:color="auto"/>
              <w:bottom w:val="single" w:sz="4" w:space="0" w:color="auto"/>
              <w:right w:val="single" w:sz="4" w:space="0" w:color="auto"/>
            </w:tcBorders>
            <w:shd w:val="clear" w:color="auto" w:fill="auto"/>
            <w:noWrap/>
            <w:hideMark/>
          </w:tcPr>
          <w:p w14:paraId="385273E6" w14:textId="77777777" w:rsidR="00434B97" w:rsidRPr="004431A3" w:rsidRDefault="00434B97" w:rsidP="004702B1">
            <w:pPr>
              <w:rPr>
                <w:rFonts w:ascii="Calibri" w:hAnsi="Calibri"/>
                <w:color w:val="FF0000"/>
                <w:u w:val="single"/>
                <w:lang w:eastAsia="sv-SE"/>
              </w:rPr>
            </w:pPr>
            <w:r w:rsidRPr="004431A3">
              <w:rPr>
                <w:color w:val="FF0000"/>
                <w:u w:val="single"/>
              </w:rPr>
              <w:t xml:space="preserve">1 </w:t>
            </w:r>
          </w:p>
        </w:tc>
        <w:tc>
          <w:tcPr>
            <w:tcW w:w="569" w:type="pct"/>
            <w:tcBorders>
              <w:top w:val="single" w:sz="4" w:space="0" w:color="auto"/>
              <w:left w:val="single" w:sz="4" w:space="0" w:color="auto"/>
              <w:bottom w:val="single" w:sz="4" w:space="0" w:color="auto"/>
              <w:right w:val="single" w:sz="4" w:space="0" w:color="auto"/>
            </w:tcBorders>
            <w:shd w:val="clear" w:color="auto" w:fill="auto"/>
            <w:hideMark/>
          </w:tcPr>
          <w:p w14:paraId="4E350270" w14:textId="77777777" w:rsidR="00434B97" w:rsidRPr="004431A3" w:rsidRDefault="00434B97" w:rsidP="004702B1">
            <w:pPr>
              <w:rPr>
                <w:rFonts w:ascii="Calibri" w:hAnsi="Calibri"/>
                <w:bCs/>
                <w:color w:val="FF0000"/>
                <w:u w:val="single"/>
                <w:lang w:eastAsia="sv-SE"/>
              </w:rPr>
            </w:pPr>
            <w:r w:rsidRPr="004431A3">
              <w:rPr>
                <w:color w:val="FF0000"/>
                <w:u w:val="single"/>
              </w:rPr>
              <w:t>1</w:t>
            </w:r>
          </w:p>
        </w:tc>
        <w:tc>
          <w:tcPr>
            <w:tcW w:w="569" w:type="pct"/>
            <w:tcBorders>
              <w:top w:val="single" w:sz="4" w:space="0" w:color="auto"/>
              <w:left w:val="single" w:sz="4" w:space="0" w:color="auto"/>
              <w:bottom w:val="single" w:sz="4" w:space="0" w:color="auto"/>
              <w:right w:val="single" w:sz="4" w:space="0" w:color="auto"/>
            </w:tcBorders>
          </w:tcPr>
          <w:p w14:paraId="62AB7241" w14:textId="77777777" w:rsidR="00434B97" w:rsidRPr="004431A3" w:rsidRDefault="00434B97" w:rsidP="004702B1">
            <w:pPr>
              <w:rPr>
                <w:color w:val="FF0000"/>
                <w:u w:val="single"/>
              </w:rPr>
            </w:pPr>
            <w:r w:rsidRPr="004431A3">
              <w:rPr>
                <w:color w:val="FF0000"/>
                <w:u w:val="single"/>
              </w:rPr>
              <w:t>12</w:t>
            </w:r>
          </w:p>
        </w:tc>
      </w:tr>
      <w:tr w:rsidR="00434B97" w:rsidRPr="00E61AD3" w14:paraId="12462607" w14:textId="77777777" w:rsidTr="0041631F">
        <w:trPr>
          <w:gridAfter w:val="1"/>
          <w:wAfter w:w="394" w:type="pct"/>
          <w:trHeight w:val="20"/>
        </w:trPr>
        <w:tc>
          <w:tcPr>
            <w:tcW w:w="478" w:type="pct"/>
            <w:tcBorders>
              <w:top w:val="single" w:sz="4" w:space="0" w:color="auto"/>
              <w:left w:val="single" w:sz="4" w:space="0" w:color="auto"/>
              <w:bottom w:val="single" w:sz="4" w:space="0" w:color="auto"/>
              <w:right w:val="single" w:sz="4" w:space="0" w:color="auto"/>
            </w:tcBorders>
            <w:shd w:val="clear" w:color="auto" w:fill="auto"/>
            <w:noWrap/>
          </w:tcPr>
          <w:p w14:paraId="692CD229" w14:textId="77777777" w:rsidR="00434B97" w:rsidRPr="00E61AD3" w:rsidRDefault="00434B97" w:rsidP="004702B1">
            <w:pPr>
              <w:jc w:val="center"/>
              <w:rPr>
                <w:rFonts w:ascii="Calibri" w:hAnsi="Calibri"/>
                <w:lang w:eastAsia="sv-SE"/>
              </w:rPr>
            </w:pPr>
          </w:p>
        </w:tc>
        <w:tc>
          <w:tcPr>
            <w:tcW w:w="359" w:type="pct"/>
            <w:tcBorders>
              <w:top w:val="single" w:sz="4" w:space="0" w:color="auto"/>
              <w:left w:val="single" w:sz="4" w:space="0" w:color="auto"/>
              <w:bottom w:val="single" w:sz="4" w:space="0" w:color="auto"/>
              <w:right w:val="single" w:sz="4" w:space="0" w:color="auto"/>
            </w:tcBorders>
            <w:shd w:val="clear" w:color="auto" w:fill="auto"/>
            <w:noWrap/>
            <w:hideMark/>
          </w:tcPr>
          <w:p w14:paraId="77875D09" w14:textId="77777777" w:rsidR="00434B97" w:rsidRPr="004431A3" w:rsidRDefault="00434B97" w:rsidP="004702B1">
            <w:pPr>
              <w:rPr>
                <w:rFonts w:ascii="Calibri" w:hAnsi="Calibri"/>
                <w:color w:val="FF0000"/>
                <w:u w:val="single"/>
                <w:lang w:eastAsia="sv-SE"/>
              </w:rPr>
            </w:pPr>
            <w:r w:rsidRPr="004431A3">
              <w:rPr>
                <w:color w:val="FF0000"/>
                <w:u w:val="single"/>
              </w:rPr>
              <w:t>B4</w:t>
            </w:r>
          </w:p>
        </w:tc>
        <w:tc>
          <w:tcPr>
            <w:tcW w:w="346" w:type="pct"/>
            <w:tcBorders>
              <w:top w:val="single" w:sz="4" w:space="0" w:color="auto"/>
              <w:left w:val="single" w:sz="4" w:space="0" w:color="auto"/>
              <w:bottom w:val="single" w:sz="4" w:space="0" w:color="auto"/>
              <w:right w:val="single" w:sz="4" w:space="0" w:color="auto"/>
            </w:tcBorders>
            <w:shd w:val="clear" w:color="auto" w:fill="auto"/>
            <w:noWrap/>
            <w:hideMark/>
          </w:tcPr>
          <w:p w14:paraId="1F0922EC" w14:textId="77777777" w:rsidR="00434B97" w:rsidRPr="004431A3" w:rsidRDefault="00434B97" w:rsidP="004702B1">
            <w:pPr>
              <w:rPr>
                <w:rFonts w:ascii="Calibri" w:hAnsi="Calibri"/>
                <w:color w:val="FF0000"/>
                <w:u w:val="single"/>
                <w:lang w:eastAsia="sv-SE"/>
              </w:rPr>
            </w:pPr>
            <w:r w:rsidRPr="004431A3">
              <w:rPr>
                <w:color w:val="FF0000"/>
                <w:u w:val="single"/>
              </w:rPr>
              <w:t>1</w:t>
            </w:r>
          </w:p>
        </w:tc>
        <w:tc>
          <w:tcPr>
            <w:tcW w:w="348" w:type="pct"/>
            <w:tcBorders>
              <w:top w:val="single" w:sz="4" w:space="0" w:color="auto"/>
              <w:left w:val="single" w:sz="4" w:space="0" w:color="auto"/>
              <w:bottom w:val="single" w:sz="4" w:space="0" w:color="auto"/>
              <w:right w:val="single" w:sz="4" w:space="0" w:color="auto"/>
            </w:tcBorders>
            <w:shd w:val="clear" w:color="auto" w:fill="auto"/>
            <w:noWrap/>
            <w:hideMark/>
          </w:tcPr>
          <w:p w14:paraId="3C8D8CEE" w14:textId="77777777" w:rsidR="00434B97" w:rsidRPr="004431A3" w:rsidRDefault="00434B97" w:rsidP="004702B1">
            <w:pPr>
              <w:rPr>
                <w:rFonts w:ascii="Calibri" w:hAnsi="Calibri"/>
                <w:color w:val="FF0000"/>
                <w:u w:val="single"/>
                <w:lang w:eastAsia="sv-SE"/>
              </w:rPr>
            </w:pPr>
            <w:r w:rsidRPr="004431A3">
              <w:rPr>
                <w:color w:val="FF0000"/>
                <w:u w:val="single"/>
              </w:rPr>
              <w:t>0</w:t>
            </w:r>
          </w:p>
        </w:tc>
        <w:tc>
          <w:tcPr>
            <w:tcW w:w="1196" w:type="pct"/>
            <w:tcBorders>
              <w:top w:val="single" w:sz="4" w:space="0" w:color="auto"/>
              <w:left w:val="single" w:sz="4" w:space="0" w:color="auto"/>
              <w:bottom w:val="single" w:sz="4" w:space="0" w:color="auto"/>
              <w:right w:val="single" w:sz="4" w:space="0" w:color="auto"/>
            </w:tcBorders>
            <w:shd w:val="clear" w:color="auto" w:fill="auto"/>
            <w:noWrap/>
            <w:hideMark/>
          </w:tcPr>
          <w:p w14:paraId="1D644E18" w14:textId="77777777" w:rsidR="00434B97" w:rsidRPr="004431A3" w:rsidRDefault="00434B97" w:rsidP="004702B1">
            <w:pPr>
              <w:rPr>
                <w:rFonts w:ascii="Calibri" w:hAnsi="Calibri"/>
                <w:color w:val="FF0000"/>
                <w:u w:val="single"/>
                <w:lang w:eastAsia="sv-SE"/>
              </w:rPr>
            </w:pPr>
            <w:r w:rsidRPr="004431A3">
              <w:rPr>
                <w:color w:val="FF0000"/>
                <w:u w:val="single"/>
              </w:rPr>
              <w:t>3,5,7,9,11,13,15,17,19,21,23,25</w:t>
            </w:r>
          </w:p>
        </w:tc>
        <w:tc>
          <w:tcPr>
            <w:tcW w:w="342" w:type="pct"/>
            <w:tcBorders>
              <w:top w:val="single" w:sz="4" w:space="0" w:color="auto"/>
              <w:left w:val="single" w:sz="4" w:space="0" w:color="auto"/>
              <w:bottom w:val="single" w:sz="4" w:space="0" w:color="auto"/>
              <w:right w:val="single" w:sz="4" w:space="0" w:color="auto"/>
            </w:tcBorders>
            <w:shd w:val="clear" w:color="auto" w:fill="auto"/>
            <w:noWrap/>
            <w:hideMark/>
          </w:tcPr>
          <w:p w14:paraId="2C14BB12" w14:textId="77777777" w:rsidR="00434B97" w:rsidRPr="004431A3" w:rsidRDefault="00434B97" w:rsidP="004702B1">
            <w:pPr>
              <w:rPr>
                <w:rFonts w:ascii="Calibri" w:hAnsi="Calibri"/>
                <w:color w:val="FF0000"/>
                <w:u w:val="single"/>
                <w:lang w:eastAsia="sv-SE"/>
              </w:rPr>
            </w:pPr>
            <w:r w:rsidRPr="004431A3">
              <w:rPr>
                <w:color w:val="FF0000"/>
                <w:u w:val="single"/>
              </w:rPr>
              <w:t>0</w:t>
            </w:r>
          </w:p>
        </w:tc>
        <w:tc>
          <w:tcPr>
            <w:tcW w:w="398" w:type="pct"/>
            <w:tcBorders>
              <w:top w:val="single" w:sz="4" w:space="0" w:color="auto"/>
              <w:left w:val="single" w:sz="4" w:space="0" w:color="auto"/>
              <w:bottom w:val="single" w:sz="4" w:space="0" w:color="auto"/>
              <w:right w:val="single" w:sz="4" w:space="0" w:color="auto"/>
            </w:tcBorders>
            <w:shd w:val="clear" w:color="auto" w:fill="auto"/>
            <w:noWrap/>
            <w:hideMark/>
          </w:tcPr>
          <w:p w14:paraId="32597EE7" w14:textId="77777777" w:rsidR="00434B97" w:rsidRPr="004431A3" w:rsidRDefault="00434B97" w:rsidP="004702B1">
            <w:pPr>
              <w:rPr>
                <w:rFonts w:ascii="Calibri" w:hAnsi="Calibri"/>
                <w:color w:val="FF0000"/>
                <w:u w:val="single"/>
                <w:lang w:eastAsia="sv-SE"/>
              </w:rPr>
            </w:pPr>
            <w:r w:rsidRPr="004431A3">
              <w:rPr>
                <w:color w:val="FF0000"/>
                <w:u w:val="single"/>
              </w:rPr>
              <w:t>2</w:t>
            </w:r>
          </w:p>
        </w:tc>
        <w:tc>
          <w:tcPr>
            <w:tcW w:w="569" w:type="pct"/>
            <w:tcBorders>
              <w:top w:val="single" w:sz="4" w:space="0" w:color="auto"/>
              <w:left w:val="single" w:sz="4" w:space="0" w:color="auto"/>
              <w:bottom w:val="single" w:sz="4" w:space="0" w:color="auto"/>
              <w:right w:val="single" w:sz="4" w:space="0" w:color="auto"/>
            </w:tcBorders>
            <w:shd w:val="clear" w:color="auto" w:fill="auto"/>
            <w:noWrap/>
            <w:hideMark/>
          </w:tcPr>
          <w:p w14:paraId="2E6623D5" w14:textId="77777777" w:rsidR="00434B97" w:rsidRPr="004431A3" w:rsidRDefault="00434B97" w:rsidP="004702B1">
            <w:pPr>
              <w:rPr>
                <w:rFonts w:ascii="Calibri" w:hAnsi="Calibri"/>
                <w:color w:val="FF0000"/>
                <w:u w:val="single"/>
                <w:lang w:eastAsia="sv-SE"/>
              </w:rPr>
            </w:pPr>
            <w:r w:rsidRPr="004431A3">
              <w:rPr>
                <w:color w:val="FF0000"/>
                <w:u w:val="single"/>
              </w:rPr>
              <w:t>1</w:t>
            </w:r>
          </w:p>
        </w:tc>
        <w:tc>
          <w:tcPr>
            <w:tcW w:w="569" w:type="pct"/>
            <w:tcBorders>
              <w:top w:val="single" w:sz="4" w:space="0" w:color="auto"/>
              <w:left w:val="single" w:sz="4" w:space="0" w:color="auto"/>
              <w:bottom w:val="single" w:sz="4" w:space="0" w:color="auto"/>
              <w:right w:val="single" w:sz="4" w:space="0" w:color="auto"/>
            </w:tcBorders>
          </w:tcPr>
          <w:p w14:paraId="1F7979E6" w14:textId="77777777" w:rsidR="00434B97" w:rsidRPr="004431A3" w:rsidRDefault="00434B97" w:rsidP="004702B1">
            <w:pPr>
              <w:rPr>
                <w:color w:val="FF0000"/>
                <w:u w:val="single"/>
              </w:rPr>
            </w:pPr>
            <w:r w:rsidRPr="004431A3">
              <w:rPr>
                <w:color w:val="FF0000"/>
                <w:u w:val="single"/>
              </w:rPr>
              <w:t>12</w:t>
            </w:r>
          </w:p>
        </w:tc>
      </w:tr>
      <w:tr w:rsidR="00434B97" w:rsidRPr="00E61AD3" w14:paraId="70CAF5E3" w14:textId="77777777" w:rsidTr="0041631F">
        <w:trPr>
          <w:trHeight w:val="20"/>
        </w:trPr>
        <w:tc>
          <w:tcPr>
            <w:tcW w:w="478" w:type="pct"/>
            <w:tcBorders>
              <w:top w:val="single" w:sz="4" w:space="0" w:color="auto"/>
              <w:left w:val="single" w:sz="4" w:space="0" w:color="auto"/>
              <w:bottom w:val="single" w:sz="4" w:space="0" w:color="auto"/>
              <w:right w:val="single" w:sz="4" w:space="0" w:color="auto"/>
            </w:tcBorders>
            <w:shd w:val="clear" w:color="auto" w:fill="auto"/>
            <w:noWrap/>
          </w:tcPr>
          <w:p w14:paraId="282D9A3C" w14:textId="77777777" w:rsidR="00434B97" w:rsidRDefault="00434B97" w:rsidP="004702B1">
            <w:pPr>
              <w:jc w:val="center"/>
            </w:pPr>
          </w:p>
        </w:tc>
        <w:tc>
          <w:tcPr>
            <w:tcW w:w="359" w:type="pct"/>
            <w:tcBorders>
              <w:top w:val="single" w:sz="4" w:space="0" w:color="auto"/>
              <w:left w:val="single" w:sz="4" w:space="0" w:color="auto"/>
              <w:bottom w:val="single" w:sz="4" w:space="0" w:color="auto"/>
              <w:right w:val="single" w:sz="4" w:space="0" w:color="auto"/>
            </w:tcBorders>
            <w:shd w:val="clear" w:color="auto" w:fill="auto"/>
            <w:noWrap/>
          </w:tcPr>
          <w:p w14:paraId="7882B268" w14:textId="77777777" w:rsidR="00434B97" w:rsidRPr="004431A3" w:rsidRDefault="00434B97" w:rsidP="004702B1">
            <w:pPr>
              <w:rPr>
                <w:color w:val="FF0000"/>
                <w:u w:val="single"/>
              </w:rPr>
            </w:pPr>
            <w:r w:rsidRPr="004431A3">
              <w:rPr>
                <w:color w:val="FF0000"/>
                <w:u w:val="single"/>
              </w:rPr>
              <w:t>B4</w:t>
            </w:r>
          </w:p>
        </w:tc>
        <w:tc>
          <w:tcPr>
            <w:tcW w:w="3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9032BFA" w14:textId="77777777" w:rsidR="00434B97" w:rsidRPr="004431A3" w:rsidRDefault="00434B97" w:rsidP="004702B1">
            <w:pPr>
              <w:rPr>
                <w:strike/>
                <w:color w:val="FF0000"/>
                <w:u w:val="single"/>
              </w:rPr>
            </w:pPr>
            <w:r w:rsidRPr="004431A3">
              <w:rPr>
                <w:color w:val="FF0000"/>
                <w:u w:val="single"/>
              </w:rPr>
              <w:t>1</w:t>
            </w:r>
          </w:p>
        </w:tc>
        <w:tc>
          <w:tcPr>
            <w:tcW w:w="34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9BAFAC0" w14:textId="77777777" w:rsidR="00434B97" w:rsidRPr="004431A3" w:rsidRDefault="00434B97" w:rsidP="004702B1">
            <w:pPr>
              <w:rPr>
                <w:strike/>
                <w:color w:val="FF0000"/>
                <w:u w:val="single"/>
              </w:rPr>
            </w:pPr>
            <w:r w:rsidRPr="004431A3">
              <w:rPr>
                <w:color w:val="FF0000"/>
                <w:u w:val="single"/>
              </w:rPr>
              <w:t>0</w:t>
            </w:r>
          </w:p>
        </w:tc>
        <w:tc>
          <w:tcPr>
            <w:tcW w:w="11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53264ED" w14:textId="77777777" w:rsidR="00434B97" w:rsidRPr="004431A3" w:rsidRDefault="00434B97" w:rsidP="004702B1">
            <w:pPr>
              <w:rPr>
                <w:strike/>
                <w:color w:val="FF0000"/>
                <w:u w:val="single"/>
              </w:rPr>
            </w:pPr>
            <w:r w:rsidRPr="004431A3">
              <w:rPr>
                <w:color w:val="FF0000"/>
                <w:u w:val="single"/>
              </w:rPr>
              <w:t>7,15,23,31,39</w:t>
            </w:r>
          </w:p>
        </w:tc>
        <w:tc>
          <w:tcPr>
            <w:tcW w:w="34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956B562" w14:textId="77777777" w:rsidR="00434B97" w:rsidRPr="004431A3" w:rsidRDefault="00434B97" w:rsidP="004702B1">
            <w:pPr>
              <w:rPr>
                <w:color w:val="FF0000"/>
                <w:u w:val="single"/>
              </w:rPr>
            </w:pPr>
            <w:r w:rsidRPr="004431A3">
              <w:rPr>
                <w:color w:val="FF0000"/>
                <w:u w:val="single"/>
              </w:rPr>
              <w:t>0</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E794FE9" w14:textId="77777777" w:rsidR="00434B97" w:rsidRPr="004431A3" w:rsidRDefault="00434B97" w:rsidP="004702B1">
            <w:pPr>
              <w:rPr>
                <w:color w:val="FF0000"/>
                <w:u w:val="single"/>
              </w:rPr>
            </w:pPr>
            <w:r w:rsidRPr="004431A3">
              <w:rPr>
                <w:color w:val="FF0000"/>
                <w:u w:val="single"/>
              </w:rPr>
              <w:t>2</w:t>
            </w:r>
          </w:p>
        </w:tc>
        <w:tc>
          <w:tcPr>
            <w:tcW w:w="569" w:type="pct"/>
            <w:tcBorders>
              <w:top w:val="single" w:sz="4" w:space="0" w:color="auto"/>
              <w:left w:val="single" w:sz="4" w:space="0" w:color="auto"/>
              <w:bottom w:val="single" w:sz="4" w:space="0" w:color="auto"/>
              <w:right w:val="single" w:sz="4" w:space="0" w:color="auto"/>
            </w:tcBorders>
            <w:shd w:val="clear" w:color="auto" w:fill="auto"/>
            <w:noWrap/>
          </w:tcPr>
          <w:p w14:paraId="4EFB7948" w14:textId="77777777" w:rsidR="00434B97" w:rsidRPr="004431A3" w:rsidRDefault="00434B97" w:rsidP="004702B1">
            <w:pPr>
              <w:rPr>
                <w:color w:val="FF0000"/>
                <w:u w:val="single"/>
              </w:rPr>
            </w:pPr>
            <w:r w:rsidRPr="004431A3">
              <w:rPr>
                <w:color w:val="FF0000"/>
                <w:u w:val="single"/>
              </w:rPr>
              <w:t>1</w:t>
            </w:r>
          </w:p>
        </w:tc>
        <w:tc>
          <w:tcPr>
            <w:tcW w:w="569" w:type="pct"/>
            <w:tcBorders>
              <w:top w:val="single" w:sz="4" w:space="0" w:color="auto"/>
              <w:left w:val="single" w:sz="4" w:space="0" w:color="auto"/>
              <w:bottom w:val="single" w:sz="4" w:space="0" w:color="auto"/>
              <w:right w:val="single" w:sz="4" w:space="0" w:color="auto"/>
            </w:tcBorders>
          </w:tcPr>
          <w:p w14:paraId="20689E9E" w14:textId="77777777" w:rsidR="00434B97" w:rsidRPr="004431A3" w:rsidRDefault="00434B97" w:rsidP="004702B1">
            <w:pPr>
              <w:rPr>
                <w:color w:val="FF0000"/>
                <w:u w:val="single"/>
              </w:rPr>
            </w:pPr>
            <w:r w:rsidRPr="004431A3">
              <w:rPr>
                <w:color w:val="FF0000"/>
                <w:u w:val="single"/>
              </w:rPr>
              <w:t>12</w:t>
            </w:r>
          </w:p>
        </w:tc>
        <w:tc>
          <w:tcPr>
            <w:tcW w:w="394" w:type="pct"/>
            <w:tcBorders>
              <w:left w:val="single" w:sz="4" w:space="0" w:color="auto"/>
            </w:tcBorders>
          </w:tcPr>
          <w:p w14:paraId="6899D69B" w14:textId="77777777" w:rsidR="00434B97" w:rsidRPr="00E61AD3" w:rsidRDefault="00434B97" w:rsidP="004702B1">
            <w:pPr>
              <w:rPr>
                <w:rFonts w:ascii="Calibri" w:hAnsi="Calibri"/>
                <w:lang w:eastAsia="sv-SE"/>
              </w:rPr>
            </w:pPr>
          </w:p>
        </w:tc>
      </w:tr>
    </w:tbl>
    <w:p w14:paraId="3547EFCA" w14:textId="77777777" w:rsidR="00434B97" w:rsidRDefault="00434B97" w:rsidP="00434B97">
      <w:pPr>
        <w:rPr>
          <w:szCs w:val="20"/>
          <w:lang w:eastAsia="x-none"/>
        </w:rPr>
      </w:pPr>
    </w:p>
    <w:p w14:paraId="7DB1851C" w14:textId="6B69A6EC" w:rsidR="00D514D2" w:rsidRDefault="00D514D2" w:rsidP="00D514D2"/>
    <w:p w14:paraId="4F35A0C6" w14:textId="646486BF" w:rsidR="00BA754E" w:rsidRPr="00BA754E" w:rsidRDefault="00BA754E" w:rsidP="00D514D2">
      <w:pPr>
        <w:rPr>
          <w:b/>
        </w:rPr>
      </w:pPr>
      <w:r w:rsidRPr="00BA754E">
        <w:rPr>
          <w:b/>
        </w:rPr>
        <w:t>Thursday</w:t>
      </w:r>
    </w:p>
    <w:p w14:paraId="7F922A38" w14:textId="56B98365" w:rsidR="00BA754E" w:rsidRPr="00BA754E" w:rsidRDefault="0058452E" w:rsidP="00BA754E">
      <w:pPr>
        <w:rPr>
          <w:b/>
        </w:rPr>
      </w:pPr>
      <w:hyperlink r:id="rId816" w:history="1">
        <w:r w:rsidR="000F2B08">
          <w:rPr>
            <w:rStyle w:val="Hyperlink"/>
            <w:b/>
          </w:rPr>
          <w:t>R1-1807830</w:t>
        </w:r>
      </w:hyperlink>
      <w:r w:rsidR="00BA754E" w:rsidRPr="00BA754E">
        <w:rPr>
          <w:b/>
        </w:rPr>
        <w:tab/>
        <w:t>Summary of Remaining details on PRACH formats</w:t>
      </w:r>
      <w:r w:rsidR="00BA754E" w:rsidRPr="00BA754E">
        <w:rPr>
          <w:b/>
        </w:rPr>
        <w:tab/>
        <w:t>Convida Wireless</w:t>
      </w:r>
    </w:p>
    <w:p w14:paraId="17D110B0" w14:textId="77777777" w:rsidR="00BA754E" w:rsidRDefault="00BA754E" w:rsidP="00BA754E">
      <w:pPr>
        <w:ind w:left="720" w:hanging="720"/>
        <w:rPr>
          <w:rFonts w:ascii="Times New Roman" w:hAnsi="Times New Roman"/>
          <w:szCs w:val="20"/>
        </w:rPr>
      </w:pPr>
      <w:r w:rsidRPr="00777035">
        <w:rPr>
          <w:rFonts w:ascii="Times New Roman" w:hAnsi="Times New Roman"/>
          <w:b/>
          <w:szCs w:val="20"/>
        </w:rPr>
        <w:lastRenderedPageBreak/>
        <w:t xml:space="preserve">Decision: </w:t>
      </w:r>
      <w:r w:rsidRPr="00777035">
        <w:rPr>
          <w:rFonts w:ascii="Times New Roman" w:hAnsi="Times New Roman"/>
          <w:szCs w:val="20"/>
        </w:rPr>
        <w:t xml:space="preserve">The </w:t>
      </w:r>
      <w:r>
        <w:rPr>
          <w:rFonts w:ascii="Times New Roman" w:hAnsi="Times New Roman"/>
          <w:szCs w:val="20"/>
        </w:rPr>
        <w:t>document is noted.</w:t>
      </w:r>
    </w:p>
    <w:p w14:paraId="744842BD" w14:textId="58B21F99" w:rsidR="00BA754E" w:rsidRDefault="00BA754E" w:rsidP="00BA754E"/>
    <w:p w14:paraId="55BB1BD2" w14:textId="77777777" w:rsidR="004E1288" w:rsidRPr="004E1288" w:rsidRDefault="004E1288" w:rsidP="004E1288">
      <w:pPr>
        <w:ind w:left="720" w:hanging="720"/>
        <w:rPr>
          <w:szCs w:val="20"/>
          <w:lang w:eastAsia="x-none"/>
        </w:rPr>
      </w:pPr>
      <w:r w:rsidRPr="004E1288">
        <w:rPr>
          <w:szCs w:val="20"/>
          <w:highlight w:val="green"/>
          <w:lang w:eastAsia="x-none"/>
        </w:rPr>
        <w:t>Agreements</w:t>
      </w:r>
      <w:r w:rsidRPr="004E1288">
        <w:rPr>
          <w:szCs w:val="20"/>
          <w:lang w:eastAsia="x-none"/>
        </w:rPr>
        <w:t>:</w:t>
      </w:r>
    </w:p>
    <w:p w14:paraId="062721A8" w14:textId="77777777" w:rsidR="004E1288" w:rsidRPr="004E1288" w:rsidRDefault="004E1288" w:rsidP="00036580">
      <w:pPr>
        <w:numPr>
          <w:ilvl w:val="0"/>
          <w:numId w:val="165"/>
        </w:numPr>
        <w:overflowPunct w:val="0"/>
        <w:autoSpaceDE w:val="0"/>
        <w:autoSpaceDN w:val="0"/>
        <w:adjustRightInd w:val="0"/>
        <w:ind w:hanging="357"/>
        <w:textAlignment w:val="baseline"/>
        <w:rPr>
          <w:color w:val="000000"/>
        </w:rPr>
      </w:pPr>
      <w:r w:rsidRPr="004E1288">
        <w:rPr>
          <w:color w:val="000000"/>
        </w:rPr>
        <w:t>Confirm the following working assumption with updates</w:t>
      </w:r>
    </w:p>
    <w:p w14:paraId="2642DFC2" w14:textId="77777777" w:rsidR="004E1288" w:rsidRPr="004E1288" w:rsidRDefault="004E1288" w:rsidP="00036580">
      <w:pPr>
        <w:numPr>
          <w:ilvl w:val="1"/>
          <w:numId w:val="165"/>
        </w:numPr>
        <w:contextualSpacing/>
        <w:rPr>
          <w:color w:val="000000"/>
        </w:rPr>
      </w:pPr>
      <w:r w:rsidRPr="004E1288">
        <w:rPr>
          <w:color w:val="FF0000"/>
        </w:rPr>
        <w:t xml:space="preserve">If a UE is provided higher layer parameter </w:t>
      </w:r>
      <w:r w:rsidRPr="004E1288">
        <w:rPr>
          <w:i/>
          <w:color w:val="FF0000"/>
        </w:rPr>
        <w:t>tdd-UL-DL-ConfigurationCommon</w:t>
      </w:r>
      <w:r w:rsidRPr="004E1288">
        <w:rPr>
          <w:color w:val="FF0000"/>
        </w:rPr>
        <w:t xml:space="preserve">, or is also provided higher layer parameter </w:t>
      </w:r>
      <w:r w:rsidRPr="004E1288">
        <w:rPr>
          <w:i/>
          <w:color w:val="FF0000"/>
        </w:rPr>
        <w:t>tdd-UL-DL-ConfigurationCommon2</w:t>
      </w:r>
      <w:r w:rsidRPr="004E1288">
        <w:rPr>
          <w:strike/>
          <w:color w:val="FF0000"/>
        </w:rPr>
        <w:t>For the Semi-static UL/DL configuration in RMSI</w:t>
      </w:r>
      <w:r w:rsidRPr="004E1288">
        <w:rPr>
          <w:color w:val="000000"/>
        </w:rPr>
        <w:t xml:space="preserve">, </w:t>
      </w:r>
      <w:r w:rsidRPr="004E1288">
        <w:rPr>
          <w:color w:val="FF0000"/>
        </w:rPr>
        <w:t>PRACH occasions in the UL part are always valid, and</w:t>
      </w:r>
      <w:r w:rsidRPr="004E1288">
        <w:rPr>
          <w:strike/>
          <w:color w:val="FF0000"/>
        </w:rPr>
        <w:t xml:space="preserve"> only</w:t>
      </w:r>
      <w:r w:rsidRPr="004E1288">
        <w:rPr>
          <w:color w:val="FF0000"/>
        </w:rPr>
        <w:t xml:space="preserve"> a </w:t>
      </w:r>
      <w:r w:rsidRPr="004E1288">
        <w:rPr>
          <w:color w:val="000000"/>
        </w:rPr>
        <w:t>PRACH occasion</w:t>
      </w:r>
      <w:r w:rsidRPr="004E1288">
        <w:rPr>
          <w:strike/>
          <w:color w:val="FF0000"/>
        </w:rPr>
        <w:t>s</w:t>
      </w:r>
      <w:r w:rsidRPr="004E1288">
        <w:rPr>
          <w:color w:val="000000"/>
        </w:rPr>
        <w:t xml:space="preserve"> within the </w:t>
      </w:r>
      <w:r w:rsidRPr="004E1288">
        <w:rPr>
          <w:strike/>
          <w:color w:val="FF0000"/>
        </w:rPr>
        <w:t>UL part and</w:t>
      </w:r>
      <w:r w:rsidRPr="004E1288">
        <w:rPr>
          <w:strike/>
          <w:color w:val="000000"/>
        </w:rPr>
        <w:t xml:space="preserve"> </w:t>
      </w:r>
      <w:r w:rsidRPr="004E1288">
        <w:rPr>
          <w:color w:val="000000"/>
        </w:rPr>
        <w:t xml:space="preserve">X part </w:t>
      </w:r>
      <w:r w:rsidRPr="004E1288">
        <w:rPr>
          <w:color w:val="FF0000"/>
        </w:rPr>
        <w:t xml:space="preserve">is </w:t>
      </w:r>
      <w:r w:rsidRPr="004E1288">
        <w:rPr>
          <w:strike/>
          <w:color w:val="FF0000"/>
        </w:rPr>
        <w:t>are</w:t>
      </w:r>
      <w:r w:rsidRPr="004E1288">
        <w:rPr>
          <w:color w:val="000000"/>
        </w:rPr>
        <w:t xml:space="preserve"> valid as long as </w:t>
      </w:r>
      <w:r w:rsidRPr="004E1288">
        <w:rPr>
          <w:color w:val="000000"/>
          <w:lang w:val="sv-SE"/>
        </w:rPr>
        <w:t>it does not precede or collide with an SSB in the RACH slot</w:t>
      </w:r>
      <w:r w:rsidRPr="004E1288">
        <w:rPr>
          <w:b/>
          <w:i/>
          <w:color w:val="000000"/>
        </w:rPr>
        <w:t xml:space="preserve"> </w:t>
      </w:r>
      <w:r w:rsidRPr="004E1288">
        <w:rPr>
          <w:color w:val="000000"/>
        </w:rPr>
        <w:t xml:space="preserve">and it is at least N symbols after </w:t>
      </w:r>
      <w:r w:rsidRPr="004E1288">
        <w:rPr>
          <w:color w:val="FF0000"/>
        </w:rPr>
        <w:t xml:space="preserve">the </w:t>
      </w:r>
      <w:r w:rsidRPr="004E1288">
        <w:rPr>
          <w:color w:val="000000"/>
        </w:rPr>
        <w:t>DL part and</w:t>
      </w:r>
      <w:r w:rsidRPr="004E1288">
        <w:rPr>
          <w:strike/>
          <w:color w:val="FF0000"/>
        </w:rPr>
        <w:t>/or</w:t>
      </w:r>
      <w:r w:rsidRPr="004E1288">
        <w:rPr>
          <w:color w:val="000000"/>
        </w:rPr>
        <w:t xml:space="preserve"> the last symbol of an SSB. </w:t>
      </w:r>
    </w:p>
    <w:p w14:paraId="6E8ED204" w14:textId="77777777" w:rsidR="004E1288" w:rsidRPr="004E1288" w:rsidRDefault="004E1288" w:rsidP="00036580">
      <w:pPr>
        <w:numPr>
          <w:ilvl w:val="2"/>
          <w:numId w:val="165"/>
        </w:numPr>
        <w:contextualSpacing/>
        <w:rPr>
          <w:color w:val="000000"/>
        </w:rPr>
      </w:pPr>
      <w:r w:rsidRPr="004E1288">
        <w:rPr>
          <w:color w:val="000000"/>
        </w:rPr>
        <w:t xml:space="preserve">N = 0 for Msg1 SCS = 1.25kHz, 5kHz </w:t>
      </w:r>
    </w:p>
    <w:p w14:paraId="781BDAA9" w14:textId="77777777" w:rsidR="004E1288" w:rsidRPr="004E1288" w:rsidRDefault="004E1288" w:rsidP="00036580">
      <w:pPr>
        <w:numPr>
          <w:ilvl w:val="2"/>
          <w:numId w:val="165"/>
        </w:numPr>
        <w:contextualSpacing/>
        <w:rPr>
          <w:color w:val="000000"/>
        </w:rPr>
      </w:pPr>
      <w:r w:rsidRPr="004E1288">
        <w:rPr>
          <w:color w:val="000000"/>
        </w:rPr>
        <w:t>N = 2 for Msg1 SCS = 15kHz</w:t>
      </w:r>
    </w:p>
    <w:p w14:paraId="5FA0854C" w14:textId="77777777" w:rsidR="004E1288" w:rsidRPr="004E1288" w:rsidRDefault="004E1288" w:rsidP="00036580">
      <w:pPr>
        <w:numPr>
          <w:ilvl w:val="2"/>
          <w:numId w:val="165"/>
        </w:numPr>
        <w:contextualSpacing/>
        <w:rPr>
          <w:color w:val="000000"/>
        </w:rPr>
      </w:pPr>
      <w:r w:rsidRPr="004E1288">
        <w:rPr>
          <w:color w:val="000000"/>
        </w:rPr>
        <w:t>N = 2 for Msg1 CS = 30kHz</w:t>
      </w:r>
    </w:p>
    <w:p w14:paraId="2C2690D9" w14:textId="77777777" w:rsidR="004E1288" w:rsidRPr="004E1288" w:rsidRDefault="004E1288" w:rsidP="00036580">
      <w:pPr>
        <w:numPr>
          <w:ilvl w:val="2"/>
          <w:numId w:val="165"/>
        </w:numPr>
        <w:contextualSpacing/>
        <w:rPr>
          <w:color w:val="000000"/>
        </w:rPr>
      </w:pPr>
      <w:r w:rsidRPr="004E1288">
        <w:rPr>
          <w:color w:val="000000"/>
        </w:rPr>
        <w:t xml:space="preserve">N = 2 for Msg1 SCS = 60kHz </w:t>
      </w:r>
    </w:p>
    <w:p w14:paraId="5E8F9F4F" w14:textId="77777777" w:rsidR="004E1288" w:rsidRPr="004E1288" w:rsidRDefault="004E1288" w:rsidP="00036580">
      <w:pPr>
        <w:numPr>
          <w:ilvl w:val="2"/>
          <w:numId w:val="165"/>
        </w:numPr>
        <w:contextualSpacing/>
        <w:rPr>
          <w:color w:val="000000"/>
        </w:rPr>
      </w:pPr>
      <w:r w:rsidRPr="004E1288">
        <w:rPr>
          <w:color w:val="000000"/>
        </w:rPr>
        <w:t xml:space="preserve">N = 2 </w:t>
      </w:r>
      <w:r w:rsidRPr="004E1288">
        <w:rPr>
          <w:strike/>
          <w:color w:val="FF0000"/>
        </w:rPr>
        <w:t>or 3</w:t>
      </w:r>
      <w:r w:rsidRPr="004E1288">
        <w:rPr>
          <w:color w:val="000000"/>
        </w:rPr>
        <w:t xml:space="preserve"> for Msg1 SCS = 120kHz</w:t>
      </w:r>
    </w:p>
    <w:p w14:paraId="46DF88AB" w14:textId="77777777" w:rsidR="004E1288" w:rsidRPr="004E1288" w:rsidRDefault="004E1288" w:rsidP="00036580">
      <w:pPr>
        <w:numPr>
          <w:ilvl w:val="2"/>
          <w:numId w:val="165"/>
        </w:numPr>
        <w:contextualSpacing/>
        <w:rPr>
          <w:color w:val="000000"/>
        </w:rPr>
      </w:pPr>
      <w:r w:rsidRPr="004E1288">
        <w:rPr>
          <w:color w:val="000000"/>
        </w:rPr>
        <w:t>Note for format B4, N = 0 irrespectively of Msg1 SCS</w:t>
      </w:r>
    </w:p>
    <w:p w14:paraId="088AE257" w14:textId="77777777" w:rsidR="004E1288" w:rsidRPr="004E1288" w:rsidRDefault="004E1288" w:rsidP="00036580">
      <w:pPr>
        <w:numPr>
          <w:ilvl w:val="3"/>
          <w:numId w:val="165"/>
        </w:numPr>
        <w:overflowPunct w:val="0"/>
        <w:autoSpaceDE w:val="0"/>
        <w:autoSpaceDN w:val="0"/>
        <w:adjustRightInd w:val="0"/>
        <w:spacing w:line="276" w:lineRule="auto"/>
        <w:textAlignment w:val="baseline"/>
        <w:rPr>
          <w:color w:val="000000"/>
        </w:rPr>
      </w:pPr>
      <w:r w:rsidRPr="004E1288">
        <w:rPr>
          <w:color w:val="000000"/>
          <w:lang w:val="sv-SE"/>
        </w:rPr>
        <w:t>UE is not expected to receive DL signals during any valid RACH occasion</w:t>
      </w:r>
      <w:r w:rsidRPr="004E1288">
        <w:rPr>
          <w:color w:val="C00000"/>
          <w:lang w:val="sv-SE"/>
        </w:rPr>
        <w:t xml:space="preserve"> </w:t>
      </w:r>
      <w:r w:rsidRPr="004E1288">
        <w:rPr>
          <w:color w:val="FF0000"/>
          <w:lang w:val="sv-SE"/>
        </w:rPr>
        <w:t>and N symbols before valid RO occasions</w:t>
      </w:r>
    </w:p>
    <w:p w14:paraId="5319CB64" w14:textId="77777777" w:rsidR="004E1288" w:rsidRPr="004E1288" w:rsidRDefault="004E1288" w:rsidP="00036580">
      <w:pPr>
        <w:numPr>
          <w:ilvl w:val="3"/>
          <w:numId w:val="165"/>
        </w:numPr>
        <w:overflowPunct w:val="0"/>
        <w:autoSpaceDE w:val="0"/>
        <w:autoSpaceDN w:val="0"/>
        <w:adjustRightInd w:val="0"/>
        <w:spacing w:line="276" w:lineRule="auto"/>
        <w:textAlignment w:val="baseline"/>
        <w:rPr>
          <w:color w:val="000000"/>
        </w:rPr>
      </w:pPr>
      <w:r w:rsidRPr="004E1288">
        <w:rPr>
          <w:color w:val="000000"/>
          <w:lang w:val="sv-SE"/>
        </w:rPr>
        <w:t>The SSB to RO association pattern period shall repeat at most every 160 ms</w:t>
      </w:r>
    </w:p>
    <w:p w14:paraId="1F9CA67A" w14:textId="77777777" w:rsidR="004E1288" w:rsidRPr="004E1288" w:rsidRDefault="004E1288" w:rsidP="00036580">
      <w:pPr>
        <w:numPr>
          <w:ilvl w:val="4"/>
          <w:numId w:val="165"/>
        </w:numPr>
        <w:shd w:val="clear" w:color="auto" w:fill="FFFFFF"/>
        <w:rPr>
          <w:color w:val="000000"/>
          <w:lang w:val="sv-SE"/>
        </w:rPr>
      </w:pPr>
      <w:r w:rsidRPr="004E1288">
        <w:rPr>
          <w:color w:val="000000"/>
          <w:lang w:val="sv-SE"/>
        </w:rPr>
        <w:t xml:space="preserve">If there are leftover ROs after an integer number of SSB to RO association period(s) within the SSB to RO association pattern period. Those leftover ROs are invalid. </w:t>
      </w:r>
    </w:p>
    <w:p w14:paraId="57AB666B" w14:textId="77777777" w:rsidR="004E1288" w:rsidRPr="004E1288" w:rsidRDefault="004E1288" w:rsidP="00036580">
      <w:pPr>
        <w:numPr>
          <w:ilvl w:val="3"/>
          <w:numId w:val="165"/>
        </w:numPr>
        <w:overflowPunct w:val="0"/>
        <w:autoSpaceDE w:val="0"/>
        <w:autoSpaceDN w:val="0"/>
        <w:adjustRightInd w:val="0"/>
        <w:spacing w:line="276" w:lineRule="auto"/>
        <w:textAlignment w:val="baseline"/>
        <w:rPr>
          <w:rFonts w:eastAsia="Arial Unicode MS" w:cs="Arial"/>
          <w:color w:val="000000"/>
          <w:kern w:val="2"/>
        </w:rPr>
      </w:pPr>
      <w:r w:rsidRPr="004E1288">
        <w:rPr>
          <w:color w:val="000000"/>
          <w:lang w:val="sv-SE"/>
        </w:rPr>
        <w:t>Note: In the UL/DL semi-static configuration, 0 UL slots and 0 UL symbols can be configured</w:t>
      </w:r>
    </w:p>
    <w:p w14:paraId="199042DC" w14:textId="77777777" w:rsidR="004E1288" w:rsidRDefault="004E1288" w:rsidP="004E1288">
      <w:pPr>
        <w:ind w:left="720" w:hanging="720"/>
        <w:rPr>
          <w:szCs w:val="20"/>
          <w:highlight w:val="green"/>
          <w:lang w:eastAsia="x-none"/>
        </w:rPr>
      </w:pPr>
    </w:p>
    <w:p w14:paraId="6584F760" w14:textId="39443B5C" w:rsidR="004E1288" w:rsidRPr="004E1288" w:rsidRDefault="004E1288" w:rsidP="004E1288">
      <w:pPr>
        <w:ind w:left="720" w:hanging="720"/>
        <w:rPr>
          <w:szCs w:val="20"/>
          <w:lang w:eastAsia="x-none"/>
        </w:rPr>
      </w:pPr>
      <w:r w:rsidRPr="004E1288">
        <w:rPr>
          <w:szCs w:val="20"/>
          <w:highlight w:val="green"/>
          <w:lang w:eastAsia="x-none"/>
        </w:rPr>
        <w:t>Agreemen</w:t>
      </w:r>
      <w:r>
        <w:rPr>
          <w:szCs w:val="20"/>
          <w:highlight w:val="green"/>
          <w:lang w:eastAsia="x-none"/>
        </w:rPr>
        <w:t>ts</w:t>
      </w:r>
      <w:r w:rsidRPr="004E1288">
        <w:rPr>
          <w:szCs w:val="20"/>
          <w:lang w:eastAsia="x-none"/>
        </w:rPr>
        <w:t>:</w:t>
      </w:r>
    </w:p>
    <w:p w14:paraId="39131C48" w14:textId="77777777" w:rsidR="004E1288" w:rsidRPr="004E1288" w:rsidRDefault="004E1288" w:rsidP="00036580">
      <w:pPr>
        <w:pStyle w:val="ListParagraph"/>
        <w:numPr>
          <w:ilvl w:val="0"/>
          <w:numId w:val="166"/>
        </w:numPr>
      </w:pPr>
      <w:r w:rsidRPr="004E1288">
        <w:t>To adopt to the following TPs:</w:t>
      </w:r>
    </w:p>
    <w:p w14:paraId="2D30BA0B" w14:textId="77777777" w:rsidR="004E1288" w:rsidRPr="004E1288" w:rsidRDefault="004E1288" w:rsidP="004E1288">
      <w:pPr>
        <w:snapToGrid w:val="0"/>
        <w:ind w:left="720" w:hanging="720"/>
      </w:pPr>
      <w:r w:rsidRPr="004E1288">
        <w:t>38.213 Section 8.1</w:t>
      </w:r>
    </w:p>
    <w:p w14:paraId="415E0134" w14:textId="77777777" w:rsidR="004E1288" w:rsidRPr="004E1288" w:rsidRDefault="004E1288" w:rsidP="004E1288">
      <w:pPr>
        <w:snapToGrid w:val="0"/>
        <w:ind w:left="720" w:hanging="720"/>
      </w:pPr>
      <w:r w:rsidRPr="004E1288">
        <w:t>&lt;Unchanged parts&gt;</w:t>
      </w:r>
    </w:p>
    <w:p w14:paraId="4E60ED20" w14:textId="77777777" w:rsidR="004E1288" w:rsidRPr="004E1288" w:rsidRDefault="004E1288" w:rsidP="004E1288">
      <w:pPr>
        <w:ind w:left="720" w:hanging="720"/>
        <w:jc w:val="both"/>
        <w:rPr>
          <w:color w:val="FF0000"/>
          <w:u w:val="single"/>
        </w:rPr>
      </w:pPr>
      <w:r w:rsidRPr="004E1288">
        <w:t xml:space="preserve">If a UE is provided higher layer parameter </w:t>
      </w:r>
      <w:r w:rsidRPr="004E1288">
        <w:rPr>
          <w:i/>
        </w:rPr>
        <w:t>tdd-UL-DL-ConfigurationCommon</w:t>
      </w:r>
      <w:r w:rsidRPr="004E1288">
        <w:t xml:space="preserve">, or is also provided higher layer parameter </w:t>
      </w:r>
      <w:r w:rsidRPr="004E1288">
        <w:rPr>
          <w:i/>
        </w:rPr>
        <w:t>tdd-UL-DL-ConfigurationCommon2</w:t>
      </w:r>
      <w:r w:rsidRPr="004E1288">
        <w:t xml:space="preserve">, </w:t>
      </w:r>
      <w:r w:rsidRPr="004E1288">
        <w:rPr>
          <w:strike/>
          <w:color w:val="FF0000"/>
        </w:rPr>
        <w:t>valid PRACH occasions are ones that include uplink symbols or flexible symbols that start at least</w:t>
      </w:r>
      <w:r w:rsidR="0058452E">
        <w:rPr>
          <w:strike/>
          <w:color w:val="FF0000"/>
          <w:position w:val="-14"/>
        </w:rPr>
        <w:pict w14:anchorId="19461CC0">
          <v:shape id="_x0000_i1048" type="#_x0000_t75" style="width:23.4pt;height:18.6pt">
            <v:imagedata r:id="rId817" o:title=""/>
          </v:shape>
        </w:pict>
      </w:r>
      <w:r w:rsidRPr="004E1288">
        <w:rPr>
          <w:strike/>
          <w:color w:val="FF0000"/>
        </w:rPr>
        <w:t xml:space="preserve"> symbols after a last downlink symbol or a last SS/PBCH block transmission symbol</w:t>
      </w:r>
      <w:r w:rsidRPr="004E1288">
        <w:rPr>
          <w:color w:val="FF0000"/>
        </w:rPr>
        <w:t xml:space="preserve"> </w:t>
      </w:r>
      <w:r w:rsidRPr="004E1288">
        <w:rPr>
          <w:color w:val="FF0000"/>
          <w:u w:val="single"/>
        </w:rPr>
        <w:t xml:space="preserve">a PRACH occasion is valid if </w:t>
      </w:r>
    </w:p>
    <w:p w14:paraId="7775B82B" w14:textId="77777777" w:rsidR="004E1288" w:rsidRPr="004E1288" w:rsidRDefault="004E1288" w:rsidP="00036580">
      <w:pPr>
        <w:widowControl w:val="0"/>
        <w:numPr>
          <w:ilvl w:val="0"/>
          <w:numId w:val="164"/>
        </w:numPr>
        <w:jc w:val="both"/>
        <w:rPr>
          <w:color w:val="FF0000"/>
          <w:u w:val="single"/>
          <w:lang w:eastAsia="x-none"/>
        </w:rPr>
      </w:pPr>
      <w:r w:rsidRPr="004E1288">
        <w:rPr>
          <w:color w:val="FF0000"/>
          <w:u w:val="single"/>
          <w:lang w:val="sv-SE" w:eastAsia="x-none"/>
        </w:rPr>
        <w:t>It is within the UL symbols or,</w:t>
      </w:r>
    </w:p>
    <w:p w14:paraId="7A2737C3" w14:textId="77777777" w:rsidR="004E1288" w:rsidRPr="004E1288" w:rsidRDefault="004E1288" w:rsidP="00036580">
      <w:pPr>
        <w:widowControl w:val="0"/>
        <w:numPr>
          <w:ilvl w:val="0"/>
          <w:numId w:val="164"/>
        </w:numPr>
        <w:jc w:val="both"/>
        <w:rPr>
          <w:color w:val="FF0000"/>
          <w:u w:val="single"/>
          <w:lang w:eastAsia="x-none"/>
        </w:rPr>
      </w:pPr>
      <w:r w:rsidRPr="004E1288">
        <w:rPr>
          <w:color w:val="FF0000"/>
          <w:u w:val="single"/>
          <w:lang w:val="sv-SE" w:eastAsia="x-none"/>
        </w:rPr>
        <w:t>It does not precede or collide with an SS/PBCH block in the RACH slot</w:t>
      </w:r>
      <w:r w:rsidRPr="004E1288">
        <w:rPr>
          <w:color w:val="FF0000"/>
          <w:u w:val="single"/>
          <w:lang w:eastAsia="x-none"/>
        </w:rPr>
        <w:t xml:space="preserve">, and it is at least </w:t>
      </w:r>
      <w:r w:rsidR="0058452E">
        <w:rPr>
          <w:position w:val="-12"/>
          <w:lang w:eastAsia="x-none"/>
        </w:rPr>
        <w:pict w14:anchorId="31C9AD65">
          <v:shape id="_x0000_i1049" type="#_x0000_t75" style="width:21.6pt;height:15.6pt">
            <v:imagedata r:id="rId818" o:title=""/>
          </v:shape>
        </w:pict>
      </w:r>
      <w:r w:rsidRPr="004E1288">
        <w:rPr>
          <w:color w:val="FF0000"/>
          <w:u w:val="single"/>
          <w:lang w:eastAsia="x-none"/>
        </w:rPr>
        <w:t xml:space="preserve"> symbols after the last downlink symbol right before the PRACH occasion and the last symbol of an SS/PBCH block right before the PRACH occasion</w:t>
      </w:r>
      <w:r w:rsidRPr="004E1288">
        <w:rPr>
          <w:color w:val="FF0000"/>
          <w:lang w:eastAsia="x-none"/>
        </w:rPr>
        <w:t xml:space="preserve">, </w:t>
      </w:r>
    </w:p>
    <w:p w14:paraId="4D9334A4" w14:textId="77777777" w:rsidR="004E1288" w:rsidRPr="004E1288" w:rsidRDefault="004E1288" w:rsidP="004E1288">
      <w:pPr>
        <w:ind w:left="720" w:hanging="720"/>
        <w:rPr>
          <w:color w:val="FF0000"/>
          <w:u w:val="single"/>
        </w:rPr>
      </w:pPr>
      <w:r w:rsidRPr="004E1288">
        <w:t xml:space="preserve">where </w:t>
      </w:r>
      <w:r w:rsidR="0058452E">
        <w:rPr>
          <w:position w:val="-12"/>
        </w:rPr>
        <w:pict w14:anchorId="210DC5A6">
          <v:shape id="_x0000_i1050" type="#_x0000_t75" style="width:21.6pt;height:15.6pt">
            <v:imagedata r:id="rId818" o:title=""/>
          </v:shape>
        </w:pict>
      </w:r>
      <w:r w:rsidRPr="004E1288">
        <w:t xml:space="preserve"> is provided in Table 8.1-2 </w:t>
      </w:r>
      <w:r w:rsidRPr="004E1288">
        <w:rPr>
          <w:strike/>
          <w:color w:val="FF0000"/>
        </w:rPr>
        <w:t>as a function of the preamble subcarrier spacing value</w:t>
      </w:r>
      <w:r w:rsidRPr="004E1288">
        <w:t xml:space="preserve">. For preamble format B4 [4, TS 38.211], </w:t>
      </w:r>
      <w:r w:rsidR="0058452E">
        <w:rPr>
          <w:position w:val="-12"/>
        </w:rPr>
        <w:pict w14:anchorId="28642F7F">
          <v:shape id="_x0000_i1051" type="#_x0000_t75" style="width:36.6pt;height:16.8pt">
            <v:imagedata r:id="rId819" o:title=""/>
          </v:shape>
        </w:pict>
      </w:r>
      <w:r w:rsidRPr="004E1288">
        <w:t xml:space="preserve">.  </w:t>
      </w:r>
    </w:p>
    <w:p w14:paraId="23575AB6" w14:textId="77777777" w:rsidR="004E1288" w:rsidRPr="004E1288" w:rsidRDefault="004E1288" w:rsidP="004E1288">
      <w:pPr>
        <w:snapToGrid w:val="0"/>
        <w:ind w:left="720" w:hanging="720"/>
      </w:pPr>
      <w:r w:rsidRPr="004E1288">
        <w:t>&lt;Unchanged parts&gt;</w:t>
      </w:r>
    </w:p>
    <w:p w14:paraId="693FB781" w14:textId="77777777" w:rsidR="004E1288" w:rsidRPr="004E1288" w:rsidRDefault="004E1288" w:rsidP="004E1288">
      <w:pPr>
        <w:snapToGrid w:val="0"/>
        <w:ind w:left="720" w:hanging="720"/>
      </w:pPr>
      <w:r w:rsidRPr="004E1288">
        <w:t>-----------Text Proposal--------</w:t>
      </w:r>
    </w:p>
    <w:p w14:paraId="4C6FC354" w14:textId="77777777" w:rsidR="004E1288" w:rsidRPr="004E1288" w:rsidRDefault="004E1288" w:rsidP="004E1288">
      <w:pPr>
        <w:snapToGrid w:val="0"/>
        <w:ind w:left="720" w:hanging="720"/>
      </w:pPr>
      <w:r w:rsidRPr="004E1288">
        <w:t>38.213 Section 11.1</w:t>
      </w:r>
    </w:p>
    <w:p w14:paraId="76A543D4" w14:textId="77777777" w:rsidR="004E1288" w:rsidRPr="004E1288" w:rsidRDefault="004E1288" w:rsidP="004E1288">
      <w:pPr>
        <w:snapToGrid w:val="0"/>
        <w:ind w:left="720" w:hanging="720"/>
      </w:pPr>
      <w:r w:rsidRPr="004E1288">
        <w:t>&lt;Unchanged parts&gt;</w:t>
      </w:r>
    </w:p>
    <w:p w14:paraId="3D2825CF" w14:textId="77777777" w:rsidR="004E1288" w:rsidRPr="004E1288" w:rsidRDefault="004E1288" w:rsidP="004E1288">
      <w:pPr>
        <w:overflowPunct w:val="0"/>
        <w:autoSpaceDE w:val="0"/>
        <w:autoSpaceDN w:val="0"/>
        <w:adjustRightInd w:val="0"/>
        <w:spacing w:after="180"/>
        <w:ind w:leftChars="142" w:left="1004" w:hanging="720"/>
        <w:textAlignment w:val="baseline"/>
        <w:rPr>
          <w:rFonts w:eastAsia="SimSun"/>
        </w:rPr>
      </w:pPr>
      <w:r w:rsidRPr="004E1288">
        <w:rPr>
          <w:rFonts w:eastAsia="SimSun"/>
        </w:rPr>
        <w:t xml:space="preserve">For </w:t>
      </w:r>
      <w:r w:rsidRPr="004E1288">
        <w:rPr>
          <w:rFonts w:eastAsia="SimSun"/>
          <w:strike/>
          <w:color w:val="FF0000"/>
        </w:rPr>
        <w:t>a</w:t>
      </w:r>
      <w:r w:rsidRPr="004E1288">
        <w:rPr>
          <w:rFonts w:eastAsia="SimSun"/>
          <w:color w:val="FF0000"/>
        </w:rPr>
        <w:t xml:space="preserve"> the</w:t>
      </w:r>
      <w:r w:rsidRPr="004E1288">
        <w:rPr>
          <w:rFonts w:eastAsia="SimSun"/>
        </w:rPr>
        <w:t xml:space="preserve"> set of symbols of a slot</w:t>
      </w:r>
      <w:r w:rsidRPr="004E1288">
        <w:rPr>
          <w:rFonts w:eastAsia="SimSun"/>
          <w:strike/>
        </w:rPr>
        <w:t xml:space="preserve"> indicated to a UE by higher layer parameter </w:t>
      </w:r>
      <w:r w:rsidRPr="004E1288">
        <w:rPr>
          <w:rFonts w:eastAsia="SimSun"/>
          <w:i/>
          <w:strike/>
        </w:rPr>
        <w:t>prach-ConfigurationIndex</w:t>
      </w:r>
      <w:r w:rsidRPr="004E1288">
        <w:rPr>
          <w:rFonts w:eastAsia="SimSun"/>
          <w:strike/>
        </w:rPr>
        <w:t xml:space="preserve"> in </w:t>
      </w:r>
      <w:r w:rsidRPr="004E1288">
        <w:rPr>
          <w:rFonts w:eastAsia="SimSun"/>
          <w:i/>
          <w:strike/>
        </w:rPr>
        <w:t>RACH-ConfigCommon</w:t>
      </w:r>
      <w:r w:rsidRPr="004E1288">
        <w:rPr>
          <w:rFonts w:eastAsia="SimSun"/>
          <w:strike/>
        </w:rPr>
        <w:t xml:space="preserve"> for PRACH transmissions,</w:t>
      </w:r>
      <w:r w:rsidRPr="004E1288">
        <w:rPr>
          <w:rFonts w:eastAsia="SimSun"/>
          <w:color w:val="FF0000"/>
          <w:u w:val="single"/>
        </w:rPr>
        <w:t xml:space="preserve"> occupied by valid PRACH occasions as described in Subclause 8.1 and </w:t>
      </w:r>
      <w:r w:rsidR="0058452E">
        <w:rPr>
          <w:rFonts w:eastAsia="SimSun"/>
          <w:color w:val="FF0000"/>
          <w:position w:val="-12"/>
          <w:u w:val="single"/>
        </w:rPr>
        <w:pict w14:anchorId="267EEBD6">
          <v:shape id="_x0000_i1052" type="#_x0000_t75" style="width:21.6pt;height:16.8pt">
            <v:imagedata r:id="rId818" o:title=""/>
          </v:shape>
        </w:pict>
      </w:r>
      <w:r w:rsidRPr="004E1288">
        <w:rPr>
          <w:rFonts w:eastAsia="SimSun"/>
          <w:color w:val="FF0000"/>
          <w:u w:val="single"/>
        </w:rPr>
        <w:t xml:space="preserve">symbols before valid PRACH occasions where </w:t>
      </w:r>
      <w:r w:rsidR="0058452E">
        <w:rPr>
          <w:rFonts w:eastAsia="SimSun"/>
          <w:color w:val="FF0000"/>
          <w:position w:val="-12"/>
          <w:u w:val="single"/>
        </w:rPr>
        <w:pict w14:anchorId="6E2A3C44">
          <v:shape id="_x0000_i1053" type="#_x0000_t75" style="width:21.6pt;height:16.8pt">
            <v:imagedata r:id="rId818" o:title=""/>
          </v:shape>
        </w:pict>
      </w:r>
      <w:r w:rsidRPr="004E1288">
        <w:rPr>
          <w:rFonts w:eastAsia="SimSun"/>
          <w:color w:val="FF0000"/>
          <w:u w:val="single"/>
        </w:rPr>
        <w:t xml:space="preserve"> is provided in Table 8.1-2 and </w:t>
      </w:r>
      <w:r w:rsidRPr="004E1288">
        <w:rPr>
          <w:color w:val="FF0000"/>
          <w:u w:val="single"/>
        </w:rPr>
        <w:t xml:space="preserve">for preamble format B4 [4, TS 38.211], </w:t>
      </w:r>
      <w:r w:rsidR="0058452E">
        <w:rPr>
          <w:color w:val="FF0000"/>
          <w:position w:val="-12"/>
          <w:u w:val="single"/>
        </w:rPr>
        <w:pict w14:anchorId="65570080">
          <v:shape id="_x0000_i1054" type="#_x0000_t75" style="width:36.6pt;height:16.8pt">
            <v:imagedata r:id="rId819" o:title=""/>
          </v:shape>
        </w:pict>
      </w:r>
      <w:r w:rsidRPr="004E1288">
        <w:rPr>
          <w:color w:val="FF0000"/>
        </w:rPr>
        <w:t xml:space="preserve">, </w:t>
      </w:r>
      <w:r w:rsidRPr="004E1288">
        <w:rPr>
          <w:rFonts w:eastAsia="SimSun"/>
        </w:rPr>
        <w:t>the UE does not receive PDSCH or CSI-RS in the slot if a reception would overlap with any symbol from the set of symbols. The UE does not expect th</w:t>
      </w:r>
      <w:r w:rsidRPr="004E1288">
        <w:rPr>
          <w:rFonts w:eastAsia="SimSun"/>
          <w:strike/>
          <w:color w:val="FF0000"/>
        </w:rPr>
        <w:t>e</w:t>
      </w:r>
      <w:r w:rsidRPr="004E1288">
        <w:rPr>
          <w:rFonts w:eastAsia="SimSun"/>
          <w:color w:val="FF0000"/>
          <w:u w:val="single"/>
        </w:rPr>
        <w:t>is</w:t>
      </w:r>
      <w:r w:rsidRPr="004E1288">
        <w:rPr>
          <w:rFonts w:eastAsia="SimSun"/>
        </w:rPr>
        <w:t xml:space="preserve"> set of symbols of the slot to be indicated as downlink by higher layer parameters </w:t>
      </w:r>
      <w:r w:rsidRPr="004E1288">
        <w:rPr>
          <w:rFonts w:eastAsia="SimSun"/>
          <w:i/>
        </w:rPr>
        <w:t>tdd-UL-DL-ConfigurationCommon</w:t>
      </w:r>
      <w:r w:rsidRPr="004E1288">
        <w:rPr>
          <w:rFonts w:eastAsia="SimSun"/>
        </w:rPr>
        <w:t xml:space="preserve">, </w:t>
      </w:r>
      <w:r w:rsidRPr="004E1288">
        <w:rPr>
          <w:rFonts w:eastAsia="SimSun"/>
          <w:i/>
        </w:rPr>
        <w:t>tdd-UL-DL-ConfigurationCommon2</w:t>
      </w:r>
      <w:r w:rsidRPr="004E1288">
        <w:rPr>
          <w:rFonts w:eastAsia="SimSun"/>
        </w:rPr>
        <w:t xml:space="preserve">, or </w:t>
      </w:r>
      <w:r w:rsidRPr="004E1288">
        <w:rPr>
          <w:rFonts w:eastAsia="SimSun"/>
          <w:i/>
        </w:rPr>
        <w:t>tdd-UL-DL-ConfigDedicated</w:t>
      </w:r>
      <w:r w:rsidRPr="004E1288">
        <w:rPr>
          <w:rFonts w:eastAsia="SimSun"/>
        </w:rPr>
        <w:t xml:space="preserve">. </w:t>
      </w:r>
    </w:p>
    <w:p w14:paraId="483F5189" w14:textId="77777777" w:rsidR="004E1288" w:rsidRPr="004E1288" w:rsidRDefault="004E1288" w:rsidP="004E1288">
      <w:pPr>
        <w:ind w:left="720" w:hanging="720"/>
      </w:pPr>
      <w:r w:rsidRPr="004E1288">
        <w:t>&lt;Unchanged parts&gt;</w:t>
      </w:r>
    </w:p>
    <w:p w14:paraId="4027DEB8" w14:textId="77777777" w:rsidR="004E1288" w:rsidRPr="004E1288" w:rsidRDefault="004E1288" w:rsidP="004E1288">
      <w:pPr>
        <w:ind w:left="720" w:hanging="720"/>
        <w:rPr>
          <w:szCs w:val="20"/>
          <w:lang w:eastAsia="x-none"/>
        </w:rPr>
      </w:pPr>
    </w:p>
    <w:p w14:paraId="44730BEB" w14:textId="5E1B0782" w:rsidR="00BA754E" w:rsidRPr="007C252F" w:rsidRDefault="007C252F" w:rsidP="00BA754E">
      <w:pPr>
        <w:rPr>
          <w:b/>
        </w:rPr>
      </w:pPr>
      <w:r w:rsidRPr="007C252F">
        <w:rPr>
          <w:b/>
        </w:rPr>
        <w:t>Friday</w:t>
      </w:r>
    </w:p>
    <w:p w14:paraId="16001DCB" w14:textId="6C413038" w:rsidR="007C252F" w:rsidRDefault="0058452E" w:rsidP="007C252F">
      <w:pPr>
        <w:ind w:left="720" w:hanging="720"/>
        <w:rPr>
          <w:b/>
        </w:rPr>
      </w:pPr>
      <w:hyperlink r:id="rId820" w:history="1">
        <w:r w:rsidR="000F2B08">
          <w:rPr>
            <w:rStyle w:val="Hyperlink"/>
            <w:b/>
          </w:rPr>
          <w:t>R1-1807855</w:t>
        </w:r>
      </w:hyperlink>
      <w:r w:rsidR="007C252F" w:rsidRPr="007C252F">
        <w:rPr>
          <w:b/>
        </w:rPr>
        <w:tab/>
        <w:t>Summary of Remaining details on PRACH formats</w:t>
      </w:r>
      <w:r w:rsidR="007C252F" w:rsidRPr="007C252F">
        <w:rPr>
          <w:b/>
        </w:rPr>
        <w:tab/>
        <w:t>Convida Wireless</w:t>
      </w:r>
    </w:p>
    <w:p w14:paraId="1E224A8C" w14:textId="77777777" w:rsidR="007C252F" w:rsidRDefault="007C252F" w:rsidP="007C252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BD3B34E" w14:textId="6E9DF4B8" w:rsidR="007C252F" w:rsidRPr="007C252F" w:rsidRDefault="007C252F" w:rsidP="007C252F">
      <w:pPr>
        <w:ind w:left="720" w:hanging="720"/>
        <w:rPr>
          <w:b/>
        </w:rPr>
      </w:pPr>
    </w:p>
    <w:p w14:paraId="1D83BE67" w14:textId="77777777" w:rsidR="007C252F" w:rsidRPr="007C252F" w:rsidRDefault="007C252F" w:rsidP="007C252F">
      <w:pPr>
        <w:ind w:left="720" w:hanging="720"/>
        <w:rPr>
          <w:szCs w:val="20"/>
          <w:lang w:eastAsia="x-none"/>
        </w:rPr>
      </w:pPr>
      <w:r w:rsidRPr="007C252F">
        <w:rPr>
          <w:szCs w:val="20"/>
          <w:highlight w:val="green"/>
          <w:lang w:eastAsia="x-none"/>
        </w:rPr>
        <w:t>Agreements</w:t>
      </w:r>
      <w:r w:rsidRPr="007C252F">
        <w:rPr>
          <w:szCs w:val="20"/>
          <w:lang w:eastAsia="x-none"/>
        </w:rPr>
        <w:t>:</w:t>
      </w:r>
    </w:p>
    <w:p w14:paraId="622C3E19" w14:textId="54176A31" w:rsidR="007C252F" w:rsidRPr="007C252F" w:rsidRDefault="007C252F" w:rsidP="007C252F">
      <w:pPr>
        <w:ind w:left="720" w:hanging="720"/>
        <w:jc w:val="both"/>
        <w:rPr>
          <w:noProof/>
        </w:rPr>
      </w:pPr>
      <w:r w:rsidRPr="007C252F">
        <w:rPr>
          <w:noProof/>
        </w:rPr>
        <w:t xml:space="preserve">-------------- </w:t>
      </w:r>
      <w:r>
        <w:rPr>
          <w:noProof/>
        </w:rPr>
        <w:t xml:space="preserve">Start of </w:t>
      </w:r>
      <w:r w:rsidRPr="007C252F">
        <w:rPr>
          <w:noProof/>
        </w:rPr>
        <w:t>Text proposal for 38.211, section 6.3.3.2 ---------------------------</w:t>
      </w:r>
    </w:p>
    <w:p w14:paraId="56572643" w14:textId="77777777" w:rsidR="007C252F" w:rsidRPr="007C252F" w:rsidRDefault="007C252F" w:rsidP="007C252F">
      <w:pPr>
        <w:ind w:left="720" w:hanging="720"/>
      </w:pPr>
      <w:r w:rsidRPr="007C252F">
        <w:t>&lt;omitted &gt;</w:t>
      </w:r>
    </w:p>
    <w:p w14:paraId="6863C8BB" w14:textId="77777777" w:rsidR="007C252F" w:rsidRPr="007C252F" w:rsidRDefault="007C252F" w:rsidP="007C252F">
      <w:pPr>
        <w:ind w:left="720" w:hanging="720"/>
      </w:pPr>
      <w:r w:rsidRPr="007C252F">
        <w:t>For the purpose of slot numbering in the tables, the following subcarrier spacing shall be assumed:</w:t>
      </w:r>
    </w:p>
    <w:p w14:paraId="57189974" w14:textId="77777777" w:rsidR="007C252F" w:rsidRPr="007C252F" w:rsidRDefault="007C252F" w:rsidP="007C252F">
      <w:pPr>
        <w:ind w:left="568" w:hanging="284"/>
        <w:rPr>
          <w:rFonts w:ascii="Times New Roman" w:eastAsia="MS Mincho" w:hAnsi="Times New Roman"/>
          <w:strike/>
          <w:color w:val="FF0000"/>
          <w:szCs w:val="20"/>
        </w:rPr>
      </w:pPr>
      <w:r w:rsidRPr="007C252F">
        <w:rPr>
          <w:rFonts w:ascii="Times New Roman" w:hAnsi="Times New Roman"/>
          <w:strike/>
          <w:color w:val="FF0000"/>
          <w:szCs w:val="20"/>
        </w:rPr>
        <w:lastRenderedPageBreak/>
        <w:t>-</w:t>
      </w:r>
      <w:r w:rsidRPr="007C252F">
        <w:rPr>
          <w:rFonts w:ascii="Times New Roman" w:hAnsi="Times New Roman"/>
          <w:strike/>
          <w:color w:val="FF0000"/>
          <w:szCs w:val="20"/>
        </w:rPr>
        <w:tab/>
      </w:r>
      <w:r w:rsidR="0058452E">
        <w:rPr>
          <w:rFonts w:ascii="Times New Roman" w:hAnsi="Times New Roman"/>
          <w:color w:val="FF0000"/>
          <w:position w:val="-6"/>
          <w:szCs w:val="20"/>
        </w:rPr>
        <w:pict w14:anchorId="7220457A">
          <v:shape id="_x0000_i1055" type="#_x0000_t75" style="width:30.6pt;height:12.6pt">
            <v:imagedata r:id="rId821" o:title=""/>
          </v:shape>
        </w:pict>
      </w:r>
      <w:r w:rsidRPr="007C252F">
        <w:rPr>
          <w:rFonts w:ascii="Times New Roman" w:hAnsi="Times New Roman"/>
          <w:color w:val="FF0000"/>
          <w:szCs w:val="20"/>
        </w:rPr>
        <w:t xml:space="preserve"> </w:t>
      </w:r>
      <w:r w:rsidRPr="007C252F">
        <w:rPr>
          <w:rFonts w:ascii="Times New Roman" w:hAnsi="Times New Roman"/>
          <w:strike/>
          <w:color w:val="FF0000"/>
          <w:szCs w:val="20"/>
        </w:rPr>
        <w:t>for PRACH preamble formats 0 – 3</w:t>
      </w:r>
    </w:p>
    <w:p w14:paraId="65C3EA14" w14:textId="77777777" w:rsidR="007C252F" w:rsidRPr="007C252F" w:rsidRDefault="007C252F" w:rsidP="007C252F">
      <w:pPr>
        <w:ind w:left="568" w:hanging="284"/>
        <w:rPr>
          <w:rFonts w:ascii="Times New Roman" w:eastAsia="MS Mincho" w:hAnsi="Times New Roman"/>
          <w:strike/>
          <w:color w:val="FF0000"/>
          <w:szCs w:val="20"/>
        </w:rPr>
      </w:pPr>
      <w:r w:rsidRPr="007C252F">
        <w:rPr>
          <w:rFonts w:ascii="Times New Roman" w:eastAsia="MS Mincho" w:hAnsi="Times New Roman"/>
          <w:strike/>
          <w:color w:val="FF0000"/>
          <w:szCs w:val="20"/>
        </w:rPr>
        <w:t>-</w:t>
      </w:r>
      <w:r w:rsidRPr="007C252F">
        <w:rPr>
          <w:rFonts w:ascii="Times New Roman" w:eastAsia="MS Mincho" w:hAnsi="Times New Roman"/>
          <w:strike/>
          <w:color w:val="FF0000"/>
          <w:szCs w:val="20"/>
        </w:rPr>
        <w:tab/>
      </w:r>
      <w:r w:rsidR="0058452E">
        <w:rPr>
          <w:rFonts w:ascii="Times New Roman" w:eastAsia="MS Mincho" w:hAnsi="Times New Roman"/>
          <w:color w:val="FF0000"/>
          <w:position w:val="-6"/>
          <w:szCs w:val="20"/>
        </w:rPr>
        <w:pict w14:anchorId="5B165D31">
          <v:shape id="_x0000_i1056" type="#_x0000_t75" style="width:48.6pt;height:15.6pt">
            <v:imagedata r:id="rId822" o:title=""/>
          </v:shape>
        </w:pict>
      </w:r>
      <w:r w:rsidRPr="007C252F">
        <w:rPr>
          <w:rFonts w:ascii="Times New Roman" w:eastAsia="MS Mincho" w:hAnsi="Times New Roman"/>
          <w:color w:val="FF0000"/>
          <w:szCs w:val="20"/>
        </w:rPr>
        <w:t xml:space="preserve"> </w:t>
      </w:r>
      <w:r w:rsidRPr="007C252F">
        <w:rPr>
          <w:rFonts w:ascii="Times New Roman" w:eastAsia="MS Mincho" w:hAnsi="Times New Roman"/>
          <w:strike/>
          <w:color w:val="FF0000"/>
          <w:szCs w:val="20"/>
        </w:rPr>
        <w:t xml:space="preserve">for PRACH preamble formats A1, A2, A3, B1, B2, B3, B4, C0, C2 where </w:t>
      </w:r>
      <w:r w:rsidR="0058452E">
        <w:rPr>
          <w:rFonts w:ascii="Times New Roman" w:eastAsia="MS Mincho" w:hAnsi="Times New Roman"/>
          <w:color w:val="FF0000"/>
          <w:position w:val="-10"/>
          <w:szCs w:val="20"/>
        </w:rPr>
        <w:pict w14:anchorId="04021505">
          <v:shape id="_x0000_i1057" type="#_x0000_t75" style="width:11.4pt;height:12.6pt">
            <v:imagedata r:id="rId823" o:title=""/>
          </v:shape>
        </w:pict>
      </w:r>
      <w:r w:rsidRPr="007C252F">
        <w:rPr>
          <w:rFonts w:ascii="Times New Roman" w:eastAsia="MS Mincho" w:hAnsi="Times New Roman"/>
          <w:color w:val="FF0000"/>
          <w:szCs w:val="20"/>
        </w:rPr>
        <w:t xml:space="preserve"> </w:t>
      </w:r>
      <w:r w:rsidRPr="007C252F">
        <w:rPr>
          <w:rFonts w:ascii="Times New Roman" w:eastAsia="MS Mincho" w:hAnsi="Times New Roman"/>
          <w:strike/>
          <w:color w:val="FF0000"/>
          <w:szCs w:val="20"/>
        </w:rPr>
        <w:t>is the configured PRACH subcarrier spacing.</w:t>
      </w:r>
    </w:p>
    <w:p w14:paraId="27F7F388" w14:textId="77777777" w:rsidR="007C252F" w:rsidRPr="007C252F" w:rsidRDefault="007C252F" w:rsidP="007C252F">
      <w:pPr>
        <w:ind w:left="568" w:hanging="284"/>
        <w:rPr>
          <w:rFonts w:ascii="Times New Roman" w:eastAsia="MS Mincho" w:hAnsi="Times New Roman"/>
          <w:color w:val="FF0000"/>
          <w:szCs w:val="20"/>
          <w:u w:val="single"/>
        </w:rPr>
      </w:pPr>
      <w:r w:rsidRPr="007C252F">
        <w:rPr>
          <w:rFonts w:ascii="Times New Roman" w:eastAsia="MS Mincho" w:hAnsi="Times New Roman"/>
          <w:color w:val="FF0000"/>
          <w:szCs w:val="20"/>
          <w:u w:val="single"/>
        </w:rPr>
        <w:t>- 15kHz for FR1</w:t>
      </w:r>
    </w:p>
    <w:p w14:paraId="6E468251" w14:textId="77777777" w:rsidR="007C252F" w:rsidRPr="007C252F" w:rsidRDefault="007C252F" w:rsidP="007C252F">
      <w:pPr>
        <w:ind w:left="568" w:hanging="284"/>
        <w:rPr>
          <w:rFonts w:ascii="Times New Roman" w:eastAsia="MS Mincho" w:hAnsi="Times New Roman"/>
          <w:color w:val="FF0000"/>
          <w:szCs w:val="20"/>
          <w:u w:val="single"/>
        </w:rPr>
      </w:pPr>
      <w:r w:rsidRPr="007C252F">
        <w:rPr>
          <w:rFonts w:ascii="Times New Roman" w:eastAsia="MS Mincho" w:hAnsi="Times New Roman"/>
          <w:color w:val="FF0000"/>
          <w:szCs w:val="20"/>
          <w:u w:val="single"/>
        </w:rPr>
        <w:t>- 60kHz for FR2</w:t>
      </w:r>
    </w:p>
    <w:p w14:paraId="22025C6E" w14:textId="77777777" w:rsidR="007C252F" w:rsidRPr="007C252F" w:rsidRDefault="007C252F" w:rsidP="007C252F">
      <w:pPr>
        <w:ind w:left="720" w:hanging="720"/>
        <w:jc w:val="both"/>
        <w:rPr>
          <w:color w:val="FF0000"/>
          <w:u w:val="single"/>
        </w:rPr>
      </w:pPr>
      <w:r w:rsidRPr="007C252F">
        <w:rPr>
          <w:color w:val="FF0000"/>
          <w:u w:val="single"/>
        </w:rPr>
        <w:t xml:space="preserve">For paired spectrum and within the same frequency range, and </w:t>
      </w:r>
      <w:r w:rsidRPr="007C252F">
        <w:rPr>
          <w:i/>
          <w:color w:val="FF0000"/>
          <w:u w:val="single"/>
        </w:rPr>
        <w:t>L</w:t>
      </w:r>
      <w:r w:rsidRPr="007C252F">
        <w:rPr>
          <w:color w:val="FF0000"/>
          <w:u w:val="single"/>
        </w:rPr>
        <w:t xml:space="preserve"> = 4,</w:t>
      </w:r>
    </w:p>
    <w:p w14:paraId="4FA0BD4E" w14:textId="59CC6917" w:rsidR="007C252F" w:rsidRPr="007C252F" w:rsidRDefault="007C252F" w:rsidP="00017304">
      <w:pPr>
        <w:numPr>
          <w:ilvl w:val="0"/>
          <w:numId w:val="287"/>
        </w:numPr>
        <w:spacing w:line="276" w:lineRule="auto"/>
        <w:contextualSpacing/>
        <w:jc w:val="both"/>
        <w:rPr>
          <w:color w:val="FF0000"/>
          <w:u w:val="single"/>
          <w:lang w:eastAsia="x-none"/>
        </w:rPr>
      </w:pPr>
      <w:r w:rsidRPr="007C252F">
        <w:rPr>
          <w:color w:val="FF0000"/>
          <w:u w:val="single"/>
          <w:lang w:eastAsia="x-none"/>
        </w:rPr>
        <w:t xml:space="preserve">the UE may for handover purpose assume an absolute value of the relative time difference between radio frame </w:t>
      </w:r>
      <w:r w:rsidRPr="007C252F">
        <w:rPr>
          <w:i/>
          <w:color w:val="FF0000"/>
          <w:u w:val="single"/>
          <w:lang w:eastAsia="x-none"/>
        </w:rPr>
        <w:t>i</w:t>
      </w:r>
      <w:r w:rsidRPr="007C252F">
        <w:rPr>
          <w:color w:val="FF0000"/>
          <w:u w:val="single"/>
          <w:lang w:eastAsia="x-none"/>
        </w:rPr>
        <w:t xml:space="preserve"> in the current cell and the target cell is less than </w:t>
      </w:r>
      <m:oMath>
        <m:r>
          <m:rPr>
            <m:sty m:val="p"/>
          </m:rPr>
          <w:rPr>
            <w:rFonts w:ascii="Cambria Math" w:hAnsi="Cambria Math"/>
            <w:color w:val="FF0000"/>
            <w:u w:val="single"/>
          </w:rPr>
          <m:t>153600∙</m:t>
        </m:r>
        <m:sSub>
          <m:sSubPr>
            <m:ctrlPr>
              <w:rPr>
                <w:rFonts w:ascii="Cambria Math" w:hAnsi="Cambria Math"/>
                <w:color w:val="FF0000"/>
                <w:u w:val="single"/>
              </w:rPr>
            </m:ctrlPr>
          </m:sSubPr>
          <m:e>
            <m:r>
              <w:rPr>
                <w:rFonts w:ascii="Cambria Math" w:hAnsi="Cambria Math"/>
                <w:color w:val="FF0000"/>
                <w:u w:val="single"/>
              </w:rPr>
              <m:t>T</m:t>
            </m:r>
          </m:e>
          <m:sub>
            <m:r>
              <m:rPr>
                <m:nor/>
              </m:rPr>
              <w:rPr>
                <w:rFonts w:ascii="Cambria Math" w:hAnsi="Cambria Math"/>
                <w:color w:val="FF0000"/>
                <w:u w:val="single"/>
              </w:rPr>
              <m:t>S</m:t>
            </m:r>
          </m:sub>
        </m:sSub>
      </m:oMath>
      <w:r w:rsidRPr="007C252F">
        <w:rPr>
          <w:color w:val="FF0000"/>
          <w:u w:val="single"/>
          <w:lang w:eastAsia="x-none"/>
        </w:rPr>
        <w:t>, if the any of the following conditions of the PRACH configurations are met:</w:t>
      </w:r>
    </w:p>
    <w:p w14:paraId="648B2EE7" w14:textId="152AC8FF" w:rsidR="007C252F" w:rsidRPr="007C252F" w:rsidRDefault="007C252F" w:rsidP="00017304">
      <w:pPr>
        <w:numPr>
          <w:ilvl w:val="1"/>
          <w:numId w:val="287"/>
        </w:numPr>
        <w:spacing w:line="276" w:lineRule="auto"/>
        <w:contextualSpacing/>
        <w:jc w:val="both"/>
        <w:rPr>
          <w:color w:val="FF0000"/>
          <w:u w:val="single"/>
          <w:lang w:eastAsia="x-none"/>
        </w:rPr>
      </w:pPr>
      <w:r w:rsidRPr="007C252F">
        <w:rPr>
          <w:color w:val="FF0000"/>
          <w:u w:val="single"/>
          <w:lang w:eastAsia="x-none"/>
        </w:rPr>
        <w:t xml:space="preserve">for PRACH configurations in which </w:t>
      </w:r>
      <m:oMath>
        <m:r>
          <w:rPr>
            <w:rFonts w:ascii="Cambria Math" w:hAnsi="Cambria Math"/>
            <w:color w:val="FF0000"/>
            <w:u w:val="single"/>
          </w:rPr>
          <m:t>x</m:t>
        </m:r>
      </m:oMath>
      <w:r w:rsidRPr="007C252F">
        <w:rPr>
          <w:color w:val="FF0000"/>
          <w:u w:val="single"/>
          <w:lang w:eastAsia="x-none"/>
        </w:rPr>
        <w:t xml:space="preserve"> is not equal to 1 in Tables 6.3.3.2-2 and 6.3.3.2-3</w:t>
      </w:r>
    </w:p>
    <w:p w14:paraId="0DCD6071" w14:textId="4133CD94" w:rsidR="007C252F" w:rsidRPr="007C252F" w:rsidRDefault="007C252F" w:rsidP="00017304">
      <w:pPr>
        <w:numPr>
          <w:ilvl w:val="1"/>
          <w:numId w:val="287"/>
        </w:numPr>
        <w:spacing w:line="276" w:lineRule="auto"/>
        <w:contextualSpacing/>
        <w:jc w:val="both"/>
        <w:rPr>
          <w:color w:val="FF0000"/>
          <w:u w:val="single"/>
          <w:lang w:eastAsia="x-none"/>
        </w:rPr>
      </w:pPr>
      <w:r w:rsidRPr="007C252F">
        <w:rPr>
          <w:color w:val="FF0000"/>
          <w:u w:val="single"/>
          <w:lang w:eastAsia="x-none"/>
        </w:rPr>
        <w:t xml:space="preserve">for PRACH configurations in which </w:t>
      </w:r>
      <m:oMath>
        <m:r>
          <w:rPr>
            <w:rFonts w:ascii="Cambria Math" w:hAnsi="Cambria Math"/>
            <w:color w:val="FF0000"/>
            <w:u w:val="single"/>
          </w:rPr>
          <m:t>x</m:t>
        </m:r>
      </m:oMath>
      <w:r w:rsidRPr="007C252F">
        <w:rPr>
          <w:color w:val="FF0000"/>
          <w:u w:val="single"/>
          <w:lang w:eastAsia="x-none"/>
        </w:rPr>
        <w:t xml:space="preserve"> is equal to 1 in Tables 6.3.3.2-2 and 6.3.3.2-3 and the association period in Table 8.1-1 of [38.213] is not equal to 1</w:t>
      </w:r>
    </w:p>
    <w:p w14:paraId="561FAB0C" w14:textId="3D0990F7" w:rsidR="007C252F" w:rsidRPr="007C252F" w:rsidRDefault="007C252F" w:rsidP="007C252F">
      <w:pPr>
        <w:ind w:left="720" w:hanging="720"/>
        <w:jc w:val="both"/>
        <w:rPr>
          <w:noProof/>
        </w:rPr>
      </w:pPr>
      <w:r w:rsidRPr="007C252F">
        <w:rPr>
          <w:noProof/>
        </w:rPr>
        <w:t xml:space="preserve">-------------- </w:t>
      </w:r>
      <w:r>
        <w:rPr>
          <w:noProof/>
        </w:rPr>
        <w:t xml:space="preserve">End of </w:t>
      </w:r>
      <w:r w:rsidRPr="007C252F">
        <w:rPr>
          <w:noProof/>
        </w:rPr>
        <w:t>Text proposal for 38.211, section 6.3.3.2 ---------------------------</w:t>
      </w:r>
    </w:p>
    <w:p w14:paraId="4DFBFE56" w14:textId="3BA4E543" w:rsidR="007C252F" w:rsidRDefault="007C252F" w:rsidP="00BA754E"/>
    <w:p w14:paraId="3FFC104F" w14:textId="77777777" w:rsidR="007C252F" w:rsidRPr="00FF2242" w:rsidRDefault="007C252F" w:rsidP="00BA754E"/>
    <w:p w14:paraId="41F534BB" w14:textId="7C558639" w:rsidR="00966D15" w:rsidRPr="00966D15" w:rsidRDefault="0058452E" w:rsidP="00966D15">
      <w:pPr>
        <w:ind w:left="720" w:hanging="720"/>
        <w:rPr>
          <w:lang w:eastAsia="x-none"/>
        </w:rPr>
      </w:pPr>
      <w:hyperlink r:id="rId824" w:history="1">
        <w:r w:rsidR="000F2B08">
          <w:rPr>
            <w:rStyle w:val="Hyperlink"/>
            <w:lang w:eastAsia="x-none"/>
          </w:rPr>
          <w:t>R1-1805875</w:t>
        </w:r>
      </w:hyperlink>
      <w:r w:rsidR="00966D15" w:rsidRPr="00966D15">
        <w:rPr>
          <w:lang w:eastAsia="x-none"/>
        </w:rPr>
        <w:tab/>
        <w:t>Remaining details of RACH Preambles</w:t>
      </w:r>
      <w:r w:rsidR="00966D15" w:rsidRPr="00966D15">
        <w:rPr>
          <w:lang w:eastAsia="x-none"/>
        </w:rPr>
        <w:tab/>
        <w:t>Huawei, HiSilicon</w:t>
      </w:r>
    </w:p>
    <w:p w14:paraId="76F4D35B" w14:textId="0D35D00C" w:rsidR="00966D15" w:rsidRPr="00966D15" w:rsidRDefault="0058452E" w:rsidP="00966D15">
      <w:pPr>
        <w:ind w:left="720" w:hanging="720"/>
        <w:rPr>
          <w:lang w:eastAsia="x-none"/>
        </w:rPr>
      </w:pPr>
      <w:hyperlink r:id="rId825" w:history="1">
        <w:r w:rsidR="000F2B08">
          <w:rPr>
            <w:rStyle w:val="Hyperlink"/>
            <w:lang w:eastAsia="x-none"/>
          </w:rPr>
          <w:t>R1-1805944</w:t>
        </w:r>
      </w:hyperlink>
      <w:r w:rsidR="00966D15" w:rsidRPr="00966D15">
        <w:rPr>
          <w:lang w:eastAsia="x-none"/>
        </w:rPr>
        <w:tab/>
        <w:t>Remaining details of PRACH Format</w:t>
      </w:r>
      <w:r w:rsidR="00966D15" w:rsidRPr="00966D15">
        <w:rPr>
          <w:lang w:eastAsia="x-none"/>
        </w:rPr>
        <w:tab/>
        <w:t>ZTE</w:t>
      </w:r>
    </w:p>
    <w:p w14:paraId="295D39B4" w14:textId="2B4FFFC5" w:rsidR="00966D15" w:rsidRPr="00966D15" w:rsidRDefault="0058452E" w:rsidP="00966D15">
      <w:pPr>
        <w:ind w:left="720" w:hanging="720"/>
        <w:rPr>
          <w:lang w:eastAsia="x-none"/>
        </w:rPr>
      </w:pPr>
      <w:hyperlink r:id="rId826" w:history="1">
        <w:r w:rsidR="000F2B08">
          <w:rPr>
            <w:rStyle w:val="Hyperlink"/>
            <w:lang w:eastAsia="x-none"/>
          </w:rPr>
          <w:t>R1-1806271</w:t>
        </w:r>
      </w:hyperlink>
      <w:r w:rsidR="00966D15" w:rsidRPr="00966D15">
        <w:rPr>
          <w:lang w:eastAsia="x-none"/>
        </w:rPr>
        <w:tab/>
        <w:t>Further details on NR RACH format</w:t>
      </w:r>
      <w:r w:rsidR="00966D15" w:rsidRPr="00966D15">
        <w:rPr>
          <w:lang w:eastAsia="x-none"/>
        </w:rPr>
        <w:tab/>
        <w:t>CATT</w:t>
      </w:r>
    </w:p>
    <w:p w14:paraId="787B7ABD" w14:textId="2B250EF5" w:rsidR="00966D15" w:rsidRPr="00966D15" w:rsidRDefault="0058452E" w:rsidP="00966D15">
      <w:pPr>
        <w:ind w:left="720" w:hanging="720"/>
        <w:rPr>
          <w:lang w:eastAsia="x-none"/>
        </w:rPr>
      </w:pPr>
      <w:hyperlink r:id="rId827" w:history="1">
        <w:r w:rsidR="000F2B08">
          <w:rPr>
            <w:rStyle w:val="Hyperlink"/>
            <w:lang w:eastAsia="x-none"/>
          </w:rPr>
          <w:t>R1-1806357</w:t>
        </w:r>
      </w:hyperlink>
      <w:r w:rsidR="00966D15" w:rsidRPr="00966D15">
        <w:rPr>
          <w:lang w:eastAsia="x-none"/>
        </w:rPr>
        <w:tab/>
        <w:t>Discussion on remaining issues for PRACH formats</w:t>
      </w:r>
      <w:r w:rsidR="00966D15" w:rsidRPr="00966D15">
        <w:rPr>
          <w:lang w:eastAsia="x-none"/>
        </w:rPr>
        <w:tab/>
        <w:t>CMCC</w:t>
      </w:r>
    </w:p>
    <w:p w14:paraId="3420A863" w14:textId="0E2C4867" w:rsidR="00966D15" w:rsidRPr="00966D15" w:rsidRDefault="0058452E" w:rsidP="00966D15">
      <w:pPr>
        <w:ind w:left="720" w:hanging="720"/>
        <w:rPr>
          <w:lang w:eastAsia="x-none"/>
        </w:rPr>
      </w:pPr>
      <w:hyperlink r:id="rId828" w:history="1">
        <w:r w:rsidR="000F2B08">
          <w:rPr>
            <w:rStyle w:val="Hyperlink"/>
            <w:lang w:eastAsia="x-none"/>
          </w:rPr>
          <w:t>R1-1806424</w:t>
        </w:r>
      </w:hyperlink>
      <w:r w:rsidR="00966D15" w:rsidRPr="00966D15">
        <w:rPr>
          <w:lang w:eastAsia="x-none"/>
        </w:rPr>
        <w:tab/>
        <w:t>Remaining details of RACH configurations</w:t>
      </w:r>
      <w:r w:rsidR="00966D15" w:rsidRPr="00966D15">
        <w:rPr>
          <w:lang w:eastAsia="x-none"/>
        </w:rPr>
        <w:tab/>
        <w:t>Ericsson</w:t>
      </w:r>
    </w:p>
    <w:p w14:paraId="63E89E07" w14:textId="7A271B3C" w:rsidR="00966D15" w:rsidRPr="00966D15" w:rsidRDefault="0058452E" w:rsidP="00966D15">
      <w:pPr>
        <w:ind w:left="720" w:hanging="720"/>
        <w:rPr>
          <w:lang w:eastAsia="x-none"/>
        </w:rPr>
      </w:pPr>
      <w:hyperlink r:id="rId829" w:history="1">
        <w:r w:rsidR="000F2B08">
          <w:rPr>
            <w:rStyle w:val="Hyperlink"/>
            <w:lang w:eastAsia="x-none"/>
          </w:rPr>
          <w:t>R1-1806500</w:t>
        </w:r>
      </w:hyperlink>
      <w:r w:rsidR="00966D15" w:rsidRPr="00966D15">
        <w:rPr>
          <w:lang w:eastAsia="x-none"/>
        </w:rPr>
        <w:tab/>
        <w:t>Remaining issues in PRACH formats</w:t>
      </w:r>
      <w:r w:rsidR="00966D15" w:rsidRPr="00966D15">
        <w:rPr>
          <w:lang w:eastAsia="x-none"/>
        </w:rPr>
        <w:tab/>
        <w:t>Intel Corporation</w:t>
      </w:r>
    </w:p>
    <w:p w14:paraId="6E0357FE" w14:textId="13DBBE69" w:rsidR="00966D15" w:rsidRPr="00966D15" w:rsidRDefault="0058452E" w:rsidP="00966D15">
      <w:pPr>
        <w:ind w:left="720" w:hanging="720"/>
        <w:rPr>
          <w:lang w:eastAsia="x-none"/>
        </w:rPr>
      </w:pPr>
      <w:hyperlink r:id="rId830" w:history="1">
        <w:r w:rsidR="000F2B08">
          <w:rPr>
            <w:rStyle w:val="Hyperlink"/>
            <w:lang w:eastAsia="x-none"/>
          </w:rPr>
          <w:t>R1-1806605</w:t>
        </w:r>
      </w:hyperlink>
      <w:r w:rsidR="00966D15" w:rsidRPr="00966D15">
        <w:rPr>
          <w:lang w:eastAsia="x-none"/>
        </w:rPr>
        <w:tab/>
        <w:t>Discussion on PRACH preamble format details</w:t>
      </w:r>
      <w:r w:rsidR="00966D15" w:rsidRPr="00966D15">
        <w:rPr>
          <w:lang w:eastAsia="x-none"/>
        </w:rPr>
        <w:tab/>
        <w:t>LG Electronics</w:t>
      </w:r>
    </w:p>
    <w:p w14:paraId="1153A93B" w14:textId="64B4D01D" w:rsidR="00966D15" w:rsidRPr="00966D15" w:rsidRDefault="0058452E" w:rsidP="00966D15">
      <w:pPr>
        <w:ind w:left="720" w:hanging="720"/>
        <w:rPr>
          <w:lang w:eastAsia="x-none"/>
        </w:rPr>
      </w:pPr>
      <w:hyperlink r:id="rId831" w:history="1">
        <w:r w:rsidR="000F2B08">
          <w:rPr>
            <w:rStyle w:val="Hyperlink"/>
            <w:lang w:eastAsia="x-none"/>
          </w:rPr>
          <w:t>R1-1806704</w:t>
        </w:r>
      </w:hyperlink>
      <w:r w:rsidR="00966D15" w:rsidRPr="00966D15">
        <w:rPr>
          <w:lang w:eastAsia="x-none"/>
        </w:rPr>
        <w:tab/>
        <w:t>Corrections on PRACH Formats</w:t>
      </w:r>
      <w:r w:rsidR="00966D15" w:rsidRPr="00966D15">
        <w:rPr>
          <w:lang w:eastAsia="x-none"/>
        </w:rPr>
        <w:tab/>
        <w:t>Samsung</w:t>
      </w:r>
    </w:p>
    <w:p w14:paraId="518FFCF2" w14:textId="1F3A1194" w:rsidR="00966D15" w:rsidRPr="00966D15" w:rsidRDefault="0058452E" w:rsidP="00966D15">
      <w:pPr>
        <w:ind w:left="720" w:hanging="720"/>
        <w:rPr>
          <w:lang w:eastAsia="x-none"/>
        </w:rPr>
      </w:pPr>
      <w:hyperlink r:id="rId832" w:history="1">
        <w:r w:rsidR="000F2B08">
          <w:rPr>
            <w:rStyle w:val="Hyperlink"/>
            <w:lang w:eastAsia="x-none"/>
          </w:rPr>
          <w:t>R1-1806922</w:t>
        </w:r>
      </w:hyperlink>
      <w:r w:rsidR="00966D15" w:rsidRPr="00966D15">
        <w:rPr>
          <w:lang w:eastAsia="x-none"/>
        </w:rPr>
        <w:tab/>
        <w:t>Remaining details on PRACH formats</w:t>
      </w:r>
      <w:r w:rsidR="00966D15" w:rsidRPr="00966D15">
        <w:rPr>
          <w:lang w:eastAsia="x-none"/>
        </w:rPr>
        <w:tab/>
        <w:t>Nokia, Nokia Shanghai Bell</w:t>
      </w:r>
    </w:p>
    <w:p w14:paraId="1BE7B8D1" w14:textId="671250C6" w:rsidR="00966D15" w:rsidRPr="00966D15" w:rsidRDefault="0058452E" w:rsidP="00966D15">
      <w:pPr>
        <w:ind w:left="720" w:hanging="720"/>
        <w:rPr>
          <w:lang w:eastAsia="x-none"/>
        </w:rPr>
      </w:pPr>
      <w:hyperlink r:id="rId833" w:history="1">
        <w:r w:rsidR="000F2B08">
          <w:rPr>
            <w:rStyle w:val="Hyperlink"/>
            <w:lang w:eastAsia="x-none"/>
          </w:rPr>
          <w:t>R1-1807011</w:t>
        </w:r>
      </w:hyperlink>
      <w:r w:rsidR="00966D15" w:rsidRPr="00966D15">
        <w:rPr>
          <w:lang w:eastAsia="x-none"/>
        </w:rPr>
        <w:tab/>
        <w:t xml:space="preserve">On Remaining Details of NR Physical Random Access Channel </w:t>
      </w:r>
      <w:r w:rsidR="00966D15" w:rsidRPr="00966D15">
        <w:rPr>
          <w:lang w:eastAsia="x-none"/>
        </w:rPr>
        <w:tab/>
        <w:t>InterDigital, Inc.</w:t>
      </w:r>
    </w:p>
    <w:p w14:paraId="23A9E8CB" w14:textId="5239AD05" w:rsidR="00966D15" w:rsidRPr="00966D15" w:rsidRDefault="0058452E" w:rsidP="00966D15">
      <w:pPr>
        <w:ind w:left="720" w:hanging="720"/>
        <w:rPr>
          <w:lang w:eastAsia="x-none"/>
        </w:rPr>
      </w:pPr>
      <w:hyperlink r:id="rId834" w:history="1">
        <w:r w:rsidR="000F2B08">
          <w:rPr>
            <w:rStyle w:val="Hyperlink"/>
            <w:lang w:eastAsia="x-none"/>
          </w:rPr>
          <w:t>R1-1807053</w:t>
        </w:r>
      </w:hyperlink>
      <w:r w:rsidR="00966D15" w:rsidRPr="00966D15">
        <w:rPr>
          <w:lang w:eastAsia="x-none"/>
        </w:rPr>
        <w:tab/>
        <w:t>Remaining issues on PRACH formats</w:t>
      </w:r>
      <w:r w:rsidR="00966D15" w:rsidRPr="00966D15">
        <w:rPr>
          <w:lang w:eastAsia="x-none"/>
        </w:rPr>
        <w:tab/>
        <w:t>NTT DOCOMO, INC.</w:t>
      </w:r>
    </w:p>
    <w:p w14:paraId="4854766F" w14:textId="28941B3D" w:rsidR="00966D15" w:rsidRPr="00966D15" w:rsidRDefault="0058452E" w:rsidP="00966D15">
      <w:pPr>
        <w:ind w:left="720" w:hanging="720"/>
        <w:rPr>
          <w:lang w:eastAsia="x-none"/>
        </w:rPr>
      </w:pPr>
      <w:hyperlink r:id="rId835" w:history="1">
        <w:r w:rsidR="000F2B08">
          <w:rPr>
            <w:rStyle w:val="Hyperlink"/>
            <w:lang w:eastAsia="x-none"/>
          </w:rPr>
          <w:t>R1-1807274</w:t>
        </w:r>
      </w:hyperlink>
      <w:r w:rsidR="00966D15" w:rsidRPr="00966D15">
        <w:rPr>
          <w:lang w:eastAsia="x-none"/>
        </w:rPr>
        <w:tab/>
        <w:t>Discussion on valid RACH occasions</w:t>
      </w:r>
      <w:r w:rsidR="00966D15" w:rsidRPr="00966D15">
        <w:rPr>
          <w:lang w:eastAsia="x-none"/>
        </w:rPr>
        <w:tab/>
        <w:t>Motorola Mobility, Lenovo</w:t>
      </w:r>
    </w:p>
    <w:p w14:paraId="6B504D20" w14:textId="38939C34" w:rsidR="00966D15" w:rsidRPr="00966D15" w:rsidRDefault="0058452E" w:rsidP="00966D15">
      <w:pPr>
        <w:ind w:left="720" w:hanging="720"/>
        <w:rPr>
          <w:lang w:eastAsia="x-none"/>
        </w:rPr>
      </w:pPr>
      <w:hyperlink r:id="rId836" w:history="1">
        <w:r w:rsidR="000F2B08">
          <w:rPr>
            <w:rStyle w:val="Hyperlink"/>
            <w:lang w:eastAsia="x-none"/>
          </w:rPr>
          <w:t>R1-1807332</w:t>
        </w:r>
      </w:hyperlink>
      <w:r w:rsidR="00966D15" w:rsidRPr="00966D15">
        <w:rPr>
          <w:lang w:eastAsia="x-none"/>
        </w:rPr>
        <w:tab/>
        <w:t>Remaining details on PRACH formats</w:t>
      </w:r>
      <w:r w:rsidR="00966D15" w:rsidRPr="00966D15">
        <w:rPr>
          <w:lang w:eastAsia="x-none"/>
        </w:rPr>
        <w:tab/>
        <w:t>Qualcomm Incorporated</w:t>
      </w:r>
    </w:p>
    <w:p w14:paraId="02ABA570" w14:textId="77777777" w:rsidR="00966D15" w:rsidRPr="00966D15" w:rsidRDefault="00966D15" w:rsidP="008F7F82">
      <w:pPr>
        <w:pStyle w:val="Heading5"/>
      </w:pPr>
      <w:bookmarkStart w:id="338" w:name="_Toc516232592"/>
      <w:r w:rsidRPr="00966D15">
        <w:t>RACH procedure</w:t>
      </w:r>
      <w:bookmarkEnd w:id="338"/>
    </w:p>
    <w:p w14:paraId="3479E4E9" w14:textId="0200E68D" w:rsidR="008F7F82" w:rsidRPr="008F7F82" w:rsidRDefault="0058452E" w:rsidP="008F7F82">
      <w:pPr>
        <w:ind w:left="720" w:hanging="720"/>
        <w:rPr>
          <w:b/>
        </w:rPr>
      </w:pPr>
      <w:hyperlink r:id="rId837" w:history="1">
        <w:r w:rsidR="000F2B08">
          <w:rPr>
            <w:rStyle w:val="Hyperlink"/>
            <w:b/>
          </w:rPr>
          <w:t>R1-1807633</w:t>
        </w:r>
      </w:hyperlink>
      <w:r w:rsidR="001018E2">
        <w:rPr>
          <w:b/>
        </w:rPr>
        <w:tab/>
      </w:r>
      <w:r w:rsidR="008F7F82" w:rsidRPr="008F7F82">
        <w:rPr>
          <w:b/>
        </w:rPr>
        <w:t>Summary of Remaining Details on RACH Procedure</w:t>
      </w:r>
      <w:r w:rsidR="008F7F82" w:rsidRPr="008F7F82">
        <w:rPr>
          <w:b/>
        </w:rPr>
        <w:tab/>
        <w:t>Qualcomm Incorporated</w:t>
      </w:r>
    </w:p>
    <w:p w14:paraId="43453006" w14:textId="77777777" w:rsidR="008F7F82" w:rsidRDefault="008F7F82" w:rsidP="008F7F8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07F6E36A" w14:textId="21687521" w:rsidR="008F7F82" w:rsidRDefault="008F7F82" w:rsidP="00966D15">
      <w:pPr>
        <w:ind w:left="720" w:hanging="720"/>
      </w:pPr>
    </w:p>
    <w:p w14:paraId="006EC763" w14:textId="77777777" w:rsidR="00D826BF" w:rsidRPr="00D826BF" w:rsidRDefault="00D826BF" w:rsidP="00D826BF">
      <w:pPr>
        <w:ind w:left="720" w:hanging="720"/>
        <w:rPr>
          <w:szCs w:val="20"/>
          <w:lang w:eastAsia="x-none"/>
        </w:rPr>
      </w:pPr>
      <w:r w:rsidRPr="00D826BF">
        <w:rPr>
          <w:szCs w:val="20"/>
          <w:highlight w:val="green"/>
          <w:lang w:eastAsia="x-none"/>
        </w:rPr>
        <w:t>Agreements</w:t>
      </w:r>
      <w:r w:rsidRPr="00D826BF">
        <w:rPr>
          <w:szCs w:val="20"/>
          <w:lang w:eastAsia="x-none"/>
        </w:rPr>
        <w:t>:</w:t>
      </w:r>
    </w:p>
    <w:p w14:paraId="34E3E394" w14:textId="77777777" w:rsidR="00D826BF" w:rsidRPr="00D826BF" w:rsidRDefault="00D826BF" w:rsidP="00D826BF">
      <w:pPr>
        <w:ind w:left="720" w:hanging="720"/>
        <w:rPr>
          <w:rFonts w:ascii="Times New Roman" w:hAnsi="Times New Roman"/>
          <w:color w:val="000000"/>
          <w:szCs w:val="20"/>
        </w:rPr>
      </w:pPr>
      <w:r w:rsidRPr="00D826BF">
        <w:rPr>
          <w:rFonts w:ascii="Times New Roman" w:hAnsi="Times New Roman"/>
          <w:color w:val="000000"/>
          <w:szCs w:val="20"/>
        </w:rPr>
        <w:t>Confirm the following working assumption.</w:t>
      </w:r>
    </w:p>
    <w:p w14:paraId="259E6A9A" w14:textId="77777777" w:rsidR="00D826BF" w:rsidRPr="00D826BF" w:rsidRDefault="00D826BF" w:rsidP="00613418">
      <w:pPr>
        <w:numPr>
          <w:ilvl w:val="0"/>
          <w:numId w:val="55"/>
        </w:numPr>
        <w:suppressAutoHyphens/>
        <w:overflowPunct w:val="0"/>
        <w:autoSpaceDE w:val="0"/>
        <w:spacing w:before="120" w:after="120"/>
        <w:jc w:val="both"/>
        <w:rPr>
          <w:rFonts w:ascii="Times New Roman" w:eastAsia="Times New Roman" w:hAnsi="Times New Roman"/>
          <w:szCs w:val="20"/>
          <w:lang w:eastAsia="ar-SA"/>
        </w:rPr>
      </w:pPr>
      <w:r w:rsidRPr="00D826BF">
        <w:rPr>
          <w:rFonts w:ascii="Times New Roman" w:eastAsia="Times New Roman" w:hAnsi="Times New Roman"/>
          <w:szCs w:val="20"/>
          <w:lang w:eastAsia="ar-SA"/>
        </w:rPr>
        <w:t xml:space="preserve">For PDCCH ordered CFRA, the minimum timing gap between PDCCH order reception and Msg1 transmission is </w:t>
      </w:r>
    </w:p>
    <w:p w14:paraId="496C6003" w14:textId="77777777" w:rsidR="00D826BF" w:rsidRPr="00D826BF" w:rsidRDefault="00D826BF" w:rsidP="00613418">
      <w:pPr>
        <w:numPr>
          <w:ilvl w:val="1"/>
          <w:numId w:val="55"/>
        </w:numPr>
        <w:jc w:val="both"/>
        <w:rPr>
          <w:rFonts w:ascii="Times New Roman" w:hAnsi="Times New Roman"/>
          <w:szCs w:val="20"/>
          <w:lang w:eastAsia="x-none"/>
        </w:rPr>
      </w:pPr>
      <w:r w:rsidRPr="00D826BF">
        <w:rPr>
          <w:rFonts w:ascii="Times New Roman" w:hAnsi="Times New Roman"/>
          <w:szCs w:val="20"/>
          <w:lang w:eastAsia="x-none"/>
        </w:rPr>
        <w:t>N2+</w:t>
      </w:r>
      <w:r w:rsidRPr="00D826BF">
        <w:rPr>
          <w:rFonts w:ascii="Times New Roman" w:hAnsi="Times New Roman"/>
          <w:szCs w:val="20"/>
          <w:lang w:eastAsia="x-none"/>
        </w:rPr>
        <w:sym w:font="Symbol" w:char="F044"/>
      </w:r>
      <w:r w:rsidRPr="00D826BF">
        <w:rPr>
          <w:rFonts w:ascii="Times New Roman" w:hAnsi="Times New Roman"/>
          <w:szCs w:val="20"/>
          <w:vertAlign w:val="subscript"/>
          <w:lang w:eastAsia="x-none"/>
        </w:rPr>
        <w:t>BWPSwitching</w:t>
      </w:r>
      <w:r w:rsidRPr="00D826BF">
        <w:rPr>
          <w:rFonts w:ascii="Times New Roman" w:hAnsi="Times New Roman"/>
          <w:szCs w:val="20"/>
          <w:lang w:eastAsia="x-none"/>
        </w:rPr>
        <w:t xml:space="preserve">+ </w:t>
      </w:r>
      <w:r w:rsidRPr="00D826BF">
        <w:rPr>
          <w:rFonts w:ascii="Times New Roman" w:hAnsi="Times New Roman"/>
          <w:szCs w:val="20"/>
          <w:lang w:eastAsia="x-none"/>
        </w:rPr>
        <w:sym w:font="Symbol" w:char="F044"/>
      </w:r>
      <w:r w:rsidRPr="00D826BF">
        <w:rPr>
          <w:rFonts w:ascii="Times New Roman" w:hAnsi="Times New Roman"/>
          <w:szCs w:val="20"/>
          <w:vertAlign w:val="subscript"/>
          <w:lang w:eastAsia="x-none"/>
        </w:rPr>
        <w:t>Delay</w:t>
      </w:r>
      <w:r w:rsidRPr="00D826BF">
        <w:rPr>
          <w:rFonts w:ascii="Times New Roman" w:hAnsi="Times New Roman"/>
          <w:szCs w:val="20"/>
          <w:lang w:eastAsia="x-none"/>
        </w:rPr>
        <w:t xml:space="preserve">, </w:t>
      </w:r>
    </w:p>
    <w:p w14:paraId="5DAC2EEA" w14:textId="77777777" w:rsidR="00D826BF" w:rsidRPr="00D826BF" w:rsidRDefault="00D826BF" w:rsidP="00613418">
      <w:pPr>
        <w:numPr>
          <w:ilvl w:val="2"/>
          <w:numId w:val="55"/>
        </w:numPr>
        <w:jc w:val="both"/>
        <w:rPr>
          <w:rFonts w:ascii="Times New Roman" w:hAnsi="Times New Roman"/>
          <w:szCs w:val="20"/>
          <w:lang w:eastAsia="x-none"/>
        </w:rPr>
      </w:pPr>
      <w:r w:rsidRPr="00D826BF">
        <w:rPr>
          <w:rFonts w:ascii="Times New Roman" w:hAnsi="Times New Roman"/>
          <w:szCs w:val="20"/>
          <w:lang w:eastAsia="x-none"/>
        </w:rPr>
        <w:t xml:space="preserve">If BWP switching is not required, </w:t>
      </w:r>
      <w:r w:rsidRPr="00D826BF">
        <w:rPr>
          <w:rFonts w:ascii="Times New Roman" w:hAnsi="Times New Roman"/>
          <w:szCs w:val="20"/>
          <w:lang w:eastAsia="x-none"/>
        </w:rPr>
        <w:sym w:font="Symbol" w:char="F044"/>
      </w:r>
      <w:r w:rsidRPr="00D826BF">
        <w:rPr>
          <w:rFonts w:ascii="Times New Roman" w:hAnsi="Times New Roman"/>
          <w:szCs w:val="20"/>
          <w:vertAlign w:val="subscript"/>
          <w:lang w:eastAsia="x-none"/>
        </w:rPr>
        <w:t>BWPSwitching</w:t>
      </w:r>
      <w:r w:rsidRPr="00D826BF">
        <w:rPr>
          <w:rFonts w:ascii="Times New Roman" w:hAnsi="Times New Roman"/>
          <w:szCs w:val="20"/>
          <w:lang w:eastAsia="x-none"/>
        </w:rPr>
        <w:t xml:space="preserve">=0; otherwise, </w:t>
      </w:r>
      <w:r w:rsidRPr="00D826BF">
        <w:rPr>
          <w:rFonts w:ascii="Times New Roman" w:hAnsi="Times New Roman"/>
          <w:szCs w:val="20"/>
          <w:lang w:eastAsia="x-none"/>
        </w:rPr>
        <w:sym w:font="Symbol" w:char="F044"/>
      </w:r>
      <w:r w:rsidRPr="00D826BF">
        <w:rPr>
          <w:rFonts w:ascii="Times New Roman" w:hAnsi="Times New Roman"/>
          <w:szCs w:val="20"/>
          <w:vertAlign w:val="subscript"/>
          <w:lang w:eastAsia="x-none"/>
        </w:rPr>
        <w:t>BWPSwitching</w:t>
      </w:r>
      <w:r w:rsidRPr="00D826BF">
        <w:rPr>
          <w:rFonts w:ascii="Times New Roman" w:hAnsi="Times New Roman"/>
          <w:szCs w:val="20"/>
          <w:lang w:eastAsia="x-none"/>
        </w:rPr>
        <w:t xml:space="preserve"> is up to RAN4</w:t>
      </w:r>
    </w:p>
    <w:p w14:paraId="3190A4AB" w14:textId="77777777" w:rsidR="00D826BF" w:rsidRPr="00D826BF" w:rsidRDefault="00D826BF" w:rsidP="00613418">
      <w:pPr>
        <w:numPr>
          <w:ilvl w:val="2"/>
          <w:numId w:val="55"/>
        </w:numPr>
        <w:jc w:val="both"/>
        <w:rPr>
          <w:rFonts w:ascii="Times New Roman" w:hAnsi="Times New Roman"/>
          <w:szCs w:val="20"/>
          <w:lang w:eastAsia="x-none"/>
        </w:rPr>
      </w:pPr>
      <w:r w:rsidRPr="00D826BF">
        <w:rPr>
          <w:rFonts w:ascii="Times New Roman" w:hAnsi="Times New Roman"/>
          <w:szCs w:val="20"/>
          <w:lang w:eastAsia="x-none"/>
        </w:rPr>
        <w:t>N2 refers to the UE processing time value determined in the HARQ/scheduling session with front loaded plus additional DMRS and UE capability #1</w:t>
      </w:r>
    </w:p>
    <w:p w14:paraId="150A0FE9" w14:textId="77777777" w:rsidR="00D826BF" w:rsidRPr="00D826BF" w:rsidRDefault="00D826BF" w:rsidP="00613418">
      <w:pPr>
        <w:numPr>
          <w:ilvl w:val="2"/>
          <w:numId w:val="55"/>
        </w:numPr>
        <w:jc w:val="both"/>
        <w:rPr>
          <w:rFonts w:ascii="Times New Roman" w:hAnsi="Times New Roman"/>
          <w:szCs w:val="20"/>
          <w:lang w:eastAsia="x-none"/>
        </w:rPr>
      </w:pPr>
      <w:r w:rsidRPr="00D826BF">
        <w:rPr>
          <w:rFonts w:ascii="Times New Roman" w:hAnsi="Times New Roman"/>
          <w:szCs w:val="20"/>
          <w:lang w:eastAsia="x-none"/>
        </w:rPr>
        <w:t>N2 is dependent on the SCS of Msg1</w:t>
      </w:r>
    </w:p>
    <w:p w14:paraId="3E1124AD" w14:textId="77777777" w:rsidR="00D826BF" w:rsidRPr="00D826BF" w:rsidRDefault="00D826BF" w:rsidP="00613418">
      <w:pPr>
        <w:numPr>
          <w:ilvl w:val="3"/>
          <w:numId w:val="55"/>
        </w:numPr>
        <w:spacing w:after="160" w:line="259" w:lineRule="auto"/>
        <w:contextualSpacing/>
        <w:rPr>
          <w:rFonts w:ascii="Times New Roman" w:hAnsi="Times New Roman"/>
          <w:bCs/>
          <w:szCs w:val="20"/>
          <w:lang w:eastAsia="x-none"/>
        </w:rPr>
      </w:pPr>
      <w:r w:rsidRPr="00D826BF">
        <w:rPr>
          <w:rFonts w:ascii="Times New Roman" w:hAnsi="Times New Roman"/>
          <w:bCs/>
          <w:szCs w:val="20"/>
          <w:lang w:eastAsia="x-none"/>
        </w:rPr>
        <w:t>Working assumption: For Msg1 with 1.25 kHz or 5 kHz SCS, calculation of N2 uses 15 kHz SCS.</w:t>
      </w:r>
    </w:p>
    <w:p w14:paraId="32B8E22E" w14:textId="77777777" w:rsidR="00D826BF" w:rsidRPr="00D826BF" w:rsidRDefault="00D826BF" w:rsidP="00613418">
      <w:pPr>
        <w:numPr>
          <w:ilvl w:val="2"/>
          <w:numId w:val="55"/>
        </w:numPr>
        <w:jc w:val="both"/>
        <w:rPr>
          <w:rFonts w:ascii="Times New Roman" w:hAnsi="Times New Roman"/>
          <w:szCs w:val="20"/>
          <w:lang w:eastAsia="x-none"/>
        </w:rPr>
      </w:pPr>
      <w:r w:rsidRPr="00D826BF">
        <w:rPr>
          <w:rFonts w:ascii="Times New Roman" w:hAnsi="Times New Roman"/>
          <w:szCs w:val="20"/>
          <w:lang w:eastAsia="x-none"/>
        </w:rPr>
        <w:sym w:font="Symbol" w:char="F044"/>
      </w:r>
      <w:r w:rsidRPr="00D826BF">
        <w:rPr>
          <w:rFonts w:ascii="Times New Roman" w:hAnsi="Times New Roman"/>
          <w:szCs w:val="20"/>
          <w:vertAlign w:val="subscript"/>
          <w:lang w:eastAsia="x-none"/>
        </w:rPr>
        <w:t xml:space="preserve">Delay </w:t>
      </w:r>
      <w:r w:rsidRPr="00D826BF">
        <w:rPr>
          <w:rFonts w:ascii="Times New Roman" w:hAnsi="Times New Roman"/>
          <w:szCs w:val="20"/>
          <w:lang w:eastAsia="x-none"/>
        </w:rPr>
        <w:t>includes at least MAC layer delay in initializing PRACH</w:t>
      </w:r>
    </w:p>
    <w:p w14:paraId="79C9D6AC" w14:textId="77777777" w:rsidR="00D826BF" w:rsidRPr="00D826BF" w:rsidRDefault="00D826BF" w:rsidP="00613418">
      <w:pPr>
        <w:numPr>
          <w:ilvl w:val="3"/>
          <w:numId w:val="55"/>
        </w:numPr>
        <w:spacing w:after="160" w:line="259" w:lineRule="auto"/>
        <w:contextualSpacing/>
        <w:rPr>
          <w:rFonts w:ascii="Times New Roman" w:hAnsi="Times New Roman"/>
          <w:szCs w:val="20"/>
          <w:lang w:eastAsia="x-none"/>
        </w:rPr>
      </w:pPr>
      <w:r w:rsidRPr="00D826BF">
        <w:rPr>
          <w:rFonts w:ascii="Times New Roman" w:hAnsi="Times New Roman"/>
          <w:szCs w:val="20"/>
          <w:lang w:eastAsia="x-none"/>
        </w:rPr>
        <w:sym w:font="Symbol" w:char="F044"/>
      </w:r>
      <w:r w:rsidRPr="00D826BF">
        <w:rPr>
          <w:rFonts w:ascii="Times New Roman" w:hAnsi="Times New Roman"/>
          <w:szCs w:val="20"/>
          <w:vertAlign w:val="subscript"/>
          <w:lang w:eastAsia="x-none"/>
        </w:rPr>
        <w:t xml:space="preserve">Delay </w:t>
      </w:r>
      <w:r w:rsidRPr="00D826BF">
        <w:rPr>
          <w:rFonts w:ascii="Times New Roman" w:hAnsi="Times New Roman"/>
          <w:szCs w:val="20"/>
          <w:lang w:eastAsia="x-none"/>
        </w:rPr>
        <w:t xml:space="preserve">= 250 us for FR2, </w:t>
      </w:r>
      <w:r w:rsidRPr="00D826BF">
        <w:rPr>
          <w:rFonts w:ascii="Times New Roman" w:hAnsi="Times New Roman"/>
          <w:szCs w:val="20"/>
          <w:lang w:eastAsia="x-none"/>
        </w:rPr>
        <w:sym w:font="Symbol" w:char="F044"/>
      </w:r>
      <w:r w:rsidRPr="00D826BF">
        <w:rPr>
          <w:rFonts w:ascii="Times New Roman" w:hAnsi="Times New Roman"/>
          <w:szCs w:val="20"/>
          <w:vertAlign w:val="subscript"/>
          <w:lang w:eastAsia="x-none"/>
        </w:rPr>
        <w:t xml:space="preserve">Delay </w:t>
      </w:r>
      <w:r w:rsidRPr="00D826BF">
        <w:rPr>
          <w:rFonts w:ascii="Times New Roman" w:hAnsi="Times New Roman"/>
          <w:szCs w:val="20"/>
          <w:lang w:eastAsia="x-none"/>
        </w:rPr>
        <w:t>= 500 us for FR1</w:t>
      </w:r>
    </w:p>
    <w:p w14:paraId="45417984" w14:textId="77777777" w:rsidR="001018E2" w:rsidRPr="0070097B" w:rsidRDefault="001018E2" w:rsidP="00D826BF">
      <w:pPr>
        <w:ind w:left="720" w:hanging="720"/>
        <w:rPr>
          <w:szCs w:val="20"/>
          <w:lang w:eastAsia="x-none"/>
        </w:rPr>
      </w:pPr>
    </w:p>
    <w:p w14:paraId="4F3D8E21" w14:textId="4424724B" w:rsidR="00D826BF" w:rsidRPr="0070097B" w:rsidRDefault="00D826BF" w:rsidP="00D826BF">
      <w:pPr>
        <w:ind w:left="720" w:hanging="720"/>
        <w:rPr>
          <w:szCs w:val="20"/>
          <w:lang w:eastAsia="x-none"/>
        </w:rPr>
      </w:pPr>
      <w:r w:rsidRPr="0070097B">
        <w:rPr>
          <w:szCs w:val="20"/>
          <w:lang w:eastAsia="x-none"/>
        </w:rPr>
        <w:t>Proposals:</w:t>
      </w:r>
    </w:p>
    <w:p w14:paraId="07825565" w14:textId="77777777" w:rsidR="00D826BF" w:rsidRPr="0070097B" w:rsidRDefault="00D826BF" w:rsidP="00D826BF">
      <w:pPr>
        <w:ind w:left="720" w:hanging="720"/>
        <w:rPr>
          <w:szCs w:val="20"/>
        </w:rPr>
      </w:pPr>
      <w:r w:rsidRPr="0070097B">
        <w:rPr>
          <w:szCs w:val="20"/>
        </w:rPr>
        <w:t xml:space="preserve">Confirm the following working assumption with updates in </w:t>
      </w:r>
      <w:r w:rsidRPr="0070097B">
        <w:rPr>
          <w:color w:val="FF0000"/>
          <w:szCs w:val="20"/>
          <w:u w:val="single"/>
        </w:rPr>
        <w:t>red</w:t>
      </w:r>
      <w:r w:rsidRPr="0070097B">
        <w:rPr>
          <w:szCs w:val="20"/>
        </w:rPr>
        <w:t>:</w:t>
      </w:r>
    </w:p>
    <w:p w14:paraId="2E12A928" w14:textId="77777777" w:rsidR="00D826BF" w:rsidRPr="0070097B" w:rsidRDefault="00D826BF" w:rsidP="00D826BF">
      <w:pPr>
        <w:ind w:left="720" w:hanging="720"/>
        <w:jc w:val="both"/>
        <w:rPr>
          <w:rFonts w:ascii="Times New Roman" w:hAnsi="Times New Roman"/>
          <w:szCs w:val="20"/>
        </w:rPr>
      </w:pPr>
      <w:r w:rsidRPr="0070097B">
        <w:rPr>
          <w:rFonts w:ascii="Times New Roman" w:hAnsi="Times New Roman"/>
          <w:szCs w:val="20"/>
        </w:rPr>
        <w:fldChar w:fldCharType="begin"/>
      </w:r>
      <w:r w:rsidRPr="0070097B">
        <w:rPr>
          <w:rFonts w:ascii="Times New Roman" w:hAnsi="Times New Roman"/>
          <w:szCs w:val="20"/>
        </w:rPr>
        <w:instrText xml:space="preserve"> REF _Ref513880326 \h  \* MERGEFORMAT </w:instrText>
      </w:r>
      <w:r w:rsidRPr="0070097B">
        <w:rPr>
          <w:rFonts w:ascii="Times New Roman" w:hAnsi="Times New Roman"/>
          <w:szCs w:val="20"/>
        </w:rPr>
      </w:r>
      <w:r w:rsidRPr="0070097B">
        <w:rPr>
          <w:rFonts w:ascii="Times New Roman" w:hAnsi="Times New Roman"/>
          <w:szCs w:val="20"/>
        </w:rPr>
        <w:fldChar w:fldCharType="separate"/>
      </w:r>
      <w:r w:rsidRPr="0070097B">
        <w:rPr>
          <w:rFonts w:ascii="Times New Roman" w:hAnsi="Times New Roman"/>
          <w:szCs w:val="20"/>
        </w:rPr>
        <w:t>For a TA command in MAC-CE received on slot n, the corresponding adjustment of the uplink transmission timing shall apply from the beginning of slot n+k where k-1 is equal to ceil((duration of N1 + L2 + duration of N2 + TA_max)/slot_duration) and where</w:t>
      </w:r>
      <w:r w:rsidRPr="0070097B">
        <w:rPr>
          <w:rFonts w:ascii="Times New Roman" w:hAnsi="Times New Roman"/>
          <w:szCs w:val="20"/>
        </w:rPr>
        <w:fldChar w:fldCharType="end"/>
      </w:r>
    </w:p>
    <w:p w14:paraId="1CF0367B" w14:textId="77777777" w:rsidR="00D826BF" w:rsidRPr="0070097B" w:rsidRDefault="00D826BF" w:rsidP="00613418">
      <w:pPr>
        <w:numPr>
          <w:ilvl w:val="0"/>
          <w:numId w:val="56"/>
        </w:numPr>
        <w:overflowPunct w:val="0"/>
        <w:autoSpaceDE w:val="0"/>
        <w:autoSpaceDN w:val="0"/>
        <w:adjustRightInd w:val="0"/>
        <w:spacing w:before="120" w:after="120"/>
        <w:jc w:val="both"/>
        <w:rPr>
          <w:rFonts w:ascii="Times New Roman" w:eastAsia="Times New Roman" w:hAnsi="Times New Roman"/>
          <w:szCs w:val="20"/>
          <w:lang w:eastAsia="ar-SA"/>
        </w:rPr>
      </w:pPr>
      <w:r w:rsidRPr="0070097B">
        <w:rPr>
          <w:rFonts w:ascii="Times New Roman" w:eastAsia="Times New Roman" w:hAnsi="Times New Roman"/>
          <w:szCs w:val="20"/>
          <w:lang w:eastAsia="ar-SA"/>
        </w:rPr>
        <w:t xml:space="preserve">N1 refers to the value determined in control session with front loaded plus additional DMRS and UE capability #1 </w:t>
      </w:r>
      <w:r w:rsidRPr="0070097B">
        <w:rPr>
          <w:rFonts w:ascii="Times New Roman" w:eastAsia="Times New Roman" w:hAnsi="Times New Roman"/>
          <w:color w:val="FF0000"/>
          <w:szCs w:val="20"/>
          <w:u w:val="single"/>
          <w:lang w:eastAsia="ar-SA"/>
        </w:rPr>
        <w:t>and is determined by the reference SCS</w:t>
      </w:r>
    </w:p>
    <w:p w14:paraId="4666C315" w14:textId="77777777" w:rsidR="00D826BF" w:rsidRPr="0070097B" w:rsidRDefault="00D826BF" w:rsidP="00613418">
      <w:pPr>
        <w:numPr>
          <w:ilvl w:val="0"/>
          <w:numId w:val="56"/>
        </w:numPr>
        <w:jc w:val="both"/>
        <w:rPr>
          <w:rFonts w:ascii="Times New Roman" w:hAnsi="Times New Roman"/>
          <w:szCs w:val="20"/>
          <w:lang w:eastAsia="x-none"/>
        </w:rPr>
      </w:pPr>
      <w:r w:rsidRPr="0070097B">
        <w:rPr>
          <w:rFonts w:ascii="Times New Roman" w:hAnsi="Times New Roman"/>
          <w:szCs w:val="20"/>
          <w:lang w:eastAsia="x-none"/>
        </w:rPr>
        <w:t xml:space="preserve">N2 also refers to the value determined in control session with UE capability #1 </w:t>
      </w:r>
      <w:r w:rsidRPr="0070097B">
        <w:rPr>
          <w:rFonts w:ascii="Times New Roman" w:hAnsi="Times New Roman"/>
          <w:color w:val="FF0000"/>
          <w:szCs w:val="20"/>
          <w:u w:val="single"/>
          <w:lang w:eastAsia="x-none"/>
        </w:rPr>
        <w:t>and is determined by the reference SCS</w:t>
      </w:r>
      <w:r w:rsidRPr="0070097B">
        <w:rPr>
          <w:rFonts w:ascii="Times New Roman" w:hAnsi="Times New Roman"/>
          <w:szCs w:val="20"/>
          <w:lang w:eastAsia="x-none"/>
        </w:rPr>
        <w:t xml:space="preserve"> </w:t>
      </w:r>
    </w:p>
    <w:p w14:paraId="6F56D185" w14:textId="77777777" w:rsidR="00D826BF" w:rsidRPr="0070097B" w:rsidRDefault="00D826BF" w:rsidP="00613418">
      <w:pPr>
        <w:numPr>
          <w:ilvl w:val="0"/>
          <w:numId w:val="56"/>
        </w:numPr>
        <w:overflowPunct w:val="0"/>
        <w:autoSpaceDE w:val="0"/>
        <w:autoSpaceDN w:val="0"/>
        <w:adjustRightInd w:val="0"/>
        <w:spacing w:before="120" w:after="120"/>
        <w:jc w:val="both"/>
        <w:rPr>
          <w:rFonts w:ascii="Times New Roman" w:eastAsia="Times New Roman" w:hAnsi="Times New Roman"/>
          <w:szCs w:val="20"/>
          <w:lang w:eastAsia="ar-SA"/>
        </w:rPr>
      </w:pPr>
      <w:r w:rsidRPr="0070097B">
        <w:rPr>
          <w:rFonts w:ascii="Times New Roman" w:eastAsia="Times New Roman" w:hAnsi="Times New Roman"/>
          <w:szCs w:val="20"/>
          <w:lang w:eastAsia="ar-SA"/>
        </w:rPr>
        <w:t>L2 refers to the MAC processing latency and is equal to 0.5 msec.</w:t>
      </w:r>
    </w:p>
    <w:p w14:paraId="70B0D3CC" w14:textId="77777777" w:rsidR="00D826BF" w:rsidRPr="0070097B" w:rsidRDefault="00D826BF" w:rsidP="00613418">
      <w:pPr>
        <w:numPr>
          <w:ilvl w:val="0"/>
          <w:numId w:val="56"/>
        </w:numPr>
        <w:spacing w:after="160" w:line="259" w:lineRule="auto"/>
        <w:contextualSpacing/>
        <w:jc w:val="both"/>
        <w:rPr>
          <w:rFonts w:ascii="Times New Roman" w:hAnsi="Times New Roman"/>
          <w:color w:val="000000"/>
          <w:szCs w:val="20"/>
          <w:lang w:eastAsia="x-none"/>
        </w:rPr>
      </w:pPr>
      <w:r w:rsidRPr="0070097B">
        <w:rPr>
          <w:rFonts w:ascii="Times New Roman" w:hAnsi="Times New Roman"/>
          <w:color w:val="000000"/>
          <w:szCs w:val="20"/>
          <w:lang w:eastAsia="x-none"/>
        </w:rPr>
        <w:lastRenderedPageBreak/>
        <w:t xml:space="preserve">TA_max is equal to the maximum timing advance value that the 12 bit TA command can provide with respect to </w:t>
      </w:r>
      <w:r w:rsidRPr="0070097B">
        <w:rPr>
          <w:rFonts w:ascii="Times New Roman" w:hAnsi="Times New Roman"/>
          <w:szCs w:val="20"/>
          <w:lang w:eastAsia="x-none"/>
        </w:rPr>
        <w:t xml:space="preserve">the </w:t>
      </w:r>
      <w:r w:rsidRPr="0070097B">
        <w:rPr>
          <w:rFonts w:ascii="Times New Roman" w:hAnsi="Times New Roman"/>
          <w:strike/>
          <w:color w:val="FF0000"/>
          <w:szCs w:val="20"/>
          <w:lang w:eastAsia="x-none"/>
        </w:rPr>
        <w:t xml:space="preserve">UL </w:t>
      </w:r>
      <w:r w:rsidRPr="0070097B">
        <w:rPr>
          <w:rFonts w:ascii="Times New Roman" w:hAnsi="Times New Roman"/>
          <w:strike/>
          <w:color w:val="FF0000"/>
          <w:szCs w:val="20"/>
          <w:u w:val="single"/>
          <w:lang w:eastAsia="x-none"/>
        </w:rPr>
        <w:t xml:space="preserve">SCS </w:t>
      </w:r>
      <w:r w:rsidRPr="0070097B">
        <w:rPr>
          <w:rFonts w:ascii="Times New Roman" w:hAnsi="Times New Roman"/>
          <w:color w:val="FF0000"/>
          <w:szCs w:val="20"/>
          <w:u w:val="single"/>
          <w:lang w:eastAsia="x-none"/>
        </w:rPr>
        <w:t xml:space="preserve"> reference SCS</w:t>
      </w:r>
    </w:p>
    <w:p w14:paraId="4ABA3C4F" w14:textId="77777777" w:rsidR="00D826BF" w:rsidRPr="0070097B" w:rsidRDefault="00D826BF" w:rsidP="00613418">
      <w:pPr>
        <w:numPr>
          <w:ilvl w:val="0"/>
          <w:numId w:val="56"/>
        </w:numPr>
        <w:spacing w:after="160" w:line="259" w:lineRule="auto"/>
        <w:contextualSpacing/>
        <w:jc w:val="both"/>
        <w:rPr>
          <w:rFonts w:ascii="Times New Roman" w:hAnsi="Times New Roman"/>
          <w:color w:val="000000"/>
          <w:szCs w:val="20"/>
          <w:lang w:eastAsia="x-none"/>
        </w:rPr>
      </w:pPr>
      <w:r w:rsidRPr="0070097B">
        <w:rPr>
          <w:rFonts w:ascii="Times New Roman" w:hAnsi="Times New Roman"/>
          <w:color w:val="000000"/>
          <w:szCs w:val="20"/>
          <w:lang w:eastAsia="x-none"/>
        </w:rPr>
        <w:t xml:space="preserve">Note: Spec captures the value k for different </w:t>
      </w:r>
      <w:r w:rsidRPr="0070097B">
        <w:rPr>
          <w:rFonts w:ascii="Times New Roman" w:hAnsi="Times New Roman"/>
          <w:color w:val="FF0000"/>
          <w:szCs w:val="20"/>
          <w:u w:val="single"/>
          <w:lang w:eastAsia="x-none"/>
        </w:rPr>
        <w:t>reference</w:t>
      </w:r>
      <w:r w:rsidRPr="0070097B">
        <w:rPr>
          <w:rFonts w:ascii="Times New Roman" w:hAnsi="Times New Roman"/>
          <w:color w:val="FF0000"/>
          <w:szCs w:val="20"/>
          <w:lang w:eastAsia="x-none"/>
        </w:rPr>
        <w:t xml:space="preserve"> </w:t>
      </w:r>
      <w:r w:rsidRPr="0070097B">
        <w:rPr>
          <w:rFonts w:ascii="Times New Roman" w:hAnsi="Times New Roman"/>
          <w:color w:val="000000"/>
          <w:szCs w:val="20"/>
          <w:lang w:eastAsia="x-none"/>
        </w:rPr>
        <w:t>SCS</w:t>
      </w:r>
    </w:p>
    <w:p w14:paraId="65A87EA2" w14:textId="77777777" w:rsidR="00D826BF" w:rsidRPr="0070097B" w:rsidRDefault="00D826BF" w:rsidP="00613418">
      <w:pPr>
        <w:numPr>
          <w:ilvl w:val="0"/>
          <w:numId w:val="56"/>
        </w:numPr>
        <w:spacing w:after="160" w:line="259" w:lineRule="auto"/>
        <w:contextualSpacing/>
        <w:jc w:val="both"/>
        <w:rPr>
          <w:rFonts w:ascii="Times New Roman" w:hAnsi="Times New Roman"/>
          <w:color w:val="000000"/>
          <w:szCs w:val="20"/>
          <w:lang w:eastAsia="x-none"/>
        </w:rPr>
      </w:pPr>
      <w:r w:rsidRPr="0070097B">
        <w:rPr>
          <w:rFonts w:ascii="Times New Roman" w:hAnsi="Times New Roman"/>
          <w:color w:val="000000"/>
          <w:szCs w:val="20"/>
          <w:lang w:eastAsia="x-none"/>
        </w:rPr>
        <w:t>UE is not expected that UL transmissions in the same slot shall apply different TA values</w:t>
      </w:r>
    </w:p>
    <w:p w14:paraId="0C0F0830" w14:textId="77777777" w:rsidR="00D826BF" w:rsidRPr="0070097B" w:rsidRDefault="00D826BF" w:rsidP="00613418">
      <w:pPr>
        <w:numPr>
          <w:ilvl w:val="1"/>
          <w:numId w:val="56"/>
        </w:numPr>
        <w:spacing w:after="160" w:line="259" w:lineRule="auto"/>
        <w:contextualSpacing/>
        <w:jc w:val="both"/>
        <w:rPr>
          <w:rFonts w:ascii="Times New Roman" w:hAnsi="Times New Roman"/>
          <w:color w:val="000000"/>
          <w:szCs w:val="20"/>
          <w:lang w:eastAsia="x-none"/>
        </w:rPr>
      </w:pPr>
      <w:r w:rsidRPr="0070097B">
        <w:rPr>
          <w:rFonts w:ascii="Times New Roman" w:hAnsi="Times New Roman"/>
          <w:color w:val="000000"/>
          <w:szCs w:val="20"/>
          <w:lang w:eastAsia="x-none"/>
        </w:rPr>
        <w:t>If this happens, it is up to UE’s implementation.</w:t>
      </w:r>
    </w:p>
    <w:p w14:paraId="37B9CC2A" w14:textId="77777777" w:rsidR="00D826BF" w:rsidRPr="0070097B" w:rsidRDefault="00D826BF" w:rsidP="00613418">
      <w:pPr>
        <w:numPr>
          <w:ilvl w:val="0"/>
          <w:numId w:val="56"/>
        </w:numPr>
        <w:spacing w:after="160" w:line="259" w:lineRule="auto"/>
        <w:contextualSpacing/>
        <w:jc w:val="both"/>
        <w:rPr>
          <w:rFonts w:ascii="Times New Roman" w:hAnsi="Times New Roman"/>
          <w:color w:val="FF0000"/>
          <w:szCs w:val="20"/>
          <w:u w:val="single"/>
          <w:lang w:eastAsia="x-none"/>
        </w:rPr>
      </w:pPr>
      <w:r w:rsidRPr="0070097B">
        <w:rPr>
          <w:rFonts w:ascii="Times New Roman" w:hAnsi="Times New Roman"/>
          <w:color w:val="FF0000"/>
          <w:szCs w:val="20"/>
          <w:u w:val="single"/>
          <w:lang w:eastAsia="x-none"/>
        </w:rPr>
        <w:t xml:space="preserve">The reference SCS is the minimum SCS among the subcarrier spacings of all the configured BWPs in all the configured uplink carriers in a TAG and their corresponding configured downlink carriers/BWPs. </w:t>
      </w:r>
    </w:p>
    <w:p w14:paraId="6DDA3FF8" w14:textId="77777777" w:rsidR="00D826BF" w:rsidRPr="0070097B" w:rsidRDefault="00D826BF" w:rsidP="00613418">
      <w:pPr>
        <w:numPr>
          <w:ilvl w:val="1"/>
          <w:numId w:val="56"/>
        </w:numPr>
        <w:spacing w:after="160" w:line="259" w:lineRule="auto"/>
        <w:contextualSpacing/>
        <w:jc w:val="both"/>
        <w:rPr>
          <w:rFonts w:ascii="Times New Roman" w:hAnsi="Times New Roman"/>
          <w:color w:val="000000"/>
          <w:szCs w:val="20"/>
          <w:u w:val="single"/>
          <w:lang w:eastAsia="x-none"/>
        </w:rPr>
      </w:pPr>
      <w:r w:rsidRPr="0070097B">
        <w:rPr>
          <w:rFonts w:ascii="Times New Roman" w:hAnsi="Times New Roman"/>
          <w:color w:val="FF0000"/>
          <w:szCs w:val="20"/>
          <w:u w:val="single"/>
          <w:lang w:eastAsia="x-none"/>
        </w:rPr>
        <w:t>Slot n, slot n+k, the time duration of (k-1) slots, and slot_duration are defined based on the reference SCS.</w:t>
      </w:r>
    </w:p>
    <w:p w14:paraId="68D50FB1" w14:textId="0D5A146D" w:rsidR="00D826BF" w:rsidRDefault="00D826BF" w:rsidP="00D826BF">
      <w:pPr>
        <w:ind w:left="720" w:hanging="720"/>
        <w:rPr>
          <w:b/>
          <w:lang w:eastAsia="x-none"/>
        </w:rPr>
      </w:pPr>
    </w:p>
    <w:p w14:paraId="53CE6247" w14:textId="77777777" w:rsidR="0070097B" w:rsidRPr="00D826BF" w:rsidRDefault="0070097B" w:rsidP="00D826BF">
      <w:pPr>
        <w:ind w:left="720" w:hanging="720"/>
        <w:rPr>
          <w:b/>
          <w:lang w:eastAsia="x-none"/>
        </w:rPr>
      </w:pPr>
    </w:p>
    <w:p w14:paraId="50C7EA38" w14:textId="77777777" w:rsidR="00D826BF" w:rsidRPr="00D826BF" w:rsidRDefault="00D826BF" w:rsidP="00D826BF">
      <w:pPr>
        <w:ind w:left="720" w:hanging="720"/>
        <w:rPr>
          <w:b/>
          <w:szCs w:val="20"/>
          <w:lang w:eastAsia="x-none"/>
        </w:rPr>
      </w:pPr>
      <w:r w:rsidRPr="00D826BF">
        <w:rPr>
          <w:szCs w:val="20"/>
          <w:highlight w:val="green"/>
          <w:lang w:eastAsia="x-none"/>
        </w:rPr>
        <w:t>Agreements</w:t>
      </w:r>
      <w:r w:rsidRPr="00D826BF">
        <w:rPr>
          <w:b/>
          <w:szCs w:val="20"/>
          <w:lang w:eastAsia="x-none"/>
        </w:rPr>
        <w:t>:</w:t>
      </w:r>
    </w:p>
    <w:p w14:paraId="207135EB" w14:textId="77777777" w:rsidR="00D826BF" w:rsidRPr="00D826BF" w:rsidRDefault="00D826BF" w:rsidP="00D826BF">
      <w:pPr>
        <w:ind w:left="720" w:hanging="720"/>
        <w:rPr>
          <w:szCs w:val="20"/>
          <w:lang w:eastAsia="x-none"/>
        </w:rPr>
      </w:pPr>
      <w:r w:rsidRPr="00D826BF">
        <w:rPr>
          <w:szCs w:val="20"/>
          <w:lang w:eastAsia="x-none"/>
        </w:rPr>
        <w:t>Update previous agreements as follows:</w:t>
      </w:r>
    </w:p>
    <w:p w14:paraId="322E4E77" w14:textId="77777777" w:rsidR="00D826BF" w:rsidRPr="00D826BF" w:rsidRDefault="00D826BF" w:rsidP="00613418">
      <w:pPr>
        <w:numPr>
          <w:ilvl w:val="0"/>
          <w:numId w:val="58"/>
        </w:numPr>
        <w:ind w:left="990" w:hanging="630"/>
        <w:rPr>
          <w:szCs w:val="20"/>
        </w:rPr>
      </w:pPr>
      <w:r w:rsidRPr="00D826BF">
        <w:rPr>
          <w:szCs w:val="20"/>
        </w:rPr>
        <w:t>PDCCH order for RACH procedure includes the following fields:</w:t>
      </w:r>
    </w:p>
    <w:p w14:paraId="3584F9C2" w14:textId="77777777" w:rsidR="00D826BF" w:rsidRPr="00D826BF" w:rsidRDefault="00D826BF" w:rsidP="00613418">
      <w:pPr>
        <w:numPr>
          <w:ilvl w:val="1"/>
          <w:numId w:val="57"/>
        </w:numPr>
        <w:tabs>
          <w:tab w:val="left" w:pos="1440"/>
        </w:tabs>
        <w:rPr>
          <w:szCs w:val="20"/>
        </w:rPr>
      </w:pPr>
      <w:r w:rsidRPr="00D826BF">
        <w:rPr>
          <w:szCs w:val="20"/>
        </w:rPr>
        <w:t>Random Access Preamble index – 6 bits. Indicating which Random access preamble to use in case of contention-free random access procedure, or the value 000000 in case of contention-based random access procedure</w:t>
      </w:r>
    </w:p>
    <w:p w14:paraId="496E48BD" w14:textId="77777777" w:rsidR="00D826BF" w:rsidRPr="00D826BF" w:rsidRDefault="00D826BF" w:rsidP="00613418">
      <w:pPr>
        <w:numPr>
          <w:ilvl w:val="1"/>
          <w:numId w:val="57"/>
        </w:numPr>
        <w:tabs>
          <w:tab w:val="left" w:pos="1440"/>
        </w:tabs>
        <w:rPr>
          <w:szCs w:val="20"/>
        </w:rPr>
      </w:pPr>
      <w:r w:rsidRPr="00D826BF">
        <w:rPr>
          <w:szCs w:val="20"/>
        </w:rPr>
        <w:t>For CFRA only:</w:t>
      </w:r>
    </w:p>
    <w:p w14:paraId="26E95C85" w14:textId="77777777" w:rsidR="00D826BF" w:rsidRPr="00D826BF" w:rsidRDefault="00D826BF" w:rsidP="00613418">
      <w:pPr>
        <w:numPr>
          <w:ilvl w:val="2"/>
          <w:numId w:val="57"/>
        </w:numPr>
        <w:rPr>
          <w:szCs w:val="20"/>
        </w:rPr>
      </w:pPr>
      <w:r w:rsidRPr="00D826BF">
        <w:rPr>
          <w:szCs w:val="20"/>
        </w:rPr>
        <w:t>FFS BWP index. Indicating which BWP to transmit the Random access preamble on</w:t>
      </w:r>
    </w:p>
    <w:p w14:paraId="618F1655" w14:textId="77777777" w:rsidR="00D826BF" w:rsidRPr="00D826BF" w:rsidRDefault="00D826BF" w:rsidP="00613418">
      <w:pPr>
        <w:numPr>
          <w:ilvl w:val="2"/>
          <w:numId w:val="57"/>
        </w:numPr>
        <w:rPr>
          <w:szCs w:val="20"/>
        </w:rPr>
      </w:pPr>
      <w:r w:rsidRPr="00D826BF">
        <w:rPr>
          <w:szCs w:val="20"/>
        </w:rPr>
        <w:t>SUL indicator – 1 bit. Indicating whether to transmit the Random access preamble on SUL or normal uplink carrier</w:t>
      </w:r>
    </w:p>
    <w:p w14:paraId="4958A7AD" w14:textId="77777777" w:rsidR="00D826BF" w:rsidRPr="00D826BF" w:rsidRDefault="00D826BF" w:rsidP="00613418">
      <w:pPr>
        <w:numPr>
          <w:ilvl w:val="2"/>
          <w:numId w:val="57"/>
        </w:numPr>
        <w:rPr>
          <w:szCs w:val="20"/>
        </w:rPr>
      </w:pPr>
      <w:r w:rsidRPr="00D826BF">
        <w:rPr>
          <w:szCs w:val="20"/>
        </w:rPr>
        <w:t>SSB index - 6 bits are used to indicate an SSB index, which, in turn, identifies a group of RACH occasions</w:t>
      </w:r>
    </w:p>
    <w:p w14:paraId="692567CB" w14:textId="77777777" w:rsidR="00D826BF" w:rsidRPr="00D826BF" w:rsidRDefault="00D826BF" w:rsidP="00613418">
      <w:pPr>
        <w:numPr>
          <w:ilvl w:val="2"/>
          <w:numId w:val="57"/>
        </w:numPr>
        <w:rPr>
          <w:color w:val="FF0000"/>
          <w:szCs w:val="20"/>
          <w:u w:val="single"/>
        </w:rPr>
      </w:pPr>
      <w:r w:rsidRPr="00D826BF">
        <w:rPr>
          <w:color w:val="FF0000"/>
          <w:szCs w:val="20"/>
          <w:u w:val="single"/>
        </w:rPr>
        <w:t>P</w:t>
      </w:r>
      <w:r w:rsidRPr="00D826BF">
        <w:rPr>
          <w:szCs w:val="20"/>
        </w:rPr>
        <w:t xml:space="preserve">RACH </w:t>
      </w:r>
      <w:r w:rsidRPr="00D826BF">
        <w:rPr>
          <w:strike/>
          <w:color w:val="FF0000"/>
          <w:szCs w:val="20"/>
          <w:u w:val="single"/>
        </w:rPr>
        <w:t>occasion</w:t>
      </w:r>
      <w:r w:rsidRPr="00D826BF">
        <w:rPr>
          <w:color w:val="FF0000"/>
          <w:szCs w:val="20"/>
          <w:u w:val="single"/>
        </w:rPr>
        <w:t xml:space="preserve"> Mask</w:t>
      </w:r>
      <w:r w:rsidRPr="00D826BF">
        <w:rPr>
          <w:szCs w:val="20"/>
        </w:rPr>
        <w:t xml:space="preserve"> index – </w:t>
      </w:r>
      <w:r w:rsidRPr="00D826BF">
        <w:rPr>
          <w:strike/>
          <w:color w:val="FF0000"/>
          <w:szCs w:val="20"/>
        </w:rPr>
        <w:t>3</w:t>
      </w:r>
      <w:r w:rsidRPr="00D826BF">
        <w:rPr>
          <w:color w:val="FF0000"/>
          <w:szCs w:val="20"/>
        </w:rPr>
        <w:t xml:space="preserve"> 4</w:t>
      </w:r>
      <w:r w:rsidRPr="00D826BF">
        <w:rPr>
          <w:szCs w:val="20"/>
        </w:rPr>
        <w:t xml:space="preserve"> bits are used to indicate </w:t>
      </w:r>
      <w:r w:rsidRPr="00D826BF">
        <w:rPr>
          <w:strike/>
          <w:color w:val="FF0000"/>
          <w:szCs w:val="20"/>
        </w:rPr>
        <w:t>the relative</w:t>
      </w:r>
      <w:r w:rsidRPr="00D826BF">
        <w:rPr>
          <w:strike/>
          <w:szCs w:val="20"/>
        </w:rPr>
        <w:t xml:space="preserve"> </w:t>
      </w:r>
      <w:r w:rsidRPr="00D826BF">
        <w:rPr>
          <w:strike/>
          <w:color w:val="FF0000"/>
          <w:szCs w:val="20"/>
          <w:u w:val="single"/>
        </w:rPr>
        <w:t>RACH occasion</w:t>
      </w:r>
      <w:r w:rsidRPr="00D826BF">
        <w:rPr>
          <w:szCs w:val="20"/>
          <w:u w:val="single"/>
        </w:rPr>
        <w:t xml:space="preserve"> </w:t>
      </w:r>
      <w:r w:rsidRPr="00D826BF">
        <w:rPr>
          <w:color w:val="FF0000"/>
          <w:szCs w:val="20"/>
          <w:u w:val="single"/>
        </w:rPr>
        <w:t>PRACH Mask index that corresponds to the RO(s) in the set of RACH occasions identified by the indicated SSB index</w:t>
      </w:r>
      <w:r w:rsidRPr="00D826BF">
        <w:rPr>
          <w:szCs w:val="20"/>
          <w:u w:val="single"/>
        </w:rPr>
        <w:t xml:space="preserve"> </w:t>
      </w:r>
      <w:r w:rsidRPr="00D826BF">
        <w:rPr>
          <w:strike/>
          <w:color w:val="FF0000"/>
          <w:szCs w:val="20"/>
          <w:u w:val="single"/>
        </w:rPr>
        <w:t>the indicated SSB index identified group of RACH occasions</w:t>
      </w:r>
    </w:p>
    <w:p w14:paraId="5B0BCFAE" w14:textId="66E3BE6D" w:rsidR="00D826BF" w:rsidRPr="00D826BF" w:rsidRDefault="00D826BF" w:rsidP="00613418">
      <w:pPr>
        <w:numPr>
          <w:ilvl w:val="3"/>
          <w:numId w:val="57"/>
        </w:numPr>
        <w:rPr>
          <w:color w:val="FF0000"/>
          <w:szCs w:val="20"/>
          <w:u w:val="single"/>
        </w:rPr>
      </w:pPr>
      <w:r w:rsidRPr="00D826BF">
        <w:rPr>
          <w:color w:val="FF0000"/>
          <w:szCs w:val="20"/>
          <w:u w:val="single"/>
        </w:rPr>
        <w:t xml:space="preserve">RAN1 supports RAN2’s agreements regarding the PRACH table as in </w:t>
      </w:r>
      <w:hyperlink r:id="rId838" w:history="1">
        <w:r w:rsidR="000F2B08">
          <w:rPr>
            <w:rStyle w:val="Hyperlink"/>
            <w:szCs w:val="20"/>
          </w:rPr>
          <w:t>R1-1805803</w:t>
        </w:r>
      </w:hyperlink>
      <w:r w:rsidRPr="00D826BF">
        <w:rPr>
          <w:color w:val="FF0000"/>
          <w:szCs w:val="20"/>
          <w:u w:val="single"/>
        </w:rPr>
        <w:t>.</w:t>
      </w:r>
    </w:p>
    <w:p w14:paraId="6F2B267E" w14:textId="77777777" w:rsidR="00D826BF" w:rsidRPr="00D826BF" w:rsidRDefault="00D826BF" w:rsidP="00613418">
      <w:pPr>
        <w:numPr>
          <w:ilvl w:val="3"/>
          <w:numId w:val="57"/>
        </w:numPr>
        <w:rPr>
          <w:color w:val="FF0000"/>
          <w:szCs w:val="20"/>
          <w:u w:val="single"/>
        </w:rPr>
      </w:pPr>
      <w:r w:rsidRPr="00D826BF">
        <w:rPr>
          <w:color w:val="FF0000"/>
          <w:szCs w:val="20"/>
          <w:u w:val="single"/>
        </w:rPr>
        <w:t>The set of RACH occasions identified by the indicated SSB index within one association period are ordered in the following way:</w:t>
      </w:r>
    </w:p>
    <w:p w14:paraId="65709945" w14:textId="77777777" w:rsidR="00D826BF" w:rsidRPr="00D826BF" w:rsidRDefault="00D826BF" w:rsidP="00613418">
      <w:pPr>
        <w:numPr>
          <w:ilvl w:val="4"/>
          <w:numId w:val="57"/>
        </w:numPr>
        <w:rPr>
          <w:color w:val="FF0000"/>
          <w:szCs w:val="20"/>
          <w:u w:val="single"/>
        </w:rPr>
      </w:pPr>
      <w:r w:rsidRPr="00D826BF">
        <w:rPr>
          <w:rFonts w:eastAsia="MS Mincho"/>
          <w:color w:val="FF0000"/>
          <w:szCs w:val="20"/>
          <w:u w:val="single"/>
          <w:lang w:eastAsia="ja-JP"/>
        </w:rPr>
        <w:t>In the order of increasing frequency multiplexed RACH occasions and then</w:t>
      </w:r>
    </w:p>
    <w:p w14:paraId="2BB4E2AE" w14:textId="77777777" w:rsidR="00D826BF" w:rsidRPr="00D826BF" w:rsidRDefault="00D826BF" w:rsidP="00613418">
      <w:pPr>
        <w:numPr>
          <w:ilvl w:val="4"/>
          <w:numId w:val="57"/>
        </w:numPr>
        <w:rPr>
          <w:color w:val="FF0000"/>
          <w:szCs w:val="20"/>
          <w:u w:val="single"/>
        </w:rPr>
      </w:pPr>
      <w:r w:rsidRPr="00D826BF">
        <w:rPr>
          <w:rFonts w:eastAsia="MS Mincho"/>
          <w:color w:val="FF0000"/>
          <w:szCs w:val="20"/>
          <w:u w:val="single"/>
          <w:lang w:eastAsia="ja-JP"/>
        </w:rPr>
        <w:t>In the order of increasing time multiplexed RACH occasions within a RACH slot and then</w:t>
      </w:r>
    </w:p>
    <w:p w14:paraId="5568F54A" w14:textId="77777777" w:rsidR="00D826BF" w:rsidRPr="00D826BF" w:rsidRDefault="00D826BF" w:rsidP="00613418">
      <w:pPr>
        <w:numPr>
          <w:ilvl w:val="4"/>
          <w:numId w:val="57"/>
        </w:numPr>
        <w:rPr>
          <w:color w:val="FF0000"/>
          <w:szCs w:val="20"/>
          <w:u w:val="single"/>
        </w:rPr>
      </w:pPr>
      <w:r w:rsidRPr="00D826BF">
        <w:rPr>
          <w:rFonts w:eastAsia="MS Mincho"/>
          <w:color w:val="FF0000"/>
          <w:szCs w:val="20"/>
          <w:u w:val="single"/>
          <w:lang w:eastAsia="ja-JP"/>
        </w:rPr>
        <w:t>In the order of increasing RACH slot indices</w:t>
      </w:r>
    </w:p>
    <w:p w14:paraId="1EA2A191" w14:textId="53B076C9" w:rsidR="004702B1" w:rsidRPr="004702B1" w:rsidRDefault="004702B1" w:rsidP="004702B1">
      <w:pPr>
        <w:ind w:left="720" w:hanging="720"/>
        <w:rPr>
          <w:lang w:eastAsia="x-none"/>
        </w:rPr>
      </w:pPr>
      <w:r w:rsidRPr="007A0C1F">
        <w:rPr>
          <w:lang w:eastAsia="x-none"/>
        </w:rPr>
        <w:t>To draft reply LS to RAN2 based on the above agreements and RAN2 LS</w:t>
      </w:r>
      <w:r w:rsidR="007A0C1F">
        <w:rPr>
          <w:lang w:eastAsia="x-none"/>
        </w:rPr>
        <w:t>.</w:t>
      </w:r>
    </w:p>
    <w:p w14:paraId="36970E0C" w14:textId="48612DF9" w:rsidR="00D826BF" w:rsidRDefault="007A0C1F" w:rsidP="00D826BF">
      <w:pPr>
        <w:ind w:left="720" w:hanging="720"/>
        <w:rPr>
          <w:b/>
          <w:lang w:eastAsia="x-none"/>
        </w:rPr>
      </w:pPr>
      <w:r>
        <w:rPr>
          <w:b/>
          <w:lang w:eastAsia="x-none"/>
        </w:rPr>
        <w:t>Friday</w:t>
      </w:r>
    </w:p>
    <w:p w14:paraId="532D78E1" w14:textId="4C29A8EF" w:rsidR="007A0C1F" w:rsidRDefault="0058452E" w:rsidP="00D826BF">
      <w:pPr>
        <w:ind w:left="720" w:hanging="720"/>
        <w:rPr>
          <w:b/>
          <w:lang w:eastAsia="x-none"/>
        </w:rPr>
      </w:pPr>
      <w:hyperlink r:id="rId839" w:history="1">
        <w:r w:rsidR="000F2B08">
          <w:rPr>
            <w:rStyle w:val="Hyperlink"/>
            <w:b/>
            <w:lang w:eastAsia="x-none"/>
          </w:rPr>
          <w:t>R1-1807889</w:t>
        </w:r>
      </w:hyperlink>
      <w:r w:rsidR="007A0C1F" w:rsidRPr="007A0C1F">
        <w:rPr>
          <w:b/>
          <w:lang w:eastAsia="x-none"/>
        </w:rPr>
        <w:tab/>
        <w:t>[draft] reply LS on the design of PRACH table</w:t>
      </w:r>
      <w:r w:rsidR="007A0C1F" w:rsidRPr="007A0C1F">
        <w:rPr>
          <w:b/>
          <w:lang w:eastAsia="x-none"/>
        </w:rPr>
        <w:tab/>
        <w:t>Qualcomm</w:t>
      </w:r>
    </w:p>
    <w:p w14:paraId="59B42ADF" w14:textId="4989328F" w:rsidR="007A0C1F" w:rsidRPr="007A0C1F" w:rsidRDefault="007A0C1F" w:rsidP="00D826BF">
      <w:pPr>
        <w:ind w:left="720" w:hanging="720"/>
        <w:rPr>
          <w:lang w:eastAsia="x-none"/>
        </w:rPr>
      </w:pPr>
      <w:r>
        <w:rPr>
          <w:b/>
          <w:lang w:eastAsia="x-none"/>
        </w:rPr>
        <w:t xml:space="preserve">Decision: </w:t>
      </w:r>
      <w:r w:rsidRPr="007A0C1F">
        <w:rPr>
          <w:lang w:eastAsia="x-none"/>
        </w:rPr>
        <w:t xml:space="preserve">The document is endorsed and final LS is </w:t>
      </w:r>
      <w:r w:rsidRPr="007A0C1F">
        <w:rPr>
          <w:highlight w:val="green"/>
          <w:lang w:eastAsia="x-none"/>
        </w:rPr>
        <w:t xml:space="preserve">approved in </w:t>
      </w:r>
      <w:hyperlink r:id="rId840" w:history="1">
        <w:r w:rsidR="000F2B08">
          <w:rPr>
            <w:rStyle w:val="Hyperlink"/>
            <w:highlight w:val="green"/>
            <w:lang w:eastAsia="x-none"/>
          </w:rPr>
          <w:t>R1-1807892</w:t>
        </w:r>
      </w:hyperlink>
      <w:r>
        <w:rPr>
          <w:lang w:eastAsia="x-none"/>
        </w:rPr>
        <w:t>.</w:t>
      </w:r>
    </w:p>
    <w:p w14:paraId="37B8B1B8" w14:textId="77777777" w:rsidR="004702B1" w:rsidRPr="00D826BF" w:rsidRDefault="004702B1" w:rsidP="00D826BF">
      <w:pPr>
        <w:ind w:left="720" w:hanging="720"/>
        <w:rPr>
          <w:b/>
          <w:lang w:eastAsia="x-none"/>
        </w:rPr>
      </w:pPr>
    </w:p>
    <w:p w14:paraId="3F6234ED" w14:textId="52730818" w:rsidR="00D826BF" w:rsidRPr="005A3117" w:rsidRDefault="005A3117" w:rsidP="0070097B">
      <w:pPr>
        <w:pBdr>
          <w:top w:val="single" w:sz="4" w:space="1" w:color="auto"/>
        </w:pBdr>
        <w:ind w:left="720" w:hanging="720"/>
        <w:rPr>
          <w:b/>
        </w:rPr>
      </w:pPr>
      <w:r w:rsidRPr="005A3117">
        <w:rPr>
          <w:b/>
        </w:rPr>
        <w:t>Tuesday session</w:t>
      </w:r>
    </w:p>
    <w:p w14:paraId="220A5504" w14:textId="617A93DE" w:rsidR="005A3117" w:rsidRPr="005A3117" w:rsidRDefault="0058452E" w:rsidP="005A3117">
      <w:pPr>
        <w:ind w:left="720" w:hanging="720"/>
        <w:rPr>
          <w:b/>
        </w:rPr>
      </w:pPr>
      <w:hyperlink r:id="rId841" w:history="1">
        <w:r w:rsidR="000F2B08">
          <w:rPr>
            <w:rStyle w:val="Hyperlink"/>
            <w:b/>
          </w:rPr>
          <w:t>R1-1807706</w:t>
        </w:r>
      </w:hyperlink>
      <w:r w:rsidR="005A3117" w:rsidRPr="005A3117">
        <w:rPr>
          <w:b/>
        </w:rPr>
        <w:tab/>
        <w:t>Summary of Remaining Details on RACH Procedure</w:t>
      </w:r>
      <w:r w:rsidR="005A3117" w:rsidRPr="005A3117">
        <w:rPr>
          <w:b/>
        </w:rPr>
        <w:tab/>
        <w:t>Qualcomm</w:t>
      </w:r>
    </w:p>
    <w:p w14:paraId="0D2D74E6" w14:textId="77777777" w:rsidR="005A3117" w:rsidRDefault="005A3117" w:rsidP="005A3117">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67575764" w14:textId="406692DA" w:rsidR="005A3117" w:rsidRDefault="005A3117" w:rsidP="005A3117">
      <w:pPr>
        <w:ind w:left="720" w:hanging="720"/>
      </w:pPr>
    </w:p>
    <w:p w14:paraId="4F32F74B" w14:textId="77777777" w:rsidR="0070097B" w:rsidRPr="0070097B" w:rsidRDefault="0070097B" w:rsidP="0070097B">
      <w:pPr>
        <w:ind w:left="720" w:hanging="720"/>
        <w:rPr>
          <w:highlight w:val="green"/>
          <w:lang w:eastAsia="x-none"/>
        </w:rPr>
      </w:pPr>
      <w:r w:rsidRPr="0070097B">
        <w:rPr>
          <w:highlight w:val="green"/>
          <w:lang w:eastAsia="x-none"/>
        </w:rPr>
        <w:t>Agreements:</w:t>
      </w:r>
    </w:p>
    <w:p w14:paraId="7145C68B" w14:textId="77777777" w:rsidR="0070097B" w:rsidRPr="0070097B" w:rsidRDefault="0070097B" w:rsidP="0070097B">
      <w:pPr>
        <w:ind w:left="720" w:hanging="720"/>
        <w:rPr>
          <w:szCs w:val="20"/>
        </w:rPr>
      </w:pPr>
      <w:r w:rsidRPr="0070097B">
        <w:rPr>
          <w:szCs w:val="20"/>
        </w:rPr>
        <w:t xml:space="preserve">Confirm the following working assumption with updates in </w:t>
      </w:r>
      <w:r w:rsidRPr="0070097B">
        <w:rPr>
          <w:color w:val="FF0000"/>
          <w:szCs w:val="20"/>
          <w:u w:val="single"/>
        </w:rPr>
        <w:t>red</w:t>
      </w:r>
      <w:r w:rsidRPr="0070097B">
        <w:rPr>
          <w:szCs w:val="20"/>
        </w:rPr>
        <w:t>:</w:t>
      </w:r>
    </w:p>
    <w:p w14:paraId="1CDEBB95" w14:textId="77777777" w:rsidR="0070097B" w:rsidRPr="0070097B" w:rsidRDefault="0070097B" w:rsidP="0070097B">
      <w:pPr>
        <w:ind w:hanging="11"/>
        <w:jc w:val="both"/>
        <w:rPr>
          <w:rFonts w:ascii="Times New Roman" w:hAnsi="Times New Roman"/>
          <w:strike/>
          <w:color w:val="FF0000"/>
          <w:szCs w:val="20"/>
        </w:rPr>
      </w:pPr>
      <w:r w:rsidRPr="0070097B">
        <w:rPr>
          <w:rFonts w:ascii="Times New Roman" w:hAnsi="Times New Roman"/>
          <w:strike/>
          <w:color w:val="FF0000"/>
          <w:szCs w:val="20"/>
        </w:rPr>
        <w:fldChar w:fldCharType="begin"/>
      </w:r>
      <w:r w:rsidRPr="0070097B">
        <w:rPr>
          <w:rFonts w:ascii="Times New Roman" w:hAnsi="Times New Roman"/>
          <w:strike/>
          <w:color w:val="FF0000"/>
          <w:szCs w:val="20"/>
        </w:rPr>
        <w:instrText xml:space="preserve"> REF _Ref513880326 \h  \* MERGEFORMAT </w:instrText>
      </w:r>
      <w:r w:rsidRPr="0070097B">
        <w:rPr>
          <w:rFonts w:ascii="Times New Roman" w:hAnsi="Times New Roman"/>
          <w:strike/>
          <w:color w:val="FF0000"/>
          <w:szCs w:val="20"/>
        </w:rPr>
      </w:r>
      <w:r w:rsidRPr="0070097B">
        <w:rPr>
          <w:rFonts w:ascii="Times New Roman" w:hAnsi="Times New Roman"/>
          <w:strike/>
          <w:color w:val="FF0000"/>
          <w:szCs w:val="20"/>
        </w:rPr>
        <w:fldChar w:fldCharType="separate"/>
      </w:r>
      <w:r w:rsidRPr="0070097B">
        <w:rPr>
          <w:rFonts w:ascii="Times New Roman" w:hAnsi="Times New Roman"/>
          <w:strike/>
          <w:color w:val="FF0000"/>
          <w:szCs w:val="20"/>
        </w:rPr>
        <w:t>For a TA command in MAC-CE received on slot n, the corresponding adjustment of the uplink transmission timing shall apply from the beginning of slot n+k where k-1 is equal to ceil((duration of N1 + L2 + duration of N2 + TA_max)/slot_duration) and where</w:t>
      </w:r>
      <w:r w:rsidRPr="0070097B">
        <w:rPr>
          <w:rFonts w:ascii="Times New Roman" w:hAnsi="Times New Roman"/>
          <w:strike/>
          <w:color w:val="FF0000"/>
          <w:szCs w:val="20"/>
        </w:rPr>
        <w:fldChar w:fldCharType="end"/>
      </w:r>
    </w:p>
    <w:p w14:paraId="27CF0AFD" w14:textId="77777777" w:rsidR="0070097B" w:rsidRPr="0070097B" w:rsidRDefault="0070097B" w:rsidP="0070097B">
      <w:pPr>
        <w:ind w:hanging="11"/>
        <w:jc w:val="both"/>
        <w:rPr>
          <w:rFonts w:ascii="Times New Roman" w:hAnsi="Times New Roman"/>
          <w:color w:val="FF0000"/>
          <w:szCs w:val="20"/>
          <w:u w:val="single"/>
        </w:rPr>
      </w:pPr>
      <w:r w:rsidRPr="0070097B">
        <w:rPr>
          <w:rFonts w:ascii="Times New Roman" w:hAnsi="Times New Roman"/>
          <w:color w:val="FF0000"/>
          <w:szCs w:val="20"/>
          <w:u w:val="single"/>
        </w:rPr>
        <w:fldChar w:fldCharType="begin"/>
      </w:r>
      <w:r w:rsidRPr="0070097B">
        <w:rPr>
          <w:rFonts w:ascii="Times New Roman" w:hAnsi="Times New Roman"/>
          <w:color w:val="FF0000"/>
          <w:szCs w:val="20"/>
          <w:u w:val="single"/>
        </w:rPr>
        <w:instrText xml:space="preserve"> REF _Ref513880326 \h  \* MERGEFORMAT </w:instrText>
      </w:r>
      <w:r w:rsidRPr="0070097B">
        <w:rPr>
          <w:rFonts w:ascii="Times New Roman" w:hAnsi="Times New Roman"/>
          <w:color w:val="FF0000"/>
          <w:szCs w:val="20"/>
          <w:u w:val="single"/>
        </w:rPr>
      </w:r>
      <w:r w:rsidRPr="0070097B">
        <w:rPr>
          <w:rFonts w:ascii="Times New Roman" w:hAnsi="Times New Roman"/>
          <w:color w:val="FF0000"/>
          <w:szCs w:val="20"/>
          <w:u w:val="single"/>
        </w:rPr>
        <w:fldChar w:fldCharType="separate"/>
      </w:r>
      <w:r w:rsidRPr="0070097B">
        <w:rPr>
          <w:rFonts w:ascii="Times New Roman" w:hAnsi="Times New Roman"/>
          <w:color w:val="FF0000"/>
          <w:szCs w:val="20"/>
          <w:u w:val="single"/>
        </w:rPr>
        <w:t>For a TA command in MAC-CE received on slot n, the corresponding adjustment of the uplink transmission timing shall apply from the beginning of slot m, where slot m is determined starting from the end of slot n with an additional offset of ceil((duration of N1 + L2 + duration of N2 + TA_max)/slot_duration) and where</w:t>
      </w:r>
      <w:r w:rsidRPr="0070097B">
        <w:rPr>
          <w:rFonts w:ascii="Times New Roman" w:hAnsi="Times New Roman"/>
          <w:color w:val="FF0000"/>
          <w:szCs w:val="20"/>
          <w:u w:val="single"/>
        </w:rPr>
        <w:fldChar w:fldCharType="end"/>
      </w:r>
    </w:p>
    <w:p w14:paraId="4CE546CE" w14:textId="77777777" w:rsidR="0070097B" w:rsidRPr="0070097B" w:rsidRDefault="0070097B" w:rsidP="00613418">
      <w:pPr>
        <w:numPr>
          <w:ilvl w:val="0"/>
          <w:numId w:val="86"/>
        </w:numPr>
        <w:overflowPunct w:val="0"/>
        <w:autoSpaceDE w:val="0"/>
        <w:autoSpaceDN w:val="0"/>
        <w:adjustRightInd w:val="0"/>
        <w:jc w:val="both"/>
        <w:rPr>
          <w:rFonts w:ascii="Times New Roman" w:eastAsia="Times New Roman" w:hAnsi="Times New Roman"/>
          <w:szCs w:val="20"/>
          <w:lang w:eastAsia="ar-SA"/>
        </w:rPr>
      </w:pPr>
      <w:r w:rsidRPr="0070097B">
        <w:rPr>
          <w:rFonts w:ascii="Times New Roman" w:eastAsia="Times New Roman" w:hAnsi="Times New Roman"/>
          <w:szCs w:val="20"/>
          <w:lang w:eastAsia="ar-SA"/>
        </w:rPr>
        <w:t xml:space="preserve">N1 refers to the value determined in control session with front loaded plus additional DMRS and UE capability #1 </w:t>
      </w:r>
      <w:r w:rsidRPr="0070097B">
        <w:rPr>
          <w:rFonts w:ascii="Times New Roman" w:eastAsia="Times New Roman" w:hAnsi="Times New Roman"/>
          <w:color w:val="FF0000"/>
          <w:szCs w:val="20"/>
          <w:u w:val="single"/>
          <w:lang w:eastAsia="ar-SA"/>
        </w:rPr>
        <w:t>and is determined by the reference SCS</w:t>
      </w:r>
    </w:p>
    <w:p w14:paraId="12DA1DD6" w14:textId="77777777" w:rsidR="0070097B" w:rsidRPr="0070097B" w:rsidRDefault="0070097B" w:rsidP="00613418">
      <w:pPr>
        <w:numPr>
          <w:ilvl w:val="0"/>
          <w:numId w:val="86"/>
        </w:numPr>
        <w:jc w:val="both"/>
        <w:rPr>
          <w:rFonts w:ascii="Times New Roman" w:hAnsi="Times New Roman"/>
          <w:szCs w:val="20"/>
          <w:lang w:eastAsia="x-none"/>
        </w:rPr>
      </w:pPr>
      <w:r w:rsidRPr="0070097B">
        <w:rPr>
          <w:rFonts w:ascii="Times New Roman" w:hAnsi="Times New Roman"/>
          <w:szCs w:val="20"/>
          <w:lang w:eastAsia="x-none"/>
        </w:rPr>
        <w:t xml:space="preserve">N2 also refers to the value determined in control session with UE capability #1 </w:t>
      </w:r>
      <w:r w:rsidRPr="0070097B">
        <w:rPr>
          <w:rFonts w:ascii="Times New Roman" w:hAnsi="Times New Roman"/>
          <w:color w:val="FF0000"/>
          <w:szCs w:val="20"/>
          <w:u w:val="single"/>
          <w:lang w:eastAsia="x-none"/>
        </w:rPr>
        <w:t>and is determined by the reference SCS</w:t>
      </w:r>
      <w:r w:rsidRPr="0070097B">
        <w:rPr>
          <w:rFonts w:ascii="Times New Roman" w:hAnsi="Times New Roman"/>
          <w:szCs w:val="20"/>
          <w:lang w:eastAsia="x-none"/>
        </w:rPr>
        <w:t xml:space="preserve"> </w:t>
      </w:r>
    </w:p>
    <w:p w14:paraId="54B75BC7" w14:textId="77777777" w:rsidR="0070097B" w:rsidRPr="0070097B" w:rsidRDefault="0070097B" w:rsidP="00613418">
      <w:pPr>
        <w:numPr>
          <w:ilvl w:val="0"/>
          <w:numId w:val="86"/>
        </w:numPr>
        <w:spacing w:line="259" w:lineRule="auto"/>
        <w:contextualSpacing/>
        <w:jc w:val="both"/>
        <w:rPr>
          <w:rFonts w:ascii="Times New Roman" w:hAnsi="Times New Roman"/>
          <w:color w:val="FF0000"/>
          <w:szCs w:val="20"/>
          <w:u w:val="single"/>
          <w:lang w:eastAsia="x-none"/>
        </w:rPr>
      </w:pPr>
      <w:r w:rsidRPr="0070097B">
        <w:rPr>
          <w:rFonts w:ascii="Times New Roman" w:hAnsi="Times New Roman"/>
          <w:color w:val="FF0000"/>
          <w:szCs w:val="20"/>
          <w:u w:val="single"/>
          <w:lang w:eastAsia="x-none"/>
        </w:rPr>
        <w:t xml:space="preserve">The reference SCS for N1 &amp; N2 is the minimum SCS among the subcarrier spacings of all the configured BWPs in all the configured uplink carriers in a TAG, </w:t>
      </w:r>
      <w:r w:rsidRPr="0070097B">
        <w:rPr>
          <w:rFonts w:ascii="Times New Roman" w:hAnsi="Times New Roman"/>
          <w:b/>
          <w:bCs/>
          <w:i/>
          <w:iCs/>
          <w:color w:val="FF0000"/>
          <w:szCs w:val="20"/>
          <w:u w:val="single"/>
          <w:lang w:eastAsia="x-none"/>
        </w:rPr>
        <w:t>and</w:t>
      </w:r>
      <w:r w:rsidRPr="0070097B">
        <w:rPr>
          <w:rFonts w:ascii="Times New Roman" w:hAnsi="Times New Roman"/>
          <w:color w:val="FF0000"/>
          <w:szCs w:val="20"/>
          <w:u w:val="single"/>
          <w:lang w:eastAsia="x-none"/>
        </w:rPr>
        <w:t xml:space="preserve"> their corresponding configured downlink carriers/BWPs.</w:t>
      </w:r>
    </w:p>
    <w:p w14:paraId="1948D49C" w14:textId="77777777" w:rsidR="0070097B" w:rsidRPr="0070097B" w:rsidRDefault="0070097B" w:rsidP="00613418">
      <w:pPr>
        <w:numPr>
          <w:ilvl w:val="0"/>
          <w:numId w:val="86"/>
        </w:numPr>
        <w:overflowPunct w:val="0"/>
        <w:autoSpaceDE w:val="0"/>
        <w:autoSpaceDN w:val="0"/>
        <w:adjustRightInd w:val="0"/>
        <w:jc w:val="both"/>
        <w:rPr>
          <w:rFonts w:ascii="Times New Roman" w:eastAsia="Times New Roman" w:hAnsi="Times New Roman"/>
          <w:szCs w:val="20"/>
          <w:lang w:eastAsia="ar-SA"/>
        </w:rPr>
      </w:pPr>
      <w:r w:rsidRPr="0070097B">
        <w:rPr>
          <w:rFonts w:ascii="Times New Roman" w:eastAsia="Times New Roman" w:hAnsi="Times New Roman"/>
          <w:szCs w:val="20"/>
          <w:lang w:eastAsia="ar-SA"/>
        </w:rPr>
        <w:t>L2 refers to the MAC processing latency and is equal to 0.5 msec.</w:t>
      </w:r>
    </w:p>
    <w:p w14:paraId="1A112D0E" w14:textId="77777777" w:rsidR="0070097B" w:rsidRPr="0070097B" w:rsidRDefault="0070097B" w:rsidP="00613418">
      <w:pPr>
        <w:numPr>
          <w:ilvl w:val="0"/>
          <w:numId w:val="86"/>
        </w:numPr>
        <w:spacing w:line="259" w:lineRule="auto"/>
        <w:contextualSpacing/>
        <w:jc w:val="both"/>
        <w:rPr>
          <w:rFonts w:ascii="Times New Roman" w:hAnsi="Times New Roman"/>
          <w:color w:val="000000"/>
          <w:szCs w:val="20"/>
          <w:lang w:eastAsia="x-none"/>
        </w:rPr>
      </w:pPr>
      <w:r w:rsidRPr="0070097B">
        <w:rPr>
          <w:rFonts w:ascii="Times New Roman" w:hAnsi="Times New Roman"/>
          <w:color w:val="000000"/>
          <w:szCs w:val="20"/>
          <w:lang w:eastAsia="x-none"/>
        </w:rPr>
        <w:t xml:space="preserve">TA_max is equal to the maximum timing advance value that the 12 bit TA command can provide with respect to </w:t>
      </w:r>
      <w:r w:rsidRPr="0070097B">
        <w:rPr>
          <w:rFonts w:ascii="Times New Roman" w:hAnsi="Times New Roman"/>
          <w:szCs w:val="20"/>
          <w:lang w:eastAsia="x-none"/>
        </w:rPr>
        <w:t xml:space="preserve">the </w:t>
      </w:r>
      <w:r w:rsidRPr="0070097B">
        <w:rPr>
          <w:rFonts w:ascii="Times New Roman" w:hAnsi="Times New Roman"/>
          <w:strike/>
          <w:color w:val="FF0000"/>
          <w:szCs w:val="20"/>
          <w:lang w:eastAsia="x-none"/>
        </w:rPr>
        <w:t xml:space="preserve">UL </w:t>
      </w:r>
      <w:r w:rsidRPr="0070097B">
        <w:rPr>
          <w:rFonts w:ascii="Times New Roman" w:hAnsi="Times New Roman"/>
          <w:strike/>
          <w:color w:val="FF0000"/>
          <w:szCs w:val="20"/>
          <w:u w:val="single"/>
          <w:lang w:eastAsia="x-none"/>
        </w:rPr>
        <w:t xml:space="preserve">SCS </w:t>
      </w:r>
      <w:r w:rsidRPr="0070097B">
        <w:rPr>
          <w:rFonts w:ascii="Times New Roman" w:hAnsi="Times New Roman"/>
          <w:color w:val="FF0000"/>
          <w:szCs w:val="20"/>
          <w:u w:val="single"/>
          <w:lang w:eastAsia="x-none"/>
        </w:rPr>
        <w:t xml:space="preserve"> minimum SCS among the subcarrier spacings of all the configured BWPs in all the configured uplink carriers in a TAG and initial active UL BWP</w:t>
      </w:r>
    </w:p>
    <w:p w14:paraId="1FFA3766" w14:textId="77777777" w:rsidR="0070097B" w:rsidRPr="0070097B" w:rsidRDefault="0070097B" w:rsidP="00613418">
      <w:pPr>
        <w:numPr>
          <w:ilvl w:val="0"/>
          <w:numId w:val="86"/>
        </w:numPr>
        <w:spacing w:line="259" w:lineRule="auto"/>
        <w:contextualSpacing/>
        <w:jc w:val="both"/>
        <w:rPr>
          <w:rFonts w:ascii="Times New Roman" w:hAnsi="Times New Roman"/>
          <w:color w:val="000000"/>
          <w:szCs w:val="20"/>
          <w:lang w:eastAsia="x-none"/>
        </w:rPr>
      </w:pPr>
      <w:r w:rsidRPr="0070097B">
        <w:rPr>
          <w:rFonts w:ascii="Times New Roman" w:hAnsi="Times New Roman"/>
          <w:color w:val="000000"/>
          <w:szCs w:val="20"/>
          <w:lang w:eastAsia="x-none"/>
        </w:rPr>
        <w:t xml:space="preserve">Note: Spec captures the </w:t>
      </w:r>
      <w:r w:rsidRPr="0070097B">
        <w:rPr>
          <w:rFonts w:ascii="Times New Roman" w:hAnsi="Times New Roman"/>
          <w:strike/>
          <w:color w:val="FF0000"/>
          <w:szCs w:val="20"/>
          <w:u w:val="single"/>
          <w:lang w:eastAsia="x-none"/>
        </w:rPr>
        <w:t>value k</w:t>
      </w:r>
      <w:r w:rsidRPr="0070097B">
        <w:rPr>
          <w:rFonts w:ascii="Times New Roman" w:hAnsi="Times New Roman"/>
          <w:color w:val="FF0000"/>
          <w:szCs w:val="20"/>
          <w:u w:val="single"/>
          <w:lang w:eastAsia="x-none"/>
        </w:rPr>
        <w:t xml:space="preserve"> offset</w:t>
      </w:r>
      <w:r w:rsidRPr="0070097B">
        <w:rPr>
          <w:rFonts w:ascii="Times New Roman" w:hAnsi="Times New Roman"/>
          <w:color w:val="000000"/>
          <w:szCs w:val="20"/>
          <w:lang w:eastAsia="x-none"/>
        </w:rPr>
        <w:t xml:space="preserve"> </w:t>
      </w:r>
      <w:r w:rsidRPr="0070097B">
        <w:rPr>
          <w:rFonts w:ascii="Times New Roman" w:hAnsi="Times New Roman"/>
          <w:strike/>
          <w:color w:val="FF0000"/>
          <w:szCs w:val="20"/>
          <w:lang w:eastAsia="x-none"/>
        </w:rPr>
        <w:t>for different SCS</w:t>
      </w:r>
    </w:p>
    <w:p w14:paraId="5D2BF834" w14:textId="77777777" w:rsidR="0070097B" w:rsidRPr="0070097B" w:rsidRDefault="0070097B" w:rsidP="00613418">
      <w:pPr>
        <w:numPr>
          <w:ilvl w:val="0"/>
          <w:numId w:val="86"/>
        </w:numPr>
        <w:spacing w:line="259" w:lineRule="auto"/>
        <w:contextualSpacing/>
        <w:jc w:val="both"/>
        <w:rPr>
          <w:rFonts w:ascii="Times New Roman" w:hAnsi="Times New Roman"/>
          <w:color w:val="000000"/>
          <w:szCs w:val="20"/>
          <w:lang w:eastAsia="x-none"/>
        </w:rPr>
      </w:pPr>
      <w:r w:rsidRPr="0070097B">
        <w:rPr>
          <w:rFonts w:ascii="Times New Roman" w:hAnsi="Times New Roman"/>
          <w:color w:val="000000"/>
          <w:szCs w:val="20"/>
          <w:lang w:eastAsia="x-none"/>
        </w:rPr>
        <w:t>UE is not expected that UL transmissions in the same slot shall apply different TA values</w:t>
      </w:r>
    </w:p>
    <w:p w14:paraId="7ADDCCE9" w14:textId="77777777" w:rsidR="0070097B" w:rsidRPr="0070097B" w:rsidRDefault="0070097B" w:rsidP="00613418">
      <w:pPr>
        <w:numPr>
          <w:ilvl w:val="1"/>
          <w:numId w:val="86"/>
        </w:numPr>
        <w:spacing w:line="259" w:lineRule="auto"/>
        <w:contextualSpacing/>
        <w:jc w:val="both"/>
        <w:rPr>
          <w:rFonts w:ascii="Times New Roman" w:hAnsi="Times New Roman"/>
          <w:strike/>
          <w:color w:val="FF0000"/>
          <w:szCs w:val="20"/>
          <w:lang w:eastAsia="x-none"/>
        </w:rPr>
      </w:pPr>
      <w:r w:rsidRPr="0070097B">
        <w:rPr>
          <w:rFonts w:ascii="Times New Roman" w:hAnsi="Times New Roman"/>
          <w:strike/>
          <w:color w:val="FF0000"/>
          <w:szCs w:val="20"/>
          <w:lang w:eastAsia="x-none"/>
        </w:rPr>
        <w:t>If this happens, it is up to UE’s implementation.</w:t>
      </w:r>
    </w:p>
    <w:p w14:paraId="2A0B07AC" w14:textId="77777777" w:rsidR="0070097B" w:rsidRPr="0070097B" w:rsidRDefault="0070097B" w:rsidP="00613418">
      <w:pPr>
        <w:numPr>
          <w:ilvl w:val="0"/>
          <w:numId w:val="86"/>
        </w:numPr>
        <w:spacing w:line="259" w:lineRule="auto"/>
        <w:contextualSpacing/>
        <w:jc w:val="both"/>
        <w:rPr>
          <w:rFonts w:ascii="Times New Roman" w:hAnsi="Times New Roman"/>
          <w:color w:val="000000"/>
          <w:szCs w:val="20"/>
          <w:u w:val="single"/>
          <w:lang w:eastAsia="x-none"/>
        </w:rPr>
      </w:pPr>
      <w:r w:rsidRPr="0070097B">
        <w:rPr>
          <w:rFonts w:ascii="Times New Roman" w:hAnsi="Times New Roman"/>
          <w:color w:val="FF0000"/>
          <w:szCs w:val="20"/>
          <w:u w:val="single"/>
          <w:lang w:eastAsia="x-none"/>
        </w:rPr>
        <w:lastRenderedPageBreak/>
        <w:t>Slot m and slot_duration are defined based on the minimum SCS among the subcarrier spacings of all the configured BWPs in all the configured uplink carriers in a TAG.</w:t>
      </w:r>
    </w:p>
    <w:p w14:paraId="0432233C" w14:textId="1B1EEF67" w:rsidR="0070097B" w:rsidRDefault="0070097B" w:rsidP="0070097B">
      <w:pPr>
        <w:ind w:left="720" w:hanging="720"/>
        <w:rPr>
          <w:lang w:eastAsia="x-none"/>
        </w:rPr>
      </w:pPr>
    </w:p>
    <w:p w14:paraId="0CD2F466" w14:textId="77777777" w:rsidR="0070097B" w:rsidRPr="0070097B" w:rsidRDefault="0070097B" w:rsidP="0070097B">
      <w:pPr>
        <w:ind w:left="720" w:hanging="720"/>
        <w:rPr>
          <w:lang w:eastAsia="x-none"/>
        </w:rPr>
      </w:pPr>
    </w:p>
    <w:p w14:paraId="127E6ECB" w14:textId="73E798B3" w:rsidR="0070097B" w:rsidRPr="004702B1" w:rsidRDefault="0070097B" w:rsidP="0070097B">
      <w:pPr>
        <w:ind w:left="720" w:hanging="720"/>
        <w:rPr>
          <w:szCs w:val="20"/>
          <w:lang w:eastAsia="x-none"/>
        </w:rPr>
      </w:pPr>
      <w:r w:rsidRPr="004702B1">
        <w:rPr>
          <w:szCs w:val="20"/>
          <w:lang w:eastAsia="x-none"/>
        </w:rPr>
        <w:t>Proposal:</w:t>
      </w:r>
    </w:p>
    <w:p w14:paraId="176D2BDA" w14:textId="77777777" w:rsidR="0070097B" w:rsidRPr="004702B1" w:rsidRDefault="0070097B" w:rsidP="00613418">
      <w:pPr>
        <w:numPr>
          <w:ilvl w:val="0"/>
          <w:numId w:val="56"/>
        </w:numPr>
        <w:rPr>
          <w:szCs w:val="20"/>
          <w:lang w:eastAsia="x-none"/>
        </w:rPr>
      </w:pPr>
      <w:r w:rsidRPr="004702B1">
        <w:rPr>
          <w:szCs w:val="20"/>
          <w:lang w:eastAsia="x-none"/>
        </w:rPr>
        <w:t>To adopt the following TP for section 7.3 of 38.213:</w:t>
      </w:r>
    </w:p>
    <w:p w14:paraId="52381652" w14:textId="77777777" w:rsidR="0070097B" w:rsidRPr="004702B1" w:rsidRDefault="0070097B" w:rsidP="0070097B">
      <w:pPr>
        <w:spacing w:before="120" w:after="180"/>
        <w:ind w:left="720"/>
        <w:rPr>
          <w:rFonts w:eastAsia="Yu Mincho"/>
          <w:szCs w:val="20"/>
        </w:rPr>
      </w:pPr>
      <w:r w:rsidRPr="004702B1">
        <w:rPr>
          <w:rFonts w:eastAsia="Yu Mincho"/>
          <w:szCs w:val="20"/>
        </w:rPr>
        <w:t>If the PRACH transmission from the UE is not in response to a detection of a PDCCH order by the UE</w:t>
      </w:r>
      <w:r w:rsidRPr="004702B1">
        <w:rPr>
          <w:rFonts w:eastAsia="Yu Mincho" w:hint="eastAsia"/>
          <w:color w:val="FF0000"/>
          <w:szCs w:val="20"/>
          <w:u w:val="single"/>
        </w:rPr>
        <w:t xml:space="preserve"> which triggers </w:t>
      </w:r>
      <w:r w:rsidRPr="004702B1">
        <w:rPr>
          <w:rFonts w:eastAsia="Yu Mincho"/>
          <w:color w:val="FF0000"/>
          <w:szCs w:val="20"/>
          <w:u w:val="single"/>
        </w:rPr>
        <w:t>non-contention based random access procedure</w:t>
      </w:r>
      <w:r w:rsidRPr="004702B1">
        <w:rPr>
          <w:rFonts w:eastAsia="Yu Mincho"/>
          <w:szCs w:val="20"/>
        </w:rPr>
        <w:t xml:space="preserve">, </w:t>
      </w:r>
      <w:r w:rsidRPr="004702B1">
        <w:rPr>
          <w:rFonts w:eastAsia="MS Mincho"/>
          <w:i/>
          <w:szCs w:val="20"/>
        </w:rPr>
        <w:t>referenceSignalPower</w:t>
      </w:r>
      <w:r w:rsidRPr="004702B1">
        <w:rPr>
          <w:rFonts w:eastAsia="MS Mincho"/>
          <w:szCs w:val="20"/>
        </w:rPr>
        <w:t xml:space="preserve"> is provided by </w:t>
      </w:r>
      <w:r w:rsidRPr="004702B1">
        <w:rPr>
          <w:rFonts w:eastAsia="Yu Mincho"/>
          <w:i/>
          <w:szCs w:val="20"/>
        </w:rPr>
        <w:t>ss-PBCH-BlockPower</w:t>
      </w:r>
      <w:r w:rsidRPr="004702B1">
        <w:rPr>
          <w:rFonts w:eastAsia="MS Mincho"/>
          <w:color w:val="FF0000"/>
          <w:szCs w:val="20"/>
          <w:u w:val="single"/>
        </w:rPr>
        <w:t xml:space="preserve"> or, when the UE is configured resources for a periodic CSI-RS reception, is obtained by </w:t>
      </w:r>
      <w:r w:rsidRPr="004702B1">
        <w:rPr>
          <w:rFonts w:eastAsia="Yu Mincho"/>
          <w:color w:val="FF0000"/>
          <w:szCs w:val="20"/>
          <w:u w:val="single"/>
        </w:rPr>
        <w:t xml:space="preserve">higher layer parameter </w:t>
      </w:r>
      <w:r w:rsidRPr="004702B1">
        <w:rPr>
          <w:rFonts w:eastAsia="Yu Mincho"/>
          <w:i/>
          <w:color w:val="FF0000"/>
          <w:szCs w:val="20"/>
        </w:rPr>
        <w:t>ss-PBCH-BlockPower and</w:t>
      </w:r>
      <w:r w:rsidRPr="004702B1">
        <w:rPr>
          <w:rFonts w:eastAsia="Yu Mincho"/>
          <w:color w:val="FF0000"/>
          <w:szCs w:val="20"/>
          <w:u w:val="single"/>
        </w:rPr>
        <w:t xml:space="preserve"> </w:t>
      </w:r>
      <w:r w:rsidRPr="004702B1">
        <w:rPr>
          <w:rFonts w:eastAsia="Yu Mincho"/>
          <w:i/>
          <w:color w:val="FF0000"/>
          <w:szCs w:val="20"/>
          <w:u w:val="single"/>
        </w:rPr>
        <w:t>powerControlOffsetSS</w:t>
      </w:r>
      <w:r w:rsidRPr="004702B1">
        <w:rPr>
          <w:rFonts w:eastAsia="Yu Mincho"/>
          <w:color w:val="00B0F0"/>
          <w:szCs w:val="20"/>
          <w:u w:val="single"/>
        </w:rPr>
        <w:t xml:space="preserve">; </w:t>
      </w:r>
      <w:r w:rsidRPr="004702B1">
        <w:rPr>
          <w:rFonts w:eastAsia="Yu Mincho"/>
          <w:color w:val="FF0000"/>
          <w:szCs w:val="20"/>
          <w:u w:val="single"/>
        </w:rPr>
        <w:t xml:space="preserve">where </w:t>
      </w:r>
      <w:r w:rsidRPr="004702B1">
        <w:rPr>
          <w:rFonts w:eastAsia="Yu Mincho"/>
          <w:i/>
          <w:color w:val="FF0000"/>
          <w:szCs w:val="20"/>
          <w:u w:val="single"/>
        </w:rPr>
        <w:t>powerControlOffsetSS</w:t>
      </w:r>
      <w:r w:rsidRPr="004702B1">
        <w:rPr>
          <w:rFonts w:eastAsia="Yu Mincho"/>
          <w:color w:val="FF0000"/>
          <w:szCs w:val="20"/>
          <w:u w:val="single"/>
        </w:rPr>
        <w:t xml:space="preserve">  provides an offset of CSI-RS transmission power relative to SS/PBCH block transmission power [6, TS 38.214], depending on</w:t>
      </w:r>
      <w:r w:rsidRPr="004702B1">
        <w:rPr>
          <w:rFonts w:eastAsia="Yu Mincho" w:hint="eastAsia"/>
          <w:color w:val="FF0000"/>
          <w:szCs w:val="20"/>
          <w:u w:val="single"/>
        </w:rPr>
        <w:t xml:space="preserve"> the used DL RS for RACH association and transmission</w:t>
      </w:r>
      <w:r w:rsidRPr="004702B1">
        <w:rPr>
          <w:rFonts w:eastAsia="Yu Mincho"/>
          <w:szCs w:val="20"/>
        </w:rPr>
        <w:t xml:space="preserve">. </w:t>
      </w:r>
    </w:p>
    <w:p w14:paraId="4CBD369C" w14:textId="77777777" w:rsidR="0070097B" w:rsidRPr="0070097B" w:rsidRDefault="0070097B" w:rsidP="0070097B">
      <w:pPr>
        <w:ind w:left="720"/>
        <w:rPr>
          <w:szCs w:val="20"/>
          <w:lang w:eastAsia="x-none"/>
        </w:rPr>
      </w:pPr>
      <w:r w:rsidRPr="004702B1">
        <w:rPr>
          <w:rFonts w:eastAsia="Yu Mincho"/>
          <w:szCs w:val="20"/>
        </w:rPr>
        <w:t>If the PRACH transmission from the UE is in response to a detection of a PDCCH order by the UE</w:t>
      </w:r>
      <w:r w:rsidRPr="004702B1">
        <w:rPr>
          <w:rFonts w:eastAsia="Yu Mincho" w:hint="eastAsia"/>
          <w:color w:val="FF0000"/>
          <w:szCs w:val="20"/>
          <w:u w:val="single"/>
        </w:rPr>
        <w:t xml:space="preserve"> which triggers </w:t>
      </w:r>
      <w:r w:rsidRPr="004702B1">
        <w:rPr>
          <w:rFonts w:eastAsia="Yu Mincho"/>
          <w:color w:val="FF0000"/>
          <w:szCs w:val="20"/>
          <w:u w:val="single"/>
        </w:rPr>
        <w:t>non-contention based random access procedure</w:t>
      </w:r>
      <w:r w:rsidRPr="004702B1">
        <w:rPr>
          <w:rFonts w:eastAsia="Yu Mincho"/>
          <w:szCs w:val="20"/>
        </w:rPr>
        <w:t xml:space="preserve">, </w:t>
      </w:r>
      <w:r w:rsidRPr="004702B1">
        <w:rPr>
          <w:rFonts w:eastAsia="MS Mincho"/>
          <w:i/>
          <w:szCs w:val="20"/>
        </w:rPr>
        <w:t>referenceSignalPower</w:t>
      </w:r>
      <w:r w:rsidRPr="004702B1">
        <w:rPr>
          <w:rFonts w:eastAsia="MS Mincho"/>
          <w:szCs w:val="20"/>
        </w:rPr>
        <w:t xml:space="preserve"> is </w:t>
      </w:r>
      <w:r w:rsidRPr="004702B1">
        <w:rPr>
          <w:rFonts w:eastAsia="Yu Mincho"/>
          <w:i/>
          <w:szCs w:val="20"/>
        </w:rPr>
        <w:t>ss-PBCH-BlockPower</w:t>
      </w:r>
      <w:r w:rsidRPr="004702B1">
        <w:rPr>
          <w:rFonts w:eastAsia="MS Mincho"/>
          <w:szCs w:val="20"/>
        </w:rPr>
        <w:t xml:space="preserve"> or, when the UE is configured resources for a periodic CSI-RS reception, is obtained by </w:t>
      </w:r>
      <w:r w:rsidRPr="004702B1">
        <w:rPr>
          <w:rFonts w:eastAsia="Yu Mincho"/>
          <w:szCs w:val="20"/>
        </w:rPr>
        <w:t xml:space="preserve">higher layer parameter  </w:t>
      </w:r>
      <w:r w:rsidRPr="004702B1">
        <w:rPr>
          <w:rFonts w:eastAsia="Yu Mincho"/>
          <w:i/>
          <w:color w:val="FF0000"/>
          <w:szCs w:val="20"/>
        </w:rPr>
        <w:t>ss-PBCH-BlockPower and</w:t>
      </w:r>
      <w:r w:rsidRPr="004702B1">
        <w:rPr>
          <w:rFonts w:eastAsia="Yu Mincho"/>
          <w:color w:val="FF0000"/>
          <w:szCs w:val="20"/>
          <w:u w:val="single"/>
        </w:rPr>
        <w:t xml:space="preserve"> </w:t>
      </w:r>
      <w:r w:rsidRPr="004702B1">
        <w:rPr>
          <w:rFonts w:eastAsia="Yu Mincho"/>
          <w:i/>
          <w:szCs w:val="20"/>
        </w:rPr>
        <w:t xml:space="preserve">powerControlOffsetSS; </w:t>
      </w:r>
      <w:r w:rsidRPr="004702B1">
        <w:rPr>
          <w:rFonts w:eastAsia="Yu Mincho"/>
          <w:color w:val="FF0000"/>
          <w:szCs w:val="20"/>
          <w:u w:val="single"/>
        </w:rPr>
        <w:t xml:space="preserve">where </w:t>
      </w:r>
      <w:r w:rsidRPr="004702B1">
        <w:rPr>
          <w:rFonts w:eastAsia="Yu Mincho"/>
          <w:i/>
          <w:color w:val="FF0000"/>
          <w:szCs w:val="20"/>
          <w:u w:val="single"/>
        </w:rPr>
        <w:t>powerControlOffsetSS</w:t>
      </w:r>
      <w:r w:rsidRPr="004702B1">
        <w:rPr>
          <w:rFonts w:eastAsia="Yu Mincho"/>
          <w:color w:val="FF0000"/>
          <w:szCs w:val="20"/>
          <w:u w:val="single"/>
        </w:rPr>
        <w:t xml:space="preserve">  </w:t>
      </w:r>
      <w:r w:rsidRPr="004702B1">
        <w:rPr>
          <w:rFonts w:eastAsia="Yu Mincho"/>
          <w:strike/>
          <w:color w:val="FF0000"/>
          <w:szCs w:val="20"/>
        </w:rPr>
        <w:t>that</w:t>
      </w:r>
      <w:r w:rsidRPr="004702B1">
        <w:rPr>
          <w:rFonts w:eastAsia="Yu Mincho"/>
          <w:szCs w:val="20"/>
        </w:rPr>
        <w:t xml:space="preserve"> provides an offset of CSI-RS transmission power relative to SS/PBCH block transmission power [6, TS 38.214], depending on the DL RS that the DMRS of the PDCCH order is quasi-collocated with as described in Subclause 10.1. The UE is provided by higher layer parameters </w:t>
      </w:r>
      <w:r w:rsidRPr="004702B1">
        <w:rPr>
          <w:rFonts w:eastAsia="Yu Mincho"/>
          <w:i/>
          <w:szCs w:val="20"/>
        </w:rPr>
        <w:t>CFRA-SSB-Resource</w:t>
      </w:r>
      <w:r w:rsidRPr="004702B1">
        <w:rPr>
          <w:rFonts w:eastAsia="Yu Mincho"/>
          <w:szCs w:val="20"/>
        </w:rPr>
        <w:t xml:space="preserve"> and </w:t>
      </w:r>
      <w:r w:rsidRPr="004702B1">
        <w:rPr>
          <w:rFonts w:eastAsia="Yu Mincho"/>
          <w:i/>
          <w:szCs w:val="20"/>
        </w:rPr>
        <w:t>CFRA-CSIRS-Resource</w:t>
      </w:r>
      <w:r w:rsidRPr="004702B1">
        <w:rPr>
          <w:rFonts w:eastAsia="Yu Mincho"/>
          <w:szCs w:val="20"/>
        </w:rPr>
        <w:t xml:space="preserve"> an association between PRACH preamble indexes and corresponding indexes for SS/PBCH blocks and periodic CSI-RS resource configurations.</w:t>
      </w:r>
    </w:p>
    <w:p w14:paraId="11E4CAF4" w14:textId="77777777" w:rsidR="0070097B" w:rsidRPr="0070097B" w:rsidRDefault="0070097B" w:rsidP="0070097B">
      <w:pPr>
        <w:ind w:left="720" w:hanging="720"/>
        <w:rPr>
          <w:lang w:eastAsia="x-none"/>
        </w:rPr>
      </w:pPr>
    </w:p>
    <w:p w14:paraId="114AA2AC" w14:textId="77777777" w:rsidR="0070097B" w:rsidRPr="00D24E3C" w:rsidRDefault="0070097B" w:rsidP="0070097B">
      <w:pPr>
        <w:ind w:left="720" w:hanging="720"/>
        <w:rPr>
          <w:szCs w:val="20"/>
          <w:lang w:eastAsia="x-none"/>
        </w:rPr>
      </w:pPr>
      <w:r w:rsidRPr="00D24E3C">
        <w:rPr>
          <w:szCs w:val="20"/>
          <w:lang w:eastAsia="x-none"/>
        </w:rPr>
        <w:t>Proposals:</w:t>
      </w:r>
    </w:p>
    <w:p w14:paraId="774F6484" w14:textId="77777777" w:rsidR="0070097B" w:rsidRPr="00D24E3C" w:rsidRDefault="0070097B" w:rsidP="00613418">
      <w:pPr>
        <w:numPr>
          <w:ilvl w:val="0"/>
          <w:numId w:val="56"/>
        </w:numPr>
        <w:rPr>
          <w:szCs w:val="20"/>
          <w:lang w:eastAsia="x-none"/>
        </w:rPr>
      </w:pPr>
      <w:r w:rsidRPr="00D24E3C">
        <w:rPr>
          <w:szCs w:val="20"/>
          <w:lang w:eastAsia="x-none"/>
        </w:rPr>
        <w:t>To adopt the following TP to Section 8.1 of 38.213:</w:t>
      </w:r>
    </w:p>
    <w:p w14:paraId="3BD01975" w14:textId="77777777" w:rsidR="0070097B" w:rsidRPr="0070097B" w:rsidRDefault="0070097B" w:rsidP="0070097B">
      <w:pPr>
        <w:ind w:left="720"/>
        <w:rPr>
          <w:rFonts w:eastAsia="SimSun"/>
          <w:color w:val="FF0000"/>
          <w:szCs w:val="20"/>
          <w:u w:val="single"/>
          <w:lang w:eastAsia="zh-CN"/>
        </w:rPr>
      </w:pPr>
      <w:r w:rsidRPr="00D24E3C">
        <w:rPr>
          <w:szCs w:val="20"/>
          <w:lang w:val="en-US"/>
        </w:rPr>
        <w:t>A</w:t>
      </w:r>
      <w:r w:rsidRPr="00D24E3C">
        <w:rPr>
          <w:szCs w:val="20"/>
        </w:rPr>
        <w:t xml:space="preserve"> preamble is transmitted using the selected </w:t>
      </w:r>
      <w:r w:rsidRPr="00D24E3C">
        <w:rPr>
          <w:szCs w:val="20"/>
          <w:lang w:val="en-US"/>
        </w:rPr>
        <w:t>PRACH format</w:t>
      </w:r>
      <w:r w:rsidRPr="00D24E3C">
        <w:rPr>
          <w:szCs w:val="20"/>
        </w:rPr>
        <w:t xml:space="preserve"> with transmission power </w:t>
      </w:r>
      <w:r w:rsidRPr="00D24E3C">
        <w:rPr>
          <w:position w:val="-12"/>
          <w:szCs w:val="20"/>
        </w:rPr>
        <w:object w:dxaOrig="1119" w:dyaOrig="319" w14:anchorId="7D520912">
          <v:shape id="_x0000_i1058" type="#_x0000_t75" style="width:55.8pt;height:16.2pt;mso-position-horizontal-relative:page;mso-position-vertical-relative:page" o:ole="">
            <v:imagedata r:id="rId842" o:title=""/>
          </v:shape>
          <o:OLEObject Type="Embed" ProgID="Equation.3" ShapeID="_x0000_i1058" DrawAspect="Content" ObjectID="_1596006107" r:id="rId843"/>
        </w:object>
      </w:r>
      <w:r w:rsidRPr="00D24E3C">
        <w:rPr>
          <w:szCs w:val="20"/>
          <w:lang w:val="en-US"/>
        </w:rPr>
        <w:t>,</w:t>
      </w:r>
      <w:r w:rsidRPr="00D24E3C">
        <w:rPr>
          <w:szCs w:val="20"/>
          <w:vertAlign w:val="subscript"/>
        </w:rPr>
        <w:t xml:space="preserve"> </w:t>
      </w:r>
      <w:r w:rsidRPr="00D24E3C">
        <w:rPr>
          <w:szCs w:val="20"/>
        </w:rPr>
        <w:t>as</w:t>
      </w:r>
      <w:r w:rsidRPr="00D24E3C">
        <w:rPr>
          <w:szCs w:val="20"/>
          <w:lang w:val="en-US"/>
        </w:rPr>
        <w:t xml:space="preserve"> described in Subclause 7.4, </w:t>
      </w:r>
      <w:r w:rsidRPr="00D24E3C">
        <w:rPr>
          <w:szCs w:val="20"/>
        </w:rPr>
        <w:t>on the indicated PRACH resource</w:t>
      </w:r>
      <w:r w:rsidRPr="00D24E3C">
        <w:rPr>
          <w:szCs w:val="20"/>
          <w:lang w:val="en-US"/>
        </w:rPr>
        <w:t xml:space="preserve">. </w:t>
      </w:r>
      <w:r w:rsidRPr="00D24E3C">
        <w:rPr>
          <w:rFonts w:eastAsia="SimSun"/>
          <w:color w:val="FF0000"/>
          <w:szCs w:val="20"/>
          <w:u w:val="single"/>
          <w:lang w:eastAsia="zh-CN"/>
        </w:rPr>
        <w:t>UE is not expected to be configured with more than one preamble format and more than one subcarrier spacing for PRACH in a cell.</w:t>
      </w:r>
    </w:p>
    <w:p w14:paraId="396D80EF" w14:textId="77777777" w:rsidR="0070097B" w:rsidRPr="0070097B" w:rsidRDefault="0070097B" w:rsidP="0070097B"/>
    <w:p w14:paraId="2A4BB094" w14:textId="77777777" w:rsidR="0070097B" w:rsidRDefault="0070097B" w:rsidP="0070097B">
      <w:pPr>
        <w:rPr>
          <w:szCs w:val="20"/>
          <w:highlight w:val="green"/>
        </w:rPr>
      </w:pPr>
    </w:p>
    <w:p w14:paraId="38F82C16" w14:textId="287CE5D8" w:rsidR="0070097B" w:rsidRPr="0070097B" w:rsidRDefault="0070097B" w:rsidP="0070097B">
      <w:pPr>
        <w:rPr>
          <w:szCs w:val="20"/>
        </w:rPr>
      </w:pPr>
      <w:r w:rsidRPr="0070097B">
        <w:rPr>
          <w:szCs w:val="20"/>
          <w:highlight w:val="green"/>
        </w:rPr>
        <w:t>Agreement</w:t>
      </w:r>
      <w:r w:rsidRPr="0070097B">
        <w:rPr>
          <w:szCs w:val="20"/>
        </w:rPr>
        <w:t>:</w:t>
      </w:r>
    </w:p>
    <w:p w14:paraId="23C02AF9" w14:textId="329D8D2E" w:rsidR="0070097B" w:rsidRDefault="0070097B" w:rsidP="00613418">
      <w:pPr>
        <w:numPr>
          <w:ilvl w:val="0"/>
          <w:numId w:val="56"/>
        </w:numPr>
        <w:rPr>
          <w:szCs w:val="20"/>
        </w:rPr>
      </w:pPr>
      <w:r w:rsidRPr="0070097B">
        <w:rPr>
          <w:szCs w:val="20"/>
        </w:rPr>
        <w:t>To adopt the following TP to section 8.2 of 38.213:</w:t>
      </w:r>
    </w:p>
    <w:p w14:paraId="613DF407" w14:textId="39F22BB9" w:rsidR="0070097B" w:rsidRPr="0070097B" w:rsidRDefault="0070097B" w:rsidP="0070097B">
      <w:pPr>
        <w:rPr>
          <w:i/>
          <w:szCs w:val="20"/>
        </w:rPr>
      </w:pPr>
      <w:r w:rsidRPr="0070097B">
        <w:rPr>
          <w:i/>
          <w:szCs w:val="20"/>
        </w:rPr>
        <w:t>---- Start of TP ----</w:t>
      </w:r>
    </w:p>
    <w:p w14:paraId="1E3D6A46" w14:textId="77777777" w:rsidR="0070097B" w:rsidRPr="0070097B" w:rsidRDefault="0070097B" w:rsidP="0070097B">
      <w:pPr>
        <w:ind w:left="720"/>
        <w:rPr>
          <w:rFonts w:eastAsia="Yu Mincho"/>
          <w:szCs w:val="20"/>
        </w:rPr>
      </w:pPr>
      <w:r w:rsidRPr="0070097B">
        <w:rPr>
          <w:rFonts w:eastAsia="Yu Mincho"/>
          <w:strike/>
          <w:color w:val="FF0000"/>
          <w:szCs w:val="20"/>
        </w:rPr>
        <w:t>A UE</w:t>
      </w:r>
      <w:r w:rsidRPr="0070097B">
        <w:rPr>
          <w:rFonts w:eastAsia="Yu Mincho"/>
          <w:szCs w:val="20"/>
        </w:rPr>
        <w:t xml:space="preserve"> </w:t>
      </w:r>
      <w:r w:rsidRPr="0070097B">
        <w:rPr>
          <w:rFonts w:eastAsia="Yu Mincho"/>
          <w:color w:val="FF0000"/>
          <w:szCs w:val="20"/>
          <w:u w:val="single"/>
        </w:rPr>
        <w:t xml:space="preserve">When </w:t>
      </w:r>
      <w:r w:rsidRPr="0070097B">
        <w:rPr>
          <w:rFonts w:eastAsia="Yu Mincho"/>
          <w:szCs w:val="20"/>
        </w:rPr>
        <w:t>receiv</w:t>
      </w:r>
      <w:r w:rsidRPr="0070097B">
        <w:rPr>
          <w:rFonts w:eastAsia="Yu Mincho"/>
          <w:color w:val="FF0000"/>
          <w:szCs w:val="20"/>
          <w:u w:val="single"/>
        </w:rPr>
        <w:t>ing</w:t>
      </w:r>
      <w:r w:rsidRPr="0070097B">
        <w:rPr>
          <w:rFonts w:eastAsia="Yu Mincho"/>
          <w:strike/>
          <w:color w:val="FF0000"/>
          <w:szCs w:val="20"/>
          <w:u w:val="single"/>
        </w:rPr>
        <w:t>es</w:t>
      </w:r>
      <w:r w:rsidRPr="0070097B">
        <w:rPr>
          <w:rFonts w:eastAsia="Yu Mincho"/>
          <w:szCs w:val="20"/>
        </w:rPr>
        <w:t xml:space="preserve"> the PDCCH with DCI format 1_0 with the CRC scrambled by the corresponding RA-RNTI and the corresponding PDSCH that includes the DL-SCH transport block</w:t>
      </w:r>
      <w:r w:rsidRPr="0070097B">
        <w:rPr>
          <w:rFonts w:eastAsia="Yu Mincho"/>
          <w:color w:val="FF0000"/>
          <w:szCs w:val="20"/>
          <w:u w:val="single"/>
        </w:rPr>
        <w:t xml:space="preserve">, the UE may assume </w:t>
      </w:r>
      <w:r w:rsidRPr="0070097B">
        <w:rPr>
          <w:rFonts w:eastAsia="Yu Mincho"/>
          <w:strike/>
          <w:color w:val="FF0000"/>
          <w:szCs w:val="20"/>
          <w:u w:val="single"/>
        </w:rPr>
        <w:t>with</w:t>
      </w:r>
      <w:r w:rsidRPr="0070097B">
        <w:rPr>
          <w:rFonts w:eastAsia="Yu Mincho"/>
          <w:szCs w:val="20"/>
        </w:rPr>
        <w:t xml:space="preserve"> the same DM-RS antenna port quasi co-location properties, as described in [6, 38.214], as for</w:t>
      </w:r>
      <w:r w:rsidRPr="0070097B">
        <w:rPr>
          <w:rFonts w:eastAsia="Yu Mincho"/>
          <w:strike/>
          <w:color w:val="FF0000"/>
          <w:szCs w:val="20"/>
          <w:u w:val="single"/>
        </w:rPr>
        <w:t xml:space="preserve"> a detected SS/PBCH block or a received</w:t>
      </w:r>
      <w:r w:rsidRPr="0070097B">
        <w:rPr>
          <w:rFonts w:eastAsia="Yu Mincho" w:hint="eastAsia"/>
          <w:strike/>
          <w:color w:val="FF0000"/>
          <w:szCs w:val="20"/>
          <w:u w:val="single"/>
        </w:rPr>
        <w:t xml:space="preserve"> </w:t>
      </w:r>
      <w:r w:rsidRPr="0070097B">
        <w:rPr>
          <w:rFonts w:eastAsia="Yu Mincho"/>
          <w:strike/>
          <w:color w:val="FF0000"/>
          <w:szCs w:val="20"/>
          <w:u w:val="single"/>
        </w:rPr>
        <w:t>CSI-RS</w:t>
      </w:r>
      <w:r w:rsidRPr="0070097B">
        <w:rPr>
          <w:szCs w:val="20"/>
        </w:rPr>
        <w:t xml:space="preserve"> </w:t>
      </w:r>
      <w:r w:rsidRPr="0070097B">
        <w:rPr>
          <w:rFonts w:eastAsia="Yu Mincho"/>
          <w:color w:val="FF0000"/>
          <w:szCs w:val="20"/>
          <w:u w:val="single"/>
        </w:rPr>
        <w:t>the SS/PBCH block or the CSI-RS resource the UE used for RACH association and transmission</w:t>
      </w:r>
      <w:r w:rsidRPr="0070097B">
        <w:rPr>
          <w:rFonts w:eastAsia="Yu Mincho"/>
          <w:szCs w:val="20"/>
        </w:rPr>
        <w:t>. If the UE attempts to detect the PDCCH with the corresponding RA-RNTI in response to a PRACH transmission initiated by a PDCCH order</w:t>
      </w:r>
      <w:r w:rsidRPr="0070097B">
        <w:rPr>
          <w:rFonts w:eastAsia="Yu Mincho" w:hint="eastAsia"/>
          <w:color w:val="FF0000"/>
          <w:szCs w:val="20"/>
          <w:u w:val="single"/>
        </w:rPr>
        <w:t xml:space="preserve"> which triggers </w:t>
      </w:r>
      <w:r w:rsidRPr="0070097B">
        <w:rPr>
          <w:rFonts w:eastAsia="Yu Mincho"/>
          <w:color w:val="FF0000"/>
          <w:szCs w:val="20"/>
          <w:u w:val="single"/>
        </w:rPr>
        <w:t>non-contention based random access procedure</w:t>
      </w:r>
      <w:r w:rsidRPr="0070097B">
        <w:rPr>
          <w:rFonts w:eastAsia="Yu Mincho"/>
          <w:szCs w:val="20"/>
        </w:rPr>
        <w:t xml:space="preserve">, the UE </w:t>
      </w:r>
      <w:r w:rsidRPr="0070097B">
        <w:rPr>
          <w:rFonts w:eastAsia="Yu Mincho"/>
          <w:color w:val="FF0000"/>
          <w:szCs w:val="20"/>
          <w:u w:val="single"/>
        </w:rPr>
        <w:t>may</w:t>
      </w:r>
      <w:r w:rsidRPr="0070097B">
        <w:rPr>
          <w:rFonts w:eastAsia="Yu Mincho"/>
          <w:szCs w:val="20"/>
        </w:rPr>
        <w:t xml:space="preserve"> assume</w:t>
      </w:r>
      <w:r w:rsidRPr="0070097B">
        <w:rPr>
          <w:rFonts w:eastAsia="Yu Mincho"/>
          <w:strike/>
          <w:color w:val="FF0000"/>
          <w:szCs w:val="20"/>
          <w:u w:val="single"/>
        </w:rPr>
        <w:t>s</w:t>
      </w:r>
      <w:r w:rsidRPr="0070097B">
        <w:rPr>
          <w:rFonts w:eastAsia="Yu Mincho"/>
          <w:szCs w:val="20"/>
        </w:rPr>
        <w:t xml:space="preserve"> that the PDCCH and the PDCCH order have same DM-RS antenna port quasi co-location properties.</w:t>
      </w:r>
    </w:p>
    <w:p w14:paraId="3522D4C6" w14:textId="288E583B" w:rsidR="0070097B" w:rsidRPr="0070097B" w:rsidRDefault="0070097B" w:rsidP="0070097B">
      <w:pPr>
        <w:rPr>
          <w:i/>
        </w:rPr>
      </w:pPr>
      <w:r w:rsidRPr="0070097B">
        <w:rPr>
          <w:i/>
        </w:rPr>
        <w:t>---- End of TP ----</w:t>
      </w:r>
    </w:p>
    <w:p w14:paraId="77DB86BA" w14:textId="391BD05A" w:rsidR="0070097B" w:rsidRDefault="0070097B" w:rsidP="0070097B"/>
    <w:p w14:paraId="7B14CD81" w14:textId="77777777" w:rsidR="0070097B" w:rsidRPr="0070097B" w:rsidRDefault="0070097B" w:rsidP="0070097B"/>
    <w:p w14:paraId="14498580" w14:textId="481F2B3C" w:rsidR="0070097B" w:rsidRPr="0070097B" w:rsidRDefault="0070097B" w:rsidP="0070097B">
      <w:pPr>
        <w:rPr>
          <w:szCs w:val="20"/>
        </w:rPr>
      </w:pPr>
      <w:r w:rsidRPr="0070097B">
        <w:rPr>
          <w:szCs w:val="20"/>
          <w:highlight w:val="green"/>
        </w:rPr>
        <w:t>Agreement</w:t>
      </w:r>
      <w:r w:rsidRPr="0070097B">
        <w:rPr>
          <w:szCs w:val="20"/>
        </w:rPr>
        <w:t>:</w:t>
      </w:r>
    </w:p>
    <w:p w14:paraId="6393439C" w14:textId="40F25454" w:rsidR="0070097B" w:rsidRDefault="0070097B" w:rsidP="00613418">
      <w:pPr>
        <w:numPr>
          <w:ilvl w:val="0"/>
          <w:numId w:val="56"/>
        </w:numPr>
        <w:rPr>
          <w:szCs w:val="20"/>
        </w:rPr>
      </w:pPr>
      <w:r w:rsidRPr="0070097B">
        <w:rPr>
          <w:szCs w:val="20"/>
        </w:rPr>
        <w:t>To adopt the following to section 5.1 of 38.213:</w:t>
      </w:r>
    </w:p>
    <w:p w14:paraId="2B99E93B" w14:textId="2A01A19F" w:rsidR="0070097B" w:rsidRPr="0070097B" w:rsidRDefault="0070097B" w:rsidP="0070097B">
      <w:pPr>
        <w:rPr>
          <w:i/>
          <w:szCs w:val="20"/>
        </w:rPr>
      </w:pPr>
      <w:r w:rsidRPr="0070097B">
        <w:rPr>
          <w:i/>
          <w:szCs w:val="20"/>
        </w:rPr>
        <w:t>---- Start of TP ----</w:t>
      </w:r>
    </w:p>
    <w:p w14:paraId="239595C9" w14:textId="77777777" w:rsidR="0070097B" w:rsidRPr="0070097B" w:rsidRDefault="0070097B" w:rsidP="0070097B">
      <w:pPr>
        <w:ind w:left="720"/>
        <w:rPr>
          <w:color w:val="000000"/>
          <w:kern w:val="2"/>
          <w:szCs w:val="20"/>
          <w:lang w:eastAsia="zh-CN"/>
        </w:rPr>
      </w:pPr>
      <w:r w:rsidRPr="0070097B">
        <w:rPr>
          <w:color w:val="000000"/>
          <w:kern w:val="2"/>
          <w:szCs w:val="20"/>
          <w:lang w:eastAsia="zh-CN"/>
        </w:rPr>
        <w:t xml:space="preserve">When receiving PDSCH for Random Access Response (RAR) the UE may assume that the DM-RS port of PDSCH is quasi co-located with the SS/PBCH block or the CSI-RS resource the UE </w:t>
      </w:r>
      <w:r w:rsidRPr="0070097B">
        <w:rPr>
          <w:strike/>
          <w:color w:val="FF0000"/>
          <w:kern w:val="2"/>
          <w:szCs w:val="20"/>
          <w:lang w:eastAsia="zh-CN"/>
        </w:rPr>
        <w:t>selected</w:t>
      </w:r>
      <w:r w:rsidRPr="0070097B">
        <w:rPr>
          <w:color w:val="000000"/>
          <w:kern w:val="2"/>
          <w:szCs w:val="20"/>
          <w:lang w:eastAsia="zh-CN"/>
        </w:rPr>
        <w:t xml:space="preserve"> use</w:t>
      </w:r>
      <w:r w:rsidRPr="0070097B">
        <w:rPr>
          <w:color w:val="FF0000"/>
          <w:kern w:val="2"/>
          <w:szCs w:val="20"/>
          <w:u w:val="single"/>
          <w:lang w:eastAsia="zh-CN"/>
        </w:rPr>
        <w:t>d</w:t>
      </w:r>
      <w:r w:rsidRPr="0070097B">
        <w:rPr>
          <w:color w:val="000000"/>
          <w:kern w:val="2"/>
          <w:szCs w:val="20"/>
          <w:lang w:eastAsia="zh-CN"/>
        </w:rPr>
        <w:t xml:space="preserve"> for RACH association and transmission with respect to Doppler shift, Doppler spread, average delay, delay spread, spatial RX parameters when applicable. When receiving a RAR triggered by a PDCCH order</w:t>
      </w:r>
      <w:r w:rsidRPr="0070097B">
        <w:rPr>
          <w:rFonts w:eastAsia="Yu Mincho" w:hint="eastAsia"/>
          <w:color w:val="FF0000"/>
          <w:szCs w:val="20"/>
          <w:u w:val="single"/>
        </w:rPr>
        <w:t xml:space="preserve"> which triggers </w:t>
      </w:r>
      <w:r w:rsidRPr="0070097B">
        <w:rPr>
          <w:rFonts w:eastAsia="Yu Mincho"/>
          <w:color w:val="FF0000"/>
          <w:szCs w:val="20"/>
          <w:u w:val="single"/>
        </w:rPr>
        <w:t>non-contention based random access procedure</w:t>
      </w:r>
      <w:r w:rsidRPr="0070097B">
        <w:rPr>
          <w:color w:val="000000"/>
          <w:kern w:val="2"/>
          <w:szCs w:val="20"/>
          <w:lang w:eastAsia="zh-CN"/>
        </w:rPr>
        <w:t>, the UE may assume that the DM-RS port of the received PDCCH order</w:t>
      </w:r>
      <w:r w:rsidRPr="0070097B">
        <w:rPr>
          <w:rFonts w:hint="eastAsia"/>
          <w:color w:val="000000"/>
          <w:kern w:val="2"/>
          <w:szCs w:val="20"/>
        </w:rPr>
        <w:t xml:space="preserve"> </w:t>
      </w:r>
      <w:r w:rsidRPr="0070097B">
        <w:rPr>
          <w:color w:val="000000"/>
          <w:kern w:val="2"/>
          <w:szCs w:val="20"/>
          <w:lang w:eastAsia="zh-CN"/>
        </w:rPr>
        <w:t>and the PDSCH of the corresponding RAR are quasi co-located with the same SS/PBCH block or CSI-RS with respect to Doppler shift, Doppler spread, average delay, delay spread, spatial RX parameters when applicable.</w:t>
      </w:r>
    </w:p>
    <w:p w14:paraId="2BA4B529" w14:textId="77777777" w:rsidR="0070097B" w:rsidRPr="0070097B" w:rsidRDefault="0070097B" w:rsidP="0070097B">
      <w:pPr>
        <w:rPr>
          <w:i/>
        </w:rPr>
      </w:pPr>
      <w:r w:rsidRPr="0070097B">
        <w:rPr>
          <w:i/>
        </w:rPr>
        <w:t>---- End of TP ----</w:t>
      </w:r>
    </w:p>
    <w:p w14:paraId="68C6AC40" w14:textId="77777777" w:rsidR="0070097B" w:rsidRDefault="0070097B" w:rsidP="0070097B"/>
    <w:p w14:paraId="126F7412" w14:textId="77777777" w:rsidR="0070097B" w:rsidRDefault="0070097B" w:rsidP="0070097B">
      <w:pPr>
        <w:rPr>
          <w:highlight w:val="green"/>
        </w:rPr>
      </w:pPr>
    </w:p>
    <w:p w14:paraId="3C9FF8E4" w14:textId="67173F26" w:rsidR="0070097B" w:rsidRPr="0070097B" w:rsidRDefault="0070097B" w:rsidP="0070097B">
      <w:r w:rsidRPr="0070097B">
        <w:rPr>
          <w:highlight w:val="green"/>
        </w:rPr>
        <w:t>Agreement</w:t>
      </w:r>
      <w:r w:rsidRPr="0070097B">
        <w:t>:</w:t>
      </w:r>
    </w:p>
    <w:p w14:paraId="601C177F" w14:textId="331F05B6" w:rsidR="0070097B" w:rsidRPr="004702B1" w:rsidRDefault="0070097B" w:rsidP="00613418">
      <w:pPr>
        <w:pStyle w:val="ListParagraph"/>
        <w:numPr>
          <w:ilvl w:val="0"/>
          <w:numId w:val="131"/>
        </w:numPr>
      </w:pPr>
      <w:r w:rsidRPr="004702B1">
        <w:t xml:space="preserve">Kindly request RAN2 to adopt the following TP for 38.331 by sending an LS to RAN2 – </w:t>
      </w:r>
      <w:hyperlink r:id="rId844" w:history="1">
        <w:r w:rsidR="000F2B08">
          <w:rPr>
            <w:rStyle w:val="Hyperlink"/>
          </w:rPr>
          <w:t>R1-1807707</w:t>
        </w:r>
      </w:hyperlink>
    </w:p>
    <w:p w14:paraId="3337A519" w14:textId="682F6331" w:rsidR="0070097B" w:rsidRPr="0070097B" w:rsidRDefault="0070097B" w:rsidP="0070097B">
      <w:pPr>
        <w:rPr>
          <w:i/>
          <w:szCs w:val="20"/>
        </w:rPr>
      </w:pPr>
      <w:r w:rsidRPr="0070097B">
        <w:rPr>
          <w:i/>
          <w:szCs w:val="20"/>
        </w:rPr>
        <w:t>---- Start of TP ----</w:t>
      </w:r>
    </w:p>
    <w:p w14:paraId="30BE46B8"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color w:val="808080"/>
          <w:sz w:val="16"/>
          <w:szCs w:val="20"/>
          <w:lang w:eastAsia="sv-SE"/>
        </w:rPr>
      </w:pPr>
      <w:r w:rsidRPr="0070097B">
        <w:rPr>
          <w:rFonts w:ascii="Courier New" w:eastAsia="Times New Roman" w:hAnsi="Courier New"/>
          <w:noProof/>
          <w:color w:val="808080"/>
          <w:sz w:val="16"/>
          <w:szCs w:val="20"/>
          <w:lang w:val="sv-SE" w:eastAsia="sv-SE"/>
        </w:rPr>
        <w:t>-- ASN1START</w:t>
      </w:r>
    </w:p>
    <w:p w14:paraId="0EABC3AF"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color w:val="808080"/>
          <w:sz w:val="16"/>
          <w:szCs w:val="20"/>
          <w:lang w:val="sv-SE" w:eastAsia="sv-SE"/>
        </w:rPr>
      </w:pPr>
      <w:r w:rsidRPr="0070097B">
        <w:rPr>
          <w:rFonts w:ascii="Courier New" w:eastAsia="Times New Roman" w:hAnsi="Courier New"/>
          <w:noProof/>
          <w:color w:val="808080"/>
          <w:sz w:val="16"/>
          <w:szCs w:val="20"/>
          <w:lang w:val="sv-SE" w:eastAsia="sv-SE"/>
        </w:rPr>
        <w:t>-- TAG-RACH-CONFIG-COMMON-START</w:t>
      </w:r>
    </w:p>
    <w:p w14:paraId="6E7EC4F2"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p>
    <w:p w14:paraId="105676D9"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lastRenderedPageBreak/>
        <w:t xml:space="preserve">RACH-ConfigCommon ::= </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SEQUENCE</w:t>
      </w:r>
      <w:r w:rsidRPr="0070097B">
        <w:rPr>
          <w:rFonts w:ascii="Courier New" w:eastAsia="Times New Roman" w:hAnsi="Courier New"/>
          <w:noProof/>
          <w:sz w:val="16"/>
          <w:szCs w:val="20"/>
          <w:lang w:val="sv-SE" w:eastAsia="sv-SE"/>
        </w:rPr>
        <w:t xml:space="preserve"> {</w:t>
      </w:r>
    </w:p>
    <w:p w14:paraId="601A0AEB"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t>rach-ConfigGeneric</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t>RACH-ConfigGeneric,</w:t>
      </w:r>
    </w:p>
    <w:p w14:paraId="6221BA07"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color w:val="000000"/>
          <w:sz w:val="16"/>
          <w:szCs w:val="20"/>
          <w:lang w:val="sv-SE" w:eastAsia="sv-SE"/>
        </w:rPr>
      </w:pP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000000"/>
          <w:sz w:val="16"/>
          <w:szCs w:val="20"/>
          <w:lang w:val="sv-SE" w:eastAsia="sv-SE"/>
        </w:rPr>
        <w:t>totalNumberOfRA-Preambles</w:t>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t>INTEGER (1..63)</w:t>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r>
      <w:r w:rsidRPr="0070097B">
        <w:rPr>
          <w:rFonts w:ascii="Courier New" w:eastAsia="Times New Roman" w:hAnsi="Courier New"/>
          <w:noProof/>
          <w:color w:val="000000"/>
          <w:sz w:val="16"/>
          <w:szCs w:val="20"/>
          <w:lang w:val="sv-SE" w:eastAsia="sv-SE"/>
        </w:rPr>
        <w:tab/>
        <w:t>OPTIONAL,</w:t>
      </w:r>
      <w:r w:rsidRPr="0070097B">
        <w:rPr>
          <w:rFonts w:ascii="Courier New" w:eastAsia="Times New Roman" w:hAnsi="Courier New"/>
          <w:noProof/>
          <w:color w:val="000000"/>
          <w:sz w:val="16"/>
          <w:szCs w:val="20"/>
          <w:lang w:val="sv-SE" w:eastAsia="sv-SE"/>
        </w:rPr>
        <w:tab/>
        <w:t>-- Need S</w:t>
      </w:r>
    </w:p>
    <w:p w14:paraId="42EA8485"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t>ssb-perRACH-OccasionAndCB-PreamblesPerSSB</w:t>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CHOICE</w:t>
      </w:r>
      <w:r w:rsidRPr="0070097B">
        <w:rPr>
          <w:rFonts w:ascii="Courier New" w:eastAsia="Times New Roman" w:hAnsi="Courier New"/>
          <w:noProof/>
          <w:sz w:val="16"/>
          <w:szCs w:val="20"/>
          <w:lang w:val="sv-SE" w:eastAsia="sv-SE"/>
        </w:rPr>
        <w:t xml:space="preserve"> { </w:t>
      </w:r>
    </w:p>
    <w:p w14:paraId="39EAC453"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t>oneEighth</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ENUMERATED</w:t>
      </w:r>
      <w:r w:rsidRPr="0070097B">
        <w:rPr>
          <w:rFonts w:ascii="Courier New" w:eastAsia="Times New Roman" w:hAnsi="Courier New"/>
          <w:noProof/>
          <w:sz w:val="16"/>
          <w:szCs w:val="20"/>
          <w:lang w:val="sv-SE" w:eastAsia="sv-SE"/>
        </w:rPr>
        <w:t xml:space="preserve"> {n4,n8,n12,n16,n20,n24,n28,n32,n36,n40,n44,n48,n52,n56,n60,n64}, </w:t>
      </w:r>
    </w:p>
    <w:p w14:paraId="7E7A6E1A"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t>oneFourth</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ENUMERATED</w:t>
      </w:r>
      <w:r w:rsidRPr="0070097B">
        <w:rPr>
          <w:rFonts w:ascii="Courier New" w:eastAsia="Times New Roman" w:hAnsi="Courier New"/>
          <w:noProof/>
          <w:sz w:val="16"/>
          <w:szCs w:val="20"/>
          <w:lang w:val="sv-SE" w:eastAsia="sv-SE"/>
        </w:rPr>
        <w:t xml:space="preserve"> {n4,n8,n12,n16,n20,n24,n28,n32,n36,n40,n44,n48,n52,n56,n60,n64}, </w:t>
      </w:r>
    </w:p>
    <w:p w14:paraId="39DEE65D"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t>oneHalf</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ENUMERATED</w:t>
      </w:r>
      <w:r w:rsidRPr="0070097B">
        <w:rPr>
          <w:rFonts w:ascii="Courier New" w:eastAsia="Times New Roman" w:hAnsi="Courier New"/>
          <w:noProof/>
          <w:sz w:val="16"/>
          <w:szCs w:val="20"/>
          <w:lang w:val="sv-SE" w:eastAsia="sv-SE"/>
        </w:rPr>
        <w:t xml:space="preserve"> {n4,n8,n12,n16,n20,n24,n28,n32,n36,n40,n44,n48,n52,n56,n60,n64}, </w:t>
      </w:r>
    </w:p>
    <w:p w14:paraId="37384EA2"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t>one</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ENUMERATED</w:t>
      </w:r>
      <w:r w:rsidRPr="0070097B">
        <w:rPr>
          <w:rFonts w:ascii="Courier New" w:eastAsia="Times New Roman" w:hAnsi="Courier New"/>
          <w:noProof/>
          <w:sz w:val="16"/>
          <w:szCs w:val="20"/>
          <w:lang w:val="sv-SE" w:eastAsia="sv-SE"/>
        </w:rPr>
        <w:t xml:space="preserve"> {n4,n8,n12,n16,n20,n24,n28,n32,n36,n40,n44,n48,n52,n56,n60,n64}, </w:t>
      </w:r>
    </w:p>
    <w:p w14:paraId="062D7652"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t>two</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ENUMERATED</w:t>
      </w:r>
      <w:r w:rsidRPr="0070097B">
        <w:rPr>
          <w:rFonts w:ascii="Courier New" w:eastAsia="Times New Roman" w:hAnsi="Courier New"/>
          <w:noProof/>
          <w:sz w:val="16"/>
          <w:szCs w:val="20"/>
          <w:lang w:val="sv-SE" w:eastAsia="sv-SE"/>
        </w:rPr>
        <w:t xml:space="preserve"> {n4,n8,n12,n16,n20,n24,n28,n32}, </w:t>
      </w:r>
    </w:p>
    <w:p w14:paraId="1920D69F"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t>four</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INTEGER</w:t>
      </w:r>
      <w:r w:rsidRPr="0070097B">
        <w:rPr>
          <w:rFonts w:ascii="Courier New" w:eastAsia="Times New Roman" w:hAnsi="Courier New"/>
          <w:noProof/>
          <w:sz w:val="16"/>
          <w:szCs w:val="20"/>
          <w:lang w:val="sv-SE" w:eastAsia="sv-SE"/>
        </w:rPr>
        <w:t xml:space="preserve"> (1..16), </w:t>
      </w:r>
    </w:p>
    <w:p w14:paraId="1BD65965"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t>eight</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INTEGER</w:t>
      </w:r>
      <w:r w:rsidRPr="0070097B">
        <w:rPr>
          <w:rFonts w:ascii="Courier New" w:eastAsia="Times New Roman" w:hAnsi="Courier New"/>
          <w:noProof/>
          <w:sz w:val="16"/>
          <w:szCs w:val="20"/>
          <w:lang w:val="sv-SE" w:eastAsia="sv-SE"/>
        </w:rPr>
        <w:t xml:space="preserve"> (1..8), </w:t>
      </w:r>
    </w:p>
    <w:p w14:paraId="0930440C"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t>sixteen</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INTEGER</w:t>
      </w:r>
      <w:r w:rsidRPr="0070097B">
        <w:rPr>
          <w:rFonts w:ascii="Courier New" w:eastAsia="Times New Roman" w:hAnsi="Courier New"/>
          <w:noProof/>
          <w:sz w:val="16"/>
          <w:szCs w:val="20"/>
          <w:lang w:val="sv-SE" w:eastAsia="sv-SE"/>
        </w:rPr>
        <w:t xml:space="preserve"> (1..4)</w:t>
      </w:r>
    </w:p>
    <w:p w14:paraId="1BAF375C"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color w:val="808080"/>
          <w:sz w:val="16"/>
          <w:szCs w:val="20"/>
          <w:lang w:val="sv-SE" w:eastAsia="sv-SE"/>
        </w:rPr>
      </w:pPr>
      <w:r w:rsidRPr="0070097B">
        <w:rPr>
          <w:rFonts w:ascii="Courier New" w:eastAsia="Times New Roman" w:hAnsi="Courier New"/>
          <w:noProof/>
          <w:sz w:val="16"/>
          <w:szCs w:val="20"/>
          <w:lang w:val="sv-SE" w:eastAsia="sv-SE"/>
        </w:rPr>
        <w:tab/>
        <w:t>}</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OPTIONAL</w:t>
      </w:r>
      <w:r w:rsidRPr="0070097B">
        <w:rPr>
          <w:rFonts w:ascii="Courier New" w:eastAsia="Times New Roman" w:hAnsi="Courier New"/>
          <w:noProof/>
          <w:sz w:val="16"/>
          <w:szCs w:val="20"/>
          <w:lang w:val="sv-SE" w:eastAsia="sv-SE"/>
        </w:rPr>
        <w:t>,</w:t>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808080"/>
          <w:sz w:val="16"/>
          <w:szCs w:val="20"/>
          <w:lang w:val="sv-SE" w:eastAsia="sv-SE"/>
        </w:rPr>
        <w:t>-- Need M</w:t>
      </w:r>
    </w:p>
    <w:p w14:paraId="2BEB8456"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p>
    <w:p w14:paraId="0540AEC3"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t xml:space="preserve">groupBconfigured </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SEQUENCE</w:t>
      </w:r>
      <w:r w:rsidRPr="0070097B">
        <w:rPr>
          <w:rFonts w:ascii="Courier New" w:eastAsia="Times New Roman" w:hAnsi="Courier New"/>
          <w:noProof/>
          <w:sz w:val="16"/>
          <w:szCs w:val="20"/>
          <w:lang w:val="sv-SE" w:eastAsia="sv-SE"/>
        </w:rPr>
        <w:t xml:space="preserve"> {</w:t>
      </w:r>
    </w:p>
    <w:p w14:paraId="1D7D2850"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t>ra-Msg3SizeGroupA</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ENUMERATED</w:t>
      </w:r>
      <w:r w:rsidRPr="0070097B">
        <w:rPr>
          <w:rFonts w:ascii="Courier New" w:eastAsia="Times New Roman" w:hAnsi="Courier New"/>
          <w:noProof/>
          <w:sz w:val="16"/>
          <w:szCs w:val="20"/>
          <w:lang w:val="sv-SE" w:eastAsia="sv-SE"/>
        </w:rPr>
        <w:t xml:space="preserve"> { b56, b144, b208, b256, b282, b480, b640, </w:t>
      </w:r>
    </w:p>
    <w:p w14:paraId="658044C0"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t xml:space="preserve"> b800, b1000, spare7, spare6, spare5, spare4, spare3, spare2, spare1},</w:t>
      </w:r>
    </w:p>
    <w:p w14:paraId="04DA62BA"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t>messagePowerOffsetGroupB</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ENUMERATED</w:t>
      </w:r>
      <w:r w:rsidRPr="0070097B">
        <w:rPr>
          <w:rFonts w:ascii="Courier New" w:eastAsia="Times New Roman" w:hAnsi="Courier New"/>
          <w:noProof/>
          <w:sz w:val="16"/>
          <w:szCs w:val="20"/>
          <w:lang w:val="sv-SE" w:eastAsia="sv-SE"/>
        </w:rPr>
        <w:t xml:space="preserve"> { minusinfinity, dB0, dB5, dB8, dB10, dB12, dB15, dB18},</w:t>
      </w:r>
    </w:p>
    <w:p w14:paraId="490A3F67"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strike/>
          <w:noProof/>
          <w:color w:val="FF0000"/>
          <w:sz w:val="16"/>
          <w:szCs w:val="20"/>
          <w:lang w:val="sv-SE" w:eastAsia="sv-SE"/>
        </w:rPr>
      </w:pP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strike/>
          <w:noProof/>
          <w:color w:val="FF0000"/>
          <w:sz w:val="16"/>
          <w:szCs w:val="20"/>
          <w:lang w:val="sv-SE" w:eastAsia="sv-SE"/>
        </w:rPr>
        <w:t>numberOfRA-PreamblesGroupA</w:t>
      </w:r>
      <w:r w:rsidRPr="0070097B">
        <w:rPr>
          <w:rFonts w:ascii="Courier New" w:eastAsia="Times New Roman" w:hAnsi="Courier New"/>
          <w:strike/>
          <w:noProof/>
          <w:color w:val="FF0000"/>
          <w:sz w:val="16"/>
          <w:szCs w:val="20"/>
          <w:lang w:val="sv-SE" w:eastAsia="sv-SE"/>
        </w:rPr>
        <w:tab/>
      </w:r>
      <w:r w:rsidRPr="0070097B">
        <w:rPr>
          <w:rFonts w:ascii="Courier New" w:eastAsia="Times New Roman" w:hAnsi="Courier New"/>
          <w:strike/>
          <w:noProof/>
          <w:color w:val="FF0000"/>
          <w:sz w:val="16"/>
          <w:szCs w:val="20"/>
          <w:lang w:val="sv-SE" w:eastAsia="sv-SE"/>
        </w:rPr>
        <w:tab/>
      </w:r>
      <w:r w:rsidRPr="0070097B">
        <w:rPr>
          <w:rFonts w:ascii="Courier New" w:eastAsia="Times New Roman" w:hAnsi="Courier New"/>
          <w:strike/>
          <w:noProof/>
          <w:color w:val="FF0000"/>
          <w:sz w:val="16"/>
          <w:szCs w:val="20"/>
          <w:lang w:val="sv-SE" w:eastAsia="sv-SE"/>
        </w:rPr>
        <w:tab/>
        <w:t>INTEGER (1..64)</w:t>
      </w:r>
    </w:p>
    <w:p w14:paraId="292F3759"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strike/>
          <w:noProof/>
          <w:color w:val="FF0000"/>
          <w:sz w:val="16"/>
          <w:szCs w:val="20"/>
          <w:lang w:val="sv-SE" w:eastAsia="sv-SE"/>
        </w:rPr>
      </w:pPr>
    </w:p>
    <w:p w14:paraId="136B1E83"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strike/>
          <w:noProof/>
          <w:color w:val="FF0000"/>
          <w:sz w:val="16"/>
          <w:szCs w:val="20"/>
          <w:lang w:val="sv-SE" w:eastAsia="sv-SE"/>
        </w:rPr>
      </w:pPr>
    </w:p>
    <w:p w14:paraId="0F7E3E84"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strike/>
          <w:noProof/>
          <w:color w:val="FF0000"/>
          <w:sz w:val="16"/>
          <w:szCs w:val="20"/>
          <w:lang w:val="sv-SE" w:eastAsia="sv-SE"/>
        </w:rPr>
      </w:pPr>
    </w:p>
    <w:p w14:paraId="793106E5"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color w:val="FF0000"/>
          <w:sz w:val="16"/>
          <w:szCs w:val="20"/>
          <w:lang w:val="sv-SE" w:eastAsia="sv-SE"/>
        </w:rPr>
      </w:pPr>
      <w:r w:rsidRPr="0070097B">
        <w:rPr>
          <w:rFonts w:ascii="Courier New" w:eastAsia="Times New Roman" w:hAnsi="Courier New"/>
          <w:noProof/>
          <w:color w:val="FF0000"/>
          <w:sz w:val="16"/>
          <w:szCs w:val="20"/>
          <w:lang w:val="sv-SE" w:eastAsia="sv-SE"/>
        </w:rPr>
        <w:t>ssb-perRACH-OccasionAndnumberOfRA-PreamblesGroupAPerSSBPerRACH-Occasion</w:t>
      </w:r>
      <w:r w:rsidRPr="0070097B">
        <w:rPr>
          <w:rFonts w:ascii="Courier New" w:eastAsia="Times New Roman" w:hAnsi="Courier New"/>
          <w:noProof/>
          <w:color w:val="FF0000"/>
          <w:sz w:val="16"/>
          <w:szCs w:val="20"/>
          <w:lang w:val="sv-SE" w:eastAsia="sv-SE"/>
        </w:rPr>
        <w:tab/>
        <w:t xml:space="preserve">CHOICE { </w:t>
      </w:r>
    </w:p>
    <w:p w14:paraId="68E28131"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color w:val="FF0000"/>
          <w:sz w:val="16"/>
          <w:szCs w:val="20"/>
          <w:lang w:val="sv-SE" w:eastAsia="sv-SE"/>
        </w:rPr>
      </w:pP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t>oneEighth</w:t>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t xml:space="preserve">ENUMERATED {n4,n8,n12,n16,n20,n24,n28,n32,n36,n40,n44,n48,n52,n56,n60,n64}, </w:t>
      </w:r>
    </w:p>
    <w:p w14:paraId="54831455"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color w:val="FF0000"/>
          <w:sz w:val="16"/>
          <w:szCs w:val="20"/>
          <w:lang w:val="sv-SE" w:eastAsia="sv-SE"/>
        </w:rPr>
      </w:pP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t>oneFourth</w:t>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t xml:space="preserve">ENUMERATED {n4,n8,n12,n16,n20,n24,n28,n32,n36,n40,n44,n48,n52,n56,n60,n64}, </w:t>
      </w:r>
    </w:p>
    <w:p w14:paraId="43AFF16C"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color w:val="FF0000"/>
          <w:sz w:val="16"/>
          <w:szCs w:val="20"/>
          <w:lang w:val="sv-SE" w:eastAsia="sv-SE"/>
        </w:rPr>
      </w:pP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t>oneHalf</w:t>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t xml:space="preserve">ENUMERATED {n4,n8,n12,n16,n20,n24,n28,n32,n36,n40,n44,n48,n52,n56,n60,n64}, </w:t>
      </w:r>
    </w:p>
    <w:p w14:paraId="4FCD8F54"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color w:val="FF0000"/>
          <w:sz w:val="16"/>
          <w:szCs w:val="20"/>
          <w:lang w:val="sv-SE" w:eastAsia="sv-SE"/>
        </w:rPr>
      </w:pP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t>one</w:t>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t xml:space="preserve">ENUMERATED {n4,n8,n12,n16,n20,n24,n28,n32,n36,n40,n44,n48,n52,n56,n60,n64}, </w:t>
      </w:r>
    </w:p>
    <w:p w14:paraId="1C007437"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color w:val="FF0000"/>
          <w:sz w:val="16"/>
          <w:szCs w:val="20"/>
          <w:lang w:val="sv-SE" w:eastAsia="sv-SE"/>
        </w:rPr>
      </w:pP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t>two</w:t>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t xml:space="preserve">ENUMERATED {n4,n8,n12,n16,n20,n24,n28,n32}, </w:t>
      </w:r>
    </w:p>
    <w:p w14:paraId="58772EA2"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color w:val="FF0000"/>
          <w:sz w:val="16"/>
          <w:szCs w:val="20"/>
          <w:lang w:val="sv-SE" w:eastAsia="sv-SE"/>
        </w:rPr>
      </w:pP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t>four</w:t>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t xml:space="preserve">INTEGER (1..16), </w:t>
      </w:r>
    </w:p>
    <w:p w14:paraId="6F44CFB8"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color w:val="FF0000"/>
          <w:sz w:val="16"/>
          <w:szCs w:val="20"/>
          <w:lang w:val="sv-SE" w:eastAsia="sv-SE"/>
        </w:rPr>
      </w:pP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t>eight</w:t>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t xml:space="preserve">INTEGER (1..8), </w:t>
      </w:r>
    </w:p>
    <w:p w14:paraId="3DE1C200"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color w:val="FF0000"/>
          <w:sz w:val="16"/>
          <w:szCs w:val="20"/>
          <w:lang w:val="sv-SE" w:eastAsia="sv-SE"/>
        </w:rPr>
      </w:pP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t>sixteen</w:t>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r>
      <w:r w:rsidRPr="0070097B">
        <w:rPr>
          <w:rFonts w:ascii="Courier New" w:eastAsia="Times New Roman" w:hAnsi="Courier New"/>
          <w:noProof/>
          <w:color w:val="FF0000"/>
          <w:sz w:val="16"/>
          <w:szCs w:val="20"/>
          <w:lang w:val="sv-SE" w:eastAsia="sv-SE"/>
        </w:rPr>
        <w:tab/>
        <w:t>INTEGER (1..4)</w:t>
      </w:r>
    </w:p>
    <w:p w14:paraId="18DC5318"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strike/>
          <w:noProof/>
          <w:color w:val="FF0000"/>
          <w:sz w:val="16"/>
          <w:szCs w:val="20"/>
          <w:lang w:val="sv-SE" w:eastAsia="sv-SE"/>
        </w:rPr>
      </w:pPr>
      <w:r w:rsidRPr="0070097B">
        <w:rPr>
          <w:rFonts w:ascii="Courier New" w:eastAsia="Times New Roman" w:hAnsi="Courier New"/>
          <w:noProof/>
          <w:color w:val="FF0000"/>
          <w:sz w:val="16"/>
          <w:szCs w:val="20"/>
          <w:lang w:val="sv-SE" w:eastAsia="sv-SE"/>
        </w:rPr>
        <w:tab/>
        <w:t>}</w:t>
      </w:r>
      <w:r w:rsidRPr="0070097B">
        <w:rPr>
          <w:rFonts w:ascii="Courier New" w:eastAsia="Times New Roman" w:hAnsi="Courier New"/>
          <w:noProof/>
          <w:color w:val="00B050"/>
          <w:sz w:val="16"/>
          <w:szCs w:val="20"/>
          <w:lang w:val="sv-SE" w:eastAsia="sv-SE"/>
        </w:rPr>
        <w:tab/>
      </w:r>
      <w:r w:rsidRPr="0070097B">
        <w:rPr>
          <w:rFonts w:ascii="Courier New" w:eastAsia="Times New Roman" w:hAnsi="Courier New"/>
          <w:noProof/>
          <w:sz w:val="16"/>
          <w:szCs w:val="20"/>
          <w:lang w:val="sv-SE" w:eastAsia="sv-SE"/>
        </w:rPr>
        <w:tab/>
      </w:r>
    </w:p>
    <w:p w14:paraId="576C7212"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color w:val="808080"/>
          <w:sz w:val="16"/>
          <w:szCs w:val="20"/>
          <w:lang w:val="sv-SE" w:eastAsia="sv-SE"/>
        </w:rPr>
      </w:pPr>
      <w:r w:rsidRPr="0070097B">
        <w:rPr>
          <w:rFonts w:ascii="Courier New" w:eastAsia="Times New Roman" w:hAnsi="Courier New"/>
          <w:noProof/>
          <w:sz w:val="16"/>
          <w:szCs w:val="20"/>
          <w:lang w:val="sv-SE" w:eastAsia="sv-SE"/>
        </w:rPr>
        <w:tab/>
        <w:t>}</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OPTIONAL</w:t>
      </w:r>
      <w:r w:rsidRPr="0070097B">
        <w:rPr>
          <w:rFonts w:ascii="Courier New" w:eastAsia="Times New Roman" w:hAnsi="Courier New"/>
          <w:noProof/>
          <w:sz w:val="16"/>
          <w:szCs w:val="20"/>
          <w:lang w:val="sv-SE" w:eastAsia="sv-SE"/>
        </w:rPr>
        <w:t>,</w:t>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808080"/>
          <w:sz w:val="16"/>
          <w:szCs w:val="20"/>
          <w:lang w:val="sv-SE" w:eastAsia="sv-SE"/>
        </w:rPr>
        <w:t>-- Need R</w:t>
      </w:r>
    </w:p>
    <w:p w14:paraId="7660F8C6"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t>ra-ContentionResolutionTimer</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ENUMERATED</w:t>
      </w:r>
      <w:r w:rsidRPr="0070097B">
        <w:rPr>
          <w:rFonts w:ascii="Courier New" w:eastAsia="Times New Roman" w:hAnsi="Courier New"/>
          <w:noProof/>
          <w:sz w:val="16"/>
          <w:szCs w:val="20"/>
          <w:lang w:val="sv-SE" w:eastAsia="sv-SE"/>
        </w:rPr>
        <w:t xml:space="preserve"> { sf8, sf16, sf24, sf32, sf40, sf48, sf56, sf64},</w:t>
      </w:r>
    </w:p>
    <w:p w14:paraId="0134B4C7"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color w:val="808080"/>
          <w:sz w:val="16"/>
          <w:szCs w:val="20"/>
          <w:lang w:val="sv-SE" w:eastAsia="sv-SE"/>
        </w:rPr>
      </w:pPr>
      <w:r w:rsidRPr="0070097B">
        <w:rPr>
          <w:rFonts w:ascii="Courier New" w:eastAsia="Times New Roman" w:hAnsi="Courier New"/>
          <w:noProof/>
          <w:sz w:val="16"/>
          <w:szCs w:val="20"/>
          <w:lang w:val="sv-SE" w:eastAsia="sv-SE"/>
        </w:rPr>
        <w:tab/>
        <w:t>rsrp-ThresholdSSB</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t>RSRP-Range</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OPTIONAL</w:t>
      </w:r>
      <w:r w:rsidRPr="0070097B">
        <w:rPr>
          <w:rFonts w:ascii="Courier New" w:eastAsia="Times New Roman" w:hAnsi="Courier New"/>
          <w:noProof/>
          <w:sz w:val="16"/>
          <w:szCs w:val="20"/>
          <w:lang w:val="sv-SE" w:eastAsia="sv-SE"/>
        </w:rPr>
        <w:t>,</w:t>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808080"/>
          <w:sz w:val="16"/>
          <w:szCs w:val="20"/>
          <w:lang w:val="sv-SE" w:eastAsia="sv-SE"/>
        </w:rPr>
        <w:t>-- Need R</w:t>
      </w:r>
    </w:p>
    <w:p w14:paraId="5E07D8AF"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color w:val="808080"/>
          <w:sz w:val="16"/>
          <w:szCs w:val="20"/>
          <w:lang w:val="sv-SE" w:eastAsia="sv-SE"/>
        </w:rPr>
      </w:pPr>
      <w:r w:rsidRPr="0070097B">
        <w:rPr>
          <w:rFonts w:ascii="Courier New" w:eastAsia="Times New Roman" w:hAnsi="Courier New"/>
          <w:noProof/>
          <w:sz w:val="16"/>
          <w:szCs w:val="20"/>
          <w:lang w:val="sv-SE" w:eastAsia="sv-SE"/>
        </w:rPr>
        <w:tab/>
        <w:t>rsrp-ThresholdSSB-SUL</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t>RSRP-Range</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OPTIONAL</w:t>
      </w:r>
      <w:r w:rsidRPr="0070097B">
        <w:rPr>
          <w:rFonts w:ascii="Courier New" w:eastAsia="Times New Roman" w:hAnsi="Courier New"/>
          <w:noProof/>
          <w:sz w:val="16"/>
          <w:szCs w:val="20"/>
          <w:lang w:val="sv-SE" w:eastAsia="sv-SE"/>
        </w:rPr>
        <w:t>,</w:t>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808080"/>
          <w:sz w:val="16"/>
          <w:szCs w:val="20"/>
          <w:lang w:val="sv-SE" w:eastAsia="sv-SE"/>
        </w:rPr>
        <w:t xml:space="preserve">-- </w:t>
      </w:r>
      <w:del w:id="339" w:author="Unknown">
        <w:r w:rsidRPr="0070097B">
          <w:rPr>
            <w:rFonts w:ascii="Courier New" w:eastAsia="Times New Roman" w:hAnsi="Courier New"/>
            <w:noProof/>
            <w:color w:val="808080"/>
            <w:sz w:val="16"/>
            <w:szCs w:val="20"/>
            <w:lang w:val="sv-SE" w:eastAsia="sv-SE"/>
          </w:rPr>
          <w:delText>Need R</w:delText>
        </w:r>
      </w:del>
      <w:ins w:id="340" w:author="Unknown" w:date="2018-04-25T06:11:00Z">
        <w:r w:rsidRPr="0070097B">
          <w:rPr>
            <w:rFonts w:ascii="Courier New" w:eastAsia="Times New Roman" w:hAnsi="Courier New"/>
            <w:noProof/>
            <w:color w:val="808080"/>
            <w:sz w:val="16"/>
            <w:szCs w:val="20"/>
            <w:lang w:val="sv-SE" w:eastAsia="sv-SE"/>
          </w:rPr>
          <w:t>Cond SUL</w:t>
        </w:r>
      </w:ins>
    </w:p>
    <w:p w14:paraId="6E1099B9"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t>prach-RootSequenceIndex</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CHOICE</w:t>
      </w:r>
      <w:r w:rsidRPr="0070097B">
        <w:rPr>
          <w:rFonts w:ascii="Courier New" w:eastAsia="Times New Roman" w:hAnsi="Courier New"/>
          <w:noProof/>
          <w:sz w:val="16"/>
          <w:szCs w:val="20"/>
          <w:lang w:val="sv-SE" w:eastAsia="sv-SE"/>
        </w:rPr>
        <w:t xml:space="preserve"> {</w:t>
      </w:r>
    </w:p>
    <w:p w14:paraId="0DE645F2"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t>l839</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INTEGER</w:t>
      </w:r>
      <w:r w:rsidRPr="0070097B">
        <w:rPr>
          <w:rFonts w:ascii="Courier New" w:eastAsia="Times New Roman" w:hAnsi="Courier New"/>
          <w:noProof/>
          <w:sz w:val="16"/>
          <w:szCs w:val="20"/>
          <w:lang w:val="sv-SE" w:eastAsia="sv-SE"/>
        </w:rPr>
        <w:t xml:space="preserve"> (0..837),</w:t>
      </w:r>
    </w:p>
    <w:p w14:paraId="56161294"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t>l139</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INTEGER</w:t>
      </w:r>
      <w:r w:rsidRPr="0070097B">
        <w:rPr>
          <w:rFonts w:ascii="Courier New" w:eastAsia="Times New Roman" w:hAnsi="Courier New"/>
          <w:noProof/>
          <w:sz w:val="16"/>
          <w:szCs w:val="20"/>
          <w:lang w:val="sv-SE" w:eastAsia="sv-SE"/>
        </w:rPr>
        <w:t xml:space="preserve"> (0..137)</w:t>
      </w:r>
    </w:p>
    <w:p w14:paraId="27D3A46A"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t>},</w:t>
      </w:r>
    </w:p>
    <w:p w14:paraId="7D573884"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t>msg1-SubcarrierSpacing</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t>SubcarrierSpacing,</w:t>
      </w:r>
    </w:p>
    <w:p w14:paraId="16202122"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t>restrictedSetConfig</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ENUMERATED</w:t>
      </w:r>
      <w:r w:rsidRPr="0070097B">
        <w:rPr>
          <w:rFonts w:ascii="Courier New" w:eastAsia="Times New Roman" w:hAnsi="Courier New"/>
          <w:noProof/>
          <w:sz w:val="16"/>
          <w:szCs w:val="20"/>
          <w:lang w:val="sv-SE" w:eastAsia="sv-SE"/>
        </w:rPr>
        <w:t xml:space="preserve"> {unrestrictedSet, restrictedSetTypeA, restrictedSetTypeB},</w:t>
      </w:r>
    </w:p>
    <w:p w14:paraId="69A3CE85"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color w:val="808080"/>
          <w:sz w:val="16"/>
          <w:szCs w:val="20"/>
          <w:lang w:val="sv-SE" w:eastAsia="sv-SE"/>
        </w:rPr>
      </w:pPr>
      <w:r w:rsidRPr="0070097B">
        <w:rPr>
          <w:rFonts w:ascii="Courier New" w:eastAsia="Times New Roman" w:hAnsi="Courier New"/>
          <w:noProof/>
          <w:sz w:val="16"/>
          <w:szCs w:val="20"/>
          <w:lang w:val="sv-SE" w:eastAsia="sv-SE"/>
        </w:rPr>
        <w:tab/>
        <w:t>msg3-transformPrecoding</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ENUMERATED</w:t>
      </w:r>
      <w:r w:rsidRPr="0070097B">
        <w:rPr>
          <w:rFonts w:ascii="Courier New" w:eastAsia="Times New Roman" w:hAnsi="Courier New"/>
          <w:noProof/>
          <w:sz w:val="16"/>
          <w:szCs w:val="20"/>
          <w:lang w:val="sv-SE" w:eastAsia="sv-SE"/>
        </w:rPr>
        <w:t xml:space="preserve"> {enabled}</w:t>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993366"/>
          <w:sz w:val="16"/>
          <w:szCs w:val="20"/>
          <w:lang w:val="sv-SE" w:eastAsia="sv-SE"/>
        </w:rPr>
        <w:t>OPTIONAL</w:t>
      </w:r>
      <w:r w:rsidRPr="0070097B">
        <w:rPr>
          <w:rFonts w:ascii="Courier New" w:eastAsia="Times New Roman" w:hAnsi="Courier New"/>
          <w:noProof/>
          <w:sz w:val="16"/>
          <w:szCs w:val="20"/>
          <w:lang w:val="sv-SE" w:eastAsia="sv-SE"/>
        </w:rPr>
        <w:t>,</w:t>
      </w:r>
      <w:r w:rsidRPr="0070097B">
        <w:rPr>
          <w:rFonts w:ascii="Courier New" w:eastAsia="Times New Roman" w:hAnsi="Courier New"/>
          <w:noProof/>
          <w:sz w:val="16"/>
          <w:szCs w:val="20"/>
          <w:lang w:val="sv-SE" w:eastAsia="sv-SE"/>
        </w:rPr>
        <w:tab/>
      </w:r>
      <w:r w:rsidRPr="0070097B">
        <w:rPr>
          <w:rFonts w:ascii="Courier New" w:eastAsia="Times New Roman" w:hAnsi="Courier New"/>
          <w:noProof/>
          <w:color w:val="808080"/>
          <w:sz w:val="16"/>
          <w:szCs w:val="20"/>
          <w:lang w:val="sv-SE" w:eastAsia="sv-SE"/>
        </w:rPr>
        <w:t>-- Need R</w:t>
      </w:r>
    </w:p>
    <w:p w14:paraId="4C36B4DC"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ab/>
        <w:t>...</w:t>
      </w:r>
    </w:p>
    <w:p w14:paraId="69C52F04" w14:textId="77777777" w:rsidR="0070097B" w:rsidRPr="0070097B" w:rsidRDefault="0070097B" w:rsidP="0070097B">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noProof/>
          <w:sz w:val="16"/>
          <w:szCs w:val="20"/>
          <w:lang w:val="sv-SE" w:eastAsia="sv-SE"/>
        </w:rPr>
      </w:pPr>
      <w:r w:rsidRPr="0070097B">
        <w:rPr>
          <w:rFonts w:ascii="Courier New" w:eastAsia="Times New Roman" w:hAnsi="Courier New"/>
          <w:noProof/>
          <w:sz w:val="16"/>
          <w:szCs w:val="20"/>
          <w:lang w:val="sv-SE" w:eastAsia="sv-SE"/>
        </w:rPr>
        <w:t>}</w:t>
      </w:r>
    </w:p>
    <w:p w14:paraId="587B0CBE" w14:textId="77777777" w:rsidR="0070097B" w:rsidRPr="0070097B" w:rsidRDefault="0070097B" w:rsidP="0070097B">
      <w:pPr>
        <w:rPr>
          <w:i/>
        </w:rPr>
      </w:pPr>
      <w:r w:rsidRPr="0070097B">
        <w:rPr>
          <w:i/>
        </w:rPr>
        <w:t>---- End of TP ----</w:t>
      </w:r>
    </w:p>
    <w:p w14:paraId="4CA99727" w14:textId="77777777" w:rsidR="0070097B" w:rsidRPr="0070097B" w:rsidRDefault="0070097B" w:rsidP="0070097B"/>
    <w:p w14:paraId="3A1C7E67" w14:textId="1BB28E2E" w:rsidR="005A3117" w:rsidRDefault="00D514D2" w:rsidP="00D514D2">
      <w:pPr>
        <w:pBdr>
          <w:top w:val="single" w:sz="4" w:space="1" w:color="auto"/>
        </w:pBdr>
        <w:ind w:left="720" w:hanging="720"/>
        <w:rPr>
          <w:b/>
        </w:rPr>
      </w:pPr>
      <w:r w:rsidRPr="00D514D2">
        <w:rPr>
          <w:b/>
        </w:rPr>
        <w:t>Wednesday session</w:t>
      </w:r>
    </w:p>
    <w:p w14:paraId="2C05336F" w14:textId="236C6DF1" w:rsidR="00D514D2" w:rsidRPr="00D514D2" w:rsidRDefault="0058452E" w:rsidP="00D514D2">
      <w:pPr>
        <w:pBdr>
          <w:top w:val="single" w:sz="4" w:space="1" w:color="auto"/>
        </w:pBdr>
        <w:ind w:left="720" w:hanging="720"/>
        <w:rPr>
          <w:b/>
        </w:rPr>
      </w:pPr>
      <w:hyperlink r:id="rId845" w:history="1">
        <w:r w:rsidR="000F2B08">
          <w:rPr>
            <w:rStyle w:val="Hyperlink"/>
            <w:b/>
          </w:rPr>
          <w:t>R1-1807707</w:t>
        </w:r>
      </w:hyperlink>
      <w:r w:rsidR="00D514D2" w:rsidRPr="00D514D2">
        <w:rPr>
          <w:b/>
        </w:rPr>
        <w:tab/>
        <w:t>LS on numberOfRA-PreamblesGroupA</w:t>
      </w:r>
      <w:r w:rsidR="00D514D2" w:rsidRPr="00D514D2">
        <w:rPr>
          <w:b/>
        </w:rPr>
        <w:tab/>
        <w:t>Qualcomm</w:t>
      </w:r>
    </w:p>
    <w:p w14:paraId="6C78799D" w14:textId="2088A4A8" w:rsidR="00D514D2" w:rsidRDefault="00D514D2" w:rsidP="00D514D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 xml:space="preserve">document is endorsed and final LS is </w:t>
      </w:r>
      <w:r w:rsidRPr="00D514D2">
        <w:rPr>
          <w:rFonts w:ascii="Times New Roman" w:hAnsi="Times New Roman"/>
          <w:szCs w:val="20"/>
          <w:highlight w:val="green"/>
        </w:rPr>
        <w:t xml:space="preserve">approved in </w:t>
      </w:r>
      <w:hyperlink r:id="rId846" w:history="1">
        <w:r w:rsidR="000F2B08">
          <w:rPr>
            <w:rStyle w:val="Hyperlink"/>
            <w:rFonts w:ascii="Times New Roman" w:hAnsi="Times New Roman"/>
            <w:szCs w:val="20"/>
            <w:highlight w:val="green"/>
          </w:rPr>
          <w:t>R1-1807764</w:t>
        </w:r>
      </w:hyperlink>
      <w:r>
        <w:rPr>
          <w:rFonts w:ascii="Times New Roman" w:hAnsi="Times New Roman"/>
          <w:szCs w:val="20"/>
        </w:rPr>
        <w:t>.</w:t>
      </w:r>
    </w:p>
    <w:p w14:paraId="04BAB23D" w14:textId="77777777" w:rsidR="004702B1" w:rsidRDefault="004702B1" w:rsidP="00D514D2">
      <w:pPr>
        <w:ind w:left="720" w:hanging="720"/>
        <w:rPr>
          <w:rFonts w:ascii="Times New Roman" w:hAnsi="Times New Roman"/>
          <w:szCs w:val="20"/>
        </w:rPr>
      </w:pPr>
    </w:p>
    <w:p w14:paraId="311BBC8B" w14:textId="275EDFAE" w:rsidR="00D514D2" w:rsidRPr="00D514D2" w:rsidRDefault="0058452E" w:rsidP="00D514D2">
      <w:pPr>
        <w:ind w:left="720" w:hanging="720"/>
        <w:rPr>
          <w:b/>
        </w:rPr>
      </w:pPr>
      <w:hyperlink r:id="rId847" w:history="1">
        <w:r w:rsidR="000F2B08">
          <w:rPr>
            <w:rStyle w:val="Hyperlink"/>
            <w:b/>
          </w:rPr>
          <w:t>R1-1807747</w:t>
        </w:r>
      </w:hyperlink>
      <w:r w:rsidR="00D514D2" w:rsidRPr="00D514D2">
        <w:rPr>
          <w:b/>
        </w:rPr>
        <w:tab/>
        <w:t>Summary of Remaining Details on RACH Procedure</w:t>
      </w:r>
      <w:r w:rsidR="00D514D2" w:rsidRPr="00D514D2">
        <w:rPr>
          <w:b/>
        </w:rPr>
        <w:tab/>
        <w:t>Qualcomm</w:t>
      </w:r>
    </w:p>
    <w:p w14:paraId="5EAB8462" w14:textId="77777777" w:rsidR="00D514D2" w:rsidRDefault="00D514D2" w:rsidP="00D514D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0752ABBF" w14:textId="6C6BF017" w:rsidR="00D514D2" w:rsidRDefault="00D514D2" w:rsidP="005A3117">
      <w:pPr>
        <w:ind w:left="720" w:hanging="720"/>
      </w:pPr>
    </w:p>
    <w:p w14:paraId="4B9EBE4B" w14:textId="77777777" w:rsidR="004702B1" w:rsidRPr="004702B1" w:rsidRDefault="004702B1" w:rsidP="004702B1">
      <w:pPr>
        <w:ind w:left="720" w:hanging="720"/>
        <w:rPr>
          <w:sz w:val="24"/>
          <w:szCs w:val="20"/>
          <w:lang w:eastAsia="x-none"/>
        </w:rPr>
      </w:pPr>
      <w:r w:rsidRPr="004702B1">
        <w:rPr>
          <w:szCs w:val="20"/>
          <w:highlight w:val="green"/>
          <w:lang w:eastAsia="x-none"/>
        </w:rPr>
        <w:t>Agreements</w:t>
      </w:r>
      <w:r w:rsidRPr="004702B1">
        <w:rPr>
          <w:sz w:val="24"/>
          <w:szCs w:val="20"/>
          <w:lang w:eastAsia="x-none"/>
        </w:rPr>
        <w:t>:</w:t>
      </w:r>
    </w:p>
    <w:p w14:paraId="23F719CA" w14:textId="6915A2EE" w:rsidR="004702B1" w:rsidRDefault="004702B1" w:rsidP="00613418">
      <w:pPr>
        <w:numPr>
          <w:ilvl w:val="0"/>
          <w:numId w:val="56"/>
        </w:numPr>
        <w:rPr>
          <w:szCs w:val="20"/>
          <w:lang w:eastAsia="x-none"/>
        </w:rPr>
      </w:pPr>
      <w:r w:rsidRPr="004702B1">
        <w:rPr>
          <w:szCs w:val="20"/>
          <w:lang w:eastAsia="x-none"/>
        </w:rPr>
        <w:t>To adopt the following TP for section 7.3 of 38.213 (with changes in red).</w:t>
      </w:r>
    </w:p>
    <w:p w14:paraId="7E186531" w14:textId="7D0F6C4A" w:rsidR="004702B1" w:rsidRPr="004702B1" w:rsidRDefault="004702B1" w:rsidP="004702B1">
      <w:pPr>
        <w:rPr>
          <w:i/>
          <w:szCs w:val="20"/>
          <w:lang w:eastAsia="x-none"/>
        </w:rPr>
      </w:pPr>
      <w:r w:rsidRPr="004702B1">
        <w:rPr>
          <w:i/>
          <w:szCs w:val="20"/>
          <w:lang w:eastAsia="x-none"/>
        </w:rPr>
        <w:t>---- Start of TP ----</w:t>
      </w:r>
    </w:p>
    <w:p w14:paraId="59A52C5A" w14:textId="77777777" w:rsidR="004702B1" w:rsidRPr="004702B1" w:rsidRDefault="004702B1" w:rsidP="004702B1">
      <w:pPr>
        <w:ind w:left="720"/>
        <w:rPr>
          <w:rFonts w:eastAsia="Yu Mincho"/>
          <w:szCs w:val="20"/>
        </w:rPr>
      </w:pPr>
      <w:r w:rsidRPr="004702B1">
        <w:rPr>
          <w:rFonts w:eastAsia="Yu Mincho"/>
          <w:szCs w:val="20"/>
        </w:rPr>
        <w:lastRenderedPageBreak/>
        <w:t xml:space="preserve">If the PRACH transmission from the UE is not in response to a detection of a PDCCH order by the UE, </w:t>
      </w:r>
      <w:r w:rsidRPr="004702B1">
        <w:rPr>
          <w:rFonts w:eastAsia="MS Mincho"/>
          <w:i/>
          <w:szCs w:val="20"/>
        </w:rPr>
        <w:t>referenceSignalPower</w:t>
      </w:r>
      <w:r w:rsidRPr="004702B1">
        <w:rPr>
          <w:rFonts w:eastAsia="MS Mincho"/>
          <w:szCs w:val="20"/>
        </w:rPr>
        <w:t xml:space="preserve"> is provided by </w:t>
      </w:r>
      <w:r w:rsidRPr="004702B1">
        <w:rPr>
          <w:rFonts w:eastAsia="Yu Mincho"/>
          <w:i/>
          <w:szCs w:val="20"/>
        </w:rPr>
        <w:t>ss-PBCH-BlockPower</w:t>
      </w:r>
      <w:r w:rsidRPr="004702B1">
        <w:rPr>
          <w:rFonts w:eastAsia="Yu Mincho"/>
          <w:szCs w:val="20"/>
        </w:rPr>
        <w:t xml:space="preserve"> </w:t>
      </w:r>
      <w:r w:rsidRPr="004702B1">
        <w:rPr>
          <w:rFonts w:eastAsia="Yu Mincho"/>
          <w:color w:val="FF0000"/>
          <w:szCs w:val="20"/>
          <w:u w:val="single"/>
        </w:rPr>
        <w:t>if SS block is used for RACH association and transmission</w:t>
      </w:r>
      <w:r w:rsidRPr="004702B1">
        <w:rPr>
          <w:rFonts w:eastAsia="Yu Mincho"/>
          <w:color w:val="FF0000"/>
          <w:szCs w:val="20"/>
        </w:rPr>
        <w:t>.</w:t>
      </w:r>
      <w:r w:rsidRPr="004702B1">
        <w:rPr>
          <w:rFonts w:eastAsia="Yu Mincho"/>
          <w:szCs w:val="20"/>
        </w:rPr>
        <w:t xml:space="preserve"> </w:t>
      </w:r>
    </w:p>
    <w:p w14:paraId="30A36DF6" w14:textId="77777777" w:rsidR="004702B1" w:rsidRPr="004702B1" w:rsidRDefault="004702B1" w:rsidP="004702B1">
      <w:pPr>
        <w:ind w:left="720"/>
        <w:rPr>
          <w:rFonts w:eastAsia="Yu Mincho"/>
          <w:szCs w:val="20"/>
        </w:rPr>
      </w:pPr>
      <w:r w:rsidRPr="004702B1">
        <w:rPr>
          <w:rFonts w:eastAsia="Yu Mincho"/>
          <w:szCs w:val="20"/>
        </w:rPr>
        <w:t>If the PRACH transmission from the UE is in response to a detection of a PDCCH order by the UE</w:t>
      </w:r>
      <w:r w:rsidRPr="004702B1">
        <w:rPr>
          <w:rFonts w:eastAsia="Yu Mincho" w:hint="eastAsia"/>
          <w:color w:val="FF0000"/>
          <w:szCs w:val="20"/>
          <w:u w:val="single"/>
        </w:rPr>
        <w:t xml:space="preserve"> which triggers </w:t>
      </w:r>
      <w:r w:rsidRPr="004702B1">
        <w:rPr>
          <w:rFonts w:eastAsia="Yu Mincho"/>
          <w:color w:val="FF0000"/>
          <w:szCs w:val="20"/>
          <w:u w:val="single"/>
        </w:rPr>
        <w:t>non-contention based random access procedure</w:t>
      </w:r>
      <w:r w:rsidRPr="004702B1">
        <w:rPr>
          <w:rFonts w:eastAsia="Yu Mincho"/>
          <w:szCs w:val="20"/>
        </w:rPr>
        <w:t xml:space="preserve">, </w:t>
      </w:r>
      <w:r w:rsidRPr="004702B1">
        <w:rPr>
          <w:rFonts w:eastAsia="MS Mincho"/>
          <w:i/>
          <w:szCs w:val="20"/>
        </w:rPr>
        <w:t>referenceSignalPower</w:t>
      </w:r>
      <w:r w:rsidRPr="004702B1">
        <w:rPr>
          <w:rFonts w:eastAsia="MS Mincho"/>
          <w:szCs w:val="20"/>
        </w:rPr>
        <w:t xml:space="preserve"> is </w:t>
      </w:r>
      <w:r w:rsidRPr="004702B1">
        <w:rPr>
          <w:rFonts w:eastAsia="MS Mincho"/>
          <w:color w:val="FF0000"/>
          <w:szCs w:val="20"/>
          <w:u w:val="single"/>
        </w:rPr>
        <w:t>provided by</w:t>
      </w:r>
      <w:r w:rsidRPr="004702B1">
        <w:rPr>
          <w:rFonts w:eastAsia="MS Mincho"/>
          <w:szCs w:val="20"/>
        </w:rPr>
        <w:t xml:space="preserve"> </w:t>
      </w:r>
      <w:r w:rsidRPr="004702B1">
        <w:rPr>
          <w:rFonts w:eastAsia="Yu Mincho"/>
          <w:i/>
          <w:szCs w:val="20"/>
        </w:rPr>
        <w:t>ss-PBCH-BlockPower</w:t>
      </w:r>
      <w:r w:rsidRPr="004702B1">
        <w:rPr>
          <w:rFonts w:eastAsia="MS Mincho"/>
          <w:szCs w:val="20"/>
        </w:rPr>
        <w:t xml:space="preserve"> or, when the UE is configured resources for a periodic CSI-RS reception, is obtained by </w:t>
      </w:r>
      <w:r w:rsidRPr="004702B1">
        <w:rPr>
          <w:rFonts w:eastAsia="Yu Mincho"/>
          <w:szCs w:val="20"/>
        </w:rPr>
        <w:t xml:space="preserve">higher layer parameter  </w:t>
      </w:r>
      <w:r w:rsidRPr="004702B1">
        <w:rPr>
          <w:rFonts w:eastAsia="Yu Mincho"/>
          <w:i/>
          <w:color w:val="FF0000"/>
          <w:szCs w:val="20"/>
          <w:u w:val="single"/>
        </w:rPr>
        <w:t>ss-PBCH-BlockPower and</w:t>
      </w:r>
      <w:r w:rsidRPr="004702B1">
        <w:rPr>
          <w:rFonts w:eastAsia="Yu Mincho"/>
          <w:color w:val="FF0000"/>
          <w:szCs w:val="20"/>
          <w:u w:val="single"/>
        </w:rPr>
        <w:t xml:space="preserve"> </w:t>
      </w:r>
      <w:r w:rsidRPr="004702B1">
        <w:rPr>
          <w:rFonts w:eastAsia="Yu Mincho"/>
          <w:i/>
          <w:szCs w:val="20"/>
        </w:rPr>
        <w:t xml:space="preserve">powerControlOffsetSS; </w:t>
      </w:r>
      <w:r w:rsidRPr="004702B1">
        <w:rPr>
          <w:rFonts w:eastAsia="Yu Mincho"/>
          <w:color w:val="FF0000"/>
          <w:szCs w:val="20"/>
          <w:u w:val="single"/>
        </w:rPr>
        <w:t xml:space="preserve">where </w:t>
      </w:r>
      <w:r w:rsidRPr="004702B1">
        <w:rPr>
          <w:rFonts w:eastAsia="Yu Mincho"/>
          <w:i/>
          <w:color w:val="FF0000"/>
          <w:szCs w:val="20"/>
          <w:u w:val="single"/>
        </w:rPr>
        <w:t>powerControlOffsetSS</w:t>
      </w:r>
      <w:r w:rsidRPr="004702B1">
        <w:rPr>
          <w:rFonts w:eastAsia="Yu Mincho"/>
          <w:color w:val="FF0000"/>
          <w:szCs w:val="20"/>
          <w:u w:val="single"/>
        </w:rPr>
        <w:t xml:space="preserve">  </w:t>
      </w:r>
      <w:r w:rsidRPr="004702B1">
        <w:rPr>
          <w:rFonts w:eastAsia="Yu Mincho"/>
          <w:strike/>
          <w:color w:val="FF0000"/>
          <w:szCs w:val="20"/>
        </w:rPr>
        <w:t>that</w:t>
      </w:r>
      <w:r w:rsidRPr="004702B1">
        <w:rPr>
          <w:rFonts w:eastAsia="Yu Mincho"/>
          <w:szCs w:val="20"/>
        </w:rPr>
        <w:t xml:space="preserve"> provides an offset of CSI-RS transmission power relative to SS/PBCH block transmission power [6, TS 38.214], depending on the DL RS that the DMRS of the PDCCH order is quasi-collocated with as described in Subclause 10.1. </w:t>
      </w:r>
      <w:r w:rsidRPr="004702B1">
        <w:rPr>
          <w:rFonts w:eastAsia="Yu Mincho"/>
          <w:strike/>
          <w:color w:val="FF0000"/>
          <w:szCs w:val="20"/>
        </w:rPr>
        <w:t xml:space="preserve">The UE is provided by higher layer parameters </w:t>
      </w:r>
      <w:r w:rsidRPr="004702B1">
        <w:rPr>
          <w:rFonts w:eastAsia="Yu Mincho"/>
          <w:i/>
          <w:strike/>
          <w:color w:val="FF0000"/>
          <w:szCs w:val="20"/>
        </w:rPr>
        <w:t>CFRA-SSB-Resource</w:t>
      </w:r>
      <w:r w:rsidRPr="004702B1">
        <w:rPr>
          <w:rFonts w:eastAsia="Yu Mincho"/>
          <w:strike/>
          <w:color w:val="FF0000"/>
          <w:szCs w:val="20"/>
        </w:rPr>
        <w:t xml:space="preserve"> and </w:t>
      </w:r>
      <w:r w:rsidRPr="004702B1">
        <w:rPr>
          <w:rFonts w:eastAsia="Yu Mincho"/>
          <w:i/>
          <w:strike/>
          <w:color w:val="FF0000"/>
          <w:szCs w:val="20"/>
        </w:rPr>
        <w:t>CFRA-CSIRS-Resource</w:t>
      </w:r>
      <w:r w:rsidRPr="004702B1">
        <w:rPr>
          <w:rFonts w:eastAsia="Yu Mincho"/>
          <w:strike/>
          <w:color w:val="FF0000"/>
          <w:szCs w:val="20"/>
        </w:rPr>
        <w:t xml:space="preserve"> an association between PRACH preamble indexes and corresponding indexes for SS/PBCH blocks and periodic CSI-RS resource configurations</w:t>
      </w:r>
      <w:r w:rsidRPr="004702B1">
        <w:rPr>
          <w:rFonts w:eastAsia="Yu Mincho"/>
          <w:szCs w:val="20"/>
        </w:rPr>
        <w:t>.</w:t>
      </w:r>
    </w:p>
    <w:p w14:paraId="08BE341D" w14:textId="77777777" w:rsidR="004702B1" w:rsidRPr="004702B1" w:rsidRDefault="004702B1" w:rsidP="004702B1">
      <w:pPr>
        <w:ind w:left="720"/>
        <w:rPr>
          <w:rFonts w:eastAsia="Yu Mincho"/>
          <w:color w:val="FF0000"/>
          <w:szCs w:val="20"/>
          <w:u w:val="single"/>
        </w:rPr>
      </w:pPr>
      <w:r w:rsidRPr="004702B1">
        <w:rPr>
          <w:rFonts w:eastAsia="Yu Mincho"/>
          <w:color w:val="FF0000"/>
          <w:szCs w:val="20"/>
          <w:u w:val="single"/>
        </w:rPr>
        <w:t>If the PRACH transmission from the UE is in response to a detection of a PDCCH order by the UE</w:t>
      </w:r>
      <w:r w:rsidRPr="004702B1">
        <w:rPr>
          <w:rFonts w:eastAsia="Yu Mincho" w:hint="eastAsia"/>
          <w:color w:val="FF0000"/>
          <w:szCs w:val="20"/>
          <w:u w:val="single"/>
        </w:rPr>
        <w:t xml:space="preserve"> which triggers </w:t>
      </w:r>
      <w:r w:rsidRPr="004702B1">
        <w:rPr>
          <w:rFonts w:eastAsia="Yu Mincho"/>
          <w:color w:val="FF0000"/>
          <w:szCs w:val="20"/>
          <w:u w:val="single"/>
        </w:rPr>
        <w:t xml:space="preserve">contention based random access procedure, </w:t>
      </w:r>
      <w:r w:rsidRPr="004702B1">
        <w:rPr>
          <w:rFonts w:eastAsia="MS Mincho"/>
          <w:i/>
          <w:color w:val="FF0000"/>
          <w:szCs w:val="20"/>
          <w:u w:val="single"/>
        </w:rPr>
        <w:t>referenceSignalPower</w:t>
      </w:r>
      <w:r w:rsidRPr="004702B1">
        <w:rPr>
          <w:rFonts w:eastAsia="MS Mincho"/>
          <w:color w:val="FF0000"/>
          <w:szCs w:val="20"/>
          <w:u w:val="single"/>
        </w:rPr>
        <w:t xml:space="preserve"> is provided by </w:t>
      </w:r>
      <w:r w:rsidRPr="004702B1">
        <w:rPr>
          <w:rFonts w:eastAsia="Yu Mincho"/>
          <w:i/>
          <w:color w:val="FF0000"/>
          <w:szCs w:val="20"/>
          <w:u w:val="single"/>
        </w:rPr>
        <w:t>ss-PBCH-BlockPower</w:t>
      </w:r>
      <w:r w:rsidRPr="004702B1">
        <w:rPr>
          <w:rFonts w:eastAsia="Yu Mincho"/>
          <w:color w:val="FF0000"/>
          <w:szCs w:val="20"/>
          <w:u w:val="single"/>
        </w:rPr>
        <w:t>.</w:t>
      </w:r>
    </w:p>
    <w:p w14:paraId="03E6A0EA" w14:textId="5C69B049" w:rsidR="004702B1" w:rsidRPr="004702B1" w:rsidRDefault="004702B1" w:rsidP="005A3117">
      <w:pPr>
        <w:ind w:left="720" w:hanging="720"/>
        <w:rPr>
          <w:i/>
        </w:rPr>
      </w:pPr>
      <w:r w:rsidRPr="004702B1">
        <w:rPr>
          <w:i/>
        </w:rPr>
        <w:t>---- End of TP ----</w:t>
      </w:r>
    </w:p>
    <w:p w14:paraId="5D9CB929" w14:textId="50E38BEF" w:rsidR="004702B1" w:rsidRDefault="004702B1" w:rsidP="005A3117">
      <w:pPr>
        <w:ind w:left="720" w:hanging="720"/>
      </w:pPr>
    </w:p>
    <w:p w14:paraId="447C3354" w14:textId="77777777" w:rsidR="004702B1" w:rsidRDefault="004702B1" w:rsidP="005A3117">
      <w:pPr>
        <w:ind w:left="720" w:hanging="720"/>
      </w:pPr>
    </w:p>
    <w:p w14:paraId="4A9331DE" w14:textId="77777777" w:rsidR="004702B1" w:rsidRPr="004702B1" w:rsidRDefault="004702B1" w:rsidP="004702B1">
      <w:pPr>
        <w:rPr>
          <w:szCs w:val="20"/>
        </w:rPr>
      </w:pPr>
      <w:r w:rsidRPr="004702B1">
        <w:rPr>
          <w:b/>
          <w:szCs w:val="20"/>
          <w:u w:val="single"/>
        </w:rPr>
        <w:t>Conclusion</w:t>
      </w:r>
      <w:r w:rsidRPr="004702B1">
        <w:rPr>
          <w:szCs w:val="20"/>
        </w:rPr>
        <w:t>:</w:t>
      </w:r>
    </w:p>
    <w:p w14:paraId="0BECE293" w14:textId="77777777" w:rsidR="004702B1" w:rsidRPr="004702B1" w:rsidRDefault="004702B1" w:rsidP="00613418">
      <w:pPr>
        <w:pStyle w:val="ListParagraph"/>
        <w:numPr>
          <w:ilvl w:val="0"/>
          <w:numId w:val="130"/>
        </w:numPr>
      </w:pPr>
      <w:r w:rsidRPr="004702B1">
        <w:t>From RAN1 perspective, both 56 bits and 72 bits msg 3 payload sizes can be supported in NR. Up to RAN2 to decide whether or not it’s necessary to support both sizes.</w:t>
      </w:r>
    </w:p>
    <w:p w14:paraId="19BCDB79" w14:textId="38B6D1C2" w:rsidR="004702B1" w:rsidRPr="008E16F8" w:rsidRDefault="004702B1" w:rsidP="00613418">
      <w:pPr>
        <w:pStyle w:val="ListParagraph"/>
        <w:numPr>
          <w:ilvl w:val="0"/>
          <w:numId w:val="130"/>
        </w:numPr>
      </w:pPr>
      <w:r w:rsidRPr="008E16F8">
        <w:t xml:space="preserve">Send an LS to RAN2, </w:t>
      </w:r>
      <w:hyperlink r:id="rId848" w:history="1">
        <w:r w:rsidR="000F2B08">
          <w:rPr>
            <w:rStyle w:val="Hyperlink"/>
          </w:rPr>
          <w:t>R1-1807766</w:t>
        </w:r>
      </w:hyperlink>
    </w:p>
    <w:p w14:paraId="4809C996" w14:textId="4CA581AF" w:rsidR="00D514D2" w:rsidRDefault="00D514D2" w:rsidP="005A3117">
      <w:pPr>
        <w:ind w:left="720" w:hanging="720"/>
      </w:pPr>
    </w:p>
    <w:p w14:paraId="046D0373" w14:textId="1FA817A8" w:rsidR="004702B1" w:rsidRPr="008E16F8" w:rsidRDefault="008E16F8" w:rsidP="005A3117">
      <w:pPr>
        <w:ind w:left="720" w:hanging="720"/>
        <w:rPr>
          <w:b/>
        </w:rPr>
      </w:pPr>
      <w:r w:rsidRPr="008E16F8">
        <w:rPr>
          <w:b/>
        </w:rPr>
        <w:t>Thursday</w:t>
      </w:r>
    </w:p>
    <w:p w14:paraId="0EA053B6" w14:textId="01968CF6" w:rsidR="008E16F8" w:rsidRPr="008E16F8" w:rsidRDefault="0058452E" w:rsidP="008E16F8">
      <w:pPr>
        <w:ind w:left="720" w:hanging="720"/>
        <w:rPr>
          <w:b/>
        </w:rPr>
      </w:pPr>
      <w:hyperlink r:id="rId849" w:history="1">
        <w:r w:rsidR="000F2B08">
          <w:rPr>
            <w:rStyle w:val="Hyperlink"/>
            <w:b/>
          </w:rPr>
          <w:t>R1-1807766</w:t>
        </w:r>
      </w:hyperlink>
      <w:r w:rsidR="008E16F8" w:rsidRPr="008E16F8">
        <w:rPr>
          <w:b/>
        </w:rPr>
        <w:tab/>
        <w:t>Draft Reply LS on MSG3 size for NR</w:t>
      </w:r>
      <w:r w:rsidR="008E16F8" w:rsidRPr="008E16F8">
        <w:rPr>
          <w:b/>
        </w:rPr>
        <w:tab/>
        <w:t>Ericsson</w:t>
      </w:r>
    </w:p>
    <w:p w14:paraId="4BC2FB01" w14:textId="21B33272" w:rsidR="008E16F8" w:rsidRPr="008E16F8" w:rsidRDefault="008E16F8" w:rsidP="008E16F8">
      <w:pPr>
        <w:ind w:left="720" w:hanging="720"/>
        <w:rPr>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 xml:space="preserve">document is endorsed and final LS is </w:t>
      </w:r>
      <w:r w:rsidRPr="008E16F8">
        <w:rPr>
          <w:szCs w:val="20"/>
          <w:highlight w:val="green"/>
        </w:rPr>
        <w:t xml:space="preserve">approved in </w:t>
      </w:r>
      <w:hyperlink r:id="rId850" w:history="1">
        <w:r w:rsidR="000F2B08">
          <w:rPr>
            <w:rStyle w:val="Hyperlink"/>
            <w:szCs w:val="20"/>
            <w:highlight w:val="green"/>
          </w:rPr>
          <w:t>R1-1807842</w:t>
        </w:r>
      </w:hyperlink>
      <w:r>
        <w:rPr>
          <w:szCs w:val="20"/>
        </w:rPr>
        <w:t>.</w:t>
      </w:r>
    </w:p>
    <w:p w14:paraId="11DD47EF" w14:textId="142995EA" w:rsidR="008E16F8" w:rsidRPr="008E16F8" w:rsidRDefault="008E16F8" w:rsidP="008E16F8">
      <w:pPr>
        <w:ind w:left="720" w:hanging="720"/>
      </w:pPr>
    </w:p>
    <w:p w14:paraId="711D6840" w14:textId="29594811" w:rsidR="008E16F8" w:rsidRPr="008E16F8" w:rsidRDefault="0058452E" w:rsidP="008E16F8">
      <w:pPr>
        <w:ind w:left="720" w:hanging="720"/>
        <w:rPr>
          <w:b/>
        </w:rPr>
      </w:pPr>
      <w:hyperlink r:id="rId851" w:history="1">
        <w:r w:rsidR="000F2B08">
          <w:rPr>
            <w:rStyle w:val="Hyperlink"/>
            <w:b/>
          </w:rPr>
          <w:t>R1-1807832</w:t>
        </w:r>
      </w:hyperlink>
      <w:r w:rsidR="008E16F8" w:rsidRPr="008E16F8">
        <w:rPr>
          <w:b/>
        </w:rPr>
        <w:tab/>
        <w:t>Summary of Remaining Details on RACH Procedure</w:t>
      </w:r>
      <w:r w:rsidR="008E16F8" w:rsidRPr="008E16F8">
        <w:rPr>
          <w:b/>
        </w:rPr>
        <w:tab/>
        <w:t>Qualcomm</w:t>
      </w:r>
    </w:p>
    <w:p w14:paraId="0BED3DB9" w14:textId="77777777" w:rsidR="008E16F8" w:rsidRDefault="008E16F8" w:rsidP="008E16F8">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A1762C1" w14:textId="77777777" w:rsidR="008E16F8" w:rsidRDefault="008E16F8" w:rsidP="008E16F8">
      <w:pPr>
        <w:ind w:left="720" w:hanging="720"/>
        <w:rPr>
          <w:szCs w:val="20"/>
          <w:highlight w:val="green"/>
        </w:rPr>
      </w:pPr>
    </w:p>
    <w:p w14:paraId="10354395" w14:textId="4FF2A100" w:rsidR="008E16F8" w:rsidRPr="008E16F8" w:rsidRDefault="008E16F8" w:rsidP="008E16F8">
      <w:pPr>
        <w:ind w:left="720" w:hanging="720"/>
        <w:rPr>
          <w:szCs w:val="20"/>
        </w:rPr>
      </w:pPr>
      <w:r w:rsidRPr="008E16F8">
        <w:rPr>
          <w:szCs w:val="20"/>
          <w:highlight w:val="green"/>
        </w:rPr>
        <w:t>Agreements</w:t>
      </w:r>
      <w:r w:rsidRPr="008E16F8">
        <w:rPr>
          <w:szCs w:val="20"/>
        </w:rPr>
        <w:t>:</w:t>
      </w:r>
    </w:p>
    <w:p w14:paraId="666E66FF" w14:textId="77777777" w:rsidR="008E16F8" w:rsidRPr="008E16F8" w:rsidRDefault="008E16F8" w:rsidP="00613418">
      <w:pPr>
        <w:numPr>
          <w:ilvl w:val="0"/>
          <w:numId w:val="56"/>
        </w:numPr>
        <w:rPr>
          <w:color w:val="000000"/>
          <w:szCs w:val="20"/>
        </w:rPr>
      </w:pPr>
      <w:r w:rsidRPr="008E16F8">
        <w:rPr>
          <w:color w:val="000000"/>
          <w:szCs w:val="20"/>
        </w:rPr>
        <w:t xml:space="preserve">For CSI-RS based Msg1 transmission, from RAN1 perspective, 0dB power offset of CSI-RS resource RE to </w:t>
      </w:r>
      <w:r w:rsidRPr="008E16F8">
        <w:rPr>
          <w:rFonts w:eastAsia="Yu Mincho"/>
          <w:szCs w:val="20"/>
        </w:rPr>
        <w:t>SS RE</w:t>
      </w:r>
      <w:r w:rsidRPr="008E16F8">
        <w:rPr>
          <w:color w:val="000000"/>
          <w:szCs w:val="20"/>
        </w:rPr>
        <w:t xml:space="preserve"> is assumed by the UE without any explicit RRC configuration</w:t>
      </w:r>
    </w:p>
    <w:p w14:paraId="3472237F" w14:textId="77777777" w:rsidR="008E16F8" w:rsidRPr="008E16F8" w:rsidRDefault="008E16F8" w:rsidP="00613418">
      <w:pPr>
        <w:numPr>
          <w:ilvl w:val="1"/>
          <w:numId w:val="56"/>
        </w:numPr>
        <w:rPr>
          <w:color w:val="000000"/>
          <w:szCs w:val="20"/>
        </w:rPr>
      </w:pPr>
      <w:r w:rsidRPr="008E16F8">
        <w:rPr>
          <w:color w:val="000000"/>
          <w:szCs w:val="20"/>
        </w:rPr>
        <w:t>Up to RAN2 to discuss whether or not a new RRC configuration parameter is necessary</w:t>
      </w:r>
    </w:p>
    <w:p w14:paraId="19C89754" w14:textId="77777777" w:rsidR="008E16F8" w:rsidRPr="008E16F8" w:rsidRDefault="008E16F8" w:rsidP="008E16F8">
      <w:pPr>
        <w:ind w:left="720" w:hanging="720"/>
      </w:pPr>
    </w:p>
    <w:p w14:paraId="3F624356" w14:textId="01C9AC9A" w:rsidR="008E16F8" w:rsidRPr="008E16F8" w:rsidRDefault="008E16F8" w:rsidP="008E16F8">
      <w:pPr>
        <w:ind w:left="720" w:hanging="720"/>
        <w:rPr>
          <w:szCs w:val="20"/>
        </w:rPr>
      </w:pPr>
      <w:r w:rsidRPr="008E16F8">
        <w:rPr>
          <w:szCs w:val="20"/>
          <w:highlight w:val="green"/>
        </w:rPr>
        <w:t>Agreement</w:t>
      </w:r>
      <w:r w:rsidRPr="008E16F8">
        <w:rPr>
          <w:szCs w:val="20"/>
        </w:rPr>
        <w:t>:</w:t>
      </w:r>
    </w:p>
    <w:p w14:paraId="37BE2192" w14:textId="77777777" w:rsidR="008E16F8" w:rsidRPr="008E16F8" w:rsidRDefault="008E16F8" w:rsidP="00036580">
      <w:pPr>
        <w:numPr>
          <w:ilvl w:val="0"/>
          <w:numId w:val="167"/>
        </w:numPr>
        <w:spacing w:after="160" w:line="259" w:lineRule="auto"/>
        <w:contextualSpacing/>
        <w:rPr>
          <w:szCs w:val="20"/>
          <w:lang w:eastAsia="x-none"/>
        </w:rPr>
      </w:pPr>
      <w:r w:rsidRPr="008E16F8">
        <w:rPr>
          <w:szCs w:val="20"/>
          <w:lang w:eastAsia="x-none"/>
        </w:rPr>
        <w:t>From a UE’s perspective, if a Msg2/3/4 search space overlaps in time with UL part and/or valid RACH occasions, the search space in that particular slot is invalid for the UE</w:t>
      </w:r>
    </w:p>
    <w:p w14:paraId="141AA406" w14:textId="4DE70DA7" w:rsidR="008E16F8" w:rsidRDefault="008E16F8" w:rsidP="008E16F8">
      <w:pPr>
        <w:ind w:left="720" w:hanging="720"/>
      </w:pPr>
    </w:p>
    <w:p w14:paraId="07A5EA96" w14:textId="03AFEC95" w:rsidR="000233A9" w:rsidRDefault="0058452E" w:rsidP="000233A9">
      <w:pPr>
        <w:ind w:left="720" w:hanging="720"/>
      </w:pPr>
      <w:hyperlink r:id="rId852" w:history="1">
        <w:r w:rsidR="000F2B08">
          <w:rPr>
            <w:rStyle w:val="Hyperlink"/>
          </w:rPr>
          <w:t>R1-1807833</w:t>
        </w:r>
      </w:hyperlink>
      <w:r w:rsidR="000233A9" w:rsidRPr="00FF0B92">
        <w:tab/>
        <w:t>LS on power offset of CSI-RS resource RE to SS RE for CSI-RS based Msg1</w:t>
      </w:r>
      <w:r w:rsidR="000233A9" w:rsidRPr="00FF0B92">
        <w:tab/>
        <w:t>Qualcomm</w:t>
      </w:r>
    </w:p>
    <w:p w14:paraId="34038DAB" w14:textId="2BA1B199" w:rsidR="000233A9" w:rsidRDefault="000233A9" w:rsidP="008E16F8">
      <w:pPr>
        <w:ind w:left="720" w:hanging="720"/>
      </w:pPr>
      <w:r>
        <w:t xml:space="preserve">Not treated – no need </w:t>
      </w:r>
      <w:r w:rsidRPr="000233A9">
        <w:t>to send this LS to RAN2</w:t>
      </w:r>
      <w:r>
        <w:t xml:space="preserve"> due to </w:t>
      </w:r>
      <w:r w:rsidRPr="000233A9">
        <w:t>0 Db power offset</w:t>
      </w:r>
      <w:r>
        <w:t xml:space="preserve"> assumption.</w:t>
      </w:r>
    </w:p>
    <w:p w14:paraId="1B3DD75A" w14:textId="62E9417D" w:rsidR="000233A9" w:rsidRDefault="000233A9" w:rsidP="008E16F8">
      <w:pPr>
        <w:ind w:left="720" w:hanging="720"/>
      </w:pPr>
    </w:p>
    <w:p w14:paraId="29824C7A" w14:textId="77777777" w:rsidR="000233A9" w:rsidRPr="008E16F8" w:rsidRDefault="000233A9" w:rsidP="008E16F8">
      <w:pPr>
        <w:ind w:left="720" w:hanging="720"/>
      </w:pPr>
    </w:p>
    <w:p w14:paraId="49E3DB57" w14:textId="083ABC3E" w:rsidR="008E16F8" w:rsidRDefault="00D24E3C" w:rsidP="005A3117">
      <w:pPr>
        <w:ind w:left="720" w:hanging="720"/>
        <w:rPr>
          <w:b/>
        </w:rPr>
      </w:pPr>
      <w:r w:rsidRPr="00D24E3C">
        <w:rPr>
          <w:b/>
        </w:rPr>
        <w:t>Friday</w:t>
      </w:r>
    </w:p>
    <w:p w14:paraId="544BAE10" w14:textId="648C35C5" w:rsidR="00D24E3C" w:rsidRPr="00D24E3C" w:rsidRDefault="0058452E" w:rsidP="005A3117">
      <w:pPr>
        <w:ind w:left="720" w:hanging="720"/>
        <w:rPr>
          <w:b/>
        </w:rPr>
      </w:pPr>
      <w:hyperlink r:id="rId853" w:history="1">
        <w:r w:rsidR="000F2B08">
          <w:rPr>
            <w:rStyle w:val="Hyperlink"/>
            <w:b/>
          </w:rPr>
          <w:t>R1-1807897</w:t>
        </w:r>
      </w:hyperlink>
      <w:r w:rsidR="00D24E3C" w:rsidRPr="00D24E3C">
        <w:rPr>
          <w:b/>
        </w:rPr>
        <w:tab/>
        <w:t>Summary of Remaining Details on RACH Procedure</w:t>
      </w:r>
      <w:r w:rsidR="00D24E3C" w:rsidRPr="00D24E3C">
        <w:rPr>
          <w:b/>
        </w:rPr>
        <w:tab/>
        <w:t>Qualcomm</w:t>
      </w:r>
    </w:p>
    <w:p w14:paraId="60FA50E7" w14:textId="77777777" w:rsidR="00D24E3C" w:rsidRDefault="00D24E3C" w:rsidP="00D24E3C">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39AF05E2" w14:textId="233C2D8A" w:rsidR="00D24E3C" w:rsidRDefault="00D24E3C" w:rsidP="005A3117">
      <w:pPr>
        <w:ind w:left="720" w:hanging="720"/>
      </w:pPr>
    </w:p>
    <w:p w14:paraId="134BB2B3" w14:textId="77777777" w:rsidR="00740AF8" w:rsidRPr="00740AF8" w:rsidRDefault="00740AF8" w:rsidP="00740AF8">
      <w:pPr>
        <w:ind w:left="720" w:hanging="720"/>
        <w:rPr>
          <w:highlight w:val="darkYellow"/>
        </w:rPr>
      </w:pPr>
      <w:r w:rsidRPr="00740AF8">
        <w:rPr>
          <w:highlight w:val="darkYellow"/>
        </w:rPr>
        <w:t>Working assumption:</w:t>
      </w:r>
    </w:p>
    <w:p w14:paraId="5A133F0A" w14:textId="77777777" w:rsidR="00740AF8" w:rsidRPr="00740AF8" w:rsidRDefault="00740AF8" w:rsidP="00017304">
      <w:pPr>
        <w:pStyle w:val="ListParagraph"/>
        <w:numPr>
          <w:ilvl w:val="0"/>
          <w:numId w:val="290"/>
        </w:numPr>
        <w:rPr>
          <w:rFonts w:eastAsia="Times New Roman"/>
        </w:rPr>
      </w:pPr>
      <w:r w:rsidRPr="00740AF8">
        <w:t xml:space="preserve">In </w:t>
      </w:r>
      <w:r w:rsidRPr="00740AF8">
        <w:rPr>
          <w:color w:val="FF0000"/>
        </w:rPr>
        <w:t>single CC and</w:t>
      </w:r>
      <w:r w:rsidRPr="00740AF8">
        <w:t xml:space="preserve"> intra-band CA, if the SSB/CSI-RS that UE selects for RACH association and Msg1 (re)transmission is not quasi-co-located (QCLed) - with respect to type D - with the DM-RS antenna port associated with PDCCH reception in reference search spaces, UE is not expected to decode </w:t>
      </w:r>
      <w:r w:rsidRPr="00740AF8">
        <w:rPr>
          <w:color w:val="FF0000"/>
        </w:rPr>
        <w:t>the</w:t>
      </w:r>
      <w:r w:rsidRPr="00740AF8">
        <w:t xml:space="preserve"> PDCCH </w:t>
      </w:r>
      <w:r w:rsidRPr="00740AF8">
        <w:rPr>
          <w:strike/>
          <w:color w:val="FF0000"/>
        </w:rPr>
        <w:t>and</w:t>
      </w:r>
      <w:r w:rsidRPr="00740AF8">
        <w:t xml:space="preserve"> </w:t>
      </w:r>
      <w:r w:rsidRPr="00740AF8">
        <w:rPr>
          <w:color w:val="FF0000"/>
        </w:rPr>
        <w:t>or</w:t>
      </w:r>
      <w:r w:rsidRPr="00740AF8">
        <w:t xml:space="preserve"> PDSCH</w:t>
      </w:r>
      <w:r w:rsidRPr="00740AF8">
        <w:rPr>
          <w:color w:val="FF0000"/>
        </w:rPr>
        <w:t xml:space="preserve"> in the reference search space </w:t>
      </w:r>
      <w:r w:rsidRPr="00740AF8">
        <w:t xml:space="preserve">scrambled by an RNTI other than those associated with Type1-PDCCH common search space, </w:t>
      </w:r>
      <w:r w:rsidRPr="00740AF8">
        <w:rPr>
          <w:strike/>
          <w:color w:val="FF0000"/>
        </w:rPr>
        <w:t>only</w:t>
      </w:r>
      <w:r w:rsidRPr="00740AF8">
        <w:t xml:space="preserve"> if </w:t>
      </w:r>
      <w:r w:rsidRPr="00740AF8">
        <w:rPr>
          <w:strike/>
          <w:color w:val="FF0000"/>
        </w:rPr>
        <w:t>they are</w:t>
      </w:r>
      <w:r w:rsidRPr="00740AF8">
        <w:rPr>
          <w:color w:val="FF0000"/>
        </w:rPr>
        <w:t xml:space="preserve"> it is</w:t>
      </w:r>
      <w:r w:rsidRPr="00740AF8">
        <w:t xml:space="preserve"> overlapped with PDCCH or PDSCH scrambled by the RNTIs associated with Type1-PDCCH common search space in at least one symbol.</w:t>
      </w:r>
    </w:p>
    <w:p w14:paraId="2F663D72" w14:textId="77777777" w:rsidR="00740AF8" w:rsidRPr="00740AF8" w:rsidRDefault="00740AF8" w:rsidP="00017304">
      <w:pPr>
        <w:pStyle w:val="ListParagraph"/>
        <w:numPr>
          <w:ilvl w:val="0"/>
          <w:numId w:val="290"/>
        </w:numPr>
        <w:rPr>
          <w:rFonts w:eastAsia="Times New Roman"/>
        </w:rPr>
      </w:pPr>
      <w:r w:rsidRPr="00740AF8">
        <w:t>Reference search spaces denote the Type0-PDCCH common search space, the Type0A-PDCCH common search space, the Type2-PDCCH common search space, or Type3-PDCCH common search space.</w:t>
      </w:r>
    </w:p>
    <w:p w14:paraId="00501DF4" w14:textId="77777777" w:rsidR="00740AF8" w:rsidRPr="00740AF8" w:rsidRDefault="00740AF8" w:rsidP="00740AF8"/>
    <w:p w14:paraId="1C99BD75" w14:textId="77777777" w:rsidR="00740AF8" w:rsidRPr="00740AF8" w:rsidRDefault="00740AF8" w:rsidP="00740AF8">
      <w:pPr>
        <w:spacing w:before="100" w:beforeAutospacing="1" w:after="100" w:afterAutospacing="1"/>
        <w:contextualSpacing/>
        <w:rPr>
          <w:rFonts w:eastAsia="Times New Roman"/>
          <w:color w:val="000000"/>
          <w:lang w:eastAsia="x-none"/>
        </w:rPr>
      </w:pPr>
      <w:r w:rsidRPr="00740AF8">
        <w:rPr>
          <w:rFonts w:eastAsia="Times New Roman"/>
          <w:color w:val="000000"/>
          <w:highlight w:val="green"/>
          <w:lang w:eastAsia="x-none"/>
        </w:rPr>
        <w:t>Agreements</w:t>
      </w:r>
      <w:r w:rsidRPr="00740AF8">
        <w:rPr>
          <w:rFonts w:eastAsia="Times New Roman"/>
          <w:color w:val="000000"/>
          <w:lang w:eastAsia="x-none"/>
        </w:rPr>
        <w:t>:</w:t>
      </w:r>
    </w:p>
    <w:p w14:paraId="5106049A" w14:textId="77777777" w:rsidR="00740AF8" w:rsidRPr="00740AF8" w:rsidRDefault="00740AF8" w:rsidP="00740AF8">
      <w:pPr>
        <w:spacing w:before="100" w:beforeAutospacing="1" w:after="100" w:afterAutospacing="1"/>
        <w:contextualSpacing/>
        <w:rPr>
          <w:rFonts w:eastAsia="Times New Roman"/>
          <w:color w:val="000000"/>
          <w:lang w:eastAsia="x-none"/>
        </w:rPr>
      </w:pPr>
      <w:r w:rsidRPr="00740AF8">
        <w:rPr>
          <w:rFonts w:eastAsia="Times New Roman"/>
          <w:color w:val="000000"/>
          <w:lang w:eastAsia="x-none"/>
        </w:rPr>
        <w:t>To reply RAN2 LS:</w:t>
      </w:r>
    </w:p>
    <w:p w14:paraId="6EEB5AAA" w14:textId="77777777" w:rsidR="00740AF8" w:rsidRPr="00740AF8" w:rsidRDefault="00740AF8" w:rsidP="00017304">
      <w:pPr>
        <w:numPr>
          <w:ilvl w:val="0"/>
          <w:numId w:val="288"/>
        </w:numPr>
        <w:ind w:hanging="357"/>
        <w:rPr>
          <w:rFonts w:eastAsia="Times New Roman" w:cs="Times"/>
        </w:rPr>
      </w:pPr>
      <w:r w:rsidRPr="00740AF8">
        <w:rPr>
          <w:rFonts w:eastAsia="Times New Roman" w:cs="Times"/>
          <w:i/>
          <w:iCs/>
        </w:rPr>
        <w:t>W</w:t>
      </w:r>
      <w:r w:rsidRPr="00740AF8">
        <w:rPr>
          <w:rFonts w:eastAsia="Times New Roman" w:cs="Times"/>
          <w:i/>
          <w:iCs/>
          <w:color w:val="000000"/>
          <w:szCs w:val="20"/>
        </w:rPr>
        <w:t>hether tci-StatesPDCCH is ignored during the RA procedure (for BFR it seems already clear) or the tci-StatePDCCH should have been in the SearchSpace (e.g. if it is meant to be used for USS only and not for CSS)?</w:t>
      </w:r>
    </w:p>
    <w:p w14:paraId="560219FA" w14:textId="77777777" w:rsidR="00740AF8" w:rsidRPr="00740AF8" w:rsidRDefault="00740AF8" w:rsidP="00017304">
      <w:pPr>
        <w:numPr>
          <w:ilvl w:val="1"/>
          <w:numId w:val="289"/>
        </w:numPr>
        <w:ind w:hanging="357"/>
        <w:rPr>
          <w:rFonts w:eastAsia="Times New Roman" w:cs="Times"/>
          <w:i/>
          <w:color w:val="000000"/>
        </w:rPr>
      </w:pPr>
      <w:r w:rsidRPr="00740AF8">
        <w:rPr>
          <w:rFonts w:eastAsia="Times New Roman" w:cs="Times"/>
          <w:i/>
          <w:iCs/>
          <w:color w:val="000000"/>
        </w:rPr>
        <w:t xml:space="preserve">While monitoring </w:t>
      </w:r>
      <w:r w:rsidRPr="00740AF8">
        <w:rPr>
          <w:rFonts w:eastAsia="Times New Roman" w:cs="Times"/>
          <w:i/>
          <w:iCs/>
          <w:color w:val="000000"/>
          <w:szCs w:val="20"/>
        </w:rPr>
        <w:t>Type 1 PDCCH common search space during the RA procedure, UE can ignore the tci-StatesPDCCH of the associated CORESET, if any tci-StatesPDCCH is configured with the associated CORESET.</w:t>
      </w:r>
    </w:p>
    <w:p w14:paraId="29AB6D27" w14:textId="77777777" w:rsidR="00740AF8" w:rsidRPr="00740AF8" w:rsidRDefault="00740AF8" w:rsidP="00017304">
      <w:pPr>
        <w:numPr>
          <w:ilvl w:val="1"/>
          <w:numId w:val="289"/>
        </w:numPr>
        <w:ind w:hanging="357"/>
        <w:rPr>
          <w:rFonts w:eastAsia="Times New Roman" w:cs="Times"/>
        </w:rPr>
      </w:pPr>
      <w:r w:rsidRPr="00740AF8">
        <w:rPr>
          <w:rFonts w:eastAsia="Times New Roman" w:cs="Times"/>
          <w:i/>
          <w:iCs/>
        </w:rPr>
        <w:lastRenderedPageBreak/>
        <w:t>Note: In case of PDCCH ordered CFRA, UE follows the same procedure that got agreed in RAN1 92 RACH procedure session.</w:t>
      </w:r>
    </w:p>
    <w:p w14:paraId="30874923" w14:textId="77777777" w:rsidR="00740AF8" w:rsidRPr="00740AF8" w:rsidRDefault="00740AF8" w:rsidP="00017304">
      <w:pPr>
        <w:numPr>
          <w:ilvl w:val="0"/>
          <w:numId w:val="288"/>
        </w:numPr>
        <w:ind w:hanging="357"/>
        <w:rPr>
          <w:rFonts w:eastAsia="Times New Roman" w:cs="Times"/>
        </w:rPr>
      </w:pPr>
      <w:r w:rsidRPr="00740AF8">
        <w:rPr>
          <w:rFonts w:eastAsia="Times New Roman" w:cs="Times"/>
          <w:i/>
          <w:iCs/>
        </w:rPr>
        <w:t>W</w:t>
      </w:r>
      <w:r w:rsidRPr="00740AF8">
        <w:rPr>
          <w:rFonts w:eastAsia="Times New Roman" w:cs="Times"/>
          <w:i/>
          <w:iCs/>
          <w:color w:val="000000"/>
          <w:szCs w:val="20"/>
        </w:rPr>
        <w:t>hether it is allowed to configure UEs with CSI-RS based RA and send the RAR on CORESET #0 (associated with SSBs)?</w:t>
      </w:r>
    </w:p>
    <w:p w14:paraId="510D80A1" w14:textId="77777777" w:rsidR="00740AF8" w:rsidRPr="00740AF8" w:rsidRDefault="00740AF8" w:rsidP="00017304">
      <w:pPr>
        <w:numPr>
          <w:ilvl w:val="1"/>
          <w:numId w:val="288"/>
        </w:numPr>
        <w:spacing w:before="100" w:beforeAutospacing="1" w:after="100" w:afterAutospacing="1"/>
        <w:rPr>
          <w:rFonts w:eastAsia="Times New Roman"/>
        </w:rPr>
      </w:pPr>
      <w:r w:rsidRPr="00740AF8">
        <w:rPr>
          <w:rFonts w:eastAsia="Times New Roman"/>
          <w:i/>
          <w:iCs/>
        </w:rPr>
        <w:t>RAN1 is still discussing this.</w:t>
      </w:r>
    </w:p>
    <w:p w14:paraId="139D6D93" w14:textId="56961678" w:rsidR="00740AF8" w:rsidRDefault="00740AF8" w:rsidP="00740AF8">
      <w:pPr>
        <w:tabs>
          <w:tab w:val="num" w:pos="2280"/>
        </w:tabs>
        <w:spacing w:before="100" w:beforeAutospacing="1" w:after="100" w:afterAutospacing="1"/>
        <w:ind w:left="840" w:hanging="720"/>
        <w:contextualSpacing/>
        <w:rPr>
          <w:rFonts w:eastAsia="Times New Roman"/>
          <w:color w:val="000000"/>
          <w:lang w:eastAsia="x-none"/>
        </w:rPr>
      </w:pPr>
      <w:r w:rsidRPr="00740AF8">
        <w:rPr>
          <w:rFonts w:eastAsia="Times New Roman"/>
          <w:color w:val="000000"/>
          <w:highlight w:val="green"/>
          <w:lang w:eastAsia="x-none"/>
        </w:rPr>
        <w:t>Agreement</w:t>
      </w:r>
      <w:r w:rsidRPr="00740AF8">
        <w:rPr>
          <w:rFonts w:eastAsia="Times New Roman"/>
          <w:color w:val="000000"/>
          <w:lang w:eastAsia="x-none"/>
        </w:rPr>
        <w:t>:</w:t>
      </w:r>
      <w:r>
        <w:rPr>
          <w:rFonts w:eastAsia="Times New Roman"/>
          <w:color w:val="000000"/>
          <w:lang w:eastAsia="x-none"/>
        </w:rPr>
        <w:t xml:space="preserve"> </w:t>
      </w:r>
      <w:r w:rsidRPr="00740AF8">
        <w:rPr>
          <w:rFonts w:eastAsia="Times New Roman"/>
          <w:color w:val="000000"/>
          <w:lang w:eastAsia="x-none"/>
        </w:rPr>
        <w:t>To adopt the following TP, section 10.1 of 38.213</w:t>
      </w:r>
    </w:p>
    <w:p w14:paraId="56E8D3E2" w14:textId="6EFEC5FD" w:rsidR="00740AF8" w:rsidRPr="00740AF8" w:rsidRDefault="00740AF8" w:rsidP="00740AF8">
      <w:pPr>
        <w:rPr>
          <w:i/>
        </w:rPr>
      </w:pPr>
      <w:r w:rsidRPr="00740AF8">
        <w:rPr>
          <w:i/>
        </w:rPr>
        <w:t>---- Start of TP ----</w:t>
      </w:r>
    </w:p>
    <w:p w14:paraId="1981511C" w14:textId="77777777" w:rsidR="00740AF8" w:rsidRPr="00740AF8" w:rsidRDefault="00740AF8" w:rsidP="00740AF8">
      <w:pPr>
        <w:ind w:left="720" w:hanging="720"/>
        <w:rPr>
          <w:strike/>
        </w:rPr>
      </w:pPr>
      <w:del w:id="341" w:author="Aris Papasakellariou" w:date="2018-04-23T10:58:00Z">
        <w:r w:rsidRPr="00740AF8">
          <w:rPr>
            <w:strike/>
          </w:rPr>
          <w:delText>I</w:delText>
        </w:r>
      </w:del>
      <w:r w:rsidRPr="00740AF8">
        <w:rPr>
          <w:strike/>
        </w:rPr>
        <w:t xml:space="preserve">f a UE is not provided higher layer parameter </w:t>
      </w:r>
      <w:r w:rsidRPr="00740AF8">
        <w:rPr>
          <w:i/>
          <w:iCs/>
          <w:strike/>
          <w:sz w:val="21"/>
          <w:szCs w:val="21"/>
          <w:lang w:eastAsia="zh-CN"/>
        </w:rPr>
        <w:t>ra-SearchSpace</w:t>
      </w:r>
      <w:r w:rsidRPr="00740AF8">
        <w:rPr>
          <w:strike/>
        </w:rPr>
        <w:t xml:space="preserve"> for Type1-PDCCH common search space</w:t>
      </w:r>
      <w:ins w:id="342" w:author="Aris Papasakellariou" w:date="2018-04-23T11:07:00Z">
        <w:r w:rsidRPr="00740AF8">
          <w:rPr>
            <w:strike/>
          </w:rPr>
          <w:t xml:space="preserve"> set</w:t>
        </w:r>
      </w:ins>
      <w:r w:rsidRPr="00740AF8">
        <w:rPr>
          <w:strike/>
        </w:rPr>
        <w:t xml:space="preserve">, </w:t>
      </w:r>
      <w:ins w:id="343" w:author="Aris Papasakellariou" w:date="2018-04-23T10:58:00Z">
        <w:r w:rsidRPr="00740AF8">
          <w:rPr>
            <w:strike/>
          </w:rPr>
          <w:t xml:space="preserve">the control resource set and </w:t>
        </w:r>
      </w:ins>
      <w:r w:rsidRPr="00740AF8">
        <w:rPr>
          <w:strike/>
        </w:rPr>
        <w:t xml:space="preserve">the association between </w:t>
      </w:r>
      <w:ins w:id="344" w:author="Aris Papasakellariou" w:date="2018-04-23T10:09:00Z">
        <w:r w:rsidRPr="00740AF8">
          <w:rPr>
            <w:strike/>
          </w:rPr>
          <w:t xml:space="preserve">PDCCH </w:t>
        </w:r>
      </w:ins>
      <w:r w:rsidRPr="00740AF8">
        <w:rPr>
          <w:strike/>
        </w:rPr>
        <w:t xml:space="preserve">monitoring occasions for Type1-PDCCH common search space </w:t>
      </w:r>
      <w:ins w:id="345" w:author="Aris Papasakellariou" w:date="2018-04-23T11:08:00Z">
        <w:r w:rsidRPr="00740AF8">
          <w:rPr>
            <w:strike/>
          </w:rPr>
          <w:t xml:space="preserve">set </w:t>
        </w:r>
      </w:ins>
      <w:r w:rsidRPr="00740AF8">
        <w:rPr>
          <w:strike/>
        </w:rPr>
        <w:t xml:space="preserve">and the SS/PBCH block index </w:t>
      </w:r>
      <w:del w:id="346" w:author="Aris Papasakellariou" w:date="2018-04-23T10:58:00Z">
        <w:r w:rsidRPr="00740AF8" w:rsidDel="00466EB7">
          <w:rPr>
            <w:strike/>
          </w:rPr>
          <w:delText>is the</w:delText>
        </w:r>
      </w:del>
      <w:ins w:id="347" w:author="Aris Papasakellariou" w:date="2018-04-23T10:58:00Z">
        <w:r w:rsidRPr="00740AF8">
          <w:rPr>
            <w:strike/>
          </w:rPr>
          <w:t>are</w:t>
        </w:r>
      </w:ins>
      <w:r w:rsidRPr="00740AF8">
        <w:rPr>
          <w:strike/>
        </w:rPr>
        <w:t xml:space="preserve"> same as </w:t>
      </w:r>
      <w:ins w:id="348" w:author="Aris Papasakellariou" w:date="2018-04-23T10:58:00Z">
        <w:r w:rsidRPr="00740AF8">
          <w:rPr>
            <w:strike/>
          </w:rPr>
          <w:t xml:space="preserve">the control resource set and </w:t>
        </w:r>
      </w:ins>
      <w:r w:rsidRPr="00740AF8">
        <w:rPr>
          <w:strike/>
        </w:rPr>
        <w:t xml:space="preserve">the association of </w:t>
      </w:r>
      <w:ins w:id="349" w:author="Aris Papasakellariou" w:date="2018-04-23T10:09:00Z">
        <w:r w:rsidRPr="00740AF8">
          <w:rPr>
            <w:strike/>
          </w:rPr>
          <w:t xml:space="preserve">PDCCH </w:t>
        </w:r>
      </w:ins>
      <w:r w:rsidRPr="00740AF8">
        <w:rPr>
          <w:strike/>
        </w:rPr>
        <w:t xml:space="preserve">monitoring occasions for Type0-PDCCH common search space </w:t>
      </w:r>
      <w:ins w:id="350" w:author="Aris Papasakellariou" w:date="2018-04-23T11:08:00Z">
        <w:r w:rsidRPr="00740AF8">
          <w:rPr>
            <w:strike/>
          </w:rPr>
          <w:t xml:space="preserve">set </w:t>
        </w:r>
      </w:ins>
      <w:r w:rsidRPr="00740AF8">
        <w:rPr>
          <w:strike/>
        </w:rPr>
        <w:t>as described in Subclause 13.</w:t>
      </w:r>
      <w:ins w:id="351" w:author="Aris Papasakellariou" w:date="2018-04-23T10:05:00Z">
        <w:r w:rsidRPr="00740AF8">
          <w:rPr>
            <w:strike/>
          </w:rPr>
          <w:t xml:space="preserve"> The CCE aggregation levels and </w:t>
        </w:r>
        <w:r w:rsidRPr="00740AF8">
          <w:rPr>
            <w:rFonts w:hint="eastAsia"/>
            <w:strike/>
            <w:lang w:eastAsia="ko-KR"/>
          </w:rPr>
          <w:t xml:space="preserve">the </w:t>
        </w:r>
        <w:r w:rsidRPr="00740AF8">
          <w:rPr>
            <w:strike/>
          </w:rPr>
          <w:t xml:space="preserve">number of PDCCH candidates per CCE aggregation level </w:t>
        </w:r>
        <w:r w:rsidRPr="00740AF8">
          <w:rPr>
            <w:strike/>
            <w:lang w:eastAsia="ko-KR"/>
          </w:rPr>
          <w:t>are</w:t>
        </w:r>
        <w:r w:rsidRPr="00740AF8">
          <w:rPr>
            <w:rFonts w:hint="eastAsia"/>
            <w:strike/>
            <w:lang w:eastAsia="ko-KR"/>
          </w:rPr>
          <w:t xml:space="preserve"> </w:t>
        </w:r>
        <w:r w:rsidRPr="00740AF8">
          <w:rPr>
            <w:strike/>
          </w:rPr>
          <w:t>given in Table 10.1-1.</w:t>
        </w:r>
      </w:ins>
    </w:p>
    <w:p w14:paraId="5068E773" w14:textId="4F278D8A" w:rsidR="00740AF8" w:rsidRPr="00740AF8" w:rsidRDefault="00740AF8" w:rsidP="00740AF8">
      <w:pPr>
        <w:rPr>
          <w:i/>
        </w:rPr>
      </w:pPr>
      <w:r w:rsidRPr="00740AF8">
        <w:rPr>
          <w:i/>
        </w:rPr>
        <w:t>---- End of TP ----</w:t>
      </w:r>
    </w:p>
    <w:p w14:paraId="11115533" w14:textId="77777777" w:rsidR="00740AF8" w:rsidRPr="00740AF8" w:rsidRDefault="00740AF8" w:rsidP="00740AF8">
      <w:pPr>
        <w:ind w:left="720" w:hanging="720"/>
      </w:pPr>
    </w:p>
    <w:p w14:paraId="56ABCFE3" w14:textId="77777777" w:rsidR="00D24E3C" w:rsidRDefault="00D24E3C" w:rsidP="005A3117">
      <w:pPr>
        <w:ind w:left="720" w:hanging="720"/>
      </w:pPr>
    </w:p>
    <w:p w14:paraId="0DF660E1" w14:textId="3C98EECE" w:rsidR="00966D15" w:rsidRPr="00966D15" w:rsidRDefault="0058452E" w:rsidP="00966D15">
      <w:pPr>
        <w:ind w:left="720" w:hanging="720"/>
        <w:rPr>
          <w:lang w:eastAsia="x-none"/>
        </w:rPr>
      </w:pPr>
      <w:hyperlink r:id="rId854" w:history="1">
        <w:r w:rsidR="000F2B08">
          <w:rPr>
            <w:rStyle w:val="Hyperlink"/>
            <w:lang w:eastAsia="x-none"/>
          </w:rPr>
          <w:t>R1-1805876</w:t>
        </w:r>
      </w:hyperlink>
      <w:r w:rsidR="00966D15" w:rsidRPr="00966D15">
        <w:rPr>
          <w:lang w:eastAsia="x-none"/>
        </w:rPr>
        <w:tab/>
        <w:t>Remaining details of RACH Procedures</w:t>
      </w:r>
      <w:r w:rsidR="00966D15" w:rsidRPr="00966D15">
        <w:rPr>
          <w:lang w:eastAsia="x-none"/>
        </w:rPr>
        <w:tab/>
        <w:t>Huawei, HiSilicon</w:t>
      </w:r>
    </w:p>
    <w:p w14:paraId="3FEF4B24" w14:textId="59B72542" w:rsidR="00966D15" w:rsidRPr="00966D15" w:rsidRDefault="0058452E" w:rsidP="00966D15">
      <w:pPr>
        <w:ind w:left="720" w:hanging="720"/>
        <w:rPr>
          <w:lang w:eastAsia="x-none"/>
        </w:rPr>
      </w:pPr>
      <w:hyperlink r:id="rId855" w:history="1">
        <w:r w:rsidR="000F2B08">
          <w:rPr>
            <w:rStyle w:val="Hyperlink"/>
            <w:lang w:eastAsia="x-none"/>
          </w:rPr>
          <w:t>R1-1805945</w:t>
        </w:r>
      </w:hyperlink>
      <w:r w:rsidR="00966D15" w:rsidRPr="00966D15">
        <w:rPr>
          <w:lang w:eastAsia="x-none"/>
        </w:rPr>
        <w:tab/>
        <w:t>Remaining details of RACH procedure</w:t>
      </w:r>
      <w:r w:rsidR="00966D15" w:rsidRPr="00966D15">
        <w:rPr>
          <w:lang w:eastAsia="x-none"/>
        </w:rPr>
        <w:tab/>
        <w:t>ZTE</w:t>
      </w:r>
    </w:p>
    <w:p w14:paraId="5A2285C9" w14:textId="1749D016" w:rsidR="00966D15" w:rsidRPr="00966D15" w:rsidRDefault="0058452E" w:rsidP="00966D15">
      <w:pPr>
        <w:ind w:left="720" w:hanging="720"/>
        <w:rPr>
          <w:lang w:eastAsia="x-none"/>
        </w:rPr>
      </w:pPr>
      <w:hyperlink r:id="rId856" w:history="1">
        <w:r w:rsidR="000F2B08">
          <w:rPr>
            <w:rStyle w:val="Hyperlink"/>
            <w:lang w:eastAsia="x-none"/>
          </w:rPr>
          <w:t>R1-1806035</w:t>
        </w:r>
      </w:hyperlink>
      <w:r w:rsidR="00966D15" w:rsidRPr="00966D15">
        <w:rPr>
          <w:lang w:eastAsia="x-none"/>
        </w:rPr>
        <w:tab/>
        <w:t>Remaining issues on RACH procedure</w:t>
      </w:r>
      <w:r w:rsidR="00966D15" w:rsidRPr="00966D15">
        <w:rPr>
          <w:lang w:eastAsia="x-none"/>
        </w:rPr>
        <w:tab/>
        <w:t>vivo</w:t>
      </w:r>
    </w:p>
    <w:p w14:paraId="79734476" w14:textId="23E1E697" w:rsidR="00966D15" w:rsidRPr="00966D15" w:rsidRDefault="0058452E" w:rsidP="00966D15">
      <w:pPr>
        <w:ind w:left="720" w:hanging="720"/>
        <w:rPr>
          <w:lang w:eastAsia="x-none"/>
        </w:rPr>
      </w:pPr>
      <w:hyperlink r:id="rId857" w:history="1">
        <w:r w:rsidR="000F2B08">
          <w:rPr>
            <w:rStyle w:val="Hyperlink"/>
            <w:lang w:eastAsia="x-none"/>
          </w:rPr>
          <w:t>R1-1806272</w:t>
        </w:r>
      </w:hyperlink>
      <w:r w:rsidR="00966D15" w:rsidRPr="00966D15">
        <w:rPr>
          <w:lang w:eastAsia="x-none"/>
        </w:rPr>
        <w:tab/>
        <w:t>Further details on NR 4-step RA Procedure</w:t>
      </w:r>
      <w:r w:rsidR="00966D15" w:rsidRPr="00966D15">
        <w:rPr>
          <w:lang w:eastAsia="x-none"/>
        </w:rPr>
        <w:tab/>
        <w:t>CATT</w:t>
      </w:r>
    </w:p>
    <w:p w14:paraId="561657E7" w14:textId="708415B4" w:rsidR="00966D15" w:rsidRPr="00966D15" w:rsidRDefault="0058452E" w:rsidP="00966D15">
      <w:pPr>
        <w:ind w:left="720" w:hanging="720"/>
        <w:rPr>
          <w:lang w:eastAsia="x-none"/>
        </w:rPr>
      </w:pPr>
      <w:hyperlink r:id="rId858" w:history="1">
        <w:r w:rsidR="000F2B08">
          <w:rPr>
            <w:rStyle w:val="Hyperlink"/>
            <w:lang w:eastAsia="x-none"/>
          </w:rPr>
          <w:t>R1-1806425</w:t>
        </w:r>
      </w:hyperlink>
      <w:r w:rsidR="00966D15" w:rsidRPr="00966D15">
        <w:rPr>
          <w:lang w:eastAsia="x-none"/>
        </w:rPr>
        <w:tab/>
        <w:t>Remaining details of RACH procedure</w:t>
      </w:r>
      <w:r w:rsidR="00966D15" w:rsidRPr="00966D15">
        <w:rPr>
          <w:lang w:eastAsia="x-none"/>
        </w:rPr>
        <w:tab/>
        <w:t>Ericsson</w:t>
      </w:r>
    </w:p>
    <w:p w14:paraId="32372EA2" w14:textId="71D8C1CB" w:rsidR="00966D15" w:rsidRPr="00966D15" w:rsidRDefault="0058452E" w:rsidP="00966D15">
      <w:pPr>
        <w:ind w:left="720" w:hanging="720"/>
        <w:rPr>
          <w:lang w:eastAsia="x-none"/>
        </w:rPr>
      </w:pPr>
      <w:hyperlink r:id="rId859" w:history="1">
        <w:r w:rsidR="000F2B08">
          <w:rPr>
            <w:rStyle w:val="Hyperlink"/>
            <w:lang w:eastAsia="x-none"/>
          </w:rPr>
          <w:t>R1-1806501</w:t>
        </w:r>
      </w:hyperlink>
      <w:r w:rsidR="00966D15" w:rsidRPr="00966D15">
        <w:rPr>
          <w:lang w:eastAsia="x-none"/>
        </w:rPr>
        <w:tab/>
        <w:t>Remaining issues in RACH procedure</w:t>
      </w:r>
      <w:r w:rsidR="00966D15" w:rsidRPr="00966D15">
        <w:rPr>
          <w:lang w:eastAsia="x-none"/>
        </w:rPr>
        <w:tab/>
        <w:t>Intel Corporation</w:t>
      </w:r>
    </w:p>
    <w:p w14:paraId="0A04BE0B" w14:textId="47B64E7B" w:rsidR="00966D15" w:rsidRPr="00966D15" w:rsidRDefault="0058452E" w:rsidP="00966D15">
      <w:pPr>
        <w:ind w:left="720" w:hanging="720"/>
        <w:rPr>
          <w:lang w:eastAsia="x-none"/>
        </w:rPr>
      </w:pPr>
      <w:hyperlink r:id="rId860" w:history="1">
        <w:r w:rsidR="000F2B08">
          <w:rPr>
            <w:rStyle w:val="Hyperlink"/>
            <w:lang w:eastAsia="x-none"/>
          </w:rPr>
          <w:t>R1-1806606</w:t>
        </w:r>
      </w:hyperlink>
      <w:r w:rsidR="00966D15" w:rsidRPr="00966D15">
        <w:rPr>
          <w:lang w:eastAsia="x-none"/>
        </w:rPr>
        <w:tab/>
        <w:t>RACH Procedure</w:t>
      </w:r>
      <w:r w:rsidR="00966D15" w:rsidRPr="00966D15">
        <w:rPr>
          <w:lang w:eastAsia="x-none"/>
        </w:rPr>
        <w:tab/>
        <w:t>LG Electronics</w:t>
      </w:r>
    </w:p>
    <w:p w14:paraId="72FB6085" w14:textId="518FB89C" w:rsidR="00966D15" w:rsidRPr="00966D15" w:rsidRDefault="0058452E" w:rsidP="00966D15">
      <w:pPr>
        <w:ind w:left="720" w:hanging="720"/>
        <w:rPr>
          <w:lang w:eastAsia="x-none"/>
        </w:rPr>
      </w:pPr>
      <w:hyperlink r:id="rId861" w:history="1">
        <w:r w:rsidR="000F2B08">
          <w:rPr>
            <w:rStyle w:val="Hyperlink"/>
            <w:lang w:eastAsia="x-none"/>
          </w:rPr>
          <w:t>R1-1806705</w:t>
        </w:r>
      </w:hyperlink>
      <w:r w:rsidR="00966D15" w:rsidRPr="00966D15">
        <w:rPr>
          <w:lang w:eastAsia="x-none"/>
        </w:rPr>
        <w:tab/>
        <w:t>Corrections on RACH Procedure</w:t>
      </w:r>
      <w:r w:rsidR="00966D15" w:rsidRPr="00966D15">
        <w:rPr>
          <w:lang w:eastAsia="x-none"/>
        </w:rPr>
        <w:tab/>
        <w:t>Samsung</w:t>
      </w:r>
    </w:p>
    <w:p w14:paraId="30B2B4D2" w14:textId="114D9253" w:rsidR="00966D15" w:rsidRPr="00966D15" w:rsidRDefault="0058452E" w:rsidP="00966D15">
      <w:pPr>
        <w:ind w:left="720" w:hanging="720"/>
        <w:rPr>
          <w:lang w:eastAsia="x-none"/>
        </w:rPr>
      </w:pPr>
      <w:hyperlink r:id="rId862" w:history="1">
        <w:r w:rsidR="000F2B08">
          <w:rPr>
            <w:rStyle w:val="Hyperlink"/>
          </w:rPr>
          <w:t>R1-1807417</w:t>
        </w:r>
      </w:hyperlink>
      <w:r w:rsidR="00FF0B92" w:rsidRPr="00FF0B92">
        <w:tab/>
        <w:t>On remaining issues of RACH procedure</w:t>
      </w:r>
      <w:r w:rsidR="00FF0B92" w:rsidRPr="00FF0B92">
        <w:tab/>
        <w:t>MediaTek Inc.</w:t>
      </w:r>
      <w:r w:rsidR="00FF0B92">
        <w:tab/>
        <w:t>(</w:t>
      </w:r>
      <w:hyperlink r:id="rId863" w:history="1">
        <w:r w:rsidR="000F2B08">
          <w:rPr>
            <w:rStyle w:val="Hyperlink"/>
          </w:rPr>
          <w:t>R1-1806771</w:t>
        </w:r>
      </w:hyperlink>
      <w:r w:rsidR="00FF0B92">
        <w:rPr>
          <w:lang w:eastAsia="x-none"/>
        </w:rPr>
        <w:t>)</w:t>
      </w:r>
    </w:p>
    <w:p w14:paraId="52CFA259" w14:textId="00464729" w:rsidR="00966D15" w:rsidRPr="00966D15" w:rsidRDefault="0058452E" w:rsidP="00966D15">
      <w:pPr>
        <w:ind w:left="720" w:hanging="720"/>
        <w:rPr>
          <w:lang w:eastAsia="x-none"/>
        </w:rPr>
      </w:pPr>
      <w:hyperlink r:id="rId864" w:history="1">
        <w:r w:rsidR="000F2B08">
          <w:rPr>
            <w:rStyle w:val="Hyperlink"/>
            <w:lang w:eastAsia="x-none"/>
          </w:rPr>
          <w:t>R1-1806923</w:t>
        </w:r>
      </w:hyperlink>
      <w:r w:rsidR="00966D15" w:rsidRPr="00966D15">
        <w:rPr>
          <w:lang w:eastAsia="x-none"/>
        </w:rPr>
        <w:tab/>
        <w:t>Remaining details on RACH procedure</w:t>
      </w:r>
      <w:r w:rsidR="00966D15" w:rsidRPr="00966D15">
        <w:rPr>
          <w:lang w:eastAsia="x-none"/>
        </w:rPr>
        <w:tab/>
        <w:t>Nokia, Nokia Shanghai Bell</w:t>
      </w:r>
    </w:p>
    <w:p w14:paraId="029403CE" w14:textId="69B58D41" w:rsidR="00966D15" w:rsidRPr="00966D15" w:rsidRDefault="0058452E" w:rsidP="00966D15">
      <w:pPr>
        <w:ind w:left="720" w:hanging="720"/>
        <w:rPr>
          <w:lang w:eastAsia="x-none"/>
        </w:rPr>
      </w:pPr>
      <w:hyperlink r:id="rId865" w:history="1">
        <w:r w:rsidR="000F2B08">
          <w:rPr>
            <w:rStyle w:val="Hyperlink"/>
            <w:lang w:eastAsia="x-none"/>
          </w:rPr>
          <w:t>R1-1806941</w:t>
        </w:r>
      </w:hyperlink>
      <w:r w:rsidR="00966D15" w:rsidRPr="00966D15">
        <w:rPr>
          <w:lang w:eastAsia="x-none"/>
        </w:rPr>
        <w:tab/>
        <w:t>Remaining issues on RACH procedure</w:t>
      </w:r>
      <w:r w:rsidR="00966D15" w:rsidRPr="00966D15">
        <w:rPr>
          <w:lang w:eastAsia="x-none"/>
        </w:rPr>
        <w:tab/>
        <w:t>Sharp</w:t>
      </w:r>
    </w:p>
    <w:p w14:paraId="0362B6A7" w14:textId="742AF268" w:rsidR="00966D15" w:rsidRPr="00966D15" w:rsidRDefault="0058452E" w:rsidP="00966D15">
      <w:pPr>
        <w:ind w:left="720" w:hanging="720"/>
        <w:rPr>
          <w:lang w:eastAsia="x-none"/>
        </w:rPr>
      </w:pPr>
      <w:hyperlink r:id="rId866" w:history="1">
        <w:r w:rsidR="000F2B08">
          <w:rPr>
            <w:rStyle w:val="Hyperlink"/>
          </w:rPr>
          <w:t>R1-1807603</w:t>
        </w:r>
      </w:hyperlink>
      <w:r w:rsidR="00FF0B92" w:rsidRPr="00FF0B92">
        <w:tab/>
        <w:t>Remaining issues on RACH procedure</w:t>
      </w:r>
      <w:r w:rsidR="00FF0B92" w:rsidRPr="00FF0B92">
        <w:tab/>
        <w:t>NTT DOCOMO, INC.</w:t>
      </w:r>
      <w:r w:rsidR="00FF0B92">
        <w:tab/>
        <w:t>(</w:t>
      </w:r>
      <w:hyperlink r:id="rId867" w:history="1">
        <w:r w:rsidR="000F2B08">
          <w:rPr>
            <w:rStyle w:val="Hyperlink"/>
          </w:rPr>
          <w:t>R1-1807054</w:t>
        </w:r>
      </w:hyperlink>
      <w:r w:rsidR="00FF0B92">
        <w:rPr>
          <w:lang w:eastAsia="x-none"/>
        </w:rPr>
        <w:t>)</w:t>
      </w:r>
    </w:p>
    <w:p w14:paraId="7D05DCB7" w14:textId="061973EE" w:rsidR="00966D15" w:rsidRPr="00966D15" w:rsidRDefault="0058452E" w:rsidP="00966D15">
      <w:pPr>
        <w:ind w:left="720" w:hanging="720"/>
        <w:rPr>
          <w:lang w:eastAsia="x-none"/>
        </w:rPr>
      </w:pPr>
      <w:hyperlink r:id="rId868" w:history="1">
        <w:r w:rsidR="000F2B08">
          <w:rPr>
            <w:rStyle w:val="Hyperlink"/>
            <w:lang w:eastAsia="x-none"/>
          </w:rPr>
          <w:t>R1-1807275</w:t>
        </w:r>
      </w:hyperlink>
      <w:r w:rsidR="00966D15" w:rsidRPr="00966D15">
        <w:rPr>
          <w:lang w:eastAsia="x-none"/>
        </w:rPr>
        <w:tab/>
        <w:t>Remaining details for Msg/2/3/4 transmission and reception</w:t>
      </w:r>
      <w:r w:rsidR="00966D15" w:rsidRPr="00966D15">
        <w:rPr>
          <w:lang w:eastAsia="x-none"/>
        </w:rPr>
        <w:tab/>
        <w:t>Motorola Mobility, Lenovo</w:t>
      </w:r>
    </w:p>
    <w:p w14:paraId="64F14437" w14:textId="1F5FB605" w:rsidR="00966D15" w:rsidRPr="00966D15" w:rsidRDefault="0058452E" w:rsidP="00966D15">
      <w:pPr>
        <w:ind w:left="720" w:hanging="720"/>
        <w:rPr>
          <w:lang w:eastAsia="x-none"/>
        </w:rPr>
      </w:pPr>
      <w:hyperlink r:id="rId869" w:history="1">
        <w:r w:rsidR="000F2B08">
          <w:rPr>
            <w:rStyle w:val="Hyperlink"/>
            <w:lang w:eastAsia="x-none"/>
          </w:rPr>
          <w:t>R1-1807333</w:t>
        </w:r>
      </w:hyperlink>
      <w:r w:rsidR="00966D15" w:rsidRPr="00966D15">
        <w:rPr>
          <w:lang w:eastAsia="x-none"/>
        </w:rPr>
        <w:tab/>
        <w:t>Remaining details on RACH procedure</w:t>
      </w:r>
      <w:r w:rsidR="00966D15" w:rsidRPr="00966D15">
        <w:rPr>
          <w:lang w:eastAsia="x-none"/>
        </w:rPr>
        <w:tab/>
        <w:t>Qualcomm Incorporated</w:t>
      </w:r>
    </w:p>
    <w:p w14:paraId="16D2EAB1" w14:textId="77777777" w:rsidR="00966D15" w:rsidRPr="00966D15" w:rsidRDefault="00966D15" w:rsidP="008F7F82">
      <w:pPr>
        <w:pStyle w:val="Heading4"/>
        <w:rPr>
          <w:rFonts w:eastAsia="MS Mincho"/>
          <w:lang w:eastAsia="ja-JP"/>
        </w:rPr>
      </w:pPr>
      <w:bookmarkStart w:id="352" w:name="_Toc513839871"/>
      <w:bookmarkStart w:id="353" w:name="_Toc516232593"/>
      <w:r w:rsidRPr="00966D15">
        <w:rPr>
          <w:rFonts w:hint="eastAsia"/>
        </w:rPr>
        <w:t>Mobility procedure</w:t>
      </w:r>
      <w:bookmarkEnd w:id="352"/>
      <w:bookmarkEnd w:id="353"/>
    </w:p>
    <w:p w14:paraId="348253AE" w14:textId="77777777" w:rsidR="00966D15" w:rsidRPr="00966D15" w:rsidRDefault="00966D15" w:rsidP="008F7F82">
      <w:pPr>
        <w:pStyle w:val="Heading5"/>
      </w:pPr>
      <w:bookmarkStart w:id="354" w:name="_Toc516232594"/>
      <w:r w:rsidRPr="00966D15">
        <w:t>M</w:t>
      </w:r>
      <w:r w:rsidRPr="00966D15">
        <w:rPr>
          <w:rFonts w:hint="eastAsia"/>
        </w:rPr>
        <w:t xml:space="preserve">easurement </w:t>
      </w:r>
      <w:r w:rsidRPr="00966D15">
        <w:t>for mobility management</w:t>
      </w:r>
      <w:bookmarkEnd w:id="354"/>
    </w:p>
    <w:p w14:paraId="4C9894C9" w14:textId="7F824B79" w:rsidR="00B228CD" w:rsidRPr="00B228CD" w:rsidRDefault="0058452E" w:rsidP="00B228CD">
      <w:pPr>
        <w:ind w:left="720" w:hanging="720"/>
        <w:rPr>
          <w:b/>
        </w:rPr>
      </w:pPr>
      <w:hyperlink r:id="rId870" w:history="1">
        <w:r w:rsidR="000F2B08">
          <w:rPr>
            <w:rStyle w:val="Hyperlink"/>
            <w:b/>
          </w:rPr>
          <w:t>R1-1807628</w:t>
        </w:r>
      </w:hyperlink>
      <w:r w:rsidR="00B228CD" w:rsidRPr="00B228CD">
        <w:rPr>
          <w:b/>
        </w:rPr>
        <w:tab/>
        <w:t>Summary of Discussion for NR RRM measurements</w:t>
      </w:r>
      <w:r w:rsidR="00B228CD" w:rsidRPr="00B228CD">
        <w:rPr>
          <w:b/>
        </w:rPr>
        <w:tab/>
        <w:t>Intel Corporation</w:t>
      </w:r>
    </w:p>
    <w:p w14:paraId="5862AF58" w14:textId="77777777" w:rsidR="00B228CD" w:rsidRDefault="00B228CD" w:rsidP="00B228CD">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38FF826" w14:textId="23B219FC" w:rsidR="00B228CD" w:rsidRDefault="00B228CD" w:rsidP="00B228CD">
      <w:pPr>
        <w:ind w:left="720" w:hanging="720"/>
      </w:pPr>
    </w:p>
    <w:p w14:paraId="04111973" w14:textId="1BA042B3" w:rsidR="00D826BF" w:rsidRPr="00D826BF" w:rsidRDefault="00D826BF" w:rsidP="00D826BF">
      <w:pPr>
        <w:ind w:left="720" w:hanging="720"/>
        <w:rPr>
          <w:b/>
          <w:szCs w:val="20"/>
          <w:lang w:eastAsia="x-none"/>
        </w:rPr>
      </w:pPr>
      <w:r w:rsidRPr="00D826BF">
        <w:rPr>
          <w:szCs w:val="20"/>
          <w:highlight w:val="green"/>
          <w:lang w:eastAsia="x-none"/>
        </w:rPr>
        <w:t>Agreement</w:t>
      </w:r>
      <w:r w:rsidRPr="00D826BF">
        <w:rPr>
          <w:b/>
          <w:szCs w:val="20"/>
          <w:lang w:eastAsia="x-none"/>
        </w:rPr>
        <w:t>:</w:t>
      </w:r>
    </w:p>
    <w:p w14:paraId="1F0A0215" w14:textId="77777777" w:rsidR="00D826BF" w:rsidRPr="00D826BF" w:rsidRDefault="00D826BF" w:rsidP="00613418">
      <w:pPr>
        <w:pStyle w:val="ListParagraph"/>
        <w:numPr>
          <w:ilvl w:val="0"/>
          <w:numId w:val="59"/>
        </w:numPr>
        <w:rPr>
          <w:lang w:eastAsia="ko-KR"/>
        </w:rPr>
      </w:pPr>
      <w:r w:rsidRPr="00D826BF">
        <w:rPr>
          <w:lang w:eastAsia="ko-KR"/>
        </w:rPr>
        <w:t>Confirm that only periodic CSI-RS is supported for CSI-RS based RRM in Rel-15</w:t>
      </w:r>
    </w:p>
    <w:p w14:paraId="029B9611" w14:textId="78A14FF7" w:rsidR="00D826BF" w:rsidRDefault="00D826BF" w:rsidP="00B228CD">
      <w:pPr>
        <w:ind w:left="720" w:hanging="720"/>
      </w:pPr>
    </w:p>
    <w:p w14:paraId="5F85A300" w14:textId="1F0CD509" w:rsidR="00E72E57" w:rsidRPr="00E72E57" w:rsidRDefault="00E72E57" w:rsidP="00B228CD">
      <w:pPr>
        <w:ind w:left="720" w:hanging="720"/>
        <w:rPr>
          <w:b/>
        </w:rPr>
      </w:pPr>
      <w:r w:rsidRPr="00E72E57">
        <w:rPr>
          <w:b/>
        </w:rPr>
        <w:t>Tuesday session</w:t>
      </w:r>
    </w:p>
    <w:p w14:paraId="4A55814D" w14:textId="0550DD3B" w:rsidR="00E72E57" w:rsidRPr="00E72E57" w:rsidRDefault="0058452E" w:rsidP="00E72E57">
      <w:pPr>
        <w:ind w:left="720" w:hanging="720"/>
        <w:rPr>
          <w:b/>
        </w:rPr>
      </w:pPr>
      <w:hyperlink r:id="rId871" w:history="1">
        <w:r w:rsidR="000F2B08">
          <w:rPr>
            <w:rStyle w:val="Hyperlink"/>
            <w:b/>
          </w:rPr>
          <w:t>R1-1807689</w:t>
        </w:r>
      </w:hyperlink>
      <w:r w:rsidR="00E72E57" w:rsidRPr="00E72E57">
        <w:rPr>
          <w:b/>
        </w:rPr>
        <w:tab/>
        <w:t>Summary of Offline Discussion for NR RRM measurements</w:t>
      </w:r>
      <w:r w:rsidR="00E72E57" w:rsidRPr="00E72E57">
        <w:rPr>
          <w:b/>
        </w:rPr>
        <w:tab/>
        <w:t>Intel Corporation</w:t>
      </w:r>
    </w:p>
    <w:p w14:paraId="3F952FD2" w14:textId="77777777" w:rsidR="00E72E57" w:rsidRDefault="00E72E57" w:rsidP="00E72E57">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1BDD6FAD" w14:textId="7CB7C2B6" w:rsidR="00E72E57" w:rsidRDefault="00E72E57" w:rsidP="00E72E57">
      <w:pPr>
        <w:ind w:left="720" w:hanging="720"/>
      </w:pPr>
    </w:p>
    <w:p w14:paraId="2701BB8C" w14:textId="77777777" w:rsidR="00953B0A" w:rsidRPr="00953B0A" w:rsidRDefault="00953B0A" w:rsidP="00953B0A">
      <w:pPr>
        <w:ind w:left="720" w:hanging="720"/>
        <w:rPr>
          <w:szCs w:val="20"/>
          <w:lang w:eastAsia="x-none"/>
        </w:rPr>
      </w:pPr>
      <w:r w:rsidRPr="00953B0A">
        <w:rPr>
          <w:szCs w:val="20"/>
          <w:highlight w:val="green"/>
          <w:lang w:eastAsia="x-none"/>
        </w:rPr>
        <w:t>Agreements</w:t>
      </w:r>
      <w:r w:rsidRPr="00953B0A">
        <w:rPr>
          <w:szCs w:val="20"/>
          <w:lang w:eastAsia="x-none"/>
        </w:rPr>
        <w:t>:</w:t>
      </w:r>
    </w:p>
    <w:p w14:paraId="0884AB47" w14:textId="77777777" w:rsidR="00953B0A" w:rsidRPr="00953B0A" w:rsidRDefault="00953B0A" w:rsidP="00613418">
      <w:pPr>
        <w:numPr>
          <w:ilvl w:val="0"/>
          <w:numId w:val="87"/>
        </w:numPr>
        <w:rPr>
          <w:rFonts w:ascii="Times New Roman" w:eastAsia="DengXian" w:hAnsi="Times New Roman"/>
          <w:szCs w:val="20"/>
          <w:lang w:eastAsia="ko-KR"/>
        </w:rPr>
      </w:pPr>
      <w:r w:rsidRPr="00953B0A">
        <w:rPr>
          <w:rFonts w:ascii="Times New Roman" w:eastAsia="DengXian" w:hAnsi="Times New Roman"/>
          <w:szCs w:val="20"/>
          <w:lang w:eastAsia="ko-KR"/>
        </w:rPr>
        <w:t>For RRM, UE may assume that in TDD bands, the half radio frame boundaries of the cells in the same frequency layer are aligned.</w:t>
      </w:r>
    </w:p>
    <w:p w14:paraId="64AB65DC" w14:textId="77777777" w:rsidR="00953B0A" w:rsidRPr="00953B0A" w:rsidRDefault="00953B0A" w:rsidP="00613418">
      <w:pPr>
        <w:numPr>
          <w:ilvl w:val="0"/>
          <w:numId w:val="87"/>
        </w:numPr>
        <w:rPr>
          <w:rFonts w:ascii="Times New Roman" w:eastAsia="DengXian" w:hAnsi="Times New Roman"/>
          <w:szCs w:val="20"/>
          <w:lang w:eastAsia="ko-KR"/>
        </w:rPr>
      </w:pPr>
      <w:r w:rsidRPr="00953B0A">
        <w:rPr>
          <w:rFonts w:ascii="Times New Roman" w:eastAsia="DengXian" w:hAnsi="Times New Roman"/>
          <w:szCs w:val="20"/>
          <w:lang w:eastAsia="ko-KR"/>
        </w:rPr>
        <w:t>When useServingCellTimingForSync is set to TRUE for measurements, it means the following:</w:t>
      </w:r>
    </w:p>
    <w:p w14:paraId="1E6F8310" w14:textId="77777777" w:rsidR="00953B0A" w:rsidRPr="00953B0A" w:rsidRDefault="00953B0A" w:rsidP="00613418">
      <w:pPr>
        <w:numPr>
          <w:ilvl w:val="1"/>
          <w:numId w:val="87"/>
        </w:numPr>
        <w:rPr>
          <w:rFonts w:ascii="Times New Roman" w:eastAsia="DengXian" w:hAnsi="Times New Roman"/>
          <w:szCs w:val="20"/>
          <w:lang w:eastAsia="ko-KR"/>
        </w:rPr>
      </w:pPr>
      <w:r w:rsidRPr="00953B0A">
        <w:rPr>
          <w:rFonts w:ascii="Times New Roman" w:eastAsia="DengXian" w:hAnsi="Times New Roman"/>
          <w:szCs w:val="20"/>
          <w:lang w:eastAsia="ko-KR"/>
        </w:rPr>
        <w:t>For intra-frequency measurements, UE may use the serving cell timing to derive the SSB index of neighbor cells in the same frequency layer.</w:t>
      </w:r>
    </w:p>
    <w:p w14:paraId="3703C3FF" w14:textId="77777777" w:rsidR="00953B0A" w:rsidRPr="00953B0A" w:rsidRDefault="00953B0A" w:rsidP="00613418">
      <w:pPr>
        <w:numPr>
          <w:ilvl w:val="0"/>
          <w:numId w:val="88"/>
        </w:numPr>
        <w:rPr>
          <w:rFonts w:ascii="Times New Roman" w:eastAsia="DengXian" w:hAnsi="Times New Roman"/>
          <w:szCs w:val="20"/>
          <w:lang w:eastAsia="ko-KR"/>
        </w:rPr>
      </w:pPr>
      <w:r w:rsidRPr="00953B0A">
        <w:rPr>
          <w:rFonts w:ascii="Times New Roman" w:eastAsia="DengXian" w:hAnsi="Times New Roman"/>
          <w:szCs w:val="20"/>
          <w:lang w:eastAsia="ko-KR"/>
        </w:rPr>
        <w:t>For inter-frequency measurements, UE may use timing of any detected cell in the target frequency layer to derive the SSB index of neighbor cells of the target frequency layer</w:t>
      </w:r>
    </w:p>
    <w:p w14:paraId="2682D68B" w14:textId="77777777" w:rsidR="00953B0A" w:rsidRPr="00953B0A" w:rsidRDefault="00953B0A" w:rsidP="00613418">
      <w:pPr>
        <w:numPr>
          <w:ilvl w:val="1"/>
          <w:numId w:val="88"/>
        </w:numPr>
        <w:rPr>
          <w:rFonts w:ascii="Times New Roman" w:eastAsia="DengXian" w:hAnsi="Times New Roman"/>
          <w:szCs w:val="20"/>
          <w:lang w:eastAsia="ko-KR"/>
        </w:rPr>
      </w:pPr>
      <w:r w:rsidRPr="00953B0A">
        <w:rPr>
          <w:rFonts w:ascii="Times New Roman" w:eastAsia="DengXian" w:hAnsi="Times New Roman"/>
          <w:szCs w:val="20"/>
          <w:lang w:eastAsia="ko-KR"/>
        </w:rPr>
        <w:t>Note: cells in different frequency layer are not assumed to be half radio frame aligned.</w:t>
      </w:r>
    </w:p>
    <w:p w14:paraId="046D6239" w14:textId="77777777" w:rsidR="00953B0A" w:rsidRPr="00953B0A" w:rsidRDefault="00953B0A" w:rsidP="00613418">
      <w:pPr>
        <w:numPr>
          <w:ilvl w:val="1"/>
          <w:numId w:val="88"/>
        </w:numPr>
        <w:rPr>
          <w:rFonts w:ascii="Times New Roman" w:eastAsia="DengXian" w:hAnsi="Times New Roman"/>
          <w:szCs w:val="20"/>
          <w:lang w:eastAsia="ko-KR"/>
        </w:rPr>
      </w:pPr>
      <w:r w:rsidRPr="00953B0A">
        <w:rPr>
          <w:rFonts w:ascii="Times New Roman" w:eastAsia="DengXian" w:hAnsi="Times New Roman"/>
          <w:szCs w:val="20"/>
          <w:lang w:eastAsia="ko-KR"/>
        </w:rPr>
        <w:t>UE may assume that in TDD bands useServingCellTimingForSync is assumed to be set to TRUE</w:t>
      </w:r>
    </w:p>
    <w:p w14:paraId="735DE25F" w14:textId="77777777" w:rsidR="00953B0A" w:rsidRPr="00953B0A" w:rsidRDefault="00953B0A" w:rsidP="00613418">
      <w:pPr>
        <w:numPr>
          <w:ilvl w:val="0"/>
          <w:numId w:val="87"/>
        </w:numPr>
        <w:rPr>
          <w:rFonts w:ascii="Times New Roman" w:eastAsia="DengXian" w:hAnsi="Times New Roman"/>
          <w:szCs w:val="20"/>
          <w:lang w:eastAsia="ko-KR"/>
        </w:rPr>
      </w:pPr>
      <w:r w:rsidRPr="00953B0A">
        <w:rPr>
          <w:rFonts w:ascii="Times New Roman" w:eastAsia="DengXian" w:hAnsi="Times New Roman"/>
          <w:szCs w:val="20"/>
          <w:lang w:eastAsia="ko-KR"/>
        </w:rPr>
        <w:t>Note: half radio frame alignment is the minimal requirement in RAN1’s understanding that allows the UE to use timing of one cell to derive the SSB index of another cell. However, it is up to RAN4 to determine the exact requirements for the “useServingCellTimingForSync”. In RAN1 understanding, the agreements above should not impact RAN4 discussion on the requirements for “useServingCellTimingForSync”.</w:t>
      </w:r>
    </w:p>
    <w:p w14:paraId="73C24328" w14:textId="77777777" w:rsidR="00953B0A" w:rsidRPr="00953B0A" w:rsidRDefault="00953B0A" w:rsidP="00613418">
      <w:pPr>
        <w:numPr>
          <w:ilvl w:val="0"/>
          <w:numId w:val="87"/>
        </w:numPr>
        <w:rPr>
          <w:rFonts w:ascii="Times New Roman" w:eastAsia="Malgun Gothic" w:hAnsi="Times New Roman"/>
          <w:szCs w:val="20"/>
          <w:lang w:eastAsia="ko-KR"/>
        </w:rPr>
      </w:pPr>
      <w:r w:rsidRPr="00953B0A">
        <w:rPr>
          <w:rFonts w:ascii="Times New Roman" w:eastAsia="Malgun Gothic" w:hAnsi="Times New Roman"/>
          <w:szCs w:val="20"/>
          <w:lang w:eastAsia="ko-KR"/>
        </w:rPr>
        <w:t>RAN 1 believes useServingCellTimingForSync information should be also applicable to UEs in IDLE/INACTIVE mode.</w:t>
      </w:r>
    </w:p>
    <w:p w14:paraId="7E973E0D" w14:textId="77777777" w:rsidR="00953B0A" w:rsidRPr="00953B0A" w:rsidRDefault="00953B0A" w:rsidP="00613418">
      <w:pPr>
        <w:numPr>
          <w:ilvl w:val="0"/>
          <w:numId w:val="87"/>
        </w:numPr>
        <w:rPr>
          <w:rFonts w:ascii="Times New Roman" w:eastAsia="Malgun Gothic" w:hAnsi="Times New Roman"/>
          <w:szCs w:val="20"/>
          <w:lang w:eastAsia="ko-KR"/>
        </w:rPr>
      </w:pPr>
      <w:r w:rsidRPr="00953B0A">
        <w:rPr>
          <w:rFonts w:ascii="Times New Roman" w:eastAsia="Malgun Gothic" w:hAnsi="Times New Roman"/>
          <w:szCs w:val="20"/>
          <w:lang w:eastAsia="ko-KR"/>
        </w:rPr>
        <w:t>It is up to RAN2 to determine to how to provide/apply useServingCellTimingForSync information in IDLE/INACTIVE mode.</w:t>
      </w:r>
    </w:p>
    <w:p w14:paraId="0B3487EA" w14:textId="77777777" w:rsidR="00953B0A" w:rsidRPr="00953B0A" w:rsidRDefault="00953B0A" w:rsidP="00613418">
      <w:pPr>
        <w:numPr>
          <w:ilvl w:val="0"/>
          <w:numId w:val="87"/>
        </w:numPr>
        <w:rPr>
          <w:rFonts w:ascii="Times New Roman" w:eastAsia="DengXian" w:hAnsi="Times New Roman"/>
          <w:szCs w:val="20"/>
          <w:lang w:eastAsia="ko-KR"/>
        </w:rPr>
      </w:pPr>
      <w:r w:rsidRPr="004702B1">
        <w:rPr>
          <w:rFonts w:ascii="Times New Roman" w:eastAsia="DengXian" w:hAnsi="Times New Roman"/>
          <w:szCs w:val="20"/>
          <w:lang w:eastAsia="ko-KR"/>
        </w:rPr>
        <w:lastRenderedPageBreak/>
        <w:t>Send an LS to RAN2/RAN4 to inform the above agreements (also add in the LS the previous RAN1 definition of</w:t>
      </w:r>
      <w:r w:rsidRPr="00953B0A">
        <w:rPr>
          <w:rFonts w:ascii="Times New Roman" w:eastAsia="DengXian" w:hAnsi="Times New Roman"/>
          <w:szCs w:val="20"/>
          <w:lang w:eastAsia="ko-KR"/>
        </w:rPr>
        <w:t xml:space="preserve"> “frequency layer”)</w:t>
      </w:r>
    </w:p>
    <w:p w14:paraId="794ED3FA" w14:textId="77777777" w:rsidR="00953B0A" w:rsidRPr="00953B0A" w:rsidRDefault="00953B0A" w:rsidP="00953B0A">
      <w:pPr>
        <w:ind w:left="720" w:hanging="720"/>
        <w:rPr>
          <w:lang w:eastAsia="x-none"/>
        </w:rPr>
      </w:pPr>
    </w:p>
    <w:p w14:paraId="602711F5" w14:textId="77777777" w:rsidR="00953B0A" w:rsidRPr="00953B0A" w:rsidRDefault="00953B0A" w:rsidP="00953B0A">
      <w:pPr>
        <w:ind w:left="720" w:hanging="720"/>
        <w:rPr>
          <w:szCs w:val="20"/>
          <w:lang w:eastAsia="x-none"/>
        </w:rPr>
      </w:pPr>
      <w:r w:rsidRPr="00953B0A">
        <w:rPr>
          <w:b/>
          <w:szCs w:val="20"/>
          <w:u w:val="single"/>
          <w:lang w:eastAsia="x-none"/>
        </w:rPr>
        <w:t>Conclusion</w:t>
      </w:r>
      <w:r w:rsidRPr="00953B0A">
        <w:rPr>
          <w:szCs w:val="20"/>
          <w:lang w:eastAsia="x-none"/>
        </w:rPr>
        <w:t>:</w:t>
      </w:r>
    </w:p>
    <w:p w14:paraId="55E8D2D2" w14:textId="77777777" w:rsidR="00953B0A" w:rsidRPr="00953B0A" w:rsidRDefault="00953B0A" w:rsidP="00613418">
      <w:pPr>
        <w:numPr>
          <w:ilvl w:val="0"/>
          <w:numId w:val="89"/>
        </w:numPr>
        <w:rPr>
          <w:rFonts w:ascii="Times New Roman" w:eastAsia="DengXian" w:hAnsi="Times New Roman"/>
          <w:szCs w:val="20"/>
          <w:lang w:eastAsia="ko-KR"/>
        </w:rPr>
      </w:pPr>
      <w:r w:rsidRPr="00953B0A">
        <w:rPr>
          <w:rFonts w:ascii="Times New Roman" w:eastAsia="DengXian" w:hAnsi="Times New Roman"/>
          <w:szCs w:val="20"/>
          <w:lang w:eastAsia="ko-KR"/>
        </w:rPr>
        <w:t>With respect to agreement made in RAN4 2018 Ad-hoc #1 stating “Note: whether or not to define specific behavior for rate matching around above symbols is up to RAN1”, RAN1 will not define any additional rate matching behavior in Rel-15.</w:t>
      </w:r>
    </w:p>
    <w:p w14:paraId="5FECB4ED" w14:textId="77777777" w:rsidR="00953B0A" w:rsidRPr="00953B0A" w:rsidRDefault="00953B0A" w:rsidP="00953B0A">
      <w:pPr>
        <w:ind w:left="720" w:hanging="720"/>
        <w:rPr>
          <w:lang w:eastAsia="x-none"/>
        </w:rPr>
      </w:pPr>
    </w:p>
    <w:p w14:paraId="30B5ADF7" w14:textId="19B2B8CB" w:rsidR="00E72E57" w:rsidRPr="007B2FFF" w:rsidRDefault="007B2FFF" w:rsidP="00E72E57">
      <w:pPr>
        <w:ind w:left="720" w:hanging="720"/>
        <w:rPr>
          <w:b/>
        </w:rPr>
      </w:pPr>
      <w:r w:rsidRPr="007B2FFF">
        <w:rPr>
          <w:b/>
        </w:rPr>
        <w:t>Wednesday</w:t>
      </w:r>
    </w:p>
    <w:p w14:paraId="2829C812" w14:textId="7BAA6676" w:rsidR="007B2FFF" w:rsidRPr="007B2FFF" w:rsidRDefault="0058452E" w:rsidP="007B2FFF">
      <w:pPr>
        <w:ind w:left="720" w:hanging="720"/>
        <w:rPr>
          <w:b/>
        </w:rPr>
      </w:pPr>
      <w:hyperlink r:id="rId872" w:history="1">
        <w:r w:rsidR="000F2B08">
          <w:rPr>
            <w:rStyle w:val="Hyperlink"/>
            <w:b/>
          </w:rPr>
          <w:t>R1-1807741</w:t>
        </w:r>
      </w:hyperlink>
      <w:r w:rsidR="007B2FFF" w:rsidRPr="007B2FFF">
        <w:rPr>
          <w:b/>
        </w:rPr>
        <w:tab/>
        <w:t>[Draft] LS on useServingCellTimingForSync definition</w:t>
      </w:r>
      <w:r w:rsidR="007B2FFF" w:rsidRPr="007B2FFF">
        <w:rPr>
          <w:b/>
        </w:rPr>
        <w:tab/>
        <w:t>Intel Corporation</w:t>
      </w:r>
    </w:p>
    <w:p w14:paraId="2CE3120E" w14:textId="5B43AD86" w:rsidR="007B2FFF" w:rsidRDefault="007B2FFF" w:rsidP="004702B1">
      <w:r w:rsidRPr="00777035">
        <w:rPr>
          <w:b/>
        </w:rPr>
        <w:t xml:space="preserve">Decision: </w:t>
      </w:r>
      <w:r w:rsidRPr="00777035">
        <w:t xml:space="preserve">The </w:t>
      </w:r>
      <w:r>
        <w:t xml:space="preserve">document is </w:t>
      </w:r>
      <w:r w:rsidR="004702B1">
        <w:t xml:space="preserve">endorsed </w:t>
      </w:r>
      <w:r w:rsidR="004702B1">
        <w:rPr>
          <w:lang w:eastAsia="ko-KR"/>
        </w:rPr>
        <w:t>with the update that the bullet regarding “</w:t>
      </w:r>
      <w:r w:rsidR="004702B1" w:rsidRPr="00E5722A">
        <w:rPr>
          <w:lang w:eastAsia="ko-KR"/>
        </w:rPr>
        <w:t>UE may assume that in TDD bands useServingCellTimingForSync is assumed to be set to TRUE</w:t>
      </w:r>
      <w:r w:rsidR="004702B1">
        <w:rPr>
          <w:lang w:eastAsia="ko-KR"/>
        </w:rPr>
        <w:t>” should be left-indented twice</w:t>
      </w:r>
      <w:r>
        <w:t xml:space="preserve">. Final LS is </w:t>
      </w:r>
      <w:r w:rsidRPr="007B2FFF">
        <w:rPr>
          <w:highlight w:val="green"/>
        </w:rPr>
        <w:t xml:space="preserve">approved in </w:t>
      </w:r>
      <w:hyperlink r:id="rId873" w:history="1">
        <w:r w:rsidR="000F2B08">
          <w:rPr>
            <w:rStyle w:val="Hyperlink"/>
            <w:highlight w:val="green"/>
          </w:rPr>
          <w:t>R1-1807767</w:t>
        </w:r>
      </w:hyperlink>
      <w:r>
        <w:t>.</w:t>
      </w:r>
    </w:p>
    <w:p w14:paraId="5D5CA9D0" w14:textId="77777777" w:rsidR="007B2FFF" w:rsidRDefault="007B2FFF" w:rsidP="007B2FFF">
      <w:pPr>
        <w:ind w:left="720" w:hanging="720"/>
      </w:pPr>
    </w:p>
    <w:p w14:paraId="23279801" w14:textId="5887E161" w:rsidR="007B2FFF" w:rsidRPr="003218FB" w:rsidRDefault="00FF0B92" w:rsidP="007B2FFF">
      <w:pPr>
        <w:ind w:left="720" w:hanging="720"/>
        <w:rPr>
          <w:b/>
        </w:rPr>
      </w:pPr>
      <w:r w:rsidRPr="003218FB">
        <w:rPr>
          <w:b/>
        </w:rPr>
        <w:t>Friday</w:t>
      </w:r>
    </w:p>
    <w:p w14:paraId="3A76BFA9" w14:textId="728A8726" w:rsidR="00FF0B92" w:rsidRDefault="0058452E" w:rsidP="00FF0B92">
      <w:pPr>
        <w:ind w:left="720" w:hanging="720"/>
        <w:rPr>
          <w:rFonts w:ascii="Times New Roman" w:eastAsia="DengXian" w:hAnsi="Times New Roman"/>
          <w:b/>
          <w:szCs w:val="20"/>
          <w:lang w:eastAsia="ko-KR"/>
        </w:rPr>
      </w:pPr>
      <w:hyperlink r:id="rId874" w:history="1">
        <w:r w:rsidR="000F2B08">
          <w:rPr>
            <w:rStyle w:val="Hyperlink"/>
            <w:rFonts w:ascii="Times New Roman" w:eastAsia="DengXian" w:hAnsi="Times New Roman"/>
            <w:b/>
            <w:szCs w:val="20"/>
            <w:lang w:eastAsia="ko-KR"/>
          </w:rPr>
          <w:t>R1-1807852</w:t>
        </w:r>
      </w:hyperlink>
      <w:r w:rsidR="00FF0B92" w:rsidRPr="00FF0B92">
        <w:rPr>
          <w:rFonts w:ascii="Times New Roman" w:eastAsia="DengXian" w:hAnsi="Times New Roman"/>
          <w:b/>
          <w:szCs w:val="20"/>
          <w:lang w:eastAsia="ko-KR"/>
        </w:rPr>
        <w:tab/>
        <w:t>Summary of Offline Discussion for NR RRM measurements</w:t>
      </w:r>
      <w:r w:rsidR="00FF0B92" w:rsidRPr="00FF0B92">
        <w:rPr>
          <w:rFonts w:ascii="Times New Roman" w:eastAsia="DengXian" w:hAnsi="Times New Roman"/>
          <w:b/>
          <w:szCs w:val="20"/>
          <w:lang w:eastAsia="ko-KR"/>
        </w:rPr>
        <w:tab/>
        <w:t>Intel Corporation</w:t>
      </w:r>
    </w:p>
    <w:p w14:paraId="16772044" w14:textId="77777777" w:rsidR="00FF0B92" w:rsidRDefault="00FF0B92" w:rsidP="00FF0B9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731D8899" w14:textId="77777777" w:rsidR="00FF0B92" w:rsidRDefault="00FF0B92" w:rsidP="00FF0B92">
      <w:pPr>
        <w:ind w:left="720" w:hanging="720"/>
      </w:pPr>
    </w:p>
    <w:p w14:paraId="78A3982C" w14:textId="77777777" w:rsidR="00FF0B92" w:rsidRPr="00FF0B92" w:rsidRDefault="00FF0B92" w:rsidP="00FF0B92">
      <w:pPr>
        <w:ind w:left="720" w:hanging="720"/>
        <w:rPr>
          <w:rFonts w:ascii="Times New Roman" w:eastAsia="DengXian" w:hAnsi="Times New Roman"/>
          <w:szCs w:val="20"/>
          <w:lang w:eastAsia="ko-KR"/>
        </w:rPr>
      </w:pPr>
      <w:r w:rsidRPr="00FF0B92">
        <w:rPr>
          <w:rFonts w:ascii="Times New Roman" w:eastAsia="DengXian" w:hAnsi="Times New Roman"/>
          <w:szCs w:val="20"/>
          <w:highlight w:val="green"/>
          <w:lang w:eastAsia="ko-KR"/>
        </w:rPr>
        <w:t>Agreements</w:t>
      </w:r>
      <w:r w:rsidRPr="00FF0B92">
        <w:rPr>
          <w:rFonts w:ascii="Times New Roman" w:eastAsia="DengXian" w:hAnsi="Times New Roman"/>
          <w:szCs w:val="20"/>
          <w:lang w:eastAsia="ko-KR"/>
        </w:rPr>
        <w:t>:</w:t>
      </w:r>
    </w:p>
    <w:p w14:paraId="3711D1C3" w14:textId="77777777" w:rsidR="00FF0B92" w:rsidRPr="00FF0B92" w:rsidRDefault="00FF0B92" w:rsidP="00017304">
      <w:pPr>
        <w:numPr>
          <w:ilvl w:val="0"/>
          <w:numId w:val="291"/>
        </w:numPr>
        <w:rPr>
          <w:rFonts w:ascii="Times New Roman" w:eastAsia="Malgun Gothic" w:hAnsi="Times New Roman"/>
          <w:szCs w:val="20"/>
          <w:lang w:eastAsia="ko-KR"/>
        </w:rPr>
      </w:pPr>
      <w:r w:rsidRPr="00FF0B92">
        <w:rPr>
          <w:rFonts w:ascii="Times New Roman" w:eastAsia="Malgun Gothic" w:hAnsi="Times New Roman"/>
          <w:szCs w:val="20"/>
          <w:lang w:eastAsia="ko-KR"/>
        </w:rPr>
        <w:t>No dedicated measurement windows for CSI-RS for L3 mobility is supported in Rel-15</w:t>
      </w:r>
    </w:p>
    <w:p w14:paraId="41A8F065" w14:textId="77777777" w:rsidR="00FF0B92" w:rsidRPr="00FF0B92" w:rsidRDefault="00FF0B92" w:rsidP="00017304">
      <w:pPr>
        <w:numPr>
          <w:ilvl w:val="0"/>
          <w:numId w:val="291"/>
        </w:numPr>
        <w:rPr>
          <w:rFonts w:ascii="Times New Roman" w:eastAsia="Malgun Gothic" w:hAnsi="Times New Roman"/>
          <w:szCs w:val="20"/>
          <w:lang w:eastAsia="ko-KR"/>
        </w:rPr>
      </w:pPr>
      <w:r w:rsidRPr="00FF0B92">
        <w:rPr>
          <w:rFonts w:ascii="Times New Roman" w:eastAsia="Malgun Gothic" w:hAnsi="Times New Roman"/>
          <w:szCs w:val="20"/>
          <w:lang w:eastAsia="ko-KR"/>
        </w:rPr>
        <w:t>If CSI-RS for L3 mobility with associated SSB is configured, SMTC configuration (including frequency location and SCS of the SSB) should be also provided regardless whether UE is configured to measure SSBs in the same MO.</w:t>
      </w:r>
    </w:p>
    <w:p w14:paraId="091B2245" w14:textId="77777777" w:rsidR="00FF0B92" w:rsidRPr="00FF0B92" w:rsidRDefault="00FF0B92" w:rsidP="00FF0B92">
      <w:pPr>
        <w:numPr>
          <w:ilvl w:val="1"/>
          <w:numId w:val="90"/>
        </w:numPr>
        <w:ind w:left="1800"/>
        <w:rPr>
          <w:rFonts w:ascii="Times New Roman" w:eastAsia="Malgun Gothic" w:hAnsi="Times New Roman"/>
          <w:szCs w:val="20"/>
          <w:lang w:eastAsia="ko-KR"/>
        </w:rPr>
      </w:pPr>
      <w:r w:rsidRPr="00FF0B92">
        <w:rPr>
          <w:rFonts w:ascii="Times New Roman" w:eastAsia="Malgun Gothic" w:hAnsi="Times New Roman"/>
          <w:szCs w:val="20"/>
          <w:lang w:eastAsia="ko-KR"/>
        </w:rPr>
        <w:t>UE is expected to detect the associated SSB (to the CSI-RSs) within the configured SMTC window.</w:t>
      </w:r>
    </w:p>
    <w:p w14:paraId="70FE60CB" w14:textId="77777777" w:rsidR="00FF0B92" w:rsidRPr="00FF0B92" w:rsidRDefault="00FF0B92" w:rsidP="00FF0B92">
      <w:pPr>
        <w:numPr>
          <w:ilvl w:val="1"/>
          <w:numId w:val="90"/>
        </w:numPr>
        <w:ind w:left="1800"/>
        <w:rPr>
          <w:rFonts w:ascii="Times New Roman" w:eastAsia="Malgun Gothic" w:hAnsi="Times New Roman"/>
          <w:szCs w:val="20"/>
          <w:lang w:eastAsia="ko-KR"/>
        </w:rPr>
      </w:pPr>
      <w:r w:rsidRPr="00FF0B92">
        <w:rPr>
          <w:rFonts w:ascii="Times New Roman" w:eastAsia="Malgun Gothic" w:hAnsi="Times New Roman"/>
          <w:szCs w:val="20"/>
          <w:lang w:eastAsia="ko-KR"/>
        </w:rPr>
        <w:t>Note that when SSB based RRM measurements are configured, UE is always expected to be configured with SMTC information.</w:t>
      </w:r>
    </w:p>
    <w:p w14:paraId="69D440A2" w14:textId="3154D5F0" w:rsidR="00FF0B92" w:rsidRPr="003218FB" w:rsidRDefault="00FF0B92" w:rsidP="003218FB">
      <w:pPr>
        <w:rPr>
          <w:lang w:eastAsia="ko-KR"/>
        </w:rPr>
      </w:pPr>
      <w:r w:rsidRPr="00FF0B92">
        <w:rPr>
          <w:lang w:eastAsia="ko-KR"/>
        </w:rPr>
        <w:t>LS to RAN2 –</w:t>
      </w:r>
      <w:r w:rsidRPr="003218FB">
        <w:rPr>
          <w:lang w:eastAsia="ko-KR"/>
        </w:rPr>
        <w:t xml:space="preserve"> </w:t>
      </w:r>
      <w:hyperlink r:id="rId875" w:history="1">
        <w:r w:rsidR="000F2B08">
          <w:rPr>
            <w:rStyle w:val="Hyperlink"/>
            <w:lang w:eastAsia="ko-KR"/>
          </w:rPr>
          <w:t>R1-1807906</w:t>
        </w:r>
      </w:hyperlink>
    </w:p>
    <w:p w14:paraId="0EC06E7B" w14:textId="7A99CC4D" w:rsidR="00FF0B92" w:rsidRPr="003218FB" w:rsidRDefault="0058452E" w:rsidP="003218FB">
      <w:pPr>
        <w:rPr>
          <w:rFonts w:eastAsia="DengXian"/>
          <w:b/>
          <w:lang w:eastAsia="ko-KR"/>
        </w:rPr>
      </w:pPr>
      <w:hyperlink r:id="rId876" w:history="1">
        <w:r w:rsidR="000F2B08">
          <w:rPr>
            <w:rStyle w:val="Hyperlink"/>
            <w:rFonts w:eastAsia="DengXian"/>
            <w:b/>
            <w:lang w:eastAsia="ko-KR"/>
          </w:rPr>
          <w:t>R1-1807906</w:t>
        </w:r>
      </w:hyperlink>
      <w:r w:rsidR="003218FB" w:rsidRPr="003218FB">
        <w:rPr>
          <w:rFonts w:eastAsia="DengXian"/>
          <w:b/>
          <w:lang w:eastAsia="ko-KR"/>
        </w:rPr>
        <w:tab/>
        <w:t>[DRAFT] LS on CSI-RS for L3 mobility</w:t>
      </w:r>
      <w:r w:rsidR="003218FB" w:rsidRPr="003218FB">
        <w:rPr>
          <w:rFonts w:eastAsia="DengXian"/>
          <w:b/>
          <w:lang w:eastAsia="ko-KR"/>
        </w:rPr>
        <w:tab/>
        <w:t>Intel</w:t>
      </w:r>
    </w:p>
    <w:p w14:paraId="2E745169" w14:textId="05C23A22" w:rsidR="003218FB" w:rsidRDefault="003218FB" w:rsidP="003218FB">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 xml:space="preserve">document is endorsed and final LS is approved </w:t>
      </w:r>
      <w:r w:rsidRPr="00FF0B92">
        <w:rPr>
          <w:lang w:eastAsia="ko-KR"/>
        </w:rPr>
        <w:t xml:space="preserve">in </w:t>
      </w:r>
      <w:hyperlink r:id="rId877" w:history="1">
        <w:r w:rsidR="000F2B08">
          <w:rPr>
            <w:rStyle w:val="Hyperlink"/>
            <w:lang w:eastAsia="ko-KR"/>
          </w:rPr>
          <w:t>R1-1807909</w:t>
        </w:r>
      </w:hyperlink>
      <w:r>
        <w:rPr>
          <w:rFonts w:ascii="Times New Roman" w:hAnsi="Times New Roman"/>
          <w:szCs w:val="20"/>
        </w:rPr>
        <w:t>.</w:t>
      </w:r>
    </w:p>
    <w:p w14:paraId="50A18029" w14:textId="1F9CA17B" w:rsidR="007B2FFF" w:rsidRDefault="007B2FFF" w:rsidP="007B2FFF">
      <w:pPr>
        <w:ind w:left="720" w:hanging="720"/>
      </w:pPr>
    </w:p>
    <w:p w14:paraId="56EBB20A" w14:textId="77777777" w:rsidR="003218FB" w:rsidRDefault="003218FB" w:rsidP="007B2FFF">
      <w:pPr>
        <w:ind w:left="720" w:hanging="720"/>
      </w:pPr>
    </w:p>
    <w:p w14:paraId="06D109B7" w14:textId="17380C62" w:rsidR="00966D15" w:rsidRPr="00966D15" w:rsidRDefault="0058452E" w:rsidP="00B228CD">
      <w:pPr>
        <w:ind w:left="720" w:hanging="720"/>
        <w:rPr>
          <w:lang w:eastAsia="x-none"/>
        </w:rPr>
      </w:pPr>
      <w:hyperlink r:id="rId878" w:history="1">
        <w:r w:rsidR="000F2B08">
          <w:rPr>
            <w:rStyle w:val="Hyperlink"/>
            <w:lang w:eastAsia="x-none"/>
          </w:rPr>
          <w:t>R1-1805877</w:t>
        </w:r>
      </w:hyperlink>
      <w:r w:rsidR="00966D15" w:rsidRPr="00966D15">
        <w:rPr>
          <w:lang w:eastAsia="x-none"/>
        </w:rPr>
        <w:tab/>
        <w:t>Remaining details on NR RRM</w:t>
      </w:r>
      <w:r w:rsidR="00966D15" w:rsidRPr="00966D15">
        <w:rPr>
          <w:lang w:eastAsia="x-none"/>
        </w:rPr>
        <w:tab/>
        <w:t>Huawei, HiSilicon</w:t>
      </w:r>
    </w:p>
    <w:p w14:paraId="1C6E5A3E" w14:textId="473B7F97" w:rsidR="00966D15" w:rsidRPr="00966D15" w:rsidRDefault="0058452E" w:rsidP="00966D15">
      <w:pPr>
        <w:ind w:left="720" w:hanging="720"/>
        <w:rPr>
          <w:lang w:eastAsia="x-none"/>
        </w:rPr>
      </w:pPr>
      <w:hyperlink r:id="rId879" w:history="1">
        <w:r w:rsidR="000F2B08">
          <w:rPr>
            <w:rStyle w:val="Hyperlink"/>
            <w:lang w:eastAsia="x-none"/>
          </w:rPr>
          <w:t>R1-1805946</w:t>
        </w:r>
      </w:hyperlink>
      <w:r w:rsidR="00966D15" w:rsidRPr="00966D15">
        <w:rPr>
          <w:lang w:eastAsia="x-none"/>
        </w:rPr>
        <w:tab/>
        <w:t>Remaining details of RRM measurements</w:t>
      </w:r>
      <w:r w:rsidR="00966D15" w:rsidRPr="00966D15">
        <w:rPr>
          <w:lang w:eastAsia="x-none"/>
        </w:rPr>
        <w:tab/>
        <w:t>ZTE</w:t>
      </w:r>
    </w:p>
    <w:p w14:paraId="5088CF2B" w14:textId="4BB1966C" w:rsidR="00966D15" w:rsidRPr="00966D15" w:rsidRDefault="0058452E" w:rsidP="00966D15">
      <w:pPr>
        <w:ind w:left="720" w:hanging="720"/>
        <w:rPr>
          <w:lang w:eastAsia="x-none"/>
        </w:rPr>
      </w:pPr>
      <w:hyperlink r:id="rId880" w:history="1">
        <w:r w:rsidR="000F2B08">
          <w:rPr>
            <w:rStyle w:val="Hyperlink"/>
            <w:lang w:eastAsia="x-none"/>
          </w:rPr>
          <w:t>R1-1806036</w:t>
        </w:r>
      </w:hyperlink>
      <w:r w:rsidR="00966D15" w:rsidRPr="00966D15">
        <w:rPr>
          <w:lang w:eastAsia="x-none"/>
        </w:rPr>
        <w:tab/>
        <w:t>Remaining issues on RRM</w:t>
      </w:r>
      <w:r w:rsidR="00966D15" w:rsidRPr="00966D15">
        <w:rPr>
          <w:lang w:eastAsia="x-none"/>
        </w:rPr>
        <w:tab/>
        <w:t>vivo</w:t>
      </w:r>
    </w:p>
    <w:p w14:paraId="2B808BE0" w14:textId="1486013B" w:rsidR="00966D15" w:rsidRPr="00966D15" w:rsidRDefault="0058452E" w:rsidP="00966D15">
      <w:pPr>
        <w:ind w:left="720" w:hanging="720"/>
        <w:rPr>
          <w:lang w:eastAsia="x-none"/>
        </w:rPr>
      </w:pPr>
      <w:hyperlink r:id="rId881" w:history="1">
        <w:r w:rsidR="000F2B08">
          <w:rPr>
            <w:rStyle w:val="Hyperlink"/>
            <w:lang w:eastAsia="x-none"/>
          </w:rPr>
          <w:t>R1-1806273</w:t>
        </w:r>
      </w:hyperlink>
      <w:r w:rsidR="00966D15" w:rsidRPr="00966D15">
        <w:rPr>
          <w:lang w:eastAsia="x-none"/>
        </w:rPr>
        <w:tab/>
        <w:t>Remaining Issues on NR Mobility Management</w:t>
      </w:r>
      <w:r w:rsidR="00966D15" w:rsidRPr="00966D15">
        <w:rPr>
          <w:lang w:eastAsia="x-none"/>
        </w:rPr>
        <w:tab/>
        <w:t>CATT</w:t>
      </w:r>
    </w:p>
    <w:p w14:paraId="7D82CF63" w14:textId="0822952E" w:rsidR="00966D15" w:rsidRPr="00966D15" w:rsidRDefault="0058452E" w:rsidP="00966D15">
      <w:pPr>
        <w:ind w:left="720" w:hanging="720"/>
        <w:rPr>
          <w:lang w:eastAsia="x-none"/>
        </w:rPr>
      </w:pPr>
      <w:hyperlink r:id="rId882" w:history="1">
        <w:r w:rsidR="000F2B08">
          <w:rPr>
            <w:rStyle w:val="Hyperlink"/>
            <w:lang w:eastAsia="x-none"/>
          </w:rPr>
          <w:t>R1-1806407</w:t>
        </w:r>
      </w:hyperlink>
      <w:r w:rsidR="00966D15" w:rsidRPr="00966D15">
        <w:rPr>
          <w:lang w:eastAsia="x-none"/>
        </w:rPr>
        <w:tab/>
        <w:t>Remaining issues for CSI-RS based mobility management</w:t>
      </w:r>
      <w:r w:rsidR="00966D15" w:rsidRPr="00966D15">
        <w:rPr>
          <w:lang w:eastAsia="x-none"/>
        </w:rPr>
        <w:tab/>
        <w:t>Spreadtrum Communications</w:t>
      </w:r>
    </w:p>
    <w:p w14:paraId="1E5AFFF4" w14:textId="130C3454" w:rsidR="00966D15" w:rsidRPr="00966D15" w:rsidRDefault="0058452E" w:rsidP="00966D15">
      <w:pPr>
        <w:ind w:left="720" w:hanging="720"/>
        <w:rPr>
          <w:lang w:eastAsia="x-none"/>
        </w:rPr>
      </w:pPr>
      <w:hyperlink r:id="rId883" w:history="1">
        <w:r w:rsidR="000F2B08">
          <w:rPr>
            <w:rStyle w:val="Hyperlink"/>
            <w:lang w:eastAsia="x-none"/>
          </w:rPr>
          <w:t>R1-1806426</w:t>
        </w:r>
      </w:hyperlink>
      <w:r w:rsidR="00966D15" w:rsidRPr="00966D15">
        <w:rPr>
          <w:lang w:eastAsia="x-none"/>
        </w:rPr>
        <w:tab/>
        <w:t>Remaining details for mobility measurements</w:t>
      </w:r>
      <w:r w:rsidR="00966D15" w:rsidRPr="00966D15">
        <w:rPr>
          <w:lang w:eastAsia="x-none"/>
        </w:rPr>
        <w:tab/>
        <w:t>Ericsson</w:t>
      </w:r>
    </w:p>
    <w:p w14:paraId="2419F834" w14:textId="2D5DA003" w:rsidR="00966D15" w:rsidRPr="00966D15" w:rsidRDefault="0058452E" w:rsidP="00966D15">
      <w:pPr>
        <w:ind w:left="720" w:hanging="720"/>
        <w:rPr>
          <w:lang w:eastAsia="x-none"/>
        </w:rPr>
      </w:pPr>
      <w:hyperlink r:id="rId884" w:history="1">
        <w:r w:rsidR="000F2B08">
          <w:rPr>
            <w:rStyle w:val="Hyperlink"/>
            <w:lang w:eastAsia="x-none"/>
          </w:rPr>
          <w:t>R1-1806502</w:t>
        </w:r>
      </w:hyperlink>
      <w:r w:rsidR="00966D15" w:rsidRPr="00966D15">
        <w:rPr>
          <w:lang w:eastAsia="x-none"/>
        </w:rPr>
        <w:tab/>
        <w:t>Remaining issues in RRM measurements</w:t>
      </w:r>
      <w:r w:rsidR="00966D15" w:rsidRPr="00966D15">
        <w:rPr>
          <w:lang w:eastAsia="x-none"/>
        </w:rPr>
        <w:tab/>
        <w:t>Intel Corporation</w:t>
      </w:r>
    </w:p>
    <w:p w14:paraId="13539E16" w14:textId="28793901" w:rsidR="00966D15" w:rsidRPr="00966D15" w:rsidRDefault="0058452E" w:rsidP="00966D15">
      <w:pPr>
        <w:ind w:left="720" w:hanging="720"/>
        <w:rPr>
          <w:lang w:eastAsia="x-none"/>
        </w:rPr>
      </w:pPr>
      <w:hyperlink r:id="rId885" w:history="1">
        <w:r w:rsidR="000F2B08">
          <w:rPr>
            <w:rStyle w:val="Hyperlink"/>
            <w:lang w:eastAsia="x-none"/>
          </w:rPr>
          <w:t>R1-1806607</w:t>
        </w:r>
      </w:hyperlink>
      <w:r w:rsidR="00966D15" w:rsidRPr="00966D15">
        <w:rPr>
          <w:lang w:eastAsia="x-none"/>
        </w:rPr>
        <w:tab/>
        <w:t>Remaining Details on L3 measurement and mobility management</w:t>
      </w:r>
      <w:r w:rsidR="00966D15" w:rsidRPr="00966D15">
        <w:rPr>
          <w:lang w:eastAsia="x-none"/>
        </w:rPr>
        <w:tab/>
        <w:t>LG Electronics</w:t>
      </w:r>
    </w:p>
    <w:p w14:paraId="09E47881" w14:textId="22CFFBA8" w:rsidR="00966D15" w:rsidRPr="00966D15" w:rsidRDefault="0058452E" w:rsidP="00966D15">
      <w:pPr>
        <w:ind w:left="720" w:hanging="720"/>
        <w:rPr>
          <w:lang w:eastAsia="x-none"/>
        </w:rPr>
      </w:pPr>
      <w:hyperlink r:id="rId886" w:history="1">
        <w:r w:rsidR="000F2B08">
          <w:rPr>
            <w:rStyle w:val="Hyperlink"/>
            <w:lang w:eastAsia="x-none"/>
          </w:rPr>
          <w:t>R1-1806706</w:t>
        </w:r>
      </w:hyperlink>
      <w:r w:rsidR="00966D15" w:rsidRPr="00966D15">
        <w:rPr>
          <w:lang w:eastAsia="x-none"/>
        </w:rPr>
        <w:tab/>
        <w:t>Corrections on Measurements for Mobility Management</w:t>
      </w:r>
      <w:r w:rsidR="00966D15" w:rsidRPr="00966D15">
        <w:rPr>
          <w:lang w:eastAsia="x-none"/>
        </w:rPr>
        <w:tab/>
        <w:t>Samsung</w:t>
      </w:r>
    </w:p>
    <w:p w14:paraId="1CEF9D6B" w14:textId="7305423D" w:rsidR="00966D15" w:rsidRPr="00966D15" w:rsidRDefault="0058452E" w:rsidP="00966D15">
      <w:pPr>
        <w:ind w:left="720" w:hanging="720"/>
        <w:rPr>
          <w:lang w:eastAsia="x-none"/>
        </w:rPr>
      </w:pPr>
      <w:hyperlink r:id="rId887" w:history="1">
        <w:r w:rsidR="000F2B08">
          <w:rPr>
            <w:rStyle w:val="Hyperlink"/>
            <w:lang w:eastAsia="x-none"/>
          </w:rPr>
          <w:t>R1-1806772</w:t>
        </w:r>
      </w:hyperlink>
      <w:r w:rsidR="00966D15" w:rsidRPr="00966D15">
        <w:rPr>
          <w:lang w:eastAsia="x-none"/>
        </w:rPr>
        <w:tab/>
        <w:t>Remaining issues on RRM</w:t>
      </w:r>
      <w:r w:rsidR="00966D15" w:rsidRPr="00966D15">
        <w:rPr>
          <w:lang w:eastAsia="x-none"/>
        </w:rPr>
        <w:tab/>
        <w:t>MediaTek Inc.</w:t>
      </w:r>
    </w:p>
    <w:p w14:paraId="2F76E053" w14:textId="093B3D24" w:rsidR="00966D15" w:rsidRPr="00966D15" w:rsidRDefault="0058452E" w:rsidP="00966D15">
      <w:pPr>
        <w:ind w:left="720" w:hanging="720"/>
        <w:rPr>
          <w:lang w:eastAsia="x-none"/>
        </w:rPr>
      </w:pPr>
      <w:hyperlink r:id="rId888" w:history="1">
        <w:r w:rsidR="000F2B08">
          <w:rPr>
            <w:rStyle w:val="Hyperlink"/>
            <w:lang w:eastAsia="x-none"/>
          </w:rPr>
          <w:t>R1-1806869</w:t>
        </w:r>
      </w:hyperlink>
      <w:r w:rsidR="00966D15" w:rsidRPr="00966D15">
        <w:rPr>
          <w:lang w:eastAsia="x-none"/>
        </w:rPr>
        <w:tab/>
        <w:t>Remaining details on NR RRM</w:t>
      </w:r>
      <w:r w:rsidR="00966D15" w:rsidRPr="00966D15">
        <w:rPr>
          <w:lang w:eastAsia="x-none"/>
        </w:rPr>
        <w:tab/>
        <w:t>OPPO</w:t>
      </w:r>
    </w:p>
    <w:p w14:paraId="7E888A71" w14:textId="5F84F53B" w:rsidR="00966D15" w:rsidRPr="00966D15" w:rsidRDefault="0058452E" w:rsidP="00966D15">
      <w:pPr>
        <w:ind w:left="720" w:hanging="720"/>
        <w:rPr>
          <w:lang w:eastAsia="x-none"/>
        </w:rPr>
      </w:pPr>
      <w:hyperlink r:id="rId889" w:history="1">
        <w:r w:rsidR="000F2B08">
          <w:rPr>
            <w:rStyle w:val="Hyperlink"/>
            <w:lang w:eastAsia="x-none"/>
          </w:rPr>
          <w:t>R1-1807055</w:t>
        </w:r>
      </w:hyperlink>
      <w:r w:rsidR="00966D15" w:rsidRPr="00966D15">
        <w:rPr>
          <w:lang w:eastAsia="x-none"/>
        </w:rPr>
        <w:tab/>
        <w:t>Remaining issues on Measurement for mobility management</w:t>
      </w:r>
      <w:r w:rsidR="00966D15" w:rsidRPr="00966D15">
        <w:rPr>
          <w:lang w:eastAsia="x-none"/>
        </w:rPr>
        <w:tab/>
        <w:t>NTT DOCOMO, INC.</w:t>
      </w:r>
    </w:p>
    <w:p w14:paraId="57341D64" w14:textId="1167FF92" w:rsidR="00966D15" w:rsidRPr="00966D15" w:rsidRDefault="0058452E" w:rsidP="00966D15">
      <w:pPr>
        <w:ind w:left="720" w:hanging="720"/>
        <w:rPr>
          <w:lang w:eastAsia="x-none"/>
        </w:rPr>
      </w:pPr>
      <w:hyperlink r:id="rId890" w:history="1">
        <w:r w:rsidR="000F2B08">
          <w:rPr>
            <w:rStyle w:val="Hyperlink"/>
            <w:lang w:eastAsia="x-none"/>
          </w:rPr>
          <w:t>R1-1807175</w:t>
        </w:r>
      </w:hyperlink>
      <w:r w:rsidR="00966D15" w:rsidRPr="00966D15">
        <w:rPr>
          <w:lang w:eastAsia="x-none"/>
        </w:rPr>
        <w:tab/>
        <w:t>Remaining issues on mobility measurements</w:t>
      </w:r>
      <w:r w:rsidR="00966D15" w:rsidRPr="00966D15">
        <w:rPr>
          <w:lang w:eastAsia="x-none"/>
        </w:rPr>
        <w:tab/>
        <w:t>Nokia, Nokia Shanghai Bell</w:t>
      </w:r>
    </w:p>
    <w:p w14:paraId="0558676A" w14:textId="21D2E118" w:rsidR="00966D15" w:rsidRPr="00966D15" w:rsidRDefault="0058452E" w:rsidP="00966D15">
      <w:pPr>
        <w:ind w:left="720" w:hanging="720"/>
        <w:rPr>
          <w:lang w:eastAsia="x-none"/>
        </w:rPr>
      </w:pPr>
      <w:hyperlink r:id="rId891" w:history="1">
        <w:r w:rsidR="000F2B08">
          <w:rPr>
            <w:rStyle w:val="Hyperlink"/>
            <w:lang w:eastAsia="x-none"/>
          </w:rPr>
          <w:t>R1-1807334</w:t>
        </w:r>
      </w:hyperlink>
      <w:r w:rsidR="00966D15" w:rsidRPr="00966D15">
        <w:rPr>
          <w:lang w:eastAsia="x-none"/>
        </w:rPr>
        <w:tab/>
        <w:t>Remaining details on measurement for mobility management</w:t>
      </w:r>
      <w:r w:rsidR="00966D15" w:rsidRPr="00966D15">
        <w:rPr>
          <w:lang w:eastAsia="x-none"/>
        </w:rPr>
        <w:tab/>
        <w:t>Qualcomm Incorporated</w:t>
      </w:r>
    </w:p>
    <w:p w14:paraId="2B83F812" w14:textId="77777777" w:rsidR="00966D15" w:rsidRPr="00966D15" w:rsidRDefault="00966D15" w:rsidP="00B228CD">
      <w:pPr>
        <w:pStyle w:val="Heading5"/>
      </w:pPr>
      <w:bookmarkStart w:id="355" w:name="_Toc516232595"/>
      <w:r w:rsidRPr="00966D15">
        <w:rPr>
          <w:rFonts w:hint="eastAsia"/>
        </w:rPr>
        <w:t>Radio link monitoring</w:t>
      </w:r>
      <w:r w:rsidRPr="00966D15">
        <w:t xml:space="preserve"> for mobility management</w:t>
      </w:r>
      <w:bookmarkEnd w:id="355"/>
    </w:p>
    <w:p w14:paraId="3E2CB6DB" w14:textId="0BE9B7A2" w:rsidR="00B228CD" w:rsidRPr="00B228CD" w:rsidRDefault="0058452E" w:rsidP="00B228CD">
      <w:pPr>
        <w:ind w:left="720" w:hanging="720"/>
        <w:rPr>
          <w:b/>
        </w:rPr>
      </w:pPr>
      <w:hyperlink r:id="rId892" w:history="1">
        <w:r w:rsidR="000F2B08">
          <w:rPr>
            <w:rStyle w:val="Hyperlink"/>
            <w:b/>
          </w:rPr>
          <w:t>R1-1807629</w:t>
        </w:r>
      </w:hyperlink>
      <w:r w:rsidR="00B228CD" w:rsidRPr="00B228CD">
        <w:rPr>
          <w:b/>
        </w:rPr>
        <w:tab/>
        <w:t>Summary of Discussion for NR Radio Link Monitoring</w:t>
      </w:r>
      <w:r w:rsidR="00B228CD" w:rsidRPr="00B228CD">
        <w:rPr>
          <w:b/>
        </w:rPr>
        <w:tab/>
        <w:t>Intel Corporation</w:t>
      </w:r>
    </w:p>
    <w:p w14:paraId="546FC1C1" w14:textId="77777777" w:rsidR="00B228CD" w:rsidRDefault="00B228CD" w:rsidP="00B228CD">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503AAA9" w14:textId="15C126E4" w:rsidR="00B228CD" w:rsidRDefault="00B228CD" w:rsidP="00966D15">
      <w:pPr>
        <w:ind w:left="720" w:hanging="720"/>
      </w:pPr>
    </w:p>
    <w:p w14:paraId="69CA013C" w14:textId="77777777" w:rsidR="00B92DCF" w:rsidRPr="00B92DCF" w:rsidRDefault="00B92DCF" w:rsidP="00B92DCF">
      <w:pPr>
        <w:ind w:left="720" w:hanging="720"/>
        <w:rPr>
          <w:szCs w:val="20"/>
          <w:lang w:eastAsia="x-none"/>
        </w:rPr>
      </w:pPr>
      <w:r w:rsidRPr="00B92DCF">
        <w:rPr>
          <w:szCs w:val="20"/>
          <w:highlight w:val="green"/>
          <w:lang w:eastAsia="x-none"/>
        </w:rPr>
        <w:t>Agreements</w:t>
      </w:r>
      <w:r w:rsidRPr="00B92DCF">
        <w:rPr>
          <w:szCs w:val="20"/>
          <w:lang w:eastAsia="x-none"/>
        </w:rPr>
        <w:t>:</w:t>
      </w:r>
    </w:p>
    <w:p w14:paraId="059E4041" w14:textId="77777777" w:rsidR="00B92DCF" w:rsidRPr="00B92DCF" w:rsidRDefault="00B92DCF" w:rsidP="00B92DCF">
      <w:pPr>
        <w:ind w:left="720" w:hanging="720"/>
        <w:rPr>
          <w:szCs w:val="20"/>
          <w:lang w:eastAsia="x-none"/>
        </w:rPr>
      </w:pPr>
      <w:r w:rsidRPr="00B92DCF">
        <w:rPr>
          <w:szCs w:val="20"/>
          <w:lang w:eastAsia="x-none"/>
        </w:rPr>
        <w:t>Confirm the following working assumptions regarding the values of X/Y/Z:</w:t>
      </w:r>
    </w:p>
    <w:p w14:paraId="2313AED8" w14:textId="77777777" w:rsidR="00B92DCF" w:rsidRPr="00B92DCF" w:rsidRDefault="00B92DCF" w:rsidP="00613418">
      <w:pPr>
        <w:pStyle w:val="ListParagraph"/>
        <w:numPr>
          <w:ilvl w:val="0"/>
          <w:numId w:val="59"/>
        </w:numPr>
      </w:pPr>
      <w:r w:rsidRPr="00B92DCF">
        <w:t>The maximum number of RLM-RS(s) and BFD-RS(s) should depend on whether same RS(s) is shared between RLM and BFD. The maximum number of unique RS(s), each RS using different set of resources, for both RLM-RS(s) and BFD-RS(s) are:</w:t>
      </w:r>
    </w:p>
    <w:p w14:paraId="452754E8" w14:textId="77777777" w:rsidR="00B92DCF" w:rsidRPr="00B92DCF" w:rsidRDefault="00B92DCF" w:rsidP="00613418">
      <w:pPr>
        <w:pStyle w:val="ListParagraph"/>
        <w:numPr>
          <w:ilvl w:val="1"/>
          <w:numId w:val="59"/>
        </w:numPr>
      </w:pPr>
      <w:r w:rsidRPr="00B92DCF">
        <w:t>X RS(s) per BWP for below 3 GHz,</w:t>
      </w:r>
    </w:p>
    <w:p w14:paraId="10F12A37" w14:textId="77777777" w:rsidR="00B92DCF" w:rsidRPr="00B92DCF" w:rsidRDefault="00B92DCF" w:rsidP="00613418">
      <w:pPr>
        <w:pStyle w:val="ListParagraph"/>
        <w:numPr>
          <w:ilvl w:val="2"/>
          <w:numId w:val="59"/>
        </w:numPr>
      </w:pPr>
      <w:r w:rsidRPr="00B92DCF">
        <w:t>X=2(</w:t>
      </w:r>
      <w:r w:rsidRPr="00B92DCF">
        <w:rPr>
          <w:highlight w:val="darkYellow"/>
        </w:rPr>
        <w:t>working assumption</w:t>
      </w:r>
      <w:r w:rsidRPr="00B92DCF">
        <w:t>)</w:t>
      </w:r>
    </w:p>
    <w:p w14:paraId="0EED42F8" w14:textId="77777777" w:rsidR="00B92DCF" w:rsidRPr="00B92DCF" w:rsidRDefault="00B92DCF" w:rsidP="00613418">
      <w:pPr>
        <w:pStyle w:val="ListParagraph"/>
        <w:numPr>
          <w:ilvl w:val="1"/>
          <w:numId w:val="59"/>
        </w:numPr>
      </w:pPr>
      <w:r w:rsidRPr="00B92DCF">
        <w:t>Y RS(s) per BWP for above 3 GHz and below 6 GHz,</w:t>
      </w:r>
    </w:p>
    <w:p w14:paraId="3F2EE668" w14:textId="77777777" w:rsidR="00B92DCF" w:rsidRPr="00B92DCF" w:rsidRDefault="00B92DCF" w:rsidP="00613418">
      <w:pPr>
        <w:pStyle w:val="ListParagraph"/>
        <w:numPr>
          <w:ilvl w:val="2"/>
          <w:numId w:val="59"/>
        </w:numPr>
      </w:pPr>
      <w:r w:rsidRPr="00B92DCF">
        <w:t>Y=6 (</w:t>
      </w:r>
      <w:r w:rsidRPr="00B92DCF">
        <w:rPr>
          <w:highlight w:val="darkYellow"/>
        </w:rPr>
        <w:t>working assumption</w:t>
      </w:r>
      <w:r w:rsidRPr="00B92DCF">
        <w:t>)</w:t>
      </w:r>
    </w:p>
    <w:p w14:paraId="0549F41C" w14:textId="77777777" w:rsidR="00B92DCF" w:rsidRPr="00B92DCF" w:rsidRDefault="00B92DCF" w:rsidP="00613418">
      <w:pPr>
        <w:pStyle w:val="ListParagraph"/>
        <w:numPr>
          <w:ilvl w:val="1"/>
          <w:numId w:val="59"/>
        </w:numPr>
      </w:pPr>
      <w:r w:rsidRPr="00B92DCF">
        <w:t>Z RS(s) per BWP for above 6 GHz,</w:t>
      </w:r>
    </w:p>
    <w:p w14:paraId="01267EDD" w14:textId="77777777" w:rsidR="00B92DCF" w:rsidRPr="00B92DCF" w:rsidRDefault="00B92DCF" w:rsidP="00613418">
      <w:pPr>
        <w:pStyle w:val="ListParagraph"/>
        <w:numPr>
          <w:ilvl w:val="2"/>
          <w:numId w:val="59"/>
        </w:numPr>
      </w:pPr>
      <w:r w:rsidRPr="00B92DCF">
        <w:t>Z=8(</w:t>
      </w:r>
      <w:r w:rsidRPr="00B92DCF">
        <w:rPr>
          <w:highlight w:val="darkYellow"/>
        </w:rPr>
        <w:t>working assumption</w:t>
      </w:r>
      <w:r w:rsidRPr="00B92DCF">
        <w:t>)</w:t>
      </w:r>
    </w:p>
    <w:p w14:paraId="3CDD899A" w14:textId="77777777" w:rsidR="00B92DCF" w:rsidRPr="00B92DCF" w:rsidRDefault="00B92DCF" w:rsidP="00B92DCF">
      <w:pPr>
        <w:ind w:left="720" w:hanging="720"/>
        <w:rPr>
          <w:lang w:eastAsia="x-none"/>
        </w:rPr>
      </w:pPr>
    </w:p>
    <w:p w14:paraId="19F49DF5" w14:textId="77777777" w:rsidR="00B92DCF" w:rsidRPr="00B92DCF" w:rsidRDefault="00B92DCF" w:rsidP="00B92DCF">
      <w:pPr>
        <w:ind w:left="720" w:hanging="720"/>
        <w:rPr>
          <w:szCs w:val="20"/>
          <w:lang w:eastAsia="x-none"/>
        </w:rPr>
      </w:pPr>
      <w:r w:rsidRPr="00B92DCF">
        <w:rPr>
          <w:szCs w:val="20"/>
          <w:highlight w:val="green"/>
          <w:lang w:eastAsia="x-none"/>
        </w:rPr>
        <w:lastRenderedPageBreak/>
        <w:t>Agreements</w:t>
      </w:r>
      <w:r w:rsidRPr="00B92DCF">
        <w:rPr>
          <w:szCs w:val="20"/>
          <w:lang w:eastAsia="x-none"/>
        </w:rPr>
        <w:t>:</w:t>
      </w:r>
    </w:p>
    <w:p w14:paraId="585C8A1B" w14:textId="77777777" w:rsidR="00B92DCF" w:rsidRPr="00B92DCF" w:rsidRDefault="00B92DCF" w:rsidP="00613418">
      <w:pPr>
        <w:numPr>
          <w:ilvl w:val="0"/>
          <w:numId w:val="60"/>
        </w:numPr>
        <w:rPr>
          <w:rFonts w:ascii="Times New Roman" w:eastAsia="DengXian" w:hAnsi="Times New Roman"/>
          <w:szCs w:val="20"/>
          <w:lang w:eastAsia="ko-KR"/>
        </w:rPr>
      </w:pPr>
      <w:bookmarkStart w:id="356" w:name="_Ref513197690"/>
      <w:bookmarkStart w:id="357" w:name="_Toc513711676"/>
      <w:r w:rsidRPr="00B92DCF">
        <w:rPr>
          <w:rFonts w:ascii="Times New Roman" w:eastAsia="DengXian" w:hAnsi="Times New Roman"/>
          <w:szCs w:val="20"/>
          <w:lang w:eastAsia="ko-KR"/>
        </w:rPr>
        <w:t>Remove csi-IM-ResourceElementPattern, csi-IM-ResourceElementPattern, csi-IM-ResourceId, periodicityAndOffset and freqBand from the list of ‘not applicable parameters’ from section 5 in 38.213.</w:t>
      </w:r>
      <w:bookmarkEnd w:id="356"/>
      <w:bookmarkEnd w:id="357"/>
    </w:p>
    <w:p w14:paraId="712B204C" w14:textId="77777777" w:rsidR="00B92DCF" w:rsidRPr="00B92DCF" w:rsidRDefault="00B92DCF" w:rsidP="00613418">
      <w:pPr>
        <w:numPr>
          <w:ilvl w:val="1"/>
          <w:numId w:val="60"/>
        </w:numPr>
        <w:rPr>
          <w:rFonts w:ascii="Times New Roman" w:eastAsia="DengXian" w:hAnsi="Times New Roman"/>
          <w:szCs w:val="20"/>
          <w:lang w:eastAsia="ko-KR"/>
        </w:rPr>
      </w:pPr>
      <w:r w:rsidRPr="00B92DCF">
        <w:rPr>
          <w:rFonts w:ascii="Times New Roman" w:eastAsia="DengXian" w:hAnsi="Times New Roman"/>
          <w:szCs w:val="20"/>
          <w:lang w:eastAsia="ko-KR"/>
        </w:rPr>
        <w:t>Note: there is no RAN2 impact</w:t>
      </w:r>
    </w:p>
    <w:p w14:paraId="1E82F26E" w14:textId="77777777" w:rsidR="00B92DCF" w:rsidRPr="00B92DCF" w:rsidRDefault="00B92DCF" w:rsidP="00B92DCF">
      <w:pPr>
        <w:ind w:left="720" w:hanging="720"/>
        <w:rPr>
          <w:lang w:eastAsia="x-none"/>
        </w:rPr>
      </w:pPr>
    </w:p>
    <w:p w14:paraId="6F4B0011" w14:textId="77777777" w:rsidR="00E72E57" w:rsidRPr="00E72E57" w:rsidRDefault="00E72E57" w:rsidP="00E72E57">
      <w:pPr>
        <w:ind w:left="720" w:hanging="720"/>
        <w:rPr>
          <w:b/>
        </w:rPr>
      </w:pPr>
      <w:r w:rsidRPr="00E72E57">
        <w:rPr>
          <w:b/>
        </w:rPr>
        <w:t>Tuesday session</w:t>
      </w:r>
    </w:p>
    <w:p w14:paraId="2B4E7141" w14:textId="0C40E047" w:rsidR="00E72E57" w:rsidRPr="00E72E57" w:rsidRDefault="0058452E" w:rsidP="00E72E57">
      <w:pPr>
        <w:ind w:left="720" w:hanging="720"/>
        <w:rPr>
          <w:b/>
        </w:rPr>
      </w:pPr>
      <w:hyperlink r:id="rId893" w:history="1">
        <w:r w:rsidR="000F2B08">
          <w:rPr>
            <w:rStyle w:val="Hyperlink"/>
            <w:b/>
          </w:rPr>
          <w:t>R1-1807690</w:t>
        </w:r>
      </w:hyperlink>
      <w:r w:rsidR="00E72E57" w:rsidRPr="00E72E57">
        <w:rPr>
          <w:b/>
        </w:rPr>
        <w:tab/>
        <w:t>Summary of Offline Discussion for NR Radio Link Monitoring</w:t>
      </w:r>
      <w:r w:rsidR="00E72E57" w:rsidRPr="00E72E57">
        <w:rPr>
          <w:b/>
        </w:rPr>
        <w:tab/>
        <w:t>Intel Corporation</w:t>
      </w:r>
    </w:p>
    <w:p w14:paraId="7B5BA5CC" w14:textId="77777777" w:rsidR="00E72E57" w:rsidRDefault="00E72E57" w:rsidP="00E72E57">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DFDA350" w14:textId="74A89278" w:rsidR="00B92DCF" w:rsidRDefault="00B92DCF" w:rsidP="00966D15">
      <w:pPr>
        <w:ind w:left="720" w:hanging="720"/>
        <w:rPr>
          <w:b/>
        </w:rPr>
      </w:pPr>
    </w:p>
    <w:p w14:paraId="6A68AEFE" w14:textId="71FD4EC3" w:rsidR="00953B0A" w:rsidRPr="00CB70F4" w:rsidRDefault="00953B0A" w:rsidP="00953B0A">
      <w:pPr>
        <w:ind w:left="720" w:hanging="720"/>
        <w:rPr>
          <w:b/>
          <w:szCs w:val="20"/>
          <w:lang w:eastAsia="x-none"/>
        </w:rPr>
      </w:pPr>
      <w:r w:rsidRPr="00CB70F4">
        <w:rPr>
          <w:szCs w:val="20"/>
          <w:lang w:eastAsia="x-none"/>
        </w:rPr>
        <w:t>Proposal</w:t>
      </w:r>
      <w:r w:rsidRPr="00CB70F4">
        <w:rPr>
          <w:b/>
          <w:szCs w:val="20"/>
          <w:lang w:eastAsia="x-none"/>
        </w:rPr>
        <w:t>:</w:t>
      </w:r>
    </w:p>
    <w:p w14:paraId="4D0E3AC9" w14:textId="77777777" w:rsidR="00953B0A" w:rsidRPr="00CB70F4" w:rsidRDefault="00953B0A" w:rsidP="00613418">
      <w:pPr>
        <w:numPr>
          <w:ilvl w:val="0"/>
          <w:numId w:val="91"/>
        </w:numPr>
        <w:rPr>
          <w:rFonts w:ascii="Times New Roman" w:hAnsi="Times New Roman"/>
          <w:szCs w:val="20"/>
          <w:lang w:eastAsia="x-none"/>
        </w:rPr>
      </w:pPr>
      <w:r w:rsidRPr="00CB70F4">
        <w:rPr>
          <w:rFonts w:ascii="Times New Roman" w:hAnsi="Times New Roman"/>
          <w:szCs w:val="20"/>
          <w:lang w:eastAsia="x-none"/>
        </w:rPr>
        <w:t>No aperiodic IS or OOS indication based on successful/unsuccessful beam failure recovery is supported in Rel-15.</w:t>
      </w:r>
    </w:p>
    <w:p w14:paraId="35F21C2B" w14:textId="77777777" w:rsidR="00953B0A" w:rsidRPr="00953B0A" w:rsidRDefault="00953B0A" w:rsidP="00953B0A">
      <w:pPr>
        <w:ind w:left="720" w:hanging="720"/>
        <w:rPr>
          <w:b/>
          <w:lang w:eastAsia="x-none"/>
        </w:rPr>
      </w:pPr>
    </w:p>
    <w:p w14:paraId="242F6DB9" w14:textId="1D83003C" w:rsidR="00953B0A" w:rsidRPr="00953B0A" w:rsidRDefault="00953B0A" w:rsidP="00953B0A">
      <w:pPr>
        <w:ind w:left="720" w:hanging="720"/>
        <w:rPr>
          <w:szCs w:val="20"/>
          <w:lang w:eastAsia="x-none"/>
        </w:rPr>
      </w:pPr>
      <w:r w:rsidRPr="00953B0A">
        <w:rPr>
          <w:szCs w:val="20"/>
          <w:highlight w:val="green"/>
          <w:lang w:eastAsia="x-none"/>
        </w:rPr>
        <w:t>Agreement</w:t>
      </w:r>
      <w:r w:rsidRPr="00953B0A">
        <w:rPr>
          <w:szCs w:val="20"/>
          <w:lang w:eastAsia="x-none"/>
        </w:rPr>
        <w:t>:</w:t>
      </w:r>
    </w:p>
    <w:p w14:paraId="4A910C5A" w14:textId="77777777" w:rsidR="00953B0A" w:rsidRPr="00953B0A" w:rsidRDefault="00953B0A" w:rsidP="00613418">
      <w:pPr>
        <w:numPr>
          <w:ilvl w:val="0"/>
          <w:numId w:val="90"/>
        </w:numPr>
        <w:rPr>
          <w:rFonts w:ascii="Times New Roman" w:hAnsi="Times New Roman"/>
          <w:szCs w:val="20"/>
          <w:lang w:eastAsia="x-none"/>
        </w:rPr>
      </w:pPr>
      <w:r w:rsidRPr="00953B0A">
        <w:rPr>
          <w:rFonts w:ascii="Times New Roman" w:hAnsi="Times New Roman"/>
          <w:szCs w:val="20"/>
          <w:lang w:eastAsia="x-none"/>
        </w:rPr>
        <w:t>Confirm WA on RLM based on CSI-RS for tracking: If the TCI-states refer to CSI-RS for tracking, it is up to UE to select a NZP-CSI-RS resource from the configured resources for CSI-RS for tracking for RLM</w:t>
      </w:r>
    </w:p>
    <w:p w14:paraId="3993B0BD" w14:textId="77777777" w:rsidR="00953B0A" w:rsidRPr="00953B0A" w:rsidRDefault="00953B0A" w:rsidP="00953B0A">
      <w:pPr>
        <w:ind w:left="720" w:hanging="720"/>
        <w:rPr>
          <w:lang w:eastAsia="x-none"/>
        </w:rPr>
      </w:pPr>
    </w:p>
    <w:p w14:paraId="71F0068B" w14:textId="45DB8EBF" w:rsidR="00953B0A" w:rsidRPr="00953B0A" w:rsidRDefault="00953B0A" w:rsidP="00953B0A">
      <w:pPr>
        <w:ind w:left="720" w:hanging="720"/>
        <w:rPr>
          <w:szCs w:val="20"/>
          <w:lang w:eastAsia="x-none"/>
        </w:rPr>
      </w:pPr>
      <w:r w:rsidRPr="00953B0A">
        <w:rPr>
          <w:szCs w:val="20"/>
          <w:highlight w:val="green"/>
          <w:lang w:eastAsia="x-none"/>
        </w:rPr>
        <w:t>Agreement</w:t>
      </w:r>
      <w:r w:rsidRPr="00953B0A">
        <w:rPr>
          <w:szCs w:val="20"/>
          <w:lang w:eastAsia="x-none"/>
        </w:rPr>
        <w:t>:</w:t>
      </w:r>
    </w:p>
    <w:p w14:paraId="2037F211" w14:textId="77777777" w:rsidR="00953B0A" w:rsidRPr="00953B0A" w:rsidRDefault="00953B0A" w:rsidP="00613418">
      <w:pPr>
        <w:numPr>
          <w:ilvl w:val="0"/>
          <w:numId w:val="90"/>
        </w:numPr>
        <w:rPr>
          <w:rFonts w:ascii="Times New Roman" w:hAnsi="Times New Roman"/>
          <w:szCs w:val="20"/>
          <w:lang w:eastAsia="x-none"/>
        </w:rPr>
      </w:pPr>
      <w:r w:rsidRPr="00953B0A">
        <w:rPr>
          <w:rFonts w:ascii="Times New Roman" w:hAnsi="Times New Roman"/>
          <w:szCs w:val="20"/>
          <w:lang w:eastAsia="x-none"/>
        </w:rPr>
        <w:t>UE is not expected to monitor more than N</w:t>
      </w:r>
      <w:r w:rsidRPr="00953B0A">
        <w:rPr>
          <w:rFonts w:ascii="Times New Roman" w:hAnsi="Times New Roman"/>
          <w:szCs w:val="20"/>
          <w:vertAlign w:val="subscript"/>
          <w:lang w:eastAsia="x-none"/>
        </w:rPr>
        <w:t>RLM</w:t>
      </w:r>
      <w:r w:rsidRPr="00953B0A">
        <w:rPr>
          <w:rFonts w:ascii="Times New Roman" w:hAnsi="Times New Roman"/>
          <w:szCs w:val="20"/>
          <w:lang w:eastAsia="x-none"/>
        </w:rPr>
        <w:t xml:space="preserve"> RadioLinkMonitoringRS for radio link monitoring when UE monitors RSs based on TCI states of PDCCH.</w:t>
      </w:r>
    </w:p>
    <w:p w14:paraId="1D4E3B7D" w14:textId="77777777" w:rsidR="00953B0A" w:rsidRPr="00953B0A" w:rsidRDefault="00953B0A" w:rsidP="00953B0A">
      <w:pPr>
        <w:ind w:left="720" w:hanging="720"/>
        <w:rPr>
          <w:lang w:eastAsia="x-none"/>
        </w:rPr>
      </w:pPr>
    </w:p>
    <w:p w14:paraId="4FD0CE2D" w14:textId="38A421B4" w:rsidR="00E72E57" w:rsidRPr="007B2FFF" w:rsidRDefault="007B2FFF" w:rsidP="00966D15">
      <w:pPr>
        <w:ind w:left="720" w:hanging="720"/>
        <w:rPr>
          <w:b/>
        </w:rPr>
      </w:pPr>
      <w:r w:rsidRPr="007B2FFF">
        <w:rPr>
          <w:b/>
        </w:rPr>
        <w:t>Wednesday session</w:t>
      </w:r>
    </w:p>
    <w:p w14:paraId="6D331AFD" w14:textId="2F4AF236" w:rsidR="007B2FFF" w:rsidRPr="007B2FFF" w:rsidRDefault="0058452E" w:rsidP="007B2FFF">
      <w:pPr>
        <w:ind w:left="720" w:hanging="720"/>
        <w:rPr>
          <w:b/>
        </w:rPr>
      </w:pPr>
      <w:hyperlink r:id="rId894" w:history="1">
        <w:r w:rsidR="000F2B08">
          <w:rPr>
            <w:rStyle w:val="Hyperlink"/>
            <w:b/>
          </w:rPr>
          <w:t>R1-1807740</w:t>
        </w:r>
      </w:hyperlink>
      <w:r w:rsidR="007B2FFF" w:rsidRPr="007B2FFF">
        <w:rPr>
          <w:b/>
        </w:rPr>
        <w:tab/>
        <w:t>Summary of Offline Discussion for NR Radio Link Monitoring</w:t>
      </w:r>
      <w:r w:rsidR="007B2FFF" w:rsidRPr="007B2FFF">
        <w:rPr>
          <w:b/>
        </w:rPr>
        <w:tab/>
        <w:t>Intel Corporation</w:t>
      </w:r>
    </w:p>
    <w:p w14:paraId="5C9F4927" w14:textId="77777777" w:rsidR="007B2FFF" w:rsidRDefault="007B2FFF" w:rsidP="007B2FF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0BADD94D" w14:textId="45D2A3BB" w:rsidR="007B2FFF" w:rsidRDefault="007B2FFF" w:rsidP="00966D15">
      <w:pPr>
        <w:ind w:left="720" w:hanging="720"/>
      </w:pPr>
    </w:p>
    <w:p w14:paraId="48222C68" w14:textId="77777777" w:rsidR="00CB70F4" w:rsidRPr="00CB70F4" w:rsidRDefault="00CB70F4" w:rsidP="00CB70F4">
      <w:pPr>
        <w:rPr>
          <w:b/>
          <w:szCs w:val="20"/>
        </w:rPr>
      </w:pPr>
      <w:r w:rsidRPr="00CB70F4">
        <w:rPr>
          <w:b/>
          <w:szCs w:val="20"/>
          <w:u w:val="single"/>
        </w:rPr>
        <w:t>Conclusion</w:t>
      </w:r>
      <w:r w:rsidRPr="00CB70F4">
        <w:rPr>
          <w:b/>
          <w:szCs w:val="20"/>
        </w:rPr>
        <w:t>:</w:t>
      </w:r>
    </w:p>
    <w:p w14:paraId="620E731D" w14:textId="77777777" w:rsidR="00CB70F4" w:rsidRPr="00CB70F4" w:rsidRDefault="00CB70F4" w:rsidP="00613418">
      <w:pPr>
        <w:numPr>
          <w:ilvl w:val="0"/>
          <w:numId w:val="91"/>
        </w:numPr>
        <w:rPr>
          <w:rFonts w:ascii="Times New Roman" w:hAnsi="Times New Roman"/>
          <w:szCs w:val="20"/>
          <w:lang w:eastAsia="x-none"/>
        </w:rPr>
      </w:pPr>
      <w:r w:rsidRPr="00CB70F4">
        <w:rPr>
          <w:rFonts w:ascii="Times New Roman" w:hAnsi="Times New Roman"/>
          <w:szCs w:val="20"/>
          <w:lang w:eastAsia="x-none"/>
        </w:rPr>
        <w:t>Aperiodic IS and aperiodic OOS indication based on successful/unsuccessful beam failure recovery is not supported in Rel-15.</w:t>
      </w:r>
    </w:p>
    <w:p w14:paraId="5F62F780" w14:textId="77777777" w:rsidR="00CB70F4" w:rsidRPr="00CB70F4" w:rsidRDefault="00CB70F4" w:rsidP="00CB70F4">
      <w:pPr>
        <w:ind w:left="720" w:hanging="720"/>
        <w:rPr>
          <w:lang w:eastAsia="x-none"/>
        </w:rPr>
      </w:pPr>
    </w:p>
    <w:p w14:paraId="72BDCCC7" w14:textId="77777777" w:rsidR="00CB70F4" w:rsidRPr="00CB70F4" w:rsidRDefault="00CB70F4" w:rsidP="00CB70F4">
      <w:pPr>
        <w:ind w:left="720" w:hanging="720"/>
        <w:rPr>
          <w:szCs w:val="20"/>
          <w:lang w:eastAsia="x-none"/>
        </w:rPr>
      </w:pPr>
      <w:r w:rsidRPr="00CB70F4">
        <w:rPr>
          <w:szCs w:val="20"/>
          <w:highlight w:val="green"/>
          <w:lang w:eastAsia="x-none"/>
        </w:rPr>
        <w:t>Agreements</w:t>
      </w:r>
      <w:r w:rsidRPr="00CB70F4">
        <w:rPr>
          <w:szCs w:val="20"/>
          <w:lang w:eastAsia="x-none"/>
        </w:rPr>
        <w:t>:</w:t>
      </w:r>
    </w:p>
    <w:p w14:paraId="7665E1FB" w14:textId="77777777" w:rsidR="00CB70F4" w:rsidRPr="00CB70F4" w:rsidRDefault="00CB70F4" w:rsidP="00613418">
      <w:pPr>
        <w:numPr>
          <w:ilvl w:val="0"/>
          <w:numId w:val="90"/>
        </w:numPr>
        <w:rPr>
          <w:rFonts w:ascii="Times New Roman" w:hAnsi="Times New Roman"/>
          <w:szCs w:val="20"/>
          <w:lang w:eastAsia="x-none"/>
        </w:rPr>
      </w:pPr>
      <w:r w:rsidRPr="00CB70F4">
        <w:rPr>
          <w:rFonts w:ascii="Times New Roman" w:hAnsi="Times New Roman"/>
          <w:szCs w:val="20"/>
          <w:lang w:eastAsia="x-none"/>
        </w:rPr>
        <w:t>In case of no explicit RLM-RS configuration, when TCI-states indicate a combination of SSB, CSI-RS, and CSI-RS for tracking, UE RLM behavior is as follows:</w:t>
      </w:r>
    </w:p>
    <w:p w14:paraId="3D9B4568" w14:textId="77777777" w:rsidR="00CB70F4" w:rsidRPr="00CB70F4" w:rsidRDefault="00CB70F4" w:rsidP="00613418">
      <w:pPr>
        <w:numPr>
          <w:ilvl w:val="1"/>
          <w:numId w:val="90"/>
        </w:numPr>
        <w:rPr>
          <w:rFonts w:ascii="Times New Roman" w:hAnsi="Times New Roman"/>
          <w:szCs w:val="20"/>
          <w:lang w:eastAsia="x-none"/>
        </w:rPr>
      </w:pPr>
      <w:r w:rsidRPr="00CB70F4">
        <w:rPr>
          <w:rFonts w:ascii="Times New Roman" w:hAnsi="Times New Roman"/>
          <w:szCs w:val="20"/>
          <w:lang w:eastAsia="x-none"/>
        </w:rPr>
        <w:t>When an active TCI state contains single RS, the UE is expected to perform RLM measurement using RS configured by the active TCI state</w:t>
      </w:r>
    </w:p>
    <w:p w14:paraId="08C27DED" w14:textId="77777777" w:rsidR="00CB70F4" w:rsidRPr="00CB70F4" w:rsidRDefault="00CB70F4" w:rsidP="00613418">
      <w:pPr>
        <w:numPr>
          <w:ilvl w:val="1"/>
          <w:numId w:val="90"/>
        </w:numPr>
        <w:rPr>
          <w:rFonts w:ascii="Times New Roman" w:hAnsi="Times New Roman"/>
          <w:szCs w:val="20"/>
          <w:lang w:eastAsia="x-none"/>
        </w:rPr>
      </w:pPr>
      <w:r w:rsidRPr="00CB70F4">
        <w:rPr>
          <w:rFonts w:ascii="Times New Roman" w:hAnsi="Times New Roman"/>
          <w:szCs w:val="20"/>
          <w:lang w:eastAsia="x-none"/>
        </w:rPr>
        <w:t>When an active TCI state contains two RSs, the UE is expected to use the RS associated with QCL Type D as RLM-RS.</w:t>
      </w:r>
    </w:p>
    <w:p w14:paraId="2865AA17" w14:textId="77777777" w:rsidR="00CB70F4" w:rsidRPr="00CB70F4" w:rsidRDefault="00CB70F4" w:rsidP="00613418">
      <w:pPr>
        <w:numPr>
          <w:ilvl w:val="2"/>
          <w:numId w:val="90"/>
        </w:numPr>
        <w:rPr>
          <w:rFonts w:ascii="Times New Roman" w:hAnsi="Times New Roman"/>
          <w:szCs w:val="20"/>
          <w:lang w:eastAsia="x-none"/>
        </w:rPr>
      </w:pPr>
      <w:r w:rsidRPr="00CB70F4">
        <w:rPr>
          <w:rFonts w:ascii="Times New Roman" w:hAnsi="Times New Roman"/>
          <w:szCs w:val="20"/>
          <w:lang w:eastAsia="x-none"/>
        </w:rPr>
        <w:t xml:space="preserve">For RLM, it is assumed that a TCI state that contains two RS should have one and only one RS with TypeD QCL. </w:t>
      </w:r>
    </w:p>
    <w:p w14:paraId="5F3B08A6" w14:textId="77777777" w:rsidR="00CB70F4" w:rsidRPr="00CB70F4" w:rsidRDefault="00CB70F4" w:rsidP="00613418">
      <w:pPr>
        <w:numPr>
          <w:ilvl w:val="1"/>
          <w:numId w:val="90"/>
        </w:numPr>
        <w:rPr>
          <w:rFonts w:ascii="Times New Roman" w:hAnsi="Times New Roman"/>
          <w:szCs w:val="20"/>
          <w:lang w:eastAsia="x-none"/>
        </w:rPr>
      </w:pPr>
      <w:r w:rsidRPr="00CB70F4">
        <w:rPr>
          <w:rFonts w:ascii="Times New Roman" w:hAnsi="Times New Roman"/>
          <w:szCs w:val="20"/>
          <w:lang w:eastAsia="x-none"/>
        </w:rPr>
        <w:t>UE is not required to perform RLM measurements with aperiodic RS configured in the TCI state.</w:t>
      </w:r>
    </w:p>
    <w:p w14:paraId="76C7AF67" w14:textId="657D7E14" w:rsidR="00CB70F4" w:rsidRDefault="00CB70F4" w:rsidP="00CB70F4">
      <w:pPr>
        <w:ind w:left="720" w:hanging="720"/>
        <w:rPr>
          <w:lang w:eastAsia="x-none"/>
        </w:rPr>
      </w:pPr>
    </w:p>
    <w:p w14:paraId="1A5AA22E" w14:textId="77906BEC" w:rsidR="00C54C44" w:rsidRPr="00C54C44" w:rsidRDefault="00C54C44" w:rsidP="00CB70F4">
      <w:pPr>
        <w:ind w:left="720" w:hanging="720"/>
        <w:rPr>
          <w:b/>
          <w:lang w:eastAsia="x-none"/>
        </w:rPr>
      </w:pPr>
      <w:r w:rsidRPr="00C54C44">
        <w:rPr>
          <w:b/>
          <w:lang w:eastAsia="x-none"/>
        </w:rPr>
        <w:t>Friday</w:t>
      </w:r>
    </w:p>
    <w:p w14:paraId="3CE012F4" w14:textId="77D225CF" w:rsidR="00CB70F4" w:rsidRPr="00C54C44" w:rsidRDefault="0058452E" w:rsidP="00966D15">
      <w:pPr>
        <w:ind w:left="720" w:hanging="720"/>
        <w:rPr>
          <w:b/>
        </w:rPr>
      </w:pPr>
      <w:hyperlink r:id="rId895" w:history="1">
        <w:r w:rsidR="000F2B08">
          <w:rPr>
            <w:rStyle w:val="Hyperlink"/>
            <w:b/>
          </w:rPr>
          <w:t>R1-1807853</w:t>
        </w:r>
      </w:hyperlink>
      <w:r w:rsidR="00C54C44" w:rsidRPr="00C54C44">
        <w:rPr>
          <w:b/>
        </w:rPr>
        <w:tab/>
        <w:t>Summary of Offline Discussion for NR Radio Link Monitoring</w:t>
      </w:r>
      <w:r w:rsidR="00C54C44" w:rsidRPr="00C54C44">
        <w:rPr>
          <w:b/>
        </w:rPr>
        <w:tab/>
        <w:t>Intel Corporation</w:t>
      </w:r>
    </w:p>
    <w:p w14:paraId="7AB35DA1" w14:textId="5468F478" w:rsidR="00C54C44" w:rsidRDefault="00C54C44" w:rsidP="00966D15">
      <w:pPr>
        <w:ind w:left="720" w:hanging="720"/>
      </w:pPr>
    </w:p>
    <w:p w14:paraId="59778DAA" w14:textId="77777777" w:rsidR="00C54C44" w:rsidRDefault="00C54C44" w:rsidP="00966D15">
      <w:pPr>
        <w:ind w:left="720" w:hanging="720"/>
      </w:pPr>
    </w:p>
    <w:p w14:paraId="00D0849D" w14:textId="5CBE8BC4" w:rsidR="00966D15" w:rsidRPr="00966D15" w:rsidRDefault="0058452E" w:rsidP="00966D15">
      <w:pPr>
        <w:ind w:left="720" w:hanging="720"/>
        <w:rPr>
          <w:lang w:eastAsia="x-none"/>
        </w:rPr>
      </w:pPr>
      <w:hyperlink r:id="rId896" w:history="1">
        <w:r w:rsidR="000F2B08">
          <w:rPr>
            <w:rStyle w:val="Hyperlink"/>
            <w:lang w:eastAsia="x-none"/>
          </w:rPr>
          <w:t>R1-1805878</w:t>
        </w:r>
      </w:hyperlink>
      <w:r w:rsidR="00966D15" w:rsidRPr="00966D15">
        <w:rPr>
          <w:lang w:eastAsia="x-none"/>
        </w:rPr>
        <w:tab/>
        <w:t>Remaining details on NR RLM</w:t>
      </w:r>
      <w:r w:rsidR="00966D15" w:rsidRPr="00966D15">
        <w:rPr>
          <w:lang w:eastAsia="x-none"/>
        </w:rPr>
        <w:tab/>
        <w:t>Huawei, HiSilicon</w:t>
      </w:r>
    </w:p>
    <w:p w14:paraId="5A7C25BE" w14:textId="5DA03B5F" w:rsidR="00966D15" w:rsidRPr="00966D15" w:rsidRDefault="0058452E" w:rsidP="00966D15">
      <w:pPr>
        <w:ind w:left="720" w:hanging="720"/>
        <w:rPr>
          <w:lang w:eastAsia="x-none"/>
        </w:rPr>
      </w:pPr>
      <w:hyperlink r:id="rId897" w:history="1">
        <w:r w:rsidR="000F2B08">
          <w:rPr>
            <w:rStyle w:val="Hyperlink"/>
            <w:lang w:eastAsia="x-none"/>
          </w:rPr>
          <w:t>R1-1805947</w:t>
        </w:r>
      </w:hyperlink>
      <w:r w:rsidR="00966D15" w:rsidRPr="00966D15">
        <w:rPr>
          <w:lang w:eastAsia="x-none"/>
        </w:rPr>
        <w:tab/>
        <w:t>Remaining details of RLM</w:t>
      </w:r>
      <w:r w:rsidR="00966D15" w:rsidRPr="00966D15">
        <w:rPr>
          <w:lang w:eastAsia="x-none"/>
        </w:rPr>
        <w:tab/>
        <w:t>ZTE</w:t>
      </w:r>
    </w:p>
    <w:p w14:paraId="67C0D864" w14:textId="07C5C77C" w:rsidR="00966D15" w:rsidRPr="00966D15" w:rsidRDefault="0058452E" w:rsidP="00966D15">
      <w:pPr>
        <w:ind w:left="720" w:hanging="720"/>
        <w:rPr>
          <w:lang w:eastAsia="x-none"/>
        </w:rPr>
      </w:pPr>
      <w:hyperlink r:id="rId898" w:history="1">
        <w:r w:rsidR="000F2B08">
          <w:rPr>
            <w:rStyle w:val="Hyperlink"/>
            <w:lang w:eastAsia="x-none"/>
          </w:rPr>
          <w:t>R1-1806037</w:t>
        </w:r>
      </w:hyperlink>
      <w:r w:rsidR="00966D15" w:rsidRPr="00966D15">
        <w:rPr>
          <w:lang w:eastAsia="x-none"/>
        </w:rPr>
        <w:tab/>
        <w:t>Remaining issues on RLM</w:t>
      </w:r>
      <w:r w:rsidR="00966D15" w:rsidRPr="00966D15">
        <w:rPr>
          <w:lang w:eastAsia="x-none"/>
        </w:rPr>
        <w:tab/>
        <w:t>vivo</w:t>
      </w:r>
    </w:p>
    <w:p w14:paraId="6C3A6EFC" w14:textId="7F572BFA" w:rsidR="00966D15" w:rsidRPr="00966D15" w:rsidRDefault="0058452E" w:rsidP="00966D15">
      <w:pPr>
        <w:ind w:left="720" w:hanging="720"/>
        <w:rPr>
          <w:lang w:eastAsia="x-none"/>
        </w:rPr>
      </w:pPr>
      <w:hyperlink r:id="rId899" w:history="1">
        <w:r w:rsidR="000F2B08">
          <w:rPr>
            <w:rStyle w:val="Hyperlink"/>
            <w:lang w:eastAsia="x-none"/>
          </w:rPr>
          <w:t>R1-1806274</w:t>
        </w:r>
      </w:hyperlink>
      <w:r w:rsidR="00966D15" w:rsidRPr="00966D15">
        <w:rPr>
          <w:lang w:eastAsia="x-none"/>
        </w:rPr>
        <w:tab/>
        <w:t>Remaining Issues on NR Radio Link Monitoring</w:t>
      </w:r>
      <w:r w:rsidR="00966D15" w:rsidRPr="00966D15">
        <w:rPr>
          <w:lang w:eastAsia="x-none"/>
        </w:rPr>
        <w:tab/>
        <w:t>CATT</w:t>
      </w:r>
    </w:p>
    <w:p w14:paraId="18C0A0A7" w14:textId="2D72E5D2" w:rsidR="00966D15" w:rsidRPr="00966D15" w:rsidRDefault="0058452E" w:rsidP="00966D15">
      <w:pPr>
        <w:ind w:left="720" w:hanging="720"/>
        <w:rPr>
          <w:lang w:eastAsia="x-none"/>
        </w:rPr>
      </w:pPr>
      <w:hyperlink r:id="rId900" w:history="1">
        <w:r w:rsidR="000F2B08">
          <w:rPr>
            <w:rStyle w:val="Hyperlink"/>
            <w:lang w:eastAsia="x-none"/>
          </w:rPr>
          <w:t>R1-1806427</w:t>
        </w:r>
      </w:hyperlink>
      <w:r w:rsidR="00966D15" w:rsidRPr="00966D15">
        <w:rPr>
          <w:lang w:eastAsia="x-none"/>
        </w:rPr>
        <w:tab/>
        <w:t>Remaining details for radio link monitoring</w:t>
      </w:r>
      <w:r w:rsidR="00966D15" w:rsidRPr="00966D15">
        <w:rPr>
          <w:lang w:eastAsia="x-none"/>
        </w:rPr>
        <w:tab/>
        <w:t>Ericsson</w:t>
      </w:r>
    </w:p>
    <w:p w14:paraId="30DFD7BF" w14:textId="12404345" w:rsidR="00966D15" w:rsidRPr="00966D15" w:rsidRDefault="0058452E" w:rsidP="00966D15">
      <w:pPr>
        <w:ind w:left="720" w:hanging="720"/>
        <w:rPr>
          <w:lang w:eastAsia="x-none"/>
        </w:rPr>
      </w:pPr>
      <w:hyperlink r:id="rId901" w:history="1">
        <w:r w:rsidR="000F2B08">
          <w:rPr>
            <w:rStyle w:val="Hyperlink"/>
            <w:lang w:eastAsia="x-none"/>
          </w:rPr>
          <w:t>R1-1806503</w:t>
        </w:r>
      </w:hyperlink>
      <w:r w:rsidR="00966D15" w:rsidRPr="00966D15">
        <w:rPr>
          <w:lang w:eastAsia="x-none"/>
        </w:rPr>
        <w:tab/>
        <w:t>Remaining issues in RLM</w:t>
      </w:r>
      <w:r w:rsidR="00966D15" w:rsidRPr="00966D15">
        <w:rPr>
          <w:lang w:eastAsia="x-none"/>
        </w:rPr>
        <w:tab/>
        <w:t>Intel Corporation</w:t>
      </w:r>
    </w:p>
    <w:p w14:paraId="16649341" w14:textId="5844A93D" w:rsidR="00966D15" w:rsidRPr="00966D15" w:rsidRDefault="0058452E" w:rsidP="00966D15">
      <w:pPr>
        <w:ind w:left="720" w:hanging="720"/>
        <w:rPr>
          <w:lang w:eastAsia="x-none"/>
        </w:rPr>
      </w:pPr>
      <w:hyperlink r:id="rId902" w:history="1">
        <w:r w:rsidR="000F2B08">
          <w:rPr>
            <w:rStyle w:val="Hyperlink"/>
            <w:lang w:eastAsia="x-none"/>
          </w:rPr>
          <w:t>R1-1806608</w:t>
        </w:r>
      </w:hyperlink>
      <w:r w:rsidR="00966D15" w:rsidRPr="00966D15">
        <w:rPr>
          <w:lang w:eastAsia="x-none"/>
        </w:rPr>
        <w:tab/>
        <w:t>Discussion on Radio Link Monitoring in NR</w:t>
      </w:r>
      <w:r w:rsidR="00966D15" w:rsidRPr="00966D15">
        <w:rPr>
          <w:lang w:eastAsia="x-none"/>
        </w:rPr>
        <w:tab/>
        <w:t>LG Electronics</w:t>
      </w:r>
    </w:p>
    <w:p w14:paraId="2B71E86D" w14:textId="2C52D919" w:rsidR="00966D15" w:rsidRPr="00966D15" w:rsidRDefault="0058452E" w:rsidP="00966D15">
      <w:pPr>
        <w:ind w:left="720" w:hanging="720"/>
        <w:rPr>
          <w:lang w:eastAsia="x-none"/>
        </w:rPr>
      </w:pPr>
      <w:hyperlink r:id="rId903" w:history="1">
        <w:r w:rsidR="000F2B08">
          <w:rPr>
            <w:rStyle w:val="Hyperlink"/>
            <w:lang w:eastAsia="x-none"/>
          </w:rPr>
          <w:t>R1-1806707</w:t>
        </w:r>
      </w:hyperlink>
      <w:r w:rsidR="00966D15" w:rsidRPr="00966D15">
        <w:rPr>
          <w:lang w:eastAsia="x-none"/>
        </w:rPr>
        <w:tab/>
        <w:t>Corrections on Radio Link Monitoring</w:t>
      </w:r>
      <w:r w:rsidR="00966D15" w:rsidRPr="00966D15">
        <w:rPr>
          <w:lang w:eastAsia="x-none"/>
        </w:rPr>
        <w:tab/>
        <w:t>Samsung</w:t>
      </w:r>
    </w:p>
    <w:p w14:paraId="4BEE5FD5" w14:textId="359CD744" w:rsidR="00966D15" w:rsidRPr="00966D15" w:rsidRDefault="0058452E" w:rsidP="00966D15">
      <w:pPr>
        <w:ind w:left="720" w:hanging="720"/>
        <w:rPr>
          <w:lang w:eastAsia="x-none"/>
        </w:rPr>
      </w:pPr>
      <w:hyperlink r:id="rId904" w:history="1">
        <w:r w:rsidR="000F2B08">
          <w:rPr>
            <w:rStyle w:val="Hyperlink"/>
            <w:lang w:eastAsia="x-none"/>
          </w:rPr>
          <w:t>R1-1806773</w:t>
        </w:r>
      </w:hyperlink>
      <w:r w:rsidR="00966D15" w:rsidRPr="00966D15">
        <w:rPr>
          <w:lang w:eastAsia="x-none"/>
        </w:rPr>
        <w:tab/>
        <w:t>Remaining issues on RLM</w:t>
      </w:r>
      <w:r w:rsidR="00966D15" w:rsidRPr="00966D15">
        <w:rPr>
          <w:lang w:eastAsia="x-none"/>
        </w:rPr>
        <w:tab/>
        <w:t>MediaTek Inc.</w:t>
      </w:r>
    </w:p>
    <w:p w14:paraId="12DF5E1A" w14:textId="16023CDA" w:rsidR="00966D15" w:rsidRPr="00966D15" w:rsidRDefault="0058452E" w:rsidP="00966D15">
      <w:pPr>
        <w:ind w:left="720" w:hanging="720"/>
        <w:rPr>
          <w:lang w:eastAsia="x-none"/>
        </w:rPr>
      </w:pPr>
      <w:hyperlink r:id="rId905" w:history="1">
        <w:r w:rsidR="000F2B08">
          <w:rPr>
            <w:rStyle w:val="Hyperlink"/>
            <w:lang w:eastAsia="x-none"/>
          </w:rPr>
          <w:t>R1-1806870</w:t>
        </w:r>
      </w:hyperlink>
      <w:r w:rsidR="00966D15" w:rsidRPr="00966D15">
        <w:rPr>
          <w:lang w:eastAsia="x-none"/>
        </w:rPr>
        <w:tab/>
        <w:t>Remaining details on NR RLM</w:t>
      </w:r>
      <w:r w:rsidR="00966D15" w:rsidRPr="00966D15">
        <w:rPr>
          <w:lang w:eastAsia="x-none"/>
        </w:rPr>
        <w:tab/>
        <w:t>OPPO</w:t>
      </w:r>
    </w:p>
    <w:p w14:paraId="1E29B841" w14:textId="298D9BBF" w:rsidR="00966D15" w:rsidRPr="00966D15" w:rsidRDefault="0058452E" w:rsidP="00966D15">
      <w:pPr>
        <w:ind w:left="720" w:hanging="720"/>
        <w:rPr>
          <w:lang w:eastAsia="x-none"/>
        </w:rPr>
      </w:pPr>
      <w:hyperlink r:id="rId906" w:history="1">
        <w:r w:rsidR="000F2B08">
          <w:rPr>
            <w:rStyle w:val="Hyperlink"/>
            <w:lang w:eastAsia="x-none"/>
          </w:rPr>
          <w:t>R1-1807056</w:t>
        </w:r>
      </w:hyperlink>
      <w:r w:rsidR="00966D15" w:rsidRPr="00966D15">
        <w:rPr>
          <w:lang w:eastAsia="x-none"/>
        </w:rPr>
        <w:tab/>
        <w:t>Remaining issues on RLM for mobility management</w:t>
      </w:r>
      <w:r w:rsidR="00966D15" w:rsidRPr="00966D15">
        <w:rPr>
          <w:lang w:eastAsia="x-none"/>
        </w:rPr>
        <w:tab/>
        <w:t>NTT DOCOMO, INC.</w:t>
      </w:r>
    </w:p>
    <w:p w14:paraId="418E60EB" w14:textId="0964C0CA" w:rsidR="00966D15" w:rsidRPr="00966D15" w:rsidRDefault="0058452E" w:rsidP="00966D15">
      <w:pPr>
        <w:ind w:left="720" w:hanging="720"/>
        <w:rPr>
          <w:lang w:eastAsia="x-none"/>
        </w:rPr>
      </w:pPr>
      <w:hyperlink r:id="rId907" w:history="1">
        <w:r w:rsidR="000F2B08">
          <w:rPr>
            <w:rStyle w:val="Hyperlink"/>
            <w:lang w:eastAsia="x-none"/>
          </w:rPr>
          <w:t>R1-1807176</w:t>
        </w:r>
      </w:hyperlink>
      <w:r w:rsidR="00966D15" w:rsidRPr="00966D15">
        <w:rPr>
          <w:lang w:eastAsia="x-none"/>
        </w:rPr>
        <w:tab/>
        <w:t>Remaining Details on Radio Link Monitoring</w:t>
      </w:r>
      <w:r w:rsidR="00966D15" w:rsidRPr="00966D15">
        <w:rPr>
          <w:lang w:eastAsia="x-none"/>
        </w:rPr>
        <w:tab/>
        <w:t>Nokia, Nokia Shanghai Bell</w:t>
      </w:r>
    </w:p>
    <w:p w14:paraId="0E28DFE8" w14:textId="40163A47" w:rsidR="00966D15" w:rsidRPr="00966D15" w:rsidRDefault="0058452E" w:rsidP="00966D15">
      <w:pPr>
        <w:ind w:left="720" w:hanging="720"/>
        <w:rPr>
          <w:lang w:eastAsia="x-none"/>
        </w:rPr>
      </w:pPr>
      <w:hyperlink r:id="rId908" w:history="1">
        <w:r w:rsidR="000F2B08">
          <w:rPr>
            <w:rStyle w:val="Hyperlink"/>
            <w:lang w:eastAsia="x-none"/>
          </w:rPr>
          <w:t>R1-1807276</w:t>
        </w:r>
      </w:hyperlink>
      <w:r w:rsidR="00966D15" w:rsidRPr="00966D15">
        <w:rPr>
          <w:lang w:eastAsia="x-none"/>
        </w:rPr>
        <w:tab/>
        <w:t>Remaining details for radio link monitoring</w:t>
      </w:r>
      <w:r w:rsidR="00966D15" w:rsidRPr="00966D15">
        <w:rPr>
          <w:lang w:eastAsia="x-none"/>
        </w:rPr>
        <w:tab/>
        <w:t>Motorola Mobility, Lenovo</w:t>
      </w:r>
    </w:p>
    <w:p w14:paraId="5122742A" w14:textId="3A406B8A" w:rsidR="00966D15" w:rsidRPr="00966D15" w:rsidRDefault="0058452E" w:rsidP="00966D15">
      <w:pPr>
        <w:ind w:left="720" w:hanging="720"/>
        <w:rPr>
          <w:lang w:eastAsia="x-none"/>
        </w:rPr>
      </w:pPr>
      <w:hyperlink r:id="rId909" w:history="1">
        <w:r w:rsidR="000F2B08">
          <w:rPr>
            <w:rStyle w:val="Hyperlink"/>
            <w:lang w:eastAsia="x-none"/>
          </w:rPr>
          <w:t>R1-1807335</w:t>
        </w:r>
      </w:hyperlink>
      <w:r w:rsidR="00966D15" w:rsidRPr="00966D15">
        <w:rPr>
          <w:lang w:eastAsia="x-none"/>
        </w:rPr>
        <w:tab/>
        <w:t>Radio link monitoring consideration</w:t>
      </w:r>
      <w:r w:rsidR="00966D15" w:rsidRPr="00966D15">
        <w:rPr>
          <w:lang w:eastAsia="x-none"/>
        </w:rPr>
        <w:tab/>
        <w:t>Qualcomm Incorporated</w:t>
      </w:r>
    </w:p>
    <w:p w14:paraId="31CF4188" w14:textId="77777777" w:rsidR="00966D15" w:rsidRPr="00966D15" w:rsidRDefault="00966D15" w:rsidP="00B228CD">
      <w:pPr>
        <w:pStyle w:val="Heading4"/>
      </w:pPr>
      <w:bookmarkStart w:id="358" w:name="_Toc513839872"/>
      <w:bookmarkStart w:id="359" w:name="_Toc516232596"/>
      <w:r w:rsidRPr="00966D15">
        <w:rPr>
          <w:rFonts w:hint="eastAsia"/>
        </w:rPr>
        <w:t>Other</w:t>
      </w:r>
      <w:bookmarkEnd w:id="358"/>
      <w:bookmarkEnd w:id="359"/>
    </w:p>
    <w:p w14:paraId="7711C2D0" w14:textId="77777777" w:rsidR="00966D15" w:rsidRPr="00966D15" w:rsidRDefault="00966D15" w:rsidP="00966D15">
      <w:pPr>
        <w:ind w:left="720" w:hanging="720"/>
        <w:rPr>
          <w:i/>
          <w:lang w:eastAsia="x-none"/>
        </w:rPr>
      </w:pPr>
      <w:r w:rsidRPr="00966D15">
        <w:rPr>
          <w:i/>
          <w:lang w:eastAsia="x-none"/>
        </w:rPr>
        <w:t>Including TA related aspects, if any leftover issues</w:t>
      </w:r>
    </w:p>
    <w:p w14:paraId="3FF8EDFC" w14:textId="77777777" w:rsidR="00881984" w:rsidRDefault="00881984" w:rsidP="00966D15">
      <w:pPr>
        <w:ind w:left="720" w:hanging="720"/>
      </w:pPr>
    </w:p>
    <w:p w14:paraId="3BE0A691" w14:textId="01230165" w:rsidR="00881984" w:rsidRPr="00881984" w:rsidRDefault="0058452E" w:rsidP="00881984">
      <w:pPr>
        <w:ind w:left="720" w:hanging="720"/>
        <w:rPr>
          <w:b/>
        </w:rPr>
      </w:pPr>
      <w:hyperlink r:id="rId910" w:history="1">
        <w:r w:rsidR="000F2B08">
          <w:rPr>
            <w:rStyle w:val="Hyperlink"/>
            <w:b/>
          </w:rPr>
          <w:t>R1-1807700</w:t>
        </w:r>
      </w:hyperlink>
      <w:r w:rsidR="00881984" w:rsidRPr="00881984">
        <w:rPr>
          <w:b/>
        </w:rPr>
        <w:tab/>
        <w:t>Summary of TA related aspects</w:t>
      </w:r>
      <w:r w:rsidR="00881984" w:rsidRPr="00881984">
        <w:rPr>
          <w:b/>
        </w:rPr>
        <w:tab/>
        <w:t>Panasonic</w:t>
      </w:r>
    </w:p>
    <w:p w14:paraId="3AEB8525" w14:textId="77777777" w:rsidR="00881984" w:rsidRDefault="00881984" w:rsidP="00881984">
      <w:pPr>
        <w:ind w:left="720" w:hanging="720"/>
        <w:rPr>
          <w:rFonts w:ascii="Times New Roman" w:hAnsi="Times New Roman"/>
          <w:szCs w:val="20"/>
        </w:rPr>
      </w:pPr>
      <w:r w:rsidRPr="00777035">
        <w:rPr>
          <w:rFonts w:ascii="Times New Roman" w:hAnsi="Times New Roman"/>
          <w:b/>
          <w:szCs w:val="20"/>
        </w:rPr>
        <w:lastRenderedPageBreak/>
        <w:t xml:space="preserve">Decision: </w:t>
      </w:r>
      <w:r w:rsidRPr="00777035">
        <w:rPr>
          <w:rFonts w:ascii="Times New Roman" w:hAnsi="Times New Roman"/>
          <w:szCs w:val="20"/>
        </w:rPr>
        <w:t xml:space="preserve">The </w:t>
      </w:r>
      <w:r>
        <w:rPr>
          <w:rFonts w:ascii="Times New Roman" w:hAnsi="Times New Roman"/>
          <w:szCs w:val="20"/>
        </w:rPr>
        <w:t>document is noted.</w:t>
      </w:r>
    </w:p>
    <w:p w14:paraId="131F72D6" w14:textId="06EEF249" w:rsidR="00881984" w:rsidRDefault="00881984" w:rsidP="00881984">
      <w:pPr>
        <w:ind w:left="720" w:hanging="720"/>
      </w:pPr>
    </w:p>
    <w:p w14:paraId="22EBF863" w14:textId="77777777" w:rsidR="001C0131" w:rsidRPr="001C0131" w:rsidRDefault="001C0131" w:rsidP="001C0131">
      <w:pPr>
        <w:ind w:left="720" w:hanging="720"/>
      </w:pPr>
      <w:r w:rsidRPr="001C0131">
        <w:rPr>
          <w:highlight w:val="green"/>
        </w:rPr>
        <w:t>Agreements</w:t>
      </w:r>
      <w:r w:rsidRPr="001C0131">
        <w:t>:</w:t>
      </w:r>
    </w:p>
    <w:p w14:paraId="51A4B48C" w14:textId="77777777" w:rsidR="001C0131" w:rsidRPr="001C0131" w:rsidRDefault="001C0131" w:rsidP="00613418">
      <w:pPr>
        <w:numPr>
          <w:ilvl w:val="0"/>
          <w:numId w:val="60"/>
        </w:numPr>
      </w:pPr>
      <w:r w:rsidRPr="001C0131">
        <w:t>To adopt the following TP to section 4.2 of TS36.213</w:t>
      </w:r>
    </w:p>
    <w:p w14:paraId="36AF3CBF" w14:textId="5C09C246" w:rsidR="001C0131" w:rsidRPr="001C0131" w:rsidRDefault="001C0131" w:rsidP="001C0131">
      <w:pPr>
        <w:ind w:left="720" w:hanging="720"/>
        <w:rPr>
          <w:i/>
        </w:rPr>
      </w:pPr>
      <w:r w:rsidRPr="001C0131">
        <w:rPr>
          <w:i/>
        </w:rPr>
        <w:t>---- Start of TP ----</w:t>
      </w:r>
    </w:p>
    <w:p w14:paraId="7BBA35B6" w14:textId="77777777" w:rsidR="001C0131" w:rsidRPr="001C0131" w:rsidRDefault="001C0131" w:rsidP="001C0131">
      <w:pPr>
        <w:ind w:left="720" w:hanging="720"/>
      </w:pPr>
      <w:r w:rsidRPr="001C0131">
        <w:t>Upon reception of a timing advance command for a TAG containing the primary cell or PSCell, the UE adjusts uplink transmission timing</w:t>
      </w:r>
      <w:r w:rsidRPr="001C0131">
        <w:rPr>
          <w:rFonts w:eastAsia="MS Mincho" w:hint="eastAsia"/>
        </w:rPr>
        <w:t xml:space="preserve"> for PUCCH/PUSCH/SRS</w:t>
      </w:r>
      <w:r w:rsidRPr="001C0131">
        <w:rPr>
          <w:rFonts w:eastAsia="MS Mincho"/>
        </w:rPr>
        <w:t xml:space="preserve"> of the primary cell </w:t>
      </w:r>
      <w:r w:rsidRPr="001C0131">
        <w:t>or PSCell</w:t>
      </w:r>
      <w:r w:rsidRPr="001C0131">
        <w:rPr>
          <w:rFonts w:eastAsia="MS Mincho"/>
        </w:rPr>
        <w:t xml:space="preserve"> based on the received timing advance command</w:t>
      </w:r>
      <w:r w:rsidRPr="001C0131">
        <w:t>.</w:t>
      </w:r>
    </w:p>
    <w:p w14:paraId="31AB8E84" w14:textId="77777777" w:rsidR="001C0131" w:rsidRPr="001C0131" w:rsidRDefault="001C0131" w:rsidP="001C0131">
      <w:pPr>
        <w:ind w:left="720" w:hanging="720"/>
      </w:pPr>
      <w:r w:rsidRPr="001C0131">
        <w:t>The UL transmission timing for PUSCH/SRS</w:t>
      </w:r>
      <w:r w:rsidRPr="001C0131">
        <w:rPr>
          <w:color w:val="FF0000"/>
          <w:u w:val="single"/>
        </w:rPr>
        <w:t>/PUCCH(if any)</w:t>
      </w:r>
      <w:r w:rsidRPr="001C0131">
        <w:t xml:space="preserve"> of a secondary cell is the same as the primary cell if the secondary cell and the primary cell belong to the same TAG. If the primary cell in a TAG operates with paired DL/UL spectrum and a secondary cell in the same TAG operates with unpaired DL/UL spectrum, a UE may assume that </w:t>
      </w:r>
      <w:r w:rsidRPr="001C0131">
        <w:rPr>
          <w:position w:val="-10"/>
        </w:rPr>
        <w:object w:dxaOrig="1140" w:dyaOrig="300" w14:anchorId="570AD059">
          <v:shape id="_x0000_i1059" type="#_x0000_t75" style="width:55.8pt;height:16.8pt" o:ole="">
            <v:imagedata r:id="rId911" o:title=""/>
          </v:shape>
          <o:OLEObject Type="Embed" ProgID="Equation.3" ShapeID="_x0000_i1059" DrawAspect="Content" ObjectID="_1596006108" r:id="rId912"/>
        </w:object>
      </w:r>
      <w:r w:rsidRPr="001C0131">
        <w:t xml:space="preserve"> for FR1 and </w:t>
      </w:r>
      <w:r w:rsidRPr="001C0131">
        <w:rPr>
          <w:position w:val="-10"/>
        </w:rPr>
        <w:object w:dxaOrig="1100" w:dyaOrig="300" w14:anchorId="54E7C8B6">
          <v:shape id="_x0000_i1060" type="#_x0000_t75" style="width:53.4pt;height:16.8pt" o:ole="">
            <v:imagedata r:id="rId913" o:title=""/>
          </v:shape>
          <o:OLEObject Type="Embed" ProgID="Equation.3" ShapeID="_x0000_i1060" DrawAspect="Content" ObjectID="_1596006109" r:id="rId914"/>
        </w:object>
      </w:r>
      <w:r w:rsidRPr="001C0131">
        <w:t xml:space="preserve"> for FR2 [10, TS 38.133].</w:t>
      </w:r>
    </w:p>
    <w:p w14:paraId="1D871A1F" w14:textId="77777777" w:rsidR="001C0131" w:rsidRPr="001C0131" w:rsidRDefault="001C0131" w:rsidP="001C0131">
      <w:pPr>
        <w:ind w:left="720" w:hanging="720"/>
      </w:pPr>
      <w:r w:rsidRPr="001C0131">
        <w:t>If the UE is configured with a SCG, the UL transmission timing for PUSCH/SRS of a secondary cell other than the PSCell is the same as the PSCell if the secondary cell and the PSCell belong to the same TAG.</w:t>
      </w:r>
    </w:p>
    <w:p w14:paraId="6301EBA1" w14:textId="77777777" w:rsidR="001C0131" w:rsidRPr="001C0131" w:rsidRDefault="001C0131" w:rsidP="001C0131">
      <w:pPr>
        <w:ind w:left="720" w:hanging="720"/>
      </w:pPr>
      <w:r w:rsidRPr="001C0131">
        <w:t>Upon reception of a timing advance command or a timing adjustment indication for a TAG not containing the primary cell or PSCell, if all the serving cells in the TAG have the same duplex mode type, the UE adjusts uplink transmission timing</w:t>
      </w:r>
      <w:r w:rsidRPr="001C0131">
        <w:rPr>
          <w:rFonts w:eastAsia="MS Mincho" w:hint="eastAsia"/>
        </w:rPr>
        <w:t xml:space="preserve"> for PUSCH/SRS</w:t>
      </w:r>
      <w:r w:rsidRPr="001C0131">
        <w:rPr>
          <w:color w:val="FF0000"/>
          <w:u w:val="single"/>
        </w:rPr>
        <w:t>/PUCCH(if any)</w:t>
      </w:r>
      <w:r w:rsidRPr="001C0131">
        <w:rPr>
          <w:rFonts w:eastAsia="MS Mincho"/>
        </w:rPr>
        <w:t xml:space="preserve"> of all the secondary cells in the TAG based on the received timing advance command</w:t>
      </w:r>
      <w:r w:rsidRPr="001C0131">
        <w:t xml:space="preserve"> or a timing adjustment indication where the UL transmission timing for PUSCH /SRS</w:t>
      </w:r>
      <w:r w:rsidRPr="001C0131">
        <w:rPr>
          <w:color w:val="FF0000"/>
          <w:u w:val="single"/>
        </w:rPr>
        <w:t>/PUCCH(if any)</w:t>
      </w:r>
      <w:r w:rsidRPr="001C0131">
        <w:t xml:space="preserve"> is the same for all the secondary cells in the TAG. </w:t>
      </w:r>
    </w:p>
    <w:p w14:paraId="5BB96D8E" w14:textId="77777777" w:rsidR="001C0131" w:rsidRPr="001C0131" w:rsidRDefault="001C0131" w:rsidP="001C0131">
      <w:pPr>
        <w:ind w:left="720" w:hanging="720"/>
      </w:pPr>
      <w:r w:rsidRPr="001C0131">
        <w:t>Upon reception of a timing advance command or a timing adjustment indication for a TAG not containing the primary cell or PSCell, if a serving cell in the TAG has a different duplex mode type compared to the duplex mode type of another serving cell in the same TAG, the UE adjusts uplink transmission timing</w:t>
      </w:r>
      <w:r w:rsidRPr="001C0131">
        <w:rPr>
          <w:rFonts w:eastAsia="MS Mincho" w:hint="eastAsia"/>
        </w:rPr>
        <w:t xml:space="preserve"> for PUSCH/SRS</w:t>
      </w:r>
      <w:r w:rsidRPr="001C0131">
        <w:rPr>
          <w:color w:val="FF0000"/>
          <w:u w:val="single"/>
        </w:rPr>
        <w:t>/PUCCH(if any)</w:t>
      </w:r>
      <w:r w:rsidRPr="001C0131">
        <w:rPr>
          <w:rFonts w:eastAsia="MS Mincho"/>
        </w:rPr>
        <w:t xml:space="preserve"> of all the secondary cells in the TAG by using </w:t>
      </w:r>
      <w:r w:rsidRPr="001C0131">
        <w:rPr>
          <w:position w:val="-12"/>
        </w:rPr>
        <w:object w:dxaOrig="1440" w:dyaOrig="320" w14:anchorId="5B0BDAE9">
          <v:shape id="_x0000_i1061" type="#_x0000_t75" style="width:71.4pt;height:16.2pt" o:ole="">
            <v:imagedata r:id="rId915" o:title=""/>
          </v:shape>
          <o:OLEObject Type="Embed" ProgID="Equation.3" ShapeID="_x0000_i1061" DrawAspect="Content" ObjectID="_1596006110" r:id="rId916"/>
        </w:object>
      </w:r>
      <w:r w:rsidRPr="001C0131">
        <w:t xml:space="preserve"> for FR1 and </w:t>
      </w:r>
      <w:r w:rsidRPr="001C0131">
        <w:rPr>
          <w:position w:val="-12"/>
        </w:rPr>
        <w:object w:dxaOrig="1440" w:dyaOrig="320" w14:anchorId="70DA12F4">
          <v:shape id="_x0000_i1062" type="#_x0000_t75" style="width:71.4pt;height:16.2pt" o:ole="">
            <v:imagedata r:id="rId917" o:title=""/>
          </v:shape>
          <o:OLEObject Type="Embed" ProgID="Equation.3" ShapeID="_x0000_i1062" DrawAspect="Content" ObjectID="_1596006111" r:id="rId918"/>
        </w:object>
      </w:r>
      <w:r w:rsidRPr="001C0131">
        <w:t xml:space="preserve"> for FR2 </w:t>
      </w:r>
      <w:r w:rsidRPr="001C0131">
        <w:rPr>
          <w:rFonts w:eastAsia="MS Mincho"/>
        </w:rPr>
        <w:t>regardless of the duplex mode type of the serving cells and based on the received timing advance command</w:t>
      </w:r>
      <w:r w:rsidRPr="001C0131">
        <w:t xml:space="preserve"> or a timing adjustment indication where the UL transmission timing for PUSCH /SRS</w:t>
      </w:r>
      <w:r w:rsidRPr="001C0131">
        <w:rPr>
          <w:color w:val="FF0000"/>
          <w:u w:val="single"/>
        </w:rPr>
        <w:t>/PUCCH(if any)</w:t>
      </w:r>
      <w:r w:rsidRPr="001C0131">
        <w:t xml:space="preserve"> is the same for all the secondary cells in the TAG.</w:t>
      </w:r>
    </w:p>
    <w:p w14:paraId="73ACDA44" w14:textId="77777777" w:rsidR="001C0131" w:rsidRPr="001C0131" w:rsidRDefault="001C0131" w:rsidP="001C0131">
      <w:pPr>
        <w:ind w:left="720" w:hanging="720"/>
      </w:pPr>
      <w:r w:rsidRPr="001C0131">
        <w:t>………………</w:t>
      </w:r>
    </w:p>
    <w:p w14:paraId="493E624E" w14:textId="77777777" w:rsidR="001C0131" w:rsidRPr="001C0131" w:rsidRDefault="001C0131" w:rsidP="001C0131">
      <w:pPr>
        <w:ind w:left="720" w:hanging="720"/>
      </w:pPr>
      <w:r w:rsidRPr="001C0131">
        <w:rPr>
          <w:rFonts w:hint="eastAsia"/>
        </w:rPr>
        <w:t>In other cases,</w:t>
      </w:r>
      <w:r w:rsidRPr="001C0131">
        <w:t xml:space="preserve"> a</w:t>
      </w:r>
      <w:r w:rsidRPr="001C0131">
        <w:rPr>
          <w:rFonts w:hint="eastAsia"/>
        </w:rPr>
        <w:t xml:space="preserve"> timing advance command </w:t>
      </w:r>
      <w:r w:rsidRPr="001C0131">
        <w:t>[11, TS 38.321]</w:t>
      </w:r>
      <w:r w:rsidRPr="001C0131">
        <w:rPr>
          <w:rFonts w:hint="eastAsia"/>
        </w:rPr>
        <w:t xml:space="preserve">, </w:t>
      </w:r>
      <w:r w:rsidRPr="001C0131">
        <w:rPr>
          <w:position w:val="-10"/>
        </w:rPr>
        <w:object w:dxaOrig="260" w:dyaOrig="300" w14:anchorId="79161392">
          <v:shape id="_x0000_i1063" type="#_x0000_t75" style="width:12pt;height:16.8pt" o:ole="">
            <v:imagedata r:id="rId919" o:title=""/>
          </v:shape>
          <o:OLEObject Type="Embed" ProgID="Equation.3" ShapeID="_x0000_i1063" DrawAspect="Content" ObjectID="_1596006112" r:id="rId920"/>
        </w:object>
      </w:r>
      <w:r w:rsidRPr="001C0131">
        <w:rPr>
          <w:rFonts w:hint="eastAsia"/>
        </w:rPr>
        <w:t xml:space="preserve">, </w:t>
      </w:r>
      <w:r w:rsidRPr="001C0131">
        <w:t>for a TAG</w:t>
      </w:r>
      <w:r w:rsidRPr="001C0131">
        <w:rPr>
          <w:rFonts w:hint="eastAsia"/>
        </w:rPr>
        <w:t xml:space="preserve"> indicates </w:t>
      </w:r>
      <w:r w:rsidRPr="001C0131">
        <w:rPr>
          <w:rFonts w:eastAsia="MS Mincho" w:hint="eastAsia"/>
        </w:rPr>
        <w:t>adjustment of</w:t>
      </w:r>
      <w:r w:rsidRPr="001C0131">
        <w:rPr>
          <w:rFonts w:hint="eastAsia"/>
        </w:rPr>
        <w:t xml:space="preserve"> the current</w:t>
      </w:r>
      <w:r w:rsidRPr="001C0131">
        <w:rPr>
          <w:rFonts w:eastAsia="MS Mincho" w:hint="eastAsia"/>
        </w:rPr>
        <w:t xml:space="preserve"> </w:t>
      </w:r>
      <w:r w:rsidRPr="001C0131">
        <w:rPr>
          <w:position w:val="-10"/>
        </w:rPr>
        <w:object w:dxaOrig="400" w:dyaOrig="300" w14:anchorId="5EF9CED5">
          <v:shape id="_x0000_i1064" type="#_x0000_t75" style="width:19.8pt;height:16.8pt" o:ole="">
            <v:imagedata r:id="rId921" o:title=""/>
          </v:shape>
          <o:OLEObject Type="Embed" ProgID="Equation.3" ShapeID="_x0000_i1064" DrawAspect="Content" ObjectID="_1596006113" r:id="rId922"/>
        </w:object>
      </w:r>
      <w:r w:rsidRPr="001C0131">
        <w:rPr>
          <w:rFonts w:hint="eastAsia"/>
          <w:i/>
        </w:rPr>
        <w:t xml:space="preserve"> </w:t>
      </w:r>
      <w:r w:rsidRPr="001C0131">
        <w:rPr>
          <w:rFonts w:hint="eastAsia"/>
        </w:rPr>
        <w:t xml:space="preserve">value, </w:t>
      </w:r>
      <w:r w:rsidRPr="001C0131">
        <w:rPr>
          <w:position w:val="-12"/>
        </w:rPr>
        <w:object w:dxaOrig="620" w:dyaOrig="320" w14:anchorId="3080B8E4">
          <v:shape id="_x0000_i1065" type="#_x0000_t75" style="width:30pt;height:16.2pt" o:ole="">
            <v:imagedata r:id="rId923" o:title=""/>
          </v:shape>
          <o:OLEObject Type="Embed" ProgID="Equation.3" ShapeID="_x0000_i1065" DrawAspect="Content" ObjectID="_1596006114" r:id="rId924"/>
        </w:object>
      </w:r>
      <w:r w:rsidRPr="001C0131">
        <w:rPr>
          <w:rFonts w:hint="eastAsia"/>
        </w:rPr>
        <w:t xml:space="preserve">, to the new </w:t>
      </w:r>
      <w:r w:rsidRPr="001C0131">
        <w:rPr>
          <w:position w:val="-10"/>
        </w:rPr>
        <w:object w:dxaOrig="400" w:dyaOrig="300" w14:anchorId="5541D1CD">
          <v:shape id="_x0000_i1066" type="#_x0000_t75" style="width:19.8pt;height:16.8pt" o:ole="">
            <v:imagedata r:id="rId921" o:title=""/>
          </v:shape>
          <o:OLEObject Type="Embed" ProgID="Equation.3" ShapeID="_x0000_i1066" DrawAspect="Content" ObjectID="_1596006115" r:id="rId925"/>
        </w:object>
      </w:r>
      <w:r w:rsidRPr="001C0131">
        <w:rPr>
          <w:rFonts w:hint="eastAsia"/>
          <w:i/>
        </w:rPr>
        <w:t xml:space="preserve"> </w:t>
      </w:r>
      <w:r w:rsidRPr="001C0131">
        <w:rPr>
          <w:rFonts w:hint="eastAsia"/>
        </w:rPr>
        <w:t xml:space="preserve">value, </w:t>
      </w:r>
      <w:r w:rsidRPr="001C0131">
        <w:rPr>
          <w:position w:val="-12"/>
        </w:rPr>
        <w:object w:dxaOrig="660" w:dyaOrig="320" w14:anchorId="591A908B">
          <v:shape id="_x0000_i1067" type="#_x0000_t75" style="width:31.8pt;height:16.2pt" o:ole="">
            <v:imagedata r:id="rId926" o:title=""/>
          </v:shape>
          <o:OLEObject Type="Embed" ProgID="Equation.3" ShapeID="_x0000_i1067" DrawAspect="Content" ObjectID="_1596006116" r:id="rId927"/>
        </w:object>
      </w:r>
      <w:r w:rsidRPr="001C0131">
        <w:rPr>
          <w:rFonts w:hint="eastAsia"/>
        </w:rPr>
        <w:t>,</w:t>
      </w:r>
      <w:r w:rsidRPr="001C0131">
        <w:rPr>
          <w:rFonts w:eastAsia="MS Mincho" w:hint="eastAsia"/>
        </w:rPr>
        <w:t xml:space="preserve"> by</w:t>
      </w:r>
      <w:r w:rsidRPr="001C0131">
        <w:rPr>
          <w:rFonts w:hint="eastAsia"/>
        </w:rPr>
        <w:t xml:space="preserve"> index values of </w:t>
      </w:r>
      <w:r w:rsidRPr="001C0131">
        <w:rPr>
          <w:position w:val="-10"/>
        </w:rPr>
        <w:object w:dxaOrig="260" w:dyaOrig="300" w14:anchorId="6B2813FD">
          <v:shape id="_x0000_i1068" type="#_x0000_t75" style="width:12pt;height:16.8pt" o:ole="">
            <v:imagedata r:id="rId919" o:title=""/>
          </v:shape>
          <o:OLEObject Type="Embed" ProgID="Equation.3" ShapeID="_x0000_i1068" DrawAspect="Content" ObjectID="_1596006117" r:id="rId928"/>
        </w:object>
      </w:r>
      <w:r w:rsidRPr="001C0131">
        <w:rPr>
          <w:rFonts w:hint="eastAsia"/>
        </w:rPr>
        <w:t xml:space="preserve"> = 0, 1, 2,..., </w:t>
      </w:r>
      <w:r w:rsidRPr="001C0131">
        <w:t>63</w:t>
      </w:r>
      <w:r w:rsidRPr="001C0131">
        <w:rPr>
          <w:rFonts w:hint="eastAsia"/>
        </w:rPr>
        <w:t>, where</w:t>
      </w:r>
      <w:r w:rsidRPr="001C0131">
        <w:t xml:space="preserve"> for a </w:t>
      </w:r>
      <w:r w:rsidRPr="001C0131">
        <w:rPr>
          <w:rFonts w:eastAsia="MS Mincho"/>
        </w:rPr>
        <w:t xml:space="preserve">subcarrier spacing of </w:t>
      </w:r>
      <w:r w:rsidRPr="001C0131">
        <w:rPr>
          <w:position w:val="-6"/>
        </w:rPr>
        <w:object w:dxaOrig="560" w:dyaOrig="300" w14:anchorId="7B93B589">
          <v:shape id="_x0000_i1069" type="#_x0000_t75" style="width:28.8pt;height:16.8pt" o:ole="">
            <v:imagedata r:id="rId929" o:title=""/>
          </v:shape>
          <o:OLEObject Type="Embed" ProgID="Equation.3" ShapeID="_x0000_i1069" DrawAspect="Content" ObjectID="_1596006118" r:id="rId930"/>
        </w:object>
      </w:r>
      <w:r w:rsidRPr="001C0131">
        <w:t xml:space="preserve"> kHz, </w:t>
      </w:r>
      <w:r w:rsidRPr="001C0131">
        <w:rPr>
          <w:position w:val="-12"/>
        </w:rPr>
        <w:object w:dxaOrig="3200" w:dyaOrig="360" w14:anchorId="6CA846DF">
          <v:shape id="_x0000_i1070" type="#_x0000_t75" style="width:156pt;height:18pt" o:ole="">
            <v:imagedata r:id="rId931" o:title=""/>
          </v:shape>
          <o:OLEObject Type="Embed" ProgID="Equation.3" ShapeID="_x0000_i1070" DrawAspect="Content" ObjectID="_1596006119" r:id="rId932"/>
        </w:object>
      </w:r>
      <w:r w:rsidRPr="001C0131">
        <w:rPr>
          <w:rFonts w:hint="eastAsia"/>
        </w:rPr>
        <w:t>.</w:t>
      </w:r>
      <w:r w:rsidRPr="001C0131">
        <w:t xml:space="preserve"> If a UE has multiple active UL BWPs in a same TAG, including UL BWPs in two UL carriers of a serving cell, the timing advance command value is relative to the </w:t>
      </w:r>
      <w:r w:rsidRPr="001C0131">
        <w:rPr>
          <w:color w:val="FF0000"/>
          <w:u w:val="single"/>
        </w:rPr>
        <w:t>largest</w:t>
      </w:r>
      <w:r w:rsidRPr="001C0131">
        <w:rPr>
          <w:strike/>
          <w:color w:val="FF0000"/>
          <w:u w:val="single"/>
        </w:rPr>
        <w:t xml:space="preserve"> larger</w:t>
      </w:r>
      <w:r w:rsidRPr="001C0131">
        <w:rPr>
          <w:strike/>
          <w:color w:val="FF0000"/>
        </w:rPr>
        <w:t xml:space="preserve"> </w:t>
      </w:r>
      <w:r w:rsidRPr="001C0131">
        <w:t xml:space="preserve">subcarrier spacing of the multiple active UL BWPs. The applicable </w:t>
      </w:r>
      <w:r w:rsidRPr="001C0131">
        <w:rPr>
          <w:position w:val="-12"/>
        </w:rPr>
        <w:object w:dxaOrig="660" w:dyaOrig="320" w14:anchorId="0EB3CDD4">
          <v:shape id="_x0000_i1071" type="#_x0000_t75" style="width:31.8pt;height:16.2pt" o:ole="">
            <v:imagedata r:id="rId933" o:title=""/>
          </v:shape>
          <o:OLEObject Type="Embed" ProgID="Equation.3" ShapeID="_x0000_i1071" DrawAspect="Content" ObjectID="_1596006120" r:id="rId934"/>
        </w:object>
      </w:r>
      <w:r w:rsidRPr="001C0131">
        <w:t xml:space="preserve"> value for an UL BWP with lower subcarrier spacing may be rounded </w:t>
      </w:r>
      <w:r w:rsidRPr="001C0131">
        <w:rPr>
          <w:color w:val="000000"/>
        </w:rPr>
        <w:t>to align with the timing advance granularity for the UL BWP with the lower subcarrier spacing</w:t>
      </w:r>
      <w:r w:rsidRPr="001C0131">
        <w:t xml:space="preserve"> </w:t>
      </w:r>
      <w:r w:rsidRPr="001C0131">
        <w:rPr>
          <w:color w:val="FF0000"/>
          <w:u w:val="single"/>
        </w:rPr>
        <w:t>while satisfying the timing advance accuracy requirements in [10, TS38.133]</w:t>
      </w:r>
      <w:r w:rsidRPr="001C0131">
        <w:t>.</w:t>
      </w:r>
    </w:p>
    <w:p w14:paraId="5729D1D8" w14:textId="58022237" w:rsidR="001C0131" w:rsidRPr="001C0131" w:rsidRDefault="001C0131" w:rsidP="001C0131">
      <w:pPr>
        <w:ind w:left="720" w:hanging="720"/>
        <w:rPr>
          <w:i/>
        </w:rPr>
      </w:pPr>
      <w:r w:rsidRPr="001C0131">
        <w:rPr>
          <w:i/>
        </w:rPr>
        <w:t xml:space="preserve">---- </w:t>
      </w:r>
      <w:r>
        <w:rPr>
          <w:i/>
        </w:rPr>
        <w:t>End</w:t>
      </w:r>
      <w:r w:rsidRPr="001C0131">
        <w:rPr>
          <w:i/>
        </w:rPr>
        <w:t xml:space="preserve"> of TP ----</w:t>
      </w:r>
    </w:p>
    <w:p w14:paraId="794E310F" w14:textId="77777777" w:rsidR="001C0131" w:rsidRPr="001C0131" w:rsidRDefault="001C0131" w:rsidP="001C0131"/>
    <w:p w14:paraId="17D18AED" w14:textId="77777777" w:rsidR="001C0131" w:rsidRDefault="001C0131" w:rsidP="00881984">
      <w:pPr>
        <w:ind w:left="720" w:hanging="720"/>
      </w:pPr>
    </w:p>
    <w:p w14:paraId="7F6B9F8B" w14:textId="7DB581E6" w:rsidR="00966D15" w:rsidRPr="00966D15" w:rsidRDefault="0058452E" w:rsidP="00881984">
      <w:pPr>
        <w:ind w:left="720" w:hanging="720"/>
        <w:rPr>
          <w:lang w:eastAsia="x-none"/>
        </w:rPr>
      </w:pPr>
      <w:hyperlink r:id="rId935" w:history="1">
        <w:r w:rsidR="000F2B08">
          <w:rPr>
            <w:rStyle w:val="Hyperlink"/>
            <w:lang w:eastAsia="x-none"/>
          </w:rPr>
          <w:t>R1-1805879</w:t>
        </w:r>
      </w:hyperlink>
      <w:r w:rsidR="00966D15" w:rsidRPr="00966D15">
        <w:rPr>
          <w:lang w:eastAsia="x-none"/>
        </w:rPr>
        <w:tab/>
        <w:t>Remaining issues on TA aspects</w:t>
      </w:r>
      <w:r w:rsidR="00966D15" w:rsidRPr="00966D15">
        <w:rPr>
          <w:lang w:eastAsia="x-none"/>
        </w:rPr>
        <w:tab/>
        <w:t>Huawei, HiSilicon</w:t>
      </w:r>
    </w:p>
    <w:p w14:paraId="5ED48C9C" w14:textId="382093E6" w:rsidR="00966D15" w:rsidRPr="00966D15" w:rsidRDefault="0058452E" w:rsidP="00966D15">
      <w:pPr>
        <w:ind w:left="720" w:hanging="720"/>
        <w:rPr>
          <w:lang w:eastAsia="x-none"/>
        </w:rPr>
      </w:pPr>
      <w:hyperlink r:id="rId936" w:history="1">
        <w:r w:rsidR="000F2B08">
          <w:rPr>
            <w:rStyle w:val="Hyperlink"/>
            <w:lang w:eastAsia="x-none"/>
          </w:rPr>
          <w:t>R1-1805890</w:t>
        </w:r>
      </w:hyperlink>
      <w:r w:rsidR="00966D15" w:rsidRPr="00966D15">
        <w:rPr>
          <w:lang w:eastAsia="x-none"/>
        </w:rPr>
        <w:tab/>
        <w:t>On RMSI PRB grid</w:t>
      </w:r>
      <w:r w:rsidR="00966D15" w:rsidRPr="00966D15">
        <w:rPr>
          <w:lang w:eastAsia="x-none"/>
        </w:rPr>
        <w:tab/>
        <w:t>Huawei, HiSilicon</w:t>
      </w:r>
    </w:p>
    <w:p w14:paraId="1B2312EB" w14:textId="388EC7EA" w:rsidR="00966D15" w:rsidRPr="00966D15" w:rsidRDefault="0058452E" w:rsidP="00966D15">
      <w:pPr>
        <w:ind w:left="720" w:hanging="720"/>
        <w:rPr>
          <w:lang w:eastAsia="x-none"/>
        </w:rPr>
      </w:pPr>
      <w:hyperlink r:id="rId937" w:history="1">
        <w:r w:rsidR="000F2B08">
          <w:rPr>
            <w:rStyle w:val="Hyperlink"/>
            <w:lang w:eastAsia="x-none"/>
          </w:rPr>
          <w:t>R1-1805891</w:t>
        </w:r>
      </w:hyperlink>
      <w:r w:rsidR="00966D15" w:rsidRPr="00966D15">
        <w:rPr>
          <w:lang w:eastAsia="x-none"/>
        </w:rPr>
        <w:tab/>
        <w:t>On k0 for OFDM signal generation</w:t>
      </w:r>
      <w:r w:rsidR="00966D15" w:rsidRPr="00966D15">
        <w:rPr>
          <w:lang w:eastAsia="x-none"/>
        </w:rPr>
        <w:tab/>
        <w:t>Huawei, HiSilicon</w:t>
      </w:r>
    </w:p>
    <w:p w14:paraId="2B997779" w14:textId="0B83D97A" w:rsidR="00966D15" w:rsidRPr="00966D15" w:rsidRDefault="0058452E" w:rsidP="00966D15">
      <w:pPr>
        <w:ind w:left="720" w:hanging="720"/>
        <w:rPr>
          <w:lang w:eastAsia="x-none"/>
        </w:rPr>
      </w:pPr>
      <w:hyperlink r:id="rId938" w:history="1">
        <w:r w:rsidR="000F2B08">
          <w:rPr>
            <w:rStyle w:val="Hyperlink"/>
            <w:lang w:eastAsia="x-none"/>
          </w:rPr>
          <w:t>R1-1806428</w:t>
        </w:r>
      </w:hyperlink>
      <w:r w:rsidR="00966D15" w:rsidRPr="00966D15">
        <w:rPr>
          <w:lang w:eastAsia="x-none"/>
        </w:rPr>
        <w:tab/>
        <w:t>On multiple preamble transmissions for contention free random access</w:t>
      </w:r>
      <w:r w:rsidR="00966D15" w:rsidRPr="00966D15">
        <w:rPr>
          <w:lang w:eastAsia="x-none"/>
        </w:rPr>
        <w:tab/>
        <w:t>Ericsson</w:t>
      </w:r>
    </w:p>
    <w:p w14:paraId="398915FA" w14:textId="6DB324BA" w:rsidR="00966D15" w:rsidRPr="00966D15" w:rsidRDefault="0058452E" w:rsidP="00966D15">
      <w:pPr>
        <w:ind w:left="720" w:hanging="720"/>
        <w:rPr>
          <w:lang w:eastAsia="x-none"/>
        </w:rPr>
      </w:pPr>
      <w:hyperlink r:id="rId939" w:history="1">
        <w:r w:rsidR="000F2B08">
          <w:rPr>
            <w:rStyle w:val="Hyperlink"/>
            <w:lang w:eastAsia="x-none"/>
          </w:rPr>
          <w:t>R1-1806429</w:t>
        </w:r>
      </w:hyperlink>
      <w:r w:rsidR="00966D15" w:rsidRPr="00966D15">
        <w:rPr>
          <w:lang w:eastAsia="x-none"/>
        </w:rPr>
        <w:tab/>
        <w:t>L1-RSRP reporting on non-serving cells</w:t>
      </w:r>
      <w:r w:rsidR="00966D15" w:rsidRPr="00966D15">
        <w:rPr>
          <w:lang w:eastAsia="x-none"/>
        </w:rPr>
        <w:tab/>
        <w:t>Ericsson</w:t>
      </w:r>
    </w:p>
    <w:p w14:paraId="5B1CFA6D" w14:textId="5589D11D" w:rsidR="00966D15" w:rsidRPr="00966D15" w:rsidRDefault="0058452E" w:rsidP="00966D15">
      <w:pPr>
        <w:ind w:left="720" w:hanging="720"/>
        <w:rPr>
          <w:lang w:eastAsia="x-none"/>
        </w:rPr>
      </w:pPr>
      <w:hyperlink r:id="rId940" w:history="1">
        <w:r w:rsidR="000F2B08">
          <w:rPr>
            <w:rStyle w:val="Hyperlink"/>
            <w:lang w:eastAsia="x-none"/>
          </w:rPr>
          <w:t>R1-1806774</w:t>
        </w:r>
      </w:hyperlink>
      <w:r w:rsidR="00966D15" w:rsidRPr="00966D15">
        <w:rPr>
          <w:lang w:eastAsia="x-none"/>
        </w:rPr>
        <w:tab/>
        <w:t>Remaining TA related issues</w:t>
      </w:r>
      <w:r w:rsidR="00966D15" w:rsidRPr="00966D15">
        <w:rPr>
          <w:lang w:eastAsia="x-none"/>
        </w:rPr>
        <w:tab/>
        <w:t>MediaTek Inc.</w:t>
      </w:r>
    </w:p>
    <w:p w14:paraId="01C002F0" w14:textId="1DDD09D7" w:rsidR="00966D15" w:rsidRPr="00966D15" w:rsidRDefault="0058452E" w:rsidP="00966D15">
      <w:pPr>
        <w:ind w:left="720" w:hanging="720"/>
        <w:rPr>
          <w:lang w:eastAsia="x-none"/>
        </w:rPr>
      </w:pPr>
      <w:hyperlink r:id="rId941" w:history="1">
        <w:r w:rsidR="000F2B08">
          <w:rPr>
            <w:rStyle w:val="Hyperlink"/>
            <w:lang w:eastAsia="x-none"/>
          </w:rPr>
          <w:t>R1-1806914</w:t>
        </w:r>
      </w:hyperlink>
      <w:r w:rsidR="00966D15" w:rsidRPr="00966D15">
        <w:rPr>
          <w:lang w:eastAsia="x-none"/>
        </w:rPr>
        <w:tab/>
        <w:t>What is "initial access" in RAN1?</w:t>
      </w:r>
      <w:r w:rsidR="00966D15" w:rsidRPr="00966D15">
        <w:rPr>
          <w:lang w:eastAsia="x-none"/>
        </w:rPr>
        <w:tab/>
        <w:t>Panasonic</w:t>
      </w:r>
    </w:p>
    <w:p w14:paraId="3E3D74C6" w14:textId="584AFCBA" w:rsidR="00966D15" w:rsidRPr="00966D15" w:rsidRDefault="0058452E" w:rsidP="00966D15">
      <w:pPr>
        <w:ind w:left="720" w:hanging="720"/>
        <w:rPr>
          <w:lang w:eastAsia="x-none"/>
        </w:rPr>
      </w:pPr>
      <w:hyperlink r:id="rId942" w:history="1">
        <w:r w:rsidR="000F2B08">
          <w:rPr>
            <w:rStyle w:val="Hyperlink"/>
            <w:lang w:eastAsia="x-none"/>
          </w:rPr>
          <w:t>R1-1806924</w:t>
        </w:r>
      </w:hyperlink>
      <w:r w:rsidR="00966D15" w:rsidRPr="00966D15">
        <w:rPr>
          <w:lang w:eastAsia="x-none"/>
        </w:rPr>
        <w:tab/>
        <w:t>PUCCH Groups and Timing Advance Groups</w:t>
      </w:r>
      <w:r w:rsidR="00966D15" w:rsidRPr="00966D15">
        <w:rPr>
          <w:lang w:eastAsia="x-none"/>
        </w:rPr>
        <w:tab/>
        <w:t>Nokia, Nokia Shanghai Bell</w:t>
      </w:r>
    </w:p>
    <w:p w14:paraId="56B5A3A0" w14:textId="05A907FF" w:rsidR="00966D15" w:rsidRPr="00966D15" w:rsidRDefault="0058452E" w:rsidP="00966D15">
      <w:pPr>
        <w:ind w:left="720" w:hanging="720"/>
        <w:rPr>
          <w:lang w:eastAsia="x-none"/>
        </w:rPr>
      </w:pPr>
      <w:hyperlink r:id="rId943" w:history="1">
        <w:r w:rsidR="000F2B08">
          <w:rPr>
            <w:rStyle w:val="Hyperlink"/>
            <w:lang w:eastAsia="x-none"/>
          </w:rPr>
          <w:t>R1-1807057</w:t>
        </w:r>
      </w:hyperlink>
      <w:r w:rsidR="00966D15" w:rsidRPr="00966D15">
        <w:rPr>
          <w:lang w:eastAsia="x-none"/>
        </w:rPr>
        <w:tab/>
        <w:t>Remaining issues on TA related aspects</w:t>
      </w:r>
      <w:r w:rsidR="00966D15" w:rsidRPr="00966D15">
        <w:rPr>
          <w:lang w:eastAsia="x-none"/>
        </w:rPr>
        <w:tab/>
        <w:t>NTT DOCOMO, INC.</w:t>
      </w:r>
    </w:p>
    <w:p w14:paraId="11531DD9" w14:textId="05FC2E22" w:rsidR="00966D15" w:rsidRPr="00966D15" w:rsidRDefault="0058452E" w:rsidP="00966D15">
      <w:pPr>
        <w:ind w:left="720" w:hanging="720"/>
        <w:rPr>
          <w:lang w:eastAsia="x-none"/>
        </w:rPr>
      </w:pPr>
      <w:hyperlink r:id="rId944" w:history="1">
        <w:r w:rsidR="000F2B08">
          <w:rPr>
            <w:rStyle w:val="Hyperlink"/>
            <w:lang w:eastAsia="x-none"/>
          </w:rPr>
          <w:t>R1-1807177</w:t>
        </w:r>
      </w:hyperlink>
      <w:r w:rsidR="00966D15" w:rsidRPr="00966D15">
        <w:rPr>
          <w:lang w:eastAsia="x-none"/>
        </w:rPr>
        <w:tab/>
        <w:t>Initial active BWP definition for RMSI multiplexing pattern 2 and 3</w:t>
      </w:r>
      <w:r w:rsidR="00966D15" w:rsidRPr="00966D15">
        <w:rPr>
          <w:lang w:eastAsia="x-none"/>
        </w:rPr>
        <w:tab/>
        <w:t>Nokia, Nokia Shanghai Bell</w:t>
      </w:r>
    </w:p>
    <w:p w14:paraId="4DB9C041" w14:textId="38134EB9" w:rsidR="00966D15" w:rsidRPr="00966D15" w:rsidRDefault="0058452E" w:rsidP="00C54C44">
      <w:pPr>
        <w:ind w:left="1440" w:hanging="1440"/>
        <w:rPr>
          <w:lang w:eastAsia="x-none"/>
        </w:rPr>
      </w:pPr>
      <w:hyperlink r:id="rId945" w:history="1">
        <w:r w:rsidR="000F2B08">
          <w:rPr>
            <w:rStyle w:val="Hyperlink"/>
            <w:lang w:eastAsia="x-none"/>
          </w:rPr>
          <w:t>R1-1807336</w:t>
        </w:r>
      </w:hyperlink>
      <w:r w:rsidR="00966D15" w:rsidRPr="00966D15">
        <w:rPr>
          <w:lang w:eastAsia="x-none"/>
        </w:rPr>
        <w:tab/>
        <w:t>Remaining details on Timing advance granularity and adjustment consideration</w:t>
      </w:r>
      <w:r w:rsidR="00966D15" w:rsidRPr="00966D15">
        <w:rPr>
          <w:lang w:eastAsia="x-none"/>
        </w:rPr>
        <w:tab/>
        <w:t>Qualcomm Incorporated</w:t>
      </w:r>
    </w:p>
    <w:p w14:paraId="6A115D85" w14:textId="3A6F209C" w:rsidR="00966D15" w:rsidRDefault="00966D15" w:rsidP="002B53F5">
      <w:pPr>
        <w:pStyle w:val="Heading3"/>
      </w:pPr>
      <w:bookmarkStart w:id="360" w:name="_Toc513839873"/>
      <w:bookmarkStart w:id="361" w:name="_Toc516232597"/>
      <w:r w:rsidRPr="00966D15">
        <w:rPr>
          <w:rFonts w:hint="eastAsia"/>
        </w:rPr>
        <w:t>MIMO</w:t>
      </w:r>
      <w:bookmarkEnd w:id="360"/>
      <w:bookmarkEnd w:id="361"/>
    </w:p>
    <w:p w14:paraId="0BAFCD76" w14:textId="27E015EC" w:rsidR="008A771A" w:rsidRPr="008A771A" w:rsidRDefault="0058452E" w:rsidP="008A771A">
      <w:pPr>
        <w:ind w:left="720" w:hanging="720"/>
        <w:rPr>
          <w:b/>
        </w:rPr>
      </w:pPr>
      <w:hyperlink r:id="rId946" w:history="1">
        <w:r w:rsidR="000F2B08">
          <w:rPr>
            <w:rStyle w:val="Hyperlink"/>
            <w:b/>
            <w:lang w:eastAsia="x-none"/>
          </w:rPr>
          <w:t>R1-1807785</w:t>
        </w:r>
      </w:hyperlink>
      <w:r w:rsidR="008A771A" w:rsidRPr="008A771A">
        <w:rPr>
          <w:b/>
          <w:lang w:eastAsia="x-none"/>
        </w:rPr>
        <w:tab/>
      </w:r>
      <w:r w:rsidR="008A771A" w:rsidRPr="008A771A">
        <w:rPr>
          <w:b/>
        </w:rPr>
        <w:t>Chairman’s notes of AI 7.1.2 MIMO</w:t>
      </w:r>
      <w:r w:rsidR="008A771A" w:rsidRPr="008A771A">
        <w:rPr>
          <w:b/>
        </w:rPr>
        <w:tab/>
        <w:t>Samsung</w:t>
      </w:r>
    </w:p>
    <w:p w14:paraId="68F26C2A" w14:textId="77777777" w:rsidR="008A771A" w:rsidRPr="00CF02E6" w:rsidRDefault="008A771A" w:rsidP="008A771A">
      <w:pPr>
        <w:ind w:left="720" w:hanging="720"/>
        <w:rPr>
          <w:lang w:val="en-US"/>
        </w:rPr>
      </w:pPr>
      <w:bookmarkStart w:id="362" w:name="_Toc513839874"/>
      <w:bookmarkStart w:id="363" w:name="_Toc513839878"/>
      <w:r w:rsidRPr="00777035">
        <w:rPr>
          <w:rFonts w:ascii="Times New Roman" w:hAnsi="Times New Roman"/>
          <w:b/>
          <w:szCs w:val="20"/>
        </w:rPr>
        <w:t xml:space="preserve">Decision: </w:t>
      </w:r>
      <w:r w:rsidRPr="00CF02E6">
        <w:rPr>
          <w:lang w:val="en-US"/>
        </w:rPr>
        <w:t xml:space="preserve">Contents </w:t>
      </w:r>
      <w:r>
        <w:rPr>
          <w:lang w:val="en-US"/>
        </w:rPr>
        <w:t xml:space="preserve">are </w:t>
      </w:r>
      <w:r w:rsidRPr="00CF02E6">
        <w:rPr>
          <w:lang w:val="en-US"/>
        </w:rPr>
        <w:t>incorporated below</w:t>
      </w:r>
      <w:r>
        <w:rPr>
          <w:lang w:val="en-US"/>
        </w:rPr>
        <w:t xml:space="preserve">. </w:t>
      </w:r>
      <w:r w:rsidRPr="00777035">
        <w:rPr>
          <w:rFonts w:ascii="Times New Roman" w:hAnsi="Times New Roman"/>
          <w:szCs w:val="20"/>
        </w:rPr>
        <w:t xml:space="preserve">The </w:t>
      </w:r>
      <w:r>
        <w:rPr>
          <w:rFonts w:ascii="Times New Roman" w:hAnsi="Times New Roman"/>
          <w:szCs w:val="20"/>
        </w:rPr>
        <w:t>document is endorsed</w:t>
      </w:r>
      <w:r w:rsidRPr="00CF02E6">
        <w:rPr>
          <w:lang w:val="en-US"/>
        </w:rPr>
        <w:t xml:space="preserve"> with updates.</w:t>
      </w:r>
    </w:p>
    <w:p w14:paraId="25977464" w14:textId="77777777" w:rsidR="00F728D8" w:rsidRPr="004B0D61" w:rsidRDefault="00F728D8" w:rsidP="00BC35E2">
      <w:pPr>
        <w:pStyle w:val="Heading4"/>
      </w:pPr>
      <w:bookmarkStart w:id="364" w:name="_Toc516232598"/>
      <w:r w:rsidRPr="004B0D61">
        <w:rPr>
          <w:rFonts w:hint="eastAsia"/>
        </w:rPr>
        <w:t>Multi-antenna scheme</w:t>
      </w:r>
      <w:bookmarkEnd w:id="362"/>
      <w:bookmarkEnd w:id="364"/>
    </w:p>
    <w:p w14:paraId="1D3CAE12" w14:textId="725B5015" w:rsidR="008C4DA4" w:rsidRDefault="0058452E" w:rsidP="008C4DA4">
      <w:pPr>
        <w:ind w:left="720" w:hanging="720"/>
        <w:rPr>
          <w:b/>
          <w:lang w:eastAsia="x-none"/>
        </w:rPr>
      </w:pPr>
      <w:hyperlink r:id="rId947" w:history="1">
        <w:r w:rsidR="000F2B08">
          <w:rPr>
            <w:rStyle w:val="Hyperlink"/>
            <w:b/>
            <w:lang w:eastAsia="x-none"/>
          </w:rPr>
          <w:t>R1-1807242</w:t>
        </w:r>
      </w:hyperlink>
      <w:r w:rsidR="008C4DA4" w:rsidRPr="00276F91">
        <w:rPr>
          <w:b/>
          <w:lang w:eastAsia="x-none"/>
        </w:rPr>
        <w:tab/>
        <w:t xml:space="preserve">CR to 38.214: maintenance according to agreed Rel 15 features </w:t>
      </w:r>
      <w:r w:rsidR="008C4DA4" w:rsidRPr="00276F91">
        <w:rPr>
          <w:b/>
          <w:lang w:eastAsia="x-none"/>
        </w:rPr>
        <w:tab/>
        <w:t>Nokia</w:t>
      </w:r>
    </w:p>
    <w:p w14:paraId="71970DEF" w14:textId="77777777" w:rsidR="00F728D8" w:rsidRPr="008C4DA4" w:rsidRDefault="00F728D8" w:rsidP="00F728D8">
      <w:pPr>
        <w:rPr>
          <w:sz w:val="24"/>
          <w:highlight w:val="yellow"/>
          <w:lang w:eastAsia="x-none"/>
        </w:rPr>
      </w:pPr>
    </w:p>
    <w:p w14:paraId="4AFE8B86" w14:textId="77777777" w:rsidR="00F728D8" w:rsidRPr="008C4DA4" w:rsidRDefault="00F728D8" w:rsidP="00F728D8">
      <w:pPr>
        <w:rPr>
          <w:highlight w:val="green"/>
          <w:lang w:eastAsia="x-none"/>
        </w:rPr>
      </w:pPr>
      <w:r w:rsidRPr="008C4DA4">
        <w:rPr>
          <w:highlight w:val="green"/>
          <w:lang w:eastAsia="x-none"/>
        </w:rPr>
        <w:t>Agreement</w:t>
      </w:r>
    </w:p>
    <w:p w14:paraId="223B7DB5" w14:textId="6768DCCE" w:rsidR="00F728D8" w:rsidRPr="008C4DA4" w:rsidRDefault="00F728D8" w:rsidP="00F728D8">
      <w:pPr>
        <w:rPr>
          <w:rFonts w:ascii="Times New Roman" w:hAnsi="Times New Roman"/>
          <w:lang w:eastAsia="x-none"/>
        </w:rPr>
      </w:pPr>
      <w:r w:rsidRPr="008C4DA4">
        <w:rPr>
          <w:rFonts w:ascii="Times New Roman" w:hAnsi="Times New Roman"/>
          <w:lang w:eastAsia="x-none"/>
        </w:rPr>
        <w:t xml:space="preserve">The text proposal in </w:t>
      </w:r>
      <w:hyperlink r:id="rId948" w:history="1">
        <w:r w:rsidR="000F2B08">
          <w:rPr>
            <w:rStyle w:val="Hyperlink"/>
            <w:rFonts w:ascii="Times New Roman" w:hAnsi="Times New Roman"/>
            <w:lang w:eastAsia="x-none"/>
          </w:rPr>
          <w:t>R1-1807242</w:t>
        </w:r>
      </w:hyperlink>
      <w:r w:rsidRPr="008C4DA4">
        <w:rPr>
          <w:rFonts w:ascii="Times New Roman" w:hAnsi="Times New Roman"/>
          <w:lang w:eastAsia="x-none"/>
        </w:rPr>
        <w:t xml:space="preserve"> is agreed with the following revision. Delete the following text:</w:t>
      </w:r>
    </w:p>
    <w:p w14:paraId="5F523D0D" w14:textId="77777777" w:rsidR="00F728D8" w:rsidRPr="008C4DA4" w:rsidRDefault="00F728D8" w:rsidP="00F728D8">
      <w:pPr>
        <w:pStyle w:val="B1"/>
        <w:spacing w:after="0"/>
        <w:ind w:hanging="288"/>
        <w:rPr>
          <w:ins w:id="365" w:author="Mihai Enescu" w:date="2018-05-11T10:12:00Z"/>
          <w:rFonts w:ascii="Times New Roman" w:hAnsi="Times New Roman"/>
          <w:i/>
          <w:szCs w:val="24"/>
          <w:lang w:eastAsia="ko-KR"/>
        </w:rPr>
      </w:pPr>
      <w:r w:rsidRPr="008C4DA4">
        <w:rPr>
          <w:rFonts w:ascii="Times New Roman" w:hAnsi="Times New Roman"/>
          <w:i/>
          <w:szCs w:val="24"/>
          <w:lang w:eastAsia="ko-KR"/>
        </w:rPr>
        <w:t>-</w:t>
      </w:r>
      <w:r w:rsidRPr="008C4DA4">
        <w:rPr>
          <w:rFonts w:ascii="Times New Roman" w:hAnsi="Times New Roman"/>
          <w:i/>
          <w:szCs w:val="24"/>
          <w:lang w:eastAsia="ko-KR"/>
        </w:rPr>
        <w:tab/>
        <w:t xml:space="preserve">If the number of DL PT-RS ports associated to a </w:t>
      </w:r>
      <w:del w:id="366" w:author="Mihai Enescu - after RAN1#92bis" w:date="2018-04-27T17:13:00Z">
        <w:r w:rsidRPr="008C4DA4" w:rsidDel="004B5B7D">
          <w:rPr>
            <w:rFonts w:ascii="Times New Roman" w:hAnsi="Times New Roman"/>
            <w:i/>
            <w:szCs w:val="24"/>
            <w:lang w:eastAsia="ko-KR"/>
          </w:rPr>
          <w:delText>TCI</w:delText>
        </w:r>
      </w:del>
      <w:ins w:id="367" w:author="Mihai Enescu - after RAN1#92bis" w:date="2018-04-27T17:13:00Z">
        <w:r w:rsidRPr="008C4DA4">
          <w:rPr>
            <w:rFonts w:ascii="Times New Roman" w:hAnsi="Times New Roman"/>
            <w:i/>
            <w:szCs w:val="24"/>
            <w:lang w:eastAsia="ko-KR"/>
          </w:rPr>
          <w:t>tci</w:t>
        </w:r>
      </w:ins>
      <w:r w:rsidRPr="008C4DA4">
        <w:rPr>
          <w:rFonts w:ascii="Times New Roman" w:hAnsi="Times New Roman"/>
          <w:i/>
          <w:szCs w:val="24"/>
          <w:lang w:eastAsia="ko-KR"/>
        </w:rPr>
        <w:t>-</w:t>
      </w:r>
      <w:ins w:id="368" w:author="Mihai Enescu - after RAN1#92bis" w:date="2018-04-27T17:13:00Z">
        <w:r w:rsidRPr="008C4DA4">
          <w:rPr>
            <w:rFonts w:ascii="Times New Roman" w:hAnsi="Times New Roman"/>
            <w:i/>
            <w:szCs w:val="24"/>
            <w:lang w:eastAsia="ko-KR"/>
          </w:rPr>
          <w:t>S</w:t>
        </w:r>
      </w:ins>
      <w:del w:id="369" w:author="Mihai Enescu - after RAN1#92bis" w:date="2018-04-27T17:13:00Z">
        <w:r w:rsidRPr="008C4DA4" w:rsidDel="004B5B7D">
          <w:rPr>
            <w:rFonts w:ascii="Times New Roman" w:hAnsi="Times New Roman"/>
            <w:i/>
            <w:szCs w:val="24"/>
            <w:lang w:eastAsia="ko-KR"/>
          </w:rPr>
          <w:delText>s</w:delText>
        </w:r>
      </w:del>
      <w:r w:rsidRPr="008C4DA4">
        <w:rPr>
          <w:rFonts w:ascii="Times New Roman" w:hAnsi="Times New Roman"/>
          <w:i/>
          <w:szCs w:val="24"/>
          <w:lang w:eastAsia="ko-KR"/>
        </w:rPr>
        <w:t xml:space="preserve">tate in DCI is set to 2, </w:t>
      </w:r>
    </w:p>
    <w:p w14:paraId="70FD13AE" w14:textId="77777777" w:rsidR="00F728D8" w:rsidRPr="008C4DA4" w:rsidRDefault="00F728D8" w:rsidP="00F728D8">
      <w:pPr>
        <w:pStyle w:val="B1"/>
        <w:spacing w:after="0"/>
        <w:ind w:left="851" w:hanging="288"/>
        <w:rPr>
          <w:rFonts w:ascii="Times New Roman" w:hAnsi="Times New Roman"/>
          <w:i/>
          <w:szCs w:val="24"/>
          <w:lang w:eastAsia="ko-KR"/>
        </w:rPr>
      </w:pPr>
      <w:ins w:id="370" w:author="Mihai Enescu" w:date="2018-05-11T10:13:00Z">
        <w:r w:rsidRPr="008C4DA4">
          <w:rPr>
            <w:rFonts w:ascii="Times New Roman" w:hAnsi="Times New Roman"/>
            <w:i/>
            <w:szCs w:val="24"/>
            <w:lang w:eastAsia="zh-CN"/>
          </w:rPr>
          <w:lastRenderedPageBreak/>
          <w:t>-</w:t>
        </w:r>
        <w:r w:rsidRPr="008C4DA4">
          <w:rPr>
            <w:rFonts w:ascii="Times New Roman" w:hAnsi="Times New Roman"/>
            <w:i/>
            <w:szCs w:val="24"/>
            <w:lang w:eastAsia="zh-CN"/>
          </w:rPr>
          <w:tab/>
          <w:t xml:space="preserve">when one codeword is scheduled, </w:t>
        </w:r>
      </w:ins>
      <w:r w:rsidRPr="008C4DA4">
        <w:rPr>
          <w:rFonts w:ascii="Times New Roman" w:hAnsi="Times New Roman"/>
          <w:i/>
          <w:szCs w:val="24"/>
          <w:lang w:eastAsia="ko-KR"/>
        </w:rPr>
        <w:t xml:space="preserve">the </w:t>
      </w:r>
      <w:r w:rsidRPr="008C4DA4">
        <w:rPr>
          <w:rFonts w:ascii="Times New Roman" w:hAnsi="Times New Roman"/>
          <w:i/>
          <w:szCs w:val="24"/>
          <w:lang w:eastAsia="zh-CN"/>
        </w:rPr>
        <w:t>scheduled n</w:t>
      </w:r>
      <w:r w:rsidRPr="008C4DA4">
        <w:rPr>
          <w:rFonts w:ascii="Times New Roman" w:hAnsi="Times New Roman"/>
          <w:i/>
          <w:szCs w:val="24"/>
          <w:lang w:eastAsia="ko-KR"/>
        </w:rPr>
        <w:t xml:space="preserve">umber of PT-RS ports is </w:t>
      </w:r>
      <w:del w:id="371" w:author="Mihai Enescu" w:date="2018-05-11T10:13:00Z">
        <w:r w:rsidRPr="008C4DA4" w:rsidDel="00654D00">
          <w:rPr>
            <w:rFonts w:ascii="Times New Roman" w:hAnsi="Times New Roman"/>
            <w:i/>
            <w:szCs w:val="24"/>
            <w:lang w:eastAsia="ko-KR"/>
          </w:rPr>
          <w:delText>2</w:delText>
        </w:r>
      </w:del>
      <w:ins w:id="372" w:author="Mihai Enescu" w:date="2018-05-11T10:13:00Z">
        <w:r w:rsidRPr="008C4DA4">
          <w:rPr>
            <w:rFonts w:ascii="Times New Roman" w:hAnsi="Times New Roman"/>
            <w:i/>
            <w:szCs w:val="24"/>
            <w:lang w:eastAsia="ko-KR"/>
          </w:rPr>
          <w:t>one</w:t>
        </w:r>
      </w:ins>
      <w:r w:rsidRPr="008C4DA4">
        <w:rPr>
          <w:rFonts w:ascii="Times New Roman" w:hAnsi="Times New Roman"/>
          <w:i/>
          <w:szCs w:val="24"/>
          <w:lang w:eastAsia="ko-KR"/>
        </w:rPr>
        <w:t xml:space="preserve">, and </w:t>
      </w:r>
      <w:del w:id="373" w:author="Mihai Enescu" w:date="2018-05-11T10:13:00Z">
        <w:r w:rsidRPr="008C4DA4" w:rsidDel="00654D00">
          <w:rPr>
            <w:rFonts w:ascii="Times New Roman" w:hAnsi="Times New Roman"/>
            <w:i/>
            <w:szCs w:val="24"/>
            <w:lang w:eastAsia="ko-KR"/>
          </w:rPr>
          <w:delText xml:space="preserve">each </w:delText>
        </w:r>
      </w:del>
      <w:ins w:id="374" w:author="Mihai Enescu" w:date="2018-05-11T10:13:00Z">
        <w:r w:rsidRPr="008C4DA4">
          <w:rPr>
            <w:rFonts w:ascii="Times New Roman" w:hAnsi="Times New Roman"/>
            <w:i/>
            <w:szCs w:val="24"/>
            <w:lang w:eastAsia="ko-KR"/>
          </w:rPr>
          <w:t xml:space="preserve">the </w:t>
        </w:r>
      </w:ins>
      <w:r w:rsidRPr="008C4DA4">
        <w:rPr>
          <w:rFonts w:ascii="Times New Roman" w:hAnsi="Times New Roman"/>
          <w:i/>
          <w:szCs w:val="24"/>
          <w:lang w:eastAsia="ko-KR"/>
        </w:rPr>
        <w:t xml:space="preserve">PT-RS port is associated with </w:t>
      </w:r>
      <w:del w:id="375" w:author="Mihai Enescu" w:date="2018-05-11T10:13:00Z">
        <w:r w:rsidRPr="008C4DA4" w:rsidDel="00654D00">
          <w:rPr>
            <w:rFonts w:ascii="Times New Roman" w:hAnsi="Times New Roman"/>
            <w:i/>
            <w:szCs w:val="24"/>
            <w:lang w:eastAsia="ko-KR"/>
          </w:rPr>
          <w:delText xml:space="preserve">one </w:delText>
        </w:r>
      </w:del>
      <w:ins w:id="376" w:author="Mihai Enescu" w:date="2018-05-11T10:13:00Z">
        <w:r w:rsidRPr="008C4DA4">
          <w:rPr>
            <w:rFonts w:ascii="Times New Roman" w:hAnsi="Times New Roman"/>
            <w:i/>
            <w:szCs w:val="24"/>
            <w:lang w:eastAsia="ko-KR"/>
          </w:rPr>
          <w:t xml:space="preserve">the lowest indexed </w:t>
        </w:r>
      </w:ins>
      <w:r w:rsidRPr="008C4DA4">
        <w:rPr>
          <w:rFonts w:ascii="Times New Roman" w:hAnsi="Times New Roman"/>
          <w:i/>
          <w:szCs w:val="24"/>
          <w:lang w:eastAsia="ko-KR"/>
        </w:rPr>
        <w:t>DM-RS port</w:t>
      </w:r>
      <w:del w:id="377" w:author="Mihai Enescu" w:date="2018-05-11T10:14:00Z">
        <w:r w:rsidRPr="008C4DA4" w:rsidDel="00654D00">
          <w:rPr>
            <w:rFonts w:ascii="Times New Roman" w:hAnsi="Times New Roman"/>
            <w:i/>
            <w:szCs w:val="24"/>
            <w:lang w:eastAsia="ko-KR"/>
          </w:rPr>
          <w:delText xml:space="preserve"> within the corresponding DM-RS port group, and the UE does not expect to be scheduled with one DM-RS port group</w:delText>
        </w:r>
      </w:del>
      <w:r w:rsidRPr="008C4DA4">
        <w:rPr>
          <w:rFonts w:ascii="Times New Roman" w:hAnsi="Times New Roman"/>
          <w:i/>
          <w:szCs w:val="24"/>
          <w:lang w:eastAsia="zh-CN"/>
        </w:rPr>
        <w:t>.</w:t>
      </w:r>
    </w:p>
    <w:p w14:paraId="37E8F2FF" w14:textId="77777777" w:rsidR="00F728D8" w:rsidRPr="008C4DA4" w:rsidRDefault="00F728D8" w:rsidP="00F728D8">
      <w:pPr>
        <w:pStyle w:val="B2"/>
        <w:spacing w:after="0"/>
        <w:ind w:hanging="288"/>
        <w:rPr>
          <w:i/>
          <w:szCs w:val="24"/>
          <w:lang w:eastAsia="ko-KR"/>
        </w:rPr>
      </w:pPr>
      <w:del w:id="378" w:author="Mihai Enescu" w:date="2018-05-11T10:15:00Z">
        <w:r w:rsidRPr="008C4DA4" w:rsidDel="00654D00">
          <w:rPr>
            <w:i/>
            <w:szCs w:val="24"/>
            <w:lang w:val="en-US" w:eastAsia="zh-CN"/>
          </w:rPr>
          <w:delText>-</w:delText>
        </w:r>
        <w:r w:rsidRPr="008C4DA4" w:rsidDel="00654D00">
          <w:rPr>
            <w:i/>
            <w:szCs w:val="24"/>
            <w:lang w:val="en-US" w:eastAsia="zh-CN"/>
          </w:rPr>
          <w:tab/>
          <w:delText>A D</w:delText>
        </w:r>
        <w:r w:rsidRPr="008C4DA4" w:rsidDel="00654D00">
          <w:rPr>
            <w:i/>
            <w:szCs w:val="24"/>
            <w:lang w:eastAsia="ko-KR"/>
          </w:rPr>
          <w:delText>L PT-RS port and the DL DM-RS port(s) within the DL DM-RS port group containing the DM-RS port associated with the PT-RS port are assumed to be quasi co-located with respect to {</w:delText>
        </w:r>
      </w:del>
      <w:ins w:id="379" w:author="Mihai Enescu - after RAN1#92bis" w:date="2018-04-25T20:14:00Z">
        <w:del w:id="380" w:author="Mihai Enescu" w:date="2018-05-11T10:15:00Z">
          <w:r w:rsidRPr="008C4DA4" w:rsidDel="00654D00">
            <w:rPr>
              <w:i/>
              <w:szCs w:val="24"/>
              <w:lang w:eastAsia="ko-KR"/>
            </w:rPr>
            <w:delText>'</w:delText>
          </w:r>
        </w:del>
      </w:ins>
      <w:del w:id="381" w:author="Mihai Enescu" w:date="2018-05-11T10:15:00Z">
        <w:r w:rsidRPr="008C4DA4" w:rsidDel="00654D00">
          <w:rPr>
            <w:i/>
            <w:szCs w:val="24"/>
            <w:lang w:eastAsia="ko-KR"/>
          </w:rPr>
          <w:delText xml:space="preserve">QCL-TypeA' and </w:delText>
        </w:r>
      </w:del>
      <w:ins w:id="382" w:author="Mihai Enescu - after RAN1#92bis" w:date="2018-04-25T20:14:00Z">
        <w:del w:id="383" w:author="Mihai Enescu" w:date="2018-05-11T10:15:00Z">
          <w:r w:rsidRPr="008C4DA4" w:rsidDel="00654D00">
            <w:rPr>
              <w:i/>
              <w:szCs w:val="24"/>
              <w:lang w:eastAsia="ko-KR"/>
            </w:rPr>
            <w:delText>'</w:delText>
          </w:r>
        </w:del>
      </w:ins>
      <w:del w:id="384" w:author="Mihai Enescu" w:date="2018-05-11T10:15:00Z">
        <w:r w:rsidRPr="008C4DA4" w:rsidDel="00654D00">
          <w:rPr>
            <w:i/>
            <w:szCs w:val="24"/>
            <w:lang w:eastAsia="ko-KR"/>
          </w:rPr>
          <w:delText>QCL-TypeD'}.</w:delText>
        </w:r>
      </w:del>
      <w:r w:rsidRPr="008C4DA4">
        <w:rPr>
          <w:i/>
          <w:szCs w:val="24"/>
          <w:lang w:val="en-US" w:eastAsia="zh-CN"/>
        </w:rPr>
        <w:t>-</w:t>
      </w:r>
      <w:r w:rsidRPr="008C4DA4">
        <w:rPr>
          <w:i/>
          <w:szCs w:val="24"/>
          <w:lang w:val="en-US" w:eastAsia="zh-CN"/>
        </w:rPr>
        <w:tab/>
      </w:r>
      <w:ins w:id="385" w:author="Mihai Enescu" w:date="2018-05-11T10:15:00Z">
        <w:r w:rsidRPr="008C4DA4">
          <w:rPr>
            <w:i/>
            <w:szCs w:val="24"/>
            <w:lang w:val="en-US" w:eastAsia="zh-CN"/>
          </w:rPr>
          <w:t xml:space="preserve">when two codewords are scheduled, the scheduled number of PT-RS ports is two, and </w:t>
        </w:r>
      </w:ins>
      <w:del w:id="386" w:author="Mihai Enescu" w:date="2018-05-11T10:15:00Z">
        <w:r w:rsidRPr="008C4DA4" w:rsidDel="00654D00">
          <w:rPr>
            <w:i/>
            <w:szCs w:val="24"/>
            <w:lang w:val="en-US" w:eastAsia="zh-CN"/>
          </w:rPr>
          <w:delText>T</w:delText>
        </w:r>
      </w:del>
      <w:ins w:id="387" w:author="Mihai Enescu" w:date="2018-05-11T10:15:00Z">
        <w:r w:rsidRPr="008C4DA4">
          <w:rPr>
            <w:i/>
            <w:szCs w:val="24"/>
            <w:lang w:val="en-US" w:eastAsia="zh-CN"/>
          </w:rPr>
          <w:t>t</w:t>
        </w:r>
      </w:ins>
      <w:r w:rsidRPr="008C4DA4">
        <w:rPr>
          <w:i/>
          <w:szCs w:val="24"/>
          <w:lang w:val="en-US" w:eastAsia="zh-CN"/>
        </w:rPr>
        <w:t xml:space="preserve">he first </w:t>
      </w:r>
      <w:r w:rsidRPr="008C4DA4">
        <w:rPr>
          <w:i/>
          <w:szCs w:val="24"/>
        </w:rPr>
        <w:t>PT-RS antenna port is associated with the lowe</w:t>
      </w:r>
      <w:r w:rsidRPr="008C4DA4">
        <w:rPr>
          <w:i/>
          <w:szCs w:val="24"/>
          <w:lang w:val="en-US" w:eastAsia="zh-CN"/>
        </w:rPr>
        <w:t>st</w:t>
      </w:r>
      <w:r w:rsidRPr="008C4DA4">
        <w:rPr>
          <w:i/>
          <w:szCs w:val="24"/>
        </w:rPr>
        <w:t xml:space="preserve"> indexed DM-RS antenna port among the DM-RS antenna ports assigned for </w:t>
      </w:r>
      <w:r w:rsidRPr="008C4DA4">
        <w:rPr>
          <w:i/>
          <w:szCs w:val="24"/>
          <w:lang w:val="en-US" w:eastAsia="zh-CN"/>
        </w:rPr>
        <w:t xml:space="preserve">the first </w:t>
      </w:r>
      <w:del w:id="388" w:author="Mihai Enescu" w:date="2018-05-11T10:16:00Z">
        <w:r w:rsidRPr="008C4DA4" w:rsidDel="00654D00">
          <w:rPr>
            <w:i/>
            <w:szCs w:val="24"/>
            <w:lang w:val="en-US" w:eastAsia="zh-CN"/>
          </w:rPr>
          <w:delText>DM-RS port group</w:delText>
        </w:r>
      </w:del>
      <w:ins w:id="389" w:author="Mihai Enescu" w:date="2018-05-11T10:16:00Z">
        <w:r w:rsidRPr="008C4DA4">
          <w:rPr>
            <w:i/>
            <w:szCs w:val="24"/>
            <w:lang w:val="en-US" w:eastAsia="zh-CN"/>
          </w:rPr>
          <w:t>codeword</w:t>
        </w:r>
      </w:ins>
      <w:r w:rsidRPr="008C4DA4">
        <w:rPr>
          <w:i/>
          <w:szCs w:val="24"/>
          <w:lang w:val="en-US" w:eastAsia="zh-CN"/>
        </w:rPr>
        <w:t xml:space="preserve">. The second </w:t>
      </w:r>
      <w:r w:rsidRPr="008C4DA4">
        <w:rPr>
          <w:i/>
          <w:szCs w:val="24"/>
        </w:rPr>
        <w:t>PT-RS antenna port is associated with the lowe</w:t>
      </w:r>
      <w:r w:rsidRPr="008C4DA4">
        <w:rPr>
          <w:i/>
          <w:szCs w:val="24"/>
          <w:lang w:val="en-US" w:eastAsia="zh-CN"/>
        </w:rPr>
        <w:t>st</w:t>
      </w:r>
      <w:r w:rsidRPr="008C4DA4">
        <w:rPr>
          <w:i/>
          <w:szCs w:val="24"/>
        </w:rPr>
        <w:t xml:space="preserve"> indexed DM-RS antenna port among the DM-RS antenna ports assigned for </w:t>
      </w:r>
      <w:r w:rsidRPr="008C4DA4">
        <w:rPr>
          <w:i/>
          <w:szCs w:val="24"/>
          <w:lang w:val="en-US" w:eastAsia="zh-CN"/>
        </w:rPr>
        <w:t xml:space="preserve">the second </w:t>
      </w:r>
      <w:del w:id="390" w:author="Mihai Enescu" w:date="2018-05-11T10:16:00Z">
        <w:r w:rsidRPr="008C4DA4" w:rsidDel="00654D00">
          <w:rPr>
            <w:i/>
            <w:szCs w:val="24"/>
            <w:lang w:val="en-US" w:eastAsia="zh-CN"/>
          </w:rPr>
          <w:delText>DM-RS port group</w:delText>
        </w:r>
      </w:del>
      <w:ins w:id="391" w:author="Mihai Enescu" w:date="2018-05-11T10:16:00Z">
        <w:r w:rsidRPr="008C4DA4">
          <w:rPr>
            <w:i/>
            <w:szCs w:val="24"/>
            <w:lang w:val="en-US" w:eastAsia="zh-CN"/>
          </w:rPr>
          <w:t>codeword</w:t>
        </w:r>
      </w:ins>
      <w:r w:rsidRPr="008C4DA4">
        <w:rPr>
          <w:i/>
          <w:szCs w:val="24"/>
          <w:lang w:val="en-US" w:eastAsia="zh-CN"/>
        </w:rPr>
        <w:t>.</w:t>
      </w:r>
    </w:p>
    <w:p w14:paraId="7EBEF2FB" w14:textId="77777777" w:rsidR="00F728D8" w:rsidRPr="009E147D" w:rsidRDefault="00F728D8" w:rsidP="00F728D8">
      <w:pPr>
        <w:rPr>
          <w:lang w:eastAsia="x-none"/>
        </w:rPr>
      </w:pPr>
      <w:r w:rsidRPr="009E147D">
        <w:rPr>
          <w:lang w:eastAsia="x-none"/>
        </w:rPr>
        <w:t>Note: Rel-15 agreements of supporting multi-TRPs/panels/beams related to e.g. DMRS/PTRS/TCI states can be a starting point for future discussions.</w:t>
      </w:r>
    </w:p>
    <w:p w14:paraId="7E7C78EC" w14:textId="77777777" w:rsidR="00F728D8" w:rsidRDefault="00F728D8" w:rsidP="00F728D8">
      <w:pPr>
        <w:rPr>
          <w:lang w:eastAsia="x-none"/>
        </w:rPr>
      </w:pPr>
    </w:p>
    <w:p w14:paraId="645BDB85" w14:textId="68CDA729" w:rsidR="00F728D8" w:rsidRDefault="0058452E" w:rsidP="00F728D8">
      <w:pPr>
        <w:rPr>
          <w:lang w:eastAsia="x-none"/>
        </w:rPr>
      </w:pPr>
      <w:hyperlink r:id="rId949" w:history="1">
        <w:r w:rsidR="000F2B08">
          <w:rPr>
            <w:rStyle w:val="Hyperlink"/>
            <w:lang w:eastAsia="x-none"/>
          </w:rPr>
          <w:t>R1-1806209</w:t>
        </w:r>
      </w:hyperlink>
      <w:r w:rsidR="00F728D8">
        <w:rPr>
          <w:lang w:eastAsia="x-none"/>
        </w:rPr>
        <w:tab/>
        <w:t>Corrections for UL Antenna Port Identification</w:t>
      </w:r>
      <w:r w:rsidR="00F728D8">
        <w:rPr>
          <w:lang w:eastAsia="x-none"/>
        </w:rPr>
        <w:tab/>
        <w:t>Ericsson</w:t>
      </w:r>
    </w:p>
    <w:p w14:paraId="3301750E" w14:textId="77777777" w:rsidR="00F728D8" w:rsidRDefault="00F728D8" w:rsidP="00BC35E2">
      <w:pPr>
        <w:pStyle w:val="Heading5"/>
      </w:pPr>
      <w:bookmarkStart w:id="392" w:name="_Toc516232599"/>
      <w:r>
        <w:t>C</w:t>
      </w:r>
      <w:r w:rsidRPr="004B0D61">
        <w:t>odeword mapping</w:t>
      </w:r>
      <w:bookmarkEnd w:id="392"/>
      <w:r w:rsidRPr="004B0D61">
        <w:t xml:space="preserve"> </w:t>
      </w:r>
    </w:p>
    <w:p w14:paraId="59F4579A" w14:textId="2CC6DF92" w:rsidR="00F728D8" w:rsidRPr="00753A95" w:rsidRDefault="0058452E" w:rsidP="00F728D8">
      <w:pPr>
        <w:rPr>
          <w:b/>
          <w:lang w:eastAsia="x-none"/>
        </w:rPr>
      </w:pPr>
      <w:hyperlink r:id="rId950" w:history="1">
        <w:r w:rsidR="000F2B08" w:rsidRPr="00753A95">
          <w:rPr>
            <w:rStyle w:val="Hyperlink"/>
            <w:b/>
          </w:rPr>
          <w:t>R1-1806708</w:t>
        </w:r>
      </w:hyperlink>
      <w:r w:rsidR="00F728D8" w:rsidRPr="00753A95">
        <w:rPr>
          <w:b/>
          <w:lang w:eastAsia="x-none"/>
        </w:rPr>
        <w:tab/>
        <w:t>Summary of open issues on codeword mapping</w:t>
      </w:r>
      <w:r w:rsidR="00F728D8" w:rsidRPr="00753A95">
        <w:rPr>
          <w:b/>
          <w:lang w:eastAsia="x-none"/>
        </w:rPr>
        <w:tab/>
        <w:t>Samsung</w:t>
      </w:r>
    </w:p>
    <w:p w14:paraId="0DD18DA8" w14:textId="77777777" w:rsidR="00F728D8" w:rsidRDefault="00F728D8" w:rsidP="00F728D8">
      <w:pPr>
        <w:rPr>
          <w:lang w:eastAsia="x-none"/>
        </w:rPr>
      </w:pPr>
    </w:p>
    <w:p w14:paraId="3B343049" w14:textId="77777777" w:rsidR="00F728D8" w:rsidRPr="00753A95" w:rsidRDefault="00F728D8" w:rsidP="00F728D8">
      <w:pPr>
        <w:rPr>
          <w:lang w:eastAsia="x-none"/>
        </w:rPr>
      </w:pPr>
      <w:r w:rsidRPr="00753A95">
        <w:rPr>
          <w:highlight w:val="green"/>
          <w:lang w:eastAsia="x-none"/>
        </w:rPr>
        <w:t>Agreement:</w:t>
      </w:r>
    </w:p>
    <w:p w14:paraId="5C2D3A95" w14:textId="77777777" w:rsidR="00F728D8" w:rsidRPr="00E805E6" w:rsidRDefault="00F728D8" w:rsidP="00F728D8">
      <w:pPr>
        <w:snapToGrid w:val="0"/>
      </w:pPr>
      <w:r w:rsidRPr="00E805E6">
        <w:t>Section 7.3.1.2.2 of TS38.212</w:t>
      </w:r>
    </w:p>
    <w:p w14:paraId="4E2D4CB5" w14:textId="77777777" w:rsidR="00F728D8" w:rsidRDefault="00F728D8" w:rsidP="00F728D8">
      <w:pPr>
        <w:snapToGrid w:val="0"/>
      </w:pPr>
      <w:r>
        <w:t>…</w:t>
      </w:r>
    </w:p>
    <w:p w14:paraId="3AE488C8" w14:textId="77777777" w:rsidR="00F728D8" w:rsidRPr="006462A9" w:rsidRDefault="00F728D8" w:rsidP="00017304">
      <w:pPr>
        <w:pStyle w:val="ListParagraph"/>
        <w:numPr>
          <w:ilvl w:val="0"/>
          <w:numId w:val="222"/>
        </w:numPr>
        <w:overflowPunct/>
        <w:autoSpaceDE/>
        <w:autoSpaceDN/>
        <w:adjustRightInd/>
        <w:spacing w:after="0"/>
        <w:contextualSpacing w:val="0"/>
        <w:textAlignment w:val="auto"/>
        <w:rPr>
          <w:color w:val="000000"/>
          <w:lang w:val="en-US"/>
        </w:rPr>
      </w:pPr>
      <w:r w:rsidRPr="006462A9">
        <w:rPr>
          <w:rFonts w:hint="eastAsia"/>
          <w:color w:val="000000"/>
          <w:lang w:val="en-US"/>
        </w:rPr>
        <w:t xml:space="preserve">DMRS sequence initialization </w:t>
      </w:r>
      <w:r w:rsidRPr="006462A9">
        <w:rPr>
          <w:color w:val="000000"/>
          <w:lang w:val="en-US"/>
        </w:rPr>
        <w:t>–</w:t>
      </w:r>
      <w:r w:rsidRPr="006462A9">
        <w:rPr>
          <w:rFonts w:hint="eastAsia"/>
          <w:color w:val="000000"/>
          <w:lang w:val="en-US"/>
        </w:rPr>
        <w:t xml:space="preserve"> 1</w:t>
      </w:r>
      <w:r w:rsidRPr="006462A9">
        <w:rPr>
          <w:color w:val="000000"/>
          <w:lang w:val="en-US"/>
        </w:rPr>
        <w:t xml:space="preserve"> bit</w:t>
      </w:r>
      <w:r w:rsidRPr="006462A9">
        <w:rPr>
          <w:rFonts w:hint="eastAsia"/>
          <w:color w:val="000000"/>
          <w:lang w:val="en-US"/>
        </w:rPr>
        <w:t xml:space="preserve"> if </w:t>
      </w:r>
      <w:r w:rsidRPr="006462A9">
        <w:rPr>
          <w:color w:val="000000"/>
          <w:lang w:val="en-US"/>
        </w:rPr>
        <w:t>transform precoding is enabled</w:t>
      </w:r>
    </w:p>
    <w:p w14:paraId="6C603001" w14:textId="77777777" w:rsidR="00F728D8" w:rsidRPr="00431FFC" w:rsidRDefault="00F728D8" w:rsidP="00F728D8">
      <w:pPr>
        <w:rPr>
          <w:color w:val="FF0000"/>
          <w:u w:val="single"/>
        </w:rPr>
      </w:pPr>
      <w:r w:rsidRPr="00431FFC">
        <w:rPr>
          <w:color w:val="FF0000"/>
          <w:u w:val="single"/>
        </w:rPr>
        <w:t xml:space="preserve">If both transport blocks are enabled, transport block 1 and 2 are mapped to codeword 0 and 1 respectively. In case one of the transport blocks is disabled as specified in Subclause </w:t>
      </w:r>
      <w:r w:rsidRPr="00431FFC">
        <w:rPr>
          <w:rFonts w:hint="eastAsia"/>
          <w:color w:val="FF0000"/>
          <w:u w:val="single"/>
          <w:lang w:eastAsia="zh-CN"/>
        </w:rPr>
        <w:t>5.1.3.</w:t>
      </w:r>
      <w:r w:rsidRPr="00431FFC">
        <w:rPr>
          <w:color w:val="FF0000"/>
          <w:u w:val="single"/>
          <w:lang w:eastAsia="zh-CN"/>
        </w:rPr>
        <w:t>2</w:t>
      </w:r>
      <w:r w:rsidRPr="00431FFC">
        <w:rPr>
          <w:color w:val="FF0000"/>
          <w:u w:val="single"/>
        </w:rPr>
        <w:t xml:space="preserve"> of [</w:t>
      </w:r>
      <w:r w:rsidRPr="00431FFC">
        <w:rPr>
          <w:rFonts w:hint="eastAsia"/>
          <w:color w:val="FF0000"/>
          <w:u w:val="single"/>
          <w:lang w:eastAsia="zh-CN"/>
        </w:rPr>
        <w:t>6, TS</w:t>
      </w:r>
      <w:r w:rsidRPr="00431FFC">
        <w:rPr>
          <w:color w:val="FF0000"/>
          <w:u w:val="single"/>
          <w:lang w:eastAsia="zh-CN"/>
        </w:rPr>
        <w:t xml:space="preserve"> </w:t>
      </w:r>
      <w:r w:rsidRPr="00431FFC">
        <w:rPr>
          <w:rFonts w:hint="eastAsia"/>
          <w:color w:val="FF0000"/>
          <w:u w:val="single"/>
          <w:lang w:eastAsia="zh-CN"/>
        </w:rPr>
        <w:t>38.214</w:t>
      </w:r>
      <w:r w:rsidRPr="00431FFC">
        <w:rPr>
          <w:color w:val="FF0000"/>
          <w:u w:val="single"/>
        </w:rPr>
        <w:t>], the enabled transport block is mapped to codeword 0.</w:t>
      </w:r>
    </w:p>
    <w:p w14:paraId="411E7DEA" w14:textId="77777777" w:rsidR="00F728D8" w:rsidRDefault="00F728D8" w:rsidP="00F728D8">
      <w:pPr>
        <w:rPr>
          <w:lang w:eastAsia="x-none"/>
        </w:rPr>
      </w:pPr>
    </w:p>
    <w:p w14:paraId="49D1550C" w14:textId="77777777" w:rsidR="00F728D8" w:rsidRPr="00846888" w:rsidRDefault="00F728D8" w:rsidP="00F728D8">
      <w:r w:rsidRPr="00846888">
        <w:rPr>
          <w:highlight w:val="green"/>
        </w:rPr>
        <w:t>Agreement</w:t>
      </w:r>
    </w:p>
    <w:p w14:paraId="7EB87B6E" w14:textId="77777777" w:rsidR="00F728D8" w:rsidRDefault="00F728D8" w:rsidP="00F728D8">
      <w:r w:rsidRPr="00E805E6">
        <w:t>The term “rate matched” is not defined, hence we suggest replacing it with “not available for PDSCH” to align with section 5.1.4 terminology of TS 38.214.</w:t>
      </w:r>
    </w:p>
    <w:p w14:paraId="06643582" w14:textId="77777777" w:rsidR="00F728D8" w:rsidRPr="006462A9" w:rsidRDefault="00F728D8" w:rsidP="00017304">
      <w:pPr>
        <w:pStyle w:val="ListParagraph"/>
        <w:numPr>
          <w:ilvl w:val="0"/>
          <w:numId w:val="222"/>
        </w:numPr>
        <w:overflowPunct/>
        <w:autoSpaceDE/>
        <w:autoSpaceDN/>
        <w:adjustRightInd/>
        <w:spacing w:after="0"/>
        <w:contextualSpacing w:val="0"/>
        <w:textAlignment w:val="auto"/>
        <w:rPr>
          <w:color w:val="000000"/>
          <w:lang w:val="en-US"/>
        </w:rPr>
      </w:pPr>
      <w:r w:rsidRPr="006462A9">
        <w:rPr>
          <w:color w:val="000000"/>
          <w:lang w:val="en-US"/>
        </w:rPr>
        <w:t>Editor to make appropriate revision</w:t>
      </w:r>
    </w:p>
    <w:p w14:paraId="4D656A28" w14:textId="77777777" w:rsidR="00F728D8" w:rsidRDefault="00F728D8" w:rsidP="00F728D8">
      <w:pPr>
        <w:rPr>
          <w:lang w:eastAsia="x-none"/>
        </w:rPr>
      </w:pPr>
    </w:p>
    <w:p w14:paraId="46A667A2" w14:textId="77777777" w:rsidR="00F728D8" w:rsidRPr="00846888" w:rsidRDefault="00F728D8" w:rsidP="00F728D8">
      <w:pPr>
        <w:rPr>
          <w:lang w:eastAsia="x-none"/>
        </w:rPr>
      </w:pPr>
      <w:r w:rsidRPr="00846888">
        <w:rPr>
          <w:highlight w:val="green"/>
          <w:lang w:eastAsia="x-none"/>
        </w:rPr>
        <w:t>Agreement</w:t>
      </w:r>
    </w:p>
    <w:p w14:paraId="78E2894A" w14:textId="77777777" w:rsidR="00F728D8" w:rsidRPr="00781932" w:rsidRDefault="00F728D8" w:rsidP="00F728D8">
      <w:pPr>
        <w:spacing w:after="120"/>
      </w:pPr>
      <w:r w:rsidRPr="00781932">
        <w:t>Section 5.1.3.2 of TS38.214</w:t>
      </w:r>
    </w:p>
    <w:p w14:paraId="25B9DB1D" w14:textId="77777777" w:rsidR="00F728D8" w:rsidRPr="00781932" w:rsidRDefault="00F728D8" w:rsidP="00F728D8">
      <w:pPr>
        <w:rPr>
          <w:color w:val="000000"/>
        </w:rPr>
      </w:pPr>
      <w:r w:rsidRPr="00781932">
        <w:rPr>
          <w:color w:val="000000"/>
        </w:rPr>
        <w:t>…</w:t>
      </w:r>
    </w:p>
    <w:p w14:paraId="6617AB7E" w14:textId="77777777" w:rsidR="00F728D8" w:rsidRPr="00781932" w:rsidRDefault="00F728D8" w:rsidP="00F728D8">
      <w:pPr>
        <w:rPr>
          <w:rFonts w:eastAsia="Calibri"/>
          <w:color w:val="FF0000"/>
          <w:lang w:val="en-US"/>
        </w:rPr>
      </w:pPr>
      <w:r w:rsidRPr="00781932">
        <w:t xml:space="preserve">In case the higher layer parameter </w:t>
      </w:r>
      <w:r w:rsidRPr="00781932">
        <w:rPr>
          <w:i/>
          <w:iCs/>
        </w:rPr>
        <w:t xml:space="preserve">maxNrofCodeWordsScheduledByDCI </w:t>
      </w:r>
      <w:r w:rsidRPr="00781932">
        <w:t xml:space="preserve">indicates that two codeword transmission is enabled, then a transport block is disabled by DCI format 1_1 if </w:t>
      </w:r>
      <w:r w:rsidRPr="00781932">
        <w:rPr>
          <w:i/>
          <w:iCs/>
        </w:rPr>
        <w:t xml:space="preserve">IMCS </w:t>
      </w:r>
      <w:r w:rsidRPr="00781932">
        <w:t xml:space="preserve">= 26 and if </w:t>
      </w:r>
      <w:r w:rsidRPr="00781932">
        <w:rPr>
          <w:i/>
          <w:iCs/>
        </w:rPr>
        <w:t xml:space="preserve">rvid </w:t>
      </w:r>
      <w:r w:rsidRPr="00781932">
        <w:t xml:space="preserve">= 1for the corresponding transport block, otherwise the transport block is enabled. </w:t>
      </w:r>
      <w:r w:rsidRPr="00781932">
        <w:rPr>
          <w:color w:val="FF0000"/>
        </w:rPr>
        <w:t>If only one transport block is enabled, then the enabled transport block is always mapped to the first codeword.</w:t>
      </w:r>
    </w:p>
    <w:p w14:paraId="351AF750" w14:textId="77777777" w:rsidR="00F728D8" w:rsidRDefault="00F728D8" w:rsidP="00F728D8">
      <w:pPr>
        <w:rPr>
          <w:lang w:eastAsia="x-none"/>
        </w:rPr>
      </w:pPr>
    </w:p>
    <w:p w14:paraId="668E792C" w14:textId="77777777" w:rsidR="00F728D8" w:rsidRPr="00846888" w:rsidRDefault="00F728D8" w:rsidP="00F728D8">
      <w:pPr>
        <w:rPr>
          <w:lang w:eastAsia="x-none"/>
        </w:rPr>
      </w:pPr>
      <w:r w:rsidRPr="00846888">
        <w:rPr>
          <w:highlight w:val="green"/>
          <w:lang w:eastAsia="x-none"/>
        </w:rPr>
        <w:t>Agreement</w:t>
      </w:r>
    </w:p>
    <w:p w14:paraId="02CB8745" w14:textId="77777777" w:rsidR="00F728D8" w:rsidRPr="00EF7EB5" w:rsidRDefault="00F728D8" w:rsidP="00F728D8">
      <w:pPr>
        <w:pStyle w:val="maintext"/>
        <w:spacing w:before="0" w:after="0" w:line="240" w:lineRule="auto"/>
        <w:ind w:firstLineChars="0" w:firstLine="0"/>
        <w:jc w:val="left"/>
        <w:rPr>
          <w:lang w:val="en-US"/>
        </w:rPr>
      </w:pPr>
      <w:r w:rsidRPr="00EF7EB5">
        <w:rPr>
          <w:lang w:val="en-US"/>
        </w:rPr>
        <w:t>For PDSCH/PUSCH scrambling,</w:t>
      </w:r>
    </w:p>
    <w:p w14:paraId="55112653" w14:textId="77777777" w:rsidR="00F728D8" w:rsidRPr="00EF7EB5" w:rsidRDefault="00F728D8" w:rsidP="00017304">
      <w:pPr>
        <w:pStyle w:val="ListParagraph"/>
        <w:numPr>
          <w:ilvl w:val="0"/>
          <w:numId w:val="222"/>
        </w:numPr>
        <w:overflowPunct/>
        <w:autoSpaceDE/>
        <w:autoSpaceDN/>
        <w:adjustRightInd/>
        <w:spacing w:after="0"/>
        <w:contextualSpacing w:val="0"/>
        <w:textAlignment w:val="auto"/>
        <w:rPr>
          <w:lang w:val="en-US"/>
        </w:rPr>
      </w:pPr>
      <w:r w:rsidRPr="00EF7EB5">
        <w:rPr>
          <w:lang w:val="en-US"/>
        </w:rPr>
        <w:t>For DCI formats 1_1 and 0_1, the scrambling sequence initialization is done using the configured ID if the ID is provided by higher layers, otherwise using the default ID</w:t>
      </w:r>
    </w:p>
    <w:p w14:paraId="0DF82A34" w14:textId="77777777" w:rsidR="00F728D8" w:rsidRPr="00EF7EB5" w:rsidRDefault="00F728D8" w:rsidP="00017304">
      <w:pPr>
        <w:pStyle w:val="ListParagraph"/>
        <w:numPr>
          <w:ilvl w:val="0"/>
          <w:numId w:val="222"/>
        </w:numPr>
        <w:overflowPunct/>
        <w:autoSpaceDE/>
        <w:autoSpaceDN/>
        <w:adjustRightInd/>
        <w:spacing w:after="0"/>
        <w:contextualSpacing w:val="0"/>
        <w:textAlignment w:val="auto"/>
        <w:rPr>
          <w:lang w:val="en-US"/>
        </w:rPr>
      </w:pPr>
      <w:r w:rsidRPr="00EF7EB5">
        <w:rPr>
          <w:lang w:val="en-US"/>
        </w:rPr>
        <w:t>For DCI formats 0_0 and 1_0 with C-RNTI/CS-RNTI in USS, the scrambling sequence initialization is done using the configured ID if the ID is provided by higher layers, otherwise using the default ID</w:t>
      </w:r>
    </w:p>
    <w:p w14:paraId="0477D487" w14:textId="77777777" w:rsidR="00F728D8" w:rsidRPr="00EF7EB5" w:rsidRDefault="00F728D8" w:rsidP="00017304">
      <w:pPr>
        <w:pStyle w:val="ListParagraph"/>
        <w:numPr>
          <w:ilvl w:val="0"/>
          <w:numId w:val="222"/>
        </w:numPr>
        <w:overflowPunct/>
        <w:autoSpaceDE/>
        <w:autoSpaceDN/>
        <w:adjustRightInd/>
        <w:spacing w:after="0"/>
        <w:contextualSpacing w:val="0"/>
        <w:textAlignment w:val="auto"/>
        <w:rPr>
          <w:lang w:val="en-US"/>
        </w:rPr>
      </w:pPr>
      <w:r w:rsidRPr="00EF7EB5">
        <w:rPr>
          <w:lang w:val="en-US"/>
        </w:rPr>
        <w:t>For DCI 0_0 and 1_0 in CSS, the scrambling sequence initialization is done using the default ID</w:t>
      </w:r>
    </w:p>
    <w:p w14:paraId="0420E509" w14:textId="77777777" w:rsidR="00F728D8" w:rsidRDefault="00F728D8" w:rsidP="00F728D8">
      <w:pPr>
        <w:rPr>
          <w:lang w:eastAsia="x-none"/>
        </w:rPr>
      </w:pPr>
    </w:p>
    <w:p w14:paraId="7CFF4143" w14:textId="415CEBD0" w:rsidR="00F728D8" w:rsidRPr="00846888" w:rsidRDefault="0058452E" w:rsidP="00F728D8">
      <w:pPr>
        <w:rPr>
          <w:b/>
          <w:lang w:eastAsia="x-none"/>
        </w:rPr>
      </w:pPr>
      <w:hyperlink r:id="rId951" w:history="1">
        <w:r w:rsidR="000F2B08" w:rsidRPr="00846888">
          <w:rPr>
            <w:rStyle w:val="Hyperlink"/>
            <w:b/>
            <w:lang w:eastAsia="x-none"/>
          </w:rPr>
          <w:t>R1-1806038</w:t>
        </w:r>
      </w:hyperlink>
      <w:r w:rsidR="00F728D8" w:rsidRPr="00846888">
        <w:rPr>
          <w:b/>
          <w:lang w:eastAsia="x-none"/>
        </w:rPr>
        <w:tab/>
        <w:t>Remaining issues on layer mapping</w:t>
      </w:r>
      <w:r w:rsidR="00F728D8" w:rsidRPr="00846888">
        <w:rPr>
          <w:b/>
          <w:lang w:eastAsia="x-none"/>
        </w:rPr>
        <w:tab/>
        <w:t>vivo</w:t>
      </w:r>
    </w:p>
    <w:p w14:paraId="6777B3FA" w14:textId="33A4098F" w:rsidR="00F728D8" w:rsidRDefault="0058452E" w:rsidP="00F728D8">
      <w:pPr>
        <w:rPr>
          <w:lang w:eastAsia="x-none"/>
        </w:rPr>
      </w:pPr>
      <w:hyperlink r:id="rId952" w:history="1">
        <w:r w:rsidR="000F2B08">
          <w:rPr>
            <w:rStyle w:val="Hyperlink"/>
            <w:lang w:eastAsia="x-none"/>
          </w:rPr>
          <w:t>R1-1806210</w:t>
        </w:r>
      </w:hyperlink>
      <w:r w:rsidR="00F728D8">
        <w:rPr>
          <w:lang w:eastAsia="x-none"/>
        </w:rPr>
        <w:tab/>
        <w:t>Remaining issues on codeword mapping and data scrambling</w:t>
      </w:r>
      <w:r w:rsidR="00F728D8">
        <w:rPr>
          <w:lang w:eastAsia="x-none"/>
        </w:rPr>
        <w:tab/>
        <w:t>Ericsson</w:t>
      </w:r>
    </w:p>
    <w:p w14:paraId="76407BC6" w14:textId="5BC25547" w:rsidR="00F728D8" w:rsidRDefault="0058452E" w:rsidP="00F728D8">
      <w:pPr>
        <w:rPr>
          <w:lang w:eastAsia="x-none"/>
        </w:rPr>
      </w:pPr>
      <w:hyperlink r:id="rId953" w:history="1">
        <w:r w:rsidR="000F2B08">
          <w:rPr>
            <w:rStyle w:val="Hyperlink"/>
            <w:lang w:eastAsia="x-none"/>
          </w:rPr>
          <w:t>R1-1806275</w:t>
        </w:r>
      </w:hyperlink>
      <w:r w:rsidR="00F728D8">
        <w:rPr>
          <w:lang w:eastAsia="x-none"/>
        </w:rPr>
        <w:tab/>
        <w:t>Remaining issues on codeword mapping</w:t>
      </w:r>
      <w:r w:rsidR="00F728D8">
        <w:rPr>
          <w:lang w:eastAsia="x-none"/>
        </w:rPr>
        <w:tab/>
        <w:t>CATT</w:t>
      </w:r>
    </w:p>
    <w:p w14:paraId="22D941BC" w14:textId="6A993530" w:rsidR="00F728D8" w:rsidRDefault="0058452E" w:rsidP="00F728D8">
      <w:pPr>
        <w:rPr>
          <w:lang w:eastAsia="x-none"/>
        </w:rPr>
      </w:pPr>
      <w:hyperlink r:id="rId954" w:history="1">
        <w:r w:rsidR="000F2B08">
          <w:rPr>
            <w:rStyle w:val="Hyperlink"/>
            <w:lang w:eastAsia="x-none"/>
          </w:rPr>
          <w:t>R1-1806942</w:t>
        </w:r>
      </w:hyperlink>
      <w:r w:rsidR="00F728D8">
        <w:rPr>
          <w:lang w:eastAsia="x-none"/>
        </w:rPr>
        <w:tab/>
        <w:t>Open issue on codeword mapping</w:t>
      </w:r>
      <w:r w:rsidR="00F728D8">
        <w:rPr>
          <w:lang w:eastAsia="x-none"/>
        </w:rPr>
        <w:tab/>
        <w:t>Sharp</w:t>
      </w:r>
    </w:p>
    <w:p w14:paraId="4BE4FBA2" w14:textId="648376FC" w:rsidR="00F728D8" w:rsidRDefault="0058452E" w:rsidP="00F728D8">
      <w:pPr>
        <w:rPr>
          <w:lang w:eastAsia="x-none"/>
        </w:rPr>
      </w:pPr>
      <w:hyperlink r:id="rId955" w:history="1">
        <w:r w:rsidR="000F2B08">
          <w:rPr>
            <w:rStyle w:val="Hyperlink"/>
            <w:lang w:eastAsia="x-none"/>
          </w:rPr>
          <w:t>R1-1806975</w:t>
        </w:r>
      </w:hyperlink>
      <w:r w:rsidR="00F728D8">
        <w:rPr>
          <w:lang w:eastAsia="x-none"/>
        </w:rPr>
        <w:tab/>
        <w:t>Remaining Issues of Codeword Mapping</w:t>
      </w:r>
      <w:r w:rsidR="00F728D8">
        <w:rPr>
          <w:lang w:eastAsia="x-none"/>
        </w:rPr>
        <w:tab/>
        <w:t>AT&amp;T</w:t>
      </w:r>
    </w:p>
    <w:p w14:paraId="2A965E87" w14:textId="77777777" w:rsidR="00F728D8" w:rsidRDefault="00F728D8" w:rsidP="00C247BA">
      <w:pPr>
        <w:pStyle w:val="Heading5"/>
      </w:pPr>
      <w:bookmarkStart w:id="393" w:name="_Toc516232600"/>
      <w:r>
        <w:t>C</w:t>
      </w:r>
      <w:r w:rsidRPr="004B0D61">
        <w:t>odebook based transmission for UL</w:t>
      </w:r>
      <w:bookmarkEnd w:id="393"/>
      <w:r w:rsidRPr="004B0D61">
        <w:t xml:space="preserve"> </w:t>
      </w:r>
    </w:p>
    <w:p w14:paraId="65B5315D" w14:textId="2B9130CE" w:rsidR="00F728D8" w:rsidRPr="00846888" w:rsidRDefault="0058452E" w:rsidP="00F728D8">
      <w:pPr>
        <w:rPr>
          <w:b/>
          <w:lang w:eastAsia="x-none"/>
        </w:rPr>
      </w:pPr>
      <w:hyperlink r:id="rId956" w:history="1">
        <w:r w:rsidR="000F2B08" w:rsidRPr="00846888">
          <w:rPr>
            <w:rStyle w:val="Hyperlink"/>
            <w:b/>
          </w:rPr>
          <w:t>R1-1807669</w:t>
        </w:r>
      </w:hyperlink>
      <w:r w:rsidR="00F728D8" w:rsidRPr="00846888">
        <w:rPr>
          <w:b/>
          <w:lang w:eastAsia="x-none"/>
        </w:rPr>
        <w:tab/>
        <w:t>Summary on Codebook Based UL Transmission</w:t>
      </w:r>
      <w:r w:rsidR="00F728D8" w:rsidRPr="00846888">
        <w:rPr>
          <w:b/>
          <w:lang w:eastAsia="x-none"/>
        </w:rPr>
        <w:tab/>
        <w:t>Intel</w:t>
      </w:r>
    </w:p>
    <w:p w14:paraId="7333B232" w14:textId="77777777" w:rsidR="00F728D8" w:rsidRDefault="00F728D8" w:rsidP="00F728D8">
      <w:pPr>
        <w:rPr>
          <w:lang w:eastAsia="x-none"/>
        </w:rPr>
      </w:pPr>
    </w:p>
    <w:p w14:paraId="21481A35" w14:textId="77777777" w:rsidR="00F728D8" w:rsidRPr="00846888" w:rsidRDefault="00F728D8" w:rsidP="00F728D8">
      <w:pPr>
        <w:rPr>
          <w:lang w:eastAsia="x-none"/>
        </w:rPr>
      </w:pPr>
      <w:r w:rsidRPr="00846888">
        <w:rPr>
          <w:highlight w:val="green"/>
          <w:lang w:eastAsia="x-none"/>
        </w:rPr>
        <w:t>Agreement</w:t>
      </w:r>
    </w:p>
    <w:p w14:paraId="66222869" w14:textId="77777777" w:rsidR="00F728D8" w:rsidRPr="00846888" w:rsidRDefault="00F728D8" w:rsidP="00846888">
      <w:pPr>
        <w:pStyle w:val="ListParagraph"/>
        <w:numPr>
          <w:ilvl w:val="0"/>
          <w:numId w:val="59"/>
        </w:numPr>
        <w:jc w:val="both"/>
        <w:rPr>
          <w:rFonts w:eastAsia="Malgun Gothic"/>
          <w:lang w:eastAsia="zh-CN"/>
        </w:rPr>
      </w:pPr>
      <w:r w:rsidRPr="00846888">
        <w:rPr>
          <w:rFonts w:eastAsia="Malgun Gothic"/>
          <w:lang w:eastAsia="zh-CN"/>
        </w:rPr>
        <w:t>Support number of SRS resources for codebook based transmission as a UE capability</w:t>
      </w:r>
    </w:p>
    <w:p w14:paraId="47753716" w14:textId="77777777" w:rsidR="00F728D8" w:rsidRDefault="00F728D8" w:rsidP="00F728D8">
      <w:pPr>
        <w:rPr>
          <w:lang w:eastAsia="x-none"/>
        </w:rPr>
      </w:pPr>
    </w:p>
    <w:p w14:paraId="76CF12E4" w14:textId="5BE58AA6" w:rsidR="00F728D8" w:rsidRPr="0081593A" w:rsidRDefault="0058452E" w:rsidP="00F728D8">
      <w:pPr>
        <w:rPr>
          <w:b/>
          <w:lang w:eastAsia="x-none"/>
        </w:rPr>
      </w:pPr>
      <w:hyperlink r:id="rId957" w:history="1">
        <w:r w:rsidR="000F2B08">
          <w:rPr>
            <w:rStyle w:val="Hyperlink"/>
            <w:b/>
          </w:rPr>
          <w:t>R1-1807768</w:t>
        </w:r>
      </w:hyperlink>
      <w:r w:rsidR="00F728D8" w:rsidRPr="0081593A">
        <w:rPr>
          <w:b/>
          <w:lang w:eastAsia="x-none"/>
        </w:rPr>
        <w:tab/>
        <w:t>Way Forward on PUSCH Power Scaling in UL Power Control</w:t>
      </w:r>
      <w:r w:rsidR="00F728D8" w:rsidRPr="0081593A">
        <w:rPr>
          <w:b/>
          <w:lang w:eastAsia="x-none"/>
        </w:rPr>
        <w:tab/>
        <w:t>Ericsson, Samsung, DOCOMO, CATT</w:t>
      </w:r>
    </w:p>
    <w:p w14:paraId="0114B51C" w14:textId="77777777" w:rsidR="00F728D8" w:rsidRDefault="00F728D8" w:rsidP="00F728D8">
      <w:pPr>
        <w:rPr>
          <w:lang w:eastAsia="x-none"/>
        </w:rPr>
      </w:pPr>
      <w:r>
        <w:rPr>
          <w:lang w:eastAsia="x-none"/>
        </w:rPr>
        <w:t>Also supported by KDDI</w:t>
      </w:r>
    </w:p>
    <w:p w14:paraId="1274A574" w14:textId="77777777" w:rsidR="00F728D8" w:rsidRDefault="00F728D8" w:rsidP="00F728D8">
      <w:pPr>
        <w:rPr>
          <w:lang w:eastAsia="x-none"/>
        </w:rPr>
      </w:pPr>
    </w:p>
    <w:p w14:paraId="1FFC020D" w14:textId="77777777" w:rsidR="00F728D8" w:rsidRPr="00846888" w:rsidRDefault="00F728D8" w:rsidP="00F728D8">
      <w:pPr>
        <w:rPr>
          <w:lang w:val="en-US" w:eastAsia="x-none"/>
        </w:rPr>
      </w:pPr>
      <w:r w:rsidRPr="00846888">
        <w:rPr>
          <w:highlight w:val="green"/>
          <w:lang w:val="en-US" w:eastAsia="x-none"/>
        </w:rPr>
        <w:t>Agreement</w:t>
      </w:r>
    </w:p>
    <w:p w14:paraId="21E76076" w14:textId="77777777" w:rsidR="00F728D8" w:rsidRPr="00BE198C" w:rsidRDefault="00F728D8" w:rsidP="00F728D8">
      <w:pPr>
        <w:jc w:val="both"/>
        <w:rPr>
          <w:kern w:val="2"/>
          <w:szCs w:val="20"/>
          <w:lang w:val="en-US"/>
        </w:rPr>
      </w:pPr>
      <w:r w:rsidRPr="00BE198C">
        <w:rPr>
          <w:kern w:val="2"/>
          <w:szCs w:val="20"/>
          <w:lang w:val="en-US"/>
        </w:rPr>
        <w:lastRenderedPageBreak/>
        <w:t>Adopt the following TP for 38.214</w:t>
      </w:r>
    </w:p>
    <w:p w14:paraId="446C65BF" w14:textId="77777777" w:rsidR="00F728D8" w:rsidRPr="006462A9" w:rsidRDefault="00F728D8" w:rsidP="00F728D8">
      <w:pPr>
        <w:jc w:val="both"/>
        <w:rPr>
          <w:b/>
          <w:kern w:val="2"/>
          <w:szCs w:val="20"/>
          <w:lang w:val="en-US"/>
        </w:rPr>
      </w:pPr>
      <w:r w:rsidRPr="006462A9">
        <w:rPr>
          <w:b/>
          <w:kern w:val="2"/>
          <w:szCs w:val="20"/>
          <w:lang w:val="en-US"/>
        </w:rPr>
        <w:t>6.1.1.1</w:t>
      </w:r>
      <w:r w:rsidRPr="006462A9">
        <w:rPr>
          <w:b/>
          <w:kern w:val="2"/>
          <w:szCs w:val="20"/>
          <w:lang w:val="en-US"/>
        </w:rPr>
        <w:tab/>
        <w:t>Codebook based UL transmission</w:t>
      </w:r>
    </w:p>
    <w:p w14:paraId="0D882E8A" w14:textId="77777777" w:rsidR="00F728D8" w:rsidRPr="0048482F" w:rsidRDefault="00F728D8" w:rsidP="00F728D8">
      <w:pPr>
        <w:rPr>
          <w:color w:val="000000"/>
        </w:rPr>
      </w:pPr>
      <w:r w:rsidRPr="0048482F">
        <w:rPr>
          <w:color w:val="000000"/>
        </w:rPr>
        <w:t xml:space="preserve">For codebook based transmission, </w:t>
      </w:r>
      <w:r w:rsidRPr="004D663C">
        <w:rPr>
          <w:b/>
          <w:color w:val="FF0000"/>
        </w:rPr>
        <w:t>if PUSCH is scheduled by DCI format 0_1,</w:t>
      </w:r>
      <w:r w:rsidRPr="004D663C">
        <w:rPr>
          <w:color w:val="FF0000"/>
        </w:rPr>
        <w:t xml:space="preserve"> </w:t>
      </w:r>
      <w:r w:rsidRPr="0048482F">
        <w:rPr>
          <w:color w:val="000000"/>
        </w:rPr>
        <w:t>the UE determines its PUSCH transmission precoder based on SRI, T</w:t>
      </w:r>
      <w:r>
        <w:rPr>
          <w:color w:val="000000"/>
        </w:rPr>
        <w:t>PM</w:t>
      </w:r>
      <w:r w:rsidRPr="0048482F">
        <w:rPr>
          <w:color w:val="000000"/>
        </w:rPr>
        <w:t xml:space="preserve">I and </w:t>
      </w:r>
      <w:r>
        <w:rPr>
          <w:color w:val="000000"/>
        </w:rPr>
        <w:t xml:space="preserve">the transmission rank </w:t>
      </w:r>
      <w:r w:rsidRPr="0048482F">
        <w:rPr>
          <w:color w:val="000000"/>
        </w:rPr>
        <w:t xml:space="preserve">from the DCI, </w:t>
      </w:r>
      <w:r w:rsidRPr="00317183">
        <w:rPr>
          <w:color w:val="000000"/>
        </w:rPr>
        <w:t xml:space="preserve">given by DCI fields of SRS resource indicator and Precoding information and number of layers in subclause 7.3.1.1.2 of [TS 38.212], </w:t>
      </w:r>
      <w:r w:rsidRPr="0048482F">
        <w:rPr>
          <w:color w:val="000000"/>
        </w:rPr>
        <w:t xml:space="preserve">where the TPMI is used to indicate the precoder </w:t>
      </w:r>
      <w:r>
        <w:rPr>
          <w:color w:val="000000"/>
        </w:rPr>
        <w:t xml:space="preserve">to be applied </w:t>
      </w:r>
      <w:r w:rsidRPr="0048482F">
        <w:rPr>
          <w:color w:val="000000"/>
        </w:rPr>
        <w:t xml:space="preserve">over the </w:t>
      </w:r>
      <w:r>
        <w:rPr>
          <w:color w:val="000000"/>
        </w:rPr>
        <w:t>antenna</w:t>
      </w:r>
      <w:r w:rsidRPr="0048482F">
        <w:rPr>
          <w:color w:val="000000"/>
        </w:rPr>
        <w:t xml:space="preserve"> ports </w:t>
      </w:r>
      <w:r>
        <w:rPr>
          <w:color w:val="000000"/>
        </w:rPr>
        <w:t>{0…</w:t>
      </w:r>
      <w:r w:rsidRPr="00317183">
        <w:rPr>
          <w:i/>
          <w:color w:val="000000"/>
        </w:rPr>
        <w:t>ν</w:t>
      </w:r>
      <w:r>
        <w:rPr>
          <w:color w:val="000000"/>
        </w:rPr>
        <w:t xml:space="preserve">-1} and that corresponds to </w:t>
      </w:r>
      <w:r w:rsidRPr="0048482F">
        <w:rPr>
          <w:color w:val="000000"/>
        </w:rPr>
        <w:t xml:space="preserve">the SRS resource </w:t>
      </w:r>
      <w:r>
        <w:rPr>
          <w:color w:val="000000"/>
        </w:rPr>
        <w:t xml:space="preserve">selected </w:t>
      </w:r>
      <w:r w:rsidRPr="0048482F">
        <w:rPr>
          <w:color w:val="000000"/>
        </w:rPr>
        <w:t xml:space="preserve">by the SRI when multiple SRS resources are configured, or if a single SRS resource is configured TPMI is used to indicate the precoder </w:t>
      </w:r>
      <w:r>
        <w:rPr>
          <w:color w:val="000000"/>
        </w:rPr>
        <w:t xml:space="preserve">to be applied </w:t>
      </w:r>
      <w:r w:rsidRPr="0048482F">
        <w:rPr>
          <w:color w:val="000000"/>
        </w:rPr>
        <w:t xml:space="preserve">over the </w:t>
      </w:r>
      <w:r>
        <w:rPr>
          <w:color w:val="000000"/>
        </w:rPr>
        <w:t>antenna</w:t>
      </w:r>
      <w:r w:rsidRPr="0048482F">
        <w:rPr>
          <w:color w:val="000000"/>
        </w:rPr>
        <w:t xml:space="preserve"> ports</w:t>
      </w:r>
      <w:r>
        <w:rPr>
          <w:color w:val="000000"/>
        </w:rPr>
        <w:t xml:space="preserve"> {0…</w:t>
      </w:r>
      <w:r w:rsidRPr="00317183">
        <w:rPr>
          <w:i/>
          <w:color w:val="000000"/>
        </w:rPr>
        <w:t>ν</w:t>
      </w:r>
      <w:r>
        <w:rPr>
          <w:color w:val="000000"/>
        </w:rPr>
        <w:t>-1} that correspond to the SRS resource</w:t>
      </w:r>
      <w:r w:rsidRPr="0048482F">
        <w:rPr>
          <w:color w:val="000000"/>
        </w:rPr>
        <w:t>. The transmission precoder is selected from the uplink codebook</w:t>
      </w:r>
      <w:r>
        <w:rPr>
          <w:color w:val="000000"/>
        </w:rPr>
        <w:t xml:space="preserve"> </w:t>
      </w:r>
      <w:r w:rsidRPr="00B926C1">
        <w:rPr>
          <w:color w:val="000000"/>
        </w:rPr>
        <w:t xml:space="preserve">that has a number of antenna ports equal to higher layer parameter </w:t>
      </w:r>
      <w:r w:rsidRPr="00B926C1">
        <w:rPr>
          <w:i/>
          <w:color w:val="000000"/>
        </w:rPr>
        <w:t>nrofSRS-Ports</w:t>
      </w:r>
      <w:r w:rsidRPr="00B926C1">
        <w:rPr>
          <w:color w:val="000000"/>
        </w:rPr>
        <w:t xml:space="preserve"> in SRS-Config</w:t>
      </w:r>
      <w:r w:rsidRPr="0048482F">
        <w:rPr>
          <w:color w:val="000000"/>
        </w:rPr>
        <w:t>, as defined in Subclause 6.3.1.5 of [4, TS 38.211].</w:t>
      </w:r>
      <w:r>
        <w:rPr>
          <w:color w:val="000000"/>
        </w:rPr>
        <w:t xml:space="preserve"> When the UE is configured with the higher layer parameter </w:t>
      </w:r>
      <w:r w:rsidRPr="00C838B4">
        <w:rPr>
          <w:i/>
          <w:color w:val="000000"/>
        </w:rPr>
        <w:t>txConfig</w:t>
      </w:r>
      <w:r>
        <w:rPr>
          <w:color w:val="000000"/>
        </w:rPr>
        <w:t xml:space="preserve"> set to 'codebook', the UE is configured with at least one SRS resource. </w:t>
      </w:r>
      <w:r w:rsidRPr="00EE09A2">
        <w:rPr>
          <w:color w:val="000000"/>
        </w:rPr>
        <w:t xml:space="preserve">The indicated SRI </w:t>
      </w:r>
      <w:r>
        <w:rPr>
          <w:color w:val="000000"/>
        </w:rPr>
        <w:t xml:space="preserve">in slot </w:t>
      </w:r>
      <w:r w:rsidRPr="000A4735">
        <w:rPr>
          <w:i/>
          <w:color w:val="000000"/>
        </w:rPr>
        <w:t>n</w:t>
      </w:r>
      <w:r>
        <w:rPr>
          <w:color w:val="000000"/>
        </w:rPr>
        <w:t xml:space="preserve"> </w:t>
      </w:r>
      <w:r w:rsidRPr="00EE09A2">
        <w:rPr>
          <w:color w:val="000000"/>
        </w:rPr>
        <w:t>is associated with the most recent transmission of SRS resource identified by the SRI</w:t>
      </w:r>
      <w:r>
        <w:rPr>
          <w:color w:val="000000"/>
        </w:rPr>
        <w:t xml:space="preserve">, where the SRS resource is prior to the PDCCH carrying the SRI before slot </w:t>
      </w:r>
      <w:r w:rsidRPr="000A4735">
        <w:rPr>
          <w:i/>
          <w:color w:val="000000"/>
        </w:rPr>
        <w:t>n</w:t>
      </w:r>
      <w:r>
        <w:rPr>
          <w:color w:val="000000"/>
        </w:rPr>
        <w:t>.</w:t>
      </w:r>
    </w:p>
    <w:p w14:paraId="3C6E0D58" w14:textId="77777777" w:rsidR="00F728D8" w:rsidRPr="00825E03" w:rsidRDefault="00F728D8" w:rsidP="00F728D8">
      <w:pPr>
        <w:rPr>
          <w:lang w:eastAsia="x-none"/>
        </w:rPr>
      </w:pPr>
    </w:p>
    <w:p w14:paraId="6502BF0F" w14:textId="77777777" w:rsidR="00F728D8" w:rsidRPr="00846888" w:rsidRDefault="00F728D8" w:rsidP="00F728D8">
      <w:pPr>
        <w:rPr>
          <w:lang w:val="en-US" w:eastAsia="x-none"/>
        </w:rPr>
      </w:pPr>
      <w:r w:rsidRPr="00846888">
        <w:rPr>
          <w:highlight w:val="green"/>
          <w:lang w:val="en-US" w:eastAsia="x-none"/>
        </w:rPr>
        <w:t>Agreement</w:t>
      </w:r>
      <w:r w:rsidRPr="00846888">
        <w:rPr>
          <w:lang w:val="en-US" w:eastAsia="x-none"/>
        </w:rPr>
        <w:t xml:space="preserve"> </w:t>
      </w:r>
    </w:p>
    <w:p w14:paraId="35689757" w14:textId="77777777" w:rsidR="00F728D8" w:rsidRPr="006462A9" w:rsidRDefault="00F728D8" w:rsidP="00F728D8">
      <w:pPr>
        <w:jc w:val="both"/>
        <w:rPr>
          <w:kern w:val="2"/>
          <w:szCs w:val="20"/>
          <w:lang w:val="en-US"/>
        </w:rPr>
      </w:pPr>
      <w:r w:rsidRPr="006462A9">
        <w:rPr>
          <w:kern w:val="2"/>
          <w:szCs w:val="20"/>
          <w:lang w:val="en-US"/>
        </w:rPr>
        <w:t>Adopt the following TP for 38.214.</w:t>
      </w:r>
    </w:p>
    <w:p w14:paraId="0882A5DF" w14:textId="77777777" w:rsidR="00F728D8" w:rsidRPr="006462A9" w:rsidRDefault="00F728D8" w:rsidP="00F728D8">
      <w:pPr>
        <w:jc w:val="both"/>
        <w:rPr>
          <w:b/>
          <w:kern w:val="2"/>
          <w:szCs w:val="20"/>
          <w:lang w:val="en-US"/>
        </w:rPr>
      </w:pPr>
      <w:r w:rsidRPr="006462A9">
        <w:rPr>
          <w:b/>
          <w:kern w:val="2"/>
          <w:szCs w:val="20"/>
          <w:lang w:val="en-US"/>
        </w:rPr>
        <w:t>6.1.1.1</w:t>
      </w:r>
      <w:r w:rsidRPr="006462A9">
        <w:rPr>
          <w:b/>
          <w:kern w:val="2"/>
          <w:szCs w:val="20"/>
          <w:lang w:val="en-US"/>
        </w:rPr>
        <w:tab/>
        <w:t>Codebook based UL transmission</w:t>
      </w:r>
    </w:p>
    <w:p w14:paraId="17221782" w14:textId="77777777" w:rsidR="00F728D8" w:rsidRPr="00D92C4F" w:rsidRDefault="00F728D8" w:rsidP="00F728D8">
      <w:pPr>
        <w:rPr>
          <w:rFonts w:eastAsia="DengXian"/>
          <w:color w:val="000000"/>
        </w:rPr>
      </w:pPr>
      <w:r w:rsidRPr="00D92C4F">
        <w:rPr>
          <w:rFonts w:eastAsia="DengXian"/>
          <w:color w:val="000000"/>
        </w:rPr>
        <w:t xml:space="preserve">A UE shall not expect to be configured with the higher layer parameter </w:t>
      </w:r>
      <w:r w:rsidRPr="00D92C4F">
        <w:rPr>
          <w:rFonts w:eastAsia="DengXian"/>
          <w:i/>
        </w:rPr>
        <w:t>codebookSubset</w:t>
      </w:r>
      <w:r w:rsidRPr="00D92C4F">
        <w:rPr>
          <w:rFonts w:eastAsia="DengXian"/>
          <w:color w:val="000000"/>
        </w:rPr>
        <w:t xml:space="preserve"> set to </w:t>
      </w:r>
      <w:r w:rsidRPr="00D92C4F">
        <w:rPr>
          <w:rFonts w:eastAsia="Malgun Gothic"/>
          <w:i/>
          <w:lang w:eastAsia="zh-CN"/>
        </w:rPr>
        <w:t>'</w:t>
      </w:r>
      <w:r w:rsidRPr="00D92C4F">
        <w:rPr>
          <w:rFonts w:eastAsia="DengXian"/>
          <w:color w:val="000000"/>
        </w:rPr>
        <w:t xml:space="preserve">partialAndNonCoherent' when higher layer parameter </w:t>
      </w:r>
      <w:r w:rsidRPr="00D92C4F">
        <w:rPr>
          <w:rFonts w:eastAsia="DengXian"/>
          <w:i/>
          <w:color w:val="000000"/>
        </w:rPr>
        <w:t>nrofSRS-Ports</w:t>
      </w:r>
      <w:r w:rsidRPr="00D92C4F">
        <w:rPr>
          <w:rFonts w:eastAsia="DengXian"/>
          <w:color w:val="000000"/>
        </w:rPr>
        <w:t xml:space="preserve"> in </w:t>
      </w:r>
      <w:r w:rsidRPr="007D4791">
        <w:rPr>
          <w:rFonts w:eastAsia="DengXian"/>
          <w:b/>
          <w:i/>
          <w:iCs/>
          <w:color w:val="FF0000"/>
        </w:rPr>
        <w:t>SRS-ResourceSet</w:t>
      </w:r>
      <w:r w:rsidRPr="007D4791">
        <w:rPr>
          <w:rFonts w:eastAsia="DengXian" w:hint="eastAsia"/>
          <w:b/>
          <w:i/>
          <w:iCs/>
          <w:color w:val="FF0000"/>
          <w:lang w:eastAsia="zh-CN"/>
        </w:rPr>
        <w:t xml:space="preserve"> </w:t>
      </w:r>
      <w:r w:rsidRPr="007D4791">
        <w:rPr>
          <w:rFonts w:eastAsia="DengXian" w:hint="eastAsia"/>
          <w:b/>
          <w:iCs/>
          <w:color w:val="FF0000"/>
          <w:lang w:eastAsia="zh-CN"/>
        </w:rPr>
        <w:t>with</w:t>
      </w:r>
      <w:r w:rsidRPr="007D4791">
        <w:rPr>
          <w:rFonts w:eastAsia="DengXian" w:hint="eastAsia"/>
          <w:b/>
          <w:i/>
          <w:iCs/>
          <w:color w:val="FF0000"/>
          <w:lang w:eastAsia="zh-CN"/>
        </w:rPr>
        <w:t xml:space="preserve"> usage </w:t>
      </w:r>
      <w:r>
        <w:rPr>
          <w:rFonts w:eastAsia="DengXian"/>
          <w:b/>
          <w:iCs/>
          <w:color w:val="FF0000"/>
          <w:lang w:eastAsia="zh-CN"/>
        </w:rPr>
        <w:t>set</w:t>
      </w:r>
      <w:r>
        <w:rPr>
          <w:rFonts w:eastAsia="DengXian" w:hint="eastAsia"/>
          <w:b/>
          <w:iCs/>
          <w:color w:val="FF0000"/>
          <w:lang w:eastAsia="zh-CN"/>
        </w:rPr>
        <w:t xml:space="preserve"> to </w:t>
      </w:r>
      <w:r w:rsidRPr="007D4791">
        <w:rPr>
          <w:rFonts w:eastAsia="DengXian"/>
          <w:b/>
          <w:i/>
          <w:iCs/>
          <w:color w:val="FF0000"/>
          <w:lang w:eastAsia="zh-CN"/>
        </w:rPr>
        <w:t>”</w:t>
      </w:r>
      <w:r w:rsidRPr="007D4791">
        <w:rPr>
          <w:rFonts w:eastAsia="DengXian" w:hint="eastAsia"/>
          <w:b/>
          <w:i/>
          <w:iCs/>
          <w:color w:val="FF0000"/>
          <w:lang w:eastAsia="zh-CN"/>
        </w:rPr>
        <w:t>codeBook</w:t>
      </w:r>
      <w:r w:rsidRPr="007D4791">
        <w:rPr>
          <w:rFonts w:eastAsia="DengXian"/>
          <w:b/>
          <w:i/>
          <w:iCs/>
          <w:color w:val="FF0000"/>
          <w:lang w:eastAsia="zh-CN"/>
        </w:rPr>
        <w:t>”</w:t>
      </w:r>
      <w:r w:rsidRPr="00D92C4F">
        <w:rPr>
          <w:rFonts w:eastAsia="DengXian"/>
          <w:i/>
          <w:color w:val="000000"/>
        </w:rPr>
        <w:t xml:space="preserve"> </w:t>
      </w:r>
      <w:r w:rsidRPr="007D4791">
        <w:rPr>
          <w:rFonts w:eastAsia="DengXian"/>
          <w:i/>
          <w:strike/>
          <w:color w:val="000000"/>
        </w:rPr>
        <w:t>SRS-Config</w:t>
      </w:r>
      <w:r w:rsidRPr="00D92C4F">
        <w:rPr>
          <w:rFonts w:eastAsia="DengXian"/>
          <w:color w:val="000000"/>
        </w:rPr>
        <w:t xml:space="preserve"> indicates two SRS antenna ports are configured.</w:t>
      </w:r>
    </w:p>
    <w:p w14:paraId="11EC923F" w14:textId="77777777" w:rsidR="00F728D8" w:rsidRPr="00D92C4F" w:rsidRDefault="00F728D8" w:rsidP="00F728D8">
      <w:pPr>
        <w:rPr>
          <w:rFonts w:eastAsia="DengXian"/>
          <w:color w:val="000000"/>
        </w:rPr>
      </w:pPr>
      <w:r w:rsidRPr="00D92C4F">
        <w:rPr>
          <w:rFonts w:eastAsia="DengXian"/>
          <w:color w:val="000000"/>
        </w:rPr>
        <w:t xml:space="preserve">For codebook based transmission, the UE may be configured with a single </w:t>
      </w:r>
      <w:r w:rsidRPr="007D4791">
        <w:rPr>
          <w:rFonts w:eastAsia="DengXian"/>
          <w:b/>
          <w:i/>
          <w:iCs/>
          <w:color w:val="FF0000"/>
        </w:rPr>
        <w:t>SRS-ResourceSet</w:t>
      </w:r>
      <w:r w:rsidRPr="007D4791">
        <w:rPr>
          <w:rFonts w:eastAsia="DengXian" w:hint="eastAsia"/>
          <w:b/>
          <w:i/>
          <w:iCs/>
          <w:color w:val="FF0000"/>
          <w:lang w:eastAsia="zh-CN"/>
        </w:rPr>
        <w:t xml:space="preserve"> </w:t>
      </w:r>
      <w:r w:rsidRPr="007D4791">
        <w:rPr>
          <w:rFonts w:eastAsia="DengXian" w:hint="eastAsia"/>
          <w:b/>
          <w:iCs/>
          <w:color w:val="FF0000"/>
          <w:lang w:eastAsia="zh-CN"/>
        </w:rPr>
        <w:t>with</w:t>
      </w:r>
      <w:r w:rsidRPr="007D4791">
        <w:rPr>
          <w:rFonts w:eastAsia="DengXian" w:hint="eastAsia"/>
          <w:b/>
          <w:i/>
          <w:iCs/>
          <w:color w:val="FF0000"/>
          <w:lang w:eastAsia="zh-CN"/>
        </w:rPr>
        <w:t xml:space="preserve"> usage </w:t>
      </w:r>
      <w:r w:rsidRPr="007D4791">
        <w:rPr>
          <w:rFonts w:eastAsia="DengXian"/>
          <w:b/>
          <w:iCs/>
          <w:color w:val="FF0000"/>
          <w:lang w:eastAsia="zh-CN"/>
        </w:rPr>
        <w:t>set</w:t>
      </w:r>
      <w:r w:rsidRPr="007D4791">
        <w:rPr>
          <w:rFonts w:eastAsia="DengXian" w:hint="eastAsia"/>
          <w:b/>
          <w:iCs/>
          <w:color w:val="FF0000"/>
          <w:lang w:eastAsia="zh-CN"/>
        </w:rPr>
        <w:t xml:space="preserve"> to </w:t>
      </w:r>
      <w:r>
        <w:rPr>
          <w:rFonts w:eastAsia="DengXian"/>
          <w:b/>
          <w:i/>
          <w:iCs/>
          <w:color w:val="FF0000"/>
          <w:lang w:eastAsia="zh-CN"/>
        </w:rPr>
        <w:t>“</w:t>
      </w:r>
      <w:r w:rsidRPr="007D4791">
        <w:rPr>
          <w:rFonts w:eastAsia="DengXian" w:hint="eastAsia"/>
          <w:b/>
          <w:i/>
          <w:iCs/>
          <w:color w:val="FF0000"/>
          <w:lang w:eastAsia="zh-CN"/>
        </w:rPr>
        <w:t>codeBook</w:t>
      </w:r>
      <w:r w:rsidRPr="007D4791">
        <w:rPr>
          <w:rFonts w:eastAsia="DengXian"/>
          <w:b/>
          <w:i/>
          <w:iCs/>
          <w:color w:val="FF0000"/>
          <w:lang w:eastAsia="zh-CN"/>
        </w:rPr>
        <w:t>”</w:t>
      </w:r>
      <w:r w:rsidRPr="00D92C4F">
        <w:rPr>
          <w:rFonts w:eastAsia="DengXian" w:hint="eastAsia"/>
          <w:i/>
          <w:iCs/>
          <w:lang w:eastAsia="zh-CN"/>
        </w:rPr>
        <w:t xml:space="preserve"> </w:t>
      </w:r>
      <w:r w:rsidRPr="007D4791">
        <w:rPr>
          <w:rFonts w:eastAsia="DengXian"/>
          <w:strike/>
          <w:color w:val="000000"/>
        </w:rPr>
        <w:t>SRS resource set</w:t>
      </w:r>
      <w:r w:rsidRPr="00D92C4F">
        <w:rPr>
          <w:rFonts w:eastAsia="DengXian"/>
          <w:color w:val="000000"/>
        </w:rPr>
        <w:t xml:space="preserve"> and only one SRS resource can be indicated based on the SRI from within the SRS resource set. The maximum number of configured SRS resources </w:t>
      </w:r>
      <w:r w:rsidRPr="00D92C4F">
        <w:rPr>
          <w:rFonts w:eastAsia="DengXian"/>
          <w:color w:val="000000"/>
          <w:lang w:val="en-US"/>
        </w:rPr>
        <w:t xml:space="preserve">for codebook based transmission </w:t>
      </w:r>
      <w:r w:rsidRPr="00D92C4F">
        <w:rPr>
          <w:rFonts w:eastAsia="DengXian"/>
          <w:color w:val="000000"/>
        </w:rPr>
        <w:t xml:space="preserve">is 2. If </w:t>
      </w:r>
      <w:r w:rsidRPr="00874DB6">
        <w:rPr>
          <w:rFonts w:eastAsia="DengXian"/>
          <w:strike/>
          <w:color w:val="000000"/>
        </w:rPr>
        <w:t>AP-</w:t>
      </w:r>
      <w:r>
        <w:rPr>
          <w:rFonts w:eastAsia="DengXian"/>
          <w:color w:val="000000"/>
        </w:rPr>
        <w:t xml:space="preserve"> </w:t>
      </w:r>
      <w:r w:rsidRPr="00874DB6">
        <w:rPr>
          <w:rFonts w:eastAsia="DengXian"/>
          <w:b/>
          <w:iCs/>
          <w:color w:val="FF0000"/>
          <w:lang w:eastAsia="zh-CN"/>
        </w:rPr>
        <w:t>aperiodic</w:t>
      </w:r>
      <w:r>
        <w:rPr>
          <w:rFonts w:eastAsia="DengXian"/>
          <w:color w:val="000000"/>
        </w:rPr>
        <w:t xml:space="preserve"> </w:t>
      </w:r>
      <w:r w:rsidRPr="00D92C4F">
        <w:rPr>
          <w:rFonts w:eastAsia="DengXian"/>
          <w:color w:val="000000"/>
        </w:rPr>
        <w:t xml:space="preserve">SRS is configured for a UE, the SRS request field in DCI triggers the transmission of </w:t>
      </w:r>
      <w:r w:rsidRPr="00874DB6">
        <w:rPr>
          <w:rFonts w:eastAsia="DengXian"/>
          <w:strike/>
          <w:color w:val="000000"/>
        </w:rPr>
        <w:t>AP-</w:t>
      </w:r>
      <w:r>
        <w:rPr>
          <w:rFonts w:eastAsia="DengXian"/>
          <w:color w:val="000000"/>
        </w:rPr>
        <w:t xml:space="preserve"> </w:t>
      </w:r>
      <w:r w:rsidRPr="00874DB6">
        <w:rPr>
          <w:rFonts w:eastAsia="DengXian"/>
          <w:b/>
          <w:iCs/>
          <w:color w:val="FF0000"/>
          <w:lang w:eastAsia="zh-CN"/>
        </w:rPr>
        <w:t>aperiodic</w:t>
      </w:r>
      <w:r w:rsidRPr="00D92C4F">
        <w:rPr>
          <w:rFonts w:eastAsia="DengXian"/>
          <w:color w:val="000000"/>
        </w:rPr>
        <w:t xml:space="preserve"> SRS resources.</w:t>
      </w:r>
    </w:p>
    <w:p w14:paraId="3BB34152" w14:textId="77777777" w:rsidR="00F728D8" w:rsidRPr="00D92C4F" w:rsidRDefault="00F728D8" w:rsidP="00F728D8">
      <w:pPr>
        <w:rPr>
          <w:rFonts w:eastAsia="DengXian"/>
          <w:color w:val="000000"/>
          <w:lang w:val="en-AU" w:eastAsia="zh-CN"/>
        </w:rPr>
      </w:pPr>
      <w:r w:rsidRPr="00D92C4F">
        <w:rPr>
          <w:rFonts w:eastAsia="DengXian"/>
          <w:color w:val="000000"/>
          <w:lang w:val="en-AU"/>
        </w:rPr>
        <w:t>When multiple SRS resources are configured</w:t>
      </w:r>
      <w:r w:rsidRPr="00D92C4F">
        <w:rPr>
          <w:rFonts w:eastAsia="DengXian" w:hint="eastAsia"/>
          <w:color w:val="000000"/>
          <w:lang w:val="en-AU" w:eastAsia="zh-CN"/>
        </w:rPr>
        <w:t xml:space="preserve"> in </w:t>
      </w:r>
      <w:r w:rsidRPr="007D4791">
        <w:rPr>
          <w:rFonts w:eastAsia="DengXian"/>
          <w:b/>
          <w:i/>
          <w:iCs/>
          <w:color w:val="FF0000"/>
        </w:rPr>
        <w:t>SRS-ResourceSet</w:t>
      </w:r>
      <w:r w:rsidRPr="007D4791">
        <w:rPr>
          <w:rFonts w:eastAsia="DengXian" w:hint="eastAsia"/>
          <w:b/>
          <w:i/>
          <w:iCs/>
          <w:color w:val="FF0000"/>
          <w:lang w:eastAsia="zh-CN"/>
        </w:rPr>
        <w:t xml:space="preserve"> </w:t>
      </w:r>
      <w:r w:rsidRPr="007D4791">
        <w:rPr>
          <w:rFonts w:eastAsia="DengXian" w:hint="eastAsia"/>
          <w:b/>
          <w:iCs/>
          <w:color w:val="FF0000"/>
          <w:lang w:eastAsia="zh-CN"/>
        </w:rPr>
        <w:t>with</w:t>
      </w:r>
      <w:r w:rsidRPr="007D4791">
        <w:rPr>
          <w:rFonts w:eastAsia="DengXian" w:hint="eastAsia"/>
          <w:b/>
          <w:i/>
          <w:iCs/>
          <w:color w:val="FF0000"/>
          <w:lang w:eastAsia="zh-CN"/>
        </w:rPr>
        <w:t xml:space="preserve"> usage </w:t>
      </w:r>
      <w:r w:rsidRPr="007D4791">
        <w:rPr>
          <w:rFonts w:eastAsia="DengXian"/>
          <w:b/>
          <w:iCs/>
          <w:color w:val="FF0000"/>
          <w:lang w:eastAsia="zh-CN"/>
        </w:rPr>
        <w:t xml:space="preserve">set to </w:t>
      </w:r>
      <w:r w:rsidRPr="007D4791">
        <w:rPr>
          <w:rFonts w:eastAsia="DengXian"/>
          <w:b/>
          <w:i/>
          <w:iCs/>
          <w:color w:val="FF0000"/>
          <w:lang w:eastAsia="zh-CN"/>
        </w:rPr>
        <w:t>”</w:t>
      </w:r>
      <w:r w:rsidRPr="007D4791">
        <w:rPr>
          <w:rFonts w:eastAsia="DengXian" w:hint="eastAsia"/>
          <w:b/>
          <w:i/>
          <w:iCs/>
          <w:color w:val="FF0000"/>
          <w:lang w:eastAsia="zh-CN"/>
        </w:rPr>
        <w:t>codeBook</w:t>
      </w:r>
      <w:r w:rsidRPr="00D92C4F">
        <w:rPr>
          <w:rFonts w:eastAsia="DengXian"/>
          <w:i/>
          <w:iCs/>
          <w:lang w:eastAsia="zh-CN"/>
        </w:rPr>
        <w:t>”</w:t>
      </w:r>
      <w:r w:rsidRPr="00D92C4F">
        <w:rPr>
          <w:rFonts w:eastAsia="DengXian"/>
          <w:color w:val="000000"/>
          <w:lang w:val="en-AU"/>
        </w:rPr>
        <w:t xml:space="preserve">, the UE shall expect that higher layer parameter </w:t>
      </w:r>
      <w:r w:rsidRPr="00D92C4F">
        <w:rPr>
          <w:rFonts w:eastAsia="DengXian"/>
          <w:i/>
        </w:rPr>
        <w:t>nrofSRS-Ports</w:t>
      </w:r>
      <w:r w:rsidRPr="00D92C4F">
        <w:rPr>
          <w:rFonts w:eastAsia="DengXian"/>
        </w:rPr>
        <w:t xml:space="preserve"> </w:t>
      </w:r>
      <w:r w:rsidRPr="007D4791">
        <w:rPr>
          <w:rFonts w:eastAsia="DengXian"/>
          <w:b/>
          <w:color w:val="FF0000"/>
          <w:lang w:val="en-AU"/>
        </w:rPr>
        <w:t>in</w:t>
      </w:r>
      <w:r w:rsidRPr="007D4791">
        <w:rPr>
          <w:rFonts w:eastAsia="DengXian" w:hint="eastAsia"/>
          <w:b/>
          <w:color w:val="FF0000"/>
          <w:lang w:val="en-AU" w:eastAsia="zh-CN"/>
        </w:rPr>
        <w:t xml:space="preserve"> the </w:t>
      </w:r>
      <w:r w:rsidRPr="007D4791">
        <w:rPr>
          <w:rFonts w:eastAsia="DengXian"/>
          <w:b/>
          <w:i/>
          <w:iCs/>
          <w:color w:val="FF0000"/>
        </w:rPr>
        <w:t>SRS-ResourceSet</w:t>
      </w:r>
      <w:r w:rsidRPr="007D4791">
        <w:rPr>
          <w:rFonts w:eastAsia="DengXian"/>
          <w:i/>
          <w:iCs/>
          <w:color w:val="FF0000"/>
        </w:rPr>
        <w:t xml:space="preserve"> </w:t>
      </w:r>
      <w:r w:rsidRPr="007D4791">
        <w:rPr>
          <w:rFonts w:eastAsia="DengXian"/>
          <w:i/>
          <w:strike/>
          <w:color w:val="000000"/>
          <w:lang w:val="en-AU"/>
        </w:rPr>
        <w:t>SRS-Config</w:t>
      </w:r>
      <w:r w:rsidRPr="00D92C4F">
        <w:rPr>
          <w:rFonts w:eastAsia="DengXian"/>
          <w:color w:val="000000"/>
          <w:lang w:val="en-AU"/>
        </w:rPr>
        <w:t xml:space="preserve"> shall be configured with the same value in all SRS resources, and the higher layer parameter </w:t>
      </w:r>
      <w:r w:rsidRPr="00D92C4F">
        <w:rPr>
          <w:rFonts w:eastAsia="DengXian"/>
          <w:i/>
          <w:iCs/>
        </w:rPr>
        <w:t xml:space="preserve">resourceType </w:t>
      </w:r>
      <w:r w:rsidRPr="00D92C4F">
        <w:rPr>
          <w:rFonts w:eastAsia="DengXian"/>
        </w:rPr>
        <w:t>in</w:t>
      </w:r>
      <w:r>
        <w:rPr>
          <w:rFonts w:eastAsia="DengXian"/>
        </w:rPr>
        <w:t xml:space="preserve"> </w:t>
      </w:r>
      <w:r w:rsidRPr="00D92C4F">
        <w:rPr>
          <w:rFonts w:eastAsia="DengXian"/>
          <w:i/>
          <w:iCs/>
        </w:rPr>
        <w:t>SRS-ResourceSet</w:t>
      </w:r>
      <w:r w:rsidRPr="00D92C4F">
        <w:rPr>
          <w:rFonts w:eastAsia="DengXian"/>
          <w:i/>
          <w:color w:val="000000"/>
          <w:lang w:val="en-AU"/>
        </w:rPr>
        <w:t xml:space="preserve"> </w:t>
      </w:r>
      <w:r w:rsidRPr="00D92C4F">
        <w:rPr>
          <w:rFonts w:eastAsia="DengXian"/>
          <w:color w:val="000000"/>
          <w:lang w:val="en-AU"/>
        </w:rPr>
        <w:t>shall be configured with the same value in all SRS resources.</w:t>
      </w:r>
    </w:p>
    <w:p w14:paraId="66DDB6BC" w14:textId="25D0EDA7" w:rsidR="00F728D8" w:rsidRDefault="00F728D8" w:rsidP="00F728D8">
      <w:pPr>
        <w:rPr>
          <w:lang w:val="en-AU" w:eastAsia="x-none"/>
        </w:rPr>
      </w:pPr>
    </w:p>
    <w:p w14:paraId="5B39EAF8" w14:textId="77777777" w:rsidR="00846888" w:rsidRDefault="00846888" w:rsidP="00F728D8">
      <w:pPr>
        <w:rPr>
          <w:lang w:val="en-AU" w:eastAsia="x-none"/>
        </w:rPr>
      </w:pPr>
    </w:p>
    <w:p w14:paraId="62B8433B" w14:textId="3D853917" w:rsidR="00F728D8" w:rsidRDefault="0058452E" w:rsidP="00F728D8">
      <w:pPr>
        <w:rPr>
          <w:lang w:eastAsia="x-none"/>
        </w:rPr>
      </w:pPr>
      <w:hyperlink r:id="rId958" w:history="1">
        <w:r w:rsidR="000F2B08">
          <w:rPr>
            <w:rStyle w:val="Hyperlink"/>
            <w:lang w:eastAsia="x-none"/>
          </w:rPr>
          <w:t>R1-1806039</w:t>
        </w:r>
      </w:hyperlink>
      <w:r w:rsidR="00F728D8">
        <w:rPr>
          <w:lang w:eastAsia="x-none"/>
        </w:rPr>
        <w:tab/>
        <w:t>Remaining issues on codebook based UL transmission</w:t>
      </w:r>
      <w:r w:rsidR="00F728D8">
        <w:rPr>
          <w:lang w:eastAsia="x-none"/>
        </w:rPr>
        <w:tab/>
        <w:t>vivo</w:t>
      </w:r>
    </w:p>
    <w:p w14:paraId="51F80EB7" w14:textId="0F759B6C" w:rsidR="00F728D8" w:rsidRDefault="0058452E" w:rsidP="00F728D8">
      <w:pPr>
        <w:rPr>
          <w:lang w:eastAsia="x-none"/>
        </w:rPr>
      </w:pPr>
      <w:hyperlink r:id="rId959" w:history="1">
        <w:r w:rsidR="000F2B08">
          <w:rPr>
            <w:rStyle w:val="Hyperlink"/>
            <w:lang w:eastAsia="x-none"/>
          </w:rPr>
          <w:t>R1-1806211</w:t>
        </w:r>
      </w:hyperlink>
      <w:r w:rsidR="00F728D8">
        <w:rPr>
          <w:lang w:eastAsia="x-none"/>
        </w:rPr>
        <w:tab/>
        <w:t>Corrections for Codebook Based UL MIMO</w:t>
      </w:r>
      <w:r w:rsidR="00F728D8">
        <w:rPr>
          <w:lang w:eastAsia="x-none"/>
        </w:rPr>
        <w:tab/>
        <w:t>Ericsson</w:t>
      </w:r>
    </w:p>
    <w:p w14:paraId="34596BFB" w14:textId="4B67269E" w:rsidR="00F728D8" w:rsidRDefault="0058452E" w:rsidP="00F728D8">
      <w:pPr>
        <w:rPr>
          <w:lang w:eastAsia="x-none"/>
        </w:rPr>
      </w:pPr>
      <w:hyperlink r:id="rId960" w:history="1">
        <w:r w:rsidR="000F2B08">
          <w:rPr>
            <w:rStyle w:val="Hyperlink"/>
            <w:lang w:eastAsia="x-none"/>
          </w:rPr>
          <w:t>R1-1806276</w:t>
        </w:r>
      </w:hyperlink>
      <w:r w:rsidR="00F728D8">
        <w:rPr>
          <w:lang w:eastAsia="x-none"/>
        </w:rPr>
        <w:tab/>
        <w:t>Remaining issues on codebook based UL transmission</w:t>
      </w:r>
      <w:r w:rsidR="00F728D8">
        <w:rPr>
          <w:lang w:eastAsia="x-none"/>
        </w:rPr>
        <w:tab/>
        <w:t>CATT</w:t>
      </w:r>
    </w:p>
    <w:p w14:paraId="65904C6E" w14:textId="2A2FD1CB" w:rsidR="00F728D8" w:rsidRDefault="0058452E" w:rsidP="00F728D8">
      <w:pPr>
        <w:rPr>
          <w:lang w:eastAsia="x-none"/>
        </w:rPr>
      </w:pPr>
      <w:hyperlink r:id="rId961" w:history="1">
        <w:r w:rsidR="000F2B08">
          <w:rPr>
            <w:rStyle w:val="Hyperlink"/>
            <w:lang w:eastAsia="x-none"/>
          </w:rPr>
          <w:t>R1-1806338</w:t>
        </w:r>
      </w:hyperlink>
      <w:r w:rsidR="00F728D8">
        <w:rPr>
          <w:lang w:eastAsia="x-none"/>
        </w:rPr>
        <w:tab/>
        <w:t>Remaining issues on codebook based UL transmission</w:t>
      </w:r>
      <w:r w:rsidR="00F728D8">
        <w:rPr>
          <w:lang w:eastAsia="x-none"/>
        </w:rPr>
        <w:tab/>
        <w:t>Lenovo, Motorola Mobility</w:t>
      </w:r>
    </w:p>
    <w:p w14:paraId="6BD10667" w14:textId="510FAAD6" w:rsidR="00F728D8" w:rsidRDefault="0058452E" w:rsidP="00F728D8">
      <w:pPr>
        <w:rPr>
          <w:lang w:eastAsia="x-none"/>
        </w:rPr>
      </w:pPr>
      <w:hyperlink r:id="rId962" w:history="1">
        <w:r w:rsidR="000F2B08">
          <w:rPr>
            <w:rStyle w:val="Hyperlink"/>
            <w:lang w:eastAsia="x-none"/>
          </w:rPr>
          <w:t>R1-1806339</w:t>
        </w:r>
      </w:hyperlink>
      <w:r w:rsidR="00F728D8">
        <w:rPr>
          <w:lang w:eastAsia="x-none"/>
        </w:rPr>
        <w:tab/>
        <w:t>Remaining issues on non-Codebook based UL transmission</w:t>
      </w:r>
      <w:r w:rsidR="00F728D8">
        <w:rPr>
          <w:lang w:eastAsia="x-none"/>
        </w:rPr>
        <w:tab/>
        <w:t>Lenovo, Motorola Mobility</w:t>
      </w:r>
    </w:p>
    <w:p w14:paraId="4CEF9394" w14:textId="14FB567A" w:rsidR="00F728D8" w:rsidRDefault="0058452E" w:rsidP="00F728D8">
      <w:pPr>
        <w:rPr>
          <w:lang w:eastAsia="x-none"/>
        </w:rPr>
      </w:pPr>
      <w:hyperlink r:id="rId963" w:history="1">
        <w:r w:rsidR="000F2B08">
          <w:rPr>
            <w:rStyle w:val="Hyperlink"/>
            <w:lang w:eastAsia="x-none"/>
          </w:rPr>
          <w:t>R1-1806504</w:t>
        </w:r>
      </w:hyperlink>
      <w:r w:rsidR="00F728D8">
        <w:rPr>
          <w:lang w:eastAsia="x-none"/>
        </w:rPr>
        <w:tab/>
        <w:t>Remaining Issues on Codebook based UL Transmission</w:t>
      </w:r>
      <w:r w:rsidR="00F728D8">
        <w:rPr>
          <w:lang w:eastAsia="x-none"/>
        </w:rPr>
        <w:tab/>
        <w:t>Intel Corporation</w:t>
      </w:r>
    </w:p>
    <w:p w14:paraId="1DFD7FD7" w14:textId="441ED104" w:rsidR="00F728D8" w:rsidRDefault="0058452E" w:rsidP="00F728D8">
      <w:pPr>
        <w:rPr>
          <w:lang w:eastAsia="x-none"/>
        </w:rPr>
      </w:pPr>
      <w:hyperlink r:id="rId964" w:history="1">
        <w:r w:rsidR="000F2B08">
          <w:rPr>
            <w:rStyle w:val="Hyperlink"/>
            <w:lang w:eastAsia="x-none"/>
          </w:rPr>
          <w:t>R1-1806709</w:t>
        </w:r>
      </w:hyperlink>
      <w:r w:rsidR="00F728D8">
        <w:rPr>
          <w:lang w:eastAsia="x-none"/>
        </w:rPr>
        <w:tab/>
        <w:t>Issues on codebook based UL transmission</w:t>
      </w:r>
      <w:r w:rsidR="00F728D8">
        <w:rPr>
          <w:lang w:eastAsia="x-none"/>
        </w:rPr>
        <w:tab/>
        <w:t>Samsung</w:t>
      </w:r>
    </w:p>
    <w:p w14:paraId="211E243D" w14:textId="0AAFC665" w:rsidR="00F728D8" w:rsidRDefault="0058452E" w:rsidP="00F728D8">
      <w:pPr>
        <w:rPr>
          <w:lang w:eastAsia="x-none"/>
        </w:rPr>
      </w:pPr>
      <w:hyperlink r:id="rId965" w:history="1">
        <w:r w:rsidR="000F2B08">
          <w:rPr>
            <w:rStyle w:val="Hyperlink"/>
            <w:lang w:eastAsia="x-none"/>
          </w:rPr>
          <w:t>R1-1806824</w:t>
        </w:r>
      </w:hyperlink>
      <w:r w:rsidR="00F728D8">
        <w:rPr>
          <w:lang w:eastAsia="x-none"/>
        </w:rPr>
        <w:tab/>
        <w:t>Remaining issues on codebook based UL transmission</w:t>
      </w:r>
      <w:r w:rsidR="00F728D8">
        <w:rPr>
          <w:lang w:eastAsia="x-none"/>
        </w:rPr>
        <w:tab/>
        <w:t>OPPO</w:t>
      </w:r>
    </w:p>
    <w:p w14:paraId="1C60F66E" w14:textId="2FD5FF44" w:rsidR="00F728D8" w:rsidRDefault="0058452E" w:rsidP="00F728D8">
      <w:pPr>
        <w:rPr>
          <w:lang w:eastAsia="x-none"/>
        </w:rPr>
      </w:pPr>
      <w:hyperlink r:id="rId966" w:history="1">
        <w:r w:rsidR="000F2B08">
          <w:rPr>
            <w:rStyle w:val="Hyperlink"/>
            <w:lang w:eastAsia="x-none"/>
          </w:rPr>
          <w:t>R1-1807127</w:t>
        </w:r>
      </w:hyperlink>
      <w:r w:rsidR="00F728D8">
        <w:rPr>
          <w:lang w:eastAsia="x-none"/>
        </w:rPr>
        <w:tab/>
        <w:t>Remaining issues for codebook based transmission for UL MIMO</w:t>
      </w:r>
      <w:r w:rsidR="00F728D8">
        <w:rPr>
          <w:lang w:eastAsia="x-none"/>
        </w:rPr>
        <w:tab/>
        <w:t>Huawei, HiSilicon</w:t>
      </w:r>
    </w:p>
    <w:p w14:paraId="4EDA8B43" w14:textId="7E58EC8F" w:rsidR="00F728D8" w:rsidRDefault="0058452E" w:rsidP="00F728D8">
      <w:pPr>
        <w:rPr>
          <w:lang w:eastAsia="x-none"/>
        </w:rPr>
      </w:pPr>
      <w:hyperlink r:id="rId967" w:history="1">
        <w:r w:rsidR="000F2B08">
          <w:rPr>
            <w:rStyle w:val="Hyperlink"/>
            <w:lang w:eastAsia="x-none"/>
          </w:rPr>
          <w:t>R1-1807181</w:t>
        </w:r>
      </w:hyperlink>
      <w:r w:rsidR="00F728D8">
        <w:rPr>
          <w:lang w:eastAsia="x-none"/>
        </w:rPr>
        <w:tab/>
        <w:t>Remaining issues on UL codebook based transmission</w:t>
      </w:r>
      <w:r w:rsidR="00F728D8">
        <w:rPr>
          <w:lang w:eastAsia="x-none"/>
        </w:rPr>
        <w:tab/>
        <w:t>Nokia, Nokia Shanghai Bell</w:t>
      </w:r>
    </w:p>
    <w:p w14:paraId="0F219FA6" w14:textId="2CE069ED" w:rsidR="00846888" w:rsidRDefault="0058452E" w:rsidP="00F728D8">
      <w:pPr>
        <w:rPr>
          <w:lang w:eastAsia="x-none"/>
        </w:rPr>
      </w:pPr>
      <w:hyperlink r:id="rId968" w:history="1">
        <w:r w:rsidR="000F2B08">
          <w:rPr>
            <w:rStyle w:val="Hyperlink"/>
            <w:lang w:eastAsia="x-none"/>
          </w:rPr>
          <w:t>R1-1807337</w:t>
        </w:r>
      </w:hyperlink>
      <w:r w:rsidR="00F728D8">
        <w:rPr>
          <w:lang w:eastAsia="x-none"/>
        </w:rPr>
        <w:tab/>
        <w:t>Maintenance for codebook based UL transmission</w:t>
      </w:r>
      <w:r w:rsidR="00F728D8">
        <w:rPr>
          <w:lang w:eastAsia="x-none"/>
        </w:rPr>
        <w:tab/>
        <w:t>Qualcomm Incorporated</w:t>
      </w:r>
    </w:p>
    <w:p w14:paraId="129C68E9" w14:textId="77777777" w:rsidR="00F728D8" w:rsidRDefault="00F728D8" w:rsidP="0081593A">
      <w:pPr>
        <w:pStyle w:val="Heading5"/>
      </w:pPr>
      <w:bookmarkStart w:id="394" w:name="_Toc516232601"/>
      <w:r>
        <w:t>N</w:t>
      </w:r>
      <w:r w:rsidRPr="004B0D61">
        <w:t>on-codebook based transmission for UL</w:t>
      </w:r>
      <w:bookmarkEnd w:id="394"/>
    </w:p>
    <w:p w14:paraId="15717170" w14:textId="2AD369C9" w:rsidR="00F728D8" w:rsidRPr="00846888" w:rsidRDefault="0058452E" w:rsidP="00F728D8">
      <w:pPr>
        <w:rPr>
          <w:b/>
          <w:lang w:eastAsia="x-none"/>
        </w:rPr>
      </w:pPr>
      <w:hyperlink r:id="rId969" w:history="1">
        <w:r w:rsidR="000F2B08" w:rsidRPr="00846888">
          <w:rPr>
            <w:rStyle w:val="Hyperlink"/>
            <w:b/>
          </w:rPr>
          <w:t>R1-1807671</w:t>
        </w:r>
      </w:hyperlink>
      <w:r w:rsidR="00F728D8" w:rsidRPr="00846888">
        <w:rPr>
          <w:b/>
          <w:lang w:eastAsia="x-none"/>
        </w:rPr>
        <w:tab/>
        <w:t>Summary of issues on UL non-codebook based transmission</w:t>
      </w:r>
      <w:r w:rsidR="00F728D8" w:rsidRPr="00846888">
        <w:rPr>
          <w:b/>
          <w:lang w:eastAsia="x-none"/>
        </w:rPr>
        <w:tab/>
        <w:t xml:space="preserve"> Nokia, Nokia Shanghai Bell </w:t>
      </w:r>
    </w:p>
    <w:p w14:paraId="3C199168" w14:textId="77777777" w:rsidR="00F728D8" w:rsidRDefault="00F728D8" w:rsidP="00F728D8">
      <w:pPr>
        <w:rPr>
          <w:color w:val="BFBFBF"/>
          <w:lang w:eastAsia="x-none"/>
        </w:rPr>
      </w:pPr>
    </w:p>
    <w:p w14:paraId="3BEC13B4" w14:textId="77777777" w:rsidR="00F728D8" w:rsidRPr="00846888" w:rsidRDefault="00F728D8" w:rsidP="00F728D8">
      <w:pPr>
        <w:rPr>
          <w:highlight w:val="green"/>
          <w:lang w:val="en-US" w:eastAsia="x-none"/>
        </w:rPr>
      </w:pPr>
      <w:r w:rsidRPr="00846888">
        <w:rPr>
          <w:highlight w:val="green"/>
          <w:lang w:val="en-US" w:eastAsia="x-none"/>
        </w:rPr>
        <w:t>Agreement</w:t>
      </w:r>
    </w:p>
    <w:p w14:paraId="6ABCC0D2" w14:textId="77777777" w:rsidR="00F728D8" w:rsidRPr="006462A9" w:rsidRDefault="00F728D8" w:rsidP="00F728D8">
      <w:pPr>
        <w:rPr>
          <w:lang w:val="en-US" w:eastAsia="x-none"/>
        </w:rPr>
      </w:pPr>
      <w:r w:rsidRPr="006462A9">
        <w:rPr>
          <w:lang w:val="en-US" w:eastAsia="x-none"/>
        </w:rPr>
        <w:t>TP to 38.214 Section 6.1.1.2:</w:t>
      </w:r>
    </w:p>
    <w:p w14:paraId="663E2FB9" w14:textId="77777777" w:rsidR="00F728D8" w:rsidRPr="003A730F" w:rsidRDefault="00F728D8" w:rsidP="00F728D8">
      <w:pPr>
        <w:pStyle w:val="BodyText"/>
        <w:spacing w:before="120" w:after="0"/>
        <w:ind w:left="420" w:hanging="420"/>
        <w:rPr>
          <w:rFonts w:eastAsia="SimSun"/>
        </w:rPr>
      </w:pPr>
      <w:r w:rsidRPr="003A730F">
        <w:rPr>
          <w:rFonts w:eastAsia="SimSun" w:hint="eastAsia"/>
        </w:rPr>
        <w:t>-------------------------------------------------------Start of TP for 38.214--------------------------------------------------------------</w:t>
      </w:r>
    </w:p>
    <w:p w14:paraId="7AB9BA93" w14:textId="77777777" w:rsidR="00F728D8" w:rsidRPr="006462A9" w:rsidRDefault="00F728D8" w:rsidP="00F728D8">
      <w:pPr>
        <w:rPr>
          <w:b/>
          <w:lang w:val="en-US" w:eastAsia="x-none"/>
        </w:rPr>
      </w:pPr>
      <w:r w:rsidRPr="006462A9">
        <w:rPr>
          <w:b/>
          <w:lang w:val="en-US" w:eastAsia="x-none"/>
        </w:rPr>
        <w:t>6.1.1.2</w:t>
      </w:r>
      <w:r w:rsidRPr="006462A9">
        <w:rPr>
          <w:b/>
          <w:lang w:val="en-US" w:eastAsia="x-none"/>
        </w:rPr>
        <w:tab/>
        <w:t>Non-Codebook based UL transmission</w:t>
      </w:r>
    </w:p>
    <w:p w14:paraId="42378899" w14:textId="77777777" w:rsidR="00F728D8" w:rsidRPr="003A730F" w:rsidRDefault="00F728D8" w:rsidP="00F728D8">
      <w:pPr>
        <w:spacing w:after="120"/>
        <w:rPr>
          <w:color w:val="000000"/>
          <w:szCs w:val="20"/>
        </w:rPr>
      </w:pPr>
      <w:r w:rsidRPr="003A730F">
        <w:rPr>
          <w:color w:val="000000"/>
          <w:szCs w:val="20"/>
        </w:rPr>
        <w:t>For non-codebook based transmission, the UE can calculate the precoder used for the transmission of precoded SRS based on measurement of an associated NZP CSI-RS resource. A UE can be configured with only one NZP CSI-RS resource for the SRS resource set.</w:t>
      </w:r>
    </w:p>
    <w:p w14:paraId="67801E56" w14:textId="27DC10CD" w:rsidR="00F728D8" w:rsidRPr="00846888" w:rsidRDefault="00F728D8" w:rsidP="00846888">
      <w:pPr>
        <w:pStyle w:val="B1"/>
        <w:spacing w:after="0"/>
        <w:rPr>
          <w:rFonts w:ascii="Times New Roman" w:hAnsi="Times New Roman"/>
        </w:rPr>
      </w:pPr>
      <w:r w:rsidRPr="00846888">
        <w:rPr>
          <w:rFonts w:ascii="Times New Roman" w:hAnsi="Times New Roman"/>
        </w:rPr>
        <w:t>-</w:t>
      </w:r>
      <w:r w:rsidR="00846888" w:rsidRPr="00846888">
        <w:rPr>
          <w:rFonts w:ascii="Times New Roman" w:hAnsi="Times New Roman"/>
        </w:rPr>
        <w:tab/>
      </w:r>
      <w:r w:rsidRPr="00846888">
        <w:rPr>
          <w:rFonts w:ascii="Times New Roman" w:hAnsi="Times New Roman"/>
        </w:rPr>
        <w:t xml:space="preserve">If aperiodic SRS resource </w:t>
      </w:r>
      <w:r w:rsidRPr="00846888">
        <w:rPr>
          <w:rFonts w:ascii="Times New Roman" w:hAnsi="Times New Roman"/>
          <w:color w:val="3333FF"/>
          <w:u w:val="single"/>
        </w:rPr>
        <w:t>set</w:t>
      </w:r>
      <w:r w:rsidRPr="00846888">
        <w:rPr>
          <w:rFonts w:ascii="Times New Roman" w:hAnsi="Times New Roman"/>
          <w:color w:val="3333FF"/>
        </w:rPr>
        <w:t xml:space="preserve"> </w:t>
      </w:r>
      <w:r w:rsidRPr="00846888">
        <w:rPr>
          <w:rFonts w:ascii="Times New Roman" w:hAnsi="Times New Roman"/>
        </w:rPr>
        <w:t xml:space="preserve">is configured, the </w:t>
      </w:r>
      <w:r w:rsidRPr="00846888">
        <w:rPr>
          <w:rFonts w:ascii="Times New Roman" w:hAnsi="Times New Roman"/>
          <w:strike/>
          <w:color w:val="FF0000"/>
        </w:rPr>
        <w:t>[CSI-RS information in the same slot TBD]</w:t>
      </w:r>
      <w:r w:rsidRPr="00846888">
        <w:rPr>
          <w:rFonts w:ascii="Times New Roman" w:hAnsi="Times New Roman"/>
        </w:rPr>
        <w:t xml:space="preserve"> </w:t>
      </w:r>
      <w:r w:rsidRPr="00846888">
        <w:rPr>
          <w:rFonts w:ascii="Times New Roman" w:hAnsi="Times New Roman"/>
          <w:color w:val="FF0000"/>
          <w:u w:val="single"/>
        </w:rPr>
        <w:t>associated NZP CSI-RS for</w:t>
      </w:r>
      <w:r w:rsidRPr="00846888">
        <w:rPr>
          <w:rFonts w:ascii="Times New Roman" w:hAnsi="Times New Roman"/>
        </w:rPr>
        <w:t xml:space="preserve"> UL channel measurement is indicated via </w:t>
      </w:r>
      <w:r w:rsidRPr="00846888">
        <w:rPr>
          <w:rFonts w:ascii="Times New Roman" w:hAnsi="Times New Roman"/>
          <w:color w:val="FF0000"/>
          <w:u w:val="single"/>
        </w:rPr>
        <w:t xml:space="preserve">SRS request field in </w:t>
      </w:r>
      <w:r w:rsidRPr="00846888">
        <w:rPr>
          <w:rFonts w:ascii="Times New Roman" w:hAnsi="Times New Roman"/>
        </w:rPr>
        <w:t>DCI</w:t>
      </w:r>
      <w:r w:rsidRPr="00846888">
        <w:rPr>
          <w:rFonts w:ascii="Times New Roman" w:hAnsi="Times New Roman"/>
          <w:color w:val="3333FF"/>
          <w:u w:val="single"/>
        </w:rPr>
        <w:t xml:space="preserve"> format 0_1 and 1_1</w:t>
      </w:r>
      <w:r w:rsidRPr="00846888">
        <w:rPr>
          <w:rFonts w:ascii="Times New Roman" w:hAnsi="Times New Roman"/>
        </w:rPr>
        <w:t xml:space="preserve">, where </w:t>
      </w:r>
      <w:r w:rsidRPr="00846888">
        <w:rPr>
          <w:rFonts w:ascii="Times New Roman" w:hAnsi="Times New Roman"/>
          <w:i/>
          <w:iCs/>
          <w:color w:val="3333FF"/>
          <w:u w:val="single"/>
        </w:rPr>
        <w:t xml:space="preserve">AperiodicSRS-ResourceTrigger  </w:t>
      </w:r>
      <w:r w:rsidRPr="00846888">
        <w:rPr>
          <w:rFonts w:ascii="Times New Roman" w:hAnsi="Times New Roman"/>
          <w:iCs/>
          <w:color w:val="3333FF"/>
          <w:u w:val="single"/>
        </w:rPr>
        <w:t>(indicating</w:t>
      </w:r>
      <w:r w:rsidRPr="00846888">
        <w:rPr>
          <w:rFonts w:ascii="Times New Roman" w:hAnsi="Times New Roman"/>
          <w:iCs/>
          <w:color w:val="3333FF"/>
        </w:rPr>
        <w:t xml:space="preserve"> </w:t>
      </w:r>
      <w:r w:rsidRPr="00846888">
        <w:rPr>
          <w:rFonts w:ascii="Times New Roman" w:hAnsi="Times New Roman"/>
        </w:rPr>
        <w:t>the association among aperiodic SRS triggering state</w:t>
      </w:r>
      <w:r w:rsidRPr="00846888">
        <w:rPr>
          <w:rFonts w:ascii="Times New Roman" w:hAnsi="Times New Roman"/>
          <w:color w:val="3333FF"/>
          <w:u w:val="single"/>
        </w:rPr>
        <w:t>)</w:t>
      </w:r>
      <w:r w:rsidRPr="00846888">
        <w:rPr>
          <w:rFonts w:ascii="Times New Roman" w:hAnsi="Times New Roman"/>
        </w:rPr>
        <w:t xml:space="preserve">, triggered SRS resource(s) </w:t>
      </w:r>
      <w:r w:rsidRPr="00846888">
        <w:rPr>
          <w:rFonts w:ascii="Times New Roman" w:hAnsi="Times New Roman"/>
          <w:i/>
          <w:iCs/>
        </w:rPr>
        <w:t>srs-ResourceSetId</w:t>
      </w:r>
      <w:r w:rsidRPr="00846888">
        <w:rPr>
          <w:rFonts w:ascii="Times New Roman" w:hAnsi="Times New Roman"/>
        </w:rPr>
        <w:t xml:space="preserve">, </w:t>
      </w:r>
      <w:r w:rsidRPr="00846888">
        <w:rPr>
          <w:rFonts w:ascii="Times New Roman" w:hAnsi="Times New Roman"/>
          <w:i/>
          <w:iCs/>
          <w:strike/>
          <w:color w:val="3333FF"/>
        </w:rPr>
        <w:t>NZP-CSI-RS-ResourceId,</w:t>
      </w:r>
      <w:r w:rsidRPr="00846888">
        <w:rPr>
          <w:rFonts w:ascii="Times New Roman" w:hAnsi="Times New Roman"/>
        </w:rPr>
        <w:t xml:space="preserve"> </w:t>
      </w:r>
      <w:r w:rsidRPr="00846888">
        <w:rPr>
          <w:rFonts w:ascii="Times New Roman" w:hAnsi="Times New Roman"/>
          <w:i/>
          <w:iCs/>
        </w:rPr>
        <w:t>csi-RS</w:t>
      </w:r>
      <w:r w:rsidRPr="00846888">
        <w:rPr>
          <w:rFonts w:ascii="Times New Roman" w:hAnsi="Times New Roman"/>
        </w:rPr>
        <w:t xml:space="preserve"> </w:t>
      </w:r>
      <w:r w:rsidRPr="00846888">
        <w:rPr>
          <w:rFonts w:ascii="Times New Roman" w:hAnsi="Times New Roman"/>
          <w:color w:val="3333FF"/>
          <w:u w:val="single"/>
        </w:rPr>
        <w:t xml:space="preserve">(indicating the associated </w:t>
      </w:r>
      <w:r w:rsidRPr="00846888">
        <w:rPr>
          <w:rFonts w:ascii="Times New Roman" w:hAnsi="Times New Roman"/>
          <w:i/>
          <w:iCs/>
          <w:color w:val="3333FF"/>
          <w:u w:val="single"/>
        </w:rPr>
        <w:t xml:space="preserve">NZP-CSI-RS-ResourceId </w:t>
      </w:r>
      <w:r w:rsidRPr="00846888">
        <w:rPr>
          <w:rFonts w:ascii="Times New Roman" w:hAnsi="Times New Roman"/>
          <w:iCs/>
          <w:color w:val="3333FF"/>
          <w:u w:val="single"/>
        </w:rPr>
        <w:t>for UL channel measurement</w:t>
      </w:r>
      <w:r w:rsidRPr="00846888">
        <w:rPr>
          <w:rFonts w:ascii="Times New Roman" w:hAnsi="Times New Roman"/>
          <w:color w:val="3333FF"/>
          <w:u w:val="single"/>
        </w:rPr>
        <w:t>)</w:t>
      </w:r>
      <w:r w:rsidRPr="00846888">
        <w:rPr>
          <w:rFonts w:ascii="Times New Roman" w:hAnsi="Times New Roman"/>
        </w:rPr>
        <w:t xml:space="preserve"> are higher layer configured </w:t>
      </w:r>
      <w:r w:rsidRPr="00846888">
        <w:rPr>
          <w:rFonts w:ascii="Times New Roman" w:hAnsi="Times New Roman"/>
          <w:strike/>
          <w:color w:val="3333FF"/>
        </w:rPr>
        <w:t xml:space="preserve">by </w:t>
      </w:r>
      <w:r w:rsidRPr="00846888">
        <w:rPr>
          <w:rFonts w:ascii="Times New Roman" w:hAnsi="Times New Roman"/>
          <w:i/>
          <w:iCs/>
          <w:strike/>
          <w:color w:val="3333FF"/>
        </w:rPr>
        <w:t>AperiodicSRS-ResourceTrigger</w:t>
      </w:r>
      <w:r w:rsidRPr="00846888">
        <w:rPr>
          <w:rFonts w:ascii="Times New Roman" w:hAnsi="Times New Roman"/>
          <w:i/>
          <w:iCs/>
          <w:color w:val="3333FF"/>
        </w:rPr>
        <w:t xml:space="preserve"> </w:t>
      </w:r>
      <w:r w:rsidRPr="00846888">
        <w:rPr>
          <w:rFonts w:ascii="Times New Roman" w:hAnsi="Times New Roman"/>
        </w:rPr>
        <w:t xml:space="preserve">in </w:t>
      </w:r>
      <w:r w:rsidRPr="00846888">
        <w:rPr>
          <w:rFonts w:ascii="Times New Roman" w:hAnsi="Times New Roman"/>
          <w:i/>
          <w:color w:val="3333FF"/>
          <w:u w:val="single"/>
        </w:rPr>
        <w:t xml:space="preserve">SRS-ResourceSet </w:t>
      </w:r>
      <w:r w:rsidRPr="00846888">
        <w:rPr>
          <w:rFonts w:ascii="Times New Roman" w:hAnsi="Times New Roman"/>
          <w:i/>
          <w:iCs/>
          <w:strike/>
          <w:color w:val="3333FF"/>
        </w:rPr>
        <w:t>SRS-Config</w:t>
      </w:r>
      <w:r w:rsidRPr="00846888">
        <w:rPr>
          <w:rFonts w:ascii="Times New Roman" w:hAnsi="Times New Roman"/>
        </w:rPr>
        <w:t xml:space="preserve">. </w:t>
      </w:r>
      <w:r w:rsidRPr="00846888">
        <w:rPr>
          <w:rFonts w:ascii="Times New Roman" w:hAnsi="Times New Roman"/>
          <w:strike/>
          <w:color w:val="FF0000"/>
        </w:rPr>
        <w:t>A UE may receive the dynamic SRS transmission request for aperiodic SRS transmission in the same slot as the reception of the DL CSI-RS resource</w:t>
      </w:r>
      <w:r w:rsidRPr="00846888">
        <w:rPr>
          <w:rFonts w:ascii="Times New Roman" w:hAnsi="Times New Roman"/>
        </w:rPr>
        <w:t xml:space="preserve"> A UE is not expected to update the SRS precoding information if the gap from the last symbol of the reception of the </w:t>
      </w:r>
      <w:r w:rsidRPr="00846888">
        <w:rPr>
          <w:rFonts w:ascii="Times New Roman" w:hAnsi="Times New Roman"/>
          <w:strike/>
          <w:color w:val="3333FF"/>
        </w:rPr>
        <w:t>AP-</w:t>
      </w:r>
      <w:r w:rsidRPr="00846888">
        <w:rPr>
          <w:rFonts w:ascii="Times New Roman" w:hAnsi="Times New Roman"/>
          <w:color w:val="3333FF"/>
          <w:u w:val="single"/>
        </w:rPr>
        <w:t xml:space="preserve">NZP </w:t>
      </w:r>
      <w:r w:rsidRPr="00846888">
        <w:rPr>
          <w:rFonts w:ascii="Times New Roman" w:hAnsi="Times New Roman"/>
        </w:rPr>
        <w:t xml:space="preserve">CSI-RS resource and the first symbol of the </w:t>
      </w:r>
      <w:r w:rsidRPr="00846888">
        <w:rPr>
          <w:rFonts w:ascii="Times New Roman" w:hAnsi="Times New Roman"/>
          <w:strike/>
          <w:color w:val="3333FF"/>
        </w:rPr>
        <w:t>AP-</w:t>
      </w:r>
      <w:r w:rsidRPr="00846888">
        <w:rPr>
          <w:rFonts w:ascii="Times New Roman" w:hAnsi="Times New Roman"/>
          <w:color w:val="3333FF"/>
          <w:u w:val="single"/>
        </w:rPr>
        <w:t>aperiodic</w:t>
      </w:r>
      <w:r w:rsidRPr="00846888">
        <w:rPr>
          <w:rFonts w:ascii="Times New Roman" w:hAnsi="Times New Roman"/>
          <w:color w:val="3333FF"/>
        </w:rPr>
        <w:t xml:space="preserve"> </w:t>
      </w:r>
      <w:r w:rsidRPr="00846888">
        <w:rPr>
          <w:rFonts w:ascii="Times New Roman" w:hAnsi="Times New Roman"/>
        </w:rPr>
        <w:t xml:space="preserve">SRS transmission is less than 42 OFDM symbols. </w:t>
      </w:r>
    </w:p>
    <w:p w14:paraId="3918B165" w14:textId="77777777" w:rsidR="00F728D8" w:rsidRPr="00846888" w:rsidRDefault="00F728D8" w:rsidP="00017304">
      <w:pPr>
        <w:pStyle w:val="B1"/>
        <w:numPr>
          <w:ilvl w:val="1"/>
          <w:numId w:val="223"/>
        </w:numPr>
        <w:overflowPunct/>
        <w:autoSpaceDE/>
        <w:autoSpaceDN/>
        <w:adjustRightInd/>
        <w:spacing w:after="0"/>
        <w:textAlignment w:val="auto"/>
        <w:rPr>
          <w:rFonts w:ascii="Times New Roman" w:eastAsia="Times New Roman" w:hAnsi="Times New Roman"/>
          <w:color w:val="FF0000"/>
          <w:u w:val="single"/>
        </w:rPr>
      </w:pPr>
      <w:r w:rsidRPr="00846888">
        <w:rPr>
          <w:rFonts w:ascii="Times New Roman" w:hAnsi="Times New Roman"/>
          <w:color w:val="FF0000"/>
          <w:u w:val="single"/>
        </w:rPr>
        <w:t xml:space="preserve">If the UE is configured with aperiodic SRS associated with aperiodic NZP CSI-RS </w:t>
      </w:r>
      <w:r w:rsidRPr="00846888">
        <w:rPr>
          <w:rFonts w:ascii="Times New Roman" w:hAnsi="Times New Roman"/>
          <w:color w:val="3333FF"/>
          <w:u w:val="single"/>
        </w:rPr>
        <w:t>resource</w:t>
      </w:r>
      <w:r w:rsidRPr="00846888">
        <w:rPr>
          <w:rFonts w:ascii="Times New Roman" w:hAnsi="Times New Roman"/>
          <w:color w:val="FF0000"/>
          <w:u w:val="single"/>
        </w:rPr>
        <w:t xml:space="preserve">, the presence of the associated CSI-RS is indicated by the SRS request field </w:t>
      </w:r>
      <w:r w:rsidRPr="00846888">
        <w:rPr>
          <w:rFonts w:ascii="Times New Roman" w:hAnsi="Times New Roman"/>
        </w:rPr>
        <w:t xml:space="preserve">if the value of SRS request field is not “00” as in Table </w:t>
      </w:r>
      <w:r w:rsidRPr="00846888">
        <w:rPr>
          <w:rFonts w:ascii="Times New Roman" w:hAnsi="Times New Roman"/>
        </w:rPr>
        <w:lastRenderedPageBreak/>
        <w:t>7.3.1.1.2-24 of [5, TS 38.212]</w:t>
      </w:r>
      <w:r w:rsidRPr="00846888">
        <w:rPr>
          <w:rFonts w:ascii="Times New Roman" w:hAnsi="Times New Roman"/>
          <w:color w:val="FF0000"/>
          <w:u w:val="single"/>
        </w:rPr>
        <w:t xml:space="preserve">. The CSI-RS is located in the same slot as the SRS request field, while any of the </w:t>
      </w:r>
      <w:r w:rsidRPr="00846888">
        <w:rPr>
          <w:rFonts w:ascii="Times New Roman" w:hAnsi="Times New Roman"/>
          <w:i/>
          <w:iCs/>
          <w:color w:val="FF0000"/>
          <w:u w:val="single"/>
        </w:rPr>
        <w:t>tci-States</w:t>
      </w:r>
      <w:r w:rsidRPr="00846888">
        <w:rPr>
          <w:rFonts w:ascii="Times New Roman" w:hAnsi="Times New Roman"/>
          <w:color w:val="FF0000"/>
          <w:u w:val="single"/>
        </w:rPr>
        <w:t xml:space="preserve"> for aperiodic CSI-RS shall not be configured with ‘QCL-TypeD’. </w:t>
      </w:r>
    </w:p>
    <w:p w14:paraId="035A359B" w14:textId="77777777" w:rsidR="00F728D8" w:rsidRPr="00846888" w:rsidRDefault="00F728D8" w:rsidP="00017304">
      <w:pPr>
        <w:pStyle w:val="B1"/>
        <w:numPr>
          <w:ilvl w:val="0"/>
          <w:numId w:val="223"/>
        </w:numPr>
        <w:overflowPunct/>
        <w:autoSpaceDE/>
        <w:autoSpaceDN/>
        <w:adjustRightInd/>
        <w:spacing w:after="0"/>
        <w:textAlignment w:val="auto"/>
        <w:rPr>
          <w:rFonts w:ascii="Times New Roman" w:eastAsia="Times New Roman" w:hAnsi="Times New Roman"/>
          <w:color w:val="FF0000"/>
          <w:u w:val="single"/>
        </w:rPr>
      </w:pPr>
      <w:r w:rsidRPr="00846888">
        <w:rPr>
          <w:rFonts w:ascii="Times New Roman" w:hAnsi="Times New Roman"/>
        </w:rPr>
        <w:t xml:space="preserve">If periodic or semi-persistent SRS resource set is configured, the </w:t>
      </w:r>
      <w:r w:rsidRPr="00846888">
        <w:rPr>
          <w:rFonts w:ascii="Times New Roman" w:hAnsi="Times New Roman"/>
          <w:i/>
          <w:iCs/>
        </w:rPr>
        <w:t>NZP-CSI-RS-ResourceConfigID</w:t>
      </w:r>
      <w:r w:rsidRPr="00846888">
        <w:rPr>
          <w:rFonts w:ascii="Times New Roman" w:hAnsi="Times New Roman"/>
        </w:rPr>
        <w:t xml:space="preserve"> for measurement is indicated via higher layer parameter </w:t>
      </w:r>
      <w:r w:rsidRPr="00846888">
        <w:rPr>
          <w:rFonts w:ascii="Times New Roman" w:hAnsi="Times New Roman"/>
          <w:i/>
          <w:iCs/>
        </w:rPr>
        <w:t>associatedCSI-RS</w:t>
      </w:r>
      <w:r w:rsidRPr="00846888">
        <w:rPr>
          <w:rFonts w:ascii="Times New Roman" w:hAnsi="Times New Roman"/>
        </w:rPr>
        <w:t xml:space="preserve"> in </w:t>
      </w:r>
      <w:r w:rsidRPr="00846888">
        <w:rPr>
          <w:rFonts w:ascii="Times New Roman" w:hAnsi="Times New Roman"/>
          <w:i/>
          <w:color w:val="3333FF"/>
          <w:u w:val="single"/>
        </w:rPr>
        <w:t xml:space="preserve">SRS-ResourceSet </w:t>
      </w:r>
      <w:r w:rsidRPr="00846888">
        <w:rPr>
          <w:rFonts w:ascii="Times New Roman" w:hAnsi="Times New Roman"/>
          <w:i/>
          <w:iCs/>
          <w:strike/>
          <w:color w:val="3333FF"/>
        </w:rPr>
        <w:t>SRS-Config</w:t>
      </w:r>
      <w:r w:rsidRPr="00846888">
        <w:rPr>
          <w:rFonts w:ascii="Times New Roman" w:hAnsi="Times New Roman"/>
          <w:strike/>
          <w:color w:val="3333FF"/>
        </w:rPr>
        <w:t xml:space="preserve">  per set</w:t>
      </w:r>
      <w:r w:rsidRPr="00846888">
        <w:rPr>
          <w:rFonts w:ascii="Times New Roman" w:hAnsi="Times New Roman"/>
        </w:rPr>
        <w:t>.</w:t>
      </w:r>
    </w:p>
    <w:p w14:paraId="36C71A7B" w14:textId="77777777" w:rsidR="00F728D8" w:rsidRPr="00846888" w:rsidRDefault="00F728D8" w:rsidP="00846888">
      <w:pPr>
        <w:pStyle w:val="BodyText"/>
        <w:spacing w:after="0"/>
        <w:ind w:left="420" w:hanging="420"/>
        <w:rPr>
          <w:rFonts w:ascii="Times New Roman" w:hAnsi="Times New Roman"/>
        </w:rPr>
      </w:pPr>
      <w:r w:rsidRPr="00846888">
        <w:rPr>
          <w:rFonts w:ascii="Times New Roman" w:eastAsia="SimSun" w:hAnsi="Times New Roman"/>
        </w:rPr>
        <w:t>-----------------------------------------------------------------End of TP ----------------------------------------------------------------</w:t>
      </w:r>
    </w:p>
    <w:p w14:paraId="0F4FA9BE" w14:textId="77777777" w:rsidR="00F728D8" w:rsidRDefault="00F728D8" w:rsidP="00F728D8">
      <w:pPr>
        <w:rPr>
          <w:szCs w:val="20"/>
        </w:rPr>
      </w:pPr>
    </w:p>
    <w:p w14:paraId="7E2F9551" w14:textId="77777777" w:rsidR="00F728D8" w:rsidRPr="00846888" w:rsidRDefault="00F728D8" w:rsidP="00846888">
      <w:pPr>
        <w:rPr>
          <w:rFonts w:eastAsia="DengXian"/>
          <w:szCs w:val="20"/>
        </w:rPr>
      </w:pPr>
      <w:r w:rsidRPr="00846888">
        <w:rPr>
          <w:rFonts w:eastAsia="DengXian"/>
          <w:szCs w:val="20"/>
          <w:highlight w:val="green"/>
        </w:rPr>
        <w:t>Agreement</w:t>
      </w:r>
    </w:p>
    <w:p w14:paraId="02804695" w14:textId="77777777" w:rsidR="00F728D8" w:rsidRPr="004F6203" w:rsidRDefault="00F728D8" w:rsidP="00846888">
      <w:pPr>
        <w:pStyle w:val="BodyText"/>
        <w:spacing w:after="0"/>
        <w:ind w:left="420" w:hanging="420"/>
        <w:rPr>
          <w:rFonts w:eastAsia="SimSun"/>
        </w:rPr>
      </w:pPr>
      <w:r w:rsidRPr="004F6203">
        <w:rPr>
          <w:rFonts w:eastAsia="SimSun" w:hint="eastAsia"/>
        </w:rPr>
        <w:t>-------------------------------------------------------Start of TP for 38.214--------------------------------------------------------------</w:t>
      </w:r>
    </w:p>
    <w:p w14:paraId="0E2062E0" w14:textId="77777777" w:rsidR="00F728D8" w:rsidRPr="00667D7C" w:rsidRDefault="00F728D8" w:rsidP="00846888">
      <w:pPr>
        <w:rPr>
          <w:rFonts w:eastAsia="DengXian"/>
          <w:b/>
          <w:szCs w:val="20"/>
        </w:rPr>
      </w:pPr>
      <w:r w:rsidRPr="00667D7C">
        <w:rPr>
          <w:rFonts w:eastAsia="DengXian"/>
          <w:b/>
          <w:szCs w:val="20"/>
        </w:rPr>
        <w:t>6.2.1</w:t>
      </w:r>
      <w:r w:rsidRPr="00667D7C">
        <w:rPr>
          <w:rFonts w:eastAsia="DengXian"/>
          <w:b/>
          <w:szCs w:val="20"/>
        </w:rPr>
        <w:tab/>
        <w:t>UE sounding procedure</w:t>
      </w:r>
    </w:p>
    <w:p w14:paraId="0B7DED51" w14:textId="77777777" w:rsidR="00F728D8" w:rsidRPr="004F6203" w:rsidRDefault="00F728D8" w:rsidP="00846888">
      <w:pPr>
        <w:rPr>
          <w:rFonts w:eastAsia="DengXian"/>
          <w:szCs w:val="20"/>
        </w:rPr>
      </w:pPr>
      <w:r w:rsidRPr="004F6203">
        <w:rPr>
          <w:rFonts w:eastAsia="DengXian"/>
          <w:szCs w:val="20"/>
        </w:rPr>
        <w:t>The 2-bit SRS request field [5 TS38.212] in DCI format 0_1, 1_1 indicates the triggered SRS resource set given in Table 7.3.1.1.2-24 of [5, TS 38212]. The 2-bit SRS request field [5, TS38.212] in DCI format 2_3 indicates the triggered SRS resource set given in Subclause 11.4 of [6, TS 38.213].</w:t>
      </w:r>
    </w:p>
    <w:p w14:paraId="790600E8" w14:textId="77777777" w:rsidR="00F728D8" w:rsidRPr="004F6203" w:rsidRDefault="00F728D8" w:rsidP="00846888">
      <w:pPr>
        <w:rPr>
          <w:rFonts w:eastAsia="DengXian"/>
          <w:szCs w:val="20"/>
        </w:rPr>
      </w:pPr>
      <w:del w:id="395" w:author="oppo" w:date="2018-05-04T11:24:00Z">
        <w:r w:rsidRPr="004F6203" w:rsidDel="00FB7B03">
          <w:rPr>
            <w:rFonts w:eastAsia="DengXian"/>
            <w:szCs w:val="20"/>
          </w:rPr>
          <w:delText xml:space="preserve">If a UE is configured with the higher layer parameter </w:delText>
        </w:r>
        <w:r w:rsidRPr="004F6203" w:rsidDel="00FB7B03">
          <w:rPr>
            <w:rFonts w:eastAsia="DengXian"/>
            <w:i/>
            <w:szCs w:val="20"/>
          </w:rPr>
          <w:delText>associatedCSI-RS</w:delText>
        </w:r>
        <w:r w:rsidRPr="004F6203" w:rsidDel="00FB7B03">
          <w:rPr>
            <w:rFonts w:eastAsia="DengXian"/>
            <w:szCs w:val="20"/>
          </w:rPr>
          <w:delText xml:space="preserve"> and with the higher layer parameter </w:delText>
        </w:r>
        <w:r w:rsidRPr="004F6203" w:rsidDel="00FB7B03">
          <w:rPr>
            <w:rFonts w:eastAsia="DengXian"/>
            <w:i/>
            <w:szCs w:val="20"/>
          </w:rPr>
          <w:delText>usage</w:delText>
        </w:r>
        <w:r w:rsidRPr="004F6203" w:rsidDel="00FB7B03">
          <w:rPr>
            <w:rFonts w:eastAsia="DengXian"/>
            <w:szCs w:val="20"/>
          </w:rPr>
          <w:delText xml:space="preserve"> set to 'nonCodebook' in </w:delText>
        </w:r>
        <w:r w:rsidRPr="004F6203" w:rsidDel="00FB7B03">
          <w:rPr>
            <w:rFonts w:eastAsia="DengXian"/>
            <w:i/>
            <w:szCs w:val="20"/>
          </w:rPr>
          <w:delText>SRS-ResourceSet</w:delText>
        </w:r>
        <w:r w:rsidRPr="004F6203" w:rsidDel="00FB7B03">
          <w:rPr>
            <w:rFonts w:eastAsia="DengXian"/>
            <w:szCs w:val="20"/>
          </w:rPr>
          <w:delText xml:space="preserve">, the UE may be configured with a NZP CSI-RS resource where a </w:delText>
        </w:r>
        <w:r w:rsidRPr="004F6203" w:rsidDel="00FB7B03">
          <w:rPr>
            <w:rFonts w:eastAsia="DengXian"/>
            <w:i/>
            <w:szCs w:val="20"/>
          </w:rPr>
          <w:delText xml:space="preserve">NZP-CSI-RS-ResourceId </w:delText>
        </w:r>
        <w:r w:rsidRPr="004F6203" w:rsidDel="00FB7B03">
          <w:rPr>
            <w:rFonts w:eastAsia="DengXian"/>
            <w:szCs w:val="20"/>
          </w:rPr>
          <w:delText xml:space="preserve">is associated with an SRS resource set. </w:delText>
        </w:r>
      </w:del>
    </w:p>
    <w:p w14:paraId="765DC53B" w14:textId="77777777" w:rsidR="00F728D8" w:rsidRDefault="00F728D8" w:rsidP="00846888">
      <w:pPr>
        <w:pStyle w:val="BodyText"/>
        <w:spacing w:after="0"/>
        <w:ind w:left="420" w:hanging="420"/>
      </w:pPr>
      <w:r w:rsidRPr="004F6203">
        <w:rPr>
          <w:rFonts w:eastAsia="SimSun" w:hint="eastAsia"/>
        </w:rPr>
        <w:t>-----------------------------------------------------------------End of TP ----------------------------------------------------------------</w:t>
      </w:r>
    </w:p>
    <w:p w14:paraId="06645981" w14:textId="77777777" w:rsidR="00F728D8" w:rsidRDefault="00F728D8" w:rsidP="00846888">
      <w:pPr>
        <w:rPr>
          <w:color w:val="BFBFBF"/>
          <w:lang w:eastAsia="x-none"/>
        </w:rPr>
      </w:pPr>
    </w:p>
    <w:p w14:paraId="52CA6116" w14:textId="77777777" w:rsidR="00F728D8" w:rsidRPr="00846888" w:rsidRDefault="00F728D8" w:rsidP="00846888">
      <w:pPr>
        <w:rPr>
          <w:rFonts w:eastAsia="DengXian"/>
          <w:szCs w:val="20"/>
          <w:highlight w:val="green"/>
        </w:rPr>
      </w:pPr>
      <w:r w:rsidRPr="00846888">
        <w:rPr>
          <w:rFonts w:eastAsia="DengXian"/>
          <w:szCs w:val="20"/>
          <w:highlight w:val="green"/>
        </w:rPr>
        <w:t>Agreement</w:t>
      </w:r>
    </w:p>
    <w:p w14:paraId="38FB5DD0" w14:textId="77777777" w:rsidR="00F728D8" w:rsidRDefault="00F728D8" w:rsidP="00846888">
      <w:r>
        <w:t>TP proposal to 38.214 Section 6.1.1.2:</w:t>
      </w:r>
    </w:p>
    <w:p w14:paraId="1E4ABFB8" w14:textId="77777777" w:rsidR="00F728D8" w:rsidRPr="00B65C10" w:rsidRDefault="00F728D8" w:rsidP="00846888">
      <w:pPr>
        <w:pStyle w:val="BodyText"/>
        <w:spacing w:after="0"/>
        <w:ind w:left="420" w:hanging="420"/>
        <w:rPr>
          <w:rFonts w:eastAsia="SimSun"/>
        </w:rPr>
      </w:pPr>
      <w:r w:rsidRPr="00B65C10">
        <w:rPr>
          <w:rFonts w:eastAsia="SimSun" w:hint="eastAsia"/>
        </w:rPr>
        <w:t>-------------------------------------------------------Start of TP for 38.214--------------------------------------------------------------</w:t>
      </w:r>
    </w:p>
    <w:p w14:paraId="34A9B070" w14:textId="77777777" w:rsidR="00F728D8" w:rsidRPr="00667D7C" w:rsidRDefault="00F728D8" w:rsidP="00846888">
      <w:pPr>
        <w:rPr>
          <w:b/>
        </w:rPr>
      </w:pPr>
      <w:r w:rsidRPr="00667D7C">
        <w:rPr>
          <w:b/>
        </w:rPr>
        <w:t>6.1.1.2</w:t>
      </w:r>
      <w:r w:rsidRPr="00667D7C">
        <w:rPr>
          <w:b/>
        </w:rPr>
        <w:tab/>
        <w:t>Non-Codebook based UL transmission</w:t>
      </w:r>
    </w:p>
    <w:p w14:paraId="6CE2942C" w14:textId="77777777" w:rsidR="00F728D8" w:rsidRPr="00B65C10" w:rsidRDefault="00F728D8" w:rsidP="00846888">
      <w:pPr>
        <w:rPr>
          <w:rFonts w:eastAsia="DengXian"/>
          <w:color w:val="000000"/>
          <w:szCs w:val="20"/>
        </w:rPr>
      </w:pPr>
      <w:r w:rsidRPr="00B65C10">
        <w:rPr>
          <w:rFonts w:eastAsia="DengXian"/>
          <w:color w:val="000000"/>
          <w:szCs w:val="20"/>
        </w:rPr>
        <w:t xml:space="preserve">For non-codebook based transmission, the UE can determine its PUSCH precoder and transmission rank based on the wideband SRI given by </w:t>
      </w:r>
      <w:r w:rsidRPr="00B65C10">
        <w:rPr>
          <w:rFonts w:eastAsia="DengXian"/>
          <w:i/>
          <w:color w:val="000000"/>
          <w:szCs w:val="20"/>
        </w:rPr>
        <w:t>SRS resource indicator</w:t>
      </w:r>
      <w:r w:rsidRPr="00B65C10">
        <w:rPr>
          <w:rFonts w:eastAsia="DengXian"/>
          <w:color w:val="000000"/>
          <w:szCs w:val="20"/>
        </w:rPr>
        <w:t xml:space="preserve"> field from the DCI. The UE shall use one or multiple SRS resources for SRS transmission, where the number of SRS resources which can be configured to the UE for simultaneously transmission in the same RBs is a UE capability. Only one SRS port for each SRS resource is configured. Only one SRS resource set can be configured with higher layer parameter </w:t>
      </w:r>
      <w:r w:rsidRPr="00B65C10">
        <w:rPr>
          <w:rFonts w:eastAsia="DengXian"/>
          <w:i/>
          <w:color w:val="000000"/>
          <w:szCs w:val="20"/>
        </w:rPr>
        <w:t xml:space="preserve">usage </w:t>
      </w:r>
      <w:r w:rsidRPr="00B65C10">
        <w:rPr>
          <w:rFonts w:eastAsia="DengXian"/>
          <w:color w:val="000000"/>
          <w:szCs w:val="20"/>
        </w:rPr>
        <w:t xml:space="preserve">in </w:t>
      </w:r>
      <w:del w:id="396" w:author="oppo" w:date="2018-05-11T10:10:00Z">
        <w:r w:rsidRPr="00B65C10" w:rsidDel="00BE4782">
          <w:rPr>
            <w:i/>
            <w:color w:val="000000"/>
          </w:rPr>
          <w:delText>SRS-Config</w:delText>
        </w:r>
        <w:r w:rsidRPr="00B65C10" w:rsidDel="00BE4782">
          <w:rPr>
            <w:rFonts w:eastAsia="DengXian"/>
            <w:i/>
            <w:szCs w:val="20"/>
          </w:rPr>
          <w:delText xml:space="preserve"> </w:delText>
        </w:r>
      </w:del>
      <w:ins w:id="397" w:author="oppo" w:date="2018-05-04T16:35:00Z">
        <w:r w:rsidRPr="00B65C10">
          <w:rPr>
            <w:rFonts w:eastAsia="DengXian"/>
            <w:i/>
            <w:szCs w:val="20"/>
          </w:rPr>
          <w:t>SRS-ResourceSet</w:t>
        </w:r>
      </w:ins>
      <w:r w:rsidRPr="00B65C10">
        <w:rPr>
          <w:rFonts w:eastAsia="DengXian"/>
          <w:color w:val="000000"/>
          <w:szCs w:val="20"/>
        </w:rPr>
        <w:t xml:space="preserve"> set to ‘nonCodebook'. The maximum number of SRS resources that can be configured for non-codebook based uplink transmission is 4. The indicated SRI in slot </w:t>
      </w:r>
      <w:r w:rsidRPr="00B65C10">
        <w:rPr>
          <w:rFonts w:eastAsia="DengXian"/>
          <w:i/>
          <w:color w:val="000000"/>
          <w:szCs w:val="20"/>
        </w:rPr>
        <w:t>n</w:t>
      </w:r>
      <w:r w:rsidRPr="00B65C10">
        <w:rPr>
          <w:rFonts w:eastAsia="DengXian"/>
          <w:color w:val="000000"/>
          <w:szCs w:val="20"/>
        </w:rPr>
        <w:t xml:space="preserve"> is associated with the most recent transmission of SRS resource identified by the SRI, where the SRS resource is prior to the PDCCH carrying the SRI before slot </w:t>
      </w:r>
      <w:r w:rsidRPr="00B65C10">
        <w:rPr>
          <w:rFonts w:eastAsia="DengXian"/>
          <w:i/>
          <w:color w:val="000000"/>
          <w:szCs w:val="20"/>
        </w:rPr>
        <w:t>n</w:t>
      </w:r>
      <w:r w:rsidRPr="00B65C10">
        <w:rPr>
          <w:rFonts w:eastAsia="DengXian"/>
          <w:color w:val="000000"/>
          <w:szCs w:val="20"/>
        </w:rPr>
        <w:t>.</w:t>
      </w:r>
    </w:p>
    <w:p w14:paraId="4B5B53DF" w14:textId="77777777" w:rsidR="00F728D8" w:rsidRPr="00B65C10" w:rsidRDefault="00F728D8" w:rsidP="00846888">
      <w:pPr>
        <w:rPr>
          <w:rFonts w:eastAsia="DengXian"/>
          <w:color w:val="000000"/>
          <w:szCs w:val="20"/>
        </w:rPr>
      </w:pPr>
      <w:r w:rsidRPr="00B65C10">
        <w:rPr>
          <w:rFonts w:eastAsia="DengXian"/>
          <w:color w:val="000000"/>
          <w:szCs w:val="20"/>
        </w:rPr>
        <w:t>For non-codebook based transmission, the UE can calculate the precoder used for the transmission of precoded SRS based on measurement of an associated NZP CSI-RS resource. A UE can be configured with only one NZP CSI-RS resource for the SRS resource set</w:t>
      </w:r>
      <w:ins w:id="398" w:author="oppo" w:date="2018-05-04T16:35:00Z">
        <w:r w:rsidRPr="00B65C10">
          <w:rPr>
            <w:rFonts w:eastAsia="DengXian" w:hint="eastAsia"/>
            <w:color w:val="000000"/>
            <w:szCs w:val="20"/>
          </w:rPr>
          <w:t xml:space="preserve"> </w:t>
        </w:r>
        <w:r w:rsidRPr="00B65C10">
          <w:rPr>
            <w:rFonts w:eastAsia="DengXian"/>
            <w:color w:val="000000"/>
            <w:szCs w:val="20"/>
          </w:rPr>
          <w:t xml:space="preserve">with higher layer parameter </w:t>
        </w:r>
        <w:r w:rsidRPr="00B65C10">
          <w:rPr>
            <w:rFonts w:eastAsia="DengXian"/>
            <w:i/>
            <w:color w:val="000000"/>
            <w:szCs w:val="20"/>
          </w:rPr>
          <w:t xml:space="preserve">usage </w:t>
        </w:r>
        <w:r w:rsidRPr="00B65C10">
          <w:rPr>
            <w:rFonts w:eastAsia="DengXian"/>
            <w:color w:val="000000"/>
            <w:szCs w:val="20"/>
          </w:rPr>
          <w:t xml:space="preserve">in </w:t>
        </w:r>
        <w:r w:rsidRPr="00B65C10">
          <w:rPr>
            <w:i/>
          </w:rPr>
          <w:t>SRS-ResourceSet</w:t>
        </w:r>
        <w:r w:rsidRPr="00B65C10">
          <w:rPr>
            <w:rFonts w:eastAsia="DengXian"/>
            <w:color w:val="000000"/>
            <w:szCs w:val="20"/>
          </w:rPr>
          <w:t xml:space="preserve"> set to ‘nonCodebook'</w:t>
        </w:r>
      </w:ins>
      <w:r w:rsidRPr="00B65C10">
        <w:rPr>
          <w:rFonts w:eastAsia="DengXian"/>
          <w:color w:val="000000"/>
          <w:szCs w:val="20"/>
        </w:rPr>
        <w:t>.</w:t>
      </w:r>
    </w:p>
    <w:p w14:paraId="09AD5D78" w14:textId="77777777" w:rsidR="00F728D8" w:rsidRPr="00B65C10" w:rsidRDefault="00F728D8" w:rsidP="00846888">
      <w:pPr>
        <w:ind w:left="568" w:hanging="284"/>
        <w:rPr>
          <w:ins w:id="399" w:author="oppo" w:date="2018-05-11T10:13:00Z"/>
          <w:rFonts w:eastAsia="DengXian"/>
          <w:szCs w:val="20"/>
        </w:rPr>
      </w:pPr>
      <w:r w:rsidRPr="00B65C10">
        <w:rPr>
          <w:rFonts w:eastAsia="DengXian"/>
          <w:szCs w:val="20"/>
        </w:rPr>
        <w:t>-</w:t>
      </w:r>
      <w:r w:rsidRPr="00B65C10">
        <w:rPr>
          <w:rFonts w:eastAsia="DengXian"/>
          <w:szCs w:val="20"/>
        </w:rPr>
        <w:tab/>
        <w:t xml:space="preserve">If aperiodic SRS resource is configured, the [CSI-RS information in the same slot TBD] UL channel measurement is indicated via DCI, where the association among aperiodic SRS triggering state, triggered SRS resource(s) </w:t>
      </w:r>
      <w:r w:rsidRPr="00B65C10">
        <w:rPr>
          <w:rFonts w:eastAsia="DengXian"/>
          <w:i/>
          <w:iCs/>
          <w:szCs w:val="20"/>
        </w:rPr>
        <w:t>srs-ResourceSetId</w:t>
      </w:r>
      <w:r w:rsidRPr="00B65C10">
        <w:rPr>
          <w:rFonts w:eastAsia="DengXian"/>
          <w:szCs w:val="20"/>
        </w:rPr>
        <w:t xml:space="preserve">, </w:t>
      </w:r>
      <w:r w:rsidRPr="00B65C10">
        <w:rPr>
          <w:rFonts w:eastAsia="DengXian"/>
          <w:i/>
          <w:szCs w:val="20"/>
        </w:rPr>
        <w:t>NZP-CSI-RS-ResourceId,</w:t>
      </w:r>
      <w:r w:rsidRPr="00B65C10">
        <w:rPr>
          <w:rFonts w:eastAsia="DengXian"/>
          <w:szCs w:val="20"/>
        </w:rPr>
        <w:t xml:space="preserve"> </w:t>
      </w:r>
      <w:r w:rsidRPr="00B65C10">
        <w:rPr>
          <w:rFonts w:eastAsia="DengXian"/>
          <w:i/>
          <w:iCs/>
          <w:szCs w:val="20"/>
        </w:rPr>
        <w:t>csi-RS</w:t>
      </w:r>
      <w:r w:rsidRPr="00B65C10">
        <w:rPr>
          <w:rFonts w:eastAsia="DengXian"/>
          <w:szCs w:val="20"/>
        </w:rPr>
        <w:t xml:space="preserve"> are higher layer configured by </w:t>
      </w:r>
      <w:r w:rsidRPr="00B65C10">
        <w:rPr>
          <w:rFonts w:eastAsia="DengXian"/>
          <w:i/>
          <w:szCs w:val="20"/>
        </w:rPr>
        <w:t xml:space="preserve">AperiodicSRS-ResourceTrigger </w:t>
      </w:r>
      <w:r w:rsidRPr="00B65C10">
        <w:rPr>
          <w:rFonts w:eastAsia="DengXian"/>
          <w:szCs w:val="20"/>
        </w:rPr>
        <w:t xml:space="preserve">in </w:t>
      </w:r>
      <w:r w:rsidRPr="00B65C10">
        <w:rPr>
          <w:rFonts w:eastAsia="DengXian"/>
          <w:i/>
          <w:szCs w:val="20"/>
        </w:rPr>
        <w:t>SRS-Config</w:t>
      </w:r>
      <w:r w:rsidRPr="00B65C10">
        <w:rPr>
          <w:rFonts w:eastAsia="DengXian"/>
          <w:szCs w:val="20"/>
        </w:rPr>
        <w:t xml:space="preserve">. A UE may receive the dynamic SRS transmission request for aperiodic SRS transmission in the same slot as the reception of the DL CSI-RS resource A UE is not expected to update the SRS precoding information if the gap from the last symbol of the reception of the AP-CSI-RS resource and the first symbol of the AP-SRS transmission is less than 42 OFDM symbols. </w:t>
      </w:r>
    </w:p>
    <w:p w14:paraId="5AE774B2" w14:textId="77777777" w:rsidR="00F728D8" w:rsidRPr="00B65C10" w:rsidRDefault="00F728D8" w:rsidP="00846888">
      <w:pPr>
        <w:ind w:left="568" w:hanging="284"/>
        <w:rPr>
          <w:rFonts w:eastAsia="DengXian"/>
          <w:szCs w:val="20"/>
        </w:rPr>
      </w:pPr>
      <w:r w:rsidRPr="00B65C10">
        <w:rPr>
          <w:rFonts w:eastAsia="DengXian"/>
          <w:szCs w:val="20"/>
        </w:rPr>
        <w:t>-</w:t>
      </w:r>
      <w:r w:rsidRPr="00B65C10">
        <w:rPr>
          <w:rFonts w:eastAsia="DengXian"/>
          <w:szCs w:val="20"/>
        </w:rPr>
        <w:tab/>
        <w:t xml:space="preserve">If periodic or semi-persistent SRS resource set is configured, the </w:t>
      </w:r>
      <w:r w:rsidRPr="00B65C10">
        <w:rPr>
          <w:rFonts w:eastAsia="DengXian"/>
          <w:i/>
          <w:szCs w:val="20"/>
        </w:rPr>
        <w:t>NZP-CSI-RS-ResourceConfigID</w:t>
      </w:r>
      <w:r w:rsidRPr="00B65C10">
        <w:rPr>
          <w:rFonts w:eastAsia="DengXian"/>
          <w:szCs w:val="20"/>
        </w:rPr>
        <w:t xml:space="preserve"> for measurement is indicated via higher layer parameter </w:t>
      </w:r>
      <w:r w:rsidRPr="00B65C10">
        <w:rPr>
          <w:rFonts w:eastAsia="DengXian"/>
          <w:i/>
          <w:szCs w:val="20"/>
        </w:rPr>
        <w:t>associatedCSI-RS</w:t>
      </w:r>
      <w:r w:rsidRPr="00B65C10">
        <w:rPr>
          <w:rFonts w:eastAsia="DengXian"/>
          <w:szCs w:val="20"/>
        </w:rPr>
        <w:t xml:space="preserve"> in </w:t>
      </w:r>
      <w:r w:rsidRPr="00B65C10">
        <w:rPr>
          <w:rFonts w:eastAsia="DengXian"/>
          <w:i/>
          <w:szCs w:val="20"/>
        </w:rPr>
        <w:t>SRS-Config</w:t>
      </w:r>
      <w:r w:rsidRPr="00B65C10" w:rsidDel="00BF6EB6">
        <w:rPr>
          <w:rFonts w:eastAsia="DengXian"/>
          <w:szCs w:val="20"/>
        </w:rPr>
        <w:t xml:space="preserve"> </w:t>
      </w:r>
      <w:r w:rsidRPr="00B65C10">
        <w:rPr>
          <w:rFonts w:eastAsia="DengXian"/>
          <w:szCs w:val="20"/>
        </w:rPr>
        <w:t xml:space="preserve"> per set.</w:t>
      </w:r>
    </w:p>
    <w:p w14:paraId="7C74C207" w14:textId="77777777" w:rsidR="00F728D8" w:rsidRPr="00B65C10" w:rsidRDefault="00F728D8" w:rsidP="00846888">
      <w:pPr>
        <w:ind w:hanging="1"/>
        <w:rPr>
          <w:rFonts w:eastAsia="DengXian"/>
          <w:szCs w:val="20"/>
        </w:rPr>
      </w:pPr>
      <w:r w:rsidRPr="00B65C10">
        <w:rPr>
          <w:rFonts w:eastAsia="DengXian"/>
          <w:szCs w:val="20"/>
        </w:rPr>
        <w:t xml:space="preserve">The UE shall perform one-to-one mapping from the indicated SRI(s) to the indicated DM-RS ports(s) in the DCI format 0_1 </w:t>
      </w:r>
      <w:ins w:id="400" w:author="oppo" w:date="2018-05-11T10:15:00Z">
        <w:r w:rsidRPr="00B65C10">
          <w:rPr>
            <w:rFonts w:eastAsia="DengXian" w:hint="eastAsia"/>
            <w:szCs w:val="20"/>
          </w:rPr>
          <w:t xml:space="preserve">in </w:t>
        </w:r>
      </w:ins>
      <w:r w:rsidRPr="00B65C10">
        <w:rPr>
          <w:rFonts w:eastAsia="DengXian"/>
          <w:szCs w:val="20"/>
        </w:rPr>
        <w:t>increasing order.</w:t>
      </w:r>
    </w:p>
    <w:p w14:paraId="26447FEE" w14:textId="77777777" w:rsidR="00F728D8" w:rsidRPr="00B65C10" w:rsidRDefault="00F728D8" w:rsidP="00846888">
      <w:pPr>
        <w:ind w:hanging="1"/>
        <w:rPr>
          <w:rFonts w:eastAsia="DengXian"/>
          <w:szCs w:val="20"/>
        </w:rPr>
      </w:pPr>
      <w:r w:rsidRPr="00B65C10">
        <w:rPr>
          <w:rFonts w:eastAsia="DengXian"/>
          <w:szCs w:val="20"/>
        </w:rPr>
        <w:t xml:space="preserve">For non-codebook based transmission, the UE does not expect to be configured with both </w:t>
      </w:r>
      <w:r w:rsidRPr="00B65C10">
        <w:rPr>
          <w:rFonts w:eastAsia="DengXian"/>
          <w:i/>
          <w:szCs w:val="20"/>
        </w:rPr>
        <w:t>spatialRelationInfo</w:t>
      </w:r>
      <w:r w:rsidRPr="00B65C10">
        <w:rPr>
          <w:rFonts w:eastAsia="DengXian"/>
          <w:szCs w:val="20"/>
        </w:rPr>
        <w:t xml:space="preserve"> for SRS resource and </w:t>
      </w:r>
      <w:r w:rsidRPr="00B65C10">
        <w:rPr>
          <w:rFonts w:eastAsia="DengXian"/>
          <w:i/>
          <w:szCs w:val="20"/>
        </w:rPr>
        <w:t xml:space="preserve">associatedCSI-RS </w:t>
      </w:r>
      <w:r w:rsidRPr="00B65C10">
        <w:rPr>
          <w:rFonts w:eastAsia="DengXian"/>
          <w:szCs w:val="20"/>
        </w:rPr>
        <w:t xml:space="preserve">in </w:t>
      </w:r>
      <w:r w:rsidRPr="00B65C10">
        <w:rPr>
          <w:rFonts w:eastAsia="DengXian"/>
          <w:i/>
          <w:szCs w:val="20"/>
        </w:rPr>
        <w:t>SRS-Config</w:t>
      </w:r>
      <w:r w:rsidRPr="00B65C10" w:rsidDel="00BF6EB6">
        <w:rPr>
          <w:rFonts w:eastAsia="DengXian"/>
          <w:szCs w:val="20"/>
        </w:rPr>
        <w:t xml:space="preserve"> </w:t>
      </w:r>
      <w:r w:rsidRPr="00B65C10">
        <w:rPr>
          <w:rFonts w:eastAsia="DengXian"/>
          <w:szCs w:val="20"/>
        </w:rPr>
        <w:t>for SRS resource set.</w:t>
      </w:r>
    </w:p>
    <w:p w14:paraId="2CEC8AD4" w14:textId="77777777" w:rsidR="00F728D8" w:rsidRPr="00B65C10" w:rsidRDefault="00F728D8" w:rsidP="00846888">
      <w:pPr>
        <w:pStyle w:val="BodyText"/>
        <w:spacing w:after="0"/>
        <w:rPr>
          <w:rFonts w:eastAsia="SimSun"/>
        </w:rPr>
      </w:pPr>
      <w:r w:rsidRPr="00B65C10">
        <w:rPr>
          <w:rFonts w:eastAsia="DengXian"/>
          <w:szCs w:val="20"/>
        </w:rPr>
        <w:t>For non-codebook based transmission, the UE can be scheduled with DCI format 0_1 when at least one SRS resource is configured</w:t>
      </w:r>
      <w:ins w:id="401" w:author="oppo" w:date="2018-05-04T16:42:00Z">
        <w:r w:rsidRPr="00B65C10">
          <w:rPr>
            <w:rFonts w:eastAsia="DengXian" w:hint="eastAsia"/>
            <w:szCs w:val="20"/>
          </w:rPr>
          <w:t xml:space="preserve"> in </w:t>
        </w:r>
      </w:ins>
      <w:ins w:id="402" w:author="oppo" w:date="2018-05-04T16:43:00Z">
        <w:r w:rsidRPr="00B65C10">
          <w:rPr>
            <w:i/>
          </w:rPr>
          <w:t>SRS-ResourceSet</w:t>
        </w:r>
        <w:r w:rsidRPr="00B65C10">
          <w:rPr>
            <w:rFonts w:eastAsia="DengXian"/>
            <w:color w:val="000000"/>
            <w:szCs w:val="20"/>
          </w:rPr>
          <w:t xml:space="preserve"> with </w:t>
        </w:r>
        <w:r w:rsidRPr="00B65C10">
          <w:rPr>
            <w:rFonts w:eastAsia="DengXian"/>
            <w:i/>
            <w:color w:val="000000"/>
            <w:szCs w:val="20"/>
          </w:rPr>
          <w:t xml:space="preserve">usage </w:t>
        </w:r>
        <w:r w:rsidRPr="00B65C10">
          <w:rPr>
            <w:rFonts w:eastAsia="DengXian"/>
            <w:color w:val="000000"/>
            <w:szCs w:val="20"/>
          </w:rPr>
          <w:t>set to ‘nonCodebook'</w:t>
        </w:r>
      </w:ins>
      <w:r w:rsidRPr="00B65C10">
        <w:rPr>
          <w:rFonts w:eastAsia="DengXian"/>
          <w:szCs w:val="20"/>
        </w:rPr>
        <w:t>.</w:t>
      </w:r>
    </w:p>
    <w:p w14:paraId="0996B7CB" w14:textId="77777777" w:rsidR="00F728D8" w:rsidRDefault="00F728D8" w:rsidP="00846888">
      <w:pPr>
        <w:pStyle w:val="BodyText"/>
        <w:spacing w:after="0"/>
        <w:ind w:left="420" w:hanging="420"/>
      </w:pPr>
      <w:r w:rsidRPr="00B65C10">
        <w:rPr>
          <w:rFonts w:eastAsia="SimSun" w:hint="eastAsia"/>
        </w:rPr>
        <w:t>-----------------------------------------------------------------End of TP ----------------------------------------------------------------</w:t>
      </w:r>
    </w:p>
    <w:p w14:paraId="761592E0" w14:textId="77777777" w:rsidR="00F728D8" w:rsidRDefault="00F728D8" w:rsidP="00846888">
      <w:pPr>
        <w:rPr>
          <w:color w:val="BFBFBF"/>
          <w:lang w:eastAsia="x-none"/>
        </w:rPr>
      </w:pPr>
    </w:p>
    <w:p w14:paraId="34B09B0E" w14:textId="77777777" w:rsidR="00F728D8" w:rsidRDefault="00F728D8" w:rsidP="00846888">
      <w:pPr>
        <w:rPr>
          <w:color w:val="BFBFBF"/>
          <w:lang w:eastAsia="x-none"/>
        </w:rPr>
      </w:pPr>
    </w:p>
    <w:p w14:paraId="76392F57" w14:textId="53E063C9" w:rsidR="00F728D8" w:rsidRPr="00846888" w:rsidRDefault="0058452E" w:rsidP="00F728D8">
      <w:pPr>
        <w:rPr>
          <w:b/>
          <w:lang w:eastAsia="x-none"/>
        </w:rPr>
      </w:pPr>
      <w:hyperlink r:id="rId970" w:history="1">
        <w:r w:rsidR="000F2B08" w:rsidRPr="00846888">
          <w:rPr>
            <w:rStyle w:val="Hyperlink"/>
            <w:b/>
          </w:rPr>
          <w:t>R1-1807824</w:t>
        </w:r>
      </w:hyperlink>
      <w:r w:rsidR="00F728D8" w:rsidRPr="00846888">
        <w:rPr>
          <w:b/>
          <w:lang w:eastAsia="x-none"/>
        </w:rPr>
        <w:tab/>
        <w:t>Summary of offline discussion on UL non-codebook based transmission</w:t>
      </w:r>
      <w:r w:rsidR="00F728D8" w:rsidRPr="00846888">
        <w:rPr>
          <w:b/>
          <w:lang w:eastAsia="x-none"/>
        </w:rPr>
        <w:tab/>
        <w:t>Nokia, Nokia Shanghai Bell</w:t>
      </w:r>
    </w:p>
    <w:p w14:paraId="0ADA12D9" w14:textId="77777777" w:rsidR="00F728D8" w:rsidRDefault="00F728D8" w:rsidP="00F728D8">
      <w:pPr>
        <w:rPr>
          <w:color w:val="BFBFBF"/>
          <w:lang w:eastAsia="x-none"/>
        </w:rPr>
      </w:pPr>
    </w:p>
    <w:p w14:paraId="6B11B438" w14:textId="77777777" w:rsidR="00F728D8" w:rsidRPr="006B484B" w:rsidRDefault="00F728D8" w:rsidP="00F728D8">
      <w:pPr>
        <w:rPr>
          <w:rFonts w:eastAsia="SimSun"/>
          <w:b/>
          <w:szCs w:val="20"/>
        </w:rPr>
      </w:pPr>
      <w:r w:rsidRPr="006B484B">
        <w:rPr>
          <w:rFonts w:eastAsia="SimSun"/>
          <w:b/>
          <w:szCs w:val="20"/>
        </w:rPr>
        <w:t>Conclusion</w:t>
      </w:r>
    </w:p>
    <w:p w14:paraId="213BBAB0" w14:textId="77777777" w:rsidR="00F728D8" w:rsidRPr="006B484B" w:rsidRDefault="00F728D8" w:rsidP="00F728D8">
      <w:pPr>
        <w:rPr>
          <w:rFonts w:eastAsia="SimSun"/>
          <w:szCs w:val="20"/>
        </w:rPr>
      </w:pPr>
      <w:r w:rsidRPr="006B484B">
        <w:rPr>
          <w:rFonts w:eastAsia="SimSun"/>
          <w:szCs w:val="20"/>
        </w:rPr>
        <w:t>For non-codebook based UL transmission,</w:t>
      </w:r>
    </w:p>
    <w:p w14:paraId="0B75AC9C" w14:textId="77777777" w:rsidR="00F728D8" w:rsidRPr="00846888" w:rsidRDefault="00F728D8" w:rsidP="00846888">
      <w:pPr>
        <w:pStyle w:val="ListParagraph"/>
        <w:numPr>
          <w:ilvl w:val="0"/>
          <w:numId w:val="59"/>
        </w:numPr>
      </w:pPr>
      <w:r w:rsidRPr="00846888">
        <w:t>gNB may assume that UE applies a single precoder throughout the transmission bandwidth for PUSCH and SRS</w:t>
      </w:r>
    </w:p>
    <w:p w14:paraId="3C6B98C4" w14:textId="77777777" w:rsidR="00F728D8" w:rsidRDefault="00F728D8" w:rsidP="00F728D8">
      <w:pPr>
        <w:rPr>
          <w:szCs w:val="20"/>
          <w:lang w:eastAsia="x-none"/>
        </w:rPr>
      </w:pPr>
    </w:p>
    <w:p w14:paraId="06D0649C" w14:textId="77777777" w:rsidR="00F728D8" w:rsidRPr="00C26926" w:rsidRDefault="00F728D8" w:rsidP="00F728D8">
      <w:pPr>
        <w:jc w:val="both"/>
        <w:rPr>
          <w:b/>
          <w:szCs w:val="20"/>
        </w:rPr>
      </w:pPr>
      <w:r w:rsidRPr="00C26926">
        <w:rPr>
          <w:b/>
          <w:szCs w:val="20"/>
          <w:highlight w:val="darkYellow"/>
        </w:rPr>
        <w:t>Working Assumption</w:t>
      </w:r>
    </w:p>
    <w:p w14:paraId="03B05A24" w14:textId="77777777" w:rsidR="00F728D8" w:rsidRPr="00C26926" w:rsidRDefault="00F728D8" w:rsidP="00F728D8">
      <w:pPr>
        <w:rPr>
          <w:rFonts w:eastAsia="SimSun"/>
          <w:szCs w:val="20"/>
        </w:rPr>
      </w:pPr>
      <w:r w:rsidRPr="00C26926">
        <w:rPr>
          <w:rFonts w:eastAsia="SimSun"/>
          <w:szCs w:val="20"/>
        </w:rPr>
        <w:t>TP to 38.214, Section 6.1.1.2:</w:t>
      </w:r>
    </w:p>
    <w:p w14:paraId="1F7EC3AA" w14:textId="77777777" w:rsidR="00F728D8" w:rsidRPr="008C707C" w:rsidRDefault="00F728D8" w:rsidP="00F728D8">
      <w:pPr>
        <w:pStyle w:val="BodyText"/>
        <w:spacing w:before="120" w:after="0"/>
        <w:ind w:left="420" w:hanging="420"/>
        <w:rPr>
          <w:rFonts w:eastAsia="SimSun"/>
          <w:szCs w:val="20"/>
        </w:rPr>
      </w:pPr>
      <w:r w:rsidRPr="008C707C">
        <w:rPr>
          <w:rFonts w:eastAsia="SimSun" w:hint="eastAsia"/>
          <w:szCs w:val="20"/>
        </w:rPr>
        <w:t>-------------------------------------------------------Start of TP for 38.214--------------------------------------------------------------</w:t>
      </w:r>
    </w:p>
    <w:p w14:paraId="5D250728" w14:textId="77777777" w:rsidR="00F728D8" w:rsidRPr="00B70009" w:rsidRDefault="00F728D8" w:rsidP="00F728D8">
      <w:pPr>
        <w:rPr>
          <w:rFonts w:eastAsia="SimSun"/>
          <w:b/>
          <w:szCs w:val="20"/>
        </w:rPr>
      </w:pPr>
      <w:r w:rsidRPr="00B70009">
        <w:rPr>
          <w:rFonts w:eastAsia="SimSun"/>
          <w:b/>
          <w:szCs w:val="20"/>
        </w:rPr>
        <w:t>6.1.1.2</w:t>
      </w:r>
      <w:r w:rsidRPr="00B70009">
        <w:rPr>
          <w:rFonts w:eastAsia="SimSun"/>
          <w:b/>
          <w:szCs w:val="20"/>
        </w:rPr>
        <w:tab/>
        <w:t>Non-Codebook based UL transmission</w:t>
      </w:r>
    </w:p>
    <w:p w14:paraId="6D834DB7" w14:textId="002F275A" w:rsidR="00F728D8" w:rsidRPr="00846888" w:rsidRDefault="00F728D8" w:rsidP="00F728D8">
      <w:pPr>
        <w:rPr>
          <w:color w:val="000000"/>
          <w:szCs w:val="20"/>
        </w:rPr>
      </w:pPr>
      <w:r w:rsidRPr="008C707C">
        <w:rPr>
          <w:color w:val="000000"/>
          <w:szCs w:val="20"/>
        </w:rPr>
        <w:t xml:space="preserve">For non-codebook based transmission, the UE can determine its PUSCH precoder and transmission rank based on the wideband SRI </w:t>
      </w:r>
      <w:r w:rsidRPr="00BB1A51">
        <w:rPr>
          <w:strike/>
          <w:color w:val="FF0000"/>
          <w:szCs w:val="20"/>
          <w:u w:val="single"/>
        </w:rPr>
        <w:t xml:space="preserve">given by </w:t>
      </w:r>
      <w:r w:rsidRPr="00BB1A51">
        <w:rPr>
          <w:i/>
          <w:strike/>
          <w:color w:val="FF0000"/>
          <w:szCs w:val="20"/>
          <w:u w:val="single"/>
        </w:rPr>
        <w:t>SRS resource indicator</w:t>
      </w:r>
      <w:r w:rsidRPr="00BB1A51">
        <w:rPr>
          <w:strike/>
          <w:color w:val="FF0000"/>
          <w:szCs w:val="20"/>
          <w:u w:val="single"/>
        </w:rPr>
        <w:t xml:space="preserve"> field from the DCI</w:t>
      </w:r>
      <w:r w:rsidRPr="00BB1A51">
        <w:rPr>
          <w:rFonts w:hint="eastAsia"/>
          <w:color w:val="FF0000"/>
          <w:szCs w:val="20"/>
          <w:u w:val="single"/>
        </w:rPr>
        <w:t xml:space="preserve"> when multiple SRS resources are configured, </w:t>
      </w:r>
      <w:r w:rsidRPr="00BB1A51">
        <w:rPr>
          <w:color w:val="FF0000"/>
          <w:szCs w:val="20"/>
          <w:u w:val="single"/>
        </w:rPr>
        <w:t xml:space="preserve">where </w:t>
      </w:r>
      <w:r w:rsidRPr="00BB1A51">
        <w:rPr>
          <w:rFonts w:hint="eastAsia"/>
          <w:color w:val="FF0000"/>
          <w:szCs w:val="20"/>
          <w:u w:val="single"/>
        </w:rPr>
        <w:t>the SRI is</w:t>
      </w:r>
      <w:r w:rsidRPr="00BB1A51">
        <w:rPr>
          <w:color w:val="FF0000"/>
          <w:szCs w:val="20"/>
          <w:u w:val="single"/>
        </w:rPr>
        <w:t xml:space="preserve"> given by </w:t>
      </w:r>
      <w:r>
        <w:rPr>
          <w:color w:val="FF0000"/>
          <w:szCs w:val="20"/>
          <w:u w:val="single"/>
        </w:rPr>
        <w:t xml:space="preserve">the </w:t>
      </w:r>
      <w:r w:rsidRPr="00BB1A51">
        <w:rPr>
          <w:color w:val="FF0000"/>
          <w:szCs w:val="20"/>
          <w:u w:val="single"/>
        </w:rPr>
        <w:t xml:space="preserve">SRS resource indicator in </w:t>
      </w:r>
      <w:r>
        <w:rPr>
          <w:color w:val="FF0000"/>
          <w:szCs w:val="20"/>
          <w:u w:val="single"/>
        </w:rPr>
        <w:t xml:space="preserve">DCI according to </w:t>
      </w:r>
      <w:r w:rsidRPr="00BB1A51">
        <w:rPr>
          <w:color w:val="FF0000"/>
          <w:szCs w:val="20"/>
          <w:u w:val="single"/>
        </w:rPr>
        <w:t>subclause 7.3.1.1.2 of [TS 38.212]</w:t>
      </w:r>
      <w:r w:rsidRPr="00BB1A51">
        <w:rPr>
          <w:rFonts w:hint="eastAsia"/>
          <w:color w:val="FF0000"/>
          <w:szCs w:val="20"/>
          <w:u w:val="single"/>
        </w:rPr>
        <w:t xml:space="preserve">, or the </w:t>
      </w:r>
      <w:r w:rsidRPr="00BB1A51">
        <w:rPr>
          <w:rFonts w:eastAsia="DengXian"/>
          <w:color w:val="FF0000"/>
          <w:szCs w:val="20"/>
          <w:u w:val="single"/>
        </w:rPr>
        <w:t>SRI</w:t>
      </w:r>
      <w:r w:rsidRPr="00BB1A51">
        <w:rPr>
          <w:rFonts w:eastAsia="DengXian" w:hint="eastAsia"/>
          <w:color w:val="FF0000"/>
          <w:szCs w:val="20"/>
          <w:u w:val="single"/>
        </w:rPr>
        <w:t xml:space="preserve"> is </w:t>
      </w:r>
      <w:r w:rsidRPr="00BB1A51">
        <w:rPr>
          <w:rFonts w:eastAsia="DengXian"/>
          <w:color w:val="FF0000"/>
          <w:szCs w:val="20"/>
          <w:u w:val="single"/>
        </w:rPr>
        <w:t xml:space="preserve">given by </w:t>
      </w:r>
      <w:r w:rsidRPr="00BB1A51">
        <w:rPr>
          <w:i/>
          <w:color w:val="FF0000"/>
          <w:szCs w:val="20"/>
          <w:u w:val="single"/>
        </w:rPr>
        <w:t>srs-ResourceIndicator</w:t>
      </w:r>
      <w:r w:rsidRPr="00BB1A51">
        <w:rPr>
          <w:color w:val="FF0000"/>
          <w:szCs w:val="20"/>
          <w:u w:val="single"/>
        </w:rPr>
        <w:t xml:space="preserve"> according to subclause 6.1.2.3</w:t>
      </w:r>
      <w:r>
        <w:rPr>
          <w:szCs w:val="20"/>
        </w:rPr>
        <w:t>.</w:t>
      </w:r>
    </w:p>
    <w:p w14:paraId="614968AE" w14:textId="77777777" w:rsidR="00F728D8" w:rsidRPr="008C707C" w:rsidRDefault="00F728D8" w:rsidP="00F728D8">
      <w:pPr>
        <w:rPr>
          <w:szCs w:val="20"/>
        </w:rPr>
      </w:pPr>
      <w:r w:rsidRPr="008C707C">
        <w:rPr>
          <w:rFonts w:eastAsia="SimSun" w:hint="eastAsia"/>
          <w:szCs w:val="20"/>
        </w:rPr>
        <w:lastRenderedPageBreak/>
        <w:t>-----------------------------------------------------------------End of TP ----------------------------------------------------------------</w:t>
      </w:r>
    </w:p>
    <w:p w14:paraId="5841B726" w14:textId="77777777" w:rsidR="00F728D8" w:rsidRDefault="00F728D8" w:rsidP="00F728D8">
      <w:pPr>
        <w:rPr>
          <w:szCs w:val="20"/>
          <w:lang w:eastAsia="x-none"/>
        </w:rPr>
      </w:pPr>
      <w:r w:rsidRPr="008A2270">
        <w:rPr>
          <w:szCs w:val="20"/>
          <w:lang w:eastAsia="x-none"/>
        </w:rPr>
        <w:t>Note: Whether non-codebook based UL transmission can be used for configured grant type-1/type-2 PUSCH transmission is determined under the scheduling agenda item</w:t>
      </w:r>
    </w:p>
    <w:p w14:paraId="6C1C01C5" w14:textId="77777777" w:rsidR="00F728D8" w:rsidRDefault="00F728D8" w:rsidP="00F728D8">
      <w:pPr>
        <w:rPr>
          <w:szCs w:val="20"/>
          <w:lang w:eastAsia="x-none"/>
        </w:rPr>
      </w:pPr>
    </w:p>
    <w:p w14:paraId="097CE206" w14:textId="77777777" w:rsidR="00F728D8" w:rsidRDefault="00F728D8" w:rsidP="00F728D8">
      <w:pPr>
        <w:rPr>
          <w:szCs w:val="20"/>
          <w:lang w:eastAsia="x-none"/>
        </w:rPr>
      </w:pPr>
    </w:p>
    <w:p w14:paraId="16F7B29C" w14:textId="2386A368" w:rsidR="00F728D8" w:rsidRPr="00D06F4C" w:rsidRDefault="0058452E" w:rsidP="00F728D8">
      <w:pPr>
        <w:rPr>
          <w:color w:val="BFBFBF"/>
          <w:lang w:eastAsia="x-none"/>
        </w:rPr>
      </w:pPr>
      <w:hyperlink r:id="rId971" w:history="1">
        <w:r w:rsidR="000F2B08">
          <w:rPr>
            <w:rStyle w:val="Hyperlink"/>
            <w:lang w:eastAsia="x-none"/>
          </w:rPr>
          <w:t>R1-1805825</w:t>
        </w:r>
      </w:hyperlink>
      <w:r w:rsidR="00F728D8" w:rsidRPr="00D06F4C">
        <w:rPr>
          <w:color w:val="BFBFBF"/>
          <w:lang w:eastAsia="x-none"/>
        </w:rPr>
        <w:tab/>
        <w:t>Remaining issues on non-codebook based UL transmission</w:t>
      </w:r>
      <w:r w:rsidR="00F728D8" w:rsidRPr="00D06F4C">
        <w:rPr>
          <w:color w:val="BFBFBF"/>
          <w:lang w:eastAsia="x-none"/>
        </w:rPr>
        <w:tab/>
        <w:t>ZTE</w:t>
      </w:r>
    </w:p>
    <w:p w14:paraId="378BC784" w14:textId="77777777" w:rsidR="00F728D8" w:rsidRPr="00D06F4C" w:rsidRDefault="00F728D8" w:rsidP="00F728D8">
      <w:pPr>
        <w:rPr>
          <w:color w:val="BFBFBF"/>
          <w:lang w:eastAsia="x-none"/>
        </w:rPr>
      </w:pPr>
      <w:r w:rsidRPr="00D06F4C">
        <w:rPr>
          <w:color w:val="BFBFBF"/>
          <w:lang w:eastAsia="x-none"/>
        </w:rPr>
        <w:t>Withdrawn</w:t>
      </w:r>
    </w:p>
    <w:p w14:paraId="0871D951" w14:textId="78CDC043" w:rsidR="00F728D8" w:rsidRDefault="0058452E" w:rsidP="00F728D8">
      <w:pPr>
        <w:rPr>
          <w:lang w:eastAsia="x-none"/>
        </w:rPr>
      </w:pPr>
      <w:hyperlink r:id="rId972" w:history="1">
        <w:r w:rsidR="000F2B08">
          <w:rPr>
            <w:rStyle w:val="Hyperlink"/>
            <w:lang w:eastAsia="x-none"/>
          </w:rPr>
          <w:t>R1-1805948</w:t>
        </w:r>
      </w:hyperlink>
      <w:r w:rsidR="00F728D8">
        <w:rPr>
          <w:lang w:eastAsia="x-none"/>
        </w:rPr>
        <w:tab/>
        <w:t>Remaining issues for UL non-codebook based transmission</w:t>
      </w:r>
      <w:r w:rsidR="00F728D8">
        <w:rPr>
          <w:lang w:eastAsia="x-none"/>
        </w:rPr>
        <w:tab/>
        <w:t>Huawei, HiSilicon</w:t>
      </w:r>
    </w:p>
    <w:p w14:paraId="12AA9B0C" w14:textId="3732CA00" w:rsidR="00F728D8" w:rsidRDefault="0058452E" w:rsidP="00F728D8">
      <w:pPr>
        <w:rPr>
          <w:lang w:eastAsia="x-none"/>
        </w:rPr>
      </w:pPr>
      <w:hyperlink r:id="rId973" w:history="1">
        <w:r w:rsidR="000F2B08">
          <w:rPr>
            <w:rStyle w:val="Hyperlink"/>
            <w:lang w:eastAsia="x-none"/>
          </w:rPr>
          <w:t>R1-1806040</w:t>
        </w:r>
      </w:hyperlink>
      <w:r w:rsidR="00F728D8">
        <w:rPr>
          <w:lang w:eastAsia="x-none"/>
        </w:rPr>
        <w:tab/>
        <w:t>Remaining issues on non-codebook based UL transmission</w:t>
      </w:r>
      <w:r w:rsidR="00F728D8">
        <w:rPr>
          <w:lang w:eastAsia="x-none"/>
        </w:rPr>
        <w:tab/>
        <w:t>vivo</w:t>
      </w:r>
    </w:p>
    <w:p w14:paraId="360ACBB0" w14:textId="19AB4B2D" w:rsidR="00F728D8" w:rsidRDefault="0058452E" w:rsidP="00F728D8">
      <w:pPr>
        <w:rPr>
          <w:lang w:eastAsia="x-none"/>
        </w:rPr>
      </w:pPr>
      <w:hyperlink r:id="rId974" w:history="1">
        <w:r w:rsidR="000F2B08">
          <w:rPr>
            <w:rStyle w:val="Hyperlink"/>
            <w:lang w:eastAsia="x-none"/>
          </w:rPr>
          <w:t>R1-1806212</w:t>
        </w:r>
      </w:hyperlink>
      <w:r w:rsidR="00F728D8">
        <w:rPr>
          <w:lang w:eastAsia="x-none"/>
        </w:rPr>
        <w:tab/>
        <w:t>Corrections for Non-codebook Based UL MIMO</w:t>
      </w:r>
      <w:r w:rsidR="00F728D8">
        <w:rPr>
          <w:lang w:eastAsia="x-none"/>
        </w:rPr>
        <w:tab/>
        <w:t>Ericsson</w:t>
      </w:r>
    </w:p>
    <w:p w14:paraId="5734FED8" w14:textId="773246A6" w:rsidR="00F728D8" w:rsidRDefault="0058452E" w:rsidP="00F728D8">
      <w:pPr>
        <w:rPr>
          <w:lang w:eastAsia="x-none"/>
        </w:rPr>
      </w:pPr>
      <w:hyperlink r:id="rId975" w:history="1">
        <w:r w:rsidR="000F2B08">
          <w:rPr>
            <w:rStyle w:val="Hyperlink"/>
            <w:lang w:eastAsia="x-none"/>
          </w:rPr>
          <w:t>R1-1806277</w:t>
        </w:r>
      </w:hyperlink>
      <w:r w:rsidR="00F728D8">
        <w:rPr>
          <w:lang w:eastAsia="x-none"/>
        </w:rPr>
        <w:tab/>
        <w:t>Remaining issues on non-codebook based UL transmission</w:t>
      </w:r>
      <w:r w:rsidR="00F728D8">
        <w:rPr>
          <w:lang w:eastAsia="x-none"/>
        </w:rPr>
        <w:tab/>
        <w:t>CATT</w:t>
      </w:r>
    </w:p>
    <w:p w14:paraId="2721917E" w14:textId="25D5CA07" w:rsidR="00F728D8" w:rsidRDefault="0058452E" w:rsidP="00F728D8">
      <w:pPr>
        <w:rPr>
          <w:lang w:eastAsia="x-none"/>
        </w:rPr>
      </w:pPr>
      <w:hyperlink r:id="rId976" w:history="1">
        <w:r w:rsidR="000F2B08">
          <w:rPr>
            <w:rStyle w:val="Hyperlink"/>
            <w:lang w:eastAsia="x-none"/>
          </w:rPr>
          <w:t>R1-1806391</w:t>
        </w:r>
      </w:hyperlink>
      <w:r w:rsidR="00F728D8">
        <w:rPr>
          <w:lang w:eastAsia="x-none"/>
        </w:rPr>
        <w:tab/>
        <w:t>Remaining issues on non-codebook based UL</w:t>
      </w:r>
      <w:r w:rsidR="00F728D8">
        <w:rPr>
          <w:lang w:eastAsia="x-none"/>
        </w:rPr>
        <w:tab/>
        <w:t>Spreadtrum Communications</w:t>
      </w:r>
    </w:p>
    <w:p w14:paraId="4DD74D43" w14:textId="16967F1D" w:rsidR="00F728D8" w:rsidRDefault="0058452E" w:rsidP="00F728D8">
      <w:pPr>
        <w:rPr>
          <w:lang w:eastAsia="x-none"/>
        </w:rPr>
      </w:pPr>
      <w:hyperlink r:id="rId977" w:history="1">
        <w:r w:rsidR="000F2B08">
          <w:rPr>
            <w:rStyle w:val="Hyperlink"/>
            <w:lang w:eastAsia="x-none"/>
          </w:rPr>
          <w:t>R1-1806505</w:t>
        </w:r>
      </w:hyperlink>
      <w:r w:rsidR="00F728D8">
        <w:rPr>
          <w:lang w:eastAsia="x-none"/>
        </w:rPr>
        <w:tab/>
        <w:t>Remaining Issues on Non-Codebook based UL Transmission</w:t>
      </w:r>
      <w:r w:rsidR="00F728D8">
        <w:rPr>
          <w:lang w:eastAsia="x-none"/>
        </w:rPr>
        <w:tab/>
        <w:t>Intel Corporation</w:t>
      </w:r>
    </w:p>
    <w:p w14:paraId="57BBEFE9" w14:textId="637563CE" w:rsidR="00F728D8" w:rsidRDefault="0058452E" w:rsidP="00F728D8">
      <w:pPr>
        <w:rPr>
          <w:lang w:eastAsia="x-none"/>
        </w:rPr>
      </w:pPr>
      <w:hyperlink r:id="rId978" w:history="1">
        <w:r w:rsidR="000F2B08">
          <w:rPr>
            <w:rStyle w:val="Hyperlink"/>
            <w:lang w:eastAsia="x-none"/>
          </w:rPr>
          <w:t>R1-1806672</w:t>
        </w:r>
      </w:hyperlink>
      <w:r w:rsidR="00F728D8">
        <w:rPr>
          <w:lang w:eastAsia="x-none"/>
        </w:rPr>
        <w:tab/>
        <w:t>Remaining issues on non-codebook based UL transmission</w:t>
      </w:r>
      <w:r w:rsidR="00F728D8">
        <w:rPr>
          <w:lang w:eastAsia="x-none"/>
        </w:rPr>
        <w:tab/>
        <w:t>NEC</w:t>
      </w:r>
    </w:p>
    <w:p w14:paraId="5FEF9F0D" w14:textId="719AB474" w:rsidR="00F728D8" w:rsidRDefault="0058452E" w:rsidP="00F728D8">
      <w:pPr>
        <w:rPr>
          <w:lang w:eastAsia="x-none"/>
        </w:rPr>
      </w:pPr>
      <w:hyperlink r:id="rId979" w:history="1">
        <w:r w:rsidR="000F2B08">
          <w:rPr>
            <w:rStyle w:val="Hyperlink"/>
            <w:lang w:eastAsia="x-none"/>
          </w:rPr>
          <w:t>R1-1806710</w:t>
        </w:r>
      </w:hyperlink>
      <w:r w:rsidR="00F728D8">
        <w:rPr>
          <w:lang w:eastAsia="x-none"/>
        </w:rPr>
        <w:tab/>
        <w:t>On non-codebook based UL transmission</w:t>
      </w:r>
      <w:r w:rsidR="00F728D8">
        <w:rPr>
          <w:lang w:eastAsia="x-none"/>
        </w:rPr>
        <w:tab/>
        <w:t>Samsung</w:t>
      </w:r>
    </w:p>
    <w:p w14:paraId="06B594A9" w14:textId="6748EBAB" w:rsidR="00F728D8" w:rsidRDefault="0058452E" w:rsidP="00F728D8">
      <w:pPr>
        <w:rPr>
          <w:lang w:eastAsia="x-none"/>
        </w:rPr>
      </w:pPr>
      <w:hyperlink r:id="rId980" w:history="1">
        <w:r w:rsidR="000F2B08">
          <w:rPr>
            <w:rStyle w:val="Hyperlink"/>
            <w:lang w:eastAsia="x-none"/>
          </w:rPr>
          <w:t>R1-1806825</w:t>
        </w:r>
      </w:hyperlink>
      <w:r w:rsidR="00F728D8">
        <w:rPr>
          <w:lang w:eastAsia="x-none"/>
        </w:rPr>
        <w:tab/>
        <w:t>Remaining issues on non-codebook based UL transmission</w:t>
      </w:r>
      <w:r w:rsidR="00F728D8">
        <w:rPr>
          <w:lang w:eastAsia="x-none"/>
        </w:rPr>
        <w:tab/>
        <w:t>OPPO</w:t>
      </w:r>
    </w:p>
    <w:p w14:paraId="7F14D030" w14:textId="68A82E82" w:rsidR="00F728D8" w:rsidRDefault="0058452E" w:rsidP="00F728D8">
      <w:pPr>
        <w:rPr>
          <w:lang w:eastAsia="x-none"/>
        </w:rPr>
      </w:pPr>
      <w:hyperlink r:id="rId981" w:history="1">
        <w:r w:rsidR="000F2B08">
          <w:rPr>
            <w:rStyle w:val="Hyperlink"/>
            <w:lang w:eastAsia="x-none"/>
          </w:rPr>
          <w:t>R1-1807012</w:t>
        </w:r>
      </w:hyperlink>
      <w:r w:rsidR="00F728D8">
        <w:rPr>
          <w:lang w:eastAsia="x-none"/>
        </w:rPr>
        <w:tab/>
        <w:t xml:space="preserve">Remaining Details on Non-CB UL Transmission </w:t>
      </w:r>
      <w:r w:rsidR="00F728D8">
        <w:rPr>
          <w:lang w:eastAsia="x-none"/>
        </w:rPr>
        <w:tab/>
        <w:t>InterDigital, Inc.</w:t>
      </w:r>
    </w:p>
    <w:p w14:paraId="5C83B580" w14:textId="5633DD14" w:rsidR="00F728D8" w:rsidRDefault="0058452E" w:rsidP="00F728D8">
      <w:pPr>
        <w:rPr>
          <w:lang w:eastAsia="x-none"/>
        </w:rPr>
      </w:pPr>
      <w:hyperlink r:id="rId982" w:history="1">
        <w:r w:rsidR="000F2B08">
          <w:rPr>
            <w:rStyle w:val="Hyperlink"/>
            <w:lang w:eastAsia="x-none"/>
          </w:rPr>
          <w:t>R1-1807182</w:t>
        </w:r>
      </w:hyperlink>
      <w:r w:rsidR="00F728D8">
        <w:rPr>
          <w:lang w:eastAsia="x-none"/>
        </w:rPr>
        <w:tab/>
        <w:t>Remaining issues on non-codebook based UL-MIMO transmission</w:t>
      </w:r>
      <w:r w:rsidR="00F728D8">
        <w:rPr>
          <w:lang w:eastAsia="x-none"/>
        </w:rPr>
        <w:tab/>
        <w:t>Nokia, Nokia Shanghai Bell</w:t>
      </w:r>
    </w:p>
    <w:p w14:paraId="240D883A" w14:textId="64D7F509" w:rsidR="00F728D8" w:rsidRDefault="0058452E" w:rsidP="00F728D8">
      <w:pPr>
        <w:rPr>
          <w:lang w:eastAsia="x-none"/>
        </w:rPr>
      </w:pPr>
      <w:hyperlink r:id="rId983" w:history="1">
        <w:r w:rsidR="000F2B08">
          <w:rPr>
            <w:rStyle w:val="Hyperlink"/>
            <w:lang w:eastAsia="x-none"/>
          </w:rPr>
          <w:t>R1-1807338</w:t>
        </w:r>
      </w:hyperlink>
      <w:r w:rsidR="00F728D8">
        <w:rPr>
          <w:lang w:eastAsia="x-none"/>
        </w:rPr>
        <w:tab/>
        <w:t>Maintenance for non-codebook based UL transmission</w:t>
      </w:r>
      <w:r w:rsidR="00F728D8">
        <w:rPr>
          <w:lang w:eastAsia="x-none"/>
        </w:rPr>
        <w:tab/>
        <w:t>Qualcomm Incorporated</w:t>
      </w:r>
    </w:p>
    <w:p w14:paraId="362FCCD9" w14:textId="77777777" w:rsidR="00F728D8" w:rsidRDefault="00F728D8" w:rsidP="0081593A">
      <w:pPr>
        <w:pStyle w:val="Heading5"/>
      </w:pPr>
      <w:bookmarkStart w:id="403" w:name="_Toc516232602"/>
      <w:r w:rsidRPr="004B0D61">
        <w:rPr>
          <w:rFonts w:hint="eastAsia"/>
        </w:rPr>
        <w:t>PRB bundling for DL</w:t>
      </w:r>
      <w:bookmarkEnd w:id="403"/>
    </w:p>
    <w:p w14:paraId="62D26803" w14:textId="30FF31B5" w:rsidR="00F728D8" w:rsidRPr="00D22CB9" w:rsidRDefault="0058452E" w:rsidP="00F728D8">
      <w:pPr>
        <w:rPr>
          <w:b/>
          <w:lang w:eastAsia="x-none"/>
        </w:rPr>
      </w:pPr>
      <w:hyperlink r:id="rId984" w:history="1">
        <w:r w:rsidR="000F2B08" w:rsidRPr="00D22CB9">
          <w:rPr>
            <w:rStyle w:val="Hyperlink"/>
            <w:b/>
          </w:rPr>
          <w:t>R1-1807647</w:t>
        </w:r>
      </w:hyperlink>
      <w:r w:rsidR="00F728D8" w:rsidRPr="00D22CB9">
        <w:rPr>
          <w:b/>
          <w:lang w:eastAsia="x-none"/>
        </w:rPr>
        <w:tab/>
        <w:t>Summary on Issues of PRB bundling for DL</w:t>
      </w:r>
      <w:r w:rsidR="00F728D8" w:rsidRPr="00D22CB9">
        <w:rPr>
          <w:b/>
          <w:lang w:eastAsia="x-none"/>
        </w:rPr>
        <w:tab/>
        <w:t>vivo</w:t>
      </w:r>
    </w:p>
    <w:p w14:paraId="3CED2A5C" w14:textId="77777777" w:rsidR="00F728D8" w:rsidRDefault="00F728D8" w:rsidP="00F728D8">
      <w:pPr>
        <w:rPr>
          <w:lang w:eastAsia="x-none"/>
        </w:rPr>
      </w:pPr>
    </w:p>
    <w:p w14:paraId="717EDB25" w14:textId="77777777" w:rsidR="00F728D8" w:rsidRPr="00D22CB9" w:rsidRDefault="00F728D8" w:rsidP="00F728D8">
      <w:pPr>
        <w:rPr>
          <w:lang w:eastAsia="x-none"/>
        </w:rPr>
      </w:pPr>
      <w:r w:rsidRPr="00D22CB9">
        <w:rPr>
          <w:highlight w:val="green"/>
          <w:lang w:eastAsia="x-none"/>
        </w:rPr>
        <w:t>Agreement</w:t>
      </w:r>
    </w:p>
    <w:p w14:paraId="2AA9FE79" w14:textId="77777777" w:rsidR="00F728D8" w:rsidRPr="00251D44" w:rsidRDefault="00F728D8" w:rsidP="00F728D8">
      <w:pPr>
        <w:widowControl w:val="0"/>
        <w:autoSpaceDE w:val="0"/>
        <w:autoSpaceDN w:val="0"/>
        <w:adjustRightInd w:val="0"/>
        <w:snapToGrid w:val="0"/>
        <w:spacing w:afterLines="50" w:after="120"/>
        <w:jc w:val="both"/>
        <w:rPr>
          <w:rFonts w:eastAsia="SimSun"/>
          <w:szCs w:val="22"/>
          <w:lang w:eastAsia="zh-CN"/>
        </w:rPr>
      </w:pPr>
      <w:r w:rsidRPr="00251D44">
        <w:rPr>
          <w:rFonts w:eastAsia="SimSun" w:hint="eastAsia"/>
          <w:szCs w:val="22"/>
          <w:lang w:eastAsia="zh-CN"/>
        </w:rPr>
        <w:t>----Text Proposal for TS 38.21</w:t>
      </w:r>
      <w:r w:rsidRPr="00251D44">
        <w:rPr>
          <w:rFonts w:eastAsia="SimSun"/>
          <w:szCs w:val="22"/>
          <w:lang w:eastAsia="zh-CN"/>
        </w:rPr>
        <w:t>4</w:t>
      </w:r>
      <w:r w:rsidRPr="00251D44">
        <w:rPr>
          <w:rFonts w:eastAsia="SimSun" w:hint="eastAsia"/>
          <w:szCs w:val="22"/>
          <w:lang w:eastAsia="zh-CN"/>
        </w:rPr>
        <w:t>------------------------------------------------------------------</w:t>
      </w:r>
    </w:p>
    <w:p w14:paraId="56942E50" w14:textId="77777777" w:rsidR="00F728D8" w:rsidRPr="008C1360" w:rsidRDefault="00F728D8" w:rsidP="00F728D8">
      <w:pPr>
        <w:rPr>
          <w:b/>
          <w:lang w:eastAsia="x-none"/>
        </w:rPr>
      </w:pPr>
      <w:r w:rsidRPr="008C1360">
        <w:rPr>
          <w:b/>
          <w:lang w:eastAsia="x-none"/>
        </w:rPr>
        <w:t>5.1.2.3</w:t>
      </w:r>
      <w:r w:rsidRPr="008C1360">
        <w:rPr>
          <w:b/>
          <w:lang w:eastAsia="x-none"/>
        </w:rPr>
        <w:tab/>
        <w:t xml:space="preserve">Physical resource block (PRB) bundling </w:t>
      </w:r>
    </w:p>
    <w:p w14:paraId="0DC1A269" w14:textId="77777777" w:rsidR="00F728D8" w:rsidRPr="00E93630" w:rsidRDefault="00F728D8" w:rsidP="00F728D8">
      <w:pPr>
        <w:widowControl w:val="0"/>
        <w:autoSpaceDE w:val="0"/>
        <w:autoSpaceDN w:val="0"/>
        <w:adjustRightInd w:val="0"/>
        <w:snapToGrid w:val="0"/>
        <w:spacing w:afterLines="50" w:after="120"/>
        <w:jc w:val="center"/>
        <w:rPr>
          <w:rFonts w:eastAsia="SimSun"/>
          <w:color w:val="FF0000"/>
          <w:szCs w:val="20"/>
          <w:lang w:eastAsia="zh-CN"/>
        </w:rPr>
      </w:pPr>
      <w:r w:rsidRPr="00E93630">
        <w:rPr>
          <w:rFonts w:eastAsia="SimSun"/>
          <w:color w:val="FF0000"/>
          <w:szCs w:val="20"/>
          <w:lang w:eastAsia="zh-CN"/>
        </w:rPr>
        <w:t xml:space="preserve">&lt; </w:t>
      </w:r>
      <w:r w:rsidRPr="00E93630">
        <w:rPr>
          <w:rFonts w:eastAsia="SimSun"/>
          <w:color w:val="FF0000"/>
          <w:szCs w:val="20"/>
        </w:rPr>
        <w:t>Unchanged parts are omitted</w:t>
      </w:r>
      <w:r w:rsidRPr="00E93630">
        <w:rPr>
          <w:rFonts w:eastAsia="SimSun"/>
          <w:color w:val="FF0000"/>
          <w:szCs w:val="20"/>
          <w:lang w:eastAsia="zh-CN"/>
        </w:rPr>
        <w:t xml:space="preserve"> &gt;</w:t>
      </w:r>
    </w:p>
    <w:p w14:paraId="58804679" w14:textId="77777777" w:rsidR="00F728D8" w:rsidRPr="00D22CB9" w:rsidRDefault="00F728D8" w:rsidP="00D22CB9">
      <w:pPr>
        <w:jc w:val="both"/>
        <w:rPr>
          <w:rFonts w:ascii="Times New Roman" w:hAnsi="Times New Roman"/>
          <w:color w:val="000000"/>
          <w:szCs w:val="20"/>
        </w:rPr>
      </w:pPr>
      <w:r w:rsidRPr="00D22CB9">
        <w:rPr>
          <w:rFonts w:ascii="Times New Roman" w:hAnsi="Times New Roman"/>
          <w:color w:val="000000"/>
          <w:szCs w:val="20"/>
        </w:rPr>
        <w:t xml:space="preserve">A UE may assume that precoding granularity is </w:t>
      </w:r>
      <w:r w:rsidRPr="00D22CB9">
        <w:rPr>
          <w:rFonts w:ascii="Times New Roman" w:eastAsia="DengXian" w:hAnsi="Times New Roman"/>
          <w:color w:val="000000"/>
          <w:position w:val="-10"/>
          <w:szCs w:val="20"/>
        </w:rPr>
        <w:object w:dxaOrig="570" w:dyaOrig="285" w14:anchorId="5473D633">
          <v:shape id="_x0000_i1072" type="#_x0000_t75" style="width:29.4pt;height:13.2pt" o:ole="">
            <v:imagedata r:id="rId985" o:title=""/>
          </v:shape>
          <o:OLEObject Type="Embed" ProgID="Equation.3" ShapeID="_x0000_i1072" DrawAspect="Content" ObjectID="_1596006121" r:id="rId986"/>
        </w:object>
      </w:r>
      <w:r w:rsidRPr="00D22CB9">
        <w:rPr>
          <w:rFonts w:ascii="Times New Roman" w:hAnsi="Times New Roman"/>
          <w:color w:val="000000"/>
          <w:szCs w:val="20"/>
        </w:rPr>
        <w:t xml:space="preserve"> consecutive </w:t>
      </w:r>
      <w:r w:rsidRPr="00D22CB9">
        <w:rPr>
          <w:rFonts w:ascii="Times New Roman" w:hAnsi="Times New Roman"/>
          <w:color w:val="FF0000"/>
          <w:szCs w:val="20"/>
        </w:rPr>
        <w:t>r</w:t>
      </w:r>
      <w:r w:rsidRPr="00D22CB9">
        <w:rPr>
          <w:rFonts w:ascii="Times New Roman" w:hAnsi="Times New Roman"/>
          <w:color w:val="000000"/>
          <w:szCs w:val="20"/>
        </w:rPr>
        <w:t>esource blocks in the frequency domain</w:t>
      </w:r>
      <w:r w:rsidRPr="00D22CB9">
        <w:rPr>
          <w:rFonts w:ascii="Times New Roman" w:hAnsi="Times New Roman"/>
          <w:color w:val="FF0000"/>
          <w:szCs w:val="20"/>
        </w:rPr>
        <w:t xml:space="preserve"> for bandwidth part </w:t>
      </w:r>
      <w:r w:rsidRPr="00D22CB9">
        <w:rPr>
          <w:rFonts w:ascii="Times New Roman" w:hAnsi="Times New Roman"/>
          <w:i/>
          <w:color w:val="FF0000"/>
          <w:szCs w:val="20"/>
        </w:rPr>
        <w:t>i</w:t>
      </w:r>
      <w:r w:rsidRPr="00D22CB9">
        <w:rPr>
          <w:rFonts w:ascii="Times New Roman" w:hAnsi="Times New Roman"/>
          <w:color w:val="000000"/>
          <w:szCs w:val="20"/>
        </w:rPr>
        <w:t xml:space="preserve">. </w:t>
      </w:r>
      <w:r w:rsidRPr="00D22CB9">
        <w:rPr>
          <w:rFonts w:ascii="Times New Roman" w:eastAsia="DengXian" w:hAnsi="Times New Roman"/>
          <w:color w:val="000000"/>
          <w:position w:val="-10"/>
          <w:szCs w:val="20"/>
        </w:rPr>
        <w:object w:dxaOrig="570" w:dyaOrig="285" w14:anchorId="7AED352C">
          <v:shape id="_x0000_i1073" type="#_x0000_t75" style="width:29.4pt;height:13.2pt" o:ole="">
            <v:imagedata r:id="rId985" o:title=""/>
          </v:shape>
          <o:OLEObject Type="Embed" ProgID="Equation.3" ShapeID="_x0000_i1073" DrawAspect="Content" ObjectID="_1596006122" r:id="rId987"/>
        </w:object>
      </w:r>
      <w:r w:rsidRPr="00D22CB9">
        <w:rPr>
          <w:rFonts w:ascii="Times New Roman" w:hAnsi="Times New Roman"/>
          <w:color w:val="000000"/>
          <w:szCs w:val="20"/>
        </w:rPr>
        <w:t xml:space="preserve"> can be equal to one of the values among {2, 4, wideband}.</w:t>
      </w:r>
    </w:p>
    <w:p w14:paraId="4C1C6FDD" w14:textId="12952958" w:rsidR="00F728D8" w:rsidRPr="00D22CB9" w:rsidRDefault="00F728D8" w:rsidP="00D22CB9">
      <w:pPr>
        <w:rPr>
          <w:rFonts w:ascii="Times New Roman" w:hAnsi="Times New Roman"/>
          <w:strike/>
          <w:color w:val="FF0000"/>
          <w:szCs w:val="20"/>
        </w:rPr>
      </w:pPr>
      <w:r w:rsidRPr="00D22CB9">
        <w:rPr>
          <w:rFonts w:ascii="Times New Roman" w:hAnsi="Times New Roman"/>
          <w:strike/>
          <w:color w:val="FF0000"/>
          <w:szCs w:val="20"/>
        </w:rPr>
        <w:t xml:space="preserve">If </w:t>
      </w:r>
      <w:r w:rsidRPr="00D22CB9">
        <w:rPr>
          <w:rFonts w:ascii="Times New Roman" w:eastAsia="DengXian" w:hAnsi="Times New Roman"/>
          <w:strike/>
          <w:color w:val="FF0000"/>
          <w:position w:val="-10"/>
          <w:szCs w:val="20"/>
        </w:rPr>
        <w:object w:dxaOrig="570" w:dyaOrig="285" w14:anchorId="791DC03B">
          <v:shape id="_x0000_i1074" type="#_x0000_t75" style="width:29.4pt;height:13.2pt" o:ole="">
            <v:imagedata r:id="rId985" o:title=""/>
          </v:shape>
          <o:OLEObject Type="Embed" ProgID="Equation.3" ShapeID="_x0000_i1074" DrawAspect="Content" ObjectID="_1596006123" r:id="rId988"/>
        </w:object>
      </w:r>
      <w:r w:rsidRPr="00D22CB9">
        <w:rPr>
          <w:rFonts w:ascii="Times New Roman" w:hAnsi="Times New Roman"/>
          <w:strike/>
          <w:color w:val="FF0000"/>
          <w:szCs w:val="20"/>
        </w:rPr>
        <w:t xml:space="preserve"> is determined as one of the values among {2, 4}, Precoding Resource Block Group (PRGs) partition the bandwidth part </w:t>
      </w:r>
      <w:r w:rsidRPr="00D22CB9">
        <w:rPr>
          <w:rFonts w:ascii="Times New Roman" w:hAnsi="Times New Roman"/>
          <w:i/>
          <w:strike/>
          <w:color w:val="FF0000"/>
          <w:szCs w:val="20"/>
        </w:rPr>
        <w:t>i</w:t>
      </w:r>
      <w:r w:rsidRPr="00D22CB9">
        <w:rPr>
          <w:rFonts w:ascii="Times New Roman" w:hAnsi="Times New Roman"/>
          <w:strike/>
          <w:color w:val="FF0000"/>
          <w:szCs w:val="20"/>
        </w:rPr>
        <w:t xml:space="preserve"> with </w:t>
      </w:r>
      <w:r w:rsidRPr="00D22CB9">
        <w:rPr>
          <w:rFonts w:ascii="Times New Roman" w:hAnsi="Times New Roman"/>
          <w:strike/>
          <w:noProof/>
          <w:color w:val="FF0000"/>
          <w:position w:val="-10"/>
          <w:szCs w:val="20"/>
          <w:lang w:eastAsia="en-GB"/>
        </w:rPr>
        <w:drawing>
          <wp:inline distT="0" distB="0" distL="0" distR="0" wp14:anchorId="0564A354" wp14:editId="2DF7B2DA">
            <wp:extent cx="361950" cy="180975"/>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989" cstate="print">
                      <a:extLst>
                        <a:ext uri="{28A0092B-C50C-407E-A947-70E740481C1C}">
                          <a14:useLocalDpi xmlns:a14="http://schemas.microsoft.com/office/drawing/2010/main" val="0"/>
                        </a:ext>
                      </a:extLst>
                    </a:blip>
                    <a:srcRect/>
                    <a:stretch>
                      <a:fillRect/>
                    </a:stretch>
                  </pic:blipFill>
                  <pic:spPr bwMode="auto">
                    <a:xfrm>
                      <a:off x="0" y="0"/>
                      <a:ext cx="361950" cy="180975"/>
                    </a:xfrm>
                    <a:prstGeom prst="rect">
                      <a:avLst/>
                    </a:prstGeom>
                    <a:noFill/>
                    <a:ln>
                      <a:noFill/>
                    </a:ln>
                  </pic:spPr>
                </pic:pic>
              </a:graphicData>
            </a:graphic>
          </wp:inline>
        </w:drawing>
      </w:r>
      <w:r w:rsidRPr="00D22CB9">
        <w:rPr>
          <w:rFonts w:ascii="Times New Roman" w:hAnsi="Times New Roman"/>
          <w:strike/>
          <w:color w:val="FF0000"/>
          <w:szCs w:val="20"/>
        </w:rPr>
        <w:t xml:space="preserve"> consecutive PRBs. Actual number of consecutive PRBs in each PRG could be one to or more. When receiving PDSCH scheduled by PDCCH with CRC scrambled by SI-RNTI, RA-RNTI, P-RNTI or TC-RNTI, the UE shall assume that </w:t>
      </w:r>
      <w:r w:rsidRPr="00D22CB9">
        <w:rPr>
          <w:rFonts w:ascii="Times New Roman" w:eastAsia="DengXian" w:hAnsi="Times New Roman"/>
          <w:strike/>
          <w:color w:val="FF0000"/>
          <w:position w:val="-10"/>
          <w:szCs w:val="20"/>
        </w:rPr>
        <w:object w:dxaOrig="570" w:dyaOrig="285" w14:anchorId="00DA85CA">
          <v:shape id="_x0000_i1075" type="#_x0000_t75" style="width:29.4pt;height:13.2pt" o:ole="">
            <v:imagedata r:id="rId985" o:title=""/>
          </v:shape>
          <o:OLEObject Type="Embed" ProgID="Equation.3" ShapeID="_x0000_i1075" DrawAspect="Content" ObjectID="_1596006124" r:id="rId990"/>
        </w:object>
      </w:r>
      <w:r w:rsidRPr="00D22CB9">
        <w:rPr>
          <w:rFonts w:ascii="Times New Roman" w:hAnsi="Times New Roman"/>
          <w:strike/>
          <w:color w:val="FF0000"/>
          <w:szCs w:val="20"/>
        </w:rPr>
        <w:t xml:space="preserve"> is equal to 2 PRBs.</w:t>
      </w:r>
    </w:p>
    <w:p w14:paraId="79FC5E4D" w14:textId="77777777" w:rsidR="00F728D8" w:rsidRPr="00D22CB9" w:rsidRDefault="00F728D8" w:rsidP="00D22CB9">
      <w:pPr>
        <w:rPr>
          <w:rFonts w:ascii="Times New Roman" w:hAnsi="Times New Roman"/>
          <w:color w:val="000000"/>
          <w:szCs w:val="20"/>
        </w:rPr>
      </w:pPr>
      <w:r w:rsidRPr="00D22CB9">
        <w:rPr>
          <w:rFonts w:ascii="Times New Roman" w:hAnsi="Times New Roman"/>
          <w:color w:val="000000"/>
          <w:szCs w:val="20"/>
        </w:rPr>
        <w:t xml:space="preserve">If </w:t>
      </w:r>
      <w:r w:rsidRPr="00D22CB9">
        <w:rPr>
          <w:rFonts w:ascii="Times New Roman" w:eastAsia="DengXian" w:hAnsi="Times New Roman"/>
          <w:color w:val="000000"/>
          <w:position w:val="-10"/>
          <w:szCs w:val="20"/>
        </w:rPr>
        <w:object w:dxaOrig="570" w:dyaOrig="285" w14:anchorId="5A4B59AB">
          <v:shape id="_x0000_i1076" type="#_x0000_t75" style="width:29.4pt;height:13.2pt" o:ole="">
            <v:imagedata r:id="rId985" o:title=""/>
          </v:shape>
          <o:OLEObject Type="Embed" ProgID="Equation.3" ShapeID="_x0000_i1076" DrawAspect="Content" ObjectID="_1596006125" r:id="rId991"/>
        </w:object>
      </w:r>
      <w:r w:rsidRPr="00D22CB9">
        <w:rPr>
          <w:rFonts w:ascii="Times New Roman" w:hAnsi="Times New Roman"/>
          <w:color w:val="000000"/>
          <w:szCs w:val="20"/>
        </w:rPr>
        <w:t xml:space="preserve"> is determined as "wideband", the UE is not expected to be scheduled with non-contiguous resource allocation and the UE may assume that the same precoding is applied to the allocated resource.</w:t>
      </w:r>
    </w:p>
    <w:p w14:paraId="61BABB30" w14:textId="68A23597" w:rsidR="00F728D8" w:rsidRPr="00D22CB9" w:rsidRDefault="00F728D8" w:rsidP="00D22CB9">
      <w:pPr>
        <w:rPr>
          <w:rFonts w:ascii="Times New Roman" w:hAnsi="Times New Roman"/>
          <w:color w:val="000000"/>
          <w:szCs w:val="20"/>
        </w:rPr>
      </w:pPr>
      <w:r w:rsidRPr="00D22CB9">
        <w:rPr>
          <w:rFonts w:ascii="Times New Roman" w:hAnsi="Times New Roman"/>
          <w:color w:val="FF0000"/>
          <w:szCs w:val="20"/>
        </w:rPr>
        <w:t xml:space="preserve">If </w:t>
      </w:r>
      <w:r w:rsidRPr="00D22CB9">
        <w:rPr>
          <w:rFonts w:ascii="Times New Roman" w:eastAsia="DengXian" w:hAnsi="Times New Roman"/>
          <w:color w:val="FF0000"/>
          <w:position w:val="-10"/>
          <w:szCs w:val="20"/>
        </w:rPr>
        <w:object w:dxaOrig="570" w:dyaOrig="285" w14:anchorId="17BBD34F">
          <v:shape id="_x0000_i1077" type="#_x0000_t75" style="width:29.4pt;height:13.2pt" o:ole="">
            <v:imagedata r:id="rId985" o:title=""/>
          </v:shape>
          <o:OLEObject Type="Embed" ProgID="Equation.3" ShapeID="_x0000_i1077" DrawAspect="Content" ObjectID="_1596006126" r:id="rId992"/>
        </w:object>
      </w:r>
      <w:r w:rsidRPr="00D22CB9">
        <w:rPr>
          <w:rFonts w:ascii="Times New Roman" w:hAnsi="Times New Roman"/>
          <w:color w:val="FF0000"/>
          <w:szCs w:val="20"/>
        </w:rPr>
        <w:t xml:space="preserve"> is determined as one of the values among {2, 4}, Precoding Resource Block Group (PRGs) partition the bandwidth part </w:t>
      </w:r>
      <w:r w:rsidRPr="00D22CB9">
        <w:rPr>
          <w:rFonts w:ascii="Times New Roman" w:hAnsi="Times New Roman"/>
          <w:i/>
          <w:color w:val="FF0000"/>
          <w:szCs w:val="20"/>
        </w:rPr>
        <w:t>i</w:t>
      </w:r>
      <w:r w:rsidRPr="00D22CB9">
        <w:rPr>
          <w:rFonts w:ascii="Times New Roman" w:hAnsi="Times New Roman"/>
          <w:color w:val="FF0000"/>
          <w:szCs w:val="20"/>
        </w:rPr>
        <w:t xml:space="preserve"> with </w:t>
      </w:r>
      <w:r w:rsidRPr="00D22CB9">
        <w:rPr>
          <w:rFonts w:ascii="Times New Roman" w:hAnsi="Times New Roman"/>
          <w:noProof/>
          <w:color w:val="FF0000"/>
          <w:position w:val="-10"/>
          <w:szCs w:val="20"/>
          <w:lang w:eastAsia="en-GB"/>
        </w:rPr>
        <w:drawing>
          <wp:inline distT="0" distB="0" distL="0" distR="0" wp14:anchorId="1BA64901" wp14:editId="34136F51">
            <wp:extent cx="361950" cy="180975"/>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89" cstate="print">
                      <a:extLst>
                        <a:ext uri="{28A0092B-C50C-407E-A947-70E740481C1C}">
                          <a14:useLocalDpi xmlns:a14="http://schemas.microsoft.com/office/drawing/2010/main" val="0"/>
                        </a:ext>
                      </a:extLst>
                    </a:blip>
                    <a:srcRect/>
                    <a:stretch>
                      <a:fillRect/>
                    </a:stretch>
                  </pic:blipFill>
                  <pic:spPr bwMode="auto">
                    <a:xfrm>
                      <a:off x="0" y="0"/>
                      <a:ext cx="361950" cy="180975"/>
                    </a:xfrm>
                    <a:prstGeom prst="rect">
                      <a:avLst/>
                    </a:prstGeom>
                    <a:noFill/>
                    <a:ln>
                      <a:noFill/>
                    </a:ln>
                  </pic:spPr>
                </pic:pic>
              </a:graphicData>
            </a:graphic>
          </wp:inline>
        </w:drawing>
      </w:r>
      <w:r w:rsidRPr="00D22CB9">
        <w:rPr>
          <w:rFonts w:ascii="Times New Roman" w:hAnsi="Times New Roman"/>
          <w:color w:val="FF0000"/>
          <w:szCs w:val="20"/>
        </w:rPr>
        <w:t xml:space="preserve"> consecutive PRBs. Actual number of consecutive PRBs in each PRG could be one </w:t>
      </w:r>
      <w:r w:rsidRPr="00D22CB9">
        <w:rPr>
          <w:rFonts w:ascii="Times New Roman" w:hAnsi="Times New Roman"/>
          <w:strike/>
          <w:color w:val="FF0000"/>
          <w:szCs w:val="20"/>
        </w:rPr>
        <w:t>to</w:t>
      </w:r>
      <w:r w:rsidRPr="00D22CB9">
        <w:rPr>
          <w:rFonts w:ascii="Times New Roman" w:hAnsi="Times New Roman"/>
          <w:color w:val="FF0000"/>
          <w:szCs w:val="20"/>
        </w:rPr>
        <w:t xml:space="preserve"> or more. </w:t>
      </w:r>
      <w:r w:rsidRPr="00D22CB9">
        <w:rPr>
          <w:rFonts w:ascii="Times New Roman" w:hAnsi="Times New Roman"/>
          <w:strike/>
          <w:color w:val="FF0000"/>
          <w:szCs w:val="20"/>
        </w:rPr>
        <w:t xml:space="preserve">When </w:t>
      </w:r>
      <w:r w:rsidRPr="00D22CB9">
        <w:rPr>
          <w:rFonts w:ascii="Times New Roman" w:eastAsia="DengXian" w:hAnsi="Times New Roman"/>
          <w:strike/>
          <w:color w:val="FF0000"/>
          <w:position w:val="-10"/>
          <w:szCs w:val="20"/>
        </w:rPr>
        <w:object w:dxaOrig="570" w:dyaOrig="285" w14:anchorId="554B73E5">
          <v:shape id="_x0000_i1078" type="#_x0000_t75" style="width:29.4pt;height:13.2pt" o:ole="">
            <v:imagedata r:id="rId985" o:title=""/>
          </v:shape>
          <o:OLEObject Type="Embed" ProgID="Equation.3" ShapeID="_x0000_i1078" DrawAspect="Content" ObjectID="_1596006127" r:id="rId993"/>
        </w:object>
      </w:r>
      <w:r w:rsidRPr="00D22CB9">
        <w:rPr>
          <w:rFonts w:ascii="Times New Roman" w:hAnsi="Times New Roman"/>
          <w:strike/>
          <w:color w:val="FF0000"/>
          <w:szCs w:val="20"/>
        </w:rPr>
        <w:t xml:space="preserve"> is determined as one of the values among {2, 4},</w:t>
      </w:r>
      <w:r w:rsidRPr="00D22CB9">
        <w:rPr>
          <w:rFonts w:ascii="Times New Roman" w:hAnsi="Times New Roman"/>
          <w:color w:val="000000"/>
          <w:szCs w:val="20"/>
        </w:rPr>
        <w:t xml:space="preserve"> </w:t>
      </w:r>
      <w:r w:rsidRPr="00D22CB9">
        <w:rPr>
          <w:rFonts w:ascii="Times New Roman" w:hAnsi="Times New Roman"/>
          <w:color w:val="FF0000"/>
          <w:szCs w:val="20"/>
        </w:rPr>
        <w:t>T</w:t>
      </w:r>
      <w:r w:rsidRPr="00D22CB9">
        <w:rPr>
          <w:rFonts w:ascii="Times New Roman" w:hAnsi="Times New Roman"/>
          <w:color w:val="000000"/>
          <w:szCs w:val="20"/>
        </w:rPr>
        <w:t xml:space="preserve">he first PRG size is given by </w:t>
      </w:r>
      <w:r w:rsidRPr="00D22CB9">
        <w:rPr>
          <w:rFonts w:ascii="Times New Roman" w:eastAsia="DengXian" w:hAnsi="Times New Roman"/>
          <w:color w:val="000000"/>
          <w:position w:val="-12"/>
          <w:szCs w:val="20"/>
        </w:rPr>
        <w:object w:dxaOrig="2115" w:dyaOrig="360" w14:anchorId="4AA9EB70">
          <v:shape id="_x0000_i1079" type="#_x0000_t75" style="width:106.2pt;height:18pt" o:ole="">
            <v:imagedata r:id="rId994" o:title=""/>
          </v:shape>
          <o:OLEObject Type="Embed" ProgID="Equation.3" ShapeID="_x0000_i1079" DrawAspect="Content" ObjectID="_1596006128" r:id="rId995"/>
        </w:object>
      </w:r>
      <w:r w:rsidRPr="00D22CB9">
        <w:rPr>
          <w:rFonts w:ascii="Times New Roman" w:hAnsi="Times New Roman"/>
          <w:color w:val="000000"/>
          <w:szCs w:val="20"/>
        </w:rPr>
        <w:t xml:space="preserve">and the last PRG size given by </w:t>
      </w:r>
      <w:r w:rsidRPr="00D22CB9">
        <w:rPr>
          <w:rFonts w:ascii="Times New Roman" w:eastAsia="DengXian" w:hAnsi="Times New Roman"/>
          <w:color w:val="000000"/>
          <w:position w:val="-12"/>
          <w:szCs w:val="20"/>
        </w:rPr>
        <w:object w:dxaOrig="2430" w:dyaOrig="360" w14:anchorId="73B9F9F5">
          <v:shape id="_x0000_i1080" type="#_x0000_t75" style="width:120.6pt;height:18pt" o:ole="">
            <v:imagedata r:id="rId996" o:title=""/>
          </v:shape>
          <o:OLEObject Type="Embed" ProgID="Equation.3" ShapeID="_x0000_i1080" DrawAspect="Content" ObjectID="_1596006129" r:id="rId997"/>
        </w:object>
      </w:r>
      <w:r w:rsidRPr="00D22CB9">
        <w:rPr>
          <w:rFonts w:ascii="Times New Roman" w:hAnsi="Times New Roman"/>
          <w:color w:val="000000"/>
          <w:szCs w:val="20"/>
        </w:rPr>
        <w:t xml:space="preserve"> if </w:t>
      </w:r>
      <w:r w:rsidRPr="00D22CB9">
        <w:rPr>
          <w:rFonts w:ascii="Times New Roman" w:eastAsia="DengXian" w:hAnsi="Times New Roman"/>
          <w:color w:val="000000"/>
          <w:position w:val="-12"/>
          <w:szCs w:val="20"/>
        </w:rPr>
        <w:object w:dxaOrig="2790" w:dyaOrig="360" w14:anchorId="40B716C7">
          <v:shape id="_x0000_i1081" type="#_x0000_t75" style="width:138.6pt;height:18pt" o:ole="">
            <v:imagedata r:id="rId998" o:title=""/>
          </v:shape>
          <o:OLEObject Type="Embed" ProgID="Equation.3" ShapeID="_x0000_i1081" DrawAspect="Content" ObjectID="_1596006130" r:id="rId999"/>
        </w:object>
      </w:r>
      <w:r w:rsidRPr="00D22CB9">
        <w:rPr>
          <w:rFonts w:ascii="Times New Roman" w:hAnsi="Times New Roman"/>
          <w:color w:val="000000"/>
          <w:szCs w:val="20"/>
        </w:rPr>
        <w:t xml:space="preserve">, and the last PRG size is </w:t>
      </w:r>
      <w:r w:rsidRPr="00D22CB9">
        <w:rPr>
          <w:rFonts w:ascii="Times New Roman" w:eastAsia="DengXian" w:hAnsi="Times New Roman"/>
          <w:color w:val="000000"/>
          <w:position w:val="-12"/>
          <w:szCs w:val="20"/>
        </w:rPr>
        <w:object w:dxaOrig="570" w:dyaOrig="360" w14:anchorId="4AF1A3FD">
          <v:shape id="_x0000_i1082" type="#_x0000_t75" style="width:29.4pt;height:18pt" o:ole="">
            <v:imagedata r:id="rId1000" o:title=""/>
          </v:shape>
          <o:OLEObject Type="Embed" ProgID="Equation.3" ShapeID="_x0000_i1082" DrawAspect="Content" ObjectID="_1596006131" r:id="rId1001"/>
        </w:object>
      </w:r>
      <w:r w:rsidRPr="00D22CB9">
        <w:rPr>
          <w:rFonts w:ascii="Times New Roman" w:hAnsi="Times New Roman"/>
          <w:color w:val="000000"/>
          <w:szCs w:val="20"/>
        </w:rPr>
        <w:t xml:space="preserve">if </w:t>
      </w:r>
      <w:r w:rsidRPr="00D22CB9">
        <w:rPr>
          <w:rFonts w:ascii="Times New Roman" w:eastAsia="DengXian" w:hAnsi="Times New Roman"/>
          <w:color w:val="000000"/>
          <w:position w:val="-12"/>
          <w:szCs w:val="20"/>
        </w:rPr>
        <w:object w:dxaOrig="2790" w:dyaOrig="360" w14:anchorId="332CF6A1">
          <v:shape id="_x0000_i1083" type="#_x0000_t75" style="width:138.6pt;height:18pt" o:ole="">
            <v:imagedata r:id="rId1002" o:title=""/>
          </v:shape>
          <o:OLEObject Type="Embed" ProgID="Equation.3" ShapeID="_x0000_i1083" DrawAspect="Content" ObjectID="_1596006132" r:id="rId1003"/>
        </w:object>
      </w:r>
      <w:r w:rsidRPr="00D22CB9">
        <w:rPr>
          <w:rFonts w:ascii="Times New Roman" w:hAnsi="Times New Roman"/>
          <w:color w:val="000000"/>
          <w:szCs w:val="20"/>
        </w:rPr>
        <w:t>.</w:t>
      </w:r>
    </w:p>
    <w:p w14:paraId="53AC0D28" w14:textId="77777777" w:rsidR="00F728D8" w:rsidRPr="00D22CB9" w:rsidRDefault="00F728D8" w:rsidP="00D22CB9">
      <w:pPr>
        <w:rPr>
          <w:rFonts w:ascii="Times New Roman" w:hAnsi="Times New Roman"/>
          <w:color w:val="000000"/>
          <w:szCs w:val="20"/>
        </w:rPr>
      </w:pPr>
      <w:r w:rsidRPr="00D22CB9">
        <w:rPr>
          <w:rFonts w:ascii="Times New Roman" w:hAnsi="Times New Roman"/>
          <w:color w:val="000000"/>
          <w:szCs w:val="20"/>
        </w:rPr>
        <w:t>The UE may assume the same precoding is applied for any downlink contiguous allocation of PRBs in a PRG</w:t>
      </w:r>
      <w:r w:rsidRPr="00D22CB9">
        <w:rPr>
          <w:rFonts w:ascii="Times New Roman" w:hAnsi="Times New Roman"/>
          <w:strike/>
          <w:color w:val="FF0000"/>
          <w:szCs w:val="20"/>
        </w:rPr>
        <w:t xml:space="preserve"> partitioned above</w:t>
      </w:r>
      <w:r w:rsidRPr="00D22CB9">
        <w:rPr>
          <w:rFonts w:ascii="Times New Roman" w:hAnsi="Times New Roman"/>
          <w:color w:val="000000"/>
          <w:szCs w:val="20"/>
        </w:rPr>
        <w:t>.</w:t>
      </w:r>
    </w:p>
    <w:p w14:paraId="0A81A6E1" w14:textId="77777777" w:rsidR="00F728D8" w:rsidRPr="00D22CB9" w:rsidRDefault="00F728D8" w:rsidP="00D22CB9">
      <w:pPr>
        <w:rPr>
          <w:rFonts w:ascii="Times New Roman" w:hAnsi="Times New Roman"/>
          <w:color w:val="000000"/>
          <w:szCs w:val="20"/>
        </w:rPr>
      </w:pPr>
      <w:r w:rsidRPr="00D22CB9">
        <w:rPr>
          <w:rFonts w:ascii="Times New Roman" w:hAnsi="Times New Roman"/>
          <w:color w:val="000000"/>
          <w:szCs w:val="20"/>
        </w:rPr>
        <w:t>For PDSCH carrying SIB1 scheduled by PDCCH with CRC scrambled by SI-RNTI, PRG is partitioned from the lowest numbered resource block of the CORESET signalled in PBCH.</w:t>
      </w:r>
    </w:p>
    <w:p w14:paraId="2AEBB612" w14:textId="77777777" w:rsidR="00F728D8" w:rsidRPr="00D22CB9" w:rsidRDefault="00F728D8" w:rsidP="00D22CB9">
      <w:pPr>
        <w:rPr>
          <w:rFonts w:ascii="Times New Roman" w:hAnsi="Times New Roman"/>
          <w:color w:val="FF0000"/>
          <w:szCs w:val="20"/>
        </w:rPr>
      </w:pPr>
      <w:r w:rsidRPr="00D22CB9">
        <w:rPr>
          <w:rFonts w:ascii="Times New Roman" w:hAnsi="Times New Roman"/>
          <w:color w:val="FF0000"/>
          <w:szCs w:val="20"/>
        </w:rPr>
        <w:t xml:space="preserve">If a UE is scheduled a PDSCH with DCI format 1_0, then the UE shall assume that </w:t>
      </w:r>
      <w:r w:rsidRPr="00D22CB9">
        <w:rPr>
          <w:rFonts w:ascii="Times New Roman" w:eastAsia="DengXian" w:hAnsi="Times New Roman"/>
          <w:color w:val="FF0000"/>
          <w:position w:val="-10"/>
          <w:szCs w:val="20"/>
        </w:rPr>
        <w:object w:dxaOrig="570" w:dyaOrig="285" w14:anchorId="5EFE5088">
          <v:shape id="_x0000_i1084" type="#_x0000_t75" style="width:29.4pt;height:13.2pt" o:ole="">
            <v:imagedata r:id="rId985" o:title=""/>
          </v:shape>
          <o:OLEObject Type="Embed" ProgID="Equation.3" ShapeID="_x0000_i1084" DrawAspect="Content" ObjectID="_1596006133" r:id="rId1004"/>
        </w:object>
      </w:r>
      <w:r w:rsidRPr="00D22CB9">
        <w:rPr>
          <w:rFonts w:ascii="Times New Roman" w:hAnsi="Times New Roman"/>
          <w:color w:val="FF0000"/>
          <w:szCs w:val="20"/>
        </w:rPr>
        <w:t xml:space="preserve"> is equal to 2 PRBs.</w:t>
      </w:r>
    </w:p>
    <w:p w14:paraId="2FB48A16" w14:textId="5C7BFE15" w:rsidR="00F728D8" w:rsidRPr="00D22CB9" w:rsidRDefault="00F728D8" w:rsidP="00D22CB9">
      <w:pPr>
        <w:pStyle w:val="TAL"/>
        <w:rPr>
          <w:rFonts w:ascii="Times New Roman" w:hAnsi="Times New Roman"/>
          <w:sz w:val="20"/>
        </w:rPr>
      </w:pPr>
      <w:r w:rsidRPr="00D22CB9">
        <w:rPr>
          <w:rFonts w:ascii="Times New Roman" w:hAnsi="Times New Roman"/>
          <w:color w:val="000000"/>
          <w:sz w:val="20"/>
        </w:rPr>
        <w:t xml:space="preserve">When receiving PDSCH scheduled by PDCCH </w:t>
      </w:r>
      <w:r w:rsidRPr="00D22CB9">
        <w:rPr>
          <w:rFonts w:ascii="Times New Roman" w:hAnsi="Times New Roman"/>
          <w:color w:val="FF0000"/>
          <w:sz w:val="20"/>
        </w:rPr>
        <w:t>with DCI format 1_1</w:t>
      </w:r>
      <w:r w:rsidRPr="00D22CB9">
        <w:rPr>
          <w:rFonts w:ascii="Times New Roman" w:hAnsi="Times New Roman"/>
          <w:color w:val="000000"/>
          <w:sz w:val="20"/>
        </w:rPr>
        <w:t xml:space="preserve"> with CRC scrambled by C-RNTI or CS-RNTI, </w:t>
      </w:r>
      <w:r w:rsidRPr="00D22CB9">
        <w:rPr>
          <w:rFonts w:ascii="Times New Roman" w:hAnsi="Times New Roman"/>
          <w:noProof/>
          <w:color w:val="000000"/>
          <w:position w:val="-10"/>
          <w:sz w:val="20"/>
          <w:lang w:eastAsia="en-GB"/>
        </w:rPr>
        <w:drawing>
          <wp:inline distT="0" distB="0" distL="0" distR="0" wp14:anchorId="5D646DA3" wp14:editId="46C7079D">
            <wp:extent cx="361950" cy="180975"/>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89" cstate="print">
                      <a:extLst>
                        <a:ext uri="{28A0092B-C50C-407E-A947-70E740481C1C}">
                          <a14:useLocalDpi xmlns:a14="http://schemas.microsoft.com/office/drawing/2010/main" val="0"/>
                        </a:ext>
                      </a:extLst>
                    </a:blip>
                    <a:srcRect/>
                    <a:stretch>
                      <a:fillRect/>
                    </a:stretch>
                  </pic:blipFill>
                  <pic:spPr bwMode="auto">
                    <a:xfrm>
                      <a:off x="0" y="0"/>
                      <a:ext cx="361950" cy="180975"/>
                    </a:xfrm>
                    <a:prstGeom prst="rect">
                      <a:avLst/>
                    </a:prstGeom>
                    <a:noFill/>
                    <a:ln>
                      <a:noFill/>
                    </a:ln>
                  </pic:spPr>
                </pic:pic>
              </a:graphicData>
            </a:graphic>
          </wp:inline>
        </w:drawing>
      </w:r>
      <w:r w:rsidRPr="00D22CB9">
        <w:rPr>
          <w:rFonts w:ascii="Times New Roman" w:hAnsi="Times New Roman"/>
          <w:color w:val="000000"/>
          <w:sz w:val="20"/>
        </w:rPr>
        <w:t xml:space="preserve">for </w:t>
      </w:r>
      <w:r w:rsidRPr="00D22CB9">
        <w:rPr>
          <w:rFonts w:ascii="Times New Roman" w:hAnsi="Times New Roman"/>
          <w:strike/>
          <w:color w:val="FF0000"/>
          <w:sz w:val="20"/>
        </w:rPr>
        <w:t>each carrier</w:t>
      </w:r>
      <w:r w:rsidRPr="00D22CB9">
        <w:rPr>
          <w:rFonts w:ascii="Times New Roman" w:hAnsi="Times New Roman"/>
          <w:color w:val="000000"/>
          <w:sz w:val="20"/>
        </w:rPr>
        <w:t xml:space="preserve"> bandwidth part </w:t>
      </w:r>
      <w:r w:rsidRPr="00D22CB9">
        <w:rPr>
          <w:rFonts w:ascii="Times New Roman" w:hAnsi="Times New Roman"/>
          <w:i/>
          <w:color w:val="FF0000"/>
          <w:sz w:val="20"/>
        </w:rPr>
        <w:t>i</w:t>
      </w:r>
      <w:r w:rsidRPr="00D22CB9">
        <w:rPr>
          <w:rFonts w:ascii="Times New Roman" w:hAnsi="Times New Roman"/>
          <w:color w:val="000000"/>
          <w:sz w:val="20"/>
        </w:rPr>
        <w:t xml:space="preserve"> is equal to 2 PRBs unless configured by the higher layer parameter </w:t>
      </w:r>
      <w:r w:rsidRPr="00D22CB9">
        <w:rPr>
          <w:rFonts w:ascii="Times New Roman" w:hAnsi="Times New Roman"/>
          <w:i/>
          <w:color w:val="000000"/>
          <w:sz w:val="20"/>
        </w:rPr>
        <w:t xml:space="preserve">prb-BundlingType </w:t>
      </w:r>
      <w:r w:rsidRPr="00D22CB9">
        <w:rPr>
          <w:rFonts w:ascii="Times New Roman" w:hAnsi="Times New Roman"/>
          <w:color w:val="000000"/>
          <w:sz w:val="20"/>
        </w:rPr>
        <w:t>given by</w:t>
      </w:r>
      <w:r w:rsidRPr="00D22CB9">
        <w:rPr>
          <w:rFonts w:ascii="Times New Roman" w:hAnsi="Times New Roman"/>
          <w:i/>
          <w:color w:val="000000"/>
          <w:sz w:val="20"/>
        </w:rPr>
        <w:t xml:space="preserve"> PDSCH-Config.</w:t>
      </w:r>
      <w:r w:rsidRPr="00D22CB9">
        <w:rPr>
          <w:rFonts w:ascii="Times New Roman" w:hAnsi="Times New Roman"/>
          <w:color w:val="000000"/>
          <w:sz w:val="20"/>
        </w:rPr>
        <w:t xml:space="preserve"> </w:t>
      </w:r>
      <w:r w:rsidRPr="00D22CB9">
        <w:rPr>
          <w:rFonts w:ascii="Times New Roman" w:hAnsi="Times New Roman"/>
          <w:strike/>
          <w:color w:val="FF0000"/>
          <w:sz w:val="20"/>
        </w:rPr>
        <w:t xml:space="preserve">When receiving PDSCH scheduled by PDCCH with CRC scrambled by SI-RNTI, RA-RNTI, P-RNTI or TC-RNTI, the UE shall assume that </w:t>
      </w:r>
      <w:r w:rsidRPr="00D22CB9">
        <w:rPr>
          <w:rFonts w:ascii="Times New Roman" w:hAnsi="Times New Roman"/>
          <w:strike/>
          <w:noProof/>
          <w:color w:val="FF0000"/>
          <w:position w:val="-10"/>
          <w:sz w:val="20"/>
          <w:lang w:eastAsia="en-GB"/>
        </w:rPr>
        <w:drawing>
          <wp:inline distT="0" distB="0" distL="0" distR="0" wp14:anchorId="70CEE632" wp14:editId="19FD5EFE">
            <wp:extent cx="361950" cy="180975"/>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89" cstate="print">
                      <a:extLst>
                        <a:ext uri="{28A0092B-C50C-407E-A947-70E740481C1C}">
                          <a14:useLocalDpi xmlns:a14="http://schemas.microsoft.com/office/drawing/2010/main" val="0"/>
                        </a:ext>
                      </a:extLst>
                    </a:blip>
                    <a:srcRect/>
                    <a:stretch>
                      <a:fillRect/>
                    </a:stretch>
                  </pic:blipFill>
                  <pic:spPr bwMode="auto">
                    <a:xfrm>
                      <a:off x="0" y="0"/>
                      <a:ext cx="361950" cy="180975"/>
                    </a:xfrm>
                    <a:prstGeom prst="rect">
                      <a:avLst/>
                    </a:prstGeom>
                    <a:noFill/>
                    <a:ln>
                      <a:noFill/>
                    </a:ln>
                  </pic:spPr>
                </pic:pic>
              </a:graphicData>
            </a:graphic>
          </wp:inline>
        </w:drawing>
      </w:r>
      <w:r w:rsidRPr="00D22CB9">
        <w:rPr>
          <w:rFonts w:ascii="Times New Roman" w:hAnsi="Times New Roman"/>
          <w:strike/>
          <w:color w:val="FF0000"/>
          <w:sz w:val="20"/>
        </w:rPr>
        <w:t xml:space="preserve"> is equal to 2 PRBs. In case UE is scheduled by DCI 1_0, the higher layer parameter </w:t>
      </w:r>
      <w:r w:rsidRPr="00D22CB9">
        <w:rPr>
          <w:rFonts w:ascii="Times New Roman" w:hAnsi="Times New Roman"/>
          <w:i/>
          <w:strike/>
          <w:color w:val="FF0000"/>
          <w:sz w:val="20"/>
        </w:rPr>
        <w:t>prb-BundlingType</w:t>
      </w:r>
      <w:r w:rsidRPr="00D22CB9">
        <w:rPr>
          <w:rFonts w:ascii="Times New Roman" w:hAnsi="Times New Roman"/>
          <w:strike/>
          <w:color w:val="FF0000"/>
          <w:sz w:val="20"/>
        </w:rPr>
        <w:t xml:space="preserve"> is set to 'static', and when receiving PDSCH scheduled by PDCCH with CRC scrambled by C-RNTI or CS-RNTI, the value of </w:t>
      </w:r>
      <w:r w:rsidRPr="00D22CB9">
        <w:rPr>
          <w:rFonts w:ascii="Times New Roman" w:eastAsia="DengXian" w:hAnsi="Times New Roman"/>
          <w:strike/>
          <w:color w:val="FF0000"/>
          <w:position w:val="-10"/>
          <w:sz w:val="20"/>
        </w:rPr>
        <w:object w:dxaOrig="570" w:dyaOrig="285" w14:anchorId="4C620027">
          <v:shape id="_x0000_i1085" type="#_x0000_t75" style="width:29.4pt;height:13.2pt" o:ole="">
            <v:imagedata r:id="rId985" o:title=""/>
          </v:shape>
          <o:OLEObject Type="Embed" ProgID="Equation.3" ShapeID="_x0000_i1085" DrawAspect="Content" ObjectID="_1596006134" r:id="rId1005"/>
        </w:object>
      </w:r>
      <w:r w:rsidRPr="00D22CB9">
        <w:rPr>
          <w:rFonts w:ascii="Times New Roman" w:hAnsi="Times New Roman"/>
          <w:strike/>
          <w:color w:val="FF0000"/>
          <w:sz w:val="20"/>
        </w:rPr>
        <w:t xml:space="preserve"> is fixed as 2 PRBs</w:t>
      </w:r>
      <w:r w:rsidRPr="00D22CB9">
        <w:rPr>
          <w:rFonts w:ascii="Times New Roman" w:hAnsi="Times New Roman"/>
          <w:color w:val="000000"/>
          <w:sz w:val="20"/>
        </w:rPr>
        <w:t>.</w:t>
      </w:r>
    </w:p>
    <w:p w14:paraId="3C2234A6" w14:textId="77777777" w:rsidR="00F728D8" w:rsidRPr="00D22CB9" w:rsidRDefault="00F728D8" w:rsidP="00D22CB9">
      <w:pPr>
        <w:rPr>
          <w:rFonts w:ascii="Times New Roman" w:hAnsi="Times New Roman"/>
          <w:strike/>
          <w:color w:val="FF0000"/>
          <w:szCs w:val="20"/>
        </w:rPr>
      </w:pPr>
      <w:r w:rsidRPr="00D22CB9">
        <w:rPr>
          <w:rFonts w:ascii="Times New Roman" w:hAnsi="Times New Roman"/>
          <w:strike/>
          <w:color w:val="FF0000"/>
          <w:szCs w:val="20"/>
        </w:rPr>
        <w:t xml:space="preserve">If a UE is scheduled a PDSCH with DCI format 1_0 scrambled with C-RNTI and CS-RNTI, then the UE shall assume that </w:t>
      </w:r>
      <w:r w:rsidRPr="00D22CB9">
        <w:rPr>
          <w:rFonts w:ascii="Times New Roman" w:eastAsia="DengXian" w:hAnsi="Times New Roman"/>
          <w:strike/>
          <w:color w:val="FF0000"/>
          <w:position w:val="-10"/>
          <w:szCs w:val="20"/>
        </w:rPr>
        <w:object w:dxaOrig="570" w:dyaOrig="285" w14:anchorId="66ACB8E6">
          <v:shape id="_x0000_i1086" type="#_x0000_t75" style="width:29.4pt;height:13.2pt" o:ole="">
            <v:imagedata r:id="rId985" o:title=""/>
          </v:shape>
          <o:OLEObject Type="Embed" ProgID="Equation.3" ShapeID="_x0000_i1086" DrawAspect="Content" ObjectID="_1596006135" r:id="rId1006"/>
        </w:object>
      </w:r>
      <w:r w:rsidRPr="00D22CB9">
        <w:rPr>
          <w:rFonts w:ascii="Times New Roman" w:hAnsi="Times New Roman"/>
          <w:strike/>
          <w:color w:val="FF0000"/>
          <w:szCs w:val="20"/>
        </w:rPr>
        <w:t xml:space="preserve"> is equal to 2 PRBs.</w:t>
      </w:r>
    </w:p>
    <w:p w14:paraId="074AA929" w14:textId="77777777" w:rsidR="00F728D8" w:rsidRPr="00D22CB9" w:rsidRDefault="00F728D8" w:rsidP="00D22CB9">
      <w:pPr>
        <w:rPr>
          <w:rFonts w:ascii="Times New Roman" w:hAnsi="Times New Roman"/>
          <w:color w:val="000000"/>
          <w:szCs w:val="20"/>
        </w:rPr>
      </w:pPr>
      <w:r w:rsidRPr="00D22CB9">
        <w:rPr>
          <w:rFonts w:ascii="Times New Roman" w:hAnsi="Times New Roman"/>
          <w:color w:val="FF0000"/>
          <w:szCs w:val="20"/>
        </w:rPr>
        <w:t>When receiving PDSCH scheduled by PDCCH with DCI format 1_1 with CRC scrambled by C-RNTI or CS-RNTI, i</w:t>
      </w:r>
      <w:r w:rsidRPr="00D22CB9">
        <w:rPr>
          <w:rFonts w:ascii="Times New Roman" w:hAnsi="Times New Roman"/>
          <w:color w:val="000000"/>
          <w:szCs w:val="20"/>
        </w:rPr>
        <w:t xml:space="preserve">f the higher layer parameter </w:t>
      </w:r>
      <w:r w:rsidRPr="00D22CB9">
        <w:rPr>
          <w:rFonts w:ascii="Times New Roman" w:hAnsi="Times New Roman"/>
          <w:i/>
          <w:color w:val="000000"/>
          <w:szCs w:val="20"/>
        </w:rPr>
        <w:t>prb-BundlingType</w:t>
      </w:r>
      <w:r w:rsidRPr="00D22CB9">
        <w:rPr>
          <w:rFonts w:ascii="Times New Roman" w:hAnsi="Times New Roman"/>
          <w:color w:val="000000"/>
          <w:szCs w:val="20"/>
        </w:rPr>
        <w:t xml:space="preserve"> </w:t>
      </w:r>
      <w:r w:rsidRPr="00D22CB9">
        <w:rPr>
          <w:rFonts w:ascii="Times New Roman" w:hAnsi="Times New Roman"/>
          <w:color w:val="000000"/>
          <w:szCs w:val="20"/>
          <w:lang w:eastAsia="zh-CN"/>
        </w:rPr>
        <w:t>is set to 'dynamic</w:t>
      </w:r>
      <w:r w:rsidRPr="00D22CB9">
        <w:rPr>
          <w:rFonts w:ascii="Times New Roman" w:hAnsi="Times New Roman"/>
          <w:color w:val="FF0000"/>
          <w:szCs w:val="20"/>
          <w:lang w:eastAsia="zh-CN"/>
        </w:rPr>
        <w:t>Bundling</w:t>
      </w:r>
      <w:r w:rsidRPr="00D22CB9">
        <w:rPr>
          <w:rFonts w:ascii="Times New Roman" w:hAnsi="Times New Roman"/>
          <w:color w:val="000000"/>
          <w:szCs w:val="20"/>
          <w:lang w:eastAsia="zh-CN"/>
        </w:rPr>
        <w:t>'</w:t>
      </w:r>
      <w:r w:rsidRPr="00D22CB9">
        <w:rPr>
          <w:rFonts w:ascii="Times New Roman" w:hAnsi="Times New Roman"/>
          <w:color w:val="000000"/>
          <w:szCs w:val="20"/>
        </w:rPr>
        <w:t xml:space="preserve">, the higher layer parameters </w:t>
      </w:r>
      <w:r w:rsidRPr="00D22CB9">
        <w:rPr>
          <w:rFonts w:ascii="Times New Roman" w:hAnsi="Times New Roman"/>
          <w:i/>
          <w:color w:val="000000"/>
          <w:szCs w:val="20"/>
        </w:rPr>
        <w:t>bundleSizeSet1</w:t>
      </w:r>
      <w:r w:rsidRPr="00D22CB9">
        <w:rPr>
          <w:rFonts w:ascii="Times New Roman" w:hAnsi="Times New Roman"/>
          <w:color w:val="000000"/>
          <w:szCs w:val="20"/>
        </w:rPr>
        <w:t xml:space="preserve"> and </w:t>
      </w:r>
      <w:r w:rsidRPr="00D22CB9">
        <w:rPr>
          <w:rFonts w:ascii="Times New Roman" w:hAnsi="Times New Roman"/>
          <w:i/>
          <w:color w:val="000000"/>
          <w:szCs w:val="20"/>
        </w:rPr>
        <w:t>bundleSizeSet2</w:t>
      </w:r>
      <w:r w:rsidRPr="00D22CB9">
        <w:rPr>
          <w:rFonts w:ascii="Times New Roman" w:hAnsi="Times New Roman"/>
          <w:color w:val="000000"/>
          <w:szCs w:val="20"/>
        </w:rPr>
        <w:t xml:space="preserve"> configure two sets of </w:t>
      </w:r>
      <w:r w:rsidRPr="00D22CB9">
        <w:rPr>
          <w:rFonts w:ascii="Times New Roman" w:eastAsia="DengXian" w:hAnsi="Times New Roman"/>
          <w:color w:val="000000"/>
          <w:position w:val="-10"/>
          <w:szCs w:val="20"/>
        </w:rPr>
        <w:object w:dxaOrig="570" w:dyaOrig="285" w14:anchorId="0B3E3C81">
          <v:shape id="_x0000_i1087" type="#_x0000_t75" style="width:29.4pt;height:13.2pt" o:ole="">
            <v:imagedata r:id="rId985" o:title=""/>
          </v:shape>
          <o:OLEObject Type="Embed" ProgID="Equation.3" ShapeID="_x0000_i1087" DrawAspect="Content" ObjectID="_1596006136" r:id="rId1007"/>
        </w:object>
      </w:r>
      <w:r w:rsidRPr="00D22CB9">
        <w:rPr>
          <w:rFonts w:ascii="Times New Roman" w:hAnsi="Times New Roman"/>
          <w:color w:val="000000"/>
          <w:szCs w:val="20"/>
        </w:rPr>
        <w:t xml:space="preserve"> values, the first set </w:t>
      </w:r>
      <w:r w:rsidRPr="00D22CB9">
        <w:rPr>
          <w:rFonts w:ascii="Times New Roman" w:hAnsi="Times New Roman"/>
          <w:strike/>
          <w:color w:val="FF0000"/>
          <w:szCs w:val="20"/>
        </w:rPr>
        <w:t xml:space="preserve">include </w:t>
      </w:r>
      <w:r w:rsidRPr="00D22CB9">
        <w:rPr>
          <w:rFonts w:ascii="Times New Roman" w:hAnsi="Times New Roman"/>
          <w:color w:val="FF0000"/>
          <w:szCs w:val="20"/>
        </w:rPr>
        <w:t xml:space="preserve">can take </w:t>
      </w:r>
      <w:r w:rsidRPr="00D22CB9">
        <w:rPr>
          <w:rFonts w:ascii="Times New Roman" w:hAnsi="Times New Roman"/>
          <w:color w:val="000000"/>
          <w:szCs w:val="20"/>
        </w:rPr>
        <w:t xml:space="preserve">one or two </w:t>
      </w:r>
      <w:r w:rsidRPr="00D22CB9">
        <w:rPr>
          <w:rFonts w:ascii="Times New Roman" w:eastAsia="DengXian" w:hAnsi="Times New Roman"/>
          <w:color w:val="000000"/>
          <w:position w:val="-10"/>
          <w:szCs w:val="20"/>
        </w:rPr>
        <w:object w:dxaOrig="570" w:dyaOrig="285" w14:anchorId="6DA3D862">
          <v:shape id="_x0000_i1088" type="#_x0000_t75" style="width:29.4pt;height:13.2pt" o:ole="">
            <v:imagedata r:id="rId985" o:title=""/>
          </v:shape>
          <o:OLEObject Type="Embed" ProgID="Equation.3" ShapeID="_x0000_i1088" DrawAspect="Content" ObjectID="_1596006137" r:id="rId1008"/>
        </w:object>
      </w:r>
      <w:r w:rsidRPr="00D22CB9">
        <w:rPr>
          <w:rFonts w:ascii="Times New Roman" w:hAnsi="Times New Roman"/>
          <w:color w:val="000000"/>
          <w:szCs w:val="20"/>
        </w:rPr>
        <w:t xml:space="preserve"> values among {2, 4, wideband}, and the </w:t>
      </w:r>
      <w:r w:rsidRPr="00D22CB9">
        <w:rPr>
          <w:rFonts w:ascii="Times New Roman" w:hAnsi="Times New Roman"/>
          <w:color w:val="000000"/>
          <w:szCs w:val="20"/>
        </w:rPr>
        <w:lastRenderedPageBreak/>
        <w:t xml:space="preserve">second set </w:t>
      </w:r>
      <w:r w:rsidRPr="00D22CB9">
        <w:rPr>
          <w:rFonts w:ascii="Times New Roman" w:hAnsi="Times New Roman"/>
          <w:strike/>
          <w:color w:val="FF0000"/>
          <w:szCs w:val="20"/>
        </w:rPr>
        <w:t xml:space="preserve">include </w:t>
      </w:r>
      <w:r w:rsidRPr="00D22CB9">
        <w:rPr>
          <w:rFonts w:ascii="Times New Roman" w:hAnsi="Times New Roman"/>
          <w:color w:val="FF0000"/>
          <w:szCs w:val="20"/>
        </w:rPr>
        <w:t>can take</w:t>
      </w:r>
      <w:r w:rsidRPr="00D22CB9">
        <w:rPr>
          <w:rFonts w:ascii="Times New Roman" w:hAnsi="Times New Roman"/>
          <w:color w:val="000000"/>
          <w:szCs w:val="20"/>
        </w:rPr>
        <w:t xml:space="preserve"> one </w:t>
      </w:r>
      <w:r w:rsidRPr="00D22CB9">
        <w:rPr>
          <w:rFonts w:ascii="Times New Roman" w:eastAsia="DengXian" w:hAnsi="Times New Roman"/>
          <w:color w:val="000000"/>
          <w:position w:val="-10"/>
          <w:szCs w:val="20"/>
        </w:rPr>
        <w:object w:dxaOrig="570" w:dyaOrig="285" w14:anchorId="41B1184B">
          <v:shape id="_x0000_i1089" type="#_x0000_t75" style="width:29.4pt;height:13.2pt" o:ole="">
            <v:imagedata r:id="rId985" o:title=""/>
          </v:shape>
          <o:OLEObject Type="Embed" ProgID="Equation.3" ShapeID="_x0000_i1089" DrawAspect="Content" ObjectID="_1596006138" r:id="rId1009"/>
        </w:object>
      </w:r>
      <w:r w:rsidRPr="00D22CB9">
        <w:rPr>
          <w:rFonts w:ascii="Times New Roman" w:hAnsi="Times New Roman"/>
          <w:color w:val="000000"/>
          <w:szCs w:val="20"/>
        </w:rPr>
        <w:t xml:space="preserve"> value among {2, 4, wideband}. </w:t>
      </w:r>
      <w:r w:rsidRPr="00D22CB9">
        <w:rPr>
          <w:rFonts w:ascii="Times New Roman" w:hAnsi="Times New Roman"/>
          <w:strike/>
          <w:color w:val="FF0000"/>
          <w:szCs w:val="20"/>
        </w:rPr>
        <w:t>The UE is not expected to be configured with (2, 4) in the first set.</w:t>
      </w:r>
    </w:p>
    <w:p w14:paraId="5648501A" w14:textId="77777777" w:rsidR="00F728D8" w:rsidRPr="00D22CB9" w:rsidRDefault="00F728D8" w:rsidP="00D22CB9">
      <w:pPr>
        <w:pStyle w:val="B1"/>
        <w:spacing w:after="0"/>
        <w:ind w:left="0" w:hanging="1"/>
        <w:rPr>
          <w:rFonts w:ascii="Times New Roman" w:hAnsi="Times New Roman"/>
        </w:rPr>
      </w:pPr>
      <w:r w:rsidRPr="00D22CB9">
        <w:rPr>
          <w:rFonts w:ascii="Times New Roman" w:hAnsi="Times New Roman"/>
        </w:rPr>
        <w:t xml:space="preserve">If the </w:t>
      </w:r>
      <w:r w:rsidRPr="00D22CB9">
        <w:rPr>
          <w:rFonts w:ascii="Times New Roman" w:hAnsi="Times New Roman"/>
          <w:i/>
          <w:lang w:eastAsia="zh-CN"/>
        </w:rPr>
        <w:t>PRB bundling size indicator</w:t>
      </w:r>
      <w:r w:rsidRPr="00D22CB9">
        <w:rPr>
          <w:rFonts w:ascii="Times New Roman" w:hAnsi="Times New Roman"/>
        </w:rPr>
        <w:t xml:space="preserve"> signalled in DCI format 1_1 as defined in Subclause </w:t>
      </w:r>
      <w:r w:rsidRPr="00D22CB9">
        <w:rPr>
          <w:rFonts w:ascii="Times New Roman" w:hAnsi="Times New Roman"/>
          <w:lang w:eastAsia="zh-CN"/>
        </w:rPr>
        <w:t>7.3.1.2.2</w:t>
      </w:r>
      <w:r w:rsidRPr="00D22CB9">
        <w:rPr>
          <w:rFonts w:ascii="Times New Roman" w:hAnsi="Times New Roman"/>
        </w:rPr>
        <w:t xml:space="preserve"> of [2, TS 38.212]</w:t>
      </w:r>
    </w:p>
    <w:p w14:paraId="2F35D6DA" w14:textId="77777777" w:rsidR="00F728D8" w:rsidRPr="00D22CB9" w:rsidRDefault="00F728D8" w:rsidP="00D22CB9">
      <w:pPr>
        <w:pStyle w:val="B1"/>
        <w:spacing w:after="0"/>
        <w:rPr>
          <w:rFonts w:ascii="Times New Roman" w:hAnsi="Times New Roman"/>
        </w:rPr>
      </w:pPr>
      <w:r w:rsidRPr="00D22CB9">
        <w:rPr>
          <w:rFonts w:ascii="Times New Roman" w:hAnsi="Times New Roman"/>
        </w:rPr>
        <w:t>-</w:t>
      </w:r>
      <w:r w:rsidRPr="00D22CB9">
        <w:rPr>
          <w:rFonts w:ascii="Times New Roman" w:hAnsi="Times New Roman"/>
        </w:rPr>
        <w:tab/>
        <w:t xml:space="preserve">is set to '0', the UE shall use the </w:t>
      </w:r>
      <w:r w:rsidRPr="00D22CB9">
        <w:rPr>
          <w:rFonts w:ascii="Times New Roman" w:eastAsia="DengXian" w:hAnsi="Times New Roman"/>
          <w:color w:val="000000"/>
          <w:position w:val="-10"/>
          <w:lang w:val="x-none"/>
        </w:rPr>
        <w:object w:dxaOrig="570" w:dyaOrig="285" w14:anchorId="41FDD647">
          <v:shape id="_x0000_i1090" type="#_x0000_t75" style="width:29.4pt;height:13.2pt" o:ole="">
            <v:imagedata r:id="rId985" o:title=""/>
          </v:shape>
          <o:OLEObject Type="Embed" ProgID="Equation.3" ShapeID="_x0000_i1090" DrawAspect="Content" ObjectID="_1596006139" r:id="rId1010"/>
        </w:object>
      </w:r>
      <w:r w:rsidRPr="00D22CB9">
        <w:rPr>
          <w:rFonts w:ascii="Times New Roman" w:hAnsi="Times New Roman"/>
        </w:rPr>
        <w:t xml:space="preserve"> value from the second set of </w:t>
      </w:r>
      <w:r w:rsidRPr="00D22CB9">
        <w:rPr>
          <w:rFonts w:ascii="Times New Roman" w:eastAsia="DengXian" w:hAnsi="Times New Roman"/>
          <w:color w:val="000000"/>
          <w:position w:val="-10"/>
          <w:lang w:val="x-none"/>
        </w:rPr>
        <w:object w:dxaOrig="570" w:dyaOrig="285" w14:anchorId="42124440">
          <v:shape id="_x0000_i1091" type="#_x0000_t75" style="width:29.4pt;height:13.2pt" o:ole="">
            <v:imagedata r:id="rId985" o:title=""/>
          </v:shape>
          <o:OLEObject Type="Embed" ProgID="Equation.3" ShapeID="_x0000_i1091" DrawAspect="Content" ObjectID="_1596006140" r:id="rId1011"/>
        </w:object>
      </w:r>
      <w:r w:rsidRPr="00D22CB9">
        <w:rPr>
          <w:rFonts w:ascii="Times New Roman" w:hAnsi="Times New Roman"/>
        </w:rPr>
        <w:t xml:space="preserve"> values when receiving PDSCH scheduled by the same DCI.</w:t>
      </w:r>
    </w:p>
    <w:p w14:paraId="3F804821" w14:textId="77777777" w:rsidR="00F728D8" w:rsidRPr="00D22CB9" w:rsidRDefault="00F728D8" w:rsidP="00D22CB9">
      <w:pPr>
        <w:pStyle w:val="B1"/>
        <w:spacing w:after="0"/>
        <w:rPr>
          <w:rFonts w:ascii="Times New Roman" w:hAnsi="Times New Roman"/>
        </w:rPr>
      </w:pPr>
      <w:r w:rsidRPr="00D22CB9">
        <w:rPr>
          <w:rFonts w:ascii="Times New Roman" w:hAnsi="Times New Roman"/>
        </w:rPr>
        <w:t>-</w:t>
      </w:r>
      <w:r w:rsidRPr="00D22CB9">
        <w:rPr>
          <w:rFonts w:ascii="Times New Roman" w:hAnsi="Times New Roman"/>
        </w:rPr>
        <w:tab/>
        <w:t xml:space="preserve">is set to '1' and one value is configured for the first set of </w:t>
      </w:r>
      <w:r w:rsidRPr="00D22CB9">
        <w:rPr>
          <w:rFonts w:ascii="Times New Roman" w:eastAsia="DengXian" w:hAnsi="Times New Roman"/>
          <w:color w:val="000000"/>
          <w:position w:val="-10"/>
          <w:lang w:val="x-none"/>
        </w:rPr>
        <w:object w:dxaOrig="570" w:dyaOrig="285" w14:anchorId="51D118A6">
          <v:shape id="_x0000_i1092" type="#_x0000_t75" style="width:29.4pt;height:13.2pt" o:ole="">
            <v:imagedata r:id="rId985" o:title=""/>
          </v:shape>
          <o:OLEObject Type="Embed" ProgID="Equation.3" ShapeID="_x0000_i1092" DrawAspect="Content" ObjectID="_1596006141" r:id="rId1012"/>
        </w:object>
      </w:r>
      <w:r w:rsidRPr="00D22CB9">
        <w:rPr>
          <w:rFonts w:ascii="Times New Roman" w:hAnsi="Times New Roman"/>
        </w:rPr>
        <w:t xml:space="preserve"> values, the UE shall use this </w:t>
      </w:r>
      <w:r w:rsidRPr="00D22CB9">
        <w:rPr>
          <w:rFonts w:ascii="Times New Roman" w:eastAsia="DengXian" w:hAnsi="Times New Roman"/>
          <w:color w:val="000000"/>
          <w:position w:val="-10"/>
          <w:lang w:val="x-none"/>
        </w:rPr>
        <w:object w:dxaOrig="570" w:dyaOrig="285" w14:anchorId="5DAB8A7E">
          <v:shape id="_x0000_i1093" type="#_x0000_t75" style="width:29.4pt;height:13.2pt" o:ole="">
            <v:imagedata r:id="rId985" o:title=""/>
          </v:shape>
          <o:OLEObject Type="Embed" ProgID="Equation.3" ShapeID="_x0000_i1093" DrawAspect="Content" ObjectID="_1596006142" r:id="rId1013"/>
        </w:object>
      </w:r>
      <w:r w:rsidRPr="00D22CB9">
        <w:rPr>
          <w:rFonts w:ascii="Times New Roman" w:hAnsi="Times New Roman"/>
        </w:rPr>
        <w:t xml:space="preserve"> value when receiving PDSCH scheduled by the same DCI</w:t>
      </w:r>
    </w:p>
    <w:p w14:paraId="375BF926" w14:textId="77777777" w:rsidR="00F728D8" w:rsidRPr="00D22CB9" w:rsidRDefault="00F728D8" w:rsidP="00D22CB9">
      <w:pPr>
        <w:pStyle w:val="B1"/>
        <w:spacing w:after="0"/>
        <w:rPr>
          <w:rFonts w:ascii="Times New Roman" w:hAnsi="Times New Roman"/>
        </w:rPr>
      </w:pPr>
      <w:r w:rsidRPr="00D22CB9">
        <w:rPr>
          <w:rFonts w:ascii="Times New Roman" w:hAnsi="Times New Roman"/>
        </w:rPr>
        <w:t>-</w:t>
      </w:r>
      <w:r w:rsidRPr="00D22CB9">
        <w:rPr>
          <w:rFonts w:ascii="Times New Roman" w:hAnsi="Times New Roman"/>
        </w:rPr>
        <w:tab/>
        <w:t xml:space="preserve">is set to '1' and two values are configured for the first set of </w:t>
      </w:r>
      <w:r w:rsidRPr="00D22CB9">
        <w:rPr>
          <w:rFonts w:ascii="Times New Roman" w:eastAsia="DengXian" w:hAnsi="Times New Roman"/>
          <w:color w:val="000000"/>
          <w:position w:val="-10"/>
          <w:lang w:val="x-none"/>
        </w:rPr>
        <w:object w:dxaOrig="570" w:dyaOrig="285" w14:anchorId="18ECFD16">
          <v:shape id="_x0000_i1094" type="#_x0000_t75" style="width:29.4pt;height:13.2pt" o:ole="">
            <v:imagedata r:id="rId985" o:title=""/>
          </v:shape>
          <o:OLEObject Type="Embed" ProgID="Equation.3" ShapeID="_x0000_i1094" DrawAspect="Content" ObjectID="_1596006143" r:id="rId1014"/>
        </w:object>
      </w:r>
      <w:r w:rsidRPr="00D22CB9">
        <w:rPr>
          <w:rFonts w:ascii="Times New Roman" w:hAnsi="Times New Roman"/>
        </w:rPr>
        <w:t xml:space="preserve"> values as n2-wideband' (corresponding to two </w:t>
      </w:r>
      <w:r w:rsidRPr="00D22CB9">
        <w:rPr>
          <w:rFonts w:ascii="Times New Roman" w:eastAsia="DengXian" w:hAnsi="Times New Roman"/>
          <w:color w:val="000000"/>
          <w:position w:val="-10"/>
          <w:lang w:val="x-none"/>
        </w:rPr>
        <w:object w:dxaOrig="570" w:dyaOrig="285" w14:anchorId="56B5EB64">
          <v:shape id="_x0000_i1095" type="#_x0000_t75" style="width:29.4pt;height:13.2pt" o:ole="">
            <v:imagedata r:id="rId985" o:title=""/>
          </v:shape>
          <o:OLEObject Type="Embed" ProgID="Equation.3" ShapeID="_x0000_i1095" DrawAspect="Content" ObjectID="_1596006144" r:id="rId1015"/>
        </w:object>
      </w:r>
      <w:r w:rsidRPr="00D22CB9">
        <w:rPr>
          <w:rFonts w:ascii="Times New Roman" w:hAnsi="Times New Roman"/>
          <w:color w:val="000000"/>
        </w:rPr>
        <w:t xml:space="preserve"> values 2 and wideband</w:t>
      </w:r>
      <w:r w:rsidRPr="00D22CB9">
        <w:rPr>
          <w:rFonts w:ascii="Times New Roman" w:hAnsi="Times New Roman"/>
        </w:rPr>
        <w:t xml:space="preserve">) or n4-wideband' (corresponding to two </w:t>
      </w:r>
      <w:r w:rsidRPr="00D22CB9">
        <w:rPr>
          <w:rFonts w:ascii="Times New Roman" w:eastAsia="DengXian" w:hAnsi="Times New Roman"/>
          <w:color w:val="000000"/>
          <w:position w:val="-10"/>
          <w:lang w:val="x-none"/>
        </w:rPr>
        <w:object w:dxaOrig="570" w:dyaOrig="285" w14:anchorId="1C143039">
          <v:shape id="_x0000_i1096" type="#_x0000_t75" style="width:29.4pt;height:13.2pt" o:ole="">
            <v:imagedata r:id="rId985" o:title=""/>
          </v:shape>
          <o:OLEObject Type="Embed" ProgID="Equation.3" ShapeID="_x0000_i1096" DrawAspect="Content" ObjectID="_1596006145" r:id="rId1016"/>
        </w:object>
      </w:r>
      <w:r w:rsidRPr="00D22CB9">
        <w:rPr>
          <w:rFonts w:ascii="Times New Roman" w:hAnsi="Times New Roman"/>
          <w:color w:val="000000"/>
        </w:rPr>
        <w:t xml:space="preserve"> values 4 and wideband</w:t>
      </w:r>
      <w:r w:rsidRPr="00D22CB9">
        <w:rPr>
          <w:rFonts w:ascii="Times New Roman" w:hAnsi="Times New Roman"/>
        </w:rPr>
        <w:t>), the UE shall use the value when receiving PDSCH scheduled by the same DCI as follows:</w:t>
      </w:r>
    </w:p>
    <w:p w14:paraId="5E71F481" w14:textId="77777777" w:rsidR="00F728D8" w:rsidRPr="00D22CB9" w:rsidRDefault="00F728D8" w:rsidP="00D22CB9">
      <w:pPr>
        <w:pStyle w:val="B2"/>
        <w:spacing w:after="0"/>
        <w:rPr>
          <w:lang w:eastAsia="ko-KR"/>
        </w:rPr>
      </w:pPr>
      <w:r w:rsidRPr="00D22CB9">
        <w:rPr>
          <w:lang w:eastAsia="ko-KR"/>
        </w:rPr>
        <w:t>-</w:t>
      </w:r>
      <w:r w:rsidRPr="00D22CB9">
        <w:rPr>
          <w:lang w:eastAsia="ko-KR"/>
        </w:rPr>
        <w:tab/>
        <w:t xml:space="preserve">If the scheduled PRBs are contiguous and the size of the scheduled PRBs is larger than </w:t>
      </w:r>
      <w:r w:rsidRPr="00D22CB9">
        <w:rPr>
          <w:rFonts w:eastAsia="DengXian"/>
          <w:position w:val="-12"/>
          <w:lang w:val="x-none"/>
        </w:rPr>
        <w:object w:dxaOrig="855" w:dyaOrig="360" w14:anchorId="4D8ACCD4">
          <v:shape id="_x0000_i1097" type="#_x0000_t75" style="width:42.6pt;height:18pt" o:ole="">
            <v:imagedata r:id="rId1017" o:title=""/>
          </v:shape>
          <o:OLEObject Type="Embed" ProgID="Equation.3" ShapeID="_x0000_i1097" DrawAspect="Content" ObjectID="_1596006146" r:id="rId1018"/>
        </w:object>
      </w:r>
      <w:r w:rsidRPr="00D22CB9">
        <w:t xml:space="preserve">, </w:t>
      </w:r>
      <w:r w:rsidRPr="00D22CB9">
        <w:rPr>
          <w:rFonts w:eastAsia="DengXian"/>
          <w:color w:val="000000"/>
          <w:position w:val="-10"/>
          <w:lang w:val="x-none"/>
        </w:rPr>
        <w:object w:dxaOrig="570" w:dyaOrig="285" w14:anchorId="60E0BDDA">
          <v:shape id="_x0000_i1098" type="#_x0000_t75" style="width:29.4pt;height:13.2pt" o:ole="">
            <v:imagedata r:id="rId985" o:title=""/>
          </v:shape>
          <o:OLEObject Type="Embed" ProgID="Equation.3" ShapeID="_x0000_i1098" DrawAspect="Content" ObjectID="_1596006147" r:id="rId1019"/>
        </w:object>
      </w:r>
      <w:r w:rsidRPr="00D22CB9">
        <w:rPr>
          <w:color w:val="000000"/>
        </w:rPr>
        <w:t xml:space="preserve"> </w:t>
      </w:r>
      <w:r w:rsidRPr="00D22CB9">
        <w:t xml:space="preserve">is the same as the scheduled bandwidth, otherwise </w:t>
      </w:r>
      <w:r w:rsidRPr="00D22CB9">
        <w:rPr>
          <w:rFonts w:eastAsia="DengXian"/>
          <w:color w:val="000000"/>
          <w:position w:val="-10"/>
          <w:lang w:val="x-none"/>
        </w:rPr>
        <w:object w:dxaOrig="570" w:dyaOrig="285" w14:anchorId="28E0300F">
          <v:shape id="_x0000_i1099" type="#_x0000_t75" style="width:29.4pt;height:13.2pt" o:ole="">
            <v:imagedata r:id="rId985" o:title=""/>
          </v:shape>
          <o:OLEObject Type="Embed" ProgID="Equation.3" ShapeID="_x0000_i1099" DrawAspect="Content" ObjectID="_1596006148" r:id="rId1020"/>
        </w:object>
      </w:r>
      <w:r w:rsidRPr="00D22CB9">
        <w:t xml:space="preserve"> is set to the remaining configured value of 2 or 4, respectively.</w:t>
      </w:r>
    </w:p>
    <w:p w14:paraId="54BDE090" w14:textId="77777777" w:rsidR="00F728D8" w:rsidRPr="00D22CB9" w:rsidRDefault="00F728D8" w:rsidP="00D22CB9">
      <w:pPr>
        <w:rPr>
          <w:rFonts w:ascii="Times New Roman" w:hAnsi="Times New Roman"/>
          <w:color w:val="000000"/>
          <w:szCs w:val="20"/>
        </w:rPr>
      </w:pPr>
      <w:r w:rsidRPr="00D22CB9">
        <w:rPr>
          <w:rFonts w:ascii="Times New Roman" w:hAnsi="Times New Roman"/>
          <w:color w:val="FF0000"/>
          <w:szCs w:val="20"/>
        </w:rPr>
        <w:t>When receiving PDSCH scheduled by PDCCH with DCI format 1_1 with CRC scrambled by C-RNTI or CS-RNTI, i</w:t>
      </w:r>
      <w:r w:rsidRPr="00D22CB9">
        <w:rPr>
          <w:rFonts w:ascii="Times New Roman" w:hAnsi="Times New Roman"/>
          <w:color w:val="000000"/>
          <w:szCs w:val="20"/>
        </w:rPr>
        <w:t xml:space="preserve">f the higher layer parameter </w:t>
      </w:r>
      <w:r w:rsidRPr="00D22CB9">
        <w:rPr>
          <w:rFonts w:ascii="Times New Roman" w:hAnsi="Times New Roman"/>
          <w:i/>
          <w:color w:val="000000"/>
          <w:szCs w:val="20"/>
        </w:rPr>
        <w:t>prb-BundlingType</w:t>
      </w:r>
      <w:r w:rsidRPr="00D22CB9">
        <w:rPr>
          <w:rFonts w:ascii="Times New Roman" w:hAnsi="Times New Roman"/>
          <w:color w:val="000000"/>
          <w:szCs w:val="20"/>
        </w:rPr>
        <w:t xml:space="preserve"> </w:t>
      </w:r>
      <w:r w:rsidRPr="00D22CB9">
        <w:rPr>
          <w:rFonts w:ascii="Times New Roman" w:hAnsi="Times New Roman"/>
          <w:color w:val="000000"/>
          <w:szCs w:val="20"/>
          <w:lang w:eastAsia="zh-CN"/>
        </w:rPr>
        <w:t>is set to 'static</w:t>
      </w:r>
      <w:r w:rsidRPr="00D22CB9">
        <w:rPr>
          <w:rFonts w:ascii="Times New Roman" w:hAnsi="Times New Roman"/>
          <w:color w:val="FF0000"/>
          <w:szCs w:val="20"/>
          <w:lang w:eastAsia="ko-KR"/>
        </w:rPr>
        <w:t>Bundling</w:t>
      </w:r>
      <w:r w:rsidRPr="00D22CB9">
        <w:rPr>
          <w:rFonts w:ascii="Times New Roman" w:hAnsi="Times New Roman"/>
          <w:color w:val="000000"/>
          <w:szCs w:val="20"/>
          <w:lang w:eastAsia="zh-CN"/>
        </w:rPr>
        <w:t>'</w:t>
      </w:r>
      <w:r w:rsidRPr="00D22CB9">
        <w:rPr>
          <w:rFonts w:ascii="Times New Roman" w:hAnsi="Times New Roman"/>
          <w:color w:val="000000"/>
          <w:szCs w:val="20"/>
        </w:rPr>
        <w:t xml:space="preserve">, the </w:t>
      </w:r>
      <w:r w:rsidRPr="00D22CB9">
        <w:rPr>
          <w:rFonts w:ascii="Times New Roman" w:eastAsia="DengXian" w:hAnsi="Times New Roman"/>
          <w:color w:val="000000"/>
          <w:position w:val="-10"/>
          <w:szCs w:val="20"/>
        </w:rPr>
        <w:object w:dxaOrig="570" w:dyaOrig="285" w14:anchorId="3BA07D73">
          <v:shape id="_x0000_i1100" type="#_x0000_t75" style="width:29.4pt;height:13.2pt" o:ole="">
            <v:imagedata r:id="rId985" o:title=""/>
          </v:shape>
          <o:OLEObject Type="Embed" ProgID="Equation.3" ShapeID="_x0000_i1100" DrawAspect="Content" ObjectID="_1596006149" r:id="rId1021"/>
        </w:object>
      </w:r>
      <w:r w:rsidRPr="00D22CB9">
        <w:rPr>
          <w:rFonts w:ascii="Times New Roman" w:hAnsi="Times New Roman"/>
          <w:color w:val="000000"/>
          <w:szCs w:val="20"/>
        </w:rPr>
        <w:t xml:space="preserve"> value is configured with the single value indicated by the higher layer parameter </w:t>
      </w:r>
      <w:r w:rsidRPr="00D22CB9">
        <w:rPr>
          <w:rFonts w:ascii="Times New Roman" w:hAnsi="Times New Roman"/>
          <w:i/>
          <w:color w:val="000000"/>
          <w:szCs w:val="20"/>
        </w:rPr>
        <w:t>bundleSize</w:t>
      </w:r>
      <w:r w:rsidRPr="00D22CB9">
        <w:rPr>
          <w:rFonts w:ascii="Times New Roman" w:hAnsi="Times New Roman"/>
          <w:color w:val="000000"/>
          <w:szCs w:val="20"/>
        </w:rPr>
        <w:t xml:space="preserve">. </w:t>
      </w:r>
    </w:p>
    <w:p w14:paraId="135CDD24" w14:textId="77777777" w:rsidR="00F728D8" w:rsidRPr="00D22CB9" w:rsidRDefault="00F728D8" w:rsidP="00D22CB9">
      <w:pPr>
        <w:rPr>
          <w:rFonts w:ascii="Times New Roman" w:hAnsi="Times New Roman"/>
          <w:color w:val="000000"/>
          <w:szCs w:val="20"/>
        </w:rPr>
      </w:pPr>
      <w:r w:rsidRPr="00D22CB9">
        <w:rPr>
          <w:rFonts w:ascii="Times New Roman" w:hAnsi="Times New Roman"/>
          <w:color w:val="000000"/>
          <w:szCs w:val="20"/>
        </w:rPr>
        <w:t xml:space="preserve">When a UE is configured with RBG = 2 for bandwidth part </w:t>
      </w:r>
      <w:r w:rsidRPr="00D22CB9">
        <w:rPr>
          <w:rFonts w:ascii="Times New Roman" w:hAnsi="Times New Roman"/>
          <w:i/>
          <w:color w:val="000000"/>
          <w:szCs w:val="20"/>
        </w:rPr>
        <w:t>i</w:t>
      </w:r>
      <w:r w:rsidRPr="00D22CB9">
        <w:rPr>
          <w:rFonts w:ascii="Times New Roman" w:hAnsi="Times New Roman"/>
          <w:color w:val="000000"/>
          <w:szCs w:val="20"/>
        </w:rPr>
        <w:t xml:space="preserve"> according to Section 5.1.2.2.1, or when a UE is configured with interleaving unit of 2 for VRB to PRB mapping provided by the higher layer parameter </w:t>
      </w:r>
      <w:r w:rsidRPr="00D22CB9">
        <w:rPr>
          <w:rFonts w:ascii="Times New Roman" w:hAnsi="Times New Roman"/>
          <w:i/>
          <w:szCs w:val="20"/>
        </w:rPr>
        <w:t>vrb-ToPRB-Interleaver</w:t>
      </w:r>
      <w:r w:rsidRPr="00D22CB9">
        <w:rPr>
          <w:rFonts w:ascii="Times New Roman" w:hAnsi="Times New Roman"/>
          <w:i/>
          <w:color w:val="000000"/>
          <w:szCs w:val="20"/>
        </w:rPr>
        <w:t xml:space="preserve"> </w:t>
      </w:r>
      <w:r w:rsidRPr="00D22CB9">
        <w:rPr>
          <w:rFonts w:ascii="Times New Roman" w:hAnsi="Times New Roman"/>
          <w:color w:val="000000"/>
          <w:szCs w:val="20"/>
        </w:rPr>
        <w:t>given by</w:t>
      </w:r>
      <w:r w:rsidRPr="00D22CB9">
        <w:rPr>
          <w:rFonts w:ascii="Times New Roman" w:hAnsi="Times New Roman"/>
          <w:i/>
          <w:color w:val="000000"/>
          <w:szCs w:val="20"/>
        </w:rPr>
        <w:t xml:space="preserve"> </w:t>
      </w:r>
      <w:r w:rsidRPr="00D22CB9">
        <w:rPr>
          <w:rFonts w:ascii="Times New Roman" w:hAnsi="Times New Roman"/>
          <w:i/>
          <w:szCs w:val="20"/>
        </w:rPr>
        <w:t>PDSCH-Config</w:t>
      </w:r>
      <w:r w:rsidRPr="00D22CB9">
        <w:rPr>
          <w:rFonts w:ascii="Times New Roman" w:hAnsi="Times New Roman"/>
          <w:color w:val="000000"/>
          <w:szCs w:val="20"/>
        </w:rPr>
        <w:t xml:space="preserve"> for bandwidth part </w:t>
      </w:r>
      <w:r w:rsidRPr="00D22CB9">
        <w:rPr>
          <w:rFonts w:ascii="Times New Roman" w:hAnsi="Times New Roman"/>
          <w:i/>
          <w:color w:val="000000"/>
          <w:szCs w:val="20"/>
        </w:rPr>
        <w:t>i</w:t>
      </w:r>
      <w:r w:rsidRPr="00D22CB9">
        <w:rPr>
          <w:rFonts w:ascii="Times New Roman" w:hAnsi="Times New Roman"/>
          <w:color w:val="000000"/>
          <w:szCs w:val="20"/>
        </w:rPr>
        <w:t xml:space="preserve">, the UE is not expected to be configured with </w:t>
      </w:r>
      <w:r w:rsidRPr="00D22CB9">
        <w:rPr>
          <w:rFonts w:ascii="Times New Roman" w:eastAsia="DengXian" w:hAnsi="Times New Roman"/>
          <w:color w:val="000000"/>
          <w:position w:val="-10"/>
          <w:szCs w:val="20"/>
        </w:rPr>
        <w:object w:dxaOrig="570" w:dyaOrig="285" w14:anchorId="16F981FE">
          <v:shape id="_x0000_i1101" type="#_x0000_t75" style="width:29.4pt;height:13.2pt" o:ole="">
            <v:imagedata r:id="rId985" o:title=""/>
          </v:shape>
          <o:OLEObject Type="Embed" ProgID="Equation.3" ShapeID="_x0000_i1101" DrawAspect="Content" ObjectID="_1596006150" r:id="rId1022"/>
        </w:object>
      </w:r>
      <w:r w:rsidRPr="00D22CB9">
        <w:rPr>
          <w:rFonts w:ascii="Times New Roman" w:hAnsi="Times New Roman"/>
          <w:color w:val="000000"/>
          <w:szCs w:val="20"/>
        </w:rPr>
        <w:t>= 4.</w:t>
      </w:r>
    </w:p>
    <w:p w14:paraId="6C9C65F9" w14:textId="77777777" w:rsidR="00F728D8" w:rsidRPr="00D22CB9" w:rsidRDefault="00F728D8" w:rsidP="00D22CB9">
      <w:pPr>
        <w:rPr>
          <w:rFonts w:ascii="Times New Roman" w:hAnsi="Times New Roman"/>
          <w:szCs w:val="20"/>
          <w:lang w:eastAsia="x-none"/>
        </w:rPr>
      </w:pPr>
      <w:r w:rsidRPr="00D22CB9">
        <w:rPr>
          <w:rFonts w:ascii="Times New Roman" w:eastAsia="SimSun" w:hAnsi="Times New Roman"/>
          <w:color w:val="FF0000"/>
          <w:szCs w:val="20"/>
          <w:lang w:eastAsia="zh-CN"/>
        </w:rPr>
        <w:t xml:space="preserve">&lt; </w:t>
      </w:r>
      <w:r w:rsidRPr="00D22CB9">
        <w:rPr>
          <w:rFonts w:ascii="Times New Roman" w:eastAsia="SimSun" w:hAnsi="Times New Roman"/>
          <w:color w:val="FF0000"/>
          <w:szCs w:val="20"/>
        </w:rPr>
        <w:t>Unchanged parts are omitted</w:t>
      </w:r>
      <w:r w:rsidRPr="00D22CB9">
        <w:rPr>
          <w:rFonts w:ascii="Times New Roman" w:eastAsia="SimSun" w:hAnsi="Times New Roman"/>
          <w:color w:val="FF0000"/>
          <w:szCs w:val="20"/>
          <w:lang w:eastAsia="zh-CN"/>
        </w:rPr>
        <w:t xml:space="preserve"> &gt;</w:t>
      </w:r>
    </w:p>
    <w:p w14:paraId="4700EEA1" w14:textId="77777777" w:rsidR="00F728D8" w:rsidRDefault="00F728D8" w:rsidP="00F728D8">
      <w:pPr>
        <w:rPr>
          <w:lang w:eastAsia="x-none"/>
        </w:rPr>
      </w:pPr>
    </w:p>
    <w:p w14:paraId="09CF62FE" w14:textId="571CD3EF" w:rsidR="00F728D8" w:rsidRDefault="0058452E" w:rsidP="00F728D8">
      <w:pPr>
        <w:rPr>
          <w:lang w:eastAsia="x-none"/>
        </w:rPr>
      </w:pPr>
      <w:hyperlink r:id="rId1023" w:history="1">
        <w:r w:rsidR="000F2B08">
          <w:rPr>
            <w:rStyle w:val="Hyperlink"/>
            <w:lang w:eastAsia="x-none"/>
          </w:rPr>
          <w:t>R1-1806041</w:t>
        </w:r>
      </w:hyperlink>
      <w:r w:rsidR="00F728D8">
        <w:rPr>
          <w:lang w:eastAsia="x-none"/>
        </w:rPr>
        <w:tab/>
        <w:t>Remaining issues on PRB bundling</w:t>
      </w:r>
      <w:r w:rsidR="00F728D8">
        <w:rPr>
          <w:lang w:eastAsia="x-none"/>
        </w:rPr>
        <w:tab/>
        <w:t>vivo</w:t>
      </w:r>
    </w:p>
    <w:p w14:paraId="74156F34" w14:textId="211FE6B8" w:rsidR="00F728D8" w:rsidRDefault="0058452E" w:rsidP="00F728D8">
      <w:pPr>
        <w:rPr>
          <w:lang w:eastAsia="x-none"/>
        </w:rPr>
      </w:pPr>
      <w:hyperlink r:id="rId1024" w:history="1">
        <w:r w:rsidR="000F2B08">
          <w:rPr>
            <w:rStyle w:val="Hyperlink"/>
            <w:lang w:eastAsia="x-none"/>
          </w:rPr>
          <w:t>R1-1806213</w:t>
        </w:r>
      </w:hyperlink>
      <w:r w:rsidR="00F728D8">
        <w:rPr>
          <w:lang w:eastAsia="x-none"/>
        </w:rPr>
        <w:tab/>
        <w:t>Remaining issue on PRB bundling</w:t>
      </w:r>
      <w:r w:rsidR="00F728D8">
        <w:rPr>
          <w:lang w:eastAsia="x-none"/>
        </w:rPr>
        <w:tab/>
        <w:t>Ericsson</w:t>
      </w:r>
    </w:p>
    <w:p w14:paraId="75582249" w14:textId="51FECD1D" w:rsidR="00F728D8" w:rsidRDefault="0058452E" w:rsidP="00F728D8">
      <w:pPr>
        <w:rPr>
          <w:lang w:eastAsia="x-none"/>
        </w:rPr>
      </w:pPr>
      <w:hyperlink r:id="rId1025" w:history="1">
        <w:r w:rsidR="000F2B08">
          <w:rPr>
            <w:rStyle w:val="Hyperlink"/>
            <w:lang w:eastAsia="x-none"/>
          </w:rPr>
          <w:t>R1-1806711</w:t>
        </w:r>
      </w:hyperlink>
      <w:r w:rsidR="00F728D8">
        <w:rPr>
          <w:lang w:eastAsia="x-none"/>
        </w:rPr>
        <w:tab/>
        <w:t>Remaining issues on DL PRB bundling</w:t>
      </w:r>
      <w:r w:rsidR="00F728D8">
        <w:rPr>
          <w:lang w:eastAsia="x-none"/>
        </w:rPr>
        <w:tab/>
        <w:t>Samsung</w:t>
      </w:r>
    </w:p>
    <w:p w14:paraId="51284939" w14:textId="05FAEBBA" w:rsidR="00F728D8" w:rsidRDefault="0058452E" w:rsidP="00F728D8">
      <w:pPr>
        <w:rPr>
          <w:lang w:eastAsia="x-none"/>
        </w:rPr>
      </w:pPr>
      <w:hyperlink r:id="rId1026" w:history="1">
        <w:r w:rsidR="000F2B08">
          <w:rPr>
            <w:rStyle w:val="Hyperlink"/>
            <w:lang w:eastAsia="x-none"/>
          </w:rPr>
          <w:t>R1-1806839</w:t>
        </w:r>
      </w:hyperlink>
      <w:r w:rsidR="00F728D8">
        <w:rPr>
          <w:lang w:eastAsia="x-none"/>
        </w:rPr>
        <w:tab/>
        <w:t>Text Proposal for DL PRB Bundling</w:t>
      </w:r>
      <w:r w:rsidR="00F728D8">
        <w:rPr>
          <w:lang w:eastAsia="x-none"/>
        </w:rPr>
        <w:tab/>
        <w:t>OPPO</w:t>
      </w:r>
    </w:p>
    <w:p w14:paraId="118DEF8B" w14:textId="77777777" w:rsidR="00F728D8" w:rsidRPr="004B0D61" w:rsidRDefault="00F728D8" w:rsidP="0081593A">
      <w:pPr>
        <w:pStyle w:val="Heading5"/>
      </w:pPr>
      <w:bookmarkStart w:id="404" w:name="_Toc516232603"/>
      <w:r w:rsidRPr="004B0D61">
        <w:rPr>
          <w:rFonts w:hint="eastAsia"/>
        </w:rPr>
        <w:t>Other</w:t>
      </w:r>
      <w:bookmarkEnd w:id="404"/>
      <w:r w:rsidRPr="004B0D61">
        <w:t xml:space="preserve"> </w:t>
      </w:r>
    </w:p>
    <w:p w14:paraId="0D2B6730" w14:textId="6619693C" w:rsidR="00F728D8" w:rsidRDefault="0058452E" w:rsidP="00F728D8">
      <w:pPr>
        <w:rPr>
          <w:lang w:eastAsia="x-none"/>
        </w:rPr>
      </w:pPr>
      <w:hyperlink r:id="rId1027" w:history="1">
        <w:r w:rsidR="000F2B08">
          <w:rPr>
            <w:rStyle w:val="Hyperlink"/>
            <w:lang w:eastAsia="x-none"/>
          </w:rPr>
          <w:t>R1-1805954</w:t>
        </w:r>
      </w:hyperlink>
      <w:r w:rsidR="00F728D8">
        <w:rPr>
          <w:lang w:eastAsia="x-none"/>
        </w:rPr>
        <w:tab/>
        <w:t>Antenna selection for PUSCH</w:t>
      </w:r>
      <w:r w:rsidR="00F728D8">
        <w:rPr>
          <w:lang w:eastAsia="x-none"/>
        </w:rPr>
        <w:tab/>
        <w:t>Huawei, HiSilicon</w:t>
      </w:r>
    </w:p>
    <w:p w14:paraId="55225F0C" w14:textId="6983399F" w:rsidR="00F728D8" w:rsidRDefault="0058452E" w:rsidP="00F728D8">
      <w:pPr>
        <w:rPr>
          <w:lang w:eastAsia="x-none"/>
        </w:rPr>
      </w:pPr>
      <w:hyperlink r:id="rId1028" w:history="1">
        <w:r w:rsidR="000F2B08">
          <w:rPr>
            <w:rStyle w:val="Hyperlink"/>
            <w:lang w:eastAsia="x-none"/>
          </w:rPr>
          <w:t>R1-1807130</w:t>
        </w:r>
      </w:hyperlink>
      <w:r w:rsidR="00F728D8">
        <w:rPr>
          <w:lang w:eastAsia="x-none"/>
        </w:rPr>
        <w:tab/>
        <w:t>Discussion on multi-TRP/panel transmission in NR</w:t>
      </w:r>
      <w:r w:rsidR="00F728D8">
        <w:rPr>
          <w:lang w:eastAsia="x-none"/>
        </w:rPr>
        <w:tab/>
        <w:t>Huawei, HiSilicon</w:t>
      </w:r>
    </w:p>
    <w:p w14:paraId="22A53B8F" w14:textId="49B43168" w:rsidR="00F728D8" w:rsidRDefault="0058452E" w:rsidP="00F728D8">
      <w:pPr>
        <w:rPr>
          <w:lang w:eastAsia="x-none"/>
        </w:rPr>
      </w:pPr>
      <w:hyperlink r:id="rId1029" w:history="1">
        <w:r w:rsidR="000F2B08">
          <w:rPr>
            <w:rStyle w:val="Hyperlink"/>
            <w:lang w:eastAsia="x-none"/>
          </w:rPr>
          <w:t>R1-1807131</w:t>
        </w:r>
      </w:hyperlink>
      <w:r w:rsidR="00F728D8">
        <w:rPr>
          <w:lang w:eastAsia="x-none"/>
        </w:rPr>
        <w:tab/>
        <w:t>Discussion on diversity based multi-TRP transmission in NR</w:t>
      </w:r>
      <w:r w:rsidR="00F728D8">
        <w:rPr>
          <w:lang w:eastAsia="x-none"/>
        </w:rPr>
        <w:tab/>
        <w:t>Huawei, HiSilicon</w:t>
      </w:r>
    </w:p>
    <w:p w14:paraId="37EA9B84" w14:textId="77777777" w:rsidR="00F728D8" w:rsidRDefault="00F728D8" w:rsidP="0081593A">
      <w:pPr>
        <w:pStyle w:val="Heading4"/>
      </w:pPr>
      <w:bookmarkStart w:id="405" w:name="_Toc513839875"/>
      <w:bookmarkStart w:id="406" w:name="_Toc516232604"/>
      <w:r w:rsidRPr="004B0D61">
        <w:rPr>
          <w:rFonts w:hint="eastAsia"/>
        </w:rPr>
        <w:t xml:space="preserve">CSI </w:t>
      </w:r>
      <w:r w:rsidRPr="004B0D61">
        <w:t>acquisition</w:t>
      </w:r>
      <w:r w:rsidRPr="00695770">
        <w:rPr>
          <w:rFonts w:hint="eastAsia"/>
        </w:rPr>
        <w:t xml:space="preserve"> and beam management</w:t>
      </w:r>
      <w:bookmarkEnd w:id="405"/>
      <w:bookmarkEnd w:id="406"/>
    </w:p>
    <w:p w14:paraId="3E5CE421" w14:textId="4BFB8B42" w:rsidR="00F728D8" w:rsidRPr="00D22CB9" w:rsidRDefault="0058452E" w:rsidP="00F728D8">
      <w:pPr>
        <w:rPr>
          <w:b/>
          <w:lang w:eastAsia="x-none"/>
        </w:rPr>
      </w:pPr>
      <w:hyperlink r:id="rId1030" w:history="1">
        <w:r w:rsidR="000F2B08" w:rsidRPr="00D22CB9">
          <w:rPr>
            <w:rStyle w:val="Hyperlink"/>
            <w:b/>
            <w:lang w:eastAsia="x-none"/>
          </w:rPr>
          <w:t>R1-1805811</w:t>
        </w:r>
      </w:hyperlink>
      <w:r w:rsidR="00F728D8" w:rsidRPr="00D22CB9">
        <w:rPr>
          <w:b/>
          <w:lang w:eastAsia="x-none"/>
        </w:rPr>
        <w:tab/>
        <w:t>LS to RAN1 on Removing RLM-RS Restriction in TS 38.331 ASN.1</w:t>
      </w:r>
      <w:r w:rsidR="00F728D8" w:rsidRPr="00D22CB9">
        <w:rPr>
          <w:b/>
          <w:lang w:eastAsia="x-none"/>
        </w:rPr>
        <w:tab/>
        <w:t>RAN2, Samsung</w:t>
      </w:r>
    </w:p>
    <w:p w14:paraId="0CA8A347" w14:textId="77777777" w:rsidR="00F728D8" w:rsidRDefault="00F728D8" w:rsidP="00F728D8">
      <w:pPr>
        <w:rPr>
          <w:lang w:eastAsia="x-none"/>
        </w:rPr>
      </w:pPr>
    </w:p>
    <w:p w14:paraId="780C954B" w14:textId="7F295B65" w:rsidR="00F728D8" w:rsidRPr="00D22CB9" w:rsidRDefault="0058452E" w:rsidP="00F728D8">
      <w:pPr>
        <w:rPr>
          <w:b/>
          <w:lang w:eastAsia="x-none"/>
        </w:rPr>
      </w:pPr>
      <w:hyperlink r:id="rId1031" w:history="1">
        <w:r w:rsidR="000F2B08" w:rsidRPr="00D22CB9">
          <w:rPr>
            <w:rStyle w:val="Hyperlink"/>
            <w:b/>
          </w:rPr>
          <w:t>R1-1807132</w:t>
        </w:r>
      </w:hyperlink>
      <w:r w:rsidR="00F728D8" w:rsidRPr="00D22CB9">
        <w:rPr>
          <w:b/>
          <w:lang w:eastAsia="x-none"/>
        </w:rPr>
        <w:tab/>
        <w:t>[Draft] Reply LS on Removing RLM-RS Restriction</w:t>
      </w:r>
      <w:r w:rsidR="00F728D8" w:rsidRPr="00D22CB9">
        <w:rPr>
          <w:b/>
          <w:lang w:eastAsia="x-none"/>
        </w:rPr>
        <w:tab/>
        <w:t>Huawei, HiSilicon</w:t>
      </w:r>
    </w:p>
    <w:p w14:paraId="15C86412" w14:textId="77777777" w:rsidR="00F728D8" w:rsidRDefault="00F728D8" w:rsidP="0081593A">
      <w:pPr>
        <w:pStyle w:val="Heading5"/>
      </w:pPr>
      <w:bookmarkStart w:id="407" w:name="_Toc516232605"/>
      <w:r w:rsidRPr="004B0D61">
        <w:rPr>
          <w:rFonts w:hint="eastAsia"/>
        </w:rPr>
        <w:t xml:space="preserve">CSI </w:t>
      </w:r>
      <w:r w:rsidRPr="00695770">
        <w:rPr>
          <w:rFonts w:hint="eastAsia"/>
        </w:rPr>
        <w:t>measurement</w:t>
      </w:r>
      <w:bookmarkEnd w:id="407"/>
      <w:r w:rsidRPr="004B0D61">
        <w:t xml:space="preserve"> </w:t>
      </w:r>
    </w:p>
    <w:p w14:paraId="43B3C9E6" w14:textId="4548DBE4" w:rsidR="00F728D8" w:rsidRPr="00D22CB9" w:rsidRDefault="0058452E" w:rsidP="00F728D8">
      <w:pPr>
        <w:rPr>
          <w:b/>
          <w:lang w:eastAsia="x-none"/>
        </w:rPr>
      </w:pPr>
      <w:hyperlink r:id="rId1032" w:history="1">
        <w:r w:rsidR="000F2B08" w:rsidRPr="00D22CB9">
          <w:rPr>
            <w:rStyle w:val="Hyperlink"/>
            <w:b/>
          </w:rPr>
          <w:t>R1-1807654</w:t>
        </w:r>
      </w:hyperlink>
      <w:r w:rsidR="00F728D8" w:rsidRPr="00D22CB9">
        <w:rPr>
          <w:b/>
          <w:lang w:eastAsia="x-none"/>
        </w:rPr>
        <w:tab/>
        <w:t>Summary of remaining issues on CSI measurement</w:t>
      </w:r>
      <w:r w:rsidR="00F728D8" w:rsidRPr="00D22CB9">
        <w:rPr>
          <w:b/>
          <w:lang w:eastAsia="x-none"/>
        </w:rPr>
        <w:tab/>
        <w:t>ZTE</w:t>
      </w:r>
    </w:p>
    <w:p w14:paraId="635561B5" w14:textId="77777777" w:rsidR="00F728D8" w:rsidRDefault="00F728D8" w:rsidP="00F728D8">
      <w:pPr>
        <w:rPr>
          <w:lang w:eastAsia="x-none"/>
        </w:rPr>
      </w:pPr>
    </w:p>
    <w:p w14:paraId="5D923ED5" w14:textId="77777777" w:rsidR="00F728D8" w:rsidRPr="00E023D4" w:rsidRDefault="00F728D8" w:rsidP="00F728D8">
      <w:pPr>
        <w:rPr>
          <w:lang w:eastAsia="x-none"/>
        </w:rPr>
      </w:pPr>
      <w:r w:rsidRPr="00E023D4">
        <w:rPr>
          <w:highlight w:val="green"/>
          <w:lang w:eastAsia="x-none"/>
        </w:rPr>
        <w:t>Agreement</w:t>
      </w:r>
    </w:p>
    <w:p w14:paraId="4E8168AA" w14:textId="77777777" w:rsidR="00F728D8" w:rsidRPr="00B63D34" w:rsidRDefault="00F728D8" w:rsidP="00F728D8">
      <w:pPr>
        <w:rPr>
          <w:lang w:eastAsia="x-none"/>
        </w:rPr>
      </w:pPr>
      <w:r w:rsidRPr="00B63D34">
        <w:rPr>
          <w:rFonts w:ascii="Times New Roman" w:hAnsi="Times New Roman"/>
        </w:rPr>
        <w:t>If interference measurement is performed on aperiodic NZP CSI-RS, UE is not expected to be configured with a different aperiodic triggering offset of the NZP CSI-RS for interference measurement from the associated NZP CSI-RS for channel measurement.</w:t>
      </w:r>
    </w:p>
    <w:p w14:paraId="55992231" w14:textId="77777777" w:rsidR="00F728D8" w:rsidRDefault="00F728D8" w:rsidP="00F728D8">
      <w:pPr>
        <w:rPr>
          <w:lang w:eastAsia="x-none"/>
        </w:rPr>
      </w:pPr>
    </w:p>
    <w:p w14:paraId="6EC182DF" w14:textId="77777777" w:rsidR="00F728D8" w:rsidRPr="00E023D4" w:rsidRDefault="00F728D8" w:rsidP="00F728D8">
      <w:pPr>
        <w:rPr>
          <w:lang w:eastAsia="x-none"/>
        </w:rPr>
      </w:pPr>
      <w:r w:rsidRPr="00E023D4">
        <w:rPr>
          <w:highlight w:val="green"/>
          <w:lang w:eastAsia="x-none"/>
        </w:rPr>
        <w:t>Agreement:</w:t>
      </w:r>
    </w:p>
    <w:p w14:paraId="10C69362" w14:textId="77777777" w:rsidR="00F728D8" w:rsidRPr="0012795F" w:rsidRDefault="00F728D8" w:rsidP="00F728D8">
      <w:pPr>
        <w:rPr>
          <w:lang w:eastAsia="x-none"/>
        </w:rPr>
      </w:pPr>
      <w:r w:rsidRPr="0012795F">
        <w:rPr>
          <w:lang w:eastAsia="x-none"/>
        </w:rPr>
        <w:t>For TS38.214, the following text proposal is agreed:</w:t>
      </w:r>
    </w:p>
    <w:p w14:paraId="2D10DF82" w14:textId="77777777" w:rsidR="00F728D8" w:rsidRPr="006462A9" w:rsidRDefault="00F728D8" w:rsidP="00F728D8">
      <w:pPr>
        <w:rPr>
          <w:b/>
          <w:lang w:eastAsia="x-none"/>
        </w:rPr>
      </w:pPr>
      <w:r w:rsidRPr="006462A9">
        <w:rPr>
          <w:b/>
          <w:lang w:eastAsia="x-none"/>
        </w:rPr>
        <w:t>5.2.1.4.2</w:t>
      </w:r>
      <w:r w:rsidRPr="006462A9">
        <w:rPr>
          <w:b/>
          <w:lang w:eastAsia="x-none"/>
        </w:rPr>
        <w:tab/>
        <w:t>Report Quantity Configurations</w:t>
      </w:r>
    </w:p>
    <w:p w14:paraId="7B5B4DF2" w14:textId="32123F93" w:rsidR="00F728D8" w:rsidRPr="0012795F" w:rsidDel="00823A22" w:rsidRDefault="00F728D8" w:rsidP="00F728D8">
      <w:pPr>
        <w:rPr>
          <w:del w:id="408" w:author="Huawei" w:date="2018-05-04T11:26:00Z"/>
          <w:rFonts w:ascii="Times New Roman" w:eastAsia="MS Mincho" w:hAnsi="Times New Roman"/>
          <w:color w:val="000000"/>
          <w:szCs w:val="20"/>
        </w:rPr>
      </w:pPr>
      <w:r w:rsidRPr="0012795F">
        <w:rPr>
          <w:rFonts w:ascii="Times New Roman" w:eastAsia="MS Mincho" w:hAnsi="Times New Roman"/>
          <w:color w:val="000000"/>
          <w:szCs w:val="20"/>
        </w:rPr>
        <w:t xml:space="preserve">If the UE is configured with a </w:t>
      </w:r>
      <w:r w:rsidRPr="0012795F">
        <w:rPr>
          <w:rFonts w:ascii="Times New Roman" w:eastAsia="MS Mincho" w:hAnsi="Times New Roman"/>
          <w:i/>
          <w:color w:val="000000"/>
          <w:szCs w:val="20"/>
        </w:rPr>
        <w:t>CSI-ReportConfig</w:t>
      </w:r>
      <w:r w:rsidRPr="0012795F">
        <w:rPr>
          <w:rFonts w:ascii="Times New Roman" w:eastAsia="MS Mincho" w:hAnsi="Times New Roman"/>
          <w:color w:val="000000"/>
          <w:szCs w:val="20"/>
        </w:rPr>
        <w:t xml:space="preserve"> with the higher layer parameter </w:t>
      </w:r>
      <w:r w:rsidRPr="0012795F">
        <w:rPr>
          <w:rFonts w:ascii="Times New Roman" w:eastAsia="MS Mincho" w:hAnsi="Times New Roman"/>
          <w:i/>
          <w:color w:val="000000"/>
          <w:szCs w:val="20"/>
        </w:rPr>
        <w:t>reportQuantity</w:t>
      </w:r>
      <w:r w:rsidRPr="0012795F">
        <w:rPr>
          <w:rFonts w:ascii="Times New Roman" w:eastAsia="MS Mincho" w:hAnsi="Times New Roman"/>
          <w:color w:val="000000"/>
          <w:szCs w:val="20"/>
        </w:rPr>
        <w:t xml:space="preserve"> set to</w:t>
      </w:r>
      <w:ins w:id="409" w:author="ZTE" w:date="2018-05-20T22:29:00Z">
        <w:r w:rsidRPr="0012795F">
          <w:rPr>
            <w:rFonts w:ascii="Times New Roman" w:eastAsia="MS Mincho" w:hAnsi="Times New Roman"/>
            <w:color w:val="000000"/>
            <w:szCs w:val="20"/>
          </w:rPr>
          <w:t xml:space="preserve"> ‘cri-RSRP’,</w:t>
        </w:r>
      </w:ins>
      <w:r w:rsidRPr="0012795F">
        <w:rPr>
          <w:rFonts w:ascii="Times New Roman" w:eastAsia="MS Mincho" w:hAnsi="Times New Roman"/>
          <w:color w:val="000000"/>
          <w:szCs w:val="20"/>
        </w:rPr>
        <w:t xml:space="preserve"> 'cri-RI-PMI-CQI</w:t>
      </w:r>
      <w:r w:rsidRPr="0012795F" w:rsidDel="001139E8">
        <w:rPr>
          <w:rFonts w:ascii="Times New Roman" w:eastAsia="MS Mincho" w:hAnsi="Times New Roman"/>
          <w:color w:val="000000"/>
          <w:szCs w:val="20"/>
        </w:rPr>
        <w:t xml:space="preserve"> </w:t>
      </w:r>
      <w:r w:rsidRPr="0012795F">
        <w:rPr>
          <w:rFonts w:ascii="Times New Roman" w:eastAsia="MS Mincho" w:hAnsi="Times New Roman"/>
          <w:color w:val="000000"/>
          <w:szCs w:val="20"/>
        </w:rPr>
        <w:t>', '</w:t>
      </w:r>
      <w:r w:rsidRPr="0012795F">
        <w:rPr>
          <w:rFonts w:ascii="Times New Roman" w:eastAsia="DengXian" w:hAnsi="Times New Roman"/>
          <w:szCs w:val="20"/>
        </w:rPr>
        <w:t>cri-RI-i1</w:t>
      </w:r>
      <w:r w:rsidRPr="0012795F">
        <w:rPr>
          <w:rFonts w:ascii="Times New Roman" w:eastAsia="MS Mincho" w:hAnsi="Times New Roman"/>
          <w:color w:val="000000"/>
          <w:szCs w:val="20"/>
        </w:rPr>
        <w:t>', 'cri-RI-i1-CQI', 'cri-RI-CQI' or '</w:t>
      </w:r>
      <w:r w:rsidRPr="0012795F">
        <w:rPr>
          <w:rFonts w:ascii="Times New Roman" w:eastAsia="DengXian" w:hAnsi="Times New Roman"/>
          <w:szCs w:val="20"/>
        </w:rPr>
        <w:t>cri-RI-LI-PMI-CQI</w:t>
      </w:r>
      <w:r w:rsidRPr="0012795F">
        <w:rPr>
          <w:rFonts w:ascii="Times New Roman" w:eastAsia="MS Mincho" w:hAnsi="Times New Roman"/>
          <w:color w:val="000000"/>
          <w:szCs w:val="20"/>
        </w:rPr>
        <w:t>', and multiple resources are configured in the corresponding resource set for channel measurement, then the UE shall derive the CSI parameters other than CRI conditioned on the reported CRI</w:t>
      </w:r>
      <w:ins w:id="410" w:author="ZTE" w:date="2018-05-20T22:23:00Z">
        <w:r w:rsidRPr="0012795F">
          <w:rPr>
            <w:rFonts w:ascii="Times New Roman" w:eastAsia="MS Mincho" w:hAnsi="Times New Roman"/>
            <w:color w:val="000000"/>
            <w:szCs w:val="20"/>
          </w:rPr>
          <w:t xml:space="preserve">, where CRI </w:t>
        </w:r>
        <w:r w:rsidRPr="0012795F">
          <w:rPr>
            <w:rFonts w:ascii="Times New Roman" w:eastAsia="MS Mincho" w:hAnsi="Times New Roman"/>
            <w:i/>
            <w:color w:val="000000"/>
            <w:szCs w:val="20"/>
          </w:rPr>
          <w:t xml:space="preserve">k </w:t>
        </w:r>
        <w:r w:rsidRPr="0012795F">
          <w:rPr>
            <w:rFonts w:ascii="Times New Roman" w:eastAsia="MS Mincho" w:hAnsi="Times New Roman"/>
            <w:color w:val="000000"/>
            <w:szCs w:val="20"/>
          </w:rPr>
          <w:t>(</w:t>
        </w:r>
        <m:oMath>
          <m:r>
            <w:rPr>
              <w:rFonts w:ascii="Cambria Math" w:eastAsia="MS Mincho" w:hAnsi="Cambria Math"/>
              <w:color w:val="000000"/>
              <w:szCs w:val="20"/>
            </w:rPr>
            <m:t>k</m:t>
          </m:r>
          <m:r>
            <m:rPr>
              <m:sty m:val="p"/>
            </m:rPr>
            <w:rPr>
              <w:rFonts w:ascii="Cambria Math" w:eastAsia="MS Mincho" w:hAnsi="Cambria Math"/>
              <w:color w:val="000000"/>
              <w:szCs w:val="20"/>
            </w:rPr>
            <m:t>≥0</m:t>
          </m:r>
        </m:oMath>
        <w:r w:rsidRPr="0012795F">
          <w:rPr>
            <w:rFonts w:ascii="Times New Roman" w:eastAsia="MS Mincho" w:hAnsi="Times New Roman"/>
            <w:color w:val="000000"/>
            <w:szCs w:val="20"/>
          </w:rPr>
          <w:t>) corresponds to the configured (</w:t>
        </w:r>
        <w:r w:rsidRPr="0012795F">
          <w:rPr>
            <w:rFonts w:ascii="Times New Roman" w:eastAsia="MS Mincho" w:hAnsi="Times New Roman"/>
            <w:i/>
            <w:color w:val="000000"/>
            <w:szCs w:val="20"/>
          </w:rPr>
          <w:t>k</w:t>
        </w:r>
        <w:r w:rsidRPr="0012795F">
          <w:rPr>
            <w:rFonts w:ascii="Times New Roman" w:eastAsia="MS Mincho" w:hAnsi="Times New Roman"/>
            <w:color w:val="000000"/>
            <w:szCs w:val="20"/>
          </w:rPr>
          <w:t xml:space="preserve">+1)-th entry of associated </w:t>
        </w:r>
        <w:r w:rsidRPr="0012795F">
          <w:rPr>
            <w:rFonts w:ascii="Times New Roman" w:hAnsi="Times New Roman"/>
            <w:i/>
          </w:rPr>
          <w:t xml:space="preserve">nzp-CSI-RS-Resources </w:t>
        </w:r>
        <w:r w:rsidRPr="0012795F">
          <w:rPr>
            <w:rFonts w:ascii="Times New Roman" w:hAnsi="Times New Roman"/>
          </w:rPr>
          <w:t xml:space="preserve">in the corresponding </w:t>
        </w:r>
        <w:r w:rsidRPr="0012795F">
          <w:rPr>
            <w:rFonts w:ascii="Times New Roman" w:hAnsi="Times New Roman"/>
            <w:i/>
          </w:rPr>
          <w:t xml:space="preserve">nzp-CSI-RS-ResourceSet </w:t>
        </w:r>
        <w:r w:rsidRPr="0012795F">
          <w:rPr>
            <w:rFonts w:ascii="Times New Roman" w:hAnsi="Times New Roman"/>
          </w:rPr>
          <w:t xml:space="preserve">for channel measurement, and </w:t>
        </w:r>
        <w:r w:rsidRPr="0012795F">
          <w:rPr>
            <w:rFonts w:ascii="Times New Roman" w:eastAsia="MS Mincho" w:hAnsi="Times New Roman"/>
            <w:color w:val="000000"/>
            <w:szCs w:val="20"/>
          </w:rPr>
          <w:t>(</w:t>
        </w:r>
        <w:r w:rsidRPr="0012795F">
          <w:rPr>
            <w:rFonts w:ascii="Times New Roman" w:eastAsia="MS Mincho" w:hAnsi="Times New Roman"/>
            <w:i/>
            <w:color w:val="000000"/>
            <w:szCs w:val="20"/>
          </w:rPr>
          <w:t>k</w:t>
        </w:r>
        <w:r w:rsidRPr="0012795F">
          <w:rPr>
            <w:rFonts w:ascii="Times New Roman" w:eastAsia="MS Mincho" w:hAnsi="Times New Roman"/>
            <w:color w:val="000000"/>
            <w:szCs w:val="20"/>
          </w:rPr>
          <w:t>+1)-th entry of associated</w:t>
        </w:r>
        <w:r w:rsidRPr="0012795F">
          <w:rPr>
            <w:rFonts w:ascii="Times New Roman" w:hAnsi="Times New Roman"/>
            <w:i/>
          </w:rPr>
          <w:t xml:space="preserve"> csi-IM-Resources</w:t>
        </w:r>
        <w:r w:rsidRPr="0012795F">
          <w:rPr>
            <w:rFonts w:ascii="Times New Roman" w:hAnsi="Times New Roman"/>
          </w:rPr>
          <w:t xml:space="preserve"> in the corresponding </w:t>
        </w:r>
        <w:r w:rsidRPr="0012795F">
          <w:rPr>
            <w:rFonts w:ascii="Times New Roman" w:hAnsi="Times New Roman"/>
            <w:i/>
          </w:rPr>
          <w:t>csi-IM-ResourceSet</w:t>
        </w:r>
      </w:ins>
      <w:ins w:id="411" w:author="ZTE" w:date="2018-05-20T22:25:00Z">
        <w:r w:rsidRPr="0012795F">
          <w:rPr>
            <w:rFonts w:ascii="Times New Roman" w:hAnsi="Times New Roman"/>
          </w:rPr>
          <w:t xml:space="preserve"> (if configured).</w:t>
        </w:r>
      </w:ins>
    </w:p>
    <w:p w14:paraId="78CA474E" w14:textId="77777777" w:rsidR="00F728D8" w:rsidRDefault="00F728D8" w:rsidP="00F728D8">
      <w:pPr>
        <w:rPr>
          <w:lang w:eastAsia="x-none"/>
        </w:rPr>
      </w:pPr>
    </w:p>
    <w:p w14:paraId="031E6810" w14:textId="77777777" w:rsidR="00F728D8" w:rsidRPr="00E023D4" w:rsidRDefault="00F728D8" w:rsidP="00F728D8">
      <w:pPr>
        <w:rPr>
          <w:lang w:eastAsia="x-none"/>
        </w:rPr>
      </w:pPr>
      <w:r w:rsidRPr="00E023D4">
        <w:rPr>
          <w:highlight w:val="green"/>
          <w:lang w:eastAsia="x-none"/>
        </w:rPr>
        <w:t>Agreement:</w:t>
      </w:r>
    </w:p>
    <w:p w14:paraId="408AD081" w14:textId="77777777" w:rsidR="00F728D8" w:rsidRPr="0012795F" w:rsidRDefault="00F728D8" w:rsidP="00F728D8">
      <w:pPr>
        <w:rPr>
          <w:lang w:eastAsia="x-none"/>
        </w:rPr>
      </w:pPr>
      <w:r w:rsidRPr="0012795F">
        <w:rPr>
          <w:lang w:eastAsia="x-none"/>
        </w:rPr>
        <w:t>For TS38.214, the following text proposal is agreed:</w:t>
      </w:r>
    </w:p>
    <w:p w14:paraId="286DC287" w14:textId="77777777" w:rsidR="00F728D8" w:rsidRPr="008C4E40" w:rsidRDefault="00F728D8" w:rsidP="00F728D8">
      <w:pPr>
        <w:rPr>
          <w:b/>
          <w:lang w:eastAsia="x-none"/>
        </w:rPr>
      </w:pPr>
      <w:r w:rsidRPr="008C4E40">
        <w:rPr>
          <w:b/>
          <w:lang w:eastAsia="x-none"/>
        </w:rPr>
        <w:t>5.2.1.5.1</w:t>
      </w:r>
      <w:r w:rsidRPr="008C4E40">
        <w:rPr>
          <w:b/>
          <w:lang w:eastAsia="x-none"/>
        </w:rPr>
        <w:tab/>
        <w:t>Aperiodic CSI Reporting/Aperiodic CSI-RS</w:t>
      </w:r>
    </w:p>
    <w:p w14:paraId="15CC8179" w14:textId="77777777" w:rsidR="00F728D8" w:rsidRPr="00B664B1" w:rsidRDefault="00F728D8" w:rsidP="00F728D8">
      <w:pPr>
        <w:shd w:val="clear" w:color="auto" w:fill="E6E6E6"/>
        <w:tabs>
          <w:tab w:val="left" w:pos="0"/>
          <w:tab w:val="left" w:pos="384"/>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jc w:val="center"/>
        <w:rPr>
          <w:rFonts w:ascii="Times New Roman" w:hAnsi="Times New Roman"/>
          <w:i/>
          <w:noProof/>
          <w:color w:val="000000"/>
          <w:szCs w:val="20"/>
          <w:lang w:eastAsia="sv-SE"/>
        </w:rPr>
      </w:pPr>
      <w:r w:rsidRPr="00B664B1">
        <w:rPr>
          <w:rFonts w:ascii="Times New Roman" w:hAnsi="Times New Roman"/>
          <w:i/>
          <w:noProof/>
          <w:color w:val="000000"/>
          <w:szCs w:val="20"/>
          <w:lang w:eastAsia="sv-SE"/>
        </w:rPr>
        <w:t>---unchanged texts are ommitted-----</w:t>
      </w:r>
    </w:p>
    <w:p w14:paraId="618FBCEC" w14:textId="77777777" w:rsidR="00F728D8" w:rsidRPr="00B664B1" w:rsidRDefault="00F728D8" w:rsidP="00F728D8">
      <w:pPr>
        <w:widowControl w:val="0"/>
        <w:ind w:left="851" w:hanging="284"/>
        <w:jc w:val="both"/>
        <w:rPr>
          <w:rFonts w:ascii="Times New Roman" w:hAnsi="Times New Roman"/>
          <w:strike/>
          <w:kern w:val="2"/>
          <w:szCs w:val="20"/>
        </w:rPr>
      </w:pPr>
      <w:r w:rsidRPr="00B664B1">
        <w:rPr>
          <w:rFonts w:ascii="Times New Roman" w:hAnsi="Times New Roman"/>
          <w:kern w:val="2"/>
          <w:szCs w:val="20"/>
        </w:rPr>
        <w:t>-</w:t>
      </w:r>
      <w:r w:rsidRPr="00B664B1">
        <w:rPr>
          <w:rFonts w:ascii="Times New Roman" w:hAnsi="Times New Roman"/>
          <w:kern w:val="2"/>
          <w:szCs w:val="20"/>
        </w:rPr>
        <w:tab/>
        <w:t>For each aperiodic CSI-RS resource in a CSI-RS resource set associated with each CSI triggering state, the UE is indicated the quasi co-location configuration of quasi co-location RS source(s) and quasi co-location type(s), as described in Subclause 5.1.5, through higher layer signaling of qcl-info</w:t>
      </w:r>
      <w:r w:rsidRPr="00B664B1" w:rsidDel="00F21060">
        <w:rPr>
          <w:rFonts w:ascii="Times New Roman" w:hAnsi="Times New Roman"/>
          <w:kern w:val="2"/>
          <w:szCs w:val="20"/>
        </w:rPr>
        <w:t xml:space="preserve"> </w:t>
      </w:r>
      <w:r w:rsidRPr="00B664B1">
        <w:rPr>
          <w:rFonts w:ascii="Times New Roman" w:hAnsi="Times New Roman"/>
          <w:kern w:val="2"/>
          <w:szCs w:val="20"/>
        </w:rPr>
        <w:t xml:space="preserve">which contains a list of references to TCI-State’s for the </w:t>
      </w:r>
      <w:r w:rsidRPr="00B664B1">
        <w:rPr>
          <w:rFonts w:ascii="Times New Roman" w:hAnsi="Times New Roman"/>
          <w:kern w:val="2"/>
          <w:szCs w:val="20"/>
        </w:rPr>
        <w:lastRenderedPageBreak/>
        <w:t>aperiodic CSI-RS resources associated with the CSI triggering state. If a TCI- State referred to in the list is configured with a reference to an RS associated with 'QCL-TypeD', that RS may be an SS/PBCH block located in the same or different CC/DL BWP or a CSI-RS resource configured as periodic or semi-persistent located in the same or different CC/DL BWP.</w:t>
      </w:r>
    </w:p>
    <w:p w14:paraId="624F8BE3" w14:textId="2FB5EA6D" w:rsidR="00F728D8" w:rsidRPr="00B664B1" w:rsidRDefault="00F728D8" w:rsidP="00F728D8">
      <w:pPr>
        <w:widowControl w:val="0"/>
        <w:ind w:left="851" w:hanging="284"/>
        <w:jc w:val="both"/>
        <w:rPr>
          <w:rFonts w:ascii="Times New Roman" w:hAnsi="Times New Roman"/>
          <w:strike/>
          <w:color w:val="FF0000"/>
          <w:kern w:val="2"/>
          <w:szCs w:val="20"/>
        </w:rPr>
      </w:pPr>
      <w:r w:rsidRPr="00B664B1">
        <w:rPr>
          <w:rFonts w:ascii="Times New Roman" w:hAnsi="Times New Roman"/>
          <w:color w:val="FF0000"/>
          <w:kern w:val="2"/>
          <w:szCs w:val="20"/>
        </w:rPr>
        <w:t>-</w:t>
      </w:r>
      <w:r w:rsidRPr="00B664B1">
        <w:rPr>
          <w:rFonts w:ascii="Times New Roman" w:hAnsi="Times New Roman"/>
          <w:color w:val="FF0000"/>
          <w:kern w:val="2"/>
          <w:szCs w:val="20"/>
        </w:rPr>
        <w:tab/>
        <w:t xml:space="preserve">A non-zero codepoint of the CSI request field in the DCI is mapped to a CSI triggering state according to the order of the CSI triggering state ID in the up to  </w:t>
      </w:r>
      <w:r w:rsidRPr="0012795F">
        <w:rPr>
          <w:rFonts w:ascii="Times New Roman" w:hAnsi="Times New Roman"/>
          <w:noProof/>
          <w:color w:val="FF0000"/>
          <w:kern w:val="2"/>
          <w:position w:val="-4"/>
          <w:szCs w:val="20"/>
          <w:lang w:eastAsia="en-GB"/>
        </w:rPr>
        <w:drawing>
          <wp:inline distT="0" distB="0" distL="0" distR="0" wp14:anchorId="0C9C3DF7" wp14:editId="505032B3">
            <wp:extent cx="457200" cy="18097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33" cstate="print">
                      <a:extLst>
                        <a:ext uri="{28A0092B-C50C-407E-A947-70E740481C1C}">
                          <a14:useLocalDpi xmlns:a14="http://schemas.microsoft.com/office/drawing/2010/main" val="0"/>
                        </a:ext>
                      </a:extLst>
                    </a:blip>
                    <a:srcRect/>
                    <a:stretch>
                      <a:fillRect/>
                    </a:stretch>
                  </pic:blipFill>
                  <pic:spPr bwMode="auto">
                    <a:xfrm>
                      <a:off x="0" y="0"/>
                      <a:ext cx="457200" cy="180975"/>
                    </a:xfrm>
                    <a:prstGeom prst="rect">
                      <a:avLst/>
                    </a:prstGeom>
                    <a:noFill/>
                    <a:ln>
                      <a:noFill/>
                    </a:ln>
                  </pic:spPr>
                </pic:pic>
              </a:graphicData>
            </a:graphic>
          </wp:inline>
        </w:drawing>
      </w:r>
      <w:r w:rsidRPr="00B664B1">
        <w:rPr>
          <w:rFonts w:ascii="Times New Roman" w:hAnsi="Times New Roman"/>
          <w:color w:val="FF0000"/>
          <w:kern w:val="2"/>
          <w:szCs w:val="20"/>
        </w:rPr>
        <w:t xml:space="preserve"> trigger states with codepoint ‘1’ mapped to the triggering state having the smallest triggering state ID. </w:t>
      </w:r>
    </w:p>
    <w:p w14:paraId="20B681B9" w14:textId="77777777" w:rsidR="00F728D8" w:rsidRDefault="00F728D8" w:rsidP="00F728D8">
      <w:pPr>
        <w:rPr>
          <w:highlight w:val="green"/>
          <w:lang w:eastAsia="x-none"/>
        </w:rPr>
      </w:pPr>
    </w:p>
    <w:p w14:paraId="149B4C29" w14:textId="77777777" w:rsidR="00F728D8" w:rsidRPr="00E023D4" w:rsidRDefault="00F728D8" w:rsidP="00F728D8">
      <w:pPr>
        <w:rPr>
          <w:lang w:eastAsia="x-none"/>
        </w:rPr>
      </w:pPr>
      <w:r w:rsidRPr="00E023D4">
        <w:rPr>
          <w:highlight w:val="green"/>
          <w:lang w:eastAsia="x-none"/>
        </w:rPr>
        <w:t>Agreement:</w:t>
      </w:r>
    </w:p>
    <w:p w14:paraId="24C56BFB" w14:textId="77777777" w:rsidR="00F728D8" w:rsidRPr="0012795F" w:rsidRDefault="00F728D8" w:rsidP="00F728D8">
      <w:pPr>
        <w:rPr>
          <w:lang w:eastAsia="x-none"/>
        </w:rPr>
      </w:pPr>
      <w:r w:rsidRPr="0012795F">
        <w:rPr>
          <w:lang w:eastAsia="x-none"/>
        </w:rPr>
        <w:t>For TS38.214, the following text proposal is agreed:</w:t>
      </w:r>
    </w:p>
    <w:p w14:paraId="44CC40AB" w14:textId="77777777" w:rsidR="00F728D8" w:rsidRPr="008C4E40" w:rsidRDefault="00F728D8" w:rsidP="00F728D8">
      <w:pPr>
        <w:rPr>
          <w:b/>
          <w:lang w:eastAsia="x-none"/>
        </w:rPr>
      </w:pPr>
      <w:r w:rsidRPr="008C4E40">
        <w:rPr>
          <w:b/>
          <w:lang w:eastAsia="x-none"/>
        </w:rPr>
        <w:t>5.1.4.2</w:t>
      </w:r>
      <w:r w:rsidRPr="008C4E40">
        <w:rPr>
          <w:b/>
          <w:lang w:eastAsia="x-none"/>
        </w:rPr>
        <w:tab/>
        <w:t>PDSCH resource mapping with RE level granularity</w:t>
      </w:r>
    </w:p>
    <w:p w14:paraId="6AD9BAB5" w14:textId="77777777" w:rsidR="00F728D8" w:rsidRPr="003F5D0F" w:rsidRDefault="00F728D8" w:rsidP="00F728D8">
      <w:pPr>
        <w:shd w:val="clear" w:color="auto" w:fill="E6E6E6"/>
        <w:tabs>
          <w:tab w:val="left" w:pos="0"/>
          <w:tab w:val="left" w:pos="384"/>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jc w:val="center"/>
        <w:rPr>
          <w:rFonts w:ascii="Times New Roman" w:hAnsi="Times New Roman"/>
          <w:i/>
          <w:noProof/>
          <w:color w:val="000000"/>
          <w:szCs w:val="20"/>
          <w:lang w:eastAsia="sv-SE"/>
        </w:rPr>
      </w:pPr>
      <w:r w:rsidRPr="00B664B1">
        <w:rPr>
          <w:rFonts w:ascii="Times New Roman" w:hAnsi="Times New Roman"/>
          <w:i/>
          <w:noProof/>
          <w:color w:val="000000"/>
          <w:szCs w:val="20"/>
          <w:lang w:eastAsia="sv-SE"/>
        </w:rPr>
        <w:t>---unchanged texts are ommitted-----</w:t>
      </w:r>
    </w:p>
    <w:p w14:paraId="3DDCA2BF" w14:textId="77777777" w:rsidR="00F728D8" w:rsidRPr="00B664B1" w:rsidRDefault="00F728D8" w:rsidP="00F728D8">
      <w:pPr>
        <w:widowControl w:val="0"/>
        <w:jc w:val="both"/>
        <w:rPr>
          <w:rFonts w:ascii="Times New Roman" w:hAnsi="Times New Roman"/>
          <w:color w:val="808080"/>
          <w:kern w:val="2"/>
        </w:rPr>
      </w:pPr>
      <w:r w:rsidRPr="00B664B1">
        <w:rPr>
          <w:rFonts w:ascii="Times New Roman" w:hAnsi="Times New Roman"/>
          <w:kern w:val="2"/>
          <w:szCs w:val="20"/>
        </w:rPr>
        <w:t xml:space="preserve">The UE may be configured with a DCI field for triggering the aperiodic ZP-CSI-RS. A list of </w:t>
      </w:r>
      <w:r w:rsidRPr="00B664B1">
        <w:rPr>
          <w:rFonts w:ascii="Times New Roman" w:hAnsi="Times New Roman"/>
          <w:i/>
          <w:kern w:val="2"/>
          <w:szCs w:val="20"/>
        </w:rPr>
        <w:t>ZP-CSI-RS-ResourceSet(s)</w:t>
      </w:r>
      <w:r w:rsidRPr="00B664B1">
        <w:rPr>
          <w:rFonts w:ascii="Times New Roman" w:hAnsi="Times New Roman"/>
          <w:kern w:val="2"/>
          <w:szCs w:val="20"/>
        </w:rPr>
        <w:t xml:space="preserve">, provided by higher layer parameter </w:t>
      </w:r>
      <w:r w:rsidRPr="00B664B1">
        <w:rPr>
          <w:rFonts w:ascii="Times New Roman" w:hAnsi="Times New Roman"/>
          <w:i/>
          <w:kern w:val="2"/>
          <w:szCs w:val="20"/>
        </w:rPr>
        <w:t xml:space="preserve">aperiodic-ZP-CSI-RS-ResourceSetsToAddModList </w:t>
      </w:r>
      <w:r w:rsidRPr="00B664B1">
        <w:rPr>
          <w:rFonts w:ascii="Times New Roman" w:hAnsi="Times New Roman"/>
          <w:kern w:val="2"/>
          <w:szCs w:val="20"/>
        </w:rPr>
        <w:t>in</w:t>
      </w:r>
      <w:r w:rsidRPr="00B664B1">
        <w:rPr>
          <w:rFonts w:ascii="Times New Roman" w:hAnsi="Times New Roman"/>
          <w:i/>
          <w:kern w:val="2"/>
          <w:szCs w:val="20"/>
        </w:rPr>
        <w:t xml:space="preserve"> PDSCH-Config</w:t>
      </w:r>
      <w:r w:rsidRPr="00B664B1">
        <w:rPr>
          <w:rFonts w:ascii="Times New Roman" w:hAnsi="Times New Roman"/>
          <w:kern w:val="2"/>
          <w:szCs w:val="20"/>
        </w:rPr>
        <w:t xml:space="preserve">, is configured for aperiodic triggering. The maximum number of aperiodic </w:t>
      </w:r>
      <w:r w:rsidRPr="00B664B1">
        <w:rPr>
          <w:rFonts w:ascii="Times New Roman" w:hAnsi="Times New Roman"/>
          <w:i/>
          <w:kern w:val="2"/>
          <w:szCs w:val="20"/>
        </w:rPr>
        <w:t>ZP-CSI-RS-ResourceSet(s)</w:t>
      </w:r>
      <w:r w:rsidRPr="00B664B1" w:rsidDel="00D2037C">
        <w:rPr>
          <w:rFonts w:ascii="Times New Roman" w:hAnsi="Times New Roman"/>
          <w:kern w:val="2"/>
          <w:szCs w:val="20"/>
        </w:rPr>
        <w:t xml:space="preserve"> </w:t>
      </w:r>
      <w:r w:rsidRPr="00B664B1">
        <w:rPr>
          <w:rFonts w:ascii="Times New Roman" w:hAnsi="Times New Roman"/>
          <w:kern w:val="2"/>
          <w:szCs w:val="20"/>
        </w:rPr>
        <w:t xml:space="preserve">configured per BWP is 3. The bit-length of DCI field </w:t>
      </w:r>
      <w:r w:rsidRPr="00B664B1">
        <w:rPr>
          <w:rFonts w:ascii="Times New Roman" w:hAnsi="Times New Roman"/>
          <w:i/>
          <w:kern w:val="2"/>
          <w:szCs w:val="20"/>
        </w:rPr>
        <w:t>ZP CSI-RS trigger</w:t>
      </w:r>
      <w:r w:rsidRPr="00B664B1">
        <w:rPr>
          <w:rFonts w:ascii="Times New Roman" w:hAnsi="Times New Roman"/>
          <w:kern w:val="2"/>
          <w:szCs w:val="20"/>
        </w:rPr>
        <w:t xml:space="preserve"> depends on the number of aperiodic </w:t>
      </w:r>
      <w:r w:rsidRPr="00B664B1">
        <w:rPr>
          <w:rFonts w:ascii="Times New Roman" w:hAnsi="Times New Roman"/>
          <w:i/>
          <w:kern w:val="2"/>
          <w:szCs w:val="20"/>
        </w:rPr>
        <w:t>ZP-CSI-RS-ResourceSet(s)</w:t>
      </w:r>
      <w:r w:rsidRPr="00B664B1" w:rsidDel="00D2037C">
        <w:rPr>
          <w:rFonts w:ascii="Times New Roman" w:hAnsi="Times New Roman"/>
          <w:kern w:val="2"/>
          <w:szCs w:val="20"/>
        </w:rPr>
        <w:t xml:space="preserve"> </w:t>
      </w:r>
      <w:r w:rsidRPr="00B664B1">
        <w:rPr>
          <w:rFonts w:ascii="Times New Roman" w:hAnsi="Times New Roman"/>
          <w:kern w:val="2"/>
          <w:szCs w:val="20"/>
        </w:rPr>
        <w:t xml:space="preserve">configured (up to 2 bits).   Each </w:t>
      </w:r>
      <w:r w:rsidRPr="00B664B1">
        <w:rPr>
          <w:rFonts w:ascii="Times New Roman" w:hAnsi="Times New Roman"/>
          <w:strike/>
          <w:kern w:val="2"/>
          <w:szCs w:val="20"/>
        </w:rPr>
        <w:t>triggering state</w:t>
      </w:r>
      <w:r w:rsidRPr="00B664B1">
        <w:rPr>
          <w:rFonts w:ascii="Times New Roman" w:hAnsi="Times New Roman"/>
          <w:kern w:val="2"/>
          <w:szCs w:val="20"/>
        </w:rPr>
        <w:t xml:space="preserve"> </w:t>
      </w:r>
      <w:r w:rsidRPr="00B664B1">
        <w:rPr>
          <w:rFonts w:ascii="Times New Roman" w:hAnsi="Times New Roman"/>
          <w:color w:val="FF0000"/>
          <w:kern w:val="2"/>
          <w:szCs w:val="20"/>
        </w:rPr>
        <w:t xml:space="preserve">none-zero codepoint </w:t>
      </w:r>
      <w:r w:rsidRPr="00B664B1">
        <w:rPr>
          <w:rFonts w:ascii="Times New Roman" w:hAnsi="Times New Roman"/>
          <w:kern w:val="2"/>
          <w:szCs w:val="20"/>
        </w:rPr>
        <w:t xml:space="preserve">of </w:t>
      </w:r>
      <w:r w:rsidRPr="00B664B1">
        <w:rPr>
          <w:rFonts w:ascii="Times New Roman" w:hAnsi="Times New Roman"/>
          <w:i/>
          <w:kern w:val="2"/>
          <w:szCs w:val="20"/>
        </w:rPr>
        <w:t>ZP CSI-RS trigger</w:t>
      </w:r>
      <w:r w:rsidRPr="00B664B1">
        <w:rPr>
          <w:rFonts w:ascii="Times New Roman" w:hAnsi="Times New Roman"/>
          <w:kern w:val="2"/>
          <w:szCs w:val="20"/>
        </w:rPr>
        <w:t xml:space="preserve"> in DCI </w:t>
      </w:r>
      <w:r w:rsidRPr="00B664B1">
        <w:rPr>
          <w:rFonts w:ascii="Times New Roman" w:hAnsi="Times New Roman"/>
          <w:strike/>
          <w:kern w:val="2"/>
          <w:szCs w:val="20"/>
        </w:rPr>
        <w:t>is to</w:t>
      </w:r>
      <w:r w:rsidRPr="00B664B1">
        <w:rPr>
          <w:rFonts w:ascii="Times New Roman" w:hAnsi="Times New Roman"/>
          <w:kern w:val="2"/>
          <w:szCs w:val="20"/>
        </w:rPr>
        <w:t xml:space="preserve"> trigger</w:t>
      </w:r>
      <w:r w:rsidRPr="00B664B1">
        <w:rPr>
          <w:rFonts w:ascii="Times New Roman" w:hAnsi="Times New Roman"/>
          <w:color w:val="FF0000"/>
          <w:kern w:val="2"/>
          <w:szCs w:val="20"/>
        </w:rPr>
        <w:t>s</w:t>
      </w:r>
      <w:r w:rsidRPr="00B664B1">
        <w:rPr>
          <w:rFonts w:ascii="Times New Roman" w:hAnsi="Times New Roman"/>
          <w:kern w:val="2"/>
          <w:szCs w:val="20"/>
        </w:rPr>
        <w:t xml:space="preserve"> one </w:t>
      </w:r>
      <w:r w:rsidRPr="00B664B1">
        <w:rPr>
          <w:rFonts w:ascii="Times New Roman" w:hAnsi="Times New Roman"/>
          <w:color w:val="FF0000"/>
          <w:kern w:val="2"/>
          <w:szCs w:val="20"/>
        </w:rPr>
        <w:t>aperiodic</w:t>
      </w:r>
      <w:r w:rsidRPr="00B664B1">
        <w:rPr>
          <w:rFonts w:ascii="Times New Roman" w:hAnsi="Times New Roman"/>
          <w:kern w:val="2"/>
          <w:szCs w:val="20"/>
        </w:rPr>
        <w:t xml:space="preserve"> </w:t>
      </w:r>
      <w:r w:rsidRPr="00B664B1">
        <w:rPr>
          <w:rFonts w:ascii="Times New Roman" w:hAnsi="Times New Roman"/>
          <w:i/>
          <w:kern w:val="2"/>
          <w:szCs w:val="20"/>
        </w:rPr>
        <w:t>ZP-CSI-RS-ResourceSet</w:t>
      </w:r>
      <w:r w:rsidRPr="00B664B1" w:rsidDel="00CA4D35">
        <w:rPr>
          <w:rFonts w:ascii="Times New Roman" w:hAnsi="Times New Roman"/>
          <w:kern w:val="2"/>
          <w:szCs w:val="20"/>
        </w:rPr>
        <w:t xml:space="preserve"> </w:t>
      </w:r>
      <w:r w:rsidRPr="00B664B1">
        <w:rPr>
          <w:rFonts w:ascii="Times New Roman" w:hAnsi="Times New Roman"/>
          <w:color w:val="FF0000"/>
          <w:kern w:val="2"/>
          <w:szCs w:val="20"/>
        </w:rPr>
        <w:t xml:space="preserve">in the list </w:t>
      </w:r>
      <w:r w:rsidRPr="00B664B1">
        <w:rPr>
          <w:rFonts w:ascii="Times New Roman" w:hAnsi="Times New Roman"/>
          <w:i/>
          <w:kern w:val="2"/>
          <w:szCs w:val="20"/>
        </w:rPr>
        <w:t>aperiodic-ZP-CSI-RS-ResourceSetsToAddModList</w:t>
      </w:r>
      <w:r w:rsidRPr="00B664B1">
        <w:rPr>
          <w:rFonts w:ascii="Times New Roman" w:hAnsi="Times New Roman"/>
          <w:color w:val="FF0000"/>
          <w:kern w:val="2"/>
          <w:szCs w:val="20"/>
        </w:rPr>
        <w:t xml:space="preserve"> by indicating the aperiodic ZP CSI-RS resource set ID</w:t>
      </w:r>
      <w:r w:rsidRPr="00B664B1">
        <w:rPr>
          <w:rFonts w:ascii="Times New Roman" w:hAnsi="Times New Roman"/>
          <w:kern w:val="2"/>
          <w:szCs w:val="20"/>
        </w:rPr>
        <w:t xml:space="preserve">. </w:t>
      </w:r>
      <w:r w:rsidRPr="00B664B1">
        <w:rPr>
          <w:rFonts w:ascii="Times New Roman" w:hAnsi="Times New Roman"/>
          <w:color w:val="FF0000"/>
          <w:kern w:val="2"/>
          <w:szCs w:val="20"/>
        </w:rPr>
        <w:t xml:space="preserve">The DCI codepoint '01' triggers the resource set with ZP-CSI-RS-ResourceSetIds =1, the DCI codepoint '10' triggers the resource set with ZP-CSI-RS-ResourceSetIds=2, and the DCI codepoint '11' triggers the resource set with ZP-CSI-RS-ResourceSetIds=3. </w:t>
      </w:r>
      <w:r w:rsidRPr="00B664B1">
        <w:rPr>
          <w:rFonts w:ascii="Times New Roman" w:hAnsi="Times New Roman"/>
          <w:strike/>
          <w:kern w:val="2"/>
          <w:szCs w:val="20"/>
        </w:rPr>
        <w:t>The first state</w:t>
      </w:r>
      <w:r w:rsidRPr="00B664B1">
        <w:rPr>
          <w:rFonts w:ascii="Times New Roman" w:hAnsi="Times New Roman"/>
          <w:kern w:val="2"/>
          <w:szCs w:val="20"/>
        </w:rPr>
        <w:t xml:space="preserve"> </w:t>
      </w:r>
      <w:r w:rsidRPr="00B664B1">
        <w:rPr>
          <w:rFonts w:ascii="Times New Roman" w:hAnsi="Times New Roman"/>
          <w:color w:val="FF0000"/>
          <w:kern w:val="2"/>
          <w:szCs w:val="20"/>
        </w:rPr>
        <w:t>Codepoint ‘0</w:t>
      </w:r>
      <w:r>
        <w:rPr>
          <w:rFonts w:ascii="Times New Roman" w:hAnsi="Times New Roman"/>
          <w:color w:val="FF0000"/>
          <w:kern w:val="2"/>
          <w:szCs w:val="20"/>
        </w:rPr>
        <w:t>0</w:t>
      </w:r>
      <w:r w:rsidRPr="00B664B1">
        <w:rPr>
          <w:rFonts w:ascii="Times New Roman" w:hAnsi="Times New Roman"/>
          <w:color w:val="FF0000"/>
          <w:kern w:val="2"/>
          <w:szCs w:val="20"/>
        </w:rPr>
        <w:t xml:space="preserve">’ </w:t>
      </w:r>
      <w:r w:rsidRPr="00B664B1">
        <w:rPr>
          <w:rFonts w:ascii="Times New Roman" w:hAnsi="Times New Roman"/>
          <w:kern w:val="2"/>
          <w:szCs w:val="20"/>
        </w:rPr>
        <w:t xml:space="preserve">is reserved for not triggering aperiodic ZP CSI-RS. </w:t>
      </w:r>
    </w:p>
    <w:p w14:paraId="545C4FEE" w14:textId="77777777" w:rsidR="00F728D8" w:rsidRDefault="00F728D8" w:rsidP="00F728D8">
      <w:pPr>
        <w:rPr>
          <w:lang w:eastAsia="x-none"/>
        </w:rPr>
      </w:pPr>
    </w:p>
    <w:p w14:paraId="01EF843A" w14:textId="5BBF7636" w:rsidR="00F728D8" w:rsidRPr="00E023D4" w:rsidRDefault="00F728D8" w:rsidP="00F728D8">
      <w:pPr>
        <w:adjustRightInd w:val="0"/>
        <w:snapToGrid w:val="0"/>
        <w:jc w:val="both"/>
        <w:rPr>
          <w:rFonts w:ascii="Times New Roman" w:hAnsi="Times New Roman"/>
        </w:rPr>
      </w:pPr>
      <w:r w:rsidRPr="00E023D4">
        <w:rPr>
          <w:rFonts w:ascii="Times New Roman" w:hAnsi="Times New Roman"/>
          <w:highlight w:val="green"/>
        </w:rPr>
        <w:t>Agreement</w:t>
      </w:r>
      <w:r w:rsidR="00E023D4" w:rsidRPr="00E023D4">
        <w:rPr>
          <w:rFonts w:ascii="Times New Roman" w:hAnsi="Times New Roman"/>
          <w:highlight w:val="green"/>
        </w:rPr>
        <w:t>s</w:t>
      </w:r>
    </w:p>
    <w:p w14:paraId="5CB062E2" w14:textId="77777777" w:rsidR="00F728D8" w:rsidRPr="00E023D4" w:rsidRDefault="00F728D8" w:rsidP="00E023D4">
      <w:pPr>
        <w:pStyle w:val="ListParagraph"/>
        <w:numPr>
          <w:ilvl w:val="0"/>
          <w:numId w:val="59"/>
        </w:numPr>
      </w:pPr>
      <w:r w:rsidRPr="00E023D4">
        <w:t>When DL BWP is switched, the following resources defined in the BWP in activated state stays in its activated state and is suspended until the DL BWP is switched back.</w:t>
      </w:r>
    </w:p>
    <w:p w14:paraId="75CE72AF" w14:textId="77777777" w:rsidR="00F728D8" w:rsidRPr="00E023D4" w:rsidRDefault="00F728D8" w:rsidP="00E023D4">
      <w:pPr>
        <w:pStyle w:val="ListParagraph"/>
        <w:numPr>
          <w:ilvl w:val="1"/>
          <w:numId w:val="59"/>
        </w:numPr>
        <w:rPr>
          <w:lang w:val="fr-FR"/>
        </w:rPr>
      </w:pPr>
      <w:r w:rsidRPr="00E023D4">
        <w:rPr>
          <w:lang w:val="fr-FR"/>
        </w:rPr>
        <w:t>Semi-persistent CSI-RS/CSI-IM resource</w:t>
      </w:r>
    </w:p>
    <w:p w14:paraId="0C129AB7" w14:textId="46ADC084" w:rsidR="00F728D8" w:rsidRPr="00E023D4" w:rsidRDefault="00E023D4" w:rsidP="00E023D4">
      <w:pPr>
        <w:pStyle w:val="ListParagraph"/>
        <w:numPr>
          <w:ilvl w:val="1"/>
          <w:numId w:val="59"/>
        </w:numPr>
      </w:pPr>
      <w:r>
        <w:t>S</w:t>
      </w:r>
      <w:r w:rsidR="00F728D8" w:rsidRPr="00E023D4">
        <w:t>emi-persistent ZP CSI-RS resource set</w:t>
      </w:r>
    </w:p>
    <w:p w14:paraId="40C60AC3" w14:textId="77777777" w:rsidR="00F728D8" w:rsidRPr="00604192" w:rsidRDefault="00F728D8" w:rsidP="00E023D4">
      <w:pPr>
        <w:pStyle w:val="ListParagraph"/>
        <w:numPr>
          <w:ilvl w:val="0"/>
          <w:numId w:val="59"/>
        </w:numPr>
      </w:pPr>
      <w:r w:rsidRPr="00604192">
        <w:t>When UL BWP is switched, the following resources defined in the BWP in activated state stays in its activated state and is suspended until the UL BWP is switched back.</w:t>
      </w:r>
    </w:p>
    <w:p w14:paraId="0897C218" w14:textId="77777777" w:rsidR="00F728D8" w:rsidRPr="00604192" w:rsidRDefault="00F728D8" w:rsidP="00E023D4">
      <w:pPr>
        <w:pStyle w:val="ListParagraph"/>
        <w:numPr>
          <w:ilvl w:val="1"/>
          <w:numId w:val="59"/>
        </w:numPr>
      </w:pPr>
      <w:r w:rsidRPr="00604192">
        <w:rPr>
          <w:lang w:eastAsia="ko-KR"/>
        </w:rPr>
        <w:t>Semi-persistent SRS</w:t>
      </w:r>
    </w:p>
    <w:p w14:paraId="40FDD1BC" w14:textId="77777777" w:rsidR="00F728D8" w:rsidRDefault="00F728D8" w:rsidP="00F728D8">
      <w:pPr>
        <w:rPr>
          <w:lang w:eastAsia="x-none"/>
        </w:rPr>
      </w:pPr>
    </w:p>
    <w:p w14:paraId="6463E9EB" w14:textId="77777777" w:rsidR="00F728D8" w:rsidRPr="00E023D4" w:rsidRDefault="00F728D8" w:rsidP="00F728D8">
      <w:pPr>
        <w:adjustRightInd w:val="0"/>
        <w:snapToGrid w:val="0"/>
        <w:jc w:val="both"/>
        <w:rPr>
          <w:rFonts w:ascii="Times New Roman" w:hAnsi="Times New Roman"/>
        </w:rPr>
      </w:pPr>
      <w:r w:rsidRPr="00E023D4">
        <w:rPr>
          <w:rFonts w:ascii="Times New Roman" w:hAnsi="Times New Roman"/>
          <w:highlight w:val="green"/>
        </w:rPr>
        <w:t>Agreement</w:t>
      </w:r>
    </w:p>
    <w:p w14:paraId="6811C74B" w14:textId="77777777" w:rsidR="00F728D8" w:rsidRPr="00604192" w:rsidRDefault="00F728D8" w:rsidP="00F728D8">
      <w:pPr>
        <w:adjustRightInd w:val="0"/>
        <w:snapToGrid w:val="0"/>
        <w:jc w:val="both"/>
        <w:rPr>
          <w:rFonts w:ascii="Times New Roman" w:hAnsi="Times New Roman"/>
        </w:rPr>
      </w:pPr>
      <w:r w:rsidRPr="00604192">
        <w:rPr>
          <w:rFonts w:ascii="Times New Roman" w:hAnsi="Times New Roman"/>
        </w:rPr>
        <w:t xml:space="preserve">In </w:t>
      </w:r>
      <w:r w:rsidRPr="00604192">
        <w:rPr>
          <w:rFonts w:ascii="Times New Roman" w:hAnsi="Times New Roman" w:hint="eastAsia"/>
        </w:rPr>
        <w:t>DRX mode operation, PUSCH-based SP-CSI is not reported when UE is not in Active Time.</w:t>
      </w:r>
    </w:p>
    <w:p w14:paraId="0D1769CE" w14:textId="77777777" w:rsidR="00F728D8" w:rsidRDefault="00F728D8" w:rsidP="00F728D8">
      <w:pPr>
        <w:rPr>
          <w:lang w:eastAsia="x-none"/>
        </w:rPr>
      </w:pPr>
    </w:p>
    <w:p w14:paraId="5642CA58" w14:textId="37AC7380" w:rsidR="00F728D8" w:rsidRPr="00E023D4" w:rsidRDefault="0058452E" w:rsidP="00F728D8">
      <w:pPr>
        <w:rPr>
          <w:b/>
          <w:lang w:eastAsia="x-none"/>
        </w:rPr>
      </w:pPr>
      <w:hyperlink r:id="rId1034" w:history="1">
        <w:r w:rsidR="000F2B08" w:rsidRPr="00E023D4">
          <w:rPr>
            <w:rStyle w:val="Hyperlink"/>
            <w:b/>
          </w:rPr>
          <w:t>R1-1807695</w:t>
        </w:r>
      </w:hyperlink>
      <w:r w:rsidR="00F728D8" w:rsidRPr="00E023D4">
        <w:rPr>
          <w:b/>
          <w:lang w:eastAsia="x-none"/>
        </w:rPr>
        <w:tab/>
        <w:t>Summary of offline discussion on CSI measurement</w:t>
      </w:r>
      <w:r w:rsidR="00F728D8" w:rsidRPr="00E023D4">
        <w:rPr>
          <w:b/>
          <w:lang w:eastAsia="x-none"/>
        </w:rPr>
        <w:tab/>
        <w:t>ZTE</w:t>
      </w:r>
    </w:p>
    <w:p w14:paraId="5B5968E2" w14:textId="77777777" w:rsidR="00F728D8" w:rsidRDefault="00F728D8" w:rsidP="00F728D8">
      <w:pPr>
        <w:rPr>
          <w:lang w:eastAsia="x-none"/>
        </w:rPr>
      </w:pPr>
    </w:p>
    <w:p w14:paraId="10199AEB" w14:textId="77777777" w:rsidR="00F728D8" w:rsidRPr="00E023D4" w:rsidRDefault="00F728D8" w:rsidP="00E023D4">
      <w:r w:rsidRPr="00E023D4">
        <w:rPr>
          <w:highlight w:val="green"/>
        </w:rPr>
        <w:t>Agreement:</w:t>
      </w:r>
    </w:p>
    <w:p w14:paraId="4158E3AA" w14:textId="77777777" w:rsidR="00F728D8" w:rsidRPr="00CE0CEC" w:rsidRDefault="00F728D8" w:rsidP="00017304">
      <w:pPr>
        <w:pStyle w:val="ListParagraph"/>
        <w:widowControl w:val="0"/>
        <w:numPr>
          <w:ilvl w:val="0"/>
          <w:numId w:val="314"/>
        </w:numPr>
        <w:overflowPunct/>
        <w:autoSpaceDE/>
        <w:autoSpaceDN/>
        <w:snapToGrid w:val="0"/>
        <w:spacing w:after="0"/>
        <w:contextualSpacing w:val="0"/>
        <w:jc w:val="both"/>
        <w:textAlignment w:val="auto"/>
      </w:pPr>
      <w:r w:rsidRPr="00CE0CEC">
        <w:rPr>
          <w:rFonts w:hint="eastAsia"/>
        </w:rPr>
        <w:t xml:space="preserve">Send an LS to RAN2 capturing </w:t>
      </w:r>
      <w:r w:rsidRPr="00CE0CEC">
        <w:t>the following details for non-PMI feedback</w:t>
      </w:r>
      <w:r>
        <w:t xml:space="preserve"> to correct inaccurate implementation of RAN1 agreements</w:t>
      </w:r>
    </w:p>
    <w:p w14:paraId="0A22D6BD" w14:textId="77777777" w:rsidR="00F728D8" w:rsidRPr="00CE0CEC" w:rsidRDefault="00F728D8" w:rsidP="00017304">
      <w:pPr>
        <w:pStyle w:val="ListParagraph"/>
        <w:widowControl w:val="0"/>
        <w:numPr>
          <w:ilvl w:val="1"/>
          <w:numId w:val="314"/>
        </w:numPr>
        <w:overflowPunct/>
        <w:autoSpaceDE/>
        <w:autoSpaceDN/>
        <w:snapToGrid w:val="0"/>
        <w:spacing w:after="0"/>
        <w:contextualSpacing w:val="0"/>
        <w:jc w:val="both"/>
        <w:textAlignment w:val="auto"/>
      </w:pPr>
      <w:r w:rsidRPr="00CE0CEC">
        <w:rPr>
          <w:rFonts w:hint="eastAsia"/>
        </w:rPr>
        <w:t>RI restriction is supported</w:t>
      </w:r>
    </w:p>
    <w:p w14:paraId="7594CC4D" w14:textId="77777777" w:rsidR="00F728D8" w:rsidRPr="00CE0CEC" w:rsidRDefault="00F728D8" w:rsidP="00017304">
      <w:pPr>
        <w:pStyle w:val="ListParagraph"/>
        <w:widowControl w:val="0"/>
        <w:numPr>
          <w:ilvl w:val="1"/>
          <w:numId w:val="314"/>
        </w:numPr>
        <w:overflowPunct/>
        <w:autoSpaceDE/>
        <w:autoSpaceDN/>
        <w:snapToGrid w:val="0"/>
        <w:spacing w:after="0"/>
        <w:contextualSpacing w:val="0"/>
        <w:jc w:val="both"/>
        <w:textAlignment w:val="auto"/>
      </w:pPr>
      <w:r w:rsidRPr="00CE0CEC">
        <w:t>For rank-R port index, the sequence size shall be R, e.g., rank 2-8 includes 2-entry PortIndex8</w:t>
      </w:r>
    </w:p>
    <w:p w14:paraId="35D45768" w14:textId="77777777" w:rsidR="00E023D4" w:rsidRDefault="00E023D4" w:rsidP="00E023D4"/>
    <w:p w14:paraId="686E964A" w14:textId="71571BD9" w:rsidR="00F728D8" w:rsidRPr="00E023D4" w:rsidRDefault="0058452E" w:rsidP="00E023D4">
      <w:pPr>
        <w:rPr>
          <w:rFonts w:ascii="Times New Roman" w:hAnsi="Times New Roman"/>
          <w:b/>
          <w:szCs w:val="20"/>
        </w:rPr>
      </w:pPr>
      <w:hyperlink r:id="rId1035" w:history="1">
        <w:r w:rsidR="000F2B08" w:rsidRPr="00E023D4">
          <w:rPr>
            <w:rStyle w:val="Hyperlink"/>
            <w:b/>
            <w:lang w:eastAsia="x-none"/>
          </w:rPr>
          <w:t>R1-1807797</w:t>
        </w:r>
      </w:hyperlink>
      <w:r w:rsidR="00F728D8" w:rsidRPr="00E023D4">
        <w:rPr>
          <w:rFonts w:ascii="Times New Roman" w:hAnsi="Times New Roman"/>
          <w:b/>
          <w:szCs w:val="20"/>
        </w:rPr>
        <w:tab/>
        <w:t>[Draft] LS on configuration of non-PMI port index</w:t>
      </w:r>
      <w:r w:rsidR="00F728D8" w:rsidRPr="00E023D4">
        <w:rPr>
          <w:rFonts w:ascii="Times New Roman" w:hAnsi="Times New Roman"/>
          <w:b/>
          <w:szCs w:val="20"/>
        </w:rPr>
        <w:tab/>
        <w:t>ZTE</w:t>
      </w:r>
    </w:p>
    <w:p w14:paraId="75887982" w14:textId="25788790" w:rsidR="00F728D8" w:rsidRPr="00E525B8" w:rsidRDefault="00E023D4" w:rsidP="00E023D4">
      <w:pPr>
        <w:rPr>
          <w:rFonts w:ascii="Times New Roman" w:hAnsi="Times New Roman"/>
          <w:szCs w:val="20"/>
        </w:rPr>
      </w:pPr>
      <w:r w:rsidRPr="00E023D4">
        <w:rPr>
          <w:rFonts w:ascii="Times New Roman" w:hAnsi="Times New Roman"/>
          <w:b/>
          <w:szCs w:val="20"/>
        </w:rPr>
        <w:t>Decision:</w:t>
      </w:r>
      <w:r w:rsidRPr="00E023D4">
        <w:rPr>
          <w:rFonts w:ascii="Times New Roman" w:hAnsi="Times New Roman"/>
          <w:szCs w:val="20"/>
        </w:rPr>
        <w:t xml:space="preserve"> Draft LS is endorsed and final </w:t>
      </w:r>
      <w:r w:rsidR="00F728D8" w:rsidRPr="00E023D4">
        <w:rPr>
          <w:rFonts w:ascii="Times New Roman" w:hAnsi="Times New Roman"/>
          <w:szCs w:val="20"/>
        </w:rPr>
        <w:t xml:space="preserve">LS is </w:t>
      </w:r>
      <w:r>
        <w:rPr>
          <w:rFonts w:ascii="Times New Roman" w:hAnsi="Times New Roman"/>
          <w:szCs w:val="20"/>
          <w:highlight w:val="green"/>
        </w:rPr>
        <w:t xml:space="preserve">approved in </w:t>
      </w:r>
      <w:hyperlink r:id="rId1036" w:history="1">
        <w:r w:rsidR="000F2B08">
          <w:rPr>
            <w:rStyle w:val="Hyperlink"/>
            <w:rFonts w:ascii="Times New Roman" w:hAnsi="Times New Roman"/>
            <w:szCs w:val="20"/>
            <w:highlight w:val="green"/>
          </w:rPr>
          <w:t>R1-1807727</w:t>
        </w:r>
      </w:hyperlink>
      <w:r>
        <w:rPr>
          <w:rStyle w:val="Hyperlink"/>
          <w:rFonts w:ascii="Times New Roman" w:hAnsi="Times New Roman"/>
          <w:szCs w:val="20"/>
        </w:rPr>
        <w:t>.</w:t>
      </w:r>
    </w:p>
    <w:p w14:paraId="0FAA6E42" w14:textId="77777777" w:rsidR="00F728D8" w:rsidRDefault="00F728D8" w:rsidP="00F728D8">
      <w:pPr>
        <w:rPr>
          <w:lang w:eastAsia="x-none"/>
        </w:rPr>
      </w:pPr>
    </w:p>
    <w:p w14:paraId="1854A189" w14:textId="77777777" w:rsidR="00F728D8" w:rsidRPr="00E023D4" w:rsidRDefault="00F728D8" w:rsidP="00F728D8">
      <w:pPr>
        <w:adjustRightInd w:val="0"/>
        <w:snapToGrid w:val="0"/>
        <w:jc w:val="both"/>
        <w:rPr>
          <w:rFonts w:ascii="Times New Roman" w:hAnsi="Times New Roman"/>
          <w:szCs w:val="20"/>
        </w:rPr>
      </w:pPr>
      <w:r w:rsidRPr="00E023D4">
        <w:rPr>
          <w:rFonts w:ascii="Times New Roman" w:hAnsi="Times New Roman"/>
          <w:szCs w:val="20"/>
          <w:highlight w:val="green"/>
        </w:rPr>
        <w:t>Agreement</w:t>
      </w:r>
    </w:p>
    <w:p w14:paraId="01C5CA28" w14:textId="77777777" w:rsidR="00F728D8" w:rsidRPr="00015C7E" w:rsidRDefault="00F728D8" w:rsidP="00F728D8">
      <w:pPr>
        <w:adjustRightInd w:val="0"/>
        <w:snapToGrid w:val="0"/>
        <w:jc w:val="both"/>
        <w:rPr>
          <w:rFonts w:ascii="Times New Roman" w:hAnsi="Times New Roman"/>
          <w:szCs w:val="20"/>
        </w:rPr>
      </w:pPr>
      <w:r w:rsidRPr="00015C7E">
        <w:rPr>
          <w:rFonts w:ascii="Times New Roman" w:hAnsi="Times New Roman"/>
          <w:szCs w:val="20"/>
        </w:rPr>
        <w:t>An NZP CSI-RS resource set for interference measurement can contain more than one resource.</w:t>
      </w:r>
    </w:p>
    <w:p w14:paraId="1BE91BA7" w14:textId="77777777" w:rsidR="00F728D8" w:rsidRDefault="00F728D8" w:rsidP="00017304">
      <w:pPr>
        <w:pStyle w:val="ListParagraph"/>
        <w:widowControl w:val="0"/>
        <w:numPr>
          <w:ilvl w:val="0"/>
          <w:numId w:val="314"/>
        </w:numPr>
        <w:snapToGrid w:val="0"/>
        <w:jc w:val="both"/>
      </w:pPr>
      <w:r w:rsidRPr="00553984">
        <w:t>The entire resource set is used for interference measurement</w:t>
      </w:r>
    </w:p>
    <w:p w14:paraId="58D69535" w14:textId="77777777" w:rsidR="00F728D8" w:rsidRDefault="00F728D8" w:rsidP="00017304">
      <w:pPr>
        <w:pStyle w:val="ListParagraph"/>
        <w:widowControl w:val="0"/>
        <w:numPr>
          <w:ilvl w:val="0"/>
          <w:numId w:val="314"/>
        </w:numPr>
        <w:snapToGrid w:val="0"/>
        <w:jc w:val="both"/>
      </w:pPr>
      <w:r>
        <w:t>For all the resources configured in an NZP CSI-RS resource set for interference measurement, the total number of port shall be no larger than 18</w:t>
      </w:r>
    </w:p>
    <w:p w14:paraId="3B27044C" w14:textId="77777777" w:rsidR="00F728D8" w:rsidRDefault="00F728D8" w:rsidP="00F728D8">
      <w:pPr>
        <w:pStyle w:val="ListParagraph"/>
        <w:widowControl w:val="0"/>
        <w:snapToGrid w:val="0"/>
        <w:ind w:left="0"/>
        <w:jc w:val="both"/>
      </w:pPr>
    </w:p>
    <w:p w14:paraId="62DC9C9E" w14:textId="46C72DD9" w:rsidR="00F728D8" w:rsidRDefault="0058452E" w:rsidP="00F728D8">
      <w:pPr>
        <w:rPr>
          <w:lang w:eastAsia="x-none"/>
        </w:rPr>
      </w:pPr>
      <w:hyperlink r:id="rId1037" w:history="1">
        <w:r w:rsidR="000F2B08">
          <w:rPr>
            <w:rStyle w:val="Hyperlink"/>
            <w:lang w:eastAsia="x-none"/>
          </w:rPr>
          <w:t>R1-1805826</w:t>
        </w:r>
      </w:hyperlink>
      <w:r w:rsidR="00F728D8">
        <w:rPr>
          <w:lang w:eastAsia="x-none"/>
        </w:rPr>
        <w:tab/>
        <w:t>Remaining issues on CSI measurement</w:t>
      </w:r>
      <w:r w:rsidR="00F728D8">
        <w:rPr>
          <w:lang w:eastAsia="x-none"/>
        </w:rPr>
        <w:tab/>
        <w:t>ZTE</w:t>
      </w:r>
    </w:p>
    <w:p w14:paraId="44713E67" w14:textId="183A526F" w:rsidR="00F728D8" w:rsidRDefault="0058452E" w:rsidP="00F728D8">
      <w:pPr>
        <w:rPr>
          <w:lang w:eastAsia="x-none"/>
        </w:rPr>
      </w:pPr>
      <w:hyperlink r:id="rId1038" w:history="1">
        <w:r w:rsidR="000F2B08">
          <w:rPr>
            <w:rStyle w:val="Hyperlink"/>
            <w:lang w:eastAsia="x-none"/>
          </w:rPr>
          <w:t>R1-1805949</w:t>
        </w:r>
      </w:hyperlink>
      <w:r w:rsidR="00F728D8">
        <w:rPr>
          <w:lang w:eastAsia="x-none"/>
        </w:rPr>
        <w:tab/>
        <w:t>Remaining issues on CSI measurement</w:t>
      </w:r>
      <w:r w:rsidR="00F728D8">
        <w:rPr>
          <w:lang w:eastAsia="x-none"/>
        </w:rPr>
        <w:tab/>
        <w:t>Huawei, HiSilicon</w:t>
      </w:r>
    </w:p>
    <w:p w14:paraId="4773C990" w14:textId="46E73902" w:rsidR="00F728D8" w:rsidRDefault="0058452E" w:rsidP="00F728D8">
      <w:pPr>
        <w:rPr>
          <w:lang w:eastAsia="x-none"/>
        </w:rPr>
      </w:pPr>
      <w:hyperlink r:id="rId1039" w:history="1">
        <w:r w:rsidR="000F2B08">
          <w:rPr>
            <w:rStyle w:val="Hyperlink"/>
            <w:lang w:eastAsia="x-none"/>
          </w:rPr>
          <w:t>R1-1806042</w:t>
        </w:r>
      </w:hyperlink>
      <w:r w:rsidR="00F728D8">
        <w:rPr>
          <w:lang w:eastAsia="x-none"/>
        </w:rPr>
        <w:tab/>
        <w:t>Remaining issues on CSI measurement</w:t>
      </w:r>
      <w:r w:rsidR="00F728D8">
        <w:rPr>
          <w:lang w:eastAsia="x-none"/>
        </w:rPr>
        <w:tab/>
        <w:t>vivo</w:t>
      </w:r>
    </w:p>
    <w:p w14:paraId="4008727A" w14:textId="17BF0F2F" w:rsidR="00F728D8" w:rsidRDefault="0058452E" w:rsidP="00F728D8">
      <w:pPr>
        <w:rPr>
          <w:lang w:eastAsia="x-none"/>
        </w:rPr>
      </w:pPr>
      <w:hyperlink r:id="rId1040" w:history="1">
        <w:r w:rsidR="000F2B08">
          <w:rPr>
            <w:rStyle w:val="Hyperlink"/>
            <w:lang w:eastAsia="x-none"/>
          </w:rPr>
          <w:t>R1-1806215</w:t>
        </w:r>
      </w:hyperlink>
      <w:r w:rsidR="00F728D8">
        <w:rPr>
          <w:lang w:eastAsia="x-none"/>
        </w:rPr>
        <w:tab/>
        <w:t>Corrections and clarifications for CSI measurement</w:t>
      </w:r>
      <w:r w:rsidR="00F728D8">
        <w:rPr>
          <w:lang w:eastAsia="x-none"/>
        </w:rPr>
        <w:tab/>
        <w:t>Ericsson</w:t>
      </w:r>
    </w:p>
    <w:p w14:paraId="1F1C9202" w14:textId="18982053" w:rsidR="00F728D8" w:rsidRDefault="0058452E" w:rsidP="00F728D8">
      <w:pPr>
        <w:rPr>
          <w:lang w:eastAsia="x-none"/>
        </w:rPr>
      </w:pPr>
      <w:hyperlink r:id="rId1041" w:history="1">
        <w:r w:rsidR="000F2B08">
          <w:rPr>
            <w:rStyle w:val="Hyperlink"/>
            <w:lang w:eastAsia="x-none"/>
          </w:rPr>
          <w:t>R1-1806278</w:t>
        </w:r>
      </w:hyperlink>
      <w:r w:rsidR="00F728D8">
        <w:rPr>
          <w:lang w:eastAsia="x-none"/>
        </w:rPr>
        <w:tab/>
        <w:t>Remaining issues on CSI measurement</w:t>
      </w:r>
      <w:r w:rsidR="00F728D8">
        <w:rPr>
          <w:lang w:eastAsia="x-none"/>
        </w:rPr>
        <w:tab/>
        <w:t>CATT</w:t>
      </w:r>
    </w:p>
    <w:p w14:paraId="261A087B" w14:textId="35C6D3C5" w:rsidR="00F728D8" w:rsidRDefault="0058452E" w:rsidP="00F728D8">
      <w:pPr>
        <w:rPr>
          <w:lang w:eastAsia="x-none"/>
        </w:rPr>
      </w:pPr>
      <w:hyperlink r:id="rId1042" w:history="1">
        <w:r w:rsidR="000F2B08">
          <w:rPr>
            <w:rStyle w:val="Hyperlink"/>
            <w:lang w:eastAsia="x-none"/>
          </w:rPr>
          <w:t>R1-1806392</w:t>
        </w:r>
      </w:hyperlink>
      <w:r w:rsidR="00F728D8">
        <w:rPr>
          <w:lang w:eastAsia="x-none"/>
        </w:rPr>
        <w:tab/>
        <w:t>Remaining issues on CSI measurement</w:t>
      </w:r>
      <w:r w:rsidR="00F728D8">
        <w:rPr>
          <w:lang w:eastAsia="x-none"/>
        </w:rPr>
        <w:tab/>
        <w:t>Spreadtrum Communications</w:t>
      </w:r>
    </w:p>
    <w:p w14:paraId="4FC42189" w14:textId="164E5257" w:rsidR="00F728D8" w:rsidRDefault="0058452E" w:rsidP="00F728D8">
      <w:pPr>
        <w:rPr>
          <w:lang w:eastAsia="x-none"/>
        </w:rPr>
      </w:pPr>
      <w:hyperlink r:id="rId1043" w:history="1">
        <w:r w:rsidR="000F2B08">
          <w:rPr>
            <w:rStyle w:val="Hyperlink"/>
            <w:lang w:eastAsia="x-none"/>
          </w:rPr>
          <w:t>R1-1806712</w:t>
        </w:r>
      </w:hyperlink>
      <w:r w:rsidR="00F728D8">
        <w:rPr>
          <w:lang w:eastAsia="x-none"/>
        </w:rPr>
        <w:tab/>
        <w:t>Remaining issues on CSI measurement</w:t>
      </w:r>
      <w:r w:rsidR="00F728D8">
        <w:rPr>
          <w:lang w:eastAsia="x-none"/>
        </w:rPr>
        <w:tab/>
        <w:t>Samsung</w:t>
      </w:r>
    </w:p>
    <w:p w14:paraId="32477038" w14:textId="537A7C49" w:rsidR="00F728D8" w:rsidRDefault="0058452E" w:rsidP="00F728D8">
      <w:pPr>
        <w:rPr>
          <w:lang w:eastAsia="x-none"/>
        </w:rPr>
      </w:pPr>
      <w:hyperlink r:id="rId1044" w:history="1">
        <w:r w:rsidR="000F2B08">
          <w:rPr>
            <w:rStyle w:val="Hyperlink"/>
            <w:lang w:eastAsia="x-none"/>
          </w:rPr>
          <w:t>R1-1806786</w:t>
        </w:r>
      </w:hyperlink>
      <w:r w:rsidR="00F728D8">
        <w:rPr>
          <w:lang w:eastAsia="x-none"/>
        </w:rPr>
        <w:tab/>
        <w:t>Remaining issues in CSI measurement</w:t>
      </w:r>
      <w:r w:rsidR="00F728D8">
        <w:rPr>
          <w:lang w:eastAsia="x-none"/>
        </w:rPr>
        <w:tab/>
        <w:t>MediaTek Inc.</w:t>
      </w:r>
    </w:p>
    <w:p w14:paraId="79A8D9F3" w14:textId="58930ABD" w:rsidR="00F728D8" w:rsidRDefault="0058452E" w:rsidP="00F728D8">
      <w:pPr>
        <w:rPr>
          <w:lang w:eastAsia="x-none"/>
        </w:rPr>
      </w:pPr>
      <w:hyperlink r:id="rId1045" w:history="1">
        <w:r w:rsidR="000F2B08">
          <w:rPr>
            <w:rStyle w:val="Hyperlink"/>
            <w:lang w:eastAsia="x-none"/>
          </w:rPr>
          <w:t>R1-1806864</w:t>
        </w:r>
      </w:hyperlink>
      <w:r w:rsidR="00F728D8">
        <w:rPr>
          <w:lang w:eastAsia="x-none"/>
        </w:rPr>
        <w:tab/>
        <w:t>Remaining issues on CSI measurement</w:t>
      </w:r>
      <w:r w:rsidR="00F728D8">
        <w:rPr>
          <w:lang w:eastAsia="x-none"/>
        </w:rPr>
        <w:tab/>
        <w:t>OPPO</w:t>
      </w:r>
    </w:p>
    <w:p w14:paraId="5DBE35AA" w14:textId="30054E10" w:rsidR="00F728D8" w:rsidRPr="00E023D4" w:rsidRDefault="0058452E" w:rsidP="00F728D8">
      <w:pPr>
        <w:rPr>
          <w:b/>
          <w:lang w:eastAsia="x-none"/>
        </w:rPr>
      </w:pPr>
      <w:hyperlink r:id="rId1046" w:history="1">
        <w:r w:rsidR="000F2B08" w:rsidRPr="00E023D4">
          <w:rPr>
            <w:rStyle w:val="Hyperlink"/>
            <w:b/>
            <w:lang w:eastAsia="x-none"/>
          </w:rPr>
          <w:t>R1-1807339</w:t>
        </w:r>
      </w:hyperlink>
      <w:r w:rsidR="00F728D8" w:rsidRPr="00E023D4">
        <w:rPr>
          <w:b/>
          <w:lang w:eastAsia="x-none"/>
        </w:rPr>
        <w:tab/>
        <w:t>Maintenance for CSI measurement</w:t>
      </w:r>
      <w:r w:rsidR="00F728D8" w:rsidRPr="00E023D4">
        <w:rPr>
          <w:b/>
          <w:lang w:eastAsia="x-none"/>
        </w:rPr>
        <w:tab/>
        <w:t>Qualcomm Incorporated</w:t>
      </w:r>
    </w:p>
    <w:p w14:paraId="651D944C" w14:textId="77777777" w:rsidR="00F728D8" w:rsidRDefault="00F728D8" w:rsidP="0081593A">
      <w:pPr>
        <w:pStyle w:val="Heading5"/>
      </w:pPr>
      <w:bookmarkStart w:id="412" w:name="_Toc516232606"/>
      <w:r w:rsidRPr="004B0D61">
        <w:t xml:space="preserve">CSI </w:t>
      </w:r>
      <w:r w:rsidRPr="00695770">
        <w:rPr>
          <w:rFonts w:hint="eastAsia"/>
        </w:rPr>
        <w:t>reporting</w:t>
      </w:r>
      <w:bookmarkEnd w:id="412"/>
    </w:p>
    <w:p w14:paraId="3ACF03C6" w14:textId="31ADC43E" w:rsidR="00F728D8" w:rsidRPr="006936F8" w:rsidRDefault="0058452E" w:rsidP="00F728D8">
      <w:pPr>
        <w:rPr>
          <w:b/>
          <w:lang w:eastAsia="x-none"/>
        </w:rPr>
      </w:pPr>
      <w:hyperlink r:id="rId1047" w:history="1">
        <w:r w:rsidR="000F2B08" w:rsidRPr="006936F8">
          <w:rPr>
            <w:rStyle w:val="Hyperlink"/>
            <w:b/>
          </w:rPr>
          <w:t>R1-1807648</w:t>
        </w:r>
      </w:hyperlink>
      <w:r w:rsidR="00F728D8" w:rsidRPr="006936F8">
        <w:rPr>
          <w:b/>
          <w:lang w:eastAsia="x-none"/>
        </w:rPr>
        <w:tab/>
        <w:t>Summary of views on CSI reporting v2</w:t>
      </w:r>
      <w:r w:rsidR="00F728D8" w:rsidRPr="006936F8">
        <w:rPr>
          <w:b/>
          <w:lang w:eastAsia="x-none"/>
        </w:rPr>
        <w:tab/>
        <w:t>Ericsson</w:t>
      </w:r>
    </w:p>
    <w:p w14:paraId="32D08671" w14:textId="77777777" w:rsidR="00F728D8" w:rsidRPr="006936F8" w:rsidRDefault="00F728D8" w:rsidP="00F728D8">
      <w:pPr>
        <w:rPr>
          <w:rFonts w:ascii="Times New Roman" w:hAnsi="Times New Roman"/>
          <w:lang w:eastAsia="x-none"/>
        </w:rPr>
      </w:pPr>
    </w:p>
    <w:p w14:paraId="04C269C8" w14:textId="77777777" w:rsidR="00F728D8" w:rsidRPr="006936F8" w:rsidRDefault="00F728D8" w:rsidP="006936F8">
      <w:r w:rsidRPr="006936F8">
        <w:rPr>
          <w:highlight w:val="green"/>
        </w:rPr>
        <w:t>Agreement</w:t>
      </w:r>
    </w:p>
    <w:p w14:paraId="3160D122" w14:textId="77777777" w:rsidR="00F728D8" w:rsidRPr="006936F8" w:rsidRDefault="00F728D8" w:rsidP="00017304">
      <w:pPr>
        <w:pStyle w:val="B1"/>
        <w:numPr>
          <w:ilvl w:val="0"/>
          <w:numId w:val="211"/>
        </w:numPr>
        <w:overflowPunct/>
        <w:autoSpaceDE/>
        <w:autoSpaceDN/>
        <w:adjustRightInd/>
        <w:spacing w:after="0"/>
        <w:jc w:val="both"/>
        <w:textAlignment w:val="auto"/>
        <w:rPr>
          <w:rFonts w:ascii="Times New Roman" w:hAnsi="Times New Roman"/>
        </w:rPr>
      </w:pPr>
      <w:r w:rsidRPr="006936F8">
        <w:rPr>
          <w:rFonts w:ascii="Times New Roman" w:hAnsi="Times New Roman"/>
        </w:rPr>
        <w:t xml:space="preserve">To select which </w:t>
      </w:r>
      <w:r w:rsidRPr="006936F8">
        <w:rPr>
          <w:rFonts w:ascii="Times New Roman" w:hAnsi="Times New Roman"/>
          <w:lang w:eastAsia="x-none"/>
        </w:rPr>
        <w:t xml:space="preserve">reference SCS </w:t>
      </w:r>
      <w:r w:rsidRPr="006936F8">
        <w:rPr>
          <w:rFonts w:ascii="Times New Roman" w:hAnsi="Times New Roman"/>
          <w:i/>
          <w:lang w:val="en-AU"/>
        </w:rPr>
        <w:t xml:space="preserve">µ </w:t>
      </w:r>
      <w:r w:rsidRPr="006936F8">
        <w:rPr>
          <w:rFonts w:ascii="Times New Roman" w:hAnsi="Times New Roman"/>
          <w:lang w:val="en-AU"/>
        </w:rPr>
        <w:t>is used to determine</w:t>
      </w:r>
      <w:r w:rsidRPr="006936F8">
        <w:rPr>
          <w:rFonts w:ascii="Times New Roman" w:hAnsi="Times New Roman"/>
          <w:lang w:eastAsia="x-none"/>
        </w:rPr>
        <w:t xml:space="preserve"> Z and Z’ for a CSI report</w:t>
      </w:r>
    </w:p>
    <w:p w14:paraId="6A43D705" w14:textId="77777777" w:rsidR="00F728D8" w:rsidRPr="006936F8" w:rsidRDefault="00F728D8" w:rsidP="00017304">
      <w:pPr>
        <w:pStyle w:val="B1"/>
        <w:numPr>
          <w:ilvl w:val="1"/>
          <w:numId w:val="211"/>
        </w:numPr>
        <w:overflowPunct/>
        <w:autoSpaceDE/>
        <w:autoSpaceDN/>
        <w:adjustRightInd/>
        <w:spacing w:after="0"/>
        <w:jc w:val="both"/>
        <w:textAlignment w:val="auto"/>
        <w:rPr>
          <w:rFonts w:ascii="Times New Roman" w:hAnsi="Times New Roman"/>
          <w:b/>
        </w:rPr>
      </w:pPr>
      <w:r w:rsidRPr="006936F8">
        <w:rPr>
          <w:rFonts w:ascii="Times New Roman" w:hAnsi="Times New Roman"/>
        </w:rPr>
        <w:t xml:space="preserve">Let </w:t>
      </w:r>
      <w:r w:rsidRPr="006936F8">
        <w:rPr>
          <w:rFonts w:ascii="Times New Roman" w:hAnsi="Times New Roman"/>
          <w:i/>
          <w:lang w:val="en-AU"/>
        </w:rPr>
        <w:t>µ</w:t>
      </w:r>
      <w:r w:rsidRPr="006936F8">
        <w:rPr>
          <w:rFonts w:ascii="Times New Roman" w:hAnsi="Times New Roman"/>
          <w:i/>
          <w:vertAlign w:val="subscript"/>
          <w:lang w:val="en-AU"/>
        </w:rPr>
        <w:t>DL</w:t>
      </w:r>
      <w:r w:rsidRPr="006936F8">
        <w:rPr>
          <w:rFonts w:ascii="Times New Roman" w:hAnsi="Times New Roman"/>
          <w:i/>
          <w:lang w:val="en-AU"/>
        </w:rPr>
        <w:t xml:space="preserve"> </w:t>
      </w:r>
      <w:r w:rsidRPr="006936F8">
        <w:rPr>
          <w:rFonts w:ascii="Times New Roman" w:hAnsi="Times New Roman"/>
          <w:lang w:val="en-AU"/>
        </w:rPr>
        <w:t xml:space="preserve">correspond to the subcarrier spacing of the PDCCH with which the DCI was transmitted, </w:t>
      </w:r>
      <w:r w:rsidRPr="006936F8">
        <w:rPr>
          <w:rFonts w:ascii="Times New Roman" w:hAnsi="Times New Roman"/>
          <w:i/>
          <w:lang w:val="en-AU"/>
        </w:rPr>
        <w:t>µ</w:t>
      </w:r>
      <w:r w:rsidRPr="006936F8">
        <w:rPr>
          <w:rFonts w:ascii="Times New Roman" w:hAnsi="Times New Roman"/>
          <w:i/>
          <w:vertAlign w:val="subscript"/>
          <w:lang w:val="en-AU"/>
        </w:rPr>
        <w:t>UL</w:t>
      </w:r>
      <w:r w:rsidRPr="006936F8">
        <w:rPr>
          <w:rFonts w:ascii="Times New Roman" w:hAnsi="Times New Roman"/>
          <w:lang w:val="en-AU"/>
        </w:rPr>
        <w:t xml:space="preserve"> corresponds to the subcarrier spacing of the PUSCH with which the CSI report is to be transmitted and</w:t>
      </w:r>
    </w:p>
    <w:p w14:paraId="479CDA92" w14:textId="77777777" w:rsidR="00F728D8" w:rsidRPr="006936F8" w:rsidRDefault="00F728D8" w:rsidP="00017304">
      <w:pPr>
        <w:pStyle w:val="B1"/>
        <w:numPr>
          <w:ilvl w:val="2"/>
          <w:numId w:val="210"/>
        </w:numPr>
        <w:overflowPunct/>
        <w:autoSpaceDE/>
        <w:autoSpaceDN/>
        <w:adjustRightInd/>
        <w:spacing w:after="0"/>
        <w:jc w:val="both"/>
        <w:textAlignment w:val="auto"/>
        <w:rPr>
          <w:rFonts w:ascii="Times New Roman" w:hAnsi="Times New Roman"/>
        </w:rPr>
      </w:pPr>
      <w:r w:rsidRPr="006936F8">
        <w:rPr>
          <w:rFonts w:ascii="Times New Roman" w:hAnsi="Times New Roman"/>
          <w:lang w:val="en-AU"/>
        </w:rPr>
        <w:t xml:space="preserve">For Type B processing capability, </w:t>
      </w:r>
      <w:r w:rsidRPr="006936F8">
        <w:rPr>
          <w:rFonts w:ascii="Times New Roman" w:hAnsi="Times New Roman"/>
          <w:i/>
          <w:lang w:val="en-AU"/>
        </w:rPr>
        <w:t>µ</w:t>
      </w:r>
      <w:r w:rsidRPr="006936F8">
        <w:rPr>
          <w:rFonts w:ascii="Times New Roman" w:hAnsi="Times New Roman"/>
          <w:i/>
          <w:vertAlign w:val="subscript"/>
          <w:lang w:val="en-AU"/>
        </w:rPr>
        <w:t xml:space="preserve">CSI-RS </w:t>
      </w:r>
      <w:r w:rsidRPr="006936F8">
        <w:rPr>
          <w:rFonts w:ascii="Times New Roman" w:hAnsi="Times New Roman"/>
          <w:lang w:val="en-AU"/>
        </w:rPr>
        <w:t xml:space="preserve">correspond to the subcarrier spacing of the ap-CSI-RS for the CSI report </w:t>
      </w:r>
    </w:p>
    <w:p w14:paraId="6779E143" w14:textId="77777777" w:rsidR="00F728D8" w:rsidRPr="006936F8" w:rsidRDefault="00F728D8" w:rsidP="00017304">
      <w:pPr>
        <w:pStyle w:val="B1"/>
        <w:numPr>
          <w:ilvl w:val="2"/>
          <w:numId w:val="210"/>
        </w:numPr>
        <w:overflowPunct/>
        <w:autoSpaceDE/>
        <w:autoSpaceDN/>
        <w:adjustRightInd/>
        <w:spacing w:after="0"/>
        <w:jc w:val="both"/>
        <w:textAlignment w:val="auto"/>
        <w:rPr>
          <w:rFonts w:ascii="Times New Roman" w:hAnsi="Times New Roman"/>
        </w:rPr>
      </w:pPr>
      <w:r w:rsidRPr="006936F8">
        <w:rPr>
          <w:rFonts w:ascii="Times New Roman" w:hAnsi="Times New Roman"/>
          <w:lang w:val="en-AU"/>
        </w:rPr>
        <w:t xml:space="preserve">For Type A processing capability, </w:t>
      </w:r>
      <w:r w:rsidRPr="006936F8">
        <w:rPr>
          <w:rFonts w:ascii="Times New Roman" w:hAnsi="Times New Roman"/>
          <w:i/>
          <w:lang w:val="en-AU"/>
        </w:rPr>
        <w:t>µ</w:t>
      </w:r>
      <w:r w:rsidRPr="006936F8">
        <w:rPr>
          <w:rFonts w:ascii="Times New Roman" w:hAnsi="Times New Roman"/>
          <w:i/>
          <w:vertAlign w:val="subscript"/>
          <w:lang w:val="en-AU"/>
        </w:rPr>
        <w:t xml:space="preserve">CSI-RS </w:t>
      </w:r>
      <w:r w:rsidRPr="006936F8">
        <w:rPr>
          <w:rFonts w:ascii="Times New Roman" w:hAnsi="Times New Roman"/>
          <w:lang w:val="en-AU"/>
        </w:rPr>
        <w:t>correspond to the minimum subcarrier spacing of the all aperiodic CSI-RS triggered by the DCI</w:t>
      </w:r>
    </w:p>
    <w:p w14:paraId="49C3B975" w14:textId="77777777" w:rsidR="00F728D8" w:rsidRPr="006936F8" w:rsidRDefault="00F728D8" w:rsidP="00017304">
      <w:pPr>
        <w:pStyle w:val="B1"/>
        <w:numPr>
          <w:ilvl w:val="1"/>
          <w:numId w:val="211"/>
        </w:numPr>
        <w:overflowPunct/>
        <w:autoSpaceDE/>
        <w:autoSpaceDN/>
        <w:adjustRightInd/>
        <w:spacing w:after="0"/>
        <w:jc w:val="both"/>
        <w:textAlignment w:val="auto"/>
        <w:rPr>
          <w:rFonts w:ascii="Times New Roman" w:hAnsi="Times New Roman"/>
          <w:b/>
        </w:rPr>
      </w:pPr>
      <w:r w:rsidRPr="006936F8">
        <w:rPr>
          <w:rFonts w:ascii="Times New Roman" w:hAnsi="Times New Roman"/>
        </w:rPr>
        <w:t xml:space="preserve">To </w:t>
      </w:r>
      <w:r w:rsidRPr="006936F8">
        <w:rPr>
          <w:rFonts w:ascii="Times New Roman" w:hAnsi="Times New Roman"/>
          <w:lang w:val="en-AU"/>
        </w:rPr>
        <w:t>determine</w:t>
      </w:r>
      <w:r w:rsidRPr="006936F8">
        <w:rPr>
          <w:rFonts w:ascii="Times New Roman" w:hAnsi="Times New Roman"/>
          <w:lang w:eastAsia="x-none"/>
        </w:rPr>
        <w:t xml:space="preserve"> </w:t>
      </w:r>
      <w:r w:rsidRPr="006936F8">
        <w:rPr>
          <w:rFonts w:ascii="Times New Roman" w:hAnsi="Times New Roman"/>
        </w:rPr>
        <w:t xml:space="preserve">Z, the reference SCS </w:t>
      </w:r>
      <w:r w:rsidRPr="006936F8">
        <w:rPr>
          <w:rFonts w:ascii="Times New Roman" w:hAnsi="Times New Roman"/>
          <w:i/>
          <w:lang w:val="en-AU"/>
        </w:rPr>
        <w:t xml:space="preserve">µ </w:t>
      </w:r>
      <w:r w:rsidRPr="006936F8">
        <w:rPr>
          <w:rFonts w:ascii="Times New Roman" w:hAnsi="Times New Roman"/>
          <w:lang w:val="en-AU"/>
        </w:rPr>
        <w:t>corresponds to min(min(</w:t>
      </w:r>
      <w:r w:rsidRPr="006936F8">
        <w:rPr>
          <w:rFonts w:ascii="Times New Roman" w:hAnsi="Times New Roman"/>
          <w:i/>
          <w:lang w:val="en-AU"/>
        </w:rPr>
        <w:t>µ</w:t>
      </w:r>
      <w:r w:rsidRPr="006936F8">
        <w:rPr>
          <w:rFonts w:ascii="Times New Roman" w:hAnsi="Times New Roman"/>
          <w:i/>
          <w:vertAlign w:val="subscript"/>
          <w:lang w:val="en-AU"/>
        </w:rPr>
        <w:t>DL</w:t>
      </w:r>
      <w:r w:rsidRPr="006936F8">
        <w:rPr>
          <w:rFonts w:ascii="Times New Roman" w:hAnsi="Times New Roman"/>
          <w:lang w:val="en-AU"/>
        </w:rPr>
        <w:t>,</w:t>
      </w:r>
      <w:r w:rsidRPr="006936F8">
        <w:rPr>
          <w:rFonts w:ascii="Times New Roman" w:hAnsi="Times New Roman"/>
          <w:i/>
          <w:lang w:val="en-AU"/>
        </w:rPr>
        <w:t xml:space="preserve"> µ</w:t>
      </w:r>
      <w:r w:rsidRPr="006936F8">
        <w:rPr>
          <w:rFonts w:ascii="Times New Roman" w:hAnsi="Times New Roman"/>
          <w:i/>
          <w:vertAlign w:val="subscript"/>
          <w:lang w:val="en-AU"/>
        </w:rPr>
        <w:t>CSI-RS</w:t>
      </w:r>
      <w:r w:rsidRPr="006936F8">
        <w:rPr>
          <w:rFonts w:ascii="Times New Roman" w:hAnsi="Times New Roman"/>
          <w:i/>
          <w:lang w:val="en-AU"/>
        </w:rPr>
        <w:t>),</w:t>
      </w:r>
      <w:r w:rsidRPr="006936F8">
        <w:rPr>
          <w:rFonts w:ascii="Times New Roman" w:hAnsi="Times New Roman"/>
          <w:lang w:val="en-AU"/>
        </w:rPr>
        <w:t xml:space="preserve"> </w:t>
      </w:r>
      <w:r w:rsidRPr="006936F8">
        <w:rPr>
          <w:rFonts w:ascii="Times New Roman" w:hAnsi="Times New Roman"/>
          <w:i/>
          <w:lang w:val="en-AU"/>
        </w:rPr>
        <w:t>µ</w:t>
      </w:r>
      <w:r w:rsidRPr="006936F8">
        <w:rPr>
          <w:rFonts w:ascii="Times New Roman" w:hAnsi="Times New Roman"/>
          <w:i/>
          <w:vertAlign w:val="subscript"/>
          <w:lang w:val="en-AU"/>
        </w:rPr>
        <w:t>UL</w:t>
      </w:r>
      <w:r w:rsidRPr="006936F8">
        <w:rPr>
          <w:rFonts w:ascii="Times New Roman" w:hAnsi="Times New Roman"/>
          <w:lang w:val="en-AU"/>
        </w:rPr>
        <w:t>)</w:t>
      </w:r>
    </w:p>
    <w:p w14:paraId="74AE897A" w14:textId="77777777" w:rsidR="00F728D8" w:rsidRPr="006936F8" w:rsidRDefault="00F728D8" w:rsidP="00017304">
      <w:pPr>
        <w:pStyle w:val="B1"/>
        <w:numPr>
          <w:ilvl w:val="1"/>
          <w:numId w:val="211"/>
        </w:numPr>
        <w:overflowPunct/>
        <w:autoSpaceDE/>
        <w:autoSpaceDN/>
        <w:adjustRightInd/>
        <w:spacing w:after="0"/>
        <w:jc w:val="both"/>
        <w:textAlignment w:val="auto"/>
        <w:rPr>
          <w:rFonts w:ascii="Times New Roman" w:hAnsi="Times New Roman"/>
          <w:b/>
        </w:rPr>
      </w:pPr>
      <w:r w:rsidRPr="006936F8">
        <w:rPr>
          <w:rFonts w:ascii="Times New Roman" w:hAnsi="Times New Roman"/>
        </w:rPr>
        <w:t xml:space="preserve">To </w:t>
      </w:r>
      <w:r w:rsidRPr="006936F8">
        <w:rPr>
          <w:rFonts w:ascii="Times New Roman" w:hAnsi="Times New Roman"/>
          <w:lang w:val="en-AU"/>
        </w:rPr>
        <w:t>determine</w:t>
      </w:r>
      <w:r w:rsidRPr="006936F8">
        <w:rPr>
          <w:rFonts w:ascii="Times New Roman" w:hAnsi="Times New Roman"/>
          <w:lang w:eastAsia="x-none"/>
        </w:rPr>
        <w:t xml:space="preserve"> </w:t>
      </w:r>
      <w:r w:rsidRPr="006936F8">
        <w:rPr>
          <w:rFonts w:ascii="Times New Roman" w:hAnsi="Times New Roman"/>
        </w:rPr>
        <w:t xml:space="preserve">Z’, the reference SCS </w:t>
      </w:r>
      <w:r w:rsidRPr="006936F8">
        <w:rPr>
          <w:rFonts w:ascii="Times New Roman" w:hAnsi="Times New Roman"/>
          <w:i/>
          <w:lang w:val="en-AU"/>
        </w:rPr>
        <w:t xml:space="preserve">µ </w:t>
      </w:r>
      <w:r w:rsidRPr="006936F8">
        <w:rPr>
          <w:rFonts w:ascii="Times New Roman" w:hAnsi="Times New Roman"/>
          <w:lang w:val="en-AU"/>
        </w:rPr>
        <w:t>corresponds to min(min(</w:t>
      </w:r>
      <w:r w:rsidRPr="006936F8">
        <w:rPr>
          <w:rFonts w:ascii="Times New Roman" w:hAnsi="Times New Roman"/>
          <w:i/>
          <w:lang w:val="en-AU"/>
        </w:rPr>
        <w:t>µ</w:t>
      </w:r>
      <w:r w:rsidRPr="006936F8">
        <w:rPr>
          <w:rFonts w:ascii="Times New Roman" w:hAnsi="Times New Roman"/>
          <w:i/>
          <w:vertAlign w:val="subscript"/>
          <w:lang w:val="en-AU"/>
        </w:rPr>
        <w:t>DL</w:t>
      </w:r>
      <w:r w:rsidRPr="006936F8">
        <w:rPr>
          <w:rFonts w:ascii="Times New Roman" w:hAnsi="Times New Roman"/>
          <w:lang w:val="en-AU"/>
        </w:rPr>
        <w:t>,</w:t>
      </w:r>
      <w:r w:rsidRPr="006936F8">
        <w:rPr>
          <w:rFonts w:ascii="Times New Roman" w:hAnsi="Times New Roman"/>
          <w:i/>
          <w:lang w:val="en-AU"/>
        </w:rPr>
        <w:t xml:space="preserve"> µ</w:t>
      </w:r>
      <w:r w:rsidRPr="006936F8">
        <w:rPr>
          <w:rFonts w:ascii="Times New Roman" w:hAnsi="Times New Roman"/>
          <w:i/>
          <w:vertAlign w:val="subscript"/>
          <w:lang w:val="en-AU"/>
        </w:rPr>
        <w:t>CSI-RS</w:t>
      </w:r>
      <w:r w:rsidRPr="006936F8">
        <w:rPr>
          <w:rFonts w:ascii="Times New Roman" w:hAnsi="Times New Roman"/>
          <w:i/>
          <w:lang w:val="en-AU"/>
        </w:rPr>
        <w:t>),</w:t>
      </w:r>
      <w:r w:rsidRPr="006936F8">
        <w:rPr>
          <w:rFonts w:ascii="Times New Roman" w:hAnsi="Times New Roman"/>
          <w:lang w:val="en-AU"/>
        </w:rPr>
        <w:t xml:space="preserve"> </w:t>
      </w:r>
      <w:r w:rsidRPr="006936F8">
        <w:rPr>
          <w:rFonts w:ascii="Times New Roman" w:hAnsi="Times New Roman"/>
          <w:i/>
          <w:lang w:val="en-AU"/>
        </w:rPr>
        <w:t>µ</w:t>
      </w:r>
      <w:r w:rsidRPr="006936F8">
        <w:rPr>
          <w:rFonts w:ascii="Times New Roman" w:hAnsi="Times New Roman"/>
          <w:i/>
          <w:vertAlign w:val="subscript"/>
          <w:lang w:val="en-AU"/>
        </w:rPr>
        <w:t>UL</w:t>
      </w:r>
      <w:r w:rsidRPr="006936F8">
        <w:rPr>
          <w:rFonts w:ascii="Times New Roman" w:hAnsi="Times New Roman"/>
          <w:lang w:val="en-AU"/>
        </w:rPr>
        <w:t>)</w:t>
      </w:r>
    </w:p>
    <w:p w14:paraId="66DD1490" w14:textId="77777777" w:rsidR="00F728D8" w:rsidRPr="006936F8" w:rsidRDefault="00F728D8" w:rsidP="006936F8"/>
    <w:p w14:paraId="7F37DAAD" w14:textId="77777777" w:rsidR="00F728D8" w:rsidRPr="00604192" w:rsidRDefault="00F728D8" w:rsidP="006936F8">
      <w:pPr>
        <w:rPr>
          <w:i/>
          <w:lang w:val="en-US"/>
        </w:rPr>
      </w:pPr>
      <w:r w:rsidRPr="00604192">
        <w:rPr>
          <w:highlight w:val="green"/>
          <w:lang w:val="en-US"/>
        </w:rPr>
        <w:t>Agreement</w:t>
      </w:r>
    </w:p>
    <w:p w14:paraId="1CCD0C2C" w14:textId="77777777" w:rsidR="00F728D8" w:rsidRPr="006936F8" w:rsidRDefault="00F728D8" w:rsidP="00017304">
      <w:pPr>
        <w:pStyle w:val="ListParagraph"/>
        <w:numPr>
          <w:ilvl w:val="0"/>
          <w:numId w:val="315"/>
        </w:numPr>
        <w:rPr>
          <w:lang w:val="en-US"/>
        </w:rPr>
      </w:pPr>
      <w:r w:rsidRPr="006936F8">
        <w:rPr>
          <w:lang w:val="en-US"/>
        </w:rPr>
        <w:t>Make the following corrections in TS</w:t>
      </w:r>
      <w:r w:rsidRPr="006936F8">
        <w:rPr>
          <w:rFonts w:hint="eastAsia"/>
          <w:lang w:val="en-US"/>
        </w:rPr>
        <w:t xml:space="preserve"> 38.214 and </w:t>
      </w:r>
      <w:r w:rsidRPr="006936F8">
        <w:rPr>
          <w:lang w:val="en-US"/>
        </w:rPr>
        <w:t xml:space="preserve">38.212 </w:t>
      </w:r>
    </w:p>
    <w:p w14:paraId="0158A810" w14:textId="77777777" w:rsidR="00F728D8" w:rsidRPr="00604192" w:rsidRDefault="00F728D8" w:rsidP="00017304">
      <w:pPr>
        <w:pStyle w:val="ListParagraph"/>
        <w:numPr>
          <w:ilvl w:val="1"/>
          <w:numId w:val="315"/>
        </w:numPr>
      </w:pPr>
      <w:r w:rsidRPr="00604192">
        <w:rPr>
          <w:rFonts w:hint="eastAsia"/>
          <w:lang w:eastAsia="ko-KR"/>
        </w:rPr>
        <w:t xml:space="preserve">Define CSI report mapping order </w:t>
      </w:r>
      <w:r w:rsidRPr="00604192">
        <w:rPr>
          <w:lang w:eastAsia="ko-KR"/>
        </w:rPr>
        <w:t xml:space="preserve">for PUCCH and PUSCH (including report ordering when applying CSI omission rules) </w:t>
      </w:r>
      <w:r w:rsidRPr="00604192">
        <w:rPr>
          <w:rFonts w:hint="eastAsia"/>
          <w:lang w:eastAsia="ko-KR"/>
        </w:rPr>
        <w:t>according to CSI reporting priority</w:t>
      </w:r>
      <w:r w:rsidRPr="00604192">
        <w:rPr>
          <w:lang w:eastAsia="ko-KR"/>
        </w:rPr>
        <w:t xml:space="preserve"> rule in Section 5.2.5 of 38.214</w:t>
      </w:r>
    </w:p>
    <w:p w14:paraId="41342A81" w14:textId="77777777" w:rsidR="00F728D8" w:rsidRDefault="00F728D8" w:rsidP="006936F8"/>
    <w:p w14:paraId="094F75A7" w14:textId="77777777" w:rsidR="00F728D8" w:rsidRPr="006936F8" w:rsidRDefault="00F728D8" w:rsidP="006936F8">
      <w:pPr>
        <w:rPr>
          <w:lang w:val="en-US"/>
        </w:rPr>
      </w:pPr>
      <w:r w:rsidRPr="006936F8">
        <w:rPr>
          <w:highlight w:val="green"/>
          <w:lang w:val="en-US"/>
        </w:rPr>
        <w:t>Agreement</w:t>
      </w:r>
    </w:p>
    <w:p w14:paraId="48613DFE" w14:textId="77777777" w:rsidR="00F728D8" w:rsidRPr="0021077C" w:rsidRDefault="00F728D8" w:rsidP="00F728D8">
      <w:pPr>
        <w:rPr>
          <w:lang w:val="en-US"/>
        </w:rPr>
      </w:pPr>
      <w:r w:rsidRPr="0021077C">
        <w:rPr>
          <w:lang w:val="en-US"/>
        </w:rPr>
        <w:t xml:space="preserve">Align CPU occupancy rules so that the CPU is occupied until the </w:t>
      </w:r>
      <w:r w:rsidRPr="0021077C">
        <w:rPr>
          <w:i/>
          <w:lang w:val="en-US"/>
        </w:rPr>
        <w:t>last</w:t>
      </w:r>
      <w:r w:rsidRPr="0021077C">
        <w:rPr>
          <w:lang w:val="en-US"/>
        </w:rPr>
        <w:t xml:space="preserve"> symbol of the PUSCH/PUCCH carrying the report for all cases (except for Type B capability with P/SP CSI-RS where a CPU is always occupied)</w:t>
      </w:r>
    </w:p>
    <w:p w14:paraId="55940733" w14:textId="77777777" w:rsidR="00F728D8" w:rsidRPr="006462A9" w:rsidRDefault="00F728D8" w:rsidP="00F728D8">
      <w:pPr>
        <w:rPr>
          <w:lang w:eastAsia="x-none"/>
        </w:rPr>
      </w:pPr>
    </w:p>
    <w:p w14:paraId="2AE505C5" w14:textId="77777777" w:rsidR="00F728D8" w:rsidRPr="006936F8" w:rsidRDefault="00F728D8" w:rsidP="00F728D8">
      <w:pPr>
        <w:rPr>
          <w:szCs w:val="20"/>
          <w:lang w:eastAsia="x-none"/>
        </w:rPr>
      </w:pPr>
      <w:r w:rsidRPr="006936F8">
        <w:rPr>
          <w:szCs w:val="20"/>
          <w:highlight w:val="green"/>
          <w:lang w:eastAsia="x-none"/>
        </w:rPr>
        <w:t>Agreement</w:t>
      </w:r>
    </w:p>
    <w:p w14:paraId="2F1B3307" w14:textId="77777777" w:rsidR="00F728D8" w:rsidRPr="004160D0" w:rsidRDefault="00F728D8" w:rsidP="00F728D8">
      <w:pPr>
        <w:rPr>
          <w:szCs w:val="20"/>
          <w:lang w:eastAsia="x-none"/>
        </w:rPr>
      </w:pPr>
      <w:r w:rsidRPr="004160D0">
        <w:rPr>
          <w:szCs w:val="20"/>
        </w:rPr>
        <w:t xml:space="preserve">L1-RSRP reporting is treated as a new Latency Class </w:t>
      </w:r>
      <w:r w:rsidRPr="004160D0">
        <w:rPr>
          <w:rFonts w:ascii="Times New Roman" w:hAnsi="Times New Roman"/>
          <w:szCs w:val="20"/>
          <w:lang w:eastAsia="zh-CN"/>
        </w:rPr>
        <w:t xml:space="preserve">where the Z’ values follow the reported beam report timing values in capability 2-25 </w:t>
      </w:r>
    </w:p>
    <w:p w14:paraId="418172ED" w14:textId="77777777" w:rsidR="00F728D8" w:rsidRPr="008C4E40" w:rsidRDefault="00F728D8" w:rsidP="00F728D8">
      <w:pPr>
        <w:rPr>
          <w:lang w:eastAsia="x-none"/>
        </w:rPr>
      </w:pPr>
    </w:p>
    <w:p w14:paraId="1E22D0B5" w14:textId="77777777" w:rsidR="00F728D8" w:rsidRPr="004160D0" w:rsidRDefault="00F728D8" w:rsidP="00F728D8">
      <w:pPr>
        <w:rPr>
          <w:b/>
          <w:szCs w:val="20"/>
          <w:lang w:eastAsia="x-none"/>
        </w:rPr>
      </w:pPr>
      <w:r w:rsidRPr="004160D0">
        <w:rPr>
          <w:b/>
          <w:szCs w:val="20"/>
          <w:lang w:eastAsia="x-none"/>
        </w:rPr>
        <w:t>Conclusion</w:t>
      </w:r>
    </w:p>
    <w:p w14:paraId="38AD64BB" w14:textId="77777777" w:rsidR="00F728D8" w:rsidRDefault="00F728D8" w:rsidP="00F728D8">
      <w:pPr>
        <w:rPr>
          <w:rFonts w:ascii="Times New Roman" w:hAnsi="Times New Roman"/>
        </w:rPr>
      </w:pPr>
      <w:r w:rsidRPr="004160D0">
        <w:rPr>
          <w:rFonts w:ascii="Times New Roman" w:hAnsi="Times New Roman"/>
        </w:rPr>
        <w:t>TRS does not occupy a CPU</w:t>
      </w:r>
    </w:p>
    <w:p w14:paraId="6EFE1D84" w14:textId="77777777" w:rsidR="00F728D8" w:rsidRDefault="00F728D8" w:rsidP="00F728D8">
      <w:pPr>
        <w:rPr>
          <w:rFonts w:ascii="Times New Roman" w:hAnsi="Times New Roman"/>
        </w:rPr>
      </w:pPr>
    </w:p>
    <w:p w14:paraId="25BF4B03" w14:textId="77777777" w:rsidR="00F728D8" w:rsidRPr="006936F8" w:rsidRDefault="00F728D8" w:rsidP="00F728D8">
      <w:pPr>
        <w:rPr>
          <w:rFonts w:ascii="Times New Roman" w:hAnsi="Times New Roman"/>
        </w:rPr>
      </w:pPr>
      <w:r w:rsidRPr="006936F8">
        <w:rPr>
          <w:rFonts w:ascii="Times New Roman" w:hAnsi="Times New Roman"/>
          <w:highlight w:val="green"/>
        </w:rPr>
        <w:t>Agreement</w:t>
      </w:r>
    </w:p>
    <w:p w14:paraId="36AD87E2" w14:textId="77777777" w:rsidR="00F728D8" w:rsidRDefault="00F728D8" w:rsidP="00017304">
      <w:pPr>
        <w:pStyle w:val="ListParagraph"/>
        <w:numPr>
          <w:ilvl w:val="0"/>
          <w:numId w:val="213"/>
        </w:numPr>
        <w:overflowPunct/>
        <w:autoSpaceDE/>
        <w:autoSpaceDN/>
        <w:adjustRightInd/>
        <w:textAlignment w:val="auto"/>
        <w:rPr>
          <w:b/>
        </w:rPr>
      </w:pPr>
      <w:r>
        <w:t xml:space="preserve">For the purpose of simultaneous CSI-RS reception in UE features </w:t>
      </w:r>
      <w:r w:rsidRPr="00466E7E">
        <w:rPr>
          <w:color w:val="FF0000"/>
        </w:rPr>
        <w:t>2-33</w:t>
      </w:r>
      <w:r>
        <w:t xml:space="preserve">, 2-36, 2-40, 2-41 and 2-43, CSI-RS ports within one CSI-RS resource, </w:t>
      </w:r>
      <w:r w:rsidRPr="00466E7E">
        <w:rPr>
          <w:color w:val="FF0000"/>
        </w:rPr>
        <w:t>as well as the CSI-RS resource</w:t>
      </w:r>
      <w:r>
        <w:rPr>
          <w:color w:val="FF0000"/>
        </w:rPr>
        <w:t>,</w:t>
      </w:r>
      <w:r w:rsidRPr="00466E7E">
        <w:rPr>
          <w:color w:val="FF0000"/>
        </w:rPr>
        <w:t xml:space="preserve"> </w:t>
      </w:r>
      <w:r>
        <w:t xml:space="preserve">are counted N times if the CSI-RS resource is referred by N </w:t>
      </w:r>
      <w:r w:rsidRPr="00466E7E">
        <w:rPr>
          <w:strike/>
          <w:color w:val="FF0000"/>
        </w:rPr>
        <w:t>resource</w:t>
      </w:r>
      <w:r>
        <w:t xml:space="preserve"> </w:t>
      </w:r>
      <w:r w:rsidRPr="00466E7E">
        <w:rPr>
          <w:color w:val="FF0000"/>
        </w:rPr>
        <w:t xml:space="preserve">Report </w:t>
      </w:r>
      <w:r>
        <w:t>settings</w:t>
      </w:r>
    </w:p>
    <w:p w14:paraId="3A42C21E" w14:textId="77777777" w:rsidR="00F728D8" w:rsidRDefault="00F728D8" w:rsidP="00F728D8">
      <w:pPr>
        <w:rPr>
          <w:lang w:eastAsia="x-none"/>
        </w:rPr>
      </w:pPr>
    </w:p>
    <w:p w14:paraId="2E1DCAA6" w14:textId="77777777" w:rsidR="00F728D8" w:rsidRPr="008C4E40" w:rsidRDefault="00F728D8" w:rsidP="006936F8">
      <w:r w:rsidRPr="008C4E40">
        <w:rPr>
          <w:highlight w:val="green"/>
        </w:rPr>
        <w:t>Agreement</w:t>
      </w:r>
    </w:p>
    <w:p w14:paraId="47F3FC4D" w14:textId="77777777" w:rsidR="00F728D8" w:rsidRPr="00F16E2C" w:rsidRDefault="00F728D8" w:rsidP="00017304">
      <w:pPr>
        <w:pStyle w:val="ListParagraph"/>
        <w:numPr>
          <w:ilvl w:val="0"/>
          <w:numId w:val="315"/>
        </w:numPr>
      </w:pPr>
      <w:r w:rsidRPr="00F16E2C">
        <w:t>For PUSCH-based SP-CSI report setting in activated state, when either UL BWP or DL BWP is switched, the SP-CSI report setting transitions to inactivated state. New activation message is required to transition the SP-CSI report setting back to activated state.</w:t>
      </w:r>
    </w:p>
    <w:p w14:paraId="7622E013" w14:textId="77777777" w:rsidR="00F728D8" w:rsidRPr="00DA3E33" w:rsidRDefault="00F728D8" w:rsidP="00F728D8">
      <w:pPr>
        <w:rPr>
          <w:lang w:eastAsia="x-none"/>
        </w:rPr>
      </w:pPr>
    </w:p>
    <w:p w14:paraId="32FB2B65" w14:textId="77777777" w:rsidR="00F728D8" w:rsidRPr="006936F8" w:rsidRDefault="00F728D8" w:rsidP="00F728D8">
      <w:pPr>
        <w:rPr>
          <w:lang w:eastAsia="x-none"/>
        </w:rPr>
      </w:pPr>
      <w:r w:rsidRPr="006936F8">
        <w:rPr>
          <w:highlight w:val="green"/>
          <w:lang w:eastAsia="x-none"/>
        </w:rPr>
        <w:t>Agreement</w:t>
      </w:r>
    </w:p>
    <w:p w14:paraId="68BC8A25" w14:textId="77777777" w:rsidR="00F728D8" w:rsidRPr="00726834" w:rsidRDefault="00F728D8" w:rsidP="00017304">
      <w:pPr>
        <w:pStyle w:val="ListParagraph"/>
        <w:numPr>
          <w:ilvl w:val="0"/>
          <w:numId w:val="316"/>
        </w:numPr>
      </w:pPr>
      <w:r w:rsidRPr="00726834">
        <w:t>When a carrier is deactivated, the following resources configured in the carrier in activated state would also be deactivated and needs new activation message to transit back to activated state.</w:t>
      </w:r>
    </w:p>
    <w:p w14:paraId="240CA015" w14:textId="77777777" w:rsidR="00F728D8" w:rsidRPr="00BF019A" w:rsidRDefault="00F728D8" w:rsidP="00017304">
      <w:pPr>
        <w:pStyle w:val="ListParagraph"/>
        <w:numPr>
          <w:ilvl w:val="1"/>
          <w:numId w:val="315"/>
        </w:numPr>
        <w:overflowPunct/>
        <w:autoSpaceDE/>
        <w:autoSpaceDN/>
        <w:adjustRightInd/>
        <w:spacing w:after="0"/>
        <w:contextualSpacing w:val="0"/>
        <w:textAlignment w:val="auto"/>
        <w:rPr>
          <w:color w:val="1F497D"/>
          <w:lang w:val="fr-FR" w:eastAsia="zh-CN"/>
        </w:rPr>
      </w:pPr>
      <w:r w:rsidRPr="00BF019A">
        <w:rPr>
          <w:lang w:val="fr-FR" w:eastAsia="ko-KR"/>
        </w:rPr>
        <w:t>Semi-persistent CSI-RS/CSI-IM resource</w:t>
      </w:r>
    </w:p>
    <w:p w14:paraId="13661C06" w14:textId="77777777" w:rsidR="00F728D8" w:rsidRPr="00726834" w:rsidRDefault="00F728D8" w:rsidP="00017304">
      <w:pPr>
        <w:pStyle w:val="ListParagraph"/>
        <w:numPr>
          <w:ilvl w:val="1"/>
          <w:numId w:val="315"/>
        </w:numPr>
        <w:overflowPunct/>
        <w:autoSpaceDE/>
        <w:autoSpaceDN/>
        <w:adjustRightInd/>
        <w:spacing w:after="0"/>
        <w:contextualSpacing w:val="0"/>
        <w:textAlignment w:val="auto"/>
        <w:rPr>
          <w:color w:val="1F497D"/>
        </w:rPr>
      </w:pPr>
      <w:r w:rsidRPr="00726834">
        <w:rPr>
          <w:lang w:eastAsia="ko-KR"/>
        </w:rPr>
        <w:t>Semi-persistent CSI reporting on PUCCH</w:t>
      </w:r>
    </w:p>
    <w:p w14:paraId="4F4DD637" w14:textId="77777777" w:rsidR="00F728D8" w:rsidRPr="00726834" w:rsidRDefault="00F728D8" w:rsidP="00017304">
      <w:pPr>
        <w:pStyle w:val="ListParagraph"/>
        <w:numPr>
          <w:ilvl w:val="1"/>
          <w:numId w:val="315"/>
        </w:numPr>
        <w:overflowPunct/>
        <w:autoSpaceDE/>
        <w:autoSpaceDN/>
        <w:adjustRightInd/>
        <w:spacing w:after="0"/>
        <w:contextualSpacing w:val="0"/>
        <w:textAlignment w:val="auto"/>
        <w:rPr>
          <w:color w:val="1F497D"/>
        </w:rPr>
      </w:pPr>
      <w:r w:rsidRPr="00726834">
        <w:rPr>
          <w:lang w:eastAsia="ko-KR"/>
        </w:rPr>
        <w:t>Semi-persistent SRS</w:t>
      </w:r>
    </w:p>
    <w:p w14:paraId="781FD31E" w14:textId="77777777" w:rsidR="00F728D8" w:rsidRPr="00726834" w:rsidRDefault="00F728D8" w:rsidP="00017304">
      <w:pPr>
        <w:pStyle w:val="ListParagraph"/>
        <w:numPr>
          <w:ilvl w:val="1"/>
          <w:numId w:val="315"/>
        </w:numPr>
        <w:overflowPunct/>
        <w:autoSpaceDE/>
        <w:autoSpaceDN/>
        <w:adjustRightInd/>
        <w:spacing w:after="0"/>
        <w:contextualSpacing w:val="0"/>
        <w:textAlignment w:val="auto"/>
        <w:rPr>
          <w:lang w:eastAsia="ko-KR"/>
        </w:rPr>
      </w:pPr>
      <w:r w:rsidRPr="00726834">
        <w:rPr>
          <w:lang w:eastAsia="ko-KR"/>
        </w:rPr>
        <w:t>Semi-persistent ZP CSI-RS resource set</w:t>
      </w:r>
    </w:p>
    <w:p w14:paraId="77F32F9D" w14:textId="77777777" w:rsidR="00F728D8" w:rsidRPr="008C4E40" w:rsidRDefault="00F728D8" w:rsidP="00F728D8">
      <w:pPr>
        <w:rPr>
          <w:lang w:eastAsia="x-none"/>
        </w:rPr>
      </w:pPr>
    </w:p>
    <w:p w14:paraId="2B38F138" w14:textId="77777777" w:rsidR="00F728D8" w:rsidRPr="006936F8" w:rsidRDefault="00F728D8" w:rsidP="00F728D8">
      <w:pPr>
        <w:rPr>
          <w:szCs w:val="32"/>
          <w:lang w:eastAsia="x-none"/>
        </w:rPr>
      </w:pPr>
      <w:r w:rsidRPr="006936F8">
        <w:rPr>
          <w:szCs w:val="32"/>
          <w:highlight w:val="green"/>
          <w:lang w:eastAsia="x-none"/>
        </w:rPr>
        <w:t>Agreement</w:t>
      </w:r>
    </w:p>
    <w:p w14:paraId="428AC783" w14:textId="77777777" w:rsidR="00F728D8" w:rsidRPr="00B919A2" w:rsidRDefault="00F728D8" w:rsidP="00F728D8">
      <w:pPr>
        <w:rPr>
          <w:b/>
          <w:szCs w:val="32"/>
        </w:rPr>
      </w:pPr>
      <w:r w:rsidRPr="00B919A2">
        <w:rPr>
          <w:szCs w:val="32"/>
        </w:rPr>
        <w:t xml:space="preserve">Adopt the following TP for TS 38.214 </w:t>
      </w:r>
    </w:p>
    <w:p w14:paraId="6114C215" w14:textId="77777777" w:rsidR="00F728D8" w:rsidRPr="00B919A2" w:rsidRDefault="00F728D8" w:rsidP="00F728D8">
      <w:pPr>
        <w:jc w:val="center"/>
        <w:rPr>
          <w:i/>
          <w:szCs w:val="32"/>
        </w:rPr>
      </w:pPr>
      <w:r w:rsidRPr="00B919A2">
        <w:rPr>
          <w:color w:val="FF0000"/>
          <w:szCs w:val="32"/>
        </w:rPr>
        <w:t>/************************ Start of Text Proposal **************************/</w:t>
      </w:r>
    </w:p>
    <w:p w14:paraId="74668321" w14:textId="77777777" w:rsidR="00F728D8" w:rsidRPr="00B919A2" w:rsidRDefault="00F728D8" w:rsidP="00F728D8">
      <w:pPr>
        <w:rPr>
          <w:szCs w:val="32"/>
        </w:rPr>
      </w:pPr>
      <w:r w:rsidRPr="00B919A2">
        <w:rPr>
          <w:szCs w:val="32"/>
        </w:rPr>
        <w:t xml:space="preserve">For each sub-band index </w:t>
      </w:r>
      <w:r w:rsidRPr="00B919A2">
        <w:rPr>
          <w:i/>
          <w:szCs w:val="32"/>
        </w:rPr>
        <w:t>s,</w:t>
      </w:r>
      <w:r w:rsidRPr="00B919A2">
        <w:rPr>
          <w:szCs w:val="32"/>
        </w:rPr>
        <w:t xml:space="preserve"> a 2-bit sub-band differential CQI is defined as:</w:t>
      </w:r>
    </w:p>
    <w:p w14:paraId="1BC19196" w14:textId="77777777" w:rsidR="00F728D8" w:rsidRPr="00B919A2" w:rsidRDefault="00F728D8" w:rsidP="00F728D8">
      <w:pPr>
        <w:pStyle w:val="B1"/>
        <w:spacing w:after="0"/>
        <w:rPr>
          <w:szCs w:val="32"/>
        </w:rPr>
      </w:pPr>
      <w:r w:rsidRPr="00B919A2">
        <w:rPr>
          <w:szCs w:val="32"/>
        </w:rPr>
        <w:t>-</w:t>
      </w:r>
      <w:r w:rsidRPr="00B919A2">
        <w:rPr>
          <w:szCs w:val="32"/>
        </w:rPr>
        <w:tab/>
        <w:t>Sub-band Offset level (</w:t>
      </w:r>
      <w:r w:rsidRPr="00B919A2">
        <w:rPr>
          <w:i/>
          <w:szCs w:val="32"/>
        </w:rPr>
        <w:t>s</w:t>
      </w:r>
      <w:r w:rsidRPr="00B919A2">
        <w:rPr>
          <w:szCs w:val="32"/>
        </w:rPr>
        <w:t>) =</w:t>
      </w:r>
      <w:r w:rsidRPr="00B919A2">
        <w:rPr>
          <w:color w:val="FF0000"/>
          <w:szCs w:val="32"/>
        </w:rPr>
        <w:t xml:space="preserve"> </w:t>
      </w:r>
      <w:r w:rsidRPr="00B919A2">
        <w:rPr>
          <w:szCs w:val="32"/>
        </w:rPr>
        <w:t>sub-band CQI index (</w:t>
      </w:r>
      <w:r w:rsidRPr="00B919A2">
        <w:rPr>
          <w:i/>
          <w:szCs w:val="32"/>
        </w:rPr>
        <w:t>s</w:t>
      </w:r>
      <w:r w:rsidRPr="00B919A2">
        <w:rPr>
          <w:szCs w:val="32"/>
        </w:rPr>
        <w:t xml:space="preserve">) </w:t>
      </w:r>
      <w:r w:rsidRPr="00B919A2">
        <w:rPr>
          <w:color w:val="FF0000"/>
          <w:szCs w:val="32"/>
        </w:rPr>
        <w:t>– wideband CQI index</w:t>
      </w:r>
    </w:p>
    <w:p w14:paraId="6BFAE010" w14:textId="77777777" w:rsidR="00F728D8" w:rsidRPr="00B919A2" w:rsidRDefault="00F728D8" w:rsidP="00F728D8">
      <w:pPr>
        <w:jc w:val="center"/>
        <w:rPr>
          <w:color w:val="FF0000"/>
          <w:szCs w:val="32"/>
        </w:rPr>
      </w:pPr>
      <w:r w:rsidRPr="00B919A2">
        <w:rPr>
          <w:color w:val="FF0000"/>
          <w:szCs w:val="32"/>
        </w:rPr>
        <w:t>/************************ Unchanged parts omitted**************************/</w:t>
      </w:r>
    </w:p>
    <w:p w14:paraId="1272A4F9" w14:textId="77777777" w:rsidR="00F728D8" w:rsidRPr="00B919A2" w:rsidRDefault="00F728D8" w:rsidP="00F728D8">
      <w:pPr>
        <w:jc w:val="center"/>
        <w:rPr>
          <w:color w:val="FF0000"/>
          <w:szCs w:val="32"/>
        </w:rPr>
      </w:pPr>
      <w:r w:rsidRPr="00B919A2">
        <w:rPr>
          <w:color w:val="FF0000"/>
          <w:szCs w:val="32"/>
        </w:rPr>
        <w:t>/************************ End of Text Proposal **************************/</w:t>
      </w:r>
    </w:p>
    <w:p w14:paraId="532FB24F" w14:textId="77777777" w:rsidR="00F728D8" w:rsidRDefault="00F728D8" w:rsidP="00F728D8">
      <w:pPr>
        <w:rPr>
          <w:szCs w:val="32"/>
          <w:lang w:eastAsia="x-none"/>
        </w:rPr>
      </w:pPr>
    </w:p>
    <w:p w14:paraId="67D84FF9" w14:textId="77777777" w:rsidR="00F728D8" w:rsidRPr="006936F8" w:rsidRDefault="00F728D8" w:rsidP="00F728D8">
      <w:pPr>
        <w:rPr>
          <w:szCs w:val="32"/>
          <w:lang w:eastAsia="x-none"/>
        </w:rPr>
      </w:pPr>
      <w:r w:rsidRPr="006936F8">
        <w:rPr>
          <w:szCs w:val="32"/>
          <w:highlight w:val="green"/>
          <w:lang w:eastAsia="x-none"/>
        </w:rPr>
        <w:t>Agreement</w:t>
      </w:r>
    </w:p>
    <w:p w14:paraId="7080E409" w14:textId="77777777" w:rsidR="00F728D8" w:rsidRPr="00B919A2" w:rsidRDefault="00F728D8" w:rsidP="00F728D8">
      <w:pPr>
        <w:rPr>
          <w:szCs w:val="32"/>
          <w:lang w:eastAsia="x-none"/>
        </w:rPr>
      </w:pPr>
      <w:r w:rsidRPr="00B919A2">
        <w:rPr>
          <w:lang w:eastAsia="zh-CN"/>
        </w:rPr>
        <w:lastRenderedPageBreak/>
        <w:t>Support CSI report based on 1-port CSI-RS, where the number of bits for RI/LI/PMI is 0. Make the corresponding updates in 38.212.</w:t>
      </w:r>
    </w:p>
    <w:p w14:paraId="1BB932A5" w14:textId="77777777" w:rsidR="00F728D8" w:rsidRDefault="00F728D8" w:rsidP="00F728D8">
      <w:pPr>
        <w:rPr>
          <w:lang w:eastAsia="x-none"/>
        </w:rPr>
      </w:pPr>
    </w:p>
    <w:p w14:paraId="540D2055" w14:textId="77777777" w:rsidR="00F728D8" w:rsidRPr="006936F8" w:rsidRDefault="00F728D8" w:rsidP="00F728D8">
      <w:pPr>
        <w:rPr>
          <w:lang w:eastAsia="x-none"/>
        </w:rPr>
      </w:pPr>
      <w:r w:rsidRPr="006936F8">
        <w:rPr>
          <w:highlight w:val="green"/>
          <w:lang w:eastAsia="x-none"/>
        </w:rPr>
        <w:t>Agreement</w:t>
      </w:r>
    </w:p>
    <w:p w14:paraId="169E44F5" w14:textId="77777777" w:rsidR="00F728D8" w:rsidRPr="00D8606F" w:rsidRDefault="00F728D8" w:rsidP="00F728D8">
      <w:r w:rsidRPr="00D8606F">
        <w:t>The number of CQI fields in UCI is determined only from rank restriction</w:t>
      </w:r>
    </w:p>
    <w:p w14:paraId="50C829F1" w14:textId="77777777" w:rsidR="00F728D8" w:rsidRPr="006936F8" w:rsidRDefault="00F728D8" w:rsidP="00F728D8">
      <w:pPr>
        <w:rPr>
          <w:szCs w:val="20"/>
          <w:lang w:eastAsia="x-none"/>
        </w:rPr>
      </w:pPr>
    </w:p>
    <w:p w14:paraId="29FDF292" w14:textId="77777777" w:rsidR="00F728D8" w:rsidRPr="006936F8" w:rsidRDefault="00F728D8" w:rsidP="00F728D8">
      <w:pPr>
        <w:rPr>
          <w:lang w:eastAsia="x-none"/>
        </w:rPr>
      </w:pPr>
      <w:r w:rsidRPr="006936F8">
        <w:rPr>
          <w:highlight w:val="green"/>
          <w:lang w:eastAsia="x-none"/>
        </w:rPr>
        <w:t>Agreement</w:t>
      </w:r>
    </w:p>
    <w:p w14:paraId="0E4F93B9" w14:textId="77777777" w:rsidR="00F728D8" w:rsidRPr="00D8606F" w:rsidRDefault="00F728D8" w:rsidP="00F728D8">
      <w:pPr>
        <w:rPr>
          <w:sz w:val="28"/>
          <w:lang w:eastAsia="x-none"/>
        </w:rPr>
      </w:pPr>
      <w:r w:rsidRPr="00D8606F">
        <w:t>The most recent CSI measurement occasion occurs in DRX Active time for CSI to be reported</w:t>
      </w:r>
    </w:p>
    <w:p w14:paraId="1DE2DB07" w14:textId="77777777" w:rsidR="00F728D8" w:rsidRDefault="00F728D8" w:rsidP="00F728D8">
      <w:pPr>
        <w:rPr>
          <w:lang w:eastAsia="x-none"/>
        </w:rPr>
      </w:pPr>
    </w:p>
    <w:p w14:paraId="22F96593" w14:textId="77777777" w:rsidR="00F728D8" w:rsidRPr="006936F8" w:rsidRDefault="00F728D8" w:rsidP="00F728D8">
      <w:pPr>
        <w:rPr>
          <w:lang w:eastAsia="x-none"/>
        </w:rPr>
      </w:pPr>
      <w:r w:rsidRPr="006936F8">
        <w:rPr>
          <w:highlight w:val="green"/>
          <w:lang w:eastAsia="x-none"/>
        </w:rPr>
        <w:t>Agreement</w:t>
      </w:r>
    </w:p>
    <w:p w14:paraId="54BA7D8F" w14:textId="77777777" w:rsidR="00F728D8" w:rsidRPr="0073017D" w:rsidRDefault="00F728D8" w:rsidP="00017304">
      <w:pPr>
        <w:pStyle w:val="ListParagraph"/>
        <w:numPr>
          <w:ilvl w:val="0"/>
          <w:numId w:val="215"/>
        </w:numPr>
        <w:overflowPunct/>
        <w:autoSpaceDE/>
        <w:autoSpaceDN/>
        <w:adjustRightInd/>
        <w:textAlignment w:val="auto"/>
        <w:rPr>
          <w:b/>
        </w:rPr>
      </w:pPr>
      <w:r>
        <w:t>Add the following sentences to 38.214 Section 5.2.1.4.2 as the definition of LI:</w:t>
      </w:r>
    </w:p>
    <w:p w14:paraId="116FC9E4" w14:textId="77777777" w:rsidR="00F728D8" w:rsidRPr="00C913A2" w:rsidRDefault="00F728D8" w:rsidP="00017304">
      <w:pPr>
        <w:pStyle w:val="ListParagraph"/>
        <w:numPr>
          <w:ilvl w:val="1"/>
          <w:numId w:val="215"/>
        </w:numPr>
        <w:overflowPunct/>
        <w:autoSpaceDE/>
        <w:autoSpaceDN/>
        <w:adjustRightInd/>
        <w:textAlignment w:val="auto"/>
        <w:rPr>
          <w:b/>
        </w:rPr>
      </w:pPr>
      <w:r>
        <w:t xml:space="preserve">“The LI indicates which column of the precoder matrix of the reported PMI corresponds to the strongest layer of the codeword corresponding to the largest reported wideband CQI. If two wideband CQIs are reported and have equal value, the LI corresponds to strongest layer of the first codeword.” </w:t>
      </w:r>
    </w:p>
    <w:p w14:paraId="08A0FBBC" w14:textId="77777777" w:rsidR="00F728D8" w:rsidRPr="006936F8" w:rsidRDefault="00F728D8" w:rsidP="00F728D8">
      <w:pPr>
        <w:rPr>
          <w:lang w:eastAsia="x-none"/>
        </w:rPr>
      </w:pPr>
      <w:r w:rsidRPr="006936F8">
        <w:rPr>
          <w:highlight w:val="green"/>
          <w:lang w:eastAsia="x-none"/>
        </w:rPr>
        <w:t>Agreement</w:t>
      </w:r>
    </w:p>
    <w:p w14:paraId="22E60EDA" w14:textId="77777777" w:rsidR="00F728D8" w:rsidRPr="00B10E57" w:rsidRDefault="00F728D8" w:rsidP="00017304">
      <w:pPr>
        <w:pStyle w:val="ListParagraph"/>
        <w:numPr>
          <w:ilvl w:val="0"/>
          <w:numId w:val="215"/>
        </w:numPr>
        <w:overflowPunct/>
        <w:autoSpaceDE/>
        <w:autoSpaceDN/>
        <w:adjustRightInd/>
        <w:textAlignment w:val="auto"/>
        <w:rPr>
          <w:b/>
        </w:rPr>
      </w:pPr>
      <w:r>
        <w:t xml:space="preserve">WB CSI report, the UCI parameter ordering for LI reporting is as follows: </w:t>
      </w:r>
      <w:r w:rsidRPr="00F40942">
        <w:t xml:space="preserve">CRI → RI → </w:t>
      </w:r>
      <w:r>
        <w:t xml:space="preserve">LI (if present) </w:t>
      </w:r>
      <w:r w:rsidRPr="00F40942">
        <w:t>→</w:t>
      </w:r>
      <w:r>
        <w:t xml:space="preserve"> </w:t>
      </w:r>
      <w:r w:rsidRPr="00F40942">
        <w:t>Padding bits (if present) → PMI → CQI</w:t>
      </w:r>
      <w:r>
        <w:t>.</w:t>
      </w:r>
    </w:p>
    <w:p w14:paraId="6ED47378" w14:textId="77777777" w:rsidR="00F728D8" w:rsidRPr="00E07879" w:rsidRDefault="00F728D8" w:rsidP="00017304">
      <w:pPr>
        <w:pStyle w:val="ListParagraph"/>
        <w:numPr>
          <w:ilvl w:val="1"/>
          <w:numId w:val="215"/>
        </w:numPr>
        <w:overflowPunct/>
        <w:autoSpaceDE/>
        <w:autoSpaceDN/>
        <w:adjustRightInd/>
        <w:textAlignment w:val="auto"/>
      </w:pPr>
      <w:r w:rsidRPr="00B10E57">
        <w:t>Note:</w:t>
      </w:r>
      <w:r>
        <w:t xml:space="preserve"> This is already captured in specification</w:t>
      </w:r>
    </w:p>
    <w:p w14:paraId="675EBE39" w14:textId="52246DF8" w:rsidR="00F728D8" w:rsidRPr="006936F8" w:rsidRDefault="0058452E" w:rsidP="00F728D8">
      <w:pPr>
        <w:rPr>
          <w:b/>
          <w:lang w:eastAsia="x-none"/>
        </w:rPr>
      </w:pPr>
      <w:hyperlink r:id="rId1048" w:history="1">
        <w:r w:rsidR="000F2B08" w:rsidRPr="006936F8">
          <w:rPr>
            <w:rStyle w:val="Hyperlink"/>
            <w:b/>
          </w:rPr>
          <w:t>R1-1807810</w:t>
        </w:r>
      </w:hyperlink>
      <w:r w:rsidR="00F728D8" w:rsidRPr="006936F8">
        <w:rPr>
          <w:b/>
          <w:lang w:eastAsia="x-none"/>
        </w:rPr>
        <w:tab/>
        <w:t>CSI reporting offline session notes Thursday morning</w:t>
      </w:r>
      <w:r w:rsidR="00F728D8" w:rsidRPr="006936F8">
        <w:rPr>
          <w:b/>
          <w:lang w:eastAsia="x-none"/>
        </w:rPr>
        <w:tab/>
        <w:t>Ericsson</w:t>
      </w:r>
    </w:p>
    <w:p w14:paraId="38B485D2" w14:textId="77777777" w:rsidR="00F728D8" w:rsidRDefault="00F728D8" w:rsidP="00F728D8">
      <w:pPr>
        <w:rPr>
          <w:lang w:eastAsia="x-none"/>
        </w:rPr>
      </w:pPr>
    </w:p>
    <w:p w14:paraId="007E9F76" w14:textId="77777777" w:rsidR="00F728D8" w:rsidRPr="006936F8" w:rsidRDefault="00F728D8" w:rsidP="00F728D8">
      <w:r w:rsidRPr="006936F8">
        <w:rPr>
          <w:highlight w:val="green"/>
        </w:rPr>
        <w:t>Agreement</w:t>
      </w:r>
    </w:p>
    <w:p w14:paraId="14B82100" w14:textId="77777777" w:rsidR="00F728D8" w:rsidRPr="00446D3C" w:rsidRDefault="00F728D8" w:rsidP="00017304">
      <w:pPr>
        <w:pStyle w:val="ListParagraph"/>
        <w:numPr>
          <w:ilvl w:val="0"/>
          <w:numId w:val="316"/>
        </w:numPr>
      </w:pPr>
      <w:r w:rsidRPr="00446D3C">
        <w:t>Remove UE capability FG 2-57 on low latency CSI</w:t>
      </w:r>
    </w:p>
    <w:p w14:paraId="76D6BA24" w14:textId="77777777" w:rsidR="00F728D8" w:rsidRDefault="00F728D8" w:rsidP="00017304">
      <w:pPr>
        <w:pStyle w:val="ListParagraph"/>
        <w:numPr>
          <w:ilvl w:val="0"/>
          <w:numId w:val="316"/>
        </w:numPr>
      </w:pPr>
      <w:r>
        <w:t>Remove UE capability component 6 in FG 2-35 on Type A/B CSI processing capability</w:t>
      </w:r>
    </w:p>
    <w:p w14:paraId="26AFE4D0" w14:textId="77777777" w:rsidR="00F728D8" w:rsidRPr="006936F8" w:rsidRDefault="00F728D8" w:rsidP="00017304">
      <w:pPr>
        <w:pStyle w:val="ListParagraph"/>
        <w:numPr>
          <w:ilvl w:val="0"/>
          <w:numId w:val="316"/>
        </w:numPr>
        <w:rPr>
          <w:b/>
        </w:rPr>
      </w:pPr>
      <w:r w:rsidRPr="00446D3C">
        <w:t>Re</w:t>
      </w:r>
      <w:r>
        <w:t>fine the UE CSI processing capability as follows</w:t>
      </w:r>
    </w:p>
    <w:p w14:paraId="44E9C6D2" w14:textId="2316D176" w:rsidR="00F728D8" w:rsidRDefault="00F728D8" w:rsidP="00017304">
      <w:pPr>
        <w:pStyle w:val="ListParagraph"/>
        <w:numPr>
          <w:ilvl w:val="1"/>
          <w:numId w:val="316"/>
        </w:numPr>
      </w:pPr>
      <w:r>
        <w:t>Define two tables</w:t>
      </w:r>
    </w:p>
    <w:p w14:paraId="577D3629" w14:textId="77777777" w:rsidR="00F728D8" w:rsidRDefault="00F728D8" w:rsidP="00017304">
      <w:pPr>
        <w:pStyle w:val="ListParagraph"/>
        <w:numPr>
          <w:ilvl w:val="2"/>
          <w:numId w:val="225"/>
        </w:numPr>
        <w:overflowPunct/>
        <w:autoSpaceDE/>
        <w:autoSpaceDN/>
        <w:adjustRightInd/>
        <w:spacing w:after="160" w:line="259" w:lineRule="auto"/>
        <w:textAlignment w:val="auto"/>
      </w:pPr>
      <w:r>
        <w:t>Table 1 for the case where only a single CSI report is aperiodically triggered</w:t>
      </w:r>
    </w:p>
    <w:p w14:paraId="7993B4DB" w14:textId="77777777" w:rsidR="00F728D8" w:rsidRDefault="00F728D8" w:rsidP="00017304">
      <w:pPr>
        <w:pStyle w:val="ListParagraph"/>
        <w:numPr>
          <w:ilvl w:val="2"/>
          <w:numId w:val="225"/>
        </w:numPr>
        <w:overflowPunct/>
        <w:autoSpaceDE/>
        <w:autoSpaceDN/>
        <w:adjustRightInd/>
        <w:spacing w:after="160" w:line="259" w:lineRule="auto"/>
        <w:textAlignment w:val="auto"/>
      </w:pPr>
      <w:r>
        <w:t>Table 1 is defined for low-latency CSI only</w:t>
      </w:r>
    </w:p>
    <w:p w14:paraId="328E4054" w14:textId="77777777" w:rsidR="00F728D8" w:rsidRPr="00E60290" w:rsidRDefault="00F728D8" w:rsidP="00F728D8">
      <w:pPr>
        <w:pStyle w:val="ListParagraph"/>
        <w:ind w:left="0"/>
        <w:jc w:val="center"/>
        <w:rPr>
          <w:b/>
        </w:rPr>
      </w:pPr>
      <w:r w:rsidRPr="00E60290">
        <w:rPr>
          <w:b/>
        </w:rPr>
        <w:t xml:space="preserve">Table 1: A-CSI timing requirement </w:t>
      </w:r>
      <w:r>
        <w:rPr>
          <w:b/>
        </w:rPr>
        <w:t>1 with single capability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5"/>
        <w:gridCol w:w="1170"/>
      </w:tblGrid>
      <w:tr w:rsidR="00F728D8" w14:paraId="31B5CD00" w14:textId="77777777" w:rsidTr="0058551E">
        <w:trPr>
          <w:jc w:val="center"/>
        </w:trPr>
        <w:tc>
          <w:tcPr>
            <w:tcW w:w="985" w:type="dxa"/>
            <w:vMerge w:val="restart"/>
            <w:shd w:val="clear" w:color="auto" w:fill="auto"/>
            <w:vAlign w:val="center"/>
          </w:tcPr>
          <w:p w14:paraId="16469948" w14:textId="77777777" w:rsidR="00F728D8" w:rsidRDefault="00F728D8" w:rsidP="006936F8">
            <w:pPr>
              <w:pStyle w:val="TAH"/>
            </w:pPr>
            <w:r>
              <w:t xml:space="preserve">SCS </w:t>
            </w:r>
          </w:p>
        </w:tc>
        <w:tc>
          <w:tcPr>
            <w:tcW w:w="2525" w:type="dxa"/>
            <w:gridSpan w:val="2"/>
            <w:shd w:val="clear" w:color="auto" w:fill="auto"/>
          </w:tcPr>
          <w:p w14:paraId="2D730C90" w14:textId="77777777" w:rsidR="00F728D8" w:rsidRDefault="00F728D8" w:rsidP="006936F8">
            <w:pPr>
              <w:pStyle w:val="TAH"/>
            </w:pPr>
            <w:r>
              <w:t>Low-latency CSI</w:t>
            </w:r>
          </w:p>
        </w:tc>
      </w:tr>
      <w:tr w:rsidR="00F728D8" w14:paraId="44218E11" w14:textId="77777777" w:rsidTr="0058551E">
        <w:trPr>
          <w:jc w:val="center"/>
        </w:trPr>
        <w:tc>
          <w:tcPr>
            <w:tcW w:w="985" w:type="dxa"/>
            <w:vMerge/>
            <w:shd w:val="clear" w:color="auto" w:fill="auto"/>
            <w:vAlign w:val="center"/>
          </w:tcPr>
          <w:p w14:paraId="268646ED" w14:textId="77777777" w:rsidR="00F728D8" w:rsidRDefault="00F728D8" w:rsidP="006936F8">
            <w:pPr>
              <w:pStyle w:val="TAH"/>
            </w:pPr>
          </w:p>
        </w:tc>
        <w:tc>
          <w:tcPr>
            <w:tcW w:w="2525" w:type="dxa"/>
            <w:gridSpan w:val="2"/>
            <w:shd w:val="clear" w:color="auto" w:fill="auto"/>
          </w:tcPr>
          <w:p w14:paraId="085BC858" w14:textId="77777777" w:rsidR="00F728D8" w:rsidRDefault="00F728D8" w:rsidP="006936F8">
            <w:pPr>
              <w:pStyle w:val="TAH"/>
            </w:pPr>
            <w:r>
              <w:t>CSI only (proposal)</w:t>
            </w:r>
          </w:p>
        </w:tc>
      </w:tr>
      <w:tr w:rsidR="00F728D8" w14:paraId="7E0F76C1" w14:textId="77777777" w:rsidTr="0058551E">
        <w:trPr>
          <w:jc w:val="center"/>
        </w:trPr>
        <w:tc>
          <w:tcPr>
            <w:tcW w:w="985" w:type="dxa"/>
            <w:vMerge/>
            <w:shd w:val="clear" w:color="auto" w:fill="auto"/>
            <w:vAlign w:val="center"/>
          </w:tcPr>
          <w:p w14:paraId="5654018F" w14:textId="77777777" w:rsidR="00F728D8" w:rsidRDefault="00F728D8" w:rsidP="006936F8">
            <w:pPr>
              <w:pStyle w:val="TAH"/>
            </w:pPr>
          </w:p>
        </w:tc>
        <w:tc>
          <w:tcPr>
            <w:tcW w:w="1355" w:type="dxa"/>
            <w:shd w:val="clear" w:color="auto" w:fill="auto"/>
            <w:vAlign w:val="center"/>
          </w:tcPr>
          <w:p w14:paraId="6FCCAD8D" w14:textId="77777777" w:rsidR="00F728D8" w:rsidRPr="0097448C" w:rsidRDefault="00F728D8" w:rsidP="006936F8">
            <w:pPr>
              <w:pStyle w:val="TAH"/>
              <w:rPr>
                <w:i/>
              </w:rPr>
            </w:pPr>
            <w:r w:rsidRPr="0097448C">
              <w:rPr>
                <w:i/>
              </w:rPr>
              <w:t>Z</w:t>
            </w:r>
            <w:r w:rsidRPr="0097448C">
              <w:rPr>
                <w:i/>
                <w:vertAlign w:val="subscript"/>
              </w:rPr>
              <w:t>(1)</w:t>
            </w:r>
          </w:p>
        </w:tc>
        <w:tc>
          <w:tcPr>
            <w:tcW w:w="1170" w:type="dxa"/>
            <w:shd w:val="clear" w:color="auto" w:fill="auto"/>
            <w:vAlign w:val="center"/>
          </w:tcPr>
          <w:p w14:paraId="1A2AFBED" w14:textId="77777777" w:rsidR="00F728D8" w:rsidRPr="0097448C" w:rsidRDefault="00F728D8" w:rsidP="006936F8">
            <w:pPr>
              <w:pStyle w:val="TAH"/>
              <w:rPr>
                <w:i/>
              </w:rPr>
            </w:pPr>
            <w:r w:rsidRPr="0097448C">
              <w:rPr>
                <w:i/>
              </w:rPr>
              <w:t>Z’</w:t>
            </w:r>
            <w:r w:rsidRPr="0097448C">
              <w:rPr>
                <w:i/>
                <w:vertAlign w:val="subscript"/>
              </w:rPr>
              <w:t>(1)</w:t>
            </w:r>
          </w:p>
        </w:tc>
      </w:tr>
      <w:tr w:rsidR="00F728D8" w14:paraId="154EBD32" w14:textId="77777777" w:rsidTr="0058551E">
        <w:trPr>
          <w:jc w:val="center"/>
        </w:trPr>
        <w:tc>
          <w:tcPr>
            <w:tcW w:w="985" w:type="dxa"/>
            <w:shd w:val="clear" w:color="auto" w:fill="auto"/>
            <w:vAlign w:val="center"/>
          </w:tcPr>
          <w:p w14:paraId="324BCB24" w14:textId="77777777" w:rsidR="00F728D8" w:rsidRDefault="00F728D8" w:rsidP="006936F8">
            <w:pPr>
              <w:pStyle w:val="TAC"/>
            </w:pPr>
            <w:r>
              <w:t>15kHz</w:t>
            </w:r>
          </w:p>
        </w:tc>
        <w:tc>
          <w:tcPr>
            <w:tcW w:w="1355" w:type="dxa"/>
            <w:shd w:val="clear" w:color="auto" w:fill="auto"/>
          </w:tcPr>
          <w:p w14:paraId="20BCF5D4" w14:textId="77777777" w:rsidR="00F728D8" w:rsidRPr="00425E43" w:rsidRDefault="00F728D8" w:rsidP="006936F8">
            <w:pPr>
              <w:pStyle w:val="TAC"/>
            </w:pPr>
            <w:r>
              <w:t xml:space="preserve">FFS: </w:t>
            </w:r>
            <w:r w:rsidRPr="00425E43">
              <w:t>10</w:t>
            </w:r>
            <w:r>
              <w:t xml:space="preserve"> or 9</w:t>
            </w:r>
          </w:p>
        </w:tc>
        <w:tc>
          <w:tcPr>
            <w:tcW w:w="1170" w:type="dxa"/>
            <w:shd w:val="clear" w:color="auto" w:fill="auto"/>
          </w:tcPr>
          <w:p w14:paraId="0C2F8003" w14:textId="77777777" w:rsidR="00F728D8" w:rsidRPr="00425E43" w:rsidRDefault="00F728D8" w:rsidP="006936F8">
            <w:pPr>
              <w:pStyle w:val="TAC"/>
            </w:pPr>
            <w:r>
              <w:t xml:space="preserve">FFS: </w:t>
            </w:r>
            <w:r w:rsidRPr="00425E43">
              <w:t>8</w:t>
            </w:r>
            <w:r>
              <w:t xml:space="preserve"> or 7</w:t>
            </w:r>
          </w:p>
        </w:tc>
      </w:tr>
      <w:tr w:rsidR="00F728D8" w14:paraId="2EECB384" w14:textId="77777777" w:rsidTr="0058551E">
        <w:trPr>
          <w:jc w:val="center"/>
        </w:trPr>
        <w:tc>
          <w:tcPr>
            <w:tcW w:w="985" w:type="dxa"/>
            <w:shd w:val="clear" w:color="auto" w:fill="auto"/>
            <w:vAlign w:val="center"/>
          </w:tcPr>
          <w:p w14:paraId="08BCF34B" w14:textId="77777777" w:rsidR="00F728D8" w:rsidRDefault="00F728D8" w:rsidP="006936F8">
            <w:pPr>
              <w:pStyle w:val="TAC"/>
            </w:pPr>
            <w:r>
              <w:t>30kHz</w:t>
            </w:r>
          </w:p>
        </w:tc>
        <w:tc>
          <w:tcPr>
            <w:tcW w:w="1355" w:type="dxa"/>
            <w:shd w:val="clear" w:color="auto" w:fill="auto"/>
          </w:tcPr>
          <w:p w14:paraId="53CE4CB3" w14:textId="77777777" w:rsidR="00F728D8" w:rsidRPr="00425E43" w:rsidRDefault="00F728D8" w:rsidP="006936F8">
            <w:pPr>
              <w:pStyle w:val="TAC"/>
            </w:pPr>
            <w:r w:rsidRPr="00425E43">
              <w:t>13</w:t>
            </w:r>
          </w:p>
        </w:tc>
        <w:tc>
          <w:tcPr>
            <w:tcW w:w="1170" w:type="dxa"/>
            <w:shd w:val="clear" w:color="auto" w:fill="auto"/>
          </w:tcPr>
          <w:p w14:paraId="2C6161AB" w14:textId="77777777" w:rsidR="00F728D8" w:rsidRPr="00425E43" w:rsidRDefault="00F728D8" w:rsidP="006936F8">
            <w:pPr>
              <w:pStyle w:val="TAC"/>
            </w:pPr>
            <w:r w:rsidRPr="00425E43">
              <w:t>11</w:t>
            </w:r>
          </w:p>
        </w:tc>
      </w:tr>
      <w:tr w:rsidR="00F728D8" w14:paraId="660BF4B5" w14:textId="77777777" w:rsidTr="0058551E">
        <w:trPr>
          <w:jc w:val="center"/>
        </w:trPr>
        <w:tc>
          <w:tcPr>
            <w:tcW w:w="985" w:type="dxa"/>
            <w:shd w:val="clear" w:color="auto" w:fill="auto"/>
            <w:vAlign w:val="center"/>
          </w:tcPr>
          <w:p w14:paraId="49AF92FD" w14:textId="77777777" w:rsidR="00F728D8" w:rsidRDefault="00F728D8" w:rsidP="006936F8">
            <w:pPr>
              <w:pStyle w:val="TAC"/>
            </w:pPr>
            <w:r>
              <w:t>60kHz</w:t>
            </w:r>
          </w:p>
        </w:tc>
        <w:tc>
          <w:tcPr>
            <w:tcW w:w="1355" w:type="dxa"/>
            <w:shd w:val="clear" w:color="auto" w:fill="auto"/>
          </w:tcPr>
          <w:p w14:paraId="6FA6CB0D" w14:textId="77777777" w:rsidR="00F728D8" w:rsidRPr="00425E43" w:rsidRDefault="00F728D8" w:rsidP="006936F8">
            <w:pPr>
              <w:pStyle w:val="TAC"/>
            </w:pPr>
            <w:r w:rsidRPr="00425E43">
              <w:t>25</w:t>
            </w:r>
          </w:p>
        </w:tc>
        <w:tc>
          <w:tcPr>
            <w:tcW w:w="1170" w:type="dxa"/>
            <w:shd w:val="clear" w:color="auto" w:fill="auto"/>
          </w:tcPr>
          <w:p w14:paraId="6CC89513" w14:textId="77777777" w:rsidR="00F728D8" w:rsidRPr="00425E43" w:rsidRDefault="00F728D8" w:rsidP="006936F8">
            <w:pPr>
              <w:pStyle w:val="TAC"/>
            </w:pPr>
            <w:r w:rsidRPr="00425E43">
              <w:t>21</w:t>
            </w:r>
          </w:p>
        </w:tc>
      </w:tr>
      <w:tr w:rsidR="00F728D8" w14:paraId="40B1D91E" w14:textId="77777777" w:rsidTr="0058551E">
        <w:trPr>
          <w:jc w:val="center"/>
        </w:trPr>
        <w:tc>
          <w:tcPr>
            <w:tcW w:w="985" w:type="dxa"/>
            <w:shd w:val="clear" w:color="auto" w:fill="auto"/>
            <w:vAlign w:val="center"/>
          </w:tcPr>
          <w:p w14:paraId="73B7B8DD" w14:textId="77777777" w:rsidR="00F728D8" w:rsidRDefault="00F728D8" w:rsidP="006936F8">
            <w:pPr>
              <w:pStyle w:val="TAC"/>
            </w:pPr>
            <w:r>
              <w:t>120kHz</w:t>
            </w:r>
          </w:p>
        </w:tc>
        <w:tc>
          <w:tcPr>
            <w:tcW w:w="1355" w:type="dxa"/>
            <w:shd w:val="clear" w:color="auto" w:fill="auto"/>
          </w:tcPr>
          <w:p w14:paraId="6A3BF2D0" w14:textId="77777777" w:rsidR="00F728D8" w:rsidRPr="00425E43" w:rsidRDefault="00F728D8" w:rsidP="006936F8">
            <w:pPr>
              <w:pStyle w:val="TAC"/>
            </w:pPr>
            <w:r w:rsidRPr="00425E43">
              <w:t>43</w:t>
            </w:r>
          </w:p>
        </w:tc>
        <w:tc>
          <w:tcPr>
            <w:tcW w:w="1170" w:type="dxa"/>
            <w:shd w:val="clear" w:color="auto" w:fill="auto"/>
          </w:tcPr>
          <w:p w14:paraId="18DF1192" w14:textId="77777777" w:rsidR="00F728D8" w:rsidRPr="00425E43" w:rsidRDefault="00F728D8" w:rsidP="006936F8">
            <w:pPr>
              <w:pStyle w:val="TAC"/>
            </w:pPr>
            <w:r w:rsidRPr="00425E43">
              <w:t>36</w:t>
            </w:r>
          </w:p>
        </w:tc>
      </w:tr>
    </w:tbl>
    <w:p w14:paraId="7196FDBC" w14:textId="29C91C02" w:rsidR="007A3868" w:rsidRDefault="007A3868" w:rsidP="00017304">
      <w:pPr>
        <w:pStyle w:val="ListParagraph"/>
        <w:numPr>
          <w:ilvl w:val="2"/>
          <w:numId w:val="225"/>
        </w:numPr>
        <w:overflowPunct/>
        <w:autoSpaceDE/>
        <w:autoSpaceDN/>
        <w:adjustRightInd/>
        <w:spacing w:after="0" w:line="259" w:lineRule="auto"/>
        <w:textAlignment w:val="auto"/>
      </w:pPr>
      <w:r>
        <w:t>Table 2 for all other cases</w:t>
      </w:r>
    </w:p>
    <w:p w14:paraId="3787D30E" w14:textId="77777777" w:rsidR="00F728D8" w:rsidRPr="00A75DB5" w:rsidRDefault="00F728D8" w:rsidP="00F728D8">
      <w:pPr>
        <w:pStyle w:val="ListParagraph"/>
        <w:ind w:left="0"/>
        <w:jc w:val="center"/>
        <w:rPr>
          <w:b/>
        </w:rPr>
      </w:pPr>
      <w:r w:rsidRPr="00A75DB5">
        <w:rPr>
          <w:b/>
        </w:rPr>
        <w:t xml:space="preserve">Table </w:t>
      </w:r>
      <w:r>
        <w:rPr>
          <w:b/>
        </w:rPr>
        <w:t>2</w:t>
      </w:r>
      <w:r w:rsidRPr="00A75DB5">
        <w:rPr>
          <w:b/>
        </w:rPr>
        <w:t xml:space="preserve">: A-CSI timing requirement </w:t>
      </w:r>
      <w:r>
        <w:rPr>
          <w:b/>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
        <w:gridCol w:w="714"/>
        <w:gridCol w:w="799"/>
      </w:tblGrid>
      <w:tr w:rsidR="00F728D8" w14:paraId="472DBA09" w14:textId="77777777" w:rsidTr="0058551E">
        <w:trPr>
          <w:jc w:val="center"/>
        </w:trPr>
        <w:tc>
          <w:tcPr>
            <w:tcW w:w="1062" w:type="dxa"/>
            <w:vMerge w:val="restart"/>
            <w:shd w:val="clear" w:color="auto" w:fill="auto"/>
            <w:vAlign w:val="center"/>
          </w:tcPr>
          <w:p w14:paraId="70B87FB0" w14:textId="77777777" w:rsidR="00F728D8" w:rsidRDefault="00F728D8" w:rsidP="006936F8">
            <w:pPr>
              <w:pStyle w:val="TAH"/>
            </w:pPr>
            <w:r>
              <w:t>SCS</w:t>
            </w:r>
          </w:p>
        </w:tc>
        <w:tc>
          <w:tcPr>
            <w:tcW w:w="1506" w:type="dxa"/>
            <w:gridSpan w:val="2"/>
            <w:shd w:val="clear" w:color="auto" w:fill="auto"/>
            <w:vAlign w:val="center"/>
          </w:tcPr>
          <w:p w14:paraId="71077C05" w14:textId="77777777" w:rsidR="00F728D8" w:rsidRDefault="00F728D8" w:rsidP="006936F8">
            <w:pPr>
              <w:pStyle w:val="TAH"/>
            </w:pPr>
            <w:r>
              <w:t>Low-latency CSI</w:t>
            </w:r>
          </w:p>
        </w:tc>
      </w:tr>
      <w:tr w:rsidR="00F728D8" w14:paraId="3C5058ED" w14:textId="77777777" w:rsidTr="0058551E">
        <w:trPr>
          <w:jc w:val="center"/>
        </w:trPr>
        <w:tc>
          <w:tcPr>
            <w:tcW w:w="1062" w:type="dxa"/>
            <w:vMerge/>
            <w:shd w:val="clear" w:color="auto" w:fill="auto"/>
            <w:vAlign w:val="center"/>
          </w:tcPr>
          <w:p w14:paraId="4046CC9A" w14:textId="77777777" w:rsidR="00F728D8" w:rsidRDefault="00F728D8" w:rsidP="006936F8">
            <w:pPr>
              <w:pStyle w:val="TAH"/>
            </w:pPr>
          </w:p>
        </w:tc>
        <w:tc>
          <w:tcPr>
            <w:tcW w:w="1506" w:type="dxa"/>
            <w:gridSpan w:val="2"/>
            <w:shd w:val="clear" w:color="auto" w:fill="auto"/>
            <w:vAlign w:val="center"/>
          </w:tcPr>
          <w:p w14:paraId="772407E8" w14:textId="77777777" w:rsidR="00F728D8" w:rsidRDefault="00F728D8" w:rsidP="006936F8">
            <w:pPr>
              <w:pStyle w:val="TAH"/>
            </w:pPr>
            <w:r>
              <w:t xml:space="preserve">CSI-only </w:t>
            </w:r>
          </w:p>
        </w:tc>
      </w:tr>
      <w:tr w:rsidR="00F728D8" w14:paraId="41D667B4" w14:textId="77777777" w:rsidTr="0058551E">
        <w:trPr>
          <w:jc w:val="center"/>
        </w:trPr>
        <w:tc>
          <w:tcPr>
            <w:tcW w:w="1062" w:type="dxa"/>
            <w:vMerge/>
            <w:shd w:val="clear" w:color="auto" w:fill="auto"/>
            <w:vAlign w:val="center"/>
          </w:tcPr>
          <w:p w14:paraId="7170497F" w14:textId="77777777" w:rsidR="00F728D8" w:rsidRDefault="00F728D8" w:rsidP="006936F8">
            <w:pPr>
              <w:pStyle w:val="TAH"/>
            </w:pPr>
          </w:p>
        </w:tc>
        <w:tc>
          <w:tcPr>
            <w:tcW w:w="714" w:type="dxa"/>
            <w:shd w:val="clear" w:color="auto" w:fill="auto"/>
            <w:vAlign w:val="center"/>
          </w:tcPr>
          <w:p w14:paraId="7BC07F53" w14:textId="77777777" w:rsidR="00F728D8" w:rsidRPr="0097448C" w:rsidRDefault="00F728D8" w:rsidP="006936F8">
            <w:pPr>
              <w:pStyle w:val="TAH"/>
              <w:rPr>
                <w:i/>
                <w:vertAlign w:val="subscript"/>
              </w:rPr>
            </w:pPr>
            <w:r w:rsidRPr="0097448C">
              <w:rPr>
                <w:i/>
              </w:rPr>
              <w:t>Z</w:t>
            </w:r>
            <w:r w:rsidRPr="0097448C">
              <w:rPr>
                <w:i/>
                <w:vertAlign w:val="subscript"/>
              </w:rPr>
              <w:t>(1)</w:t>
            </w:r>
          </w:p>
        </w:tc>
        <w:tc>
          <w:tcPr>
            <w:tcW w:w="792" w:type="dxa"/>
            <w:shd w:val="clear" w:color="auto" w:fill="auto"/>
            <w:vAlign w:val="center"/>
          </w:tcPr>
          <w:p w14:paraId="22E18C77" w14:textId="77777777" w:rsidR="00F728D8" w:rsidRPr="0097448C" w:rsidRDefault="00F728D8" w:rsidP="006936F8">
            <w:pPr>
              <w:pStyle w:val="TAH"/>
              <w:rPr>
                <w:i/>
                <w:vertAlign w:val="subscript"/>
              </w:rPr>
            </w:pPr>
            <w:r w:rsidRPr="0097448C">
              <w:rPr>
                <w:i/>
              </w:rPr>
              <w:t>Z’</w:t>
            </w:r>
            <w:r w:rsidRPr="0097448C">
              <w:rPr>
                <w:i/>
                <w:vertAlign w:val="subscript"/>
              </w:rPr>
              <w:t>(1)</w:t>
            </w:r>
          </w:p>
        </w:tc>
      </w:tr>
      <w:tr w:rsidR="00F728D8" w14:paraId="1523003B" w14:textId="77777777" w:rsidTr="0058551E">
        <w:trPr>
          <w:jc w:val="center"/>
        </w:trPr>
        <w:tc>
          <w:tcPr>
            <w:tcW w:w="1062" w:type="dxa"/>
            <w:shd w:val="clear" w:color="auto" w:fill="auto"/>
            <w:vAlign w:val="center"/>
          </w:tcPr>
          <w:p w14:paraId="59554040" w14:textId="77777777" w:rsidR="00F728D8" w:rsidRDefault="00F728D8" w:rsidP="007A3868">
            <w:pPr>
              <w:pStyle w:val="TAC"/>
            </w:pPr>
            <w:r>
              <w:t>15kHz</w:t>
            </w:r>
          </w:p>
        </w:tc>
        <w:tc>
          <w:tcPr>
            <w:tcW w:w="714" w:type="dxa"/>
            <w:shd w:val="clear" w:color="auto" w:fill="auto"/>
          </w:tcPr>
          <w:p w14:paraId="368ECB9D" w14:textId="77777777" w:rsidR="00F728D8" w:rsidRPr="00F16CAA" w:rsidRDefault="00F728D8" w:rsidP="007A3868">
            <w:pPr>
              <w:pStyle w:val="TAC"/>
            </w:pPr>
            <w:r w:rsidRPr="00F16CAA">
              <w:t>22</w:t>
            </w:r>
          </w:p>
        </w:tc>
        <w:tc>
          <w:tcPr>
            <w:tcW w:w="792" w:type="dxa"/>
            <w:shd w:val="clear" w:color="auto" w:fill="auto"/>
          </w:tcPr>
          <w:p w14:paraId="1F262340" w14:textId="77777777" w:rsidR="00F728D8" w:rsidRPr="00F16CAA" w:rsidRDefault="00F728D8" w:rsidP="007A3868">
            <w:pPr>
              <w:pStyle w:val="TAC"/>
            </w:pPr>
            <w:r w:rsidRPr="00F16CAA">
              <w:t>16</w:t>
            </w:r>
          </w:p>
        </w:tc>
      </w:tr>
      <w:tr w:rsidR="00F728D8" w14:paraId="774C9A09" w14:textId="77777777" w:rsidTr="0058551E">
        <w:trPr>
          <w:jc w:val="center"/>
        </w:trPr>
        <w:tc>
          <w:tcPr>
            <w:tcW w:w="1062" w:type="dxa"/>
            <w:shd w:val="clear" w:color="auto" w:fill="auto"/>
            <w:vAlign w:val="center"/>
          </w:tcPr>
          <w:p w14:paraId="7ACC90D3" w14:textId="77777777" w:rsidR="00F728D8" w:rsidRDefault="00F728D8" w:rsidP="007A3868">
            <w:pPr>
              <w:pStyle w:val="TAC"/>
            </w:pPr>
            <w:r>
              <w:t>30kHz</w:t>
            </w:r>
          </w:p>
        </w:tc>
        <w:tc>
          <w:tcPr>
            <w:tcW w:w="714" w:type="dxa"/>
            <w:shd w:val="clear" w:color="auto" w:fill="auto"/>
          </w:tcPr>
          <w:p w14:paraId="14DCF41A" w14:textId="77777777" w:rsidR="00F728D8" w:rsidRPr="00F16CAA" w:rsidRDefault="00F728D8" w:rsidP="007A3868">
            <w:pPr>
              <w:pStyle w:val="TAC"/>
            </w:pPr>
            <w:r w:rsidRPr="00F16CAA">
              <w:t>33</w:t>
            </w:r>
          </w:p>
        </w:tc>
        <w:tc>
          <w:tcPr>
            <w:tcW w:w="792" w:type="dxa"/>
            <w:shd w:val="clear" w:color="auto" w:fill="auto"/>
          </w:tcPr>
          <w:p w14:paraId="7B8D5040" w14:textId="77777777" w:rsidR="00F728D8" w:rsidRPr="00F16CAA" w:rsidRDefault="00F728D8" w:rsidP="007A3868">
            <w:pPr>
              <w:pStyle w:val="TAC"/>
            </w:pPr>
            <w:r w:rsidRPr="00F16CAA">
              <w:t>30</w:t>
            </w:r>
          </w:p>
        </w:tc>
      </w:tr>
      <w:tr w:rsidR="00F728D8" w14:paraId="3198833E" w14:textId="77777777" w:rsidTr="0058551E">
        <w:trPr>
          <w:jc w:val="center"/>
        </w:trPr>
        <w:tc>
          <w:tcPr>
            <w:tcW w:w="1062" w:type="dxa"/>
            <w:shd w:val="clear" w:color="auto" w:fill="auto"/>
            <w:vAlign w:val="center"/>
          </w:tcPr>
          <w:p w14:paraId="50BE55F6" w14:textId="77777777" w:rsidR="00F728D8" w:rsidRDefault="00F728D8" w:rsidP="007A3868">
            <w:pPr>
              <w:pStyle w:val="TAC"/>
            </w:pPr>
            <w:r>
              <w:t>60kHz</w:t>
            </w:r>
          </w:p>
        </w:tc>
        <w:tc>
          <w:tcPr>
            <w:tcW w:w="714" w:type="dxa"/>
            <w:shd w:val="clear" w:color="auto" w:fill="auto"/>
          </w:tcPr>
          <w:p w14:paraId="30F4A099" w14:textId="77777777" w:rsidR="00F728D8" w:rsidRPr="00F16CAA" w:rsidRDefault="00F728D8" w:rsidP="007A3868">
            <w:pPr>
              <w:pStyle w:val="TAC"/>
            </w:pPr>
            <w:r w:rsidRPr="00F16CAA">
              <w:t>44</w:t>
            </w:r>
          </w:p>
        </w:tc>
        <w:tc>
          <w:tcPr>
            <w:tcW w:w="792" w:type="dxa"/>
            <w:shd w:val="clear" w:color="auto" w:fill="auto"/>
          </w:tcPr>
          <w:p w14:paraId="33C1EC71" w14:textId="77777777" w:rsidR="00F728D8" w:rsidRPr="00F16CAA" w:rsidRDefault="00F728D8" w:rsidP="007A3868">
            <w:pPr>
              <w:pStyle w:val="TAC"/>
            </w:pPr>
            <w:r w:rsidRPr="00F16CAA">
              <w:t>42</w:t>
            </w:r>
          </w:p>
        </w:tc>
      </w:tr>
      <w:tr w:rsidR="00F728D8" w14:paraId="57FE06B8" w14:textId="77777777" w:rsidTr="0058551E">
        <w:trPr>
          <w:jc w:val="center"/>
        </w:trPr>
        <w:tc>
          <w:tcPr>
            <w:tcW w:w="1062" w:type="dxa"/>
            <w:shd w:val="clear" w:color="auto" w:fill="auto"/>
            <w:vAlign w:val="center"/>
          </w:tcPr>
          <w:p w14:paraId="42EFB358" w14:textId="77777777" w:rsidR="00F728D8" w:rsidRDefault="00F728D8" w:rsidP="007A3868">
            <w:pPr>
              <w:pStyle w:val="TAC"/>
            </w:pPr>
            <w:r>
              <w:t>120kHz</w:t>
            </w:r>
          </w:p>
        </w:tc>
        <w:tc>
          <w:tcPr>
            <w:tcW w:w="714" w:type="dxa"/>
            <w:shd w:val="clear" w:color="auto" w:fill="auto"/>
          </w:tcPr>
          <w:p w14:paraId="00C01E4D" w14:textId="77777777" w:rsidR="00F728D8" w:rsidRPr="0097448C" w:rsidRDefault="00F728D8" w:rsidP="007A3868">
            <w:pPr>
              <w:pStyle w:val="TAC"/>
              <w:rPr>
                <w:highlight w:val="yellow"/>
              </w:rPr>
            </w:pPr>
            <w:r w:rsidRPr="00CE1E60">
              <w:t>97</w:t>
            </w:r>
          </w:p>
        </w:tc>
        <w:tc>
          <w:tcPr>
            <w:tcW w:w="792" w:type="dxa"/>
            <w:shd w:val="clear" w:color="auto" w:fill="auto"/>
          </w:tcPr>
          <w:p w14:paraId="65570F97" w14:textId="77777777" w:rsidR="00F728D8" w:rsidRPr="000A2FE7" w:rsidRDefault="00F728D8" w:rsidP="007A3868">
            <w:pPr>
              <w:pStyle w:val="TAC"/>
            </w:pPr>
            <w:r w:rsidRPr="000A2FE7">
              <w:t>85</w:t>
            </w:r>
            <w:r w:rsidRPr="0097448C">
              <w:rPr>
                <w:rStyle w:val="CommentReference"/>
                <w:rFonts w:eastAsia="Malgun Gothic"/>
              </w:rPr>
              <w:commentReference w:id="413"/>
            </w:r>
          </w:p>
        </w:tc>
      </w:tr>
    </w:tbl>
    <w:p w14:paraId="4754B79B" w14:textId="77777777" w:rsidR="00F728D8" w:rsidRDefault="00F728D8" w:rsidP="007A3868"/>
    <w:p w14:paraId="18148B54" w14:textId="77777777" w:rsidR="00F728D8" w:rsidRPr="00E60290" w:rsidRDefault="00F728D8" w:rsidP="00F728D8">
      <w:pPr>
        <w:jc w:val="center"/>
        <w:rPr>
          <w:b/>
        </w:rPr>
      </w:pPr>
      <w:r w:rsidRPr="00E60290">
        <w:rPr>
          <w:b/>
        </w:rPr>
        <w:t xml:space="preserve">Table </w:t>
      </w:r>
      <w:r>
        <w:rPr>
          <w:b/>
        </w:rPr>
        <w:t>5</w:t>
      </w:r>
      <w:r w:rsidRPr="00E60290">
        <w:rPr>
          <w:b/>
        </w:rPr>
        <w:t xml:space="preserve">: A-CSI timing requirement </w:t>
      </w:r>
      <w:r>
        <w:rPr>
          <w:b/>
        </w:rPr>
        <w:t>2 (assuming CRI occupies Ks CPU) proposal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577"/>
        <w:gridCol w:w="577"/>
      </w:tblGrid>
      <w:tr w:rsidR="00F728D8" w14:paraId="7A87BCFF" w14:textId="77777777" w:rsidTr="0058551E">
        <w:trPr>
          <w:jc w:val="center"/>
        </w:trPr>
        <w:tc>
          <w:tcPr>
            <w:tcW w:w="1074" w:type="dxa"/>
            <w:vMerge w:val="restart"/>
            <w:shd w:val="clear" w:color="auto" w:fill="auto"/>
            <w:vAlign w:val="center"/>
          </w:tcPr>
          <w:p w14:paraId="6731DD12" w14:textId="77777777" w:rsidR="00F728D8" w:rsidRDefault="00F728D8" w:rsidP="007A3868">
            <w:pPr>
              <w:pStyle w:val="TAH"/>
            </w:pPr>
            <w:r>
              <w:t>SCS</w:t>
            </w:r>
          </w:p>
        </w:tc>
        <w:tc>
          <w:tcPr>
            <w:tcW w:w="1154" w:type="dxa"/>
            <w:gridSpan w:val="2"/>
            <w:shd w:val="clear" w:color="auto" w:fill="auto"/>
          </w:tcPr>
          <w:p w14:paraId="7EFAE748" w14:textId="77777777" w:rsidR="00F728D8" w:rsidRDefault="00F728D8" w:rsidP="007A3868">
            <w:pPr>
              <w:pStyle w:val="TAH"/>
            </w:pPr>
            <w:r>
              <w:t>High-Latency CSI</w:t>
            </w:r>
          </w:p>
        </w:tc>
      </w:tr>
      <w:tr w:rsidR="00F728D8" w14:paraId="4A08E4D7" w14:textId="77777777" w:rsidTr="0058551E">
        <w:trPr>
          <w:jc w:val="center"/>
        </w:trPr>
        <w:tc>
          <w:tcPr>
            <w:tcW w:w="1074" w:type="dxa"/>
            <w:vMerge/>
            <w:shd w:val="clear" w:color="auto" w:fill="auto"/>
            <w:vAlign w:val="center"/>
          </w:tcPr>
          <w:p w14:paraId="446A8EFA" w14:textId="77777777" w:rsidR="00F728D8" w:rsidRDefault="00F728D8" w:rsidP="007A3868">
            <w:pPr>
              <w:pStyle w:val="TAH"/>
            </w:pPr>
          </w:p>
        </w:tc>
        <w:tc>
          <w:tcPr>
            <w:tcW w:w="1154" w:type="dxa"/>
            <w:gridSpan w:val="2"/>
            <w:shd w:val="clear" w:color="auto" w:fill="auto"/>
          </w:tcPr>
          <w:p w14:paraId="46FBEEE7" w14:textId="77777777" w:rsidR="00F728D8" w:rsidRDefault="00F728D8" w:rsidP="007A3868">
            <w:pPr>
              <w:pStyle w:val="TAH"/>
            </w:pPr>
            <w:r>
              <w:t>CSI only (proposal)</w:t>
            </w:r>
          </w:p>
        </w:tc>
      </w:tr>
      <w:tr w:rsidR="00F728D8" w14:paraId="5DC35B3E" w14:textId="77777777" w:rsidTr="0058551E">
        <w:trPr>
          <w:jc w:val="center"/>
        </w:trPr>
        <w:tc>
          <w:tcPr>
            <w:tcW w:w="1074" w:type="dxa"/>
            <w:vMerge/>
            <w:shd w:val="clear" w:color="auto" w:fill="auto"/>
            <w:vAlign w:val="center"/>
          </w:tcPr>
          <w:p w14:paraId="523FEC8A" w14:textId="77777777" w:rsidR="00F728D8" w:rsidRDefault="00F728D8" w:rsidP="007A3868">
            <w:pPr>
              <w:pStyle w:val="TAH"/>
            </w:pPr>
          </w:p>
        </w:tc>
        <w:tc>
          <w:tcPr>
            <w:tcW w:w="577" w:type="dxa"/>
            <w:shd w:val="clear" w:color="auto" w:fill="auto"/>
            <w:vAlign w:val="center"/>
          </w:tcPr>
          <w:p w14:paraId="79623B34" w14:textId="77777777" w:rsidR="00F728D8" w:rsidRPr="0097448C" w:rsidRDefault="00F728D8" w:rsidP="007A3868">
            <w:pPr>
              <w:pStyle w:val="TAH"/>
              <w:rPr>
                <w:i/>
              </w:rPr>
            </w:pPr>
            <w:r w:rsidRPr="0097448C">
              <w:rPr>
                <w:i/>
              </w:rPr>
              <w:t>Z</w:t>
            </w:r>
            <w:r w:rsidRPr="0097448C">
              <w:rPr>
                <w:i/>
                <w:vertAlign w:val="subscript"/>
              </w:rPr>
              <w:t>(1)</w:t>
            </w:r>
          </w:p>
        </w:tc>
        <w:tc>
          <w:tcPr>
            <w:tcW w:w="577" w:type="dxa"/>
            <w:shd w:val="clear" w:color="auto" w:fill="auto"/>
            <w:vAlign w:val="center"/>
          </w:tcPr>
          <w:p w14:paraId="48862843" w14:textId="77777777" w:rsidR="00F728D8" w:rsidRPr="0097448C" w:rsidRDefault="00F728D8" w:rsidP="007A3868">
            <w:pPr>
              <w:pStyle w:val="TAH"/>
              <w:rPr>
                <w:i/>
              </w:rPr>
            </w:pPr>
            <w:r w:rsidRPr="0097448C">
              <w:rPr>
                <w:i/>
              </w:rPr>
              <w:t>Z’</w:t>
            </w:r>
            <w:r w:rsidRPr="0097448C">
              <w:rPr>
                <w:i/>
                <w:vertAlign w:val="subscript"/>
              </w:rPr>
              <w:t>(1)</w:t>
            </w:r>
          </w:p>
        </w:tc>
      </w:tr>
      <w:tr w:rsidR="00F728D8" w14:paraId="60280102" w14:textId="77777777" w:rsidTr="0058551E">
        <w:trPr>
          <w:jc w:val="center"/>
        </w:trPr>
        <w:tc>
          <w:tcPr>
            <w:tcW w:w="1074" w:type="dxa"/>
            <w:shd w:val="clear" w:color="auto" w:fill="auto"/>
            <w:vAlign w:val="center"/>
          </w:tcPr>
          <w:p w14:paraId="2A904F9D" w14:textId="77777777" w:rsidR="00F728D8" w:rsidRDefault="00F728D8" w:rsidP="007A3868">
            <w:pPr>
              <w:pStyle w:val="TAC"/>
            </w:pPr>
            <w:r>
              <w:t>15kHz</w:t>
            </w:r>
          </w:p>
        </w:tc>
        <w:tc>
          <w:tcPr>
            <w:tcW w:w="577" w:type="dxa"/>
            <w:shd w:val="clear" w:color="auto" w:fill="auto"/>
          </w:tcPr>
          <w:p w14:paraId="7D4AF7B3" w14:textId="77777777" w:rsidR="00F728D8" w:rsidRPr="00853033" w:rsidRDefault="00F728D8" w:rsidP="007A3868">
            <w:pPr>
              <w:pStyle w:val="TAC"/>
            </w:pPr>
            <w:r w:rsidRPr="00853033">
              <w:t>40</w:t>
            </w:r>
          </w:p>
        </w:tc>
        <w:tc>
          <w:tcPr>
            <w:tcW w:w="577" w:type="dxa"/>
            <w:shd w:val="clear" w:color="auto" w:fill="auto"/>
          </w:tcPr>
          <w:p w14:paraId="400D7AAC" w14:textId="77777777" w:rsidR="00F728D8" w:rsidRPr="00853033" w:rsidRDefault="00F728D8" w:rsidP="007A3868">
            <w:pPr>
              <w:pStyle w:val="TAC"/>
            </w:pPr>
            <w:r w:rsidRPr="00853033">
              <w:t>37</w:t>
            </w:r>
          </w:p>
        </w:tc>
      </w:tr>
      <w:tr w:rsidR="00F728D8" w14:paraId="02784DA8" w14:textId="77777777" w:rsidTr="0058551E">
        <w:trPr>
          <w:jc w:val="center"/>
        </w:trPr>
        <w:tc>
          <w:tcPr>
            <w:tcW w:w="1074" w:type="dxa"/>
            <w:shd w:val="clear" w:color="auto" w:fill="auto"/>
            <w:vAlign w:val="center"/>
          </w:tcPr>
          <w:p w14:paraId="79BB9279" w14:textId="77777777" w:rsidR="00F728D8" w:rsidRDefault="00F728D8" w:rsidP="007A3868">
            <w:pPr>
              <w:pStyle w:val="TAC"/>
            </w:pPr>
            <w:r>
              <w:t>30kHz</w:t>
            </w:r>
          </w:p>
        </w:tc>
        <w:tc>
          <w:tcPr>
            <w:tcW w:w="577" w:type="dxa"/>
            <w:shd w:val="clear" w:color="auto" w:fill="auto"/>
          </w:tcPr>
          <w:p w14:paraId="2BEF299D" w14:textId="77777777" w:rsidR="00F728D8" w:rsidRPr="00853033" w:rsidRDefault="00F728D8" w:rsidP="007A3868">
            <w:pPr>
              <w:pStyle w:val="TAC"/>
            </w:pPr>
            <w:r w:rsidRPr="00853033">
              <w:t>72</w:t>
            </w:r>
          </w:p>
        </w:tc>
        <w:tc>
          <w:tcPr>
            <w:tcW w:w="577" w:type="dxa"/>
            <w:shd w:val="clear" w:color="auto" w:fill="auto"/>
          </w:tcPr>
          <w:p w14:paraId="111C370B" w14:textId="77777777" w:rsidR="00F728D8" w:rsidRPr="00853033" w:rsidRDefault="00F728D8" w:rsidP="007A3868">
            <w:pPr>
              <w:pStyle w:val="TAC"/>
            </w:pPr>
            <w:r w:rsidRPr="00853033">
              <w:t>69</w:t>
            </w:r>
          </w:p>
        </w:tc>
      </w:tr>
      <w:tr w:rsidR="00F728D8" w14:paraId="5A73DE33" w14:textId="77777777" w:rsidTr="0058551E">
        <w:trPr>
          <w:jc w:val="center"/>
        </w:trPr>
        <w:tc>
          <w:tcPr>
            <w:tcW w:w="1074" w:type="dxa"/>
            <w:shd w:val="clear" w:color="auto" w:fill="auto"/>
            <w:vAlign w:val="center"/>
          </w:tcPr>
          <w:p w14:paraId="5C47E365" w14:textId="77777777" w:rsidR="00F728D8" w:rsidRDefault="00F728D8" w:rsidP="007A3868">
            <w:pPr>
              <w:pStyle w:val="TAC"/>
            </w:pPr>
            <w:r>
              <w:t>60kHz</w:t>
            </w:r>
          </w:p>
        </w:tc>
        <w:tc>
          <w:tcPr>
            <w:tcW w:w="577" w:type="dxa"/>
            <w:shd w:val="clear" w:color="auto" w:fill="auto"/>
          </w:tcPr>
          <w:p w14:paraId="4CEB90D4" w14:textId="77777777" w:rsidR="00F728D8" w:rsidRPr="00853033" w:rsidRDefault="00F728D8" w:rsidP="007A3868">
            <w:pPr>
              <w:pStyle w:val="TAC"/>
            </w:pPr>
            <w:r w:rsidRPr="00853033">
              <w:t>141</w:t>
            </w:r>
          </w:p>
        </w:tc>
        <w:tc>
          <w:tcPr>
            <w:tcW w:w="577" w:type="dxa"/>
            <w:shd w:val="clear" w:color="auto" w:fill="auto"/>
          </w:tcPr>
          <w:p w14:paraId="041FFE85" w14:textId="77777777" w:rsidR="00F728D8" w:rsidRPr="00853033" w:rsidRDefault="00F728D8" w:rsidP="007A3868">
            <w:pPr>
              <w:pStyle w:val="TAC"/>
            </w:pPr>
            <w:r w:rsidRPr="00853033">
              <w:t>140</w:t>
            </w:r>
          </w:p>
        </w:tc>
      </w:tr>
      <w:tr w:rsidR="00F728D8" w14:paraId="31AB8933" w14:textId="77777777" w:rsidTr="0058551E">
        <w:trPr>
          <w:jc w:val="center"/>
        </w:trPr>
        <w:tc>
          <w:tcPr>
            <w:tcW w:w="1074" w:type="dxa"/>
            <w:shd w:val="clear" w:color="auto" w:fill="auto"/>
            <w:vAlign w:val="center"/>
          </w:tcPr>
          <w:p w14:paraId="2A2038F9" w14:textId="77777777" w:rsidR="00F728D8" w:rsidRDefault="00F728D8" w:rsidP="007A3868">
            <w:pPr>
              <w:pStyle w:val="TAC"/>
            </w:pPr>
            <w:r>
              <w:t>120kHz</w:t>
            </w:r>
          </w:p>
        </w:tc>
        <w:tc>
          <w:tcPr>
            <w:tcW w:w="577" w:type="dxa"/>
            <w:shd w:val="clear" w:color="auto" w:fill="auto"/>
          </w:tcPr>
          <w:p w14:paraId="31367842" w14:textId="77777777" w:rsidR="00F728D8" w:rsidRPr="00853033" w:rsidRDefault="00F728D8" w:rsidP="007A3868">
            <w:pPr>
              <w:pStyle w:val="TAC"/>
            </w:pPr>
            <w:r w:rsidRPr="00853033">
              <w:t>152</w:t>
            </w:r>
          </w:p>
        </w:tc>
        <w:tc>
          <w:tcPr>
            <w:tcW w:w="577" w:type="dxa"/>
            <w:shd w:val="clear" w:color="auto" w:fill="auto"/>
          </w:tcPr>
          <w:p w14:paraId="11B0409D" w14:textId="77777777" w:rsidR="00F728D8" w:rsidRPr="00853033" w:rsidRDefault="00F728D8" w:rsidP="007A3868">
            <w:pPr>
              <w:pStyle w:val="TAC"/>
            </w:pPr>
            <w:r w:rsidRPr="00853033">
              <w:t>140</w:t>
            </w:r>
          </w:p>
        </w:tc>
      </w:tr>
    </w:tbl>
    <w:p w14:paraId="1CBB2BEB" w14:textId="77777777" w:rsidR="00F728D8" w:rsidRDefault="00F728D8" w:rsidP="00F728D8"/>
    <w:p w14:paraId="5390874C" w14:textId="77777777" w:rsidR="00F728D8" w:rsidRDefault="00F728D8" w:rsidP="00017304">
      <w:pPr>
        <w:pStyle w:val="ListParagraph"/>
        <w:numPr>
          <w:ilvl w:val="2"/>
          <w:numId w:val="225"/>
        </w:numPr>
        <w:overflowPunct/>
        <w:autoSpaceDE/>
        <w:autoSpaceDN/>
        <w:adjustRightInd/>
        <w:spacing w:after="160" w:line="259" w:lineRule="auto"/>
        <w:textAlignment w:val="auto"/>
      </w:pPr>
      <w:r w:rsidRPr="004D789A">
        <w:t>When X CSI processing units are unoccupied and a single report with low latency CSI class</w:t>
      </w:r>
      <w:r>
        <w:t xml:space="preserve"> </w:t>
      </w:r>
      <w:r w:rsidRPr="00102898">
        <w:t xml:space="preserve">without UL-SCH is triggered </w:t>
      </w:r>
    </w:p>
    <w:p w14:paraId="6AA35FE6" w14:textId="77777777" w:rsidR="00F728D8" w:rsidRPr="00102898" w:rsidRDefault="00F728D8" w:rsidP="00017304">
      <w:pPr>
        <w:pStyle w:val="ListParagraph"/>
        <w:numPr>
          <w:ilvl w:val="2"/>
          <w:numId w:val="225"/>
        </w:numPr>
        <w:overflowPunct/>
        <w:autoSpaceDE/>
        <w:autoSpaceDN/>
        <w:adjustRightInd/>
        <w:spacing w:after="160" w:line="259" w:lineRule="auto"/>
        <w:textAlignment w:val="auto"/>
      </w:pPr>
      <w:r>
        <w:lastRenderedPageBreak/>
        <w:t>Select one of the following alternatives:</w:t>
      </w:r>
    </w:p>
    <w:p w14:paraId="18A2ECF9" w14:textId="77777777" w:rsidR="00F728D8" w:rsidRPr="00CE1E60" w:rsidRDefault="00F728D8" w:rsidP="00017304">
      <w:pPr>
        <w:pStyle w:val="ListParagraph"/>
        <w:numPr>
          <w:ilvl w:val="3"/>
          <w:numId w:val="225"/>
        </w:numPr>
        <w:overflowPunct/>
        <w:autoSpaceDE/>
        <w:autoSpaceDN/>
        <w:adjustRightInd/>
        <w:spacing w:after="160" w:line="259" w:lineRule="auto"/>
        <w:textAlignment w:val="auto"/>
      </w:pPr>
      <w:r w:rsidRPr="00CE1E60">
        <w:t>The timing requirements are defined by Z</w:t>
      </w:r>
      <w:r w:rsidRPr="00CE1E60">
        <w:rPr>
          <w:vertAlign w:val="subscript"/>
        </w:rPr>
        <w:t>(1)</w:t>
      </w:r>
      <w:r w:rsidRPr="00CE1E60">
        <w:t xml:space="preserve"> in Table 1</w:t>
      </w:r>
    </w:p>
    <w:p w14:paraId="3D69CDF2" w14:textId="77777777" w:rsidR="00F728D8" w:rsidRPr="00CE1E60" w:rsidRDefault="00F728D8" w:rsidP="00017304">
      <w:pPr>
        <w:pStyle w:val="ListParagraph"/>
        <w:numPr>
          <w:ilvl w:val="4"/>
          <w:numId w:val="225"/>
        </w:numPr>
        <w:overflowPunct/>
        <w:autoSpaceDE/>
        <w:autoSpaceDN/>
        <w:adjustRightInd/>
        <w:spacing w:after="160" w:line="259" w:lineRule="auto"/>
        <w:textAlignment w:val="auto"/>
      </w:pPr>
      <w:r w:rsidRPr="00CE1E60">
        <w:t>There is no “advanced UE CSI processing” capability in Rel-15</w:t>
      </w:r>
    </w:p>
    <w:p w14:paraId="1F0E8D51" w14:textId="77777777" w:rsidR="00F728D8" w:rsidRPr="004D789A" w:rsidRDefault="00F728D8" w:rsidP="00017304">
      <w:pPr>
        <w:pStyle w:val="ListParagraph"/>
        <w:numPr>
          <w:ilvl w:val="3"/>
          <w:numId w:val="225"/>
        </w:numPr>
        <w:overflowPunct/>
        <w:autoSpaceDE/>
        <w:autoSpaceDN/>
        <w:adjustRightInd/>
        <w:spacing w:after="160" w:line="259" w:lineRule="auto"/>
        <w:textAlignment w:val="auto"/>
      </w:pPr>
      <w:r w:rsidRPr="004D789A">
        <w:t>This report occupies X CSI processing units</w:t>
      </w:r>
    </w:p>
    <w:p w14:paraId="0C500C15" w14:textId="77777777" w:rsidR="00F728D8" w:rsidRPr="004D789A" w:rsidRDefault="00F728D8" w:rsidP="00017304">
      <w:pPr>
        <w:pStyle w:val="ListParagraph"/>
        <w:numPr>
          <w:ilvl w:val="3"/>
          <w:numId w:val="225"/>
        </w:numPr>
        <w:overflowPunct/>
        <w:autoSpaceDE/>
        <w:autoSpaceDN/>
        <w:adjustRightInd/>
        <w:spacing w:after="160" w:line="259" w:lineRule="auto"/>
        <w:textAlignment w:val="auto"/>
      </w:pPr>
      <w:r w:rsidRPr="004D789A">
        <w:t>X is the number of CSI processing units supported by a UE</w:t>
      </w:r>
    </w:p>
    <w:p w14:paraId="75EC492F" w14:textId="77777777" w:rsidR="00F728D8" w:rsidRPr="004D789A" w:rsidRDefault="00F728D8" w:rsidP="00017304">
      <w:pPr>
        <w:pStyle w:val="ListParagraph"/>
        <w:numPr>
          <w:ilvl w:val="2"/>
          <w:numId w:val="225"/>
        </w:numPr>
        <w:overflowPunct/>
        <w:autoSpaceDE/>
        <w:autoSpaceDN/>
        <w:adjustRightInd/>
        <w:spacing w:after="160" w:line="259" w:lineRule="auto"/>
        <w:textAlignment w:val="auto"/>
      </w:pPr>
      <w:r w:rsidRPr="004D789A">
        <w:t>Otherwise, the timing requirements are defined by (Z,Z’) in Table 2 and follows the regular CPU occupancy rules</w:t>
      </w:r>
    </w:p>
    <w:p w14:paraId="04C07BD3" w14:textId="77777777" w:rsidR="00F728D8" w:rsidRDefault="00F728D8" w:rsidP="00F728D8">
      <w:pPr>
        <w:pStyle w:val="ListParagraph"/>
        <w:ind w:left="1520"/>
      </w:pPr>
    </w:p>
    <w:p w14:paraId="675B08EB" w14:textId="77777777" w:rsidR="00F728D8" w:rsidRPr="00F915F1" w:rsidRDefault="00F728D8" w:rsidP="00017304">
      <w:pPr>
        <w:pStyle w:val="ListParagraph"/>
        <w:numPr>
          <w:ilvl w:val="0"/>
          <w:numId w:val="317"/>
        </w:numPr>
        <w:overflowPunct/>
        <w:autoSpaceDE/>
        <w:autoSpaceDN/>
        <w:adjustRightInd/>
        <w:spacing w:after="0" w:line="264" w:lineRule="auto"/>
        <w:textAlignment w:val="auto"/>
      </w:pPr>
      <w:r w:rsidRPr="00F915F1">
        <w:t xml:space="preserve">When a single DCI triggers </w:t>
      </w:r>
      <w:r w:rsidRPr="00F915F1">
        <w:rPr>
          <w:i/>
        </w:rPr>
        <w:t>N</w:t>
      </w:r>
      <w:r w:rsidRPr="00F915F1">
        <w:t xml:space="preserve"> &gt;</w:t>
      </w:r>
      <w:r>
        <w:t>=</w:t>
      </w:r>
      <w:r w:rsidRPr="00F915F1">
        <w:t xml:space="preserve"> 1 A-CSI reports</w:t>
      </w:r>
      <w:r>
        <w:t xml:space="preserve"> </w:t>
      </w:r>
      <w:r w:rsidRPr="00AB61E6">
        <w:t>RS</w:t>
      </w:r>
      <w:r>
        <w:t xml:space="preserve"> </w:t>
      </w:r>
      <w:r w:rsidRPr="002A248E">
        <w:rPr>
          <w:color w:val="FF0000"/>
        </w:rPr>
        <w:t>(</w:t>
      </w:r>
      <w:r>
        <w:rPr>
          <w:color w:val="FF0000"/>
        </w:rPr>
        <w:t xml:space="preserve">each </w:t>
      </w:r>
      <w:r w:rsidRPr="002A248E">
        <w:rPr>
          <w:color w:val="FF0000"/>
        </w:rPr>
        <w:t>with single CSI-RS resource in the set for channel measurement</w:t>
      </w:r>
      <w:r>
        <w:t>)</w:t>
      </w:r>
      <w:r w:rsidRPr="00F915F1">
        <w:t xml:space="preserve"> ((</w:t>
      </w:r>
      <w:r w:rsidRPr="00F915F1">
        <w:rPr>
          <w:i/>
        </w:rPr>
        <w:t>Z</w:t>
      </w:r>
      <w:r w:rsidRPr="00F915F1">
        <w:rPr>
          <w:i/>
          <w:vertAlign w:val="subscript"/>
        </w:rPr>
        <w:t>n</w:t>
      </w:r>
      <w:r w:rsidRPr="00F915F1">
        <w:t xml:space="preserve">, </w:t>
      </w:r>
      <w:r w:rsidRPr="00F915F1">
        <w:rPr>
          <w:i/>
        </w:rPr>
        <w:t>Z'</w:t>
      </w:r>
      <w:r w:rsidRPr="00F915F1">
        <w:rPr>
          <w:i/>
          <w:vertAlign w:val="subscript"/>
        </w:rPr>
        <w:t>n</w:t>
      </w:r>
      <w:r w:rsidRPr="00F915F1">
        <w:t xml:space="preserve">) for report </w:t>
      </w:r>
      <w:r w:rsidRPr="00F915F1">
        <w:rPr>
          <w:i/>
        </w:rPr>
        <w:t>n</w:t>
      </w:r>
      <w:r w:rsidRPr="00F915F1">
        <w:t xml:space="preserve">), but UE only has </w:t>
      </w:r>
      <w:r w:rsidRPr="00F915F1">
        <w:rPr>
          <w:i/>
        </w:rPr>
        <w:t>M</w:t>
      </w:r>
      <w:r>
        <w:rPr>
          <w:i/>
        </w:rPr>
        <w:t>&lt;=X</w:t>
      </w:r>
      <w:r w:rsidRPr="00F915F1">
        <w:t xml:space="preserve"> unoccupied CSI processing units, UE is only required to update </w:t>
      </w:r>
      <w:r w:rsidRPr="00F915F1">
        <w:rPr>
          <w:i/>
        </w:rPr>
        <w:t>M</w:t>
      </w:r>
      <w:r w:rsidRPr="00F915F1">
        <w:t xml:space="preserve"> of the </w:t>
      </w:r>
      <w:r w:rsidRPr="00F915F1">
        <w:rPr>
          <w:i/>
        </w:rPr>
        <w:t>N</w:t>
      </w:r>
      <w:r w:rsidRPr="00F915F1">
        <w:t xml:space="preserve"> CSI reports </w:t>
      </w:r>
    </w:p>
    <w:p w14:paraId="2A721336" w14:textId="3CE27A60" w:rsidR="00F728D8" w:rsidRPr="00F915F1" w:rsidRDefault="00F728D8" w:rsidP="00017304">
      <w:pPr>
        <w:pStyle w:val="ListParagraph"/>
        <w:numPr>
          <w:ilvl w:val="1"/>
          <w:numId w:val="317"/>
        </w:numPr>
        <w:overflowPunct/>
        <w:autoSpaceDE/>
        <w:autoSpaceDN/>
        <w:adjustRightInd/>
        <w:spacing w:after="160" w:line="259" w:lineRule="auto"/>
        <w:textAlignment w:val="auto"/>
      </w:pPr>
      <w:r w:rsidRPr="00F915F1">
        <w:t xml:space="preserve">Additionally, CSI for a </w:t>
      </w:r>
      <w:r>
        <w:t>report</w:t>
      </w:r>
      <w:r>
        <w:rPr>
          <w:i/>
        </w:rPr>
        <w:t xml:space="preserve"> n=0,1,…M-1</w:t>
      </w:r>
      <w:r w:rsidRPr="00F915F1">
        <w:t xml:space="preserve"> is </w:t>
      </w:r>
      <w:r w:rsidRPr="00F915F1">
        <w:rPr>
          <w:b/>
        </w:rPr>
        <w:t>not updated</w:t>
      </w:r>
      <w:r w:rsidRPr="00F915F1">
        <w:t xml:space="preserve"> if the PUSCH scheduling offset does not give enough CSI calculation time for that CSI report according to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k=0,…,</m:t>
                </m:r>
                <m:r>
                  <m:rPr>
                    <m:sty m:val="p"/>
                  </m:rPr>
                  <w:rPr>
                    <w:rFonts w:ascii="Cambria Math" w:hAnsi="Cambria Math"/>
                  </w:rPr>
                  <m:t>min⁡</m:t>
                </m:r>
                <m:r>
                  <w:rPr>
                    <w:rFonts w:ascii="Cambria Math" w:hAnsi="Cambria Math"/>
                  </w:rPr>
                  <m:t>(M,N)-1</m:t>
                </m:r>
                <m:ctrlPr>
                  <w:rPr>
                    <w:rFonts w:ascii="Cambria Math" w:hAnsi="Cambria Math"/>
                  </w:rPr>
                </m:ctrlPr>
              </m:lim>
            </m:limLow>
          </m:fName>
          <m:e>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m:t>
                </m:r>
              </m:sup>
            </m:sSubSup>
          </m:e>
        </m:func>
        <m:r>
          <w:rPr>
            <w:rFonts w:ascii="Cambria Math" w:hAnsi="Cambria Math"/>
          </w:rPr>
          <m:t xml:space="preserve">) </m:t>
        </m:r>
      </m:oMath>
      <w:r w:rsidRPr="00F915F1">
        <w:t xml:space="preserve">where the reports are indexed according to the priority rule in Section 5.2.5 of TS38.214 </w:t>
      </w:r>
    </w:p>
    <w:p w14:paraId="7557D169" w14:textId="77777777" w:rsidR="00F728D8" w:rsidRDefault="00F728D8" w:rsidP="00F728D8">
      <w:pPr>
        <w:pStyle w:val="ListParagraph"/>
        <w:ind w:left="1520"/>
      </w:pPr>
    </w:p>
    <w:p w14:paraId="45099E55" w14:textId="77777777" w:rsidR="00F728D8" w:rsidRPr="00AB61E6" w:rsidRDefault="00F728D8" w:rsidP="00017304">
      <w:pPr>
        <w:pStyle w:val="ListParagraph"/>
        <w:numPr>
          <w:ilvl w:val="0"/>
          <w:numId w:val="317"/>
        </w:numPr>
        <w:overflowPunct/>
        <w:autoSpaceDE/>
        <w:autoSpaceDN/>
        <w:adjustRightInd/>
        <w:spacing w:after="160" w:line="259" w:lineRule="auto"/>
        <w:textAlignment w:val="auto"/>
      </w:pPr>
      <w:r w:rsidRPr="00AB61E6">
        <w:t>CPU occupancy rules for Table 2</w:t>
      </w:r>
    </w:p>
    <w:p w14:paraId="1D0C0004" w14:textId="77777777" w:rsidR="00F728D8" w:rsidRPr="00AB61E6" w:rsidRDefault="00F728D8" w:rsidP="00017304">
      <w:pPr>
        <w:pStyle w:val="ListParagraph"/>
        <w:numPr>
          <w:ilvl w:val="1"/>
          <w:numId w:val="317"/>
        </w:numPr>
        <w:overflowPunct/>
        <w:autoSpaceDE/>
        <w:autoSpaceDN/>
        <w:adjustRightInd/>
        <w:spacing w:after="160" w:line="259" w:lineRule="auto"/>
        <w:textAlignment w:val="auto"/>
      </w:pPr>
      <w:r w:rsidRPr="00AB61E6">
        <w:t xml:space="preserve">When single DCI triggers </w:t>
      </w:r>
      <w:r w:rsidRPr="00AB61E6">
        <w:rPr>
          <w:i/>
        </w:rPr>
        <w:t xml:space="preserve">N&gt;=1 </w:t>
      </w:r>
      <w:r w:rsidRPr="00AB61E6">
        <w:t>A-CSI reports based on A-CSI-RS</w:t>
      </w:r>
      <w:r>
        <w:t xml:space="preserve"> </w:t>
      </w:r>
      <w:r w:rsidRPr="002A248E">
        <w:rPr>
          <w:color w:val="FF0000"/>
        </w:rPr>
        <w:t>(</w:t>
      </w:r>
      <w:r>
        <w:rPr>
          <w:color w:val="FF0000"/>
        </w:rPr>
        <w:t xml:space="preserve">each </w:t>
      </w:r>
      <w:r w:rsidRPr="002A248E">
        <w:rPr>
          <w:color w:val="FF0000"/>
        </w:rPr>
        <w:t>with single CSI-RS resource in the set for channel measurement</w:t>
      </w:r>
      <w:r>
        <w:t>)</w:t>
      </w:r>
      <w:r w:rsidRPr="00AB61E6">
        <w:t xml:space="preserve">, </w:t>
      </w:r>
    </w:p>
    <w:p w14:paraId="70696AD3" w14:textId="77777777" w:rsidR="00F728D8" w:rsidRPr="00AB61E6" w:rsidRDefault="00F728D8" w:rsidP="00017304">
      <w:pPr>
        <w:pStyle w:val="ListParagraph"/>
        <w:numPr>
          <w:ilvl w:val="2"/>
          <w:numId w:val="317"/>
        </w:numPr>
        <w:overflowPunct/>
        <w:autoSpaceDE/>
        <w:autoSpaceDN/>
        <w:adjustRightInd/>
        <w:spacing w:after="160" w:line="259" w:lineRule="auto"/>
        <w:textAlignment w:val="auto"/>
      </w:pPr>
      <w:r w:rsidRPr="00AB61E6">
        <w:t>min(</w:t>
      </w:r>
      <w:r w:rsidRPr="00AB61E6">
        <w:rPr>
          <w:i/>
        </w:rPr>
        <w:t>M</w:t>
      </w:r>
      <w:r w:rsidRPr="00AB61E6">
        <w:t xml:space="preserve">, </w:t>
      </w:r>
      <w:r w:rsidRPr="00AB61E6">
        <w:rPr>
          <w:i/>
        </w:rPr>
        <w:t>N</w:t>
      </w:r>
      <w:r w:rsidRPr="00AB61E6">
        <w:t>) CPUs are occupied from the first symbol after the PDCCH triggering the report until the last symbol of the PUSCH carrying the report</w:t>
      </w:r>
    </w:p>
    <w:p w14:paraId="17340489" w14:textId="77777777" w:rsidR="00F728D8" w:rsidRPr="005E127A" w:rsidRDefault="00F728D8" w:rsidP="00017304">
      <w:pPr>
        <w:pStyle w:val="ListParagraph"/>
        <w:numPr>
          <w:ilvl w:val="1"/>
          <w:numId w:val="317"/>
        </w:numPr>
        <w:overflowPunct/>
        <w:autoSpaceDE/>
        <w:autoSpaceDN/>
        <w:adjustRightInd/>
        <w:spacing w:after="160" w:line="259" w:lineRule="auto"/>
        <w:textAlignment w:val="auto"/>
      </w:pPr>
      <w:r w:rsidRPr="005E127A">
        <w:t>For A/P/SP CSI reporting based on P/SP CSI-RS</w:t>
      </w:r>
    </w:p>
    <w:p w14:paraId="419EB431" w14:textId="77777777" w:rsidR="00F728D8" w:rsidRPr="0057301E" w:rsidRDefault="00F728D8" w:rsidP="00017304">
      <w:pPr>
        <w:pStyle w:val="ListParagraph"/>
        <w:numPr>
          <w:ilvl w:val="2"/>
          <w:numId w:val="317"/>
        </w:numPr>
        <w:overflowPunct/>
        <w:autoSpaceDE/>
        <w:autoSpaceDN/>
        <w:adjustRightInd/>
        <w:spacing w:after="160" w:line="259" w:lineRule="auto"/>
        <w:textAlignment w:val="auto"/>
      </w:pPr>
      <w:r w:rsidRPr="0057301E">
        <w:t>The CSI reporting setting associated with P/SP CSI-RS/CSI-IM resource is assigned [one or Ks] CSI processing unit and occupy [it or them] from the earliest one of the first symbol of the latest CSI-RS/CSI-IM resource earlier than the corresponding CSI reference resource until the last symbol of the PUSCH/PUCCH carrying the report</w:t>
      </w:r>
    </w:p>
    <w:p w14:paraId="00738D07" w14:textId="77777777" w:rsidR="00F728D8" w:rsidRDefault="00F728D8" w:rsidP="00017304">
      <w:pPr>
        <w:pStyle w:val="ListParagraph"/>
        <w:numPr>
          <w:ilvl w:val="1"/>
          <w:numId w:val="317"/>
        </w:numPr>
        <w:overflowPunct/>
        <w:autoSpaceDE/>
        <w:autoSpaceDN/>
        <w:adjustRightInd/>
        <w:spacing w:after="160" w:line="259" w:lineRule="auto"/>
        <w:textAlignment w:val="auto"/>
      </w:pPr>
      <w:r w:rsidRPr="00415173">
        <w:t>When triggered with a CSI report with a set containing Ks &gt; 1 CSI-RS resources for channel measurement</w:t>
      </w:r>
    </w:p>
    <w:p w14:paraId="6BF5F51F" w14:textId="77777777" w:rsidR="00F728D8" w:rsidRPr="00151D4D" w:rsidRDefault="00F728D8" w:rsidP="00017304">
      <w:pPr>
        <w:pStyle w:val="ListParagraph"/>
        <w:numPr>
          <w:ilvl w:val="2"/>
          <w:numId w:val="317"/>
        </w:numPr>
        <w:overflowPunct/>
        <w:autoSpaceDE/>
        <w:autoSpaceDN/>
        <w:adjustRightInd/>
        <w:spacing w:after="160" w:line="259" w:lineRule="auto"/>
        <w:textAlignment w:val="auto"/>
      </w:pPr>
      <w:r w:rsidRPr="00151D4D">
        <w:t>For Ks=2, at most 16 CSI-RS ports per CSI-RS resource can be configured</w:t>
      </w:r>
    </w:p>
    <w:p w14:paraId="55C98D37" w14:textId="77777777" w:rsidR="00F728D8" w:rsidRDefault="00F728D8" w:rsidP="00017304">
      <w:pPr>
        <w:pStyle w:val="ListParagraph"/>
        <w:numPr>
          <w:ilvl w:val="2"/>
          <w:numId w:val="317"/>
        </w:numPr>
        <w:overflowPunct/>
        <w:autoSpaceDE/>
        <w:autoSpaceDN/>
        <w:adjustRightInd/>
        <w:spacing w:after="160" w:line="259" w:lineRule="auto"/>
        <w:textAlignment w:val="auto"/>
      </w:pPr>
      <w:r w:rsidRPr="00151D4D">
        <w:t>For 8&gt;=Ks&gt;2, at most 8 CSI-RS ports per CSI-RS resource can be configured</w:t>
      </w:r>
    </w:p>
    <w:p w14:paraId="303B4C06" w14:textId="77777777" w:rsidR="00F728D8" w:rsidRPr="00CE1E60" w:rsidRDefault="00F728D8" w:rsidP="00017304">
      <w:pPr>
        <w:pStyle w:val="ListParagraph"/>
        <w:numPr>
          <w:ilvl w:val="2"/>
          <w:numId w:val="317"/>
        </w:numPr>
        <w:overflowPunct/>
        <w:autoSpaceDE/>
        <w:autoSpaceDN/>
        <w:adjustRightInd/>
        <w:spacing w:after="160" w:line="259" w:lineRule="auto"/>
        <w:textAlignment w:val="auto"/>
      </w:pPr>
      <w:r w:rsidRPr="00CE1E60">
        <w:t xml:space="preserve">The CSI report occupies </w:t>
      </w:r>
      <w:r w:rsidRPr="00CE1E60">
        <w:rPr>
          <w:i/>
        </w:rPr>
        <w:t>K</w:t>
      </w:r>
      <w:r w:rsidRPr="00CE1E60">
        <w:rPr>
          <w:vertAlign w:val="subscript"/>
        </w:rPr>
        <w:t>s</w:t>
      </w:r>
      <w:r w:rsidRPr="00CE1E60">
        <w:t xml:space="preserve"> CSI processing units and the latency requirement for each unit is calculated based on </w:t>
      </w:r>
      <w:r w:rsidRPr="00CE1E60">
        <w:rPr>
          <w:bCs/>
        </w:rPr>
        <w:t>(</w:t>
      </w:r>
      <w:r w:rsidRPr="00CE1E60">
        <w:rPr>
          <w:bCs/>
          <w:i/>
        </w:rPr>
        <w:t>Z</w:t>
      </w:r>
      <w:r w:rsidRPr="00CE1E60">
        <w:rPr>
          <w:bCs/>
        </w:rPr>
        <w:t xml:space="preserve">, </w:t>
      </w:r>
      <w:r w:rsidRPr="00CE1E60">
        <w:rPr>
          <w:bCs/>
          <w:i/>
        </w:rPr>
        <w:t>Z'</w:t>
      </w:r>
      <w:r w:rsidRPr="00CE1E60">
        <w:rPr>
          <w:bCs/>
        </w:rPr>
        <w:t xml:space="preserve">) </w:t>
      </w:r>
      <w:r w:rsidRPr="00CE1E60">
        <w:t>according to the High latency CSI class with the Z values in Table 5</w:t>
      </w:r>
    </w:p>
    <w:p w14:paraId="6DE0623C" w14:textId="77777777" w:rsidR="00F728D8" w:rsidRPr="00CD2E29" w:rsidRDefault="00F728D8" w:rsidP="00017304">
      <w:pPr>
        <w:pStyle w:val="ListParagraph"/>
        <w:numPr>
          <w:ilvl w:val="0"/>
          <w:numId w:val="317"/>
        </w:numPr>
        <w:overflowPunct/>
        <w:autoSpaceDE/>
        <w:autoSpaceDN/>
        <w:adjustRightInd/>
        <w:spacing w:after="160" w:line="259" w:lineRule="auto"/>
        <w:textAlignment w:val="auto"/>
      </w:pPr>
      <w:r w:rsidRPr="00CD2E29">
        <w:t>Simultaneous resources in FG 2-36, 2-40, 2-41, 2-43</w:t>
      </w:r>
      <w:r w:rsidRPr="00CD2E29">
        <w:rPr>
          <w:color w:val="FF0000"/>
        </w:rPr>
        <w:t>,</w:t>
      </w:r>
      <w:r w:rsidRPr="00CD2E29">
        <w:t xml:space="preserve"> 2-33</w:t>
      </w:r>
    </w:p>
    <w:p w14:paraId="542592C1" w14:textId="77777777" w:rsidR="00F728D8" w:rsidRPr="00CD2E29" w:rsidRDefault="00F728D8" w:rsidP="00017304">
      <w:pPr>
        <w:pStyle w:val="ListParagraph"/>
        <w:numPr>
          <w:ilvl w:val="1"/>
          <w:numId w:val="317"/>
        </w:numPr>
        <w:overflowPunct/>
        <w:autoSpaceDE/>
        <w:autoSpaceDN/>
        <w:adjustRightInd/>
        <w:spacing w:after="160" w:line="259" w:lineRule="auto"/>
        <w:textAlignment w:val="auto"/>
      </w:pPr>
      <w:r w:rsidRPr="00CD2E29">
        <w:t>In any slot, the number of “active” CSI-RS resources/ports should not exceed the numbers reported in FG2-36, 2-40, 2-41, 2-43</w:t>
      </w:r>
      <w:r w:rsidRPr="00CD2E29">
        <w:rPr>
          <w:color w:val="FF0000"/>
        </w:rPr>
        <w:t xml:space="preserve">, </w:t>
      </w:r>
      <w:r w:rsidRPr="00CD2E29">
        <w:t xml:space="preserve">2-33 </w:t>
      </w:r>
    </w:p>
    <w:p w14:paraId="407BD2CD" w14:textId="77777777" w:rsidR="00F728D8" w:rsidRPr="0076720D" w:rsidRDefault="00F728D8" w:rsidP="00017304">
      <w:pPr>
        <w:pStyle w:val="ListParagraph"/>
        <w:numPr>
          <w:ilvl w:val="1"/>
          <w:numId w:val="317"/>
        </w:numPr>
        <w:overflowPunct/>
        <w:autoSpaceDE/>
        <w:autoSpaceDN/>
        <w:adjustRightInd/>
        <w:spacing w:after="160" w:line="259" w:lineRule="auto"/>
        <w:textAlignment w:val="auto"/>
      </w:pPr>
      <w:r w:rsidRPr="0076720D">
        <w:t>An NZP CSI-RS resource is active in a duration of time defined as follows:</w:t>
      </w:r>
    </w:p>
    <w:p w14:paraId="6952D065" w14:textId="77777777" w:rsidR="00F728D8" w:rsidRPr="009F1FAC" w:rsidRDefault="00F728D8" w:rsidP="00017304">
      <w:pPr>
        <w:pStyle w:val="ListParagraph"/>
        <w:numPr>
          <w:ilvl w:val="2"/>
          <w:numId w:val="317"/>
        </w:numPr>
        <w:overflowPunct/>
        <w:autoSpaceDE/>
        <w:autoSpaceDN/>
        <w:adjustRightInd/>
        <w:spacing w:after="160" w:line="259" w:lineRule="auto"/>
        <w:textAlignment w:val="auto"/>
      </w:pPr>
      <w:r w:rsidRPr="009F1FAC">
        <w:t>For A-CSI-RS, starting from the end of the PDCCH containing the request, and ending at the end of the PUSCH containing the report associated with this A-CSI-RS.</w:t>
      </w:r>
    </w:p>
    <w:p w14:paraId="2911AF4D" w14:textId="77777777" w:rsidR="00F728D8" w:rsidRPr="0076720D" w:rsidRDefault="00F728D8" w:rsidP="00017304">
      <w:pPr>
        <w:pStyle w:val="ListParagraph"/>
        <w:numPr>
          <w:ilvl w:val="2"/>
          <w:numId w:val="317"/>
        </w:numPr>
        <w:overflowPunct/>
        <w:autoSpaceDE/>
        <w:autoSpaceDN/>
        <w:adjustRightInd/>
        <w:spacing w:after="160" w:line="259" w:lineRule="auto"/>
        <w:textAlignment w:val="auto"/>
      </w:pPr>
      <w:r w:rsidRPr="0076720D">
        <w:t>For SP-CSI-RS, starting from the end of the activation command is applied, and ending at the end of the deactivation command is applied.</w:t>
      </w:r>
    </w:p>
    <w:p w14:paraId="267ED313" w14:textId="77777777" w:rsidR="00F728D8" w:rsidRPr="0076720D" w:rsidRDefault="00F728D8" w:rsidP="00017304">
      <w:pPr>
        <w:pStyle w:val="ListParagraph"/>
        <w:numPr>
          <w:ilvl w:val="2"/>
          <w:numId w:val="317"/>
        </w:numPr>
        <w:overflowPunct/>
        <w:autoSpaceDE/>
        <w:autoSpaceDN/>
        <w:adjustRightInd/>
        <w:spacing w:after="160" w:line="259" w:lineRule="auto"/>
        <w:textAlignment w:val="auto"/>
      </w:pPr>
      <w:r w:rsidRPr="0076720D">
        <w:t>For P-CSI-RS, the activate duration ends when the P-CSI-RS configuration is released.</w:t>
      </w:r>
    </w:p>
    <w:p w14:paraId="6A7438EC" w14:textId="77777777" w:rsidR="00F728D8" w:rsidRPr="00BC5CB7" w:rsidRDefault="00F728D8" w:rsidP="00017304">
      <w:pPr>
        <w:pStyle w:val="ListParagraph"/>
        <w:numPr>
          <w:ilvl w:val="0"/>
          <w:numId w:val="317"/>
        </w:numPr>
        <w:overflowPunct/>
        <w:autoSpaceDE/>
        <w:autoSpaceDN/>
        <w:adjustRightInd/>
        <w:snapToGrid w:val="0"/>
        <w:textAlignment w:val="auto"/>
        <w:rPr>
          <w:sz w:val="18"/>
          <w:szCs w:val="18"/>
        </w:rPr>
      </w:pPr>
      <w:r w:rsidRPr="00BC5CB7">
        <w:rPr>
          <w:szCs w:val="18"/>
        </w:rPr>
        <w:t>Modify UE feature group 2-33 as follows:</w:t>
      </w:r>
    </w:p>
    <w:tbl>
      <w:tblPr>
        <w:tblW w:w="5000" w:type="pct"/>
        <w:tblLook w:val="04A0" w:firstRow="1" w:lastRow="0" w:firstColumn="1" w:lastColumn="0" w:noHBand="0" w:noVBand="1"/>
      </w:tblPr>
      <w:tblGrid>
        <w:gridCol w:w="2986"/>
        <w:gridCol w:w="7461"/>
      </w:tblGrid>
      <w:tr w:rsidR="00F728D8" w:rsidRPr="004A496D" w14:paraId="0B983381" w14:textId="77777777" w:rsidTr="0058551E">
        <w:trPr>
          <w:trHeight w:val="315"/>
        </w:trPr>
        <w:tc>
          <w:tcPr>
            <w:tcW w:w="1429" w:type="pct"/>
            <w:tcBorders>
              <w:top w:val="single" w:sz="8" w:space="0" w:color="auto"/>
              <w:left w:val="single" w:sz="8" w:space="0" w:color="auto"/>
              <w:bottom w:val="single" w:sz="8" w:space="0" w:color="000000"/>
              <w:right w:val="single" w:sz="8" w:space="0" w:color="auto"/>
            </w:tcBorders>
            <w:shd w:val="clear" w:color="000000" w:fill="99CCFF"/>
            <w:vAlign w:val="center"/>
            <w:hideMark/>
          </w:tcPr>
          <w:p w14:paraId="07B89858" w14:textId="77777777" w:rsidR="00F728D8" w:rsidRPr="004A496D" w:rsidRDefault="00F728D8" w:rsidP="007A3868">
            <w:pPr>
              <w:pStyle w:val="TAL"/>
              <w:rPr>
                <w:lang w:val="en-US"/>
              </w:rPr>
            </w:pPr>
            <w:r w:rsidRPr="004A496D">
              <w:rPr>
                <w:lang w:val="en-US"/>
              </w:rPr>
              <w:lastRenderedPageBreak/>
              <w:t>Features</w:t>
            </w:r>
          </w:p>
        </w:tc>
        <w:tc>
          <w:tcPr>
            <w:tcW w:w="3571" w:type="pct"/>
            <w:tcBorders>
              <w:top w:val="single" w:sz="8" w:space="0" w:color="auto"/>
              <w:left w:val="nil"/>
              <w:bottom w:val="single" w:sz="8" w:space="0" w:color="000000"/>
              <w:right w:val="single" w:sz="8" w:space="0" w:color="auto"/>
            </w:tcBorders>
            <w:shd w:val="clear" w:color="auto" w:fill="auto"/>
            <w:vAlign w:val="center"/>
            <w:hideMark/>
          </w:tcPr>
          <w:p w14:paraId="4FB91CF1" w14:textId="77777777" w:rsidR="00F728D8" w:rsidRPr="004A496D" w:rsidRDefault="00F728D8" w:rsidP="007A3868">
            <w:pPr>
              <w:pStyle w:val="TAL"/>
              <w:rPr>
                <w:lang w:val="en-US"/>
              </w:rPr>
            </w:pPr>
            <w:r w:rsidRPr="004A496D">
              <w:rPr>
                <w:lang w:val="en-US"/>
              </w:rPr>
              <w:t> </w:t>
            </w:r>
          </w:p>
        </w:tc>
      </w:tr>
      <w:tr w:rsidR="00F728D8" w:rsidRPr="004A496D" w14:paraId="0C4F6827" w14:textId="77777777" w:rsidTr="0058551E">
        <w:trPr>
          <w:trHeight w:val="315"/>
        </w:trPr>
        <w:tc>
          <w:tcPr>
            <w:tcW w:w="1429" w:type="pct"/>
            <w:tcBorders>
              <w:top w:val="single" w:sz="8" w:space="0" w:color="auto"/>
              <w:left w:val="single" w:sz="8" w:space="0" w:color="auto"/>
              <w:bottom w:val="single" w:sz="8" w:space="0" w:color="000000"/>
              <w:right w:val="single" w:sz="8" w:space="0" w:color="auto"/>
            </w:tcBorders>
            <w:shd w:val="clear" w:color="000000" w:fill="99CCFF"/>
            <w:vAlign w:val="center"/>
            <w:hideMark/>
          </w:tcPr>
          <w:p w14:paraId="68FC8931" w14:textId="77777777" w:rsidR="00F728D8" w:rsidRPr="004A496D" w:rsidRDefault="00F728D8" w:rsidP="007A3868">
            <w:pPr>
              <w:pStyle w:val="TAL"/>
              <w:rPr>
                <w:lang w:val="en-US"/>
              </w:rPr>
            </w:pPr>
            <w:r w:rsidRPr="004A496D">
              <w:rPr>
                <w:lang w:val="en-US"/>
              </w:rPr>
              <w:t>#</w:t>
            </w:r>
          </w:p>
        </w:tc>
        <w:tc>
          <w:tcPr>
            <w:tcW w:w="3571" w:type="pct"/>
            <w:tcBorders>
              <w:top w:val="single" w:sz="8" w:space="0" w:color="auto"/>
              <w:left w:val="nil"/>
              <w:bottom w:val="single" w:sz="8" w:space="0" w:color="000000"/>
              <w:right w:val="single" w:sz="8" w:space="0" w:color="auto"/>
            </w:tcBorders>
            <w:shd w:val="clear" w:color="auto" w:fill="auto"/>
            <w:vAlign w:val="center"/>
            <w:hideMark/>
          </w:tcPr>
          <w:p w14:paraId="3B2818E2" w14:textId="77777777" w:rsidR="00F728D8" w:rsidRPr="004A496D" w:rsidRDefault="00F728D8" w:rsidP="007A3868">
            <w:pPr>
              <w:pStyle w:val="TAL"/>
              <w:rPr>
                <w:lang w:val="en-US"/>
              </w:rPr>
            </w:pPr>
            <w:r w:rsidRPr="004A496D">
              <w:rPr>
                <w:lang w:val="en-US"/>
              </w:rPr>
              <w:t>2-33</w:t>
            </w:r>
          </w:p>
        </w:tc>
      </w:tr>
      <w:tr w:rsidR="00F728D8" w:rsidRPr="004A496D" w14:paraId="5BD11E38" w14:textId="77777777" w:rsidTr="0058551E">
        <w:trPr>
          <w:trHeight w:val="315"/>
        </w:trPr>
        <w:tc>
          <w:tcPr>
            <w:tcW w:w="1429" w:type="pct"/>
            <w:tcBorders>
              <w:top w:val="single" w:sz="8" w:space="0" w:color="auto"/>
              <w:left w:val="single" w:sz="8" w:space="0" w:color="auto"/>
              <w:bottom w:val="single" w:sz="8" w:space="0" w:color="000000"/>
              <w:right w:val="single" w:sz="8" w:space="0" w:color="auto"/>
            </w:tcBorders>
            <w:shd w:val="clear" w:color="000000" w:fill="99CCFF"/>
            <w:vAlign w:val="center"/>
            <w:hideMark/>
          </w:tcPr>
          <w:p w14:paraId="5D5B4FAC" w14:textId="77777777" w:rsidR="00F728D8" w:rsidRPr="004A496D" w:rsidRDefault="00F728D8" w:rsidP="007A3868">
            <w:pPr>
              <w:pStyle w:val="TAL"/>
              <w:rPr>
                <w:lang w:val="en-US"/>
              </w:rPr>
            </w:pPr>
            <w:r w:rsidRPr="004A496D">
              <w:rPr>
                <w:lang w:val="en-US"/>
              </w:rPr>
              <w:t>Feature group</w:t>
            </w:r>
          </w:p>
        </w:tc>
        <w:tc>
          <w:tcPr>
            <w:tcW w:w="3571" w:type="pct"/>
            <w:tcBorders>
              <w:top w:val="single" w:sz="8" w:space="0" w:color="auto"/>
              <w:left w:val="nil"/>
              <w:bottom w:val="single" w:sz="8" w:space="0" w:color="000000"/>
              <w:right w:val="single" w:sz="8" w:space="0" w:color="auto"/>
            </w:tcBorders>
            <w:shd w:val="clear" w:color="auto" w:fill="auto"/>
            <w:vAlign w:val="center"/>
            <w:hideMark/>
          </w:tcPr>
          <w:p w14:paraId="130C5978" w14:textId="77777777" w:rsidR="00F728D8" w:rsidRPr="004A496D" w:rsidRDefault="00F728D8" w:rsidP="007A3868">
            <w:pPr>
              <w:pStyle w:val="TAL"/>
              <w:rPr>
                <w:lang w:val="en-US"/>
              </w:rPr>
            </w:pPr>
            <w:r w:rsidRPr="004A496D">
              <w:rPr>
                <w:lang w:val="en-US"/>
              </w:rPr>
              <w:t>CSI-RS and CSI-IM reception for CSI feedback</w:t>
            </w:r>
          </w:p>
        </w:tc>
      </w:tr>
      <w:tr w:rsidR="00F728D8" w:rsidRPr="004A496D" w14:paraId="190CA608" w14:textId="77777777" w:rsidTr="0058551E">
        <w:trPr>
          <w:trHeight w:val="2310"/>
        </w:trPr>
        <w:tc>
          <w:tcPr>
            <w:tcW w:w="1429" w:type="pct"/>
            <w:tcBorders>
              <w:top w:val="single" w:sz="8" w:space="0" w:color="auto"/>
              <w:left w:val="single" w:sz="8" w:space="0" w:color="auto"/>
              <w:bottom w:val="single" w:sz="8" w:space="0" w:color="000000"/>
              <w:right w:val="single" w:sz="8" w:space="0" w:color="auto"/>
            </w:tcBorders>
            <w:shd w:val="clear" w:color="000000" w:fill="99CCFF"/>
            <w:vAlign w:val="center"/>
            <w:hideMark/>
          </w:tcPr>
          <w:p w14:paraId="00812B15" w14:textId="77777777" w:rsidR="00F728D8" w:rsidRPr="004A496D" w:rsidRDefault="00F728D8" w:rsidP="007A3868">
            <w:pPr>
              <w:pStyle w:val="TAL"/>
              <w:rPr>
                <w:lang w:val="en-US"/>
              </w:rPr>
            </w:pPr>
            <w:r w:rsidRPr="004A496D">
              <w:rPr>
                <w:lang w:val="en-US"/>
              </w:rPr>
              <w:t>Components</w:t>
            </w:r>
          </w:p>
        </w:tc>
        <w:tc>
          <w:tcPr>
            <w:tcW w:w="3571" w:type="pct"/>
            <w:tcBorders>
              <w:top w:val="nil"/>
              <w:left w:val="nil"/>
              <w:bottom w:val="nil"/>
              <w:right w:val="single" w:sz="8" w:space="0" w:color="000000"/>
            </w:tcBorders>
            <w:shd w:val="clear" w:color="auto" w:fill="auto"/>
            <w:vAlign w:val="center"/>
            <w:hideMark/>
          </w:tcPr>
          <w:p w14:paraId="765E64D8" w14:textId="77777777" w:rsidR="00F728D8" w:rsidRDefault="00F728D8" w:rsidP="007A3868">
            <w:pPr>
              <w:pStyle w:val="TAL"/>
              <w:rPr>
                <w:lang w:val="en-US"/>
              </w:rPr>
            </w:pPr>
            <w:r w:rsidRPr="004A496D">
              <w:rPr>
                <w:lang w:val="en-US"/>
              </w:rPr>
              <w:t>1. Supported max # of configured NZP-CSI-RS resources per CC</w:t>
            </w:r>
          </w:p>
          <w:p w14:paraId="1E4FB6B9" w14:textId="77777777" w:rsidR="00F728D8" w:rsidRDefault="00F728D8" w:rsidP="007A3868">
            <w:pPr>
              <w:pStyle w:val="TAL"/>
              <w:rPr>
                <w:lang w:val="en-US"/>
              </w:rPr>
            </w:pPr>
            <w:r w:rsidRPr="004A496D">
              <w:rPr>
                <w:lang w:val="en-US"/>
              </w:rPr>
              <w:t>2. Supported max # of ports across all configured NZP-CSI-RS resources per CC</w:t>
            </w:r>
          </w:p>
          <w:p w14:paraId="732186C9" w14:textId="77777777" w:rsidR="00F728D8" w:rsidRDefault="00F728D8" w:rsidP="007A3868">
            <w:pPr>
              <w:pStyle w:val="TAL"/>
              <w:rPr>
                <w:lang w:val="en-US"/>
              </w:rPr>
            </w:pPr>
            <w:r w:rsidRPr="004A496D">
              <w:rPr>
                <w:lang w:val="en-US"/>
              </w:rPr>
              <w:t>3. Supported max # of configured CSI-IM resources per CC</w:t>
            </w:r>
          </w:p>
          <w:p w14:paraId="683CB3F8" w14:textId="77777777" w:rsidR="00F728D8" w:rsidRDefault="00F728D8" w:rsidP="007A3868">
            <w:pPr>
              <w:pStyle w:val="TAL"/>
              <w:rPr>
                <w:lang w:val="en-US"/>
              </w:rPr>
            </w:pPr>
          </w:p>
          <w:p w14:paraId="7BD1211C" w14:textId="77777777" w:rsidR="00F728D8" w:rsidRPr="004A496D" w:rsidRDefault="00F728D8" w:rsidP="007A3868">
            <w:pPr>
              <w:pStyle w:val="TAL"/>
              <w:rPr>
                <w:color w:val="FF0000"/>
              </w:rPr>
            </w:pPr>
            <w:r w:rsidRPr="004A496D">
              <w:rPr>
                <w:color w:val="FF0000"/>
              </w:rPr>
              <w:t xml:space="preserve">4. </w:t>
            </w:r>
            <w:r>
              <w:rPr>
                <w:color w:val="FF0000"/>
              </w:rPr>
              <w:t>Supported m</w:t>
            </w:r>
            <w:r w:rsidRPr="004A496D">
              <w:rPr>
                <w:color w:val="FF0000"/>
              </w:rPr>
              <w:t xml:space="preserve">ax # </w:t>
            </w:r>
            <w:r>
              <w:rPr>
                <w:color w:val="FF0000"/>
              </w:rPr>
              <w:t xml:space="preserve">simultaneous CSI-RS resources </w:t>
            </w:r>
            <w:r w:rsidRPr="004A496D">
              <w:rPr>
                <w:color w:val="FF0000"/>
              </w:rPr>
              <w:t>in active BWPs across all CCs</w:t>
            </w:r>
          </w:p>
          <w:p w14:paraId="20F01E38" w14:textId="77777777" w:rsidR="00F728D8" w:rsidRPr="004A496D" w:rsidRDefault="00F728D8" w:rsidP="007A3868">
            <w:pPr>
              <w:pStyle w:val="TAL"/>
              <w:rPr>
                <w:color w:val="FF0000"/>
              </w:rPr>
            </w:pPr>
            <w:r w:rsidRPr="004A496D">
              <w:rPr>
                <w:color w:val="FF0000"/>
              </w:rPr>
              <w:t xml:space="preserve">5. </w:t>
            </w:r>
            <w:r>
              <w:rPr>
                <w:color w:val="FF0000"/>
              </w:rPr>
              <w:t>Supported m</w:t>
            </w:r>
            <w:r w:rsidRPr="004A496D">
              <w:rPr>
                <w:color w:val="FF0000"/>
              </w:rPr>
              <w:t>ax</w:t>
            </w:r>
            <w:r>
              <w:rPr>
                <w:color w:val="FF0000"/>
              </w:rPr>
              <w:t xml:space="preserve"> total </w:t>
            </w:r>
            <w:r w:rsidRPr="004A496D">
              <w:rPr>
                <w:color w:val="FF0000"/>
              </w:rPr>
              <w:t># of</w:t>
            </w:r>
            <w:r>
              <w:rPr>
                <w:color w:val="FF0000"/>
              </w:rPr>
              <w:t xml:space="preserve"> CSI-RS ports in</w:t>
            </w:r>
            <w:r w:rsidRPr="004A496D">
              <w:rPr>
                <w:color w:val="FF0000"/>
              </w:rPr>
              <w:t xml:space="preserve"> </w:t>
            </w:r>
            <w:r>
              <w:rPr>
                <w:color w:val="FF0000"/>
              </w:rPr>
              <w:t>simultaneous CSI-RS resources</w:t>
            </w:r>
            <w:r w:rsidRPr="004A496D">
              <w:rPr>
                <w:color w:val="FF0000"/>
              </w:rPr>
              <w:t xml:space="preserve"> in active BWPs across all CCs</w:t>
            </w:r>
          </w:p>
          <w:p w14:paraId="36C40550" w14:textId="77777777" w:rsidR="00F728D8" w:rsidRPr="004A496D" w:rsidRDefault="00F728D8" w:rsidP="007A3868">
            <w:pPr>
              <w:pStyle w:val="TAL"/>
            </w:pPr>
          </w:p>
        </w:tc>
      </w:tr>
      <w:tr w:rsidR="00F728D8" w:rsidRPr="004A496D" w14:paraId="1B8A260C" w14:textId="77777777" w:rsidTr="0058551E">
        <w:trPr>
          <w:trHeight w:val="720"/>
        </w:trPr>
        <w:tc>
          <w:tcPr>
            <w:tcW w:w="1429" w:type="pct"/>
            <w:tcBorders>
              <w:top w:val="nil"/>
              <w:left w:val="nil"/>
              <w:bottom w:val="nil"/>
              <w:right w:val="single" w:sz="8" w:space="0" w:color="000000"/>
            </w:tcBorders>
            <w:shd w:val="clear" w:color="000000" w:fill="99CCFF"/>
            <w:vAlign w:val="center"/>
            <w:hideMark/>
          </w:tcPr>
          <w:p w14:paraId="154A3DD3" w14:textId="77777777" w:rsidR="00F728D8" w:rsidRPr="004A496D" w:rsidRDefault="00F728D8" w:rsidP="007A3868">
            <w:pPr>
              <w:pStyle w:val="TAL"/>
              <w:rPr>
                <w:lang w:val="en-US"/>
              </w:rPr>
            </w:pPr>
            <w:r w:rsidRPr="004A496D">
              <w:rPr>
                <w:lang w:val="en-US"/>
              </w:rPr>
              <w:t>Prerequisite feature groups</w:t>
            </w:r>
          </w:p>
        </w:tc>
        <w:tc>
          <w:tcPr>
            <w:tcW w:w="3571" w:type="pct"/>
            <w:tcBorders>
              <w:top w:val="single" w:sz="8" w:space="0" w:color="auto"/>
              <w:left w:val="nil"/>
              <w:bottom w:val="single" w:sz="8" w:space="0" w:color="000000"/>
              <w:right w:val="single" w:sz="8" w:space="0" w:color="auto"/>
            </w:tcBorders>
            <w:shd w:val="clear" w:color="auto" w:fill="auto"/>
            <w:vAlign w:val="center"/>
            <w:hideMark/>
          </w:tcPr>
          <w:p w14:paraId="5C3294FA" w14:textId="77777777" w:rsidR="00F728D8" w:rsidRPr="004A496D" w:rsidRDefault="00F728D8" w:rsidP="007A3868">
            <w:pPr>
              <w:pStyle w:val="TAL"/>
              <w:rPr>
                <w:lang w:val="en-US"/>
              </w:rPr>
            </w:pPr>
            <w:r w:rsidRPr="004A496D">
              <w:rPr>
                <w:lang w:val="en-US"/>
              </w:rPr>
              <w:t>2-32</w:t>
            </w:r>
          </w:p>
        </w:tc>
      </w:tr>
      <w:tr w:rsidR="00F728D8" w:rsidRPr="004A496D" w14:paraId="307759F2" w14:textId="77777777" w:rsidTr="0058551E">
        <w:trPr>
          <w:trHeight w:val="1200"/>
        </w:trPr>
        <w:tc>
          <w:tcPr>
            <w:tcW w:w="1429" w:type="pct"/>
            <w:tcBorders>
              <w:top w:val="nil"/>
              <w:left w:val="nil"/>
              <w:bottom w:val="nil"/>
              <w:right w:val="single" w:sz="8" w:space="0" w:color="000000"/>
            </w:tcBorders>
            <w:shd w:val="clear" w:color="000000" w:fill="99CCFF"/>
            <w:vAlign w:val="center"/>
            <w:hideMark/>
          </w:tcPr>
          <w:p w14:paraId="1DE24B11" w14:textId="77777777" w:rsidR="00F728D8" w:rsidRPr="004A496D" w:rsidRDefault="00F728D8" w:rsidP="007A3868">
            <w:pPr>
              <w:pStyle w:val="TAL"/>
              <w:rPr>
                <w:lang w:val="en-US"/>
              </w:rPr>
            </w:pPr>
            <w:r w:rsidRPr="004A496D">
              <w:rPr>
                <w:lang w:val="en-US"/>
              </w:rPr>
              <w:t>Need for g</w:t>
            </w:r>
            <w:r w:rsidRPr="004A496D">
              <w:rPr>
                <w:rFonts w:ascii="Calibri" w:hAnsi="Calibri"/>
                <w:lang w:val="en-US"/>
              </w:rPr>
              <w:t>NB to know whether the</w:t>
            </w:r>
          </w:p>
        </w:tc>
        <w:tc>
          <w:tcPr>
            <w:tcW w:w="3571" w:type="pct"/>
            <w:tcBorders>
              <w:top w:val="single" w:sz="8" w:space="0" w:color="auto"/>
              <w:left w:val="nil"/>
              <w:bottom w:val="single" w:sz="8" w:space="0" w:color="000000"/>
              <w:right w:val="single" w:sz="8" w:space="0" w:color="auto"/>
            </w:tcBorders>
            <w:shd w:val="clear" w:color="auto" w:fill="auto"/>
            <w:vAlign w:val="center"/>
            <w:hideMark/>
          </w:tcPr>
          <w:p w14:paraId="0D668134" w14:textId="77777777" w:rsidR="00F728D8" w:rsidRPr="004A496D" w:rsidRDefault="00F728D8" w:rsidP="007A3868">
            <w:pPr>
              <w:pStyle w:val="TAL"/>
              <w:rPr>
                <w:lang w:val="en-US"/>
              </w:rPr>
            </w:pPr>
            <w:r w:rsidRPr="004A496D">
              <w:rPr>
                <w:lang w:val="en-US"/>
              </w:rPr>
              <w:t>Yes</w:t>
            </w:r>
          </w:p>
        </w:tc>
      </w:tr>
      <w:tr w:rsidR="00F728D8" w:rsidRPr="004A496D" w14:paraId="7FB380BB" w14:textId="77777777" w:rsidTr="0058551E">
        <w:trPr>
          <w:trHeight w:val="975"/>
        </w:trPr>
        <w:tc>
          <w:tcPr>
            <w:tcW w:w="1429" w:type="pct"/>
            <w:tcBorders>
              <w:top w:val="nil"/>
              <w:left w:val="nil"/>
              <w:bottom w:val="nil"/>
              <w:right w:val="single" w:sz="8" w:space="0" w:color="000000"/>
            </w:tcBorders>
            <w:shd w:val="clear" w:color="000000" w:fill="99CCFF"/>
            <w:vAlign w:val="center"/>
            <w:hideMark/>
          </w:tcPr>
          <w:p w14:paraId="6DC25946" w14:textId="77777777" w:rsidR="00F728D8" w:rsidRPr="004A496D" w:rsidRDefault="00F728D8" w:rsidP="007A3868">
            <w:pPr>
              <w:pStyle w:val="TAL"/>
              <w:rPr>
                <w:lang w:val="en-US"/>
              </w:rPr>
            </w:pPr>
            <w:r w:rsidRPr="004A496D">
              <w:rPr>
                <w:lang w:val="en-US"/>
              </w:rPr>
              <w:t>Consequences if the feature</w:t>
            </w:r>
          </w:p>
        </w:tc>
        <w:tc>
          <w:tcPr>
            <w:tcW w:w="3571" w:type="pct"/>
            <w:tcBorders>
              <w:top w:val="single" w:sz="8" w:space="0" w:color="auto"/>
              <w:left w:val="nil"/>
              <w:bottom w:val="single" w:sz="8" w:space="0" w:color="000000"/>
              <w:right w:val="single" w:sz="8" w:space="0" w:color="auto"/>
            </w:tcBorders>
            <w:shd w:val="clear" w:color="auto" w:fill="auto"/>
            <w:vAlign w:val="center"/>
            <w:hideMark/>
          </w:tcPr>
          <w:p w14:paraId="53E7D3C1" w14:textId="77777777" w:rsidR="00F728D8" w:rsidRPr="004A496D" w:rsidRDefault="00F728D8" w:rsidP="007A3868">
            <w:pPr>
              <w:pStyle w:val="TAL"/>
              <w:rPr>
                <w:lang w:val="en-US"/>
              </w:rPr>
            </w:pPr>
            <w:r w:rsidRPr="004A496D">
              <w:rPr>
                <w:lang w:val="en-US"/>
              </w:rPr>
              <w:t>CSI acquisition is not supported</w:t>
            </w:r>
          </w:p>
        </w:tc>
      </w:tr>
      <w:tr w:rsidR="00F728D8" w:rsidRPr="004A496D" w14:paraId="25A171A4" w14:textId="77777777" w:rsidTr="0058551E">
        <w:trPr>
          <w:trHeight w:val="315"/>
        </w:trPr>
        <w:tc>
          <w:tcPr>
            <w:tcW w:w="1429" w:type="pct"/>
            <w:tcBorders>
              <w:top w:val="single" w:sz="8" w:space="0" w:color="auto"/>
              <w:left w:val="single" w:sz="8" w:space="0" w:color="auto"/>
              <w:bottom w:val="single" w:sz="8" w:space="0" w:color="000000"/>
              <w:right w:val="single" w:sz="8" w:space="0" w:color="auto"/>
            </w:tcBorders>
            <w:shd w:val="clear" w:color="000000" w:fill="99CCFF"/>
            <w:vAlign w:val="center"/>
            <w:hideMark/>
          </w:tcPr>
          <w:p w14:paraId="245E7C2C" w14:textId="77777777" w:rsidR="00F728D8" w:rsidRPr="004A496D" w:rsidRDefault="00F728D8" w:rsidP="007A3868">
            <w:pPr>
              <w:pStyle w:val="TAL"/>
              <w:rPr>
                <w:lang w:val="en-US"/>
              </w:rPr>
            </w:pPr>
            <w:r w:rsidRPr="004A496D">
              <w:rPr>
                <w:lang w:val="en-US"/>
              </w:rPr>
              <w:t>Type (see R2-1712078)</w:t>
            </w:r>
          </w:p>
        </w:tc>
        <w:tc>
          <w:tcPr>
            <w:tcW w:w="3571" w:type="pct"/>
            <w:tcBorders>
              <w:top w:val="single" w:sz="8" w:space="0" w:color="auto"/>
              <w:left w:val="nil"/>
              <w:bottom w:val="single" w:sz="8" w:space="0" w:color="000000"/>
              <w:right w:val="single" w:sz="8" w:space="0" w:color="auto"/>
            </w:tcBorders>
            <w:shd w:val="clear" w:color="auto" w:fill="auto"/>
            <w:vAlign w:val="center"/>
            <w:hideMark/>
          </w:tcPr>
          <w:p w14:paraId="57CE6FBC" w14:textId="77777777" w:rsidR="00F728D8" w:rsidRPr="004A496D" w:rsidRDefault="00F728D8" w:rsidP="007A3868">
            <w:pPr>
              <w:pStyle w:val="TAL"/>
              <w:rPr>
                <w:lang w:val="en-US"/>
              </w:rPr>
            </w:pPr>
            <w:r w:rsidRPr="004A496D">
              <w:rPr>
                <w:lang w:val="en-US"/>
              </w:rPr>
              <w:t>Type 3</w:t>
            </w:r>
          </w:p>
        </w:tc>
      </w:tr>
      <w:tr w:rsidR="00F728D8" w:rsidRPr="004A496D" w14:paraId="724AC396" w14:textId="77777777" w:rsidTr="0058551E">
        <w:trPr>
          <w:trHeight w:val="315"/>
        </w:trPr>
        <w:tc>
          <w:tcPr>
            <w:tcW w:w="1429" w:type="pct"/>
            <w:tcBorders>
              <w:top w:val="single" w:sz="8" w:space="0" w:color="auto"/>
              <w:left w:val="single" w:sz="8" w:space="0" w:color="auto"/>
              <w:bottom w:val="single" w:sz="8" w:space="0" w:color="000000"/>
              <w:right w:val="single" w:sz="8" w:space="0" w:color="auto"/>
            </w:tcBorders>
            <w:shd w:val="clear" w:color="000000" w:fill="99CCFF"/>
            <w:vAlign w:val="center"/>
            <w:hideMark/>
          </w:tcPr>
          <w:p w14:paraId="3D915B19" w14:textId="77777777" w:rsidR="00F728D8" w:rsidRPr="004A496D" w:rsidRDefault="00F728D8" w:rsidP="007A3868">
            <w:pPr>
              <w:pStyle w:val="TAL"/>
              <w:rPr>
                <w:lang w:val="en-US"/>
              </w:rPr>
            </w:pPr>
            <w:r w:rsidRPr="004A496D">
              <w:rPr>
                <w:lang w:val="en-US"/>
              </w:rPr>
              <w:t>Need of FDD/TDD differentiation</w:t>
            </w:r>
          </w:p>
        </w:tc>
        <w:tc>
          <w:tcPr>
            <w:tcW w:w="3571" w:type="pct"/>
            <w:tcBorders>
              <w:top w:val="single" w:sz="8" w:space="0" w:color="auto"/>
              <w:left w:val="nil"/>
              <w:bottom w:val="single" w:sz="8" w:space="0" w:color="000000"/>
              <w:right w:val="single" w:sz="8" w:space="0" w:color="auto"/>
            </w:tcBorders>
            <w:shd w:val="clear" w:color="auto" w:fill="auto"/>
            <w:vAlign w:val="center"/>
            <w:hideMark/>
          </w:tcPr>
          <w:p w14:paraId="0C60A29B" w14:textId="77777777" w:rsidR="00F728D8" w:rsidRPr="004A496D" w:rsidRDefault="00F728D8" w:rsidP="007A3868">
            <w:pPr>
              <w:pStyle w:val="TAL"/>
              <w:rPr>
                <w:lang w:val="en-US"/>
              </w:rPr>
            </w:pPr>
            <w:r w:rsidRPr="004A496D">
              <w:rPr>
                <w:lang w:val="en-US"/>
              </w:rPr>
              <w:t>N.A.</w:t>
            </w:r>
          </w:p>
        </w:tc>
      </w:tr>
      <w:tr w:rsidR="00F728D8" w:rsidRPr="004A496D" w14:paraId="5BB75EE9" w14:textId="77777777" w:rsidTr="0058551E">
        <w:trPr>
          <w:trHeight w:val="315"/>
        </w:trPr>
        <w:tc>
          <w:tcPr>
            <w:tcW w:w="1429" w:type="pct"/>
            <w:tcBorders>
              <w:top w:val="single" w:sz="8" w:space="0" w:color="auto"/>
              <w:left w:val="single" w:sz="8" w:space="0" w:color="auto"/>
              <w:bottom w:val="single" w:sz="8" w:space="0" w:color="000000"/>
              <w:right w:val="single" w:sz="8" w:space="0" w:color="auto"/>
            </w:tcBorders>
            <w:shd w:val="clear" w:color="000000" w:fill="99CCFF"/>
            <w:vAlign w:val="center"/>
            <w:hideMark/>
          </w:tcPr>
          <w:p w14:paraId="393E42EF" w14:textId="77777777" w:rsidR="00F728D8" w:rsidRPr="004A496D" w:rsidRDefault="00F728D8" w:rsidP="007A3868">
            <w:pPr>
              <w:pStyle w:val="TAL"/>
              <w:rPr>
                <w:lang w:val="en-US"/>
              </w:rPr>
            </w:pPr>
            <w:r w:rsidRPr="004A496D">
              <w:rPr>
                <w:lang w:val="en-US"/>
              </w:rPr>
              <w:t>Need of FR1/FR2 differentiation</w:t>
            </w:r>
          </w:p>
        </w:tc>
        <w:tc>
          <w:tcPr>
            <w:tcW w:w="3571" w:type="pct"/>
            <w:tcBorders>
              <w:top w:val="single" w:sz="8" w:space="0" w:color="auto"/>
              <w:left w:val="nil"/>
              <w:bottom w:val="single" w:sz="8" w:space="0" w:color="000000"/>
              <w:right w:val="single" w:sz="8" w:space="0" w:color="auto"/>
            </w:tcBorders>
            <w:shd w:val="clear" w:color="auto" w:fill="auto"/>
            <w:vAlign w:val="center"/>
            <w:hideMark/>
          </w:tcPr>
          <w:p w14:paraId="249AA4F7" w14:textId="77777777" w:rsidR="00F728D8" w:rsidRPr="004A496D" w:rsidRDefault="00F728D8" w:rsidP="007A3868">
            <w:pPr>
              <w:pStyle w:val="TAL"/>
              <w:rPr>
                <w:lang w:val="en-US"/>
              </w:rPr>
            </w:pPr>
            <w:r w:rsidRPr="004A496D">
              <w:rPr>
                <w:lang w:val="en-US"/>
              </w:rPr>
              <w:t>N.A.</w:t>
            </w:r>
            <w:r w:rsidRPr="009F1FAC">
              <w:rPr>
                <w:lang w:val="en-US"/>
              </w:rPr>
              <w:t xml:space="preserve"> </w:t>
            </w:r>
          </w:p>
        </w:tc>
      </w:tr>
      <w:tr w:rsidR="00F728D8" w:rsidRPr="004A496D" w14:paraId="2F9880F7" w14:textId="77777777" w:rsidTr="0058551E">
        <w:trPr>
          <w:trHeight w:val="315"/>
        </w:trPr>
        <w:tc>
          <w:tcPr>
            <w:tcW w:w="1429" w:type="pct"/>
            <w:tcBorders>
              <w:top w:val="single" w:sz="8" w:space="0" w:color="auto"/>
              <w:left w:val="single" w:sz="8" w:space="0" w:color="auto"/>
              <w:bottom w:val="single" w:sz="8" w:space="0" w:color="000000"/>
              <w:right w:val="single" w:sz="8" w:space="0" w:color="auto"/>
            </w:tcBorders>
            <w:shd w:val="clear" w:color="000000" w:fill="99CCFF"/>
            <w:vAlign w:val="center"/>
            <w:hideMark/>
          </w:tcPr>
          <w:p w14:paraId="24C0FFEA" w14:textId="77777777" w:rsidR="00F728D8" w:rsidRPr="004A496D" w:rsidRDefault="00F728D8" w:rsidP="007A3868">
            <w:pPr>
              <w:pStyle w:val="TAL"/>
              <w:rPr>
                <w:lang w:val="en-US"/>
              </w:rPr>
            </w:pPr>
            <w:r w:rsidRPr="004A496D">
              <w:rPr>
                <w:lang w:val="en-US"/>
              </w:rPr>
              <w:t>RAN5 implication</w:t>
            </w:r>
          </w:p>
        </w:tc>
        <w:tc>
          <w:tcPr>
            <w:tcW w:w="3571" w:type="pct"/>
            <w:tcBorders>
              <w:top w:val="single" w:sz="8" w:space="0" w:color="auto"/>
              <w:left w:val="nil"/>
              <w:bottom w:val="single" w:sz="8" w:space="0" w:color="000000"/>
              <w:right w:val="single" w:sz="8" w:space="0" w:color="auto"/>
            </w:tcBorders>
            <w:shd w:val="clear" w:color="auto" w:fill="auto"/>
            <w:vAlign w:val="center"/>
            <w:hideMark/>
          </w:tcPr>
          <w:p w14:paraId="1B2683BC" w14:textId="77777777" w:rsidR="00F728D8" w:rsidRPr="004A496D" w:rsidRDefault="00F728D8" w:rsidP="007A3868">
            <w:pPr>
              <w:pStyle w:val="TAL"/>
              <w:rPr>
                <w:lang w:val="en-US"/>
              </w:rPr>
            </w:pPr>
            <w:r w:rsidRPr="004A496D">
              <w:rPr>
                <w:lang w:val="en-US"/>
              </w:rPr>
              <w:t> </w:t>
            </w:r>
          </w:p>
        </w:tc>
      </w:tr>
      <w:tr w:rsidR="00F728D8" w:rsidRPr="004A496D" w14:paraId="4EAED90B" w14:textId="77777777" w:rsidTr="0058551E">
        <w:trPr>
          <w:trHeight w:val="315"/>
        </w:trPr>
        <w:tc>
          <w:tcPr>
            <w:tcW w:w="1429" w:type="pct"/>
            <w:tcBorders>
              <w:top w:val="single" w:sz="8" w:space="0" w:color="auto"/>
              <w:left w:val="single" w:sz="8" w:space="0" w:color="auto"/>
              <w:bottom w:val="single" w:sz="8" w:space="0" w:color="000000"/>
              <w:right w:val="single" w:sz="8" w:space="0" w:color="auto"/>
            </w:tcBorders>
            <w:shd w:val="clear" w:color="000000" w:fill="99CCFF"/>
            <w:vAlign w:val="center"/>
            <w:hideMark/>
          </w:tcPr>
          <w:p w14:paraId="08984A04" w14:textId="77777777" w:rsidR="00F728D8" w:rsidRPr="004A496D" w:rsidRDefault="00F728D8" w:rsidP="007A3868">
            <w:pPr>
              <w:pStyle w:val="TAL"/>
              <w:rPr>
                <w:lang w:val="en-US"/>
              </w:rPr>
            </w:pPr>
            <w:r w:rsidRPr="004A496D">
              <w:rPr>
                <w:lang w:val="en-US"/>
              </w:rPr>
              <w:t>Note</w:t>
            </w:r>
          </w:p>
        </w:tc>
        <w:tc>
          <w:tcPr>
            <w:tcW w:w="3571" w:type="pct"/>
            <w:tcBorders>
              <w:top w:val="single" w:sz="8" w:space="0" w:color="auto"/>
              <w:left w:val="nil"/>
              <w:bottom w:val="single" w:sz="8" w:space="0" w:color="000000"/>
              <w:right w:val="single" w:sz="8" w:space="0" w:color="auto"/>
            </w:tcBorders>
            <w:shd w:val="clear" w:color="auto" w:fill="auto"/>
            <w:vAlign w:val="center"/>
            <w:hideMark/>
          </w:tcPr>
          <w:p w14:paraId="555C3D77" w14:textId="77777777" w:rsidR="00F728D8" w:rsidRPr="004A496D" w:rsidRDefault="00F728D8" w:rsidP="007A3868">
            <w:pPr>
              <w:pStyle w:val="TAL"/>
              <w:rPr>
                <w:lang w:val="en-US"/>
              </w:rPr>
            </w:pPr>
            <w:r w:rsidRPr="004A496D">
              <w:rPr>
                <w:lang w:val="en-US"/>
              </w:rPr>
              <w:t xml:space="preserve">Note: all the candidate values are the range of capability signaling which doesn’t determine whether UE is mandatory to support all the signaling values. </w:t>
            </w:r>
          </w:p>
        </w:tc>
      </w:tr>
      <w:tr w:rsidR="00F728D8" w:rsidRPr="004A496D" w14:paraId="121B9697" w14:textId="77777777" w:rsidTr="0058551E">
        <w:trPr>
          <w:trHeight w:val="315"/>
        </w:trPr>
        <w:tc>
          <w:tcPr>
            <w:tcW w:w="1429" w:type="pct"/>
            <w:tcBorders>
              <w:top w:val="single" w:sz="8" w:space="0" w:color="auto"/>
              <w:left w:val="single" w:sz="8" w:space="0" w:color="auto"/>
              <w:bottom w:val="single" w:sz="8" w:space="0" w:color="000000"/>
              <w:right w:val="single" w:sz="8" w:space="0" w:color="auto"/>
            </w:tcBorders>
            <w:shd w:val="clear" w:color="000000" w:fill="99CCFF"/>
            <w:vAlign w:val="center"/>
            <w:hideMark/>
          </w:tcPr>
          <w:p w14:paraId="24C95A88" w14:textId="77777777" w:rsidR="00F728D8" w:rsidRPr="004A496D" w:rsidRDefault="00F728D8" w:rsidP="007A3868">
            <w:pPr>
              <w:pStyle w:val="TAL"/>
              <w:rPr>
                <w:lang w:val="en-US"/>
              </w:rPr>
            </w:pPr>
            <w:r w:rsidRPr="004A496D">
              <w:rPr>
                <w:lang w:val="en-US"/>
              </w:rPr>
              <w:t>Responsible WG</w:t>
            </w:r>
          </w:p>
        </w:tc>
        <w:tc>
          <w:tcPr>
            <w:tcW w:w="3571" w:type="pct"/>
            <w:tcBorders>
              <w:top w:val="single" w:sz="8" w:space="0" w:color="auto"/>
              <w:left w:val="nil"/>
              <w:bottom w:val="single" w:sz="8" w:space="0" w:color="000000"/>
              <w:right w:val="single" w:sz="8" w:space="0" w:color="auto"/>
            </w:tcBorders>
            <w:shd w:val="clear" w:color="auto" w:fill="auto"/>
            <w:vAlign w:val="center"/>
            <w:hideMark/>
          </w:tcPr>
          <w:p w14:paraId="5BA2DD95" w14:textId="77777777" w:rsidR="00F728D8" w:rsidRPr="004A496D" w:rsidRDefault="00F728D8" w:rsidP="007A3868">
            <w:pPr>
              <w:pStyle w:val="TAL"/>
              <w:rPr>
                <w:lang w:val="en-US"/>
              </w:rPr>
            </w:pPr>
            <w:r w:rsidRPr="004A496D">
              <w:rPr>
                <w:lang w:val="en-US"/>
              </w:rPr>
              <w:t> </w:t>
            </w:r>
          </w:p>
        </w:tc>
      </w:tr>
      <w:tr w:rsidR="00F728D8" w:rsidRPr="004A496D" w14:paraId="6D6C2648" w14:textId="77777777" w:rsidTr="0058551E">
        <w:trPr>
          <w:trHeight w:val="1545"/>
        </w:trPr>
        <w:tc>
          <w:tcPr>
            <w:tcW w:w="1429" w:type="pct"/>
            <w:tcBorders>
              <w:top w:val="single" w:sz="8" w:space="0" w:color="auto"/>
              <w:left w:val="single" w:sz="8" w:space="0" w:color="auto"/>
              <w:bottom w:val="single" w:sz="8" w:space="0" w:color="000000"/>
              <w:right w:val="single" w:sz="8" w:space="0" w:color="auto"/>
            </w:tcBorders>
            <w:shd w:val="clear" w:color="000000" w:fill="BFBFBF"/>
            <w:vAlign w:val="center"/>
            <w:hideMark/>
          </w:tcPr>
          <w:p w14:paraId="476CE331" w14:textId="77777777" w:rsidR="00F728D8" w:rsidRPr="004A496D" w:rsidRDefault="00F728D8" w:rsidP="007A3868">
            <w:pPr>
              <w:pStyle w:val="TAL"/>
              <w:rPr>
                <w:lang w:val="en-US"/>
              </w:rPr>
            </w:pPr>
            <w:r w:rsidRPr="004A496D">
              <w:rPr>
                <w:lang w:val="en-US"/>
              </w:rPr>
              <w:t>RAN WG recommendation</w:t>
            </w:r>
          </w:p>
        </w:tc>
        <w:tc>
          <w:tcPr>
            <w:tcW w:w="3571" w:type="pct"/>
            <w:tcBorders>
              <w:top w:val="nil"/>
              <w:left w:val="nil"/>
              <w:bottom w:val="nil"/>
              <w:right w:val="single" w:sz="8" w:space="0" w:color="000000"/>
            </w:tcBorders>
            <w:shd w:val="clear" w:color="auto" w:fill="auto"/>
            <w:vAlign w:val="center"/>
            <w:hideMark/>
          </w:tcPr>
          <w:p w14:paraId="37549B74" w14:textId="77777777" w:rsidR="00F728D8" w:rsidRPr="000A2FE7" w:rsidRDefault="00F728D8" w:rsidP="007A3868">
            <w:pPr>
              <w:pStyle w:val="TAL"/>
              <w:rPr>
                <w:rFonts w:ascii="Calibri Light" w:hAnsi="Calibri Light" w:cs="Calibri Light"/>
              </w:rPr>
            </w:pPr>
            <w:r w:rsidRPr="000A2FE7">
              <w:rPr>
                <w:rFonts w:ascii="Calibri Light" w:hAnsi="Calibri Light" w:cs="Calibri Light"/>
              </w:rPr>
              <w:t xml:space="preserve">Component-1 candidate values: {from 1 to 32} </w:t>
            </w:r>
          </w:p>
          <w:p w14:paraId="43DC8403" w14:textId="77777777" w:rsidR="00F728D8" w:rsidRPr="000A2FE7" w:rsidRDefault="00F728D8" w:rsidP="007A3868">
            <w:pPr>
              <w:pStyle w:val="TAL"/>
              <w:rPr>
                <w:rFonts w:ascii="Calibri Light" w:hAnsi="Calibri Light" w:cs="Calibri Light"/>
              </w:rPr>
            </w:pPr>
            <w:r w:rsidRPr="000A2FE7">
              <w:rPr>
                <w:rFonts w:ascii="Calibri Light" w:hAnsi="Calibri Light" w:cs="Calibri Light"/>
              </w:rPr>
              <w:t xml:space="preserve">Component-2 candidate values: , further down-select between: Alt.1: {from 4 to 64}, Alt.2: {from 4 to 256}, Alt.3: {from 4 to 256} </w:t>
            </w:r>
          </w:p>
          <w:p w14:paraId="7DC13CE1" w14:textId="77777777" w:rsidR="00F728D8" w:rsidRPr="000A2FE7" w:rsidRDefault="00F728D8" w:rsidP="007A3868">
            <w:pPr>
              <w:pStyle w:val="TAL"/>
              <w:rPr>
                <w:rFonts w:ascii="Calibri Light" w:hAnsi="Calibri Light" w:cs="Calibri Light"/>
              </w:rPr>
            </w:pPr>
            <w:r w:rsidRPr="000A2FE7">
              <w:rPr>
                <w:rFonts w:ascii="Calibri Light" w:hAnsi="Calibri Light" w:cs="Calibri Light"/>
              </w:rPr>
              <w:t>Component-3: candidate values: {1,2,4,8,16,32}</w:t>
            </w:r>
          </w:p>
          <w:p w14:paraId="7949831D" w14:textId="77777777" w:rsidR="00F728D8" w:rsidRDefault="00F728D8" w:rsidP="007A3868">
            <w:pPr>
              <w:pStyle w:val="TAL"/>
              <w:rPr>
                <w:color w:val="FF0000"/>
                <w:lang w:val="en-US"/>
              </w:rPr>
            </w:pPr>
          </w:p>
          <w:p w14:paraId="1437E7A6" w14:textId="77777777" w:rsidR="00F728D8" w:rsidRPr="000A2FE7" w:rsidRDefault="00F728D8" w:rsidP="007A3868">
            <w:pPr>
              <w:pStyle w:val="TAL"/>
              <w:rPr>
                <w:rFonts w:ascii="Calibri Light" w:hAnsi="Calibri Light"/>
                <w:color w:val="FF0000"/>
                <w:lang w:val="en-US"/>
              </w:rPr>
            </w:pPr>
            <w:r w:rsidRPr="000A2FE7">
              <w:rPr>
                <w:rFonts w:ascii="Calibri Light" w:hAnsi="Calibri Light"/>
                <w:color w:val="FF0000"/>
                <w:lang w:val="en-US"/>
              </w:rPr>
              <w:t>Component-4: candidate values {5, 6, 7, 8, 9, 10, 12, 14, 16, …, 62, 64} (includes all even numbers between 16 and 64)</w:t>
            </w:r>
          </w:p>
          <w:p w14:paraId="3FBE8560" w14:textId="77777777" w:rsidR="00F728D8" w:rsidRPr="000A2FE7" w:rsidRDefault="00F728D8" w:rsidP="007A3868">
            <w:pPr>
              <w:pStyle w:val="TAL"/>
              <w:rPr>
                <w:rFonts w:ascii="Calibri Light" w:hAnsi="Calibri Light"/>
                <w:color w:val="FF0000"/>
                <w:lang w:val="en-US"/>
              </w:rPr>
            </w:pPr>
          </w:p>
          <w:p w14:paraId="0B0F84F3" w14:textId="77777777" w:rsidR="00F728D8" w:rsidRPr="000A2FE7" w:rsidRDefault="00F728D8" w:rsidP="007A3868">
            <w:pPr>
              <w:pStyle w:val="TAL"/>
              <w:rPr>
                <w:rFonts w:ascii="Calibri Light" w:hAnsi="Calibri Light"/>
                <w:color w:val="FF0000"/>
                <w:lang w:val="en-US"/>
              </w:rPr>
            </w:pPr>
            <w:r w:rsidRPr="000A2FE7">
              <w:rPr>
                <w:rFonts w:ascii="Calibri Light" w:hAnsi="Calibri Light"/>
                <w:color w:val="FF0000"/>
                <w:lang w:val="en-US"/>
              </w:rPr>
              <w:t>Component-5: candidate values {8, 16, 24, …, 248, 256}</w:t>
            </w:r>
          </w:p>
        </w:tc>
      </w:tr>
      <w:tr w:rsidR="00F728D8" w:rsidRPr="004A496D" w14:paraId="1CE933EE" w14:textId="77777777" w:rsidTr="0058551E">
        <w:trPr>
          <w:trHeight w:val="315"/>
        </w:trPr>
        <w:tc>
          <w:tcPr>
            <w:tcW w:w="1429" w:type="pct"/>
            <w:tcBorders>
              <w:top w:val="single" w:sz="8" w:space="0" w:color="auto"/>
              <w:left w:val="single" w:sz="8" w:space="0" w:color="auto"/>
              <w:bottom w:val="single" w:sz="8" w:space="0" w:color="000000"/>
              <w:right w:val="single" w:sz="8" w:space="0" w:color="auto"/>
            </w:tcBorders>
            <w:shd w:val="clear" w:color="000000" w:fill="FFC000"/>
            <w:vAlign w:val="center"/>
            <w:hideMark/>
          </w:tcPr>
          <w:p w14:paraId="69058759" w14:textId="77777777" w:rsidR="00F728D8" w:rsidRPr="004A496D" w:rsidRDefault="00F728D8" w:rsidP="007A3868">
            <w:pPr>
              <w:pStyle w:val="TAL"/>
              <w:rPr>
                <w:b/>
                <w:bCs/>
                <w:lang w:val="en-US"/>
              </w:rPr>
            </w:pPr>
            <w:r w:rsidRPr="004A496D">
              <w:rPr>
                <w:b/>
                <w:bCs/>
                <w:lang w:val="en-US"/>
              </w:rPr>
              <w:t>TSG-RAN decision</w:t>
            </w:r>
          </w:p>
        </w:tc>
        <w:tc>
          <w:tcPr>
            <w:tcW w:w="3571" w:type="pct"/>
            <w:tcBorders>
              <w:top w:val="single" w:sz="8" w:space="0" w:color="auto"/>
              <w:left w:val="nil"/>
              <w:bottom w:val="single" w:sz="8" w:space="0" w:color="000000"/>
              <w:right w:val="single" w:sz="8" w:space="0" w:color="auto"/>
            </w:tcBorders>
            <w:shd w:val="clear" w:color="auto" w:fill="auto"/>
            <w:vAlign w:val="center"/>
            <w:hideMark/>
          </w:tcPr>
          <w:p w14:paraId="14265074" w14:textId="77777777" w:rsidR="00F728D8" w:rsidRPr="004A496D" w:rsidRDefault="00F728D8" w:rsidP="007A3868">
            <w:pPr>
              <w:pStyle w:val="TAL"/>
              <w:rPr>
                <w:lang w:val="en-US"/>
              </w:rPr>
            </w:pPr>
            <w:r w:rsidRPr="004A496D">
              <w:rPr>
                <w:lang w:val="en-US"/>
              </w:rPr>
              <w:t> </w:t>
            </w:r>
          </w:p>
        </w:tc>
      </w:tr>
    </w:tbl>
    <w:p w14:paraId="3979F75F" w14:textId="77777777" w:rsidR="00F728D8" w:rsidRDefault="00F728D8" w:rsidP="00F728D8"/>
    <w:p w14:paraId="1713BD0C" w14:textId="77777777" w:rsidR="00F728D8" w:rsidRDefault="00F728D8" w:rsidP="00F728D8">
      <w:pPr>
        <w:rPr>
          <w:lang w:eastAsia="x-none"/>
        </w:rPr>
      </w:pPr>
    </w:p>
    <w:p w14:paraId="6B483E6A" w14:textId="77777777" w:rsidR="00F728D8" w:rsidRPr="007A3868" w:rsidRDefault="00F728D8" w:rsidP="00F728D8">
      <w:pPr>
        <w:rPr>
          <w:lang w:val="en-US"/>
        </w:rPr>
      </w:pPr>
      <w:r w:rsidRPr="007A3868">
        <w:rPr>
          <w:highlight w:val="green"/>
          <w:lang w:val="en-US"/>
        </w:rPr>
        <w:t>Agreement:</w:t>
      </w:r>
    </w:p>
    <w:p w14:paraId="4D8F462B" w14:textId="77777777" w:rsidR="00F728D8" w:rsidRPr="00A81F4A" w:rsidRDefault="00F728D8" w:rsidP="00F728D8">
      <w:pPr>
        <w:rPr>
          <w:lang w:val="en-US" w:eastAsia="x-none"/>
        </w:rPr>
      </w:pPr>
      <w:r>
        <w:rPr>
          <w:lang w:val="en-US"/>
        </w:rPr>
        <w:t>If a UE only has M CPUS available and is triggered with N&gt;M reports, UE shall be required to update t</w:t>
      </w:r>
      <w:r w:rsidRPr="00A81F4A">
        <w:rPr>
          <w:lang w:val="en-US"/>
        </w:rPr>
        <w:t xml:space="preserve">he M reports with highest priority according to priority rule in Section 5.2.5 </w:t>
      </w:r>
    </w:p>
    <w:p w14:paraId="0C83BB90" w14:textId="77777777" w:rsidR="00F728D8" w:rsidRPr="007A3868" w:rsidRDefault="00F728D8" w:rsidP="00F728D8">
      <w:pPr>
        <w:rPr>
          <w:lang w:eastAsia="x-none"/>
        </w:rPr>
      </w:pPr>
    </w:p>
    <w:p w14:paraId="34BF31EB" w14:textId="77777777" w:rsidR="00F728D8" w:rsidRPr="007A3868" w:rsidRDefault="00F728D8" w:rsidP="00F728D8">
      <w:pPr>
        <w:rPr>
          <w:lang w:val="en-US" w:eastAsia="x-none"/>
        </w:rPr>
      </w:pPr>
      <w:r w:rsidRPr="007A3868">
        <w:rPr>
          <w:highlight w:val="green"/>
          <w:lang w:val="en-US" w:eastAsia="x-none"/>
        </w:rPr>
        <w:t>Agreement</w:t>
      </w:r>
    </w:p>
    <w:p w14:paraId="25EADD76" w14:textId="77777777" w:rsidR="00F728D8" w:rsidRDefault="00F728D8" w:rsidP="00017304">
      <w:pPr>
        <w:pStyle w:val="ListParagraph"/>
        <w:numPr>
          <w:ilvl w:val="0"/>
          <w:numId w:val="212"/>
        </w:numPr>
        <w:overflowPunct/>
        <w:autoSpaceDE/>
        <w:autoSpaceDN/>
        <w:adjustRightInd/>
        <w:textAlignment w:val="auto"/>
        <w:rPr>
          <w:lang w:val="en-US"/>
        </w:rPr>
      </w:pPr>
      <w:r>
        <w:rPr>
          <w:lang w:val="en-US"/>
        </w:rPr>
        <w:t>If UE supports X simultaneous CSI calculations, a UE is not expected to be configured with an aperiodic CSI trigger state containing more than X CSI reports settings across all CCs</w:t>
      </w:r>
    </w:p>
    <w:p w14:paraId="3E3ED095" w14:textId="77777777" w:rsidR="00F728D8" w:rsidRPr="007A3868" w:rsidRDefault="00F728D8" w:rsidP="00F728D8">
      <w:pPr>
        <w:rPr>
          <w:lang w:val="en-US" w:eastAsia="x-none"/>
        </w:rPr>
      </w:pPr>
    </w:p>
    <w:p w14:paraId="0AD4C05F" w14:textId="77777777" w:rsidR="00F728D8" w:rsidRPr="007A3868" w:rsidRDefault="00F728D8" w:rsidP="00F728D8">
      <w:pPr>
        <w:rPr>
          <w:lang w:val="en-US"/>
        </w:rPr>
      </w:pPr>
      <w:r w:rsidRPr="007A3868">
        <w:rPr>
          <w:highlight w:val="green"/>
          <w:lang w:val="en-US"/>
        </w:rPr>
        <w:t>Agreement</w:t>
      </w:r>
    </w:p>
    <w:p w14:paraId="1EE4A0A1" w14:textId="77777777" w:rsidR="00F728D8" w:rsidRPr="000A2FE7" w:rsidRDefault="00F728D8" w:rsidP="00F728D8">
      <w:pPr>
        <w:rPr>
          <w:lang w:val="en-US" w:eastAsia="x-none"/>
        </w:rPr>
      </w:pPr>
      <w:r w:rsidRPr="000A2FE7">
        <w:rPr>
          <w:lang w:val="en-US"/>
        </w:rPr>
        <w:t>When single CSI report is not multiplexed with UL-SCH and Z’ timing requirement is not met (but Z condition is met), a UE does not expect to be scheduled with a DCI where the Z’ criterion is not met, and may ignore the DCI</w:t>
      </w:r>
    </w:p>
    <w:p w14:paraId="43F30918" w14:textId="77777777" w:rsidR="00F728D8" w:rsidRDefault="00F728D8" w:rsidP="00F728D8">
      <w:pPr>
        <w:rPr>
          <w:lang w:eastAsia="x-none"/>
        </w:rPr>
      </w:pPr>
    </w:p>
    <w:p w14:paraId="5DB0B7EE" w14:textId="77777777" w:rsidR="00F728D8" w:rsidRPr="0076720D" w:rsidRDefault="00F728D8" w:rsidP="00017304">
      <w:pPr>
        <w:pStyle w:val="ListParagraph"/>
        <w:numPr>
          <w:ilvl w:val="0"/>
          <w:numId w:val="318"/>
        </w:numPr>
      </w:pPr>
      <w:r w:rsidRPr="007A3868">
        <w:rPr>
          <w:highlight w:val="green"/>
        </w:rPr>
        <w:t>Agreement</w:t>
      </w:r>
    </w:p>
    <w:p w14:paraId="5F8D19F9" w14:textId="77777777" w:rsidR="00F728D8" w:rsidRDefault="00F728D8" w:rsidP="00017304">
      <w:pPr>
        <w:pStyle w:val="ListParagraph"/>
        <w:numPr>
          <w:ilvl w:val="0"/>
          <w:numId w:val="318"/>
        </w:numPr>
      </w:pPr>
      <w:r>
        <w:lastRenderedPageBreak/>
        <w:t xml:space="preserve">To select which </w:t>
      </w:r>
      <w:r>
        <w:rPr>
          <w:lang w:eastAsia="x-none"/>
        </w:rPr>
        <w:t xml:space="preserve">reference SCS </w:t>
      </w:r>
      <w:r w:rsidRPr="007A3868">
        <w:rPr>
          <w:i/>
          <w:lang w:val="en-AU"/>
        </w:rPr>
        <w:t xml:space="preserve">µ </w:t>
      </w:r>
      <w:r w:rsidRPr="007A3868">
        <w:rPr>
          <w:lang w:val="en-AU"/>
        </w:rPr>
        <w:t>is used to determine</w:t>
      </w:r>
      <w:r>
        <w:rPr>
          <w:lang w:eastAsia="x-none"/>
        </w:rPr>
        <w:t xml:space="preserve"> Z and Z’ for a CSI report</w:t>
      </w:r>
    </w:p>
    <w:p w14:paraId="432A509B" w14:textId="77777777" w:rsidR="00F728D8" w:rsidRDefault="00F728D8" w:rsidP="00017304">
      <w:pPr>
        <w:pStyle w:val="ListParagraph"/>
        <w:numPr>
          <w:ilvl w:val="1"/>
          <w:numId w:val="318"/>
        </w:numPr>
      </w:pPr>
      <w:r>
        <w:t xml:space="preserve">Let </w:t>
      </w:r>
      <w:r w:rsidRPr="007A3868">
        <w:rPr>
          <w:i/>
          <w:lang w:val="en-AU"/>
        </w:rPr>
        <w:t>µ</w:t>
      </w:r>
      <w:r w:rsidRPr="007A3868">
        <w:rPr>
          <w:i/>
          <w:vertAlign w:val="subscript"/>
          <w:lang w:val="en-AU"/>
        </w:rPr>
        <w:t>DL</w:t>
      </w:r>
      <w:r w:rsidRPr="007A3868">
        <w:rPr>
          <w:i/>
          <w:lang w:val="en-AU"/>
        </w:rPr>
        <w:t xml:space="preserve"> </w:t>
      </w:r>
      <w:r w:rsidRPr="007A3868">
        <w:rPr>
          <w:lang w:val="en-AU"/>
        </w:rPr>
        <w:t xml:space="preserve">correspond to the subcarrier spacing of the PDCCH with which the DCI was transmitted, </w:t>
      </w:r>
      <w:r w:rsidRPr="007A3868">
        <w:rPr>
          <w:i/>
          <w:lang w:val="en-AU"/>
        </w:rPr>
        <w:t>µ</w:t>
      </w:r>
      <w:r w:rsidRPr="007A3868">
        <w:rPr>
          <w:i/>
          <w:vertAlign w:val="subscript"/>
          <w:lang w:val="en-AU"/>
        </w:rPr>
        <w:t>UL</w:t>
      </w:r>
      <w:r w:rsidRPr="007A3868">
        <w:rPr>
          <w:lang w:val="en-AU"/>
        </w:rPr>
        <w:t xml:space="preserve"> corresponds to the subcarrier spacing of the PUSCH with which the CSI report is to be transmitted and </w:t>
      </w:r>
      <w:r w:rsidRPr="007A3868">
        <w:rPr>
          <w:i/>
          <w:lang w:val="en-AU"/>
        </w:rPr>
        <w:t>µ</w:t>
      </w:r>
      <w:r w:rsidRPr="007A3868">
        <w:rPr>
          <w:i/>
          <w:vertAlign w:val="subscript"/>
          <w:lang w:val="en-AU"/>
        </w:rPr>
        <w:t xml:space="preserve">CSI-RS </w:t>
      </w:r>
      <w:r w:rsidRPr="007A3868">
        <w:rPr>
          <w:lang w:val="en-AU"/>
        </w:rPr>
        <w:t>correspond to the minimum subcarrier spacing of the all aperiodic CSI-RS triggered by the DCI</w:t>
      </w:r>
    </w:p>
    <w:p w14:paraId="49631A68" w14:textId="77777777" w:rsidR="00F728D8" w:rsidRPr="00E73C38" w:rsidRDefault="00F728D8" w:rsidP="00017304">
      <w:pPr>
        <w:pStyle w:val="ListParagraph"/>
        <w:numPr>
          <w:ilvl w:val="1"/>
          <w:numId w:val="318"/>
        </w:numPr>
      </w:pPr>
      <w:r>
        <w:t xml:space="preserve">To </w:t>
      </w:r>
      <w:r w:rsidRPr="007A3868">
        <w:rPr>
          <w:lang w:val="en-AU"/>
        </w:rPr>
        <w:t>determine</w:t>
      </w:r>
      <w:r w:rsidRPr="007A3868">
        <w:rPr>
          <w:lang w:val="en-AU" w:eastAsia="x-none"/>
        </w:rPr>
        <w:t xml:space="preserve"> </w:t>
      </w:r>
      <w:r>
        <w:t xml:space="preserve">Z and Z’, the reference SCS </w:t>
      </w:r>
      <w:r w:rsidRPr="007A3868">
        <w:rPr>
          <w:i/>
          <w:lang w:val="en-AU"/>
        </w:rPr>
        <w:t xml:space="preserve">µ </w:t>
      </w:r>
      <w:r w:rsidRPr="007A3868">
        <w:rPr>
          <w:lang w:val="en-AU"/>
        </w:rPr>
        <w:t>corresponds to min(min(</w:t>
      </w:r>
      <w:r w:rsidRPr="007A3868">
        <w:rPr>
          <w:i/>
          <w:lang w:val="en-AU"/>
        </w:rPr>
        <w:t>µ</w:t>
      </w:r>
      <w:r w:rsidRPr="007A3868">
        <w:rPr>
          <w:i/>
          <w:vertAlign w:val="subscript"/>
          <w:lang w:val="en-AU"/>
        </w:rPr>
        <w:t>DL</w:t>
      </w:r>
      <w:r w:rsidRPr="007A3868">
        <w:rPr>
          <w:lang w:val="en-AU"/>
        </w:rPr>
        <w:t>,</w:t>
      </w:r>
      <w:r w:rsidRPr="007A3868">
        <w:rPr>
          <w:i/>
          <w:lang w:val="en-AU"/>
        </w:rPr>
        <w:t xml:space="preserve"> µ</w:t>
      </w:r>
      <w:r w:rsidRPr="007A3868">
        <w:rPr>
          <w:i/>
          <w:vertAlign w:val="subscript"/>
          <w:lang w:val="en-AU"/>
        </w:rPr>
        <w:t>CSI-RS</w:t>
      </w:r>
      <w:r w:rsidRPr="007A3868">
        <w:rPr>
          <w:i/>
          <w:lang w:val="en-AU"/>
        </w:rPr>
        <w:t>),</w:t>
      </w:r>
      <w:r w:rsidRPr="007A3868">
        <w:rPr>
          <w:lang w:val="en-AU"/>
        </w:rPr>
        <w:t xml:space="preserve"> </w:t>
      </w:r>
      <w:r w:rsidRPr="007A3868">
        <w:rPr>
          <w:i/>
          <w:lang w:val="en-AU"/>
        </w:rPr>
        <w:t>µ</w:t>
      </w:r>
      <w:r w:rsidRPr="007A3868">
        <w:rPr>
          <w:i/>
          <w:vertAlign w:val="subscript"/>
          <w:lang w:val="en-AU"/>
        </w:rPr>
        <w:t>UL</w:t>
      </w:r>
      <w:r w:rsidRPr="007A3868">
        <w:rPr>
          <w:lang w:val="en-AU"/>
        </w:rPr>
        <w:t>)</w:t>
      </w:r>
    </w:p>
    <w:p w14:paraId="79F8E849" w14:textId="77777777" w:rsidR="00F728D8" w:rsidRPr="00E73C38" w:rsidRDefault="00F728D8" w:rsidP="00017304">
      <w:pPr>
        <w:pStyle w:val="ListParagraph"/>
        <w:numPr>
          <w:ilvl w:val="0"/>
          <w:numId w:val="318"/>
        </w:numPr>
      </w:pPr>
      <w:r w:rsidRPr="00E73C38">
        <w:t xml:space="preserve">Note that subcarrier spacing corresponding to </w:t>
      </w:r>
      <w:r w:rsidRPr="007A3868">
        <w:rPr>
          <w:lang w:val="en-AU"/>
        </w:rPr>
        <w:t>min(min(</w:t>
      </w:r>
      <w:r w:rsidRPr="007A3868">
        <w:rPr>
          <w:i/>
          <w:lang w:val="en-AU"/>
        </w:rPr>
        <w:t>µ</w:t>
      </w:r>
      <w:r w:rsidRPr="007A3868">
        <w:rPr>
          <w:i/>
          <w:vertAlign w:val="subscript"/>
          <w:lang w:val="en-AU"/>
        </w:rPr>
        <w:t>DL</w:t>
      </w:r>
      <w:r w:rsidRPr="007A3868">
        <w:rPr>
          <w:lang w:val="en-AU"/>
        </w:rPr>
        <w:t>,</w:t>
      </w:r>
      <w:r w:rsidRPr="007A3868">
        <w:rPr>
          <w:i/>
          <w:lang w:val="en-AU"/>
        </w:rPr>
        <w:t xml:space="preserve"> µ</w:t>
      </w:r>
      <w:r w:rsidRPr="007A3868">
        <w:rPr>
          <w:i/>
          <w:vertAlign w:val="subscript"/>
          <w:lang w:val="en-AU"/>
        </w:rPr>
        <w:t>CSI-RS</w:t>
      </w:r>
      <w:r w:rsidRPr="007A3868">
        <w:rPr>
          <w:i/>
          <w:lang w:val="en-AU"/>
        </w:rPr>
        <w:t>),</w:t>
      </w:r>
      <w:r w:rsidRPr="007A3868">
        <w:rPr>
          <w:lang w:val="en-AU"/>
        </w:rPr>
        <w:t xml:space="preserve"> </w:t>
      </w:r>
      <w:r w:rsidRPr="007A3868">
        <w:rPr>
          <w:i/>
          <w:lang w:val="en-AU"/>
        </w:rPr>
        <w:t>µ</w:t>
      </w:r>
      <w:r w:rsidRPr="007A3868">
        <w:rPr>
          <w:i/>
          <w:vertAlign w:val="subscript"/>
          <w:lang w:val="en-AU"/>
        </w:rPr>
        <w:t>UL</w:t>
      </w:r>
      <w:r w:rsidRPr="007A3868">
        <w:rPr>
          <w:lang w:val="en-AU"/>
        </w:rPr>
        <w:t>) should be used for calculation of time interval</w:t>
      </w:r>
    </w:p>
    <w:p w14:paraId="5CF436EC" w14:textId="77777777" w:rsidR="00F728D8" w:rsidRDefault="00F728D8" w:rsidP="00F728D8">
      <w:pPr>
        <w:rPr>
          <w:lang w:eastAsia="x-none"/>
        </w:rPr>
      </w:pPr>
    </w:p>
    <w:p w14:paraId="1FEBE60F" w14:textId="77777777" w:rsidR="00F728D8" w:rsidRPr="00D62DD4" w:rsidRDefault="00F728D8" w:rsidP="00F728D8">
      <w:pPr>
        <w:rPr>
          <w:b/>
          <w:lang w:eastAsia="x-none"/>
        </w:rPr>
      </w:pPr>
      <w:r>
        <w:rPr>
          <w:b/>
          <w:lang w:eastAsia="x-none"/>
        </w:rPr>
        <w:t>Conclusion</w:t>
      </w:r>
    </w:p>
    <w:p w14:paraId="37E59DA0" w14:textId="77777777" w:rsidR="00F728D8" w:rsidRDefault="00F728D8" w:rsidP="00F728D8">
      <w:pPr>
        <w:rPr>
          <w:szCs w:val="32"/>
        </w:rPr>
      </w:pPr>
      <w:r>
        <w:rPr>
          <w:szCs w:val="32"/>
        </w:rPr>
        <w:t>For PUSCH-based SP-CSI, each DCI only activates a single trigger state. One codepoint of the CSI request field triggers a single trigger state. The PUSCH-based SP-CSI trigger state definition is kept as is, each trigger states activates a single CSI report setting.</w:t>
      </w:r>
    </w:p>
    <w:p w14:paraId="7EDCC43C" w14:textId="77777777" w:rsidR="00F728D8" w:rsidRPr="00E84AE3" w:rsidRDefault="00F728D8" w:rsidP="00017304">
      <w:pPr>
        <w:pStyle w:val="ListParagraph"/>
        <w:numPr>
          <w:ilvl w:val="0"/>
          <w:numId w:val="215"/>
        </w:numPr>
        <w:overflowPunct/>
        <w:autoSpaceDE/>
        <w:autoSpaceDN/>
        <w:adjustRightInd/>
        <w:textAlignment w:val="auto"/>
        <w:rPr>
          <w:szCs w:val="32"/>
        </w:rPr>
      </w:pPr>
      <w:r>
        <w:rPr>
          <w:szCs w:val="32"/>
        </w:rPr>
        <w:t xml:space="preserve">The same size of CSI request field is used for SP-CSI as for aperiodic CSI and depends on </w:t>
      </w:r>
      <w:r w:rsidRPr="00E84AE3">
        <w:rPr>
          <w:i/>
        </w:rPr>
        <w:t>reportTriggerSize</w:t>
      </w:r>
      <w:r>
        <w:rPr>
          <w:i/>
        </w:rPr>
        <w:t xml:space="preserve">. </w:t>
      </w:r>
      <w:r>
        <w:t>The number of trigger states for SP-CSI and aperiodic CSI does not need to be the same.</w:t>
      </w:r>
    </w:p>
    <w:p w14:paraId="76612C14" w14:textId="77777777" w:rsidR="00F728D8" w:rsidRPr="007A3868" w:rsidRDefault="00F728D8" w:rsidP="00F728D8">
      <w:pPr>
        <w:rPr>
          <w:lang w:eastAsia="x-none"/>
        </w:rPr>
      </w:pPr>
    </w:p>
    <w:p w14:paraId="08E4E5E4" w14:textId="77777777" w:rsidR="00F728D8" w:rsidRPr="007A3868" w:rsidRDefault="00F728D8" w:rsidP="00F728D8">
      <w:pPr>
        <w:rPr>
          <w:lang w:eastAsia="x-none"/>
        </w:rPr>
      </w:pPr>
      <w:r w:rsidRPr="007A3868">
        <w:rPr>
          <w:highlight w:val="green"/>
          <w:lang w:eastAsia="x-none"/>
        </w:rPr>
        <w:t>Agreement</w:t>
      </w:r>
    </w:p>
    <w:p w14:paraId="50542196" w14:textId="77777777" w:rsidR="00F728D8" w:rsidRPr="00CE1E60" w:rsidRDefault="00F728D8" w:rsidP="00F728D8">
      <w:pPr>
        <w:pStyle w:val="BodyText"/>
        <w:spacing w:after="0"/>
        <w:rPr>
          <w:bCs/>
        </w:rPr>
      </w:pPr>
      <w:r w:rsidRPr="00CE1E60">
        <w:rPr>
          <w:bCs/>
        </w:rPr>
        <w:t>For PUSCH-based SP-CSI, multiple SP-CSI trigger states are allowed to be simultaneously active. Deactivation of an SP-CSI trigger state is indicated with DCI format 0_1</w:t>
      </w:r>
    </w:p>
    <w:p w14:paraId="46995574" w14:textId="77777777" w:rsidR="00F728D8" w:rsidRPr="00CE1E60" w:rsidRDefault="00F728D8" w:rsidP="00017304">
      <w:pPr>
        <w:pStyle w:val="BodyText"/>
        <w:numPr>
          <w:ilvl w:val="0"/>
          <w:numId w:val="215"/>
        </w:numPr>
        <w:overflowPunct w:val="0"/>
        <w:autoSpaceDE w:val="0"/>
        <w:autoSpaceDN w:val="0"/>
        <w:adjustRightInd w:val="0"/>
        <w:spacing w:after="0"/>
        <w:textAlignment w:val="baseline"/>
        <w:rPr>
          <w:bCs/>
        </w:rPr>
      </w:pPr>
      <w:r w:rsidRPr="00CE1E60">
        <w:rPr>
          <w:bCs/>
        </w:rPr>
        <w:t>UE is not expected to transmit more than one SP-CSI on PUSCH per slot, for all CCs</w:t>
      </w:r>
    </w:p>
    <w:p w14:paraId="03701471" w14:textId="77777777" w:rsidR="00F728D8" w:rsidRPr="007A3868" w:rsidRDefault="00F728D8" w:rsidP="007A3868"/>
    <w:p w14:paraId="7DCCE998" w14:textId="77777777" w:rsidR="00F728D8" w:rsidRPr="007A3868" w:rsidRDefault="00F728D8" w:rsidP="007A3868">
      <w:r w:rsidRPr="007A3868">
        <w:rPr>
          <w:highlight w:val="green"/>
        </w:rPr>
        <w:t>Agreement</w:t>
      </w:r>
    </w:p>
    <w:p w14:paraId="392A756A" w14:textId="77777777" w:rsidR="00F728D8" w:rsidRPr="005600F1" w:rsidRDefault="00F728D8" w:rsidP="00017304">
      <w:pPr>
        <w:pStyle w:val="BodyText"/>
        <w:numPr>
          <w:ilvl w:val="0"/>
          <w:numId w:val="215"/>
        </w:numPr>
        <w:overflowPunct w:val="0"/>
        <w:autoSpaceDE w:val="0"/>
        <w:autoSpaceDN w:val="0"/>
        <w:adjustRightInd w:val="0"/>
        <w:textAlignment w:val="baseline"/>
      </w:pPr>
      <w:r w:rsidRPr="005600F1">
        <w:t>Use</w:t>
      </w:r>
      <w:r>
        <w:t xml:space="preserve"> the following DCI fields for SP-CSI activation/deactivation:</w:t>
      </w:r>
    </w:p>
    <w:p w14:paraId="2CE72D77" w14:textId="77777777" w:rsidR="00F728D8" w:rsidRDefault="00F728D8" w:rsidP="00F728D8">
      <w:pPr>
        <w:jc w:val="center"/>
      </w:pPr>
      <w:r>
        <w:t>Table A: Special field for SP-CSI Activation PDCCH validation</w:t>
      </w:r>
    </w:p>
    <w:tbl>
      <w:tblPr>
        <w:tblW w:w="48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3"/>
        <w:gridCol w:w="2410"/>
      </w:tblGrid>
      <w:tr w:rsidR="00F728D8" w14:paraId="5FC78B5A" w14:textId="77777777" w:rsidTr="0058551E">
        <w:trPr>
          <w:cantSplit/>
          <w:trHeight w:val="255"/>
          <w:jc w:val="center"/>
        </w:trPr>
        <w:tc>
          <w:tcPr>
            <w:tcW w:w="2443" w:type="dxa"/>
            <w:tcBorders>
              <w:top w:val="single" w:sz="4" w:space="0" w:color="auto"/>
              <w:left w:val="single" w:sz="4" w:space="0" w:color="auto"/>
              <w:bottom w:val="single" w:sz="4" w:space="0" w:color="auto"/>
              <w:right w:val="single" w:sz="4" w:space="0" w:color="auto"/>
            </w:tcBorders>
            <w:shd w:val="clear" w:color="auto" w:fill="E0E0E0"/>
            <w:vAlign w:val="center"/>
          </w:tcPr>
          <w:p w14:paraId="3BC7EC6C" w14:textId="77777777" w:rsidR="00F728D8" w:rsidRDefault="00F728D8" w:rsidP="007A3868">
            <w:pPr>
              <w:pStyle w:val="TAH"/>
            </w:pPr>
          </w:p>
        </w:tc>
        <w:tc>
          <w:tcPr>
            <w:tcW w:w="2410"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FC5BBEE" w14:textId="77777777" w:rsidR="00F728D8" w:rsidRDefault="00F728D8" w:rsidP="007A3868">
            <w:pPr>
              <w:pStyle w:val="TAH"/>
            </w:pPr>
            <w:r>
              <w:t>DCI format 0_1</w:t>
            </w:r>
          </w:p>
        </w:tc>
      </w:tr>
      <w:tr w:rsidR="00F728D8" w14:paraId="4E4E3531" w14:textId="77777777" w:rsidTr="0058551E">
        <w:trPr>
          <w:cantSplit/>
          <w:trHeight w:val="255"/>
          <w:jc w:val="center"/>
        </w:trPr>
        <w:tc>
          <w:tcPr>
            <w:tcW w:w="2443" w:type="dxa"/>
            <w:tcBorders>
              <w:top w:val="single" w:sz="4" w:space="0" w:color="auto"/>
              <w:left w:val="single" w:sz="4" w:space="0" w:color="auto"/>
              <w:bottom w:val="single" w:sz="4" w:space="0" w:color="auto"/>
              <w:right w:val="single" w:sz="4" w:space="0" w:color="auto"/>
            </w:tcBorders>
            <w:vAlign w:val="center"/>
            <w:hideMark/>
          </w:tcPr>
          <w:p w14:paraId="0539D923" w14:textId="77777777" w:rsidR="00F728D8" w:rsidRDefault="00F728D8" w:rsidP="007A3868">
            <w:pPr>
              <w:pStyle w:val="TAL"/>
            </w:pPr>
            <w:r>
              <w:t>HARQ process number</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74BB43D" w14:textId="77777777" w:rsidR="00F728D8" w:rsidRDefault="00F728D8" w:rsidP="007A3868">
            <w:pPr>
              <w:pStyle w:val="TAL"/>
            </w:pPr>
            <w:r>
              <w:t>set to all '0's</w:t>
            </w:r>
          </w:p>
        </w:tc>
      </w:tr>
      <w:tr w:rsidR="00F728D8" w14:paraId="2C01CC59" w14:textId="77777777" w:rsidTr="0058551E">
        <w:trPr>
          <w:cantSplit/>
          <w:trHeight w:val="463"/>
          <w:jc w:val="center"/>
        </w:trPr>
        <w:tc>
          <w:tcPr>
            <w:tcW w:w="2443" w:type="dxa"/>
            <w:tcBorders>
              <w:top w:val="single" w:sz="4" w:space="0" w:color="auto"/>
              <w:left w:val="single" w:sz="4" w:space="0" w:color="auto"/>
              <w:bottom w:val="single" w:sz="4" w:space="0" w:color="auto"/>
              <w:right w:val="single" w:sz="4" w:space="0" w:color="auto"/>
            </w:tcBorders>
            <w:vAlign w:val="center"/>
            <w:hideMark/>
          </w:tcPr>
          <w:p w14:paraId="295B7903" w14:textId="77777777" w:rsidR="00F728D8" w:rsidRDefault="00F728D8" w:rsidP="007A3868">
            <w:pPr>
              <w:pStyle w:val="TAL"/>
            </w:pPr>
            <w:r>
              <w:t>Redundancy version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53E2442" w14:textId="77777777" w:rsidR="00F728D8" w:rsidRDefault="00F728D8" w:rsidP="007A3868">
            <w:pPr>
              <w:pStyle w:val="TAL"/>
            </w:pPr>
            <w:r>
              <w:t>set to '00'</w:t>
            </w:r>
          </w:p>
        </w:tc>
      </w:tr>
    </w:tbl>
    <w:p w14:paraId="5C093A09" w14:textId="77777777" w:rsidR="00F728D8" w:rsidRDefault="00F728D8" w:rsidP="00F728D8">
      <w:pPr>
        <w:rPr>
          <w:rFonts w:eastAsia="Times New Roman"/>
        </w:rPr>
      </w:pPr>
    </w:p>
    <w:p w14:paraId="690464F3" w14:textId="77777777" w:rsidR="00F728D8" w:rsidRDefault="00F728D8" w:rsidP="00F728D8">
      <w:pPr>
        <w:ind w:left="1287" w:firstLine="414"/>
      </w:pPr>
      <w:r>
        <w:t>Table B: Special fields for SP-CSI Deactivation PDCCH Validation</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89"/>
        <w:gridCol w:w="6662"/>
      </w:tblGrid>
      <w:tr w:rsidR="00F728D8" w14:paraId="79059B52" w14:textId="77777777" w:rsidTr="0058551E">
        <w:trPr>
          <w:cantSplit/>
          <w:trHeight w:val="290"/>
          <w:jc w:val="center"/>
        </w:trPr>
        <w:tc>
          <w:tcPr>
            <w:tcW w:w="2689" w:type="dxa"/>
            <w:tcBorders>
              <w:top w:val="single" w:sz="4" w:space="0" w:color="auto"/>
              <w:left w:val="single" w:sz="4" w:space="0" w:color="auto"/>
              <w:bottom w:val="single" w:sz="4" w:space="0" w:color="auto"/>
              <w:right w:val="single" w:sz="4" w:space="0" w:color="auto"/>
            </w:tcBorders>
            <w:shd w:val="clear" w:color="auto" w:fill="E0E0E0"/>
            <w:vAlign w:val="center"/>
          </w:tcPr>
          <w:p w14:paraId="68A1BDE1" w14:textId="77777777" w:rsidR="00F728D8" w:rsidRDefault="00F728D8" w:rsidP="007A3868">
            <w:pPr>
              <w:pStyle w:val="TAH"/>
            </w:pPr>
          </w:p>
        </w:tc>
        <w:tc>
          <w:tcPr>
            <w:tcW w:w="6662"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1FFE4764" w14:textId="77777777" w:rsidR="00F728D8" w:rsidRDefault="00F728D8" w:rsidP="007A3868">
            <w:pPr>
              <w:pStyle w:val="TAH"/>
            </w:pPr>
            <w:r>
              <w:t>DCI format 0_1</w:t>
            </w:r>
          </w:p>
        </w:tc>
      </w:tr>
      <w:tr w:rsidR="00F728D8" w14:paraId="7263899F" w14:textId="77777777" w:rsidTr="0058551E">
        <w:trPr>
          <w:cantSplit/>
          <w:trHeight w:val="290"/>
          <w:jc w:val="center"/>
        </w:trPr>
        <w:tc>
          <w:tcPr>
            <w:tcW w:w="2689" w:type="dxa"/>
            <w:tcBorders>
              <w:top w:val="single" w:sz="4" w:space="0" w:color="auto"/>
              <w:left w:val="single" w:sz="4" w:space="0" w:color="auto"/>
              <w:bottom w:val="single" w:sz="4" w:space="0" w:color="auto"/>
              <w:right w:val="single" w:sz="4" w:space="0" w:color="auto"/>
            </w:tcBorders>
            <w:vAlign w:val="center"/>
            <w:hideMark/>
          </w:tcPr>
          <w:p w14:paraId="67248A61" w14:textId="77777777" w:rsidR="00F728D8" w:rsidRDefault="00F728D8" w:rsidP="007A3868">
            <w:pPr>
              <w:pStyle w:val="TAL"/>
            </w:pPr>
            <w:r>
              <w:t>HARQ process number</w:t>
            </w:r>
          </w:p>
        </w:tc>
        <w:tc>
          <w:tcPr>
            <w:tcW w:w="6662" w:type="dxa"/>
            <w:tcBorders>
              <w:top w:val="single" w:sz="4" w:space="0" w:color="auto"/>
              <w:left w:val="single" w:sz="4" w:space="0" w:color="auto"/>
              <w:bottom w:val="single" w:sz="4" w:space="0" w:color="auto"/>
              <w:right w:val="single" w:sz="4" w:space="0" w:color="auto"/>
            </w:tcBorders>
            <w:vAlign w:val="center"/>
            <w:hideMark/>
          </w:tcPr>
          <w:p w14:paraId="7FDD9329" w14:textId="77777777" w:rsidR="00F728D8" w:rsidRDefault="00F728D8" w:rsidP="007A3868">
            <w:pPr>
              <w:pStyle w:val="TAL"/>
            </w:pPr>
            <w:r>
              <w:t>set to all '0's</w:t>
            </w:r>
          </w:p>
        </w:tc>
      </w:tr>
      <w:tr w:rsidR="00F728D8" w14:paraId="6BE6DD1F" w14:textId="77777777" w:rsidTr="0058551E">
        <w:trPr>
          <w:cantSplit/>
          <w:trHeight w:val="280"/>
          <w:jc w:val="center"/>
        </w:trPr>
        <w:tc>
          <w:tcPr>
            <w:tcW w:w="2689" w:type="dxa"/>
            <w:tcBorders>
              <w:top w:val="single" w:sz="4" w:space="0" w:color="auto"/>
              <w:left w:val="single" w:sz="4" w:space="0" w:color="auto"/>
              <w:bottom w:val="single" w:sz="4" w:space="0" w:color="auto"/>
              <w:right w:val="single" w:sz="4" w:space="0" w:color="auto"/>
            </w:tcBorders>
            <w:vAlign w:val="center"/>
            <w:hideMark/>
          </w:tcPr>
          <w:p w14:paraId="6FA3912B" w14:textId="77777777" w:rsidR="00F728D8" w:rsidRDefault="00F728D8" w:rsidP="007A3868">
            <w:pPr>
              <w:pStyle w:val="TAL"/>
            </w:pPr>
            <w:r>
              <w:t xml:space="preserve">Modulation and coding scheme </w:t>
            </w:r>
          </w:p>
        </w:tc>
        <w:tc>
          <w:tcPr>
            <w:tcW w:w="6662" w:type="dxa"/>
            <w:tcBorders>
              <w:top w:val="single" w:sz="4" w:space="0" w:color="auto"/>
              <w:left w:val="single" w:sz="4" w:space="0" w:color="auto"/>
              <w:bottom w:val="single" w:sz="4" w:space="0" w:color="auto"/>
              <w:right w:val="single" w:sz="4" w:space="0" w:color="auto"/>
            </w:tcBorders>
            <w:vAlign w:val="center"/>
            <w:hideMark/>
          </w:tcPr>
          <w:p w14:paraId="71051AED" w14:textId="77777777" w:rsidR="00F728D8" w:rsidRDefault="00F728D8" w:rsidP="007A3868">
            <w:pPr>
              <w:pStyle w:val="TAL"/>
            </w:pPr>
            <w:r>
              <w:t>set to all '1's</w:t>
            </w:r>
          </w:p>
        </w:tc>
      </w:tr>
      <w:tr w:rsidR="00F728D8" w14:paraId="5819DD4C" w14:textId="77777777" w:rsidTr="0058551E">
        <w:trPr>
          <w:cantSplit/>
          <w:trHeight w:val="290"/>
          <w:jc w:val="center"/>
        </w:trPr>
        <w:tc>
          <w:tcPr>
            <w:tcW w:w="2689" w:type="dxa"/>
            <w:tcBorders>
              <w:top w:val="single" w:sz="4" w:space="0" w:color="auto"/>
              <w:left w:val="single" w:sz="4" w:space="0" w:color="auto"/>
              <w:bottom w:val="single" w:sz="4" w:space="0" w:color="auto"/>
              <w:right w:val="single" w:sz="4" w:space="0" w:color="auto"/>
            </w:tcBorders>
            <w:vAlign w:val="center"/>
            <w:hideMark/>
          </w:tcPr>
          <w:p w14:paraId="12BDE52D" w14:textId="77777777" w:rsidR="00F728D8" w:rsidRDefault="00F728D8" w:rsidP="007A3868">
            <w:pPr>
              <w:pStyle w:val="TAL"/>
            </w:pPr>
            <w:r>
              <w:t xml:space="preserve">Resource block assignment </w:t>
            </w:r>
          </w:p>
        </w:tc>
        <w:tc>
          <w:tcPr>
            <w:tcW w:w="6662" w:type="dxa"/>
            <w:tcBorders>
              <w:top w:val="single" w:sz="4" w:space="0" w:color="auto"/>
              <w:left w:val="single" w:sz="4" w:space="0" w:color="auto"/>
              <w:bottom w:val="single" w:sz="4" w:space="0" w:color="auto"/>
              <w:right w:val="single" w:sz="4" w:space="0" w:color="auto"/>
            </w:tcBorders>
            <w:vAlign w:val="center"/>
            <w:hideMark/>
          </w:tcPr>
          <w:p w14:paraId="1A0DAD04" w14:textId="77777777" w:rsidR="00F728D8" w:rsidRPr="00C24E77" w:rsidRDefault="00F728D8" w:rsidP="007A3868">
            <w:pPr>
              <w:pStyle w:val="TAL"/>
              <w:rPr>
                <w:lang w:val="en-US"/>
              </w:rPr>
            </w:pPr>
            <w:r w:rsidRPr="00C24E77">
              <w:t xml:space="preserve"> If higher layer configures RA type 0 only, set to all ‘0’s;</w:t>
            </w:r>
          </w:p>
          <w:p w14:paraId="19B338BD" w14:textId="77777777" w:rsidR="00F728D8" w:rsidRPr="00C24E77" w:rsidRDefault="00F728D8" w:rsidP="007A3868">
            <w:pPr>
              <w:pStyle w:val="TAL"/>
            </w:pPr>
            <w:r w:rsidRPr="00C24E77">
              <w:t>If higher layer configures RA type 1 only, set to all ‘1’s;</w:t>
            </w:r>
          </w:p>
          <w:p w14:paraId="0B946CAD" w14:textId="77777777" w:rsidR="00F728D8" w:rsidRDefault="00F728D8" w:rsidP="007A3868">
            <w:pPr>
              <w:pStyle w:val="TAL"/>
            </w:pPr>
            <w:r w:rsidRPr="00C24E77">
              <w:t xml:space="preserve">If higher layer configures dynamic switch between RA type 0 and 1, then if MSB is’0’, set to all ‘0’s; else, set to all ‘1’s </w:t>
            </w:r>
          </w:p>
        </w:tc>
      </w:tr>
      <w:tr w:rsidR="00F728D8" w14:paraId="6A187401" w14:textId="77777777" w:rsidTr="0058551E">
        <w:trPr>
          <w:cantSplit/>
          <w:trHeight w:val="290"/>
          <w:jc w:val="center"/>
        </w:trPr>
        <w:tc>
          <w:tcPr>
            <w:tcW w:w="2689" w:type="dxa"/>
            <w:tcBorders>
              <w:top w:val="single" w:sz="4" w:space="0" w:color="auto"/>
              <w:left w:val="single" w:sz="4" w:space="0" w:color="auto"/>
              <w:bottom w:val="single" w:sz="4" w:space="0" w:color="auto"/>
              <w:right w:val="single" w:sz="4" w:space="0" w:color="auto"/>
            </w:tcBorders>
            <w:vAlign w:val="center"/>
            <w:hideMark/>
          </w:tcPr>
          <w:p w14:paraId="734B8C24" w14:textId="77777777" w:rsidR="00F728D8" w:rsidRDefault="00F728D8" w:rsidP="007A3868">
            <w:pPr>
              <w:pStyle w:val="TAL"/>
            </w:pPr>
            <w:r>
              <w:t>Redundancy version</w:t>
            </w:r>
          </w:p>
        </w:tc>
        <w:tc>
          <w:tcPr>
            <w:tcW w:w="6662" w:type="dxa"/>
            <w:tcBorders>
              <w:top w:val="single" w:sz="4" w:space="0" w:color="auto"/>
              <w:left w:val="single" w:sz="4" w:space="0" w:color="auto"/>
              <w:bottom w:val="single" w:sz="4" w:space="0" w:color="auto"/>
              <w:right w:val="single" w:sz="4" w:space="0" w:color="auto"/>
            </w:tcBorders>
            <w:vAlign w:val="center"/>
            <w:hideMark/>
          </w:tcPr>
          <w:p w14:paraId="344C319F" w14:textId="77777777" w:rsidR="00F728D8" w:rsidRDefault="00F728D8" w:rsidP="007A3868">
            <w:pPr>
              <w:pStyle w:val="TAL"/>
            </w:pPr>
            <w:r>
              <w:t>set to '00'</w:t>
            </w:r>
          </w:p>
        </w:tc>
      </w:tr>
    </w:tbl>
    <w:p w14:paraId="472742FF" w14:textId="77777777" w:rsidR="00F728D8" w:rsidRDefault="00F728D8" w:rsidP="00F728D8">
      <w:pPr>
        <w:pStyle w:val="BodyText"/>
        <w:rPr>
          <w:b/>
        </w:rPr>
      </w:pPr>
    </w:p>
    <w:p w14:paraId="48421B69" w14:textId="77777777" w:rsidR="00F728D8" w:rsidRPr="007A3868" w:rsidRDefault="00F728D8" w:rsidP="00F728D8">
      <w:pPr>
        <w:rPr>
          <w:lang w:eastAsia="x-none"/>
        </w:rPr>
      </w:pPr>
      <w:r w:rsidRPr="007A3868">
        <w:rPr>
          <w:highlight w:val="green"/>
          <w:lang w:eastAsia="x-none"/>
        </w:rPr>
        <w:t>Agreement</w:t>
      </w:r>
    </w:p>
    <w:p w14:paraId="2B225EC4" w14:textId="77777777" w:rsidR="00F728D8" w:rsidRPr="007A3868" w:rsidRDefault="00F728D8" w:rsidP="00F728D8">
      <w:pPr>
        <w:rPr>
          <w:rFonts w:ascii="Times New Roman" w:hAnsi="Times New Roman"/>
        </w:rPr>
      </w:pPr>
      <w:r w:rsidRPr="007A3868">
        <w:rPr>
          <w:rFonts w:ascii="Times New Roman" w:hAnsi="Times New Roman"/>
        </w:rPr>
        <w:t>How to correct CSI reference resource with respect to definition of downlink slot?</w:t>
      </w:r>
    </w:p>
    <w:p w14:paraId="609A53F3" w14:textId="77777777" w:rsidR="00F728D8" w:rsidRPr="007A3868" w:rsidRDefault="00F728D8" w:rsidP="00017304">
      <w:pPr>
        <w:pStyle w:val="ListParagraph"/>
        <w:numPr>
          <w:ilvl w:val="0"/>
          <w:numId w:val="213"/>
        </w:numPr>
        <w:overflowPunct/>
        <w:autoSpaceDE/>
        <w:autoSpaceDN/>
        <w:adjustRightInd/>
        <w:spacing w:after="0"/>
        <w:textAlignment w:val="auto"/>
      </w:pPr>
      <w:r w:rsidRPr="007A3868">
        <w:t>Adopt TP below</w:t>
      </w:r>
    </w:p>
    <w:p w14:paraId="1B938DD0" w14:textId="77777777" w:rsidR="00F728D8" w:rsidRPr="007A3868" w:rsidRDefault="00F728D8" w:rsidP="00F728D8">
      <w:pPr>
        <w:jc w:val="center"/>
        <w:rPr>
          <w:rFonts w:ascii="Times New Roman" w:hAnsi="Times New Roman"/>
          <w:b/>
        </w:rPr>
      </w:pPr>
      <w:r w:rsidRPr="007A3868">
        <w:rPr>
          <w:rFonts w:ascii="Times New Roman" w:hAnsi="Times New Roman"/>
          <w:b/>
        </w:rPr>
        <w:t>&lt;TP for Section 5.2.2.1.1 of TS 38.214&gt;</w:t>
      </w:r>
    </w:p>
    <w:p w14:paraId="06B413B2" w14:textId="77777777" w:rsidR="00F728D8" w:rsidRPr="007A3868" w:rsidRDefault="00F728D8" w:rsidP="00F728D8">
      <w:pPr>
        <w:rPr>
          <w:rFonts w:ascii="Times New Roman" w:hAnsi="Times New Roman"/>
          <w:lang w:val="en-US"/>
        </w:rPr>
      </w:pPr>
      <w:r w:rsidRPr="007A3868">
        <w:rPr>
          <w:rFonts w:ascii="Times New Roman" w:hAnsi="Times New Roman"/>
          <w:lang w:val="en-US"/>
        </w:rPr>
        <w:t>A slot in a serving cell shall be considered to be a valid downlink slot if:</w:t>
      </w:r>
    </w:p>
    <w:p w14:paraId="456450CE" w14:textId="77777777" w:rsidR="00F728D8" w:rsidRPr="007A3868" w:rsidRDefault="00F728D8" w:rsidP="00F728D8">
      <w:pPr>
        <w:pStyle w:val="B1"/>
        <w:spacing w:after="0"/>
        <w:rPr>
          <w:rFonts w:ascii="Times New Roman" w:hAnsi="Times New Roman"/>
        </w:rPr>
      </w:pPr>
      <w:r w:rsidRPr="007A3868">
        <w:rPr>
          <w:rFonts w:ascii="Times New Roman" w:hAnsi="Times New Roman"/>
        </w:rPr>
        <w:t>-</w:t>
      </w:r>
      <w:r w:rsidRPr="007A3868">
        <w:rPr>
          <w:rFonts w:ascii="Times New Roman" w:hAnsi="Times New Roman"/>
        </w:rPr>
        <w:tab/>
        <w:t xml:space="preserve">it </w:t>
      </w:r>
      <w:r w:rsidRPr="007A3868">
        <w:rPr>
          <w:rFonts w:ascii="Times New Roman" w:hAnsi="Times New Roman"/>
          <w:color w:val="FF0000"/>
        </w:rPr>
        <w:t xml:space="preserve">comprises at least one higher layer configured downlink or flexible symbol </w:t>
      </w:r>
      <w:r w:rsidRPr="007A3868">
        <w:rPr>
          <w:rFonts w:ascii="Times New Roman" w:hAnsi="Times New Roman"/>
          <w:strike/>
          <w:color w:val="FF0000"/>
        </w:rPr>
        <w:t>is configured as a downlink slot for that UE</w:t>
      </w:r>
      <w:r w:rsidRPr="007A3868">
        <w:rPr>
          <w:rFonts w:ascii="Times New Roman" w:hAnsi="Times New Roman"/>
        </w:rPr>
        <w:t>, and</w:t>
      </w:r>
    </w:p>
    <w:p w14:paraId="347CD111" w14:textId="77777777" w:rsidR="00F728D8" w:rsidRPr="007A3868" w:rsidRDefault="00F728D8" w:rsidP="00F728D8">
      <w:pPr>
        <w:pStyle w:val="B1"/>
        <w:spacing w:after="0"/>
        <w:rPr>
          <w:rFonts w:ascii="Times New Roman" w:hAnsi="Times New Roman"/>
        </w:rPr>
      </w:pPr>
      <w:r w:rsidRPr="007A3868">
        <w:rPr>
          <w:rFonts w:ascii="Times New Roman" w:hAnsi="Times New Roman"/>
        </w:rPr>
        <w:t>-</w:t>
      </w:r>
      <w:r w:rsidRPr="007A3868">
        <w:rPr>
          <w:rFonts w:ascii="Times New Roman" w:hAnsi="Times New Roman"/>
        </w:rPr>
        <w:tab/>
        <w:t>it does not fall within a configured measurement gap for that UE</w:t>
      </w:r>
    </w:p>
    <w:p w14:paraId="336D5809" w14:textId="77777777" w:rsidR="00F728D8" w:rsidRPr="007A3868" w:rsidRDefault="00F728D8" w:rsidP="00F728D8">
      <w:pPr>
        <w:pStyle w:val="B1"/>
        <w:spacing w:after="0"/>
        <w:jc w:val="center"/>
        <w:rPr>
          <w:rFonts w:ascii="Times New Roman" w:hAnsi="Times New Roman"/>
          <w:b/>
        </w:rPr>
      </w:pPr>
      <w:r w:rsidRPr="007A3868">
        <w:rPr>
          <w:rFonts w:ascii="Times New Roman" w:hAnsi="Times New Roman"/>
          <w:b/>
        </w:rPr>
        <w:t>&lt;/TP&gt;</w:t>
      </w:r>
    </w:p>
    <w:p w14:paraId="04D72977" w14:textId="77777777" w:rsidR="00F728D8" w:rsidRDefault="00F728D8" w:rsidP="007A3868"/>
    <w:p w14:paraId="4D5E65B0" w14:textId="77777777" w:rsidR="00F728D8" w:rsidRPr="007D23D6" w:rsidRDefault="00F728D8" w:rsidP="007A3868">
      <w:pPr>
        <w:rPr>
          <w:lang w:eastAsia="x-none"/>
        </w:rPr>
      </w:pPr>
      <w:r w:rsidRPr="00CE1E60">
        <w:rPr>
          <w:highlight w:val="green"/>
          <w:lang w:eastAsia="x-none"/>
        </w:rPr>
        <w:t>Agreement</w:t>
      </w:r>
    </w:p>
    <w:p w14:paraId="396FF844" w14:textId="77777777" w:rsidR="00F728D8" w:rsidRDefault="00F728D8" w:rsidP="00017304">
      <w:pPr>
        <w:pStyle w:val="ListParagraph"/>
        <w:numPr>
          <w:ilvl w:val="0"/>
          <w:numId w:val="214"/>
        </w:numPr>
        <w:overflowPunct/>
        <w:autoSpaceDE/>
        <w:autoSpaceDN/>
        <w:adjustRightInd/>
        <w:spacing w:after="0"/>
        <w:ind w:hanging="357"/>
        <w:contextualSpacing w:val="0"/>
        <w:jc w:val="both"/>
        <w:textAlignment w:val="auto"/>
      </w:pPr>
      <w:r>
        <w:t>Add the below sentence to section 5.2.1.5.1 of TS 38.214</w:t>
      </w:r>
    </w:p>
    <w:p w14:paraId="17940EB0" w14:textId="77777777" w:rsidR="00F728D8" w:rsidRDefault="00F728D8" w:rsidP="00017304">
      <w:pPr>
        <w:pStyle w:val="ListParagraph"/>
        <w:numPr>
          <w:ilvl w:val="1"/>
          <w:numId w:val="214"/>
        </w:numPr>
        <w:overflowPunct/>
        <w:autoSpaceDE/>
        <w:autoSpaceDN/>
        <w:adjustRightInd/>
        <w:spacing w:after="0"/>
        <w:ind w:hanging="357"/>
        <w:contextualSpacing w:val="0"/>
        <w:jc w:val="both"/>
        <w:textAlignment w:val="auto"/>
      </w:pPr>
      <w:r>
        <w:t>A UE is not expected to receive more than one DCI with CSI request</w:t>
      </w:r>
      <w:r>
        <w:rPr>
          <w:rFonts w:eastAsia="Times New Roman"/>
          <w:color w:val="000000"/>
        </w:rPr>
        <w:t xml:space="preserve"> </w:t>
      </w:r>
      <w:r>
        <w:t>per slot</w:t>
      </w:r>
    </w:p>
    <w:p w14:paraId="26044271" w14:textId="77777777" w:rsidR="00F728D8" w:rsidRDefault="00F728D8" w:rsidP="00017304">
      <w:pPr>
        <w:pStyle w:val="ListParagraph"/>
        <w:numPr>
          <w:ilvl w:val="1"/>
          <w:numId w:val="214"/>
        </w:numPr>
        <w:overflowPunct/>
        <w:autoSpaceDE/>
        <w:autoSpaceDN/>
        <w:adjustRightInd/>
        <w:spacing w:after="0"/>
        <w:ind w:hanging="357"/>
        <w:contextualSpacing w:val="0"/>
        <w:textAlignment w:val="auto"/>
      </w:pPr>
      <w:r>
        <w:t>Note: editor of TS 38.214 may change the exact wording to reflect the above sentence.</w:t>
      </w:r>
    </w:p>
    <w:p w14:paraId="0C75ADFD" w14:textId="77777777" w:rsidR="00F728D8" w:rsidRDefault="00F728D8" w:rsidP="00017304">
      <w:pPr>
        <w:pStyle w:val="ListParagraph"/>
        <w:numPr>
          <w:ilvl w:val="1"/>
          <w:numId w:val="214"/>
        </w:numPr>
        <w:overflowPunct/>
        <w:autoSpaceDE/>
        <w:autoSpaceDN/>
        <w:adjustRightInd/>
        <w:spacing w:after="0"/>
        <w:ind w:hanging="357"/>
        <w:contextualSpacing w:val="0"/>
        <w:textAlignment w:val="auto"/>
      </w:pPr>
      <w:r>
        <w:t>Note: This applies to Rel-15.</w:t>
      </w:r>
    </w:p>
    <w:p w14:paraId="19A07A96" w14:textId="77777777" w:rsidR="00F728D8" w:rsidRDefault="00F728D8" w:rsidP="00F728D8">
      <w:pPr>
        <w:rPr>
          <w:lang w:eastAsia="x-none"/>
        </w:rPr>
      </w:pPr>
    </w:p>
    <w:p w14:paraId="3C8B7E65" w14:textId="77777777" w:rsidR="00F728D8" w:rsidRPr="008E16B2" w:rsidRDefault="00F728D8" w:rsidP="00F728D8">
      <w:pPr>
        <w:rPr>
          <w:b/>
          <w:lang w:eastAsia="x-none"/>
        </w:rPr>
      </w:pPr>
      <w:r>
        <w:rPr>
          <w:b/>
          <w:lang w:eastAsia="x-none"/>
        </w:rPr>
        <w:t>Conclusion</w:t>
      </w:r>
    </w:p>
    <w:p w14:paraId="4E7CC17B" w14:textId="77777777" w:rsidR="00F728D8" w:rsidRDefault="00F728D8" w:rsidP="00F728D8">
      <w:r>
        <w:t>WB Type II CSI on PUSCH (comprising both Part 1 and Part 2) reporting is supported</w:t>
      </w:r>
    </w:p>
    <w:p w14:paraId="23176EE4" w14:textId="77777777" w:rsidR="00F728D8" w:rsidRDefault="00F728D8" w:rsidP="00F728D8">
      <w:pPr>
        <w:rPr>
          <w:lang w:eastAsia="x-none"/>
        </w:rPr>
      </w:pPr>
    </w:p>
    <w:p w14:paraId="5505E72F" w14:textId="77777777" w:rsidR="00F728D8" w:rsidRPr="008E16B2" w:rsidRDefault="00F728D8" w:rsidP="00F728D8">
      <w:pPr>
        <w:rPr>
          <w:b/>
          <w:lang w:eastAsia="x-none"/>
        </w:rPr>
      </w:pPr>
      <w:r>
        <w:rPr>
          <w:b/>
          <w:lang w:eastAsia="x-none"/>
        </w:rPr>
        <w:t>Conclusion</w:t>
      </w:r>
    </w:p>
    <w:p w14:paraId="5E82E56B" w14:textId="77777777" w:rsidR="00F728D8" w:rsidRDefault="00F728D8" w:rsidP="00017304">
      <w:pPr>
        <w:pStyle w:val="ListParagraph"/>
        <w:numPr>
          <w:ilvl w:val="0"/>
          <w:numId w:val="214"/>
        </w:numPr>
        <w:overflowPunct/>
        <w:autoSpaceDE/>
        <w:autoSpaceDN/>
        <w:adjustRightInd/>
        <w:textAlignment w:val="auto"/>
      </w:pPr>
      <w:r>
        <w:lastRenderedPageBreak/>
        <w:t>38.212/38.213/38.214 e</w:t>
      </w:r>
      <w:r w:rsidRPr="00705AA3">
        <w:t>ditor</w:t>
      </w:r>
      <w:r>
        <w:t>s to align definition of “CSI report” to mean either a set of PMI/RI/CQI/LI corresponding to one CSI report setting or the physical channel carrying possibly multiple CSIs</w:t>
      </w:r>
    </w:p>
    <w:p w14:paraId="5EA81090" w14:textId="77777777" w:rsidR="00F728D8" w:rsidRPr="00705AA3" w:rsidRDefault="00F728D8" w:rsidP="00017304">
      <w:pPr>
        <w:pStyle w:val="ListParagraph"/>
        <w:numPr>
          <w:ilvl w:val="0"/>
          <w:numId w:val="214"/>
        </w:numPr>
        <w:overflowPunct/>
        <w:autoSpaceDE/>
        <w:autoSpaceDN/>
        <w:adjustRightInd/>
        <w:textAlignment w:val="auto"/>
      </w:pPr>
      <w:r>
        <w:t>38.212/38.213/38.214 e</w:t>
      </w:r>
      <w:r w:rsidRPr="00705AA3">
        <w:t>ditor</w:t>
      </w:r>
      <w:r>
        <w:t xml:space="preserve">s </w:t>
      </w:r>
      <w:r w:rsidRPr="00705AA3">
        <w:t>to align definition of single/multiple CQI/PMI to wideband/subband CQI/PMI</w:t>
      </w:r>
    </w:p>
    <w:p w14:paraId="70904438" w14:textId="77777777" w:rsidR="00F728D8" w:rsidRPr="007A3868" w:rsidRDefault="00F728D8" w:rsidP="00F728D8">
      <w:pPr>
        <w:rPr>
          <w:lang w:eastAsia="x-none"/>
        </w:rPr>
      </w:pPr>
    </w:p>
    <w:p w14:paraId="6996055D" w14:textId="77777777" w:rsidR="00F728D8" w:rsidRPr="007A3868" w:rsidRDefault="00F728D8" w:rsidP="00F728D8">
      <w:pPr>
        <w:rPr>
          <w:szCs w:val="28"/>
          <w:highlight w:val="green"/>
          <w:lang w:val="en-US"/>
        </w:rPr>
      </w:pPr>
      <w:r w:rsidRPr="007A3868">
        <w:rPr>
          <w:szCs w:val="28"/>
          <w:highlight w:val="green"/>
          <w:lang w:val="en-US"/>
        </w:rPr>
        <w:t>Agreement</w:t>
      </w:r>
    </w:p>
    <w:p w14:paraId="3B58A5B7" w14:textId="77777777" w:rsidR="00F728D8" w:rsidRPr="00C26926" w:rsidRDefault="00F728D8" w:rsidP="00017304">
      <w:pPr>
        <w:pStyle w:val="ListParagraph"/>
        <w:numPr>
          <w:ilvl w:val="0"/>
          <w:numId w:val="212"/>
        </w:numPr>
        <w:overflowPunct/>
        <w:autoSpaceDE/>
        <w:autoSpaceDN/>
        <w:adjustRightInd/>
        <w:spacing w:after="0"/>
        <w:textAlignment w:val="auto"/>
      </w:pPr>
      <w:r w:rsidRPr="00D60240">
        <w:rPr>
          <w:szCs w:val="28"/>
          <w:lang w:val="en-US"/>
        </w:rPr>
        <w:t xml:space="preserve">When (single or multiple) CSI report(s) is multiplexed with UL-SCH and N2’ criterion is met but Z’’ criterion </w:t>
      </w:r>
      <w:r w:rsidRPr="00C26926">
        <w:t>is not met, the UE drops the CSI, but transmit the UL-SCH without CSI multiplexed on PUSCH</w:t>
      </w:r>
    </w:p>
    <w:p w14:paraId="52DA2AA8" w14:textId="5F7574F1" w:rsidR="00F728D8" w:rsidRDefault="00F728D8" w:rsidP="00F728D8">
      <w:pPr>
        <w:rPr>
          <w:lang w:eastAsia="x-none"/>
        </w:rPr>
      </w:pPr>
    </w:p>
    <w:p w14:paraId="3814214F" w14:textId="77777777" w:rsidR="007A3868" w:rsidRPr="00C26926" w:rsidRDefault="007A3868" w:rsidP="00F728D8">
      <w:pPr>
        <w:rPr>
          <w:lang w:eastAsia="x-none"/>
        </w:rPr>
      </w:pPr>
    </w:p>
    <w:p w14:paraId="16A34C52" w14:textId="6502644D" w:rsidR="00F728D8" w:rsidRDefault="0058452E" w:rsidP="00F728D8">
      <w:pPr>
        <w:rPr>
          <w:lang w:eastAsia="x-none"/>
        </w:rPr>
      </w:pPr>
      <w:hyperlink r:id="rId1051" w:history="1">
        <w:r w:rsidR="000F2B08">
          <w:rPr>
            <w:rStyle w:val="Hyperlink"/>
            <w:lang w:eastAsia="x-none"/>
          </w:rPr>
          <w:t>R1-1805827</w:t>
        </w:r>
      </w:hyperlink>
      <w:r w:rsidR="00F728D8">
        <w:rPr>
          <w:lang w:eastAsia="x-none"/>
        </w:rPr>
        <w:tab/>
        <w:t>Remaining issues on CSI reporting</w:t>
      </w:r>
      <w:r w:rsidR="00F728D8">
        <w:rPr>
          <w:lang w:eastAsia="x-none"/>
        </w:rPr>
        <w:tab/>
        <w:t>ZTE</w:t>
      </w:r>
    </w:p>
    <w:p w14:paraId="11B39EBD" w14:textId="645C22ED" w:rsidR="00F728D8" w:rsidRDefault="0058452E" w:rsidP="00F728D8">
      <w:pPr>
        <w:rPr>
          <w:lang w:eastAsia="x-none"/>
        </w:rPr>
      </w:pPr>
      <w:hyperlink r:id="rId1052" w:history="1">
        <w:r w:rsidR="000F2B08">
          <w:rPr>
            <w:rStyle w:val="Hyperlink"/>
            <w:lang w:eastAsia="x-none"/>
          </w:rPr>
          <w:t>R1-1805950</w:t>
        </w:r>
      </w:hyperlink>
      <w:r w:rsidR="00F728D8">
        <w:rPr>
          <w:lang w:eastAsia="x-none"/>
        </w:rPr>
        <w:tab/>
        <w:t>Summary of remaining issues on CSI reporting</w:t>
      </w:r>
      <w:r w:rsidR="00F728D8">
        <w:rPr>
          <w:lang w:eastAsia="x-none"/>
        </w:rPr>
        <w:tab/>
        <w:t>Huawei, HiSilicon</w:t>
      </w:r>
    </w:p>
    <w:p w14:paraId="32DD6DEF" w14:textId="3B77FA47" w:rsidR="00F728D8" w:rsidRDefault="0058452E" w:rsidP="00F728D8">
      <w:pPr>
        <w:rPr>
          <w:lang w:eastAsia="x-none"/>
        </w:rPr>
      </w:pPr>
      <w:hyperlink r:id="rId1053" w:history="1">
        <w:r w:rsidR="000F2B08">
          <w:rPr>
            <w:rStyle w:val="Hyperlink"/>
            <w:lang w:eastAsia="x-none"/>
          </w:rPr>
          <w:t>R1-1806043</w:t>
        </w:r>
      </w:hyperlink>
      <w:r w:rsidR="00F728D8">
        <w:rPr>
          <w:lang w:eastAsia="x-none"/>
        </w:rPr>
        <w:tab/>
        <w:t>Remaining issues on CSI reporting</w:t>
      </w:r>
      <w:r w:rsidR="00F728D8">
        <w:rPr>
          <w:lang w:eastAsia="x-none"/>
        </w:rPr>
        <w:tab/>
        <w:t>vivo</w:t>
      </w:r>
    </w:p>
    <w:p w14:paraId="73CF4948" w14:textId="191A3C7A" w:rsidR="00F728D8" w:rsidRDefault="0058452E" w:rsidP="00F728D8">
      <w:pPr>
        <w:rPr>
          <w:lang w:eastAsia="x-none"/>
        </w:rPr>
      </w:pPr>
      <w:hyperlink r:id="rId1054" w:history="1">
        <w:r w:rsidR="000F2B08">
          <w:rPr>
            <w:rStyle w:val="Hyperlink"/>
            <w:lang w:eastAsia="x-none"/>
          </w:rPr>
          <w:t>R1-1806216</w:t>
        </w:r>
      </w:hyperlink>
      <w:r w:rsidR="00F728D8">
        <w:rPr>
          <w:lang w:eastAsia="x-none"/>
        </w:rPr>
        <w:tab/>
        <w:t>Corrections and clarifications for CSI reporting</w:t>
      </w:r>
      <w:r w:rsidR="00F728D8">
        <w:rPr>
          <w:lang w:eastAsia="x-none"/>
        </w:rPr>
        <w:tab/>
        <w:t>Ericsson</w:t>
      </w:r>
    </w:p>
    <w:p w14:paraId="723B38BA" w14:textId="70D2E16C" w:rsidR="00F728D8" w:rsidRDefault="0058452E" w:rsidP="00F728D8">
      <w:pPr>
        <w:rPr>
          <w:lang w:eastAsia="x-none"/>
        </w:rPr>
      </w:pPr>
      <w:hyperlink r:id="rId1055" w:history="1">
        <w:r w:rsidR="000F2B08">
          <w:rPr>
            <w:rStyle w:val="Hyperlink"/>
            <w:lang w:eastAsia="x-none"/>
          </w:rPr>
          <w:t>R1-1806279</w:t>
        </w:r>
      </w:hyperlink>
      <w:r w:rsidR="00F728D8">
        <w:rPr>
          <w:lang w:eastAsia="x-none"/>
        </w:rPr>
        <w:tab/>
        <w:t>Remaining issues on CSI reporting</w:t>
      </w:r>
      <w:r w:rsidR="00F728D8">
        <w:rPr>
          <w:lang w:eastAsia="x-none"/>
        </w:rPr>
        <w:tab/>
        <w:t>CATT</w:t>
      </w:r>
    </w:p>
    <w:p w14:paraId="64FC3539" w14:textId="725D9AB2" w:rsidR="00F728D8" w:rsidRDefault="0058452E" w:rsidP="00F728D8">
      <w:pPr>
        <w:rPr>
          <w:lang w:eastAsia="x-none"/>
        </w:rPr>
      </w:pPr>
      <w:hyperlink r:id="rId1056" w:history="1">
        <w:r w:rsidR="000F2B08">
          <w:rPr>
            <w:rStyle w:val="Hyperlink"/>
            <w:lang w:eastAsia="x-none"/>
          </w:rPr>
          <w:t>R1-1806340</w:t>
        </w:r>
      </w:hyperlink>
      <w:r w:rsidR="00F728D8">
        <w:rPr>
          <w:lang w:eastAsia="x-none"/>
        </w:rPr>
        <w:tab/>
        <w:t>Remining issues on CSI reporting</w:t>
      </w:r>
      <w:r w:rsidR="00F728D8">
        <w:rPr>
          <w:lang w:eastAsia="x-none"/>
        </w:rPr>
        <w:tab/>
        <w:t>Lenovo, Motorola Mobility</w:t>
      </w:r>
    </w:p>
    <w:p w14:paraId="3A92BD13" w14:textId="56D1F9DB" w:rsidR="00F728D8" w:rsidRDefault="0058452E" w:rsidP="00F728D8">
      <w:pPr>
        <w:rPr>
          <w:lang w:eastAsia="x-none"/>
        </w:rPr>
      </w:pPr>
      <w:hyperlink r:id="rId1057" w:history="1">
        <w:r w:rsidR="000F2B08">
          <w:rPr>
            <w:rStyle w:val="Hyperlink"/>
            <w:lang w:eastAsia="x-none"/>
          </w:rPr>
          <w:t>R1-1806393</w:t>
        </w:r>
      </w:hyperlink>
      <w:r w:rsidR="00F728D8">
        <w:rPr>
          <w:lang w:eastAsia="x-none"/>
        </w:rPr>
        <w:tab/>
        <w:t>Remaining issues on CSI reporting</w:t>
      </w:r>
      <w:r w:rsidR="00F728D8">
        <w:rPr>
          <w:lang w:eastAsia="x-none"/>
        </w:rPr>
        <w:tab/>
        <w:t>Spreadtrum Communications</w:t>
      </w:r>
    </w:p>
    <w:p w14:paraId="2A6C54ED" w14:textId="7FD2D5A3" w:rsidR="00F728D8" w:rsidRDefault="0058452E" w:rsidP="00F728D8">
      <w:pPr>
        <w:rPr>
          <w:lang w:eastAsia="x-none"/>
        </w:rPr>
      </w:pPr>
      <w:hyperlink r:id="rId1058" w:history="1">
        <w:r w:rsidR="000F2B08">
          <w:rPr>
            <w:rStyle w:val="Hyperlink"/>
            <w:lang w:eastAsia="x-none"/>
          </w:rPr>
          <w:t>R1-1806506</w:t>
        </w:r>
      </w:hyperlink>
      <w:r w:rsidR="00F728D8">
        <w:rPr>
          <w:lang w:eastAsia="x-none"/>
        </w:rPr>
        <w:tab/>
        <w:t>Remaining issues on CSI reporting</w:t>
      </w:r>
      <w:r w:rsidR="00F728D8">
        <w:rPr>
          <w:lang w:eastAsia="x-none"/>
        </w:rPr>
        <w:tab/>
        <w:t>Intel Corporation</w:t>
      </w:r>
    </w:p>
    <w:p w14:paraId="1902C577" w14:textId="10974A94" w:rsidR="00F728D8" w:rsidRDefault="0058452E" w:rsidP="00F728D8">
      <w:pPr>
        <w:rPr>
          <w:lang w:eastAsia="x-none"/>
        </w:rPr>
      </w:pPr>
      <w:hyperlink r:id="rId1059" w:history="1">
        <w:r w:rsidR="000F2B08">
          <w:rPr>
            <w:rStyle w:val="Hyperlink"/>
            <w:lang w:eastAsia="x-none"/>
          </w:rPr>
          <w:t>R1-1806609</w:t>
        </w:r>
      </w:hyperlink>
      <w:r w:rsidR="00F728D8">
        <w:rPr>
          <w:lang w:eastAsia="x-none"/>
        </w:rPr>
        <w:tab/>
        <w:t>Remaining issues on CSI reporting</w:t>
      </w:r>
      <w:r w:rsidR="00F728D8">
        <w:rPr>
          <w:lang w:eastAsia="x-none"/>
        </w:rPr>
        <w:tab/>
        <w:t>LG Electronics</w:t>
      </w:r>
    </w:p>
    <w:p w14:paraId="1A5E3701" w14:textId="0EBCB76B" w:rsidR="00F728D8" w:rsidRDefault="0058452E" w:rsidP="00F728D8">
      <w:pPr>
        <w:rPr>
          <w:lang w:eastAsia="x-none"/>
        </w:rPr>
      </w:pPr>
      <w:hyperlink r:id="rId1060" w:history="1">
        <w:r w:rsidR="000F2B08">
          <w:rPr>
            <w:rStyle w:val="Hyperlink"/>
            <w:lang w:eastAsia="x-none"/>
          </w:rPr>
          <w:t>R1-1806713</w:t>
        </w:r>
      </w:hyperlink>
      <w:r w:rsidR="00F728D8">
        <w:rPr>
          <w:lang w:eastAsia="x-none"/>
        </w:rPr>
        <w:tab/>
        <w:t>On CSI processing and reporting latency</w:t>
      </w:r>
      <w:r w:rsidR="00F728D8">
        <w:rPr>
          <w:lang w:eastAsia="x-none"/>
        </w:rPr>
        <w:tab/>
        <w:t>Samsung</w:t>
      </w:r>
    </w:p>
    <w:p w14:paraId="2B70F3DC" w14:textId="048FE577" w:rsidR="00F728D8" w:rsidRDefault="0058452E" w:rsidP="00F728D8">
      <w:pPr>
        <w:rPr>
          <w:lang w:eastAsia="x-none"/>
        </w:rPr>
      </w:pPr>
      <w:hyperlink r:id="rId1061" w:history="1">
        <w:r w:rsidR="000F2B08">
          <w:rPr>
            <w:rStyle w:val="Hyperlink"/>
            <w:lang w:eastAsia="x-none"/>
          </w:rPr>
          <w:t>R1-1806714</w:t>
        </w:r>
      </w:hyperlink>
      <w:r w:rsidR="00F728D8">
        <w:rPr>
          <w:lang w:eastAsia="x-none"/>
        </w:rPr>
        <w:tab/>
        <w:t>Issues on CSI reporting</w:t>
      </w:r>
      <w:r w:rsidR="00F728D8">
        <w:rPr>
          <w:lang w:eastAsia="x-none"/>
        </w:rPr>
        <w:tab/>
        <w:t>Samsung</w:t>
      </w:r>
    </w:p>
    <w:p w14:paraId="2748183D" w14:textId="7F6D986B" w:rsidR="00F728D8" w:rsidRDefault="0058452E" w:rsidP="00F728D8">
      <w:pPr>
        <w:rPr>
          <w:lang w:eastAsia="x-none"/>
        </w:rPr>
      </w:pPr>
      <w:hyperlink r:id="rId1062" w:history="1">
        <w:r w:rsidR="000F2B08">
          <w:rPr>
            <w:rStyle w:val="Hyperlink"/>
            <w:lang w:eastAsia="x-none"/>
          </w:rPr>
          <w:t>R1-1806787</w:t>
        </w:r>
      </w:hyperlink>
      <w:r w:rsidR="00F728D8">
        <w:rPr>
          <w:lang w:eastAsia="x-none"/>
        </w:rPr>
        <w:tab/>
        <w:t>Remaining issues in CSI reporting</w:t>
      </w:r>
      <w:r w:rsidR="00F728D8">
        <w:rPr>
          <w:lang w:eastAsia="x-none"/>
        </w:rPr>
        <w:tab/>
        <w:t>MediaTek Inc.</w:t>
      </w:r>
    </w:p>
    <w:p w14:paraId="13D6A36C" w14:textId="50DAD6AD" w:rsidR="00F728D8" w:rsidRDefault="0058452E" w:rsidP="00F728D8">
      <w:pPr>
        <w:rPr>
          <w:lang w:eastAsia="x-none"/>
        </w:rPr>
      </w:pPr>
      <w:hyperlink r:id="rId1063" w:history="1">
        <w:r w:rsidR="000F2B08">
          <w:rPr>
            <w:rStyle w:val="Hyperlink"/>
            <w:lang w:eastAsia="x-none"/>
          </w:rPr>
          <w:t>R1-1806848</w:t>
        </w:r>
      </w:hyperlink>
      <w:r w:rsidR="00F728D8">
        <w:rPr>
          <w:lang w:eastAsia="x-none"/>
        </w:rPr>
        <w:tab/>
        <w:t>Remaining issues on CSI reporting</w:t>
      </w:r>
      <w:r w:rsidR="00F728D8">
        <w:rPr>
          <w:lang w:eastAsia="x-none"/>
        </w:rPr>
        <w:tab/>
        <w:t>OPPO</w:t>
      </w:r>
    </w:p>
    <w:p w14:paraId="2C480FBF" w14:textId="4461A997" w:rsidR="00F728D8" w:rsidRDefault="0058452E" w:rsidP="00F728D8">
      <w:pPr>
        <w:rPr>
          <w:lang w:eastAsia="x-none"/>
        </w:rPr>
      </w:pPr>
      <w:hyperlink r:id="rId1064" w:history="1">
        <w:r w:rsidR="000F2B08">
          <w:rPr>
            <w:rStyle w:val="Hyperlink"/>
            <w:lang w:eastAsia="x-none"/>
          </w:rPr>
          <w:t>R1-1806943</w:t>
        </w:r>
      </w:hyperlink>
      <w:r w:rsidR="00F728D8">
        <w:rPr>
          <w:lang w:eastAsia="x-none"/>
        </w:rPr>
        <w:tab/>
        <w:t>Clarification on aperiodic CSI reporting in CA case</w:t>
      </w:r>
      <w:r w:rsidR="00F728D8">
        <w:rPr>
          <w:lang w:eastAsia="x-none"/>
        </w:rPr>
        <w:tab/>
        <w:t>Sharp</w:t>
      </w:r>
    </w:p>
    <w:p w14:paraId="6390DDFD" w14:textId="1C68DB8E" w:rsidR="00F728D8" w:rsidRDefault="0058452E" w:rsidP="00F728D8">
      <w:pPr>
        <w:rPr>
          <w:lang w:eastAsia="x-none"/>
        </w:rPr>
      </w:pPr>
      <w:hyperlink r:id="rId1065" w:history="1">
        <w:r w:rsidR="000F2B08">
          <w:rPr>
            <w:rStyle w:val="Hyperlink"/>
            <w:lang w:eastAsia="x-none"/>
          </w:rPr>
          <w:t>R1-1807013</w:t>
        </w:r>
      </w:hyperlink>
      <w:r w:rsidR="00F728D8">
        <w:rPr>
          <w:lang w:eastAsia="x-none"/>
        </w:rPr>
        <w:tab/>
        <w:t xml:space="preserve">Remaining details on CSI reporting </w:t>
      </w:r>
      <w:r w:rsidR="00F728D8">
        <w:rPr>
          <w:lang w:eastAsia="x-none"/>
        </w:rPr>
        <w:tab/>
        <w:t>InterDigital, Inc.</w:t>
      </w:r>
    </w:p>
    <w:p w14:paraId="47A11750" w14:textId="2BB16335" w:rsidR="00F728D8" w:rsidRDefault="0058452E" w:rsidP="00F728D8">
      <w:pPr>
        <w:rPr>
          <w:lang w:eastAsia="x-none"/>
        </w:rPr>
      </w:pPr>
      <w:hyperlink r:id="rId1066" w:history="1">
        <w:r w:rsidR="000F2B08">
          <w:rPr>
            <w:rStyle w:val="Hyperlink"/>
            <w:lang w:eastAsia="x-none"/>
          </w:rPr>
          <w:t>R1-1807144</w:t>
        </w:r>
      </w:hyperlink>
      <w:r w:rsidR="00F728D8">
        <w:rPr>
          <w:lang w:eastAsia="x-none"/>
        </w:rPr>
        <w:tab/>
        <w:t>Remaining issues on CSI reporting</w:t>
      </w:r>
      <w:r w:rsidR="00F728D8">
        <w:rPr>
          <w:lang w:eastAsia="x-none"/>
        </w:rPr>
        <w:tab/>
        <w:t>NTT DOCOMO, INC.</w:t>
      </w:r>
    </w:p>
    <w:p w14:paraId="0A084131" w14:textId="05A75936" w:rsidR="00F728D8" w:rsidRDefault="0058452E" w:rsidP="00F728D8">
      <w:pPr>
        <w:rPr>
          <w:lang w:eastAsia="x-none"/>
        </w:rPr>
      </w:pPr>
      <w:hyperlink r:id="rId1067" w:history="1">
        <w:r w:rsidR="000F2B08">
          <w:rPr>
            <w:rStyle w:val="Hyperlink"/>
            <w:lang w:eastAsia="x-none"/>
          </w:rPr>
          <w:t>R1-1807179</w:t>
        </w:r>
      </w:hyperlink>
      <w:r w:rsidR="00F728D8">
        <w:rPr>
          <w:lang w:eastAsia="x-none"/>
        </w:rPr>
        <w:tab/>
        <w:t>Remaining issues on CSI reporting</w:t>
      </w:r>
      <w:r w:rsidR="00F728D8">
        <w:rPr>
          <w:lang w:eastAsia="x-none"/>
        </w:rPr>
        <w:tab/>
        <w:t>China Unicom</w:t>
      </w:r>
    </w:p>
    <w:p w14:paraId="79B9A234" w14:textId="362894E2" w:rsidR="00F728D8" w:rsidRDefault="0058452E" w:rsidP="00F728D8">
      <w:pPr>
        <w:rPr>
          <w:lang w:eastAsia="x-none"/>
        </w:rPr>
      </w:pPr>
      <w:hyperlink r:id="rId1068" w:history="1">
        <w:r w:rsidR="000F2B08">
          <w:rPr>
            <w:rStyle w:val="Hyperlink"/>
            <w:lang w:eastAsia="x-none"/>
          </w:rPr>
          <w:t>R1-1807183</w:t>
        </w:r>
      </w:hyperlink>
      <w:r w:rsidR="00F728D8">
        <w:rPr>
          <w:lang w:eastAsia="x-none"/>
        </w:rPr>
        <w:tab/>
        <w:t>Remaining issues on CSI reporting</w:t>
      </w:r>
      <w:r w:rsidR="00F728D8">
        <w:rPr>
          <w:lang w:eastAsia="x-none"/>
        </w:rPr>
        <w:tab/>
        <w:t>Nokia, Nokia Shanghai Bell</w:t>
      </w:r>
    </w:p>
    <w:p w14:paraId="6190A7F0" w14:textId="31FA3CA0" w:rsidR="00F728D8" w:rsidRDefault="0058452E" w:rsidP="00F728D8">
      <w:pPr>
        <w:rPr>
          <w:lang w:eastAsia="x-none"/>
        </w:rPr>
      </w:pPr>
      <w:hyperlink r:id="rId1069" w:history="1">
        <w:r w:rsidR="000F2B08">
          <w:rPr>
            <w:rStyle w:val="Hyperlink"/>
            <w:lang w:eastAsia="x-none"/>
          </w:rPr>
          <w:t>R1-1807340</w:t>
        </w:r>
      </w:hyperlink>
      <w:r w:rsidR="00F728D8">
        <w:rPr>
          <w:lang w:eastAsia="x-none"/>
        </w:rPr>
        <w:tab/>
        <w:t>Maintenance for CSI reporting</w:t>
      </w:r>
      <w:r w:rsidR="00F728D8">
        <w:rPr>
          <w:lang w:eastAsia="x-none"/>
        </w:rPr>
        <w:tab/>
        <w:t>Qualcomm Incorporated</w:t>
      </w:r>
    </w:p>
    <w:p w14:paraId="0587968E" w14:textId="77777777" w:rsidR="00F728D8" w:rsidRDefault="00F728D8" w:rsidP="0081593A">
      <w:pPr>
        <w:pStyle w:val="Heading5"/>
      </w:pPr>
      <w:bookmarkStart w:id="414" w:name="_Toc516232607"/>
      <w:r>
        <w:t>B</w:t>
      </w:r>
      <w:r w:rsidRPr="00B35F0A">
        <w:rPr>
          <w:rFonts w:hint="eastAsia"/>
        </w:rPr>
        <w:t>eam measurement and reporting</w:t>
      </w:r>
      <w:bookmarkEnd w:id="414"/>
    </w:p>
    <w:p w14:paraId="3DA77C6F" w14:textId="561A4D6C" w:rsidR="00F728D8" w:rsidRPr="00257488" w:rsidRDefault="0058452E" w:rsidP="00F728D8">
      <w:pPr>
        <w:rPr>
          <w:b/>
          <w:lang w:eastAsia="x-none"/>
        </w:rPr>
      </w:pPr>
      <w:hyperlink r:id="rId1070" w:history="1">
        <w:r w:rsidR="000F2B08" w:rsidRPr="00257488">
          <w:rPr>
            <w:rStyle w:val="Hyperlink"/>
            <w:b/>
          </w:rPr>
          <w:t>R1-1807679</w:t>
        </w:r>
      </w:hyperlink>
      <w:r w:rsidR="00F728D8" w:rsidRPr="00257488">
        <w:rPr>
          <w:b/>
          <w:lang w:eastAsia="x-none"/>
        </w:rPr>
        <w:tab/>
        <w:t>Feature lead summary 2 for beam measurement and reporting</w:t>
      </w:r>
      <w:r w:rsidR="00F728D8" w:rsidRPr="00257488">
        <w:rPr>
          <w:b/>
          <w:lang w:eastAsia="x-none"/>
        </w:rPr>
        <w:tab/>
        <w:t>Ericsson</w:t>
      </w:r>
    </w:p>
    <w:p w14:paraId="5D5D86AA" w14:textId="77777777" w:rsidR="00F728D8" w:rsidRDefault="00F728D8" w:rsidP="00F728D8">
      <w:pPr>
        <w:rPr>
          <w:lang w:eastAsia="x-none"/>
        </w:rPr>
      </w:pPr>
    </w:p>
    <w:p w14:paraId="68040784" w14:textId="77777777" w:rsidR="00F728D8" w:rsidRPr="00257488" w:rsidRDefault="00F728D8" w:rsidP="00F728D8">
      <w:pPr>
        <w:rPr>
          <w:lang w:eastAsia="x-none"/>
        </w:rPr>
      </w:pPr>
      <w:r w:rsidRPr="00257488">
        <w:rPr>
          <w:highlight w:val="green"/>
          <w:lang w:eastAsia="x-none"/>
        </w:rPr>
        <w:t>Agreement</w:t>
      </w:r>
    </w:p>
    <w:p w14:paraId="7DA13209" w14:textId="77777777" w:rsidR="00F728D8" w:rsidRDefault="00F728D8" w:rsidP="00F728D8">
      <w:pPr>
        <w:rPr>
          <w:lang w:eastAsia="x-none"/>
        </w:rPr>
      </w:pPr>
      <w:r>
        <w:rPr>
          <w:lang w:eastAsia="x-none"/>
        </w:rPr>
        <w:t>Agree to the following text proposal for TS38.213 and TS38.214.</w:t>
      </w:r>
    </w:p>
    <w:p w14:paraId="2C09705E" w14:textId="77777777" w:rsidR="00F728D8" w:rsidRPr="00595567" w:rsidRDefault="00F728D8" w:rsidP="00017304">
      <w:pPr>
        <w:numPr>
          <w:ilvl w:val="1"/>
          <w:numId w:val="216"/>
        </w:numPr>
        <w:adjustRightInd w:val="0"/>
        <w:snapToGrid w:val="0"/>
        <w:ind w:left="720" w:hanging="360"/>
        <w:jc w:val="both"/>
        <w:rPr>
          <w:rFonts w:ascii="Times New Roman" w:hAnsi="Times New Roman"/>
        </w:rPr>
      </w:pPr>
      <w:r w:rsidRPr="00243227">
        <w:rPr>
          <w:rFonts w:ascii="Times New Roman" w:hAnsi="Times New Roman"/>
        </w:rPr>
        <w:t xml:space="preserve">When the HARQ/ACK corresponding to the PDSCH carrying the MAC CE command is transmitted in the slot n, the command shall be applied </w:t>
      </w:r>
      <w:r>
        <w:rPr>
          <w:rFonts w:ascii="Times New Roman" w:hAnsi="Times New Roman"/>
        </w:rPr>
        <w:t xml:space="preserve">starting from </w:t>
      </w:r>
      <w:r w:rsidRPr="00243227">
        <w:rPr>
          <w:rFonts w:ascii="Times New Roman" w:hAnsi="Times New Roman"/>
        </w:rPr>
        <w:t xml:space="preserve">slot </w:t>
      </w:r>
      <w:r w:rsidRPr="00243227">
        <w:rPr>
          <w:rFonts w:ascii="Times New Roman" w:hAnsi="Times New Roman"/>
          <w:i/>
        </w:rPr>
        <w:t>n + 3N</w:t>
      </w:r>
      <w:r w:rsidRPr="00243227">
        <w:rPr>
          <w:rFonts w:ascii="Times New Roman" w:hAnsi="Times New Roman"/>
          <w:i/>
          <w:vertAlign w:val="subscript"/>
        </w:rPr>
        <w:t>slot</w:t>
      </w:r>
      <w:r w:rsidRPr="00243227">
        <w:rPr>
          <w:rFonts w:ascii="Times New Roman" w:hAnsi="Times New Roman"/>
          <w:i/>
          <w:vertAlign w:val="superscript"/>
        </w:rPr>
        <w:t>subframe,</w:t>
      </w:r>
      <w:r w:rsidRPr="00243227">
        <w:rPr>
          <w:rFonts w:ascii="Times New Roman" w:hAnsi="Times New Roman"/>
          <w:i/>
          <w:vertAlign w:val="superscript"/>
        </w:rPr>
        <w:sym w:font="Symbol" w:char="F06D"/>
      </w:r>
      <w:r w:rsidRPr="00243227">
        <w:rPr>
          <w:rFonts w:ascii="Times New Roman" w:hAnsi="Times New Roman"/>
        </w:rPr>
        <w:t xml:space="preserve"> + 1</w:t>
      </w:r>
      <w:r w:rsidRPr="00243227">
        <w:rPr>
          <w:rFonts w:ascii="Times New Roman" w:hAnsi="Times New Roman"/>
          <w:bCs/>
        </w:rPr>
        <w:t>.</w:t>
      </w:r>
    </w:p>
    <w:p w14:paraId="01288B9C" w14:textId="77777777" w:rsidR="00F728D8" w:rsidRDefault="00F728D8" w:rsidP="00F728D8">
      <w:pPr>
        <w:adjustRightInd w:val="0"/>
        <w:snapToGrid w:val="0"/>
        <w:jc w:val="both"/>
        <w:rPr>
          <w:rFonts w:ascii="Times New Roman" w:hAnsi="Times New Roman"/>
        </w:rPr>
      </w:pPr>
    </w:p>
    <w:p w14:paraId="0B80A1C3" w14:textId="40342024" w:rsidR="00F728D8" w:rsidRPr="00257488" w:rsidRDefault="0058452E" w:rsidP="00F728D8">
      <w:pPr>
        <w:rPr>
          <w:b/>
          <w:lang w:eastAsia="x-none"/>
        </w:rPr>
      </w:pPr>
      <w:hyperlink r:id="rId1071" w:history="1">
        <w:r w:rsidR="000F2B08" w:rsidRPr="00257488">
          <w:rPr>
            <w:rStyle w:val="Hyperlink"/>
            <w:b/>
          </w:rPr>
          <w:t>R1-1807782</w:t>
        </w:r>
      </w:hyperlink>
      <w:r w:rsidR="00F728D8" w:rsidRPr="00257488">
        <w:rPr>
          <w:b/>
          <w:lang w:eastAsia="x-none"/>
        </w:rPr>
        <w:tab/>
        <w:t>Feature lead summary 3 for beam measurement and reporting</w:t>
      </w:r>
      <w:r w:rsidR="00F728D8" w:rsidRPr="00257488">
        <w:rPr>
          <w:b/>
          <w:lang w:eastAsia="x-none"/>
        </w:rPr>
        <w:tab/>
        <w:t>Ericsson</w:t>
      </w:r>
    </w:p>
    <w:p w14:paraId="60CA7142" w14:textId="77777777" w:rsidR="00F728D8" w:rsidRDefault="00F728D8" w:rsidP="00F728D8">
      <w:pPr>
        <w:rPr>
          <w:lang w:eastAsia="x-none"/>
        </w:rPr>
      </w:pPr>
    </w:p>
    <w:p w14:paraId="5167D7E4" w14:textId="77777777" w:rsidR="00F728D8" w:rsidRPr="00E86F90" w:rsidRDefault="00F728D8" w:rsidP="00F728D8">
      <w:pPr>
        <w:rPr>
          <w:lang w:eastAsia="x-none"/>
        </w:rPr>
      </w:pPr>
      <w:r w:rsidRPr="00E86F90">
        <w:rPr>
          <w:highlight w:val="green"/>
          <w:lang w:eastAsia="x-none"/>
        </w:rPr>
        <w:t>Agreement</w:t>
      </w:r>
    </w:p>
    <w:p w14:paraId="17D21EFF" w14:textId="77777777" w:rsidR="00F728D8" w:rsidRPr="00012988" w:rsidRDefault="00F728D8" w:rsidP="00F728D8">
      <w:pPr>
        <w:rPr>
          <w:color w:val="000000"/>
          <w:lang w:val="en-US"/>
        </w:rPr>
      </w:pPr>
      <w:r w:rsidRPr="00012988">
        <w:rPr>
          <w:color w:val="000000"/>
          <w:highlight w:val="lightGray"/>
          <w:lang w:val="en-US"/>
        </w:rPr>
        <w:t>&gt;&gt;&gt; Text proposal for 38.214 Section 5.2.1.4.3 &gt;&gt;&gt;</w:t>
      </w:r>
    </w:p>
    <w:p w14:paraId="72FBD5F4" w14:textId="77777777" w:rsidR="00F728D8" w:rsidRPr="00012988" w:rsidRDefault="00F728D8" w:rsidP="00F728D8">
      <w:pPr>
        <w:rPr>
          <w:color w:val="000000"/>
          <w:lang w:val="en-US"/>
        </w:rPr>
      </w:pPr>
      <w:r w:rsidRPr="00012988">
        <w:rPr>
          <w:color w:val="000000"/>
          <w:lang w:val="en-US"/>
        </w:rPr>
        <w:t xml:space="preserve">For L1-RSRP reporting, if the higher layer parameter </w:t>
      </w:r>
      <w:r w:rsidRPr="00012988">
        <w:rPr>
          <w:i/>
          <w:color w:val="000000"/>
          <w:lang w:val="en-US"/>
        </w:rPr>
        <w:t>nrofReportedRS</w:t>
      </w:r>
      <w:r w:rsidRPr="00012988">
        <w:rPr>
          <w:color w:val="000000"/>
          <w:lang w:val="en-US"/>
        </w:rPr>
        <w:t xml:space="preserve"> in </w:t>
      </w:r>
      <w:r w:rsidRPr="00012988">
        <w:rPr>
          <w:i/>
          <w:color w:val="000000"/>
          <w:lang w:val="en-US"/>
        </w:rPr>
        <w:t>CSI-ReportConfig</w:t>
      </w:r>
      <w:r w:rsidRPr="00012988">
        <w:rPr>
          <w:color w:val="000000"/>
          <w:lang w:val="en-US"/>
        </w:rPr>
        <w:t xml:space="preserve"> is configured to be one, the reported L1-RSRP value is defined by a 7-bit value in the range [-140, -44] dBm with 1dB step size, if the higher layer parameter </w:t>
      </w:r>
      <w:r w:rsidRPr="00012988">
        <w:rPr>
          <w:i/>
          <w:color w:val="000000"/>
          <w:lang w:val="en-US"/>
        </w:rPr>
        <w:t>nrofReportedRS</w:t>
      </w:r>
      <w:r w:rsidRPr="00012988">
        <w:rPr>
          <w:color w:val="000000"/>
          <w:lang w:val="en-US"/>
        </w:rPr>
        <w:t xml:space="preserve"> is c</w:t>
      </w:r>
      <w:r w:rsidRPr="00012988">
        <w:rPr>
          <w:lang w:val="en-US"/>
        </w:rPr>
        <w:t xml:space="preserve">onfigured to be larger than one, or if the higher layer parameter </w:t>
      </w:r>
      <w:r w:rsidRPr="00012988">
        <w:rPr>
          <w:i/>
          <w:lang w:val="en-US"/>
        </w:rPr>
        <w:t>groupBasedBeamReporting</w:t>
      </w:r>
      <w:r w:rsidRPr="00012988">
        <w:rPr>
          <w:lang w:val="en-US"/>
        </w:rPr>
        <w:t xml:space="preserve"> is configured as ‘enabled', </w:t>
      </w:r>
      <w:r w:rsidRPr="00012988">
        <w:rPr>
          <w:color w:val="000000"/>
          <w:lang w:val="en-US"/>
        </w:rPr>
        <w:t xml:space="preserve">the UE shall use differential L1-RSRP based reporting, where the largest </w:t>
      </w:r>
      <w:r w:rsidRPr="00012988">
        <w:rPr>
          <w:color w:val="FF0000"/>
          <w:lang w:val="en-US"/>
        </w:rPr>
        <w:t xml:space="preserve">measured </w:t>
      </w:r>
      <w:r w:rsidRPr="00012988">
        <w:rPr>
          <w:color w:val="000000"/>
          <w:lang w:val="en-US"/>
        </w:rPr>
        <w:t xml:space="preserve">value of L1-RSRP </w:t>
      </w:r>
      <w:r w:rsidRPr="00012988">
        <w:rPr>
          <w:strike/>
          <w:color w:val="FF0000"/>
          <w:lang w:val="en-US"/>
        </w:rPr>
        <w:t>uses</w:t>
      </w:r>
      <w:r w:rsidRPr="00012988">
        <w:rPr>
          <w:color w:val="FF0000"/>
          <w:lang w:val="en-US"/>
        </w:rPr>
        <w:t xml:space="preserve"> is quantized to </w:t>
      </w:r>
      <w:r w:rsidRPr="00012988">
        <w:rPr>
          <w:color w:val="000000"/>
          <w:lang w:val="en-US"/>
        </w:rPr>
        <w:t xml:space="preserve">a 7-bit value in the range [-140, -44] dBm with 1dB step size, and the differential L1-RSRP </w:t>
      </w:r>
      <w:r w:rsidRPr="00012988">
        <w:rPr>
          <w:strike/>
          <w:color w:val="FF0000"/>
          <w:lang w:val="en-US"/>
        </w:rPr>
        <w:t>uses</w:t>
      </w:r>
      <w:r w:rsidRPr="00012988">
        <w:rPr>
          <w:color w:val="FF0000"/>
          <w:lang w:val="en-US"/>
        </w:rPr>
        <w:t xml:space="preserve"> is quantized to </w:t>
      </w:r>
      <w:r w:rsidRPr="00012988">
        <w:rPr>
          <w:color w:val="000000"/>
          <w:lang w:val="en-US"/>
        </w:rPr>
        <w:t xml:space="preserve">a 4-bit value. The differential L1-RSRP value is computed with 2 dB step size with </w:t>
      </w:r>
      <w:r w:rsidRPr="00012988">
        <w:rPr>
          <w:strike/>
          <w:color w:val="FF0000"/>
          <w:lang w:val="en-US"/>
        </w:rPr>
        <w:t xml:space="preserve">a </w:t>
      </w:r>
      <w:r w:rsidRPr="00012988">
        <w:rPr>
          <w:color w:val="000000"/>
          <w:lang w:val="en-US"/>
        </w:rPr>
        <w:t xml:space="preserve">reference to the largest </w:t>
      </w:r>
      <w:r w:rsidRPr="00012988">
        <w:rPr>
          <w:color w:val="FF0000"/>
          <w:lang w:val="en-US"/>
        </w:rPr>
        <w:t xml:space="preserve">measured </w:t>
      </w:r>
      <w:r w:rsidRPr="00012988">
        <w:rPr>
          <w:color w:val="000000"/>
          <w:lang w:val="en-US"/>
        </w:rPr>
        <w:t>L1-RSRP value which is part of the same L1-RSRP reporting instance. The mapping between the reported L1-RSRP value and the measured quantity is described in [11, TS 38.133].</w:t>
      </w:r>
    </w:p>
    <w:p w14:paraId="424BF01F" w14:textId="77777777" w:rsidR="00F728D8" w:rsidRPr="00012988" w:rsidRDefault="00F728D8" w:rsidP="00F728D8">
      <w:pPr>
        <w:rPr>
          <w:color w:val="000000"/>
          <w:lang w:val="en-US"/>
        </w:rPr>
      </w:pPr>
      <w:r w:rsidRPr="00012988">
        <w:rPr>
          <w:color w:val="000000"/>
          <w:highlight w:val="lightGray"/>
          <w:lang w:val="en-US"/>
        </w:rPr>
        <w:t>&gt;&gt;&gt; End text proposal &gt;&gt;&gt;</w:t>
      </w:r>
    </w:p>
    <w:p w14:paraId="7647A01D" w14:textId="77777777" w:rsidR="00F728D8" w:rsidRDefault="00F728D8" w:rsidP="00F728D8">
      <w:pPr>
        <w:rPr>
          <w:lang w:eastAsia="x-none"/>
        </w:rPr>
      </w:pPr>
    </w:p>
    <w:p w14:paraId="34D663FC" w14:textId="77777777" w:rsidR="00F728D8" w:rsidRDefault="00F728D8" w:rsidP="00F728D8">
      <w:pPr>
        <w:rPr>
          <w:lang w:eastAsia="x-none"/>
        </w:rPr>
      </w:pPr>
    </w:p>
    <w:p w14:paraId="1FC6804F" w14:textId="77777777" w:rsidR="00F728D8" w:rsidRPr="00E86F90" w:rsidRDefault="00F728D8" w:rsidP="00F728D8">
      <w:pPr>
        <w:pStyle w:val="BodyText"/>
        <w:spacing w:after="0"/>
        <w:rPr>
          <w:highlight w:val="green"/>
        </w:rPr>
      </w:pPr>
      <w:r w:rsidRPr="00E86F90">
        <w:rPr>
          <w:highlight w:val="green"/>
        </w:rPr>
        <w:t>Agreement</w:t>
      </w:r>
    </w:p>
    <w:p w14:paraId="1D350E4C" w14:textId="77777777" w:rsidR="00F728D8" w:rsidRDefault="00F728D8" w:rsidP="00F728D8">
      <w:pPr>
        <w:pStyle w:val="BodyText"/>
        <w:spacing w:after="0"/>
      </w:pPr>
      <w:r>
        <w:t>Text proposal for Section 9.2.1 in 38.213</w:t>
      </w:r>
    </w:p>
    <w:p w14:paraId="17724AE9" w14:textId="77777777" w:rsidR="00F728D8" w:rsidRDefault="00F728D8" w:rsidP="00F728D8">
      <w:pPr>
        <w:pStyle w:val="BodyText"/>
        <w:spacing w:after="0"/>
        <w:rPr>
          <w:highlight w:val="yellow"/>
        </w:rPr>
      </w:pPr>
      <w:r>
        <w:t>I</w:t>
      </w:r>
      <w:r w:rsidRPr="004E4AD4">
        <w:t xml:space="preserve">f a UE does not have dedicated PUCCH resource configuration, provided by higher layer parameter PUCCH-ResourceSet in PUCCH-Config, a PUCCH resource set is provided by higher layer parameter pucch-ResourceCommon in SystemInformationBlockType1 through an index to a row of Table 9.2.1-1 for transmission of HARQ-ACK information on PUCCH in an initial active UL BWP provided by SystemInformationBlockType1. The PUCCH resource set is provided by higher layer parameter PUCCH-Resource-Common and includes sixteen resources, each corresponding to a PUCCH format, a first symbol, a duration, a PRB offset, and a cyclic shift index set for a PUCCH transmission. The UE transmits a PUCCH using frequency hopping. </w:t>
      </w:r>
      <w:r w:rsidRPr="005E6200">
        <w:rPr>
          <w:color w:val="FF0000"/>
        </w:rPr>
        <w:t xml:space="preserve">If a UE does not have dedicated PUCCH resource configuration, provided by higher layer parameter PUCCH-ResourceSet in </w:t>
      </w:r>
      <w:r w:rsidRPr="005E6200">
        <w:rPr>
          <w:color w:val="FF0000"/>
        </w:rPr>
        <w:lastRenderedPageBreak/>
        <w:t>PUCCH-Config,</w:t>
      </w:r>
      <w:r w:rsidRPr="005E6200">
        <w:t xml:space="preserve"> the UE transmits the PUCCH using the same spatial domain transmission filter as for the Msg3 PUSCH transmission.</w:t>
      </w:r>
    </w:p>
    <w:p w14:paraId="16B08332" w14:textId="77777777" w:rsidR="00F728D8" w:rsidRDefault="00F728D8" w:rsidP="00F728D8">
      <w:pPr>
        <w:rPr>
          <w:lang w:eastAsia="x-none"/>
        </w:rPr>
      </w:pPr>
    </w:p>
    <w:p w14:paraId="0CA5D1A2" w14:textId="0E986D08" w:rsidR="00F728D8" w:rsidRDefault="0058452E" w:rsidP="00F728D8">
      <w:pPr>
        <w:rPr>
          <w:lang w:eastAsia="x-none"/>
        </w:rPr>
      </w:pPr>
      <w:hyperlink r:id="rId1072" w:history="1">
        <w:r w:rsidR="000F2B08">
          <w:rPr>
            <w:rStyle w:val="Hyperlink"/>
            <w:lang w:eastAsia="x-none"/>
          </w:rPr>
          <w:t>R1-1805828</w:t>
        </w:r>
      </w:hyperlink>
      <w:r w:rsidR="00F728D8">
        <w:rPr>
          <w:lang w:eastAsia="x-none"/>
        </w:rPr>
        <w:tab/>
        <w:t>Remaining issues on beam management</w:t>
      </w:r>
      <w:r w:rsidR="00F728D8">
        <w:rPr>
          <w:lang w:eastAsia="x-none"/>
        </w:rPr>
        <w:tab/>
        <w:t>ZTE</w:t>
      </w:r>
    </w:p>
    <w:p w14:paraId="5067FDBB" w14:textId="003EB5E2" w:rsidR="00F728D8" w:rsidRDefault="0058452E" w:rsidP="00F728D8">
      <w:pPr>
        <w:rPr>
          <w:lang w:eastAsia="x-none"/>
        </w:rPr>
      </w:pPr>
      <w:hyperlink r:id="rId1073" w:history="1">
        <w:r w:rsidR="000F2B08">
          <w:rPr>
            <w:rStyle w:val="Hyperlink"/>
            <w:lang w:eastAsia="x-none"/>
          </w:rPr>
          <w:t>R1-1805952</w:t>
        </w:r>
      </w:hyperlink>
      <w:r w:rsidR="00F728D8">
        <w:rPr>
          <w:lang w:eastAsia="x-none"/>
        </w:rPr>
        <w:tab/>
        <w:t>Remaining issues on beam management</w:t>
      </w:r>
      <w:r w:rsidR="00F728D8">
        <w:rPr>
          <w:lang w:eastAsia="x-none"/>
        </w:rPr>
        <w:tab/>
        <w:t>Huawei, HiSilicon</w:t>
      </w:r>
    </w:p>
    <w:p w14:paraId="407DCC85" w14:textId="51246658" w:rsidR="00F728D8" w:rsidRDefault="0058452E" w:rsidP="00F728D8">
      <w:pPr>
        <w:rPr>
          <w:lang w:eastAsia="x-none"/>
        </w:rPr>
      </w:pPr>
      <w:hyperlink r:id="rId1074" w:history="1">
        <w:r w:rsidR="000F2B08">
          <w:rPr>
            <w:rStyle w:val="Hyperlink"/>
            <w:lang w:eastAsia="x-none"/>
          </w:rPr>
          <w:t>R1-1806044</w:t>
        </w:r>
      </w:hyperlink>
      <w:r w:rsidR="00F728D8">
        <w:rPr>
          <w:lang w:eastAsia="x-none"/>
        </w:rPr>
        <w:tab/>
        <w:t>Remaining issues on beam measurement and reporting</w:t>
      </w:r>
      <w:r w:rsidR="00F728D8">
        <w:rPr>
          <w:lang w:eastAsia="x-none"/>
        </w:rPr>
        <w:tab/>
        <w:t>vivo</w:t>
      </w:r>
    </w:p>
    <w:p w14:paraId="351BDF23" w14:textId="2FCA2F13" w:rsidR="00F728D8" w:rsidRDefault="0058452E" w:rsidP="00F728D8">
      <w:pPr>
        <w:rPr>
          <w:lang w:eastAsia="x-none"/>
        </w:rPr>
      </w:pPr>
      <w:hyperlink r:id="rId1075" w:history="1">
        <w:r w:rsidR="000F2B08">
          <w:rPr>
            <w:rStyle w:val="Hyperlink"/>
            <w:lang w:eastAsia="x-none"/>
          </w:rPr>
          <w:t>R1-1806120</w:t>
        </w:r>
      </w:hyperlink>
      <w:r w:rsidR="00F728D8">
        <w:rPr>
          <w:lang w:eastAsia="x-none"/>
        </w:rPr>
        <w:tab/>
        <w:t>Ambiguities about PUCCH beam indication</w:t>
      </w:r>
      <w:r w:rsidR="00F728D8">
        <w:rPr>
          <w:lang w:eastAsia="x-none"/>
        </w:rPr>
        <w:tab/>
        <w:t>Fujitsu</w:t>
      </w:r>
    </w:p>
    <w:p w14:paraId="094C0CDF" w14:textId="11ACBD32" w:rsidR="00F728D8" w:rsidRDefault="0058452E" w:rsidP="00F728D8">
      <w:pPr>
        <w:rPr>
          <w:lang w:eastAsia="x-none"/>
        </w:rPr>
      </w:pPr>
      <w:hyperlink r:id="rId1076" w:history="1">
        <w:r w:rsidR="000F2B08">
          <w:rPr>
            <w:rStyle w:val="Hyperlink"/>
            <w:lang w:eastAsia="x-none"/>
          </w:rPr>
          <w:t>R1-1806217</w:t>
        </w:r>
      </w:hyperlink>
      <w:r w:rsidR="00F728D8">
        <w:rPr>
          <w:lang w:eastAsia="x-none"/>
        </w:rPr>
        <w:tab/>
        <w:t>Remaining issues for beam measurement and reporting</w:t>
      </w:r>
      <w:r w:rsidR="00F728D8">
        <w:rPr>
          <w:lang w:eastAsia="x-none"/>
        </w:rPr>
        <w:tab/>
        <w:t>Ericsson</w:t>
      </w:r>
    </w:p>
    <w:p w14:paraId="4596819B" w14:textId="7244A588" w:rsidR="00F728D8" w:rsidRDefault="0058452E" w:rsidP="00F728D8">
      <w:pPr>
        <w:rPr>
          <w:lang w:eastAsia="x-none"/>
        </w:rPr>
      </w:pPr>
      <w:hyperlink r:id="rId1077" w:history="1">
        <w:r w:rsidR="000F2B08">
          <w:rPr>
            <w:rStyle w:val="Hyperlink"/>
            <w:lang w:eastAsia="x-none"/>
          </w:rPr>
          <w:t>R1-1806280</w:t>
        </w:r>
      </w:hyperlink>
      <w:r w:rsidR="00F728D8">
        <w:rPr>
          <w:lang w:eastAsia="x-none"/>
        </w:rPr>
        <w:tab/>
        <w:t>Remaining issues on beam management</w:t>
      </w:r>
      <w:r w:rsidR="00F728D8">
        <w:rPr>
          <w:lang w:eastAsia="x-none"/>
        </w:rPr>
        <w:tab/>
        <w:t>CATT</w:t>
      </w:r>
    </w:p>
    <w:p w14:paraId="39F6F2CC" w14:textId="0412209A" w:rsidR="00F728D8" w:rsidRDefault="0058452E" w:rsidP="00F728D8">
      <w:pPr>
        <w:rPr>
          <w:lang w:eastAsia="x-none"/>
        </w:rPr>
      </w:pPr>
      <w:hyperlink r:id="rId1078" w:history="1">
        <w:r w:rsidR="000F2B08">
          <w:rPr>
            <w:rStyle w:val="Hyperlink"/>
            <w:lang w:eastAsia="x-none"/>
          </w:rPr>
          <w:t>R1-1806353</w:t>
        </w:r>
      </w:hyperlink>
      <w:r w:rsidR="00F728D8">
        <w:rPr>
          <w:lang w:eastAsia="x-none"/>
        </w:rPr>
        <w:tab/>
        <w:t>Discussion of remaining details of beam reporting</w:t>
      </w:r>
      <w:r w:rsidR="00F728D8">
        <w:rPr>
          <w:lang w:eastAsia="x-none"/>
        </w:rPr>
        <w:tab/>
        <w:t>Lenovo, Motorola Mobility</w:t>
      </w:r>
    </w:p>
    <w:p w14:paraId="51CD4DA1" w14:textId="5D8C77D2" w:rsidR="00F728D8" w:rsidRDefault="0058452E" w:rsidP="00F728D8">
      <w:pPr>
        <w:rPr>
          <w:lang w:eastAsia="x-none"/>
        </w:rPr>
      </w:pPr>
      <w:hyperlink r:id="rId1079" w:history="1">
        <w:r w:rsidR="000F2B08">
          <w:rPr>
            <w:rStyle w:val="Hyperlink"/>
            <w:lang w:eastAsia="x-none"/>
          </w:rPr>
          <w:t>R1-1806394</w:t>
        </w:r>
      </w:hyperlink>
      <w:r w:rsidR="00F728D8">
        <w:rPr>
          <w:lang w:eastAsia="x-none"/>
        </w:rPr>
        <w:tab/>
        <w:t>Remaining issues on beam management</w:t>
      </w:r>
      <w:r w:rsidR="00F728D8">
        <w:rPr>
          <w:lang w:eastAsia="x-none"/>
        </w:rPr>
        <w:tab/>
        <w:t>Spreadtrum Communications</w:t>
      </w:r>
    </w:p>
    <w:p w14:paraId="4C280B4E" w14:textId="5DC9B020" w:rsidR="00F728D8" w:rsidRDefault="0058452E" w:rsidP="00F728D8">
      <w:pPr>
        <w:rPr>
          <w:lang w:eastAsia="x-none"/>
        </w:rPr>
      </w:pPr>
      <w:hyperlink r:id="rId1080" w:history="1">
        <w:r w:rsidR="000F2B08">
          <w:rPr>
            <w:rStyle w:val="Hyperlink"/>
            <w:lang w:eastAsia="x-none"/>
          </w:rPr>
          <w:t>R1-1806507</w:t>
        </w:r>
      </w:hyperlink>
      <w:r w:rsidR="00F728D8">
        <w:rPr>
          <w:lang w:eastAsia="x-none"/>
        </w:rPr>
        <w:tab/>
        <w:t>Remaining Issues on Beam Management</w:t>
      </w:r>
      <w:r w:rsidR="00F728D8">
        <w:rPr>
          <w:lang w:eastAsia="x-none"/>
        </w:rPr>
        <w:tab/>
        <w:t>Intel Corporation</w:t>
      </w:r>
    </w:p>
    <w:p w14:paraId="374685CE" w14:textId="04AB70F1" w:rsidR="00F728D8" w:rsidRDefault="0058452E" w:rsidP="00F728D8">
      <w:pPr>
        <w:rPr>
          <w:lang w:eastAsia="x-none"/>
        </w:rPr>
      </w:pPr>
      <w:hyperlink r:id="rId1081" w:history="1">
        <w:r w:rsidR="000F2B08">
          <w:rPr>
            <w:rStyle w:val="Hyperlink"/>
            <w:lang w:eastAsia="x-none"/>
          </w:rPr>
          <w:t>R1-1806563</w:t>
        </w:r>
      </w:hyperlink>
      <w:r w:rsidR="00F728D8">
        <w:rPr>
          <w:lang w:eastAsia="x-none"/>
        </w:rPr>
        <w:tab/>
        <w:t>Remaining issues on beam management</w:t>
      </w:r>
      <w:r w:rsidR="00F728D8">
        <w:rPr>
          <w:lang w:eastAsia="x-none"/>
        </w:rPr>
        <w:tab/>
        <w:t>Sony</w:t>
      </w:r>
    </w:p>
    <w:p w14:paraId="2787FAD7" w14:textId="4CEE48AC" w:rsidR="00F728D8" w:rsidRDefault="0058452E" w:rsidP="00F728D8">
      <w:pPr>
        <w:rPr>
          <w:lang w:eastAsia="x-none"/>
        </w:rPr>
      </w:pPr>
      <w:hyperlink r:id="rId1082" w:history="1">
        <w:r w:rsidR="000F2B08">
          <w:rPr>
            <w:rStyle w:val="Hyperlink"/>
            <w:lang w:eastAsia="x-none"/>
          </w:rPr>
          <w:t>R1-180</w:t>
        </w:r>
        <w:r w:rsidR="00E86F90">
          <w:rPr>
            <w:rStyle w:val="Hyperlink"/>
            <w:lang w:eastAsia="x-none"/>
          </w:rPr>
          <w:t>7</w:t>
        </w:r>
        <w:r w:rsidR="000F2B08">
          <w:rPr>
            <w:rStyle w:val="Hyperlink"/>
            <w:lang w:eastAsia="x-none"/>
          </w:rPr>
          <w:t>610</w:t>
        </w:r>
      </w:hyperlink>
      <w:r w:rsidR="00F728D8">
        <w:rPr>
          <w:lang w:eastAsia="x-none"/>
        </w:rPr>
        <w:tab/>
        <w:t>Remaining issues on beam management</w:t>
      </w:r>
      <w:r w:rsidR="00F728D8">
        <w:rPr>
          <w:lang w:eastAsia="x-none"/>
        </w:rPr>
        <w:tab/>
        <w:t>LG Electronics</w:t>
      </w:r>
      <w:r w:rsidR="00E86F90">
        <w:rPr>
          <w:lang w:eastAsia="x-none"/>
        </w:rPr>
        <w:tab/>
        <w:t xml:space="preserve">(rev of </w:t>
      </w:r>
      <w:hyperlink r:id="rId1083" w:history="1">
        <w:r w:rsidR="00E86F90">
          <w:rPr>
            <w:rStyle w:val="Hyperlink"/>
            <w:lang w:eastAsia="x-none"/>
          </w:rPr>
          <w:t>R1-1806610</w:t>
        </w:r>
      </w:hyperlink>
      <w:r w:rsidR="00E86F90" w:rsidRPr="00E86F90">
        <w:rPr>
          <w:rStyle w:val="Hyperlink"/>
          <w:u w:val="none"/>
          <w:lang w:eastAsia="x-none"/>
        </w:rPr>
        <w:t>)</w:t>
      </w:r>
    </w:p>
    <w:p w14:paraId="26AEDD21" w14:textId="096F9D34" w:rsidR="00F728D8" w:rsidRDefault="0058452E" w:rsidP="00F728D8">
      <w:pPr>
        <w:rPr>
          <w:lang w:eastAsia="x-none"/>
        </w:rPr>
      </w:pPr>
      <w:hyperlink r:id="rId1084" w:history="1">
        <w:r w:rsidR="000F2B08">
          <w:rPr>
            <w:rStyle w:val="Hyperlink"/>
            <w:lang w:eastAsia="x-none"/>
          </w:rPr>
          <w:t>R1-1806715</w:t>
        </w:r>
      </w:hyperlink>
      <w:r w:rsidR="00F728D8">
        <w:rPr>
          <w:lang w:eastAsia="x-none"/>
        </w:rPr>
        <w:tab/>
        <w:t>Corrections on beam reporting and indication</w:t>
      </w:r>
      <w:r w:rsidR="00F728D8">
        <w:rPr>
          <w:lang w:eastAsia="x-none"/>
        </w:rPr>
        <w:tab/>
        <w:t>Samsung</w:t>
      </w:r>
    </w:p>
    <w:p w14:paraId="1D65F85B" w14:textId="0B4C121B" w:rsidR="00F728D8" w:rsidRDefault="0058452E" w:rsidP="00F728D8">
      <w:pPr>
        <w:rPr>
          <w:lang w:eastAsia="x-none"/>
        </w:rPr>
      </w:pPr>
      <w:hyperlink r:id="rId1085" w:history="1">
        <w:r w:rsidR="000F2B08">
          <w:rPr>
            <w:rStyle w:val="Hyperlink"/>
            <w:lang w:eastAsia="x-none"/>
          </w:rPr>
          <w:t>R1-1806788</w:t>
        </w:r>
      </w:hyperlink>
      <w:r w:rsidR="00F728D8">
        <w:rPr>
          <w:lang w:eastAsia="x-none"/>
        </w:rPr>
        <w:tab/>
        <w:t>Remaining issues on beam management</w:t>
      </w:r>
      <w:r w:rsidR="00F728D8">
        <w:rPr>
          <w:lang w:eastAsia="x-none"/>
        </w:rPr>
        <w:tab/>
        <w:t>MediaTek Inc.</w:t>
      </w:r>
    </w:p>
    <w:p w14:paraId="6BF58BD4" w14:textId="6F8563F6" w:rsidR="00F728D8" w:rsidRDefault="0058452E" w:rsidP="00F728D8">
      <w:pPr>
        <w:rPr>
          <w:lang w:eastAsia="x-none"/>
        </w:rPr>
      </w:pPr>
      <w:hyperlink r:id="rId1086" w:history="1">
        <w:r w:rsidR="000F2B08">
          <w:rPr>
            <w:rStyle w:val="Hyperlink"/>
            <w:lang w:eastAsia="x-none"/>
          </w:rPr>
          <w:t>R1-1806840</w:t>
        </w:r>
      </w:hyperlink>
      <w:r w:rsidR="00F728D8">
        <w:rPr>
          <w:lang w:eastAsia="x-none"/>
        </w:rPr>
        <w:tab/>
        <w:t>Remaining Issues and Text Proposals for Beam Management</w:t>
      </w:r>
      <w:r w:rsidR="00F728D8">
        <w:rPr>
          <w:lang w:eastAsia="x-none"/>
        </w:rPr>
        <w:tab/>
        <w:t>OPPO</w:t>
      </w:r>
    </w:p>
    <w:p w14:paraId="46023CE0" w14:textId="158F3946" w:rsidR="00F728D8" w:rsidRDefault="0058452E" w:rsidP="00F728D8">
      <w:pPr>
        <w:rPr>
          <w:lang w:eastAsia="x-none"/>
        </w:rPr>
      </w:pPr>
      <w:hyperlink r:id="rId1087" w:history="1">
        <w:r w:rsidR="000F2B08">
          <w:rPr>
            <w:rStyle w:val="Hyperlink"/>
            <w:lang w:eastAsia="x-none"/>
          </w:rPr>
          <w:t>R1-1806944</w:t>
        </w:r>
      </w:hyperlink>
      <w:r w:rsidR="00F728D8">
        <w:rPr>
          <w:lang w:eastAsia="x-none"/>
        </w:rPr>
        <w:tab/>
        <w:t>Remaining issues on beam management</w:t>
      </w:r>
      <w:r w:rsidR="00F728D8">
        <w:rPr>
          <w:lang w:eastAsia="x-none"/>
        </w:rPr>
        <w:tab/>
        <w:t>Sharp</w:t>
      </w:r>
    </w:p>
    <w:p w14:paraId="5EE636C3" w14:textId="33467256" w:rsidR="00F728D8" w:rsidRDefault="0058452E" w:rsidP="00F728D8">
      <w:pPr>
        <w:rPr>
          <w:lang w:eastAsia="x-none"/>
        </w:rPr>
      </w:pPr>
      <w:hyperlink r:id="rId1088" w:history="1">
        <w:r w:rsidR="000F2B08">
          <w:rPr>
            <w:rStyle w:val="Hyperlink"/>
            <w:lang w:eastAsia="x-none"/>
          </w:rPr>
          <w:t>R1-1806983</w:t>
        </w:r>
      </w:hyperlink>
      <w:r w:rsidR="00F728D8">
        <w:rPr>
          <w:lang w:eastAsia="x-none"/>
        </w:rPr>
        <w:tab/>
        <w:t>Remaining details of beam reporting</w:t>
      </w:r>
      <w:r w:rsidR="00F728D8">
        <w:rPr>
          <w:lang w:eastAsia="x-none"/>
        </w:rPr>
        <w:tab/>
        <w:t>AT&amp;T</w:t>
      </w:r>
    </w:p>
    <w:p w14:paraId="40CFCB6E" w14:textId="4D0CEB4A" w:rsidR="00F728D8" w:rsidRDefault="0058452E" w:rsidP="00F728D8">
      <w:pPr>
        <w:rPr>
          <w:lang w:eastAsia="x-none"/>
        </w:rPr>
      </w:pPr>
      <w:hyperlink r:id="rId1089" w:history="1">
        <w:r w:rsidR="000F2B08">
          <w:rPr>
            <w:rStyle w:val="Hyperlink"/>
            <w:lang w:eastAsia="x-none"/>
          </w:rPr>
          <w:t>R1-1807014</w:t>
        </w:r>
      </w:hyperlink>
      <w:r w:rsidR="00F728D8">
        <w:rPr>
          <w:lang w:eastAsia="x-none"/>
        </w:rPr>
        <w:tab/>
        <w:t xml:space="preserve">Remaining issues on beam management </w:t>
      </w:r>
      <w:r w:rsidR="00F728D8">
        <w:rPr>
          <w:lang w:eastAsia="x-none"/>
        </w:rPr>
        <w:tab/>
        <w:t>InterDigital, Inc.</w:t>
      </w:r>
    </w:p>
    <w:p w14:paraId="7EBC06B6" w14:textId="4B7AC453" w:rsidR="00F728D8" w:rsidRDefault="0058452E" w:rsidP="00F728D8">
      <w:pPr>
        <w:rPr>
          <w:lang w:eastAsia="x-none"/>
        </w:rPr>
      </w:pPr>
      <w:hyperlink r:id="rId1090" w:history="1">
        <w:r w:rsidR="000F2B08">
          <w:rPr>
            <w:rStyle w:val="Hyperlink"/>
            <w:lang w:eastAsia="x-none"/>
          </w:rPr>
          <w:t>R1-1807126</w:t>
        </w:r>
      </w:hyperlink>
      <w:r w:rsidR="00F728D8">
        <w:rPr>
          <w:lang w:eastAsia="x-none"/>
        </w:rPr>
        <w:tab/>
        <w:t>Discussion on remaining issues of beam management</w:t>
      </w:r>
      <w:r w:rsidR="00F728D8">
        <w:rPr>
          <w:lang w:eastAsia="x-none"/>
        </w:rPr>
        <w:tab/>
        <w:t>CHTTL</w:t>
      </w:r>
    </w:p>
    <w:p w14:paraId="0E5A6676" w14:textId="159ADA74" w:rsidR="00F728D8" w:rsidRDefault="0058452E" w:rsidP="00F728D8">
      <w:pPr>
        <w:rPr>
          <w:lang w:eastAsia="x-none"/>
        </w:rPr>
      </w:pPr>
      <w:hyperlink r:id="rId1091" w:history="1">
        <w:r w:rsidR="000F2B08">
          <w:rPr>
            <w:rStyle w:val="Hyperlink"/>
            <w:lang w:eastAsia="x-none"/>
          </w:rPr>
          <w:t>R1-1807145</w:t>
        </w:r>
      </w:hyperlink>
      <w:r w:rsidR="00F728D8">
        <w:rPr>
          <w:lang w:eastAsia="x-none"/>
        </w:rPr>
        <w:tab/>
        <w:t>Remaining issues on beam management</w:t>
      </w:r>
      <w:r w:rsidR="00F728D8">
        <w:rPr>
          <w:lang w:eastAsia="x-none"/>
        </w:rPr>
        <w:tab/>
        <w:t>NTT DOCOMO, INC.</w:t>
      </w:r>
    </w:p>
    <w:p w14:paraId="3D197789" w14:textId="52F29E21" w:rsidR="00F728D8" w:rsidRDefault="0058452E" w:rsidP="00F728D8">
      <w:pPr>
        <w:rPr>
          <w:lang w:eastAsia="x-none"/>
        </w:rPr>
      </w:pPr>
      <w:hyperlink r:id="rId1092" w:history="1">
        <w:r w:rsidR="000F2B08">
          <w:rPr>
            <w:rStyle w:val="Hyperlink"/>
            <w:lang w:eastAsia="x-none"/>
          </w:rPr>
          <w:t>R1-1807184</w:t>
        </w:r>
      </w:hyperlink>
      <w:r w:rsidR="00F728D8">
        <w:rPr>
          <w:lang w:eastAsia="x-none"/>
        </w:rPr>
        <w:tab/>
        <w:t>Remaining issues on beam management</w:t>
      </w:r>
      <w:r w:rsidR="00F728D8">
        <w:rPr>
          <w:lang w:eastAsia="x-none"/>
        </w:rPr>
        <w:tab/>
        <w:t>Nokia, Nokia Shanghai Bell</w:t>
      </w:r>
    </w:p>
    <w:p w14:paraId="150BA53A" w14:textId="713BD9E0" w:rsidR="00F728D8" w:rsidRDefault="0058452E" w:rsidP="00F728D8">
      <w:pPr>
        <w:rPr>
          <w:lang w:eastAsia="x-none"/>
        </w:rPr>
      </w:pPr>
      <w:hyperlink r:id="rId1093" w:history="1">
        <w:r w:rsidR="000F2B08">
          <w:rPr>
            <w:rStyle w:val="Hyperlink"/>
            <w:lang w:eastAsia="x-none"/>
          </w:rPr>
          <w:t>R1-1807210</w:t>
        </w:r>
      </w:hyperlink>
      <w:r w:rsidR="00F728D8">
        <w:rPr>
          <w:lang w:eastAsia="x-none"/>
        </w:rPr>
        <w:tab/>
        <w:t>Remaining issues on beam management</w:t>
      </w:r>
      <w:r w:rsidR="00F728D8">
        <w:rPr>
          <w:lang w:eastAsia="x-none"/>
        </w:rPr>
        <w:tab/>
        <w:t>ASUSTEK COMPUTER (SHANGHAI)</w:t>
      </w:r>
    </w:p>
    <w:p w14:paraId="7ACE6F78" w14:textId="491A3943" w:rsidR="00F728D8" w:rsidRDefault="0058452E" w:rsidP="00F728D8">
      <w:pPr>
        <w:rPr>
          <w:lang w:eastAsia="x-none"/>
        </w:rPr>
      </w:pPr>
      <w:hyperlink r:id="rId1094" w:history="1">
        <w:r w:rsidR="000F2B08">
          <w:rPr>
            <w:rStyle w:val="Hyperlink"/>
            <w:lang w:eastAsia="x-none"/>
          </w:rPr>
          <w:t>R1-1807341</w:t>
        </w:r>
      </w:hyperlink>
      <w:r w:rsidR="00F728D8">
        <w:rPr>
          <w:lang w:eastAsia="x-none"/>
        </w:rPr>
        <w:tab/>
        <w:t>Beam management for NR</w:t>
      </w:r>
      <w:r w:rsidR="00F728D8">
        <w:rPr>
          <w:lang w:eastAsia="x-none"/>
        </w:rPr>
        <w:tab/>
        <w:t>Qualcomm Incorporated</w:t>
      </w:r>
    </w:p>
    <w:p w14:paraId="0E139C8E" w14:textId="0DE7F82D" w:rsidR="00E86F90" w:rsidRDefault="0058452E" w:rsidP="00F728D8">
      <w:pPr>
        <w:rPr>
          <w:lang w:eastAsia="x-none"/>
        </w:rPr>
      </w:pPr>
      <w:hyperlink r:id="rId1095" w:history="1">
        <w:r w:rsidR="00E86F90">
          <w:rPr>
            <w:rStyle w:val="Hyperlink"/>
            <w:lang w:eastAsia="x-none"/>
          </w:rPr>
          <w:t>R1-1807678</w:t>
        </w:r>
      </w:hyperlink>
      <w:r w:rsidR="00E86F90" w:rsidRPr="00E86F90">
        <w:rPr>
          <w:lang w:eastAsia="x-none"/>
        </w:rPr>
        <w:tab/>
        <w:t>WF on UL beam management</w:t>
      </w:r>
      <w:r w:rsidR="00E86F90" w:rsidRPr="00E86F90">
        <w:rPr>
          <w:lang w:eastAsia="x-none"/>
        </w:rPr>
        <w:tab/>
        <w:t>LG Electronics, CATT, Ericsson, InterDigital, KT Corporation, Mitsubishi, OPPO, Sony, Spreadtrum</w:t>
      </w:r>
    </w:p>
    <w:p w14:paraId="5C9740C8" w14:textId="77777777" w:rsidR="00F728D8" w:rsidRDefault="00F728D8" w:rsidP="0081593A">
      <w:pPr>
        <w:pStyle w:val="Heading5"/>
      </w:pPr>
      <w:bookmarkStart w:id="415" w:name="_Toc516232608"/>
      <w:r>
        <w:t>M</w:t>
      </w:r>
      <w:r w:rsidRPr="004B0D61">
        <w:t>echanism to recover from beam failure</w:t>
      </w:r>
      <w:bookmarkEnd w:id="415"/>
    </w:p>
    <w:p w14:paraId="319D31F7" w14:textId="77777777" w:rsidR="00F728D8" w:rsidRDefault="00F728D8" w:rsidP="00F728D8">
      <w:pPr>
        <w:rPr>
          <w:i/>
          <w:lang w:eastAsia="x-none"/>
        </w:rPr>
      </w:pPr>
      <w:r w:rsidRPr="00A95479">
        <w:rPr>
          <w:i/>
          <w:lang w:eastAsia="x-none"/>
        </w:rPr>
        <w:t xml:space="preserve">Including beamFailureREcoveryTimer </w:t>
      </w:r>
      <w:r>
        <w:rPr>
          <w:i/>
          <w:lang w:eastAsia="x-none"/>
        </w:rPr>
        <w:t xml:space="preserve">related </w:t>
      </w:r>
      <w:r w:rsidRPr="00A95479">
        <w:rPr>
          <w:i/>
          <w:lang w:eastAsia="x-none"/>
        </w:rPr>
        <w:t xml:space="preserve">discussion per RAN plenary guidance as in </w:t>
      </w:r>
      <w:hyperlink r:id="rId1096" w:history="1">
        <w:r w:rsidRPr="00F9274C">
          <w:rPr>
            <w:rStyle w:val="Hyperlink"/>
            <w:i/>
            <w:lang w:eastAsia="x-none"/>
          </w:rPr>
          <w:t>RP-1</w:t>
        </w:r>
        <w:r>
          <w:rPr>
            <w:rStyle w:val="Hyperlink"/>
            <w:i/>
            <w:lang w:eastAsia="x-none"/>
          </w:rPr>
          <w:t>80597</w:t>
        </w:r>
      </w:hyperlink>
    </w:p>
    <w:p w14:paraId="3BCA6DF3" w14:textId="77777777" w:rsidR="00E86F90" w:rsidRDefault="00E86F90" w:rsidP="00F728D8"/>
    <w:p w14:paraId="7692AD7D" w14:textId="29A86228" w:rsidR="00F728D8" w:rsidRPr="00E86F90" w:rsidRDefault="0058452E" w:rsidP="00F728D8">
      <w:pPr>
        <w:rPr>
          <w:b/>
          <w:lang w:eastAsia="x-none"/>
        </w:rPr>
      </w:pPr>
      <w:hyperlink r:id="rId1097" w:history="1">
        <w:r w:rsidR="000F2B08" w:rsidRPr="00E86F90">
          <w:rPr>
            <w:rStyle w:val="Hyperlink"/>
            <w:b/>
            <w:lang w:eastAsia="x-none"/>
          </w:rPr>
          <w:t>R1-1805802</w:t>
        </w:r>
      </w:hyperlink>
      <w:r w:rsidR="00F728D8" w:rsidRPr="00E86F90">
        <w:rPr>
          <w:b/>
          <w:lang w:eastAsia="x-none"/>
        </w:rPr>
        <w:tab/>
        <w:t>Reply LS on beam failure recovery</w:t>
      </w:r>
      <w:r w:rsidR="00F728D8" w:rsidRPr="00E86F90">
        <w:rPr>
          <w:b/>
          <w:lang w:eastAsia="x-none"/>
        </w:rPr>
        <w:tab/>
        <w:t>RAN2, Ericsson</w:t>
      </w:r>
    </w:p>
    <w:p w14:paraId="74168FAA" w14:textId="77777777" w:rsidR="00F728D8" w:rsidRDefault="00F728D8" w:rsidP="00F728D8">
      <w:pPr>
        <w:rPr>
          <w:lang w:eastAsia="x-none"/>
        </w:rPr>
      </w:pPr>
    </w:p>
    <w:p w14:paraId="20926552" w14:textId="6C7981FA" w:rsidR="00F728D8" w:rsidRPr="00E86F90" w:rsidRDefault="0058452E" w:rsidP="00F728D8">
      <w:pPr>
        <w:rPr>
          <w:b/>
          <w:lang w:eastAsia="x-none"/>
        </w:rPr>
      </w:pPr>
      <w:hyperlink r:id="rId1098" w:history="1">
        <w:r w:rsidR="000F2B08" w:rsidRPr="00E86F90">
          <w:rPr>
            <w:rStyle w:val="Hyperlink"/>
            <w:b/>
            <w:lang w:eastAsia="x-none"/>
          </w:rPr>
          <w:t>R1-1806208</w:t>
        </w:r>
      </w:hyperlink>
      <w:r w:rsidR="00F728D8" w:rsidRPr="00E86F90">
        <w:rPr>
          <w:b/>
          <w:lang w:eastAsia="x-none"/>
        </w:rPr>
        <w:tab/>
        <w:t>Draft LS reply on beam failure recovery</w:t>
      </w:r>
      <w:r w:rsidR="00F728D8" w:rsidRPr="00E86F90">
        <w:rPr>
          <w:b/>
          <w:lang w:eastAsia="x-none"/>
        </w:rPr>
        <w:tab/>
        <w:t>Ericsson</w:t>
      </w:r>
    </w:p>
    <w:p w14:paraId="2B45B84F" w14:textId="008AF492" w:rsidR="00F728D8" w:rsidRDefault="0058452E" w:rsidP="00F728D8">
      <w:pPr>
        <w:rPr>
          <w:lang w:eastAsia="x-none"/>
        </w:rPr>
      </w:pPr>
      <w:hyperlink r:id="rId1099" w:history="1">
        <w:r w:rsidR="000F2B08">
          <w:rPr>
            <w:rStyle w:val="Hyperlink"/>
            <w:lang w:eastAsia="x-none"/>
          </w:rPr>
          <w:t>R1-1806478</w:t>
        </w:r>
      </w:hyperlink>
      <w:r w:rsidR="00F728D8">
        <w:rPr>
          <w:lang w:eastAsia="x-none"/>
        </w:rPr>
        <w:tab/>
        <w:t>Draft Response to LS on Beam Failure Recovery</w:t>
      </w:r>
      <w:r w:rsidR="00F728D8">
        <w:rPr>
          <w:lang w:eastAsia="x-none"/>
        </w:rPr>
        <w:tab/>
        <w:t>Intel Corporation</w:t>
      </w:r>
    </w:p>
    <w:p w14:paraId="2CBC670C" w14:textId="720A834A" w:rsidR="00F728D8" w:rsidRDefault="0058452E" w:rsidP="00F728D8">
      <w:pPr>
        <w:rPr>
          <w:lang w:eastAsia="x-none"/>
        </w:rPr>
      </w:pPr>
      <w:hyperlink r:id="rId1100" w:history="1">
        <w:r w:rsidR="000F2B08">
          <w:rPr>
            <w:rStyle w:val="Hyperlink"/>
            <w:lang w:eastAsia="x-none"/>
          </w:rPr>
          <w:t>R1-1807129</w:t>
        </w:r>
      </w:hyperlink>
      <w:r w:rsidR="00F728D8">
        <w:rPr>
          <w:lang w:eastAsia="x-none"/>
        </w:rPr>
        <w:tab/>
        <w:t>[Draft] Reply LS on beam failure recovery</w:t>
      </w:r>
      <w:r w:rsidR="00F728D8">
        <w:rPr>
          <w:lang w:eastAsia="x-none"/>
        </w:rPr>
        <w:tab/>
        <w:t>Huawei, HiSilicon</w:t>
      </w:r>
    </w:p>
    <w:p w14:paraId="52CA019D" w14:textId="736AFFC4" w:rsidR="00F728D8" w:rsidRDefault="0058452E" w:rsidP="00F728D8">
      <w:pPr>
        <w:rPr>
          <w:lang w:eastAsia="x-none"/>
        </w:rPr>
      </w:pPr>
      <w:hyperlink r:id="rId1101" w:history="1">
        <w:r w:rsidR="000F2B08">
          <w:rPr>
            <w:rStyle w:val="Hyperlink"/>
            <w:lang w:eastAsia="x-none"/>
          </w:rPr>
          <w:t>R1-1807143</w:t>
        </w:r>
      </w:hyperlink>
      <w:r w:rsidR="00F728D8">
        <w:rPr>
          <w:lang w:eastAsia="x-none"/>
        </w:rPr>
        <w:tab/>
        <w:t>[DRAFT] LS reply on beam failure recovery</w:t>
      </w:r>
      <w:r w:rsidR="00F728D8">
        <w:rPr>
          <w:lang w:eastAsia="x-none"/>
        </w:rPr>
        <w:tab/>
        <w:t>NTT DOCOMO, INC.</w:t>
      </w:r>
    </w:p>
    <w:p w14:paraId="2AACBE1A" w14:textId="3104734A" w:rsidR="00F728D8" w:rsidRDefault="0058452E" w:rsidP="00F728D8">
      <w:pPr>
        <w:rPr>
          <w:lang w:eastAsia="x-none"/>
        </w:rPr>
      </w:pPr>
      <w:hyperlink r:id="rId1102" w:history="1">
        <w:r w:rsidR="000F2B08">
          <w:rPr>
            <w:rStyle w:val="Hyperlink"/>
            <w:lang w:eastAsia="x-none"/>
          </w:rPr>
          <w:t>R1-1807180</w:t>
        </w:r>
      </w:hyperlink>
      <w:r w:rsidR="00F728D8">
        <w:rPr>
          <w:lang w:eastAsia="x-none"/>
        </w:rPr>
        <w:tab/>
        <w:t>Draft LS Response to RAN2 on beam failure recovery</w:t>
      </w:r>
      <w:r w:rsidR="00F728D8">
        <w:rPr>
          <w:lang w:eastAsia="x-none"/>
        </w:rPr>
        <w:tab/>
        <w:t>Nokia, Nokia Shanghai Bell</w:t>
      </w:r>
    </w:p>
    <w:p w14:paraId="4005ABA9" w14:textId="77777777" w:rsidR="00F728D8" w:rsidRDefault="00F728D8" w:rsidP="00F728D8">
      <w:pPr>
        <w:rPr>
          <w:lang w:eastAsia="x-none"/>
        </w:rPr>
      </w:pPr>
    </w:p>
    <w:p w14:paraId="34973F6C" w14:textId="4A90C4EF" w:rsidR="00F728D8" w:rsidRPr="00E86F90" w:rsidRDefault="0058452E" w:rsidP="00F728D8">
      <w:pPr>
        <w:rPr>
          <w:b/>
          <w:lang w:eastAsia="x-none"/>
        </w:rPr>
      </w:pPr>
      <w:hyperlink r:id="rId1103" w:history="1">
        <w:r w:rsidR="000F2B08" w:rsidRPr="00E86F90">
          <w:rPr>
            <w:rStyle w:val="Hyperlink"/>
            <w:b/>
          </w:rPr>
          <w:t>R1-1807834</w:t>
        </w:r>
      </w:hyperlink>
      <w:r w:rsidR="00F728D8" w:rsidRPr="00E86F90">
        <w:rPr>
          <w:b/>
          <w:lang w:eastAsia="x-none"/>
        </w:rPr>
        <w:tab/>
        <w:t>DRAFT Reply LS on beam failure recovery</w:t>
      </w:r>
      <w:r w:rsidR="00F728D8" w:rsidRPr="00E86F90">
        <w:rPr>
          <w:b/>
          <w:lang w:eastAsia="x-none"/>
        </w:rPr>
        <w:tab/>
        <w:t>Ericsson</w:t>
      </w:r>
    </w:p>
    <w:p w14:paraId="2968E196" w14:textId="73CEC93A" w:rsidR="00F728D8" w:rsidRDefault="00D47C0C" w:rsidP="00F728D8">
      <w:pPr>
        <w:rPr>
          <w:lang w:eastAsia="x-none"/>
        </w:rPr>
      </w:pPr>
      <w:r w:rsidRPr="00D47C0C">
        <w:rPr>
          <w:b/>
          <w:lang w:eastAsia="x-none"/>
        </w:rPr>
        <w:t>Decision:</w:t>
      </w:r>
      <w:r w:rsidRPr="00D47C0C">
        <w:rPr>
          <w:lang w:eastAsia="x-none"/>
        </w:rPr>
        <w:t xml:space="preserve"> Draft </w:t>
      </w:r>
      <w:r w:rsidR="00F728D8" w:rsidRPr="00D47C0C">
        <w:rPr>
          <w:lang w:eastAsia="x-none"/>
        </w:rPr>
        <w:t>LS is endorsed with the following text revisions</w:t>
      </w:r>
      <w:r w:rsidRPr="00D47C0C">
        <w:rPr>
          <w:lang w:eastAsia="x-none"/>
        </w:rPr>
        <w:t xml:space="preserve">, </w:t>
      </w:r>
      <w:r>
        <w:rPr>
          <w:highlight w:val="green"/>
          <w:lang w:eastAsia="x-none"/>
        </w:rPr>
        <w:t>approved</w:t>
      </w:r>
      <w:r w:rsidR="00F728D8">
        <w:rPr>
          <w:highlight w:val="green"/>
          <w:lang w:eastAsia="x-none"/>
        </w:rPr>
        <w:t xml:space="preserve"> in </w:t>
      </w:r>
      <w:hyperlink r:id="rId1104" w:history="1">
        <w:r w:rsidR="000F2B08">
          <w:rPr>
            <w:rStyle w:val="Hyperlink"/>
            <w:highlight w:val="green"/>
            <w:lang w:eastAsia="x-none"/>
          </w:rPr>
          <w:t>R1-1807725</w:t>
        </w:r>
      </w:hyperlink>
    </w:p>
    <w:p w14:paraId="37A2F8AE" w14:textId="77777777" w:rsidR="00F728D8" w:rsidRDefault="00F728D8" w:rsidP="00F728D8">
      <w:pPr>
        <w:rPr>
          <w:lang w:eastAsia="x-none"/>
        </w:rPr>
      </w:pPr>
      <w:r>
        <w:rPr>
          <w:lang w:eastAsia="x-none"/>
        </w:rPr>
        <w:t>Replace “</w:t>
      </w:r>
      <w:r w:rsidRPr="001A5CC1">
        <w:rPr>
          <w:lang w:eastAsia="x-none"/>
        </w:rPr>
        <w:t>Concern: NTT DoCoMo (more details on complexity needed), OPPO (complexity from NW/performance perspective should be included)</w:t>
      </w:r>
      <w:r>
        <w:rPr>
          <w:lang w:eastAsia="x-none"/>
        </w:rPr>
        <w:t xml:space="preserve">” with “Some companies showed concerns on </w:t>
      </w:r>
      <w:r w:rsidRPr="001A5CC1">
        <w:rPr>
          <w:lang w:eastAsia="x-none"/>
        </w:rPr>
        <w:t>complexity from NW/performance perspective</w:t>
      </w:r>
      <w:r>
        <w:rPr>
          <w:lang w:eastAsia="x-none"/>
        </w:rPr>
        <w:t xml:space="preserve"> and additional specification effort.”</w:t>
      </w:r>
    </w:p>
    <w:p w14:paraId="022B061A" w14:textId="77777777" w:rsidR="00F728D8" w:rsidRDefault="00F728D8" w:rsidP="00F728D8">
      <w:pPr>
        <w:rPr>
          <w:lang w:eastAsia="x-none"/>
        </w:rPr>
      </w:pPr>
    </w:p>
    <w:p w14:paraId="4795D395" w14:textId="38EAF261" w:rsidR="00F728D8" w:rsidRPr="00D47C0C" w:rsidRDefault="0058452E" w:rsidP="00F728D8">
      <w:pPr>
        <w:rPr>
          <w:b/>
          <w:lang w:eastAsia="x-none"/>
        </w:rPr>
      </w:pPr>
      <w:hyperlink r:id="rId1105" w:history="1">
        <w:r w:rsidR="000F2B08" w:rsidRPr="00D47C0C">
          <w:rPr>
            <w:rStyle w:val="Hyperlink"/>
            <w:b/>
          </w:rPr>
          <w:t>R1-1807661</w:t>
        </w:r>
      </w:hyperlink>
      <w:r w:rsidR="00F728D8" w:rsidRPr="00D47C0C">
        <w:rPr>
          <w:b/>
          <w:lang w:eastAsia="x-none"/>
        </w:rPr>
        <w:tab/>
        <w:t>Summary 1 on Remaing issues on Beam Failure Recovery</w:t>
      </w:r>
      <w:r w:rsidR="00F728D8" w:rsidRPr="00D47C0C">
        <w:rPr>
          <w:b/>
          <w:lang w:eastAsia="x-none"/>
        </w:rPr>
        <w:tab/>
        <w:t>MediaTek</w:t>
      </w:r>
    </w:p>
    <w:p w14:paraId="59E2E78D" w14:textId="77777777" w:rsidR="00F728D8" w:rsidRPr="00D47C0C" w:rsidRDefault="00F728D8" w:rsidP="00F728D8">
      <w:pPr>
        <w:rPr>
          <w:lang w:eastAsia="x-none"/>
        </w:rPr>
      </w:pPr>
    </w:p>
    <w:p w14:paraId="70D9F6B1" w14:textId="215E6703" w:rsidR="00F728D8" w:rsidRPr="00D47C0C" w:rsidRDefault="0058452E" w:rsidP="00F728D8">
      <w:pPr>
        <w:rPr>
          <w:b/>
          <w:lang w:eastAsia="x-none"/>
        </w:rPr>
      </w:pPr>
      <w:hyperlink r:id="rId1106" w:history="1">
        <w:r w:rsidR="000F2B08" w:rsidRPr="00D47C0C">
          <w:rPr>
            <w:rStyle w:val="Hyperlink"/>
            <w:b/>
          </w:rPr>
          <w:t>R1-1807796</w:t>
        </w:r>
      </w:hyperlink>
      <w:r w:rsidR="00F728D8" w:rsidRPr="00D47C0C">
        <w:rPr>
          <w:b/>
          <w:lang w:eastAsia="x-none"/>
        </w:rPr>
        <w:tab/>
        <w:t>Summary 2 on Remaing issues on Beam Failure Recovery</w:t>
      </w:r>
      <w:r w:rsidR="00F728D8" w:rsidRPr="00D47C0C">
        <w:rPr>
          <w:b/>
          <w:lang w:eastAsia="x-none"/>
        </w:rPr>
        <w:tab/>
        <w:t>MediaTek</w:t>
      </w:r>
    </w:p>
    <w:p w14:paraId="74D9E8C5" w14:textId="77777777" w:rsidR="00F728D8" w:rsidRDefault="00F728D8" w:rsidP="00F728D8">
      <w:pPr>
        <w:rPr>
          <w:lang w:eastAsia="x-none"/>
        </w:rPr>
      </w:pPr>
    </w:p>
    <w:p w14:paraId="66C3D329" w14:textId="77777777" w:rsidR="00F728D8" w:rsidRPr="00D47C0C" w:rsidRDefault="00F728D8" w:rsidP="00F728D8">
      <w:pPr>
        <w:rPr>
          <w:lang w:eastAsia="x-none"/>
        </w:rPr>
      </w:pPr>
    </w:p>
    <w:p w14:paraId="0188C701" w14:textId="77777777" w:rsidR="00F728D8" w:rsidRPr="00D47C0C" w:rsidRDefault="00F728D8" w:rsidP="00F728D8">
      <w:pPr>
        <w:rPr>
          <w:highlight w:val="green"/>
        </w:rPr>
      </w:pPr>
      <w:r w:rsidRPr="00D47C0C">
        <w:rPr>
          <w:highlight w:val="green"/>
        </w:rPr>
        <w:t>Agreement</w:t>
      </w:r>
    </w:p>
    <w:p w14:paraId="7747358C" w14:textId="77777777" w:rsidR="00F728D8" w:rsidRPr="00385677" w:rsidRDefault="00F728D8" w:rsidP="00017304">
      <w:pPr>
        <w:numPr>
          <w:ilvl w:val="0"/>
          <w:numId w:val="226"/>
        </w:numPr>
      </w:pPr>
      <w:r w:rsidRPr="00385677">
        <w:t>(</w:t>
      </w:r>
      <w:r w:rsidRPr="00385677">
        <w:rPr>
          <w:highlight w:val="darkYellow"/>
        </w:rPr>
        <w:t>Working Assumption</w:t>
      </w:r>
      <w:r w:rsidRPr="00385677">
        <w:t xml:space="preserve">) If either CORESET associated with SearchSpace-BFR or SearchSpace-BFR is not configured, UE assumes contention-free PRACH BFR is not performed. </w:t>
      </w:r>
    </w:p>
    <w:p w14:paraId="01DE20F1" w14:textId="77777777" w:rsidR="00F728D8" w:rsidRPr="00385677" w:rsidRDefault="00F728D8" w:rsidP="00017304">
      <w:pPr>
        <w:numPr>
          <w:ilvl w:val="1"/>
          <w:numId w:val="226"/>
        </w:numPr>
      </w:pPr>
      <w:r w:rsidRPr="00385677">
        <w:t>In this case, SearchSpace-0 or CORESET-0 is not used for monitoring contention-free PRACH BFR response.</w:t>
      </w:r>
    </w:p>
    <w:p w14:paraId="41A27DEA" w14:textId="77777777" w:rsidR="00F728D8" w:rsidRPr="00385677" w:rsidRDefault="00F728D8" w:rsidP="00017304">
      <w:pPr>
        <w:numPr>
          <w:ilvl w:val="0"/>
          <w:numId w:val="226"/>
        </w:numPr>
      </w:pPr>
      <w:r w:rsidRPr="00385677">
        <w:t>If either CORESET associated with SearchSpace-BFR or SearchSpace-BFR is not configured, UE can still perform contention-based PRACH BFR based on configuration.</w:t>
      </w:r>
    </w:p>
    <w:p w14:paraId="11C554FA" w14:textId="77777777" w:rsidR="00F728D8" w:rsidRPr="007E40D3" w:rsidRDefault="00F728D8" w:rsidP="00017304">
      <w:pPr>
        <w:numPr>
          <w:ilvl w:val="0"/>
          <w:numId w:val="226"/>
        </w:numPr>
      </w:pPr>
      <w:r w:rsidRPr="007E40D3">
        <w:t>Send LS to RAN2</w:t>
      </w:r>
    </w:p>
    <w:p w14:paraId="5A59B291" w14:textId="098078C5" w:rsidR="00F728D8" w:rsidRPr="00D47C0C" w:rsidRDefault="0058452E" w:rsidP="00F728D8">
      <w:pPr>
        <w:rPr>
          <w:b/>
          <w:lang w:eastAsia="x-none"/>
        </w:rPr>
      </w:pPr>
      <w:hyperlink r:id="rId1107" w:history="1">
        <w:r w:rsidR="000F2B08" w:rsidRPr="00D47C0C">
          <w:rPr>
            <w:rStyle w:val="Hyperlink"/>
            <w:b/>
          </w:rPr>
          <w:t>R1-1807881</w:t>
        </w:r>
      </w:hyperlink>
      <w:r w:rsidR="00F728D8" w:rsidRPr="00D47C0C">
        <w:rPr>
          <w:b/>
          <w:lang w:eastAsia="x-none"/>
        </w:rPr>
        <w:tab/>
        <w:t>[draft] LS on BFR search space configuration</w:t>
      </w:r>
      <w:r w:rsidR="00F728D8" w:rsidRPr="00D47C0C">
        <w:rPr>
          <w:b/>
          <w:lang w:eastAsia="x-none"/>
        </w:rPr>
        <w:tab/>
        <w:t>MediaTek</w:t>
      </w:r>
    </w:p>
    <w:p w14:paraId="3E2443E9" w14:textId="7AE6FB51" w:rsidR="00F728D8" w:rsidRDefault="00D47C0C" w:rsidP="00F728D8">
      <w:pPr>
        <w:rPr>
          <w:lang w:eastAsia="x-none"/>
        </w:rPr>
      </w:pPr>
      <w:r w:rsidRPr="00D47C0C">
        <w:rPr>
          <w:b/>
          <w:lang w:eastAsia="x-none"/>
        </w:rPr>
        <w:t>Decision:</w:t>
      </w:r>
      <w:r w:rsidRPr="00D47C0C">
        <w:rPr>
          <w:lang w:eastAsia="x-none"/>
        </w:rPr>
        <w:t xml:space="preserve"> Draft LS i</w:t>
      </w:r>
      <w:r w:rsidR="00F728D8" w:rsidRPr="00D47C0C">
        <w:rPr>
          <w:lang w:eastAsia="x-none"/>
        </w:rPr>
        <w:t xml:space="preserve">s endorsed </w:t>
      </w:r>
      <w:r w:rsidRPr="00D47C0C">
        <w:rPr>
          <w:lang w:eastAsia="x-none"/>
        </w:rPr>
        <w:t xml:space="preserve">and final LS is </w:t>
      </w:r>
      <w:r>
        <w:rPr>
          <w:highlight w:val="green"/>
          <w:lang w:eastAsia="x-none"/>
        </w:rPr>
        <w:t xml:space="preserve">approved </w:t>
      </w:r>
      <w:r w:rsidR="00F728D8" w:rsidRPr="007E40D3">
        <w:rPr>
          <w:highlight w:val="green"/>
          <w:lang w:eastAsia="x-none"/>
        </w:rPr>
        <w:t xml:space="preserve">in </w:t>
      </w:r>
      <w:hyperlink r:id="rId1108" w:history="1">
        <w:r w:rsidR="000F2B08">
          <w:rPr>
            <w:rStyle w:val="Hyperlink"/>
            <w:highlight w:val="green"/>
            <w:lang w:eastAsia="x-none"/>
          </w:rPr>
          <w:t>R1-1807883</w:t>
        </w:r>
      </w:hyperlink>
    </w:p>
    <w:p w14:paraId="104E1651" w14:textId="77777777" w:rsidR="00F728D8" w:rsidRDefault="00F728D8" w:rsidP="00F728D8">
      <w:pPr>
        <w:rPr>
          <w:lang w:eastAsia="x-none"/>
        </w:rPr>
      </w:pPr>
    </w:p>
    <w:p w14:paraId="1EBADEA5" w14:textId="77777777" w:rsidR="00F728D8" w:rsidRPr="001A5CC1" w:rsidRDefault="00F728D8" w:rsidP="00F728D8">
      <w:pPr>
        <w:rPr>
          <w:rFonts w:eastAsia="SimSun"/>
          <w:szCs w:val="28"/>
        </w:rPr>
      </w:pPr>
      <w:r w:rsidRPr="001A5CC1">
        <w:rPr>
          <w:rFonts w:eastAsia="SimSun"/>
          <w:szCs w:val="28"/>
          <w:highlight w:val="darkYellow"/>
        </w:rPr>
        <w:t>Working Assumption</w:t>
      </w:r>
    </w:p>
    <w:p w14:paraId="01FC22C8" w14:textId="77777777" w:rsidR="00F728D8" w:rsidRPr="001A5CC1" w:rsidRDefault="00F728D8" w:rsidP="00F728D8">
      <w:pPr>
        <w:rPr>
          <w:rFonts w:eastAsia="SimSun"/>
          <w:iCs/>
          <w:szCs w:val="28"/>
        </w:rPr>
      </w:pPr>
      <w:r w:rsidRPr="001A5CC1">
        <w:rPr>
          <w:rFonts w:eastAsia="SimSun"/>
          <w:szCs w:val="28"/>
        </w:rPr>
        <w:lastRenderedPageBreak/>
        <w:t xml:space="preserve">In case of implicit configuration of BFD set q0, if there are two RS indices in the RS set indicated by TCI states for CORESETs, the RS indices associated with QCL type D in the RS sets indicated by TCI states for CORESETs </w:t>
      </w:r>
      <w:r w:rsidRPr="001A5CC1">
        <w:rPr>
          <w:rFonts w:eastAsia="SimSun"/>
          <w:color w:val="FF0000"/>
          <w:szCs w:val="28"/>
        </w:rPr>
        <w:t>are used for beam failure detection.</w:t>
      </w:r>
      <w:r w:rsidRPr="001A5CC1">
        <w:rPr>
          <w:rFonts w:eastAsia="SimSun"/>
          <w:szCs w:val="28"/>
        </w:rPr>
        <w:t xml:space="preserve"> </w:t>
      </w:r>
    </w:p>
    <w:p w14:paraId="40CF0708" w14:textId="77777777" w:rsidR="00F728D8" w:rsidRDefault="00F728D8" w:rsidP="00F728D8">
      <w:pPr>
        <w:rPr>
          <w:lang w:eastAsia="x-none"/>
        </w:rPr>
      </w:pPr>
    </w:p>
    <w:p w14:paraId="614D9679" w14:textId="7B4118BD" w:rsidR="00F728D8" w:rsidRDefault="0058452E" w:rsidP="00F728D8">
      <w:pPr>
        <w:rPr>
          <w:lang w:eastAsia="x-none"/>
        </w:rPr>
      </w:pPr>
      <w:hyperlink r:id="rId1109" w:history="1">
        <w:r w:rsidR="000F2B08">
          <w:rPr>
            <w:rStyle w:val="Hyperlink"/>
            <w:lang w:eastAsia="x-none"/>
          </w:rPr>
          <w:t>R1-1805829</w:t>
        </w:r>
      </w:hyperlink>
      <w:r w:rsidR="00F728D8">
        <w:rPr>
          <w:lang w:eastAsia="x-none"/>
        </w:rPr>
        <w:tab/>
        <w:t>Remaining issues on beam recovery</w:t>
      </w:r>
      <w:r w:rsidR="00F728D8">
        <w:rPr>
          <w:lang w:eastAsia="x-none"/>
        </w:rPr>
        <w:tab/>
        <w:t>ZTE</w:t>
      </w:r>
    </w:p>
    <w:p w14:paraId="78928542" w14:textId="6DD8A236" w:rsidR="00F728D8" w:rsidRDefault="0058452E" w:rsidP="00F728D8">
      <w:pPr>
        <w:rPr>
          <w:lang w:eastAsia="x-none"/>
        </w:rPr>
      </w:pPr>
      <w:hyperlink r:id="rId1110" w:history="1">
        <w:r w:rsidR="000F2B08">
          <w:rPr>
            <w:rStyle w:val="Hyperlink"/>
            <w:lang w:eastAsia="x-none"/>
          </w:rPr>
          <w:t>R1-1805953</w:t>
        </w:r>
      </w:hyperlink>
      <w:r w:rsidR="00F728D8">
        <w:rPr>
          <w:lang w:eastAsia="x-none"/>
        </w:rPr>
        <w:tab/>
        <w:t>Remaining issues on beam failure recovery</w:t>
      </w:r>
      <w:r w:rsidR="00F728D8">
        <w:rPr>
          <w:lang w:eastAsia="x-none"/>
        </w:rPr>
        <w:tab/>
        <w:t>Huawei, HiSilicon</w:t>
      </w:r>
    </w:p>
    <w:p w14:paraId="280F24FF" w14:textId="27F15DEB" w:rsidR="00F728D8" w:rsidRDefault="0058452E" w:rsidP="00F728D8">
      <w:pPr>
        <w:rPr>
          <w:lang w:eastAsia="x-none"/>
        </w:rPr>
      </w:pPr>
      <w:hyperlink r:id="rId1111" w:history="1">
        <w:r w:rsidR="000F2B08">
          <w:rPr>
            <w:rStyle w:val="Hyperlink"/>
            <w:lang w:eastAsia="x-none"/>
          </w:rPr>
          <w:t>R1-1806045</w:t>
        </w:r>
      </w:hyperlink>
      <w:r w:rsidR="00F728D8">
        <w:rPr>
          <w:lang w:eastAsia="x-none"/>
        </w:rPr>
        <w:tab/>
        <w:t>Remaining issues on mechanism to recover from beam failure</w:t>
      </w:r>
      <w:r w:rsidR="00F728D8">
        <w:rPr>
          <w:lang w:eastAsia="x-none"/>
        </w:rPr>
        <w:tab/>
        <w:t>vivo</w:t>
      </w:r>
    </w:p>
    <w:p w14:paraId="680B1364" w14:textId="7F5C63D0" w:rsidR="00F728D8" w:rsidRDefault="0058452E" w:rsidP="00F728D8">
      <w:pPr>
        <w:rPr>
          <w:lang w:eastAsia="x-none"/>
        </w:rPr>
      </w:pPr>
      <w:hyperlink r:id="rId1112" w:history="1">
        <w:r w:rsidR="000F2B08">
          <w:rPr>
            <w:rStyle w:val="Hyperlink"/>
            <w:lang w:eastAsia="x-none"/>
          </w:rPr>
          <w:t>R1-1806218</w:t>
        </w:r>
      </w:hyperlink>
      <w:r w:rsidR="00F728D8">
        <w:rPr>
          <w:lang w:eastAsia="x-none"/>
        </w:rPr>
        <w:tab/>
        <w:t>Remaining issues for beam recovery</w:t>
      </w:r>
      <w:r w:rsidR="00F728D8">
        <w:rPr>
          <w:lang w:eastAsia="x-none"/>
        </w:rPr>
        <w:tab/>
        <w:t>Ericsson</w:t>
      </w:r>
    </w:p>
    <w:p w14:paraId="0BF3CB7B" w14:textId="50A5E8E5" w:rsidR="00F728D8" w:rsidRDefault="0058452E" w:rsidP="00F728D8">
      <w:pPr>
        <w:rPr>
          <w:lang w:eastAsia="x-none"/>
        </w:rPr>
      </w:pPr>
      <w:hyperlink r:id="rId1113" w:history="1">
        <w:r w:rsidR="000F2B08">
          <w:rPr>
            <w:rStyle w:val="Hyperlink"/>
            <w:lang w:eastAsia="x-none"/>
          </w:rPr>
          <w:t>R1-1806281</w:t>
        </w:r>
      </w:hyperlink>
      <w:r w:rsidR="00F728D8">
        <w:rPr>
          <w:lang w:eastAsia="x-none"/>
        </w:rPr>
        <w:tab/>
        <w:t>Remaining issues on beam failure recovery</w:t>
      </w:r>
      <w:r w:rsidR="00F728D8">
        <w:rPr>
          <w:lang w:eastAsia="x-none"/>
        </w:rPr>
        <w:tab/>
        <w:t>CATT</w:t>
      </w:r>
    </w:p>
    <w:p w14:paraId="22D1F398" w14:textId="55C056D6" w:rsidR="00F728D8" w:rsidRDefault="0058452E" w:rsidP="00F728D8">
      <w:pPr>
        <w:rPr>
          <w:lang w:eastAsia="x-none"/>
        </w:rPr>
      </w:pPr>
      <w:hyperlink r:id="rId1114" w:history="1">
        <w:r w:rsidR="000F2B08">
          <w:rPr>
            <w:rStyle w:val="Hyperlink"/>
            <w:lang w:eastAsia="x-none"/>
          </w:rPr>
          <w:t>R1-1806354</w:t>
        </w:r>
      </w:hyperlink>
      <w:r w:rsidR="00F728D8">
        <w:rPr>
          <w:lang w:eastAsia="x-none"/>
        </w:rPr>
        <w:tab/>
        <w:t>Discussion of remaining details of beam failure recovery</w:t>
      </w:r>
      <w:r w:rsidR="00F728D8">
        <w:rPr>
          <w:lang w:eastAsia="x-none"/>
        </w:rPr>
        <w:tab/>
        <w:t>Lenovo, Motorola Mobility</w:t>
      </w:r>
    </w:p>
    <w:p w14:paraId="6B7AD3C0" w14:textId="6A410519" w:rsidR="00F728D8" w:rsidRDefault="0058452E" w:rsidP="00F728D8">
      <w:pPr>
        <w:rPr>
          <w:lang w:eastAsia="x-none"/>
        </w:rPr>
      </w:pPr>
      <w:hyperlink r:id="rId1115" w:history="1">
        <w:r w:rsidR="000F2B08">
          <w:rPr>
            <w:rStyle w:val="Hyperlink"/>
            <w:lang w:eastAsia="x-none"/>
          </w:rPr>
          <w:t>R1-1806359</w:t>
        </w:r>
      </w:hyperlink>
      <w:r w:rsidR="00F728D8">
        <w:rPr>
          <w:lang w:eastAsia="x-none"/>
        </w:rPr>
        <w:tab/>
        <w:t>Discussion on remaining issues on beam failure recovery</w:t>
      </w:r>
      <w:r w:rsidR="00F728D8">
        <w:rPr>
          <w:lang w:eastAsia="x-none"/>
        </w:rPr>
        <w:tab/>
        <w:t>CMCC</w:t>
      </w:r>
    </w:p>
    <w:p w14:paraId="621A5C2B" w14:textId="2FBD5B59" w:rsidR="00F728D8" w:rsidRDefault="0058452E" w:rsidP="00F728D8">
      <w:pPr>
        <w:rPr>
          <w:lang w:eastAsia="x-none"/>
        </w:rPr>
      </w:pPr>
      <w:hyperlink r:id="rId1116" w:history="1">
        <w:r w:rsidR="000F2B08">
          <w:rPr>
            <w:rStyle w:val="Hyperlink"/>
            <w:lang w:eastAsia="x-none"/>
          </w:rPr>
          <w:t>R1-1806395</w:t>
        </w:r>
      </w:hyperlink>
      <w:r w:rsidR="00F728D8">
        <w:rPr>
          <w:lang w:eastAsia="x-none"/>
        </w:rPr>
        <w:tab/>
        <w:t>Remaining issues on beam failure recovery</w:t>
      </w:r>
      <w:r w:rsidR="00F728D8">
        <w:rPr>
          <w:lang w:eastAsia="x-none"/>
        </w:rPr>
        <w:tab/>
        <w:t>Spreadtrum Communications</w:t>
      </w:r>
    </w:p>
    <w:p w14:paraId="284EBB5C" w14:textId="17397ED6" w:rsidR="00F728D8" w:rsidRDefault="0058452E" w:rsidP="00F728D8">
      <w:pPr>
        <w:rPr>
          <w:lang w:eastAsia="x-none"/>
        </w:rPr>
      </w:pPr>
      <w:hyperlink r:id="rId1117" w:history="1">
        <w:r w:rsidR="000F2B08">
          <w:rPr>
            <w:rStyle w:val="Hyperlink"/>
            <w:lang w:eastAsia="x-none"/>
          </w:rPr>
          <w:t>R1-1806508</w:t>
        </w:r>
      </w:hyperlink>
      <w:r w:rsidR="00F728D8">
        <w:rPr>
          <w:lang w:eastAsia="x-none"/>
        </w:rPr>
        <w:tab/>
        <w:t>Remaining Issues on Beam Failure Recovery</w:t>
      </w:r>
      <w:r w:rsidR="00F728D8">
        <w:rPr>
          <w:lang w:eastAsia="x-none"/>
        </w:rPr>
        <w:tab/>
        <w:t>Intel Corporation</w:t>
      </w:r>
    </w:p>
    <w:p w14:paraId="6F7674D0" w14:textId="0FC674B6" w:rsidR="00F728D8" w:rsidRDefault="0058452E" w:rsidP="00F728D8">
      <w:pPr>
        <w:rPr>
          <w:lang w:eastAsia="x-none"/>
        </w:rPr>
      </w:pPr>
      <w:hyperlink r:id="rId1118" w:history="1">
        <w:r w:rsidR="000F2B08">
          <w:rPr>
            <w:rStyle w:val="Hyperlink"/>
            <w:lang w:eastAsia="x-none"/>
          </w:rPr>
          <w:t>R1-1806611</w:t>
        </w:r>
      </w:hyperlink>
      <w:r w:rsidR="00F728D8">
        <w:rPr>
          <w:lang w:eastAsia="x-none"/>
        </w:rPr>
        <w:tab/>
        <w:t>Remaining issues on beam failure recovery</w:t>
      </w:r>
      <w:r w:rsidR="00F728D8">
        <w:rPr>
          <w:lang w:eastAsia="x-none"/>
        </w:rPr>
        <w:tab/>
        <w:t>LG Electronics</w:t>
      </w:r>
    </w:p>
    <w:p w14:paraId="2E6C38D7" w14:textId="0E22A4E0" w:rsidR="00F728D8" w:rsidRDefault="0058452E" w:rsidP="00F728D8">
      <w:pPr>
        <w:rPr>
          <w:lang w:eastAsia="x-none"/>
        </w:rPr>
      </w:pPr>
      <w:hyperlink r:id="rId1119" w:history="1">
        <w:r w:rsidR="000F2B08">
          <w:rPr>
            <w:rStyle w:val="Hyperlink"/>
            <w:lang w:eastAsia="x-none"/>
          </w:rPr>
          <w:t>R1-1806716</w:t>
        </w:r>
      </w:hyperlink>
      <w:r w:rsidR="00F728D8">
        <w:rPr>
          <w:lang w:eastAsia="x-none"/>
        </w:rPr>
        <w:tab/>
        <w:t>Corrections on beam failure recovery</w:t>
      </w:r>
      <w:r w:rsidR="00F728D8">
        <w:rPr>
          <w:lang w:eastAsia="x-none"/>
        </w:rPr>
        <w:tab/>
        <w:t>Samsung</w:t>
      </w:r>
    </w:p>
    <w:p w14:paraId="08CD4B87" w14:textId="697E3077" w:rsidR="00F728D8" w:rsidRDefault="0058452E" w:rsidP="00F728D8">
      <w:pPr>
        <w:rPr>
          <w:lang w:eastAsia="x-none"/>
        </w:rPr>
      </w:pPr>
      <w:hyperlink r:id="rId1120" w:history="1">
        <w:r w:rsidR="000F2B08">
          <w:rPr>
            <w:rStyle w:val="Hyperlink"/>
            <w:lang w:eastAsia="x-none"/>
          </w:rPr>
          <w:t>R1-1806789</w:t>
        </w:r>
      </w:hyperlink>
      <w:r w:rsidR="00F728D8">
        <w:rPr>
          <w:lang w:eastAsia="x-none"/>
        </w:rPr>
        <w:tab/>
        <w:t>Remaining issues on beam failure recovery</w:t>
      </w:r>
      <w:r w:rsidR="00F728D8">
        <w:rPr>
          <w:lang w:eastAsia="x-none"/>
        </w:rPr>
        <w:tab/>
        <w:t>MediaTek Inc.</w:t>
      </w:r>
    </w:p>
    <w:p w14:paraId="46D72F18" w14:textId="19D54C54" w:rsidR="00F728D8" w:rsidRDefault="0058452E" w:rsidP="00F728D8">
      <w:pPr>
        <w:rPr>
          <w:lang w:eastAsia="x-none"/>
        </w:rPr>
      </w:pPr>
      <w:hyperlink r:id="rId1121" w:history="1">
        <w:r w:rsidR="000F2B08">
          <w:rPr>
            <w:rStyle w:val="Hyperlink"/>
            <w:lang w:eastAsia="x-none"/>
          </w:rPr>
          <w:t>R1-1806841</w:t>
        </w:r>
      </w:hyperlink>
      <w:r w:rsidR="00F728D8">
        <w:rPr>
          <w:lang w:eastAsia="x-none"/>
        </w:rPr>
        <w:tab/>
        <w:t>Remaining issues and Text Proposal for Beam Failure Recovery</w:t>
      </w:r>
      <w:r w:rsidR="00F728D8">
        <w:rPr>
          <w:lang w:eastAsia="x-none"/>
        </w:rPr>
        <w:tab/>
        <w:t>OPPO</w:t>
      </w:r>
    </w:p>
    <w:p w14:paraId="48367646" w14:textId="47AA5E91" w:rsidR="00F728D8" w:rsidRDefault="0058452E" w:rsidP="00F728D8">
      <w:pPr>
        <w:rPr>
          <w:lang w:eastAsia="x-none"/>
        </w:rPr>
      </w:pPr>
      <w:hyperlink r:id="rId1122" w:history="1">
        <w:r w:rsidR="000F2B08">
          <w:rPr>
            <w:rStyle w:val="Hyperlink"/>
            <w:lang w:eastAsia="x-none"/>
          </w:rPr>
          <w:t>R1-1807015</w:t>
        </w:r>
      </w:hyperlink>
      <w:r w:rsidR="00F728D8">
        <w:rPr>
          <w:lang w:eastAsia="x-none"/>
        </w:rPr>
        <w:tab/>
        <w:t xml:space="preserve">Remaining details on beam failure recovery </w:t>
      </w:r>
      <w:r w:rsidR="00F728D8">
        <w:rPr>
          <w:lang w:eastAsia="x-none"/>
        </w:rPr>
        <w:tab/>
        <w:t>InterDigital, Inc.</w:t>
      </w:r>
    </w:p>
    <w:p w14:paraId="6C642B00" w14:textId="7919A216" w:rsidR="00F728D8" w:rsidRDefault="0058452E" w:rsidP="00F728D8">
      <w:pPr>
        <w:rPr>
          <w:lang w:eastAsia="x-none"/>
        </w:rPr>
      </w:pPr>
      <w:hyperlink r:id="rId1123" w:history="1">
        <w:r w:rsidR="000F2B08">
          <w:rPr>
            <w:rStyle w:val="Hyperlink"/>
            <w:lang w:eastAsia="x-none"/>
          </w:rPr>
          <w:t>R1-1807</w:t>
        </w:r>
        <w:r w:rsidR="00D47C0C">
          <w:rPr>
            <w:rStyle w:val="Hyperlink"/>
            <w:lang w:eastAsia="x-none"/>
          </w:rPr>
          <w:t>621</w:t>
        </w:r>
      </w:hyperlink>
      <w:r w:rsidR="00F728D8">
        <w:rPr>
          <w:lang w:eastAsia="x-none"/>
        </w:rPr>
        <w:tab/>
        <w:t>Remaining issues on beam recovery</w:t>
      </w:r>
      <w:r w:rsidR="00F728D8">
        <w:rPr>
          <w:lang w:eastAsia="x-none"/>
        </w:rPr>
        <w:tab/>
        <w:t>NTT DOCOMO, INC.</w:t>
      </w:r>
      <w:r w:rsidR="00D47C0C">
        <w:rPr>
          <w:lang w:eastAsia="x-none"/>
        </w:rPr>
        <w:tab/>
        <w:t xml:space="preserve">( rev of </w:t>
      </w:r>
      <w:hyperlink r:id="rId1124" w:history="1">
        <w:r w:rsidR="00D47C0C">
          <w:rPr>
            <w:rStyle w:val="Hyperlink"/>
            <w:lang w:eastAsia="x-none"/>
          </w:rPr>
          <w:t>R1-1807146</w:t>
        </w:r>
      </w:hyperlink>
      <w:r w:rsidR="00D47C0C">
        <w:rPr>
          <w:lang w:eastAsia="x-none"/>
        </w:rPr>
        <w:t>)</w:t>
      </w:r>
    </w:p>
    <w:p w14:paraId="59D29B74" w14:textId="2F25351D" w:rsidR="00F728D8" w:rsidRDefault="0058452E" w:rsidP="00F728D8">
      <w:pPr>
        <w:rPr>
          <w:lang w:eastAsia="x-none"/>
        </w:rPr>
      </w:pPr>
      <w:hyperlink r:id="rId1125" w:history="1">
        <w:r w:rsidR="000F2B08">
          <w:rPr>
            <w:rStyle w:val="Hyperlink"/>
            <w:lang w:eastAsia="x-none"/>
          </w:rPr>
          <w:t>R1-1807159</w:t>
        </w:r>
      </w:hyperlink>
      <w:r w:rsidR="00F728D8">
        <w:rPr>
          <w:lang w:eastAsia="x-none"/>
        </w:rPr>
        <w:tab/>
        <w:t>Remaining issues on beam recovery</w:t>
      </w:r>
      <w:r w:rsidR="00F728D8">
        <w:rPr>
          <w:lang w:eastAsia="x-none"/>
        </w:rPr>
        <w:tab/>
        <w:t>ITRI</w:t>
      </w:r>
    </w:p>
    <w:p w14:paraId="7FA2A61A" w14:textId="031B44AA" w:rsidR="00F728D8" w:rsidRDefault="0058452E" w:rsidP="00F728D8">
      <w:pPr>
        <w:rPr>
          <w:lang w:eastAsia="x-none"/>
        </w:rPr>
      </w:pPr>
      <w:hyperlink r:id="rId1126" w:history="1">
        <w:r w:rsidR="000F2B08">
          <w:rPr>
            <w:rStyle w:val="Hyperlink"/>
            <w:lang w:eastAsia="x-none"/>
          </w:rPr>
          <w:t>R1-1807185</w:t>
        </w:r>
      </w:hyperlink>
      <w:r w:rsidR="00F728D8">
        <w:rPr>
          <w:lang w:eastAsia="x-none"/>
        </w:rPr>
        <w:tab/>
        <w:t>Remaining Details on Beam Recovery</w:t>
      </w:r>
      <w:r w:rsidR="00F728D8">
        <w:rPr>
          <w:lang w:eastAsia="x-none"/>
        </w:rPr>
        <w:tab/>
        <w:t>Nokia, Nokia Shanghai Bell</w:t>
      </w:r>
    </w:p>
    <w:p w14:paraId="1DCB220B" w14:textId="1F84E037" w:rsidR="00F728D8" w:rsidRDefault="0058452E" w:rsidP="00F728D8">
      <w:pPr>
        <w:rPr>
          <w:lang w:eastAsia="x-none"/>
        </w:rPr>
      </w:pPr>
      <w:hyperlink r:id="rId1127" w:history="1">
        <w:r w:rsidR="000F2B08">
          <w:rPr>
            <w:rStyle w:val="Hyperlink"/>
            <w:lang w:eastAsia="x-none"/>
          </w:rPr>
          <w:t>R1-1807211</w:t>
        </w:r>
      </w:hyperlink>
      <w:r w:rsidR="00F728D8">
        <w:rPr>
          <w:lang w:eastAsia="x-none"/>
        </w:rPr>
        <w:tab/>
        <w:t>Remaining issues on beam failure recovery procedure</w:t>
      </w:r>
      <w:r w:rsidR="00F728D8">
        <w:rPr>
          <w:lang w:eastAsia="x-none"/>
        </w:rPr>
        <w:tab/>
        <w:t>ASUSTEK COMPUTER (SHANGHAI)</w:t>
      </w:r>
    </w:p>
    <w:p w14:paraId="14E5B75F" w14:textId="665D33CB" w:rsidR="00F728D8" w:rsidRDefault="0058452E" w:rsidP="00F728D8">
      <w:pPr>
        <w:rPr>
          <w:lang w:eastAsia="x-none"/>
        </w:rPr>
      </w:pPr>
      <w:hyperlink r:id="rId1128" w:history="1">
        <w:r w:rsidR="000F2B08">
          <w:rPr>
            <w:rStyle w:val="Hyperlink"/>
            <w:lang w:eastAsia="x-none"/>
          </w:rPr>
          <w:t>R1-1807342</w:t>
        </w:r>
      </w:hyperlink>
      <w:r w:rsidR="00F728D8">
        <w:rPr>
          <w:lang w:eastAsia="x-none"/>
        </w:rPr>
        <w:tab/>
        <w:t>Beam recovery procedures</w:t>
      </w:r>
      <w:r w:rsidR="00F728D8">
        <w:rPr>
          <w:lang w:eastAsia="x-none"/>
        </w:rPr>
        <w:tab/>
        <w:t>Qualcomm Incorporated</w:t>
      </w:r>
    </w:p>
    <w:p w14:paraId="4BB873E7" w14:textId="77777777" w:rsidR="00F728D8" w:rsidRDefault="00F728D8" w:rsidP="0081593A">
      <w:pPr>
        <w:pStyle w:val="Heading5"/>
      </w:pPr>
      <w:bookmarkStart w:id="416" w:name="_Toc516232609"/>
      <w:r w:rsidRPr="005F07E5">
        <w:rPr>
          <w:rFonts w:hint="eastAsia"/>
        </w:rPr>
        <w:t>CQI and MCS</w:t>
      </w:r>
      <w:bookmarkEnd w:id="416"/>
    </w:p>
    <w:p w14:paraId="7E434E30" w14:textId="6F8F3633" w:rsidR="00F728D8" w:rsidRPr="00D47C0C" w:rsidRDefault="0058452E" w:rsidP="00F728D8">
      <w:pPr>
        <w:rPr>
          <w:b/>
          <w:lang w:eastAsia="x-none"/>
        </w:rPr>
      </w:pPr>
      <w:hyperlink r:id="rId1129" w:history="1">
        <w:r w:rsidR="000F2B08" w:rsidRPr="00D47C0C">
          <w:rPr>
            <w:rStyle w:val="Hyperlink"/>
            <w:b/>
          </w:rPr>
          <w:t>R1-1807649</w:t>
        </w:r>
      </w:hyperlink>
      <w:r w:rsidR="00F728D8" w:rsidRPr="00D47C0C">
        <w:rPr>
          <w:b/>
          <w:lang w:eastAsia="x-none"/>
        </w:rPr>
        <w:tab/>
        <w:t>Summary of CQI/MCS</w:t>
      </w:r>
      <w:r w:rsidR="00F728D8" w:rsidRPr="00D47C0C">
        <w:rPr>
          <w:b/>
          <w:lang w:eastAsia="x-none"/>
        </w:rPr>
        <w:tab/>
        <w:t>AT&amp;T</w:t>
      </w:r>
    </w:p>
    <w:p w14:paraId="771B8F81" w14:textId="77777777" w:rsidR="00F728D8" w:rsidRDefault="00F728D8" w:rsidP="00F728D8">
      <w:pPr>
        <w:rPr>
          <w:lang w:eastAsia="x-none"/>
        </w:rPr>
      </w:pPr>
    </w:p>
    <w:p w14:paraId="775D42AB" w14:textId="77777777" w:rsidR="00F728D8" w:rsidRPr="00F84C41" w:rsidRDefault="00F728D8" w:rsidP="00F728D8">
      <w:pPr>
        <w:rPr>
          <w:lang w:eastAsia="x-none"/>
        </w:rPr>
      </w:pPr>
      <w:r w:rsidRPr="00F84C41">
        <w:rPr>
          <w:highlight w:val="green"/>
          <w:lang w:eastAsia="x-none"/>
        </w:rPr>
        <w:t>Agreement (Impact to RAN2 specifications)</w:t>
      </w:r>
    </w:p>
    <w:p w14:paraId="4FD38F3C" w14:textId="77777777" w:rsidR="00F728D8" w:rsidRPr="00266B88" w:rsidRDefault="00F728D8" w:rsidP="00F728D8">
      <w:pPr>
        <w:widowControl w:val="0"/>
        <w:spacing w:afterLines="50" w:after="120"/>
      </w:pPr>
      <w:r>
        <w:t>Adopt the following text proposal</w:t>
      </w:r>
      <w:r w:rsidRPr="00266B88">
        <w:t xml:space="preserve"> in 38.214</w:t>
      </w:r>
    </w:p>
    <w:p w14:paraId="022AC70B" w14:textId="77777777" w:rsidR="00F728D8" w:rsidRPr="00266B88" w:rsidRDefault="00F728D8" w:rsidP="00F728D8">
      <w:pPr>
        <w:widowControl w:val="0"/>
        <w:spacing w:afterLines="50" w:after="120"/>
        <w:jc w:val="center"/>
      </w:pPr>
      <w:r w:rsidRPr="00266B88">
        <w:t>-------------------------------------begin text proposal--------------------------------------</w:t>
      </w:r>
    </w:p>
    <w:p w14:paraId="3E22A718" w14:textId="77777777" w:rsidR="00F728D8" w:rsidRPr="00F84C41" w:rsidRDefault="00F728D8" w:rsidP="00F728D8">
      <w:pPr>
        <w:widowControl w:val="0"/>
        <w:spacing w:afterLines="50" w:after="120"/>
        <w:rPr>
          <w:rFonts w:ascii="Times New Roman" w:hAnsi="Times New Roman"/>
          <w:b/>
        </w:rPr>
      </w:pPr>
      <w:r w:rsidRPr="00F84C41">
        <w:rPr>
          <w:rFonts w:ascii="Times New Roman" w:hAnsi="Times New Roman"/>
          <w:b/>
        </w:rPr>
        <w:t>6.1.4.1</w:t>
      </w:r>
      <w:r w:rsidRPr="00F84C41">
        <w:rPr>
          <w:rFonts w:ascii="Times New Roman" w:hAnsi="Times New Roman"/>
          <w:b/>
        </w:rPr>
        <w:tab/>
        <w:t>Modulation order and target code rate determination</w:t>
      </w:r>
    </w:p>
    <w:p w14:paraId="5271231B" w14:textId="77777777" w:rsidR="00F728D8" w:rsidRPr="00F84C41" w:rsidRDefault="00F728D8" w:rsidP="00F728D8">
      <w:pPr>
        <w:jc w:val="center"/>
        <w:rPr>
          <w:rFonts w:ascii="Times New Roman" w:hAnsi="Times New Roman"/>
        </w:rPr>
      </w:pPr>
      <w:r w:rsidRPr="00F84C41">
        <w:rPr>
          <w:rFonts w:ascii="Times New Roman" w:hAnsi="Times New Roman"/>
        </w:rPr>
        <w:t>&gt;&gt;&gt; unchanged text omitted &lt;&lt;&lt;</w:t>
      </w:r>
    </w:p>
    <w:p w14:paraId="595C960D" w14:textId="77777777" w:rsidR="00F728D8" w:rsidRPr="00F84C41" w:rsidRDefault="00F728D8" w:rsidP="00F728D8">
      <w:pPr>
        <w:pStyle w:val="B1"/>
        <w:ind w:left="1287"/>
        <w:rPr>
          <w:rFonts w:ascii="Times New Roman" w:eastAsia="Times New Roman" w:hAnsi="Times New Roman"/>
          <w:strike/>
          <w:color w:val="FF0000"/>
          <w:lang w:eastAsia="zh-CN"/>
        </w:rPr>
      </w:pPr>
      <w:r w:rsidRPr="00F84C41">
        <w:rPr>
          <w:rFonts w:ascii="Times New Roman" w:eastAsia="Times New Roman" w:hAnsi="Times New Roman"/>
          <w:strike/>
          <w:color w:val="FF0000"/>
        </w:rPr>
        <w:t>-</w:t>
      </w:r>
      <w:r w:rsidRPr="00F84C41">
        <w:rPr>
          <w:rFonts w:ascii="Times New Roman" w:eastAsia="Times New Roman" w:hAnsi="Times New Roman"/>
          <w:strike/>
          <w:color w:val="FF0000"/>
        </w:rPr>
        <w:tab/>
        <w:t>for MCS index 0, 1 and 28, q=1 if UE has reported to support pi/2 BPSK modulation; and q=2 in other cases</w:t>
      </w:r>
    </w:p>
    <w:p w14:paraId="4FF5695B" w14:textId="77777777" w:rsidR="00F728D8" w:rsidRPr="00F84C41" w:rsidRDefault="00F728D8" w:rsidP="00F728D8">
      <w:pPr>
        <w:rPr>
          <w:rFonts w:ascii="Times New Roman" w:eastAsia="MS Mincho" w:hAnsi="Times New Roman"/>
          <w:b/>
          <w:lang w:val="en-US" w:eastAsia="ja-JP"/>
        </w:rPr>
      </w:pPr>
      <w:r w:rsidRPr="00F84C41">
        <w:rPr>
          <w:rFonts w:ascii="Times New Roman" w:hAnsi="Times New Roman"/>
          <w:color w:val="FF0000"/>
        </w:rPr>
        <w:t xml:space="preserve">-     for MCS index 0, 1, and 28, if higher-layer parameter </w:t>
      </w:r>
      <w:r w:rsidRPr="00F84C41">
        <w:rPr>
          <w:rFonts w:ascii="Times New Roman" w:hAnsi="Times New Roman"/>
          <w:i/>
          <w:iCs/>
          <w:color w:val="FF0000"/>
        </w:rPr>
        <w:t>PUSCH-tp-pi2BPSK</w:t>
      </w:r>
      <w:r w:rsidRPr="00F84C41">
        <w:rPr>
          <w:rFonts w:ascii="Times New Roman" w:hAnsi="Times New Roman"/>
          <w:color w:val="FF0000"/>
        </w:rPr>
        <w:t xml:space="preserve"> is configured, q = 1; otherwise q= 2</w:t>
      </w:r>
    </w:p>
    <w:p w14:paraId="14D7B2D6" w14:textId="77777777" w:rsidR="00F728D8" w:rsidRPr="00F84C41" w:rsidRDefault="00F728D8" w:rsidP="00F728D8">
      <w:pPr>
        <w:spacing w:afterLines="50" w:after="120"/>
        <w:jc w:val="center"/>
        <w:rPr>
          <w:rFonts w:ascii="Times New Roman" w:hAnsi="Times New Roman"/>
          <w:b/>
        </w:rPr>
      </w:pPr>
      <w:r w:rsidRPr="00F84C41">
        <w:rPr>
          <w:rFonts w:ascii="Times New Roman" w:hAnsi="Times New Roman"/>
        </w:rPr>
        <w:t>-------------------------------------end text proposal--------------------------------------</w:t>
      </w:r>
    </w:p>
    <w:p w14:paraId="31F46900" w14:textId="77777777" w:rsidR="00F728D8" w:rsidRDefault="00F728D8" w:rsidP="00F728D8">
      <w:pPr>
        <w:rPr>
          <w:lang w:eastAsia="x-none"/>
        </w:rPr>
      </w:pPr>
      <w:r>
        <w:rPr>
          <w:lang w:eastAsia="x-none"/>
        </w:rPr>
        <w:t>Include as part of LS to RAN2</w:t>
      </w:r>
    </w:p>
    <w:p w14:paraId="086CF3C1" w14:textId="77777777" w:rsidR="00F728D8" w:rsidRDefault="00F728D8" w:rsidP="00F728D8">
      <w:pPr>
        <w:rPr>
          <w:lang w:eastAsia="x-none"/>
        </w:rPr>
      </w:pPr>
    </w:p>
    <w:p w14:paraId="56CFE2EB" w14:textId="77777777" w:rsidR="00F728D8" w:rsidRPr="00F84C41" w:rsidRDefault="00F728D8" w:rsidP="00F728D8">
      <w:pPr>
        <w:rPr>
          <w:lang w:eastAsia="x-none"/>
        </w:rPr>
      </w:pPr>
      <w:r w:rsidRPr="00F84C41">
        <w:rPr>
          <w:highlight w:val="green"/>
          <w:lang w:eastAsia="x-none"/>
        </w:rPr>
        <w:t>Agreement (Impact to RAN2 specifications)</w:t>
      </w:r>
    </w:p>
    <w:p w14:paraId="004126DE" w14:textId="77777777" w:rsidR="00F728D8" w:rsidRPr="00394E30" w:rsidRDefault="00F728D8" w:rsidP="00F728D8">
      <w:pPr>
        <w:jc w:val="both"/>
        <w:rPr>
          <w:rFonts w:ascii="Times New Roman" w:eastAsia="MS Mincho" w:hAnsi="Times New Roman"/>
          <w:lang w:val="en-US" w:eastAsia="ja-JP"/>
        </w:rPr>
      </w:pPr>
      <w:r w:rsidRPr="00394E30">
        <w:rPr>
          <w:rFonts w:ascii="Times New Roman" w:eastAsia="MS Mincho" w:hAnsi="Times New Roman"/>
          <w:lang w:val="en-US" w:eastAsia="ja-JP"/>
        </w:rPr>
        <w:t xml:space="preserve">A new RRC parameter, </w:t>
      </w:r>
      <w:r w:rsidRPr="00394E30">
        <w:rPr>
          <w:rFonts w:ascii="Times New Roman" w:eastAsia="MS Mincho" w:hAnsi="Times New Roman"/>
          <w:i/>
          <w:lang w:val="en-US" w:eastAsia="ja-JP"/>
        </w:rPr>
        <w:t>PUSCH-tp-pi2BPSK</w:t>
      </w:r>
      <w:r w:rsidRPr="00394E30">
        <w:rPr>
          <w:rFonts w:ascii="Times New Roman" w:eastAsia="MS Mincho" w:hAnsi="Times New Roman"/>
          <w:lang w:val="en-US" w:eastAsia="ja-JP"/>
        </w:rPr>
        <w:t xml:space="preserve">, needs to be introduced to clarify default capability. The table below provides the parameter values and other details. This parameter is UE optional. </w:t>
      </w:r>
    </w:p>
    <w:p w14:paraId="5E7CCFCA" w14:textId="77777777" w:rsidR="00F728D8" w:rsidRPr="00266B88" w:rsidRDefault="00F728D8" w:rsidP="00F728D8">
      <w:pPr>
        <w:widowControl w:val="0"/>
        <w:spacing w:afterLines="50" w:after="120"/>
      </w:pPr>
    </w:p>
    <w:tbl>
      <w:tblPr>
        <w:tblW w:w="9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875"/>
        <w:gridCol w:w="994"/>
        <w:gridCol w:w="1260"/>
        <w:gridCol w:w="2238"/>
        <w:gridCol w:w="1092"/>
        <w:gridCol w:w="1064"/>
        <w:gridCol w:w="1504"/>
      </w:tblGrid>
      <w:tr w:rsidR="00F728D8" w:rsidRPr="00D102FA" w14:paraId="75BB4D52" w14:textId="77777777" w:rsidTr="0058551E">
        <w:trPr>
          <w:trHeight w:val="804"/>
        </w:trPr>
        <w:tc>
          <w:tcPr>
            <w:tcW w:w="918" w:type="dxa"/>
            <w:tcBorders>
              <w:top w:val="single" w:sz="4" w:space="0" w:color="auto"/>
              <w:left w:val="single" w:sz="4" w:space="0" w:color="auto"/>
              <w:bottom w:val="single" w:sz="4" w:space="0" w:color="auto"/>
              <w:right w:val="single" w:sz="4" w:space="0" w:color="auto"/>
            </w:tcBorders>
            <w:shd w:val="clear" w:color="auto" w:fill="D9E2F3"/>
            <w:hideMark/>
          </w:tcPr>
          <w:p w14:paraId="753C5A9D" w14:textId="77777777" w:rsidR="00F728D8" w:rsidRPr="00D102FA" w:rsidRDefault="00F728D8" w:rsidP="00F84C41">
            <w:pPr>
              <w:pStyle w:val="TAH"/>
            </w:pPr>
            <w:r w:rsidRPr="00D102FA">
              <w:t>Sub-feature Group</w:t>
            </w:r>
          </w:p>
        </w:tc>
        <w:tc>
          <w:tcPr>
            <w:tcW w:w="875" w:type="dxa"/>
            <w:tcBorders>
              <w:top w:val="single" w:sz="4" w:space="0" w:color="auto"/>
              <w:left w:val="single" w:sz="4" w:space="0" w:color="auto"/>
              <w:bottom w:val="single" w:sz="4" w:space="0" w:color="auto"/>
              <w:right w:val="single" w:sz="4" w:space="0" w:color="auto"/>
            </w:tcBorders>
            <w:shd w:val="clear" w:color="auto" w:fill="D9E2F3"/>
            <w:hideMark/>
          </w:tcPr>
          <w:p w14:paraId="276D2648" w14:textId="77777777" w:rsidR="00F728D8" w:rsidRPr="00D102FA" w:rsidRDefault="00F728D8" w:rsidP="00F84C41">
            <w:pPr>
              <w:pStyle w:val="TAH"/>
            </w:pPr>
            <w:r w:rsidRPr="00D102FA">
              <w:t>RAN1 Spec</w:t>
            </w:r>
          </w:p>
        </w:tc>
        <w:tc>
          <w:tcPr>
            <w:tcW w:w="994" w:type="dxa"/>
            <w:tcBorders>
              <w:top w:val="single" w:sz="4" w:space="0" w:color="auto"/>
              <w:left w:val="single" w:sz="4" w:space="0" w:color="auto"/>
              <w:bottom w:val="single" w:sz="4" w:space="0" w:color="auto"/>
              <w:right w:val="single" w:sz="4" w:space="0" w:color="auto"/>
            </w:tcBorders>
            <w:shd w:val="clear" w:color="auto" w:fill="D9E2F3"/>
            <w:hideMark/>
          </w:tcPr>
          <w:p w14:paraId="21626BB4" w14:textId="77777777" w:rsidR="00F728D8" w:rsidRPr="00D102FA" w:rsidRDefault="00F728D8" w:rsidP="00F84C41">
            <w:pPr>
              <w:pStyle w:val="TAH"/>
            </w:pPr>
            <w:r w:rsidRPr="00D102FA">
              <w:t>RAN2 Parent IE</w:t>
            </w:r>
          </w:p>
        </w:tc>
        <w:tc>
          <w:tcPr>
            <w:tcW w:w="1260" w:type="dxa"/>
            <w:tcBorders>
              <w:top w:val="single" w:sz="4" w:space="0" w:color="auto"/>
              <w:left w:val="single" w:sz="4" w:space="0" w:color="auto"/>
              <w:bottom w:val="single" w:sz="4" w:space="0" w:color="auto"/>
              <w:right w:val="single" w:sz="4" w:space="0" w:color="auto"/>
            </w:tcBorders>
            <w:shd w:val="clear" w:color="auto" w:fill="D9E2F3"/>
            <w:hideMark/>
          </w:tcPr>
          <w:p w14:paraId="57CAA02C" w14:textId="77777777" w:rsidR="00F728D8" w:rsidRPr="00D102FA" w:rsidRDefault="00F728D8" w:rsidP="00F84C41">
            <w:pPr>
              <w:pStyle w:val="TAH"/>
            </w:pPr>
            <w:r w:rsidRPr="00D102FA">
              <w:t>Parameter Name</w:t>
            </w:r>
          </w:p>
        </w:tc>
        <w:tc>
          <w:tcPr>
            <w:tcW w:w="2238" w:type="dxa"/>
            <w:tcBorders>
              <w:top w:val="single" w:sz="4" w:space="0" w:color="auto"/>
              <w:left w:val="single" w:sz="4" w:space="0" w:color="auto"/>
              <w:bottom w:val="single" w:sz="4" w:space="0" w:color="auto"/>
              <w:right w:val="single" w:sz="4" w:space="0" w:color="auto"/>
            </w:tcBorders>
            <w:shd w:val="clear" w:color="auto" w:fill="D9E2F3"/>
            <w:hideMark/>
          </w:tcPr>
          <w:p w14:paraId="136F9247" w14:textId="77777777" w:rsidR="00F728D8" w:rsidRPr="00D102FA" w:rsidRDefault="00F728D8" w:rsidP="00F84C41">
            <w:pPr>
              <w:pStyle w:val="TAH"/>
            </w:pPr>
            <w:r w:rsidRPr="00D102FA">
              <w:t>Description</w:t>
            </w:r>
          </w:p>
        </w:tc>
        <w:tc>
          <w:tcPr>
            <w:tcW w:w="1092" w:type="dxa"/>
            <w:tcBorders>
              <w:top w:val="single" w:sz="4" w:space="0" w:color="auto"/>
              <w:left w:val="single" w:sz="4" w:space="0" w:color="auto"/>
              <w:bottom w:val="single" w:sz="4" w:space="0" w:color="auto"/>
              <w:right w:val="single" w:sz="4" w:space="0" w:color="auto"/>
            </w:tcBorders>
            <w:shd w:val="clear" w:color="auto" w:fill="D9E2F3"/>
            <w:hideMark/>
          </w:tcPr>
          <w:p w14:paraId="3A4B5C8D" w14:textId="77777777" w:rsidR="00F728D8" w:rsidRPr="00D102FA" w:rsidRDefault="00F728D8" w:rsidP="00F84C41">
            <w:pPr>
              <w:pStyle w:val="TAH"/>
            </w:pPr>
            <w:r w:rsidRPr="00D102FA">
              <w:t>Values</w:t>
            </w:r>
            <w:r w:rsidRPr="00D102FA">
              <w:br/>
              <w:t>(default)</w:t>
            </w:r>
          </w:p>
        </w:tc>
        <w:tc>
          <w:tcPr>
            <w:tcW w:w="1064" w:type="dxa"/>
            <w:tcBorders>
              <w:top w:val="single" w:sz="4" w:space="0" w:color="auto"/>
              <w:left w:val="single" w:sz="4" w:space="0" w:color="auto"/>
              <w:bottom w:val="single" w:sz="4" w:space="0" w:color="auto"/>
              <w:right w:val="single" w:sz="4" w:space="0" w:color="auto"/>
            </w:tcBorders>
            <w:shd w:val="clear" w:color="auto" w:fill="D9E2F3"/>
            <w:hideMark/>
          </w:tcPr>
          <w:p w14:paraId="782A4DE2" w14:textId="77777777" w:rsidR="00F728D8" w:rsidRPr="00D102FA" w:rsidRDefault="00F728D8" w:rsidP="00F84C41">
            <w:pPr>
              <w:pStyle w:val="TAH"/>
            </w:pPr>
            <w:r w:rsidRPr="00D102FA">
              <w:t>UE/Cell Specific</w:t>
            </w:r>
          </w:p>
        </w:tc>
        <w:tc>
          <w:tcPr>
            <w:tcW w:w="1504" w:type="dxa"/>
            <w:tcBorders>
              <w:top w:val="single" w:sz="4" w:space="0" w:color="auto"/>
              <w:left w:val="single" w:sz="4" w:space="0" w:color="auto"/>
              <w:bottom w:val="single" w:sz="4" w:space="0" w:color="auto"/>
              <w:right w:val="single" w:sz="4" w:space="0" w:color="auto"/>
            </w:tcBorders>
            <w:shd w:val="clear" w:color="auto" w:fill="D9E2F3"/>
            <w:hideMark/>
          </w:tcPr>
          <w:p w14:paraId="09FACDF1" w14:textId="77777777" w:rsidR="00F728D8" w:rsidRPr="00D102FA" w:rsidRDefault="00F728D8" w:rsidP="00F84C41">
            <w:pPr>
              <w:pStyle w:val="TAH"/>
            </w:pPr>
            <w:r w:rsidRPr="00D102FA">
              <w:t>Comment</w:t>
            </w:r>
          </w:p>
        </w:tc>
      </w:tr>
      <w:tr w:rsidR="00F728D8" w:rsidRPr="00D102FA" w14:paraId="3CB605A4" w14:textId="77777777" w:rsidTr="0058551E">
        <w:trPr>
          <w:trHeight w:val="1778"/>
        </w:trPr>
        <w:tc>
          <w:tcPr>
            <w:tcW w:w="918" w:type="dxa"/>
            <w:tcBorders>
              <w:top w:val="single" w:sz="4" w:space="0" w:color="auto"/>
              <w:left w:val="single" w:sz="4" w:space="0" w:color="auto"/>
              <w:bottom w:val="single" w:sz="4" w:space="0" w:color="auto"/>
              <w:right w:val="single" w:sz="4" w:space="0" w:color="auto"/>
            </w:tcBorders>
            <w:shd w:val="clear" w:color="auto" w:fill="auto"/>
            <w:hideMark/>
          </w:tcPr>
          <w:p w14:paraId="2D923A87" w14:textId="77777777" w:rsidR="00F728D8" w:rsidRPr="00D102FA" w:rsidRDefault="00F728D8" w:rsidP="00F84C41">
            <w:pPr>
              <w:pStyle w:val="TAL"/>
            </w:pPr>
            <w:r w:rsidRPr="00D102FA">
              <w:t>PUSCH</w:t>
            </w:r>
          </w:p>
        </w:tc>
        <w:tc>
          <w:tcPr>
            <w:tcW w:w="875" w:type="dxa"/>
            <w:tcBorders>
              <w:top w:val="single" w:sz="4" w:space="0" w:color="auto"/>
              <w:left w:val="single" w:sz="4" w:space="0" w:color="auto"/>
              <w:bottom w:val="single" w:sz="4" w:space="0" w:color="auto"/>
              <w:right w:val="single" w:sz="4" w:space="0" w:color="auto"/>
            </w:tcBorders>
            <w:shd w:val="clear" w:color="auto" w:fill="auto"/>
            <w:hideMark/>
          </w:tcPr>
          <w:p w14:paraId="5DDC0AB5" w14:textId="77777777" w:rsidR="00F728D8" w:rsidRPr="00D102FA" w:rsidRDefault="00F728D8" w:rsidP="00F84C41">
            <w:pPr>
              <w:pStyle w:val="TAL"/>
            </w:pPr>
            <w:r w:rsidRPr="00D102FA">
              <w:t>38.214</w:t>
            </w:r>
          </w:p>
        </w:tc>
        <w:tc>
          <w:tcPr>
            <w:tcW w:w="994" w:type="dxa"/>
            <w:tcBorders>
              <w:top w:val="single" w:sz="4" w:space="0" w:color="auto"/>
              <w:left w:val="single" w:sz="4" w:space="0" w:color="auto"/>
              <w:bottom w:val="single" w:sz="4" w:space="0" w:color="auto"/>
              <w:right w:val="single" w:sz="4" w:space="0" w:color="auto"/>
            </w:tcBorders>
            <w:shd w:val="clear" w:color="auto" w:fill="auto"/>
            <w:hideMark/>
          </w:tcPr>
          <w:p w14:paraId="5D93AE66" w14:textId="77777777" w:rsidR="00F728D8" w:rsidRPr="00D102FA" w:rsidRDefault="00F728D8" w:rsidP="00F84C41">
            <w:pPr>
              <w:pStyle w:val="TAL"/>
            </w:pPr>
            <w:r w:rsidRPr="00D102FA">
              <w:t>PUSCH-Config</w:t>
            </w:r>
          </w:p>
        </w:tc>
        <w:tc>
          <w:tcPr>
            <w:tcW w:w="1260" w:type="dxa"/>
            <w:tcBorders>
              <w:top w:val="single" w:sz="4" w:space="0" w:color="auto"/>
              <w:left w:val="single" w:sz="4" w:space="0" w:color="auto"/>
              <w:bottom w:val="single" w:sz="4" w:space="0" w:color="auto"/>
              <w:right w:val="single" w:sz="4" w:space="0" w:color="auto"/>
            </w:tcBorders>
            <w:shd w:val="clear" w:color="auto" w:fill="auto"/>
            <w:hideMark/>
          </w:tcPr>
          <w:p w14:paraId="0596676F" w14:textId="77777777" w:rsidR="00F728D8" w:rsidRPr="00D102FA" w:rsidRDefault="00F728D8" w:rsidP="00F84C41">
            <w:pPr>
              <w:pStyle w:val="TAL"/>
            </w:pPr>
            <w:r w:rsidRPr="00D102FA">
              <w:t>PUSCH-tp- pi2PBSK</w:t>
            </w:r>
          </w:p>
        </w:tc>
        <w:tc>
          <w:tcPr>
            <w:tcW w:w="2238" w:type="dxa"/>
            <w:tcBorders>
              <w:top w:val="single" w:sz="4" w:space="0" w:color="auto"/>
              <w:left w:val="single" w:sz="4" w:space="0" w:color="auto"/>
              <w:bottom w:val="single" w:sz="4" w:space="0" w:color="auto"/>
              <w:right w:val="single" w:sz="4" w:space="0" w:color="auto"/>
            </w:tcBorders>
            <w:shd w:val="clear" w:color="auto" w:fill="auto"/>
            <w:hideMark/>
          </w:tcPr>
          <w:p w14:paraId="760AC1C5" w14:textId="77777777" w:rsidR="00F728D8" w:rsidRPr="00D102FA" w:rsidRDefault="00F728D8" w:rsidP="00F84C41">
            <w:pPr>
              <w:pStyle w:val="TAL"/>
            </w:pPr>
            <w:r w:rsidRPr="00D102FA">
              <w:t>For a UE capable of supporting pi/2-BPSK for PUSCH with transform precoding, this parameter configures whether pi/2-BPSK modulation is enabled or disabled for PUSCH with transform precoding.</w:t>
            </w:r>
          </w:p>
          <w:p w14:paraId="15B8A877" w14:textId="77777777" w:rsidR="00F728D8" w:rsidRPr="00D102FA" w:rsidRDefault="00F728D8" w:rsidP="00F84C41">
            <w:pPr>
              <w:pStyle w:val="TAL"/>
            </w:pPr>
            <w:r w:rsidRPr="00D102FA">
              <w:t>For a UE not capable of supporting pi/2-BPSK on PUSCH with transform precoding, this parameter is not applicable.</w:t>
            </w:r>
          </w:p>
        </w:tc>
        <w:tc>
          <w:tcPr>
            <w:tcW w:w="1092" w:type="dxa"/>
            <w:tcBorders>
              <w:top w:val="single" w:sz="4" w:space="0" w:color="auto"/>
              <w:left w:val="single" w:sz="4" w:space="0" w:color="auto"/>
              <w:bottom w:val="single" w:sz="4" w:space="0" w:color="auto"/>
              <w:right w:val="single" w:sz="4" w:space="0" w:color="auto"/>
            </w:tcBorders>
            <w:shd w:val="clear" w:color="auto" w:fill="auto"/>
            <w:hideMark/>
          </w:tcPr>
          <w:p w14:paraId="6823A77B" w14:textId="77777777" w:rsidR="00F728D8" w:rsidRPr="00D102FA" w:rsidRDefault="00F728D8" w:rsidP="00F84C41">
            <w:pPr>
              <w:pStyle w:val="TAL"/>
            </w:pPr>
            <w:r w:rsidRPr="00D102FA">
              <w:t>{enabled, disabled}</w:t>
            </w:r>
          </w:p>
          <w:p w14:paraId="3ADD1A1C" w14:textId="77777777" w:rsidR="00F728D8" w:rsidRPr="00D102FA" w:rsidRDefault="00F728D8" w:rsidP="00F84C41">
            <w:pPr>
              <w:pStyle w:val="TAL"/>
            </w:pPr>
            <w:r w:rsidRPr="00D102FA">
              <w:t>(disabled)</w:t>
            </w:r>
          </w:p>
        </w:tc>
        <w:tc>
          <w:tcPr>
            <w:tcW w:w="1064" w:type="dxa"/>
            <w:tcBorders>
              <w:top w:val="single" w:sz="4" w:space="0" w:color="auto"/>
              <w:left w:val="single" w:sz="4" w:space="0" w:color="auto"/>
              <w:bottom w:val="single" w:sz="4" w:space="0" w:color="auto"/>
              <w:right w:val="single" w:sz="4" w:space="0" w:color="auto"/>
            </w:tcBorders>
            <w:shd w:val="clear" w:color="auto" w:fill="auto"/>
            <w:hideMark/>
          </w:tcPr>
          <w:p w14:paraId="4F3F8AC0" w14:textId="77777777" w:rsidR="00F728D8" w:rsidRPr="00D102FA" w:rsidRDefault="00F728D8" w:rsidP="00F84C41">
            <w:pPr>
              <w:pStyle w:val="TAL"/>
            </w:pPr>
            <w:r w:rsidRPr="00D102FA">
              <w:t>UE specific</w:t>
            </w:r>
          </w:p>
        </w:tc>
        <w:tc>
          <w:tcPr>
            <w:tcW w:w="1504" w:type="dxa"/>
            <w:tcBorders>
              <w:top w:val="single" w:sz="4" w:space="0" w:color="auto"/>
              <w:left w:val="single" w:sz="4" w:space="0" w:color="auto"/>
              <w:bottom w:val="single" w:sz="4" w:space="0" w:color="auto"/>
              <w:right w:val="single" w:sz="4" w:space="0" w:color="auto"/>
            </w:tcBorders>
            <w:shd w:val="clear" w:color="auto" w:fill="auto"/>
            <w:hideMark/>
          </w:tcPr>
          <w:p w14:paraId="53BAB4C7" w14:textId="77777777" w:rsidR="00F728D8" w:rsidRPr="00D102FA" w:rsidRDefault="00F728D8" w:rsidP="00F84C41">
            <w:pPr>
              <w:pStyle w:val="TAL"/>
            </w:pPr>
            <w:r w:rsidRPr="00D102FA">
              <w:t>Introduced to clarify default capability.</w:t>
            </w:r>
          </w:p>
        </w:tc>
      </w:tr>
    </w:tbl>
    <w:p w14:paraId="2E034C21" w14:textId="77777777" w:rsidR="00F728D8" w:rsidRDefault="00F728D8" w:rsidP="00F728D8">
      <w:pPr>
        <w:pStyle w:val="Header"/>
        <w:rPr>
          <w:rFonts w:ascii="Arial" w:hAnsi="Arial" w:cs="Arial"/>
          <w:lang w:eastAsia="zh-CN"/>
        </w:rPr>
      </w:pPr>
    </w:p>
    <w:p w14:paraId="4F8C68E0" w14:textId="1EF0E528" w:rsidR="00F728D8" w:rsidRDefault="00F728D8" w:rsidP="00F728D8">
      <w:pPr>
        <w:rPr>
          <w:lang w:eastAsia="x-none"/>
        </w:rPr>
      </w:pPr>
      <w:r w:rsidRPr="00F84C41">
        <w:rPr>
          <w:lang w:eastAsia="x-none"/>
        </w:rPr>
        <w:lastRenderedPageBreak/>
        <w:t>LS to RAN2 to inform them of the above agreements on pi/2 BPSK</w:t>
      </w:r>
      <w:r w:rsidR="00F84C41" w:rsidRPr="00F84C41">
        <w:rPr>
          <w:lang w:eastAsia="x-none"/>
        </w:rPr>
        <w:t>.</w:t>
      </w:r>
      <w:r w:rsidRPr="00F84C41">
        <w:rPr>
          <w:lang w:eastAsia="x-none"/>
        </w:rPr>
        <w:t xml:space="preserve"> </w:t>
      </w:r>
    </w:p>
    <w:p w14:paraId="16BF60CD" w14:textId="00375CFA" w:rsidR="00F728D8" w:rsidRPr="00F84C41" w:rsidRDefault="0058452E" w:rsidP="00F728D8">
      <w:pPr>
        <w:rPr>
          <w:b/>
          <w:lang w:eastAsia="x-none"/>
        </w:rPr>
      </w:pPr>
      <w:hyperlink r:id="rId1130" w:history="1">
        <w:r w:rsidR="000F2B08" w:rsidRPr="00F84C41">
          <w:rPr>
            <w:rStyle w:val="Hyperlink"/>
            <w:b/>
          </w:rPr>
          <w:t>R1-1807808</w:t>
        </w:r>
      </w:hyperlink>
      <w:r w:rsidR="00F728D8" w:rsidRPr="00F84C41">
        <w:rPr>
          <w:b/>
          <w:lang w:eastAsia="x-none"/>
        </w:rPr>
        <w:tab/>
        <w:t>[DRAFT] Signalling Aspects Related to Pi/2 BPSK</w:t>
      </w:r>
      <w:r w:rsidR="00F728D8" w:rsidRPr="00F84C41">
        <w:rPr>
          <w:b/>
          <w:lang w:eastAsia="x-none"/>
        </w:rPr>
        <w:tab/>
        <w:t>Qualcomm</w:t>
      </w:r>
    </w:p>
    <w:p w14:paraId="46F14594" w14:textId="49E8102F" w:rsidR="00F728D8" w:rsidRDefault="00F84C41" w:rsidP="00F728D8">
      <w:pPr>
        <w:rPr>
          <w:lang w:eastAsia="x-none"/>
        </w:rPr>
      </w:pPr>
      <w:r w:rsidRPr="00F84C41">
        <w:rPr>
          <w:b/>
          <w:lang w:eastAsia="x-none"/>
        </w:rPr>
        <w:t>Decision:</w:t>
      </w:r>
      <w:r>
        <w:rPr>
          <w:lang w:eastAsia="x-none"/>
        </w:rPr>
        <w:t xml:space="preserve"> Final LS </w:t>
      </w:r>
      <w:r w:rsidRPr="00394E30">
        <w:rPr>
          <w:highlight w:val="green"/>
          <w:lang w:eastAsia="x-none"/>
        </w:rPr>
        <w:t xml:space="preserve">is approved in </w:t>
      </w:r>
      <w:hyperlink r:id="rId1131" w:history="1">
        <w:r>
          <w:rPr>
            <w:rStyle w:val="Hyperlink"/>
            <w:highlight w:val="green"/>
            <w:lang w:eastAsia="x-none"/>
          </w:rPr>
          <w:t>R1-1807720</w:t>
        </w:r>
      </w:hyperlink>
      <w:r w:rsidRPr="00394E30">
        <w:rPr>
          <w:highlight w:val="green"/>
          <w:lang w:eastAsia="x-none"/>
        </w:rPr>
        <w:t>.</w:t>
      </w:r>
    </w:p>
    <w:p w14:paraId="66C1B4D6" w14:textId="77777777" w:rsidR="00F84C41" w:rsidRDefault="00F84C41" w:rsidP="00F728D8">
      <w:pPr>
        <w:rPr>
          <w:lang w:eastAsia="x-none"/>
        </w:rPr>
      </w:pPr>
    </w:p>
    <w:p w14:paraId="310725F1" w14:textId="3D3C154A" w:rsidR="00F728D8" w:rsidRDefault="0058452E" w:rsidP="00F728D8">
      <w:pPr>
        <w:rPr>
          <w:lang w:eastAsia="x-none"/>
        </w:rPr>
      </w:pPr>
      <w:hyperlink r:id="rId1132" w:history="1">
        <w:r w:rsidR="000F2B08">
          <w:rPr>
            <w:rStyle w:val="Hyperlink"/>
            <w:lang w:eastAsia="x-none"/>
          </w:rPr>
          <w:t>R1-1805951</w:t>
        </w:r>
      </w:hyperlink>
      <w:r w:rsidR="00F728D8">
        <w:rPr>
          <w:lang w:eastAsia="x-none"/>
        </w:rPr>
        <w:tab/>
        <w:t>Remaining issues on CQI and MCS</w:t>
      </w:r>
      <w:r w:rsidR="00F728D8">
        <w:rPr>
          <w:lang w:eastAsia="x-none"/>
        </w:rPr>
        <w:tab/>
        <w:t>Huawei, HiSilicon</w:t>
      </w:r>
    </w:p>
    <w:p w14:paraId="7A476CF5" w14:textId="45949EDC" w:rsidR="00F728D8" w:rsidRDefault="0058452E" w:rsidP="00F728D8">
      <w:pPr>
        <w:rPr>
          <w:lang w:eastAsia="x-none"/>
        </w:rPr>
      </w:pPr>
      <w:hyperlink r:id="rId1133" w:history="1">
        <w:r w:rsidR="000F2B08">
          <w:rPr>
            <w:rStyle w:val="Hyperlink"/>
            <w:lang w:eastAsia="x-none"/>
          </w:rPr>
          <w:t>R1-1806046</w:t>
        </w:r>
      </w:hyperlink>
      <w:r w:rsidR="00F728D8">
        <w:rPr>
          <w:lang w:eastAsia="x-none"/>
        </w:rPr>
        <w:tab/>
        <w:t>Remaining issues for CQI and MCS</w:t>
      </w:r>
      <w:r w:rsidR="00F728D8">
        <w:rPr>
          <w:lang w:eastAsia="x-none"/>
        </w:rPr>
        <w:tab/>
        <w:t>vivo</w:t>
      </w:r>
    </w:p>
    <w:p w14:paraId="212BEE1D" w14:textId="13F013F5" w:rsidR="00F728D8" w:rsidRDefault="0058452E" w:rsidP="00F728D8">
      <w:pPr>
        <w:rPr>
          <w:lang w:eastAsia="x-none"/>
        </w:rPr>
      </w:pPr>
      <w:hyperlink r:id="rId1134" w:history="1">
        <w:r w:rsidR="000F2B08">
          <w:rPr>
            <w:rStyle w:val="Hyperlink"/>
            <w:lang w:eastAsia="x-none"/>
          </w:rPr>
          <w:t>R1-1806214</w:t>
        </w:r>
      </w:hyperlink>
      <w:r w:rsidR="00F728D8">
        <w:rPr>
          <w:lang w:eastAsia="x-none"/>
        </w:rPr>
        <w:tab/>
        <w:t>Remaining issues on CQI and MCS</w:t>
      </w:r>
      <w:r w:rsidR="00F728D8">
        <w:rPr>
          <w:lang w:eastAsia="x-none"/>
        </w:rPr>
        <w:tab/>
        <w:t>Ericsson</w:t>
      </w:r>
    </w:p>
    <w:p w14:paraId="2D5A92CC" w14:textId="3DA928CE" w:rsidR="00F728D8" w:rsidRDefault="0058452E" w:rsidP="00F728D8">
      <w:pPr>
        <w:rPr>
          <w:lang w:eastAsia="x-none"/>
        </w:rPr>
      </w:pPr>
      <w:hyperlink r:id="rId1135" w:history="1">
        <w:r w:rsidR="000F2B08">
          <w:rPr>
            <w:rStyle w:val="Hyperlink"/>
            <w:lang w:eastAsia="x-none"/>
          </w:rPr>
          <w:t>R1-1806717</w:t>
        </w:r>
      </w:hyperlink>
      <w:r w:rsidR="00F728D8">
        <w:rPr>
          <w:lang w:eastAsia="x-none"/>
        </w:rPr>
        <w:tab/>
        <w:t>Remaining issues on CQI and MCS</w:t>
      </w:r>
      <w:r w:rsidR="00F728D8">
        <w:rPr>
          <w:lang w:eastAsia="x-none"/>
        </w:rPr>
        <w:tab/>
        <w:t>Samsung</w:t>
      </w:r>
    </w:p>
    <w:p w14:paraId="06BE61CC" w14:textId="2998BC62" w:rsidR="00F728D8" w:rsidRDefault="0058452E" w:rsidP="00F728D8">
      <w:pPr>
        <w:rPr>
          <w:lang w:eastAsia="x-none"/>
        </w:rPr>
      </w:pPr>
      <w:hyperlink r:id="rId1136" w:history="1">
        <w:r w:rsidR="000F2B08">
          <w:rPr>
            <w:rStyle w:val="Hyperlink"/>
            <w:lang w:eastAsia="x-none"/>
          </w:rPr>
          <w:t>R1-1806976</w:t>
        </w:r>
      </w:hyperlink>
      <w:r w:rsidR="00F728D8">
        <w:rPr>
          <w:lang w:eastAsia="x-none"/>
        </w:rPr>
        <w:tab/>
        <w:t>Remaining Issues in CQI/MCS</w:t>
      </w:r>
      <w:r w:rsidR="00F728D8">
        <w:rPr>
          <w:lang w:eastAsia="x-none"/>
        </w:rPr>
        <w:tab/>
        <w:t>AT&amp;T</w:t>
      </w:r>
    </w:p>
    <w:p w14:paraId="50BA7FBD" w14:textId="3A861AD4" w:rsidR="00F728D8" w:rsidRDefault="0058452E" w:rsidP="00F728D8">
      <w:pPr>
        <w:rPr>
          <w:lang w:eastAsia="x-none"/>
        </w:rPr>
      </w:pPr>
      <w:hyperlink r:id="rId1137" w:history="1">
        <w:r w:rsidR="000F2B08">
          <w:rPr>
            <w:rStyle w:val="Hyperlink"/>
            <w:lang w:eastAsia="x-none"/>
          </w:rPr>
          <w:t>R1-1807343</w:t>
        </w:r>
      </w:hyperlink>
      <w:r w:rsidR="00F728D8">
        <w:rPr>
          <w:lang w:eastAsia="x-none"/>
        </w:rPr>
        <w:tab/>
        <w:t>Remaining Issues in MCS</w:t>
      </w:r>
      <w:r w:rsidR="00F728D8">
        <w:rPr>
          <w:lang w:eastAsia="x-none"/>
        </w:rPr>
        <w:tab/>
        <w:t>Qualcomm Incorporated</w:t>
      </w:r>
    </w:p>
    <w:p w14:paraId="1DC34B15" w14:textId="77777777" w:rsidR="00F728D8" w:rsidRDefault="00F728D8" w:rsidP="0081593A">
      <w:pPr>
        <w:pStyle w:val="Heading5"/>
      </w:pPr>
      <w:bookmarkStart w:id="417" w:name="_Toc516232610"/>
      <w:bookmarkStart w:id="418" w:name="_Hlk509989416"/>
      <w:r w:rsidRPr="004B0D61">
        <w:rPr>
          <w:rFonts w:hint="eastAsia"/>
        </w:rPr>
        <w:t>Other</w:t>
      </w:r>
      <w:bookmarkEnd w:id="417"/>
    </w:p>
    <w:p w14:paraId="68241ACD" w14:textId="77777777" w:rsidR="00F728D8" w:rsidRDefault="00F728D8" w:rsidP="00F728D8">
      <w:pPr>
        <w:rPr>
          <w:i/>
          <w:lang w:eastAsia="x-none"/>
        </w:rPr>
      </w:pPr>
      <w:r w:rsidRPr="00176305">
        <w:rPr>
          <w:i/>
          <w:lang w:eastAsia="x-none"/>
        </w:rPr>
        <w:t>Including handling simultaneous transmission and reception of different channels and reference signals</w:t>
      </w:r>
    </w:p>
    <w:p w14:paraId="43399116" w14:textId="77777777" w:rsidR="00F84C41" w:rsidRDefault="00F84C41" w:rsidP="00F728D8"/>
    <w:p w14:paraId="4C2510D3" w14:textId="25EAFEB1" w:rsidR="00F728D8" w:rsidRPr="00F84C41" w:rsidRDefault="0058452E" w:rsidP="00F728D8">
      <w:pPr>
        <w:rPr>
          <w:b/>
          <w:lang w:eastAsia="x-none"/>
        </w:rPr>
      </w:pPr>
      <w:hyperlink r:id="rId1138" w:history="1">
        <w:r w:rsidR="000F2B08" w:rsidRPr="00F84C41">
          <w:rPr>
            <w:rStyle w:val="Hyperlink"/>
            <w:b/>
          </w:rPr>
          <w:t>R1-1807708</w:t>
        </w:r>
      </w:hyperlink>
      <w:r w:rsidR="00F728D8" w:rsidRPr="00F84C41">
        <w:rPr>
          <w:b/>
          <w:lang w:eastAsia="x-none"/>
        </w:rPr>
        <w:tab/>
        <w:t>Summary of Multiplexing of Physical Channels and RS</w:t>
      </w:r>
      <w:r w:rsidR="00F728D8" w:rsidRPr="00F84C41">
        <w:rPr>
          <w:b/>
          <w:lang w:eastAsia="x-none"/>
        </w:rPr>
        <w:tab/>
        <w:t>Intel</w:t>
      </w:r>
    </w:p>
    <w:p w14:paraId="45034D23" w14:textId="77777777" w:rsidR="00F728D8" w:rsidRDefault="00F728D8" w:rsidP="00F728D8">
      <w:pPr>
        <w:rPr>
          <w:lang w:eastAsia="x-none"/>
        </w:rPr>
      </w:pPr>
    </w:p>
    <w:p w14:paraId="2AB3136E" w14:textId="77777777" w:rsidR="00F728D8" w:rsidRPr="00F84C41" w:rsidRDefault="00F728D8" w:rsidP="00F728D8">
      <w:pPr>
        <w:rPr>
          <w:lang w:eastAsia="x-none"/>
        </w:rPr>
      </w:pPr>
      <w:r w:rsidRPr="00F84C41">
        <w:rPr>
          <w:highlight w:val="green"/>
          <w:lang w:eastAsia="x-none"/>
        </w:rPr>
        <w:t>Agreement</w:t>
      </w:r>
    </w:p>
    <w:p w14:paraId="32FD2307" w14:textId="77777777" w:rsidR="00F728D8" w:rsidRPr="00446704" w:rsidRDefault="00F728D8" w:rsidP="00F728D8">
      <w:pPr>
        <w:rPr>
          <w:lang w:eastAsia="x-none"/>
        </w:rPr>
      </w:pPr>
      <w:r w:rsidRPr="00446704">
        <w:rPr>
          <w:lang w:eastAsia="x-none"/>
        </w:rPr>
        <w:t xml:space="preserve">For the case of </w:t>
      </w:r>
      <w:r w:rsidRPr="00446704">
        <w:rPr>
          <w:lang w:val="en-US" w:eastAsia="zh-CN"/>
        </w:rPr>
        <w:t>CSIRS+PDCCH on the same OFDM symbols where spatial QCL is configured for CSI-RS</w:t>
      </w:r>
    </w:p>
    <w:p w14:paraId="343582A2" w14:textId="77777777" w:rsidR="00F728D8" w:rsidRPr="00446704" w:rsidRDefault="00F728D8" w:rsidP="00017304">
      <w:pPr>
        <w:pStyle w:val="ListParagraph"/>
        <w:numPr>
          <w:ilvl w:val="0"/>
          <w:numId w:val="221"/>
        </w:numPr>
        <w:overflowPunct/>
        <w:autoSpaceDE/>
        <w:autoSpaceDN/>
        <w:adjustRightInd/>
        <w:spacing w:after="0"/>
        <w:contextualSpacing w:val="0"/>
        <w:textAlignment w:val="auto"/>
        <w:rPr>
          <w:lang w:eastAsia="zh-CN"/>
        </w:rPr>
      </w:pPr>
      <w:r w:rsidRPr="00446704">
        <w:rPr>
          <w:lang w:eastAsia="zh-CN"/>
        </w:rPr>
        <w:t>NW configuration should ensure spatial QCL</w:t>
      </w:r>
    </w:p>
    <w:p w14:paraId="03E15872" w14:textId="77777777" w:rsidR="00F728D8" w:rsidRPr="00446704" w:rsidRDefault="00F728D8" w:rsidP="00017304">
      <w:pPr>
        <w:pStyle w:val="ListParagraph"/>
        <w:numPr>
          <w:ilvl w:val="1"/>
          <w:numId w:val="221"/>
        </w:numPr>
        <w:overflowPunct/>
        <w:autoSpaceDE/>
        <w:autoSpaceDN/>
        <w:adjustRightInd/>
        <w:spacing w:after="0"/>
        <w:contextualSpacing w:val="0"/>
        <w:textAlignment w:val="auto"/>
        <w:rPr>
          <w:lang w:eastAsia="zh-CN"/>
        </w:rPr>
      </w:pPr>
      <w:r w:rsidRPr="00446704">
        <w:rPr>
          <w:lang w:eastAsia="zh-CN"/>
        </w:rPr>
        <w:t>UE is not expected to be configured with CSI-RS with repetition=ON in the symbols UE is configured to monitor the CORESET</w:t>
      </w:r>
    </w:p>
    <w:p w14:paraId="770ACDD9" w14:textId="77777777" w:rsidR="00F728D8" w:rsidRPr="007E40D3" w:rsidRDefault="00F728D8" w:rsidP="00F728D8">
      <w:pPr>
        <w:rPr>
          <w:lang w:val="en-US" w:eastAsia="zh-CN"/>
        </w:rPr>
      </w:pPr>
      <w:r w:rsidRPr="007E40D3">
        <w:rPr>
          <w:lang w:val="en-US" w:eastAsia="zh-CN"/>
        </w:rPr>
        <w:t>Above agreement applies to both same BWP as well as intra-band CA if spatial QCL is applicable.</w:t>
      </w:r>
    </w:p>
    <w:p w14:paraId="74880620" w14:textId="77777777" w:rsidR="00F728D8" w:rsidRPr="002C2133" w:rsidRDefault="00F728D8" w:rsidP="00F728D8">
      <w:pPr>
        <w:pStyle w:val="ListParagraph"/>
        <w:ind w:left="0"/>
        <w:rPr>
          <w:lang w:val="en-US" w:eastAsia="zh-CN"/>
        </w:rPr>
      </w:pPr>
    </w:p>
    <w:p w14:paraId="215FE30D" w14:textId="77777777" w:rsidR="00F728D8" w:rsidRPr="007E40D3" w:rsidRDefault="00F728D8" w:rsidP="00F728D8">
      <w:pPr>
        <w:pStyle w:val="ListParagraph"/>
        <w:ind w:left="0"/>
        <w:rPr>
          <w:b/>
          <w:lang w:eastAsia="zh-CN"/>
        </w:rPr>
      </w:pPr>
      <w:r w:rsidRPr="007E40D3">
        <w:rPr>
          <w:b/>
          <w:lang w:eastAsia="zh-CN"/>
        </w:rPr>
        <w:t>For further study until the next meeting</w:t>
      </w:r>
    </w:p>
    <w:p w14:paraId="76963313" w14:textId="77777777" w:rsidR="00F728D8" w:rsidRPr="007E40D3" w:rsidRDefault="00F728D8" w:rsidP="00F728D8">
      <w:pPr>
        <w:pStyle w:val="ListParagraph"/>
        <w:rPr>
          <w:lang w:eastAsia="zh-CN"/>
        </w:rPr>
      </w:pPr>
      <w:r w:rsidRPr="007E40D3">
        <w:rPr>
          <w:lang w:eastAsia="zh-CN"/>
        </w:rPr>
        <w:t xml:space="preserve">Alt 1: </w:t>
      </w:r>
      <w:r w:rsidRPr="007E40D3">
        <w:t xml:space="preserve">For the case of </w:t>
      </w:r>
      <w:r w:rsidRPr="007E40D3">
        <w:rPr>
          <w:lang w:eastAsia="zh-CN"/>
        </w:rPr>
        <w:t>CSIRS+PDCCH on the same OFDM symbols, if CSI-RS is not configured with spatial QCL, the UE follows the spatial QCL associated with the PDCCH</w:t>
      </w:r>
    </w:p>
    <w:p w14:paraId="7B32596F" w14:textId="77777777" w:rsidR="00F728D8" w:rsidRPr="007E40D3" w:rsidRDefault="00F728D8" w:rsidP="00F728D8">
      <w:pPr>
        <w:pStyle w:val="ListParagraph"/>
        <w:rPr>
          <w:lang w:eastAsia="zh-CN"/>
        </w:rPr>
      </w:pPr>
      <w:r w:rsidRPr="007E40D3">
        <w:rPr>
          <w:lang w:eastAsia="zh-CN"/>
        </w:rPr>
        <w:t>Alt 2: No need for further definition of UE behavior for the case of CSIRS not configured with spatial QCL overlapping with PDCCH on an OFDM symbol</w:t>
      </w:r>
    </w:p>
    <w:p w14:paraId="559DE924" w14:textId="77777777" w:rsidR="00F728D8" w:rsidRPr="002C2133" w:rsidRDefault="00F728D8" w:rsidP="00F728D8">
      <w:pPr>
        <w:pStyle w:val="ListParagraph"/>
        <w:ind w:left="0"/>
        <w:rPr>
          <w:lang w:eastAsia="zh-CN"/>
        </w:rPr>
      </w:pPr>
    </w:p>
    <w:p w14:paraId="2605E09F" w14:textId="5C1DE733" w:rsidR="00F728D8" w:rsidRPr="002C2133" w:rsidRDefault="0058452E" w:rsidP="00F728D8">
      <w:pPr>
        <w:pStyle w:val="ListParagraph"/>
        <w:ind w:left="0"/>
        <w:rPr>
          <w:b/>
          <w:lang w:eastAsia="zh-CN"/>
        </w:rPr>
      </w:pPr>
      <w:hyperlink r:id="rId1139" w:history="1">
        <w:r w:rsidR="000F2B08" w:rsidRPr="002C2133">
          <w:rPr>
            <w:rStyle w:val="Hyperlink"/>
            <w:b/>
          </w:rPr>
          <w:t>R1-1807818</w:t>
        </w:r>
      </w:hyperlink>
      <w:r w:rsidR="00F728D8" w:rsidRPr="002C2133">
        <w:rPr>
          <w:b/>
          <w:lang w:eastAsia="zh-CN"/>
        </w:rPr>
        <w:tab/>
        <w:t>Summary of offline on simultaneous transmission and reception of channels/signals</w:t>
      </w:r>
      <w:r w:rsidR="00F728D8" w:rsidRPr="002C2133">
        <w:rPr>
          <w:b/>
          <w:lang w:eastAsia="zh-CN"/>
        </w:rPr>
        <w:tab/>
        <w:t>Intel</w:t>
      </w:r>
    </w:p>
    <w:p w14:paraId="4A8705BC" w14:textId="77777777" w:rsidR="00F728D8" w:rsidRDefault="00F728D8" w:rsidP="00F728D8">
      <w:pPr>
        <w:pStyle w:val="ListParagraph"/>
        <w:ind w:left="0"/>
        <w:rPr>
          <w:lang w:eastAsia="zh-CN"/>
        </w:rPr>
      </w:pPr>
    </w:p>
    <w:p w14:paraId="7BED7E44" w14:textId="77777777" w:rsidR="00F728D8" w:rsidRPr="007E40D3" w:rsidRDefault="00F728D8" w:rsidP="00F728D8">
      <w:pPr>
        <w:pStyle w:val="ListParagraph"/>
        <w:ind w:left="0"/>
        <w:rPr>
          <w:b/>
          <w:lang w:eastAsia="zh-CN"/>
        </w:rPr>
      </w:pPr>
      <w:r w:rsidRPr="007E40D3">
        <w:rPr>
          <w:b/>
          <w:lang w:eastAsia="zh-CN"/>
        </w:rPr>
        <w:t>For further study until the next meeting</w:t>
      </w:r>
    </w:p>
    <w:p w14:paraId="6111EA51" w14:textId="77777777" w:rsidR="00F728D8" w:rsidRPr="00744CE6" w:rsidRDefault="00F728D8" w:rsidP="00F728D8">
      <w:pPr>
        <w:rPr>
          <w:lang w:eastAsia="x-none"/>
        </w:rPr>
      </w:pPr>
      <w:r w:rsidRPr="00446704">
        <w:rPr>
          <w:lang w:eastAsia="x-none"/>
        </w:rPr>
        <w:t xml:space="preserve">For the case of </w:t>
      </w:r>
      <w:r w:rsidRPr="00446704">
        <w:rPr>
          <w:lang w:val="en-US" w:eastAsia="zh-CN"/>
        </w:rPr>
        <w:t>CSIRS+</w:t>
      </w:r>
      <w:r>
        <w:rPr>
          <w:lang w:val="en-US" w:eastAsia="zh-CN"/>
        </w:rPr>
        <w:t>PDSCH</w:t>
      </w:r>
      <w:r w:rsidRPr="00446704">
        <w:rPr>
          <w:lang w:val="en-US" w:eastAsia="zh-CN"/>
        </w:rPr>
        <w:t xml:space="preserve"> on the same OFDM symbols where spatial QCL is configured for CSI-RS</w:t>
      </w:r>
    </w:p>
    <w:p w14:paraId="075709C2" w14:textId="77777777" w:rsidR="00F728D8" w:rsidRPr="00446704" w:rsidRDefault="00F728D8" w:rsidP="00017304">
      <w:pPr>
        <w:pStyle w:val="ListParagraph"/>
        <w:numPr>
          <w:ilvl w:val="0"/>
          <w:numId w:val="227"/>
        </w:numPr>
        <w:overflowPunct/>
        <w:autoSpaceDE/>
        <w:autoSpaceDN/>
        <w:adjustRightInd/>
        <w:spacing w:after="0"/>
        <w:contextualSpacing w:val="0"/>
        <w:textAlignment w:val="auto"/>
        <w:rPr>
          <w:lang w:eastAsia="zh-CN"/>
        </w:rPr>
      </w:pPr>
      <w:r w:rsidRPr="00446704">
        <w:rPr>
          <w:lang w:eastAsia="zh-CN"/>
        </w:rPr>
        <w:t>NW configuration should ensure spatial QCL</w:t>
      </w:r>
    </w:p>
    <w:p w14:paraId="311E1345" w14:textId="77777777" w:rsidR="00F728D8" w:rsidRDefault="00F728D8" w:rsidP="00017304">
      <w:pPr>
        <w:pStyle w:val="ListParagraph"/>
        <w:numPr>
          <w:ilvl w:val="1"/>
          <w:numId w:val="227"/>
        </w:numPr>
        <w:overflowPunct/>
        <w:autoSpaceDE/>
        <w:autoSpaceDN/>
        <w:adjustRightInd/>
        <w:spacing w:after="0"/>
        <w:contextualSpacing w:val="0"/>
        <w:textAlignment w:val="auto"/>
        <w:rPr>
          <w:lang w:eastAsia="zh-CN"/>
        </w:rPr>
      </w:pPr>
      <w:r w:rsidRPr="00446704">
        <w:rPr>
          <w:lang w:eastAsia="zh-CN"/>
        </w:rPr>
        <w:t xml:space="preserve">UE is </w:t>
      </w:r>
      <w:r>
        <w:rPr>
          <w:lang w:eastAsia="zh-CN"/>
        </w:rPr>
        <w:t>required</w:t>
      </w:r>
      <w:r w:rsidRPr="00446704">
        <w:rPr>
          <w:lang w:eastAsia="zh-CN"/>
        </w:rPr>
        <w:t xml:space="preserve"> to </w:t>
      </w:r>
      <w:r>
        <w:rPr>
          <w:lang w:eastAsia="zh-CN"/>
        </w:rPr>
        <w:t xml:space="preserve">decode PDSCH that is overlapping with one or more symbols </w:t>
      </w:r>
      <w:r w:rsidRPr="00446704">
        <w:rPr>
          <w:lang w:eastAsia="zh-CN"/>
        </w:rPr>
        <w:t>configured with CSI-RS with repetition=ON</w:t>
      </w:r>
    </w:p>
    <w:p w14:paraId="69D615F4" w14:textId="77777777" w:rsidR="00F728D8" w:rsidRDefault="00F728D8" w:rsidP="00017304">
      <w:pPr>
        <w:pStyle w:val="ListParagraph"/>
        <w:numPr>
          <w:ilvl w:val="1"/>
          <w:numId w:val="227"/>
        </w:numPr>
        <w:overflowPunct/>
        <w:autoSpaceDE/>
        <w:autoSpaceDN/>
        <w:adjustRightInd/>
        <w:spacing w:after="0"/>
        <w:contextualSpacing w:val="0"/>
        <w:textAlignment w:val="auto"/>
        <w:rPr>
          <w:lang w:eastAsia="zh-CN"/>
        </w:rPr>
      </w:pPr>
      <w:r>
        <w:rPr>
          <w:lang w:eastAsia="zh-CN"/>
        </w:rPr>
        <w:t xml:space="preserve">Note: </w:t>
      </w:r>
      <w:r w:rsidRPr="001277D5">
        <w:rPr>
          <w:lang w:eastAsia="zh-CN"/>
        </w:rPr>
        <w:t xml:space="preserve">The UE is not expected to perform Rx beam refinement on </w:t>
      </w:r>
      <w:r>
        <w:rPr>
          <w:lang w:eastAsia="zh-CN"/>
        </w:rPr>
        <w:t xml:space="preserve">CSIRS symbols configured with </w:t>
      </w:r>
      <w:r w:rsidRPr="00446704">
        <w:rPr>
          <w:lang w:eastAsia="zh-CN"/>
        </w:rPr>
        <w:t>CSI-RS with repetition=ON</w:t>
      </w:r>
    </w:p>
    <w:p w14:paraId="55153451" w14:textId="77777777" w:rsidR="00F728D8" w:rsidRPr="00446704" w:rsidRDefault="00F728D8" w:rsidP="00017304">
      <w:pPr>
        <w:pStyle w:val="ListParagraph"/>
        <w:numPr>
          <w:ilvl w:val="0"/>
          <w:numId w:val="227"/>
        </w:numPr>
        <w:overflowPunct/>
        <w:autoSpaceDE/>
        <w:autoSpaceDN/>
        <w:adjustRightInd/>
        <w:spacing w:after="0"/>
        <w:contextualSpacing w:val="0"/>
        <w:textAlignment w:val="auto"/>
        <w:rPr>
          <w:lang w:eastAsia="zh-CN"/>
        </w:rPr>
      </w:pPr>
      <w:r w:rsidRPr="00446704">
        <w:rPr>
          <w:lang w:eastAsia="zh-CN"/>
        </w:rPr>
        <w:t>NW configuration should ensure spatial QCL</w:t>
      </w:r>
    </w:p>
    <w:p w14:paraId="2984D8E0" w14:textId="77777777" w:rsidR="00F728D8" w:rsidRDefault="00F728D8" w:rsidP="00017304">
      <w:pPr>
        <w:pStyle w:val="ListParagraph"/>
        <w:numPr>
          <w:ilvl w:val="1"/>
          <w:numId w:val="227"/>
        </w:numPr>
        <w:overflowPunct/>
        <w:autoSpaceDE/>
        <w:autoSpaceDN/>
        <w:adjustRightInd/>
        <w:spacing w:after="0"/>
        <w:contextualSpacing w:val="0"/>
        <w:textAlignment w:val="auto"/>
        <w:rPr>
          <w:lang w:eastAsia="zh-CN"/>
        </w:rPr>
      </w:pPr>
      <w:r>
        <w:rPr>
          <w:lang w:eastAsia="zh-CN"/>
        </w:rPr>
        <w:t xml:space="preserve">UE is expected to symbol level rate-match PDSCH that is overlapping with one or more symbols on the symbols </w:t>
      </w:r>
      <w:r w:rsidRPr="00446704">
        <w:rPr>
          <w:lang w:eastAsia="zh-CN"/>
        </w:rPr>
        <w:t>configured with CSI-RS with repetition=ON</w:t>
      </w:r>
    </w:p>
    <w:p w14:paraId="6880CDDB" w14:textId="77777777" w:rsidR="00F728D8" w:rsidRDefault="00F728D8" w:rsidP="00017304">
      <w:pPr>
        <w:pStyle w:val="ListParagraph"/>
        <w:numPr>
          <w:ilvl w:val="2"/>
          <w:numId w:val="227"/>
        </w:numPr>
        <w:overflowPunct/>
        <w:autoSpaceDE/>
        <w:autoSpaceDN/>
        <w:adjustRightInd/>
        <w:spacing w:after="0"/>
        <w:contextualSpacing w:val="0"/>
        <w:textAlignment w:val="auto"/>
        <w:rPr>
          <w:lang w:eastAsia="zh-CN"/>
        </w:rPr>
      </w:pPr>
      <w:r>
        <w:rPr>
          <w:lang w:eastAsia="zh-CN"/>
        </w:rPr>
        <w:t>DMRS should not be affected by rate matching</w:t>
      </w:r>
    </w:p>
    <w:p w14:paraId="30664B83" w14:textId="77777777" w:rsidR="00F728D8" w:rsidRPr="00446704" w:rsidRDefault="00F728D8" w:rsidP="00017304">
      <w:pPr>
        <w:pStyle w:val="ListParagraph"/>
        <w:numPr>
          <w:ilvl w:val="0"/>
          <w:numId w:val="227"/>
        </w:numPr>
        <w:overflowPunct/>
        <w:autoSpaceDE/>
        <w:autoSpaceDN/>
        <w:adjustRightInd/>
        <w:spacing w:after="0"/>
        <w:contextualSpacing w:val="0"/>
        <w:textAlignment w:val="auto"/>
        <w:rPr>
          <w:lang w:eastAsia="zh-CN"/>
        </w:rPr>
      </w:pPr>
      <w:r w:rsidRPr="00446704">
        <w:rPr>
          <w:lang w:eastAsia="zh-CN"/>
        </w:rPr>
        <w:t>NW configuration should ensure spatial QCL</w:t>
      </w:r>
    </w:p>
    <w:p w14:paraId="5F6BAB38" w14:textId="77777777" w:rsidR="00F728D8" w:rsidRDefault="00F728D8" w:rsidP="00017304">
      <w:pPr>
        <w:pStyle w:val="ListParagraph"/>
        <w:numPr>
          <w:ilvl w:val="1"/>
          <w:numId w:val="227"/>
        </w:numPr>
        <w:overflowPunct/>
        <w:autoSpaceDE/>
        <w:autoSpaceDN/>
        <w:adjustRightInd/>
        <w:spacing w:after="0"/>
        <w:contextualSpacing w:val="0"/>
        <w:textAlignment w:val="auto"/>
        <w:rPr>
          <w:lang w:eastAsia="zh-CN"/>
        </w:rPr>
      </w:pPr>
      <w:r w:rsidRPr="00446704">
        <w:rPr>
          <w:lang w:eastAsia="zh-CN"/>
        </w:rPr>
        <w:t xml:space="preserve">UE is not </w:t>
      </w:r>
      <w:r>
        <w:rPr>
          <w:lang w:eastAsia="zh-CN"/>
        </w:rPr>
        <w:t xml:space="preserve">expected to receive PDSCH that is overlapping with one or more symbols </w:t>
      </w:r>
      <w:r w:rsidRPr="00446704">
        <w:rPr>
          <w:lang w:eastAsia="zh-CN"/>
        </w:rPr>
        <w:t>configured with CSI-RS with repetition=ON</w:t>
      </w:r>
    </w:p>
    <w:p w14:paraId="409459E3" w14:textId="77777777" w:rsidR="00F728D8" w:rsidRPr="00446704" w:rsidRDefault="00F728D8" w:rsidP="00017304">
      <w:pPr>
        <w:pStyle w:val="ListParagraph"/>
        <w:numPr>
          <w:ilvl w:val="2"/>
          <w:numId w:val="227"/>
        </w:numPr>
        <w:overflowPunct/>
        <w:autoSpaceDE/>
        <w:autoSpaceDN/>
        <w:adjustRightInd/>
        <w:spacing w:after="0"/>
        <w:contextualSpacing w:val="0"/>
        <w:textAlignment w:val="auto"/>
        <w:rPr>
          <w:lang w:eastAsia="zh-CN"/>
        </w:rPr>
      </w:pPr>
      <w:r>
        <w:rPr>
          <w:lang w:eastAsia="zh-CN"/>
        </w:rPr>
        <w:t>DMRS should not be affected by rate matching</w:t>
      </w:r>
    </w:p>
    <w:p w14:paraId="16492B70" w14:textId="77777777" w:rsidR="00F728D8" w:rsidRDefault="00F728D8" w:rsidP="00F728D8">
      <w:pPr>
        <w:rPr>
          <w:sz w:val="22"/>
          <w:lang w:val="en-US" w:eastAsia="zh-CN"/>
        </w:rPr>
      </w:pPr>
    </w:p>
    <w:p w14:paraId="10143697" w14:textId="77777777" w:rsidR="00F728D8" w:rsidRPr="007E40D3" w:rsidRDefault="00F728D8" w:rsidP="00F728D8">
      <w:pPr>
        <w:pStyle w:val="ListParagraph"/>
        <w:ind w:left="0"/>
        <w:rPr>
          <w:b/>
          <w:lang w:eastAsia="zh-CN"/>
        </w:rPr>
      </w:pPr>
      <w:r w:rsidRPr="007E40D3">
        <w:rPr>
          <w:b/>
          <w:lang w:eastAsia="zh-CN"/>
        </w:rPr>
        <w:t>For further study until the next meeting</w:t>
      </w:r>
    </w:p>
    <w:p w14:paraId="727EFC98" w14:textId="77777777" w:rsidR="00F728D8" w:rsidRPr="007E40D3" w:rsidRDefault="00F728D8" w:rsidP="00F728D8">
      <w:pPr>
        <w:rPr>
          <w:lang w:eastAsia="x-none"/>
        </w:rPr>
      </w:pPr>
      <w:r w:rsidRPr="007E40D3">
        <w:rPr>
          <w:lang w:eastAsia="x-none"/>
        </w:rPr>
        <w:t>For the case of PDSCH+PDCCH simultaneous RX</w:t>
      </w:r>
      <w:r w:rsidRPr="007E40D3">
        <w:rPr>
          <w:lang w:eastAsia="zh-CN"/>
        </w:rPr>
        <w:t xml:space="preserve"> in case spatial RX is configured and is different between the two channels</w:t>
      </w:r>
    </w:p>
    <w:p w14:paraId="0CAD46D6" w14:textId="77777777" w:rsidR="00F728D8" w:rsidRPr="007E40D3" w:rsidRDefault="00F728D8" w:rsidP="00017304">
      <w:pPr>
        <w:pStyle w:val="ListParagraph"/>
        <w:numPr>
          <w:ilvl w:val="1"/>
          <w:numId w:val="216"/>
        </w:numPr>
        <w:overflowPunct/>
        <w:autoSpaceDE/>
        <w:autoSpaceDN/>
        <w:adjustRightInd/>
        <w:spacing w:after="0"/>
        <w:contextualSpacing w:val="0"/>
        <w:textAlignment w:val="auto"/>
        <w:rPr>
          <w:lang w:eastAsia="zh-CN"/>
        </w:rPr>
      </w:pPr>
      <w:r w:rsidRPr="007E40D3">
        <w:rPr>
          <w:lang w:eastAsia="zh-CN"/>
        </w:rPr>
        <w:t xml:space="preserve">Alt1: CORESET is prioritized </w:t>
      </w:r>
    </w:p>
    <w:p w14:paraId="6E833DB5" w14:textId="77777777" w:rsidR="00F728D8" w:rsidRPr="007E40D3" w:rsidRDefault="00F728D8" w:rsidP="00017304">
      <w:pPr>
        <w:pStyle w:val="ListParagraph"/>
        <w:numPr>
          <w:ilvl w:val="2"/>
          <w:numId w:val="216"/>
        </w:numPr>
        <w:overflowPunct/>
        <w:autoSpaceDE/>
        <w:autoSpaceDN/>
        <w:adjustRightInd/>
        <w:spacing w:after="0"/>
        <w:contextualSpacing w:val="0"/>
        <w:textAlignment w:val="auto"/>
        <w:rPr>
          <w:lang w:eastAsia="zh-CN"/>
        </w:rPr>
      </w:pPr>
      <w:r w:rsidRPr="007E40D3">
        <w:rPr>
          <w:lang w:eastAsia="zh-CN"/>
        </w:rPr>
        <w:t xml:space="preserve">spatial QCL associated with CORESET is applied to the PDSCH </w:t>
      </w:r>
    </w:p>
    <w:p w14:paraId="3BE32AE9" w14:textId="77777777" w:rsidR="00F728D8" w:rsidRPr="007E40D3" w:rsidRDefault="00F728D8" w:rsidP="00017304">
      <w:pPr>
        <w:pStyle w:val="ListParagraph"/>
        <w:numPr>
          <w:ilvl w:val="2"/>
          <w:numId w:val="216"/>
        </w:numPr>
        <w:overflowPunct/>
        <w:autoSpaceDE/>
        <w:autoSpaceDN/>
        <w:adjustRightInd/>
        <w:spacing w:after="0"/>
        <w:contextualSpacing w:val="0"/>
        <w:textAlignment w:val="auto"/>
        <w:rPr>
          <w:lang w:eastAsia="zh-CN"/>
        </w:rPr>
      </w:pPr>
      <w:r w:rsidRPr="007E40D3">
        <w:rPr>
          <w:lang w:eastAsia="zh-CN"/>
        </w:rPr>
        <w:t>FFS: PDSCH slot aggregation case</w:t>
      </w:r>
    </w:p>
    <w:p w14:paraId="14F204B0" w14:textId="77777777" w:rsidR="00F728D8" w:rsidRPr="007E40D3" w:rsidRDefault="00F728D8" w:rsidP="00017304">
      <w:pPr>
        <w:pStyle w:val="ListParagraph"/>
        <w:numPr>
          <w:ilvl w:val="1"/>
          <w:numId w:val="216"/>
        </w:numPr>
        <w:overflowPunct/>
        <w:autoSpaceDE/>
        <w:autoSpaceDN/>
        <w:adjustRightInd/>
        <w:spacing w:after="0"/>
        <w:contextualSpacing w:val="0"/>
        <w:textAlignment w:val="auto"/>
        <w:rPr>
          <w:lang w:eastAsia="zh-CN"/>
        </w:rPr>
      </w:pPr>
      <w:r w:rsidRPr="007E40D3">
        <w:rPr>
          <w:lang w:eastAsia="zh-CN"/>
        </w:rPr>
        <w:t>Alt2: PDSCH is prioritized depending on scheduling offset</w:t>
      </w:r>
    </w:p>
    <w:p w14:paraId="23AA97D3" w14:textId="77777777" w:rsidR="00F728D8" w:rsidRPr="007E40D3" w:rsidRDefault="00F728D8" w:rsidP="00017304">
      <w:pPr>
        <w:pStyle w:val="ListParagraph"/>
        <w:numPr>
          <w:ilvl w:val="1"/>
          <w:numId w:val="220"/>
        </w:numPr>
        <w:overflowPunct/>
        <w:autoSpaceDE/>
        <w:autoSpaceDN/>
        <w:adjustRightInd/>
        <w:spacing w:after="0"/>
        <w:contextualSpacing w:val="0"/>
        <w:textAlignment w:val="auto"/>
        <w:rPr>
          <w:lang w:eastAsia="zh-CN"/>
        </w:rPr>
      </w:pPr>
      <w:r w:rsidRPr="007E40D3">
        <w:rPr>
          <w:lang w:eastAsia="zh-CN"/>
        </w:rPr>
        <w:t>Before threshold, CORESET is prioritized</w:t>
      </w:r>
    </w:p>
    <w:p w14:paraId="628F42DB" w14:textId="77777777" w:rsidR="00F728D8" w:rsidRDefault="00F728D8" w:rsidP="00017304">
      <w:pPr>
        <w:pStyle w:val="ListParagraph"/>
        <w:numPr>
          <w:ilvl w:val="1"/>
          <w:numId w:val="220"/>
        </w:numPr>
        <w:overflowPunct/>
        <w:autoSpaceDE/>
        <w:autoSpaceDN/>
        <w:adjustRightInd/>
        <w:spacing w:after="0"/>
        <w:contextualSpacing w:val="0"/>
        <w:textAlignment w:val="auto"/>
        <w:rPr>
          <w:lang w:eastAsia="zh-CN"/>
        </w:rPr>
      </w:pPr>
      <w:r w:rsidRPr="007E40D3">
        <w:rPr>
          <w:lang w:eastAsia="zh-CN"/>
        </w:rPr>
        <w:t>After threshold, PDSCH is prioritized</w:t>
      </w:r>
    </w:p>
    <w:p w14:paraId="2D04B728" w14:textId="77777777" w:rsidR="00F728D8" w:rsidRPr="007E40D3" w:rsidRDefault="00F728D8" w:rsidP="00F728D8">
      <w:pPr>
        <w:pStyle w:val="ListParagraph"/>
        <w:ind w:left="0"/>
        <w:rPr>
          <w:lang w:eastAsia="zh-CN"/>
        </w:rPr>
      </w:pPr>
    </w:p>
    <w:p w14:paraId="28F34D14" w14:textId="521879B2" w:rsidR="00F728D8" w:rsidRDefault="0058452E" w:rsidP="00F728D8">
      <w:pPr>
        <w:rPr>
          <w:lang w:eastAsia="x-none"/>
        </w:rPr>
      </w:pPr>
      <w:hyperlink r:id="rId1140" w:history="1">
        <w:r w:rsidR="000F2B08">
          <w:rPr>
            <w:rStyle w:val="Hyperlink"/>
            <w:lang w:eastAsia="x-none"/>
          </w:rPr>
          <w:t>R1-1805830</w:t>
        </w:r>
      </w:hyperlink>
      <w:r w:rsidR="00F728D8">
        <w:rPr>
          <w:lang w:eastAsia="x-none"/>
        </w:rPr>
        <w:tab/>
        <w:t>Simultaneous transmission and reception of channels/signals</w:t>
      </w:r>
      <w:r w:rsidR="00F728D8">
        <w:rPr>
          <w:lang w:eastAsia="x-none"/>
        </w:rPr>
        <w:tab/>
        <w:t>ZTE</w:t>
      </w:r>
    </w:p>
    <w:p w14:paraId="18E0C00D" w14:textId="042E27D5" w:rsidR="00F728D8" w:rsidRDefault="0058452E" w:rsidP="00F728D8">
      <w:pPr>
        <w:ind w:left="1440" w:hanging="1440"/>
        <w:rPr>
          <w:lang w:eastAsia="x-none"/>
        </w:rPr>
      </w:pPr>
      <w:hyperlink r:id="rId1141" w:history="1">
        <w:r w:rsidR="000F2B08">
          <w:rPr>
            <w:rStyle w:val="Hyperlink"/>
            <w:lang w:eastAsia="x-none"/>
          </w:rPr>
          <w:t>R1-1805955</w:t>
        </w:r>
      </w:hyperlink>
      <w:r w:rsidR="00F728D8">
        <w:rPr>
          <w:lang w:eastAsia="x-none"/>
        </w:rPr>
        <w:tab/>
        <w:t>Remaining issues on simultaneous reception and transmission over CCs and BWPs</w:t>
      </w:r>
      <w:r w:rsidR="00F728D8">
        <w:rPr>
          <w:lang w:eastAsia="x-none"/>
        </w:rPr>
        <w:tab/>
        <w:t>Huawei, HiSilicon</w:t>
      </w:r>
    </w:p>
    <w:p w14:paraId="013466A7" w14:textId="36C28C4D" w:rsidR="00F728D8" w:rsidRDefault="0058452E" w:rsidP="00F728D8">
      <w:pPr>
        <w:rPr>
          <w:lang w:eastAsia="x-none"/>
        </w:rPr>
      </w:pPr>
      <w:hyperlink r:id="rId1142" w:history="1">
        <w:r w:rsidR="000F2B08">
          <w:rPr>
            <w:rStyle w:val="Hyperlink"/>
            <w:lang w:eastAsia="x-none"/>
          </w:rPr>
          <w:t>R1-1806047</w:t>
        </w:r>
      </w:hyperlink>
      <w:r w:rsidR="00F728D8">
        <w:rPr>
          <w:lang w:eastAsia="x-none"/>
        </w:rPr>
        <w:tab/>
        <w:t>Remaining issues on simultaneous reception of DL/UL physical channels and reference signals</w:t>
      </w:r>
      <w:r w:rsidR="00F728D8">
        <w:rPr>
          <w:lang w:eastAsia="x-none"/>
        </w:rPr>
        <w:tab/>
        <w:t>vivo</w:t>
      </w:r>
    </w:p>
    <w:p w14:paraId="5252C36C" w14:textId="43D3C519" w:rsidR="00F728D8" w:rsidRDefault="0058452E" w:rsidP="00F728D8">
      <w:pPr>
        <w:rPr>
          <w:lang w:eastAsia="x-none"/>
        </w:rPr>
      </w:pPr>
      <w:hyperlink r:id="rId1143" w:history="1">
        <w:r w:rsidR="000F2B08">
          <w:rPr>
            <w:rStyle w:val="Hyperlink"/>
            <w:lang w:eastAsia="x-none"/>
          </w:rPr>
          <w:t>R1-1806124</w:t>
        </w:r>
      </w:hyperlink>
      <w:r w:rsidR="00F728D8">
        <w:rPr>
          <w:lang w:eastAsia="x-none"/>
        </w:rPr>
        <w:tab/>
        <w:t>Enhancements on Type II CSI Reporting scheme</w:t>
      </w:r>
      <w:r w:rsidR="00F728D8">
        <w:rPr>
          <w:lang w:eastAsia="x-none"/>
        </w:rPr>
        <w:tab/>
        <w:t>Fraunhofer IIS</w:t>
      </w:r>
    </w:p>
    <w:p w14:paraId="4C1FED43" w14:textId="2B8DABED" w:rsidR="00F728D8" w:rsidRDefault="0058452E" w:rsidP="00F728D8">
      <w:pPr>
        <w:rPr>
          <w:lang w:eastAsia="x-none"/>
        </w:rPr>
      </w:pPr>
      <w:hyperlink r:id="rId1144" w:history="1">
        <w:r w:rsidR="000F2B08">
          <w:rPr>
            <w:rStyle w:val="Hyperlink"/>
            <w:lang w:eastAsia="x-none"/>
          </w:rPr>
          <w:t>R1-1806219</w:t>
        </w:r>
      </w:hyperlink>
      <w:r w:rsidR="00F728D8">
        <w:rPr>
          <w:lang w:eastAsia="x-none"/>
        </w:rPr>
        <w:tab/>
        <w:t>On simultaneous reception of physical and reference signals across CCs</w:t>
      </w:r>
      <w:r w:rsidR="00F728D8">
        <w:rPr>
          <w:lang w:eastAsia="x-none"/>
        </w:rPr>
        <w:tab/>
        <w:t>Ericsson</w:t>
      </w:r>
    </w:p>
    <w:p w14:paraId="7FDDFF46" w14:textId="616F9688" w:rsidR="00F728D8" w:rsidRDefault="0058452E" w:rsidP="00F728D8">
      <w:pPr>
        <w:rPr>
          <w:lang w:eastAsia="x-none"/>
        </w:rPr>
      </w:pPr>
      <w:hyperlink r:id="rId1145" w:history="1">
        <w:r w:rsidR="000F2B08">
          <w:rPr>
            <w:rStyle w:val="Hyperlink"/>
            <w:lang w:eastAsia="x-none"/>
          </w:rPr>
          <w:t>R1-1806220</w:t>
        </w:r>
      </w:hyperlink>
      <w:r w:rsidR="00F728D8">
        <w:rPr>
          <w:lang w:eastAsia="x-none"/>
        </w:rPr>
        <w:tab/>
        <w:t>On signalling reduction for beam management</w:t>
      </w:r>
      <w:r w:rsidR="00F728D8">
        <w:rPr>
          <w:lang w:eastAsia="x-none"/>
        </w:rPr>
        <w:tab/>
        <w:t>Ericsson</w:t>
      </w:r>
    </w:p>
    <w:p w14:paraId="02971BC4" w14:textId="037716EE" w:rsidR="00F728D8" w:rsidRDefault="0058452E" w:rsidP="00F728D8">
      <w:pPr>
        <w:rPr>
          <w:lang w:eastAsia="x-none"/>
        </w:rPr>
      </w:pPr>
      <w:hyperlink r:id="rId1146" w:history="1">
        <w:r w:rsidR="000F2B08">
          <w:rPr>
            <w:rStyle w:val="Hyperlink"/>
            <w:lang w:eastAsia="x-none"/>
          </w:rPr>
          <w:t>R1-1806221</w:t>
        </w:r>
      </w:hyperlink>
      <w:r w:rsidR="00F728D8">
        <w:rPr>
          <w:lang w:eastAsia="x-none"/>
        </w:rPr>
        <w:tab/>
        <w:t>Multi-cell beam recovery</w:t>
      </w:r>
      <w:r w:rsidR="00F728D8">
        <w:rPr>
          <w:lang w:eastAsia="x-none"/>
        </w:rPr>
        <w:tab/>
        <w:t>Ericsson</w:t>
      </w:r>
    </w:p>
    <w:p w14:paraId="7A10E114" w14:textId="3BBFF451" w:rsidR="00F728D8" w:rsidRDefault="0058452E" w:rsidP="00F728D8">
      <w:pPr>
        <w:rPr>
          <w:lang w:eastAsia="x-none"/>
        </w:rPr>
      </w:pPr>
      <w:hyperlink r:id="rId1147" w:history="1">
        <w:r w:rsidR="000F2B08">
          <w:rPr>
            <w:rStyle w:val="Hyperlink"/>
            <w:lang w:eastAsia="x-none"/>
          </w:rPr>
          <w:t>R1-1806282</w:t>
        </w:r>
      </w:hyperlink>
      <w:r w:rsidR="00F728D8">
        <w:rPr>
          <w:lang w:eastAsia="x-none"/>
        </w:rPr>
        <w:tab/>
        <w:t>Simultaneous Tx/Rx of channels and reference signals</w:t>
      </w:r>
      <w:r w:rsidR="00F728D8">
        <w:rPr>
          <w:lang w:eastAsia="x-none"/>
        </w:rPr>
        <w:tab/>
        <w:t>CATT</w:t>
      </w:r>
    </w:p>
    <w:p w14:paraId="7497A2EB" w14:textId="290A732A" w:rsidR="00F728D8" w:rsidRDefault="0058452E" w:rsidP="00F728D8">
      <w:pPr>
        <w:rPr>
          <w:lang w:eastAsia="x-none"/>
        </w:rPr>
      </w:pPr>
      <w:hyperlink r:id="rId1148" w:history="1">
        <w:r w:rsidR="000F2B08">
          <w:rPr>
            <w:rStyle w:val="Hyperlink"/>
            <w:lang w:eastAsia="x-none"/>
          </w:rPr>
          <w:t>R1-1806355</w:t>
        </w:r>
      </w:hyperlink>
      <w:r w:rsidR="00F728D8">
        <w:rPr>
          <w:lang w:eastAsia="x-none"/>
        </w:rPr>
        <w:tab/>
        <w:t>Discussion of UE behavior related to QCL assumption in CA</w:t>
      </w:r>
      <w:r w:rsidR="00F728D8">
        <w:rPr>
          <w:lang w:eastAsia="x-none"/>
        </w:rPr>
        <w:tab/>
        <w:t>Lenovo, Motorola Mobility</w:t>
      </w:r>
    </w:p>
    <w:p w14:paraId="7851FC71" w14:textId="2331E73A" w:rsidR="00F728D8" w:rsidRDefault="0058452E" w:rsidP="00F728D8">
      <w:pPr>
        <w:rPr>
          <w:lang w:eastAsia="x-none"/>
        </w:rPr>
      </w:pPr>
      <w:hyperlink r:id="rId1149" w:history="1">
        <w:r w:rsidR="000F2B08">
          <w:rPr>
            <w:rStyle w:val="Hyperlink"/>
            <w:lang w:eastAsia="x-none"/>
          </w:rPr>
          <w:t>R1-1806509</w:t>
        </w:r>
      </w:hyperlink>
      <w:r w:rsidR="00F728D8">
        <w:rPr>
          <w:lang w:eastAsia="x-none"/>
        </w:rPr>
        <w:tab/>
        <w:t>Simultaneous Tx and Rx of physical channels and RS</w:t>
      </w:r>
      <w:r w:rsidR="00F728D8">
        <w:rPr>
          <w:lang w:eastAsia="x-none"/>
        </w:rPr>
        <w:tab/>
        <w:t>Intel Corporation</w:t>
      </w:r>
    </w:p>
    <w:p w14:paraId="7C4E6A9E" w14:textId="769EFB21" w:rsidR="00F728D8" w:rsidRDefault="0058452E" w:rsidP="00F728D8">
      <w:pPr>
        <w:rPr>
          <w:lang w:eastAsia="x-none"/>
        </w:rPr>
      </w:pPr>
      <w:hyperlink r:id="rId1150" w:history="1">
        <w:r w:rsidR="000F2B08">
          <w:rPr>
            <w:rStyle w:val="Hyperlink"/>
            <w:lang w:eastAsia="x-none"/>
          </w:rPr>
          <w:t>R1-1806510</w:t>
        </w:r>
      </w:hyperlink>
      <w:r w:rsidR="00F728D8">
        <w:rPr>
          <w:lang w:eastAsia="x-none"/>
        </w:rPr>
        <w:tab/>
        <w:t>On UE capability signalling for Type II CSI</w:t>
      </w:r>
      <w:r w:rsidR="00F728D8">
        <w:rPr>
          <w:lang w:eastAsia="x-none"/>
        </w:rPr>
        <w:tab/>
        <w:t>Intel Corporation</w:t>
      </w:r>
    </w:p>
    <w:p w14:paraId="675D1B11" w14:textId="74DD4A5C" w:rsidR="00F728D8" w:rsidRDefault="0058452E" w:rsidP="00F728D8">
      <w:pPr>
        <w:rPr>
          <w:lang w:eastAsia="x-none"/>
        </w:rPr>
      </w:pPr>
      <w:hyperlink r:id="rId1151" w:history="1">
        <w:r w:rsidR="000F2B08">
          <w:rPr>
            <w:rStyle w:val="Hyperlink"/>
            <w:lang w:eastAsia="x-none"/>
          </w:rPr>
          <w:t>R1-1806718</w:t>
        </w:r>
      </w:hyperlink>
      <w:r w:rsidR="00F728D8">
        <w:rPr>
          <w:lang w:eastAsia="x-none"/>
        </w:rPr>
        <w:tab/>
        <w:t>Aperiodic beam reporting</w:t>
      </w:r>
      <w:r w:rsidR="00F728D8">
        <w:rPr>
          <w:lang w:eastAsia="x-none"/>
        </w:rPr>
        <w:tab/>
        <w:t>Samsung</w:t>
      </w:r>
    </w:p>
    <w:p w14:paraId="79E45C20" w14:textId="47A1C022" w:rsidR="00F728D8" w:rsidRDefault="0058452E" w:rsidP="00F728D8">
      <w:pPr>
        <w:rPr>
          <w:lang w:eastAsia="x-none"/>
        </w:rPr>
      </w:pPr>
      <w:hyperlink r:id="rId1152" w:history="1">
        <w:r w:rsidR="000F2B08">
          <w:rPr>
            <w:rStyle w:val="Hyperlink"/>
            <w:lang w:eastAsia="x-none"/>
          </w:rPr>
          <w:t>R1-1806719</w:t>
        </w:r>
      </w:hyperlink>
      <w:r w:rsidR="00F728D8">
        <w:rPr>
          <w:lang w:eastAsia="x-none"/>
        </w:rPr>
        <w:tab/>
        <w:t>Corrections on UL beam management</w:t>
      </w:r>
      <w:r w:rsidR="00F728D8">
        <w:rPr>
          <w:lang w:eastAsia="x-none"/>
        </w:rPr>
        <w:tab/>
        <w:t>Samsung</w:t>
      </w:r>
    </w:p>
    <w:p w14:paraId="48AF289E" w14:textId="5A47D45D" w:rsidR="00F728D8" w:rsidRDefault="0058452E" w:rsidP="00F728D8">
      <w:pPr>
        <w:rPr>
          <w:lang w:eastAsia="x-none"/>
        </w:rPr>
      </w:pPr>
      <w:hyperlink r:id="rId1153" w:history="1">
        <w:r w:rsidR="000F2B08">
          <w:rPr>
            <w:rStyle w:val="Hyperlink"/>
            <w:lang w:eastAsia="x-none"/>
          </w:rPr>
          <w:t>R1-1806720</w:t>
        </w:r>
      </w:hyperlink>
      <w:r w:rsidR="00F728D8">
        <w:rPr>
          <w:lang w:eastAsia="x-none"/>
        </w:rPr>
        <w:tab/>
        <w:t>Simultaneous transmission and reception of physical channels and reference signals</w:t>
      </w:r>
      <w:r w:rsidR="00F728D8">
        <w:rPr>
          <w:lang w:eastAsia="x-none"/>
        </w:rPr>
        <w:tab/>
        <w:t>Samsung</w:t>
      </w:r>
    </w:p>
    <w:p w14:paraId="02B60BF2" w14:textId="285645F3" w:rsidR="00F728D8" w:rsidRDefault="0058452E" w:rsidP="00F728D8">
      <w:pPr>
        <w:rPr>
          <w:lang w:eastAsia="x-none"/>
        </w:rPr>
      </w:pPr>
      <w:hyperlink r:id="rId1154" w:history="1">
        <w:r w:rsidR="000F2B08">
          <w:rPr>
            <w:rStyle w:val="Hyperlink"/>
            <w:lang w:eastAsia="x-none"/>
          </w:rPr>
          <w:t>R1-1806790</w:t>
        </w:r>
      </w:hyperlink>
      <w:r w:rsidR="00F728D8">
        <w:rPr>
          <w:lang w:eastAsia="x-none"/>
        </w:rPr>
        <w:tab/>
        <w:t>Views on multi-CC QCL assumptions</w:t>
      </w:r>
      <w:r w:rsidR="00F728D8">
        <w:rPr>
          <w:lang w:eastAsia="x-none"/>
        </w:rPr>
        <w:tab/>
        <w:t>MediaTek Inc.</w:t>
      </w:r>
    </w:p>
    <w:p w14:paraId="1CF4EE86" w14:textId="150AFF7B" w:rsidR="00F728D8" w:rsidRDefault="0058452E" w:rsidP="00F728D8">
      <w:pPr>
        <w:rPr>
          <w:lang w:eastAsia="x-none"/>
        </w:rPr>
      </w:pPr>
      <w:hyperlink r:id="rId1155" w:history="1">
        <w:r w:rsidR="000F2B08">
          <w:rPr>
            <w:rStyle w:val="Hyperlink"/>
            <w:lang w:eastAsia="x-none"/>
          </w:rPr>
          <w:t>R1-1806842</w:t>
        </w:r>
      </w:hyperlink>
      <w:r w:rsidR="00F728D8">
        <w:rPr>
          <w:lang w:eastAsia="x-none"/>
        </w:rPr>
        <w:tab/>
        <w:t>Discussion on simultaneous receptions/transmissions of multiple signals/channels</w:t>
      </w:r>
      <w:r w:rsidR="00F728D8">
        <w:rPr>
          <w:lang w:eastAsia="x-none"/>
        </w:rPr>
        <w:tab/>
        <w:t>OPPO</w:t>
      </w:r>
    </w:p>
    <w:p w14:paraId="7B6F5994" w14:textId="4C4DBE14" w:rsidR="00F728D8" w:rsidRDefault="0058452E" w:rsidP="00F728D8">
      <w:pPr>
        <w:rPr>
          <w:lang w:eastAsia="x-none"/>
        </w:rPr>
      </w:pPr>
      <w:hyperlink r:id="rId1156" w:history="1">
        <w:r w:rsidR="000F2B08">
          <w:rPr>
            <w:rStyle w:val="Hyperlink"/>
            <w:lang w:eastAsia="x-none"/>
          </w:rPr>
          <w:t>R1-1806892</w:t>
        </w:r>
      </w:hyperlink>
      <w:r w:rsidR="00F728D8">
        <w:rPr>
          <w:lang w:eastAsia="x-none"/>
        </w:rPr>
        <w:tab/>
        <w:t>CSI feedback enhancements for URLLC</w:t>
      </w:r>
      <w:r w:rsidR="00F728D8">
        <w:rPr>
          <w:lang w:eastAsia="x-none"/>
        </w:rPr>
        <w:tab/>
        <w:t>Huawei, HiSilicon</w:t>
      </w:r>
    </w:p>
    <w:p w14:paraId="79CC7DDF" w14:textId="4AA9FB90" w:rsidR="00F728D8" w:rsidRDefault="0058452E" w:rsidP="00F728D8">
      <w:pPr>
        <w:rPr>
          <w:lang w:eastAsia="x-none"/>
        </w:rPr>
      </w:pPr>
      <w:hyperlink r:id="rId1157" w:history="1">
        <w:r w:rsidR="000F2B08">
          <w:rPr>
            <w:rStyle w:val="Hyperlink"/>
            <w:lang w:eastAsia="x-none"/>
          </w:rPr>
          <w:t>R1-1806952</w:t>
        </w:r>
      </w:hyperlink>
      <w:r w:rsidR="00F728D8">
        <w:rPr>
          <w:lang w:eastAsia="x-none"/>
        </w:rPr>
        <w:tab/>
        <w:t>Miscellaneous corrections and clarifications on CSI acquisition</w:t>
      </w:r>
      <w:r w:rsidR="00F728D8">
        <w:rPr>
          <w:lang w:eastAsia="x-none"/>
        </w:rPr>
        <w:tab/>
        <w:t>Ericsson</w:t>
      </w:r>
    </w:p>
    <w:p w14:paraId="3505BEA3" w14:textId="26AA050C" w:rsidR="00F728D8" w:rsidRDefault="0058452E" w:rsidP="00F728D8">
      <w:pPr>
        <w:rPr>
          <w:lang w:eastAsia="x-none"/>
        </w:rPr>
      </w:pPr>
      <w:hyperlink r:id="rId1158" w:history="1">
        <w:r w:rsidR="000F2B08">
          <w:rPr>
            <w:rStyle w:val="Hyperlink"/>
            <w:lang w:eastAsia="x-none"/>
          </w:rPr>
          <w:t>R1-1806953</w:t>
        </w:r>
      </w:hyperlink>
      <w:r w:rsidR="00F728D8">
        <w:rPr>
          <w:lang w:eastAsia="x-none"/>
        </w:rPr>
        <w:tab/>
        <w:t>On OFDM symbol level PDSCH power boosting</w:t>
      </w:r>
      <w:r w:rsidR="00F728D8">
        <w:rPr>
          <w:lang w:eastAsia="x-none"/>
        </w:rPr>
        <w:tab/>
        <w:t>Ericsson</w:t>
      </w:r>
    </w:p>
    <w:p w14:paraId="386F38F9" w14:textId="47115CB4" w:rsidR="00F728D8" w:rsidRDefault="0058452E" w:rsidP="00F728D8">
      <w:pPr>
        <w:rPr>
          <w:lang w:eastAsia="x-none"/>
        </w:rPr>
      </w:pPr>
      <w:hyperlink r:id="rId1159" w:history="1">
        <w:r w:rsidR="000F2B08">
          <w:rPr>
            <w:rStyle w:val="Hyperlink"/>
            <w:lang w:eastAsia="x-none"/>
          </w:rPr>
          <w:t>R1-1806954</w:t>
        </w:r>
      </w:hyperlink>
      <w:r w:rsidR="00F728D8">
        <w:rPr>
          <w:lang w:eastAsia="x-none"/>
        </w:rPr>
        <w:tab/>
        <w:t>Remaining details on SP CSI activation/deactivatin  on PUSCH</w:t>
      </w:r>
      <w:r w:rsidR="00F728D8">
        <w:rPr>
          <w:lang w:eastAsia="x-none"/>
        </w:rPr>
        <w:tab/>
        <w:t>Ericsson</w:t>
      </w:r>
    </w:p>
    <w:p w14:paraId="1DE9866B" w14:textId="434DFE39" w:rsidR="00F728D8" w:rsidRDefault="0058452E" w:rsidP="00F728D8">
      <w:pPr>
        <w:rPr>
          <w:lang w:eastAsia="x-none"/>
        </w:rPr>
      </w:pPr>
      <w:hyperlink r:id="rId1160" w:history="1">
        <w:r w:rsidR="000F2B08">
          <w:rPr>
            <w:rStyle w:val="Hyperlink"/>
            <w:lang w:eastAsia="x-none"/>
          </w:rPr>
          <w:t>R1-1807128</w:t>
        </w:r>
      </w:hyperlink>
      <w:r w:rsidR="00F728D8">
        <w:rPr>
          <w:lang w:eastAsia="x-none"/>
        </w:rPr>
        <w:tab/>
        <w:t>Further enhancements on CSI reporting and codebook design</w:t>
      </w:r>
      <w:r w:rsidR="00F728D8">
        <w:rPr>
          <w:lang w:eastAsia="x-none"/>
        </w:rPr>
        <w:tab/>
        <w:t>Huawei, HiSilicon</w:t>
      </w:r>
    </w:p>
    <w:p w14:paraId="22D6882C" w14:textId="52147752" w:rsidR="00F728D8" w:rsidRDefault="0058452E" w:rsidP="00F728D8">
      <w:pPr>
        <w:rPr>
          <w:lang w:eastAsia="x-none"/>
        </w:rPr>
      </w:pPr>
      <w:hyperlink r:id="rId1161" w:history="1">
        <w:r w:rsidR="000F2B08">
          <w:rPr>
            <w:rStyle w:val="Hyperlink"/>
            <w:lang w:eastAsia="x-none"/>
          </w:rPr>
          <w:t>R1-1807147</w:t>
        </w:r>
      </w:hyperlink>
      <w:r w:rsidR="00F728D8">
        <w:rPr>
          <w:lang w:eastAsia="x-none"/>
        </w:rPr>
        <w:tab/>
        <w:t>On Type II codebook enhancement</w:t>
      </w:r>
      <w:r w:rsidR="00F728D8">
        <w:rPr>
          <w:lang w:eastAsia="x-none"/>
        </w:rPr>
        <w:tab/>
        <w:t>NTT DOCOMO, INC.</w:t>
      </w:r>
    </w:p>
    <w:p w14:paraId="1B32B689" w14:textId="5FB7A3B1" w:rsidR="00F728D8" w:rsidRDefault="0058452E" w:rsidP="00F728D8">
      <w:pPr>
        <w:ind w:left="1440" w:hanging="1440"/>
        <w:rPr>
          <w:lang w:eastAsia="x-none"/>
        </w:rPr>
      </w:pPr>
      <w:hyperlink r:id="rId1162" w:history="1">
        <w:r w:rsidR="000F2B08">
          <w:rPr>
            <w:rStyle w:val="Hyperlink"/>
            <w:lang w:eastAsia="x-none"/>
          </w:rPr>
          <w:t>R1-1807148</w:t>
        </w:r>
      </w:hyperlink>
      <w:r w:rsidR="00F728D8">
        <w:rPr>
          <w:lang w:eastAsia="x-none"/>
        </w:rPr>
        <w:tab/>
        <w:t>Simultaneous reception of DL/UL physical channels and reference signals</w:t>
      </w:r>
      <w:r w:rsidR="00F728D8">
        <w:rPr>
          <w:lang w:eastAsia="x-none"/>
        </w:rPr>
        <w:tab/>
        <w:t>NTT DOCOMO, INC.</w:t>
      </w:r>
    </w:p>
    <w:p w14:paraId="0391623E" w14:textId="3077AA31" w:rsidR="00F728D8" w:rsidRDefault="0058452E" w:rsidP="00F728D8">
      <w:pPr>
        <w:rPr>
          <w:lang w:eastAsia="x-none"/>
        </w:rPr>
      </w:pPr>
      <w:hyperlink r:id="rId1163" w:history="1">
        <w:r w:rsidR="000F2B08">
          <w:rPr>
            <w:rStyle w:val="Hyperlink"/>
            <w:lang w:eastAsia="x-none"/>
          </w:rPr>
          <w:t>R1-1807186</w:t>
        </w:r>
      </w:hyperlink>
      <w:r w:rsidR="00F728D8">
        <w:rPr>
          <w:lang w:eastAsia="x-none"/>
        </w:rPr>
        <w:tab/>
        <w:t>Remaining Details on the CSI Framework</w:t>
      </w:r>
      <w:r w:rsidR="00F728D8">
        <w:rPr>
          <w:lang w:eastAsia="x-none"/>
        </w:rPr>
        <w:tab/>
        <w:t>Nokia, Nokia Shanghai Bell</w:t>
      </w:r>
    </w:p>
    <w:p w14:paraId="7B728809" w14:textId="3190173C" w:rsidR="00F728D8" w:rsidRDefault="0058452E" w:rsidP="00F728D8">
      <w:pPr>
        <w:rPr>
          <w:lang w:eastAsia="x-none"/>
        </w:rPr>
      </w:pPr>
      <w:hyperlink r:id="rId1164" w:history="1">
        <w:r w:rsidR="000F2B08">
          <w:rPr>
            <w:rStyle w:val="Hyperlink"/>
            <w:lang w:eastAsia="x-none"/>
          </w:rPr>
          <w:t>R1-1807187</w:t>
        </w:r>
      </w:hyperlink>
      <w:r w:rsidR="00F728D8">
        <w:rPr>
          <w:lang w:eastAsia="x-none"/>
        </w:rPr>
        <w:tab/>
        <w:t>Remaining Issue on Type II CSI Omission</w:t>
      </w:r>
      <w:r w:rsidR="00F728D8">
        <w:rPr>
          <w:lang w:eastAsia="x-none"/>
        </w:rPr>
        <w:tab/>
        <w:t>Nokia, Nokia Shanghai Bell</w:t>
      </w:r>
    </w:p>
    <w:p w14:paraId="73D9C537" w14:textId="0CD3597A" w:rsidR="00F728D8" w:rsidRDefault="0058452E" w:rsidP="00F728D8">
      <w:pPr>
        <w:rPr>
          <w:lang w:eastAsia="x-none"/>
        </w:rPr>
      </w:pPr>
      <w:hyperlink r:id="rId1165" w:history="1">
        <w:r w:rsidR="000F2B08">
          <w:rPr>
            <w:rStyle w:val="Hyperlink"/>
            <w:lang w:eastAsia="x-none"/>
          </w:rPr>
          <w:t>R1-1807188</w:t>
        </w:r>
      </w:hyperlink>
      <w:r w:rsidR="00F728D8">
        <w:rPr>
          <w:lang w:eastAsia="x-none"/>
        </w:rPr>
        <w:tab/>
        <w:t>On channels multiplexing</w:t>
      </w:r>
      <w:r w:rsidR="00F728D8">
        <w:rPr>
          <w:lang w:eastAsia="x-none"/>
        </w:rPr>
        <w:tab/>
        <w:t>Nokia, Nokia Shanghai Bell</w:t>
      </w:r>
    </w:p>
    <w:p w14:paraId="046FCA3E" w14:textId="17115A06" w:rsidR="00F728D8" w:rsidRDefault="0058452E" w:rsidP="00F728D8">
      <w:pPr>
        <w:rPr>
          <w:lang w:eastAsia="x-none"/>
        </w:rPr>
      </w:pPr>
      <w:hyperlink r:id="rId1166" w:history="1">
        <w:r w:rsidR="000F2B08">
          <w:rPr>
            <w:rStyle w:val="Hyperlink"/>
            <w:lang w:eastAsia="x-none"/>
          </w:rPr>
          <w:t>R1-1807189</w:t>
        </w:r>
      </w:hyperlink>
      <w:r w:rsidR="00F728D8">
        <w:rPr>
          <w:lang w:eastAsia="x-none"/>
        </w:rPr>
        <w:tab/>
        <w:t>Decoupling DL and UL beam selection</w:t>
      </w:r>
      <w:r w:rsidR="00F728D8">
        <w:rPr>
          <w:lang w:eastAsia="x-none"/>
        </w:rPr>
        <w:tab/>
        <w:t>Nokia, Nokia Shanghai Bell</w:t>
      </w:r>
    </w:p>
    <w:p w14:paraId="4FAE585B" w14:textId="71DE6857" w:rsidR="00F728D8" w:rsidRDefault="0058452E" w:rsidP="00F728D8">
      <w:pPr>
        <w:rPr>
          <w:lang w:eastAsia="x-none"/>
        </w:rPr>
      </w:pPr>
      <w:hyperlink r:id="rId1167" w:history="1">
        <w:r w:rsidR="000F2B08">
          <w:rPr>
            <w:rStyle w:val="Hyperlink"/>
            <w:lang w:eastAsia="x-none"/>
          </w:rPr>
          <w:t>R1-1807190</w:t>
        </w:r>
      </w:hyperlink>
      <w:r w:rsidR="00F728D8">
        <w:rPr>
          <w:lang w:eastAsia="x-none"/>
        </w:rPr>
        <w:tab/>
        <w:t>Discussion on DL and UL beam tracking</w:t>
      </w:r>
      <w:r w:rsidR="00F728D8">
        <w:rPr>
          <w:lang w:eastAsia="x-none"/>
        </w:rPr>
        <w:tab/>
        <w:t>Nokia, Nokia Shanghai Bell</w:t>
      </w:r>
    </w:p>
    <w:p w14:paraId="6E807EDC" w14:textId="2F351012" w:rsidR="00F728D8" w:rsidRDefault="0058452E" w:rsidP="00F728D8">
      <w:pPr>
        <w:rPr>
          <w:lang w:eastAsia="x-none"/>
        </w:rPr>
      </w:pPr>
      <w:hyperlink r:id="rId1168" w:history="1">
        <w:r w:rsidR="000F2B08">
          <w:rPr>
            <w:rStyle w:val="Hyperlink"/>
            <w:lang w:eastAsia="x-none"/>
          </w:rPr>
          <w:t>R1-1807191</w:t>
        </w:r>
      </w:hyperlink>
      <w:r w:rsidR="00F728D8">
        <w:rPr>
          <w:lang w:eastAsia="x-none"/>
        </w:rPr>
        <w:tab/>
        <w:t>Discussion on PUCCH Beam management</w:t>
      </w:r>
      <w:r w:rsidR="00F728D8">
        <w:rPr>
          <w:lang w:eastAsia="x-none"/>
        </w:rPr>
        <w:tab/>
        <w:t>Nokia, Nokia Shanghai Bell</w:t>
      </w:r>
    </w:p>
    <w:p w14:paraId="528FBC06" w14:textId="3BBDB492" w:rsidR="00F728D8" w:rsidRDefault="0058452E" w:rsidP="00F728D8">
      <w:pPr>
        <w:rPr>
          <w:lang w:eastAsia="x-none"/>
        </w:rPr>
      </w:pPr>
      <w:hyperlink r:id="rId1169" w:history="1">
        <w:r w:rsidR="000F2B08">
          <w:rPr>
            <w:rStyle w:val="Hyperlink"/>
            <w:lang w:eastAsia="x-none"/>
          </w:rPr>
          <w:t>R1-1807192</w:t>
        </w:r>
      </w:hyperlink>
      <w:r w:rsidR="00F728D8">
        <w:rPr>
          <w:lang w:eastAsia="x-none"/>
        </w:rPr>
        <w:tab/>
        <w:t>Discussion on PUSCH Beam Indication</w:t>
      </w:r>
      <w:r w:rsidR="00F728D8">
        <w:rPr>
          <w:lang w:eastAsia="x-none"/>
        </w:rPr>
        <w:tab/>
        <w:t>Nokia, Nokia Shanghai Bell</w:t>
      </w:r>
    </w:p>
    <w:p w14:paraId="6F2D26FE" w14:textId="40ADC0CC" w:rsidR="00F728D8" w:rsidRDefault="0058452E" w:rsidP="00F728D8">
      <w:pPr>
        <w:rPr>
          <w:lang w:eastAsia="x-none"/>
        </w:rPr>
      </w:pPr>
      <w:hyperlink r:id="rId1170" w:history="1">
        <w:r w:rsidR="000F2B08">
          <w:rPr>
            <w:rStyle w:val="Hyperlink"/>
            <w:lang w:eastAsia="x-none"/>
          </w:rPr>
          <w:t>R1-1807193</w:t>
        </w:r>
      </w:hyperlink>
      <w:r w:rsidR="00F728D8">
        <w:rPr>
          <w:lang w:eastAsia="x-none"/>
        </w:rPr>
        <w:tab/>
        <w:t>Joint L1-RSRP Beam Reporting for SSB and CSI-RS</w:t>
      </w:r>
      <w:r w:rsidR="00F728D8">
        <w:rPr>
          <w:lang w:eastAsia="x-none"/>
        </w:rPr>
        <w:tab/>
        <w:t>Nokia, Nokia Shanghai Bell</w:t>
      </w:r>
    </w:p>
    <w:p w14:paraId="323DBEEF" w14:textId="62CCB9BC" w:rsidR="00F728D8" w:rsidRDefault="0058452E" w:rsidP="00F728D8">
      <w:pPr>
        <w:rPr>
          <w:lang w:eastAsia="x-none"/>
        </w:rPr>
      </w:pPr>
      <w:hyperlink r:id="rId1171" w:history="1">
        <w:r w:rsidR="000F2B08">
          <w:rPr>
            <w:rStyle w:val="Hyperlink"/>
            <w:lang w:eastAsia="x-none"/>
          </w:rPr>
          <w:t>R1-1807194</w:t>
        </w:r>
      </w:hyperlink>
      <w:r w:rsidR="00F728D8">
        <w:rPr>
          <w:lang w:eastAsia="x-none"/>
        </w:rPr>
        <w:tab/>
        <w:t>On Spatial Relation between UL and DL Beams</w:t>
      </w:r>
      <w:r w:rsidR="00F728D8">
        <w:rPr>
          <w:lang w:eastAsia="x-none"/>
        </w:rPr>
        <w:tab/>
        <w:t>Nokia, Nokia Shanghai Bell</w:t>
      </w:r>
    </w:p>
    <w:p w14:paraId="05D29698" w14:textId="068E6DCB" w:rsidR="00F728D8" w:rsidRDefault="0058452E" w:rsidP="00F728D8">
      <w:pPr>
        <w:rPr>
          <w:lang w:eastAsia="x-none"/>
        </w:rPr>
      </w:pPr>
      <w:hyperlink r:id="rId1172" w:history="1">
        <w:r w:rsidR="000F2B08">
          <w:rPr>
            <w:rStyle w:val="Hyperlink"/>
            <w:lang w:eastAsia="x-none"/>
          </w:rPr>
          <w:t>R1-1807344</w:t>
        </w:r>
      </w:hyperlink>
      <w:r w:rsidR="00F728D8">
        <w:rPr>
          <w:lang w:eastAsia="x-none"/>
        </w:rPr>
        <w:tab/>
        <w:t>Details on  simultaneous reception of PHY channels and RS in FR2</w:t>
      </w:r>
      <w:r w:rsidR="00F728D8">
        <w:rPr>
          <w:lang w:eastAsia="x-none"/>
        </w:rPr>
        <w:tab/>
        <w:t>Qualcomm Incorporated</w:t>
      </w:r>
    </w:p>
    <w:p w14:paraId="7AE7E86F" w14:textId="77777777" w:rsidR="00F728D8" w:rsidRDefault="00F728D8" w:rsidP="0081593A">
      <w:pPr>
        <w:pStyle w:val="Heading4"/>
      </w:pPr>
      <w:bookmarkStart w:id="419" w:name="_Toc513839876"/>
      <w:bookmarkStart w:id="420" w:name="_Toc516232611"/>
      <w:bookmarkEnd w:id="418"/>
      <w:r w:rsidRPr="004B0D61">
        <w:rPr>
          <w:rFonts w:hint="eastAsia"/>
        </w:rPr>
        <w:t>Reference signal</w:t>
      </w:r>
      <w:r w:rsidRPr="004B0D61">
        <w:t>s</w:t>
      </w:r>
      <w:r w:rsidRPr="004B0D61">
        <w:rPr>
          <w:rFonts w:hint="eastAsia"/>
        </w:rPr>
        <w:t xml:space="preserve"> and QCL</w:t>
      </w:r>
      <w:bookmarkEnd w:id="419"/>
      <w:bookmarkEnd w:id="420"/>
    </w:p>
    <w:p w14:paraId="2DCCD267" w14:textId="3E665ED8" w:rsidR="00F728D8" w:rsidRDefault="0058452E" w:rsidP="00F728D8">
      <w:pPr>
        <w:rPr>
          <w:lang w:eastAsia="x-none"/>
        </w:rPr>
      </w:pPr>
      <w:hyperlink r:id="rId1173" w:history="1">
        <w:r w:rsidR="000F2B08">
          <w:rPr>
            <w:rStyle w:val="Hyperlink"/>
            <w:lang w:eastAsia="x-none"/>
          </w:rPr>
          <w:t>R1-1806222</w:t>
        </w:r>
      </w:hyperlink>
      <w:r w:rsidR="00F728D8">
        <w:rPr>
          <w:lang w:eastAsia="x-none"/>
        </w:rPr>
        <w:tab/>
        <w:t>On DMRS groups in Rel-15</w:t>
      </w:r>
      <w:r w:rsidR="00F728D8">
        <w:rPr>
          <w:lang w:eastAsia="x-none"/>
        </w:rPr>
        <w:tab/>
        <w:t>Ericsson</w:t>
      </w:r>
    </w:p>
    <w:p w14:paraId="25B0786F" w14:textId="77777777" w:rsidR="00F728D8" w:rsidRDefault="00F728D8" w:rsidP="0081593A">
      <w:pPr>
        <w:pStyle w:val="Heading5"/>
      </w:pPr>
      <w:bookmarkStart w:id="421" w:name="_Toc516232612"/>
      <w:r w:rsidRPr="004B0D61">
        <w:t>Multiplexing of different types of RSs</w:t>
      </w:r>
      <w:bookmarkEnd w:id="421"/>
    </w:p>
    <w:p w14:paraId="7E090AF2" w14:textId="37FCE4F9" w:rsidR="00F728D8" w:rsidRPr="002C2133" w:rsidRDefault="0058452E" w:rsidP="00F728D8">
      <w:pPr>
        <w:rPr>
          <w:b/>
          <w:lang w:eastAsia="x-none"/>
        </w:rPr>
      </w:pPr>
      <w:hyperlink r:id="rId1174" w:history="1">
        <w:r w:rsidR="000F2B08" w:rsidRPr="002C2133">
          <w:rPr>
            <w:rStyle w:val="Hyperlink"/>
            <w:b/>
          </w:rPr>
          <w:t>R1-1807657</w:t>
        </w:r>
      </w:hyperlink>
      <w:r w:rsidR="00F728D8" w:rsidRPr="002C2133">
        <w:rPr>
          <w:b/>
          <w:lang w:eastAsia="x-none"/>
        </w:rPr>
        <w:tab/>
        <w:t>Feature lead summary of remaining issues for RS multiplexing</w:t>
      </w:r>
      <w:r w:rsidR="00F728D8" w:rsidRPr="002C2133">
        <w:rPr>
          <w:b/>
          <w:lang w:eastAsia="x-none"/>
        </w:rPr>
        <w:tab/>
        <w:t>Huawei, HiSilicon</w:t>
      </w:r>
    </w:p>
    <w:p w14:paraId="3BF5D0D6" w14:textId="77777777" w:rsidR="00F728D8" w:rsidRDefault="00F728D8" w:rsidP="00F728D8">
      <w:pPr>
        <w:rPr>
          <w:lang w:eastAsia="x-none"/>
        </w:rPr>
      </w:pPr>
    </w:p>
    <w:p w14:paraId="6059835F" w14:textId="77777777" w:rsidR="00F728D8" w:rsidRPr="002C2133" w:rsidRDefault="00F728D8" w:rsidP="00F728D8">
      <w:pPr>
        <w:rPr>
          <w:lang w:eastAsia="x-none"/>
        </w:rPr>
      </w:pPr>
      <w:r w:rsidRPr="002C2133">
        <w:rPr>
          <w:highlight w:val="green"/>
          <w:lang w:eastAsia="x-none"/>
        </w:rPr>
        <w:t>Agreement:</w:t>
      </w:r>
    </w:p>
    <w:p w14:paraId="6511C759" w14:textId="77777777" w:rsidR="00F728D8" w:rsidRPr="007F1F84" w:rsidRDefault="00F728D8" w:rsidP="00F728D8">
      <w:r w:rsidRPr="007F1F84">
        <w:rPr>
          <w:rFonts w:hint="eastAsia"/>
        </w:rPr>
        <w:t xml:space="preserve">TP </w:t>
      </w:r>
      <w:r w:rsidRPr="007F1F84">
        <w:t>for Section</w:t>
      </w:r>
      <w:r w:rsidRPr="007F1F84">
        <w:rPr>
          <w:rFonts w:hint="eastAsia"/>
        </w:rPr>
        <w:t xml:space="preserve"> 6.2.1 in TS 38.214</w:t>
      </w:r>
    </w:p>
    <w:p w14:paraId="76199A7D" w14:textId="77777777" w:rsidR="00F728D8" w:rsidRPr="007F1F84" w:rsidRDefault="00F728D8" w:rsidP="00F728D8">
      <w:pPr>
        <w:rPr>
          <w:i/>
          <w:highlight w:val="cyan"/>
          <w:lang w:eastAsia="zh-CN"/>
        </w:rPr>
      </w:pPr>
      <w:r w:rsidRPr="007F1F84">
        <w:rPr>
          <w:i/>
          <w:color w:val="FF0000"/>
          <w:lang w:eastAsia="zh-CN"/>
        </w:rPr>
        <w:t>------Unchanged</w:t>
      </w:r>
      <w:r w:rsidRPr="007F1F84">
        <w:rPr>
          <w:rFonts w:hint="eastAsia"/>
          <w:i/>
          <w:color w:val="FF0000"/>
          <w:lang w:eastAsia="zh-CN"/>
        </w:rPr>
        <w:t xml:space="preserve"> </w:t>
      </w:r>
      <w:r w:rsidRPr="007F1F84">
        <w:rPr>
          <w:i/>
          <w:color w:val="FF0000"/>
          <w:lang w:eastAsia="zh-CN"/>
        </w:rPr>
        <w:t>parts are omitted------</w:t>
      </w:r>
    </w:p>
    <w:p w14:paraId="4F48A299" w14:textId="77777777" w:rsidR="00F728D8" w:rsidRPr="007F1F84" w:rsidRDefault="00F728D8" w:rsidP="00F728D8">
      <w:r w:rsidRPr="007F1F84">
        <w:t xml:space="preserve">For PUCCH formats 0 and 2, a UE shall not transmit SRS when semi-persistent and periodic SRS are configured in the same symbol(s) with PUCCH carrying only CSI report(s), or only L1-RSRP report(s) or if aperiodic SRS is configured and PUCCH consists of beam failure request. A UE shall not transmit SRS when semi-persistent or periodic SRS is configured or aperiodic SRS is triggered to be transmitted in the same symbol(s) with PUCCH carrying HARQ-ACK </w:t>
      </w:r>
      <w:r w:rsidRPr="007F1F84">
        <w:rPr>
          <w:color w:val="FF0000"/>
        </w:rPr>
        <w:t>and/or SR</w:t>
      </w:r>
      <w:r w:rsidRPr="007F1F84">
        <w:t xml:space="preserve">. In the case that SRS is not transmitted due to overlap with PUCCH, only the SRS symbol(s) that overlap with PUCCH symbol(s) are dropped. PUCCH shall not be transmitted when aperiodic SRS is triggered to be transmitted to overlap in the same symbol with semi-persistent or periodic PUCCH carrying semi-persistent/periodic CSI report(s) or semi-persistent/periodic L1-RSRP report(s) only. </w:t>
      </w:r>
    </w:p>
    <w:p w14:paraId="3092A4B8" w14:textId="77777777" w:rsidR="00F728D8" w:rsidRPr="007F1F84" w:rsidRDefault="00F728D8" w:rsidP="00F728D8">
      <w:pPr>
        <w:rPr>
          <w:lang w:eastAsia="x-none"/>
        </w:rPr>
      </w:pPr>
      <w:r w:rsidRPr="007F1F84">
        <w:rPr>
          <w:i/>
          <w:color w:val="FF0000"/>
          <w:lang w:eastAsia="zh-CN"/>
        </w:rPr>
        <w:t>------Unchanged</w:t>
      </w:r>
      <w:r w:rsidRPr="007F1F84">
        <w:rPr>
          <w:rFonts w:hint="eastAsia"/>
          <w:i/>
          <w:color w:val="FF0000"/>
          <w:lang w:eastAsia="zh-CN"/>
        </w:rPr>
        <w:t xml:space="preserve"> </w:t>
      </w:r>
      <w:r w:rsidRPr="007F1F84">
        <w:rPr>
          <w:i/>
          <w:color w:val="FF0000"/>
          <w:lang w:eastAsia="zh-CN"/>
        </w:rPr>
        <w:t>parts are omitted------</w:t>
      </w:r>
    </w:p>
    <w:p w14:paraId="04C5F838" w14:textId="77777777" w:rsidR="00F728D8" w:rsidRDefault="00F728D8" w:rsidP="00F728D8">
      <w:pPr>
        <w:rPr>
          <w:lang w:eastAsia="x-none"/>
        </w:rPr>
      </w:pPr>
    </w:p>
    <w:p w14:paraId="39D039DC" w14:textId="77777777" w:rsidR="00F728D8" w:rsidRPr="002C2133" w:rsidRDefault="00F728D8" w:rsidP="00F728D8">
      <w:pPr>
        <w:rPr>
          <w:szCs w:val="32"/>
          <w:lang w:eastAsia="x-none"/>
        </w:rPr>
      </w:pPr>
      <w:r w:rsidRPr="002C2133">
        <w:rPr>
          <w:szCs w:val="32"/>
          <w:highlight w:val="green"/>
          <w:lang w:eastAsia="x-none"/>
        </w:rPr>
        <w:t>Agreement:</w:t>
      </w:r>
    </w:p>
    <w:p w14:paraId="04488BA3" w14:textId="77777777" w:rsidR="00F728D8" w:rsidRPr="002A7B97" w:rsidRDefault="00F728D8" w:rsidP="00F728D8">
      <w:pPr>
        <w:rPr>
          <w:szCs w:val="32"/>
          <w:lang w:eastAsia="x-none"/>
        </w:rPr>
      </w:pPr>
      <w:r w:rsidRPr="002A7B97">
        <w:rPr>
          <w:szCs w:val="32"/>
          <w:lang w:eastAsia="x-none"/>
        </w:rPr>
        <w:t>If the following change is captured in TS38.213 after Busan meeting, then the red highlighted part can be removed from TS38.214.</w:t>
      </w:r>
    </w:p>
    <w:p w14:paraId="6E21901A" w14:textId="77777777" w:rsidR="00F728D8" w:rsidRPr="006462A9" w:rsidRDefault="00F728D8" w:rsidP="00F728D8">
      <w:pPr>
        <w:rPr>
          <w:b/>
          <w:szCs w:val="32"/>
          <w:lang w:eastAsia="x-none"/>
        </w:rPr>
      </w:pPr>
      <w:r w:rsidRPr="006462A9">
        <w:rPr>
          <w:b/>
          <w:szCs w:val="32"/>
          <w:lang w:eastAsia="x-none"/>
        </w:rPr>
        <w:t>6.2.1</w:t>
      </w:r>
      <w:r w:rsidRPr="006462A9">
        <w:rPr>
          <w:b/>
          <w:szCs w:val="32"/>
          <w:lang w:eastAsia="x-none"/>
        </w:rPr>
        <w:tab/>
        <w:t>UE sounding procedure</w:t>
      </w:r>
    </w:p>
    <w:p w14:paraId="18A235E0" w14:textId="77777777" w:rsidR="00F728D8" w:rsidRPr="002A7B97" w:rsidRDefault="00F728D8" w:rsidP="00F728D8">
      <w:pPr>
        <w:rPr>
          <w:szCs w:val="32"/>
        </w:rPr>
      </w:pPr>
      <w:r w:rsidRPr="002A7B97">
        <w:rPr>
          <w:szCs w:val="32"/>
        </w:rPr>
        <w:t>&lt;</w:t>
      </w:r>
      <w:r w:rsidRPr="002A7B97">
        <w:rPr>
          <w:szCs w:val="32"/>
          <w:lang w:eastAsia="zh-CN"/>
        </w:rPr>
        <w:t>……</w:t>
      </w:r>
      <w:r w:rsidRPr="002A7B97">
        <w:rPr>
          <w:szCs w:val="32"/>
        </w:rPr>
        <w:t>&gt;</w:t>
      </w:r>
    </w:p>
    <w:p w14:paraId="21F992BE" w14:textId="77777777" w:rsidR="00F728D8" w:rsidRPr="002A7B97" w:rsidRDefault="00F728D8" w:rsidP="00F728D8">
      <w:pPr>
        <w:rPr>
          <w:szCs w:val="32"/>
          <w:lang w:eastAsia="x-none"/>
        </w:rPr>
      </w:pPr>
      <w:r w:rsidRPr="002A7B97">
        <w:rPr>
          <w:szCs w:val="32"/>
        </w:rPr>
        <w:t xml:space="preserve">A UE shall not transmit simultaneously SRS resource(s) and PRACH. </w:t>
      </w:r>
      <w:r w:rsidRPr="002A7B97">
        <w:rPr>
          <w:strike/>
          <w:color w:val="FF0000"/>
          <w:szCs w:val="32"/>
        </w:rPr>
        <w:t>If SRS and PRACH would occur on overlapping OFDM symbol(s), SRS is not transmitted on the overlapping symbol(s).</w:t>
      </w:r>
    </w:p>
    <w:p w14:paraId="7E7F379F" w14:textId="77777777" w:rsidR="00F728D8" w:rsidRDefault="00F728D8" w:rsidP="00F728D8">
      <w:pPr>
        <w:rPr>
          <w:lang w:eastAsia="x-none"/>
        </w:rPr>
      </w:pPr>
    </w:p>
    <w:p w14:paraId="7185BC3B" w14:textId="2A2D6940" w:rsidR="00F728D8" w:rsidRDefault="0058452E" w:rsidP="00F728D8">
      <w:pPr>
        <w:rPr>
          <w:lang w:eastAsia="x-none"/>
        </w:rPr>
      </w:pPr>
      <w:hyperlink r:id="rId1175" w:history="1">
        <w:r w:rsidR="000F2B08">
          <w:rPr>
            <w:rStyle w:val="Hyperlink"/>
            <w:lang w:eastAsia="x-none"/>
          </w:rPr>
          <w:t>R1-1805956</w:t>
        </w:r>
      </w:hyperlink>
      <w:r w:rsidR="00F728D8">
        <w:rPr>
          <w:lang w:eastAsia="x-none"/>
        </w:rPr>
        <w:tab/>
        <w:t>Remaining issues on RS multiplexing</w:t>
      </w:r>
      <w:r w:rsidR="00F728D8">
        <w:rPr>
          <w:lang w:eastAsia="x-none"/>
        </w:rPr>
        <w:tab/>
        <w:t>Huawei, HiSilicon</w:t>
      </w:r>
    </w:p>
    <w:p w14:paraId="32930BCF" w14:textId="6489D13A" w:rsidR="00F728D8" w:rsidRDefault="0058452E" w:rsidP="00F728D8">
      <w:pPr>
        <w:rPr>
          <w:lang w:eastAsia="x-none"/>
        </w:rPr>
      </w:pPr>
      <w:hyperlink r:id="rId1176" w:history="1">
        <w:r w:rsidR="000F2B08">
          <w:rPr>
            <w:rStyle w:val="Hyperlink"/>
            <w:lang w:eastAsia="x-none"/>
          </w:rPr>
          <w:t>R1-1806048</w:t>
        </w:r>
      </w:hyperlink>
      <w:r w:rsidR="00F728D8">
        <w:rPr>
          <w:lang w:eastAsia="x-none"/>
        </w:rPr>
        <w:tab/>
        <w:t>Remaining issues on multiplexing of different types of RSs</w:t>
      </w:r>
      <w:r w:rsidR="00F728D8">
        <w:rPr>
          <w:lang w:eastAsia="x-none"/>
        </w:rPr>
        <w:tab/>
        <w:t>vivo</w:t>
      </w:r>
    </w:p>
    <w:p w14:paraId="4E38DF16" w14:textId="439E0BB2" w:rsidR="00F728D8" w:rsidRDefault="0058452E" w:rsidP="00F728D8">
      <w:pPr>
        <w:rPr>
          <w:lang w:eastAsia="x-none"/>
        </w:rPr>
      </w:pPr>
      <w:hyperlink r:id="rId1177" w:history="1">
        <w:r w:rsidR="000F2B08">
          <w:rPr>
            <w:rStyle w:val="Hyperlink"/>
            <w:lang w:eastAsia="x-none"/>
          </w:rPr>
          <w:t>R1-1806223</w:t>
        </w:r>
      </w:hyperlink>
      <w:r w:rsidR="00F728D8">
        <w:rPr>
          <w:lang w:eastAsia="x-none"/>
        </w:rPr>
        <w:tab/>
        <w:t>On multiplexing of different types of RSs</w:t>
      </w:r>
      <w:r w:rsidR="00F728D8">
        <w:rPr>
          <w:lang w:eastAsia="x-none"/>
        </w:rPr>
        <w:tab/>
        <w:t>Ericsson</w:t>
      </w:r>
    </w:p>
    <w:p w14:paraId="76D3357E" w14:textId="25C7169D" w:rsidR="00F728D8" w:rsidRDefault="0058452E" w:rsidP="00F728D8">
      <w:pPr>
        <w:rPr>
          <w:lang w:eastAsia="x-none"/>
        </w:rPr>
      </w:pPr>
      <w:hyperlink r:id="rId1178" w:history="1">
        <w:r w:rsidR="000F2B08">
          <w:rPr>
            <w:rStyle w:val="Hyperlink"/>
            <w:lang w:eastAsia="x-none"/>
          </w:rPr>
          <w:t>R1-1806721</w:t>
        </w:r>
      </w:hyperlink>
      <w:r w:rsidR="00F728D8">
        <w:rPr>
          <w:lang w:eastAsia="x-none"/>
        </w:rPr>
        <w:tab/>
        <w:t>Remaining issues on RS multiplexing</w:t>
      </w:r>
      <w:r w:rsidR="00F728D8">
        <w:rPr>
          <w:lang w:eastAsia="x-none"/>
        </w:rPr>
        <w:tab/>
        <w:t>Samsung</w:t>
      </w:r>
    </w:p>
    <w:p w14:paraId="1FB80F32" w14:textId="4EA11588" w:rsidR="00F728D8" w:rsidRDefault="0058452E" w:rsidP="00F728D8">
      <w:pPr>
        <w:rPr>
          <w:lang w:eastAsia="x-none"/>
        </w:rPr>
      </w:pPr>
      <w:hyperlink r:id="rId1179" w:history="1">
        <w:r w:rsidR="000F2B08">
          <w:rPr>
            <w:rStyle w:val="Hyperlink"/>
            <w:lang w:eastAsia="x-none"/>
          </w:rPr>
          <w:t>R1-1806807</w:t>
        </w:r>
      </w:hyperlink>
      <w:r w:rsidR="00F728D8">
        <w:rPr>
          <w:lang w:eastAsia="x-none"/>
        </w:rPr>
        <w:tab/>
        <w:t>Remaining issues on multiplexing</w:t>
      </w:r>
      <w:r w:rsidR="00F728D8">
        <w:rPr>
          <w:lang w:eastAsia="x-none"/>
        </w:rPr>
        <w:tab/>
        <w:t>MediaTek Inc.</w:t>
      </w:r>
    </w:p>
    <w:p w14:paraId="732BC4B5" w14:textId="3C980D85" w:rsidR="00F728D8" w:rsidRDefault="0058452E" w:rsidP="00F728D8">
      <w:pPr>
        <w:rPr>
          <w:lang w:eastAsia="x-none"/>
        </w:rPr>
      </w:pPr>
      <w:hyperlink r:id="rId1180" w:history="1">
        <w:r w:rsidR="000F2B08">
          <w:rPr>
            <w:rStyle w:val="Hyperlink"/>
            <w:lang w:eastAsia="x-none"/>
          </w:rPr>
          <w:t>R1-1807293</w:t>
        </w:r>
      </w:hyperlink>
      <w:r w:rsidR="00F728D8">
        <w:rPr>
          <w:lang w:eastAsia="x-none"/>
        </w:rPr>
        <w:tab/>
        <w:t>Discussions on multiplexing of different types of RSs</w:t>
      </w:r>
      <w:r w:rsidR="00F728D8">
        <w:rPr>
          <w:lang w:eastAsia="x-none"/>
        </w:rPr>
        <w:tab/>
        <w:t>Mitsubishi Electric Co.</w:t>
      </w:r>
    </w:p>
    <w:p w14:paraId="712641E5" w14:textId="7ACC39D7" w:rsidR="00F728D8" w:rsidRDefault="0058452E" w:rsidP="00F728D8">
      <w:pPr>
        <w:rPr>
          <w:lang w:eastAsia="x-none"/>
        </w:rPr>
      </w:pPr>
      <w:hyperlink r:id="rId1181" w:history="1">
        <w:r w:rsidR="000F2B08">
          <w:rPr>
            <w:rStyle w:val="Hyperlink"/>
            <w:lang w:eastAsia="x-none"/>
          </w:rPr>
          <w:t>R1-1807345</w:t>
        </w:r>
      </w:hyperlink>
      <w:r w:rsidR="00F728D8">
        <w:rPr>
          <w:lang w:eastAsia="x-none"/>
        </w:rPr>
        <w:tab/>
        <w:t>Maintenance for Multiplexing of RS</w:t>
      </w:r>
      <w:r w:rsidR="00F728D8">
        <w:rPr>
          <w:lang w:eastAsia="x-none"/>
        </w:rPr>
        <w:tab/>
        <w:t>Qualcomm Incorporated</w:t>
      </w:r>
    </w:p>
    <w:p w14:paraId="63BAEEFE" w14:textId="77777777" w:rsidR="00F728D8" w:rsidRDefault="00F728D8" w:rsidP="0081593A">
      <w:pPr>
        <w:pStyle w:val="Heading5"/>
      </w:pPr>
      <w:bookmarkStart w:id="422" w:name="_Toc516232613"/>
      <w:r w:rsidRPr="004B0D61">
        <w:rPr>
          <w:rFonts w:hint="eastAsia"/>
        </w:rPr>
        <w:t>CSI-RS</w:t>
      </w:r>
      <w:bookmarkEnd w:id="422"/>
    </w:p>
    <w:p w14:paraId="156F6968" w14:textId="1CF39A49" w:rsidR="00F728D8" w:rsidRPr="002C2133" w:rsidRDefault="0058452E" w:rsidP="00F728D8">
      <w:pPr>
        <w:rPr>
          <w:b/>
          <w:lang w:eastAsia="x-none"/>
        </w:rPr>
      </w:pPr>
      <w:hyperlink r:id="rId1182" w:history="1">
        <w:r w:rsidR="000F2B08" w:rsidRPr="002C2133">
          <w:rPr>
            <w:rStyle w:val="Hyperlink"/>
            <w:b/>
          </w:rPr>
          <w:t>R1-1807656</w:t>
        </w:r>
      </w:hyperlink>
      <w:r w:rsidR="00F728D8" w:rsidRPr="002C2133">
        <w:rPr>
          <w:b/>
          <w:lang w:eastAsia="x-none"/>
        </w:rPr>
        <w:tab/>
        <w:t>Feature lead summary of CSI-RS #0</w:t>
      </w:r>
      <w:r w:rsidR="00F728D8" w:rsidRPr="002C2133">
        <w:rPr>
          <w:b/>
          <w:lang w:eastAsia="x-none"/>
        </w:rPr>
        <w:tab/>
        <w:t>Huawei, HiSilicon</w:t>
      </w:r>
    </w:p>
    <w:p w14:paraId="6E2B7A2B" w14:textId="77777777" w:rsidR="00F728D8" w:rsidRDefault="00F728D8" w:rsidP="00F728D8">
      <w:pPr>
        <w:rPr>
          <w:lang w:eastAsia="x-none"/>
        </w:rPr>
      </w:pPr>
    </w:p>
    <w:p w14:paraId="14FAB717" w14:textId="77777777" w:rsidR="00F728D8" w:rsidRPr="002C2133" w:rsidRDefault="00F728D8" w:rsidP="00F728D8">
      <w:pPr>
        <w:rPr>
          <w:lang w:eastAsia="x-none"/>
        </w:rPr>
      </w:pPr>
      <w:r w:rsidRPr="002C2133">
        <w:rPr>
          <w:highlight w:val="green"/>
          <w:lang w:eastAsia="x-none"/>
        </w:rPr>
        <w:t>Agreement (Impact to RAN2 specifications)</w:t>
      </w:r>
    </w:p>
    <w:p w14:paraId="714E9D62" w14:textId="77777777" w:rsidR="00F728D8" w:rsidRDefault="00F728D8" w:rsidP="00F728D8">
      <w:pPr>
        <w:rPr>
          <w:szCs w:val="20"/>
        </w:rPr>
      </w:pPr>
      <w:r>
        <w:rPr>
          <w:szCs w:val="20"/>
        </w:rPr>
        <w:t>Text proposal #3 for Section 5.2.2.3.1 in TS38.214</w:t>
      </w:r>
    </w:p>
    <w:p w14:paraId="6FF8A2FF" w14:textId="77777777" w:rsidR="00F728D8" w:rsidRPr="001C61D4" w:rsidRDefault="00F728D8" w:rsidP="00F728D8">
      <w:pPr>
        <w:jc w:val="center"/>
        <w:rPr>
          <w:i/>
          <w:color w:val="FF0000"/>
          <w:szCs w:val="20"/>
          <w:lang w:eastAsia="ja-JP"/>
        </w:rPr>
      </w:pPr>
      <w:r w:rsidRPr="001C61D4">
        <w:rPr>
          <w:color w:val="FF0000"/>
          <w:szCs w:val="20"/>
        </w:rPr>
        <w:t>&lt; Unchanged parts are omitted &gt;</w:t>
      </w:r>
    </w:p>
    <w:p w14:paraId="30920E25" w14:textId="1B87F9A4" w:rsidR="00F728D8" w:rsidRPr="001C61D4" w:rsidRDefault="00F728D8" w:rsidP="00F728D8">
      <w:pPr>
        <w:pStyle w:val="ListParagraph1"/>
        <w:snapToGrid w:val="0"/>
        <w:ind w:firstLine="400"/>
        <w:rPr>
          <w:sz w:val="20"/>
          <w:szCs w:val="20"/>
          <w:lang w:val="sv-SE"/>
        </w:rPr>
      </w:pPr>
      <w:ins w:id="423" w:author="Huawei" w:date="2018-05-21T09:24:00Z">
        <w:r w:rsidRPr="001C61D4">
          <w:rPr>
            <w:sz w:val="20"/>
            <w:szCs w:val="20"/>
          </w:rPr>
          <w:t xml:space="preserve">The bandwidth and initial CRB index of a CSI-RS resource within a BWP, as defined in Subclause 7.4.1.5 of [4, TS 38.211], are determined based on the higher layer parameters </w:t>
        </w:r>
        <w:r w:rsidRPr="001C61D4">
          <w:rPr>
            <w:i/>
            <w:sz w:val="20"/>
            <w:szCs w:val="20"/>
          </w:rPr>
          <w:t>nrofRBs</w:t>
        </w:r>
        <w:r w:rsidRPr="001C61D4">
          <w:rPr>
            <w:sz w:val="20"/>
            <w:szCs w:val="20"/>
          </w:rPr>
          <w:t xml:space="preserve"> and </w:t>
        </w:r>
        <w:r w:rsidRPr="001C61D4">
          <w:rPr>
            <w:i/>
            <w:sz w:val="20"/>
            <w:szCs w:val="20"/>
          </w:rPr>
          <w:t>startingRB</w:t>
        </w:r>
        <w:r w:rsidRPr="001C61D4">
          <w:rPr>
            <w:sz w:val="20"/>
            <w:szCs w:val="20"/>
          </w:rPr>
          <w:t xml:space="preserve">, respectively, within the </w:t>
        </w:r>
        <w:r w:rsidRPr="001C61D4">
          <w:rPr>
            <w:i/>
            <w:sz w:val="20"/>
            <w:szCs w:val="20"/>
          </w:rPr>
          <w:t>CSI-FrequencyOccupation</w:t>
        </w:r>
        <w:r w:rsidRPr="001C61D4">
          <w:rPr>
            <w:sz w:val="20"/>
            <w:szCs w:val="20"/>
          </w:rPr>
          <w:t xml:space="preserve"> IE configured by the higher layer parameter </w:t>
        </w:r>
        <w:r w:rsidRPr="001C61D4">
          <w:rPr>
            <w:i/>
            <w:sz w:val="20"/>
            <w:szCs w:val="20"/>
          </w:rPr>
          <w:t>freqBand</w:t>
        </w:r>
        <w:r w:rsidRPr="001C61D4">
          <w:rPr>
            <w:sz w:val="20"/>
            <w:szCs w:val="20"/>
          </w:rPr>
          <w:t xml:space="preserve"> within the </w:t>
        </w:r>
        <w:r w:rsidRPr="001C61D4">
          <w:rPr>
            <w:i/>
            <w:sz w:val="20"/>
            <w:szCs w:val="20"/>
          </w:rPr>
          <w:t>CSI-RS-ResourceMapping</w:t>
        </w:r>
        <w:r w:rsidRPr="001C61D4">
          <w:rPr>
            <w:sz w:val="20"/>
            <w:szCs w:val="20"/>
          </w:rPr>
          <w:t xml:space="preserve"> IE. Both </w:t>
        </w:r>
        <w:r w:rsidRPr="001C61D4">
          <w:rPr>
            <w:i/>
            <w:sz w:val="20"/>
            <w:szCs w:val="20"/>
          </w:rPr>
          <w:t>nrofRBs</w:t>
        </w:r>
        <w:r w:rsidRPr="001C61D4">
          <w:rPr>
            <w:sz w:val="20"/>
            <w:szCs w:val="20"/>
          </w:rPr>
          <w:t xml:space="preserve"> and </w:t>
        </w:r>
        <w:r w:rsidRPr="001C61D4">
          <w:rPr>
            <w:i/>
            <w:sz w:val="20"/>
            <w:szCs w:val="20"/>
          </w:rPr>
          <w:t>startingRB</w:t>
        </w:r>
        <w:r w:rsidRPr="001C61D4">
          <w:rPr>
            <w:sz w:val="20"/>
            <w:szCs w:val="20"/>
          </w:rPr>
          <w:t xml:space="preserve"> are configured as integer multiples of 4 RBs, and the reference point for </w:t>
        </w:r>
        <w:r w:rsidRPr="001C61D4">
          <w:rPr>
            <w:i/>
            <w:sz w:val="20"/>
            <w:szCs w:val="20"/>
          </w:rPr>
          <w:t>startingRB</w:t>
        </w:r>
        <w:r w:rsidRPr="001C61D4">
          <w:rPr>
            <w:sz w:val="20"/>
            <w:szCs w:val="20"/>
          </w:rPr>
          <w:t xml:space="preserve"> is CRB 0 on the common resource block grid. If</w:t>
        </w:r>
      </w:ins>
      <w:r>
        <w:rPr>
          <w:sz w:val="20"/>
          <w:szCs w:val="20"/>
        </w:rPr>
        <w:t xml:space="preserve"> </w:t>
      </w:r>
      <w:r w:rsidRPr="008C4E40">
        <w:rPr>
          <w:position w:val="-12"/>
          <w:sz w:val="20"/>
          <w:szCs w:val="20"/>
        </w:rPr>
        <w:object w:dxaOrig="1840" w:dyaOrig="380" w14:anchorId="7DD74950">
          <v:shape id="_x0000_i1102" type="#_x0000_t75" style="width:91.8pt;height:18.6pt" o:ole="">
            <v:imagedata r:id="rId1183" o:title=""/>
          </v:shape>
          <o:OLEObject Type="Embed" ProgID="Equation.DSMT4" ShapeID="_x0000_i1102" DrawAspect="Content" ObjectID="_1596006151" r:id="rId1184"/>
        </w:object>
      </w:r>
      <w:r w:rsidRPr="001C61D4">
        <w:rPr>
          <w:iCs/>
          <w:sz w:val="20"/>
          <w:szCs w:val="20"/>
          <w:lang w:val="sv-SE"/>
        </w:rPr>
        <w:fldChar w:fldCharType="begin"/>
      </w:r>
      <w:r w:rsidRPr="001C61D4">
        <w:rPr>
          <w:iCs/>
          <w:sz w:val="20"/>
          <w:szCs w:val="20"/>
          <w:lang w:val="sv-SE"/>
        </w:rPr>
        <w:instrText xml:space="preserve"> QUOTE </w:instrText>
      </w:r>
      <m:oMath>
        <m:r>
          <w:ins w:id="424" w:author="Huawei" w:date="2018-05-21T09:24:00Z">
            <m:rPr>
              <m:nor/>
            </m:rPr>
            <w:rPr>
              <w:rFonts w:ascii="Cambria Math" w:hAnsi="Cambria Math"/>
              <w:i/>
              <w:lang w:val="sv-SE"/>
            </w:rPr>
            <m:t>startingRB</m:t>
          </w:ins>
        </m:r>
        <m:r>
          <w:ins w:id="425" w:author="Huawei" w:date="2018-05-21T09:24:00Z">
            <m:rPr>
              <m:sty m:val="p"/>
            </m:rPr>
            <w:rPr>
              <w:rFonts w:ascii="Cambria Math" w:hAnsi="Cambria Math"/>
              <w:lang w:val="sv-SE"/>
            </w:rPr>
            <m:t>&lt;</m:t>
          </w:ins>
        </m:r>
        <m:sSubSup>
          <m:sSubSupPr>
            <m:ctrlPr>
              <w:ins w:id="426" w:author="Huawei" w:date="2018-05-21T09:24:00Z">
                <w:rPr>
                  <w:rFonts w:ascii="Cambria Math" w:hAnsi="Cambria Math"/>
                  <w:i/>
                  <w:iCs/>
                  <w:lang w:val="sv-SE"/>
                </w:rPr>
              </w:ins>
            </m:ctrlPr>
          </m:sSubSupPr>
          <m:e>
            <m:r>
              <w:ins w:id="427" w:author="Huawei" w:date="2018-05-21T09:24:00Z">
                <m:rPr>
                  <m:sty m:val="p"/>
                </m:rPr>
                <w:rPr>
                  <w:rFonts w:ascii="Cambria Math" w:hAnsi="Cambria Math"/>
                  <w:lang w:val="sv-SE"/>
                </w:rPr>
                <m:t>N</m:t>
              </w:ins>
            </m:r>
          </m:e>
          <m:sub>
            <m:r>
              <w:ins w:id="428" w:author="Huawei" w:date="2018-05-21T09:24:00Z">
                <m:rPr>
                  <m:sty m:val="p"/>
                </m:rPr>
                <w:rPr>
                  <w:rFonts w:ascii="Cambria Math" w:hAnsi="Cambria Math"/>
                  <w:lang w:val="sv-SE"/>
                </w:rPr>
                <m:t>BWP</m:t>
              </w:ins>
            </m:r>
          </m:sub>
          <m:sup>
            <m:r>
              <w:ins w:id="429" w:author="Huawei" w:date="2018-05-21T09:24:00Z">
                <m:rPr>
                  <m:sty m:val="p"/>
                </m:rPr>
                <w:rPr>
                  <w:rFonts w:ascii="Cambria Math" w:hAnsi="Cambria Math"/>
                  <w:lang w:val="sv-SE"/>
                </w:rPr>
                <m:t>start</m:t>
              </w:ins>
            </m:r>
          </m:sup>
        </m:sSubSup>
      </m:oMath>
      <w:r w:rsidRPr="001C61D4">
        <w:rPr>
          <w:iCs/>
          <w:sz w:val="20"/>
          <w:szCs w:val="20"/>
          <w:lang w:val="sv-SE"/>
        </w:rPr>
        <w:instrText xml:space="preserve"> </w:instrText>
      </w:r>
      <w:r w:rsidRPr="001C61D4">
        <w:rPr>
          <w:iCs/>
          <w:sz w:val="20"/>
          <w:szCs w:val="20"/>
          <w:lang w:val="sv-SE"/>
        </w:rPr>
        <w:fldChar w:fldCharType="end"/>
      </w:r>
      <w:ins w:id="430" w:author="Huawei" w:date="2018-05-21T09:24:00Z">
        <w:r w:rsidRPr="001C61D4">
          <w:rPr>
            <w:iCs/>
            <w:sz w:val="20"/>
            <w:szCs w:val="20"/>
            <w:lang w:val="sv-SE"/>
          </w:rPr>
          <w:t xml:space="preserve">, the UE shall assume that the initial CRB index of the CSI-RS resource is </w:t>
        </w:r>
      </w:ins>
      <w:r w:rsidRPr="008C4E40">
        <w:rPr>
          <w:position w:val="-14"/>
          <w:sz w:val="20"/>
          <w:szCs w:val="20"/>
        </w:rPr>
        <w:object w:dxaOrig="1540" w:dyaOrig="400" w14:anchorId="5E97DD2B">
          <v:shape id="_x0000_i1103" type="#_x0000_t75" style="width:77.4pt;height:19.8pt" o:ole="">
            <v:imagedata r:id="rId1185" o:title=""/>
          </v:shape>
          <o:OLEObject Type="Embed" ProgID="Equation.DSMT4" ShapeID="_x0000_i1103" DrawAspect="Content" ObjectID="_1596006152" r:id="rId1186"/>
        </w:object>
      </w:r>
      <w:r w:rsidRPr="001C61D4">
        <w:rPr>
          <w:iCs/>
          <w:sz w:val="20"/>
          <w:szCs w:val="20"/>
          <w:lang w:val="sv-SE"/>
        </w:rPr>
        <w:fldChar w:fldCharType="begin"/>
      </w:r>
      <w:r w:rsidRPr="001C61D4">
        <w:rPr>
          <w:iCs/>
          <w:sz w:val="20"/>
          <w:szCs w:val="20"/>
          <w:lang w:val="sv-SE"/>
        </w:rPr>
        <w:instrText xml:space="preserve"> QUOTE </w:instrText>
      </w:r>
      <m:oMath>
        <m:sSub>
          <m:sSubPr>
            <m:ctrlPr>
              <w:ins w:id="431" w:author="Huawei" w:date="2018-05-21T09:24:00Z">
                <w:rPr>
                  <w:rFonts w:ascii="Cambria Math" w:hAnsi="Cambria Math"/>
                  <w:i/>
                  <w:lang w:val="sv-SE"/>
                </w:rPr>
              </w:ins>
            </m:ctrlPr>
          </m:sSubPr>
          <m:e>
            <m:r>
              <w:ins w:id="432" w:author="Huawei" w:date="2018-05-21T09:24:00Z">
                <m:rPr>
                  <m:sty m:val="p"/>
                </m:rPr>
                <w:rPr>
                  <w:rFonts w:ascii="Cambria Math" w:hAnsi="Cambria Math"/>
                  <w:lang w:val="sv-SE"/>
                </w:rPr>
                <m:t>N</m:t>
              </w:ins>
            </m:r>
          </m:e>
          <m:sub>
            <m:r>
              <w:ins w:id="433" w:author="Huawei" w:date="2018-05-21T09:24:00Z">
                <m:rPr>
                  <m:sty m:val="p"/>
                </m:rPr>
                <w:rPr>
                  <w:rFonts w:ascii="Cambria Math" w:hAnsi="Cambria Math"/>
                  <w:lang w:val="sv-SE"/>
                </w:rPr>
                <m:t>initial RB</m:t>
              </w:ins>
            </m:r>
          </m:sub>
        </m:sSub>
        <m:r>
          <w:ins w:id="434" w:author="Huawei" w:date="2018-05-21T09:24:00Z">
            <m:rPr>
              <m:sty m:val="p"/>
            </m:rPr>
            <w:rPr>
              <w:rFonts w:ascii="Cambria Math" w:hAnsi="Cambria Math"/>
              <w:lang w:val="sv-SE"/>
            </w:rPr>
            <m:t>=</m:t>
          </w:ins>
        </m:r>
        <m:sSubSup>
          <m:sSubSupPr>
            <m:ctrlPr>
              <w:ins w:id="435" w:author="Huawei" w:date="2018-05-21T09:24:00Z">
                <w:rPr>
                  <w:rFonts w:ascii="Cambria Math" w:hAnsi="Cambria Math"/>
                  <w:i/>
                  <w:iCs/>
                  <w:lang w:val="sv-SE"/>
                </w:rPr>
              </w:ins>
            </m:ctrlPr>
          </m:sSubSupPr>
          <m:e>
            <m:r>
              <w:ins w:id="436" w:author="Huawei" w:date="2018-05-21T09:24:00Z">
                <m:rPr>
                  <m:sty m:val="p"/>
                </m:rPr>
                <w:rPr>
                  <w:rFonts w:ascii="Cambria Math" w:hAnsi="Cambria Math"/>
                  <w:lang w:val="sv-SE"/>
                </w:rPr>
                <m:t>N</m:t>
              </w:ins>
            </m:r>
          </m:e>
          <m:sub>
            <m:r>
              <w:ins w:id="437" w:author="Huawei" w:date="2018-05-21T09:24:00Z">
                <m:rPr>
                  <m:sty m:val="p"/>
                </m:rPr>
                <w:rPr>
                  <w:rFonts w:ascii="Cambria Math" w:hAnsi="Cambria Math"/>
                  <w:lang w:val="sv-SE"/>
                </w:rPr>
                <m:t>BWP</m:t>
              </w:ins>
            </m:r>
          </m:sub>
          <m:sup>
            <m:r>
              <w:ins w:id="438" w:author="Huawei" w:date="2018-05-21T09:24:00Z">
                <m:rPr>
                  <m:sty m:val="p"/>
                </m:rPr>
                <w:rPr>
                  <w:rFonts w:ascii="Cambria Math" w:hAnsi="Cambria Math"/>
                  <w:lang w:val="sv-SE"/>
                </w:rPr>
                <m:t>start</m:t>
              </w:ins>
            </m:r>
          </m:sup>
        </m:sSubSup>
      </m:oMath>
      <w:r w:rsidRPr="001C61D4">
        <w:rPr>
          <w:iCs/>
          <w:sz w:val="20"/>
          <w:szCs w:val="20"/>
          <w:lang w:val="sv-SE"/>
        </w:rPr>
        <w:instrText xml:space="preserve"> </w:instrText>
      </w:r>
      <w:r w:rsidRPr="001C61D4">
        <w:rPr>
          <w:iCs/>
          <w:sz w:val="20"/>
          <w:szCs w:val="20"/>
          <w:lang w:val="sv-SE"/>
        </w:rPr>
        <w:fldChar w:fldCharType="end"/>
      </w:r>
      <w:ins w:id="439" w:author="Huawei" w:date="2018-05-21T09:24:00Z">
        <w:r w:rsidRPr="001C61D4">
          <w:rPr>
            <w:iCs/>
            <w:sz w:val="20"/>
            <w:szCs w:val="20"/>
            <w:lang w:val="sv-SE"/>
          </w:rPr>
          <w:t xml:space="preserve">, otherwise </w:t>
        </w:r>
      </w:ins>
      <w:r w:rsidRPr="008C4E40">
        <w:rPr>
          <w:position w:val="-14"/>
          <w:sz w:val="20"/>
          <w:szCs w:val="20"/>
        </w:rPr>
        <w:object w:dxaOrig="2120" w:dyaOrig="380" w14:anchorId="19C429B3">
          <v:shape id="_x0000_i1104" type="#_x0000_t75" style="width:106.8pt;height:18.6pt" o:ole="">
            <v:imagedata r:id="rId1187" o:title=""/>
          </v:shape>
          <o:OLEObject Type="Embed" ProgID="Equation.DSMT4" ShapeID="_x0000_i1104" DrawAspect="Content" ObjectID="_1596006153" r:id="rId1188"/>
        </w:object>
      </w:r>
      <w:r w:rsidRPr="001C61D4">
        <w:rPr>
          <w:iCs/>
          <w:sz w:val="20"/>
          <w:szCs w:val="20"/>
          <w:lang w:val="sv-SE"/>
        </w:rPr>
        <w:fldChar w:fldCharType="begin"/>
      </w:r>
      <w:r w:rsidRPr="001C61D4">
        <w:rPr>
          <w:iCs/>
          <w:sz w:val="20"/>
          <w:szCs w:val="20"/>
          <w:lang w:val="sv-SE"/>
        </w:rPr>
        <w:instrText xml:space="preserve"> QUOTE </w:instrText>
      </w:r>
      <m:oMath>
        <m:sSub>
          <m:sSubPr>
            <m:ctrlPr>
              <w:ins w:id="440" w:author="Huawei" w:date="2018-05-21T09:24:00Z">
                <w:rPr>
                  <w:rFonts w:ascii="Cambria Math" w:hAnsi="Cambria Math"/>
                  <w:i/>
                  <w:lang w:val="sv-SE"/>
                </w:rPr>
              </w:ins>
            </m:ctrlPr>
          </m:sSubPr>
          <m:e>
            <m:r>
              <w:ins w:id="441" w:author="Huawei" w:date="2018-05-21T09:24:00Z">
                <m:rPr>
                  <m:sty m:val="p"/>
                </m:rPr>
                <w:rPr>
                  <w:rFonts w:ascii="Cambria Math" w:hAnsi="Cambria Math"/>
                  <w:lang w:val="sv-SE"/>
                </w:rPr>
                <m:t>N</m:t>
              </w:ins>
            </m:r>
          </m:e>
          <m:sub>
            <m:r>
              <w:ins w:id="442" w:author="Huawei" w:date="2018-05-21T09:24:00Z">
                <m:rPr>
                  <m:sty m:val="p"/>
                </m:rPr>
                <w:rPr>
                  <w:rFonts w:ascii="Cambria Math" w:hAnsi="Cambria Math"/>
                  <w:lang w:val="sv-SE"/>
                </w:rPr>
                <m:t>initial RB</m:t>
              </w:ins>
            </m:r>
          </m:sub>
        </m:sSub>
        <m:r>
          <w:ins w:id="443" w:author="Huawei" w:date="2018-05-21T09:24:00Z">
            <m:rPr>
              <m:sty m:val="p"/>
            </m:rPr>
            <w:rPr>
              <w:rFonts w:ascii="Cambria Math" w:hAnsi="Cambria Math"/>
              <w:lang w:val="sv-SE"/>
            </w:rPr>
            <m:t>=startingRB</m:t>
          </w:ins>
        </m:r>
      </m:oMath>
      <w:r w:rsidRPr="001C61D4">
        <w:rPr>
          <w:iCs/>
          <w:sz w:val="20"/>
          <w:szCs w:val="20"/>
          <w:lang w:val="sv-SE"/>
        </w:rPr>
        <w:instrText xml:space="preserve"> </w:instrText>
      </w:r>
      <w:r w:rsidRPr="001C61D4">
        <w:rPr>
          <w:iCs/>
          <w:sz w:val="20"/>
          <w:szCs w:val="20"/>
          <w:lang w:val="sv-SE"/>
        </w:rPr>
        <w:fldChar w:fldCharType="end"/>
      </w:r>
      <w:ins w:id="444" w:author="Huawei" w:date="2018-05-21T09:24:00Z">
        <w:r w:rsidRPr="001C61D4">
          <w:rPr>
            <w:iCs/>
            <w:sz w:val="20"/>
            <w:szCs w:val="20"/>
            <w:lang w:val="sv-SE"/>
          </w:rPr>
          <w:t xml:space="preserve">. </w:t>
        </w:r>
        <w:r w:rsidRPr="001C61D4">
          <w:rPr>
            <w:sz w:val="20"/>
            <w:szCs w:val="20"/>
            <w:lang w:val="sv-SE"/>
          </w:rPr>
          <w:t xml:space="preserve">If </w:t>
        </w:r>
      </w:ins>
      <w:r w:rsidRPr="008C4E40">
        <w:rPr>
          <w:position w:val="-14"/>
          <w:sz w:val="20"/>
          <w:szCs w:val="20"/>
        </w:rPr>
        <w:object w:dxaOrig="3260" w:dyaOrig="400" w14:anchorId="7B4CF52A">
          <v:shape id="_x0000_i1105" type="#_x0000_t75" style="width:162.6pt;height:19.8pt" o:ole="">
            <v:imagedata r:id="rId1189" o:title=""/>
          </v:shape>
          <o:OLEObject Type="Embed" ProgID="Equation.DSMT4" ShapeID="_x0000_i1105" DrawAspect="Content" ObjectID="_1596006154" r:id="rId1190"/>
        </w:object>
      </w:r>
      <w:r w:rsidRPr="001C61D4">
        <w:rPr>
          <w:sz w:val="20"/>
          <w:szCs w:val="20"/>
          <w:lang w:val="sv-SE"/>
        </w:rPr>
        <w:fldChar w:fldCharType="begin"/>
      </w:r>
      <w:r w:rsidRPr="001C61D4">
        <w:rPr>
          <w:sz w:val="20"/>
          <w:szCs w:val="20"/>
          <w:lang w:val="sv-SE"/>
        </w:rPr>
        <w:instrText xml:space="preserve"> QUOTE </w:instrText>
      </w:r>
      <m:oMath>
        <m:r>
          <w:ins w:id="445" w:author="Huawei" w:date="2018-05-21T09:24:00Z">
            <m:rPr>
              <m:nor/>
            </m:rPr>
            <w:rPr>
              <w:rFonts w:ascii="Cambria Math" w:hAnsi="Cambria Math"/>
              <w:i/>
              <w:lang w:val="sv-SE"/>
            </w:rPr>
            <m:t>nrofRBs</m:t>
          </w:ins>
        </m:r>
        <m:r>
          <w:ins w:id="446" w:author="Huawei" w:date="2018-05-21T09:24:00Z">
            <m:rPr>
              <m:sty m:val="p"/>
            </m:rPr>
            <w:rPr>
              <w:rFonts w:ascii="Cambria Math" w:hAnsi="Cambria Math"/>
              <w:lang w:val="sv-SE"/>
            </w:rPr>
            <m:t>&gt;</m:t>
          </w:ins>
        </m:r>
        <m:sSubSup>
          <m:sSubSupPr>
            <m:ctrlPr>
              <w:ins w:id="447" w:author="Huawei" w:date="2018-05-21T09:24:00Z">
                <w:rPr>
                  <w:rFonts w:ascii="Cambria Math" w:hAnsi="Cambria Math"/>
                  <w:i/>
                  <w:iCs/>
                  <w:lang w:val="sv-SE"/>
                </w:rPr>
              </w:ins>
            </m:ctrlPr>
          </m:sSubSupPr>
          <m:e>
            <m:r>
              <w:ins w:id="448" w:author="Huawei" w:date="2018-05-21T09:24:00Z">
                <m:rPr>
                  <m:sty m:val="p"/>
                </m:rPr>
                <w:rPr>
                  <w:rFonts w:ascii="Cambria Math" w:hAnsi="Cambria Math"/>
                  <w:lang w:val="sv-SE"/>
                </w:rPr>
                <m:t>N</m:t>
              </w:ins>
            </m:r>
            <m:ctrlPr>
              <w:ins w:id="449" w:author="Huawei" w:date="2018-05-21T09:24:00Z">
                <w:rPr>
                  <w:rFonts w:ascii="Cambria Math" w:hAnsi="Cambria Math"/>
                  <w:i/>
                  <w:lang w:val="sv-SE"/>
                </w:rPr>
              </w:ins>
            </m:ctrlPr>
          </m:e>
          <m:sub>
            <m:r>
              <w:ins w:id="450" w:author="Huawei" w:date="2018-05-21T09:24:00Z">
                <m:rPr>
                  <m:sty m:val="p"/>
                </m:rPr>
                <w:rPr>
                  <w:rFonts w:ascii="Cambria Math" w:hAnsi="Cambria Math"/>
                  <w:lang w:val="sv-SE"/>
                </w:rPr>
                <m:t>BWP</m:t>
              </w:ins>
            </m:r>
          </m:sub>
          <m:sup>
            <m:r>
              <w:ins w:id="451" w:author="Huawei" w:date="2018-05-21T09:24:00Z">
                <m:rPr>
                  <m:sty m:val="p"/>
                </m:rPr>
                <w:rPr>
                  <w:rFonts w:ascii="Cambria Math" w:hAnsi="Cambria Math"/>
                  <w:lang w:val="sv-SE"/>
                </w:rPr>
                <m:t>size</m:t>
              </w:ins>
            </m:r>
          </m:sup>
        </m:sSubSup>
        <m:r>
          <w:ins w:id="452" w:author="Huawei" w:date="2018-05-21T09:24:00Z">
            <m:rPr>
              <m:sty m:val="p"/>
            </m:rPr>
            <w:rPr>
              <w:rFonts w:ascii="Cambria Math" w:hAnsi="Cambria Math"/>
              <w:lang w:val="sv-SE"/>
            </w:rPr>
            <m:t>+</m:t>
          </w:ins>
        </m:r>
        <m:sSubSup>
          <m:sSubSupPr>
            <m:ctrlPr>
              <w:ins w:id="453" w:author="Huawei" w:date="2018-05-21T09:24:00Z">
                <w:rPr>
                  <w:rFonts w:ascii="Cambria Math" w:hAnsi="Cambria Math"/>
                  <w:i/>
                  <w:iCs/>
                  <w:lang w:val="sv-SE"/>
                </w:rPr>
              </w:ins>
            </m:ctrlPr>
          </m:sSubSupPr>
          <m:e>
            <m:r>
              <w:ins w:id="454" w:author="Huawei" w:date="2018-05-21T09:24:00Z">
                <m:rPr>
                  <m:sty m:val="p"/>
                </m:rPr>
                <w:rPr>
                  <w:rFonts w:ascii="Cambria Math" w:hAnsi="Cambria Math"/>
                  <w:lang w:val="sv-SE"/>
                </w:rPr>
                <m:t>N</m:t>
              </w:ins>
            </m:r>
          </m:e>
          <m:sub>
            <m:r>
              <w:ins w:id="455" w:author="Huawei" w:date="2018-05-21T09:24:00Z">
                <m:rPr>
                  <m:sty m:val="p"/>
                </m:rPr>
                <w:rPr>
                  <w:rFonts w:ascii="Cambria Math" w:hAnsi="Cambria Math"/>
                  <w:lang w:val="sv-SE"/>
                </w:rPr>
                <m:t>BWP</m:t>
              </w:ins>
            </m:r>
          </m:sub>
          <m:sup>
            <m:r>
              <w:ins w:id="456" w:author="Huawei" w:date="2018-05-21T09:24:00Z">
                <m:rPr>
                  <m:sty m:val="p"/>
                </m:rPr>
                <w:rPr>
                  <w:rFonts w:ascii="Cambria Math" w:hAnsi="Cambria Math"/>
                  <w:lang w:val="sv-SE"/>
                </w:rPr>
                <m:t>start</m:t>
              </w:ins>
            </m:r>
          </m:sup>
        </m:sSubSup>
        <m:r>
          <w:ins w:id="457" w:author="Huawei" w:date="2018-05-21T09:24:00Z">
            <m:rPr>
              <m:sty m:val="p"/>
            </m:rPr>
            <w:rPr>
              <w:rFonts w:ascii="Cambria Math" w:hAnsi="Cambria Math"/>
              <w:lang w:val="sv-SE"/>
            </w:rPr>
            <m:t>-</m:t>
          </w:ins>
        </m:r>
        <m:sSub>
          <m:sSubPr>
            <m:ctrlPr>
              <w:ins w:id="458" w:author="Huawei" w:date="2018-05-21T09:24:00Z">
                <w:rPr>
                  <w:rFonts w:ascii="Cambria Math" w:hAnsi="Cambria Math"/>
                  <w:i/>
                  <w:lang w:val="sv-SE"/>
                </w:rPr>
              </w:ins>
            </m:ctrlPr>
          </m:sSubPr>
          <m:e>
            <m:r>
              <w:ins w:id="459" w:author="Huawei" w:date="2018-05-21T09:24:00Z">
                <m:rPr>
                  <m:sty m:val="p"/>
                </m:rPr>
                <w:rPr>
                  <w:rFonts w:ascii="Cambria Math" w:hAnsi="Cambria Math"/>
                  <w:lang w:val="sv-SE"/>
                </w:rPr>
                <m:t>N</m:t>
              </w:ins>
            </m:r>
          </m:e>
          <m:sub>
            <m:r>
              <w:ins w:id="460" w:author="Huawei" w:date="2018-05-21T09:24:00Z">
                <m:rPr>
                  <m:sty m:val="p"/>
                </m:rPr>
                <w:rPr>
                  <w:rFonts w:ascii="Cambria Math" w:hAnsi="Cambria Math"/>
                  <w:lang w:val="sv-SE"/>
                </w:rPr>
                <m:t>initial RB</m:t>
              </w:ins>
            </m:r>
          </m:sub>
        </m:sSub>
      </m:oMath>
      <w:r w:rsidRPr="001C61D4">
        <w:rPr>
          <w:sz w:val="20"/>
          <w:szCs w:val="20"/>
          <w:lang w:val="sv-SE"/>
        </w:rPr>
        <w:instrText xml:space="preserve"> </w:instrText>
      </w:r>
      <w:r w:rsidRPr="001C61D4">
        <w:rPr>
          <w:sz w:val="20"/>
          <w:szCs w:val="20"/>
          <w:lang w:val="sv-SE"/>
        </w:rPr>
        <w:fldChar w:fldCharType="end"/>
      </w:r>
      <w:ins w:id="461" w:author="Huawei" w:date="2018-05-21T09:24:00Z">
        <w:r w:rsidRPr="001C61D4">
          <w:rPr>
            <w:sz w:val="20"/>
            <w:szCs w:val="20"/>
            <w:lang w:val="sv-SE"/>
          </w:rPr>
          <w:t xml:space="preserve">, the UE shall assume that the bandwidth of the CSI-RS resource is </w:t>
        </w:r>
      </w:ins>
      <w:r w:rsidRPr="008C4E40">
        <w:rPr>
          <w:position w:val="-14"/>
          <w:sz w:val="20"/>
          <w:szCs w:val="20"/>
        </w:rPr>
        <w:object w:dxaOrig="3159" w:dyaOrig="400" w14:anchorId="376DF530">
          <v:shape id="_x0000_i1106" type="#_x0000_t75" style="width:157.2pt;height:19.8pt" o:ole="">
            <v:imagedata r:id="rId1191" o:title=""/>
          </v:shape>
          <o:OLEObject Type="Embed" ProgID="Equation.DSMT4" ShapeID="_x0000_i1106" DrawAspect="Content" ObjectID="_1596006155" r:id="rId1192"/>
        </w:object>
      </w:r>
      <w:r w:rsidRPr="001C61D4">
        <w:rPr>
          <w:sz w:val="20"/>
          <w:szCs w:val="20"/>
          <w:lang w:val="sv-SE"/>
        </w:rPr>
        <w:fldChar w:fldCharType="begin"/>
      </w:r>
      <w:r w:rsidRPr="001C61D4">
        <w:rPr>
          <w:sz w:val="20"/>
          <w:szCs w:val="20"/>
          <w:lang w:val="sv-SE"/>
        </w:rPr>
        <w:instrText xml:space="preserve"> QUOTE </w:instrText>
      </w:r>
      <m:oMath>
        <m:sSubSup>
          <m:sSubSupPr>
            <m:ctrlPr>
              <w:ins w:id="462" w:author="Huawei" w:date="2018-05-21T09:24:00Z">
                <w:rPr>
                  <w:rFonts w:ascii="Cambria Math" w:hAnsi="Cambria Math"/>
                  <w:i/>
                  <w:iCs/>
                  <w:lang w:val="sv-SE"/>
                </w:rPr>
              </w:ins>
            </m:ctrlPr>
          </m:sSubSupPr>
          <m:e>
            <m:r>
              <w:ins w:id="463" w:author="Huawei" w:date="2018-05-21T09:24:00Z">
                <m:rPr>
                  <m:sty m:val="p"/>
                </m:rPr>
                <w:rPr>
                  <w:rFonts w:ascii="Cambria Math" w:hAnsi="Cambria Math"/>
                  <w:lang w:val="sv-SE"/>
                </w:rPr>
                <m:t>N</m:t>
              </w:ins>
            </m:r>
          </m:e>
          <m:sub>
            <m:r>
              <w:ins w:id="464" w:author="Huawei" w:date="2018-05-21T09:24:00Z">
                <m:rPr>
                  <m:sty m:val="p"/>
                </m:rPr>
                <w:rPr>
                  <w:rFonts w:ascii="Cambria Math" w:hAnsi="Cambria Math"/>
                  <w:lang w:val="sv-SE"/>
                </w:rPr>
                <m:t>CSI-RS</m:t>
              </w:ins>
            </m:r>
          </m:sub>
          <m:sup>
            <m:r>
              <w:ins w:id="465" w:author="Huawei" w:date="2018-05-21T09:24:00Z">
                <m:rPr>
                  <m:sty m:val="p"/>
                </m:rPr>
                <w:rPr>
                  <w:rFonts w:ascii="Cambria Math" w:hAnsi="Cambria Math"/>
                  <w:lang w:val="sv-SE"/>
                </w:rPr>
                <m:t>BW</m:t>
              </w:ins>
            </m:r>
          </m:sup>
        </m:sSubSup>
        <m:r>
          <w:ins w:id="466" w:author="Huawei" w:date="2018-05-21T09:24:00Z">
            <m:rPr>
              <m:sty m:val="p"/>
            </m:rPr>
            <w:rPr>
              <w:rFonts w:ascii="Cambria Math" w:hAnsi="Cambria Math"/>
              <w:lang w:val="sv-SE"/>
            </w:rPr>
            <m:t>=</m:t>
          </w:ins>
        </m:r>
        <m:sSubSup>
          <m:sSubSupPr>
            <m:ctrlPr>
              <w:ins w:id="467" w:author="Huawei" w:date="2018-05-21T09:24:00Z">
                <w:rPr>
                  <w:rFonts w:ascii="Cambria Math" w:hAnsi="Cambria Math"/>
                  <w:i/>
                  <w:iCs/>
                  <w:lang w:val="sv-SE"/>
                </w:rPr>
              </w:ins>
            </m:ctrlPr>
          </m:sSubSupPr>
          <m:e>
            <m:r>
              <w:ins w:id="468" w:author="Huawei" w:date="2018-05-21T09:24:00Z">
                <m:rPr>
                  <m:sty m:val="p"/>
                </m:rPr>
                <w:rPr>
                  <w:rFonts w:ascii="Cambria Math" w:hAnsi="Cambria Math"/>
                  <w:lang w:val="sv-SE"/>
                </w:rPr>
                <m:t>N</m:t>
              </w:ins>
            </m:r>
          </m:e>
          <m:sub>
            <m:r>
              <w:ins w:id="469" w:author="Huawei" w:date="2018-05-21T09:24:00Z">
                <m:rPr>
                  <m:sty m:val="p"/>
                </m:rPr>
                <w:rPr>
                  <w:rFonts w:ascii="Cambria Math" w:hAnsi="Cambria Math"/>
                  <w:lang w:val="sv-SE"/>
                </w:rPr>
                <m:t>BWP</m:t>
              </w:ins>
            </m:r>
          </m:sub>
          <m:sup>
            <m:r>
              <w:ins w:id="470" w:author="Huawei" w:date="2018-05-21T09:24:00Z">
                <m:rPr>
                  <m:sty m:val="p"/>
                </m:rPr>
                <w:rPr>
                  <w:rFonts w:ascii="Cambria Math" w:hAnsi="Cambria Math"/>
                  <w:lang w:val="sv-SE"/>
                </w:rPr>
                <m:t>size</m:t>
              </w:ins>
            </m:r>
          </m:sup>
        </m:sSubSup>
        <m:r>
          <w:ins w:id="471" w:author="Huawei" w:date="2018-05-21T09:24:00Z">
            <m:rPr>
              <m:sty m:val="p"/>
            </m:rPr>
            <w:rPr>
              <w:rFonts w:ascii="Cambria Math" w:hAnsi="Cambria Math"/>
              <w:lang w:val="sv-SE"/>
            </w:rPr>
            <m:t>+</m:t>
          </w:ins>
        </m:r>
        <m:sSubSup>
          <m:sSubSupPr>
            <m:ctrlPr>
              <w:ins w:id="472" w:author="Huawei" w:date="2018-05-21T09:24:00Z">
                <w:rPr>
                  <w:rFonts w:ascii="Cambria Math" w:hAnsi="Cambria Math"/>
                  <w:i/>
                  <w:iCs/>
                  <w:lang w:val="sv-SE"/>
                </w:rPr>
              </w:ins>
            </m:ctrlPr>
          </m:sSubSupPr>
          <m:e>
            <m:r>
              <w:ins w:id="473" w:author="Huawei" w:date="2018-05-21T09:24:00Z">
                <m:rPr>
                  <m:sty m:val="p"/>
                </m:rPr>
                <w:rPr>
                  <w:rFonts w:ascii="Cambria Math" w:hAnsi="Cambria Math"/>
                  <w:lang w:val="sv-SE"/>
                </w:rPr>
                <m:t>N</m:t>
              </w:ins>
            </m:r>
          </m:e>
          <m:sub>
            <m:r>
              <w:ins w:id="474" w:author="Huawei" w:date="2018-05-21T09:24:00Z">
                <m:rPr>
                  <m:sty m:val="p"/>
                </m:rPr>
                <w:rPr>
                  <w:rFonts w:ascii="Cambria Math" w:hAnsi="Cambria Math"/>
                  <w:lang w:val="sv-SE"/>
                </w:rPr>
                <m:t>BWP</m:t>
              </w:ins>
            </m:r>
          </m:sub>
          <m:sup>
            <m:r>
              <w:ins w:id="475" w:author="Huawei" w:date="2018-05-21T09:24:00Z">
                <m:rPr>
                  <m:sty m:val="p"/>
                </m:rPr>
                <w:rPr>
                  <w:rFonts w:ascii="Cambria Math" w:hAnsi="Cambria Math"/>
                  <w:lang w:val="sv-SE"/>
                </w:rPr>
                <m:t>start</m:t>
              </w:ins>
            </m:r>
          </m:sup>
        </m:sSubSup>
        <m:r>
          <w:ins w:id="476" w:author="Huawei" w:date="2018-05-21T09:24:00Z">
            <m:rPr>
              <m:sty m:val="p"/>
            </m:rPr>
            <w:rPr>
              <w:rFonts w:ascii="Cambria Math" w:hAnsi="Cambria Math"/>
              <w:lang w:val="sv-SE"/>
            </w:rPr>
            <m:t>-</m:t>
          </w:ins>
        </m:r>
        <m:sSub>
          <m:sSubPr>
            <m:ctrlPr>
              <w:ins w:id="477" w:author="Huawei" w:date="2018-05-21T09:24:00Z">
                <w:rPr>
                  <w:rFonts w:ascii="Cambria Math" w:hAnsi="Cambria Math"/>
                  <w:i/>
                  <w:lang w:val="sv-SE"/>
                </w:rPr>
              </w:ins>
            </m:ctrlPr>
          </m:sSubPr>
          <m:e>
            <m:r>
              <w:ins w:id="478" w:author="Huawei" w:date="2018-05-21T09:24:00Z">
                <m:rPr>
                  <m:sty m:val="p"/>
                </m:rPr>
                <w:rPr>
                  <w:rFonts w:ascii="Cambria Math" w:hAnsi="Cambria Math"/>
                  <w:lang w:val="sv-SE"/>
                </w:rPr>
                <m:t>N</m:t>
              </w:ins>
            </m:r>
          </m:e>
          <m:sub>
            <m:r>
              <w:ins w:id="479" w:author="Huawei" w:date="2018-05-21T09:24:00Z">
                <m:rPr>
                  <m:sty m:val="p"/>
                </m:rPr>
                <w:rPr>
                  <w:rFonts w:ascii="Cambria Math" w:hAnsi="Cambria Math"/>
                  <w:lang w:val="sv-SE"/>
                </w:rPr>
                <m:t>initial RB</m:t>
              </w:ins>
            </m:r>
          </m:sub>
        </m:sSub>
      </m:oMath>
      <w:r w:rsidRPr="001C61D4">
        <w:rPr>
          <w:sz w:val="20"/>
          <w:szCs w:val="20"/>
          <w:lang w:val="sv-SE"/>
        </w:rPr>
        <w:instrText xml:space="preserve"> </w:instrText>
      </w:r>
      <w:r w:rsidRPr="001C61D4">
        <w:rPr>
          <w:sz w:val="20"/>
          <w:szCs w:val="20"/>
          <w:lang w:val="sv-SE"/>
        </w:rPr>
        <w:fldChar w:fldCharType="end"/>
      </w:r>
      <w:ins w:id="480" w:author="Huawei" w:date="2018-05-21T09:24:00Z">
        <w:r w:rsidRPr="001C61D4">
          <w:rPr>
            <w:sz w:val="20"/>
            <w:szCs w:val="20"/>
            <w:lang w:val="sv-SE"/>
          </w:rPr>
          <w:t xml:space="preserve">, otherwise </w:t>
        </w:r>
      </w:ins>
      <w:r w:rsidRPr="004A7188">
        <w:rPr>
          <w:position w:val="-12"/>
          <w:sz w:val="20"/>
          <w:szCs w:val="20"/>
        </w:rPr>
        <w:object w:dxaOrig="1800" w:dyaOrig="380" w14:anchorId="66CDCD45">
          <v:shape id="_x0000_i1107" type="#_x0000_t75" style="width:90pt;height:18.6pt" o:ole="">
            <v:imagedata r:id="rId1193" o:title=""/>
          </v:shape>
          <o:OLEObject Type="Embed" ProgID="Equation.DSMT4" ShapeID="_x0000_i1107" DrawAspect="Content" ObjectID="_1596006156" r:id="rId1194"/>
        </w:object>
      </w:r>
      <w:r w:rsidRPr="001C61D4">
        <w:rPr>
          <w:sz w:val="20"/>
          <w:szCs w:val="20"/>
          <w:lang w:val="sv-SE"/>
        </w:rPr>
        <w:fldChar w:fldCharType="begin"/>
      </w:r>
      <w:r w:rsidRPr="001C61D4">
        <w:rPr>
          <w:sz w:val="20"/>
          <w:szCs w:val="20"/>
          <w:lang w:val="sv-SE"/>
        </w:rPr>
        <w:instrText xml:space="preserve"> QUOTE </w:instrText>
      </w:r>
      <m:oMath>
        <m:sSubSup>
          <m:sSubSupPr>
            <m:ctrlPr>
              <w:ins w:id="481" w:author="Huawei" w:date="2018-05-21T09:24:00Z">
                <w:rPr>
                  <w:rFonts w:ascii="Cambria Math" w:hAnsi="Cambria Math"/>
                  <w:i/>
                  <w:iCs/>
                  <w:lang w:val="sv-SE"/>
                </w:rPr>
              </w:ins>
            </m:ctrlPr>
          </m:sSubSupPr>
          <m:e>
            <m:r>
              <w:ins w:id="482" w:author="Huawei" w:date="2018-05-21T09:24:00Z">
                <m:rPr>
                  <m:sty m:val="p"/>
                </m:rPr>
                <w:rPr>
                  <w:rFonts w:ascii="Cambria Math" w:hAnsi="Cambria Math"/>
                  <w:lang w:val="sv-SE"/>
                </w:rPr>
                <m:t>N</m:t>
              </w:ins>
            </m:r>
          </m:e>
          <m:sub>
            <m:r>
              <w:ins w:id="483" w:author="Huawei" w:date="2018-05-21T09:24:00Z">
                <m:rPr>
                  <m:sty m:val="p"/>
                </m:rPr>
                <w:rPr>
                  <w:rFonts w:ascii="Cambria Math" w:hAnsi="Cambria Math"/>
                  <w:lang w:val="sv-SE"/>
                </w:rPr>
                <m:t>CSI-RS</m:t>
              </w:ins>
            </m:r>
          </m:sub>
          <m:sup>
            <m:r>
              <w:ins w:id="484" w:author="Huawei" w:date="2018-05-21T09:24:00Z">
                <m:rPr>
                  <m:sty m:val="p"/>
                </m:rPr>
                <w:rPr>
                  <w:rFonts w:ascii="Cambria Math" w:hAnsi="Cambria Math"/>
                  <w:lang w:val="sv-SE"/>
                </w:rPr>
                <m:t>BW</m:t>
              </w:ins>
            </m:r>
          </m:sup>
        </m:sSubSup>
        <m:r>
          <w:ins w:id="485" w:author="Huawei" w:date="2018-05-21T09:24:00Z">
            <m:rPr>
              <m:sty m:val="p"/>
            </m:rPr>
            <w:rPr>
              <w:rFonts w:ascii="Cambria Math" w:hAnsi="Cambria Math"/>
              <w:lang w:val="sv-SE"/>
            </w:rPr>
            <m:t>=nrofRBs</m:t>
          </w:ins>
        </m:r>
      </m:oMath>
      <w:r w:rsidRPr="001C61D4">
        <w:rPr>
          <w:sz w:val="20"/>
          <w:szCs w:val="20"/>
          <w:lang w:val="sv-SE"/>
        </w:rPr>
        <w:instrText xml:space="preserve"> </w:instrText>
      </w:r>
      <w:r w:rsidRPr="001C61D4">
        <w:rPr>
          <w:sz w:val="20"/>
          <w:szCs w:val="20"/>
          <w:lang w:val="sv-SE"/>
        </w:rPr>
        <w:fldChar w:fldCharType="end"/>
      </w:r>
      <w:ins w:id="486" w:author="Huawei" w:date="2018-05-21T09:24:00Z">
        <w:r w:rsidRPr="001C61D4">
          <w:rPr>
            <w:sz w:val="20"/>
            <w:szCs w:val="20"/>
            <w:lang w:val="sv-SE"/>
          </w:rPr>
          <w:t xml:space="preserve">. In all cases, the UE shall expect that </w:t>
        </w:r>
      </w:ins>
      <w:r w:rsidRPr="004A7188">
        <w:rPr>
          <w:position w:val="-16"/>
          <w:sz w:val="20"/>
          <w:szCs w:val="20"/>
        </w:rPr>
        <w:object w:dxaOrig="2420" w:dyaOrig="440" w14:anchorId="7F269563">
          <v:shape id="_x0000_i1108" type="#_x0000_t75" style="width:120.6pt;height:22.8pt" o:ole="">
            <v:imagedata r:id="rId1195" o:title=""/>
          </v:shape>
          <o:OLEObject Type="Embed" ProgID="Equation.DSMT4" ShapeID="_x0000_i1108" DrawAspect="Content" ObjectID="_1596006157" r:id="rId1196"/>
        </w:object>
      </w:r>
      <w:r w:rsidRPr="001C61D4">
        <w:rPr>
          <w:sz w:val="20"/>
          <w:szCs w:val="20"/>
          <w:lang w:val="sv-SE"/>
        </w:rPr>
        <w:fldChar w:fldCharType="begin"/>
      </w:r>
      <w:r w:rsidRPr="001C61D4">
        <w:rPr>
          <w:sz w:val="20"/>
          <w:szCs w:val="20"/>
          <w:lang w:val="sv-SE"/>
        </w:rPr>
        <w:instrText xml:space="preserve"> QUOTE </w:instrText>
      </w:r>
      <m:oMath>
        <m:func>
          <m:funcPr>
            <m:ctrlPr>
              <w:ins w:id="487" w:author="Huawei" w:date="2018-05-21T09:24:00Z">
                <w:rPr>
                  <w:rFonts w:ascii="Cambria Math" w:hAnsi="Cambria Math"/>
                  <w:i/>
                  <w:lang w:val="sv-SE"/>
                </w:rPr>
              </w:ins>
            </m:ctrlPr>
          </m:funcPr>
          <m:fName>
            <m:sSubSup>
              <m:sSubSupPr>
                <m:ctrlPr>
                  <w:ins w:id="488" w:author="Huawei" w:date="2018-05-21T09:24:00Z">
                    <w:rPr>
                      <w:rFonts w:ascii="Cambria Math" w:hAnsi="Cambria Math"/>
                      <w:i/>
                      <w:iCs/>
                      <w:lang w:val="sv-SE"/>
                    </w:rPr>
                  </w:ins>
                </m:ctrlPr>
              </m:sSubSupPr>
              <m:e>
                <m:r>
                  <w:ins w:id="489" w:author="Huawei" w:date="2018-05-21T09:24:00Z">
                    <m:rPr>
                      <m:sty m:val="p"/>
                    </m:rPr>
                    <w:rPr>
                      <w:rFonts w:ascii="Cambria Math" w:hAnsi="Cambria Math"/>
                      <w:lang w:val="sv-SE"/>
                    </w:rPr>
                    <m:t>N</m:t>
                  </w:ins>
                </m:r>
              </m:e>
              <m:sub>
                <m:r>
                  <w:ins w:id="490" w:author="Huawei" w:date="2018-05-21T09:24:00Z">
                    <m:rPr>
                      <m:sty m:val="p"/>
                    </m:rPr>
                    <w:rPr>
                      <w:rFonts w:ascii="Cambria Math" w:hAnsi="Cambria Math"/>
                      <w:lang w:val="sv-SE"/>
                    </w:rPr>
                    <m:t>CSI-RS</m:t>
                  </w:ins>
                </m:r>
              </m:sub>
              <m:sup>
                <m:r>
                  <w:ins w:id="491" w:author="Huawei" w:date="2018-05-21T09:24:00Z">
                    <m:rPr>
                      <m:sty m:val="p"/>
                    </m:rPr>
                    <w:rPr>
                      <w:rFonts w:ascii="Cambria Math" w:hAnsi="Cambria Math"/>
                      <w:lang w:val="sv-SE"/>
                    </w:rPr>
                    <m:t>BW</m:t>
                  </w:ins>
                </m:r>
              </m:sup>
            </m:sSubSup>
            <m:r>
              <w:ins w:id="492" w:author="Huawei" w:date="2018-05-21T09:24:00Z">
                <m:rPr>
                  <m:sty m:val="p"/>
                </m:rPr>
                <w:rPr>
                  <w:rFonts w:ascii="Cambria Math" w:hAnsi="Cambria Math"/>
                  <w:lang w:val="sv-SE"/>
                </w:rPr>
                <m:t>≥min</m:t>
              </w:ins>
            </m:r>
          </m:fName>
          <m:e>
            <m:d>
              <m:dPr>
                <m:ctrlPr>
                  <w:ins w:id="493" w:author="Huawei" w:date="2018-05-21T09:24:00Z">
                    <w:rPr>
                      <w:rFonts w:ascii="Cambria Math" w:hAnsi="Cambria Math"/>
                      <w:i/>
                      <w:lang w:val="sv-SE"/>
                    </w:rPr>
                  </w:ins>
                </m:ctrlPr>
              </m:dPr>
              <m:e>
                <m:r>
                  <w:ins w:id="494" w:author="Huawei" w:date="2018-05-21T09:24:00Z">
                    <m:rPr>
                      <m:sty m:val="p"/>
                    </m:rPr>
                    <w:rPr>
                      <w:rFonts w:ascii="Cambria Math" w:hAnsi="Cambria Math"/>
                      <w:lang w:val="sv-SE"/>
                    </w:rPr>
                    <m:t xml:space="preserve">24, </m:t>
                  </w:ins>
                </m:r>
                <m:sSubSup>
                  <m:sSubSupPr>
                    <m:ctrlPr>
                      <w:ins w:id="495" w:author="Huawei" w:date="2018-05-21T09:24:00Z">
                        <w:rPr>
                          <w:rFonts w:ascii="Cambria Math" w:hAnsi="Cambria Math"/>
                          <w:i/>
                          <w:iCs/>
                          <w:lang w:val="sv-SE"/>
                        </w:rPr>
                      </w:ins>
                    </m:ctrlPr>
                  </m:sSubSupPr>
                  <m:e>
                    <m:r>
                      <w:ins w:id="496" w:author="Huawei" w:date="2018-05-21T09:24:00Z">
                        <m:rPr>
                          <m:sty m:val="p"/>
                        </m:rPr>
                        <w:rPr>
                          <w:rFonts w:ascii="Cambria Math" w:hAnsi="Cambria Math"/>
                          <w:lang w:val="sv-SE"/>
                        </w:rPr>
                        <m:t>N</m:t>
                      </w:ins>
                    </m:r>
                  </m:e>
                  <m:sub>
                    <m:r>
                      <w:ins w:id="497" w:author="Huawei" w:date="2018-05-21T09:24:00Z">
                        <m:rPr>
                          <m:sty m:val="p"/>
                        </m:rPr>
                        <w:rPr>
                          <w:rFonts w:ascii="Cambria Math" w:hAnsi="Cambria Math"/>
                          <w:lang w:val="sv-SE"/>
                        </w:rPr>
                        <m:t>BWP</m:t>
                      </w:ins>
                    </m:r>
                  </m:sub>
                  <m:sup>
                    <m:r>
                      <w:ins w:id="498" w:author="Huawei" w:date="2018-05-21T09:24:00Z">
                        <m:rPr>
                          <m:sty m:val="p"/>
                        </m:rPr>
                        <w:rPr>
                          <w:rFonts w:ascii="Cambria Math" w:hAnsi="Cambria Math"/>
                          <w:lang w:val="sv-SE"/>
                        </w:rPr>
                        <m:t>size</m:t>
                      </w:ins>
                    </m:r>
                  </m:sup>
                </m:sSubSup>
              </m:e>
            </m:d>
          </m:e>
        </m:func>
      </m:oMath>
      <w:r w:rsidRPr="001C61D4">
        <w:rPr>
          <w:sz w:val="20"/>
          <w:szCs w:val="20"/>
          <w:lang w:val="sv-SE"/>
        </w:rPr>
        <w:instrText xml:space="preserve"> </w:instrText>
      </w:r>
      <w:r w:rsidRPr="001C61D4">
        <w:rPr>
          <w:sz w:val="20"/>
          <w:szCs w:val="20"/>
          <w:lang w:val="sv-SE"/>
        </w:rPr>
        <w:fldChar w:fldCharType="end"/>
      </w:r>
      <w:ins w:id="499" w:author="Huawei" w:date="2018-05-21T09:24:00Z">
        <w:r w:rsidRPr="001C61D4">
          <w:rPr>
            <w:sz w:val="20"/>
            <w:szCs w:val="20"/>
            <w:lang w:val="sv-SE"/>
          </w:rPr>
          <w:t>.</w:t>
        </w:r>
      </w:ins>
    </w:p>
    <w:p w14:paraId="6E355E81" w14:textId="77777777" w:rsidR="00F728D8" w:rsidRPr="001C61D4" w:rsidRDefault="00F728D8" w:rsidP="00F728D8">
      <w:pPr>
        <w:jc w:val="center"/>
        <w:rPr>
          <w:szCs w:val="20"/>
          <w:lang w:eastAsia="x-none"/>
        </w:rPr>
      </w:pPr>
      <w:r w:rsidRPr="001C61D4">
        <w:rPr>
          <w:color w:val="FF0000"/>
          <w:szCs w:val="20"/>
        </w:rPr>
        <w:t>&lt; Unchanged parts are omitted &gt;</w:t>
      </w:r>
    </w:p>
    <w:p w14:paraId="10777C7E" w14:textId="77777777" w:rsidR="00F728D8" w:rsidRDefault="00F728D8" w:rsidP="00F728D8">
      <w:pPr>
        <w:rPr>
          <w:lang w:eastAsia="x-none"/>
        </w:rPr>
      </w:pPr>
      <w:r>
        <w:rPr>
          <w:lang w:eastAsia="x-none"/>
        </w:rPr>
        <w:t>Send an LS to RAN2.</w:t>
      </w:r>
    </w:p>
    <w:p w14:paraId="52EFAA8A" w14:textId="77777777" w:rsidR="00F728D8" w:rsidRDefault="00F728D8" w:rsidP="00F728D8">
      <w:pPr>
        <w:rPr>
          <w:lang w:val="en-US" w:eastAsia="x-none"/>
        </w:rPr>
      </w:pPr>
    </w:p>
    <w:p w14:paraId="4F6E55E3" w14:textId="77777777" w:rsidR="00F728D8" w:rsidRPr="00470854" w:rsidRDefault="00F728D8" w:rsidP="00F728D8">
      <w:pPr>
        <w:rPr>
          <w:lang w:val="en-US" w:eastAsia="x-none"/>
        </w:rPr>
      </w:pPr>
      <w:r w:rsidRPr="00470854">
        <w:rPr>
          <w:highlight w:val="green"/>
          <w:lang w:val="en-US" w:eastAsia="x-none"/>
        </w:rPr>
        <w:t>Agreement (Impact to RAN2 specifications)</w:t>
      </w:r>
    </w:p>
    <w:p w14:paraId="56E1B291" w14:textId="77777777" w:rsidR="00F728D8" w:rsidRDefault="00F728D8" w:rsidP="00F728D8">
      <w:pPr>
        <w:rPr>
          <w:rFonts w:eastAsia="SimSun"/>
          <w:iCs/>
          <w:szCs w:val="20"/>
        </w:rPr>
      </w:pPr>
      <w:r w:rsidRPr="00CE208C">
        <w:rPr>
          <w:rFonts w:eastAsia="SimSun"/>
          <w:szCs w:val="20"/>
        </w:rPr>
        <w:t>Change the value range of nrofRBs in CSI-RS bandwidth configuration from 24 to</w:t>
      </w:r>
      <w:r w:rsidRPr="00CE208C">
        <w:rPr>
          <w:szCs w:val="20"/>
        </w:rPr>
        <w:t xml:space="preserve"> </w:t>
      </w:r>
      <w:r w:rsidRPr="00CE208C">
        <w:rPr>
          <w:rFonts w:eastAsia="SimSun"/>
          <w:szCs w:val="20"/>
        </w:rPr>
        <w:t xml:space="preserve">maxNrofPhysicalResourceBlocks + 1 and </w:t>
      </w:r>
      <w:r w:rsidRPr="00CE208C">
        <w:rPr>
          <w:rFonts w:eastAsia="SimSun"/>
          <w:iCs/>
          <w:szCs w:val="20"/>
        </w:rPr>
        <w:t>include as part of an LS to RAN2. Ask RAN2 to update the relevant description.</w:t>
      </w:r>
      <w:r>
        <w:rPr>
          <w:rFonts w:eastAsia="SimSun"/>
          <w:iCs/>
          <w:szCs w:val="20"/>
        </w:rPr>
        <w:t xml:space="preserve"> </w:t>
      </w:r>
    </w:p>
    <w:p w14:paraId="2B8C3AFF" w14:textId="77777777" w:rsidR="00F728D8" w:rsidRDefault="00F728D8" w:rsidP="00F728D8">
      <w:pPr>
        <w:rPr>
          <w:lang w:eastAsia="x-none"/>
        </w:rPr>
      </w:pPr>
      <w:r>
        <w:rPr>
          <w:lang w:eastAsia="x-none"/>
        </w:rPr>
        <w:t>Send an LS to RAN2.</w:t>
      </w:r>
    </w:p>
    <w:p w14:paraId="3DC005B4" w14:textId="77777777" w:rsidR="00F728D8" w:rsidRDefault="00F728D8" w:rsidP="00F728D8">
      <w:pPr>
        <w:rPr>
          <w:lang w:eastAsia="x-none"/>
        </w:rPr>
      </w:pPr>
    </w:p>
    <w:p w14:paraId="0AA7A5A8" w14:textId="77777777" w:rsidR="00F728D8" w:rsidRPr="00470854" w:rsidRDefault="00F728D8" w:rsidP="00F728D8">
      <w:pPr>
        <w:rPr>
          <w:lang w:eastAsia="x-none"/>
        </w:rPr>
      </w:pPr>
      <w:r w:rsidRPr="00470854">
        <w:rPr>
          <w:highlight w:val="green"/>
          <w:lang w:eastAsia="x-none"/>
        </w:rPr>
        <w:t>Agreement</w:t>
      </w:r>
    </w:p>
    <w:p w14:paraId="5C8ADAA6" w14:textId="77777777" w:rsidR="00F728D8" w:rsidRPr="00253CFB" w:rsidRDefault="00F728D8" w:rsidP="00F728D8">
      <w:pPr>
        <w:rPr>
          <w:lang w:eastAsia="x-none"/>
        </w:rPr>
      </w:pPr>
      <w:r w:rsidRPr="00253CFB">
        <w:rPr>
          <w:szCs w:val="20"/>
        </w:rPr>
        <w:t>UE expects to be configured with same BWP_info for all CSI-RS resources within one set.</w:t>
      </w:r>
    </w:p>
    <w:p w14:paraId="55F2EA1F" w14:textId="77777777" w:rsidR="00F728D8" w:rsidRDefault="00F728D8" w:rsidP="00F728D8">
      <w:pPr>
        <w:rPr>
          <w:lang w:eastAsia="x-none"/>
        </w:rPr>
      </w:pPr>
      <w:r w:rsidRPr="00D10F1A">
        <w:rPr>
          <w:szCs w:val="20"/>
        </w:rPr>
        <w:t>UE expects to be configured with same density for all CSI-RS resources within one set.</w:t>
      </w:r>
    </w:p>
    <w:p w14:paraId="630C7C9A" w14:textId="77777777" w:rsidR="00F728D8" w:rsidRDefault="00F728D8" w:rsidP="00F728D8">
      <w:pPr>
        <w:rPr>
          <w:lang w:eastAsia="x-none"/>
        </w:rPr>
      </w:pPr>
    </w:p>
    <w:p w14:paraId="71151BE0" w14:textId="77777777" w:rsidR="00F728D8" w:rsidRPr="00470854" w:rsidRDefault="00F728D8" w:rsidP="00F728D8">
      <w:pPr>
        <w:rPr>
          <w:lang w:eastAsia="x-none"/>
        </w:rPr>
      </w:pPr>
      <w:r w:rsidRPr="00470854">
        <w:rPr>
          <w:highlight w:val="green"/>
          <w:lang w:eastAsia="x-none"/>
        </w:rPr>
        <w:t>Agreement</w:t>
      </w:r>
    </w:p>
    <w:p w14:paraId="51DB4AD9" w14:textId="77777777" w:rsidR="00F728D8" w:rsidRPr="00470854" w:rsidRDefault="00F728D8" w:rsidP="00017304">
      <w:pPr>
        <w:pStyle w:val="ListParagraph"/>
        <w:numPr>
          <w:ilvl w:val="0"/>
          <w:numId w:val="319"/>
        </w:numPr>
        <w:snapToGrid w:val="0"/>
        <w:jc w:val="both"/>
      </w:pPr>
      <w:r w:rsidRPr="00470854">
        <w:t>For P/SP-CSI-RS, UE expects to be configured with same periodicity for all CSI-RS resources within one set (slot offset can still be different for different CSI-RS resources).</w:t>
      </w:r>
    </w:p>
    <w:p w14:paraId="64D34504" w14:textId="77777777" w:rsidR="00F728D8" w:rsidRDefault="00F728D8" w:rsidP="00F728D8">
      <w:pPr>
        <w:rPr>
          <w:lang w:eastAsia="x-none"/>
        </w:rPr>
      </w:pPr>
    </w:p>
    <w:p w14:paraId="180B90A8" w14:textId="77777777" w:rsidR="00F728D8" w:rsidRPr="00470854" w:rsidRDefault="00F728D8" w:rsidP="00F728D8">
      <w:pPr>
        <w:rPr>
          <w:szCs w:val="20"/>
          <w:lang w:eastAsia="x-none"/>
        </w:rPr>
      </w:pPr>
      <w:r w:rsidRPr="00470854">
        <w:rPr>
          <w:szCs w:val="20"/>
          <w:highlight w:val="green"/>
          <w:lang w:eastAsia="x-none"/>
        </w:rPr>
        <w:t>Agreement</w:t>
      </w:r>
    </w:p>
    <w:p w14:paraId="0EB94D95" w14:textId="77777777" w:rsidR="00F728D8" w:rsidRPr="00253CFB" w:rsidRDefault="00F728D8" w:rsidP="00F728D8">
      <w:pPr>
        <w:snapToGrid w:val="0"/>
        <w:rPr>
          <w:rFonts w:eastAsia="Malgun Gothic"/>
          <w:szCs w:val="20"/>
        </w:rPr>
      </w:pPr>
      <w:r w:rsidRPr="00253CFB">
        <w:rPr>
          <w:rFonts w:eastAsia="Malgun Gothic"/>
          <w:szCs w:val="20"/>
        </w:rPr>
        <w:t>Text proposal for Section 5.1.6.1.2 in 38.214</w:t>
      </w:r>
    </w:p>
    <w:p w14:paraId="75E20AB8" w14:textId="77777777" w:rsidR="00F728D8" w:rsidRDefault="00F728D8" w:rsidP="00F728D8">
      <w:pPr>
        <w:rPr>
          <w:iCs/>
          <w:szCs w:val="20"/>
        </w:rPr>
      </w:pPr>
      <w:r w:rsidRPr="00253CFB">
        <w:rPr>
          <w:iCs/>
          <w:szCs w:val="20"/>
        </w:rPr>
        <w:t xml:space="preserve">If the UE is configured with a CSI-ReportConfig with reportQuantity set to "cri-RSRP", or "none" and if the CSI-ResourceConfig for channel measurement (higher layer parameter resourcesForChannelMeasurement) contains a NZP-CSI-RS-ResourceSet that is configured with the higher layer parameter </w:t>
      </w:r>
      <w:r w:rsidRPr="00253CFB">
        <w:rPr>
          <w:iCs/>
          <w:szCs w:val="20"/>
          <w:lang w:eastAsia="ja-JP"/>
        </w:rPr>
        <w:t xml:space="preserve">repetition </w:t>
      </w:r>
      <w:del w:id="500" w:author="ZTE" w:date="2018-05-03T16:55:00Z">
        <w:r w:rsidRPr="00253CFB">
          <w:rPr>
            <w:iCs/>
            <w:szCs w:val="20"/>
            <w:lang w:eastAsia="ja-JP"/>
          </w:rPr>
          <w:delText>set to ‘on’</w:delText>
        </w:r>
      </w:del>
      <w:r w:rsidRPr="00253CFB">
        <w:rPr>
          <w:iCs/>
          <w:szCs w:val="20"/>
        </w:rPr>
        <w:t xml:space="preserve"> and configured without the higher layer parameter trs-Info, the UE can only be configured with </w:t>
      </w:r>
      <w:ins w:id="501" w:author="ZTE" w:date="2018-05-03T17:15:00Z">
        <w:r w:rsidRPr="00253CFB">
          <w:rPr>
            <w:iCs/>
            <w:szCs w:val="20"/>
          </w:rPr>
          <w:t>the same number (</w:t>
        </w:r>
      </w:ins>
      <w:r w:rsidRPr="00253CFB">
        <w:rPr>
          <w:iCs/>
          <w:szCs w:val="20"/>
        </w:rPr>
        <w:t>1 or 2</w:t>
      </w:r>
      <w:ins w:id="502" w:author="ZTE" w:date="2018-05-03T17:15:00Z">
        <w:r w:rsidRPr="00253CFB">
          <w:rPr>
            <w:iCs/>
            <w:szCs w:val="20"/>
          </w:rPr>
          <w:t xml:space="preserve">) of </w:t>
        </w:r>
      </w:ins>
      <w:r w:rsidRPr="00253CFB">
        <w:rPr>
          <w:iCs/>
          <w:szCs w:val="20"/>
        </w:rPr>
        <w:t xml:space="preserve"> ports</w:t>
      </w:r>
      <w:r w:rsidRPr="00253CFB">
        <w:rPr>
          <w:iCs/>
          <w:szCs w:val="20"/>
          <w:lang w:eastAsia="ko-KR"/>
        </w:rPr>
        <w:t xml:space="preserve"> </w:t>
      </w:r>
      <w:r w:rsidRPr="00253CFB">
        <w:rPr>
          <w:iCs/>
          <w:szCs w:val="20"/>
        </w:rPr>
        <w:t xml:space="preserve">with </w:t>
      </w:r>
      <w:r w:rsidRPr="00253CFB">
        <w:rPr>
          <w:iCs/>
          <w:szCs w:val="20"/>
          <w:lang w:eastAsia="ko-KR"/>
        </w:rPr>
        <w:t>the higher layer parameter</w:t>
      </w:r>
      <w:r w:rsidRPr="00253CFB">
        <w:rPr>
          <w:iCs/>
          <w:szCs w:val="20"/>
          <w:lang w:eastAsia="ja-JP"/>
        </w:rPr>
        <w:t xml:space="preserve"> </w:t>
      </w:r>
      <w:r w:rsidRPr="00253CFB">
        <w:rPr>
          <w:rFonts w:hint="eastAsia"/>
          <w:iCs/>
          <w:szCs w:val="20"/>
        </w:rPr>
        <w:t>n</w:t>
      </w:r>
      <w:r w:rsidRPr="00253CFB">
        <w:rPr>
          <w:iCs/>
          <w:szCs w:val="20"/>
          <w:lang w:eastAsia="ja-JP"/>
        </w:rPr>
        <w:t>rofPorts</w:t>
      </w:r>
      <w:r w:rsidRPr="00253CFB">
        <w:rPr>
          <w:iCs/>
          <w:szCs w:val="20"/>
        </w:rPr>
        <w:t xml:space="preserve"> for all CSI-RS resources within the set,</w:t>
      </w:r>
    </w:p>
    <w:p w14:paraId="7BC21A85" w14:textId="77777777" w:rsidR="00F728D8" w:rsidRDefault="00F728D8" w:rsidP="00F728D8">
      <w:pPr>
        <w:rPr>
          <w:szCs w:val="20"/>
          <w:lang w:eastAsia="x-none"/>
        </w:rPr>
      </w:pPr>
    </w:p>
    <w:p w14:paraId="60804CE3" w14:textId="77777777" w:rsidR="00F728D8" w:rsidRPr="00470854" w:rsidRDefault="00F728D8" w:rsidP="00F728D8">
      <w:pPr>
        <w:rPr>
          <w:szCs w:val="20"/>
          <w:lang w:eastAsia="x-none"/>
        </w:rPr>
      </w:pPr>
      <w:r w:rsidRPr="00470854">
        <w:rPr>
          <w:szCs w:val="20"/>
          <w:highlight w:val="green"/>
          <w:lang w:eastAsia="x-none"/>
        </w:rPr>
        <w:t>Agreement</w:t>
      </w:r>
    </w:p>
    <w:p w14:paraId="351281F3" w14:textId="77777777" w:rsidR="00F728D8" w:rsidRDefault="00F728D8" w:rsidP="00F728D8">
      <w:pPr>
        <w:rPr>
          <w:szCs w:val="20"/>
          <w:lang w:eastAsia="x-none"/>
        </w:rPr>
      </w:pPr>
      <w:r w:rsidRPr="009B0119">
        <w:rPr>
          <w:szCs w:val="20"/>
        </w:rPr>
        <w:t>UE expects to be configured with same number of ports for all CSI-RS resources within one set.</w:t>
      </w:r>
    </w:p>
    <w:p w14:paraId="221006D2" w14:textId="77777777" w:rsidR="00F728D8" w:rsidRDefault="00F728D8" w:rsidP="00F728D8">
      <w:pPr>
        <w:rPr>
          <w:szCs w:val="20"/>
          <w:lang w:eastAsia="x-none"/>
        </w:rPr>
      </w:pPr>
    </w:p>
    <w:p w14:paraId="5BE25AF6" w14:textId="77777777" w:rsidR="00F728D8" w:rsidRPr="00470854" w:rsidRDefault="00F728D8" w:rsidP="00F728D8">
      <w:pPr>
        <w:rPr>
          <w:szCs w:val="20"/>
          <w:lang w:eastAsia="x-none"/>
        </w:rPr>
      </w:pPr>
      <w:r w:rsidRPr="00470854">
        <w:rPr>
          <w:szCs w:val="20"/>
          <w:highlight w:val="green"/>
          <w:lang w:eastAsia="x-none"/>
        </w:rPr>
        <w:t>Agreement</w:t>
      </w:r>
    </w:p>
    <w:p w14:paraId="15C883CF" w14:textId="77777777" w:rsidR="00F728D8" w:rsidRDefault="00F728D8" w:rsidP="00F728D8">
      <w:pPr>
        <w:rPr>
          <w:color w:val="FF0000"/>
          <w:szCs w:val="20"/>
        </w:rPr>
      </w:pPr>
      <w:r>
        <w:rPr>
          <w:szCs w:val="20"/>
        </w:rPr>
        <w:t>Text proposal for Section 7.4.1.5.2 in TS38.211</w:t>
      </w:r>
    </w:p>
    <w:p w14:paraId="48755A04" w14:textId="77777777" w:rsidR="00F728D8" w:rsidRDefault="00F728D8" w:rsidP="00F728D8">
      <w:pPr>
        <w:jc w:val="center"/>
        <w:rPr>
          <w:i/>
          <w:color w:val="FF0000"/>
          <w:szCs w:val="20"/>
          <w:lang w:eastAsia="ja-JP"/>
        </w:rPr>
      </w:pPr>
      <w:r>
        <w:rPr>
          <w:color w:val="FF0000"/>
          <w:szCs w:val="20"/>
        </w:rPr>
        <w:t>&lt; Unchanged parts are omitted &gt;</w:t>
      </w:r>
    </w:p>
    <w:p w14:paraId="590B1FAC" w14:textId="731296CA" w:rsidR="00F728D8" w:rsidRDefault="00F728D8" w:rsidP="00F728D8">
      <w:pPr>
        <w:rPr>
          <w:szCs w:val="20"/>
        </w:rPr>
      </w:pPr>
      <w:r>
        <w:rPr>
          <w:szCs w:val="20"/>
        </w:rPr>
        <w:t xml:space="preserve">where the pseudo-random sequence </w:t>
      </w:r>
      <w:r w:rsidRPr="00253CFB">
        <w:rPr>
          <w:noProof/>
          <w:position w:val="-10"/>
          <w:szCs w:val="20"/>
          <w:lang w:eastAsia="en-GB"/>
        </w:rPr>
        <w:drawing>
          <wp:inline distT="0" distB="0" distL="0" distR="0" wp14:anchorId="145F543D" wp14:editId="22535C8F">
            <wp:extent cx="238125" cy="190500"/>
            <wp:effectExtent l="0" t="0" r="952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1197" cstate="print">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Pr>
          <w:szCs w:val="20"/>
        </w:rPr>
        <w:t xml:space="preserve"> is defined in clause 5.2.1. The pseudo-random sequence generator shall be initialized with</w:t>
      </w:r>
    </w:p>
    <w:p w14:paraId="1ACAE99F" w14:textId="77777777" w:rsidR="00F728D8" w:rsidRDefault="00F728D8" w:rsidP="00F728D8">
      <w:pPr>
        <w:jc w:val="center"/>
        <w:rPr>
          <w:szCs w:val="20"/>
        </w:rPr>
      </w:pPr>
      <w:ins w:id="503" w:author="Huawei" w:date="2018-05-04T15:52:00Z">
        <w:r>
          <w:rPr>
            <w:position w:val="-18"/>
            <w:szCs w:val="20"/>
          </w:rPr>
          <w:object w:dxaOrig="5115" w:dyaOrig="484" w14:anchorId="282F7124">
            <v:shape id="_x0000_i1109" type="#_x0000_t75" style="width:256.8pt;height:23.4pt" o:ole="">
              <v:imagedata r:id="rId1198" o:title=""/>
            </v:shape>
            <o:OLEObject Type="Embed" ProgID="Equation.DSMT4" ShapeID="_x0000_i1109" DrawAspect="Content" ObjectID="_1596006158" r:id="rId1199"/>
          </w:object>
        </w:r>
      </w:ins>
    </w:p>
    <w:p w14:paraId="75712DF5" w14:textId="7D61F413" w:rsidR="00F728D8" w:rsidRDefault="00F728D8" w:rsidP="00F728D8">
      <w:pPr>
        <w:rPr>
          <w:color w:val="000000"/>
          <w:szCs w:val="20"/>
        </w:rPr>
      </w:pPr>
      <w:r>
        <w:rPr>
          <w:szCs w:val="20"/>
        </w:rPr>
        <w:t xml:space="preserve">at the start of each OFDM symbol where </w:t>
      </w:r>
      <w:r w:rsidRPr="00253CFB">
        <w:rPr>
          <w:noProof/>
          <w:position w:val="-12"/>
          <w:szCs w:val="20"/>
          <w:lang w:eastAsia="en-GB"/>
        </w:rPr>
        <w:drawing>
          <wp:inline distT="0" distB="0" distL="0" distR="0" wp14:anchorId="3F1448C5" wp14:editId="0FDBC6AF">
            <wp:extent cx="219075" cy="200025"/>
            <wp:effectExtent l="0" t="0" r="9525"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1200" cstate="print">
                      <a:extLst>
                        <a:ext uri="{28A0092B-C50C-407E-A947-70E740481C1C}">
                          <a14:useLocalDpi xmlns:a14="http://schemas.microsoft.com/office/drawing/2010/main" val="0"/>
                        </a:ext>
                      </a:extLst>
                    </a:blip>
                    <a:srcRect/>
                    <a:stretch>
                      <a:fillRect/>
                    </a:stretch>
                  </pic:blipFill>
                  <pic:spPr bwMode="auto">
                    <a:xfrm>
                      <a:off x="0" y="0"/>
                      <a:ext cx="219075" cy="200025"/>
                    </a:xfrm>
                    <a:prstGeom prst="rect">
                      <a:avLst/>
                    </a:prstGeom>
                    <a:noFill/>
                    <a:ln>
                      <a:noFill/>
                    </a:ln>
                  </pic:spPr>
                </pic:pic>
              </a:graphicData>
            </a:graphic>
          </wp:inline>
        </w:drawing>
      </w:r>
      <w:r>
        <w:rPr>
          <w:szCs w:val="20"/>
        </w:rPr>
        <w:t xml:space="preserve"> is the slot number within a radio frame, </w:t>
      </w:r>
      <w:r w:rsidRPr="00253CFB">
        <w:rPr>
          <w:noProof/>
          <w:position w:val="-6"/>
          <w:szCs w:val="20"/>
          <w:lang w:eastAsia="en-GB"/>
        </w:rPr>
        <w:drawing>
          <wp:inline distT="0" distB="0" distL="0" distR="0" wp14:anchorId="08388D7A" wp14:editId="504F682C">
            <wp:extent cx="85725" cy="161925"/>
            <wp:effectExtent l="0" t="0" r="952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1201" cstate="print">
                      <a:extLst>
                        <a:ext uri="{28A0092B-C50C-407E-A947-70E740481C1C}">
                          <a14:useLocalDpi xmlns:a14="http://schemas.microsoft.com/office/drawing/2010/main" val="0"/>
                        </a:ext>
                      </a:extLst>
                    </a:blip>
                    <a:srcRect/>
                    <a:stretch>
                      <a:fillRect/>
                    </a:stretch>
                  </pic:blipFill>
                  <pic:spPr bwMode="auto">
                    <a:xfrm>
                      <a:off x="0" y="0"/>
                      <a:ext cx="85725" cy="161925"/>
                    </a:xfrm>
                    <a:prstGeom prst="rect">
                      <a:avLst/>
                    </a:prstGeom>
                    <a:noFill/>
                    <a:ln>
                      <a:noFill/>
                    </a:ln>
                  </pic:spPr>
                </pic:pic>
              </a:graphicData>
            </a:graphic>
          </wp:inline>
        </w:drawing>
      </w:r>
      <w:r>
        <w:rPr>
          <w:szCs w:val="20"/>
        </w:rPr>
        <w:t xml:space="preserve"> is the OFDM symbol number within a slot, and </w:t>
      </w:r>
      <w:r w:rsidRPr="00253CFB">
        <w:rPr>
          <w:noProof/>
          <w:position w:val="-10"/>
          <w:szCs w:val="20"/>
          <w:lang w:eastAsia="en-GB"/>
        </w:rPr>
        <w:drawing>
          <wp:inline distT="0" distB="0" distL="0" distR="0" wp14:anchorId="7C9847F9" wp14:editId="567A89EA">
            <wp:extent cx="200025" cy="19050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1202" cstate="print">
                      <a:extLst>
                        <a:ext uri="{28A0092B-C50C-407E-A947-70E740481C1C}">
                          <a14:useLocalDpi xmlns:a14="http://schemas.microsoft.com/office/drawing/2010/main" val="0"/>
                        </a:ext>
                      </a:extLst>
                    </a:blip>
                    <a:srcRect/>
                    <a:stretch>
                      <a:fillRect/>
                    </a:stretch>
                  </pic:blipFill>
                  <pic:spPr bwMode="auto">
                    <a:xfrm>
                      <a:off x="0" y="0"/>
                      <a:ext cx="200025" cy="190500"/>
                    </a:xfrm>
                    <a:prstGeom prst="rect">
                      <a:avLst/>
                    </a:prstGeom>
                    <a:noFill/>
                    <a:ln>
                      <a:noFill/>
                    </a:ln>
                  </pic:spPr>
                </pic:pic>
              </a:graphicData>
            </a:graphic>
          </wp:inline>
        </w:drawing>
      </w:r>
      <w:r>
        <w:rPr>
          <w:szCs w:val="20"/>
        </w:rPr>
        <w:t xml:space="preserve"> equals the higher-layer parameter s</w:t>
      </w:r>
      <w:r>
        <w:rPr>
          <w:i/>
          <w:szCs w:val="20"/>
        </w:rPr>
        <w:t>cramblingID</w:t>
      </w:r>
      <w:r>
        <w:rPr>
          <w:szCs w:val="20"/>
        </w:rPr>
        <w:t>.</w:t>
      </w:r>
    </w:p>
    <w:p w14:paraId="11FD0EDC" w14:textId="77777777" w:rsidR="00F728D8" w:rsidRDefault="00F728D8" w:rsidP="00F728D8">
      <w:pPr>
        <w:jc w:val="center"/>
        <w:rPr>
          <w:color w:val="FF0000"/>
          <w:szCs w:val="20"/>
        </w:rPr>
      </w:pPr>
      <w:r>
        <w:rPr>
          <w:color w:val="FF0000"/>
          <w:szCs w:val="20"/>
        </w:rPr>
        <w:t>&lt; Unchanged parts are omitted &gt;</w:t>
      </w:r>
    </w:p>
    <w:p w14:paraId="342FD554" w14:textId="77777777" w:rsidR="00F728D8" w:rsidRDefault="00F728D8" w:rsidP="00F728D8">
      <w:pPr>
        <w:rPr>
          <w:lang w:eastAsia="x-none"/>
        </w:rPr>
      </w:pPr>
      <w:r>
        <w:rPr>
          <w:szCs w:val="20"/>
        </w:rPr>
        <w:t>Note: Inside the equation, the number of 14 is replaced as N_symb^slot.</w:t>
      </w:r>
    </w:p>
    <w:p w14:paraId="2A17D554" w14:textId="77777777" w:rsidR="00F728D8" w:rsidRDefault="00F728D8" w:rsidP="00F728D8">
      <w:pPr>
        <w:rPr>
          <w:lang w:eastAsia="x-none"/>
        </w:rPr>
      </w:pPr>
    </w:p>
    <w:p w14:paraId="6F5FBAE0" w14:textId="77777777" w:rsidR="00F728D8" w:rsidRPr="00470854" w:rsidRDefault="00F728D8" w:rsidP="00F728D8">
      <w:pPr>
        <w:rPr>
          <w:lang w:eastAsia="x-none"/>
        </w:rPr>
      </w:pPr>
      <w:r w:rsidRPr="00470854">
        <w:rPr>
          <w:highlight w:val="green"/>
          <w:lang w:eastAsia="x-none"/>
        </w:rPr>
        <w:lastRenderedPageBreak/>
        <w:t>Agreement</w:t>
      </w:r>
    </w:p>
    <w:p w14:paraId="46910887" w14:textId="77777777" w:rsidR="00F728D8" w:rsidRPr="00C57D6B" w:rsidRDefault="00F728D8" w:rsidP="00F728D8">
      <w:pPr>
        <w:adjustRightInd w:val="0"/>
        <w:snapToGrid w:val="0"/>
        <w:rPr>
          <w:szCs w:val="20"/>
        </w:rPr>
      </w:pPr>
      <w:r w:rsidRPr="00C57D6B">
        <w:rPr>
          <w:szCs w:val="20"/>
        </w:rPr>
        <w:t xml:space="preserve">Suggest RAN2 to change the value range of firstOFDMSymbolInTimeDomain2 as from 2 to 12 and include as part of </w:t>
      </w:r>
      <w:r w:rsidRPr="001A1B8F">
        <w:rPr>
          <w:szCs w:val="20"/>
        </w:rPr>
        <w:t>an LS to RAN2.</w:t>
      </w:r>
    </w:p>
    <w:p w14:paraId="45010546" w14:textId="77777777" w:rsidR="00F728D8" w:rsidRDefault="00F728D8" w:rsidP="00F728D8">
      <w:pPr>
        <w:rPr>
          <w:lang w:eastAsia="x-none"/>
        </w:rPr>
      </w:pPr>
    </w:p>
    <w:p w14:paraId="53342D4A" w14:textId="3EF453EB" w:rsidR="00F728D8" w:rsidRPr="00470854" w:rsidRDefault="0058452E" w:rsidP="00F728D8">
      <w:pPr>
        <w:rPr>
          <w:b/>
          <w:szCs w:val="20"/>
          <w:lang w:eastAsia="x-none"/>
        </w:rPr>
      </w:pPr>
      <w:hyperlink r:id="rId1203" w:history="1">
        <w:r w:rsidR="000F2B08" w:rsidRPr="00470854">
          <w:rPr>
            <w:rStyle w:val="Hyperlink"/>
            <w:b/>
          </w:rPr>
          <w:t>R1-1807843</w:t>
        </w:r>
      </w:hyperlink>
      <w:r w:rsidR="00F728D8" w:rsidRPr="00470854">
        <w:rPr>
          <w:b/>
          <w:szCs w:val="20"/>
          <w:lang w:eastAsia="x-none"/>
        </w:rPr>
        <w:tab/>
        <w:t>[Draft] LS on NR CSI-RS</w:t>
      </w:r>
      <w:r w:rsidR="00F728D8" w:rsidRPr="00470854">
        <w:rPr>
          <w:b/>
          <w:szCs w:val="20"/>
          <w:lang w:eastAsia="x-none"/>
        </w:rPr>
        <w:tab/>
        <w:t>Huawei, HiSilicon</w:t>
      </w:r>
    </w:p>
    <w:p w14:paraId="13BA4814" w14:textId="684B9529" w:rsidR="00F728D8" w:rsidRDefault="00470854" w:rsidP="00F728D8">
      <w:pPr>
        <w:rPr>
          <w:szCs w:val="20"/>
          <w:lang w:eastAsia="x-none"/>
        </w:rPr>
      </w:pPr>
      <w:r w:rsidRPr="00D47C0C">
        <w:rPr>
          <w:b/>
          <w:lang w:eastAsia="x-none"/>
        </w:rPr>
        <w:t>Decision:</w:t>
      </w:r>
      <w:r w:rsidRPr="00D47C0C">
        <w:rPr>
          <w:lang w:eastAsia="x-none"/>
        </w:rPr>
        <w:t xml:space="preserve"> Draft LS is endorsed and final LS is </w:t>
      </w:r>
      <w:r>
        <w:rPr>
          <w:highlight w:val="green"/>
          <w:lang w:eastAsia="x-none"/>
        </w:rPr>
        <w:t xml:space="preserve">approved </w:t>
      </w:r>
      <w:r w:rsidRPr="007E40D3">
        <w:rPr>
          <w:highlight w:val="green"/>
          <w:lang w:eastAsia="x-none"/>
        </w:rPr>
        <w:t>in</w:t>
      </w:r>
      <w:r w:rsidRPr="001A1B8F">
        <w:rPr>
          <w:szCs w:val="20"/>
          <w:highlight w:val="green"/>
          <w:lang w:eastAsia="x-none"/>
        </w:rPr>
        <w:t xml:space="preserve"> </w:t>
      </w:r>
      <w:hyperlink r:id="rId1204" w:history="1">
        <w:r>
          <w:rPr>
            <w:rStyle w:val="Hyperlink"/>
            <w:szCs w:val="20"/>
            <w:highlight w:val="green"/>
            <w:lang w:eastAsia="x-none"/>
          </w:rPr>
          <w:t>R1-1807887</w:t>
        </w:r>
      </w:hyperlink>
      <w:r>
        <w:rPr>
          <w:szCs w:val="20"/>
          <w:lang w:eastAsia="x-none"/>
        </w:rPr>
        <w:t>.</w:t>
      </w:r>
    </w:p>
    <w:p w14:paraId="6C6BD2B9" w14:textId="77777777" w:rsidR="00F728D8" w:rsidRDefault="00F728D8" w:rsidP="00F728D8">
      <w:pPr>
        <w:rPr>
          <w:lang w:eastAsia="x-none"/>
        </w:rPr>
      </w:pPr>
    </w:p>
    <w:p w14:paraId="7F7FEA88" w14:textId="77777777" w:rsidR="00F728D8" w:rsidRPr="00470854" w:rsidRDefault="00F728D8" w:rsidP="00F728D8">
      <w:pPr>
        <w:rPr>
          <w:lang w:eastAsia="x-none"/>
        </w:rPr>
      </w:pPr>
      <w:r w:rsidRPr="00470854">
        <w:rPr>
          <w:highlight w:val="green"/>
          <w:lang w:eastAsia="x-none"/>
        </w:rPr>
        <w:t>Agreement</w:t>
      </w:r>
    </w:p>
    <w:p w14:paraId="69554FD3" w14:textId="77777777" w:rsidR="00F728D8" w:rsidRDefault="00F728D8" w:rsidP="00F728D8">
      <w:pPr>
        <w:rPr>
          <w:szCs w:val="20"/>
        </w:rPr>
      </w:pPr>
      <w:r>
        <w:rPr>
          <w:szCs w:val="20"/>
        </w:rPr>
        <w:t>Text proposal for Section 7.4.1.5.1 in 38.211</w:t>
      </w:r>
    </w:p>
    <w:p w14:paraId="08E44B90" w14:textId="77777777" w:rsidR="00F728D8" w:rsidRDefault="00F728D8" w:rsidP="00F728D8">
      <w:pPr>
        <w:jc w:val="center"/>
        <w:rPr>
          <w:i/>
          <w:szCs w:val="20"/>
        </w:rPr>
      </w:pPr>
      <w:r>
        <w:rPr>
          <w:color w:val="FF0000"/>
          <w:szCs w:val="20"/>
        </w:rPr>
        <w:t>&lt; Unchanged parts are omitted &gt;</w:t>
      </w:r>
    </w:p>
    <w:p w14:paraId="39339B18" w14:textId="77777777" w:rsidR="00F728D8" w:rsidRDefault="00F728D8" w:rsidP="00F728D8">
      <w:pPr>
        <w:snapToGrid w:val="0"/>
        <w:rPr>
          <w:szCs w:val="20"/>
        </w:rPr>
      </w:pPr>
      <w:r>
        <w:rPr>
          <w:szCs w:val="20"/>
        </w:rPr>
        <w:t>Zero-power and non-zero-power CSI-RS are defined</w:t>
      </w:r>
    </w:p>
    <w:p w14:paraId="0BD1C203" w14:textId="77777777" w:rsidR="00F728D8" w:rsidRDefault="00F728D8" w:rsidP="00F728D8">
      <w:pPr>
        <w:snapToGrid w:val="0"/>
        <w:ind w:left="568" w:hanging="284"/>
        <w:rPr>
          <w:szCs w:val="20"/>
        </w:rPr>
      </w:pPr>
      <w:r>
        <w:rPr>
          <w:szCs w:val="20"/>
        </w:rPr>
        <w:t>-</w:t>
      </w:r>
      <w:r>
        <w:rPr>
          <w:szCs w:val="20"/>
        </w:rPr>
        <w:tab/>
        <w:t xml:space="preserve">for a non-zero-power CSI-RS configured by the </w:t>
      </w:r>
      <w:r>
        <w:rPr>
          <w:i/>
          <w:szCs w:val="20"/>
        </w:rPr>
        <w:t>NZP-CSI-RS-Resource</w:t>
      </w:r>
      <w:r>
        <w:rPr>
          <w:szCs w:val="20"/>
        </w:rPr>
        <w:t xml:space="preserve"> IE, the sequence shall be generated according to clause 7.4.1.5.2 and mapped to resource elements according to clause 7.4.1.5.3</w:t>
      </w:r>
    </w:p>
    <w:p w14:paraId="090C9BD9" w14:textId="77777777" w:rsidR="00F728D8" w:rsidRDefault="00F728D8" w:rsidP="00F728D8">
      <w:pPr>
        <w:snapToGrid w:val="0"/>
        <w:ind w:left="568" w:hanging="284"/>
        <w:rPr>
          <w:szCs w:val="20"/>
        </w:rPr>
      </w:pPr>
      <w:r>
        <w:rPr>
          <w:szCs w:val="20"/>
        </w:rPr>
        <w:t>-</w:t>
      </w:r>
      <w:r>
        <w:rPr>
          <w:szCs w:val="20"/>
        </w:rPr>
        <w:tab/>
        <w:t xml:space="preserve">for a zero-power CSI-RS configured by the </w:t>
      </w:r>
      <w:r>
        <w:rPr>
          <w:i/>
          <w:szCs w:val="20"/>
        </w:rPr>
        <w:t>ZP-CSI-RS-Resource</w:t>
      </w:r>
      <w:r>
        <w:rPr>
          <w:szCs w:val="20"/>
        </w:rPr>
        <w:t xml:space="preserve"> IE, the UE shall assume that the resource elements defined in clause 7.4.1.5.3 are not used for PDSCH transmission</w:t>
      </w:r>
      <w:del w:id="504" w:author="Huawei" w:date="2018-05-16T14:35:00Z">
        <w:r>
          <w:rPr>
            <w:szCs w:val="20"/>
          </w:rPr>
          <w:delText xml:space="preserve"> and shall make no assumption on downlink transmission in those resource elements</w:delText>
        </w:r>
      </w:del>
      <w:r>
        <w:rPr>
          <w:szCs w:val="20"/>
        </w:rPr>
        <w:t xml:space="preserve">. </w:t>
      </w:r>
      <w:ins w:id="505" w:author="Huawei" w:date="2018-05-16T14:35:00Z">
        <w:r>
          <w:rPr>
            <w:szCs w:val="20"/>
          </w:rPr>
          <w:t>UE performs the same measurement/reception on channels/RSs except PDSCH regardless of whether they collide with ZP CSI-RS or not.</w:t>
        </w:r>
      </w:ins>
    </w:p>
    <w:p w14:paraId="43C3947F" w14:textId="77777777" w:rsidR="00F728D8" w:rsidRDefault="00F728D8" w:rsidP="00F728D8">
      <w:pPr>
        <w:jc w:val="center"/>
        <w:rPr>
          <w:lang w:eastAsia="x-none"/>
        </w:rPr>
      </w:pPr>
      <w:r>
        <w:rPr>
          <w:color w:val="FF0000"/>
          <w:szCs w:val="20"/>
        </w:rPr>
        <w:t>&lt; Unchanged parts are omitted &gt;</w:t>
      </w:r>
    </w:p>
    <w:p w14:paraId="41249C9C" w14:textId="77777777" w:rsidR="00F728D8" w:rsidRPr="00E3573A" w:rsidRDefault="00F728D8" w:rsidP="00F728D8">
      <w:pPr>
        <w:rPr>
          <w:szCs w:val="20"/>
        </w:rPr>
      </w:pPr>
    </w:p>
    <w:p w14:paraId="3498E9A9" w14:textId="44CABF74" w:rsidR="00F728D8" w:rsidRPr="00470854" w:rsidRDefault="0058452E" w:rsidP="00F728D8">
      <w:pPr>
        <w:rPr>
          <w:b/>
          <w:lang w:eastAsia="x-none"/>
        </w:rPr>
      </w:pPr>
      <w:hyperlink r:id="rId1205" w:history="1">
        <w:r w:rsidR="000F2B08" w:rsidRPr="00470854">
          <w:rPr>
            <w:rStyle w:val="Hyperlink"/>
            <w:b/>
          </w:rPr>
          <w:t>R1-1807717</w:t>
        </w:r>
      </w:hyperlink>
      <w:r w:rsidR="00F728D8" w:rsidRPr="00470854">
        <w:rPr>
          <w:b/>
          <w:lang w:eastAsia="x-none"/>
        </w:rPr>
        <w:tab/>
        <w:t>Feature lead summary of CSI-RS #2</w:t>
      </w:r>
      <w:r w:rsidR="00F728D8" w:rsidRPr="00470854">
        <w:rPr>
          <w:b/>
          <w:lang w:eastAsia="x-none"/>
        </w:rPr>
        <w:tab/>
        <w:t>Huawei, HiSilicon</w:t>
      </w:r>
    </w:p>
    <w:p w14:paraId="6948BBD4" w14:textId="77777777" w:rsidR="00F728D8" w:rsidRPr="00F8149B" w:rsidRDefault="00F728D8" w:rsidP="00F728D8">
      <w:pPr>
        <w:rPr>
          <w:szCs w:val="20"/>
          <w:lang w:eastAsia="x-none"/>
        </w:rPr>
      </w:pPr>
    </w:p>
    <w:p w14:paraId="265AA024" w14:textId="77777777" w:rsidR="00F728D8" w:rsidRPr="00470854" w:rsidRDefault="00F728D8" w:rsidP="00F728D8">
      <w:pPr>
        <w:rPr>
          <w:lang w:eastAsia="x-none"/>
        </w:rPr>
      </w:pPr>
      <w:r w:rsidRPr="00470854">
        <w:rPr>
          <w:highlight w:val="darkYellow"/>
          <w:lang w:eastAsia="x-none"/>
        </w:rPr>
        <w:t>Working Assumption</w:t>
      </w:r>
    </w:p>
    <w:p w14:paraId="7DBE3CAC" w14:textId="77777777" w:rsidR="00F728D8" w:rsidRPr="00407A83" w:rsidRDefault="00F728D8" w:rsidP="00F728D8">
      <w:pPr>
        <w:rPr>
          <w:lang w:eastAsia="x-none"/>
        </w:rPr>
      </w:pPr>
      <w:r w:rsidRPr="00407A83">
        <w:rPr>
          <w:lang w:eastAsia="x-none"/>
        </w:rPr>
        <w:t>Text proposal for TS38.214</w:t>
      </w:r>
    </w:p>
    <w:p w14:paraId="062A8A26" w14:textId="77777777" w:rsidR="00F728D8" w:rsidRPr="00407A83" w:rsidRDefault="00F728D8" w:rsidP="00F728D8">
      <w:pPr>
        <w:rPr>
          <w:rFonts w:eastAsia="MS Mincho"/>
          <w:color w:val="000000"/>
        </w:rPr>
      </w:pPr>
      <w:r w:rsidRPr="00407A83">
        <w:rPr>
          <w:szCs w:val="20"/>
        </w:rPr>
        <w:t>If</w:t>
      </w:r>
      <w:r w:rsidRPr="00407A83">
        <w:rPr>
          <w:rFonts w:eastAsia="MS Mincho"/>
          <w:color w:val="000000"/>
        </w:rPr>
        <w:t xml:space="preserve"> the UE is configured with a CSI-RS resource and a </w:t>
      </w:r>
      <w:r w:rsidRPr="00407A83">
        <w:rPr>
          <w:rFonts w:eastAsia="MS Mincho"/>
          <w:color w:val="FF0000"/>
        </w:rPr>
        <w:t xml:space="preserve">search space </w:t>
      </w:r>
      <w:r w:rsidRPr="00407A83">
        <w:rPr>
          <w:rFonts w:eastAsia="MS Mincho"/>
          <w:color w:val="00B050"/>
        </w:rPr>
        <w:t>set</w:t>
      </w:r>
      <w:r w:rsidRPr="00407A83">
        <w:rPr>
          <w:rFonts w:eastAsia="MS Mincho"/>
          <w:color w:val="FF0000"/>
        </w:rPr>
        <w:t xml:space="preserve"> associated with a</w:t>
      </w:r>
      <w:r w:rsidRPr="00407A83">
        <w:rPr>
          <w:rFonts w:eastAsia="MS Mincho"/>
          <w:color w:val="000000"/>
        </w:rPr>
        <w:t xml:space="preserve"> CORESET in the same OFDM symbol(s), the UE may assume that a PDCCH DM-RS transmitted in the</w:t>
      </w:r>
      <w:r w:rsidRPr="00407A83">
        <w:rPr>
          <w:rFonts w:eastAsia="MS Mincho"/>
          <w:color w:val="00B050"/>
        </w:rPr>
        <w:t xml:space="preserve"> all</w:t>
      </w:r>
      <w:r w:rsidRPr="00407A83">
        <w:rPr>
          <w:rFonts w:eastAsia="MS Mincho"/>
          <w:color w:val="000000"/>
        </w:rPr>
        <w:t xml:space="preserve"> </w:t>
      </w:r>
      <w:r w:rsidRPr="00407A83">
        <w:rPr>
          <w:rFonts w:eastAsia="MS Mincho"/>
          <w:color w:val="FF0000"/>
        </w:rPr>
        <w:t xml:space="preserve">search space </w:t>
      </w:r>
      <w:r w:rsidRPr="00407A83">
        <w:rPr>
          <w:rFonts w:eastAsia="MS Mincho"/>
          <w:color w:val="00B050"/>
        </w:rPr>
        <w:t>sets associated with CORESET</w:t>
      </w:r>
      <w:r w:rsidRPr="00407A83">
        <w:rPr>
          <w:rFonts w:eastAsia="MS Mincho"/>
          <w:color w:val="FF0000"/>
        </w:rPr>
        <w:t xml:space="preserve"> </w:t>
      </w:r>
      <w:r w:rsidRPr="00407A83">
        <w:rPr>
          <w:rFonts w:eastAsia="MS Mincho"/>
          <w:strike/>
          <w:color w:val="FF0000"/>
        </w:rPr>
        <w:t>CORESET</w:t>
      </w:r>
      <w:r w:rsidRPr="00407A83">
        <w:rPr>
          <w:rFonts w:eastAsia="MS Mincho"/>
          <w:color w:val="000000"/>
        </w:rPr>
        <w:t xml:space="preserve"> are quasi co-located with ‘QCL-Type D’, if ‘QCL-Type D’ is applicable. Furthermore, the UE shall not expect to be configured with CSI-RS in PRBs that overlap those of the CORESET </w:t>
      </w:r>
      <w:r w:rsidRPr="00407A83">
        <w:rPr>
          <w:rFonts w:eastAsia="MS Mincho"/>
          <w:color w:val="FF0000"/>
        </w:rPr>
        <w:t xml:space="preserve">in the OFDM symbols occupied by the search space </w:t>
      </w:r>
      <w:r w:rsidRPr="00407A83">
        <w:rPr>
          <w:rFonts w:eastAsia="MS Mincho"/>
          <w:color w:val="00B050"/>
        </w:rPr>
        <w:t>set(s)</w:t>
      </w:r>
      <w:r w:rsidRPr="00407A83">
        <w:rPr>
          <w:rFonts w:eastAsia="MS Mincho"/>
          <w:color w:val="000000"/>
        </w:rPr>
        <w:t xml:space="preserve">. </w:t>
      </w:r>
    </w:p>
    <w:p w14:paraId="29028A6E" w14:textId="77777777" w:rsidR="00F728D8" w:rsidRDefault="00F728D8" w:rsidP="00F728D8">
      <w:pPr>
        <w:rPr>
          <w:szCs w:val="20"/>
          <w:lang w:eastAsia="x-none"/>
        </w:rPr>
      </w:pPr>
    </w:p>
    <w:p w14:paraId="61856165" w14:textId="77777777" w:rsidR="00F728D8" w:rsidRDefault="00F728D8" w:rsidP="00F728D8">
      <w:pPr>
        <w:rPr>
          <w:szCs w:val="20"/>
          <w:lang w:eastAsia="x-none"/>
        </w:rPr>
      </w:pPr>
    </w:p>
    <w:p w14:paraId="54F64BD0" w14:textId="5F54C190" w:rsidR="00F728D8" w:rsidRDefault="0058452E" w:rsidP="00F728D8">
      <w:pPr>
        <w:rPr>
          <w:lang w:eastAsia="x-none"/>
        </w:rPr>
      </w:pPr>
      <w:hyperlink r:id="rId1206" w:history="1">
        <w:r w:rsidR="000F2B08">
          <w:rPr>
            <w:rStyle w:val="Hyperlink"/>
            <w:lang w:eastAsia="x-none"/>
          </w:rPr>
          <w:t>R1-1805831</w:t>
        </w:r>
      </w:hyperlink>
      <w:r w:rsidR="00F728D8">
        <w:rPr>
          <w:lang w:eastAsia="x-none"/>
        </w:rPr>
        <w:tab/>
        <w:t>Remaining issues on CSI-RS</w:t>
      </w:r>
      <w:r w:rsidR="00F728D8">
        <w:rPr>
          <w:lang w:eastAsia="x-none"/>
        </w:rPr>
        <w:tab/>
        <w:t>ZTE</w:t>
      </w:r>
    </w:p>
    <w:p w14:paraId="07C74887" w14:textId="16160088" w:rsidR="00F728D8" w:rsidRDefault="0058452E" w:rsidP="00F728D8">
      <w:pPr>
        <w:rPr>
          <w:lang w:eastAsia="x-none"/>
        </w:rPr>
      </w:pPr>
      <w:hyperlink r:id="rId1207" w:history="1">
        <w:r w:rsidR="000F2B08">
          <w:rPr>
            <w:rStyle w:val="Hyperlink"/>
            <w:lang w:eastAsia="x-none"/>
          </w:rPr>
          <w:t>R1-1805957</w:t>
        </w:r>
      </w:hyperlink>
      <w:r w:rsidR="00F728D8">
        <w:rPr>
          <w:lang w:eastAsia="x-none"/>
        </w:rPr>
        <w:tab/>
        <w:t>Remaining details on CSI-RS design in NR</w:t>
      </w:r>
      <w:r w:rsidR="00F728D8">
        <w:rPr>
          <w:lang w:eastAsia="x-none"/>
        </w:rPr>
        <w:tab/>
        <w:t>Huawei, HiSilicon</w:t>
      </w:r>
    </w:p>
    <w:p w14:paraId="03360DFB" w14:textId="1D2240E7" w:rsidR="00F728D8" w:rsidRDefault="0058452E" w:rsidP="00F728D8">
      <w:pPr>
        <w:rPr>
          <w:lang w:eastAsia="x-none"/>
        </w:rPr>
      </w:pPr>
      <w:hyperlink r:id="rId1208" w:history="1">
        <w:r w:rsidR="000F2B08">
          <w:rPr>
            <w:rStyle w:val="Hyperlink"/>
            <w:lang w:eastAsia="x-none"/>
          </w:rPr>
          <w:t>R1-1806049</w:t>
        </w:r>
      </w:hyperlink>
      <w:r w:rsidR="00F728D8">
        <w:rPr>
          <w:lang w:eastAsia="x-none"/>
        </w:rPr>
        <w:tab/>
        <w:t>Remaining issues on CSI-RS</w:t>
      </w:r>
      <w:r w:rsidR="00F728D8">
        <w:rPr>
          <w:lang w:eastAsia="x-none"/>
        </w:rPr>
        <w:tab/>
        <w:t>vivo</w:t>
      </w:r>
    </w:p>
    <w:p w14:paraId="4BC30CBB" w14:textId="71C910D4" w:rsidR="00F728D8" w:rsidRDefault="0058452E" w:rsidP="00F728D8">
      <w:pPr>
        <w:rPr>
          <w:lang w:eastAsia="x-none"/>
        </w:rPr>
      </w:pPr>
      <w:hyperlink r:id="rId1209" w:history="1">
        <w:r w:rsidR="000F2B08">
          <w:rPr>
            <w:rStyle w:val="Hyperlink"/>
            <w:lang w:eastAsia="x-none"/>
          </w:rPr>
          <w:t>R1-1806224</w:t>
        </w:r>
      </w:hyperlink>
      <w:r w:rsidR="00F728D8">
        <w:rPr>
          <w:lang w:eastAsia="x-none"/>
        </w:rPr>
        <w:tab/>
        <w:t>Remaining details on CSI-RS</w:t>
      </w:r>
      <w:r w:rsidR="00F728D8">
        <w:rPr>
          <w:lang w:eastAsia="x-none"/>
        </w:rPr>
        <w:tab/>
        <w:t>Ericsson</w:t>
      </w:r>
    </w:p>
    <w:p w14:paraId="14CC44C5" w14:textId="6A2BB313" w:rsidR="00F728D8" w:rsidRDefault="0058452E" w:rsidP="00F728D8">
      <w:pPr>
        <w:rPr>
          <w:lang w:eastAsia="x-none"/>
        </w:rPr>
      </w:pPr>
      <w:hyperlink r:id="rId1210" w:history="1">
        <w:r w:rsidR="000F2B08">
          <w:rPr>
            <w:rStyle w:val="Hyperlink"/>
            <w:lang w:eastAsia="x-none"/>
          </w:rPr>
          <w:t>R1-1806283</w:t>
        </w:r>
      </w:hyperlink>
      <w:r w:rsidR="00F728D8">
        <w:rPr>
          <w:lang w:eastAsia="x-none"/>
        </w:rPr>
        <w:tab/>
        <w:t>Remaining issues on CSI-RS</w:t>
      </w:r>
      <w:r w:rsidR="00F728D8">
        <w:rPr>
          <w:lang w:eastAsia="x-none"/>
        </w:rPr>
        <w:tab/>
        <w:t>CATT</w:t>
      </w:r>
    </w:p>
    <w:p w14:paraId="7B76F415" w14:textId="4DD404D3" w:rsidR="00F728D8" w:rsidRDefault="0058452E" w:rsidP="00F728D8">
      <w:pPr>
        <w:rPr>
          <w:lang w:eastAsia="x-none"/>
        </w:rPr>
      </w:pPr>
      <w:hyperlink r:id="rId1211" w:history="1">
        <w:r w:rsidR="000F2B08">
          <w:rPr>
            <w:rStyle w:val="Hyperlink"/>
            <w:lang w:eastAsia="x-none"/>
          </w:rPr>
          <w:t>R1-1806341</w:t>
        </w:r>
      </w:hyperlink>
      <w:r w:rsidR="00F728D8">
        <w:rPr>
          <w:lang w:eastAsia="x-none"/>
        </w:rPr>
        <w:tab/>
        <w:t>Remaining issues on CSI-RS</w:t>
      </w:r>
      <w:r w:rsidR="00F728D8">
        <w:rPr>
          <w:lang w:eastAsia="x-none"/>
        </w:rPr>
        <w:tab/>
        <w:t>Lenovo, Motorola Mobility</w:t>
      </w:r>
    </w:p>
    <w:p w14:paraId="1D7EC484" w14:textId="111BE2BC" w:rsidR="00F728D8" w:rsidRDefault="0058452E" w:rsidP="00F728D8">
      <w:pPr>
        <w:rPr>
          <w:lang w:eastAsia="x-none"/>
        </w:rPr>
      </w:pPr>
      <w:hyperlink r:id="rId1212" w:history="1">
        <w:r w:rsidR="000F2B08">
          <w:rPr>
            <w:rStyle w:val="Hyperlink"/>
            <w:lang w:eastAsia="x-none"/>
          </w:rPr>
          <w:t>R1-1806511</w:t>
        </w:r>
      </w:hyperlink>
      <w:r w:rsidR="00F728D8">
        <w:rPr>
          <w:lang w:eastAsia="x-none"/>
        </w:rPr>
        <w:tab/>
        <w:t>Remaining issues on CSI-RS</w:t>
      </w:r>
      <w:r w:rsidR="00F728D8">
        <w:rPr>
          <w:lang w:eastAsia="x-none"/>
        </w:rPr>
        <w:tab/>
        <w:t>Intel Corporation</w:t>
      </w:r>
    </w:p>
    <w:p w14:paraId="2345AB3C" w14:textId="17193429" w:rsidR="00F728D8" w:rsidRDefault="0058452E" w:rsidP="00F728D8">
      <w:pPr>
        <w:rPr>
          <w:lang w:eastAsia="x-none"/>
        </w:rPr>
      </w:pPr>
      <w:hyperlink r:id="rId1213" w:history="1">
        <w:r w:rsidR="000F2B08">
          <w:rPr>
            <w:rStyle w:val="Hyperlink"/>
            <w:lang w:eastAsia="x-none"/>
          </w:rPr>
          <w:t>R1-1806722</w:t>
        </w:r>
      </w:hyperlink>
      <w:r w:rsidR="00F728D8">
        <w:rPr>
          <w:lang w:eastAsia="x-none"/>
        </w:rPr>
        <w:tab/>
        <w:t>Remaining issues on CSI-RS</w:t>
      </w:r>
      <w:r w:rsidR="00F728D8">
        <w:rPr>
          <w:lang w:eastAsia="x-none"/>
        </w:rPr>
        <w:tab/>
        <w:t>Samsung</w:t>
      </w:r>
    </w:p>
    <w:p w14:paraId="42C6E7E0" w14:textId="642525AB" w:rsidR="00F728D8" w:rsidRDefault="0058452E" w:rsidP="00F728D8">
      <w:pPr>
        <w:rPr>
          <w:lang w:eastAsia="x-none"/>
        </w:rPr>
      </w:pPr>
      <w:hyperlink r:id="rId1214" w:history="1">
        <w:r w:rsidR="000F2B08">
          <w:rPr>
            <w:rStyle w:val="Hyperlink"/>
            <w:lang w:eastAsia="x-none"/>
          </w:rPr>
          <w:t>R1-1806808</w:t>
        </w:r>
      </w:hyperlink>
      <w:r w:rsidR="00F728D8">
        <w:rPr>
          <w:lang w:eastAsia="x-none"/>
        </w:rPr>
        <w:tab/>
        <w:t>Remaining issues on CSI-RS</w:t>
      </w:r>
      <w:r w:rsidR="00F728D8">
        <w:rPr>
          <w:lang w:eastAsia="x-none"/>
        </w:rPr>
        <w:tab/>
        <w:t>MediaTek Inc.</w:t>
      </w:r>
    </w:p>
    <w:p w14:paraId="63BA565D" w14:textId="5B1BA499" w:rsidR="00F728D8" w:rsidRDefault="0058452E" w:rsidP="00F728D8">
      <w:pPr>
        <w:rPr>
          <w:lang w:eastAsia="x-none"/>
        </w:rPr>
      </w:pPr>
      <w:hyperlink r:id="rId1215" w:history="1">
        <w:r w:rsidR="000F2B08">
          <w:rPr>
            <w:rStyle w:val="Hyperlink"/>
            <w:lang w:eastAsia="x-none"/>
          </w:rPr>
          <w:t>R1-1806826</w:t>
        </w:r>
      </w:hyperlink>
      <w:r w:rsidR="00F728D8">
        <w:rPr>
          <w:lang w:eastAsia="x-none"/>
        </w:rPr>
        <w:tab/>
        <w:t>Text proposal on CSI-RS design</w:t>
      </w:r>
      <w:r w:rsidR="00F728D8">
        <w:rPr>
          <w:lang w:eastAsia="x-none"/>
        </w:rPr>
        <w:tab/>
        <w:t>OPPO</w:t>
      </w:r>
    </w:p>
    <w:p w14:paraId="7E900D64" w14:textId="472630D2" w:rsidR="00F728D8" w:rsidRDefault="0058452E" w:rsidP="00F728D8">
      <w:pPr>
        <w:rPr>
          <w:lang w:eastAsia="x-none"/>
        </w:rPr>
      </w:pPr>
      <w:hyperlink r:id="rId1216" w:history="1">
        <w:r w:rsidR="000F2B08">
          <w:rPr>
            <w:rStyle w:val="Hyperlink"/>
            <w:lang w:eastAsia="x-none"/>
          </w:rPr>
          <w:t>R1-1807195</w:t>
        </w:r>
      </w:hyperlink>
      <w:r w:rsidR="00F728D8">
        <w:rPr>
          <w:lang w:eastAsia="x-none"/>
        </w:rPr>
        <w:tab/>
        <w:t>Common parameters on CSI-RS resource set configuration</w:t>
      </w:r>
      <w:r w:rsidR="00F728D8">
        <w:rPr>
          <w:lang w:eastAsia="x-none"/>
        </w:rPr>
        <w:tab/>
        <w:t>Nokia, Nokia Shanghai Bell</w:t>
      </w:r>
    </w:p>
    <w:p w14:paraId="775EACD6" w14:textId="344152D5" w:rsidR="00F728D8" w:rsidRDefault="0058452E" w:rsidP="00F728D8">
      <w:pPr>
        <w:rPr>
          <w:lang w:eastAsia="x-none"/>
        </w:rPr>
      </w:pPr>
      <w:hyperlink r:id="rId1217" w:history="1">
        <w:r w:rsidR="000F2B08">
          <w:rPr>
            <w:rStyle w:val="Hyperlink"/>
            <w:lang w:eastAsia="x-none"/>
          </w:rPr>
          <w:t>R1-1807346</w:t>
        </w:r>
      </w:hyperlink>
      <w:r w:rsidR="00F728D8">
        <w:rPr>
          <w:lang w:eastAsia="x-none"/>
        </w:rPr>
        <w:tab/>
        <w:t>Maintenance for on CSI-RS</w:t>
      </w:r>
      <w:r w:rsidR="00F728D8">
        <w:rPr>
          <w:lang w:eastAsia="x-none"/>
        </w:rPr>
        <w:tab/>
        <w:t>Qualcomm Incorporated</w:t>
      </w:r>
    </w:p>
    <w:p w14:paraId="49138507" w14:textId="219CFE93" w:rsidR="00470854" w:rsidRDefault="0058452E" w:rsidP="00F728D8">
      <w:pPr>
        <w:rPr>
          <w:lang w:eastAsia="x-none"/>
        </w:rPr>
      </w:pPr>
      <w:hyperlink r:id="rId1218" w:history="1">
        <w:r w:rsidR="00470854">
          <w:rPr>
            <w:rStyle w:val="Hyperlink"/>
            <w:lang w:eastAsia="x-none"/>
          </w:rPr>
          <w:t>R1-1807696</w:t>
        </w:r>
      </w:hyperlink>
      <w:r w:rsidR="00470854" w:rsidRPr="00470854">
        <w:rPr>
          <w:lang w:eastAsia="x-none"/>
        </w:rPr>
        <w:tab/>
        <w:t>WF on Clarification of report quantity set to "none"</w:t>
      </w:r>
      <w:r w:rsidR="00470854" w:rsidRPr="00470854">
        <w:rPr>
          <w:lang w:eastAsia="x-none"/>
        </w:rPr>
        <w:tab/>
        <w:t>LG Electronics, MediaTek</w:t>
      </w:r>
    </w:p>
    <w:p w14:paraId="06198329" w14:textId="77777777" w:rsidR="00F728D8" w:rsidRDefault="00F728D8" w:rsidP="0081593A">
      <w:pPr>
        <w:pStyle w:val="Heading5"/>
      </w:pPr>
      <w:bookmarkStart w:id="506" w:name="_Toc516232614"/>
      <w:r w:rsidRPr="004B0D61">
        <w:rPr>
          <w:rFonts w:hint="eastAsia"/>
        </w:rPr>
        <w:t>DMRS</w:t>
      </w:r>
      <w:bookmarkEnd w:id="506"/>
    </w:p>
    <w:p w14:paraId="1BC96149" w14:textId="37B2B08A" w:rsidR="00F728D8" w:rsidRPr="00470854" w:rsidRDefault="0058452E" w:rsidP="00F728D8">
      <w:pPr>
        <w:rPr>
          <w:b/>
          <w:lang w:eastAsia="x-none"/>
        </w:rPr>
      </w:pPr>
      <w:hyperlink r:id="rId1219" w:history="1">
        <w:r w:rsidR="000F2B08" w:rsidRPr="00470854">
          <w:rPr>
            <w:rStyle w:val="Hyperlink"/>
            <w:b/>
          </w:rPr>
          <w:t>R1-1807691</w:t>
        </w:r>
      </w:hyperlink>
      <w:r w:rsidR="00F728D8" w:rsidRPr="00470854">
        <w:rPr>
          <w:b/>
          <w:lang w:eastAsia="x-none"/>
        </w:rPr>
        <w:tab/>
        <w:t>Finalizing PDSCH/PUSCH’s DM-RS for NR Rel-15</w:t>
      </w:r>
      <w:r w:rsidR="00F728D8" w:rsidRPr="00470854">
        <w:rPr>
          <w:b/>
          <w:lang w:eastAsia="x-none"/>
        </w:rPr>
        <w:tab/>
        <w:t>Qualcomm</w:t>
      </w:r>
    </w:p>
    <w:p w14:paraId="7CC19666" w14:textId="77777777" w:rsidR="00470854" w:rsidRDefault="00470854" w:rsidP="00F728D8">
      <w:pPr>
        <w:rPr>
          <w:lang w:eastAsia="x-none"/>
        </w:rPr>
      </w:pPr>
    </w:p>
    <w:p w14:paraId="55615E05" w14:textId="77777777" w:rsidR="00F728D8" w:rsidRPr="00470854" w:rsidRDefault="00F728D8" w:rsidP="00F728D8">
      <w:pPr>
        <w:rPr>
          <w:szCs w:val="20"/>
          <w:lang w:eastAsia="x-none"/>
        </w:rPr>
      </w:pPr>
      <w:r w:rsidRPr="00470854">
        <w:rPr>
          <w:szCs w:val="20"/>
          <w:highlight w:val="green"/>
          <w:lang w:eastAsia="x-none"/>
        </w:rPr>
        <w:t>Agreement:</w:t>
      </w:r>
    </w:p>
    <w:p w14:paraId="1360BA57" w14:textId="77777777" w:rsidR="00F728D8" w:rsidRPr="00695A6D" w:rsidRDefault="00F728D8" w:rsidP="00F728D8">
      <w:pPr>
        <w:rPr>
          <w:szCs w:val="20"/>
          <w:lang w:eastAsia="x-none"/>
        </w:rPr>
      </w:pPr>
      <w:r w:rsidRPr="00695A6D">
        <w:rPr>
          <w:szCs w:val="20"/>
          <w:lang w:eastAsia="x-none"/>
        </w:rPr>
        <w:t>Text proposal for TS38.214:</w:t>
      </w:r>
    </w:p>
    <w:p w14:paraId="00D94AE4" w14:textId="77777777" w:rsidR="00F728D8" w:rsidRPr="00254CC8" w:rsidRDefault="00F728D8" w:rsidP="00F728D8">
      <w:pPr>
        <w:rPr>
          <w:b/>
          <w:szCs w:val="20"/>
          <w:lang w:eastAsia="x-none"/>
        </w:rPr>
      </w:pPr>
      <w:r w:rsidRPr="00254CC8">
        <w:rPr>
          <w:b/>
          <w:szCs w:val="20"/>
          <w:lang w:eastAsia="x-none"/>
        </w:rPr>
        <w:t>4.1</w:t>
      </w:r>
      <w:r w:rsidRPr="00254CC8">
        <w:rPr>
          <w:b/>
          <w:szCs w:val="20"/>
          <w:lang w:eastAsia="x-none"/>
        </w:rPr>
        <w:tab/>
        <w:t xml:space="preserve">Power allocation for downlink </w:t>
      </w:r>
    </w:p>
    <w:p w14:paraId="2B1AB18B" w14:textId="77777777" w:rsidR="00F728D8" w:rsidRPr="00695A6D" w:rsidRDefault="00F728D8" w:rsidP="00F728D8">
      <w:pPr>
        <w:snapToGrid w:val="0"/>
        <w:rPr>
          <w:rFonts w:ascii="Times New Roman" w:hAnsi="Times New Roman"/>
          <w:b/>
          <w:color w:val="000000"/>
          <w:szCs w:val="20"/>
        </w:rPr>
      </w:pPr>
      <w:r w:rsidRPr="00695A6D">
        <w:rPr>
          <w:rFonts w:ascii="Times New Roman" w:hAnsi="Times New Roman"/>
          <w:b/>
          <w:color w:val="000000"/>
          <w:szCs w:val="20"/>
        </w:rPr>
        <w:t>...</w:t>
      </w:r>
    </w:p>
    <w:p w14:paraId="3A19FB7D" w14:textId="77777777" w:rsidR="00F728D8" w:rsidRPr="00695A6D" w:rsidRDefault="00F728D8" w:rsidP="00F728D8">
      <w:pPr>
        <w:snapToGrid w:val="0"/>
        <w:rPr>
          <w:rFonts w:ascii="Times New Roman" w:hAnsi="Times New Roman"/>
          <w:color w:val="000000"/>
          <w:szCs w:val="20"/>
        </w:rPr>
      </w:pPr>
      <w:r w:rsidRPr="00695A6D">
        <w:rPr>
          <w:rFonts w:ascii="Times New Roman" w:hAnsi="Times New Roman"/>
          <w:color w:val="000000"/>
          <w:szCs w:val="20"/>
        </w:rPr>
        <w:t>For downlink DM-RS associated with PDSCH, the UE may assume the ratio of PDSCH EPRE to DM-RS EPRE (1/</w:t>
      </w:r>
      <w:r w:rsidRPr="00695A6D">
        <w:rPr>
          <w:rFonts w:ascii="Times New Roman" w:hAnsi="Times New Roman"/>
          <w:color w:val="000000"/>
          <w:position w:val="-10"/>
          <w:szCs w:val="20"/>
        </w:rPr>
        <w:object w:dxaOrig="600" w:dyaOrig="315" w14:anchorId="790E26AC">
          <v:shape id="_x0000_i1110" type="#_x0000_t75" style="width:30pt;height:16.8pt" o:ole="">
            <v:imagedata r:id="rId1220" o:title=""/>
          </v:shape>
          <o:OLEObject Type="Embed" ProgID="Equation.3" ShapeID="_x0000_i1110" DrawAspect="Content" ObjectID="_1596006159" r:id="rId1221"/>
        </w:object>
      </w:r>
      <w:r w:rsidRPr="00695A6D">
        <w:rPr>
          <w:rFonts w:ascii="Times New Roman" w:hAnsi="Times New Roman"/>
          <w:color w:val="000000"/>
          <w:szCs w:val="20"/>
        </w:rPr>
        <w:t xml:space="preserve">[dB]) is given by Table 4.1-1 according to the number of DM-RS CDM groups without data as </w:t>
      </w:r>
      <w:ins w:id="507" w:author="ZTE" w:date="2018-05-05T14:58:00Z">
        <w:r w:rsidRPr="00695A6D">
          <w:rPr>
            <w:rFonts w:ascii="Times New Roman" w:eastAsia="SimSun" w:hAnsi="Times New Roman"/>
            <w:color w:val="000000"/>
            <w:szCs w:val="20"/>
          </w:rPr>
          <w:t>described in Subclause 5.1.6.2</w:t>
        </w:r>
      </w:ins>
      <w:del w:id="508" w:author="ZTE" w:date="2018-05-05T14:58:00Z">
        <w:r w:rsidRPr="00695A6D">
          <w:rPr>
            <w:rFonts w:ascii="Times New Roman" w:hAnsi="Times New Roman"/>
            <w:color w:val="000000"/>
            <w:szCs w:val="20"/>
          </w:rPr>
          <w:delText>signalled by DCI [5, TS 38.212]</w:delText>
        </w:r>
      </w:del>
      <w:r w:rsidRPr="00695A6D">
        <w:rPr>
          <w:rFonts w:ascii="Times New Roman" w:hAnsi="Times New Roman"/>
          <w:color w:val="000000"/>
          <w:szCs w:val="20"/>
        </w:rPr>
        <w:t xml:space="preserve">. The DM-RS scaling factor </w:t>
      </w:r>
      <w:r w:rsidRPr="00695A6D">
        <w:rPr>
          <w:rFonts w:ascii="Times New Roman" w:hAnsi="Times New Roman"/>
          <w:color w:val="000000"/>
          <w:position w:val="-12"/>
          <w:szCs w:val="20"/>
        </w:rPr>
        <w:object w:dxaOrig="615" w:dyaOrig="420" w14:anchorId="2EEE8135">
          <v:shape id="_x0000_i1111" type="#_x0000_t75" style="width:30.6pt;height:21.6pt" o:ole="">
            <v:imagedata r:id="rId1222" o:title=""/>
          </v:shape>
          <o:OLEObject Type="Embed" ProgID="Equation.DSMT4" ShapeID="_x0000_i1111" DrawAspect="Content" ObjectID="_1596006160" r:id="rId1223"/>
        </w:object>
      </w:r>
      <w:r w:rsidRPr="00695A6D">
        <w:rPr>
          <w:rFonts w:ascii="Times New Roman" w:hAnsi="Times New Roman"/>
          <w:color w:val="000000"/>
          <w:szCs w:val="20"/>
        </w:rPr>
        <w:t xml:space="preserve"> specified in subclause 7.4.1.1.2 of [4, TS 38.211] is given by </w:t>
      </w:r>
      <w:r w:rsidRPr="00695A6D">
        <w:rPr>
          <w:rFonts w:ascii="Times New Roman" w:hAnsi="Times New Roman"/>
          <w:color w:val="000000"/>
          <w:position w:val="-12"/>
          <w:szCs w:val="20"/>
        </w:rPr>
        <w:object w:dxaOrig="1485" w:dyaOrig="570" w14:anchorId="0EDF9750">
          <v:shape id="_x0000_i1112" type="#_x0000_t75" style="width:73.8pt;height:29.4pt" o:ole="">
            <v:imagedata r:id="rId1224" o:title=""/>
          </v:shape>
          <o:OLEObject Type="Embed" ProgID="Equation.DSMT4" ShapeID="_x0000_i1112" DrawAspect="Content" ObjectID="_1596006161" r:id="rId1225"/>
        </w:object>
      </w:r>
      <w:r w:rsidRPr="00695A6D">
        <w:rPr>
          <w:rFonts w:ascii="Times New Roman" w:hAnsi="Times New Roman"/>
          <w:color w:val="000000"/>
          <w:szCs w:val="20"/>
        </w:rPr>
        <w:t>.</w:t>
      </w:r>
    </w:p>
    <w:p w14:paraId="11D1AF29" w14:textId="77777777" w:rsidR="00F728D8" w:rsidRPr="00695A6D" w:rsidRDefault="00F728D8" w:rsidP="00F728D8">
      <w:pPr>
        <w:pStyle w:val="TH"/>
        <w:snapToGrid w:val="0"/>
        <w:spacing w:before="0"/>
        <w:rPr>
          <w:rFonts w:ascii="Times New Roman" w:hAnsi="Times New Roman"/>
        </w:rPr>
      </w:pPr>
      <w:r w:rsidRPr="00695A6D">
        <w:rPr>
          <w:rFonts w:ascii="Times New Roman" w:hAnsi="Times New Roman"/>
        </w:rPr>
        <w:t>Table 4.1-1: The ratio of PDSCH EPRE to DM-RS EPRE</w:t>
      </w:r>
    </w:p>
    <w:tbl>
      <w:tblPr>
        <w:tblW w:w="90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58"/>
        <w:gridCol w:w="3403"/>
        <w:gridCol w:w="2942"/>
      </w:tblGrid>
      <w:tr w:rsidR="00F728D8" w:rsidRPr="00695A6D" w14:paraId="2F084C7A" w14:textId="77777777" w:rsidTr="0058551E">
        <w:trPr>
          <w:jc w:val="center"/>
        </w:trPr>
        <w:tc>
          <w:tcPr>
            <w:tcW w:w="2658" w:type="dxa"/>
            <w:shd w:val="clear" w:color="auto" w:fill="E7E6E6"/>
            <w:vAlign w:val="center"/>
          </w:tcPr>
          <w:p w14:paraId="3439714A" w14:textId="77777777" w:rsidR="00F728D8" w:rsidRPr="00695A6D" w:rsidRDefault="00F728D8" w:rsidP="00470854">
            <w:pPr>
              <w:pStyle w:val="TAH"/>
              <w:rPr>
                <w:rFonts w:eastAsia="Batang"/>
              </w:rPr>
            </w:pPr>
            <w:r w:rsidRPr="00695A6D">
              <w:rPr>
                <w:rFonts w:eastAsia="Batang"/>
              </w:rPr>
              <w:t>Number of DM-RS CDM groups without data</w:t>
            </w:r>
          </w:p>
        </w:tc>
        <w:tc>
          <w:tcPr>
            <w:tcW w:w="3403" w:type="dxa"/>
            <w:shd w:val="clear" w:color="auto" w:fill="E7E6E6"/>
          </w:tcPr>
          <w:p w14:paraId="1ABC02F8" w14:textId="77777777" w:rsidR="00F728D8" w:rsidRPr="00695A6D" w:rsidRDefault="00F728D8" w:rsidP="00470854">
            <w:pPr>
              <w:pStyle w:val="TAH"/>
              <w:rPr>
                <w:rFonts w:eastAsia="Batang"/>
              </w:rPr>
            </w:pPr>
            <w:r w:rsidRPr="00695A6D">
              <w:rPr>
                <w:rFonts w:eastAsia="Batang"/>
              </w:rPr>
              <w:t>DM-RS configuration type 1</w:t>
            </w:r>
          </w:p>
        </w:tc>
        <w:tc>
          <w:tcPr>
            <w:tcW w:w="2942" w:type="dxa"/>
            <w:shd w:val="clear" w:color="auto" w:fill="E7E6E6"/>
          </w:tcPr>
          <w:p w14:paraId="39CAAAD4" w14:textId="77777777" w:rsidR="00F728D8" w:rsidRPr="00695A6D" w:rsidRDefault="00F728D8" w:rsidP="00470854">
            <w:pPr>
              <w:pStyle w:val="TAH"/>
              <w:rPr>
                <w:rFonts w:eastAsia="Batang"/>
              </w:rPr>
            </w:pPr>
            <w:r w:rsidRPr="00695A6D">
              <w:rPr>
                <w:rFonts w:eastAsia="Batang"/>
              </w:rPr>
              <w:t>DM-RS configuration type 2</w:t>
            </w:r>
          </w:p>
        </w:tc>
      </w:tr>
      <w:tr w:rsidR="00F728D8" w:rsidRPr="00695A6D" w14:paraId="6B2189FE" w14:textId="77777777" w:rsidTr="0058551E">
        <w:trPr>
          <w:jc w:val="center"/>
        </w:trPr>
        <w:tc>
          <w:tcPr>
            <w:tcW w:w="2658" w:type="dxa"/>
            <w:shd w:val="clear" w:color="auto" w:fill="auto"/>
            <w:vAlign w:val="center"/>
          </w:tcPr>
          <w:p w14:paraId="6C6AA668" w14:textId="77777777" w:rsidR="00F728D8" w:rsidRPr="00695A6D" w:rsidRDefault="00F728D8" w:rsidP="00470854">
            <w:pPr>
              <w:pStyle w:val="TAC"/>
              <w:rPr>
                <w:rFonts w:eastAsia="Batang"/>
              </w:rPr>
            </w:pPr>
            <w:r w:rsidRPr="00695A6D">
              <w:rPr>
                <w:rFonts w:eastAsia="Batang"/>
              </w:rPr>
              <w:t>1</w:t>
            </w:r>
          </w:p>
        </w:tc>
        <w:tc>
          <w:tcPr>
            <w:tcW w:w="3403" w:type="dxa"/>
          </w:tcPr>
          <w:p w14:paraId="527EC590" w14:textId="77777777" w:rsidR="00F728D8" w:rsidRPr="00695A6D" w:rsidRDefault="00F728D8" w:rsidP="00470854">
            <w:pPr>
              <w:pStyle w:val="TAC"/>
              <w:rPr>
                <w:rFonts w:eastAsia="Batang"/>
              </w:rPr>
            </w:pPr>
            <w:r w:rsidRPr="00695A6D">
              <w:rPr>
                <w:rFonts w:eastAsia="Batang"/>
              </w:rPr>
              <w:t>0 dB</w:t>
            </w:r>
          </w:p>
        </w:tc>
        <w:tc>
          <w:tcPr>
            <w:tcW w:w="2942" w:type="dxa"/>
          </w:tcPr>
          <w:p w14:paraId="646E00CC" w14:textId="77777777" w:rsidR="00F728D8" w:rsidRPr="00695A6D" w:rsidRDefault="00F728D8" w:rsidP="00470854">
            <w:pPr>
              <w:pStyle w:val="TAC"/>
              <w:rPr>
                <w:rFonts w:eastAsia="Batang"/>
              </w:rPr>
            </w:pPr>
            <w:r w:rsidRPr="00695A6D">
              <w:rPr>
                <w:rFonts w:eastAsia="Batang"/>
              </w:rPr>
              <w:t>0 dB</w:t>
            </w:r>
          </w:p>
        </w:tc>
      </w:tr>
      <w:tr w:rsidR="00F728D8" w:rsidRPr="00695A6D" w14:paraId="19240572" w14:textId="77777777" w:rsidTr="0058551E">
        <w:trPr>
          <w:jc w:val="center"/>
        </w:trPr>
        <w:tc>
          <w:tcPr>
            <w:tcW w:w="2658" w:type="dxa"/>
            <w:shd w:val="clear" w:color="auto" w:fill="auto"/>
            <w:vAlign w:val="center"/>
          </w:tcPr>
          <w:p w14:paraId="00B7C718" w14:textId="77777777" w:rsidR="00F728D8" w:rsidRPr="00695A6D" w:rsidRDefault="00F728D8" w:rsidP="00470854">
            <w:pPr>
              <w:pStyle w:val="TAC"/>
              <w:rPr>
                <w:rFonts w:eastAsia="Batang"/>
              </w:rPr>
            </w:pPr>
            <w:r w:rsidRPr="00695A6D">
              <w:rPr>
                <w:rFonts w:eastAsia="Batang"/>
              </w:rPr>
              <w:t>2</w:t>
            </w:r>
          </w:p>
        </w:tc>
        <w:tc>
          <w:tcPr>
            <w:tcW w:w="3403" w:type="dxa"/>
          </w:tcPr>
          <w:p w14:paraId="255D93E6" w14:textId="77777777" w:rsidR="00F728D8" w:rsidRPr="00695A6D" w:rsidRDefault="00F728D8" w:rsidP="00470854">
            <w:pPr>
              <w:pStyle w:val="TAC"/>
              <w:rPr>
                <w:rFonts w:eastAsia="Batang"/>
              </w:rPr>
            </w:pPr>
            <w:r w:rsidRPr="00695A6D">
              <w:rPr>
                <w:rFonts w:eastAsia="Batang"/>
              </w:rPr>
              <w:t>-3 dB</w:t>
            </w:r>
          </w:p>
        </w:tc>
        <w:tc>
          <w:tcPr>
            <w:tcW w:w="2942" w:type="dxa"/>
          </w:tcPr>
          <w:p w14:paraId="11FFB088" w14:textId="77777777" w:rsidR="00F728D8" w:rsidRPr="00695A6D" w:rsidRDefault="00F728D8" w:rsidP="00470854">
            <w:pPr>
              <w:pStyle w:val="TAC"/>
              <w:rPr>
                <w:rFonts w:eastAsia="Batang"/>
              </w:rPr>
            </w:pPr>
            <w:r w:rsidRPr="00695A6D">
              <w:rPr>
                <w:rFonts w:eastAsia="Batang"/>
              </w:rPr>
              <w:t>-3 dB</w:t>
            </w:r>
          </w:p>
        </w:tc>
      </w:tr>
      <w:tr w:rsidR="00F728D8" w:rsidRPr="00695A6D" w14:paraId="13A98883" w14:textId="77777777" w:rsidTr="0058551E">
        <w:trPr>
          <w:jc w:val="center"/>
        </w:trPr>
        <w:tc>
          <w:tcPr>
            <w:tcW w:w="2658" w:type="dxa"/>
            <w:shd w:val="clear" w:color="auto" w:fill="auto"/>
            <w:vAlign w:val="center"/>
          </w:tcPr>
          <w:p w14:paraId="15F1B2CE" w14:textId="77777777" w:rsidR="00F728D8" w:rsidRPr="00695A6D" w:rsidRDefault="00F728D8" w:rsidP="00470854">
            <w:pPr>
              <w:pStyle w:val="TAC"/>
              <w:rPr>
                <w:rFonts w:eastAsia="Batang"/>
              </w:rPr>
            </w:pPr>
            <w:r w:rsidRPr="00695A6D">
              <w:rPr>
                <w:rFonts w:eastAsia="Batang"/>
              </w:rPr>
              <w:t>3</w:t>
            </w:r>
          </w:p>
        </w:tc>
        <w:tc>
          <w:tcPr>
            <w:tcW w:w="3403" w:type="dxa"/>
          </w:tcPr>
          <w:p w14:paraId="7465567F" w14:textId="77777777" w:rsidR="00F728D8" w:rsidRPr="00695A6D" w:rsidRDefault="00F728D8" w:rsidP="00470854">
            <w:pPr>
              <w:pStyle w:val="TAC"/>
              <w:rPr>
                <w:rFonts w:eastAsia="Batang"/>
              </w:rPr>
            </w:pPr>
            <w:r w:rsidRPr="00695A6D">
              <w:rPr>
                <w:rFonts w:eastAsia="Batang"/>
              </w:rPr>
              <w:t>-</w:t>
            </w:r>
          </w:p>
        </w:tc>
        <w:tc>
          <w:tcPr>
            <w:tcW w:w="2942" w:type="dxa"/>
          </w:tcPr>
          <w:p w14:paraId="6EB43D88" w14:textId="77777777" w:rsidR="00F728D8" w:rsidRPr="00695A6D" w:rsidRDefault="00F728D8" w:rsidP="00470854">
            <w:pPr>
              <w:pStyle w:val="TAC"/>
              <w:rPr>
                <w:rFonts w:eastAsia="Batang"/>
              </w:rPr>
            </w:pPr>
            <w:r w:rsidRPr="00695A6D">
              <w:rPr>
                <w:rFonts w:eastAsia="Batang"/>
              </w:rPr>
              <w:t>-4.77 dB</w:t>
            </w:r>
          </w:p>
        </w:tc>
      </w:tr>
    </w:tbl>
    <w:p w14:paraId="69E6D80A" w14:textId="77777777" w:rsidR="00F728D8" w:rsidRPr="00695A6D" w:rsidRDefault="00F728D8" w:rsidP="00F728D8">
      <w:pPr>
        <w:pStyle w:val="B1"/>
        <w:snapToGrid w:val="0"/>
        <w:ind w:left="0" w:firstLine="400"/>
      </w:pPr>
    </w:p>
    <w:p w14:paraId="57FAD84A" w14:textId="77777777" w:rsidR="00F728D8" w:rsidRPr="00695A6D" w:rsidRDefault="00F728D8" w:rsidP="00F728D8">
      <w:pPr>
        <w:snapToGrid w:val="0"/>
        <w:rPr>
          <w:rFonts w:ascii="Times New Roman" w:hAnsi="Times New Roman"/>
          <w:b/>
          <w:kern w:val="2"/>
          <w:szCs w:val="20"/>
        </w:rPr>
      </w:pPr>
      <w:r w:rsidRPr="00695A6D">
        <w:rPr>
          <w:rFonts w:ascii="Times New Roman" w:hAnsi="Times New Roman" w:hint="eastAsia"/>
          <w:b/>
          <w:kern w:val="2"/>
          <w:szCs w:val="20"/>
        </w:rPr>
        <w:lastRenderedPageBreak/>
        <w:t>...</w:t>
      </w:r>
    </w:p>
    <w:p w14:paraId="4D4874DC" w14:textId="77777777" w:rsidR="00F728D8" w:rsidRPr="00254CC8" w:rsidRDefault="00F728D8">
      <w:pPr>
        <w:snapToGrid w:val="0"/>
        <w:spacing w:afterLines="50" w:after="120"/>
        <w:rPr>
          <w:rFonts w:ascii="Times New Roman" w:hAnsi="Times New Roman"/>
          <w:iCs/>
          <w:color w:val="000000"/>
          <w:szCs w:val="20"/>
          <w:lang w:eastAsia="en-GB"/>
        </w:rPr>
        <w:pPrChange w:id="509" w:author="ZTE" w:date="2018-05-05T16:06:00Z">
          <w:pPr>
            <w:pStyle w:val="Heading4"/>
            <w:numPr>
              <w:ilvl w:val="1"/>
              <w:numId w:val="0"/>
            </w:numPr>
            <w:tabs>
              <w:tab w:val="clear" w:pos="1574"/>
              <w:tab w:val="center" w:pos="4536"/>
              <w:tab w:val="right" w:pos="9072"/>
            </w:tabs>
            <w:snapToGrid w:val="0"/>
            <w:spacing w:before="0"/>
            <w:ind w:left="0" w:firstLine="0"/>
          </w:pPr>
        </w:pPrChange>
      </w:pPr>
      <w:r w:rsidRPr="00254CC8">
        <w:rPr>
          <w:rFonts w:ascii="Times New Roman" w:hAnsi="Times New Roman"/>
          <w:b/>
          <w:iCs/>
          <w:color w:val="000000"/>
          <w:szCs w:val="20"/>
          <w:lang w:eastAsia="en-GB"/>
        </w:rPr>
        <w:t>5.1.6.2  DM-RS reception procedure</w:t>
      </w:r>
      <w:bookmarkStart w:id="510" w:name="_Hlk505765561"/>
    </w:p>
    <w:bookmarkEnd w:id="510"/>
    <w:p w14:paraId="6FB7FDED" w14:textId="77777777" w:rsidR="00F728D8" w:rsidRPr="00695A6D" w:rsidRDefault="00F728D8" w:rsidP="00F728D8">
      <w:pPr>
        <w:snapToGrid w:val="0"/>
        <w:rPr>
          <w:rFonts w:ascii="Times New Roman" w:hAnsi="Times New Roman"/>
          <w:b/>
          <w:kern w:val="2"/>
          <w:szCs w:val="20"/>
        </w:rPr>
      </w:pPr>
      <w:r w:rsidRPr="00695A6D">
        <w:rPr>
          <w:rFonts w:ascii="Times New Roman" w:hAnsi="Times New Roman" w:hint="eastAsia"/>
          <w:b/>
          <w:kern w:val="2"/>
          <w:szCs w:val="20"/>
        </w:rPr>
        <w:t>...</w:t>
      </w:r>
    </w:p>
    <w:p w14:paraId="00955D6B" w14:textId="77777777" w:rsidR="00F728D8" w:rsidRPr="00695A6D" w:rsidRDefault="00F728D8" w:rsidP="00F728D8">
      <w:pPr>
        <w:snapToGrid w:val="0"/>
        <w:spacing w:afterLines="50" w:after="120"/>
        <w:rPr>
          <w:rFonts w:ascii="Times New Roman" w:hAnsi="Times New Roman"/>
          <w:iCs/>
          <w:color w:val="000000"/>
          <w:szCs w:val="20"/>
          <w:lang w:eastAsia="en-GB"/>
        </w:rPr>
      </w:pPr>
      <w:r w:rsidRPr="00695A6D">
        <w:rPr>
          <w:rFonts w:ascii="Times New Roman" w:hAnsi="Times New Roman"/>
          <w:iCs/>
          <w:color w:val="000000"/>
          <w:szCs w:val="20"/>
          <w:lang w:eastAsia="en-GB"/>
        </w:rPr>
        <w:t>The UE is not expected to assume co-scheduled UE(s) with different DM-RS configuration with respect to the actual number of front-loaded DM-RS symbol(s), the number of additional DM-RS, the DM</w:t>
      </w:r>
      <w:del w:id="511" w:author="ZTE" w:date="2018-05-05T15:07:00Z">
        <w:r w:rsidRPr="00695A6D">
          <w:rPr>
            <w:rFonts w:ascii="Times New Roman" w:hAnsi="Times New Roman"/>
            <w:iCs/>
            <w:color w:val="000000"/>
            <w:szCs w:val="20"/>
            <w:lang w:eastAsia="en-GB"/>
          </w:rPr>
          <w:delText>-</w:delText>
        </w:r>
      </w:del>
      <w:r w:rsidRPr="00695A6D">
        <w:rPr>
          <w:rFonts w:ascii="Times New Roman" w:hAnsi="Times New Roman"/>
          <w:iCs/>
          <w:color w:val="000000"/>
          <w:szCs w:val="20"/>
          <w:lang w:eastAsia="en-GB"/>
        </w:rPr>
        <w:t>-RS symbol location, and DM-RS configuration type as described in Subclause 7.4.1.1 of [4, TS 38.211].</w:t>
      </w:r>
    </w:p>
    <w:p w14:paraId="7D2D9022" w14:textId="77777777" w:rsidR="00F728D8" w:rsidRPr="00695A6D" w:rsidRDefault="00F728D8" w:rsidP="00F728D8">
      <w:pPr>
        <w:snapToGrid w:val="0"/>
        <w:rPr>
          <w:rFonts w:ascii="Times New Roman" w:hAnsi="Times New Roman"/>
          <w:kern w:val="2"/>
          <w:szCs w:val="20"/>
          <w:lang w:eastAsia="ko-KR"/>
        </w:rPr>
      </w:pPr>
      <w:ins w:id="512" w:author="ZTE" w:date="2018-05-05T15:06:00Z">
        <w:r w:rsidRPr="00695A6D">
          <w:rPr>
            <w:rFonts w:ascii="Times New Roman" w:hAnsi="Times New Roman"/>
            <w:color w:val="000000"/>
            <w:szCs w:val="20"/>
            <w:lang w:eastAsia="ko-KR"/>
          </w:rPr>
          <w:t>When receiving PDSCH schedul</w:t>
        </w:r>
        <w:r w:rsidRPr="00695A6D">
          <w:rPr>
            <w:rFonts w:ascii="Times New Roman" w:hAnsi="Times New Roman" w:hint="eastAsia"/>
            <w:color w:val="000000"/>
            <w:szCs w:val="20"/>
            <w:lang w:eastAsia="zh-CN"/>
          </w:rPr>
          <w:t>ed by</w:t>
        </w:r>
        <w:r w:rsidRPr="00695A6D">
          <w:rPr>
            <w:rFonts w:ascii="Times New Roman" w:hAnsi="Times New Roman" w:hint="eastAsia"/>
            <w:color w:val="000000"/>
            <w:szCs w:val="20"/>
          </w:rPr>
          <w:t xml:space="preserve"> DCI format 1_1,</w:t>
        </w:r>
        <w:r w:rsidRPr="00695A6D">
          <w:rPr>
            <w:rFonts w:ascii="Times New Roman" w:hAnsi="Times New Roman" w:hint="eastAsia"/>
            <w:color w:val="000000"/>
            <w:szCs w:val="20"/>
            <w:lang w:eastAsia="zh-CN"/>
          </w:rPr>
          <w:t xml:space="preserve"> </w:t>
        </w:r>
      </w:ins>
      <w:del w:id="513" w:author="ZTE" w:date="2018-05-05T15:07:00Z">
        <w:r w:rsidRPr="00695A6D">
          <w:rPr>
            <w:rFonts w:ascii="Times New Roman" w:hAnsi="Times New Roman"/>
            <w:kern w:val="2"/>
            <w:szCs w:val="20"/>
            <w:lang w:eastAsia="ko-KR"/>
          </w:rPr>
          <w:delText>A</w:delText>
        </w:r>
      </w:del>
      <w:ins w:id="514" w:author="ZTE" w:date="2018-05-05T15:07:00Z">
        <w:r w:rsidRPr="00695A6D">
          <w:rPr>
            <w:rFonts w:ascii="Times New Roman" w:hAnsi="Times New Roman" w:hint="eastAsia"/>
            <w:kern w:val="2"/>
            <w:szCs w:val="20"/>
            <w:lang w:eastAsia="zh-CN"/>
          </w:rPr>
          <w:t>the</w:t>
        </w:r>
      </w:ins>
      <w:r w:rsidRPr="00695A6D">
        <w:rPr>
          <w:rFonts w:ascii="Times New Roman" w:hAnsi="Times New Roman"/>
          <w:kern w:val="2"/>
          <w:szCs w:val="20"/>
          <w:lang w:eastAsia="ko-KR"/>
        </w:rPr>
        <w:t xml:space="preserve"> UE shall assume that the CDM groups indicated in the configured index from Tables 7.3.1.2.2-1, 7.3.1.2.2-2-4, 7.3.1.2.2-1-3, 7.3.1.2.2-1-4 of [5, TS. 38.212] contain potential co-scheduled downlink DM-RS and are not used for data transmission, where "1", "2" and "3" for the number of DM-RS CDM group(s) in Tables 7.3.1.2.2-1-1, 7.3.1.2.2-1-2, 7.3.1.2.2-1-3, 7.3.1.2.2-1-4 of [5, TS. 38.212] correspond to CDM group 0, {0,1}, {0,1,2}, respectively.</w:t>
      </w:r>
    </w:p>
    <w:p w14:paraId="57FF6662" w14:textId="77777777" w:rsidR="00F728D8" w:rsidRPr="00695A6D" w:rsidRDefault="00F728D8" w:rsidP="00F728D8">
      <w:pPr>
        <w:snapToGrid w:val="0"/>
        <w:spacing w:beforeLines="50" w:before="120"/>
        <w:rPr>
          <w:rFonts w:ascii="Times New Roman" w:eastAsia="SimSun" w:hAnsi="Times New Roman"/>
          <w:color w:val="000000"/>
          <w:kern w:val="2"/>
          <w:szCs w:val="20"/>
        </w:rPr>
      </w:pPr>
      <w:ins w:id="515" w:author="ZTE" w:date="2018-05-05T15:07:00Z">
        <w:r w:rsidRPr="00695A6D">
          <w:rPr>
            <w:rFonts w:ascii="Times New Roman" w:hAnsi="Times New Roman"/>
            <w:color w:val="000000"/>
            <w:szCs w:val="20"/>
            <w:lang w:eastAsia="ko-KR"/>
          </w:rPr>
          <w:t xml:space="preserve">When receiving PDSCH </w:t>
        </w:r>
      </w:ins>
      <w:ins w:id="516" w:author="ZTE" w:date="2018-05-05T15:08:00Z">
        <w:r w:rsidRPr="00695A6D">
          <w:rPr>
            <w:rFonts w:ascii="Times New Roman" w:hAnsi="Times New Roman"/>
            <w:color w:val="000000"/>
            <w:szCs w:val="20"/>
            <w:lang w:eastAsia="ko-KR"/>
          </w:rPr>
          <w:t>schedul</w:t>
        </w:r>
        <w:r w:rsidRPr="00695A6D">
          <w:rPr>
            <w:rFonts w:ascii="Times New Roman" w:hAnsi="Times New Roman" w:hint="eastAsia"/>
            <w:color w:val="000000"/>
            <w:szCs w:val="20"/>
            <w:lang w:eastAsia="zh-CN"/>
          </w:rPr>
          <w:t>ed by</w:t>
        </w:r>
        <w:r w:rsidRPr="00695A6D">
          <w:rPr>
            <w:rFonts w:ascii="Times New Roman" w:hAnsi="Times New Roman" w:hint="eastAsia"/>
            <w:color w:val="000000"/>
            <w:szCs w:val="20"/>
          </w:rPr>
          <w:t xml:space="preserve"> </w:t>
        </w:r>
      </w:ins>
      <w:ins w:id="517" w:author="ZTE" w:date="2018-05-05T15:07:00Z">
        <w:r w:rsidRPr="00695A6D">
          <w:rPr>
            <w:rFonts w:ascii="Times New Roman" w:hAnsi="Times New Roman" w:hint="eastAsia"/>
            <w:color w:val="000000"/>
            <w:szCs w:val="20"/>
          </w:rPr>
          <w:t xml:space="preserve">DCI format 1_0, </w:t>
        </w:r>
      </w:ins>
      <w:ins w:id="518" w:author="ZTE" w:date="2018-05-05T15:08:00Z">
        <w:r w:rsidRPr="00695A6D">
          <w:rPr>
            <w:rFonts w:ascii="Times New Roman" w:hAnsi="Times New Roman" w:hint="eastAsia"/>
            <w:color w:val="000000"/>
            <w:szCs w:val="20"/>
            <w:lang w:eastAsia="zh-CN"/>
          </w:rPr>
          <w:t>the</w:t>
        </w:r>
      </w:ins>
      <w:ins w:id="519" w:author="ZTE" w:date="2018-05-05T15:07:00Z">
        <w:r w:rsidRPr="00695A6D">
          <w:rPr>
            <w:rFonts w:ascii="Times New Roman" w:hAnsi="Times New Roman" w:hint="eastAsia"/>
            <w:color w:val="000000"/>
            <w:szCs w:val="20"/>
          </w:rPr>
          <w:t xml:space="preserve"> </w:t>
        </w:r>
        <w:r w:rsidRPr="00695A6D">
          <w:rPr>
            <w:rFonts w:ascii="Times New Roman" w:eastAsia="SimSun" w:hAnsi="Times New Roman" w:hint="eastAsia"/>
            <w:color w:val="000000"/>
            <w:kern w:val="2"/>
            <w:szCs w:val="20"/>
          </w:rPr>
          <w:t xml:space="preserve">UE shall assume </w:t>
        </w:r>
        <w:r w:rsidRPr="00695A6D">
          <w:rPr>
            <w:rFonts w:ascii="Times New Roman" w:eastAsia="SimSun" w:hAnsi="Times New Roman"/>
            <w:szCs w:val="20"/>
          </w:rPr>
          <w:t>the n</w:t>
        </w:r>
        <w:r w:rsidRPr="00695A6D">
          <w:rPr>
            <w:rFonts w:ascii="Times New Roman" w:hAnsi="Times New Roman"/>
            <w:color w:val="000000"/>
            <w:szCs w:val="20"/>
          </w:rPr>
          <w:t>umber of DM-RS CDM groups without data</w:t>
        </w:r>
        <w:r w:rsidRPr="00695A6D">
          <w:rPr>
            <w:rFonts w:ascii="Times New Roman" w:eastAsia="SimSun" w:hAnsi="Times New Roman"/>
            <w:szCs w:val="20"/>
          </w:rPr>
          <w:t xml:space="preserve"> is 1 which </w:t>
        </w:r>
        <w:r w:rsidRPr="00695A6D">
          <w:rPr>
            <w:rFonts w:ascii="Times New Roman" w:hAnsi="Times New Roman"/>
            <w:kern w:val="2"/>
            <w:szCs w:val="20"/>
            <w:lang w:eastAsia="ko-KR"/>
          </w:rPr>
          <w:t>correspond</w:t>
        </w:r>
        <w:r w:rsidRPr="00695A6D">
          <w:rPr>
            <w:rFonts w:ascii="Times New Roman" w:eastAsia="SimSun" w:hAnsi="Times New Roman"/>
            <w:kern w:val="2"/>
            <w:szCs w:val="20"/>
          </w:rPr>
          <w:t>s</w:t>
        </w:r>
        <w:r w:rsidRPr="00695A6D">
          <w:rPr>
            <w:rFonts w:ascii="Times New Roman" w:hAnsi="Times New Roman"/>
            <w:kern w:val="2"/>
            <w:szCs w:val="20"/>
            <w:lang w:eastAsia="ko-KR"/>
          </w:rPr>
          <w:t xml:space="preserve"> to CDM group 0</w:t>
        </w:r>
        <w:r w:rsidRPr="00695A6D">
          <w:rPr>
            <w:rFonts w:ascii="Times New Roman" w:hAnsi="Times New Roman" w:hint="eastAsia"/>
            <w:kern w:val="2"/>
            <w:szCs w:val="20"/>
          </w:rPr>
          <w:t xml:space="preserve"> for</w:t>
        </w:r>
        <w:r w:rsidRPr="00695A6D">
          <w:rPr>
            <w:rFonts w:ascii="Times New Roman" w:hAnsi="Times New Roman"/>
            <w:kern w:val="2"/>
            <w:szCs w:val="20"/>
          </w:rPr>
          <w:t xml:space="preserve"> the case of</w:t>
        </w:r>
        <w:r w:rsidRPr="00695A6D">
          <w:rPr>
            <w:rFonts w:ascii="Times New Roman" w:hAnsi="Times New Roman" w:hint="eastAsia"/>
            <w:kern w:val="2"/>
            <w:szCs w:val="20"/>
          </w:rPr>
          <w:t xml:space="preserve"> PDSCH with allocation duration of 2 symbols, </w:t>
        </w:r>
        <w:r w:rsidRPr="00695A6D">
          <w:rPr>
            <w:rFonts w:ascii="Times New Roman" w:hAnsi="Times New Roman"/>
            <w:kern w:val="2"/>
            <w:szCs w:val="20"/>
          </w:rPr>
          <w:t xml:space="preserve">and </w:t>
        </w:r>
        <w:r w:rsidRPr="00695A6D">
          <w:rPr>
            <w:rFonts w:ascii="Times New Roman" w:hAnsi="Times New Roman" w:hint="eastAsia"/>
            <w:kern w:val="2"/>
            <w:szCs w:val="20"/>
          </w:rPr>
          <w:t xml:space="preserve">the </w:t>
        </w:r>
        <w:r w:rsidRPr="00695A6D">
          <w:rPr>
            <w:rFonts w:ascii="Times New Roman" w:hAnsi="Times New Roman" w:hint="eastAsia"/>
            <w:color w:val="000000"/>
            <w:szCs w:val="20"/>
          </w:rPr>
          <w:t xml:space="preserve">UE shall assume that </w:t>
        </w:r>
        <w:r w:rsidRPr="00695A6D">
          <w:rPr>
            <w:rFonts w:ascii="Times New Roman" w:eastAsia="SimSun" w:hAnsi="Times New Roman"/>
            <w:color w:val="000000"/>
            <w:kern w:val="2"/>
            <w:szCs w:val="20"/>
          </w:rPr>
          <w:t xml:space="preserve">the number of DM-RS CDM groups without data is 2 </w:t>
        </w:r>
        <w:r w:rsidRPr="00695A6D">
          <w:rPr>
            <w:rFonts w:ascii="Times New Roman" w:eastAsia="SimSun" w:hAnsi="Times New Roman"/>
            <w:szCs w:val="20"/>
          </w:rPr>
          <w:t xml:space="preserve">which </w:t>
        </w:r>
        <w:r w:rsidRPr="00695A6D">
          <w:rPr>
            <w:rFonts w:ascii="Times New Roman" w:hAnsi="Times New Roman"/>
            <w:kern w:val="2"/>
            <w:szCs w:val="20"/>
            <w:lang w:eastAsia="ko-KR"/>
          </w:rPr>
          <w:t>correspond</w:t>
        </w:r>
        <w:r w:rsidRPr="00695A6D">
          <w:rPr>
            <w:rFonts w:ascii="Times New Roman" w:eastAsia="SimSun" w:hAnsi="Times New Roman"/>
            <w:kern w:val="2"/>
            <w:szCs w:val="20"/>
          </w:rPr>
          <w:t>s</w:t>
        </w:r>
        <w:r w:rsidRPr="00695A6D">
          <w:rPr>
            <w:rFonts w:ascii="Times New Roman" w:hAnsi="Times New Roman"/>
            <w:kern w:val="2"/>
            <w:szCs w:val="20"/>
            <w:lang w:eastAsia="ko-KR"/>
          </w:rPr>
          <w:t xml:space="preserve"> to CDM group </w:t>
        </w:r>
        <w:r w:rsidRPr="00695A6D">
          <w:rPr>
            <w:rFonts w:ascii="Times New Roman" w:eastAsia="SimSun" w:hAnsi="Times New Roman"/>
            <w:kern w:val="2"/>
            <w:szCs w:val="20"/>
          </w:rPr>
          <w:t xml:space="preserve">{0,1} </w:t>
        </w:r>
        <w:r w:rsidRPr="00695A6D">
          <w:rPr>
            <w:rFonts w:ascii="Times New Roman" w:hAnsi="Times New Roman"/>
            <w:kern w:val="2"/>
            <w:szCs w:val="20"/>
          </w:rPr>
          <w:t>for all other cases</w:t>
        </w:r>
        <w:r w:rsidRPr="00695A6D">
          <w:rPr>
            <w:rFonts w:ascii="Times New Roman" w:eastAsia="SimSun" w:hAnsi="Times New Roman" w:hint="eastAsia"/>
            <w:color w:val="000000"/>
            <w:kern w:val="2"/>
            <w:szCs w:val="20"/>
          </w:rPr>
          <w:t>.</w:t>
        </w:r>
      </w:ins>
    </w:p>
    <w:p w14:paraId="7C07908B" w14:textId="77777777" w:rsidR="00F728D8" w:rsidRPr="00695A6D" w:rsidRDefault="00F728D8" w:rsidP="00F728D8">
      <w:pPr>
        <w:snapToGrid w:val="0"/>
        <w:rPr>
          <w:rFonts w:ascii="Times New Roman" w:hAnsi="Times New Roman"/>
          <w:b/>
          <w:color w:val="000000"/>
          <w:szCs w:val="20"/>
        </w:rPr>
      </w:pPr>
      <w:r w:rsidRPr="00695A6D">
        <w:rPr>
          <w:rFonts w:ascii="Times New Roman" w:hAnsi="Times New Roman"/>
          <w:b/>
          <w:color w:val="000000"/>
          <w:szCs w:val="20"/>
        </w:rPr>
        <w:t>...</w:t>
      </w:r>
    </w:p>
    <w:p w14:paraId="4941279F" w14:textId="77777777" w:rsidR="00F728D8" w:rsidRPr="00254CC8" w:rsidRDefault="00F728D8" w:rsidP="00F728D8">
      <w:pPr>
        <w:snapToGrid w:val="0"/>
        <w:rPr>
          <w:rFonts w:ascii="Times New Roman" w:hAnsi="Times New Roman"/>
          <w:b/>
          <w:color w:val="000000"/>
          <w:szCs w:val="20"/>
          <w:lang w:eastAsia="zh-CN"/>
        </w:rPr>
      </w:pPr>
      <w:r w:rsidRPr="00254CC8">
        <w:rPr>
          <w:rFonts w:ascii="Times New Roman" w:hAnsi="Times New Roman"/>
          <w:b/>
          <w:color w:val="000000"/>
          <w:szCs w:val="20"/>
          <w:lang w:eastAsia="zh-CN"/>
        </w:rPr>
        <w:t>6.2.2</w:t>
      </w:r>
      <w:r w:rsidRPr="00254CC8">
        <w:rPr>
          <w:rFonts w:ascii="Times New Roman" w:hAnsi="Times New Roman"/>
          <w:b/>
          <w:color w:val="000000"/>
          <w:szCs w:val="20"/>
          <w:lang w:eastAsia="zh-CN"/>
        </w:rPr>
        <w:tab/>
        <w:t>UE DM-RS transmission procedure</w:t>
      </w:r>
    </w:p>
    <w:p w14:paraId="6399D3CE" w14:textId="77777777" w:rsidR="00F728D8" w:rsidRPr="00695A6D" w:rsidRDefault="00F728D8" w:rsidP="00F728D8">
      <w:pPr>
        <w:rPr>
          <w:rFonts w:ascii="Times New Roman" w:hAnsi="Times New Roman"/>
          <w:b/>
          <w:color w:val="000000"/>
          <w:szCs w:val="20"/>
        </w:rPr>
      </w:pPr>
      <w:r w:rsidRPr="00695A6D">
        <w:rPr>
          <w:rFonts w:ascii="Times New Roman" w:hAnsi="Times New Roman"/>
          <w:b/>
          <w:color w:val="000000"/>
          <w:szCs w:val="20"/>
        </w:rPr>
        <w:t>...</w:t>
      </w:r>
    </w:p>
    <w:p w14:paraId="1F5F65E5" w14:textId="77777777" w:rsidR="00F728D8" w:rsidRPr="00695A6D" w:rsidRDefault="00F728D8">
      <w:pPr>
        <w:snapToGrid w:val="0"/>
        <w:rPr>
          <w:rFonts w:ascii="Times New Roman" w:hAnsi="Times New Roman"/>
          <w:kern w:val="2"/>
          <w:szCs w:val="20"/>
          <w:lang w:eastAsia="ko-KR"/>
        </w:rPr>
        <w:pPrChange w:id="520" w:author="ZTE" w:date="2018-05-05T15:19:00Z">
          <w:pPr>
            <w:keepLines/>
            <w:tabs>
              <w:tab w:val="center" w:pos="4536"/>
              <w:tab w:val="right" w:pos="9072"/>
            </w:tabs>
          </w:pPr>
        </w:pPrChange>
      </w:pPr>
      <w:ins w:id="521" w:author="ZTE" w:date="2018-05-05T15:19:00Z">
        <w:r w:rsidRPr="00695A6D">
          <w:rPr>
            <w:rFonts w:ascii="Times New Roman" w:hAnsi="Times New Roman" w:hint="eastAsia"/>
            <w:color w:val="000000"/>
            <w:szCs w:val="20"/>
            <w:lang w:eastAsia="zh-CN"/>
          </w:rPr>
          <w:t>For</w:t>
        </w:r>
      </w:ins>
      <w:ins w:id="522" w:author="ZTE" w:date="2018-05-05T15:17:00Z">
        <w:r w:rsidRPr="00695A6D">
          <w:rPr>
            <w:rFonts w:ascii="Times New Roman" w:hAnsi="Times New Roman"/>
            <w:color w:val="000000"/>
            <w:szCs w:val="20"/>
            <w:lang w:eastAsia="ko-KR"/>
          </w:rPr>
          <w:t xml:space="preserve"> P</w:t>
        </w:r>
      </w:ins>
      <w:ins w:id="523" w:author="ZTE" w:date="2018-05-05T15:18:00Z">
        <w:r w:rsidRPr="00695A6D">
          <w:rPr>
            <w:rFonts w:ascii="Times New Roman" w:hAnsi="Times New Roman" w:hint="eastAsia"/>
            <w:color w:val="000000"/>
            <w:szCs w:val="20"/>
            <w:lang w:eastAsia="zh-CN"/>
          </w:rPr>
          <w:t>U</w:t>
        </w:r>
      </w:ins>
      <w:ins w:id="524" w:author="ZTE" w:date="2018-05-05T15:17:00Z">
        <w:r w:rsidRPr="00695A6D">
          <w:rPr>
            <w:rFonts w:ascii="Times New Roman" w:hAnsi="Times New Roman"/>
            <w:color w:val="000000"/>
            <w:szCs w:val="20"/>
            <w:lang w:eastAsia="ko-KR"/>
          </w:rPr>
          <w:t>SCH schedul</w:t>
        </w:r>
        <w:r w:rsidRPr="00695A6D">
          <w:rPr>
            <w:rFonts w:ascii="Times New Roman" w:hAnsi="Times New Roman" w:hint="eastAsia"/>
            <w:color w:val="000000"/>
            <w:szCs w:val="20"/>
            <w:lang w:eastAsia="zh-CN"/>
          </w:rPr>
          <w:t>ed by</w:t>
        </w:r>
        <w:r w:rsidRPr="00695A6D">
          <w:rPr>
            <w:rFonts w:ascii="Times New Roman" w:hAnsi="Times New Roman" w:hint="eastAsia"/>
            <w:color w:val="000000"/>
            <w:szCs w:val="20"/>
          </w:rPr>
          <w:t xml:space="preserve"> DCI format </w:t>
        </w:r>
        <w:r w:rsidRPr="00695A6D">
          <w:rPr>
            <w:rFonts w:ascii="Times New Roman" w:hAnsi="Times New Roman" w:hint="eastAsia"/>
            <w:color w:val="000000"/>
            <w:szCs w:val="20"/>
            <w:lang w:eastAsia="zh-CN"/>
          </w:rPr>
          <w:t>0</w:t>
        </w:r>
        <w:r w:rsidRPr="00695A6D">
          <w:rPr>
            <w:rFonts w:ascii="Times New Roman" w:hAnsi="Times New Roman" w:hint="eastAsia"/>
            <w:color w:val="000000"/>
            <w:szCs w:val="20"/>
          </w:rPr>
          <w:t>_1,</w:t>
        </w:r>
        <w:r w:rsidRPr="00695A6D">
          <w:rPr>
            <w:rFonts w:ascii="Times New Roman" w:hAnsi="Times New Roman" w:hint="eastAsia"/>
            <w:color w:val="000000"/>
            <w:szCs w:val="20"/>
            <w:lang w:eastAsia="zh-CN"/>
          </w:rPr>
          <w:t xml:space="preserve"> </w:t>
        </w:r>
      </w:ins>
      <w:del w:id="525" w:author="ZTE" w:date="2018-05-05T15:17:00Z">
        <w:r w:rsidRPr="00695A6D">
          <w:rPr>
            <w:rFonts w:ascii="Times New Roman" w:hAnsi="Times New Roman"/>
            <w:kern w:val="2"/>
            <w:szCs w:val="20"/>
            <w:lang w:eastAsia="ko-KR"/>
            <w:rPrChange w:id="526" w:author="ZTE" w:date="2018-05-05T15:16:00Z">
              <w:rPr>
                <w:kern w:val="2"/>
                <w:lang w:eastAsia="ko-KR"/>
              </w:rPr>
            </w:rPrChange>
          </w:rPr>
          <w:delText>A</w:delText>
        </w:r>
      </w:del>
      <w:ins w:id="527" w:author="ZTE" w:date="2018-05-05T15:17:00Z">
        <w:r w:rsidRPr="00695A6D">
          <w:rPr>
            <w:rFonts w:ascii="Times New Roman" w:hAnsi="Times New Roman" w:hint="eastAsia"/>
            <w:kern w:val="2"/>
            <w:szCs w:val="20"/>
            <w:lang w:eastAsia="zh-CN"/>
          </w:rPr>
          <w:t>the</w:t>
        </w:r>
      </w:ins>
      <w:r w:rsidRPr="00695A6D">
        <w:rPr>
          <w:rFonts w:ascii="Times New Roman" w:hAnsi="Times New Roman"/>
          <w:kern w:val="2"/>
          <w:szCs w:val="20"/>
          <w:lang w:eastAsia="ko-KR"/>
          <w:rPrChange w:id="528" w:author="ZTE" w:date="2018-05-05T15:16:00Z">
            <w:rPr>
              <w:kern w:val="2"/>
              <w:lang w:eastAsia="ko-KR"/>
            </w:rPr>
          </w:rPrChange>
        </w:rPr>
        <w:t xml:space="preserve"> UE shall assume the DM-RS CDM groups indicated in </w:t>
      </w:r>
      <w:r w:rsidRPr="00695A6D">
        <w:rPr>
          <w:rFonts w:ascii="Times New Roman" w:hAnsi="Times New Roman"/>
          <w:szCs w:val="20"/>
          <w:rPrChange w:id="529" w:author="ZTE" w:date="2018-05-05T15:16:00Z">
            <w:rPr/>
          </w:rPrChange>
        </w:rPr>
        <w:t xml:space="preserve">Tables 7.3.1.1.2-6 to 7.3.1.1.2-23 </w:t>
      </w:r>
      <w:r w:rsidRPr="00695A6D">
        <w:rPr>
          <w:rFonts w:ascii="Times New Roman" w:hAnsi="Times New Roman"/>
          <w:kern w:val="2"/>
          <w:szCs w:val="20"/>
          <w:lang w:eastAsia="ko-KR"/>
          <w:rPrChange w:id="530" w:author="ZTE" w:date="2018-05-05T15:16:00Z">
            <w:rPr>
              <w:kern w:val="2"/>
              <w:lang w:eastAsia="ko-KR"/>
            </w:rPr>
          </w:rPrChange>
        </w:rPr>
        <w:t xml:space="preserve">of </w:t>
      </w:r>
      <w:r w:rsidRPr="00695A6D">
        <w:rPr>
          <w:rFonts w:ascii="Times New Roman" w:hAnsi="Times New Roman"/>
          <w:szCs w:val="20"/>
          <w:lang w:eastAsia="ko-KR"/>
          <w:rPrChange w:id="531" w:author="ZTE" w:date="2018-05-05T15:16:00Z">
            <w:rPr>
              <w:lang w:eastAsia="ko-KR"/>
            </w:rPr>
          </w:rPrChange>
        </w:rPr>
        <w:t xml:space="preserve">Subclause 7.3.1.1 of [5, TS38.212] </w:t>
      </w:r>
      <w:r w:rsidRPr="00695A6D">
        <w:rPr>
          <w:rFonts w:ascii="Times New Roman" w:hAnsi="Times New Roman"/>
          <w:kern w:val="2"/>
          <w:szCs w:val="20"/>
          <w:lang w:eastAsia="ko-KR"/>
          <w:rPrChange w:id="532" w:author="ZTE" w:date="2018-05-05T15:16:00Z">
            <w:rPr>
              <w:kern w:val="2"/>
              <w:lang w:eastAsia="ko-KR"/>
            </w:rPr>
          </w:rPrChange>
        </w:rPr>
        <w:t>are not used for data transmission, where "1", "2" and "3" for the number of DM-RS CDM group(s) correspond to CDM group 0, {0,1}, {0,1,2}, respectively.</w:t>
      </w:r>
    </w:p>
    <w:p w14:paraId="29D4D6CA" w14:textId="77777777" w:rsidR="00F728D8" w:rsidRPr="00695A6D" w:rsidRDefault="00F728D8">
      <w:pPr>
        <w:snapToGrid w:val="0"/>
        <w:spacing w:beforeLines="50" w:before="120"/>
        <w:rPr>
          <w:rFonts w:ascii="Times New Roman" w:hAnsi="Times New Roman"/>
          <w:kern w:val="2"/>
          <w:szCs w:val="20"/>
          <w:lang w:eastAsia="ko-KR"/>
          <w:rPrChange w:id="533" w:author="ZTE" w:date="2018-05-05T15:16:00Z">
            <w:rPr>
              <w:kern w:val="2"/>
              <w:lang w:eastAsia="ko-KR"/>
            </w:rPr>
          </w:rPrChange>
        </w:rPr>
        <w:pPrChange w:id="534" w:author="ZTE" w:date="2018-05-05T15:19:00Z">
          <w:pPr/>
        </w:pPrChange>
      </w:pPr>
      <w:ins w:id="535" w:author="ZTE" w:date="2018-05-05T15:19:00Z">
        <w:r w:rsidRPr="00695A6D">
          <w:rPr>
            <w:rFonts w:ascii="Times New Roman" w:hAnsi="Times New Roman" w:hint="eastAsia"/>
            <w:color w:val="000000"/>
            <w:szCs w:val="20"/>
            <w:lang w:eastAsia="zh-CN"/>
          </w:rPr>
          <w:t>For</w:t>
        </w:r>
      </w:ins>
      <w:ins w:id="536" w:author="ZTE" w:date="2018-05-05T15:18:00Z">
        <w:r w:rsidRPr="00695A6D">
          <w:rPr>
            <w:rFonts w:ascii="Times New Roman" w:hAnsi="Times New Roman"/>
            <w:color w:val="000000"/>
            <w:szCs w:val="20"/>
            <w:lang w:eastAsia="ko-KR"/>
          </w:rPr>
          <w:t xml:space="preserve"> P</w:t>
        </w:r>
        <w:r w:rsidRPr="00695A6D">
          <w:rPr>
            <w:rFonts w:ascii="Times New Roman" w:hAnsi="Times New Roman" w:hint="eastAsia"/>
            <w:color w:val="000000"/>
            <w:szCs w:val="20"/>
          </w:rPr>
          <w:t>U</w:t>
        </w:r>
        <w:r w:rsidRPr="00695A6D">
          <w:rPr>
            <w:rFonts w:ascii="Times New Roman" w:hAnsi="Times New Roman"/>
            <w:color w:val="000000"/>
            <w:szCs w:val="20"/>
            <w:lang w:eastAsia="ko-KR"/>
          </w:rPr>
          <w:t>SCH schedul</w:t>
        </w:r>
      </w:ins>
      <w:ins w:id="537" w:author="ZTE" w:date="2018-05-05T15:19:00Z">
        <w:r w:rsidRPr="00695A6D">
          <w:rPr>
            <w:rFonts w:ascii="Times New Roman" w:hAnsi="Times New Roman" w:hint="eastAsia"/>
            <w:color w:val="000000"/>
            <w:szCs w:val="20"/>
            <w:lang w:eastAsia="zh-CN"/>
          </w:rPr>
          <w:t>ed by</w:t>
        </w:r>
      </w:ins>
      <w:ins w:id="538" w:author="ZTE" w:date="2018-05-05T15:18:00Z">
        <w:r w:rsidRPr="00695A6D">
          <w:rPr>
            <w:rFonts w:ascii="Times New Roman" w:hAnsi="Times New Roman" w:hint="eastAsia"/>
            <w:color w:val="000000"/>
            <w:szCs w:val="20"/>
          </w:rPr>
          <w:t xml:space="preserve"> DCI format 0_0,</w:t>
        </w:r>
      </w:ins>
      <w:ins w:id="539" w:author="ZTE" w:date="2018-05-05T15:21:00Z">
        <w:r w:rsidRPr="00695A6D">
          <w:rPr>
            <w:rFonts w:ascii="Times New Roman" w:hAnsi="Times New Roman" w:hint="eastAsia"/>
            <w:color w:val="000000"/>
            <w:szCs w:val="20"/>
            <w:lang w:eastAsia="zh-CN"/>
          </w:rPr>
          <w:t xml:space="preserve"> </w:t>
        </w:r>
      </w:ins>
      <w:ins w:id="540" w:author="ZTE" w:date="2018-05-05T15:20:00Z">
        <w:r w:rsidRPr="00695A6D">
          <w:rPr>
            <w:rFonts w:ascii="Times New Roman" w:hAnsi="Times New Roman" w:hint="eastAsia"/>
            <w:color w:val="000000"/>
            <w:szCs w:val="20"/>
            <w:lang w:eastAsia="zh-CN"/>
          </w:rPr>
          <w:t>the</w:t>
        </w:r>
        <w:r w:rsidRPr="00695A6D">
          <w:rPr>
            <w:rFonts w:ascii="Times New Roman" w:hAnsi="Times New Roman" w:hint="eastAsia"/>
            <w:color w:val="000000"/>
            <w:szCs w:val="20"/>
          </w:rPr>
          <w:t xml:space="preserve"> </w:t>
        </w:r>
        <w:r w:rsidRPr="00695A6D">
          <w:rPr>
            <w:rFonts w:ascii="Times New Roman" w:eastAsia="SimSun" w:hAnsi="Times New Roman" w:hint="eastAsia"/>
            <w:color w:val="000000"/>
            <w:kern w:val="2"/>
            <w:szCs w:val="20"/>
          </w:rPr>
          <w:t xml:space="preserve">UE shall </w:t>
        </w:r>
        <w:r w:rsidRPr="00695A6D">
          <w:rPr>
            <w:rFonts w:ascii="Times New Roman" w:hAnsi="Times New Roman"/>
            <w:color w:val="000000"/>
            <w:szCs w:val="20"/>
            <w:rPrChange w:id="541" w:author="ZTE" w:date="2018-05-05T16:00:00Z">
              <w:rPr>
                <w:rFonts w:ascii="Times New Roman" w:eastAsia="SimSun" w:hAnsi="Times New Roman"/>
                <w:color w:val="000000"/>
                <w:kern w:val="2"/>
                <w:szCs w:val="20"/>
              </w:rPr>
            </w:rPrChange>
          </w:rPr>
          <w:t>assume the n</w:t>
        </w:r>
        <w:r w:rsidRPr="00695A6D">
          <w:rPr>
            <w:rFonts w:ascii="Times New Roman" w:hAnsi="Times New Roman"/>
            <w:color w:val="000000"/>
            <w:szCs w:val="20"/>
          </w:rPr>
          <w:t>umber of DM-RS CDM groups without data</w:t>
        </w:r>
        <w:r w:rsidRPr="00695A6D">
          <w:rPr>
            <w:rFonts w:ascii="Times New Roman" w:hAnsi="Times New Roman"/>
            <w:color w:val="000000"/>
            <w:szCs w:val="20"/>
            <w:rPrChange w:id="542" w:author="ZTE" w:date="2018-05-05T16:00:00Z">
              <w:rPr>
                <w:rFonts w:ascii="Times New Roman" w:eastAsia="SimSun" w:hAnsi="Times New Roman"/>
                <w:szCs w:val="20"/>
              </w:rPr>
            </w:rPrChange>
          </w:rPr>
          <w:t xml:space="preserve"> is 1 which </w:t>
        </w:r>
        <w:r w:rsidRPr="00695A6D">
          <w:rPr>
            <w:rFonts w:ascii="Times New Roman" w:hAnsi="Times New Roman"/>
            <w:color w:val="000000"/>
            <w:szCs w:val="20"/>
            <w:lang w:eastAsia="ko-KR"/>
            <w:rPrChange w:id="543" w:author="ZTE" w:date="2018-05-05T16:00:00Z">
              <w:rPr>
                <w:rFonts w:ascii="Times New Roman" w:hAnsi="Times New Roman"/>
                <w:kern w:val="2"/>
                <w:szCs w:val="20"/>
                <w:lang w:eastAsia="ko-KR"/>
              </w:rPr>
            </w:rPrChange>
          </w:rPr>
          <w:t>correspond</w:t>
        </w:r>
        <w:r w:rsidRPr="00695A6D">
          <w:rPr>
            <w:rFonts w:ascii="Times New Roman" w:hAnsi="Times New Roman"/>
            <w:color w:val="000000"/>
            <w:szCs w:val="20"/>
            <w:rPrChange w:id="544" w:author="ZTE" w:date="2018-05-05T16:00:00Z">
              <w:rPr>
                <w:rFonts w:ascii="Times New Roman" w:eastAsia="SimSun" w:hAnsi="Times New Roman"/>
                <w:kern w:val="2"/>
                <w:szCs w:val="20"/>
              </w:rPr>
            </w:rPrChange>
          </w:rPr>
          <w:t>s</w:t>
        </w:r>
        <w:r w:rsidRPr="00695A6D">
          <w:rPr>
            <w:rFonts w:ascii="Times New Roman" w:hAnsi="Times New Roman"/>
            <w:color w:val="000000"/>
            <w:szCs w:val="20"/>
            <w:lang w:eastAsia="ko-KR"/>
            <w:rPrChange w:id="545" w:author="ZTE" w:date="2018-05-05T16:00:00Z">
              <w:rPr>
                <w:rFonts w:ascii="Times New Roman" w:hAnsi="Times New Roman"/>
                <w:kern w:val="2"/>
                <w:szCs w:val="20"/>
                <w:lang w:eastAsia="ko-KR"/>
              </w:rPr>
            </w:rPrChange>
          </w:rPr>
          <w:t xml:space="preserve"> to CDM group 0</w:t>
        </w:r>
        <w:r w:rsidRPr="00695A6D">
          <w:rPr>
            <w:rFonts w:ascii="Times New Roman" w:hAnsi="Times New Roman"/>
            <w:color w:val="000000"/>
            <w:szCs w:val="20"/>
            <w:rPrChange w:id="546" w:author="ZTE" w:date="2018-05-05T16:00:00Z">
              <w:rPr>
                <w:rFonts w:ascii="Times New Roman" w:hAnsi="Times New Roman"/>
                <w:kern w:val="2"/>
                <w:szCs w:val="20"/>
              </w:rPr>
            </w:rPrChange>
          </w:rPr>
          <w:t xml:space="preserve"> for the case of </w:t>
        </w:r>
      </w:ins>
      <w:ins w:id="547" w:author="ZTE" w:date="2018-05-05T16:02:00Z">
        <w:r w:rsidRPr="00695A6D">
          <w:rPr>
            <w:rFonts w:ascii="Times New Roman" w:eastAsia="Malgun Gothic" w:hAnsi="Times New Roman"/>
            <w:snapToGrid w:val="0"/>
            <w:color w:val="000000"/>
            <w:kern w:val="2"/>
            <w:szCs w:val="20"/>
            <w:lang w:eastAsia="ko-KR"/>
          </w:rPr>
          <w:t>PUSCH with allocation duration of 2 or less OFDM symbols with transform precoding disabled</w:t>
        </w:r>
      </w:ins>
      <w:ins w:id="548" w:author="ZTE" w:date="2018-05-05T15:20:00Z">
        <w:r w:rsidRPr="00695A6D">
          <w:rPr>
            <w:rFonts w:ascii="Times New Roman" w:hAnsi="Times New Roman"/>
            <w:color w:val="000000"/>
            <w:szCs w:val="20"/>
            <w:rPrChange w:id="549" w:author="ZTE" w:date="2018-05-05T16:00:00Z">
              <w:rPr>
                <w:rFonts w:ascii="Times New Roman" w:hAnsi="Times New Roman"/>
                <w:kern w:val="2"/>
                <w:szCs w:val="20"/>
              </w:rPr>
            </w:rPrChange>
          </w:rPr>
          <w:t xml:space="preserve">, and the UE shall assume that the number of DM-RS CDM groups without data is 2 which </w:t>
        </w:r>
        <w:r w:rsidRPr="00695A6D">
          <w:rPr>
            <w:rFonts w:ascii="Times New Roman" w:hAnsi="Times New Roman"/>
            <w:color w:val="000000"/>
            <w:szCs w:val="20"/>
            <w:lang w:eastAsia="ko-KR"/>
            <w:rPrChange w:id="550" w:author="ZTE" w:date="2018-05-05T16:00:00Z">
              <w:rPr>
                <w:rFonts w:ascii="Times New Roman" w:hAnsi="Times New Roman"/>
                <w:kern w:val="2"/>
                <w:szCs w:val="20"/>
                <w:lang w:eastAsia="ko-KR"/>
              </w:rPr>
            </w:rPrChange>
          </w:rPr>
          <w:t>correspond</w:t>
        </w:r>
        <w:r w:rsidRPr="00695A6D">
          <w:rPr>
            <w:rFonts w:ascii="Times New Roman" w:hAnsi="Times New Roman"/>
            <w:color w:val="000000"/>
            <w:szCs w:val="20"/>
            <w:rPrChange w:id="551" w:author="ZTE" w:date="2018-05-05T16:00:00Z">
              <w:rPr>
                <w:rFonts w:ascii="Times New Roman" w:eastAsia="SimSun" w:hAnsi="Times New Roman"/>
                <w:kern w:val="2"/>
                <w:szCs w:val="20"/>
              </w:rPr>
            </w:rPrChange>
          </w:rPr>
          <w:t>s</w:t>
        </w:r>
        <w:r w:rsidRPr="00695A6D">
          <w:rPr>
            <w:rFonts w:ascii="Times New Roman" w:hAnsi="Times New Roman"/>
            <w:color w:val="000000"/>
            <w:szCs w:val="20"/>
            <w:lang w:eastAsia="ko-KR"/>
            <w:rPrChange w:id="552" w:author="ZTE" w:date="2018-05-05T16:00:00Z">
              <w:rPr>
                <w:rFonts w:ascii="Times New Roman" w:hAnsi="Times New Roman"/>
                <w:kern w:val="2"/>
                <w:szCs w:val="20"/>
                <w:lang w:eastAsia="ko-KR"/>
              </w:rPr>
            </w:rPrChange>
          </w:rPr>
          <w:t xml:space="preserve"> to CDM group </w:t>
        </w:r>
        <w:r w:rsidRPr="00695A6D">
          <w:rPr>
            <w:rFonts w:ascii="Times New Roman" w:hAnsi="Times New Roman"/>
            <w:color w:val="000000"/>
            <w:szCs w:val="20"/>
            <w:rPrChange w:id="553" w:author="ZTE" w:date="2018-05-05T16:00:00Z">
              <w:rPr>
                <w:rFonts w:ascii="Times New Roman" w:eastAsia="SimSun" w:hAnsi="Times New Roman"/>
                <w:kern w:val="2"/>
                <w:szCs w:val="20"/>
              </w:rPr>
            </w:rPrChange>
          </w:rPr>
          <w:t>{0,1} for all other cases.</w:t>
        </w:r>
      </w:ins>
    </w:p>
    <w:p w14:paraId="6540B9A1" w14:textId="77777777" w:rsidR="00F728D8" w:rsidRPr="00695A6D" w:rsidRDefault="00F728D8">
      <w:pPr>
        <w:snapToGrid w:val="0"/>
        <w:spacing w:beforeLines="50" w:before="120"/>
        <w:rPr>
          <w:rFonts w:ascii="Times New Roman" w:hAnsi="Times New Roman"/>
          <w:color w:val="000000"/>
          <w:szCs w:val="20"/>
          <w:rPrChange w:id="554" w:author="ZTE" w:date="2018-05-05T15:16:00Z">
            <w:rPr>
              <w:color w:val="000000"/>
            </w:rPr>
          </w:rPrChange>
        </w:rPr>
        <w:pPrChange w:id="555" w:author="ZTE" w:date="2018-05-05T15:19:00Z">
          <w:pPr/>
        </w:pPrChange>
      </w:pPr>
      <w:r w:rsidRPr="00695A6D">
        <w:rPr>
          <w:rFonts w:ascii="Times New Roman" w:hAnsi="Times New Roman"/>
          <w:color w:val="000000"/>
          <w:szCs w:val="20"/>
          <w:rPrChange w:id="556" w:author="ZTE" w:date="2018-05-05T15:16:00Z">
            <w:rPr>
              <w:color w:val="000000"/>
            </w:rPr>
          </w:rPrChange>
        </w:rPr>
        <w:t>For uplink DM-RS with PUSCH, the UE may assume the ratio of PUSCH EPRE to DM-RS EPRE (</w:t>
      </w:r>
      <w:r w:rsidRPr="00695A6D">
        <w:rPr>
          <w:rFonts w:ascii="Times New Roman" w:hAnsi="Times New Roman"/>
          <w:color w:val="000000"/>
          <w:position w:val="-10"/>
          <w:szCs w:val="20"/>
        </w:rPr>
        <w:object w:dxaOrig="870" w:dyaOrig="270" w14:anchorId="32BC8F5C">
          <v:shape id="_x0000_i1113" type="#_x0000_t75" style="width:42.6pt;height:12.6pt" o:ole="">
            <v:imagedata r:id="rId1226" o:title=""/>
          </v:shape>
          <o:OLEObject Type="Embed" ProgID="Equation.3" ShapeID="_x0000_i1113" DrawAspect="Content" ObjectID="_1596006162" r:id="rId1227"/>
        </w:object>
      </w:r>
      <w:r w:rsidRPr="00695A6D">
        <w:rPr>
          <w:rFonts w:ascii="Times New Roman" w:hAnsi="Times New Roman"/>
          <w:color w:val="000000"/>
          <w:szCs w:val="20"/>
          <w:rPrChange w:id="557" w:author="ZTE" w:date="2018-05-05T15:16:00Z">
            <w:rPr>
              <w:color w:val="000000"/>
            </w:rPr>
          </w:rPrChange>
        </w:rPr>
        <w:t>[dB]) is given by Table 6.2.2-1 according to the number of DM-RS CDM groups without data</w:t>
      </w:r>
      <w:del w:id="558" w:author="ZTE" w:date="2018-05-05T15:30:00Z">
        <w:r w:rsidRPr="00695A6D">
          <w:rPr>
            <w:rFonts w:ascii="Times New Roman" w:hAnsi="Times New Roman"/>
            <w:color w:val="000000"/>
            <w:szCs w:val="20"/>
            <w:rPrChange w:id="559" w:author="ZTE" w:date="2018-05-05T15:16:00Z">
              <w:rPr>
                <w:color w:val="000000"/>
              </w:rPr>
            </w:rPrChange>
          </w:rPr>
          <w:delText xml:space="preserve"> as signalled by DCI [5, TS 38.212]</w:delText>
        </w:r>
      </w:del>
      <w:r w:rsidRPr="00695A6D">
        <w:rPr>
          <w:rFonts w:ascii="Times New Roman" w:hAnsi="Times New Roman"/>
          <w:color w:val="000000"/>
          <w:szCs w:val="20"/>
          <w:rPrChange w:id="560" w:author="ZTE" w:date="2018-05-05T15:16:00Z">
            <w:rPr>
              <w:color w:val="000000"/>
            </w:rPr>
          </w:rPrChange>
        </w:rPr>
        <w:t xml:space="preserve">. The DM-RS scaling factor </w:t>
      </w:r>
      <w:r w:rsidRPr="00695A6D">
        <w:rPr>
          <w:rFonts w:ascii="Times New Roman" w:hAnsi="Times New Roman"/>
          <w:color w:val="000000"/>
          <w:position w:val="-12"/>
          <w:szCs w:val="20"/>
        </w:rPr>
        <w:object w:dxaOrig="570" w:dyaOrig="420" w14:anchorId="06D49836">
          <v:shape id="_x0000_i1114" type="#_x0000_t75" style="width:29.4pt;height:21.6pt" o:ole="">
            <v:imagedata r:id="rId1228" o:title=""/>
          </v:shape>
          <o:OLEObject Type="Embed" ProgID="Equation.DSMT4" ShapeID="_x0000_i1114" DrawAspect="Content" ObjectID="_1596006163" r:id="rId1229"/>
        </w:object>
      </w:r>
      <w:r w:rsidRPr="00695A6D">
        <w:rPr>
          <w:rFonts w:ascii="Times New Roman" w:hAnsi="Times New Roman"/>
          <w:color w:val="000000"/>
          <w:szCs w:val="20"/>
          <w:rPrChange w:id="561" w:author="ZTE" w:date="2018-05-05T15:16:00Z">
            <w:rPr>
              <w:color w:val="000000"/>
            </w:rPr>
          </w:rPrChange>
        </w:rPr>
        <w:t xml:space="preserve"> specified in subclause 6.4.1.1.3 of [4, TS 38.211] is given by </w:t>
      </w:r>
      <w:r w:rsidRPr="00695A6D">
        <w:rPr>
          <w:rFonts w:ascii="Times New Roman" w:hAnsi="Times New Roman"/>
          <w:color w:val="000000"/>
          <w:position w:val="-12"/>
          <w:szCs w:val="20"/>
        </w:rPr>
        <w:object w:dxaOrig="1440" w:dyaOrig="570" w14:anchorId="24E016A7">
          <v:shape id="_x0000_i1115" type="#_x0000_t75" style="width:1in;height:29.4pt" o:ole="">
            <v:imagedata r:id="rId1230" o:title=""/>
          </v:shape>
          <o:OLEObject Type="Embed" ProgID="Equation.DSMT4" ShapeID="_x0000_i1115" DrawAspect="Content" ObjectID="_1596006164" r:id="rId1231"/>
        </w:object>
      </w:r>
      <w:r w:rsidRPr="00695A6D">
        <w:rPr>
          <w:rFonts w:ascii="Times New Roman" w:hAnsi="Times New Roman"/>
          <w:color w:val="000000"/>
          <w:szCs w:val="20"/>
          <w:rPrChange w:id="562" w:author="ZTE" w:date="2018-05-05T15:16:00Z">
            <w:rPr>
              <w:color w:val="000000"/>
            </w:rPr>
          </w:rPrChange>
        </w:rPr>
        <w:t>.</w:t>
      </w:r>
    </w:p>
    <w:p w14:paraId="7F1E42CE" w14:textId="77777777" w:rsidR="00F728D8" w:rsidRPr="00470854" w:rsidRDefault="00F728D8" w:rsidP="00F728D8">
      <w:pPr>
        <w:rPr>
          <w:szCs w:val="20"/>
          <w:lang w:eastAsia="x-none"/>
        </w:rPr>
      </w:pPr>
    </w:p>
    <w:p w14:paraId="46F5D990" w14:textId="77777777" w:rsidR="00F728D8" w:rsidRPr="00470854" w:rsidRDefault="00F728D8" w:rsidP="00F728D8">
      <w:pPr>
        <w:rPr>
          <w:lang w:eastAsia="x-none"/>
        </w:rPr>
      </w:pPr>
      <w:r w:rsidRPr="00470854">
        <w:rPr>
          <w:highlight w:val="green"/>
          <w:lang w:eastAsia="x-none"/>
        </w:rPr>
        <w:t>Agreement</w:t>
      </w:r>
    </w:p>
    <w:p w14:paraId="60A8458C" w14:textId="77777777" w:rsidR="00F728D8" w:rsidRPr="00695A6D" w:rsidRDefault="00F728D8" w:rsidP="00F728D8">
      <w:pPr>
        <w:spacing w:afterLines="50" w:after="120"/>
        <w:rPr>
          <w:rFonts w:eastAsia="Malgun Gothic"/>
          <w:szCs w:val="20"/>
        </w:rPr>
      </w:pPr>
      <w:r w:rsidRPr="00695A6D">
        <w:rPr>
          <w:rFonts w:eastAsia="Malgun Gothic"/>
          <w:szCs w:val="20"/>
        </w:rPr>
        <w:t>TP for Section 6.2.2 in 38.214:</w:t>
      </w:r>
    </w:p>
    <w:p w14:paraId="3280FCB4" w14:textId="77777777" w:rsidR="00F728D8" w:rsidRPr="00254CC8" w:rsidRDefault="00F728D8">
      <w:pPr>
        <w:snapToGrid w:val="0"/>
        <w:rPr>
          <w:rFonts w:ascii="Times New Roman" w:eastAsia="Malgun Gothic" w:hAnsi="Times New Roman"/>
          <w:snapToGrid w:val="0"/>
          <w:color w:val="000000"/>
          <w:kern w:val="2"/>
          <w:szCs w:val="20"/>
          <w:lang w:eastAsia="ko-KR"/>
        </w:rPr>
        <w:pPrChange w:id="563" w:author="ZTE" w:date="2018-05-05T16:07:00Z">
          <w:pPr>
            <w:pStyle w:val="Heading3"/>
            <w:keepLines/>
            <w:numPr>
              <w:ilvl w:val="1"/>
              <w:numId w:val="0"/>
            </w:numPr>
            <w:tabs>
              <w:tab w:val="clear" w:pos="862"/>
              <w:tab w:val="center" w:pos="4536"/>
              <w:tab w:val="right" w:pos="9072"/>
            </w:tabs>
            <w:ind w:left="142" w:firstLine="0"/>
          </w:pPr>
        </w:pPrChange>
      </w:pPr>
      <w:r w:rsidRPr="00254CC8">
        <w:rPr>
          <w:rFonts w:ascii="Times New Roman" w:eastAsia="Malgun Gothic" w:hAnsi="Times New Roman"/>
          <w:b/>
          <w:snapToGrid w:val="0"/>
          <w:color w:val="000000"/>
          <w:kern w:val="2"/>
          <w:szCs w:val="20"/>
          <w:lang w:eastAsia="ko-KR"/>
        </w:rPr>
        <w:t>6.2.2</w:t>
      </w:r>
      <w:r w:rsidRPr="00254CC8">
        <w:rPr>
          <w:rFonts w:ascii="Times New Roman" w:eastAsia="Malgun Gothic" w:hAnsi="Times New Roman"/>
          <w:b/>
          <w:snapToGrid w:val="0"/>
          <w:color w:val="000000"/>
          <w:kern w:val="2"/>
          <w:szCs w:val="20"/>
          <w:lang w:eastAsia="ko-KR"/>
        </w:rPr>
        <w:tab/>
        <w:t>UE DM-RS transmission procedure</w:t>
      </w:r>
    </w:p>
    <w:p w14:paraId="196B4E00" w14:textId="77777777" w:rsidR="00F728D8" w:rsidRPr="00470854" w:rsidRDefault="00F728D8">
      <w:pPr>
        <w:snapToGrid w:val="0"/>
        <w:rPr>
          <w:rFonts w:ascii="Times New Roman" w:hAnsi="Times New Roman"/>
          <w:snapToGrid w:val="0"/>
          <w:color w:val="000000"/>
          <w:kern w:val="2"/>
          <w:szCs w:val="20"/>
          <w:lang w:eastAsia="ko-KR"/>
        </w:rPr>
        <w:pPrChange w:id="564" w:author="ZTE" w:date="2018-05-05T15:57:00Z">
          <w:pPr>
            <w:keepLines/>
            <w:tabs>
              <w:tab w:val="center" w:pos="4536"/>
              <w:tab w:val="right" w:pos="9072"/>
            </w:tabs>
          </w:pPr>
        </w:pPrChange>
      </w:pPr>
      <w:r w:rsidRPr="00470854">
        <w:rPr>
          <w:rFonts w:ascii="Times New Roman" w:eastAsia="Malgun Gothic" w:hAnsi="Times New Roman"/>
          <w:snapToGrid w:val="0"/>
          <w:color w:val="000000"/>
          <w:kern w:val="2"/>
          <w:szCs w:val="20"/>
          <w:lang w:eastAsia="ko-KR"/>
        </w:rPr>
        <w:t xml:space="preserve">When transmitted PUSCH is not scheduled by PDCCH format 0_1 with CRC scrambled by C-RNTI or CS-RNTI, the UE shall use single symbol front-loaded DM-RS of configuration type 1 on DM-RS port 0 </w:t>
      </w:r>
      <w:r w:rsidRPr="00470854">
        <w:rPr>
          <w:rFonts w:ascii="Times New Roman" w:eastAsia="Malgun Gothic" w:hAnsi="Times New Roman"/>
          <w:snapToGrid w:val="0"/>
          <w:color w:val="000000"/>
          <w:szCs w:val="20"/>
        </w:rPr>
        <w:t xml:space="preserve">and </w:t>
      </w:r>
      <w:r w:rsidRPr="00470854">
        <w:rPr>
          <w:rFonts w:ascii="Times New Roman" w:eastAsia="Malgun Gothic" w:hAnsi="Times New Roman"/>
          <w:snapToGrid w:val="0"/>
          <w:color w:val="000000"/>
          <w:kern w:val="2"/>
          <w:szCs w:val="20"/>
          <w:lang w:eastAsia="ko-KR"/>
        </w:rPr>
        <w:t>the remaining REs not used for DM-RS in the symbols are not used for any PUSCH transmission except for PUSCH with allocation duration of 2 or less OFDM symbols with transform precoding disabled, additional DM-RS can be transmitted according to the scheduling type and the PUSCH duration as specified in Table 6.4.1.1.3-3 of [4, TS38.211] for frequency hopping disabled and as specified in Table 6.4.1.1.3-6 of [4, TS38.211] for frequency hopping enabled, and</w:t>
      </w:r>
    </w:p>
    <w:p w14:paraId="449C09DA" w14:textId="77777777" w:rsidR="00F728D8" w:rsidRPr="00470854" w:rsidRDefault="00F728D8">
      <w:pPr>
        <w:snapToGrid w:val="0"/>
        <w:rPr>
          <w:rFonts w:ascii="Times New Roman" w:hAnsi="Times New Roman"/>
          <w:snapToGrid w:val="0"/>
          <w:color w:val="000000"/>
          <w:kern w:val="2"/>
          <w:szCs w:val="20"/>
          <w:lang w:eastAsia="ko-KR"/>
        </w:rPr>
        <w:pPrChange w:id="565" w:author="ZTE" w:date="2018-05-05T15:57:00Z">
          <w:pPr>
            <w:keepLines/>
            <w:tabs>
              <w:tab w:val="center" w:pos="4536"/>
              <w:tab w:val="right" w:pos="9072"/>
            </w:tabs>
          </w:pPr>
        </w:pPrChange>
      </w:pPr>
      <w:r w:rsidRPr="00470854">
        <w:rPr>
          <w:rFonts w:ascii="Times New Roman" w:eastAsia="Malgun Gothic" w:hAnsi="Times New Roman"/>
          <w:snapToGrid w:val="0"/>
          <w:color w:val="000000"/>
          <w:kern w:val="2"/>
          <w:szCs w:val="20"/>
          <w:lang w:eastAsia="ko-KR"/>
        </w:rPr>
        <w:t>If frequency hopping is disabled:</w:t>
      </w:r>
    </w:p>
    <w:p w14:paraId="3132BE59" w14:textId="77777777" w:rsidR="00F728D8" w:rsidRPr="00470854" w:rsidRDefault="00F728D8">
      <w:pPr>
        <w:pStyle w:val="B1"/>
        <w:snapToGrid w:val="0"/>
        <w:spacing w:after="0"/>
        <w:ind w:left="720" w:hanging="360"/>
        <w:rPr>
          <w:rFonts w:ascii="Times New Roman" w:hAnsi="Times New Roman"/>
          <w:snapToGrid w:val="0"/>
          <w:color w:val="000000"/>
        </w:rPr>
        <w:pPrChange w:id="566" w:author="ZTE" w:date="2018-05-05T15:57:00Z">
          <w:pPr>
            <w:pStyle w:val="B1"/>
            <w:keepLines/>
            <w:tabs>
              <w:tab w:val="center" w:pos="4536"/>
              <w:tab w:val="right" w:pos="9072"/>
            </w:tabs>
          </w:pPr>
        </w:pPrChange>
      </w:pPr>
      <w:r w:rsidRPr="00470854">
        <w:rPr>
          <w:rFonts w:ascii="Times New Roman" w:eastAsia="Malgun Gothic" w:hAnsi="Times New Roman"/>
          <w:snapToGrid w:val="0"/>
          <w:color w:val="000000"/>
        </w:rPr>
        <w:t>-</w:t>
      </w:r>
      <w:r w:rsidRPr="00470854">
        <w:rPr>
          <w:rFonts w:ascii="Times New Roman" w:eastAsia="Malgun Gothic" w:hAnsi="Times New Roman"/>
          <w:snapToGrid w:val="0"/>
          <w:color w:val="000000"/>
        </w:rPr>
        <w:tab/>
      </w:r>
      <w:del w:id="567" w:author="ZTE" w:date="2018-05-05T15:56:00Z">
        <w:r w:rsidRPr="00470854">
          <w:rPr>
            <w:rFonts w:ascii="Times New Roman" w:eastAsia="Malgun Gothic" w:hAnsi="Times New Roman"/>
            <w:snapToGrid w:val="0"/>
            <w:color w:val="000000"/>
          </w:rPr>
          <w:delText>For PUSCH with allocation duration of more than 7 symbols, t</w:delText>
        </w:r>
      </w:del>
      <w:ins w:id="568" w:author="ZTE" w:date="2018-05-05T15:56:00Z">
        <w:r w:rsidRPr="00470854">
          <w:rPr>
            <w:rFonts w:ascii="Times New Roman" w:hAnsi="Times New Roman"/>
            <w:snapToGrid w:val="0"/>
            <w:color w:val="000000"/>
            <w:lang w:eastAsia="zh-CN"/>
          </w:rPr>
          <w:t>T</w:t>
        </w:r>
      </w:ins>
      <w:r w:rsidRPr="00470854">
        <w:rPr>
          <w:rFonts w:ascii="Times New Roman" w:eastAsia="Malgun Gothic" w:hAnsi="Times New Roman"/>
          <w:snapToGrid w:val="0"/>
          <w:color w:val="000000"/>
        </w:rPr>
        <w:t xml:space="preserve">he UE shall assume </w:t>
      </w:r>
      <w:r w:rsidRPr="00470854">
        <w:rPr>
          <w:rFonts w:ascii="Times New Roman" w:eastAsia="Malgun Gothic" w:hAnsi="Times New Roman"/>
          <w:i/>
          <w:snapToGrid w:val="0"/>
          <w:color w:val="000000"/>
        </w:rPr>
        <w:t>dmrs-AdditionalPosition</w:t>
      </w:r>
      <w:r w:rsidRPr="00470854">
        <w:rPr>
          <w:rFonts w:ascii="Times New Roman" w:eastAsia="Malgun Gothic" w:hAnsi="Times New Roman"/>
          <w:snapToGrid w:val="0"/>
          <w:color w:val="000000"/>
        </w:rPr>
        <w:t>=’pos2’ and up to two additional DM-RS can be transmitted according to PUSCH duration</w:t>
      </w:r>
      <w:ins w:id="569" w:author="ZTE" w:date="2018-05-05T15:57:00Z">
        <w:r w:rsidRPr="00470854">
          <w:rPr>
            <w:rFonts w:ascii="Times New Roman" w:hAnsi="Times New Roman"/>
            <w:snapToGrid w:val="0"/>
            <w:color w:val="000000"/>
            <w:lang w:eastAsia="zh-CN"/>
          </w:rPr>
          <w:t>.</w:t>
        </w:r>
      </w:ins>
      <w:del w:id="570" w:author="ZTE" w:date="2018-05-05T15:57:00Z">
        <w:r w:rsidRPr="00470854">
          <w:rPr>
            <w:rFonts w:ascii="Times New Roman" w:eastAsia="Malgun Gothic" w:hAnsi="Times New Roman"/>
            <w:snapToGrid w:val="0"/>
            <w:color w:val="000000"/>
          </w:rPr>
          <w:delText>, or</w:delText>
        </w:r>
      </w:del>
    </w:p>
    <w:p w14:paraId="02BD211F" w14:textId="77777777" w:rsidR="00F728D8" w:rsidRPr="00470854" w:rsidRDefault="00F728D8">
      <w:pPr>
        <w:pStyle w:val="B1"/>
        <w:snapToGrid w:val="0"/>
        <w:spacing w:after="0"/>
        <w:ind w:left="720" w:hanging="360"/>
        <w:rPr>
          <w:del w:id="571" w:author="ZTE" w:date="2018-05-05T15:56:00Z"/>
          <w:rFonts w:ascii="Times New Roman" w:hAnsi="Times New Roman"/>
          <w:snapToGrid w:val="0"/>
          <w:color w:val="000000"/>
        </w:rPr>
        <w:pPrChange w:id="572" w:author="ZTE" w:date="2018-05-05T15:57:00Z">
          <w:pPr>
            <w:pStyle w:val="B1"/>
            <w:keepLines/>
            <w:tabs>
              <w:tab w:val="center" w:pos="4536"/>
              <w:tab w:val="right" w:pos="9072"/>
            </w:tabs>
          </w:pPr>
        </w:pPrChange>
      </w:pPr>
      <w:del w:id="573" w:author="ZTE" w:date="2018-05-05T15:56:00Z">
        <w:r w:rsidRPr="00470854">
          <w:rPr>
            <w:rFonts w:ascii="Times New Roman" w:eastAsia="Malgun Gothic" w:hAnsi="Times New Roman"/>
            <w:snapToGrid w:val="0"/>
            <w:color w:val="000000"/>
          </w:rPr>
          <w:delText>-</w:delText>
        </w:r>
        <w:r w:rsidRPr="00470854">
          <w:rPr>
            <w:rFonts w:ascii="Times New Roman" w:eastAsia="Malgun Gothic" w:hAnsi="Times New Roman"/>
            <w:snapToGrid w:val="0"/>
            <w:color w:val="000000"/>
          </w:rPr>
          <w:tab/>
          <w:delText xml:space="preserve">For PUSCH with allocation duration of 7 symbols with mapping type B, the UE shall assume </w:delText>
        </w:r>
        <w:r w:rsidRPr="00470854">
          <w:rPr>
            <w:rFonts w:ascii="Times New Roman" w:eastAsia="Malgun Gothic" w:hAnsi="Times New Roman"/>
            <w:i/>
            <w:snapToGrid w:val="0"/>
            <w:color w:val="000000"/>
          </w:rPr>
          <w:delText>dmrs-AdditionalPosition</w:delText>
        </w:r>
        <w:r w:rsidRPr="00470854">
          <w:rPr>
            <w:rFonts w:ascii="Times New Roman" w:eastAsia="Malgun Gothic" w:hAnsi="Times New Roman"/>
            <w:snapToGrid w:val="0"/>
            <w:color w:val="000000"/>
          </w:rPr>
          <w:delText xml:space="preserve">=’pos1’ and one additional DM-RS can be transmitted </w:delText>
        </w:r>
      </w:del>
    </w:p>
    <w:p w14:paraId="2CAC4C00" w14:textId="77777777" w:rsidR="00F728D8" w:rsidRPr="00470854" w:rsidRDefault="00F728D8">
      <w:pPr>
        <w:pStyle w:val="B1"/>
        <w:snapToGrid w:val="0"/>
        <w:spacing w:after="0"/>
        <w:ind w:left="720" w:hanging="360"/>
        <w:rPr>
          <w:rFonts w:ascii="Times New Roman" w:hAnsi="Times New Roman"/>
          <w:snapToGrid w:val="0"/>
        </w:rPr>
        <w:pPrChange w:id="574" w:author="ZTE" w:date="2018-05-05T15:57:00Z">
          <w:pPr>
            <w:pStyle w:val="B1"/>
            <w:keepLines/>
            <w:tabs>
              <w:tab w:val="center" w:pos="4536"/>
              <w:tab w:val="right" w:pos="9072"/>
            </w:tabs>
          </w:pPr>
        </w:pPrChange>
      </w:pPr>
      <w:del w:id="575" w:author="ZTE" w:date="2018-05-05T15:56:00Z">
        <w:r w:rsidRPr="00470854">
          <w:rPr>
            <w:rFonts w:ascii="Times New Roman" w:eastAsia="Malgun Gothic" w:hAnsi="Times New Roman"/>
            <w:snapToGrid w:val="0"/>
          </w:rPr>
          <w:delText>-</w:delText>
        </w:r>
        <w:r w:rsidRPr="00470854">
          <w:rPr>
            <w:rFonts w:ascii="Times New Roman" w:eastAsia="Malgun Gothic" w:hAnsi="Times New Roman"/>
            <w:snapToGrid w:val="0"/>
          </w:rPr>
          <w:tab/>
          <w:delText xml:space="preserve">For PUSCH with allocation duration of less than 7 symbols with mapping type B, the UE shall assume </w:delText>
        </w:r>
        <w:r w:rsidRPr="00470854">
          <w:rPr>
            <w:rFonts w:ascii="Times New Roman" w:eastAsia="Malgun Gothic" w:hAnsi="Times New Roman"/>
            <w:i/>
            <w:snapToGrid w:val="0"/>
            <w:color w:val="000000"/>
          </w:rPr>
          <w:delText>dmrs-AdditionalPosition</w:delText>
        </w:r>
        <w:r w:rsidRPr="00470854">
          <w:rPr>
            <w:rFonts w:ascii="Times New Roman" w:eastAsia="Malgun Gothic" w:hAnsi="Times New Roman"/>
            <w:snapToGrid w:val="0"/>
            <w:color w:val="000000"/>
          </w:rPr>
          <w:delText xml:space="preserve">=’pos0’ and </w:delText>
        </w:r>
        <w:r w:rsidRPr="00470854">
          <w:rPr>
            <w:rFonts w:ascii="Times New Roman" w:eastAsia="Malgun Gothic" w:hAnsi="Times New Roman"/>
            <w:snapToGrid w:val="0"/>
          </w:rPr>
          <w:delText>not transmit additional DM-RS.</w:delText>
        </w:r>
      </w:del>
    </w:p>
    <w:p w14:paraId="68EC5625" w14:textId="77777777" w:rsidR="00F728D8" w:rsidRPr="00470854" w:rsidRDefault="00F728D8">
      <w:pPr>
        <w:snapToGrid w:val="0"/>
        <w:rPr>
          <w:rFonts w:ascii="Times New Roman" w:hAnsi="Times New Roman"/>
          <w:snapToGrid w:val="0"/>
          <w:color w:val="000000"/>
          <w:kern w:val="2"/>
          <w:szCs w:val="20"/>
          <w:lang w:eastAsia="ko-KR"/>
        </w:rPr>
        <w:pPrChange w:id="576" w:author="ZTE" w:date="2018-05-05T15:57:00Z">
          <w:pPr>
            <w:keepLines/>
            <w:tabs>
              <w:tab w:val="center" w:pos="4536"/>
              <w:tab w:val="right" w:pos="9072"/>
            </w:tabs>
          </w:pPr>
        </w:pPrChange>
      </w:pPr>
      <w:r w:rsidRPr="00470854">
        <w:rPr>
          <w:rFonts w:ascii="Times New Roman" w:eastAsia="Malgun Gothic" w:hAnsi="Times New Roman"/>
          <w:snapToGrid w:val="0"/>
          <w:color w:val="000000"/>
          <w:kern w:val="2"/>
          <w:szCs w:val="20"/>
          <w:lang w:eastAsia="ko-KR"/>
        </w:rPr>
        <w:t>If frequency hopping is enabled:</w:t>
      </w:r>
    </w:p>
    <w:p w14:paraId="4DB1B87C" w14:textId="77777777" w:rsidR="00F728D8" w:rsidRPr="00470854" w:rsidRDefault="00F728D8">
      <w:pPr>
        <w:pStyle w:val="B1"/>
        <w:snapToGrid w:val="0"/>
        <w:ind w:left="720" w:hanging="360"/>
        <w:rPr>
          <w:rFonts w:ascii="Times New Roman" w:hAnsi="Times New Roman"/>
          <w:snapToGrid w:val="0"/>
          <w:color w:val="000000"/>
        </w:rPr>
        <w:pPrChange w:id="577" w:author="ZTE" w:date="2018-05-05T15:57:00Z">
          <w:pPr>
            <w:pStyle w:val="B1"/>
            <w:keepLines/>
            <w:tabs>
              <w:tab w:val="center" w:pos="4536"/>
              <w:tab w:val="right" w:pos="9072"/>
            </w:tabs>
          </w:pPr>
        </w:pPrChange>
      </w:pPr>
      <w:r w:rsidRPr="00470854">
        <w:rPr>
          <w:rFonts w:ascii="Times New Roman" w:eastAsia="Malgun Gothic" w:hAnsi="Times New Roman"/>
          <w:snapToGrid w:val="0"/>
          <w:color w:val="000000"/>
        </w:rPr>
        <w:t>-</w:t>
      </w:r>
      <w:r w:rsidRPr="00470854">
        <w:rPr>
          <w:rFonts w:ascii="Times New Roman" w:eastAsia="Malgun Gothic" w:hAnsi="Times New Roman"/>
          <w:snapToGrid w:val="0"/>
          <w:color w:val="000000"/>
        </w:rPr>
        <w:tab/>
        <w:t xml:space="preserve">The UE shall assume </w:t>
      </w:r>
      <w:r w:rsidRPr="00470854">
        <w:rPr>
          <w:rFonts w:ascii="Times New Roman" w:eastAsia="Malgun Gothic" w:hAnsi="Times New Roman"/>
          <w:i/>
          <w:snapToGrid w:val="0"/>
          <w:color w:val="000000"/>
        </w:rPr>
        <w:t>dmrs-AdditionalPosition</w:t>
      </w:r>
      <w:r w:rsidRPr="00470854">
        <w:rPr>
          <w:rFonts w:ascii="Times New Roman" w:eastAsia="Malgun Gothic" w:hAnsi="Times New Roman"/>
          <w:snapToGrid w:val="0"/>
          <w:color w:val="000000"/>
        </w:rPr>
        <w:t>=’pos1’ and up to one additional DM-RS can be transmitted according to PUSCH duration.</w:t>
      </w:r>
    </w:p>
    <w:p w14:paraId="35FF4E3B" w14:textId="77777777" w:rsidR="00F728D8" w:rsidRDefault="00F728D8" w:rsidP="00F728D8">
      <w:pPr>
        <w:rPr>
          <w:rFonts w:ascii="Times New Roman" w:hAnsi="Times New Roman"/>
          <w:color w:val="000000"/>
          <w:szCs w:val="20"/>
        </w:rPr>
      </w:pPr>
      <w:r>
        <w:rPr>
          <w:rFonts w:ascii="Times New Roman" w:hAnsi="Times New Roman"/>
          <w:color w:val="000000"/>
          <w:szCs w:val="20"/>
        </w:rPr>
        <w:t>…</w:t>
      </w:r>
    </w:p>
    <w:p w14:paraId="1E68F777" w14:textId="77777777" w:rsidR="00F728D8" w:rsidRPr="00C26926" w:rsidRDefault="00F728D8" w:rsidP="00F728D8">
      <w:pPr>
        <w:rPr>
          <w:lang w:eastAsia="x-none"/>
        </w:rPr>
      </w:pPr>
    </w:p>
    <w:p w14:paraId="3BEA5564" w14:textId="77777777" w:rsidR="00F728D8" w:rsidRPr="00470854" w:rsidRDefault="00F728D8" w:rsidP="00F728D8">
      <w:pPr>
        <w:rPr>
          <w:lang w:eastAsia="x-none"/>
        </w:rPr>
      </w:pPr>
      <w:r w:rsidRPr="00470854">
        <w:rPr>
          <w:highlight w:val="green"/>
          <w:lang w:eastAsia="x-none"/>
        </w:rPr>
        <w:t>Agreement</w:t>
      </w:r>
    </w:p>
    <w:p w14:paraId="27DAA9E8" w14:textId="77777777" w:rsidR="00F728D8" w:rsidRPr="00025B5A" w:rsidRDefault="00F728D8" w:rsidP="00F728D8">
      <w:pPr>
        <w:rPr>
          <w:lang w:eastAsia="zh-CN"/>
        </w:rPr>
      </w:pPr>
      <w:r w:rsidRPr="00025B5A">
        <w:rPr>
          <w:rFonts w:hint="eastAsia"/>
          <w:lang w:eastAsia="zh-CN"/>
        </w:rPr>
        <w:t>T</w:t>
      </w:r>
      <w:r w:rsidRPr="00025B5A">
        <w:rPr>
          <w:lang w:eastAsia="zh-CN"/>
        </w:rPr>
        <w:t>ext proposals</w:t>
      </w:r>
      <w:r w:rsidRPr="00025B5A">
        <w:rPr>
          <w:rFonts w:hint="eastAsia"/>
          <w:lang w:eastAsia="zh-CN"/>
        </w:rPr>
        <w:t xml:space="preserve"> for</w:t>
      </w:r>
      <w:r w:rsidRPr="00025B5A">
        <w:rPr>
          <w:lang w:eastAsia="zh-CN"/>
        </w:rPr>
        <w:t xml:space="preserve"> TS 38.211 Section 6.4.1.1.3 </w:t>
      </w:r>
    </w:p>
    <w:p w14:paraId="0AB4F530" w14:textId="77777777" w:rsidR="00F728D8" w:rsidRPr="00470854" w:rsidRDefault="00F728D8" w:rsidP="00470854">
      <w:pPr>
        <w:rPr>
          <w:rFonts w:ascii="Times New Roman" w:hAnsi="Times New Roman"/>
          <w:b/>
          <w:bCs/>
          <w:iCs/>
          <w:szCs w:val="26"/>
        </w:rPr>
      </w:pPr>
      <w:r w:rsidRPr="00470854">
        <w:rPr>
          <w:rFonts w:ascii="Times New Roman" w:hAnsi="Times New Roman"/>
          <w:b/>
          <w:bCs/>
          <w:iCs/>
          <w:szCs w:val="26"/>
        </w:rPr>
        <w:t>6.4.1.1.3</w:t>
      </w:r>
      <w:r w:rsidRPr="00470854">
        <w:rPr>
          <w:rFonts w:ascii="Times New Roman" w:hAnsi="Times New Roman"/>
          <w:b/>
          <w:bCs/>
          <w:iCs/>
          <w:szCs w:val="26"/>
        </w:rPr>
        <w:tab/>
        <w:t xml:space="preserve">Precoding and mapping to physical resources </w:t>
      </w:r>
    </w:p>
    <w:p w14:paraId="5B2EE5FD" w14:textId="77777777" w:rsidR="00F728D8" w:rsidRPr="00470854" w:rsidRDefault="00F728D8" w:rsidP="00470854">
      <w:pPr>
        <w:jc w:val="center"/>
        <w:rPr>
          <w:rFonts w:ascii="Times New Roman" w:hAnsi="Times New Roman"/>
          <w:i/>
          <w:highlight w:val="green"/>
          <w:lang w:eastAsia="zh-CN"/>
        </w:rPr>
      </w:pPr>
      <w:r w:rsidRPr="00470854">
        <w:rPr>
          <w:rFonts w:ascii="Times New Roman" w:hAnsi="Times New Roman"/>
          <w:i/>
          <w:color w:val="FF0000"/>
          <w:lang w:eastAsia="zh-CN"/>
        </w:rPr>
        <w:t>------Unchanged parts are omitted------</w:t>
      </w:r>
    </w:p>
    <w:p w14:paraId="3139F38D" w14:textId="77777777" w:rsidR="00F728D8" w:rsidRPr="00470854" w:rsidRDefault="00F728D8" w:rsidP="00470854">
      <w:pPr>
        <w:rPr>
          <w:rFonts w:ascii="Times New Roman" w:hAnsi="Times New Roman"/>
        </w:rPr>
      </w:pPr>
      <w:r w:rsidRPr="00470854">
        <w:rPr>
          <w:rFonts w:ascii="Times New Roman" w:hAnsi="Times New Roman"/>
        </w:rPr>
        <w:t xml:space="preserve">The time-domain index </w:t>
      </w:r>
      <w:r w:rsidRPr="00470854">
        <w:rPr>
          <w:rFonts w:ascii="Times New Roman" w:hAnsi="Times New Roman"/>
          <w:position w:val="-6"/>
        </w:rPr>
        <w:object w:dxaOrig="195" w:dyaOrig="240" w14:anchorId="43D1BFA3">
          <v:shape id="_x0000_i1116" type="#_x0000_t75" style="width:10.8pt;height:12pt" o:ole="">
            <v:imagedata r:id="rId1232" o:title=""/>
          </v:shape>
          <o:OLEObject Type="Embed" ProgID="Equation.3" ShapeID="_x0000_i1116" DrawAspect="Content" ObjectID="_1596006165" r:id="rId1233"/>
        </w:object>
      </w:r>
      <w:r w:rsidRPr="00470854">
        <w:rPr>
          <w:rFonts w:ascii="Times New Roman" w:hAnsi="Times New Roman"/>
        </w:rPr>
        <w:t xml:space="preserve"> and the supported antenna ports </w:t>
      </w:r>
      <w:r w:rsidRPr="00470854">
        <w:rPr>
          <w:rFonts w:ascii="Times New Roman" w:hAnsi="Times New Roman"/>
          <w:position w:val="-12"/>
        </w:rPr>
        <w:object w:dxaOrig="240" w:dyaOrig="315" w14:anchorId="60B1A82E">
          <v:shape id="_x0000_i1117" type="#_x0000_t75" style="width:12pt;height:16.8pt" o:ole="">
            <v:imagedata r:id="rId1234" o:title=""/>
          </v:shape>
          <o:OLEObject Type="Embed" ProgID="Equation.DSMT4" ShapeID="_x0000_i1117" DrawAspect="Content" ObjectID="_1596006166" r:id="rId1235"/>
        </w:object>
      </w:r>
      <w:r w:rsidRPr="00470854">
        <w:rPr>
          <w:rFonts w:ascii="Times New Roman" w:hAnsi="Times New Roman"/>
        </w:rPr>
        <w:t xml:space="preserve"> are given by Tables 6.4.1.1.3-3 through 6.4.1.1.3-6:</w:t>
      </w:r>
    </w:p>
    <w:p w14:paraId="17413D7E" w14:textId="77777777" w:rsidR="00F728D8" w:rsidRPr="00470854" w:rsidRDefault="00F728D8" w:rsidP="00470854">
      <w:pPr>
        <w:pStyle w:val="B1"/>
        <w:spacing w:after="0"/>
        <w:rPr>
          <w:rFonts w:ascii="Times New Roman" w:hAnsi="Times New Roman"/>
        </w:rPr>
      </w:pPr>
      <w:r w:rsidRPr="00470854">
        <w:rPr>
          <w:rFonts w:ascii="Times New Roman" w:hAnsi="Times New Roman"/>
        </w:rPr>
        <w:t>-</w:t>
      </w:r>
      <w:r w:rsidRPr="00470854">
        <w:rPr>
          <w:rFonts w:ascii="Times New Roman" w:hAnsi="Times New Roman"/>
        </w:rPr>
        <w:tab/>
        <w:t xml:space="preserve">if the higher-layer parameter </w:t>
      </w:r>
      <w:r w:rsidRPr="00470854">
        <w:rPr>
          <w:rFonts w:ascii="Times New Roman" w:hAnsi="Times New Roman"/>
          <w:i/>
        </w:rPr>
        <w:t>maxLength</w:t>
      </w:r>
      <w:r w:rsidRPr="00470854">
        <w:rPr>
          <w:rFonts w:ascii="Times New Roman" w:hAnsi="Times New Roman"/>
        </w:rPr>
        <w:t xml:space="preserve"> in </w:t>
      </w:r>
      <w:r w:rsidRPr="00470854">
        <w:rPr>
          <w:rFonts w:ascii="Times New Roman" w:hAnsi="Times New Roman"/>
          <w:i/>
        </w:rPr>
        <w:t>DMRS-UplinkConfig</w:t>
      </w:r>
      <w:r w:rsidRPr="00470854">
        <w:rPr>
          <w:rFonts w:ascii="Times New Roman" w:hAnsi="Times New Roman"/>
        </w:rPr>
        <w:t xml:space="preserve"> is equal to 1 and frequency hopping is disabled, the tables shall be used according to single-symbol DM-RS</w:t>
      </w:r>
    </w:p>
    <w:p w14:paraId="3CE0D960" w14:textId="77777777" w:rsidR="00F728D8" w:rsidRPr="00470854" w:rsidRDefault="00F728D8" w:rsidP="00470854">
      <w:pPr>
        <w:pStyle w:val="B1"/>
        <w:spacing w:after="0"/>
        <w:rPr>
          <w:rFonts w:ascii="Times New Roman" w:hAnsi="Times New Roman"/>
        </w:rPr>
      </w:pPr>
      <w:r w:rsidRPr="00470854">
        <w:rPr>
          <w:rFonts w:ascii="Times New Roman" w:hAnsi="Times New Roman"/>
        </w:rPr>
        <w:t>-</w:t>
      </w:r>
      <w:r w:rsidRPr="00470854">
        <w:rPr>
          <w:rFonts w:ascii="Times New Roman" w:hAnsi="Times New Roman"/>
        </w:rPr>
        <w:tab/>
        <w:t xml:space="preserve">if the higher-layer parameter </w:t>
      </w:r>
      <w:r w:rsidRPr="00470854">
        <w:rPr>
          <w:rFonts w:ascii="Times New Roman" w:hAnsi="Times New Roman"/>
          <w:i/>
        </w:rPr>
        <w:t>maxLength</w:t>
      </w:r>
      <w:r w:rsidRPr="00470854">
        <w:rPr>
          <w:rFonts w:ascii="Times New Roman" w:hAnsi="Times New Roman"/>
        </w:rPr>
        <w:t xml:space="preserve"> in </w:t>
      </w:r>
      <w:r w:rsidRPr="00470854">
        <w:rPr>
          <w:rFonts w:ascii="Times New Roman" w:hAnsi="Times New Roman"/>
          <w:i/>
        </w:rPr>
        <w:t>DMRS-UplinkConfig</w:t>
      </w:r>
      <w:r w:rsidRPr="00470854">
        <w:rPr>
          <w:rFonts w:ascii="Times New Roman" w:hAnsi="Times New Roman"/>
        </w:rPr>
        <w:t xml:space="preserve"> is equal to 2 and frequency hopping is disabled, the associated DCI determines whether single-symbol or double-symbol DM-RS shall be used</w:t>
      </w:r>
    </w:p>
    <w:p w14:paraId="1900001C" w14:textId="0E48CB17" w:rsidR="00F728D8" w:rsidRPr="00470854" w:rsidRDefault="00F728D8" w:rsidP="00470854">
      <w:pPr>
        <w:pStyle w:val="B1"/>
        <w:spacing w:after="0"/>
        <w:rPr>
          <w:rFonts w:ascii="Times New Roman" w:hAnsi="Times New Roman"/>
        </w:rPr>
      </w:pPr>
      <w:r w:rsidRPr="00470854">
        <w:rPr>
          <w:rFonts w:ascii="Times New Roman" w:hAnsi="Times New Roman"/>
        </w:rPr>
        <w:lastRenderedPageBreak/>
        <w:t>-</w:t>
      </w:r>
      <w:r w:rsidRPr="00470854">
        <w:rPr>
          <w:rFonts w:ascii="Times New Roman" w:hAnsi="Times New Roman"/>
        </w:rPr>
        <w:tab/>
        <w:t xml:space="preserve">if the higher-layer parameter </w:t>
      </w:r>
      <w:r w:rsidRPr="00470854">
        <w:rPr>
          <w:rFonts w:ascii="Times New Roman" w:hAnsi="Times New Roman"/>
          <w:i/>
        </w:rPr>
        <w:t>dmrs-AdditionalPosition</w:t>
      </w:r>
      <w:r w:rsidRPr="00470854">
        <w:rPr>
          <w:rFonts w:ascii="Times New Roman" w:hAnsi="Times New Roman"/>
        </w:rPr>
        <w:t xml:space="preserve"> is equal to or more than 1 and frequency hopping is enabled according to clause 7.3.1.1.2 in [5, TS 38.212], Table 6.4.1.1.3-6 shall be used assuming </w:t>
      </w:r>
      <w:r w:rsidRPr="00470854">
        <w:rPr>
          <w:rFonts w:ascii="Times New Roman" w:hAnsi="Times New Roman"/>
          <w:i/>
        </w:rPr>
        <w:t>dmrs-AdditionalPosition</w:t>
      </w:r>
      <w:r w:rsidRPr="00470854">
        <w:rPr>
          <w:rFonts w:ascii="Times New Roman" w:hAnsi="Times New Roman"/>
        </w:rPr>
        <w:t xml:space="preserve"> is 1 for each hop. </w:t>
      </w:r>
      <w:del w:id="578" w:author="Huawei" w:date="2018-05-10T20:54:00Z">
        <w:r w:rsidRPr="00470854">
          <w:rPr>
            <w:rFonts w:ascii="Times New Roman" w:hAnsi="Times New Roman"/>
          </w:rPr>
          <w:delText xml:space="preserve">If </w:delText>
        </w:r>
        <w:r w:rsidRPr="00470854">
          <w:rPr>
            <w:rFonts w:ascii="Times New Roman" w:hAnsi="Times New Roman"/>
            <w:noProof/>
            <w:position w:val="-10"/>
            <w:lang w:val="en-GB" w:eastAsia="en-GB"/>
          </w:rPr>
          <w:drawing>
            <wp:inline distT="0" distB="0" distL="0" distR="0" wp14:anchorId="1A8DCFFE" wp14:editId="5F7107E5">
              <wp:extent cx="314325" cy="19050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pic:cNvPicPr>
                        <a:picLocks noChangeAspect="1" noChangeArrowheads="1"/>
                      </pic:cNvPicPr>
                    </pic:nvPicPr>
                    <pic:blipFill>
                      <a:blip r:embed="rId1236" cstate="print">
                        <a:extLst>
                          <a:ext uri="{28A0092B-C50C-407E-A947-70E740481C1C}">
                            <a14:useLocalDpi xmlns:a14="http://schemas.microsoft.com/office/drawing/2010/main" val="0"/>
                          </a:ext>
                        </a:extLst>
                      </a:blip>
                      <a:srcRect/>
                      <a:stretch>
                        <a:fillRect/>
                      </a:stretch>
                    </pic:blipFill>
                    <pic:spPr bwMode="auto">
                      <a:xfrm>
                        <a:off x="0" y="0"/>
                        <a:ext cx="314325" cy="190500"/>
                      </a:xfrm>
                      <a:prstGeom prst="rect">
                        <a:avLst/>
                      </a:prstGeom>
                      <a:noFill/>
                      <a:ln>
                        <a:noFill/>
                      </a:ln>
                    </pic:spPr>
                  </pic:pic>
                </a:graphicData>
              </a:graphic>
            </wp:inline>
          </w:drawing>
        </w:r>
        <w:r w:rsidRPr="00470854">
          <w:rPr>
            <w:rFonts w:ascii="Times New Roman" w:hAnsi="Times New Roman"/>
          </w:rPr>
          <w:delText xml:space="preserve">, </w:delText>
        </w:r>
        <w:r w:rsidRPr="00470854">
          <w:rPr>
            <w:rFonts w:ascii="Times New Roman" w:hAnsi="Times New Roman"/>
            <w:i/>
          </w:rPr>
          <w:delText>dmrs-AdditionalPosition</w:delText>
        </w:r>
        <w:r w:rsidRPr="00470854">
          <w:rPr>
            <w:rFonts w:ascii="Times New Roman" w:hAnsi="Times New Roman"/>
          </w:rPr>
          <w:delText xml:space="preserve"> is assumed to be 0.</w:delText>
        </w:r>
      </w:del>
    </w:p>
    <w:p w14:paraId="3010E98C" w14:textId="77777777" w:rsidR="00F728D8" w:rsidRDefault="00F728D8" w:rsidP="00F728D8">
      <w:pPr>
        <w:jc w:val="center"/>
        <w:rPr>
          <w:i/>
          <w:highlight w:val="green"/>
          <w:lang w:eastAsia="zh-CN"/>
        </w:rPr>
      </w:pPr>
      <w:r>
        <w:rPr>
          <w:i/>
          <w:color w:val="FF0000"/>
          <w:lang w:eastAsia="zh-CN"/>
        </w:rPr>
        <w:t>------Unchanged</w:t>
      </w:r>
      <w:r>
        <w:rPr>
          <w:rFonts w:hint="eastAsia"/>
          <w:i/>
          <w:color w:val="FF0000"/>
          <w:lang w:eastAsia="zh-CN"/>
        </w:rPr>
        <w:t xml:space="preserve"> </w:t>
      </w:r>
      <w:r>
        <w:rPr>
          <w:i/>
          <w:color w:val="FF0000"/>
          <w:lang w:eastAsia="zh-CN"/>
        </w:rPr>
        <w:t>parts are omitted------</w:t>
      </w:r>
    </w:p>
    <w:p w14:paraId="13DC5C41" w14:textId="77777777" w:rsidR="00F728D8" w:rsidRDefault="00F728D8" w:rsidP="00F728D8">
      <w:pPr>
        <w:pStyle w:val="TH"/>
        <w:shd w:val="clear" w:color="auto" w:fill="FFFFFF"/>
        <w:rPr>
          <w:sz w:val="18"/>
        </w:rPr>
      </w:pPr>
      <w:r>
        <w:rPr>
          <w:sz w:val="18"/>
        </w:rPr>
        <w:t xml:space="preserve">Table 6.4.1.1.3-6: PUSCH DM-RS positions </w:t>
      </w:r>
      <w:r>
        <w:rPr>
          <w:position w:val="-6"/>
          <w:sz w:val="18"/>
        </w:rPr>
        <w:object w:dxaOrig="150" w:dyaOrig="270" w14:anchorId="4D711099">
          <v:shape id="_x0000_i1118" type="#_x0000_t75" style="width:6.6pt;height:12.6pt" o:ole="">
            <v:imagedata r:id="rId1237" o:title=""/>
          </v:shape>
          <o:OLEObject Type="Embed" ProgID="Equation.3" ShapeID="_x0000_i1118" DrawAspect="Content" ObjectID="_1596006167" r:id="rId1238"/>
        </w:object>
      </w:r>
      <w:r>
        <w:rPr>
          <w:sz w:val="18"/>
        </w:rPr>
        <w:t xml:space="preserve"> for single-symbol DM-RS and frequency hopping enabled.</w:t>
      </w:r>
    </w:p>
    <w:tbl>
      <w:tblPr>
        <w:tblW w:w="90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2"/>
        <w:gridCol w:w="547"/>
        <w:gridCol w:w="785"/>
        <w:gridCol w:w="627"/>
        <w:gridCol w:w="787"/>
        <w:gridCol w:w="547"/>
        <w:gridCol w:w="785"/>
        <w:gridCol w:w="547"/>
        <w:gridCol w:w="788"/>
        <w:gridCol w:w="547"/>
        <w:gridCol w:w="785"/>
        <w:gridCol w:w="627"/>
        <w:gridCol w:w="862"/>
      </w:tblGrid>
      <w:tr w:rsidR="00F728D8" w14:paraId="1AF15469" w14:textId="77777777" w:rsidTr="0058551E">
        <w:trPr>
          <w:trHeight w:val="269"/>
          <w:jc w:val="center"/>
        </w:trPr>
        <w:tc>
          <w:tcPr>
            <w:tcW w:w="862" w:type="dxa"/>
            <w:vMerge w:val="restart"/>
            <w:shd w:val="clear" w:color="auto" w:fill="auto"/>
          </w:tcPr>
          <w:p w14:paraId="07CBEC87" w14:textId="77777777" w:rsidR="00F728D8" w:rsidRPr="00D3320F" w:rsidRDefault="00F728D8" w:rsidP="0058551E">
            <w:pPr>
              <w:keepNext/>
              <w:keepLines/>
              <w:jc w:val="center"/>
              <w:rPr>
                <w:rFonts w:ascii="Calibri" w:hAnsi="Calibri" w:cs="Calibri"/>
                <w:b/>
                <w:sz w:val="16"/>
              </w:rPr>
            </w:pPr>
            <w:r w:rsidRPr="00D3320F">
              <w:rPr>
                <w:rFonts w:ascii="Calibri" w:hAnsi="Calibri" w:cs="Calibri"/>
                <w:b/>
                <w:sz w:val="16"/>
              </w:rPr>
              <w:t>Duration in symbols for each hop</w:t>
            </w:r>
          </w:p>
        </w:tc>
        <w:tc>
          <w:tcPr>
            <w:tcW w:w="8234" w:type="dxa"/>
            <w:gridSpan w:val="12"/>
          </w:tcPr>
          <w:p w14:paraId="353DB263" w14:textId="77777777" w:rsidR="00F728D8" w:rsidRPr="00D3320F" w:rsidRDefault="00F728D8" w:rsidP="0058551E">
            <w:pPr>
              <w:jc w:val="center"/>
              <w:rPr>
                <w:rFonts w:ascii="Calibri" w:hAnsi="Calibri" w:cs="Calibri"/>
                <w:b/>
                <w:sz w:val="16"/>
              </w:rPr>
            </w:pPr>
            <w:r w:rsidRPr="00D3320F">
              <w:rPr>
                <w:rFonts w:ascii="Calibri" w:hAnsi="Calibri" w:cs="Calibri"/>
                <w:b/>
                <w:sz w:val="16"/>
              </w:rPr>
              <w:t xml:space="preserve">DM-RS positions </w:t>
            </w:r>
            <w:r w:rsidRPr="00D3320F">
              <w:rPr>
                <w:rFonts w:ascii="Calibri" w:hAnsi="Calibri" w:cs="Calibri"/>
                <w:position w:val="-6"/>
                <w:sz w:val="16"/>
              </w:rPr>
              <w:object w:dxaOrig="150" w:dyaOrig="270" w14:anchorId="0596A8CF">
                <v:shape id="_x0000_i1119" type="#_x0000_t75" style="width:6.6pt;height:12.6pt" o:ole="">
                  <v:imagedata r:id="rId1237" o:title=""/>
                </v:shape>
                <o:OLEObject Type="Embed" ProgID="Equation.3" ShapeID="_x0000_i1119" DrawAspect="Content" ObjectID="_1596006168" r:id="rId1239"/>
              </w:object>
            </w:r>
          </w:p>
        </w:tc>
      </w:tr>
      <w:tr w:rsidR="00F728D8" w14:paraId="4E03EF4F" w14:textId="77777777" w:rsidTr="0058551E">
        <w:trPr>
          <w:trHeight w:val="140"/>
          <w:jc w:val="center"/>
        </w:trPr>
        <w:tc>
          <w:tcPr>
            <w:tcW w:w="862" w:type="dxa"/>
            <w:vMerge/>
            <w:shd w:val="clear" w:color="auto" w:fill="auto"/>
          </w:tcPr>
          <w:p w14:paraId="37400ED2" w14:textId="77777777" w:rsidR="00F728D8" w:rsidRPr="00D3320F" w:rsidRDefault="00F728D8" w:rsidP="0058551E">
            <w:pPr>
              <w:keepNext/>
              <w:keepLines/>
              <w:jc w:val="center"/>
              <w:rPr>
                <w:rFonts w:ascii="Calibri" w:hAnsi="Calibri" w:cs="Calibri"/>
                <w:b/>
                <w:sz w:val="16"/>
              </w:rPr>
            </w:pPr>
          </w:p>
        </w:tc>
        <w:tc>
          <w:tcPr>
            <w:tcW w:w="5413" w:type="dxa"/>
            <w:gridSpan w:val="8"/>
            <w:tcBorders>
              <w:top w:val="nil"/>
            </w:tcBorders>
            <w:shd w:val="clear" w:color="auto" w:fill="auto"/>
            <w:vAlign w:val="bottom"/>
          </w:tcPr>
          <w:p w14:paraId="2F855D7D" w14:textId="77777777" w:rsidR="00F728D8" w:rsidRPr="00D3320F" w:rsidRDefault="00F728D8" w:rsidP="0058551E">
            <w:pPr>
              <w:keepNext/>
              <w:keepLines/>
              <w:jc w:val="center"/>
              <w:rPr>
                <w:rFonts w:ascii="Calibri" w:hAnsi="Calibri" w:cs="Calibri"/>
                <w:b/>
                <w:sz w:val="16"/>
              </w:rPr>
            </w:pPr>
            <w:r w:rsidRPr="00D3320F">
              <w:rPr>
                <w:rFonts w:ascii="Calibri" w:hAnsi="Calibri" w:cs="Calibri"/>
                <w:b/>
                <w:sz w:val="16"/>
              </w:rPr>
              <w:t>PUSCH mapping type A</w:t>
            </w:r>
          </w:p>
        </w:tc>
        <w:tc>
          <w:tcPr>
            <w:tcW w:w="2821" w:type="dxa"/>
            <w:gridSpan w:val="4"/>
            <w:tcBorders>
              <w:top w:val="nil"/>
            </w:tcBorders>
            <w:shd w:val="clear" w:color="auto" w:fill="auto"/>
          </w:tcPr>
          <w:p w14:paraId="2A605E07" w14:textId="77777777" w:rsidR="00F728D8" w:rsidRPr="00D3320F" w:rsidRDefault="00F728D8" w:rsidP="0058551E">
            <w:pPr>
              <w:keepNext/>
              <w:keepLines/>
              <w:jc w:val="center"/>
              <w:rPr>
                <w:rFonts w:ascii="Calibri" w:hAnsi="Calibri" w:cs="Calibri"/>
                <w:b/>
                <w:sz w:val="16"/>
              </w:rPr>
            </w:pPr>
            <w:r w:rsidRPr="00D3320F">
              <w:rPr>
                <w:rFonts w:ascii="Calibri" w:hAnsi="Calibri" w:cs="Calibri"/>
                <w:b/>
                <w:sz w:val="16"/>
              </w:rPr>
              <w:t>PUSCH mapping type B</w:t>
            </w:r>
          </w:p>
        </w:tc>
      </w:tr>
      <w:tr w:rsidR="00F728D8" w14:paraId="1F555948" w14:textId="77777777" w:rsidTr="0058551E">
        <w:trPr>
          <w:trHeight w:val="140"/>
          <w:jc w:val="center"/>
        </w:trPr>
        <w:tc>
          <w:tcPr>
            <w:tcW w:w="862" w:type="dxa"/>
            <w:vMerge/>
            <w:shd w:val="clear" w:color="auto" w:fill="auto"/>
          </w:tcPr>
          <w:p w14:paraId="08008F75" w14:textId="77777777" w:rsidR="00F728D8" w:rsidRPr="00D3320F" w:rsidRDefault="00F728D8" w:rsidP="0058551E">
            <w:pPr>
              <w:keepNext/>
              <w:keepLines/>
              <w:jc w:val="center"/>
              <w:rPr>
                <w:rFonts w:ascii="Calibri" w:hAnsi="Calibri" w:cs="Calibri"/>
                <w:b/>
                <w:sz w:val="16"/>
              </w:rPr>
            </w:pPr>
          </w:p>
        </w:tc>
        <w:tc>
          <w:tcPr>
            <w:tcW w:w="2746" w:type="dxa"/>
            <w:gridSpan w:val="4"/>
            <w:tcBorders>
              <w:bottom w:val="nil"/>
            </w:tcBorders>
            <w:shd w:val="clear" w:color="auto" w:fill="auto"/>
            <w:vAlign w:val="bottom"/>
          </w:tcPr>
          <w:p w14:paraId="188C223F" w14:textId="77777777" w:rsidR="00F728D8" w:rsidRPr="00D3320F" w:rsidRDefault="00F728D8" w:rsidP="0058551E">
            <w:pPr>
              <w:keepNext/>
              <w:keepLines/>
              <w:jc w:val="center"/>
              <w:rPr>
                <w:rFonts w:ascii="Calibri" w:hAnsi="Calibri" w:cs="Calibri"/>
                <w:b/>
                <w:sz w:val="16"/>
              </w:rPr>
            </w:pPr>
            <w:r w:rsidRPr="00D3320F">
              <w:rPr>
                <w:rFonts w:ascii="Calibri" w:hAnsi="Calibri" w:cs="Calibri"/>
                <w:b/>
                <w:sz w:val="16"/>
              </w:rPr>
              <w:t>dmrs-AdditionalPosition</w:t>
            </w:r>
          </w:p>
          <w:p w14:paraId="530A7AD7" w14:textId="77777777" w:rsidR="00F728D8" w:rsidRPr="00D3320F" w:rsidRDefault="00F728D8" w:rsidP="0058551E">
            <w:pPr>
              <w:keepNext/>
              <w:keepLines/>
              <w:jc w:val="center"/>
              <w:rPr>
                <w:rFonts w:ascii="Calibri" w:hAnsi="Calibri" w:cs="Calibri"/>
                <w:b/>
                <w:color w:val="FF0000"/>
                <w:sz w:val="16"/>
              </w:rPr>
            </w:pPr>
            <w:r w:rsidRPr="00D3320F">
              <w:rPr>
                <w:rFonts w:ascii="Calibri" w:hAnsi="Calibri" w:cs="Calibri"/>
                <w:b/>
                <w:color w:val="FF0000"/>
                <w:sz w:val="16"/>
              </w:rPr>
              <w:t>(</w:t>
            </w:r>
            <w:r w:rsidRPr="00D3320F">
              <w:rPr>
                <w:rFonts w:ascii="Calibri" w:hAnsi="Calibri" w:cs="Calibri"/>
                <w:color w:val="FF0000"/>
                <w:position w:val="-10"/>
                <w:sz w:val="16"/>
              </w:rPr>
              <w:object w:dxaOrig="195" w:dyaOrig="270" w14:anchorId="7FD6BDE6">
                <v:shape id="_x0000_i1120" type="#_x0000_t75" style="width:10.8pt;height:12.6pt" o:ole="">
                  <v:imagedata r:id="rId1240" o:title=""/>
                </v:shape>
                <o:OLEObject Type="Embed" ProgID="Equation.3" ShapeID="_x0000_i1120" DrawAspect="Content" ObjectID="_1596006169" r:id="rId1241"/>
              </w:object>
            </w:r>
            <w:r w:rsidRPr="00D3320F">
              <w:rPr>
                <w:rFonts w:ascii="Calibri" w:hAnsi="Calibri" w:cs="Calibri"/>
                <w:color w:val="FF0000"/>
                <w:sz w:val="16"/>
              </w:rPr>
              <w:t>=2</w:t>
            </w:r>
            <w:r w:rsidRPr="00D3320F">
              <w:rPr>
                <w:rFonts w:ascii="Calibri" w:hAnsi="Calibri" w:cs="Calibri"/>
                <w:b/>
                <w:color w:val="FF0000"/>
                <w:sz w:val="16"/>
              </w:rPr>
              <w:t>)</w:t>
            </w:r>
          </w:p>
        </w:tc>
        <w:tc>
          <w:tcPr>
            <w:tcW w:w="2667" w:type="dxa"/>
            <w:gridSpan w:val="4"/>
            <w:tcBorders>
              <w:bottom w:val="nil"/>
            </w:tcBorders>
          </w:tcPr>
          <w:p w14:paraId="54176D89" w14:textId="77777777" w:rsidR="00F728D8" w:rsidRPr="00D3320F" w:rsidRDefault="00F728D8" w:rsidP="0058551E">
            <w:pPr>
              <w:keepNext/>
              <w:keepLines/>
              <w:jc w:val="center"/>
              <w:rPr>
                <w:rFonts w:ascii="Calibri" w:hAnsi="Calibri" w:cs="Calibri"/>
                <w:b/>
                <w:color w:val="FF0000"/>
                <w:sz w:val="16"/>
              </w:rPr>
            </w:pPr>
            <w:r w:rsidRPr="00D3320F">
              <w:rPr>
                <w:rFonts w:ascii="Calibri" w:hAnsi="Calibri" w:cs="Calibri"/>
                <w:b/>
                <w:color w:val="FF0000"/>
                <w:sz w:val="16"/>
              </w:rPr>
              <w:t>dmrs-AdditionalPosition</w:t>
            </w:r>
          </w:p>
          <w:p w14:paraId="21D1FC09" w14:textId="77777777" w:rsidR="00F728D8" w:rsidRPr="00D3320F" w:rsidRDefault="00F728D8" w:rsidP="0058551E">
            <w:pPr>
              <w:keepNext/>
              <w:keepLines/>
              <w:jc w:val="center"/>
              <w:rPr>
                <w:rFonts w:ascii="Calibri" w:hAnsi="Calibri" w:cs="Calibri"/>
                <w:b/>
                <w:color w:val="FF0000"/>
                <w:sz w:val="16"/>
              </w:rPr>
            </w:pPr>
            <w:r w:rsidRPr="00D3320F">
              <w:rPr>
                <w:rFonts w:ascii="Calibri" w:hAnsi="Calibri" w:cs="Calibri"/>
                <w:b/>
                <w:color w:val="FF0000"/>
                <w:sz w:val="16"/>
              </w:rPr>
              <w:t>(</w:t>
            </w:r>
            <w:r w:rsidRPr="00D3320F">
              <w:rPr>
                <w:rFonts w:ascii="Calibri" w:hAnsi="Calibri" w:cs="Calibri"/>
                <w:color w:val="FF0000"/>
                <w:position w:val="-10"/>
                <w:sz w:val="16"/>
              </w:rPr>
              <w:object w:dxaOrig="195" w:dyaOrig="270" w14:anchorId="6C40234D">
                <v:shape id="_x0000_i1121" type="#_x0000_t75" style="width:10.8pt;height:12.6pt" o:ole="">
                  <v:imagedata r:id="rId1240" o:title=""/>
                </v:shape>
                <o:OLEObject Type="Embed" ProgID="Equation.3" ShapeID="_x0000_i1121" DrawAspect="Content" ObjectID="_1596006170" r:id="rId1242"/>
              </w:object>
            </w:r>
            <w:r w:rsidRPr="00D3320F">
              <w:rPr>
                <w:rFonts w:ascii="Calibri" w:hAnsi="Calibri" w:cs="Calibri"/>
                <w:color w:val="FF0000"/>
                <w:sz w:val="16"/>
              </w:rPr>
              <w:t>=3</w:t>
            </w:r>
            <w:r w:rsidRPr="00D3320F">
              <w:rPr>
                <w:rFonts w:ascii="Calibri" w:hAnsi="Calibri" w:cs="Calibri"/>
                <w:b/>
                <w:color w:val="FF0000"/>
                <w:sz w:val="16"/>
              </w:rPr>
              <w:t>)</w:t>
            </w:r>
          </w:p>
        </w:tc>
        <w:tc>
          <w:tcPr>
            <w:tcW w:w="2821" w:type="dxa"/>
            <w:gridSpan w:val="4"/>
            <w:tcBorders>
              <w:bottom w:val="nil"/>
            </w:tcBorders>
            <w:shd w:val="clear" w:color="auto" w:fill="auto"/>
          </w:tcPr>
          <w:p w14:paraId="0FBEA1E4" w14:textId="77777777" w:rsidR="00F728D8" w:rsidRPr="00D3320F" w:rsidRDefault="00F728D8" w:rsidP="0058551E">
            <w:pPr>
              <w:keepNext/>
              <w:keepLines/>
              <w:jc w:val="center"/>
              <w:rPr>
                <w:rFonts w:ascii="Calibri" w:hAnsi="Calibri" w:cs="Calibri"/>
                <w:b/>
                <w:sz w:val="16"/>
              </w:rPr>
            </w:pPr>
            <w:r w:rsidRPr="00D3320F">
              <w:rPr>
                <w:rFonts w:ascii="Calibri" w:hAnsi="Calibri" w:cs="Calibri"/>
                <w:b/>
                <w:sz w:val="16"/>
              </w:rPr>
              <w:t>dmrs-AdditionalPosition</w:t>
            </w:r>
          </w:p>
        </w:tc>
      </w:tr>
      <w:tr w:rsidR="00F728D8" w14:paraId="4CB59B4E" w14:textId="77777777" w:rsidTr="0058551E">
        <w:trPr>
          <w:trHeight w:val="140"/>
          <w:jc w:val="center"/>
        </w:trPr>
        <w:tc>
          <w:tcPr>
            <w:tcW w:w="862" w:type="dxa"/>
            <w:vMerge/>
            <w:shd w:val="clear" w:color="auto" w:fill="auto"/>
          </w:tcPr>
          <w:p w14:paraId="284EF480" w14:textId="77777777" w:rsidR="00F728D8" w:rsidRPr="00D3320F" w:rsidRDefault="00F728D8" w:rsidP="0058551E">
            <w:pPr>
              <w:keepNext/>
              <w:keepLines/>
              <w:jc w:val="center"/>
              <w:rPr>
                <w:rFonts w:ascii="Calibri" w:hAnsi="Calibri" w:cs="Calibri"/>
                <w:b/>
                <w:sz w:val="16"/>
              </w:rPr>
            </w:pPr>
          </w:p>
        </w:tc>
        <w:tc>
          <w:tcPr>
            <w:tcW w:w="1332" w:type="dxa"/>
            <w:gridSpan w:val="2"/>
            <w:tcBorders>
              <w:top w:val="nil"/>
              <w:bottom w:val="nil"/>
            </w:tcBorders>
            <w:shd w:val="clear" w:color="auto" w:fill="auto"/>
            <w:vAlign w:val="bottom"/>
          </w:tcPr>
          <w:p w14:paraId="7806A811" w14:textId="77777777" w:rsidR="00F728D8" w:rsidRPr="00D3320F" w:rsidRDefault="00F728D8" w:rsidP="0058551E">
            <w:pPr>
              <w:keepNext/>
              <w:keepLines/>
              <w:jc w:val="center"/>
              <w:rPr>
                <w:rFonts w:ascii="Calibri" w:hAnsi="Calibri" w:cs="Calibri"/>
                <w:b/>
                <w:sz w:val="16"/>
              </w:rPr>
            </w:pPr>
            <w:r w:rsidRPr="00D3320F">
              <w:rPr>
                <w:rFonts w:ascii="Calibri" w:hAnsi="Calibri" w:cs="Calibri"/>
                <w:b/>
                <w:sz w:val="16"/>
              </w:rPr>
              <w:t>0</w:t>
            </w:r>
          </w:p>
        </w:tc>
        <w:tc>
          <w:tcPr>
            <w:tcW w:w="1414" w:type="dxa"/>
            <w:gridSpan w:val="2"/>
            <w:tcBorders>
              <w:top w:val="nil"/>
              <w:bottom w:val="nil"/>
            </w:tcBorders>
            <w:shd w:val="clear" w:color="auto" w:fill="auto"/>
          </w:tcPr>
          <w:p w14:paraId="326A7EA6" w14:textId="77777777" w:rsidR="00F728D8" w:rsidRPr="00D3320F" w:rsidRDefault="00F728D8" w:rsidP="0058551E">
            <w:pPr>
              <w:keepNext/>
              <w:keepLines/>
              <w:jc w:val="center"/>
              <w:rPr>
                <w:rFonts w:ascii="Calibri" w:hAnsi="Calibri" w:cs="Calibri"/>
                <w:b/>
                <w:sz w:val="16"/>
              </w:rPr>
            </w:pPr>
            <w:r w:rsidRPr="00D3320F">
              <w:rPr>
                <w:rFonts w:ascii="Calibri" w:hAnsi="Calibri" w:cs="Calibri"/>
                <w:b/>
                <w:sz w:val="16"/>
              </w:rPr>
              <w:t>1</w:t>
            </w:r>
          </w:p>
        </w:tc>
        <w:tc>
          <w:tcPr>
            <w:tcW w:w="1332" w:type="dxa"/>
            <w:gridSpan w:val="2"/>
            <w:tcBorders>
              <w:top w:val="nil"/>
              <w:bottom w:val="nil"/>
            </w:tcBorders>
          </w:tcPr>
          <w:p w14:paraId="3A89847D" w14:textId="77777777" w:rsidR="00F728D8" w:rsidRPr="00D3320F" w:rsidRDefault="00F728D8" w:rsidP="0058551E">
            <w:pPr>
              <w:keepNext/>
              <w:keepLines/>
              <w:jc w:val="center"/>
              <w:rPr>
                <w:rFonts w:ascii="Calibri" w:hAnsi="Calibri" w:cs="Calibri"/>
                <w:b/>
                <w:color w:val="FF0000"/>
                <w:sz w:val="16"/>
              </w:rPr>
            </w:pPr>
            <w:r w:rsidRPr="00D3320F">
              <w:rPr>
                <w:rFonts w:ascii="Calibri" w:hAnsi="Calibri" w:cs="Calibri"/>
                <w:b/>
                <w:color w:val="FF0000"/>
                <w:sz w:val="16"/>
              </w:rPr>
              <w:t>0</w:t>
            </w:r>
          </w:p>
        </w:tc>
        <w:tc>
          <w:tcPr>
            <w:tcW w:w="1335" w:type="dxa"/>
            <w:gridSpan w:val="2"/>
            <w:tcBorders>
              <w:top w:val="nil"/>
              <w:bottom w:val="nil"/>
            </w:tcBorders>
          </w:tcPr>
          <w:p w14:paraId="48AC959D" w14:textId="77777777" w:rsidR="00F728D8" w:rsidRPr="00D3320F" w:rsidRDefault="00F728D8" w:rsidP="0058551E">
            <w:pPr>
              <w:keepNext/>
              <w:keepLines/>
              <w:jc w:val="center"/>
              <w:rPr>
                <w:rFonts w:ascii="Calibri" w:hAnsi="Calibri" w:cs="Calibri"/>
                <w:b/>
                <w:color w:val="FF0000"/>
                <w:sz w:val="16"/>
              </w:rPr>
            </w:pPr>
            <w:r w:rsidRPr="00D3320F">
              <w:rPr>
                <w:rFonts w:ascii="Calibri" w:hAnsi="Calibri" w:cs="Calibri"/>
                <w:b/>
                <w:color w:val="FF0000"/>
                <w:sz w:val="16"/>
              </w:rPr>
              <w:t>1</w:t>
            </w:r>
          </w:p>
        </w:tc>
        <w:tc>
          <w:tcPr>
            <w:tcW w:w="1332" w:type="dxa"/>
            <w:gridSpan w:val="2"/>
            <w:tcBorders>
              <w:top w:val="nil"/>
              <w:bottom w:val="nil"/>
            </w:tcBorders>
            <w:shd w:val="clear" w:color="auto" w:fill="auto"/>
            <w:vAlign w:val="bottom"/>
          </w:tcPr>
          <w:p w14:paraId="1FF47896" w14:textId="77777777" w:rsidR="00F728D8" w:rsidRPr="00D3320F" w:rsidRDefault="00F728D8" w:rsidP="0058551E">
            <w:pPr>
              <w:keepNext/>
              <w:keepLines/>
              <w:jc w:val="center"/>
              <w:rPr>
                <w:rFonts w:ascii="Calibri" w:hAnsi="Calibri" w:cs="Calibri"/>
                <w:b/>
                <w:sz w:val="16"/>
              </w:rPr>
            </w:pPr>
            <w:r w:rsidRPr="00D3320F">
              <w:rPr>
                <w:rFonts w:ascii="Calibri" w:hAnsi="Calibri" w:cs="Calibri"/>
                <w:b/>
                <w:sz w:val="16"/>
              </w:rPr>
              <w:t>0</w:t>
            </w:r>
          </w:p>
        </w:tc>
        <w:tc>
          <w:tcPr>
            <w:tcW w:w="1489" w:type="dxa"/>
            <w:gridSpan w:val="2"/>
            <w:tcBorders>
              <w:top w:val="nil"/>
              <w:bottom w:val="nil"/>
            </w:tcBorders>
            <w:shd w:val="clear" w:color="auto" w:fill="auto"/>
          </w:tcPr>
          <w:p w14:paraId="00C2D016" w14:textId="77777777" w:rsidR="00F728D8" w:rsidRPr="00D3320F" w:rsidRDefault="00F728D8" w:rsidP="0058551E">
            <w:pPr>
              <w:keepNext/>
              <w:keepLines/>
              <w:jc w:val="center"/>
              <w:rPr>
                <w:rFonts w:ascii="Calibri" w:hAnsi="Calibri" w:cs="Calibri"/>
                <w:b/>
                <w:sz w:val="16"/>
              </w:rPr>
            </w:pPr>
            <w:r w:rsidRPr="00D3320F">
              <w:rPr>
                <w:rFonts w:ascii="Calibri" w:hAnsi="Calibri" w:cs="Calibri"/>
                <w:b/>
                <w:sz w:val="16"/>
              </w:rPr>
              <w:t>1</w:t>
            </w:r>
          </w:p>
        </w:tc>
      </w:tr>
      <w:tr w:rsidR="00F728D8" w14:paraId="7288C948" w14:textId="77777777" w:rsidTr="0058551E">
        <w:trPr>
          <w:trHeight w:val="276"/>
          <w:jc w:val="center"/>
        </w:trPr>
        <w:tc>
          <w:tcPr>
            <w:tcW w:w="862" w:type="dxa"/>
            <w:vMerge/>
            <w:shd w:val="clear" w:color="auto" w:fill="auto"/>
          </w:tcPr>
          <w:p w14:paraId="6E13EBD5" w14:textId="77777777" w:rsidR="00F728D8" w:rsidRPr="00D3320F" w:rsidRDefault="00F728D8" w:rsidP="0058551E">
            <w:pPr>
              <w:keepNext/>
              <w:keepLines/>
              <w:jc w:val="center"/>
              <w:rPr>
                <w:rFonts w:ascii="Calibri" w:hAnsi="Calibri" w:cs="Calibri"/>
                <w:b/>
                <w:sz w:val="16"/>
              </w:rPr>
            </w:pPr>
          </w:p>
        </w:tc>
        <w:tc>
          <w:tcPr>
            <w:tcW w:w="547" w:type="dxa"/>
            <w:tcBorders>
              <w:top w:val="nil"/>
            </w:tcBorders>
            <w:shd w:val="clear" w:color="auto" w:fill="auto"/>
          </w:tcPr>
          <w:p w14:paraId="0D4B3049" w14:textId="77777777" w:rsidR="00F728D8" w:rsidRPr="00D3320F" w:rsidRDefault="00F728D8" w:rsidP="0058551E">
            <w:pPr>
              <w:keepNext/>
              <w:keepLines/>
              <w:jc w:val="center"/>
              <w:rPr>
                <w:rFonts w:ascii="Calibri" w:hAnsi="Calibri" w:cs="Calibri"/>
                <w:b/>
                <w:sz w:val="16"/>
              </w:rPr>
            </w:pPr>
            <w:r w:rsidRPr="00D3320F">
              <w:rPr>
                <w:rFonts w:ascii="Calibri" w:hAnsi="Calibri" w:cs="Calibri"/>
                <w:b/>
                <w:sz w:val="16"/>
              </w:rPr>
              <w:t>First</w:t>
            </w:r>
            <w:r w:rsidRPr="00D3320F">
              <w:rPr>
                <w:rFonts w:ascii="Calibri" w:hAnsi="Calibri" w:cs="Calibri"/>
                <w:b/>
                <w:sz w:val="16"/>
              </w:rPr>
              <w:br/>
              <w:t>hop</w:t>
            </w:r>
          </w:p>
        </w:tc>
        <w:tc>
          <w:tcPr>
            <w:tcW w:w="785" w:type="dxa"/>
            <w:tcBorders>
              <w:top w:val="nil"/>
            </w:tcBorders>
            <w:shd w:val="clear" w:color="auto" w:fill="auto"/>
          </w:tcPr>
          <w:p w14:paraId="18881532" w14:textId="77777777" w:rsidR="00F728D8" w:rsidRPr="00D3320F" w:rsidRDefault="00F728D8" w:rsidP="0058551E">
            <w:pPr>
              <w:keepNext/>
              <w:keepLines/>
              <w:jc w:val="center"/>
              <w:rPr>
                <w:rFonts w:ascii="Calibri" w:hAnsi="Calibri" w:cs="Calibri"/>
                <w:b/>
                <w:sz w:val="16"/>
              </w:rPr>
            </w:pPr>
            <w:r w:rsidRPr="00D3320F">
              <w:rPr>
                <w:rFonts w:ascii="Calibri" w:hAnsi="Calibri" w:cs="Calibri"/>
                <w:b/>
                <w:sz w:val="16"/>
              </w:rPr>
              <w:t>Second</w:t>
            </w:r>
            <w:r w:rsidRPr="00D3320F">
              <w:rPr>
                <w:rFonts w:ascii="Calibri" w:hAnsi="Calibri" w:cs="Calibri"/>
                <w:b/>
                <w:sz w:val="16"/>
              </w:rPr>
              <w:br/>
              <w:t>hop</w:t>
            </w:r>
          </w:p>
        </w:tc>
        <w:tc>
          <w:tcPr>
            <w:tcW w:w="627" w:type="dxa"/>
            <w:tcBorders>
              <w:top w:val="nil"/>
            </w:tcBorders>
            <w:shd w:val="clear" w:color="auto" w:fill="auto"/>
          </w:tcPr>
          <w:p w14:paraId="37A1ED3D" w14:textId="77777777" w:rsidR="00F728D8" w:rsidRPr="00D3320F" w:rsidRDefault="00F728D8" w:rsidP="0058551E">
            <w:pPr>
              <w:keepNext/>
              <w:keepLines/>
              <w:jc w:val="center"/>
              <w:rPr>
                <w:rFonts w:ascii="Calibri" w:hAnsi="Calibri" w:cs="Calibri"/>
                <w:b/>
                <w:sz w:val="16"/>
              </w:rPr>
            </w:pPr>
            <w:r w:rsidRPr="00D3320F">
              <w:rPr>
                <w:rFonts w:ascii="Calibri" w:hAnsi="Calibri" w:cs="Calibri"/>
                <w:b/>
                <w:sz w:val="16"/>
              </w:rPr>
              <w:t xml:space="preserve">First </w:t>
            </w:r>
            <w:r w:rsidRPr="00D3320F">
              <w:rPr>
                <w:rFonts w:ascii="Calibri" w:hAnsi="Calibri" w:cs="Calibri"/>
                <w:b/>
                <w:sz w:val="16"/>
              </w:rPr>
              <w:br/>
              <w:t>hop</w:t>
            </w:r>
          </w:p>
        </w:tc>
        <w:tc>
          <w:tcPr>
            <w:tcW w:w="787" w:type="dxa"/>
            <w:tcBorders>
              <w:top w:val="nil"/>
            </w:tcBorders>
            <w:shd w:val="clear" w:color="auto" w:fill="auto"/>
          </w:tcPr>
          <w:p w14:paraId="5A172157" w14:textId="77777777" w:rsidR="00F728D8" w:rsidRPr="00D3320F" w:rsidRDefault="00F728D8" w:rsidP="0058551E">
            <w:pPr>
              <w:keepNext/>
              <w:keepLines/>
              <w:jc w:val="center"/>
              <w:rPr>
                <w:rFonts w:ascii="Calibri" w:hAnsi="Calibri" w:cs="Calibri"/>
                <w:b/>
                <w:sz w:val="16"/>
              </w:rPr>
            </w:pPr>
            <w:r w:rsidRPr="00D3320F">
              <w:rPr>
                <w:rFonts w:ascii="Calibri" w:hAnsi="Calibri" w:cs="Calibri"/>
                <w:b/>
                <w:sz w:val="16"/>
              </w:rPr>
              <w:t>Second</w:t>
            </w:r>
            <w:r w:rsidRPr="00D3320F">
              <w:rPr>
                <w:rFonts w:ascii="Calibri" w:hAnsi="Calibri" w:cs="Calibri"/>
                <w:b/>
                <w:sz w:val="16"/>
              </w:rPr>
              <w:br/>
              <w:t>hop</w:t>
            </w:r>
          </w:p>
        </w:tc>
        <w:tc>
          <w:tcPr>
            <w:tcW w:w="547" w:type="dxa"/>
            <w:tcBorders>
              <w:top w:val="nil"/>
            </w:tcBorders>
          </w:tcPr>
          <w:p w14:paraId="4466DAD3" w14:textId="77777777" w:rsidR="00F728D8" w:rsidRPr="00D3320F" w:rsidRDefault="00F728D8" w:rsidP="0058551E">
            <w:pPr>
              <w:keepNext/>
              <w:keepLines/>
              <w:jc w:val="center"/>
              <w:rPr>
                <w:rFonts w:ascii="Calibri" w:hAnsi="Calibri" w:cs="Calibri"/>
                <w:b/>
                <w:color w:val="FF0000"/>
                <w:sz w:val="16"/>
              </w:rPr>
            </w:pPr>
            <w:r w:rsidRPr="00D3320F">
              <w:rPr>
                <w:rFonts w:ascii="Calibri" w:hAnsi="Calibri" w:cs="Calibri"/>
                <w:b/>
                <w:color w:val="FF0000"/>
                <w:sz w:val="16"/>
              </w:rPr>
              <w:t>First</w:t>
            </w:r>
            <w:r w:rsidRPr="00D3320F">
              <w:rPr>
                <w:rFonts w:ascii="Calibri" w:hAnsi="Calibri" w:cs="Calibri"/>
                <w:b/>
                <w:color w:val="FF0000"/>
                <w:sz w:val="16"/>
              </w:rPr>
              <w:br/>
              <w:t>hop</w:t>
            </w:r>
          </w:p>
        </w:tc>
        <w:tc>
          <w:tcPr>
            <w:tcW w:w="785" w:type="dxa"/>
            <w:tcBorders>
              <w:top w:val="nil"/>
            </w:tcBorders>
          </w:tcPr>
          <w:p w14:paraId="38E5B0C9" w14:textId="77777777" w:rsidR="00F728D8" w:rsidRPr="00D3320F" w:rsidRDefault="00F728D8" w:rsidP="0058551E">
            <w:pPr>
              <w:keepNext/>
              <w:keepLines/>
              <w:jc w:val="center"/>
              <w:rPr>
                <w:rFonts w:ascii="Calibri" w:hAnsi="Calibri" w:cs="Calibri"/>
                <w:b/>
                <w:color w:val="FF0000"/>
                <w:sz w:val="16"/>
              </w:rPr>
            </w:pPr>
            <w:r w:rsidRPr="00D3320F">
              <w:rPr>
                <w:rFonts w:ascii="Calibri" w:hAnsi="Calibri" w:cs="Calibri"/>
                <w:b/>
                <w:color w:val="FF0000"/>
                <w:sz w:val="16"/>
              </w:rPr>
              <w:t>Second</w:t>
            </w:r>
            <w:r w:rsidRPr="00D3320F">
              <w:rPr>
                <w:rFonts w:ascii="Calibri" w:hAnsi="Calibri" w:cs="Calibri"/>
                <w:b/>
                <w:color w:val="FF0000"/>
                <w:sz w:val="16"/>
              </w:rPr>
              <w:br/>
              <w:t>hop</w:t>
            </w:r>
          </w:p>
        </w:tc>
        <w:tc>
          <w:tcPr>
            <w:tcW w:w="547" w:type="dxa"/>
            <w:tcBorders>
              <w:top w:val="nil"/>
            </w:tcBorders>
          </w:tcPr>
          <w:p w14:paraId="5EBBEA95" w14:textId="77777777" w:rsidR="00F728D8" w:rsidRPr="00D3320F" w:rsidRDefault="00F728D8" w:rsidP="0058551E">
            <w:pPr>
              <w:keepNext/>
              <w:keepLines/>
              <w:jc w:val="center"/>
              <w:rPr>
                <w:rFonts w:ascii="Calibri" w:hAnsi="Calibri" w:cs="Calibri"/>
                <w:b/>
                <w:color w:val="FF0000"/>
                <w:sz w:val="16"/>
              </w:rPr>
            </w:pPr>
            <w:r w:rsidRPr="00D3320F">
              <w:rPr>
                <w:rFonts w:ascii="Calibri" w:hAnsi="Calibri" w:cs="Calibri"/>
                <w:b/>
                <w:color w:val="FF0000"/>
                <w:sz w:val="16"/>
              </w:rPr>
              <w:t>First</w:t>
            </w:r>
            <w:r w:rsidRPr="00D3320F">
              <w:rPr>
                <w:rFonts w:ascii="Calibri" w:hAnsi="Calibri" w:cs="Calibri"/>
                <w:b/>
                <w:color w:val="FF0000"/>
                <w:sz w:val="16"/>
              </w:rPr>
              <w:br/>
              <w:t>hop</w:t>
            </w:r>
          </w:p>
        </w:tc>
        <w:tc>
          <w:tcPr>
            <w:tcW w:w="788" w:type="dxa"/>
            <w:tcBorders>
              <w:top w:val="nil"/>
            </w:tcBorders>
          </w:tcPr>
          <w:p w14:paraId="6A232E9E" w14:textId="77777777" w:rsidR="00F728D8" w:rsidRPr="00D3320F" w:rsidRDefault="00F728D8" w:rsidP="0058551E">
            <w:pPr>
              <w:keepNext/>
              <w:keepLines/>
              <w:jc w:val="center"/>
              <w:rPr>
                <w:rFonts w:ascii="Calibri" w:hAnsi="Calibri" w:cs="Calibri"/>
                <w:b/>
                <w:color w:val="FF0000"/>
                <w:sz w:val="16"/>
              </w:rPr>
            </w:pPr>
            <w:r w:rsidRPr="00D3320F">
              <w:rPr>
                <w:rFonts w:ascii="Calibri" w:hAnsi="Calibri" w:cs="Calibri"/>
                <w:b/>
                <w:color w:val="FF0000"/>
                <w:sz w:val="16"/>
              </w:rPr>
              <w:t>Second</w:t>
            </w:r>
            <w:r w:rsidRPr="00D3320F">
              <w:rPr>
                <w:rFonts w:ascii="Calibri" w:hAnsi="Calibri" w:cs="Calibri"/>
                <w:b/>
                <w:color w:val="FF0000"/>
                <w:sz w:val="16"/>
              </w:rPr>
              <w:br/>
              <w:t>hop</w:t>
            </w:r>
          </w:p>
        </w:tc>
        <w:tc>
          <w:tcPr>
            <w:tcW w:w="547" w:type="dxa"/>
            <w:tcBorders>
              <w:top w:val="nil"/>
            </w:tcBorders>
            <w:shd w:val="clear" w:color="auto" w:fill="auto"/>
          </w:tcPr>
          <w:p w14:paraId="62C05117" w14:textId="77777777" w:rsidR="00F728D8" w:rsidRPr="00D3320F" w:rsidRDefault="00F728D8" w:rsidP="0058551E">
            <w:pPr>
              <w:keepNext/>
              <w:keepLines/>
              <w:jc w:val="center"/>
              <w:rPr>
                <w:rFonts w:ascii="Calibri" w:hAnsi="Calibri" w:cs="Calibri"/>
                <w:b/>
                <w:sz w:val="16"/>
              </w:rPr>
            </w:pPr>
            <w:r w:rsidRPr="00D3320F">
              <w:rPr>
                <w:rFonts w:ascii="Calibri" w:hAnsi="Calibri" w:cs="Calibri"/>
                <w:b/>
                <w:sz w:val="16"/>
              </w:rPr>
              <w:t>First</w:t>
            </w:r>
            <w:r w:rsidRPr="00D3320F">
              <w:rPr>
                <w:rFonts w:ascii="Calibri" w:hAnsi="Calibri" w:cs="Calibri"/>
                <w:b/>
                <w:sz w:val="16"/>
              </w:rPr>
              <w:br/>
              <w:t>hop</w:t>
            </w:r>
          </w:p>
        </w:tc>
        <w:tc>
          <w:tcPr>
            <w:tcW w:w="785" w:type="dxa"/>
            <w:tcBorders>
              <w:top w:val="nil"/>
            </w:tcBorders>
            <w:shd w:val="clear" w:color="auto" w:fill="auto"/>
          </w:tcPr>
          <w:p w14:paraId="06F3DC90" w14:textId="77777777" w:rsidR="00F728D8" w:rsidRPr="00D3320F" w:rsidRDefault="00F728D8" w:rsidP="0058551E">
            <w:pPr>
              <w:keepNext/>
              <w:keepLines/>
              <w:jc w:val="center"/>
              <w:rPr>
                <w:rFonts w:ascii="Calibri" w:hAnsi="Calibri" w:cs="Calibri"/>
                <w:b/>
                <w:sz w:val="16"/>
              </w:rPr>
            </w:pPr>
            <w:r w:rsidRPr="00D3320F">
              <w:rPr>
                <w:rFonts w:ascii="Calibri" w:hAnsi="Calibri" w:cs="Calibri"/>
                <w:b/>
                <w:sz w:val="16"/>
              </w:rPr>
              <w:t>Second</w:t>
            </w:r>
            <w:r w:rsidRPr="00D3320F">
              <w:rPr>
                <w:rFonts w:ascii="Calibri" w:hAnsi="Calibri" w:cs="Calibri"/>
                <w:b/>
                <w:sz w:val="16"/>
              </w:rPr>
              <w:br/>
              <w:t>hop</w:t>
            </w:r>
          </w:p>
        </w:tc>
        <w:tc>
          <w:tcPr>
            <w:tcW w:w="627" w:type="dxa"/>
            <w:tcBorders>
              <w:top w:val="nil"/>
            </w:tcBorders>
            <w:shd w:val="clear" w:color="auto" w:fill="auto"/>
          </w:tcPr>
          <w:p w14:paraId="546147CB" w14:textId="77777777" w:rsidR="00F728D8" w:rsidRPr="00D3320F" w:rsidRDefault="00F728D8" w:rsidP="0058551E">
            <w:pPr>
              <w:keepNext/>
              <w:keepLines/>
              <w:jc w:val="center"/>
              <w:rPr>
                <w:rFonts w:ascii="Calibri" w:hAnsi="Calibri" w:cs="Calibri"/>
                <w:b/>
                <w:sz w:val="16"/>
              </w:rPr>
            </w:pPr>
            <w:r w:rsidRPr="00D3320F">
              <w:rPr>
                <w:rFonts w:ascii="Calibri" w:hAnsi="Calibri" w:cs="Calibri"/>
                <w:b/>
                <w:sz w:val="16"/>
              </w:rPr>
              <w:t>First</w:t>
            </w:r>
            <w:r w:rsidRPr="00D3320F">
              <w:rPr>
                <w:rFonts w:ascii="Calibri" w:hAnsi="Calibri" w:cs="Calibri"/>
                <w:b/>
                <w:sz w:val="16"/>
              </w:rPr>
              <w:br/>
              <w:t>hop</w:t>
            </w:r>
          </w:p>
        </w:tc>
        <w:tc>
          <w:tcPr>
            <w:tcW w:w="862" w:type="dxa"/>
            <w:tcBorders>
              <w:top w:val="nil"/>
            </w:tcBorders>
            <w:shd w:val="clear" w:color="auto" w:fill="auto"/>
          </w:tcPr>
          <w:p w14:paraId="330C1B87" w14:textId="77777777" w:rsidR="00F728D8" w:rsidRPr="00D3320F" w:rsidRDefault="00F728D8" w:rsidP="0058551E">
            <w:pPr>
              <w:keepNext/>
              <w:keepLines/>
              <w:jc w:val="center"/>
              <w:rPr>
                <w:rFonts w:ascii="Calibri" w:hAnsi="Calibri" w:cs="Calibri"/>
                <w:b/>
                <w:sz w:val="16"/>
              </w:rPr>
            </w:pPr>
            <w:r w:rsidRPr="00D3320F">
              <w:rPr>
                <w:rFonts w:ascii="Calibri" w:hAnsi="Calibri" w:cs="Calibri"/>
                <w:b/>
                <w:sz w:val="16"/>
              </w:rPr>
              <w:t>Second</w:t>
            </w:r>
            <w:r w:rsidRPr="00D3320F">
              <w:rPr>
                <w:rFonts w:ascii="Calibri" w:hAnsi="Calibri" w:cs="Calibri"/>
                <w:b/>
                <w:sz w:val="16"/>
              </w:rPr>
              <w:br/>
              <w:t>hop</w:t>
            </w:r>
          </w:p>
        </w:tc>
      </w:tr>
      <w:tr w:rsidR="00F728D8" w14:paraId="314D47F8" w14:textId="77777777" w:rsidTr="0058551E">
        <w:trPr>
          <w:trHeight w:val="193"/>
          <w:jc w:val="center"/>
        </w:trPr>
        <w:tc>
          <w:tcPr>
            <w:tcW w:w="862" w:type="dxa"/>
            <w:shd w:val="clear" w:color="auto" w:fill="auto"/>
          </w:tcPr>
          <w:p w14:paraId="049EB4B0"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≤3</w:t>
            </w:r>
          </w:p>
        </w:tc>
        <w:tc>
          <w:tcPr>
            <w:tcW w:w="547" w:type="dxa"/>
            <w:shd w:val="clear" w:color="auto" w:fill="auto"/>
          </w:tcPr>
          <w:p w14:paraId="57867C35"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w:t>
            </w:r>
          </w:p>
        </w:tc>
        <w:tc>
          <w:tcPr>
            <w:tcW w:w="785" w:type="dxa"/>
            <w:shd w:val="clear" w:color="auto" w:fill="auto"/>
          </w:tcPr>
          <w:p w14:paraId="5D57E6E7"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w:t>
            </w:r>
          </w:p>
        </w:tc>
        <w:tc>
          <w:tcPr>
            <w:tcW w:w="627" w:type="dxa"/>
            <w:shd w:val="clear" w:color="auto" w:fill="auto"/>
          </w:tcPr>
          <w:p w14:paraId="10420A1B"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w:t>
            </w:r>
          </w:p>
        </w:tc>
        <w:tc>
          <w:tcPr>
            <w:tcW w:w="787" w:type="dxa"/>
            <w:shd w:val="clear" w:color="auto" w:fill="auto"/>
          </w:tcPr>
          <w:p w14:paraId="508A6DA6"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w:t>
            </w:r>
          </w:p>
        </w:tc>
        <w:tc>
          <w:tcPr>
            <w:tcW w:w="547" w:type="dxa"/>
          </w:tcPr>
          <w:p w14:paraId="699D49DA" w14:textId="77777777" w:rsidR="00F728D8" w:rsidRPr="00D3320F" w:rsidRDefault="00F728D8" w:rsidP="0058551E">
            <w:pPr>
              <w:pStyle w:val="TAC"/>
              <w:snapToGrid w:val="0"/>
              <w:rPr>
                <w:rFonts w:ascii="Calibri" w:eastAsia="Batang" w:hAnsi="Calibri" w:cs="Calibri"/>
                <w:color w:val="FF0000"/>
                <w:sz w:val="16"/>
                <w:lang w:eastAsia="zh-CN"/>
              </w:rPr>
            </w:pPr>
            <w:r w:rsidRPr="00D3320F">
              <w:rPr>
                <w:rFonts w:ascii="Calibri" w:eastAsia="Batang" w:hAnsi="Calibri" w:cs="Calibri"/>
                <w:color w:val="FF0000"/>
                <w:sz w:val="16"/>
              </w:rPr>
              <w:t>-</w:t>
            </w:r>
          </w:p>
        </w:tc>
        <w:tc>
          <w:tcPr>
            <w:tcW w:w="785" w:type="dxa"/>
          </w:tcPr>
          <w:p w14:paraId="52271426" w14:textId="77777777" w:rsidR="00F728D8" w:rsidRPr="00D3320F" w:rsidRDefault="00F728D8" w:rsidP="0058551E">
            <w:pPr>
              <w:pStyle w:val="TAC"/>
              <w:snapToGrid w:val="0"/>
              <w:rPr>
                <w:rFonts w:ascii="Calibri" w:eastAsia="Batang" w:hAnsi="Calibri" w:cs="Calibri"/>
                <w:color w:val="FF0000"/>
                <w:sz w:val="16"/>
                <w:lang w:eastAsia="zh-CN"/>
              </w:rPr>
            </w:pPr>
            <w:r w:rsidRPr="00D3320F">
              <w:rPr>
                <w:rFonts w:ascii="Calibri" w:eastAsia="Batang" w:hAnsi="Calibri" w:cs="Calibri"/>
                <w:color w:val="FF0000"/>
                <w:sz w:val="16"/>
              </w:rPr>
              <w:t>-</w:t>
            </w:r>
          </w:p>
        </w:tc>
        <w:tc>
          <w:tcPr>
            <w:tcW w:w="547" w:type="dxa"/>
          </w:tcPr>
          <w:p w14:paraId="403CDB7C" w14:textId="77777777" w:rsidR="00F728D8" w:rsidRPr="00D3320F" w:rsidRDefault="00F728D8" w:rsidP="0058551E">
            <w:pPr>
              <w:pStyle w:val="TAC"/>
              <w:snapToGrid w:val="0"/>
              <w:rPr>
                <w:rFonts w:ascii="Calibri" w:eastAsia="Batang" w:hAnsi="Calibri" w:cs="Calibri"/>
                <w:color w:val="FF0000"/>
                <w:sz w:val="16"/>
                <w:lang w:eastAsia="zh-CN"/>
              </w:rPr>
            </w:pPr>
            <w:r w:rsidRPr="00D3320F">
              <w:rPr>
                <w:rFonts w:ascii="Calibri" w:eastAsia="Batang" w:hAnsi="Calibri" w:cs="Calibri"/>
                <w:color w:val="FF0000"/>
                <w:sz w:val="16"/>
              </w:rPr>
              <w:t>-</w:t>
            </w:r>
          </w:p>
        </w:tc>
        <w:tc>
          <w:tcPr>
            <w:tcW w:w="788" w:type="dxa"/>
          </w:tcPr>
          <w:p w14:paraId="79BCEA2D" w14:textId="77777777" w:rsidR="00F728D8" w:rsidRPr="00D3320F" w:rsidRDefault="00F728D8" w:rsidP="0058551E">
            <w:pPr>
              <w:pStyle w:val="TAC"/>
              <w:snapToGrid w:val="0"/>
              <w:rPr>
                <w:rFonts w:ascii="Calibri" w:eastAsia="Batang" w:hAnsi="Calibri" w:cs="Calibri"/>
                <w:color w:val="FF0000"/>
                <w:sz w:val="16"/>
                <w:lang w:eastAsia="zh-CN"/>
              </w:rPr>
            </w:pPr>
            <w:r w:rsidRPr="00D3320F">
              <w:rPr>
                <w:rFonts w:ascii="Calibri" w:eastAsia="Batang" w:hAnsi="Calibri" w:cs="Calibri"/>
                <w:color w:val="FF0000"/>
                <w:sz w:val="16"/>
              </w:rPr>
              <w:t>-</w:t>
            </w:r>
          </w:p>
        </w:tc>
        <w:tc>
          <w:tcPr>
            <w:tcW w:w="547" w:type="dxa"/>
            <w:shd w:val="clear" w:color="auto" w:fill="auto"/>
          </w:tcPr>
          <w:p w14:paraId="5F70C126" w14:textId="28C28B72"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noProof/>
                <w:sz w:val="16"/>
                <w:lang w:eastAsia="en-GB"/>
              </w:rPr>
              <w:drawing>
                <wp:inline distT="0" distB="0" distL="0" distR="0" wp14:anchorId="73973FD3" wp14:editId="00D28EF2">
                  <wp:extent cx="123825" cy="190500"/>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p>
        </w:tc>
        <w:tc>
          <w:tcPr>
            <w:tcW w:w="785" w:type="dxa"/>
            <w:shd w:val="clear" w:color="auto" w:fill="auto"/>
          </w:tcPr>
          <w:p w14:paraId="03AEB1F0"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0</w:t>
            </w:r>
          </w:p>
        </w:tc>
        <w:tc>
          <w:tcPr>
            <w:tcW w:w="627" w:type="dxa"/>
            <w:shd w:val="clear" w:color="auto" w:fill="auto"/>
          </w:tcPr>
          <w:p w14:paraId="5FED0393" w14:textId="6299CF09"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noProof/>
                <w:sz w:val="16"/>
                <w:lang w:eastAsia="en-GB"/>
              </w:rPr>
              <w:drawing>
                <wp:inline distT="0" distB="0" distL="0" distR="0" wp14:anchorId="0C786F6D" wp14:editId="6CCF2A61">
                  <wp:extent cx="123825" cy="19050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p>
        </w:tc>
        <w:tc>
          <w:tcPr>
            <w:tcW w:w="862" w:type="dxa"/>
            <w:shd w:val="clear" w:color="auto" w:fill="auto"/>
          </w:tcPr>
          <w:p w14:paraId="22AF11DE"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0</w:t>
            </w:r>
          </w:p>
        </w:tc>
      </w:tr>
      <w:tr w:rsidR="00F728D8" w14:paraId="14C7632B" w14:textId="77777777" w:rsidTr="0058551E">
        <w:trPr>
          <w:trHeight w:val="193"/>
          <w:jc w:val="center"/>
        </w:trPr>
        <w:tc>
          <w:tcPr>
            <w:tcW w:w="862" w:type="dxa"/>
            <w:shd w:val="clear" w:color="auto" w:fill="auto"/>
          </w:tcPr>
          <w:p w14:paraId="7CCEB228"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4</w:t>
            </w:r>
          </w:p>
        </w:tc>
        <w:tc>
          <w:tcPr>
            <w:tcW w:w="547" w:type="dxa"/>
            <w:shd w:val="clear" w:color="auto" w:fill="auto"/>
          </w:tcPr>
          <w:p w14:paraId="2095AA29" w14:textId="06096DF3"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noProof/>
                <w:sz w:val="16"/>
                <w:lang w:eastAsia="en-GB"/>
              </w:rPr>
              <w:drawing>
                <wp:inline distT="0" distB="0" distL="0" distR="0" wp14:anchorId="03576020" wp14:editId="701C3AD2">
                  <wp:extent cx="123825" cy="19050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p>
        </w:tc>
        <w:tc>
          <w:tcPr>
            <w:tcW w:w="785" w:type="dxa"/>
            <w:shd w:val="clear" w:color="auto" w:fill="auto"/>
          </w:tcPr>
          <w:p w14:paraId="28ADA3AA"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0</w:t>
            </w:r>
          </w:p>
        </w:tc>
        <w:tc>
          <w:tcPr>
            <w:tcW w:w="627" w:type="dxa"/>
            <w:shd w:val="clear" w:color="auto" w:fill="auto"/>
          </w:tcPr>
          <w:p w14:paraId="286C7026" w14:textId="58F70D0B"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noProof/>
                <w:sz w:val="16"/>
                <w:lang w:eastAsia="en-GB"/>
              </w:rPr>
              <w:drawing>
                <wp:inline distT="0" distB="0" distL="0" distR="0" wp14:anchorId="4A0F4F97" wp14:editId="545B9885">
                  <wp:extent cx="123825" cy="19050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p>
        </w:tc>
        <w:tc>
          <w:tcPr>
            <w:tcW w:w="787" w:type="dxa"/>
            <w:shd w:val="clear" w:color="auto" w:fill="auto"/>
          </w:tcPr>
          <w:p w14:paraId="63172EE7"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0</w:t>
            </w:r>
          </w:p>
        </w:tc>
        <w:tc>
          <w:tcPr>
            <w:tcW w:w="547" w:type="dxa"/>
          </w:tcPr>
          <w:p w14:paraId="0B6F509A" w14:textId="426B634F" w:rsidR="00F728D8" w:rsidRPr="00D3320F" w:rsidRDefault="00F728D8" w:rsidP="0058551E">
            <w:pPr>
              <w:pStyle w:val="TAC"/>
              <w:snapToGrid w:val="0"/>
              <w:rPr>
                <w:rFonts w:ascii="Calibri" w:eastAsia="Batang" w:hAnsi="Calibri" w:cs="Calibri"/>
                <w:sz w:val="16"/>
                <w:lang w:eastAsia="zh-CN"/>
              </w:rPr>
            </w:pPr>
            <w:r w:rsidRPr="00D3320F">
              <w:rPr>
                <w:rFonts w:ascii="Calibri" w:eastAsia="Batang" w:hAnsi="Calibri" w:cs="Calibri"/>
                <w:noProof/>
                <w:sz w:val="16"/>
                <w:lang w:eastAsia="en-GB"/>
              </w:rPr>
              <w:drawing>
                <wp:inline distT="0" distB="0" distL="0" distR="0" wp14:anchorId="486D34E3" wp14:editId="079A3838">
                  <wp:extent cx="123825" cy="190500"/>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p>
        </w:tc>
        <w:tc>
          <w:tcPr>
            <w:tcW w:w="785" w:type="dxa"/>
          </w:tcPr>
          <w:p w14:paraId="4873E103" w14:textId="77777777" w:rsidR="00F728D8" w:rsidRPr="00D3320F" w:rsidRDefault="00F728D8" w:rsidP="0058551E">
            <w:pPr>
              <w:pStyle w:val="TAC"/>
              <w:snapToGrid w:val="0"/>
              <w:rPr>
                <w:rFonts w:ascii="Calibri" w:eastAsia="Batang" w:hAnsi="Calibri" w:cs="Calibri"/>
                <w:color w:val="FF0000"/>
                <w:sz w:val="16"/>
                <w:lang w:eastAsia="zh-CN"/>
              </w:rPr>
            </w:pPr>
            <w:r w:rsidRPr="00D3320F">
              <w:rPr>
                <w:rFonts w:ascii="Calibri" w:eastAsia="Batang" w:hAnsi="Calibri" w:cs="Calibri"/>
                <w:color w:val="FF0000"/>
                <w:sz w:val="16"/>
              </w:rPr>
              <w:t>0</w:t>
            </w:r>
          </w:p>
        </w:tc>
        <w:tc>
          <w:tcPr>
            <w:tcW w:w="547" w:type="dxa"/>
          </w:tcPr>
          <w:p w14:paraId="208C0B5B" w14:textId="44D9941F" w:rsidR="00F728D8" w:rsidRPr="00D3320F" w:rsidRDefault="00F728D8" w:rsidP="0058551E">
            <w:pPr>
              <w:pStyle w:val="TAC"/>
              <w:snapToGrid w:val="0"/>
              <w:rPr>
                <w:rFonts w:ascii="Calibri" w:eastAsia="Batang" w:hAnsi="Calibri" w:cs="Calibri"/>
                <w:sz w:val="16"/>
                <w:lang w:eastAsia="zh-CN"/>
              </w:rPr>
            </w:pPr>
            <w:r w:rsidRPr="00D3320F">
              <w:rPr>
                <w:rFonts w:ascii="Calibri" w:eastAsia="Batang" w:hAnsi="Calibri" w:cs="Calibri"/>
                <w:noProof/>
                <w:sz w:val="16"/>
                <w:lang w:eastAsia="en-GB"/>
              </w:rPr>
              <w:drawing>
                <wp:inline distT="0" distB="0" distL="0" distR="0" wp14:anchorId="2092CAEC" wp14:editId="4DC2CA59">
                  <wp:extent cx="123825" cy="190500"/>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p>
        </w:tc>
        <w:tc>
          <w:tcPr>
            <w:tcW w:w="788" w:type="dxa"/>
          </w:tcPr>
          <w:p w14:paraId="379C5EAD" w14:textId="77777777" w:rsidR="00F728D8" w:rsidRPr="00D3320F" w:rsidRDefault="00F728D8" w:rsidP="0058551E">
            <w:pPr>
              <w:pStyle w:val="TAC"/>
              <w:snapToGrid w:val="0"/>
              <w:rPr>
                <w:rFonts w:ascii="Calibri" w:eastAsia="Batang" w:hAnsi="Calibri" w:cs="Calibri"/>
                <w:color w:val="FF0000"/>
                <w:sz w:val="16"/>
                <w:lang w:eastAsia="zh-CN"/>
              </w:rPr>
            </w:pPr>
            <w:r w:rsidRPr="00D3320F">
              <w:rPr>
                <w:rFonts w:ascii="Calibri" w:eastAsia="Batang" w:hAnsi="Calibri" w:cs="Calibri"/>
                <w:color w:val="FF0000"/>
                <w:sz w:val="16"/>
              </w:rPr>
              <w:t>0</w:t>
            </w:r>
          </w:p>
        </w:tc>
        <w:tc>
          <w:tcPr>
            <w:tcW w:w="547" w:type="dxa"/>
            <w:shd w:val="clear" w:color="auto" w:fill="auto"/>
          </w:tcPr>
          <w:p w14:paraId="04E8EAAB" w14:textId="2E220EBC"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noProof/>
                <w:sz w:val="16"/>
                <w:lang w:eastAsia="en-GB"/>
              </w:rPr>
              <w:drawing>
                <wp:inline distT="0" distB="0" distL="0" distR="0" wp14:anchorId="3A7F8D23" wp14:editId="3D818D99">
                  <wp:extent cx="123825" cy="19050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p>
        </w:tc>
        <w:tc>
          <w:tcPr>
            <w:tcW w:w="785" w:type="dxa"/>
            <w:shd w:val="clear" w:color="auto" w:fill="auto"/>
          </w:tcPr>
          <w:p w14:paraId="767F5119"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0</w:t>
            </w:r>
          </w:p>
        </w:tc>
        <w:tc>
          <w:tcPr>
            <w:tcW w:w="627" w:type="dxa"/>
            <w:shd w:val="clear" w:color="auto" w:fill="auto"/>
          </w:tcPr>
          <w:p w14:paraId="0D572804" w14:textId="66003FA5"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noProof/>
                <w:sz w:val="16"/>
                <w:lang w:eastAsia="en-GB"/>
              </w:rPr>
              <w:drawing>
                <wp:inline distT="0" distB="0" distL="0" distR="0" wp14:anchorId="4A56438B" wp14:editId="58739AA3">
                  <wp:extent cx="123825" cy="19050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p>
        </w:tc>
        <w:tc>
          <w:tcPr>
            <w:tcW w:w="862" w:type="dxa"/>
            <w:shd w:val="clear" w:color="auto" w:fill="auto"/>
          </w:tcPr>
          <w:p w14:paraId="63A6E5B6"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0</w:t>
            </w:r>
          </w:p>
        </w:tc>
      </w:tr>
      <w:tr w:rsidR="00F728D8" w14:paraId="1E772038" w14:textId="77777777" w:rsidTr="0058551E">
        <w:trPr>
          <w:trHeight w:val="216"/>
          <w:jc w:val="center"/>
        </w:trPr>
        <w:tc>
          <w:tcPr>
            <w:tcW w:w="862" w:type="dxa"/>
            <w:shd w:val="clear" w:color="auto" w:fill="auto"/>
          </w:tcPr>
          <w:p w14:paraId="40341940"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5, 6</w:t>
            </w:r>
          </w:p>
        </w:tc>
        <w:tc>
          <w:tcPr>
            <w:tcW w:w="547" w:type="dxa"/>
            <w:shd w:val="clear" w:color="auto" w:fill="auto"/>
          </w:tcPr>
          <w:p w14:paraId="29B981AC" w14:textId="01FB9748"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noProof/>
                <w:sz w:val="16"/>
                <w:lang w:eastAsia="en-GB"/>
              </w:rPr>
              <w:drawing>
                <wp:inline distT="0" distB="0" distL="0" distR="0" wp14:anchorId="6A69FE70" wp14:editId="129890E7">
                  <wp:extent cx="123825" cy="1905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p>
        </w:tc>
        <w:tc>
          <w:tcPr>
            <w:tcW w:w="785" w:type="dxa"/>
            <w:shd w:val="clear" w:color="auto" w:fill="auto"/>
          </w:tcPr>
          <w:p w14:paraId="4CB059A8"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0</w:t>
            </w:r>
          </w:p>
        </w:tc>
        <w:tc>
          <w:tcPr>
            <w:tcW w:w="627" w:type="dxa"/>
            <w:shd w:val="clear" w:color="auto" w:fill="auto"/>
          </w:tcPr>
          <w:p w14:paraId="246C6863" w14:textId="22B521B1"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noProof/>
                <w:sz w:val="16"/>
                <w:lang w:eastAsia="en-GB"/>
              </w:rPr>
              <w:drawing>
                <wp:inline distT="0" distB="0" distL="0" distR="0" wp14:anchorId="7F5311CF" wp14:editId="52A86EF2">
                  <wp:extent cx="123825" cy="19050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p>
        </w:tc>
        <w:tc>
          <w:tcPr>
            <w:tcW w:w="787" w:type="dxa"/>
            <w:shd w:val="clear" w:color="auto" w:fill="auto"/>
          </w:tcPr>
          <w:p w14:paraId="6DED5615"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0, 4</w:t>
            </w:r>
          </w:p>
        </w:tc>
        <w:tc>
          <w:tcPr>
            <w:tcW w:w="547" w:type="dxa"/>
          </w:tcPr>
          <w:p w14:paraId="450C65B4" w14:textId="1E470264" w:rsidR="00F728D8" w:rsidRPr="00D3320F" w:rsidRDefault="00F728D8" w:rsidP="0058551E">
            <w:pPr>
              <w:pStyle w:val="TAC"/>
              <w:snapToGrid w:val="0"/>
              <w:rPr>
                <w:rFonts w:ascii="Calibri" w:eastAsia="Batang" w:hAnsi="Calibri" w:cs="Calibri"/>
                <w:sz w:val="16"/>
                <w:lang w:eastAsia="zh-CN"/>
              </w:rPr>
            </w:pPr>
            <w:r w:rsidRPr="00D3320F">
              <w:rPr>
                <w:rFonts w:ascii="Calibri" w:eastAsia="Batang" w:hAnsi="Calibri" w:cs="Calibri"/>
                <w:noProof/>
                <w:sz w:val="16"/>
                <w:lang w:eastAsia="en-GB"/>
              </w:rPr>
              <w:drawing>
                <wp:inline distT="0" distB="0" distL="0" distR="0" wp14:anchorId="30DF2D75" wp14:editId="6CEB69CE">
                  <wp:extent cx="123825" cy="19050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p>
        </w:tc>
        <w:tc>
          <w:tcPr>
            <w:tcW w:w="785" w:type="dxa"/>
          </w:tcPr>
          <w:p w14:paraId="07A690D2" w14:textId="77777777" w:rsidR="00F728D8" w:rsidRPr="00D3320F" w:rsidRDefault="00F728D8" w:rsidP="0058551E">
            <w:pPr>
              <w:pStyle w:val="TAC"/>
              <w:snapToGrid w:val="0"/>
              <w:rPr>
                <w:rFonts w:ascii="Calibri" w:eastAsia="Batang" w:hAnsi="Calibri" w:cs="Calibri"/>
                <w:color w:val="FF0000"/>
                <w:sz w:val="16"/>
                <w:lang w:eastAsia="zh-CN"/>
              </w:rPr>
            </w:pPr>
            <w:r w:rsidRPr="00D3320F">
              <w:rPr>
                <w:rFonts w:ascii="Calibri" w:eastAsia="Batang" w:hAnsi="Calibri" w:cs="Calibri"/>
                <w:color w:val="FF0000"/>
                <w:sz w:val="16"/>
              </w:rPr>
              <w:t>0</w:t>
            </w:r>
          </w:p>
        </w:tc>
        <w:tc>
          <w:tcPr>
            <w:tcW w:w="547" w:type="dxa"/>
          </w:tcPr>
          <w:p w14:paraId="1C0E8762" w14:textId="4ADF7FC8" w:rsidR="00F728D8" w:rsidRPr="00D3320F" w:rsidRDefault="00F728D8" w:rsidP="0058551E">
            <w:pPr>
              <w:pStyle w:val="TAC"/>
              <w:snapToGrid w:val="0"/>
              <w:rPr>
                <w:rFonts w:ascii="Calibri" w:eastAsia="Batang" w:hAnsi="Calibri" w:cs="Calibri"/>
                <w:sz w:val="16"/>
                <w:lang w:eastAsia="zh-CN"/>
              </w:rPr>
            </w:pPr>
            <w:r w:rsidRPr="00D3320F">
              <w:rPr>
                <w:rFonts w:ascii="Calibri" w:eastAsia="Batang" w:hAnsi="Calibri" w:cs="Calibri"/>
                <w:noProof/>
                <w:sz w:val="16"/>
                <w:lang w:eastAsia="en-GB"/>
              </w:rPr>
              <w:drawing>
                <wp:inline distT="0" distB="0" distL="0" distR="0" wp14:anchorId="7CDFB3B2" wp14:editId="6AEE166F">
                  <wp:extent cx="123825" cy="1905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p>
        </w:tc>
        <w:tc>
          <w:tcPr>
            <w:tcW w:w="788" w:type="dxa"/>
          </w:tcPr>
          <w:p w14:paraId="746C6BD4" w14:textId="77777777" w:rsidR="00F728D8" w:rsidRPr="00D3320F" w:rsidRDefault="00F728D8" w:rsidP="0058551E">
            <w:pPr>
              <w:pStyle w:val="TAC"/>
              <w:snapToGrid w:val="0"/>
              <w:rPr>
                <w:rFonts w:ascii="Calibri" w:eastAsia="Batang" w:hAnsi="Calibri" w:cs="Calibri"/>
                <w:color w:val="FF0000"/>
                <w:sz w:val="16"/>
                <w:lang w:eastAsia="zh-CN"/>
              </w:rPr>
            </w:pPr>
            <w:r w:rsidRPr="00D3320F">
              <w:rPr>
                <w:rFonts w:ascii="Calibri" w:eastAsia="Batang" w:hAnsi="Calibri" w:cs="Calibri"/>
                <w:color w:val="FF0000"/>
                <w:sz w:val="16"/>
              </w:rPr>
              <w:t>0, 4</w:t>
            </w:r>
          </w:p>
        </w:tc>
        <w:tc>
          <w:tcPr>
            <w:tcW w:w="547" w:type="dxa"/>
            <w:shd w:val="clear" w:color="auto" w:fill="auto"/>
          </w:tcPr>
          <w:p w14:paraId="7E718AD0" w14:textId="30C7F6B6"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noProof/>
                <w:sz w:val="16"/>
                <w:lang w:eastAsia="en-GB"/>
              </w:rPr>
              <w:drawing>
                <wp:inline distT="0" distB="0" distL="0" distR="0" wp14:anchorId="2CFDBDD5" wp14:editId="64E142AE">
                  <wp:extent cx="123825" cy="19050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p>
        </w:tc>
        <w:tc>
          <w:tcPr>
            <w:tcW w:w="785" w:type="dxa"/>
            <w:shd w:val="clear" w:color="auto" w:fill="auto"/>
          </w:tcPr>
          <w:p w14:paraId="64E755DB"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0</w:t>
            </w:r>
          </w:p>
        </w:tc>
        <w:tc>
          <w:tcPr>
            <w:tcW w:w="627" w:type="dxa"/>
            <w:shd w:val="clear" w:color="auto" w:fill="auto"/>
          </w:tcPr>
          <w:p w14:paraId="19D59BFC" w14:textId="0EF78AA4"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noProof/>
                <w:sz w:val="16"/>
                <w:lang w:eastAsia="en-GB"/>
              </w:rPr>
              <w:drawing>
                <wp:inline distT="0" distB="0" distL="0" distR="0" wp14:anchorId="1D686C1F" wp14:editId="7F1620DC">
                  <wp:extent cx="123825" cy="19050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D3320F">
              <w:rPr>
                <w:rFonts w:ascii="Calibri" w:eastAsia="Batang" w:hAnsi="Calibri" w:cs="Calibri"/>
                <w:sz w:val="16"/>
              </w:rPr>
              <w:t xml:space="preserve">, </w:t>
            </w:r>
            <w:r w:rsidRPr="00D3320F">
              <w:rPr>
                <w:rFonts w:ascii="Calibri" w:eastAsia="Batang" w:hAnsi="Calibri" w:cs="Calibri"/>
                <w:noProof/>
                <w:sz w:val="16"/>
                <w:lang w:eastAsia="en-GB"/>
              </w:rPr>
              <w:drawing>
                <wp:inline distT="0" distB="0" distL="0" distR="0" wp14:anchorId="4A08AFA3" wp14:editId="27B3BE52">
                  <wp:extent cx="304800" cy="1905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pic:cNvPicPr>
                            <a:picLocks noChangeAspect="1" noChangeArrowheads="1"/>
                          </pic:cNvPicPr>
                        </pic:nvPicPr>
                        <pic:blipFill>
                          <a:blip r:embed="rId1244" cstate="print">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p>
        </w:tc>
        <w:tc>
          <w:tcPr>
            <w:tcW w:w="862" w:type="dxa"/>
            <w:shd w:val="clear" w:color="auto" w:fill="auto"/>
          </w:tcPr>
          <w:p w14:paraId="32CDDBD4"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0, 4</w:t>
            </w:r>
          </w:p>
        </w:tc>
      </w:tr>
      <w:tr w:rsidR="00F728D8" w14:paraId="68B9B605" w14:textId="77777777" w:rsidTr="0058551E">
        <w:trPr>
          <w:trHeight w:val="32"/>
          <w:jc w:val="center"/>
        </w:trPr>
        <w:tc>
          <w:tcPr>
            <w:tcW w:w="862" w:type="dxa"/>
            <w:shd w:val="clear" w:color="auto" w:fill="auto"/>
          </w:tcPr>
          <w:p w14:paraId="5B1BD3C4"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7</w:t>
            </w:r>
          </w:p>
        </w:tc>
        <w:tc>
          <w:tcPr>
            <w:tcW w:w="547" w:type="dxa"/>
            <w:shd w:val="clear" w:color="auto" w:fill="auto"/>
          </w:tcPr>
          <w:p w14:paraId="5597F4B9" w14:textId="3C1C35E2"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noProof/>
                <w:sz w:val="16"/>
                <w:lang w:eastAsia="en-GB"/>
              </w:rPr>
              <w:drawing>
                <wp:inline distT="0" distB="0" distL="0" distR="0" wp14:anchorId="4A46D9E7" wp14:editId="42290E73">
                  <wp:extent cx="123825" cy="1905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p>
        </w:tc>
        <w:tc>
          <w:tcPr>
            <w:tcW w:w="785" w:type="dxa"/>
            <w:shd w:val="clear" w:color="auto" w:fill="auto"/>
          </w:tcPr>
          <w:p w14:paraId="419433F9"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0</w:t>
            </w:r>
          </w:p>
        </w:tc>
        <w:tc>
          <w:tcPr>
            <w:tcW w:w="627" w:type="dxa"/>
            <w:shd w:val="clear" w:color="auto" w:fill="auto"/>
          </w:tcPr>
          <w:p w14:paraId="6D9ABE55" w14:textId="434789D0"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noProof/>
                <w:sz w:val="16"/>
                <w:lang w:eastAsia="en-GB"/>
              </w:rPr>
              <w:drawing>
                <wp:inline distT="0" distB="0" distL="0" distR="0" wp14:anchorId="1B225D05" wp14:editId="2586E68E">
                  <wp:extent cx="123825" cy="1905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D3320F">
              <w:rPr>
                <w:rFonts w:ascii="Calibri" w:eastAsia="Batang" w:hAnsi="Calibri" w:cs="Calibri"/>
                <w:sz w:val="16"/>
              </w:rPr>
              <w:t xml:space="preserve">, </w:t>
            </w:r>
            <w:r w:rsidRPr="00D3320F">
              <w:rPr>
                <w:rFonts w:ascii="Calibri" w:eastAsia="Batang" w:hAnsi="Calibri" w:cs="Calibri"/>
                <w:noProof/>
                <w:sz w:val="16"/>
                <w:lang w:eastAsia="en-GB"/>
              </w:rPr>
              <w:drawing>
                <wp:inline distT="0" distB="0" distL="0" distR="0" wp14:anchorId="10574417" wp14:editId="24902017">
                  <wp:extent cx="304800" cy="1905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pic:cNvPicPr>
                            <a:picLocks noChangeAspect="1" noChangeArrowheads="1"/>
                          </pic:cNvPicPr>
                        </pic:nvPicPr>
                        <pic:blipFill>
                          <a:blip r:embed="rId1244" cstate="print">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p>
        </w:tc>
        <w:tc>
          <w:tcPr>
            <w:tcW w:w="787" w:type="dxa"/>
            <w:shd w:val="clear" w:color="auto" w:fill="auto"/>
          </w:tcPr>
          <w:p w14:paraId="6484ABC7"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0, 4</w:t>
            </w:r>
          </w:p>
        </w:tc>
        <w:tc>
          <w:tcPr>
            <w:tcW w:w="547" w:type="dxa"/>
          </w:tcPr>
          <w:p w14:paraId="50BED685" w14:textId="087251E4" w:rsidR="00F728D8" w:rsidRPr="00D3320F" w:rsidRDefault="00F728D8" w:rsidP="0058551E">
            <w:pPr>
              <w:pStyle w:val="TAC"/>
              <w:snapToGrid w:val="0"/>
              <w:rPr>
                <w:rFonts w:ascii="Calibri" w:eastAsia="Batang" w:hAnsi="Calibri" w:cs="Calibri"/>
                <w:sz w:val="16"/>
                <w:lang w:eastAsia="zh-CN"/>
              </w:rPr>
            </w:pPr>
            <w:r w:rsidRPr="00D3320F">
              <w:rPr>
                <w:rFonts w:ascii="Calibri" w:eastAsia="Batang" w:hAnsi="Calibri" w:cs="Calibri"/>
                <w:noProof/>
                <w:sz w:val="16"/>
                <w:lang w:eastAsia="en-GB"/>
              </w:rPr>
              <w:drawing>
                <wp:inline distT="0" distB="0" distL="0" distR="0" wp14:anchorId="7EDBCD77" wp14:editId="44D05C50">
                  <wp:extent cx="123825" cy="19050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p>
        </w:tc>
        <w:tc>
          <w:tcPr>
            <w:tcW w:w="785" w:type="dxa"/>
          </w:tcPr>
          <w:p w14:paraId="4438955E" w14:textId="77777777" w:rsidR="00F728D8" w:rsidRPr="00D3320F" w:rsidRDefault="00F728D8" w:rsidP="0058551E">
            <w:pPr>
              <w:pStyle w:val="TAC"/>
              <w:snapToGrid w:val="0"/>
              <w:rPr>
                <w:rFonts w:ascii="Calibri" w:eastAsia="Batang" w:hAnsi="Calibri" w:cs="Calibri"/>
                <w:color w:val="FF0000"/>
                <w:sz w:val="16"/>
                <w:lang w:eastAsia="zh-CN"/>
              </w:rPr>
            </w:pPr>
            <w:r w:rsidRPr="00D3320F">
              <w:rPr>
                <w:rFonts w:ascii="Calibri" w:eastAsia="Batang" w:hAnsi="Calibri" w:cs="Calibri"/>
                <w:color w:val="FF0000"/>
                <w:sz w:val="16"/>
              </w:rPr>
              <w:t>0</w:t>
            </w:r>
          </w:p>
        </w:tc>
        <w:tc>
          <w:tcPr>
            <w:tcW w:w="547" w:type="dxa"/>
          </w:tcPr>
          <w:p w14:paraId="49C703F3" w14:textId="03442028" w:rsidR="00F728D8" w:rsidRPr="00D3320F" w:rsidRDefault="00F728D8" w:rsidP="0058551E">
            <w:pPr>
              <w:pStyle w:val="TAC"/>
              <w:snapToGrid w:val="0"/>
              <w:rPr>
                <w:rFonts w:ascii="Calibri" w:eastAsia="Batang" w:hAnsi="Calibri" w:cs="Calibri"/>
                <w:sz w:val="16"/>
                <w:lang w:eastAsia="zh-CN"/>
              </w:rPr>
            </w:pPr>
            <w:r w:rsidRPr="00D3320F">
              <w:rPr>
                <w:rFonts w:ascii="Calibri" w:eastAsia="Batang" w:hAnsi="Calibri" w:cs="Calibri"/>
                <w:noProof/>
                <w:sz w:val="16"/>
                <w:lang w:eastAsia="en-GB"/>
              </w:rPr>
              <w:drawing>
                <wp:inline distT="0" distB="0" distL="0" distR="0" wp14:anchorId="51664764" wp14:editId="6D4B77E9">
                  <wp:extent cx="123825" cy="1905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p>
        </w:tc>
        <w:tc>
          <w:tcPr>
            <w:tcW w:w="788" w:type="dxa"/>
          </w:tcPr>
          <w:p w14:paraId="72EF6215" w14:textId="77777777" w:rsidR="00F728D8" w:rsidRPr="00D3320F" w:rsidRDefault="00F728D8" w:rsidP="0058551E">
            <w:pPr>
              <w:pStyle w:val="TAC"/>
              <w:snapToGrid w:val="0"/>
              <w:rPr>
                <w:rFonts w:ascii="Calibri" w:eastAsia="Batang" w:hAnsi="Calibri" w:cs="Calibri"/>
                <w:color w:val="FF0000"/>
                <w:sz w:val="16"/>
                <w:lang w:eastAsia="zh-CN"/>
              </w:rPr>
            </w:pPr>
            <w:r w:rsidRPr="00D3320F">
              <w:rPr>
                <w:rFonts w:ascii="Calibri" w:eastAsia="Batang" w:hAnsi="Calibri" w:cs="Calibri"/>
                <w:color w:val="FF0000"/>
                <w:sz w:val="16"/>
              </w:rPr>
              <w:t>0, 4</w:t>
            </w:r>
          </w:p>
        </w:tc>
        <w:tc>
          <w:tcPr>
            <w:tcW w:w="547" w:type="dxa"/>
            <w:shd w:val="clear" w:color="auto" w:fill="auto"/>
          </w:tcPr>
          <w:p w14:paraId="6492B38B" w14:textId="54B57F4F"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noProof/>
                <w:sz w:val="16"/>
                <w:lang w:eastAsia="en-GB"/>
              </w:rPr>
              <w:drawing>
                <wp:inline distT="0" distB="0" distL="0" distR="0" wp14:anchorId="5BCD963A" wp14:editId="20DCE121">
                  <wp:extent cx="123825" cy="1905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p>
        </w:tc>
        <w:tc>
          <w:tcPr>
            <w:tcW w:w="785" w:type="dxa"/>
            <w:shd w:val="clear" w:color="auto" w:fill="auto"/>
          </w:tcPr>
          <w:p w14:paraId="6AFEB555"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0</w:t>
            </w:r>
          </w:p>
        </w:tc>
        <w:tc>
          <w:tcPr>
            <w:tcW w:w="627" w:type="dxa"/>
            <w:shd w:val="clear" w:color="auto" w:fill="auto"/>
          </w:tcPr>
          <w:p w14:paraId="487F75EA" w14:textId="0AE03541"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noProof/>
                <w:sz w:val="16"/>
                <w:lang w:eastAsia="en-GB"/>
              </w:rPr>
              <w:drawing>
                <wp:inline distT="0" distB="0" distL="0" distR="0" wp14:anchorId="7909132C" wp14:editId="3A37D481">
                  <wp:extent cx="123825" cy="1905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1243" cstate="print">
                            <a:extLst>
                              <a:ext uri="{28A0092B-C50C-407E-A947-70E740481C1C}">
                                <a14:useLocalDpi xmlns:a14="http://schemas.microsoft.com/office/drawing/2010/main" val="0"/>
                              </a:ext>
                            </a:extLst>
                          </a:blip>
                          <a:srcRect/>
                          <a:stretch>
                            <a:fillRect/>
                          </a:stretch>
                        </pic:blipFill>
                        <pic:spPr bwMode="auto">
                          <a:xfrm>
                            <a:off x="0" y="0"/>
                            <a:ext cx="123825" cy="190500"/>
                          </a:xfrm>
                          <a:prstGeom prst="rect">
                            <a:avLst/>
                          </a:prstGeom>
                          <a:noFill/>
                          <a:ln>
                            <a:noFill/>
                          </a:ln>
                        </pic:spPr>
                      </pic:pic>
                    </a:graphicData>
                  </a:graphic>
                </wp:inline>
              </w:drawing>
            </w:r>
            <w:r w:rsidRPr="00D3320F">
              <w:rPr>
                <w:rFonts w:ascii="Calibri" w:eastAsia="Batang" w:hAnsi="Calibri" w:cs="Calibri"/>
                <w:sz w:val="16"/>
              </w:rPr>
              <w:t xml:space="preserve">, </w:t>
            </w:r>
            <w:r w:rsidRPr="00D3320F">
              <w:rPr>
                <w:rFonts w:ascii="Calibri" w:eastAsia="Batang" w:hAnsi="Calibri" w:cs="Calibri"/>
                <w:noProof/>
                <w:sz w:val="16"/>
                <w:lang w:eastAsia="en-GB"/>
              </w:rPr>
              <w:drawing>
                <wp:inline distT="0" distB="0" distL="0" distR="0" wp14:anchorId="6C317299" wp14:editId="05CCF766">
                  <wp:extent cx="304800" cy="1905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pic:cNvPicPr>
                            <a:picLocks noChangeAspect="1" noChangeArrowheads="1"/>
                          </pic:cNvPicPr>
                        </pic:nvPicPr>
                        <pic:blipFill>
                          <a:blip r:embed="rId1244" cstate="print">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p>
        </w:tc>
        <w:tc>
          <w:tcPr>
            <w:tcW w:w="862" w:type="dxa"/>
            <w:shd w:val="clear" w:color="auto" w:fill="auto"/>
          </w:tcPr>
          <w:p w14:paraId="5CDB6B8C" w14:textId="77777777" w:rsidR="00F728D8" w:rsidRPr="00D3320F" w:rsidRDefault="00F728D8" w:rsidP="0058551E">
            <w:pPr>
              <w:pStyle w:val="TAC"/>
              <w:snapToGrid w:val="0"/>
              <w:rPr>
                <w:rFonts w:ascii="Calibri" w:eastAsia="Batang" w:hAnsi="Calibri" w:cs="Calibri"/>
                <w:sz w:val="16"/>
              </w:rPr>
            </w:pPr>
            <w:r w:rsidRPr="00D3320F">
              <w:rPr>
                <w:rFonts w:ascii="Calibri" w:eastAsia="Batang" w:hAnsi="Calibri" w:cs="Calibri"/>
                <w:sz w:val="16"/>
              </w:rPr>
              <w:t>0, 4</w:t>
            </w:r>
          </w:p>
        </w:tc>
      </w:tr>
    </w:tbl>
    <w:p w14:paraId="3788C7B1" w14:textId="77777777" w:rsidR="00F728D8" w:rsidRPr="00470854" w:rsidRDefault="00F728D8" w:rsidP="00470854"/>
    <w:p w14:paraId="15619E08" w14:textId="77777777" w:rsidR="00F728D8" w:rsidRPr="00470854" w:rsidRDefault="00F728D8" w:rsidP="00470854">
      <w:r w:rsidRPr="00470854">
        <w:rPr>
          <w:highlight w:val="green"/>
        </w:rPr>
        <w:t>Agreement</w:t>
      </w:r>
    </w:p>
    <w:p w14:paraId="5CF84C61" w14:textId="77777777" w:rsidR="00F728D8" w:rsidRDefault="00F728D8" w:rsidP="00F728D8">
      <w:pPr>
        <w:rPr>
          <w:rFonts w:eastAsia="Symbol"/>
          <w:lang w:eastAsia="ko-KR"/>
        </w:rPr>
      </w:pPr>
      <w:r>
        <w:rPr>
          <w:rFonts w:eastAsia="Symbol" w:hint="eastAsia"/>
          <w:lang w:eastAsia="ko-KR"/>
        </w:rPr>
        <w:t>=</w:t>
      </w:r>
      <w:r>
        <w:rPr>
          <w:rFonts w:eastAsia="Symbol"/>
          <w:lang w:eastAsia="ko-KR"/>
        </w:rPr>
        <w:t>========================== Text Proposal for TS38.214   ==============================</w:t>
      </w:r>
    </w:p>
    <w:p w14:paraId="3C971D46" w14:textId="77777777" w:rsidR="00F728D8" w:rsidRPr="00254CC8" w:rsidRDefault="00F728D8" w:rsidP="00F728D8">
      <w:pPr>
        <w:rPr>
          <w:rFonts w:eastAsia="Malgun Gothic"/>
          <w:b/>
          <w:color w:val="000000"/>
          <w:kern w:val="2"/>
          <w:lang w:eastAsia="ko-KR"/>
        </w:rPr>
      </w:pPr>
      <w:r w:rsidRPr="00254CC8">
        <w:rPr>
          <w:rFonts w:eastAsia="Malgun Gothic"/>
          <w:b/>
          <w:color w:val="000000"/>
          <w:kern w:val="2"/>
          <w:lang w:eastAsia="ko-KR"/>
        </w:rPr>
        <w:t>5.1.6.2</w:t>
      </w:r>
      <w:r w:rsidRPr="00254CC8">
        <w:rPr>
          <w:rFonts w:eastAsia="Malgun Gothic"/>
          <w:b/>
          <w:color w:val="000000"/>
          <w:kern w:val="2"/>
          <w:lang w:eastAsia="ko-KR"/>
        </w:rPr>
        <w:tab/>
        <w:t>DM-RS reception procedure</w:t>
      </w:r>
    </w:p>
    <w:p w14:paraId="0C4ADFD3" w14:textId="77777777" w:rsidR="00F728D8" w:rsidRDefault="00F728D8" w:rsidP="00F728D8">
      <w:pPr>
        <w:rPr>
          <w:rFonts w:eastAsia="Malgun Gothic"/>
          <w:color w:val="000000"/>
          <w:kern w:val="2"/>
          <w:lang w:eastAsia="ko-KR"/>
        </w:rPr>
      </w:pPr>
      <w:r>
        <w:rPr>
          <w:rFonts w:eastAsia="Malgun Gothic"/>
          <w:color w:val="000000"/>
          <w:kern w:val="2"/>
          <w:lang w:eastAsia="ko-KR"/>
        </w:rPr>
        <w:t xml:space="preserve">When receiving PDSCH scheduled by </w:t>
      </w:r>
      <w:r>
        <w:rPr>
          <w:rFonts w:eastAsia="Malgun Gothic"/>
          <w:strike/>
          <w:color w:val="FF0000"/>
          <w:kern w:val="2"/>
          <w:lang w:eastAsia="ko-KR"/>
        </w:rPr>
        <w:t xml:space="preserve">PDCCH with CRC scrambled by SI-RNTI, RA-RNTI, P-RNTI or TC-RNTI, or </w:t>
      </w:r>
      <w:ins w:id="579" w:author="Author">
        <w:r>
          <w:rPr>
            <w:rFonts w:eastAsia="Malgun Gothic"/>
            <w:strike/>
            <w:color w:val="FF0000"/>
            <w:kern w:val="2"/>
            <w:lang w:eastAsia="ko-KR"/>
          </w:rPr>
          <w:t>receiving PDSCH scheduling</w:t>
        </w:r>
        <w:r>
          <w:rPr>
            <w:rFonts w:eastAsia="Malgun Gothic"/>
            <w:color w:val="000000"/>
            <w:kern w:val="2"/>
            <w:lang w:eastAsia="ko-KR"/>
          </w:rPr>
          <w:t xml:space="preserve"> DCI format 1_0 </w:t>
        </w:r>
        <w:r>
          <w:rPr>
            <w:rFonts w:eastAsia="Malgun Gothic"/>
            <w:strike/>
            <w:color w:val="FF0000"/>
            <w:kern w:val="2"/>
            <w:lang w:eastAsia="ko-KR"/>
          </w:rPr>
          <w:t>by PDCCH with CRC scrambled by C-RNTI or CS-RNTI</w:t>
        </w:r>
        <w:r>
          <w:rPr>
            <w:rFonts w:eastAsia="Malgun Gothic"/>
            <w:color w:val="000000"/>
            <w:kern w:val="2"/>
            <w:lang w:eastAsia="ko-KR"/>
          </w:rPr>
          <w:t xml:space="preserve">, </w:t>
        </w:r>
      </w:ins>
      <w:r>
        <w:rPr>
          <w:rFonts w:eastAsia="Malgun Gothic"/>
          <w:color w:val="FF0000"/>
          <w:kern w:val="2"/>
          <w:u w:val="single"/>
          <w:lang w:eastAsia="ko-KR"/>
        </w:rPr>
        <w:t>or</w:t>
      </w:r>
      <w:r>
        <w:rPr>
          <w:rFonts w:eastAsia="Malgun Gothic"/>
          <w:color w:val="000000"/>
          <w:kern w:val="2"/>
          <w:lang w:eastAsia="ko-KR"/>
        </w:rPr>
        <w:t xml:space="preserve"> receiving PDSCH before dedicated higher layer configuration of any of the parameters </w:t>
      </w:r>
      <w:r>
        <w:rPr>
          <w:rFonts w:eastAsia="Malgun Gothic"/>
          <w:i/>
          <w:color w:val="000000"/>
          <w:kern w:val="2"/>
          <w:lang w:eastAsia="ko-KR"/>
        </w:rPr>
        <w:t>dmrs-AdditionalPosition</w:t>
      </w:r>
      <w:r>
        <w:rPr>
          <w:rFonts w:eastAsia="Malgun Gothic"/>
          <w:color w:val="000000"/>
          <w:kern w:val="2"/>
          <w:lang w:eastAsia="ko-KR"/>
        </w:rPr>
        <w:t xml:space="preserve">, </w:t>
      </w:r>
      <w:ins w:id="580" w:author="Author">
        <w:r>
          <w:rPr>
            <w:rFonts w:eastAsia="Malgun Gothic"/>
            <w:i/>
            <w:color w:val="000000"/>
            <w:kern w:val="2"/>
            <w:lang w:eastAsia="ko-KR"/>
          </w:rPr>
          <w:t>maxLength</w:t>
        </w:r>
      </w:ins>
      <w:del w:id="581" w:author="Author">
        <w:r>
          <w:rPr>
            <w:rFonts w:eastAsia="Malgun Gothic"/>
            <w:i/>
            <w:color w:val="000000"/>
            <w:kern w:val="2"/>
            <w:lang w:eastAsia="ko-KR"/>
          </w:rPr>
          <w:delText>DL-DMRS-max-len</w:delText>
        </w:r>
      </w:del>
      <w:r>
        <w:rPr>
          <w:rFonts w:eastAsia="Malgun Gothic"/>
          <w:i/>
          <w:color w:val="000000"/>
          <w:kern w:val="2"/>
          <w:lang w:eastAsia="ko-KR"/>
        </w:rPr>
        <w:t xml:space="preserve"> </w:t>
      </w:r>
      <w:r>
        <w:rPr>
          <w:rFonts w:eastAsia="Malgun Gothic"/>
          <w:color w:val="000000"/>
          <w:kern w:val="2"/>
          <w:lang w:eastAsia="ko-KR"/>
        </w:rPr>
        <w:t xml:space="preserve">and </w:t>
      </w:r>
      <w:r>
        <w:rPr>
          <w:rFonts w:eastAsia="Malgun Gothic"/>
          <w:i/>
          <w:color w:val="000000"/>
          <w:kern w:val="2"/>
          <w:lang w:eastAsia="ko-KR"/>
        </w:rPr>
        <w:t xml:space="preserve">dmrs-Type, </w:t>
      </w:r>
      <w:r>
        <w:rPr>
          <w:rFonts w:eastAsia="Malgun Gothic"/>
          <w:color w:val="000000"/>
          <w:kern w:val="2"/>
          <w:lang w:eastAsia="ko-KR"/>
        </w:rPr>
        <w:t>the UE</w:t>
      </w:r>
      <w:r>
        <w:rPr>
          <w:rFonts w:eastAsia="Malgun Gothic" w:hint="eastAsia"/>
          <w:color w:val="000000"/>
          <w:kern w:val="2"/>
          <w:lang w:eastAsia="ko-KR"/>
        </w:rPr>
        <w:t xml:space="preserve"> shall assume </w:t>
      </w:r>
      <w:r>
        <w:rPr>
          <w:rFonts w:eastAsia="Malgun Gothic"/>
          <w:color w:val="000000"/>
          <w:kern w:val="2"/>
          <w:lang w:eastAsia="ko-KR"/>
        </w:rPr>
        <w:t xml:space="preserve">that the PDSCH is not present in any symbol carrying DM-RS except for PDSCH with allocation duration of 2 symbols with PDSCH mapping type B (described in subclause 7.4.1.1.2 of [4, TS 38.211]), and a single symbol front-loaded </w:t>
      </w:r>
      <w:r>
        <w:rPr>
          <w:rFonts w:eastAsia="Malgun Gothic" w:hint="eastAsia"/>
          <w:color w:val="000000"/>
          <w:kern w:val="2"/>
          <w:lang w:eastAsia="ko-KR"/>
        </w:rPr>
        <w:t xml:space="preserve">DM-RS </w:t>
      </w:r>
      <w:r>
        <w:rPr>
          <w:rFonts w:eastAsia="Malgun Gothic"/>
          <w:color w:val="000000"/>
          <w:kern w:val="2"/>
          <w:lang w:eastAsia="ko-KR"/>
        </w:rPr>
        <w:t>of configuration type 1 on DM-RS port 1000 is transmitted, and that all the remaining orthogonal antenna ports are not associated with transmission of PDSCH to another UE and in addition</w:t>
      </w:r>
    </w:p>
    <w:p w14:paraId="5B0618B4" w14:textId="4651F81E" w:rsidR="00F728D8" w:rsidRPr="00470854" w:rsidRDefault="00F728D8" w:rsidP="00F728D8">
      <w:pPr>
        <w:jc w:val="center"/>
        <w:rPr>
          <w:rFonts w:eastAsia="Symbol"/>
          <w:b/>
          <w:sz w:val="14"/>
        </w:rPr>
      </w:pPr>
      <w:r w:rsidRPr="00025B5A">
        <w:rPr>
          <w:rFonts w:hint="eastAsia"/>
          <w:color w:val="FF0000"/>
          <w:szCs w:val="28"/>
          <w:lang w:eastAsia="zh-CN"/>
        </w:rPr>
        <w:t xml:space="preserve">&lt; </w:t>
      </w:r>
      <w:r w:rsidRPr="00025B5A">
        <w:rPr>
          <w:color w:val="FF0000"/>
          <w:szCs w:val="28"/>
        </w:rPr>
        <w:t>Unchanged parts are omitted</w:t>
      </w:r>
      <w:r w:rsidRPr="00025B5A">
        <w:rPr>
          <w:rFonts w:hint="eastAsia"/>
          <w:color w:val="FF0000"/>
          <w:szCs w:val="28"/>
          <w:lang w:eastAsia="zh-CN"/>
        </w:rPr>
        <w:t xml:space="preserve"> &gt;</w:t>
      </w:r>
    </w:p>
    <w:p w14:paraId="13EEA3BC" w14:textId="77777777" w:rsidR="00F728D8" w:rsidRDefault="00F728D8" w:rsidP="00F728D8">
      <w:pPr>
        <w:rPr>
          <w:sz w:val="32"/>
          <w:lang w:eastAsia="x-none"/>
        </w:rPr>
      </w:pPr>
      <w:r>
        <w:rPr>
          <w:rFonts w:eastAsia="Symbol" w:hint="eastAsia"/>
          <w:lang w:eastAsia="ko-KR"/>
        </w:rPr>
        <w:t>=</w:t>
      </w:r>
      <w:r>
        <w:rPr>
          <w:rFonts w:eastAsia="Symbol"/>
          <w:lang w:eastAsia="ko-KR"/>
        </w:rPr>
        <w:t>================================ End of Text Proposal ===============================</w:t>
      </w:r>
    </w:p>
    <w:p w14:paraId="450C1DD1" w14:textId="77777777" w:rsidR="00F728D8" w:rsidRPr="00E3573A" w:rsidRDefault="00F728D8" w:rsidP="00F728D8">
      <w:pPr>
        <w:rPr>
          <w:lang w:eastAsia="x-none"/>
        </w:rPr>
      </w:pPr>
    </w:p>
    <w:p w14:paraId="7CE0AF71" w14:textId="77777777" w:rsidR="00F728D8" w:rsidRPr="00470854" w:rsidRDefault="00F728D8" w:rsidP="00F728D8">
      <w:pPr>
        <w:rPr>
          <w:lang w:eastAsia="x-none"/>
        </w:rPr>
      </w:pPr>
      <w:r w:rsidRPr="00470854">
        <w:rPr>
          <w:highlight w:val="green"/>
          <w:lang w:eastAsia="x-none"/>
        </w:rPr>
        <w:t>Agreement</w:t>
      </w:r>
    </w:p>
    <w:p w14:paraId="52B77E0E" w14:textId="77777777" w:rsidR="00F728D8" w:rsidRPr="00025B5A" w:rsidRDefault="00F728D8" w:rsidP="00F728D8">
      <w:pPr>
        <w:rPr>
          <w:lang w:eastAsia="zh-CN"/>
        </w:rPr>
      </w:pPr>
      <w:r w:rsidRPr="00025B5A">
        <w:rPr>
          <w:rFonts w:hint="eastAsia"/>
          <w:lang w:eastAsia="zh-CN"/>
        </w:rPr>
        <w:t>T</w:t>
      </w:r>
      <w:r w:rsidRPr="00025B5A">
        <w:rPr>
          <w:lang w:eastAsia="zh-CN"/>
        </w:rPr>
        <w:t>ext proposals</w:t>
      </w:r>
      <w:r w:rsidRPr="00025B5A">
        <w:rPr>
          <w:rFonts w:hint="eastAsia"/>
          <w:lang w:eastAsia="zh-CN"/>
        </w:rPr>
        <w:t xml:space="preserve"> for</w:t>
      </w:r>
      <w:r w:rsidRPr="00025B5A">
        <w:rPr>
          <w:lang w:eastAsia="zh-CN"/>
        </w:rPr>
        <w:t xml:space="preserve"> TS 38.214 Section 5.1.6.2</w:t>
      </w:r>
    </w:p>
    <w:p w14:paraId="646BD09A" w14:textId="77777777" w:rsidR="00F728D8" w:rsidRDefault="00F728D8" w:rsidP="00F728D8">
      <w:pPr>
        <w:rPr>
          <w:i/>
          <w:highlight w:val="green"/>
          <w:lang w:eastAsia="zh-CN"/>
        </w:rPr>
      </w:pPr>
      <w:r>
        <w:rPr>
          <w:i/>
          <w:color w:val="FF0000"/>
          <w:lang w:eastAsia="zh-CN"/>
        </w:rPr>
        <w:t>------Unchanged</w:t>
      </w:r>
      <w:r>
        <w:rPr>
          <w:rFonts w:hint="eastAsia"/>
          <w:i/>
          <w:color w:val="FF0000"/>
          <w:lang w:eastAsia="zh-CN"/>
        </w:rPr>
        <w:t xml:space="preserve"> </w:t>
      </w:r>
      <w:r>
        <w:rPr>
          <w:i/>
          <w:color w:val="FF0000"/>
          <w:lang w:eastAsia="zh-CN"/>
        </w:rPr>
        <w:t>parts are omitted------</w:t>
      </w:r>
    </w:p>
    <w:p w14:paraId="172E84E8" w14:textId="77777777" w:rsidR="00F728D8" w:rsidRPr="00254CC8" w:rsidRDefault="00F728D8" w:rsidP="00F728D8">
      <w:pPr>
        <w:rPr>
          <w:rFonts w:eastAsia="Malgun Gothic"/>
          <w:b/>
          <w:color w:val="000000"/>
          <w:kern w:val="2"/>
          <w:lang w:eastAsia="ko-KR"/>
        </w:rPr>
      </w:pPr>
      <w:r w:rsidRPr="00254CC8">
        <w:rPr>
          <w:rFonts w:eastAsia="Malgun Gothic"/>
          <w:b/>
          <w:color w:val="000000"/>
          <w:kern w:val="2"/>
          <w:lang w:eastAsia="ko-KR"/>
        </w:rPr>
        <w:t>5.1.6.2</w:t>
      </w:r>
      <w:r w:rsidRPr="00254CC8">
        <w:rPr>
          <w:rFonts w:eastAsia="Malgun Gothic"/>
          <w:b/>
          <w:color w:val="000000"/>
          <w:kern w:val="2"/>
          <w:lang w:eastAsia="ko-KR"/>
        </w:rPr>
        <w:tab/>
        <w:t>DM-RS reception procedure</w:t>
      </w:r>
    </w:p>
    <w:p w14:paraId="6EAD6D67" w14:textId="77777777" w:rsidR="00F728D8" w:rsidRDefault="00F728D8" w:rsidP="00F728D8">
      <w:pPr>
        <w:rPr>
          <w:rFonts w:eastAsia="Malgun Gothic"/>
          <w:color w:val="000000"/>
          <w:kern w:val="2"/>
          <w:lang w:eastAsia="ko-KR"/>
        </w:rPr>
      </w:pPr>
      <w:r>
        <w:rPr>
          <w:rFonts w:eastAsia="Malgun Gothic"/>
          <w:color w:val="000000"/>
          <w:kern w:val="2"/>
          <w:lang w:eastAsia="ko-KR"/>
        </w:rPr>
        <w:t xml:space="preserve">When receiving PDSCH scheduled by PDCCH with CRC scrambled by SI-RNTI, RA-RNTI, P-RNTI or TC-RNTI, or receiving PDSCH scheduling DCI format 1_0 by PDCCH with CRC scrambled by C-RNTI or CS-RNTI, </w:t>
      </w:r>
      <w:ins w:id="582" w:author="Huawei" w:date="2018-05-10T21:09:00Z">
        <w:r>
          <w:rPr>
            <w:rFonts w:eastAsia="Malgun Gothic"/>
            <w:color w:val="000000"/>
            <w:kern w:val="2"/>
            <w:lang w:eastAsia="ko-KR"/>
          </w:rPr>
          <w:t xml:space="preserve">or </w:t>
        </w:r>
      </w:ins>
      <w:r>
        <w:rPr>
          <w:rFonts w:eastAsia="Malgun Gothic"/>
          <w:color w:val="000000"/>
          <w:kern w:val="2"/>
          <w:lang w:eastAsia="ko-KR"/>
        </w:rPr>
        <w:t xml:space="preserve">receiving PDSCH before dedicated higher layer configuration of any of the parameters </w:t>
      </w:r>
      <w:r>
        <w:rPr>
          <w:rFonts w:eastAsia="Malgun Gothic"/>
          <w:i/>
          <w:color w:val="000000"/>
          <w:kern w:val="2"/>
          <w:lang w:eastAsia="ko-KR"/>
        </w:rPr>
        <w:t>dmrs-AdditionalPosition</w:t>
      </w:r>
      <w:r>
        <w:rPr>
          <w:rFonts w:eastAsia="Malgun Gothic"/>
          <w:color w:val="000000"/>
          <w:kern w:val="2"/>
          <w:lang w:eastAsia="ko-KR"/>
        </w:rPr>
        <w:t xml:space="preserve">, </w:t>
      </w:r>
      <w:r>
        <w:rPr>
          <w:rFonts w:eastAsia="Malgun Gothic"/>
          <w:i/>
          <w:color w:val="000000"/>
          <w:kern w:val="2"/>
          <w:lang w:eastAsia="ko-KR"/>
        </w:rPr>
        <w:t xml:space="preserve">maxLength </w:t>
      </w:r>
      <w:r>
        <w:rPr>
          <w:rFonts w:eastAsia="Malgun Gothic"/>
          <w:color w:val="000000"/>
          <w:kern w:val="2"/>
          <w:lang w:eastAsia="ko-KR"/>
        </w:rPr>
        <w:t xml:space="preserve">and </w:t>
      </w:r>
      <w:r>
        <w:rPr>
          <w:rFonts w:eastAsia="Malgun Gothic"/>
          <w:i/>
          <w:color w:val="000000"/>
          <w:kern w:val="2"/>
          <w:lang w:eastAsia="ko-KR"/>
        </w:rPr>
        <w:t xml:space="preserve">dmrs-Type, </w:t>
      </w:r>
      <w:r>
        <w:rPr>
          <w:rFonts w:eastAsia="Malgun Gothic"/>
          <w:color w:val="000000"/>
          <w:kern w:val="2"/>
          <w:lang w:eastAsia="ko-KR"/>
        </w:rPr>
        <w:t>the UE</w:t>
      </w:r>
      <w:r>
        <w:rPr>
          <w:rFonts w:eastAsia="Malgun Gothic" w:hint="eastAsia"/>
          <w:color w:val="000000"/>
          <w:kern w:val="2"/>
          <w:lang w:eastAsia="ko-KR"/>
        </w:rPr>
        <w:t xml:space="preserve"> shall assume </w:t>
      </w:r>
      <w:r>
        <w:rPr>
          <w:rFonts w:eastAsia="Malgun Gothic"/>
          <w:color w:val="000000"/>
          <w:kern w:val="2"/>
          <w:lang w:eastAsia="ko-KR"/>
        </w:rPr>
        <w:t xml:space="preserve">that the PDSCH is not present in any symbol carrying DM-RS except for PDSCH with allocation duration of 2 symbols with PDSCH mapping type B (described in subclause 7.4.1.1.2 of [4, TS 38.211]), and a single symbol front-loaded </w:t>
      </w:r>
      <w:r>
        <w:rPr>
          <w:rFonts w:eastAsia="Malgun Gothic" w:hint="eastAsia"/>
          <w:color w:val="000000"/>
          <w:kern w:val="2"/>
          <w:lang w:eastAsia="ko-KR"/>
        </w:rPr>
        <w:t xml:space="preserve">DM-RS </w:t>
      </w:r>
      <w:r>
        <w:rPr>
          <w:rFonts w:eastAsia="Malgun Gothic"/>
          <w:color w:val="000000"/>
          <w:kern w:val="2"/>
          <w:lang w:eastAsia="ko-KR"/>
        </w:rPr>
        <w:t>of configuration type 1 on DM-RS port 1000 is transmitted, and that all the remaining orthogonal antenna ports are not associated with transmission of PDSCH to another UE and in addition</w:t>
      </w:r>
    </w:p>
    <w:p w14:paraId="0E4B004E" w14:textId="77777777" w:rsidR="00F728D8" w:rsidRDefault="00F728D8" w:rsidP="00F728D8">
      <w:pPr>
        <w:rPr>
          <w:i/>
          <w:color w:val="FF0000"/>
          <w:lang w:eastAsia="zh-CN"/>
        </w:rPr>
      </w:pPr>
      <w:r>
        <w:rPr>
          <w:i/>
          <w:color w:val="FF0000"/>
          <w:lang w:eastAsia="zh-CN"/>
        </w:rPr>
        <w:t>------Unchanged</w:t>
      </w:r>
      <w:r>
        <w:rPr>
          <w:rFonts w:hint="eastAsia"/>
          <w:i/>
          <w:color w:val="FF0000"/>
          <w:lang w:eastAsia="zh-CN"/>
        </w:rPr>
        <w:t xml:space="preserve"> </w:t>
      </w:r>
      <w:r>
        <w:rPr>
          <w:i/>
          <w:color w:val="FF0000"/>
          <w:lang w:eastAsia="zh-CN"/>
        </w:rPr>
        <w:t>parts are omitted------</w:t>
      </w:r>
    </w:p>
    <w:p w14:paraId="6E577BC9" w14:textId="77777777" w:rsidR="00F728D8" w:rsidRDefault="00F728D8" w:rsidP="00F728D8">
      <w:pPr>
        <w:rPr>
          <w:rFonts w:eastAsia="Malgun Gothic"/>
          <w:kern w:val="2"/>
          <w:lang w:eastAsia="ko-KR"/>
        </w:rPr>
      </w:pPr>
      <w:r>
        <w:rPr>
          <w:kern w:val="2"/>
          <w:lang w:eastAsia="ko-KR"/>
        </w:rPr>
        <w:t>A UE shall assume that the CDM groups indicated in the configured index from Tables 7.3.1.2.2-1, 7.3.1.2.2-2</w:t>
      </w:r>
      <w:del w:id="583" w:author="Huawei" w:date="2018-05-10T21:12:00Z">
        <w:r>
          <w:rPr>
            <w:kern w:val="2"/>
            <w:lang w:eastAsia="ko-KR"/>
          </w:rPr>
          <w:delText>-4</w:delText>
        </w:r>
      </w:del>
      <w:r>
        <w:rPr>
          <w:kern w:val="2"/>
          <w:lang w:eastAsia="ko-KR"/>
        </w:rPr>
        <w:t>, 7.3.1.2.2</w:t>
      </w:r>
      <w:del w:id="584" w:author="Huawei" w:date="2018-05-10T21:12:00Z">
        <w:r>
          <w:rPr>
            <w:kern w:val="2"/>
            <w:lang w:eastAsia="ko-KR"/>
          </w:rPr>
          <w:delText>-1</w:delText>
        </w:r>
      </w:del>
      <w:r>
        <w:rPr>
          <w:kern w:val="2"/>
          <w:lang w:eastAsia="ko-KR"/>
        </w:rPr>
        <w:t>-3, 7.3.1.2.2</w:t>
      </w:r>
      <w:del w:id="585" w:author="Huawei" w:date="2018-05-10T21:12:00Z">
        <w:r>
          <w:rPr>
            <w:kern w:val="2"/>
            <w:lang w:eastAsia="ko-KR"/>
          </w:rPr>
          <w:delText>-1</w:delText>
        </w:r>
      </w:del>
      <w:r>
        <w:rPr>
          <w:kern w:val="2"/>
          <w:lang w:eastAsia="ko-KR"/>
        </w:rPr>
        <w:t>-4 of [5, TS. 38.212] contain potential co-scheduled downlink DM-RS and are not used for data transmission, where “1”, “2” and “3” for the number of DM-RS CDM group(s) in Tables 7.3.1.2.2-1</w:t>
      </w:r>
      <w:del w:id="586" w:author="Huawei" w:date="2018-05-10T21:12:00Z">
        <w:r>
          <w:rPr>
            <w:kern w:val="2"/>
            <w:lang w:eastAsia="ko-KR"/>
          </w:rPr>
          <w:delText>-1</w:delText>
        </w:r>
      </w:del>
      <w:r>
        <w:rPr>
          <w:kern w:val="2"/>
          <w:lang w:eastAsia="ko-KR"/>
        </w:rPr>
        <w:t>, 7.3.1.2.2</w:t>
      </w:r>
      <w:del w:id="587" w:author="Huawei" w:date="2018-05-10T21:12:00Z">
        <w:r>
          <w:rPr>
            <w:kern w:val="2"/>
            <w:lang w:eastAsia="ko-KR"/>
          </w:rPr>
          <w:delText>-1</w:delText>
        </w:r>
      </w:del>
      <w:r>
        <w:rPr>
          <w:kern w:val="2"/>
          <w:lang w:eastAsia="ko-KR"/>
        </w:rPr>
        <w:t>-2, 7.3.1.2.2</w:t>
      </w:r>
      <w:del w:id="588" w:author="Huawei" w:date="2018-05-10T21:12:00Z">
        <w:r>
          <w:rPr>
            <w:kern w:val="2"/>
            <w:lang w:eastAsia="ko-KR"/>
          </w:rPr>
          <w:delText>-1</w:delText>
        </w:r>
      </w:del>
      <w:r>
        <w:rPr>
          <w:kern w:val="2"/>
          <w:lang w:eastAsia="ko-KR"/>
        </w:rPr>
        <w:t>-3, 7.3.1.2.2</w:t>
      </w:r>
      <w:del w:id="589" w:author="Huawei" w:date="2018-05-10T21:12:00Z">
        <w:r>
          <w:rPr>
            <w:kern w:val="2"/>
            <w:lang w:eastAsia="ko-KR"/>
          </w:rPr>
          <w:delText>-1</w:delText>
        </w:r>
      </w:del>
      <w:r>
        <w:rPr>
          <w:kern w:val="2"/>
          <w:lang w:eastAsia="ko-KR"/>
        </w:rPr>
        <w:t>-4 of [5, TS. 38.212] correspond to CDM group 0, {0,1}, {0,1,2}, respectively.</w:t>
      </w:r>
    </w:p>
    <w:p w14:paraId="2D34CADA" w14:textId="77777777" w:rsidR="00F728D8" w:rsidRDefault="00F728D8" w:rsidP="00F728D8">
      <w:pPr>
        <w:rPr>
          <w:lang w:eastAsia="x-none"/>
        </w:rPr>
      </w:pPr>
      <w:r>
        <w:rPr>
          <w:i/>
          <w:color w:val="FF0000"/>
          <w:lang w:eastAsia="zh-CN"/>
        </w:rPr>
        <w:t>------Unchanged</w:t>
      </w:r>
      <w:r>
        <w:rPr>
          <w:rFonts w:hint="eastAsia"/>
          <w:i/>
          <w:color w:val="FF0000"/>
          <w:lang w:eastAsia="zh-CN"/>
        </w:rPr>
        <w:t xml:space="preserve"> </w:t>
      </w:r>
      <w:r>
        <w:rPr>
          <w:i/>
          <w:color w:val="FF0000"/>
          <w:lang w:eastAsia="zh-CN"/>
        </w:rPr>
        <w:t>parts are omitted------</w:t>
      </w:r>
    </w:p>
    <w:p w14:paraId="5D56D859" w14:textId="77777777" w:rsidR="00F728D8" w:rsidRDefault="00F728D8" w:rsidP="00F728D8">
      <w:pPr>
        <w:rPr>
          <w:lang w:eastAsia="x-none"/>
        </w:rPr>
      </w:pPr>
    </w:p>
    <w:p w14:paraId="67B6AF4A" w14:textId="77777777" w:rsidR="00F728D8" w:rsidRDefault="00F728D8" w:rsidP="00F728D8">
      <w:pPr>
        <w:rPr>
          <w:lang w:eastAsia="x-none"/>
        </w:rPr>
      </w:pPr>
    </w:p>
    <w:p w14:paraId="666F855E" w14:textId="77777777" w:rsidR="00F728D8" w:rsidRPr="007939FC" w:rsidRDefault="00F728D8" w:rsidP="00F728D8">
      <w:pPr>
        <w:rPr>
          <w:lang w:eastAsia="x-none"/>
        </w:rPr>
      </w:pPr>
      <w:r w:rsidRPr="007939FC">
        <w:rPr>
          <w:highlight w:val="green"/>
          <w:lang w:eastAsia="x-none"/>
        </w:rPr>
        <w:t>Agreement</w:t>
      </w:r>
    </w:p>
    <w:p w14:paraId="5F5C5F08" w14:textId="77777777" w:rsidR="00F728D8" w:rsidRPr="007939FC" w:rsidRDefault="00F728D8" w:rsidP="007939FC">
      <w:pPr>
        <w:jc w:val="center"/>
        <w:rPr>
          <w:rFonts w:ascii="Times New Roman" w:eastAsia="SimSun" w:hAnsi="Times New Roman"/>
          <w:iCs/>
          <w:color w:val="0070C0"/>
          <w:szCs w:val="20"/>
          <w:lang w:eastAsia="zh-CN"/>
        </w:rPr>
      </w:pPr>
      <w:r w:rsidRPr="007939FC">
        <w:rPr>
          <w:rFonts w:ascii="Times New Roman" w:eastAsia="SimSun" w:hAnsi="Times New Roman"/>
          <w:iCs/>
          <w:color w:val="0070C0"/>
          <w:szCs w:val="20"/>
          <w:lang w:eastAsia="zh-CN"/>
        </w:rPr>
        <w:t>/************************* Start of Text Proposal for 38.211 ************************/</w:t>
      </w:r>
    </w:p>
    <w:p w14:paraId="75B6A7B8" w14:textId="77777777" w:rsidR="00F728D8" w:rsidRPr="007939FC" w:rsidRDefault="00F728D8" w:rsidP="007939FC">
      <w:pPr>
        <w:rPr>
          <w:rFonts w:ascii="Times New Roman" w:hAnsi="Times New Roman"/>
          <w:b/>
          <w:szCs w:val="20"/>
        </w:rPr>
      </w:pPr>
      <w:bookmarkStart w:id="590" w:name="_Toc500952682"/>
      <w:r w:rsidRPr="007939FC">
        <w:rPr>
          <w:rFonts w:ascii="Times New Roman" w:hAnsi="Times New Roman"/>
          <w:b/>
          <w:szCs w:val="20"/>
        </w:rPr>
        <w:t>6.4.1.1.3</w:t>
      </w:r>
      <w:r w:rsidRPr="007939FC">
        <w:rPr>
          <w:rFonts w:ascii="Times New Roman" w:hAnsi="Times New Roman"/>
          <w:b/>
          <w:szCs w:val="20"/>
        </w:rPr>
        <w:tab/>
        <w:t>Precoding and mapping to physical resources</w:t>
      </w:r>
    </w:p>
    <w:p w14:paraId="7B4D3AAC" w14:textId="77777777" w:rsidR="00F728D8" w:rsidRPr="007939FC" w:rsidRDefault="00F728D8" w:rsidP="007939FC">
      <w:pPr>
        <w:rPr>
          <w:rFonts w:ascii="Times New Roman" w:hAnsi="Times New Roman"/>
          <w:szCs w:val="20"/>
        </w:rPr>
      </w:pPr>
      <w:r w:rsidRPr="007939FC">
        <w:rPr>
          <w:rFonts w:ascii="Times New Roman" w:hAnsi="Times New Roman"/>
          <w:szCs w:val="20"/>
        </w:rPr>
        <w:t xml:space="preserve">The time-domain index </w:t>
      </w:r>
      <w:r w:rsidRPr="007939FC">
        <w:rPr>
          <w:rFonts w:ascii="Times New Roman" w:hAnsi="Times New Roman"/>
          <w:position w:val="-6"/>
          <w:szCs w:val="20"/>
        </w:rPr>
        <w:object w:dxaOrig="195" w:dyaOrig="240" w14:anchorId="40063BE9">
          <v:shape id="_x0000_i1122" type="#_x0000_t75" style="width:10.8pt;height:12pt" o:ole="">
            <v:imagedata r:id="rId1232" o:title=""/>
          </v:shape>
          <o:OLEObject Type="Embed" ProgID="Equation.3" ShapeID="_x0000_i1122" DrawAspect="Content" ObjectID="_1596006171" r:id="rId1245"/>
        </w:object>
      </w:r>
      <w:r w:rsidRPr="007939FC">
        <w:rPr>
          <w:rFonts w:ascii="Times New Roman" w:hAnsi="Times New Roman"/>
          <w:szCs w:val="20"/>
        </w:rPr>
        <w:t xml:space="preserve"> and the supported antenna ports </w:t>
      </w:r>
      <w:r w:rsidRPr="007939FC">
        <w:rPr>
          <w:rFonts w:ascii="Times New Roman" w:hAnsi="Times New Roman"/>
          <w:position w:val="-12"/>
          <w:szCs w:val="20"/>
        </w:rPr>
        <w:object w:dxaOrig="240" w:dyaOrig="315" w14:anchorId="4A353BE0">
          <v:shape id="_x0000_i1123" type="#_x0000_t75" style="width:12pt;height:17.4pt" o:ole="">
            <v:imagedata r:id="rId1234" o:title=""/>
          </v:shape>
          <o:OLEObject Type="Embed" ProgID="Equation.DSMT4" ShapeID="_x0000_i1123" DrawAspect="Content" ObjectID="_1596006172" r:id="rId1246"/>
        </w:object>
      </w:r>
      <w:r w:rsidRPr="007939FC">
        <w:rPr>
          <w:rFonts w:ascii="Times New Roman" w:hAnsi="Times New Roman"/>
          <w:szCs w:val="20"/>
        </w:rPr>
        <w:t xml:space="preserve"> are given by Tables 6.4.1.1.3-3 through 6.4.1.1.3-6:</w:t>
      </w:r>
    </w:p>
    <w:p w14:paraId="5CD0CA00" w14:textId="77777777" w:rsidR="00F728D8" w:rsidRPr="007939FC" w:rsidRDefault="00F728D8" w:rsidP="007939FC">
      <w:pPr>
        <w:pStyle w:val="B1"/>
        <w:spacing w:after="0"/>
        <w:rPr>
          <w:rFonts w:ascii="Times New Roman" w:hAnsi="Times New Roman"/>
        </w:rPr>
      </w:pPr>
      <w:r w:rsidRPr="007939FC">
        <w:rPr>
          <w:rFonts w:ascii="Times New Roman" w:hAnsi="Times New Roman"/>
        </w:rPr>
        <w:t>-</w:t>
      </w:r>
      <w:r w:rsidRPr="007939FC">
        <w:rPr>
          <w:rFonts w:ascii="Times New Roman" w:hAnsi="Times New Roman"/>
        </w:rPr>
        <w:tab/>
        <w:t xml:space="preserve">if the higher-layer parameter </w:t>
      </w:r>
      <w:r w:rsidRPr="007939FC">
        <w:rPr>
          <w:rFonts w:ascii="Times New Roman" w:hAnsi="Times New Roman"/>
          <w:i/>
        </w:rPr>
        <w:t>maxLength</w:t>
      </w:r>
      <w:r w:rsidRPr="007939FC">
        <w:rPr>
          <w:rFonts w:ascii="Times New Roman" w:hAnsi="Times New Roman"/>
        </w:rPr>
        <w:t xml:space="preserve"> in </w:t>
      </w:r>
      <w:r w:rsidRPr="007939FC">
        <w:rPr>
          <w:rFonts w:ascii="Times New Roman" w:hAnsi="Times New Roman"/>
          <w:i/>
        </w:rPr>
        <w:t>DMRS-UplinkConfig</w:t>
      </w:r>
      <w:r w:rsidRPr="007939FC">
        <w:rPr>
          <w:rFonts w:ascii="Times New Roman" w:hAnsi="Times New Roman"/>
        </w:rPr>
        <w:t xml:space="preserve"> is equal to 1 and frequency hopping is disabled, the tables shall be used according to single-symbol DM-RS</w:t>
      </w:r>
    </w:p>
    <w:p w14:paraId="50E24308" w14:textId="77777777" w:rsidR="00F728D8" w:rsidRPr="007939FC" w:rsidRDefault="00F728D8" w:rsidP="007939FC">
      <w:pPr>
        <w:pStyle w:val="B1"/>
        <w:spacing w:after="0"/>
        <w:rPr>
          <w:rFonts w:ascii="Times New Roman" w:hAnsi="Times New Roman"/>
        </w:rPr>
      </w:pPr>
      <w:r w:rsidRPr="007939FC">
        <w:rPr>
          <w:rFonts w:ascii="Times New Roman" w:hAnsi="Times New Roman"/>
        </w:rPr>
        <w:t>-</w:t>
      </w:r>
      <w:r w:rsidRPr="007939FC">
        <w:rPr>
          <w:rFonts w:ascii="Times New Roman" w:hAnsi="Times New Roman"/>
        </w:rPr>
        <w:tab/>
        <w:t xml:space="preserve">if the higher-layer parameter </w:t>
      </w:r>
      <w:r w:rsidRPr="007939FC">
        <w:rPr>
          <w:rFonts w:ascii="Times New Roman" w:hAnsi="Times New Roman"/>
          <w:i/>
        </w:rPr>
        <w:t>maxLength</w:t>
      </w:r>
      <w:r w:rsidRPr="007939FC">
        <w:rPr>
          <w:rFonts w:ascii="Times New Roman" w:hAnsi="Times New Roman"/>
        </w:rPr>
        <w:t xml:space="preserve"> in </w:t>
      </w:r>
      <w:r w:rsidRPr="007939FC">
        <w:rPr>
          <w:rFonts w:ascii="Times New Roman" w:hAnsi="Times New Roman"/>
          <w:i/>
        </w:rPr>
        <w:t>DMRS-UplinkConfig</w:t>
      </w:r>
      <w:r w:rsidRPr="007939FC">
        <w:rPr>
          <w:rFonts w:ascii="Times New Roman" w:hAnsi="Times New Roman"/>
        </w:rPr>
        <w:t xml:space="preserve"> is equal to 2 and frequency hopping is disabled, the associated DCI determines whether single-symbol or double-symbol DM-RS shall be used</w:t>
      </w:r>
    </w:p>
    <w:p w14:paraId="13326C5D" w14:textId="76D972BD" w:rsidR="00F728D8" w:rsidRPr="007939FC" w:rsidRDefault="00F728D8" w:rsidP="007939FC">
      <w:pPr>
        <w:pStyle w:val="B1"/>
        <w:spacing w:after="0"/>
        <w:rPr>
          <w:rFonts w:ascii="Times New Roman" w:hAnsi="Times New Roman"/>
          <w:lang w:eastAsia="zh-CN"/>
        </w:rPr>
      </w:pPr>
      <w:r w:rsidRPr="007939FC">
        <w:rPr>
          <w:rFonts w:ascii="Times New Roman" w:hAnsi="Times New Roman"/>
        </w:rPr>
        <w:lastRenderedPageBreak/>
        <w:t>-</w:t>
      </w:r>
      <w:r w:rsidRPr="007939FC">
        <w:rPr>
          <w:rFonts w:ascii="Times New Roman" w:hAnsi="Times New Roman"/>
        </w:rPr>
        <w:tab/>
        <w:t xml:space="preserve">if the higher-layer parameter </w:t>
      </w:r>
      <w:r w:rsidRPr="007939FC">
        <w:rPr>
          <w:rFonts w:ascii="Times New Roman" w:hAnsi="Times New Roman"/>
          <w:i/>
        </w:rPr>
        <w:t>dmrs-AdditionalPosition</w:t>
      </w:r>
      <w:r w:rsidRPr="007939FC">
        <w:rPr>
          <w:rFonts w:ascii="Times New Roman" w:hAnsi="Times New Roman"/>
        </w:rPr>
        <w:t xml:space="preserve"> is equal to or more than 1 and frequency hopping is enabled according to clause 7.3.1.1.2 in [</w:t>
      </w:r>
      <w:del w:id="591" w:author="oppo" w:date="2018-05-04T17:15:00Z">
        <w:r w:rsidRPr="007939FC">
          <w:rPr>
            <w:rFonts w:ascii="Times New Roman" w:hAnsi="Times New Roman"/>
          </w:rPr>
          <w:delText>5</w:delText>
        </w:r>
      </w:del>
      <w:ins w:id="592" w:author="oppo" w:date="2018-05-04T17:15:00Z">
        <w:r w:rsidRPr="007939FC">
          <w:rPr>
            <w:rFonts w:ascii="Times New Roman" w:hAnsi="Times New Roman"/>
            <w:lang w:eastAsia="zh-CN"/>
          </w:rPr>
          <w:t>4</w:t>
        </w:r>
      </w:ins>
      <w:r w:rsidRPr="007939FC">
        <w:rPr>
          <w:rFonts w:ascii="Times New Roman" w:hAnsi="Times New Roman"/>
        </w:rPr>
        <w:t xml:space="preserve">, TS 38.212], Table 6.4.1.1.3-6 shall be used assuming </w:t>
      </w:r>
      <w:r w:rsidRPr="007939FC">
        <w:rPr>
          <w:rFonts w:ascii="Times New Roman" w:hAnsi="Times New Roman"/>
          <w:i/>
        </w:rPr>
        <w:t>dmrs-AdditionalPosition</w:t>
      </w:r>
      <w:r w:rsidRPr="007939FC">
        <w:rPr>
          <w:rFonts w:ascii="Times New Roman" w:hAnsi="Times New Roman"/>
        </w:rPr>
        <w:t xml:space="preserve"> is 1 for each hop. If </w:t>
      </w:r>
      <w:r w:rsidRPr="007939FC">
        <w:rPr>
          <w:rFonts w:ascii="Times New Roman" w:hAnsi="Times New Roman"/>
          <w:noProof/>
          <w:position w:val="-10"/>
          <w:lang w:val="en-GB" w:eastAsia="en-GB"/>
        </w:rPr>
        <w:drawing>
          <wp:inline distT="0" distB="0" distL="0" distR="0" wp14:anchorId="7746DF3B" wp14:editId="6EACD0F6">
            <wp:extent cx="314325" cy="1905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pic:cNvPicPr>
                      <a:picLocks noChangeAspect="1" noChangeArrowheads="1"/>
                    </pic:cNvPicPr>
                  </pic:nvPicPr>
                  <pic:blipFill>
                    <a:blip r:embed="rId1236" cstate="print">
                      <a:extLst>
                        <a:ext uri="{28A0092B-C50C-407E-A947-70E740481C1C}">
                          <a14:useLocalDpi xmlns:a14="http://schemas.microsoft.com/office/drawing/2010/main" val="0"/>
                        </a:ext>
                      </a:extLst>
                    </a:blip>
                    <a:srcRect/>
                    <a:stretch>
                      <a:fillRect/>
                    </a:stretch>
                  </pic:blipFill>
                  <pic:spPr bwMode="auto">
                    <a:xfrm>
                      <a:off x="0" y="0"/>
                      <a:ext cx="314325" cy="190500"/>
                    </a:xfrm>
                    <a:prstGeom prst="rect">
                      <a:avLst/>
                    </a:prstGeom>
                    <a:noFill/>
                    <a:ln>
                      <a:noFill/>
                    </a:ln>
                  </pic:spPr>
                </pic:pic>
              </a:graphicData>
            </a:graphic>
          </wp:inline>
        </w:drawing>
      </w:r>
      <w:r w:rsidRPr="007939FC">
        <w:rPr>
          <w:rFonts w:ascii="Times New Roman" w:hAnsi="Times New Roman"/>
        </w:rPr>
        <w:t xml:space="preserve">, </w:t>
      </w:r>
      <w:r w:rsidRPr="007939FC">
        <w:rPr>
          <w:rFonts w:ascii="Times New Roman" w:hAnsi="Times New Roman"/>
          <w:i/>
        </w:rPr>
        <w:t>dmrs-AdditionalPosition</w:t>
      </w:r>
      <w:r w:rsidRPr="007939FC">
        <w:rPr>
          <w:rFonts w:ascii="Times New Roman" w:hAnsi="Times New Roman"/>
        </w:rPr>
        <w:t xml:space="preserve"> is assumed to be 0.</w:t>
      </w:r>
    </w:p>
    <w:p w14:paraId="1073F930" w14:textId="77777777" w:rsidR="00F728D8" w:rsidRPr="007939FC" w:rsidRDefault="00F728D8" w:rsidP="007939FC">
      <w:pPr>
        <w:jc w:val="center"/>
        <w:rPr>
          <w:rFonts w:ascii="Times New Roman" w:eastAsia="SimSun" w:hAnsi="Times New Roman"/>
          <w:iCs/>
          <w:color w:val="0070C0"/>
          <w:szCs w:val="20"/>
          <w:lang w:eastAsia="zh-CN"/>
        </w:rPr>
      </w:pPr>
      <w:r w:rsidRPr="007939FC">
        <w:rPr>
          <w:rFonts w:ascii="Times New Roman" w:eastAsia="SimSun" w:hAnsi="Times New Roman"/>
          <w:iCs/>
          <w:color w:val="0070C0"/>
          <w:szCs w:val="20"/>
          <w:lang w:eastAsia="zh-CN"/>
        </w:rPr>
        <w:t>/******************************* omitted part *******************************/</w:t>
      </w:r>
    </w:p>
    <w:p w14:paraId="4C2B7244" w14:textId="7275184A" w:rsidR="00F728D8" w:rsidRPr="007939FC" w:rsidRDefault="00F728D8" w:rsidP="007939FC">
      <w:pPr>
        <w:keepNext/>
        <w:keepLines/>
        <w:jc w:val="center"/>
        <w:rPr>
          <w:rFonts w:ascii="Times New Roman" w:eastAsia="Malgun Gothic" w:hAnsi="Times New Roman"/>
          <w:b/>
          <w:szCs w:val="20"/>
        </w:rPr>
      </w:pPr>
      <w:r w:rsidRPr="007939FC">
        <w:rPr>
          <w:rFonts w:ascii="Times New Roman" w:eastAsia="Malgun Gothic" w:hAnsi="Times New Roman"/>
          <w:b/>
          <w:szCs w:val="20"/>
        </w:rPr>
        <w:t xml:space="preserve">Table 6.4.1.1.3-5: PUSCH DM-RS time index </w:t>
      </w:r>
      <w:r w:rsidRPr="007939FC">
        <w:rPr>
          <w:rFonts w:ascii="Times New Roman" w:eastAsia="Malgun Gothic" w:hAnsi="Times New Roman"/>
          <w:b/>
          <w:noProof/>
          <w:position w:val="-6"/>
          <w:szCs w:val="20"/>
          <w:lang w:eastAsia="en-GB"/>
        </w:rPr>
        <w:drawing>
          <wp:inline distT="0" distB="0" distL="0" distR="0" wp14:anchorId="74EED8FC" wp14:editId="58849C82">
            <wp:extent cx="123825" cy="1619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47"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Pr="007939FC">
        <w:rPr>
          <w:rFonts w:ascii="Times New Roman" w:eastAsia="Malgun Gothic" w:hAnsi="Times New Roman"/>
          <w:b/>
          <w:szCs w:val="20"/>
        </w:rPr>
        <w:t>.</w:t>
      </w:r>
    </w:p>
    <w:tbl>
      <w:tblPr>
        <w:tblW w:w="7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0"/>
        <w:gridCol w:w="1152"/>
        <w:gridCol w:w="2232"/>
        <w:gridCol w:w="1970"/>
      </w:tblGrid>
      <w:tr w:rsidR="00F728D8" w:rsidRPr="007939FC" w14:paraId="4D5747A9" w14:textId="77777777" w:rsidTr="0058551E">
        <w:trPr>
          <w:jc w:val="center"/>
        </w:trPr>
        <w:tc>
          <w:tcPr>
            <w:tcW w:w="2060" w:type="dxa"/>
            <w:vMerge w:val="restart"/>
            <w:shd w:val="clear" w:color="auto" w:fill="auto"/>
          </w:tcPr>
          <w:p w14:paraId="39CB6DA6" w14:textId="77777777" w:rsidR="00F728D8" w:rsidRPr="007939FC" w:rsidRDefault="00F728D8" w:rsidP="007939FC">
            <w:pPr>
              <w:keepNext/>
              <w:keepLines/>
              <w:jc w:val="center"/>
              <w:rPr>
                <w:rFonts w:ascii="Times New Roman" w:hAnsi="Times New Roman"/>
                <w:b/>
                <w:szCs w:val="20"/>
              </w:rPr>
            </w:pPr>
            <w:r w:rsidRPr="007939FC">
              <w:rPr>
                <w:rFonts w:ascii="Times New Roman" w:hAnsi="Times New Roman"/>
                <w:b/>
                <w:szCs w:val="20"/>
              </w:rPr>
              <w:t>DM-RS duration</w:t>
            </w:r>
          </w:p>
        </w:tc>
        <w:tc>
          <w:tcPr>
            <w:tcW w:w="1152" w:type="dxa"/>
            <w:vMerge w:val="restart"/>
            <w:shd w:val="clear" w:color="auto" w:fill="auto"/>
          </w:tcPr>
          <w:p w14:paraId="4C3A5611" w14:textId="0EC5189F" w:rsidR="00F728D8" w:rsidRPr="007939FC" w:rsidRDefault="00F728D8" w:rsidP="007939FC">
            <w:pPr>
              <w:keepNext/>
              <w:keepLines/>
              <w:jc w:val="center"/>
              <w:rPr>
                <w:rFonts w:ascii="Times New Roman" w:hAnsi="Times New Roman"/>
                <w:b/>
                <w:i/>
                <w:szCs w:val="20"/>
              </w:rPr>
            </w:pPr>
            <w:r w:rsidRPr="007939FC">
              <w:rPr>
                <w:rFonts w:ascii="Times New Roman" w:hAnsi="Times New Roman"/>
                <w:b/>
                <w:i/>
                <w:noProof/>
                <w:szCs w:val="20"/>
                <w:lang w:eastAsia="en-GB"/>
              </w:rPr>
              <w:drawing>
                <wp:inline distT="0" distB="0" distL="0" distR="0" wp14:anchorId="0A0733CF" wp14:editId="11C6B2C6">
                  <wp:extent cx="123825" cy="1619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48"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p>
        </w:tc>
        <w:tc>
          <w:tcPr>
            <w:tcW w:w="4202" w:type="dxa"/>
            <w:gridSpan w:val="2"/>
            <w:tcBorders>
              <w:bottom w:val="nil"/>
            </w:tcBorders>
            <w:shd w:val="clear" w:color="auto" w:fill="auto"/>
          </w:tcPr>
          <w:p w14:paraId="75049F11" w14:textId="765F6C09" w:rsidR="00F728D8" w:rsidRPr="007939FC" w:rsidRDefault="00F728D8" w:rsidP="007939FC">
            <w:pPr>
              <w:keepNext/>
              <w:keepLines/>
              <w:jc w:val="center"/>
              <w:rPr>
                <w:rFonts w:ascii="Times New Roman" w:hAnsi="Times New Roman"/>
                <w:b/>
                <w:i/>
                <w:szCs w:val="20"/>
              </w:rPr>
            </w:pPr>
            <w:r w:rsidRPr="007939FC">
              <w:rPr>
                <w:rFonts w:ascii="Times New Roman" w:hAnsi="Times New Roman"/>
                <w:b/>
                <w:i/>
                <w:szCs w:val="20"/>
              </w:rPr>
              <w:t xml:space="preserve">Supported antenna ports </w:t>
            </w:r>
            <w:ins w:id="593" w:author="oppo" w:date="2018-02-06T17:14:00Z">
              <w:r w:rsidRPr="007939FC">
                <w:rPr>
                  <w:rFonts w:ascii="Times New Roman" w:hAnsi="Times New Roman"/>
                  <w:b/>
                  <w:noProof/>
                  <w:position w:val="-10"/>
                  <w:szCs w:val="20"/>
                  <w:lang w:eastAsia="en-GB"/>
                </w:rPr>
                <w:drawing>
                  <wp:inline distT="0" distB="0" distL="0" distR="0" wp14:anchorId="515B5434" wp14:editId="10004B8F">
                    <wp:extent cx="133350" cy="2000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49" cstate="print">
                              <a:extLst>
                                <a:ext uri="{28A0092B-C50C-407E-A947-70E740481C1C}">
                                  <a14:useLocalDpi xmlns:a14="http://schemas.microsoft.com/office/drawing/2010/main" val="0"/>
                                </a:ext>
                              </a:extLst>
                            </a:blip>
                            <a:srcRect/>
                            <a:stretch>
                              <a:fillRect/>
                            </a:stretch>
                          </pic:blipFill>
                          <pic:spPr bwMode="auto">
                            <a:xfrm>
                              <a:off x="0" y="0"/>
                              <a:ext cx="133350" cy="200025"/>
                            </a:xfrm>
                            <a:prstGeom prst="rect">
                              <a:avLst/>
                            </a:prstGeom>
                            <a:noFill/>
                            <a:ln>
                              <a:noFill/>
                            </a:ln>
                          </pic:spPr>
                        </pic:pic>
                      </a:graphicData>
                    </a:graphic>
                  </wp:inline>
                </w:drawing>
              </w:r>
            </w:ins>
            <w:del w:id="594" w:author="oppo" w:date="2018-02-06T17:14:00Z">
              <w:r w:rsidRPr="007939FC">
                <w:rPr>
                  <w:rFonts w:ascii="Times New Roman" w:hAnsi="Times New Roman"/>
                  <w:b/>
                  <w:noProof/>
                  <w:position w:val="-10"/>
                  <w:szCs w:val="20"/>
                  <w:lang w:eastAsia="en-GB"/>
                </w:rPr>
                <w:drawing>
                  <wp:inline distT="0" distB="0" distL="0" distR="0" wp14:anchorId="37BA3E16" wp14:editId="66BE8CBC">
                    <wp:extent cx="123825" cy="1524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50" cstate="print">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del>
          </w:p>
        </w:tc>
      </w:tr>
      <w:tr w:rsidR="00F728D8" w:rsidRPr="007939FC" w14:paraId="0944C272" w14:textId="77777777" w:rsidTr="0058551E">
        <w:trPr>
          <w:jc w:val="center"/>
        </w:trPr>
        <w:tc>
          <w:tcPr>
            <w:tcW w:w="2060" w:type="dxa"/>
            <w:vMerge/>
            <w:shd w:val="clear" w:color="auto" w:fill="auto"/>
          </w:tcPr>
          <w:p w14:paraId="2864FB3C" w14:textId="77777777" w:rsidR="00F728D8" w:rsidRPr="007939FC" w:rsidRDefault="00F728D8" w:rsidP="007939FC">
            <w:pPr>
              <w:keepNext/>
              <w:keepLines/>
              <w:jc w:val="center"/>
              <w:rPr>
                <w:rFonts w:ascii="Times New Roman" w:hAnsi="Times New Roman"/>
                <w:b/>
                <w:i/>
                <w:szCs w:val="20"/>
              </w:rPr>
            </w:pPr>
          </w:p>
        </w:tc>
        <w:tc>
          <w:tcPr>
            <w:tcW w:w="1152" w:type="dxa"/>
            <w:vMerge/>
            <w:shd w:val="clear" w:color="auto" w:fill="auto"/>
          </w:tcPr>
          <w:p w14:paraId="4506E24C" w14:textId="77777777" w:rsidR="00F728D8" w:rsidRPr="007939FC" w:rsidRDefault="00F728D8" w:rsidP="007939FC">
            <w:pPr>
              <w:keepNext/>
              <w:keepLines/>
              <w:jc w:val="center"/>
              <w:rPr>
                <w:rFonts w:ascii="Times New Roman" w:hAnsi="Times New Roman"/>
                <w:b/>
                <w:i/>
                <w:szCs w:val="20"/>
              </w:rPr>
            </w:pPr>
          </w:p>
        </w:tc>
        <w:tc>
          <w:tcPr>
            <w:tcW w:w="2232" w:type="dxa"/>
            <w:tcBorders>
              <w:top w:val="nil"/>
            </w:tcBorders>
            <w:shd w:val="clear" w:color="auto" w:fill="auto"/>
          </w:tcPr>
          <w:p w14:paraId="34244B9C" w14:textId="77777777" w:rsidR="00F728D8" w:rsidRPr="007939FC" w:rsidRDefault="00F728D8" w:rsidP="007939FC">
            <w:pPr>
              <w:keepNext/>
              <w:keepLines/>
              <w:jc w:val="center"/>
              <w:rPr>
                <w:rFonts w:ascii="Times New Roman" w:hAnsi="Times New Roman"/>
                <w:b/>
                <w:i/>
                <w:szCs w:val="20"/>
              </w:rPr>
            </w:pPr>
            <w:r w:rsidRPr="007939FC">
              <w:rPr>
                <w:rFonts w:ascii="Times New Roman" w:hAnsi="Times New Roman"/>
                <w:b/>
                <w:i/>
                <w:szCs w:val="20"/>
              </w:rPr>
              <w:t>Configuration type 1</w:t>
            </w:r>
          </w:p>
        </w:tc>
        <w:tc>
          <w:tcPr>
            <w:tcW w:w="1970" w:type="dxa"/>
            <w:tcBorders>
              <w:top w:val="nil"/>
            </w:tcBorders>
            <w:shd w:val="clear" w:color="auto" w:fill="auto"/>
          </w:tcPr>
          <w:p w14:paraId="6F757CE1" w14:textId="77777777" w:rsidR="00F728D8" w:rsidRPr="007939FC" w:rsidRDefault="00F728D8" w:rsidP="007939FC">
            <w:pPr>
              <w:keepNext/>
              <w:keepLines/>
              <w:jc w:val="center"/>
              <w:rPr>
                <w:rFonts w:ascii="Times New Roman" w:hAnsi="Times New Roman"/>
                <w:b/>
                <w:i/>
                <w:szCs w:val="20"/>
              </w:rPr>
            </w:pPr>
            <w:r w:rsidRPr="007939FC">
              <w:rPr>
                <w:rFonts w:ascii="Times New Roman" w:hAnsi="Times New Roman"/>
                <w:b/>
                <w:i/>
                <w:szCs w:val="20"/>
              </w:rPr>
              <w:t>Configuration type 2</w:t>
            </w:r>
          </w:p>
        </w:tc>
      </w:tr>
      <w:tr w:rsidR="00F728D8" w:rsidRPr="007939FC" w14:paraId="2F5BF45C" w14:textId="77777777" w:rsidTr="0058551E">
        <w:trPr>
          <w:jc w:val="center"/>
        </w:trPr>
        <w:tc>
          <w:tcPr>
            <w:tcW w:w="2060" w:type="dxa"/>
            <w:shd w:val="clear" w:color="auto" w:fill="auto"/>
          </w:tcPr>
          <w:p w14:paraId="2DE448E3" w14:textId="77777777" w:rsidR="00F728D8" w:rsidRPr="007939FC" w:rsidRDefault="00F728D8" w:rsidP="007939FC">
            <w:pPr>
              <w:keepNext/>
              <w:keepLines/>
              <w:jc w:val="center"/>
              <w:rPr>
                <w:rFonts w:ascii="Times New Roman" w:hAnsi="Times New Roman"/>
                <w:szCs w:val="20"/>
              </w:rPr>
            </w:pPr>
            <w:r w:rsidRPr="007939FC">
              <w:rPr>
                <w:rFonts w:ascii="Times New Roman" w:hAnsi="Times New Roman"/>
                <w:szCs w:val="20"/>
              </w:rPr>
              <w:t>single-symbol DM-RS</w:t>
            </w:r>
          </w:p>
        </w:tc>
        <w:tc>
          <w:tcPr>
            <w:tcW w:w="1152" w:type="dxa"/>
            <w:shd w:val="clear" w:color="auto" w:fill="auto"/>
          </w:tcPr>
          <w:p w14:paraId="29CCEC28" w14:textId="77777777" w:rsidR="00F728D8" w:rsidRPr="007939FC" w:rsidRDefault="00F728D8" w:rsidP="007939FC">
            <w:pPr>
              <w:keepNext/>
              <w:keepLines/>
              <w:jc w:val="center"/>
              <w:rPr>
                <w:rFonts w:ascii="Times New Roman" w:hAnsi="Times New Roman"/>
                <w:szCs w:val="20"/>
              </w:rPr>
            </w:pPr>
            <w:r w:rsidRPr="007939FC">
              <w:rPr>
                <w:rFonts w:ascii="Times New Roman" w:hAnsi="Times New Roman"/>
                <w:szCs w:val="20"/>
              </w:rPr>
              <w:t>0</w:t>
            </w:r>
          </w:p>
        </w:tc>
        <w:tc>
          <w:tcPr>
            <w:tcW w:w="2232" w:type="dxa"/>
            <w:shd w:val="clear" w:color="auto" w:fill="auto"/>
          </w:tcPr>
          <w:p w14:paraId="358C7D25" w14:textId="77777777" w:rsidR="00F728D8" w:rsidRPr="007939FC" w:rsidRDefault="00F728D8" w:rsidP="007939FC">
            <w:pPr>
              <w:keepNext/>
              <w:keepLines/>
              <w:jc w:val="center"/>
              <w:rPr>
                <w:rFonts w:ascii="Times New Roman" w:hAnsi="Times New Roman"/>
                <w:szCs w:val="20"/>
              </w:rPr>
            </w:pPr>
            <w:r w:rsidRPr="007939FC">
              <w:rPr>
                <w:rFonts w:ascii="Times New Roman" w:hAnsi="Times New Roman"/>
                <w:szCs w:val="20"/>
              </w:rPr>
              <w:t>0 – 3</w:t>
            </w:r>
          </w:p>
        </w:tc>
        <w:tc>
          <w:tcPr>
            <w:tcW w:w="1970" w:type="dxa"/>
            <w:shd w:val="clear" w:color="auto" w:fill="auto"/>
          </w:tcPr>
          <w:p w14:paraId="69A9BA46" w14:textId="77777777" w:rsidR="00F728D8" w:rsidRPr="007939FC" w:rsidRDefault="00F728D8" w:rsidP="007939FC">
            <w:pPr>
              <w:keepNext/>
              <w:keepLines/>
              <w:jc w:val="center"/>
              <w:rPr>
                <w:rFonts w:ascii="Times New Roman" w:hAnsi="Times New Roman"/>
                <w:szCs w:val="20"/>
              </w:rPr>
            </w:pPr>
            <w:r w:rsidRPr="007939FC">
              <w:rPr>
                <w:rFonts w:ascii="Times New Roman" w:hAnsi="Times New Roman"/>
                <w:szCs w:val="20"/>
              </w:rPr>
              <w:t>0 – 5</w:t>
            </w:r>
          </w:p>
        </w:tc>
      </w:tr>
      <w:tr w:rsidR="00F728D8" w:rsidRPr="007939FC" w14:paraId="100CADEE" w14:textId="77777777" w:rsidTr="0058551E">
        <w:trPr>
          <w:jc w:val="center"/>
        </w:trPr>
        <w:tc>
          <w:tcPr>
            <w:tcW w:w="2060" w:type="dxa"/>
            <w:shd w:val="clear" w:color="auto" w:fill="auto"/>
            <w:vAlign w:val="center"/>
          </w:tcPr>
          <w:p w14:paraId="75BA3A98" w14:textId="77777777" w:rsidR="00F728D8" w:rsidRPr="007939FC" w:rsidRDefault="00F728D8" w:rsidP="007939FC">
            <w:pPr>
              <w:keepNext/>
              <w:keepLines/>
              <w:jc w:val="center"/>
              <w:rPr>
                <w:rFonts w:ascii="Times New Roman" w:hAnsi="Times New Roman"/>
                <w:szCs w:val="20"/>
              </w:rPr>
            </w:pPr>
            <w:r w:rsidRPr="007939FC">
              <w:rPr>
                <w:rFonts w:ascii="Times New Roman" w:hAnsi="Times New Roman"/>
                <w:szCs w:val="20"/>
              </w:rPr>
              <w:t>double-symbol DM-RS</w:t>
            </w:r>
          </w:p>
        </w:tc>
        <w:tc>
          <w:tcPr>
            <w:tcW w:w="1152" w:type="dxa"/>
            <w:shd w:val="clear" w:color="auto" w:fill="auto"/>
          </w:tcPr>
          <w:p w14:paraId="0466DCDF" w14:textId="77777777" w:rsidR="00F728D8" w:rsidRPr="007939FC" w:rsidRDefault="00F728D8" w:rsidP="007939FC">
            <w:pPr>
              <w:keepNext/>
              <w:keepLines/>
              <w:jc w:val="center"/>
              <w:rPr>
                <w:rFonts w:ascii="Times New Roman" w:hAnsi="Times New Roman"/>
                <w:szCs w:val="20"/>
              </w:rPr>
            </w:pPr>
            <w:r w:rsidRPr="007939FC">
              <w:rPr>
                <w:rFonts w:ascii="Times New Roman" w:hAnsi="Times New Roman"/>
                <w:szCs w:val="20"/>
              </w:rPr>
              <w:t>0, 1</w:t>
            </w:r>
          </w:p>
        </w:tc>
        <w:tc>
          <w:tcPr>
            <w:tcW w:w="2232" w:type="dxa"/>
            <w:shd w:val="clear" w:color="auto" w:fill="auto"/>
            <w:vAlign w:val="center"/>
          </w:tcPr>
          <w:p w14:paraId="79341007" w14:textId="77777777" w:rsidR="00F728D8" w:rsidRPr="007939FC" w:rsidRDefault="00F728D8" w:rsidP="007939FC">
            <w:pPr>
              <w:keepNext/>
              <w:keepLines/>
              <w:jc w:val="center"/>
              <w:rPr>
                <w:rFonts w:ascii="Times New Roman" w:hAnsi="Times New Roman"/>
                <w:szCs w:val="20"/>
              </w:rPr>
            </w:pPr>
            <w:r w:rsidRPr="007939FC">
              <w:rPr>
                <w:rFonts w:ascii="Times New Roman" w:hAnsi="Times New Roman"/>
                <w:szCs w:val="20"/>
              </w:rPr>
              <w:t>0 – 7</w:t>
            </w:r>
          </w:p>
        </w:tc>
        <w:tc>
          <w:tcPr>
            <w:tcW w:w="1970" w:type="dxa"/>
            <w:shd w:val="clear" w:color="auto" w:fill="auto"/>
            <w:vAlign w:val="center"/>
          </w:tcPr>
          <w:p w14:paraId="5D57E583" w14:textId="77777777" w:rsidR="00F728D8" w:rsidRPr="007939FC" w:rsidRDefault="00F728D8" w:rsidP="007939FC">
            <w:pPr>
              <w:keepNext/>
              <w:keepLines/>
              <w:jc w:val="center"/>
              <w:rPr>
                <w:rFonts w:ascii="Times New Roman" w:hAnsi="Times New Roman"/>
                <w:szCs w:val="20"/>
              </w:rPr>
            </w:pPr>
            <w:r w:rsidRPr="007939FC">
              <w:rPr>
                <w:rFonts w:ascii="Times New Roman" w:hAnsi="Times New Roman"/>
                <w:szCs w:val="20"/>
              </w:rPr>
              <w:t>0 – 11</w:t>
            </w:r>
          </w:p>
        </w:tc>
      </w:tr>
      <w:bookmarkEnd w:id="590"/>
    </w:tbl>
    <w:p w14:paraId="5179470C" w14:textId="77777777" w:rsidR="00F728D8" w:rsidRPr="007939FC" w:rsidRDefault="00F728D8" w:rsidP="007939FC">
      <w:pPr>
        <w:jc w:val="center"/>
        <w:rPr>
          <w:rFonts w:ascii="Times New Roman" w:eastAsia="Malgun Gothic" w:hAnsi="Times New Roman"/>
          <w:b/>
          <w:position w:val="-10"/>
          <w:szCs w:val="20"/>
          <w:lang w:eastAsia="zh-CN"/>
        </w:rPr>
      </w:pPr>
    </w:p>
    <w:p w14:paraId="34A76B0E" w14:textId="77777777" w:rsidR="00F728D8" w:rsidRPr="007939FC" w:rsidRDefault="00F728D8" w:rsidP="007939FC">
      <w:pPr>
        <w:jc w:val="center"/>
        <w:rPr>
          <w:rFonts w:ascii="Times New Roman" w:eastAsia="SimSun" w:hAnsi="Times New Roman"/>
          <w:iCs/>
          <w:color w:val="0070C0"/>
          <w:szCs w:val="20"/>
          <w:lang w:eastAsia="zh-CN"/>
        </w:rPr>
      </w:pPr>
      <w:r w:rsidRPr="007939FC">
        <w:rPr>
          <w:rFonts w:ascii="Times New Roman" w:eastAsia="SimSun" w:hAnsi="Times New Roman"/>
          <w:iCs/>
          <w:color w:val="0070C0"/>
          <w:szCs w:val="20"/>
          <w:lang w:eastAsia="zh-CN"/>
        </w:rPr>
        <w:t>/************************** End of Text Proposal for 38.211*************************/</w:t>
      </w:r>
    </w:p>
    <w:p w14:paraId="15C2CDCF" w14:textId="77777777" w:rsidR="00F728D8" w:rsidRDefault="00F728D8" w:rsidP="00F728D8">
      <w:pPr>
        <w:rPr>
          <w:lang w:eastAsia="x-none"/>
        </w:rPr>
      </w:pPr>
    </w:p>
    <w:p w14:paraId="6D5E29E1" w14:textId="77777777" w:rsidR="00F728D8" w:rsidRPr="007939FC" w:rsidRDefault="00F728D8" w:rsidP="00F728D8">
      <w:pPr>
        <w:pStyle w:val="BodyText"/>
        <w:spacing w:after="0"/>
        <w:rPr>
          <w:rFonts w:eastAsia="SimSun"/>
          <w:iCs/>
          <w:lang w:eastAsia="zh-CN"/>
        </w:rPr>
      </w:pPr>
      <w:r w:rsidRPr="007939FC">
        <w:rPr>
          <w:rFonts w:eastAsia="SimSun"/>
          <w:iCs/>
          <w:highlight w:val="green"/>
          <w:lang w:eastAsia="zh-CN"/>
        </w:rPr>
        <w:t>Agreement</w:t>
      </w:r>
    </w:p>
    <w:p w14:paraId="507998F8" w14:textId="77777777" w:rsidR="00F728D8" w:rsidRPr="00F94E93" w:rsidRDefault="00F728D8" w:rsidP="00F728D8">
      <w:pPr>
        <w:pStyle w:val="BodyText"/>
        <w:spacing w:after="0"/>
        <w:rPr>
          <w:rFonts w:eastAsia="SimSun"/>
          <w:iCs/>
          <w:lang w:eastAsia="zh-CN"/>
        </w:rPr>
      </w:pPr>
      <w:r w:rsidRPr="00F94E93">
        <w:rPr>
          <w:rFonts w:eastAsia="SimSun" w:hint="eastAsia"/>
          <w:iCs/>
          <w:lang w:eastAsia="zh-CN"/>
        </w:rPr>
        <w:t>For P</w:t>
      </w:r>
      <w:r w:rsidRPr="00F94E93">
        <w:rPr>
          <w:rFonts w:eastAsia="SimSun"/>
          <w:iCs/>
          <w:lang w:eastAsia="zh-CN"/>
        </w:rPr>
        <w:t>D</w:t>
      </w:r>
      <w:r w:rsidRPr="00F94E93">
        <w:rPr>
          <w:rFonts w:eastAsia="SimSun" w:hint="eastAsia"/>
          <w:iCs/>
          <w:lang w:eastAsia="zh-CN"/>
        </w:rPr>
        <w:t>SCH</w:t>
      </w:r>
      <w:r>
        <w:rPr>
          <w:rFonts w:eastAsia="SimSun"/>
          <w:iCs/>
          <w:lang w:eastAsia="zh-CN"/>
        </w:rPr>
        <w:t>/PUSCH</w:t>
      </w:r>
      <w:r w:rsidRPr="00F94E93">
        <w:rPr>
          <w:rFonts w:eastAsia="SimSun" w:hint="eastAsia"/>
          <w:iCs/>
          <w:lang w:eastAsia="zh-CN"/>
        </w:rPr>
        <w:t xml:space="preserve"> mapping type A with 8 symbols duration </w:t>
      </w:r>
    </w:p>
    <w:p w14:paraId="63EE423A" w14:textId="77777777" w:rsidR="00F728D8" w:rsidRPr="00F94E93" w:rsidRDefault="00F728D8" w:rsidP="00017304">
      <w:pPr>
        <w:pStyle w:val="BodyText"/>
        <w:numPr>
          <w:ilvl w:val="0"/>
          <w:numId w:val="217"/>
        </w:numPr>
        <w:spacing w:after="0"/>
        <w:rPr>
          <w:iCs/>
          <w:lang w:eastAsia="zh-CN"/>
        </w:rPr>
      </w:pPr>
      <w:r>
        <w:rPr>
          <w:rFonts w:eastAsia="SimSun"/>
          <w:iCs/>
          <w:lang w:eastAsia="zh-CN"/>
        </w:rPr>
        <w:t>S</w:t>
      </w:r>
      <w:r w:rsidRPr="00F94E93">
        <w:rPr>
          <w:rFonts w:eastAsia="SimSun"/>
          <w:iCs/>
          <w:lang w:eastAsia="zh-CN"/>
        </w:rPr>
        <w:t xml:space="preserve">upport the value in the bracket (additional </w:t>
      </w:r>
      <w:r w:rsidRPr="00F94E93">
        <w:rPr>
          <w:rFonts w:eastAsia="SimSun" w:hint="eastAsia"/>
          <w:iCs/>
          <w:lang w:eastAsia="zh-CN"/>
        </w:rPr>
        <w:t xml:space="preserve">DMRS </w:t>
      </w:r>
      <w:r w:rsidRPr="00F94E93">
        <w:rPr>
          <w:rFonts w:eastAsia="SimSun"/>
          <w:iCs/>
          <w:lang w:eastAsia="zh-CN"/>
        </w:rPr>
        <w:t>in symbol 7 is supported)</w:t>
      </w:r>
    </w:p>
    <w:p w14:paraId="466F86A2" w14:textId="77777777" w:rsidR="00F728D8" w:rsidRPr="00F94E93" w:rsidRDefault="00F728D8" w:rsidP="00F728D8">
      <w:pPr>
        <w:pStyle w:val="BodyText"/>
        <w:spacing w:after="0"/>
        <w:rPr>
          <w:rFonts w:eastAsia="SimSun"/>
          <w:iCs/>
          <w:szCs w:val="20"/>
          <w:lang w:eastAsia="zh-CN"/>
        </w:rPr>
      </w:pPr>
      <w:r w:rsidRPr="00F94E93">
        <w:rPr>
          <w:rFonts w:eastAsia="SimSun"/>
          <w:iCs/>
          <w:szCs w:val="20"/>
          <w:lang w:eastAsia="zh-CN"/>
        </w:rPr>
        <w:t>For</w:t>
      </w:r>
      <w:r w:rsidRPr="00F94E93">
        <w:rPr>
          <w:rFonts w:eastAsia="SimSun" w:hint="eastAsia"/>
          <w:iCs/>
          <w:szCs w:val="20"/>
          <w:lang w:eastAsia="zh-CN"/>
        </w:rPr>
        <w:t xml:space="preserve"> PUSCH mapping type B with 5 symbols duration, </w:t>
      </w:r>
    </w:p>
    <w:p w14:paraId="3F8CCD58" w14:textId="77777777" w:rsidR="00F728D8" w:rsidRPr="00F94E93" w:rsidRDefault="00F728D8" w:rsidP="00017304">
      <w:pPr>
        <w:pStyle w:val="BodyText"/>
        <w:numPr>
          <w:ilvl w:val="0"/>
          <w:numId w:val="217"/>
        </w:numPr>
        <w:spacing w:after="0"/>
        <w:rPr>
          <w:iCs/>
          <w:szCs w:val="20"/>
          <w:lang w:eastAsia="zh-CN"/>
        </w:rPr>
      </w:pPr>
      <w:r w:rsidRPr="00F94E93">
        <w:rPr>
          <w:rFonts w:eastAsia="SimSun"/>
          <w:iCs/>
          <w:szCs w:val="20"/>
          <w:lang w:eastAsia="zh-CN"/>
        </w:rPr>
        <w:t xml:space="preserve">Support the value in the bracket (additional </w:t>
      </w:r>
      <w:r w:rsidRPr="00F94E93">
        <w:rPr>
          <w:rFonts w:eastAsia="SimSun" w:hint="eastAsia"/>
          <w:iCs/>
          <w:szCs w:val="20"/>
          <w:lang w:eastAsia="zh-CN"/>
        </w:rPr>
        <w:t xml:space="preserve">DMRS </w:t>
      </w:r>
      <w:r w:rsidRPr="00F94E93">
        <w:rPr>
          <w:rFonts w:eastAsia="SimSun"/>
          <w:iCs/>
          <w:szCs w:val="20"/>
          <w:lang w:eastAsia="zh-CN"/>
        </w:rPr>
        <w:t>in symbol 4 is supported)</w:t>
      </w:r>
    </w:p>
    <w:p w14:paraId="17AE704E" w14:textId="77777777" w:rsidR="00F728D8" w:rsidRPr="00F94E93" w:rsidRDefault="00F728D8" w:rsidP="00F728D8">
      <w:pPr>
        <w:rPr>
          <w:szCs w:val="20"/>
          <w:lang w:eastAsia="x-none"/>
        </w:rPr>
      </w:pPr>
      <w:r w:rsidRPr="001417BD">
        <w:rPr>
          <w:szCs w:val="20"/>
          <w:lang w:eastAsia="x-none"/>
        </w:rPr>
        <w:t>Send an LS to RAN4 to inform them of the potential issue on different power / different antenna (Peng)</w:t>
      </w:r>
    </w:p>
    <w:p w14:paraId="1A1710D1" w14:textId="77777777" w:rsidR="00F728D8" w:rsidRDefault="00F728D8" w:rsidP="00F728D8">
      <w:pPr>
        <w:rPr>
          <w:lang w:eastAsia="x-none"/>
        </w:rPr>
      </w:pPr>
    </w:p>
    <w:p w14:paraId="01ECE969" w14:textId="4A15453C" w:rsidR="00F728D8" w:rsidRPr="007939FC" w:rsidRDefault="0058452E" w:rsidP="00F728D8">
      <w:pPr>
        <w:rPr>
          <w:b/>
          <w:lang w:eastAsia="x-none"/>
        </w:rPr>
      </w:pPr>
      <w:hyperlink r:id="rId1251" w:history="1">
        <w:r w:rsidR="000F2B08" w:rsidRPr="007939FC">
          <w:rPr>
            <w:rStyle w:val="Hyperlink"/>
            <w:b/>
          </w:rPr>
          <w:t>R1-1807757</w:t>
        </w:r>
      </w:hyperlink>
      <w:r w:rsidR="00F728D8" w:rsidRPr="007939FC">
        <w:rPr>
          <w:b/>
          <w:lang w:eastAsia="x-none"/>
        </w:rPr>
        <w:tab/>
        <w:t>[DRAFT] LS on DMRS positions of PUSCH</w:t>
      </w:r>
      <w:r w:rsidR="00F728D8" w:rsidRPr="007939FC">
        <w:rPr>
          <w:b/>
          <w:lang w:eastAsia="x-none"/>
        </w:rPr>
        <w:tab/>
        <w:t>vivo</w:t>
      </w:r>
    </w:p>
    <w:p w14:paraId="78C31F8F" w14:textId="0EA032A8" w:rsidR="00F728D8" w:rsidRDefault="007939FC" w:rsidP="00F728D8">
      <w:pPr>
        <w:rPr>
          <w:lang w:eastAsia="x-none"/>
        </w:rPr>
      </w:pPr>
      <w:r w:rsidRPr="007939FC">
        <w:rPr>
          <w:b/>
          <w:lang w:eastAsia="x-none"/>
        </w:rPr>
        <w:t>Decision:</w:t>
      </w:r>
      <w:r w:rsidRPr="007939FC">
        <w:rPr>
          <w:lang w:eastAsia="x-none"/>
        </w:rPr>
        <w:t xml:space="preserve"> Final </w:t>
      </w:r>
      <w:r w:rsidR="00F728D8" w:rsidRPr="007939FC">
        <w:rPr>
          <w:lang w:eastAsia="x-none"/>
        </w:rPr>
        <w:t xml:space="preserve">LS is </w:t>
      </w:r>
      <w:r w:rsidR="00F728D8" w:rsidRPr="001417BD">
        <w:rPr>
          <w:highlight w:val="green"/>
          <w:lang w:eastAsia="x-none"/>
        </w:rPr>
        <w:t xml:space="preserve">approved in </w:t>
      </w:r>
      <w:hyperlink r:id="rId1252" w:history="1">
        <w:r w:rsidR="000F2B08">
          <w:rPr>
            <w:rStyle w:val="Hyperlink"/>
            <w:highlight w:val="green"/>
            <w:lang w:eastAsia="x-none"/>
          </w:rPr>
          <w:t>R1-1807726</w:t>
        </w:r>
      </w:hyperlink>
      <w:r>
        <w:rPr>
          <w:rStyle w:val="Hyperlink"/>
          <w:lang w:eastAsia="x-none"/>
        </w:rPr>
        <w:t>.</w:t>
      </w:r>
    </w:p>
    <w:p w14:paraId="709E968D" w14:textId="77777777" w:rsidR="00F728D8" w:rsidRDefault="00F728D8" w:rsidP="00F728D8">
      <w:pPr>
        <w:rPr>
          <w:lang w:eastAsia="x-none"/>
        </w:rPr>
      </w:pPr>
    </w:p>
    <w:p w14:paraId="0F029BD5" w14:textId="77777777" w:rsidR="00F728D8" w:rsidRPr="00AF03B4" w:rsidRDefault="00F728D8" w:rsidP="00F728D8">
      <w:pPr>
        <w:rPr>
          <w:b/>
          <w:lang w:eastAsia="x-none"/>
        </w:rPr>
      </w:pPr>
      <w:r w:rsidRPr="00AF03B4">
        <w:rPr>
          <w:b/>
          <w:lang w:eastAsia="x-none"/>
        </w:rPr>
        <w:t>Conclusion:</w:t>
      </w:r>
    </w:p>
    <w:p w14:paraId="7220F08D" w14:textId="77777777" w:rsidR="00F728D8" w:rsidRDefault="00F728D8" w:rsidP="00F728D8">
      <w:pPr>
        <w:rPr>
          <w:lang w:eastAsia="x-none"/>
        </w:rPr>
      </w:pPr>
      <w:r>
        <w:rPr>
          <w:lang w:eastAsia="x-none"/>
        </w:rPr>
        <w:t>No consensus in RAN1 for addressing h</w:t>
      </w:r>
      <w:r w:rsidRPr="00E65CF2">
        <w:rPr>
          <w:lang w:eastAsia="x-none"/>
        </w:rPr>
        <w:t>igh PAPR in CP-OFDM DMRS</w:t>
      </w:r>
      <w:r>
        <w:rPr>
          <w:lang w:eastAsia="x-none"/>
        </w:rPr>
        <w:t xml:space="preserve"> for NR Rel-15.</w:t>
      </w:r>
    </w:p>
    <w:p w14:paraId="74B93792" w14:textId="77777777" w:rsidR="00F728D8" w:rsidRDefault="00F728D8" w:rsidP="00F728D8">
      <w:pPr>
        <w:rPr>
          <w:lang w:eastAsia="x-none"/>
        </w:rPr>
      </w:pPr>
    </w:p>
    <w:p w14:paraId="0095E10A" w14:textId="7FCC3BEA" w:rsidR="00F728D8" w:rsidRPr="00470854" w:rsidRDefault="0058452E" w:rsidP="00F728D8">
      <w:pPr>
        <w:rPr>
          <w:b/>
          <w:lang w:eastAsia="x-none"/>
        </w:rPr>
      </w:pPr>
      <w:hyperlink r:id="rId1253" w:history="1">
        <w:r w:rsidR="000F2B08" w:rsidRPr="00470854">
          <w:rPr>
            <w:rStyle w:val="Hyperlink"/>
            <w:b/>
          </w:rPr>
          <w:t>R1-1807745</w:t>
        </w:r>
      </w:hyperlink>
      <w:r w:rsidR="00F728D8" w:rsidRPr="00470854">
        <w:rPr>
          <w:b/>
          <w:lang w:eastAsia="x-none"/>
        </w:rPr>
        <w:tab/>
        <w:t>Finalizing PDSCH/PUSCH’s DM-RS for NR Rel-15</w:t>
      </w:r>
      <w:r w:rsidR="00F728D8" w:rsidRPr="00470854">
        <w:rPr>
          <w:b/>
          <w:lang w:eastAsia="x-none"/>
        </w:rPr>
        <w:tab/>
        <w:t>Qualcomm</w:t>
      </w:r>
    </w:p>
    <w:p w14:paraId="10E6FFFF" w14:textId="77777777" w:rsidR="00F728D8" w:rsidRDefault="00F728D8" w:rsidP="00F728D8">
      <w:pPr>
        <w:rPr>
          <w:lang w:eastAsia="x-none"/>
        </w:rPr>
      </w:pPr>
    </w:p>
    <w:p w14:paraId="08F7986E" w14:textId="77777777" w:rsidR="00F728D8" w:rsidRPr="007939FC" w:rsidRDefault="00F728D8" w:rsidP="00F728D8">
      <w:pPr>
        <w:rPr>
          <w:rFonts w:ascii="Times New Roman" w:hAnsi="Times New Roman"/>
          <w:szCs w:val="20"/>
          <w:lang w:eastAsia="x-none"/>
        </w:rPr>
      </w:pPr>
      <w:r w:rsidRPr="007939FC">
        <w:rPr>
          <w:rFonts w:ascii="Times New Roman" w:hAnsi="Times New Roman"/>
          <w:szCs w:val="20"/>
          <w:highlight w:val="green"/>
          <w:lang w:eastAsia="x-none"/>
        </w:rPr>
        <w:t>Agreement</w:t>
      </w:r>
    </w:p>
    <w:p w14:paraId="1D9F7B2F" w14:textId="77777777" w:rsidR="00F728D8" w:rsidRPr="008244D8" w:rsidRDefault="00F728D8" w:rsidP="00F728D8">
      <w:pPr>
        <w:rPr>
          <w:rFonts w:ascii="Times New Roman" w:eastAsia="Symbol" w:hAnsi="Times New Roman"/>
          <w:szCs w:val="20"/>
          <w:lang w:eastAsia="ko-KR"/>
        </w:rPr>
      </w:pPr>
      <w:r w:rsidRPr="008244D8">
        <w:rPr>
          <w:rFonts w:ascii="Times New Roman" w:eastAsia="Symbol" w:hAnsi="Times New Roman"/>
          <w:szCs w:val="20"/>
          <w:lang w:eastAsia="ko-KR"/>
        </w:rPr>
        <w:t>=============================== Text Proposal for TS38.211 ===============================</w:t>
      </w:r>
    </w:p>
    <w:p w14:paraId="0A457349" w14:textId="77777777" w:rsidR="00F728D8" w:rsidRPr="007939FC" w:rsidRDefault="00F728D8" w:rsidP="007939FC">
      <w:pPr>
        <w:rPr>
          <w:rFonts w:ascii="Times New Roman" w:hAnsi="Times New Roman"/>
          <w:b/>
          <w:lang w:eastAsia="x-none"/>
        </w:rPr>
      </w:pPr>
      <w:bookmarkStart w:id="595" w:name="_Toc510519347"/>
      <w:bookmarkStart w:id="596" w:name="_Toc500952731"/>
      <w:r w:rsidRPr="007939FC">
        <w:rPr>
          <w:rFonts w:ascii="Times New Roman" w:hAnsi="Times New Roman"/>
          <w:b/>
          <w:lang w:eastAsia="x-none"/>
        </w:rPr>
        <w:t>6.4.1.1</w:t>
      </w:r>
      <w:r w:rsidRPr="007939FC">
        <w:rPr>
          <w:rFonts w:ascii="Times New Roman" w:hAnsi="Times New Roman"/>
          <w:b/>
          <w:lang w:eastAsia="x-none"/>
        </w:rPr>
        <w:tab/>
        <w:t>Demodulation reference signal for PUSCH</w:t>
      </w:r>
      <w:bookmarkEnd w:id="595"/>
    </w:p>
    <w:p w14:paraId="25647201" w14:textId="77777777" w:rsidR="00F728D8" w:rsidRPr="007939FC" w:rsidRDefault="00F728D8" w:rsidP="007939FC">
      <w:pPr>
        <w:rPr>
          <w:rFonts w:ascii="Times New Roman" w:hAnsi="Times New Roman"/>
          <w:b/>
          <w:lang w:eastAsia="x-none"/>
        </w:rPr>
      </w:pPr>
      <w:bookmarkStart w:id="597" w:name="_Toc510519348"/>
      <w:r w:rsidRPr="007939FC">
        <w:rPr>
          <w:rFonts w:ascii="Times New Roman" w:hAnsi="Times New Roman"/>
          <w:b/>
          <w:lang w:eastAsia="x-none"/>
        </w:rPr>
        <w:t>6.4.1.1.1</w:t>
      </w:r>
      <w:r w:rsidRPr="007939FC">
        <w:rPr>
          <w:rFonts w:ascii="Times New Roman" w:hAnsi="Times New Roman"/>
          <w:b/>
          <w:lang w:eastAsia="x-none"/>
        </w:rPr>
        <w:tab/>
        <w:t>Sequence generation</w:t>
      </w:r>
      <w:bookmarkEnd w:id="597"/>
    </w:p>
    <w:p w14:paraId="19764E38" w14:textId="77777777" w:rsidR="00F728D8" w:rsidRPr="007939FC" w:rsidRDefault="00F728D8" w:rsidP="007939FC">
      <w:pPr>
        <w:pStyle w:val="H6"/>
        <w:spacing w:before="0" w:after="0"/>
        <w:rPr>
          <w:rFonts w:ascii="Times New Roman" w:hAnsi="Times New Roman"/>
        </w:rPr>
      </w:pPr>
      <w:r w:rsidRPr="007939FC">
        <w:rPr>
          <w:rFonts w:ascii="Times New Roman" w:hAnsi="Times New Roman"/>
        </w:rPr>
        <w:t>6.4.1.1.1.1</w:t>
      </w:r>
      <w:r w:rsidRPr="007939FC">
        <w:rPr>
          <w:rFonts w:ascii="Times New Roman" w:hAnsi="Times New Roman"/>
        </w:rPr>
        <w:tab/>
        <w:t>Sequence generation when transform precoding is disabled</w:t>
      </w:r>
    </w:p>
    <w:p w14:paraId="6AA37EDD" w14:textId="77777777" w:rsidR="00F728D8" w:rsidRPr="007939FC" w:rsidRDefault="00F728D8" w:rsidP="007939FC">
      <w:pPr>
        <w:rPr>
          <w:rFonts w:ascii="Times New Roman" w:hAnsi="Times New Roman"/>
          <w:szCs w:val="20"/>
        </w:rPr>
      </w:pPr>
      <w:r w:rsidRPr="007939FC">
        <w:rPr>
          <w:rFonts w:ascii="Times New Roman" w:hAnsi="Times New Roman"/>
          <w:szCs w:val="20"/>
        </w:rPr>
        <w:t xml:space="preserve">If transform precoding for PUSCH is not enabled, the sequence </w:t>
      </w:r>
      <w:r w:rsidRPr="007939FC">
        <w:rPr>
          <w:rFonts w:ascii="Times New Roman" w:hAnsi="Times New Roman"/>
          <w:position w:val="-10"/>
          <w:szCs w:val="20"/>
        </w:rPr>
        <w:object w:dxaOrig="420" w:dyaOrig="300" w14:anchorId="7EEC9ABE">
          <v:shape id="_x0000_i1124" type="#_x0000_t75" style="width:22.2pt;height:15.6pt" o:ole="">
            <v:imagedata r:id="rId1254" o:title=""/>
          </v:shape>
          <o:OLEObject Type="Embed" ProgID="Equation.DSMT4" ShapeID="_x0000_i1124" DrawAspect="Content" ObjectID="_1596006173" r:id="rId1255"/>
        </w:object>
      </w:r>
      <w:r w:rsidRPr="007939FC">
        <w:rPr>
          <w:rFonts w:ascii="Times New Roman" w:hAnsi="Times New Roman"/>
          <w:szCs w:val="20"/>
        </w:rPr>
        <w:t xml:space="preserve"> shall be generated according to</w:t>
      </w:r>
    </w:p>
    <w:p w14:paraId="1D46D58B" w14:textId="77777777" w:rsidR="00F728D8" w:rsidRPr="007939FC" w:rsidRDefault="00F728D8" w:rsidP="007939FC">
      <w:pPr>
        <w:pStyle w:val="EQ"/>
        <w:spacing w:after="0"/>
        <w:jc w:val="center"/>
      </w:pPr>
      <w:r w:rsidRPr="007939FC">
        <w:rPr>
          <w:position w:val="-24"/>
        </w:rPr>
        <w:object w:dxaOrig="3855" w:dyaOrig="570" w14:anchorId="55F97989">
          <v:shape id="_x0000_i1125" type="#_x0000_t75" style="width:193.8pt;height:29.4pt" o:ole="">
            <v:imagedata r:id="rId1256" o:title=""/>
          </v:shape>
          <o:OLEObject Type="Embed" ProgID="Equation.DSMT4" ShapeID="_x0000_i1125" DrawAspect="Content" ObjectID="_1596006174" r:id="rId1257"/>
        </w:object>
      </w:r>
      <w:r w:rsidRPr="007939FC">
        <w:t>.</w:t>
      </w:r>
    </w:p>
    <w:p w14:paraId="417AEAD8" w14:textId="77777777" w:rsidR="00F728D8" w:rsidRPr="007939FC" w:rsidRDefault="00F728D8" w:rsidP="007939FC">
      <w:pPr>
        <w:rPr>
          <w:rFonts w:ascii="Times New Roman" w:hAnsi="Times New Roman"/>
          <w:szCs w:val="20"/>
        </w:rPr>
      </w:pPr>
      <w:r w:rsidRPr="007939FC">
        <w:rPr>
          <w:rFonts w:ascii="Times New Roman" w:hAnsi="Times New Roman"/>
          <w:szCs w:val="20"/>
        </w:rPr>
        <w:t xml:space="preserve">where the pseudo-random sequence </w:t>
      </w:r>
      <w:r w:rsidRPr="007939FC">
        <w:rPr>
          <w:rFonts w:ascii="Times New Roman" w:hAnsi="Times New Roman"/>
          <w:position w:val="-10"/>
          <w:szCs w:val="20"/>
        </w:rPr>
        <w:object w:dxaOrig="345" w:dyaOrig="300" w14:anchorId="5EB86930">
          <v:shape id="_x0000_i1126" type="#_x0000_t75" style="width:17.4pt;height:15.6pt" o:ole="">
            <v:imagedata r:id="rId1258" o:title=""/>
          </v:shape>
          <o:OLEObject Type="Embed" ProgID="Equation.3" ShapeID="_x0000_i1126" DrawAspect="Content" ObjectID="_1596006175" r:id="rId1259"/>
        </w:object>
      </w:r>
      <w:r w:rsidRPr="007939FC">
        <w:rPr>
          <w:rFonts w:ascii="Times New Roman" w:hAnsi="Times New Roman"/>
          <w:szCs w:val="20"/>
        </w:rPr>
        <w:t xml:space="preserve"> is defined in clause 5.2.1. The pseudo-random sequence generator shall be initialized with</w:t>
      </w:r>
    </w:p>
    <w:p w14:paraId="239046E6" w14:textId="77777777" w:rsidR="00F728D8" w:rsidRPr="007939FC" w:rsidRDefault="00F728D8" w:rsidP="007939FC">
      <w:pPr>
        <w:pStyle w:val="EQ"/>
        <w:spacing w:after="0"/>
        <w:jc w:val="center"/>
      </w:pPr>
      <w:r w:rsidRPr="007939FC">
        <w:rPr>
          <w:position w:val="-16"/>
        </w:rPr>
        <w:object w:dxaOrig="5160" w:dyaOrig="420" w14:anchorId="63A85045">
          <v:shape id="_x0000_i1127" type="#_x0000_t75" style="width:258pt;height:22.2pt" o:ole="">
            <v:imagedata r:id="rId1260" o:title=""/>
          </v:shape>
          <o:OLEObject Type="Embed" ProgID="Equation.DSMT4" ShapeID="_x0000_i1127" DrawAspect="Content" ObjectID="_1596006176" r:id="rId1261"/>
        </w:object>
      </w:r>
    </w:p>
    <w:p w14:paraId="70FCA4A4" w14:textId="77777777" w:rsidR="00F728D8" w:rsidRPr="007939FC" w:rsidRDefault="00F728D8" w:rsidP="007939FC">
      <w:pPr>
        <w:rPr>
          <w:rFonts w:ascii="Times New Roman" w:hAnsi="Times New Roman"/>
          <w:szCs w:val="20"/>
        </w:rPr>
      </w:pPr>
      <w:r w:rsidRPr="007939FC">
        <w:rPr>
          <w:rFonts w:ascii="Times New Roman" w:hAnsi="Times New Roman"/>
          <w:szCs w:val="20"/>
        </w:rPr>
        <w:t xml:space="preserve">where </w:t>
      </w:r>
      <w:r w:rsidRPr="007939FC">
        <w:rPr>
          <w:rFonts w:ascii="Times New Roman" w:hAnsi="Times New Roman"/>
          <w:position w:val="-6"/>
          <w:szCs w:val="20"/>
        </w:rPr>
        <w:object w:dxaOrig="120" w:dyaOrig="240" w14:anchorId="4B1C4E3E">
          <v:shape id="_x0000_i1128" type="#_x0000_t75" style="width:6pt;height:12.6pt" o:ole="">
            <v:imagedata r:id="rId1262" o:title=""/>
          </v:shape>
          <o:OLEObject Type="Embed" ProgID="Equation.3" ShapeID="_x0000_i1128" DrawAspect="Content" ObjectID="_1596006177" r:id="rId1263"/>
        </w:object>
      </w:r>
      <w:r w:rsidRPr="007939FC">
        <w:rPr>
          <w:rFonts w:ascii="Times New Roman" w:hAnsi="Times New Roman"/>
          <w:szCs w:val="20"/>
        </w:rPr>
        <w:t xml:space="preserve"> is the OFDM symbol number within the slot, </w:t>
      </w:r>
      <w:r w:rsidRPr="007939FC">
        <w:rPr>
          <w:rFonts w:ascii="Times New Roman" w:hAnsi="Times New Roman"/>
          <w:position w:val="-14"/>
          <w:szCs w:val="20"/>
        </w:rPr>
        <w:object w:dxaOrig="345" w:dyaOrig="375" w14:anchorId="17F27EF0">
          <v:shape id="_x0000_i1129" type="#_x0000_t75" style="width:17.4pt;height:18.6pt" o:ole="">
            <v:imagedata r:id="rId1264" o:title=""/>
          </v:shape>
          <o:OLEObject Type="Embed" ProgID="Equation.3" ShapeID="_x0000_i1129" DrawAspect="Content" ObjectID="_1596006178" r:id="rId1265"/>
        </w:object>
      </w:r>
      <w:r w:rsidRPr="007939FC">
        <w:rPr>
          <w:rFonts w:ascii="Times New Roman" w:hAnsi="Times New Roman"/>
          <w:szCs w:val="20"/>
        </w:rPr>
        <w:t xml:space="preserve"> is the slot number within a frame, and</w:t>
      </w:r>
    </w:p>
    <w:p w14:paraId="27452589" w14:textId="77777777" w:rsidR="00F728D8" w:rsidRPr="007939FC" w:rsidRDefault="00F728D8" w:rsidP="007939FC">
      <w:pPr>
        <w:pStyle w:val="B1"/>
        <w:spacing w:after="0"/>
        <w:rPr>
          <w:ins w:id="598" w:author="Author" w:date="1901-01-01T00:00:00Z"/>
          <w:rFonts w:ascii="Times New Roman" w:hAnsi="Times New Roman"/>
        </w:rPr>
      </w:pPr>
      <w:r w:rsidRPr="007939FC">
        <w:rPr>
          <w:rFonts w:ascii="Times New Roman" w:hAnsi="Times New Roman"/>
        </w:rPr>
        <w:t>-</w:t>
      </w:r>
      <w:r w:rsidRPr="007939FC">
        <w:rPr>
          <w:rFonts w:ascii="Times New Roman" w:hAnsi="Times New Roman"/>
        </w:rPr>
        <w:tab/>
      </w:r>
      <w:r w:rsidRPr="007939FC">
        <w:rPr>
          <w:rFonts w:ascii="Times New Roman" w:hAnsi="Times New Roman"/>
          <w:position w:val="-10"/>
        </w:rPr>
        <w:object w:dxaOrig="1035" w:dyaOrig="300" w14:anchorId="4CFC6B91">
          <v:shape id="_x0000_i1130" type="#_x0000_t75" style="width:51.6pt;height:15.6pt" o:ole="">
            <v:imagedata r:id="rId1266" o:title=""/>
          </v:shape>
          <o:OLEObject Type="Embed" ProgID="Equation.3" ShapeID="_x0000_i1130" DrawAspect="Content" ObjectID="_1596006179" r:id="rId1267"/>
        </w:object>
      </w:r>
      <w:r w:rsidRPr="007939FC">
        <w:rPr>
          <w:rFonts w:ascii="Times New Roman" w:hAnsi="Times New Roman"/>
        </w:rPr>
        <w:t xml:space="preserve"> and </w:t>
      </w:r>
      <w:del w:id="599" w:author="Author">
        <w:r w:rsidRPr="007939FC">
          <w:rPr>
            <w:rFonts w:ascii="Times New Roman" w:hAnsi="Times New Roman"/>
            <w:position w:val="-10"/>
          </w:rPr>
          <w:object w:dxaOrig="1860" w:dyaOrig="345" w14:anchorId="0AB7843A">
            <v:shape id="_x0000_i1131" type="#_x0000_t75" style="width:93.6pt;height:17.4pt" o:ole="">
              <v:imagedata r:id="rId1268" o:title=""/>
            </v:shape>
            <o:OLEObject Type="Embed" ProgID="Equation.3" ShapeID="_x0000_i1131" DrawAspect="Content" ObjectID="_1596006180" r:id="rId1269"/>
          </w:object>
        </w:r>
      </w:del>
      <w:ins w:id="600" w:author="Author">
        <w:r w:rsidRPr="007939FC">
          <w:rPr>
            <w:rFonts w:ascii="Times New Roman" w:hAnsi="Times New Roman"/>
            <w:position w:val="-12"/>
          </w:rPr>
          <w:object w:dxaOrig="2115" w:dyaOrig="345" w14:anchorId="3D5863C9">
            <v:shape id="_x0000_i1132" type="#_x0000_t75" style="width:106.2pt;height:17.4pt" o:ole="">
              <v:imagedata r:id="rId1270" o:title=""/>
            </v:shape>
            <o:OLEObject Type="Embed" ProgID="Equation.DSMT4" ShapeID="_x0000_i1132" DrawAspect="Content" ObjectID="_1596006181" r:id="rId1271"/>
          </w:object>
        </w:r>
      </w:ins>
      <w:r w:rsidRPr="007939FC">
        <w:rPr>
          <w:rFonts w:ascii="Times New Roman" w:hAnsi="Times New Roman"/>
        </w:rPr>
        <w:t xml:space="preserve"> </w:t>
      </w:r>
      <w:del w:id="601" w:author="Author">
        <w:r w:rsidRPr="007939FC">
          <w:rPr>
            <w:rFonts w:ascii="Times New Roman" w:hAnsi="Times New Roman"/>
          </w:rPr>
          <w:delText xml:space="preserve">is </w:delText>
        </w:r>
      </w:del>
      <w:ins w:id="602" w:author="Author">
        <w:r w:rsidRPr="007939FC">
          <w:rPr>
            <w:rFonts w:ascii="Times New Roman" w:hAnsi="Times New Roman"/>
          </w:rPr>
          <w:t xml:space="preserve">are </w:t>
        </w:r>
      </w:ins>
      <w:r w:rsidRPr="007939FC">
        <w:rPr>
          <w:rFonts w:ascii="Times New Roman" w:hAnsi="Times New Roman"/>
        </w:rPr>
        <w:t>given by the higher-layer parameter</w:t>
      </w:r>
      <w:ins w:id="603" w:author="Author">
        <w:r w:rsidRPr="007939FC">
          <w:rPr>
            <w:rFonts w:ascii="Times New Roman" w:hAnsi="Times New Roman"/>
          </w:rPr>
          <w:t>s</w:t>
        </w:r>
      </w:ins>
      <w:r w:rsidRPr="007939FC">
        <w:rPr>
          <w:rFonts w:ascii="Times New Roman" w:hAnsi="Times New Roman"/>
        </w:rPr>
        <w:t xml:space="preserve"> </w:t>
      </w:r>
      <w:ins w:id="604" w:author="Author">
        <w:r w:rsidRPr="007939FC">
          <w:rPr>
            <w:rFonts w:ascii="Times New Roman" w:hAnsi="Times New Roman"/>
            <w:i/>
          </w:rPr>
          <w:t>scramblingID0</w:t>
        </w:r>
        <w:r w:rsidRPr="007939FC">
          <w:rPr>
            <w:rFonts w:ascii="Times New Roman" w:hAnsi="Times New Roman"/>
          </w:rPr>
          <w:t xml:space="preserve"> and </w:t>
        </w:r>
        <w:r w:rsidRPr="007939FC">
          <w:rPr>
            <w:rFonts w:ascii="Times New Roman" w:hAnsi="Times New Roman"/>
            <w:i/>
          </w:rPr>
          <w:t>scramblingID1</w:t>
        </w:r>
        <w:r w:rsidRPr="007939FC">
          <w:rPr>
            <w:rFonts w:ascii="Times New Roman" w:hAnsi="Times New Roman"/>
          </w:rPr>
          <w:t xml:space="preserve">, respectively, in the </w:t>
        </w:r>
        <w:r w:rsidRPr="007939FC">
          <w:rPr>
            <w:rFonts w:ascii="Times New Roman" w:hAnsi="Times New Roman"/>
            <w:i/>
          </w:rPr>
          <w:t xml:space="preserve">DMRS-UplinkConfig </w:t>
        </w:r>
        <w:r w:rsidRPr="007939FC">
          <w:rPr>
            <w:rFonts w:ascii="Times New Roman" w:hAnsi="Times New Roman"/>
          </w:rPr>
          <w:t>IE</w:t>
        </w:r>
      </w:ins>
      <w:del w:id="605" w:author="Author">
        <w:r w:rsidRPr="007939FC">
          <w:rPr>
            <w:rFonts w:ascii="Times New Roman" w:hAnsi="Times New Roman"/>
            <w:i/>
          </w:rPr>
          <w:delText>UL-DMRS-Scrambling-ID</w:delText>
        </w:r>
      </w:del>
      <w:r w:rsidRPr="007939FC">
        <w:rPr>
          <w:rFonts w:ascii="Times New Roman" w:hAnsi="Times New Roman"/>
        </w:rPr>
        <w:t xml:space="preserve"> if provided and the PUSCH is </w:t>
      </w:r>
      <w:ins w:id="606" w:author="Author">
        <w:r w:rsidRPr="007939FC">
          <w:rPr>
            <w:rFonts w:ascii="Times New Roman" w:hAnsi="Times New Roman"/>
            <w:color w:val="FF0000"/>
            <w:u w:val="single"/>
          </w:rPr>
          <w:t>scheduled by DCI format 0_1</w:t>
        </w:r>
      </w:ins>
      <w:r w:rsidRPr="007939FC">
        <w:rPr>
          <w:rFonts w:ascii="Times New Roman" w:hAnsi="Times New Roman"/>
        </w:rPr>
        <w:t xml:space="preserve"> </w:t>
      </w:r>
      <w:r w:rsidRPr="007939FC">
        <w:rPr>
          <w:rFonts w:ascii="Times New Roman" w:hAnsi="Times New Roman"/>
          <w:strike/>
          <w:color w:val="FF0000"/>
        </w:rPr>
        <w:t>not a msg3 PUSCH according to clause 8.3 in [5, TS 38.213]</w:t>
      </w:r>
      <w:ins w:id="607" w:author="Author">
        <w:r w:rsidRPr="007939FC">
          <w:rPr>
            <w:rFonts w:ascii="Times New Roman" w:hAnsi="Times New Roman"/>
          </w:rPr>
          <w:t>;</w:t>
        </w:r>
      </w:ins>
      <w:del w:id="608" w:author="Author">
        <w:r w:rsidRPr="007939FC">
          <w:rPr>
            <w:rFonts w:ascii="Times New Roman" w:hAnsi="Times New Roman"/>
          </w:rPr>
          <w:delText>.</w:delText>
        </w:r>
      </w:del>
    </w:p>
    <w:p w14:paraId="22BDB949" w14:textId="77777777" w:rsidR="00F728D8" w:rsidRPr="007939FC" w:rsidRDefault="00F728D8" w:rsidP="007939FC">
      <w:pPr>
        <w:pStyle w:val="B1"/>
        <w:spacing w:after="0"/>
        <w:rPr>
          <w:rFonts w:ascii="Times New Roman" w:hAnsi="Times New Roman"/>
        </w:rPr>
      </w:pPr>
      <w:ins w:id="609" w:author="Author">
        <w:r w:rsidRPr="007939FC">
          <w:rPr>
            <w:rFonts w:ascii="Times New Roman" w:hAnsi="Times New Roman"/>
          </w:rPr>
          <w:t>-</w:t>
        </w:r>
        <w:r w:rsidRPr="007939FC">
          <w:rPr>
            <w:rFonts w:ascii="Times New Roman" w:hAnsi="Times New Roman"/>
          </w:rPr>
          <w:tab/>
        </w:r>
      </w:ins>
      <w:ins w:id="610" w:author="Author">
        <w:r w:rsidRPr="007939FC">
          <w:rPr>
            <w:rFonts w:ascii="Times New Roman" w:hAnsi="Times New Roman"/>
            <w:position w:val="-10"/>
          </w:rPr>
          <w:object w:dxaOrig="765" w:dyaOrig="300" w14:anchorId="02F8F123">
            <v:shape id="_x0000_i1133" type="#_x0000_t75" style="width:37.2pt;height:15.6pt" o:ole="">
              <v:imagedata r:id="rId1272" o:title=""/>
            </v:shape>
            <o:OLEObject Type="Embed" ProgID="Equation.DSMT4" ShapeID="_x0000_i1133" DrawAspect="Content" ObjectID="_1596006182" r:id="rId1273"/>
          </w:object>
        </w:r>
      </w:ins>
      <w:ins w:id="611" w:author="Author">
        <w:r w:rsidRPr="007939FC">
          <w:rPr>
            <w:rFonts w:ascii="Times New Roman" w:hAnsi="Times New Roman"/>
          </w:rPr>
          <w:t xml:space="preserve"> and </w:t>
        </w:r>
      </w:ins>
      <w:ins w:id="612" w:author="Author">
        <w:r w:rsidRPr="007939FC">
          <w:rPr>
            <w:rFonts w:ascii="Times New Roman" w:hAnsi="Times New Roman"/>
            <w:position w:val="-12"/>
          </w:rPr>
          <w:object w:dxaOrig="1740" w:dyaOrig="345" w14:anchorId="23477A66">
            <v:shape id="_x0000_i1134" type="#_x0000_t75" style="width:87.6pt;height:17.4pt" o:ole="">
              <v:imagedata r:id="rId1274" o:title=""/>
            </v:shape>
            <o:OLEObject Type="Embed" ProgID="Equation.DSMT4" ShapeID="_x0000_i1134" DrawAspect="Content" ObjectID="_1596006183" r:id="rId1275"/>
          </w:object>
        </w:r>
      </w:ins>
      <w:ins w:id="613" w:author="Author">
        <w:r w:rsidRPr="007939FC">
          <w:rPr>
            <w:rFonts w:ascii="Times New Roman" w:hAnsi="Times New Roman"/>
          </w:rPr>
          <w:t xml:space="preserve"> is given by the higher-layer parameter </w:t>
        </w:r>
        <w:r w:rsidRPr="007939FC">
          <w:rPr>
            <w:rFonts w:ascii="Times New Roman" w:hAnsi="Times New Roman"/>
            <w:i/>
          </w:rPr>
          <w:t>scramblingID0</w:t>
        </w:r>
        <w:r w:rsidRPr="007939FC">
          <w:rPr>
            <w:rFonts w:ascii="Times New Roman" w:hAnsi="Times New Roman"/>
          </w:rPr>
          <w:t xml:space="preserve"> in the </w:t>
        </w:r>
        <w:r w:rsidRPr="007939FC">
          <w:rPr>
            <w:rFonts w:ascii="Times New Roman" w:hAnsi="Times New Roman"/>
            <w:i/>
          </w:rPr>
          <w:t xml:space="preserve">DMRS-UplinkConfig </w:t>
        </w:r>
        <w:r w:rsidRPr="007939FC">
          <w:rPr>
            <w:rFonts w:ascii="Times New Roman" w:hAnsi="Times New Roman"/>
          </w:rPr>
          <w:t>IE if provided and the PUSCH is scheduled by DCI format 0_0 with the CRC scrambled by C-RNTI;</w:t>
        </w:r>
      </w:ins>
    </w:p>
    <w:p w14:paraId="6379E80E" w14:textId="77777777" w:rsidR="00F728D8" w:rsidRPr="007939FC" w:rsidRDefault="00F728D8" w:rsidP="007939FC">
      <w:pPr>
        <w:pStyle w:val="B1"/>
        <w:spacing w:after="0"/>
        <w:rPr>
          <w:rFonts w:ascii="Times New Roman" w:hAnsi="Times New Roman"/>
        </w:rPr>
      </w:pPr>
      <w:r w:rsidRPr="007939FC">
        <w:rPr>
          <w:rFonts w:ascii="Times New Roman" w:hAnsi="Times New Roman"/>
        </w:rPr>
        <w:t>-</w:t>
      </w:r>
      <w:r w:rsidRPr="007939FC">
        <w:rPr>
          <w:rFonts w:ascii="Times New Roman" w:hAnsi="Times New Roman"/>
        </w:rPr>
        <w:tab/>
      </w:r>
      <w:r w:rsidRPr="007939FC">
        <w:rPr>
          <w:rFonts w:ascii="Times New Roman" w:hAnsi="Times New Roman"/>
          <w:strike/>
          <w:color w:val="FF0000"/>
          <w:position w:val="-10"/>
        </w:rPr>
        <w:object w:dxaOrig="840" w:dyaOrig="300" w14:anchorId="082F54C1">
          <v:shape id="_x0000_i1135" type="#_x0000_t75" style="width:42pt;height:15.6pt" o:ole="">
            <v:imagedata r:id="rId1276" o:title=""/>
          </v:shape>
          <o:OLEObject Type="Embed" ProgID="Equation.3" ShapeID="_x0000_i1135" DrawAspect="Content" ObjectID="_1596006184" r:id="rId1277"/>
        </w:object>
      </w:r>
      <w:r w:rsidRPr="007939FC">
        <w:rPr>
          <w:rFonts w:ascii="Times New Roman" w:hAnsi="Times New Roman"/>
          <w:strike/>
          <w:color w:val="FF0000"/>
        </w:rPr>
        <w:t xml:space="preserve"> and </w:t>
      </w:r>
      <w:r w:rsidRPr="007939FC">
        <w:rPr>
          <w:rFonts w:ascii="Times New Roman" w:hAnsi="Times New Roman"/>
          <w:position w:val="-10"/>
        </w:rPr>
        <w:object w:dxaOrig="1200" w:dyaOrig="345" w14:anchorId="1AD3355A">
          <v:shape id="_x0000_i1136" type="#_x0000_t75" style="width:59.4pt;height:17.4pt" o:ole="">
            <v:imagedata r:id="rId1278" o:title=""/>
          </v:shape>
          <o:OLEObject Type="Embed" ProgID="Equation.3" ShapeID="_x0000_i1136" DrawAspect="Content" ObjectID="_1596006185" r:id="rId1279"/>
        </w:object>
      </w:r>
      <w:r w:rsidRPr="007939FC">
        <w:rPr>
          <w:rFonts w:ascii="Times New Roman" w:hAnsi="Times New Roman"/>
        </w:rPr>
        <w:t xml:space="preserve"> otherwise</w:t>
      </w:r>
      <w:ins w:id="614" w:author="Author">
        <w:r w:rsidRPr="007939FC">
          <w:rPr>
            <w:rFonts w:ascii="Times New Roman" w:hAnsi="Times New Roman"/>
          </w:rPr>
          <w:t>.</w:t>
        </w:r>
      </w:ins>
    </w:p>
    <w:p w14:paraId="56C84650" w14:textId="77777777" w:rsidR="00F728D8" w:rsidRPr="007939FC" w:rsidRDefault="00F728D8" w:rsidP="007939FC">
      <w:pPr>
        <w:rPr>
          <w:ins w:id="615" w:author="Author" w:date="1901-01-01T00:00:00Z"/>
          <w:rFonts w:ascii="Times New Roman" w:eastAsia="Symbol" w:hAnsi="Times New Roman"/>
          <w:color w:val="FF0000"/>
          <w:szCs w:val="20"/>
          <w:u w:val="single"/>
          <w:lang w:eastAsia="ko-KR"/>
        </w:rPr>
      </w:pPr>
      <w:ins w:id="616" w:author="Author">
        <w:r w:rsidRPr="007939FC">
          <w:rPr>
            <w:rFonts w:ascii="Times New Roman" w:hAnsi="Times New Roman"/>
            <w:color w:val="FF0000"/>
            <w:position w:val="-10"/>
            <w:szCs w:val="20"/>
            <w:u w:val="single"/>
          </w:rPr>
          <w:object w:dxaOrig="1050" w:dyaOrig="300" w14:anchorId="33B26AE1">
            <v:shape id="_x0000_i1137" type="#_x0000_t75" style="width:53.4pt;height:15.6pt" o:ole="">
              <v:imagedata r:id="rId1266" o:title=""/>
            </v:shape>
            <o:OLEObject Type="Embed" ProgID="Equation.3" ShapeID="_x0000_i1137" DrawAspect="Content" ObjectID="_1596006186" r:id="rId1280"/>
          </w:object>
        </w:r>
      </w:ins>
      <w:ins w:id="617" w:author="Author">
        <w:r w:rsidRPr="007939FC">
          <w:rPr>
            <w:rFonts w:ascii="Times New Roman" w:hAnsi="Times New Roman"/>
            <w:color w:val="FF0000"/>
            <w:szCs w:val="20"/>
            <w:u w:val="single"/>
          </w:rPr>
          <w:t xml:space="preserve"> is indicated by the </w:t>
        </w:r>
        <w:r w:rsidRPr="007939FC">
          <w:rPr>
            <w:rFonts w:ascii="Times New Roman" w:hAnsi="Times New Roman"/>
            <w:color w:val="FF0000"/>
            <w:szCs w:val="20"/>
            <w:u w:val="single"/>
            <w:lang w:eastAsia="zh-CN"/>
          </w:rPr>
          <w:t xml:space="preserve">DMRS sequence initialization </w:t>
        </w:r>
        <w:r w:rsidRPr="007939FC">
          <w:rPr>
            <w:rFonts w:ascii="Times New Roman" w:hAnsi="Times New Roman"/>
            <w:color w:val="FF0000"/>
            <w:szCs w:val="20"/>
            <w:u w:val="single"/>
          </w:rPr>
          <w:t>field in the DCI Format 0_1 in 3GPP TS 38.212 [X] associated with the PUSCH transmission.</w:t>
        </w:r>
      </w:ins>
    </w:p>
    <w:p w14:paraId="5C3E541C" w14:textId="77777777" w:rsidR="00F728D8" w:rsidRPr="007939FC" w:rsidRDefault="00F728D8" w:rsidP="007939FC">
      <w:pPr>
        <w:jc w:val="center"/>
        <w:rPr>
          <w:rFonts w:ascii="Times New Roman" w:hAnsi="Times New Roman"/>
          <w:color w:val="FF0000"/>
          <w:szCs w:val="20"/>
          <w:lang w:eastAsia="zh-CN"/>
        </w:rPr>
      </w:pPr>
    </w:p>
    <w:p w14:paraId="5E2DA956" w14:textId="77777777" w:rsidR="00F728D8" w:rsidRPr="007939FC" w:rsidRDefault="00F728D8" w:rsidP="007939FC">
      <w:pPr>
        <w:jc w:val="center"/>
        <w:rPr>
          <w:rFonts w:ascii="Times New Roman" w:hAnsi="Times New Roman"/>
          <w:color w:val="FF0000"/>
          <w:szCs w:val="20"/>
          <w:lang w:eastAsia="zh-CN"/>
        </w:rPr>
      </w:pPr>
      <w:r w:rsidRPr="007939FC">
        <w:rPr>
          <w:rFonts w:ascii="Times New Roman" w:hAnsi="Times New Roman"/>
          <w:color w:val="FF0000"/>
          <w:szCs w:val="20"/>
          <w:lang w:eastAsia="zh-CN"/>
        </w:rPr>
        <w:t xml:space="preserve">&lt; </w:t>
      </w:r>
      <w:r w:rsidRPr="007939FC">
        <w:rPr>
          <w:rFonts w:ascii="Times New Roman" w:hAnsi="Times New Roman"/>
          <w:color w:val="FF0000"/>
          <w:szCs w:val="20"/>
        </w:rPr>
        <w:t>Unchanged parts are omitted</w:t>
      </w:r>
      <w:r w:rsidRPr="007939FC">
        <w:rPr>
          <w:rFonts w:ascii="Times New Roman" w:hAnsi="Times New Roman"/>
          <w:color w:val="FF0000"/>
          <w:szCs w:val="20"/>
          <w:lang w:eastAsia="zh-CN"/>
        </w:rPr>
        <w:t xml:space="preserve"> &gt;</w:t>
      </w:r>
    </w:p>
    <w:p w14:paraId="18C6290D" w14:textId="77777777" w:rsidR="00F728D8" w:rsidRPr="007939FC" w:rsidRDefault="00F728D8" w:rsidP="007939FC">
      <w:pPr>
        <w:rPr>
          <w:rFonts w:ascii="Times New Roman" w:hAnsi="Times New Roman"/>
          <w:b/>
          <w:szCs w:val="20"/>
        </w:rPr>
      </w:pPr>
      <w:bookmarkStart w:id="618" w:name="_Toc510519398"/>
      <w:bookmarkEnd w:id="596"/>
      <w:r w:rsidRPr="007939FC">
        <w:rPr>
          <w:rFonts w:ascii="Times New Roman" w:hAnsi="Times New Roman"/>
          <w:b/>
          <w:szCs w:val="20"/>
        </w:rPr>
        <w:t>7.4.1.1</w:t>
      </w:r>
      <w:r w:rsidRPr="007939FC">
        <w:rPr>
          <w:rFonts w:ascii="Times New Roman" w:hAnsi="Times New Roman"/>
          <w:b/>
          <w:szCs w:val="20"/>
        </w:rPr>
        <w:tab/>
        <w:t>Demodulation reference signals for PDSCH</w:t>
      </w:r>
      <w:bookmarkEnd w:id="618"/>
    </w:p>
    <w:p w14:paraId="0521A547" w14:textId="77777777" w:rsidR="00F728D8" w:rsidRPr="007939FC" w:rsidRDefault="00F728D8" w:rsidP="007939FC">
      <w:pPr>
        <w:rPr>
          <w:rFonts w:ascii="Times New Roman" w:hAnsi="Times New Roman"/>
          <w:b/>
          <w:szCs w:val="20"/>
        </w:rPr>
      </w:pPr>
      <w:bookmarkStart w:id="619" w:name="_Toc510519399"/>
      <w:r w:rsidRPr="007939FC">
        <w:rPr>
          <w:rFonts w:ascii="Times New Roman" w:hAnsi="Times New Roman"/>
          <w:b/>
          <w:szCs w:val="20"/>
        </w:rPr>
        <w:t>7.4.1.1.1</w:t>
      </w:r>
      <w:r w:rsidRPr="007939FC">
        <w:rPr>
          <w:rFonts w:ascii="Times New Roman" w:hAnsi="Times New Roman"/>
          <w:b/>
          <w:szCs w:val="20"/>
        </w:rPr>
        <w:tab/>
        <w:t>Sequence generation</w:t>
      </w:r>
      <w:bookmarkEnd w:id="619"/>
    </w:p>
    <w:p w14:paraId="76CE4831" w14:textId="0601A745" w:rsidR="00F728D8" w:rsidRPr="007939FC" w:rsidRDefault="00F728D8" w:rsidP="007939FC">
      <w:pPr>
        <w:rPr>
          <w:rFonts w:ascii="Times New Roman" w:hAnsi="Times New Roman"/>
          <w:szCs w:val="20"/>
        </w:rPr>
      </w:pPr>
      <w:r w:rsidRPr="007939FC">
        <w:rPr>
          <w:rFonts w:ascii="Times New Roman" w:hAnsi="Times New Roman"/>
          <w:szCs w:val="20"/>
        </w:rPr>
        <w:t xml:space="preserve">The UE shall assume the sequence </w:t>
      </w:r>
      <w:r w:rsidRPr="007939FC">
        <w:rPr>
          <w:rFonts w:ascii="Times New Roman" w:hAnsi="Times New Roman"/>
          <w:noProof/>
          <w:position w:val="-10"/>
          <w:szCs w:val="20"/>
          <w:lang w:eastAsia="en-GB"/>
        </w:rPr>
        <w:drawing>
          <wp:inline distT="0" distB="0" distL="0" distR="0" wp14:anchorId="5EBB0185" wp14:editId="52FB192D">
            <wp:extent cx="257175" cy="1905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81" cstate="print">
                      <a:extLst>
                        <a:ext uri="{28A0092B-C50C-407E-A947-70E740481C1C}">
                          <a14:useLocalDpi xmlns:a14="http://schemas.microsoft.com/office/drawing/2010/main" val="0"/>
                        </a:ext>
                      </a:extLst>
                    </a:blip>
                    <a:srcRect/>
                    <a:stretch>
                      <a:fillRect/>
                    </a:stretch>
                  </pic:blipFill>
                  <pic:spPr bwMode="auto">
                    <a:xfrm>
                      <a:off x="0" y="0"/>
                      <a:ext cx="257175" cy="190500"/>
                    </a:xfrm>
                    <a:prstGeom prst="rect">
                      <a:avLst/>
                    </a:prstGeom>
                    <a:noFill/>
                    <a:ln>
                      <a:noFill/>
                    </a:ln>
                  </pic:spPr>
                </pic:pic>
              </a:graphicData>
            </a:graphic>
          </wp:inline>
        </w:drawing>
      </w:r>
      <w:r w:rsidRPr="007939FC">
        <w:rPr>
          <w:rFonts w:ascii="Times New Roman" w:hAnsi="Times New Roman"/>
          <w:szCs w:val="20"/>
        </w:rPr>
        <w:t xml:space="preserve"> is defined by</w:t>
      </w:r>
    </w:p>
    <w:p w14:paraId="62B470DE" w14:textId="3EA10B29" w:rsidR="00F728D8" w:rsidRPr="007939FC" w:rsidRDefault="00F728D8" w:rsidP="007939FC">
      <w:pPr>
        <w:pStyle w:val="EQ"/>
        <w:spacing w:after="0"/>
        <w:jc w:val="center"/>
      </w:pPr>
      <w:r w:rsidRPr="007939FC">
        <w:rPr>
          <w:position w:val="-24"/>
          <w:lang w:eastAsia="en-GB"/>
        </w:rPr>
        <w:drawing>
          <wp:inline distT="0" distB="0" distL="0" distR="0" wp14:anchorId="4736259B" wp14:editId="1498A28F">
            <wp:extent cx="2438400" cy="3714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82" cstate="print">
                      <a:extLst>
                        <a:ext uri="{28A0092B-C50C-407E-A947-70E740481C1C}">
                          <a14:useLocalDpi xmlns:a14="http://schemas.microsoft.com/office/drawing/2010/main" val="0"/>
                        </a:ext>
                      </a:extLst>
                    </a:blip>
                    <a:srcRect/>
                    <a:stretch>
                      <a:fillRect/>
                    </a:stretch>
                  </pic:blipFill>
                  <pic:spPr bwMode="auto">
                    <a:xfrm>
                      <a:off x="0" y="0"/>
                      <a:ext cx="2438400" cy="371475"/>
                    </a:xfrm>
                    <a:prstGeom prst="rect">
                      <a:avLst/>
                    </a:prstGeom>
                    <a:noFill/>
                    <a:ln>
                      <a:noFill/>
                    </a:ln>
                  </pic:spPr>
                </pic:pic>
              </a:graphicData>
            </a:graphic>
          </wp:inline>
        </w:drawing>
      </w:r>
      <w:r w:rsidRPr="007939FC">
        <w:t>.</w:t>
      </w:r>
    </w:p>
    <w:p w14:paraId="3F5AD23C" w14:textId="2075670F" w:rsidR="00F728D8" w:rsidRPr="007939FC" w:rsidRDefault="00F728D8" w:rsidP="007939FC">
      <w:pPr>
        <w:rPr>
          <w:rFonts w:ascii="Times New Roman" w:hAnsi="Times New Roman"/>
          <w:szCs w:val="20"/>
        </w:rPr>
      </w:pPr>
      <w:r w:rsidRPr="007939FC">
        <w:rPr>
          <w:rFonts w:ascii="Times New Roman" w:hAnsi="Times New Roman"/>
          <w:szCs w:val="20"/>
        </w:rPr>
        <w:lastRenderedPageBreak/>
        <w:t xml:space="preserve">where the pseudo-random sequence </w:t>
      </w:r>
      <w:r w:rsidRPr="007939FC">
        <w:rPr>
          <w:rFonts w:ascii="Times New Roman" w:hAnsi="Times New Roman"/>
          <w:noProof/>
          <w:position w:val="-10"/>
          <w:szCs w:val="20"/>
          <w:lang w:eastAsia="en-GB"/>
        </w:rPr>
        <w:drawing>
          <wp:inline distT="0" distB="0" distL="0" distR="0" wp14:anchorId="034D806E" wp14:editId="2BB38155">
            <wp:extent cx="228600" cy="190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97" cstate="print">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rsidRPr="007939FC">
        <w:rPr>
          <w:rFonts w:ascii="Times New Roman" w:hAnsi="Times New Roman"/>
          <w:szCs w:val="20"/>
        </w:rPr>
        <w:t xml:space="preserve"> is defined in clause 5.2.1. The pseudo-random sequence generator shall be initialized with</w:t>
      </w:r>
    </w:p>
    <w:p w14:paraId="1A401C9E" w14:textId="503DECA9" w:rsidR="00F728D8" w:rsidRPr="007939FC" w:rsidRDefault="00F728D8" w:rsidP="007939FC">
      <w:pPr>
        <w:pStyle w:val="EQ"/>
        <w:spacing w:after="0"/>
        <w:jc w:val="center"/>
      </w:pPr>
      <w:del w:id="620" w:author="Author">
        <w:r w:rsidRPr="007939FC">
          <w:rPr>
            <w:position w:val="-16"/>
            <w:lang w:eastAsia="en-GB"/>
          </w:rPr>
          <w:drawing>
            <wp:inline distT="0" distB="0" distL="0" distR="0" wp14:anchorId="4F44BCA0" wp14:editId="19C25B86">
              <wp:extent cx="2781300" cy="2571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83" cstate="print">
                        <a:extLst>
                          <a:ext uri="{28A0092B-C50C-407E-A947-70E740481C1C}">
                            <a14:useLocalDpi xmlns:a14="http://schemas.microsoft.com/office/drawing/2010/main" val="0"/>
                          </a:ext>
                        </a:extLst>
                      </a:blip>
                      <a:srcRect/>
                      <a:stretch>
                        <a:fillRect/>
                      </a:stretch>
                    </pic:blipFill>
                    <pic:spPr bwMode="auto">
                      <a:xfrm>
                        <a:off x="0" y="0"/>
                        <a:ext cx="2781300" cy="257175"/>
                      </a:xfrm>
                      <a:prstGeom prst="rect">
                        <a:avLst/>
                      </a:prstGeom>
                      <a:noFill/>
                      <a:ln>
                        <a:noFill/>
                      </a:ln>
                    </pic:spPr>
                  </pic:pic>
                </a:graphicData>
              </a:graphic>
            </wp:inline>
          </w:drawing>
        </w:r>
      </w:del>
      <w:ins w:id="621" w:author="Author">
        <w:r w:rsidRPr="007939FC">
          <w:rPr>
            <w:position w:val="-16"/>
            <w:lang w:eastAsia="en-GB"/>
          </w:rPr>
          <w:drawing>
            <wp:inline distT="0" distB="0" distL="0" distR="0" wp14:anchorId="1B05169A" wp14:editId="04E3DA47">
              <wp:extent cx="3295650" cy="2762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84" cstate="print">
                        <a:extLst>
                          <a:ext uri="{28A0092B-C50C-407E-A947-70E740481C1C}">
                            <a14:useLocalDpi xmlns:a14="http://schemas.microsoft.com/office/drawing/2010/main" val="0"/>
                          </a:ext>
                        </a:extLst>
                      </a:blip>
                      <a:srcRect/>
                      <a:stretch>
                        <a:fillRect/>
                      </a:stretch>
                    </pic:blipFill>
                    <pic:spPr bwMode="auto">
                      <a:xfrm>
                        <a:off x="0" y="0"/>
                        <a:ext cx="3295650" cy="276225"/>
                      </a:xfrm>
                      <a:prstGeom prst="rect">
                        <a:avLst/>
                      </a:prstGeom>
                      <a:noFill/>
                      <a:ln>
                        <a:noFill/>
                      </a:ln>
                    </pic:spPr>
                  </pic:pic>
                </a:graphicData>
              </a:graphic>
            </wp:inline>
          </w:drawing>
        </w:r>
      </w:ins>
    </w:p>
    <w:p w14:paraId="2896A48E" w14:textId="6E4F6D5B" w:rsidR="00F728D8" w:rsidRPr="007939FC" w:rsidRDefault="00F728D8" w:rsidP="007939FC">
      <w:pPr>
        <w:rPr>
          <w:rFonts w:ascii="Times New Roman" w:hAnsi="Times New Roman"/>
          <w:szCs w:val="20"/>
        </w:rPr>
      </w:pPr>
      <w:r w:rsidRPr="007939FC">
        <w:rPr>
          <w:rFonts w:ascii="Times New Roman" w:hAnsi="Times New Roman"/>
          <w:szCs w:val="20"/>
        </w:rPr>
        <w:t xml:space="preserve">where </w:t>
      </w:r>
      <w:r w:rsidRPr="007939FC">
        <w:rPr>
          <w:rFonts w:ascii="Times New Roman" w:hAnsi="Times New Roman"/>
          <w:noProof/>
          <w:position w:val="-6"/>
          <w:szCs w:val="20"/>
          <w:lang w:eastAsia="en-GB"/>
        </w:rPr>
        <w:drawing>
          <wp:inline distT="0" distB="0" distL="0" distR="0" wp14:anchorId="2D40DF93" wp14:editId="40DCB66E">
            <wp:extent cx="85725" cy="1524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85" cstate="print">
                      <a:extLst>
                        <a:ext uri="{28A0092B-C50C-407E-A947-70E740481C1C}">
                          <a14:useLocalDpi xmlns:a14="http://schemas.microsoft.com/office/drawing/2010/main" val="0"/>
                        </a:ext>
                      </a:extLst>
                    </a:blip>
                    <a:srcRect/>
                    <a:stretch>
                      <a:fillRect/>
                    </a:stretch>
                  </pic:blipFill>
                  <pic:spPr bwMode="auto">
                    <a:xfrm>
                      <a:off x="0" y="0"/>
                      <a:ext cx="85725" cy="152400"/>
                    </a:xfrm>
                    <a:prstGeom prst="rect">
                      <a:avLst/>
                    </a:prstGeom>
                    <a:noFill/>
                    <a:ln>
                      <a:noFill/>
                    </a:ln>
                  </pic:spPr>
                </pic:pic>
              </a:graphicData>
            </a:graphic>
          </wp:inline>
        </w:drawing>
      </w:r>
      <w:r w:rsidRPr="007939FC">
        <w:rPr>
          <w:rFonts w:ascii="Times New Roman" w:hAnsi="Times New Roman"/>
          <w:szCs w:val="20"/>
        </w:rPr>
        <w:t xml:space="preserve"> is the OFDM symbol number within the slot, </w:t>
      </w:r>
      <w:r w:rsidRPr="007939FC">
        <w:rPr>
          <w:rFonts w:ascii="Times New Roman" w:hAnsi="Times New Roman"/>
          <w:noProof/>
          <w:position w:val="-14"/>
          <w:szCs w:val="20"/>
          <w:lang w:eastAsia="en-GB"/>
        </w:rPr>
        <w:drawing>
          <wp:inline distT="0" distB="0" distL="0" distR="0" wp14:anchorId="2CCDC4C6" wp14:editId="65ADF9AF">
            <wp:extent cx="228600" cy="2381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86" cstate="print">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sidRPr="007939FC">
        <w:rPr>
          <w:rFonts w:ascii="Times New Roman" w:hAnsi="Times New Roman"/>
          <w:szCs w:val="20"/>
        </w:rPr>
        <w:t xml:space="preserve"> is the slot number within a frame, and</w:t>
      </w:r>
    </w:p>
    <w:p w14:paraId="3633962E" w14:textId="18ECEBA0" w:rsidR="00F728D8" w:rsidRPr="007939FC" w:rsidRDefault="00F728D8" w:rsidP="007939FC">
      <w:pPr>
        <w:pStyle w:val="B1"/>
        <w:spacing w:after="0"/>
        <w:rPr>
          <w:ins w:id="622" w:author="Author" w:date="1901-01-01T00:00:00Z"/>
          <w:rFonts w:ascii="Times New Roman" w:hAnsi="Times New Roman"/>
        </w:rPr>
      </w:pPr>
      <w:r w:rsidRPr="007939FC">
        <w:rPr>
          <w:rFonts w:ascii="Times New Roman" w:hAnsi="Times New Roman"/>
        </w:rPr>
        <w:t>-</w:t>
      </w:r>
      <w:r w:rsidRPr="007939FC">
        <w:rPr>
          <w:rFonts w:ascii="Times New Roman" w:hAnsi="Times New Roman"/>
        </w:rPr>
        <w:tab/>
      </w:r>
      <w:r w:rsidRPr="007939FC">
        <w:rPr>
          <w:rFonts w:ascii="Times New Roman" w:hAnsi="Times New Roman"/>
          <w:noProof/>
          <w:position w:val="-10"/>
          <w:lang w:val="en-GB" w:eastAsia="en-GB"/>
        </w:rPr>
        <w:drawing>
          <wp:inline distT="0" distB="0" distL="0" distR="0" wp14:anchorId="6D02A682" wp14:editId="6A534E3A">
            <wp:extent cx="657225" cy="1905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87" cstate="print">
                      <a:extLst>
                        <a:ext uri="{28A0092B-C50C-407E-A947-70E740481C1C}">
                          <a14:useLocalDpi xmlns:a14="http://schemas.microsoft.com/office/drawing/2010/main" val="0"/>
                        </a:ext>
                      </a:extLst>
                    </a:blip>
                    <a:srcRect/>
                    <a:stretch>
                      <a:fillRect/>
                    </a:stretch>
                  </pic:blipFill>
                  <pic:spPr bwMode="auto">
                    <a:xfrm>
                      <a:off x="0" y="0"/>
                      <a:ext cx="657225" cy="190500"/>
                    </a:xfrm>
                    <a:prstGeom prst="rect">
                      <a:avLst/>
                    </a:prstGeom>
                    <a:noFill/>
                    <a:ln>
                      <a:noFill/>
                    </a:ln>
                  </pic:spPr>
                </pic:pic>
              </a:graphicData>
            </a:graphic>
          </wp:inline>
        </w:drawing>
      </w:r>
      <w:r w:rsidRPr="007939FC">
        <w:rPr>
          <w:rFonts w:ascii="Times New Roman" w:hAnsi="Times New Roman"/>
        </w:rPr>
        <w:t xml:space="preserve"> and </w:t>
      </w:r>
      <w:ins w:id="623" w:author="Author">
        <w:r w:rsidRPr="007939FC">
          <w:rPr>
            <w:rFonts w:ascii="Times New Roman" w:hAnsi="Times New Roman"/>
            <w:position w:val="-12"/>
          </w:rPr>
          <w:object w:dxaOrig="2115" w:dyaOrig="345" w14:anchorId="19BACD7A">
            <v:shape id="_x0000_i1138" type="#_x0000_t75" style="width:106.2pt;height:17.4pt" o:ole="">
              <v:imagedata r:id="rId1270" o:title=""/>
            </v:shape>
            <o:OLEObject Type="Embed" ProgID="Equation.DSMT4" ShapeID="_x0000_i1138" DrawAspect="Content" ObjectID="_1596006187" r:id="rId1288"/>
          </w:object>
        </w:r>
      </w:ins>
      <w:del w:id="624" w:author="Author">
        <w:r w:rsidRPr="007939FC">
          <w:rPr>
            <w:rFonts w:ascii="Times New Roman" w:hAnsi="Times New Roman"/>
            <w:noProof/>
            <w:position w:val="-10"/>
            <w:lang w:val="en-GB" w:eastAsia="en-GB"/>
          </w:rPr>
          <w:drawing>
            <wp:inline distT="0" distB="0" distL="0" distR="0" wp14:anchorId="2E698BBA" wp14:editId="5FA1F292">
              <wp:extent cx="1171575" cy="2286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89" cstate="print">
                        <a:extLst>
                          <a:ext uri="{28A0092B-C50C-407E-A947-70E740481C1C}">
                            <a14:useLocalDpi xmlns:a14="http://schemas.microsoft.com/office/drawing/2010/main" val="0"/>
                          </a:ext>
                        </a:extLst>
                      </a:blip>
                      <a:srcRect/>
                      <a:stretch>
                        <a:fillRect/>
                      </a:stretch>
                    </pic:blipFill>
                    <pic:spPr bwMode="auto">
                      <a:xfrm>
                        <a:off x="0" y="0"/>
                        <a:ext cx="1171575" cy="228600"/>
                      </a:xfrm>
                      <a:prstGeom prst="rect">
                        <a:avLst/>
                      </a:prstGeom>
                      <a:noFill/>
                      <a:ln>
                        <a:noFill/>
                      </a:ln>
                    </pic:spPr>
                  </pic:pic>
                </a:graphicData>
              </a:graphic>
            </wp:inline>
          </w:drawing>
        </w:r>
      </w:del>
      <w:r w:rsidRPr="007939FC">
        <w:rPr>
          <w:rFonts w:ascii="Times New Roman" w:hAnsi="Times New Roman"/>
        </w:rPr>
        <w:t xml:space="preserve"> </w:t>
      </w:r>
      <w:del w:id="625" w:author="Author">
        <w:r w:rsidRPr="007939FC">
          <w:rPr>
            <w:rFonts w:ascii="Times New Roman" w:hAnsi="Times New Roman"/>
          </w:rPr>
          <w:delText xml:space="preserve">is </w:delText>
        </w:r>
      </w:del>
      <w:ins w:id="626" w:author="Author">
        <w:r w:rsidRPr="007939FC">
          <w:rPr>
            <w:rFonts w:ascii="Times New Roman" w:hAnsi="Times New Roman"/>
          </w:rPr>
          <w:t xml:space="preserve">are </w:t>
        </w:r>
      </w:ins>
      <w:r w:rsidRPr="007939FC">
        <w:rPr>
          <w:rFonts w:ascii="Times New Roman" w:hAnsi="Times New Roman"/>
        </w:rPr>
        <w:t>given by the higher-layer parameter</w:t>
      </w:r>
      <w:ins w:id="627" w:author="Author">
        <w:r w:rsidRPr="007939FC">
          <w:rPr>
            <w:rFonts w:ascii="Times New Roman" w:hAnsi="Times New Roman"/>
          </w:rPr>
          <w:t>s</w:t>
        </w:r>
      </w:ins>
      <w:r w:rsidRPr="007939FC">
        <w:rPr>
          <w:rFonts w:ascii="Times New Roman" w:hAnsi="Times New Roman"/>
        </w:rPr>
        <w:t xml:space="preserve"> </w:t>
      </w:r>
      <w:ins w:id="628" w:author="Author">
        <w:r w:rsidRPr="007939FC">
          <w:rPr>
            <w:rFonts w:ascii="Times New Roman" w:hAnsi="Times New Roman"/>
            <w:i/>
          </w:rPr>
          <w:t>scramblingID0</w:t>
        </w:r>
        <w:r w:rsidRPr="007939FC">
          <w:rPr>
            <w:rFonts w:ascii="Times New Roman" w:hAnsi="Times New Roman"/>
          </w:rPr>
          <w:t xml:space="preserve"> and </w:t>
        </w:r>
        <w:r w:rsidRPr="007939FC">
          <w:rPr>
            <w:rFonts w:ascii="Times New Roman" w:hAnsi="Times New Roman"/>
            <w:i/>
          </w:rPr>
          <w:t>scramblingID1</w:t>
        </w:r>
        <w:r w:rsidRPr="007939FC">
          <w:rPr>
            <w:rFonts w:ascii="Times New Roman" w:hAnsi="Times New Roman"/>
          </w:rPr>
          <w:t xml:space="preserve">, respectively, in the </w:t>
        </w:r>
        <w:r w:rsidRPr="007939FC">
          <w:rPr>
            <w:rFonts w:ascii="Times New Roman" w:hAnsi="Times New Roman"/>
            <w:i/>
          </w:rPr>
          <w:t xml:space="preserve">DMRS-DownlinkConfig </w:t>
        </w:r>
        <w:r w:rsidRPr="007939FC">
          <w:rPr>
            <w:rFonts w:ascii="Times New Roman" w:hAnsi="Times New Roman"/>
          </w:rPr>
          <w:t>IE</w:t>
        </w:r>
      </w:ins>
      <w:del w:id="629" w:author="Author">
        <w:r w:rsidRPr="007939FC">
          <w:rPr>
            <w:rFonts w:ascii="Times New Roman" w:hAnsi="Times New Roman"/>
            <w:i/>
          </w:rPr>
          <w:delText>DL-DMRS-Scrambling-ID</w:delText>
        </w:r>
      </w:del>
      <w:r w:rsidRPr="007939FC">
        <w:rPr>
          <w:rFonts w:ascii="Times New Roman" w:hAnsi="Times New Roman"/>
        </w:rPr>
        <w:t xml:space="preserve"> if provided and the PDSCH is scheduled by PDCCH </w:t>
      </w:r>
      <w:ins w:id="630" w:author="Author">
        <w:r w:rsidRPr="007939FC">
          <w:rPr>
            <w:rFonts w:ascii="Times New Roman" w:hAnsi="Times New Roman"/>
          </w:rPr>
          <w:t xml:space="preserve">using DCI format 1_1 </w:t>
        </w:r>
      </w:ins>
      <w:r w:rsidRPr="007939FC">
        <w:rPr>
          <w:rFonts w:ascii="Times New Roman" w:hAnsi="Times New Roman"/>
        </w:rPr>
        <w:t>with</w:t>
      </w:r>
      <w:ins w:id="631" w:author="Author">
        <w:r w:rsidRPr="007939FC">
          <w:rPr>
            <w:rFonts w:ascii="Times New Roman" w:hAnsi="Times New Roman"/>
          </w:rPr>
          <w:t xml:space="preserve"> the</w:t>
        </w:r>
      </w:ins>
      <w:r w:rsidRPr="007939FC">
        <w:rPr>
          <w:rFonts w:ascii="Times New Roman" w:hAnsi="Times New Roman"/>
        </w:rPr>
        <w:t xml:space="preserve"> CRC scrambled by C-RNTI or CS-RNTI</w:t>
      </w:r>
      <w:ins w:id="632" w:author="Author">
        <w:r w:rsidRPr="007939FC">
          <w:rPr>
            <w:rFonts w:ascii="Times New Roman" w:hAnsi="Times New Roman"/>
          </w:rPr>
          <w:t>;</w:t>
        </w:r>
      </w:ins>
    </w:p>
    <w:p w14:paraId="74153E32" w14:textId="5E836725" w:rsidR="00F728D8" w:rsidRPr="007939FC" w:rsidRDefault="00F728D8" w:rsidP="007939FC">
      <w:pPr>
        <w:pStyle w:val="B1"/>
        <w:spacing w:after="0"/>
        <w:rPr>
          <w:rFonts w:ascii="Times New Roman" w:hAnsi="Times New Roman"/>
        </w:rPr>
      </w:pPr>
      <w:ins w:id="633" w:author="Author">
        <w:r w:rsidRPr="007939FC">
          <w:rPr>
            <w:rFonts w:ascii="Times New Roman" w:hAnsi="Times New Roman"/>
          </w:rPr>
          <w:t>-</w:t>
        </w:r>
        <w:r w:rsidRPr="007939FC">
          <w:rPr>
            <w:rFonts w:ascii="Times New Roman" w:hAnsi="Times New Roman"/>
          </w:rPr>
          <w:tab/>
        </w:r>
        <w:r w:rsidRPr="007939FC">
          <w:rPr>
            <w:rFonts w:ascii="Times New Roman" w:hAnsi="Times New Roman"/>
            <w:noProof/>
            <w:position w:val="-10"/>
            <w:lang w:val="en-GB" w:eastAsia="en-GB"/>
          </w:rPr>
          <w:drawing>
            <wp:inline distT="0" distB="0" distL="0" distR="0" wp14:anchorId="22222036" wp14:editId="0F62DB4A">
              <wp:extent cx="533400" cy="190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90" cstate="print">
                        <a:extLst>
                          <a:ext uri="{28A0092B-C50C-407E-A947-70E740481C1C}">
                            <a14:useLocalDpi xmlns:a14="http://schemas.microsoft.com/office/drawing/2010/main" val="0"/>
                          </a:ext>
                        </a:extLst>
                      </a:blip>
                      <a:srcRect/>
                      <a:stretch>
                        <a:fillRect/>
                      </a:stretch>
                    </pic:blipFill>
                    <pic:spPr bwMode="auto">
                      <a:xfrm>
                        <a:off x="0" y="0"/>
                        <a:ext cx="533400" cy="190500"/>
                      </a:xfrm>
                      <a:prstGeom prst="rect">
                        <a:avLst/>
                      </a:prstGeom>
                      <a:noFill/>
                      <a:ln>
                        <a:noFill/>
                      </a:ln>
                    </pic:spPr>
                  </pic:pic>
                </a:graphicData>
              </a:graphic>
            </wp:inline>
          </w:drawing>
        </w:r>
        <w:r w:rsidRPr="007939FC">
          <w:rPr>
            <w:rFonts w:ascii="Times New Roman" w:hAnsi="Times New Roman"/>
          </w:rPr>
          <w:t xml:space="preserve"> and </w:t>
        </w:r>
      </w:ins>
      <w:ins w:id="634" w:author="Author">
        <w:r w:rsidRPr="007939FC">
          <w:rPr>
            <w:rFonts w:ascii="Times New Roman" w:hAnsi="Times New Roman"/>
            <w:position w:val="-12"/>
          </w:rPr>
          <w:object w:dxaOrig="1740" w:dyaOrig="345" w14:anchorId="123A6F97">
            <v:shape id="_x0000_i1139" type="#_x0000_t75" style="width:87.6pt;height:17.4pt" o:ole="">
              <v:imagedata r:id="rId1291" o:title=""/>
            </v:shape>
            <o:OLEObject Type="Embed" ProgID="Equation.DSMT4" ShapeID="_x0000_i1139" DrawAspect="Content" ObjectID="_1596006188" r:id="rId1292"/>
          </w:object>
        </w:r>
      </w:ins>
      <w:ins w:id="635" w:author="Author">
        <w:r w:rsidRPr="007939FC">
          <w:rPr>
            <w:rFonts w:ascii="Times New Roman" w:hAnsi="Times New Roman"/>
          </w:rPr>
          <w:t xml:space="preserve"> is given by the higher-layer parameter </w:t>
        </w:r>
        <w:r w:rsidRPr="007939FC">
          <w:rPr>
            <w:rFonts w:ascii="Times New Roman" w:hAnsi="Times New Roman"/>
            <w:i/>
          </w:rPr>
          <w:t>scramblingID0</w:t>
        </w:r>
        <w:r w:rsidRPr="007939FC">
          <w:rPr>
            <w:rFonts w:ascii="Times New Roman" w:hAnsi="Times New Roman"/>
          </w:rPr>
          <w:t xml:space="preserve"> in the </w:t>
        </w:r>
        <w:r w:rsidRPr="007939FC">
          <w:rPr>
            <w:rFonts w:ascii="Times New Roman" w:hAnsi="Times New Roman"/>
            <w:i/>
          </w:rPr>
          <w:t xml:space="preserve">DMRS-DownlinkConfig </w:t>
        </w:r>
        <w:r w:rsidRPr="007939FC">
          <w:rPr>
            <w:rFonts w:ascii="Times New Roman" w:hAnsi="Times New Roman"/>
          </w:rPr>
          <w:t>IE if provided and the PDSCH is scheduled by PDCCH using DCI format 1_0 with the CRC scrambled by C-RNTI or CS-RNTI;</w:t>
        </w:r>
      </w:ins>
    </w:p>
    <w:p w14:paraId="6DFFFC0C" w14:textId="6D96D021" w:rsidR="00F728D8" w:rsidRPr="007939FC" w:rsidRDefault="00F728D8" w:rsidP="007939FC">
      <w:pPr>
        <w:pStyle w:val="B1"/>
        <w:spacing w:after="0"/>
        <w:rPr>
          <w:rFonts w:ascii="Times New Roman" w:hAnsi="Times New Roman"/>
        </w:rPr>
      </w:pPr>
      <w:r w:rsidRPr="007939FC">
        <w:rPr>
          <w:rFonts w:ascii="Times New Roman" w:hAnsi="Times New Roman"/>
        </w:rPr>
        <w:t>-</w:t>
      </w:r>
      <w:r w:rsidRPr="007939FC">
        <w:rPr>
          <w:rFonts w:ascii="Times New Roman" w:hAnsi="Times New Roman"/>
        </w:rPr>
        <w:tab/>
      </w:r>
      <w:r w:rsidRPr="007939FC">
        <w:rPr>
          <w:rFonts w:ascii="Times New Roman" w:hAnsi="Times New Roman"/>
          <w:strike/>
          <w:noProof/>
          <w:color w:val="FF0000"/>
          <w:position w:val="-10"/>
          <w:lang w:val="en-GB" w:eastAsia="en-GB"/>
        </w:rPr>
        <w:drawing>
          <wp:inline distT="0" distB="0" distL="0" distR="0" wp14:anchorId="66D7C1A1" wp14:editId="45B93799">
            <wp:extent cx="533400" cy="190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90" cstate="print">
                      <a:extLst>
                        <a:ext uri="{28A0092B-C50C-407E-A947-70E740481C1C}">
                          <a14:useLocalDpi xmlns:a14="http://schemas.microsoft.com/office/drawing/2010/main" val="0"/>
                        </a:ext>
                      </a:extLst>
                    </a:blip>
                    <a:srcRect/>
                    <a:stretch>
                      <a:fillRect/>
                    </a:stretch>
                  </pic:blipFill>
                  <pic:spPr bwMode="auto">
                    <a:xfrm>
                      <a:off x="0" y="0"/>
                      <a:ext cx="533400" cy="190500"/>
                    </a:xfrm>
                    <a:prstGeom prst="rect">
                      <a:avLst/>
                    </a:prstGeom>
                    <a:noFill/>
                    <a:ln>
                      <a:noFill/>
                    </a:ln>
                  </pic:spPr>
                </pic:pic>
              </a:graphicData>
            </a:graphic>
          </wp:inline>
        </w:drawing>
      </w:r>
      <w:r w:rsidRPr="007939FC">
        <w:rPr>
          <w:rFonts w:ascii="Times New Roman" w:hAnsi="Times New Roman"/>
          <w:strike/>
          <w:color w:val="FF0000"/>
        </w:rPr>
        <w:t xml:space="preserve"> and</w:t>
      </w:r>
      <w:r w:rsidRPr="007939FC">
        <w:rPr>
          <w:rFonts w:ascii="Times New Roman" w:hAnsi="Times New Roman"/>
        </w:rPr>
        <w:t xml:space="preserve"> </w:t>
      </w:r>
      <w:r w:rsidRPr="007939FC">
        <w:rPr>
          <w:rFonts w:ascii="Times New Roman" w:hAnsi="Times New Roman"/>
          <w:noProof/>
          <w:position w:val="-10"/>
          <w:lang w:val="en-GB" w:eastAsia="en-GB"/>
        </w:rPr>
        <w:drawing>
          <wp:inline distT="0" distB="0" distL="0" distR="0" wp14:anchorId="7E2C2C27" wp14:editId="5FED589F">
            <wp:extent cx="733425" cy="2286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93" cstate="print">
                      <a:extLst>
                        <a:ext uri="{28A0092B-C50C-407E-A947-70E740481C1C}">
                          <a14:useLocalDpi xmlns:a14="http://schemas.microsoft.com/office/drawing/2010/main" val="0"/>
                        </a:ext>
                      </a:extLst>
                    </a:blip>
                    <a:srcRect/>
                    <a:stretch>
                      <a:fillRect/>
                    </a:stretch>
                  </pic:blipFill>
                  <pic:spPr bwMode="auto">
                    <a:xfrm>
                      <a:off x="0" y="0"/>
                      <a:ext cx="733425" cy="228600"/>
                    </a:xfrm>
                    <a:prstGeom prst="rect">
                      <a:avLst/>
                    </a:prstGeom>
                    <a:noFill/>
                    <a:ln>
                      <a:noFill/>
                    </a:ln>
                  </pic:spPr>
                </pic:pic>
              </a:graphicData>
            </a:graphic>
          </wp:inline>
        </w:drawing>
      </w:r>
      <w:r w:rsidRPr="007939FC">
        <w:rPr>
          <w:rFonts w:ascii="Times New Roman" w:hAnsi="Times New Roman"/>
        </w:rPr>
        <w:t xml:space="preserve"> otherwise</w:t>
      </w:r>
    </w:p>
    <w:p w14:paraId="10754A2E" w14:textId="77777777" w:rsidR="00F728D8" w:rsidRPr="007939FC" w:rsidRDefault="00F728D8" w:rsidP="007939FC">
      <w:pPr>
        <w:rPr>
          <w:ins w:id="636" w:author="Author" w:date="1901-01-01T00:00:00Z"/>
          <w:rFonts w:ascii="Times New Roman" w:hAnsi="Times New Roman"/>
          <w:color w:val="FF0000"/>
          <w:szCs w:val="20"/>
          <w:u w:val="single"/>
        </w:rPr>
      </w:pPr>
      <w:ins w:id="637" w:author="Author">
        <w:r w:rsidRPr="007939FC">
          <w:rPr>
            <w:rFonts w:ascii="Times New Roman" w:hAnsi="Times New Roman"/>
            <w:color w:val="FF0000"/>
            <w:position w:val="-10"/>
            <w:szCs w:val="20"/>
            <w:u w:val="single"/>
          </w:rPr>
          <w:object w:dxaOrig="1050" w:dyaOrig="300" w14:anchorId="7FA6DF3B">
            <v:shape id="_x0000_i1140" type="#_x0000_t75" style="width:53.4pt;height:15.6pt" o:ole="">
              <v:imagedata r:id="rId1266" o:title=""/>
            </v:shape>
            <o:OLEObject Type="Embed" ProgID="Equation.3" ShapeID="_x0000_i1140" DrawAspect="Content" ObjectID="_1596006189" r:id="rId1294"/>
          </w:object>
        </w:r>
      </w:ins>
      <w:ins w:id="638" w:author="Author">
        <w:r w:rsidRPr="007939FC">
          <w:rPr>
            <w:rFonts w:ascii="Times New Roman" w:hAnsi="Times New Roman"/>
            <w:color w:val="FF0000"/>
            <w:szCs w:val="20"/>
            <w:u w:val="single"/>
          </w:rPr>
          <w:t xml:space="preserve"> is indicated by the </w:t>
        </w:r>
        <w:r w:rsidRPr="007939FC">
          <w:rPr>
            <w:rFonts w:ascii="Times New Roman" w:hAnsi="Times New Roman"/>
            <w:color w:val="FF0000"/>
            <w:szCs w:val="20"/>
            <w:u w:val="single"/>
            <w:lang w:eastAsia="zh-CN"/>
          </w:rPr>
          <w:t xml:space="preserve">DMRS sequence initialization </w:t>
        </w:r>
        <w:r w:rsidRPr="007939FC">
          <w:rPr>
            <w:rFonts w:ascii="Times New Roman" w:hAnsi="Times New Roman"/>
            <w:color w:val="FF0000"/>
            <w:szCs w:val="20"/>
            <w:u w:val="single"/>
          </w:rPr>
          <w:t>field in the DCI Format 1_1 in 3GPP TS 38.212 [X] associated with the PDSCH transmission.</w:t>
        </w:r>
      </w:ins>
    </w:p>
    <w:p w14:paraId="7EAB76E3" w14:textId="77777777" w:rsidR="00F728D8" w:rsidRPr="007939FC" w:rsidRDefault="00F728D8" w:rsidP="007939FC">
      <w:pPr>
        <w:rPr>
          <w:rFonts w:ascii="Times New Roman" w:eastAsia="Symbol" w:hAnsi="Times New Roman"/>
          <w:b/>
          <w:szCs w:val="20"/>
        </w:rPr>
      </w:pPr>
    </w:p>
    <w:p w14:paraId="12FCDACE" w14:textId="77777777" w:rsidR="00F728D8" w:rsidRPr="007939FC" w:rsidRDefault="00F728D8" w:rsidP="007939FC">
      <w:pPr>
        <w:rPr>
          <w:rFonts w:ascii="Times New Roman" w:hAnsi="Times New Roman"/>
          <w:szCs w:val="20"/>
          <w:lang w:eastAsia="x-none"/>
        </w:rPr>
      </w:pPr>
      <w:r w:rsidRPr="007939FC">
        <w:rPr>
          <w:rFonts w:ascii="Times New Roman" w:eastAsia="Symbol" w:hAnsi="Times New Roman"/>
          <w:szCs w:val="20"/>
          <w:lang w:eastAsia="ko-KR"/>
        </w:rPr>
        <w:t>================================= End of Text proposal  ===============================</w:t>
      </w:r>
    </w:p>
    <w:p w14:paraId="0962B987" w14:textId="77777777" w:rsidR="00F728D8" w:rsidRDefault="00F728D8" w:rsidP="00F728D8">
      <w:pPr>
        <w:rPr>
          <w:lang w:eastAsia="x-none"/>
        </w:rPr>
      </w:pPr>
    </w:p>
    <w:p w14:paraId="2B74155C" w14:textId="5A7BC97D" w:rsidR="00F728D8" w:rsidRDefault="0058452E" w:rsidP="00F728D8">
      <w:pPr>
        <w:rPr>
          <w:lang w:eastAsia="x-none"/>
        </w:rPr>
      </w:pPr>
      <w:hyperlink r:id="rId1295" w:history="1">
        <w:r w:rsidR="000F2B08">
          <w:rPr>
            <w:rStyle w:val="Hyperlink"/>
            <w:lang w:eastAsia="x-none"/>
          </w:rPr>
          <w:t>R1-1805832</w:t>
        </w:r>
      </w:hyperlink>
      <w:r w:rsidR="00F728D8">
        <w:rPr>
          <w:lang w:eastAsia="x-none"/>
        </w:rPr>
        <w:tab/>
        <w:t>Remaining issues on DMRS</w:t>
      </w:r>
      <w:r w:rsidR="00F728D8">
        <w:rPr>
          <w:lang w:eastAsia="x-none"/>
        </w:rPr>
        <w:tab/>
        <w:t>ZTE</w:t>
      </w:r>
    </w:p>
    <w:p w14:paraId="1F642F6F" w14:textId="458834D8" w:rsidR="00F728D8" w:rsidRDefault="0058452E" w:rsidP="00F728D8">
      <w:pPr>
        <w:rPr>
          <w:lang w:eastAsia="x-none"/>
        </w:rPr>
      </w:pPr>
      <w:hyperlink r:id="rId1296" w:history="1">
        <w:r w:rsidR="000F2B08">
          <w:rPr>
            <w:rStyle w:val="Hyperlink"/>
            <w:lang w:eastAsia="x-none"/>
          </w:rPr>
          <w:t>R1-1805958</w:t>
        </w:r>
      </w:hyperlink>
      <w:r w:rsidR="00F728D8">
        <w:rPr>
          <w:lang w:eastAsia="x-none"/>
        </w:rPr>
        <w:tab/>
        <w:t>Remaining issues on DMRS design</w:t>
      </w:r>
      <w:r w:rsidR="00F728D8">
        <w:rPr>
          <w:lang w:eastAsia="x-none"/>
        </w:rPr>
        <w:tab/>
        <w:t>Huawei, HiSilicon</w:t>
      </w:r>
    </w:p>
    <w:p w14:paraId="617C73F6" w14:textId="6B2EE0D6" w:rsidR="00F728D8" w:rsidRDefault="0058452E" w:rsidP="00F728D8">
      <w:pPr>
        <w:rPr>
          <w:lang w:eastAsia="x-none"/>
        </w:rPr>
      </w:pPr>
      <w:hyperlink r:id="rId1297" w:history="1">
        <w:r w:rsidR="000F2B08">
          <w:rPr>
            <w:rStyle w:val="Hyperlink"/>
            <w:lang w:eastAsia="x-none"/>
          </w:rPr>
          <w:t>R1-1806050</w:t>
        </w:r>
      </w:hyperlink>
      <w:r w:rsidR="00F728D8">
        <w:rPr>
          <w:lang w:eastAsia="x-none"/>
        </w:rPr>
        <w:tab/>
        <w:t>Remaining issues on DMRS</w:t>
      </w:r>
      <w:r w:rsidR="00F728D8">
        <w:rPr>
          <w:lang w:eastAsia="x-none"/>
        </w:rPr>
        <w:tab/>
        <w:t>vivo</w:t>
      </w:r>
    </w:p>
    <w:p w14:paraId="7E799EDF" w14:textId="45AC5877" w:rsidR="00F728D8" w:rsidRDefault="0058452E" w:rsidP="00F728D8">
      <w:pPr>
        <w:rPr>
          <w:lang w:eastAsia="x-none"/>
        </w:rPr>
      </w:pPr>
      <w:hyperlink r:id="rId1298" w:history="1">
        <w:r w:rsidR="000F2B08">
          <w:rPr>
            <w:rStyle w:val="Hyperlink"/>
            <w:lang w:eastAsia="x-none"/>
          </w:rPr>
          <w:t>R1-1806225</w:t>
        </w:r>
      </w:hyperlink>
      <w:r w:rsidR="00F728D8">
        <w:rPr>
          <w:lang w:eastAsia="x-none"/>
        </w:rPr>
        <w:tab/>
        <w:t>Remaining issues on DMRS</w:t>
      </w:r>
      <w:r w:rsidR="00F728D8">
        <w:rPr>
          <w:lang w:eastAsia="x-none"/>
        </w:rPr>
        <w:tab/>
        <w:t>Ericsson</w:t>
      </w:r>
    </w:p>
    <w:p w14:paraId="1AD0D08B" w14:textId="343E5847" w:rsidR="00F728D8" w:rsidRDefault="0058452E" w:rsidP="00F728D8">
      <w:pPr>
        <w:rPr>
          <w:lang w:eastAsia="x-none"/>
        </w:rPr>
      </w:pPr>
      <w:hyperlink r:id="rId1299" w:history="1">
        <w:r w:rsidR="000F2B08">
          <w:rPr>
            <w:rStyle w:val="Hyperlink"/>
            <w:lang w:eastAsia="x-none"/>
          </w:rPr>
          <w:t>R1-1806284</w:t>
        </w:r>
      </w:hyperlink>
      <w:r w:rsidR="00F728D8">
        <w:rPr>
          <w:lang w:eastAsia="x-none"/>
        </w:rPr>
        <w:tab/>
        <w:t>Remaining issues on DMRS</w:t>
      </w:r>
      <w:r w:rsidR="00F728D8">
        <w:rPr>
          <w:lang w:eastAsia="x-none"/>
        </w:rPr>
        <w:tab/>
        <w:t>CATT</w:t>
      </w:r>
    </w:p>
    <w:p w14:paraId="57DD1DF7" w14:textId="7D728377" w:rsidR="00F728D8" w:rsidRDefault="0058452E" w:rsidP="00F728D8">
      <w:pPr>
        <w:rPr>
          <w:lang w:eastAsia="x-none"/>
        </w:rPr>
      </w:pPr>
      <w:hyperlink r:id="rId1300" w:history="1">
        <w:r w:rsidR="000F2B08">
          <w:rPr>
            <w:rStyle w:val="Hyperlink"/>
            <w:lang w:eastAsia="x-none"/>
          </w:rPr>
          <w:t>R1-1806396</w:t>
        </w:r>
      </w:hyperlink>
      <w:r w:rsidR="00F728D8">
        <w:rPr>
          <w:lang w:eastAsia="x-none"/>
        </w:rPr>
        <w:tab/>
        <w:t>Reimaining issues on DMRS</w:t>
      </w:r>
      <w:r w:rsidR="00F728D8">
        <w:rPr>
          <w:lang w:eastAsia="x-none"/>
        </w:rPr>
        <w:tab/>
        <w:t>Spreadtrum Communications</w:t>
      </w:r>
    </w:p>
    <w:p w14:paraId="58D372C8" w14:textId="1534025C" w:rsidR="00F728D8" w:rsidRDefault="0058452E" w:rsidP="00F728D8">
      <w:pPr>
        <w:rPr>
          <w:lang w:eastAsia="x-none"/>
        </w:rPr>
      </w:pPr>
      <w:hyperlink r:id="rId1301" w:history="1">
        <w:r w:rsidR="000F2B08">
          <w:rPr>
            <w:rStyle w:val="Hyperlink"/>
            <w:lang w:eastAsia="x-none"/>
          </w:rPr>
          <w:t>R1-1806723</w:t>
        </w:r>
      </w:hyperlink>
      <w:r w:rsidR="00F728D8">
        <w:rPr>
          <w:lang w:eastAsia="x-none"/>
        </w:rPr>
        <w:tab/>
        <w:t>Remaining issues on DMRS</w:t>
      </w:r>
      <w:r w:rsidR="00F728D8">
        <w:rPr>
          <w:lang w:eastAsia="x-none"/>
        </w:rPr>
        <w:tab/>
        <w:t>Samsung</w:t>
      </w:r>
    </w:p>
    <w:p w14:paraId="42E74BA2" w14:textId="6959194D" w:rsidR="00F728D8" w:rsidRDefault="0058452E" w:rsidP="00F728D8">
      <w:pPr>
        <w:rPr>
          <w:lang w:eastAsia="x-none"/>
        </w:rPr>
      </w:pPr>
      <w:hyperlink r:id="rId1302" w:history="1">
        <w:r w:rsidR="000F2B08">
          <w:rPr>
            <w:rStyle w:val="Hyperlink"/>
            <w:lang w:eastAsia="x-none"/>
          </w:rPr>
          <w:t>R1-1806827</w:t>
        </w:r>
      </w:hyperlink>
      <w:r w:rsidR="00F728D8">
        <w:rPr>
          <w:lang w:eastAsia="x-none"/>
        </w:rPr>
        <w:tab/>
        <w:t>Text proposal on DMRS design</w:t>
      </w:r>
      <w:r w:rsidR="00F728D8">
        <w:rPr>
          <w:lang w:eastAsia="x-none"/>
        </w:rPr>
        <w:tab/>
        <w:t>OPPO</w:t>
      </w:r>
    </w:p>
    <w:p w14:paraId="3E4D4BAF" w14:textId="53D599D6" w:rsidR="00F728D8" w:rsidRPr="00AD3A67" w:rsidRDefault="0058452E" w:rsidP="00F728D8">
      <w:pPr>
        <w:rPr>
          <w:color w:val="BFBFBF"/>
          <w:lang w:eastAsia="x-none"/>
        </w:rPr>
      </w:pPr>
      <w:hyperlink r:id="rId1303" w:history="1">
        <w:r w:rsidR="000F2B08">
          <w:rPr>
            <w:rStyle w:val="Hyperlink"/>
            <w:lang w:eastAsia="x-none"/>
          </w:rPr>
          <w:t>R1-1806974</w:t>
        </w:r>
      </w:hyperlink>
      <w:r w:rsidR="00F728D8" w:rsidRPr="00AD3A67">
        <w:rPr>
          <w:color w:val="BFBFBF"/>
          <w:lang w:eastAsia="x-none"/>
        </w:rPr>
        <w:tab/>
        <w:t>Remaining Issues of DMRS for NR</w:t>
      </w:r>
      <w:r w:rsidR="00F728D8" w:rsidRPr="00AD3A67">
        <w:rPr>
          <w:color w:val="BFBFBF"/>
          <w:lang w:eastAsia="x-none"/>
        </w:rPr>
        <w:tab/>
        <w:t>AT&amp;T</w:t>
      </w:r>
    </w:p>
    <w:p w14:paraId="365D5D81" w14:textId="77777777" w:rsidR="00F728D8" w:rsidRPr="00AD3A67" w:rsidRDefault="00F728D8" w:rsidP="00F728D8">
      <w:pPr>
        <w:rPr>
          <w:color w:val="BFBFBF"/>
          <w:lang w:eastAsia="x-none"/>
        </w:rPr>
      </w:pPr>
      <w:r w:rsidRPr="00AD3A67">
        <w:rPr>
          <w:color w:val="BFBFBF"/>
          <w:lang w:eastAsia="x-none"/>
        </w:rPr>
        <w:t>Withdrawn</w:t>
      </w:r>
    </w:p>
    <w:p w14:paraId="36D8EB0A" w14:textId="12D4C617" w:rsidR="00F728D8" w:rsidRDefault="0058452E" w:rsidP="00F728D8">
      <w:pPr>
        <w:rPr>
          <w:lang w:eastAsia="x-none"/>
        </w:rPr>
      </w:pPr>
      <w:hyperlink r:id="rId1304" w:history="1">
        <w:r w:rsidR="000F2B08">
          <w:rPr>
            <w:rStyle w:val="Hyperlink"/>
            <w:lang w:eastAsia="x-none"/>
          </w:rPr>
          <w:t>R1-1807149</w:t>
        </w:r>
      </w:hyperlink>
      <w:r w:rsidR="00F728D8">
        <w:rPr>
          <w:lang w:eastAsia="x-none"/>
        </w:rPr>
        <w:tab/>
        <w:t>Remaining details on DM-RS</w:t>
      </w:r>
      <w:r w:rsidR="00F728D8">
        <w:rPr>
          <w:lang w:eastAsia="x-none"/>
        </w:rPr>
        <w:tab/>
        <w:t>NTT DOCOMO, INC.</w:t>
      </w:r>
    </w:p>
    <w:p w14:paraId="3ABDBBEB" w14:textId="07EA9217" w:rsidR="00F728D8" w:rsidRDefault="0058452E" w:rsidP="00F728D8">
      <w:pPr>
        <w:rPr>
          <w:lang w:eastAsia="x-none"/>
        </w:rPr>
      </w:pPr>
      <w:hyperlink r:id="rId1305" w:history="1">
        <w:r w:rsidR="000F2B08">
          <w:rPr>
            <w:rStyle w:val="Hyperlink"/>
            <w:lang w:eastAsia="x-none"/>
          </w:rPr>
          <w:t>R1-1807196</w:t>
        </w:r>
      </w:hyperlink>
      <w:r w:rsidR="00F728D8">
        <w:rPr>
          <w:lang w:eastAsia="x-none"/>
        </w:rPr>
        <w:tab/>
        <w:t>Further comments on DM-RS for NR physical data channels</w:t>
      </w:r>
      <w:r w:rsidR="00F728D8">
        <w:rPr>
          <w:lang w:eastAsia="x-none"/>
        </w:rPr>
        <w:tab/>
        <w:t>Nokia, Nokia Shanghai Bell</w:t>
      </w:r>
    </w:p>
    <w:p w14:paraId="1BDF05AF" w14:textId="3CC844FB" w:rsidR="00F728D8" w:rsidRDefault="0058452E" w:rsidP="00F728D8">
      <w:pPr>
        <w:rPr>
          <w:lang w:eastAsia="x-none"/>
        </w:rPr>
      </w:pPr>
      <w:hyperlink r:id="rId1306" w:history="1">
        <w:r w:rsidR="000F2B08">
          <w:rPr>
            <w:rStyle w:val="Hyperlink"/>
            <w:lang w:eastAsia="x-none"/>
          </w:rPr>
          <w:t>R1-1807292</w:t>
        </w:r>
      </w:hyperlink>
      <w:r w:rsidR="00F728D8">
        <w:rPr>
          <w:lang w:eastAsia="x-none"/>
        </w:rPr>
        <w:tab/>
        <w:t>Discussions on DL DMRS</w:t>
      </w:r>
      <w:r w:rsidR="00F728D8">
        <w:rPr>
          <w:lang w:eastAsia="x-none"/>
        </w:rPr>
        <w:tab/>
        <w:t>Mitsubishi Electric Co.</w:t>
      </w:r>
    </w:p>
    <w:p w14:paraId="55E9BFD9" w14:textId="3DAB8358" w:rsidR="00F728D8" w:rsidRDefault="0058452E" w:rsidP="00F728D8">
      <w:pPr>
        <w:rPr>
          <w:lang w:eastAsia="x-none"/>
        </w:rPr>
      </w:pPr>
      <w:hyperlink r:id="rId1307" w:history="1">
        <w:r w:rsidR="000F2B08">
          <w:rPr>
            <w:rStyle w:val="Hyperlink"/>
            <w:lang w:eastAsia="x-none"/>
          </w:rPr>
          <w:t>R1-1807295</w:t>
        </w:r>
      </w:hyperlink>
      <w:r w:rsidR="00F728D8">
        <w:rPr>
          <w:lang w:eastAsia="x-none"/>
        </w:rPr>
        <w:tab/>
        <w:t>Remaining issues on DL DMRS</w:t>
      </w:r>
      <w:r w:rsidR="00F728D8">
        <w:rPr>
          <w:lang w:eastAsia="x-none"/>
        </w:rPr>
        <w:tab/>
        <w:t>KT Corp.</w:t>
      </w:r>
    </w:p>
    <w:p w14:paraId="0371C74B" w14:textId="0C41ABCF" w:rsidR="00F728D8" w:rsidRDefault="0058452E" w:rsidP="00F728D8">
      <w:pPr>
        <w:rPr>
          <w:lang w:eastAsia="x-none"/>
        </w:rPr>
      </w:pPr>
      <w:hyperlink r:id="rId1308" w:history="1">
        <w:r w:rsidR="000F2B08">
          <w:rPr>
            <w:rStyle w:val="Hyperlink"/>
            <w:lang w:eastAsia="x-none"/>
          </w:rPr>
          <w:t>R1-1807347</w:t>
        </w:r>
      </w:hyperlink>
      <w:r w:rsidR="00F728D8">
        <w:rPr>
          <w:lang w:eastAsia="x-none"/>
        </w:rPr>
        <w:tab/>
        <w:t>Maintenance for DMRS</w:t>
      </w:r>
      <w:r w:rsidR="00F728D8">
        <w:rPr>
          <w:lang w:eastAsia="x-none"/>
        </w:rPr>
        <w:tab/>
        <w:t>Qualcomm Incorporated</w:t>
      </w:r>
    </w:p>
    <w:p w14:paraId="3EF74B75" w14:textId="77777777" w:rsidR="00F728D8" w:rsidRDefault="00F728D8" w:rsidP="0081593A">
      <w:pPr>
        <w:pStyle w:val="Heading5"/>
      </w:pPr>
      <w:bookmarkStart w:id="639" w:name="_Toc516232615"/>
      <w:r w:rsidRPr="004B0D61">
        <w:rPr>
          <w:rFonts w:hint="eastAsia"/>
        </w:rPr>
        <w:t>PT-RS</w:t>
      </w:r>
      <w:bookmarkEnd w:id="639"/>
    </w:p>
    <w:p w14:paraId="30169EB9" w14:textId="646A263A" w:rsidR="00F728D8" w:rsidRPr="007939FC" w:rsidRDefault="0058452E" w:rsidP="00F728D8">
      <w:pPr>
        <w:rPr>
          <w:b/>
          <w:lang w:eastAsia="x-none"/>
        </w:rPr>
      </w:pPr>
      <w:hyperlink r:id="rId1309" w:history="1">
        <w:r w:rsidR="000F2B08" w:rsidRPr="007939FC">
          <w:rPr>
            <w:rStyle w:val="Hyperlink"/>
            <w:b/>
          </w:rPr>
          <w:t>R1-1807658</w:t>
        </w:r>
      </w:hyperlink>
      <w:r w:rsidR="00F728D8" w:rsidRPr="007939FC">
        <w:rPr>
          <w:b/>
          <w:lang w:eastAsia="x-none"/>
        </w:rPr>
        <w:tab/>
        <w:t>Feature lead summary 1 of PT-RS</w:t>
      </w:r>
      <w:r w:rsidR="00F728D8" w:rsidRPr="007939FC">
        <w:rPr>
          <w:b/>
          <w:lang w:eastAsia="x-none"/>
        </w:rPr>
        <w:tab/>
        <w:t>Ericsson</w:t>
      </w:r>
    </w:p>
    <w:p w14:paraId="6ED3E32A" w14:textId="77777777" w:rsidR="00F728D8" w:rsidRDefault="00F728D8" w:rsidP="00F728D8">
      <w:pPr>
        <w:rPr>
          <w:lang w:eastAsia="x-none"/>
        </w:rPr>
      </w:pPr>
    </w:p>
    <w:p w14:paraId="51BEB8CB" w14:textId="77777777" w:rsidR="00F728D8" w:rsidRPr="00FA7D6C" w:rsidRDefault="00F728D8" w:rsidP="00F728D8">
      <w:pPr>
        <w:rPr>
          <w:b/>
          <w:lang w:eastAsia="x-none"/>
        </w:rPr>
      </w:pPr>
      <w:r w:rsidRPr="00FA7D6C">
        <w:rPr>
          <w:b/>
          <w:highlight w:val="green"/>
          <w:lang w:eastAsia="x-none"/>
        </w:rPr>
        <w:t>Agreement</w:t>
      </w:r>
    </w:p>
    <w:p w14:paraId="1CC42B60" w14:textId="77777777" w:rsidR="00F728D8" w:rsidRPr="007939FC" w:rsidRDefault="00F728D8" w:rsidP="00F728D8">
      <w:pPr>
        <w:rPr>
          <w:rFonts w:ascii="Times New Roman" w:hAnsi="Times New Roman"/>
          <w:lang w:val="en-US"/>
        </w:rPr>
      </w:pPr>
      <w:r w:rsidRPr="007939FC">
        <w:rPr>
          <w:rFonts w:ascii="Times New Roman" w:hAnsi="Times New Roman"/>
        </w:rPr>
        <w:t>Text proposal for TS 38.214 v15.1.0 Section 5.1.6.3</w:t>
      </w:r>
    </w:p>
    <w:p w14:paraId="2CC0BD5F" w14:textId="77777777" w:rsidR="00F728D8" w:rsidRPr="007939FC" w:rsidRDefault="00F728D8" w:rsidP="00F728D8">
      <w:pPr>
        <w:rPr>
          <w:rFonts w:ascii="Times New Roman" w:eastAsia="SimSun" w:hAnsi="Times New Roman"/>
          <w:lang w:val="en-US"/>
        </w:rPr>
      </w:pPr>
      <w:bookmarkStart w:id="640" w:name="_Hlk497901566"/>
      <w:bookmarkStart w:id="641" w:name="_Hlk500829290"/>
      <w:r w:rsidRPr="007939FC">
        <w:rPr>
          <w:rFonts w:ascii="Times New Roman" w:hAnsi="Times New Roman"/>
          <w:lang w:val="en-US"/>
        </w:rPr>
        <w:t>A UE shall report the preferred MCS and bandwidth thresholds based on the UE capability at a given carrier frequency, for each subcarrier spacing applicable to data channel at this carrier frequency, assuming the MCS table with the maximum ModOrder as it reported to support</w:t>
      </w:r>
      <w:r w:rsidRPr="007939FC">
        <w:rPr>
          <w:rFonts w:ascii="Times New Roman" w:hAnsi="Times New Roman"/>
          <w:color w:val="000000"/>
          <w:lang w:val="en-US"/>
        </w:rPr>
        <w:t>.</w:t>
      </w:r>
      <w:bookmarkStart w:id="642" w:name="_Hlk513105514"/>
    </w:p>
    <w:p w14:paraId="792DA187" w14:textId="77777777" w:rsidR="00F728D8" w:rsidRPr="007939FC" w:rsidRDefault="00F728D8" w:rsidP="00F728D8">
      <w:pPr>
        <w:rPr>
          <w:rFonts w:ascii="Times New Roman" w:hAnsi="Times New Roman"/>
          <w:color w:val="000000"/>
          <w:lang w:val="en-US"/>
        </w:rPr>
      </w:pPr>
      <w:bookmarkStart w:id="643" w:name="_Hlk500844944"/>
      <w:bookmarkEnd w:id="642"/>
      <w:r w:rsidRPr="007939FC">
        <w:rPr>
          <w:rFonts w:ascii="Times New Roman" w:hAnsi="Times New Roman"/>
          <w:color w:val="000000"/>
          <w:lang w:val="en-US"/>
        </w:rPr>
        <w:t xml:space="preserve">If a UE is configured with the higher layer parameter </w:t>
      </w:r>
      <w:bookmarkStart w:id="644" w:name="_Hlk500442245"/>
      <w:r w:rsidRPr="007939FC">
        <w:rPr>
          <w:rFonts w:ascii="Times New Roman" w:hAnsi="Times New Roman"/>
          <w:i/>
          <w:lang w:val="en-US"/>
        </w:rPr>
        <w:t>phaseTrackingRS</w:t>
      </w:r>
      <w:r w:rsidRPr="007939FC">
        <w:rPr>
          <w:rFonts w:ascii="Times New Roman" w:hAnsi="Times New Roman"/>
          <w:i/>
          <w:color w:val="000000"/>
          <w:lang w:val="en-US"/>
        </w:rPr>
        <w:t xml:space="preserve"> </w:t>
      </w:r>
      <w:r w:rsidRPr="007939FC">
        <w:rPr>
          <w:rFonts w:ascii="Times New Roman" w:hAnsi="Times New Roman"/>
          <w:color w:val="000000"/>
          <w:lang w:val="en-US"/>
        </w:rPr>
        <w:t>in</w:t>
      </w:r>
      <w:r w:rsidRPr="007939FC">
        <w:rPr>
          <w:rFonts w:ascii="Times New Roman" w:hAnsi="Times New Roman"/>
          <w:lang w:val="en-US"/>
        </w:rPr>
        <w:t xml:space="preserve"> </w:t>
      </w:r>
      <w:r w:rsidRPr="007939FC">
        <w:rPr>
          <w:rFonts w:ascii="Times New Roman" w:hAnsi="Times New Roman"/>
          <w:i/>
          <w:color w:val="000000"/>
          <w:lang w:val="en-US"/>
        </w:rPr>
        <w:t xml:space="preserve">DMRS-DownlinkConfig </w:t>
      </w:r>
      <w:bookmarkEnd w:id="644"/>
      <w:r w:rsidRPr="007939FC">
        <w:rPr>
          <w:rFonts w:ascii="Times New Roman" w:hAnsi="Times New Roman"/>
          <w:color w:val="000000"/>
          <w:lang w:val="en-US"/>
        </w:rPr>
        <w:t>,</w:t>
      </w:r>
    </w:p>
    <w:bookmarkEnd w:id="640"/>
    <w:p w14:paraId="669AA4D6" w14:textId="77777777" w:rsidR="00F728D8" w:rsidRPr="007939FC" w:rsidRDefault="00F728D8" w:rsidP="00F728D8">
      <w:pPr>
        <w:ind w:left="568" w:hanging="284"/>
        <w:rPr>
          <w:rFonts w:ascii="Times New Roman" w:hAnsi="Times New Roman"/>
          <w:color w:val="000000"/>
          <w:u w:val="single"/>
        </w:rPr>
      </w:pPr>
      <w:r w:rsidRPr="007939FC">
        <w:rPr>
          <w:rFonts w:ascii="Times New Roman" w:hAnsi="Times New Roman"/>
          <w:color w:val="000000"/>
          <w:lang w:val="en-US" w:eastAsia="ja-JP"/>
        </w:rPr>
        <w:t xml:space="preserve">-    the higher layer parameters </w:t>
      </w:r>
      <w:r w:rsidRPr="007939FC">
        <w:rPr>
          <w:rFonts w:ascii="Times New Roman" w:hAnsi="Times New Roman"/>
          <w:i/>
          <w:iCs/>
          <w:color w:val="000000"/>
        </w:rPr>
        <w:t>timeDensity</w:t>
      </w:r>
      <w:r w:rsidRPr="007939FC">
        <w:rPr>
          <w:rFonts w:ascii="Times New Roman" w:hAnsi="Times New Roman"/>
          <w:color w:val="000000"/>
        </w:rPr>
        <w:t xml:space="preserve"> </w:t>
      </w:r>
      <w:r w:rsidRPr="007939FC">
        <w:rPr>
          <w:rFonts w:ascii="Times New Roman" w:hAnsi="Times New Roman"/>
          <w:color w:val="000000"/>
          <w:lang w:val="en-US"/>
        </w:rPr>
        <w:t xml:space="preserve">and </w:t>
      </w:r>
      <w:r w:rsidRPr="007939FC">
        <w:rPr>
          <w:rFonts w:ascii="Times New Roman" w:hAnsi="Times New Roman"/>
          <w:i/>
          <w:iCs/>
          <w:color w:val="000000"/>
        </w:rPr>
        <w:t>frequencyDensity</w:t>
      </w:r>
      <w:r w:rsidRPr="007939FC">
        <w:rPr>
          <w:rFonts w:ascii="Times New Roman" w:hAnsi="Times New Roman"/>
          <w:color w:val="000000"/>
          <w:lang w:val="en-US"/>
        </w:rPr>
        <w:t xml:space="preserve"> in </w:t>
      </w:r>
      <w:r w:rsidRPr="007939FC">
        <w:rPr>
          <w:rFonts w:ascii="Times New Roman" w:hAnsi="Times New Roman"/>
          <w:i/>
          <w:iCs/>
          <w:color w:val="000000"/>
          <w:lang w:val="en-US"/>
        </w:rPr>
        <w:t xml:space="preserve">PTRS-DownlinkConfig </w:t>
      </w:r>
      <w:r w:rsidRPr="007939FC">
        <w:rPr>
          <w:rFonts w:ascii="Times New Roman" w:hAnsi="Times New Roman"/>
          <w:color w:val="000000"/>
          <w:lang w:val="en-US"/>
        </w:rPr>
        <w:t xml:space="preserve">indicate the </w:t>
      </w:r>
      <w:r w:rsidRPr="007939FC">
        <w:rPr>
          <w:rFonts w:ascii="Times New Roman" w:hAnsi="Times New Roman"/>
          <w:color w:val="000000"/>
        </w:rPr>
        <w:t xml:space="preserve">threshold values </w:t>
      </w:r>
      <w:r w:rsidRPr="007939FC">
        <w:rPr>
          <w:rFonts w:ascii="Times New Roman" w:hAnsi="Times New Roman"/>
          <w:i/>
          <w:iCs/>
          <w:color w:val="000000"/>
          <w:lang w:val="en-US"/>
        </w:rPr>
        <w:t>ptrs-MCS</w:t>
      </w:r>
      <w:r w:rsidRPr="007939FC">
        <w:rPr>
          <w:rFonts w:ascii="Times New Roman" w:hAnsi="Times New Roman"/>
          <w:i/>
          <w:iCs/>
          <w:color w:val="000000"/>
          <w:vertAlign w:val="subscript"/>
          <w:lang w:val="en-US"/>
        </w:rPr>
        <w:t>i</w:t>
      </w:r>
      <w:r w:rsidRPr="007939FC">
        <w:rPr>
          <w:rFonts w:ascii="Times New Roman" w:hAnsi="Times New Roman"/>
          <w:color w:val="000000"/>
          <w:lang w:val="en-US"/>
        </w:rPr>
        <w:t xml:space="preserve">, </w:t>
      </w:r>
      <w:r w:rsidRPr="007939FC">
        <w:rPr>
          <w:rFonts w:ascii="Times New Roman" w:hAnsi="Times New Roman"/>
          <w:i/>
          <w:iCs/>
          <w:color w:val="000000"/>
          <w:lang w:val="en-US"/>
        </w:rPr>
        <w:t>i</w:t>
      </w:r>
      <w:r w:rsidRPr="007939FC">
        <w:rPr>
          <w:rFonts w:ascii="Times New Roman" w:hAnsi="Times New Roman"/>
          <w:color w:val="000000"/>
          <w:lang w:val="en-US"/>
        </w:rPr>
        <w:t xml:space="preserve">=1,2,3 and </w:t>
      </w:r>
      <w:r w:rsidRPr="007939FC">
        <w:rPr>
          <w:rFonts w:ascii="Times New Roman" w:hAnsi="Times New Roman"/>
          <w:i/>
          <w:iCs/>
          <w:color w:val="000000"/>
        </w:rPr>
        <w:t>N</w:t>
      </w:r>
      <w:r w:rsidRPr="007939FC">
        <w:rPr>
          <w:rFonts w:ascii="Times New Roman" w:hAnsi="Times New Roman"/>
          <w:i/>
          <w:iCs/>
          <w:color w:val="000000"/>
          <w:vertAlign w:val="subscript"/>
        </w:rPr>
        <w:t>RB,i</w:t>
      </w:r>
      <w:r w:rsidRPr="007939FC">
        <w:rPr>
          <w:rFonts w:ascii="Times New Roman" w:hAnsi="Times New Roman"/>
          <w:color w:val="000000"/>
        </w:rPr>
        <w:t xml:space="preserve"> , </w:t>
      </w:r>
      <w:r w:rsidRPr="007939FC">
        <w:rPr>
          <w:rFonts w:ascii="Times New Roman" w:hAnsi="Times New Roman"/>
          <w:i/>
          <w:iCs/>
          <w:color w:val="000000"/>
          <w:lang w:val="en-US"/>
        </w:rPr>
        <w:t>i</w:t>
      </w:r>
      <w:r w:rsidRPr="007939FC">
        <w:rPr>
          <w:rFonts w:ascii="Times New Roman" w:hAnsi="Times New Roman"/>
          <w:color w:val="000000"/>
          <w:lang w:val="en-US"/>
        </w:rPr>
        <w:t xml:space="preserve">=0,1, as shown in Table 5.1.6.3-1 and Table 5.1.6.3-2,  </w:t>
      </w:r>
      <w:r w:rsidRPr="007939FC">
        <w:rPr>
          <w:rFonts w:ascii="Times New Roman" w:hAnsi="Times New Roman"/>
          <w:color w:val="000000"/>
        </w:rPr>
        <w:t>respectively.</w:t>
      </w:r>
      <w:r w:rsidRPr="007939FC">
        <w:rPr>
          <w:rFonts w:ascii="Times New Roman" w:hAnsi="Times New Roman"/>
          <w:color w:val="000000"/>
          <w:u w:val="single"/>
        </w:rPr>
        <w:t xml:space="preserve"> </w:t>
      </w:r>
    </w:p>
    <w:p w14:paraId="55B29C0E" w14:textId="77777777" w:rsidR="00F728D8" w:rsidRPr="007939FC" w:rsidRDefault="00F728D8" w:rsidP="00F728D8">
      <w:pPr>
        <w:pStyle w:val="B1"/>
        <w:spacing w:after="0"/>
        <w:rPr>
          <w:rFonts w:ascii="Times New Roman" w:hAnsi="Times New Roman"/>
        </w:rPr>
      </w:pPr>
      <w:r w:rsidRPr="007939FC">
        <w:rPr>
          <w:rFonts w:ascii="Times New Roman" w:hAnsi="Times New Roman"/>
        </w:rPr>
        <w:t>-</w:t>
      </w:r>
      <w:r w:rsidRPr="007939FC">
        <w:rPr>
          <w:rFonts w:ascii="Times New Roman" w:hAnsi="Times New Roman"/>
        </w:rPr>
        <w:tab/>
        <w:t xml:space="preserve">if either or both of the additional higher layer parameters </w:t>
      </w:r>
      <w:r w:rsidRPr="007939FC">
        <w:rPr>
          <w:rFonts w:ascii="Times New Roman" w:hAnsi="Times New Roman"/>
          <w:i/>
        </w:rPr>
        <w:t xml:space="preserve">timeDensity </w:t>
      </w:r>
      <w:r w:rsidRPr="007939FC">
        <w:rPr>
          <w:rFonts w:ascii="Times New Roman" w:hAnsi="Times New Roman"/>
        </w:rPr>
        <w:t xml:space="preserve">and </w:t>
      </w:r>
      <w:r w:rsidRPr="007939FC">
        <w:rPr>
          <w:rFonts w:ascii="Times New Roman" w:hAnsi="Times New Roman"/>
          <w:i/>
        </w:rPr>
        <w:t xml:space="preserve">frequencyDensity </w:t>
      </w:r>
      <w:r w:rsidRPr="007939FC">
        <w:rPr>
          <w:rFonts w:ascii="Times New Roman" w:hAnsi="Times New Roman"/>
        </w:rPr>
        <w:t xml:space="preserve">are configured, and the RNTI equals C-RNTI or CS-RNTI, the UE shall assume the PT-RS antenna ports’ presence and pattern are a function of the corresponding scheduled MCS of the corresponding codeword and scheduled bandwidth in corresponding bandwidth part as shown in Table 5.1.6.3-1 and Table 5.1.6.3-2, </w:t>
      </w:r>
    </w:p>
    <w:p w14:paraId="401997A8" w14:textId="77777777" w:rsidR="00F728D8" w:rsidRPr="007939FC" w:rsidRDefault="00F728D8" w:rsidP="00F728D8">
      <w:pPr>
        <w:pStyle w:val="B2"/>
        <w:spacing w:after="0"/>
        <w:rPr>
          <w:lang w:val="en-US"/>
        </w:rPr>
      </w:pPr>
      <w:r w:rsidRPr="007939FC">
        <w:rPr>
          <w:lang w:val="en-US"/>
        </w:rPr>
        <w:t>-</w:t>
      </w:r>
      <w:r w:rsidRPr="007939FC">
        <w:rPr>
          <w:lang w:val="en-US"/>
        </w:rPr>
        <w:tab/>
        <w:t xml:space="preserve">if the higher layer parameter </w:t>
      </w:r>
      <w:r w:rsidRPr="007939FC">
        <w:rPr>
          <w:i/>
          <w:lang w:val="en-US"/>
        </w:rPr>
        <w:t>timeDensity</w:t>
      </w:r>
      <w:r w:rsidRPr="007939FC">
        <w:rPr>
          <w:lang w:val="en-US"/>
        </w:rPr>
        <w:t xml:space="preserve"> </w:t>
      </w:r>
      <w:r w:rsidRPr="007939FC">
        <w:t xml:space="preserve">given by </w:t>
      </w:r>
      <w:r w:rsidRPr="007939FC">
        <w:rPr>
          <w:i/>
        </w:rPr>
        <w:t>PTRS-DownlinkConfig</w:t>
      </w:r>
      <w:r w:rsidRPr="007939FC">
        <w:t xml:space="preserve"> </w:t>
      </w:r>
      <w:r w:rsidRPr="007939FC">
        <w:rPr>
          <w:lang w:val="en-US"/>
        </w:rPr>
        <w:t xml:space="preserve">is not configured, the UE </w:t>
      </w:r>
      <w:r w:rsidRPr="007939FC">
        <w:t>shall</w:t>
      </w:r>
      <w:r w:rsidRPr="007939FC">
        <w:rPr>
          <w:lang w:val="en-US"/>
        </w:rPr>
        <w:t xml:space="preserve"> assume </w:t>
      </w:r>
      <w:r w:rsidRPr="007939FC">
        <w:rPr>
          <w:i/>
          <w:iCs/>
          <w:lang w:val="en-US"/>
        </w:rPr>
        <w:t>L</w:t>
      </w:r>
      <w:r w:rsidRPr="007939FC">
        <w:rPr>
          <w:i/>
          <w:iCs/>
          <w:vertAlign w:val="subscript"/>
          <w:lang w:val="en-US"/>
        </w:rPr>
        <w:t xml:space="preserve">PT-RS </w:t>
      </w:r>
      <w:r w:rsidRPr="007939FC">
        <w:rPr>
          <w:lang w:val="en-US"/>
        </w:rPr>
        <w:t>= 1.</w:t>
      </w:r>
    </w:p>
    <w:p w14:paraId="30DBE851" w14:textId="77777777" w:rsidR="00F728D8" w:rsidRPr="007939FC" w:rsidRDefault="00F728D8" w:rsidP="00F728D8">
      <w:pPr>
        <w:pStyle w:val="B2"/>
        <w:spacing w:after="0"/>
        <w:rPr>
          <w:color w:val="000000"/>
          <w:lang w:val="en-US"/>
        </w:rPr>
      </w:pPr>
      <w:r w:rsidRPr="007939FC">
        <w:rPr>
          <w:lang w:val="en-US"/>
        </w:rPr>
        <w:t>-</w:t>
      </w:r>
      <w:r w:rsidRPr="007939FC">
        <w:rPr>
          <w:lang w:val="en-US"/>
        </w:rPr>
        <w:tab/>
        <w:t xml:space="preserve">if the higher layer parameter </w:t>
      </w:r>
      <w:r w:rsidRPr="007939FC">
        <w:rPr>
          <w:i/>
          <w:lang w:val="en-US"/>
        </w:rPr>
        <w:t>frequencyDensity</w:t>
      </w:r>
      <w:r w:rsidRPr="007939FC">
        <w:rPr>
          <w:lang w:val="en-US"/>
        </w:rPr>
        <w:t xml:space="preserve"> </w:t>
      </w:r>
      <w:r w:rsidRPr="007939FC">
        <w:t xml:space="preserve">given by </w:t>
      </w:r>
      <w:r w:rsidRPr="007939FC">
        <w:rPr>
          <w:i/>
        </w:rPr>
        <w:t>PTRS-DownlinkConfig</w:t>
      </w:r>
      <w:r w:rsidRPr="007939FC">
        <w:rPr>
          <w:lang w:val="en-US"/>
        </w:rPr>
        <w:t xml:space="preserve"> is not configured, the UE </w:t>
      </w:r>
      <w:r w:rsidRPr="007939FC">
        <w:t>shall</w:t>
      </w:r>
      <w:r w:rsidRPr="007939FC">
        <w:rPr>
          <w:lang w:val="en-US"/>
        </w:rPr>
        <w:t xml:space="preserve"> assume </w:t>
      </w:r>
      <w:r w:rsidRPr="007939FC">
        <w:rPr>
          <w:i/>
          <w:iCs/>
          <w:color w:val="000000"/>
          <w:lang w:val="en-US" w:eastAsia="ko-KR"/>
        </w:rPr>
        <w:t>K</w:t>
      </w:r>
      <w:r w:rsidRPr="007939FC">
        <w:rPr>
          <w:i/>
          <w:iCs/>
          <w:color w:val="000000"/>
          <w:vertAlign w:val="subscript"/>
          <w:lang w:val="en-US" w:eastAsia="ko-KR"/>
        </w:rPr>
        <w:t>PT-RS</w:t>
      </w:r>
      <w:r w:rsidRPr="007939FC">
        <w:rPr>
          <w:color w:val="000000"/>
          <w:lang w:val="en-US"/>
        </w:rPr>
        <w:t xml:space="preserve"> = 2.</w:t>
      </w:r>
    </w:p>
    <w:p w14:paraId="7F6C2E8F" w14:textId="77777777" w:rsidR="00F728D8" w:rsidRPr="007939FC" w:rsidRDefault="00F728D8" w:rsidP="00F728D8">
      <w:pPr>
        <w:pStyle w:val="B1"/>
        <w:spacing w:after="0"/>
        <w:rPr>
          <w:rFonts w:ascii="Times New Roman" w:hAnsi="Times New Roman"/>
          <w:color w:val="FF0000"/>
        </w:rPr>
      </w:pPr>
      <w:r w:rsidRPr="007939FC">
        <w:rPr>
          <w:rFonts w:ascii="Times New Roman" w:hAnsi="Times New Roman"/>
        </w:rPr>
        <w:t>-</w:t>
      </w:r>
      <w:r w:rsidRPr="007939FC">
        <w:rPr>
          <w:rFonts w:ascii="Times New Roman" w:hAnsi="Times New Roman"/>
        </w:rPr>
        <w:tab/>
        <w:t xml:space="preserve">otherwise, </w:t>
      </w:r>
      <w:r w:rsidRPr="007939FC">
        <w:rPr>
          <w:rFonts w:ascii="Times New Roman" w:hAnsi="Times New Roman"/>
          <w:color w:val="FF0000"/>
        </w:rPr>
        <w:t xml:space="preserve">if neither of the additional higher layer parameters </w:t>
      </w:r>
      <w:r w:rsidRPr="007939FC">
        <w:rPr>
          <w:rFonts w:ascii="Times New Roman" w:hAnsi="Times New Roman"/>
          <w:i/>
          <w:color w:val="FF0000"/>
        </w:rPr>
        <w:t xml:space="preserve">timeDensity </w:t>
      </w:r>
      <w:r w:rsidRPr="007939FC">
        <w:rPr>
          <w:rFonts w:ascii="Times New Roman" w:hAnsi="Times New Roman"/>
          <w:color w:val="FF0000"/>
        </w:rPr>
        <w:t xml:space="preserve">and </w:t>
      </w:r>
      <w:r w:rsidRPr="007939FC">
        <w:rPr>
          <w:rFonts w:ascii="Times New Roman" w:hAnsi="Times New Roman"/>
          <w:i/>
          <w:color w:val="FF0000"/>
        </w:rPr>
        <w:t xml:space="preserve">frequencyDensity </w:t>
      </w:r>
      <w:r w:rsidRPr="007939FC">
        <w:rPr>
          <w:rFonts w:ascii="Times New Roman" w:hAnsi="Times New Roman"/>
          <w:color w:val="FF0000"/>
        </w:rPr>
        <w:t xml:space="preserve">are configured and the RNTI equals C-RNTI or CS-RNTI, </w:t>
      </w:r>
      <w:r w:rsidRPr="007939FC">
        <w:rPr>
          <w:rFonts w:ascii="Times New Roman" w:hAnsi="Times New Roman"/>
          <w:color w:val="FF0000"/>
          <w:u w:val="single"/>
        </w:rPr>
        <w:t xml:space="preserve"> </w:t>
      </w:r>
      <w:r w:rsidRPr="007939FC">
        <w:rPr>
          <w:rFonts w:ascii="Times New Roman" w:hAnsi="Times New Roman"/>
        </w:rPr>
        <w:t xml:space="preserve">the UE shall assume the PT-RS is present with </w:t>
      </w:r>
      <w:r w:rsidRPr="007939FC">
        <w:rPr>
          <w:rFonts w:ascii="Times New Roman" w:hAnsi="Times New Roman"/>
          <w:i/>
          <w:iCs/>
        </w:rPr>
        <w:t>L</w:t>
      </w:r>
      <w:r w:rsidRPr="007939FC">
        <w:rPr>
          <w:rFonts w:ascii="Times New Roman" w:hAnsi="Times New Roman"/>
          <w:i/>
          <w:iCs/>
          <w:vertAlign w:val="subscript"/>
        </w:rPr>
        <w:t xml:space="preserve">PT-RS </w:t>
      </w:r>
      <w:r w:rsidRPr="007939FC">
        <w:rPr>
          <w:rFonts w:ascii="Times New Roman" w:hAnsi="Times New Roman"/>
        </w:rPr>
        <w:t xml:space="preserve">= 1, </w:t>
      </w:r>
      <w:r w:rsidRPr="007939FC">
        <w:rPr>
          <w:rFonts w:ascii="Times New Roman" w:hAnsi="Times New Roman"/>
          <w:i/>
          <w:iCs/>
          <w:color w:val="000000"/>
          <w:lang w:eastAsia="ko-KR"/>
        </w:rPr>
        <w:t>K</w:t>
      </w:r>
      <w:r w:rsidRPr="007939FC">
        <w:rPr>
          <w:rFonts w:ascii="Times New Roman" w:hAnsi="Times New Roman"/>
          <w:i/>
          <w:iCs/>
          <w:color w:val="000000"/>
          <w:vertAlign w:val="subscript"/>
          <w:lang w:eastAsia="ko-KR"/>
        </w:rPr>
        <w:t>PT-RS</w:t>
      </w:r>
      <w:r w:rsidRPr="007939FC">
        <w:rPr>
          <w:rFonts w:ascii="Times New Roman" w:hAnsi="Times New Roman"/>
          <w:color w:val="000000"/>
        </w:rPr>
        <w:t xml:space="preserve"> = 2 </w:t>
      </w:r>
      <w:r w:rsidRPr="007939FC">
        <w:rPr>
          <w:rFonts w:ascii="Times New Roman" w:hAnsi="Times New Roman"/>
          <w:color w:val="FF0000"/>
        </w:rPr>
        <w:t xml:space="preserve">and the UE shall assume </w:t>
      </w:r>
      <w:r w:rsidRPr="007939FC">
        <w:rPr>
          <w:rFonts w:ascii="Times New Roman" w:hAnsi="Times New Roman"/>
          <w:strike/>
          <w:color w:val="FF0000"/>
        </w:rPr>
        <w:t>The UE shall assume that</w:t>
      </w:r>
      <w:r w:rsidRPr="007939FC">
        <w:rPr>
          <w:rFonts w:ascii="Times New Roman" w:hAnsi="Times New Roman"/>
          <w:color w:val="FF0000"/>
        </w:rPr>
        <w:t xml:space="preserve"> </w:t>
      </w:r>
      <w:r w:rsidRPr="007939FC">
        <w:rPr>
          <w:rFonts w:ascii="Times New Roman" w:hAnsi="Times New Roman"/>
        </w:rPr>
        <w:t>PT-RS is not present when,</w:t>
      </w:r>
    </w:p>
    <w:p w14:paraId="74431A8F" w14:textId="77777777" w:rsidR="00F728D8" w:rsidRPr="007939FC" w:rsidRDefault="00F728D8" w:rsidP="00F728D8">
      <w:pPr>
        <w:pStyle w:val="B2"/>
        <w:spacing w:after="0"/>
        <w:rPr>
          <w:lang w:val="en-US"/>
        </w:rPr>
      </w:pPr>
      <w:r w:rsidRPr="007939FC">
        <w:rPr>
          <w:lang w:val="en-US"/>
        </w:rPr>
        <w:t>-</w:t>
      </w:r>
      <w:r w:rsidRPr="007939FC">
        <w:rPr>
          <w:lang w:val="en-US"/>
        </w:rPr>
        <w:tab/>
        <w:t>the scheduled MCS from Table 5.1.3.1-1 is smaller than 10, or</w:t>
      </w:r>
    </w:p>
    <w:p w14:paraId="4D5ECE78" w14:textId="77777777" w:rsidR="00F728D8" w:rsidRPr="007939FC" w:rsidRDefault="00F728D8" w:rsidP="00F728D8">
      <w:pPr>
        <w:pStyle w:val="B2"/>
        <w:spacing w:after="0"/>
        <w:rPr>
          <w:lang w:val="en-US"/>
        </w:rPr>
      </w:pPr>
      <w:r w:rsidRPr="007939FC">
        <w:rPr>
          <w:lang w:val="en-US"/>
        </w:rPr>
        <w:t>-</w:t>
      </w:r>
      <w:r w:rsidRPr="007939FC">
        <w:rPr>
          <w:lang w:val="en-US"/>
        </w:rPr>
        <w:tab/>
        <w:t xml:space="preserve">the scheduled MCS from Table 5.1.3.1-2 is smaller than 5, or </w:t>
      </w:r>
    </w:p>
    <w:p w14:paraId="4923A86F" w14:textId="77777777" w:rsidR="00F728D8" w:rsidRPr="007939FC" w:rsidRDefault="00F728D8" w:rsidP="00F728D8">
      <w:pPr>
        <w:pStyle w:val="B2"/>
        <w:spacing w:after="0"/>
        <w:rPr>
          <w:lang w:val="en-US"/>
        </w:rPr>
      </w:pPr>
      <w:r w:rsidRPr="007939FC">
        <w:rPr>
          <w:lang w:val="en-US"/>
        </w:rPr>
        <w:t>-</w:t>
      </w:r>
      <w:r w:rsidRPr="007939FC">
        <w:rPr>
          <w:lang w:val="en-US"/>
        </w:rPr>
        <w:tab/>
        <w:t>the number of scheduled RBs is smaller than 3</w:t>
      </w:r>
      <w:r w:rsidRPr="007939FC">
        <w:rPr>
          <w:strike/>
          <w:color w:val="FF0000"/>
          <w:lang w:val="en-US"/>
        </w:rPr>
        <w:t>, or</w:t>
      </w:r>
    </w:p>
    <w:p w14:paraId="7801982A" w14:textId="77777777" w:rsidR="00F728D8" w:rsidRPr="007939FC" w:rsidRDefault="00F728D8" w:rsidP="00F728D8">
      <w:pPr>
        <w:pStyle w:val="B2"/>
        <w:spacing w:after="0"/>
        <w:rPr>
          <w:lang w:val="en-US"/>
        </w:rPr>
      </w:pPr>
      <w:r w:rsidRPr="007939FC">
        <w:rPr>
          <w:lang w:val="en-US"/>
        </w:rPr>
        <w:t>-</w:t>
      </w:r>
      <w:r w:rsidRPr="007939FC">
        <w:rPr>
          <w:lang w:val="en-US"/>
        </w:rPr>
        <w:tab/>
      </w:r>
      <w:r w:rsidRPr="007939FC">
        <w:rPr>
          <w:strike/>
          <w:color w:val="FF0000"/>
          <w:lang w:val="en-US"/>
        </w:rPr>
        <w:t>the RNTI equals RA-RNTI, SI-RNTI or P-RNTI.</w:t>
      </w:r>
    </w:p>
    <w:bookmarkEnd w:id="641"/>
    <w:bookmarkEnd w:id="643"/>
    <w:p w14:paraId="70378E66" w14:textId="77777777" w:rsidR="00F728D8" w:rsidRPr="007939FC" w:rsidRDefault="00F728D8" w:rsidP="00F728D8">
      <w:pPr>
        <w:ind w:left="284"/>
        <w:rPr>
          <w:rFonts w:ascii="Times New Roman" w:hAnsi="Times New Roman"/>
          <w:color w:val="FF0000"/>
          <w:u w:val="single"/>
          <w:lang w:val="en-US"/>
        </w:rPr>
      </w:pPr>
      <w:r w:rsidRPr="007939FC">
        <w:rPr>
          <w:rFonts w:ascii="Times New Roman" w:hAnsi="Times New Roman"/>
          <w:color w:val="FF0000"/>
          <w:u w:val="single"/>
          <w:lang w:val="en-US"/>
        </w:rPr>
        <w:lastRenderedPageBreak/>
        <w:t>-</w:t>
      </w:r>
      <w:r w:rsidRPr="007939FC">
        <w:rPr>
          <w:rFonts w:ascii="Times New Roman" w:hAnsi="Times New Roman"/>
          <w:color w:val="FF0000"/>
          <w:u w:val="single"/>
          <w:lang w:val="en-US"/>
        </w:rPr>
        <w:tab/>
        <w:t xml:space="preserve">otherwise, if the RNTI equals RA-RNTI, SI-RNTI, or P-RNTI, the UE shall assume PT-RS is not present </w:t>
      </w:r>
    </w:p>
    <w:p w14:paraId="1E5EC4BC" w14:textId="77777777" w:rsidR="00F728D8" w:rsidRPr="007939FC" w:rsidRDefault="00F728D8" w:rsidP="00F728D8">
      <w:pPr>
        <w:rPr>
          <w:rFonts w:ascii="Times New Roman" w:hAnsi="Times New Roman"/>
          <w:lang w:val="en-US" w:eastAsia="x-none"/>
        </w:rPr>
      </w:pPr>
    </w:p>
    <w:p w14:paraId="34AE2681" w14:textId="77777777" w:rsidR="00F728D8" w:rsidRDefault="00F728D8" w:rsidP="00F728D8">
      <w:pPr>
        <w:rPr>
          <w:lang w:val="en-US" w:eastAsia="x-none"/>
        </w:rPr>
      </w:pPr>
    </w:p>
    <w:p w14:paraId="18080446" w14:textId="77777777" w:rsidR="00F728D8" w:rsidRPr="007939FC" w:rsidRDefault="00F728D8" w:rsidP="00F728D8">
      <w:pPr>
        <w:widowControl w:val="0"/>
        <w:rPr>
          <w:highlight w:val="green"/>
        </w:rPr>
      </w:pPr>
      <w:r w:rsidRPr="007939FC">
        <w:rPr>
          <w:highlight w:val="green"/>
        </w:rPr>
        <w:t>Agreement</w:t>
      </w:r>
    </w:p>
    <w:p w14:paraId="0698AA01" w14:textId="77777777" w:rsidR="00F728D8" w:rsidRPr="00474EFB" w:rsidRDefault="00F728D8" w:rsidP="00F728D8">
      <w:pPr>
        <w:widowControl w:val="0"/>
      </w:pPr>
      <w:r w:rsidRPr="00474EFB">
        <w:t>Text proposal for clause 6.2.3.2 of TS 38.214</w:t>
      </w:r>
    </w:p>
    <w:p w14:paraId="29BEA129" w14:textId="77777777" w:rsidR="00F728D8" w:rsidRPr="00474EFB" w:rsidRDefault="00F728D8" w:rsidP="00F728D8">
      <w:r w:rsidRPr="00474EFB">
        <w:t xml:space="preserve">The UE shall assume no PT-RS is present when the number of scheduled RBs is less than </w:t>
      </w:r>
      <w:r w:rsidRPr="00474EFB">
        <w:rPr>
          <w:strike/>
          <w:color w:val="FF0000"/>
        </w:rPr>
        <w:t>or equal to</w:t>
      </w:r>
      <w:r w:rsidRPr="00474EFB">
        <w:t xml:space="preserve"> N</w:t>
      </w:r>
      <w:r w:rsidRPr="00474EFB">
        <w:rPr>
          <w:vertAlign w:val="subscript"/>
        </w:rPr>
        <w:t>RB0</w:t>
      </w:r>
      <w:r w:rsidRPr="00474EFB">
        <w:t xml:space="preserve"> if N</w:t>
      </w:r>
      <w:r w:rsidRPr="00474EFB">
        <w:rPr>
          <w:vertAlign w:val="subscript"/>
        </w:rPr>
        <w:t>RB0</w:t>
      </w:r>
      <w:r w:rsidRPr="00474EFB">
        <w:t xml:space="preserve"> &gt; </w:t>
      </w:r>
      <w:r w:rsidRPr="00474EFB">
        <w:rPr>
          <w:strike/>
          <w:color w:val="FF0000"/>
        </w:rPr>
        <w:t>0</w:t>
      </w:r>
      <w:r w:rsidRPr="00474EFB">
        <w:rPr>
          <w:color w:val="FF0000"/>
        </w:rPr>
        <w:t>1</w:t>
      </w:r>
      <w:r w:rsidRPr="00474EFB">
        <w:t xml:space="preserve"> or if the RNTI equals TC-RNTI.</w:t>
      </w:r>
    </w:p>
    <w:p w14:paraId="11396F99" w14:textId="77777777" w:rsidR="00F728D8" w:rsidRDefault="00F728D8" w:rsidP="00F728D8">
      <w:pPr>
        <w:rPr>
          <w:lang w:eastAsia="x-none"/>
        </w:rPr>
      </w:pPr>
    </w:p>
    <w:p w14:paraId="637B01EB" w14:textId="77777777" w:rsidR="00F728D8" w:rsidRPr="007939FC" w:rsidRDefault="00F728D8" w:rsidP="00F728D8">
      <w:pPr>
        <w:rPr>
          <w:lang w:eastAsia="x-none"/>
        </w:rPr>
      </w:pPr>
      <w:r w:rsidRPr="007939FC">
        <w:rPr>
          <w:highlight w:val="green"/>
          <w:lang w:eastAsia="x-none"/>
        </w:rPr>
        <w:t>Agreement</w:t>
      </w:r>
    </w:p>
    <w:p w14:paraId="01057D33" w14:textId="77777777" w:rsidR="00F728D8" w:rsidRPr="00540144" w:rsidRDefault="00F728D8" w:rsidP="00F728D8">
      <w:pPr>
        <w:widowControl w:val="0"/>
      </w:pPr>
      <w:r w:rsidRPr="00540144">
        <w:t xml:space="preserve">Text proposal for 38.214, section 6.2.3.1 </w:t>
      </w:r>
    </w:p>
    <w:p w14:paraId="4AA0C56C" w14:textId="77777777" w:rsidR="00F728D8" w:rsidRDefault="00F728D8" w:rsidP="00F728D8">
      <w:pPr>
        <w:jc w:val="center"/>
        <w:rPr>
          <w:lang w:eastAsia="ja-JP"/>
        </w:rPr>
      </w:pPr>
      <w:r>
        <w:rPr>
          <w:rFonts w:hint="eastAsia"/>
          <w:color w:val="FF0000"/>
          <w:lang w:eastAsia="ja-JP"/>
        </w:rPr>
        <w:t>&lt;</w:t>
      </w:r>
      <w:r>
        <w:rPr>
          <w:color w:val="FF0000"/>
          <w:lang w:eastAsia="ja-JP"/>
        </w:rPr>
        <w:t>unchanged parts omitted</w:t>
      </w:r>
      <w:r>
        <w:rPr>
          <w:rFonts w:hint="eastAsia"/>
          <w:color w:val="FF0000"/>
          <w:lang w:eastAsia="ja-JP"/>
        </w:rPr>
        <w:t>&gt;</w:t>
      </w:r>
    </w:p>
    <w:p w14:paraId="14C2AD69" w14:textId="77777777" w:rsidR="00F728D8" w:rsidRDefault="00F728D8" w:rsidP="00F728D8">
      <w:pPr>
        <w:rPr>
          <w:rFonts w:eastAsia="Yu Mincho"/>
        </w:rPr>
      </w:pPr>
      <w:r>
        <w:rPr>
          <w:rFonts w:eastAsia="Yu Mincho"/>
        </w:rPr>
        <w:t xml:space="preserve">For PT-RS, the transmit power of PT-RS is derived from </w:t>
      </w:r>
      <w:r w:rsidRPr="00C93059">
        <w:rPr>
          <w:rFonts w:eastAsia="Yu Mincho"/>
          <w:position w:val="-12"/>
        </w:rPr>
        <w:object w:dxaOrig="435" w:dyaOrig="435" w14:anchorId="3FCEDF6F">
          <v:shape id="_x0000_i1141" type="#_x0000_t75" style="width:22.2pt;height:22.2pt" o:ole="">
            <v:imagedata r:id="rId1310" o:title=""/>
          </v:shape>
          <o:OLEObject Type="Embed" ProgID="Equation.DSMT4" ShapeID="_x0000_i1141" DrawAspect="Content" ObjectID="_1596006190" r:id="rId1311"/>
        </w:object>
      </w:r>
      <w:r>
        <w:rPr>
          <w:rFonts w:eastAsia="Yu Mincho"/>
        </w:rPr>
        <w:t>, which is the power ratio between power of PUSCH and power of PT-RS per port.</w:t>
      </w:r>
    </w:p>
    <w:p w14:paraId="0B8346AD" w14:textId="77777777" w:rsidR="00F728D8" w:rsidRDefault="00F728D8" w:rsidP="00F728D8">
      <w:pPr>
        <w:rPr>
          <w:rFonts w:eastAsia="Yu Mincho"/>
        </w:rPr>
      </w:pPr>
      <w:r>
        <w:rPr>
          <w:rFonts w:eastAsia="Yu Mincho"/>
          <w:strike/>
          <w:color w:val="FF0000"/>
        </w:rPr>
        <w:t>For codebook based uplink transmission, w</w:t>
      </w:r>
      <w:r>
        <w:rPr>
          <w:rFonts w:eastAsia="Yu Mincho"/>
          <w:color w:val="FF0000"/>
        </w:rPr>
        <w:t>W</w:t>
      </w:r>
      <w:r>
        <w:rPr>
          <w:rFonts w:eastAsia="Yu Mincho"/>
        </w:rPr>
        <w:t xml:space="preserve">hen the UE is scheduled with </w:t>
      </w:r>
      <w:r>
        <w:rPr>
          <w:rFonts w:eastAsia="Yu Mincho"/>
          <w:i/>
        </w:rPr>
        <w:t>Q</w:t>
      </w:r>
      <w:r>
        <w:rPr>
          <w:rFonts w:eastAsia="Yu Mincho"/>
          <w:i/>
          <w:vertAlign w:val="subscript"/>
        </w:rPr>
        <w:t>p</w:t>
      </w:r>
      <w:r>
        <w:rPr>
          <w:rFonts w:eastAsia="Yu Mincho"/>
        </w:rPr>
        <w:t xml:space="preserve">={1,2} PT-RS port(s) in uplink and the number of scheduled layers is </w:t>
      </w:r>
      <w:r w:rsidRPr="00C93059">
        <w:rPr>
          <w:rFonts w:eastAsia="Yu Mincho"/>
          <w:position w:val="-14"/>
        </w:rPr>
        <w:object w:dxaOrig="720" w:dyaOrig="435" w14:anchorId="7E5E68AE">
          <v:shape id="_x0000_i1142" type="#_x0000_t75" style="width:36.6pt;height:22.2pt" o:ole="">
            <v:imagedata r:id="rId1312" o:title=""/>
          </v:shape>
          <o:OLEObject Type="Embed" ProgID="Equation.3" ShapeID="_x0000_i1142" DrawAspect="Content" ObjectID="_1596006191" r:id="rId1313"/>
        </w:object>
      </w:r>
      <w:r>
        <w:rPr>
          <w:rFonts w:eastAsia="Yu Mincho"/>
        </w:rPr>
        <w:t>,</w:t>
      </w:r>
    </w:p>
    <w:p w14:paraId="463B10CC" w14:textId="77777777" w:rsidR="00F728D8" w:rsidRPr="003E1C66" w:rsidRDefault="00F728D8" w:rsidP="00F728D8">
      <w:pPr>
        <w:ind w:left="568" w:hanging="284"/>
        <w:rPr>
          <w:rFonts w:eastAsia="Yu Mincho"/>
        </w:rPr>
      </w:pPr>
      <w:r w:rsidRPr="003E1C66">
        <w:rPr>
          <w:rFonts w:eastAsia="Yu Mincho"/>
        </w:rPr>
        <w:t>-</w:t>
      </w:r>
      <w:r w:rsidRPr="003E1C66">
        <w:rPr>
          <w:rFonts w:eastAsia="Yu Mincho"/>
        </w:rPr>
        <w:tab/>
        <w:t xml:space="preserve">If the UE is configured with higher layer parameter </w:t>
      </w:r>
      <w:r>
        <w:rPr>
          <w:rFonts w:eastAsia="Yu Mincho"/>
          <w:i/>
        </w:rPr>
        <w:t>ptrs-Power</w:t>
      </w:r>
      <w:r w:rsidRPr="003E1C66">
        <w:rPr>
          <w:rFonts w:eastAsia="Yu Mincho"/>
        </w:rPr>
        <w:t xml:space="preserve">, the PUSCH to PT-RS power ratio per layer per RE </w:t>
      </w:r>
      <w:r w:rsidRPr="00C93059">
        <w:rPr>
          <w:rFonts w:eastAsia="Yu Mincho"/>
          <w:position w:val="-10"/>
          <w:lang w:val="zh-CN"/>
        </w:rPr>
        <w:object w:dxaOrig="720" w:dyaOrig="435" w14:anchorId="06E2E6BB">
          <v:shape id="_x0000_i1143" type="#_x0000_t75" style="width:36.6pt;height:22.2pt" o:ole="">
            <v:imagedata r:id="rId1314" o:title=""/>
          </v:shape>
          <o:OLEObject Type="Embed" ProgID="Equation.3" ShapeID="_x0000_i1143" DrawAspect="Content" ObjectID="_1596006192" r:id="rId1315"/>
        </w:object>
      </w:r>
      <w:r w:rsidRPr="003E1C66">
        <w:rPr>
          <w:rFonts w:eastAsia="Yu Mincho"/>
        </w:rPr>
        <w:t xml:space="preserve"> is given by </w:t>
      </w:r>
      <w:r w:rsidRPr="00C93059">
        <w:rPr>
          <w:rFonts w:eastAsia="Yu Mincho"/>
          <w:position w:val="-10"/>
          <w:lang w:val="zh-CN"/>
        </w:rPr>
        <w:object w:dxaOrig="2010" w:dyaOrig="435" w14:anchorId="49BA4FCD">
          <v:shape id="_x0000_i1144" type="#_x0000_t75" style="width:101.4pt;height:22.2pt" o:ole="">
            <v:imagedata r:id="rId1316" o:title=""/>
          </v:shape>
          <o:OLEObject Type="Embed" ProgID="Equation.3" ShapeID="_x0000_i1144" DrawAspect="Content" ObjectID="_1596006193" r:id="rId1317"/>
        </w:object>
      </w:r>
      <w:r w:rsidRPr="003E1C66">
        <w:rPr>
          <w:rFonts w:eastAsia="Yu Mincho"/>
        </w:rPr>
        <w:t xml:space="preserve">, where </w:t>
      </w:r>
      <w:r w:rsidRPr="00C93059">
        <w:rPr>
          <w:rFonts w:eastAsia="Yu Mincho"/>
          <w:position w:val="-10"/>
          <w:lang w:val="zh-CN"/>
        </w:rPr>
        <w:object w:dxaOrig="720" w:dyaOrig="435" w14:anchorId="0B944A56">
          <v:shape id="_x0000_i1145" type="#_x0000_t75" style="width:36.6pt;height:22.2pt" o:ole="">
            <v:imagedata r:id="rId1318" o:title=""/>
          </v:shape>
          <o:OLEObject Type="Embed" ProgID="Equation.3" ShapeID="_x0000_i1145" DrawAspect="Content" ObjectID="_1596006194" r:id="rId1319"/>
        </w:object>
      </w:r>
      <w:r w:rsidRPr="003E1C66">
        <w:rPr>
          <w:rFonts w:eastAsia="Yu Mincho"/>
        </w:rPr>
        <w:t xml:space="preserve"> is shown in the Table 6.2.3.1-3 according to the higher layer parameter </w:t>
      </w:r>
      <w:r>
        <w:rPr>
          <w:rFonts w:eastAsia="Yu Mincho"/>
          <w:i/>
        </w:rPr>
        <w:t>ptrs-Power</w:t>
      </w:r>
      <w:r w:rsidRPr="003E1C66">
        <w:rPr>
          <w:rFonts w:eastAsia="Yu Mincho"/>
        </w:rPr>
        <w:t xml:space="preserve">, the PT-RS scaling factor </w:t>
      </w:r>
      <w:r w:rsidRPr="00C93059">
        <w:rPr>
          <w:rFonts w:eastAsia="Yu Mincho"/>
          <w:color w:val="000000"/>
          <w:position w:val="-12"/>
          <w:lang w:val="zh-CN"/>
        </w:rPr>
        <w:object w:dxaOrig="435" w:dyaOrig="285" w14:anchorId="52F47712">
          <v:shape id="_x0000_i1146" type="#_x0000_t75" style="width:22.2pt;height:13.2pt" o:ole="">
            <v:imagedata r:id="rId1320" o:title=""/>
          </v:shape>
          <o:OLEObject Type="Embed" ProgID="Equation.DSMT4" ShapeID="_x0000_i1146" DrawAspect="Content" ObjectID="_1596006195" r:id="rId1321"/>
        </w:object>
      </w:r>
      <w:r w:rsidRPr="003E1C66">
        <w:rPr>
          <w:rFonts w:eastAsia="Yu Mincho"/>
        </w:rPr>
        <w:t xml:space="preserve"> specified in subclause </w:t>
      </w:r>
      <w:r>
        <w:rPr>
          <w:rFonts w:eastAsia="Yu Mincho"/>
        </w:rPr>
        <w:t>6.4.1.2.2.1</w:t>
      </w:r>
      <w:r w:rsidRPr="003E1C66">
        <w:rPr>
          <w:rFonts w:eastAsia="Yu Mincho"/>
        </w:rPr>
        <w:t xml:space="preserve"> of [4, TS 38.211] is given by </w:t>
      </w:r>
      <w:r w:rsidRPr="00C93059">
        <w:rPr>
          <w:rFonts w:eastAsia="Yu Mincho"/>
          <w:color w:val="000000"/>
          <w:position w:val="-14"/>
          <w:lang w:val="zh-CN"/>
        </w:rPr>
        <w:object w:dxaOrig="1440" w:dyaOrig="570" w14:anchorId="0788BF5D">
          <v:shape id="_x0000_i1147" type="#_x0000_t75" style="width:1in;height:29.4pt" o:ole="">
            <v:imagedata r:id="rId1322" o:title=""/>
          </v:shape>
          <o:OLEObject Type="Embed" ProgID="Equation.DSMT4" ShapeID="_x0000_i1147" DrawAspect="Content" ObjectID="_1596006196" r:id="rId1323"/>
        </w:object>
      </w:r>
      <w:r w:rsidRPr="003E1C66">
        <w:rPr>
          <w:rFonts w:eastAsia="Yu Mincho"/>
        </w:rPr>
        <w:t xml:space="preserve"> and also on the </w:t>
      </w:r>
      <w:r>
        <w:rPr>
          <w:rFonts w:eastAsia="Yu Mincho"/>
        </w:rPr>
        <w:t>TPMI field in DCI</w:t>
      </w:r>
      <w:r>
        <w:rPr>
          <w:rFonts w:eastAsia="Yu Mincho"/>
          <w:color w:val="FF0000"/>
        </w:rPr>
        <w:t>.</w:t>
      </w:r>
      <w:r w:rsidRPr="003E1C66">
        <w:rPr>
          <w:rFonts w:eastAsia="Yu Mincho"/>
        </w:rPr>
        <w:tab/>
        <w:t xml:space="preserve">The UE shall assume </w:t>
      </w:r>
      <w:r w:rsidRPr="003E1C66">
        <w:rPr>
          <w:rFonts w:eastAsia="Yu Mincho"/>
          <w:i/>
        </w:rPr>
        <w:t>ptrs-Power</w:t>
      </w:r>
      <w:r>
        <w:rPr>
          <w:rFonts w:eastAsia="Yu Mincho"/>
        </w:rPr>
        <w:t xml:space="preserve"> in </w:t>
      </w:r>
      <w:r w:rsidRPr="003E1C66">
        <w:rPr>
          <w:rFonts w:eastAsia="Yu Mincho"/>
          <w:i/>
        </w:rPr>
        <w:t xml:space="preserve">PTRS-UplinkConfig </w:t>
      </w:r>
      <w:r w:rsidRPr="003E1C66">
        <w:rPr>
          <w:rFonts w:eastAsia="Yu Mincho"/>
        </w:rPr>
        <w:t xml:space="preserve"> is set to state "00" in Table 6.2.3.1-3 if not configured</w:t>
      </w:r>
      <w:r>
        <w:rPr>
          <w:rFonts w:eastAsia="Yu Mincho"/>
        </w:rPr>
        <w:t xml:space="preserve"> </w:t>
      </w:r>
      <w:r>
        <w:rPr>
          <w:rFonts w:eastAsia="Yu Mincho"/>
          <w:color w:val="FF0000"/>
        </w:rPr>
        <w:t>or in case of non-codebook based PUSCH</w:t>
      </w:r>
      <w:r>
        <w:rPr>
          <w:rFonts w:eastAsia="Yu Mincho"/>
        </w:rPr>
        <w:t xml:space="preserve"> </w:t>
      </w:r>
      <w:r w:rsidRPr="003E1C66">
        <w:rPr>
          <w:rFonts w:eastAsia="Yu Mincho"/>
        </w:rPr>
        <w:t>.</w:t>
      </w:r>
    </w:p>
    <w:p w14:paraId="6300338E" w14:textId="77777777" w:rsidR="00F728D8" w:rsidRPr="003E1C66" w:rsidRDefault="00F728D8" w:rsidP="00F728D8">
      <w:pPr>
        <w:keepNext/>
        <w:keepLines/>
        <w:numPr>
          <w:ilvl w:val="0"/>
          <w:numId w:val="32"/>
        </w:numPr>
        <w:tabs>
          <w:tab w:val="clear" w:pos="720"/>
        </w:tabs>
        <w:spacing w:before="60" w:after="180" w:line="259" w:lineRule="auto"/>
        <w:ind w:left="0" w:firstLine="0"/>
        <w:jc w:val="center"/>
        <w:rPr>
          <w:rFonts w:eastAsia="Yu Mincho"/>
          <w:b/>
        </w:rPr>
      </w:pPr>
      <w:r w:rsidRPr="003E1C66">
        <w:rPr>
          <w:rFonts w:eastAsia="Yu Mincho"/>
          <w:b/>
        </w:rPr>
        <w:t xml:space="preserve">Table 6.2.3.1-3: Factor related to PUSCH to PT-RS power ratio per layer per RE </w:t>
      </w:r>
      <w:r w:rsidRPr="00C93059">
        <w:rPr>
          <w:rFonts w:eastAsia="Yu Mincho"/>
          <w:b/>
          <w:position w:val="-10"/>
          <w:lang w:val="zh-CN"/>
        </w:rPr>
        <w:object w:dxaOrig="720" w:dyaOrig="435" w14:anchorId="242213C0">
          <v:shape id="_x0000_i1148" type="#_x0000_t75" style="width:36.6pt;height:22.2pt" o:ole="">
            <v:imagedata r:id="rId1318" o:title=""/>
          </v:shape>
          <o:OLEObject Type="Embed" ProgID="Equation.3" ShapeID="_x0000_i1148" DrawAspect="Content" ObjectID="_1596006197" r:id="rId1324"/>
        </w:objec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8"/>
        <w:gridCol w:w="601"/>
        <w:gridCol w:w="1178"/>
        <w:gridCol w:w="1204"/>
        <w:gridCol w:w="1134"/>
        <w:gridCol w:w="1276"/>
        <w:gridCol w:w="1187"/>
        <w:gridCol w:w="846"/>
        <w:gridCol w:w="956"/>
      </w:tblGrid>
      <w:tr w:rsidR="00F728D8" w14:paraId="6525CBC1" w14:textId="77777777" w:rsidTr="0058551E">
        <w:trPr>
          <w:trHeight w:val="395"/>
          <w:jc w:val="center"/>
        </w:trPr>
        <w:tc>
          <w:tcPr>
            <w:tcW w:w="968" w:type="dxa"/>
            <w:vMerge w:val="restart"/>
            <w:tcBorders>
              <w:top w:val="single" w:sz="4" w:space="0" w:color="auto"/>
              <w:left w:val="single" w:sz="4" w:space="0" w:color="auto"/>
              <w:right w:val="single" w:sz="4" w:space="0" w:color="auto"/>
            </w:tcBorders>
            <w:shd w:val="clear" w:color="auto" w:fill="E7E6E6"/>
            <w:vAlign w:val="center"/>
          </w:tcPr>
          <w:p w14:paraId="19C6B970" w14:textId="77777777" w:rsidR="00F728D8" w:rsidRDefault="00F728D8" w:rsidP="0058551E">
            <w:pPr>
              <w:keepNext/>
              <w:keepLines/>
              <w:snapToGrid w:val="0"/>
              <w:jc w:val="center"/>
              <w:rPr>
                <w:rFonts w:cs="Arial"/>
                <w:b/>
                <w:sz w:val="18"/>
                <w:szCs w:val="18"/>
                <w:lang w:val="en-US"/>
              </w:rPr>
            </w:pPr>
            <w:r>
              <w:rPr>
                <w:rFonts w:eastAsia="Yu Mincho" w:cs="Arial"/>
                <w:b/>
                <w:i/>
                <w:sz w:val="18"/>
                <w:szCs w:val="18"/>
                <w:lang w:val="en-US"/>
              </w:rPr>
              <w:t xml:space="preserve">UL-PTRS-power / </w:t>
            </w:r>
            <w:r w:rsidRPr="00C93059">
              <w:rPr>
                <w:rFonts w:eastAsia="Calibri" w:cs="Arial"/>
                <w:b/>
                <w:position w:val="-12"/>
                <w:sz w:val="18"/>
                <w:szCs w:val="18"/>
                <w:lang w:val="en-US"/>
              </w:rPr>
              <w:object w:dxaOrig="720" w:dyaOrig="435" w14:anchorId="4A5C72BC">
                <v:shape id="_x0000_i1149" type="#_x0000_t75" style="width:36.6pt;height:22.2pt" o:ole="">
                  <v:imagedata r:id="rId1325" o:title=""/>
                </v:shape>
                <o:OLEObject Type="Embed" ProgID="Equation.3" ShapeID="_x0000_i1149" DrawAspect="Content" ObjectID="_1596006198" r:id="rId1326"/>
              </w:object>
            </w:r>
          </w:p>
        </w:tc>
        <w:tc>
          <w:tcPr>
            <w:tcW w:w="601" w:type="dxa"/>
            <w:tcBorders>
              <w:top w:val="single" w:sz="4" w:space="0" w:color="auto"/>
              <w:left w:val="single" w:sz="4" w:space="0" w:color="auto"/>
              <w:right w:val="single" w:sz="4" w:space="0" w:color="auto"/>
            </w:tcBorders>
            <w:shd w:val="clear" w:color="auto" w:fill="E7E6E6"/>
          </w:tcPr>
          <w:p w14:paraId="77C4B1E9" w14:textId="77777777" w:rsidR="00F728D8" w:rsidRDefault="00F728D8" w:rsidP="0058551E">
            <w:pPr>
              <w:keepNext/>
              <w:keepLines/>
              <w:tabs>
                <w:tab w:val="left" w:pos="851"/>
              </w:tabs>
              <w:snapToGrid w:val="0"/>
              <w:jc w:val="center"/>
              <w:rPr>
                <w:rFonts w:eastAsia="Yu Mincho" w:cs="Arial"/>
                <w:b/>
                <w:sz w:val="18"/>
                <w:szCs w:val="18"/>
                <w:lang w:val="en-US"/>
              </w:rPr>
            </w:pPr>
          </w:p>
        </w:tc>
        <w:tc>
          <w:tcPr>
            <w:tcW w:w="7781" w:type="dxa"/>
            <w:gridSpan w:val="7"/>
            <w:tcBorders>
              <w:top w:val="single" w:sz="4" w:space="0" w:color="auto"/>
              <w:left w:val="single" w:sz="4" w:space="0" w:color="auto"/>
              <w:right w:val="single" w:sz="4" w:space="0" w:color="auto"/>
            </w:tcBorders>
            <w:shd w:val="clear" w:color="auto" w:fill="E7E6E6"/>
          </w:tcPr>
          <w:p w14:paraId="4FEA28A3" w14:textId="77777777" w:rsidR="00F728D8" w:rsidRDefault="00F728D8" w:rsidP="0058551E">
            <w:pPr>
              <w:keepNext/>
              <w:keepLines/>
              <w:tabs>
                <w:tab w:val="left" w:pos="851"/>
              </w:tabs>
              <w:snapToGrid w:val="0"/>
              <w:jc w:val="center"/>
              <w:rPr>
                <w:rFonts w:eastAsia="Yu Mincho" w:cs="Arial"/>
                <w:b/>
                <w:sz w:val="18"/>
                <w:szCs w:val="18"/>
                <w:lang w:val="en-US"/>
              </w:rPr>
            </w:pPr>
            <w:r>
              <w:rPr>
                <w:rFonts w:eastAsia="Yu Mincho" w:cs="Arial"/>
                <w:b/>
                <w:sz w:val="18"/>
                <w:szCs w:val="18"/>
                <w:lang w:val="en-US"/>
              </w:rPr>
              <w:t xml:space="preserve">The number of PUSCH layers ( </w:t>
            </w:r>
            <w:r w:rsidRPr="00C93059">
              <w:rPr>
                <w:rFonts w:eastAsia="Calibri" w:cs="Arial"/>
                <w:b/>
                <w:position w:val="-14"/>
                <w:sz w:val="18"/>
                <w:szCs w:val="18"/>
                <w:lang w:val="en-US"/>
              </w:rPr>
              <w:object w:dxaOrig="720" w:dyaOrig="435" w14:anchorId="57AA62CC">
                <v:shape id="_x0000_i1150" type="#_x0000_t75" style="width:36.6pt;height:22.2pt" o:ole="">
                  <v:imagedata r:id="rId1327" o:title=""/>
                </v:shape>
                <o:OLEObject Type="Embed" ProgID="Equation.3" ShapeID="_x0000_i1150" DrawAspect="Content" ObjectID="_1596006199" r:id="rId1328"/>
              </w:object>
            </w:r>
            <w:r>
              <w:rPr>
                <w:rFonts w:eastAsia="Yu Mincho" w:cs="Arial"/>
                <w:b/>
                <w:sz w:val="18"/>
                <w:szCs w:val="18"/>
                <w:lang w:val="en-US"/>
              </w:rPr>
              <w:t>)</w:t>
            </w:r>
          </w:p>
        </w:tc>
      </w:tr>
      <w:tr w:rsidR="00F728D8" w14:paraId="490753E9" w14:textId="77777777" w:rsidTr="0058551E">
        <w:trPr>
          <w:trHeight w:val="238"/>
          <w:jc w:val="center"/>
        </w:trPr>
        <w:tc>
          <w:tcPr>
            <w:tcW w:w="968" w:type="dxa"/>
            <w:vMerge/>
            <w:tcBorders>
              <w:left w:val="single" w:sz="4" w:space="0" w:color="auto"/>
              <w:right w:val="single" w:sz="4" w:space="0" w:color="auto"/>
            </w:tcBorders>
            <w:vAlign w:val="center"/>
          </w:tcPr>
          <w:p w14:paraId="7606A372" w14:textId="77777777" w:rsidR="00F728D8" w:rsidRDefault="00F728D8" w:rsidP="0058551E">
            <w:pPr>
              <w:rPr>
                <w:rFonts w:eastAsia="Yu Mincho" w:cs="Arial"/>
                <w:b/>
                <w:sz w:val="18"/>
                <w:szCs w:val="18"/>
                <w:lang w:val="en-US"/>
              </w:rPr>
            </w:pPr>
          </w:p>
        </w:tc>
        <w:tc>
          <w:tcPr>
            <w:tcW w:w="601" w:type="dxa"/>
            <w:tcBorders>
              <w:top w:val="single" w:sz="4" w:space="0" w:color="auto"/>
              <w:left w:val="single" w:sz="4" w:space="0" w:color="auto"/>
              <w:bottom w:val="single" w:sz="4" w:space="0" w:color="auto"/>
              <w:right w:val="single" w:sz="4" w:space="0" w:color="auto"/>
            </w:tcBorders>
            <w:shd w:val="clear" w:color="auto" w:fill="E7E6E6"/>
          </w:tcPr>
          <w:p w14:paraId="77B941AC" w14:textId="77777777" w:rsidR="00F728D8" w:rsidRDefault="00F728D8" w:rsidP="0058551E">
            <w:pPr>
              <w:keepNext/>
              <w:keepLines/>
              <w:tabs>
                <w:tab w:val="left" w:pos="851"/>
              </w:tabs>
              <w:snapToGrid w:val="0"/>
              <w:jc w:val="center"/>
              <w:rPr>
                <w:rFonts w:cs="Arial"/>
                <w:b/>
                <w:sz w:val="18"/>
                <w:szCs w:val="18"/>
                <w:lang w:val="en-US" w:eastAsia="ko-KR"/>
              </w:rPr>
            </w:pPr>
            <w:r>
              <w:rPr>
                <w:rFonts w:cs="Arial"/>
                <w:b/>
                <w:sz w:val="18"/>
                <w:szCs w:val="18"/>
                <w:lang w:val="en-US" w:eastAsia="ko-KR"/>
              </w:rPr>
              <w:t>1</w:t>
            </w:r>
          </w:p>
        </w:tc>
        <w:tc>
          <w:tcPr>
            <w:tcW w:w="2382" w:type="dxa"/>
            <w:gridSpan w:val="2"/>
            <w:tcBorders>
              <w:top w:val="single" w:sz="4" w:space="0" w:color="auto"/>
              <w:left w:val="single" w:sz="4" w:space="0" w:color="auto"/>
              <w:bottom w:val="single" w:sz="4" w:space="0" w:color="auto"/>
              <w:right w:val="single" w:sz="4" w:space="0" w:color="auto"/>
            </w:tcBorders>
            <w:shd w:val="clear" w:color="auto" w:fill="E7E6E6"/>
          </w:tcPr>
          <w:p w14:paraId="19196E08" w14:textId="77777777" w:rsidR="00F728D8" w:rsidRDefault="00F728D8" w:rsidP="0058551E">
            <w:pPr>
              <w:keepNext/>
              <w:keepLines/>
              <w:tabs>
                <w:tab w:val="left" w:pos="851"/>
              </w:tabs>
              <w:snapToGrid w:val="0"/>
              <w:jc w:val="center"/>
              <w:rPr>
                <w:rFonts w:cs="Arial"/>
                <w:b/>
                <w:sz w:val="18"/>
                <w:szCs w:val="18"/>
                <w:lang w:val="en-US" w:eastAsia="ko-KR"/>
              </w:rPr>
            </w:pPr>
            <w:r>
              <w:rPr>
                <w:rFonts w:cs="Arial"/>
                <w:b/>
                <w:sz w:val="18"/>
                <w:szCs w:val="18"/>
                <w:lang w:val="en-US" w:eastAsia="ko-KR"/>
              </w:rPr>
              <w:t>2</w:t>
            </w:r>
          </w:p>
        </w:tc>
        <w:tc>
          <w:tcPr>
            <w:tcW w:w="2410" w:type="dxa"/>
            <w:gridSpan w:val="2"/>
            <w:tcBorders>
              <w:top w:val="single" w:sz="4" w:space="0" w:color="auto"/>
              <w:left w:val="single" w:sz="4" w:space="0" w:color="auto"/>
              <w:bottom w:val="single" w:sz="4" w:space="0" w:color="auto"/>
              <w:right w:val="single" w:sz="4" w:space="0" w:color="auto"/>
            </w:tcBorders>
            <w:shd w:val="clear" w:color="auto" w:fill="E7E6E6"/>
          </w:tcPr>
          <w:p w14:paraId="7F9ED6D5" w14:textId="77777777" w:rsidR="00F728D8" w:rsidRDefault="00F728D8" w:rsidP="0058551E">
            <w:pPr>
              <w:keepNext/>
              <w:keepLines/>
              <w:tabs>
                <w:tab w:val="left" w:pos="851"/>
              </w:tabs>
              <w:snapToGrid w:val="0"/>
              <w:jc w:val="center"/>
              <w:rPr>
                <w:rFonts w:cs="Arial"/>
                <w:b/>
                <w:sz w:val="18"/>
                <w:szCs w:val="18"/>
                <w:lang w:val="en-US" w:eastAsia="ko-KR"/>
              </w:rPr>
            </w:pPr>
            <w:r>
              <w:rPr>
                <w:rFonts w:cs="Arial"/>
                <w:b/>
                <w:sz w:val="18"/>
                <w:szCs w:val="18"/>
                <w:lang w:val="en-US" w:eastAsia="ko-KR"/>
              </w:rPr>
              <w:t>3</w:t>
            </w:r>
          </w:p>
        </w:tc>
        <w:tc>
          <w:tcPr>
            <w:tcW w:w="2989" w:type="dxa"/>
            <w:gridSpan w:val="3"/>
            <w:tcBorders>
              <w:top w:val="single" w:sz="4" w:space="0" w:color="auto"/>
              <w:left w:val="single" w:sz="4" w:space="0" w:color="auto"/>
              <w:bottom w:val="single" w:sz="4" w:space="0" w:color="auto"/>
              <w:right w:val="single" w:sz="4" w:space="0" w:color="auto"/>
            </w:tcBorders>
            <w:shd w:val="clear" w:color="auto" w:fill="E7E6E6"/>
          </w:tcPr>
          <w:p w14:paraId="0BA4B6D9" w14:textId="77777777" w:rsidR="00F728D8" w:rsidRDefault="00F728D8" w:rsidP="0058551E">
            <w:pPr>
              <w:keepNext/>
              <w:keepLines/>
              <w:tabs>
                <w:tab w:val="left" w:pos="851"/>
              </w:tabs>
              <w:snapToGrid w:val="0"/>
              <w:jc w:val="center"/>
              <w:rPr>
                <w:rFonts w:cs="Arial"/>
                <w:b/>
                <w:sz w:val="18"/>
                <w:szCs w:val="18"/>
                <w:lang w:val="en-US" w:eastAsia="ko-KR"/>
              </w:rPr>
            </w:pPr>
            <w:r>
              <w:rPr>
                <w:rFonts w:cs="Arial"/>
                <w:b/>
                <w:sz w:val="18"/>
                <w:szCs w:val="18"/>
                <w:lang w:val="en-US" w:eastAsia="ko-KR"/>
              </w:rPr>
              <w:t>4</w:t>
            </w:r>
          </w:p>
        </w:tc>
      </w:tr>
      <w:tr w:rsidR="00F728D8" w14:paraId="6175D0F2" w14:textId="77777777" w:rsidTr="0058551E">
        <w:trPr>
          <w:trHeight w:val="238"/>
          <w:jc w:val="center"/>
        </w:trPr>
        <w:tc>
          <w:tcPr>
            <w:tcW w:w="968" w:type="dxa"/>
            <w:vMerge/>
            <w:tcBorders>
              <w:left w:val="single" w:sz="4" w:space="0" w:color="auto"/>
              <w:bottom w:val="single" w:sz="4" w:space="0" w:color="auto"/>
              <w:right w:val="single" w:sz="4" w:space="0" w:color="auto"/>
            </w:tcBorders>
            <w:vAlign w:val="center"/>
          </w:tcPr>
          <w:p w14:paraId="392AEA83" w14:textId="77777777" w:rsidR="00F728D8" w:rsidRDefault="00F728D8" w:rsidP="0058551E">
            <w:pPr>
              <w:rPr>
                <w:rFonts w:eastAsia="Yu Mincho" w:cs="Arial"/>
                <w:b/>
                <w:sz w:val="18"/>
                <w:szCs w:val="18"/>
                <w:lang w:val="en-US"/>
              </w:rPr>
            </w:pPr>
          </w:p>
        </w:tc>
        <w:tc>
          <w:tcPr>
            <w:tcW w:w="601" w:type="dxa"/>
            <w:tcBorders>
              <w:top w:val="single" w:sz="4" w:space="0" w:color="auto"/>
              <w:left w:val="single" w:sz="4" w:space="0" w:color="auto"/>
              <w:bottom w:val="single" w:sz="4" w:space="0" w:color="auto"/>
              <w:right w:val="single" w:sz="4" w:space="0" w:color="auto"/>
            </w:tcBorders>
            <w:shd w:val="clear" w:color="auto" w:fill="E7E6E6"/>
          </w:tcPr>
          <w:p w14:paraId="3E736766" w14:textId="77777777" w:rsidR="00F728D8" w:rsidRDefault="00F728D8" w:rsidP="0058551E">
            <w:pPr>
              <w:keepNext/>
              <w:keepLines/>
              <w:tabs>
                <w:tab w:val="left" w:pos="851"/>
              </w:tabs>
              <w:snapToGrid w:val="0"/>
              <w:jc w:val="center"/>
              <w:rPr>
                <w:rFonts w:cs="Arial"/>
                <w:sz w:val="18"/>
                <w:szCs w:val="18"/>
                <w:lang w:val="en-US" w:eastAsia="ko-KR"/>
              </w:rPr>
            </w:pPr>
            <w:r>
              <w:rPr>
                <w:rFonts w:cs="Arial"/>
                <w:sz w:val="18"/>
                <w:szCs w:val="18"/>
                <w:lang w:val="en-US" w:eastAsia="ko-KR"/>
              </w:rPr>
              <w:t>All cases</w:t>
            </w:r>
          </w:p>
        </w:tc>
        <w:tc>
          <w:tcPr>
            <w:tcW w:w="1178" w:type="dxa"/>
            <w:tcBorders>
              <w:top w:val="single" w:sz="4" w:space="0" w:color="auto"/>
              <w:left w:val="single" w:sz="4" w:space="0" w:color="auto"/>
              <w:bottom w:val="single" w:sz="4" w:space="0" w:color="auto"/>
              <w:right w:val="single" w:sz="4" w:space="0" w:color="auto"/>
            </w:tcBorders>
            <w:shd w:val="clear" w:color="auto" w:fill="E7E6E6"/>
          </w:tcPr>
          <w:p w14:paraId="6C529CA7" w14:textId="77777777" w:rsidR="00F728D8" w:rsidRDefault="00F728D8" w:rsidP="0058551E">
            <w:pPr>
              <w:keepNext/>
              <w:keepLines/>
              <w:tabs>
                <w:tab w:val="left" w:pos="851"/>
              </w:tabs>
              <w:snapToGrid w:val="0"/>
              <w:jc w:val="center"/>
              <w:rPr>
                <w:rFonts w:cs="Arial"/>
                <w:sz w:val="18"/>
                <w:szCs w:val="18"/>
                <w:lang w:val="en-US" w:eastAsia="ko-KR"/>
              </w:rPr>
            </w:pPr>
            <w:r>
              <w:rPr>
                <w:rFonts w:cs="Arial"/>
                <w:sz w:val="18"/>
                <w:szCs w:val="18"/>
                <w:lang w:val="en-US" w:eastAsia="ko-KR"/>
              </w:rPr>
              <w:t>Full coherent</w:t>
            </w:r>
          </w:p>
        </w:tc>
        <w:tc>
          <w:tcPr>
            <w:tcW w:w="1204" w:type="dxa"/>
            <w:tcBorders>
              <w:top w:val="single" w:sz="4" w:space="0" w:color="auto"/>
              <w:left w:val="single" w:sz="4" w:space="0" w:color="auto"/>
              <w:bottom w:val="single" w:sz="4" w:space="0" w:color="auto"/>
              <w:right w:val="single" w:sz="4" w:space="0" w:color="auto"/>
            </w:tcBorders>
            <w:shd w:val="clear" w:color="auto" w:fill="E7E6E6"/>
          </w:tcPr>
          <w:p w14:paraId="3850A263" w14:textId="77777777" w:rsidR="00F728D8" w:rsidRDefault="00F728D8" w:rsidP="0058551E">
            <w:pPr>
              <w:keepNext/>
              <w:keepLines/>
              <w:tabs>
                <w:tab w:val="left" w:pos="851"/>
              </w:tabs>
              <w:snapToGrid w:val="0"/>
              <w:jc w:val="center"/>
              <w:rPr>
                <w:rFonts w:cs="Arial"/>
                <w:color w:val="FF0000"/>
                <w:sz w:val="18"/>
                <w:szCs w:val="18"/>
                <w:lang w:val="en-US" w:eastAsia="ko-KR"/>
              </w:rPr>
            </w:pPr>
            <w:r>
              <w:rPr>
                <w:rFonts w:cs="Arial"/>
                <w:sz w:val="18"/>
                <w:szCs w:val="18"/>
                <w:lang w:val="en-US" w:eastAsia="ko-KR"/>
              </w:rPr>
              <w:t>Partial and non- coherent</w:t>
            </w:r>
            <w:r>
              <w:rPr>
                <w:rFonts w:cs="Arial"/>
                <w:color w:val="FF0000"/>
                <w:sz w:val="18"/>
                <w:szCs w:val="18"/>
                <w:lang w:val="en-US" w:eastAsia="ko-KR"/>
              </w:rPr>
              <w:t xml:space="preserve"> </w:t>
            </w:r>
            <w:r>
              <w:rPr>
                <w:rFonts w:cs="Arial" w:hint="eastAsia"/>
                <w:color w:val="FF0000"/>
                <w:sz w:val="18"/>
                <w:szCs w:val="18"/>
                <w:lang w:val="en-US" w:eastAsia="ja-JP"/>
              </w:rPr>
              <w:t>a</w:t>
            </w:r>
            <w:r>
              <w:rPr>
                <w:rFonts w:cs="Arial"/>
                <w:color w:val="FF0000"/>
                <w:sz w:val="18"/>
                <w:szCs w:val="18"/>
                <w:lang w:val="en-US" w:eastAsia="ko-KR"/>
              </w:rPr>
              <w:t>nd non-codebook based</w:t>
            </w:r>
          </w:p>
        </w:tc>
        <w:tc>
          <w:tcPr>
            <w:tcW w:w="1134" w:type="dxa"/>
            <w:tcBorders>
              <w:top w:val="single" w:sz="4" w:space="0" w:color="auto"/>
              <w:left w:val="single" w:sz="4" w:space="0" w:color="auto"/>
              <w:bottom w:val="single" w:sz="4" w:space="0" w:color="auto"/>
              <w:right w:val="single" w:sz="4" w:space="0" w:color="auto"/>
            </w:tcBorders>
            <w:shd w:val="clear" w:color="auto" w:fill="E7E6E6"/>
          </w:tcPr>
          <w:p w14:paraId="08728337" w14:textId="77777777" w:rsidR="00F728D8" w:rsidRDefault="00F728D8" w:rsidP="0058551E">
            <w:pPr>
              <w:keepNext/>
              <w:keepLines/>
              <w:tabs>
                <w:tab w:val="left" w:pos="851"/>
              </w:tabs>
              <w:snapToGrid w:val="0"/>
              <w:jc w:val="center"/>
              <w:rPr>
                <w:rFonts w:cs="Arial"/>
                <w:b/>
                <w:sz w:val="18"/>
                <w:szCs w:val="18"/>
                <w:lang w:val="en-US" w:eastAsia="ko-KR"/>
              </w:rPr>
            </w:pPr>
            <w:r>
              <w:rPr>
                <w:rFonts w:cs="Arial"/>
                <w:sz w:val="18"/>
                <w:szCs w:val="18"/>
                <w:lang w:val="en-US" w:eastAsia="ko-KR"/>
              </w:rPr>
              <w:t>Full coherent</w:t>
            </w:r>
          </w:p>
        </w:tc>
        <w:tc>
          <w:tcPr>
            <w:tcW w:w="1276" w:type="dxa"/>
            <w:tcBorders>
              <w:top w:val="single" w:sz="4" w:space="0" w:color="auto"/>
              <w:left w:val="single" w:sz="4" w:space="0" w:color="auto"/>
              <w:bottom w:val="single" w:sz="4" w:space="0" w:color="auto"/>
              <w:right w:val="single" w:sz="4" w:space="0" w:color="auto"/>
            </w:tcBorders>
            <w:shd w:val="clear" w:color="auto" w:fill="E7E6E6"/>
          </w:tcPr>
          <w:p w14:paraId="2C2080E4" w14:textId="77777777" w:rsidR="00F728D8" w:rsidRDefault="00F728D8" w:rsidP="0058551E">
            <w:pPr>
              <w:keepNext/>
              <w:keepLines/>
              <w:tabs>
                <w:tab w:val="left" w:pos="851"/>
              </w:tabs>
              <w:snapToGrid w:val="0"/>
              <w:jc w:val="center"/>
              <w:rPr>
                <w:rFonts w:cs="Arial"/>
                <w:b/>
                <w:sz w:val="18"/>
                <w:szCs w:val="18"/>
                <w:lang w:val="en-US" w:eastAsia="ko-KR"/>
              </w:rPr>
            </w:pPr>
            <w:r>
              <w:rPr>
                <w:rFonts w:cs="Arial"/>
                <w:sz w:val="18"/>
                <w:szCs w:val="18"/>
                <w:lang w:val="en-US" w:eastAsia="ko-KR"/>
              </w:rPr>
              <w:t>Partial and non- coherent</w:t>
            </w:r>
            <w:r>
              <w:rPr>
                <w:rFonts w:cs="Arial"/>
                <w:color w:val="FF0000"/>
                <w:sz w:val="18"/>
                <w:szCs w:val="18"/>
                <w:lang w:val="en-US" w:eastAsia="ko-KR"/>
              </w:rPr>
              <w:t xml:space="preserve"> </w:t>
            </w:r>
            <w:r>
              <w:rPr>
                <w:rFonts w:cs="Arial" w:hint="eastAsia"/>
                <w:color w:val="FF0000"/>
                <w:sz w:val="18"/>
                <w:szCs w:val="18"/>
                <w:lang w:val="en-US" w:eastAsia="ja-JP"/>
              </w:rPr>
              <w:t>a</w:t>
            </w:r>
            <w:r>
              <w:rPr>
                <w:rFonts w:cs="Arial"/>
                <w:color w:val="FF0000"/>
                <w:sz w:val="18"/>
                <w:szCs w:val="18"/>
                <w:lang w:val="en-US" w:eastAsia="ko-KR"/>
              </w:rPr>
              <w:t>nd non-codebook based</w:t>
            </w:r>
          </w:p>
        </w:tc>
        <w:tc>
          <w:tcPr>
            <w:tcW w:w="1187" w:type="dxa"/>
            <w:tcBorders>
              <w:top w:val="single" w:sz="4" w:space="0" w:color="auto"/>
              <w:left w:val="single" w:sz="4" w:space="0" w:color="auto"/>
              <w:bottom w:val="single" w:sz="4" w:space="0" w:color="auto"/>
              <w:right w:val="single" w:sz="4" w:space="0" w:color="auto"/>
            </w:tcBorders>
            <w:shd w:val="clear" w:color="auto" w:fill="E7E6E6"/>
          </w:tcPr>
          <w:p w14:paraId="75FD6F3C" w14:textId="77777777" w:rsidR="00F728D8" w:rsidRDefault="00F728D8" w:rsidP="0058551E">
            <w:pPr>
              <w:keepNext/>
              <w:keepLines/>
              <w:tabs>
                <w:tab w:val="left" w:pos="851"/>
              </w:tabs>
              <w:snapToGrid w:val="0"/>
              <w:jc w:val="center"/>
              <w:rPr>
                <w:rFonts w:cs="Arial"/>
                <w:b/>
                <w:sz w:val="18"/>
                <w:szCs w:val="18"/>
                <w:lang w:val="en-US" w:eastAsia="ko-KR"/>
              </w:rPr>
            </w:pPr>
            <w:r>
              <w:rPr>
                <w:rFonts w:cs="Arial"/>
                <w:sz w:val="18"/>
                <w:szCs w:val="18"/>
                <w:lang w:val="en-US" w:eastAsia="ko-KR"/>
              </w:rPr>
              <w:t>Full coherent</w:t>
            </w:r>
          </w:p>
        </w:tc>
        <w:tc>
          <w:tcPr>
            <w:tcW w:w="846" w:type="dxa"/>
            <w:tcBorders>
              <w:top w:val="single" w:sz="4" w:space="0" w:color="auto"/>
              <w:left w:val="single" w:sz="4" w:space="0" w:color="auto"/>
              <w:bottom w:val="single" w:sz="4" w:space="0" w:color="auto"/>
              <w:right w:val="single" w:sz="4" w:space="0" w:color="auto"/>
            </w:tcBorders>
            <w:shd w:val="clear" w:color="auto" w:fill="E7E6E6"/>
          </w:tcPr>
          <w:p w14:paraId="16A14AC8" w14:textId="77777777" w:rsidR="00F728D8" w:rsidRDefault="00F728D8" w:rsidP="0058551E">
            <w:pPr>
              <w:keepNext/>
              <w:keepLines/>
              <w:tabs>
                <w:tab w:val="left" w:pos="851"/>
              </w:tabs>
              <w:snapToGrid w:val="0"/>
              <w:jc w:val="center"/>
              <w:rPr>
                <w:rFonts w:cs="Arial"/>
                <w:b/>
                <w:sz w:val="18"/>
                <w:szCs w:val="18"/>
                <w:lang w:val="en-US" w:eastAsia="ko-KR"/>
              </w:rPr>
            </w:pPr>
            <w:r>
              <w:rPr>
                <w:rFonts w:cs="Arial"/>
                <w:sz w:val="18"/>
                <w:szCs w:val="18"/>
                <w:lang w:val="en-US" w:eastAsia="ko-KR"/>
              </w:rPr>
              <w:t>Partial coherent</w:t>
            </w:r>
          </w:p>
        </w:tc>
        <w:tc>
          <w:tcPr>
            <w:tcW w:w="956" w:type="dxa"/>
            <w:tcBorders>
              <w:top w:val="single" w:sz="4" w:space="0" w:color="auto"/>
              <w:left w:val="single" w:sz="4" w:space="0" w:color="auto"/>
              <w:bottom w:val="single" w:sz="4" w:space="0" w:color="auto"/>
              <w:right w:val="single" w:sz="4" w:space="0" w:color="auto"/>
            </w:tcBorders>
            <w:shd w:val="clear" w:color="auto" w:fill="E7E6E6"/>
          </w:tcPr>
          <w:p w14:paraId="44BEA968" w14:textId="77777777" w:rsidR="00F728D8" w:rsidRDefault="00F728D8" w:rsidP="0058551E">
            <w:pPr>
              <w:keepNext/>
              <w:keepLines/>
              <w:tabs>
                <w:tab w:val="left" w:pos="851"/>
              </w:tabs>
              <w:snapToGrid w:val="0"/>
              <w:jc w:val="center"/>
              <w:rPr>
                <w:rFonts w:cs="Arial"/>
                <w:sz w:val="18"/>
                <w:szCs w:val="18"/>
                <w:lang w:val="en-US" w:eastAsia="ko-KR"/>
              </w:rPr>
            </w:pPr>
            <w:r>
              <w:rPr>
                <w:rFonts w:cs="Arial"/>
                <w:sz w:val="18"/>
                <w:szCs w:val="18"/>
                <w:lang w:val="en-US" w:eastAsia="ko-KR"/>
              </w:rPr>
              <w:t>Non-coherent</w:t>
            </w:r>
            <w:r>
              <w:rPr>
                <w:rFonts w:cs="Arial"/>
                <w:color w:val="FF0000"/>
                <w:sz w:val="18"/>
                <w:szCs w:val="18"/>
                <w:lang w:val="en-US" w:eastAsia="ko-KR"/>
              </w:rPr>
              <w:t xml:space="preserve"> </w:t>
            </w:r>
            <w:r>
              <w:rPr>
                <w:rFonts w:cs="Arial" w:hint="eastAsia"/>
                <w:color w:val="FF0000"/>
                <w:sz w:val="18"/>
                <w:szCs w:val="18"/>
                <w:lang w:val="en-US" w:eastAsia="ja-JP"/>
              </w:rPr>
              <w:t>a</w:t>
            </w:r>
            <w:r>
              <w:rPr>
                <w:rFonts w:cs="Arial"/>
                <w:color w:val="FF0000"/>
                <w:sz w:val="18"/>
                <w:szCs w:val="18"/>
                <w:lang w:val="en-US" w:eastAsia="ko-KR"/>
              </w:rPr>
              <w:t>nd non-codebook based</w:t>
            </w:r>
          </w:p>
        </w:tc>
      </w:tr>
      <w:tr w:rsidR="00F728D8" w14:paraId="107323E8" w14:textId="77777777" w:rsidTr="0058551E">
        <w:trPr>
          <w:trHeight w:val="208"/>
          <w:jc w:val="center"/>
        </w:trPr>
        <w:tc>
          <w:tcPr>
            <w:tcW w:w="968" w:type="dxa"/>
            <w:tcBorders>
              <w:top w:val="single" w:sz="4" w:space="0" w:color="auto"/>
              <w:left w:val="single" w:sz="4" w:space="0" w:color="auto"/>
              <w:bottom w:val="single" w:sz="4" w:space="0" w:color="auto"/>
              <w:right w:val="single" w:sz="4" w:space="0" w:color="auto"/>
            </w:tcBorders>
            <w:vAlign w:val="center"/>
          </w:tcPr>
          <w:p w14:paraId="7FDDCFC4"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00</w:t>
            </w:r>
          </w:p>
        </w:tc>
        <w:tc>
          <w:tcPr>
            <w:tcW w:w="601" w:type="dxa"/>
            <w:tcBorders>
              <w:top w:val="single" w:sz="4" w:space="0" w:color="auto"/>
              <w:left w:val="single" w:sz="4" w:space="0" w:color="auto"/>
              <w:bottom w:val="single" w:sz="4" w:space="0" w:color="auto"/>
              <w:right w:val="single" w:sz="4" w:space="0" w:color="auto"/>
            </w:tcBorders>
          </w:tcPr>
          <w:p w14:paraId="7B789C11"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0</w:t>
            </w:r>
          </w:p>
        </w:tc>
        <w:tc>
          <w:tcPr>
            <w:tcW w:w="1178" w:type="dxa"/>
            <w:tcBorders>
              <w:top w:val="single" w:sz="4" w:space="0" w:color="auto"/>
              <w:left w:val="single" w:sz="4" w:space="0" w:color="auto"/>
              <w:bottom w:val="single" w:sz="4" w:space="0" w:color="auto"/>
              <w:right w:val="single" w:sz="4" w:space="0" w:color="auto"/>
            </w:tcBorders>
          </w:tcPr>
          <w:p w14:paraId="5D0840C5"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3</w:t>
            </w:r>
          </w:p>
        </w:tc>
        <w:tc>
          <w:tcPr>
            <w:tcW w:w="1204" w:type="dxa"/>
            <w:tcBorders>
              <w:top w:val="single" w:sz="4" w:space="0" w:color="auto"/>
              <w:left w:val="single" w:sz="4" w:space="0" w:color="auto"/>
              <w:bottom w:val="single" w:sz="4" w:space="0" w:color="auto"/>
              <w:right w:val="single" w:sz="4" w:space="0" w:color="auto"/>
            </w:tcBorders>
          </w:tcPr>
          <w:p w14:paraId="20A9A481"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3</w:t>
            </w:r>
            <w:r>
              <w:rPr>
                <w:rFonts w:cs="Arial"/>
                <w:i/>
                <w:sz w:val="18"/>
                <w:szCs w:val="18"/>
                <w:lang w:val="en-US" w:eastAsia="ko-KR"/>
              </w:rPr>
              <w:t>Q</w:t>
            </w:r>
            <w:r>
              <w:rPr>
                <w:rFonts w:cs="Arial"/>
                <w:i/>
                <w:sz w:val="18"/>
                <w:szCs w:val="18"/>
                <w:vertAlign w:val="subscript"/>
                <w:lang w:val="en-US" w:eastAsia="ko-KR"/>
              </w:rPr>
              <w:t>p</w:t>
            </w:r>
            <w:r>
              <w:rPr>
                <w:rFonts w:cs="Arial"/>
                <w:sz w:val="18"/>
                <w:szCs w:val="18"/>
                <w:lang w:val="en-US" w:eastAsia="ko-KR"/>
              </w:rPr>
              <w:t>-3</w:t>
            </w:r>
          </w:p>
        </w:tc>
        <w:tc>
          <w:tcPr>
            <w:tcW w:w="1134" w:type="dxa"/>
            <w:tcBorders>
              <w:top w:val="single" w:sz="4" w:space="0" w:color="auto"/>
              <w:left w:val="single" w:sz="4" w:space="0" w:color="auto"/>
              <w:bottom w:val="single" w:sz="4" w:space="0" w:color="auto"/>
              <w:right w:val="single" w:sz="4" w:space="0" w:color="auto"/>
            </w:tcBorders>
          </w:tcPr>
          <w:p w14:paraId="2718A1A9"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4.77</w:t>
            </w:r>
          </w:p>
        </w:tc>
        <w:tc>
          <w:tcPr>
            <w:tcW w:w="1276" w:type="dxa"/>
            <w:tcBorders>
              <w:top w:val="single" w:sz="4" w:space="0" w:color="auto"/>
              <w:left w:val="single" w:sz="4" w:space="0" w:color="auto"/>
              <w:bottom w:val="single" w:sz="4" w:space="0" w:color="auto"/>
              <w:right w:val="single" w:sz="4" w:space="0" w:color="auto"/>
            </w:tcBorders>
          </w:tcPr>
          <w:p w14:paraId="76FE9E18"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3</w:t>
            </w:r>
            <w:r>
              <w:rPr>
                <w:rFonts w:cs="Arial"/>
                <w:i/>
                <w:sz w:val="18"/>
                <w:szCs w:val="18"/>
                <w:lang w:val="en-US" w:eastAsia="ko-KR"/>
              </w:rPr>
              <w:t>Q</w:t>
            </w:r>
            <w:r>
              <w:rPr>
                <w:rFonts w:cs="Arial"/>
                <w:i/>
                <w:sz w:val="18"/>
                <w:szCs w:val="18"/>
                <w:vertAlign w:val="subscript"/>
                <w:lang w:val="en-US" w:eastAsia="ko-KR"/>
              </w:rPr>
              <w:t>p</w:t>
            </w:r>
            <w:r>
              <w:rPr>
                <w:rFonts w:cs="Arial"/>
                <w:sz w:val="18"/>
                <w:szCs w:val="18"/>
                <w:lang w:val="en-US" w:eastAsia="ko-KR"/>
              </w:rPr>
              <w:t>-3</w:t>
            </w:r>
          </w:p>
        </w:tc>
        <w:tc>
          <w:tcPr>
            <w:tcW w:w="1187" w:type="dxa"/>
            <w:tcBorders>
              <w:top w:val="single" w:sz="4" w:space="0" w:color="auto"/>
              <w:left w:val="single" w:sz="4" w:space="0" w:color="auto"/>
              <w:bottom w:val="single" w:sz="4" w:space="0" w:color="auto"/>
              <w:right w:val="single" w:sz="4" w:space="0" w:color="auto"/>
            </w:tcBorders>
          </w:tcPr>
          <w:p w14:paraId="2103E66C"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6</w:t>
            </w:r>
          </w:p>
        </w:tc>
        <w:tc>
          <w:tcPr>
            <w:tcW w:w="846" w:type="dxa"/>
            <w:tcBorders>
              <w:top w:val="single" w:sz="4" w:space="0" w:color="auto"/>
              <w:left w:val="single" w:sz="4" w:space="0" w:color="auto"/>
              <w:bottom w:val="single" w:sz="4" w:space="0" w:color="auto"/>
              <w:right w:val="single" w:sz="4" w:space="0" w:color="auto"/>
            </w:tcBorders>
          </w:tcPr>
          <w:p w14:paraId="2DAB7FB2"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3</w:t>
            </w:r>
            <w:r>
              <w:rPr>
                <w:rFonts w:cs="Arial"/>
                <w:i/>
                <w:sz w:val="18"/>
                <w:szCs w:val="18"/>
                <w:lang w:val="en-US" w:eastAsia="ko-KR"/>
              </w:rPr>
              <w:t>Q</w:t>
            </w:r>
            <w:r>
              <w:rPr>
                <w:rFonts w:cs="Arial"/>
                <w:i/>
                <w:sz w:val="18"/>
                <w:szCs w:val="18"/>
                <w:vertAlign w:val="subscript"/>
                <w:lang w:val="en-US" w:eastAsia="ko-KR"/>
              </w:rPr>
              <w:t>p</w:t>
            </w:r>
          </w:p>
        </w:tc>
        <w:tc>
          <w:tcPr>
            <w:tcW w:w="956" w:type="dxa"/>
            <w:tcBorders>
              <w:top w:val="single" w:sz="4" w:space="0" w:color="auto"/>
              <w:left w:val="single" w:sz="4" w:space="0" w:color="auto"/>
              <w:bottom w:val="single" w:sz="4" w:space="0" w:color="auto"/>
              <w:right w:val="single" w:sz="4" w:space="0" w:color="auto"/>
            </w:tcBorders>
          </w:tcPr>
          <w:p w14:paraId="274EADED"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3</w:t>
            </w:r>
            <w:r>
              <w:rPr>
                <w:rFonts w:cs="Arial"/>
                <w:i/>
                <w:sz w:val="18"/>
                <w:szCs w:val="18"/>
                <w:lang w:val="en-US" w:eastAsia="ko-KR"/>
              </w:rPr>
              <w:t>Q</w:t>
            </w:r>
            <w:r>
              <w:rPr>
                <w:rFonts w:cs="Arial"/>
                <w:i/>
                <w:sz w:val="18"/>
                <w:szCs w:val="18"/>
                <w:vertAlign w:val="subscript"/>
                <w:lang w:val="en-US" w:eastAsia="ko-KR"/>
              </w:rPr>
              <w:t>p</w:t>
            </w:r>
            <w:r>
              <w:rPr>
                <w:rFonts w:cs="Arial"/>
                <w:sz w:val="18"/>
                <w:szCs w:val="18"/>
                <w:lang w:val="en-US" w:eastAsia="ko-KR"/>
              </w:rPr>
              <w:t>-3</w:t>
            </w:r>
          </w:p>
        </w:tc>
      </w:tr>
      <w:tr w:rsidR="00F728D8" w14:paraId="0AFE96B3" w14:textId="77777777" w:rsidTr="0058551E">
        <w:trPr>
          <w:trHeight w:val="208"/>
          <w:jc w:val="center"/>
        </w:trPr>
        <w:tc>
          <w:tcPr>
            <w:tcW w:w="968" w:type="dxa"/>
            <w:tcBorders>
              <w:top w:val="single" w:sz="4" w:space="0" w:color="auto"/>
              <w:left w:val="single" w:sz="4" w:space="0" w:color="auto"/>
              <w:bottom w:val="single" w:sz="4" w:space="0" w:color="auto"/>
              <w:right w:val="single" w:sz="4" w:space="0" w:color="auto"/>
            </w:tcBorders>
            <w:vAlign w:val="center"/>
          </w:tcPr>
          <w:p w14:paraId="2C3547B6"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01</w:t>
            </w:r>
          </w:p>
        </w:tc>
        <w:tc>
          <w:tcPr>
            <w:tcW w:w="601" w:type="dxa"/>
            <w:tcBorders>
              <w:top w:val="single" w:sz="4" w:space="0" w:color="auto"/>
              <w:left w:val="single" w:sz="4" w:space="0" w:color="auto"/>
              <w:bottom w:val="single" w:sz="4" w:space="0" w:color="auto"/>
              <w:right w:val="single" w:sz="4" w:space="0" w:color="auto"/>
            </w:tcBorders>
          </w:tcPr>
          <w:p w14:paraId="130CCF16"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0</w:t>
            </w:r>
          </w:p>
        </w:tc>
        <w:tc>
          <w:tcPr>
            <w:tcW w:w="1178" w:type="dxa"/>
            <w:tcBorders>
              <w:top w:val="single" w:sz="4" w:space="0" w:color="auto"/>
              <w:left w:val="single" w:sz="4" w:space="0" w:color="auto"/>
              <w:bottom w:val="single" w:sz="4" w:space="0" w:color="auto"/>
              <w:right w:val="single" w:sz="4" w:space="0" w:color="auto"/>
            </w:tcBorders>
          </w:tcPr>
          <w:p w14:paraId="6D713AC8"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3</w:t>
            </w:r>
          </w:p>
        </w:tc>
        <w:tc>
          <w:tcPr>
            <w:tcW w:w="1204" w:type="dxa"/>
            <w:tcBorders>
              <w:top w:val="single" w:sz="4" w:space="0" w:color="auto"/>
              <w:left w:val="single" w:sz="4" w:space="0" w:color="auto"/>
              <w:bottom w:val="single" w:sz="4" w:space="0" w:color="auto"/>
              <w:right w:val="single" w:sz="4" w:space="0" w:color="auto"/>
            </w:tcBorders>
          </w:tcPr>
          <w:p w14:paraId="2BE908E9"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3</w:t>
            </w:r>
          </w:p>
        </w:tc>
        <w:tc>
          <w:tcPr>
            <w:tcW w:w="1134" w:type="dxa"/>
            <w:tcBorders>
              <w:top w:val="single" w:sz="4" w:space="0" w:color="auto"/>
              <w:left w:val="single" w:sz="4" w:space="0" w:color="auto"/>
              <w:bottom w:val="single" w:sz="4" w:space="0" w:color="auto"/>
              <w:right w:val="single" w:sz="4" w:space="0" w:color="auto"/>
            </w:tcBorders>
          </w:tcPr>
          <w:p w14:paraId="2607AF08"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4.77</w:t>
            </w:r>
          </w:p>
        </w:tc>
        <w:tc>
          <w:tcPr>
            <w:tcW w:w="1276" w:type="dxa"/>
            <w:tcBorders>
              <w:top w:val="single" w:sz="4" w:space="0" w:color="auto"/>
              <w:left w:val="single" w:sz="4" w:space="0" w:color="auto"/>
              <w:bottom w:val="single" w:sz="4" w:space="0" w:color="auto"/>
              <w:right w:val="single" w:sz="4" w:space="0" w:color="auto"/>
            </w:tcBorders>
          </w:tcPr>
          <w:p w14:paraId="0FD29E53"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4.77</w:t>
            </w:r>
          </w:p>
        </w:tc>
        <w:tc>
          <w:tcPr>
            <w:tcW w:w="1187" w:type="dxa"/>
            <w:tcBorders>
              <w:top w:val="single" w:sz="4" w:space="0" w:color="auto"/>
              <w:left w:val="single" w:sz="4" w:space="0" w:color="auto"/>
              <w:bottom w:val="single" w:sz="4" w:space="0" w:color="auto"/>
              <w:right w:val="single" w:sz="4" w:space="0" w:color="auto"/>
            </w:tcBorders>
          </w:tcPr>
          <w:p w14:paraId="1E109685"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6</w:t>
            </w:r>
          </w:p>
        </w:tc>
        <w:tc>
          <w:tcPr>
            <w:tcW w:w="846" w:type="dxa"/>
            <w:tcBorders>
              <w:top w:val="single" w:sz="4" w:space="0" w:color="auto"/>
              <w:left w:val="single" w:sz="4" w:space="0" w:color="auto"/>
              <w:bottom w:val="single" w:sz="4" w:space="0" w:color="auto"/>
              <w:right w:val="single" w:sz="4" w:space="0" w:color="auto"/>
            </w:tcBorders>
          </w:tcPr>
          <w:p w14:paraId="7D6B20EA"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6</w:t>
            </w:r>
          </w:p>
        </w:tc>
        <w:tc>
          <w:tcPr>
            <w:tcW w:w="956" w:type="dxa"/>
            <w:tcBorders>
              <w:top w:val="single" w:sz="4" w:space="0" w:color="auto"/>
              <w:left w:val="single" w:sz="4" w:space="0" w:color="auto"/>
              <w:bottom w:val="single" w:sz="4" w:space="0" w:color="auto"/>
              <w:right w:val="single" w:sz="4" w:space="0" w:color="auto"/>
            </w:tcBorders>
          </w:tcPr>
          <w:p w14:paraId="11DA9E7B"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6</w:t>
            </w:r>
          </w:p>
        </w:tc>
      </w:tr>
      <w:tr w:rsidR="00F728D8" w14:paraId="0D25B3BE" w14:textId="77777777" w:rsidTr="0058551E">
        <w:trPr>
          <w:trHeight w:val="208"/>
          <w:jc w:val="center"/>
        </w:trPr>
        <w:tc>
          <w:tcPr>
            <w:tcW w:w="968" w:type="dxa"/>
            <w:tcBorders>
              <w:top w:val="single" w:sz="4" w:space="0" w:color="auto"/>
              <w:left w:val="single" w:sz="4" w:space="0" w:color="auto"/>
              <w:bottom w:val="single" w:sz="4" w:space="0" w:color="auto"/>
              <w:right w:val="single" w:sz="4" w:space="0" w:color="auto"/>
            </w:tcBorders>
            <w:vAlign w:val="center"/>
          </w:tcPr>
          <w:p w14:paraId="63E8057A"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10</w:t>
            </w:r>
          </w:p>
        </w:tc>
        <w:tc>
          <w:tcPr>
            <w:tcW w:w="8382" w:type="dxa"/>
            <w:gridSpan w:val="8"/>
            <w:tcBorders>
              <w:top w:val="single" w:sz="4" w:space="0" w:color="auto"/>
              <w:left w:val="single" w:sz="4" w:space="0" w:color="auto"/>
              <w:bottom w:val="single" w:sz="4" w:space="0" w:color="auto"/>
              <w:right w:val="single" w:sz="4" w:space="0" w:color="auto"/>
            </w:tcBorders>
          </w:tcPr>
          <w:p w14:paraId="5726F8DA"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Reserved</w:t>
            </w:r>
          </w:p>
        </w:tc>
      </w:tr>
      <w:tr w:rsidR="00F728D8" w14:paraId="3C564237" w14:textId="77777777" w:rsidTr="0058551E">
        <w:trPr>
          <w:trHeight w:val="208"/>
          <w:jc w:val="center"/>
        </w:trPr>
        <w:tc>
          <w:tcPr>
            <w:tcW w:w="968" w:type="dxa"/>
            <w:tcBorders>
              <w:top w:val="single" w:sz="4" w:space="0" w:color="auto"/>
              <w:left w:val="single" w:sz="4" w:space="0" w:color="auto"/>
              <w:bottom w:val="single" w:sz="4" w:space="0" w:color="auto"/>
              <w:right w:val="single" w:sz="4" w:space="0" w:color="auto"/>
            </w:tcBorders>
            <w:vAlign w:val="center"/>
          </w:tcPr>
          <w:p w14:paraId="7A6D2CC1"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11</w:t>
            </w:r>
          </w:p>
        </w:tc>
        <w:tc>
          <w:tcPr>
            <w:tcW w:w="8382" w:type="dxa"/>
            <w:gridSpan w:val="8"/>
            <w:tcBorders>
              <w:top w:val="single" w:sz="4" w:space="0" w:color="auto"/>
              <w:left w:val="single" w:sz="4" w:space="0" w:color="auto"/>
              <w:bottom w:val="single" w:sz="4" w:space="0" w:color="auto"/>
              <w:right w:val="single" w:sz="4" w:space="0" w:color="auto"/>
            </w:tcBorders>
          </w:tcPr>
          <w:p w14:paraId="495AD2D0" w14:textId="77777777" w:rsidR="00F728D8" w:rsidRDefault="00F728D8" w:rsidP="0058551E">
            <w:pPr>
              <w:keepNext/>
              <w:keepLines/>
              <w:snapToGrid w:val="0"/>
              <w:jc w:val="center"/>
              <w:rPr>
                <w:rFonts w:cs="Arial"/>
                <w:sz w:val="18"/>
                <w:szCs w:val="18"/>
                <w:lang w:val="en-US" w:eastAsia="ko-KR"/>
              </w:rPr>
            </w:pPr>
            <w:r>
              <w:rPr>
                <w:rFonts w:cs="Arial"/>
                <w:sz w:val="18"/>
                <w:szCs w:val="18"/>
                <w:lang w:val="en-US" w:eastAsia="ko-KR"/>
              </w:rPr>
              <w:t>Reserved</w:t>
            </w:r>
          </w:p>
        </w:tc>
      </w:tr>
    </w:tbl>
    <w:p w14:paraId="54370ADA" w14:textId="77777777" w:rsidR="00F728D8" w:rsidRDefault="00F728D8" w:rsidP="00F728D8">
      <w:pPr>
        <w:rPr>
          <w:lang w:eastAsia="ja-JP"/>
        </w:rPr>
      </w:pPr>
    </w:p>
    <w:p w14:paraId="5EA822FD" w14:textId="77777777" w:rsidR="00F728D8" w:rsidRDefault="00F728D8" w:rsidP="00F728D8"/>
    <w:p w14:paraId="73531CEC" w14:textId="77777777" w:rsidR="00F728D8" w:rsidRPr="007939FC" w:rsidRDefault="00F728D8" w:rsidP="00F728D8">
      <w:pPr>
        <w:rPr>
          <w:lang w:val="en-US" w:eastAsia="x-none"/>
        </w:rPr>
      </w:pPr>
      <w:r w:rsidRPr="007939FC">
        <w:rPr>
          <w:highlight w:val="green"/>
          <w:lang w:val="en-US" w:eastAsia="x-none"/>
        </w:rPr>
        <w:t>Agreement</w:t>
      </w:r>
    </w:p>
    <w:p w14:paraId="568981D8" w14:textId="77777777" w:rsidR="00F728D8" w:rsidRPr="00540144" w:rsidRDefault="00F728D8" w:rsidP="00F728D8">
      <w:pPr>
        <w:widowControl w:val="0"/>
      </w:pPr>
      <w:r w:rsidRPr="00540144">
        <w:t>Text proposal for Section 6.4.1.2.2.1 and 7.4.1.2.2 of TS 38.211</w:t>
      </w:r>
    </w:p>
    <w:p w14:paraId="74471BE6" w14:textId="77777777" w:rsidR="00F728D8" w:rsidRDefault="00F728D8" w:rsidP="00F728D8">
      <w:pPr>
        <w:rPr>
          <w:lang w:val="en-US" w:eastAsia="x-none"/>
        </w:rPr>
      </w:pPr>
      <w:r w:rsidRPr="00C93059">
        <w:rPr>
          <w:b/>
          <w:position w:val="-6"/>
        </w:rPr>
        <w:object w:dxaOrig="525" w:dyaOrig="180" w14:anchorId="3E9D1768">
          <v:shape id="_x0000_i1151" type="#_x0000_t75" style="width:27.6pt;height:9.6pt" o:ole="">
            <v:imagedata r:id="rId1329" o:title=""/>
          </v:shape>
          <o:OLEObject Type="Embed" ProgID="Equation.Ribbit" ShapeID="_x0000_i1151" DrawAspect="Content" ObjectID="_1596006200" r:id="rId1330"/>
        </w:object>
      </w:r>
      <w:r>
        <w:t xml:space="preserve"> is the </w:t>
      </w:r>
      <w:r>
        <w:rPr>
          <w:strike/>
          <w:color w:val="FF0000"/>
        </w:rPr>
        <w:t>C-</w:t>
      </w:r>
      <w:r>
        <w:t>RNTI</w:t>
      </w:r>
      <w:ins w:id="645" w:author="xiwei" w:date="2018-04-02T17:23:00Z">
        <w:r>
          <w:t>, which can be C-RNTI</w:t>
        </w:r>
      </w:ins>
      <w:ins w:id="646" w:author="xiwei" w:date="2018-04-02T17:24:00Z">
        <w:r>
          <w:t>/</w:t>
        </w:r>
      </w:ins>
      <w:ins w:id="647" w:author="xiwei" w:date="2018-04-02T17:23:00Z">
        <w:r>
          <w:t>SP</w:t>
        </w:r>
        <w:del w:id="648" w:author="Spreadtrum" w:date="2018-05-17T13:21:00Z">
          <w:r w:rsidDel="000E4A5D">
            <w:delText>S</w:delText>
          </w:r>
        </w:del>
        <w:r>
          <w:t>-CSI</w:t>
        </w:r>
      </w:ins>
      <w:ins w:id="649" w:author="Spreadtrum" w:date="2018-05-17T13:21:00Z">
        <w:r>
          <w:t xml:space="preserve"> C</w:t>
        </w:r>
      </w:ins>
      <w:ins w:id="650" w:author="xiwei" w:date="2018-04-02T17:23:00Z">
        <w:r>
          <w:t>-RNTI</w:t>
        </w:r>
      </w:ins>
      <w:ins w:id="651" w:author="Spreadtrum" w:date="2018-05-17T13:21:00Z">
        <w:r>
          <w:t>/CS-RNTI</w:t>
        </w:r>
      </w:ins>
      <w:ins w:id="652" w:author="xiwei" w:date="2018-04-02T17:23:00Z">
        <w:r>
          <w:t xml:space="preserve"> for</w:t>
        </w:r>
      </w:ins>
      <w:del w:id="653" w:author="xiwei" w:date="2018-04-02T17:23:00Z">
        <w:r>
          <w:delText xml:space="preserve"> associated with the</w:delText>
        </w:r>
      </w:del>
      <w:r>
        <w:t xml:space="preserve"> DCI</w:t>
      </w:r>
      <w:ins w:id="654" w:author="xiwei" w:date="2018-04-02T17:26:00Z">
        <w:r>
          <w:t>-based</w:t>
        </w:r>
      </w:ins>
      <w:r>
        <w:t xml:space="preserve"> scheduling</w:t>
      </w:r>
      <w:del w:id="655" w:author="xiwei" w:date="2018-04-02T17:24:00Z">
        <w:r>
          <w:delText xml:space="preserve"> the </w:delText>
        </w:r>
      </w:del>
      <w:ins w:id="656" w:author="xiwei" w:date="2018-04-02T17:25:00Z">
        <w:r>
          <w:t xml:space="preserve">, and CS-RNTI for grant-free type 1 </w:t>
        </w:r>
      </w:ins>
      <w:r>
        <w:t>transmission.</w:t>
      </w:r>
    </w:p>
    <w:p w14:paraId="67063DFD" w14:textId="77777777" w:rsidR="00F728D8" w:rsidRDefault="00F728D8" w:rsidP="00F728D8">
      <w:pPr>
        <w:rPr>
          <w:lang w:val="en-US" w:eastAsia="x-none"/>
        </w:rPr>
      </w:pPr>
    </w:p>
    <w:p w14:paraId="7585016D" w14:textId="77777777" w:rsidR="00F728D8" w:rsidRPr="00361ADF" w:rsidRDefault="00F728D8" w:rsidP="00F728D8">
      <w:pPr>
        <w:rPr>
          <w:b/>
          <w:lang w:val="en-US" w:eastAsia="x-none"/>
        </w:rPr>
      </w:pPr>
      <w:r w:rsidRPr="00361ADF">
        <w:rPr>
          <w:b/>
          <w:lang w:val="en-US" w:eastAsia="x-none"/>
        </w:rPr>
        <w:t>Conclusion</w:t>
      </w:r>
    </w:p>
    <w:p w14:paraId="0A94AFBB" w14:textId="0EAF2068" w:rsidR="00F728D8" w:rsidRDefault="00F728D8" w:rsidP="00F728D8">
      <w:pPr>
        <w:rPr>
          <w:lang w:val="en-US" w:eastAsia="x-none"/>
        </w:rPr>
      </w:pPr>
      <w:r>
        <w:rPr>
          <w:lang w:val="en-US" w:eastAsia="x-none"/>
        </w:rPr>
        <w:t xml:space="preserve">The TS38.211, 38.214 editors are encouraged to check editorial corrections in </w:t>
      </w:r>
      <w:hyperlink r:id="rId1331" w:history="1">
        <w:r w:rsidR="000F2B08">
          <w:rPr>
            <w:rStyle w:val="Hyperlink"/>
            <w:lang w:val="en-US" w:eastAsia="x-none"/>
          </w:rPr>
          <w:t>R1-1805990</w:t>
        </w:r>
      </w:hyperlink>
      <w:r>
        <w:rPr>
          <w:lang w:eastAsia="x-none"/>
        </w:rPr>
        <w:t xml:space="preserve"> </w:t>
      </w:r>
      <w:r>
        <w:rPr>
          <w:lang w:val="en-US" w:eastAsia="x-none"/>
        </w:rPr>
        <w:t>related to PTRS</w:t>
      </w:r>
    </w:p>
    <w:p w14:paraId="0526599A" w14:textId="77777777" w:rsidR="00F728D8" w:rsidRDefault="00F728D8" w:rsidP="00F728D8">
      <w:pPr>
        <w:rPr>
          <w:lang w:val="en-US" w:eastAsia="x-none"/>
        </w:rPr>
      </w:pPr>
    </w:p>
    <w:p w14:paraId="2B48130E" w14:textId="77777777" w:rsidR="00F728D8" w:rsidRPr="007939FC" w:rsidRDefault="00F728D8" w:rsidP="00F728D8">
      <w:pPr>
        <w:rPr>
          <w:lang w:eastAsia="x-none"/>
        </w:rPr>
      </w:pPr>
      <w:r w:rsidRPr="007939FC">
        <w:rPr>
          <w:highlight w:val="green"/>
          <w:lang w:eastAsia="x-none"/>
        </w:rPr>
        <w:t>Agreement</w:t>
      </w:r>
    </w:p>
    <w:p w14:paraId="070FDD13" w14:textId="77777777" w:rsidR="00F728D8" w:rsidRPr="005E7ED0" w:rsidRDefault="00F728D8" w:rsidP="00F728D8">
      <w:r w:rsidRPr="005E7ED0">
        <w:t>Text proposals for TS 38.211 v15.1.0 Section 7.4.1.2.2</w:t>
      </w:r>
    </w:p>
    <w:p w14:paraId="06A0E557" w14:textId="77777777" w:rsidR="00F728D8" w:rsidRPr="005E7ED0" w:rsidRDefault="00F728D8" w:rsidP="00F728D8">
      <w:pPr>
        <w:jc w:val="center"/>
        <w:rPr>
          <w:color w:val="FF0000"/>
        </w:rPr>
      </w:pPr>
      <w:r w:rsidRPr="005E7ED0">
        <w:rPr>
          <w:color w:val="FF0000"/>
        </w:rPr>
        <w:t>&lt; Unchanged parts are omitted &gt;</w:t>
      </w:r>
    </w:p>
    <w:p w14:paraId="658B005D" w14:textId="77777777" w:rsidR="00F728D8" w:rsidRPr="005E7ED0" w:rsidRDefault="00F728D8" w:rsidP="00F728D8">
      <w:r w:rsidRPr="005E7ED0">
        <w:t xml:space="preserve">If present, the UE shall assume the PDSCH PT-RS is scaled by a factor </w:t>
      </w:r>
      <w:r w:rsidRPr="005E7ED0">
        <w:rPr>
          <w:position w:val="-12"/>
        </w:rPr>
        <w:object w:dxaOrig="620" w:dyaOrig="320" w14:anchorId="2B97CED1">
          <v:shape id="_x0000_i1152" type="#_x0000_t75" style="width:30.6pt;height:16.2pt" o:ole="">
            <v:imagedata r:id="rId1332" o:title=""/>
          </v:shape>
          <o:OLEObject Type="Embed" ProgID="Equation.3" ShapeID="_x0000_i1152" DrawAspect="Content" ObjectID="_1596006201" r:id="rId1333"/>
        </w:object>
      </w:r>
      <w:r w:rsidRPr="005E7ED0">
        <w:t xml:space="preserve"> to conform with the transmission power specified in clause 4.1 of [6, TS 38.214] and mapped to resource elements </w:t>
      </w:r>
      <w:r w:rsidRPr="005E7ED0">
        <w:rPr>
          <w:position w:val="-14"/>
        </w:rPr>
        <w:object w:dxaOrig="680" w:dyaOrig="340" w14:anchorId="79E60030">
          <v:shape id="_x0000_i1153" type="#_x0000_t75" style="width:34.8pt;height:18pt" o:ole="">
            <v:imagedata r:id="rId1334" o:title=""/>
          </v:shape>
          <o:OLEObject Type="Embed" ProgID="Equation.3" ShapeID="_x0000_i1153" DrawAspect="Content" ObjectID="_1596006202" r:id="rId1335"/>
        </w:object>
      </w:r>
      <w:r w:rsidRPr="005E7ED0">
        <w:t>according to</w:t>
      </w:r>
    </w:p>
    <w:p w14:paraId="2099CDBF" w14:textId="77777777" w:rsidR="00F728D8" w:rsidRPr="005E7ED0" w:rsidRDefault="00F728D8" w:rsidP="00F728D8">
      <w:pPr>
        <w:keepLines/>
        <w:tabs>
          <w:tab w:val="center" w:pos="4536"/>
          <w:tab w:val="right" w:pos="9072"/>
        </w:tabs>
        <w:jc w:val="center"/>
        <w:rPr>
          <w:rFonts w:ascii="Times New Roman" w:eastAsia="Times New Roman" w:hAnsi="Times New Roman"/>
          <w:noProof/>
          <w:position w:val="-14"/>
          <w:szCs w:val="20"/>
        </w:rPr>
      </w:pPr>
      <w:r w:rsidRPr="005E7ED0">
        <w:rPr>
          <w:rFonts w:ascii="Times New Roman" w:eastAsia="Times New Roman" w:hAnsi="Times New Roman"/>
          <w:noProof/>
          <w:position w:val="-14"/>
          <w:szCs w:val="20"/>
        </w:rPr>
        <w:object w:dxaOrig="1460" w:dyaOrig="380" w14:anchorId="07A23098">
          <v:shape id="_x0000_i1154" type="#_x0000_t75" style="width:72.6pt;height:18.6pt" o:ole="">
            <v:imagedata r:id="rId1336" o:title=""/>
          </v:shape>
          <o:OLEObject Type="Embed" ProgID="Equation.3" ShapeID="_x0000_i1154" DrawAspect="Content" ObjectID="_1596006203" r:id="rId1337"/>
        </w:object>
      </w:r>
    </w:p>
    <w:p w14:paraId="4776E9AF" w14:textId="77777777" w:rsidR="00F728D8" w:rsidRPr="005E7ED0" w:rsidRDefault="00F728D8" w:rsidP="00F728D8">
      <w:r w:rsidRPr="005E7ED0">
        <w:t>when all the following conditions are fulfilled</w:t>
      </w:r>
    </w:p>
    <w:p w14:paraId="37EFBB7C" w14:textId="77777777" w:rsidR="00F728D8" w:rsidRPr="005E7ED0" w:rsidRDefault="00F728D8" w:rsidP="00F728D8">
      <w:pPr>
        <w:ind w:left="568" w:hanging="284"/>
        <w:rPr>
          <w:rFonts w:ascii="Times New Roman" w:eastAsia="MS Mincho" w:hAnsi="Times New Roman"/>
          <w:szCs w:val="20"/>
        </w:rPr>
      </w:pPr>
      <w:r w:rsidRPr="005E7ED0">
        <w:rPr>
          <w:rFonts w:ascii="Times New Roman" w:eastAsia="MS Mincho" w:hAnsi="Times New Roman"/>
          <w:szCs w:val="20"/>
        </w:rPr>
        <w:t>-</w:t>
      </w:r>
      <w:r w:rsidRPr="005E7ED0">
        <w:rPr>
          <w:rFonts w:ascii="Times New Roman" w:eastAsia="MS Mincho" w:hAnsi="Times New Roman"/>
          <w:szCs w:val="20"/>
        </w:rPr>
        <w:tab/>
      </w:r>
      <w:r w:rsidRPr="005E7ED0">
        <w:rPr>
          <w:rFonts w:ascii="Times New Roman" w:eastAsia="MS Mincho" w:hAnsi="Times New Roman"/>
          <w:position w:val="-6"/>
          <w:szCs w:val="20"/>
        </w:rPr>
        <w:object w:dxaOrig="139" w:dyaOrig="260" w14:anchorId="742EF422">
          <v:shape id="_x0000_i1155" type="#_x0000_t75" style="width:6.6pt;height:12.6pt" o:ole="">
            <v:imagedata r:id="rId1338" o:title=""/>
          </v:shape>
          <o:OLEObject Type="Embed" ProgID="Equation.3" ShapeID="_x0000_i1155" DrawAspect="Content" ObjectID="_1596006204" r:id="rId1339"/>
        </w:object>
      </w:r>
      <w:r w:rsidRPr="005E7ED0">
        <w:rPr>
          <w:rFonts w:ascii="Times New Roman" w:eastAsia="MS Mincho" w:hAnsi="Times New Roman"/>
          <w:szCs w:val="20"/>
        </w:rPr>
        <w:t xml:space="preserve"> is within the OFDM symbols allocated for the PDSCH transmission</w:t>
      </w:r>
    </w:p>
    <w:p w14:paraId="02F866E2" w14:textId="77777777" w:rsidR="00F728D8" w:rsidRPr="005E7ED0" w:rsidRDefault="00F728D8" w:rsidP="00F728D8">
      <w:pPr>
        <w:rPr>
          <w:color w:val="000000"/>
        </w:rPr>
      </w:pPr>
      <w:r w:rsidRPr="005E7ED0">
        <w:t>-</w:t>
      </w:r>
      <w:r w:rsidRPr="005E7ED0">
        <w:tab/>
        <w:t xml:space="preserve">resource element </w:t>
      </w:r>
      <w:r w:rsidRPr="005E7ED0">
        <w:rPr>
          <w:position w:val="-14"/>
        </w:rPr>
        <w:object w:dxaOrig="680" w:dyaOrig="340" w14:anchorId="4858B00A">
          <v:shape id="_x0000_i1156" type="#_x0000_t75" style="width:34.8pt;height:18pt" o:ole="">
            <v:imagedata r:id="rId1334" o:title=""/>
          </v:shape>
          <o:OLEObject Type="Embed" ProgID="Equation.3" ShapeID="_x0000_i1156" DrawAspect="Content" ObjectID="_1596006205" r:id="rId1340"/>
        </w:object>
      </w:r>
      <w:r w:rsidRPr="005E7ED0">
        <w:t xml:space="preserve"> is not used for DM-RS, </w:t>
      </w:r>
      <w:ins w:id="657" w:author="Samsung" w:date="2018-05-24T15:29:00Z">
        <w:r w:rsidRPr="005E7ED0">
          <w:rPr>
            <w:rFonts w:hint="eastAsia"/>
          </w:rPr>
          <w:t xml:space="preserve">NZP </w:t>
        </w:r>
      </w:ins>
      <w:r w:rsidRPr="005E7ED0">
        <w:t xml:space="preserve">CSI-RS </w:t>
      </w:r>
      <w:r w:rsidRPr="005E7ED0">
        <w:rPr>
          <w:color w:val="FF0000"/>
          <w:u w:val="single"/>
        </w:rPr>
        <w:t xml:space="preserve">(except for </w:t>
      </w:r>
      <w:ins w:id="658" w:author="Samsung" w:date="2018-05-24T15:29:00Z">
        <w:r w:rsidRPr="005E7ED0">
          <w:rPr>
            <w:rFonts w:hint="eastAsia"/>
            <w:color w:val="FF0000"/>
            <w:u w:val="single"/>
          </w:rPr>
          <w:t xml:space="preserve">NZP </w:t>
        </w:r>
      </w:ins>
      <w:r w:rsidRPr="005E7ED0">
        <w:rPr>
          <w:color w:val="FF0000"/>
          <w:u w:val="single"/>
        </w:rPr>
        <w:t>CSI-RS for mobility</w:t>
      </w:r>
      <w:r w:rsidRPr="005E7ED0">
        <w:rPr>
          <w:color w:val="FF0000"/>
        </w:rPr>
        <w:t>)</w:t>
      </w:r>
      <w:r w:rsidRPr="005E7ED0">
        <w:t xml:space="preserve">, </w:t>
      </w:r>
      <w:ins w:id="659" w:author="Samsung" w:date="2018-05-24T15:34:00Z">
        <w:r w:rsidRPr="005E7ED0">
          <w:rPr>
            <w:rFonts w:hint="eastAsia"/>
          </w:rPr>
          <w:t xml:space="preserve">ZP CSI-RS, </w:t>
        </w:r>
      </w:ins>
      <w:r w:rsidRPr="005E7ED0">
        <w:t>SS/PBCH block,</w:t>
      </w:r>
    </w:p>
    <w:p w14:paraId="0E8F8F9F" w14:textId="22844B2F" w:rsidR="00F728D8" w:rsidRDefault="00F728D8" w:rsidP="00F728D8">
      <w:pPr>
        <w:rPr>
          <w:lang w:eastAsia="x-none"/>
        </w:rPr>
      </w:pPr>
    </w:p>
    <w:p w14:paraId="4845209E" w14:textId="6B8D71BF" w:rsidR="00C71370" w:rsidRDefault="0058452E" w:rsidP="00F728D8">
      <w:pPr>
        <w:rPr>
          <w:lang w:eastAsia="x-none"/>
        </w:rPr>
      </w:pPr>
      <w:hyperlink r:id="rId1341" w:history="1">
        <w:r w:rsidR="00C71370">
          <w:rPr>
            <w:rStyle w:val="Hyperlink"/>
            <w:lang w:eastAsia="x-none"/>
          </w:rPr>
          <w:t>R1-1807659</w:t>
        </w:r>
      </w:hyperlink>
      <w:r w:rsidR="00C71370" w:rsidRPr="00C71370">
        <w:rPr>
          <w:lang w:eastAsia="x-none"/>
        </w:rPr>
        <w:tab/>
        <w:t>Feature lead summary 2 of PT-RS</w:t>
      </w:r>
      <w:r w:rsidR="00C71370" w:rsidRPr="00C71370">
        <w:rPr>
          <w:lang w:eastAsia="x-none"/>
        </w:rPr>
        <w:tab/>
        <w:t>Ericsson</w:t>
      </w:r>
    </w:p>
    <w:p w14:paraId="57CE58CF" w14:textId="77777777" w:rsidR="00C71370" w:rsidRPr="001A1B8F" w:rsidRDefault="00C71370" w:rsidP="00F728D8">
      <w:pPr>
        <w:rPr>
          <w:lang w:eastAsia="x-none"/>
        </w:rPr>
      </w:pPr>
    </w:p>
    <w:p w14:paraId="34857DFD" w14:textId="619B8B51" w:rsidR="00F728D8" w:rsidRDefault="0058452E" w:rsidP="00F728D8">
      <w:pPr>
        <w:rPr>
          <w:lang w:eastAsia="x-none"/>
        </w:rPr>
      </w:pPr>
      <w:hyperlink r:id="rId1342" w:history="1">
        <w:r w:rsidR="000F2B08">
          <w:rPr>
            <w:rStyle w:val="Hyperlink"/>
            <w:lang w:eastAsia="x-none"/>
          </w:rPr>
          <w:t>R1-1805833</w:t>
        </w:r>
      </w:hyperlink>
      <w:r w:rsidR="00F728D8">
        <w:rPr>
          <w:lang w:eastAsia="x-none"/>
        </w:rPr>
        <w:tab/>
        <w:t>Remaining issues on PT-RS</w:t>
      </w:r>
      <w:r w:rsidR="00F728D8">
        <w:rPr>
          <w:lang w:eastAsia="x-none"/>
        </w:rPr>
        <w:tab/>
        <w:t>ZTE</w:t>
      </w:r>
    </w:p>
    <w:p w14:paraId="003F185F" w14:textId="2A5CE0E8" w:rsidR="00F728D8" w:rsidRDefault="0058452E" w:rsidP="00F728D8">
      <w:pPr>
        <w:rPr>
          <w:lang w:eastAsia="x-none"/>
        </w:rPr>
      </w:pPr>
      <w:hyperlink r:id="rId1343" w:history="1">
        <w:r w:rsidR="000F2B08">
          <w:rPr>
            <w:rStyle w:val="Hyperlink"/>
            <w:lang w:eastAsia="x-none"/>
          </w:rPr>
          <w:t>R1-1805960</w:t>
        </w:r>
      </w:hyperlink>
      <w:r w:rsidR="00F728D8">
        <w:rPr>
          <w:lang w:eastAsia="x-none"/>
        </w:rPr>
        <w:tab/>
        <w:t>Remaining issues on PT-RS</w:t>
      </w:r>
      <w:r w:rsidR="00F728D8">
        <w:rPr>
          <w:lang w:eastAsia="x-none"/>
        </w:rPr>
        <w:tab/>
        <w:t>Huawei, HiSilicon</w:t>
      </w:r>
    </w:p>
    <w:p w14:paraId="0F96B69A" w14:textId="7CEAAFBD" w:rsidR="00F728D8" w:rsidRDefault="0058452E" w:rsidP="00F728D8">
      <w:pPr>
        <w:rPr>
          <w:lang w:eastAsia="x-none"/>
        </w:rPr>
      </w:pPr>
      <w:hyperlink r:id="rId1344" w:history="1">
        <w:r w:rsidR="000F2B08">
          <w:rPr>
            <w:rStyle w:val="Hyperlink"/>
            <w:lang w:eastAsia="x-none"/>
          </w:rPr>
          <w:t>R1-1805990</w:t>
        </w:r>
      </w:hyperlink>
      <w:r w:rsidR="00F728D8">
        <w:rPr>
          <w:lang w:eastAsia="x-none"/>
        </w:rPr>
        <w:tab/>
        <w:t>Remaining issues on PTRS</w:t>
      </w:r>
      <w:r w:rsidR="00F728D8">
        <w:rPr>
          <w:lang w:eastAsia="x-none"/>
        </w:rPr>
        <w:tab/>
        <w:t>Mitsubishi Electric RCE</w:t>
      </w:r>
    </w:p>
    <w:p w14:paraId="23E7ED5E" w14:textId="6EE5C06A" w:rsidR="00F728D8" w:rsidRDefault="0058452E" w:rsidP="00F728D8">
      <w:pPr>
        <w:rPr>
          <w:lang w:eastAsia="x-none"/>
        </w:rPr>
      </w:pPr>
      <w:hyperlink r:id="rId1345" w:history="1">
        <w:r w:rsidR="000F2B08">
          <w:rPr>
            <w:rStyle w:val="Hyperlink"/>
            <w:lang w:eastAsia="x-none"/>
          </w:rPr>
          <w:t>R1-1806051</w:t>
        </w:r>
      </w:hyperlink>
      <w:r w:rsidR="00F728D8">
        <w:rPr>
          <w:lang w:eastAsia="x-none"/>
        </w:rPr>
        <w:tab/>
        <w:t>Remaining issues on PT-RS</w:t>
      </w:r>
      <w:r w:rsidR="00F728D8">
        <w:rPr>
          <w:lang w:eastAsia="x-none"/>
        </w:rPr>
        <w:tab/>
        <w:t>vivo</w:t>
      </w:r>
    </w:p>
    <w:p w14:paraId="1389F291" w14:textId="0E39F9B3" w:rsidR="00F728D8" w:rsidRDefault="0058452E" w:rsidP="00F728D8">
      <w:pPr>
        <w:rPr>
          <w:lang w:eastAsia="x-none"/>
        </w:rPr>
      </w:pPr>
      <w:hyperlink r:id="rId1346" w:history="1">
        <w:r w:rsidR="000F2B08">
          <w:rPr>
            <w:rStyle w:val="Hyperlink"/>
            <w:lang w:eastAsia="x-none"/>
          </w:rPr>
          <w:t>R1-1806154</w:t>
        </w:r>
      </w:hyperlink>
      <w:r w:rsidR="00F728D8">
        <w:rPr>
          <w:lang w:eastAsia="x-none"/>
        </w:rPr>
        <w:tab/>
        <w:t>Remaining issues on PT-RS</w:t>
      </w:r>
      <w:r w:rsidR="00F728D8">
        <w:rPr>
          <w:lang w:eastAsia="x-none"/>
        </w:rPr>
        <w:tab/>
        <w:t>Panasonic Corporation</w:t>
      </w:r>
    </w:p>
    <w:p w14:paraId="2E2B724E" w14:textId="774EA075" w:rsidR="00F728D8" w:rsidRDefault="0058452E" w:rsidP="00F728D8">
      <w:pPr>
        <w:rPr>
          <w:lang w:eastAsia="x-none"/>
        </w:rPr>
      </w:pPr>
      <w:hyperlink r:id="rId1347" w:history="1">
        <w:r w:rsidR="000F2B08">
          <w:rPr>
            <w:rStyle w:val="Hyperlink"/>
            <w:lang w:eastAsia="x-none"/>
          </w:rPr>
          <w:t>R1-1806226</w:t>
        </w:r>
      </w:hyperlink>
      <w:r w:rsidR="00F728D8">
        <w:rPr>
          <w:lang w:eastAsia="x-none"/>
        </w:rPr>
        <w:tab/>
        <w:t>Remaining issues on PT-RS</w:t>
      </w:r>
      <w:r w:rsidR="00F728D8">
        <w:rPr>
          <w:lang w:eastAsia="x-none"/>
        </w:rPr>
        <w:tab/>
        <w:t>Ericsson</w:t>
      </w:r>
    </w:p>
    <w:p w14:paraId="53CCD4B4" w14:textId="32EB7452" w:rsidR="00F728D8" w:rsidRDefault="0058452E" w:rsidP="00F728D8">
      <w:pPr>
        <w:rPr>
          <w:lang w:eastAsia="x-none"/>
        </w:rPr>
      </w:pPr>
      <w:hyperlink r:id="rId1348" w:history="1">
        <w:r w:rsidR="000F2B08">
          <w:rPr>
            <w:rStyle w:val="Hyperlink"/>
            <w:lang w:eastAsia="x-none"/>
          </w:rPr>
          <w:t>R1-1806285</w:t>
        </w:r>
      </w:hyperlink>
      <w:r w:rsidR="00F728D8">
        <w:rPr>
          <w:lang w:eastAsia="x-none"/>
        </w:rPr>
        <w:tab/>
        <w:t>Remaining issues on PT-RS</w:t>
      </w:r>
      <w:r w:rsidR="00F728D8">
        <w:rPr>
          <w:lang w:eastAsia="x-none"/>
        </w:rPr>
        <w:tab/>
        <w:t>CATT</w:t>
      </w:r>
    </w:p>
    <w:p w14:paraId="7408EA55" w14:textId="23EDA1FB" w:rsidR="00F728D8" w:rsidRDefault="0058452E" w:rsidP="00F728D8">
      <w:pPr>
        <w:rPr>
          <w:lang w:eastAsia="x-none"/>
        </w:rPr>
      </w:pPr>
      <w:hyperlink r:id="rId1349" w:history="1">
        <w:r w:rsidR="000F2B08">
          <w:rPr>
            <w:rStyle w:val="Hyperlink"/>
            <w:lang w:eastAsia="x-none"/>
          </w:rPr>
          <w:t>R1-1806397</w:t>
        </w:r>
      </w:hyperlink>
      <w:r w:rsidR="00F728D8">
        <w:rPr>
          <w:lang w:eastAsia="x-none"/>
        </w:rPr>
        <w:tab/>
        <w:t>Remaining issues on PT-RS</w:t>
      </w:r>
      <w:r w:rsidR="00F728D8">
        <w:rPr>
          <w:lang w:eastAsia="x-none"/>
        </w:rPr>
        <w:tab/>
        <w:t>Spreadtrum Communications</w:t>
      </w:r>
    </w:p>
    <w:p w14:paraId="1512C321" w14:textId="3B386856" w:rsidR="00F728D8" w:rsidRDefault="0058452E" w:rsidP="00F728D8">
      <w:pPr>
        <w:rPr>
          <w:lang w:eastAsia="x-none"/>
        </w:rPr>
      </w:pPr>
      <w:hyperlink r:id="rId1350" w:history="1">
        <w:r w:rsidR="000F2B08">
          <w:rPr>
            <w:rStyle w:val="Hyperlink"/>
            <w:lang w:eastAsia="x-none"/>
          </w:rPr>
          <w:t>R1-1806512</w:t>
        </w:r>
      </w:hyperlink>
      <w:r w:rsidR="00F728D8">
        <w:rPr>
          <w:lang w:eastAsia="x-none"/>
        </w:rPr>
        <w:tab/>
        <w:t>Remaining Issues on PT-RS</w:t>
      </w:r>
      <w:r w:rsidR="00F728D8">
        <w:rPr>
          <w:lang w:eastAsia="x-none"/>
        </w:rPr>
        <w:tab/>
        <w:t>Intel Corporation</w:t>
      </w:r>
    </w:p>
    <w:p w14:paraId="0BD49365" w14:textId="76E6E2E3" w:rsidR="00F728D8" w:rsidRDefault="0058452E" w:rsidP="00F728D8">
      <w:pPr>
        <w:rPr>
          <w:lang w:eastAsia="x-none"/>
        </w:rPr>
      </w:pPr>
      <w:hyperlink r:id="rId1351" w:history="1">
        <w:r w:rsidR="000F2B08">
          <w:rPr>
            <w:rStyle w:val="Hyperlink"/>
            <w:lang w:eastAsia="x-none"/>
          </w:rPr>
          <w:t>R1-1806612</w:t>
        </w:r>
      </w:hyperlink>
      <w:r w:rsidR="00F728D8">
        <w:rPr>
          <w:lang w:eastAsia="x-none"/>
        </w:rPr>
        <w:tab/>
        <w:t>Text proposals on PT-RS</w:t>
      </w:r>
      <w:r w:rsidR="00F728D8">
        <w:rPr>
          <w:lang w:eastAsia="x-none"/>
        </w:rPr>
        <w:tab/>
        <w:t>LG Electronics</w:t>
      </w:r>
    </w:p>
    <w:p w14:paraId="75274B53" w14:textId="012E5A54" w:rsidR="00F728D8" w:rsidRDefault="0058452E" w:rsidP="00F728D8">
      <w:pPr>
        <w:rPr>
          <w:lang w:eastAsia="x-none"/>
        </w:rPr>
      </w:pPr>
      <w:hyperlink r:id="rId1352" w:history="1">
        <w:r w:rsidR="000F2B08">
          <w:rPr>
            <w:rStyle w:val="Hyperlink"/>
            <w:lang w:eastAsia="x-none"/>
          </w:rPr>
          <w:t>R1-1806724</w:t>
        </w:r>
      </w:hyperlink>
      <w:r w:rsidR="00F728D8">
        <w:rPr>
          <w:lang w:eastAsia="x-none"/>
        </w:rPr>
        <w:tab/>
        <w:t>Issues on PT-RS design</w:t>
      </w:r>
      <w:r w:rsidR="00F728D8">
        <w:rPr>
          <w:lang w:eastAsia="x-none"/>
        </w:rPr>
        <w:tab/>
        <w:t>Samsung</w:t>
      </w:r>
    </w:p>
    <w:p w14:paraId="7F81B3D9" w14:textId="2700F9C8" w:rsidR="00F728D8" w:rsidRDefault="0058452E" w:rsidP="00F728D8">
      <w:pPr>
        <w:rPr>
          <w:lang w:eastAsia="x-none"/>
        </w:rPr>
      </w:pPr>
      <w:hyperlink r:id="rId1353" w:history="1">
        <w:r w:rsidR="000F2B08">
          <w:rPr>
            <w:rStyle w:val="Hyperlink"/>
            <w:lang w:eastAsia="x-none"/>
          </w:rPr>
          <w:t>R1-1806805</w:t>
        </w:r>
      </w:hyperlink>
      <w:r w:rsidR="00F728D8">
        <w:rPr>
          <w:lang w:eastAsia="x-none"/>
        </w:rPr>
        <w:tab/>
        <w:t>Remaining issues on PTRS</w:t>
      </w:r>
      <w:r w:rsidR="00F728D8">
        <w:rPr>
          <w:lang w:eastAsia="x-none"/>
        </w:rPr>
        <w:tab/>
        <w:t>MediaTek Inc.</w:t>
      </w:r>
    </w:p>
    <w:p w14:paraId="2DDD800C" w14:textId="3C22EDA5" w:rsidR="00F728D8" w:rsidRDefault="0058452E" w:rsidP="00F728D8">
      <w:pPr>
        <w:rPr>
          <w:lang w:eastAsia="x-none"/>
        </w:rPr>
      </w:pPr>
      <w:hyperlink r:id="rId1354" w:history="1">
        <w:r w:rsidR="000F2B08">
          <w:rPr>
            <w:rStyle w:val="Hyperlink"/>
            <w:lang w:eastAsia="x-none"/>
          </w:rPr>
          <w:t>R1-1807150</w:t>
        </w:r>
      </w:hyperlink>
      <w:r w:rsidR="00F728D8">
        <w:rPr>
          <w:lang w:eastAsia="x-none"/>
        </w:rPr>
        <w:tab/>
        <w:t>Remaining details on PTRS</w:t>
      </w:r>
      <w:r w:rsidR="00F728D8">
        <w:rPr>
          <w:lang w:eastAsia="x-none"/>
        </w:rPr>
        <w:tab/>
        <w:t>NTT DOCOMO, INC.</w:t>
      </w:r>
    </w:p>
    <w:p w14:paraId="25861BB6" w14:textId="7B9FF984" w:rsidR="00F728D8" w:rsidRDefault="0058452E" w:rsidP="00F728D8">
      <w:pPr>
        <w:rPr>
          <w:lang w:eastAsia="x-none"/>
        </w:rPr>
      </w:pPr>
      <w:hyperlink r:id="rId1355" w:history="1">
        <w:r w:rsidR="000F2B08">
          <w:rPr>
            <w:rStyle w:val="Hyperlink"/>
            <w:lang w:eastAsia="x-none"/>
          </w:rPr>
          <w:t>R1-1807197</w:t>
        </w:r>
      </w:hyperlink>
      <w:r w:rsidR="00F728D8">
        <w:rPr>
          <w:lang w:eastAsia="x-none"/>
        </w:rPr>
        <w:tab/>
        <w:t>Further comments on PT-RS</w:t>
      </w:r>
      <w:r w:rsidR="00F728D8">
        <w:rPr>
          <w:lang w:eastAsia="x-none"/>
        </w:rPr>
        <w:tab/>
        <w:t>Nokia, Nokia Shanghai Bell</w:t>
      </w:r>
    </w:p>
    <w:p w14:paraId="24E1D64F" w14:textId="28BD656D" w:rsidR="00F728D8" w:rsidRDefault="0058452E" w:rsidP="00F728D8">
      <w:pPr>
        <w:rPr>
          <w:lang w:eastAsia="x-none"/>
        </w:rPr>
      </w:pPr>
      <w:hyperlink r:id="rId1356" w:history="1">
        <w:r w:rsidR="000F2B08">
          <w:rPr>
            <w:rStyle w:val="Hyperlink"/>
            <w:lang w:eastAsia="x-none"/>
          </w:rPr>
          <w:t>R1-1807</w:t>
        </w:r>
        <w:r w:rsidR="007939FC">
          <w:rPr>
            <w:rStyle w:val="Hyperlink"/>
            <w:lang w:eastAsia="x-none"/>
          </w:rPr>
          <w:t>605</w:t>
        </w:r>
      </w:hyperlink>
      <w:r w:rsidR="00F728D8">
        <w:rPr>
          <w:lang w:eastAsia="x-none"/>
        </w:rPr>
        <w:tab/>
        <w:t>PTRS considerations</w:t>
      </w:r>
      <w:r w:rsidR="00F728D8">
        <w:rPr>
          <w:lang w:eastAsia="x-none"/>
        </w:rPr>
        <w:tab/>
        <w:t>Qualcomm Incorporated</w:t>
      </w:r>
      <w:r w:rsidR="007939FC">
        <w:rPr>
          <w:lang w:eastAsia="x-none"/>
        </w:rPr>
        <w:tab/>
        <w:t xml:space="preserve">(rev of </w:t>
      </w:r>
      <w:hyperlink r:id="rId1357" w:history="1">
        <w:r w:rsidR="007939FC">
          <w:rPr>
            <w:rStyle w:val="Hyperlink"/>
            <w:lang w:eastAsia="x-none"/>
          </w:rPr>
          <w:t>R1-1807348</w:t>
        </w:r>
      </w:hyperlink>
      <w:r w:rsidR="007939FC">
        <w:rPr>
          <w:lang w:eastAsia="x-none"/>
        </w:rPr>
        <w:t>)</w:t>
      </w:r>
    </w:p>
    <w:p w14:paraId="06E7493A" w14:textId="77777777" w:rsidR="00F728D8" w:rsidRDefault="00F728D8" w:rsidP="0081593A">
      <w:pPr>
        <w:pStyle w:val="Heading5"/>
      </w:pPr>
      <w:bookmarkStart w:id="660" w:name="_Toc516232616"/>
      <w:r w:rsidRPr="004B0D61">
        <w:rPr>
          <w:rFonts w:hint="eastAsia"/>
        </w:rPr>
        <w:t>SRS</w:t>
      </w:r>
      <w:bookmarkEnd w:id="660"/>
    </w:p>
    <w:p w14:paraId="71F0F635" w14:textId="689517C6" w:rsidR="00F728D8" w:rsidRPr="00C71370" w:rsidRDefault="0058452E" w:rsidP="00F728D8">
      <w:pPr>
        <w:rPr>
          <w:b/>
          <w:lang w:eastAsia="x-none"/>
        </w:rPr>
      </w:pPr>
      <w:hyperlink r:id="rId1358" w:history="1">
        <w:r w:rsidR="000F2B08" w:rsidRPr="00C71370">
          <w:rPr>
            <w:rStyle w:val="Hyperlink"/>
            <w:b/>
          </w:rPr>
          <w:t>R1-1807602</w:t>
        </w:r>
      </w:hyperlink>
      <w:r w:rsidR="00F728D8" w:rsidRPr="00C71370">
        <w:rPr>
          <w:b/>
          <w:lang w:eastAsia="x-none"/>
        </w:rPr>
        <w:tab/>
        <w:t>Summary of SRS</w:t>
      </w:r>
      <w:r w:rsidR="00F728D8" w:rsidRPr="00C71370">
        <w:rPr>
          <w:b/>
          <w:lang w:eastAsia="x-none"/>
        </w:rPr>
        <w:tab/>
        <w:t>Sony</w:t>
      </w:r>
    </w:p>
    <w:p w14:paraId="44223BAD" w14:textId="77777777" w:rsidR="00F728D8" w:rsidRDefault="00F728D8" w:rsidP="00F728D8">
      <w:pPr>
        <w:rPr>
          <w:lang w:eastAsia="x-none"/>
        </w:rPr>
      </w:pPr>
    </w:p>
    <w:p w14:paraId="70582F64" w14:textId="77777777" w:rsidR="00F728D8" w:rsidRPr="00C71370" w:rsidRDefault="00F728D8" w:rsidP="00F728D8">
      <w:pPr>
        <w:pStyle w:val="BodyText"/>
        <w:spacing w:after="0"/>
        <w:rPr>
          <w:kern w:val="2"/>
          <w:lang w:eastAsia="zh-CN"/>
        </w:rPr>
      </w:pPr>
      <w:r w:rsidRPr="00C71370">
        <w:rPr>
          <w:kern w:val="2"/>
          <w:highlight w:val="green"/>
          <w:lang w:eastAsia="zh-CN"/>
        </w:rPr>
        <w:t>Agreement</w:t>
      </w:r>
    </w:p>
    <w:p w14:paraId="021EFD7A" w14:textId="77777777" w:rsidR="00F728D8" w:rsidRPr="00A1418C" w:rsidRDefault="00F728D8" w:rsidP="00F728D8">
      <w:pPr>
        <w:pStyle w:val="BodyText"/>
        <w:spacing w:after="0"/>
        <w:rPr>
          <w:rFonts w:cs="SimSun"/>
          <w:szCs w:val="20"/>
          <w:lang w:eastAsia="zh-CN"/>
        </w:rPr>
      </w:pPr>
      <w:r w:rsidRPr="00A1418C">
        <w:rPr>
          <w:kern w:val="2"/>
          <w:lang w:eastAsia="zh-CN"/>
        </w:rPr>
        <w:t xml:space="preserve">The two aperiodic SRS resource sets for 1T4R antenna switching can only be allowed to be triggered by one single DCI, which means that the UE shall expect that the two SRS resource sets for 1T4R antenna switching are both configured with the same value of the higher layer parameter aperiodicSRS-ResourceTrigger and with different values of the higher layer parameters </w:t>
      </w:r>
      <w:r w:rsidRPr="00A1418C">
        <w:rPr>
          <w:i/>
          <w:kern w:val="2"/>
          <w:lang w:eastAsia="zh-CN"/>
        </w:rPr>
        <w:t>slotoffset</w:t>
      </w:r>
      <w:r w:rsidRPr="00A1418C">
        <w:rPr>
          <w:rFonts w:hint="eastAsia"/>
          <w:kern w:val="2"/>
          <w:lang w:eastAsia="zh-CN"/>
        </w:rPr>
        <w:t>.</w:t>
      </w:r>
    </w:p>
    <w:p w14:paraId="79EEE564" w14:textId="77777777" w:rsidR="00F728D8" w:rsidRDefault="00F728D8" w:rsidP="00F728D8">
      <w:pPr>
        <w:rPr>
          <w:lang w:eastAsia="x-none"/>
        </w:rPr>
      </w:pPr>
    </w:p>
    <w:p w14:paraId="5CE336BF" w14:textId="77777777" w:rsidR="00F728D8" w:rsidRPr="00C71370" w:rsidRDefault="00F728D8" w:rsidP="00F728D8">
      <w:r w:rsidRPr="00C71370">
        <w:rPr>
          <w:bCs/>
          <w:iCs/>
          <w:szCs w:val="28"/>
          <w:highlight w:val="green"/>
        </w:rPr>
        <w:t>A</w:t>
      </w:r>
      <w:r w:rsidRPr="00C71370">
        <w:rPr>
          <w:rFonts w:hint="eastAsia"/>
          <w:bCs/>
          <w:iCs/>
          <w:szCs w:val="28"/>
          <w:highlight w:val="green"/>
        </w:rPr>
        <w:t>greement:</w:t>
      </w:r>
    </w:p>
    <w:p w14:paraId="13B83340" w14:textId="77777777" w:rsidR="00F728D8" w:rsidRPr="003C1A72" w:rsidRDefault="00F728D8" w:rsidP="00F728D8">
      <w:pPr>
        <w:pStyle w:val="ListParagraph"/>
        <w:snapToGrid w:val="0"/>
        <w:ind w:left="0"/>
        <w:jc w:val="both"/>
      </w:pPr>
      <w:r w:rsidRPr="003C1A72">
        <w:rPr>
          <w:rFonts w:eastAsia="MS Mincho" w:hint="eastAsia"/>
        </w:rPr>
        <w:t xml:space="preserve">RAN1 has </w:t>
      </w:r>
      <w:r w:rsidRPr="003C1A72">
        <w:rPr>
          <w:rFonts w:eastAsia="MS Mincho"/>
        </w:rPr>
        <w:t>identified</w:t>
      </w:r>
      <w:r w:rsidRPr="003C1A72">
        <w:rPr>
          <w:rFonts w:eastAsia="MS Mincho" w:hint="eastAsia"/>
        </w:rPr>
        <w:t xml:space="preserve"> the following adjacent TDM combinations of SRS resource configured for antenna switching and other physical channels</w:t>
      </w:r>
    </w:p>
    <w:p w14:paraId="1C92ED60" w14:textId="77777777" w:rsidR="00F728D8" w:rsidRPr="003C1A72" w:rsidRDefault="00F728D8" w:rsidP="00017304">
      <w:pPr>
        <w:pStyle w:val="ListParagraph"/>
        <w:numPr>
          <w:ilvl w:val="0"/>
          <w:numId w:val="320"/>
        </w:numPr>
        <w:overflowPunct/>
        <w:snapToGrid w:val="0"/>
        <w:spacing w:after="0"/>
        <w:contextualSpacing w:val="0"/>
        <w:jc w:val="both"/>
        <w:textAlignment w:val="auto"/>
      </w:pPr>
      <w:r w:rsidRPr="003C1A72">
        <w:rPr>
          <w:rFonts w:eastAsia="MS Mincho" w:hint="eastAsia"/>
        </w:rPr>
        <w:t>SRS-PUSCH</w:t>
      </w:r>
    </w:p>
    <w:p w14:paraId="4BA94E85" w14:textId="77777777" w:rsidR="00F728D8" w:rsidRPr="003C1A72" w:rsidRDefault="00F728D8" w:rsidP="00017304">
      <w:pPr>
        <w:pStyle w:val="ListParagraph"/>
        <w:numPr>
          <w:ilvl w:val="0"/>
          <w:numId w:val="320"/>
        </w:numPr>
        <w:overflowPunct/>
        <w:snapToGrid w:val="0"/>
        <w:spacing w:after="0"/>
        <w:contextualSpacing w:val="0"/>
        <w:jc w:val="both"/>
        <w:textAlignment w:val="auto"/>
      </w:pPr>
      <w:r w:rsidRPr="003C1A72">
        <w:rPr>
          <w:rFonts w:eastAsia="MS Mincho" w:hint="eastAsia"/>
        </w:rPr>
        <w:t>PUSCH-SRS</w:t>
      </w:r>
    </w:p>
    <w:p w14:paraId="39362B91" w14:textId="77777777" w:rsidR="00F728D8" w:rsidRPr="003C1A72" w:rsidRDefault="00F728D8" w:rsidP="00017304">
      <w:pPr>
        <w:pStyle w:val="ListParagraph"/>
        <w:numPr>
          <w:ilvl w:val="0"/>
          <w:numId w:val="320"/>
        </w:numPr>
        <w:overflowPunct/>
        <w:snapToGrid w:val="0"/>
        <w:spacing w:after="0"/>
        <w:contextualSpacing w:val="0"/>
        <w:jc w:val="both"/>
        <w:textAlignment w:val="auto"/>
      </w:pPr>
      <w:r w:rsidRPr="003C1A72">
        <w:rPr>
          <w:rFonts w:eastAsia="MS Mincho" w:hint="eastAsia"/>
        </w:rPr>
        <w:t>SRS-PUCCH</w:t>
      </w:r>
    </w:p>
    <w:p w14:paraId="6E323F0D" w14:textId="77777777" w:rsidR="00F728D8" w:rsidRPr="003C1A72" w:rsidRDefault="00F728D8" w:rsidP="00017304">
      <w:pPr>
        <w:pStyle w:val="ListParagraph"/>
        <w:numPr>
          <w:ilvl w:val="0"/>
          <w:numId w:val="320"/>
        </w:numPr>
        <w:overflowPunct/>
        <w:snapToGrid w:val="0"/>
        <w:spacing w:after="0"/>
        <w:contextualSpacing w:val="0"/>
        <w:jc w:val="both"/>
        <w:textAlignment w:val="auto"/>
      </w:pPr>
      <w:r w:rsidRPr="003C1A72">
        <w:rPr>
          <w:rFonts w:eastAsia="MS Mincho" w:hint="eastAsia"/>
        </w:rPr>
        <w:t>PUCCH-SRS</w:t>
      </w:r>
    </w:p>
    <w:p w14:paraId="18A9CCB6" w14:textId="77777777" w:rsidR="00F728D8" w:rsidRPr="003C1A72" w:rsidRDefault="00F728D8" w:rsidP="00017304">
      <w:pPr>
        <w:pStyle w:val="ListParagraph"/>
        <w:numPr>
          <w:ilvl w:val="0"/>
          <w:numId w:val="320"/>
        </w:numPr>
        <w:overflowPunct/>
        <w:snapToGrid w:val="0"/>
        <w:spacing w:after="0"/>
        <w:contextualSpacing w:val="0"/>
        <w:jc w:val="both"/>
        <w:textAlignment w:val="auto"/>
      </w:pPr>
      <w:r w:rsidRPr="003C1A72">
        <w:rPr>
          <w:rFonts w:eastAsia="MS Mincho" w:hint="eastAsia"/>
        </w:rPr>
        <w:t>RAN1 notes that PUCCH may convey payload with different priorities (e.g., CSI, ACK/NACK),</w:t>
      </w:r>
      <w:r w:rsidRPr="003C1A72">
        <w:rPr>
          <w:rFonts w:eastAsia="MS Mincho"/>
        </w:rPr>
        <w:t xml:space="preserve"> or may have different formats, or</w:t>
      </w:r>
      <w:r w:rsidRPr="003C1A72">
        <w:rPr>
          <w:rFonts w:eastAsia="MS Mincho" w:hint="eastAsia"/>
        </w:rPr>
        <w:t xml:space="preserve"> PUSCH and PUCCH may use </w:t>
      </w:r>
      <w:r w:rsidRPr="003C1A72">
        <w:rPr>
          <w:rFonts w:eastAsia="MS Mincho"/>
        </w:rPr>
        <w:t>different</w:t>
      </w:r>
      <w:r w:rsidRPr="003C1A72">
        <w:rPr>
          <w:rFonts w:eastAsia="MS Mincho" w:hint="eastAsia"/>
        </w:rPr>
        <w:t xml:space="preserve"> number of UL symbols</w:t>
      </w:r>
    </w:p>
    <w:p w14:paraId="451F26AD" w14:textId="77777777" w:rsidR="00F728D8" w:rsidRPr="003C1A72" w:rsidRDefault="00F728D8" w:rsidP="00017304">
      <w:pPr>
        <w:pStyle w:val="ListParagraph"/>
        <w:numPr>
          <w:ilvl w:val="0"/>
          <w:numId w:val="320"/>
        </w:numPr>
        <w:overflowPunct/>
        <w:snapToGrid w:val="0"/>
        <w:spacing w:after="0"/>
        <w:contextualSpacing w:val="0"/>
        <w:jc w:val="both"/>
        <w:textAlignment w:val="auto"/>
      </w:pPr>
      <w:r w:rsidRPr="003C1A72">
        <w:rPr>
          <w:rFonts w:eastAsia="MS Mincho"/>
        </w:rPr>
        <w:t>Send an LS to</w:t>
      </w:r>
      <w:r w:rsidRPr="003C1A72">
        <w:rPr>
          <w:rFonts w:eastAsia="MS Mincho" w:hint="eastAsia"/>
        </w:rPr>
        <w:t xml:space="preserve"> RAN4 </w:t>
      </w:r>
      <w:r w:rsidRPr="003C1A72">
        <w:rPr>
          <w:rFonts w:eastAsia="MS Mincho"/>
        </w:rPr>
        <w:t>request that they address</w:t>
      </w:r>
      <w:r w:rsidRPr="003C1A72">
        <w:rPr>
          <w:rFonts w:eastAsia="MS Mincho" w:hint="eastAsia"/>
        </w:rPr>
        <w:t xml:space="preserve"> the issue of antenna </w:t>
      </w:r>
      <w:r w:rsidRPr="003C1A72">
        <w:rPr>
          <w:rFonts w:eastAsia="MS Mincho"/>
        </w:rPr>
        <w:t>switching</w:t>
      </w:r>
      <w:r w:rsidRPr="003C1A72">
        <w:rPr>
          <w:rFonts w:eastAsia="MS Mincho" w:hint="eastAsia"/>
        </w:rPr>
        <w:t xml:space="preserve"> in such adjacent combinations in RAN4 spec</w:t>
      </w:r>
    </w:p>
    <w:p w14:paraId="571B9C67" w14:textId="77777777" w:rsidR="00F728D8" w:rsidRDefault="00F728D8" w:rsidP="00017304">
      <w:pPr>
        <w:pStyle w:val="ListParagraph"/>
        <w:numPr>
          <w:ilvl w:val="1"/>
          <w:numId w:val="320"/>
        </w:numPr>
        <w:overflowPunct/>
        <w:snapToGrid w:val="0"/>
        <w:spacing w:after="0"/>
        <w:contextualSpacing w:val="0"/>
        <w:jc w:val="both"/>
        <w:textAlignment w:val="auto"/>
      </w:pPr>
      <w:r w:rsidRPr="003C1A72">
        <w:t>RAN1 does not plan to introduce scheduling restrictions on back to back SRS antenna switching and PUSCH/PUCCH channel unless serious concerns are identified in RAN4</w:t>
      </w:r>
    </w:p>
    <w:p w14:paraId="594C084A" w14:textId="77777777" w:rsidR="00F728D8" w:rsidRDefault="00F728D8" w:rsidP="00F728D8">
      <w:pPr>
        <w:pStyle w:val="ListParagraph"/>
        <w:snapToGrid w:val="0"/>
        <w:ind w:left="0"/>
        <w:jc w:val="both"/>
        <w:rPr>
          <w:highlight w:val="yellow"/>
        </w:rPr>
      </w:pPr>
    </w:p>
    <w:p w14:paraId="54E6D5CC" w14:textId="6A023D47" w:rsidR="00F728D8" w:rsidRPr="00C71370" w:rsidRDefault="0058452E" w:rsidP="00F728D8">
      <w:pPr>
        <w:pStyle w:val="ListParagraph"/>
        <w:snapToGrid w:val="0"/>
        <w:ind w:left="0"/>
        <w:jc w:val="both"/>
        <w:rPr>
          <w:b/>
        </w:rPr>
      </w:pPr>
      <w:hyperlink r:id="rId1359" w:history="1">
        <w:r w:rsidR="000F2B08" w:rsidRPr="00C71370">
          <w:rPr>
            <w:rStyle w:val="Hyperlink"/>
            <w:b/>
            <w:lang w:eastAsia="en-US"/>
          </w:rPr>
          <w:t>R1-1807754</w:t>
        </w:r>
      </w:hyperlink>
      <w:r w:rsidR="00F728D8" w:rsidRPr="00C71370">
        <w:rPr>
          <w:b/>
        </w:rPr>
        <w:tab/>
        <w:t>[DRAFT] LS on adjacent TDM combinations of SRS for antenna switching and other UL physical channels</w:t>
      </w:r>
      <w:r w:rsidR="00F728D8" w:rsidRPr="00C71370">
        <w:rPr>
          <w:b/>
        </w:rPr>
        <w:tab/>
        <w:t>Qualcomm</w:t>
      </w:r>
    </w:p>
    <w:p w14:paraId="36A4E7EC" w14:textId="533BAC1B" w:rsidR="00F728D8" w:rsidRPr="00B26D85" w:rsidRDefault="00C71370" w:rsidP="00F728D8">
      <w:pPr>
        <w:pStyle w:val="ListParagraph"/>
        <w:snapToGrid w:val="0"/>
        <w:ind w:left="0"/>
        <w:jc w:val="both"/>
      </w:pPr>
      <w:r w:rsidRPr="00C71370">
        <w:rPr>
          <w:b/>
        </w:rPr>
        <w:t>Decision:</w:t>
      </w:r>
      <w:r w:rsidRPr="00C71370">
        <w:t xml:space="preserve"> Final </w:t>
      </w:r>
      <w:r w:rsidR="00F728D8" w:rsidRPr="00C71370">
        <w:t xml:space="preserve">LS is </w:t>
      </w:r>
      <w:r w:rsidR="00F728D8" w:rsidRPr="00B26D85">
        <w:rPr>
          <w:highlight w:val="green"/>
        </w:rPr>
        <w:t>a</w:t>
      </w:r>
      <w:r>
        <w:rPr>
          <w:highlight w:val="green"/>
        </w:rPr>
        <w:t>pproved i</w:t>
      </w:r>
      <w:r w:rsidR="00F728D8" w:rsidRPr="00B26D85">
        <w:rPr>
          <w:highlight w:val="green"/>
        </w:rPr>
        <w:t xml:space="preserve">n </w:t>
      </w:r>
      <w:hyperlink r:id="rId1360" w:history="1">
        <w:r w:rsidR="000F2B08">
          <w:rPr>
            <w:rStyle w:val="Hyperlink"/>
            <w:highlight w:val="green"/>
          </w:rPr>
          <w:t>R1-1807722</w:t>
        </w:r>
      </w:hyperlink>
      <w:r>
        <w:rPr>
          <w:rStyle w:val="Hyperlink"/>
        </w:rPr>
        <w:t>.</w:t>
      </w:r>
    </w:p>
    <w:p w14:paraId="6F622964" w14:textId="77777777" w:rsidR="00F728D8" w:rsidRDefault="00F728D8" w:rsidP="00F728D8">
      <w:pPr>
        <w:rPr>
          <w:lang w:eastAsia="x-none"/>
        </w:rPr>
      </w:pPr>
    </w:p>
    <w:p w14:paraId="23DAC74F" w14:textId="77777777" w:rsidR="00F728D8" w:rsidRPr="00C71370" w:rsidRDefault="00F728D8" w:rsidP="00F728D8">
      <w:pPr>
        <w:rPr>
          <w:lang w:eastAsia="x-none"/>
        </w:rPr>
      </w:pPr>
      <w:r w:rsidRPr="00C71370">
        <w:rPr>
          <w:highlight w:val="green"/>
          <w:lang w:eastAsia="x-none"/>
        </w:rPr>
        <w:t>Agreement:</w:t>
      </w:r>
    </w:p>
    <w:p w14:paraId="1B1CDD6B" w14:textId="77777777" w:rsidR="00F728D8" w:rsidRPr="00254CC8" w:rsidRDefault="00F728D8" w:rsidP="00F728D8">
      <w:pPr>
        <w:jc w:val="both"/>
        <w:rPr>
          <w:color w:val="000000"/>
        </w:rPr>
      </w:pPr>
      <w:r w:rsidRPr="00254CC8">
        <w:rPr>
          <w:color w:val="000000"/>
        </w:rPr>
        <w:t xml:space="preserve">For a SRS resource set, </w:t>
      </w:r>
    </w:p>
    <w:p w14:paraId="3D6722CB" w14:textId="77777777" w:rsidR="00F728D8" w:rsidRPr="00C71370" w:rsidRDefault="00F728D8" w:rsidP="00017304">
      <w:pPr>
        <w:pStyle w:val="ListParagraph"/>
        <w:numPr>
          <w:ilvl w:val="0"/>
          <w:numId w:val="321"/>
        </w:numPr>
      </w:pPr>
      <w:r w:rsidRPr="00C71370">
        <w:t>a UE is not expected to be configured with multiple SRS resources with different periodicities</w:t>
      </w:r>
      <w:r w:rsidRPr="00C71370">
        <w:rPr>
          <w:rFonts w:eastAsia="MS Mincho" w:hint="eastAsia"/>
        </w:rPr>
        <w:t xml:space="preserve"> </w:t>
      </w:r>
      <w:r w:rsidRPr="00C71370">
        <w:t>within a SRS resource set.</w:t>
      </w:r>
    </w:p>
    <w:p w14:paraId="38AEA62E" w14:textId="77777777" w:rsidR="00F728D8" w:rsidRDefault="00F728D8" w:rsidP="00F728D8">
      <w:pPr>
        <w:rPr>
          <w:lang w:eastAsia="x-none"/>
        </w:rPr>
      </w:pPr>
    </w:p>
    <w:p w14:paraId="1F2A03C9" w14:textId="77777777" w:rsidR="00F728D8" w:rsidRPr="00C71370" w:rsidRDefault="00F728D8" w:rsidP="00F728D8">
      <w:pPr>
        <w:rPr>
          <w:lang w:eastAsia="x-none"/>
        </w:rPr>
      </w:pPr>
      <w:r w:rsidRPr="00C71370">
        <w:rPr>
          <w:highlight w:val="green"/>
          <w:lang w:eastAsia="x-none"/>
        </w:rPr>
        <w:t>Agreement</w:t>
      </w:r>
    </w:p>
    <w:p w14:paraId="29DFFE07" w14:textId="77777777" w:rsidR="00F728D8" w:rsidRPr="003C1A72" w:rsidRDefault="00F728D8" w:rsidP="00F728D8">
      <w:pPr>
        <w:jc w:val="both"/>
      </w:pPr>
      <w:bookmarkStart w:id="661" w:name="_Hlk510617549"/>
      <w:bookmarkStart w:id="662" w:name="_Hlk506451256"/>
      <w:r w:rsidRPr="003C1A72">
        <w:t xml:space="preserve">New text in Section 6.2.1.3 in 38.214: </w:t>
      </w:r>
      <w:bookmarkEnd w:id="661"/>
      <w:bookmarkEnd w:id="662"/>
    </w:p>
    <w:p w14:paraId="11211B60" w14:textId="77777777" w:rsidR="00F728D8" w:rsidRPr="003C1A72" w:rsidRDefault="00F728D8" w:rsidP="00F728D8">
      <w:pPr>
        <w:jc w:val="both"/>
      </w:pPr>
      <w:r w:rsidRPr="003C1A72">
        <w:t xml:space="preserve">For n-th (n&gt;=1) aperiodic SRS transmission on a cell c, upon detection of a positive SRS request on a grant, the UE shall commence this SRS transmission on the configured symbol and slot </w:t>
      </w:r>
      <w:r w:rsidRPr="003C1A72">
        <w:rPr>
          <w:rFonts w:hint="eastAsia"/>
        </w:rPr>
        <w:t>provided</w:t>
      </w:r>
    </w:p>
    <w:p w14:paraId="3E23FAA1" w14:textId="77777777" w:rsidR="00F728D8" w:rsidRPr="003C1A72" w:rsidRDefault="00F728D8" w:rsidP="00017304">
      <w:pPr>
        <w:pStyle w:val="ListParagraph"/>
        <w:numPr>
          <w:ilvl w:val="0"/>
          <w:numId w:val="322"/>
        </w:numPr>
        <w:overflowPunct/>
        <w:autoSpaceDE/>
        <w:autoSpaceDN/>
        <w:adjustRightInd/>
        <w:spacing w:after="0"/>
        <w:contextualSpacing w:val="0"/>
        <w:jc w:val="both"/>
        <w:textAlignment w:val="auto"/>
      </w:pPr>
      <w:r w:rsidRPr="003C1A72">
        <w:t xml:space="preserve">it is no earlier than the summation of </w:t>
      </w:r>
    </w:p>
    <w:p w14:paraId="0552DAA4" w14:textId="77777777" w:rsidR="00F728D8" w:rsidRPr="003C1A72" w:rsidRDefault="00F728D8" w:rsidP="00017304">
      <w:pPr>
        <w:pStyle w:val="ListParagraph"/>
        <w:numPr>
          <w:ilvl w:val="1"/>
          <w:numId w:val="322"/>
        </w:numPr>
        <w:tabs>
          <w:tab w:val="left" w:pos="1080"/>
        </w:tabs>
        <w:overflowPunct/>
        <w:autoSpaceDE/>
        <w:adjustRightInd/>
        <w:spacing w:after="0"/>
        <w:contextualSpacing w:val="0"/>
        <w:jc w:val="both"/>
        <w:textAlignment w:val="auto"/>
      </w:pPr>
      <w:r w:rsidRPr="003C1A72">
        <w:t xml:space="preserve">the maximum time duration </w:t>
      </w:r>
      <w:r w:rsidRPr="003C1A72">
        <w:rPr>
          <w:rFonts w:hint="eastAsia"/>
        </w:rPr>
        <w:t>between</w:t>
      </w:r>
      <w:r w:rsidRPr="003C1A72">
        <w:t xml:space="preserve"> the two duration</w:t>
      </w:r>
      <w:r w:rsidRPr="003C1A72">
        <w:rPr>
          <w:rFonts w:hint="eastAsia"/>
        </w:rPr>
        <w:t xml:space="preserve">s </w:t>
      </w:r>
      <w:r w:rsidRPr="003C1A72">
        <w:t>spanned by</w:t>
      </w:r>
      <w:r w:rsidRPr="003C1A72">
        <w:rPr>
          <w:rFonts w:hint="eastAsia"/>
        </w:rPr>
        <w:t xml:space="preserve"> N OFDM symbols of the </w:t>
      </w:r>
      <w:r w:rsidRPr="003C1A72">
        <w:t>numerolog</w:t>
      </w:r>
      <w:r w:rsidRPr="003C1A72">
        <w:rPr>
          <w:rFonts w:hint="eastAsia"/>
        </w:rPr>
        <w:t>y of cell c and the cell carrying the grant respectively, and</w:t>
      </w:r>
    </w:p>
    <w:p w14:paraId="569A8B7C" w14:textId="77777777" w:rsidR="00F728D8" w:rsidRPr="003C1A72" w:rsidRDefault="00F728D8" w:rsidP="00017304">
      <w:pPr>
        <w:pStyle w:val="ListParagraph"/>
        <w:numPr>
          <w:ilvl w:val="1"/>
          <w:numId w:val="322"/>
        </w:numPr>
        <w:overflowPunct/>
        <w:autoSpaceDE/>
        <w:adjustRightInd/>
        <w:spacing w:after="0"/>
        <w:contextualSpacing w:val="0"/>
        <w:jc w:val="both"/>
        <w:textAlignment w:val="auto"/>
      </w:pPr>
      <w:r w:rsidRPr="003C1A72">
        <w:t xml:space="preserve">the UL or DL RF retuning time [11, TS 38.133] as defined by higher layer parameters rf-RetuningTimeUL and rf-RetuningTimeDL, </w:t>
      </w:r>
    </w:p>
    <w:p w14:paraId="01E5FFF3" w14:textId="77777777" w:rsidR="00F728D8" w:rsidRPr="003C1A72" w:rsidRDefault="00F728D8" w:rsidP="00017304">
      <w:pPr>
        <w:pStyle w:val="ListParagraph"/>
        <w:numPr>
          <w:ilvl w:val="0"/>
          <w:numId w:val="322"/>
        </w:numPr>
        <w:overflowPunct/>
        <w:autoSpaceDE/>
        <w:autoSpaceDN/>
        <w:adjustRightInd/>
        <w:spacing w:after="0"/>
        <w:contextualSpacing w:val="0"/>
        <w:jc w:val="both"/>
        <w:textAlignment w:val="auto"/>
      </w:pPr>
      <w:r w:rsidRPr="003C1A72">
        <w:t>it does not collide with any previous SRS transmissions, or interruption due to UL or DL RF retuning time.</w:t>
      </w:r>
    </w:p>
    <w:p w14:paraId="6F98AFF7" w14:textId="77777777" w:rsidR="00F728D8" w:rsidRPr="003C1A72" w:rsidRDefault="00F728D8" w:rsidP="00F728D8">
      <w:pPr>
        <w:jc w:val="both"/>
      </w:pPr>
      <w:r w:rsidRPr="003C1A72">
        <w:t>otherwise, n-th SRS transmission is dropped</w:t>
      </w:r>
      <w:r w:rsidRPr="003C1A72">
        <w:rPr>
          <w:rFonts w:hint="eastAsia"/>
        </w:rPr>
        <w:t xml:space="preserve">, where N is the reported capability as the minimum time interval in unit of symbols, between the DCI triggering and aperiodic SRS </w:t>
      </w:r>
      <w:r w:rsidRPr="003C1A72">
        <w:t>transmission</w:t>
      </w:r>
    </w:p>
    <w:p w14:paraId="4FA39AC1" w14:textId="77777777" w:rsidR="00F728D8" w:rsidRDefault="00F728D8" w:rsidP="00F728D8">
      <w:pPr>
        <w:rPr>
          <w:lang w:eastAsia="x-none"/>
        </w:rPr>
      </w:pPr>
    </w:p>
    <w:p w14:paraId="5274D0FA" w14:textId="77777777" w:rsidR="00F728D8" w:rsidRPr="00C71370" w:rsidRDefault="00F728D8" w:rsidP="00F728D8">
      <w:pPr>
        <w:rPr>
          <w:lang w:eastAsia="x-none"/>
        </w:rPr>
      </w:pPr>
      <w:r w:rsidRPr="00C71370">
        <w:rPr>
          <w:highlight w:val="green"/>
          <w:lang w:eastAsia="x-none"/>
        </w:rPr>
        <w:t>Agreement</w:t>
      </w:r>
    </w:p>
    <w:p w14:paraId="6681F21E" w14:textId="77777777" w:rsidR="00F728D8" w:rsidRPr="00B26D85" w:rsidRDefault="00F728D8" w:rsidP="00F728D8">
      <w:pPr>
        <w:jc w:val="both"/>
        <w:rPr>
          <w:rFonts w:eastAsia="Malgun Gothic"/>
          <w:lang w:eastAsia="ko-KR"/>
        </w:rPr>
      </w:pPr>
      <w:r w:rsidRPr="00B26D85">
        <w:rPr>
          <w:color w:val="000000"/>
        </w:rPr>
        <w:t xml:space="preserve">Text proposal for </w:t>
      </w:r>
      <w:r w:rsidRPr="00B26D85">
        <w:rPr>
          <w:rFonts w:eastAsia="Malgun Gothic"/>
          <w:lang w:eastAsia="ko-KR"/>
        </w:rPr>
        <w:t>section 6.2.1.3 of 38.214</w:t>
      </w:r>
    </w:p>
    <w:p w14:paraId="223246F0" w14:textId="77777777" w:rsidR="00F728D8" w:rsidRPr="00B26D85" w:rsidRDefault="00F728D8" w:rsidP="00F728D8">
      <w:pPr>
        <w:rPr>
          <w:rFonts w:eastAsia="Malgun Gothic"/>
          <w:i/>
          <w:iCs/>
          <w:color w:val="000000"/>
          <w:vertAlign w:val="subscript"/>
          <w:lang w:eastAsia="ko-KR"/>
        </w:rPr>
      </w:pPr>
      <w:r w:rsidRPr="00B26D85">
        <w:rPr>
          <w:color w:val="000000"/>
        </w:rPr>
        <w:t xml:space="preserve">A UE can be configured with SRS resource(s) on a carrier </w:t>
      </w:r>
      <w:r w:rsidRPr="00B26D85">
        <w:rPr>
          <w:i/>
          <w:iCs/>
          <w:color w:val="000000"/>
        </w:rPr>
        <w:t>c</w:t>
      </w:r>
      <w:r w:rsidRPr="00B26D85">
        <w:rPr>
          <w:i/>
          <w:iCs/>
          <w:color w:val="000000"/>
          <w:vertAlign w:val="subscript"/>
        </w:rPr>
        <w:t>1</w:t>
      </w:r>
      <w:r w:rsidRPr="00B26D85">
        <w:rPr>
          <w:color w:val="000000"/>
        </w:rPr>
        <w:t xml:space="preserve"> with slot formats comprised of DL and UL symbols and not configured for PUSCH/PUCCH transmission. For carrier </w:t>
      </w:r>
      <w:r w:rsidRPr="00B26D85">
        <w:rPr>
          <w:i/>
          <w:iCs/>
          <w:color w:val="000000"/>
        </w:rPr>
        <w:t>c</w:t>
      </w:r>
      <w:r w:rsidRPr="00B26D85">
        <w:rPr>
          <w:i/>
          <w:iCs/>
          <w:color w:val="000000"/>
          <w:vertAlign w:val="subscript"/>
        </w:rPr>
        <w:t>1</w:t>
      </w:r>
      <w:r w:rsidRPr="00B26D85">
        <w:rPr>
          <w:color w:val="000000"/>
        </w:rPr>
        <w:t xml:space="preserve">, the UE is configured with higher layer parameter </w:t>
      </w:r>
      <w:r w:rsidRPr="00B26D85">
        <w:rPr>
          <w:i/>
          <w:iCs/>
          <w:color w:val="000000"/>
        </w:rPr>
        <w:t>srs-SwitchFromServCellIndex</w:t>
      </w:r>
      <w:r w:rsidRPr="00B26D85">
        <w:rPr>
          <w:color w:val="000000"/>
        </w:rPr>
        <w:t xml:space="preserve"> </w:t>
      </w:r>
      <w:r w:rsidRPr="00B26D85">
        <w:rPr>
          <w:color w:val="FF0000"/>
        </w:rPr>
        <w:t xml:space="preserve">and </w:t>
      </w:r>
      <w:r w:rsidRPr="00B26D85">
        <w:rPr>
          <w:i/>
          <w:color w:val="FF0000"/>
        </w:rPr>
        <w:t>srs-SwitchFromCarrier</w:t>
      </w:r>
      <w:r w:rsidRPr="00B26D85">
        <w:rPr>
          <w:color w:val="FF0000"/>
        </w:rPr>
        <w:t xml:space="preserve"> indicating </w:t>
      </w:r>
      <w:ins w:id="663" w:author="作成者" w:date="2018-05-03T10:36:00Z">
        <w:r w:rsidRPr="00B26D85">
          <w:rPr>
            <w:strike/>
            <w:color w:val="FF0000"/>
          </w:rPr>
          <w:t>indicating</w:t>
        </w:r>
        <w:r w:rsidRPr="00B26D85">
          <w:rPr>
            <w:color w:val="FF0000"/>
          </w:rPr>
          <w:t xml:space="preserve"> </w:t>
        </w:r>
      </w:ins>
      <w:r w:rsidRPr="00B26D85">
        <w:rPr>
          <w:color w:val="000000"/>
        </w:rPr>
        <w:t xml:space="preserve">the switching from carrier </w:t>
      </w:r>
      <w:r w:rsidRPr="00B26D85">
        <w:rPr>
          <w:i/>
          <w:iCs/>
          <w:color w:val="000000"/>
        </w:rPr>
        <w:t>c</w:t>
      </w:r>
      <w:r w:rsidRPr="00B26D85">
        <w:rPr>
          <w:i/>
          <w:iCs/>
          <w:color w:val="000000"/>
          <w:vertAlign w:val="subscript"/>
        </w:rPr>
        <w:t>2</w:t>
      </w:r>
      <w:r w:rsidRPr="00B26D85">
        <w:rPr>
          <w:color w:val="000000"/>
        </w:rPr>
        <w:t xml:space="preserve"> which is configured for PUSCH/PUCCH transmission</w:t>
      </w:r>
      <w:ins w:id="664" w:author="作成者" w:date="2018-05-03T10:37:00Z">
        <w:r w:rsidRPr="00B26D85">
          <w:rPr>
            <w:color w:val="000000"/>
          </w:rPr>
          <w:t xml:space="preserve"> </w:t>
        </w:r>
        <w:r w:rsidRPr="00B26D85">
          <w:rPr>
            <w:strike/>
            <w:color w:val="FF0000"/>
          </w:rPr>
          <w:t xml:space="preserve">in the case that switching-from carrier is from the serving cell configured with one uplink carrier. For carrier </w:t>
        </w:r>
        <w:r w:rsidRPr="00B26D85">
          <w:rPr>
            <w:i/>
            <w:strike/>
            <w:color w:val="FF0000"/>
          </w:rPr>
          <w:t>c1</w:t>
        </w:r>
        <w:r w:rsidRPr="00B26D85">
          <w:rPr>
            <w:strike/>
            <w:color w:val="FF0000"/>
          </w:rPr>
          <w:t xml:space="preserve">, the UE is configured with higher layer parameter </w:t>
        </w:r>
        <w:r w:rsidRPr="00B26D85">
          <w:rPr>
            <w:i/>
            <w:strike/>
            <w:color w:val="FF0000"/>
          </w:rPr>
          <w:t>srs-SwitchFromServCellIndex</w:t>
        </w:r>
        <w:r w:rsidRPr="00B26D85">
          <w:rPr>
            <w:strike/>
            <w:color w:val="FF0000"/>
          </w:rPr>
          <w:t xml:space="preserve"> and </w:t>
        </w:r>
        <w:r w:rsidRPr="00B26D85">
          <w:rPr>
            <w:i/>
            <w:strike/>
            <w:color w:val="FF0000"/>
          </w:rPr>
          <w:t>srs-SwichFromCarrier</w:t>
        </w:r>
        <w:r w:rsidRPr="00B26D85">
          <w:rPr>
            <w:strike/>
            <w:color w:val="FF0000"/>
          </w:rPr>
          <w:t xml:space="preserve"> indicating the switching from carrier </w:t>
        </w:r>
        <w:r w:rsidRPr="00B26D85">
          <w:rPr>
            <w:i/>
            <w:strike/>
            <w:color w:val="FF0000"/>
          </w:rPr>
          <w:t>c2</w:t>
        </w:r>
        <w:r w:rsidRPr="00B26D85">
          <w:rPr>
            <w:strike/>
            <w:color w:val="FF0000"/>
          </w:rPr>
          <w:t xml:space="preserve"> which is configured for PUSCH/PUCCH transmission in the case that switching-from carrier is from the serving cell configured with two uplink carriers</w:t>
        </w:r>
      </w:ins>
      <w:r w:rsidRPr="00B26D85">
        <w:rPr>
          <w:strike/>
          <w:color w:val="FF0000"/>
        </w:rPr>
        <w:t>.</w:t>
      </w:r>
      <w:r w:rsidRPr="00B26D85">
        <w:rPr>
          <w:color w:val="000000"/>
        </w:rPr>
        <w:t xml:space="preserve"> During SRS transmission on carrier </w:t>
      </w:r>
      <w:r w:rsidRPr="00B26D85">
        <w:rPr>
          <w:i/>
          <w:iCs/>
          <w:color w:val="000000"/>
        </w:rPr>
        <w:t>c</w:t>
      </w:r>
      <w:r w:rsidRPr="00B26D85">
        <w:rPr>
          <w:i/>
          <w:iCs/>
          <w:color w:val="000000"/>
          <w:vertAlign w:val="subscript"/>
        </w:rPr>
        <w:t xml:space="preserve">1 </w:t>
      </w:r>
      <w:r w:rsidRPr="00B26D85">
        <w:rPr>
          <w:color w:val="000000"/>
        </w:rPr>
        <w:t xml:space="preserve">(including any interruption due to uplink or downlink RF retuning time [11, TS 38.133] as defined by higher layer parameters </w:t>
      </w:r>
      <w:r w:rsidRPr="00B26D85">
        <w:rPr>
          <w:i/>
          <w:iCs/>
          <w:color w:val="000000"/>
        </w:rPr>
        <w:t>rf-RetuningTimeUL</w:t>
      </w:r>
      <w:r w:rsidRPr="00B26D85">
        <w:rPr>
          <w:color w:val="000000"/>
        </w:rPr>
        <w:t xml:space="preserve"> and</w:t>
      </w:r>
      <w:r w:rsidRPr="00B26D85">
        <w:rPr>
          <w:i/>
          <w:iCs/>
          <w:color w:val="000000"/>
        </w:rPr>
        <w:t xml:space="preserve"> rf-RetuningTimeDL</w:t>
      </w:r>
      <w:r w:rsidRPr="00B26D85">
        <w:rPr>
          <w:color w:val="000000"/>
        </w:rPr>
        <w:t xml:space="preserve">), </w:t>
      </w:r>
      <w:r w:rsidRPr="00B26D85">
        <w:rPr>
          <w:strike/>
          <w:color w:val="000000"/>
        </w:rPr>
        <w:t>uplink transmission is interrupted</w:t>
      </w:r>
      <w:r w:rsidRPr="00B26D85">
        <w:rPr>
          <w:color w:val="000000"/>
        </w:rPr>
        <w:t xml:space="preserve"> </w:t>
      </w:r>
      <w:r w:rsidRPr="00B26D85">
        <w:rPr>
          <w:rFonts w:eastAsia="Malgun Gothic"/>
          <w:color w:val="FF0000"/>
          <w:lang w:eastAsia="ko-KR"/>
        </w:rPr>
        <w:t xml:space="preserve">the UE temporarily suspends the uplink transmission </w:t>
      </w:r>
      <w:r w:rsidRPr="00B26D85">
        <w:rPr>
          <w:color w:val="000000"/>
        </w:rPr>
        <w:t xml:space="preserve">on carrier </w:t>
      </w:r>
      <w:r w:rsidRPr="00B26D85">
        <w:rPr>
          <w:i/>
          <w:iCs/>
          <w:color w:val="000000"/>
        </w:rPr>
        <w:t>c</w:t>
      </w:r>
      <w:r w:rsidRPr="00B26D85">
        <w:rPr>
          <w:i/>
          <w:iCs/>
          <w:color w:val="000000"/>
          <w:vertAlign w:val="subscript"/>
        </w:rPr>
        <w:t>2</w:t>
      </w:r>
      <w:r w:rsidRPr="00B26D85">
        <w:rPr>
          <w:iCs/>
          <w:color w:val="000000"/>
        </w:rPr>
        <w:t>.</w:t>
      </w:r>
    </w:p>
    <w:p w14:paraId="7DD81716" w14:textId="77777777" w:rsidR="00F728D8" w:rsidRDefault="00F728D8" w:rsidP="00F728D8">
      <w:pPr>
        <w:rPr>
          <w:lang w:eastAsia="x-none"/>
        </w:rPr>
      </w:pPr>
    </w:p>
    <w:p w14:paraId="65FAA625" w14:textId="77777777" w:rsidR="00F728D8" w:rsidRPr="00C71370" w:rsidRDefault="00F728D8" w:rsidP="00F728D8">
      <w:pPr>
        <w:rPr>
          <w:highlight w:val="green"/>
          <w:lang w:eastAsia="x-none"/>
        </w:rPr>
      </w:pPr>
      <w:r w:rsidRPr="00C71370">
        <w:rPr>
          <w:highlight w:val="green"/>
          <w:lang w:eastAsia="x-none"/>
        </w:rPr>
        <w:t>Agreement:</w:t>
      </w:r>
    </w:p>
    <w:p w14:paraId="5BC4BCB8" w14:textId="77777777" w:rsidR="00F728D8" w:rsidRPr="00EA4B69" w:rsidRDefault="00F728D8" w:rsidP="00F728D8">
      <w:pPr>
        <w:jc w:val="both"/>
        <w:rPr>
          <w:rFonts w:eastAsia="Malgun Gothic"/>
          <w:lang w:eastAsia="ko-KR"/>
        </w:rPr>
      </w:pPr>
      <w:r w:rsidRPr="00EA4B69">
        <w:rPr>
          <w:color w:val="000000"/>
        </w:rPr>
        <w:t xml:space="preserve">Text proposal for </w:t>
      </w:r>
      <w:r w:rsidRPr="00EA4B69">
        <w:rPr>
          <w:rFonts w:eastAsia="Malgun Gothic"/>
          <w:lang w:eastAsia="ko-KR"/>
        </w:rPr>
        <w:t>section 6.2.1.3 of 38.214 (remove brackets)</w:t>
      </w:r>
    </w:p>
    <w:p w14:paraId="2588D289" w14:textId="77777777" w:rsidR="00F728D8" w:rsidRPr="00EA4B69" w:rsidRDefault="00F728D8" w:rsidP="00F728D8">
      <w:pPr>
        <w:rPr>
          <w:color w:val="000000"/>
        </w:rPr>
      </w:pPr>
      <w:del w:id="665" w:author="Kim Younsun" w:date="2018-05-22T19:28:00Z">
        <w:r w:rsidRPr="00EA4B69" w:rsidDel="00AA0A5C">
          <w:rPr>
            <w:color w:val="000000"/>
          </w:rPr>
          <w:delText>[</w:delText>
        </w:r>
      </w:del>
      <w:r w:rsidRPr="00EA4B69">
        <w:rPr>
          <w:color w:val="000000"/>
        </w:rPr>
        <w:t>If the UE is not configured for PUSCH/PUCCH transmission on carrier</w:t>
      </w:r>
      <w:r w:rsidRPr="00EA4B69">
        <w:rPr>
          <w:i/>
          <w:iCs/>
          <w:color w:val="000000"/>
        </w:rPr>
        <w:t xml:space="preserve"> c</w:t>
      </w:r>
      <w:r w:rsidRPr="00EA4B69">
        <w:rPr>
          <w:i/>
          <w:iCs/>
          <w:color w:val="000000"/>
          <w:vertAlign w:val="subscript"/>
        </w:rPr>
        <w:t xml:space="preserve">1 </w:t>
      </w:r>
      <w:r w:rsidRPr="00EA4B69">
        <w:rPr>
          <w:color w:val="000000"/>
        </w:rPr>
        <w:t xml:space="preserve">with slot formats comprised of DL and UL symbols, and if the UE is not capable of simultaneous reception and transmission on carrier </w:t>
      </w:r>
      <w:r w:rsidRPr="00EA4B69">
        <w:rPr>
          <w:i/>
          <w:iCs/>
          <w:color w:val="000000"/>
        </w:rPr>
        <w:t>c</w:t>
      </w:r>
      <w:r w:rsidRPr="00EA4B69">
        <w:rPr>
          <w:i/>
          <w:iCs/>
          <w:color w:val="000000"/>
          <w:vertAlign w:val="subscript"/>
        </w:rPr>
        <w:t>1</w:t>
      </w:r>
      <w:r w:rsidRPr="00EA4B69">
        <w:rPr>
          <w:color w:val="000000"/>
          <w:vertAlign w:val="subscript"/>
        </w:rPr>
        <w:t xml:space="preserve"> </w:t>
      </w:r>
      <w:r w:rsidRPr="00EA4B69">
        <w:rPr>
          <w:color w:val="000000"/>
        </w:rPr>
        <w:t>and serving cell</w:t>
      </w:r>
      <w:r w:rsidRPr="00EA4B69">
        <w:rPr>
          <w:i/>
          <w:iCs/>
          <w:color w:val="000000"/>
        </w:rPr>
        <w:t xml:space="preserve"> c</w:t>
      </w:r>
      <w:r w:rsidRPr="00EA4B69">
        <w:rPr>
          <w:i/>
          <w:iCs/>
          <w:color w:val="000000"/>
          <w:vertAlign w:val="subscript"/>
        </w:rPr>
        <w:t>2</w:t>
      </w:r>
      <w:r w:rsidRPr="00EA4B69">
        <w:rPr>
          <w:color w:val="000000"/>
        </w:rPr>
        <w:t>, the UE is not expected to be configured or indicated with SRS resource(s) such that SRS transmission on carrier</w:t>
      </w:r>
      <w:r w:rsidRPr="00EA4B69">
        <w:rPr>
          <w:i/>
          <w:iCs/>
          <w:color w:val="000000"/>
        </w:rPr>
        <w:t xml:space="preserve"> c</w:t>
      </w:r>
      <w:r w:rsidRPr="00EA4B69">
        <w:rPr>
          <w:i/>
          <w:iCs/>
          <w:color w:val="000000"/>
          <w:vertAlign w:val="subscript"/>
        </w:rPr>
        <w:t>1</w:t>
      </w:r>
      <w:r w:rsidRPr="00EA4B69">
        <w:rPr>
          <w:color w:val="000000"/>
        </w:rPr>
        <w:t xml:space="preserve"> (including any interruption due to uplink or downlink RF retuning time [11, TS 38.133] as defined by higher layer parameters </w:t>
      </w:r>
      <w:r w:rsidRPr="00EA4B69">
        <w:rPr>
          <w:i/>
          <w:iCs/>
          <w:color w:val="000000"/>
        </w:rPr>
        <w:t>rf-RetuningTimeUL</w:t>
      </w:r>
      <w:r w:rsidRPr="00EA4B69">
        <w:rPr>
          <w:color w:val="000000"/>
        </w:rPr>
        <w:t xml:space="preserve"> and</w:t>
      </w:r>
      <w:r w:rsidRPr="00EA4B69">
        <w:rPr>
          <w:i/>
          <w:iCs/>
          <w:color w:val="000000"/>
        </w:rPr>
        <w:t xml:space="preserve"> rf-RetuningTimeDL</w:t>
      </w:r>
      <w:r w:rsidRPr="00EA4B69">
        <w:rPr>
          <w:color w:val="000000"/>
        </w:rPr>
        <w:t>) would collide with the REs corresponding to the SS/PBCH blocks configured for the UE or the slots belonging to a control resource set indicated by [SystemInformationBlockType0] or [SystemInformationBlockType1] on serving cell</w:t>
      </w:r>
      <w:r w:rsidRPr="00EA4B69">
        <w:rPr>
          <w:i/>
          <w:iCs/>
          <w:color w:val="000000"/>
        </w:rPr>
        <w:t xml:space="preserve"> c</w:t>
      </w:r>
      <w:r w:rsidRPr="00EA4B69">
        <w:rPr>
          <w:i/>
          <w:iCs/>
          <w:color w:val="000000"/>
          <w:vertAlign w:val="subscript"/>
        </w:rPr>
        <w:t>2</w:t>
      </w:r>
      <w:r w:rsidRPr="00EA4B69">
        <w:rPr>
          <w:color w:val="000000"/>
        </w:rPr>
        <w:t>.</w:t>
      </w:r>
      <w:del w:id="666" w:author="Kim Younsun" w:date="2018-05-22T19:28:00Z">
        <w:r w:rsidRPr="00EA4B69" w:rsidDel="00AA0A5C">
          <w:rPr>
            <w:color w:val="000000"/>
          </w:rPr>
          <w:delText>]</w:delText>
        </w:r>
      </w:del>
    </w:p>
    <w:p w14:paraId="0D0196A2" w14:textId="77777777" w:rsidR="00F728D8" w:rsidRPr="00EA4B69" w:rsidRDefault="00F728D8" w:rsidP="00017304">
      <w:pPr>
        <w:numPr>
          <w:ilvl w:val="1"/>
          <w:numId w:val="216"/>
        </w:numPr>
        <w:rPr>
          <w:lang w:eastAsia="x-none"/>
        </w:rPr>
      </w:pPr>
      <w:r w:rsidRPr="00EA4B69">
        <w:rPr>
          <w:lang w:eastAsia="x-none"/>
        </w:rPr>
        <w:t xml:space="preserve">38.214 editor to check the higher layers parameters </w:t>
      </w:r>
      <w:r w:rsidRPr="00EA4B69">
        <w:rPr>
          <w:color w:val="000000"/>
        </w:rPr>
        <w:t>SystemInformationBlockType0, SystemInformationBlockType1</w:t>
      </w:r>
    </w:p>
    <w:p w14:paraId="10FC758F" w14:textId="77777777" w:rsidR="00F728D8" w:rsidRDefault="00F728D8" w:rsidP="00F728D8">
      <w:pPr>
        <w:rPr>
          <w:lang w:eastAsia="x-none"/>
        </w:rPr>
      </w:pPr>
    </w:p>
    <w:p w14:paraId="4036A4F9" w14:textId="3B596D11" w:rsidR="00F728D8" w:rsidRPr="00C71370" w:rsidRDefault="0058452E" w:rsidP="00F728D8">
      <w:pPr>
        <w:rPr>
          <w:b/>
          <w:lang w:eastAsia="x-none"/>
        </w:rPr>
      </w:pPr>
      <w:hyperlink r:id="rId1361" w:history="1">
        <w:r w:rsidR="000F2B08" w:rsidRPr="00C71370">
          <w:rPr>
            <w:rStyle w:val="Hyperlink"/>
            <w:b/>
          </w:rPr>
          <w:t>R1-1807716</w:t>
        </w:r>
      </w:hyperlink>
      <w:r w:rsidR="00F728D8" w:rsidRPr="00C71370">
        <w:rPr>
          <w:b/>
          <w:lang w:eastAsia="x-none"/>
        </w:rPr>
        <w:tab/>
        <w:t>Summary of SRS</w:t>
      </w:r>
      <w:r w:rsidR="00F728D8" w:rsidRPr="00C71370">
        <w:rPr>
          <w:b/>
          <w:lang w:eastAsia="x-none"/>
        </w:rPr>
        <w:tab/>
        <w:t>Sony</w:t>
      </w:r>
    </w:p>
    <w:p w14:paraId="0B63BCE0" w14:textId="77777777" w:rsidR="00F728D8" w:rsidRDefault="00F728D8" w:rsidP="00F728D8">
      <w:pPr>
        <w:rPr>
          <w:lang w:eastAsia="x-none"/>
        </w:rPr>
      </w:pPr>
    </w:p>
    <w:p w14:paraId="0C519DBE" w14:textId="77777777" w:rsidR="00F728D8" w:rsidRPr="00C71370" w:rsidRDefault="00F728D8" w:rsidP="00F728D8">
      <w:pPr>
        <w:rPr>
          <w:rFonts w:ascii="Times New Roman" w:hAnsi="Times New Roman"/>
          <w:highlight w:val="green"/>
        </w:rPr>
      </w:pPr>
      <w:r w:rsidRPr="00C71370">
        <w:rPr>
          <w:rFonts w:ascii="Times New Roman" w:hAnsi="Times New Roman"/>
          <w:highlight w:val="green"/>
          <w:lang w:eastAsia="x-none"/>
        </w:rPr>
        <w:t>Agreement</w:t>
      </w:r>
    </w:p>
    <w:p w14:paraId="321D36A0" w14:textId="77777777" w:rsidR="00F728D8" w:rsidRPr="00A427F7" w:rsidRDefault="00F728D8" w:rsidP="00F728D8">
      <w:pPr>
        <w:rPr>
          <w:rFonts w:ascii="Times New Roman" w:hAnsi="Times New Roman"/>
          <w:szCs w:val="20"/>
          <w:highlight w:val="cyan"/>
        </w:rPr>
      </w:pPr>
      <w:r w:rsidRPr="00A427F7">
        <w:rPr>
          <w:rFonts w:ascii="Times New Roman" w:hAnsi="Times New Roman"/>
        </w:rPr>
        <w:t>Make the following changes:</w:t>
      </w:r>
    </w:p>
    <w:p w14:paraId="25C55F3C" w14:textId="77777777" w:rsidR="00F728D8" w:rsidRPr="00A427F7" w:rsidRDefault="00F728D8" w:rsidP="00017304">
      <w:pPr>
        <w:pStyle w:val="ListParagraph"/>
        <w:numPr>
          <w:ilvl w:val="0"/>
          <w:numId w:val="323"/>
        </w:numPr>
      </w:pPr>
      <w:r w:rsidRPr="00A427F7">
        <w:t>Change the title of Section 6.2.1.2 in 38.214 as follows</w:t>
      </w:r>
    </w:p>
    <w:p w14:paraId="1FE342BC" w14:textId="77777777" w:rsidR="00F728D8" w:rsidRPr="00A427F7" w:rsidRDefault="00F728D8" w:rsidP="00F728D8">
      <w:pPr>
        <w:rPr>
          <w:rFonts w:ascii="Times New Roman" w:hAnsi="Times New Roman"/>
          <w:color w:val="FF0000"/>
        </w:rPr>
      </w:pPr>
      <w:r w:rsidRPr="00A427F7">
        <w:rPr>
          <w:rFonts w:ascii="Times New Roman" w:hAnsi="Times New Roman"/>
        </w:rPr>
        <w:t xml:space="preserve">6.2.1.2 </w:t>
      </w:r>
      <w:r w:rsidRPr="00A427F7">
        <w:rPr>
          <w:rFonts w:ascii="Times New Roman" w:hAnsi="Times New Roman"/>
          <w:strike/>
          <w:color w:val="FF0000"/>
        </w:rPr>
        <w:t>UE antenna switching</w:t>
      </w:r>
      <w:r w:rsidRPr="00A427F7">
        <w:rPr>
          <w:rFonts w:ascii="Times New Roman" w:hAnsi="Times New Roman"/>
          <w:color w:val="FF0000"/>
        </w:rPr>
        <w:t xml:space="preserve"> UE sounding procedure for DL CSI acquisition</w:t>
      </w:r>
    </w:p>
    <w:p w14:paraId="6C83FA24" w14:textId="77777777" w:rsidR="00F728D8" w:rsidRPr="00A427F7" w:rsidRDefault="00F728D8" w:rsidP="00017304">
      <w:pPr>
        <w:pStyle w:val="ListParagraph"/>
        <w:numPr>
          <w:ilvl w:val="0"/>
          <w:numId w:val="323"/>
        </w:numPr>
      </w:pPr>
      <w:r w:rsidRPr="00A427F7">
        <w:t xml:space="preserve">Support following change </w:t>
      </w:r>
      <w:r w:rsidRPr="008855CF">
        <w:rPr>
          <w:rFonts w:eastAsia="MS Mincho"/>
        </w:rPr>
        <w:t>in</w:t>
      </w:r>
      <w:r w:rsidRPr="00A427F7">
        <w:t xml:space="preserve"> UE capability 2-55 (SRS Tx Switch)</w:t>
      </w:r>
    </w:p>
    <w:p w14:paraId="1E201ABC" w14:textId="77777777" w:rsidR="00F728D8" w:rsidRPr="00A427F7" w:rsidRDefault="00F728D8" w:rsidP="00F728D8">
      <w:pPr>
        <w:rPr>
          <w:rFonts w:ascii="Times New Roman" w:hAnsi="Times New Roman"/>
        </w:rPr>
      </w:pPr>
      <w:r w:rsidRPr="00A427F7">
        <w:rPr>
          <w:rFonts w:ascii="Times New Roman" w:hAnsi="Times New Roman"/>
        </w:rPr>
        <w:t xml:space="preserve">Component-1 is a list of TRx  pairs, candidates are {1T2R, 1T4R, 2T4R, 1T4R/2T4R, </w:t>
      </w:r>
      <w:r w:rsidRPr="00A427F7">
        <w:rPr>
          <w:rFonts w:ascii="Times New Roman" w:hAnsi="Times New Roman"/>
          <w:color w:val="FF0000"/>
        </w:rPr>
        <w:t>T=R</w:t>
      </w:r>
      <w:r w:rsidRPr="00A427F7">
        <w:rPr>
          <w:rFonts w:ascii="Times New Roman" w:hAnsi="Times New Roman"/>
        </w:rPr>
        <w:t>}</w:t>
      </w:r>
    </w:p>
    <w:p w14:paraId="50AE6840" w14:textId="77777777" w:rsidR="00F728D8" w:rsidRDefault="00F728D8" w:rsidP="00F728D8">
      <w:pPr>
        <w:rPr>
          <w:lang w:eastAsia="x-none"/>
        </w:rPr>
      </w:pPr>
    </w:p>
    <w:p w14:paraId="4DE243CE" w14:textId="77777777" w:rsidR="00F728D8" w:rsidRPr="008855CF" w:rsidRDefault="00F728D8" w:rsidP="00F728D8">
      <w:pPr>
        <w:rPr>
          <w:rFonts w:ascii="Times New Roman" w:hAnsi="Times New Roman"/>
          <w:szCs w:val="20"/>
          <w:highlight w:val="green"/>
        </w:rPr>
      </w:pPr>
      <w:r w:rsidRPr="008855CF">
        <w:rPr>
          <w:rFonts w:ascii="Times New Roman" w:hAnsi="Times New Roman"/>
          <w:highlight w:val="green"/>
          <w:lang w:eastAsia="x-none"/>
        </w:rPr>
        <w:t>Agreement</w:t>
      </w:r>
    </w:p>
    <w:p w14:paraId="7C500688" w14:textId="77777777" w:rsidR="00F728D8" w:rsidRPr="008855CF" w:rsidRDefault="00F728D8" w:rsidP="00F728D8">
      <w:pPr>
        <w:pStyle w:val="BodyText"/>
        <w:rPr>
          <w:rFonts w:ascii="Times New Roman" w:hAnsi="Times New Roman"/>
        </w:rPr>
      </w:pPr>
      <w:r w:rsidRPr="008855CF">
        <w:rPr>
          <w:rFonts w:ascii="Times New Roman" w:hAnsi="Times New Roman"/>
        </w:rPr>
        <w:t>&gt;&gt;&gt; Text proposal for 38.214 Section 6.2.1.2 &gt;&gt;&gt;</w:t>
      </w:r>
    </w:p>
    <w:p w14:paraId="2517814D" w14:textId="77777777" w:rsidR="00F728D8" w:rsidRPr="008855CF" w:rsidRDefault="00F728D8" w:rsidP="008855CF">
      <w:pPr>
        <w:rPr>
          <w:rFonts w:ascii="Times New Roman" w:hAnsi="Times New Roman"/>
          <w:color w:val="000000"/>
          <w:szCs w:val="28"/>
          <w:lang w:eastAsia="zh-CN"/>
        </w:rPr>
      </w:pPr>
      <w:r w:rsidRPr="008855CF">
        <w:rPr>
          <w:rFonts w:ascii="Times New Roman" w:hAnsi="Times New Roman"/>
          <w:color w:val="000000"/>
          <w:szCs w:val="28"/>
        </w:rPr>
        <w:t xml:space="preserve">When UE antenna switching is enabled by the higher layer parameter </w:t>
      </w:r>
      <w:r w:rsidRPr="008855CF">
        <w:rPr>
          <w:rFonts w:ascii="Times New Roman" w:hAnsi="Times New Roman"/>
          <w:i/>
          <w:color w:val="000000"/>
          <w:szCs w:val="28"/>
        </w:rPr>
        <w:t xml:space="preserve">SRS-SetUse </w:t>
      </w:r>
      <w:r w:rsidRPr="008855CF">
        <w:rPr>
          <w:rFonts w:ascii="Times New Roman" w:hAnsi="Times New Roman"/>
          <w:color w:val="000000"/>
          <w:szCs w:val="28"/>
        </w:rPr>
        <w:t>set as 'antenna switching' for a UE that supports transmit antenna switching, a UE may be configured</w:t>
      </w:r>
      <w:r w:rsidRPr="008855CF">
        <w:rPr>
          <w:rFonts w:ascii="Times New Roman" w:hAnsi="Times New Roman"/>
          <w:color w:val="000000"/>
          <w:szCs w:val="28"/>
          <w:lang w:eastAsia="zh-CN"/>
        </w:rPr>
        <w:t xml:space="preserve"> with one of the following configurations depending on the UE capability:</w:t>
      </w:r>
    </w:p>
    <w:p w14:paraId="11C81E0C" w14:textId="77777777" w:rsidR="00F728D8" w:rsidRPr="008855CF" w:rsidRDefault="00F728D8" w:rsidP="008855CF">
      <w:pPr>
        <w:pStyle w:val="B1"/>
        <w:spacing w:after="0"/>
        <w:jc w:val="both"/>
        <w:rPr>
          <w:rFonts w:ascii="Times New Roman" w:hAnsi="Times New Roman"/>
          <w:szCs w:val="28"/>
          <w:lang w:eastAsia="en-GB"/>
        </w:rPr>
      </w:pPr>
      <w:r w:rsidRPr="008855CF">
        <w:rPr>
          <w:rFonts w:ascii="Times New Roman" w:hAnsi="Times New Roman"/>
          <w:iCs/>
          <w:szCs w:val="28"/>
        </w:rPr>
        <w:t>-</w:t>
      </w:r>
      <w:r w:rsidRPr="008855CF">
        <w:rPr>
          <w:rFonts w:ascii="Times New Roman" w:hAnsi="Times New Roman"/>
          <w:iCs/>
          <w:szCs w:val="28"/>
        </w:rPr>
        <w:tab/>
      </w:r>
      <w:r w:rsidRPr="008855CF">
        <w:rPr>
          <w:rFonts w:ascii="Times New Roman" w:hAnsi="Times New Roman"/>
          <w:iCs/>
          <w:color w:val="FF0000"/>
          <w:szCs w:val="28"/>
        </w:rPr>
        <w:t xml:space="preserve">up to two SRS resource sets configured with a different value for the higher layer parameter resourceType in SRS-ResourceSet set, where each set has </w:t>
      </w:r>
      <w:r w:rsidRPr="008855CF">
        <w:rPr>
          <w:rFonts w:ascii="Times New Roman" w:hAnsi="Times New Roman"/>
          <w:iCs/>
          <w:strike/>
          <w:color w:val="0070C0"/>
          <w:szCs w:val="28"/>
        </w:rPr>
        <w:t>with</w:t>
      </w:r>
      <w:r w:rsidRPr="008855CF">
        <w:rPr>
          <w:rFonts w:ascii="Times New Roman" w:hAnsi="Times New Roman"/>
          <w:iCs/>
          <w:color w:val="0070C0"/>
          <w:szCs w:val="28"/>
        </w:rPr>
        <w:t xml:space="preserve"> </w:t>
      </w:r>
      <w:r w:rsidRPr="008855CF">
        <w:rPr>
          <w:rFonts w:ascii="Times New Roman" w:hAnsi="Times New Roman"/>
          <w:szCs w:val="28"/>
        </w:rPr>
        <w:t xml:space="preserve">two SRS resources transmitted in different symbols, each SRS resource </w:t>
      </w:r>
      <w:r w:rsidRPr="008855CF">
        <w:rPr>
          <w:rFonts w:ascii="Times New Roman" w:hAnsi="Times New Roman"/>
          <w:color w:val="FF0000"/>
          <w:szCs w:val="28"/>
        </w:rPr>
        <w:t xml:space="preserve">in a given set </w:t>
      </w:r>
      <w:r w:rsidRPr="008855CF">
        <w:rPr>
          <w:rFonts w:ascii="Times New Roman" w:hAnsi="Times New Roman"/>
          <w:szCs w:val="28"/>
        </w:rPr>
        <w:t xml:space="preserve">consisting of a single SRS port, and </w:t>
      </w:r>
      <w:r w:rsidRPr="008855CF">
        <w:rPr>
          <w:rFonts w:ascii="Times New Roman" w:hAnsi="Times New Roman"/>
          <w:strike/>
          <w:color w:val="4472C4"/>
          <w:szCs w:val="28"/>
        </w:rPr>
        <w:t>where</w:t>
      </w:r>
      <w:r w:rsidRPr="008855CF">
        <w:rPr>
          <w:rFonts w:ascii="Times New Roman" w:hAnsi="Times New Roman"/>
          <w:color w:val="4472C4"/>
          <w:szCs w:val="28"/>
        </w:rPr>
        <w:t xml:space="preserve"> </w:t>
      </w:r>
      <w:r w:rsidRPr="008855CF">
        <w:rPr>
          <w:rFonts w:ascii="Times New Roman" w:hAnsi="Times New Roman"/>
          <w:szCs w:val="28"/>
        </w:rPr>
        <w:t xml:space="preserve">the SRS port of the second resource </w:t>
      </w:r>
      <w:r w:rsidRPr="008855CF">
        <w:rPr>
          <w:rFonts w:ascii="Times New Roman" w:hAnsi="Times New Roman"/>
          <w:color w:val="FF0000"/>
          <w:szCs w:val="28"/>
        </w:rPr>
        <w:t xml:space="preserve">in the set </w:t>
      </w:r>
      <w:r w:rsidRPr="008855CF">
        <w:rPr>
          <w:rFonts w:ascii="Times New Roman" w:hAnsi="Times New Roman"/>
          <w:szCs w:val="28"/>
        </w:rPr>
        <w:t xml:space="preserve">is associated with a different UE antenna port than the SRS port of the first resource </w:t>
      </w:r>
      <w:r w:rsidRPr="008855CF">
        <w:rPr>
          <w:rFonts w:ascii="Times New Roman" w:hAnsi="Times New Roman"/>
          <w:color w:val="FF0000"/>
          <w:szCs w:val="28"/>
        </w:rPr>
        <w:t xml:space="preserve">in the same set, </w:t>
      </w:r>
      <w:r w:rsidRPr="008855CF">
        <w:rPr>
          <w:rFonts w:ascii="Times New Roman" w:hAnsi="Times New Roman"/>
          <w:szCs w:val="28"/>
        </w:rPr>
        <w:t>or</w:t>
      </w:r>
    </w:p>
    <w:p w14:paraId="4535793E" w14:textId="77777777" w:rsidR="00F728D8" w:rsidRPr="008855CF" w:rsidRDefault="00F728D8" w:rsidP="008855CF">
      <w:pPr>
        <w:pStyle w:val="B1"/>
        <w:spacing w:after="0"/>
        <w:jc w:val="both"/>
        <w:rPr>
          <w:rFonts w:ascii="Times New Roman" w:hAnsi="Times New Roman"/>
          <w:iCs/>
          <w:szCs w:val="28"/>
        </w:rPr>
      </w:pPr>
      <w:r w:rsidRPr="008855CF">
        <w:rPr>
          <w:rFonts w:ascii="Times New Roman" w:hAnsi="Times New Roman"/>
          <w:iCs/>
          <w:szCs w:val="28"/>
        </w:rPr>
        <w:t>-</w:t>
      </w:r>
      <w:r w:rsidRPr="008855CF">
        <w:rPr>
          <w:rFonts w:ascii="Times New Roman" w:hAnsi="Times New Roman"/>
          <w:iCs/>
          <w:szCs w:val="28"/>
        </w:rPr>
        <w:tab/>
      </w:r>
      <w:r w:rsidRPr="008855CF">
        <w:rPr>
          <w:rFonts w:ascii="Times New Roman" w:hAnsi="Times New Roman"/>
          <w:iCs/>
          <w:color w:val="FF0000"/>
          <w:szCs w:val="28"/>
        </w:rPr>
        <w:t xml:space="preserve">up to two SRS resource sets configured with a different value for the higher layer parameter resourceType in SRS-ResourceSet set, where each </w:t>
      </w:r>
      <w:r w:rsidRPr="008855CF">
        <w:rPr>
          <w:rFonts w:ascii="Times New Roman" w:hAnsi="Times New Roman"/>
          <w:iCs/>
          <w:szCs w:val="28"/>
        </w:rPr>
        <w:t xml:space="preserve">SRS resource set </w:t>
      </w:r>
      <w:r w:rsidRPr="008855CF">
        <w:rPr>
          <w:rFonts w:ascii="Times New Roman" w:hAnsi="Times New Roman"/>
          <w:iCs/>
          <w:color w:val="FF0000"/>
          <w:szCs w:val="28"/>
        </w:rPr>
        <w:t xml:space="preserve">has </w:t>
      </w:r>
      <w:r w:rsidRPr="008855CF">
        <w:rPr>
          <w:rFonts w:ascii="Times New Roman" w:hAnsi="Times New Roman"/>
          <w:iCs/>
          <w:strike/>
          <w:color w:val="0070C0"/>
          <w:szCs w:val="28"/>
        </w:rPr>
        <w:t>with</w:t>
      </w:r>
      <w:r w:rsidRPr="008855CF">
        <w:rPr>
          <w:rFonts w:ascii="Times New Roman" w:hAnsi="Times New Roman"/>
          <w:iCs/>
          <w:color w:val="0070C0"/>
          <w:szCs w:val="28"/>
        </w:rPr>
        <w:t xml:space="preserve"> </w:t>
      </w:r>
      <w:r w:rsidRPr="008855CF">
        <w:rPr>
          <w:rFonts w:ascii="Times New Roman" w:hAnsi="Times New Roman"/>
          <w:szCs w:val="28"/>
        </w:rPr>
        <w:t xml:space="preserve">two SRS resources transmitted in different symbols, each SRS resource </w:t>
      </w:r>
      <w:r w:rsidRPr="008855CF">
        <w:rPr>
          <w:rFonts w:ascii="Times New Roman" w:hAnsi="Times New Roman"/>
          <w:color w:val="FF0000"/>
          <w:szCs w:val="28"/>
        </w:rPr>
        <w:t xml:space="preserve">in a given set </w:t>
      </w:r>
      <w:r w:rsidRPr="008855CF">
        <w:rPr>
          <w:rFonts w:ascii="Times New Roman" w:hAnsi="Times New Roman"/>
          <w:szCs w:val="28"/>
        </w:rPr>
        <w:t xml:space="preserve">consisting of two SRS ports, and </w:t>
      </w:r>
      <w:r w:rsidRPr="008855CF">
        <w:rPr>
          <w:rFonts w:ascii="Times New Roman" w:hAnsi="Times New Roman"/>
          <w:strike/>
          <w:color w:val="4472C4"/>
          <w:szCs w:val="28"/>
        </w:rPr>
        <w:t>where</w:t>
      </w:r>
      <w:r w:rsidRPr="008855CF">
        <w:rPr>
          <w:rFonts w:ascii="Times New Roman" w:hAnsi="Times New Roman"/>
          <w:color w:val="4472C4"/>
          <w:szCs w:val="28"/>
        </w:rPr>
        <w:t xml:space="preserve"> </w:t>
      </w:r>
      <w:r w:rsidRPr="008855CF">
        <w:rPr>
          <w:rFonts w:ascii="Times New Roman" w:hAnsi="Times New Roman"/>
          <w:szCs w:val="28"/>
        </w:rPr>
        <w:t xml:space="preserve">the SRS port pair of the second resource </w:t>
      </w:r>
      <w:r w:rsidRPr="008855CF">
        <w:rPr>
          <w:rFonts w:ascii="Times New Roman" w:hAnsi="Times New Roman"/>
          <w:color w:val="FF0000"/>
          <w:szCs w:val="28"/>
        </w:rPr>
        <w:t xml:space="preserve">in the set </w:t>
      </w:r>
      <w:r w:rsidRPr="008855CF">
        <w:rPr>
          <w:rFonts w:ascii="Times New Roman" w:hAnsi="Times New Roman"/>
          <w:szCs w:val="28"/>
        </w:rPr>
        <w:t xml:space="preserve">is associated with a different UE antenna port pair than the SRS port pair of the first resource </w:t>
      </w:r>
      <w:r w:rsidRPr="008855CF">
        <w:rPr>
          <w:rFonts w:ascii="Times New Roman" w:hAnsi="Times New Roman"/>
          <w:color w:val="FF0000"/>
          <w:szCs w:val="28"/>
        </w:rPr>
        <w:t>in the same set</w:t>
      </w:r>
      <w:r w:rsidRPr="008855CF">
        <w:rPr>
          <w:rFonts w:ascii="Times New Roman" w:hAnsi="Times New Roman"/>
          <w:szCs w:val="28"/>
        </w:rPr>
        <w:t>, or</w:t>
      </w:r>
      <w:r w:rsidRPr="008855CF">
        <w:rPr>
          <w:rFonts w:ascii="Times New Roman" w:hAnsi="Times New Roman"/>
          <w:iCs/>
          <w:szCs w:val="28"/>
        </w:rPr>
        <w:tab/>
      </w:r>
    </w:p>
    <w:p w14:paraId="2F7912EC" w14:textId="77777777" w:rsidR="00F728D8" w:rsidRPr="008855CF" w:rsidRDefault="00F728D8" w:rsidP="008855CF">
      <w:pPr>
        <w:pStyle w:val="B1"/>
        <w:spacing w:after="0"/>
        <w:jc w:val="both"/>
        <w:rPr>
          <w:rFonts w:ascii="Times New Roman" w:hAnsi="Times New Roman"/>
          <w:iCs/>
          <w:strike/>
          <w:szCs w:val="28"/>
        </w:rPr>
      </w:pPr>
      <w:r w:rsidRPr="008855CF">
        <w:rPr>
          <w:rFonts w:ascii="Times New Roman" w:hAnsi="Times New Roman"/>
          <w:iCs/>
          <w:szCs w:val="28"/>
        </w:rPr>
        <w:t>-</w:t>
      </w:r>
      <w:r w:rsidRPr="008855CF">
        <w:rPr>
          <w:rFonts w:ascii="Times New Roman" w:hAnsi="Times New Roman"/>
          <w:iCs/>
          <w:szCs w:val="28"/>
        </w:rPr>
        <w:tab/>
      </w:r>
      <w:r w:rsidRPr="008855CF">
        <w:rPr>
          <w:rFonts w:ascii="Times New Roman" w:hAnsi="Times New Roman"/>
          <w:iCs/>
          <w:color w:val="FF0000"/>
          <w:szCs w:val="28"/>
        </w:rPr>
        <w:t xml:space="preserve">up to one </w:t>
      </w:r>
      <w:r w:rsidRPr="008855CF">
        <w:rPr>
          <w:rFonts w:ascii="Times New Roman" w:hAnsi="Times New Roman"/>
          <w:iCs/>
          <w:szCs w:val="28"/>
        </w:rPr>
        <w:t xml:space="preserve">SRS resource set configured with higher layer parameter </w:t>
      </w:r>
      <w:r w:rsidRPr="008855CF">
        <w:rPr>
          <w:rFonts w:ascii="Times New Roman" w:hAnsi="Times New Roman"/>
          <w:i/>
          <w:iCs/>
          <w:szCs w:val="28"/>
        </w:rPr>
        <w:t>resourceType</w:t>
      </w:r>
      <w:r w:rsidRPr="008855CF">
        <w:rPr>
          <w:rFonts w:ascii="Times New Roman" w:hAnsi="Times New Roman"/>
          <w:iCs/>
          <w:szCs w:val="28"/>
        </w:rPr>
        <w:t xml:space="preserve"> in </w:t>
      </w:r>
      <w:r w:rsidRPr="008855CF">
        <w:rPr>
          <w:rFonts w:ascii="Times New Roman" w:hAnsi="Times New Roman"/>
          <w:i/>
          <w:iCs/>
          <w:szCs w:val="28"/>
        </w:rPr>
        <w:t>SRS-ResourceSet</w:t>
      </w:r>
      <w:r w:rsidRPr="008855CF">
        <w:rPr>
          <w:rFonts w:ascii="Times New Roman" w:hAnsi="Times New Roman"/>
          <w:iCs/>
          <w:szCs w:val="28"/>
        </w:rPr>
        <w:t xml:space="preserve"> set to “periodic” or “semi-persistent”</w:t>
      </w:r>
      <w:r w:rsidRPr="008855CF">
        <w:rPr>
          <w:rFonts w:ascii="Times New Roman" w:hAnsi="Times New Roman"/>
          <w:iCs/>
          <w:color w:val="FF0000"/>
          <w:szCs w:val="28"/>
        </w:rPr>
        <w:t>, with</w:t>
      </w:r>
      <w:r w:rsidRPr="008855CF">
        <w:rPr>
          <w:rFonts w:ascii="Times New Roman" w:hAnsi="Times New Roman"/>
          <w:iCs/>
          <w:strike/>
          <w:color w:val="0070C0"/>
          <w:szCs w:val="28"/>
        </w:rPr>
        <w:t>with</w:t>
      </w:r>
      <w:r w:rsidRPr="008855CF">
        <w:rPr>
          <w:rFonts w:ascii="Times New Roman" w:hAnsi="Times New Roman"/>
          <w:iCs/>
          <w:color w:val="0070C0"/>
          <w:szCs w:val="28"/>
        </w:rPr>
        <w:t xml:space="preserve"> </w:t>
      </w:r>
      <w:r w:rsidRPr="008855CF">
        <w:rPr>
          <w:rFonts w:ascii="Times New Roman" w:hAnsi="Times New Roman"/>
          <w:iCs/>
          <w:szCs w:val="28"/>
        </w:rPr>
        <w:t xml:space="preserve">four SRS resources transmitted in different symbols, each SRS resource </w:t>
      </w:r>
      <w:r w:rsidRPr="008855CF">
        <w:rPr>
          <w:rFonts w:ascii="Times New Roman" w:hAnsi="Times New Roman"/>
          <w:iCs/>
          <w:color w:val="FF0000"/>
          <w:szCs w:val="28"/>
        </w:rPr>
        <w:t xml:space="preserve">in a given set </w:t>
      </w:r>
      <w:r w:rsidRPr="008855CF">
        <w:rPr>
          <w:rFonts w:ascii="Times New Roman" w:hAnsi="Times New Roman"/>
          <w:iCs/>
          <w:szCs w:val="28"/>
        </w:rPr>
        <w:t xml:space="preserve">consisting of a single SRS port, and </w:t>
      </w:r>
      <w:r w:rsidRPr="008855CF">
        <w:rPr>
          <w:rFonts w:ascii="Times New Roman" w:hAnsi="Times New Roman"/>
          <w:iCs/>
          <w:strike/>
          <w:color w:val="0070C0"/>
          <w:szCs w:val="28"/>
        </w:rPr>
        <w:t>where</w:t>
      </w:r>
      <w:r w:rsidRPr="008855CF">
        <w:rPr>
          <w:rFonts w:ascii="Times New Roman" w:hAnsi="Times New Roman"/>
          <w:iCs/>
          <w:color w:val="0070C0"/>
          <w:szCs w:val="28"/>
        </w:rPr>
        <w:t xml:space="preserve"> </w:t>
      </w:r>
      <w:r w:rsidRPr="008855CF">
        <w:rPr>
          <w:rFonts w:ascii="Times New Roman" w:hAnsi="Times New Roman"/>
          <w:iCs/>
          <w:szCs w:val="28"/>
        </w:rPr>
        <w:t xml:space="preserve">the SRS port of each resource in the set is associated with a different UE antenna port, </w:t>
      </w:r>
      <w:r w:rsidRPr="008855CF">
        <w:rPr>
          <w:rFonts w:ascii="Times New Roman" w:hAnsi="Times New Roman"/>
          <w:iCs/>
          <w:color w:val="FF0000"/>
          <w:szCs w:val="28"/>
        </w:rPr>
        <w:t xml:space="preserve">and </w:t>
      </w:r>
      <w:r w:rsidRPr="008855CF">
        <w:rPr>
          <w:rFonts w:ascii="Times New Roman" w:hAnsi="Times New Roman"/>
          <w:iCs/>
          <w:strike/>
          <w:szCs w:val="28"/>
        </w:rPr>
        <w:t xml:space="preserve">or </w:t>
      </w:r>
    </w:p>
    <w:p w14:paraId="52D7A194" w14:textId="77777777" w:rsidR="00F728D8" w:rsidRPr="008855CF" w:rsidRDefault="00F728D8" w:rsidP="008855CF">
      <w:pPr>
        <w:pStyle w:val="B1"/>
        <w:spacing w:after="0"/>
        <w:ind w:firstLine="0"/>
        <w:jc w:val="both"/>
        <w:rPr>
          <w:rFonts w:ascii="Times New Roman" w:eastAsia="Times New Roman" w:hAnsi="Times New Roman"/>
          <w:color w:val="000000"/>
          <w:szCs w:val="28"/>
          <w:lang w:eastAsia="en-GB"/>
        </w:rPr>
      </w:pPr>
      <w:r w:rsidRPr="008855CF">
        <w:rPr>
          <w:rFonts w:ascii="Times New Roman" w:hAnsi="Times New Roman"/>
          <w:iCs/>
          <w:color w:val="FF0000"/>
          <w:szCs w:val="28"/>
        </w:rPr>
        <w:t xml:space="preserve">zero or </w:t>
      </w:r>
      <w:r w:rsidRPr="008855CF">
        <w:rPr>
          <w:rFonts w:ascii="Times New Roman" w:hAnsi="Times New Roman"/>
          <w:iCs/>
          <w:color w:val="000000"/>
          <w:szCs w:val="28"/>
        </w:rPr>
        <w:t xml:space="preserve">two SRS resource sets </w:t>
      </w:r>
      <w:r w:rsidRPr="008855CF">
        <w:rPr>
          <w:rFonts w:ascii="Times New Roman" w:hAnsi="Times New Roman"/>
          <w:iCs/>
          <w:color w:val="FF0000"/>
          <w:szCs w:val="28"/>
        </w:rPr>
        <w:t xml:space="preserve">each </w:t>
      </w:r>
      <w:r w:rsidRPr="008855CF">
        <w:rPr>
          <w:rFonts w:ascii="Times New Roman" w:hAnsi="Times New Roman"/>
          <w:iCs/>
          <w:color w:val="000000"/>
          <w:szCs w:val="28"/>
        </w:rPr>
        <w:t xml:space="preserve">configured with higher layer parameter </w:t>
      </w:r>
      <w:r w:rsidRPr="008855CF">
        <w:rPr>
          <w:rFonts w:ascii="Times New Roman" w:hAnsi="Times New Roman"/>
          <w:i/>
          <w:iCs/>
          <w:color w:val="000000"/>
          <w:szCs w:val="28"/>
        </w:rPr>
        <w:t>resourceType</w:t>
      </w:r>
      <w:r w:rsidRPr="008855CF">
        <w:rPr>
          <w:rFonts w:ascii="Times New Roman" w:hAnsi="Times New Roman"/>
          <w:iCs/>
          <w:color w:val="000000"/>
          <w:szCs w:val="28"/>
        </w:rPr>
        <w:t xml:space="preserve"> </w:t>
      </w:r>
      <w:r w:rsidRPr="008855CF">
        <w:rPr>
          <w:rFonts w:ascii="Times New Roman" w:hAnsi="Times New Roman"/>
          <w:iCs/>
          <w:szCs w:val="28"/>
        </w:rPr>
        <w:t xml:space="preserve">in </w:t>
      </w:r>
      <w:r w:rsidRPr="008855CF">
        <w:rPr>
          <w:rFonts w:ascii="Times New Roman" w:hAnsi="Times New Roman"/>
          <w:i/>
          <w:iCs/>
          <w:szCs w:val="28"/>
        </w:rPr>
        <w:t>SRS-ResourceSet</w:t>
      </w:r>
      <w:r w:rsidRPr="008855CF">
        <w:rPr>
          <w:rFonts w:ascii="Times New Roman" w:hAnsi="Times New Roman"/>
          <w:iCs/>
          <w:color w:val="000000"/>
          <w:szCs w:val="28"/>
        </w:rPr>
        <w:t xml:space="preserve"> set to “aperiodic” </w:t>
      </w:r>
      <w:r w:rsidRPr="008855CF">
        <w:rPr>
          <w:rFonts w:ascii="Times New Roman" w:hAnsi="Times New Roman"/>
          <w:iCs/>
          <w:color w:val="FF0000"/>
          <w:szCs w:val="28"/>
        </w:rPr>
        <w:t xml:space="preserve">and </w:t>
      </w:r>
      <w:r w:rsidRPr="008855CF">
        <w:rPr>
          <w:rFonts w:ascii="Times New Roman" w:hAnsi="Times New Roman"/>
          <w:iCs/>
          <w:color w:val="000000"/>
          <w:szCs w:val="28"/>
        </w:rPr>
        <w:t xml:space="preserve">with a total of four SRS resources transmitted in different symbols of two different slots, and where the SRS port of each SRS resource </w:t>
      </w:r>
      <w:r w:rsidRPr="008855CF">
        <w:rPr>
          <w:rFonts w:ascii="Times New Roman" w:hAnsi="Times New Roman"/>
          <w:iCs/>
          <w:color w:val="FF0000"/>
          <w:szCs w:val="28"/>
        </w:rPr>
        <w:t xml:space="preserve">in given two sets </w:t>
      </w:r>
      <w:r w:rsidRPr="008855CF">
        <w:rPr>
          <w:rFonts w:ascii="Times New Roman" w:hAnsi="Times New Roman"/>
          <w:iCs/>
          <w:color w:val="000000"/>
          <w:szCs w:val="28"/>
        </w:rPr>
        <w:t xml:space="preserve">is associated with a different UE antenna port. The two sets are each configured with two SRS resources, or one set is configured with one SRS resource and the other set is configured with three SRS resources. The UE shall expect that the two sets are both configured with the same values of the higher layer parameters </w:t>
      </w:r>
      <w:r w:rsidRPr="008855CF">
        <w:rPr>
          <w:rFonts w:ascii="Times New Roman" w:eastAsia="Malgun Gothic" w:hAnsi="Times New Roman"/>
          <w:i/>
          <w:iCs/>
          <w:color w:val="000000"/>
          <w:szCs w:val="28"/>
          <w:lang w:eastAsia="zh-CN"/>
        </w:rPr>
        <w:t>alpha</w:t>
      </w:r>
      <w:r w:rsidRPr="008855CF">
        <w:rPr>
          <w:rFonts w:ascii="Times New Roman" w:eastAsia="Malgun Gothic" w:hAnsi="Times New Roman"/>
          <w:iCs/>
          <w:color w:val="000000"/>
          <w:szCs w:val="28"/>
          <w:lang w:eastAsia="zh-CN"/>
        </w:rPr>
        <w:t xml:space="preserve">, </w:t>
      </w:r>
      <w:r w:rsidRPr="008855CF">
        <w:rPr>
          <w:rFonts w:ascii="Times New Roman" w:eastAsia="Malgun Gothic" w:hAnsi="Times New Roman"/>
          <w:i/>
          <w:iCs/>
          <w:color w:val="000000"/>
          <w:szCs w:val="28"/>
          <w:lang w:eastAsia="zh-CN"/>
        </w:rPr>
        <w:t>p0</w:t>
      </w:r>
      <w:r w:rsidRPr="008855CF">
        <w:rPr>
          <w:rFonts w:ascii="Times New Roman" w:eastAsia="Malgun Gothic" w:hAnsi="Times New Roman"/>
          <w:iCs/>
          <w:color w:val="000000"/>
          <w:szCs w:val="28"/>
          <w:lang w:eastAsia="zh-CN"/>
        </w:rPr>
        <w:t xml:space="preserve">, </w:t>
      </w:r>
      <w:r w:rsidRPr="008855CF">
        <w:rPr>
          <w:rFonts w:ascii="Times New Roman" w:eastAsia="Malgun Gothic" w:hAnsi="Times New Roman"/>
          <w:i/>
          <w:iCs/>
          <w:color w:val="000000"/>
          <w:szCs w:val="28"/>
          <w:lang w:eastAsia="zh-CN"/>
        </w:rPr>
        <w:t>pathlossReferenceRS</w:t>
      </w:r>
      <w:r w:rsidRPr="008855CF">
        <w:rPr>
          <w:rFonts w:ascii="Times New Roman" w:eastAsia="Malgun Gothic" w:hAnsi="Times New Roman"/>
          <w:iCs/>
          <w:color w:val="000000"/>
          <w:szCs w:val="28"/>
          <w:lang w:eastAsia="zh-CN"/>
        </w:rPr>
        <w:t xml:space="preserve">, and </w:t>
      </w:r>
      <w:r w:rsidRPr="008855CF">
        <w:rPr>
          <w:rFonts w:ascii="Times New Roman" w:eastAsia="Malgun Gothic" w:hAnsi="Times New Roman"/>
          <w:i/>
          <w:iCs/>
          <w:color w:val="000000"/>
          <w:szCs w:val="28"/>
          <w:lang w:eastAsia="zh-CN"/>
        </w:rPr>
        <w:t xml:space="preserve">srs-PowerControlAdjustmentStates </w:t>
      </w:r>
      <w:r w:rsidRPr="008855CF">
        <w:rPr>
          <w:rFonts w:ascii="Times New Roman" w:eastAsia="Malgun Gothic" w:hAnsi="Times New Roman"/>
          <w:iCs/>
          <w:color w:val="000000"/>
          <w:szCs w:val="28"/>
          <w:lang w:eastAsia="zh-CN"/>
        </w:rPr>
        <w:t>in</w:t>
      </w:r>
      <w:r w:rsidRPr="008855CF">
        <w:rPr>
          <w:rFonts w:ascii="Times New Roman" w:eastAsia="Malgun Gothic" w:hAnsi="Times New Roman"/>
          <w:i/>
          <w:iCs/>
          <w:color w:val="000000"/>
          <w:szCs w:val="28"/>
          <w:lang w:eastAsia="zh-CN"/>
        </w:rPr>
        <w:t xml:space="preserve"> SRS-ResourceSet</w:t>
      </w:r>
      <w:r w:rsidRPr="008855CF">
        <w:rPr>
          <w:rFonts w:ascii="Times New Roman" w:eastAsia="Malgun Gothic" w:hAnsi="Times New Roman"/>
          <w:iCs/>
          <w:color w:val="000000"/>
          <w:szCs w:val="28"/>
          <w:lang w:eastAsia="zh-CN"/>
        </w:rPr>
        <w:t xml:space="preserve">, </w:t>
      </w:r>
      <w:r w:rsidRPr="008855CF">
        <w:rPr>
          <w:rFonts w:ascii="Times New Roman" w:eastAsia="Malgun Gothic" w:hAnsi="Times New Roman"/>
          <w:iCs/>
          <w:color w:val="FF0000"/>
          <w:szCs w:val="28"/>
          <w:lang w:eastAsia="zh-CN"/>
        </w:rPr>
        <w:t>or</w:t>
      </w:r>
      <w:r w:rsidRPr="008855CF">
        <w:rPr>
          <w:rFonts w:ascii="Times New Roman" w:eastAsia="Malgun Gothic" w:hAnsi="Times New Roman"/>
          <w:iCs/>
          <w:color w:val="000000"/>
          <w:szCs w:val="28"/>
          <w:lang w:eastAsia="zh-CN"/>
        </w:rPr>
        <w:t xml:space="preserve">, </w:t>
      </w:r>
    </w:p>
    <w:p w14:paraId="355E8D4C" w14:textId="77777777" w:rsidR="00F728D8" w:rsidRPr="008855CF" w:rsidRDefault="00F728D8" w:rsidP="008855CF">
      <w:pPr>
        <w:pStyle w:val="B1"/>
        <w:spacing w:after="0"/>
        <w:jc w:val="both"/>
        <w:rPr>
          <w:rFonts w:ascii="Times New Roman" w:hAnsi="Times New Roman"/>
          <w:color w:val="000000"/>
          <w:szCs w:val="28"/>
        </w:rPr>
      </w:pPr>
      <w:r w:rsidRPr="008855CF">
        <w:rPr>
          <w:rFonts w:ascii="Times New Roman" w:hAnsi="Times New Roman"/>
          <w:iCs/>
          <w:color w:val="000000"/>
          <w:szCs w:val="28"/>
        </w:rPr>
        <w:t>-</w:t>
      </w:r>
      <w:r w:rsidRPr="008855CF">
        <w:rPr>
          <w:rFonts w:ascii="Times New Roman" w:hAnsi="Times New Roman"/>
          <w:iCs/>
          <w:color w:val="000000"/>
          <w:szCs w:val="28"/>
        </w:rPr>
        <w:tab/>
      </w:r>
      <w:r w:rsidRPr="008855CF">
        <w:rPr>
          <w:rFonts w:ascii="Times New Roman" w:hAnsi="Times New Roman"/>
          <w:iCs/>
          <w:color w:val="FF0000"/>
          <w:szCs w:val="28"/>
        </w:rPr>
        <w:t xml:space="preserve">up to two </w:t>
      </w:r>
      <w:r w:rsidRPr="008855CF">
        <w:rPr>
          <w:rFonts w:ascii="Times New Roman" w:hAnsi="Times New Roman"/>
          <w:iCs/>
          <w:color w:val="000000"/>
          <w:szCs w:val="28"/>
        </w:rPr>
        <w:t>SRS resource set</w:t>
      </w:r>
      <w:r w:rsidRPr="008855CF">
        <w:rPr>
          <w:rFonts w:ascii="Times New Roman" w:hAnsi="Times New Roman"/>
          <w:iCs/>
          <w:color w:val="FF0000"/>
          <w:szCs w:val="28"/>
        </w:rPr>
        <w:t xml:space="preserve">s each </w:t>
      </w:r>
      <w:r w:rsidRPr="008855CF">
        <w:rPr>
          <w:rFonts w:ascii="Times New Roman" w:hAnsi="Times New Roman"/>
          <w:iCs/>
          <w:color w:val="000000"/>
          <w:szCs w:val="28"/>
        </w:rPr>
        <w:t xml:space="preserve">with one SRS resource, where the number of SRS ports </w:t>
      </w:r>
      <w:r w:rsidRPr="008855CF">
        <w:rPr>
          <w:rFonts w:ascii="Times New Roman" w:hAnsi="Times New Roman"/>
          <w:iCs/>
          <w:color w:val="FF0000"/>
          <w:szCs w:val="28"/>
        </w:rPr>
        <w:t>for each resource</w:t>
      </w:r>
      <w:r w:rsidRPr="008855CF">
        <w:rPr>
          <w:rFonts w:ascii="Times New Roman" w:hAnsi="Times New Roman"/>
          <w:iCs/>
          <w:color w:val="000000"/>
          <w:szCs w:val="28"/>
        </w:rPr>
        <w:t xml:space="preserve"> is equal to 1, 2, or 4</w:t>
      </w:r>
    </w:p>
    <w:p w14:paraId="075F70FB" w14:textId="77777777" w:rsidR="00F728D8" w:rsidRPr="008855CF" w:rsidRDefault="00F728D8" w:rsidP="008855CF">
      <w:pPr>
        <w:rPr>
          <w:rFonts w:ascii="Times New Roman" w:hAnsi="Times New Roman"/>
          <w:color w:val="000000"/>
          <w:szCs w:val="28"/>
        </w:rPr>
      </w:pPr>
      <w:r w:rsidRPr="008855CF">
        <w:rPr>
          <w:rFonts w:ascii="Times New Roman" w:hAnsi="Times New Roman"/>
          <w:color w:val="000000"/>
          <w:szCs w:val="28"/>
        </w:rPr>
        <w:t xml:space="preserve">and a guard period of Y symbols, where the UE does not transmit any other signal, is used in the case the SRS resource of a set are transmitted in the same slot. In this case, the guard period is in-between the SRS resources of the set. </w:t>
      </w:r>
    </w:p>
    <w:p w14:paraId="737E14E3" w14:textId="77777777" w:rsidR="00F728D8" w:rsidRPr="008855CF" w:rsidRDefault="00F728D8" w:rsidP="008855CF">
      <w:pPr>
        <w:rPr>
          <w:rFonts w:ascii="Times New Roman" w:hAnsi="Times New Roman"/>
          <w:color w:val="FF0000"/>
          <w:szCs w:val="28"/>
        </w:rPr>
      </w:pPr>
      <w:r w:rsidRPr="008855CF">
        <w:rPr>
          <w:rFonts w:ascii="Times New Roman" w:hAnsi="Times New Roman"/>
          <w:color w:val="FF0000"/>
          <w:szCs w:val="28"/>
        </w:rPr>
        <w:lastRenderedPageBreak/>
        <w:t xml:space="preserve">If the UE indicates support of “1T4R/2T4R” antenna switching and is configured with SRS sets with </w:t>
      </w:r>
      <w:r w:rsidRPr="008855CF">
        <w:rPr>
          <w:rFonts w:ascii="Times New Roman" w:hAnsi="Times New Roman"/>
          <w:i/>
          <w:color w:val="FF0000"/>
          <w:szCs w:val="28"/>
        </w:rPr>
        <w:t xml:space="preserve">SRS-SetUse </w:t>
      </w:r>
      <w:r w:rsidRPr="008855CF">
        <w:rPr>
          <w:rFonts w:ascii="Times New Roman" w:hAnsi="Times New Roman"/>
          <w:color w:val="FF0000"/>
          <w:szCs w:val="28"/>
        </w:rPr>
        <w:t xml:space="preserve">set as “antenna switching”, the UE is only expected to be configured with same number of SRS ports, either one or two, for all SRS resources in the sets. </w:t>
      </w:r>
    </w:p>
    <w:p w14:paraId="46F44226" w14:textId="77777777" w:rsidR="00F728D8" w:rsidRPr="008855CF" w:rsidRDefault="00F728D8" w:rsidP="008855CF">
      <w:pPr>
        <w:rPr>
          <w:rFonts w:ascii="Times New Roman" w:hAnsi="Times New Roman"/>
          <w:color w:val="FF0000"/>
          <w:szCs w:val="28"/>
        </w:rPr>
      </w:pPr>
      <w:r w:rsidRPr="008855CF">
        <w:rPr>
          <w:rFonts w:ascii="Times New Roman" w:hAnsi="Times New Roman"/>
          <w:color w:val="FF0000"/>
          <w:szCs w:val="28"/>
        </w:rPr>
        <w:t xml:space="preserve">The UE does not expect to be configured or triggered more than one SRS resource set with SRS-SetUse set as “antenna switching” in the same slot, if the UE indicates support of “1T2R, 1T4R, 2T4R, or 1T4R/2T4R” antenna switching, otherwise the UE does not expect to be configured or triggered more than one SRS resource set with SRS-SetUse set as “antenna switching” in the same symbol. </w:t>
      </w:r>
    </w:p>
    <w:p w14:paraId="239A850C" w14:textId="77777777" w:rsidR="00F728D8" w:rsidRDefault="00F728D8" w:rsidP="00F728D8">
      <w:pPr>
        <w:rPr>
          <w:lang w:eastAsia="x-none"/>
        </w:rPr>
      </w:pPr>
    </w:p>
    <w:p w14:paraId="79EEDDA5" w14:textId="77777777" w:rsidR="00F728D8" w:rsidRPr="008855CF" w:rsidRDefault="00F728D8" w:rsidP="00F728D8">
      <w:pPr>
        <w:rPr>
          <w:szCs w:val="22"/>
          <w:lang w:eastAsia="x-none"/>
        </w:rPr>
      </w:pPr>
      <w:r w:rsidRPr="008855CF">
        <w:rPr>
          <w:szCs w:val="22"/>
          <w:highlight w:val="green"/>
          <w:lang w:eastAsia="x-none"/>
        </w:rPr>
        <w:t>Agreement</w:t>
      </w:r>
    </w:p>
    <w:p w14:paraId="5BB9FD4C" w14:textId="77777777" w:rsidR="00F728D8" w:rsidRPr="00A427F7" w:rsidRDefault="00F728D8" w:rsidP="00F728D8">
      <w:pPr>
        <w:rPr>
          <w:szCs w:val="22"/>
          <w:lang w:eastAsia="zh-CN"/>
        </w:rPr>
      </w:pPr>
      <w:r w:rsidRPr="00A427F7">
        <w:rPr>
          <w:szCs w:val="22"/>
        </w:rPr>
        <w:t>--------------------------------</w:t>
      </w:r>
      <w:r w:rsidRPr="00A427F7">
        <w:rPr>
          <w:szCs w:val="22"/>
          <w:lang w:eastAsia="zh-CN"/>
        </w:rPr>
        <w:t>------</w:t>
      </w:r>
      <w:r w:rsidRPr="00A427F7">
        <w:rPr>
          <w:szCs w:val="22"/>
        </w:rPr>
        <w:t>-----------------Start text proposal------------------------</w:t>
      </w:r>
      <w:r w:rsidRPr="00A427F7">
        <w:rPr>
          <w:szCs w:val="22"/>
          <w:lang w:eastAsia="zh-CN"/>
        </w:rPr>
        <w:t>-----</w:t>
      </w:r>
      <w:r w:rsidRPr="00A427F7">
        <w:rPr>
          <w:szCs w:val="22"/>
        </w:rPr>
        <w:t>------------------------------</w:t>
      </w:r>
    </w:p>
    <w:p w14:paraId="09373E47" w14:textId="77777777" w:rsidR="00F728D8" w:rsidRPr="00A427F7" w:rsidRDefault="00F728D8" w:rsidP="00F728D8">
      <w:pPr>
        <w:rPr>
          <w:b/>
          <w:bCs/>
          <w:szCs w:val="22"/>
          <w:lang w:eastAsia="zh-CN"/>
        </w:rPr>
      </w:pPr>
      <w:r w:rsidRPr="00A427F7">
        <w:rPr>
          <w:b/>
          <w:bCs/>
          <w:szCs w:val="22"/>
        </w:rPr>
        <w:t>38.21</w:t>
      </w:r>
      <w:r w:rsidRPr="00A427F7">
        <w:rPr>
          <w:b/>
          <w:bCs/>
          <w:szCs w:val="22"/>
          <w:lang w:eastAsia="zh-CN"/>
        </w:rPr>
        <w:t xml:space="preserve">4 </w:t>
      </w:r>
      <w:r w:rsidRPr="00A427F7">
        <w:rPr>
          <w:b/>
          <w:bCs/>
          <w:szCs w:val="22"/>
        </w:rPr>
        <w:t>v15.0.</w:t>
      </w:r>
      <w:r w:rsidRPr="00A427F7">
        <w:rPr>
          <w:b/>
          <w:bCs/>
          <w:szCs w:val="22"/>
          <w:lang w:eastAsia="zh-CN"/>
        </w:rPr>
        <w:t>0</w:t>
      </w:r>
    </w:p>
    <w:p w14:paraId="275CF253" w14:textId="77777777" w:rsidR="00F728D8" w:rsidRPr="00A427F7" w:rsidRDefault="00F728D8" w:rsidP="00F728D8">
      <w:pPr>
        <w:rPr>
          <w:b/>
          <w:bCs/>
          <w:szCs w:val="22"/>
        </w:rPr>
      </w:pPr>
      <w:r w:rsidRPr="00A427F7">
        <w:rPr>
          <w:b/>
          <w:bCs/>
          <w:szCs w:val="22"/>
          <w:lang w:eastAsia="zh-CN"/>
        </w:rPr>
        <w:t>6.2.1.3</w:t>
      </w:r>
      <w:r w:rsidRPr="00A427F7">
        <w:rPr>
          <w:b/>
          <w:bCs/>
          <w:szCs w:val="22"/>
        </w:rPr>
        <w:t xml:space="preserve"> UE sounding procedure between component carriers</w:t>
      </w:r>
    </w:p>
    <w:p w14:paraId="33C92D66" w14:textId="77777777" w:rsidR="00F728D8" w:rsidRPr="00A427F7" w:rsidRDefault="00F728D8" w:rsidP="00F728D8">
      <w:pPr>
        <w:rPr>
          <w:szCs w:val="22"/>
        </w:rPr>
      </w:pPr>
      <w:r w:rsidRPr="00A427F7">
        <w:rPr>
          <w:szCs w:val="22"/>
        </w:rPr>
        <w:t>…</w:t>
      </w:r>
    </w:p>
    <w:p w14:paraId="47DF7453" w14:textId="77777777" w:rsidR="00F728D8" w:rsidRPr="00A427F7" w:rsidRDefault="00F728D8" w:rsidP="00F728D8">
      <w:pPr>
        <w:rPr>
          <w:szCs w:val="22"/>
        </w:rPr>
      </w:pPr>
      <w:r w:rsidRPr="00A427F7">
        <w:rPr>
          <w:szCs w:val="22"/>
        </w:rPr>
        <w:t xml:space="preserve">For </w:t>
      </w:r>
      <w:r w:rsidRPr="00A427F7">
        <w:rPr>
          <w:color w:val="000000"/>
          <w:szCs w:val="22"/>
        </w:rPr>
        <w:t xml:space="preserve">a carrier of </w:t>
      </w:r>
      <w:r w:rsidRPr="00A427F7">
        <w:rPr>
          <w:szCs w:val="22"/>
        </w:rPr>
        <w:t xml:space="preserve">a serving cell with </w:t>
      </w:r>
      <w:r w:rsidRPr="00A427F7">
        <w:rPr>
          <w:szCs w:val="22"/>
          <w:lang w:eastAsia="zh-CN"/>
        </w:rPr>
        <w:t>slot formats comprised of DL and UL symbols,</w:t>
      </w:r>
      <w:r w:rsidRPr="00A427F7">
        <w:rPr>
          <w:szCs w:val="22"/>
        </w:rPr>
        <w:t xml:space="preserve"> not configured for PUSCH/PUCCH transmission, the UE shall drop PUSCH transmission carrying aperiodic CSI comprising only CQI/PMI whenever the transmission and aperiodic SRS transmission (including any interruption due to uplink or downlink RF retuning time [11, TS 38.133]) as defined by higher layer parameters </w:t>
      </w:r>
      <w:r w:rsidRPr="00A427F7">
        <w:rPr>
          <w:i/>
          <w:iCs/>
          <w:szCs w:val="22"/>
        </w:rPr>
        <w:t>rf-RetuningTimeUL</w:t>
      </w:r>
      <w:r w:rsidRPr="00A427F7">
        <w:rPr>
          <w:szCs w:val="22"/>
        </w:rPr>
        <w:t xml:space="preserve"> and</w:t>
      </w:r>
      <w:r w:rsidRPr="00A427F7">
        <w:rPr>
          <w:i/>
          <w:iCs/>
          <w:szCs w:val="22"/>
        </w:rPr>
        <w:t xml:space="preserve"> rf-RetuningTimeDL)</w:t>
      </w:r>
      <w:r w:rsidRPr="00A427F7">
        <w:rPr>
          <w:szCs w:val="22"/>
        </w:rPr>
        <w:t xml:space="preserve"> on the carrier of the serving cell happen to overlap in the same symbol and that can result in uplink transmissions beyond the UE's indicated uplink carrier aggregation capability included in the [</w:t>
      </w:r>
      <w:r w:rsidRPr="00A427F7">
        <w:rPr>
          <w:i/>
          <w:iCs/>
          <w:szCs w:val="22"/>
        </w:rPr>
        <w:t xml:space="preserve">SRS_capability </w:t>
      </w:r>
      <w:r w:rsidRPr="00A427F7">
        <w:rPr>
          <w:szCs w:val="22"/>
        </w:rPr>
        <w:t>[13, TS 38.306].</w:t>
      </w:r>
    </w:p>
    <w:p w14:paraId="627E7EEC" w14:textId="77777777" w:rsidR="00F728D8" w:rsidRPr="00A427F7" w:rsidRDefault="00F728D8" w:rsidP="00F728D8">
      <w:pPr>
        <w:rPr>
          <w:szCs w:val="22"/>
          <w:lang w:eastAsia="zh-CN"/>
        </w:rPr>
      </w:pPr>
    </w:p>
    <w:p w14:paraId="29D81DB8" w14:textId="77777777" w:rsidR="00F728D8" w:rsidRPr="00A427F7" w:rsidRDefault="00F728D8" w:rsidP="00F728D8">
      <w:pPr>
        <w:rPr>
          <w:color w:val="FF0000"/>
          <w:szCs w:val="22"/>
        </w:rPr>
      </w:pPr>
      <w:r w:rsidRPr="00A427F7">
        <w:rPr>
          <w:color w:val="000000"/>
          <w:szCs w:val="22"/>
        </w:rPr>
        <w:t xml:space="preserve">For an aperiodic SRS triggered in DCI format 2_3 and if the UE is configured with higher layer parameter </w:t>
      </w:r>
      <w:r w:rsidRPr="00A427F7">
        <w:rPr>
          <w:i/>
          <w:iCs/>
          <w:szCs w:val="22"/>
        </w:rPr>
        <w:t>srs-TPC-PDCCH-Group</w:t>
      </w:r>
      <w:r w:rsidRPr="00A427F7">
        <w:rPr>
          <w:color w:val="000000"/>
          <w:szCs w:val="22"/>
        </w:rPr>
        <w:t xml:space="preserve"> set to ‘typeA’, and given by </w:t>
      </w:r>
      <w:r w:rsidRPr="00A427F7">
        <w:rPr>
          <w:i/>
          <w:iCs/>
          <w:szCs w:val="22"/>
        </w:rPr>
        <w:t>SRS-CarrierSwitching,</w:t>
      </w:r>
      <w:r w:rsidRPr="00A427F7">
        <w:rPr>
          <w:color w:val="000000"/>
          <w:szCs w:val="22"/>
        </w:rPr>
        <w:t xml:space="preserve"> without PUSCH/PUCCH transmission, the order of the triggered SRS transmission on the serving cells follow the order of the serving cells in the indicated set of serving cells configured by higher layers</w:t>
      </w:r>
      <w:r w:rsidRPr="00A427F7">
        <w:rPr>
          <w:strike/>
          <w:color w:val="FF0000"/>
          <w:szCs w:val="22"/>
        </w:rPr>
        <w:t>.</w:t>
      </w:r>
      <w:r w:rsidRPr="00A427F7">
        <w:rPr>
          <w:color w:val="FF0000"/>
          <w:szCs w:val="22"/>
        </w:rPr>
        <w:t>, where the UE in each serving cell transmits the configured one or two SRS resource set(s) with higher layer parameter SRS-SetUse set to ‘antenna switching’ and higher layer parameter resourceType in SRS-ResourceSet set to ‘aperiodic’.</w:t>
      </w:r>
    </w:p>
    <w:p w14:paraId="62F8EA97" w14:textId="77777777" w:rsidR="00F728D8" w:rsidRPr="00A427F7" w:rsidRDefault="00F728D8" w:rsidP="00F728D8">
      <w:pPr>
        <w:rPr>
          <w:szCs w:val="22"/>
        </w:rPr>
      </w:pPr>
      <w:r w:rsidRPr="00A427F7">
        <w:rPr>
          <w:szCs w:val="22"/>
        </w:rPr>
        <w:t>…</w:t>
      </w:r>
    </w:p>
    <w:p w14:paraId="024C9F64" w14:textId="77777777" w:rsidR="00F728D8" w:rsidRPr="00A427F7" w:rsidRDefault="00F728D8" w:rsidP="00F728D8">
      <w:pPr>
        <w:rPr>
          <w:szCs w:val="22"/>
          <w:lang w:eastAsia="zh-CN"/>
        </w:rPr>
      </w:pPr>
      <w:r w:rsidRPr="00A427F7">
        <w:rPr>
          <w:szCs w:val="22"/>
        </w:rPr>
        <w:t>---------------------------------------------</w:t>
      </w:r>
      <w:r w:rsidRPr="00A427F7">
        <w:rPr>
          <w:szCs w:val="22"/>
          <w:lang w:eastAsia="zh-CN"/>
        </w:rPr>
        <w:t>-----</w:t>
      </w:r>
      <w:r w:rsidRPr="00A427F7">
        <w:rPr>
          <w:szCs w:val="22"/>
        </w:rPr>
        <w:t>------End text proposal-----------------------</w:t>
      </w:r>
      <w:r w:rsidRPr="00A427F7">
        <w:rPr>
          <w:szCs w:val="22"/>
          <w:lang w:eastAsia="zh-CN"/>
        </w:rPr>
        <w:t>-----</w:t>
      </w:r>
      <w:r w:rsidRPr="00A427F7">
        <w:rPr>
          <w:szCs w:val="22"/>
        </w:rPr>
        <w:t>------------------------------</w:t>
      </w:r>
    </w:p>
    <w:p w14:paraId="508B6E75" w14:textId="77777777" w:rsidR="00F728D8" w:rsidRPr="00A427F7" w:rsidRDefault="00F728D8" w:rsidP="00F728D8">
      <w:pPr>
        <w:rPr>
          <w:szCs w:val="22"/>
          <w:lang w:eastAsia="x-none"/>
        </w:rPr>
      </w:pPr>
      <w:r w:rsidRPr="00A427F7">
        <w:rPr>
          <w:szCs w:val="22"/>
          <w:lang w:eastAsia="x-none"/>
        </w:rPr>
        <w:t>For Type-B SRS switching across CCs, similar revisions to be made by the editor.</w:t>
      </w:r>
    </w:p>
    <w:p w14:paraId="10196204" w14:textId="77777777" w:rsidR="00F728D8" w:rsidRDefault="00F728D8" w:rsidP="00F728D8">
      <w:pPr>
        <w:rPr>
          <w:lang w:eastAsia="x-none"/>
        </w:rPr>
      </w:pPr>
    </w:p>
    <w:p w14:paraId="38D1DFF6" w14:textId="77777777" w:rsidR="00F728D8" w:rsidRPr="008855CF" w:rsidRDefault="00F728D8" w:rsidP="00F728D8">
      <w:pPr>
        <w:pStyle w:val="ListParagraph"/>
        <w:ind w:left="0"/>
      </w:pPr>
      <w:r w:rsidRPr="008855CF">
        <w:rPr>
          <w:highlight w:val="green"/>
        </w:rPr>
        <w:t>Agreement</w:t>
      </w:r>
    </w:p>
    <w:p w14:paraId="6689B628" w14:textId="77777777" w:rsidR="00F728D8" w:rsidRPr="002230A9" w:rsidRDefault="00F728D8" w:rsidP="00F728D8">
      <w:pPr>
        <w:pStyle w:val="ListParagraph"/>
        <w:ind w:left="0"/>
      </w:pPr>
      <w:r w:rsidRPr="002230A9">
        <w:t>Change in Section 6.2.1 of 38.214:</w:t>
      </w:r>
    </w:p>
    <w:p w14:paraId="4C1E1BE9" w14:textId="77777777" w:rsidR="00F728D8" w:rsidRPr="008855CF" w:rsidRDefault="00F728D8" w:rsidP="00F728D8">
      <w:pPr>
        <w:pStyle w:val="B1"/>
        <w:spacing w:after="0"/>
        <w:ind w:left="0" w:firstLine="0"/>
        <w:jc w:val="both"/>
        <w:rPr>
          <w:rFonts w:ascii="Times New Roman" w:hAnsi="Times New Roman"/>
        </w:rPr>
      </w:pPr>
      <w:r w:rsidRPr="008855CF">
        <w:rPr>
          <w:rFonts w:ascii="Times New Roman" w:hAnsi="Times New Roman"/>
        </w:rPr>
        <w:t>“-</w:t>
      </w:r>
      <w:r w:rsidRPr="008855CF">
        <w:rPr>
          <w:rFonts w:ascii="Times New Roman" w:hAnsi="Times New Roman"/>
        </w:rPr>
        <w:tab/>
        <w:t xml:space="preserve">if the UE is configured with the higher layer parameter SRS-SpatialRelationInfo set to 'SSB/PBCH', the UE shall transmit the SRS resource with the same spatial domain transmission filter used for the reception of the SSB/PBCH, if the higher layer parameter SRS-SpatialRelationInfo is set to 'CSI-RS', the UE shall transmit the SRS resource with the same spatial domain transmission filter used for the reception of the periodic CSI-RS or of the semi-persistent CSI-RS, or of the </w:t>
      </w:r>
      <w:r w:rsidRPr="008855CF">
        <w:rPr>
          <w:rFonts w:ascii="Times New Roman" w:hAnsi="Times New Roman"/>
          <w:b/>
          <w:color w:val="00B050"/>
        </w:rPr>
        <w:t>latest</w:t>
      </w:r>
      <w:r w:rsidRPr="008855CF">
        <w:rPr>
          <w:rFonts w:ascii="Times New Roman" w:hAnsi="Times New Roman"/>
          <w:color w:val="00B050"/>
        </w:rPr>
        <w:t xml:space="preserve"> </w:t>
      </w:r>
      <w:r w:rsidRPr="008855CF">
        <w:rPr>
          <w:rFonts w:ascii="Times New Roman" w:hAnsi="Times New Roman"/>
        </w:rPr>
        <w:t>aperiodic CSI-RS. If the higher layer parameter SRS-SpatialRelationInfo is set to 'SRS', the UE shall transmit the SRS resource with the same spatial domain transmission filter used for the transmission of the periodic SRS or of the semi-persistent SRS or of the aperiodic SRS. “</w:t>
      </w:r>
    </w:p>
    <w:p w14:paraId="3A218B64" w14:textId="77777777" w:rsidR="00F728D8" w:rsidRPr="008855CF" w:rsidRDefault="00F728D8" w:rsidP="00F728D8">
      <w:pPr>
        <w:rPr>
          <w:rFonts w:ascii="Times New Roman" w:hAnsi="Times New Roman"/>
          <w:lang w:eastAsia="x-none"/>
        </w:rPr>
      </w:pPr>
    </w:p>
    <w:p w14:paraId="33ED5BB0" w14:textId="77777777" w:rsidR="00F728D8" w:rsidRPr="008855CF" w:rsidRDefault="00F728D8" w:rsidP="00F728D8">
      <w:pPr>
        <w:rPr>
          <w:szCs w:val="20"/>
          <w:lang w:eastAsia="x-none"/>
        </w:rPr>
      </w:pPr>
      <w:r w:rsidRPr="008855CF">
        <w:rPr>
          <w:szCs w:val="20"/>
          <w:highlight w:val="green"/>
          <w:lang w:eastAsia="x-none"/>
        </w:rPr>
        <w:t>Agreement</w:t>
      </w:r>
    </w:p>
    <w:p w14:paraId="33E3390B" w14:textId="77777777" w:rsidR="00F728D8" w:rsidRPr="009B6DA2" w:rsidRDefault="00F728D8" w:rsidP="00F728D8">
      <w:pPr>
        <w:rPr>
          <w:szCs w:val="20"/>
          <w:lang w:eastAsia="x-none"/>
        </w:rPr>
      </w:pPr>
      <w:r w:rsidRPr="009B6DA2">
        <w:rPr>
          <w:szCs w:val="20"/>
          <w:lang w:eastAsia="x-none"/>
        </w:rPr>
        <w:t>The following text proposal is agreed.</w:t>
      </w:r>
    </w:p>
    <w:p w14:paraId="19B9BF15" w14:textId="121E11ED" w:rsidR="00F728D8" w:rsidRPr="009B6DA2" w:rsidRDefault="00F728D8" w:rsidP="008855CF">
      <w:pPr>
        <w:jc w:val="center"/>
        <w:rPr>
          <w:szCs w:val="20"/>
        </w:rPr>
      </w:pPr>
      <w:r w:rsidRPr="009B6DA2">
        <w:rPr>
          <w:color w:val="000000"/>
          <w:szCs w:val="20"/>
        </w:rPr>
        <w:t>============= Text Proposal in 6.4.1.4.2 in 38.211 ======================</w:t>
      </w:r>
    </w:p>
    <w:p w14:paraId="05E454E9" w14:textId="77777777" w:rsidR="00F728D8" w:rsidRPr="008855CF" w:rsidRDefault="00F728D8" w:rsidP="00F728D8">
      <w:pPr>
        <w:pStyle w:val="B1"/>
        <w:ind w:left="0" w:firstLine="0"/>
        <w:rPr>
          <w:rFonts w:ascii="Times New Roman" w:eastAsia="Malgun Gothic" w:hAnsi="Times New Roman"/>
        </w:rPr>
      </w:pPr>
      <w:r w:rsidRPr="008855CF">
        <w:rPr>
          <w:rFonts w:ascii="Times New Roman" w:eastAsia="Malgun Gothic" w:hAnsi="Times New Roman"/>
        </w:rPr>
        <w:t xml:space="preserve">if </w:t>
      </w:r>
      <w:r w:rsidRPr="008855CF">
        <w:rPr>
          <w:rFonts w:ascii="Times New Roman" w:eastAsia="Malgun Gothic" w:hAnsi="Times New Roman"/>
          <w:i/>
        </w:rPr>
        <w:t>SRS-GroupSequenceHopping</w:t>
      </w:r>
      <w:r w:rsidRPr="008855CF">
        <w:rPr>
          <w:rFonts w:ascii="Times New Roman" w:eastAsia="Malgun Gothic" w:hAnsi="Times New Roman"/>
        </w:rPr>
        <w:t xml:space="preserve"> equals ’groupHopping’, group hopping but not sequence hopping shall be used and </w:t>
      </w:r>
    </w:p>
    <w:p w14:paraId="239A1EAD" w14:textId="77777777" w:rsidR="00F728D8" w:rsidRPr="008855CF" w:rsidRDefault="00F728D8" w:rsidP="00F728D8">
      <w:pPr>
        <w:pStyle w:val="EQ"/>
        <w:jc w:val="center"/>
      </w:pPr>
      <w:r w:rsidRPr="008855CF">
        <w:rPr>
          <w:position w:val="-34"/>
        </w:rPr>
        <w:object w:dxaOrig="4880" w:dyaOrig="780" w14:anchorId="0D665ADC">
          <v:shape id="_x0000_i1157" type="#_x0000_t75" style="width:245.4pt;height:39.6pt" o:ole="">
            <v:imagedata r:id="rId1362" o:title=""/>
          </v:shape>
          <o:OLEObject Type="Embed" ProgID="Equation.3" ShapeID="_x0000_i1157" DrawAspect="Content" ObjectID="_1596006206" r:id="rId1363"/>
        </w:object>
      </w:r>
    </w:p>
    <w:p w14:paraId="6A9796E1" w14:textId="77777777" w:rsidR="00F728D8" w:rsidRPr="008855CF" w:rsidRDefault="00F728D8" w:rsidP="00F728D8">
      <w:pPr>
        <w:pStyle w:val="B1"/>
        <w:ind w:left="0" w:firstLine="0"/>
        <w:rPr>
          <w:rFonts w:ascii="Times New Roman" w:hAnsi="Times New Roman"/>
        </w:rPr>
      </w:pPr>
      <w:r w:rsidRPr="008855CF">
        <w:rPr>
          <w:rFonts w:ascii="Times New Roman" w:hAnsi="Times New Roman"/>
        </w:rPr>
        <w:t xml:space="preserve">where the pseudo-random sequence </w:t>
      </w:r>
      <w:r w:rsidRPr="008855CF">
        <w:rPr>
          <w:rFonts w:ascii="Times New Roman" w:hAnsi="Times New Roman"/>
          <w:position w:val="-10"/>
        </w:rPr>
        <w:object w:dxaOrig="360" w:dyaOrig="300" w14:anchorId="2AB85AA0">
          <v:shape id="_x0000_i1158" type="#_x0000_t75" style="width:18pt;height:13.8pt" o:ole="">
            <v:imagedata r:id="rId1258" o:title=""/>
          </v:shape>
          <o:OLEObject Type="Embed" ProgID="Equation.3" ShapeID="_x0000_i1158" DrawAspect="Content" ObjectID="_1596006207" r:id="rId1364"/>
        </w:object>
      </w:r>
      <w:r w:rsidRPr="008855CF">
        <w:rPr>
          <w:rFonts w:ascii="Times New Roman" w:hAnsi="Times New Roman"/>
        </w:rPr>
        <w:t xml:space="preserve"> is defined by clause 5.2.1 and shall be initialized with</w:t>
      </w:r>
      <w:r w:rsidRPr="008855CF">
        <w:rPr>
          <w:rFonts w:ascii="Times New Roman" w:hAnsi="Times New Roman"/>
          <w:strike/>
          <w:position w:val="-10"/>
        </w:rPr>
        <w:object w:dxaOrig="1380" w:dyaOrig="340" w14:anchorId="7D798882">
          <v:shape id="_x0000_i1159" type="#_x0000_t75" style="width:69.6pt;height:17.4pt" o:ole="">
            <v:imagedata r:id="rId1365" o:title=""/>
          </v:shape>
          <o:OLEObject Type="Embed" ProgID="Equation.3" ShapeID="_x0000_i1159" DrawAspect="Content" ObjectID="_1596006208" r:id="rId1366"/>
        </w:object>
      </w:r>
      <w:r w:rsidRPr="008855CF">
        <w:rPr>
          <w:rFonts w:ascii="Times New Roman" w:hAnsi="Times New Roman"/>
        </w:rPr>
        <w:t xml:space="preserve"> </w:t>
      </w:r>
      <w:r w:rsidRPr="008855CF">
        <w:rPr>
          <w:rFonts w:ascii="Times New Roman" w:hAnsi="Times New Roman"/>
          <w:position w:val="-12"/>
        </w:rPr>
        <w:object w:dxaOrig="999" w:dyaOrig="380" w14:anchorId="3A76E202">
          <v:shape id="_x0000_i1160" type="#_x0000_t75" style="width:49.8pt;height:18.6pt" o:ole="">
            <v:imagedata r:id="rId1367" o:title=""/>
          </v:shape>
          <o:OLEObject Type="Embed" ProgID="Equation.DSMT4" ShapeID="_x0000_i1160" DrawAspect="Content" ObjectID="_1596006209" r:id="rId1368"/>
        </w:object>
      </w:r>
      <w:r w:rsidRPr="008855CF">
        <w:rPr>
          <w:rFonts w:ascii="Times New Roman" w:hAnsi="Times New Roman"/>
        </w:rPr>
        <w:t xml:space="preserve"> at the beginning of each radio frame.</w:t>
      </w:r>
    </w:p>
    <w:p w14:paraId="5484333E" w14:textId="77777777" w:rsidR="00F728D8" w:rsidRPr="008855CF" w:rsidRDefault="00F728D8" w:rsidP="00F728D8">
      <w:pPr>
        <w:jc w:val="center"/>
        <w:rPr>
          <w:rFonts w:ascii="Times New Roman" w:hAnsi="Times New Roman"/>
          <w:szCs w:val="20"/>
        </w:rPr>
      </w:pPr>
      <w:r w:rsidRPr="008855CF">
        <w:rPr>
          <w:rFonts w:ascii="Times New Roman" w:hAnsi="Times New Roman"/>
          <w:color w:val="000000"/>
          <w:szCs w:val="20"/>
        </w:rPr>
        <w:t>============= End of Text Proposals in 38.211 ======================</w:t>
      </w:r>
    </w:p>
    <w:p w14:paraId="6EAEB4E0" w14:textId="77777777" w:rsidR="00F728D8" w:rsidRPr="008855CF" w:rsidRDefault="00F728D8" w:rsidP="00F728D8">
      <w:pPr>
        <w:rPr>
          <w:rFonts w:ascii="Times New Roman" w:hAnsi="Times New Roman"/>
          <w:lang w:eastAsia="x-none"/>
        </w:rPr>
      </w:pPr>
      <w:r w:rsidRPr="008855CF">
        <w:rPr>
          <w:rFonts w:ascii="Times New Roman" w:hAnsi="Times New Roman"/>
          <w:position w:val="-10"/>
          <w:szCs w:val="20"/>
        </w:rPr>
        <w:object w:dxaOrig="1380" w:dyaOrig="340" w14:anchorId="7DC92716">
          <v:shape id="_x0000_i1161" type="#_x0000_t75" style="width:69.6pt;height:17.4pt" o:ole="">
            <v:imagedata r:id="rId1365" o:title=""/>
          </v:shape>
          <o:OLEObject Type="Embed" ProgID="Equation.3" ShapeID="_x0000_i1161" DrawAspect="Content" ObjectID="_1596006210" r:id="rId1369"/>
        </w:object>
      </w:r>
      <w:r w:rsidRPr="008855CF">
        <w:rPr>
          <w:rFonts w:ascii="Times New Roman" w:hAnsi="Times New Roman"/>
          <w:szCs w:val="20"/>
        </w:rPr>
        <w:t xml:space="preserve"> is replaced with </w:t>
      </w:r>
      <w:r w:rsidRPr="008855CF">
        <w:rPr>
          <w:rFonts w:ascii="Times New Roman" w:hAnsi="Times New Roman"/>
          <w:position w:val="-12"/>
          <w:szCs w:val="20"/>
        </w:rPr>
        <w:object w:dxaOrig="999" w:dyaOrig="380" w14:anchorId="28ED7852">
          <v:shape id="_x0000_i1162" type="#_x0000_t75" style="width:49.8pt;height:18.6pt" o:ole="">
            <v:imagedata r:id="rId1367" o:title=""/>
          </v:shape>
          <o:OLEObject Type="Embed" ProgID="Equation.DSMT4" ShapeID="_x0000_i1162" DrawAspect="Content" ObjectID="_1596006211" r:id="rId1370"/>
        </w:object>
      </w:r>
      <w:r w:rsidRPr="008855CF">
        <w:rPr>
          <w:rFonts w:ascii="Times New Roman" w:hAnsi="Times New Roman"/>
          <w:szCs w:val="20"/>
        </w:rPr>
        <w:t>.</w:t>
      </w:r>
    </w:p>
    <w:p w14:paraId="3F5DF008" w14:textId="77777777" w:rsidR="00F728D8" w:rsidRDefault="00F728D8" w:rsidP="00F728D8">
      <w:pPr>
        <w:rPr>
          <w:lang w:eastAsia="x-none"/>
        </w:rPr>
      </w:pPr>
    </w:p>
    <w:p w14:paraId="11CE4A16" w14:textId="77777777" w:rsidR="00F728D8" w:rsidRPr="008855CF" w:rsidRDefault="00F728D8" w:rsidP="00F728D8">
      <w:pPr>
        <w:rPr>
          <w:lang w:eastAsia="x-none"/>
        </w:rPr>
      </w:pPr>
      <w:r w:rsidRPr="008855CF">
        <w:rPr>
          <w:highlight w:val="green"/>
          <w:lang w:eastAsia="x-none"/>
        </w:rPr>
        <w:t>Agreement</w:t>
      </w:r>
    </w:p>
    <w:p w14:paraId="31FCE60A" w14:textId="77777777" w:rsidR="00F728D8" w:rsidRPr="009B6DA2" w:rsidRDefault="00F728D8" w:rsidP="00F728D8">
      <w:pPr>
        <w:rPr>
          <w:rFonts w:eastAsia="SimSun"/>
          <w:lang w:eastAsia="zh-CN"/>
        </w:rPr>
      </w:pPr>
      <w:r w:rsidRPr="009B6DA2">
        <w:rPr>
          <w:rFonts w:hint="eastAsia"/>
        </w:rPr>
        <w:t>--------------------------------</w:t>
      </w:r>
      <w:r w:rsidRPr="009B6DA2">
        <w:rPr>
          <w:rFonts w:eastAsia="SimSun" w:hint="eastAsia"/>
          <w:lang w:eastAsia="zh-CN"/>
        </w:rPr>
        <w:t>------</w:t>
      </w:r>
      <w:r w:rsidRPr="009B6DA2">
        <w:rPr>
          <w:rFonts w:hint="eastAsia"/>
        </w:rPr>
        <w:t>-----------------Start text proposal------------------------</w:t>
      </w:r>
      <w:r w:rsidRPr="009B6DA2">
        <w:rPr>
          <w:rFonts w:eastAsia="SimSun" w:hint="eastAsia"/>
          <w:lang w:eastAsia="zh-CN"/>
        </w:rPr>
        <w:t>-----</w:t>
      </w:r>
      <w:r w:rsidRPr="009B6DA2">
        <w:rPr>
          <w:rFonts w:hint="eastAsia"/>
        </w:rPr>
        <w:t>------------------------------</w:t>
      </w:r>
    </w:p>
    <w:p w14:paraId="4E11E260" w14:textId="77777777" w:rsidR="00F728D8" w:rsidRPr="00E3573A" w:rsidRDefault="00F728D8" w:rsidP="00F728D8">
      <w:pPr>
        <w:rPr>
          <w:rFonts w:eastAsia="SimSun"/>
          <w:lang w:eastAsia="zh-CN"/>
        </w:rPr>
      </w:pPr>
      <w:r w:rsidRPr="00E3573A">
        <w:rPr>
          <w:rFonts w:eastAsia="SimSun" w:hint="eastAsia"/>
        </w:rPr>
        <w:t>38.21</w:t>
      </w:r>
      <w:r w:rsidRPr="00E3573A">
        <w:rPr>
          <w:rFonts w:eastAsia="SimSun" w:hint="eastAsia"/>
          <w:lang w:eastAsia="zh-CN"/>
        </w:rPr>
        <w:t xml:space="preserve">1 </w:t>
      </w:r>
      <w:r w:rsidRPr="00E3573A">
        <w:rPr>
          <w:rFonts w:eastAsia="SimSun" w:hint="eastAsia"/>
        </w:rPr>
        <w:t>v15.0.</w:t>
      </w:r>
      <w:r w:rsidRPr="00E3573A">
        <w:rPr>
          <w:rFonts w:eastAsia="SimSun" w:hint="eastAsia"/>
          <w:lang w:eastAsia="zh-CN"/>
        </w:rPr>
        <w:t>0</w:t>
      </w:r>
    </w:p>
    <w:p w14:paraId="1F26676D" w14:textId="77777777" w:rsidR="00F728D8" w:rsidRPr="009B6DA2" w:rsidRDefault="00F728D8" w:rsidP="00F728D8">
      <w:pPr>
        <w:rPr>
          <w:rFonts w:eastAsia="SimSun"/>
          <w:b/>
        </w:rPr>
      </w:pPr>
      <w:bookmarkStart w:id="667" w:name="_Toc510519371"/>
      <w:r w:rsidRPr="009B6DA2">
        <w:rPr>
          <w:rFonts w:eastAsia="SimSun"/>
          <w:b/>
        </w:rPr>
        <w:t>6.4.1.4.3</w:t>
      </w:r>
      <w:r w:rsidRPr="009B6DA2">
        <w:rPr>
          <w:rFonts w:eastAsia="SimSun"/>
          <w:b/>
        </w:rPr>
        <w:tab/>
        <w:t>Mapping to physical resources</w:t>
      </w:r>
      <w:bookmarkEnd w:id="667"/>
    </w:p>
    <w:p w14:paraId="1F5A7F51" w14:textId="77777777" w:rsidR="00F728D8" w:rsidRPr="009B6DA2" w:rsidRDefault="00F728D8" w:rsidP="00F728D8">
      <w:r w:rsidRPr="009B6DA2">
        <w:rPr>
          <w:iCs/>
        </w:rPr>
        <w:t xml:space="preserve">If </w:t>
      </w:r>
      <w:r w:rsidRPr="009B6DA2">
        <w:rPr>
          <w:rFonts w:eastAsia="MS Mincho" w:cs="Arial"/>
          <w:position w:val="-14"/>
          <w:lang w:val="pt-BR" w:eastAsia="ja-JP"/>
        </w:rPr>
        <w:object w:dxaOrig="980" w:dyaOrig="340" w14:anchorId="392DA90C">
          <v:shape id="_x0000_i1163" type="#_x0000_t75" style="width:48.6pt;height:18pt" o:ole="">
            <v:imagedata r:id="rId1371" o:title=""/>
          </v:shape>
          <o:OLEObject Type="Embed" ProgID="Equation.3" ShapeID="_x0000_i1163" DrawAspect="Content" ObjectID="_1596006212" r:id="rId1372"/>
        </w:object>
      </w:r>
      <w:r w:rsidRPr="009B6DA2">
        <w:rPr>
          <w:rFonts w:eastAsia="MS Mincho" w:cs="Arial"/>
          <w:lang w:val="pt-BR" w:eastAsia="ja-JP"/>
        </w:rPr>
        <w:t xml:space="preserve">, frequency hopping is enabled and </w:t>
      </w:r>
      <w:r w:rsidRPr="009B6DA2">
        <w:t xml:space="preserve">the frequency position indices </w:t>
      </w:r>
      <w:r w:rsidRPr="009B6DA2">
        <w:rPr>
          <w:position w:val="-10"/>
        </w:rPr>
        <w:object w:dxaOrig="260" w:dyaOrig="300" w14:anchorId="27BB013C">
          <v:shape id="_x0000_i1164" type="#_x0000_t75" style="width:12pt;height:15.6pt" o:ole="">
            <v:imagedata r:id="rId1373" o:title=""/>
          </v:shape>
          <o:OLEObject Type="Embed" ProgID="Equation.3" ShapeID="_x0000_i1164" DrawAspect="Content" ObjectID="_1596006213" r:id="rId1374"/>
        </w:object>
      </w:r>
      <w:r w:rsidRPr="009B6DA2">
        <w:t xml:space="preserve"> are defined by</w:t>
      </w:r>
    </w:p>
    <w:p w14:paraId="6DD2FB2C" w14:textId="77777777" w:rsidR="00F728D8" w:rsidRPr="009B6DA2" w:rsidRDefault="00F728D8" w:rsidP="00F728D8">
      <w:pPr>
        <w:pStyle w:val="EQ"/>
        <w:jc w:val="center"/>
      </w:pPr>
      <w:r w:rsidRPr="009B6DA2">
        <w:rPr>
          <w:position w:val="-28"/>
        </w:rPr>
        <w:object w:dxaOrig="4480" w:dyaOrig="660" w14:anchorId="4C2B2666">
          <v:shape id="_x0000_i1165" type="#_x0000_t75" style="width:217.8pt;height:30.6pt" o:ole="">
            <v:imagedata r:id="rId1375" o:title=""/>
          </v:shape>
          <o:OLEObject Type="Embed" ProgID="Equation.3" ShapeID="_x0000_i1165" DrawAspect="Content" ObjectID="_1596006214" r:id="rId1376"/>
        </w:object>
      </w:r>
    </w:p>
    <w:p w14:paraId="51FAC264" w14:textId="4B46AFC1" w:rsidR="00F728D8" w:rsidRPr="009B6DA2" w:rsidRDefault="00F728D8" w:rsidP="00F728D8">
      <w:pPr>
        <w:rPr>
          <w:rFonts w:eastAsia="SimSun" w:cs="Arial"/>
          <w:color w:val="FF0000"/>
          <w:lang w:val="pt-BR" w:eastAsia="zh-CN"/>
        </w:rPr>
      </w:pPr>
      <w:r w:rsidRPr="009B6DA2">
        <w:rPr>
          <w:rFonts w:eastAsia="SimSun" w:hint="eastAsia"/>
          <w:lang w:eastAsia="zh-CN"/>
        </w:rPr>
        <w:t>w</w:t>
      </w:r>
      <w:r w:rsidRPr="009B6DA2">
        <w:t>here</w:t>
      </w:r>
      <w:r w:rsidRPr="009B6DA2">
        <w:rPr>
          <w:rFonts w:eastAsia="SimSun" w:hint="eastAsia"/>
          <w:color w:val="FF0000"/>
          <w:lang w:eastAsia="zh-CN"/>
        </w:rPr>
        <w:t xml:space="preserve"> </w:t>
      </w:r>
      <w:r w:rsidRPr="009B6DA2">
        <w:rPr>
          <w:noProof/>
          <w:color w:val="FF0000"/>
          <w:position w:val="-10"/>
          <w:lang w:eastAsia="en-GB"/>
        </w:rPr>
        <w:drawing>
          <wp:inline distT="0" distB="0" distL="0" distR="0" wp14:anchorId="2E6CFB76" wp14:editId="5AECD8D1">
            <wp:extent cx="190500" cy="190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377"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9B6DA2">
        <w:rPr>
          <w:color w:val="FF0000"/>
          <w:lang w:val="pt-BR" w:eastAsia="ja-JP"/>
        </w:rPr>
        <w:t> </w:t>
      </w:r>
      <w:r w:rsidRPr="009B6DA2">
        <w:rPr>
          <w:color w:val="FF0000"/>
          <w:lang w:eastAsia="ja-JP"/>
        </w:rPr>
        <w:t>is given by Table 6.4.1.4.3-1</w:t>
      </w:r>
      <w:r w:rsidRPr="009B6DA2">
        <w:rPr>
          <w:rFonts w:eastAsia="SimSun" w:hint="eastAsia"/>
          <w:color w:val="FF0000"/>
          <w:lang w:eastAsia="zh-CN"/>
        </w:rPr>
        <w:t>,</w:t>
      </w:r>
    </w:p>
    <w:p w14:paraId="1C005677" w14:textId="77777777" w:rsidR="00F728D8" w:rsidRPr="009B6DA2" w:rsidRDefault="00F728D8" w:rsidP="00F728D8">
      <w:pPr>
        <w:pStyle w:val="EQ"/>
        <w:jc w:val="center"/>
        <w:rPr>
          <w:rFonts w:eastAsia="MS Mincho"/>
          <w:lang w:eastAsia="ja-JP"/>
        </w:rPr>
      </w:pPr>
      <w:r w:rsidRPr="009B6DA2">
        <w:rPr>
          <w:position w:val="-54"/>
          <w:lang w:val="fi-FI"/>
        </w:rPr>
        <w:object w:dxaOrig="6740" w:dyaOrig="1180" w14:anchorId="25F7A0A1">
          <v:shape id="_x0000_i1166" type="#_x0000_t75" style="width:300pt;height:52.8pt" o:ole="">
            <v:imagedata r:id="rId1378" o:title=""/>
          </v:shape>
          <o:OLEObject Type="Embed" ProgID="Equation.3" ShapeID="_x0000_i1166" DrawAspect="Content" ObjectID="_1596006215" r:id="rId1379"/>
        </w:object>
      </w:r>
    </w:p>
    <w:p w14:paraId="5401C86E" w14:textId="77777777" w:rsidR="00F728D8" w:rsidRPr="009B6DA2" w:rsidRDefault="00F728D8" w:rsidP="00F728D8">
      <w:pPr>
        <w:rPr>
          <w:rFonts w:eastAsia="SimSun"/>
          <w:lang w:eastAsia="zh-CN"/>
        </w:rPr>
      </w:pPr>
      <w:r w:rsidRPr="009B6DA2">
        <w:t xml:space="preserve">and where </w:t>
      </w:r>
      <w:r w:rsidRPr="009B6DA2">
        <w:rPr>
          <w:position w:val="-16"/>
          <w:lang w:val="fi-FI"/>
        </w:rPr>
        <w:object w:dxaOrig="760" w:dyaOrig="360" w14:anchorId="27DA1443">
          <v:shape id="_x0000_i1167" type="#_x0000_t75" style="width:35.4pt;height:18pt" o:ole="">
            <v:imagedata r:id="rId1380" o:title=""/>
          </v:shape>
          <o:OLEObject Type="Embed" ProgID="Equation.3" ShapeID="_x0000_i1167" DrawAspect="Content" ObjectID="_1596006216" r:id="rId1381"/>
        </w:object>
      </w:r>
      <w:r w:rsidRPr="009B6DA2">
        <w:t xml:space="preserve"> regardless of the value of </w:t>
      </w:r>
      <w:r w:rsidRPr="009B6DA2">
        <w:rPr>
          <w:rFonts w:eastAsia="MS Mincho" w:cs="Arial"/>
          <w:position w:val="-10"/>
          <w:lang w:val="pt-BR" w:eastAsia="ja-JP"/>
        </w:rPr>
        <w:object w:dxaOrig="300" w:dyaOrig="300" w14:anchorId="744804A9">
          <v:shape id="_x0000_i1168" type="#_x0000_t75" style="width:15.6pt;height:15.6pt" o:ole="">
            <v:imagedata r:id="rId1382" o:title=""/>
          </v:shape>
          <o:OLEObject Type="Embed" ProgID="Equation.3" ShapeID="_x0000_i1168" DrawAspect="Content" ObjectID="_1596006217" r:id="rId1383"/>
        </w:object>
      </w:r>
      <w:r w:rsidRPr="009B6DA2">
        <w:rPr>
          <w:rFonts w:eastAsia="SimSun"/>
          <w:lang w:eastAsia="zh-CN"/>
        </w:rPr>
        <w:t>…</w:t>
      </w:r>
    </w:p>
    <w:p w14:paraId="6372FC73" w14:textId="77777777" w:rsidR="00F728D8" w:rsidRPr="00CD3F65" w:rsidRDefault="00F728D8" w:rsidP="00F728D8">
      <w:pPr>
        <w:rPr>
          <w:rFonts w:eastAsia="SimSun"/>
          <w:lang w:eastAsia="zh-CN"/>
        </w:rPr>
      </w:pPr>
      <w:r w:rsidRPr="009B6DA2">
        <w:rPr>
          <w:rFonts w:hint="eastAsia"/>
        </w:rPr>
        <w:t>---------------------------------------------</w:t>
      </w:r>
      <w:r w:rsidRPr="009B6DA2">
        <w:rPr>
          <w:rFonts w:eastAsia="SimSun" w:hint="eastAsia"/>
          <w:lang w:eastAsia="zh-CN"/>
        </w:rPr>
        <w:t>-----</w:t>
      </w:r>
      <w:r w:rsidRPr="009B6DA2">
        <w:rPr>
          <w:rFonts w:hint="eastAsia"/>
        </w:rPr>
        <w:t>------End text proposal-----------------------</w:t>
      </w:r>
      <w:r w:rsidRPr="009B6DA2">
        <w:rPr>
          <w:rFonts w:eastAsia="SimSun" w:hint="eastAsia"/>
          <w:lang w:eastAsia="zh-CN"/>
        </w:rPr>
        <w:t>-----</w:t>
      </w:r>
      <w:r w:rsidRPr="009B6DA2">
        <w:rPr>
          <w:rFonts w:hint="eastAsia"/>
        </w:rPr>
        <w:t>------------------------------</w:t>
      </w:r>
    </w:p>
    <w:p w14:paraId="4D4BB579" w14:textId="77777777" w:rsidR="00F728D8" w:rsidRDefault="00F728D8" w:rsidP="00F728D8">
      <w:pPr>
        <w:rPr>
          <w:lang w:eastAsia="x-none"/>
        </w:rPr>
      </w:pPr>
    </w:p>
    <w:p w14:paraId="6C7DB9CC" w14:textId="77777777" w:rsidR="00F728D8" w:rsidRPr="008855CF" w:rsidRDefault="00F728D8" w:rsidP="00F728D8">
      <w:pPr>
        <w:rPr>
          <w:lang w:eastAsia="x-none"/>
        </w:rPr>
      </w:pPr>
      <w:r w:rsidRPr="008855CF">
        <w:rPr>
          <w:highlight w:val="green"/>
          <w:lang w:eastAsia="x-none"/>
        </w:rPr>
        <w:t>Agreement</w:t>
      </w:r>
    </w:p>
    <w:p w14:paraId="2E4DB4F5" w14:textId="77777777" w:rsidR="00F728D8" w:rsidRPr="009D3A76" w:rsidRDefault="00F728D8" w:rsidP="00F728D8">
      <w:pPr>
        <w:rPr>
          <w:lang w:eastAsia="x-none"/>
        </w:rPr>
      </w:pPr>
      <w:r w:rsidRPr="009D3A76">
        <w:rPr>
          <w:lang w:eastAsia="x-none"/>
        </w:rPr>
        <w:t>For intra-slot SRS antenna switching, during the gap of Y symbol(s), the same priority rules for SRS and other uplink channels are applicable.</w:t>
      </w:r>
    </w:p>
    <w:p w14:paraId="7623D991" w14:textId="77777777" w:rsidR="00F728D8" w:rsidRDefault="00F728D8" w:rsidP="00F728D8">
      <w:pPr>
        <w:rPr>
          <w:lang w:eastAsia="x-none"/>
        </w:rPr>
      </w:pPr>
    </w:p>
    <w:p w14:paraId="585E8337" w14:textId="77777777" w:rsidR="00F728D8" w:rsidRDefault="00F728D8" w:rsidP="00F728D8">
      <w:pPr>
        <w:rPr>
          <w:lang w:eastAsia="x-none"/>
        </w:rPr>
      </w:pPr>
    </w:p>
    <w:p w14:paraId="3CDCB26B" w14:textId="77777777" w:rsidR="00F728D8" w:rsidRPr="008855CF" w:rsidRDefault="00F728D8" w:rsidP="00F728D8">
      <w:pPr>
        <w:rPr>
          <w:lang w:eastAsia="x-none"/>
        </w:rPr>
      </w:pPr>
      <w:r w:rsidRPr="008855CF">
        <w:rPr>
          <w:highlight w:val="green"/>
          <w:lang w:eastAsia="x-none"/>
        </w:rPr>
        <w:t>Agreement (RRC impact)</w:t>
      </w:r>
    </w:p>
    <w:p w14:paraId="79B579C0" w14:textId="77777777" w:rsidR="00F728D8" w:rsidRPr="009D3A76" w:rsidRDefault="00F728D8" w:rsidP="00F728D8">
      <w:pPr>
        <w:rPr>
          <w:rFonts w:eastAsia="Microsoft YaHei"/>
          <w:iCs/>
          <w:szCs w:val="20"/>
        </w:rPr>
      </w:pPr>
      <w:r w:rsidRPr="009D3A76">
        <w:rPr>
          <w:rFonts w:eastAsia="Microsoft YaHei" w:hint="eastAsia"/>
          <w:iCs/>
          <w:szCs w:val="20"/>
        </w:rPr>
        <w:t>U</w:t>
      </w:r>
      <w:r w:rsidRPr="009D3A76">
        <w:rPr>
          <w:rFonts w:eastAsia="Microsoft YaHei"/>
          <w:iCs/>
          <w:szCs w:val="20"/>
        </w:rPr>
        <w:t xml:space="preserve">p to </w:t>
      </w:r>
      <w:r w:rsidRPr="009D3A76">
        <w:rPr>
          <w:rFonts w:eastAsia="Microsoft YaHei"/>
          <w:i/>
          <w:iCs/>
          <w:szCs w:val="20"/>
        </w:rPr>
        <w:t>maxNrofSRS-TriggerStates</w:t>
      </w:r>
      <w:r w:rsidRPr="009D3A76">
        <w:rPr>
          <w:rFonts w:eastAsia="Microsoft YaHei"/>
          <w:iCs/>
          <w:szCs w:val="20"/>
        </w:rPr>
        <w:t>-1 SRS triggering states can be configured for one SRS resource set.</w:t>
      </w:r>
    </w:p>
    <w:p w14:paraId="420CB482" w14:textId="77777777" w:rsidR="00F728D8" w:rsidRPr="0065799C" w:rsidRDefault="00F728D8" w:rsidP="00017304">
      <w:pPr>
        <w:pStyle w:val="ListParagraph"/>
        <w:numPr>
          <w:ilvl w:val="0"/>
          <w:numId w:val="323"/>
        </w:numPr>
        <w:spacing w:line="276" w:lineRule="auto"/>
      </w:pPr>
      <w:r w:rsidRPr="008855CF">
        <w:rPr>
          <w:rFonts w:eastAsia="Microsoft YaHei"/>
          <w:iCs/>
        </w:rPr>
        <w:t>As part of LS sent to RAN2</w:t>
      </w:r>
    </w:p>
    <w:p w14:paraId="7C75BF82" w14:textId="77777777" w:rsidR="00F728D8" w:rsidRDefault="00F728D8" w:rsidP="00F728D8">
      <w:pPr>
        <w:rPr>
          <w:lang w:eastAsia="x-none"/>
        </w:rPr>
      </w:pPr>
    </w:p>
    <w:p w14:paraId="4C40C7BA" w14:textId="1D534508" w:rsidR="00F728D8" w:rsidRPr="008855CF" w:rsidRDefault="0058452E" w:rsidP="00F728D8">
      <w:pPr>
        <w:rPr>
          <w:b/>
          <w:lang w:eastAsia="x-none"/>
        </w:rPr>
      </w:pPr>
      <w:hyperlink r:id="rId1384" w:history="1">
        <w:r w:rsidR="000F2B08" w:rsidRPr="008855CF">
          <w:rPr>
            <w:rStyle w:val="Hyperlink"/>
            <w:b/>
          </w:rPr>
          <w:t>R1-1807827</w:t>
        </w:r>
      </w:hyperlink>
      <w:r w:rsidR="00F728D8" w:rsidRPr="008855CF">
        <w:rPr>
          <w:b/>
          <w:lang w:eastAsia="x-none"/>
        </w:rPr>
        <w:tab/>
        <w:t>[DRAFT] LS on aperiodic SRS</w:t>
      </w:r>
      <w:r w:rsidR="00F728D8" w:rsidRPr="008855CF">
        <w:rPr>
          <w:b/>
          <w:lang w:eastAsia="x-none"/>
        </w:rPr>
        <w:tab/>
        <w:t>ZTE</w:t>
      </w:r>
    </w:p>
    <w:p w14:paraId="6C3AFAD1" w14:textId="16FD06D3" w:rsidR="00F728D8" w:rsidRPr="000A5F58" w:rsidRDefault="008855CF" w:rsidP="00F728D8">
      <w:pPr>
        <w:rPr>
          <w:b/>
          <w:highlight w:val="green"/>
          <w:lang w:eastAsia="x-none"/>
        </w:rPr>
      </w:pPr>
      <w:r w:rsidRPr="008855CF">
        <w:rPr>
          <w:b/>
          <w:lang w:eastAsia="x-none"/>
        </w:rPr>
        <w:t>Decision:</w:t>
      </w:r>
      <w:r w:rsidRPr="008855CF">
        <w:rPr>
          <w:lang w:eastAsia="x-none"/>
        </w:rPr>
        <w:t xml:space="preserve"> Final </w:t>
      </w:r>
      <w:r w:rsidR="00F728D8" w:rsidRPr="008855CF">
        <w:rPr>
          <w:lang w:eastAsia="x-none"/>
        </w:rPr>
        <w:t xml:space="preserve">LS is </w:t>
      </w:r>
      <w:r>
        <w:rPr>
          <w:highlight w:val="green"/>
          <w:lang w:eastAsia="x-none"/>
        </w:rPr>
        <w:t xml:space="preserve">approved </w:t>
      </w:r>
      <w:r w:rsidR="00F728D8" w:rsidRPr="000A5F58">
        <w:rPr>
          <w:highlight w:val="green"/>
          <w:lang w:eastAsia="x-none"/>
        </w:rPr>
        <w:t xml:space="preserve">in </w:t>
      </w:r>
      <w:hyperlink r:id="rId1385" w:history="1">
        <w:r w:rsidR="000F2B08">
          <w:rPr>
            <w:rStyle w:val="Hyperlink"/>
            <w:highlight w:val="green"/>
            <w:lang w:eastAsia="x-none"/>
          </w:rPr>
          <w:t>R1-1807882</w:t>
        </w:r>
      </w:hyperlink>
    </w:p>
    <w:p w14:paraId="2DB5125F" w14:textId="77777777" w:rsidR="00F728D8" w:rsidRDefault="00F728D8" w:rsidP="00F728D8">
      <w:pPr>
        <w:rPr>
          <w:lang w:eastAsia="x-none"/>
        </w:rPr>
      </w:pPr>
    </w:p>
    <w:p w14:paraId="168E9677" w14:textId="6EA53D23" w:rsidR="00F728D8" w:rsidRDefault="0058452E" w:rsidP="00F728D8">
      <w:pPr>
        <w:rPr>
          <w:lang w:eastAsia="x-none"/>
        </w:rPr>
      </w:pPr>
      <w:hyperlink r:id="rId1386" w:history="1">
        <w:r w:rsidR="000F2B08">
          <w:rPr>
            <w:rStyle w:val="Hyperlink"/>
            <w:lang w:eastAsia="x-none"/>
          </w:rPr>
          <w:t>R1-1805834</w:t>
        </w:r>
      </w:hyperlink>
      <w:r w:rsidR="00F728D8">
        <w:rPr>
          <w:lang w:eastAsia="x-none"/>
        </w:rPr>
        <w:tab/>
        <w:t>Remaining issues on SRS</w:t>
      </w:r>
      <w:r w:rsidR="00F728D8">
        <w:rPr>
          <w:lang w:eastAsia="x-none"/>
        </w:rPr>
        <w:tab/>
        <w:t>ZTE</w:t>
      </w:r>
    </w:p>
    <w:p w14:paraId="772EFF6F" w14:textId="3AF4A71E" w:rsidR="00F728D8" w:rsidRDefault="0058452E" w:rsidP="00F728D8">
      <w:pPr>
        <w:rPr>
          <w:lang w:eastAsia="x-none"/>
        </w:rPr>
      </w:pPr>
      <w:hyperlink r:id="rId1387" w:history="1">
        <w:r w:rsidR="000F2B08">
          <w:rPr>
            <w:rStyle w:val="Hyperlink"/>
            <w:lang w:eastAsia="x-none"/>
          </w:rPr>
          <w:t>R1-1805959</w:t>
        </w:r>
      </w:hyperlink>
      <w:r w:rsidR="00F728D8">
        <w:rPr>
          <w:lang w:eastAsia="x-none"/>
        </w:rPr>
        <w:tab/>
        <w:t>Remaining details of SRS design</w:t>
      </w:r>
      <w:r w:rsidR="00F728D8">
        <w:rPr>
          <w:lang w:eastAsia="x-none"/>
        </w:rPr>
        <w:tab/>
        <w:t>Huawei, HiSilicon</w:t>
      </w:r>
    </w:p>
    <w:p w14:paraId="610A4BF8" w14:textId="1C55071F" w:rsidR="00F728D8" w:rsidRPr="000D60EE" w:rsidRDefault="0058452E" w:rsidP="00F728D8">
      <w:pPr>
        <w:rPr>
          <w:b/>
          <w:lang w:eastAsia="x-none"/>
        </w:rPr>
      </w:pPr>
      <w:hyperlink r:id="rId1388" w:history="1">
        <w:r w:rsidR="000F2B08" w:rsidRPr="000D60EE">
          <w:rPr>
            <w:rStyle w:val="Hyperlink"/>
            <w:b/>
            <w:lang w:eastAsia="x-none"/>
          </w:rPr>
          <w:t>R1-1806052</w:t>
        </w:r>
      </w:hyperlink>
      <w:r w:rsidR="00F728D8" w:rsidRPr="000D60EE">
        <w:rPr>
          <w:b/>
          <w:lang w:eastAsia="x-none"/>
        </w:rPr>
        <w:tab/>
        <w:t>Remaining issues on SRS</w:t>
      </w:r>
      <w:r w:rsidR="00F728D8" w:rsidRPr="000D60EE">
        <w:rPr>
          <w:b/>
          <w:lang w:eastAsia="x-none"/>
        </w:rPr>
        <w:tab/>
        <w:t>vivo</w:t>
      </w:r>
    </w:p>
    <w:p w14:paraId="631152AA" w14:textId="4B112C24" w:rsidR="00F728D8" w:rsidRDefault="0058452E" w:rsidP="00F728D8">
      <w:pPr>
        <w:rPr>
          <w:lang w:eastAsia="x-none"/>
        </w:rPr>
      </w:pPr>
      <w:hyperlink r:id="rId1389" w:history="1">
        <w:r w:rsidR="000F2B08">
          <w:rPr>
            <w:rStyle w:val="Hyperlink"/>
            <w:lang w:eastAsia="x-none"/>
          </w:rPr>
          <w:t>R1-1806227</w:t>
        </w:r>
      </w:hyperlink>
      <w:r w:rsidR="00F728D8">
        <w:rPr>
          <w:lang w:eastAsia="x-none"/>
        </w:rPr>
        <w:tab/>
        <w:t>Remaining issues on SRS</w:t>
      </w:r>
      <w:r w:rsidR="00F728D8">
        <w:rPr>
          <w:lang w:eastAsia="x-none"/>
        </w:rPr>
        <w:tab/>
        <w:t>Ericsson</w:t>
      </w:r>
    </w:p>
    <w:p w14:paraId="2A9D4157" w14:textId="7ABC5222" w:rsidR="00F728D8" w:rsidRDefault="0058452E" w:rsidP="00F728D8">
      <w:pPr>
        <w:rPr>
          <w:lang w:eastAsia="x-none"/>
        </w:rPr>
      </w:pPr>
      <w:hyperlink r:id="rId1390" w:history="1">
        <w:r w:rsidR="000F2B08">
          <w:rPr>
            <w:rStyle w:val="Hyperlink"/>
            <w:lang w:eastAsia="x-none"/>
          </w:rPr>
          <w:t>R1-1806286</w:t>
        </w:r>
      </w:hyperlink>
      <w:r w:rsidR="00F728D8">
        <w:rPr>
          <w:lang w:eastAsia="x-none"/>
        </w:rPr>
        <w:tab/>
        <w:t>Remaining issues on SRS</w:t>
      </w:r>
      <w:r w:rsidR="00F728D8">
        <w:rPr>
          <w:lang w:eastAsia="x-none"/>
        </w:rPr>
        <w:tab/>
        <w:t>CATT</w:t>
      </w:r>
    </w:p>
    <w:p w14:paraId="6DE06A90" w14:textId="6AF4E5A3" w:rsidR="00F728D8" w:rsidRDefault="0058452E" w:rsidP="00F728D8">
      <w:pPr>
        <w:rPr>
          <w:lang w:eastAsia="x-none"/>
        </w:rPr>
      </w:pPr>
      <w:hyperlink r:id="rId1391" w:history="1">
        <w:r w:rsidR="000F2B08">
          <w:rPr>
            <w:rStyle w:val="Hyperlink"/>
            <w:lang w:eastAsia="x-none"/>
          </w:rPr>
          <w:t>R1-1806360</w:t>
        </w:r>
      </w:hyperlink>
      <w:r w:rsidR="00F728D8">
        <w:rPr>
          <w:lang w:eastAsia="x-none"/>
        </w:rPr>
        <w:tab/>
        <w:t>Discussion on remaining issues on SRS</w:t>
      </w:r>
      <w:r w:rsidR="00F728D8">
        <w:rPr>
          <w:lang w:eastAsia="x-none"/>
        </w:rPr>
        <w:tab/>
        <w:t>CMCC</w:t>
      </w:r>
    </w:p>
    <w:p w14:paraId="55650CD9" w14:textId="516CFBC9" w:rsidR="00F728D8" w:rsidRPr="000D60EE" w:rsidRDefault="0058452E" w:rsidP="00F728D8">
      <w:pPr>
        <w:rPr>
          <w:b/>
          <w:lang w:eastAsia="x-none"/>
        </w:rPr>
      </w:pPr>
      <w:hyperlink r:id="rId1392" w:history="1">
        <w:r w:rsidR="000F2B08" w:rsidRPr="000D60EE">
          <w:rPr>
            <w:rStyle w:val="Hyperlink"/>
            <w:b/>
            <w:lang w:eastAsia="x-none"/>
          </w:rPr>
          <w:t>R1-1806513</w:t>
        </w:r>
      </w:hyperlink>
      <w:r w:rsidR="00F728D8" w:rsidRPr="000D60EE">
        <w:rPr>
          <w:b/>
          <w:lang w:eastAsia="x-none"/>
        </w:rPr>
        <w:tab/>
        <w:t>Remaining issues on SRS</w:t>
      </w:r>
      <w:r w:rsidR="00F728D8" w:rsidRPr="000D60EE">
        <w:rPr>
          <w:b/>
          <w:lang w:eastAsia="x-none"/>
        </w:rPr>
        <w:tab/>
        <w:t>Intel Corporation</w:t>
      </w:r>
    </w:p>
    <w:p w14:paraId="20AAC876" w14:textId="31B68CD1" w:rsidR="00F728D8" w:rsidRDefault="0058452E" w:rsidP="00F728D8">
      <w:pPr>
        <w:rPr>
          <w:lang w:eastAsia="x-none"/>
        </w:rPr>
      </w:pPr>
      <w:hyperlink r:id="rId1393" w:history="1">
        <w:r w:rsidR="000F2B08">
          <w:rPr>
            <w:rStyle w:val="Hyperlink"/>
            <w:lang w:eastAsia="x-none"/>
          </w:rPr>
          <w:t>R1-1806564</w:t>
        </w:r>
      </w:hyperlink>
      <w:r w:rsidR="00F728D8">
        <w:rPr>
          <w:lang w:eastAsia="x-none"/>
        </w:rPr>
        <w:tab/>
        <w:t>Remaining issues on SRS</w:t>
      </w:r>
      <w:r w:rsidR="00F728D8">
        <w:rPr>
          <w:lang w:eastAsia="x-none"/>
        </w:rPr>
        <w:tab/>
        <w:t>Sony</w:t>
      </w:r>
    </w:p>
    <w:p w14:paraId="52D9125C" w14:textId="48E65A8B" w:rsidR="00F728D8" w:rsidRDefault="0058452E" w:rsidP="00F728D8">
      <w:pPr>
        <w:rPr>
          <w:lang w:eastAsia="x-none"/>
        </w:rPr>
      </w:pPr>
      <w:hyperlink r:id="rId1394" w:history="1">
        <w:r w:rsidR="000F2B08">
          <w:rPr>
            <w:rStyle w:val="Hyperlink"/>
            <w:lang w:eastAsia="x-none"/>
          </w:rPr>
          <w:t>R1-1806613</w:t>
        </w:r>
      </w:hyperlink>
      <w:r w:rsidR="00F728D8">
        <w:rPr>
          <w:lang w:eastAsia="x-none"/>
        </w:rPr>
        <w:tab/>
        <w:t>Remaining issues on SRS</w:t>
      </w:r>
      <w:r w:rsidR="00F728D8">
        <w:rPr>
          <w:lang w:eastAsia="x-none"/>
        </w:rPr>
        <w:tab/>
        <w:t>LG Electronics</w:t>
      </w:r>
    </w:p>
    <w:p w14:paraId="6CA235CD" w14:textId="4427D72B" w:rsidR="00F728D8" w:rsidRDefault="0058452E" w:rsidP="00F728D8">
      <w:pPr>
        <w:rPr>
          <w:lang w:eastAsia="x-none"/>
        </w:rPr>
      </w:pPr>
      <w:hyperlink r:id="rId1395" w:history="1">
        <w:r w:rsidR="000F2B08">
          <w:rPr>
            <w:rStyle w:val="Hyperlink"/>
            <w:lang w:eastAsia="x-none"/>
          </w:rPr>
          <w:t>R1-1806725</w:t>
        </w:r>
      </w:hyperlink>
      <w:r w:rsidR="00F728D8">
        <w:rPr>
          <w:lang w:eastAsia="x-none"/>
        </w:rPr>
        <w:tab/>
        <w:t>Remaining issues on SRS</w:t>
      </w:r>
      <w:r w:rsidR="00F728D8">
        <w:rPr>
          <w:lang w:eastAsia="x-none"/>
        </w:rPr>
        <w:tab/>
        <w:t>Samsung</w:t>
      </w:r>
    </w:p>
    <w:p w14:paraId="25F6E645" w14:textId="0A5FAAB2" w:rsidR="00F728D8" w:rsidRDefault="0058452E" w:rsidP="00F728D8">
      <w:pPr>
        <w:rPr>
          <w:lang w:eastAsia="x-none"/>
        </w:rPr>
      </w:pPr>
      <w:hyperlink r:id="rId1396" w:history="1">
        <w:r w:rsidR="000F2B08">
          <w:rPr>
            <w:rStyle w:val="Hyperlink"/>
            <w:lang w:eastAsia="x-none"/>
          </w:rPr>
          <w:t>R1-1806791</w:t>
        </w:r>
      </w:hyperlink>
      <w:r w:rsidR="00F728D8">
        <w:rPr>
          <w:lang w:eastAsia="x-none"/>
        </w:rPr>
        <w:tab/>
        <w:t>Remaining issues in SRS</w:t>
      </w:r>
      <w:r w:rsidR="00F728D8">
        <w:rPr>
          <w:lang w:eastAsia="x-none"/>
        </w:rPr>
        <w:tab/>
        <w:t>MediaTek Inc.</w:t>
      </w:r>
    </w:p>
    <w:p w14:paraId="0BECB505" w14:textId="57FA5B79" w:rsidR="00F728D8" w:rsidRDefault="0058452E" w:rsidP="00F728D8">
      <w:pPr>
        <w:rPr>
          <w:lang w:eastAsia="x-none"/>
        </w:rPr>
      </w:pPr>
      <w:hyperlink r:id="rId1397" w:history="1">
        <w:r w:rsidR="000F2B08">
          <w:rPr>
            <w:rStyle w:val="Hyperlink"/>
            <w:lang w:eastAsia="x-none"/>
          </w:rPr>
          <w:t>R1-1806828</w:t>
        </w:r>
      </w:hyperlink>
      <w:r w:rsidR="00F728D8">
        <w:rPr>
          <w:lang w:eastAsia="x-none"/>
        </w:rPr>
        <w:tab/>
        <w:t>Remaining issues on SRS design</w:t>
      </w:r>
      <w:r w:rsidR="00F728D8">
        <w:rPr>
          <w:lang w:eastAsia="x-none"/>
        </w:rPr>
        <w:tab/>
        <w:t>OPPO</w:t>
      </w:r>
    </w:p>
    <w:p w14:paraId="12E92D07" w14:textId="71F7A4FF" w:rsidR="00F728D8" w:rsidRDefault="0058452E" w:rsidP="00F728D8">
      <w:pPr>
        <w:rPr>
          <w:lang w:eastAsia="x-none"/>
        </w:rPr>
      </w:pPr>
      <w:hyperlink r:id="rId1398" w:history="1">
        <w:r w:rsidR="000F2B08">
          <w:rPr>
            <w:rStyle w:val="Hyperlink"/>
            <w:lang w:eastAsia="x-none"/>
          </w:rPr>
          <w:t>R1-1806945</w:t>
        </w:r>
      </w:hyperlink>
      <w:r w:rsidR="00F728D8">
        <w:rPr>
          <w:lang w:eastAsia="x-none"/>
        </w:rPr>
        <w:tab/>
        <w:t>Remaining issues on SRS</w:t>
      </w:r>
      <w:r w:rsidR="00F728D8">
        <w:rPr>
          <w:lang w:eastAsia="x-none"/>
        </w:rPr>
        <w:tab/>
        <w:t>Sharp</w:t>
      </w:r>
    </w:p>
    <w:p w14:paraId="16711F77" w14:textId="5F0AFCA5" w:rsidR="00F728D8" w:rsidRDefault="0058452E" w:rsidP="00F728D8">
      <w:pPr>
        <w:rPr>
          <w:lang w:eastAsia="x-none"/>
        </w:rPr>
      </w:pPr>
      <w:hyperlink r:id="rId1399" w:history="1">
        <w:r w:rsidR="000F2B08">
          <w:rPr>
            <w:rStyle w:val="Hyperlink"/>
            <w:lang w:eastAsia="x-none"/>
          </w:rPr>
          <w:t>R1-1807198</w:t>
        </w:r>
      </w:hyperlink>
      <w:r w:rsidR="00F728D8">
        <w:rPr>
          <w:lang w:eastAsia="x-none"/>
        </w:rPr>
        <w:tab/>
        <w:t>SRS resource configuration for antenna switching</w:t>
      </w:r>
      <w:r w:rsidR="00F728D8">
        <w:rPr>
          <w:lang w:eastAsia="x-none"/>
        </w:rPr>
        <w:tab/>
        <w:t>Nokia, Nokia Shanghai Bell</w:t>
      </w:r>
    </w:p>
    <w:p w14:paraId="0CD0DB5F" w14:textId="277F687A" w:rsidR="00F728D8" w:rsidRDefault="0058452E" w:rsidP="00F728D8">
      <w:pPr>
        <w:rPr>
          <w:lang w:eastAsia="x-none"/>
        </w:rPr>
      </w:pPr>
      <w:hyperlink r:id="rId1400" w:history="1">
        <w:r w:rsidR="000F2B08">
          <w:rPr>
            <w:rStyle w:val="Hyperlink"/>
            <w:lang w:eastAsia="x-none"/>
          </w:rPr>
          <w:t>R1-1807349</w:t>
        </w:r>
      </w:hyperlink>
      <w:r w:rsidR="00F728D8">
        <w:rPr>
          <w:lang w:eastAsia="x-none"/>
        </w:rPr>
        <w:tab/>
        <w:t>Maintenance for SRS</w:t>
      </w:r>
      <w:r w:rsidR="00F728D8">
        <w:rPr>
          <w:lang w:eastAsia="x-none"/>
        </w:rPr>
        <w:tab/>
        <w:t>Qualcomm Incorporated</w:t>
      </w:r>
    </w:p>
    <w:p w14:paraId="437C7566" w14:textId="77777777" w:rsidR="00F728D8" w:rsidRDefault="00F728D8" w:rsidP="0081593A">
      <w:pPr>
        <w:pStyle w:val="Heading5"/>
      </w:pPr>
      <w:bookmarkStart w:id="668" w:name="_Toc516232617"/>
      <w:r w:rsidRPr="004B0D61">
        <w:t>TRS</w:t>
      </w:r>
      <w:bookmarkEnd w:id="668"/>
      <w:r w:rsidRPr="004B0D61">
        <w:t xml:space="preserve"> </w:t>
      </w:r>
    </w:p>
    <w:p w14:paraId="18B09223" w14:textId="3FC2A71E" w:rsidR="00F728D8" w:rsidRPr="00A7118D" w:rsidRDefault="0058452E" w:rsidP="00F728D8">
      <w:pPr>
        <w:rPr>
          <w:lang w:eastAsia="x-none"/>
        </w:rPr>
      </w:pPr>
      <w:hyperlink r:id="rId1401" w:history="1">
        <w:r w:rsidR="000F2B08">
          <w:rPr>
            <w:rStyle w:val="Hyperlink"/>
            <w:b/>
            <w:lang w:eastAsia="x-none"/>
          </w:rPr>
          <w:t>R1-1805808</w:t>
        </w:r>
      </w:hyperlink>
      <w:r w:rsidR="00F728D8" w:rsidRPr="00A7118D">
        <w:rPr>
          <w:lang w:eastAsia="x-none"/>
        </w:rPr>
        <w:tab/>
        <w:t>LS on Removal of csi-RS-for-tracking from TCI-State</w:t>
      </w:r>
      <w:r w:rsidR="00F728D8" w:rsidRPr="00A7118D">
        <w:rPr>
          <w:lang w:eastAsia="x-none"/>
        </w:rPr>
        <w:tab/>
        <w:t>RAN2, ZTE</w:t>
      </w:r>
    </w:p>
    <w:p w14:paraId="48E31883" w14:textId="77777777" w:rsidR="00F728D8" w:rsidRDefault="00F728D8" w:rsidP="00F728D8">
      <w:pPr>
        <w:rPr>
          <w:highlight w:val="yellow"/>
          <w:lang w:eastAsia="x-none"/>
        </w:rPr>
      </w:pPr>
    </w:p>
    <w:p w14:paraId="4B304496" w14:textId="0FBC8231" w:rsidR="00F728D8" w:rsidRPr="000D60EE" w:rsidRDefault="0058452E" w:rsidP="00F728D8">
      <w:pPr>
        <w:rPr>
          <w:b/>
          <w:lang w:eastAsia="x-none"/>
        </w:rPr>
      </w:pPr>
      <w:hyperlink r:id="rId1402" w:history="1">
        <w:r w:rsidR="000F2B08" w:rsidRPr="000D60EE">
          <w:rPr>
            <w:rStyle w:val="Hyperlink"/>
            <w:b/>
          </w:rPr>
          <w:t>R1-1805838</w:t>
        </w:r>
      </w:hyperlink>
      <w:r w:rsidR="00F728D8" w:rsidRPr="000D60EE">
        <w:rPr>
          <w:b/>
          <w:lang w:eastAsia="x-none"/>
        </w:rPr>
        <w:tab/>
        <w:t>[Draft] Reply LS on removal of CSI-RS-for-tracking from TCI-State</w:t>
      </w:r>
      <w:r w:rsidR="00F728D8" w:rsidRPr="000D60EE">
        <w:rPr>
          <w:b/>
          <w:lang w:eastAsia="x-none"/>
        </w:rPr>
        <w:tab/>
        <w:t>ZTE</w:t>
      </w:r>
    </w:p>
    <w:p w14:paraId="15C41705" w14:textId="68FB1E66" w:rsidR="00F728D8" w:rsidRDefault="000D60EE" w:rsidP="00F728D8">
      <w:pPr>
        <w:rPr>
          <w:lang w:eastAsia="x-none"/>
        </w:rPr>
      </w:pPr>
      <w:r w:rsidRPr="008855CF">
        <w:rPr>
          <w:b/>
          <w:lang w:eastAsia="x-none"/>
        </w:rPr>
        <w:t>Decision:</w:t>
      </w:r>
      <w:r w:rsidRPr="008855CF">
        <w:rPr>
          <w:lang w:eastAsia="x-none"/>
        </w:rPr>
        <w:t xml:space="preserve"> Final LS is </w:t>
      </w:r>
      <w:r>
        <w:rPr>
          <w:highlight w:val="green"/>
          <w:lang w:eastAsia="x-none"/>
        </w:rPr>
        <w:t>approved</w:t>
      </w:r>
      <w:r w:rsidR="00F728D8" w:rsidRPr="00545479">
        <w:rPr>
          <w:highlight w:val="green"/>
          <w:lang w:eastAsia="x-none"/>
        </w:rPr>
        <w:t xml:space="preserve"> in </w:t>
      </w:r>
      <w:hyperlink r:id="rId1403" w:history="1">
        <w:r w:rsidR="000F2B08">
          <w:rPr>
            <w:rStyle w:val="Hyperlink"/>
            <w:highlight w:val="green"/>
            <w:lang w:eastAsia="x-none"/>
          </w:rPr>
          <w:t>R1-1807723</w:t>
        </w:r>
      </w:hyperlink>
      <w:r>
        <w:rPr>
          <w:rStyle w:val="Hyperlink"/>
          <w:lang w:eastAsia="x-none"/>
        </w:rPr>
        <w:t>.</w:t>
      </w:r>
    </w:p>
    <w:p w14:paraId="1EB3DD35" w14:textId="77777777" w:rsidR="00F728D8" w:rsidRDefault="00F728D8" w:rsidP="00F728D8">
      <w:pPr>
        <w:rPr>
          <w:lang w:eastAsia="x-none"/>
        </w:rPr>
      </w:pPr>
    </w:p>
    <w:p w14:paraId="7539EB2E" w14:textId="7C9E60EC" w:rsidR="00F728D8" w:rsidRPr="000D60EE" w:rsidRDefault="0058452E" w:rsidP="00F728D8">
      <w:pPr>
        <w:rPr>
          <w:b/>
          <w:lang w:eastAsia="x-none"/>
        </w:rPr>
      </w:pPr>
      <w:hyperlink r:id="rId1404" w:history="1">
        <w:r w:rsidR="000F2B08" w:rsidRPr="000D60EE">
          <w:rPr>
            <w:rStyle w:val="Hyperlink"/>
            <w:b/>
          </w:rPr>
          <w:t>R1-1807668</w:t>
        </w:r>
      </w:hyperlink>
      <w:r w:rsidR="00F728D8" w:rsidRPr="000D60EE">
        <w:rPr>
          <w:b/>
          <w:lang w:eastAsia="x-none"/>
        </w:rPr>
        <w:tab/>
        <w:t>Summary #1 for TRS</w:t>
      </w:r>
      <w:r w:rsidR="00F728D8" w:rsidRPr="000D60EE">
        <w:rPr>
          <w:b/>
          <w:lang w:eastAsia="x-none"/>
        </w:rPr>
        <w:tab/>
        <w:t>MediaTek</w:t>
      </w:r>
    </w:p>
    <w:p w14:paraId="4A003501" w14:textId="77777777" w:rsidR="00F728D8" w:rsidRDefault="00F728D8" w:rsidP="00F728D8">
      <w:pPr>
        <w:rPr>
          <w:lang w:eastAsia="x-none"/>
        </w:rPr>
      </w:pPr>
    </w:p>
    <w:p w14:paraId="04FE336B" w14:textId="77777777" w:rsidR="00F728D8" w:rsidRPr="000D60EE" w:rsidRDefault="00F728D8" w:rsidP="00F728D8">
      <w:pPr>
        <w:rPr>
          <w:lang w:eastAsia="x-none"/>
        </w:rPr>
      </w:pPr>
      <w:r w:rsidRPr="000D60EE">
        <w:rPr>
          <w:highlight w:val="green"/>
          <w:lang w:eastAsia="x-none"/>
        </w:rPr>
        <w:t>Agreement</w:t>
      </w:r>
    </w:p>
    <w:p w14:paraId="2707515C" w14:textId="77777777" w:rsidR="00F728D8" w:rsidRPr="007363BE" w:rsidRDefault="00F728D8" w:rsidP="00F728D8">
      <w:pPr>
        <w:rPr>
          <w:lang w:eastAsia="x-none"/>
        </w:rPr>
      </w:pPr>
      <w:r w:rsidRPr="007363BE">
        <w:rPr>
          <w:lang w:eastAsia="x-none"/>
        </w:rPr>
        <w:t>Aperiodic TRS is supported for FR1 as a UE optional feature capability with separate FR1/FR2 indication</w:t>
      </w:r>
    </w:p>
    <w:p w14:paraId="5EC906D2" w14:textId="77777777" w:rsidR="00F728D8" w:rsidRPr="007363BE" w:rsidRDefault="00F728D8" w:rsidP="00017304">
      <w:pPr>
        <w:numPr>
          <w:ilvl w:val="1"/>
          <w:numId w:val="324"/>
        </w:numPr>
        <w:rPr>
          <w:lang w:eastAsia="x-none"/>
        </w:rPr>
      </w:pPr>
      <w:r w:rsidRPr="007363BE">
        <w:rPr>
          <w:lang w:eastAsia="x-none"/>
        </w:rPr>
        <w:t>There are no additional specification details introduced to the existing FR2 design</w:t>
      </w:r>
    </w:p>
    <w:p w14:paraId="61177C4E" w14:textId="77777777" w:rsidR="00F728D8" w:rsidRPr="007363BE" w:rsidRDefault="00F728D8" w:rsidP="00F728D8">
      <w:pPr>
        <w:rPr>
          <w:lang w:eastAsia="x-none"/>
        </w:rPr>
      </w:pPr>
      <w:r w:rsidRPr="007363BE">
        <w:rPr>
          <w:lang w:eastAsia="x-none"/>
        </w:rPr>
        <w:t>Note: MediaTek has concerns on the usefulness of this feature for FR1</w:t>
      </w:r>
    </w:p>
    <w:p w14:paraId="5D08AA41" w14:textId="77777777" w:rsidR="00F728D8" w:rsidRPr="004B4C81" w:rsidRDefault="00F728D8" w:rsidP="00F728D8">
      <w:pPr>
        <w:rPr>
          <w:lang w:eastAsia="x-none"/>
        </w:rPr>
      </w:pPr>
    </w:p>
    <w:p w14:paraId="30786B5D" w14:textId="77777777" w:rsidR="00F728D8" w:rsidRDefault="00F728D8" w:rsidP="00F728D8">
      <w:pPr>
        <w:rPr>
          <w:lang w:eastAsia="x-none"/>
        </w:rPr>
      </w:pPr>
    </w:p>
    <w:p w14:paraId="16BB89E8" w14:textId="239253CF" w:rsidR="00F728D8" w:rsidRPr="000D60EE" w:rsidRDefault="0058452E" w:rsidP="00F728D8">
      <w:pPr>
        <w:rPr>
          <w:b/>
          <w:lang w:eastAsia="x-none"/>
        </w:rPr>
      </w:pPr>
      <w:hyperlink r:id="rId1405" w:history="1">
        <w:r w:rsidR="000F2B08" w:rsidRPr="000D60EE">
          <w:rPr>
            <w:rStyle w:val="Hyperlink"/>
            <w:b/>
          </w:rPr>
          <w:t>R1-1807798</w:t>
        </w:r>
      </w:hyperlink>
      <w:r w:rsidR="00F728D8" w:rsidRPr="000D60EE">
        <w:rPr>
          <w:b/>
          <w:lang w:eastAsia="x-none"/>
        </w:rPr>
        <w:tab/>
        <w:t>Summary #2 for TRS</w:t>
      </w:r>
      <w:r w:rsidR="00F728D8" w:rsidRPr="000D60EE">
        <w:rPr>
          <w:b/>
          <w:lang w:eastAsia="x-none"/>
        </w:rPr>
        <w:tab/>
        <w:t>MediaTek</w:t>
      </w:r>
    </w:p>
    <w:p w14:paraId="33A648D2" w14:textId="77777777" w:rsidR="00F728D8" w:rsidRDefault="00F728D8" w:rsidP="00F728D8">
      <w:pPr>
        <w:rPr>
          <w:lang w:eastAsia="x-none"/>
        </w:rPr>
      </w:pPr>
    </w:p>
    <w:p w14:paraId="0D447B55" w14:textId="77777777" w:rsidR="00F728D8" w:rsidRPr="00B07B37" w:rsidRDefault="00F728D8" w:rsidP="00F728D8">
      <w:pPr>
        <w:rPr>
          <w:szCs w:val="18"/>
        </w:rPr>
      </w:pPr>
      <w:r w:rsidRPr="00B07B37">
        <w:rPr>
          <w:szCs w:val="18"/>
          <w:highlight w:val="green"/>
        </w:rPr>
        <w:t>Agreement</w:t>
      </w:r>
    </w:p>
    <w:p w14:paraId="173C1398" w14:textId="77777777" w:rsidR="00F728D8" w:rsidRPr="00B07B37" w:rsidRDefault="00F728D8" w:rsidP="00F728D8">
      <w:pPr>
        <w:rPr>
          <w:szCs w:val="18"/>
          <w:lang w:eastAsia="x-none"/>
        </w:rPr>
      </w:pPr>
      <w:r w:rsidRPr="00B07B37">
        <w:rPr>
          <w:szCs w:val="18"/>
        </w:rPr>
        <w:t xml:space="preserve">A UE is not expected to be configured with </w:t>
      </w:r>
      <w:r w:rsidRPr="00B07B37">
        <w:rPr>
          <w:i/>
          <w:szCs w:val="18"/>
        </w:rPr>
        <w:t>CSI-ReportConfig</w:t>
      </w:r>
      <w:r w:rsidRPr="00B07B37">
        <w:rPr>
          <w:szCs w:val="18"/>
        </w:rPr>
        <w:t xml:space="preserve"> with the higher layer parameter </w:t>
      </w:r>
      <w:r w:rsidRPr="00B07B37">
        <w:rPr>
          <w:i/>
          <w:szCs w:val="18"/>
        </w:rPr>
        <w:t>reportQuantity</w:t>
      </w:r>
      <w:r w:rsidRPr="00B07B37">
        <w:rPr>
          <w:szCs w:val="18"/>
        </w:rPr>
        <w:t xml:space="preserve"> set to other than ‘none’ for aperiodic CSI-RS resource set configured with TRS info</w:t>
      </w:r>
    </w:p>
    <w:p w14:paraId="76C86C08" w14:textId="77777777" w:rsidR="00F728D8" w:rsidRDefault="00F728D8" w:rsidP="00F728D8">
      <w:pPr>
        <w:rPr>
          <w:lang w:eastAsia="x-none"/>
        </w:rPr>
      </w:pPr>
    </w:p>
    <w:p w14:paraId="01E5697E" w14:textId="77777777" w:rsidR="00F728D8" w:rsidRPr="001330F0" w:rsidRDefault="00F728D8" w:rsidP="00F728D8">
      <w:pPr>
        <w:rPr>
          <w:lang w:eastAsia="x-none"/>
        </w:rPr>
      </w:pPr>
      <w:r w:rsidRPr="001330F0">
        <w:rPr>
          <w:highlight w:val="green"/>
          <w:lang w:eastAsia="x-none"/>
        </w:rPr>
        <w:t>Agreement</w:t>
      </w:r>
    </w:p>
    <w:p w14:paraId="590CC08B" w14:textId="77777777" w:rsidR="00F728D8" w:rsidRPr="001330F0" w:rsidRDefault="00F728D8" w:rsidP="00017304">
      <w:pPr>
        <w:pStyle w:val="ListParagraph"/>
        <w:numPr>
          <w:ilvl w:val="1"/>
          <w:numId w:val="324"/>
        </w:numPr>
      </w:pPr>
      <w:r w:rsidRPr="001330F0">
        <w:t>CSI-RS resource set with TRS info configured with periodic CSI-RS resources has no linkage to any of the reporting settings</w:t>
      </w:r>
    </w:p>
    <w:p w14:paraId="0B2EDEF2" w14:textId="77777777" w:rsidR="00F728D8" w:rsidRDefault="00F728D8" w:rsidP="00F728D8">
      <w:pPr>
        <w:rPr>
          <w:szCs w:val="20"/>
          <w:lang w:eastAsia="x-none"/>
        </w:rPr>
      </w:pPr>
    </w:p>
    <w:p w14:paraId="202BA82F" w14:textId="77777777" w:rsidR="00F728D8" w:rsidRPr="003A0874" w:rsidRDefault="00F728D8" w:rsidP="00F728D8">
      <w:pPr>
        <w:jc w:val="both"/>
        <w:rPr>
          <w:rFonts w:ascii="Times New Roman" w:hAnsi="Times New Roman"/>
          <w:szCs w:val="20"/>
        </w:rPr>
      </w:pPr>
      <w:r w:rsidRPr="003A0874">
        <w:rPr>
          <w:rFonts w:ascii="Times New Roman" w:hAnsi="Times New Roman"/>
          <w:szCs w:val="20"/>
          <w:highlight w:val="green"/>
        </w:rPr>
        <w:t>Agreement</w:t>
      </w:r>
    </w:p>
    <w:p w14:paraId="45DFC461" w14:textId="77777777" w:rsidR="00F728D8" w:rsidRPr="00A35A7B" w:rsidRDefault="00F728D8" w:rsidP="00F728D8">
      <w:pPr>
        <w:jc w:val="both"/>
        <w:rPr>
          <w:b/>
          <w:szCs w:val="20"/>
        </w:rPr>
      </w:pPr>
      <w:r w:rsidRPr="00A35A7B">
        <w:rPr>
          <w:b/>
          <w:szCs w:val="20"/>
        </w:rPr>
        <w:t>Text Proposal for 5.1.6.1.1 38.214:</w:t>
      </w:r>
    </w:p>
    <w:p w14:paraId="347D84A5" w14:textId="77777777" w:rsidR="00F728D8" w:rsidRPr="003A76F3" w:rsidRDefault="00F728D8" w:rsidP="00F728D8">
      <w:pPr>
        <w:jc w:val="both"/>
        <w:rPr>
          <w:rFonts w:ascii="Times New Roman" w:hAnsi="Times New Roman"/>
          <w:szCs w:val="20"/>
        </w:rPr>
      </w:pPr>
      <w:r w:rsidRPr="003A76F3">
        <w:rPr>
          <w:rFonts w:ascii="Times New Roman" w:hAnsi="Times New Roman"/>
          <w:szCs w:val="20"/>
        </w:rPr>
        <w:t xml:space="preserve">For the aperiodic CSI-RS resource set if triggered, and if the associated periodic CSI-RS resource set is configured with </w:t>
      </w:r>
      <w:r w:rsidRPr="003A76F3">
        <w:rPr>
          <w:rFonts w:ascii="Times New Roman" w:hAnsi="Times New Roman"/>
          <w:color w:val="000000"/>
          <w:szCs w:val="20"/>
        </w:rPr>
        <w:t xml:space="preserve">four periodic CSI-RS resources with two consecutive slots with two periodic CSI-RS resources in each slot, the higher layer parameter </w:t>
      </w:r>
      <w:r w:rsidRPr="003A76F3">
        <w:rPr>
          <w:rFonts w:ascii="Times New Roman" w:hAnsi="Times New Roman"/>
          <w:i/>
          <w:szCs w:val="20"/>
        </w:rPr>
        <w:t xml:space="preserve">aperiodicTriggeringOffset </w:t>
      </w:r>
      <w:r w:rsidRPr="003A76F3">
        <w:rPr>
          <w:rFonts w:ascii="Times New Roman" w:hAnsi="Times New Roman"/>
          <w:szCs w:val="20"/>
        </w:rPr>
        <w:t xml:space="preserve">indicates the triggering offset for the first slot. </w:t>
      </w:r>
    </w:p>
    <w:p w14:paraId="4E568BC0" w14:textId="77777777" w:rsidR="00F728D8" w:rsidRDefault="00F728D8" w:rsidP="00F728D8">
      <w:pPr>
        <w:rPr>
          <w:szCs w:val="20"/>
          <w:lang w:eastAsia="x-none"/>
        </w:rPr>
      </w:pPr>
    </w:p>
    <w:p w14:paraId="693C2E79" w14:textId="77777777" w:rsidR="00F728D8" w:rsidRPr="003A0874" w:rsidRDefault="00F728D8" w:rsidP="00F728D8">
      <w:pPr>
        <w:rPr>
          <w:szCs w:val="18"/>
          <w:lang w:eastAsia="x-none"/>
        </w:rPr>
      </w:pPr>
      <w:r w:rsidRPr="003A0874">
        <w:rPr>
          <w:szCs w:val="18"/>
          <w:highlight w:val="green"/>
          <w:lang w:eastAsia="x-none"/>
        </w:rPr>
        <w:t>Agreement</w:t>
      </w:r>
    </w:p>
    <w:p w14:paraId="44CFBD1C" w14:textId="77777777" w:rsidR="00F728D8" w:rsidRPr="0065799C" w:rsidRDefault="00F728D8" w:rsidP="00017304">
      <w:pPr>
        <w:widowControl w:val="0"/>
        <w:numPr>
          <w:ilvl w:val="0"/>
          <w:numId w:val="218"/>
        </w:numPr>
        <w:rPr>
          <w:szCs w:val="18"/>
        </w:rPr>
      </w:pPr>
      <w:r w:rsidRPr="00A35A7B">
        <w:rPr>
          <w:szCs w:val="18"/>
        </w:rPr>
        <w:t>P</w:t>
      </w:r>
      <w:r w:rsidRPr="00A35A7B">
        <w:rPr>
          <w:color w:val="000000"/>
          <w:szCs w:val="18"/>
        </w:rPr>
        <w:t xml:space="preserve">eriodic CSI-RS resource in one set and aperiodic CSI-RS resources in a second set, with the aperiodic CSI-RS and periodic CSI-RS resource having </w:t>
      </w:r>
      <w:r w:rsidRPr="00A35A7B">
        <w:rPr>
          <w:color w:val="FF0000"/>
          <w:szCs w:val="18"/>
        </w:rPr>
        <w:t>the same bandwidth (with same RB location)</w:t>
      </w:r>
      <w:r w:rsidRPr="00A35A7B">
        <w:rPr>
          <w:color w:val="000000"/>
          <w:szCs w:val="18"/>
        </w:rPr>
        <w:t xml:space="preserve"> and the aperiodic CSI-RS being ‘QCL-Type-A’ and ‘QCL-TypeD’, where applicable, with the periodic CSI-RS resources</w:t>
      </w:r>
    </w:p>
    <w:p w14:paraId="7096BD40" w14:textId="77777777" w:rsidR="00F728D8" w:rsidRPr="00A35A7B" w:rsidRDefault="00F728D8" w:rsidP="00017304">
      <w:pPr>
        <w:widowControl w:val="0"/>
        <w:numPr>
          <w:ilvl w:val="0"/>
          <w:numId w:val="218"/>
        </w:numPr>
        <w:rPr>
          <w:szCs w:val="18"/>
        </w:rPr>
      </w:pPr>
      <w:r>
        <w:rPr>
          <w:szCs w:val="18"/>
        </w:rPr>
        <w:t>Note: Huawei has concerns on the UE complexity due to lack of restriction on subcarrier location but for the progress of NR completion, will accept the above compromise</w:t>
      </w:r>
    </w:p>
    <w:p w14:paraId="61E73789" w14:textId="77777777" w:rsidR="00F728D8" w:rsidRPr="003A0874" w:rsidRDefault="00F728D8" w:rsidP="00F728D8">
      <w:pPr>
        <w:widowControl w:val="0"/>
        <w:rPr>
          <w:szCs w:val="18"/>
        </w:rPr>
      </w:pPr>
    </w:p>
    <w:p w14:paraId="7E4A6333" w14:textId="77777777" w:rsidR="00F728D8" w:rsidRPr="003A0874" w:rsidRDefault="00F728D8" w:rsidP="00F728D8">
      <w:pPr>
        <w:rPr>
          <w:szCs w:val="18"/>
          <w:highlight w:val="yellow"/>
          <w:lang w:eastAsia="x-none"/>
        </w:rPr>
      </w:pPr>
    </w:p>
    <w:p w14:paraId="06CC92F8" w14:textId="6576938B" w:rsidR="00F728D8" w:rsidRDefault="0058452E" w:rsidP="00F728D8">
      <w:pPr>
        <w:rPr>
          <w:lang w:eastAsia="x-none"/>
        </w:rPr>
      </w:pPr>
      <w:hyperlink r:id="rId1406" w:history="1">
        <w:r w:rsidR="000F2B08">
          <w:rPr>
            <w:rStyle w:val="Hyperlink"/>
            <w:lang w:eastAsia="x-none"/>
          </w:rPr>
          <w:t>R1-1805835</w:t>
        </w:r>
      </w:hyperlink>
      <w:r w:rsidR="00F728D8">
        <w:rPr>
          <w:lang w:eastAsia="x-none"/>
        </w:rPr>
        <w:tab/>
        <w:t>Remaining issues on TRS</w:t>
      </w:r>
      <w:r w:rsidR="00F728D8">
        <w:rPr>
          <w:lang w:eastAsia="x-none"/>
        </w:rPr>
        <w:tab/>
        <w:t>ZTE</w:t>
      </w:r>
    </w:p>
    <w:p w14:paraId="712ED5E2" w14:textId="0C78F692" w:rsidR="00F728D8" w:rsidRDefault="0058452E" w:rsidP="00F728D8">
      <w:pPr>
        <w:rPr>
          <w:lang w:eastAsia="x-none"/>
        </w:rPr>
      </w:pPr>
      <w:hyperlink r:id="rId1407" w:history="1">
        <w:r w:rsidR="000F2B08">
          <w:rPr>
            <w:rStyle w:val="Hyperlink"/>
            <w:lang w:eastAsia="x-none"/>
          </w:rPr>
          <w:t>R1-1805962</w:t>
        </w:r>
      </w:hyperlink>
      <w:r w:rsidR="00F728D8">
        <w:rPr>
          <w:lang w:eastAsia="x-none"/>
        </w:rPr>
        <w:tab/>
        <w:t>Further discussion on introducing aperiodic TRS</w:t>
      </w:r>
      <w:r w:rsidR="00F728D8">
        <w:rPr>
          <w:lang w:eastAsia="x-none"/>
        </w:rPr>
        <w:tab/>
        <w:t>Huawei, HiSilicon</w:t>
      </w:r>
    </w:p>
    <w:p w14:paraId="2CD03C3C" w14:textId="4787CD1D" w:rsidR="00F728D8" w:rsidRDefault="0058452E" w:rsidP="00F728D8">
      <w:pPr>
        <w:rPr>
          <w:lang w:eastAsia="x-none"/>
        </w:rPr>
      </w:pPr>
      <w:hyperlink r:id="rId1408" w:history="1">
        <w:r w:rsidR="000F2B08">
          <w:rPr>
            <w:rStyle w:val="Hyperlink"/>
            <w:lang w:eastAsia="x-none"/>
          </w:rPr>
          <w:t>R1-1806053</w:t>
        </w:r>
      </w:hyperlink>
      <w:r w:rsidR="00F728D8">
        <w:rPr>
          <w:lang w:eastAsia="x-none"/>
        </w:rPr>
        <w:tab/>
        <w:t>Remaining issues on TRS</w:t>
      </w:r>
      <w:r w:rsidR="00F728D8">
        <w:rPr>
          <w:lang w:eastAsia="x-none"/>
        </w:rPr>
        <w:tab/>
        <w:t>vivo</w:t>
      </w:r>
    </w:p>
    <w:p w14:paraId="4BA38A76" w14:textId="74DFBF8D" w:rsidR="00F728D8" w:rsidRDefault="0058452E" w:rsidP="00F728D8">
      <w:pPr>
        <w:rPr>
          <w:lang w:eastAsia="x-none"/>
        </w:rPr>
      </w:pPr>
      <w:hyperlink r:id="rId1409" w:history="1">
        <w:r w:rsidR="000F2B08">
          <w:rPr>
            <w:rStyle w:val="Hyperlink"/>
            <w:lang w:eastAsia="x-none"/>
          </w:rPr>
          <w:t>R1-1806228</w:t>
        </w:r>
      </w:hyperlink>
      <w:r w:rsidR="00F728D8">
        <w:rPr>
          <w:lang w:eastAsia="x-none"/>
        </w:rPr>
        <w:tab/>
        <w:t>Remaining issues on TRS</w:t>
      </w:r>
      <w:r w:rsidR="00F728D8">
        <w:rPr>
          <w:lang w:eastAsia="x-none"/>
        </w:rPr>
        <w:tab/>
        <w:t>Ericsson</w:t>
      </w:r>
    </w:p>
    <w:p w14:paraId="5C03A157" w14:textId="0A4C97C2" w:rsidR="00F728D8" w:rsidRDefault="0058452E" w:rsidP="00F728D8">
      <w:pPr>
        <w:rPr>
          <w:lang w:eastAsia="x-none"/>
        </w:rPr>
      </w:pPr>
      <w:hyperlink r:id="rId1410" w:history="1">
        <w:r w:rsidR="000F2B08">
          <w:rPr>
            <w:rStyle w:val="Hyperlink"/>
            <w:lang w:eastAsia="x-none"/>
          </w:rPr>
          <w:t>R1-1806398</w:t>
        </w:r>
      </w:hyperlink>
      <w:r w:rsidR="00F728D8">
        <w:rPr>
          <w:lang w:eastAsia="x-none"/>
        </w:rPr>
        <w:tab/>
        <w:t>Remaining issues on TRS</w:t>
      </w:r>
      <w:r w:rsidR="00F728D8">
        <w:rPr>
          <w:lang w:eastAsia="x-none"/>
        </w:rPr>
        <w:tab/>
        <w:t>Spreadtrum Communications</w:t>
      </w:r>
    </w:p>
    <w:p w14:paraId="12516398" w14:textId="0D877C76" w:rsidR="00F728D8" w:rsidRDefault="0058452E" w:rsidP="00F728D8">
      <w:pPr>
        <w:rPr>
          <w:lang w:eastAsia="x-none"/>
        </w:rPr>
      </w:pPr>
      <w:hyperlink r:id="rId1411" w:history="1">
        <w:r w:rsidR="000F2B08">
          <w:rPr>
            <w:rStyle w:val="Hyperlink"/>
            <w:lang w:eastAsia="x-none"/>
          </w:rPr>
          <w:t>R1-1806514</w:t>
        </w:r>
      </w:hyperlink>
      <w:r w:rsidR="00F728D8">
        <w:rPr>
          <w:lang w:eastAsia="x-none"/>
        </w:rPr>
        <w:tab/>
        <w:t>Remaining Issues on TRS</w:t>
      </w:r>
      <w:r w:rsidR="00F728D8">
        <w:rPr>
          <w:lang w:eastAsia="x-none"/>
        </w:rPr>
        <w:tab/>
        <w:t>Intel Corporation</w:t>
      </w:r>
    </w:p>
    <w:p w14:paraId="576681A7" w14:textId="7AA5E731" w:rsidR="00F728D8" w:rsidRDefault="0058452E" w:rsidP="00F728D8">
      <w:pPr>
        <w:rPr>
          <w:lang w:eastAsia="x-none"/>
        </w:rPr>
      </w:pPr>
      <w:hyperlink r:id="rId1412" w:history="1">
        <w:r w:rsidR="000F2B08">
          <w:rPr>
            <w:rStyle w:val="Hyperlink"/>
            <w:lang w:eastAsia="x-none"/>
          </w:rPr>
          <w:t>R1-1806614</w:t>
        </w:r>
      </w:hyperlink>
      <w:r w:rsidR="00F728D8">
        <w:rPr>
          <w:lang w:eastAsia="x-none"/>
        </w:rPr>
        <w:tab/>
        <w:t>Text proposals on TRS</w:t>
      </w:r>
      <w:r w:rsidR="00F728D8">
        <w:rPr>
          <w:lang w:eastAsia="x-none"/>
        </w:rPr>
        <w:tab/>
        <w:t>LG Electronics</w:t>
      </w:r>
    </w:p>
    <w:p w14:paraId="1288CFCB" w14:textId="7D58E917" w:rsidR="00F728D8" w:rsidRDefault="0058452E" w:rsidP="00F728D8">
      <w:pPr>
        <w:rPr>
          <w:lang w:eastAsia="x-none"/>
        </w:rPr>
      </w:pPr>
      <w:hyperlink r:id="rId1413" w:history="1">
        <w:r w:rsidR="000F2B08">
          <w:rPr>
            <w:rStyle w:val="Hyperlink"/>
            <w:lang w:eastAsia="x-none"/>
          </w:rPr>
          <w:t>R1-1806726</w:t>
        </w:r>
      </w:hyperlink>
      <w:r w:rsidR="00F728D8">
        <w:rPr>
          <w:lang w:eastAsia="x-none"/>
        </w:rPr>
        <w:tab/>
        <w:t>Remaining issues on TRS</w:t>
      </w:r>
      <w:r w:rsidR="00F728D8">
        <w:rPr>
          <w:lang w:eastAsia="x-none"/>
        </w:rPr>
        <w:tab/>
        <w:t>Samsung</w:t>
      </w:r>
    </w:p>
    <w:p w14:paraId="25985658" w14:textId="5BE85DA2" w:rsidR="00F728D8" w:rsidRDefault="0058452E" w:rsidP="00F728D8">
      <w:pPr>
        <w:rPr>
          <w:lang w:eastAsia="x-none"/>
        </w:rPr>
      </w:pPr>
      <w:hyperlink r:id="rId1414" w:history="1">
        <w:r w:rsidR="000F2B08">
          <w:rPr>
            <w:rStyle w:val="Hyperlink"/>
            <w:lang w:eastAsia="x-none"/>
          </w:rPr>
          <w:t>R1-1806806</w:t>
        </w:r>
      </w:hyperlink>
      <w:r w:rsidR="00F728D8">
        <w:rPr>
          <w:lang w:eastAsia="x-none"/>
        </w:rPr>
        <w:tab/>
        <w:t>Remaining issues on TRS</w:t>
      </w:r>
      <w:r w:rsidR="00F728D8">
        <w:rPr>
          <w:lang w:eastAsia="x-none"/>
        </w:rPr>
        <w:tab/>
        <w:t>MediaTek Inc.</w:t>
      </w:r>
    </w:p>
    <w:p w14:paraId="60353F44" w14:textId="09B99557" w:rsidR="00F728D8" w:rsidRDefault="0058452E" w:rsidP="00F728D8">
      <w:pPr>
        <w:rPr>
          <w:lang w:eastAsia="x-none"/>
        </w:rPr>
      </w:pPr>
      <w:hyperlink r:id="rId1415" w:history="1">
        <w:r w:rsidR="000F2B08">
          <w:rPr>
            <w:rStyle w:val="Hyperlink"/>
            <w:lang w:eastAsia="x-none"/>
          </w:rPr>
          <w:t>R1-1806843</w:t>
        </w:r>
      </w:hyperlink>
      <w:r w:rsidR="00F728D8">
        <w:rPr>
          <w:lang w:eastAsia="x-none"/>
        </w:rPr>
        <w:tab/>
        <w:t>Remaining Issues and Text Proposal for TRS</w:t>
      </w:r>
      <w:r w:rsidR="00F728D8">
        <w:rPr>
          <w:lang w:eastAsia="x-none"/>
        </w:rPr>
        <w:tab/>
        <w:t>OPPO</w:t>
      </w:r>
    </w:p>
    <w:p w14:paraId="75C8F09C" w14:textId="746D9DEF" w:rsidR="00F728D8" w:rsidRPr="00AD3A67" w:rsidRDefault="0058452E" w:rsidP="00F728D8">
      <w:pPr>
        <w:rPr>
          <w:color w:val="BFBFBF"/>
          <w:lang w:eastAsia="x-none"/>
        </w:rPr>
      </w:pPr>
      <w:hyperlink r:id="rId1416" w:history="1">
        <w:r w:rsidR="000F2B08">
          <w:rPr>
            <w:rStyle w:val="Hyperlink"/>
            <w:lang w:eastAsia="x-none"/>
          </w:rPr>
          <w:t>R1-1807199</w:t>
        </w:r>
      </w:hyperlink>
      <w:r w:rsidR="00F728D8" w:rsidRPr="00AD3A67">
        <w:rPr>
          <w:color w:val="BFBFBF"/>
          <w:lang w:eastAsia="x-none"/>
        </w:rPr>
        <w:tab/>
        <w:t>Remaining details of TRS design</w:t>
      </w:r>
      <w:r w:rsidR="00F728D8" w:rsidRPr="00AD3A67">
        <w:rPr>
          <w:color w:val="BFBFBF"/>
          <w:lang w:eastAsia="x-none"/>
        </w:rPr>
        <w:tab/>
        <w:t>Nokia, Nokia Shanghai Bell</w:t>
      </w:r>
    </w:p>
    <w:p w14:paraId="38C399DE" w14:textId="77777777" w:rsidR="00F728D8" w:rsidRPr="00AD3A67" w:rsidRDefault="00F728D8" w:rsidP="00F728D8">
      <w:pPr>
        <w:rPr>
          <w:color w:val="BFBFBF"/>
          <w:lang w:eastAsia="x-none"/>
        </w:rPr>
      </w:pPr>
      <w:r w:rsidRPr="00AD3A67">
        <w:rPr>
          <w:color w:val="BFBFBF"/>
          <w:lang w:eastAsia="x-none"/>
        </w:rPr>
        <w:t>Withdrawn</w:t>
      </w:r>
    </w:p>
    <w:p w14:paraId="42F2A39A" w14:textId="0318FBA4" w:rsidR="00F728D8" w:rsidRDefault="0058452E" w:rsidP="00F728D8">
      <w:pPr>
        <w:rPr>
          <w:lang w:eastAsia="x-none"/>
        </w:rPr>
      </w:pPr>
      <w:hyperlink r:id="rId1417" w:history="1">
        <w:r w:rsidR="000F2B08">
          <w:rPr>
            <w:rStyle w:val="Hyperlink"/>
            <w:lang w:eastAsia="x-none"/>
          </w:rPr>
          <w:t>R1-1807350</w:t>
        </w:r>
      </w:hyperlink>
      <w:r w:rsidR="00F728D8">
        <w:rPr>
          <w:lang w:eastAsia="x-none"/>
        </w:rPr>
        <w:tab/>
        <w:t>Remaining issues on TRS</w:t>
      </w:r>
      <w:r w:rsidR="00F728D8">
        <w:rPr>
          <w:lang w:eastAsia="x-none"/>
        </w:rPr>
        <w:tab/>
        <w:t>Qualcomm Incorporated</w:t>
      </w:r>
    </w:p>
    <w:p w14:paraId="717B2F7F" w14:textId="77777777" w:rsidR="00F728D8" w:rsidRDefault="00F728D8" w:rsidP="0081593A">
      <w:pPr>
        <w:pStyle w:val="Heading5"/>
      </w:pPr>
      <w:bookmarkStart w:id="669" w:name="_Toc516232618"/>
      <w:r w:rsidRPr="004B0D61">
        <w:rPr>
          <w:rFonts w:hint="eastAsia"/>
        </w:rPr>
        <w:t>QCL</w:t>
      </w:r>
      <w:bookmarkEnd w:id="669"/>
    </w:p>
    <w:p w14:paraId="1DDA1233" w14:textId="5F8DDB5B" w:rsidR="00F728D8" w:rsidRPr="003B778A" w:rsidRDefault="0058452E" w:rsidP="00F728D8">
      <w:pPr>
        <w:rPr>
          <w:b/>
          <w:lang w:eastAsia="x-none"/>
        </w:rPr>
      </w:pPr>
      <w:hyperlink r:id="rId1418" w:history="1">
        <w:r w:rsidR="000F2B08" w:rsidRPr="003B778A">
          <w:rPr>
            <w:rStyle w:val="Hyperlink"/>
            <w:b/>
          </w:rPr>
          <w:t>R1-1807664</w:t>
        </w:r>
      </w:hyperlink>
      <w:r w:rsidR="00F728D8" w:rsidRPr="003B778A">
        <w:rPr>
          <w:b/>
          <w:lang w:eastAsia="x-none"/>
        </w:rPr>
        <w:tab/>
        <w:t>Feature lead summary on QCL</w:t>
      </w:r>
      <w:r w:rsidR="00F728D8" w:rsidRPr="003B778A">
        <w:rPr>
          <w:b/>
          <w:lang w:eastAsia="x-none"/>
        </w:rPr>
        <w:tab/>
        <w:t xml:space="preserve">Nokia, Nokia Shanghai Bell </w:t>
      </w:r>
    </w:p>
    <w:p w14:paraId="51F8FA21" w14:textId="77777777" w:rsidR="00F728D8" w:rsidRDefault="00F728D8" w:rsidP="00F728D8">
      <w:pPr>
        <w:rPr>
          <w:lang w:eastAsia="x-none"/>
        </w:rPr>
      </w:pPr>
    </w:p>
    <w:p w14:paraId="57A0A864" w14:textId="77777777" w:rsidR="00F728D8" w:rsidRPr="003B778A" w:rsidRDefault="00F728D8" w:rsidP="00F728D8">
      <w:pPr>
        <w:rPr>
          <w:lang w:eastAsia="x-none"/>
        </w:rPr>
      </w:pPr>
      <w:r w:rsidRPr="003B778A">
        <w:rPr>
          <w:highlight w:val="green"/>
          <w:lang w:eastAsia="x-none"/>
        </w:rPr>
        <w:t>Agreement</w:t>
      </w:r>
    </w:p>
    <w:p w14:paraId="4968ED74" w14:textId="77777777" w:rsidR="00F728D8" w:rsidRPr="001A6154" w:rsidRDefault="00F728D8" w:rsidP="003B778A">
      <w:pPr>
        <w:rPr>
          <w:lang w:eastAsia="ja-JP"/>
        </w:rPr>
      </w:pPr>
      <w:r w:rsidRPr="001A6154">
        <w:rPr>
          <w:lang w:eastAsia="ja-JP"/>
        </w:rPr>
        <w:t>The following working assumption on DM-RS antenna ports is confirmed.</w:t>
      </w:r>
    </w:p>
    <w:p w14:paraId="596A4EE9" w14:textId="77777777" w:rsidR="00F728D8" w:rsidRPr="001A6154" w:rsidRDefault="00F728D8" w:rsidP="00F728D8">
      <w:pPr>
        <w:pStyle w:val="B1"/>
        <w:spacing w:line="276" w:lineRule="auto"/>
        <w:ind w:left="0" w:firstLine="440"/>
        <w:jc w:val="center"/>
        <w:rPr>
          <w:i/>
          <w:color w:val="FF0000"/>
          <w:szCs w:val="24"/>
          <w:lang w:eastAsia="ja-JP"/>
        </w:rPr>
      </w:pPr>
      <w:r w:rsidRPr="001A6154">
        <w:rPr>
          <w:i/>
          <w:color w:val="FF0000"/>
          <w:szCs w:val="24"/>
          <w:lang w:eastAsia="ja-JP"/>
        </w:rPr>
        <w:t>---- Unchanged parts omitted----</w:t>
      </w:r>
    </w:p>
    <w:p w14:paraId="5E621D54" w14:textId="77777777" w:rsidR="00F728D8" w:rsidRPr="001A6154" w:rsidRDefault="00F728D8" w:rsidP="00F728D8">
      <w:pPr>
        <w:rPr>
          <w:b/>
          <w:lang w:eastAsia="x-none"/>
        </w:rPr>
      </w:pPr>
      <w:r w:rsidRPr="001A6154">
        <w:rPr>
          <w:b/>
          <w:lang w:eastAsia="x-none"/>
        </w:rPr>
        <w:t>4.4.1 Antenna ports</w:t>
      </w:r>
    </w:p>
    <w:p w14:paraId="750C13CD" w14:textId="77777777" w:rsidR="00F728D8" w:rsidRPr="001A6154" w:rsidRDefault="00F728D8" w:rsidP="00F728D8">
      <w:r w:rsidRPr="001A6154">
        <w:t xml:space="preserve">An antenna port is defined such that the channel over which a symbol on the antenna port is conveyed can be inferred from the channel over which another symbol on the same antenna port is conveyed. </w:t>
      </w:r>
    </w:p>
    <w:p w14:paraId="6B609C13" w14:textId="77777777" w:rsidR="00F728D8" w:rsidRPr="003B778A" w:rsidRDefault="00F728D8" w:rsidP="00017304">
      <w:pPr>
        <w:pStyle w:val="B1"/>
        <w:numPr>
          <w:ilvl w:val="4"/>
          <w:numId w:val="219"/>
        </w:numPr>
        <w:overflowPunct/>
        <w:autoSpaceDE/>
        <w:autoSpaceDN/>
        <w:adjustRightInd/>
        <w:spacing w:after="0"/>
        <w:ind w:left="567" w:hanging="283"/>
        <w:textAlignment w:val="auto"/>
        <w:rPr>
          <w:rFonts w:ascii="Times New Roman" w:hAnsi="Times New Roman"/>
          <w:color w:val="FF0000"/>
          <w:szCs w:val="24"/>
          <w:u w:val="single"/>
        </w:rPr>
      </w:pPr>
      <w:r w:rsidRPr="003B778A">
        <w:rPr>
          <w:rFonts w:ascii="Times New Roman" w:hAnsi="Times New Roman"/>
          <w:color w:val="FF0000"/>
          <w:szCs w:val="24"/>
          <w:u w:val="single"/>
        </w:rPr>
        <w:t>For DM-RS associated with PDSCH the channel over which a symbol on one of these antenna ports is conveyed can be inferred from the channel over which another symbol on the same antenna port is conveyed only if the two symbols are within the same scheduled PDSCH, same slot and in the same PRG as described in 3GPP TS 38.214 Section 5.1.2.3.</w:t>
      </w:r>
    </w:p>
    <w:p w14:paraId="745087CD" w14:textId="77777777" w:rsidR="00F728D8" w:rsidRPr="001A6154" w:rsidRDefault="00F728D8" w:rsidP="00F728D8">
      <w:pPr>
        <w:pStyle w:val="B1"/>
        <w:spacing w:line="276" w:lineRule="auto"/>
        <w:ind w:left="0" w:firstLine="440"/>
        <w:jc w:val="center"/>
        <w:rPr>
          <w:i/>
          <w:color w:val="FF0000"/>
          <w:szCs w:val="24"/>
          <w:lang w:eastAsia="ja-JP"/>
        </w:rPr>
      </w:pPr>
      <w:r w:rsidRPr="001A6154">
        <w:rPr>
          <w:i/>
          <w:color w:val="FF0000"/>
          <w:szCs w:val="24"/>
          <w:lang w:eastAsia="ja-JP"/>
        </w:rPr>
        <w:t>---- Unchanged parts omitted----</w:t>
      </w:r>
    </w:p>
    <w:p w14:paraId="5076A9E6" w14:textId="77777777" w:rsidR="00F728D8" w:rsidRDefault="00F728D8" w:rsidP="00F728D8">
      <w:pPr>
        <w:rPr>
          <w:b/>
          <w:highlight w:val="yellow"/>
          <w:lang w:eastAsia="x-none"/>
        </w:rPr>
      </w:pPr>
    </w:p>
    <w:p w14:paraId="7360C214" w14:textId="77777777" w:rsidR="00F728D8" w:rsidRPr="003B778A" w:rsidRDefault="00F728D8" w:rsidP="00F728D8">
      <w:pPr>
        <w:rPr>
          <w:lang w:eastAsia="x-none"/>
        </w:rPr>
      </w:pPr>
      <w:r w:rsidRPr="003B778A">
        <w:rPr>
          <w:highlight w:val="green"/>
          <w:lang w:eastAsia="x-none"/>
        </w:rPr>
        <w:t>Agreement</w:t>
      </w:r>
    </w:p>
    <w:p w14:paraId="62027E30" w14:textId="77777777" w:rsidR="00F728D8" w:rsidRDefault="00F728D8" w:rsidP="00F728D8">
      <w:pPr>
        <w:rPr>
          <w:lang w:eastAsia="x-none"/>
        </w:rPr>
      </w:pPr>
      <w:r>
        <w:rPr>
          <w:lang w:eastAsia="x-none"/>
        </w:rPr>
        <w:t>The following text proposal is agreed</w:t>
      </w:r>
    </w:p>
    <w:p w14:paraId="14AFDA45" w14:textId="77777777" w:rsidR="00F728D8" w:rsidRPr="006462A9" w:rsidRDefault="00F728D8" w:rsidP="00F728D8">
      <w:pPr>
        <w:pStyle w:val="B1"/>
        <w:spacing w:after="0"/>
        <w:ind w:left="0" w:firstLine="440"/>
        <w:jc w:val="center"/>
        <w:rPr>
          <w:color w:val="FF0000"/>
          <w:lang w:eastAsia="ja-JP"/>
        </w:rPr>
      </w:pPr>
      <w:r w:rsidRPr="006462A9">
        <w:rPr>
          <w:color w:val="FF0000"/>
          <w:lang w:eastAsia="ja-JP"/>
        </w:rPr>
        <w:t>---- Unchanged parts omitted, section 7.2 of 38.211----</w:t>
      </w:r>
    </w:p>
    <w:p w14:paraId="395552F2" w14:textId="77777777" w:rsidR="00F728D8" w:rsidRPr="006462A9" w:rsidRDefault="00F728D8" w:rsidP="00F728D8">
      <w:pPr>
        <w:rPr>
          <w:b/>
          <w:lang w:eastAsia="x-none"/>
        </w:rPr>
      </w:pPr>
      <w:r w:rsidRPr="006462A9">
        <w:rPr>
          <w:b/>
          <w:lang w:eastAsia="x-none"/>
        </w:rPr>
        <w:t>7.2</w:t>
      </w:r>
      <w:r w:rsidRPr="006462A9">
        <w:rPr>
          <w:b/>
          <w:lang w:eastAsia="x-none"/>
        </w:rPr>
        <w:tab/>
        <w:t>Physical resources</w:t>
      </w:r>
    </w:p>
    <w:p w14:paraId="195BEB81" w14:textId="77777777" w:rsidR="00F728D8" w:rsidRPr="001A6154" w:rsidRDefault="00F728D8" w:rsidP="00F728D8">
      <w:pPr>
        <w:rPr>
          <w:szCs w:val="20"/>
        </w:rPr>
      </w:pPr>
      <w:r w:rsidRPr="001A6154">
        <w:rPr>
          <w:szCs w:val="20"/>
        </w:rPr>
        <w:t>The frame structure and physical resources the UE shall assume when receiving downlink transmissions are defined in Clause 4.</w:t>
      </w:r>
    </w:p>
    <w:p w14:paraId="76666251" w14:textId="77777777" w:rsidR="00F728D8" w:rsidRPr="001A6154" w:rsidRDefault="00F728D8" w:rsidP="00F728D8">
      <w:pPr>
        <w:rPr>
          <w:szCs w:val="20"/>
        </w:rPr>
      </w:pPr>
      <w:r w:rsidRPr="001A6154">
        <w:rPr>
          <w:szCs w:val="20"/>
        </w:rPr>
        <w:t>The following antenna ports are defined for the downlink:</w:t>
      </w:r>
    </w:p>
    <w:p w14:paraId="50D6AEF1" w14:textId="77777777" w:rsidR="00F728D8" w:rsidRPr="000953D9" w:rsidRDefault="00F728D8" w:rsidP="00F728D8">
      <w:pPr>
        <w:pStyle w:val="B1"/>
        <w:spacing w:after="0"/>
        <w:rPr>
          <w:rFonts w:ascii="Times New Roman" w:hAnsi="Times New Roman"/>
        </w:rPr>
      </w:pPr>
      <w:r w:rsidRPr="000953D9">
        <w:rPr>
          <w:rFonts w:ascii="Times New Roman" w:hAnsi="Times New Roman"/>
        </w:rPr>
        <w:t>-</w:t>
      </w:r>
      <w:r w:rsidRPr="000953D9">
        <w:rPr>
          <w:rFonts w:ascii="Times New Roman" w:hAnsi="Times New Roman"/>
        </w:rPr>
        <w:tab/>
        <w:t>Antenna ports starting with 1000 for PDSCH</w:t>
      </w:r>
    </w:p>
    <w:p w14:paraId="57023495" w14:textId="77777777" w:rsidR="00F728D8" w:rsidRPr="000953D9" w:rsidRDefault="00F728D8" w:rsidP="00F728D8">
      <w:pPr>
        <w:pStyle w:val="B1"/>
        <w:spacing w:after="0"/>
        <w:rPr>
          <w:rFonts w:ascii="Times New Roman" w:hAnsi="Times New Roman"/>
        </w:rPr>
      </w:pPr>
      <w:r w:rsidRPr="000953D9">
        <w:rPr>
          <w:rFonts w:ascii="Times New Roman" w:hAnsi="Times New Roman"/>
        </w:rPr>
        <w:t>-</w:t>
      </w:r>
      <w:r w:rsidRPr="000953D9">
        <w:rPr>
          <w:rFonts w:ascii="Times New Roman" w:hAnsi="Times New Roman"/>
        </w:rPr>
        <w:tab/>
        <w:t>Antenna ports starting with 2000 for PDCCH</w:t>
      </w:r>
    </w:p>
    <w:p w14:paraId="0AA81A97" w14:textId="77777777" w:rsidR="00F728D8" w:rsidRPr="000953D9" w:rsidRDefault="00F728D8" w:rsidP="00F728D8">
      <w:pPr>
        <w:pStyle w:val="B1"/>
        <w:spacing w:after="0"/>
        <w:rPr>
          <w:rFonts w:ascii="Times New Roman" w:hAnsi="Times New Roman"/>
        </w:rPr>
      </w:pPr>
      <w:r w:rsidRPr="000953D9">
        <w:rPr>
          <w:rFonts w:ascii="Times New Roman" w:hAnsi="Times New Roman"/>
        </w:rPr>
        <w:t>-</w:t>
      </w:r>
      <w:r w:rsidRPr="000953D9">
        <w:rPr>
          <w:rFonts w:ascii="Times New Roman" w:hAnsi="Times New Roman"/>
        </w:rPr>
        <w:tab/>
        <w:t>Antenna ports starting with 3000 for channel-state information reference signals</w:t>
      </w:r>
    </w:p>
    <w:p w14:paraId="6E10B9E4" w14:textId="77777777" w:rsidR="00F728D8" w:rsidRPr="000953D9" w:rsidRDefault="00F728D8" w:rsidP="00F728D8">
      <w:pPr>
        <w:pStyle w:val="B1"/>
        <w:spacing w:after="0"/>
        <w:rPr>
          <w:rFonts w:ascii="Times New Roman" w:hAnsi="Times New Roman"/>
        </w:rPr>
      </w:pPr>
      <w:r w:rsidRPr="000953D9">
        <w:rPr>
          <w:rFonts w:ascii="Times New Roman" w:hAnsi="Times New Roman"/>
        </w:rPr>
        <w:t>-</w:t>
      </w:r>
      <w:r w:rsidRPr="000953D9">
        <w:rPr>
          <w:rFonts w:ascii="Times New Roman" w:hAnsi="Times New Roman"/>
        </w:rPr>
        <w:tab/>
        <w:t>Antenna ports starting with 4000 for SS/PBCH block transmission</w:t>
      </w:r>
    </w:p>
    <w:p w14:paraId="12B85206" w14:textId="77777777" w:rsidR="00F728D8" w:rsidRPr="000953D9" w:rsidRDefault="00F728D8" w:rsidP="00F728D8">
      <w:pPr>
        <w:pStyle w:val="B1"/>
        <w:spacing w:after="0"/>
        <w:ind w:left="0" w:firstLine="0"/>
        <w:rPr>
          <w:rFonts w:ascii="Times New Roman" w:hAnsi="Times New Roman"/>
        </w:rPr>
      </w:pPr>
      <w:ins w:id="670" w:author="Huawei" w:date="2018-03-30T17:32:00Z">
        <w:r w:rsidRPr="000953D9">
          <w:rPr>
            <w:rFonts w:ascii="Times New Roman" w:hAnsi="Times New Roman"/>
          </w:rPr>
          <w:t>A UE shall not assume that two antenna ports are quasi co-located</w:t>
        </w:r>
      </w:ins>
      <w:ins w:id="671" w:author="Huawei" w:date="2018-04-04T12:03:00Z">
        <w:r w:rsidRPr="000953D9">
          <w:rPr>
            <w:rFonts w:ascii="Times New Roman" w:hAnsi="Times New Roman"/>
          </w:rPr>
          <w:t xml:space="preserve"> with respect to any QCL type</w:t>
        </w:r>
      </w:ins>
      <w:ins w:id="672" w:author="Huawei" w:date="2018-03-30T17:32:00Z">
        <w:r w:rsidRPr="000953D9">
          <w:rPr>
            <w:rFonts w:ascii="Times New Roman" w:hAnsi="Times New Roman"/>
          </w:rPr>
          <w:t xml:space="preserve"> unless specified otherwise.</w:t>
        </w:r>
      </w:ins>
    </w:p>
    <w:p w14:paraId="442F5CC3" w14:textId="77777777" w:rsidR="00F728D8" w:rsidRPr="000953D9" w:rsidRDefault="00F728D8" w:rsidP="00F728D8">
      <w:pPr>
        <w:pStyle w:val="B1"/>
        <w:spacing w:after="0"/>
        <w:ind w:left="0" w:firstLine="0"/>
        <w:rPr>
          <w:rFonts w:ascii="Times New Roman" w:hAnsi="Times New Roman"/>
          <w:color w:val="000000"/>
          <w:lang w:eastAsia="ja-JP"/>
        </w:rPr>
      </w:pPr>
      <w:ins w:id="673" w:author="Mihai Enescu" w:date="2018-05-22T02:05:00Z">
        <w:r w:rsidRPr="000953D9">
          <w:rPr>
            <w:rFonts w:ascii="Times New Roman" w:hAnsi="Times New Roman"/>
            <w:color w:val="000000"/>
            <w:lang w:eastAsia="ja-JP"/>
          </w:rPr>
          <w:lastRenderedPageBreak/>
          <w:t>The UE may assume that antenna ports within a CSI-RS resource are QCL with QCL Type A, Type D (when applicable) and average gain</w:t>
        </w:r>
      </w:ins>
      <w:r w:rsidRPr="000953D9">
        <w:rPr>
          <w:rFonts w:ascii="Times New Roman" w:hAnsi="Times New Roman"/>
          <w:color w:val="000000"/>
          <w:lang w:eastAsia="ja-JP"/>
        </w:rPr>
        <w:t xml:space="preserve">. </w:t>
      </w:r>
      <w:ins w:id="674" w:author="Mihai Enescu" w:date="2018-05-22T02:05:00Z">
        <w:r w:rsidRPr="000953D9">
          <w:rPr>
            <w:rFonts w:ascii="Times New Roman" w:hAnsi="Times New Roman"/>
            <w:color w:val="000000"/>
            <w:lang w:eastAsia="ja-JP"/>
          </w:rPr>
          <w:t xml:space="preserve">The UE may assume that </w:t>
        </w:r>
      </w:ins>
      <w:r w:rsidRPr="000953D9">
        <w:rPr>
          <w:rFonts w:ascii="Times New Roman" w:hAnsi="Times New Roman"/>
          <w:color w:val="000000"/>
          <w:lang w:eastAsia="ja-JP"/>
        </w:rPr>
        <w:t>DMRS</w:t>
      </w:r>
      <w:ins w:id="675" w:author="Mihai Enescu" w:date="2018-05-22T02:05:00Z">
        <w:r w:rsidRPr="000953D9">
          <w:rPr>
            <w:rFonts w:ascii="Times New Roman" w:hAnsi="Times New Roman"/>
            <w:color w:val="000000"/>
            <w:lang w:eastAsia="ja-JP"/>
          </w:rPr>
          <w:t xml:space="preserve"> ports</w:t>
        </w:r>
      </w:ins>
      <w:r w:rsidRPr="000953D9">
        <w:rPr>
          <w:rFonts w:ascii="Times New Roman" w:hAnsi="Times New Roman"/>
          <w:color w:val="000000"/>
          <w:lang w:eastAsia="ja-JP"/>
        </w:rPr>
        <w:t xml:space="preserve"> associated with a PDSCH</w:t>
      </w:r>
      <w:ins w:id="676" w:author="Mihai Enescu" w:date="2018-05-22T02:05:00Z">
        <w:r w:rsidRPr="000953D9">
          <w:rPr>
            <w:rFonts w:ascii="Times New Roman" w:hAnsi="Times New Roman"/>
            <w:color w:val="000000"/>
            <w:lang w:eastAsia="ja-JP"/>
          </w:rPr>
          <w:t xml:space="preserve"> are QCL with QCL Type A, Type D (when applicable) and average gain</w:t>
        </w:r>
      </w:ins>
      <w:r w:rsidRPr="000953D9">
        <w:rPr>
          <w:rFonts w:ascii="Times New Roman" w:hAnsi="Times New Roman"/>
          <w:color w:val="000000"/>
          <w:lang w:eastAsia="ja-JP"/>
        </w:rPr>
        <w:t>.</w:t>
      </w:r>
    </w:p>
    <w:p w14:paraId="68068199" w14:textId="77777777" w:rsidR="00F728D8" w:rsidRPr="006462A9" w:rsidRDefault="00F728D8" w:rsidP="00F728D8">
      <w:pPr>
        <w:jc w:val="center"/>
        <w:rPr>
          <w:sz w:val="18"/>
          <w:lang w:eastAsia="x-none"/>
        </w:rPr>
      </w:pPr>
      <w:r w:rsidRPr="006462A9">
        <w:rPr>
          <w:i/>
          <w:color w:val="FF0000"/>
          <w:lang w:val="en-US" w:eastAsia="ja-JP"/>
        </w:rPr>
        <w:t>---- Unchanged parts omitted----</w:t>
      </w:r>
    </w:p>
    <w:p w14:paraId="5CA6C5D6" w14:textId="77777777" w:rsidR="00F728D8" w:rsidRDefault="00F728D8" w:rsidP="00F728D8">
      <w:pPr>
        <w:rPr>
          <w:lang w:eastAsia="x-none"/>
        </w:rPr>
      </w:pPr>
    </w:p>
    <w:p w14:paraId="034FDCE9" w14:textId="41FB52F3" w:rsidR="00F728D8" w:rsidRDefault="00F728D8" w:rsidP="00F728D8">
      <w:pPr>
        <w:rPr>
          <w:lang w:eastAsia="x-none"/>
        </w:rPr>
      </w:pPr>
      <w:r w:rsidRPr="000953D9">
        <w:rPr>
          <w:highlight w:val="green"/>
          <w:lang w:eastAsia="x-none"/>
        </w:rPr>
        <w:t>Agreement</w:t>
      </w:r>
      <w:r w:rsidR="000953D9">
        <w:rPr>
          <w:lang w:eastAsia="x-none"/>
        </w:rPr>
        <w:t xml:space="preserve">: </w:t>
      </w:r>
      <w:r>
        <w:rPr>
          <w:lang w:eastAsia="x-none"/>
        </w:rPr>
        <w:t>The following text proposal is agreed.</w:t>
      </w:r>
    </w:p>
    <w:p w14:paraId="29DA8C25" w14:textId="77777777" w:rsidR="00F728D8" w:rsidRPr="006462A9" w:rsidRDefault="00F728D8" w:rsidP="000953D9">
      <w:pPr>
        <w:pStyle w:val="B1"/>
        <w:spacing w:after="0" w:line="276" w:lineRule="auto"/>
        <w:ind w:left="0" w:firstLine="442"/>
        <w:jc w:val="center"/>
        <w:rPr>
          <w:i/>
          <w:color w:val="FF0000"/>
          <w:lang w:eastAsia="ja-JP"/>
        </w:rPr>
      </w:pPr>
      <w:r w:rsidRPr="006462A9">
        <w:rPr>
          <w:i/>
          <w:color w:val="FF0000"/>
          <w:lang w:eastAsia="ja-JP"/>
        </w:rPr>
        <w:t>---- Unchanged parts omitted, section 10.1 of 38.213----</w:t>
      </w:r>
    </w:p>
    <w:p w14:paraId="403F3572" w14:textId="77777777" w:rsidR="00F728D8" w:rsidRPr="00B050ED" w:rsidRDefault="00F728D8" w:rsidP="000953D9">
      <w:pPr>
        <w:rPr>
          <w:color w:val="FF0000"/>
          <w:sz w:val="22"/>
          <w:lang w:eastAsia="ja-JP"/>
        </w:rPr>
      </w:pPr>
      <w:r>
        <w:t xml:space="preserve">The UE may assume that the DM-RS antenna port associated with PDCCH receptions in the control resource set configured by pdcch-ConfigSIB1 in MasterInformationBlock and for corresponding PDSCH receptions, and the </w:t>
      </w:r>
      <w:del w:id="677" w:author="szh" w:date="2018-05-05T21:17:00Z">
        <w:r>
          <w:rPr>
            <w:rFonts w:eastAsia="DengXian"/>
          </w:rPr>
          <w:delText xml:space="preserve">DM-RS antenna port associated with a </w:delText>
        </w:r>
      </w:del>
      <w:r>
        <w:t xml:space="preserve">corresponding SS/PBCH </w:t>
      </w:r>
      <w:ins w:id="678" w:author="szh" w:date="2018-05-05T21:17:00Z">
        <w:r>
          <w:rPr>
            <w:rFonts w:eastAsia="DengXian"/>
          </w:rPr>
          <w:t xml:space="preserve">block </w:t>
        </w:r>
      </w:ins>
      <w:del w:id="679" w:author="szh" w:date="2018-05-05T21:17:00Z">
        <w:r>
          <w:rPr>
            <w:rFonts w:eastAsia="DengXian"/>
          </w:rPr>
          <w:delText xml:space="preserve">reception </w:delText>
        </w:r>
      </w:del>
      <w:r>
        <w:t xml:space="preserve"> are quasi co-located with respect to </w:t>
      </w:r>
      <w:ins w:id="680" w:author="ZTE" w:date="2018-05-07T10:50:00Z">
        <w:r>
          <w:t>average gain</w:t>
        </w:r>
      </w:ins>
      <w:ins w:id="681" w:author="Mihai Enescu" w:date="2018-05-22T02:14:00Z">
        <w:r>
          <w:t xml:space="preserve"> and ‘QCL-typeA’ and ‘QCL-typeD’</w:t>
        </w:r>
      </w:ins>
      <w:ins w:id="682" w:author="ZTE" w:date="2018-05-07T10:50:00Z">
        <w:r>
          <w:t xml:space="preserve">, </w:t>
        </w:r>
      </w:ins>
      <w:del w:id="683" w:author="Mihai Enescu" w:date="2018-05-22T02:14:00Z">
        <w:r w:rsidDel="0009087D">
          <w:delText>delay spread, Doppler spread, Doppler shift, average delay, and spatial Rx parameters</w:delText>
        </w:r>
      </w:del>
      <w:ins w:id="684" w:author="ZTE" w:date="2018-05-07T10:49:00Z">
        <w:r>
          <w:t>, when applicable</w:t>
        </w:r>
      </w:ins>
      <w:r>
        <w:t>. The value for the DM-RS scrambling sequence initialization is the cell ID. A subcarrier spacing is provided by higher layer parameter subCarrierSpacingCommon in MasterInformationBlock.</w:t>
      </w:r>
    </w:p>
    <w:p w14:paraId="53F22443" w14:textId="77777777" w:rsidR="00F728D8" w:rsidRPr="006462A9" w:rsidRDefault="00F728D8" w:rsidP="00F728D8">
      <w:pPr>
        <w:jc w:val="center"/>
        <w:rPr>
          <w:sz w:val="18"/>
          <w:lang w:eastAsia="x-none"/>
        </w:rPr>
      </w:pPr>
      <w:r w:rsidRPr="006462A9">
        <w:rPr>
          <w:i/>
          <w:color w:val="FF0000"/>
          <w:lang w:val="en-US" w:eastAsia="ja-JP"/>
        </w:rPr>
        <w:t>---- Unchanged parts omitted ----</w:t>
      </w:r>
    </w:p>
    <w:p w14:paraId="0B6613FB" w14:textId="77777777" w:rsidR="00F728D8" w:rsidRDefault="00F728D8" w:rsidP="00F728D8">
      <w:pPr>
        <w:rPr>
          <w:lang w:eastAsia="x-none"/>
        </w:rPr>
      </w:pPr>
    </w:p>
    <w:p w14:paraId="717BD46D" w14:textId="550BD39B" w:rsidR="00F728D8" w:rsidRDefault="00F728D8" w:rsidP="00F728D8">
      <w:pPr>
        <w:rPr>
          <w:lang w:eastAsia="x-none"/>
        </w:rPr>
      </w:pPr>
      <w:r w:rsidRPr="000953D9">
        <w:rPr>
          <w:szCs w:val="20"/>
          <w:highlight w:val="green"/>
          <w:lang w:eastAsia="x-none"/>
        </w:rPr>
        <w:t>Agreement</w:t>
      </w:r>
      <w:r w:rsidR="000953D9" w:rsidRPr="000953D9">
        <w:rPr>
          <w:szCs w:val="20"/>
          <w:lang w:eastAsia="x-none"/>
        </w:rPr>
        <w:t xml:space="preserve">: </w:t>
      </w:r>
      <w:r>
        <w:rPr>
          <w:lang w:eastAsia="x-none"/>
        </w:rPr>
        <w:t>The following text proposal is agreed.</w:t>
      </w:r>
    </w:p>
    <w:p w14:paraId="36913FBA" w14:textId="77777777" w:rsidR="00F728D8" w:rsidRPr="00A959E0" w:rsidRDefault="00F728D8" w:rsidP="00F728D8">
      <w:pPr>
        <w:overflowPunct w:val="0"/>
        <w:autoSpaceDE w:val="0"/>
        <w:autoSpaceDN w:val="0"/>
        <w:adjustRightInd w:val="0"/>
        <w:spacing w:line="276" w:lineRule="auto"/>
        <w:jc w:val="center"/>
        <w:textAlignment w:val="baseline"/>
        <w:rPr>
          <w:i/>
          <w:color w:val="FF0000"/>
          <w:szCs w:val="20"/>
          <w:lang w:val="en-US" w:eastAsia="ja-JP"/>
        </w:rPr>
      </w:pPr>
      <w:r w:rsidRPr="00A959E0">
        <w:rPr>
          <w:i/>
          <w:color w:val="FF0000"/>
          <w:szCs w:val="20"/>
          <w:lang w:val="en-US" w:eastAsia="ja-JP"/>
        </w:rPr>
        <w:t>---- Unchanged parts omitted ----</w:t>
      </w:r>
    </w:p>
    <w:p w14:paraId="7D468C39" w14:textId="0811E687" w:rsidR="00F728D8" w:rsidRPr="00A959E0" w:rsidRDefault="00F728D8" w:rsidP="00F728D8">
      <w:pPr>
        <w:overflowPunct w:val="0"/>
        <w:autoSpaceDE w:val="0"/>
        <w:autoSpaceDN w:val="0"/>
        <w:adjustRightInd w:val="0"/>
        <w:spacing w:line="276" w:lineRule="auto"/>
        <w:textAlignment w:val="baseline"/>
        <w:rPr>
          <w:color w:val="FF0000"/>
          <w:szCs w:val="20"/>
          <w:lang w:val="en-US" w:eastAsia="ja-JP"/>
        </w:rPr>
      </w:pPr>
      <w:r w:rsidRPr="00A959E0">
        <w:rPr>
          <w:rFonts w:eastAsia="MS Mincho"/>
          <w:iCs/>
          <w:color w:val="000000"/>
          <w:szCs w:val="20"/>
          <w:lang w:eastAsia="ja-JP"/>
        </w:rPr>
        <w:t xml:space="preserve">The UE receives an activation command [10, TS 38.321] used to map up to 8 TCI states to the codepoints of the DCI field ‘Transmission Configuration Indication’. </w:t>
      </w:r>
      <w:r w:rsidRPr="00A959E0">
        <w:rPr>
          <w:color w:val="000000"/>
          <w:szCs w:val="20"/>
        </w:rPr>
        <w:t xml:space="preserve">When the HARQ-ACK corresponding to the PDSCH carrying the activation command is transmitted in slot n, the indicated mapping between TCI states and codepoints of the DCI field </w:t>
      </w:r>
      <w:r w:rsidRPr="00A959E0">
        <w:rPr>
          <w:i/>
          <w:iCs/>
          <w:color w:val="000000"/>
          <w:szCs w:val="20"/>
        </w:rPr>
        <w:t>'Transmission Configuration Indication'</w:t>
      </w:r>
      <w:r w:rsidRPr="00A959E0">
        <w:rPr>
          <w:color w:val="000000"/>
          <w:szCs w:val="20"/>
        </w:rPr>
        <w:t xml:space="preserve"> should be applied starting from slot </w:t>
      </w:r>
      <m:oMath>
        <m:r>
          <m:rPr>
            <m:sty m:val="p"/>
          </m:rPr>
          <w:rPr>
            <w:rFonts w:ascii="Cambria Math" w:hAnsi="Cambria Math"/>
            <w:color w:val="000000"/>
          </w:rPr>
          <m:t>n+</m:t>
        </m:r>
        <m:sSubSup>
          <m:sSubSupPr>
            <m:ctrlPr>
              <w:rPr>
                <w:rFonts w:ascii="Cambria Math" w:hAnsi="Cambria Math"/>
                <w:color w:val="000000"/>
                <w:sz w:val="24"/>
              </w:rPr>
            </m:ctrlPr>
          </m:sSubSupPr>
          <m:e>
            <m:r>
              <w:rPr>
                <w:rFonts w:ascii="Cambria Math" w:hAnsi="Cambria Math"/>
                <w:color w:val="000000"/>
              </w:rPr>
              <m:t>3N</m:t>
            </m:r>
          </m:e>
          <m:sub>
            <m:r>
              <w:rPr>
                <w:rFonts w:ascii="Cambria Math" w:hAnsi="Cambria Math"/>
                <w:color w:val="000000"/>
              </w:rPr>
              <m:t>slot</m:t>
            </m:r>
          </m:sub>
          <m:sup>
            <m:r>
              <w:rPr>
                <w:rFonts w:ascii="Cambria Math" w:hAnsi="Cambria Math"/>
                <w:color w:val="000000"/>
              </w:rPr>
              <m:t>subframe,µ</m:t>
            </m:r>
          </m:sup>
        </m:sSubSup>
      </m:oMath>
      <w:r w:rsidRPr="00A959E0">
        <w:rPr>
          <w:color w:val="000000"/>
          <w:szCs w:val="20"/>
        </w:rPr>
        <w:t xml:space="preserve">. </w:t>
      </w:r>
      <w:r w:rsidRPr="00A959E0">
        <w:rPr>
          <w:rFonts w:eastAsia="MS Mincho"/>
          <w:iCs/>
          <w:color w:val="000000"/>
          <w:szCs w:val="20"/>
          <w:lang w:eastAsia="ja-JP"/>
        </w:rPr>
        <w:t xml:space="preserve">After a UE receives higher layer configuration of TCI states and before reception of the activation command, the UE may assume that the antenna ports of one DM-RS port group of PDSCH of a serving cell are </w:t>
      </w:r>
      <w:del w:id="685" w:author="ZTE" w:date="2018-02-11T19:55:00Z">
        <w:r w:rsidRPr="00A959E0">
          <w:rPr>
            <w:rFonts w:eastAsia="MS Mincho"/>
            <w:iCs/>
            <w:color w:val="000000"/>
            <w:szCs w:val="20"/>
            <w:lang w:eastAsia="ja-JP"/>
          </w:rPr>
          <w:delText xml:space="preserve">spatially </w:delText>
        </w:r>
      </w:del>
      <w:r w:rsidRPr="00A959E0">
        <w:rPr>
          <w:rFonts w:eastAsia="MS Mincho"/>
          <w:iCs/>
          <w:color w:val="000000"/>
          <w:szCs w:val="20"/>
          <w:lang w:eastAsia="ja-JP"/>
        </w:rPr>
        <w:t>quasi co-located with the SSB determined in the initial access procedure with respect to Doppler shift, Doppler spread, average delay, delay spread, spatial Rx parameters, where applicable.</w:t>
      </w:r>
    </w:p>
    <w:p w14:paraId="167E55C1" w14:textId="77777777" w:rsidR="00F728D8" w:rsidRPr="00A959E0" w:rsidRDefault="00F728D8" w:rsidP="00F728D8">
      <w:pPr>
        <w:jc w:val="center"/>
        <w:rPr>
          <w:szCs w:val="20"/>
          <w:lang w:eastAsia="x-none"/>
        </w:rPr>
      </w:pPr>
      <w:r w:rsidRPr="00A959E0">
        <w:rPr>
          <w:i/>
          <w:color w:val="FF0000"/>
          <w:szCs w:val="20"/>
          <w:lang w:val="en-US" w:eastAsia="ja-JP"/>
        </w:rPr>
        <w:t>---- Unchanged parts omitted ----</w:t>
      </w:r>
    </w:p>
    <w:p w14:paraId="07AC8816" w14:textId="77777777" w:rsidR="00F728D8" w:rsidRPr="006462A9" w:rsidRDefault="00F728D8" w:rsidP="00F728D8">
      <w:pPr>
        <w:rPr>
          <w:szCs w:val="20"/>
          <w:lang w:eastAsia="x-none"/>
        </w:rPr>
      </w:pPr>
    </w:p>
    <w:p w14:paraId="00ED6599" w14:textId="77777777" w:rsidR="00F728D8" w:rsidRPr="000953D9" w:rsidRDefault="00F728D8" w:rsidP="00F728D8">
      <w:pPr>
        <w:rPr>
          <w:lang w:eastAsia="x-none"/>
        </w:rPr>
      </w:pPr>
      <w:r w:rsidRPr="000953D9">
        <w:rPr>
          <w:highlight w:val="green"/>
          <w:lang w:eastAsia="x-none"/>
        </w:rPr>
        <w:t>Agreement:</w:t>
      </w:r>
    </w:p>
    <w:p w14:paraId="2E5F5B80" w14:textId="77777777" w:rsidR="00F728D8" w:rsidRDefault="00F728D8" w:rsidP="00F728D8">
      <w:pPr>
        <w:rPr>
          <w:lang w:eastAsia="x-none"/>
        </w:rPr>
      </w:pPr>
      <w:r>
        <w:rPr>
          <w:lang w:eastAsia="x-none"/>
        </w:rPr>
        <w:t>The QCL signalling in red are additionally agreed.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99"/>
        <w:gridCol w:w="2552"/>
      </w:tblGrid>
      <w:tr w:rsidR="00F728D8" w:rsidRPr="008D24CD" w14:paraId="2DCB4397" w14:textId="77777777" w:rsidTr="0058551E">
        <w:tc>
          <w:tcPr>
            <w:tcW w:w="6799" w:type="dxa"/>
            <w:shd w:val="clear" w:color="auto" w:fill="auto"/>
          </w:tcPr>
          <w:p w14:paraId="1B460AD4" w14:textId="77777777" w:rsidR="00F728D8" w:rsidRPr="008D24CD" w:rsidRDefault="00F728D8" w:rsidP="000953D9">
            <w:pPr>
              <w:pStyle w:val="TAH"/>
              <w:rPr>
                <w:rFonts w:eastAsia="MS Mincho"/>
              </w:rPr>
            </w:pPr>
            <w:r w:rsidRPr="008D24CD">
              <w:rPr>
                <w:rFonts w:eastAsia="MS Mincho"/>
              </w:rPr>
              <w:t>QCL linkage for above 6GHz after RRC</w:t>
            </w:r>
          </w:p>
        </w:tc>
        <w:tc>
          <w:tcPr>
            <w:tcW w:w="2552" w:type="dxa"/>
            <w:shd w:val="clear" w:color="auto" w:fill="auto"/>
          </w:tcPr>
          <w:p w14:paraId="691A3760" w14:textId="77777777" w:rsidR="00F728D8" w:rsidRPr="008D24CD" w:rsidRDefault="00F728D8" w:rsidP="000953D9">
            <w:pPr>
              <w:pStyle w:val="TAH"/>
              <w:rPr>
                <w:rFonts w:eastAsia="MS Mincho"/>
              </w:rPr>
            </w:pPr>
            <w:r w:rsidRPr="008D24CD">
              <w:rPr>
                <w:rFonts w:eastAsia="MS Mincho"/>
              </w:rPr>
              <w:t>signalling</w:t>
            </w:r>
          </w:p>
        </w:tc>
      </w:tr>
      <w:tr w:rsidR="00F728D8" w:rsidRPr="008D24CD" w14:paraId="121DBD5F" w14:textId="77777777" w:rsidTr="0058551E">
        <w:tc>
          <w:tcPr>
            <w:tcW w:w="6799" w:type="dxa"/>
            <w:shd w:val="clear" w:color="auto" w:fill="auto"/>
          </w:tcPr>
          <w:p w14:paraId="69ECD49D" w14:textId="77777777" w:rsidR="00F728D8" w:rsidRPr="008D24CD" w:rsidRDefault="00F728D8" w:rsidP="000953D9">
            <w:pPr>
              <w:pStyle w:val="TAL"/>
            </w:pPr>
            <w:r w:rsidRPr="008D24CD">
              <w:t xml:space="preserve">SSB </w:t>
            </w:r>
            <w:r w:rsidRPr="008D24CD">
              <w:sym w:font="Wingdings" w:char="F0E0"/>
            </w:r>
            <w:r w:rsidRPr="008D24CD">
              <w:t xml:space="preserve"> TRS w.r.t average delay, Doppler shift, spatial RX parameters</w:t>
            </w:r>
          </w:p>
        </w:tc>
        <w:tc>
          <w:tcPr>
            <w:tcW w:w="2552" w:type="dxa"/>
            <w:shd w:val="clear" w:color="auto" w:fill="auto"/>
          </w:tcPr>
          <w:p w14:paraId="3DA5864B" w14:textId="77777777" w:rsidR="00F728D8" w:rsidRPr="008D24CD" w:rsidRDefault="00F728D8" w:rsidP="000953D9">
            <w:pPr>
              <w:pStyle w:val="TAL"/>
              <w:rPr>
                <w:rFonts w:eastAsia="MS Mincho"/>
                <w:bCs/>
                <w:color w:val="000000"/>
              </w:rPr>
            </w:pPr>
            <w:r w:rsidRPr="008D24CD">
              <w:rPr>
                <w:rFonts w:eastAsia="MS Mincho"/>
                <w:color w:val="000000"/>
              </w:rPr>
              <w:t>QCL type</w:t>
            </w:r>
            <w:r w:rsidRPr="008D24CD">
              <w:rPr>
                <w:rFonts w:eastAsia="MS Mincho"/>
                <w:bCs/>
                <w:color w:val="000000"/>
              </w:rPr>
              <w:t>: C + D</w:t>
            </w:r>
          </w:p>
        </w:tc>
      </w:tr>
      <w:tr w:rsidR="00F728D8" w:rsidRPr="008D24CD" w14:paraId="18290026" w14:textId="77777777" w:rsidTr="0058551E">
        <w:tc>
          <w:tcPr>
            <w:tcW w:w="6799" w:type="dxa"/>
            <w:shd w:val="clear" w:color="auto" w:fill="auto"/>
          </w:tcPr>
          <w:p w14:paraId="19F69BFD" w14:textId="77777777" w:rsidR="00F728D8" w:rsidRPr="008D24CD" w:rsidRDefault="00F728D8" w:rsidP="000953D9">
            <w:pPr>
              <w:pStyle w:val="TAL"/>
            </w:pPr>
            <w:r w:rsidRPr="008D24CD">
              <w:t xml:space="preserve">TRS </w:t>
            </w:r>
            <w:r w:rsidRPr="008D24CD">
              <w:sym w:font="Wingdings" w:char="F0E0"/>
            </w:r>
            <w:r w:rsidRPr="008D24CD">
              <w:t xml:space="preserve"> CSI-RS for BM w.r.t. average delay, Doppler shift, delay spread, Doppler spread estimation </w:t>
            </w:r>
          </w:p>
        </w:tc>
        <w:tc>
          <w:tcPr>
            <w:tcW w:w="2552" w:type="dxa"/>
            <w:shd w:val="clear" w:color="auto" w:fill="auto"/>
          </w:tcPr>
          <w:p w14:paraId="24CAEE69" w14:textId="77777777" w:rsidR="00F728D8" w:rsidRPr="00AF4227" w:rsidRDefault="00F728D8" w:rsidP="000953D9">
            <w:pPr>
              <w:pStyle w:val="TAL"/>
              <w:rPr>
                <w:rFonts w:eastAsia="MS Mincho"/>
                <w:bCs/>
                <w:color w:val="000000"/>
              </w:rPr>
            </w:pPr>
            <w:r w:rsidRPr="00AF4227">
              <w:rPr>
                <w:rFonts w:eastAsia="MS Mincho"/>
                <w:bCs/>
                <w:color w:val="000000"/>
              </w:rPr>
              <w:t xml:space="preserve">QCL type: A </w:t>
            </w:r>
            <w:r w:rsidRPr="00AF4227">
              <w:rPr>
                <w:rFonts w:eastAsia="MS Mincho"/>
                <w:bCs/>
                <w:color w:val="FF0000"/>
              </w:rPr>
              <w:t>+ D</w:t>
            </w:r>
          </w:p>
        </w:tc>
      </w:tr>
      <w:tr w:rsidR="00F728D8" w:rsidRPr="008D24CD" w14:paraId="07F1D790" w14:textId="77777777" w:rsidTr="0058551E">
        <w:tc>
          <w:tcPr>
            <w:tcW w:w="6799" w:type="dxa"/>
            <w:shd w:val="clear" w:color="auto" w:fill="auto"/>
          </w:tcPr>
          <w:p w14:paraId="77F768A6" w14:textId="77777777" w:rsidR="00F728D8" w:rsidRPr="008D24CD" w:rsidRDefault="00F728D8" w:rsidP="000953D9">
            <w:pPr>
              <w:pStyle w:val="TAL"/>
            </w:pPr>
            <w:r w:rsidRPr="008D24CD">
              <w:t xml:space="preserve">TRS </w:t>
            </w:r>
            <w:r w:rsidRPr="008D24CD">
              <w:sym w:font="Wingdings" w:char="F0E0"/>
            </w:r>
            <w:r w:rsidRPr="008D24CD">
              <w:t xml:space="preserve"> CSI-RS for CSI w.r.t. average delay, Doppler shift, delay spread, Doppler spread estimation</w:t>
            </w:r>
          </w:p>
        </w:tc>
        <w:tc>
          <w:tcPr>
            <w:tcW w:w="2552" w:type="dxa"/>
            <w:shd w:val="clear" w:color="auto" w:fill="auto"/>
          </w:tcPr>
          <w:p w14:paraId="6976A702" w14:textId="77777777" w:rsidR="00F728D8" w:rsidRPr="00AF4227" w:rsidRDefault="00F728D8" w:rsidP="000953D9">
            <w:pPr>
              <w:pStyle w:val="TAL"/>
              <w:rPr>
                <w:rFonts w:eastAsia="MS Mincho"/>
                <w:bCs/>
                <w:color w:val="000000"/>
              </w:rPr>
            </w:pPr>
            <w:r w:rsidRPr="00AF4227">
              <w:rPr>
                <w:rFonts w:eastAsia="MS Mincho"/>
                <w:bCs/>
                <w:color w:val="000000"/>
              </w:rPr>
              <w:t>QCL type: A</w:t>
            </w:r>
          </w:p>
        </w:tc>
      </w:tr>
      <w:tr w:rsidR="00F728D8" w:rsidRPr="008D24CD" w14:paraId="77FBABA7" w14:textId="77777777" w:rsidTr="0058551E">
        <w:tc>
          <w:tcPr>
            <w:tcW w:w="6799" w:type="dxa"/>
            <w:shd w:val="clear" w:color="auto" w:fill="auto"/>
          </w:tcPr>
          <w:p w14:paraId="63E76F00" w14:textId="77777777" w:rsidR="00F728D8" w:rsidRPr="008D24CD" w:rsidRDefault="00F728D8" w:rsidP="000953D9">
            <w:pPr>
              <w:pStyle w:val="TAL"/>
            </w:pPr>
            <w:r w:rsidRPr="008D24CD">
              <w:t xml:space="preserve">TRS </w:t>
            </w:r>
            <w:r w:rsidRPr="008D24CD">
              <w:sym w:font="Wingdings" w:char="F0E0"/>
            </w:r>
            <w:r w:rsidRPr="008D24CD">
              <w:t xml:space="preserve"> DMRS for PDCCH w.r.t. average delay, Doppler shift, delay spread, Doppler spread estimation</w:t>
            </w:r>
          </w:p>
        </w:tc>
        <w:tc>
          <w:tcPr>
            <w:tcW w:w="2552" w:type="dxa"/>
            <w:shd w:val="clear" w:color="auto" w:fill="auto"/>
          </w:tcPr>
          <w:p w14:paraId="409A3BFA" w14:textId="77777777" w:rsidR="00F728D8" w:rsidRPr="00AF4227" w:rsidRDefault="00F728D8" w:rsidP="000953D9">
            <w:pPr>
              <w:pStyle w:val="TAL"/>
              <w:rPr>
                <w:rFonts w:eastAsia="MS Mincho"/>
                <w:bCs/>
                <w:color w:val="000000"/>
              </w:rPr>
            </w:pPr>
            <w:r w:rsidRPr="00AF4227">
              <w:rPr>
                <w:rFonts w:eastAsia="MS Mincho"/>
                <w:bCs/>
                <w:color w:val="000000"/>
              </w:rPr>
              <w:t xml:space="preserve">QCL type: A </w:t>
            </w:r>
            <w:r w:rsidRPr="00AF4227">
              <w:rPr>
                <w:rFonts w:eastAsia="MS Mincho"/>
                <w:bCs/>
                <w:color w:val="FF0000"/>
              </w:rPr>
              <w:t>+ D</w:t>
            </w:r>
          </w:p>
        </w:tc>
      </w:tr>
      <w:tr w:rsidR="00F728D8" w:rsidRPr="008D24CD" w14:paraId="4F8A3BA2" w14:textId="77777777" w:rsidTr="0058551E">
        <w:tc>
          <w:tcPr>
            <w:tcW w:w="6799" w:type="dxa"/>
            <w:shd w:val="clear" w:color="auto" w:fill="auto"/>
          </w:tcPr>
          <w:p w14:paraId="0CF50A9A" w14:textId="77777777" w:rsidR="00F728D8" w:rsidRPr="008D24CD" w:rsidRDefault="00F728D8" w:rsidP="000953D9">
            <w:pPr>
              <w:pStyle w:val="TAL"/>
            </w:pPr>
            <w:r w:rsidRPr="008D24CD">
              <w:t xml:space="preserve">TRS </w:t>
            </w:r>
            <w:r w:rsidRPr="008D24CD">
              <w:sym w:font="Wingdings" w:char="F0E0"/>
            </w:r>
            <w:r w:rsidRPr="008D24CD">
              <w:t xml:space="preserve"> DMRS for PDSCH w.r.t. average delay, Doppler shift, delay spread, Doppler spread estimation</w:t>
            </w:r>
          </w:p>
        </w:tc>
        <w:tc>
          <w:tcPr>
            <w:tcW w:w="2552" w:type="dxa"/>
            <w:shd w:val="clear" w:color="auto" w:fill="auto"/>
          </w:tcPr>
          <w:p w14:paraId="2FA45CD6" w14:textId="77777777" w:rsidR="00F728D8" w:rsidRPr="00AF4227" w:rsidRDefault="00F728D8" w:rsidP="000953D9">
            <w:pPr>
              <w:pStyle w:val="TAL"/>
              <w:rPr>
                <w:rFonts w:eastAsia="MS Mincho"/>
                <w:bCs/>
                <w:color w:val="000000"/>
              </w:rPr>
            </w:pPr>
            <w:r w:rsidRPr="00AF4227">
              <w:rPr>
                <w:rFonts w:eastAsia="MS Mincho"/>
                <w:bCs/>
                <w:color w:val="000000"/>
              </w:rPr>
              <w:t xml:space="preserve">QCL type: A </w:t>
            </w:r>
            <w:r w:rsidRPr="00AF4227">
              <w:rPr>
                <w:rFonts w:eastAsia="MS Mincho"/>
                <w:bCs/>
                <w:color w:val="FF0000"/>
              </w:rPr>
              <w:t>+ D</w:t>
            </w:r>
          </w:p>
        </w:tc>
      </w:tr>
      <w:tr w:rsidR="00F728D8" w:rsidRPr="008D24CD" w14:paraId="55EB7DE1" w14:textId="77777777" w:rsidTr="0058551E">
        <w:tc>
          <w:tcPr>
            <w:tcW w:w="6799" w:type="dxa"/>
            <w:shd w:val="clear" w:color="auto" w:fill="auto"/>
          </w:tcPr>
          <w:p w14:paraId="051E910B" w14:textId="77777777" w:rsidR="00F728D8" w:rsidRPr="008D24CD" w:rsidRDefault="00F728D8" w:rsidP="000953D9">
            <w:pPr>
              <w:pStyle w:val="TAL"/>
            </w:pPr>
            <w:r w:rsidRPr="008D24CD">
              <w:t xml:space="preserve">SSB </w:t>
            </w:r>
            <w:r w:rsidRPr="008D24CD">
              <w:sym w:font="Wingdings" w:char="F0E0"/>
            </w:r>
            <w:r w:rsidRPr="008D24CD">
              <w:t xml:space="preserve"> CSI-RS for BM w.r.t. average delay, Doppler shift, spatial RX parameters</w:t>
            </w:r>
          </w:p>
        </w:tc>
        <w:tc>
          <w:tcPr>
            <w:tcW w:w="2552" w:type="dxa"/>
            <w:shd w:val="clear" w:color="auto" w:fill="auto"/>
          </w:tcPr>
          <w:p w14:paraId="00AF08A6" w14:textId="77777777" w:rsidR="00F728D8" w:rsidRPr="008D24CD" w:rsidRDefault="00F728D8" w:rsidP="000953D9">
            <w:pPr>
              <w:pStyle w:val="TAL"/>
              <w:rPr>
                <w:rFonts w:eastAsia="MS Mincho"/>
                <w:bCs/>
                <w:color w:val="000000"/>
              </w:rPr>
            </w:pPr>
            <w:r w:rsidRPr="008D24CD">
              <w:rPr>
                <w:rFonts w:eastAsia="MS Mincho"/>
                <w:bCs/>
                <w:color w:val="000000"/>
              </w:rPr>
              <w:t xml:space="preserve">QCL type: </w:t>
            </w:r>
            <w:r w:rsidRPr="008D24CD">
              <w:rPr>
                <w:rFonts w:eastAsia="MS Mincho"/>
                <w:color w:val="000000"/>
              </w:rPr>
              <w:t>C+D</w:t>
            </w:r>
            <w:r w:rsidRPr="008D24CD">
              <w:rPr>
                <w:rFonts w:eastAsia="MS Mincho"/>
                <w:bCs/>
                <w:color w:val="000000"/>
              </w:rPr>
              <w:t xml:space="preserve"> </w:t>
            </w:r>
          </w:p>
        </w:tc>
      </w:tr>
      <w:tr w:rsidR="00F728D8" w:rsidRPr="008D24CD" w14:paraId="40637866" w14:textId="77777777" w:rsidTr="0058551E">
        <w:tc>
          <w:tcPr>
            <w:tcW w:w="6799" w:type="dxa"/>
            <w:shd w:val="clear" w:color="auto" w:fill="auto"/>
          </w:tcPr>
          <w:p w14:paraId="4648F5B5" w14:textId="77777777" w:rsidR="00F728D8" w:rsidRPr="008D24CD" w:rsidRDefault="00F728D8" w:rsidP="000953D9">
            <w:pPr>
              <w:pStyle w:val="TAL"/>
            </w:pPr>
            <w:r w:rsidRPr="008D24CD">
              <w:t xml:space="preserve">SSB </w:t>
            </w:r>
            <w:r w:rsidRPr="008D24CD">
              <w:sym w:font="Wingdings" w:char="F0E0"/>
            </w:r>
            <w:r w:rsidRPr="008D24CD">
              <w:t xml:space="preserve"> CSI-RS for CSI w.r.t, spatial RX parameters</w:t>
            </w:r>
          </w:p>
        </w:tc>
        <w:tc>
          <w:tcPr>
            <w:tcW w:w="2552" w:type="dxa"/>
            <w:shd w:val="clear" w:color="auto" w:fill="auto"/>
          </w:tcPr>
          <w:p w14:paraId="7807054E" w14:textId="77777777" w:rsidR="00F728D8" w:rsidRPr="00CB2F91" w:rsidRDefault="00F728D8" w:rsidP="000953D9">
            <w:pPr>
              <w:pStyle w:val="TAL"/>
              <w:rPr>
                <w:rFonts w:eastAsia="MS Mincho"/>
                <w:bCs/>
              </w:rPr>
            </w:pPr>
            <w:r w:rsidRPr="00CB2F91">
              <w:rPr>
                <w:rFonts w:eastAsia="MS Mincho"/>
                <w:bCs/>
              </w:rPr>
              <w:t xml:space="preserve">QCL type: </w:t>
            </w:r>
            <w:r w:rsidRPr="00CB2F91">
              <w:rPr>
                <w:rFonts w:eastAsia="MS Mincho"/>
              </w:rPr>
              <w:t>D</w:t>
            </w:r>
            <w:r w:rsidRPr="00CB2F91">
              <w:rPr>
                <w:rFonts w:eastAsia="MS Mincho"/>
                <w:bCs/>
              </w:rPr>
              <w:t xml:space="preserve"> </w:t>
            </w:r>
          </w:p>
        </w:tc>
      </w:tr>
      <w:tr w:rsidR="00F728D8" w:rsidRPr="008D24CD" w14:paraId="6DF8C472" w14:textId="77777777" w:rsidTr="0058551E">
        <w:tc>
          <w:tcPr>
            <w:tcW w:w="6799" w:type="dxa"/>
            <w:shd w:val="clear" w:color="auto" w:fill="auto"/>
          </w:tcPr>
          <w:p w14:paraId="430EACA8" w14:textId="77777777" w:rsidR="00F728D8" w:rsidRPr="008D24CD" w:rsidRDefault="00F728D8" w:rsidP="000953D9">
            <w:pPr>
              <w:pStyle w:val="TAL"/>
            </w:pPr>
            <w:r w:rsidRPr="008D24CD">
              <w:t xml:space="preserve">SSB </w:t>
            </w:r>
            <w:r w:rsidRPr="008D24CD">
              <w:sym w:font="Wingdings" w:char="F0E0"/>
            </w:r>
            <w:r w:rsidRPr="008D24CD">
              <w:t xml:space="preserve"> DMRS for PDCCH (before TRS is configured) w.r.t. average delay, Doppler shift, delay spread, Doppler spread, spatial RX parameters</w:t>
            </w:r>
          </w:p>
        </w:tc>
        <w:tc>
          <w:tcPr>
            <w:tcW w:w="2552" w:type="dxa"/>
            <w:shd w:val="clear" w:color="auto" w:fill="auto"/>
          </w:tcPr>
          <w:p w14:paraId="25028D70" w14:textId="77777777" w:rsidR="00F728D8" w:rsidRPr="008D24CD" w:rsidRDefault="00F728D8" w:rsidP="000953D9">
            <w:pPr>
              <w:pStyle w:val="TAL"/>
              <w:rPr>
                <w:rFonts w:eastAsia="MS Mincho"/>
                <w:bCs/>
                <w:color w:val="000000"/>
              </w:rPr>
            </w:pPr>
            <w:r w:rsidRPr="008D24CD">
              <w:rPr>
                <w:rFonts w:eastAsia="MS Mincho"/>
                <w:bCs/>
                <w:color w:val="000000"/>
              </w:rPr>
              <w:t>QCL type: A+D</w:t>
            </w:r>
          </w:p>
        </w:tc>
      </w:tr>
      <w:tr w:rsidR="00F728D8" w:rsidRPr="008D24CD" w14:paraId="34053E9A" w14:textId="77777777" w:rsidTr="0058551E">
        <w:tc>
          <w:tcPr>
            <w:tcW w:w="6799" w:type="dxa"/>
            <w:shd w:val="clear" w:color="auto" w:fill="auto"/>
          </w:tcPr>
          <w:p w14:paraId="7B95438B" w14:textId="77777777" w:rsidR="00F728D8" w:rsidRPr="008D24CD" w:rsidRDefault="00F728D8" w:rsidP="000953D9">
            <w:pPr>
              <w:pStyle w:val="TAL"/>
            </w:pPr>
            <w:r w:rsidRPr="008D24CD">
              <w:t xml:space="preserve">SSB </w:t>
            </w:r>
            <w:r w:rsidRPr="008D24CD">
              <w:sym w:font="Wingdings" w:char="F0E0"/>
            </w:r>
            <w:r w:rsidRPr="008D24CD">
              <w:t xml:space="preserve"> DMRS for PDSCH (before TRS is configured) w.r.t. average delay, Doppler shift, delay spread, Doppler spread, spatial RX parameters</w:t>
            </w:r>
          </w:p>
        </w:tc>
        <w:tc>
          <w:tcPr>
            <w:tcW w:w="2552" w:type="dxa"/>
            <w:shd w:val="clear" w:color="auto" w:fill="auto"/>
          </w:tcPr>
          <w:p w14:paraId="284D2EB3" w14:textId="77777777" w:rsidR="00F728D8" w:rsidRPr="008D24CD" w:rsidRDefault="00F728D8" w:rsidP="000953D9">
            <w:pPr>
              <w:pStyle w:val="TAL"/>
              <w:rPr>
                <w:rFonts w:eastAsia="MS Mincho"/>
                <w:bCs/>
                <w:color w:val="000000"/>
              </w:rPr>
            </w:pPr>
            <w:r w:rsidRPr="008D24CD">
              <w:rPr>
                <w:rFonts w:eastAsia="MS Mincho"/>
                <w:bCs/>
                <w:color w:val="000000"/>
              </w:rPr>
              <w:t>QCL type: A+D</w:t>
            </w:r>
          </w:p>
        </w:tc>
      </w:tr>
      <w:tr w:rsidR="00F728D8" w:rsidRPr="008D24CD" w14:paraId="3837F7CC" w14:textId="77777777" w:rsidTr="0058551E">
        <w:tc>
          <w:tcPr>
            <w:tcW w:w="6799" w:type="dxa"/>
            <w:shd w:val="clear" w:color="auto" w:fill="auto"/>
          </w:tcPr>
          <w:p w14:paraId="483F6EEA" w14:textId="77777777" w:rsidR="00F728D8" w:rsidRPr="008D24CD" w:rsidRDefault="00F728D8" w:rsidP="000953D9">
            <w:pPr>
              <w:pStyle w:val="TAL"/>
            </w:pPr>
            <w:r w:rsidRPr="008D24CD">
              <w:t xml:space="preserve">CSI-RS for BM </w:t>
            </w:r>
            <w:r w:rsidRPr="008D24CD">
              <w:sym w:font="Wingdings" w:char="F0E0"/>
            </w:r>
            <w:r w:rsidRPr="008D24CD">
              <w:t xml:space="preserve"> DMRS for PDCCH w.r.t. spatial RX parameters</w:t>
            </w:r>
          </w:p>
        </w:tc>
        <w:tc>
          <w:tcPr>
            <w:tcW w:w="2552" w:type="dxa"/>
            <w:shd w:val="clear" w:color="auto" w:fill="auto"/>
          </w:tcPr>
          <w:p w14:paraId="448EE019" w14:textId="77777777" w:rsidR="00F728D8" w:rsidRPr="008D24CD" w:rsidRDefault="00F728D8" w:rsidP="000953D9">
            <w:pPr>
              <w:pStyle w:val="TAL"/>
              <w:rPr>
                <w:rFonts w:eastAsia="MS Mincho"/>
                <w:bCs/>
                <w:color w:val="000000"/>
              </w:rPr>
            </w:pPr>
            <w:r w:rsidRPr="008D24CD">
              <w:rPr>
                <w:rFonts w:eastAsia="MS Mincho"/>
                <w:bCs/>
                <w:color w:val="000000"/>
              </w:rPr>
              <w:t>QCL type: D</w:t>
            </w:r>
          </w:p>
        </w:tc>
      </w:tr>
      <w:tr w:rsidR="00F728D8" w:rsidRPr="008D24CD" w14:paraId="32C8C52B" w14:textId="77777777" w:rsidTr="0058551E">
        <w:tc>
          <w:tcPr>
            <w:tcW w:w="6799" w:type="dxa"/>
            <w:shd w:val="clear" w:color="auto" w:fill="auto"/>
          </w:tcPr>
          <w:p w14:paraId="562A2958" w14:textId="77777777" w:rsidR="00F728D8" w:rsidRPr="008D24CD" w:rsidRDefault="00F728D8" w:rsidP="000953D9">
            <w:pPr>
              <w:pStyle w:val="TAL"/>
            </w:pPr>
            <w:r w:rsidRPr="008D24CD">
              <w:t xml:space="preserve">CSI-RS for BM </w:t>
            </w:r>
            <w:r w:rsidRPr="008D24CD">
              <w:sym w:font="Wingdings" w:char="F0E0"/>
            </w:r>
            <w:r w:rsidRPr="008D24CD">
              <w:t xml:space="preserve"> DMRS for PDSCH w.r.t., spatial RX parameters</w:t>
            </w:r>
          </w:p>
        </w:tc>
        <w:tc>
          <w:tcPr>
            <w:tcW w:w="2552" w:type="dxa"/>
            <w:shd w:val="clear" w:color="auto" w:fill="auto"/>
          </w:tcPr>
          <w:p w14:paraId="2A8105D0" w14:textId="77777777" w:rsidR="00F728D8" w:rsidRPr="008D24CD" w:rsidRDefault="00F728D8" w:rsidP="000953D9">
            <w:pPr>
              <w:pStyle w:val="TAL"/>
              <w:rPr>
                <w:rFonts w:eastAsia="MS Mincho"/>
                <w:bCs/>
                <w:color w:val="000000"/>
              </w:rPr>
            </w:pPr>
            <w:r w:rsidRPr="008D24CD">
              <w:rPr>
                <w:rFonts w:eastAsia="MS Mincho"/>
                <w:bCs/>
                <w:color w:val="000000"/>
              </w:rPr>
              <w:t>QCL type: D</w:t>
            </w:r>
          </w:p>
        </w:tc>
      </w:tr>
      <w:tr w:rsidR="00F728D8" w:rsidRPr="008D24CD" w14:paraId="4FEED4FA" w14:textId="77777777" w:rsidTr="0058551E">
        <w:tc>
          <w:tcPr>
            <w:tcW w:w="6799" w:type="dxa"/>
            <w:shd w:val="clear" w:color="auto" w:fill="auto"/>
          </w:tcPr>
          <w:p w14:paraId="5B40DCD5" w14:textId="77777777" w:rsidR="00F728D8" w:rsidRPr="008D24CD" w:rsidRDefault="00F728D8" w:rsidP="000953D9">
            <w:pPr>
              <w:pStyle w:val="TAL"/>
            </w:pPr>
            <w:r w:rsidRPr="008D24CD">
              <w:t xml:space="preserve">CSI-RS for CSI </w:t>
            </w:r>
            <w:r w:rsidRPr="008D24CD">
              <w:sym w:font="Wingdings" w:char="F0E0"/>
            </w:r>
            <w:r w:rsidRPr="008D24CD">
              <w:t xml:space="preserve"> DMRS for PDSCH w.r.t. average delay, Doppler shift, delay spread, Doppler spread, spatial RX parameters; Note: QCL parameters may not be derived directly from CSI-RS for CSI</w:t>
            </w:r>
          </w:p>
        </w:tc>
        <w:tc>
          <w:tcPr>
            <w:tcW w:w="2552" w:type="dxa"/>
            <w:shd w:val="clear" w:color="auto" w:fill="auto"/>
          </w:tcPr>
          <w:p w14:paraId="6264CBE4" w14:textId="77777777" w:rsidR="00F728D8" w:rsidRPr="008D24CD" w:rsidRDefault="00F728D8" w:rsidP="000953D9">
            <w:pPr>
              <w:pStyle w:val="TAL"/>
              <w:rPr>
                <w:rFonts w:eastAsia="MS Mincho"/>
                <w:color w:val="000000"/>
              </w:rPr>
            </w:pPr>
            <w:r w:rsidRPr="008D24CD">
              <w:rPr>
                <w:rFonts w:eastAsia="MS Mincho"/>
                <w:bCs/>
                <w:color w:val="000000"/>
              </w:rPr>
              <w:t>QCL type:</w:t>
            </w:r>
            <w:r w:rsidRPr="008D24CD">
              <w:rPr>
                <w:rFonts w:eastAsia="MS Mincho"/>
                <w:b/>
                <w:bCs/>
                <w:i/>
                <w:color w:val="000000"/>
              </w:rPr>
              <w:t xml:space="preserve"> </w:t>
            </w:r>
            <w:r w:rsidRPr="008D24CD">
              <w:rPr>
                <w:rFonts w:eastAsia="MS Mincho"/>
                <w:color w:val="000000"/>
              </w:rPr>
              <w:t>A+D</w:t>
            </w:r>
          </w:p>
        </w:tc>
      </w:tr>
      <w:tr w:rsidR="00F728D8" w:rsidRPr="008D24CD" w14:paraId="328204C8" w14:textId="77777777" w:rsidTr="0058551E">
        <w:tc>
          <w:tcPr>
            <w:tcW w:w="6799" w:type="dxa"/>
            <w:shd w:val="clear" w:color="auto" w:fill="auto"/>
          </w:tcPr>
          <w:p w14:paraId="186D4AEC" w14:textId="77777777" w:rsidR="00F728D8" w:rsidRPr="006153D0" w:rsidRDefault="00F728D8" w:rsidP="000953D9">
            <w:pPr>
              <w:pStyle w:val="TAL"/>
            </w:pPr>
            <w:r w:rsidRPr="008D24CD">
              <w:t xml:space="preserve">CSI-RS for BM </w:t>
            </w:r>
            <w:r w:rsidRPr="008D24CD">
              <w:sym w:font="Wingdings" w:char="F0E0"/>
            </w:r>
            <w:r w:rsidRPr="008D24CD">
              <w:t xml:space="preserve"> CSI-RS for TRS/BM/CSI w.r.t. spatial RX parameters</w:t>
            </w:r>
          </w:p>
        </w:tc>
        <w:tc>
          <w:tcPr>
            <w:tcW w:w="2552" w:type="dxa"/>
            <w:shd w:val="clear" w:color="auto" w:fill="auto"/>
          </w:tcPr>
          <w:p w14:paraId="33DFF9E1" w14:textId="77777777" w:rsidR="00F728D8" w:rsidRPr="008D24CD" w:rsidRDefault="00F728D8" w:rsidP="000953D9">
            <w:pPr>
              <w:pStyle w:val="TAL"/>
            </w:pPr>
            <w:r w:rsidRPr="008D24CD">
              <w:rPr>
                <w:rFonts w:eastAsia="MS Mincho"/>
                <w:color w:val="000000"/>
              </w:rPr>
              <w:t xml:space="preserve">QCL type: D </w:t>
            </w:r>
          </w:p>
        </w:tc>
      </w:tr>
    </w:tbl>
    <w:p w14:paraId="40FE308B" w14:textId="77777777" w:rsidR="00F728D8" w:rsidRDefault="00F728D8" w:rsidP="00F728D8">
      <w:pPr>
        <w:rPr>
          <w:lang w:eastAsia="x-none"/>
        </w:rPr>
      </w:pPr>
    </w:p>
    <w:p w14:paraId="72990DB3" w14:textId="77777777" w:rsidR="00F728D8" w:rsidRDefault="00F728D8" w:rsidP="00F728D8">
      <w:pPr>
        <w:rPr>
          <w:lang w:eastAsia="x-none"/>
        </w:rPr>
      </w:pPr>
    </w:p>
    <w:p w14:paraId="74AF779F" w14:textId="77777777" w:rsidR="00F728D8" w:rsidRPr="000953D9" w:rsidRDefault="00F728D8" w:rsidP="00F728D8">
      <w:pPr>
        <w:rPr>
          <w:lang w:eastAsia="x-none"/>
        </w:rPr>
      </w:pPr>
      <w:r w:rsidRPr="000953D9">
        <w:rPr>
          <w:highlight w:val="green"/>
          <w:lang w:eastAsia="x-none"/>
        </w:rPr>
        <w:t>Agreement</w:t>
      </w:r>
    </w:p>
    <w:p w14:paraId="0A8D08AC" w14:textId="77777777" w:rsidR="00F728D8" w:rsidRDefault="00F728D8" w:rsidP="00F728D8">
      <w:pPr>
        <w:rPr>
          <w:lang w:eastAsia="x-none"/>
        </w:rPr>
      </w:pPr>
      <w:r>
        <w:rPr>
          <w:lang w:eastAsia="x-none"/>
        </w:rPr>
        <w:t>Note: For all the tables below, if a row has the same RS type, same RS ID should be assumed.</w:t>
      </w:r>
    </w:p>
    <w:p w14:paraId="5F927657" w14:textId="77777777" w:rsidR="00F728D8" w:rsidRDefault="00F728D8" w:rsidP="00F728D8">
      <w:r w:rsidRPr="00252357">
        <w:t xml:space="preserve">If a CSI-RS resource is in a </w:t>
      </w:r>
      <w:r w:rsidRPr="0021347C">
        <w:rPr>
          <w:i/>
          <w:color w:val="000000"/>
        </w:rPr>
        <w:t>NZP-CSI-RS-ResourceSet</w:t>
      </w:r>
      <w:r w:rsidRPr="0017586C">
        <w:rPr>
          <w:i/>
          <w:color w:val="000000"/>
        </w:rPr>
        <w:t xml:space="preserve"> </w:t>
      </w:r>
      <w:r>
        <w:t xml:space="preserve">configured with higher </w:t>
      </w:r>
      <w:r w:rsidRPr="00252357">
        <w:t xml:space="preserve">layer parameter </w:t>
      </w:r>
      <w:r w:rsidRPr="003271E0">
        <w:rPr>
          <w:i/>
        </w:rPr>
        <w:t>trs</w:t>
      </w:r>
      <w:r w:rsidRPr="00252357">
        <w:rPr>
          <w:i/>
        </w:rPr>
        <w:t>-Info</w:t>
      </w:r>
      <w:r w:rsidRPr="00252357">
        <w:t>, the UE should only expect</w:t>
      </w:r>
      <w:r>
        <w:t xml:space="preserve"> the following two possible configurations of the higher layer parameter </w:t>
      </w:r>
      <w:r w:rsidRPr="00250409">
        <w:rPr>
          <w:i/>
        </w:rPr>
        <w:t>TCI-State</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831"/>
        <w:gridCol w:w="1748"/>
        <w:gridCol w:w="2210"/>
        <w:gridCol w:w="2276"/>
      </w:tblGrid>
      <w:tr w:rsidR="00F728D8" w14:paraId="25486F7F" w14:textId="77777777" w:rsidTr="0058551E">
        <w:tc>
          <w:tcPr>
            <w:tcW w:w="1564" w:type="dxa"/>
            <w:shd w:val="clear" w:color="auto" w:fill="auto"/>
          </w:tcPr>
          <w:p w14:paraId="10D2C8DE" w14:textId="77777777" w:rsidR="00F728D8" w:rsidRPr="00185691" w:rsidRDefault="00F728D8" w:rsidP="000953D9">
            <w:pPr>
              <w:pStyle w:val="TAH"/>
            </w:pPr>
            <w:r w:rsidRPr="00185691">
              <w:t>Valid TCI state Configuration</w:t>
            </w:r>
          </w:p>
        </w:tc>
        <w:tc>
          <w:tcPr>
            <w:tcW w:w="1831" w:type="dxa"/>
            <w:shd w:val="clear" w:color="auto" w:fill="auto"/>
          </w:tcPr>
          <w:p w14:paraId="01709749" w14:textId="77777777" w:rsidR="00F728D8" w:rsidRPr="00185691" w:rsidRDefault="00F728D8" w:rsidP="000953D9">
            <w:pPr>
              <w:pStyle w:val="TAH"/>
            </w:pPr>
            <w:r w:rsidRPr="00185691">
              <w:t>DL RS 1</w:t>
            </w:r>
          </w:p>
        </w:tc>
        <w:tc>
          <w:tcPr>
            <w:tcW w:w="1748" w:type="dxa"/>
            <w:shd w:val="clear" w:color="auto" w:fill="auto"/>
          </w:tcPr>
          <w:p w14:paraId="57688C8E" w14:textId="77777777" w:rsidR="00F728D8" w:rsidRPr="00185691" w:rsidRDefault="00F728D8" w:rsidP="000953D9">
            <w:pPr>
              <w:pStyle w:val="TAH"/>
              <w:rPr>
                <w:i/>
              </w:rPr>
            </w:pPr>
            <w:r w:rsidRPr="00185691">
              <w:rPr>
                <w:i/>
              </w:rPr>
              <w:t>qcl-Type1</w:t>
            </w:r>
          </w:p>
        </w:tc>
        <w:tc>
          <w:tcPr>
            <w:tcW w:w="2210" w:type="dxa"/>
            <w:shd w:val="clear" w:color="auto" w:fill="auto"/>
          </w:tcPr>
          <w:p w14:paraId="60E516E6" w14:textId="77777777" w:rsidR="00F728D8" w:rsidRPr="00185691" w:rsidRDefault="00F728D8" w:rsidP="000953D9">
            <w:pPr>
              <w:pStyle w:val="TAH"/>
            </w:pPr>
            <w:r w:rsidRPr="00185691">
              <w:t>DL RS 2 (if configured)</w:t>
            </w:r>
          </w:p>
        </w:tc>
        <w:tc>
          <w:tcPr>
            <w:tcW w:w="2276" w:type="dxa"/>
            <w:shd w:val="clear" w:color="auto" w:fill="auto"/>
          </w:tcPr>
          <w:p w14:paraId="4FAC6FC3" w14:textId="77777777" w:rsidR="00F728D8" w:rsidRPr="00185691" w:rsidRDefault="00F728D8" w:rsidP="000953D9">
            <w:pPr>
              <w:pStyle w:val="TAH"/>
            </w:pPr>
            <w:r w:rsidRPr="00185691">
              <w:rPr>
                <w:i/>
              </w:rPr>
              <w:t>qcl-Type2</w:t>
            </w:r>
            <w:r w:rsidRPr="00185691">
              <w:t xml:space="preserve"> (if configured)</w:t>
            </w:r>
          </w:p>
        </w:tc>
      </w:tr>
      <w:tr w:rsidR="00F728D8" w14:paraId="1986AA8D" w14:textId="77777777" w:rsidTr="0058551E">
        <w:tc>
          <w:tcPr>
            <w:tcW w:w="1564" w:type="dxa"/>
            <w:shd w:val="clear" w:color="auto" w:fill="auto"/>
          </w:tcPr>
          <w:p w14:paraId="66EA24F0" w14:textId="77777777" w:rsidR="00F728D8" w:rsidRDefault="00F728D8" w:rsidP="000953D9">
            <w:pPr>
              <w:pStyle w:val="TAC"/>
            </w:pPr>
            <w:r>
              <w:t>1*</w:t>
            </w:r>
          </w:p>
        </w:tc>
        <w:tc>
          <w:tcPr>
            <w:tcW w:w="1831" w:type="dxa"/>
            <w:shd w:val="clear" w:color="auto" w:fill="auto"/>
          </w:tcPr>
          <w:p w14:paraId="3F98082B" w14:textId="77777777" w:rsidR="00F728D8" w:rsidRDefault="00F728D8" w:rsidP="000953D9">
            <w:pPr>
              <w:pStyle w:val="TAC"/>
            </w:pPr>
            <w:r>
              <w:t>SS/PBCH Block</w:t>
            </w:r>
          </w:p>
        </w:tc>
        <w:tc>
          <w:tcPr>
            <w:tcW w:w="1748" w:type="dxa"/>
            <w:shd w:val="clear" w:color="auto" w:fill="auto"/>
          </w:tcPr>
          <w:p w14:paraId="467E3290" w14:textId="77777777" w:rsidR="00F728D8" w:rsidRDefault="00F728D8" w:rsidP="000953D9">
            <w:pPr>
              <w:pStyle w:val="TAC"/>
            </w:pPr>
            <w:r>
              <w:t>QCL-TypeC</w:t>
            </w:r>
          </w:p>
        </w:tc>
        <w:tc>
          <w:tcPr>
            <w:tcW w:w="2210" w:type="dxa"/>
            <w:shd w:val="clear" w:color="auto" w:fill="auto"/>
          </w:tcPr>
          <w:p w14:paraId="72668917" w14:textId="77777777" w:rsidR="00F728D8" w:rsidRDefault="00F728D8" w:rsidP="000953D9">
            <w:pPr>
              <w:pStyle w:val="TAC"/>
            </w:pPr>
            <w:r>
              <w:t>SS/PBCH Block</w:t>
            </w:r>
          </w:p>
        </w:tc>
        <w:tc>
          <w:tcPr>
            <w:tcW w:w="2276" w:type="dxa"/>
            <w:shd w:val="clear" w:color="auto" w:fill="auto"/>
          </w:tcPr>
          <w:p w14:paraId="62A61BD5" w14:textId="77777777" w:rsidR="00F728D8" w:rsidRDefault="00F728D8" w:rsidP="000953D9">
            <w:pPr>
              <w:pStyle w:val="TAC"/>
            </w:pPr>
            <w:r>
              <w:t>QCL-TypeD</w:t>
            </w:r>
          </w:p>
        </w:tc>
      </w:tr>
      <w:tr w:rsidR="00F728D8" w14:paraId="69A4AFBE" w14:textId="77777777" w:rsidTr="0058551E">
        <w:tc>
          <w:tcPr>
            <w:tcW w:w="1564" w:type="dxa"/>
            <w:shd w:val="clear" w:color="auto" w:fill="auto"/>
          </w:tcPr>
          <w:p w14:paraId="5E49937A" w14:textId="77777777" w:rsidR="00F728D8" w:rsidRDefault="00F728D8" w:rsidP="000953D9">
            <w:pPr>
              <w:pStyle w:val="TAC"/>
            </w:pPr>
            <w:r>
              <w:t>2*</w:t>
            </w:r>
          </w:p>
        </w:tc>
        <w:tc>
          <w:tcPr>
            <w:tcW w:w="1831" w:type="dxa"/>
            <w:shd w:val="clear" w:color="auto" w:fill="auto"/>
          </w:tcPr>
          <w:p w14:paraId="47AB8843" w14:textId="77777777" w:rsidR="00F728D8" w:rsidRDefault="00F728D8" w:rsidP="000953D9">
            <w:pPr>
              <w:pStyle w:val="TAC"/>
            </w:pPr>
            <w:r>
              <w:t>SS/PBCH Block</w:t>
            </w:r>
          </w:p>
        </w:tc>
        <w:tc>
          <w:tcPr>
            <w:tcW w:w="1748" w:type="dxa"/>
            <w:shd w:val="clear" w:color="auto" w:fill="auto"/>
          </w:tcPr>
          <w:p w14:paraId="1A973D1F" w14:textId="77777777" w:rsidR="00F728D8" w:rsidRDefault="00F728D8" w:rsidP="000953D9">
            <w:pPr>
              <w:pStyle w:val="TAC"/>
            </w:pPr>
            <w:r>
              <w:t>QCL-TypeC</w:t>
            </w:r>
          </w:p>
        </w:tc>
        <w:tc>
          <w:tcPr>
            <w:tcW w:w="2210" w:type="dxa"/>
            <w:shd w:val="clear" w:color="auto" w:fill="auto"/>
          </w:tcPr>
          <w:p w14:paraId="37108C61" w14:textId="77777777" w:rsidR="00F728D8" w:rsidRDefault="00F728D8" w:rsidP="000953D9">
            <w:pPr>
              <w:pStyle w:val="TAC"/>
            </w:pPr>
            <w:r>
              <w:t>CSI-RS (BM)</w:t>
            </w:r>
          </w:p>
        </w:tc>
        <w:tc>
          <w:tcPr>
            <w:tcW w:w="2276" w:type="dxa"/>
            <w:shd w:val="clear" w:color="auto" w:fill="auto"/>
          </w:tcPr>
          <w:p w14:paraId="10E62EF9" w14:textId="77777777" w:rsidR="00F728D8" w:rsidRDefault="00F728D8" w:rsidP="000953D9">
            <w:pPr>
              <w:pStyle w:val="TAC"/>
            </w:pPr>
            <w:r>
              <w:t>QCL-TypeD</w:t>
            </w:r>
          </w:p>
        </w:tc>
      </w:tr>
    </w:tbl>
    <w:p w14:paraId="6DF6E915" w14:textId="77777777" w:rsidR="00F728D8" w:rsidRPr="00B34754" w:rsidRDefault="00F728D8" w:rsidP="00F728D8">
      <w:pPr>
        <w:rPr>
          <w:lang w:val="en-US"/>
        </w:rPr>
      </w:pPr>
      <w:r>
        <w:rPr>
          <w:lang w:val="en-US"/>
        </w:rPr>
        <w:t>*</w:t>
      </w:r>
      <w:r w:rsidRPr="00B34754">
        <w:rPr>
          <w:lang w:val="en-US"/>
        </w:rPr>
        <w:t xml:space="preserve"> </w:t>
      </w:r>
      <w:r>
        <w:rPr>
          <w:lang w:val="en-US"/>
        </w:rPr>
        <w:t>If QCL type-D is applicable, DL RS2 and QCL type-2 shall be configured for the UE</w:t>
      </w:r>
    </w:p>
    <w:p w14:paraId="3458BB66" w14:textId="77777777" w:rsidR="00F728D8" w:rsidRPr="008C6CCC" w:rsidRDefault="00F728D8" w:rsidP="00F728D8">
      <w:pPr>
        <w:rPr>
          <w:lang w:val="en-US"/>
        </w:rPr>
      </w:pPr>
    </w:p>
    <w:p w14:paraId="4B19F9C4" w14:textId="77777777" w:rsidR="00F728D8" w:rsidRDefault="00F728D8" w:rsidP="00F728D8">
      <w:r w:rsidRPr="00252357">
        <w:lastRenderedPageBreak/>
        <w:t xml:space="preserve">If a CSI-RS resource is in a </w:t>
      </w:r>
      <w:r w:rsidRPr="0021347C">
        <w:rPr>
          <w:i/>
          <w:color w:val="000000"/>
        </w:rPr>
        <w:t>NZP-CSI-RS-ResourceSet</w:t>
      </w:r>
      <w:r w:rsidRPr="00252357">
        <w:t xml:space="preserve"> configured without higher</w:t>
      </w:r>
      <w:r>
        <w:t xml:space="preserve"> </w:t>
      </w:r>
      <w:r w:rsidRPr="00252357">
        <w:t xml:space="preserve">layer parameter </w:t>
      </w:r>
      <w:r w:rsidRPr="003271E0">
        <w:rPr>
          <w:i/>
        </w:rPr>
        <w:t>trs</w:t>
      </w:r>
      <w:r w:rsidRPr="00252357">
        <w:rPr>
          <w:i/>
        </w:rPr>
        <w:t>-Info</w:t>
      </w:r>
      <w:r w:rsidRPr="00252357">
        <w:t xml:space="preserve"> and without </w:t>
      </w:r>
      <w:r w:rsidRPr="005B68A6">
        <w:rPr>
          <w:i/>
          <w:color w:val="000000"/>
        </w:rPr>
        <w:t>repetition</w:t>
      </w:r>
      <w:r w:rsidRPr="00252357">
        <w:t>, the UE should only expect</w:t>
      </w:r>
      <w:r>
        <w:t xml:space="preserve"> the following three possible configurations of the higher layer parameter </w:t>
      </w:r>
      <w:r w:rsidRPr="00250409">
        <w:rPr>
          <w:i/>
        </w:rPr>
        <w:t>TCI-State</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714"/>
        <w:gridCol w:w="1777"/>
        <w:gridCol w:w="2235"/>
        <w:gridCol w:w="2302"/>
      </w:tblGrid>
      <w:tr w:rsidR="00F728D8" w14:paraId="27C83157" w14:textId="77777777" w:rsidTr="0058551E">
        <w:tc>
          <w:tcPr>
            <w:tcW w:w="1601" w:type="dxa"/>
            <w:shd w:val="clear" w:color="auto" w:fill="auto"/>
          </w:tcPr>
          <w:p w14:paraId="3E8FB982" w14:textId="77777777" w:rsidR="00F728D8" w:rsidRPr="00185691" w:rsidRDefault="00F728D8" w:rsidP="000953D9">
            <w:pPr>
              <w:pStyle w:val="TAH"/>
            </w:pPr>
            <w:r w:rsidRPr="00185691">
              <w:t>Valid TCI state Configuration</w:t>
            </w:r>
          </w:p>
        </w:tc>
        <w:tc>
          <w:tcPr>
            <w:tcW w:w="1714" w:type="dxa"/>
            <w:shd w:val="clear" w:color="auto" w:fill="auto"/>
          </w:tcPr>
          <w:p w14:paraId="2ACC79E2" w14:textId="77777777" w:rsidR="00F728D8" w:rsidRPr="00185691" w:rsidRDefault="00F728D8" w:rsidP="000953D9">
            <w:pPr>
              <w:pStyle w:val="TAH"/>
            </w:pPr>
            <w:r w:rsidRPr="00185691">
              <w:t>DL RS 1</w:t>
            </w:r>
          </w:p>
        </w:tc>
        <w:tc>
          <w:tcPr>
            <w:tcW w:w="1777" w:type="dxa"/>
            <w:shd w:val="clear" w:color="auto" w:fill="auto"/>
          </w:tcPr>
          <w:p w14:paraId="016C9BC9" w14:textId="77777777" w:rsidR="00F728D8" w:rsidRPr="00185691" w:rsidRDefault="00F728D8" w:rsidP="000953D9">
            <w:pPr>
              <w:pStyle w:val="TAH"/>
              <w:rPr>
                <w:i/>
              </w:rPr>
            </w:pPr>
            <w:r w:rsidRPr="00185691">
              <w:rPr>
                <w:i/>
              </w:rPr>
              <w:t>qcl-Type1</w:t>
            </w:r>
          </w:p>
        </w:tc>
        <w:tc>
          <w:tcPr>
            <w:tcW w:w="2235" w:type="dxa"/>
            <w:shd w:val="clear" w:color="auto" w:fill="auto"/>
          </w:tcPr>
          <w:p w14:paraId="3EA128D7" w14:textId="77777777" w:rsidR="00F728D8" w:rsidRPr="00185691" w:rsidRDefault="00F728D8" w:rsidP="000953D9">
            <w:pPr>
              <w:pStyle w:val="TAH"/>
            </w:pPr>
            <w:r w:rsidRPr="00185691">
              <w:t>DL RS 2 (if configured)</w:t>
            </w:r>
          </w:p>
        </w:tc>
        <w:tc>
          <w:tcPr>
            <w:tcW w:w="2302" w:type="dxa"/>
            <w:shd w:val="clear" w:color="auto" w:fill="auto"/>
          </w:tcPr>
          <w:p w14:paraId="47A88A23" w14:textId="77777777" w:rsidR="00F728D8" w:rsidRPr="00185691" w:rsidRDefault="00F728D8" w:rsidP="000953D9">
            <w:pPr>
              <w:pStyle w:val="TAH"/>
            </w:pPr>
            <w:r w:rsidRPr="00185691">
              <w:rPr>
                <w:i/>
              </w:rPr>
              <w:t>qcl-Type2</w:t>
            </w:r>
            <w:r w:rsidRPr="00185691">
              <w:t xml:space="preserve"> (if configured)</w:t>
            </w:r>
          </w:p>
        </w:tc>
      </w:tr>
      <w:tr w:rsidR="00F728D8" w14:paraId="2EC1CD1E" w14:textId="77777777" w:rsidTr="0058551E">
        <w:tc>
          <w:tcPr>
            <w:tcW w:w="1601" w:type="dxa"/>
            <w:shd w:val="clear" w:color="auto" w:fill="auto"/>
          </w:tcPr>
          <w:p w14:paraId="46199B2A" w14:textId="77777777" w:rsidR="00F728D8" w:rsidRDefault="00F728D8" w:rsidP="000953D9">
            <w:pPr>
              <w:pStyle w:val="TAC"/>
            </w:pPr>
            <w:r>
              <w:t>1**</w:t>
            </w:r>
          </w:p>
        </w:tc>
        <w:tc>
          <w:tcPr>
            <w:tcW w:w="1714" w:type="dxa"/>
            <w:shd w:val="clear" w:color="auto" w:fill="auto"/>
          </w:tcPr>
          <w:p w14:paraId="5F627BD0" w14:textId="77777777" w:rsidR="00F728D8" w:rsidRDefault="00F728D8" w:rsidP="000953D9">
            <w:pPr>
              <w:pStyle w:val="TAC"/>
            </w:pPr>
            <w:r>
              <w:t>TRS</w:t>
            </w:r>
          </w:p>
        </w:tc>
        <w:tc>
          <w:tcPr>
            <w:tcW w:w="1777" w:type="dxa"/>
            <w:shd w:val="clear" w:color="auto" w:fill="auto"/>
          </w:tcPr>
          <w:p w14:paraId="6034C76F" w14:textId="77777777" w:rsidR="00F728D8" w:rsidRDefault="00F728D8" w:rsidP="000953D9">
            <w:pPr>
              <w:pStyle w:val="TAC"/>
            </w:pPr>
            <w:r>
              <w:t>QCL-TypeA</w:t>
            </w:r>
          </w:p>
        </w:tc>
        <w:tc>
          <w:tcPr>
            <w:tcW w:w="2235" w:type="dxa"/>
            <w:shd w:val="clear" w:color="auto" w:fill="auto"/>
          </w:tcPr>
          <w:p w14:paraId="63D3C43D" w14:textId="77777777" w:rsidR="00F728D8" w:rsidRPr="008C6CCC" w:rsidRDefault="00F728D8" w:rsidP="000953D9">
            <w:pPr>
              <w:pStyle w:val="TAC"/>
            </w:pPr>
            <w:r w:rsidRPr="008C6CCC">
              <w:t>SS/PBCH Block</w:t>
            </w:r>
          </w:p>
        </w:tc>
        <w:tc>
          <w:tcPr>
            <w:tcW w:w="2302" w:type="dxa"/>
            <w:shd w:val="clear" w:color="auto" w:fill="auto"/>
          </w:tcPr>
          <w:p w14:paraId="4E1C4CF9" w14:textId="77777777" w:rsidR="00F728D8" w:rsidRPr="008C6CCC" w:rsidRDefault="00F728D8" w:rsidP="000953D9">
            <w:pPr>
              <w:pStyle w:val="TAC"/>
            </w:pPr>
            <w:r w:rsidRPr="008C6CCC">
              <w:t>QCL-TypeD</w:t>
            </w:r>
          </w:p>
        </w:tc>
      </w:tr>
      <w:tr w:rsidR="00F728D8" w14:paraId="03B973BA" w14:textId="77777777" w:rsidTr="0058551E">
        <w:tc>
          <w:tcPr>
            <w:tcW w:w="1601" w:type="dxa"/>
            <w:shd w:val="clear" w:color="auto" w:fill="auto"/>
          </w:tcPr>
          <w:p w14:paraId="5BE6B783" w14:textId="77777777" w:rsidR="00F728D8" w:rsidRDefault="00F728D8" w:rsidP="000953D9">
            <w:pPr>
              <w:pStyle w:val="TAC"/>
            </w:pPr>
            <w:r>
              <w:t>2**</w:t>
            </w:r>
          </w:p>
        </w:tc>
        <w:tc>
          <w:tcPr>
            <w:tcW w:w="1714" w:type="dxa"/>
            <w:shd w:val="clear" w:color="auto" w:fill="auto"/>
          </w:tcPr>
          <w:p w14:paraId="3D1AFE99" w14:textId="77777777" w:rsidR="00F728D8" w:rsidRDefault="00F728D8" w:rsidP="000953D9">
            <w:pPr>
              <w:pStyle w:val="TAC"/>
            </w:pPr>
            <w:r>
              <w:t>TRS</w:t>
            </w:r>
          </w:p>
        </w:tc>
        <w:tc>
          <w:tcPr>
            <w:tcW w:w="1777" w:type="dxa"/>
            <w:shd w:val="clear" w:color="auto" w:fill="auto"/>
          </w:tcPr>
          <w:p w14:paraId="4FA5FD89" w14:textId="77777777" w:rsidR="00F728D8" w:rsidRDefault="00F728D8" w:rsidP="000953D9">
            <w:pPr>
              <w:pStyle w:val="TAC"/>
            </w:pPr>
            <w:r>
              <w:t>QCL-TypeA</w:t>
            </w:r>
          </w:p>
        </w:tc>
        <w:tc>
          <w:tcPr>
            <w:tcW w:w="2235" w:type="dxa"/>
            <w:shd w:val="clear" w:color="auto" w:fill="auto"/>
          </w:tcPr>
          <w:p w14:paraId="2DFC5553" w14:textId="77777777" w:rsidR="00F728D8" w:rsidRDefault="00F728D8" w:rsidP="000953D9">
            <w:pPr>
              <w:pStyle w:val="TAC"/>
            </w:pPr>
            <w:r>
              <w:t>CSI-RS (BM)</w:t>
            </w:r>
          </w:p>
        </w:tc>
        <w:tc>
          <w:tcPr>
            <w:tcW w:w="2302" w:type="dxa"/>
            <w:shd w:val="clear" w:color="auto" w:fill="auto"/>
          </w:tcPr>
          <w:p w14:paraId="446221DA" w14:textId="77777777" w:rsidR="00F728D8" w:rsidRDefault="00F728D8" w:rsidP="000953D9">
            <w:pPr>
              <w:pStyle w:val="TAC"/>
            </w:pPr>
            <w:r>
              <w:t>QCL-TypeD</w:t>
            </w:r>
          </w:p>
        </w:tc>
      </w:tr>
      <w:tr w:rsidR="00F728D8" w14:paraId="2F680DD9" w14:textId="77777777" w:rsidTr="0058551E">
        <w:tc>
          <w:tcPr>
            <w:tcW w:w="1601" w:type="dxa"/>
            <w:shd w:val="clear" w:color="auto" w:fill="auto"/>
          </w:tcPr>
          <w:p w14:paraId="7C995DA4" w14:textId="77777777" w:rsidR="00F728D8" w:rsidRDefault="00F728D8" w:rsidP="000953D9">
            <w:pPr>
              <w:pStyle w:val="TAC"/>
            </w:pPr>
            <w:r>
              <w:t>3*</w:t>
            </w:r>
          </w:p>
        </w:tc>
        <w:tc>
          <w:tcPr>
            <w:tcW w:w="1714" w:type="dxa"/>
            <w:shd w:val="clear" w:color="auto" w:fill="auto"/>
          </w:tcPr>
          <w:p w14:paraId="22AA49D3" w14:textId="77777777" w:rsidR="00F728D8" w:rsidRDefault="00F728D8" w:rsidP="000953D9">
            <w:pPr>
              <w:pStyle w:val="TAC"/>
            </w:pPr>
            <w:r>
              <w:t>TRS</w:t>
            </w:r>
          </w:p>
        </w:tc>
        <w:tc>
          <w:tcPr>
            <w:tcW w:w="1777" w:type="dxa"/>
            <w:shd w:val="clear" w:color="auto" w:fill="auto"/>
          </w:tcPr>
          <w:p w14:paraId="79DEF732" w14:textId="77777777" w:rsidR="00F728D8" w:rsidRDefault="00F728D8" w:rsidP="000953D9">
            <w:pPr>
              <w:pStyle w:val="TAC"/>
            </w:pPr>
            <w:r>
              <w:t>QCL-TypeB</w:t>
            </w:r>
          </w:p>
        </w:tc>
        <w:tc>
          <w:tcPr>
            <w:tcW w:w="2235" w:type="dxa"/>
            <w:shd w:val="clear" w:color="auto" w:fill="auto"/>
          </w:tcPr>
          <w:p w14:paraId="79BE274E" w14:textId="77777777" w:rsidR="00F728D8" w:rsidRDefault="00F728D8" w:rsidP="000953D9">
            <w:pPr>
              <w:pStyle w:val="TAC"/>
            </w:pPr>
          </w:p>
        </w:tc>
        <w:tc>
          <w:tcPr>
            <w:tcW w:w="2302" w:type="dxa"/>
            <w:shd w:val="clear" w:color="auto" w:fill="auto"/>
          </w:tcPr>
          <w:p w14:paraId="0EF6DC24" w14:textId="77777777" w:rsidR="00F728D8" w:rsidRDefault="00F728D8" w:rsidP="000953D9">
            <w:pPr>
              <w:pStyle w:val="TAC"/>
            </w:pPr>
          </w:p>
        </w:tc>
      </w:tr>
    </w:tbl>
    <w:p w14:paraId="45E7FD39" w14:textId="77777777" w:rsidR="00F728D8" w:rsidRDefault="00F728D8" w:rsidP="00F728D8">
      <w:pPr>
        <w:rPr>
          <w:lang w:val="en-US"/>
        </w:rPr>
      </w:pPr>
      <w:r w:rsidRPr="00B34754">
        <w:rPr>
          <w:lang w:val="en-US"/>
        </w:rPr>
        <w:t xml:space="preserve">* </w:t>
      </w:r>
      <w:r>
        <w:rPr>
          <w:lang w:val="en-US"/>
        </w:rPr>
        <w:t>If QCL type-D is not applicable</w:t>
      </w:r>
    </w:p>
    <w:p w14:paraId="6FEA40CE" w14:textId="77777777" w:rsidR="00F728D8" w:rsidRPr="00B34754" w:rsidRDefault="00F728D8" w:rsidP="00F728D8">
      <w:pPr>
        <w:rPr>
          <w:lang w:val="en-US"/>
        </w:rPr>
      </w:pPr>
      <w:r w:rsidRPr="00B34754">
        <w:rPr>
          <w:lang w:val="en-US"/>
        </w:rPr>
        <w:t>*</w:t>
      </w:r>
      <w:r>
        <w:rPr>
          <w:lang w:val="en-US"/>
        </w:rPr>
        <w:t>*</w:t>
      </w:r>
      <w:r w:rsidRPr="00B34754">
        <w:rPr>
          <w:lang w:val="en-US"/>
        </w:rPr>
        <w:t xml:space="preserve"> </w:t>
      </w:r>
      <w:r>
        <w:rPr>
          <w:lang w:val="en-US"/>
        </w:rPr>
        <w:t>If QCL type-D is applicable, DL RS2 and QCL type-2 shall be configured for the UE</w:t>
      </w:r>
    </w:p>
    <w:p w14:paraId="08C51B85" w14:textId="77777777" w:rsidR="00F728D8" w:rsidRDefault="00F728D8" w:rsidP="00F728D8"/>
    <w:p w14:paraId="0CBD7A63" w14:textId="77777777" w:rsidR="00F728D8" w:rsidRDefault="00F728D8" w:rsidP="00F728D8">
      <w:r w:rsidRPr="00252357">
        <w:t xml:space="preserve">If a CSI-RS resource in a </w:t>
      </w:r>
      <w:r w:rsidRPr="0021347C">
        <w:rPr>
          <w:i/>
          <w:color w:val="000000"/>
        </w:rPr>
        <w:t>NZP-CSI-RS-ResourceSet</w:t>
      </w:r>
      <w:r w:rsidRPr="00252357">
        <w:t xml:space="preserve"> is configured with higher</w:t>
      </w:r>
      <w:r>
        <w:t xml:space="preserve"> </w:t>
      </w:r>
      <w:r w:rsidRPr="00252357">
        <w:t xml:space="preserve">layer parameter </w:t>
      </w:r>
      <w:r w:rsidRPr="005B68A6">
        <w:rPr>
          <w:i/>
          <w:color w:val="000000"/>
        </w:rPr>
        <w:t>repetition</w:t>
      </w:r>
      <w:r w:rsidRPr="00252357">
        <w:t>, the UE should only expect</w:t>
      </w:r>
      <w:r w:rsidRPr="00250409">
        <w:t xml:space="preserve"> </w:t>
      </w:r>
      <w:r>
        <w:t xml:space="preserve">the following three configurations of the higher layer parameter </w:t>
      </w:r>
      <w:r w:rsidRPr="00250409">
        <w:rPr>
          <w:i/>
        </w:rPr>
        <w:t>TCI-State</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1831"/>
        <w:gridCol w:w="1751"/>
        <w:gridCol w:w="2210"/>
        <w:gridCol w:w="2275"/>
      </w:tblGrid>
      <w:tr w:rsidR="00F728D8" w14:paraId="3DCF0FD7" w14:textId="77777777" w:rsidTr="0058551E">
        <w:tc>
          <w:tcPr>
            <w:tcW w:w="1562" w:type="dxa"/>
            <w:shd w:val="clear" w:color="auto" w:fill="auto"/>
          </w:tcPr>
          <w:p w14:paraId="5C0CDCDD" w14:textId="77777777" w:rsidR="00F728D8" w:rsidRPr="00185691" w:rsidRDefault="00F728D8" w:rsidP="000953D9">
            <w:pPr>
              <w:pStyle w:val="TAH"/>
            </w:pPr>
            <w:r w:rsidRPr="00185691">
              <w:t>Valid TCI state Configuration</w:t>
            </w:r>
          </w:p>
        </w:tc>
        <w:tc>
          <w:tcPr>
            <w:tcW w:w="1831" w:type="dxa"/>
            <w:shd w:val="clear" w:color="auto" w:fill="auto"/>
          </w:tcPr>
          <w:p w14:paraId="7481ED43" w14:textId="77777777" w:rsidR="00F728D8" w:rsidRPr="00185691" w:rsidRDefault="00F728D8" w:rsidP="000953D9">
            <w:pPr>
              <w:pStyle w:val="TAH"/>
            </w:pPr>
            <w:r w:rsidRPr="00185691">
              <w:t>DL RS 1</w:t>
            </w:r>
          </w:p>
        </w:tc>
        <w:tc>
          <w:tcPr>
            <w:tcW w:w="1751" w:type="dxa"/>
            <w:shd w:val="clear" w:color="auto" w:fill="auto"/>
          </w:tcPr>
          <w:p w14:paraId="37782185" w14:textId="77777777" w:rsidR="00F728D8" w:rsidRPr="00185691" w:rsidRDefault="00F728D8" w:rsidP="000953D9">
            <w:pPr>
              <w:pStyle w:val="TAH"/>
              <w:rPr>
                <w:i/>
              </w:rPr>
            </w:pPr>
            <w:r w:rsidRPr="00185691">
              <w:rPr>
                <w:i/>
              </w:rPr>
              <w:t>qcl-Type1</w:t>
            </w:r>
          </w:p>
        </w:tc>
        <w:tc>
          <w:tcPr>
            <w:tcW w:w="2210" w:type="dxa"/>
            <w:shd w:val="clear" w:color="auto" w:fill="auto"/>
          </w:tcPr>
          <w:p w14:paraId="16AAC0AA" w14:textId="77777777" w:rsidR="00F728D8" w:rsidRPr="00185691" w:rsidRDefault="00F728D8" w:rsidP="000953D9">
            <w:pPr>
              <w:pStyle w:val="TAH"/>
            </w:pPr>
            <w:r w:rsidRPr="00185691">
              <w:t>DL RS 2 (if configured)</w:t>
            </w:r>
          </w:p>
        </w:tc>
        <w:tc>
          <w:tcPr>
            <w:tcW w:w="2275" w:type="dxa"/>
            <w:shd w:val="clear" w:color="auto" w:fill="auto"/>
          </w:tcPr>
          <w:p w14:paraId="2FADE8F7" w14:textId="77777777" w:rsidR="00F728D8" w:rsidRPr="00185691" w:rsidRDefault="00F728D8" w:rsidP="000953D9">
            <w:pPr>
              <w:pStyle w:val="TAH"/>
            </w:pPr>
            <w:r w:rsidRPr="00185691">
              <w:rPr>
                <w:i/>
              </w:rPr>
              <w:t>qcl-Type2</w:t>
            </w:r>
            <w:r w:rsidRPr="00185691">
              <w:t xml:space="preserve"> (if configured)</w:t>
            </w:r>
          </w:p>
        </w:tc>
      </w:tr>
      <w:tr w:rsidR="00F728D8" w:rsidRPr="008C6CCC" w14:paraId="72EF8694" w14:textId="77777777" w:rsidTr="0058551E">
        <w:tc>
          <w:tcPr>
            <w:tcW w:w="1562" w:type="dxa"/>
            <w:shd w:val="clear" w:color="auto" w:fill="auto"/>
          </w:tcPr>
          <w:p w14:paraId="4B9F8937" w14:textId="77777777" w:rsidR="00F728D8" w:rsidRPr="008C6CCC" w:rsidRDefault="00F728D8" w:rsidP="000953D9">
            <w:pPr>
              <w:pStyle w:val="TAC"/>
            </w:pPr>
            <w:r w:rsidRPr="008C6CCC">
              <w:t>1</w:t>
            </w:r>
          </w:p>
        </w:tc>
        <w:tc>
          <w:tcPr>
            <w:tcW w:w="1831" w:type="dxa"/>
            <w:shd w:val="clear" w:color="auto" w:fill="auto"/>
          </w:tcPr>
          <w:p w14:paraId="425FE237" w14:textId="77777777" w:rsidR="00F728D8" w:rsidRPr="008C6CCC" w:rsidRDefault="00F728D8" w:rsidP="000953D9">
            <w:pPr>
              <w:pStyle w:val="TAC"/>
            </w:pPr>
            <w:r w:rsidRPr="008C6CCC">
              <w:t>TRS</w:t>
            </w:r>
          </w:p>
        </w:tc>
        <w:tc>
          <w:tcPr>
            <w:tcW w:w="1751" w:type="dxa"/>
            <w:shd w:val="clear" w:color="auto" w:fill="auto"/>
          </w:tcPr>
          <w:p w14:paraId="73762CA6" w14:textId="77777777" w:rsidR="00F728D8" w:rsidRPr="008C6CCC" w:rsidRDefault="00F728D8" w:rsidP="000953D9">
            <w:pPr>
              <w:pStyle w:val="TAC"/>
            </w:pPr>
            <w:r w:rsidRPr="008C6CCC">
              <w:t>QCL-TypeA</w:t>
            </w:r>
          </w:p>
        </w:tc>
        <w:tc>
          <w:tcPr>
            <w:tcW w:w="2210" w:type="dxa"/>
            <w:shd w:val="clear" w:color="auto" w:fill="auto"/>
          </w:tcPr>
          <w:p w14:paraId="179BBFE3" w14:textId="77777777" w:rsidR="00F728D8" w:rsidRPr="008C6CCC" w:rsidRDefault="00F728D8" w:rsidP="000953D9">
            <w:pPr>
              <w:pStyle w:val="TAC"/>
            </w:pPr>
            <w:r w:rsidRPr="008C6CCC">
              <w:t>TRS</w:t>
            </w:r>
          </w:p>
        </w:tc>
        <w:tc>
          <w:tcPr>
            <w:tcW w:w="2275" w:type="dxa"/>
            <w:shd w:val="clear" w:color="auto" w:fill="auto"/>
          </w:tcPr>
          <w:p w14:paraId="4D1D2A60" w14:textId="77777777" w:rsidR="00F728D8" w:rsidRPr="008C6CCC" w:rsidRDefault="00F728D8" w:rsidP="000953D9">
            <w:pPr>
              <w:pStyle w:val="TAC"/>
            </w:pPr>
            <w:r w:rsidRPr="008C6CCC">
              <w:t>QCL-TypeD</w:t>
            </w:r>
          </w:p>
        </w:tc>
      </w:tr>
      <w:tr w:rsidR="00F728D8" w:rsidRPr="008C6CCC" w14:paraId="2761BFB5" w14:textId="77777777" w:rsidTr="0058551E">
        <w:tc>
          <w:tcPr>
            <w:tcW w:w="1562" w:type="dxa"/>
            <w:shd w:val="clear" w:color="auto" w:fill="auto"/>
          </w:tcPr>
          <w:p w14:paraId="6A0AD692" w14:textId="77777777" w:rsidR="00F728D8" w:rsidRPr="008C6CCC" w:rsidRDefault="00F728D8" w:rsidP="000953D9">
            <w:pPr>
              <w:pStyle w:val="TAC"/>
            </w:pPr>
            <w:r w:rsidRPr="008C6CCC">
              <w:t>2</w:t>
            </w:r>
          </w:p>
        </w:tc>
        <w:tc>
          <w:tcPr>
            <w:tcW w:w="1831" w:type="dxa"/>
            <w:shd w:val="clear" w:color="auto" w:fill="auto"/>
          </w:tcPr>
          <w:p w14:paraId="3CD69427" w14:textId="77777777" w:rsidR="00F728D8" w:rsidRPr="008C6CCC" w:rsidRDefault="00F728D8" w:rsidP="000953D9">
            <w:pPr>
              <w:pStyle w:val="TAC"/>
            </w:pPr>
            <w:r w:rsidRPr="008C6CCC">
              <w:t>TRS</w:t>
            </w:r>
          </w:p>
        </w:tc>
        <w:tc>
          <w:tcPr>
            <w:tcW w:w="1751" w:type="dxa"/>
            <w:shd w:val="clear" w:color="auto" w:fill="auto"/>
          </w:tcPr>
          <w:p w14:paraId="0EFE7257" w14:textId="77777777" w:rsidR="00F728D8" w:rsidRPr="008C6CCC" w:rsidRDefault="00F728D8" w:rsidP="000953D9">
            <w:pPr>
              <w:pStyle w:val="TAC"/>
            </w:pPr>
            <w:r w:rsidRPr="008C6CCC">
              <w:t>QCL-TypeA</w:t>
            </w:r>
          </w:p>
        </w:tc>
        <w:tc>
          <w:tcPr>
            <w:tcW w:w="2210" w:type="dxa"/>
            <w:shd w:val="clear" w:color="auto" w:fill="auto"/>
          </w:tcPr>
          <w:p w14:paraId="527522BC" w14:textId="77777777" w:rsidR="00F728D8" w:rsidRPr="008C6CCC" w:rsidRDefault="00F728D8" w:rsidP="000953D9">
            <w:pPr>
              <w:pStyle w:val="TAC"/>
            </w:pPr>
            <w:r w:rsidRPr="008C6CCC">
              <w:t>CSI-RS (BM)</w:t>
            </w:r>
          </w:p>
        </w:tc>
        <w:tc>
          <w:tcPr>
            <w:tcW w:w="2275" w:type="dxa"/>
            <w:shd w:val="clear" w:color="auto" w:fill="auto"/>
          </w:tcPr>
          <w:p w14:paraId="72C269CD" w14:textId="77777777" w:rsidR="00F728D8" w:rsidRPr="008C6CCC" w:rsidRDefault="00F728D8" w:rsidP="000953D9">
            <w:pPr>
              <w:pStyle w:val="TAC"/>
            </w:pPr>
            <w:r w:rsidRPr="008C6CCC">
              <w:t>QCL-TypeD</w:t>
            </w:r>
          </w:p>
        </w:tc>
      </w:tr>
      <w:tr w:rsidR="00F728D8" w:rsidRPr="008C6CCC" w14:paraId="7C384D8E" w14:textId="77777777" w:rsidTr="0058551E">
        <w:tc>
          <w:tcPr>
            <w:tcW w:w="1562" w:type="dxa"/>
            <w:shd w:val="clear" w:color="auto" w:fill="auto"/>
          </w:tcPr>
          <w:p w14:paraId="6C043B53" w14:textId="77777777" w:rsidR="00F728D8" w:rsidRPr="008C6CCC" w:rsidRDefault="00F728D8" w:rsidP="000953D9">
            <w:pPr>
              <w:pStyle w:val="TAC"/>
            </w:pPr>
            <w:r w:rsidRPr="008C6CCC">
              <w:t>3</w:t>
            </w:r>
          </w:p>
        </w:tc>
        <w:tc>
          <w:tcPr>
            <w:tcW w:w="1831" w:type="dxa"/>
            <w:shd w:val="clear" w:color="auto" w:fill="auto"/>
          </w:tcPr>
          <w:p w14:paraId="7964BE4F" w14:textId="77777777" w:rsidR="00F728D8" w:rsidRPr="008C6CCC" w:rsidRDefault="00F728D8" w:rsidP="000953D9">
            <w:pPr>
              <w:pStyle w:val="TAC"/>
            </w:pPr>
            <w:r w:rsidRPr="008C6CCC">
              <w:t>SS/PBCH Block</w:t>
            </w:r>
          </w:p>
        </w:tc>
        <w:tc>
          <w:tcPr>
            <w:tcW w:w="1751" w:type="dxa"/>
            <w:shd w:val="clear" w:color="auto" w:fill="auto"/>
          </w:tcPr>
          <w:p w14:paraId="28E5D0EA" w14:textId="77777777" w:rsidR="00F728D8" w:rsidRPr="008C6CCC" w:rsidRDefault="00F728D8" w:rsidP="000953D9">
            <w:pPr>
              <w:pStyle w:val="TAC"/>
            </w:pPr>
            <w:r w:rsidRPr="008C6CCC">
              <w:t>QCL-TypeC</w:t>
            </w:r>
          </w:p>
        </w:tc>
        <w:tc>
          <w:tcPr>
            <w:tcW w:w="2210" w:type="dxa"/>
            <w:shd w:val="clear" w:color="auto" w:fill="auto"/>
          </w:tcPr>
          <w:p w14:paraId="138C705C" w14:textId="77777777" w:rsidR="00F728D8" w:rsidRPr="008C6CCC" w:rsidRDefault="00F728D8" w:rsidP="000953D9">
            <w:pPr>
              <w:pStyle w:val="TAC"/>
            </w:pPr>
            <w:r w:rsidRPr="008C6CCC">
              <w:t>SS/PBCH Block</w:t>
            </w:r>
          </w:p>
        </w:tc>
        <w:tc>
          <w:tcPr>
            <w:tcW w:w="2275" w:type="dxa"/>
            <w:shd w:val="clear" w:color="auto" w:fill="auto"/>
          </w:tcPr>
          <w:p w14:paraId="0DBF3A9D" w14:textId="77777777" w:rsidR="00F728D8" w:rsidRPr="008C6CCC" w:rsidRDefault="00F728D8" w:rsidP="000953D9">
            <w:pPr>
              <w:pStyle w:val="TAC"/>
            </w:pPr>
            <w:r w:rsidRPr="008C6CCC">
              <w:t>QCL-TypeD</w:t>
            </w:r>
          </w:p>
        </w:tc>
      </w:tr>
    </w:tbl>
    <w:p w14:paraId="17044D74" w14:textId="77777777" w:rsidR="00F728D8" w:rsidRDefault="00F728D8" w:rsidP="000953D9">
      <w:pPr>
        <w:rPr>
          <w:lang w:val="en-US" w:eastAsia="ja-JP"/>
        </w:rPr>
      </w:pPr>
    </w:p>
    <w:p w14:paraId="1B1C2133" w14:textId="77777777" w:rsidR="00F728D8" w:rsidRPr="00E400B8" w:rsidRDefault="00F728D8" w:rsidP="00F728D8">
      <w:pPr>
        <w:rPr>
          <w:szCs w:val="20"/>
          <w:lang w:eastAsia="x-none"/>
        </w:rPr>
      </w:pPr>
      <w:r w:rsidRPr="00E400B8">
        <w:rPr>
          <w:szCs w:val="20"/>
          <w:lang w:val="en-US" w:eastAsia="ja-JP"/>
        </w:rPr>
        <w:t xml:space="preserve">For the next two tables, </w:t>
      </w:r>
      <w:r w:rsidRPr="00E400B8">
        <w:rPr>
          <w:szCs w:val="20"/>
          <w:lang w:val="en-US"/>
        </w:rPr>
        <w:t>if QCL type-D is applicable, DL RS2 and QCL type-2 shall be configured for the UE</w:t>
      </w:r>
      <w:r>
        <w:rPr>
          <w:szCs w:val="20"/>
          <w:lang w:val="en-US"/>
        </w:rPr>
        <w:t xml:space="preserve"> </w:t>
      </w:r>
      <w:r>
        <w:t>except for the default case (fourth row in the two tables below)</w:t>
      </w:r>
      <w:r>
        <w:rPr>
          <w:szCs w:val="20"/>
          <w:lang w:val="en-US"/>
        </w:rPr>
        <w:t>. If TRS for downlink is used for QCL type-D, the TRS must have an SSB or CSI-RS for BM as source RS for QCL type-D.</w:t>
      </w:r>
    </w:p>
    <w:p w14:paraId="21327500" w14:textId="77777777" w:rsidR="00F728D8" w:rsidRPr="00E400B8" w:rsidRDefault="00F728D8" w:rsidP="000953D9">
      <w:pPr>
        <w:rPr>
          <w:lang w:eastAsia="ja-JP"/>
        </w:rPr>
      </w:pPr>
    </w:p>
    <w:p w14:paraId="27BF41D1" w14:textId="77777777" w:rsidR="00F728D8" w:rsidRPr="008C6CCC" w:rsidRDefault="00F728D8" w:rsidP="00F728D8">
      <w:r w:rsidRPr="008C6CCC">
        <w:t xml:space="preserve">For the DM-RS of PDCCH, the UE should only expect the following three configurations of the higher layer parameter </w:t>
      </w:r>
      <w:r w:rsidRPr="008C6CCC">
        <w:rPr>
          <w:i/>
        </w:rPr>
        <w:t xml:space="preserve">TCI-State </w:t>
      </w:r>
      <w:r w:rsidRPr="008C6CCC">
        <w:t>while the fourth configuration is valid as default, before TRS is configured: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1831"/>
        <w:gridCol w:w="1751"/>
        <w:gridCol w:w="2210"/>
        <w:gridCol w:w="2275"/>
      </w:tblGrid>
      <w:tr w:rsidR="00F728D8" w:rsidRPr="008C6CCC" w14:paraId="7B3E33DA" w14:textId="77777777" w:rsidTr="0058551E">
        <w:tc>
          <w:tcPr>
            <w:tcW w:w="1562" w:type="dxa"/>
            <w:shd w:val="clear" w:color="auto" w:fill="auto"/>
            <w:vAlign w:val="center"/>
          </w:tcPr>
          <w:p w14:paraId="6F4CA6F8" w14:textId="77777777" w:rsidR="00F728D8" w:rsidRPr="00185691" w:rsidRDefault="00F728D8" w:rsidP="000953D9">
            <w:pPr>
              <w:pStyle w:val="TAH"/>
            </w:pPr>
            <w:r w:rsidRPr="00185691">
              <w:t>Valid TCI state Configuration</w:t>
            </w:r>
          </w:p>
        </w:tc>
        <w:tc>
          <w:tcPr>
            <w:tcW w:w="1831" w:type="dxa"/>
            <w:shd w:val="clear" w:color="auto" w:fill="auto"/>
          </w:tcPr>
          <w:p w14:paraId="6AAE7333" w14:textId="77777777" w:rsidR="00F728D8" w:rsidRPr="00185691" w:rsidRDefault="00F728D8" w:rsidP="000953D9">
            <w:pPr>
              <w:pStyle w:val="TAH"/>
            </w:pPr>
            <w:r w:rsidRPr="00185691">
              <w:t>DL RS 1</w:t>
            </w:r>
          </w:p>
        </w:tc>
        <w:tc>
          <w:tcPr>
            <w:tcW w:w="1751" w:type="dxa"/>
            <w:shd w:val="clear" w:color="auto" w:fill="auto"/>
          </w:tcPr>
          <w:p w14:paraId="41865627" w14:textId="77777777" w:rsidR="00F728D8" w:rsidRPr="00185691" w:rsidRDefault="00F728D8" w:rsidP="000953D9">
            <w:pPr>
              <w:pStyle w:val="TAH"/>
              <w:rPr>
                <w:i/>
              </w:rPr>
            </w:pPr>
            <w:r w:rsidRPr="00185691">
              <w:rPr>
                <w:i/>
              </w:rPr>
              <w:t>qcl-Type1</w:t>
            </w:r>
          </w:p>
        </w:tc>
        <w:tc>
          <w:tcPr>
            <w:tcW w:w="2210" w:type="dxa"/>
            <w:shd w:val="clear" w:color="auto" w:fill="auto"/>
          </w:tcPr>
          <w:p w14:paraId="59A3DBDA" w14:textId="77777777" w:rsidR="00F728D8" w:rsidRPr="00185691" w:rsidRDefault="00F728D8" w:rsidP="000953D9">
            <w:pPr>
              <w:pStyle w:val="TAH"/>
            </w:pPr>
            <w:r w:rsidRPr="00185691">
              <w:t>DL RS 2 (if configured)</w:t>
            </w:r>
          </w:p>
        </w:tc>
        <w:tc>
          <w:tcPr>
            <w:tcW w:w="2275" w:type="dxa"/>
            <w:shd w:val="clear" w:color="auto" w:fill="auto"/>
          </w:tcPr>
          <w:p w14:paraId="7E36112F" w14:textId="77777777" w:rsidR="00F728D8" w:rsidRPr="00185691" w:rsidRDefault="00F728D8" w:rsidP="000953D9">
            <w:pPr>
              <w:pStyle w:val="TAH"/>
            </w:pPr>
            <w:r w:rsidRPr="00185691">
              <w:rPr>
                <w:i/>
              </w:rPr>
              <w:t>qcl-Type2</w:t>
            </w:r>
            <w:r w:rsidRPr="00185691">
              <w:t xml:space="preserve"> (if configured)</w:t>
            </w:r>
          </w:p>
        </w:tc>
      </w:tr>
      <w:tr w:rsidR="00F728D8" w:rsidRPr="008C6CCC" w14:paraId="18E89939" w14:textId="77777777" w:rsidTr="0058551E">
        <w:tc>
          <w:tcPr>
            <w:tcW w:w="1562" w:type="dxa"/>
            <w:shd w:val="clear" w:color="auto" w:fill="auto"/>
            <w:vAlign w:val="center"/>
          </w:tcPr>
          <w:p w14:paraId="1C583519" w14:textId="77777777" w:rsidR="00F728D8" w:rsidRPr="008C6CCC" w:rsidRDefault="00F728D8" w:rsidP="000953D9">
            <w:pPr>
              <w:pStyle w:val="TAC"/>
            </w:pPr>
            <w:r w:rsidRPr="008C6CCC">
              <w:t>1</w:t>
            </w:r>
          </w:p>
        </w:tc>
        <w:tc>
          <w:tcPr>
            <w:tcW w:w="1831" w:type="dxa"/>
            <w:shd w:val="clear" w:color="auto" w:fill="auto"/>
          </w:tcPr>
          <w:p w14:paraId="7EF9C024" w14:textId="77777777" w:rsidR="00F728D8" w:rsidRPr="008C6CCC" w:rsidRDefault="00F728D8" w:rsidP="000953D9">
            <w:pPr>
              <w:pStyle w:val="TAC"/>
            </w:pPr>
            <w:r w:rsidRPr="008C6CCC">
              <w:t>TRS</w:t>
            </w:r>
          </w:p>
        </w:tc>
        <w:tc>
          <w:tcPr>
            <w:tcW w:w="1751" w:type="dxa"/>
            <w:shd w:val="clear" w:color="auto" w:fill="auto"/>
          </w:tcPr>
          <w:p w14:paraId="4E4D30E5" w14:textId="77777777" w:rsidR="00F728D8" w:rsidRPr="008C6CCC" w:rsidRDefault="00F728D8" w:rsidP="000953D9">
            <w:pPr>
              <w:pStyle w:val="TAC"/>
            </w:pPr>
            <w:r w:rsidRPr="008C6CCC">
              <w:t>QCL-TypeA</w:t>
            </w:r>
          </w:p>
        </w:tc>
        <w:tc>
          <w:tcPr>
            <w:tcW w:w="2210" w:type="dxa"/>
            <w:shd w:val="clear" w:color="auto" w:fill="auto"/>
          </w:tcPr>
          <w:p w14:paraId="025998F0" w14:textId="77777777" w:rsidR="00F728D8" w:rsidRPr="008C6CCC" w:rsidRDefault="00F728D8" w:rsidP="000953D9">
            <w:pPr>
              <w:pStyle w:val="TAC"/>
            </w:pPr>
            <w:r w:rsidRPr="008C6CCC">
              <w:t>TRS</w:t>
            </w:r>
          </w:p>
        </w:tc>
        <w:tc>
          <w:tcPr>
            <w:tcW w:w="2275" w:type="dxa"/>
            <w:shd w:val="clear" w:color="auto" w:fill="auto"/>
          </w:tcPr>
          <w:p w14:paraId="424CD733" w14:textId="77777777" w:rsidR="00F728D8" w:rsidRPr="008C6CCC" w:rsidRDefault="00F728D8" w:rsidP="000953D9">
            <w:pPr>
              <w:pStyle w:val="TAC"/>
            </w:pPr>
            <w:r w:rsidRPr="008C6CCC">
              <w:t>QCL-TypeD</w:t>
            </w:r>
          </w:p>
        </w:tc>
      </w:tr>
      <w:tr w:rsidR="00F728D8" w:rsidRPr="008C6CCC" w14:paraId="09751E66" w14:textId="77777777" w:rsidTr="0058551E">
        <w:tc>
          <w:tcPr>
            <w:tcW w:w="1562" w:type="dxa"/>
            <w:shd w:val="clear" w:color="auto" w:fill="auto"/>
            <w:vAlign w:val="center"/>
          </w:tcPr>
          <w:p w14:paraId="2E4AD415" w14:textId="77777777" w:rsidR="00F728D8" w:rsidRPr="008C6CCC" w:rsidRDefault="00F728D8" w:rsidP="000953D9">
            <w:pPr>
              <w:pStyle w:val="TAC"/>
            </w:pPr>
            <w:r w:rsidRPr="008C6CCC">
              <w:t>2</w:t>
            </w:r>
          </w:p>
        </w:tc>
        <w:tc>
          <w:tcPr>
            <w:tcW w:w="1831" w:type="dxa"/>
            <w:shd w:val="clear" w:color="auto" w:fill="auto"/>
          </w:tcPr>
          <w:p w14:paraId="07B70233" w14:textId="77777777" w:rsidR="00F728D8" w:rsidRPr="008C6CCC" w:rsidRDefault="00F728D8" w:rsidP="000953D9">
            <w:pPr>
              <w:pStyle w:val="TAC"/>
            </w:pPr>
            <w:r w:rsidRPr="008C6CCC">
              <w:t>TRS</w:t>
            </w:r>
          </w:p>
        </w:tc>
        <w:tc>
          <w:tcPr>
            <w:tcW w:w="1751" w:type="dxa"/>
            <w:shd w:val="clear" w:color="auto" w:fill="auto"/>
          </w:tcPr>
          <w:p w14:paraId="12DC0678" w14:textId="77777777" w:rsidR="00F728D8" w:rsidRPr="008C6CCC" w:rsidRDefault="00F728D8" w:rsidP="000953D9">
            <w:pPr>
              <w:pStyle w:val="TAC"/>
            </w:pPr>
            <w:r w:rsidRPr="008C6CCC">
              <w:t>QCL-TypeA</w:t>
            </w:r>
          </w:p>
        </w:tc>
        <w:tc>
          <w:tcPr>
            <w:tcW w:w="2210" w:type="dxa"/>
            <w:shd w:val="clear" w:color="auto" w:fill="auto"/>
          </w:tcPr>
          <w:p w14:paraId="1DF0D5F4" w14:textId="77777777" w:rsidR="00F728D8" w:rsidRPr="008C6CCC" w:rsidRDefault="00F728D8" w:rsidP="000953D9">
            <w:pPr>
              <w:pStyle w:val="TAC"/>
            </w:pPr>
            <w:r w:rsidRPr="008C6CCC">
              <w:t>CSI-RS (BM)</w:t>
            </w:r>
          </w:p>
        </w:tc>
        <w:tc>
          <w:tcPr>
            <w:tcW w:w="2275" w:type="dxa"/>
            <w:shd w:val="clear" w:color="auto" w:fill="auto"/>
          </w:tcPr>
          <w:p w14:paraId="3B4CB97F" w14:textId="77777777" w:rsidR="00F728D8" w:rsidRPr="008C6CCC" w:rsidRDefault="00F728D8" w:rsidP="000953D9">
            <w:pPr>
              <w:pStyle w:val="TAC"/>
            </w:pPr>
            <w:r w:rsidRPr="008C6CCC">
              <w:t>QCL-TypeD</w:t>
            </w:r>
          </w:p>
        </w:tc>
      </w:tr>
      <w:tr w:rsidR="00F728D8" w:rsidRPr="008C6CCC" w14:paraId="7BDB75B0" w14:textId="77777777" w:rsidTr="0058551E">
        <w:tc>
          <w:tcPr>
            <w:tcW w:w="1562" w:type="dxa"/>
            <w:shd w:val="clear" w:color="auto" w:fill="auto"/>
            <w:vAlign w:val="center"/>
          </w:tcPr>
          <w:p w14:paraId="6D1BD9B0" w14:textId="77777777" w:rsidR="00F728D8" w:rsidRDefault="00F728D8" w:rsidP="000953D9">
            <w:pPr>
              <w:pStyle w:val="TAC"/>
            </w:pPr>
            <w:r>
              <w:t>3**</w:t>
            </w:r>
          </w:p>
        </w:tc>
        <w:tc>
          <w:tcPr>
            <w:tcW w:w="1831" w:type="dxa"/>
            <w:shd w:val="clear" w:color="auto" w:fill="auto"/>
          </w:tcPr>
          <w:p w14:paraId="607B1C56" w14:textId="77777777" w:rsidR="00F728D8" w:rsidRDefault="00F728D8" w:rsidP="000953D9">
            <w:pPr>
              <w:pStyle w:val="TAC"/>
            </w:pPr>
            <w:r>
              <w:t>CSI-RS (CSI)</w:t>
            </w:r>
          </w:p>
        </w:tc>
        <w:tc>
          <w:tcPr>
            <w:tcW w:w="1751" w:type="dxa"/>
            <w:shd w:val="clear" w:color="auto" w:fill="auto"/>
          </w:tcPr>
          <w:p w14:paraId="6DFB028E" w14:textId="77777777" w:rsidR="00F728D8" w:rsidRPr="008C6CCC" w:rsidRDefault="00F728D8" w:rsidP="000953D9">
            <w:pPr>
              <w:pStyle w:val="TAC"/>
            </w:pPr>
            <w:r w:rsidRPr="008C6CCC">
              <w:t>QCL-TypeA</w:t>
            </w:r>
          </w:p>
        </w:tc>
        <w:tc>
          <w:tcPr>
            <w:tcW w:w="2210" w:type="dxa"/>
            <w:shd w:val="clear" w:color="auto" w:fill="auto"/>
          </w:tcPr>
          <w:p w14:paraId="519DF054" w14:textId="77777777" w:rsidR="00F728D8" w:rsidRPr="008C6CCC" w:rsidRDefault="00F728D8" w:rsidP="000953D9">
            <w:pPr>
              <w:pStyle w:val="TAC"/>
            </w:pPr>
          </w:p>
        </w:tc>
        <w:tc>
          <w:tcPr>
            <w:tcW w:w="2275" w:type="dxa"/>
            <w:shd w:val="clear" w:color="auto" w:fill="auto"/>
          </w:tcPr>
          <w:p w14:paraId="3319B257" w14:textId="77777777" w:rsidR="00F728D8" w:rsidRPr="008C6CCC" w:rsidRDefault="00F728D8" w:rsidP="000953D9">
            <w:pPr>
              <w:pStyle w:val="TAC"/>
            </w:pPr>
          </w:p>
        </w:tc>
      </w:tr>
      <w:tr w:rsidR="00F728D8" w:rsidRPr="008C6CCC" w14:paraId="19595ECA" w14:textId="77777777" w:rsidTr="0058551E">
        <w:tc>
          <w:tcPr>
            <w:tcW w:w="1562" w:type="dxa"/>
            <w:shd w:val="clear" w:color="auto" w:fill="auto"/>
            <w:vAlign w:val="center"/>
          </w:tcPr>
          <w:p w14:paraId="2D3EE915" w14:textId="77777777" w:rsidR="00F728D8" w:rsidRPr="008C6CCC" w:rsidRDefault="00F728D8" w:rsidP="000953D9">
            <w:pPr>
              <w:pStyle w:val="TAC"/>
            </w:pPr>
            <w:r>
              <w:t>4</w:t>
            </w:r>
            <w:r w:rsidRPr="008C6CCC">
              <w:t>*</w:t>
            </w:r>
          </w:p>
        </w:tc>
        <w:tc>
          <w:tcPr>
            <w:tcW w:w="1831" w:type="dxa"/>
            <w:shd w:val="clear" w:color="auto" w:fill="auto"/>
          </w:tcPr>
          <w:p w14:paraId="6180A61D" w14:textId="77777777" w:rsidR="00F728D8" w:rsidRPr="008C6CCC" w:rsidRDefault="00F728D8" w:rsidP="000953D9">
            <w:pPr>
              <w:pStyle w:val="TAC"/>
            </w:pPr>
            <w:r w:rsidRPr="008C6CCC">
              <w:t>SS/PBCH Block*</w:t>
            </w:r>
          </w:p>
        </w:tc>
        <w:tc>
          <w:tcPr>
            <w:tcW w:w="1751" w:type="dxa"/>
            <w:shd w:val="clear" w:color="auto" w:fill="auto"/>
          </w:tcPr>
          <w:p w14:paraId="1F719E6C" w14:textId="77777777" w:rsidR="00F728D8" w:rsidRPr="008C6CCC" w:rsidRDefault="00F728D8" w:rsidP="000953D9">
            <w:pPr>
              <w:pStyle w:val="TAC"/>
            </w:pPr>
            <w:r w:rsidRPr="008C6CCC">
              <w:t>QCL-TypeA</w:t>
            </w:r>
          </w:p>
        </w:tc>
        <w:tc>
          <w:tcPr>
            <w:tcW w:w="2210" w:type="dxa"/>
            <w:shd w:val="clear" w:color="auto" w:fill="auto"/>
          </w:tcPr>
          <w:p w14:paraId="64D760AF" w14:textId="77777777" w:rsidR="00F728D8" w:rsidRPr="008C6CCC" w:rsidRDefault="00F728D8" w:rsidP="000953D9">
            <w:pPr>
              <w:pStyle w:val="TAC"/>
            </w:pPr>
            <w:r w:rsidRPr="008C6CCC">
              <w:t>SS/PBCH Block*</w:t>
            </w:r>
          </w:p>
        </w:tc>
        <w:tc>
          <w:tcPr>
            <w:tcW w:w="2275" w:type="dxa"/>
            <w:shd w:val="clear" w:color="auto" w:fill="auto"/>
          </w:tcPr>
          <w:p w14:paraId="35A51668" w14:textId="77777777" w:rsidR="00F728D8" w:rsidRPr="008C6CCC" w:rsidRDefault="00F728D8" w:rsidP="000953D9">
            <w:pPr>
              <w:pStyle w:val="TAC"/>
            </w:pPr>
            <w:r w:rsidRPr="008C6CCC">
              <w:t>QCL-TypeD</w:t>
            </w:r>
          </w:p>
        </w:tc>
      </w:tr>
    </w:tbl>
    <w:p w14:paraId="1496180B" w14:textId="77777777" w:rsidR="00F728D8" w:rsidRPr="00B34754" w:rsidRDefault="00F728D8" w:rsidP="00F728D8">
      <w:pPr>
        <w:rPr>
          <w:lang w:val="en-US"/>
        </w:rPr>
      </w:pPr>
      <w:r w:rsidRPr="00B34754">
        <w:rPr>
          <w:lang w:val="en-US"/>
        </w:rPr>
        <w:t>* Before TRS configured. Note: this is not a TCI state, rather a valid QCL assumption</w:t>
      </w:r>
    </w:p>
    <w:p w14:paraId="5D251B5C" w14:textId="77777777" w:rsidR="00F728D8" w:rsidRDefault="00F728D8" w:rsidP="00F728D8">
      <w:r>
        <w:t>**Note: Only when QCL type-D is not applicable</w:t>
      </w:r>
    </w:p>
    <w:p w14:paraId="73978F8E" w14:textId="77777777" w:rsidR="00F728D8" w:rsidRPr="00794664" w:rsidRDefault="00F728D8" w:rsidP="00F728D8"/>
    <w:p w14:paraId="186B3373" w14:textId="77777777" w:rsidR="00F728D8" w:rsidRPr="00B34754" w:rsidRDefault="00F728D8" w:rsidP="00F728D8">
      <w:r w:rsidRPr="00B34754">
        <w:t xml:space="preserve">For the DM-RS of PDSCH, the UE should only expect the three following configurations of the higher layer parameter </w:t>
      </w:r>
      <w:r w:rsidRPr="00B34754">
        <w:rPr>
          <w:i/>
        </w:rPr>
        <w:t xml:space="preserve">TCI-State </w:t>
      </w:r>
      <w:r w:rsidRPr="00B34754">
        <w:t>while the fourth is valid by default, before TRS is configured: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1831"/>
        <w:gridCol w:w="1751"/>
        <w:gridCol w:w="2210"/>
        <w:gridCol w:w="2275"/>
      </w:tblGrid>
      <w:tr w:rsidR="00F728D8" w:rsidRPr="00B34754" w14:paraId="5B7699BE" w14:textId="77777777" w:rsidTr="0058551E">
        <w:tc>
          <w:tcPr>
            <w:tcW w:w="1562" w:type="dxa"/>
            <w:shd w:val="clear" w:color="auto" w:fill="auto"/>
          </w:tcPr>
          <w:p w14:paraId="63A175CD" w14:textId="77777777" w:rsidR="00F728D8" w:rsidRPr="00185691" w:rsidRDefault="00F728D8" w:rsidP="000953D9">
            <w:pPr>
              <w:pStyle w:val="TAH"/>
            </w:pPr>
            <w:r w:rsidRPr="00185691">
              <w:t>Valid TCI state Configuration</w:t>
            </w:r>
          </w:p>
        </w:tc>
        <w:tc>
          <w:tcPr>
            <w:tcW w:w="1831" w:type="dxa"/>
            <w:shd w:val="clear" w:color="auto" w:fill="auto"/>
          </w:tcPr>
          <w:p w14:paraId="44312E10" w14:textId="77777777" w:rsidR="00F728D8" w:rsidRPr="00185691" w:rsidRDefault="00F728D8" w:rsidP="000953D9">
            <w:pPr>
              <w:pStyle w:val="TAH"/>
            </w:pPr>
            <w:r w:rsidRPr="00185691">
              <w:t>DL RS 1</w:t>
            </w:r>
          </w:p>
        </w:tc>
        <w:tc>
          <w:tcPr>
            <w:tcW w:w="1751" w:type="dxa"/>
            <w:shd w:val="clear" w:color="auto" w:fill="auto"/>
          </w:tcPr>
          <w:p w14:paraId="2DC0E791" w14:textId="77777777" w:rsidR="00F728D8" w:rsidRPr="00185691" w:rsidRDefault="00F728D8" w:rsidP="000953D9">
            <w:pPr>
              <w:pStyle w:val="TAH"/>
              <w:rPr>
                <w:i/>
              </w:rPr>
            </w:pPr>
            <w:r w:rsidRPr="00185691">
              <w:rPr>
                <w:i/>
              </w:rPr>
              <w:t>qcl-Type1</w:t>
            </w:r>
          </w:p>
        </w:tc>
        <w:tc>
          <w:tcPr>
            <w:tcW w:w="2210" w:type="dxa"/>
            <w:shd w:val="clear" w:color="auto" w:fill="auto"/>
          </w:tcPr>
          <w:p w14:paraId="5C8071A7" w14:textId="77777777" w:rsidR="00F728D8" w:rsidRPr="00185691" w:rsidRDefault="00F728D8" w:rsidP="000953D9">
            <w:pPr>
              <w:pStyle w:val="TAH"/>
            </w:pPr>
            <w:r w:rsidRPr="00185691">
              <w:t>DL RS 2 (if configured)</w:t>
            </w:r>
          </w:p>
        </w:tc>
        <w:tc>
          <w:tcPr>
            <w:tcW w:w="2275" w:type="dxa"/>
            <w:shd w:val="clear" w:color="auto" w:fill="auto"/>
          </w:tcPr>
          <w:p w14:paraId="4694F48D" w14:textId="77777777" w:rsidR="00F728D8" w:rsidRPr="00185691" w:rsidRDefault="00F728D8" w:rsidP="000953D9">
            <w:pPr>
              <w:pStyle w:val="TAH"/>
            </w:pPr>
            <w:r w:rsidRPr="00185691">
              <w:rPr>
                <w:i/>
              </w:rPr>
              <w:t>qcl-Type2</w:t>
            </w:r>
            <w:r w:rsidRPr="00185691">
              <w:t xml:space="preserve"> (if configured)</w:t>
            </w:r>
          </w:p>
        </w:tc>
      </w:tr>
      <w:tr w:rsidR="00F728D8" w14:paraId="42CCE63F" w14:textId="77777777" w:rsidTr="0058551E">
        <w:tc>
          <w:tcPr>
            <w:tcW w:w="1562" w:type="dxa"/>
            <w:shd w:val="clear" w:color="auto" w:fill="auto"/>
          </w:tcPr>
          <w:p w14:paraId="6FF4E3AA" w14:textId="77777777" w:rsidR="00F728D8" w:rsidRPr="00B34754" w:rsidRDefault="00F728D8" w:rsidP="000953D9">
            <w:pPr>
              <w:pStyle w:val="TAC"/>
            </w:pPr>
            <w:r w:rsidRPr="00B34754">
              <w:t>1</w:t>
            </w:r>
          </w:p>
        </w:tc>
        <w:tc>
          <w:tcPr>
            <w:tcW w:w="1831" w:type="dxa"/>
            <w:shd w:val="clear" w:color="auto" w:fill="auto"/>
          </w:tcPr>
          <w:p w14:paraId="20CEE234" w14:textId="77777777" w:rsidR="00F728D8" w:rsidRPr="00B34754" w:rsidRDefault="00F728D8" w:rsidP="000953D9">
            <w:pPr>
              <w:pStyle w:val="TAC"/>
            </w:pPr>
            <w:r w:rsidRPr="00B34754">
              <w:t>TRS</w:t>
            </w:r>
          </w:p>
        </w:tc>
        <w:tc>
          <w:tcPr>
            <w:tcW w:w="1751" w:type="dxa"/>
            <w:shd w:val="clear" w:color="auto" w:fill="auto"/>
          </w:tcPr>
          <w:p w14:paraId="3BC898AB" w14:textId="77777777" w:rsidR="00F728D8" w:rsidRPr="00B34754" w:rsidRDefault="00F728D8" w:rsidP="000953D9">
            <w:pPr>
              <w:pStyle w:val="TAC"/>
            </w:pPr>
            <w:r w:rsidRPr="00B34754">
              <w:t>QCL-TypeA</w:t>
            </w:r>
          </w:p>
        </w:tc>
        <w:tc>
          <w:tcPr>
            <w:tcW w:w="2210" w:type="dxa"/>
            <w:shd w:val="clear" w:color="auto" w:fill="auto"/>
          </w:tcPr>
          <w:p w14:paraId="19959F4E" w14:textId="77777777" w:rsidR="00F728D8" w:rsidRPr="00E400B8" w:rsidRDefault="00F728D8" w:rsidP="000953D9">
            <w:pPr>
              <w:pStyle w:val="TAC"/>
            </w:pPr>
            <w:r w:rsidRPr="00E400B8">
              <w:t>TRS</w:t>
            </w:r>
          </w:p>
        </w:tc>
        <w:tc>
          <w:tcPr>
            <w:tcW w:w="2275" w:type="dxa"/>
            <w:shd w:val="clear" w:color="auto" w:fill="auto"/>
          </w:tcPr>
          <w:p w14:paraId="1C0D3C3E" w14:textId="77777777" w:rsidR="00F728D8" w:rsidRPr="00E400B8" w:rsidRDefault="00F728D8" w:rsidP="000953D9">
            <w:pPr>
              <w:pStyle w:val="TAC"/>
            </w:pPr>
            <w:r w:rsidRPr="00E400B8">
              <w:t>QCL-TypeD</w:t>
            </w:r>
          </w:p>
        </w:tc>
      </w:tr>
      <w:tr w:rsidR="00F728D8" w14:paraId="4981BC7A" w14:textId="77777777" w:rsidTr="0058551E">
        <w:tc>
          <w:tcPr>
            <w:tcW w:w="1562" w:type="dxa"/>
            <w:shd w:val="clear" w:color="auto" w:fill="auto"/>
          </w:tcPr>
          <w:p w14:paraId="49A9E2EA" w14:textId="77777777" w:rsidR="00F728D8" w:rsidRDefault="00F728D8" w:rsidP="000953D9">
            <w:pPr>
              <w:pStyle w:val="TAC"/>
            </w:pPr>
            <w:r>
              <w:t>2</w:t>
            </w:r>
          </w:p>
        </w:tc>
        <w:tc>
          <w:tcPr>
            <w:tcW w:w="1831" w:type="dxa"/>
            <w:shd w:val="clear" w:color="auto" w:fill="auto"/>
          </w:tcPr>
          <w:p w14:paraId="157317A8" w14:textId="77777777" w:rsidR="00F728D8" w:rsidRDefault="00F728D8" w:rsidP="000953D9">
            <w:pPr>
              <w:pStyle w:val="TAC"/>
            </w:pPr>
            <w:r>
              <w:t>TRS</w:t>
            </w:r>
          </w:p>
        </w:tc>
        <w:tc>
          <w:tcPr>
            <w:tcW w:w="1751" w:type="dxa"/>
            <w:shd w:val="clear" w:color="auto" w:fill="auto"/>
          </w:tcPr>
          <w:p w14:paraId="7B5F4A0A" w14:textId="77777777" w:rsidR="00F728D8" w:rsidRDefault="00F728D8" w:rsidP="000953D9">
            <w:pPr>
              <w:pStyle w:val="TAC"/>
            </w:pPr>
            <w:r>
              <w:t>QCL-TypeA</w:t>
            </w:r>
          </w:p>
        </w:tc>
        <w:tc>
          <w:tcPr>
            <w:tcW w:w="2210" w:type="dxa"/>
            <w:shd w:val="clear" w:color="auto" w:fill="auto"/>
          </w:tcPr>
          <w:p w14:paraId="11A862D0" w14:textId="77777777" w:rsidR="00F728D8" w:rsidRDefault="00F728D8" w:rsidP="000953D9">
            <w:pPr>
              <w:pStyle w:val="TAC"/>
            </w:pPr>
            <w:r>
              <w:t>CSI-RS (BM)</w:t>
            </w:r>
          </w:p>
        </w:tc>
        <w:tc>
          <w:tcPr>
            <w:tcW w:w="2275" w:type="dxa"/>
            <w:shd w:val="clear" w:color="auto" w:fill="auto"/>
          </w:tcPr>
          <w:p w14:paraId="03E37EBD" w14:textId="77777777" w:rsidR="00F728D8" w:rsidRDefault="00F728D8" w:rsidP="000953D9">
            <w:pPr>
              <w:pStyle w:val="TAC"/>
            </w:pPr>
            <w:r>
              <w:t>QCL-TypeD</w:t>
            </w:r>
          </w:p>
        </w:tc>
      </w:tr>
      <w:tr w:rsidR="00F728D8" w14:paraId="459A8762" w14:textId="77777777" w:rsidTr="0058551E">
        <w:tc>
          <w:tcPr>
            <w:tcW w:w="1562" w:type="dxa"/>
            <w:shd w:val="clear" w:color="auto" w:fill="auto"/>
          </w:tcPr>
          <w:p w14:paraId="1128676B" w14:textId="77777777" w:rsidR="00F728D8" w:rsidRDefault="00F728D8" w:rsidP="000953D9">
            <w:pPr>
              <w:pStyle w:val="TAC"/>
            </w:pPr>
            <w:r>
              <w:t>3**</w:t>
            </w:r>
          </w:p>
        </w:tc>
        <w:tc>
          <w:tcPr>
            <w:tcW w:w="1831" w:type="dxa"/>
            <w:shd w:val="clear" w:color="auto" w:fill="auto"/>
          </w:tcPr>
          <w:p w14:paraId="56143834" w14:textId="77777777" w:rsidR="00F728D8" w:rsidRDefault="00F728D8" w:rsidP="000953D9">
            <w:pPr>
              <w:pStyle w:val="TAC"/>
            </w:pPr>
            <w:r>
              <w:t>CSI-RS (CSI)</w:t>
            </w:r>
          </w:p>
        </w:tc>
        <w:tc>
          <w:tcPr>
            <w:tcW w:w="1751" w:type="dxa"/>
            <w:shd w:val="clear" w:color="auto" w:fill="auto"/>
          </w:tcPr>
          <w:p w14:paraId="60BD15E7" w14:textId="77777777" w:rsidR="00F728D8" w:rsidRDefault="00F728D8" w:rsidP="000953D9">
            <w:pPr>
              <w:pStyle w:val="TAC"/>
            </w:pPr>
            <w:r>
              <w:t>QCL-TypeA</w:t>
            </w:r>
          </w:p>
        </w:tc>
        <w:tc>
          <w:tcPr>
            <w:tcW w:w="2210" w:type="dxa"/>
            <w:shd w:val="clear" w:color="auto" w:fill="auto"/>
          </w:tcPr>
          <w:p w14:paraId="50FE3827" w14:textId="77777777" w:rsidR="00F728D8" w:rsidRDefault="00F728D8" w:rsidP="000953D9">
            <w:pPr>
              <w:pStyle w:val="TAC"/>
            </w:pPr>
            <w:r>
              <w:t>CSI-RS (CSI)</w:t>
            </w:r>
          </w:p>
        </w:tc>
        <w:tc>
          <w:tcPr>
            <w:tcW w:w="2275" w:type="dxa"/>
            <w:shd w:val="clear" w:color="auto" w:fill="auto"/>
          </w:tcPr>
          <w:p w14:paraId="43BD05F6" w14:textId="77777777" w:rsidR="00F728D8" w:rsidRDefault="00F728D8" w:rsidP="000953D9">
            <w:pPr>
              <w:pStyle w:val="TAC"/>
            </w:pPr>
            <w:r>
              <w:t>QCL-TypeD</w:t>
            </w:r>
          </w:p>
        </w:tc>
      </w:tr>
      <w:tr w:rsidR="00F728D8" w14:paraId="2A808D9D" w14:textId="77777777" w:rsidTr="0058551E">
        <w:tc>
          <w:tcPr>
            <w:tcW w:w="1562" w:type="dxa"/>
            <w:shd w:val="clear" w:color="auto" w:fill="auto"/>
          </w:tcPr>
          <w:p w14:paraId="54488C59" w14:textId="77777777" w:rsidR="00F728D8" w:rsidRDefault="00F728D8" w:rsidP="000953D9">
            <w:pPr>
              <w:pStyle w:val="TAC"/>
            </w:pPr>
            <w:r>
              <w:t>4*</w:t>
            </w:r>
          </w:p>
        </w:tc>
        <w:tc>
          <w:tcPr>
            <w:tcW w:w="1831" w:type="dxa"/>
            <w:shd w:val="clear" w:color="auto" w:fill="auto"/>
          </w:tcPr>
          <w:p w14:paraId="7E3D12B0" w14:textId="77777777" w:rsidR="00F728D8" w:rsidRDefault="00F728D8" w:rsidP="000953D9">
            <w:pPr>
              <w:pStyle w:val="TAC"/>
            </w:pPr>
            <w:r>
              <w:t>SS/PBCH Block*</w:t>
            </w:r>
          </w:p>
        </w:tc>
        <w:tc>
          <w:tcPr>
            <w:tcW w:w="1751" w:type="dxa"/>
            <w:shd w:val="clear" w:color="auto" w:fill="auto"/>
          </w:tcPr>
          <w:p w14:paraId="0802DA69" w14:textId="77777777" w:rsidR="00F728D8" w:rsidRDefault="00F728D8" w:rsidP="000953D9">
            <w:pPr>
              <w:pStyle w:val="TAC"/>
            </w:pPr>
            <w:r>
              <w:t>QCL-TypeA</w:t>
            </w:r>
          </w:p>
        </w:tc>
        <w:tc>
          <w:tcPr>
            <w:tcW w:w="2210" w:type="dxa"/>
            <w:shd w:val="clear" w:color="auto" w:fill="auto"/>
          </w:tcPr>
          <w:p w14:paraId="708193FB" w14:textId="77777777" w:rsidR="00F728D8" w:rsidRDefault="00F728D8" w:rsidP="000953D9">
            <w:pPr>
              <w:pStyle w:val="TAC"/>
            </w:pPr>
            <w:r>
              <w:t>SS/PBCH Block*</w:t>
            </w:r>
          </w:p>
        </w:tc>
        <w:tc>
          <w:tcPr>
            <w:tcW w:w="2275" w:type="dxa"/>
            <w:shd w:val="clear" w:color="auto" w:fill="auto"/>
          </w:tcPr>
          <w:p w14:paraId="3616F9F9" w14:textId="77777777" w:rsidR="00F728D8" w:rsidRDefault="00F728D8" w:rsidP="000953D9">
            <w:pPr>
              <w:pStyle w:val="TAC"/>
            </w:pPr>
            <w:r>
              <w:t>QCL-TypeD</w:t>
            </w:r>
          </w:p>
        </w:tc>
      </w:tr>
    </w:tbl>
    <w:p w14:paraId="20C596CE" w14:textId="77777777" w:rsidR="00F728D8" w:rsidRDefault="00F728D8" w:rsidP="00F728D8">
      <w:pPr>
        <w:rPr>
          <w:lang w:val="en-US"/>
        </w:rPr>
      </w:pPr>
      <w:r>
        <w:rPr>
          <w:lang w:val="en-US"/>
        </w:rPr>
        <w:t xml:space="preserve">* </w:t>
      </w:r>
      <w:r w:rsidRPr="00F63630">
        <w:rPr>
          <w:lang w:val="en-US"/>
        </w:rPr>
        <w:t>Be</w:t>
      </w:r>
      <w:r>
        <w:rPr>
          <w:lang w:val="en-US"/>
        </w:rPr>
        <w:t>fore TRS configured. Note: this is not a TCI state, rather a valid QCL assumption</w:t>
      </w:r>
    </w:p>
    <w:p w14:paraId="57371D59" w14:textId="77777777" w:rsidR="00F728D8" w:rsidRDefault="00F728D8" w:rsidP="00F728D8">
      <w:r>
        <w:t>** Note: QCL parameters may not be derived directly from CSI-RS (CSI)</w:t>
      </w:r>
    </w:p>
    <w:p w14:paraId="786DC83B" w14:textId="77777777" w:rsidR="00F728D8" w:rsidRDefault="00F728D8" w:rsidP="00F728D8">
      <w:pPr>
        <w:rPr>
          <w:lang w:eastAsia="x-none"/>
        </w:rPr>
      </w:pPr>
    </w:p>
    <w:p w14:paraId="26A764AA" w14:textId="024A5F15" w:rsidR="00F728D8" w:rsidRDefault="0058452E" w:rsidP="00F728D8">
      <w:pPr>
        <w:rPr>
          <w:lang w:eastAsia="x-none"/>
        </w:rPr>
      </w:pPr>
      <w:hyperlink r:id="rId1419" w:history="1">
        <w:r w:rsidR="000F2B08">
          <w:rPr>
            <w:rStyle w:val="Hyperlink"/>
            <w:lang w:eastAsia="x-none"/>
          </w:rPr>
          <w:t>R1-1805836</w:t>
        </w:r>
      </w:hyperlink>
      <w:r w:rsidR="00F728D8">
        <w:rPr>
          <w:lang w:eastAsia="x-none"/>
        </w:rPr>
        <w:tab/>
        <w:t>Remaining issues on QCL</w:t>
      </w:r>
      <w:r w:rsidR="00F728D8">
        <w:rPr>
          <w:lang w:eastAsia="x-none"/>
        </w:rPr>
        <w:tab/>
        <w:t>ZTE</w:t>
      </w:r>
    </w:p>
    <w:p w14:paraId="7ECD9084" w14:textId="7C56588C" w:rsidR="00F728D8" w:rsidRDefault="0058452E" w:rsidP="00F728D8">
      <w:pPr>
        <w:rPr>
          <w:lang w:eastAsia="x-none"/>
        </w:rPr>
      </w:pPr>
      <w:hyperlink r:id="rId1420" w:history="1">
        <w:r w:rsidR="000F2B08">
          <w:rPr>
            <w:rStyle w:val="Hyperlink"/>
            <w:lang w:eastAsia="x-none"/>
          </w:rPr>
          <w:t>R1-1805961</w:t>
        </w:r>
      </w:hyperlink>
      <w:r w:rsidR="00F728D8">
        <w:rPr>
          <w:lang w:eastAsia="x-none"/>
        </w:rPr>
        <w:tab/>
        <w:t>Remaining issues and TP  for QCL assumptions</w:t>
      </w:r>
      <w:r w:rsidR="00F728D8">
        <w:rPr>
          <w:lang w:eastAsia="x-none"/>
        </w:rPr>
        <w:tab/>
        <w:t>Huawei, HiSilicon</w:t>
      </w:r>
    </w:p>
    <w:p w14:paraId="2F2E1216" w14:textId="732F07B9" w:rsidR="00F728D8" w:rsidRDefault="0058452E" w:rsidP="00F728D8">
      <w:pPr>
        <w:rPr>
          <w:lang w:eastAsia="x-none"/>
        </w:rPr>
      </w:pPr>
      <w:hyperlink r:id="rId1421" w:history="1">
        <w:r w:rsidR="000F2B08">
          <w:rPr>
            <w:rStyle w:val="Hyperlink"/>
            <w:lang w:eastAsia="x-none"/>
          </w:rPr>
          <w:t>R1-1806054</w:t>
        </w:r>
      </w:hyperlink>
      <w:r w:rsidR="00F728D8">
        <w:rPr>
          <w:lang w:eastAsia="x-none"/>
        </w:rPr>
        <w:tab/>
        <w:t>Remaining issues on QCL</w:t>
      </w:r>
      <w:r w:rsidR="00F728D8">
        <w:rPr>
          <w:lang w:eastAsia="x-none"/>
        </w:rPr>
        <w:tab/>
        <w:t>vivo</w:t>
      </w:r>
    </w:p>
    <w:p w14:paraId="1578B2D5" w14:textId="061A1E81" w:rsidR="00F728D8" w:rsidRDefault="0058452E" w:rsidP="00F728D8">
      <w:pPr>
        <w:rPr>
          <w:lang w:eastAsia="x-none"/>
        </w:rPr>
      </w:pPr>
      <w:hyperlink r:id="rId1422" w:history="1">
        <w:r w:rsidR="000F2B08">
          <w:rPr>
            <w:rStyle w:val="Hyperlink"/>
            <w:lang w:eastAsia="x-none"/>
          </w:rPr>
          <w:t>R1-1806229</w:t>
        </w:r>
      </w:hyperlink>
      <w:r w:rsidR="00F728D8">
        <w:rPr>
          <w:lang w:eastAsia="x-none"/>
        </w:rPr>
        <w:tab/>
        <w:t>Remaining issues on QCL</w:t>
      </w:r>
      <w:r w:rsidR="00F728D8">
        <w:rPr>
          <w:lang w:eastAsia="x-none"/>
        </w:rPr>
        <w:tab/>
        <w:t>Ericsson</w:t>
      </w:r>
    </w:p>
    <w:p w14:paraId="52714AE0" w14:textId="49F37307" w:rsidR="00F728D8" w:rsidRDefault="0058452E" w:rsidP="00F728D8">
      <w:pPr>
        <w:rPr>
          <w:lang w:eastAsia="x-none"/>
        </w:rPr>
      </w:pPr>
      <w:hyperlink r:id="rId1423" w:history="1">
        <w:r w:rsidR="000F2B08">
          <w:rPr>
            <w:rStyle w:val="Hyperlink"/>
            <w:lang w:eastAsia="x-none"/>
          </w:rPr>
          <w:t>R1-1806287</w:t>
        </w:r>
      </w:hyperlink>
      <w:r w:rsidR="00F728D8">
        <w:rPr>
          <w:lang w:eastAsia="x-none"/>
        </w:rPr>
        <w:tab/>
        <w:t>Remaining issues on QCL</w:t>
      </w:r>
      <w:r w:rsidR="00F728D8">
        <w:rPr>
          <w:lang w:eastAsia="x-none"/>
        </w:rPr>
        <w:tab/>
        <w:t>CATT</w:t>
      </w:r>
    </w:p>
    <w:p w14:paraId="5F5267BD" w14:textId="6911EF50" w:rsidR="00F728D8" w:rsidRDefault="0058452E" w:rsidP="00F728D8">
      <w:pPr>
        <w:rPr>
          <w:lang w:eastAsia="x-none"/>
        </w:rPr>
      </w:pPr>
      <w:hyperlink r:id="rId1424" w:history="1">
        <w:r w:rsidR="000F2B08">
          <w:rPr>
            <w:rStyle w:val="Hyperlink"/>
            <w:lang w:eastAsia="x-none"/>
          </w:rPr>
          <w:t>R1-1806342</w:t>
        </w:r>
      </w:hyperlink>
      <w:r w:rsidR="00F728D8">
        <w:rPr>
          <w:lang w:eastAsia="x-none"/>
        </w:rPr>
        <w:tab/>
        <w:t>Remaining issues on QCL</w:t>
      </w:r>
      <w:r w:rsidR="00F728D8">
        <w:rPr>
          <w:lang w:eastAsia="x-none"/>
        </w:rPr>
        <w:tab/>
        <w:t>Lenovo, Motorola Mobility</w:t>
      </w:r>
    </w:p>
    <w:p w14:paraId="77629ADE" w14:textId="504DE335" w:rsidR="00F728D8" w:rsidRDefault="0058452E" w:rsidP="00F728D8">
      <w:pPr>
        <w:rPr>
          <w:lang w:eastAsia="x-none"/>
        </w:rPr>
      </w:pPr>
      <w:hyperlink r:id="rId1425" w:history="1">
        <w:r w:rsidR="000F2B08">
          <w:rPr>
            <w:rStyle w:val="Hyperlink"/>
            <w:lang w:eastAsia="x-none"/>
          </w:rPr>
          <w:t>R1-1806515</w:t>
        </w:r>
      </w:hyperlink>
      <w:r w:rsidR="00F728D8">
        <w:rPr>
          <w:lang w:eastAsia="x-none"/>
        </w:rPr>
        <w:tab/>
        <w:t>On the remaining issues of QCL</w:t>
      </w:r>
      <w:r w:rsidR="00F728D8">
        <w:rPr>
          <w:lang w:eastAsia="x-none"/>
        </w:rPr>
        <w:tab/>
        <w:t>Intel Corporation</w:t>
      </w:r>
    </w:p>
    <w:p w14:paraId="1CDC355B" w14:textId="00B545BF" w:rsidR="00F728D8" w:rsidRDefault="0058452E" w:rsidP="00F728D8">
      <w:pPr>
        <w:rPr>
          <w:lang w:eastAsia="x-none"/>
        </w:rPr>
      </w:pPr>
      <w:hyperlink r:id="rId1426" w:history="1">
        <w:r w:rsidR="000F2B08">
          <w:rPr>
            <w:rStyle w:val="Hyperlink"/>
            <w:lang w:eastAsia="x-none"/>
          </w:rPr>
          <w:t>R1-1806727</w:t>
        </w:r>
      </w:hyperlink>
      <w:r w:rsidR="00F728D8">
        <w:rPr>
          <w:lang w:eastAsia="x-none"/>
        </w:rPr>
        <w:tab/>
        <w:t>Remaining issues on QCL</w:t>
      </w:r>
      <w:r w:rsidR="00F728D8">
        <w:rPr>
          <w:lang w:eastAsia="x-none"/>
        </w:rPr>
        <w:tab/>
        <w:t>Samsung</w:t>
      </w:r>
    </w:p>
    <w:p w14:paraId="46F79D87" w14:textId="67078456" w:rsidR="00F728D8" w:rsidRDefault="0058452E" w:rsidP="00F728D8">
      <w:pPr>
        <w:rPr>
          <w:lang w:eastAsia="x-none"/>
        </w:rPr>
      </w:pPr>
      <w:hyperlink r:id="rId1427" w:history="1">
        <w:r w:rsidR="000F2B08">
          <w:rPr>
            <w:rStyle w:val="Hyperlink"/>
            <w:lang w:eastAsia="x-none"/>
          </w:rPr>
          <w:t>R1-1806844</w:t>
        </w:r>
      </w:hyperlink>
      <w:r w:rsidR="00F728D8">
        <w:rPr>
          <w:lang w:eastAsia="x-none"/>
        </w:rPr>
        <w:tab/>
        <w:t>Text Proposal for QCL</w:t>
      </w:r>
      <w:r w:rsidR="00F728D8">
        <w:rPr>
          <w:lang w:eastAsia="x-none"/>
        </w:rPr>
        <w:tab/>
        <w:t>OPPO</w:t>
      </w:r>
    </w:p>
    <w:p w14:paraId="24632A19" w14:textId="13607611" w:rsidR="00F728D8" w:rsidRDefault="0058452E" w:rsidP="00F728D8">
      <w:pPr>
        <w:rPr>
          <w:lang w:eastAsia="x-none"/>
        </w:rPr>
      </w:pPr>
      <w:hyperlink r:id="rId1428" w:history="1">
        <w:r w:rsidR="000F2B08">
          <w:rPr>
            <w:rStyle w:val="Hyperlink"/>
            <w:lang w:eastAsia="x-none"/>
          </w:rPr>
          <w:t>R1-18073</w:t>
        </w:r>
        <w:r w:rsidR="000953D9">
          <w:rPr>
            <w:rStyle w:val="Hyperlink"/>
            <w:lang w:eastAsia="x-none"/>
          </w:rPr>
          <w:t>98</w:t>
        </w:r>
      </w:hyperlink>
      <w:r w:rsidR="00F728D8">
        <w:rPr>
          <w:lang w:eastAsia="x-none"/>
        </w:rPr>
        <w:tab/>
        <w:t>Remaining details on QCL</w:t>
      </w:r>
      <w:r w:rsidR="00F728D8">
        <w:rPr>
          <w:lang w:eastAsia="x-none"/>
        </w:rPr>
        <w:tab/>
        <w:t>Qualcomm Incorporated</w:t>
      </w:r>
      <w:r w:rsidR="000953D9">
        <w:rPr>
          <w:lang w:eastAsia="x-none"/>
        </w:rPr>
        <w:tab/>
        <w:t xml:space="preserve">(rev of </w:t>
      </w:r>
      <w:hyperlink r:id="rId1429" w:history="1">
        <w:r w:rsidR="000953D9">
          <w:rPr>
            <w:rStyle w:val="Hyperlink"/>
            <w:lang w:eastAsia="x-none"/>
          </w:rPr>
          <w:t>R1-1807351</w:t>
        </w:r>
      </w:hyperlink>
      <w:r w:rsidR="000953D9">
        <w:rPr>
          <w:lang w:eastAsia="x-none"/>
        </w:rPr>
        <w:t>)</w:t>
      </w:r>
    </w:p>
    <w:p w14:paraId="0B52C3B2" w14:textId="77777777" w:rsidR="00F728D8" w:rsidRDefault="00F728D8" w:rsidP="0081593A">
      <w:pPr>
        <w:pStyle w:val="Heading5"/>
      </w:pPr>
      <w:bookmarkStart w:id="686" w:name="_Toc516232619"/>
      <w:r w:rsidRPr="004B0D61">
        <w:rPr>
          <w:rFonts w:hint="eastAsia"/>
        </w:rPr>
        <w:t>Other</w:t>
      </w:r>
      <w:bookmarkEnd w:id="686"/>
    </w:p>
    <w:p w14:paraId="012A4980" w14:textId="34491B9A" w:rsidR="00F728D8" w:rsidRDefault="0058452E" w:rsidP="00F728D8">
      <w:pPr>
        <w:rPr>
          <w:lang w:eastAsia="x-none"/>
        </w:rPr>
      </w:pPr>
      <w:hyperlink r:id="rId1430" w:history="1">
        <w:r w:rsidR="000F2B08">
          <w:rPr>
            <w:rStyle w:val="Hyperlink"/>
            <w:lang w:eastAsia="x-none"/>
          </w:rPr>
          <w:t>R1-1806230</w:t>
        </w:r>
      </w:hyperlink>
      <w:r w:rsidR="00F728D8">
        <w:rPr>
          <w:lang w:eastAsia="x-none"/>
        </w:rPr>
        <w:tab/>
        <w:t>Further analysis of the PAPR issue of DMRS in Rel-15</w:t>
      </w:r>
      <w:r w:rsidR="00F728D8">
        <w:rPr>
          <w:lang w:eastAsia="x-none"/>
        </w:rPr>
        <w:tab/>
        <w:t>Ericsson</w:t>
      </w:r>
    </w:p>
    <w:p w14:paraId="4E527211" w14:textId="32DFC24F" w:rsidR="00F728D8" w:rsidRDefault="0058452E" w:rsidP="00F728D8">
      <w:pPr>
        <w:rPr>
          <w:lang w:eastAsia="x-none"/>
        </w:rPr>
      </w:pPr>
      <w:hyperlink r:id="rId1431" w:history="1">
        <w:r w:rsidR="000F2B08">
          <w:rPr>
            <w:rStyle w:val="Hyperlink"/>
            <w:lang w:eastAsia="x-none"/>
          </w:rPr>
          <w:t>R1-1806231</w:t>
        </w:r>
      </w:hyperlink>
      <w:r w:rsidR="00F728D8">
        <w:rPr>
          <w:lang w:eastAsia="x-none"/>
        </w:rPr>
        <w:tab/>
        <w:t>Benefits of resource specific DMRS mapping</w:t>
      </w:r>
      <w:r w:rsidR="00F728D8">
        <w:rPr>
          <w:lang w:eastAsia="x-none"/>
        </w:rPr>
        <w:tab/>
        <w:t>Ericsson</w:t>
      </w:r>
    </w:p>
    <w:p w14:paraId="4BEEC35A" w14:textId="5BD6A1FE" w:rsidR="00F728D8" w:rsidRDefault="0058452E" w:rsidP="00F728D8">
      <w:pPr>
        <w:rPr>
          <w:lang w:eastAsia="x-none"/>
        </w:rPr>
      </w:pPr>
      <w:hyperlink r:id="rId1432" w:history="1">
        <w:r w:rsidR="000F2B08">
          <w:rPr>
            <w:rStyle w:val="Hyperlink"/>
            <w:lang w:eastAsia="x-none"/>
          </w:rPr>
          <w:t>R1-1806232</w:t>
        </w:r>
      </w:hyperlink>
      <w:r w:rsidR="00F728D8">
        <w:rPr>
          <w:lang w:eastAsia="x-none"/>
        </w:rPr>
        <w:tab/>
        <w:t>On correlation of DMRS Gold sequences</w:t>
      </w:r>
      <w:r w:rsidR="00F728D8">
        <w:rPr>
          <w:lang w:eastAsia="x-none"/>
        </w:rPr>
        <w:tab/>
        <w:t>Ericsson</w:t>
      </w:r>
    </w:p>
    <w:p w14:paraId="21C93C72" w14:textId="4206870B" w:rsidR="00F728D8" w:rsidRDefault="0058452E" w:rsidP="00F728D8">
      <w:pPr>
        <w:rPr>
          <w:lang w:eastAsia="x-none"/>
        </w:rPr>
      </w:pPr>
      <w:hyperlink r:id="rId1433" w:history="1">
        <w:r w:rsidR="000F2B08">
          <w:rPr>
            <w:rStyle w:val="Hyperlink"/>
            <w:lang w:eastAsia="x-none"/>
          </w:rPr>
          <w:t>R1-1806233</w:t>
        </w:r>
      </w:hyperlink>
      <w:r w:rsidR="00F728D8">
        <w:rPr>
          <w:lang w:eastAsia="x-none"/>
        </w:rPr>
        <w:tab/>
        <w:t>On high PAPR in rank 2 transmissions with FDM of DMRS ports</w:t>
      </w:r>
      <w:r w:rsidR="00F728D8">
        <w:rPr>
          <w:lang w:eastAsia="x-none"/>
        </w:rPr>
        <w:tab/>
        <w:t>Ericsson</w:t>
      </w:r>
    </w:p>
    <w:p w14:paraId="4020B8B5" w14:textId="03B39B70" w:rsidR="00F728D8" w:rsidRDefault="0058452E" w:rsidP="00F728D8">
      <w:pPr>
        <w:rPr>
          <w:lang w:eastAsia="x-none"/>
        </w:rPr>
      </w:pPr>
      <w:hyperlink r:id="rId1434" w:history="1">
        <w:r w:rsidR="000F2B08">
          <w:rPr>
            <w:rStyle w:val="Hyperlink"/>
            <w:lang w:eastAsia="x-none"/>
          </w:rPr>
          <w:t>R1-1806234</w:t>
        </w:r>
      </w:hyperlink>
      <w:r w:rsidR="00F728D8">
        <w:rPr>
          <w:lang w:eastAsia="x-none"/>
        </w:rPr>
        <w:tab/>
        <w:t>Type 1 mapping of pi/2-BPSK DFTS DM-RS</w:t>
      </w:r>
      <w:r w:rsidR="00F728D8">
        <w:rPr>
          <w:lang w:eastAsia="x-none"/>
        </w:rPr>
        <w:tab/>
        <w:t>Ericsson</w:t>
      </w:r>
    </w:p>
    <w:p w14:paraId="425AC2AF" w14:textId="7801EBAF" w:rsidR="00F728D8" w:rsidRDefault="0058452E" w:rsidP="00F728D8">
      <w:pPr>
        <w:rPr>
          <w:lang w:eastAsia="x-none"/>
        </w:rPr>
      </w:pPr>
      <w:hyperlink r:id="rId1435" w:history="1">
        <w:r w:rsidR="000F2B08">
          <w:rPr>
            <w:rStyle w:val="Hyperlink"/>
            <w:lang w:eastAsia="x-none"/>
          </w:rPr>
          <w:t>R1-1806235</w:t>
        </w:r>
      </w:hyperlink>
      <w:r w:rsidR="00F728D8">
        <w:rPr>
          <w:lang w:eastAsia="x-none"/>
        </w:rPr>
        <w:tab/>
        <w:t>Analysis of periodic vs aperiodic TRS</w:t>
      </w:r>
      <w:r w:rsidR="00F728D8">
        <w:rPr>
          <w:lang w:eastAsia="x-none"/>
        </w:rPr>
        <w:tab/>
        <w:t>Ericsson</w:t>
      </w:r>
    </w:p>
    <w:p w14:paraId="2EEB7FA1" w14:textId="75C8C85C" w:rsidR="00F728D8" w:rsidRDefault="0058452E" w:rsidP="00F728D8">
      <w:pPr>
        <w:rPr>
          <w:lang w:eastAsia="x-none"/>
        </w:rPr>
      </w:pPr>
      <w:hyperlink r:id="rId1436" w:history="1">
        <w:r w:rsidR="000F2B08">
          <w:rPr>
            <w:rStyle w:val="Hyperlink"/>
            <w:lang w:eastAsia="x-none"/>
          </w:rPr>
          <w:t>R1-1806236</w:t>
        </w:r>
      </w:hyperlink>
      <w:r w:rsidR="00F728D8">
        <w:rPr>
          <w:lang w:eastAsia="x-none"/>
        </w:rPr>
        <w:tab/>
        <w:t>On the benefits of a resource element specific sequence mapping for CSI-RS</w:t>
      </w:r>
      <w:r w:rsidR="00F728D8">
        <w:rPr>
          <w:lang w:eastAsia="x-none"/>
        </w:rPr>
        <w:tab/>
        <w:t>Ericsson</w:t>
      </w:r>
    </w:p>
    <w:p w14:paraId="1B8C04FA" w14:textId="3DEC8043" w:rsidR="00F728D8" w:rsidRDefault="0058452E" w:rsidP="00F728D8">
      <w:pPr>
        <w:rPr>
          <w:lang w:eastAsia="x-none"/>
        </w:rPr>
      </w:pPr>
      <w:hyperlink r:id="rId1437" w:history="1">
        <w:r w:rsidR="000F2B08">
          <w:rPr>
            <w:rStyle w:val="Hyperlink"/>
            <w:lang w:eastAsia="x-none"/>
          </w:rPr>
          <w:t>R1-1806237</w:t>
        </w:r>
      </w:hyperlink>
      <w:r w:rsidR="00F728D8">
        <w:rPr>
          <w:lang w:eastAsia="x-none"/>
        </w:rPr>
        <w:tab/>
        <w:t>Evaluations of TRS periodicity</w:t>
      </w:r>
      <w:r w:rsidR="00F728D8">
        <w:rPr>
          <w:lang w:eastAsia="x-none"/>
        </w:rPr>
        <w:tab/>
        <w:t>Ericsson</w:t>
      </w:r>
    </w:p>
    <w:p w14:paraId="65A7BB37" w14:textId="307AFB48" w:rsidR="00F728D8" w:rsidRDefault="0058452E" w:rsidP="00F728D8">
      <w:pPr>
        <w:rPr>
          <w:lang w:eastAsia="x-none"/>
        </w:rPr>
      </w:pPr>
      <w:hyperlink r:id="rId1438" w:history="1">
        <w:r w:rsidR="000F2B08">
          <w:rPr>
            <w:rStyle w:val="Hyperlink"/>
            <w:lang w:eastAsia="x-none"/>
          </w:rPr>
          <w:t>R1-1807134</w:t>
        </w:r>
      </w:hyperlink>
      <w:r w:rsidR="00F728D8">
        <w:rPr>
          <w:lang w:eastAsia="x-none"/>
        </w:rPr>
        <w:tab/>
        <w:t>Remaining issues for SRS switching among CCs</w:t>
      </w:r>
      <w:r w:rsidR="00F728D8">
        <w:rPr>
          <w:lang w:eastAsia="x-none"/>
        </w:rPr>
        <w:tab/>
        <w:t>Huawei, HiSilicon</w:t>
      </w:r>
    </w:p>
    <w:p w14:paraId="6EC6295C" w14:textId="77777777" w:rsidR="00F728D8" w:rsidRDefault="00F728D8" w:rsidP="0081593A">
      <w:pPr>
        <w:pStyle w:val="Heading4"/>
      </w:pPr>
      <w:bookmarkStart w:id="687" w:name="_Toc513839877"/>
      <w:bookmarkStart w:id="688" w:name="_Toc516232620"/>
      <w:r w:rsidRPr="004B0D61">
        <w:rPr>
          <w:rFonts w:hint="eastAsia"/>
        </w:rPr>
        <w:t>Other</w:t>
      </w:r>
      <w:bookmarkEnd w:id="687"/>
      <w:bookmarkEnd w:id="688"/>
    </w:p>
    <w:p w14:paraId="432D9C58" w14:textId="4FDEE8C7" w:rsidR="00F728D8" w:rsidRPr="00775E38" w:rsidRDefault="0058452E" w:rsidP="00F728D8">
      <w:pPr>
        <w:rPr>
          <w:color w:val="BFBFBF"/>
          <w:lang w:eastAsia="x-none"/>
        </w:rPr>
      </w:pPr>
      <w:hyperlink r:id="rId1439" w:history="1">
        <w:r w:rsidR="000F2B08">
          <w:rPr>
            <w:rStyle w:val="Hyperlink"/>
            <w:lang w:eastAsia="x-none"/>
          </w:rPr>
          <w:t>R1-1806238</w:t>
        </w:r>
      </w:hyperlink>
      <w:r w:rsidR="00F728D8" w:rsidRPr="00775E38">
        <w:rPr>
          <w:color w:val="BFBFBF"/>
          <w:lang w:eastAsia="x-none"/>
        </w:rPr>
        <w:tab/>
        <w:t>NR UE feature list for MIMO and RS</w:t>
      </w:r>
      <w:r w:rsidR="00F728D8" w:rsidRPr="00775E38">
        <w:rPr>
          <w:color w:val="BFBFBF"/>
          <w:lang w:eastAsia="x-none"/>
        </w:rPr>
        <w:tab/>
        <w:t>Ericsson</w:t>
      </w:r>
    </w:p>
    <w:p w14:paraId="47D3A16D" w14:textId="77777777" w:rsidR="00F728D8" w:rsidRPr="00775E38" w:rsidRDefault="00F728D8" w:rsidP="00F728D8">
      <w:pPr>
        <w:rPr>
          <w:color w:val="BFBFBF"/>
          <w:lang w:eastAsia="x-none"/>
        </w:rPr>
      </w:pPr>
      <w:r w:rsidRPr="00775E38">
        <w:rPr>
          <w:color w:val="BFBFBF"/>
          <w:lang w:eastAsia="x-none"/>
        </w:rPr>
        <w:t>Withdrawn</w:t>
      </w:r>
    </w:p>
    <w:p w14:paraId="26F24A7E" w14:textId="77777777" w:rsidR="00966D15" w:rsidRPr="00966D15" w:rsidRDefault="00966D15" w:rsidP="002B53F5">
      <w:pPr>
        <w:pStyle w:val="Heading3"/>
      </w:pPr>
      <w:bookmarkStart w:id="689" w:name="_Toc516232621"/>
      <w:r w:rsidRPr="00966D15">
        <w:rPr>
          <w:rFonts w:hint="eastAsia"/>
        </w:rPr>
        <w:t>Scheduling/HARQ aspects</w:t>
      </w:r>
      <w:bookmarkEnd w:id="363"/>
      <w:bookmarkEnd w:id="689"/>
    </w:p>
    <w:p w14:paraId="382095F8" w14:textId="77777777" w:rsidR="00966D15" w:rsidRPr="00966D15" w:rsidRDefault="00966D15" w:rsidP="00966D15">
      <w:pPr>
        <w:ind w:left="720" w:hanging="720"/>
        <w:rPr>
          <w:i/>
          <w:lang w:eastAsia="x-none"/>
        </w:rPr>
      </w:pPr>
      <w:bookmarkStart w:id="690" w:name="_Hlk512266924"/>
      <w:r w:rsidRPr="00966D15">
        <w:rPr>
          <w:i/>
          <w:lang w:eastAsia="x-none"/>
        </w:rPr>
        <w:t xml:space="preserve">Including NR URLLC aspects. Note: contribution specific to URLLC aspects for June release can be a separate contribution from the one for NR CRs in the respective section. </w:t>
      </w:r>
    </w:p>
    <w:p w14:paraId="55262EE6" w14:textId="77777777" w:rsidR="00966D15" w:rsidRPr="00966D15" w:rsidRDefault="00966D15" w:rsidP="00312F2C">
      <w:pPr>
        <w:pStyle w:val="Heading4"/>
        <w:rPr>
          <w:rFonts w:eastAsia="MS Mincho"/>
          <w:lang w:eastAsia="ja-JP"/>
        </w:rPr>
      </w:pPr>
      <w:bookmarkStart w:id="691" w:name="_Toc513839879"/>
      <w:bookmarkStart w:id="692" w:name="_Toc516232622"/>
      <w:bookmarkEnd w:id="690"/>
      <w:r w:rsidRPr="00966D15">
        <w:t>P</w:t>
      </w:r>
      <w:r w:rsidRPr="00966D15">
        <w:rPr>
          <w:rFonts w:hint="eastAsia"/>
        </w:rPr>
        <w:t>hysical downlink control channel</w:t>
      </w:r>
      <w:bookmarkEnd w:id="691"/>
      <w:bookmarkEnd w:id="692"/>
    </w:p>
    <w:p w14:paraId="34E2054C" w14:textId="47C9D10E" w:rsidR="00966D15" w:rsidRDefault="00966D15" w:rsidP="00312F2C">
      <w:pPr>
        <w:pStyle w:val="Heading5"/>
      </w:pPr>
      <w:bookmarkStart w:id="693" w:name="_Toc516232623"/>
      <w:r w:rsidRPr="00966D15">
        <w:t>PDCCH structure</w:t>
      </w:r>
      <w:bookmarkEnd w:id="693"/>
    </w:p>
    <w:p w14:paraId="5A133A7C" w14:textId="2FEAC5AF" w:rsidR="00312F2C" w:rsidRPr="00E07E70" w:rsidRDefault="0058452E" w:rsidP="00312F2C">
      <w:pPr>
        <w:rPr>
          <w:b/>
        </w:rPr>
      </w:pPr>
      <w:hyperlink r:id="rId1440" w:history="1">
        <w:r w:rsidR="000F2B08">
          <w:rPr>
            <w:rStyle w:val="Hyperlink"/>
            <w:b/>
          </w:rPr>
          <w:t>R1-1807636</w:t>
        </w:r>
      </w:hyperlink>
      <w:r w:rsidR="00312F2C" w:rsidRPr="00E07E70">
        <w:rPr>
          <w:b/>
        </w:rPr>
        <w:tab/>
        <w:t>Offline summary for AI 7.1</w:t>
      </w:r>
      <w:r w:rsidR="00F45255" w:rsidRPr="00E07E70">
        <w:rPr>
          <w:b/>
        </w:rPr>
        <w:t>.3.1.1 PDCCH structure</w:t>
      </w:r>
      <w:r w:rsidR="00312F2C" w:rsidRPr="00E07E70">
        <w:rPr>
          <w:b/>
        </w:rPr>
        <w:tab/>
        <w:t>NTT DOCOMO</w:t>
      </w:r>
    </w:p>
    <w:p w14:paraId="54FF4398" w14:textId="77777777" w:rsidR="00E07E70" w:rsidRDefault="00E07E70" w:rsidP="00E07E70">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465DE94" w14:textId="72FCD0B4" w:rsidR="00312F2C" w:rsidRDefault="00312F2C" w:rsidP="00312F2C"/>
    <w:p w14:paraId="11D731C9" w14:textId="1774B603" w:rsidR="00E07E70" w:rsidRPr="00E07E70" w:rsidRDefault="00E07E70" w:rsidP="00E07E70">
      <w:pPr>
        <w:ind w:left="720" w:hanging="720"/>
        <w:rPr>
          <w:szCs w:val="20"/>
          <w:lang w:eastAsia="x-none"/>
        </w:rPr>
      </w:pPr>
      <w:r w:rsidRPr="00E07E70">
        <w:rPr>
          <w:szCs w:val="20"/>
          <w:highlight w:val="green"/>
          <w:lang w:eastAsia="x-none"/>
        </w:rPr>
        <w:t>Agreement</w:t>
      </w:r>
      <w:r w:rsidRPr="00E07E70">
        <w:rPr>
          <w:szCs w:val="20"/>
          <w:lang w:eastAsia="x-none"/>
        </w:rPr>
        <w:t>:</w:t>
      </w:r>
    </w:p>
    <w:p w14:paraId="079DADF6" w14:textId="0C3B8DC7" w:rsidR="00E07E70" w:rsidRDefault="00E07E70" w:rsidP="00613418">
      <w:pPr>
        <w:pStyle w:val="ListParagraph"/>
        <w:numPr>
          <w:ilvl w:val="0"/>
          <w:numId w:val="59"/>
        </w:numPr>
      </w:pPr>
      <w:r w:rsidRPr="00E07E70">
        <w:t>To adopt the TP to 7.3.2.2 of 38.211</w:t>
      </w:r>
    </w:p>
    <w:p w14:paraId="63BAD47F" w14:textId="3A15DCA3" w:rsidR="00E07E70" w:rsidRPr="00E07E70" w:rsidRDefault="00E07E70" w:rsidP="00E07E70">
      <w:pPr>
        <w:rPr>
          <w:i/>
          <w:szCs w:val="20"/>
          <w:lang w:eastAsia="x-none"/>
        </w:rPr>
      </w:pPr>
      <w:r w:rsidRPr="00E07E70">
        <w:rPr>
          <w:i/>
          <w:szCs w:val="20"/>
          <w:lang w:eastAsia="x-none"/>
        </w:rPr>
        <w:t>---- Start of TP ----</w:t>
      </w:r>
    </w:p>
    <w:p w14:paraId="472763D9" w14:textId="77777777" w:rsidR="00E07E70" w:rsidRPr="00E07E70" w:rsidRDefault="00E07E70" w:rsidP="00E07E70">
      <w:pPr>
        <w:autoSpaceDE w:val="0"/>
        <w:autoSpaceDN w:val="0"/>
        <w:adjustRightInd w:val="0"/>
        <w:snapToGrid w:val="0"/>
        <w:ind w:left="720" w:hanging="720"/>
        <w:jc w:val="both"/>
        <w:rPr>
          <w:rFonts w:ascii="Times New Roman" w:eastAsia="SimSun" w:hAnsi="Times New Roman"/>
          <w:szCs w:val="20"/>
        </w:rPr>
      </w:pPr>
      <w:r w:rsidRPr="00E07E70">
        <w:rPr>
          <w:rFonts w:ascii="Times New Roman" w:eastAsia="SimSun" w:hAnsi="Times New Roman"/>
          <w:szCs w:val="20"/>
        </w:rPr>
        <w:t xml:space="preserve">For both interleaved and non-interleaved mapping, the UE may assume </w:t>
      </w:r>
    </w:p>
    <w:p w14:paraId="4D2E5F7C" w14:textId="77777777" w:rsidR="00E07E70" w:rsidRPr="00E07E70" w:rsidRDefault="00E07E70" w:rsidP="00E07E70">
      <w:pPr>
        <w:ind w:left="568" w:hanging="284"/>
        <w:rPr>
          <w:rFonts w:ascii="Times New Roman" w:eastAsia="SimSun" w:hAnsi="Times New Roman"/>
          <w:szCs w:val="20"/>
        </w:rPr>
      </w:pPr>
      <w:r w:rsidRPr="00E07E70">
        <w:rPr>
          <w:rFonts w:ascii="Times New Roman" w:eastAsia="SimSun" w:hAnsi="Times New Roman"/>
          <w:szCs w:val="20"/>
        </w:rPr>
        <w:t>-</w:t>
      </w:r>
      <w:r w:rsidRPr="00E07E70">
        <w:rPr>
          <w:rFonts w:ascii="Times New Roman" w:eastAsia="SimSun" w:hAnsi="Times New Roman"/>
          <w:szCs w:val="20"/>
        </w:rPr>
        <w:tab/>
        <w:t xml:space="preserve">the same precoding being used within a REG bundle if the higher-layer parameter </w:t>
      </w:r>
      <w:r w:rsidRPr="00E07E70">
        <w:rPr>
          <w:rFonts w:ascii="Times New Roman" w:eastAsia="SimSun" w:hAnsi="Times New Roman"/>
          <w:i/>
          <w:szCs w:val="20"/>
        </w:rPr>
        <w:t xml:space="preserve">precoderGranularity </w:t>
      </w:r>
      <w:r w:rsidRPr="00E07E70">
        <w:rPr>
          <w:rFonts w:ascii="Times New Roman" w:eastAsia="SimSun" w:hAnsi="Times New Roman"/>
          <w:szCs w:val="20"/>
        </w:rPr>
        <w:t xml:space="preserve">equals </w:t>
      </w:r>
      <w:del w:id="694" w:author="Unknown">
        <w:r w:rsidR="0058452E">
          <w:rPr>
            <w:rFonts w:ascii="Times New Roman" w:eastAsia="SimSun" w:hAnsi="Times New Roman"/>
            <w:position w:val="-4"/>
            <w:szCs w:val="20"/>
          </w:rPr>
          <w:pict w14:anchorId="7A9525EA">
            <v:shape id="_x0000_i1169" type="#_x0000_t75" style="width:11.4pt;height:12pt">
              <v:imagedata r:id="rId1441" o:title=""/>
            </v:shape>
          </w:pict>
        </w:r>
      </w:del>
      <w:del w:id="695" w:author="Huawei" w:date="2018-05-10T20:29:00Z">
        <w:r w:rsidRPr="00E07E70" w:rsidDel="00411ADE">
          <w:rPr>
            <w:rFonts w:ascii="Times New Roman" w:eastAsia="SimSun" w:hAnsi="Times New Roman"/>
            <w:szCs w:val="20"/>
          </w:rPr>
          <w:delText xml:space="preserve"> </w:delText>
        </w:r>
      </w:del>
      <w:ins w:id="696" w:author="Huawei" w:date="2018-05-10T20:29:00Z">
        <w:r w:rsidRPr="00E07E70">
          <w:rPr>
            <w:rFonts w:ascii="Times New Roman" w:eastAsia="SimSun" w:hAnsi="Times New Roman"/>
            <w:i/>
            <w:szCs w:val="20"/>
          </w:rPr>
          <w:t>sameAsREG-bundle</w:t>
        </w:r>
      </w:ins>
    </w:p>
    <w:p w14:paraId="07120838" w14:textId="77777777" w:rsidR="00E07E70" w:rsidRPr="00E07E70" w:rsidRDefault="00E07E70" w:rsidP="00E07E70">
      <w:pPr>
        <w:ind w:left="568" w:hanging="284"/>
        <w:rPr>
          <w:rFonts w:ascii="Times New Roman" w:eastAsia="SimSun" w:hAnsi="Times New Roman"/>
          <w:szCs w:val="20"/>
        </w:rPr>
      </w:pPr>
      <w:r w:rsidRPr="00E07E70">
        <w:rPr>
          <w:rFonts w:ascii="Times New Roman" w:eastAsia="SimSun" w:hAnsi="Times New Roman"/>
          <w:szCs w:val="20"/>
        </w:rPr>
        <w:t>-</w:t>
      </w:r>
      <w:r w:rsidRPr="00E07E70">
        <w:rPr>
          <w:rFonts w:ascii="Times New Roman" w:eastAsia="SimSun" w:hAnsi="Times New Roman"/>
          <w:szCs w:val="20"/>
        </w:rPr>
        <w:tab/>
        <w:t xml:space="preserve">the same precoding being used across the all resource-element groups </w:t>
      </w:r>
      <w:bookmarkStart w:id="697" w:name="_Hlk498503446"/>
      <w:r w:rsidRPr="00E07E70">
        <w:rPr>
          <w:rFonts w:ascii="Times New Roman" w:eastAsia="SimSun" w:hAnsi="Times New Roman"/>
          <w:szCs w:val="20"/>
        </w:rPr>
        <w:t>within the set of contiguous resource blocks in the</w:t>
      </w:r>
      <w:bookmarkEnd w:id="697"/>
      <w:r w:rsidRPr="00E07E70">
        <w:rPr>
          <w:rFonts w:ascii="Times New Roman" w:eastAsia="SimSun" w:hAnsi="Times New Roman"/>
          <w:szCs w:val="20"/>
        </w:rPr>
        <w:t xml:space="preserve"> CORESET if the higher-layer parameter </w:t>
      </w:r>
      <w:r w:rsidRPr="00E07E70">
        <w:rPr>
          <w:rFonts w:ascii="Times New Roman" w:eastAsia="SimSun" w:hAnsi="Times New Roman"/>
          <w:i/>
          <w:szCs w:val="20"/>
        </w:rPr>
        <w:t>precoderGranularity</w:t>
      </w:r>
      <w:r w:rsidRPr="00E07E70" w:rsidDel="001F221A">
        <w:rPr>
          <w:rFonts w:ascii="Times New Roman" w:eastAsia="SimSun" w:hAnsi="Times New Roman"/>
          <w:i/>
          <w:szCs w:val="20"/>
        </w:rPr>
        <w:t xml:space="preserve"> </w:t>
      </w:r>
      <w:r w:rsidRPr="00E07E70">
        <w:rPr>
          <w:rFonts w:ascii="Times New Roman" w:eastAsia="SimSun" w:hAnsi="Times New Roman"/>
          <w:szCs w:val="20"/>
        </w:rPr>
        <w:t xml:space="preserve">equals </w:t>
      </w:r>
      <w:ins w:id="698" w:author="Huawei" w:date="2018-05-10T20:29:00Z">
        <w:r w:rsidRPr="00E07E70">
          <w:rPr>
            <w:rFonts w:ascii="Times New Roman" w:eastAsia="SimSun" w:hAnsi="Times New Roman"/>
            <w:i/>
            <w:szCs w:val="20"/>
          </w:rPr>
          <w:t>allContiguousRBs</w:t>
        </w:r>
      </w:ins>
      <w:del w:id="699" w:author="Huawei" w:date="2018-05-10T20:29:00Z">
        <w:r w:rsidRPr="00E07E70" w:rsidDel="00E131D7">
          <w:rPr>
            <w:rFonts w:ascii="Times New Roman" w:eastAsia="SimSun" w:hAnsi="Times New Roman"/>
            <w:szCs w:val="20"/>
          </w:rPr>
          <w:delText>the size of the CORESET in the frequency domain</w:delText>
        </w:r>
      </w:del>
    </w:p>
    <w:p w14:paraId="59D1FC99" w14:textId="646383B5" w:rsidR="00E07E70" w:rsidRPr="00E07E70" w:rsidRDefault="00E07E70" w:rsidP="00E07E70">
      <w:pPr>
        <w:ind w:left="720" w:hanging="720"/>
        <w:rPr>
          <w:i/>
          <w:lang w:eastAsia="x-none"/>
        </w:rPr>
      </w:pPr>
      <w:r w:rsidRPr="00E07E70">
        <w:rPr>
          <w:i/>
          <w:lang w:eastAsia="x-none"/>
        </w:rPr>
        <w:t>---- End of TP ----</w:t>
      </w:r>
    </w:p>
    <w:p w14:paraId="58C0A400" w14:textId="74DD9805" w:rsidR="00E07E70" w:rsidRDefault="00E07E70" w:rsidP="00E07E70">
      <w:pPr>
        <w:ind w:left="720" w:hanging="720"/>
        <w:rPr>
          <w:lang w:eastAsia="x-none"/>
        </w:rPr>
      </w:pPr>
    </w:p>
    <w:p w14:paraId="741DE309" w14:textId="77777777" w:rsidR="00E07E70" w:rsidRPr="00E07E70" w:rsidRDefault="00E07E70" w:rsidP="00E07E70">
      <w:pPr>
        <w:ind w:left="720" w:hanging="720"/>
        <w:rPr>
          <w:lang w:eastAsia="x-none"/>
        </w:rPr>
      </w:pPr>
    </w:p>
    <w:p w14:paraId="67D45285" w14:textId="6EDE5CF1" w:rsidR="00E07E70" w:rsidRPr="00E07E70" w:rsidRDefault="00E07E70" w:rsidP="00E07E70">
      <w:pPr>
        <w:ind w:left="720" w:hanging="720"/>
        <w:rPr>
          <w:lang w:eastAsia="x-none"/>
        </w:rPr>
      </w:pPr>
      <w:r w:rsidRPr="00E07E70">
        <w:rPr>
          <w:highlight w:val="green"/>
          <w:lang w:eastAsia="x-none"/>
        </w:rPr>
        <w:t>Agreement</w:t>
      </w:r>
      <w:r w:rsidRPr="00E07E70">
        <w:rPr>
          <w:lang w:eastAsia="x-none"/>
        </w:rPr>
        <w:t>:</w:t>
      </w:r>
    </w:p>
    <w:p w14:paraId="576EA975" w14:textId="70C3DFDC" w:rsidR="00E07E70" w:rsidRDefault="00E07E70" w:rsidP="00613418">
      <w:pPr>
        <w:numPr>
          <w:ilvl w:val="0"/>
          <w:numId w:val="60"/>
        </w:numPr>
        <w:rPr>
          <w:lang w:eastAsia="x-none"/>
        </w:rPr>
      </w:pPr>
      <w:r w:rsidRPr="00E07E70">
        <w:rPr>
          <w:lang w:eastAsia="x-none"/>
        </w:rPr>
        <w:t>To adop the TP to 7.4.1.3.2 of 38.211</w:t>
      </w:r>
    </w:p>
    <w:p w14:paraId="256FFD73" w14:textId="6B4D2AF6" w:rsidR="00E07E70" w:rsidRPr="00E07E70" w:rsidRDefault="00E07E70" w:rsidP="00E07E70">
      <w:pPr>
        <w:rPr>
          <w:i/>
          <w:szCs w:val="20"/>
          <w:lang w:eastAsia="x-none"/>
        </w:rPr>
      </w:pPr>
      <w:r w:rsidRPr="00E07E70">
        <w:rPr>
          <w:i/>
          <w:szCs w:val="20"/>
          <w:lang w:eastAsia="x-none"/>
        </w:rPr>
        <w:t>---- Start of TP ----</w:t>
      </w:r>
    </w:p>
    <w:p w14:paraId="4B67D1FB" w14:textId="77777777" w:rsidR="00E07E70" w:rsidRPr="00E07E70" w:rsidRDefault="00E07E70" w:rsidP="00E07E70">
      <w:pPr>
        <w:snapToGrid w:val="0"/>
        <w:ind w:left="568" w:hanging="284"/>
        <w:jc w:val="both"/>
        <w:rPr>
          <w:rFonts w:ascii="Times New Roman" w:eastAsia="MS Mincho" w:hAnsi="Times New Roman"/>
          <w:szCs w:val="20"/>
        </w:rPr>
      </w:pPr>
      <w:r w:rsidRPr="00E07E70">
        <w:rPr>
          <w:rFonts w:ascii="Times New Roman" w:eastAsia="MS Mincho" w:hAnsi="Times New Roman"/>
          <w:szCs w:val="20"/>
        </w:rPr>
        <w:t>-</w:t>
      </w:r>
      <w:r w:rsidRPr="00E07E70">
        <w:rPr>
          <w:rFonts w:ascii="Times New Roman" w:eastAsia="MS Mincho" w:hAnsi="Times New Roman"/>
          <w:szCs w:val="20"/>
        </w:rPr>
        <w:tab/>
        <w:t xml:space="preserve">subcarrier 0 of the lowest-numbered </w:t>
      </w:r>
      <w:del w:id="700" w:author="lwh" w:date="2018-05-09T15:27:00Z">
        <w:r w:rsidRPr="00E07E70">
          <w:rPr>
            <w:rFonts w:ascii="Times New Roman" w:eastAsia="MS Mincho" w:hAnsi="Times New Roman"/>
            <w:szCs w:val="20"/>
          </w:rPr>
          <w:delText xml:space="preserve">common </w:delText>
        </w:r>
      </w:del>
      <w:r w:rsidRPr="00E07E70">
        <w:rPr>
          <w:rFonts w:ascii="Times New Roman" w:eastAsia="MS Mincho" w:hAnsi="Times New Roman"/>
          <w:szCs w:val="20"/>
        </w:rPr>
        <w:t>resource block in the CORESET if the CORESET is configured by the PBCH or SIB1,</w:t>
      </w:r>
    </w:p>
    <w:p w14:paraId="5237E74E" w14:textId="77777777" w:rsidR="00E07E70" w:rsidRPr="00E07E70" w:rsidRDefault="00E07E70" w:rsidP="00E07E70">
      <w:pPr>
        <w:ind w:left="720" w:hanging="720"/>
        <w:rPr>
          <w:i/>
          <w:lang w:eastAsia="x-none"/>
        </w:rPr>
      </w:pPr>
      <w:r w:rsidRPr="00E07E70">
        <w:rPr>
          <w:i/>
          <w:lang w:eastAsia="x-none"/>
        </w:rPr>
        <w:t>---- End of TP ----</w:t>
      </w:r>
    </w:p>
    <w:p w14:paraId="68EF7A46" w14:textId="4841909A" w:rsidR="00E07E70" w:rsidRDefault="00E07E70" w:rsidP="00E07E70"/>
    <w:p w14:paraId="16552C67" w14:textId="77777777" w:rsidR="00E07E70" w:rsidRPr="00E07E70" w:rsidRDefault="00E07E70" w:rsidP="00E07E70"/>
    <w:p w14:paraId="4632C571" w14:textId="7B8CDD99" w:rsidR="00E07E70" w:rsidRPr="00E07E70" w:rsidRDefault="00E07E70" w:rsidP="00E07E70">
      <w:pPr>
        <w:ind w:left="720" w:hanging="720"/>
        <w:rPr>
          <w:szCs w:val="20"/>
          <w:lang w:eastAsia="x-none"/>
        </w:rPr>
      </w:pPr>
      <w:r w:rsidRPr="00E07E70">
        <w:rPr>
          <w:szCs w:val="20"/>
          <w:highlight w:val="green"/>
          <w:lang w:eastAsia="x-none"/>
        </w:rPr>
        <w:t>Agreement</w:t>
      </w:r>
      <w:r w:rsidRPr="00E07E70">
        <w:rPr>
          <w:szCs w:val="20"/>
          <w:lang w:eastAsia="x-none"/>
        </w:rPr>
        <w:t>:</w:t>
      </w:r>
    </w:p>
    <w:p w14:paraId="24CD5D1D" w14:textId="07DA612A" w:rsidR="00E07E70" w:rsidRDefault="00E07E70" w:rsidP="00613418">
      <w:pPr>
        <w:numPr>
          <w:ilvl w:val="0"/>
          <w:numId w:val="60"/>
        </w:numPr>
        <w:rPr>
          <w:szCs w:val="20"/>
          <w:lang w:eastAsia="x-none"/>
        </w:rPr>
      </w:pPr>
      <w:r w:rsidRPr="00E07E70">
        <w:rPr>
          <w:szCs w:val="20"/>
          <w:lang w:eastAsia="x-none"/>
        </w:rPr>
        <w:t>To</w:t>
      </w:r>
      <w:r>
        <w:rPr>
          <w:szCs w:val="20"/>
          <w:lang w:eastAsia="x-none"/>
        </w:rPr>
        <w:t xml:space="preserve"> adopt the TP to 10.1 of 38.213</w:t>
      </w:r>
    </w:p>
    <w:p w14:paraId="5FCE4433" w14:textId="4E6EE9DF" w:rsidR="00E07E70" w:rsidRPr="00E07E70" w:rsidRDefault="00E07E70" w:rsidP="00E07E70">
      <w:pPr>
        <w:rPr>
          <w:i/>
          <w:szCs w:val="20"/>
          <w:lang w:eastAsia="x-none"/>
        </w:rPr>
      </w:pPr>
      <w:r w:rsidRPr="00E07E70">
        <w:rPr>
          <w:i/>
          <w:szCs w:val="20"/>
          <w:lang w:eastAsia="x-none"/>
        </w:rPr>
        <w:t>---- Start of TP ----</w:t>
      </w:r>
    </w:p>
    <w:p w14:paraId="7579EBF0" w14:textId="77777777" w:rsidR="00E07E70" w:rsidRPr="00E07E70" w:rsidRDefault="00E07E70" w:rsidP="00E07E70">
      <w:pPr>
        <w:rPr>
          <w:i/>
        </w:rPr>
      </w:pPr>
      <w:r w:rsidRPr="00E07E70">
        <w:t>an indication for a presence or absence of a transmission configuration indication (TCI) field for</w:t>
      </w:r>
      <w:del w:id="701" w:author="lwh" w:date="2018-05-09T15:15:00Z">
        <w:r w:rsidRPr="00E07E70">
          <w:delText xml:space="preserve"> DCI format 1_0 or </w:delText>
        </w:r>
      </w:del>
      <w:r w:rsidRPr="00E07E70">
        <w:t xml:space="preserve">DCI format 1_1 transmitted by a PDCCH in control resource set </w:t>
      </w:r>
      <w:r w:rsidR="0058452E">
        <w:rPr>
          <w:position w:val="-10"/>
        </w:rPr>
        <w:pict w14:anchorId="46DC7090">
          <v:shape id="_x0000_i1170" type="#_x0000_t75" style="width:10.8pt;height:12pt;mso-position-horizontal-relative:page;mso-position-vertical-relative:page">
            <v:imagedata r:id="rId1442" o:title=""/>
          </v:shape>
        </w:pict>
      </w:r>
      <w:r w:rsidRPr="00E07E70">
        <w:t xml:space="preserve">, by higher layer parameter </w:t>
      </w:r>
      <w:r w:rsidRPr="00E07E70">
        <w:rPr>
          <w:i/>
        </w:rPr>
        <w:t>TCI-PresentInDCI</w:t>
      </w:r>
    </w:p>
    <w:p w14:paraId="6652CE9E" w14:textId="77777777" w:rsidR="00E07E70" w:rsidRPr="00E07E70" w:rsidRDefault="00E07E70" w:rsidP="00E07E70">
      <w:pPr>
        <w:ind w:left="720" w:hanging="720"/>
        <w:rPr>
          <w:i/>
          <w:lang w:eastAsia="x-none"/>
        </w:rPr>
      </w:pPr>
      <w:r w:rsidRPr="00E07E70">
        <w:rPr>
          <w:i/>
          <w:lang w:eastAsia="x-none"/>
        </w:rPr>
        <w:t>---- End of TP ----</w:t>
      </w:r>
    </w:p>
    <w:p w14:paraId="67DF8B04" w14:textId="7C0B5925" w:rsidR="00E07E70" w:rsidRDefault="00E07E70" w:rsidP="00312F2C"/>
    <w:p w14:paraId="5A67E4D7" w14:textId="77777777" w:rsidR="00E07E70" w:rsidRPr="00312F2C" w:rsidRDefault="00E07E70" w:rsidP="00312F2C"/>
    <w:p w14:paraId="01DD1040" w14:textId="2D25A1A9" w:rsidR="00E07E70" w:rsidRDefault="0058452E" w:rsidP="00E07E70">
      <w:hyperlink r:id="rId1443" w:history="1">
        <w:r w:rsidR="000F2B08">
          <w:rPr>
            <w:rStyle w:val="Hyperlink"/>
          </w:rPr>
          <w:t>R1-1807637</w:t>
        </w:r>
      </w:hyperlink>
      <w:r w:rsidR="00E07E70">
        <w:tab/>
        <w:t>Offline summary for AI 7.1.3.1.1 PDCCH structure for URLLC</w:t>
      </w:r>
      <w:r w:rsidR="00E07E70">
        <w:tab/>
        <w:t>NTT DOCOMO</w:t>
      </w:r>
    </w:p>
    <w:p w14:paraId="5DF202FC" w14:textId="1ACE2570" w:rsidR="00966D15" w:rsidRPr="00966D15" w:rsidRDefault="0058452E" w:rsidP="00966D15">
      <w:pPr>
        <w:ind w:left="720" w:hanging="720"/>
        <w:rPr>
          <w:lang w:eastAsia="x-none"/>
        </w:rPr>
      </w:pPr>
      <w:hyperlink r:id="rId1444" w:history="1">
        <w:r w:rsidR="000F2B08">
          <w:rPr>
            <w:rStyle w:val="Hyperlink"/>
            <w:lang w:eastAsia="x-none"/>
          </w:rPr>
          <w:t>R1-1805880</w:t>
        </w:r>
      </w:hyperlink>
      <w:r w:rsidR="00966D15" w:rsidRPr="00966D15">
        <w:rPr>
          <w:lang w:eastAsia="x-none"/>
        </w:rPr>
        <w:tab/>
        <w:t>Remaining issues on PDCCH structure</w:t>
      </w:r>
      <w:r w:rsidR="00966D15" w:rsidRPr="00966D15">
        <w:rPr>
          <w:lang w:eastAsia="x-none"/>
        </w:rPr>
        <w:tab/>
        <w:t>Huawei, HiSilicon</w:t>
      </w:r>
    </w:p>
    <w:p w14:paraId="2869573D" w14:textId="55AAB769" w:rsidR="00966D15" w:rsidRPr="00966D15" w:rsidRDefault="0058452E" w:rsidP="00966D15">
      <w:pPr>
        <w:ind w:left="720" w:hanging="720"/>
        <w:rPr>
          <w:lang w:eastAsia="x-none"/>
        </w:rPr>
      </w:pPr>
      <w:hyperlink r:id="rId1445" w:history="1">
        <w:r w:rsidR="000F2B08">
          <w:rPr>
            <w:rStyle w:val="Hyperlink"/>
            <w:lang w:eastAsia="x-none"/>
          </w:rPr>
          <w:t>R1-1806055</w:t>
        </w:r>
      </w:hyperlink>
      <w:r w:rsidR="00966D15" w:rsidRPr="00966D15">
        <w:rPr>
          <w:lang w:eastAsia="x-none"/>
        </w:rPr>
        <w:tab/>
        <w:t>Remaining issues on PDCCH CORESET</w:t>
      </w:r>
      <w:r w:rsidR="00966D15" w:rsidRPr="00966D15">
        <w:rPr>
          <w:lang w:eastAsia="x-none"/>
        </w:rPr>
        <w:tab/>
        <w:t>vivo</w:t>
      </w:r>
    </w:p>
    <w:p w14:paraId="6C4482E5" w14:textId="73F5B592" w:rsidR="00966D15" w:rsidRPr="00966D15" w:rsidRDefault="0058452E" w:rsidP="00966D15">
      <w:pPr>
        <w:ind w:left="720" w:hanging="720"/>
        <w:rPr>
          <w:lang w:eastAsia="x-none"/>
        </w:rPr>
      </w:pPr>
      <w:hyperlink r:id="rId1446" w:history="1">
        <w:r w:rsidR="000F2B08">
          <w:rPr>
            <w:rStyle w:val="Hyperlink"/>
            <w:lang w:eastAsia="x-none"/>
          </w:rPr>
          <w:t>R1-1806127</w:t>
        </w:r>
      </w:hyperlink>
      <w:r w:rsidR="00966D15" w:rsidRPr="00966D15">
        <w:rPr>
          <w:lang w:eastAsia="x-none"/>
        </w:rPr>
        <w:tab/>
        <w:t>PDCCH structure remaining issues</w:t>
      </w:r>
      <w:r w:rsidR="00966D15" w:rsidRPr="00966D15">
        <w:rPr>
          <w:lang w:eastAsia="x-none"/>
        </w:rPr>
        <w:tab/>
        <w:t>ZTE</w:t>
      </w:r>
    </w:p>
    <w:p w14:paraId="1B5E6CD3" w14:textId="4EF1D8E4" w:rsidR="00966D15" w:rsidRPr="00966D15" w:rsidRDefault="0058452E" w:rsidP="00966D15">
      <w:pPr>
        <w:ind w:left="720" w:hanging="720"/>
        <w:rPr>
          <w:lang w:eastAsia="x-none"/>
        </w:rPr>
      </w:pPr>
      <w:hyperlink r:id="rId1447" w:history="1">
        <w:r w:rsidR="000F2B08">
          <w:rPr>
            <w:rStyle w:val="Hyperlink"/>
            <w:lang w:eastAsia="x-none"/>
          </w:rPr>
          <w:t>R1-1806141</w:t>
        </w:r>
      </w:hyperlink>
      <w:r w:rsidR="00966D15" w:rsidRPr="00966D15">
        <w:rPr>
          <w:lang w:eastAsia="x-none"/>
        </w:rPr>
        <w:tab/>
        <w:t>Remaining details on PDCCH structure</w:t>
      </w:r>
      <w:r w:rsidR="00966D15" w:rsidRPr="00966D15">
        <w:rPr>
          <w:lang w:eastAsia="x-none"/>
        </w:rPr>
        <w:tab/>
        <w:t>Nokia, Nokia Shanghai Bell</w:t>
      </w:r>
    </w:p>
    <w:p w14:paraId="1081A835" w14:textId="30A50E3E" w:rsidR="00966D15" w:rsidRPr="00966D15" w:rsidRDefault="0058452E" w:rsidP="00966D15">
      <w:pPr>
        <w:ind w:left="720" w:hanging="720"/>
        <w:rPr>
          <w:lang w:eastAsia="x-none"/>
        </w:rPr>
      </w:pPr>
      <w:hyperlink r:id="rId1448" w:history="1">
        <w:r w:rsidR="000F2B08">
          <w:rPr>
            <w:rStyle w:val="Hyperlink"/>
            <w:lang w:eastAsia="x-none"/>
          </w:rPr>
          <w:t>R1-1806288</w:t>
        </w:r>
      </w:hyperlink>
      <w:r w:rsidR="00966D15" w:rsidRPr="00966D15">
        <w:rPr>
          <w:lang w:eastAsia="x-none"/>
        </w:rPr>
        <w:tab/>
        <w:t>On PDCCH structure</w:t>
      </w:r>
      <w:r w:rsidR="00966D15" w:rsidRPr="00966D15">
        <w:rPr>
          <w:lang w:eastAsia="x-none"/>
        </w:rPr>
        <w:tab/>
        <w:t>CATT</w:t>
      </w:r>
    </w:p>
    <w:p w14:paraId="591EACA7" w14:textId="286D0E1B" w:rsidR="00966D15" w:rsidRPr="00966D15" w:rsidRDefault="0058452E" w:rsidP="00966D15">
      <w:pPr>
        <w:ind w:left="720" w:hanging="720"/>
        <w:rPr>
          <w:lang w:eastAsia="x-none"/>
        </w:rPr>
      </w:pPr>
      <w:hyperlink r:id="rId1449" w:history="1">
        <w:r w:rsidR="000F2B08">
          <w:rPr>
            <w:rStyle w:val="Hyperlink"/>
            <w:lang w:eastAsia="x-none"/>
          </w:rPr>
          <w:t>R1-1806361</w:t>
        </w:r>
      </w:hyperlink>
      <w:r w:rsidR="00966D15" w:rsidRPr="00966D15">
        <w:rPr>
          <w:lang w:eastAsia="x-none"/>
        </w:rPr>
        <w:tab/>
        <w:t>Discussion on remaining issues for unicast PDCCH in CORESET#0</w:t>
      </w:r>
      <w:r w:rsidR="00966D15" w:rsidRPr="00966D15">
        <w:rPr>
          <w:lang w:eastAsia="x-none"/>
        </w:rPr>
        <w:tab/>
        <w:t>CMCC</w:t>
      </w:r>
    </w:p>
    <w:p w14:paraId="08D273BD" w14:textId="4FCD5F1B" w:rsidR="00966D15" w:rsidRPr="00966D15" w:rsidRDefault="0058452E" w:rsidP="00966D15">
      <w:pPr>
        <w:ind w:left="720" w:hanging="720"/>
        <w:rPr>
          <w:lang w:eastAsia="x-none"/>
        </w:rPr>
      </w:pPr>
      <w:hyperlink r:id="rId1450" w:history="1">
        <w:r w:rsidR="000F2B08">
          <w:rPr>
            <w:rStyle w:val="Hyperlink"/>
            <w:lang w:eastAsia="x-none"/>
          </w:rPr>
          <w:t>R1-1806362</w:t>
        </w:r>
      </w:hyperlink>
      <w:r w:rsidR="00966D15" w:rsidRPr="00966D15">
        <w:rPr>
          <w:lang w:eastAsia="x-none"/>
        </w:rPr>
        <w:tab/>
        <w:t>Discussion on PDCCH repetition for URLLC</w:t>
      </w:r>
      <w:r w:rsidR="00966D15" w:rsidRPr="00966D15">
        <w:rPr>
          <w:lang w:eastAsia="x-none"/>
        </w:rPr>
        <w:tab/>
        <w:t>CMCC</w:t>
      </w:r>
    </w:p>
    <w:p w14:paraId="0CAED0D0" w14:textId="63388F9D" w:rsidR="00966D15" w:rsidRPr="00966D15" w:rsidRDefault="0058452E" w:rsidP="00966D15">
      <w:pPr>
        <w:ind w:left="720" w:hanging="720"/>
        <w:rPr>
          <w:lang w:eastAsia="x-none"/>
        </w:rPr>
      </w:pPr>
      <w:hyperlink r:id="rId1451" w:history="1">
        <w:r w:rsidR="000F2B08">
          <w:rPr>
            <w:rStyle w:val="Hyperlink"/>
            <w:lang w:eastAsia="x-none"/>
          </w:rPr>
          <w:t>R1-1806408</w:t>
        </w:r>
      </w:hyperlink>
      <w:r w:rsidR="00966D15" w:rsidRPr="00966D15">
        <w:rPr>
          <w:lang w:eastAsia="x-none"/>
        </w:rPr>
        <w:tab/>
        <w:t>Remaining issues on PDCCH structure</w:t>
      </w:r>
      <w:r w:rsidR="00966D15" w:rsidRPr="00966D15">
        <w:rPr>
          <w:lang w:eastAsia="x-none"/>
        </w:rPr>
        <w:tab/>
        <w:t>Spreadtrum Communications</w:t>
      </w:r>
    </w:p>
    <w:p w14:paraId="298D630D" w14:textId="3ED620D4" w:rsidR="00966D15" w:rsidRPr="00966D15" w:rsidRDefault="0058452E" w:rsidP="00966D15">
      <w:pPr>
        <w:ind w:left="720" w:hanging="720"/>
        <w:rPr>
          <w:lang w:eastAsia="x-none"/>
        </w:rPr>
      </w:pPr>
      <w:hyperlink r:id="rId1452" w:history="1">
        <w:r w:rsidR="000F2B08">
          <w:rPr>
            <w:rStyle w:val="Hyperlink"/>
            <w:lang w:eastAsia="x-none"/>
          </w:rPr>
          <w:t>R1-1806615</w:t>
        </w:r>
      </w:hyperlink>
      <w:r w:rsidR="00966D15" w:rsidRPr="00966D15">
        <w:rPr>
          <w:lang w:eastAsia="x-none"/>
        </w:rPr>
        <w:tab/>
        <w:t>Remaining issues on PDCCH structure</w:t>
      </w:r>
      <w:r w:rsidR="00966D15" w:rsidRPr="00966D15">
        <w:rPr>
          <w:lang w:eastAsia="x-none"/>
        </w:rPr>
        <w:tab/>
        <w:t>LG Electronics</w:t>
      </w:r>
    </w:p>
    <w:p w14:paraId="301DB900" w14:textId="489C5FC9" w:rsidR="00966D15" w:rsidRPr="00966D15" w:rsidRDefault="0058452E" w:rsidP="00966D15">
      <w:pPr>
        <w:ind w:left="720" w:hanging="720"/>
        <w:rPr>
          <w:lang w:eastAsia="x-none"/>
        </w:rPr>
      </w:pPr>
      <w:hyperlink r:id="rId1453" w:history="1">
        <w:r w:rsidR="000F2B08">
          <w:rPr>
            <w:rStyle w:val="Hyperlink"/>
            <w:lang w:eastAsia="x-none"/>
          </w:rPr>
          <w:t>R1-1806728</w:t>
        </w:r>
      </w:hyperlink>
      <w:r w:rsidR="00966D15" w:rsidRPr="00966D15">
        <w:rPr>
          <w:lang w:eastAsia="x-none"/>
        </w:rPr>
        <w:tab/>
        <w:t>Corrections on PDCCH structure</w:t>
      </w:r>
      <w:r w:rsidR="00966D15" w:rsidRPr="00966D15">
        <w:rPr>
          <w:lang w:eastAsia="x-none"/>
        </w:rPr>
        <w:tab/>
        <w:t>Samsung</w:t>
      </w:r>
    </w:p>
    <w:p w14:paraId="7F4EEF37" w14:textId="0D22D12D" w:rsidR="00966D15" w:rsidRPr="00966D15" w:rsidRDefault="0058452E" w:rsidP="00966D15">
      <w:pPr>
        <w:ind w:left="720" w:hanging="720"/>
        <w:rPr>
          <w:lang w:eastAsia="x-none"/>
        </w:rPr>
      </w:pPr>
      <w:hyperlink r:id="rId1454" w:history="1">
        <w:r w:rsidR="000F2B08">
          <w:rPr>
            <w:rStyle w:val="Hyperlink"/>
            <w:lang w:eastAsia="x-none"/>
          </w:rPr>
          <w:t>R1-1806778</w:t>
        </w:r>
      </w:hyperlink>
      <w:r w:rsidR="00966D15" w:rsidRPr="00966D15">
        <w:rPr>
          <w:lang w:eastAsia="x-none"/>
        </w:rPr>
        <w:tab/>
        <w:t>Reamining issues on PDCCH structure</w:t>
      </w:r>
      <w:r w:rsidR="00966D15" w:rsidRPr="00966D15">
        <w:rPr>
          <w:lang w:eastAsia="x-none"/>
        </w:rPr>
        <w:tab/>
        <w:t>MediaTek Inc.</w:t>
      </w:r>
    </w:p>
    <w:p w14:paraId="123C165B" w14:textId="4FD177FE" w:rsidR="00966D15" w:rsidRPr="00966D15" w:rsidRDefault="0058452E" w:rsidP="00966D15">
      <w:pPr>
        <w:ind w:left="720" w:hanging="720"/>
        <w:rPr>
          <w:lang w:eastAsia="x-none"/>
        </w:rPr>
      </w:pPr>
      <w:hyperlink r:id="rId1455" w:history="1">
        <w:r w:rsidR="000F2B08">
          <w:rPr>
            <w:rStyle w:val="Hyperlink"/>
            <w:lang w:eastAsia="x-none"/>
          </w:rPr>
          <w:t>R1-1806915</w:t>
        </w:r>
      </w:hyperlink>
      <w:r w:rsidR="00966D15" w:rsidRPr="00966D15">
        <w:rPr>
          <w:lang w:eastAsia="x-none"/>
        </w:rPr>
        <w:tab/>
        <w:t>Collision between SSB and PDCCH</w:t>
      </w:r>
      <w:r w:rsidR="00966D15" w:rsidRPr="00966D15">
        <w:rPr>
          <w:lang w:eastAsia="x-none"/>
        </w:rPr>
        <w:tab/>
        <w:t>Panasonic</w:t>
      </w:r>
    </w:p>
    <w:p w14:paraId="263260D3" w14:textId="3753152F" w:rsidR="00966D15" w:rsidRPr="00966D15" w:rsidRDefault="0058452E" w:rsidP="00966D15">
      <w:pPr>
        <w:ind w:left="720" w:hanging="720"/>
        <w:rPr>
          <w:lang w:eastAsia="x-none"/>
        </w:rPr>
      </w:pPr>
      <w:hyperlink r:id="rId1456" w:history="1">
        <w:r w:rsidR="000F2B08">
          <w:rPr>
            <w:rStyle w:val="Hyperlink"/>
            <w:lang w:eastAsia="x-none"/>
          </w:rPr>
          <w:t>R1-1807160</w:t>
        </w:r>
      </w:hyperlink>
      <w:r w:rsidR="00966D15" w:rsidRPr="00966D15">
        <w:rPr>
          <w:lang w:eastAsia="x-none"/>
        </w:rPr>
        <w:tab/>
        <w:t>Remaining issues on CORESET#0</w:t>
      </w:r>
      <w:r w:rsidR="00966D15" w:rsidRPr="00966D15">
        <w:rPr>
          <w:lang w:eastAsia="x-none"/>
        </w:rPr>
        <w:tab/>
        <w:t>ITRI</w:t>
      </w:r>
    </w:p>
    <w:p w14:paraId="75B9483B" w14:textId="1A992634" w:rsidR="00966D15" w:rsidRPr="00966D15" w:rsidRDefault="0058452E" w:rsidP="00966D15">
      <w:pPr>
        <w:ind w:left="720" w:hanging="720"/>
        <w:rPr>
          <w:lang w:eastAsia="x-none"/>
        </w:rPr>
      </w:pPr>
      <w:hyperlink r:id="rId1457" w:history="1">
        <w:r w:rsidR="000F2B08">
          <w:rPr>
            <w:rStyle w:val="Hyperlink"/>
            <w:lang w:eastAsia="x-none"/>
          </w:rPr>
          <w:t>R1-1807246</w:t>
        </w:r>
      </w:hyperlink>
      <w:r w:rsidR="00966D15" w:rsidRPr="00966D15">
        <w:rPr>
          <w:lang w:eastAsia="x-none"/>
        </w:rPr>
        <w:tab/>
        <w:t>Remaining issues of PDCCH</w:t>
      </w:r>
      <w:r w:rsidR="00966D15" w:rsidRPr="00966D15">
        <w:rPr>
          <w:lang w:eastAsia="x-none"/>
        </w:rPr>
        <w:tab/>
        <w:t>Ericsson</w:t>
      </w:r>
    </w:p>
    <w:p w14:paraId="40CC10AD" w14:textId="5BC12AE7" w:rsidR="001C6795" w:rsidRPr="001C6795" w:rsidRDefault="0058452E" w:rsidP="001C6795">
      <w:pPr>
        <w:ind w:left="720" w:hanging="720"/>
        <w:rPr>
          <w:lang w:eastAsia="x-none"/>
        </w:rPr>
      </w:pPr>
      <w:hyperlink r:id="rId1458" w:history="1">
        <w:r w:rsidR="000F2B08">
          <w:rPr>
            <w:rStyle w:val="Hyperlink"/>
            <w:lang w:eastAsia="x-none"/>
          </w:rPr>
          <w:t>R1-1807413</w:t>
        </w:r>
      </w:hyperlink>
      <w:r w:rsidR="001C6795" w:rsidRPr="001C6795">
        <w:rPr>
          <w:lang w:eastAsia="x-none"/>
        </w:rPr>
        <w:tab/>
        <w:t>Remaining issues on PDCCH structure</w:t>
      </w:r>
      <w:r w:rsidR="001C6795" w:rsidRPr="001C6795">
        <w:rPr>
          <w:lang w:eastAsia="x-none"/>
        </w:rPr>
        <w:tab/>
        <w:t>Qualcomm Incorporated</w:t>
      </w:r>
      <w:r w:rsidR="001C6795">
        <w:rPr>
          <w:lang w:eastAsia="x-none"/>
        </w:rPr>
        <w:tab/>
        <w:t>(</w:t>
      </w:r>
      <w:r w:rsidR="001C6795" w:rsidRPr="001C6795">
        <w:rPr>
          <w:lang w:eastAsia="x-none"/>
        </w:rPr>
        <w:t xml:space="preserve">Revision of </w:t>
      </w:r>
      <w:hyperlink r:id="rId1459" w:history="1">
        <w:r w:rsidR="000F2B08">
          <w:rPr>
            <w:rStyle w:val="Hyperlink"/>
            <w:lang w:eastAsia="x-none"/>
          </w:rPr>
          <w:t>R1-1807352</w:t>
        </w:r>
      </w:hyperlink>
      <w:r w:rsidR="001C6795">
        <w:rPr>
          <w:lang w:eastAsia="x-none"/>
        </w:rPr>
        <w:t>)</w:t>
      </w:r>
    </w:p>
    <w:p w14:paraId="1D024B9B" w14:textId="42AD425F" w:rsidR="00966D15" w:rsidRDefault="00312F2C" w:rsidP="00312F2C">
      <w:pPr>
        <w:pStyle w:val="Heading5"/>
      </w:pPr>
      <w:bookmarkStart w:id="702" w:name="_Toc516232624"/>
      <w:r>
        <w:lastRenderedPageBreak/>
        <w:t>Search space</w:t>
      </w:r>
      <w:bookmarkEnd w:id="702"/>
    </w:p>
    <w:p w14:paraId="003F6456" w14:textId="1A4C7D5F" w:rsidR="00312F2C" w:rsidRDefault="0058452E" w:rsidP="00312F2C">
      <w:pPr>
        <w:rPr>
          <w:b/>
        </w:rPr>
      </w:pPr>
      <w:hyperlink r:id="rId1460" w:history="1">
        <w:r w:rsidR="000F2B08">
          <w:rPr>
            <w:rStyle w:val="Hyperlink"/>
            <w:b/>
          </w:rPr>
          <w:t>R1-1807638</w:t>
        </w:r>
      </w:hyperlink>
      <w:r w:rsidR="00312F2C" w:rsidRPr="00312F2C">
        <w:rPr>
          <w:b/>
        </w:rPr>
        <w:tab/>
        <w:t>Offline summary for AI 7.1.3.1.2 Search space</w:t>
      </w:r>
      <w:r w:rsidR="00312F2C" w:rsidRPr="00312F2C">
        <w:rPr>
          <w:b/>
        </w:rPr>
        <w:tab/>
        <w:t>NTT DOCOMO</w:t>
      </w:r>
    </w:p>
    <w:p w14:paraId="1A33EADD" w14:textId="77777777" w:rsidR="00312F2C" w:rsidRDefault="00312F2C" w:rsidP="00312F2C">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0D4CEB69" w14:textId="5FEE9503" w:rsidR="00312F2C" w:rsidRDefault="00312F2C" w:rsidP="00312F2C">
      <w:pPr>
        <w:rPr>
          <w:b/>
        </w:rPr>
      </w:pPr>
    </w:p>
    <w:p w14:paraId="247E29CD" w14:textId="77777777" w:rsidR="00F45255" w:rsidRPr="00F45255" w:rsidRDefault="00F45255" w:rsidP="00F45255">
      <w:pPr>
        <w:ind w:left="720" w:hanging="720"/>
        <w:rPr>
          <w:b/>
          <w:lang w:eastAsia="x-none"/>
        </w:rPr>
      </w:pPr>
      <w:r w:rsidRPr="00F45255">
        <w:rPr>
          <w:highlight w:val="green"/>
          <w:lang w:eastAsia="x-none"/>
        </w:rPr>
        <w:t>Agreements</w:t>
      </w:r>
      <w:r w:rsidRPr="00F45255">
        <w:rPr>
          <w:b/>
          <w:lang w:eastAsia="x-none"/>
        </w:rPr>
        <w:t>:</w:t>
      </w:r>
    </w:p>
    <w:p w14:paraId="171658E5" w14:textId="77777777" w:rsidR="00F45255" w:rsidRPr="00F45255" w:rsidRDefault="00F45255" w:rsidP="00F45255">
      <w:pPr>
        <w:rPr>
          <w:szCs w:val="20"/>
        </w:rPr>
      </w:pPr>
      <w:r w:rsidRPr="00F45255">
        <w:rPr>
          <w:szCs w:val="20"/>
        </w:rPr>
        <w:t>Confirm the following working assumptions with updates:</w:t>
      </w:r>
    </w:p>
    <w:p w14:paraId="4F5CFE3D" w14:textId="77777777" w:rsidR="00F45255" w:rsidRPr="00F45255" w:rsidRDefault="00F45255" w:rsidP="00613418">
      <w:pPr>
        <w:pStyle w:val="ListParagraph"/>
        <w:numPr>
          <w:ilvl w:val="0"/>
          <w:numId w:val="63"/>
        </w:numPr>
        <w:spacing w:after="0"/>
      </w:pPr>
      <w:r w:rsidRPr="00F45255">
        <w:rPr>
          <w:color w:val="FF0000"/>
          <w:u w:val="single"/>
        </w:rPr>
        <w:t xml:space="preserve">At least for Dec. Drop, </w:t>
      </w:r>
      <w:r w:rsidRPr="00F45255">
        <w:rPr>
          <w:strike/>
          <w:color w:val="FF0000"/>
          <w:u w:val="single"/>
        </w:rPr>
        <w:t>Case 1-1 and Case 1-2,</w:t>
      </w:r>
      <w:r w:rsidRPr="00F45255">
        <w:rPr>
          <w:strike/>
          <w:color w:val="FF0000"/>
        </w:rPr>
        <w:t xml:space="preserve"> </w:t>
      </w:r>
      <w:r w:rsidRPr="00F45255">
        <w:t xml:space="preserve">map all candidates of USS search-space-set with lower SS set ID before candidates of USS with higher ID </w:t>
      </w:r>
    </w:p>
    <w:p w14:paraId="3D925B14" w14:textId="77777777" w:rsidR="00F45255" w:rsidRPr="00F45255" w:rsidRDefault="00F45255" w:rsidP="00613418">
      <w:pPr>
        <w:pStyle w:val="ListParagraph"/>
        <w:numPr>
          <w:ilvl w:val="1"/>
          <w:numId w:val="63"/>
        </w:numPr>
        <w:spacing w:after="0"/>
      </w:pPr>
      <w:r w:rsidRPr="00F45255">
        <w:t>If all candidates in a SS set can’t be mapped, any candidates in the SS set and in any subsequent SS sets are dropped (not mapped)</w:t>
      </w:r>
    </w:p>
    <w:p w14:paraId="32BCDDD7" w14:textId="77777777" w:rsidR="00F45255" w:rsidRPr="00F45255" w:rsidRDefault="00F45255" w:rsidP="00613418">
      <w:pPr>
        <w:pStyle w:val="ListParagraph"/>
        <w:numPr>
          <w:ilvl w:val="0"/>
          <w:numId w:val="63"/>
        </w:numPr>
        <w:spacing w:after="0"/>
        <w:rPr>
          <w:u w:val="single"/>
        </w:rPr>
      </w:pPr>
      <w:r w:rsidRPr="00F45255">
        <w:rPr>
          <w:strike/>
          <w:color w:val="FF0000"/>
          <w:u w:val="single"/>
        </w:rPr>
        <w:t>Case 2 FFS</w:t>
      </w:r>
    </w:p>
    <w:p w14:paraId="12975734" w14:textId="77777777" w:rsidR="00F45255" w:rsidRPr="00F45255" w:rsidRDefault="00F45255" w:rsidP="00F45255">
      <w:pPr>
        <w:ind w:left="720" w:hanging="720"/>
        <w:rPr>
          <w:szCs w:val="20"/>
          <w:u w:val="single"/>
          <w:lang w:eastAsia="x-none"/>
        </w:rPr>
      </w:pPr>
    </w:p>
    <w:p w14:paraId="52F90E0D" w14:textId="77777777" w:rsidR="00F45255" w:rsidRPr="00F45255" w:rsidRDefault="00F45255" w:rsidP="00F45255">
      <w:pPr>
        <w:rPr>
          <w:szCs w:val="20"/>
        </w:rPr>
      </w:pPr>
      <w:r w:rsidRPr="00F45255">
        <w:rPr>
          <w:szCs w:val="20"/>
          <w:highlight w:val="green"/>
        </w:rPr>
        <w:t>Agreements</w:t>
      </w:r>
      <w:r w:rsidRPr="00F45255">
        <w:rPr>
          <w:szCs w:val="20"/>
        </w:rPr>
        <w:t>:</w:t>
      </w:r>
    </w:p>
    <w:p w14:paraId="379CF059" w14:textId="77777777" w:rsidR="00F45255" w:rsidRPr="00F45255" w:rsidRDefault="00F45255" w:rsidP="00613418">
      <w:pPr>
        <w:pStyle w:val="ListParagraph"/>
        <w:numPr>
          <w:ilvl w:val="0"/>
          <w:numId w:val="64"/>
        </w:numPr>
        <w:spacing w:after="0"/>
      </w:pPr>
      <w:r w:rsidRPr="00F45255">
        <w:t>For following, regardless of whether one or more numerologies, the limit of BDs/CCEs per CC per slot is equal to the limit of BDs/CCEs for non-CA case.</w:t>
      </w:r>
    </w:p>
    <w:p w14:paraId="1ABD6831" w14:textId="77777777" w:rsidR="00F45255" w:rsidRPr="00F45255" w:rsidRDefault="00F45255" w:rsidP="00613418">
      <w:pPr>
        <w:pStyle w:val="ListParagraph"/>
        <w:numPr>
          <w:ilvl w:val="1"/>
          <w:numId w:val="64"/>
        </w:numPr>
        <w:spacing w:after="0"/>
      </w:pPr>
      <w:r w:rsidRPr="00F45255">
        <w:t>Self-scheduling with up to 4 DL-CCs</w:t>
      </w:r>
    </w:p>
    <w:p w14:paraId="6F52DBD1" w14:textId="77777777" w:rsidR="00F45255" w:rsidRPr="00F45255" w:rsidRDefault="00F45255" w:rsidP="00613418">
      <w:pPr>
        <w:pStyle w:val="ListParagraph"/>
        <w:numPr>
          <w:ilvl w:val="1"/>
          <w:numId w:val="64"/>
        </w:numPr>
        <w:spacing w:after="0"/>
      </w:pPr>
      <w:r w:rsidRPr="00F45255">
        <w:rPr>
          <w:rFonts w:hint="eastAsia"/>
        </w:rPr>
        <w:t>S</w:t>
      </w:r>
      <w:r w:rsidRPr="00F45255">
        <w:t>elf-scheduling with up to T DL-CCs where the UE reports BD capability of y &gt;= T</w:t>
      </w:r>
    </w:p>
    <w:p w14:paraId="58C7CDB8" w14:textId="77777777" w:rsidR="00F45255" w:rsidRPr="00F45255" w:rsidRDefault="00F45255" w:rsidP="00613418">
      <w:pPr>
        <w:pStyle w:val="ListParagraph"/>
        <w:numPr>
          <w:ilvl w:val="2"/>
          <w:numId w:val="64"/>
        </w:numPr>
        <w:spacing w:after="0"/>
      </w:pPr>
      <w:r w:rsidRPr="00F45255">
        <w:rPr>
          <w:rFonts w:hint="eastAsia"/>
        </w:rPr>
        <w:t>y</w:t>
      </w:r>
      <w:r w:rsidRPr="00F45255">
        <w:t xml:space="preserve"> is integer from (4, …, 16)</w:t>
      </w:r>
    </w:p>
    <w:p w14:paraId="042C0229" w14:textId="77777777" w:rsidR="00F45255" w:rsidRPr="00F45255" w:rsidRDefault="00F45255" w:rsidP="00613418">
      <w:pPr>
        <w:pStyle w:val="ListParagraph"/>
        <w:numPr>
          <w:ilvl w:val="2"/>
          <w:numId w:val="64"/>
        </w:numPr>
        <w:spacing w:after="0"/>
      </w:pPr>
      <w:r w:rsidRPr="00F45255">
        <w:rPr>
          <w:rFonts w:hint="eastAsia"/>
        </w:rPr>
        <w:t>T</w:t>
      </w:r>
      <w:r w:rsidRPr="00F45255">
        <w:t xml:space="preserve"> is integer from (1, .., 16)</w:t>
      </w:r>
    </w:p>
    <w:p w14:paraId="275B8B1B" w14:textId="77777777" w:rsidR="00F45255" w:rsidRPr="00F45255" w:rsidRDefault="00F45255" w:rsidP="00613418">
      <w:pPr>
        <w:pStyle w:val="ListParagraph"/>
        <w:numPr>
          <w:ilvl w:val="0"/>
          <w:numId w:val="64"/>
        </w:numPr>
        <w:spacing w:after="0"/>
      </w:pPr>
      <w:r w:rsidRPr="00F45255">
        <w:rPr>
          <w:rFonts w:hint="eastAsia"/>
        </w:rPr>
        <w:t>F</w:t>
      </w:r>
      <w:r w:rsidRPr="00F45255">
        <w:t>or cross-carrier scheduling where the scheduling CC and all the CCs schedulable by the scheduling CC have the same numerology and the number of DL-CCs is up to 4 or with up to T DL-CCs where the UE reports BD capability of y &gt;= T, the limit of BDs/CCEs of the scheduling CC per slot is (the number of CCs schedulable by the scheduling CC) x (the limit of BDs/CCEs for non-CA case)</w:t>
      </w:r>
    </w:p>
    <w:p w14:paraId="7DF444BA" w14:textId="77777777" w:rsidR="00F45255" w:rsidRPr="00F45255" w:rsidRDefault="00F45255" w:rsidP="00613418">
      <w:pPr>
        <w:pStyle w:val="ListParagraph"/>
        <w:numPr>
          <w:ilvl w:val="1"/>
          <w:numId w:val="64"/>
        </w:numPr>
        <w:spacing w:after="0"/>
      </w:pPr>
      <w:r w:rsidRPr="00F45255">
        <w:t>Note: this is inline with the previous agreements at RAN1#92bis meeting</w:t>
      </w:r>
    </w:p>
    <w:p w14:paraId="1EFD7D12" w14:textId="77777777" w:rsidR="00F45255" w:rsidRPr="00F45255" w:rsidRDefault="00F45255" w:rsidP="00F45255">
      <w:pPr>
        <w:spacing w:line="276" w:lineRule="auto"/>
        <w:ind w:left="840" w:hanging="720"/>
        <w:rPr>
          <w:sz w:val="22"/>
          <w:lang w:eastAsia="ja-JP"/>
        </w:rPr>
      </w:pPr>
    </w:p>
    <w:p w14:paraId="7DB3EBC9" w14:textId="77777777" w:rsidR="00F45255" w:rsidRPr="00B60CE2" w:rsidRDefault="00F45255" w:rsidP="00F45255">
      <w:pPr>
        <w:rPr>
          <w:lang w:eastAsia="ja-JP"/>
        </w:rPr>
      </w:pPr>
      <w:r w:rsidRPr="00B60CE2">
        <w:rPr>
          <w:lang w:eastAsia="ja-JP"/>
        </w:rPr>
        <w:t>Propsoals:</w:t>
      </w:r>
    </w:p>
    <w:p w14:paraId="7A696C76" w14:textId="77777777" w:rsidR="00F45255" w:rsidRPr="00B60CE2" w:rsidRDefault="00F45255" w:rsidP="00613418">
      <w:pPr>
        <w:numPr>
          <w:ilvl w:val="0"/>
          <w:numId w:val="65"/>
        </w:numPr>
        <w:spacing w:line="276" w:lineRule="auto"/>
        <w:rPr>
          <w:szCs w:val="20"/>
          <w:lang w:eastAsia="ja-JP"/>
        </w:rPr>
      </w:pPr>
      <w:r w:rsidRPr="00B60CE2">
        <w:rPr>
          <w:rFonts w:hint="eastAsia"/>
          <w:szCs w:val="20"/>
          <w:lang w:eastAsia="ja-JP"/>
        </w:rPr>
        <w:t>F</w:t>
      </w:r>
      <w:r w:rsidRPr="00B60CE2">
        <w:rPr>
          <w:szCs w:val="20"/>
          <w:lang w:eastAsia="ja-JP"/>
        </w:rPr>
        <w:t>or cross-carrier scheduling where the scheduling CC and at least one the CC schedulable by the scheduling CC have different numerologies and the number of DL-CCs is up to 4 or with up to T DL-CCs where the UE reports BD capability of y &gt;= T, the limit of BDs/CCEs of the scheduling CC per slot of the scheduling CC is:</w:t>
      </w:r>
    </w:p>
    <w:p w14:paraId="3972E12E" w14:textId="77777777" w:rsidR="00F45255" w:rsidRPr="00B60CE2" w:rsidRDefault="00F45255" w:rsidP="00613418">
      <w:pPr>
        <w:numPr>
          <w:ilvl w:val="1"/>
          <w:numId w:val="65"/>
        </w:numPr>
        <w:spacing w:line="276" w:lineRule="auto"/>
        <w:rPr>
          <w:szCs w:val="20"/>
          <w:lang w:eastAsia="ja-JP"/>
        </w:rPr>
      </w:pPr>
      <w:r w:rsidRPr="00B60CE2">
        <w:rPr>
          <w:szCs w:val="20"/>
          <w:lang w:eastAsia="ja-JP"/>
        </w:rPr>
        <w:t xml:space="preserve">Working assumption: (the number of CCs schedulable by the scheduling CC) x (the limit of BDs/CCEs for non-CA case </w:t>
      </w:r>
      <w:r w:rsidRPr="00B60CE2">
        <w:rPr>
          <w:szCs w:val="20"/>
          <w:u w:val="single"/>
          <w:lang w:eastAsia="ja-JP"/>
        </w:rPr>
        <w:t>with the numerology of the scheduling CC</w:t>
      </w:r>
      <w:r w:rsidRPr="00B60CE2">
        <w:rPr>
          <w:szCs w:val="20"/>
          <w:lang w:eastAsia="ja-JP"/>
        </w:rPr>
        <w:t>)</w:t>
      </w:r>
    </w:p>
    <w:p w14:paraId="5ED77CD7" w14:textId="3C8CCAC2" w:rsidR="00F45255" w:rsidRDefault="00F45255" w:rsidP="00312F2C">
      <w:pPr>
        <w:rPr>
          <w:b/>
        </w:rPr>
      </w:pPr>
    </w:p>
    <w:p w14:paraId="004B47BA" w14:textId="4D630CCA" w:rsidR="001C555A" w:rsidRDefault="001C555A" w:rsidP="001C6795">
      <w:pPr>
        <w:pBdr>
          <w:top w:val="single" w:sz="4" w:space="1" w:color="auto"/>
        </w:pBdr>
        <w:rPr>
          <w:b/>
        </w:rPr>
      </w:pPr>
      <w:r>
        <w:rPr>
          <w:b/>
        </w:rPr>
        <w:t>Tuesday session</w:t>
      </w:r>
    </w:p>
    <w:p w14:paraId="6BEE88EE" w14:textId="37DCF7EE" w:rsidR="001C555A" w:rsidRDefault="0058452E" w:rsidP="001C555A">
      <w:pPr>
        <w:rPr>
          <w:b/>
        </w:rPr>
      </w:pPr>
      <w:hyperlink r:id="rId1461" w:history="1">
        <w:r w:rsidR="000F2B08">
          <w:rPr>
            <w:rStyle w:val="Hyperlink"/>
            <w:b/>
          </w:rPr>
          <w:t>R1-1807709</w:t>
        </w:r>
      </w:hyperlink>
      <w:r w:rsidR="001C555A" w:rsidRPr="001C555A">
        <w:rPr>
          <w:b/>
        </w:rPr>
        <w:tab/>
        <w:t>Offline summary for AI 7.1.3.1.2 Search space</w:t>
      </w:r>
      <w:r w:rsidR="001C555A" w:rsidRPr="001C555A">
        <w:rPr>
          <w:b/>
        </w:rPr>
        <w:tab/>
        <w:t>NTT DOCOMO</w:t>
      </w:r>
    </w:p>
    <w:p w14:paraId="465D3146" w14:textId="77777777" w:rsidR="001C555A" w:rsidRDefault="001C555A" w:rsidP="001C555A">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F0E9208" w14:textId="57CCB7F3" w:rsidR="001C555A" w:rsidRDefault="001C555A" w:rsidP="001C555A">
      <w:pPr>
        <w:rPr>
          <w:b/>
        </w:rPr>
      </w:pPr>
    </w:p>
    <w:p w14:paraId="4C59EEB3" w14:textId="77777777" w:rsidR="001C6795" w:rsidRPr="001C6795" w:rsidRDefault="001C6795" w:rsidP="001C6795">
      <w:pPr>
        <w:rPr>
          <w:szCs w:val="20"/>
        </w:rPr>
      </w:pPr>
      <w:r w:rsidRPr="001C6795">
        <w:rPr>
          <w:szCs w:val="20"/>
          <w:highlight w:val="green"/>
        </w:rPr>
        <w:t>Agreements</w:t>
      </w:r>
      <w:r w:rsidRPr="001C6795">
        <w:rPr>
          <w:szCs w:val="20"/>
        </w:rPr>
        <w:t>:</w:t>
      </w:r>
    </w:p>
    <w:p w14:paraId="31272484" w14:textId="77777777" w:rsidR="001C6795" w:rsidRPr="001C6795" w:rsidRDefault="001C6795" w:rsidP="00613418">
      <w:pPr>
        <w:pStyle w:val="ListParagraph"/>
        <w:numPr>
          <w:ilvl w:val="0"/>
          <w:numId w:val="65"/>
        </w:numPr>
      </w:pPr>
      <w:r w:rsidRPr="001C6795">
        <w:rPr>
          <w:rFonts w:hint="eastAsia"/>
        </w:rPr>
        <w:t>F</w:t>
      </w:r>
      <w:r w:rsidRPr="001C6795">
        <w:t>or self-scheduling with same numerology, and the number of DL-CCs is more than 4 and with up to T DL-CCs where the UE reports BD capability of y &lt; T, the limit of BDs/CCEs per CC per slot is</w:t>
      </w:r>
    </w:p>
    <w:p w14:paraId="45B0AD7A" w14:textId="77777777" w:rsidR="001C6795" w:rsidRPr="001C6795" w:rsidRDefault="001C6795" w:rsidP="00613418">
      <w:pPr>
        <w:pStyle w:val="ListParagraph"/>
        <w:numPr>
          <w:ilvl w:val="1"/>
          <w:numId w:val="65"/>
        </w:numPr>
      </w:pPr>
      <w:r w:rsidRPr="001C6795">
        <w:t>The total number of BDs/CCEs across CCs is based on UE BD capability. It can be split across CCs, subject to the non-CA limit on each CC.</w:t>
      </w:r>
    </w:p>
    <w:p w14:paraId="25FBECC6" w14:textId="77777777" w:rsidR="001C6795" w:rsidRPr="001C6795" w:rsidRDefault="001C6795" w:rsidP="00613418">
      <w:pPr>
        <w:pStyle w:val="ListParagraph"/>
        <w:numPr>
          <w:ilvl w:val="2"/>
          <w:numId w:val="65"/>
        </w:numPr>
      </w:pPr>
      <w:r w:rsidRPr="001C6795">
        <w:t>For SCell, NW ensures no overbooking based on non-CA case occurs.</w:t>
      </w:r>
    </w:p>
    <w:p w14:paraId="12685B7D" w14:textId="77777777" w:rsidR="001C6795" w:rsidRDefault="001C6795" w:rsidP="001C6795">
      <w:pPr>
        <w:rPr>
          <w:szCs w:val="20"/>
          <w:highlight w:val="yellow"/>
        </w:rPr>
      </w:pPr>
    </w:p>
    <w:p w14:paraId="4CB73E66" w14:textId="5CDC81B1" w:rsidR="001C6795" w:rsidRPr="00CB70F4" w:rsidRDefault="001C6795" w:rsidP="001C6795">
      <w:pPr>
        <w:rPr>
          <w:szCs w:val="20"/>
        </w:rPr>
      </w:pPr>
      <w:r w:rsidRPr="00CB70F4">
        <w:rPr>
          <w:szCs w:val="20"/>
        </w:rPr>
        <w:t>Proposals:</w:t>
      </w:r>
    </w:p>
    <w:p w14:paraId="2CE19A0F" w14:textId="77777777" w:rsidR="001C6795" w:rsidRPr="00CB70F4" w:rsidRDefault="001C6795" w:rsidP="00613418">
      <w:pPr>
        <w:numPr>
          <w:ilvl w:val="0"/>
          <w:numId w:val="92"/>
        </w:numPr>
        <w:rPr>
          <w:szCs w:val="20"/>
        </w:rPr>
      </w:pPr>
      <w:r w:rsidRPr="00CB70F4">
        <w:rPr>
          <w:szCs w:val="20"/>
        </w:rPr>
        <w:t>For UE BD capability reporting y = integer(4, …, 16)</w:t>
      </w:r>
    </w:p>
    <w:p w14:paraId="65E00478" w14:textId="77777777" w:rsidR="001C6795" w:rsidRPr="00CB70F4" w:rsidRDefault="001C6795" w:rsidP="00613418">
      <w:pPr>
        <w:numPr>
          <w:ilvl w:val="1"/>
          <w:numId w:val="92"/>
        </w:numPr>
        <w:rPr>
          <w:szCs w:val="20"/>
        </w:rPr>
      </w:pPr>
      <w:r w:rsidRPr="00CB70F4">
        <w:rPr>
          <w:szCs w:val="20"/>
        </w:rPr>
        <w:t>For UE not supporting CA with different numerologies, the reported value equally applies to all numerologies</w:t>
      </w:r>
    </w:p>
    <w:p w14:paraId="5E185352" w14:textId="77777777" w:rsidR="001C6795" w:rsidRPr="00CB70F4" w:rsidRDefault="001C6795" w:rsidP="00613418">
      <w:pPr>
        <w:numPr>
          <w:ilvl w:val="1"/>
          <w:numId w:val="92"/>
        </w:numPr>
        <w:rPr>
          <w:szCs w:val="20"/>
        </w:rPr>
      </w:pPr>
      <w:r w:rsidRPr="00CB70F4">
        <w:rPr>
          <w:szCs w:val="20"/>
        </w:rPr>
        <w:t xml:space="preserve">For UE supporting CA with different numerologies, </w:t>
      </w:r>
    </w:p>
    <w:p w14:paraId="664167EC" w14:textId="77777777" w:rsidR="001C6795" w:rsidRPr="00CB70F4" w:rsidRDefault="001C6795" w:rsidP="00613418">
      <w:pPr>
        <w:numPr>
          <w:ilvl w:val="2"/>
          <w:numId w:val="92"/>
        </w:numPr>
        <w:rPr>
          <w:szCs w:val="20"/>
        </w:rPr>
      </w:pPr>
      <w:r w:rsidRPr="00CB70F4">
        <w:rPr>
          <w:szCs w:val="20"/>
        </w:rPr>
        <w:t>When the UE is configured with CA with the same numerology, the reported value applies</w:t>
      </w:r>
    </w:p>
    <w:p w14:paraId="763CC197" w14:textId="77777777" w:rsidR="001C6795" w:rsidRPr="00CB70F4" w:rsidRDefault="001C6795" w:rsidP="00613418">
      <w:pPr>
        <w:numPr>
          <w:ilvl w:val="2"/>
          <w:numId w:val="92"/>
        </w:numPr>
        <w:rPr>
          <w:szCs w:val="20"/>
        </w:rPr>
      </w:pPr>
      <w:r w:rsidRPr="00CB70F4">
        <w:rPr>
          <w:szCs w:val="20"/>
        </w:rPr>
        <w:t>When the UE is configured with CA with different numerologies, FFS</w:t>
      </w:r>
    </w:p>
    <w:p w14:paraId="13DBBD89" w14:textId="77777777" w:rsidR="001C6795" w:rsidRPr="001C6795" w:rsidRDefault="001C6795" w:rsidP="001C6795"/>
    <w:p w14:paraId="7002F806" w14:textId="5329F017" w:rsidR="001C6795" w:rsidRPr="001C6795" w:rsidRDefault="001C6795" w:rsidP="001C6795">
      <w:pPr>
        <w:rPr>
          <w:szCs w:val="20"/>
        </w:rPr>
      </w:pPr>
      <w:r w:rsidRPr="001C6795">
        <w:rPr>
          <w:szCs w:val="20"/>
          <w:highlight w:val="green"/>
        </w:rPr>
        <w:t>Agreement</w:t>
      </w:r>
      <w:r w:rsidRPr="001C6795">
        <w:rPr>
          <w:szCs w:val="20"/>
        </w:rPr>
        <w:t>:</w:t>
      </w:r>
    </w:p>
    <w:p w14:paraId="3CF1F46B" w14:textId="77777777" w:rsidR="001C6795" w:rsidRPr="001C6795" w:rsidRDefault="001C6795" w:rsidP="00613418">
      <w:pPr>
        <w:numPr>
          <w:ilvl w:val="0"/>
          <w:numId w:val="93"/>
        </w:numPr>
        <w:rPr>
          <w:szCs w:val="20"/>
        </w:rPr>
      </w:pPr>
      <w:r w:rsidRPr="001C6795">
        <w:rPr>
          <w:rFonts w:hint="eastAsia"/>
          <w:szCs w:val="20"/>
        </w:rPr>
        <w:t xml:space="preserve">TC-RNTI is </w:t>
      </w:r>
      <w:r w:rsidRPr="001C6795">
        <w:rPr>
          <w:szCs w:val="20"/>
        </w:rPr>
        <w:t xml:space="preserve">not </w:t>
      </w:r>
      <w:r w:rsidRPr="001C6795">
        <w:rPr>
          <w:rFonts w:hint="eastAsia"/>
          <w:szCs w:val="20"/>
        </w:rPr>
        <w:t>monitored on USS</w:t>
      </w:r>
    </w:p>
    <w:p w14:paraId="293A78A0" w14:textId="77777777" w:rsidR="001C6795" w:rsidRPr="001C6795" w:rsidRDefault="001C6795" w:rsidP="001C6795"/>
    <w:p w14:paraId="43325E1A" w14:textId="0D0E06EF" w:rsidR="001C6795" w:rsidRPr="001C6795" w:rsidRDefault="001C6795" w:rsidP="001C6795">
      <w:r w:rsidRPr="001C6795">
        <w:rPr>
          <w:highlight w:val="green"/>
        </w:rPr>
        <w:t>Agreement</w:t>
      </w:r>
      <w:r w:rsidRPr="001C6795">
        <w:t>:</w:t>
      </w:r>
    </w:p>
    <w:p w14:paraId="7E50EC53" w14:textId="7553FBD1" w:rsidR="001C6795" w:rsidRDefault="001C6795" w:rsidP="00613418">
      <w:pPr>
        <w:numPr>
          <w:ilvl w:val="0"/>
          <w:numId w:val="93"/>
        </w:numPr>
      </w:pPr>
      <w:r w:rsidRPr="001C6795">
        <w:t>To adopt the following TP to 10.1 of 38.213:</w:t>
      </w:r>
    </w:p>
    <w:p w14:paraId="31F076CA" w14:textId="59244E2D" w:rsidR="001C6795" w:rsidRPr="00E07E70" w:rsidRDefault="001C6795" w:rsidP="001C6795">
      <w:pPr>
        <w:rPr>
          <w:i/>
        </w:rPr>
      </w:pPr>
      <w:r w:rsidRPr="00E07E70">
        <w:rPr>
          <w:i/>
        </w:rPr>
        <w:t>---- Start of TP ----</w:t>
      </w:r>
    </w:p>
    <w:p w14:paraId="0187270A" w14:textId="77777777" w:rsidR="001C6795" w:rsidRPr="0021342E" w:rsidRDefault="001C6795" w:rsidP="001C6795">
      <w:pPr>
        <w:rPr>
          <w:rFonts w:ascii="Times New Roman" w:eastAsia="DengXian" w:hAnsi="Times New Roman"/>
          <w:strike/>
          <w:color w:val="FF0000"/>
          <w:sz w:val="22"/>
          <w:szCs w:val="22"/>
        </w:rPr>
      </w:pPr>
      <w:r w:rsidRPr="0021342E">
        <w:rPr>
          <w:rFonts w:ascii="Times New Roman" w:hAnsi="Times New Roman"/>
          <w:strike/>
          <w:color w:val="FF0000"/>
        </w:rPr>
        <w:t xml:space="preserve">If, for a search space set </w:t>
      </w:r>
      <w:r w:rsidRPr="0021342E">
        <w:rPr>
          <w:rFonts w:ascii="Times New Roman" w:eastAsia="DengXian" w:hAnsi="Times New Roman"/>
          <w:strike/>
          <w:color w:val="FF0000"/>
          <w:position w:val="-6"/>
          <w:sz w:val="22"/>
          <w:szCs w:val="22"/>
        </w:rPr>
        <w:object w:dxaOrig="160" w:dyaOrig="200" w14:anchorId="11061C0A">
          <v:shape id="_x0000_i1171" type="#_x0000_t75" style="width:9.6pt;height:10.8pt" o:ole="">
            <v:imagedata r:id="rId1462" o:title=""/>
          </v:shape>
          <o:OLEObject Type="Embed" ProgID="Equation.3" ShapeID="_x0000_i1171" DrawAspect="Content" ObjectID="_1596006218" r:id="rId1463"/>
        </w:object>
      </w:r>
      <w:r w:rsidRPr="0021342E">
        <w:rPr>
          <w:rFonts w:ascii="Times New Roman" w:hAnsi="Times New Roman"/>
          <w:strike/>
          <w:color w:val="FF0000"/>
        </w:rPr>
        <w:t xml:space="preserve">, a CCE aggregation level </w:t>
      </w:r>
      <w:r w:rsidRPr="0021342E">
        <w:rPr>
          <w:rFonts w:ascii="Times New Roman" w:eastAsia="DengXian" w:hAnsi="Times New Roman"/>
          <w:strike/>
          <w:color w:val="FF0000"/>
          <w:position w:val="-4"/>
          <w:sz w:val="22"/>
          <w:szCs w:val="22"/>
        </w:rPr>
        <w:object w:dxaOrig="200" w:dyaOrig="220" w14:anchorId="326E681A">
          <v:shape id="_x0000_i1172" type="#_x0000_t75" style="width:10.8pt;height:11.4pt" o:ole="">
            <v:imagedata r:id="rId1464" o:title=""/>
          </v:shape>
          <o:OLEObject Type="Embed" ProgID="Equation.3" ShapeID="_x0000_i1172" DrawAspect="Content" ObjectID="_1596006219" r:id="rId1465"/>
        </w:object>
      </w:r>
      <w:r w:rsidRPr="0021342E">
        <w:rPr>
          <w:rFonts w:ascii="Times New Roman" w:hAnsi="Times New Roman"/>
          <w:strike/>
          <w:color w:val="FF0000"/>
        </w:rPr>
        <w:t xml:space="preserve">, and a control resource set </w:t>
      </w:r>
      <w:r w:rsidRPr="0021342E">
        <w:rPr>
          <w:rFonts w:ascii="Times New Roman" w:eastAsia="DengXian" w:hAnsi="Times New Roman"/>
          <w:strike/>
          <w:color w:val="FF0000"/>
          <w:position w:val="-10"/>
          <w:sz w:val="22"/>
          <w:szCs w:val="22"/>
        </w:rPr>
        <w:object w:dxaOrig="200" w:dyaOrig="240" w14:anchorId="509C7753">
          <v:shape id="_x0000_i1173" type="#_x0000_t75" style="width:10.8pt;height:12pt" o:ole="">
            <v:imagedata r:id="rId1466" o:title=""/>
          </v:shape>
          <o:OLEObject Type="Embed" ProgID="Equation.3" ShapeID="_x0000_i1173" DrawAspect="Content" ObjectID="_1596006220" r:id="rId1467"/>
        </w:object>
      </w:r>
      <w:r w:rsidRPr="0021342E">
        <w:rPr>
          <w:rFonts w:ascii="Times New Roman" w:hAnsi="Times New Roman"/>
          <w:strike/>
          <w:color w:val="FF0000"/>
        </w:rPr>
        <w:t xml:space="preserve">, any CCE index for a second PDCCH candidate </w:t>
      </w:r>
      <w:r w:rsidRPr="0021342E">
        <w:rPr>
          <w:rFonts w:ascii="Times New Roman" w:eastAsia="DengXian" w:hAnsi="Times New Roman"/>
          <w:strike/>
          <w:color w:val="FF0000"/>
          <w:position w:val="-14"/>
          <w:sz w:val="22"/>
          <w:szCs w:val="22"/>
        </w:rPr>
        <w:object w:dxaOrig="480" w:dyaOrig="340" w14:anchorId="1D9A88BD">
          <v:shape id="_x0000_i1174" type="#_x0000_t75" style="width:23.4pt;height:17.4pt" o:ole="">
            <v:imagedata r:id="rId1468" o:title=""/>
          </v:shape>
          <o:OLEObject Type="Embed" ProgID="Equation.3" ShapeID="_x0000_i1174" DrawAspect="Content" ObjectID="_1596006221" r:id="rId1469"/>
        </w:object>
      </w:r>
      <w:r w:rsidRPr="0021342E">
        <w:rPr>
          <w:rFonts w:ascii="Times New Roman" w:hAnsi="Times New Roman"/>
          <w:strike/>
          <w:color w:val="FF0000"/>
        </w:rPr>
        <w:t xml:space="preserve">  overlaps with any CCE index for a first PDCCH candidate with index </w:t>
      </w:r>
      <w:r w:rsidRPr="0021342E">
        <w:rPr>
          <w:rFonts w:ascii="Times New Roman" w:eastAsia="DengXian" w:hAnsi="Times New Roman"/>
          <w:strike/>
          <w:color w:val="FF0000"/>
          <w:position w:val="-14"/>
          <w:sz w:val="22"/>
          <w:szCs w:val="22"/>
        </w:rPr>
        <w:object w:dxaOrig="480" w:dyaOrig="340" w14:anchorId="4C7C8F7B">
          <v:shape id="_x0000_i1175" type="#_x0000_t75" style="width:23.4pt;height:17.4pt" o:ole="">
            <v:imagedata r:id="rId1470" o:title=""/>
          </v:shape>
          <o:OLEObject Type="Embed" ProgID="Equation.3" ShapeID="_x0000_i1175" DrawAspect="Content" ObjectID="_1596006222" r:id="rId1471"/>
        </w:object>
      </w:r>
      <w:r w:rsidRPr="0021342E">
        <w:rPr>
          <w:rFonts w:ascii="Times New Roman" w:hAnsi="Times New Roman"/>
          <w:strike/>
          <w:color w:val="FF0000"/>
        </w:rPr>
        <w:t xml:space="preserve">, where the PDCCH candidates are </w:t>
      </w:r>
      <w:r w:rsidRPr="0021342E">
        <w:rPr>
          <w:rFonts w:ascii="Times New Roman" w:hAnsi="Times New Roman"/>
          <w:strike/>
          <w:color w:val="FF0000"/>
        </w:rPr>
        <w:lastRenderedPageBreak/>
        <w:t>indexed in ascending order of a respective first CCE index , the UE is not expected to monitor the second PDCCH candidate with index</w:t>
      </w:r>
      <w:r w:rsidRPr="0021342E">
        <w:rPr>
          <w:rFonts w:ascii="Times New Roman" w:eastAsia="DengXian" w:hAnsi="Times New Roman"/>
          <w:strike/>
          <w:color w:val="FF0000"/>
          <w:position w:val="-14"/>
          <w:sz w:val="22"/>
          <w:szCs w:val="22"/>
        </w:rPr>
        <w:object w:dxaOrig="480" w:dyaOrig="340" w14:anchorId="61992CD6">
          <v:shape id="_x0000_i1176" type="#_x0000_t75" style="width:23.4pt;height:17.4pt" o:ole="">
            <v:imagedata r:id="rId1472" o:title=""/>
          </v:shape>
          <o:OLEObject Type="Embed" ProgID="Equation.3" ShapeID="_x0000_i1176" DrawAspect="Content" ObjectID="_1596006223" r:id="rId1473"/>
        </w:object>
      </w:r>
    </w:p>
    <w:p w14:paraId="38F159EA" w14:textId="2DB4755E" w:rsidR="001C6795" w:rsidRPr="00E07E70" w:rsidRDefault="001C6795" w:rsidP="001C6795">
      <w:pPr>
        <w:rPr>
          <w:i/>
        </w:rPr>
      </w:pPr>
      <w:r w:rsidRPr="00E07E70">
        <w:rPr>
          <w:i/>
        </w:rPr>
        <w:t>---- End of TP ----</w:t>
      </w:r>
    </w:p>
    <w:p w14:paraId="7F0774F5" w14:textId="62168909" w:rsidR="001C6795" w:rsidRDefault="001C6795" w:rsidP="001C6795"/>
    <w:p w14:paraId="15941BC7" w14:textId="77777777" w:rsidR="001C6795" w:rsidRPr="001C6795" w:rsidRDefault="001C6795" w:rsidP="001C6795"/>
    <w:p w14:paraId="1E133117" w14:textId="671C31B8" w:rsidR="001C6795" w:rsidRPr="00CB70F4" w:rsidRDefault="001C6795" w:rsidP="001C6795">
      <w:pPr>
        <w:rPr>
          <w:szCs w:val="20"/>
        </w:rPr>
      </w:pPr>
      <w:r w:rsidRPr="00CB70F4">
        <w:rPr>
          <w:szCs w:val="20"/>
        </w:rPr>
        <w:t>Proposal:</w:t>
      </w:r>
    </w:p>
    <w:p w14:paraId="614EFE72" w14:textId="77777777" w:rsidR="001C6795" w:rsidRPr="00CB70F4" w:rsidRDefault="001C6795" w:rsidP="00613418">
      <w:pPr>
        <w:numPr>
          <w:ilvl w:val="0"/>
          <w:numId w:val="93"/>
        </w:numPr>
        <w:rPr>
          <w:szCs w:val="20"/>
        </w:rPr>
      </w:pPr>
      <w:r w:rsidRPr="00CB70F4">
        <w:rPr>
          <w:szCs w:val="20"/>
        </w:rPr>
        <w:t>The UE is not expected to be configured with PDCCH monitoring occasion/periodicity causing partial time-domain overlapping for a given SS or across SSs within the same CORESET.</w:t>
      </w:r>
    </w:p>
    <w:p w14:paraId="2E843302" w14:textId="77777777" w:rsidR="001C6795" w:rsidRPr="001C6795" w:rsidRDefault="001C6795" w:rsidP="001C6795"/>
    <w:p w14:paraId="20A5942B" w14:textId="77777777" w:rsidR="001C6795" w:rsidRPr="001C6795" w:rsidRDefault="001C6795" w:rsidP="001C6795">
      <w:pPr>
        <w:rPr>
          <w:szCs w:val="20"/>
        </w:rPr>
      </w:pPr>
      <w:r w:rsidRPr="001C6795">
        <w:rPr>
          <w:b/>
          <w:szCs w:val="20"/>
          <w:u w:val="single"/>
        </w:rPr>
        <w:t>Conclusion</w:t>
      </w:r>
      <w:r w:rsidRPr="001C6795">
        <w:rPr>
          <w:szCs w:val="20"/>
        </w:rPr>
        <w:t>:</w:t>
      </w:r>
    </w:p>
    <w:p w14:paraId="0B31F131" w14:textId="77777777" w:rsidR="001C6795" w:rsidRPr="001C6795" w:rsidRDefault="001C6795" w:rsidP="00613418">
      <w:pPr>
        <w:numPr>
          <w:ilvl w:val="0"/>
          <w:numId w:val="93"/>
        </w:numPr>
        <w:rPr>
          <w:szCs w:val="20"/>
        </w:rPr>
      </w:pPr>
      <w:r w:rsidRPr="001C6795">
        <w:rPr>
          <w:szCs w:val="20"/>
        </w:rPr>
        <w:t>It is understood that configuration of cross-carrier scheduling for a CC is UE-specific, i.e., applicable to all USS sets containing 0-1/1-1 configured on the active DL BWP of the scheduling cell enabled with cross-carrier scheduling with CIF.</w:t>
      </w:r>
    </w:p>
    <w:p w14:paraId="15FEA7CA" w14:textId="77777777" w:rsidR="001C6795" w:rsidRPr="001C6795" w:rsidRDefault="001C6795" w:rsidP="001C6795"/>
    <w:p w14:paraId="63B9C4CF" w14:textId="19E683C1" w:rsidR="001C6795" w:rsidRDefault="004C3DF6" w:rsidP="004C3DF6">
      <w:pPr>
        <w:pBdr>
          <w:top w:val="single" w:sz="4" w:space="1" w:color="auto"/>
        </w:pBdr>
        <w:rPr>
          <w:b/>
        </w:rPr>
      </w:pPr>
      <w:r>
        <w:rPr>
          <w:b/>
        </w:rPr>
        <w:t>Wedenesday session</w:t>
      </w:r>
    </w:p>
    <w:p w14:paraId="3B5951A4" w14:textId="14F9B47C" w:rsidR="004C3DF6" w:rsidRDefault="0058452E" w:rsidP="004C3DF6">
      <w:pPr>
        <w:rPr>
          <w:b/>
        </w:rPr>
      </w:pPr>
      <w:hyperlink r:id="rId1474" w:history="1">
        <w:r w:rsidR="000F2B08">
          <w:rPr>
            <w:rStyle w:val="Hyperlink"/>
            <w:b/>
          </w:rPr>
          <w:t>R1-1807732</w:t>
        </w:r>
      </w:hyperlink>
      <w:r w:rsidR="004C3DF6" w:rsidRPr="004C3DF6">
        <w:rPr>
          <w:b/>
        </w:rPr>
        <w:tab/>
        <w:t>Reply LS on PDCCH common search space configurations</w:t>
      </w:r>
      <w:r w:rsidR="004C3DF6" w:rsidRPr="004C3DF6">
        <w:rPr>
          <w:b/>
        </w:rPr>
        <w:tab/>
        <w:t>RAN2, NTT DOCOMO</w:t>
      </w:r>
    </w:p>
    <w:p w14:paraId="5BB64581" w14:textId="7552820A" w:rsidR="004C3DF6" w:rsidRPr="00B60CE2" w:rsidRDefault="004C3DF6" w:rsidP="006C1C7F">
      <w:r w:rsidRPr="00B60CE2">
        <w:rPr>
          <w:rFonts w:ascii="Times New Roman" w:hAnsi="Times New Roman"/>
          <w:b/>
          <w:szCs w:val="20"/>
        </w:rPr>
        <w:t xml:space="preserve">Decision: </w:t>
      </w:r>
      <w:r w:rsidRPr="00B60CE2">
        <w:rPr>
          <w:rFonts w:ascii="Times New Roman" w:hAnsi="Times New Roman"/>
          <w:szCs w:val="20"/>
        </w:rPr>
        <w:t>The document is noted.</w:t>
      </w:r>
      <w:r w:rsidR="006C1C7F" w:rsidRPr="00B60CE2">
        <w:rPr>
          <w:rFonts w:ascii="Times New Roman" w:hAnsi="Times New Roman"/>
          <w:szCs w:val="20"/>
        </w:rPr>
        <w:t xml:space="preserve"> </w:t>
      </w:r>
      <w:r w:rsidR="006C1C7F" w:rsidRPr="00B60CE2">
        <w:t>Reply LS is necessary</w:t>
      </w:r>
      <w:r w:rsidR="00B60CE2">
        <w:t>.</w:t>
      </w:r>
    </w:p>
    <w:p w14:paraId="290509A7" w14:textId="46ACA8CF" w:rsidR="004C3DF6" w:rsidRDefault="004C3DF6" w:rsidP="004C3DF6">
      <w:pPr>
        <w:rPr>
          <w:b/>
        </w:rPr>
      </w:pPr>
    </w:p>
    <w:p w14:paraId="68D4E397" w14:textId="7EB78356" w:rsidR="004C3DF6" w:rsidRDefault="0058452E" w:rsidP="004C3DF6">
      <w:pPr>
        <w:rPr>
          <w:b/>
        </w:rPr>
      </w:pPr>
      <w:hyperlink r:id="rId1475" w:history="1">
        <w:r w:rsidR="000F2B08">
          <w:rPr>
            <w:rStyle w:val="Hyperlink"/>
            <w:b/>
          </w:rPr>
          <w:t>R1-1807772</w:t>
        </w:r>
      </w:hyperlink>
      <w:r w:rsidR="004C3DF6" w:rsidRPr="004C3DF6">
        <w:rPr>
          <w:b/>
        </w:rPr>
        <w:tab/>
        <w:t>Offline summary for AI 7.1.3.1.2 Search space</w:t>
      </w:r>
      <w:r w:rsidR="004C3DF6" w:rsidRPr="004C3DF6">
        <w:rPr>
          <w:b/>
        </w:rPr>
        <w:tab/>
        <w:t>NTT DOCOMO</w:t>
      </w:r>
    </w:p>
    <w:p w14:paraId="0FF0413C" w14:textId="77777777" w:rsidR="004C3DF6" w:rsidRDefault="004C3DF6" w:rsidP="004C3DF6">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3AAB77BA" w14:textId="7F2F743D" w:rsidR="004C3DF6" w:rsidRDefault="004C3DF6" w:rsidP="004C3DF6">
      <w:pPr>
        <w:rPr>
          <w:b/>
        </w:rPr>
      </w:pPr>
    </w:p>
    <w:p w14:paraId="4AB623EA" w14:textId="77777777" w:rsidR="00CB70F4" w:rsidRPr="00CB70F4" w:rsidRDefault="00CB70F4" w:rsidP="00CB70F4">
      <w:pPr>
        <w:rPr>
          <w:szCs w:val="20"/>
        </w:rPr>
      </w:pPr>
      <w:r w:rsidRPr="00CB70F4">
        <w:rPr>
          <w:szCs w:val="20"/>
          <w:highlight w:val="green"/>
        </w:rPr>
        <w:t>Agreements</w:t>
      </w:r>
      <w:r w:rsidRPr="00CB70F4">
        <w:rPr>
          <w:szCs w:val="20"/>
        </w:rPr>
        <w:t>:</w:t>
      </w:r>
    </w:p>
    <w:p w14:paraId="488C9E1A" w14:textId="77777777" w:rsidR="00CB70F4" w:rsidRPr="00CB70F4" w:rsidRDefault="00CB70F4" w:rsidP="00613418">
      <w:pPr>
        <w:pStyle w:val="ListParagraph"/>
        <w:numPr>
          <w:ilvl w:val="0"/>
          <w:numId w:val="65"/>
        </w:numPr>
        <w:rPr>
          <w:lang w:val="en-US"/>
        </w:rPr>
      </w:pPr>
      <w:r w:rsidRPr="00CB70F4">
        <w:rPr>
          <w:lang w:val="en-US"/>
        </w:rPr>
        <w:t>For UE BD capability reporting y = integer(4, …, 16), at least for self-scheduling,</w:t>
      </w:r>
    </w:p>
    <w:p w14:paraId="559A19F8" w14:textId="77777777" w:rsidR="00CB70F4" w:rsidRPr="00CB70F4" w:rsidRDefault="00CB70F4" w:rsidP="00613418">
      <w:pPr>
        <w:pStyle w:val="ListParagraph"/>
        <w:numPr>
          <w:ilvl w:val="1"/>
          <w:numId w:val="65"/>
        </w:numPr>
        <w:rPr>
          <w:lang w:val="en-US"/>
        </w:rPr>
      </w:pPr>
      <w:r w:rsidRPr="00CB70F4">
        <w:rPr>
          <w:lang w:val="en-US"/>
        </w:rPr>
        <w:t>For UE not supporting CA with different numerologies, the reported value equally applies to all numerologies</w:t>
      </w:r>
    </w:p>
    <w:p w14:paraId="13E326B9" w14:textId="77777777" w:rsidR="00CB70F4" w:rsidRPr="00CB70F4" w:rsidRDefault="00CB70F4" w:rsidP="00613418">
      <w:pPr>
        <w:pStyle w:val="ListParagraph"/>
        <w:numPr>
          <w:ilvl w:val="1"/>
          <w:numId w:val="65"/>
        </w:numPr>
        <w:rPr>
          <w:lang w:val="en-US"/>
        </w:rPr>
      </w:pPr>
      <w:r w:rsidRPr="00CB70F4">
        <w:t>(</w:t>
      </w:r>
      <w:r w:rsidRPr="00CB70F4">
        <w:rPr>
          <w:highlight w:val="darkYellow"/>
        </w:rPr>
        <w:t>Working assumption</w:t>
      </w:r>
      <w:r w:rsidRPr="00CB70F4">
        <w:t>)</w:t>
      </w:r>
      <w:r w:rsidRPr="00CB70F4">
        <w:rPr>
          <w:lang w:val="en-US"/>
        </w:rPr>
        <w:t xml:space="preserve"> For UE supporting CA with different numerologies, </w:t>
      </w:r>
    </w:p>
    <w:p w14:paraId="0C5142B4" w14:textId="77777777" w:rsidR="00CB70F4" w:rsidRPr="00CB70F4" w:rsidRDefault="00CB70F4" w:rsidP="00613418">
      <w:pPr>
        <w:pStyle w:val="ListParagraph"/>
        <w:numPr>
          <w:ilvl w:val="2"/>
          <w:numId w:val="65"/>
        </w:numPr>
        <w:rPr>
          <w:lang w:val="en-US"/>
        </w:rPr>
      </w:pPr>
      <w:r w:rsidRPr="00CB70F4">
        <w:rPr>
          <w:lang w:val="en-US"/>
        </w:rPr>
        <w:t>When the UE is configured with CA with the same numerology, the reported value applies</w:t>
      </w:r>
    </w:p>
    <w:p w14:paraId="2478AF69" w14:textId="77777777" w:rsidR="00CB70F4" w:rsidRPr="00CB70F4" w:rsidRDefault="00CB70F4" w:rsidP="00613418">
      <w:pPr>
        <w:pStyle w:val="ListParagraph"/>
        <w:numPr>
          <w:ilvl w:val="2"/>
          <w:numId w:val="65"/>
        </w:numPr>
        <w:rPr>
          <w:lang w:val="en-US"/>
        </w:rPr>
      </w:pPr>
      <w:r w:rsidRPr="00CB70F4">
        <w:rPr>
          <w:lang w:val="en-US"/>
        </w:rPr>
        <w:t>When the UE is configured with CA with different numerologies, the reported value applies to each set of DL-CCs with the same numerology, i.e.:</w:t>
      </w:r>
    </w:p>
    <w:p w14:paraId="44EE1594" w14:textId="77777777" w:rsidR="00CB70F4" w:rsidRPr="00CB70F4" w:rsidRDefault="00CB70F4" w:rsidP="00613418">
      <w:pPr>
        <w:pStyle w:val="ListParagraph"/>
        <w:numPr>
          <w:ilvl w:val="3"/>
          <w:numId w:val="65"/>
        </w:numPr>
        <w:rPr>
          <w:lang w:val="en-US"/>
        </w:rPr>
      </w:pPr>
      <w:r w:rsidRPr="00CB70F4">
        <w:rPr>
          <w:lang w:val="en-US"/>
        </w:rPr>
        <w:t>If a UE is configured with DL-CCs of X0, X1, X2, X3, where Xi denotes the number of DL-CCs with the numerology i, the total number of (BDs or CCEs) for the DL-CCs with the numerology i is given by Floor{Xi / (X0 + X1 + X2 + X3) * (Mi or Ni) * y} per slot of the numerology i</w:t>
      </w:r>
    </w:p>
    <w:p w14:paraId="7CBE9EB6" w14:textId="77777777" w:rsidR="00CB70F4" w:rsidRPr="00CB70F4" w:rsidRDefault="00CB70F4" w:rsidP="00613418">
      <w:pPr>
        <w:pStyle w:val="ListParagraph"/>
        <w:numPr>
          <w:ilvl w:val="4"/>
          <w:numId w:val="65"/>
        </w:numPr>
      </w:pPr>
      <w:r w:rsidRPr="00CB70F4">
        <w:rPr>
          <w:lang w:val="en-US"/>
        </w:rPr>
        <w:t>Where Mi and Ni represent the number of BDs and CCEs per slot specified for non-CA case, respectively</w:t>
      </w:r>
    </w:p>
    <w:p w14:paraId="37DBA50D" w14:textId="77777777" w:rsidR="00CB70F4" w:rsidRPr="00CB70F4" w:rsidRDefault="00CB70F4" w:rsidP="00613418">
      <w:pPr>
        <w:pStyle w:val="ListParagraph"/>
        <w:numPr>
          <w:ilvl w:val="4"/>
          <w:numId w:val="65"/>
        </w:numPr>
      </w:pPr>
      <w:r w:rsidRPr="00CB70F4">
        <w:t>Note: some of the values of Xi may be zero depending on the CA configuration</w:t>
      </w:r>
    </w:p>
    <w:p w14:paraId="0057C429" w14:textId="77777777" w:rsidR="00CB70F4" w:rsidRPr="00CB70F4" w:rsidRDefault="00CB70F4" w:rsidP="00613418">
      <w:pPr>
        <w:pStyle w:val="ListParagraph"/>
        <w:numPr>
          <w:ilvl w:val="2"/>
          <w:numId w:val="65"/>
        </w:numPr>
      </w:pPr>
      <w:r w:rsidRPr="00CB70F4">
        <w:t>For each CC, the non-CA limit still applies</w:t>
      </w:r>
    </w:p>
    <w:p w14:paraId="420D039B" w14:textId="77777777" w:rsidR="00CB70F4" w:rsidRPr="00CB70F4" w:rsidRDefault="00CB70F4" w:rsidP="00613418">
      <w:pPr>
        <w:pStyle w:val="ListParagraph"/>
        <w:numPr>
          <w:ilvl w:val="1"/>
          <w:numId w:val="65"/>
        </w:numPr>
      </w:pPr>
      <w:r w:rsidRPr="00CB70F4">
        <w:t>FFS the impact of BWP, if any</w:t>
      </w:r>
    </w:p>
    <w:p w14:paraId="594FFD28" w14:textId="77777777" w:rsidR="00CB70F4" w:rsidRPr="00CB70F4" w:rsidRDefault="00CB70F4" w:rsidP="00CB70F4"/>
    <w:p w14:paraId="6CAFBF0C" w14:textId="77777777" w:rsidR="00CB70F4" w:rsidRPr="00CB70F4" w:rsidRDefault="00CB70F4" w:rsidP="00CB70F4">
      <w:pPr>
        <w:rPr>
          <w:szCs w:val="20"/>
        </w:rPr>
      </w:pPr>
      <w:r w:rsidRPr="00CB70F4">
        <w:rPr>
          <w:szCs w:val="20"/>
          <w:highlight w:val="green"/>
        </w:rPr>
        <w:t>Agreements</w:t>
      </w:r>
      <w:r w:rsidRPr="00CB70F4">
        <w:rPr>
          <w:szCs w:val="20"/>
        </w:rPr>
        <w:t>:</w:t>
      </w:r>
    </w:p>
    <w:p w14:paraId="2D410F32" w14:textId="77777777" w:rsidR="00CB70F4" w:rsidRPr="00CB70F4" w:rsidRDefault="00CB70F4" w:rsidP="00613418">
      <w:pPr>
        <w:pStyle w:val="ListParagraph"/>
        <w:numPr>
          <w:ilvl w:val="0"/>
          <w:numId w:val="132"/>
        </w:numPr>
        <w:rPr>
          <w:lang w:val="en-US"/>
        </w:rPr>
      </w:pPr>
      <w:r w:rsidRPr="00CB70F4">
        <w:t>For a given SS set or across SS sets, the UE is not expected to be configured with PDCCH monitoring occasion/periodicity causing partial time-domain overlapping for the same CORESET.</w:t>
      </w:r>
    </w:p>
    <w:p w14:paraId="33F0B0EE" w14:textId="77777777" w:rsidR="00CB70F4" w:rsidRPr="00CB70F4" w:rsidRDefault="00CB70F4" w:rsidP="00613418">
      <w:pPr>
        <w:pStyle w:val="ListParagraph"/>
        <w:numPr>
          <w:ilvl w:val="1"/>
          <w:numId w:val="132"/>
        </w:numPr>
        <w:rPr>
          <w:lang w:val="en-US"/>
        </w:rPr>
      </w:pPr>
      <w:r w:rsidRPr="00CB70F4">
        <w:t>Partial-overlapping in time-domain for the same CORESET means the case of that the separation between two monitoring occasions is smaller than the CORESET duration but greater than 0.</w:t>
      </w:r>
    </w:p>
    <w:p w14:paraId="57D3E668" w14:textId="776519E4" w:rsidR="00CB70F4" w:rsidRPr="00CB70F4" w:rsidRDefault="00CB70F4" w:rsidP="00CB70F4"/>
    <w:p w14:paraId="773B16B8" w14:textId="77777777" w:rsidR="00CB70F4" w:rsidRPr="00CB70F4" w:rsidRDefault="00CB70F4" w:rsidP="00CB70F4">
      <w:pPr>
        <w:rPr>
          <w:szCs w:val="20"/>
        </w:rPr>
      </w:pPr>
      <w:r w:rsidRPr="00CB70F4">
        <w:rPr>
          <w:szCs w:val="20"/>
          <w:highlight w:val="green"/>
        </w:rPr>
        <w:t>Agreements</w:t>
      </w:r>
      <w:r w:rsidRPr="00CB70F4">
        <w:rPr>
          <w:szCs w:val="20"/>
        </w:rPr>
        <w:t>:</w:t>
      </w:r>
    </w:p>
    <w:p w14:paraId="30E3831C" w14:textId="77777777" w:rsidR="00CB70F4" w:rsidRPr="006C1C7F" w:rsidRDefault="00CB70F4" w:rsidP="00613418">
      <w:pPr>
        <w:pStyle w:val="ListParagraph"/>
        <w:numPr>
          <w:ilvl w:val="0"/>
          <w:numId w:val="132"/>
        </w:numPr>
        <w:rPr>
          <w:lang w:val="en-US"/>
        </w:rPr>
      </w:pPr>
      <w:r w:rsidRPr="006C1C7F">
        <w:rPr>
          <w:lang w:val="en-US"/>
        </w:rPr>
        <w:t>PDCCH with CRC scrambled by C-RNTI and CS-RNTI are not monitored on Type3-CSS on SCell</w:t>
      </w:r>
    </w:p>
    <w:p w14:paraId="2329A32A" w14:textId="77777777" w:rsidR="00CB70F4" w:rsidRPr="006C1C7F" w:rsidRDefault="00CB70F4" w:rsidP="00613418">
      <w:pPr>
        <w:pStyle w:val="ListParagraph"/>
        <w:numPr>
          <w:ilvl w:val="0"/>
          <w:numId w:val="132"/>
        </w:numPr>
        <w:rPr>
          <w:lang w:val="en-US"/>
        </w:rPr>
      </w:pPr>
      <w:r w:rsidRPr="006C1C7F">
        <w:rPr>
          <w:lang w:val="en-US"/>
        </w:rPr>
        <w:t>When a UE is configured with cross-carrier scheduling and CS-RNTI for a CC, the UE monitors DCI format(s) 0_1 and/or 1_1 with CIF with CRC scrambled by CS-RNTI</w:t>
      </w:r>
    </w:p>
    <w:p w14:paraId="0F653B82" w14:textId="77777777" w:rsidR="00CB70F4" w:rsidRPr="006C1C7F" w:rsidRDefault="00CB70F4" w:rsidP="00613418">
      <w:pPr>
        <w:pStyle w:val="ListParagraph"/>
        <w:numPr>
          <w:ilvl w:val="1"/>
          <w:numId w:val="132"/>
        </w:numPr>
        <w:rPr>
          <w:lang w:val="en-US"/>
        </w:rPr>
      </w:pPr>
      <w:r w:rsidRPr="006C1C7F">
        <w:rPr>
          <w:lang w:val="en-US"/>
        </w:rPr>
        <w:t>For CS-RNTI, the CIF field is used to indicate cross-carrier activation of SPS/configured grant Type2</w:t>
      </w:r>
    </w:p>
    <w:p w14:paraId="39A89503" w14:textId="77777777" w:rsidR="00CB70F4" w:rsidRPr="00CB70F4" w:rsidRDefault="00CB70F4" w:rsidP="00CB70F4">
      <w:pPr>
        <w:rPr>
          <w:lang w:val="en-US"/>
        </w:rPr>
      </w:pPr>
    </w:p>
    <w:p w14:paraId="4D0A47E2" w14:textId="6F2330FB" w:rsidR="00CB70F4" w:rsidRPr="00CB70F4" w:rsidRDefault="00CB70F4" w:rsidP="00CB70F4">
      <w:pPr>
        <w:rPr>
          <w:szCs w:val="20"/>
        </w:rPr>
      </w:pPr>
      <w:r w:rsidRPr="00CB70F4">
        <w:rPr>
          <w:szCs w:val="20"/>
          <w:highlight w:val="green"/>
        </w:rPr>
        <w:t>Agreements</w:t>
      </w:r>
      <w:r w:rsidRPr="00CB70F4">
        <w:rPr>
          <w:szCs w:val="20"/>
        </w:rPr>
        <w:t>:</w:t>
      </w:r>
      <w:r w:rsidR="006C1C7F">
        <w:rPr>
          <w:szCs w:val="20"/>
        </w:rPr>
        <w:t xml:space="preserve"> </w:t>
      </w:r>
      <w:r w:rsidRPr="00CB70F4">
        <w:rPr>
          <w:szCs w:val="20"/>
        </w:rPr>
        <w:t>Update previous agreements as follows:</w:t>
      </w:r>
    </w:p>
    <w:p w14:paraId="1E749899" w14:textId="77777777" w:rsidR="00CB70F4" w:rsidRPr="006C1C7F" w:rsidRDefault="00CB70F4" w:rsidP="00613418">
      <w:pPr>
        <w:pStyle w:val="ListParagraph"/>
        <w:numPr>
          <w:ilvl w:val="0"/>
          <w:numId w:val="133"/>
        </w:numPr>
        <w:rPr>
          <w:lang w:val="en-US"/>
        </w:rPr>
      </w:pPr>
      <w:r w:rsidRPr="006C1C7F">
        <w:rPr>
          <w:lang w:val="en-US"/>
        </w:rPr>
        <w:t xml:space="preserve">NW and UE maintain the same understanding on SSB/CORESET#0/SS#0 in connected_mode </w:t>
      </w:r>
      <w:r w:rsidRPr="006C1C7F">
        <w:rPr>
          <w:strike/>
          <w:color w:val="FF0000"/>
          <w:u w:val="single"/>
          <w:lang w:val="en-US"/>
        </w:rPr>
        <w:t>at least</w:t>
      </w:r>
      <w:r w:rsidRPr="006C1C7F">
        <w:rPr>
          <w:lang w:val="en-US"/>
        </w:rPr>
        <w:t xml:space="preserve"> for non-broadcast PDCCH </w:t>
      </w:r>
      <w:r w:rsidRPr="006C1C7F">
        <w:rPr>
          <w:color w:val="FF0000"/>
          <w:u w:val="single"/>
          <w:lang w:val="en-US"/>
        </w:rPr>
        <w:t>and for broadcast PDCCH</w:t>
      </w:r>
    </w:p>
    <w:p w14:paraId="7A0EE3D8" w14:textId="77777777" w:rsidR="00CB70F4" w:rsidRPr="006C1C7F" w:rsidRDefault="00CB70F4" w:rsidP="00613418">
      <w:pPr>
        <w:pStyle w:val="ListParagraph"/>
        <w:numPr>
          <w:ilvl w:val="1"/>
          <w:numId w:val="133"/>
        </w:numPr>
        <w:rPr>
          <w:lang w:val="en-US"/>
        </w:rPr>
      </w:pPr>
      <w:r w:rsidRPr="006C1C7F">
        <w:rPr>
          <w:lang w:val="en-US"/>
        </w:rPr>
        <w:t>Solutions FFS</w:t>
      </w:r>
    </w:p>
    <w:p w14:paraId="2847D380" w14:textId="77777777" w:rsidR="00CB70F4" w:rsidRPr="006C1C7F" w:rsidRDefault="00CB70F4" w:rsidP="00613418">
      <w:pPr>
        <w:pStyle w:val="ListParagraph"/>
        <w:numPr>
          <w:ilvl w:val="0"/>
          <w:numId w:val="133"/>
        </w:numPr>
        <w:rPr>
          <w:lang w:val="en-US"/>
        </w:rPr>
      </w:pPr>
      <w:r w:rsidRPr="006C1C7F">
        <w:rPr>
          <w:lang w:val="en-US"/>
        </w:rPr>
        <w:t xml:space="preserve">For the broadcast PDCCH, it is up to UE which common search space to monitor based on which SSB in both </w:t>
      </w:r>
      <w:r w:rsidRPr="006C1C7F">
        <w:rPr>
          <w:strike/>
          <w:color w:val="FF0000"/>
          <w:u w:val="single"/>
          <w:lang w:val="en-US"/>
        </w:rPr>
        <w:t>connected</w:t>
      </w:r>
      <w:r w:rsidRPr="006C1C7F">
        <w:rPr>
          <w:color w:val="FF0000"/>
          <w:u w:val="single"/>
          <w:lang w:val="en-US"/>
        </w:rPr>
        <w:t>,</w:t>
      </w:r>
      <w:r w:rsidRPr="006C1C7F">
        <w:rPr>
          <w:lang w:val="en-US"/>
        </w:rPr>
        <w:t xml:space="preserve"> in-active, and idle modes</w:t>
      </w:r>
    </w:p>
    <w:p w14:paraId="66899D0E" w14:textId="77777777" w:rsidR="00CB70F4" w:rsidRPr="006C1C7F" w:rsidRDefault="00CB70F4" w:rsidP="00613418">
      <w:pPr>
        <w:pStyle w:val="ListParagraph"/>
        <w:numPr>
          <w:ilvl w:val="0"/>
          <w:numId w:val="133"/>
        </w:numPr>
        <w:rPr>
          <w:lang w:val="en-US"/>
        </w:rPr>
      </w:pPr>
      <w:r w:rsidRPr="006C1C7F">
        <w:rPr>
          <w:lang w:val="en-US"/>
        </w:rPr>
        <w:t>Unicast PDSCH can be scheduled by a DCI associated with the CORESET #0</w:t>
      </w:r>
    </w:p>
    <w:p w14:paraId="485B0DD5" w14:textId="77777777" w:rsidR="00CB70F4" w:rsidRPr="00CB70F4" w:rsidRDefault="00CB70F4" w:rsidP="00CB70F4">
      <w:pPr>
        <w:rPr>
          <w:lang w:val="en-US"/>
        </w:rPr>
      </w:pPr>
    </w:p>
    <w:p w14:paraId="1B4F951A" w14:textId="1424576C" w:rsidR="00CB70F4" w:rsidRDefault="00E07E70" w:rsidP="004C3DF6">
      <w:pPr>
        <w:rPr>
          <w:b/>
          <w:lang w:val="en-US"/>
        </w:rPr>
      </w:pPr>
      <w:r>
        <w:rPr>
          <w:b/>
          <w:lang w:val="en-US"/>
        </w:rPr>
        <w:lastRenderedPageBreak/>
        <w:t>Thursday (from offline)</w:t>
      </w:r>
    </w:p>
    <w:p w14:paraId="513A7F82" w14:textId="7DEEF3B9" w:rsidR="00E07E70" w:rsidRDefault="0058452E" w:rsidP="00E07E70">
      <w:pPr>
        <w:rPr>
          <w:b/>
          <w:lang w:val="en-US"/>
        </w:rPr>
      </w:pPr>
      <w:hyperlink r:id="rId1476" w:history="1">
        <w:r w:rsidR="000F2B08">
          <w:rPr>
            <w:rStyle w:val="Hyperlink"/>
            <w:b/>
            <w:lang w:val="en-US"/>
          </w:rPr>
          <w:t>R1-1807838</w:t>
        </w:r>
      </w:hyperlink>
      <w:r w:rsidR="00E07E70" w:rsidRPr="00E07E70">
        <w:rPr>
          <w:b/>
          <w:lang w:val="en-US"/>
        </w:rPr>
        <w:tab/>
        <w:t>Offline summary on Thursday</w:t>
      </w:r>
      <w:r w:rsidR="00E07E70" w:rsidRPr="00E07E70">
        <w:rPr>
          <w:b/>
          <w:lang w:val="en-US"/>
        </w:rPr>
        <w:tab/>
        <w:t>NTT DOCOMO</w:t>
      </w:r>
    </w:p>
    <w:p w14:paraId="3A06180D" w14:textId="77777777" w:rsidR="00E07E70" w:rsidRDefault="00E07E70" w:rsidP="00E07E70">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1EC3ADC4" w14:textId="77777777" w:rsidR="00E07E70" w:rsidRPr="00E07E70" w:rsidRDefault="00E07E70" w:rsidP="00E07E70">
      <w:pPr>
        <w:rPr>
          <w:b/>
        </w:rPr>
      </w:pPr>
    </w:p>
    <w:p w14:paraId="58EF64D5" w14:textId="7B4A0FD0" w:rsidR="00E07E70" w:rsidRPr="00E07E70" w:rsidRDefault="00E07E70" w:rsidP="004D4D08">
      <w:pPr>
        <w:rPr>
          <w:szCs w:val="20"/>
        </w:rPr>
      </w:pPr>
      <w:r w:rsidRPr="00E07E70">
        <w:rPr>
          <w:szCs w:val="20"/>
          <w:highlight w:val="green"/>
        </w:rPr>
        <w:t>Agreements</w:t>
      </w:r>
      <w:r w:rsidRPr="00E07E70">
        <w:rPr>
          <w:szCs w:val="20"/>
        </w:rPr>
        <w:t>:</w:t>
      </w:r>
      <w:r w:rsidR="004D4D08">
        <w:rPr>
          <w:szCs w:val="20"/>
        </w:rPr>
        <w:t xml:space="preserve"> </w:t>
      </w:r>
      <w:r w:rsidRPr="00E07E70">
        <w:rPr>
          <w:szCs w:val="20"/>
        </w:rPr>
        <w:t>To reply</w:t>
      </w:r>
      <w:r>
        <w:rPr>
          <w:szCs w:val="20"/>
        </w:rPr>
        <w:t xml:space="preserve"> to </w:t>
      </w:r>
      <w:r w:rsidRPr="00E07E70">
        <w:rPr>
          <w:szCs w:val="20"/>
        </w:rPr>
        <w:t xml:space="preserve">LS in </w:t>
      </w:r>
      <w:hyperlink r:id="rId1477" w:history="1">
        <w:r w:rsidR="000F2B08">
          <w:rPr>
            <w:rStyle w:val="Hyperlink"/>
            <w:szCs w:val="20"/>
          </w:rPr>
          <w:t>R1-1807732</w:t>
        </w:r>
      </w:hyperlink>
    </w:p>
    <w:p w14:paraId="72FC322B" w14:textId="77777777" w:rsidR="00E07E70" w:rsidRPr="00E07E70" w:rsidRDefault="00E07E70" w:rsidP="00613418">
      <w:pPr>
        <w:numPr>
          <w:ilvl w:val="0"/>
          <w:numId w:val="93"/>
        </w:numPr>
        <w:rPr>
          <w:szCs w:val="20"/>
        </w:rPr>
      </w:pPr>
      <w:r w:rsidRPr="00E07E70">
        <w:rPr>
          <w:szCs w:val="20"/>
        </w:rPr>
        <w:t>Regarding RAN2 agreements 1 &amp; 2</w:t>
      </w:r>
    </w:p>
    <w:p w14:paraId="501D7FF3" w14:textId="1CEE3452" w:rsidR="00E07E70" w:rsidRPr="00E07E70" w:rsidRDefault="00E07E70" w:rsidP="00613418">
      <w:pPr>
        <w:numPr>
          <w:ilvl w:val="1"/>
          <w:numId w:val="93"/>
        </w:numPr>
        <w:rPr>
          <w:szCs w:val="20"/>
        </w:rPr>
      </w:pPr>
      <w:r w:rsidRPr="00E07E70">
        <w:rPr>
          <w:szCs w:val="20"/>
        </w:rPr>
        <w:t xml:space="preserve">Agree to the answer in </w:t>
      </w:r>
      <w:r w:rsidRPr="00E07E70">
        <w:rPr>
          <w:color w:val="FF0000"/>
          <w:szCs w:val="20"/>
          <w:u w:val="single"/>
        </w:rPr>
        <w:t>red</w:t>
      </w:r>
      <w:r w:rsidRPr="00E07E70">
        <w:rPr>
          <w:szCs w:val="20"/>
        </w:rPr>
        <w:t xml:space="preserve"> on slide 4 of </w:t>
      </w:r>
      <w:hyperlink r:id="rId1478" w:history="1">
        <w:r w:rsidR="000F2B08">
          <w:rPr>
            <w:rStyle w:val="Hyperlink"/>
            <w:szCs w:val="20"/>
          </w:rPr>
          <w:t>R1-1807838</w:t>
        </w:r>
      </w:hyperlink>
      <w:r w:rsidRPr="00E07E70">
        <w:rPr>
          <w:szCs w:val="20"/>
        </w:rPr>
        <w:t>, with one update</w:t>
      </w:r>
    </w:p>
    <w:p w14:paraId="16C26F83" w14:textId="77777777" w:rsidR="00E07E70" w:rsidRPr="00E07E70" w:rsidRDefault="00E07E70" w:rsidP="00613418">
      <w:pPr>
        <w:numPr>
          <w:ilvl w:val="2"/>
          <w:numId w:val="93"/>
        </w:numPr>
        <w:rPr>
          <w:szCs w:val="20"/>
        </w:rPr>
      </w:pPr>
      <w:r w:rsidRPr="00E07E70">
        <w:rPr>
          <w:szCs w:val="20"/>
        </w:rPr>
        <w:t xml:space="preserve">“contains </w:t>
      </w:r>
      <w:r w:rsidRPr="00E07E70">
        <w:rPr>
          <w:color w:val="FF0000"/>
          <w:szCs w:val="20"/>
          <w:u w:val="single"/>
        </w:rPr>
        <w:t xml:space="preserve">the </w:t>
      </w:r>
      <w:r w:rsidRPr="00E07E70">
        <w:rPr>
          <w:szCs w:val="20"/>
        </w:rPr>
        <w:t>CORESET</w:t>
      </w:r>
      <w:r w:rsidRPr="00E07E70">
        <w:rPr>
          <w:strike/>
          <w:color w:val="FF0000"/>
          <w:szCs w:val="20"/>
        </w:rPr>
        <w:t>#0</w:t>
      </w:r>
      <w:r w:rsidRPr="00E07E70">
        <w:rPr>
          <w:szCs w:val="20"/>
        </w:rPr>
        <w:t>…”</w:t>
      </w:r>
    </w:p>
    <w:p w14:paraId="3C3CAD16" w14:textId="77777777" w:rsidR="00E07E70" w:rsidRPr="00E07E70" w:rsidRDefault="00E07E70" w:rsidP="00613418">
      <w:pPr>
        <w:numPr>
          <w:ilvl w:val="2"/>
          <w:numId w:val="93"/>
        </w:numPr>
        <w:rPr>
          <w:szCs w:val="20"/>
        </w:rPr>
      </w:pPr>
      <w:r w:rsidRPr="00E07E70">
        <w:rPr>
          <w:szCs w:val="20"/>
        </w:rPr>
        <w:t>“as long as the CORESET</w:t>
      </w:r>
      <w:r w:rsidRPr="00E07E70">
        <w:rPr>
          <w:strike/>
          <w:color w:val="FF0000"/>
          <w:szCs w:val="20"/>
        </w:rPr>
        <w:t>#0</w:t>
      </w:r>
      <w:r w:rsidRPr="00E07E70">
        <w:rPr>
          <w:szCs w:val="20"/>
        </w:rPr>
        <w:t>…”</w:t>
      </w:r>
    </w:p>
    <w:p w14:paraId="7EC8FD2E" w14:textId="77777777" w:rsidR="00E07E70" w:rsidRPr="00E07E70" w:rsidRDefault="00E07E70" w:rsidP="00613418">
      <w:pPr>
        <w:numPr>
          <w:ilvl w:val="0"/>
          <w:numId w:val="93"/>
        </w:numPr>
        <w:rPr>
          <w:szCs w:val="20"/>
        </w:rPr>
      </w:pPr>
      <w:r w:rsidRPr="00E07E70">
        <w:rPr>
          <w:szCs w:val="20"/>
        </w:rPr>
        <w:t>Regarding RAN2 agreements 3a</w:t>
      </w:r>
    </w:p>
    <w:p w14:paraId="7FA5C5E4" w14:textId="77777777" w:rsidR="00E07E70" w:rsidRPr="00E07E70" w:rsidRDefault="00E07E70" w:rsidP="00613418">
      <w:pPr>
        <w:numPr>
          <w:ilvl w:val="1"/>
          <w:numId w:val="93"/>
        </w:numPr>
        <w:rPr>
          <w:szCs w:val="20"/>
        </w:rPr>
      </w:pPr>
      <w:r w:rsidRPr="00E07E70">
        <w:rPr>
          <w:szCs w:val="20"/>
        </w:rPr>
        <w:t>Answer: this is only for CSS configurations</w:t>
      </w:r>
    </w:p>
    <w:p w14:paraId="15A5C985" w14:textId="77777777" w:rsidR="00E07E70" w:rsidRPr="00E07E70" w:rsidRDefault="00E07E70" w:rsidP="00613418">
      <w:pPr>
        <w:numPr>
          <w:ilvl w:val="0"/>
          <w:numId w:val="93"/>
        </w:numPr>
        <w:rPr>
          <w:szCs w:val="20"/>
        </w:rPr>
      </w:pPr>
      <w:r w:rsidRPr="00E07E70">
        <w:rPr>
          <w:szCs w:val="20"/>
        </w:rPr>
        <w:t>For other RAN2 agreements, no comments from RAN1</w:t>
      </w:r>
    </w:p>
    <w:p w14:paraId="1837EC9F" w14:textId="453616B3" w:rsidR="00E07E70" w:rsidRDefault="00E07E70" w:rsidP="004C3DF6">
      <w:pPr>
        <w:rPr>
          <w:b/>
        </w:rPr>
      </w:pPr>
    </w:p>
    <w:p w14:paraId="4711A10D" w14:textId="2FED4BF8" w:rsidR="00E07E70" w:rsidRDefault="00B60CE2" w:rsidP="004C3DF6">
      <w:pPr>
        <w:rPr>
          <w:b/>
        </w:rPr>
      </w:pPr>
      <w:r>
        <w:rPr>
          <w:b/>
        </w:rPr>
        <w:t>Friday</w:t>
      </w:r>
      <w:r w:rsidR="00ED06A2">
        <w:rPr>
          <w:b/>
          <w:lang w:val="en-US"/>
        </w:rPr>
        <w:t xml:space="preserve"> (from offline)</w:t>
      </w:r>
    </w:p>
    <w:p w14:paraId="557B92B3" w14:textId="22059A5F" w:rsidR="00B60CE2" w:rsidRDefault="00B60CE2" w:rsidP="004C3DF6">
      <w:pPr>
        <w:rPr>
          <w:b/>
        </w:rPr>
      </w:pPr>
    </w:p>
    <w:p w14:paraId="1FA87645" w14:textId="2A943A57" w:rsidR="00B60CE2" w:rsidRPr="00B60CE2" w:rsidRDefault="00B60CE2" w:rsidP="00B60CE2">
      <w:r w:rsidRPr="00B60CE2">
        <w:rPr>
          <w:highlight w:val="green"/>
        </w:rPr>
        <w:t>Agreement</w:t>
      </w:r>
      <w:r w:rsidRPr="00B60CE2">
        <w:t>:</w:t>
      </w:r>
    </w:p>
    <w:p w14:paraId="1CCE0145" w14:textId="77777777" w:rsidR="00B60CE2" w:rsidRPr="00B60CE2" w:rsidRDefault="00B60CE2" w:rsidP="00017304">
      <w:pPr>
        <w:numPr>
          <w:ilvl w:val="0"/>
          <w:numId w:val="300"/>
        </w:numPr>
        <w:rPr>
          <w:szCs w:val="20"/>
          <w:lang w:val="en-US"/>
        </w:rPr>
      </w:pPr>
      <w:r w:rsidRPr="00B60CE2">
        <w:rPr>
          <w:szCs w:val="20"/>
          <w:lang w:val="en-US"/>
        </w:rPr>
        <w:t xml:space="preserve">For self-scheduling with the same numerology or different numerologies, and the number of DL-CCs is &lt;= 4 or with up to T DL-CCs where the UE reports BD capability of y &gt;= T, network ensures the number of BDs/CCEs on any SCell does not exceed the non-CA limit. </w:t>
      </w:r>
    </w:p>
    <w:p w14:paraId="4BFFF9E4" w14:textId="0D1E309B" w:rsidR="00B60CE2" w:rsidRDefault="00B60CE2" w:rsidP="004C3DF6">
      <w:pPr>
        <w:rPr>
          <w:b/>
          <w:lang w:val="en-US"/>
        </w:rPr>
      </w:pPr>
    </w:p>
    <w:p w14:paraId="1B69A996" w14:textId="77777777" w:rsidR="00B60CE2" w:rsidRPr="00B60CE2" w:rsidRDefault="00B60CE2" w:rsidP="00B60CE2">
      <w:pPr>
        <w:rPr>
          <w:szCs w:val="20"/>
          <w:lang w:val="en-US"/>
        </w:rPr>
      </w:pPr>
      <w:r w:rsidRPr="00B60CE2">
        <w:rPr>
          <w:szCs w:val="20"/>
          <w:highlight w:val="green"/>
          <w:lang w:val="en-US"/>
        </w:rPr>
        <w:t>Agreements</w:t>
      </w:r>
      <w:r w:rsidRPr="00B60CE2">
        <w:rPr>
          <w:szCs w:val="20"/>
          <w:lang w:val="en-US"/>
        </w:rPr>
        <w:t>:</w:t>
      </w:r>
    </w:p>
    <w:p w14:paraId="3F9BA6C0" w14:textId="77777777" w:rsidR="00B60CE2" w:rsidRPr="00B60CE2" w:rsidRDefault="00B60CE2" w:rsidP="00017304">
      <w:pPr>
        <w:numPr>
          <w:ilvl w:val="0"/>
          <w:numId w:val="301"/>
        </w:numPr>
        <w:rPr>
          <w:szCs w:val="20"/>
          <w:lang w:val="en-US"/>
        </w:rPr>
      </w:pPr>
      <w:r w:rsidRPr="00B60CE2">
        <w:rPr>
          <w:szCs w:val="20"/>
          <w:lang w:val="en-US"/>
        </w:rPr>
        <w:t>Clarify the agreements at RAN1#91 as follows:</w:t>
      </w:r>
    </w:p>
    <w:p w14:paraId="5158E39F" w14:textId="77777777" w:rsidR="00B60CE2" w:rsidRPr="00B60CE2" w:rsidRDefault="00B60CE2" w:rsidP="00017304">
      <w:pPr>
        <w:numPr>
          <w:ilvl w:val="1"/>
          <w:numId w:val="301"/>
        </w:numPr>
        <w:rPr>
          <w:szCs w:val="20"/>
          <w:lang w:val="en-US"/>
        </w:rPr>
      </w:pPr>
      <w:r w:rsidRPr="00B60CE2">
        <w:rPr>
          <w:szCs w:val="20"/>
          <w:lang w:val="en-US"/>
        </w:rPr>
        <w:t xml:space="preserve">Case 1: PDCCH monitoring </w:t>
      </w:r>
      <w:r w:rsidRPr="00B60CE2">
        <w:rPr>
          <w:color w:val="FF0000"/>
          <w:szCs w:val="20"/>
          <w:u w:val="single"/>
          <w:lang w:val="en-US"/>
        </w:rPr>
        <w:t>of all SS sets that are monitored in a slot occurs within 3 consecutive OFDM symbols that have fixed positions in each slot</w:t>
      </w:r>
      <w:r w:rsidRPr="00B60CE2">
        <w:rPr>
          <w:szCs w:val="20"/>
          <w:u w:val="single"/>
          <w:lang w:val="en-US"/>
        </w:rPr>
        <w:t xml:space="preserve"> </w:t>
      </w:r>
      <w:r w:rsidRPr="00B60CE2">
        <w:rPr>
          <w:strike/>
          <w:color w:val="FF0000"/>
          <w:szCs w:val="20"/>
          <w:lang w:val="en-US"/>
        </w:rPr>
        <w:t>periodicity of 14 or more symbols</w:t>
      </w:r>
    </w:p>
    <w:p w14:paraId="5A213CBA" w14:textId="77777777" w:rsidR="00B60CE2" w:rsidRPr="00B60CE2" w:rsidRDefault="00B60CE2" w:rsidP="00017304">
      <w:pPr>
        <w:numPr>
          <w:ilvl w:val="2"/>
          <w:numId w:val="301"/>
        </w:numPr>
        <w:rPr>
          <w:szCs w:val="20"/>
          <w:lang w:val="en-US"/>
        </w:rPr>
      </w:pPr>
      <w:r w:rsidRPr="00B60CE2">
        <w:rPr>
          <w:szCs w:val="20"/>
          <w:lang w:val="en-US"/>
        </w:rPr>
        <w:t>Case 1-1: PDCCH monitoring on up to three OFDM symbols at the beginning of a slot</w:t>
      </w:r>
    </w:p>
    <w:p w14:paraId="48238FF9" w14:textId="77777777" w:rsidR="00B60CE2" w:rsidRPr="00B60CE2" w:rsidRDefault="00B60CE2" w:rsidP="00017304">
      <w:pPr>
        <w:numPr>
          <w:ilvl w:val="2"/>
          <w:numId w:val="301"/>
        </w:numPr>
        <w:rPr>
          <w:szCs w:val="20"/>
          <w:lang w:val="en-US"/>
        </w:rPr>
      </w:pPr>
      <w:r w:rsidRPr="00B60CE2">
        <w:rPr>
          <w:szCs w:val="20"/>
          <w:lang w:val="en-US"/>
        </w:rPr>
        <w:t>Case 1-2: PDCCH monitoring on any span of up to 3 consecutive OFDM symbols of a slot</w:t>
      </w:r>
    </w:p>
    <w:p w14:paraId="17572C96" w14:textId="77777777" w:rsidR="00B60CE2" w:rsidRPr="00B60CE2" w:rsidRDefault="00B60CE2" w:rsidP="00017304">
      <w:pPr>
        <w:numPr>
          <w:ilvl w:val="3"/>
          <w:numId w:val="301"/>
        </w:numPr>
        <w:rPr>
          <w:szCs w:val="20"/>
          <w:lang w:val="en-US"/>
        </w:rPr>
      </w:pPr>
      <w:r w:rsidRPr="00B60CE2">
        <w:rPr>
          <w:szCs w:val="20"/>
          <w:lang w:val="en-US"/>
        </w:rPr>
        <w:t>For a given UE, all search space configurations are within the same span of 3 consecutive OFDM symbols in the slot</w:t>
      </w:r>
    </w:p>
    <w:p w14:paraId="065623E7" w14:textId="77777777" w:rsidR="00B60CE2" w:rsidRPr="00B60CE2" w:rsidRDefault="00B60CE2" w:rsidP="00017304">
      <w:pPr>
        <w:numPr>
          <w:ilvl w:val="1"/>
          <w:numId w:val="301"/>
        </w:numPr>
        <w:rPr>
          <w:szCs w:val="20"/>
          <w:lang w:val="en-US"/>
        </w:rPr>
      </w:pPr>
      <w:r w:rsidRPr="00B60CE2">
        <w:rPr>
          <w:szCs w:val="20"/>
          <w:lang w:val="en-US"/>
        </w:rPr>
        <w:t xml:space="preserve">Case 2: PDCCH monitoring </w:t>
      </w:r>
      <w:r w:rsidRPr="00B60CE2">
        <w:rPr>
          <w:color w:val="FF0000"/>
          <w:szCs w:val="20"/>
          <w:u w:val="single"/>
          <w:lang w:val="en-US"/>
        </w:rPr>
        <w:t>other than Case 1</w:t>
      </w:r>
      <w:r w:rsidRPr="00B60CE2">
        <w:rPr>
          <w:strike/>
          <w:color w:val="FF0000"/>
          <w:szCs w:val="20"/>
          <w:lang w:val="en-US"/>
        </w:rPr>
        <w:t>periodicity of less than 14 symbols</w:t>
      </w:r>
    </w:p>
    <w:p w14:paraId="31AC0B3E" w14:textId="77777777" w:rsidR="00B60CE2" w:rsidRPr="00B60CE2" w:rsidRDefault="00B60CE2" w:rsidP="00017304">
      <w:pPr>
        <w:numPr>
          <w:ilvl w:val="2"/>
          <w:numId w:val="301"/>
        </w:numPr>
        <w:rPr>
          <w:szCs w:val="20"/>
          <w:lang w:val="en-US"/>
        </w:rPr>
      </w:pPr>
      <w:r w:rsidRPr="00B60CE2">
        <w:rPr>
          <w:szCs w:val="20"/>
          <w:lang w:val="en-US"/>
        </w:rPr>
        <w:t>Note: this includes the PDCCH monitoring of up to three OFDM symbols at the beginning of a slot</w:t>
      </w:r>
    </w:p>
    <w:p w14:paraId="30381773" w14:textId="77777777" w:rsidR="00B60CE2" w:rsidRPr="00B60CE2" w:rsidRDefault="00B60CE2" w:rsidP="00B60CE2">
      <w:pPr>
        <w:rPr>
          <w:lang w:val="en-US"/>
        </w:rPr>
      </w:pPr>
    </w:p>
    <w:p w14:paraId="59AB3547" w14:textId="77777777" w:rsidR="00B60CE2" w:rsidRPr="00B60CE2" w:rsidRDefault="00B60CE2" w:rsidP="00B60CE2">
      <w:pPr>
        <w:ind w:left="720" w:hanging="720"/>
        <w:rPr>
          <w:szCs w:val="20"/>
          <w:lang w:val="en-US"/>
        </w:rPr>
      </w:pPr>
      <w:r w:rsidRPr="00B60CE2">
        <w:rPr>
          <w:szCs w:val="20"/>
          <w:highlight w:val="green"/>
          <w:lang w:val="en-US"/>
        </w:rPr>
        <w:t>Agreements</w:t>
      </w:r>
      <w:r w:rsidRPr="00B60CE2">
        <w:rPr>
          <w:szCs w:val="20"/>
          <w:lang w:val="en-US"/>
        </w:rPr>
        <w:t>:</w:t>
      </w:r>
    </w:p>
    <w:p w14:paraId="1827C454" w14:textId="77777777" w:rsidR="00B60CE2" w:rsidRPr="00ED06A2" w:rsidRDefault="00B60CE2" w:rsidP="00017304">
      <w:pPr>
        <w:pStyle w:val="ListParagraph"/>
        <w:numPr>
          <w:ilvl w:val="0"/>
          <w:numId w:val="302"/>
        </w:numPr>
        <w:rPr>
          <w:lang w:val="en-US"/>
        </w:rPr>
      </w:pPr>
      <w:r w:rsidRPr="00B60CE2">
        <w:t>For self-scheduling with different numerologies, and the number of DL-CCs is more than 4 and with up to T DL-CCs where the UE reports BD capability of y &lt; T, the limit of BDs/CCEs per CC per slot is</w:t>
      </w:r>
    </w:p>
    <w:p w14:paraId="48A394B2" w14:textId="77777777" w:rsidR="00B60CE2" w:rsidRPr="00ED06A2" w:rsidRDefault="00B60CE2" w:rsidP="00017304">
      <w:pPr>
        <w:pStyle w:val="ListParagraph"/>
        <w:numPr>
          <w:ilvl w:val="1"/>
          <w:numId w:val="302"/>
        </w:numPr>
        <w:rPr>
          <w:lang w:val="en-US"/>
        </w:rPr>
      </w:pPr>
      <w:r w:rsidRPr="00B60CE2">
        <w:t>(</w:t>
      </w:r>
      <w:r w:rsidRPr="00ED06A2">
        <w:rPr>
          <w:highlight w:val="darkYellow"/>
        </w:rPr>
        <w:t>Working assumption</w:t>
      </w:r>
      <w:r w:rsidRPr="00B60CE2">
        <w:t>) The total number of BDs/CCEs across CCs per numerology is based on UE BD capability. It can be split across CCs for the given numerology, subject to the non-CA limit on each CC.</w:t>
      </w:r>
    </w:p>
    <w:p w14:paraId="468C43C2" w14:textId="77777777" w:rsidR="00B60CE2" w:rsidRPr="00ED06A2" w:rsidRDefault="00B60CE2" w:rsidP="00017304">
      <w:pPr>
        <w:pStyle w:val="ListParagraph"/>
        <w:numPr>
          <w:ilvl w:val="2"/>
          <w:numId w:val="302"/>
        </w:numPr>
        <w:rPr>
          <w:lang w:val="en-US"/>
        </w:rPr>
      </w:pPr>
      <w:r w:rsidRPr="00ED06A2">
        <w:rPr>
          <w:lang w:val="en-US"/>
        </w:rPr>
        <w:t>If a UE is configured with DL-CCs of X0, X1, X2, X3, where Xi denotes the number of DL-CCs with the numerology i, the limit of (BDs or CCEs) for the DL-CCs with the numerology i is given by Floor{Xi / (X0 + X1 + X2 + X3) * (Mi or Ni) * y} per slot of the numerology i</w:t>
      </w:r>
    </w:p>
    <w:p w14:paraId="0E10542E" w14:textId="77777777" w:rsidR="00B60CE2" w:rsidRPr="00ED06A2" w:rsidRDefault="00B60CE2" w:rsidP="00017304">
      <w:pPr>
        <w:pStyle w:val="ListParagraph"/>
        <w:numPr>
          <w:ilvl w:val="1"/>
          <w:numId w:val="302"/>
        </w:numPr>
        <w:rPr>
          <w:lang w:val="en-US"/>
        </w:rPr>
      </w:pPr>
      <w:r w:rsidRPr="00B60CE2">
        <w:t>For SCell, NW ensures no overbooking based on non-CA case occurs</w:t>
      </w:r>
    </w:p>
    <w:p w14:paraId="237A0F00" w14:textId="77777777" w:rsidR="00B60CE2" w:rsidRPr="00B60CE2" w:rsidRDefault="00B60CE2" w:rsidP="00B60CE2">
      <w:pPr>
        <w:rPr>
          <w:lang w:val="en-US"/>
        </w:rPr>
      </w:pPr>
    </w:p>
    <w:p w14:paraId="1C9E45E0" w14:textId="613A1135" w:rsidR="00B60CE2" w:rsidRPr="00B60CE2" w:rsidRDefault="00ED06A2" w:rsidP="00B60CE2">
      <w:pPr>
        <w:rPr>
          <w:szCs w:val="20"/>
          <w:lang w:val="en-US"/>
        </w:rPr>
      </w:pPr>
      <w:r>
        <w:rPr>
          <w:szCs w:val="20"/>
          <w:highlight w:val="green"/>
          <w:lang w:val="en-US"/>
        </w:rPr>
        <w:t>Agreement</w:t>
      </w:r>
      <w:r w:rsidR="00B60CE2" w:rsidRPr="00B60CE2">
        <w:rPr>
          <w:szCs w:val="20"/>
          <w:lang w:val="en-US"/>
        </w:rPr>
        <w:t>:</w:t>
      </w:r>
    </w:p>
    <w:p w14:paraId="7EEB51CD" w14:textId="501C356F" w:rsidR="00B60CE2" w:rsidRPr="00ED06A2" w:rsidRDefault="00B60CE2" w:rsidP="00017304">
      <w:pPr>
        <w:pStyle w:val="ListParagraph"/>
        <w:numPr>
          <w:ilvl w:val="0"/>
          <w:numId w:val="302"/>
        </w:numPr>
        <w:rPr>
          <w:lang w:val="en-US"/>
        </w:rPr>
      </w:pPr>
      <w:r w:rsidRPr="00ED06A2">
        <w:rPr>
          <w:lang w:val="en-US"/>
        </w:rPr>
        <w:t>For clarification on associatio</w:t>
      </w:r>
      <w:r w:rsidR="00ED06A2">
        <w:rPr>
          <w:lang w:val="en-US"/>
        </w:rPr>
        <w:t>n b/w CORESET and A0/A1/A2,</w:t>
      </w:r>
    </w:p>
    <w:p w14:paraId="24AE24DA" w14:textId="77777777" w:rsidR="00B60CE2" w:rsidRPr="00ED06A2" w:rsidRDefault="00B60CE2" w:rsidP="00017304">
      <w:pPr>
        <w:pStyle w:val="ListParagraph"/>
        <w:numPr>
          <w:ilvl w:val="1"/>
          <w:numId w:val="302"/>
        </w:numPr>
        <w:rPr>
          <w:lang w:val="en-US"/>
        </w:rPr>
      </w:pPr>
      <w:r w:rsidRPr="00ED06A2">
        <w:rPr>
          <w:lang w:val="en-US"/>
        </w:rPr>
        <w:t xml:space="preserve">For a CORESET with ControlResourceSetId, the corresponding </w:t>
      </w:r>
      <w:r w:rsidRPr="00ED06A2">
        <w:rPr>
          <w:i/>
          <w:iCs/>
          <w:lang w:val="en-US"/>
        </w:rPr>
        <w:t>A</w:t>
      </w:r>
      <w:r w:rsidRPr="00ED06A2">
        <w:rPr>
          <w:i/>
          <w:iCs/>
          <w:vertAlign w:val="subscript"/>
          <w:lang w:val="en-US"/>
        </w:rPr>
        <w:t>p</w:t>
      </w:r>
      <w:r w:rsidRPr="00ED06A2">
        <w:rPr>
          <w:lang w:val="en-US"/>
        </w:rPr>
        <w:t xml:space="preserve"> that is used in the PDCCH hashing is determined by </w:t>
      </w:r>
      <w:r w:rsidRPr="00ED06A2">
        <w:rPr>
          <w:i/>
          <w:iCs/>
          <w:lang w:val="en-US"/>
        </w:rPr>
        <w:t>p</w:t>
      </w:r>
      <w:r w:rsidRPr="00ED06A2">
        <w:rPr>
          <w:lang w:val="en-US"/>
        </w:rPr>
        <w:t xml:space="preserve"> = ControlResourceSetId modulo 3.</w:t>
      </w:r>
    </w:p>
    <w:p w14:paraId="47C890F1" w14:textId="4326B490" w:rsidR="00B60CE2" w:rsidRDefault="00B60CE2" w:rsidP="00B60CE2">
      <w:pPr>
        <w:ind w:left="720" w:hanging="720"/>
        <w:rPr>
          <w:szCs w:val="20"/>
          <w:lang w:val="en-US"/>
        </w:rPr>
      </w:pPr>
    </w:p>
    <w:p w14:paraId="3EE9D9DF" w14:textId="790B718B" w:rsidR="00ED06A2" w:rsidRPr="00ED06A2" w:rsidRDefault="0058452E" w:rsidP="00B60CE2">
      <w:pPr>
        <w:ind w:left="720" w:hanging="720"/>
        <w:rPr>
          <w:b/>
          <w:szCs w:val="20"/>
          <w:lang w:val="en-US"/>
        </w:rPr>
      </w:pPr>
      <w:hyperlink r:id="rId1479" w:history="1">
        <w:r w:rsidR="000F2B08">
          <w:rPr>
            <w:rStyle w:val="Hyperlink"/>
            <w:b/>
            <w:szCs w:val="20"/>
            <w:lang w:val="en-US"/>
          </w:rPr>
          <w:t>R1-1807901</w:t>
        </w:r>
      </w:hyperlink>
      <w:r w:rsidR="00ED06A2" w:rsidRPr="00ED06A2">
        <w:rPr>
          <w:b/>
          <w:szCs w:val="20"/>
          <w:lang w:val="en-US"/>
        </w:rPr>
        <w:tab/>
        <w:t>TP on TS38.213 Section 10.1</w:t>
      </w:r>
      <w:r w:rsidR="00ED06A2" w:rsidRPr="00ED06A2">
        <w:rPr>
          <w:b/>
          <w:szCs w:val="20"/>
          <w:lang w:val="en-US"/>
        </w:rPr>
        <w:tab/>
        <w:t>NTT DOCOMO</w:t>
      </w:r>
    </w:p>
    <w:p w14:paraId="746D4DE8" w14:textId="20DE5484" w:rsidR="00B60CE2" w:rsidRPr="00B60CE2" w:rsidRDefault="00B60CE2" w:rsidP="00B60CE2">
      <w:pPr>
        <w:ind w:left="720" w:hanging="720"/>
        <w:rPr>
          <w:szCs w:val="20"/>
          <w:lang w:val="en-US"/>
        </w:rPr>
      </w:pPr>
      <w:r w:rsidRPr="00B60CE2">
        <w:rPr>
          <w:szCs w:val="20"/>
          <w:highlight w:val="green"/>
          <w:lang w:val="en-US"/>
        </w:rPr>
        <w:t>Agreement</w:t>
      </w:r>
      <w:r w:rsidRPr="00B60CE2">
        <w:rPr>
          <w:szCs w:val="20"/>
          <w:lang w:val="en-US"/>
        </w:rPr>
        <w:t>:</w:t>
      </w:r>
    </w:p>
    <w:p w14:paraId="2052ADC0" w14:textId="0FA0AEA5" w:rsidR="00B60CE2" w:rsidRPr="00B60CE2" w:rsidRDefault="00B60CE2" w:rsidP="00B60CE2">
      <w:pPr>
        <w:numPr>
          <w:ilvl w:val="0"/>
          <w:numId w:val="93"/>
        </w:numPr>
        <w:rPr>
          <w:lang w:eastAsia="zh-CN"/>
        </w:rPr>
      </w:pPr>
      <w:r w:rsidRPr="00B60CE2">
        <w:rPr>
          <w:lang w:eastAsia="zh-CN"/>
        </w:rPr>
        <w:t xml:space="preserve">The TP in </w:t>
      </w:r>
      <w:hyperlink r:id="rId1480" w:history="1">
        <w:r w:rsidR="000F2B08">
          <w:rPr>
            <w:rStyle w:val="Hyperlink"/>
            <w:lang w:eastAsia="zh-CN"/>
          </w:rPr>
          <w:t>R1-1807901</w:t>
        </w:r>
      </w:hyperlink>
      <w:r w:rsidRPr="00B60CE2">
        <w:rPr>
          <w:lang w:eastAsia="zh-CN"/>
        </w:rPr>
        <w:t xml:space="preserve"> is endorsed</w:t>
      </w:r>
    </w:p>
    <w:p w14:paraId="1EE06AF4" w14:textId="77777777" w:rsidR="00B60CE2" w:rsidRPr="00B60CE2" w:rsidRDefault="00B60CE2" w:rsidP="00B60CE2">
      <w:pPr>
        <w:ind w:left="720" w:hanging="720"/>
        <w:rPr>
          <w:szCs w:val="20"/>
        </w:rPr>
      </w:pPr>
    </w:p>
    <w:p w14:paraId="2273E211" w14:textId="77777777" w:rsidR="00B60CE2" w:rsidRPr="00B60CE2" w:rsidRDefault="00B60CE2" w:rsidP="00B60CE2">
      <w:pPr>
        <w:rPr>
          <w:lang w:val="en-US"/>
        </w:rPr>
      </w:pPr>
    </w:p>
    <w:p w14:paraId="153979EF" w14:textId="5138C036" w:rsidR="00312F2C" w:rsidRDefault="0058452E" w:rsidP="00312F2C">
      <w:hyperlink r:id="rId1481" w:history="1">
        <w:r w:rsidR="000F2B08">
          <w:rPr>
            <w:rStyle w:val="Hyperlink"/>
          </w:rPr>
          <w:t>R1-1807639</w:t>
        </w:r>
      </w:hyperlink>
      <w:r w:rsidR="00312F2C">
        <w:tab/>
        <w:t>Offline summary for AI 7.1.3.1.2 Search space for URLLC</w:t>
      </w:r>
      <w:r w:rsidR="00312F2C">
        <w:tab/>
        <w:t>NTT DOCOMO</w:t>
      </w:r>
    </w:p>
    <w:p w14:paraId="7C1B49EE" w14:textId="06C8A446" w:rsidR="00966D15" w:rsidRPr="00966D15" w:rsidRDefault="0058452E" w:rsidP="00312F2C">
      <w:pPr>
        <w:rPr>
          <w:lang w:eastAsia="x-none"/>
        </w:rPr>
      </w:pPr>
      <w:hyperlink r:id="rId1482" w:history="1">
        <w:r w:rsidR="000F2B08">
          <w:rPr>
            <w:rStyle w:val="Hyperlink"/>
            <w:lang w:eastAsia="x-none"/>
          </w:rPr>
          <w:t>R1-1805881</w:t>
        </w:r>
      </w:hyperlink>
      <w:r w:rsidR="00966D15" w:rsidRPr="00966D15">
        <w:rPr>
          <w:lang w:eastAsia="x-none"/>
        </w:rPr>
        <w:tab/>
        <w:t>Remaining issues on search space</w:t>
      </w:r>
      <w:r w:rsidR="00966D15" w:rsidRPr="00966D15">
        <w:rPr>
          <w:lang w:eastAsia="x-none"/>
        </w:rPr>
        <w:tab/>
        <w:t>Huawei, HiSilicon</w:t>
      </w:r>
    </w:p>
    <w:p w14:paraId="3DF01A62" w14:textId="1A4EF690" w:rsidR="00966D15" w:rsidRPr="00966D15" w:rsidRDefault="0058452E" w:rsidP="00966D15">
      <w:pPr>
        <w:ind w:left="720" w:hanging="720"/>
        <w:rPr>
          <w:lang w:eastAsia="x-none"/>
        </w:rPr>
      </w:pPr>
      <w:hyperlink r:id="rId1483" w:history="1">
        <w:r w:rsidR="000F2B08">
          <w:rPr>
            <w:rStyle w:val="Hyperlink"/>
            <w:lang w:eastAsia="x-none"/>
          </w:rPr>
          <w:t>R1-1806019</w:t>
        </w:r>
      </w:hyperlink>
      <w:r w:rsidR="00966D15" w:rsidRPr="00966D15">
        <w:rPr>
          <w:lang w:eastAsia="x-none"/>
        </w:rPr>
        <w:tab/>
        <w:t>Search Space Design for URLLC</w:t>
      </w:r>
      <w:r w:rsidR="00966D15" w:rsidRPr="00966D15">
        <w:rPr>
          <w:lang w:eastAsia="x-none"/>
        </w:rPr>
        <w:tab/>
        <w:t>Ericsson</w:t>
      </w:r>
    </w:p>
    <w:p w14:paraId="3F31033C" w14:textId="6A2DE635" w:rsidR="00966D15" w:rsidRPr="00966D15" w:rsidRDefault="0058452E" w:rsidP="00966D15">
      <w:pPr>
        <w:ind w:left="720" w:hanging="720"/>
        <w:rPr>
          <w:lang w:eastAsia="x-none"/>
        </w:rPr>
      </w:pPr>
      <w:hyperlink r:id="rId1484" w:history="1">
        <w:r w:rsidR="000F2B08">
          <w:rPr>
            <w:rStyle w:val="Hyperlink"/>
            <w:lang w:eastAsia="x-none"/>
          </w:rPr>
          <w:t>R1-1806056</w:t>
        </w:r>
      </w:hyperlink>
      <w:r w:rsidR="00966D15" w:rsidRPr="00966D15">
        <w:rPr>
          <w:lang w:eastAsia="x-none"/>
        </w:rPr>
        <w:tab/>
        <w:t>Remaining issues on Search Space</w:t>
      </w:r>
      <w:r w:rsidR="00966D15" w:rsidRPr="00966D15">
        <w:rPr>
          <w:lang w:eastAsia="x-none"/>
        </w:rPr>
        <w:tab/>
        <w:t>vivo</w:t>
      </w:r>
    </w:p>
    <w:p w14:paraId="5655E246" w14:textId="0A74B652" w:rsidR="00966D15" w:rsidRPr="00966D15" w:rsidRDefault="0058452E" w:rsidP="00966D15">
      <w:pPr>
        <w:ind w:left="720" w:hanging="720"/>
        <w:rPr>
          <w:lang w:eastAsia="x-none"/>
        </w:rPr>
      </w:pPr>
      <w:hyperlink r:id="rId1485" w:history="1">
        <w:r w:rsidR="000F2B08">
          <w:rPr>
            <w:rStyle w:val="Hyperlink"/>
            <w:lang w:eastAsia="x-none"/>
          </w:rPr>
          <w:t>R1-1806128</w:t>
        </w:r>
      </w:hyperlink>
      <w:r w:rsidR="00966D15" w:rsidRPr="00966D15">
        <w:rPr>
          <w:lang w:eastAsia="x-none"/>
        </w:rPr>
        <w:tab/>
        <w:t>Remaining issues on search space</w:t>
      </w:r>
      <w:r w:rsidR="00966D15" w:rsidRPr="00966D15">
        <w:rPr>
          <w:lang w:eastAsia="x-none"/>
        </w:rPr>
        <w:tab/>
        <w:t>ZTE</w:t>
      </w:r>
    </w:p>
    <w:p w14:paraId="37D66A3A" w14:textId="0B00AB94" w:rsidR="00966D15" w:rsidRPr="00966D15" w:rsidRDefault="0058452E" w:rsidP="00966D15">
      <w:pPr>
        <w:ind w:left="720" w:hanging="720"/>
        <w:rPr>
          <w:lang w:eastAsia="x-none"/>
        </w:rPr>
      </w:pPr>
      <w:hyperlink r:id="rId1486" w:history="1">
        <w:r w:rsidR="000F2B08">
          <w:rPr>
            <w:rStyle w:val="Hyperlink"/>
            <w:lang w:eastAsia="x-none"/>
          </w:rPr>
          <w:t>R1-1806142</w:t>
        </w:r>
      </w:hyperlink>
      <w:r w:rsidR="00966D15" w:rsidRPr="00966D15">
        <w:rPr>
          <w:lang w:eastAsia="x-none"/>
        </w:rPr>
        <w:tab/>
        <w:t>Remaining details on search space</w:t>
      </w:r>
      <w:r w:rsidR="00966D15" w:rsidRPr="00966D15">
        <w:rPr>
          <w:lang w:eastAsia="x-none"/>
        </w:rPr>
        <w:tab/>
        <w:t>Nokia, Nokia Shanghai Bell</w:t>
      </w:r>
    </w:p>
    <w:p w14:paraId="37B601E5" w14:textId="7AFD2D4E" w:rsidR="00966D15" w:rsidRPr="00966D15" w:rsidRDefault="0058452E" w:rsidP="00966D15">
      <w:pPr>
        <w:ind w:left="720" w:hanging="720"/>
        <w:rPr>
          <w:lang w:eastAsia="x-none"/>
        </w:rPr>
      </w:pPr>
      <w:hyperlink r:id="rId1487" w:history="1">
        <w:r w:rsidR="000F2B08">
          <w:rPr>
            <w:rStyle w:val="Hyperlink"/>
            <w:lang w:eastAsia="x-none"/>
          </w:rPr>
          <w:t>R1-1806289</w:t>
        </w:r>
      </w:hyperlink>
      <w:r w:rsidR="00966D15" w:rsidRPr="00966D15">
        <w:rPr>
          <w:lang w:eastAsia="x-none"/>
        </w:rPr>
        <w:tab/>
        <w:t>Remaining details of NR PDCCH search space</w:t>
      </w:r>
      <w:r w:rsidR="00966D15" w:rsidRPr="00966D15">
        <w:rPr>
          <w:lang w:eastAsia="x-none"/>
        </w:rPr>
        <w:tab/>
        <w:t>CATT</w:t>
      </w:r>
    </w:p>
    <w:p w14:paraId="5C738B53" w14:textId="15D6585E" w:rsidR="00966D15" w:rsidRPr="00966D15" w:rsidRDefault="0058452E" w:rsidP="00966D15">
      <w:pPr>
        <w:ind w:left="720" w:hanging="720"/>
        <w:rPr>
          <w:lang w:eastAsia="x-none"/>
        </w:rPr>
      </w:pPr>
      <w:hyperlink r:id="rId1488" w:history="1">
        <w:r w:rsidR="000F2B08">
          <w:rPr>
            <w:rStyle w:val="Hyperlink"/>
            <w:lang w:eastAsia="x-none"/>
          </w:rPr>
          <w:t>R1-1806550</w:t>
        </w:r>
      </w:hyperlink>
      <w:r w:rsidR="00966D15" w:rsidRPr="00966D15">
        <w:rPr>
          <w:lang w:eastAsia="x-none"/>
        </w:rPr>
        <w:tab/>
        <w:t>Remaining details on CORESET and search space</w:t>
      </w:r>
      <w:r w:rsidR="00966D15" w:rsidRPr="00966D15">
        <w:rPr>
          <w:lang w:eastAsia="x-none"/>
        </w:rPr>
        <w:tab/>
        <w:t>Intel Corporation</w:t>
      </w:r>
    </w:p>
    <w:p w14:paraId="57B4E6E3" w14:textId="21B9B107" w:rsidR="00966D15" w:rsidRPr="00966D15" w:rsidRDefault="0058452E" w:rsidP="00966D15">
      <w:pPr>
        <w:ind w:left="720" w:hanging="720"/>
        <w:rPr>
          <w:lang w:eastAsia="x-none"/>
        </w:rPr>
      </w:pPr>
      <w:hyperlink r:id="rId1489" w:history="1">
        <w:r w:rsidR="000F2B08">
          <w:rPr>
            <w:rStyle w:val="Hyperlink"/>
            <w:lang w:eastAsia="x-none"/>
          </w:rPr>
          <w:t>R1-1806616</w:t>
        </w:r>
      </w:hyperlink>
      <w:r w:rsidR="00966D15" w:rsidRPr="00966D15">
        <w:rPr>
          <w:lang w:eastAsia="x-none"/>
        </w:rPr>
        <w:tab/>
        <w:t>Remaining issues on search space</w:t>
      </w:r>
      <w:r w:rsidR="00966D15" w:rsidRPr="00966D15">
        <w:rPr>
          <w:lang w:eastAsia="x-none"/>
        </w:rPr>
        <w:tab/>
        <w:t>LG Electronics</w:t>
      </w:r>
    </w:p>
    <w:p w14:paraId="520A7658" w14:textId="2BAB3A85" w:rsidR="00966D15" w:rsidRPr="00966D15" w:rsidRDefault="0058452E" w:rsidP="00966D15">
      <w:pPr>
        <w:ind w:left="720" w:hanging="720"/>
        <w:rPr>
          <w:lang w:eastAsia="x-none"/>
        </w:rPr>
      </w:pPr>
      <w:hyperlink r:id="rId1490" w:history="1">
        <w:r w:rsidR="000F2B08">
          <w:rPr>
            <w:rStyle w:val="Hyperlink"/>
            <w:lang w:eastAsia="x-none"/>
          </w:rPr>
          <w:t>R1-1806655</w:t>
        </w:r>
      </w:hyperlink>
      <w:r w:rsidR="00966D15" w:rsidRPr="00966D15">
        <w:rPr>
          <w:lang w:eastAsia="x-none"/>
        </w:rPr>
        <w:tab/>
        <w:t>On the PDCCH limits on the number of CCEs for channel estimation and BDs for URLLC</w:t>
      </w:r>
      <w:r w:rsidR="00966D15" w:rsidRPr="00966D15">
        <w:rPr>
          <w:lang w:eastAsia="x-none"/>
        </w:rPr>
        <w:tab/>
        <w:t>Nokia, Nokia Shanghai Bell</w:t>
      </w:r>
    </w:p>
    <w:p w14:paraId="766AECAD" w14:textId="5F5CCA48" w:rsidR="00966D15" w:rsidRPr="00966D15" w:rsidRDefault="0058452E" w:rsidP="00966D15">
      <w:pPr>
        <w:ind w:left="720" w:hanging="720"/>
        <w:rPr>
          <w:lang w:eastAsia="x-none"/>
        </w:rPr>
      </w:pPr>
      <w:hyperlink r:id="rId1491" w:history="1">
        <w:r w:rsidR="000F2B08">
          <w:rPr>
            <w:rStyle w:val="Hyperlink"/>
            <w:lang w:eastAsia="x-none"/>
          </w:rPr>
          <w:t>R1-1806666</w:t>
        </w:r>
      </w:hyperlink>
      <w:r w:rsidR="00966D15" w:rsidRPr="00966D15">
        <w:rPr>
          <w:lang w:eastAsia="x-none"/>
        </w:rPr>
        <w:tab/>
        <w:t>Clarification on UE procedure for receiving OSI</w:t>
      </w:r>
      <w:r w:rsidR="00966D15" w:rsidRPr="00966D15">
        <w:rPr>
          <w:lang w:eastAsia="x-none"/>
        </w:rPr>
        <w:tab/>
        <w:t>ETRI</w:t>
      </w:r>
    </w:p>
    <w:p w14:paraId="7F069976" w14:textId="57297C52" w:rsidR="00966D15" w:rsidRPr="00966D15" w:rsidRDefault="0058452E" w:rsidP="00966D15">
      <w:pPr>
        <w:ind w:left="720" w:hanging="720"/>
        <w:rPr>
          <w:lang w:eastAsia="x-none"/>
        </w:rPr>
      </w:pPr>
      <w:hyperlink r:id="rId1492" w:history="1">
        <w:r w:rsidR="000F2B08">
          <w:rPr>
            <w:rStyle w:val="Hyperlink"/>
            <w:lang w:eastAsia="x-none"/>
          </w:rPr>
          <w:t>R1-1806729</w:t>
        </w:r>
      </w:hyperlink>
      <w:r w:rsidR="00966D15" w:rsidRPr="00966D15">
        <w:rPr>
          <w:lang w:eastAsia="x-none"/>
        </w:rPr>
        <w:tab/>
        <w:t>Corrections on Search Space Design</w:t>
      </w:r>
      <w:r w:rsidR="00966D15" w:rsidRPr="00966D15">
        <w:rPr>
          <w:lang w:eastAsia="x-none"/>
        </w:rPr>
        <w:tab/>
        <w:t>Samsung</w:t>
      </w:r>
    </w:p>
    <w:p w14:paraId="3B3A445F" w14:textId="5A381CB8" w:rsidR="00966D15" w:rsidRPr="00966D15" w:rsidRDefault="0058452E" w:rsidP="00966D15">
      <w:pPr>
        <w:ind w:left="720" w:hanging="720"/>
        <w:rPr>
          <w:lang w:eastAsia="x-none"/>
        </w:rPr>
      </w:pPr>
      <w:hyperlink r:id="rId1493" w:history="1">
        <w:r w:rsidR="000F2B08">
          <w:rPr>
            <w:rStyle w:val="Hyperlink"/>
            <w:lang w:eastAsia="x-none"/>
          </w:rPr>
          <w:t>R1-1806779</w:t>
        </w:r>
      </w:hyperlink>
      <w:r w:rsidR="00966D15" w:rsidRPr="00966D15">
        <w:rPr>
          <w:lang w:eastAsia="x-none"/>
        </w:rPr>
        <w:tab/>
        <w:t>Reamining issues on PDCCH search space</w:t>
      </w:r>
      <w:r w:rsidR="00966D15" w:rsidRPr="00966D15">
        <w:rPr>
          <w:lang w:eastAsia="x-none"/>
        </w:rPr>
        <w:tab/>
        <w:t>MediaTek Inc.</w:t>
      </w:r>
    </w:p>
    <w:p w14:paraId="455DB7C5" w14:textId="4FC1310C" w:rsidR="00966D15" w:rsidRPr="00966D15" w:rsidRDefault="0058452E" w:rsidP="00966D15">
      <w:pPr>
        <w:ind w:left="720" w:hanging="720"/>
        <w:rPr>
          <w:lang w:eastAsia="x-none"/>
        </w:rPr>
      </w:pPr>
      <w:hyperlink r:id="rId1494" w:history="1">
        <w:r w:rsidR="000F2B08">
          <w:rPr>
            <w:rStyle w:val="Hyperlink"/>
            <w:lang w:eastAsia="x-none"/>
          </w:rPr>
          <w:t>R1-1806879</w:t>
        </w:r>
      </w:hyperlink>
      <w:r w:rsidR="00966D15" w:rsidRPr="00966D15">
        <w:rPr>
          <w:lang w:eastAsia="x-none"/>
        </w:rPr>
        <w:tab/>
        <w:t>Channel estimation complexity and search space</w:t>
      </w:r>
      <w:r w:rsidR="00966D15" w:rsidRPr="00966D15">
        <w:rPr>
          <w:lang w:eastAsia="x-none"/>
        </w:rPr>
        <w:tab/>
        <w:t>Panasonic Corporation</w:t>
      </w:r>
    </w:p>
    <w:p w14:paraId="375FD071" w14:textId="5F9B9C30" w:rsidR="00966D15" w:rsidRPr="00966D15" w:rsidRDefault="0058452E" w:rsidP="00966D15">
      <w:pPr>
        <w:ind w:left="720" w:hanging="720"/>
        <w:rPr>
          <w:lang w:eastAsia="x-none"/>
        </w:rPr>
      </w:pPr>
      <w:hyperlink r:id="rId1495" w:history="1">
        <w:r w:rsidR="000F2B08">
          <w:rPr>
            <w:rStyle w:val="Hyperlink"/>
            <w:lang w:eastAsia="x-none"/>
          </w:rPr>
          <w:t>R1-1807016</w:t>
        </w:r>
      </w:hyperlink>
      <w:r w:rsidR="00966D15" w:rsidRPr="00966D15">
        <w:rPr>
          <w:lang w:eastAsia="x-none"/>
        </w:rPr>
        <w:tab/>
        <w:t xml:space="preserve">On remaining aspects of search space </w:t>
      </w:r>
      <w:r w:rsidR="00966D15" w:rsidRPr="00966D15">
        <w:rPr>
          <w:lang w:eastAsia="x-none"/>
        </w:rPr>
        <w:tab/>
        <w:t>InterDigital, Inc.</w:t>
      </w:r>
    </w:p>
    <w:p w14:paraId="71CC4AA7" w14:textId="63C54872" w:rsidR="00966D15" w:rsidRPr="00966D15" w:rsidRDefault="0058452E" w:rsidP="00966D15">
      <w:pPr>
        <w:ind w:left="720" w:hanging="720"/>
        <w:rPr>
          <w:lang w:eastAsia="x-none"/>
        </w:rPr>
      </w:pPr>
      <w:hyperlink r:id="rId1496" w:history="1">
        <w:r w:rsidR="000F2B08">
          <w:rPr>
            <w:rStyle w:val="Hyperlink"/>
            <w:lang w:eastAsia="x-none"/>
          </w:rPr>
          <w:t>R1-1807058</w:t>
        </w:r>
      </w:hyperlink>
      <w:r w:rsidR="00966D15" w:rsidRPr="00966D15">
        <w:rPr>
          <w:lang w:eastAsia="x-none"/>
        </w:rPr>
        <w:tab/>
        <w:t>Search space</w:t>
      </w:r>
      <w:r w:rsidR="00966D15" w:rsidRPr="00966D15">
        <w:rPr>
          <w:lang w:eastAsia="x-none"/>
        </w:rPr>
        <w:tab/>
        <w:t>NTT DOCOMO, INC.</w:t>
      </w:r>
    </w:p>
    <w:p w14:paraId="4558CD12" w14:textId="5D9A3117" w:rsidR="00966D15" w:rsidRPr="00966D15" w:rsidRDefault="0058452E" w:rsidP="00966D15">
      <w:pPr>
        <w:ind w:left="720" w:hanging="720"/>
        <w:rPr>
          <w:lang w:eastAsia="x-none"/>
        </w:rPr>
      </w:pPr>
      <w:hyperlink r:id="rId1497" w:history="1">
        <w:r w:rsidR="000F2B08">
          <w:rPr>
            <w:rStyle w:val="Hyperlink"/>
            <w:lang w:eastAsia="x-none"/>
          </w:rPr>
          <w:t>R1-1807059</w:t>
        </w:r>
      </w:hyperlink>
      <w:r w:rsidR="00966D15" w:rsidRPr="00966D15">
        <w:rPr>
          <w:lang w:eastAsia="x-none"/>
        </w:rPr>
        <w:tab/>
        <w:t>Search space for June drop URLLC</w:t>
      </w:r>
      <w:r w:rsidR="00966D15" w:rsidRPr="00966D15">
        <w:rPr>
          <w:lang w:eastAsia="x-none"/>
        </w:rPr>
        <w:tab/>
        <w:t>NTT DOCOMO, INC.</w:t>
      </w:r>
    </w:p>
    <w:p w14:paraId="7AC014A9" w14:textId="22F3EAFB" w:rsidR="00966D15" w:rsidRPr="00966D15" w:rsidRDefault="0058452E" w:rsidP="00966D15">
      <w:pPr>
        <w:ind w:left="720" w:hanging="720"/>
        <w:rPr>
          <w:lang w:eastAsia="x-none"/>
        </w:rPr>
      </w:pPr>
      <w:hyperlink r:id="rId1498" w:history="1">
        <w:r w:rsidR="000F2B08">
          <w:rPr>
            <w:rStyle w:val="Hyperlink"/>
            <w:lang w:eastAsia="x-none"/>
          </w:rPr>
          <w:t>R1-1807238</w:t>
        </w:r>
      </w:hyperlink>
      <w:r w:rsidR="00966D15" w:rsidRPr="00966D15">
        <w:rPr>
          <w:lang w:eastAsia="x-none"/>
        </w:rPr>
        <w:tab/>
        <w:t>Remaining details on search space</w:t>
      </w:r>
      <w:r w:rsidR="00966D15" w:rsidRPr="00966D15">
        <w:rPr>
          <w:lang w:eastAsia="x-none"/>
        </w:rPr>
        <w:tab/>
        <w:t>ASUSTEK COMPUTER (SHANGHAI)</w:t>
      </w:r>
    </w:p>
    <w:p w14:paraId="35E59187" w14:textId="651E105B" w:rsidR="00966D15" w:rsidRPr="00966D15" w:rsidRDefault="0058452E" w:rsidP="00966D15">
      <w:pPr>
        <w:ind w:left="720" w:hanging="720"/>
        <w:rPr>
          <w:lang w:eastAsia="x-none"/>
        </w:rPr>
      </w:pPr>
      <w:hyperlink r:id="rId1499" w:history="1">
        <w:r w:rsidR="000F2B08">
          <w:rPr>
            <w:rStyle w:val="Hyperlink"/>
            <w:lang w:eastAsia="x-none"/>
          </w:rPr>
          <w:t>R1-1807247</w:t>
        </w:r>
      </w:hyperlink>
      <w:r w:rsidR="00966D15" w:rsidRPr="00966D15">
        <w:rPr>
          <w:lang w:eastAsia="x-none"/>
        </w:rPr>
        <w:tab/>
        <w:t>Remaining issues of search space</w:t>
      </w:r>
      <w:r w:rsidR="00966D15" w:rsidRPr="00966D15">
        <w:rPr>
          <w:lang w:eastAsia="x-none"/>
        </w:rPr>
        <w:tab/>
        <w:t>Ericsson</w:t>
      </w:r>
    </w:p>
    <w:p w14:paraId="430CC4E1" w14:textId="0DEB8972" w:rsidR="00966D15" w:rsidRPr="00966D15" w:rsidRDefault="0058452E" w:rsidP="00966D15">
      <w:pPr>
        <w:ind w:left="720" w:hanging="720"/>
        <w:rPr>
          <w:lang w:eastAsia="x-none"/>
        </w:rPr>
      </w:pPr>
      <w:hyperlink r:id="rId1500" w:history="1">
        <w:r w:rsidR="000F2B08">
          <w:rPr>
            <w:rStyle w:val="Hyperlink"/>
            <w:lang w:eastAsia="x-none"/>
          </w:rPr>
          <w:t>R1-1807353</w:t>
        </w:r>
      </w:hyperlink>
      <w:r w:rsidR="00966D15" w:rsidRPr="00966D15">
        <w:rPr>
          <w:lang w:eastAsia="x-none"/>
        </w:rPr>
        <w:tab/>
        <w:t>Remaining issues on control resource set and search space</w:t>
      </w:r>
      <w:r w:rsidR="00966D15" w:rsidRPr="00966D15">
        <w:rPr>
          <w:lang w:eastAsia="x-none"/>
        </w:rPr>
        <w:tab/>
        <w:t>Qualcomm Incorporated</w:t>
      </w:r>
    </w:p>
    <w:p w14:paraId="5BE9C799" w14:textId="16223BC7" w:rsidR="00966D15" w:rsidRDefault="00966D15" w:rsidP="00312F2C">
      <w:pPr>
        <w:pStyle w:val="Heading5"/>
      </w:pPr>
      <w:bookmarkStart w:id="703" w:name="_Toc516232625"/>
      <w:r w:rsidRPr="00966D15">
        <w:t>Group-common PDCCH</w:t>
      </w:r>
      <w:bookmarkEnd w:id="703"/>
    </w:p>
    <w:p w14:paraId="3A5C0554" w14:textId="0CD3C86E" w:rsidR="00087CA2" w:rsidRPr="00087CA2" w:rsidRDefault="00087CA2" w:rsidP="00087CA2">
      <w:r>
        <w:t xml:space="preserve">Revision of </w:t>
      </w:r>
      <w:hyperlink r:id="rId1501" w:history="1">
        <w:r w:rsidR="000F2B08">
          <w:rPr>
            <w:rStyle w:val="Hyperlink"/>
          </w:rPr>
          <w:t>R1-1806777</w:t>
        </w:r>
      </w:hyperlink>
      <w:r>
        <w:t xml:space="preserve"> in:</w:t>
      </w:r>
    </w:p>
    <w:p w14:paraId="12ADF892" w14:textId="7E8603BF" w:rsidR="00087CA2" w:rsidRPr="00087CA2" w:rsidRDefault="0058452E" w:rsidP="00087CA2">
      <w:pPr>
        <w:rPr>
          <w:b/>
        </w:rPr>
      </w:pPr>
      <w:hyperlink r:id="rId1502" w:history="1">
        <w:r w:rsidR="000F2B08">
          <w:rPr>
            <w:rStyle w:val="Hyperlink"/>
            <w:b/>
          </w:rPr>
          <w:t>R1-1807674</w:t>
        </w:r>
      </w:hyperlink>
      <w:r w:rsidR="00087CA2" w:rsidRPr="00087CA2">
        <w:rPr>
          <w:b/>
        </w:rPr>
        <w:tab/>
        <w:t>[Draft] Reply LS on subcarrier spacing for BWPs and TDD configurations</w:t>
      </w:r>
      <w:r w:rsidR="00087CA2" w:rsidRPr="00087CA2">
        <w:rPr>
          <w:b/>
        </w:rPr>
        <w:tab/>
        <w:t>Med</w:t>
      </w:r>
      <w:r w:rsidR="00087CA2">
        <w:rPr>
          <w:b/>
        </w:rPr>
        <w:t>iaTek</w:t>
      </w:r>
    </w:p>
    <w:p w14:paraId="3725C504" w14:textId="57C9647C" w:rsidR="00087CA2" w:rsidRPr="00087CA2" w:rsidRDefault="00087CA2" w:rsidP="00087CA2">
      <w:r>
        <w:t xml:space="preserve">Decision: The document </w:t>
      </w:r>
      <w:r w:rsidRPr="00087CA2">
        <w:t xml:space="preserve">is </w:t>
      </w:r>
      <w:r w:rsidRPr="00087CA2">
        <w:rPr>
          <w:highlight w:val="green"/>
        </w:rPr>
        <w:t>endorsed</w:t>
      </w:r>
      <w:r w:rsidRPr="00087CA2">
        <w:t xml:space="preserve">. </w:t>
      </w:r>
      <w:r>
        <w:t>F</w:t>
      </w:r>
      <w:r w:rsidRPr="00087CA2">
        <w:t>inal LS is</w:t>
      </w:r>
      <w:r>
        <w:t xml:space="preserve"> </w:t>
      </w:r>
      <w:r w:rsidRPr="00087CA2">
        <w:rPr>
          <w:highlight w:val="green"/>
        </w:rPr>
        <w:t xml:space="preserve">approved in </w:t>
      </w:r>
      <w:hyperlink r:id="rId1503" w:history="1">
        <w:r w:rsidR="000F2B08">
          <w:rPr>
            <w:rStyle w:val="Hyperlink"/>
            <w:highlight w:val="green"/>
          </w:rPr>
          <w:t>R1-1807676</w:t>
        </w:r>
      </w:hyperlink>
      <w:r>
        <w:t>.</w:t>
      </w:r>
    </w:p>
    <w:p w14:paraId="7F745C7D" w14:textId="54C50827" w:rsidR="00F45255" w:rsidRDefault="00F45255" w:rsidP="00F45255"/>
    <w:p w14:paraId="25D69058" w14:textId="624A2558" w:rsidR="0021342E" w:rsidRPr="0021342E" w:rsidRDefault="0021342E" w:rsidP="00F45255">
      <w:pPr>
        <w:rPr>
          <w:b/>
        </w:rPr>
      </w:pPr>
      <w:r w:rsidRPr="0021342E">
        <w:rPr>
          <w:b/>
        </w:rPr>
        <w:t>From Tuesday'offline</w:t>
      </w:r>
    </w:p>
    <w:p w14:paraId="51878BE4" w14:textId="566B7474" w:rsidR="0021342E" w:rsidRDefault="0021342E" w:rsidP="00F45255"/>
    <w:p w14:paraId="4C3FD669" w14:textId="77777777" w:rsidR="0021342E" w:rsidRPr="0021342E" w:rsidRDefault="0021342E" w:rsidP="0021342E">
      <w:pPr>
        <w:ind w:left="720" w:hanging="720"/>
        <w:rPr>
          <w:b/>
          <w:szCs w:val="20"/>
          <w:lang w:eastAsia="x-none"/>
        </w:rPr>
      </w:pPr>
      <w:r w:rsidRPr="0021342E">
        <w:rPr>
          <w:szCs w:val="20"/>
          <w:highlight w:val="green"/>
          <w:lang w:eastAsia="x-none"/>
        </w:rPr>
        <w:t>Agreements</w:t>
      </w:r>
      <w:r w:rsidRPr="0021342E">
        <w:rPr>
          <w:b/>
          <w:szCs w:val="20"/>
          <w:lang w:eastAsia="x-none"/>
        </w:rPr>
        <w:t>:</w:t>
      </w:r>
    </w:p>
    <w:p w14:paraId="48114D8A" w14:textId="77777777" w:rsidR="0021342E" w:rsidRPr="0021342E" w:rsidRDefault="0021342E" w:rsidP="00613418">
      <w:pPr>
        <w:pStyle w:val="ListParagraph"/>
        <w:numPr>
          <w:ilvl w:val="0"/>
          <w:numId w:val="65"/>
        </w:numPr>
      </w:pPr>
      <w:r w:rsidRPr="0021342E">
        <w:t>When a configured SFI monitoring is cancelled under the condition that the symbols are indicated to be UL or flexible by an earlier SFI</w:t>
      </w:r>
    </w:p>
    <w:p w14:paraId="5AD88757" w14:textId="77777777" w:rsidR="0021342E" w:rsidRPr="0021342E" w:rsidRDefault="0021342E" w:rsidP="00613418">
      <w:pPr>
        <w:pStyle w:val="ListParagraph"/>
        <w:numPr>
          <w:ilvl w:val="1"/>
          <w:numId w:val="65"/>
        </w:numPr>
        <w:rPr>
          <w:lang w:eastAsia="x-none"/>
        </w:rPr>
      </w:pPr>
      <w:r w:rsidRPr="0021342E">
        <w:rPr>
          <w:lang w:eastAsia="x-none"/>
        </w:rPr>
        <w:t>(Follow earlier agreement on configure DCI format 2_0 not detected) For the slots till the next configured DCI format 2_0 monitoring occasion with slot format not provided by earlier SFI, PDCCH monitoring is performed but  the UE will cancel RRC configured transmission, and assume RRC configured DL transmission is not transmitted, during semi-static configured flexible symbols</w:t>
      </w:r>
    </w:p>
    <w:p w14:paraId="3FCCF723" w14:textId="77777777" w:rsidR="0021342E" w:rsidRPr="0021342E" w:rsidRDefault="0021342E" w:rsidP="00613418">
      <w:pPr>
        <w:pStyle w:val="ListParagraph"/>
        <w:numPr>
          <w:ilvl w:val="2"/>
          <w:numId w:val="65"/>
        </w:numPr>
        <w:rPr>
          <w:lang w:eastAsia="x-none"/>
        </w:rPr>
      </w:pPr>
      <w:r w:rsidRPr="0021342E">
        <w:rPr>
          <w:lang w:eastAsia="x-none"/>
        </w:rPr>
        <w:t>Spec change may not be needed</w:t>
      </w:r>
    </w:p>
    <w:p w14:paraId="3531CE16" w14:textId="77777777" w:rsidR="0021342E" w:rsidRPr="0021342E" w:rsidRDefault="0021342E" w:rsidP="00613418">
      <w:pPr>
        <w:pStyle w:val="ListParagraph"/>
        <w:numPr>
          <w:ilvl w:val="0"/>
          <w:numId w:val="65"/>
        </w:numPr>
        <w:rPr>
          <w:lang w:eastAsia="x-none"/>
        </w:rPr>
      </w:pPr>
      <w:r w:rsidRPr="0021342E">
        <w:rPr>
          <w:lang w:eastAsia="x-none"/>
        </w:rPr>
        <w:t>If GC-PDCCH monitoring is skipped due to DRX (treat this the same as if the configured GC-PDCCH monitoring is not detected)</w:t>
      </w:r>
    </w:p>
    <w:p w14:paraId="52BBE9B3" w14:textId="77777777" w:rsidR="0021342E" w:rsidRPr="0021342E" w:rsidRDefault="0021342E" w:rsidP="00613418">
      <w:pPr>
        <w:pStyle w:val="ListParagraph"/>
        <w:numPr>
          <w:ilvl w:val="1"/>
          <w:numId w:val="65"/>
        </w:numPr>
        <w:rPr>
          <w:lang w:eastAsia="x-none"/>
        </w:rPr>
      </w:pPr>
      <w:r w:rsidRPr="0021342E">
        <w:rPr>
          <w:lang w:eastAsia="x-none"/>
        </w:rPr>
        <w:t>(Follow earlier agreement on configure DCI format 2_0 not detected) For the slots in the DRX ON cycle before the next configured DCI format 2_0 monitoring occasion, PDCCH monitoring is performed but  the UE will cancel RRC configured transmission, and assume RRC configured DL transmission is not transmitted, during semi-static configured flexible symbols</w:t>
      </w:r>
    </w:p>
    <w:p w14:paraId="0E014B5A" w14:textId="77777777" w:rsidR="0021342E" w:rsidRPr="0021342E" w:rsidRDefault="0021342E" w:rsidP="00613418">
      <w:pPr>
        <w:pStyle w:val="ListParagraph"/>
        <w:numPr>
          <w:ilvl w:val="2"/>
          <w:numId w:val="65"/>
        </w:numPr>
        <w:rPr>
          <w:lang w:eastAsia="x-none"/>
        </w:rPr>
      </w:pPr>
      <w:r w:rsidRPr="0021342E">
        <w:rPr>
          <w:lang w:eastAsia="x-none"/>
        </w:rPr>
        <w:t>Spec change may not be needed</w:t>
      </w:r>
    </w:p>
    <w:p w14:paraId="14A0A813" w14:textId="77777777" w:rsidR="0021342E" w:rsidRDefault="0021342E" w:rsidP="0021342E">
      <w:pPr>
        <w:rPr>
          <w:highlight w:val="green"/>
          <w:lang w:eastAsia="x-none"/>
        </w:rPr>
      </w:pPr>
    </w:p>
    <w:p w14:paraId="62B46E92" w14:textId="17197EF2" w:rsidR="0021342E" w:rsidRPr="0021342E" w:rsidRDefault="0021342E" w:rsidP="0021342E">
      <w:pPr>
        <w:rPr>
          <w:b/>
          <w:lang w:eastAsia="x-none"/>
        </w:rPr>
      </w:pPr>
      <w:r w:rsidRPr="0021342E">
        <w:rPr>
          <w:highlight w:val="green"/>
          <w:lang w:eastAsia="x-none"/>
        </w:rPr>
        <w:t>Agreement</w:t>
      </w:r>
      <w:r w:rsidRPr="0021342E">
        <w:rPr>
          <w:b/>
          <w:lang w:eastAsia="x-none"/>
        </w:rPr>
        <w:t>:</w:t>
      </w:r>
    </w:p>
    <w:p w14:paraId="3F02BDB1" w14:textId="77777777" w:rsidR="0021342E" w:rsidRPr="0021342E" w:rsidRDefault="0021342E" w:rsidP="00613418">
      <w:pPr>
        <w:pStyle w:val="ListParagraph"/>
        <w:numPr>
          <w:ilvl w:val="0"/>
          <w:numId w:val="94"/>
        </w:numPr>
      </w:pPr>
      <w:r w:rsidRPr="0021342E">
        <w:t>If the SFI monitored in one cell is used to cancel an UE-specific RRC configured UL transmission in another BWP in another cell, the N2 for the cancellation timeline is with respect to the SCS the SFI is monitored with.</w:t>
      </w:r>
    </w:p>
    <w:p w14:paraId="6734034B" w14:textId="77777777" w:rsidR="0021342E" w:rsidRPr="0021342E" w:rsidRDefault="0021342E" w:rsidP="0021342E">
      <w:pPr>
        <w:rPr>
          <w:highlight w:val="green"/>
          <w:lang w:eastAsia="x-none"/>
        </w:rPr>
      </w:pPr>
    </w:p>
    <w:p w14:paraId="516F45D6" w14:textId="77777777" w:rsidR="0021342E" w:rsidRPr="0021342E" w:rsidRDefault="0021342E" w:rsidP="0021342E">
      <w:pPr>
        <w:rPr>
          <w:b/>
          <w:lang w:eastAsia="x-none"/>
        </w:rPr>
      </w:pPr>
      <w:r w:rsidRPr="0021342E">
        <w:rPr>
          <w:highlight w:val="green"/>
          <w:lang w:eastAsia="x-none"/>
        </w:rPr>
        <w:t>Agreements</w:t>
      </w:r>
      <w:r w:rsidRPr="0021342E">
        <w:rPr>
          <w:b/>
          <w:lang w:eastAsia="x-none"/>
        </w:rPr>
        <w:t>:</w:t>
      </w:r>
    </w:p>
    <w:p w14:paraId="34D70AAB" w14:textId="77777777" w:rsidR="0021342E" w:rsidRPr="0021342E" w:rsidRDefault="0021342E" w:rsidP="00613418">
      <w:pPr>
        <w:pStyle w:val="ListParagraph"/>
        <w:numPr>
          <w:ilvl w:val="0"/>
          <w:numId w:val="94"/>
        </w:numPr>
        <w:rPr>
          <w:lang w:eastAsia="x-none"/>
        </w:rPr>
      </w:pPr>
      <w:r w:rsidRPr="0021342E">
        <w:rPr>
          <w:lang w:eastAsia="x-none"/>
        </w:rPr>
        <w:t>Confirm the working assumption on slot format 55. (Already captured in spec)</w:t>
      </w:r>
    </w:p>
    <w:p w14:paraId="38C1197D" w14:textId="77777777" w:rsidR="0021342E" w:rsidRPr="0021342E" w:rsidRDefault="0021342E" w:rsidP="00613418">
      <w:pPr>
        <w:pStyle w:val="ListParagraph"/>
        <w:numPr>
          <w:ilvl w:val="0"/>
          <w:numId w:val="94"/>
        </w:numPr>
        <w:rPr>
          <w:lang w:eastAsia="x-none"/>
        </w:rPr>
      </w:pPr>
      <w:r w:rsidRPr="0021342E">
        <w:rPr>
          <w:lang w:eastAsia="x-none"/>
        </w:rPr>
        <w:t>On slot format indication for ECP, reuse the slot format indication for NCP, and determine the direction of an ECP symbol using the indicated direction of (partially) overlapping NCP symbols</w:t>
      </w:r>
    </w:p>
    <w:p w14:paraId="62FBA24E" w14:textId="77777777" w:rsidR="0021342E" w:rsidRPr="0021342E" w:rsidRDefault="0021342E" w:rsidP="00613418">
      <w:pPr>
        <w:pStyle w:val="ListParagraph"/>
        <w:numPr>
          <w:ilvl w:val="1"/>
          <w:numId w:val="94"/>
        </w:numPr>
        <w:rPr>
          <w:lang w:eastAsia="x-none"/>
        </w:rPr>
      </w:pPr>
      <w:r w:rsidRPr="0021342E">
        <w:rPr>
          <w:lang w:eastAsia="x-none"/>
        </w:rPr>
        <w:t>If one of the (partially) overlapping NCP symbol is D, and the other (partially) overlapping NCP symbol is U, the ECP symbol will be X</w:t>
      </w:r>
    </w:p>
    <w:p w14:paraId="735F745B" w14:textId="613E44B5" w:rsidR="0021342E" w:rsidRDefault="0021342E" w:rsidP="00F45255"/>
    <w:p w14:paraId="0EA87CC4" w14:textId="323AAFE0" w:rsidR="00834D3A" w:rsidRPr="00834D3A" w:rsidRDefault="00834D3A" w:rsidP="00834D3A">
      <w:pPr>
        <w:rPr>
          <w:b/>
        </w:rPr>
      </w:pPr>
      <w:r w:rsidRPr="00834D3A">
        <w:rPr>
          <w:b/>
        </w:rPr>
        <w:t>Thursday</w:t>
      </w:r>
    </w:p>
    <w:p w14:paraId="2CDEB713" w14:textId="1AE20EF1" w:rsidR="00834D3A" w:rsidRPr="00834D3A" w:rsidRDefault="0058452E" w:rsidP="00834D3A">
      <w:pPr>
        <w:rPr>
          <w:b/>
        </w:rPr>
      </w:pPr>
      <w:hyperlink r:id="rId1504" w:history="1">
        <w:r w:rsidR="000F2B08">
          <w:rPr>
            <w:rStyle w:val="Hyperlink"/>
            <w:b/>
          </w:rPr>
          <w:t>R1-1807812</w:t>
        </w:r>
      </w:hyperlink>
      <w:r w:rsidR="00834D3A" w:rsidRPr="00834D3A">
        <w:rPr>
          <w:b/>
        </w:rPr>
        <w:tab/>
        <w:t>Summary of offline discussion on SFI</w:t>
      </w:r>
      <w:r w:rsidR="00834D3A" w:rsidRPr="00834D3A">
        <w:rPr>
          <w:b/>
        </w:rPr>
        <w:tab/>
        <w:t>Qualcomm</w:t>
      </w:r>
    </w:p>
    <w:p w14:paraId="4C2214FE" w14:textId="77777777" w:rsidR="00834D3A" w:rsidRDefault="00834D3A" w:rsidP="00834D3A">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3D386E40" w14:textId="6D9EDEA5" w:rsidR="00834D3A" w:rsidRDefault="00834D3A" w:rsidP="00834D3A"/>
    <w:p w14:paraId="2148462D" w14:textId="7247E0CB" w:rsidR="00244CEB" w:rsidRPr="00244CEB" w:rsidRDefault="00244CEB" w:rsidP="00244CEB">
      <w:pPr>
        <w:ind w:left="720" w:hanging="720"/>
        <w:rPr>
          <w:b/>
          <w:szCs w:val="20"/>
          <w:lang w:eastAsia="x-none"/>
        </w:rPr>
      </w:pPr>
      <w:r w:rsidRPr="00244CEB">
        <w:rPr>
          <w:szCs w:val="20"/>
          <w:highlight w:val="green"/>
          <w:lang w:eastAsia="x-none"/>
        </w:rPr>
        <w:t>Agreement</w:t>
      </w:r>
      <w:r w:rsidRPr="00244CEB">
        <w:rPr>
          <w:b/>
          <w:szCs w:val="20"/>
          <w:lang w:eastAsia="x-none"/>
        </w:rPr>
        <w:t>:</w:t>
      </w:r>
    </w:p>
    <w:p w14:paraId="6CB8EBBC" w14:textId="77777777" w:rsidR="00244CEB" w:rsidRPr="00244CEB" w:rsidRDefault="00244CEB" w:rsidP="00036580">
      <w:pPr>
        <w:pStyle w:val="ListParagraph"/>
        <w:numPr>
          <w:ilvl w:val="0"/>
          <w:numId w:val="170"/>
        </w:numPr>
      </w:pPr>
      <w:r w:rsidRPr="00244CEB">
        <w:t>When configure the UE-specific SFI table, each entry at least explicitly specifies the slot formats for the slots equals to the configured SFI monitoring periodicity.</w:t>
      </w:r>
    </w:p>
    <w:p w14:paraId="4B63D53B" w14:textId="70638314" w:rsidR="00244CEB" w:rsidRPr="00244CEB" w:rsidRDefault="00244CEB" w:rsidP="00244CEB">
      <w:pPr>
        <w:ind w:left="720" w:hanging="720"/>
        <w:rPr>
          <w:b/>
          <w:szCs w:val="20"/>
          <w:lang w:eastAsia="x-none"/>
        </w:rPr>
      </w:pPr>
      <w:r w:rsidRPr="00244CEB">
        <w:rPr>
          <w:szCs w:val="20"/>
          <w:highlight w:val="green"/>
          <w:lang w:eastAsia="x-none"/>
        </w:rPr>
        <w:t>A</w:t>
      </w:r>
      <w:r>
        <w:rPr>
          <w:szCs w:val="20"/>
          <w:highlight w:val="green"/>
          <w:lang w:eastAsia="x-none"/>
        </w:rPr>
        <w:t>greement</w:t>
      </w:r>
      <w:r w:rsidRPr="00244CEB">
        <w:rPr>
          <w:b/>
          <w:szCs w:val="20"/>
          <w:lang w:eastAsia="x-none"/>
        </w:rPr>
        <w:t>:</w:t>
      </w:r>
    </w:p>
    <w:p w14:paraId="4FF822D5" w14:textId="15E89C07" w:rsidR="00244CEB" w:rsidRPr="00244CEB" w:rsidRDefault="00244CEB" w:rsidP="00036580">
      <w:pPr>
        <w:pStyle w:val="ListParagraph"/>
        <w:numPr>
          <w:ilvl w:val="0"/>
          <w:numId w:val="170"/>
        </w:numPr>
      </w:pPr>
      <w:r w:rsidRPr="00244CEB">
        <w:t>For Rel.15, on semi-static flexible symbol in a TDD cell, UE does not expect simultaneous RRC configurated DL reception and RRC configured UL transmission in the same symbol</w:t>
      </w:r>
      <w:r>
        <w:t>.</w:t>
      </w:r>
    </w:p>
    <w:p w14:paraId="7D5D1C84" w14:textId="77777777" w:rsidR="00244CEB" w:rsidRPr="00244CEB" w:rsidRDefault="00244CEB" w:rsidP="00244CEB">
      <w:pPr>
        <w:ind w:left="720" w:hanging="720"/>
        <w:rPr>
          <w:b/>
          <w:lang w:eastAsia="x-none"/>
        </w:rPr>
      </w:pPr>
    </w:p>
    <w:p w14:paraId="781BFDAB" w14:textId="77777777" w:rsidR="00244CEB" w:rsidRPr="00244CEB" w:rsidRDefault="00244CEB" w:rsidP="00244CEB">
      <w:pPr>
        <w:ind w:left="720" w:hanging="720"/>
        <w:rPr>
          <w:b/>
          <w:szCs w:val="20"/>
          <w:lang w:eastAsia="x-none"/>
        </w:rPr>
      </w:pPr>
      <w:r w:rsidRPr="00244CEB">
        <w:rPr>
          <w:b/>
          <w:szCs w:val="20"/>
          <w:u w:val="single"/>
          <w:lang w:eastAsia="x-none"/>
        </w:rPr>
        <w:lastRenderedPageBreak/>
        <w:t>Conclusion</w:t>
      </w:r>
      <w:r w:rsidRPr="00244CEB">
        <w:rPr>
          <w:b/>
          <w:szCs w:val="20"/>
          <w:lang w:eastAsia="x-none"/>
        </w:rPr>
        <w:t>:</w:t>
      </w:r>
    </w:p>
    <w:p w14:paraId="64DF83ED" w14:textId="77777777" w:rsidR="00244CEB" w:rsidRPr="00244CEB" w:rsidRDefault="00244CEB" w:rsidP="00036580">
      <w:pPr>
        <w:pStyle w:val="ListParagraph"/>
        <w:numPr>
          <w:ilvl w:val="0"/>
          <w:numId w:val="170"/>
        </w:numPr>
      </w:pPr>
      <w:r w:rsidRPr="00244CEB">
        <w:t>For the previous agreement “For a slot covered by multiple SFIs transmitted at different slots, the UE does not expect to receive different slot format indicated by different SFIs”, this include the case 255 is used for the slot format as well.</w:t>
      </w:r>
    </w:p>
    <w:p w14:paraId="6DD51035" w14:textId="6C8627E4" w:rsidR="00244CEB" w:rsidRPr="00244CEB" w:rsidRDefault="00244CEB" w:rsidP="00244CEB">
      <w:pPr>
        <w:ind w:left="720" w:hanging="720"/>
        <w:rPr>
          <w:b/>
          <w:szCs w:val="20"/>
          <w:lang w:eastAsia="x-none"/>
        </w:rPr>
      </w:pPr>
      <w:r w:rsidRPr="00244CEB">
        <w:rPr>
          <w:szCs w:val="20"/>
          <w:highlight w:val="green"/>
          <w:lang w:eastAsia="x-none"/>
        </w:rPr>
        <w:t>Agreement</w:t>
      </w:r>
      <w:r w:rsidRPr="00244CEB">
        <w:rPr>
          <w:b/>
          <w:szCs w:val="20"/>
          <w:lang w:eastAsia="x-none"/>
        </w:rPr>
        <w:t>:</w:t>
      </w:r>
    </w:p>
    <w:p w14:paraId="21DBBDC9" w14:textId="1C375851" w:rsidR="00244CEB" w:rsidRPr="00244CEB" w:rsidRDefault="00244CEB" w:rsidP="00036580">
      <w:pPr>
        <w:pStyle w:val="ListParagraph"/>
        <w:numPr>
          <w:ilvl w:val="0"/>
          <w:numId w:val="170"/>
        </w:numPr>
      </w:pPr>
      <w:r w:rsidRPr="00244CEB">
        <w:t>For the previous agreement on “RRC configured DL reception and RRC configured UL transmission cancellation based on miss-detection of configured DCI format 2_0 monitoring” only applies for slots when their slot formats are not indicated by any other detected DCI format 2_0</w:t>
      </w:r>
      <w:r>
        <w:t>.</w:t>
      </w:r>
    </w:p>
    <w:p w14:paraId="02D057D5" w14:textId="2327904F" w:rsidR="00244CEB" w:rsidRDefault="00244CEB" w:rsidP="00834D3A"/>
    <w:p w14:paraId="3FD7D9CD" w14:textId="77777777" w:rsidR="00244CEB" w:rsidRDefault="00244CEB" w:rsidP="00834D3A"/>
    <w:p w14:paraId="7AB67CC8" w14:textId="0DC5AB6F" w:rsidR="00834D3A" w:rsidRPr="00834D3A" w:rsidRDefault="0058452E" w:rsidP="00834D3A">
      <w:pPr>
        <w:rPr>
          <w:b/>
        </w:rPr>
      </w:pPr>
      <w:hyperlink r:id="rId1505" w:history="1">
        <w:r w:rsidR="000F2B08">
          <w:rPr>
            <w:rStyle w:val="Hyperlink"/>
            <w:b/>
            <w:highlight w:val="green"/>
          </w:rPr>
          <w:t>R1-1807813</w:t>
        </w:r>
      </w:hyperlink>
      <w:r w:rsidR="00834D3A" w:rsidRPr="00834D3A">
        <w:rPr>
          <w:b/>
        </w:rPr>
        <w:tab/>
        <w:t>TP for 38.213 for SFI</w:t>
      </w:r>
      <w:r w:rsidR="00834D3A" w:rsidRPr="00834D3A">
        <w:rPr>
          <w:b/>
        </w:rPr>
        <w:tab/>
        <w:t>Qualcomm</w:t>
      </w:r>
    </w:p>
    <w:p w14:paraId="2DDFCB5A" w14:textId="2185C59F" w:rsidR="00834D3A" w:rsidRDefault="00834D3A" w:rsidP="00834D3A">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TPs are endorsed.</w:t>
      </w:r>
    </w:p>
    <w:p w14:paraId="56D99C85" w14:textId="77777777" w:rsidR="00834D3A" w:rsidRDefault="00834D3A" w:rsidP="00834D3A"/>
    <w:p w14:paraId="1938FBC6" w14:textId="77777777" w:rsidR="00834D3A" w:rsidRPr="00F45255" w:rsidRDefault="00834D3A" w:rsidP="00834D3A"/>
    <w:p w14:paraId="329B2CF2" w14:textId="436ABA02" w:rsidR="00966D15" w:rsidRPr="00966D15" w:rsidRDefault="0058452E" w:rsidP="00966D15">
      <w:pPr>
        <w:ind w:left="720" w:hanging="720"/>
        <w:rPr>
          <w:lang w:eastAsia="x-none"/>
        </w:rPr>
      </w:pPr>
      <w:hyperlink r:id="rId1506" w:history="1">
        <w:r w:rsidR="000F2B08">
          <w:rPr>
            <w:rStyle w:val="Hyperlink"/>
            <w:lang w:eastAsia="x-none"/>
          </w:rPr>
          <w:t>R1-1805883</w:t>
        </w:r>
      </w:hyperlink>
      <w:r w:rsidR="00966D15" w:rsidRPr="00966D15">
        <w:rPr>
          <w:lang w:eastAsia="x-none"/>
        </w:rPr>
        <w:tab/>
        <w:t>Remaining issues on group-common PDCCH</w:t>
      </w:r>
      <w:r w:rsidR="00966D15" w:rsidRPr="00966D15">
        <w:rPr>
          <w:lang w:eastAsia="x-none"/>
        </w:rPr>
        <w:tab/>
        <w:t>Huawei, HiSilicon</w:t>
      </w:r>
    </w:p>
    <w:p w14:paraId="06181D21" w14:textId="17F223F8" w:rsidR="00966D15" w:rsidRPr="00966D15" w:rsidRDefault="0058452E" w:rsidP="00966D15">
      <w:pPr>
        <w:ind w:left="720" w:hanging="720"/>
        <w:rPr>
          <w:lang w:eastAsia="x-none"/>
        </w:rPr>
      </w:pPr>
      <w:hyperlink r:id="rId1507" w:history="1">
        <w:r w:rsidR="000F2B08">
          <w:rPr>
            <w:rStyle w:val="Hyperlink"/>
            <w:lang w:eastAsia="x-none"/>
          </w:rPr>
          <w:t>R1-1806057</w:t>
        </w:r>
      </w:hyperlink>
      <w:r w:rsidR="00966D15" w:rsidRPr="00966D15">
        <w:rPr>
          <w:lang w:eastAsia="x-none"/>
        </w:rPr>
        <w:tab/>
        <w:t>Remaining issues on SFI</w:t>
      </w:r>
      <w:r w:rsidR="00966D15" w:rsidRPr="00966D15">
        <w:rPr>
          <w:lang w:eastAsia="x-none"/>
        </w:rPr>
        <w:tab/>
        <w:t>vivo</w:t>
      </w:r>
    </w:p>
    <w:p w14:paraId="66222CF7" w14:textId="4D4CA72F" w:rsidR="00966D15" w:rsidRPr="00966D15" w:rsidRDefault="0058452E" w:rsidP="00966D15">
      <w:pPr>
        <w:ind w:left="720" w:hanging="720"/>
        <w:rPr>
          <w:lang w:eastAsia="x-none"/>
        </w:rPr>
      </w:pPr>
      <w:hyperlink r:id="rId1508" w:history="1">
        <w:r w:rsidR="000F2B08">
          <w:rPr>
            <w:rStyle w:val="Hyperlink"/>
            <w:lang w:eastAsia="x-none"/>
          </w:rPr>
          <w:t>R1-1806129</w:t>
        </w:r>
      </w:hyperlink>
      <w:r w:rsidR="00966D15" w:rsidRPr="00966D15">
        <w:rPr>
          <w:lang w:eastAsia="x-none"/>
        </w:rPr>
        <w:tab/>
        <w:t>Remaining issues for slot format</w:t>
      </w:r>
      <w:r w:rsidR="00966D15" w:rsidRPr="00966D15">
        <w:rPr>
          <w:lang w:eastAsia="x-none"/>
        </w:rPr>
        <w:tab/>
        <w:t>ZTE</w:t>
      </w:r>
    </w:p>
    <w:p w14:paraId="4823DF7D" w14:textId="215E7A98" w:rsidR="00966D15" w:rsidRPr="00966D15" w:rsidRDefault="0058452E" w:rsidP="00966D15">
      <w:pPr>
        <w:ind w:left="720" w:hanging="720"/>
        <w:rPr>
          <w:lang w:eastAsia="x-none"/>
        </w:rPr>
      </w:pPr>
      <w:hyperlink r:id="rId1509" w:history="1">
        <w:r w:rsidR="000F2B08">
          <w:rPr>
            <w:rStyle w:val="Hyperlink"/>
            <w:lang w:eastAsia="x-none"/>
          </w:rPr>
          <w:t>R1-1806290</w:t>
        </w:r>
      </w:hyperlink>
      <w:r w:rsidR="00966D15" w:rsidRPr="00966D15">
        <w:rPr>
          <w:lang w:eastAsia="x-none"/>
        </w:rPr>
        <w:tab/>
        <w:t>On UE procedures for SFI reception</w:t>
      </w:r>
      <w:r w:rsidR="00966D15" w:rsidRPr="00966D15">
        <w:rPr>
          <w:lang w:eastAsia="x-none"/>
        </w:rPr>
        <w:tab/>
        <w:t>CATT</w:t>
      </w:r>
    </w:p>
    <w:p w14:paraId="23419D7F" w14:textId="359A5BD6" w:rsidR="00966D15" w:rsidRPr="00966D15" w:rsidRDefault="0058452E" w:rsidP="00966D15">
      <w:pPr>
        <w:ind w:left="720" w:hanging="720"/>
        <w:rPr>
          <w:lang w:eastAsia="x-none"/>
        </w:rPr>
      </w:pPr>
      <w:hyperlink r:id="rId1510" w:history="1">
        <w:r w:rsidR="000F2B08">
          <w:rPr>
            <w:rStyle w:val="Hyperlink"/>
            <w:lang w:eastAsia="x-none"/>
          </w:rPr>
          <w:t>R1-1806363</w:t>
        </w:r>
      </w:hyperlink>
      <w:r w:rsidR="00966D15" w:rsidRPr="00966D15">
        <w:rPr>
          <w:lang w:eastAsia="x-none"/>
        </w:rPr>
        <w:tab/>
        <w:t>Discussion on remaining issues for group-common PDCCH</w:t>
      </w:r>
      <w:r w:rsidR="00966D15" w:rsidRPr="00966D15">
        <w:rPr>
          <w:lang w:eastAsia="x-none"/>
        </w:rPr>
        <w:tab/>
        <w:t>CMCC</w:t>
      </w:r>
    </w:p>
    <w:p w14:paraId="2743D7DF" w14:textId="78C17C5B" w:rsidR="00966D15" w:rsidRPr="00966D15" w:rsidRDefault="0058452E" w:rsidP="00966D15">
      <w:pPr>
        <w:ind w:left="720" w:hanging="720"/>
        <w:rPr>
          <w:lang w:eastAsia="x-none"/>
        </w:rPr>
      </w:pPr>
      <w:hyperlink r:id="rId1511" w:history="1">
        <w:r w:rsidR="000F2B08">
          <w:rPr>
            <w:rStyle w:val="Hyperlink"/>
            <w:lang w:eastAsia="x-none"/>
          </w:rPr>
          <w:t>R1-1806404</w:t>
        </w:r>
      </w:hyperlink>
      <w:r w:rsidR="00966D15" w:rsidRPr="00966D15">
        <w:rPr>
          <w:lang w:eastAsia="x-none"/>
        </w:rPr>
        <w:tab/>
        <w:t>Remaining issues on UE procedure for determining slot format</w:t>
      </w:r>
      <w:r w:rsidR="00966D15" w:rsidRPr="00966D15">
        <w:rPr>
          <w:lang w:eastAsia="x-none"/>
        </w:rPr>
        <w:tab/>
        <w:t>Spreadtrum Communications</w:t>
      </w:r>
    </w:p>
    <w:p w14:paraId="70BD4B78" w14:textId="78FC2968" w:rsidR="00966D15" w:rsidRPr="00966D15" w:rsidRDefault="0058452E" w:rsidP="00966D15">
      <w:pPr>
        <w:ind w:left="720" w:hanging="720"/>
        <w:rPr>
          <w:lang w:eastAsia="x-none"/>
        </w:rPr>
      </w:pPr>
      <w:hyperlink r:id="rId1512" w:history="1">
        <w:r w:rsidR="000F2B08">
          <w:rPr>
            <w:rStyle w:val="Hyperlink"/>
            <w:lang w:eastAsia="x-none"/>
          </w:rPr>
          <w:t>R1-1807624</w:t>
        </w:r>
      </w:hyperlink>
      <w:r w:rsidR="00B800F8">
        <w:rPr>
          <w:lang w:eastAsia="x-none"/>
        </w:rPr>
        <w:tab/>
        <w:t>Remaining details on GC PDCCH and dynamic SFI</w:t>
      </w:r>
      <w:r w:rsidR="00B800F8">
        <w:rPr>
          <w:lang w:eastAsia="x-none"/>
        </w:rPr>
        <w:tab/>
        <w:t>Intel Corporation</w:t>
      </w:r>
      <w:r w:rsidR="00B800F8">
        <w:rPr>
          <w:lang w:eastAsia="x-none"/>
        </w:rPr>
        <w:tab/>
      </w:r>
      <w:r w:rsidR="00B800F8">
        <w:t>(</w:t>
      </w:r>
      <w:hyperlink r:id="rId1513" w:history="1">
        <w:r w:rsidR="000F2B08">
          <w:rPr>
            <w:rStyle w:val="Hyperlink"/>
          </w:rPr>
          <w:t>R1-1806516</w:t>
        </w:r>
      </w:hyperlink>
      <w:r w:rsidR="00B800F8">
        <w:rPr>
          <w:lang w:eastAsia="x-none"/>
        </w:rPr>
        <w:t>)</w:t>
      </w:r>
    </w:p>
    <w:p w14:paraId="2905230C" w14:textId="2D692533" w:rsidR="00966D15" w:rsidRPr="00966D15" w:rsidRDefault="0058452E" w:rsidP="00966D15">
      <w:pPr>
        <w:ind w:left="720" w:hanging="720"/>
        <w:rPr>
          <w:lang w:eastAsia="x-none"/>
        </w:rPr>
      </w:pPr>
      <w:hyperlink r:id="rId1514" w:history="1">
        <w:r w:rsidR="000F2B08">
          <w:rPr>
            <w:rStyle w:val="Hyperlink"/>
            <w:lang w:eastAsia="x-none"/>
          </w:rPr>
          <w:t>R1-1806617</w:t>
        </w:r>
      </w:hyperlink>
      <w:r w:rsidR="00966D15" w:rsidRPr="00966D15">
        <w:rPr>
          <w:lang w:eastAsia="x-none"/>
        </w:rPr>
        <w:tab/>
        <w:t>Remaining issues on group common PDCCH</w:t>
      </w:r>
      <w:r w:rsidR="00966D15" w:rsidRPr="00966D15">
        <w:rPr>
          <w:lang w:eastAsia="x-none"/>
        </w:rPr>
        <w:tab/>
        <w:t>LG Electronics</w:t>
      </w:r>
    </w:p>
    <w:p w14:paraId="451E3EED" w14:textId="6361A7DE" w:rsidR="00966D15" w:rsidRPr="00966D15" w:rsidRDefault="0058452E" w:rsidP="00966D15">
      <w:pPr>
        <w:ind w:left="720" w:hanging="720"/>
        <w:rPr>
          <w:lang w:eastAsia="x-none"/>
        </w:rPr>
      </w:pPr>
      <w:hyperlink r:id="rId1515" w:history="1">
        <w:r w:rsidR="000F2B08">
          <w:rPr>
            <w:rStyle w:val="Hyperlink"/>
            <w:lang w:eastAsia="x-none"/>
          </w:rPr>
          <w:t>R1-1806656</w:t>
        </w:r>
      </w:hyperlink>
      <w:r w:rsidR="00966D15" w:rsidRPr="00966D15">
        <w:rPr>
          <w:lang w:eastAsia="x-none"/>
        </w:rPr>
        <w:tab/>
        <w:t>Proposed corrections for slot configuration in 38.213</w:t>
      </w:r>
      <w:r w:rsidR="00966D15" w:rsidRPr="00966D15">
        <w:rPr>
          <w:lang w:eastAsia="x-none"/>
        </w:rPr>
        <w:tab/>
        <w:t>Nokia, Nokia Shanghai Bell</w:t>
      </w:r>
    </w:p>
    <w:p w14:paraId="3460F373" w14:textId="16D6FA6F" w:rsidR="00966D15" w:rsidRPr="00966D15" w:rsidRDefault="0058452E" w:rsidP="00966D15">
      <w:pPr>
        <w:ind w:left="720" w:hanging="720"/>
        <w:rPr>
          <w:lang w:eastAsia="x-none"/>
        </w:rPr>
      </w:pPr>
      <w:hyperlink r:id="rId1516" w:history="1">
        <w:r w:rsidR="000F2B08">
          <w:rPr>
            <w:rStyle w:val="Hyperlink"/>
            <w:lang w:eastAsia="x-none"/>
          </w:rPr>
          <w:t>R1-1806730</w:t>
        </w:r>
      </w:hyperlink>
      <w:r w:rsidR="00966D15" w:rsidRPr="00966D15">
        <w:rPr>
          <w:lang w:eastAsia="x-none"/>
        </w:rPr>
        <w:tab/>
        <w:t>Corrections on UE-Group Common PDCCH</w:t>
      </w:r>
      <w:r w:rsidR="00966D15" w:rsidRPr="00966D15">
        <w:rPr>
          <w:lang w:eastAsia="x-none"/>
        </w:rPr>
        <w:tab/>
        <w:t>Samsung</w:t>
      </w:r>
    </w:p>
    <w:p w14:paraId="06684518" w14:textId="40E64E3B" w:rsidR="00966D15" w:rsidRPr="00966D15" w:rsidRDefault="0058452E" w:rsidP="00966D15">
      <w:pPr>
        <w:ind w:left="720" w:hanging="720"/>
        <w:rPr>
          <w:lang w:eastAsia="x-none"/>
        </w:rPr>
      </w:pPr>
      <w:hyperlink r:id="rId1517" w:history="1">
        <w:r w:rsidR="000F2B08">
          <w:rPr>
            <w:rStyle w:val="Hyperlink"/>
            <w:lang w:eastAsia="x-none"/>
          </w:rPr>
          <w:t>R1-1806780</w:t>
        </w:r>
      </w:hyperlink>
      <w:r w:rsidR="00966D15" w:rsidRPr="00966D15">
        <w:rPr>
          <w:lang w:eastAsia="x-none"/>
        </w:rPr>
        <w:tab/>
        <w:t>Reamining issues on group-common PDCCH</w:t>
      </w:r>
      <w:r w:rsidR="00966D15" w:rsidRPr="00966D15">
        <w:rPr>
          <w:lang w:eastAsia="x-none"/>
        </w:rPr>
        <w:tab/>
        <w:t>MediaTek Inc.</w:t>
      </w:r>
    </w:p>
    <w:p w14:paraId="692F53AD" w14:textId="176DE3C6" w:rsidR="00966D15" w:rsidRPr="00966D15" w:rsidRDefault="0058452E" w:rsidP="00966D15">
      <w:pPr>
        <w:ind w:left="720" w:hanging="720"/>
        <w:rPr>
          <w:lang w:eastAsia="x-none"/>
        </w:rPr>
      </w:pPr>
      <w:hyperlink r:id="rId1518" w:history="1">
        <w:r w:rsidR="000F2B08">
          <w:rPr>
            <w:rStyle w:val="Hyperlink"/>
            <w:lang w:eastAsia="x-none"/>
          </w:rPr>
          <w:t>R1-1806858</w:t>
        </w:r>
      </w:hyperlink>
      <w:r w:rsidR="00966D15" w:rsidRPr="00966D15">
        <w:rPr>
          <w:lang w:eastAsia="x-none"/>
        </w:rPr>
        <w:tab/>
        <w:t>Remaining issues on GC-PDCCH</w:t>
      </w:r>
      <w:r w:rsidR="00966D15" w:rsidRPr="00966D15">
        <w:rPr>
          <w:lang w:eastAsia="x-none"/>
        </w:rPr>
        <w:tab/>
        <w:t>OPPO</w:t>
      </w:r>
    </w:p>
    <w:p w14:paraId="57AA0942" w14:textId="206E3E86" w:rsidR="00966D15" w:rsidRPr="00966D15" w:rsidRDefault="0058452E" w:rsidP="00966D15">
      <w:pPr>
        <w:ind w:left="720" w:hanging="720"/>
        <w:rPr>
          <w:lang w:eastAsia="x-none"/>
        </w:rPr>
      </w:pPr>
      <w:hyperlink r:id="rId1519" w:history="1">
        <w:r w:rsidR="000F2B08">
          <w:rPr>
            <w:rStyle w:val="Hyperlink"/>
            <w:lang w:eastAsia="x-none"/>
          </w:rPr>
          <w:t>R1-1806913</w:t>
        </w:r>
      </w:hyperlink>
      <w:r w:rsidR="00966D15" w:rsidRPr="00966D15">
        <w:rPr>
          <w:lang w:eastAsia="x-none"/>
        </w:rPr>
        <w:tab/>
        <w:t>Remaining issues for SFI</w:t>
      </w:r>
      <w:r w:rsidR="00966D15" w:rsidRPr="00966D15">
        <w:rPr>
          <w:lang w:eastAsia="x-none"/>
        </w:rPr>
        <w:tab/>
        <w:t>ASUSTEK COMPUTER (SHANGHAI)</w:t>
      </w:r>
    </w:p>
    <w:p w14:paraId="31321B05" w14:textId="3B7D9A72" w:rsidR="00966D15" w:rsidRPr="00966D15" w:rsidRDefault="0058452E" w:rsidP="00966D15">
      <w:pPr>
        <w:ind w:left="720" w:hanging="720"/>
        <w:rPr>
          <w:lang w:eastAsia="x-none"/>
        </w:rPr>
      </w:pPr>
      <w:hyperlink r:id="rId1520" w:history="1">
        <w:r w:rsidR="000F2B08">
          <w:rPr>
            <w:rStyle w:val="Hyperlink"/>
            <w:lang w:eastAsia="x-none"/>
          </w:rPr>
          <w:t>R1-1806946</w:t>
        </w:r>
      </w:hyperlink>
      <w:r w:rsidR="00966D15" w:rsidRPr="00966D15">
        <w:rPr>
          <w:lang w:eastAsia="x-none"/>
        </w:rPr>
        <w:tab/>
        <w:t>Remaining issues on slot format for NR</w:t>
      </w:r>
      <w:r w:rsidR="00966D15" w:rsidRPr="00966D15">
        <w:rPr>
          <w:lang w:eastAsia="x-none"/>
        </w:rPr>
        <w:tab/>
        <w:t>Sharp</w:t>
      </w:r>
    </w:p>
    <w:p w14:paraId="6A4353D3" w14:textId="4F2FDA67" w:rsidR="00966D15" w:rsidRPr="00966D15" w:rsidRDefault="0058452E" w:rsidP="00966D15">
      <w:pPr>
        <w:ind w:left="720" w:hanging="720"/>
        <w:rPr>
          <w:lang w:eastAsia="x-none"/>
        </w:rPr>
      </w:pPr>
      <w:hyperlink r:id="rId1521" w:history="1">
        <w:r w:rsidR="000F2B08">
          <w:rPr>
            <w:rStyle w:val="Hyperlink"/>
            <w:lang w:eastAsia="x-none"/>
          </w:rPr>
          <w:t>R1-1807060</w:t>
        </w:r>
      </w:hyperlink>
      <w:r w:rsidR="00966D15" w:rsidRPr="00966D15">
        <w:rPr>
          <w:lang w:eastAsia="x-none"/>
        </w:rPr>
        <w:tab/>
        <w:t>Remaining issues on group-common PDCCH</w:t>
      </w:r>
      <w:r w:rsidR="00966D15" w:rsidRPr="00966D15">
        <w:rPr>
          <w:lang w:eastAsia="x-none"/>
        </w:rPr>
        <w:tab/>
        <w:t>NTT DOCOMO, INC.</w:t>
      </w:r>
    </w:p>
    <w:p w14:paraId="33F3AAA8" w14:textId="3D99B21C" w:rsidR="00966D15" w:rsidRPr="00966D15" w:rsidRDefault="0058452E" w:rsidP="00966D15">
      <w:pPr>
        <w:ind w:left="720" w:hanging="720"/>
        <w:rPr>
          <w:lang w:eastAsia="x-none"/>
        </w:rPr>
      </w:pPr>
      <w:hyperlink r:id="rId1522" w:history="1">
        <w:r w:rsidR="000F2B08">
          <w:rPr>
            <w:rStyle w:val="Hyperlink"/>
            <w:lang w:eastAsia="x-none"/>
          </w:rPr>
          <w:t>R1-1807248</w:t>
        </w:r>
      </w:hyperlink>
      <w:r w:rsidR="00966D15" w:rsidRPr="00966D15">
        <w:rPr>
          <w:lang w:eastAsia="x-none"/>
        </w:rPr>
        <w:tab/>
        <w:t>Remaining issues of GC-PDCCH</w:t>
      </w:r>
      <w:r w:rsidR="00966D15" w:rsidRPr="00966D15">
        <w:rPr>
          <w:lang w:eastAsia="x-none"/>
        </w:rPr>
        <w:tab/>
        <w:t>Ericsson</w:t>
      </w:r>
    </w:p>
    <w:p w14:paraId="25E6C32D" w14:textId="06F5882B" w:rsidR="00966D15" w:rsidRDefault="0058452E" w:rsidP="00966D15">
      <w:pPr>
        <w:ind w:left="720" w:hanging="720"/>
        <w:rPr>
          <w:lang w:eastAsia="x-none"/>
        </w:rPr>
      </w:pPr>
      <w:hyperlink r:id="rId1523" w:history="1">
        <w:r w:rsidR="000F2B08">
          <w:rPr>
            <w:rStyle w:val="Hyperlink"/>
            <w:lang w:eastAsia="x-none"/>
          </w:rPr>
          <w:t>R1-1807354</w:t>
        </w:r>
      </w:hyperlink>
      <w:r w:rsidR="00966D15" w:rsidRPr="00966D15">
        <w:rPr>
          <w:lang w:eastAsia="x-none"/>
        </w:rPr>
        <w:tab/>
        <w:t>Remaining issues for slot format indication</w:t>
      </w:r>
      <w:r w:rsidR="00966D15" w:rsidRPr="00966D15">
        <w:rPr>
          <w:lang w:eastAsia="x-none"/>
        </w:rPr>
        <w:tab/>
        <w:t>Qualcomm Incorporated</w:t>
      </w:r>
    </w:p>
    <w:p w14:paraId="1A3F8279" w14:textId="0DCCA8C7" w:rsidR="00B800F8" w:rsidRPr="00966D15" w:rsidRDefault="0058452E" w:rsidP="00B800F8">
      <w:pPr>
        <w:ind w:left="720" w:hanging="720"/>
        <w:rPr>
          <w:lang w:eastAsia="x-none"/>
        </w:rPr>
      </w:pPr>
      <w:hyperlink r:id="rId1524" w:history="1">
        <w:r w:rsidR="000F2B08">
          <w:rPr>
            <w:rStyle w:val="Hyperlink"/>
            <w:lang w:eastAsia="x-none"/>
          </w:rPr>
          <w:t>R1-1807645</w:t>
        </w:r>
      </w:hyperlink>
      <w:r w:rsidR="00B800F8">
        <w:rPr>
          <w:lang w:eastAsia="x-none"/>
        </w:rPr>
        <w:tab/>
        <w:t>Summary on proposals for offline discussion on GC-PDCCH for SFI</w:t>
      </w:r>
      <w:r w:rsidR="00B800F8">
        <w:rPr>
          <w:lang w:eastAsia="x-none"/>
        </w:rPr>
        <w:tab/>
        <w:t>Qualcomm</w:t>
      </w:r>
    </w:p>
    <w:p w14:paraId="20DA6E84" w14:textId="614A5FAD" w:rsidR="00966D15" w:rsidRDefault="00966D15" w:rsidP="00C540AB">
      <w:pPr>
        <w:pStyle w:val="Heading5"/>
      </w:pPr>
      <w:bookmarkStart w:id="704" w:name="_Toc516232626"/>
      <w:r w:rsidRPr="00966D15">
        <w:t>DCI contents and formats</w:t>
      </w:r>
      <w:bookmarkEnd w:id="704"/>
    </w:p>
    <w:p w14:paraId="7D4551B3" w14:textId="4DED93C7" w:rsidR="005B445E" w:rsidRPr="005B445E" w:rsidRDefault="0058452E" w:rsidP="005B445E">
      <w:pPr>
        <w:rPr>
          <w:b/>
        </w:rPr>
      </w:pPr>
      <w:hyperlink r:id="rId1525" w:history="1">
        <w:r w:rsidR="000F2B08">
          <w:rPr>
            <w:rStyle w:val="Hyperlink"/>
            <w:b/>
          </w:rPr>
          <w:t>R1-1807702</w:t>
        </w:r>
      </w:hyperlink>
      <w:r w:rsidR="005B445E" w:rsidRPr="005B445E">
        <w:rPr>
          <w:b/>
        </w:rPr>
        <w:tab/>
        <w:t>Outcome of offline discussion on 7.1.3.1.4 (DCI content) - part I</w:t>
      </w:r>
      <w:r w:rsidR="005B445E" w:rsidRPr="005B445E">
        <w:rPr>
          <w:b/>
        </w:rPr>
        <w:tab/>
        <w:t>Ericsson</w:t>
      </w:r>
    </w:p>
    <w:p w14:paraId="47CED7F2" w14:textId="77777777" w:rsidR="005B445E" w:rsidRDefault="005B445E" w:rsidP="005B445E">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671D5C55" w14:textId="7960E870" w:rsidR="005B445E" w:rsidRDefault="005B445E" w:rsidP="005B445E"/>
    <w:p w14:paraId="15C213E4" w14:textId="0143C487" w:rsidR="005B445E" w:rsidRPr="008212A6" w:rsidRDefault="008212A6" w:rsidP="005B445E">
      <w:pPr>
        <w:rPr>
          <w:b/>
        </w:rPr>
      </w:pPr>
      <w:r w:rsidRPr="008212A6">
        <w:rPr>
          <w:b/>
        </w:rPr>
        <w:t>Wednesday</w:t>
      </w:r>
    </w:p>
    <w:p w14:paraId="1FD70FB7" w14:textId="2FE620B2" w:rsidR="008212A6" w:rsidRPr="008212A6" w:rsidRDefault="0058452E" w:rsidP="008212A6">
      <w:pPr>
        <w:rPr>
          <w:b/>
        </w:rPr>
      </w:pPr>
      <w:hyperlink r:id="rId1526" w:history="1">
        <w:r w:rsidR="000F2B08">
          <w:rPr>
            <w:rStyle w:val="Hyperlink"/>
            <w:b/>
          </w:rPr>
          <w:t>R1-1807738</w:t>
        </w:r>
      </w:hyperlink>
      <w:r w:rsidR="008212A6" w:rsidRPr="008212A6">
        <w:rPr>
          <w:b/>
        </w:rPr>
        <w:tab/>
        <w:t>Outcome of offline discussion on 7.1.3.1.4 (DCI content) - part II</w:t>
      </w:r>
      <w:r w:rsidR="008212A6" w:rsidRPr="008212A6">
        <w:rPr>
          <w:b/>
        </w:rPr>
        <w:tab/>
        <w:t>Ericsson</w:t>
      </w:r>
    </w:p>
    <w:p w14:paraId="260E7623" w14:textId="77777777" w:rsidR="008212A6" w:rsidRDefault="008212A6" w:rsidP="008212A6">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03CA0E04" w14:textId="459D1F58" w:rsidR="008212A6" w:rsidRDefault="008212A6" w:rsidP="008212A6"/>
    <w:p w14:paraId="47022CB8" w14:textId="77777777" w:rsidR="006C1C7F" w:rsidRPr="006C1C7F" w:rsidRDefault="006C1C7F" w:rsidP="006C1C7F">
      <w:pPr>
        <w:ind w:left="720" w:hanging="720"/>
        <w:rPr>
          <w:b/>
          <w:szCs w:val="20"/>
          <w:lang w:eastAsia="x-none"/>
        </w:rPr>
      </w:pPr>
      <w:r w:rsidRPr="006C1C7F">
        <w:rPr>
          <w:szCs w:val="20"/>
          <w:highlight w:val="green"/>
          <w:lang w:eastAsia="x-none"/>
        </w:rPr>
        <w:t>Agreements</w:t>
      </w:r>
      <w:r w:rsidRPr="006C1C7F">
        <w:rPr>
          <w:b/>
          <w:szCs w:val="20"/>
          <w:lang w:eastAsia="x-none"/>
        </w:rPr>
        <w:t>:</w:t>
      </w:r>
    </w:p>
    <w:p w14:paraId="397A72CC" w14:textId="77777777" w:rsidR="006C1C7F" w:rsidRPr="006C1C7F" w:rsidRDefault="006C1C7F" w:rsidP="00613418">
      <w:pPr>
        <w:pStyle w:val="ListParagraph"/>
        <w:numPr>
          <w:ilvl w:val="0"/>
          <w:numId w:val="140"/>
        </w:numPr>
      </w:pPr>
      <w:r w:rsidRPr="006C1C7F">
        <w:t>For CS-RNTI DCI sizes</w:t>
      </w:r>
    </w:p>
    <w:p w14:paraId="2992E1CA" w14:textId="77777777" w:rsidR="006C1C7F" w:rsidRPr="006C1C7F" w:rsidRDefault="006C1C7F" w:rsidP="00613418">
      <w:pPr>
        <w:pStyle w:val="ListParagraph"/>
        <w:numPr>
          <w:ilvl w:val="1"/>
          <w:numId w:val="140"/>
        </w:numPr>
      </w:pPr>
      <w:r w:rsidRPr="006C1C7F">
        <w:t xml:space="preserve">For DCI format 1-1 with CS-RNTI, the DCI size are the same as the DCI format 1-1 with C-RNTI in respective search space. </w:t>
      </w:r>
    </w:p>
    <w:p w14:paraId="02ECC885" w14:textId="77777777" w:rsidR="006C1C7F" w:rsidRPr="006C1C7F" w:rsidRDefault="006C1C7F" w:rsidP="00613418">
      <w:pPr>
        <w:pStyle w:val="ListParagraph"/>
        <w:numPr>
          <w:ilvl w:val="1"/>
          <w:numId w:val="140"/>
        </w:numPr>
      </w:pPr>
      <w:r w:rsidRPr="006C1C7F">
        <w:t xml:space="preserve">For DCI format 0-1 with CS-RNTI, the DCI size are the same as the DCI format 0-1 with C-RNTI in respective search space. </w:t>
      </w:r>
    </w:p>
    <w:p w14:paraId="50D54A64" w14:textId="77777777" w:rsidR="006C1C7F" w:rsidRPr="006C1C7F" w:rsidRDefault="006C1C7F" w:rsidP="00613418">
      <w:pPr>
        <w:pStyle w:val="ListParagraph"/>
        <w:numPr>
          <w:ilvl w:val="1"/>
          <w:numId w:val="140"/>
        </w:numPr>
      </w:pPr>
      <w:r w:rsidRPr="006C1C7F">
        <w:t xml:space="preserve">For DCI format 1-0 with CS-RNTI, the DCI size are the same as the DCI format 1-0 with C-RNTI in respective search space. </w:t>
      </w:r>
    </w:p>
    <w:p w14:paraId="2193C163" w14:textId="77777777" w:rsidR="006C1C7F" w:rsidRPr="006C1C7F" w:rsidRDefault="006C1C7F" w:rsidP="00613418">
      <w:pPr>
        <w:pStyle w:val="ListParagraph"/>
        <w:numPr>
          <w:ilvl w:val="1"/>
          <w:numId w:val="140"/>
        </w:numPr>
      </w:pPr>
      <w:r w:rsidRPr="006C1C7F">
        <w:t xml:space="preserve">For DCI format 0-0 with CS-RNTI, the DCI size are the same as the DCI format 0-0 with C-RNTI in respective search space. </w:t>
      </w:r>
    </w:p>
    <w:p w14:paraId="3C6EC264" w14:textId="3BCB2894" w:rsidR="006C1C7F" w:rsidRPr="008D3264" w:rsidRDefault="006C1C7F" w:rsidP="006C1C7F">
      <w:pPr>
        <w:ind w:left="720" w:hanging="720"/>
        <w:rPr>
          <w:szCs w:val="20"/>
          <w:lang w:eastAsia="x-none"/>
        </w:rPr>
      </w:pPr>
      <w:r w:rsidRPr="008D3264">
        <w:rPr>
          <w:szCs w:val="20"/>
          <w:lang w:eastAsia="x-none"/>
        </w:rPr>
        <w:t>Proposal:</w:t>
      </w:r>
    </w:p>
    <w:p w14:paraId="00243E7D" w14:textId="77777777" w:rsidR="006C1C7F" w:rsidRPr="008D3264" w:rsidRDefault="006C1C7F" w:rsidP="00613418">
      <w:pPr>
        <w:numPr>
          <w:ilvl w:val="0"/>
          <w:numId w:val="135"/>
        </w:numPr>
        <w:spacing w:after="120"/>
        <w:jc w:val="both"/>
        <w:rPr>
          <w:szCs w:val="20"/>
          <w:lang w:eastAsia="x-none"/>
        </w:rPr>
      </w:pPr>
      <w:r w:rsidRPr="008D3264">
        <w:rPr>
          <w:szCs w:val="20"/>
          <w:lang w:eastAsia="x-none"/>
        </w:rPr>
        <w:t>No need for BWP index in PRACH order was found (but need to check with initial access session and/or RAN2)</w:t>
      </w:r>
    </w:p>
    <w:p w14:paraId="097DF1D1" w14:textId="77777777" w:rsidR="006C1C7F" w:rsidRPr="006C1C7F" w:rsidRDefault="006C1C7F" w:rsidP="006C1C7F">
      <w:pPr>
        <w:ind w:left="720" w:hanging="720"/>
        <w:rPr>
          <w:b/>
          <w:lang w:eastAsia="x-none"/>
        </w:rPr>
      </w:pPr>
    </w:p>
    <w:p w14:paraId="3FB29F71" w14:textId="77777777" w:rsidR="006C1C7F" w:rsidRPr="006C1C7F" w:rsidRDefault="006C1C7F" w:rsidP="006C1C7F">
      <w:pPr>
        <w:ind w:left="720" w:hanging="720"/>
        <w:rPr>
          <w:b/>
          <w:lang w:eastAsia="x-none"/>
        </w:rPr>
      </w:pPr>
      <w:r w:rsidRPr="006C1C7F">
        <w:rPr>
          <w:highlight w:val="green"/>
          <w:lang w:eastAsia="x-none"/>
        </w:rPr>
        <w:t>Agreements</w:t>
      </w:r>
      <w:r w:rsidRPr="006C1C7F">
        <w:rPr>
          <w:b/>
          <w:lang w:eastAsia="x-none"/>
        </w:rPr>
        <w:t>:</w:t>
      </w:r>
    </w:p>
    <w:p w14:paraId="429B82F7" w14:textId="77777777" w:rsidR="006C1C7F" w:rsidRPr="006C1C7F" w:rsidRDefault="006C1C7F" w:rsidP="00613418">
      <w:pPr>
        <w:numPr>
          <w:ilvl w:val="0"/>
          <w:numId w:val="136"/>
        </w:numPr>
        <w:ind w:hanging="357"/>
        <w:jc w:val="both"/>
        <w:rPr>
          <w:lang w:eastAsia="x-none"/>
        </w:rPr>
      </w:pPr>
      <w:r w:rsidRPr="006C1C7F">
        <w:rPr>
          <w:lang w:eastAsia="x-none"/>
        </w:rPr>
        <w:t>Confirm the working assumptions in the previous agreements as shown below:</w:t>
      </w:r>
    </w:p>
    <w:p w14:paraId="62FC0EE0" w14:textId="77777777" w:rsidR="006C1C7F" w:rsidRPr="006C1C7F" w:rsidRDefault="006C1C7F" w:rsidP="00613418">
      <w:pPr>
        <w:numPr>
          <w:ilvl w:val="1"/>
          <w:numId w:val="136"/>
        </w:numPr>
        <w:ind w:hanging="357"/>
        <w:jc w:val="both"/>
        <w:rPr>
          <w:szCs w:val="20"/>
          <w:lang w:eastAsia="x-none"/>
        </w:rPr>
      </w:pPr>
      <w:r w:rsidRPr="006C1C7F">
        <w:rPr>
          <w:szCs w:val="20"/>
          <w:lang w:eastAsia="x-none"/>
        </w:rPr>
        <w:t>For PDSCH scheduled by P-RNTI (</w:t>
      </w:r>
      <w:r w:rsidRPr="006C1C7F">
        <w:rPr>
          <w:szCs w:val="20"/>
          <w:highlight w:val="darkYellow"/>
          <w:lang w:eastAsia="x-none"/>
        </w:rPr>
        <w:t>working assumption</w:t>
      </w:r>
      <w:r w:rsidRPr="006C1C7F">
        <w:rPr>
          <w:szCs w:val="20"/>
          <w:lang w:eastAsia="x-none"/>
        </w:rPr>
        <w:t>), and RA-RNTI, scaling factor is applied in the calculation of N</w:t>
      </w:r>
      <w:r w:rsidRPr="006C1C7F">
        <w:rPr>
          <w:szCs w:val="20"/>
          <w:vertAlign w:val="subscript"/>
          <w:lang w:eastAsia="x-none"/>
        </w:rPr>
        <w:t>info</w:t>
      </w:r>
      <w:r w:rsidRPr="006C1C7F">
        <w:rPr>
          <w:szCs w:val="20"/>
          <w:lang w:eastAsia="x-none"/>
        </w:rPr>
        <w:t xml:space="preserve"> of TBS determination </w:t>
      </w:r>
    </w:p>
    <w:p w14:paraId="7AD39CB6" w14:textId="77777777" w:rsidR="006C1C7F" w:rsidRPr="006C1C7F" w:rsidRDefault="006C1C7F" w:rsidP="00613418">
      <w:pPr>
        <w:numPr>
          <w:ilvl w:val="2"/>
          <w:numId w:val="136"/>
        </w:numPr>
        <w:ind w:hanging="357"/>
        <w:jc w:val="both"/>
        <w:rPr>
          <w:szCs w:val="20"/>
          <w:lang w:eastAsia="x-none"/>
        </w:rPr>
      </w:pPr>
      <w:r w:rsidRPr="006C1C7F">
        <w:rPr>
          <w:szCs w:val="20"/>
          <w:lang w:eastAsia="x-none"/>
        </w:rPr>
        <w:t>(</w:t>
      </w:r>
      <w:r w:rsidRPr="006C1C7F">
        <w:rPr>
          <w:szCs w:val="20"/>
          <w:highlight w:val="darkYellow"/>
          <w:lang w:eastAsia="x-none"/>
        </w:rPr>
        <w:t>Working assumption</w:t>
      </w:r>
      <w:r w:rsidRPr="006C1C7F">
        <w:rPr>
          <w:szCs w:val="20"/>
          <w:lang w:eastAsia="x-none"/>
        </w:rPr>
        <w:t>) values of scaling factor: 1, ½, ¼</w:t>
      </w:r>
    </w:p>
    <w:p w14:paraId="232FDD31" w14:textId="77777777" w:rsidR="006C1C7F" w:rsidRPr="006C1C7F" w:rsidRDefault="006C1C7F" w:rsidP="00613418">
      <w:pPr>
        <w:numPr>
          <w:ilvl w:val="3"/>
          <w:numId w:val="136"/>
        </w:numPr>
        <w:ind w:hanging="357"/>
        <w:jc w:val="both"/>
        <w:rPr>
          <w:szCs w:val="20"/>
          <w:lang w:eastAsia="x-none"/>
        </w:rPr>
      </w:pPr>
      <w:r w:rsidRPr="006C1C7F">
        <w:rPr>
          <w:szCs w:val="20"/>
          <w:lang w:eastAsia="x-none"/>
        </w:rPr>
        <w:t>FFS the possibility of adding another value, e.g., 1/8 or 1/16</w:t>
      </w:r>
    </w:p>
    <w:p w14:paraId="7E456A01" w14:textId="77777777" w:rsidR="006C1C7F" w:rsidRPr="006C1C7F" w:rsidRDefault="006C1C7F" w:rsidP="00613418">
      <w:pPr>
        <w:numPr>
          <w:ilvl w:val="0"/>
          <w:numId w:val="136"/>
        </w:numPr>
        <w:spacing w:after="120"/>
        <w:ind w:hanging="357"/>
        <w:jc w:val="both"/>
        <w:rPr>
          <w:lang w:eastAsia="x-none"/>
        </w:rPr>
      </w:pPr>
      <w:r w:rsidRPr="006C1C7F">
        <w:rPr>
          <w:lang w:eastAsia="x-none"/>
        </w:rPr>
        <w:lastRenderedPageBreak/>
        <w:t>DCI content for paging updated as shown in the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916"/>
        <w:gridCol w:w="4347"/>
      </w:tblGrid>
      <w:tr w:rsidR="006C1C7F" w:rsidRPr="006C1C7F" w14:paraId="726AA6AB" w14:textId="77777777" w:rsidTr="009C33F8">
        <w:tc>
          <w:tcPr>
            <w:tcW w:w="1809" w:type="dxa"/>
            <w:shd w:val="clear" w:color="auto" w:fill="F2F2F2"/>
          </w:tcPr>
          <w:p w14:paraId="480093F6" w14:textId="77777777" w:rsidR="006C1C7F" w:rsidRPr="006C1C7F" w:rsidRDefault="006C1C7F" w:rsidP="006C1C7F">
            <w:pPr>
              <w:spacing w:after="120"/>
              <w:ind w:left="720" w:hanging="720"/>
              <w:jc w:val="both"/>
              <w:rPr>
                <w:b/>
                <w:lang w:eastAsia="x-none"/>
              </w:rPr>
            </w:pPr>
            <w:r w:rsidRPr="006C1C7F">
              <w:rPr>
                <w:b/>
                <w:lang w:eastAsia="x-none"/>
              </w:rPr>
              <w:t>Field</w:t>
            </w:r>
          </w:p>
        </w:tc>
        <w:tc>
          <w:tcPr>
            <w:tcW w:w="2906" w:type="dxa"/>
            <w:shd w:val="clear" w:color="auto" w:fill="F2F2F2"/>
          </w:tcPr>
          <w:p w14:paraId="593917E9" w14:textId="77777777" w:rsidR="006C1C7F" w:rsidRPr="006C1C7F" w:rsidRDefault="006C1C7F" w:rsidP="006C1C7F">
            <w:pPr>
              <w:spacing w:after="120"/>
              <w:ind w:left="720" w:hanging="720"/>
              <w:jc w:val="both"/>
              <w:rPr>
                <w:b/>
                <w:lang w:eastAsia="x-none"/>
              </w:rPr>
            </w:pPr>
            <w:r w:rsidRPr="006C1C7F">
              <w:rPr>
                <w:b/>
                <w:lang w:eastAsia="x-none"/>
              </w:rPr>
              <w:t>Bits</w:t>
            </w:r>
          </w:p>
        </w:tc>
        <w:tc>
          <w:tcPr>
            <w:tcW w:w="4347" w:type="dxa"/>
            <w:shd w:val="clear" w:color="auto" w:fill="F2F2F2"/>
          </w:tcPr>
          <w:p w14:paraId="7E5733C9" w14:textId="77777777" w:rsidR="006C1C7F" w:rsidRPr="006C1C7F" w:rsidRDefault="006C1C7F" w:rsidP="006C1C7F">
            <w:pPr>
              <w:spacing w:after="120"/>
              <w:ind w:left="720" w:hanging="720"/>
              <w:jc w:val="both"/>
              <w:rPr>
                <w:b/>
                <w:lang w:eastAsia="x-none"/>
              </w:rPr>
            </w:pPr>
            <w:r w:rsidRPr="006C1C7F">
              <w:rPr>
                <w:b/>
                <w:lang w:eastAsia="x-none"/>
              </w:rPr>
              <w:t>Comment</w:t>
            </w:r>
          </w:p>
        </w:tc>
      </w:tr>
      <w:tr w:rsidR="006C1C7F" w:rsidRPr="006C1C7F" w14:paraId="473EC40B" w14:textId="77777777" w:rsidTr="009C33F8">
        <w:tc>
          <w:tcPr>
            <w:tcW w:w="1809" w:type="dxa"/>
            <w:shd w:val="clear" w:color="auto" w:fill="auto"/>
          </w:tcPr>
          <w:p w14:paraId="0088E9AF" w14:textId="77777777" w:rsidR="006C1C7F" w:rsidRPr="006C1C7F" w:rsidRDefault="006C1C7F" w:rsidP="00613418">
            <w:pPr>
              <w:numPr>
                <w:ilvl w:val="0"/>
                <w:numId w:val="134"/>
              </w:numPr>
              <w:ind w:hanging="720"/>
              <w:rPr>
                <w:szCs w:val="20"/>
              </w:rPr>
            </w:pPr>
            <w:r w:rsidRPr="006C1C7F">
              <w:rPr>
                <w:szCs w:val="20"/>
              </w:rPr>
              <w:t>Short Messages Indicator</w:t>
            </w:r>
          </w:p>
        </w:tc>
        <w:tc>
          <w:tcPr>
            <w:tcW w:w="2906" w:type="dxa"/>
            <w:shd w:val="clear" w:color="auto" w:fill="auto"/>
          </w:tcPr>
          <w:p w14:paraId="1F797FEB" w14:textId="77777777" w:rsidR="006C1C7F" w:rsidRPr="006C1C7F" w:rsidRDefault="006C1C7F" w:rsidP="00613418">
            <w:pPr>
              <w:numPr>
                <w:ilvl w:val="0"/>
                <w:numId w:val="134"/>
              </w:numPr>
              <w:ind w:hanging="720"/>
              <w:rPr>
                <w:strike/>
                <w:szCs w:val="20"/>
              </w:rPr>
            </w:pPr>
            <w:r w:rsidRPr="006C1C7F">
              <w:rPr>
                <w:strike/>
                <w:szCs w:val="20"/>
              </w:rPr>
              <w:t>1</w:t>
            </w:r>
            <w:r w:rsidRPr="006C1C7F">
              <w:rPr>
                <w:color w:val="FF0000"/>
                <w:szCs w:val="20"/>
              </w:rPr>
              <w:t>2</w:t>
            </w:r>
          </w:p>
        </w:tc>
        <w:tc>
          <w:tcPr>
            <w:tcW w:w="4347" w:type="dxa"/>
            <w:shd w:val="clear" w:color="auto" w:fill="auto"/>
          </w:tcPr>
          <w:p w14:paraId="132D2DB2" w14:textId="77777777" w:rsidR="006C1C7F" w:rsidRPr="006C1C7F" w:rsidRDefault="006C1C7F" w:rsidP="00613418">
            <w:pPr>
              <w:numPr>
                <w:ilvl w:val="0"/>
                <w:numId w:val="134"/>
              </w:numPr>
              <w:ind w:hanging="720"/>
              <w:rPr>
                <w:szCs w:val="20"/>
              </w:rPr>
            </w:pPr>
            <w:r w:rsidRPr="006C1C7F">
              <w:rPr>
                <w:szCs w:val="20"/>
              </w:rPr>
              <w:t>Already captured in 38.212. Need to add interpretation.</w:t>
            </w:r>
          </w:p>
        </w:tc>
      </w:tr>
      <w:tr w:rsidR="006C1C7F" w:rsidRPr="006C1C7F" w14:paraId="17A4AD32" w14:textId="77777777" w:rsidTr="009C33F8">
        <w:tc>
          <w:tcPr>
            <w:tcW w:w="9062" w:type="dxa"/>
            <w:gridSpan w:val="3"/>
            <w:shd w:val="clear" w:color="auto" w:fill="auto"/>
          </w:tcPr>
          <w:p w14:paraId="4DF3A8EF" w14:textId="77777777" w:rsidR="006C1C7F" w:rsidRPr="006C1C7F" w:rsidRDefault="006C1C7F" w:rsidP="006C1C7F">
            <w:pPr>
              <w:spacing w:after="120"/>
              <w:ind w:left="720" w:hanging="720"/>
              <w:jc w:val="both"/>
              <w:rPr>
                <w:b/>
                <w:strike/>
                <w:color w:val="FF0000"/>
                <w:szCs w:val="20"/>
                <w:lang w:eastAsia="x-none"/>
              </w:rPr>
            </w:pPr>
            <w:r w:rsidRPr="006C1C7F">
              <w:rPr>
                <w:b/>
                <w:strike/>
                <w:color w:val="FF0000"/>
                <w:szCs w:val="20"/>
                <w:lang w:eastAsia="x-none"/>
              </w:rPr>
              <w:t>In case of short message service</w:t>
            </w:r>
          </w:p>
        </w:tc>
      </w:tr>
      <w:tr w:rsidR="006C1C7F" w:rsidRPr="006C1C7F" w14:paraId="680F278C" w14:textId="77777777" w:rsidTr="009C33F8">
        <w:tc>
          <w:tcPr>
            <w:tcW w:w="1809" w:type="dxa"/>
            <w:shd w:val="clear" w:color="auto" w:fill="auto"/>
          </w:tcPr>
          <w:p w14:paraId="23951EDF" w14:textId="77777777" w:rsidR="006C1C7F" w:rsidRPr="006C1C7F" w:rsidRDefault="006C1C7F" w:rsidP="006C1C7F">
            <w:pPr>
              <w:spacing w:after="120"/>
              <w:ind w:left="720" w:hanging="720"/>
              <w:jc w:val="both"/>
              <w:rPr>
                <w:szCs w:val="20"/>
                <w:lang w:eastAsia="x-none"/>
              </w:rPr>
            </w:pPr>
            <w:r w:rsidRPr="006C1C7F">
              <w:rPr>
                <w:szCs w:val="20"/>
                <w:lang w:eastAsia="x-none"/>
              </w:rPr>
              <w:t>Short message</w:t>
            </w:r>
          </w:p>
        </w:tc>
        <w:tc>
          <w:tcPr>
            <w:tcW w:w="2906" w:type="dxa"/>
            <w:shd w:val="clear" w:color="auto" w:fill="auto"/>
          </w:tcPr>
          <w:p w14:paraId="2ACE2455" w14:textId="77777777" w:rsidR="006C1C7F" w:rsidRPr="006C1C7F" w:rsidRDefault="006C1C7F" w:rsidP="006C1C7F">
            <w:pPr>
              <w:spacing w:after="120"/>
              <w:ind w:left="720" w:hanging="720"/>
              <w:jc w:val="both"/>
              <w:rPr>
                <w:szCs w:val="20"/>
                <w:lang w:eastAsia="x-none"/>
              </w:rPr>
            </w:pPr>
            <w:r w:rsidRPr="006C1C7F">
              <w:rPr>
                <w:szCs w:val="20"/>
                <w:lang w:eastAsia="x-none"/>
              </w:rPr>
              <w:t>[8]</w:t>
            </w:r>
          </w:p>
        </w:tc>
        <w:tc>
          <w:tcPr>
            <w:tcW w:w="4347" w:type="dxa"/>
            <w:shd w:val="clear" w:color="auto" w:fill="auto"/>
          </w:tcPr>
          <w:p w14:paraId="4154AA1E" w14:textId="77777777" w:rsidR="006C1C7F" w:rsidRPr="006C1C7F" w:rsidRDefault="006C1C7F" w:rsidP="006C1C7F">
            <w:pPr>
              <w:spacing w:after="120"/>
              <w:ind w:left="720" w:hanging="720"/>
              <w:jc w:val="both"/>
              <w:rPr>
                <w:szCs w:val="20"/>
                <w:lang w:eastAsia="x-none"/>
              </w:rPr>
            </w:pPr>
            <w:r w:rsidRPr="006C1C7F">
              <w:rPr>
                <w:szCs w:val="20"/>
                <w:lang w:eastAsia="x-none"/>
              </w:rPr>
              <w:t>Defined by RAN2. The number of bits to be checked with RAN2.</w:t>
            </w:r>
          </w:p>
        </w:tc>
      </w:tr>
      <w:tr w:rsidR="006C1C7F" w:rsidRPr="006C1C7F" w14:paraId="03FB0A2D" w14:textId="77777777" w:rsidTr="009C33F8">
        <w:tc>
          <w:tcPr>
            <w:tcW w:w="1809" w:type="dxa"/>
            <w:shd w:val="clear" w:color="auto" w:fill="auto"/>
          </w:tcPr>
          <w:p w14:paraId="286D2038" w14:textId="77777777" w:rsidR="006C1C7F" w:rsidRPr="006C1C7F" w:rsidRDefault="006C1C7F" w:rsidP="006C1C7F">
            <w:pPr>
              <w:spacing w:after="120"/>
              <w:ind w:left="720" w:hanging="720"/>
              <w:jc w:val="both"/>
              <w:rPr>
                <w:strike/>
                <w:color w:val="FF0000"/>
                <w:szCs w:val="20"/>
                <w:lang w:eastAsia="x-none"/>
              </w:rPr>
            </w:pPr>
            <w:r w:rsidRPr="006C1C7F">
              <w:rPr>
                <w:strike/>
                <w:color w:val="FF0000"/>
                <w:szCs w:val="20"/>
                <w:lang w:eastAsia="x-none"/>
              </w:rPr>
              <w:t>Reserved bits</w:t>
            </w:r>
          </w:p>
        </w:tc>
        <w:tc>
          <w:tcPr>
            <w:tcW w:w="2906" w:type="dxa"/>
            <w:shd w:val="clear" w:color="auto" w:fill="auto"/>
          </w:tcPr>
          <w:p w14:paraId="7D79CF91" w14:textId="77777777" w:rsidR="006C1C7F" w:rsidRPr="006C1C7F" w:rsidRDefault="006C1C7F" w:rsidP="006C1C7F">
            <w:pPr>
              <w:spacing w:after="120"/>
              <w:ind w:left="720" w:hanging="720"/>
              <w:jc w:val="both"/>
              <w:rPr>
                <w:strike/>
                <w:color w:val="FF0000"/>
                <w:szCs w:val="20"/>
                <w:lang w:eastAsia="x-none"/>
              </w:rPr>
            </w:pPr>
          </w:p>
        </w:tc>
        <w:tc>
          <w:tcPr>
            <w:tcW w:w="4347" w:type="dxa"/>
            <w:shd w:val="clear" w:color="auto" w:fill="auto"/>
          </w:tcPr>
          <w:p w14:paraId="451CFBF7" w14:textId="77777777" w:rsidR="006C1C7F" w:rsidRPr="006C1C7F" w:rsidRDefault="006C1C7F" w:rsidP="006C1C7F">
            <w:pPr>
              <w:spacing w:after="120"/>
              <w:ind w:left="720" w:hanging="720"/>
              <w:jc w:val="both"/>
              <w:rPr>
                <w:strike/>
                <w:color w:val="FF0000"/>
                <w:szCs w:val="20"/>
                <w:lang w:eastAsia="x-none"/>
              </w:rPr>
            </w:pPr>
            <w:r w:rsidRPr="006C1C7F">
              <w:rPr>
                <w:strike/>
                <w:color w:val="FF0000"/>
                <w:szCs w:val="20"/>
                <w:lang w:eastAsia="x-none"/>
              </w:rPr>
              <w:t>To meet overall DCI size</w:t>
            </w:r>
          </w:p>
        </w:tc>
      </w:tr>
      <w:tr w:rsidR="006C1C7F" w:rsidRPr="006C1C7F" w14:paraId="4059F901" w14:textId="77777777" w:rsidTr="009C33F8">
        <w:tc>
          <w:tcPr>
            <w:tcW w:w="9062" w:type="dxa"/>
            <w:gridSpan w:val="3"/>
            <w:shd w:val="clear" w:color="auto" w:fill="auto"/>
          </w:tcPr>
          <w:p w14:paraId="50C212D9" w14:textId="77777777" w:rsidR="006C1C7F" w:rsidRPr="006C1C7F" w:rsidRDefault="006C1C7F" w:rsidP="006C1C7F">
            <w:pPr>
              <w:spacing w:after="120"/>
              <w:ind w:left="720" w:hanging="720"/>
              <w:jc w:val="both"/>
              <w:rPr>
                <w:b/>
                <w:strike/>
                <w:color w:val="FF0000"/>
                <w:szCs w:val="20"/>
                <w:lang w:eastAsia="x-none"/>
              </w:rPr>
            </w:pPr>
            <w:r w:rsidRPr="006C1C7F">
              <w:rPr>
                <w:b/>
                <w:strike/>
                <w:color w:val="FF0000"/>
                <w:szCs w:val="20"/>
                <w:lang w:eastAsia="x-none"/>
              </w:rPr>
              <w:t>In case of paging message</w:t>
            </w:r>
          </w:p>
        </w:tc>
      </w:tr>
      <w:tr w:rsidR="006C1C7F" w:rsidRPr="006C1C7F" w14:paraId="06CFDD91" w14:textId="77777777" w:rsidTr="009C33F8">
        <w:tc>
          <w:tcPr>
            <w:tcW w:w="1809" w:type="dxa"/>
            <w:shd w:val="clear" w:color="auto" w:fill="auto"/>
          </w:tcPr>
          <w:p w14:paraId="56B283F6" w14:textId="77777777" w:rsidR="006C1C7F" w:rsidRPr="006C1C7F" w:rsidRDefault="006C1C7F" w:rsidP="00613418">
            <w:pPr>
              <w:numPr>
                <w:ilvl w:val="0"/>
                <w:numId w:val="134"/>
              </w:numPr>
              <w:ind w:hanging="720"/>
              <w:rPr>
                <w:sz w:val="16"/>
                <w:szCs w:val="16"/>
              </w:rPr>
            </w:pPr>
            <w:r w:rsidRPr="006C1C7F">
              <w:rPr>
                <w:sz w:val="16"/>
                <w:szCs w:val="16"/>
              </w:rPr>
              <w:t>Frequency domain resource assignment</w:t>
            </w:r>
          </w:p>
        </w:tc>
        <w:tc>
          <w:tcPr>
            <w:tcW w:w="2906" w:type="dxa"/>
            <w:shd w:val="clear" w:color="auto" w:fill="auto"/>
          </w:tcPr>
          <w:p w14:paraId="197D6417" w14:textId="55B3AE7F" w:rsidR="006C1C7F" w:rsidRPr="006C1C7F" w:rsidRDefault="006C1C7F" w:rsidP="006C1C7F">
            <w:pPr>
              <w:spacing w:after="120"/>
              <w:ind w:left="720" w:hanging="720"/>
              <w:jc w:val="both"/>
              <w:rPr>
                <w:szCs w:val="20"/>
                <w:lang w:eastAsia="x-none"/>
              </w:rPr>
            </w:pPr>
            <w:r w:rsidRPr="006C1C7F">
              <w:rPr>
                <w:noProof/>
                <w:sz w:val="16"/>
                <w:szCs w:val="20"/>
                <w:lang w:eastAsia="en-GB"/>
              </w:rPr>
              <w:drawing>
                <wp:inline distT="0" distB="0" distL="0" distR="0" wp14:anchorId="290F321C" wp14:editId="6AB24FFE">
                  <wp:extent cx="1706880" cy="2362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27" cstate="print">
                            <a:extLst>
                              <a:ext uri="{28A0092B-C50C-407E-A947-70E740481C1C}">
                                <a14:useLocalDpi xmlns:a14="http://schemas.microsoft.com/office/drawing/2010/main" val="0"/>
                              </a:ext>
                            </a:extLst>
                          </a:blip>
                          <a:srcRect/>
                          <a:stretch>
                            <a:fillRect/>
                          </a:stretch>
                        </pic:blipFill>
                        <pic:spPr bwMode="auto">
                          <a:xfrm>
                            <a:off x="0" y="0"/>
                            <a:ext cx="1706880" cy="236220"/>
                          </a:xfrm>
                          <a:prstGeom prst="rect">
                            <a:avLst/>
                          </a:prstGeom>
                          <a:noFill/>
                          <a:ln>
                            <a:noFill/>
                          </a:ln>
                        </pic:spPr>
                      </pic:pic>
                    </a:graphicData>
                  </a:graphic>
                </wp:inline>
              </w:drawing>
            </w:r>
          </w:p>
        </w:tc>
        <w:tc>
          <w:tcPr>
            <w:tcW w:w="4347" w:type="dxa"/>
            <w:shd w:val="clear" w:color="auto" w:fill="auto"/>
          </w:tcPr>
          <w:p w14:paraId="7A757329" w14:textId="77777777" w:rsidR="006C1C7F" w:rsidRPr="006C1C7F" w:rsidRDefault="006C1C7F" w:rsidP="006C1C7F">
            <w:pPr>
              <w:spacing w:after="120"/>
              <w:ind w:left="720" w:hanging="720"/>
              <w:jc w:val="both"/>
              <w:rPr>
                <w:szCs w:val="20"/>
                <w:lang w:eastAsia="x-none"/>
              </w:rPr>
            </w:pPr>
            <w:r w:rsidRPr="006C1C7F">
              <w:rPr>
                <w:sz w:val="16"/>
                <w:szCs w:val="20"/>
                <w:lang w:eastAsia="x-none"/>
              </w:rPr>
              <w:t> </w:t>
            </w:r>
          </w:p>
        </w:tc>
      </w:tr>
      <w:tr w:rsidR="006C1C7F" w:rsidRPr="006C1C7F" w14:paraId="3D1B38BA" w14:textId="77777777" w:rsidTr="009C33F8">
        <w:tc>
          <w:tcPr>
            <w:tcW w:w="1809" w:type="dxa"/>
            <w:shd w:val="clear" w:color="auto" w:fill="auto"/>
          </w:tcPr>
          <w:p w14:paraId="6F73A5EA" w14:textId="77777777" w:rsidR="006C1C7F" w:rsidRPr="006C1C7F" w:rsidRDefault="006C1C7F" w:rsidP="00613418">
            <w:pPr>
              <w:numPr>
                <w:ilvl w:val="0"/>
                <w:numId w:val="134"/>
              </w:numPr>
              <w:ind w:hanging="720"/>
              <w:rPr>
                <w:sz w:val="16"/>
                <w:szCs w:val="16"/>
              </w:rPr>
            </w:pPr>
            <w:r w:rsidRPr="006C1C7F">
              <w:rPr>
                <w:sz w:val="16"/>
                <w:szCs w:val="16"/>
              </w:rPr>
              <w:t>Time domain resource assignment</w:t>
            </w:r>
          </w:p>
        </w:tc>
        <w:tc>
          <w:tcPr>
            <w:tcW w:w="2906" w:type="dxa"/>
            <w:shd w:val="clear" w:color="auto" w:fill="auto"/>
          </w:tcPr>
          <w:p w14:paraId="42B10296" w14:textId="77777777" w:rsidR="006C1C7F" w:rsidRPr="006C1C7F" w:rsidRDefault="006C1C7F" w:rsidP="006C1C7F">
            <w:pPr>
              <w:spacing w:after="120"/>
              <w:ind w:left="720" w:hanging="720"/>
              <w:jc w:val="both"/>
              <w:rPr>
                <w:szCs w:val="20"/>
                <w:lang w:eastAsia="x-none"/>
              </w:rPr>
            </w:pPr>
            <w:r w:rsidRPr="006C1C7F">
              <w:rPr>
                <w:sz w:val="16"/>
                <w:szCs w:val="20"/>
                <w:lang w:eastAsia="x-none"/>
              </w:rPr>
              <w:t>4</w:t>
            </w:r>
          </w:p>
        </w:tc>
        <w:tc>
          <w:tcPr>
            <w:tcW w:w="4347" w:type="dxa"/>
            <w:shd w:val="clear" w:color="auto" w:fill="auto"/>
          </w:tcPr>
          <w:p w14:paraId="1BBD02A5" w14:textId="77777777" w:rsidR="006C1C7F" w:rsidRPr="006C1C7F" w:rsidRDefault="006C1C7F" w:rsidP="006C1C7F">
            <w:pPr>
              <w:spacing w:after="120"/>
              <w:ind w:left="720" w:hanging="720"/>
              <w:jc w:val="both"/>
              <w:rPr>
                <w:szCs w:val="20"/>
                <w:lang w:eastAsia="x-none"/>
              </w:rPr>
            </w:pPr>
            <w:r w:rsidRPr="006C1C7F">
              <w:rPr>
                <w:sz w:val="16"/>
                <w:szCs w:val="20"/>
                <w:lang w:eastAsia="x-none"/>
              </w:rPr>
              <w:t>Note: applicability of the currently agreed default table to paging or whether an additional default table or SIB1 signaled table is FFS.</w:t>
            </w:r>
          </w:p>
        </w:tc>
      </w:tr>
      <w:tr w:rsidR="006C1C7F" w:rsidRPr="006C1C7F" w14:paraId="165DE04B" w14:textId="77777777" w:rsidTr="009C33F8">
        <w:tc>
          <w:tcPr>
            <w:tcW w:w="1809" w:type="dxa"/>
            <w:shd w:val="clear" w:color="auto" w:fill="auto"/>
          </w:tcPr>
          <w:p w14:paraId="585C07AB" w14:textId="77777777" w:rsidR="006C1C7F" w:rsidRPr="006C1C7F" w:rsidRDefault="006C1C7F" w:rsidP="006C1C7F">
            <w:pPr>
              <w:spacing w:after="120"/>
              <w:ind w:left="720" w:hanging="720"/>
              <w:jc w:val="both"/>
              <w:rPr>
                <w:szCs w:val="20"/>
                <w:lang w:eastAsia="x-none"/>
              </w:rPr>
            </w:pPr>
            <w:r w:rsidRPr="006C1C7F">
              <w:rPr>
                <w:sz w:val="16"/>
                <w:szCs w:val="20"/>
                <w:lang w:eastAsia="x-none"/>
              </w:rPr>
              <w:t>VRB-to-PRB mapping</w:t>
            </w:r>
          </w:p>
        </w:tc>
        <w:tc>
          <w:tcPr>
            <w:tcW w:w="2906" w:type="dxa"/>
            <w:shd w:val="clear" w:color="auto" w:fill="auto"/>
          </w:tcPr>
          <w:p w14:paraId="5D9F0BA1" w14:textId="77777777" w:rsidR="006C1C7F" w:rsidRPr="006C1C7F" w:rsidRDefault="006C1C7F" w:rsidP="006C1C7F">
            <w:pPr>
              <w:spacing w:after="120"/>
              <w:ind w:left="720" w:hanging="720"/>
              <w:jc w:val="both"/>
              <w:rPr>
                <w:szCs w:val="20"/>
                <w:lang w:eastAsia="x-none"/>
              </w:rPr>
            </w:pPr>
            <w:r w:rsidRPr="006C1C7F">
              <w:rPr>
                <w:sz w:val="16"/>
                <w:szCs w:val="20"/>
                <w:lang w:eastAsia="x-none"/>
              </w:rPr>
              <w:t>[1</w:t>
            </w:r>
            <w:r w:rsidRPr="006C1C7F">
              <w:rPr>
                <w:color w:val="FF0000"/>
                <w:sz w:val="16"/>
                <w:szCs w:val="20"/>
                <w:lang w:eastAsia="x-none"/>
              </w:rPr>
              <w:t>]</w:t>
            </w:r>
          </w:p>
        </w:tc>
        <w:tc>
          <w:tcPr>
            <w:tcW w:w="4347" w:type="dxa"/>
            <w:shd w:val="clear" w:color="auto" w:fill="auto"/>
          </w:tcPr>
          <w:p w14:paraId="398DF788" w14:textId="77777777" w:rsidR="006C1C7F" w:rsidRPr="006C1C7F" w:rsidRDefault="006C1C7F" w:rsidP="006C1C7F">
            <w:pPr>
              <w:spacing w:after="120"/>
              <w:ind w:left="720" w:hanging="720"/>
              <w:jc w:val="both"/>
              <w:rPr>
                <w:szCs w:val="20"/>
                <w:lang w:eastAsia="x-none"/>
              </w:rPr>
            </w:pPr>
            <w:r w:rsidRPr="006C1C7F">
              <w:rPr>
                <w:color w:val="FF0000"/>
                <w:szCs w:val="20"/>
                <w:lang w:eastAsia="x-none"/>
              </w:rPr>
              <w:t>Depends on whether interleaved mapping is mandatory or not</w:t>
            </w:r>
          </w:p>
        </w:tc>
      </w:tr>
      <w:tr w:rsidR="006C1C7F" w:rsidRPr="006C1C7F" w14:paraId="6A673204" w14:textId="77777777" w:rsidTr="009C33F8">
        <w:tc>
          <w:tcPr>
            <w:tcW w:w="1809" w:type="dxa"/>
            <w:shd w:val="clear" w:color="auto" w:fill="auto"/>
          </w:tcPr>
          <w:p w14:paraId="2A726674" w14:textId="77777777" w:rsidR="006C1C7F" w:rsidRPr="006C1C7F" w:rsidRDefault="006C1C7F" w:rsidP="006C1C7F">
            <w:pPr>
              <w:spacing w:after="120"/>
              <w:ind w:left="720" w:hanging="720"/>
              <w:jc w:val="both"/>
              <w:rPr>
                <w:szCs w:val="20"/>
                <w:lang w:eastAsia="x-none"/>
              </w:rPr>
            </w:pPr>
            <w:r w:rsidRPr="006C1C7F">
              <w:rPr>
                <w:sz w:val="16"/>
                <w:szCs w:val="20"/>
                <w:lang w:eastAsia="x-none"/>
              </w:rPr>
              <w:t>Modulation and coding scheme</w:t>
            </w:r>
          </w:p>
        </w:tc>
        <w:tc>
          <w:tcPr>
            <w:tcW w:w="2906" w:type="dxa"/>
            <w:shd w:val="clear" w:color="auto" w:fill="auto"/>
          </w:tcPr>
          <w:p w14:paraId="01D13561" w14:textId="77777777" w:rsidR="006C1C7F" w:rsidRPr="006C1C7F" w:rsidRDefault="006C1C7F" w:rsidP="006C1C7F">
            <w:pPr>
              <w:spacing w:after="120"/>
              <w:ind w:left="720" w:hanging="720"/>
              <w:jc w:val="both"/>
              <w:rPr>
                <w:szCs w:val="20"/>
                <w:lang w:eastAsia="x-none"/>
              </w:rPr>
            </w:pPr>
            <w:r w:rsidRPr="006C1C7F">
              <w:rPr>
                <w:sz w:val="16"/>
                <w:szCs w:val="20"/>
                <w:lang w:eastAsia="x-none"/>
              </w:rPr>
              <w:t>5</w:t>
            </w:r>
          </w:p>
        </w:tc>
        <w:tc>
          <w:tcPr>
            <w:tcW w:w="4347" w:type="dxa"/>
            <w:shd w:val="clear" w:color="auto" w:fill="auto"/>
          </w:tcPr>
          <w:p w14:paraId="51F9776B" w14:textId="77777777" w:rsidR="006C1C7F" w:rsidRPr="006C1C7F" w:rsidRDefault="006C1C7F" w:rsidP="006C1C7F">
            <w:pPr>
              <w:spacing w:after="120"/>
              <w:ind w:left="720" w:hanging="720"/>
              <w:jc w:val="both"/>
              <w:rPr>
                <w:szCs w:val="20"/>
                <w:lang w:eastAsia="x-none"/>
              </w:rPr>
            </w:pPr>
            <w:r w:rsidRPr="006C1C7F">
              <w:rPr>
                <w:sz w:val="16"/>
                <w:szCs w:val="20"/>
                <w:lang w:eastAsia="x-none"/>
              </w:rPr>
              <w:t>Same MCS table as for “normal” transmission without 256QAM</w:t>
            </w:r>
          </w:p>
        </w:tc>
      </w:tr>
      <w:tr w:rsidR="006C1C7F" w:rsidRPr="006C1C7F" w14:paraId="15FFF5AF" w14:textId="77777777" w:rsidTr="009C33F8">
        <w:tc>
          <w:tcPr>
            <w:tcW w:w="1809" w:type="dxa"/>
            <w:shd w:val="clear" w:color="auto" w:fill="auto"/>
          </w:tcPr>
          <w:p w14:paraId="13F6B4BF" w14:textId="77777777" w:rsidR="006C1C7F" w:rsidRPr="006C1C7F" w:rsidRDefault="006C1C7F" w:rsidP="006C1C7F">
            <w:pPr>
              <w:spacing w:after="120"/>
              <w:ind w:left="720" w:hanging="720"/>
              <w:jc w:val="both"/>
              <w:rPr>
                <w:sz w:val="16"/>
                <w:szCs w:val="20"/>
                <w:lang w:eastAsia="x-none"/>
              </w:rPr>
            </w:pPr>
            <w:r w:rsidRPr="006C1C7F">
              <w:rPr>
                <w:sz w:val="16"/>
                <w:szCs w:val="20"/>
                <w:lang w:eastAsia="x-none"/>
              </w:rPr>
              <w:t>TB scaling</w:t>
            </w:r>
          </w:p>
        </w:tc>
        <w:tc>
          <w:tcPr>
            <w:tcW w:w="2906" w:type="dxa"/>
            <w:shd w:val="clear" w:color="auto" w:fill="auto"/>
          </w:tcPr>
          <w:p w14:paraId="7A80CF70" w14:textId="77777777" w:rsidR="006C1C7F" w:rsidRPr="006C1C7F" w:rsidRDefault="006C1C7F" w:rsidP="006C1C7F">
            <w:pPr>
              <w:spacing w:after="120"/>
              <w:ind w:left="720" w:hanging="720"/>
              <w:jc w:val="both"/>
              <w:rPr>
                <w:sz w:val="16"/>
                <w:szCs w:val="20"/>
                <w:lang w:eastAsia="x-none"/>
              </w:rPr>
            </w:pPr>
            <w:r w:rsidRPr="006C1C7F">
              <w:rPr>
                <w:sz w:val="16"/>
                <w:szCs w:val="20"/>
                <w:lang w:eastAsia="x-none"/>
              </w:rPr>
              <w:t>2</w:t>
            </w:r>
          </w:p>
        </w:tc>
        <w:tc>
          <w:tcPr>
            <w:tcW w:w="4347" w:type="dxa"/>
            <w:shd w:val="clear" w:color="auto" w:fill="auto"/>
          </w:tcPr>
          <w:p w14:paraId="3AA2E38A" w14:textId="77777777" w:rsidR="006C1C7F" w:rsidRPr="006C1C7F" w:rsidRDefault="006C1C7F" w:rsidP="006C1C7F">
            <w:pPr>
              <w:spacing w:after="120"/>
              <w:ind w:left="720" w:hanging="720"/>
              <w:jc w:val="both"/>
              <w:rPr>
                <w:sz w:val="16"/>
                <w:szCs w:val="20"/>
                <w:lang w:eastAsia="x-none"/>
              </w:rPr>
            </w:pPr>
            <w:r w:rsidRPr="006C1C7F">
              <w:rPr>
                <w:sz w:val="16"/>
                <w:szCs w:val="20"/>
                <w:lang w:eastAsia="x-none"/>
              </w:rPr>
              <w:t>To scale TB size</w:t>
            </w:r>
          </w:p>
        </w:tc>
      </w:tr>
      <w:tr w:rsidR="006C1C7F" w:rsidRPr="006C1C7F" w14:paraId="13A1553B" w14:textId="77777777" w:rsidTr="009C33F8">
        <w:tc>
          <w:tcPr>
            <w:tcW w:w="1809" w:type="dxa"/>
            <w:shd w:val="clear" w:color="auto" w:fill="auto"/>
          </w:tcPr>
          <w:p w14:paraId="1780F82B" w14:textId="77777777" w:rsidR="006C1C7F" w:rsidRPr="006C1C7F" w:rsidRDefault="006C1C7F" w:rsidP="006C1C7F">
            <w:pPr>
              <w:spacing w:after="120"/>
              <w:ind w:left="720" w:hanging="720"/>
              <w:jc w:val="both"/>
              <w:rPr>
                <w:szCs w:val="20"/>
                <w:lang w:eastAsia="x-none"/>
              </w:rPr>
            </w:pPr>
            <w:r w:rsidRPr="006C1C7F">
              <w:rPr>
                <w:szCs w:val="20"/>
                <w:lang w:eastAsia="x-none"/>
              </w:rPr>
              <w:t>Reserved bits</w:t>
            </w:r>
          </w:p>
        </w:tc>
        <w:tc>
          <w:tcPr>
            <w:tcW w:w="2906" w:type="dxa"/>
            <w:shd w:val="clear" w:color="auto" w:fill="auto"/>
          </w:tcPr>
          <w:p w14:paraId="49BD48EF" w14:textId="77777777" w:rsidR="006C1C7F" w:rsidRPr="006C1C7F" w:rsidRDefault="006C1C7F" w:rsidP="006C1C7F">
            <w:pPr>
              <w:spacing w:after="120"/>
              <w:ind w:left="720" w:hanging="720"/>
              <w:jc w:val="both"/>
              <w:rPr>
                <w:strike/>
                <w:szCs w:val="20"/>
                <w:lang w:eastAsia="x-none"/>
              </w:rPr>
            </w:pPr>
            <w:r w:rsidRPr="006C1C7F">
              <w:rPr>
                <w:strike/>
                <w:color w:val="FF0000"/>
                <w:szCs w:val="20"/>
                <w:lang w:eastAsia="x-none"/>
              </w:rPr>
              <w:t>(fixed value)</w:t>
            </w:r>
          </w:p>
        </w:tc>
        <w:tc>
          <w:tcPr>
            <w:tcW w:w="4347" w:type="dxa"/>
            <w:shd w:val="clear" w:color="auto" w:fill="auto"/>
          </w:tcPr>
          <w:p w14:paraId="7DA3E551" w14:textId="77777777" w:rsidR="006C1C7F" w:rsidRPr="006C1C7F" w:rsidRDefault="006C1C7F" w:rsidP="006C1C7F">
            <w:pPr>
              <w:spacing w:after="120"/>
              <w:ind w:left="720" w:hanging="720"/>
              <w:jc w:val="both"/>
              <w:rPr>
                <w:szCs w:val="20"/>
                <w:lang w:eastAsia="x-none"/>
              </w:rPr>
            </w:pPr>
            <w:r w:rsidRPr="006C1C7F">
              <w:rPr>
                <w:szCs w:val="20"/>
                <w:lang w:eastAsia="x-none"/>
              </w:rPr>
              <w:t>To meet overall DCI size</w:t>
            </w:r>
          </w:p>
        </w:tc>
      </w:tr>
    </w:tbl>
    <w:p w14:paraId="2F4F7534" w14:textId="77777777" w:rsidR="006C1C7F" w:rsidRPr="006C1C7F" w:rsidRDefault="006C1C7F" w:rsidP="006C1C7F">
      <w:pPr>
        <w:ind w:left="720" w:hanging="720"/>
        <w:rPr>
          <w:b/>
          <w:lang w:eastAsia="x-none"/>
        </w:rPr>
      </w:pPr>
    </w:p>
    <w:p w14:paraId="16500B48" w14:textId="77777777" w:rsidR="006C1C7F" w:rsidRPr="006C1C7F" w:rsidRDefault="006C1C7F" w:rsidP="006C1C7F">
      <w:pPr>
        <w:ind w:left="720" w:hanging="720"/>
        <w:rPr>
          <w:b/>
          <w:lang w:eastAsia="x-none"/>
        </w:rPr>
      </w:pPr>
    </w:p>
    <w:p w14:paraId="17CD9643" w14:textId="621E4DF8" w:rsidR="006C1C7F" w:rsidRPr="006C1C7F" w:rsidRDefault="006C1C7F" w:rsidP="006C1C7F">
      <w:pPr>
        <w:rPr>
          <w:highlight w:val="green"/>
        </w:rPr>
      </w:pPr>
      <w:r w:rsidRPr="006C1C7F">
        <w:rPr>
          <w:highlight w:val="green"/>
        </w:rPr>
        <w:t>Agreement:</w:t>
      </w:r>
    </w:p>
    <w:p w14:paraId="450A384B" w14:textId="77777777" w:rsidR="006C1C7F" w:rsidRPr="006C1C7F" w:rsidRDefault="006C1C7F" w:rsidP="00613418">
      <w:pPr>
        <w:pStyle w:val="ListParagraph"/>
        <w:numPr>
          <w:ilvl w:val="0"/>
          <w:numId w:val="140"/>
        </w:numPr>
      </w:pPr>
      <w:r w:rsidRPr="006C1C7F">
        <w:t>The 1-bit indicator in DCI 2-x(=0,1,2,3) formats is removed</w:t>
      </w:r>
    </w:p>
    <w:p w14:paraId="341E78AD" w14:textId="77777777" w:rsidR="006C1C7F" w:rsidRPr="006C1C7F" w:rsidRDefault="006C1C7F" w:rsidP="006C1C7F">
      <w:pPr>
        <w:ind w:left="720" w:hanging="720"/>
        <w:rPr>
          <w:lang w:eastAsia="x-none"/>
        </w:rPr>
      </w:pPr>
    </w:p>
    <w:p w14:paraId="1008601D" w14:textId="77777777" w:rsidR="006C1C7F" w:rsidRPr="008D3264" w:rsidRDefault="006C1C7F" w:rsidP="006C1C7F">
      <w:pPr>
        <w:ind w:left="720" w:hanging="720"/>
        <w:rPr>
          <w:szCs w:val="20"/>
          <w:lang w:eastAsia="x-none"/>
        </w:rPr>
      </w:pPr>
      <w:r w:rsidRPr="008D3264">
        <w:rPr>
          <w:szCs w:val="20"/>
          <w:lang w:eastAsia="x-none"/>
        </w:rPr>
        <w:t>Proposals:</w:t>
      </w:r>
    </w:p>
    <w:p w14:paraId="2C5BF527" w14:textId="77777777" w:rsidR="006C1C7F" w:rsidRPr="008D3264" w:rsidRDefault="006C1C7F" w:rsidP="00613418">
      <w:pPr>
        <w:numPr>
          <w:ilvl w:val="0"/>
          <w:numId w:val="137"/>
        </w:numPr>
        <w:jc w:val="both"/>
        <w:rPr>
          <w:szCs w:val="20"/>
          <w:lang w:eastAsia="x-none"/>
        </w:rPr>
      </w:pPr>
      <w:r w:rsidRPr="008D3264">
        <w:rPr>
          <w:szCs w:val="20"/>
          <w:lang w:eastAsia="x-none"/>
        </w:rPr>
        <w:t>If both UL and SUL is configured, zero-padding is used to ensure the same DCI size regardless of whether UL or SUL is scheduled by the DCI at least for the case when the DCI is in USS</w:t>
      </w:r>
    </w:p>
    <w:p w14:paraId="5ED8B0FB" w14:textId="77777777" w:rsidR="006C1C7F" w:rsidRPr="008D3264" w:rsidRDefault="006C1C7F" w:rsidP="00613418">
      <w:pPr>
        <w:numPr>
          <w:ilvl w:val="1"/>
          <w:numId w:val="137"/>
        </w:numPr>
        <w:jc w:val="both"/>
        <w:rPr>
          <w:szCs w:val="20"/>
          <w:lang w:eastAsia="x-none"/>
        </w:rPr>
      </w:pPr>
      <w:r w:rsidRPr="008D3264">
        <w:rPr>
          <w:szCs w:val="20"/>
          <w:lang w:eastAsia="x-none"/>
        </w:rPr>
        <w:t>Note: may already be covered by the spec</w:t>
      </w:r>
    </w:p>
    <w:p w14:paraId="3A0A88E4" w14:textId="77777777" w:rsidR="006C1C7F" w:rsidRPr="008D3264" w:rsidRDefault="006C1C7F" w:rsidP="006C1C7F">
      <w:pPr>
        <w:ind w:left="720" w:hanging="720"/>
        <w:jc w:val="both"/>
        <w:rPr>
          <w:szCs w:val="20"/>
          <w:lang w:eastAsia="x-none"/>
        </w:rPr>
      </w:pPr>
      <w:r w:rsidRPr="008D3264">
        <w:rPr>
          <w:szCs w:val="20"/>
          <w:lang w:eastAsia="x-none"/>
        </w:rPr>
        <w:t>Proposals:</w:t>
      </w:r>
    </w:p>
    <w:p w14:paraId="41326866" w14:textId="77777777" w:rsidR="006C1C7F" w:rsidRPr="008D3264" w:rsidRDefault="006C1C7F" w:rsidP="00613418">
      <w:pPr>
        <w:numPr>
          <w:ilvl w:val="0"/>
          <w:numId w:val="137"/>
        </w:numPr>
        <w:jc w:val="both"/>
        <w:rPr>
          <w:szCs w:val="20"/>
          <w:lang w:eastAsia="x-none"/>
        </w:rPr>
      </w:pPr>
      <w:r w:rsidRPr="008D3264">
        <w:rPr>
          <w:szCs w:val="20"/>
          <w:lang w:eastAsia="x-none"/>
        </w:rPr>
        <w:t>If the size of DCI formats 0-0/1-0 is determined by the initial downlink BWP</w:t>
      </w:r>
    </w:p>
    <w:p w14:paraId="45DBD52A" w14:textId="77777777" w:rsidR="006C1C7F" w:rsidRPr="008D3264" w:rsidRDefault="006C1C7F" w:rsidP="00613418">
      <w:pPr>
        <w:numPr>
          <w:ilvl w:val="1"/>
          <w:numId w:val="137"/>
        </w:numPr>
        <w:jc w:val="both"/>
        <w:rPr>
          <w:szCs w:val="20"/>
          <w:lang w:eastAsia="x-none"/>
        </w:rPr>
      </w:pPr>
      <w:r w:rsidRPr="008D3264">
        <w:rPr>
          <w:szCs w:val="20"/>
          <w:lang w:eastAsia="x-none"/>
        </w:rPr>
        <w:t xml:space="preserve">Determine the size of the resource allocation field for format 0-0 from active </w:t>
      </w:r>
      <w:r w:rsidRPr="008D3264">
        <w:rPr>
          <w:b/>
          <w:szCs w:val="20"/>
          <w:lang w:eastAsia="x-none"/>
        </w:rPr>
        <w:t>uplink</w:t>
      </w:r>
      <w:r w:rsidRPr="008D3264">
        <w:rPr>
          <w:szCs w:val="20"/>
          <w:lang w:eastAsia="x-none"/>
        </w:rPr>
        <w:t xml:space="preserve"> BWP</w:t>
      </w:r>
    </w:p>
    <w:p w14:paraId="1D8D8A5F" w14:textId="77777777" w:rsidR="006C1C7F" w:rsidRPr="008D3264" w:rsidRDefault="006C1C7F" w:rsidP="00613418">
      <w:pPr>
        <w:numPr>
          <w:ilvl w:val="1"/>
          <w:numId w:val="137"/>
        </w:numPr>
        <w:jc w:val="both"/>
        <w:rPr>
          <w:szCs w:val="20"/>
          <w:lang w:eastAsia="x-none"/>
        </w:rPr>
      </w:pPr>
      <w:r w:rsidRPr="008D3264">
        <w:rPr>
          <w:szCs w:val="20"/>
          <w:lang w:eastAsia="x-none"/>
        </w:rPr>
        <w:t>If overall DCI size is larger than what is defined by DCI format 1-0, truncate the resource allocation field (MSBs) to match the overall size of formats 0-0 and 1-0</w:t>
      </w:r>
    </w:p>
    <w:p w14:paraId="5A021762" w14:textId="77777777" w:rsidR="006C1C7F" w:rsidRPr="006C1C7F" w:rsidRDefault="006C1C7F" w:rsidP="006C1C7F">
      <w:pPr>
        <w:ind w:left="720" w:hanging="720"/>
        <w:rPr>
          <w:lang w:eastAsia="x-none"/>
        </w:rPr>
      </w:pPr>
    </w:p>
    <w:p w14:paraId="1D47DF46" w14:textId="77777777" w:rsidR="006C1C7F" w:rsidRPr="006C1C7F" w:rsidRDefault="006C1C7F" w:rsidP="006C1C7F">
      <w:pPr>
        <w:ind w:left="720" w:hanging="720"/>
        <w:jc w:val="both"/>
        <w:rPr>
          <w:szCs w:val="20"/>
          <w:lang w:eastAsia="x-none"/>
        </w:rPr>
      </w:pPr>
      <w:r w:rsidRPr="006C1C7F">
        <w:rPr>
          <w:szCs w:val="20"/>
          <w:highlight w:val="green"/>
          <w:lang w:eastAsia="x-none"/>
        </w:rPr>
        <w:t>Agreements</w:t>
      </w:r>
      <w:r w:rsidRPr="006C1C7F">
        <w:rPr>
          <w:szCs w:val="20"/>
          <w:lang w:eastAsia="x-none"/>
        </w:rPr>
        <w:t>:</w:t>
      </w:r>
    </w:p>
    <w:p w14:paraId="694D3DA5" w14:textId="77777777" w:rsidR="006C1C7F" w:rsidRPr="006C1C7F" w:rsidRDefault="006C1C7F" w:rsidP="006C1C7F">
      <w:pPr>
        <w:ind w:left="720" w:hanging="720"/>
        <w:jc w:val="both"/>
        <w:rPr>
          <w:szCs w:val="20"/>
          <w:lang w:eastAsia="x-none"/>
        </w:rPr>
      </w:pPr>
      <w:r w:rsidRPr="006C1C7F">
        <w:rPr>
          <w:szCs w:val="20"/>
          <w:lang w:eastAsia="x-none"/>
        </w:rPr>
        <w:t xml:space="preserve">When the DCI size for DCI formats 0-0/1-0 in USS is derived from the initial BWP but applied to another BWP, apply scaling according to </w:t>
      </w:r>
    </w:p>
    <w:p w14:paraId="5342CC24" w14:textId="77777777" w:rsidR="006C1C7F" w:rsidRPr="006C1C7F" w:rsidRDefault="006C1C7F" w:rsidP="00613418">
      <w:pPr>
        <w:numPr>
          <w:ilvl w:val="0"/>
          <w:numId w:val="138"/>
        </w:numPr>
        <w:jc w:val="both"/>
        <w:rPr>
          <w:szCs w:val="20"/>
          <w:lang w:eastAsia="x-none"/>
        </w:rPr>
      </w:pPr>
      <w:r w:rsidRPr="006C1C7F">
        <w:rPr>
          <w:szCs w:val="20"/>
          <w:lang w:eastAsia="x-none"/>
        </w:rPr>
        <w:t>Derive the resource allocation (start and length) from the RIV field assuming the initial BWP</w:t>
      </w:r>
    </w:p>
    <w:p w14:paraId="449E5BD1" w14:textId="77777777" w:rsidR="006C1C7F" w:rsidRPr="006C1C7F" w:rsidRDefault="006C1C7F" w:rsidP="00613418">
      <w:pPr>
        <w:numPr>
          <w:ilvl w:val="0"/>
          <w:numId w:val="138"/>
        </w:numPr>
        <w:jc w:val="both"/>
        <w:rPr>
          <w:szCs w:val="20"/>
          <w:lang w:eastAsia="x-none"/>
        </w:rPr>
      </w:pPr>
      <w:r w:rsidRPr="006C1C7F">
        <w:rPr>
          <w:szCs w:val="20"/>
          <w:lang w:eastAsia="x-none"/>
        </w:rPr>
        <w:t>Scale start and length by a factor of K</w:t>
      </w:r>
    </w:p>
    <w:p w14:paraId="0A35397F" w14:textId="77777777" w:rsidR="006C1C7F" w:rsidRPr="006C1C7F" w:rsidRDefault="006C1C7F" w:rsidP="00613418">
      <w:pPr>
        <w:numPr>
          <w:ilvl w:val="0"/>
          <w:numId w:val="138"/>
        </w:numPr>
        <w:jc w:val="both"/>
        <w:rPr>
          <w:szCs w:val="20"/>
          <w:lang w:eastAsia="x-none"/>
        </w:rPr>
      </w:pPr>
      <w:r w:rsidRPr="006C1C7F">
        <w:rPr>
          <w:szCs w:val="20"/>
          <w:lang w:eastAsia="x-none"/>
        </w:rPr>
        <w:t>Apply the scaled start and length to the target BWP</w:t>
      </w:r>
    </w:p>
    <w:p w14:paraId="36EB6513" w14:textId="77777777" w:rsidR="006C1C7F" w:rsidRPr="006C1C7F" w:rsidRDefault="006C1C7F" w:rsidP="006C1C7F">
      <w:pPr>
        <w:ind w:left="720" w:hanging="720"/>
        <w:jc w:val="both"/>
        <w:rPr>
          <w:szCs w:val="20"/>
          <w:lang w:eastAsia="x-none"/>
        </w:rPr>
      </w:pPr>
      <w:r w:rsidRPr="006C1C7F">
        <w:rPr>
          <w:szCs w:val="20"/>
          <w:lang w:eastAsia="x-none"/>
        </w:rPr>
        <w:t>K is the max of</w:t>
      </w:r>
    </w:p>
    <w:p w14:paraId="7F915C9F" w14:textId="77777777" w:rsidR="006C1C7F" w:rsidRPr="006C1C7F" w:rsidRDefault="006C1C7F" w:rsidP="00613418">
      <w:pPr>
        <w:numPr>
          <w:ilvl w:val="0"/>
          <w:numId w:val="139"/>
        </w:numPr>
        <w:jc w:val="both"/>
        <w:rPr>
          <w:szCs w:val="20"/>
          <w:lang w:eastAsia="x-none"/>
        </w:rPr>
      </w:pPr>
      <w:r w:rsidRPr="006C1C7F">
        <w:rPr>
          <w:szCs w:val="20"/>
          <w:lang w:eastAsia="x-none"/>
        </w:rPr>
        <w:t>ratio between the size of the active BWP and the initial BWP, rounded down to the nearest power of 2</w:t>
      </w:r>
    </w:p>
    <w:p w14:paraId="069B2DFC" w14:textId="77777777" w:rsidR="006C1C7F" w:rsidRPr="006C1C7F" w:rsidRDefault="006C1C7F" w:rsidP="00613418">
      <w:pPr>
        <w:numPr>
          <w:ilvl w:val="0"/>
          <w:numId w:val="139"/>
        </w:numPr>
        <w:jc w:val="both"/>
        <w:rPr>
          <w:szCs w:val="20"/>
          <w:lang w:eastAsia="x-none"/>
        </w:rPr>
      </w:pPr>
      <w:r w:rsidRPr="006C1C7F">
        <w:rPr>
          <w:szCs w:val="20"/>
          <w:lang w:eastAsia="x-none"/>
        </w:rPr>
        <w:t>1</w:t>
      </w:r>
    </w:p>
    <w:p w14:paraId="37C84CBC" w14:textId="291E370F" w:rsidR="008212A6" w:rsidRDefault="008212A6" w:rsidP="008212A6"/>
    <w:p w14:paraId="0732FCB1" w14:textId="4BB20AD2" w:rsidR="006C1C7F" w:rsidRPr="00C809EF" w:rsidRDefault="00EF4125" w:rsidP="008212A6">
      <w:pPr>
        <w:rPr>
          <w:b/>
        </w:rPr>
      </w:pPr>
      <w:r w:rsidRPr="00C809EF">
        <w:rPr>
          <w:b/>
        </w:rPr>
        <w:t>Thursday</w:t>
      </w:r>
    </w:p>
    <w:p w14:paraId="0855F6FB" w14:textId="1313264B" w:rsidR="00EF4125" w:rsidRPr="00C809EF" w:rsidRDefault="0058452E" w:rsidP="00EF4125">
      <w:pPr>
        <w:rPr>
          <w:b/>
        </w:rPr>
      </w:pPr>
      <w:hyperlink r:id="rId1528" w:history="1">
        <w:r w:rsidR="000F2B08">
          <w:rPr>
            <w:rStyle w:val="Hyperlink"/>
            <w:b/>
          </w:rPr>
          <w:t>R1-1807817</w:t>
        </w:r>
      </w:hyperlink>
      <w:r w:rsidR="00EF4125" w:rsidRPr="00C809EF">
        <w:rPr>
          <w:b/>
        </w:rPr>
        <w:tab/>
        <w:t>Outcome of offline discussion on 7.1.3.1.4 (DCI content) - part III</w:t>
      </w:r>
      <w:r w:rsidR="00EF4125" w:rsidRPr="00C809EF">
        <w:rPr>
          <w:b/>
        </w:rPr>
        <w:tab/>
        <w:t>Ericsson</w:t>
      </w:r>
      <w:r w:rsidR="00EF4125" w:rsidRPr="00C809EF">
        <w:rPr>
          <w:b/>
        </w:rPr>
        <w:tab/>
        <w:t>noted</w:t>
      </w:r>
    </w:p>
    <w:p w14:paraId="61AFC95C" w14:textId="77777777" w:rsidR="00C809EF" w:rsidRDefault="00C809EF" w:rsidP="00C809E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07830928" w14:textId="61D9ECB9" w:rsidR="00EF4125" w:rsidRDefault="00EF4125" w:rsidP="00EF4125"/>
    <w:p w14:paraId="3557F7AA" w14:textId="77777777" w:rsidR="008D3264" w:rsidRPr="008D3264" w:rsidRDefault="008D3264" w:rsidP="008D3264">
      <w:pPr>
        <w:ind w:left="720" w:hanging="720"/>
        <w:rPr>
          <w:b/>
          <w:szCs w:val="20"/>
          <w:lang w:eastAsia="x-none"/>
        </w:rPr>
      </w:pPr>
      <w:r w:rsidRPr="008D3264">
        <w:rPr>
          <w:szCs w:val="20"/>
          <w:highlight w:val="green"/>
          <w:lang w:eastAsia="x-none"/>
        </w:rPr>
        <w:t>Agreements</w:t>
      </w:r>
      <w:r w:rsidRPr="008D3264">
        <w:rPr>
          <w:b/>
          <w:szCs w:val="20"/>
          <w:lang w:eastAsia="x-none"/>
        </w:rPr>
        <w:t>:</w:t>
      </w:r>
    </w:p>
    <w:p w14:paraId="0AC50C21" w14:textId="77777777" w:rsidR="008D3264" w:rsidRPr="008D3264" w:rsidRDefault="008D3264" w:rsidP="00613418">
      <w:pPr>
        <w:pStyle w:val="ListParagraph"/>
        <w:numPr>
          <w:ilvl w:val="0"/>
          <w:numId w:val="140"/>
        </w:numPr>
      </w:pPr>
      <w:r w:rsidRPr="008D3264">
        <w:t xml:space="preserve">Reuse DCI format 1-0 with C-RNTI and with resource allocation field equal to all ones for PDCCH order </w:t>
      </w:r>
    </w:p>
    <w:p w14:paraId="446EF986" w14:textId="77777777" w:rsidR="008D3264" w:rsidRPr="008D3264" w:rsidRDefault="008D3264" w:rsidP="00613418">
      <w:pPr>
        <w:pStyle w:val="ListParagraph"/>
        <w:numPr>
          <w:ilvl w:val="1"/>
          <w:numId w:val="140"/>
        </w:numPr>
      </w:pPr>
      <w:r w:rsidRPr="008D3264">
        <w:t>Note: need to update the spec such that no HARQ ACK is reported for PDCCH order</w:t>
      </w:r>
    </w:p>
    <w:p w14:paraId="46B2B5E6" w14:textId="77777777" w:rsidR="008D3264" w:rsidRPr="008D3264" w:rsidRDefault="008D3264" w:rsidP="008D3264">
      <w:pPr>
        <w:ind w:left="720" w:hanging="720"/>
        <w:rPr>
          <w:szCs w:val="20"/>
          <w:lang w:eastAsia="x-none"/>
        </w:rPr>
      </w:pPr>
      <w:r w:rsidRPr="008D3264">
        <w:rPr>
          <w:szCs w:val="20"/>
          <w:highlight w:val="green"/>
          <w:lang w:eastAsia="x-none"/>
        </w:rPr>
        <w:t>Agreements</w:t>
      </w:r>
      <w:r w:rsidRPr="008D3264">
        <w:rPr>
          <w:szCs w:val="20"/>
          <w:lang w:eastAsia="x-none"/>
        </w:rPr>
        <w:t>:</w:t>
      </w:r>
    </w:p>
    <w:p w14:paraId="50F90581" w14:textId="77777777" w:rsidR="008D3264" w:rsidRPr="008D3264" w:rsidRDefault="008D3264" w:rsidP="00613418">
      <w:pPr>
        <w:pStyle w:val="ListParagraph"/>
        <w:numPr>
          <w:ilvl w:val="0"/>
          <w:numId w:val="140"/>
        </w:numPr>
      </w:pPr>
      <w:r w:rsidRPr="008D3264">
        <w:lastRenderedPageBreak/>
        <w:t>If the size of DCI format 0-0/1-0 is determined by the initial downlink BWP</w:t>
      </w:r>
    </w:p>
    <w:p w14:paraId="7C55149B" w14:textId="77777777" w:rsidR="008D3264" w:rsidRPr="00B800F8" w:rsidRDefault="008D3264" w:rsidP="00613418">
      <w:pPr>
        <w:pStyle w:val="ListParagraph"/>
        <w:numPr>
          <w:ilvl w:val="1"/>
          <w:numId w:val="140"/>
        </w:numPr>
      </w:pPr>
      <w:r w:rsidRPr="008D3264">
        <w:t>Determine the size of the resource allocation field for format 0-0 from respective (UL or SUL) initial</w:t>
      </w:r>
      <w:r w:rsidRPr="00B800F8">
        <w:t xml:space="preserve"> uplink BWP</w:t>
      </w:r>
    </w:p>
    <w:p w14:paraId="670469FA" w14:textId="77777777" w:rsidR="008D3264" w:rsidRPr="008D3264" w:rsidRDefault="008D3264" w:rsidP="00613418">
      <w:pPr>
        <w:pStyle w:val="ListParagraph"/>
        <w:numPr>
          <w:ilvl w:val="1"/>
          <w:numId w:val="140"/>
        </w:numPr>
      </w:pPr>
      <w:r w:rsidRPr="008D3264">
        <w:t>If overall DCI size is larger than what is defined by DCI format 1-0, truncate the resource allocation field (MSBs) to match the overall size of formats 0-0 and 1-0</w:t>
      </w:r>
    </w:p>
    <w:p w14:paraId="2F629CC6" w14:textId="2B9F2367" w:rsidR="008D3264" w:rsidRPr="008D3264" w:rsidRDefault="008D3264" w:rsidP="008D3264">
      <w:pPr>
        <w:ind w:left="720" w:hanging="720"/>
        <w:rPr>
          <w:szCs w:val="20"/>
          <w:lang w:eastAsia="x-none"/>
        </w:rPr>
      </w:pPr>
      <w:r w:rsidRPr="008D3264">
        <w:rPr>
          <w:szCs w:val="20"/>
          <w:highlight w:val="green"/>
          <w:lang w:eastAsia="x-none"/>
        </w:rPr>
        <w:t>Agreement</w:t>
      </w:r>
      <w:r w:rsidRPr="008D3264">
        <w:rPr>
          <w:szCs w:val="20"/>
          <w:lang w:eastAsia="x-none"/>
        </w:rPr>
        <w:t>:</w:t>
      </w:r>
    </w:p>
    <w:p w14:paraId="7525228E" w14:textId="77777777" w:rsidR="008D3264" w:rsidRPr="008D3264" w:rsidRDefault="008D3264" w:rsidP="00613418">
      <w:pPr>
        <w:pStyle w:val="ListParagraph"/>
        <w:numPr>
          <w:ilvl w:val="0"/>
          <w:numId w:val="140"/>
        </w:numPr>
      </w:pPr>
      <w:r w:rsidRPr="008D3264">
        <w:t xml:space="preserve">For DCI format 1-1, the number of bits for the PDSCH-to-HARQ-timing-indicator field is given by ceil(log2(#values configured by RRC)) </w:t>
      </w:r>
    </w:p>
    <w:p w14:paraId="4EEC19D2" w14:textId="77777777" w:rsidR="008D3264" w:rsidRPr="008D3264" w:rsidRDefault="008D3264" w:rsidP="008D3264">
      <w:pPr>
        <w:ind w:left="720" w:hanging="720"/>
        <w:rPr>
          <w:szCs w:val="20"/>
          <w:lang w:eastAsia="x-none"/>
        </w:rPr>
      </w:pPr>
      <w:r w:rsidRPr="008D3264">
        <w:rPr>
          <w:szCs w:val="20"/>
          <w:highlight w:val="green"/>
          <w:lang w:eastAsia="x-none"/>
        </w:rPr>
        <w:t>Agreements</w:t>
      </w:r>
      <w:r w:rsidRPr="008D3264">
        <w:rPr>
          <w:szCs w:val="20"/>
          <w:lang w:eastAsia="x-none"/>
        </w:rPr>
        <w:t>:</w:t>
      </w:r>
    </w:p>
    <w:p w14:paraId="52A76328" w14:textId="77777777" w:rsidR="008D3264" w:rsidRPr="008D3264" w:rsidRDefault="008D3264" w:rsidP="00613418">
      <w:pPr>
        <w:pStyle w:val="ListParagraph"/>
        <w:numPr>
          <w:ilvl w:val="0"/>
          <w:numId w:val="140"/>
        </w:numPr>
        <w:rPr>
          <w:lang w:eastAsia="x-none"/>
        </w:rPr>
      </w:pPr>
      <w:r w:rsidRPr="008D3264">
        <w:t xml:space="preserve">If both PDSCH/PUSCH mapping type A and B are configured for a UE, the size of the antenna port field is determined by the maximum required for type A and B. </w:t>
      </w:r>
    </w:p>
    <w:p w14:paraId="7A93D583" w14:textId="77777777" w:rsidR="008D3264" w:rsidRPr="008D3264" w:rsidRDefault="008D3264" w:rsidP="00613418">
      <w:pPr>
        <w:pStyle w:val="ListParagraph"/>
        <w:numPr>
          <w:ilvl w:val="1"/>
          <w:numId w:val="140"/>
        </w:numPr>
        <w:rPr>
          <w:lang w:eastAsia="x-none"/>
        </w:rPr>
      </w:pPr>
      <w:r w:rsidRPr="008D3264">
        <w:t>Zero-padding of MSBs is used if necessary to fill the antenna port field.</w:t>
      </w:r>
    </w:p>
    <w:p w14:paraId="1472F695" w14:textId="77777777" w:rsidR="008D3264" w:rsidRPr="008D3264" w:rsidRDefault="008D3264" w:rsidP="008D3264">
      <w:pPr>
        <w:ind w:left="720" w:hanging="720"/>
        <w:rPr>
          <w:szCs w:val="20"/>
          <w:lang w:eastAsia="x-none"/>
        </w:rPr>
      </w:pPr>
      <w:r w:rsidRPr="008D3264">
        <w:rPr>
          <w:szCs w:val="20"/>
          <w:highlight w:val="green"/>
          <w:lang w:eastAsia="x-none"/>
        </w:rPr>
        <w:t>Agreements</w:t>
      </w:r>
      <w:r w:rsidRPr="008D3264">
        <w:rPr>
          <w:szCs w:val="20"/>
          <w:lang w:eastAsia="x-none"/>
        </w:rPr>
        <w:t>:</w:t>
      </w:r>
    </w:p>
    <w:p w14:paraId="196A6C80" w14:textId="77777777" w:rsidR="008D3264" w:rsidRPr="008D3264" w:rsidRDefault="008D3264" w:rsidP="00036580">
      <w:pPr>
        <w:numPr>
          <w:ilvl w:val="0"/>
          <w:numId w:val="171"/>
        </w:numPr>
        <w:jc w:val="both"/>
        <w:rPr>
          <w:szCs w:val="20"/>
          <w:lang w:eastAsia="x-none"/>
        </w:rPr>
      </w:pPr>
      <w:r w:rsidRPr="008D3264">
        <w:rPr>
          <w:szCs w:val="20"/>
          <w:lang w:eastAsia="x-none"/>
        </w:rPr>
        <w:t xml:space="preserve">Inform RAN2 to remove the comment in the RRC spec that the size for DCI format 2-1 must be a multiple of 14. RAN1 only uses multiples of 14 bits for preemption indication and discards the remaining bits (if any) in DCI format 2-1. </w:t>
      </w:r>
    </w:p>
    <w:p w14:paraId="22D13116" w14:textId="050B7F0C" w:rsidR="008D3264" w:rsidRPr="00B800F8" w:rsidRDefault="008D3264" w:rsidP="00036580">
      <w:pPr>
        <w:numPr>
          <w:ilvl w:val="0"/>
          <w:numId w:val="171"/>
        </w:numPr>
        <w:jc w:val="both"/>
        <w:rPr>
          <w:szCs w:val="20"/>
          <w:lang w:eastAsia="x-none"/>
        </w:rPr>
      </w:pPr>
      <w:r w:rsidRPr="00B800F8">
        <w:rPr>
          <w:szCs w:val="20"/>
          <w:lang w:eastAsia="x-none"/>
        </w:rPr>
        <w:t xml:space="preserve">LS in </w:t>
      </w:r>
      <w:hyperlink r:id="rId1529" w:history="1">
        <w:r w:rsidR="000F2B08">
          <w:rPr>
            <w:rStyle w:val="Hyperlink"/>
            <w:szCs w:val="20"/>
            <w:lang w:eastAsia="x-none"/>
          </w:rPr>
          <w:t>R1-1807841</w:t>
        </w:r>
      </w:hyperlink>
    </w:p>
    <w:p w14:paraId="005B68D3" w14:textId="6279F18E" w:rsidR="00EF4125" w:rsidRPr="00B800F8" w:rsidRDefault="00B800F8" w:rsidP="008D3264">
      <w:pPr>
        <w:rPr>
          <w:b/>
        </w:rPr>
      </w:pPr>
      <w:r w:rsidRPr="00B800F8">
        <w:rPr>
          <w:b/>
        </w:rPr>
        <w:t>Friday</w:t>
      </w:r>
    </w:p>
    <w:p w14:paraId="7B34C86C" w14:textId="74A2C517" w:rsidR="00B800F8" w:rsidRPr="00B800F8" w:rsidRDefault="0058452E" w:rsidP="008D3264">
      <w:pPr>
        <w:rPr>
          <w:b/>
        </w:rPr>
      </w:pPr>
      <w:hyperlink r:id="rId1530" w:history="1">
        <w:r w:rsidR="000F2B08">
          <w:rPr>
            <w:rStyle w:val="Hyperlink"/>
            <w:b/>
          </w:rPr>
          <w:t>R1-1807841</w:t>
        </w:r>
      </w:hyperlink>
      <w:r w:rsidR="00B800F8" w:rsidRPr="00B800F8">
        <w:rPr>
          <w:b/>
        </w:rPr>
        <w:tab/>
        <w:t>[Draft] LS on the size of DCI format 2-1</w:t>
      </w:r>
      <w:r w:rsidR="00B800F8" w:rsidRPr="00B800F8">
        <w:rPr>
          <w:b/>
        </w:rPr>
        <w:tab/>
        <w:t>Ericsson</w:t>
      </w:r>
    </w:p>
    <w:p w14:paraId="1350AFE0" w14:textId="08546806" w:rsidR="00B800F8" w:rsidRDefault="00B800F8" w:rsidP="00B800F8">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 xml:space="preserve">document is endorsed and final LS is </w:t>
      </w:r>
      <w:r w:rsidRPr="00B800F8">
        <w:rPr>
          <w:rFonts w:ascii="Times New Roman" w:hAnsi="Times New Roman"/>
          <w:szCs w:val="20"/>
          <w:highlight w:val="green"/>
        </w:rPr>
        <w:t xml:space="preserve">approved in </w:t>
      </w:r>
      <w:hyperlink r:id="rId1531" w:history="1">
        <w:r w:rsidR="000F2B08">
          <w:rPr>
            <w:rStyle w:val="Hyperlink"/>
            <w:rFonts w:ascii="Times New Roman" w:hAnsi="Times New Roman"/>
            <w:szCs w:val="20"/>
            <w:highlight w:val="green"/>
          </w:rPr>
          <w:t>R1-1807903</w:t>
        </w:r>
      </w:hyperlink>
      <w:r>
        <w:rPr>
          <w:rFonts w:ascii="Times New Roman" w:hAnsi="Times New Roman"/>
          <w:szCs w:val="20"/>
        </w:rPr>
        <w:t>.</w:t>
      </w:r>
    </w:p>
    <w:p w14:paraId="5296502F" w14:textId="5E9F1813" w:rsidR="008D3264" w:rsidRDefault="008D3264" w:rsidP="00EF4125"/>
    <w:p w14:paraId="186B6C05" w14:textId="77777777" w:rsidR="00B800F8" w:rsidRPr="005B445E" w:rsidRDefault="00B800F8" w:rsidP="00EF4125"/>
    <w:p w14:paraId="76CE7745" w14:textId="7666FC53" w:rsidR="00966D15" w:rsidRPr="00966D15" w:rsidRDefault="0058452E" w:rsidP="00966D15">
      <w:pPr>
        <w:ind w:left="720" w:hanging="720"/>
        <w:rPr>
          <w:lang w:eastAsia="x-none"/>
        </w:rPr>
      </w:pPr>
      <w:hyperlink r:id="rId1532" w:history="1">
        <w:r w:rsidR="000F2B08">
          <w:rPr>
            <w:rStyle w:val="Hyperlink"/>
            <w:lang w:eastAsia="x-none"/>
          </w:rPr>
          <w:t>R1-1805882</w:t>
        </w:r>
      </w:hyperlink>
      <w:r w:rsidR="00966D15" w:rsidRPr="00966D15">
        <w:rPr>
          <w:lang w:eastAsia="x-none"/>
        </w:rPr>
        <w:tab/>
        <w:t>Remaining issues on DCI contents and format</w:t>
      </w:r>
      <w:r w:rsidR="00966D15" w:rsidRPr="00966D15">
        <w:rPr>
          <w:lang w:eastAsia="x-none"/>
        </w:rPr>
        <w:tab/>
        <w:t>Huawei, HiSilicon</w:t>
      </w:r>
    </w:p>
    <w:p w14:paraId="69C2908B" w14:textId="4D8C8D64" w:rsidR="00966D15" w:rsidRPr="00966D15" w:rsidRDefault="0058452E" w:rsidP="00966D15">
      <w:pPr>
        <w:ind w:left="720" w:hanging="720"/>
        <w:rPr>
          <w:lang w:eastAsia="x-none"/>
        </w:rPr>
      </w:pPr>
      <w:hyperlink r:id="rId1533" w:history="1">
        <w:r w:rsidR="000F2B08">
          <w:rPr>
            <w:rStyle w:val="Hyperlink"/>
            <w:lang w:eastAsia="x-none"/>
          </w:rPr>
          <w:t>R1-1805902</w:t>
        </w:r>
      </w:hyperlink>
      <w:r w:rsidR="00966D15" w:rsidRPr="00966D15">
        <w:rPr>
          <w:lang w:eastAsia="x-none"/>
        </w:rPr>
        <w:tab/>
        <w:t>DCI design for URLLC</w:t>
      </w:r>
      <w:r w:rsidR="00966D15" w:rsidRPr="00966D15">
        <w:rPr>
          <w:lang w:eastAsia="x-none"/>
        </w:rPr>
        <w:tab/>
        <w:t>Huawei, HiSilicon</w:t>
      </w:r>
    </w:p>
    <w:p w14:paraId="683015B6" w14:textId="091CF86E" w:rsidR="00966D15" w:rsidRPr="00966D15" w:rsidRDefault="0058452E" w:rsidP="00966D15">
      <w:pPr>
        <w:ind w:left="720" w:hanging="720"/>
        <w:rPr>
          <w:lang w:eastAsia="x-none"/>
        </w:rPr>
      </w:pPr>
      <w:hyperlink r:id="rId1534" w:history="1">
        <w:r w:rsidR="000F2B08">
          <w:rPr>
            <w:rStyle w:val="Hyperlink"/>
            <w:lang w:eastAsia="x-none"/>
          </w:rPr>
          <w:t>R1-1806020</w:t>
        </w:r>
      </w:hyperlink>
      <w:r w:rsidR="00966D15" w:rsidRPr="00966D15">
        <w:rPr>
          <w:lang w:eastAsia="x-none"/>
        </w:rPr>
        <w:tab/>
        <w:t>DCI Contents and Formats for URLLC</w:t>
      </w:r>
      <w:r w:rsidR="00966D15" w:rsidRPr="00966D15">
        <w:rPr>
          <w:lang w:eastAsia="x-none"/>
        </w:rPr>
        <w:tab/>
        <w:t>Ericsson</w:t>
      </w:r>
    </w:p>
    <w:p w14:paraId="17BDD291" w14:textId="5FB06C7A" w:rsidR="00966D15" w:rsidRPr="00966D15" w:rsidRDefault="0058452E" w:rsidP="00966D15">
      <w:pPr>
        <w:ind w:left="720" w:hanging="720"/>
        <w:rPr>
          <w:lang w:eastAsia="x-none"/>
        </w:rPr>
      </w:pPr>
      <w:hyperlink r:id="rId1535" w:history="1">
        <w:r w:rsidR="000F2B08">
          <w:rPr>
            <w:rStyle w:val="Hyperlink"/>
            <w:lang w:eastAsia="x-none"/>
          </w:rPr>
          <w:t>R1-1806058</w:t>
        </w:r>
      </w:hyperlink>
      <w:r w:rsidR="00966D15" w:rsidRPr="00966D15">
        <w:rPr>
          <w:lang w:eastAsia="x-none"/>
        </w:rPr>
        <w:tab/>
        <w:t>Remaining issues on eMBB DCI format</w:t>
      </w:r>
      <w:r w:rsidR="00966D15" w:rsidRPr="00966D15">
        <w:rPr>
          <w:lang w:eastAsia="x-none"/>
        </w:rPr>
        <w:tab/>
        <w:t>vivo</w:t>
      </w:r>
    </w:p>
    <w:p w14:paraId="6843CA48" w14:textId="4BFAF93B" w:rsidR="00966D15" w:rsidRPr="00966D15" w:rsidRDefault="0058452E" w:rsidP="00966D15">
      <w:pPr>
        <w:ind w:left="720" w:hanging="720"/>
        <w:rPr>
          <w:lang w:eastAsia="x-none"/>
        </w:rPr>
      </w:pPr>
      <w:hyperlink r:id="rId1536" w:history="1">
        <w:r w:rsidR="000F2B08">
          <w:rPr>
            <w:rStyle w:val="Hyperlink"/>
            <w:lang w:eastAsia="x-none"/>
          </w:rPr>
          <w:t>R1-1806059</w:t>
        </w:r>
      </w:hyperlink>
      <w:r w:rsidR="00966D15" w:rsidRPr="00966D15">
        <w:rPr>
          <w:lang w:eastAsia="x-none"/>
        </w:rPr>
        <w:tab/>
        <w:t>Discussion on DCI format for URLLC</w:t>
      </w:r>
      <w:r w:rsidR="00966D15" w:rsidRPr="00966D15">
        <w:rPr>
          <w:lang w:eastAsia="x-none"/>
        </w:rPr>
        <w:tab/>
        <w:t>vivo</w:t>
      </w:r>
    </w:p>
    <w:p w14:paraId="0BB4228C" w14:textId="69C7C2ED" w:rsidR="00966D15" w:rsidRPr="00966D15" w:rsidRDefault="0058452E" w:rsidP="00966D15">
      <w:pPr>
        <w:ind w:left="720" w:hanging="720"/>
        <w:rPr>
          <w:lang w:eastAsia="x-none"/>
        </w:rPr>
      </w:pPr>
      <w:hyperlink r:id="rId1537" w:history="1">
        <w:r w:rsidR="000F2B08">
          <w:rPr>
            <w:rStyle w:val="Hyperlink"/>
            <w:lang w:eastAsia="x-none"/>
          </w:rPr>
          <w:t>R1-1806130</w:t>
        </w:r>
      </w:hyperlink>
      <w:r w:rsidR="00966D15" w:rsidRPr="00966D15">
        <w:rPr>
          <w:lang w:eastAsia="x-none"/>
        </w:rPr>
        <w:tab/>
        <w:t>Remaining issues on DCI content</w:t>
      </w:r>
      <w:r w:rsidR="00966D15" w:rsidRPr="00966D15">
        <w:rPr>
          <w:lang w:eastAsia="x-none"/>
        </w:rPr>
        <w:tab/>
        <w:t>ZTE</w:t>
      </w:r>
    </w:p>
    <w:p w14:paraId="189E080A" w14:textId="76DAE211" w:rsidR="00966D15" w:rsidRPr="00966D15" w:rsidRDefault="0058452E" w:rsidP="00966D15">
      <w:pPr>
        <w:ind w:left="720" w:hanging="720"/>
        <w:rPr>
          <w:lang w:eastAsia="x-none"/>
        </w:rPr>
      </w:pPr>
      <w:hyperlink r:id="rId1538" w:history="1">
        <w:r w:rsidR="000F2B08">
          <w:rPr>
            <w:rStyle w:val="Hyperlink"/>
            <w:lang w:eastAsia="x-none"/>
          </w:rPr>
          <w:t>R1-1806291</w:t>
        </w:r>
      </w:hyperlink>
      <w:r w:rsidR="00966D15" w:rsidRPr="00966D15">
        <w:rPr>
          <w:lang w:eastAsia="x-none"/>
        </w:rPr>
        <w:tab/>
        <w:t>Remaining issues on DCI contents</w:t>
      </w:r>
      <w:r w:rsidR="00966D15" w:rsidRPr="00966D15">
        <w:rPr>
          <w:lang w:eastAsia="x-none"/>
        </w:rPr>
        <w:tab/>
        <w:t>CATT</w:t>
      </w:r>
    </w:p>
    <w:p w14:paraId="01A71D6F" w14:textId="0A1CBD70" w:rsidR="00966D15" w:rsidRPr="00966D15" w:rsidRDefault="0058452E" w:rsidP="00966D15">
      <w:pPr>
        <w:ind w:left="720" w:hanging="720"/>
        <w:rPr>
          <w:lang w:eastAsia="x-none"/>
        </w:rPr>
      </w:pPr>
      <w:hyperlink r:id="rId1539" w:history="1">
        <w:r w:rsidR="000F2B08">
          <w:rPr>
            <w:rStyle w:val="Hyperlink"/>
            <w:lang w:eastAsia="x-none"/>
          </w:rPr>
          <w:t>R1-1806292</w:t>
        </w:r>
      </w:hyperlink>
      <w:r w:rsidR="00966D15" w:rsidRPr="00966D15">
        <w:rPr>
          <w:lang w:eastAsia="x-none"/>
        </w:rPr>
        <w:tab/>
        <w:t>On support of URLLC scheduling</w:t>
      </w:r>
      <w:r w:rsidR="00966D15" w:rsidRPr="00966D15">
        <w:rPr>
          <w:lang w:eastAsia="x-none"/>
        </w:rPr>
        <w:tab/>
        <w:t>CATT</w:t>
      </w:r>
    </w:p>
    <w:p w14:paraId="0320EED7" w14:textId="4409C53D" w:rsidR="00966D15" w:rsidRPr="00966D15" w:rsidRDefault="0058452E" w:rsidP="00966D15">
      <w:pPr>
        <w:ind w:left="720" w:hanging="720"/>
        <w:rPr>
          <w:lang w:eastAsia="x-none"/>
        </w:rPr>
      </w:pPr>
      <w:hyperlink r:id="rId1540" w:history="1">
        <w:r w:rsidR="000F2B08">
          <w:rPr>
            <w:rStyle w:val="Hyperlink"/>
            <w:lang w:eastAsia="x-none"/>
          </w:rPr>
          <w:t>R1-1806364</w:t>
        </w:r>
      </w:hyperlink>
      <w:r w:rsidR="00966D15" w:rsidRPr="00966D15">
        <w:rPr>
          <w:lang w:eastAsia="x-none"/>
        </w:rPr>
        <w:tab/>
        <w:t>Discussion on remaining issues for DCI</w:t>
      </w:r>
      <w:r w:rsidR="00966D15" w:rsidRPr="00966D15">
        <w:rPr>
          <w:lang w:eastAsia="x-none"/>
        </w:rPr>
        <w:tab/>
        <w:t>CMCC</w:t>
      </w:r>
    </w:p>
    <w:p w14:paraId="21775479" w14:textId="4A8462AB" w:rsidR="00966D15" w:rsidRPr="00966D15" w:rsidRDefault="0058452E" w:rsidP="00966D15">
      <w:pPr>
        <w:ind w:left="720" w:hanging="720"/>
        <w:rPr>
          <w:lang w:eastAsia="x-none"/>
        </w:rPr>
      </w:pPr>
      <w:hyperlink r:id="rId1541" w:history="1">
        <w:r w:rsidR="000F2B08">
          <w:rPr>
            <w:rStyle w:val="Hyperlink"/>
            <w:lang w:eastAsia="x-none"/>
          </w:rPr>
          <w:t>R1-1806365</w:t>
        </w:r>
      </w:hyperlink>
      <w:r w:rsidR="00966D15" w:rsidRPr="00966D15">
        <w:rPr>
          <w:lang w:eastAsia="x-none"/>
        </w:rPr>
        <w:tab/>
        <w:t>Discussion on support of compact DCI for URLLC</w:t>
      </w:r>
      <w:r w:rsidR="00966D15" w:rsidRPr="00966D15">
        <w:rPr>
          <w:lang w:eastAsia="x-none"/>
        </w:rPr>
        <w:tab/>
        <w:t>CMCC</w:t>
      </w:r>
    </w:p>
    <w:p w14:paraId="79F064EE" w14:textId="1E132357" w:rsidR="00966D15" w:rsidRPr="00966D15" w:rsidRDefault="0058452E" w:rsidP="00966D15">
      <w:pPr>
        <w:ind w:left="720" w:hanging="720"/>
        <w:rPr>
          <w:lang w:eastAsia="x-none"/>
        </w:rPr>
      </w:pPr>
      <w:hyperlink r:id="rId1542" w:history="1">
        <w:r w:rsidR="000F2B08">
          <w:rPr>
            <w:rStyle w:val="Hyperlink"/>
            <w:lang w:eastAsia="x-none"/>
          </w:rPr>
          <w:t>R1-1806399</w:t>
        </w:r>
      </w:hyperlink>
      <w:r w:rsidR="00966D15" w:rsidRPr="00966D15">
        <w:rPr>
          <w:lang w:eastAsia="x-none"/>
        </w:rPr>
        <w:tab/>
        <w:t>Remaining issues on DCI contents and formats</w:t>
      </w:r>
      <w:r w:rsidR="00966D15" w:rsidRPr="00966D15">
        <w:rPr>
          <w:lang w:eastAsia="x-none"/>
        </w:rPr>
        <w:tab/>
        <w:t>Spreadtrum Communications</w:t>
      </w:r>
    </w:p>
    <w:p w14:paraId="165CEE25" w14:textId="7F00AE09" w:rsidR="00966D15" w:rsidRPr="00966D15" w:rsidRDefault="0058452E" w:rsidP="00966D15">
      <w:pPr>
        <w:ind w:left="720" w:hanging="720"/>
        <w:rPr>
          <w:lang w:eastAsia="x-none"/>
        </w:rPr>
      </w:pPr>
      <w:hyperlink r:id="rId1543" w:history="1">
        <w:r w:rsidR="000F2B08">
          <w:rPr>
            <w:rStyle w:val="Hyperlink"/>
            <w:lang w:eastAsia="x-none"/>
          </w:rPr>
          <w:t>R1-1806517</w:t>
        </w:r>
      </w:hyperlink>
      <w:r w:rsidR="00966D15" w:rsidRPr="00966D15">
        <w:rPr>
          <w:lang w:eastAsia="x-none"/>
        </w:rPr>
        <w:tab/>
        <w:t>Further considerations on DCI formats</w:t>
      </w:r>
      <w:r w:rsidR="00966D15" w:rsidRPr="00966D15">
        <w:rPr>
          <w:lang w:eastAsia="x-none"/>
        </w:rPr>
        <w:tab/>
        <w:t>Intel Corporation</w:t>
      </w:r>
    </w:p>
    <w:p w14:paraId="0628BE10" w14:textId="6897BA56" w:rsidR="00966D15" w:rsidRPr="00966D15" w:rsidRDefault="0058452E" w:rsidP="00966D15">
      <w:pPr>
        <w:ind w:left="720" w:hanging="720"/>
        <w:rPr>
          <w:lang w:eastAsia="x-none"/>
        </w:rPr>
      </w:pPr>
      <w:hyperlink r:id="rId1544" w:history="1">
        <w:r w:rsidR="000F2B08">
          <w:rPr>
            <w:rStyle w:val="Hyperlink"/>
            <w:lang w:eastAsia="x-none"/>
          </w:rPr>
          <w:t>R1-1806518</w:t>
        </w:r>
      </w:hyperlink>
      <w:r w:rsidR="00966D15" w:rsidRPr="00966D15">
        <w:rPr>
          <w:lang w:eastAsia="x-none"/>
        </w:rPr>
        <w:tab/>
        <w:t>On DCI format for NR URLLC</w:t>
      </w:r>
      <w:r w:rsidR="00966D15" w:rsidRPr="00966D15">
        <w:rPr>
          <w:lang w:eastAsia="x-none"/>
        </w:rPr>
        <w:tab/>
        <w:t>Intel Corporation</w:t>
      </w:r>
    </w:p>
    <w:p w14:paraId="64101D43" w14:textId="2BF504AB" w:rsidR="00966D15" w:rsidRPr="00966D15" w:rsidRDefault="0058452E" w:rsidP="00966D15">
      <w:pPr>
        <w:ind w:left="720" w:hanging="720"/>
        <w:rPr>
          <w:lang w:eastAsia="x-none"/>
        </w:rPr>
      </w:pPr>
      <w:hyperlink r:id="rId1545" w:history="1">
        <w:r w:rsidR="000F2B08">
          <w:rPr>
            <w:rStyle w:val="Hyperlink"/>
            <w:lang w:eastAsia="x-none"/>
          </w:rPr>
          <w:t>R1-1806618</w:t>
        </w:r>
      </w:hyperlink>
      <w:r w:rsidR="00966D15" w:rsidRPr="00966D15">
        <w:rPr>
          <w:lang w:eastAsia="x-none"/>
        </w:rPr>
        <w:tab/>
        <w:t>Remaining issues on DCI contents and formats</w:t>
      </w:r>
      <w:r w:rsidR="00966D15" w:rsidRPr="00966D15">
        <w:rPr>
          <w:lang w:eastAsia="x-none"/>
        </w:rPr>
        <w:tab/>
        <w:t>LG Electronics</w:t>
      </w:r>
    </w:p>
    <w:p w14:paraId="593F8F0C" w14:textId="252E48A7" w:rsidR="00966D15" w:rsidRPr="00966D15" w:rsidRDefault="0058452E" w:rsidP="00966D15">
      <w:pPr>
        <w:ind w:left="720" w:hanging="720"/>
        <w:rPr>
          <w:lang w:eastAsia="x-none"/>
        </w:rPr>
      </w:pPr>
      <w:hyperlink r:id="rId1546" w:history="1">
        <w:r w:rsidR="000F2B08">
          <w:rPr>
            <w:rStyle w:val="Hyperlink"/>
            <w:lang w:eastAsia="x-none"/>
          </w:rPr>
          <w:t>R1-1806619</w:t>
        </w:r>
      </w:hyperlink>
      <w:r w:rsidR="00966D15" w:rsidRPr="00966D15">
        <w:rPr>
          <w:lang w:eastAsia="x-none"/>
        </w:rPr>
        <w:tab/>
        <w:t>DCI contents and foramts for URLLC</w:t>
      </w:r>
      <w:r w:rsidR="00966D15" w:rsidRPr="00966D15">
        <w:rPr>
          <w:lang w:eastAsia="x-none"/>
        </w:rPr>
        <w:tab/>
        <w:t>LG Electronics</w:t>
      </w:r>
    </w:p>
    <w:p w14:paraId="765F94ED" w14:textId="0A1339D2" w:rsidR="00966D15" w:rsidRPr="00966D15" w:rsidRDefault="0058452E" w:rsidP="00966D15">
      <w:pPr>
        <w:ind w:left="720" w:hanging="720"/>
        <w:rPr>
          <w:lang w:eastAsia="x-none"/>
        </w:rPr>
      </w:pPr>
      <w:hyperlink r:id="rId1547" w:history="1">
        <w:r w:rsidR="000F2B08">
          <w:rPr>
            <w:rStyle w:val="Hyperlink"/>
            <w:lang w:eastAsia="x-none"/>
          </w:rPr>
          <w:t>R1-1806657</w:t>
        </w:r>
      </w:hyperlink>
      <w:r w:rsidR="00966D15" w:rsidRPr="00966D15">
        <w:rPr>
          <w:lang w:eastAsia="x-none"/>
        </w:rPr>
        <w:tab/>
        <w:t>On the remaining issues for DCI format sizes and contents</w:t>
      </w:r>
      <w:r w:rsidR="00966D15" w:rsidRPr="00966D15">
        <w:rPr>
          <w:lang w:eastAsia="x-none"/>
        </w:rPr>
        <w:tab/>
        <w:t>Nokia, Nokia Shanghai Bell</w:t>
      </w:r>
    </w:p>
    <w:p w14:paraId="4BE13292" w14:textId="79B9CA86" w:rsidR="00966D15" w:rsidRPr="00966D15" w:rsidRDefault="0058452E" w:rsidP="00966D15">
      <w:pPr>
        <w:ind w:left="720" w:hanging="720"/>
        <w:rPr>
          <w:lang w:eastAsia="x-none"/>
        </w:rPr>
      </w:pPr>
      <w:hyperlink r:id="rId1548" w:history="1">
        <w:r w:rsidR="000F2B08">
          <w:rPr>
            <w:rStyle w:val="Hyperlink"/>
            <w:lang w:eastAsia="x-none"/>
          </w:rPr>
          <w:t>R1-1806731</w:t>
        </w:r>
      </w:hyperlink>
      <w:r w:rsidR="00966D15" w:rsidRPr="00966D15">
        <w:rPr>
          <w:lang w:eastAsia="x-none"/>
        </w:rPr>
        <w:tab/>
        <w:t>DCI Contents and Formats</w:t>
      </w:r>
      <w:r w:rsidR="00966D15" w:rsidRPr="00966D15">
        <w:rPr>
          <w:lang w:eastAsia="x-none"/>
        </w:rPr>
        <w:tab/>
        <w:t>Samsung</w:t>
      </w:r>
    </w:p>
    <w:p w14:paraId="195DE93A" w14:textId="098A3954" w:rsidR="00966D15" w:rsidRPr="00966D15" w:rsidRDefault="0058452E" w:rsidP="00966D15">
      <w:pPr>
        <w:ind w:left="720" w:hanging="720"/>
        <w:rPr>
          <w:lang w:eastAsia="x-none"/>
        </w:rPr>
      </w:pPr>
      <w:hyperlink r:id="rId1549" w:history="1">
        <w:r w:rsidR="000F2B08">
          <w:rPr>
            <w:rStyle w:val="Hyperlink"/>
            <w:lang w:eastAsia="x-none"/>
          </w:rPr>
          <w:t>R1-1806732</w:t>
        </w:r>
      </w:hyperlink>
      <w:r w:rsidR="00966D15" w:rsidRPr="00966D15">
        <w:rPr>
          <w:lang w:eastAsia="x-none"/>
        </w:rPr>
        <w:tab/>
        <w:t>On Need for Additional DCI Format for URLLC</w:t>
      </w:r>
      <w:r w:rsidR="00966D15" w:rsidRPr="00966D15">
        <w:rPr>
          <w:lang w:eastAsia="x-none"/>
        </w:rPr>
        <w:tab/>
        <w:t>Samsung</w:t>
      </w:r>
    </w:p>
    <w:p w14:paraId="42C915E9" w14:textId="163F1A69" w:rsidR="00966D15" w:rsidRPr="00966D15" w:rsidRDefault="0058452E" w:rsidP="00966D15">
      <w:pPr>
        <w:ind w:left="720" w:hanging="720"/>
        <w:rPr>
          <w:lang w:eastAsia="x-none"/>
        </w:rPr>
      </w:pPr>
      <w:hyperlink r:id="rId1550" w:history="1">
        <w:r w:rsidR="000F2B08">
          <w:rPr>
            <w:rStyle w:val="Hyperlink"/>
            <w:lang w:eastAsia="x-none"/>
          </w:rPr>
          <w:t>R1-1806781</w:t>
        </w:r>
      </w:hyperlink>
      <w:r w:rsidR="00966D15" w:rsidRPr="00966D15">
        <w:rPr>
          <w:lang w:eastAsia="x-none"/>
        </w:rPr>
        <w:tab/>
        <w:t>Reamining issues on DCI formats and contents</w:t>
      </w:r>
      <w:r w:rsidR="00966D15" w:rsidRPr="00966D15">
        <w:rPr>
          <w:lang w:eastAsia="x-none"/>
        </w:rPr>
        <w:tab/>
        <w:t>MediaTek Inc.</w:t>
      </w:r>
    </w:p>
    <w:p w14:paraId="375A5C31" w14:textId="29D5650F" w:rsidR="00966D15" w:rsidRPr="00966D15" w:rsidRDefault="0058452E" w:rsidP="00966D15">
      <w:pPr>
        <w:ind w:left="720" w:hanging="720"/>
        <w:rPr>
          <w:lang w:eastAsia="x-none"/>
        </w:rPr>
      </w:pPr>
      <w:hyperlink r:id="rId1551" w:history="1">
        <w:r w:rsidR="000F2B08">
          <w:rPr>
            <w:rStyle w:val="Hyperlink"/>
            <w:lang w:eastAsia="x-none"/>
          </w:rPr>
          <w:t>R1-1806809</w:t>
        </w:r>
      </w:hyperlink>
      <w:r w:rsidR="00966D15" w:rsidRPr="00966D15">
        <w:rPr>
          <w:lang w:eastAsia="x-none"/>
        </w:rPr>
        <w:tab/>
        <w:t>Discussion on new DCI format for URLLC</w:t>
      </w:r>
      <w:r w:rsidR="00966D15" w:rsidRPr="00966D15">
        <w:rPr>
          <w:lang w:eastAsia="x-none"/>
        </w:rPr>
        <w:tab/>
        <w:t>MediaTek Inc.</w:t>
      </w:r>
    </w:p>
    <w:p w14:paraId="208FA7C2" w14:textId="67461F7C" w:rsidR="00966D15" w:rsidRPr="00966D15" w:rsidRDefault="0058452E" w:rsidP="00966D15">
      <w:pPr>
        <w:ind w:left="720" w:hanging="720"/>
        <w:rPr>
          <w:lang w:eastAsia="x-none"/>
        </w:rPr>
      </w:pPr>
      <w:hyperlink r:id="rId1552" w:history="1">
        <w:r w:rsidR="000F2B08">
          <w:rPr>
            <w:rStyle w:val="Hyperlink"/>
            <w:lang w:eastAsia="x-none"/>
          </w:rPr>
          <w:t>R1-1806916</w:t>
        </w:r>
      </w:hyperlink>
      <w:r w:rsidR="00966D15" w:rsidRPr="00966D15">
        <w:rPr>
          <w:lang w:eastAsia="x-none"/>
        </w:rPr>
        <w:tab/>
        <w:t>Remaining issues on DCI contents and formats</w:t>
      </w:r>
      <w:r w:rsidR="00966D15" w:rsidRPr="00966D15">
        <w:rPr>
          <w:lang w:eastAsia="x-none"/>
        </w:rPr>
        <w:tab/>
        <w:t>Panasonic</w:t>
      </w:r>
    </w:p>
    <w:p w14:paraId="42237CCB" w14:textId="6276AAEB" w:rsidR="00966D15" w:rsidRPr="00966D15" w:rsidRDefault="0058452E" w:rsidP="00966D15">
      <w:pPr>
        <w:ind w:left="720" w:hanging="720"/>
        <w:rPr>
          <w:lang w:eastAsia="x-none"/>
        </w:rPr>
      </w:pPr>
      <w:hyperlink r:id="rId1553" w:history="1">
        <w:r w:rsidR="000F2B08">
          <w:rPr>
            <w:rStyle w:val="Hyperlink"/>
            <w:lang w:eastAsia="x-none"/>
          </w:rPr>
          <w:t>R1-1807233</w:t>
        </w:r>
      </w:hyperlink>
      <w:r w:rsidR="00966D15" w:rsidRPr="00966D15">
        <w:rPr>
          <w:lang w:eastAsia="x-none"/>
        </w:rPr>
        <w:tab/>
        <w:t>Remaining issues on DCI contents and formats</w:t>
      </w:r>
      <w:r w:rsidR="00966D15" w:rsidRPr="00966D15">
        <w:rPr>
          <w:lang w:eastAsia="x-none"/>
        </w:rPr>
        <w:tab/>
        <w:t>WILUS Inc.</w:t>
      </w:r>
    </w:p>
    <w:p w14:paraId="66773DE1" w14:textId="50F41813" w:rsidR="00966D15" w:rsidRPr="00966D15" w:rsidRDefault="0058452E" w:rsidP="00966D15">
      <w:pPr>
        <w:ind w:left="720" w:hanging="720"/>
        <w:rPr>
          <w:lang w:eastAsia="x-none"/>
        </w:rPr>
      </w:pPr>
      <w:hyperlink r:id="rId1554" w:history="1">
        <w:r w:rsidR="000F2B08">
          <w:rPr>
            <w:rStyle w:val="Hyperlink"/>
            <w:lang w:eastAsia="x-none"/>
          </w:rPr>
          <w:t>R1-1807239</w:t>
        </w:r>
      </w:hyperlink>
      <w:r w:rsidR="00966D15" w:rsidRPr="00966D15">
        <w:rPr>
          <w:lang w:eastAsia="x-none"/>
        </w:rPr>
        <w:tab/>
        <w:t>Remaining details on DCI interpretation</w:t>
      </w:r>
      <w:r w:rsidR="00966D15" w:rsidRPr="00966D15">
        <w:rPr>
          <w:lang w:eastAsia="x-none"/>
        </w:rPr>
        <w:tab/>
        <w:t>ASUSTEK COMPUTER (SHANGHAI)</w:t>
      </w:r>
    </w:p>
    <w:p w14:paraId="078DBB2E" w14:textId="1357775D" w:rsidR="00966D15" w:rsidRPr="00966D15" w:rsidRDefault="0058452E" w:rsidP="00966D15">
      <w:pPr>
        <w:ind w:left="720" w:hanging="720"/>
        <w:rPr>
          <w:lang w:eastAsia="x-none"/>
        </w:rPr>
      </w:pPr>
      <w:hyperlink r:id="rId1555" w:history="1">
        <w:r w:rsidR="000F2B08">
          <w:rPr>
            <w:rStyle w:val="Hyperlink"/>
            <w:lang w:eastAsia="x-none"/>
          </w:rPr>
          <w:t>R1-1807249</w:t>
        </w:r>
      </w:hyperlink>
      <w:r w:rsidR="00966D15" w:rsidRPr="00966D15">
        <w:rPr>
          <w:lang w:eastAsia="x-none"/>
        </w:rPr>
        <w:tab/>
        <w:t>Remaining issues of DCI</w:t>
      </w:r>
      <w:r w:rsidR="00966D15" w:rsidRPr="00966D15">
        <w:rPr>
          <w:lang w:eastAsia="x-none"/>
        </w:rPr>
        <w:tab/>
        <w:t>Ericsson</w:t>
      </w:r>
    </w:p>
    <w:p w14:paraId="63529067" w14:textId="1E08D731" w:rsidR="00966D15" w:rsidRPr="00966D15" w:rsidRDefault="0058452E" w:rsidP="00966D15">
      <w:pPr>
        <w:ind w:left="720" w:hanging="720"/>
        <w:rPr>
          <w:lang w:eastAsia="x-none"/>
        </w:rPr>
      </w:pPr>
      <w:hyperlink r:id="rId1556" w:history="1">
        <w:r w:rsidR="000F2B08">
          <w:rPr>
            <w:rStyle w:val="Hyperlink"/>
            <w:lang w:eastAsia="x-none"/>
          </w:rPr>
          <w:t>R1-1807355</w:t>
        </w:r>
      </w:hyperlink>
      <w:r w:rsidR="00966D15" w:rsidRPr="00966D15">
        <w:rPr>
          <w:lang w:eastAsia="x-none"/>
        </w:rPr>
        <w:tab/>
        <w:t>Discussion on DCI related issues</w:t>
      </w:r>
      <w:r w:rsidR="00966D15" w:rsidRPr="00966D15">
        <w:rPr>
          <w:lang w:eastAsia="x-none"/>
        </w:rPr>
        <w:tab/>
        <w:t>Qualcomm Incorporated</w:t>
      </w:r>
    </w:p>
    <w:p w14:paraId="717A9E33" w14:textId="42E231D8" w:rsidR="00966D15" w:rsidRDefault="0058452E" w:rsidP="00966D15">
      <w:pPr>
        <w:ind w:left="720" w:hanging="720"/>
        <w:rPr>
          <w:lang w:eastAsia="x-none"/>
        </w:rPr>
      </w:pPr>
      <w:hyperlink r:id="rId1557" w:history="1">
        <w:r w:rsidR="000F2B08">
          <w:rPr>
            <w:rStyle w:val="Hyperlink"/>
            <w:lang w:eastAsia="x-none"/>
          </w:rPr>
          <w:t>R1-1807356</w:t>
        </w:r>
      </w:hyperlink>
      <w:r w:rsidR="00966D15" w:rsidRPr="00966D15">
        <w:rPr>
          <w:lang w:eastAsia="x-none"/>
        </w:rPr>
        <w:tab/>
        <w:t>Considerations on a new DCI format for URLLC</w:t>
      </w:r>
      <w:r w:rsidR="00966D15" w:rsidRPr="00966D15">
        <w:rPr>
          <w:lang w:eastAsia="x-none"/>
        </w:rPr>
        <w:tab/>
        <w:t>Qualcomm Incorporated</w:t>
      </w:r>
    </w:p>
    <w:p w14:paraId="1571451B" w14:textId="394A9EB3" w:rsidR="00B800F8" w:rsidRPr="00966D15" w:rsidRDefault="0058452E" w:rsidP="00966D15">
      <w:pPr>
        <w:ind w:left="720" w:hanging="720"/>
        <w:rPr>
          <w:lang w:eastAsia="x-none"/>
        </w:rPr>
      </w:pPr>
      <w:hyperlink r:id="rId1558" w:history="1">
        <w:r w:rsidR="000F2B08">
          <w:rPr>
            <w:rStyle w:val="Hyperlink"/>
            <w:lang w:eastAsia="x-none"/>
          </w:rPr>
          <w:t>R1-1807623</w:t>
        </w:r>
      </w:hyperlink>
      <w:r w:rsidR="00B800F8" w:rsidRPr="00B800F8">
        <w:rPr>
          <w:lang w:eastAsia="x-none"/>
        </w:rPr>
        <w:tab/>
        <w:t>Summary of 7.1.3.1.4 (DCI content)</w:t>
      </w:r>
      <w:r w:rsidR="00B800F8" w:rsidRPr="00B800F8">
        <w:rPr>
          <w:lang w:eastAsia="x-none"/>
        </w:rPr>
        <w:tab/>
        <w:t>Ericsson</w:t>
      </w:r>
    </w:p>
    <w:p w14:paraId="0814021E" w14:textId="77777777" w:rsidR="00966D15" w:rsidRPr="00966D15" w:rsidRDefault="00966D15" w:rsidP="00C540AB">
      <w:pPr>
        <w:pStyle w:val="Heading5"/>
      </w:pPr>
      <w:bookmarkStart w:id="705" w:name="_Toc516232627"/>
      <w:r w:rsidRPr="00966D15">
        <w:t>Other</w:t>
      </w:r>
      <w:bookmarkEnd w:id="705"/>
    </w:p>
    <w:p w14:paraId="02A1E87B" w14:textId="1CE33D5E" w:rsidR="00966D15" w:rsidRPr="00966D15" w:rsidRDefault="0058452E" w:rsidP="00966D15">
      <w:pPr>
        <w:ind w:left="720" w:hanging="720"/>
        <w:rPr>
          <w:lang w:eastAsia="x-none"/>
        </w:rPr>
      </w:pPr>
      <w:hyperlink r:id="rId1559" w:history="1">
        <w:r w:rsidR="000F2B08">
          <w:rPr>
            <w:rStyle w:val="Hyperlink"/>
            <w:lang w:eastAsia="x-none"/>
          </w:rPr>
          <w:t>R1-1805901</w:t>
        </w:r>
      </w:hyperlink>
      <w:r w:rsidR="00966D15" w:rsidRPr="00966D15">
        <w:rPr>
          <w:lang w:eastAsia="x-none"/>
        </w:rPr>
        <w:tab/>
        <w:t>Summary of remaining issues on PDCCH monitoring with TP</w:t>
      </w:r>
      <w:r w:rsidR="00966D15" w:rsidRPr="00966D15">
        <w:rPr>
          <w:lang w:eastAsia="x-none"/>
        </w:rPr>
        <w:tab/>
        <w:t>Huawei, HiSilicon</w:t>
      </w:r>
    </w:p>
    <w:p w14:paraId="18607746" w14:textId="21DF4866" w:rsidR="00966D15" w:rsidRPr="00966D15" w:rsidRDefault="0058452E" w:rsidP="00966D15">
      <w:pPr>
        <w:ind w:left="720" w:hanging="720"/>
        <w:rPr>
          <w:lang w:eastAsia="x-none"/>
        </w:rPr>
      </w:pPr>
      <w:hyperlink r:id="rId1560" w:history="1">
        <w:r w:rsidR="000F2B08">
          <w:rPr>
            <w:rStyle w:val="Hyperlink"/>
            <w:lang w:eastAsia="x-none"/>
          </w:rPr>
          <w:t>R1-1806884</w:t>
        </w:r>
      </w:hyperlink>
      <w:r w:rsidR="00966D15" w:rsidRPr="00966D15">
        <w:rPr>
          <w:lang w:eastAsia="x-none"/>
        </w:rPr>
        <w:tab/>
        <w:t>DCI size and interpretation for different BWP</w:t>
      </w:r>
      <w:r w:rsidR="00966D15" w:rsidRPr="00966D15">
        <w:rPr>
          <w:lang w:eastAsia="x-none"/>
        </w:rPr>
        <w:tab/>
        <w:t>Huawei, HiSilicon</w:t>
      </w:r>
    </w:p>
    <w:p w14:paraId="47CC81F0" w14:textId="01C27F3D" w:rsidR="00966D15" w:rsidRPr="00966D15" w:rsidRDefault="0058452E" w:rsidP="00966D15">
      <w:pPr>
        <w:ind w:left="720" w:hanging="720"/>
        <w:rPr>
          <w:lang w:eastAsia="x-none"/>
        </w:rPr>
      </w:pPr>
      <w:hyperlink r:id="rId1561" w:history="1">
        <w:r w:rsidR="000F2B08">
          <w:rPr>
            <w:rStyle w:val="Hyperlink"/>
            <w:lang w:eastAsia="x-none"/>
          </w:rPr>
          <w:t>R1-1807250</w:t>
        </w:r>
      </w:hyperlink>
      <w:r w:rsidR="00966D15" w:rsidRPr="00966D15">
        <w:rPr>
          <w:lang w:eastAsia="x-none"/>
        </w:rPr>
        <w:tab/>
        <w:t>On Improvements to the Search Space Design</w:t>
      </w:r>
      <w:r w:rsidR="00966D15" w:rsidRPr="00966D15">
        <w:rPr>
          <w:lang w:eastAsia="x-none"/>
        </w:rPr>
        <w:tab/>
        <w:t>Ericsson</w:t>
      </w:r>
    </w:p>
    <w:p w14:paraId="0BA1A5F0" w14:textId="5B8239EF" w:rsidR="00966D15" w:rsidRPr="00966D15" w:rsidRDefault="0058452E" w:rsidP="00966D15">
      <w:pPr>
        <w:ind w:left="720" w:hanging="720"/>
        <w:rPr>
          <w:lang w:eastAsia="x-none"/>
        </w:rPr>
      </w:pPr>
      <w:hyperlink r:id="rId1562" w:history="1">
        <w:r w:rsidR="000F2B08">
          <w:rPr>
            <w:rStyle w:val="Hyperlink"/>
            <w:lang w:eastAsia="x-none"/>
          </w:rPr>
          <w:t>R1-1807305</w:t>
        </w:r>
      </w:hyperlink>
      <w:r w:rsidR="00966D15" w:rsidRPr="00966D15">
        <w:rPr>
          <w:lang w:eastAsia="x-none"/>
        </w:rPr>
        <w:tab/>
        <w:t>Consideration on the maximum number of DCIs to be monitored</w:t>
      </w:r>
      <w:r w:rsidR="00966D15" w:rsidRPr="00966D15">
        <w:rPr>
          <w:lang w:eastAsia="x-none"/>
        </w:rPr>
        <w:tab/>
        <w:t>Huawei, HiSilicon</w:t>
      </w:r>
    </w:p>
    <w:p w14:paraId="5367A22E" w14:textId="77777777" w:rsidR="00966D15" w:rsidRPr="00966D15" w:rsidRDefault="00966D15" w:rsidP="00C540AB">
      <w:pPr>
        <w:pStyle w:val="Heading4"/>
      </w:pPr>
      <w:bookmarkStart w:id="706" w:name="_Toc513839880"/>
      <w:bookmarkStart w:id="707" w:name="_Toc516232628"/>
      <w:r w:rsidRPr="00966D15">
        <w:t>Physical uplink control channel</w:t>
      </w:r>
      <w:bookmarkEnd w:id="706"/>
      <w:bookmarkEnd w:id="707"/>
    </w:p>
    <w:p w14:paraId="49C5AF2E" w14:textId="4EE0D406" w:rsidR="00966D15" w:rsidRDefault="00966D15" w:rsidP="00C540AB">
      <w:pPr>
        <w:pStyle w:val="Heading5"/>
      </w:pPr>
      <w:bookmarkStart w:id="708" w:name="_Toc516232629"/>
      <w:r w:rsidRPr="00966D15">
        <w:t>PUCCH structure in short-duration</w:t>
      </w:r>
      <w:bookmarkEnd w:id="708"/>
    </w:p>
    <w:p w14:paraId="45D532B2" w14:textId="384F44D2" w:rsidR="00181B3E" w:rsidRPr="00181B3E" w:rsidRDefault="0058452E" w:rsidP="00181B3E">
      <w:pPr>
        <w:rPr>
          <w:b/>
        </w:rPr>
      </w:pPr>
      <w:hyperlink r:id="rId1563" w:history="1">
        <w:r w:rsidR="000F2B08">
          <w:rPr>
            <w:rStyle w:val="Hyperlink"/>
            <w:b/>
          </w:rPr>
          <w:t>R1-1807662</w:t>
        </w:r>
      </w:hyperlink>
      <w:r w:rsidR="00181B3E" w:rsidRPr="00181B3E">
        <w:rPr>
          <w:b/>
        </w:rPr>
        <w:tab/>
        <w:t>Summary of overlapped PUCCH resources</w:t>
      </w:r>
      <w:r w:rsidR="00181B3E" w:rsidRPr="00181B3E">
        <w:rPr>
          <w:b/>
        </w:rPr>
        <w:tab/>
        <w:t>Ericsonn</w:t>
      </w:r>
    </w:p>
    <w:p w14:paraId="03DBFD1B" w14:textId="77777777" w:rsidR="00181B3E" w:rsidRDefault="00181B3E" w:rsidP="00181B3E">
      <w:pPr>
        <w:ind w:left="720" w:hanging="720"/>
        <w:rPr>
          <w:rFonts w:ascii="Times New Roman" w:hAnsi="Times New Roman"/>
          <w:szCs w:val="20"/>
        </w:rPr>
      </w:pPr>
      <w:r w:rsidRPr="00777035">
        <w:rPr>
          <w:rFonts w:ascii="Times New Roman" w:hAnsi="Times New Roman"/>
          <w:b/>
          <w:szCs w:val="20"/>
        </w:rPr>
        <w:lastRenderedPageBreak/>
        <w:t xml:space="preserve">Decision: </w:t>
      </w:r>
      <w:r w:rsidRPr="00777035">
        <w:rPr>
          <w:rFonts w:ascii="Times New Roman" w:hAnsi="Times New Roman"/>
          <w:szCs w:val="20"/>
        </w:rPr>
        <w:t xml:space="preserve">The </w:t>
      </w:r>
      <w:r>
        <w:rPr>
          <w:rFonts w:ascii="Times New Roman" w:hAnsi="Times New Roman"/>
          <w:szCs w:val="20"/>
        </w:rPr>
        <w:t>document is noted.</w:t>
      </w:r>
    </w:p>
    <w:p w14:paraId="7EC9F4EE" w14:textId="4B55C534" w:rsidR="00181B3E" w:rsidRDefault="00181B3E" w:rsidP="00181B3E"/>
    <w:p w14:paraId="014AE295" w14:textId="77777777" w:rsidR="00087CA2" w:rsidRPr="00087CA2" w:rsidRDefault="00087CA2" w:rsidP="00087CA2">
      <w:pPr>
        <w:ind w:left="720" w:hanging="720"/>
        <w:rPr>
          <w:szCs w:val="20"/>
          <w:lang w:eastAsia="x-none"/>
        </w:rPr>
      </w:pPr>
      <w:r w:rsidRPr="00087CA2">
        <w:rPr>
          <w:szCs w:val="20"/>
          <w:highlight w:val="green"/>
          <w:lang w:eastAsia="x-none"/>
        </w:rPr>
        <w:t>Agreements</w:t>
      </w:r>
      <w:r w:rsidRPr="00087CA2">
        <w:rPr>
          <w:szCs w:val="20"/>
          <w:lang w:eastAsia="x-none"/>
        </w:rPr>
        <w:t>:</w:t>
      </w:r>
    </w:p>
    <w:p w14:paraId="30E316E4" w14:textId="298024C9" w:rsidR="00087CA2" w:rsidRPr="00087CA2" w:rsidRDefault="00087CA2" w:rsidP="00613418">
      <w:pPr>
        <w:numPr>
          <w:ilvl w:val="0"/>
          <w:numId w:val="66"/>
        </w:numPr>
        <w:rPr>
          <w:szCs w:val="20"/>
        </w:rPr>
      </w:pPr>
      <w:r w:rsidRPr="00087CA2">
        <w:rPr>
          <w:szCs w:val="20"/>
        </w:rPr>
        <w:t xml:space="preserve">The TP as listed in proposal 3.1 in </w:t>
      </w:r>
      <w:hyperlink r:id="rId1564" w:history="1">
        <w:r w:rsidR="000F2B08">
          <w:rPr>
            <w:rStyle w:val="Hyperlink"/>
            <w:szCs w:val="20"/>
          </w:rPr>
          <w:t>R1-1807662</w:t>
        </w:r>
      </w:hyperlink>
      <w:r w:rsidRPr="00087CA2">
        <w:rPr>
          <w:szCs w:val="20"/>
        </w:rPr>
        <w:t xml:space="preserve"> is adopted</w:t>
      </w:r>
    </w:p>
    <w:p w14:paraId="12F1FB7A" w14:textId="77777777" w:rsidR="00087CA2" w:rsidRPr="00087CA2" w:rsidRDefault="00087CA2" w:rsidP="00613418">
      <w:pPr>
        <w:numPr>
          <w:ilvl w:val="1"/>
          <w:numId w:val="66"/>
        </w:numPr>
        <w:rPr>
          <w:szCs w:val="20"/>
        </w:rPr>
      </w:pPr>
      <w:r w:rsidRPr="00087CA2">
        <w:rPr>
          <w:szCs w:val="20"/>
        </w:rPr>
        <w:t>Note: the part “</w:t>
      </w:r>
      <w:r w:rsidRPr="00087CA2">
        <w:rPr>
          <w:i/>
          <w:szCs w:val="20"/>
        </w:rPr>
        <w:t>m</w:t>
      </w:r>
      <w:r w:rsidRPr="00087CA2">
        <w:rPr>
          <w:szCs w:val="20"/>
        </w:rPr>
        <w:t xml:space="preserve">=0, 1, …” is the one replacing the deleted text for </w:t>
      </w:r>
      <w:r w:rsidRPr="00087CA2">
        <w:rPr>
          <w:i/>
          <w:szCs w:val="20"/>
        </w:rPr>
        <w:t>m</w:t>
      </w:r>
    </w:p>
    <w:p w14:paraId="347B2A44" w14:textId="3439A0F6" w:rsidR="00087CA2" w:rsidRDefault="00087CA2" w:rsidP="00181B3E"/>
    <w:p w14:paraId="21E0CCA5" w14:textId="414630A5" w:rsidR="00820078" w:rsidRPr="00820078" w:rsidRDefault="00820078" w:rsidP="00181B3E">
      <w:pPr>
        <w:rPr>
          <w:b/>
        </w:rPr>
      </w:pPr>
      <w:r w:rsidRPr="00820078">
        <w:rPr>
          <w:b/>
        </w:rPr>
        <w:t>Wednesday session</w:t>
      </w:r>
    </w:p>
    <w:p w14:paraId="3CC4FF6F" w14:textId="596AD02B" w:rsidR="00820078" w:rsidRPr="00820078" w:rsidRDefault="0058452E" w:rsidP="00820078">
      <w:pPr>
        <w:rPr>
          <w:b/>
        </w:rPr>
      </w:pPr>
      <w:hyperlink r:id="rId1565" w:history="1">
        <w:r w:rsidR="000F2B08">
          <w:rPr>
            <w:rStyle w:val="Hyperlink"/>
            <w:b/>
          </w:rPr>
          <w:t>R1-1807774</w:t>
        </w:r>
      </w:hyperlink>
      <w:r w:rsidR="00820078" w:rsidRPr="00820078">
        <w:rPr>
          <w:b/>
        </w:rPr>
        <w:tab/>
        <w:t>Wed offline on Overlapped PUCCH Resources</w:t>
      </w:r>
      <w:r w:rsidR="00820078" w:rsidRPr="00820078">
        <w:rPr>
          <w:b/>
        </w:rPr>
        <w:tab/>
        <w:t>Ericsson</w:t>
      </w:r>
    </w:p>
    <w:p w14:paraId="3F30B016" w14:textId="77777777" w:rsidR="00820078" w:rsidRDefault="00820078" w:rsidP="00820078">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A8A5C7B" w14:textId="5AE82400" w:rsidR="00820078" w:rsidRDefault="00820078" w:rsidP="00820078"/>
    <w:p w14:paraId="16B9FFD3" w14:textId="0D188706" w:rsidR="00820078" w:rsidRPr="004C2B98" w:rsidRDefault="004C2B98" w:rsidP="00820078">
      <w:pPr>
        <w:rPr>
          <w:b/>
        </w:rPr>
      </w:pPr>
      <w:r w:rsidRPr="004C2B98">
        <w:rPr>
          <w:b/>
        </w:rPr>
        <w:t>Thursday session</w:t>
      </w:r>
    </w:p>
    <w:p w14:paraId="0100A3D6" w14:textId="1F468330" w:rsidR="004C2B98" w:rsidRPr="004C2B98" w:rsidRDefault="0058452E" w:rsidP="004C2B98">
      <w:pPr>
        <w:rPr>
          <w:b/>
        </w:rPr>
      </w:pPr>
      <w:hyperlink r:id="rId1566" w:history="1">
        <w:r w:rsidR="000F2B08">
          <w:rPr>
            <w:rStyle w:val="Hyperlink"/>
            <w:b/>
          </w:rPr>
          <w:t>R1-1807821</w:t>
        </w:r>
      </w:hyperlink>
      <w:r w:rsidR="004C2B98" w:rsidRPr="004C2B98">
        <w:rPr>
          <w:b/>
        </w:rPr>
        <w:tab/>
        <w:t>Proposals on remaining issues on overlapping PUCCHs</w:t>
      </w:r>
      <w:r w:rsidR="004C2B98" w:rsidRPr="004C2B98">
        <w:rPr>
          <w:b/>
        </w:rPr>
        <w:tab/>
        <w:t>Ericsson</w:t>
      </w:r>
    </w:p>
    <w:p w14:paraId="477BE56C" w14:textId="459D0726" w:rsidR="00F016DF" w:rsidRDefault="004C2B98" w:rsidP="00F016D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r w:rsidR="00F016DF">
        <w:rPr>
          <w:rFonts w:ascii="Times New Roman" w:hAnsi="Times New Roman"/>
          <w:szCs w:val="20"/>
        </w:rPr>
        <w:t xml:space="preserve"> Further revised in </w:t>
      </w:r>
      <w:hyperlink r:id="rId1567" w:history="1">
        <w:r w:rsidR="000F2B08">
          <w:rPr>
            <w:rStyle w:val="Hyperlink"/>
            <w:rFonts w:ascii="Times New Roman" w:hAnsi="Times New Roman"/>
            <w:szCs w:val="20"/>
          </w:rPr>
          <w:t>R1-1807848</w:t>
        </w:r>
      </w:hyperlink>
      <w:r w:rsidR="00F016DF">
        <w:rPr>
          <w:rFonts w:ascii="Times New Roman" w:hAnsi="Times New Roman"/>
          <w:szCs w:val="20"/>
        </w:rPr>
        <w:t>.</w:t>
      </w:r>
    </w:p>
    <w:p w14:paraId="75DBC181" w14:textId="7E2941AD" w:rsidR="004C2B98" w:rsidRDefault="004C2B98" w:rsidP="004C2B98"/>
    <w:p w14:paraId="3145BEB5" w14:textId="77777777" w:rsidR="00F016DF" w:rsidRPr="00F016DF" w:rsidRDefault="00F016DF" w:rsidP="00F016DF">
      <w:pPr>
        <w:rPr>
          <w:szCs w:val="20"/>
        </w:rPr>
      </w:pPr>
      <w:r w:rsidRPr="00F016DF">
        <w:rPr>
          <w:szCs w:val="20"/>
          <w:highlight w:val="green"/>
        </w:rPr>
        <w:t>Agreements</w:t>
      </w:r>
      <w:r w:rsidRPr="00F016DF">
        <w:rPr>
          <w:szCs w:val="20"/>
        </w:rPr>
        <w:t>:</w:t>
      </w:r>
    </w:p>
    <w:p w14:paraId="5BB1F76D" w14:textId="77777777" w:rsidR="00F016DF" w:rsidRPr="00F016DF" w:rsidRDefault="00F016DF" w:rsidP="00613418">
      <w:pPr>
        <w:pStyle w:val="ListParagraph"/>
        <w:numPr>
          <w:ilvl w:val="0"/>
          <w:numId w:val="66"/>
        </w:numPr>
      </w:pPr>
      <w:r w:rsidRPr="00F016DF">
        <w:t>On a per PUCCH group basis:</w:t>
      </w:r>
    </w:p>
    <w:p w14:paraId="556E00FD" w14:textId="77777777" w:rsidR="00F016DF" w:rsidRPr="00F016DF" w:rsidRDefault="00F016DF" w:rsidP="00613418">
      <w:pPr>
        <w:pStyle w:val="ListParagraph"/>
        <w:numPr>
          <w:ilvl w:val="1"/>
          <w:numId w:val="66"/>
        </w:numPr>
        <w:rPr>
          <w:lang w:val="en-US"/>
        </w:rPr>
      </w:pPr>
      <w:r w:rsidRPr="00F016DF">
        <w:rPr>
          <w:lang w:val="en-US"/>
        </w:rPr>
        <w:t>If a UE is configured with overlapping PUCCH resources for CSI-only reporting in a slot,</w:t>
      </w:r>
    </w:p>
    <w:p w14:paraId="7828D56E" w14:textId="77777777" w:rsidR="00F016DF" w:rsidRPr="00F016DF" w:rsidRDefault="00F016DF" w:rsidP="00613418">
      <w:pPr>
        <w:pStyle w:val="ListParagraph"/>
        <w:numPr>
          <w:ilvl w:val="2"/>
          <w:numId w:val="66"/>
        </w:numPr>
        <w:rPr>
          <w:lang w:val="en-US"/>
        </w:rPr>
      </w:pPr>
      <w:r w:rsidRPr="00F016DF">
        <w:rPr>
          <w:lang w:val="en-US"/>
        </w:rPr>
        <w:t>If  a UE is configured with multi-CSI-PUCCH-Config, the UE multiplexes all the CSI reports corresponding to CSI only PUCCH resources (overlapping or not) in the slot on a single multi-CSI-PUCCH resource, following the agreed priority rules for CSI reporting.</w:t>
      </w:r>
    </w:p>
    <w:p w14:paraId="5190CFE6" w14:textId="77777777" w:rsidR="00F016DF" w:rsidRPr="00F016DF" w:rsidRDefault="00F016DF" w:rsidP="00613418">
      <w:pPr>
        <w:pStyle w:val="ListParagraph"/>
        <w:numPr>
          <w:ilvl w:val="2"/>
          <w:numId w:val="66"/>
        </w:numPr>
        <w:rPr>
          <w:lang w:val="en-US"/>
        </w:rPr>
      </w:pPr>
      <w:r w:rsidRPr="00F016DF">
        <w:rPr>
          <w:lang w:val="en-US"/>
        </w:rPr>
        <w:t>If a UE is not configured with multi-CSI-PUCCH-Config, among all the PUCCH resources for CSI reporting, the UE selects maximum two non-overlapping PUCCH resources for CSI reports with the highest priority.</w:t>
      </w:r>
    </w:p>
    <w:p w14:paraId="3B849CF9" w14:textId="77777777" w:rsidR="00F016DF" w:rsidRPr="00F016DF" w:rsidRDefault="00F016DF" w:rsidP="00613418">
      <w:pPr>
        <w:pStyle w:val="ListParagraph"/>
        <w:numPr>
          <w:ilvl w:val="3"/>
          <w:numId w:val="66"/>
        </w:numPr>
        <w:rPr>
          <w:lang w:val="en-US"/>
        </w:rPr>
      </w:pPr>
      <w:r w:rsidRPr="00F016DF">
        <w:rPr>
          <w:lang w:val="en-US"/>
        </w:rPr>
        <w:t xml:space="preserve">If two non-overlapping PUCCH resources are selected, they include at least one with PUCCH format 2. </w:t>
      </w:r>
    </w:p>
    <w:p w14:paraId="6986BDF1" w14:textId="77777777" w:rsidR="00F016DF" w:rsidRPr="00F016DF" w:rsidRDefault="00F016DF" w:rsidP="00613418">
      <w:pPr>
        <w:pStyle w:val="ListParagraph"/>
        <w:numPr>
          <w:ilvl w:val="1"/>
          <w:numId w:val="66"/>
        </w:numPr>
        <w:rPr>
          <w:lang w:val="en-US"/>
        </w:rPr>
      </w:pPr>
      <w:r w:rsidRPr="00F016DF">
        <w:rPr>
          <w:lang w:val="en-US"/>
        </w:rPr>
        <w:t>For CSI-only reporting in a slot, if a UE is configured with more than two non-overlapping CSI reports in a slot, the UE selects the maximum two PUCCH resources with the highest priority CSI repots.</w:t>
      </w:r>
    </w:p>
    <w:p w14:paraId="7131BD4F" w14:textId="77777777" w:rsidR="00F016DF" w:rsidRPr="00F016DF" w:rsidRDefault="00F016DF" w:rsidP="00613418">
      <w:pPr>
        <w:pStyle w:val="ListParagraph"/>
        <w:numPr>
          <w:ilvl w:val="2"/>
          <w:numId w:val="66"/>
        </w:numPr>
        <w:rPr>
          <w:lang w:val="en-US"/>
        </w:rPr>
      </w:pPr>
      <w:r w:rsidRPr="00F016DF">
        <w:rPr>
          <w:lang w:val="en-US"/>
        </w:rPr>
        <w:t>If two non-overlapping PUCCH resources are selected, they include at least one with PUCCH format 2.</w:t>
      </w:r>
    </w:p>
    <w:p w14:paraId="1C387C15" w14:textId="77777777" w:rsidR="00F016DF" w:rsidRPr="00F016DF" w:rsidRDefault="00F016DF" w:rsidP="00F016DF"/>
    <w:p w14:paraId="3DFCF930" w14:textId="77777777" w:rsidR="00F016DF" w:rsidRPr="00F016DF" w:rsidRDefault="00F016DF" w:rsidP="00F016DF">
      <w:pPr>
        <w:rPr>
          <w:szCs w:val="20"/>
        </w:rPr>
      </w:pPr>
      <w:r w:rsidRPr="00F016DF">
        <w:rPr>
          <w:szCs w:val="20"/>
          <w:highlight w:val="green"/>
        </w:rPr>
        <w:t>Agreements</w:t>
      </w:r>
      <w:r w:rsidRPr="00F016DF">
        <w:rPr>
          <w:szCs w:val="20"/>
        </w:rPr>
        <w:t>:</w:t>
      </w:r>
    </w:p>
    <w:p w14:paraId="2CF06BD3" w14:textId="77777777" w:rsidR="00F016DF" w:rsidRPr="00F016DF" w:rsidRDefault="00F016DF" w:rsidP="00036580">
      <w:pPr>
        <w:pStyle w:val="ListParagraph"/>
        <w:numPr>
          <w:ilvl w:val="0"/>
          <w:numId w:val="172"/>
        </w:numPr>
        <w:rPr>
          <w:lang w:val="en-US"/>
        </w:rPr>
      </w:pPr>
      <w:r w:rsidRPr="00F016DF">
        <w:rPr>
          <w:lang w:val="en-US"/>
        </w:rPr>
        <w:t>For step 1, while there are overlapping PUCCH resources in a slot,</w:t>
      </w:r>
    </w:p>
    <w:p w14:paraId="1E6538C6" w14:textId="77777777" w:rsidR="00F016DF" w:rsidRPr="00F016DF" w:rsidRDefault="00F016DF" w:rsidP="00036580">
      <w:pPr>
        <w:pStyle w:val="ListParagraph"/>
        <w:numPr>
          <w:ilvl w:val="1"/>
          <w:numId w:val="172"/>
        </w:numPr>
        <w:rPr>
          <w:lang w:val="en-US"/>
        </w:rPr>
      </w:pPr>
      <w:r w:rsidRPr="00F016DF">
        <w:rPr>
          <w:lang w:val="en-US"/>
        </w:rPr>
        <w:t>The UE determines the PUCCH resource (resource A) that overlaps with at least another PUCCH resource with the priority order of earliest followed by largest duration (if applicable)</w:t>
      </w:r>
    </w:p>
    <w:p w14:paraId="2C3FC378" w14:textId="77777777" w:rsidR="00F016DF" w:rsidRPr="00F016DF" w:rsidRDefault="00F016DF" w:rsidP="00036580">
      <w:pPr>
        <w:pStyle w:val="ListParagraph"/>
        <w:numPr>
          <w:ilvl w:val="2"/>
          <w:numId w:val="172"/>
        </w:numPr>
        <w:rPr>
          <w:lang w:val="en-US"/>
        </w:rPr>
      </w:pPr>
      <w:r w:rsidRPr="00F016DF">
        <w:rPr>
          <w:lang w:val="en-US"/>
        </w:rPr>
        <w:t>In case of multiple candidates for resource A, the UE can pick one (implementation-specific)</w:t>
      </w:r>
    </w:p>
    <w:p w14:paraId="253AADA2" w14:textId="77777777" w:rsidR="00F016DF" w:rsidRPr="00F016DF" w:rsidRDefault="00F016DF" w:rsidP="00036580">
      <w:pPr>
        <w:pStyle w:val="ListParagraph"/>
        <w:numPr>
          <w:ilvl w:val="1"/>
          <w:numId w:val="172"/>
        </w:numPr>
        <w:rPr>
          <w:lang w:val="en-US"/>
        </w:rPr>
      </w:pPr>
      <w:r w:rsidRPr="00F016DF">
        <w:rPr>
          <w:lang w:val="en-US"/>
        </w:rPr>
        <w:t xml:space="preserve">The UE determines a set of PUCCH resources (resource set X) overlapping with PUCCH resource A. </w:t>
      </w:r>
    </w:p>
    <w:p w14:paraId="5723EDED" w14:textId="77777777" w:rsidR="00F016DF" w:rsidRPr="00F016DF" w:rsidRDefault="00F016DF" w:rsidP="00036580">
      <w:pPr>
        <w:pStyle w:val="ListParagraph"/>
        <w:numPr>
          <w:ilvl w:val="1"/>
          <w:numId w:val="172"/>
        </w:numPr>
        <w:rPr>
          <w:lang w:val="en-US"/>
        </w:rPr>
      </w:pPr>
      <w:r w:rsidRPr="00F016DF">
        <w:rPr>
          <w:lang w:val="en-US"/>
        </w:rPr>
        <w:t>The UE determines a PUCCH resource and corresponding UCI for multiplexing the PUCCH resource A and PUCCH resources in set X in one shot.</w:t>
      </w:r>
    </w:p>
    <w:p w14:paraId="186B8148" w14:textId="77777777" w:rsidR="00F016DF" w:rsidRPr="00F016DF" w:rsidRDefault="00F016DF" w:rsidP="00036580">
      <w:pPr>
        <w:pStyle w:val="ListParagraph"/>
        <w:numPr>
          <w:ilvl w:val="1"/>
          <w:numId w:val="172"/>
        </w:numPr>
        <w:rPr>
          <w:lang w:val="en-US"/>
        </w:rPr>
      </w:pPr>
      <w:r w:rsidRPr="00F016DF">
        <w:rPr>
          <w:lang w:val="en-US"/>
        </w:rPr>
        <w:t xml:space="preserve">The determined PUCCH resource and the corresponding UCI replace resource set X and resource A </w:t>
      </w:r>
    </w:p>
    <w:p w14:paraId="6F4B5503" w14:textId="77777777" w:rsidR="00F016DF" w:rsidRPr="00F016DF" w:rsidRDefault="00F016DF" w:rsidP="00036580">
      <w:pPr>
        <w:pStyle w:val="ListParagraph"/>
        <w:numPr>
          <w:ilvl w:val="0"/>
          <w:numId w:val="172"/>
        </w:numPr>
        <w:rPr>
          <w:lang w:val="en-US"/>
        </w:rPr>
      </w:pPr>
      <w:r w:rsidRPr="00F016DF">
        <w:rPr>
          <w:lang w:val="en-US"/>
        </w:rPr>
        <w:t xml:space="preserve">For step 1, when there is no </w:t>
      </w:r>
      <w:r w:rsidRPr="00F016DF">
        <w:rPr>
          <w:color w:val="FF0000"/>
          <w:u w:val="single"/>
          <w:lang w:val="en-US"/>
        </w:rPr>
        <w:t>more</w:t>
      </w:r>
      <w:r w:rsidRPr="00F016DF">
        <w:rPr>
          <w:lang w:val="en-US"/>
        </w:rPr>
        <w:t xml:space="preserve"> overlapping PUCCH resources in the slot, the UE determines “the timeline requirements for overlapping UL channels”. If the requirement is met, the UE proceeds to Step 2. </w:t>
      </w:r>
    </w:p>
    <w:p w14:paraId="38093439" w14:textId="77777777" w:rsidR="00F016DF" w:rsidRPr="00F016DF" w:rsidRDefault="00F016DF" w:rsidP="00036580">
      <w:pPr>
        <w:pStyle w:val="ListParagraph"/>
        <w:numPr>
          <w:ilvl w:val="0"/>
          <w:numId w:val="172"/>
        </w:numPr>
        <w:rPr>
          <w:lang w:val="en-US"/>
        </w:rPr>
      </w:pPr>
      <w:r w:rsidRPr="00F016DF">
        <w:rPr>
          <w:lang w:val="en-US"/>
        </w:rPr>
        <w:t>Note: the above is per PUCCH group</w:t>
      </w:r>
    </w:p>
    <w:p w14:paraId="54254A58" w14:textId="6F5E44B9" w:rsidR="00F016DF" w:rsidRPr="00F016DF" w:rsidRDefault="00F016DF" w:rsidP="00036580">
      <w:pPr>
        <w:pStyle w:val="ListParagraph"/>
        <w:numPr>
          <w:ilvl w:val="0"/>
          <w:numId w:val="172"/>
        </w:numPr>
        <w:rPr>
          <w:lang w:val="en-US"/>
        </w:rPr>
      </w:pPr>
      <w:r>
        <w:rPr>
          <w:lang w:val="en-US"/>
        </w:rPr>
        <w:t xml:space="preserve">The above agreements are </w:t>
      </w:r>
      <w:r w:rsidRPr="00F016DF">
        <w:rPr>
          <w:lang w:val="en-US"/>
        </w:rPr>
        <w:t>to replace Step 1 in the agreements under 7.1.3.2.3</w:t>
      </w:r>
    </w:p>
    <w:p w14:paraId="0FC98FD3" w14:textId="074C3812" w:rsidR="004C2B98" w:rsidRDefault="004C2B98" w:rsidP="004C2B98">
      <w:pPr>
        <w:rPr>
          <w:lang w:val="en-US"/>
        </w:rPr>
      </w:pPr>
    </w:p>
    <w:p w14:paraId="120FD1B9" w14:textId="416A6D14" w:rsidR="00FF7FE3" w:rsidRDefault="00FF7FE3" w:rsidP="004C2B98">
      <w:pPr>
        <w:rPr>
          <w:lang w:val="en-US"/>
        </w:rPr>
      </w:pPr>
      <w:r>
        <w:rPr>
          <w:lang w:val="en-US"/>
        </w:rPr>
        <w:t>Friday</w:t>
      </w:r>
    </w:p>
    <w:p w14:paraId="4020E1DD" w14:textId="27661184" w:rsidR="00FF7FE3" w:rsidRDefault="0058452E" w:rsidP="00FF7FE3">
      <w:pPr>
        <w:rPr>
          <w:b/>
        </w:rPr>
      </w:pPr>
      <w:hyperlink r:id="rId1568" w:history="1">
        <w:r w:rsidR="000F2B08">
          <w:rPr>
            <w:rStyle w:val="Hyperlink"/>
            <w:b/>
          </w:rPr>
          <w:t>R1-1807857</w:t>
        </w:r>
      </w:hyperlink>
      <w:r w:rsidR="00FF7FE3" w:rsidRPr="00FF7FE3">
        <w:rPr>
          <w:b/>
        </w:rPr>
        <w:tab/>
        <w:t>Proposals on remaining issues on overlapping PUCCHs</w:t>
      </w:r>
      <w:r w:rsidR="00FF7FE3" w:rsidRPr="00FF7FE3">
        <w:rPr>
          <w:b/>
        </w:rPr>
        <w:tab/>
        <w:t>Ericsson</w:t>
      </w:r>
    </w:p>
    <w:p w14:paraId="78664EBC" w14:textId="59BB8CAD" w:rsidR="00FF7FE3" w:rsidRDefault="00FF7FE3" w:rsidP="00FF7FE3">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 xml:space="preserve">document is noted. Further revised to </w:t>
      </w:r>
      <w:hyperlink r:id="rId1569" w:history="1">
        <w:r w:rsidR="000F2B08">
          <w:rPr>
            <w:rStyle w:val="Hyperlink"/>
            <w:rFonts w:ascii="Times New Roman" w:hAnsi="Times New Roman"/>
            <w:szCs w:val="20"/>
          </w:rPr>
          <w:t>R1-1807904</w:t>
        </w:r>
      </w:hyperlink>
      <w:r>
        <w:rPr>
          <w:rFonts w:ascii="Times New Roman" w:hAnsi="Times New Roman"/>
          <w:szCs w:val="20"/>
        </w:rPr>
        <w:t>.</w:t>
      </w:r>
    </w:p>
    <w:p w14:paraId="0E645329" w14:textId="77777777" w:rsidR="00FF7FE3" w:rsidRPr="00FF7FE3" w:rsidRDefault="00FF7FE3" w:rsidP="00FF7FE3">
      <w:pPr>
        <w:rPr>
          <w:b/>
        </w:rPr>
      </w:pPr>
    </w:p>
    <w:p w14:paraId="4885BCB1" w14:textId="66B8B966" w:rsidR="00FF7FE3" w:rsidRPr="00FF7FE3" w:rsidRDefault="00FF7FE3" w:rsidP="00FF7FE3">
      <w:pPr>
        <w:rPr>
          <w:szCs w:val="20"/>
        </w:rPr>
      </w:pPr>
      <w:r w:rsidRPr="00FF7FE3">
        <w:rPr>
          <w:szCs w:val="20"/>
          <w:highlight w:val="green"/>
        </w:rPr>
        <w:t>Agreement</w:t>
      </w:r>
      <w:r w:rsidRPr="00FF7FE3">
        <w:rPr>
          <w:szCs w:val="20"/>
        </w:rPr>
        <w:t>:</w:t>
      </w:r>
    </w:p>
    <w:p w14:paraId="4DA4B13C" w14:textId="77777777" w:rsidR="00FF7FE3" w:rsidRPr="00FF7FE3" w:rsidRDefault="00FF7FE3" w:rsidP="00017304">
      <w:pPr>
        <w:pStyle w:val="ListParagraph"/>
        <w:numPr>
          <w:ilvl w:val="0"/>
          <w:numId w:val="303"/>
        </w:numPr>
        <w:rPr>
          <w:lang w:val="en-US"/>
        </w:rPr>
      </w:pPr>
      <w:r w:rsidRPr="00FF7FE3">
        <w:rPr>
          <w:lang w:val="en-US"/>
        </w:rPr>
        <w:t>When a PUCCH resource carrying SR and other UCI overlaps with PUSCH, if the UCI on PUCCH is going to be multiplexed on PUSCH, the SR bit(s) is dropped from the UCI before multiplexing on PUSCH.</w:t>
      </w:r>
    </w:p>
    <w:p w14:paraId="4CC669B4" w14:textId="372D87A9" w:rsidR="00FF7FE3" w:rsidRPr="00FF7FE3" w:rsidRDefault="00FF7FE3" w:rsidP="00FF7FE3">
      <w:r w:rsidRPr="00FF7FE3">
        <w:rPr>
          <w:highlight w:val="green"/>
        </w:rPr>
        <w:t>Agreement</w:t>
      </w:r>
      <w:r w:rsidRPr="00FF7FE3">
        <w:t>:</w:t>
      </w:r>
    </w:p>
    <w:p w14:paraId="72D20617" w14:textId="77777777" w:rsidR="00FF7FE3" w:rsidRPr="00FF7FE3" w:rsidRDefault="00FF7FE3" w:rsidP="00017304">
      <w:pPr>
        <w:pStyle w:val="ListParagraph"/>
        <w:numPr>
          <w:ilvl w:val="0"/>
          <w:numId w:val="303"/>
        </w:numPr>
        <w:rPr>
          <w:lang w:val="en-US"/>
        </w:rPr>
      </w:pPr>
      <w:r w:rsidRPr="00FF7FE3">
        <w:rPr>
          <w:lang w:val="en-US"/>
        </w:rPr>
        <w:t xml:space="preserve">When a UE is configured for one PUCCH resource set for UCI transmission including HARQ-ACK, the UE is not expected to be provided with </w:t>
      </w:r>
      <w:r w:rsidRPr="00FF7FE3">
        <w:rPr>
          <w:i/>
          <w:iCs/>
          <w:lang w:val="en-US"/>
        </w:rPr>
        <w:t>simultanouesARQ-ACK-CSI=TRUE.</w:t>
      </w:r>
    </w:p>
    <w:p w14:paraId="0CDB880D" w14:textId="77777777" w:rsidR="00FF7FE3" w:rsidRPr="00FF7FE3" w:rsidRDefault="00FF7FE3" w:rsidP="00FF7FE3">
      <w:pPr>
        <w:rPr>
          <w:szCs w:val="20"/>
          <w:lang w:val="en-US"/>
        </w:rPr>
      </w:pPr>
      <w:r w:rsidRPr="00FF7FE3">
        <w:rPr>
          <w:szCs w:val="20"/>
          <w:highlight w:val="green"/>
          <w:lang w:val="en-US"/>
        </w:rPr>
        <w:t>Agreements</w:t>
      </w:r>
      <w:r w:rsidRPr="00FF7FE3">
        <w:rPr>
          <w:szCs w:val="20"/>
          <w:lang w:val="en-US"/>
        </w:rPr>
        <w:t>:</w:t>
      </w:r>
    </w:p>
    <w:p w14:paraId="5CFF0235" w14:textId="77777777" w:rsidR="00FF7FE3" w:rsidRPr="00FF7FE3" w:rsidRDefault="00FF7FE3" w:rsidP="00017304">
      <w:pPr>
        <w:pStyle w:val="ListParagraph"/>
        <w:numPr>
          <w:ilvl w:val="0"/>
          <w:numId w:val="303"/>
        </w:numPr>
        <w:rPr>
          <w:lang w:val="en-US"/>
        </w:rPr>
      </w:pPr>
      <w:r w:rsidRPr="00FF7FE3">
        <w:rPr>
          <w:lang w:val="en-US"/>
        </w:rPr>
        <w:t xml:space="preserve">If a HARQ-ACK transmission from a UE using PUCCH format 1 overlaps with SR transmission occasions corresponding to K SR PUCCH configurations each using PUCCH format 1 in a slot, </w:t>
      </w:r>
    </w:p>
    <w:p w14:paraId="3E04A0E4" w14:textId="77777777" w:rsidR="00FF7FE3" w:rsidRPr="00FF7FE3" w:rsidRDefault="00FF7FE3" w:rsidP="00017304">
      <w:pPr>
        <w:pStyle w:val="ListParagraph"/>
        <w:numPr>
          <w:ilvl w:val="1"/>
          <w:numId w:val="303"/>
        </w:numPr>
        <w:rPr>
          <w:lang w:val="en-US"/>
        </w:rPr>
      </w:pPr>
      <w:r w:rsidRPr="00FF7FE3">
        <w:rPr>
          <w:lang w:val="en-US"/>
        </w:rPr>
        <w:t>In case of negative SR, the HARQ-ACK is transmitted on the HARQ-ACK resource. In case of positive SR, the HARQ-ACK is transmitted on the SR resource corresponding to the positive SR.</w:t>
      </w:r>
    </w:p>
    <w:p w14:paraId="72973A27" w14:textId="77777777" w:rsidR="00FF7FE3" w:rsidRPr="00FF7FE3" w:rsidRDefault="00FF7FE3" w:rsidP="00FF7FE3">
      <w:pPr>
        <w:rPr>
          <w:lang w:val="en-US"/>
        </w:rPr>
      </w:pPr>
      <w:r w:rsidRPr="00FF7FE3">
        <w:rPr>
          <w:highlight w:val="green"/>
          <w:lang w:val="en-US"/>
        </w:rPr>
        <w:lastRenderedPageBreak/>
        <w:t>Agreements</w:t>
      </w:r>
      <w:r w:rsidRPr="00FF7FE3">
        <w:rPr>
          <w:lang w:val="en-US"/>
        </w:rPr>
        <w:t>:</w:t>
      </w:r>
    </w:p>
    <w:p w14:paraId="2E9ED04C" w14:textId="77777777" w:rsidR="00FF7FE3" w:rsidRPr="00FF7FE3" w:rsidRDefault="00FF7FE3" w:rsidP="00017304">
      <w:pPr>
        <w:pStyle w:val="ListParagraph"/>
        <w:numPr>
          <w:ilvl w:val="0"/>
          <w:numId w:val="303"/>
        </w:numPr>
        <w:rPr>
          <w:lang w:val="en-US"/>
        </w:rPr>
      </w:pPr>
      <w:r w:rsidRPr="00FF7FE3">
        <w:rPr>
          <w:lang w:val="en-US"/>
        </w:rPr>
        <w:t xml:space="preserve">If a HARQ-ACK transmission from a UE using PUCCH format 0 overlaps with SR transmission occasions corresponding to K SR PUCCH configurations, in a slot, </w:t>
      </w:r>
    </w:p>
    <w:p w14:paraId="1DA9BD44" w14:textId="77777777" w:rsidR="00FF7FE3" w:rsidRPr="00FF7FE3" w:rsidRDefault="00FF7FE3" w:rsidP="00017304">
      <w:pPr>
        <w:pStyle w:val="ListParagraph"/>
        <w:numPr>
          <w:ilvl w:val="1"/>
          <w:numId w:val="303"/>
        </w:numPr>
        <w:rPr>
          <w:lang w:val="en-US"/>
        </w:rPr>
      </w:pPr>
      <w:r w:rsidRPr="00FF7FE3">
        <w:rPr>
          <w:lang w:val="en-US"/>
        </w:rPr>
        <w:t>If any SR is positive, indicate positive SR. Else indicate negative SR</w:t>
      </w:r>
    </w:p>
    <w:p w14:paraId="13CEA263" w14:textId="77777777" w:rsidR="00FF7FE3" w:rsidRPr="00FF7FE3" w:rsidRDefault="00FF7FE3" w:rsidP="00FF7FE3">
      <w:pPr>
        <w:rPr>
          <w:lang w:val="en-US"/>
        </w:rPr>
      </w:pPr>
    </w:p>
    <w:p w14:paraId="3352BD30" w14:textId="33D60B52" w:rsidR="00FF7FE3" w:rsidRDefault="0058452E" w:rsidP="00966D15">
      <w:pPr>
        <w:ind w:left="720" w:hanging="720"/>
      </w:pPr>
      <w:hyperlink r:id="rId1570" w:history="1">
        <w:r w:rsidR="000F2B08">
          <w:rPr>
            <w:rStyle w:val="Hyperlink"/>
          </w:rPr>
          <w:t>R1-1807663</w:t>
        </w:r>
      </w:hyperlink>
      <w:r w:rsidR="00FF7FE3" w:rsidRPr="00FF7FE3">
        <w:tab/>
        <w:t>Summary of URLLC contributions</w:t>
      </w:r>
      <w:r w:rsidR="00FF7FE3" w:rsidRPr="00FF7FE3">
        <w:tab/>
        <w:t>Ericsson</w:t>
      </w:r>
    </w:p>
    <w:p w14:paraId="3FDE43D7" w14:textId="756D20C1" w:rsidR="00966D15" w:rsidRPr="00966D15" w:rsidRDefault="0058452E" w:rsidP="00966D15">
      <w:pPr>
        <w:ind w:left="720" w:hanging="720"/>
        <w:rPr>
          <w:lang w:eastAsia="x-none"/>
        </w:rPr>
      </w:pPr>
      <w:hyperlink r:id="rId1571" w:history="1">
        <w:r w:rsidR="000F2B08">
          <w:rPr>
            <w:rStyle w:val="Hyperlink"/>
            <w:lang w:eastAsia="x-none"/>
          </w:rPr>
          <w:t>R1-1805884</w:t>
        </w:r>
      </w:hyperlink>
      <w:r w:rsidR="00966D15" w:rsidRPr="00966D15">
        <w:rPr>
          <w:lang w:eastAsia="x-none"/>
        </w:rPr>
        <w:tab/>
        <w:t>Remaining issues on PUCCH structure in short-duration</w:t>
      </w:r>
      <w:r w:rsidR="00966D15" w:rsidRPr="00966D15">
        <w:rPr>
          <w:lang w:eastAsia="x-none"/>
        </w:rPr>
        <w:tab/>
        <w:t>Huawei, HiSilicon</w:t>
      </w:r>
    </w:p>
    <w:p w14:paraId="4CDD5790" w14:textId="6A3D74DD" w:rsidR="00966D15" w:rsidRPr="00966D15" w:rsidRDefault="0058452E" w:rsidP="00966D15">
      <w:pPr>
        <w:ind w:left="720" w:hanging="720"/>
        <w:rPr>
          <w:lang w:eastAsia="x-none"/>
        </w:rPr>
      </w:pPr>
      <w:hyperlink r:id="rId1572" w:history="1">
        <w:r w:rsidR="000F2B08">
          <w:rPr>
            <w:rStyle w:val="Hyperlink"/>
            <w:lang w:eastAsia="x-none"/>
          </w:rPr>
          <w:t>R1-1806060</w:t>
        </w:r>
      </w:hyperlink>
      <w:r w:rsidR="00966D15" w:rsidRPr="00966D15">
        <w:rPr>
          <w:lang w:eastAsia="x-none"/>
        </w:rPr>
        <w:tab/>
        <w:t>Remaining issues on short PUCCH for eMBB</w:t>
      </w:r>
      <w:r w:rsidR="00966D15" w:rsidRPr="00966D15">
        <w:rPr>
          <w:lang w:eastAsia="x-none"/>
        </w:rPr>
        <w:tab/>
        <w:t>vivo</w:t>
      </w:r>
    </w:p>
    <w:p w14:paraId="6274FB96" w14:textId="492EAB6E" w:rsidR="00966D15" w:rsidRPr="00966D15" w:rsidRDefault="0058452E" w:rsidP="00966D15">
      <w:pPr>
        <w:ind w:left="720" w:hanging="720"/>
        <w:rPr>
          <w:lang w:eastAsia="x-none"/>
        </w:rPr>
      </w:pPr>
      <w:hyperlink r:id="rId1573" w:history="1">
        <w:r w:rsidR="000F2B08">
          <w:rPr>
            <w:rStyle w:val="Hyperlink"/>
            <w:lang w:eastAsia="x-none"/>
          </w:rPr>
          <w:t>R1-1806061</w:t>
        </w:r>
      </w:hyperlink>
      <w:r w:rsidR="00966D15" w:rsidRPr="00966D15">
        <w:rPr>
          <w:lang w:eastAsia="x-none"/>
        </w:rPr>
        <w:tab/>
        <w:t>Discussion on short PUCCH for URLLC</w:t>
      </w:r>
      <w:r w:rsidR="00966D15" w:rsidRPr="00966D15">
        <w:rPr>
          <w:lang w:eastAsia="x-none"/>
        </w:rPr>
        <w:tab/>
        <w:t>vivo</w:t>
      </w:r>
    </w:p>
    <w:p w14:paraId="3CE4A640" w14:textId="6B3056D4" w:rsidR="00966D15" w:rsidRPr="00966D15" w:rsidRDefault="0058452E" w:rsidP="00966D15">
      <w:pPr>
        <w:ind w:left="720" w:hanging="720"/>
        <w:rPr>
          <w:lang w:eastAsia="x-none"/>
        </w:rPr>
      </w:pPr>
      <w:hyperlink r:id="rId1574" w:history="1">
        <w:r w:rsidR="000F2B08">
          <w:rPr>
            <w:rStyle w:val="Hyperlink"/>
            <w:lang w:eastAsia="x-none"/>
          </w:rPr>
          <w:t>R1-1806131</w:t>
        </w:r>
      </w:hyperlink>
      <w:r w:rsidR="00966D15" w:rsidRPr="00966D15">
        <w:rPr>
          <w:lang w:eastAsia="x-none"/>
        </w:rPr>
        <w:tab/>
        <w:t>Remaining issues on short PUCCH</w:t>
      </w:r>
      <w:r w:rsidR="00966D15" w:rsidRPr="00966D15">
        <w:rPr>
          <w:lang w:eastAsia="x-none"/>
        </w:rPr>
        <w:tab/>
        <w:t>ZTE</w:t>
      </w:r>
    </w:p>
    <w:p w14:paraId="2ACAA949" w14:textId="3C0138DE" w:rsidR="00966D15" w:rsidRPr="00966D15" w:rsidRDefault="0058452E" w:rsidP="00966D15">
      <w:pPr>
        <w:ind w:left="720" w:hanging="720"/>
        <w:rPr>
          <w:lang w:eastAsia="x-none"/>
        </w:rPr>
      </w:pPr>
      <w:hyperlink r:id="rId1575" w:history="1">
        <w:r w:rsidR="000F2B08">
          <w:rPr>
            <w:rStyle w:val="Hyperlink"/>
            <w:lang w:eastAsia="x-none"/>
          </w:rPr>
          <w:t>R1-1806180</w:t>
        </w:r>
      </w:hyperlink>
      <w:r w:rsidR="00966D15" w:rsidRPr="00966D15">
        <w:rPr>
          <w:lang w:eastAsia="x-none"/>
        </w:rPr>
        <w:tab/>
        <w:t>Discussion on PUCCH overlap issues</w:t>
      </w:r>
      <w:r w:rsidR="00966D15" w:rsidRPr="00966D15">
        <w:rPr>
          <w:lang w:eastAsia="x-none"/>
        </w:rPr>
        <w:tab/>
        <w:t>Panasonic Corporation</w:t>
      </w:r>
    </w:p>
    <w:p w14:paraId="3BCD2CA9" w14:textId="7B6F5BAB" w:rsidR="00966D15" w:rsidRPr="00966D15" w:rsidRDefault="0058452E" w:rsidP="00966D15">
      <w:pPr>
        <w:ind w:left="720" w:hanging="720"/>
        <w:rPr>
          <w:lang w:eastAsia="x-none"/>
        </w:rPr>
      </w:pPr>
      <w:hyperlink r:id="rId1576" w:history="1">
        <w:r w:rsidR="000F2B08">
          <w:rPr>
            <w:rStyle w:val="Hyperlink"/>
            <w:lang w:eastAsia="x-none"/>
          </w:rPr>
          <w:t>R1-1806293</w:t>
        </w:r>
      </w:hyperlink>
      <w:r w:rsidR="00966D15" w:rsidRPr="00966D15">
        <w:rPr>
          <w:lang w:eastAsia="x-none"/>
        </w:rPr>
        <w:tab/>
        <w:t>On UCI multiplexing on PUCCH</w:t>
      </w:r>
      <w:r w:rsidR="00966D15" w:rsidRPr="00966D15">
        <w:rPr>
          <w:lang w:eastAsia="x-none"/>
        </w:rPr>
        <w:tab/>
        <w:t>CATT</w:t>
      </w:r>
    </w:p>
    <w:p w14:paraId="493732C0" w14:textId="12311ABC" w:rsidR="00966D15" w:rsidRPr="00966D15" w:rsidRDefault="0058452E" w:rsidP="00966D15">
      <w:pPr>
        <w:ind w:left="720" w:hanging="720"/>
        <w:rPr>
          <w:lang w:eastAsia="x-none"/>
        </w:rPr>
      </w:pPr>
      <w:hyperlink r:id="rId1577" w:history="1">
        <w:r w:rsidR="000F2B08">
          <w:rPr>
            <w:rStyle w:val="Hyperlink"/>
            <w:lang w:eastAsia="x-none"/>
          </w:rPr>
          <w:t>R1-1806294</w:t>
        </w:r>
      </w:hyperlink>
      <w:r w:rsidR="00966D15" w:rsidRPr="00966D15">
        <w:rPr>
          <w:lang w:eastAsia="x-none"/>
        </w:rPr>
        <w:tab/>
        <w:t>PUCCH enhancement for URLLC</w:t>
      </w:r>
      <w:r w:rsidR="00966D15" w:rsidRPr="00966D15">
        <w:rPr>
          <w:lang w:eastAsia="x-none"/>
        </w:rPr>
        <w:tab/>
        <w:t>CATT</w:t>
      </w:r>
    </w:p>
    <w:p w14:paraId="65A2C40B" w14:textId="07BE9F80" w:rsidR="00966D15" w:rsidRPr="00966D15" w:rsidRDefault="0058452E" w:rsidP="00966D15">
      <w:pPr>
        <w:ind w:left="720" w:hanging="720"/>
        <w:rPr>
          <w:lang w:eastAsia="x-none"/>
        </w:rPr>
      </w:pPr>
      <w:hyperlink r:id="rId1578" w:history="1">
        <w:r w:rsidR="000F2B08">
          <w:rPr>
            <w:rStyle w:val="Hyperlink"/>
            <w:lang w:eastAsia="x-none"/>
          </w:rPr>
          <w:t>R1-1806336</w:t>
        </w:r>
      </w:hyperlink>
      <w:r w:rsidR="00966D15" w:rsidRPr="00966D15">
        <w:rPr>
          <w:lang w:eastAsia="x-none"/>
        </w:rPr>
        <w:tab/>
        <w:t>Remaining issues  on UCI multiplexing on PUCCH</w:t>
      </w:r>
      <w:r w:rsidR="00966D15" w:rsidRPr="00966D15">
        <w:rPr>
          <w:lang w:eastAsia="x-none"/>
        </w:rPr>
        <w:tab/>
        <w:t>Lenovo, Motorola Mobility</w:t>
      </w:r>
    </w:p>
    <w:p w14:paraId="3047C119" w14:textId="2EFCF051" w:rsidR="00966D15" w:rsidRPr="00966D15" w:rsidRDefault="0058452E" w:rsidP="00966D15">
      <w:pPr>
        <w:ind w:left="720" w:hanging="720"/>
        <w:rPr>
          <w:lang w:eastAsia="x-none"/>
        </w:rPr>
      </w:pPr>
      <w:hyperlink r:id="rId1579" w:history="1">
        <w:r w:rsidR="000F2B08">
          <w:rPr>
            <w:rStyle w:val="Hyperlink"/>
            <w:lang w:eastAsia="x-none"/>
          </w:rPr>
          <w:t>R1-1806400</w:t>
        </w:r>
      </w:hyperlink>
      <w:r w:rsidR="00966D15" w:rsidRPr="00966D15">
        <w:rPr>
          <w:lang w:eastAsia="x-none"/>
        </w:rPr>
        <w:tab/>
        <w:t>Remaining issues on PUCCH structure in short-duration</w:t>
      </w:r>
      <w:r w:rsidR="00966D15" w:rsidRPr="00966D15">
        <w:rPr>
          <w:lang w:eastAsia="x-none"/>
        </w:rPr>
        <w:tab/>
        <w:t>Spreadtrum Communications</w:t>
      </w:r>
    </w:p>
    <w:p w14:paraId="4BC7B386" w14:textId="6C91C0F5" w:rsidR="00966D15" w:rsidRPr="00966D15" w:rsidRDefault="0058452E" w:rsidP="00966D15">
      <w:pPr>
        <w:ind w:left="720" w:hanging="720"/>
        <w:rPr>
          <w:lang w:eastAsia="x-none"/>
        </w:rPr>
      </w:pPr>
      <w:hyperlink r:id="rId1580" w:history="1">
        <w:r w:rsidR="000F2B08">
          <w:rPr>
            <w:rStyle w:val="Hyperlink"/>
            <w:lang w:eastAsia="x-none"/>
          </w:rPr>
          <w:t>R1-1806519</w:t>
        </w:r>
      </w:hyperlink>
      <w:r w:rsidR="00966D15" w:rsidRPr="00966D15">
        <w:rPr>
          <w:lang w:eastAsia="x-none"/>
        </w:rPr>
        <w:tab/>
        <w:t>Multiple UCI types in a PUCCH</w:t>
      </w:r>
      <w:r w:rsidR="00966D15" w:rsidRPr="00966D15">
        <w:rPr>
          <w:lang w:eastAsia="x-none"/>
        </w:rPr>
        <w:tab/>
        <w:t>Intel Corporation</w:t>
      </w:r>
    </w:p>
    <w:p w14:paraId="473EF48B" w14:textId="0FA17E0A" w:rsidR="00966D15" w:rsidRPr="00966D15" w:rsidRDefault="0058452E" w:rsidP="00966D15">
      <w:pPr>
        <w:ind w:left="720" w:hanging="720"/>
        <w:rPr>
          <w:lang w:eastAsia="x-none"/>
        </w:rPr>
      </w:pPr>
      <w:hyperlink r:id="rId1581" w:history="1">
        <w:r w:rsidR="000F2B08">
          <w:rPr>
            <w:rStyle w:val="Hyperlink"/>
            <w:lang w:eastAsia="x-none"/>
          </w:rPr>
          <w:t>R1-1806620</w:t>
        </w:r>
      </w:hyperlink>
      <w:r w:rsidR="00966D15" w:rsidRPr="00966D15">
        <w:rPr>
          <w:lang w:eastAsia="x-none"/>
        </w:rPr>
        <w:tab/>
        <w:t>Remaining issues on short-duration PUCCH</w:t>
      </w:r>
      <w:r w:rsidR="00966D15" w:rsidRPr="00966D15">
        <w:rPr>
          <w:lang w:eastAsia="x-none"/>
        </w:rPr>
        <w:tab/>
        <w:t>LG Electronics</w:t>
      </w:r>
    </w:p>
    <w:p w14:paraId="553862AB" w14:textId="157E5FF3" w:rsidR="00966D15" w:rsidRPr="00966D15" w:rsidRDefault="0058452E" w:rsidP="00966D15">
      <w:pPr>
        <w:ind w:left="720" w:hanging="720"/>
        <w:rPr>
          <w:lang w:eastAsia="x-none"/>
        </w:rPr>
      </w:pPr>
      <w:hyperlink r:id="rId1582" w:history="1">
        <w:r w:rsidR="000F2B08">
          <w:rPr>
            <w:rStyle w:val="Hyperlink"/>
            <w:lang w:eastAsia="x-none"/>
          </w:rPr>
          <w:t>R1-1806733</w:t>
        </w:r>
      </w:hyperlink>
      <w:r w:rsidR="00966D15" w:rsidRPr="00966D15">
        <w:rPr>
          <w:lang w:eastAsia="x-none"/>
        </w:rPr>
        <w:tab/>
        <w:t>Corrections on PUCCH for up to 2 Symbols</w:t>
      </w:r>
      <w:r w:rsidR="00966D15" w:rsidRPr="00966D15">
        <w:rPr>
          <w:lang w:eastAsia="x-none"/>
        </w:rPr>
        <w:tab/>
        <w:t>Samsung</w:t>
      </w:r>
    </w:p>
    <w:p w14:paraId="6F2E22B8" w14:textId="4D8FA42B" w:rsidR="00966D15" w:rsidRPr="00966D15" w:rsidRDefault="0058452E" w:rsidP="00966D15">
      <w:pPr>
        <w:ind w:left="720" w:hanging="720"/>
        <w:rPr>
          <w:lang w:eastAsia="x-none"/>
        </w:rPr>
      </w:pPr>
      <w:hyperlink r:id="rId1583" w:history="1">
        <w:r w:rsidR="000F2B08">
          <w:rPr>
            <w:rStyle w:val="Hyperlink"/>
            <w:lang w:eastAsia="x-none"/>
          </w:rPr>
          <w:t>R1-1806799</w:t>
        </w:r>
      </w:hyperlink>
      <w:r w:rsidR="00966D15" w:rsidRPr="00966D15">
        <w:rPr>
          <w:lang w:eastAsia="x-none"/>
        </w:rPr>
        <w:tab/>
        <w:t>Remaining issues of short-PUCCH</w:t>
      </w:r>
      <w:r w:rsidR="00966D15" w:rsidRPr="00966D15">
        <w:rPr>
          <w:lang w:eastAsia="x-none"/>
        </w:rPr>
        <w:tab/>
        <w:t>MediaTek Inc.</w:t>
      </w:r>
    </w:p>
    <w:p w14:paraId="57F6DC90" w14:textId="3D8FD337" w:rsidR="00966D15" w:rsidRPr="00966D15" w:rsidRDefault="0058452E" w:rsidP="00966D15">
      <w:pPr>
        <w:ind w:left="720" w:hanging="720"/>
        <w:rPr>
          <w:lang w:eastAsia="x-none"/>
        </w:rPr>
      </w:pPr>
      <w:hyperlink r:id="rId1584" w:history="1">
        <w:r w:rsidR="000F2B08">
          <w:rPr>
            <w:rStyle w:val="Hyperlink"/>
            <w:lang w:eastAsia="x-none"/>
          </w:rPr>
          <w:t>R1-1806812</w:t>
        </w:r>
      </w:hyperlink>
      <w:r w:rsidR="00966D15" w:rsidRPr="00966D15">
        <w:rPr>
          <w:lang w:eastAsia="x-none"/>
        </w:rPr>
        <w:tab/>
        <w:t>ACK/NACK feedback design and reliability for URLLC</w:t>
      </w:r>
      <w:r w:rsidR="00966D15" w:rsidRPr="00966D15">
        <w:rPr>
          <w:lang w:eastAsia="x-none"/>
        </w:rPr>
        <w:tab/>
        <w:t>MediaTek Inc.</w:t>
      </w:r>
    </w:p>
    <w:p w14:paraId="3478538F" w14:textId="7D4DC198" w:rsidR="00966D15" w:rsidRPr="00966D15" w:rsidRDefault="0058452E" w:rsidP="00966D15">
      <w:pPr>
        <w:ind w:left="720" w:hanging="720"/>
        <w:rPr>
          <w:lang w:eastAsia="x-none"/>
        </w:rPr>
      </w:pPr>
      <w:hyperlink r:id="rId1585" w:history="1">
        <w:r w:rsidR="000F2B08">
          <w:rPr>
            <w:rStyle w:val="Hyperlink"/>
            <w:lang w:eastAsia="x-none"/>
          </w:rPr>
          <w:t>R1-1806834</w:t>
        </w:r>
      </w:hyperlink>
      <w:r w:rsidR="00966D15" w:rsidRPr="00966D15">
        <w:rPr>
          <w:lang w:eastAsia="x-none"/>
        </w:rPr>
        <w:tab/>
        <w:t>Remaining issues on UCI multiplexing</w:t>
      </w:r>
      <w:r w:rsidR="00966D15" w:rsidRPr="00966D15">
        <w:rPr>
          <w:lang w:eastAsia="x-none"/>
        </w:rPr>
        <w:tab/>
        <w:t>OPPO</w:t>
      </w:r>
    </w:p>
    <w:p w14:paraId="072A6739" w14:textId="663B5FA2" w:rsidR="00966D15" w:rsidRPr="00966D15" w:rsidRDefault="0058452E" w:rsidP="00966D15">
      <w:pPr>
        <w:ind w:left="720" w:hanging="720"/>
        <w:rPr>
          <w:lang w:eastAsia="x-none"/>
        </w:rPr>
      </w:pPr>
      <w:hyperlink r:id="rId1586" w:history="1">
        <w:r w:rsidR="000F2B08">
          <w:rPr>
            <w:rStyle w:val="Hyperlink"/>
            <w:lang w:eastAsia="x-none"/>
          </w:rPr>
          <w:t>R1-1806894</w:t>
        </w:r>
      </w:hyperlink>
      <w:r w:rsidR="00966D15" w:rsidRPr="00966D15">
        <w:rPr>
          <w:lang w:eastAsia="x-none"/>
        </w:rPr>
        <w:tab/>
        <w:t>PUCCH design for URLLC</w:t>
      </w:r>
      <w:r w:rsidR="00966D15" w:rsidRPr="00966D15">
        <w:rPr>
          <w:lang w:eastAsia="x-none"/>
        </w:rPr>
        <w:tab/>
        <w:t>Huawei, HiSilicon</w:t>
      </w:r>
    </w:p>
    <w:p w14:paraId="00C6BA1F" w14:textId="5A5E8139" w:rsidR="00966D15" w:rsidRPr="00966D15" w:rsidRDefault="0058452E" w:rsidP="00966D15">
      <w:pPr>
        <w:ind w:left="720" w:hanging="720"/>
        <w:rPr>
          <w:lang w:eastAsia="x-none"/>
        </w:rPr>
      </w:pPr>
      <w:hyperlink r:id="rId1587" w:history="1">
        <w:r w:rsidR="000F2B08">
          <w:rPr>
            <w:rStyle w:val="Hyperlink"/>
            <w:lang w:eastAsia="x-none"/>
          </w:rPr>
          <w:t>R1-1806925</w:t>
        </w:r>
      </w:hyperlink>
      <w:r w:rsidR="00966D15" w:rsidRPr="00966D15">
        <w:rPr>
          <w:lang w:eastAsia="x-none"/>
        </w:rPr>
        <w:tab/>
        <w:t>On short PUCCH</w:t>
      </w:r>
      <w:r w:rsidR="00966D15" w:rsidRPr="00966D15">
        <w:rPr>
          <w:lang w:eastAsia="x-none"/>
        </w:rPr>
        <w:tab/>
        <w:t>Nokia, Nokia Shanghai Bell</w:t>
      </w:r>
    </w:p>
    <w:p w14:paraId="62DEE484" w14:textId="10B250AC" w:rsidR="00966D15" w:rsidRPr="00966D15" w:rsidRDefault="0058452E" w:rsidP="00966D15">
      <w:pPr>
        <w:ind w:left="720" w:hanging="720"/>
        <w:rPr>
          <w:lang w:eastAsia="x-none"/>
        </w:rPr>
      </w:pPr>
      <w:hyperlink r:id="rId1588" w:history="1">
        <w:r w:rsidR="000F2B08">
          <w:rPr>
            <w:rStyle w:val="Hyperlink"/>
            <w:lang w:eastAsia="x-none"/>
          </w:rPr>
          <w:t>R1-1807061</w:t>
        </w:r>
      </w:hyperlink>
      <w:r w:rsidR="00966D15" w:rsidRPr="00966D15">
        <w:rPr>
          <w:lang w:eastAsia="x-none"/>
        </w:rPr>
        <w:tab/>
        <w:t>PUCCH structure in short-duration</w:t>
      </w:r>
      <w:r w:rsidR="00966D15" w:rsidRPr="00966D15">
        <w:rPr>
          <w:lang w:eastAsia="x-none"/>
        </w:rPr>
        <w:tab/>
        <w:t>NTT DOCOMO, INC.</w:t>
      </w:r>
    </w:p>
    <w:p w14:paraId="1BF19112" w14:textId="4C5FABE0" w:rsidR="00966D15" w:rsidRPr="00966D15" w:rsidRDefault="0058452E" w:rsidP="00966D15">
      <w:pPr>
        <w:ind w:left="720" w:hanging="720"/>
        <w:rPr>
          <w:lang w:eastAsia="x-none"/>
        </w:rPr>
      </w:pPr>
      <w:hyperlink r:id="rId1589" w:history="1">
        <w:r w:rsidR="000F2B08">
          <w:rPr>
            <w:rStyle w:val="Hyperlink"/>
            <w:lang w:eastAsia="x-none"/>
          </w:rPr>
          <w:t>R1-1807251</w:t>
        </w:r>
      </w:hyperlink>
      <w:r w:rsidR="00966D15" w:rsidRPr="00966D15">
        <w:rPr>
          <w:lang w:eastAsia="x-none"/>
        </w:rPr>
        <w:tab/>
        <w:t>On UCI Multiplexing on PUCCH</w:t>
      </w:r>
      <w:r w:rsidR="00966D15" w:rsidRPr="00966D15">
        <w:rPr>
          <w:lang w:eastAsia="x-none"/>
        </w:rPr>
        <w:tab/>
        <w:t>Ericsson</w:t>
      </w:r>
    </w:p>
    <w:p w14:paraId="1D571ACF" w14:textId="6F0E89AD" w:rsidR="00966D15" w:rsidRPr="00966D15" w:rsidRDefault="0058452E" w:rsidP="00966D15">
      <w:pPr>
        <w:ind w:left="720" w:hanging="720"/>
        <w:rPr>
          <w:lang w:eastAsia="x-none"/>
        </w:rPr>
      </w:pPr>
      <w:hyperlink r:id="rId1590" w:history="1">
        <w:r w:rsidR="000F2B08">
          <w:rPr>
            <w:rStyle w:val="Hyperlink"/>
            <w:lang w:eastAsia="x-none"/>
          </w:rPr>
          <w:t>R1-1807357</w:t>
        </w:r>
      </w:hyperlink>
      <w:r w:rsidR="00966D15" w:rsidRPr="00966D15">
        <w:rPr>
          <w:lang w:eastAsia="x-none"/>
        </w:rPr>
        <w:tab/>
        <w:t>Remaining issues for short PUCCH</w:t>
      </w:r>
      <w:r w:rsidR="00966D15" w:rsidRPr="00966D15">
        <w:rPr>
          <w:lang w:eastAsia="x-none"/>
        </w:rPr>
        <w:tab/>
        <w:t>Qualcomm Incorporated</w:t>
      </w:r>
    </w:p>
    <w:p w14:paraId="31AC44AD" w14:textId="68A2E5D3" w:rsidR="00966D15" w:rsidRDefault="00966D15" w:rsidP="00C540AB">
      <w:pPr>
        <w:pStyle w:val="Heading5"/>
      </w:pPr>
      <w:bookmarkStart w:id="709" w:name="_Toc516232630"/>
      <w:r w:rsidRPr="00966D15">
        <w:t>PUCCH structure in long-duration</w:t>
      </w:r>
      <w:bookmarkEnd w:id="709"/>
    </w:p>
    <w:p w14:paraId="3924E656" w14:textId="1ECDC0E8" w:rsidR="007B6329" w:rsidRDefault="0058452E" w:rsidP="00E871C8">
      <w:pPr>
        <w:ind w:left="720" w:hanging="720"/>
        <w:rPr>
          <w:rFonts w:ascii="Times New Roman" w:hAnsi="Times New Roman"/>
          <w:b/>
          <w:szCs w:val="20"/>
        </w:rPr>
      </w:pPr>
      <w:hyperlink r:id="rId1591" w:history="1">
        <w:r w:rsidR="000F2B08">
          <w:rPr>
            <w:rStyle w:val="Hyperlink"/>
            <w:rFonts w:ascii="Times New Roman" w:hAnsi="Times New Roman"/>
            <w:b/>
            <w:szCs w:val="20"/>
          </w:rPr>
          <w:t>R1-1807630</w:t>
        </w:r>
      </w:hyperlink>
      <w:r w:rsidR="00E871C8" w:rsidRPr="00E871C8">
        <w:rPr>
          <w:rFonts w:ascii="Times New Roman" w:hAnsi="Times New Roman"/>
          <w:b/>
          <w:szCs w:val="20"/>
        </w:rPr>
        <w:tab/>
        <w:t>Review Summary for Al 7.1.3.2.2 PUCCH structure in long-duration</w:t>
      </w:r>
      <w:r w:rsidR="00E871C8" w:rsidRPr="00E871C8">
        <w:rPr>
          <w:rFonts w:ascii="Times New Roman" w:hAnsi="Times New Roman"/>
          <w:b/>
          <w:szCs w:val="20"/>
        </w:rPr>
        <w:tab/>
        <w:t>Huawei, HiSilicon</w:t>
      </w:r>
    </w:p>
    <w:p w14:paraId="559C2916" w14:textId="5BADE487" w:rsidR="007B6329" w:rsidRDefault="007B6329" w:rsidP="007B6329">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4C57C72A" w14:textId="60585245" w:rsidR="007B6329" w:rsidRDefault="007B6329" w:rsidP="007B6329"/>
    <w:p w14:paraId="1F469EDF" w14:textId="2647697C" w:rsidR="00087CA2" w:rsidRPr="00087CA2" w:rsidRDefault="00087CA2" w:rsidP="00087CA2">
      <w:pPr>
        <w:rPr>
          <w:highlight w:val="green"/>
        </w:rPr>
      </w:pPr>
      <w:r w:rsidRPr="00087CA2">
        <w:rPr>
          <w:highlight w:val="green"/>
        </w:rPr>
        <w:t>Agreement:</w:t>
      </w:r>
    </w:p>
    <w:p w14:paraId="73498B4E" w14:textId="77777777" w:rsidR="00087CA2" w:rsidRPr="00087CA2" w:rsidRDefault="00087CA2" w:rsidP="00613418">
      <w:pPr>
        <w:pStyle w:val="ListParagraph"/>
        <w:numPr>
          <w:ilvl w:val="0"/>
          <w:numId w:val="66"/>
        </w:numPr>
      </w:pPr>
      <w:r w:rsidRPr="00087CA2">
        <w:t>To add OACK &amp; OSR in determining the number of CRC bits as part of Section 9.2.5.2 of 38.213</w:t>
      </w:r>
    </w:p>
    <w:p w14:paraId="67721550" w14:textId="77777777" w:rsidR="00087CA2" w:rsidRPr="00087CA2" w:rsidRDefault="00087CA2" w:rsidP="00087CA2">
      <w:pPr>
        <w:ind w:left="720" w:hanging="720"/>
        <w:rPr>
          <w:lang w:eastAsia="x-none"/>
        </w:rPr>
      </w:pPr>
    </w:p>
    <w:p w14:paraId="1EA88025" w14:textId="77777777" w:rsidR="00087CA2" w:rsidRPr="00813F5F" w:rsidRDefault="00087CA2" w:rsidP="00087CA2">
      <w:pPr>
        <w:ind w:left="720" w:hanging="720"/>
        <w:rPr>
          <w:szCs w:val="20"/>
          <w:lang w:eastAsia="x-none"/>
        </w:rPr>
      </w:pPr>
      <w:r w:rsidRPr="00813F5F">
        <w:rPr>
          <w:szCs w:val="20"/>
          <w:lang w:eastAsia="x-none"/>
        </w:rPr>
        <w:t>Proposals:</w:t>
      </w:r>
    </w:p>
    <w:p w14:paraId="4148DC5D" w14:textId="352A8EFC" w:rsidR="00087CA2" w:rsidRPr="00813F5F" w:rsidRDefault="00087CA2" w:rsidP="00613418">
      <w:pPr>
        <w:numPr>
          <w:ilvl w:val="1"/>
          <w:numId w:val="62"/>
        </w:numPr>
        <w:rPr>
          <w:szCs w:val="20"/>
        </w:rPr>
      </w:pPr>
      <w:r w:rsidRPr="00813F5F">
        <w:rPr>
          <w:szCs w:val="20"/>
          <w:lang w:eastAsia="zh-CN"/>
        </w:rPr>
        <w:t>When HARQ-ACK/SR PUCCH resource determined by ARI and configured CSI PUCCH resources have the same starting symbols in a slot, if the UE is configured with only one PUCCH resource set and simultaneous transmission of HARQ-ACK/SR and CSI is enabled, t</w:t>
      </w:r>
      <w:r w:rsidRPr="00813F5F">
        <w:rPr>
          <w:szCs w:val="20"/>
        </w:rPr>
        <w:t>he UE is not expected to transmit the corresponding HARQ-ACK/SR and the CSI report in a PUCCH resource in that slot (i.e., it’s an error case)</w:t>
      </w:r>
      <w:r w:rsidR="00813F5F">
        <w:rPr>
          <w:szCs w:val="20"/>
        </w:rPr>
        <w:t>.</w:t>
      </w:r>
    </w:p>
    <w:p w14:paraId="37591DF9" w14:textId="5D5FBB25" w:rsidR="00087CA2" w:rsidRDefault="00087CA2" w:rsidP="007B6329"/>
    <w:p w14:paraId="3C9B65B4" w14:textId="7610C5A2" w:rsidR="005B445E" w:rsidRPr="000B3705" w:rsidRDefault="005B445E" w:rsidP="007B6329">
      <w:pPr>
        <w:rPr>
          <w:b/>
        </w:rPr>
      </w:pPr>
      <w:r w:rsidRPr="000B3705">
        <w:rPr>
          <w:b/>
        </w:rPr>
        <w:t>From Tuesday'offline session</w:t>
      </w:r>
    </w:p>
    <w:p w14:paraId="7C7ACE63" w14:textId="04C75339" w:rsidR="005B445E" w:rsidRDefault="005B445E" w:rsidP="007B6329"/>
    <w:p w14:paraId="7CCA3841" w14:textId="77777777" w:rsidR="006D7D75" w:rsidRPr="006D7D75" w:rsidRDefault="006D7D75" w:rsidP="006D7D75">
      <w:pPr>
        <w:ind w:left="720" w:hanging="720"/>
        <w:rPr>
          <w:lang w:eastAsia="x-none"/>
        </w:rPr>
      </w:pPr>
      <w:r w:rsidRPr="006D7D75">
        <w:rPr>
          <w:highlight w:val="green"/>
          <w:lang w:eastAsia="x-none"/>
        </w:rPr>
        <w:t>Agreements</w:t>
      </w:r>
      <w:r w:rsidRPr="006D7D75">
        <w:rPr>
          <w:lang w:eastAsia="x-none"/>
        </w:rPr>
        <w:t>:</w:t>
      </w:r>
    </w:p>
    <w:p w14:paraId="74DCFDD4" w14:textId="77777777" w:rsidR="006D7D75" w:rsidRPr="006D7D75" w:rsidRDefault="006D7D75" w:rsidP="00613418">
      <w:pPr>
        <w:pStyle w:val="ListParagraph"/>
        <w:numPr>
          <w:ilvl w:val="0"/>
          <w:numId w:val="66"/>
        </w:numPr>
      </w:pPr>
      <w:r w:rsidRPr="006D7D75">
        <w:t>To adopt the following TP to 5.2.2.2 of 38.211:</w:t>
      </w:r>
    </w:p>
    <w:p w14:paraId="5D02920B" w14:textId="77777777" w:rsidR="006D7D75" w:rsidRPr="006D7D75" w:rsidRDefault="006D7D75" w:rsidP="00613418">
      <w:pPr>
        <w:pStyle w:val="ListParagraph"/>
        <w:numPr>
          <w:ilvl w:val="1"/>
          <w:numId w:val="66"/>
        </w:numPr>
      </w:pPr>
      <w:r w:rsidRPr="006D7D75">
        <w:t>Note: the TP is not to change the contents of the tables below, but to re-order the sequences</w:t>
      </w:r>
    </w:p>
    <w:p w14:paraId="73EE07D2" w14:textId="47EA5341" w:rsidR="006D7D75" w:rsidRDefault="006D7D75" w:rsidP="006D7D75">
      <w:pPr>
        <w:ind w:left="720" w:hanging="720"/>
        <w:jc w:val="center"/>
        <w:rPr>
          <w:color w:val="FF0000"/>
          <w:lang w:eastAsia="zh-CN"/>
        </w:rPr>
      </w:pPr>
      <w:r w:rsidRPr="006D7D75">
        <w:rPr>
          <w:color w:val="FF0000"/>
          <w:lang w:eastAsia="zh-CN"/>
        </w:rPr>
        <w:t>&lt;</w:t>
      </w:r>
      <w:r w:rsidRPr="006D7D75">
        <w:rPr>
          <w:color w:val="FF0000"/>
        </w:rPr>
        <w:t>Unchanged parts are omitted</w:t>
      </w:r>
      <w:r w:rsidRPr="006D7D75">
        <w:rPr>
          <w:color w:val="FF0000"/>
          <w:lang w:eastAsia="zh-CN"/>
        </w:rPr>
        <w:t>&gt;</w:t>
      </w:r>
    </w:p>
    <w:p w14:paraId="6CC1B414" w14:textId="77777777" w:rsidR="00046502" w:rsidRDefault="00046502" w:rsidP="00046502">
      <w:pPr>
        <w:keepNext/>
        <w:keepLines/>
        <w:spacing w:before="60" w:after="180"/>
        <w:jc w:val="center"/>
        <w:rPr>
          <w:ins w:id="710" w:author="作者"/>
          <w:rFonts w:ascii="Arial" w:hAnsi="Arial"/>
          <w:b/>
          <w:szCs w:val="20"/>
        </w:rPr>
      </w:pPr>
      <w:ins w:id="711" w:author="作者">
        <w:r w:rsidRPr="004D2540">
          <w:rPr>
            <w:rFonts w:ascii="Arial" w:hAnsi="Arial"/>
            <w:b/>
            <w:szCs w:val="20"/>
          </w:rPr>
          <w:lastRenderedPageBreak/>
          <w:t xml:space="preserve">Table 5.2.2.2-2: Definition of </w:t>
        </w:r>
      </w:ins>
      <w:ins w:id="712" w:author="作者">
        <w:r w:rsidRPr="004D2540">
          <w:rPr>
            <w:rFonts w:ascii="Arial" w:hAnsi="Arial"/>
            <w:b/>
            <w:position w:val="-10"/>
            <w:szCs w:val="20"/>
          </w:rPr>
          <w:object w:dxaOrig="440" w:dyaOrig="300" w14:anchorId="7A474239">
            <v:shape id="_x0000_i1177" type="#_x0000_t75" style="width:22.8pt;height:17.4pt" o:ole="">
              <v:imagedata r:id="rId1592" o:title=""/>
            </v:shape>
            <o:OLEObject Type="Embed" ProgID="Equation.3" ShapeID="_x0000_i1177" DrawAspect="Content" ObjectID="_1596006224" r:id="rId1593"/>
          </w:object>
        </w:r>
      </w:ins>
      <w:ins w:id="713" w:author="作者">
        <w:r w:rsidRPr="004D2540">
          <w:rPr>
            <w:rFonts w:ascii="Arial" w:hAnsi="Arial"/>
            <w:b/>
            <w:szCs w:val="20"/>
          </w:rPr>
          <w:t xml:space="preserve"> for</w:t>
        </w:r>
      </w:ins>
      <w:ins w:id="714" w:author="作者">
        <w:r w:rsidRPr="004D2540">
          <w:rPr>
            <w:rFonts w:ascii="Arial" w:hAnsi="Arial"/>
            <w:b/>
            <w:position w:val="-10"/>
            <w:szCs w:val="20"/>
          </w:rPr>
          <w:object w:dxaOrig="859" w:dyaOrig="300" w14:anchorId="1AC474A7">
            <v:shape id="_x0000_i1178" type="#_x0000_t75" style="width:42.6pt;height:17.4pt" o:ole="">
              <v:imagedata r:id="rId1594" o:title=""/>
            </v:shape>
            <o:OLEObject Type="Embed" ProgID="Equation.3" ShapeID="_x0000_i1178" DrawAspect="Content" ObjectID="_1596006225" r:id="rId1595"/>
          </w:object>
        </w:r>
      </w:ins>
      <w:ins w:id="715" w:author="作者">
        <w:r w:rsidRPr="004D2540">
          <w:rPr>
            <w:rFonts w:ascii="Arial" w:hAnsi="Arial"/>
            <w:b/>
            <w:szCs w:val="20"/>
          </w:rPr>
          <w:t>.</w:t>
        </w:r>
      </w:ins>
    </w:p>
    <w:tbl>
      <w:tblPr>
        <w:tblW w:w="0" w:type="auto"/>
        <w:jc w:val="center"/>
        <w:tblLook w:val="01E0" w:firstRow="1" w:lastRow="1" w:firstColumn="1" w:lastColumn="1" w:noHBand="0" w:noVBand="0"/>
      </w:tblPr>
      <w:tblGrid>
        <w:gridCol w:w="417"/>
        <w:gridCol w:w="260"/>
        <w:gridCol w:w="260"/>
        <w:gridCol w:w="260"/>
        <w:gridCol w:w="260"/>
        <w:gridCol w:w="260"/>
        <w:gridCol w:w="260"/>
        <w:gridCol w:w="260"/>
        <w:gridCol w:w="260"/>
        <w:gridCol w:w="260"/>
        <w:gridCol w:w="260"/>
        <w:gridCol w:w="260"/>
        <w:gridCol w:w="277"/>
      </w:tblGrid>
      <w:tr w:rsidR="00046502" w:rsidRPr="004D2540" w14:paraId="70E25770" w14:textId="77777777" w:rsidTr="00046502">
        <w:trPr>
          <w:trHeight w:hRule="exact" w:val="294"/>
          <w:jc w:val="center"/>
          <w:ins w:id="716"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E2660FE" w14:textId="699D5311" w:rsidR="00046502" w:rsidRPr="004D2540" w:rsidRDefault="00046502" w:rsidP="00046502">
            <w:pPr>
              <w:keepNext/>
              <w:keepLines/>
              <w:jc w:val="center"/>
              <w:rPr>
                <w:ins w:id="717" w:author="作者"/>
                <w:rFonts w:ascii="Arial" w:hAnsi="Arial"/>
                <w:b/>
                <w:sz w:val="18"/>
                <w:szCs w:val="20"/>
              </w:rPr>
            </w:pPr>
            <w:ins w:id="718" w:author="作者">
              <w:r w:rsidRPr="000C0EF6">
                <w:rPr>
                  <w:rFonts w:ascii="Arial" w:hAnsi="Arial"/>
                  <w:b/>
                  <w:noProof/>
                  <w:position w:val="-6"/>
                  <w:sz w:val="18"/>
                  <w:szCs w:val="20"/>
                  <w:lang w:eastAsia="en-GB"/>
                </w:rPr>
                <w:drawing>
                  <wp:inline distT="0" distB="0" distL="0" distR="0" wp14:anchorId="7DBBEC87" wp14:editId="646DF6AE">
                    <wp:extent cx="114300" cy="121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1596" cstate="print">
                              <a:extLst>
                                <a:ext uri="{28A0092B-C50C-407E-A947-70E740481C1C}">
                                  <a14:useLocalDpi xmlns:a14="http://schemas.microsoft.com/office/drawing/2010/main" val="0"/>
                                </a:ext>
                              </a:extLst>
                            </a:blip>
                            <a:srcRect/>
                            <a:stretch>
                              <a:fillRect/>
                            </a:stretch>
                          </pic:blipFill>
                          <pic:spPr bwMode="auto">
                            <a:xfrm>
                              <a:off x="0" y="0"/>
                              <a:ext cx="114300" cy="121920"/>
                            </a:xfrm>
                            <a:prstGeom prst="rect">
                              <a:avLst/>
                            </a:prstGeom>
                            <a:noFill/>
                            <a:ln>
                              <a:noFill/>
                            </a:ln>
                          </pic:spPr>
                        </pic:pic>
                      </a:graphicData>
                    </a:graphic>
                  </wp:inline>
                </w:drawing>
              </w:r>
            </w:ins>
          </w:p>
        </w:tc>
        <w:tc>
          <w:tcPr>
            <w:tcW w:w="3132"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0163E8B0" w14:textId="5C947658" w:rsidR="00046502" w:rsidRPr="004D2540" w:rsidRDefault="00046502" w:rsidP="00046502">
            <w:pPr>
              <w:keepNext/>
              <w:keepLines/>
              <w:jc w:val="center"/>
              <w:rPr>
                <w:ins w:id="719" w:author="作者"/>
                <w:rFonts w:ascii="Arial" w:hAnsi="Arial"/>
                <w:b/>
                <w:sz w:val="18"/>
                <w:szCs w:val="20"/>
              </w:rPr>
            </w:pPr>
            <w:ins w:id="720" w:author="作者">
              <w:r w:rsidRPr="000C0EF6">
                <w:rPr>
                  <w:rFonts w:ascii="Arial" w:hAnsi="Arial"/>
                  <w:b/>
                  <w:noProof/>
                  <w:position w:val="-10"/>
                  <w:sz w:val="18"/>
                  <w:szCs w:val="20"/>
                  <w:lang w:eastAsia="en-GB"/>
                </w:rPr>
                <w:drawing>
                  <wp:inline distT="0" distB="0" distL="0" distR="0" wp14:anchorId="2D6DEA49" wp14:editId="2490A847">
                    <wp:extent cx="723900" cy="190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1597" cstate="print">
                              <a:extLst>
                                <a:ext uri="{28A0092B-C50C-407E-A947-70E740481C1C}">
                                  <a14:useLocalDpi xmlns:a14="http://schemas.microsoft.com/office/drawing/2010/main" val="0"/>
                                </a:ext>
                              </a:extLst>
                            </a:blip>
                            <a:srcRect/>
                            <a:stretch>
                              <a:fillRect/>
                            </a:stretch>
                          </pic:blipFill>
                          <pic:spPr bwMode="auto">
                            <a:xfrm>
                              <a:off x="0" y="0"/>
                              <a:ext cx="723900" cy="190500"/>
                            </a:xfrm>
                            <a:prstGeom prst="rect">
                              <a:avLst/>
                            </a:prstGeom>
                            <a:noFill/>
                            <a:ln>
                              <a:noFill/>
                            </a:ln>
                          </pic:spPr>
                        </pic:pic>
                      </a:graphicData>
                    </a:graphic>
                  </wp:inline>
                </w:drawing>
              </w:r>
            </w:ins>
          </w:p>
        </w:tc>
      </w:tr>
      <w:tr w:rsidR="00046502" w:rsidRPr="004D2540" w14:paraId="75574837" w14:textId="77777777" w:rsidTr="00046502">
        <w:trPr>
          <w:trHeight w:hRule="exact" w:val="203"/>
          <w:jc w:val="center"/>
          <w:ins w:id="721"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6416A09" w14:textId="77777777" w:rsidR="00046502" w:rsidRPr="004D2540" w:rsidRDefault="00046502" w:rsidP="00046502">
            <w:pPr>
              <w:keepNext/>
              <w:keepLines/>
              <w:jc w:val="center"/>
              <w:rPr>
                <w:ins w:id="722" w:author="作者"/>
                <w:rFonts w:ascii="Arial" w:hAnsi="Arial"/>
                <w:sz w:val="18"/>
                <w:szCs w:val="20"/>
              </w:rPr>
            </w:pPr>
            <w:ins w:id="723" w:author="作者">
              <w:r w:rsidRPr="004D2540">
                <w:rPr>
                  <w:rFonts w:ascii="Arial" w:hAnsi="Arial"/>
                  <w:sz w:val="18"/>
                  <w:szCs w:val="20"/>
                </w:rPr>
                <w:t>0</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68DB483" w14:textId="77777777" w:rsidR="00046502" w:rsidRPr="000C0EF6" w:rsidRDefault="00046502" w:rsidP="00046502">
            <w:pPr>
              <w:pStyle w:val="NormalWeb"/>
              <w:spacing w:after="0"/>
              <w:jc w:val="center"/>
              <w:textAlignment w:val="center"/>
              <w:rPr>
                <w:ins w:id="724" w:author="作者"/>
                <w:rFonts w:ascii="Calibri" w:hAnsi="Calibri" w:cs="Calibri"/>
                <w:sz w:val="16"/>
                <w:szCs w:val="36"/>
              </w:rPr>
            </w:pPr>
            <w:ins w:id="72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552C5E2" w14:textId="77777777" w:rsidR="00046502" w:rsidRPr="000C0EF6" w:rsidRDefault="00046502" w:rsidP="00046502">
            <w:pPr>
              <w:pStyle w:val="NormalWeb"/>
              <w:spacing w:after="0"/>
              <w:jc w:val="center"/>
              <w:textAlignment w:val="center"/>
              <w:rPr>
                <w:ins w:id="726" w:author="作者"/>
                <w:rFonts w:ascii="Calibri" w:hAnsi="Calibri" w:cs="Calibri"/>
                <w:sz w:val="16"/>
                <w:szCs w:val="36"/>
              </w:rPr>
            </w:pPr>
            <w:ins w:id="72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7E1CBB" w14:textId="77777777" w:rsidR="00046502" w:rsidRPr="000C0EF6" w:rsidRDefault="00046502" w:rsidP="00046502">
            <w:pPr>
              <w:pStyle w:val="NormalWeb"/>
              <w:spacing w:after="0"/>
              <w:jc w:val="center"/>
              <w:textAlignment w:val="center"/>
              <w:rPr>
                <w:ins w:id="728" w:author="作者"/>
                <w:rFonts w:ascii="Calibri" w:hAnsi="Calibri" w:cs="Calibri"/>
                <w:sz w:val="16"/>
                <w:szCs w:val="36"/>
              </w:rPr>
            </w:pPr>
            <w:ins w:id="729"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8212387" w14:textId="77777777" w:rsidR="00046502" w:rsidRPr="000C0EF6" w:rsidRDefault="00046502" w:rsidP="00046502">
            <w:pPr>
              <w:pStyle w:val="NormalWeb"/>
              <w:spacing w:after="0"/>
              <w:jc w:val="center"/>
              <w:textAlignment w:val="center"/>
              <w:rPr>
                <w:ins w:id="730" w:author="作者"/>
                <w:rFonts w:ascii="Calibri" w:hAnsi="Calibri" w:cs="Calibri"/>
                <w:sz w:val="16"/>
                <w:szCs w:val="36"/>
              </w:rPr>
            </w:pPr>
            <w:ins w:id="731"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A5CB39C" w14:textId="77777777" w:rsidR="00046502" w:rsidRPr="000C0EF6" w:rsidRDefault="00046502" w:rsidP="00046502">
            <w:pPr>
              <w:pStyle w:val="NormalWeb"/>
              <w:spacing w:after="0"/>
              <w:jc w:val="center"/>
              <w:textAlignment w:val="center"/>
              <w:rPr>
                <w:ins w:id="732" w:author="作者"/>
                <w:rFonts w:ascii="Calibri" w:hAnsi="Calibri" w:cs="Calibri"/>
                <w:sz w:val="16"/>
                <w:szCs w:val="36"/>
              </w:rPr>
            </w:pPr>
            <w:ins w:id="733"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16318AC" w14:textId="77777777" w:rsidR="00046502" w:rsidRPr="000C0EF6" w:rsidRDefault="00046502" w:rsidP="00046502">
            <w:pPr>
              <w:pStyle w:val="NormalWeb"/>
              <w:spacing w:after="0"/>
              <w:jc w:val="center"/>
              <w:textAlignment w:val="center"/>
              <w:rPr>
                <w:ins w:id="734" w:author="作者"/>
                <w:rFonts w:ascii="Calibri" w:hAnsi="Calibri" w:cs="Calibri"/>
                <w:sz w:val="16"/>
                <w:szCs w:val="36"/>
              </w:rPr>
            </w:pPr>
            <w:ins w:id="73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1B676C0" w14:textId="77777777" w:rsidR="00046502" w:rsidRPr="000C0EF6" w:rsidRDefault="00046502" w:rsidP="00046502">
            <w:pPr>
              <w:pStyle w:val="NormalWeb"/>
              <w:spacing w:after="0"/>
              <w:jc w:val="center"/>
              <w:textAlignment w:val="center"/>
              <w:rPr>
                <w:ins w:id="736" w:author="作者"/>
                <w:rFonts w:ascii="Calibri" w:hAnsi="Calibri" w:cs="Calibri"/>
                <w:sz w:val="16"/>
                <w:szCs w:val="36"/>
              </w:rPr>
            </w:pPr>
            <w:ins w:id="737"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FF64564" w14:textId="77777777" w:rsidR="00046502" w:rsidRPr="000C0EF6" w:rsidRDefault="00046502" w:rsidP="00046502">
            <w:pPr>
              <w:pStyle w:val="NormalWeb"/>
              <w:spacing w:after="0"/>
              <w:jc w:val="center"/>
              <w:textAlignment w:val="center"/>
              <w:rPr>
                <w:ins w:id="738" w:author="作者"/>
                <w:rFonts w:ascii="Calibri" w:hAnsi="Calibri" w:cs="Calibri"/>
                <w:sz w:val="16"/>
                <w:szCs w:val="36"/>
              </w:rPr>
            </w:pPr>
            <w:ins w:id="739"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D0FC86" w14:textId="77777777" w:rsidR="00046502" w:rsidRPr="000C0EF6" w:rsidRDefault="00046502" w:rsidP="00046502">
            <w:pPr>
              <w:pStyle w:val="NormalWeb"/>
              <w:spacing w:after="0"/>
              <w:jc w:val="center"/>
              <w:textAlignment w:val="center"/>
              <w:rPr>
                <w:ins w:id="740" w:author="作者"/>
                <w:rFonts w:ascii="Calibri" w:hAnsi="Calibri" w:cs="Calibri"/>
                <w:sz w:val="16"/>
                <w:szCs w:val="36"/>
              </w:rPr>
            </w:pPr>
            <w:ins w:id="741"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748071" w14:textId="77777777" w:rsidR="00046502" w:rsidRPr="000C0EF6" w:rsidRDefault="00046502" w:rsidP="00046502">
            <w:pPr>
              <w:pStyle w:val="NormalWeb"/>
              <w:spacing w:after="0"/>
              <w:jc w:val="center"/>
              <w:textAlignment w:val="center"/>
              <w:rPr>
                <w:ins w:id="742" w:author="作者"/>
                <w:rFonts w:ascii="Calibri" w:hAnsi="Calibri" w:cs="Calibri"/>
                <w:sz w:val="16"/>
                <w:szCs w:val="36"/>
              </w:rPr>
            </w:pPr>
            <w:ins w:id="743"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7027C5" w14:textId="77777777" w:rsidR="00046502" w:rsidRPr="000C0EF6" w:rsidRDefault="00046502" w:rsidP="00046502">
            <w:pPr>
              <w:pStyle w:val="NormalWeb"/>
              <w:spacing w:after="0"/>
              <w:jc w:val="center"/>
              <w:textAlignment w:val="center"/>
              <w:rPr>
                <w:ins w:id="744" w:author="作者"/>
                <w:rFonts w:ascii="Calibri" w:hAnsi="Calibri" w:cs="Calibri"/>
                <w:sz w:val="16"/>
                <w:szCs w:val="36"/>
              </w:rPr>
            </w:pPr>
            <w:ins w:id="745" w:author="作者">
              <w:r w:rsidRPr="000C0EF6">
                <w:rPr>
                  <w:rFonts w:ascii="Calibri" w:hAnsi="Calibri" w:cs="Calibri"/>
                  <w:color w:val="000000"/>
                  <w:kern w:val="24"/>
                  <w:sz w:val="16"/>
                  <w:szCs w:val="21"/>
                </w:rPr>
                <w:t>1</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EB29DAA" w14:textId="77777777" w:rsidR="00046502" w:rsidRPr="000C0EF6" w:rsidRDefault="00046502" w:rsidP="00046502">
            <w:pPr>
              <w:pStyle w:val="NormalWeb"/>
              <w:spacing w:after="0"/>
              <w:jc w:val="center"/>
              <w:textAlignment w:val="center"/>
              <w:rPr>
                <w:ins w:id="746" w:author="作者"/>
                <w:rFonts w:ascii="Calibri" w:hAnsi="Calibri" w:cs="Calibri"/>
                <w:sz w:val="16"/>
                <w:szCs w:val="36"/>
              </w:rPr>
            </w:pPr>
            <w:ins w:id="747" w:author="作者">
              <w:r w:rsidRPr="000C0EF6">
                <w:rPr>
                  <w:rFonts w:ascii="Calibri" w:hAnsi="Calibri" w:cs="Calibri"/>
                  <w:color w:val="000000"/>
                  <w:kern w:val="24"/>
                  <w:sz w:val="16"/>
                  <w:szCs w:val="21"/>
                </w:rPr>
                <w:t>-3</w:t>
              </w:r>
            </w:ins>
          </w:p>
        </w:tc>
      </w:tr>
      <w:tr w:rsidR="00046502" w:rsidRPr="004D2540" w14:paraId="3AD364EC" w14:textId="77777777" w:rsidTr="00046502">
        <w:trPr>
          <w:trHeight w:hRule="exact" w:val="203"/>
          <w:jc w:val="center"/>
          <w:ins w:id="748"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7A4E6F" w14:textId="77777777" w:rsidR="00046502" w:rsidRPr="004D2540" w:rsidRDefault="00046502" w:rsidP="00046502">
            <w:pPr>
              <w:keepNext/>
              <w:keepLines/>
              <w:jc w:val="center"/>
              <w:rPr>
                <w:ins w:id="749" w:author="作者"/>
                <w:rFonts w:ascii="Arial" w:hAnsi="Arial"/>
                <w:sz w:val="18"/>
                <w:szCs w:val="20"/>
              </w:rPr>
            </w:pPr>
            <w:ins w:id="750" w:author="作者">
              <w:r w:rsidRPr="004D2540">
                <w:rPr>
                  <w:rFonts w:ascii="Arial" w:hAnsi="Arial"/>
                  <w:sz w:val="18"/>
                  <w:szCs w:val="20"/>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F1FB3E4" w14:textId="77777777" w:rsidR="00046502" w:rsidRPr="000C0EF6" w:rsidRDefault="00046502" w:rsidP="00046502">
            <w:pPr>
              <w:pStyle w:val="NormalWeb"/>
              <w:spacing w:after="0"/>
              <w:jc w:val="center"/>
              <w:textAlignment w:val="center"/>
              <w:rPr>
                <w:ins w:id="751" w:author="作者"/>
                <w:rFonts w:ascii="Calibri" w:hAnsi="Calibri" w:cs="Calibri"/>
                <w:sz w:val="16"/>
                <w:szCs w:val="36"/>
              </w:rPr>
            </w:pPr>
            <w:ins w:id="75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E451B2D" w14:textId="77777777" w:rsidR="00046502" w:rsidRPr="000C0EF6" w:rsidRDefault="00046502" w:rsidP="00046502">
            <w:pPr>
              <w:pStyle w:val="NormalWeb"/>
              <w:spacing w:after="0"/>
              <w:jc w:val="center"/>
              <w:textAlignment w:val="center"/>
              <w:rPr>
                <w:ins w:id="753" w:author="作者"/>
                <w:rFonts w:ascii="Calibri" w:hAnsi="Calibri" w:cs="Calibri"/>
                <w:sz w:val="16"/>
                <w:szCs w:val="36"/>
              </w:rPr>
            </w:pPr>
            <w:ins w:id="754"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C307606" w14:textId="77777777" w:rsidR="00046502" w:rsidRPr="000C0EF6" w:rsidRDefault="00046502" w:rsidP="00046502">
            <w:pPr>
              <w:pStyle w:val="NormalWeb"/>
              <w:spacing w:after="0"/>
              <w:jc w:val="center"/>
              <w:textAlignment w:val="center"/>
              <w:rPr>
                <w:ins w:id="755" w:author="作者"/>
                <w:rFonts w:ascii="Calibri" w:hAnsi="Calibri" w:cs="Calibri"/>
                <w:sz w:val="16"/>
                <w:szCs w:val="36"/>
              </w:rPr>
            </w:pPr>
            <w:ins w:id="756"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2C9482" w14:textId="77777777" w:rsidR="00046502" w:rsidRPr="000C0EF6" w:rsidRDefault="00046502" w:rsidP="00046502">
            <w:pPr>
              <w:pStyle w:val="NormalWeb"/>
              <w:spacing w:after="0"/>
              <w:jc w:val="center"/>
              <w:textAlignment w:val="center"/>
              <w:rPr>
                <w:ins w:id="757" w:author="作者"/>
                <w:rFonts w:ascii="Calibri" w:hAnsi="Calibri" w:cs="Calibri"/>
                <w:sz w:val="16"/>
                <w:szCs w:val="36"/>
              </w:rPr>
            </w:pPr>
            <w:ins w:id="758"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B49E7E9" w14:textId="77777777" w:rsidR="00046502" w:rsidRPr="000C0EF6" w:rsidRDefault="00046502" w:rsidP="00046502">
            <w:pPr>
              <w:pStyle w:val="NormalWeb"/>
              <w:spacing w:after="0"/>
              <w:jc w:val="center"/>
              <w:textAlignment w:val="center"/>
              <w:rPr>
                <w:ins w:id="759" w:author="作者"/>
                <w:rFonts w:ascii="Calibri" w:hAnsi="Calibri" w:cs="Calibri"/>
                <w:sz w:val="16"/>
                <w:szCs w:val="36"/>
              </w:rPr>
            </w:pPr>
            <w:ins w:id="760"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52C7B0" w14:textId="77777777" w:rsidR="00046502" w:rsidRPr="000C0EF6" w:rsidRDefault="00046502" w:rsidP="00046502">
            <w:pPr>
              <w:pStyle w:val="NormalWeb"/>
              <w:spacing w:after="0"/>
              <w:jc w:val="center"/>
              <w:textAlignment w:val="center"/>
              <w:rPr>
                <w:ins w:id="761" w:author="作者"/>
                <w:rFonts w:ascii="Calibri" w:hAnsi="Calibri" w:cs="Calibri"/>
                <w:sz w:val="16"/>
                <w:szCs w:val="36"/>
              </w:rPr>
            </w:pPr>
            <w:ins w:id="76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BC37019" w14:textId="77777777" w:rsidR="00046502" w:rsidRPr="000C0EF6" w:rsidRDefault="00046502" w:rsidP="00046502">
            <w:pPr>
              <w:pStyle w:val="NormalWeb"/>
              <w:spacing w:after="0"/>
              <w:jc w:val="center"/>
              <w:textAlignment w:val="center"/>
              <w:rPr>
                <w:ins w:id="763" w:author="作者"/>
                <w:rFonts w:ascii="Calibri" w:hAnsi="Calibri" w:cs="Calibri"/>
                <w:sz w:val="16"/>
                <w:szCs w:val="36"/>
              </w:rPr>
            </w:pPr>
            <w:ins w:id="764"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B03BA8" w14:textId="77777777" w:rsidR="00046502" w:rsidRPr="000C0EF6" w:rsidRDefault="00046502" w:rsidP="00046502">
            <w:pPr>
              <w:pStyle w:val="NormalWeb"/>
              <w:spacing w:after="0"/>
              <w:jc w:val="center"/>
              <w:textAlignment w:val="center"/>
              <w:rPr>
                <w:ins w:id="765" w:author="作者"/>
                <w:rFonts w:ascii="Calibri" w:hAnsi="Calibri" w:cs="Calibri"/>
                <w:sz w:val="16"/>
                <w:szCs w:val="36"/>
              </w:rPr>
            </w:pPr>
            <w:ins w:id="766"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AED8E4C" w14:textId="77777777" w:rsidR="00046502" w:rsidRPr="000C0EF6" w:rsidRDefault="00046502" w:rsidP="00046502">
            <w:pPr>
              <w:pStyle w:val="NormalWeb"/>
              <w:spacing w:after="0"/>
              <w:jc w:val="center"/>
              <w:textAlignment w:val="center"/>
              <w:rPr>
                <w:ins w:id="767" w:author="作者"/>
                <w:rFonts w:ascii="Calibri" w:hAnsi="Calibri" w:cs="Calibri"/>
                <w:sz w:val="16"/>
                <w:szCs w:val="36"/>
              </w:rPr>
            </w:pPr>
            <w:ins w:id="768"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78D385" w14:textId="77777777" w:rsidR="00046502" w:rsidRPr="000C0EF6" w:rsidRDefault="00046502" w:rsidP="00046502">
            <w:pPr>
              <w:pStyle w:val="NormalWeb"/>
              <w:spacing w:after="0"/>
              <w:jc w:val="center"/>
              <w:textAlignment w:val="center"/>
              <w:rPr>
                <w:ins w:id="769" w:author="作者"/>
                <w:rFonts w:ascii="Calibri" w:hAnsi="Calibri" w:cs="Calibri"/>
                <w:sz w:val="16"/>
                <w:szCs w:val="36"/>
              </w:rPr>
            </w:pPr>
            <w:ins w:id="77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4579453" w14:textId="77777777" w:rsidR="00046502" w:rsidRPr="000C0EF6" w:rsidRDefault="00046502" w:rsidP="00046502">
            <w:pPr>
              <w:pStyle w:val="NormalWeb"/>
              <w:spacing w:after="0"/>
              <w:jc w:val="center"/>
              <w:textAlignment w:val="center"/>
              <w:rPr>
                <w:ins w:id="771" w:author="作者"/>
                <w:rFonts w:ascii="Calibri" w:hAnsi="Calibri" w:cs="Calibri"/>
                <w:sz w:val="16"/>
                <w:szCs w:val="36"/>
              </w:rPr>
            </w:pPr>
            <w:ins w:id="772" w:author="作者">
              <w:r w:rsidRPr="000C0EF6">
                <w:rPr>
                  <w:rFonts w:ascii="Calibri" w:hAnsi="Calibri" w:cs="Calibri"/>
                  <w:color w:val="000000"/>
                  <w:kern w:val="24"/>
                  <w:sz w:val="16"/>
                  <w:szCs w:val="21"/>
                </w:rPr>
                <w:t>3</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EE1E321" w14:textId="77777777" w:rsidR="00046502" w:rsidRPr="000C0EF6" w:rsidRDefault="00046502" w:rsidP="00046502">
            <w:pPr>
              <w:pStyle w:val="NormalWeb"/>
              <w:spacing w:after="0"/>
              <w:jc w:val="center"/>
              <w:textAlignment w:val="center"/>
              <w:rPr>
                <w:ins w:id="773" w:author="作者"/>
                <w:rFonts w:ascii="Calibri" w:hAnsi="Calibri" w:cs="Calibri"/>
                <w:sz w:val="16"/>
                <w:szCs w:val="36"/>
              </w:rPr>
            </w:pPr>
            <w:ins w:id="774" w:author="作者">
              <w:r w:rsidRPr="000C0EF6">
                <w:rPr>
                  <w:rFonts w:ascii="Calibri" w:hAnsi="Calibri" w:cs="Calibri"/>
                  <w:color w:val="000000"/>
                  <w:kern w:val="24"/>
                  <w:sz w:val="16"/>
                  <w:szCs w:val="21"/>
                </w:rPr>
                <w:t>3</w:t>
              </w:r>
            </w:ins>
          </w:p>
        </w:tc>
      </w:tr>
      <w:tr w:rsidR="00046502" w:rsidRPr="004D2540" w14:paraId="18C2EC63" w14:textId="77777777" w:rsidTr="00046502">
        <w:trPr>
          <w:trHeight w:hRule="exact" w:val="203"/>
          <w:jc w:val="center"/>
          <w:ins w:id="775"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AD375FE" w14:textId="77777777" w:rsidR="00046502" w:rsidRPr="004D2540" w:rsidRDefault="00046502" w:rsidP="00046502">
            <w:pPr>
              <w:keepNext/>
              <w:keepLines/>
              <w:jc w:val="center"/>
              <w:rPr>
                <w:ins w:id="776" w:author="作者"/>
                <w:rFonts w:ascii="Arial" w:hAnsi="Arial"/>
                <w:sz w:val="18"/>
                <w:szCs w:val="20"/>
              </w:rPr>
            </w:pPr>
            <w:ins w:id="777" w:author="作者">
              <w:r w:rsidRPr="004D2540">
                <w:rPr>
                  <w:rFonts w:ascii="Arial" w:hAnsi="Arial"/>
                  <w:sz w:val="18"/>
                  <w:szCs w:val="20"/>
                </w:rPr>
                <w:t>2</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D627D51" w14:textId="77777777" w:rsidR="00046502" w:rsidRPr="000C0EF6" w:rsidRDefault="00046502" w:rsidP="00046502">
            <w:pPr>
              <w:pStyle w:val="NormalWeb"/>
              <w:spacing w:after="0"/>
              <w:jc w:val="center"/>
              <w:textAlignment w:val="center"/>
              <w:rPr>
                <w:ins w:id="778" w:author="作者"/>
                <w:rFonts w:ascii="Calibri" w:hAnsi="Calibri" w:cs="Calibri"/>
                <w:sz w:val="16"/>
                <w:szCs w:val="36"/>
              </w:rPr>
            </w:pPr>
            <w:ins w:id="779"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66E89C8" w14:textId="77777777" w:rsidR="00046502" w:rsidRPr="000C0EF6" w:rsidRDefault="00046502" w:rsidP="00046502">
            <w:pPr>
              <w:pStyle w:val="NormalWeb"/>
              <w:spacing w:after="0"/>
              <w:jc w:val="center"/>
              <w:textAlignment w:val="center"/>
              <w:rPr>
                <w:ins w:id="780" w:author="作者"/>
                <w:rFonts w:ascii="Calibri" w:hAnsi="Calibri" w:cs="Calibri"/>
                <w:sz w:val="16"/>
                <w:szCs w:val="36"/>
              </w:rPr>
            </w:pPr>
            <w:ins w:id="781"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9A89327" w14:textId="77777777" w:rsidR="00046502" w:rsidRPr="000C0EF6" w:rsidRDefault="00046502" w:rsidP="00046502">
            <w:pPr>
              <w:pStyle w:val="NormalWeb"/>
              <w:spacing w:after="0"/>
              <w:jc w:val="center"/>
              <w:textAlignment w:val="center"/>
              <w:rPr>
                <w:ins w:id="782" w:author="作者"/>
                <w:rFonts w:ascii="Calibri" w:hAnsi="Calibri" w:cs="Calibri"/>
                <w:sz w:val="16"/>
                <w:szCs w:val="36"/>
              </w:rPr>
            </w:pPr>
            <w:ins w:id="783"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21FC4F" w14:textId="77777777" w:rsidR="00046502" w:rsidRPr="000C0EF6" w:rsidRDefault="00046502" w:rsidP="00046502">
            <w:pPr>
              <w:pStyle w:val="NormalWeb"/>
              <w:spacing w:after="0"/>
              <w:jc w:val="center"/>
              <w:textAlignment w:val="center"/>
              <w:rPr>
                <w:ins w:id="784" w:author="作者"/>
                <w:rFonts w:ascii="Calibri" w:hAnsi="Calibri" w:cs="Calibri"/>
                <w:sz w:val="16"/>
                <w:szCs w:val="36"/>
              </w:rPr>
            </w:pPr>
            <w:ins w:id="785"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D944ED" w14:textId="77777777" w:rsidR="00046502" w:rsidRPr="000C0EF6" w:rsidRDefault="00046502" w:rsidP="00046502">
            <w:pPr>
              <w:pStyle w:val="NormalWeb"/>
              <w:spacing w:after="0"/>
              <w:jc w:val="center"/>
              <w:textAlignment w:val="center"/>
              <w:rPr>
                <w:ins w:id="786" w:author="作者"/>
                <w:rFonts w:ascii="Calibri" w:hAnsi="Calibri" w:cs="Calibri"/>
                <w:sz w:val="16"/>
                <w:szCs w:val="36"/>
              </w:rPr>
            </w:pPr>
            <w:ins w:id="787"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363D66" w14:textId="77777777" w:rsidR="00046502" w:rsidRPr="000C0EF6" w:rsidRDefault="00046502" w:rsidP="00046502">
            <w:pPr>
              <w:pStyle w:val="NormalWeb"/>
              <w:spacing w:after="0"/>
              <w:jc w:val="center"/>
              <w:textAlignment w:val="center"/>
              <w:rPr>
                <w:ins w:id="788" w:author="作者"/>
                <w:rFonts w:ascii="Calibri" w:hAnsi="Calibri" w:cs="Calibri"/>
                <w:sz w:val="16"/>
                <w:szCs w:val="36"/>
              </w:rPr>
            </w:pPr>
            <w:ins w:id="789"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EDE2AEC" w14:textId="77777777" w:rsidR="00046502" w:rsidRPr="000C0EF6" w:rsidRDefault="00046502" w:rsidP="00046502">
            <w:pPr>
              <w:pStyle w:val="NormalWeb"/>
              <w:spacing w:after="0"/>
              <w:jc w:val="center"/>
              <w:textAlignment w:val="center"/>
              <w:rPr>
                <w:ins w:id="790" w:author="作者"/>
                <w:rFonts w:ascii="Calibri" w:hAnsi="Calibri" w:cs="Calibri"/>
                <w:sz w:val="16"/>
                <w:szCs w:val="36"/>
              </w:rPr>
            </w:pPr>
            <w:ins w:id="791"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C219AC5" w14:textId="77777777" w:rsidR="00046502" w:rsidRPr="000C0EF6" w:rsidRDefault="00046502" w:rsidP="00046502">
            <w:pPr>
              <w:pStyle w:val="NormalWeb"/>
              <w:spacing w:after="0"/>
              <w:jc w:val="center"/>
              <w:textAlignment w:val="center"/>
              <w:rPr>
                <w:ins w:id="792" w:author="作者"/>
                <w:rFonts w:ascii="Calibri" w:hAnsi="Calibri" w:cs="Calibri"/>
                <w:sz w:val="16"/>
                <w:szCs w:val="36"/>
              </w:rPr>
            </w:pPr>
            <w:ins w:id="793"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03B34EF" w14:textId="77777777" w:rsidR="00046502" w:rsidRPr="000C0EF6" w:rsidRDefault="00046502" w:rsidP="00046502">
            <w:pPr>
              <w:pStyle w:val="NormalWeb"/>
              <w:spacing w:after="0"/>
              <w:jc w:val="center"/>
              <w:textAlignment w:val="center"/>
              <w:rPr>
                <w:ins w:id="794" w:author="作者"/>
                <w:rFonts w:ascii="Calibri" w:hAnsi="Calibri" w:cs="Calibri"/>
                <w:sz w:val="16"/>
                <w:szCs w:val="36"/>
              </w:rPr>
            </w:pPr>
            <w:ins w:id="79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A6A8599" w14:textId="77777777" w:rsidR="00046502" w:rsidRPr="000C0EF6" w:rsidRDefault="00046502" w:rsidP="00046502">
            <w:pPr>
              <w:pStyle w:val="NormalWeb"/>
              <w:spacing w:after="0"/>
              <w:jc w:val="center"/>
              <w:textAlignment w:val="center"/>
              <w:rPr>
                <w:ins w:id="796" w:author="作者"/>
                <w:rFonts w:ascii="Calibri" w:hAnsi="Calibri" w:cs="Calibri"/>
                <w:sz w:val="16"/>
                <w:szCs w:val="36"/>
              </w:rPr>
            </w:pPr>
            <w:ins w:id="797"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3941115" w14:textId="77777777" w:rsidR="00046502" w:rsidRPr="000C0EF6" w:rsidRDefault="00046502" w:rsidP="00046502">
            <w:pPr>
              <w:pStyle w:val="NormalWeb"/>
              <w:spacing w:after="0"/>
              <w:jc w:val="center"/>
              <w:textAlignment w:val="center"/>
              <w:rPr>
                <w:ins w:id="798" w:author="作者"/>
                <w:rFonts w:ascii="Calibri" w:hAnsi="Calibri" w:cs="Calibri"/>
                <w:sz w:val="16"/>
                <w:szCs w:val="36"/>
              </w:rPr>
            </w:pPr>
            <w:ins w:id="799" w:author="作者">
              <w:r w:rsidRPr="000C0EF6">
                <w:rPr>
                  <w:rFonts w:ascii="Calibri" w:hAnsi="Calibri" w:cs="Calibri"/>
                  <w:color w:val="000000"/>
                  <w:kern w:val="24"/>
                  <w:sz w:val="16"/>
                  <w:szCs w:val="21"/>
                </w:rPr>
                <w:t>3</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2600594" w14:textId="77777777" w:rsidR="00046502" w:rsidRPr="000C0EF6" w:rsidRDefault="00046502" w:rsidP="00046502">
            <w:pPr>
              <w:pStyle w:val="NormalWeb"/>
              <w:spacing w:after="0"/>
              <w:jc w:val="center"/>
              <w:textAlignment w:val="center"/>
              <w:rPr>
                <w:ins w:id="800" w:author="作者"/>
                <w:rFonts w:ascii="Calibri" w:hAnsi="Calibri" w:cs="Calibri"/>
                <w:sz w:val="16"/>
                <w:szCs w:val="36"/>
              </w:rPr>
            </w:pPr>
            <w:ins w:id="801" w:author="作者">
              <w:r w:rsidRPr="000C0EF6">
                <w:rPr>
                  <w:rFonts w:ascii="Calibri" w:hAnsi="Calibri" w:cs="Calibri"/>
                  <w:color w:val="000000"/>
                  <w:kern w:val="24"/>
                  <w:sz w:val="16"/>
                  <w:szCs w:val="21"/>
                </w:rPr>
                <w:t>-3</w:t>
              </w:r>
            </w:ins>
          </w:p>
        </w:tc>
      </w:tr>
      <w:tr w:rsidR="00046502" w:rsidRPr="004D2540" w14:paraId="53EAC3A6" w14:textId="77777777" w:rsidTr="00046502">
        <w:trPr>
          <w:trHeight w:hRule="exact" w:val="203"/>
          <w:jc w:val="center"/>
          <w:ins w:id="802"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F361D8" w14:textId="77777777" w:rsidR="00046502" w:rsidRPr="004D2540" w:rsidRDefault="00046502" w:rsidP="00046502">
            <w:pPr>
              <w:keepNext/>
              <w:keepLines/>
              <w:jc w:val="center"/>
              <w:rPr>
                <w:ins w:id="803" w:author="作者"/>
                <w:rFonts w:ascii="Arial" w:hAnsi="Arial"/>
                <w:sz w:val="18"/>
                <w:szCs w:val="20"/>
              </w:rPr>
            </w:pPr>
            <w:ins w:id="804" w:author="作者">
              <w:r w:rsidRPr="004D2540">
                <w:rPr>
                  <w:rFonts w:ascii="Arial" w:hAnsi="Arial"/>
                  <w:sz w:val="18"/>
                  <w:szCs w:val="20"/>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BFD40B4" w14:textId="77777777" w:rsidR="00046502" w:rsidRPr="000C0EF6" w:rsidRDefault="00046502" w:rsidP="00046502">
            <w:pPr>
              <w:pStyle w:val="NormalWeb"/>
              <w:spacing w:after="0"/>
              <w:jc w:val="center"/>
              <w:textAlignment w:val="center"/>
              <w:rPr>
                <w:ins w:id="805" w:author="作者"/>
                <w:rFonts w:ascii="Calibri" w:hAnsi="Calibri" w:cs="Calibri"/>
                <w:sz w:val="16"/>
                <w:szCs w:val="36"/>
              </w:rPr>
            </w:pPr>
            <w:ins w:id="806"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DA84429" w14:textId="77777777" w:rsidR="00046502" w:rsidRPr="000C0EF6" w:rsidRDefault="00046502" w:rsidP="00046502">
            <w:pPr>
              <w:pStyle w:val="NormalWeb"/>
              <w:spacing w:after="0"/>
              <w:jc w:val="center"/>
              <w:textAlignment w:val="center"/>
              <w:rPr>
                <w:ins w:id="807" w:author="作者"/>
                <w:rFonts w:ascii="Calibri" w:hAnsi="Calibri" w:cs="Calibri"/>
                <w:sz w:val="16"/>
                <w:szCs w:val="36"/>
              </w:rPr>
            </w:pPr>
            <w:ins w:id="808"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B4B9BA7" w14:textId="77777777" w:rsidR="00046502" w:rsidRPr="000C0EF6" w:rsidRDefault="00046502" w:rsidP="00046502">
            <w:pPr>
              <w:pStyle w:val="NormalWeb"/>
              <w:spacing w:after="0"/>
              <w:jc w:val="center"/>
              <w:textAlignment w:val="center"/>
              <w:rPr>
                <w:ins w:id="809" w:author="作者"/>
                <w:rFonts w:ascii="Calibri" w:hAnsi="Calibri" w:cs="Calibri"/>
                <w:sz w:val="16"/>
                <w:szCs w:val="36"/>
              </w:rPr>
            </w:pPr>
            <w:ins w:id="810"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E9F4FCE" w14:textId="77777777" w:rsidR="00046502" w:rsidRPr="000C0EF6" w:rsidRDefault="00046502" w:rsidP="00046502">
            <w:pPr>
              <w:pStyle w:val="NormalWeb"/>
              <w:spacing w:after="0"/>
              <w:jc w:val="center"/>
              <w:textAlignment w:val="center"/>
              <w:rPr>
                <w:ins w:id="811" w:author="作者"/>
                <w:rFonts w:ascii="Calibri" w:hAnsi="Calibri" w:cs="Calibri"/>
                <w:sz w:val="16"/>
                <w:szCs w:val="36"/>
              </w:rPr>
            </w:pPr>
            <w:ins w:id="81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0C5484F" w14:textId="77777777" w:rsidR="00046502" w:rsidRPr="000C0EF6" w:rsidRDefault="00046502" w:rsidP="00046502">
            <w:pPr>
              <w:pStyle w:val="NormalWeb"/>
              <w:spacing w:after="0"/>
              <w:jc w:val="center"/>
              <w:textAlignment w:val="center"/>
              <w:rPr>
                <w:ins w:id="813" w:author="作者"/>
                <w:rFonts w:ascii="Calibri" w:hAnsi="Calibri" w:cs="Calibri"/>
                <w:sz w:val="16"/>
                <w:szCs w:val="36"/>
              </w:rPr>
            </w:pPr>
            <w:ins w:id="814"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B73DA91" w14:textId="77777777" w:rsidR="00046502" w:rsidRPr="000C0EF6" w:rsidRDefault="00046502" w:rsidP="00046502">
            <w:pPr>
              <w:pStyle w:val="NormalWeb"/>
              <w:spacing w:after="0"/>
              <w:jc w:val="center"/>
              <w:textAlignment w:val="center"/>
              <w:rPr>
                <w:ins w:id="815" w:author="作者"/>
                <w:rFonts w:ascii="Calibri" w:hAnsi="Calibri" w:cs="Calibri"/>
                <w:sz w:val="16"/>
                <w:szCs w:val="36"/>
              </w:rPr>
            </w:pPr>
            <w:ins w:id="816"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94944F" w14:textId="77777777" w:rsidR="00046502" w:rsidRPr="000C0EF6" w:rsidRDefault="00046502" w:rsidP="00046502">
            <w:pPr>
              <w:pStyle w:val="NormalWeb"/>
              <w:spacing w:after="0"/>
              <w:jc w:val="center"/>
              <w:textAlignment w:val="center"/>
              <w:rPr>
                <w:ins w:id="817" w:author="作者"/>
                <w:rFonts w:ascii="Calibri" w:hAnsi="Calibri" w:cs="Calibri"/>
                <w:sz w:val="16"/>
                <w:szCs w:val="36"/>
              </w:rPr>
            </w:pPr>
            <w:ins w:id="818"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D0A9E46" w14:textId="77777777" w:rsidR="00046502" w:rsidRPr="000C0EF6" w:rsidRDefault="00046502" w:rsidP="00046502">
            <w:pPr>
              <w:pStyle w:val="NormalWeb"/>
              <w:spacing w:after="0"/>
              <w:jc w:val="center"/>
              <w:textAlignment w:val="center"/>
              <w:rPr>
                <w:ins w:id="819" w:author="作者"/>
                <w:rFonts w:ascii="Calibri" w:hAnsi="Calibri" w:cs="Calibri"/>
                <w:sz w:val="16"/>
                <w:szCs w:val="36"/>
              </w:rPr>
            </w:pPr>
            <w:ins w:id="82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B66BBC5" w14:textId="77777777" w:rsidR="00046502" w:rsidRPr="000C0EF6" w:rsidRDefault="00046502" w:rsidP="00046502">
            <w:pPr>
              <w:pStyle w:val="NormalWeb"/>
              <w:spacing w:after="0"/>
              <w:jc w:val="center"/>
              <w:textAlignment w:val="center"/>
              <w:rPr>
                <w:ins w:id="821" w:author="作者"/>
                <w:rFonts w:ascii="Calibri" w:hAnsi="Calibri" w:cs="Calibri"/>
                <w:sz w:val="16"/>
                <w:szCs w:val="36"/>
              </w:rPr>
            </w:pPr>
            <w:ins w:id="82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F3E5454" w14:textId="77777777" w:rsidR="00046502" w:rsidRPr="000C0EF6" w:rsidRDefault="00046502" w:rsidP="00046502">
            <w:pPr>
              <w:pStyle w:val="NormalWeb"/>
              <w:spacing w:after="0"/>
              <w:jc w:val="center"/>
              <w:textAlignment w:val="center"/>
              <w:rPr>
                <w:ins w:id="823" w:author="作者"/>
                <w:rFonts w:ascii="Calibri" w:hAnsi="Calibri" w:cs="Calibri"/>
                <w:sz w:val="16"/>
                <w:szCs w:val="36"/>
              </w:rPr>
            </w:pPr>
            <w:ins w:id="824"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535D33C" w14:textId="77777777" w:rsidR="00046502" w:rsidRPr="000C0EF6" w:rsidRDefault="00046502" w:rsidP="00046502">
            <w:pPr>
              <w:pStyle w:val="NormalWeb"/>
              <w:spacing w:after="0"/>
              <w:jc w:val="center"/>
              <w:textAlignment w:val="center"/>
              <w:rPr>
                <w:ins w:id="825" w:author="作者"/>
                <w:rFonts w:ascii="Calibri" w:hAnsi="Calibri" w:cs="Calibri"/>
                <w:sz w:val="16"/>
                <w:szCs w:val="36"/>
              </w:rPr>
            </w:pPr>
            <w:ins w:id="826" w:author="作者">
              <w:r w:rsidRPr="000C0EF6">
                <w:rPr>
                  <w:rFonts w:ascii="Calibri" w:hAnsi="Calibri" w:cs="Calibri"/>
                  <w:color w:val="000000"/>
                  <w:kern w:val="24"/>
                  <w:sz w:val="16"/>
                  <w:szCs w:val="21"/>
                </w:rPr>
                <w:t>-1</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CF591E4" w14:textId="77777777" w:rsidR="00046502" w:rsidRPr="000C0EF6" w:rsidRDefault="00046502" w:rsidP="00046502">
            <w:pPr>
              <w:pStyle w:val="NormalWeb"/>
              <w:spacing w:after="0"/>
              <w:jc w:val="center"/>
              <w:textAlignment w:val="center"/>
              <w:rPr>
                <w:ins w:id="827" w:author="作者"/>
                <w:rFonts w:ascii="Calibri" w:hAnsi="Calibri" w:cs="Calibri"/>
                <w:sz w:val="16"/>
                <w:szCs w:val="36"/>
              </w:rPr>
            </w:pPr>
            <w:ins w:id="828" w:author="作者">
              <w:r w:rsidRPr="000C0EF6">
                <w:rPr>
                  <w:rFonts w:ascii="Calibri" w:hAnsi="Calibri" w:cs="Calibri"/>
                  <w:color w:val="000000"/>
                  <w:kern w:val="24"/>
                  <w:sz w:val="16"/>
                  <w:szCs w:val="21"/>
                </w:rPr>
                <w:t>-3</w:t>
              </w:r>
            </w:ins>
          </w:p>
        </w:tc>
      </w:tr>
      <w:tr w:rsidR="00046502" w:rsidRPr="004D2540" w14:paraId="3D54307D" w14:textId="77777777" w:rsidTr="00046502">
        <w:trPr>
          <w:trHeight w:hRule="exact" w:val="203"/>
          <w:jc w:val="center"/>
          <w:ins w:id="829"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0609FC1" w14:textId="77777777" w:rsidR="00046502" w:rsidRPr="004D2540" w:rsidRDefault="00046502" w:rsidP="00046502">
            <w:pPr>
              <w:keepNext/>
              <w:keepLines/>
              <w:jc w:val="center"/>
              <w:rPr>
                <w:ins w:id="830" w:author="作者"/>
                <w:rFonts w:ascii="Arial" w:hAnsi="Arial"/>
                <w:sz w:val="18"/>
                <w:szCs w:val="20"/>
              </w:rPr>
            </w:pPr>
            <w:ins w:id="831" w:author="作者">
              <w:r w:rsidRPr="004D2540">
                <w:rPr>
                  <w:rFonts w:ascii="Arial" w:hAnsi="Arial"/>
                  <w:sz w:val="18"/>
                  <w:szCs w:val="20"/>
                </w:rPr>
                <w:t>4</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DD90E5" w14:textId="77777777" w:rsidR="00046502" w:rsidRPr="000C0EF6" w:rsidRDefault="00046502" w:rsidP="00046502">
            <w:pPr>
              <w:pStyle w:val="NormalWeb"/>
              <w:spacing w:after="0"/>
              <w:jc w:val="center"/>
              <w:textAlignment w:val="center"/>
              <w:rPr>
                <w:ins w:id="832" w:author="作者"/>
                <w:rFonts w:ascii="Calibri" w:hAnsi="Calibri" w:cs="Calibri"/>
                <w:sz w:val="16"/>
                <w:szCs w:val="36"/>
              </w:rPr>
            </w:pPr>
            <w:ins w:id="833"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00C7CAD" w14:textId="77777777" w:rsidR="00046502" w:rsidRPr="000C0EF6" w:rsidRDefault="00046502" w:rsidP="00046502">
            <w:pPr>
              <w:pStyle w:val="NormalWeb"/>
              <w:spacing w:after="0"/>
              <w:jc w:val="center"/>
              <w:textAlignment w:val="center"/>
              <w:rPr>
                <w:ins w:id="834" w:author="作者"/>
                <w:rFonts w:ascii="Calibri" w:hAnsi="Calibri" w:cs="Calibri"/>
                <w:sz w:val="16"/>
                <w:szCs w:val="36"/>
              </w:rPr>
            </w:pPr>
            <w:ins w:id="835"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A17F0BB" w14:textId="77777777" w:rsidR="00046502" w:rsidRPr="000C0EF6" w:rsidRDefault="00046502" w:rsidP="00046502">
            <w:pPr>
              <w:pStyle w:val="NormalWeb"/>
              <w:spacing w:after="0"/>
              <w:jc w:val="center"/>
              <w:textAlignment w:val="center"/>
              <w:rPr>
                <w:ins w:id="836" w:author="作者"/>
                <w:rFonts w:ascii="Calibri" w:hAnsi="Calibri" w:cs="Calibri"/>
                <w:sz w:val="16"/>
                <w:szCs w:val="36"/>
              </w:rPr>
            </w:pPr>
            <w:ins w:id="83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37B27BF" w14:textId="77777777" w:rsidR="00046502" w:rsidRPr="000C0EF6" w:rsidRDefault="00046502" w:rsidP="00046502">
            <w:pPr>
              <w:pStyle w:val="NormalWeb"/>
              <w:spacing w:after="0"/>
              <w:jc w:val="center"/>
              <w:textAlignment w:val="center"/>
              <w:rPr>
                <w:ins w:id="838" w:author="作者"/>
                <w:rFonts w:ascii="Calibri" w:hAnsi="Calibri" w:cs="Calibri"/>
                <w:sz w:val="16"/>
                <w:szCs w:val="36"/>
              </w:rPr>
            </w:pPr>
            <w:ins w:id="839"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6B0C739" w14:textId="77777777" w:rsidR="00046502" w:rsidRPr="000C0EF6" w:rsidRDefault="00046502" w:rsidP="00046502">
            <w:pPr>
              <w:pStyle w:val="NormalWeb"/>
              <w:spacing w:after="0"/>
              <w:jc w:val="center"/>
              <w:textAlignment w:val="center"/>
              <w:rPr>
                <w:ins w:id="840" w:author="作者"/>
                <w:rFonts w:ascii="Calibri" w:hAnsi="Calibri" w:cs="Calibri"/>
                <w:sz w:val="16"/>
                <w:szCs w:val="36"/>
              </w:rPr>
            </w:pPr>
            <w:ins w:id="841"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6D77A59" w14:textId="77777777" w:rsidR="00046502" w:rsidRPr="000C0EF6" w:rsidRDefault="00046502" w:rsidP="00046502">
            <w:pPr>
              <w:pStyle w:val="NormalWeb"/>
              <w:spacing w:after="0"/>
              <w:jc w:val="center"/>
              <w:textAlignment w:val="center"/>
              <w:rPr>
                <w:ins w:id="842" w:author="作者"/>
                <w:rFonts w:ascii="Calibri" w:hAnsi="Calibri" w:cs="Calibri"/>
                <w:sz w:val="16"/>
                <w:szCs w:val="36"/>
              </w:rPr>
            </w:pPr>
            <w:ins w:id="843"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7D7B5A" w14:textId="77777777" w:rsidR="00046502" w:rsidRPr="000C0EF6" w:rsidRDefault="00046502" w:rsidP="00046502">
            <w:pPr>
              <w:pStyle w:val="NormalWeb"/>
              <w:spacing w:after="0"/>
              <w:jc w:val="center"/>
              <w:textAlignment w:val="center"/>
              <w:rPr>
                <w:ins w:id="844" w:author="作者"/>
                <w:rFonts w:ascii="Calibri" w:hAnsi="Calibri" w:cs="Calibri"/>
                <w:sz w:val="16"/>
                <w:szCs w:val="36"/>
              </w:rPr>
            </w:pPr>
            <w:ins w:id="845"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FF20F6E" w14:textId="77777777" w:rsidR="00046502" w:rsidRPr="000C0EF6" w:rsidRDefault="00046502" w:rsidP="00046502">
            <w:pPr>
              <w:pStyle w:val="NormalWeb"/>
              <w:spacing w:after="0"/>
              <w:jc w:val="center"/>
              <w:textAlignment w:val="center"/>
              <w:rPr>
                <w:ins w:id="846" w:author="作者"/>
                <w:rFonts w:ascii="Calibri" w:hAnsi="Calibri" w:cs="Calibri"/>
                <w:sz w:val="16"/>
                <w:szCs w:val="36"/>
              </w:rPr>
            </w:pPr>
            <w:ins w:id="84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446995F" w14:textId="77777777" w:rsidR="00046502" w:rsidRPr="000C0EF6" w:rsidRDefault="00046502" w:rsidP="00046502">
            <w:pPr>
              <w:pStyle w:val="NormalWeb"/>
              <w:spacing w:after="0"/>
              <w:jc w:val="center"/>
              <w:textAlignment w:val="center"/>
              <w:rPr>
                <w:ins w:id="848" w:author="作者"/>
                <w:rFonts w:ascii="Calibri" w:hAnsi="Calibri" w:cs="Calibri"/>
                <w:sz w:val="16"/>
                <w:szCs w:val="36"/>
              </w:rPr>
            </w:pPr>
            <w:ins w:id="849"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76A402" w14:textId="77777777" w:rsidR="00046502" w:rsidRPr="000C0EF6" w:rsidRDefault="00046502" w:rsidP="00046502">
            <w:pPr>
              <w:pStyle w:val="NormalWeb"/>
              <w:spacing w:after="0"/>
              <w:jc w:val="center"/>
              <w:textAlignment w:val="center"/>
              <w:rPr>
                <w:ins w:id="850" w:author="作者"/>
                <w:rFonts w:ascii="Calibri" w:hAnsi="Calibri" w:cs="Calibri"/>
                <w:sz w:val="16"/>
                <w:szCs w:val="36"/>
              </w:rPr>
            </w:pPr>
            <w:ins w:id="851"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7EBA0A" w14:textId="77777777" w:rsidR="00046502" w:rsidRPr="000C0EF6" w:rsidRDefault="00046502" w:rsidP="00046502">
            <w:pPr>
              <w:pStyle w:val="NormalWeb"/>
              <w:spacing w:after="0"/>
              <w:jc w:val="center"/>
              <w:textAlignment w:val="center"/>
              <w:rPr>
                <w:ins w:id="852" w:author="作者"/>
                <w:rFonts w:ascii="Calibri" w:hAnsi="Calibri" w:cs="Calibri"/>
                <w:sz w:val="16"/>
                <w:szCs w:val="36"/>
              </w:rPr>
            </w:pPr>
            <w:ins w:id="853" w:author="作者">
              <w:r w:rsidRPr="000C0EF6">
                <w:rPr>
                  <w:rFonts w:ascii="Calibri" w:hAnsi="Calibri" w:cs="Calibri"/>
                  <w:color w:val="000000"/>
                  <w:kern w:val="24"/>
                  <w:sz w:val="16"/>
                  <w:szCs w:val="21"/>
                </w:rPr>
                <w:t>-3</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DB3FF41" w14:textId="77777777" w:rsidR="00046502" w:rsidRPr="000C0EF6" w:rsidRDefault="00046502" w:rsidP="00046502">
            <w:pPr>
              <w:pStyle w:val="NormalWeb"/>
              <w:spacing w:after="0"/>
              <w:jc w:val="center"/>
              <w:textAlignment w:val="center"/>
              <w:rPr>
                <w:ins w:id="854" w:author="作者"/>
                <w:rFonts w:ascii="Calibri" w:hAnsi="Calibri" w:cs="Calibri"/>
                <w:sz w:val="16"/>
                <w:szCs w:val="36"/>
              </w:rPr>
            </w:pPr>
            <w:ins w:id="855" w:author="作者">
              <w:r w:rsidRPr="000C0EF6">
                <w:rPr>
                  <w:rFonts w:ascii="Calibri" w:hAnsi="Calibri" w:cs="Calibri"/>
                  <w:color w:val="000000"/>
                  <w:kern w:val="24"/>
                  <w:sz w:val="16"/>
                  <w:szCs w:val="21"/>
                </w:rPr>
                <w:t>1</w:t>
              </w:r>
            </w:ins>
          </w:p>
        </w:tc>
      </w:tr>
      <w:tr w:rsidR="00046502" w:rsidRPr="004D2540" w14:paraId="2BC626CB" w14:textId="77777777" w:rsidTr="00046502">
        <w:trPr>
          <w:trHeight w:hRule="exact" w:val="203"/>
          <w:jc w:val="center"/>
          <w:ins w:id="856"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1D4F703" w14:textId="77777777" w:rsidR="00046502" w:rsidRPr="004D2540" w:rsidRDefault="00046502" w:rsidP="00046502">
            <w:pPr>
              <w:keepNext/>
              <w:keepLines/>
              <w:jc w:val="center"/>
              <w:rPr>
                <w:ins w:id="857" w:author="作者"/>
                <w:rFonts w:ascii="Arial" w:hAnsi="Arial"/>
                <w:sz w:val="18"/>
                <w:szCs w:val="20"/>
              </w:rPr>
            </w:pPr>
            <w:ins w:id="858" w:author="作者">
              <w:r w:rsidRPr="004D2540">
                <w:rPr>
                  <w:rFonts w:ascii="Arial" w:hAnsi="Arial"/>
                  <w:sz w:val="18"/>
                  <w:szCs w:val="20"/>
                </w:rPr>
                <w:t>5</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215127E" w14:textId="77777777" w:rsidR="00046502" w:rsidRPr="000C0EF6" w:rsidRDefault="00046502" w:rsidP="00046502">
            <w:pPr>
              <w:pStyle w:val="NormalWeb"/>
              <w:spacing w:after="0"/>
              <w:jc w:val="center"/>
              <w:textAlignment w:val="center"/>
              <w:rPr>
                <w:ins w:id="859" w:author="作者"/>
                <w:rFonts w:ascii="Calibri" w:hAnsi="Calibri" w:cs="Calibri"/>
                <w:sz w:val="16"/>
                <w:szCs w:val="36"/>
              </w:rPr>
            </w:pPr>
            <w:ins w:id="86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D7354E6" w14:textId="77777777" w:rsidR="00046502" w:rsidRPr="000C0EF6" w:rsidRDefault="00046502" w:rsidP="00046502">
            <w:pPr>
              <w:pStyle w:val="NormalWeb"/>
              <w:spacing w:after="0"/>
              <w:jc w:val="center"/>
              <w:textAlignment w:val="center"/>
              <w:rPr>
                <w:ins w:id="861" w:author="作者"/>
                <w:rFonts w:ascii="Calibri" w:hAnsi="Calibri" w:cs="Calibri"/>
                <w:sz w:val="16"/>
                <w:szCs w:val="36"/>
              </w:rPr>
            </w:pPr>
            <w:ins w:id="86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C8CCF54" w14:textId="77777777" w:rsidR="00046502" w:rsidRPr="000C0EF6" w:rsidRDefault="00046502" w:rsidP="00046502">
            <w:pPr>
              <w:pStyle w:val="NormalWeb"/>
              <w:spacing w:after="0"/>
              <w:jc w:val="center"/>
              <w:textAlignment w:val="center"/>
              <w:rPr>
                <w:ins w:id="863" w:author="作者"/>
                <w:rFonts w:ascii="Calibri" w:hAnsi="Calibri" w:cs="Calibri"/>
                <w:sz w:val="16"/>
                <w:szCs w:val="36"/>
              </w:rPr>
            </w:pPr>
            <w:ins w:id="864"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0FA7FD8" w14:textId="77777777" w:rsidR="00046502" w:rsidRPr="000C0EF6" w:rsidRDefault="00046502" w:rsidP="00046502">
            <w:pPr>
              <w:pStyle w:val="NormalWeb"/>
              <w:spacing w:after="0"/>
              <w:jc w:val="center"/>
              <w:textAlignment w:val="center"/>
              <w:rPr>
                <w:ins w:id="865" w:author="作者"/>
                <w:rFonts w:ascii="Calibri" w:hAnsi="Calibri" w:cs="Calibri"/>
                <w:sz w:val="16"/>
                <w:szCs w:val="36"/>
              </w:rPr>
            </w:pPr>
            <w:ins w:id="866"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072907" w14:textId="77777777" w:rsidR="00046502" w:rsidRPr="000C0EF6" w:rsidRDefault="00046502" w:rsidP="00046502">
            <w:pPr>
              <w:pStyle w:val="NormalWeb"/>
              <w:spacing w:after="0"/>
              <w:jc w:val="center"/>
              <w:textAlignment w:val="center"/>
              <w:rPr>
                <w:ins w:id="867" w:author="作者"/>
                <w:rFonts w:ascii="Calibri" w:hAnsi="Calibri" w:cs="Calibri"/>
                <w:sz w:val="16"/>
                <w:szCs w:val="36"/>
              </w:rPr>
            </w:pPr>
            <w:ins w:id="868"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BDEE26" w14:textId="77777777" w:rsidR="00046502" w:rsidRPr="000C0EF6" w:rsidRDefault="00046502" w:rsidP="00046502">
            <w:pPr>
              <w:pStyle w:val="NormalWeb"/>
              <w:spacing w:after="0"/>
              <w:jc w:val="center"/>
              <w:textAlignment w:val="center"/>
              <w:rPr>
                <w:ins w:id="869" w:author="作者"/>
                <w:rFonts w:ascii="Calibri" w:hAnsi="Calibri" w:cs="Calibri"/>
                <w:sz w:val="16"/>
                <w:szCs w:val="36"/>
              </w:rPr>
            </w:pPr>
            <w:ins w:id="87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7660457" w14:textId="77777777" w:rsidR="00046502" w:rsidRPr="000C0EF6" w:rsidRDefault="00046502" w:rsidP="00046502">
            <w:pPr>
              <w:pStyle w:val="NormalWeb"/>
              <w:spacing w:after="0"/>
              <w:jc w:val="center"/>
              <w:textAlignment w:val="center"/>
              <w:rPr>
                <w:ins w:id="871" w:author="作者"/>
                <w:rFonts w:ascii="Calibri" w:hAnsi="Calibri" w:cs="Calibri"/>
                <w:sz w:val="16"/>
                <w:szCs w:val="36"/>
              </w:rPr>
            </w:pPr>
            <w:ins w:id="87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C163F5" w14:textId="77777777" w:rsidR="00046502" w:rsidRPr="000C0EF6" w:rsidRDefault="00046502" w:rsidP="00046502">
            <w:pPr>
              <w:pStyle w:val="NormalWeb"/>
              <w:spacing w:after="0"/>
              <w:jc w:val="center"/>
              <w:textAlignment w:val="center"/>
              <w:rPr>
                <w:ins w:id="873" w:author="作者"/>
                <w:rFonts w:ascii="Calibri" w:hAnsi="Calibri" w:cs="Calibri"/>
                <w:sz w:val="16"/>
                <w:szCs w:val="36"/>
              </w:rPr>
            </w:pPr>
            <w:ins w:id="874"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9248C7D" w14:textId="77777777" w:rsidR="00046502" w:rsidRPr="000C0EF6" w:rsidRDefault="00046502" w:rsidP="00046502">
            <w:pPr>
              <w:pStyle w:val="NormalWeb"/>
              <w:spacing w:after="0"/>
              <w:jc w:val="center"/>
              <w:textAlignment w:val="center"/>
              <w:rPr>
                <w:ins w:id="875" w:author="作者"/>
                <w:rFonts w:ascii="Calibri" w:hAnsi="Calibri" w:cs="Calibri"/>
                <w:sz w:val="16"/>
                <w:szCs w:val="36"/>
              </w:rPr>
            </w:pPr>
            <w:ins w:id="876"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A2E731F" w14:textId="77777777" w:rsidR="00046502" w:rsidRPr="000C0EF6" w:rsidRDefault="00046502" w:rsidP="00046502">
            <w:pPr>
              <w:pStyle w:val="NormalWeb"/>
              <w:spacing w:after="0"/>
              <w:jc w:val="center"/>
              <w:textAlignment w:val="center"/>
              <w:rPr>
                <w:ins w:id="877" w:author="作者"/>
                <w:rFonts w:ascii="Calibri" w:hAnsi="Calibri" w:cs="Calibri"/>
                <w:sz w:val="16"/>
                <w:szCs w:val="36"/>
              </w:rPr>
            </w:pPr>
            <w:ins w:id="878"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30352B0" w14:textId="77777777" w:rsidR="00046502" w:rsidRPr="000C0EF6" w:rsidRDefault="00046502" w:rsidP="00046502">
            <w:pPr>
              <w:pStyle w:val="NormalWeb"/>
              <w:spacing w:after="0"/>
              <w:jc w:val="center"/>
              <w:textAlignment w:val="center"/>
              <w:rPr>
                <w:ins w:id="879" w:author="作者"/>
                <w:rFonts w:ascii="Calibri" w:hAnsi="Calibri" w:cs="Calibri"/>
                <w:sz w:val="16"/>
                <w:szCs w:val="36"/>
              </w:rPr>
            </w:pPr>
            <w:ins w:id="880" w:author="作者">
              <w:r w:rsidRPr="000C0EF6">
                <w:rPr>
                  <w:rFonts w:ascii="Calibri" w:hAnsi="Calibri" w:cs="Calibri"/>
                  <w:color w:val="000000"/>
                  <w:kern w:val="24"/>
                  <w:sz w:val="16"/>
                  <w:szCs w:val="21"/>
                </w:rPr>
                <w:t>1</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1880F78" w14:textId="77777777" w:rsidR="00046502" w:rsidRPr="000C0EF6" w:rsidRDefault="00046502" w:rsidP="00046502">
            <w:pPr>
              <w:pStyle w:val="NormalWeb"/>
              <w:spacing w:after="0"/>
              <w:jc w:val="center"/>
              <w:textAlignment w:val="center"/>
              <w:rPr>
                <w:ins w:id="881" w:author="作者"/>
                <w:rFonts w:ascii="Calibri" w:hAnsi="Calibri" w:cs="Calibri"/>
                <w:sz w:val="16"/>
                <w:szCs w:val="36"/>
              </w:rPr>
            </w:pPr>
            <w:ins w:id="882" w:author="作者">
              <w:r w:rsidRPr="000C0EF6">
                <w:rPr>
                  <w:rFonts w:ascii="Calibri" w:hAnsi="Calibri" w:cs="Calibri"/>
                  <w:color w:val="000000"/>
                  <w:kern w:val="24"/>
                  <w:sz w:val="16"/>
                  <w:szCs w:val="21"/>
                </w:rPr>
                <w:t>3</w:t>
              </w:r>
            </w:ins>
          </w:p>
        </w:tc>
      </w:tr>
      <w:tr w:rsidR="00046502" w:rsidRPr="004D2540" w14:paraId="517B7C51" w14:textId="77777777" w:rsidTr="00046502">
        <w:trPr>
          <w:trHeight w:hRule="exact" w:val="203"/>
          <w:jc w:val="center"/>
          <w:ins w:id="883"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BCAF610" w14:textId="77777777" w:rsidR="00046502" w:rsidRPr="004D2540" w:rsidRDefault="00046502" w:rsidP="00046502">
            <w:pPr>
              <w:keepNext/>
              <w:keepLines/>
              <w:jc w:val="center"/>
              <w:rPr>
                <w:ins w:id="884" w:author="作者"/>
                <w:rFonts w:ascii="Arial" w:hAnsi="Arial"/>
                <w:sz w:val="18"/>
                <w:szCs w:val="20"/>
              </w:rPr>
            </w:pPr>
            <w:ins w:id="885" w:author="作者">
              <w:r w:rsidRPr="004D2540">
                <w:rPr>
                  <w:rFonts w:ascii="Arial" w:hAnsi="Arial"/>
                  <w:sz w:val="18"/>
                  <w:szCs w:val="20"/>
                </w:rPr>
                <w:t>6</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44EA61E" w14:textId="77777777" w:rsidR="00046502" w:rsidRPr="000C0EF6" w:rsidRDefault="00046502" w:rsidP="00046502">
            <w:pPr>
              <w:pStyle w:val="NormalWeb"/>
              <w:spacing w:after="0"/>
              <w:jc w:val="center"/>
              <w:textAlignment w:val="center"/>
              <w:rPr>
                <w:ins w:id="886" w:author="作者"/>
                <w:rFonts w:ascii="Calibri" w:hAnsi="Calibri" w:cs="Calibri"/>
                <w:sz w:val="16"/>
                <w:szCs w:val="36"/>
              </w:rPr>
            </w:pPr>
            <w:ins w:id="88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847B2BA" w14:textId="77777777" w:rsidR="00046502" w:rsidRPr="000C0EF6" w:rsidRDefault="00046502" w:rsidP="00046502">
            <w:pPr>
              <w:pStyle w:val="NormalWeb"/>
              <w:spacing w:after="0"/>
              <w:jc w:val="center"/>
              <w:textAlignment w:val="center"/>
              <w:rPr>
                <w:ins w:id="888" w:author="作者"/>
                <w:rFonts w:ascii="Calibri" w:hAnsi="Calibri" w:cs="Calibri"/>
                <w:sz w:val="16"/>
                <w:szCs w:val="36"/>
              </w:rPr>
            </w:pPr>
            <w:ins w:id="889"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1A05DA4" w14:textId="77777777" w:rsidR="00046502" w:rsidRPr="000C0EF6" w:rsidRDefault="00046502" w:rsidP="00046502">
            <w:pPr>
              <w:pStyle w:val="NormalWeb"/>
              <w:spacing w:after="0"/>
              <w:jc w:val="center"/>
              <w:textAlignment w:val="center"/>
              <w:rPr>
                <w:ins w:id="890" w:author="作者"/>
                <w:rFonts w:ascii="Calibri" w:hAnsi="Calibri" w:cs="Calibri"/>
                <w:sz w:val="16"/>
                <w:szCs w:val="36"/>
              </w:rPr>
            </w:pPr>
            <w:ins w:id="891"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352EC6" w14:textId="77777777" w:rsidR="00046502" w:rsidRPr="000C0EF6" w:rsidRDefault="00046502" w:rsidP="00046502">
            <w:pPr>
              <w:pStyle w:val="NormalWeb"/>
              <w:spacing w:after="0"/>
              <w:jc w:val="center"/>
              <w:textAlignment w:val="center"/>
              <w:rPr>
                <w:ins w:id="892" w:author="作者"/>
                <w:rFonts w:ascii="Calibri" w:hAnsi="Calibri" w:cs="Calibri"/>
                <w:sz w:val="16"/>
                <w:szCs w:val="36"/>
              </w:rPr>
            </w:pPr>
            <w:ins w:id="893"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35045BC" w14:textId="77777777" w:rsidR="00046502" w:rsidRPr="000C0EF6" w:rsidRDefault="00046502" w:rsidP="00046502">
            <w:pPr>
              <w:pStyle w:val="NormalWeb"/>
              <w:spacing w:after="0"/>
              <w:jc w:val="center"/>
              <w:textAlignment w:val="center"/>
              <w:rPr>
                <w:ins w:id="894" w:author="作者"/>
                <w:rFonts w:ascii="Calibri" w:hAnsi="Calibri" w:cs="Calibri"/>
                <w:sz w:val="16"/>
                <w:szCs w:val="36"/>
              </w:rPr>
            </w:pPr>
            <w:ins w:id="895"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901509" w14:textId="77777777" w:rsidR="00046502" w:rsidRPr="000C0EF6" w:rsidRDefault="00046502" w:rsidP="00046502">
            <w:pPr>
              <w:pStyle w:val="NormalWeb"/>
              <w:spacing w:after="0"/>
              <w:jc w:val="center"/>
              <w:textAlignment w:val="center"/>
              <w:rPr>
                <w:ins w:id="896" w:author="作者"/>
                <w:rFonts w:ascii="Calibri" w:hAnsi="Calibri" w:cs="Calibri"/>
                <w:sz w:val="16"/>
                <w:szCs w:val="36"/>
              </w:rPr>
            </w:pPr>
            <w:ins w:id="89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83EF02" w14:textId="77777777" w:rsidR="00046502" w:rsidRPr="000C0EF6" w:rsidRDefault="00046502" w:rsidP="00046502">
            <w:pPr>
              <w:pStyle w:val="NormalWeb"/>
              <w:spacing w:after="0"/>
              <w:jc w:val="center"/>
              <w:textAlignment w:val="center"/>
              <w:rPr>
                <w:ins w:id="898" w:author="作者"/>
                <w:rFonts w:ascii="Calibri" w:hAnsi="Calibri" w:cs="Calibri"/>
                <w:sz w:val="16"/>
                <w:szCs w:val="36"/>
              </w:rPr>
            </w:pPr>
            <w:ins w:id="899"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B74F992" w14:textId="77777777" w:rsidR="00046502" w:rsidRPr="000C0EF6" w:rsidRDefault="00046502" w:rsidP="00046502">
            <w:pPr>
              <w:pStyle w:val="NormalWeb"/>
              <w:spacing w:after="0"/>
              <w:jc w:val="center"/>
              <w:textAlignment w:val="center"/>
              <w:rPr>
                <w:ins w:id="900" w:author="作者"/>
                <w:rFonts w:ascii="Calibri" w:hAnsi="Calibri" w:cs="Calibri"/>
                <w:sz w:val="16"/>
                <w:szCs w:val="36"/>
              </w:rPr>
            </w:pPr>
            <w:ins w:id="901"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197015A" w14:textId="77777777" w:rsidR="00046502" w:rsidRPr="000C0EF6" w:rsidRDefault="00046502" w:rsidP="00046502">
            <w:pPr>
              <w:pStyle w:val="NormalWeb"/>
              <w:spacing w:after="0"/>
              <w:jc w:val="center"/>
              <w:textAlignment w:val="center"/>
              <w:rPr>
                <w:ins w:id="902" w:author="作者"/>
                <w:rFonts w:ascii="Calibri" w:hAnsi="Calibri" w:cs="Calibri"/>
                <w:sz w:val="16"/>
                <w:szCs w:val="36"/>
              </w:rPr>
            </w:pPr>
            <w:ins w:id="903"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91B8CB9" w14:textId="77777777" w:rsidR="00046502" w:rsidRPr="000C0EF6" w:rsidRDefault="00046502" w:rsidP="00046502">
            <w:pPr>
              <w:pStyle w:val="NormalWeb"/>
              <w:spacing w:after="0"/>
              <w:jc w:val="center"/>
              <w:textAlignment w:val="center"/>
              <w:rPr>
                <w:ins w:id="904" w:author="作者"/>
                <w:rFonts w:ascii="Calibri" w:hAnsi="Calibri" w:cs="Calibri"/>
                <w:sz w:val="16"/>
                <w:szCs w:val="36"/>
              </w:rPr>
            </w:pPr>
            <w:ins w:id="905"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F2636E" w14:textId="77777777" w:rsidR="00046502" w:rsidRPr="000C0EF6" w:rsidRDefault="00046502" w:rsidP="00046502">
            <w:pPr>
              <w:pStyle w:val="NormalWeb"/>
              <w:spacing w:after="0"/>
              <w:jc w:val="center"/>
              <w:textAlignment w:val="center"/>
              <w:rPr>
                <w:ins w:id="906" w:author="作者"/>
                <w:rFonts w:ascii="Calibri" w:hAnsi="Calibri" w:cs="Calibri"/>
                <w:sz w:val="16"/>
                <w:szCs w:val="36"/>
              </w:rPr>
            </w:pPr>
            <w:ins w:id="907" w:author="作者">
              <w:r w:rsidRPr="000C0EF6">
                <w:rPr>
                  <w:rFonts w:ascii="Calibri" w:hAnsi="Calibri" w:cs="Calibri"/>
                  <w:color w:val="000000"/>
                  <w:kern w:val="24"/>
                  <w:sz w:val="16"/>
                  <w:szCs w:val="21"/>
                </w:rPr>
                <w:t>1</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DD6514" w14:textId="77777777" w:rsidR="00046502" w:rsidRPr="000C0EF6" w:rsidRDefault="00046502" w:rsidP="00046502">
            <w:pPr>
              <w:pStyle w:val="NormalWeb"/>
              <w:spacing w:after="0"/>
              <w:jc w:val="center"/>
              <w:textAlignment w:val="center"/>
              <w:rPr>
                <w:ins w:id="908" w:author="作者"/>
                <w:rFonts w:ascii="Calibri" w:hAnsi="Calibri" w:cs="Calibri"/>
                <w:sz w:val="16"/>
                <w:szCs w:val="36"/>
              </w:rPr>
            </w:pPr>
            <w:ins w:id="909" w:author="作者">
              <w:r w:rsidRPr="000C0EF6">
                <w:rPr>
                  <w:rFonts w:ascii="Calibri" w:hAnsi="Calibri" w:cs="Calibri"/>
                  <w:color w:val="000000"/>
                  <w:kern w:val="24"/>
                  <w:sz w:val="16"/>
                  <w:szCs w:val="21"/>
                </w:rPr>
                <w:t>-3</w:t>
              </w:r>
            </w:ins>
          </w:p>
        </w:tc>
      </w:tr>
      <w:tr w:rsidR="00046502" w:rsidRPr="004D2540" w14:paraId="5F242378" w14:textId="77777777" w:rsidTr="00046502">
        <w:trPr>
          <w:trHeight w:hRule="exact" w:val="203"/>
          <w:jc w:val="center"/>
          <w:ins w:id="910"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95D1748" w14:textId="77777777" w:rsidR="00046502" w:rsidRPr="004D2540" w:rsidRDefault="00046502" w:rsidP="00046502">
            <w:pPr>
              <w:keepNext/>
              <w:keepLines/>
              <w:jc w:val="center"/>
              <w:rPr>
                <w:ins w:id="911" w:author="作者"/>
                <w:rFonts w:ascii="Arial" w:hAnsi="Arial"/>
                <w:sz w:val="18"/>
                <w:szCs w:val="20"/>
              </w:rPr>
            </w:pPr>
            <w:ins w:id="912" w:author="作者">
              <w:r w:rsidRPr="004D2540">
                <w:rPr>
                  <w:rFonts w:ascii="Arial" w:hAnsi="Arial"/>
                  <w:sz w:val="18"/>
                  <w:szCs w:val="20"/>
                </w:rPr>
                <w:t>7</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52CF31" w14:textId="77777777" w:rsidR="00046502" w:rsidRPr="000C0EF6" w:rsidRDefault="00046502" w:rsidP="00046502">
            <w:pPr>
              <w:pStyle w:val="NormalWeb"/>
              <w:spacing w:after="0"/>
              <w:jc w:val="center"/>
              <w:textAlignment w:val="center"/>
              <w:rPr>
                <w:ins w:id="913" w:author="作者"/>
                <w:rFonts w:ascii="Calibri" w:hAnsi="Calibri" w:cs="Calibri"/>
                <w:sz w:val="16"/>
                <w:szCs w:val="36"/>
              </w:rPr>
            </w:pPr>
            <w:ins w:id="914"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AE360D2" w14:textId="77777777" w:rsidR="00046502" w:rsidRPr="000C0EF6" w:rsidRDefault="00046502" w:rsidP="00046502">
            <w:pPr>
              <w:pStyle w:val="NormalWeb"/>
              <w:spacing w:after="0"/>
              <w:jc w:val="center"/>
              <w:textAlignment w:val="center"/>
              <w:rPr>
                <w:ins w:id="915" w:author="作者"/>
                <w:rFonts w:ascii="Calibri" w:hAnsi="Calibri" w:cs="Calibri"/>
                <w:sz w:val="16"/>
                <w:szCs w:val="36"/>
              </w:rPr>
            </w:pPr>
            <w:ins w:id="916"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061FD8" w14:textId="77777777" w:rsidR="00046502" w:rsidRPr="000C0EF6" w:rsidRDefault="00046502" w:rsidP="00046502">
            <w:pPr>
              <w:pStyle w:val="NormalWeb"/>
              <w:spacing w:after="0"/>
              <w:jc w:val="center"/>
              <w:textAlignment w:val="center"/>
              <w:rPr>
                <w:ins w:id="917" w:author="作者"/>
                <w:rFonts w:ascii="Calibri" w:hAnsi="Calibri" w:cs="Calibri"/>
                <w:sz w:val="16"/>
                <w:szCs w:val="36"/>
              </w:rPr>
            </w:pPr>
            <w:ins w:id="918"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008D37" w14:textId="77777777" w:rsidR="00046502" w:rsidRPr="000C0EF6" w:rsidRDefault="00046502" w:rsidP="00046502">
            <w:pPr>
              <w:pStyle w:val="NormalWeb"/>
              <w:spacing w:after="0"/>
              <w:jc w:val="center"/>
              <w:textAlignment w:val="center"/>
              <w:rPr>
                <w:ins w:id="919" w:author="作者"/>
                <w:rFonts w:ascii="Calibri" w:hAnsi="Calibri" w:cs="Calibri"/>
                <w:sz w:val="16"/>
                <w:szCs w:val="36"/>
              </w:rPr>
            </w:pPr>
            <w:ins w:id="920"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E36589D" w14:textId="77777777" w:rsidR="00046502" w:rsidRPr="000C0EF6" w:rsidRDefault="00046502" w:rsidP="00046502">
            <w:pPr>
              <w:pStyle w:val="NormalWeb"/>
              <w:spacing w:after="0"/>
              <w:jc w:val="center"/>
              <w:textAlignment w:val="center"/>
              <w:rPr>
                <w:ins w:id="921" w:author="作者"/>
                <w:rFonts w:ascii="Calibri" w:hAnsi="Calibri" w:cs="Calibri"/>
                <w:sz w:val="16"/>
                <w:szCs w:val="36"/>
              </w:rPr>
            </w:pPr>
            <w:ins w:id="92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5F24C84" w14:textId="77777777" w:rsidR="00046502" w:rsidRPr="000C0EF6" w:rsidRDefault="00046502" w:rsidP="00046502">
            <w:pPr>
              <w:pStyle w:val="NormalWeb"/>
              <w:spacing w:after="0"/>
              <w:jc w:val="center"/>
              <w:textAlignment w:val="center"/>
              <w:rPr>
                <w:ins w:id="923" w:author="作者"/>
                <w:rFonts w:ascii="Calibri" w:hAnsi="Calibri" w:cs="Calibri"/>
                <w:sz w:val="16"/>
                <w:szCs w:val="36"/>
              </w:rPr>
            </w:pPr>
            <w:ins w:id="924"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B6E1064" w14:textId="77777777" w:rsidR="00046502" w:rsidRPr="000C0EF6" w:rsidRDefault="00046502" w:rsidP="00046502">
            <w:pPr>
              <w:pStyle w:val="NormalWeb"/>
              <w:spacing w:after="0"/>
              <w:jc w:val="center"/>
              <w:textAlignment w:val="center"/>
              <w:rPr>
                <w:ins w:id="925" w:author="作者"/>
                <w:rFonts w:ascii="Calibri" w:hAnsi="Calibri" w:cs="Calibri"/>
                <w:sz w:val="16"/>
                <w:szCs w:val="36"/>
              </w:rPr>
            </w:pPr>
            <w:ins w:id="926"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7774CB" w14:textId="77777777" w:rsidR="00046502" w:rsidRPr="000C0EF6" w:rsidRDefault="00046502" w:rsidP="00046502">
            <w:pPr>
              <w:pStyle w:val="NormalWeb"/>
              <w:spacing w:after="0"/>
              <w:jc w:val="center"/>
              <w:textAlignment w:val="center"/>
              <w:rPr>
                <w:ins w:id="927" w:author="作者"/>
                <w:rFonts w:ascii="Calibri" w:hAnsi="Calibri" w:cs="Calibri"/>
                <w:sz w:val="16"/>
                <w:szCs w:val="36"/>
              </w:rPr>
            </w:pPr>
            <w:ins w:id="928"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9C84685" w14:textId="77777777" w:rsidR="00046502" w:rsidRPr="000C0EF6" w:rsidRDefault="00046502" w:rsidP="00046502">
            <w:pPr>
              <w:pStyle w:val="NormalWeb"/>
              <w:spacing w:after="0"/>
              <w:jc w:val="center"/>
              <w:textAlignment w:val="center"/>
              <w:rPr>
                <w:ins w:id="929" w:author="作者"/>
                <w:rFonts w:ascii="Calibri" w:hAnsi="Calibri" w:cs="Calibri"/>
                <w:sz w:val="16"/>
                <w:szCs w:val="36"/>
              </w:rPr>
            </w:pPr>
            <w:ins w:id="930"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462DB0" w14:textId="77777777" w:rsidR="00046502" w:rsidRPr="000C0EF6" w:rsidRDefault="00046502" w:rsidP="00046502">
            <w:pPr>
              <w:pStyle w:val="NormalWeb"/>
              <w:spacing w:after="0"/>
              <w:jc w:val="center"/>
              <w:textAlignment w:val="center"/>
              <w:rPr>
                <w:ins w:id="931" w:author="作者"/>
                <w:rFonts w:ascii="Calibri" w:hAnsi="Calibri" w:cs="Calibri"/>
                <w:sz w:val="16"/>
                <w:szCs w:val="36"/>
              </w:rPr>
            </w:pPr>
            <w:ins w:id="932"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6539CD1" w14:textId="77777777" w:rsidR="00046502" w:rsidRPr="000C0EF6" w:rsidRDefault="00046502" w:rsidP="00046502">
            <w:pPr>
              <w:pStyle w:val="NormalWeb"/>
              <w:spacing w:after="0"/>
              <w:jc w:val="center"/>
              <w:textAlignment w:val="center"/>
              <w:rPr>
                <w:ins w:id="933" w:author="作者"/>
                <w:rFonts w:ascii="Calibri" w:hAnsi="Calibri" w:cs="Calibri"/>
                <w:sz w:val="16"/>
                <w:szCs w:val="36"/>
              </w:rPr>
            </w:pPr>
            <w:ins w:id="934" w:author="作者">
              <w:r w:rsidRPr="000C0EF6">
                <w:rPr>
                  <w:rFonts w:ascii="Calibri" w:hAnsi="Calibri" w:cs="Calibri"/>
                  <w:color w:val="000000"/>
                  <w:kern w:val="24"/>
                  <w:sz w:val="16"/>
                  <w:szCs w:val="21"/>
                </w:rPr>
                <w:t>1</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0B3DCA3" w14:textId="77777777" w:rsidR="00046502" w:rsidRPr="000C0EF6" w:rsidRDefault="00046502" w:rsidP="00046502">
            <w:pPr>
              <w:pStyle w:val="NormalWeb"/>
              <w:spacing w:after="0"/>
              <w:jc w:val="center"/>
              <w:textAlignment w:val="center"/>
              <w:rPr>
                <w:ins w:id="935" w:author="作者"/>
                <w:rFonts w:ascii="Calibri" w:hAnsi="Calibri" w:cs="Calibri"/>
                <w:sz w:val="16"/>
                <w:szCs w:val="36"/>
              </w:rPr>
            </w:pPr>
            <w:ins w:id="936" w:author="作者">
              <w:r w:rsidRPr="000C0EF6">
                <w:rPr>
                  <w:rFonts w:ascii="Calibri" w:hAnsi="Calibri" w:cs="Calibri"/>
                  <w:color w:val="000000"/>
                  <w:kern w:val="24"/>
                  <w:sz w:val="16"/>
                  <w:szCs w:val="21"/>
                </w:rPr>
                <w:t>-3</w:t>
              </w:r>
            </w:ins>
          </w:p>
        </w:tc>
      </w:tr>
      <w:tr w:rsidR="00046502" w:rsidRPr="004D2540" w14:paraId="7DB1C352" w14:textId="77777777" w:rsidTr="00046502">
        <w:trPr>
          <w:trHeight w:hRule="exact" w:val="203"/>
          <w:jc w:val="center"/>
          <w:ins w:id="937"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18CA9" w14:textId="77777777" w:rsidR="00046502" w:rsidRPr="004D2540" w:rsidRDefault="00046502" w:rsidP="00046502">
            <w:pPr>
              <w:keepNext/>
              <w:keepLines/>
              <w:jc w:val="center"/>
              <w:rPr>
                <w:ins w:id="938" w:author="作者"/>
                <w:rFonts w:ascii="Arial" w:hAnsi="Arial"/>
                <w:sz w:val="18"/>
                <w:szCs w:val="20"/>
              </w:rPr>
            </w:pPr>
            <w:ins w:id="939" w:author="作者">
              <w:r w:rsidRPr="004D2540">
                <w:rPr>
                  <w:rFonts w:ascii="Arial" w:hAnsi="Arial"/>
                  <w:sz w:val="18"/>
                  <w:szCs w:val="20"/>
                </w:rPr>
                <w:t>8</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72DEF9D" w14:textId="77777777" w:rsidR="00046502" w:rsidRPr="000C0EF6" w:rsidRDefault="00046502" w:rsidP="00046502">
            <w:pPr>
              <w:pStyle w:val="NormalWeb"/>
              <w:spacing w:after="0"/>
              <w:jc w:val="center"/>
              <w:textAlignment w:val="center"/>
              <w:rPr>
                <w:ins w:id="940" w:author="作者"/>
                <w:rFonts w:ascii="Calibri" w:hAnsi="Calibri" w:cs="Calibri"/>
                <w:sz w:val="16"/>
                <w:szCs w:val="36"/>
              </w:rPr>
            </w:pPr>
            <w:ins w:id="941"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84E00B4" w14:textId="77777777" w:rsidR="00046502" w:rsidRPr="000C0EF6" w:rsidRDefault="00046502" w:rsidP="00046502">
            <w:pPr>
              <w:pStyle w:val="NormalWeb"/>
              <w:spacing w:after="0"/>
              <w:jc w:val="center"/>
              <w:textAlignment w:val="center"/>
              <w:rPr>
                <w:ins w:id="942" w:author="作者"/>
                <w:rFonts w:ascii="Calibri" w:hAnsi="Calibri" w:cs="Calibri"/>
                <w:sz w:val="16"/>
                <w:szCs w:val="36"/>
              </w:rPr>
            </w:pPr>
            <w:ins w:id="943"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7DA261" w14:textId="77777777" w:rsidR="00046502" w:rsidRPr="000C0EF6" w:rsidRDefault="00046502" w:rsidP="00046502">
            <w:pPr>
              <w:pStyle w:val="NormalWeb"/>
              <w:spacing w:after="0"/>
              <w:jc w:val="center"/>
              <w:textAlignment w:val="center"/>
              <w:rPr>
                <w:ins w:id="944" w:author="作者"/>
                <w:rFonts w:ascii="Calibri" w:hAnsi="Calibri" w:cs="Calibri"/>
                <w:sz w:val="16"/>
                <w:szCs w:val="36"/>
              </w:rPr>
            </w:pPr>
            <w:ins w:id="94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CB246C" w14:textId="77777777" w:rsidR="00046502" w:rsidRPr="000C0EF6" w:rsidRDefault="00046502" w:rsidP="00046502">
            <w:pPr>
              <w:pStyle w:val="NormalWeb"/>
              <w:spacing w:after="0"/>
              <w:jc w:val="center"/>
              <w:textAlignment w:val="center"/>
              <w:rPr>
                <w:ins w:id="946" w:author="作者"/>
                <w:rFonts w:ascii="Calibri" w:hAnsi="Calibri" w:cs="Calibri"/>
                <w:sz w:val="16"/>
                <w:szCs w:val="36"/>
              </w:rPr>
            </w:pPr>
            <w:ins w:id="94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41447D" w14:textId="77777777" w:rsidR="00046502" w:rsidRPr="000C0EF6" w:rsidRDefault="00046502" w:rsidP="00046502">
            <w:pPr>
              <w:pStyle w:val="NormalWeb"/>
              <w:spacing w:after="0"/>
              <w:jc w:val="center"/>
              <w:textAlignment w:val="center"/>
              <w:rPr>
                <w:ins w:id="948" w:author="作者"/>
                <w:rFonts w:ascii="Calibri" w:hAnsi="Calibri" w:cs="Calibri"/>
                <w:sz w:val="16"/>
                <w:szCs w:val="36"/>
              </w:rPr>
            </w:pPr>
            <w:ins w:id="949"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BED2FA0" w14:textId="77777777" w:rsidR="00046502" w:rsidRPr="000C0EF6" w:rsidRDefault="00046502" w:rsidP="00046502">
            <w:pPr>
              <w:pStyle w:val="NormalWeb"/>
              <w:spacing w:after="0"/>
              <w:jc w:val="center"/>
              <w:textAlignment w:val="center"/>
              <w:rPr>
                <w:ins w:id="950" w:author="作者"/>
                <w:rFonts w:ascii="Calibri" w:hAnsi="Calibri" w:cs="Calibri"/>
                <w:sz w:val="16"/>
                <w:szCs w:val="36"/>
              </w:rPr>
            </w:pPr>
            <w:ins w:id="951"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48DA26" w14:textId="77777777" w:rsidR="00046502" w:rsidRPr="000C0EF6" w:rsidRDefault="00046502" w:rsidP="00046502">
            <w:pPr>
              <w:pStyle w:val="NormalWeb"/>
              <w:spacing w:after="0"/>
              <w:jc w:val="center"/>
              <w:textAlignment w:val="center"/>
              <w:rPr>
                <w:ins w:id="952" w:author="作者"/>
                <w:rFonts w:ascii="Calibri" w:hAnsi="Calibri" w:cs="Calibri"/>
                <w:sz w:val="16"/>
                <w:szCs w:val="36"/>
              </w:rPr>
            </w:pPr>
            <w:ins w:id="953"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6E5D985" w14:textId="77777777" w:rsidR="00046502" w:rsidRPr="000C0EF6" w:rsidRDefault="00046502" w:rsidP="00046502">
            <w:pPr>
              <w:pStyle w:val="NormalWeb"/>
              <w:spacing w:after="0"/>
              <w:jc w:val="center"/>
              <w:textAlignment w:val="center"/>
              <w:rPr>
                <w:ins w:id="954" w:author="作者"/>
                <w:rFonts w:ascii="Calibri" w:hAnsi="Calibri" w:cs="Calibri"/>
                <w:sz w:val="16"/>
                <w:szCs w:val="36"/>
              </w:rPr>
            </w:pPr>
            <w:ins w:id="95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AD68494" w14:textId="77777777" w:rsidR="00046502" w:rsidRPr="000C0EF6" w:rsidRDefault="00046502" w:rsidP="00046502">
            <w:pPr>
              <w:pStyle w:val="NormalWeb"/>
              <w:spacing w:after="0"/>
              <w:jc w:val="center"/>
              <w:textAlignment w:val="center"/>
              <w:rPr>
                <w:ins w:id="956" w:author="作者"/>
                <w:rFonts w:ascii="Calibri" w:hAnsi="Calibri" w:cs="Calibri"/>
                <w:sz w:val="16"/>
                <w:szCs w:val="36"/>
              </w:rPr>
            </w:pPr>
            <w:ins w:id="95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2A9039F" w14:textId="77777777" w:rsidR="00046502" w:rsidRPr="000C0EF6" w:rsidRDefault="00046502" w:rsidP="00046502">
            <w:pPr>
              <w:pStyle w:val="NormalWeb"/>
              <w:spacing w:after="0"/>
              <w:jc w:val="center"/>
              <w:textAlignment w:val="center"/>
              <w:rPr>
                <w:ins w:id="958" w:author="作者"/>
                <w:rFonts w:ascii="Calibri" w:hAnsi="Calibri" w:cs="Calibri"/>
                <w:sz w:val="16"/>
                <w:szCs w:val="36"/>
              </w:rPr>
            </w:pPr>
            <w:ins w:id="959"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8FCCD25" w14:textId="77777777" w:rsidR="00046502" w:rsidRPr="000C0EF6" w:rsidRDefault="00046502" w:rsidP="00046502">
            <w:pPr>
              <w:pStyle w:val="NormalWeb"/>
              <w:spacing w:after="0"/>
              <w:jc w:val="center"/>
              <w:textAlignment w:val="center"/>
              <w:rPr>
                <w:ins w:id="960" w:author="作者"/>
                <w:rFonts w:ascii="Calibri" w:hAnsi="Calibri" w:cs="Calibri"/>
                <w:sz w:val="16"/>
                <w:szCs w:val="36"/>
              </w:rPr>
            </w:pPr>
            <w:ins w:id="961" w:author="作者">
              <w:r w:rsidRPr="000C0EF6">
                <w:rPr>
                  <w:rFonts w:ascii="Calibri" w:hAnsi="Calibri" w:cs="Calibri"/>
                  <w:color w:val="000000"/>
                  <w:kern w:val="24"/>
                  <w:sz w:val="16"/>
                  <w:szCs w:val="21"/>
                </w:rPr>
                <w:t>3</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56CADF" w14:textId="77777777" w:rsidR="00046502" w:rsidRPr="000C0EF6" w:rsidRDefault="00046502" w:rsidP="00046502">
            <w:pPr>
              <w:pStyle w:val="NormalWeb"/>
              <w:spacing w:after="0"/>
              <w:jc w:val="center"/>
              <w:textAlignment w:val="center"/>
              <w:rPr>
                <w:ins w:id="962" w:author="作者"/>
                <w:rFonts w:ascii="Calibri" w:hAnsi="Calibri" w:cs="Calibri"/>
                <w:sz w:val="16"/>
                <w:szCs w:val="36"/>
              </w:rPr>
            </w:pPr>
            <w:ins w:id="963" w:author="作者">
              <w:r w:rsidRPr="000C0EF6">
                <w:rPr>
                  <w:rFonts w:ascii="Calibri" w:hAnsi="Calibri" w:cs="Calibri"/>
                  <w:color w:val="000000"/>
                  <w:kern w:val="24"/>
                  <w:sz w:val="16"/>
                  <w:szCs w:val="21"/>
                </w:rPr>
                <w:t>1</w:t>
              </w:r>
            </w:ins>
          </w:p>
        </w:tc>
      </w:tr>
      <w:tr w:rsidR="00046502" w:rsidRPr="004D2540" w14:paraId="1DE5B5C6" w14:textId="77777777" w:rsidTr="00046502">
        <w:trPr>
          <w:trHeight w:hRule="exact" w:val="203"/>
          <w:jc w:val="center"/>
          <w:ins w:id="964"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79F19BA" w14:textId="77777777" w:rsidR="00046502" w:rsidRPr="004D2540" w:rsidRDefault="00046502" w:rsidP="00046502">
            <w:pPr>
              <w:keepNext/>
              <w:keepLines/>
              <w:jc w:val="center"/>
              <w:rPr>
                <w:ins w:id="965" w:author="作者"/>
                <w:rFonts w:ascii="Arial" w:hAnsi="Arial"/>
                <w:sz w:val="18"/>
                <w:szCs w:val="20"/>
              </w:rPr>
            </w:pPr>
            <w:ins w:id="966" w:author="作者">
              <w:r w:rsidRPr="004D2540">
                <w:rPr>
                  <w:rFonts w:ascii="Arial" w:hAnsi="Arial"/>
                  <w:sz w:val="18"/>
                  <w:szCs w:val="20"/>
                </w:rPr>
                <w:t>9</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AAAEA4" w14:textId="77777777" w:rsidR="00046502" w:rsidRPr="000C0EF6" w:rsidRDefault="00046502" w:rsidP="00046502">
            <w:pPr>
              <w:pStyle w:val="NormalWeb"/>
              <w:spacing w:after="0"/>
              <w:jc w:val="center"/>
              <w:textAlignment w:val="center"/>
              <w:rPr>
                <w:ins w:id="967" w:author="作者"/>
                <w:rFonts w:ascii="Calibri" w:hAnsi="Calibri" w:cs="Calibri"/>
                <w:sz w:val="16"/>
                <w:szCs w:val="36"/>
              </w:rPr>
            </w:pPr>
            <w:ins w:id="968"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7FA9AA7" w14:textId="77777777" w:rsidR="00046502" w:rsidRPr="000C0EF6" w:rsidRDefault="00046502" w:rsidP="00046502">
            <w:pPr>
              <w:pStyle w:val="NormalWeb"/>
              <w:spacing w:after="0"/>
              <w:jc w:val="center"/>
              <w:textAlignment w:val="center"/>
              <w:rPr>
                <w:ins w:id="969" w:author="作者"/>
                <w:rFonts w:ascii="Calibri" w:hAnsi="Calibri" w:cs="Calibri"/>
                <w:sz w:val="16"/>
                <w:szCs w:val="36"/>
              </w:rPr>
            </w:pPr>
            <w:ins w:id="970"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40BC0AD" w14:textId="77777777" w:rsidR="00046502" w:rsidRPr="000C0EF6" w:rsidRDefault="00046502" w:rsidP="00046502">
            <w:pPr>
              <w:pStyle w:val="NormalWeb"/>
              <w:spacing w:after="0"/>
              <w:jc w:val="center"/>
              <w:textAlignment w:val="center"/>
              <w:rPr>
                <w:ins w:id="971" w:author="作者"/>
                <w:rFonts w:ascii="Calibri" w:hAnsi="Calibri" w:cs="Calibri"/>
                <w:sz w:val="16"/>
                <w:szCs w:val="36"/>
              </w:rPr>
            </w:pPr>
            <w:ins w:id="972"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1EB75AD" w14:textId="77777777" w:rsidR="00046502" w:rsidRPr="000C0EF6" w:rsidRDefault="00046502" w:rsidP="00046502">
            <w:pPr>
              <w:pStyle w:val="NormalWeb"/>
              <w:spacing w:after="0"/>
              <w:jc w:val="center"/>
              <w:textAlignment w:val="center"/>
              <w:rPr>
                <w:ins w:id="973" w:author="作者"/>
                <w:rFonts w:ascii="Calibri" w:hAnsi="Calibri" w:cs="Calibri"/>
                <w:sz w:val="16"/>
                <w:szCs w:val="36"/>
              </w:rPr>
            </w:pPr>
            <w:ins w:id="974"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10E5CF7" w14:textId="77777777" w:rsidR="00046502" w:rsidRPr="000C0EF6" w:rsidRDefault="00046502" w:rsidP="00046502">
            <w:pPr>
              <w:pStyle w:val="NormalWeb"/>
              <w:spacing w:after="0"/>
              <w:jc w:val="center"/>
              <w:textAlignment w:val="center"/>
              <w:rPr>
                <w:ins w:id="975" w:author="作者"/>
                <w:rFonts w:ascii="Calibri" w:hAnsi="Calibri" w:cs="Calibri"/>
                <w:sz w:val="16"/>
                <w:szCs w:val="36"/>
              </w:rPr>
            </w:pPr>
            <w:ins w:id="976"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F1157F5" w14:textId="77777777" w:rsidR="00046502" w:rsidRPr="000C0EF6" w:rsidRDefault="00046502" w:rsidP="00046502">
            <w:pPr>
              <w:pStyle w:val="NormalWeb"/>
              <w:spacing w:after="0"/>
              <w:jc w:val="center"/>
              <w:textAlignment w:val="center"/>
              <w:rPr>
                <w:ins w:id="977" w:author="作者"/>
                <w:rFonts w:ascii="Calibri" w:hAnsi="Calibri" w:cs="Calibri"/>
                <w:sz w:val="16"/>
                <w:szCs w:val="36"/>
              </w:rPr>
            </w:pPr>
            <w:ins w:id="978"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7681EF4" w14:textId="77777777" w:rsidR="00046502" w:rsidRPr="000C0EF6" w:rsidRDefault="00046502" w:rsidP="00046502">
            <w:pPr>
              <w:pStyle w:val="NormalWeb"/>
              <w:spacing w:after="0"/>
              <w:jc w:val="center"/>
              <w:textAlignment w:val="center"/>
              <w:rPr>
                <w:ins w:id="979" w:author="作者"/>
                <w:rFonts w:ascii="Calibri" w:hAnsi="Calibri" w:cs="Calibri"/>
                <w:sz w:val="16"/>
                <w:szCs w:val="36"/>
              </w:rPr>
            </w:pPr>
            <w:ins w:id="98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0786563" w14:textId="77777777" w:rsidR="00046502" w:rsidRPr="000C0EF6" w:rsidRDefault="00046502" w:rsidP="00046502">
            <w:pPr>
              <w:pStyle w:val="NormalWeb"/>
              <w:spacing w:after="0"/>
              <w:jc w:val="center"/>
              <w:textAlignment w:val="center"/>
              <w:rPr>
                <w:ins w:id="981" w:author="作者"/>
                <w:rFonts w:ascii="Calibri" w:hAnsi="Calibri" w:cs="Calibri"/>
                <w:sz w:val="16"/>
                <w:szCs w:val="36"/>
              </w:rPr>
            </w:pPr>
            <w:ins w:id="98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D64C46" w14:textId="77777777" w:rsidR="00046502" w:rsidRPr="000C0EF6" w:rsidRDefault="00046502" w:rsidP="00046502">
            <w:pPr>
              <w:pStyle w:val="NormalWeb"/>
              <w:spacing w:after="0"/>
              <w:jc w:val="center"/>
              <w:textAlignment w:val="center"/>
              <w:rPr>
                <w:ins w:id="983" w:author="作者"/>
                <w:rFonts w:ascii="Calibri" w:hAnsi="Calibri" w:cs="Calibri"/>
                <w:sz w:val="16"/>
                <w:szCs w:val="36"/>
              </w:rPr>
            </w:pPr>
            <w:ins w:id="984"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938F3F1" w14:textId="77777777" w:rsidR="00046502" w:rsidRPr="000C0EF6" w:rsidRDefault="00046502" w:rsidP="00046502">
            <w:pPr>
              <w:pStyle w:val="NormalWeb"/>
              <w:spacing w:after="0"/>
              <w:jc w:val="center"/>
              <w:textAlignment w:val="center"/>
              <w:rPr>
                <w:ins w:id="985" w:author="作者"/>
                <w:rFonts w:ascii="Calibri" w:hAnsi="Calibri" w:cs="Calibri"/>
                <w:sz w:val="16"/>
                <w:szCs w:val="36"/>
              </w:rPr>
            </w:pPr>
            <w:ins w:id="986"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8F34E93" w14:textId="77777777" w:rsidR="00046502" w:rsidRPr="000C0EF6" w:rsidRDefault="00046502" w:rsidP="00046502">
            <w:pPr>
              <w:pStyle w:val="NormalWeb"/>
              <w:spacing w:after="0"/>
              <w:jc w:val="center"/>
              <w:textAlignment w:val="center"/>
              <w:rPr>
                <w:ins w:id="987" w:author="作者"/>
                <w:rFonts w:ascii="Calibri" w:hAnsi="Calibri" w:cs="Calibri"/>
                <w:sz w:val="16"/>
                <w:szCs w:val="36"/>
              </w:rPr>
            </w:pPr>
            <w:ins w:id="988" w:author="作者">
              <w:r w:rsidRPr="000C0EF6">
                <w:rPr>
                  <w:rFonts w:ascii="Calibri" w:hAnsi="Calibri" w:cs="Calibri"/>
                  <w:color w:val="000000"/>
                  <w:kern w:val="24"/>
                  <w:sz w:val="16"/>
                  <w:szCs w:val="21"/>
                </w:rPr>
                <w:t>-1</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91A3811" w14:textId="77777777" w:rsidR="00046502" w:rsidRPr="000C0EF6" w:rsidRDefault="00046502" w:rsidP="00046502">
            <w:pPr>
              <w:pStyle w:val="NormalWeb"/>
              <w:spacing w:after="0"/>
              <w:jc w:val="center"/>
              <w:textAlignment w:val="center"/>
              <w:rPr>
                <w:ins w:id="989" w:author="作者"/>
                <w:rFonts w:ascii="Calibri" w:hAnsi="Calibri" w:cs="Calibri"/>
                <w:sz w:val="16"/>
                <w:szCs w:val="36"/>
              </w:rPr>
            </w:pPr>
            <w:ins w:id="990" w:author="作者">
              <w:r w:rsidRPr="000C0EF6">
                <w:rPr>
                  <w:rFonts w:ascii="Calibri" w:hAnsi="Calibri" w:cs="Calibri"/>
                  <w:color w:val="000000"/>
                  <w:kern w:val="24"/>
                  <w:sz w:val="16"/>
                  <w:szCs w:val="21"/>
                </w:rPr>
                <w:t>-3</w:t>
              </w:r>
            </w:ins>
          </w:p>
        </w:tc>
      </w:tr>
      <w:tr w:rsidR="00046502" w:rsidRPr="004D2540" w14:paraId="7C28530B" w14:textId="77777777" w:rsidTr="00046502">
        <w:trPr>
          <w:trHeight w:hRule="exact" w:val="203"/>
          <w:jc w:val="center"/>
          <w:ins w:id="991"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7B3F5B" w14:textId="77777777" w:rsidR="00046502" w:rsidRPr="004D2540" w:rsidRDefault="00046502" w:rsidP="00046502">
            <w:pPr>
              <w:keepNext/>
              <w:keepLines/>
              <w:jc w:val="center"/>
              <w:rPr>
                <w:ins w:id="992" w:author="作者"/>
                <w:rFonts w:ascii="Arial" w:hAnsi="Arial"/>
                <w:sz w:val="18"/>
                <w:szCs w:val="20"/>
              </w:rPr>
            </w:pPr>
            <w:ins w:id="993" w:author="作者">
              <w:r w:rsidRPr="004D2540">
                <w:rPr>
                  <w:rFonts w:ascii="Arial" w:hAnsi="Arial"/>
                  <w:sz w:val="18"/>
                  <w:szCs w:val="20"/>
                </w:rPr>
                <w:t>10</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33A320A" w14:textId="77777777" w:rsidR="00046502" w:rsidRPr="000C0EF6" w:rsidRDefault="00046502" w:rsidP="00046502">
            <w:pPr>
              <w:pStyle w:val="NormalWeb"/>
              <w:spacing w:after="0"/>
              <w:jc w:val="center"/>
              <w:textAlignment w:val="center"/>
              <w:rPr>
                <w:ins w:id="994" w:author="作者"/>
                <w:rFonts w:ascii="Calibri" w:hAnsi="Calibri" w:cs="Calibri"/>
                <w:sz w:val="16"/>
                <w:szCs w:val="36"/>
              </w:rPr>
            </w:pPr>
            <w:ins w:id="99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A9E9B60" w14:textId="77777777" w:rsidR="00046502" w:rsidRPr="000C0EF6" w:rsidRDefault="00046502" w:rsidP="00046502">
            <w:pPr>
              <w:pStyle w:val="NormalWeb"/>
              <w:spacing w:after="0"/>
              <w:jc w:val="center"/>
              <w:textAlignment w:val="center"/>
              <w:rPr>
                <w:ins w:id="996" w:author="作者"/>
                <w:rFonts w:ascii="Calibri" w:hAnsi="Calibri" w:cs="Calibri"/>
                <w:sz w:val="16"/>
                <w:szCs w:val="36"/>
              </w:rPr>
            </w:pPr>
            <w:ins w:id="997"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BB8160" w14:textId="77777777" w:rsidR="00046502" w:rsidRPr="000C0EF6" w:rsidRDefault="00046502" w:rsidP="00046502">
            <w:pPr>
              <w:pStyle w:val="NormalWeb"/>
              <w:spacing w:after="0"/>
              <w:jc w:val="center"/>
              <w:textAlignment w:val="center"/>
              <w:rPr>
                <w:ins w:id="998" w:author="作者"/>
                <w:rFonts w:ascii="Calibri" w:hAnsi="Calibri" w:cs="Calibri"/>
                <w:sz w:val="16"/>
                <w:szCs w:val="36"/>
              </w:rPr>
            </w:pPr>
            <w:ins w:id="999"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15F0F00" w14:textId="77777777" w:rsidR="00046502" w:rsidRPr="000C0EF6" w:rsidRDefault="00046502" w:rsidP="00046502">
            <w:pPr>
              <w:pStyle w:val="NormalWeb"/>
              <w:spacing w:after="0"/>
              <w:jc w:val="center"/>
              <w:textAlignment w:val="center"/>
              <w:rPr>
                <w:ins w:id="1000" w:author="作者"/>
                <w:rFonts w:ascii="Calibri" w:hAnsi="Calibri" w:cs="Calibri"/>
                <w:sz w:val="16"/>
                <w:szCs w:val="36"/>
              </w:rPr>
            </w:pPr>
            <w:ins w:id="1001"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6CF45A5" w14:textId="77777777" w:rsidR="00046502" w:rsidRPr="000C0EF6" w:rsidRDefault="00046502" w:rsidP="00046502">
            <w:pPr>
              <w:pStyle w:val="NormalWeb"/>
              <w:spacing w:after="0"/>
              <w:jc w:val="center"/>
              <w:textAlignment w:val="center"/>
              <w:rPr>
                <w:ins w:id="1002" w:author="作者"/>
                <w:rFonts w:ascii="Calibri" w:hAnsi="Calibri" w:cs="Calibri"/>
                <w:sz w:val="16"/>
                <w:szCs w:val="36"/>
              </w:rPr>
            </w:pPr>
            <w:ins w:id="1003"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AFB232" w14:textId="77777777" w:rsidR="00046502" w:rsidRPr="000C0EF6" w:rsidRDefault="00046502" w:rsidP="00046502">
            <w:pPr>
              <w:pStyle w:val="NormalWeb"/>
              <w:spacing w:after="0"/>
              <w:jc w:val="center"/>
              <w:textAlignment w:val="center"/>
              <w:rPr>
                <w:ins w:id="1004" w:author="作者"/>
                <w:rFonts w:ascii="Calibri" w:hAnsi="Calibri" w:cs="Calibri"/>
                <w:sz w:val="16"/>
                <w:szCs w:val="36"/>
              </w:rPr>
            </w:pPr>
            <w:ins w:id="100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53E72E" w14:textId="77777777" w:rsidR="00046502" w:rsidRPr="000C0EF6" w:rsidRDefault="00046502" w:rsidP="00046502">
            <w:pPr>
              <w:pStyle w:val="NormalWeb"/>
              <w:spacing w:after="0"/>
              <w:jc w:val="center"/>
              <w:textAlignment w:val="center"/>
              <w:rPr>
                <w:ins w:id="1006" w:author="作者"/>
                <w:rFonts w:ascii="Calibri" w:hAnsi="Calibri" w:cs="Calibri"/>
                <w:sz w:val="16"/>
                <w:szCs w:val="36"/>
              </w:rPr>
            </w:pPr>
            <w:ins w:id="100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8D8A055" w14:textId="77777777" w:rsidR="00046502" w:rsidRPr="000C0EF6" w:rsidRDefault="00046502" w:rsidP="00046502">
            <w:pPr>
              <w:pStyle w:val="NormalWeb"/>
              <w:spacing w:after="0"/>
              <w:jc w:val="center"/>
              <w:textAlignment w:val="center"/>
              <w:rPr>
                <w:ins w:id="1008" w:author="作者"/>
                <w:rFonts w:ascii="Calibri" w:hAnsi="Calibri" w:cs="Calibri"/>
                <w:sz w:val="16"/>
                <w:szCs w:val="36"/>
              </w:rPr>
            </w:pPr>
            <w:ins w:id="1009"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98BC7CE" w14:textId="77777777" w:rsidR="00046502" w:rsidRPr="000C0EF6" w:rsidRDefault="00046502" w:rsidP="00046502">
            <w:pPr>
              <w:pStyle w:val="NormalWeb"/>
              <w:spacing w:after="0"/>
              <w:jc w:val="center"/>
              <w:textAlignment w:val="center"/>
              <w:rPr>
                <w:ins w:id="1010" w:author="作者"/>
                <w:rFonts w:ascii="Calibri" w:hAnsi="Calibri" w:cs="Calibri"/>
                <w:sz w:val="16"/>
                <w:szCs w:val="36"/>
              </w:rPr>
            </w:pPr>
            <w:ins w:id="1011"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27CE507" w14:textId="77777777" w:rsidR="00046502" w:rsidRPr="000C0EF6" w:rsidRDefault="00046502" w:rsidP="00046502">
            <w:pPr>
              <w:pStyle w:val="NormalWeb"/>
              <w:spacing w:after="0"/>
              <w:jc w:val="center"/>
              <w:textAlignment w:val="center"/>
              <w:rPr>
                <w:ins w:id="1012" w:author="作者"/>
                <w:rFonts w:ascii="Calibri" w:hAnsi="Calibri" w:cs="Calibri"/>
                <w:sz w:val="16"/>
                <w:szCs w:val="36"/>
              </w:rPr>
            </w:pPr>
            <w:ins w:id="1013"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C6B2A6B" w14:textId="77777777" w:rsidR="00046502" w:rsidRPr="000C0EF6" w:rsidRDefault="00046502" w:rsidP="00046502">
            <w:pPr>
              <w:pStyle w:val="NormalWeb"/>
              <w:spacing w:after="0"/>
              <w:jc w:val="center"/>
              <w:textAlignment w:val="center"/>
              <w:rPr>
                <w:ins w:id="1014" w:author="作者"/>
                <w:rFonts w:ascii="Calibri" w:hAnsi="Calibri" w:cs="Calibri"/>
                <w:sz w:val="16"/>
                <w:szCs w:val="36"/>
              </w:rPr>
            </w:pPr>
            <w:ins w:id="1015" w:author="作者">
              <w:r w:rsidRPr="000C0EF6">
                <w:rPr>
                  <w:rFonts w:ascii="Calibri" w:hAnsi="Calibri" w:cs="Calibri"/>
                  <w:color w:val="000000"/>
                  <w:kern w:val="24"/>
                  <w:sz w:val="16"/>
                  <w:szCs w:val="21"/>
                </w:rPr>
                <w:t>1</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646FB6C" w14:textId="77777777" w:rsidR="00046502" w:rsidRPr="000C0EF6" w:rsidRDefault="00046502" w:rsidP="00046502">
            <w:pPr>
              <w:pStyle w:val="NormalWeb"/>
              <w:spacing w:after="0"/>
              <w:jc w:val="center"/>
              <w:textAlignment w:val="center"/>
              <w:rPr>
                <w:ins w:id="1016" w:author="作者"/>
                <w:rFonts w:ascii="Calibri" w:hAnsi="Calibri" w:cs="Calibri"/>
                <w:sz w:val="16"/>
                <w:szCs w:val="36"/>
              </w:rPr>
            </w:pPr>
            <w:ins w:id="1017" w:author="作者">
              <w:r w:rsidRPr="000C0EF6">
                <w:rPr>
                  <w:rFonts w:ascii="Calibri" w:hAnsi="Calibri" w:cs="Calibri"/>
                  <w:color w:val="000000"/>
                  <w:kern w:val="24"/>
                  <w:sz w:val="16"/>
                  <w:szCs w:val="21"/>
                </w:rPr>
                <w:t>-3</w:t>
              </w:r>
            </w:ins>
          </w:p>
        </w:tc>
      </w:tr>
      <w:tr w:rsidR="00046502" w:rsidRPr="004D2540" w14:paraId="53E96349" w14:textId="77777777" w:rsidTr="00046502">
        <w:trPr>
          <w:trHeight w:hRule="exact" w:val="203"/>
          <w:jc w:val="center"/>
          <w:ins w:id="1018"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06D405" w14:textId="77777777" w:rsidR="00046502" w:rsidRPr="004D2540" w:rsidRDefault="00046502" w:rsidP="00046502">
            <w:pPr>
              <w:keepNext/>
              <w:keepLines/>
              <w:jc w:val="center"/>
              <w:rPr>
                <w:ins w:id="1019" w:author="作者"/>
                <w:rFonts w:ascii="Arial" w:hAnsi="Arial"/>
                <w:sz w:val="18"/>
                <w:szCs w:val="20"/>
              </w:rPr>
            </w:pPr>
            <w:ins w:id="1020" w:author="作者">
              <w:r w:rsidRPr="004D2540">
                <w:rPr>
                  <w:rFonts w:ascii="Arial" w:hAnsi="Arial"/>
                  <w:sz w:val="18"/>
                  <w:szCs w:val="20"/>
                </w:rPr>
                <w:t>11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B008394" w14:textId="77777777" w:rsidR="00046502" w:rsidRPr="000C0EF6" w:rsidRDefault="00046502" w:rsidP="00046502">
            <w:pPr>
              <w:pStyle w:val="NormalWeb"/>
              <w:spacing w:after="0"/>
              <w:jc w:val="center"/>
              <w:textAlignment w:val="center"/>
              <w:rPr>
                <w:ins w:id="1021" w:author="作者"/>
                <w:rFonts w:ascii="Calibri" w:hAnsi="Calibri" w:cs="Calibri"/>
                <w:sz w:val="16"/>
                <w:szCs w:val="36"/>
              </w:rPr>
            </w:pPr>
            <w:ins w:id="102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DC4B4B5" w14:textId="77777777" w:rsidR="00046502" w:rsidRPr="000C0EF6" w:rsidRDefault="00046502" w:rsidP="00046502">
            <w:pPr>
              <w:pStyle w:val="NormalWeb"/>
              <w:spacing w:after="0"/>
              <w:jc w:val="center"/>
              <w:textAlignment w:val="center"/>
              <w:rPr>
                <w:ins w:id="1023" w:author="作者"/>
                <w:rFonts w:ascii="Calibri" w:hAnsi="Calibri" w:cs="Calibri"/>
                <w:sz w:val="16"/>
                <w:szCs w:val="36"/>
              </w:rPr>
            </w:pPr>
            <w:ins w:id="1024"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556BD5" w14:textId="77777777" w:rsidR="00046502" w:rsidRPr="000C0EF6" w:rsidRDefault="00046502" w:rsidP="00046502">
            <w:pPr>
              <w:pStyle w:val="NormalWeb"/>
              <w:spacing w:after="0"/>
              <w:jc w:val="center"/>
              <w:textAlignment w:val="center"/>
              <w:rPr>
                <w:ins w:id="1025" w:author="作者"/>
                <w:rFonts w:ascii="Calibri" w:hAnsi="Calibri" w:cs="Calibri"/>
                <w:sz w:val="16"/>
                <w:szCs w:val="36"/>
              </w:rPr>
            </w:pPr>
            <w:ins w:id="1026"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E168965" w14:textId="77777777" w:rsidR="00046502" w:rsidRPr="000C0EF6" w:rsidRDefault="00046502" w:rsidP="00046502">
            <w:pPr>
              <w:pStyle w:val="NormalWeb"/>
              <w:spacing w:after="0"/>
              <w:jc w:val="center"/>
              <w:textAlignment w:val="center"/>
              <w:rPr>
                <w:ins w:id="1027" w:author="作者"/>
                <w:rFonts w:ascii="Calibri" w:hAnsi="Calibri" w:cs="Calibri"/>
                <w:sz w:val="16"/>
                <w:szCs w:val="36"/>
              </w:rPr>
            </w:pPr>
            <w:ins w:id="1028"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A1B850" w14:textId="77777777" w:rsidR="00046502" w:rsidRPr="000C0EF6" w:rsidRDefault="00046502" w:rsidP="00046502">
            <w:pPr>
              <w:pStyle w:val="NormalWeb"/>
              <w:spacing w:after="0"/>
              <w:jc w:val="center"/>
              <w:textAlignment w:val="center"/>
              <w:rPr>
                <w:ins w:id="1029" w:author="作者"/>
                <w:rFonts w:ascii="Calibri" w:hAnsi="Calibri" w:cs="Calibri"/>
                <w:sz w:val="16"/>
                <w:szCs w:val="36"/>
              </w:rPr>
            </w:pPr>
            <w:ins w:id="1030"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428BFFD" w14:textId="77777777" w:rsidR="00046502" w:rsidRPr="000C0EF6" w:rsidRDefault="00046502" w:rsidP="00046502">
            <w:pPr>
              <w:pStyle w:val="NormalWeb"/>
              <w:spacing w:after="0"/>
              <w:jc w:val="center"/>
              <w:textAlignment w:val="center"/>
              <w:rPr>
                <w:ins w:id="1031" w:author="作者"/>
                <w:rFonts w:ascii="Calibri" w:hAnsi="Calibri" w:cs="Calibri"/>
                <w:sz w:val="16"/>
                <w:szCs w:val="36"/>
              </w:rPr>
            </w:pPr>
            <w:ins w:id="103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A5A081A" w14:textId="77777777" w:rsidR="00046502" w:rsidRPr="000C0EF6" w:rsidRDefault="00046502" w:rsidP="00046502">
            <w:pPr>
              <w:pStyle w:val="NormalWeb"/>
              <w:spacing w:after="0"/>
              <w:jc w:val="center"/>
              <w:textAlignment w:val="center"/>
              <w:rPr>
                <w:ins w:id="1033" w:author="作者"/>
                <w:rFonts w:ascii="Calibri" w:hAnsi="Calibri" w:cs="Calibri"/>
                <w:sz w:val="16"/>
                <w:szCs w:val="36"/>
              </w:rPr>
            </w:pPr>
            <w:ins w:id="1034"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AF5BA50" w14:textId="77777777" w:rsidR="00046502" w:rsidRPr="000C0EF6" w:rsidRDefault="00046502" w:rsidP="00046502">
            <w:pPr>
              <w:pStyle w:val="NormalWeb"/>
              <w:spacing w:after="0"/>
              <w:jc w:val="center"/>
              <w:textAlignment w:val="center"/>
              <w:rPr>
                <w:ins w:id="1035" w:author="作者"/>
                <w:rFonts w:ascii="Calibri" w:hAnsi="Calibri" w:cs="Calibri"/>
                <w:sz w:val="16"/>
                <w:szCs w:val="36"/>
              </w:rPr>
            </w:pPr>
            <w:ins w:id="1036"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FF98C6A" w14:textId="77777777" w:rsidR="00046502" w:rsidRPr="000C0EF6" w:rsidRDefault="00046502" w:rsidP="00046502">
            <w:pPr>
              <w:pStyle w:val="NormalWeb"/>
              <w:spacing w:after="0"/>
              <w:jc w:val="center"/>
              <w:textAlignment w:val="center"/>
              <w:rPr>
                <w:ins w:id="1037" w:author="作者"/>
                <w:rFonts w:ascii="Calibri" w:hAnsi="Calibri" w:cs="Calibri"/>
                <w:sz w:val="16"/>
                <w:szCs w:val="36"/>
              </w:rPr>
            </w:pPr>
            <w:ins w:id="1038"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8CBA5D" w14:textId="77777777" w:rsidR="00046502" w:rsidRPr="000C0EF6" w:rsidRDefault="00046502" w:rsidP="00046502">
            <w:pPr>
              <w:pStyle w:val="NormalWeb"/>
              <w:spacing w:after="0"/>
              <w:jc w:val="center"/>
              <w:textAlignment w:val="center"/>
              <w:rPr>
                <w:ins w:id="1039" w:author="作者"/>
                <w:rFonts w:ascii="Calibri" w:hAnsi="Calibri" w:cs="Calibri"/>
                <w:sz w:val="16"/>
                <w:szCs w:val="36"/>
              </w:rPr>
            </w:pPr>
            <w:ins w:id="1040"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8D6655D" w14:textId="77777777" w:rsidR="00046502" w:rsidRPr="000C0EF6" w:rsidRDefault="00046502" w:rsidP="00046502">
            <w:pPr>
              <w:pStyle w:val="NormalWeb"/>
              <w:spacing w:after="0"/>
              <w:jc w:val="center"/>
              <w:textAlignment w:val="center"/>
              <w:rPr>
                <w:ins w:id="1041" w:author="作者"/>
                <w:rFonts w:ascii="Calibri" w:hAnsi="Calibri" w:cs="Calibri"/>
                <w:sz w:val="16"/>
                <w:szCs w:val="36"/>
              </w:rPr>
            </w:pPr>
            <w:ins w:id="1042" w:author="作者">
              <w:r w:rsidRPr="000C0EF6">
                <w:rPr>
                  <w:rFonts w:ascii="Calibri" w:hAnsi="Calibri" w:cs="Calibri"/>
                  <w:color w:val="000000"/>
                  <w:kern w:val="24"/>
                  <w:sz w:val="16"/>
                  <w:szCs w:val="21"/>
                </w:rPr>
                <w:t>1</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FB89FC" w14:textId="77777777" w:rsidR="00046502" w:rsidRPr="000C0EF6" w:rsidRDefault="00046502" w:rsidP="00046502">
            <w:pPr>
              <w:pStyle w:val="NormalWeb"/>
              <w:spacing w:after="0"/>
              <w:jc w:val="center"/>
              <w:textAlignment w:val="center"/>
              <w:rPr>
                <w:ins w:id="1043" w:author="作者"/>
                <w:rFonts w:ascii="Calibri" w:hAnsi="Calibri" w:cs="Calibri"/>
                <w:sz w:val="16"/>
                <w:szCs w:val="36"/>
              </w:rPr>
            </w:pPr>
            <w:ins w:id="1044" w:author="作者">
              <w:r w:rsidRPr="000C0EF6">
                <w:rPr>
                  <w:rFonts w:ascii="Calibri" w:hAnsi="Calibri" w:cs="Calibri"/>
                  <w:color w:val="000000"/>
                  <w:kern w:val="24"/>
                  <w:sz w:val="16"/>
                  <w:szCs w:val="21"/>
                </w:rPr>
                <w:t>-3</w:t>
              </w:r>
            </w:ins>
          </w:p>
        </w:tc>
      </w:tr>
      <w:tr w:rsidR="00046502" w:rsidRPr="004D2540" w14:paraId="339FB755" w14:textId="77777777" w:rsidTr="00046502">
        <w:trPr>
          <w:trHeight w:hRule="exact" w:val="203"/>
          <w:jc w:val="center"/>
          <w:ins w:id="1045"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92C016" w14:textId="77777777" w:rsidR="00046502" w:rsidRPr="004D2540" w:rsidRDefault="00046502" w:rsidP="00046502">
            <w:pPr>
              <w:keepNext/>
              <w:keepLines/>
              <w:jc w:val="center"/>
              <w:rPr>
                <w:ins w:id="1046" w:author="作者"/>
                <w:rFonts w:ascii="Arial" w:hAnsi="Arial"/>
                <w:sz w:val="18"/>
                <w:szCs w:val="20"/>
              </w:rPr>
            </w:pPr>
            <w:ins w:id="1047" w:author="作者">
              <w:r w:rsidRPr="004D2540">
                <w:rPr>
                  <w:rFonts w:ascii="Arial" w:hAnsi="Arial"/>
                  <w:sz w:val="18"/>
                  <w:szCs w:val="20"/>
                </w:rPr>
                <w:t>12</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7DFDA4C" w14:textId="77777777" w:rsidR="00046502" w:rsidRPr="000C0EF6" w:rsidRDefault="00046502" w:rsidP="00046502">
            <w:pPr>
              <w:pStyle w:val="NormalWeb"/>
              <w:spacing w:after="0"/>
              <w:jc w:val="center"/>
              <w:textAlignment w:val="center"/>
              <w:rPr>
                <w:ins w:id="1048" w:author="作者"/>
                <w:rFonts w:ascii="Calibri" w:hAnsi="Calibri" w:cs="Calibri"/>
                <w:sz w:val="16"/>
                <w:szCs w:val="36"/>
              </w:rPr>
            </w:pPr>
            <w:ins w:id="1049"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1C641F8" w14:textId="77777777" w:rsidR="00046502" w:rsidRPr="000C0EF6" w:rsidRDefault="00046502" w:rsidP="00046502">
            <w:pPr>
              <w:pStyle w:val="NormalWeb"/>
              <w:spacing w:after="0"/>
              <w:jc w:val="center"/>
              <w:textAlignment w:val="center"/>
              <w:rPr>
                <w:ins w:id="1050" w:author="作者"/>
                <w:rFonts w:ascii="Calibri" w:hAnsi="Calibri" w:cs="Calibri"/>
                <w:sz w:val="16"/>
                <w:szCs w:val="36"/>
              </w:rPr>
            </w:pPr>
            <w:ins w:id="1051"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DD8EF4" w14:textId="77777777" w:rsidR="00046502" w:rsidRPr="000C0EF6" w:rsidRDefault="00046502" w:rsidP="00046502">
            <w:pPr>
              <w:pStyle w:val="NormalWeb"/>
              <w:spacing w:after="0"/>
              <w:jc w:val="center"/>
              <w:textAlignment w:val="center"/>
              <w:rPr>
                <w:ins w:id="1052" w:author="作者"/>
                <w:rFonts w:ascii="Calibri" w:hAnsi="Calibri" w:cs="Calibri"/>
                <w:sz w:val="16"/>
                <w:szCs w:val="36"/>
              </w:rPr>
            </w:pPr>
            <w:ins w:id="1053"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7C1E188" w14:textId="77777777" w:rsidR="00046502" w:rsidRPr="000C0EF6" w:rsidRDefault="00046502" w:rsidP="00046502">
            <w:pPr>
              <w:pStyle w:val="NormalWeb"/>
              <w:spacing w:after="0"/>
              <w:jc w:val="center"/>
              <w:textAlignment w:val="center"/>
              <w:rPr>
                <w:ins w:id="1054" w:author="作者"/>
                <w:rFonts w:ascii="Calibri" w:hAnsi="Calibri" w:cs="Calibri"/>
                <w:sz w:val="16"/>
                <w:szCs w:val="36"/>
              </w:rPr>
            </w:pPr>
            <w:ins w:id="105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3F615C4" w14:textId="77777777" w:rsidR="00046502" w:rsidRPr="000C0EF6" w:rsidRDefault="00046502" w:rsidP="00046502">
            <w:pPr>
              <w:pStyle w:val="NormalWeb"/>
              <w:spacing w:after="0"/>
              <w:jc w:val="center"/>
              <w:textAlignment w:val="center"/>
              <w:rPr>
                <w:ins w:id="1056" w:author="作者"/>
                <w:rFonts w:ascii="Calibri" w:hAnsi="Calibri" w:cs="Calibri"/>
                <w:sz w:val="16"/>
                <w:szCs w:val="36"/>
              </w:rPr>
            </w:pPr>
            <w:ins w:id="1057"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2ADE79A" w14:textId="77777777" w:rsidR="00046502" w:rsidRPr="000C0EF6" w:rsidRDefault="00046502" w:rsidP="00046502">
            <w:pPr>
              <w:pStyle w:val="NormalWeb"/>
              <w:spacing w:after="0"/>
              <w:jc w:val="center"/>
              <w:textAlignment w:val="center"/>
              <w:rPr>
                <w:ins w:id="1058" w:author="作者"/>
                <w:rFonts w:ascii="Calibri" w:hAnsi="Calibri" w:cs="Calibri"/>
                <w:sz w:val="16"/>
                <w:szCs w:val="36"/>
              </w:rPr>
            </w:pPr>
            <w:ins w:id="1059"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49AF242" w14:textId="77777777" w:rsidR="00046502" w:rsidRPr="000C0EF6" w:rsidRDefault="00046502" w:rsidP="00046502">
            <w:pPr>
              <w:pStyle w:val="NormalWeb"/>
              <w:spacing w:after="0"/>
              <w:jc w:val="center"/>
              <w:textAlignment w:val="center"/>
              <w:rPr>
                <w:ins w:id="1060" w:author="作者"/>
                <w:rFonts w:ascii="Calibri" w:hAnsi="Calibri" w:cs="Calibri"/>
                <w:sz w:val="16"/>
                <w:szCs w:val="36"/>
              </w:rPr>
            </w:pPr>
            <w:ins w:id="1061"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74CBCB8" w14:textId="77777777" w:rsidR="00046502" w:rsidRPr="000C0EF6" w:rsidRDefault="00046502" w:rsidP="00046502">
            <w:pPr>
              <w:pStyle w:val="NormalWeb"/>
              <w:spacing w:after="0"/>
              <w:jc w:val="center"/>
              <w:textAlignment w:val="center"/>
              <w:rPr>
                <w:ins w:id="1062" w:author="作者"/>
                <w:rFonts w:ascii="Calibri" w:hAnsi="Calibri" w:cs="Calibri"/>
                <w:sz w:val="16"/>
                <w:szCs w:val="36"/>
              </w:rPr>
            </w:pPr>
            <w:ins w:id="1063"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F0CAAA" w14:textId="77777777" w:rsidR="00046502" w:rsidRPr="000C0EF6" w:rsidRDefault="00046502" w:rsidP="00046502">
            <w:pPr>
              <w:pStyle w:val="NormalWeb"/>
              <w:spacing w:after="0"/>
              <w:jc w:val="center"/>
              <w:textAlignment w:val="center"/>
              <w:rPr>
                <w:ins w:id="1064" w:author="作者"/>
                <w:rFonts w:ascii="Calibri" w:hAnsi="Calibri" w:cs="Calibri"/>
                <w:sz w:val="16"/>
                <w:szCs w:val="36"/>
              </w:rPr>
            </w:pPr>
            <w:ins w:id="1065"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19BC449" w14:textId="77777777" w:rsidR="00046502" w:rsidRPr="000C0EF6" w:rsidRDefault="00046502" w:rsidP="00046502">
            <w:pPr>
              <w:pStyle w:val="NormalWeb"/>
              <w:spacing w:after="0"/>
              <w:jc w:val="center"/>
              <w:textAlignment w:val="center"/>
              <w:rPr>
                <w:ins w:id="1066" w:author="作者"/>
                <w:rFonts w:ascii="Calibri" w:hAnsi="Calibri" w:cs="Calibri"/>
                <w:sz w:val="16"/>
                <w:szCs w:val="36"/>
              </w:rPr>
            </w:pPr>
            <w:ins w:id="1067"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C5E6E9" w14:textId="77777777" w:rsidR="00046502" w:rsidRPr="000C0EF6" w:rsidRDefault="00046502" w:rsidP="00046502">
            <w:pPr>
              <w:pStyle w:val="NormalWeb"/>
              <w:spacing w:after="0"/>
              <w:jc w:val="center"/>
              <w:textAlignment w:val="center"/>
              <w:rPr>
                <w:ins w:id="1068" w:author="作者"/>
                <w:rFonts w:ascii="Calibri" w:hAnsi="Calibri" w:cs="Calibri"/>
                <w:sz w:val="16"/>
                <w:szCs w:val="36"/>
              </w:rPr>
            </w:pPr>
            <w:ins w:id="1069" w:author="作者">
              <w:r w:rsidRPr="000C0EF6">
                <w:rPr>
                  <w:rFonts w:ascii="Calibri" w:hAnsi="Calibri" w:cs="Calibri"/>
                  <w:color w:val="000000"/>
                  <w:kern w:val="24"/>
                  <w:sz w:val="16"/>
                  <w:szCs w:val="21"/>
                </w:rPr>
                <w:t>3</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6382994" w14:textId="77777777" w:rsidR="00046502" w:rsidRPr="000C0EF6" w:rsidRDefault="00046502" w:rsidP="00046502">
            <w:pPr>
              <w:pStyle w:val="NormalWeb"/>
              <w:spacing w:after="0"/>
              <w:jc w:val="center"/>
              <w:textAlignment w:val="center"/>
              <w:rPr>
                <w:ins w:id="1070" w:author="作者"/>
                <w:rFonts w:ascii="Calibri" w:hAnsi="Calibri" w:cs="Calibri"/>
                <w:sz w:val="16"/>
                <w:szCs w:val="36"/>
              </w:rPr>
            </w:pPr>
            <w:ins w:id="1071" w:author="作者">
              <w:r w:rsidRPr="000C0EF6">
                <w:rPr>
                  <w:rFonts w:ascii="Calibri" w:hAnsi="Calibri" w:cs="Calibri"/>
                  <w:color w:val="000000"/>
                  <w:kern w:val="24"/>
                  <w:sz w:val="16"/>
                  <w:szCs w:val="21"/>
                </w:rPr>
                <w:t>3</w:t>
              </w:r>
            </w:ins>
          </w:p>
        </w:tc>
      </w:tr>
      <w:tr w:rsidR="00046502" w:rsidRPr="004D2540" w14:paraId="5E0BAAC3" w14:textId="77777777" w:rsidTr="00046502">
        <w:trPr>
          <w:trHeight w:hRule="exact" w:val="203"/>
          <w:jc w:val="center"/>
          <w:ins w:id="1072"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14903EF" w14:textId="77777777" w:rsidR="00046502" w:rsidRPr="004D2540" w:rsidRDefault="00046502" w:rsidP="00046502">
            <w:pPr>
              <w:keepNext/>
              <w:keepLines/>
              <w:jc w:val="center"/>
              <w:rPr>
                <w:ins w:id="1073" w:author="作者"/>
                <w:rFonts w:ascii="Arial" w:hAnsi="Arial"/>
                <w:sz w:val="18"/>
                <w:szCs w:val="20"/>
              </w:rPr>
            </w:pPr>
            <w:ins w:id="1074" w:author="作者">
              <w:r w:rsidRPr="004D2540">
                <w:rPr>
                  <w:rFonts w:ascii="Arial" w:hAnsi="Arial"/>
                  <w:sz w:val="18"/>
                  <w:szCs w:val="20"/>
                </w:rPr>
                <w:t>13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928A950" w14:textId="77777777" w:rsidR="00046502" w:rsidRPr="000C0EF6" w:rsidRDefault="00046502" w:rsidP="00046502">
            <w:pPr>
              <w:pStyle w:val="NormalWeb"/>
              <w:spacing w:after="0"/>
              <w:jc w:val="center"/>
              <w:textAlignment w:val="center"/>
              <w:rPr>
                <w:ins w:id="1075" w:author="作者"/>
                <w:rFonts w:ascii="Calibri" w:hAnsi="Calibri" w:cs="Calibri"/>
                <w:sz w:val="16"/>
                <w:szCs w:val="36"/>
              </w:rPr>
            </w:pPr>
            <w:ins w:id="1076"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7F43275" w14:textId="77777777" w:rsidR="00046502" w:rsidRPr="000C0EF6" w:rsidRDefault="00046502" w:rsidP="00046502">
            <w:pPr>
              <w:pStyle w:val="NormalWeb"/>
              <w:spacing w:after="0"/>
              <w:jc w:val="center"/>
              <w:textAlignment w:val="center"/>
              <w:rPr>
                <w:ins w:id="1077" w:author="作者"/>
                <w:rFonts w:ascii="Calibri" w:hAnsi="Calibri" w:cs="Calibri"/>
                <w:sz w:val="16"/>
                <w:szCs w:val="36"/>
              </w:rPr>
            </w:pPr>
            <w:ins w:id="1078"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E40AEE3" w14:textId="77777777" w:rsidR="00046502" w:rsidRPr="000C0EF6" w:rsidRDefault="00046502" w:rsidP="00046502">
            <w:pPr>
              <w:pStyle w:val="NormalWeb"/>
              <w:spacing w:after="0"/>
              <w:jc w:val="center"/>
              <w:textAlignment w:val="center"/>
              <w:rPr>
                <w:ins w:id="1079" w:author="作者"/>
                <w:rFonts w:ascii="Calibri" w:hAnsi="Calibri" w:cs="Calibri"/>
                <w:sz w:val="16"/>
                <w:szCs w:val="36"/>
              </w:rPr>
            </w:pPr>
            <w:ins w:id="1080"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2820206" w14:textId="77777777" w:rsidR="00046502" w:rsidRPr="000C0EF6" w:rsidRDefault="00046502" w:rsidP="00046502">
            <w:pPr>
              <w:pStyle w:val="NormalWeb"/>
              <w:spacing w:after="0"/>
              <w:jc w:val="center"/>
              <w:textAlignment w:val="center"/>
              <w:rPr>
                <w:ins w:id="1081" w:author="作者"/>
                <w:rFonts w:ascii="Calibri" w:hAnsi="Calibri" w:cs="Calibri"/>
                <w:sz w:val="16"/>
                <w:szCs w:val="36"/>
              </w:rPr>
            </w:pPr>
            <w:ins w:id="1082"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0946590" w14:textId="77777777" w:rsidR="00046502" w:rsidRPr="000C0EF6" w:rsidRDefault="00046502" w:rsidP="00046502">
            <w:pPr>
              <w:pStyle w:val="NormalWeb"/>
              <w:spacing w:after="0"/>
              <w:jc w:val="center"/>
              <w:textAlignment w:val="center"/>
              <w:rPr>
                <w:ins w:id="1083" w:author="作者"/>
                <w:rFonts w:ascii="Calibri" w:hAnsi="Calibri" w:cs="Calibri"/>
                <w:sz w:val="16"/>
                <w:szCs w:val="36"/>
              </w:rPr>
            </w:pPr>
            <w:ins w:id="1084"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0926CC" w14:textId="77777777" w:rsidR="00046502" w:rsidRPr="000C0EF6" w:rsidRDefault="00046502" w:rsidP="00046502">
            <w:pPr>
              <w:pStyle w:val="NormalWeb"/>
              <w:spacing w:after="0"/>
              <w:jc w:val="center"/>
              <w:textAlignment w:val="center"/>
              <w:rPr>
                <w:ins w:id="1085" w:author="作者"/>
                <w:rFonts w:ascii="Calibri" w:hAnsi="Calibri" w:cs="Calibri"/>
                <w:sz w:val="16"/>
                <w:szCs w:val="36"/>
              </w:rPr>
            </w:pPr>
            <w:ins w:id="1086"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2221FA6" w14:textId="77777777" w:rsidR="00046502" w:rsidRPr="000C0EF6" w:rsidRDefault="00046502" w:rsidP="00046502">
            <w:pPr>
              <w:pStyle w:val="NormalWeb"/>
              <w:spacing w:after="0"/>
              <w:jc w:val="center"/>
              <w:textAlignment w:val="center"/>
              <w:rPr>
                <w:ins w:id="1087" w:author="作者"/>
                <w:rFonts w:ascii="Calibri" w:hAnsi="Calibri" w:cs="Calibri"/>
                <w:sz w:val="16"/>
                <w:szCs w:val="36"/>
              </w:rPr>
            </w:pPr>
            <w:ins w:id="1088"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224FE57" w14:textId="77777777" w:rsidR="00046502" w:rsidRPr="000C0EF6" w:rsidRDefault="00046502" w:rsidP="00046502">
            <w:pPr>
              <w:pStyle w:val="NormalWeb"/>
              <w:spacing w:after="0"/>
              <w:jc w:val="center"/>
              <w:textAlignment w:val="center"/>
              <w:rPr>
                <w:ins w:id="1089" w:author="作者"/>
                <w:rFonts w:ascii="Calibri" w:hAnsi="Calibri" w:cs="Calibri"/>
                <w:sz w:val="16"/>
                <w:szCs w:val="36"/>
              </w:rPr>
            </w:pPr>
            <w:ins w:id="1090"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03E440B" w14:textId="77777777" w:rsidR="00046502" w:rsidRPr="000C0EF6" w:rsidRDefault="00046502" w:rsidP="00046502">
            <w:pPr>
              <w:pStyle w:val="NormalWeb"/>
              <w:spacing w:after="0"/>
              <w:jc w:val="center"/>
              <w:textAlignment w:val="center"/>
              <w:rPr>
                <w:ins w:id="1091" w:author="作者"/>
                <w:rFonts w:ascii="Calibri" w:hAnsi="Calibri" w:cs="Calibri"/>
                <w:sz w:val="16"/>
                <w:szCs w:val="36"/>
              </w:rPr>
            </w:pPr>
            <w:ins w:id="1092"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C53E2D" w14:textId="77777777" w:rsidR="00046502" w:rsidRPr="000C0EF6" w:rsidRDefault="00046502" w:rsidP="00046502">
            <w:pPr>
              <w:pStyle w:val="NormalWeb"/>
              <w:spacing w:after="0"/>
              <w:jc w:val="center"/>
              <w:textAlignment w:val="center"/>
              <w:rPr>
                <w:ins w:id="1093" w:author="作者"/>
                <w:rFonts w:ascii="Calibri" w:hAnsi="Calibri" w:cs="Calibri"/>
                <w:sz w:val="16"/>
                <w:szCs w:val="36"/>
              </w:rPr>
            </w:pPr>
            <w:ins w:id="1094"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CEF1891" w14:textId="77777777" w:rsidR="00046502" w:rsidRPr="000C0EF6" w:rsidRDefault="00046502" w:rsidP="00046502">
            <w:pPr>
              <w:pStyle w:val="NormalWeb"/>
              <w:spacing w:after="0"/>
              <w:jc w:val="center"/>
              <w:textAlignment w:val="center"/>
              <w:rPr>
                <w:ins w:id="1095" w:author="作者"/>
                <w:rFonts w:ascii="Calibri" w:hAnsi="Calibri" w:cs="Calibri"/>
                <w:sz w:val="16"/>
                <w:szCs w:val="36"/>
              </w:rPr>
            </w:pPr>
            <w:ins w:id="1096" w:author="作者">
              <w:r w:rsidRPr="000C0EF6">
                <w:rPr>
                  <w:rFonts w:ascii="Calibri" w:hAnsi="Calibri" w:cs="Calibri"/>
                  <w:color w:val="000000"/>
                  <w:kern w:val="24"/>
                  <w:sz w:val="16"/>
                  <w:szCs w:val="21"/>
                </w:rPr>
                <w:t>-1</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B8E52CF" w14:textId="77777777" w:rsidR="00046502" w:rsidRPr="000C0EF6" w:rsidRDefault="00046502" w:rsidP="00046502">
            <w:pPr>
              <w:pStyle w:val="NormalWeb"/>
              <w:spacing w:after="0"/>
              <w:jc w:val="center"/>
              <w:textAlignment w:val="center"/>
              <w:rPr>
                <w:ins w:id="1097" w:author="作者"/>
                <w:rFonts w:ascii="Calibri" w:hAnsi="Calibri" w:cs="Calibri"/>
                <w:sz w:val="16"/>
                <w:szCs w:val="36"/>
              </w:rPr>
            </w:pPr>
            <w:ins w:id="1098" w:author="作者">
              <w:r w:rsidRPr="000C0EF6">
                <w:rPr>
                  <w:rFonts w:ascii="Calibri" w:hAnsi="Calibri" w:cs="Calibri"/>
                  <w:color w:val="000000"/>
                  <w:kern w:val="24"/>
                  <w:sz w:val="16"/>
                  <w:szCs w:val="21"/>
                </w:rPr>
                <w:t>-3</w:t>
              </w:r>
            </w:ins>
          </w:p>
        </w:tc>
      </w:tr>
      <w:tr w:rsidR="00046502" w:rsidRPr="004D2540" w14:paraId="321651A2" w14:textId="77777777" w:rsidTr="00046502">
        <w:trPr>
          <w:trHeight w:hRule="exact" w:val="203"/>
          <w:jc w:val="center"/>
          <w:ins w:id="1099"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0A2D356" w14:textId="77777777" w:rsidR="00046502" w:rsidRPr="004D2540" w:rsidRDefault="00046502" w:rsidP="00046502">
            <w:pPr>
              <w:keepNext/>
              <w:keepLines/>
              <w:jc w:val="center"/>
              <w:rPr>
                <w:ins w:id="1100" w:author="作者"/>
                <w:rFonts w:ascii="Arial" w:hAnsi="Arial"/>
                <w:sz w:val="18"/>
                <w:szCs w:val="20"/>
              </w:rPr>
            </w:pPr>
            <w:ins w:id="1101" w:author="作者">
              <w:r w:rsidRPr="004D2540">
                <w:rPr>
                  <w:rFonts w:ascii="Arial" w:hAnsi="Arial"/>
                  <w:sz w:val="18"/>
                  <w:szCs w:val="20"/>
                </w:rPr>
                <w:t>14</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1922B37" w14:textId="77777777" w:rsidR="00046502" w:rsidRPr="000C0EF6" w:rsidRDefault="00046502" w:rsidP="00046502">
            <w:pPr>
              <w:pStyle w:val="NormalWeb"/>
              <w:spacing w:after="0"/>
              <w:jc w:val="center"/>
              <w:textAlignment w:val="center"/>
              <w:rPr>
                <w:ins w:id="1102" w:author="作者"/>
                <w:rFonts w:ascii="Calibri" w:hAnsi="Calibri" w:cs="Calibri"/>
                <w:sz w:val="16"/>
                <w:szCs w:val="36"/>
              </w:rPr>
            </w:pPr>
            <w:ins w:id="1103"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F908D75" w14:textId="77777777" w:rsidR="00046502" w:rsidRPr="000C0EF6" w:rsidRDefault="00046502" w:rsidP="00046502">
            <w:pPr>
              <w:pStyle w:val="NormalWeb"/>
              <w:spacing w:after="0"/>
              <w:jc w:val="center"/>
              <w:textAlignment w:val="center"/>
              <w:rPr>
                <w:ins w:id="1104" w:author="作者"/>
                <w:rFonts w:ascii="Calibri" w:hAnsi="Calibri" w:cs="Calibri"/>
                <w:sz w:val="16"/>
                <w:szCs w:val="36"/>
              </w:rPr>
            </w:pPr>
            <w:ins w:id="110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78FBAD9" w14:textId="77777777" w:rsidR="00046502" w:rsidRPr="000C0EF6" w:rsidRDefault="00046502" w:rsidP="00046502">
            <w:pPr>
              <w:pStyle w:val="NormalWeb"/>
              <w:spacing w:after="0"/>
              <w:jc w:val="center"/>
              <w:textAlignment w:val="center"/>
              <w:rPr>
                <w:ins w:id="1106" w:author="作者"/>
                <w:rFonts w:ascii="Calibri" w:hAnsi="Calibri" w:cs="Calibri"/>
                <w:sz w:val="16"/>
                <w:szCs w:val="36"/>
              </w:rPr>
            </w:pPr>
            <w:ins w:id="1107"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FFFF34A" w14:textId="77777777" w:rsidR="00046502" w:rsidRPr="000C0EF6" w:rsidRDefault="00046502" w:rsidP="00046502">
            <w:pPr>
              <w:pStyle w:val="NormalWeb"/>
              <w:spacing w:after="0"/>
              <w:jc w:val="center"/>
              <w:textAlignment w:val="center"/>
              <w:rPr>
                <w:ins w:id="1108" w:author="作者"/>
                <w:rFonts w:ascii="Calibri" w:hAnsi="Calibri" w:cs="Calibri"/>
                <w:sz w:val="16"/>
                <w:szCs w:val="36"/>
              </w:rPr>
            </w:pPr>
            <w:ins w:id="1109"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92563A1" w14:textId="77777777" w:rsidR="00046502" w:rsidRPr="000C0EF6" w:rsidRDefault="00046502" w:rsidP="00046502">
            <w:pPr>
              <w:pStyle w:val="NormalWeb"/>
              <w:spacing w:after="0"/>
              <w:jc w:val="center"/>
              <w:textAlignment w:val="center"/>
              <w:rPr>
                <w:ins w:id="1110" w:author="作者"/>
                <w:rFonts w:ascii="Calibri" w:hAnsi="Calibri" w:cs="Calibri"/>
                <w:sz w:val="16"/>
                <w:szCs w:val="36"/>
              </w:rPr>
            </w:pPr>
            <w:ins w:id="1111"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A6BFA2B" w14:textId="77777777" w:rsidR="00046502" w:rsidRPr="000C0EF6" w:rsidRDefault="00046502" w:rsidP="00046502">
            <w:pPr>
              <w:pStyle w:val="NormalWeb"/>
              <w:spacing w:after="0"/>
              <w:jc w:val="center"/>
              <w:textAlignment w:val="center"/>
              <w:rPr>
                <w:ins w:id="1112" w:author="作者"/>
                <w:rFonts w:ascii="Calibri" w:hAnsi="Calibri" w:cs="Calibri"/>
                <w:sz w:val="16"/>
                <w:szCs w:val="36"/>
              </w:rPr>
            </w:pPr>
            <w:ins w:id="1113"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B6925ED" w14:textId="77777777" w:rsidR="00046502" w:rsidRPr="000C0EF6" w:rsidRDefault="00046502" w:rsidP="00046502">
            <w:pPr>
              <w:pStyle w:val="NormalWeb"/>
              <w:spacing w:after="0"/>
              <w:jc w:val="center"/>
              <w:textAlignment w:val="center"/>
              <w:rPr>
                <w:ins w:id="1114" w:author="作者"/>
                <w:rFonts w:ascii="Calibri" w:hAnsi="Calibri" w:cs="Calibri"/>
                <w:sz w:val="16"/>
                <w:szCs w:val="36"/>
              </w:rPr>
            </w:pPr>
            <w:ins w:id="111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BE0DAEC" w14:textId="77777777" w:rsidR="00046502" w:rsidRPr="000C0EF6" w:rsidRDefault="00046502" w:rsidP="00046502">
            <w:pPr>
              <w:pStyle w:val="NormalWeb"/>
              <w:spacing w:after="0"/>
              <w:jc w:val="center"/>
              <w:textAlignment w:val="center"/>
              <w:rPr>
                <w:ins w:id="1116" w:author="作者"/>
                <w:rFonts w:ascii="Calibri" w:hAnsi="Calibri" w:cs="Calibri"/>
                <w:sz w:val="16"/>
                <w:szCs w:val="36"/>
              </w:rPr>
            </w:pPr>
            <w:ins w:id="111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C3B8A2B" w14:textId="77777777" w:rsidR="00046502" w:rsidRPr="000C0EF6" w:rsidRDefault="00046502" w:rsidP="00046502">
            <w:pPr>
              <w:pStyle w:val="NormalWeb"/>
              <w:spacing w:after="0"/>
              <w:jc w:val="center"/>
              <w:textAlignment w:val="center"/>
              <w:rPr>
                <w:ins w:id="1118" w:author="作者"/>
                <w:rFonts w:ascii="Calibri" w:hAnsi="Calibri" w:cs="Calibri"/>
                <w:sz w:val="16"/>
                <w:szCs w:val="36"/>
              </w:rPr>
            </w:pPr>
            <w:ins w:id="1119"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33065F9" w14:textId="77777777" w:rsidR="00046502" w:rsidRPr="000C0EF6" w:rsidRDefault="00046502" w:rsidP="00046502">
            <w:pPr>
              <w:pStyle w:val="NormalWeb"/>
              <w:spacing w:after="0"/>
              <w:jc w:val="center"/>
              <w:textAlignment w:val="center"/>
              <w:rPr>
                <w:ins w:id="1120" w:author="作者"/>
                <w:rFonts w:ascii="Calibri" w:hAnsi="Calibri" w:cs="Calibri"/>
                <w:sz w:val="16"/>
                <w:szCs w:val="36"/>
              </w:rPr>
            </w:pPr>
            <w:ins w:id="1121"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2C4A678" w14:textId="77777777" w:rsidR="00046502" w:rsidRPr="000C0EF6" w:rsidRDefault="00046502" w:rsidP="00046502">
            <w:pPr>
              <w:pStyle w:val="NormalWeb"/>
              <w:spacing w:after="0"/>
              <w:jc w:val="center"/>
              <w:textAlignment w:val="center"/>
              <w:rPr>
                <w:ins w:id="1122" w:author="作者"/>
                <w:rFonts w:ascii="Calibri" w:hAnsi="Calibri" w:cs="Calibri"/>
                <w:sz w:val="16"/>
                <w:szCs w:val="36"/>
              </w:rPr>
            </w:pPr>
            <w:ins w:id="1123" w:author="作者">
              <w:r w:rsidRPr="000C0EF6">
                <w:rPr>
                  <w:rFonts w:ascii="Calibri" w:hAnsi="Calibri" w:cs="Calibri"/>
                  <w:color w:val="000000"/>
                  <w:kern w:val="24"/>
                  <w:sz w:val="16"/>
                  <w:szCs w:val="21"/>
                </w:rPr>
                <w:t>-1</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D333F74" w14:textId="77777777" w:rsidR="00046502" w:rsidRPr="000C0EF6" w:rsidRDefault="00046502" w:rsidP="00046502">
            <w:pPr>
              <w:pStyle w:val="NormalWeb"/>
              <w:spacing w:after="0"/>
              <w:jc w:val="center"/>
              <w:textAlignment w:val="center"/>
              <w:rPr>
                <w:ins w:id="1124" w:author="作者"/>
                <w:rFonts w:ascii="Calibri" w:hAnsi="Calibri" w:cs="Calibri"/>
                <w:sz w:val="16"/>
                <w:szCs w:val="36"/>
              </w:rPr>
            </w:pPr>
            <w:ins w:id="1125" w:author="作者">
              <w:r w:rsidRPr="000C0EF6">
                <w:rPr>
                  <w:rFonts w:ascii="Calibri" w:hAnsi="Calibri" w:cs="Calibri"/>
                  <w:color w:val="000000"/>
                  <w:kern w:val="24"/>
                  <w:sz w:val="16"/>
                  <w:szCs w:val="21"/>
                </w:rPr>
                <w:t>3</w:t>
              </w:r>
            </w:ins>
          </w:p>
        </w:tc>
      </w:tr>
      <w:tr w:rsidR="00046502" w:rsidRPr="004D2540" w14:paraId="712A91CB" w14:textId="77777777" w:rsidTr="00046502">
        <w:trPr>
          <w:trHeight w:hRule="exact" w:val="203"/>
          <w:jc w:val="center"/>
          <w:ins w:id="1126"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D467D82" w14:textId="77777777" w:rsidR="00046502" w:rsidRPr="004D2540" w:rsidRDefault="00046502" w:rsidP="00046502">
            <w:pPr>
              <w:keepNext/>
              <w:keepLines/>
              <w:jc w:val="center"/>
              <w:rPr>
                <w:ins w:id="1127" w:author="作者"/>
                <w:rFonts w:ascii="Arial" w:hAnsi="Arial"/>
                <w:sz w:val="18"/>
                <w:szCs w:val="20"/>
              </w:rPr>
            </w:pPr>
            <w:ins w:id="1128" w:author="作者">
              <w:r w:rsidRPr="004D2540">
                <w:rPr>
                  <w:rFonts w:ascii="Arial" w:hAnsi="Arial"/>
                  <w:sz w:val="18"/>
                  <w:szCs w:val="20"/>
                </w:rPr>
                <w:t>15</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449ACE8" w14:textId="77777777" w:rsidR="00046502" w:rsidRPr="000C0EF6" w:rsidRDefault="00046502" w:rsidP="00046502">
            <w:pPr>
              <w:pStyle w:val="NormalWeb"/>
              <w:spacing w:after="0"/>
              <w:jc w:val="center"/>
              <w:textAlignment w:val="center"/>
              <w:rPr>
                <w:ins w:id="1129" w:author="作者"/>
                <w:rFonts w:ascii="Calibri" w:hAnsi="Calibri" w:cs="Calibri"/>
                <w:sz w:val="16"/>
                <w:szCs w:val="36"/>
              </w:rPr>
            </w:pPr>
            <w:ins w:id="113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97B2178" w14:textId="77777777" w:rsidR="00046502" w:rsidRPr="000C0EF6" w:rsidRDefault="00046502" w:rsidP="00046502">
            <w:pPr>
              <w:pStyle w:val="NormalWeb"/>
              <w:spacing w:after="0"/>
              <w:jc w:val="center"/>
              <w:textAlignment w:val="center"/>
              <w:rPr>
                <w:ins w:id="1131" w:author="作者"/>
                <w:rFonts w:ascii="Calibri" w:hAnsi="Calibri" w:cs="Calibri"/>
                <w:sz w:val="16"/>
                <w:szCs w:val="36"/>
              </w:rPr>
            </w:pPr>
            <w:ins w:id="1132"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BF9C42" w14:textId="77777777" w:rsidR="00046502" w:rsidRPr="000C0EF6" w:rsidRDefault="00046502" w:rsidP="00046502">
            <w:pPr>
              <w:pStyle w:val="NormalWeb"/>
              <w:spacing w:after="0"/>
              <w:jc w:val="center"/>
              <w:textAlignment w:val="center"/>
              <w:rPr>
                <w:ins w:id="1133" w:author="作者"/>
                <w:rFonts w:ascii="Calibri" w:hAnsi="Calibri" w:cs="Calibri"/>
                <w:sz w:val="16"/>
                <w:szCs w:val="36"/>
              </w:rPr>
            </w:pPr>
            <w:ins w:id="1134"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DA7B7F" w14:textId="77777777" w:rsidR="00046502" w:rsidRPr="000C0EF6" w:rsidRDefault="00046502" w:rsidP="00046502">
            <w:pPr>
              <w:pStyle w:val="NormalWeb"/>
              <w:spacing w:after="0"/>
              <w:jc w:val="center"/>
              <w:textAlignment w:val="center"/>
              <w:rPr>
                <w:ins w:id="1135" w:author="作者"/>
                <w:rFonts w:ascii="Calibri" w:hAnsi="Calibri" w:cs="Calibri"/>
                <w:sz w:val="16"/>
                <w:szCs w:val="36"/>
              </w:rPr>
            </w:pPr>
            <w:ins w:id="1136"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C0AA13" w14:textId="77777777" w:rsidR="00046502" w:rsidRPr="000C0EF6" w:rsidRDefault="00046502" w:rsidP="00046502">
            <w:pPr>
              <w:pStyle w:val="NormalWeb"/>
              <w:spacing w:after="0"/>
              <w:jc w:val="center"/>
              <w:textAlignment w:val="center"/>
              <w:rPr>
                <w:ins w:id="1137" w:author="作者"/>
                <w:rFonts w:ascii="Calibri" w:hAnsi="Calibri" w:cs="Calibri"/>
                <w:sz w:val="16"/>
                <w:szCs w:val="36"/>
              </w:rPr>
            </w:pPr>
            <w:ins w:id="1138"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A498D52" w14:textId="77777777" w:rsidR="00046502" w:rsidRPr="000C0EF6" w:rsidRDefault="00046502" w:rsidP="00046502">
            <w:pPr>
              <w:pStyle w:val="NormalWeb"/>
              <w:spacing w:after="0"/>
              <w:jc w:val="center"/>
              <w:textAlignment w:val="center"/>
              <w:rPr>
                <w:ins w:id="1139" w:author="作者"/>
                <w:rFonts w:ascii="Calibri" w:hAnsi="Calibri" w:cs="Calibri"/>
                <w:sz w:val="16"/>
                <w:szCs w:val="36"/>
              </w:rPr>
            </w:pPr>
            <w:ins w:id="114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2BF4459" w14:textId="77777777" w:rsidR="00046502" w:rsidRPr="000C0EF6" w:rsidRDefault="00046502" w:rsidP="00046502">
            <w:pPr>
              <w:pStyle w:val="NormalWeb"/>
              <w:spacing w:after="0"/>
              <w:jc w:val="center"/>
              <w:textAlignment w:val="center"/>
              <w:rPr>
                <w:ins w:id="1141" w:author="作者"/>
                <w:rFonts w:ascii="Calibri" w:hAnsi="Calibri" w:cs="Calibri"/>
                <w:sz w:val="16"/>
                <w:szCs w:val="36"/>
              </w:rPr>
            </w:pPr>
            <w:ins w:id="114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EAE080F" w14:textId="77777777" w:rsidR="00046502" w:rsidRPr="000C0EF6" w:rsidRDefault="00046502" w:rsidP="00046502">
            <w:pPr>
              <w:pStyle w:val="NormalWeb"/>
              <w:spacing w:after="0"/>
              <w:jc w:val="center"/>
              <w:textAlignment w:val="center"/>
              <w:rPr>
                <w:ins w:id="1143" w:author="作者"/>
                <w:rFonts w:ascii="Calibri" w:hAnsi="Calibri" w:cs="Calibri"/>
                <w:sz w:val="16"/>
                <w:szCs w:val="36"/>
              </w:rPr>
            </w:pPr>
            <w:ins w:id="1144"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781FB5" w14:textId="77777777" w:rsidR="00046502" w:rsidRPr="000C0EF6" w:rsidRDefault="00046502" w:rsidP="00046502">
            <w:pPr>
              <w:pStyle w:val="NormalWeb"/>
              <w:spacing w:after="0"/>
              <w:jc w:val="center"/>
              <w:textAlignment w:val="center"/>
              <w:rPr>
                <w:ins w:id="1145" w:author="作者"/>
                <w:rFonts w:ascii="Calibri" w:hAnsi="Calibri" w:cs="Calibri"/>
                <w:sz w:val="16"/>
                <w:szCs w:val="36"/>
              </w:rPr>
            </w:pPr>
            <w:ins w:id="1146"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C65510C" w14:textId="77777777" w:rsidR="00046502" w:rsidRPr="000C0EF6" w:rsidRDefault="00046502" w:rsidP="00046502">
            <w:pPr>
              <w:pStyle w:val="NormalWeb"/>
              <w:spacing w:after="0"/>
              <w:jc w:val="center"/>
              <w:textAlignment w:val="center"/>
              <w:rPr>
                <w:ins w:id="1147" w:author="作者"/>
                <w:rFonts w:ascii="Calibri" w:hAnsi="Calibri" w:cs="Calibri"/>
                <w:sz w:val="16"/>
                <w:szCs w:val="36"/>
              </w:rPr>
            </w:pPr>
            <w:ins w:id="1148"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E32195" w14:textId="77777777" w:rsidR="00046502" w:rsidRPr="000C0EF6" w:rsidRDefault="00046502" w:rsidP="00046502">
            <w:pPr>
              <w:pStyle w:val="NormalWeb"/>
              <w:spacing w:after="0"/>
              <w:jc w:val="center"/>
              <w:textAlignment w:val="center"/>
              <w:rPr>
                <w:ins w:id="1149" w:author="作者"/>
                <w:rFonts w:ascii="Calibri" w:hAnsi="Calibri" w:cs="Calibri"/>
                <w:sz w:val="16"/>
                <w:szCs w:val="36"/>
              </w:rPr>
            </w:pPr>
            <w:ins w:id="1150" w:author="作者">
              <w:r w:rsidRPr="000C0EF6">
                <w:rPr>
                  <w:rFonts w:ascii="Calibri" w:hAnsi="Calibri" w:cs="Calibri"/>
                  <w:color w:val="000000"/>
                  <w:kern w:val="24"/>
                  <w:sz w:val="16"/>
                  <w:szCs w:val="21"/>
                </w:rPr>
                <w:t>1</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58C4473" w14:textId="77777777" w:rsidR="00046502" w:rsidRPr="000C0EF6" w:rsidRDefault="00046502" w:rsidP="00046502">
            <w:pPr>
              <w:pStyle w:val="NormalWeb"/>
              <w:spacing w:after="0"/>
              <w:jc w:val="center"/>
              <w:textAlignment w:val="center"/>
              <w:rPr>
                <w:ins w:id="1151" w:author="作者"/>
                <w:rFonts w:ascii="Calibri" w:hAnsi="Calibri" w:cs="Calibri"/>
                <w:sz w:val="16"/>
                <w:szCs w:val="36"/>
              </w:rPr>
            </w:pPr>
            <w:ins w:id="1152" w:author="作者">
              <w:r w:rsidRPr="000C0EF6">
                <w:rPr>
                  <w:rFonts w:ascii="Calibri" w:hAnsi="Calibri" w:cs="Calibri"/>
                  <w:color w:val="000000"/>
                  <w:kern w:val="24"/>
                  <w:sz w:val="16"/>
                  <w:szCs w:val="21"/>
                </w:rPr>
                <w:t>-3</w:t>
              </w:r>
            </w:ins>
          </w:p>
        </w:tc>
      </w:tr>
      <w:tr w:rsidR="00046502" w:rsidRPr="004D2540" w14:paraId="79296CBB" w14:textId="77777777" w:rsidTr="00046502">
        <w:trPr>
          <w:trHeight w:hRule="exact" w:val="203"/>
          <w:jc w:val="center"/>
          <w:ins w:id="1153"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928046C" w14:textId="77777777" w:rsidR="00046502" w:rsidRPr="004D2540" w:rsidRDefault="00046502" w:rsidP="00046502">
            <w:pPr>
              <w:keepNext/>
              <w:keepLines/>
              <w:jc w:val="center"/>
              <w:rPr>
                <w:ins w:id="1154" w:author="作者"/>
                <w:rFonts w:ascii="Arial" w:hAnsi="Arial"/>
                <w:sz w:val="18"/>
                <w:szCs w:val="20"/>
              </w:rPr>
            </w:pPr>
            <w:ins w:id="1155" w:author="作者">
              <w:r w:rsidRPr="004D2540">
                <w:rPr>
                  <w:rFonts w:ascii="Arial" w:hAnsi="Arial"/>
                  <w:sz w:val="18"/>
                  <w:szCs w:val="20"/>
                </w:rPr>
                <w:t>16</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F3E5775" w14:textId="77777777" w:rsidR="00046502" w:rsidRPr="000C0EF6" w:rsidRDefault="00046502" w:rsidP="00046502">
            <w:pPr>
              <w:pStyle w:val="NormalWeb"/>
              <w:spacing w:after="0"/>
              <w:jc w:val="center"/>
              <w:textAlignment w:val="center"/>
              <w:rPr>
                <w:ins w:id="1156" w:author="作者"/>
                <w:rFonts w:ascii="Calibri" w:hAnsi="Calibri" w:cs="Calibri"/>
                <w:sz w:val="16"/>
                <w:szCs w:val="36"/>
              </w:rPr>
            </w:pPr>
            <w:ins w:id="115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AE147E" w14:textId="77777777" w:rsidR="00046502" w:rsidRPr="000C0EF6" w:rsidRDefault="00046502" w:rsidP="00046502">
            <w:pPr>
              <w:pStyle w:val="NormalWeb"/>
              <w:spacing w:after="0"/>
              <w:jc w:val="center"/>
              <w:textAlignment w:val="center"/>
              <w:rPr>
                <w:ins w:id="1158" w:author="作者"/>
                <w:rFonts w:ascii="Calibri" w:hAnsi="Calibri" w:cs="Calibri"/>
                <w:sz w:val="16"/>
                <w:szCs w:val="36"/>
              </w:rPr>
            </w:pPr>
            <w:ins w:id="1159"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25522AE" w14:textId="77777777" w:rsidR="00046502" w:rsidRPr="000C0EF6" w:rsidRDefault="00046502" w:rsidP="00046502">
            <w:pPr>
              <w:pStyle w:val="NormalWeb"/>
              <w:spacing w:after="0"/>
              <w:jc w:val="center"/>
              <w:textAlignment w:val="center"/>
              <w:rPr>
                <w:ins w:id="1160" w:author="作者"/>
                <w:rFonts w:ascii="Calibri" w:hAnsi="Calibri" w:cs="Calibri"/>
                <w:sz w:val="16"/>
                <w:szCs w:val="36"/>
              </w:rPr>
            </w:pPr>
            <w:ins w:id="1161"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7203F43" w14:textId="77777777" w:rsidR="00046502" w:rsidRPr="000C0EF6" w:rsidRDefault="00046502" w:rsidP="00046502">
            <w:pPr>
              <w:pStyle w:val="NormalWeb"/>
              <w:spacing w:after="0"/>
              <w:jc w:val="center"/>
              <w:textAlignment w:val="center"/>
              <w:rPr>
                <w:ins w:id="1162" w:author="作者"/>
                <w:rFonts w:ascii="Calibri" w:hAnsi="Calibri" w:cs="Calibri"/>
                <w:sz w:val="16"/>
                <w:szCs w:val="36"/>
              </w:rPr>
            </w:pPr>
            <w:ins w:id="1163"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B279CD7" w14:textId="77777777" w:rsidR="00046502" w:rsidRPr="000C0EF6" w:rsidRDefault="00046502" w:rsidP="00046502">
            <w:pPr>
              <w:pStyle w:val="NormalWeb"/>
              <w:spacing w:after="0"/>
              <w:jc w:val="center"/>
              <w:textAlignment w:val="center"/>
              <w:rPr>
                <w:ins w:id="1164" w:author="作者"/>
                <w:rFonts w:ascii="Calibri" w:hAnsi="Calibri" w:cs="Calibri"/>
                <w:sz w:val="16"/>
                <w:szCs w:val="36"/>
              </w:rPr>
            </w:pPr>
            <w:ins w:id="1165"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9B8EA74" w14:textId="77777777" w:rsidR="00046502" w:rsidRPr="000C0EF6" w:rsidRDefault="00046502" w:rsidP="00046502">
            <w:pPr>
              <w:pStyle w:val="NormalWeb"/>
              <w:spacing w:after="0"/>
              <w:jc w:val="center"/>
              <w:textAlignment w:val="center"/>
              <w:rPr>
                <w:ins w:id="1166" w:author="作者"/>
                <w:rFonts w:ascii="Calibri" w:hAnsi="Calibri" w:cs="Calibri"/>
                <w:sz w:val="16"/>
                <w:szCs w:val="36"/>
              </w:rPr>
            </w:pPr>
            <w:ins w:id="1167"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60731D8" w14:textId="77777777" w:rsidR="00046502" w:rsidRPr="000C0EF6" w:rsidRDefault="00046502" w:rsidP="00046502">
            <w:pPr>
              <w:pStyle w:val="NormalWeb"/>
              <w:spacing w:after="0"/>
              <w:jc w:val="center"/>
              <w:textAlignment w:val="center"/>
              <w:rPr>
                <w:ins w:id="1168" w:author="作者"/>
                <w:rFonts w:ascii="Calibri" w:hAnsi="Calibri" w:cs="Calibri"/>
                <w:sz w:val="16"/>
                <w:szCs w:val="36"/>
              </w:rPr>
            </w:pPr>
            <w:ins w:id="1169"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D0FECCE" w14:textId="77777777" w:rsidR="00046502" w:rsidRPr="000C0EF6" w:rsidRDefault="00046502" w:rsidP="00046502">
            <w:pPr>
              <w:pStyle w:val="NormalWeb"/>
              <w:spacing w:after="0"/>
              <w:jc w:val="center"/>
              <w:textAlignment w:val="center"/>
              <w:rPr>
                <w:ins w:id="1170" w:author="作者"/>
                <w:rFonts w:ascii="Calibri" w:hAnsi="Calibri" w:cs="Calibri"/>
                <w:sz w:val="16"/>
                <w:szCs w:val="36"/>
              </w:rPr>
            </w:pPr>
            <w:ins w:id="1171"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6FC83A9" w14:textId="77777777" w:rsidR="00046502" w:rsidRPr="000C0EF6" w:rsidRDefault="00046502" w:rsidP="00046502">
            <w:pPr>
              <w:pStyle w:val="NormalWeb"/>
              <w:spacing w:after="0"/>
              <w:jc w:val="center"/>
              <w:textAlignment w:val="center"/>
              <w:rPr>
                <w:ins w:id="1172" w:author="作者"/>
                <w:rFonts w:ascii="Calibri" w:hAnsi="Calibri" w:cs="Calibri"/>
                <w:sz w:val="16"/>
                <w:szCs w:val="36"/>
              </w:rPr>
            </w:pPr>
            <w:ins w:id="1173"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053C8A7" w14:textId="77777777" w:rsidR="00046502" w:rsidRPr="000C0EF6" w:rsidRDefault="00046502" w:rsidP="00046502">
            <w:pPr>
              <w:pStyle w:val="NormalWeb"/>
              <w:spacing w:after="0"/>
              <w:jc w:val="center"/>
              <w:textAlignment w:val="center"/>
              <w:rPr>
                <w:ins w:id="1174" w:author="作者"/>
                <w:rFonts w:ascii="Calibri" w:hAnsi="Calibri" w:cs="Calibri"/>
                <w:sz w:val="16"/>
                <w:szCs w:val="36"/>
              </w:rPr>
            </w:pPr>
            <w:ins w:id="1175"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9459BD8" w14:textId="77777777" w:rsidR="00046502" w:rsidRPr="000C0EF6" w:rsidRDefault="00046502" w:rsidP="00046502">
            <w:pPr>
              <w:pStyle w:val="NormalWeb"/>
              <w:spacing w:after="0"/>
              <w:jc w:val="center"/>
              <w:textAlignment w:val="center"/>
              <w:rPr>
                <w:ins w:id="1176" w:author="作者"/>
                <w:rFonts w:ascii="Calibri" w:hAnsi="Calibri" w:cs="Calibri"/>
                <w:sz w:val="16"/>
                <w:szCs w:val="36"/>
              </w:rPr>
            </w:pPr>
            <w:ins w:id="1177" w:author="作者">
              <w:r w:rsidRPr="000C0EF6">
                <w:rPr>
                  <w:rFonts w:ascii="Calibri" w:hAnsi="Calibri" w:cs="Calibri"/>
                  <w:color w:val="000000"/>
                  <w:kern w:val="24"/>
                  <w:sz w:val="16"/>
                  <w:szCs w:val="21"/>
                </w:rPr>
                <w:t>-3</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E785388" w14:textId="77777777" w:rsidR="00046502" w:rsidRPr="000C0EF6" w:rsidRDefault="00046502" w:rsidP="00046502">
            <w:pPr>
              <w:pStyle w:val="NormalWeb"/>
              <w:spacing w:after="0"/>
              <w:jc w:val="center"/>
              <w:textAlignment w:val="center"/>
              <w:rPr>
                <w:ins w:id="1178" w:author="作者"/>
                <w:rFonts w:ascii="Calibri" w:hAnsi="Calibri" w:cs="Calibri"/>
                <w:sz w:val="16"/>
                <w:szCs w:val="36"/>
              </w:rPr>
            </w:pPr>
            <w:ins w:id="1179" w:author="作者">
              <w:r w:rsidRPr="000C0EF6">
                <w:rPr>
                  <w:rFonts w:ascii="Calibri" w:hAnsi="Calibri" w:cs="Calibri"/>
                  <w:color w:val="000000"/>
                  <w:kern w:val="24"/>
                  <w:sz w:val="16"/>
                  <w:szCs w:val="21"/>
                </w:rPr>
                <w:t>1</w:t>
              </w:r>
            </w:ins>
          </w:p>
        </w:tc>
      </w:tr>
      <w:tr w:rsidR="00046502" w:rsidRPr="004D2540" w14:paraId="5C6B9115" w14:textId="77777777" w:rsidTr="00046502">
        <w:trPr>
          <w:trHeight w:hRule="exact" w:val="203"/>
          <w:jc w:val="center"/>
          <w:ins w:id="1180"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53D4A74" w14:textId="77777777" w:rsidR="00046502" w:rsidRPr="004D2540" w:rsidRDefault="00046502" w:rsidP="00046502">
            <w:pPr>
              <w:keepNext/>
              <w:keepLines/>
              <w:jc w:val="center"/>
              <w:rPr>
                <w:ins w:id="1181" w:author="作者"/>
                <w:rFonts w:ascii="Arial" w:hAnsi="Arial"/>
                <w:sz w:val="18"/>
                <w:szCs w:val="20"/>
              </w:rPr>
            </w:pPr>
            <w:ins w:id="1182" w:author="作者">
              <w:r w:rsidRPr="004D2540">
                <w:rPr>
                  <w:rFonts w:ascii="Arial" w:hAnsi="Arial"/>
                  <w:sz w:val="18"/>
                  <w:szCs w:val="20"/>
                </w:rPr>
                <w:t>17</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B5E1C2E" w14:textId="77777777" w:rsidR="00046502" w:rsidRPr="000C0EF6" w:rsidRDefault="00046502" w:rsidP="00046502">
            <w:pPr>
              <w:pStyle w:val="NormalWeb"/>
              <w:spacing w:after="0"/>
              <w:jc w:val="center"/>
              <w:textAlignment w:val="center"/>
              <w:rPr>
                <w:ins w:id="1183" w:author="作者"/>
                <w:rFonts w:ascii="Calibri" w:hAnsi="Calibri" w:cs="Calibri"/>
                <w:sz w:val="16"/>
                <w:szCs w:val="36"/>
              </w:rPr>
            </w:pPr>
            <w:ins w:id="1184"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46BFAF6" w14:textId="77777777" w:rsidR="00046502" w:rsidRPr="000C0EF6" w:rsidRDefault="00046502" w:rsidP="00046502">
            <w:pPr>
              <w:pStyle w:val="NormalWeb"/>
              <w:spacing w:after="0"/>
              <w:jc w:val="center"/>
              <w:textAlignment w:val="center"/>
              <w:rPr>
                <w:ins w:id="1185" w:author="作者"/>
                <w:rFonts w:ascii="Calibri" w:hAnsi="Calibri" w:cs="Calibri"/>
                <w:sz w:val="16"/>
                <w:szCs w:val="36"/>
              </w:rPr>
            </w:pPr>
            <w:ins w:id="1186"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D877892" w14:textId="77777777" w:rsidR="00046502" w:rsidRPr="000C0EF6" w:rsidRDefault="00046502" w:rsidP="00046502">
            <w:pPr>
              <w:pStyle w:val="NormalWeb"/>
              <w:spacing w:after="0"/>
              <w:jc w:val="center"/>
              <w:textAlignment w:val="center"/>
              <w:rPr>
                <w:ins w:id="1187" w:author="作者"/>
                <w:rFonts w:ascii="Calibri" w:hAnsi="Calibri" w:cs="Calibri"/>
                <w:sz w:val="16"/>
                <w:szCs w:val="36"/>
              </w:rPr>
            </w:pPr>
            <w:ins w:id="1188"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12964A3" w14:textId="77777777" w:rsidR="00046502" w:rsidRPr="000C0EF6" w:rsidRDefault="00046502" w:rsidP="00046502">
            <w:pPr>
              <w:pStyle w:val="NormalWeb"/>
              <w:spacing w:after="0"/>
              <w:jc w:val="center"/>
              <w:textAlignment w:val="center"/>
              <w:rPr>
                <w:ins w:id="1189" w:author="作者"/>
                <w:rFonts w:ascii="Calibri" w:hAnsi="Calibri" w:cs="Calibri"/>
                <w:sz w:val="16"/>
                <w:szCs w:val="36"/>
              </w:rPr>
            </w:pPr>
            <w:ins w:id="1190"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C0694C3" w14:textId="77777777" w:rsidR="00046502" w:rsidRPr="000C0EF6" w:rsidRDefault="00046502" w:rsidP="00046502">
            <w:pPr>
              <w:pStyle w:val="NormalWeb"/>
              <w:spacing w:after="0"/>
              <w:jc w:val="center"/>
              <w:textAlignment w:val="center"/>
              <w:rPr>
                <w:ins w:id="1191" w:author="作者"/>
                <w:rFonts w:ascii="Calibri" w:hAnsi="Calibri" w:cs="Calibri"/>
                <w:sz w:val="16"/>
                <w:szCs w:val="36"/>
              </w:rPr>
            </w:pPr>
            <w:ins w:id="1192"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385C49F" w14:textId="77777777" w:rsidR="00046502" w:rsidRPr="000C0EF6" w:rsidRDefault="00046502" w:rsidP="00046502">
            <w:pPr>
              <w:pStyle w:val="NormalWeb"/>
              <w:spacing w:after="0"/>
              <w:jc w:val="center"/>
              <w:textAlignment w:val="center"/>
              <w:rPr>
                <w:ins w:id="1193" w:author="作者"/>
                <w:rFonts w:ascii="Calibri" w:hAnsi="Calibri" w:cs="Calibri"/>
                <w:sz w:val="16"/>
                <w:szCs w:val="36"/>
              </w:rPr>
            </w:pPr>
            <w:ins w:id="1194"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D4E20D" w14:textId="77777777" w:rsidR="00046502" w:rsidRPr="000C0EF6" w:rsidRDefault="00046502" w:rsidP="00046502">
            <w:pPr>
              <w:pStyle w:val="NormalWeb"/>
              <w:spacing w:after="0"/>
              <w:jc w:val="center"/>
              <w:textAlignment w:val="center"/>
              <w:rPr>
                <w:ins w:id="1195" w:author="作者"/>
                <w:rFonts w:ascii="Calibri" w:hAnsi="Calibri" w:cs="Calibri"/>
                <w:sz w:val="16"/>
                <w:szCs w:val="36"/>
              </w:rPr>
            </w:pPr>
            <w:ins w:id="1196"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F0E1D8" w14:textId="77777777" w:rsidR="00046502" w:rsidRPr="000C0EF6" w:rsidRDefault="00046502" w:rsidP="00046502">
            <w:pPr>
              <w:pStyle w:val="NormalWeb"/>
              <w:spacing w:after="0"/>
              <w:jc w:val="center"/>
              <w:textAlignment w:val="center"/>
              <w:rPr>
                <w:ins w:id="1197" w:author="作者"/>
                <w:rFonts w:ascii="Calibri" w:hAnsi="Calibri" w:cs="Calibri"/>
                <w:sz w:val="16"/>
                <w:szCs w:val="36"/>
              </w:rPr>
            </w:pPr>
            <w:ins w:id="1198"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614DC21" w14:textId="77777777" w:rsidR="00046502" w:rsidRPr="000C0EF6" w:rsidRDefault="00046502" w:rsidP="00046502">
            <w:pPr>
              <w:pStyle w:val="NormalWeb"/>
              <w:spacing w:after="0"/>
              <w:jc w:val="center"/>
              <w:textAlignment w:val="center"/>
              <w:rPr>
                <w:ins w:id="1199" w:author="作者"/>
                <w:rFonts w:ascii="Calibri" w:hAnsi="Calibri" w:cs="Calibri"/>
                <w:sz w:val="16"/>
                <w:szCs w:val="36"/>
              </w:rPr>
            </w:pPr>
            <w:ins w:id="1200"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4DD4D2" w14:textId="77777777" w:rsidR="00046502" w:rsidRPr="000C0EF6" w:rsidRDefault="00046502" w:rsidP="00046502">
            <w:pPr>
              <w:pStyle w:val="NormalWeb"/>
              <w:spacing w:after="0"/>
              <w:jc w:val="center"/>
              <w:textAlignment w:val="center"/>
              <w:rPr>
                <w:ins w:id="1201" w:author="作者"/>
                <w:rFonts w:ascii="Calibri" w:hAnsi="Calibri" w:cs="Calibri"/>
                <w:sz w:val="16"/>
                <w:szCs w:val="36"/>
              </w:rPr>
            </w:pPr>
            <w:ins w:id="120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9EA7FA4" w14:textId="77777777" w:rsidR="00046502" w:rsidRPr="000C0EF6" w:rsidRDefault="00046502" w:rsidP="00046502">
            <w:pPr>
              <w:pStyle w:val="NormalWeb"/>
              <w:spacing w:after="0"/>
              <w:jc w:val="center"/>
              <w:textAlignment w:val="center"/>
              <w:rPr>
                <w:ins w:id="1203" w:author="作者"/>
                <w:rFonts w:ascii="Calibri" w:hAnsi="Calibri" w:cs="Calibri"/>
                <w:sz w:val="16"/>
                <w:szCs w:val="36"/>
              </w:rPr>
            </w:pPr>
            <w:ins w:id="1204" w:author="作者">
              <w:r w:rsidRPr="000C0EF6">
                <w:rPr>
                  <w:rFonts w:ascii="Calibri" w:hAnsi="Calibri" w:cs="Calibri"/>
                  <w:color w:val="000000"/>
                  <w:kern w:val="24"/>
                  <w:sz w:val="16"/>
                  <w:szCs w:val="21"/>
                </w:rPr>
                <w:t>1</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42F7A16" w14:textId="77777777" w:rsidR="00046502" w:rsidRPr="000C0EF6" w:rsidRDefault="00046502" w:rsidP="00046502">
            <w:pPr>
              <w:pStyle w:val="NormalWeb"/>
              <w:spacing w:after="0"/>
              <w:jc w:val="center"/>
              <w:textAlignment w:val="center"/>
              <w:rPr>
                <w:ins w:id="1205" w:author="作者"/>
                <w:rFonts w:ascii="Calibri" w:hAnsi="Calibri" w:cs="Calibri"/>
                <w:sz w:val="16"/>
                <w:szCs w:val="36"/>
              </w:rPr>
            </w:pPr>
            <w:ins w:id="1206" w:author="作者">
              <w:r w:rsidRPr="000C0EF6">
                <w:rPr>
                  <w:rFonts w:ascii="Calibri" w:hAnsi="Calibri" w:cs="Calibri"/>
                  <w:color w:val="000000"/>
                  <w:kern w:val="24"/>
                  <w:sz w:val="16"/>
                  <w:szCs w:val="21"/>
                </w:rPr>
                <w:t>-3</w:t>
              </w:r>
            </w:ins>
          </w:p>
        </w:tc>
      </w:tr>
      <w:tr w:rsidR="00046502" w:rsidRPr="004D2540" w14:paraId="5C22E7C2" w14:textId="77777777" w:rsidTr="00046502">
        <w:trPr>
          <w:trHeight w:hRule="exact" w:val="203"/>
          <w:jc w:val="center"/>
          <w:ins w:id="1207"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5A9AC78" w14:textId="77777777" w:rsidR="00046502" w:rsidRPr="004D2540" w:rsidRDefault="00046502" w:rsidP="00046502">
            <w:pPr>
              <w:keepNext/>
              <w:keepLines/>
              <w:jc w:val="center"/>
              <w:rPr>
                <w:ins w:id="1208" w:author="作者"/>
                <w:rFonts w:ascii="Arial" w:hAnsi="Arial"/>
                <w:sz w:val="18"/>
                <w:szCs w:val="20"/>
              </w:rPr>
            </w:pPr>
            <w:ins w:id="1209" w:author="作者">
              <w:r w:rsidRPr="004D2540">
                <w:rPr>
                  <w:rFonts w:ascii="Arial" w:hAnsi="Arial"/>
                  <w:sz w:val="18"/>
                  <w:szCs w:val="20"/>
                </w:rPr>
                <w:t>18</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4A4943" w14:textId="77777777" w:rsidR="00046502" w:rsidRPr="000C0EF6" w:rsidRDefault="00046502" w:rsidP="00046502">
            <w:pPr>
              <w:pStyle w:val="NormalWeb"/>
              <w:spacing w:after="0"/>
              <w:jc w:val="center"/>
              <w:textAlignment w:val="center"/>
              <w:rPr>
                <w:ins w:id="1210" w:author="作者"/>
                <w:rFonts w:ascii="Calibri" w:hAnsi="Calibri" w:cs="Calibri"/>
                <w:sz w:val="16"/>
                <w:szCs w:val="36"/>
              </w:rPr>
            </w:pPr>
            <w:ins w:id="1211"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1E98F18" w14:textId="77777777" w:rsidR="00046502" w:rsidRPr="000C0EF6" w:rsidRDefault="00046502" w:rsidP="00046502">
            <w:pPr>
              <w:pStyle w:val="NormalWeb"/>
              <w:spacing w:after="0"/>
              <w:jc w:val="center"/>
              <w:textAlignment w:val="center"/>
              <w:rPr>
                <w:ins w:id="1212" w:author="作者"/>
                <w:rFonts w:ascii="Calibri" w:hAnsi="Calibri" w:cs="Calibri"/>
                <w:sz w:val="16"/>
                <w:szCs w:val="36"/>
              </w:rPr>
            </w:pPr>
            <w:ins w:id="1213"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235A04" w14:textId="77777777" w:rsidR="00046502" w:rsidRPr="000C0EF6" w:rsidRDefault="00046502" w:rsidP="00046502">
            <w:pPr>
              <w:pStyle w:val="NormalWeb"/>
              <w:spacing w:after="0"/>
              <w:jc w:val="center"/>
              <w:textAlignment w:val="center"/>
              <w:rPr>
                <w:ins w:id="1214" w:author="作者"/>
                <w:rFonts w:ascii="Calibri" w:hAnsi="Calibri" w:cs="Calibri"/>
                <w:sz w:val="16"/>
                <w:szCs w:val="36"/>
              </w:rPr>
            </w:pPr>
            <w:ins w:id="121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41448A" w14:textId="77777777" w:rsidR="00046502" w:rsidRPr="000C0EF6" w:rsidRDefault="00046502" w:rsidP="00046502">
            <w:pPr>
              <w:pStyle w:val="NormalWeb"/>
              <w:spacing w:after="0"/>
              <w:jc w:val="center"/>
              <w:textAlignment w:val="center"/>
              <w:rPr>
                <w:ins w:id="1216" w:author="作者"/>
                <w:rFonts w:ascii="Calibri" w:hAnsi="Calibri" w:cs="Calibri"/>
                <w:sz w:val="16"/>
                <w:szCs w:val="36"/>
              </w:rPr>
            </w:pPr>
            <w:ins w:id="1217"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EF29FC" w14:textId="77777777" w:rsidR="00046502" w:rsidRPr="000C0EF6" w:rsidRDefault="00046502" w:rsidP="00046502">
            <w:pPr>
              <w:pStyle w:val="NormalWeb"/>
              <w:spacing w:after="0"/>
              <w:jc w:val="center"/>
              <w:textAlignment w:val="center"/>
              <w:rPr>
                <w:ins w:id="1218" w:author="作者"/>
                <w:rFonts w:ascii="Calibri" w:hAnsi="Calibri" w:cs="Calibri"/>
                <w:sz w:val="16"/>
                <w:szCs w:val="36"/>
              </w:rPr>
            </w:pPr>
            <w:ins w:id="1219"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2AB02A" w14:textId="77777777" w:rsidR="00046502" w:rsidRPr="000C0EF6" w:rsidRDefault="00046502" w:rsidP="00046502">
            <w:pPr>
              <w:pStyle w:val="NormalWeb"/>
              <w:spacing w:after="0"/>
              <w:jc w:val="center"/>
              <w:textAlignment w:val="center"/>
              <w:rPr>
                <w:ins w:id="1220" w:author="作者"/>
                <w:rFonts w:ascii="Calibri" w:hAnsi="Calibri" w:cs="Calibri"/>
                <w:sz w:val="16"/>
                <w:szCs w:val="36"/>
              </w:rPr>
            </w:pPr>
            <w:ins w:id="1221"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7B532C5" w14:textId="77777777" w:rsidR="00046502" w:rsidRPr="000C0EF6" w:rsidRDefault="00046502" w:rsidP="00046502">
            <w:pPr>
              <w:pStyle w:val="NormalWeb"/>
              <w:spacing w:after="0"/>
              <w:jc w:val="center"/>
              <w:textAlignment w:val="center"/>
              <w:rPr>
                <w:ins w:id="1222" w:author="作者"/>
                <w:rFonts w:ascii="Calibri" w:hAnsi="Calibri" w:cs="Calibri"/>
                <w:sz w:val="16"/>
                <w:szCs w:val="36"/>
              </w:rPr>
            </w:pPr>
            <w:ins w:id="1223"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697E9F" w14:textId="77777777" w:rsidR="00046502" w:rsidRPr="000C0EF6" w:rsidRDefault="00046502" w:rsidP="00046502">
            <w:pPr>
              <w:pStyle w:val="NormalWeb"/>
              <w:spacing w:after="0"/>
              <w:jc w:val="center"/>
              <w:textAlignment w:val="center"/>
              <w:rPr>
                <w:ins w:id="1224" w:author="作者"/>
                <w:rFonts w:ascii="Calibri" w:hAnsi="Calibri" w:cs="Calibri"/>
                <w:sz w:val="16"/>
                <w:szCs w:val="36"/>
              </w:rPr>
            </w:pPr>
            <w:ins w:id="122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32B3F14" w14:textId="77777777" w:rsidR="00046502" w:rsidRPr="000C0EF6" w:rsidRDefault="00046502" w:rsidP="00046502">
            <w:pPr>
              <w:pStyle w:val="NormalWeb"/>
              <w:spacing w:after="0"/>
              <w:jc w:val="center"/>
              <w:textAlignment w:val="center"/>
              <w:rPr>
                <w:ins w:id="1226" w:author="作者"/>
                <w:rFonts w:ascii="Calibri" w:hAnsi="Calibri" w:cs="Calibri"/>
                <w:sz w:val="16"/>
                <w:szCs w:val="36"/>
              </w:rPr>
            </w:pPr>
            <w:ins w:id="1227"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D1FA746" w14:textId="77777777" w:rsidR="00046502" w:rsidRPr="000C0EF6" w:rsidRDefault="00046502" w:rsidP="00046502">
            <w:pPr>
              <w:pStyle w:val="NormalWeb"/>
              <w:spacing w:after="0"/>
              <w:jc w:val="center"/>
              <w:textAlignment w:val="center"/>
              <w:rPr>
                <w:ins w:id="1228" w:author="作者"/>
                <w:rFonts w:ascii="Calibri" w:hAnsi="Calibri" w:cs="Calibri"/>
                <w:sz w:val="16"/>
                <w:szCs w:val="36"/>
              </w:rPr>
            </w:pPr>
            <w:ins w:id="1229"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2610D6F" w14:textId="77777777" w:rsidR="00046502" w:rsidRPr="000C0EF6" w:rsidRDefault="00046502" w:rsidP="00046502">
            <w:pPr>
              <w:pStyle w:val="NormalWeb"/>
              <w:spacing w:after="0"/>
              <w:jc w:val="center"/>
              <w:textAlignment w:val="center"/>
              <w:rPr>
                <w:ins w:id="1230" w:author="作者"/>
                <w:rFonts w:ascii="Calibri" w:hAnsi="Calibri" w:cs="Calibri"/>
                <w:sz w:val="16"/>
                <w:szCs w:val="36"/>
              </w:rPr>
            </w:pPr>
            <w:ins w:id="1231" w:author="作者">
              <w:r w:rsidRPr="000C0EF6">
                <w:rPr>
                  <w:rFonts w:ascii="Calibri" w:hAnsi="Calibri" w:cs="Calibri"/>
                  <w:color w:val="000000"/>
                  <w:kern w:val="24"/>
                  <w:sz w:val="16"/>
                  <w:szCs w:val="21"/>
                </w:rPr>
                <w:t>3</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4D2F77" w14:textId="77777777" w:rsidR="00046502" w:rsidRPr="000C0EF6" w:rsidRDefault="00046502" w:rsidP="00046502">
            <w:pPr>
              <w:pStyle w:val="NormalWeb"/>
              <w:spacing w:after="0"/>
              <w:jc w:val="center"/>
              <w:textAlignment w:val="center"/>
              <w:rPr>
                <w:ins w:id="1232" w:author="作者"/>
                <w:rFonts w:ascii="Calibri" w:hAnsi="Calibri" w:cs="Calibri"/>
                <w:sz w:val="16"/>
                <w:szCs w:val="36"/>
              </w:rPr>
            </w:pPr>
            <w:ins w:id="1233" w:author="作者">
              <w:r w:rsidRPr="000C0EF6">
                <w:rPr>
                  <w:rFonts w:ascii="Calibri" w:hAnsi="Calibri" w:cs="Calibri"/>
                  <w:color w:val="000000"/>
                  <w:kern w:val="24"/>
                  <w:sz w:val="16"/>
                  <w:szCs w:val="21"/>
                </w:rPr>
                <w:t>-3</w:t>
              </w:r>
            </w:ins>
          </w:p>
        </w:tc>
      </w:tr>
      <w:tr w:rsidR="00046502" w:rsidRPr="004D2540" w14:paraId="01121460" w14:textId="77777777" w:rsidTr="00046502">
        <w:trPr>
          <w:trHeight w:hRule="exact" w:val="203"/>
          <w:jc w:val="center"/>
          <w:ins w:id="1234"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221DD4F" w14:textId="77777777" w:rsidR="00046502" w:rsidRPr="004D2540" w:rsidRDefault="00046502" w:rsidP="00046502">
            <w:pPr>
              <w:keepNext/>
              <w:keepLines/>
              <w:jc w:val="center"/>
              <w:rPr>
                <w:ins w:id="1235" w:author="作者"/>
                <w:rFonts w:ascii="Arial" w:hAnsi="Arial"/>
                <w:sz w:val="18"/>
                <w:szCs w:val="20"/>
              </w:rPr>
            </w:pPr>
            <w:ins w:id="1236" w:author="作者">
              <w:r w:rsidRPr="004D2540">
                <w:rPr>
                  <w:rFonts w:ascii="Arial" w:hAnsi="Arial"/>
                  <w:sz w:val="18"/>
                  <w:szCs w:val="20"/>
                </w:rPr>
                <w:t>19</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83405C1" w14:textId="77777777" w:rsidR="00046502" w:rsidRPr="000C0EF6" w:rsidRDefault="00046502" w:rsidP="00046502">
            <w:pPr>
              <w:pStyle w:val="NormalWeb"/>
              <w:spacing w:after="0"/>
              <w:jc w:val="center"/>
              <w:textAlignment w:val="center"/>
              <w:rPr>
                <w:ins w:id="1237" w:author="作者"/>
                <w:rFonts w:ascii="Calibri" w:hAnsi="Calibri" w:cs="Calibri"/>
                <w:sz w:val="16"/>
                <w:szCs w:val="36"/>
              </w:rPr>
            </w:pPr>
            <w:ins w:id="1238"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ECD7FB9" w14:textId="77777777" w:rsidR="00046502" w:rsidRPr="000C0EF6" w:rsidRDefault="00046502" w:rsidP="00046502">
            <w:pPr>
              <w:pStyle w:val="NormalWeb"/>
              <w:spacing w:after="0"/>
              <w:jc w:val="center"/>
              <w:textAlignment w:val="center"/>
              <w:rPr>
                <w:ins w:id="1239" w:author="作者"/>
                <w:rFonts w:ascii="Calibri" w:hAnsi="Calibri" w:cs="Calibri"/>
                <w:sz w:val="16"/>
                <w:szCs w:val="36"/>
              </w:rPr>
            </w:pPr>
            <w:ins w:id="124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CA9C867" w14:textId="77777777" w:rsidR="00046502" w:rsidRPr="000C0EF6" w:rsidRDefault="00046502" w:rsidP="00046502">
            <w:pPr>
              <w:pStyle w:val="NormalWeb"/>
              <w:spacing w:after="0"/>
              <w:jc w:val="center"/>
              <w:textAlignment w:val="center"/>
              <w:rPr>
                <w:ins w:id="1241" w:author="作者"/>
                <w:rFonts w:ascii="Calibri" w:hAnsi="Calibri" w:cs="Calibri"/>
                <w:sz w:val="16"/>
                <w:szCs w:val="36"/>
              </w:rPr>
            </w:pPr>
            <w:ins w:id="124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79FC58" w14:textId="77777777" w:rsidR="00046502" w:rsidRPr="000C0EF6" w:rsidRDefault="00046502" w:rsidP="00046502">
            <w:pPr>
              <w:pStyle w:val="NormalWeb"/>
              <w:spacing w:after="0"/>
              <w:jc w:val="center"/>
              <w:textAlignment w:val="center"/>
              <w:rPr>
                <w:ins w:id="1243" w:author="作者"/>
                <w:rFonts w:ascii="Calibri" w:hAnsi="Calibri" w:cs="Calibri"/>
                <w:sz w:val="16"/>
                <w:szCs w:val="36"/>
              </w:rPr>
            </w:pPr>
            <w:ins w:id="1244"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AD2AF81" w14:textId="77777777" w:rsidR="00046502" w:rsidRPr="000C0EF6" w:rsidRDefault="00046502" w:rsidP="00046502">
            <w:pPr>
              <w:pStyle w:val="NormalWeb"/>
              <w:spacing w:after="0"/>
              <w:jc w:val="center"/>
              <w:textAlignment w:val="center"/>
              <w:rPr>
                <w:ins w:id="1245" w:author="作者"/>
                <w:rFonts w:ascii="Calibri" w:hAnsi="Calibri" w:cs="Calibri"/>
                <w:sz w:val="16"/>
                <w:szCs w:val="36"/>
              </w:rPr>
            </w:pPr>
            <w:ins w:id="1246"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FA3EBA9" w14:textId="77777777" w:rsidR="00046502" w:rsidRPr="000C0EF6" w:rsidRDefault="00046502" w:rsidP="00046502">
            <w:pPr>
              <w:pStyle w:val="NormalWeb"/>
              <w:spacing w:after="0"/>
              <w:jc w:val="center"/>
              <w:textAlignment w:val="center"/>
              <w:rPr>
                <w:ins w:id="1247" w:author="作者"/>
                <w:rFonts w:ascii="Calibri" w:hAnsi="Calibri" w:cs="Calibri"/>
                <w:sz w:val="16"/>
                <w:szCs w:val="36"/>
              </w:rPr>
            </w:pPr>
            <w:ins w:id="1248"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E949FB7" w14:textId="77777777" w:rsidR="00046502" w:rsidRPr="000C0EF6" w:rsidRDefault="00046502" w:rsidP="00046502">
            <w:pPr>
              <w:pStyle w:val="NormalWeb"/>
              <w:spacing w:after="0"/>
              <w:jc w:val="center"/>
              <w:textAlignment w:val="center"/>
              <w:rPr>
                <w:ins w:id="1249" w:author="作者"/>
                <w:rFonts w:ascii="Calibri" w:hAnsi="Calibri" w:cs="Calibri"/>
                <w:sz w:val="16"/>
                <w:szCs w:val="36"/>
              </w:rPr>
            </w:pPr>
            <w:ins w:id="125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C009EB" w14:textId="77777777" w:rsidR="00046502" w:rsidRPr="000C0EF6" w:rsidRDefault="00046502" w:rsidP="00046502">
            <w:pPr>
              <w:pStyle w:val="NormalWeb"/>
              <w:spacing w:after="0"/>
              <w:jc w:val="center"/>
              <w:textAlignment w:val="center"/>
              <w:rPr>
                <w:ins w:id="1251" w:author="作者"/>
                <w:rFonts w:ascii="Calibri" w:hAnsi="Calibri" w:cs="Calibri"/>
                <w:sz w:val="16"/>
                <w:szCs w:val="36"/>
              </w:rPr>
            </w:pPr>
            <w:ins w:id="125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0495F6E" w14:textId="77777777" w:rsidR="00046502" w:rsidRPr="000C0EF6" w:rsidRDefault="00046502" w:rsidP="00046502">
            <w:pPr>
              <w:pStyle w:val="NormalWeb"/>
              <w:spacing w:after="0"/>
              <w:jc w:val="center"/>
              <w:textAlignment w:val="center"/>
              <w:rPr>
                <w:ins w:id="1253" w:author="作者"/>
                <w:rFonts w:ascii="Calibri" w:hAnsi="Calibri" w:cs="Calibri"/>
                <w:sz w:val="16"/>
                <w:szCs w:val="36"/>
              </w:rPr>
            </w:pPr>
            <w:ins w:id="1254"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9DEB762" w14:textId="77777777" w:rsidR="00046502" w:rsidRPr="000C0EF6" w:rsidRDefault="00046502" w:rsidP="00046502">
            <w:pPr>
              <w:pStyle w:val="NormalWeb"/>
              <w:spacing w:after="0"/>
              <w:jc w:val="center"/>
              <w:textAlignment w:val="center"/>
              <w:rPr>
                <w:ins w:id="1255" w:author="作者"/>
                <w:rFonts w:ascii="Calibri" w:hAnsi="Calibri" w:cs="Calibri"/>
                <w:sz w:val="16"/>
                <w:szCs w:val="36"/>
              </w:rPr>
            </w:pPr>
            <w:ins w:id="1256"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02DFBD4" w14:textId="77777777" w:rsidR="00046502" w:rsidRPr="000C0EF6" w:rsidRDefault="00046502" w:rsidP="00046502">
            <w:pPr>
              <w:pStyle w:val="NormalWeb"/>
              <w:spacing w:after="0"/>
              <w:jc w:val="center"/>
              <w:textAlignment w:val="center"/>
              <w:rPr>
                <w:ins w:id="1257" w:author="作者"/>
                <w:rFonts w:ascii="Calibri" w:hAnsi="Calibri" w:cs="Calibri"/>
                <w:sz w:val="16"/>
                <w:szCs w:val="36"/>
              </w:rPr>
            </w:pPr>
            <w:ins w:id="1258" w:author="作者">
              <w:r w:rsidRPr="000C0EF6">
                <w:rPr>
                  <w:rFonts w:ascii="Calibri" w:hAnsi="Calibri" w:cs="Calibri"/>
                  <w:color w:val="000000"/>
                  <w:kern w:val="24"/>
                  <w:sz w:val="16"/>
                  <w:szCs w:val="21"/>
                </w:rPr>
                <w:t>1</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F22B1F6" w14:textId="77777777" w:rsidR="00046502" w:rsidRPr="000C0EF6" w:rsidRDefault="00046502" w:rsidP="00046502">
            <w:pPr>
              <w:pStyle w:val="NormalWeb"/>
              <w:spacing w:after="0"/>
              <w:jc w:val="center"/>
              <w:textAlignment w:val="center"/>
              <w:rPr>
                <w:ins w:id="1259" w:author="作者"/>
                <w:rFonts w:ascii="Calibri" w:hAnsi="Calibri" w:cs="Calibri"/>
                <w:sz w:val="16"/>
                <w:szCs w:val="36"/>
              </w:rPr>
            </w:pPr>
            <w:ins w:id="1260" w:author="作者">
              <w:r w:rsidRPr="000C0EF6">
                <w:rPr>
                  <w:rFonts w:ascii="Calibri" w:hAnsi="Calibri" w:cs="Calibri"/>
                  <w:color w:val="000000"/>
                  <w:kern w:val="24"/>
                  <w:sz w:val="16"/>
                  <w:szCs w:val="21"/>
                </w:rPr>
                <w:t>-3</w:t>
              </w:r>
            </w:ins>
          </w:p>
        </w:tc>
      </w:tr>
      <w:tr w:rsidR="00046502" w:rsidRPr="004D2540" w14:paraId="3D5B113D" w14:textId="77777777" w:rsidTr="00046502">
        <w:trPr>
          <w:trHeight w:hRule="exact" w:val="203"/>
          <w:jc w:val="center"/>
          <w:ins w:id="1261"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A4630B" w14:textId="77777777" w:rsidR="00046502" w:rsidRPr="004D2540" w:rsidRDefault="00046502" w:rsidP="00046502">
            <w:pPr>
              <w:keepNext/>
              <w:keepLines/>
              <w:jc w:val="center"/>
              <w:rPr>
                <w:ins w:id="1262" w:author="作者"/>
                <w:rFonts w:ascii="Arial" w:hAnsi="Arial"/>
                <w:sz w:val="18"/>
                <w:szCs w:val="20"/>
              </w:rPr>
            </w:pPr>
            <w:ins w:id="1263" w:author="作者">
              <w:r w:rsidRPr="004D2540">
                <w:rPr>
                  <w:rFonts w:ascii="Arial" w:hAnsi="Arial"/>
                  <w:sz w:val="18"/>
                  <w:szCs w:val="20"/>
                </w:rPr>
                <w:t>20</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78715F" w14:textId="77777777" w:rsidR="00046502" w:rsidRPr="000C0EF6" w:rsidRDefault="00046502" w:rsidP="00046502">
            <w:pPr>
              <w:pStyle w:val="NormalWeb"/>
              <w:spacing w:after="0"/>
              <w:jc w:val="center"/>
              <w:textAlignment w:val="center"/>
              <w:rPr>
                <w:ins w:id="1264" w:author="作者"/>
                <w:rFonts w:ascii="Calibri" w:hAnsi="Calibri" w:cs="Calibri"/>
                <w:sz w:val="16"/>
                <w:szCs w:val="36"/>
              </w:rPr>
            </w:pPr>
            <w:ins w:id="126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A1F65C" w14:textId="77777777" w:rsidR="00046502" w:rsidRPr="000C0EF6" w:rsidRDefault="00046502" w:rsidP="00046502">
            <w:pPr>
              <w:pStyle w:val="NormalWeb"/>
              <w:spacing w:after="0"/>
              <w:jc w:val="center"/>
              <w:textAlignment w:val="center"/>
              <w:rPr>
                <w:ins w:id="1266" w:author="作者"/>
                <w:rFonts w:ascii="Calibri" w:hAnsi="Calibri" w:cs="Calibri"/>
                <w:sz w:val="16"/>
                <w:szCs w:val="36"/>
              </w:rPr>
            </w:pPr>
            <w:ins w:id="126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174E307" w14:textId="77777777" w:rsidR="00046502" w:rsidRPr="000C0EF6" w:rsidRDefault="00046502" w:rsidP="00046502">
            <w:pPr>
              <w:pStyle w:val="NormalWeb"/>
              <w:spacing w:after="0"/>
              <w:jc w:val="center"/>
              <w:textAlignment w:val="center"/>
              <w:rPr>
                <w:ins w:id="1268" w:author="作者"/>
                <w:rFonts w:ascii="Calibri" w:hAnsi="Calibri" w:cs="Calibri"/>
                <w:sz w:val="16"/>
                <w:szCs w:val="36"/>
              </w:rPr>
            </w:pPr>
            <w:ins w:id="1269"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C365D33" w14:textId="77777777" w:rsidR="00046502" w:rsidRPr="000C0EF6" w:rsidRDefault="00046502" w:rsidP="00046502">
            <w:pPr>
              <w:pStyle w:val="NormalWeb"/>
              <w:spacing w:after="0"/>
              <w:jc w:val="center"/>
              <w:textAlignment w:val="center"/>
              <w:rPr>
                <w:ins w:id="1270" w:author="作者"/>
                <w:rFonts w:ascii="Calibri" w:hAnsi="Calibri" w:cs="Calibri"/>
                <w:sz w:val="16"/>
                <w:szCs w:val="36"/>
              </w:rPr>
            </w:pPr>
            <w:ins w:id="1271"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CA21AA3" w14:textId="77777777" w:rsidR="00046502" w:rsidRPr="000C0EF6" w:rsidRDefault="00046502" w:rsidP="00046502">
            <w:pPr>
              <w:pStyle w:val="NormalWeb"/>
              <w:spacing w:after="0"/>
              <w:jc w:val="center"/>
              <w:textAlignment w:val="center"/>
              <w:rPr>
                <w:ins w:id="1272" w:author="作者"/>
                <w:rFonts w:ascii="Calibri" w:hAnsi="Calibri" w:cs="Calibri"/>
                <w:sz w:val="16"/>
                <w:szCs w:val="36"/>
              </w:rPr>
            </w:pPr>
            <w:ins w:id="1273"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1E4A008" w14:textId="77777777" w:rsidR="00046502" w:rsidRPr="000C0EF6" w:rsidRDefault="00046502" w:rsidP="00046502">
            <w:pPr>
              <w:pStyle w:val="NormalWeb"/>
              <w:spacing w:after="0"/>
              <w:jc w:val="center"/>
              <w:textAlignment w:val="center"/>
              <w:rPr>
                <w:ins w:id="1274" w:author="作者"/>
                <w:rFonts w:ascii="Calibri" w:hAnsi="Calibri" w:cs="Calibri"/>
                <w:sz w:val="16"/>
                <w:szCs w:val="36"/>
              </w:rPr>
            </w:pPr>
            <w:ins w:id="127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DC0AF5" w14:textId="77777777" w:rsidR="00046502" w:rsidRPr="000C0EF6" w:rsidRDefault="00046502" w:rsidP="00046502">
            <w:pPr>
              <w:pStyle w:val="NormalWeb"/>
              <w:spacing w:after="0"/>
              <w:jc w:val="center"/>
              <w:textAlignment w:val="center"/>
              <w:rPr>
                <w:ins w:id="1276" w:author="作者"/>
                <w:rFonts w:ascii="Calibri" w:hAnsi="Calibri" w:cs="Calibri"/>
                <w:sz w:val="16"/>
                <w:szCs w:val="36"/>
              </w:rPr>
            </w:pPr>
            <w:ins w:id="127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9D0763" w14:textId="77777777" w:rsidR="00046502" w:rsidRPr="000C0EF6" w:rsidRDefault="00046502" w:rsidP="00046502">
            <w:pPr>
              <w:pStyle w:val="NormalWeb"/>
              <w:spacing w:after="0"/>
              <w:jc w:val="center"/>
              <w:textAlignment w:val="center"/>
              <w:rPr>
                <w:ins w:id="1278" w:author="作者"/>
                <w:rFonts w:ascii="Calibri" w:hAnsi="Calibri" w:cs="Calibri"/>
                <w:sz w:val="16"/>
                <w:szCs w:val="36"/>
              </w:rPr>
            </w:pPr>
            <w:ins w:id="1279"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312526" w14:textId="77777777" w:rsidR="00046502" w:rsidRPr="000C0EF6" w:rsidRDefault="00046502" w:rsidP="00046502">
            <w:pPr>
              <w:pStyle w:val="NormalWeb"/>
              <w:spacing w:after="0"/>
              <w:jc w:val="center"/>
              <w:textAlignment w:val="center"/>
              <w:rPr>
                <w:ins w:id="1280" w:author="作者"/>
                <w:rFonts w:ascii="Calibri" w:hAnsi="Calibri" w:cs="Calibri"/>
                <w:sz w:val="16"/>
                <w:szCs w:val="36"/>
              </w:rPr>
            </w:pPr>
            <w:ins w:id="1281"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56B07E3" w14:textId="77777777" w:rsidR="00046502" w:rsidRPr="000C0EF6" w:rsidRDefault="00046502" w:rsidP="00046502">
            <w:pPr>
              <w:pStyle w:val="NormalWeb"/>
              <w:spacing w:after="0"/>
              <w:jc w:val="center"/>
              <w:textAlignment w:val="center"/>
              <w:rPr>
                <w:ins w:id="1282" w:author="作者"/>
                <w:rFonts w:ascii="Calibri" w:hAnsi="Calibri" w:cs="Calibri"/>
                <w:sz w:val="16"/>
                <w:szCs w:val="36"/>
              </w:rPr>
            </w:pPr>
            <w:ins w:id="1283"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61A4437" w14:textId="77777777" w:rsidR="00046502" w:rsidRPr="000C0EF6" w:rsidRDefault="00046502" w:rsidP="00046502">
            <w:pPr>
              <w:pStyle w:val="NormalWeb"/>
              <w:spacing w:after="0"/>
              <w:jc w:val="center"/>
              <w:textAlignment w:val="center"/>
              <w:rPr>
                <w:ins w:id="1284" w:author="作者"/>
                <w:rFonts w:ascii="Calibri" w:hAnsi="Calibri" w:cs="Calibri"/>
                <w:sz w:val="16"/>
                <w:szCs w:val="36"/>
              </w:rPr>
            </w:pPr>
            <w:ins w:id="1285" w:author="作者">
              <w:r w:rsidRPr="000C0EF6">
                <w:rPr>
                  <w:rFonts w:ascii="Calibri" w:hAnsi="Calibri" w:cs="Calibri"/>
                  <w:color w:val="000000"/>
                  <w:kern w:val="24"/>
                  <w:sz w:val="16"/>
                  <w:szCs w:val="21"/>
                </w:rPr>
                <w:t>-1</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B7C705" w14:textId="77777777" w:rsidR="00046502" w:rsidRPr="000C0EF6" w:rsidRDefault="00046502" w:rsidP="00046502">
            <w:pPr>
              <w:pStyle w:val="NormalWeb"/>
              <w:spacing w:after="0"/>
              <w:jc w:val="center"/>
              <w:textAlignment w:val="center"/>
              <w:rPr>
                <w:ins w:id="1286" w:author="作者"/>
                <w:rFonts w:ascii="Calibri" w:hAnsi="Calibri" w:cs="Calibri"/>
                <w:sz w:val="16"/>
                <w:szCs w:val="36"/>
              </w:rPr>
            </w:pPr>
            <w:ins w:id="1287" w:author="作者">
              <w:r w:rsidRPr="000C0EF6">
                <w:rPr>
                  <w:rFonts w:ascii="Calibri" w:hAnsi="Calibri" w:cs="Calibri"/>
                  <w:color w:val="000000"/>
                  <w:kern w:val="24"/>
                  <w:sz w:val="16"/>
                  <w:szCs w:val="21"/>
                </w:rPr>
                <w:t>-3</w:t>
              </w:r>
            </w:ins>
          </w:p>
        </w:tc>
      </w:tr>
      <w:tr w:rsidR="00046502" w:rsidRPr="004D2540" w14:paraId="4465710B" w14:textId="77777777" w:rsidTr="00046502">
        <w:trPr>
          <w:trHeight w:hRule="exact" w:val="203"/>
          <w:jc w:val="center"/>
          <w:ins w:id="1288"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9B125E7" w14:textId="77777777" w:rsidR="00046502" w:rsidRPr="004D2540" w:rsidRDefault="00046502" w:rsidP="00046502">
            <w:pPr>
              <w:keepNext/>
              <w:keepLines/>
              <w:jc w:val="center"/>
              <w:rPr>
                <w:ins w:id="1289" w:author="作者"/>
                <w:rFonts w:ascii="Arial" w:hAnsi="Arial"/>
                <w:sz w:val="18"/>
                <w:szCs w:val="20"/>
              </w:rPr>
            </w:pPr>
            <w:ins w:id="1290" w:author="作者">
              <w:r w:rsidRPr="004D2540">
                <w:rPr>
                  <w:rFonts w:ascii="Arial" w:hAnsi="Arial"/>
                  <w:sz w:val="18"/>
                  <w:szCs w:val="20"/>
                </w:rPr>
                <w:t>21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C07F977" w14:textId="77777777" w:rsidR="00046502" w:rsidRPr="000C0EF6" w:rsidRDefault="00046502" w:rsidP="00046502">
            <w:pPr>
              <w:pStyle w:val="NormalWeb"/>
              <w:spacing w:after="0"/>
              <w:jc w:val="center"/>
              <w:textAlignment w:val="center"/>
              <w:rPr>
                <w:ins w:id="1291" w:author="作者"/>
                <w:rFonts w:ascii="Calibri" w:hAnsi="Calibri" w:cs="Calibri"/>
                <w:sz w:val="16"/>
                <w:szCs w:val="36"/>
              </w:rPr>
            </w:pPr>
            <w:ins w:id="129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FA2F4E" w14:textId="77777777" w:rsidR="00046502" w:rsidRPr="000C0EF6" w:rsidRDefault="00046502" w:rsidP="00046502">
            <w:pPr>
              <w:pStyle w:val="NormalWeb"/>
              <w:spacing w:after="0"/>
              <w:jc w:val="center"/>
              <w:textAlignment w:val="center"/>
              <w:rPr>
                <w:ins w:id="1293" w:author="作者"/>
                <w:rFonts w:ascii="Calibri" w:hAnsi="Calibri" w:cs="Calibri"/>
                <w:sz w:val="16"/>
                <w:szCs w:val="36"/>
              </w:rPr>
            </w:pPr>
            <w:ins w:id="1294"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0F5C4CF" w14:textId="77777777" w:rsidR="00046502" w:rsidRPr="000C0EF6" w:rsidRDefault="00046502" w:rsidP="00046502">
            <w:pPr>
              <w:pStyle w:val="NormalWeb"/>
              <w:spacing w:after="0"/>
              <w:jc w:val="center"/>
              <w:textAlignment w:val="center"/>
              <w:rPr>
                <w:ins w:id="1295" w:author="作者"/>
                <w:rFonts w:ascii="Calibri" w:hAnsi="Calibri" w:cs="Calibri"/>
                <w:sz w:val="16"/>
                <w:szCs w:val="36"/>
              </w:rPr>
            </w:pPr>
            <w:ins w:id="1296"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F8C349B" w14:textId="77777777" w:rsidR="00046502" w:rsidRPr="000C0EF6" w:rsidRDefault="00046502" w:rsidP="00046502">
            <w:pPr>
              <w:pStyle w:val="NormalWeb"/>
              <w:spacing w:after="0"/>
              <w:jc w:val="center"/>
              <w:textAlignment w:val="center"/>
              <w:rPr>
                <w:ins w:id="1297" w:author="作者"/>
                <w:rFonts w:ascii="Calibri" w:hAnsi="Calibri" w:cs="Calibri"/>
                <w:sz w:val="16"/>
                <w:szCs w:val="36"/>
              </w:rPr>
            </w:pPr>
            <w:ins w:id="1298"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0CAFE5E" w14:textId="77777777" w:rsidR="00046502" w:rsidRPr="000C0EF6" w:rsidRDefault="00046502" w:rsidP="00046502">
            <w:pPr>
              <w:pStyle w:val="NormalWeb"/>
              <w:spacing w:after="0"/>
              <w:jc w:val="center"/>
              <w:textAlignment w:val="center"/>
              <w:rPr>
                <w:ins w:id="1299" w:author="作者"/>
                <w:rFonts w:ascii="Calibri" w:hAnsi="Calibri" w:cs="Calibri"/>
                <w:sz w:val="16"/>
                <w:szCs w:val="36"/>
              </w:rPr>
            </w:pPr>
            <w:ins w:id="130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8D30BF" w14:textId="77777777" w:rsidR="00046502" w:rsidRPr="000C0EF6" w:rsidRDefault="00046502" w:rsidP="00046502">
            <w:pPr>
              <w:pStyle w:val="NormalWeb"/>
              <w:spacing w:after="0"/>
              <w:jc w:val="center"/>
              <w:textAlignment w:val="center"/>
              <w:rPr>
                <w:ins w:id="1301" w:author="作者"/>
                <w:rFonts w:ascii="Calibri" w:hAnsi="Calibri" w:cs="Calibri"/>
                <w:sz w:val="16"/>
                <w:szCs w:val="36"/>
              </w:rPr>
            </w:pPr>
            <w:ins w:id="1302"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93C5A3" w14:textId="77777777" w:rsidR="00046502" w:rsidRPr="000C0EF6" w:rsidRDefault="00046502" w:rsidP="00046502">
            <w:pPr>
              <w:pStyle w:val="NormalWeb"/>
              <w:spacing w:after="0"/>
              <w:jc w:val="center"/>
              <w:textAlignment w:val="center"/>
              <w:rPr>
                <w:ins w:id="1303" w:author="作者"/>
                <w:rFonts w:ascii="Calibri" w:hAnsi="Calibri" w:cs="Calibri"/>
                <w:sz w:val="16"/>
                <w:szCs w:val="36"/>
              </w:rPr>
            </w:pPr>
            <w:ins w:id="1304"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D11C52C" w14:textId="77777777" w:rsidR="00046502" w:rsidRPr="000C0EF6" w:rsidRDefault="00046502" w:rsidP="00046502">
            <w:pPr>
              <w:pStyle w:val="NormalWeb"/>
              <w:spacing w:after="0"/>
              <w:jc w:val="center"/>
              <w:textAlignment w:val="center"/>
              <w:rPr>
                <w:ins w:id="1305" w:author="作者"/>
                <w:rFonts w:ascii="Calibri" w:hAnsi="Calibri" w:cs="Calibri"/>
                <w:sz w:val="16"/>
                <w:szCs w:val="36"/>
              </w:rPr>
            </w:pPr>
            <w:ins w:id="1306"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C6035A" w14:textId="77777777" w:rsidR="00046502" w:rsidRPr="000C0EF6" w:rsidRDefault="00046502" w:rsidP="00046502">
            <w:pPr>
              <w:pStyle w:val="NormalWeb"/>
              <w:spacing w:after="0"/>
              <w:jc w:val="center"/>
              <w:textAlignment w:val="center"/>
              <w:rPr>
                <w:ins w:id="1307" w:author="作者"/>
                <w:rFonts w:ascii="Calibri" w:hAnsi="Calibri" w:cs="Calibri"/>
                <w:sz w:val="16"/>
                <w:szCs w:val="36"/>
              </w:rPr>
            </w:pPr>
            <w:ins w:id="1308"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07B496C" w14:textId="77777777" w:rsidR="00046502" w:rsidRPr="000C0EF6" w:rsidRDefault="00046502" w:rsidP="00046502">
            <w:pPr>
              <w:pStyle w:val="NormalWeb"/>
              <w:spacing w:after="0"/>
              <w:jc w:val="center"/>
              <w:textAlignment w:val="center"/>
              <w:rPr>
                <w:ins w:id="1309" w:author="作者"/>
                <w:rFonts w:ascii="Calibri" w:hAnsi="Calibri" w:cs="Calibri"/>
                <w:sz w:val="16"/>
                <w:szCs w:val="36"/>
              </w:rPr>
            </w:pPr>
            <w:ins w:id="131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4BC70C8" w14:textId="77777777" w:rsidR="00046502" w:rsidRPr="000C0EF6" w:rsidRDefault="00046502" w:rsidP="00046502">
            <w:pPr>
              <w:pStyle w:val="NormalWeb"/>
              <w:spacing w:after="0"/>
              <w:jc w:val="center"/>
              <w:textAlignment w:val="center"/>
              <w:rPr>
                <w:ins w:id="1311" w:author="作者"/>
                <w:rFonts w:ascii="Calibri" w:hAnsi="Calibri" w:cs="Calibri"/>
                <w:sz w:val="16"/>
                <w:szCs w:val="36"/>
              </w:rPr>
            </w:pPr>
            <w:ins w:id="1312" w:author="作者">
              <w:r w:rsidRPr="000C0EF6">
                <w:rPr>
                  <w:rFonts w:ascii="Calibri" w:hAnsi="Calibri" w:cs="Calibri"/>
                  <w:color w:val="000000"/>
                  <w:kern w:val="24"/>
                  <w:sz w:val="16"/>
                  <w:szCs w:val="21"/>
                </w:rPr>
                <w:t>-3</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C3F5325" w14:textId="77777777" w:rsidR="00046502" w:rsidRPr="000C0EF6" w:rsidRDefault="00046502" w:rsidP="00046502">
            <w:pPr>
              <w:pStyle w:val="NormalWeb"/>
              <w:spacing w:after="0"/>
              <w:jc w:val="center"/>
              <w:textAlignment w:val="center"/>
              <w:rPr>
                <w:ins w:id="1313" w:author="作者"/>
                <w:rFonts w:ascii="Calibri" w:hAnsi="Calibri" w:cs="Calibri"/>
                <w:sz w:val="16"/>
                <w:szCs w:val="36"/>
              </w:rPr>
            </w:pPr>
            <w:ins w:id="1314" w:author="作者">
              <w:r w:rsidRPr="000C0EF6">
                <w:rPr>
                  <w:rFonts w:ascii="Calibri" w:hAnsi="Calibri" w:cs="Calibri"/>
                  <w:color w:val="000000"/>
                  <w:kern w:val="24"/>
                  <w:sz w:val="16"/>
                  <w:szCs w:val="21"/>
                </w:rPr>
                <w:t>3</w:t>
              </w:r>
            </w:ins>
          </w:p>
        </w:tc>
      </w:tr>
      <w:tr w:rsidR="00046502" w:rsidRPr="004D2540" w14:paraId="12FA93FD" w14:textId="77777777" w:rsidTr="00046502">
        <w:trPr>
          <w:trHeight w:hRule="exact" w:val="203"/>
          <w:jc w:val="center"/>
          <w:ins w:id="1315"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2AE96D8" w14:textId="77777777" w:rsidR="00046502" w:rsidRPr="004D2540" w:rsidRDefault="00046502" w:rsidP="00046502">
            <w:pPr>
              <w:keepNext/>
              <w:keepLines/>
              <w:jc w:val="center"/>
              <w:rPr>
                <w:ins w:id="1316" w:author="作者"/>
                <w:rFonts w:ascii="Arial" w:hAnsi="Arial"/>
                <w:sz w:val="18"/>
                <w:szCs w:val="20"/>
              </w:rPr>
            </w:pPr>
            <w:ins w:id="1317" w:author="作者">
              <w:r w:rsidRPr="004D2540">
                <w:rPr>
                  <w:rFonts w:ascii="Arial" w:hAnsi="Arial"/>
                  <w:sz w:val="18"/>
                  <w:szCs w:val="20"/>
                </w:rPr>
                <w:t>22</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EDD7E2F" w14:textId="77777777" w:rsidR="00046502" w:rsidRPr="000C0EF6" w:rsidRDefault="00046502" w:rsidP="00046502">
            <w:pPr>
              <w:pStyle w:val="NormalWeb"/>
              <w:spacing w:after="0"/>
              <w:jc w:val="center"/>
              <w:textAlignment w:val="center"/>
              <w:rPr>
                <w:ins w:id="1318" w:author="作者"/>
                <w:rFonts w:ascii="Calibri" w:hAnsi="Calibri" w:cs="Calibri"/>
                <w:sz w:val="16"/>
                <w:szCs w:val="36"/>
              </w:rPr>
            </w:pPr>
            <w:ins w:id="1319"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23EC73E" w14:textId="77777777" w:rsidR="00046502" w:rsidRPr="000C0EF6" w:rsidRDefault="00046502" w:rsidP="00046502">
            <w:pPr>
              <w:pStyle w:val="NormalWeb"/>
              <w:spacing w:after="0"/>
              <w:jc w:val="center"/>
              <w:textAlignment w:val="center"/>
              <w:rPr>
                <w:ins w:id="1320" w:author="作者"/>
                <w:rFonts w:ascii="Calibri" w:hAnsi="Calibri" w:cs="Calibri"/>
                <w:sz w:val="16"/>
                <w:szCs w:val="36"/>
              </w:rPr>
            </w:pPr>
            <w:ins w:id="1321"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6E4ACD" w14:textId="77777777" w:rsidR="00046502" w:rsidRPr="000C0EF6" w:rsidRDefault="00046502" w:rsidP="00046502">
            <w:pPr>
              <w:pStyle w:val="NormalWeb"/>
              <w:spacing w:after="0"/>
              <w:jc w:val="center"/>
              <w:textAlignment w:val="center"/>
              <w:rPr>
                <w:ins w:id="1322" w:author="作者"/>
                <w:rFonts w:ascii="Calibri" w:hAnsi="Calibri" w:cs="Calibri"/>
                <w:sz w:val="16"/>
                <w:szCs w:val="36"/>
              </w:rPr>
            </w:pPr>
            <w:ins w:id="1323"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B385391" w14:textId="77777777" w:rsidR="00046502" w:rsidRPr="000C0EF6" w:rsidRDefault="00046502" w:rsidP="00046502">
            <w:pPr>
              <w:pStyle w:val="NormalWeb"/>
              <w:spacing w:after="0"/>
              <w:jc w:val="center"/>
              <w:textAlignment w:val="center"/>
              <w:rPr>
                <w:ins w:id="1324" w:author="作者"/>
                <w:rFonts w:ascii="Calibri" w:hAnsi="Calibri" w:cs="Calibri"/>
                <w:sz w:val="16"/>
                <w:szCs w:val="36"/>
              </w:rPr>
            </w:pPr>
            <w:ins w:id="132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AEACB41" w14:textId="77777777" w:rsidR="00046502" w:rsidRPr="000C0EF6" w:rsidRDefault="00046502" w:rsidP="00046502">
            <w:pPr>
              <w:pStyle w:val="NormalWeb"/>
              <w:spacing w:after="0"/>
              <w:jc w:val="center"/>
              <w:textAlignment w:val="center"/>
              <w:rPr>
                <w:ins w:id="1326" w:author="作者"/>
                <w:rFonts w:ascii="Calibri" w:hAnsi="Calibri" w:cs="Calibri"/>
                <w:sz w:val="16"/>
                <w:szCs w:val="36"/>
              </w:rPr>
            </w:pPr>
            <w:ins w:id="132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C842D78" w14:textId="77777777" w:rsidR="00046502" w:rsidRPr="000C0EF6" w:rsidRDefault="00046502" w:rsidP="00046502">
            <w:pPr>
              <w:pStyle w:val="NormalWeb"/>
              <w:spacing w:after="0"/>
              <w:jc w:val="center"/>
              <w:textAlignment w:val="center"/>
              <w:rPr>
                <w:ins w:id="1328" w:author="作者"/>
                <w:rFonts w:ascii="Calibri" w:hAnsi="Calibri" w:cs="Calibri"/>
                <w:sz w:val="16"/>
                <w:szCs w:val="36"/>
              </w:rPr>
            </w:pPr>
            <w:ins w:id="1329"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D1188E" w14:textId="77777777" w:rsidR="00046502" w:rsidRPr="000C0EF6" w:rsidRDefault="00046502" w:rsidP="00046502">
            <w:pPr>
              <w:pStyle w:val="NormalWeb"/>
              <w:spacing w:after="0"/>
              <w:jc w:val="center"/>
              <w:textAlignment w:val="center"/>
              <w:rPr>
                <w:ins w:id="1330" w:author="作者"/>
                <w:rFonts w:ascii="Calibri" w:hAnsi="Calibri" w:cs="Calibri"/>
                <w:sz w:val="16"/>
                <w:szCs w:val="36"/>
              </w:rPr>
            </w:pPr>
            <w:ins w:id="1331"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1A7CFC3" w14:textId="77777777" w:rsidR="00046502" w:rsidRPr="000C0EF6" w:rsidRDefault="00046502" w:rsidP="00046502">
            <w:pPr>
              <w:pStyle w:val="NormalWeb"/>
              <w:spacing w:after="0"/>
              <w:jc w:val="center"/>
              <w:textAlignment w:val="center"/>
              <w:rPr>
                <w:ins w:id="1332" w:author="作者"/>
                <w:rFonts w:ascii="Calibri" w:hAnsi="Calibri" w:cs="Calibri"/>
                <w:sz w:val="16"/>
                <w:szCs w:val="36"/>
              </w:rPr>
            </w:pPr>
            <w:ins w:id="1333"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DA2CF5" w14:textId="77777777" w:rsidR="00046502" w:rsidRPr="000C0EF6" w:rsidRDefault="00046502" w:rsidP="00046502">
            <w:pPr>
              <w:pStyle w:val="NormalWeb"/>
              <w:spacing w:after="0"/>
              <w:jc w:val="center"/>
              <w:textAlignment w:val="center"/>
              <w:rPr>
                <w:ins w:id="1334" w:author="作者"/>
                <w:rFonts w:ascii="Calibri" w:hAnsi="Calibri" w:cs="Calibri"/>
                <w:sz w:val="16"/>
                <w:szCs w:val="36"/>
              </w:rPr>
            </w:pPr>
            <w:ins w:id="133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5FB6090" w14:textId="77777777" w:rsidR="00046502" w:rsidRPr="000C0EF6" w:rsidRDefault="00046502" w:rsidP="00046502">
            <w:pPr>
              <w:pStyle w:val="NormalWeb"/>
              <w:spacing w:after="0"/>
              <w:jc w:val="center"/>
              <w:textAlignment w:val="center"/>
              <w:rPr>
                <w:ins w:id="1336" w:author="作者"/>
                <w:rFonts w:ascii="Calibri" w:hAnsi="Calibri" w:cs="Calibri"/>
                <w:sz w:val="16"/>
                <w:szCs w:val="36"/>
              </w:rPr>
            </w:pPr>
            <w:ins w:id="133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7B43893" w14:textId="77777777" w:rsidR="00046502" w:rsidRPr="000C0EF6" w:rsidRDefault="00046502" w:rsidP="00046502">
            <w:pPr>
              <w:pStyle w:val="NormalWeb"/>
              <w:spacing w:after="0"/>
              <w:jc w:val="center"/>
              <w:textAlignment w:val="center"/>
              <w:rPr>
                <w:ins w:id="1338" w:author="作者"/>
                <w:rFonts w:ascii="Calibri" w:hAnsi="Calibri" w:cs="Calibri"/>
                <w:sz w:val="16"/>
                <w:szCs w:val="36"/>
              </w:rPr>
            </w:pPr>
            <w:ins w:id="1339" w:author="作者">
              <w:r w:rsidRPr="000C0EF6">
                <w:rPr>
                  <w:rFonts w:ascii="Calibri" w:hAnsi="Calibri" w:cs="Calibri"/>
                  <w:color w:val="000000"/>
                  <w:kern w:val="24"/>
                  <w:sz w:val="16"/>
                  <w:szCs w:val="21"/>
                </w:rPr>
                <w:t>3</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7EB2515" w14:textId="77777777" w:rsidR="00046502" w:rsidRPr="000C0EF6" w:rsidRDefault="00046502" w:rsidP="00046502">
            <w:pPr>
              <w:pStyle w:val="NormalWeb"/>
              <w:spacing w:after="0"/>
              <w:jc w:val="center"/>
              <w:textAlignment w:val="center"/>
              <w:rPr>
                <w:ins w:id="1340" w:author="作者"/>
                <w:rFonts w:ascii="Calibri" w:hAnsi="Calibri" w:cs="Calibri"/>
                <w:sz w:val="16"/>
                <w:szCs w:val="36"/>
              </w:rPr>
            </w:pPr>
            <w:ins w:id="1341" w:author="作者">
              <w:r w:rsidRPr="000C0EF6">
                <w:rPr>
                  <w:rFonts w:ascii="Calibri" w:hAnsi="Calibri" w:cs="Calibri"/>
                  <w:color w:val="000000"/>
                  <w:kern w:val="24"/>
                  <w:sz w:val="16"/>
                  <w:szCs w:val="21"/>
                </w:rPr>
                <w:t>-3</w:t>
              </w:r>
            </w:ins>
          </w:p>
        </w:tc>
      </w:tr>
      <w:tr w:rsidR="00046502" w:rsidRPr="004D2540" w14:paraId="0FA95069" w14:textId="77777777" w:rsidTr="00046502">
        <w:trPr>
          <w:trHeight w:hRule="exact" w:val="203"/>
          <w:jc w:val="center"/>
          <w:ins w:id="1342"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0C000B" w14:textId="77777777" w:rsidR="00046502" w:rsidRPr="004D2540" w:rsidRDefault="00046502" w:rsidP="00046502">
            <w:pPr>
              <w:keepNext/>
              <w:keepLines/>
              <w:jc w:val="center"/>
              <w:rPr>
                <w:ins w:id="1343" w:author="作者"/>
                <w:rFonts w:ascii="Arial" w:hAnsi="Arial"/>
                <w:sz w:val="18"/>
                <w:szCs w:val="20"/>
              </w:rPr>
            </w:pPr>
            <w:ins w:id="1344" w:author="作者">
              <w:r w:rsidRPr="004D2540">
                <w:rPr>
                  <w:rFonts w:ascii="Arial" w:hAnsi="Arial"/>
                  <w:sz w:val="18"/>
                  <w:szCs w:val="20"/>
                </w:rPr>
                <w:t>23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16A6324" w14:textId="77777777" w:rsidR="00046502" w:rsidRPr="000C0EF6" w:rsidRDefault="00046502" w:rsidP="00046502">
            <w:pPr>
              <w:pStyle w:val="NormalWeb"/>
              <w:spacing w:after="0"/>
              <w:jc w:val="center"/>
              <w:textAlignment w:val="center"/>
              <w:rPr>
                <w:ins w:id="1345" w:author="作者"/>
                <w:rFonts w:ascii="Calibri" w:hAnsi="Calibri" w:cs="Calibri"/>
                <w:sz w:val="16"/>
                <w:szCs w:val="36"/>
              </w:rPr>
            </w:pPr>
            <w:ins w:id="1346"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96A17F2" w14:textId="77777777" w:rsidR="00046502" w:rsidRPr="000C0EF6" w:rsidRDefault="00046502" w:rsidP="00046502">
            <w:pPr>
              <w:pStyle w:val="NormalWeb"/>
              <w:spacing w:after="0"/>
              <w:jc w:val="center"/>
              <w:textAlignment w:val="center"/>
              <w:rPr>
                <w:ins w:id="1347" w:author="作者"/>
                <w:rFonts w:ascii="Calibri" w:hAnsi="Calibri" w:cs="Calibri"/>
                <w:sz w:val="16"/>
                <w:szCs w:val="36"/>
              </w:rPr>
            </w:pPr>
            <w:ins w:id="1348"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257DC6" w14:textId="77777777" w:rsidR="00046502" w:rsidRPr="000C0EF6" w:rsidRDefault="00046502" w:rsidP="00046502">
            <w:pPr>
              <w:pStyle w:val="NormalWeb"/>
              <w:spacing w:after="0"/>
              <w:jc w:val="center"/>
              <w:textAlignment w:val="center"/>
              <w:rPr>
                <w:ins w:id="1349" w:author="作者"/>
                <w:rFonts w:ascii="Calibri" w:hAnsi="Calibri" w:cs="Calibri"/>
                <w:sz w:val="16"/>
                <w:szCs w:val="36"/>
              </w:rPr>
            </w:pPr>
            <w:ins w:id="135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756ED1F" w14:textId="77777777" w:rsidR="00046502" w:rsidRPr="000C0EF6" w:rsidRDefault="00046502" w:rsidP="00046502">
            <w:pPr>
              <w:pStyle w:val="NormalWeb"/>
              <w:spacing w:after="0"/>
              <w:jc w:val="center"/>
              <w:textAlignment w:val="center"/>
              <w:rPr>
                <w:ins w:id="1351" w:author="作者"/>
                <w:rFonts w:ascii="Calibri" w:hAnsi="Calibri" w:cs="Calibri"/>
                <w:sz w:val="16"/>
                <w:szCs w:val="36"/>
              </w:rPr>
            </w:pPr>
            <w:ins w:id="135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CD39015" w14:textId="77777777" w:rsidR="00046502" w:rsidRPr="000C0EF6" w:rsidRDefault="00046502" w:rsidP="00046502">
            <w:pPr>
              <w:pStyle w:val="NormalWeb"/>
              <w:spacing w:after="0"/>
              <w:jc w:val="center"/>
              <w:textAlignment w:val="center"/>
              <w:rPr>
                <w:ins w:id="1353" w:author="作者"/>
                <w:rFonts w:ascii="Calibri" w:hAnsi="Calibri" w:cs="Calibri"/>
                <w:sz w:val="16"/>
                <w:szCs w:val="36"/>
              </w:rPr>
            </w:pPr>
            <w:ins w:id="1354"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B4B5CF5" w14:textId="77777777" w:rsidR="00046502" w:rsidRPr="000C0EF6" w:rsidRDefault="00046502" w:rsidP="00046502">
            <w:pPr>
              <w:pStyle w:val="NormalWeb"/>
              <w:spacing w:after="0"/>
              <w:jc w:val="center"/>
              <w:textAlignment w:val="center"/>
              <w:rPr>
                <w:ins w:id="1355" w:author="作者"/>
                <w:rFonts w:ascii="Calibri" w:hAnsi="Calibri" w:cs="Calibri"/>
                <w:sz w:val="16"/>
                <w:szCs w:val="36"/>
              </w:rPr>
            </w:pPr>
            <w:ins w:id="1356"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39E8FD" w14:textId="77777777" w:rsidR="00046502" w:rsidRPr="000C0EF6" w:rsidRDefault="00046502" w:rsidP="00046502">
            <w:pPr>
              <w:pStyle w:val="NormalWeb"/>
              <w:spacing w:after="0"/>
              <w:jc w:val="center"/>
              <w:textAlignment w:val="center"/>
              <w:rPr>
                <w:ins w:id="1357" w:author="作者"/>
                <w:rFonts w:ascii="Calibri" w:hAnsi="Calibri" w:cs="Calibri"/>
                <w:sz w:val="16"/>
                <w:szCs w:val="36"/>
              </w:rPr>
            </w:pPr>
            <w:ins w:id="1358"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9ABFE6A" w14:textId="77777777" w:rsidR="00046502" w:rsidRPr="000C0EF6" w:rsidRDefault="00046502" w:rsidP="00046502">
            <w:pPr>
              <w:pStyle w:val="NormalWeb"/>
              <w:spacing w:after="0"/>
              <w:jc w:val="center"/>
              <w:textAlignment w:val="center"/>
              <w:rPr>
                <w:ins w:id="1359" w:author="作者"/>
                <w:rFonts w:ascii="Calibri" w:hAnsi="Calibri" w:cs="Calibri"/>
                <w:sz w:val="16"/>
                <w:szCs w:val="36"/>
              </w:rPr>
            </w:pPr>
            <w:ins w:id="136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64BED72" w14:textId="77777777" w:rsidR="00046502" w:rsidRPr="000C0EF6" w:rsidRDefault="00046502" w:rsidP="00046502">
            <w:pPr>
              <w:pStyle w:val="NormalWeb"/>
              <w:spacing w:after="0"/>
              <w:jc w:val="center"/>
              <w:textAlignment w:val="center"/>
              <w:rPr>
                <w:ins w:id="1361" w:author="作者"/>
                <w:rFonts w:ascii="Calibri" w:hAnsi="Calibri" w:cs="Calibri"/>
                <w:sz w:val="16"/>
                <w:szCs w:val="36"/>
              </w:rPr>
            </w:pPr>
            <w:ins w:id="136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9E0E616" w14:textId="77777777" w:rsidR="00046502" w:rsidRPr="000C0EF6" w:rsidRDefault="00046502" w:rsidP="00046502">
            <w:pPr>
              <w:pStyle w:val="NormalWeb"/>
              <w:spacing w:after="0"/>
              <w:jc w:val="center"/>
              <w:textAlignment w:val="center"/>
              <w:rPr>
                <w:ins w:id="1363" w:author="作者"/>
                <w:rFonts w:ascii="Calibri" w:hAnsi="Calibri" w:cs="Calibri"/>
                <w:sz w:val="16"/>
                <w:szCs w:val="36"/>
              </w:rPr>
            </w:pPr>
            <w:ins w:id="1364"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E7B242" w14:textId="77777777" w:rsidR="00046502" w:rsidRPr="000C0EF6" w:rsidRDefault="00046502" w:rsidP="00046502">
            <w:pPr>
              <w:pStyle w:val="NormalWeb"/>
              <w:spacing w:after="0"/>
              <w:jc w:val="center"/>
              <w:textAlignment w:val="center"/>
              <w:rPr>
                <w:ins w:id="1365" w:author="作者"/>
                <w:rFonts w:ascii="Calibri" w:hAnsi="Calibri" w:cs="Calibri"/>
                <w:sz w:val="16"/>
                <w:szCs w:val="36"/>
              </w:rPr>
            </w:pPr>
            <w:ins w:id="1366" w:author="作者">
              <w:r w:rsidRPr="000C0EF6">
                <w:rPr>
                  <w:rFonts w:ascii="Calibri" w:hAnsi="Calibri" w:cs="Calibri"/>
                  <w:color w:val="000000"/>
                  <w:kern w:val="24"/>
                  <w:sz w:val="16"/>
                  <w:szCs w:val="21"/>
                </w:rPr>
                <w:t>-1</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AAE66C3" w14:textId="77777777" w:rsidR="00046502" w:rsidRPr="000C0EF6" w:rsidRDefault="00046502" w:rsidP="00046502">
            <w:pPr>
              <w:pStyle w:val="NormalWeb"/>
              <w:spacing w:after="0"/>
              <w:jc w:val="center"/>
              <w:textAlignment w:val="center"/>
              <w:rPr>
                <w:ins w:id="1367" w:author="作者"/>
                <w:rFonts w:ascii="Calibri" w:hAnsi="Calibri" w:cs="Calibri"/>
                <w:sz w:val="16"/>
                <w:szCs w:val="36"/>
              </w:rPr>
            </w:pPr>
            <w:ins w:id="1368" w:author="作者">
              <w:r w:rsidRPr="000C0EF6">
                <w:rPr>
                  <w:rFonts w:ascii="Calibri" w:hAnsi="Calibri" w:cs="Calibri"/>
                  <w:color w:val="000000"/>
                  <w:kern w:val="24"/>
                  <w:sz w:val="16"/>
                  <w:szCs w:val="21"/>
                </w:rPr>
                <w:t>-3</w:t>
              </w:r>
            </w:ins>
          </w:p>
        </w:tc>
      </w:tr>
      <w:tr w:rsidR="00046502" w:rsidRPr="004D2540" w14:paraId="1A926615" w14:textId="77777777" w:rsidTr="00046502">
        <w:trPr>
          <w:trHeight w:hRule="exact" w:val="203"/>
          <w:jc w:val="center"/>
          <w:ins w:id="1369"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D7E9280" w14:textId="77777777" w:rsidR="00046502" w:rsidRPr="004D2540" w:rsidRDefault="00046502" w:rsidP="00046502">
            <w:pPr>
              <w:keepNext/>
              <w:keepLines/>
              <w:jc w:val="center"/>
              <w:rPr>
                <w:ins w:id="1370" w:author="作者"/>
                <w:rFonts w:ascii="Arial" w:hAnsi="Arial"/>
                <w:sz w:val="18"/>
                <w:szCs w:val="20"/>
              </w:rPr>
            </w:pPr>
            <w:ins w:id="1371" w:author="作者">
              <w:r w:rsidRPr="004D2540">
                <w:rPr>
                  <w:rFonts w:ascii="Arial" w:hAnsi="Arial"/>
                  <w:sz w:val="18"/>
                  <w:szCs w:val="20"/>
                </w:rPr>
                <w:t>24</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BC727D8" w14:textId="77777777" w:rsidR="00046502" w:rsidRPr="000C0EF6" w:rsidRDefault="00046502" w:rsidP="00046502">
            <w:pPr>
              <w:pStyle w:val="NormalWeb"/>
              <w:spacing w:after="0"/>
              <w:jc w:val="center"/>
              <w:textAlignment w:val="center"/>
              <w:rPr>
                <w:ins w:id="1372" w:author="作者"/>
                <w:rFonts w:ascii="Calibri" w:hAnsi="Calibri" w:cs="Calibri"/>
                <w:sz w:val="16"/>
                <w:szCs w:val="36"/>
              </w:rPr>
            </w:pPr>
            <w:ins w:id="1373"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2506050" w14:textId="77777777" w:rsidR="00046502" w:rsidRPr="000C0EF6" w:rsidRDefault="00046502" w:rsidP="00046502">
            <w:pPr>
              <w:pStyle w:val="NormalWeb"/>
              <w:spacing w:after="0"/>
              <w:jc w:val="center"/>
              <w:textAlignment w:val="center"/>
              <w:rPr>
                <w:ins w:id="1374" w:author="作者"/>
                <w:rFonts w:ascii="Calibri" w:hAnsi="Calibri" w:cs="Calibri"/>
                <w:sz w:val="16"/>
                <w:szCs w:val="36"/>
              </w:rPr>
            </w:pPr>
            <w:ins w:id="1375"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8BA48C" w14:textId="77777777" w:rsidR="00046502" w:rsidRPr="000C0EF6" w:rsidRDefault="00046502" w:rsidP="00046502">
            <w:pPr>
              <w:pStyle w:val="NormalWeb"/>
              <w:spacing w:after="0"/>
              <w:jc w:val="center"/>
              <w:textAlignment w:val="center"/>
              <w:rPr>
                <w:ins w:id="1376" w:author="作者"/>
                <w:rFonts w:ascii="Calibri" w:hAnsi="Calibri" w:cs="Calibri"/>
                <w:sz w:val="16"/>
                <w:szCs w:val="36"/>
              </w:rPr>
            </w:pPr>
            <w:ins w:id="137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344D46" w14:textId="77777777" w:rsidR="00046502" w:rsidRPr="000C0EF6" w:rsidRDefault="00046502" w:rsidP="00046502">
            <w:pPr>
              <w:pStyle w:val="NormalWeb"/>
              <w:spacing w:after="0"/>
              <w:jc w:val="center"/>
              <w:textAlignment w:val="center"/>
              <w:rPr>
                <w:ins w:id="1378" w:author="作者"/>
                <w:rFonts w:ascii="Calibri" w:hAnsi="Calibri" w:cs="Calibri"/>
                <w:sz w:val="16"/>
                <w:szCs w:val="36"/>
              </w:rPr>
            </w:pPr>
            <w:ins w:id="1379"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9855C09" w14:textId="77777777" w:rsidR="00046502" w:rsidRPr="000C0EF6" w:rsidRDefault="00046502" w:rsidP="00046502">
            <w:pPr>
              <w:pStyle w:val="NormalWeb"/>
              <w:spacing w:after="0"/>
              <w:jc w:val="center"/>
              <w:textAlignment w:val="center"/>
              <w:rPr>
                <w:ins w:id="1380" w:author="作者"/>
                <w:rFonts w:ascii="Calibri" w:hAnsi="Calibri" w:cs="Calibri"/>
                <w:sz w:val="16"/>
                <w:szCs w:val="36"/>
              </w:rPr>
            </w:pPr>
            <w:ins w:id="1381"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C28846F" w14:textId="77777777" w:rsidR="00046502" w:rsidRPr="000C0EF6" w:rsidRDefault="00046502" w:rsidP="00046502">
            <w:pPr>
              <w:pStyle w:val="NormalWeb"/>
              <w:spacing w:after="0"/>
              <w:jc w:val="center"/>
              <w:textAlignment w:val="center"/>
              <w:rPr>
                <w:ins w:id="1382" w:author="作者"/>
                <w:rFonts w:ascii="Calibri" w:hAnsi="Calibri" w:cs="Calibri"/>
                <w:sz w:val="16"/>
                <w:szCs w:val="36"/>
              </w:rPr>
            </w:pPr>
            <w:ins w:id="1383"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96D74E3" w14:textId="77777777" w:rsidR="00046502" w:rsidRPr="000C0EF6" w:rsidRDefault="00046502" w:rsidP="00046502">
            <w:pPr>
              <w:pStyle w:val="NormalWeb"/>
              <w:spacing w:after="0"/>
              <w:jc w:val="center"/>
              <w:textAlignment w:val="center"/>
              <w:rPr>
                <w:ins w:id="1384" w:author="作者"/>
                <w:rFonts w:ascii="Calibri" w:hAnsi="Calibri" w:cs="Calibri"/>
                <w:sz w:val="16"/>
                <w:szCs w:val="36"/>
              </w:rPr>
            </w:pPr>
            <w:ins w:id="138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729E4C9" w14:textId="77777777" w:rsidR="00046502" w:rsidRPr="000C0EF6" w:rsidRDefault="00046502" w:rsidP="00046502">
            <w:pPr>
              <w:pStyle w:val="NormalWeb"/>
              <w:spacing w:after="0"/>
              <w:jc w:val="center"/>
              <w:textAlignment w:val="center"/>
              <w:rPr>
                <w:ins w:id="1386" w:author="作者"/>
                <w:rFonts w:ascii="Calibri" w:hAnsi="Calibri" w:cs="Calibri"/>
                <w:sz w:val="16"/>
                <w:szCs w:val="36"/>
              </w:rPr>
            </w:pPr>
            <w:ins w:id="1387"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D3AAEF6" w14:textId="77777777" w:rsidR="00046502" w:rsidRPr="000C0EF6" w:rsidRDefault="00046502" w:rsidP="00046502">
            <w:pPr>
              <w:pStyle w:val="NormalWeb"/>
              <w:spacing w:after="0"/>
              <w:jc w:val="center"/>
              <w:textAlignment w:val="center"/>
              <w:rPr>
                <w:ins w:id="1388" w:author="作者"/>
                <w:rFonts w:ascii="Calibri" w:hAnsi="Calibri" w:cs="Calibri"/>
                <w:sz w:val="16"/>
                <w:szCs w:val="36"/>
              </w:rPr>
            </w:pPr>
            <w:ins w:id="1389"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F56F933" w14:textId="77777777" w:rsidR="00046502" w:rsidRPr="000C0EF6" w:rsidRDefault="00046502" w:rsidP="00046502">
            <w:pPr>
              <w:pStyle w:val="NormalWeb"/>
              <w:spacing w:after="0"/>
              <w:jc w:val="center"/>
              <w:textAlignment w:val="center"/>
              <w:rPr>
                <w:ins w:id="1390" w:author="作者"/>
                <w:rFonts w:ascii="Calibri" w:hAnsi="Calibri" w:cs="Calibri"/>
                <w:sz w:val="16"/>
                <w:szCs w:val="36"/>
              </w:rPr>
            </w:pPr>
            <w:ins w:id="1391"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A2C73D" w14:textId="77777777" w:rsidR="00046502" w:rsidRPr="000C0EF6" w:rsidRDefault="00046502" w:rsidP="00046502">
            <w:pPr>
              <w:pStyle w:val="NormalWeb"/>
              <w:spacing w:after="0"/>
              <w:jc w:val="center"/>
              <w:textAlignment w:val="center"/>
              <w:rPr>
                <w:ins w:id="1392" w:author="作者"/>
                <w:rFonts w:ascii="Calibri" w:hAnsi="Calibri" w:cs="Calibri"/>
                <w:sz w:val="16"/>
                <w:szCs w:val="36"/>
              </w:rPr>
            </w:pPr>
            <w:ins w:id="1393" w:author="作者">
              <w:r w:rsidRPr="000C0EF6">
                <w:rPr>
                  <w:rFonts w:ascii="Calibri" w:hAnsi="Calibri" w:cs="Calibri"/>
                  <w:color w:val="000000"/>
                  <w:kern w:val="24"/>
                  <w:sz w:val="16"/>
                  <w:szCs w:val="21"/>
                </w:rPr>
                <w:t>3</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DC21AFD" w14:textId="77777777" w:rsidR="00046502" w:rsidRPr="000C0EF6" w:rsidRDefault="00046502" w:rsidP="00046502">
            <w:pPr>
              <w:pStyle w:val="NormalWeb"/>
              <w:spacing w:after="0"/>
              <w:jc w:val="center"/>
              <w:textAlignment w:val="center"/>
              <w:rPr>
                <w:ins w:id="1394" w:author="作者"/>
                <w:rFonts w:ascii="Calibri" w:hAnsi="Calibri" w:cs="Calibri"/>
                <w:sz w:val="16"/>
                <w:szCs w:val="36"/>
              </w:rPr>
            </w:pPr>
            <w:ins w:id="1395" w:author="作者">
              <w:r w:rsidRPr="000C0EF6">
                <w:rPr>
                  <w:rFonts w:ascii="Calibri" w:hAnsi="Calibri" w:cs="Calibri"/>
                  <w:color w:val="000000"/>
                  <w:kern w:val="24"/>
                  <w:sz w:val="16"/>
                  <w:szCs w:val="21"/>
                </w:rPr>
                <w:t>3</w:t>
              </w:r>
            </w:ins>
          </w:p>
        </w:tc>
      </w:tr>
      <w:tr w:rsidR="00046502" w:rsidRPr="004D2540" w14:paraId="3D5B089B" w14:textId="77777777" w:rsidTr="00046502">
        <w:trPr>
          <w:trHeight w:hRule="exact" w:val="203"/>
          <w:jc w:val="center"/>
          <w:ins w:id="1396"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D62E501" w14:textId="77777777" w:rsidR="00046502" w:rsidRPr="004D2540" w:rsidRDefault="00046502" w:rsidP="00046502">
            <w:pPr>
              <w:keepNext/>
              <w:keepLines/>
              <w:jc w:val="center"/>
              <w:rPr>
                <w:ins w:id="1397" w:author="作者"/>
                <w:rFonts w:ascii="Arial" w:hAnsi="Arial"/>
                <w:sz w:val="18"/>
                <w:szCs w:val="20"/>
              </w:rPr>
            </w:pPr>
            <w:ins w:id="1398" w:author="作者">
              <w:r w:rsidRPr="004D2540">
                <w:rPr>
                  <w:rFonts w:ascii="Arial" w:hAnsi="Arial"/>
                  <w:sz w:val="18"/>
                  <w:szCs w:val="20"/>
                </w:rPr>
                <w:t>25</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F84C1A" w14:textId="77777777" w:rsidR="00046502" w:rsidRPr="000C0EF6" w:rsidRDefault="00046502" w:rsidP="00046502">
            <w:pPr>
              <w:pStyle w:val="NormalWeb"/>
              <w:spacing w:after="0"/>
              <w:jc w:val="center"/>
              <w:textAlignment w:val="center"/>
              <w:rPr>
                <w:ins w:id="1399" w:author="作者"/>
                <w:rFonts w:ascii="Calibri" w:hAnsi="Calibri" w:cs="Calibri"/>
                <w:sz w:val="16"/>
                <w:szCs w:val="36"/>
              </w:rPr>
            </w:pPr>
            <w:ins w:id="140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18C5B49" w14:textId="77777777" w:rsidR="00046502" w:rsidRPr="000C0EF6" w:rsidRDefault="00046502" w:rsidP="00046502">
            <w:pPr>
              <w:pStyle w:val="NormalWeb"/>
              <w:spacing w:after="0"/>
              <w:jc w:val="center"/>
              <w:textAlignment w:val="center"/>
              <w:rPr>
                <w:ins w:id="1401" w:author="作者"/>
                <w:rFonts w:ascii="Calibri" w:hAnsi="Calibri" w:cs="Calibri"/>
                <w:sz w:val="16"/>
                <w:szCs w:val="36"/>
              </w:rPr>
            </w:pPr>
            <w:ins w:id="140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96D130" w14:textId="77777777" w:rsidR="00046502" w:rsidRPr="000C0EF6" w:rsidRDefault="00046502" w:rsidP="00046502">
            <w:pPr>
              <w:pStyle w:val="NormalWeb"/>
              <w:spacing w:after="0"/>
              <w:jc w:val="center"/>
              <w:textAlignment w:val="center"/>
              <w:rPr>
                <w:ins w:id="1403" w:author="作者"/>
                <w:rFonts w:ascii="Calibri" w:hAnsi="Calibri" w:cs="Calibri"/>
                <w:sz w:val="16"/>
                <w:szCs w:val="36"/>
              </w:rPr>
            </w:pPr>
            <w:ins w:id="1404"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4E41E30" w14:textId="77777777" w:rsidR="00046502" w:rsidRPr="000C0EF6" w:rsidRDefault="00046502" w:rsidP="00046502">
            <w:pPr>
              <w:pStyle w:val="NormalWeb"/>
              <w:spacing w:after="0"/>
              <w:jc w:val="center"/>
              <w:textAlignment w:val="center"/>
              <w:rPr>
                <w:ins w:id="1405" w:author="作者"/>
                <w:rFonts w:ascii="Calibri" w:hAnsi="Calibri" w:cs="Calibri"/>
                <w:sz w:val="16"/>
                <w:szCs w:val="36"/>
              </w:rPr>
            </w:pPr>
            <w:ins w:id="1406"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E670C1A" w14:textId="77777777" w:rsidR="00046502" w:rsidRPr="000C0EF6" w:rsidRDefault="00046502" w:rsidP="00046502">
            <w:pPr>
              <w:pStyle w:val="NormalWeb"/>
              <w:spacing w:after="0"/>
              <w:jc w:val="center"/>
              <w:textAlignment w:val="center"/>
              <w:rPr>
                <w:ins w:id="1407" w:author="作者"/>
                <w:rFonts w:ascii="Calibri" w:hAnsi="Calibri" w:cs="Calibri"/>
                <w:sz w:val="16"/>
                <w:szCs w:val="36"/>
              </w:rPr>
            </w:pPr>
            <w:ins w:id="1408"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248142A" w14:textId="77777777" w:rsidR="00046502" w:rsidRPr="000C0EF6" w:rsidRDefault="00046502" w:rsidP="00046502">
            <w:pPr>
              <w:pStyle w:val="NormalWeb"/>
              <w:spacing w:after="0"/>
              <w:jc w:val="center"/>
              <w:textAlignment w:val="center"/>
              <w:rPr>
                <w:ins w:id="1409" w:author="作者"/>
                <w:rFonts w:ascii="Calibri" w:hAnsi="Calibri" w:cs="Calibri"/>
                <w:sz w:val="16"/>
                <w:szCs w:val="36"/>
              </w:rPr>
            </w:pPr>
            <w:ins w:id="141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23A7D7A" w14:textId="77777777" w:rsidR="00046502" w:rsidRPr="000C0EF6" w:rsidRDefault="00046502" w:rsidP="00046502">
            <w:pPr>
              <w:pStyle w:val="NormalWeb"/>
              <w:spacing w:after="0"/>
              <w:jc w:val="center"/>
              <w:textAlignment w:val="center"/>
              <w:rPr>
                <w:ins w:id="1411" w:author="作者"/>
                <w:rFonts w:ascii="Calibri" w:hAnsi="Calibri" w:cs="Calibri"/>
                <w:sz w:val="16"/>
                <w:szCs w:val="36"/>
              </w:rPr>
            </w:pPr>
            <w:ins w:id="141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8EC92A7" w14:textId="77777777" w:rsidR="00046502" w:rsidRPr="000C0EF6" w:rsidRDefault="00046502" w:rsidP="00046502">
            <w:pPr>
              <w:pStyle w:val="NormalWeb"/>
              <w:spacing w:after="0"/>
              <w:jc w:val="center"/>
              <w:textAlignment w:val="center"/>
              <w:rPr>
                <w:ins w:id="1413" w:author="作者"/>
                <w:rFonts w:ascii="Calibri" w:hAnsi="Calibri" w:cs="Calibri"/>
                <w:sz w:val="16"/>
                <w:szCs w:val="36"/>
              </w:rPr>
            </w:pPr>
            <w:ins w:id="1414"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C2E8A3" w14:textId="77777777" w:rsidR="00046502" w:rsidRPr="000C0EF6" w:rsidRDefault="00046502" w:rsidP="00046502">
            <w:pPr>
              <w:pStyle w:val="NormalWeb"/>
              <w:spacing w:after="0"/>
              <w:jc w:val="center"/>
              <w:textAlignment w:val="center"/>
              <w:rPr>
                <w:ins w:id="1415" w:author="作者"/>
                <w:rFonts w:ascii="Calibri" w:hAnsi="Calibri" w:cs="Calibri"/>
                <w:sz w:val="16"/>
                <w:szCs w:val="36"/>
              </w:rPr>
            </w:pPr>
            <w:ins w:id="1416"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E637222" w14:textId="77777777" w:rsidR="00046502" w:rsidRPr="000C0EF6" w:rsidRDefault="00046502" w:rsidP="00046502">
            <w:pPr>
              <w:pStyle w:val="NormalWeb"/>
              <w:spacing w:after="0"/>
              <w:jc w:val="center"/>
              <w:textAlignment w:val="center"/>
              <w:rPr>
                <w:ins w:id="1417" w:author="作者"/>
                <w:rFonts w:ascii="Calibri" w:hAnsi="Calibri" w:cs="Calibri"/>
                <w:sz w:val="16"/>
                <w:szCs w:val="36"/>
              </w:rPr>
            </w:pPr>
            <w:ins w:id="1418"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81E4FAD" w14:textId="77777777" w:rsidR="00046502" w:rsidRPr="000C0EF6" w:rsidRDefault="00046502" w:rsidP="00046502">
            <w:pPr>
              <w:pStyle w:val="NormalWeb"/>
              <w:spacing w:after="0"/>
              <w:jc w:val="center"/>
              <w:textAlignment w:val="center"/>
              <w:rPr>
                <w:ins w:id="1419" w:author="作者"/>
                <w:rFonts w:ascii="Calibri" w:hAnsi="Calibri" w:cs="Calibri"/>
                <w:sz w:val="16"/>
                <w:szCs w:val="36"/>
              </w:rPr>
            </w:pPr>
            <w:ins w:id="1420" w:author="作者">
              <w:r w:rsidRPr="000C0EF6">
                <w:rPr>
                  <w:rFonts w:ascii="Calibri" w:hAnsi="Calibri" w:cs="Calibri"/>
                  <w:color w:val="000000"/>
                  <w:kern w:val="24"/>
                  <w:sz w:val="16"/>
                  <w:szCs w:val="21"/>
                </w:rPr>
                <w:t>-1</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E38B13" w14:textId="77777777" w:rsidR="00046502" w:rsidRPr="000C0EF6" w:rsidRDefault="00046502" w:rsidP="00046502">
            <w:pPr>
              <w:pStyle w:val="NormalWeb"/>
              <w:spacing w:after="0"/>
              <w:jc w:val="center"/>
              <w:textAlignment w:val="center"/>
              <w:rPr>
                <w:ins w:id="1421" w:author="作者"/>
                <w:rFonts w:ascii="Calibri" w:hAnsi="Calibri" w:cs="Calibri"/>
                <w:sz w:val="16"/>
                <w:szCs w:val="36"/>
              </w:rPr>
            </w:pPr>
            <w:ins w:id="1422" w:author="作者">
              <w:r w:rsidRPr="000C0EF6">
                <w:rPr>
                  <w:rFonts w:ascii="Calibri" w:hAnsi="Calibri" w:cs="Calibri"/>
                  <w:color w:val="000000"/>
                  <w:kern w:val="24"/>
                  <w:sz w:val="16"/>
                  <w:szCs w:val="21"/>
                </w:rPr>
                <w:t>1</w:t>
              </w:r>
            </w:ins>
          </w:p>
        </w:tc>
      </w:tr>
      <w:tr w:rsidR="00046502" w:rsidRPr="004D2540" w14:paraId="5C2BC2D2" w14:textId="77777777" w:rsidTr="00046502">
        <w:trPr>
          <w:trHeight w:hRule="exact" w:val="203"/>
          <w:jc w:val="center"/>
          <w:ins w:id="1423"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865FEB1" w14:textId="77777777" w:rsidR="00046502" w:rsidRPr="004D2540" w:rsidRDefault="00046502" w:rsidP="00046502">
            <w:pPr>
              <w:keepNext/>
              <w:keepLines/>
              <w:jc w:val="center"/>
              <w:rPr>
                <w:ins w:id="1424" w:author="作者"/>
                <w:rFonts w:ascii="Arial" w:hAnsi="Arial"/>
                <w:sz w:val="18"/>
                <w:szCs w:val="20"/>
              </w:rPr>
            </w:pPr>
            <w:ins w:id="1425" w:author="作者">
              <w:r w:rsidRPr="004D2540">
                <w:rPr>
                  <w:rFonts w:ascii="Arial" w:hAnsi="Arial"/>
                  <w:sz w:val="18"/>
                  <w:szCs w:val="20"/>
                </w:rPr>
                <w:t>26</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BE8CB15" w14:textId="77777777" w:rsidR="00046502" w:rsidRPr="000C0EF6" w:rsidRDefault="00046502" w:rsidP="00046502">
            <w:pPr>
              <w:pStyle w:val="NormalWeb"/>
              <w:spacing w:after="0"/>
              <w:jc w:val="center"/>
              <w:textAlignment w:val="center"/>
              <w:rPr>
                <w:ins w:id="1426" w:author="作者"/>
                <w:rFonts w:ascii="Calibri" w:hAnsi="Calibri" w:cs="Calibri"/>
                <w:sz w:val="16"/>
                <w:szCs w:val="36"/>
              </w:rPr>
            </w:pPr>
            <w:ins w:id="142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CC3A4FF" w14:textId="77777777" w:rsidR="00046502" w:rsidRPr="000C0EF6" w:rsidRDefault="00046502" w:rsidP="00046502">
            <w:pPr>
              <w:pStyle w:val="NormalWeb"/>
              <w:spacing w:after="0"/>
              <w:jc w:val="center"/>
              <w:textAlignment w:val="center"/>
              <w:rPr>
                <w:ins w:id="1428" w:author="作者"/>
                <w:rFonts w:ascii="Calibri" w:hAnsi="Calibri" w:cs="Calibri"/>
                <w:sz w:val="16"/>
                <w:szCs w:val="36"/>
              </w:rPr>
            </w:pPr>
            <w:ins w:id="1429"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9D7F3D" w14:textId="77777777" w:rsidR="00046502" w:rsidRPr="000C0EF6" w:rsidRDefault="00046502" w:rsidP="00046502">
            <w:pPr>
              <w:pStyle w:val="NormalWeb"/>
              <w:spacing w:after="0"/>
              <w:jc w:val="center"/>
              <w:textAlignment w:val="center"/>
              <w:rPr>
                <w:ins w:id="1430" w:author="作者"/>
                <w:rFonts w:ascii="Calibri" w:hAnsi="Calibri" w:cs="Calibri"/>
                <w:sz w:val="16"/>
                <w:szCs w:val="36"/>
              </w:rPr>
            </w:pPr>
            <w:ins w:id="1431"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D270E44" w14:textId="77777777" w:rsidR="00046502" w:rsidRPr="000C0EF6" w:rsidRDefault="00046502" w:rsidP="00046502">
            <w:pPr>
              <w:pStyle w:val="NormalWeb"/>
              <w:spacing w:after="0"/>
              <w:jc w:val="center"/>
              <w:textAlignment w:val="center"/>
              <w:rPr>
                <w:ins w:id="1432" w:author="作者"/>
                <w:rFonts w:ascii="Calibri" w:hAnsi="Calibri" w:cs="Calibri"/>
                <w:sz w:val="16"/>
                <w:szCs w:val="36"/>
              </w:rPr>
            </w:pPr>
            <w:ins w:id="1433"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E5B2F02" w14:textId="77777777" w:rsidR="00046502" w:rsidRPr="000C0EF6" w:rsidRDefault="00046502" w:rsidP="00046502">
            <w:pPr>
              <w:pStyle w:val="NormalWeb"/>
              <w:spacing w:after="0"/>
              <w:jc w:val="center"/>
              <w:textAlignment w:val="center"/>
              <w:rPr>
                <w:ins w:id="1434" w:author="作者"/>
                <w:rFonts w:ascii="Calibri" w:hAnsi="Calibri" w:cs="Calibri"/>
                <w:sz w:val="16"/>
                <w:szCs w:val="36"/>
              </w:rPr>
            </w:pPr>
            <w:ins w:id="1435"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B270D35" w14:textId="77777777" w:rsidR="00046502" w:rsidRPr="000C0EF6" w:rsidRDefault="00046502" w:rsidP="00046502">
            <w:pPr>
              <w:pStyle w:val="NormalWeb"/>
              <w:spacing w:after="0"/>
              <w:jc w:val="center"/>
              <w:textAlignment w:val="center"/>
              <w:rPr>
                <w:ins w:id="1436" w:author="作者"/>
                <w:rFonts w:ascii="Calibri" w:hAnsi="Calibri" w:cs="Calibri"/>
                <w:sz w:val="16"/>
                <w:szCs w:val="36"/>
              </w:rPr>
            </w:pPr>
            <w:ins w:id="143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4328DEA" w14:textId="77777777" w:rsidR="00046502" w:rsidRPr="000C0EF6" w:rsidRDefault="00046502" w:rsidP="00046502">
            <w:pPr>
              <w:pStyle w:val="NormalWeb"/>
              <w:spacing w:after="0"/>
              <w:jc w:val="center"/>
              <w:textAlignment w:val="center"/>
              <w:rPr>
                <w:ins w:id="1438" w:author="作者"/>
                <w:rFonts w:ascii="Calibri" w:hAnsi="Calibri" w:cs="Calibri"/>
                <w:sz w:val="16"/>
                <w:szCs w:val="36"/>
              </w:rPr>
            </w:pPr>
            <w:ins w:id="1439"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27AED73" w14:textId="77777777" w:rsidR="00046502" w:rsidRPr="000C0EF6" w:rsidRDefault="00046502" w:rsidP="00046502">
            <w:pPr>
              <w:pStyle w:val="NormalWeb"/>
              <w:spacing w:after="0"/>
              <w:jc w:val="center"/>
              <w:textAlignment w:val="center"/>
              <w:rPr>
                <w:ins w:id="1440" w:author="作者"/>
                <w:rFonts w:ascii="Calibri" w:hAnsi="Calibri" w:cs="Calibri"/>
                <w:sz w:val="16"/>
                <w:szCs w:val="36"/>
              </w:rPr>
            </w:pPr>
            <w:ins w:id="1441"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0F42B65" w14:textId="77777777" w:rsidR="00046502" w:rsidRPr="000C0EF6" w:rsidRDefault="00046502" w:rsidP="00046502">
            <w:pPr>
              <w:pStyle w:val="NormalWeb"/>
              <w:spacing w:after="0"/>
              <w:jc w:val="center"/>
              <w:textAlignment w:val="center"/>
              <w:rPr>
                <w:ins w:id="1442" w:author="作者"/>
                <w:rFonts w:ascii="Calibri" w:hAnsi="Calibri" w:cs="Calibri"/>
                <w:sz w:val="16"/>
                <w:szCs w:val="36"/>
              </w:rPr>
            </w:pPr>
            <w:ins w:id="1443"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2319AA2" w14:textId="77777777" w:rsidR="00046502" w:rsidRPr="000C0EF6" w:rsidRDefault="00046502" w:rsidP="00046502">
            <w:pPr>
              <w:pStyle w:val="NormalWeb"/>
              <w:spacing w:after="0"/>
              <w:jc w:val="center"/>
              <w:textAlignment w:val="center"/>
              <w:rPr>
                <w:ins w:id="1444" w:author="作者"/>
                <w:rFonts w:ascii="Calibri" w:hAnsi="Calibri" w:cs="Calibri"/>
                <w:sz w:val="16"/>
                <w:szCs w:val="36"/>
              </w:rPr>
            </w:pPr>
            <w:ins w:id="144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40603A2" w14:textId="77777777" w:rsidR="00046502" w:rsidRPr="000C0EF6" w:rsidRDefault="00046502" w:rsidP="00046502">
            <w:pPr>
              <w:pStyle w:val="NormalWeb"/>
              <w:spacing w:after="0"/>
              <w:jc w:val="center"/>
              <w:textAlignment w:val="center"/>
              <w:rPr>
                <w:ins w:id="1446" w:author="作者"/>
                <w:rFonts w:ascii="Calibri" w:hAnsi="Calibri" w:cs="Calibri"/>
                <w:sz w:val="16"/>
                <w:szCs w:val="36"/>
              </w:rPr>
            </w:pPr>
            <w:ins w:id="1447" w:author="作者">
              <w:r w:rsidRPr="000C0EF6">
                <w:rPr>
                  <w:rFonts w:ascii="Calibri" w:hAnsi="Calibri" w:cs="Calibri"/>
                  <w:color w:val="000000"/>
                  <w:kern w:val="24"/>
                  <w:sz w:val="16"/>
                  <w:szCs w:val="21"/>
                </w:rPr>
                <w:t>1</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C61BF8" w14:textId="77777777" w:rsidR="00046502" w:rsidRPr="000C0EF6" w:rsidRDefault="00046502" w:rsidP="00046502">
            <w:pPr>
              <w:pStyle w:val="NormalWeb"/>
              <w:spacing w:after="0"/>
              <w:jc w:val="center"/>
              <w:textAlignment w:val="center"/>
              <w:rPr>
                <w:ins w:id="1448" w:author="作者"/>
                <w:rFonts w:ascii="Calibri" w:hAnsi="Calibri" w:cs="Calibri"/>
                <w:sz w:val="16"/>
                <w:szCs w:val="36"/>
              </w:rPr>
            </w:pPr>
            <w:ins w:id="1449" w:author="作者">
              <w:r w:rsidRPr="000C0EF6">
                <w:rPr>
                  <w:rFonts w:ascii="Calibri" w:hAnsi="Calibri" w:cs="Calibri"/>
                  <w:color w:val="000000"/>
                  <w:kern w:val="24"/>
                  <w:sz w:val="16"/>
                  <w:szCs w:val="21"/>
                </w:rPr>
                <w:t>-1</w:t>
              </w:r>
            </w:ins>
          </w:p>
        </w:tc>
      </w:tr>
      <w:tr w:rsidR="00046502" w:rsidRPr="004D2540" w14:paraId="05E2330D" w14:textId="77777777" w:rsidTr="00046502">
        <w:trPr>
          <w:trHeight w:hRule="exact" w:val="203"/>
          <w:jc w:val="center"/>
          <w:ins w:id="1450"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5DDE84E" w14:textId="77777777" w:rsidR="00046502" w:rsidRPr="004D2540" w:rsidRDefault="00046502" w:rsidP="00046502">
            <w:pPr>
              <w:keepNext/>
              <w:keepLines/>
              <w:jc w:val="center"/>
              <w:rPr>
                <w:ins w:id="1451" w:author="作者"/>
                <w:rFonts w:ascii="Arial" w:hAnsi="Arial"/>
                <w:sz w:val="18"/>
                <w:szCs w:val="20"/>
              </w:rPr>
            </w:pPr>
            <w:ins w:id="1452" w:author="作者">
              <w:r w:rsidRPr="004D2540">
                <w:rPr>
                  <w:rFonts w:ascii="Arial" w:hAnsi="Arial"/>
                  <w:sz w:val="18"/>
                  <w:szCs w:val="20"/>
                </w:rPr>
                <w:t>27</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D25AF08" w14:textId="77777777" w:rsidR="00046502" w:rsidRPr="000C0EF6" w:rsidRDefault="00046502" w:rsidP="00046502">
            <w:pPr>
              <w:pStyle w:val="NormalWeb"/>
              <w:spacing w:after="0"/>
              <w:jc w:val="center"/>
              <w:textAlignment w:val="center"/>
              <w:rPr>
                <w:ins w:id="1453" w:author="作者"/>
                <w:rFonts w:ascii="Calibri" w:hAnsi="Calibri" w:cs="Calibri"/>
                <w:sz w:val="16"/>
                <w:szCs w:val="36"/>
              </w:rPr>
            </w:pPr>
            <w:ins w:id="1454"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9B8B6AD" w14:textId="77777777" w:rsidR="00046502" w:rsidRPr="000C0EF6" w:rsidRDefault="00046502" w:rsidP="00046502">
            <w:pPr>
              <w:pStyle w:val="NormalWeb"/>
              <w:spacing w:after="0"/>
              <w:jc w:val="center"/>
              <w:textAlignment w:val="center"/>
              <w:rPr>
                <w:ins w:id="1455" w:author="作者"/>
                <w:rFonts w:ascii="Calibri" w:hAnsi="Calibri" w:cs="Calibri"/>
                <w:sz w:val="16"/>
                <w:szCs w:val="36"/>
              </w:rPr>
            </w:pPr>
            <w:ins w:id="1456"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44CC90" w14:textId="77777777" w:rsidR="00046502" w:rsidRPr="000C0EF6" w:rsidRDefault="00046502" w:rsidP="00046502">
            <w:pPr>
              <w:pStyle w:val="NormalWeb"/>
              <w:spacing w:after="0"/>
              <w:jc w:val="center"/>
              <w:textAlignment w:val="center"/>
              <w:rPr>
                <w:ins w:id="1457" w:author="作者"/>
                <w:rFonts w:ascii="Calibri" w:hAnsi="Calibri" w:cs="Calibri"/>
                <w:sz w:val="16"/>
                <w:szCs w:val="36"/>
              </w:rPr>
            </w:pPr>
            <w:ins w:id="1458"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0686F41" w14:textId="77777777" w:rsidR="00046502" w:rsidRPr="000C0EF6" w:rsidRDefault="00046502" w:rsidP="00046502">
            <w:pPr>
              <w:pStyle w:val="NormalWeb"/>
              <w:spacing w:after="0"/>
              <w:jc w:val="center"/>
              <w:textAlignment w:val="center"/>
              <w:rPr>
                <w:ins w:id="1459" w:author="作者"/>
                <w:rFonts w:ascii="Calibri" w:hAnsi="Calibri" w:cs="Calibri"/>
                <w:sz w:val="16"/>
                <w:szCs w:val="36"/>
              </w:rPr>
            </w:pPr>
            <w:ins w:id="146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80DA44" w14:textId="77777777" w:rsidR="00046502" w:rsidRPr="000C0EF6" w:rsidRDefault="00046502" w:rsidP="00046502">
            <w:pPr>
              <w:pStyle w:val="NormalWeb"/>
              <w:spacing w:after="0"/>
              <w:jc w:val="center"/>
              <w:textAlignment w:val="center"/>
              <w:rPr>
                <w:ins w:id="1461" w:author="作者"/>
                <w:rFonts w:ascii="Calibri" w:hAnsi="Calibri" w:cs="Calibri"/>
                <w:sz w:val="16"/>
                <w:szCs w:val="36"/>
              </w:rPr>
            </w:pPr>
            <w:ins w:id="146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4251C0" w14:textId="77777777" w:rsidR="00046502" w:rsidRPr="000C0EF6" w:rsidRDefault="00046502" w:rsidP="00046502">
            <w:pPr>
              <w:pStyle w:val="NormalWeb"/>
              <w:spacing w:after="0"/>
              <w:jc w:val="center"/>
              <w:textAlignment w:val="center"/>
              <w:rPr>
                <w:ins w:id="1463" w:author="作者"/>
                <w:rFonts w:ascii="Calibri" w:hAnsi="Calibri" w:cs="Calibri"/>
                <w:sz w:val="16"/>
                <w:szCs w:val="36"/>
              </w:rPr>
            </w:pPr>
            <w:ins w:id="1464"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46ED92" w14:textId="77777777" w:rsidR="00046502" w:rsidRPr="000C0EF6" w:rsidRDefault="00046502" w:rsidP="00046502">
            <w:pPr>
              <w:pStyle w:val="NormalWeb"/>
              <w:spacing w:after="0"/>
              <w:jc w:val="center"/>
              <w:textAlignment w:val="center"/>
              <w:rPr>
                <w:ins w:id="1465" w:author="作者"/>
                <w:rFonts w:ascii="Calibri" w:hAnsi="Calibri" w:cs="Calibri"/>
                <w:sz w:val="16"/>
                <w:szCs w:val="36"/>
              </w:rPr>
            </w:pPr>
            <w:ins w:id="1466"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A14C411" w14:textId="77777777" w:rsidR="00046502" w:rsidRPr="000C0EF6" w:rsidRDefault="00046502" w:rsidP="00046502">
            <w:pPr>
              <w:pStyle w:val="NormalWeb"/>
              <w:spacing w:after="0"/>
              <w:jc w:val="center"/>
              <w:textAlignment w:val="center"/>
              <w:rPr>
                <w:ins w:id="1467" w:author="作者"/>
                <w:rFonts w:ascii="Calibri" w:hAnsi="Calibri" w:cs="Calibri"/>
                <w:sz w:val="16"/>
                <w:szCs w:val="36"/>
              </w:rPr>
            </w:pPr>
            <w:ins w:id="1468"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B2ABB2" w14:textId="77777777" w:rsidR="00046502" w:rsidRPr="000C0EF6" w:rsidRDefault="00046502" w:rsidP="00046502">
            <w:pPr>
              <w:pStyle w:val="NormalWeb"/>
              <w:spacing w:after="0"/>
              <w:jc w:val="center"/>
              <w:textAlignment w:val="center"/>
              <w:rPr>
                <w:ins w:id="1469" w:author="作者"/>
                <w:rFonts w:ascii="Calibri" w:hAnsi="Calibri" w:cs="Calibri"/>
                <w:sz w:val="16"/>
                <w:szCs w:val="36"/>
              </w:rPr>
            </w:pPr>
            <w:ins w:id="147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671BE9C" w14:textId="77777777" w:rsidR="00046502" w:rsidRPr="000C0EF6" w:rsidRDefault="00046502" w:rsidP="00046502">
            <w:pPr>
              <w:pStyle w:val="NormalWeb"/>
              <w:spacing w:after="0"/>
              <w:jc w:val="center"/>
              <w:textAlignment w:val="center"/>
              <w:rPr>
                <w:ins w:id="1471" w:author="作者"/>
                <w:rFonts w:ascii="Calibri" w:hAnsi="Calibri" w:cs="Calibri"/>
                <w:sz w:val="16"/>
                <w:szCs w:val="36"/>
              </w:rPr>
            </w:pPr>
            <w:ins w:id="147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4AA0C36" w14:textId="77777777" w:rsidR="00046502" w:rsidRPr="000C0EF6" w:rsidRDefault="00046502" w:rsidP="00046502">
            <w:pPr>
              <w:pStyle w:val="NormalWeb"/>
              <w:spacing w:after="0"/>
              <w:jc w:val="center"/>
              <w:textAlignment w:val="center"/>
              <w:rPr>
                <w:ins w:id="1473" w:author="作者"/>
                <w:rFonts w:ascii="Calibri" w:hAnsi="Calibri" w:cs="Calibri"/>
                <w:sz w:val="16"/>
                <w:szCs w:val="36"/>
              </w:rPr>
            </w:pPr>
            <w:ins w:id="1474" w:author="作者">
              <w:r w:rsidRPr="000C0EF6">
                <w:rPr>
                  <w:rFonts w:ascii="Calibri" w:hAnsi="Calibri" w:cs="Calibri"/>
                  <w:color w:val="000000"/>
                  <w:kern w:val="24"/>
                  <w:sz w:val="16"/>
                  <w:szCs w:val="21"/>
                </w:rPr>
                <w:t>1</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AA34D89" w14:textId="77777777" w:rsidR="00046502" w:rsidRPr="000C0EF6" w:rsidRDefault="00046502" w:rsidP="00046502">
            <w:pPr>
              <w:pStyle w:val="NormalWeb"/>
              <w:spacing w:after="0"/>
              <w:jc w:val="center"/>
              <w:textAlignment w:val="center"/>
              <w:rPr>
                <w:ins w:id="1475" w:author="作者"/>
                <w:rFonts w:ascii="Calibri" w:hAnsi="Calibri" w:cs="Calibri"/>
                <w:sz w:val="16"/>
                <w:szCs w:val="36"/>
              </w:rPr>
            </w:pPr>
            <w:ins w:id="1476" w:author="作者">
              <w:r w:rsidRPr="000C0EF6">
                <w:rPr>
                  <w:rFonts w:ascii="Calibri" w:hAnsi="Calibri" w:cs="Calibri"/>
                  <w:color w:val="000000"/>
                  <w:kern w:val="24"/>
                  <w:sz w:val="16"/>
                  <w:szCs w:val="21"/>
                </w:rPr>
                <w:t>-3</w:t>
              </w:r>
            </w:ins>
          </w:p>
        </w:tc>
      </w:tr>
      <w:tr w:rsidR="00046502" w:rsidRPr="004D2540" w14:paraId="61545A7E" w14:textId="77777777" w:rsidTr="00046502">
        <w:trPr>
          <w:trHeight w:hRule="exact" w:val="203"/>
          <w:jc w:val="center"/>
          <w:ins w:id="1477"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CD28A1" w14:textId="77777777" w:rsidR="00046502" w:rsidRPr="004D2540" w:rsidRDefault="00046502" w:rsidP="00046502">
            <w:pPr>
              <w:keepNext/>
              <w:keepLines/>
              <w:jc w:val="center"/>
              <w:rPr>
                <w:ins w:id="1478" w:author="作者"/>
                <w:rFonts w:ascii="Arial" w:hAnsi="Arial"/>
                <w:sz w:val="18"/>
                <w:szCs w:val="20"/>
              </w:rPr>
            </w:pPr>
            <w:ins w:id="1479" w:author="作者">
              <w:r w:rsidRPr="004D2540">
                <w:rPr>
                  <w:rFonts w:ascii="Arial" w:hAnsi="Arial"/>
                  <w:sz w:val="18"/>
                  <w:szCs w:val="20"/>
                </w:rPr>
                <w:t>28</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69C7717" w14:textId="77777777" w:rsidR="00046502" w:rsidRPr="000C0EF6" w:rsidRDefault="00046502" w:rsidP="00046502">
            <w:pPr>
              <w:pStyle w:val="NormalWeb"/>
              <w:spacing w:after="0"/>
              <w:jc w:val="center"/>
              <w:textAlignment w:val="center"/>
              <w:rPr>
                <w:ins w:id="1480" w:author="作者"/>
                <w:rFonts w:ascii="Calibri" w:hAnsi="Calibri" w:cs="Calibri"/>
                <w:sz w:val="16"/>
                <w:szCs w:val="36"/>
              </w:rPr>
            </w:pPr>
            <w:ins w:id="1481"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B917595" w14:textId="77777777" w:rsidR="00046502" w:rsidRPr="000C0EF6" w:rsidRDefault="00046502" w:rsidP="00046502">
            <w:pPr>
              <w:pStyle w:val="NormalWeb"/>
              <w:spacing w:after="0"/>
              <w:jc w:val="center"/>
              <w:textAlignment w:val="center"/>
              <w:rPr>
                <w:ins w:id="1482" w:author="作者"/>
                <w:rFonts w:ascii="Calibri" w:hAnsi="Calibri" w:cs="Calibri"/>
                <w:sz w:val="16"/>
                <w:szCs w:val="36"/>
              </w:rPr>
            </w:pPr>
            <w:ins w:id="1483"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58D93B" w14:textId="77777777" w:rsidR="00046502" w:rsidRPr="000C0EF6" w:rsidRDefault="00046502" w:rsidP="00046502">
            <w:pPr>
              <w:pStyle w:val="NormalWeb"/>
              <w:spacing w:after="0"/>
              <w:jc w:val="center"/>
              <w:textAlignment w:val="center"/>
              <w:rPr>
                <w:ins w:id="1484" w:author="作者"/>
                <w:rFonts w:ascii="Calibri" w:hAnsi="Calibri" w:cs="Calibri"/>
                <w:sz w:val="16"/>
                <w:szCs w:val="36"/>
              </w:rPr>
            </w:pPr>
            <w:ins w:id="1485"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9268E6" w14:textId="77777777" w:rsidR="00046502" w:rsidRPr="000C0EF6" w:rsidRDefault="00046502" w:rsidP="00046502">
            <w:pPr>
              <w:pStyle w:val="NormalWeb"/>
              <w:spacing w:after="0"/>
              <w:jc w:val="center"/>
              <w:textAlignment w:val="center"/>
              <w:rPr>
                <w:ins w:id="1486" w:author="作者"/>
                <w:rFonts w:ascii="Calibri" w:hAnsi="Calibri" w:cs="Calibri"/>
                <w:sz w:val="16"/>
                <w:szCs w:val="36"/>
              </w:rPr>
            </w:pPr>
            <w:ins w:id="148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CF2FCC" w14:textId="77777777" w:rsidR="00046502" w:rsidRPr="000C0EF6" w:rsidRDefault="00046502" w:rsidP="00046502">
            <w:pPr>
              <w:pStyle w:val="NormalWeb"/>
              <w:spacing w:after="0"/>
              <w:jc w:val="center"/>
              <w:textAlignment w:val="center"/>
              <w:rPr>
                <w:ins w:id="1488" w:author="作者"/>
                <w:rFonts w:ascii="Calibri" w:hAnsi="Calibri" w:cs="Calibri"/>
                <w:sz w:val="16"/>
                <w:szCs w:val="36"/>
              </w:rPr>
            </w:pPr>
            <w:ins w:id="1489"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76982B3" w14:textId="77777777" w:rsidR="00046502" w:rsidRPr="000C0EF6" w:rsidRDefault="00046502" w:rsidP="00046502">
            <w:pPr>
              <w:pStyle w:val="NormalWeb"/>
              <w:spacing w:after="0"/>
              <w:jc w:val="center"/>
              <w:textAlignment w:val="center"/>
              <w:rPr>
                <w:ins w:id="1490" w:author="作者"/>
                <w:rFonts w:ascii="Calibri" w:hAnsi="Calibri" w:cs="Calibri"/>
                <w:sz w:val="16"/>
                <w:szCs w:val="36"/>
              </w:rPr>
            </w:pPr>
            <w:ins w:id="1491"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C7BB7C" w14:textId="77777777" w:rsidR="00046502" w:rsidRPr="000C0EF6" w:rsidRDefault="00046502" w:rsidP="00046502">
            <w:pPr>
              <w:pStyle w:val="NormalWeb"/>
              <w:spacing w:after="0"/>
              <w:jc w:val="center"/>
              <w:textAlignment w:val="center"/>
              <w:rPr>
                <w:ins w:id="1492" w:author="作者"/>
                <w:rFonts w:ascii="Calibri" w:hAnsi="Calibri" w:cs="Calibri"/>
                <w:sz w:val="16"/>
                <w:szCs w:val="36"/>
              </w:rPr>
            </w:pPr>
            <w:ins w:id="1493"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A704F34" w14:textId="77777777" w:rsidR="00046502" w:rsidRPr="000C0EF6" w:rsidRDefault="00046502" w:rsidP="00046502">
            <w:pPr>
              <w:pStyle w:val="NormalWeb"/>
              <w:spacing w:after="0"/>
              <w:jc w:val="center"/>
              <w:textAlignment w:val="center"/>
              <w:rPr>
                <w:ins w:id="1494" w:author="作者"/>
                <w:rFonts w:ascii="Calibri" w:hAnsi="Calibri" w:cs="Calibri"/>
                <w:sz w:val="16"/>
                <w:szCs w:val="36"/>
              </w:rPr>
            </w:pPr>
            <w:ins w:id="1495"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9B387C" w14:textId="77777777" w:rsidR="00046502" w:rsidRPr="000C0EF6" w:rsidRDefault="00046502" w:rsidP="00046502">
            <w:pPr>
              <w:pStyle w:val="NormalWeb"/>
              <w:spacing w:after="0"/>
              <w:jc w:val="center"/>
              <w:textAlignment w:val="center"/>
              <w:rPr>
                <w:ins w:id="1496" w:author="作者"/>
                <w:rFonts w:ascii="Calibri" w:hAnsi="Calibri" w:cs="Calibri"/>
                <w:sz w:val="16"/>
                <w:szCs w:val="36"/>
              </w:rPr>
            </w:pPr>
            <w:ins w:id="1497"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AD2C889" w14:textId="77777777" w:rsidR="00046502" w:rsidRPr="000C0EF6" w:rsidRDefault="00046502" w:rsidP="00046502">
            <w:pPr>
              <w:pStyle w:val="NormalWeb"/>
              <w:spacing w:after="0"/>
              <w:jc w:val="center"/>
              <w:textAlignment w:val="center"/>
              <w:rPr>
                <w:ins w:id="1498" w:author="作者"/>
                <w:rFonts w:ascii="Calibri" w:hAnsi="Calibri" w:cs="Calibri"/>
                <w:sz w:val="16"/>
                <w:szCs w:val="36"/>
              </w:rPr>
            </w:pPr>
            <w:ins w:id="1499"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364014B" w14:textId="77777777" w:rsidR="00046502" w:rsidRPr="000C0EF6" w:rsidRDefault="00046502" w:rsidP="00046502">
            <w:pPr>
              <w:pStyle w:val="NormalWeb"/>
              <w:spacing w:after="0"/>
              <w:jc w:val="center"/>
              <w:textAlignment w:val="center"/>
              <w:rPr>
                <w:ins w:id="1500" w:author="作者"/>
                <w:rFonts w:ascii="Calibri" w:hAnsi="Calibri" w:cs="Calibri"/>
                <w:sz w:val="16"/>
                <w:szCs w:val="36"/>
              </w:rPr>
            </w:pPr>
            <w:ins w:id="1501" w:author="作者">
              <w:r w:rsidRPr="000C0EF6">
                <w:rPr>
                  <w:rFonts w:ascii="Calibri" w:hAnsi="Calibri" w:cs="Calibri"/>
                  <w:color w:val="000000"/>
                  <w:kern w:val="24"/>
                  <w:sz w:val="16"/>
                  <w:szCs w:val="21"/>
                </w:rPr>
                <w:t>-3</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E9265B3" w14:textId="77777777" w:rsidR="00046502" w:rsidRPr="000C0EF6" w:rsidRDefault="00046502" w:rsidP="00046502">
            <w:pPr>
              <w:pStyle w:val="NormalWeb"/>
              <w:spacing w:after="0"/>
              <w:jc w:val="center"/>
              <w:textAlignment w:val="center"/>
              <w:rPr>
                <w:ins w:id="1502" w:author="作者"/>
                <w:rFonts w:ascii="Calibri" w:hAnsi="Calibri" w:cs="Calibri"/>
                <w:sz w:val="16"/>
                <w:szCs w:val="36"/>
              </w:rPr>
            </w:pPr>
            <w:ins w:id="1503" w:author="作者">
              <w:r w:rsidRPr="000C0EF6">
                <w:rPr>
                  <w:rFonts w:ascii="Calibri" w:hAnsi="Calibri" w:cs="Calibri"/>
                  <w:color w:val="000000"/>
                  <w:kern w:val="24"/>
                  <w:sz w:val="16"/>
                  <w:szCs w:val="21"/>
                </w:rPr>
                <w:t>1</w:t>
              </w:r>
            </w:ins>
          </w:p>
        </w:tc>
      </w:tr>
      <w:tr w:rsidR="00046502" w:rsidRPr="004D2540" w14:paraId="0E96D829" w14:textId="77777777" w:rsidTr="00046502">
        <w:trPr>
          <w:trHeight w:hRule="exact" w:val="203"/>
          <w:jc w:val="center"/>
          <w:ins w:id="1504"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208523" w14:textId="77777777" w:rsidR="00046502" w:rsidRPr="004D2540" w:rsidRDefault="00046502" w:rsidP="00046502">
            <w:pPr>
              <w:keepNext/>
              <w:keepLines/>
              <w:jc w:val="center"/>
              <w:rPr>
                <w:ins w:id="1505" w:author="作者"/>
                <w:rFonts w:ascii="Arial" w:hAnsi="Arial"/>
                <w:sz w:val="18"/>
                <w:szCs w:val="20"/>
              </w:rPr>
            </w:pPr>
            <w:ins w:id="1506" w:author="作者">
              <w:r w:rsidRPr="004D2540">
                <w:rPr>
                  <w:rFonts w:ascii="Arial" w:hAnsi="Arial"/>
                  <w:sz w:val="18"/>
                  <w:szCs w:val="20"/>
                </w:rPr>
                <w:t>29</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6A0891A" w14:textId="77777777" w:rsidR="00046502" w:rsidRPr="000C0EF6" w:rsidRDefault="00046502" w:rsidP="00046502">
            <w:pPr>
              <w:pStyle w:val="NormalWeb"/>
              <w:spacing w:after="0"/>
              <w:jc w:val="center"/>
              <w:textAlignment w:val="center"/>
              <w:rPr>
                <w:ins w:id="1507" w:author="作者"/>
                <w:rFonts w:ascii="Calibri" w:hAnsi="Calibri" w:cs="Calibri"/>
                <w:sz w:val="16"/>
                <w:szCs w:val="36"/>
              </w:rPr>
            </w:pPr>
            <w:ins w:id="1508"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7B867CF" w14:textId="77777777" w:rsidR="00046502" w:rsidRPr="000C0EF6" w:rsidRDefault="00046502" w:rsidP="00046502">
            <w:pPr>
              <w:pStyle w:val="NormalWeb"/>
              <w:spacing w:after="0"/>
              <w:jc w:val="center"/>
              <w:textAlignment w:val="center"/>
              <w:rPr>
                <w:ins w:id="1509" w:author="作者"/>
                <w:rFonts w:ascii="Calibri" w:hAnsi="Calibri" w:cs="Calibri"/>
                <w:sz w:val="16"/>
                <w:szCs w:val="36"/>
              </w:rPr>
            </w:pPr>
            <w:ins w:id="151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8736756" w14:textId="77777777" w:rsidR="00046502" w:rsidRPr="000C0EF6" w:rsidRDefault="00046502" w:rsidP="00046502">
            <w:pPr>
              <w:pStyle w:val="NormalWeb"/>
              <w:spacing w:after="0"/>
              <w:jc w:val="center"/>
              <w:textAlignment w:val="center"/>
              <w:rPr>
                <w:ins w:id="1511" w:author="作者"/>
                <w:rFonts w:ascii="Calibri" w:hAnsi="Calibri" w:cs="Calibri"/>
                <w:sz w:val="16"/>
                <w:szCs w:val="36"/>
              </w:rPr>
            </w:pPr>
            <w:ins w:id="1512"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E5020BD" w14:textId="77777777" w:rsidR="00046502" w:rsidRPr="000C0EF6" w:rsidRDefault="00046502" w:rsidP="00046502">
            <w:pPr>
              <w:pStyle w:val="NormalWeb"/>
              <w:spacing w:after="0"/>
              <w:jc w:val="center"/>
              <w:textAlignment w:val="center"/>
              <w:rPr>
                <w:ins w:id="1513" w:author="作者"/>
                <w:rFonts w:ascii="Calibri" w:hAnsi="Calibri" w:cs="Calibri"/>
                <w:sz w:val="16"/>
                <w:szCs w:val="36"/>
              </w:rPr>
            </w:pPr>
            <w:ins w:id="1514"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304CBFA" w14:textId="77777777" w:rsidR="00046502" w:rsidRPr="000C0EF6" w:rsidRDefault="00046502" w:rsidP="00046502">
            <w:pPr>
              <w:pStyle w:val="NormalWeb"/>
              <w:spacing w:after="0"/>
              <w:jc w:val="center"/>
              <w:textAlignment w:val="center"/>
              <w:rPr>
                <w:ins w:id="1515" w:author="作者"/>
                <w:rFonts w:ascii="Calibri" w:hAnsi="Calibri" w:cs="Calibri"/>
                <w:sz w:val="16"/>
                <w:szCs w:val="36"/>
              </w:rPr>
            </w:pPr>
            <w:ins w:id="1516"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A11FD14" w14:textId="77777777" w:rsidR="00046502" w:rsidRPr="000C0EF6" w:rsidRDefault="00046502" w:rsidP="00046502">
            <w:pPr>
              <w:pStyle w:val="NormalWeb"/>
              <w:spacing w:after="0"/>
              <w:jc w:val="center"/>
              <w:textAlignment w:val="center"/>
              <w:rPr>
                <w:ins w:id="1517" w:author="作者"/>
                <w:rFonts w:ascii="Calibri" w:hAnsi="Calibri" w:cs="Calibri"/>
                <w:sz w:val="16"/>
                <w:szCs w:val="36"/>
              </w:rPr>
            </w:pPr>
            <w:ins w:id="1518"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F26B824" w14:textId="77777777" w:rsidR="00046502" w:rsidRPr="000C0EF6" w:rsidRDefault="00046502" w:rsidP="00046502">
            <w:pPr>
              <w:pStyle w:val="NormalWeb"/>
              <w:spacing w:after="0"/>
              <w:jc w:val="center"/>
              <w:textAlignment w:val="center"/>
              <w:rPr>
                <w:ins w:id="1519" w:author="作者"/>
                <w:rFonts w:ascii="Calibri" w:hAnsi="Calibri" w:cs="Calibri"/>
                <w:sz w:val="16"/>
                <w:szCs w:val="36"/>
              </w:rPr>
            </w:pPr>
            <w:ins w:id="1520" w:author="作者">
              <w:r w:rsidRPr="000C0EF6">
                <w:rPr>
                  <w:rFonts w:ascii="Calibri" w:hAnsi="Calibri" w:cs="Calibri"/>
                  <w:color w:val="000000"/>
                  <w:kern w:val="24"/>
                  <w:sz w:val="16"/>
                  <w:szCs w:val="21"/>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B7308AE" w14:textId="77777777" w:rsidR="00046502" w:rsidRPr="000C0EF6" w:rsidRDefault="00046502" w:rsidP="00046502">
            <w:pPr>
              <w:pStyle w:val="NormalWeb"/>
              <w:spacing w:after="0"/>
              <w:jc w:val="center"/>
              <w:textAlignment w:val="center"/>
              <w:rPr>
                <w:ins w:id="1521" w:author="作者"/>
                <w:rFonts w:ascii="Calibri" w:hAnsi="Calibri" w:cs="Calibri"/>
                <w:sz w:val="16"/>
                <w:szCs w:val="36"/>
              </w:rPr>
            </w:pPr>
            <w:ins w:id="1522"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720DF9D" w14:textId="77777777" w:rsidR="00046502" w:rsidRPr="000C0EF6" w:rsidRDefault="00046502" w:rsidP="00046502">
            <w:pPr>
              <w:pStyle w:val="NormalWeb"/>
              <w:spacing w:after="0"/>
              <w:jc w:val="center"/>
              <w:textAlignment w:val="center"/>
              <w:rPr>
                <w:ins w:id="1523" w:author="作者"/>
                <w:rFonts w:ascii="Calibri" w:hAnsi="Calibri" w:cs="Calibri"/>
                <w:sz w:val="16"/>
                <w:szCs w:val="36"/>
              </w:rPr>
            </w:pPr>
            <w:ins w:id="1524"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2F7328" w14:textId="77777777" w:rsidR="00046502" w:rsidRPr="000C0EF6" w:rsidRDefault="00046502" w:rsidP="00046502">
            <w:pPr>
              <w:pStyle w:val="NormalWeb"/>
              <w:spacing w:after="0"/>
              <w:jc w:val="center"/>
              <w:textAlignment w:val="center"/>
              <w:rPr>
                <w:ins w:id="1525" w:author="作者"/>
                <w:rFonts w:ascii="Calibri" w:hAnsi="Calibri" w:cs="Calibri"/>
                <w:sz w:val="16"/>
                <w:szCs w:val="36"/>
              </w:rPr>
            </w:pPr>
            <w:ins w:id="1526" w:author="作者">
              <w:r w:rsidRPr="000C0EF6">
                <w:rPr>
                  <w:rFonts w:ascii="Calibri" w:hAnsi="Calibri" w:cs="Calibri"/>
                  <w:color w:val="000000"/>
                  <w:kern w:val="24"/>
                  <w:sz w:val="16"/>
                  <w:szCs w:val="21"/>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E61BFA9" w14:textId="77777777" w:rsidR="00046502" w:rsidRPr="000C0EF6" w:rsidRDefault="00046502" w:rsidP="00046502">
            <w:pPr>
              <w:pStyle w:val="NormalWeb"/>
              <w:spacing w:after="0"/>
              <w:jc w:val="center"/>
              <w:textAlignment w:val="center"/>
              <w:rPr>
                <w:ins w:id="1527" w:author="作者"/>
                <w:rFonts w:ascii="Calibri" w:hAnsi="Calibri" w:cs="Calibri"/>
                <w:sz w:val="16"/>
                <w:szCs w:val="36"/>
              </w:rPr>
            </w:pPr>
            <w:ins w:id="1528" w:author="作者">
              <w:r w:rsidRPr="000C0EF6">
                <w:rPr>
                  <w:rFonts w:ascii="Calibri" w:hAnsi="Calibri" w:cs="Calibri"/>
                  <w:color w:val="000000"/>
                  <w:kern w:val="24"/>
                  <w:sz w:val="16"/>
                  <w:szCs w:val="21"/>
                </w:rPr>
                <w:t>3</w:t>
              </w:r>
            </w:ins>
          </w:p>
        </w:tc>
        <w:tc>
          <w:tcPr>
            <w:tcW w:w="26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702B999" w14:textId="77777777" w:rsidR="00046502" w:rsidRPr="000C0EF6" w:rsidRDefault="00046502" w:rsidP="00046502">
            <w:pPr>
              <w:pStyle w:val="NormalWeb"/>
              <w:spacing w:after="0"/>
              <w:jc w:val="center"/>
              <w:textAlignment w:val="center"/>
              <w:rPr>
                <w:ins w:id="1529" w:author="作者"/>
                <w:rFonts w:ascii="Calibri" w:hAnsi="Calibri" w:cs="Calibri"/>
                <w:sz w:val="16"/>
                <w:szCs w:val="36"/>
              </w:rPr>
            </w:pPr>
            <w:ins w:id="1530" w:author="作者">
              <w:r w:rsidRPr="000C0EF6">
                <w:rPr>
                  <w:rFonts w:ascii="Calibri" w:hAnsi="Calibri" w:cs="Calibri"/>
                  <w:color w:val="000000"/>
                  <w:kern w:val="24"/>
                  <w:sz w:val="16"/>
                  <w:szCs w:val="21"/>
                </w:rPr>
                <w:t>-3</w:t>
              </w:r>
            </w:ins>
          </w:p>
        </w:tc>
      </w:tr>
    </w:tbl>
    <w:p w14:paraId="0388CC2B" w14:textId="79239C0C" w:rsidR="00046502" w:rsidRDefault="00046502" w:rsidP="00046502">
      <w:pPr>
        <w:rPr>
          <w:lang w:eastAsia="zh-CN"/>
        </w:rPr>
      </w:pPr>
    </w:p>
    <w:p w14:paraId="4119C780" w14:textId="77777777" w:rsidR="00046502" w:rsidRDefault="00046502" w:rsidP="00046502">
      <w:pPr>
        <w:keepNext/>
        <w:keepLines/>
        <w:spacing w:before="60" w:after="180"/>
        <w:jc w:val="center"/>
        <w:rPr>
          <w:ins w:id="1531" w:author="作者"/>
          <w:rFonts w:ascii="Arial" w:hAnsi="Arial"/>
          <w:b/>
          <w:szCs w:val="20"/>
        </w:rPr>
      </w:pPr>
      <w:ins w:id="1532" w:author="作者">
        <w:r w:rsidRPr="004D2540">
          <w:rPr>
            <w:rFonts w:ascii="Arial" w:hAnsi="Arial"/>
            <w:b/>
            <w:szCs w:val="20"/>
          </w:rPr>
          <w:lastRenderedPageBreak/>
          <w:t xml:space="preserve">Table 5.2.2.2-3: Definition of </w:t>
        </w:r>
      </w:ins>
      <w:ins w:id="1533" w:author="作者">
        <w:r w:rsidRPr="004D2540">
          <w:rPr>
            <w:rFonts w:ascii="Arial" w:hAnsi="Arial"/>
            <w:b/>
            <w:position w:val="-10"/>
            <w:szCs w:val="20"/>
          </w:rPr>
          <w:object w:dxaOrig="440" w:dyaOrig="300" w14:anchorId="08FDD9E9">
            <v:shape id="_x0000_i1179" type="#_x0000_t75" style="width:22.8pt;height:17.4pt" o:ole="">
              <v:imagedata r:id="rId1592" o:title=""/>
            </v:shape>
            <o:OLEObject Type="Embed" ProgID="Equation.3" ShapeID="_x0000_i1179" DrawAspect="Content" ObjectID="_1596006226" r:id="rId1598"/>
          </w:object>
        </w:r>
      </w:ins>
      <w:ins w:id="1534" w:author="作者">
        <w:r w:rsidRPr="004D2540">
          <w:rPr>
            <w:rFonts w:ascii="Arial" w:hAnsi="Arial"/>
            <w:b/>
            <w:szCs w:val="20"/>
          </w:rPr>
          <w:t xml:space="preserve"> for </w:t>
        </w:r>
      </w:ins>
      <w:ins w:id="1535" w:author="作者">
        <w:r w:rsidRPr="004D2540">
          <w:rPr>
            <w:rFonts w:ascii="Arial" w:hAnsi="Arial"/>
            <w:b/>
            <w:position w:val="-10"/>
            <w:szCs w:val="20"/>
          </w:rPr>
          <w:object w:dxaOrig="859" w:dyaOrig="300" w14:anchorId="0D9D8089">
            <v:shape id="_x0000_i1180" type="#_x0000_t75" style="width:42.6pt;height:17.4pt" o:ole="">
              <v:imagedata r:id="rId1599" o:title=""/>
            </v:shape>
            <o:OLEObject Type="Embed" ProgID="Equation.3" ShapeID="_x0000_i1180" DrawAspect="Content" ObjectID="_1596006227" r:id="rId1600"/>
          </w:object>
        </w:r>
      </w:ins>
    </w:p>
    <w:tbl>
      <w:tblPr>
        <w:tblW w:w="7378" w:type="dxa"/>
        <w:jc w:val="center"/>
        <w:tblLook w:val="01E0" w:firstRow="1" w:lastRow="1" w:firstColumn="1" w:lastColumn="1" w:noHBand="0" w:noVBand="0"/>
      </w:tblPr>
      <w:tblGrid>
        <w:gridCol w:w="514"/>
        <w:gridCol w:w="381"/>
        <w:gridCol w:w="381"/>
        <w:gridCol w:w="382"/>
        <w:gridCol w:w="381"/>
        <w:gridCol w:w="381"/>
        <w:gridCol w:w="382"/>
        <w:gridCol w:w="381"/>
        <w:gridCol w:w="381"/>
        <w:gridCol w:w="382"/>
        <w:gridCol w:w="381"/>
        <w:gridCol w:w="381"/>
        <w:gridCol w:w="382"/>
        <w:gridCol w:w="381"/>
        <w:gridCol w:w="381"/>
        <w:gridCol w:w="382"/>
        <w:gridCol w:w="381"/>
        <w:gridCol w:w="381"/>
        <w:gridCol w:w="382"/>
      </w:tblGrid>
      <w:tr w:rsidR="00046502" w:rsidRPr="00322011" w14:paraId="0059D1ED" w14:textId="77777777" w:rsidTr="00046502">
        <w:trPr>
          <w:cantSplit/>
          <w:trHeight w:val="221"/>
          <w:jc w:val="center"/>
          <w:ins w:id="1536"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5075B0F" w14:textId="0B773467" w:rsidR="00046502" w:rsidRPr="00322011" w:rsidRDefault="00046502" w:rsidP="00046502">
            <w:pPr>
              <w:keepNext/>
              <w:keepLines/>
              <w:jc w:val="center"/>
              <w:rPr>
                <w:ins w:id="1537" w:author="作者"/>
                <w:rFonts w:ascii="Calibri" w:hAnsi="Calibri" w:cs="Calibri"/>
                <w:b/>
                <w:sz w:val="16"/>
                <w:szCs w:val="20"/>
              </w:rPr>
            </w:pPr>
            <w:ins w:id="1538" w:author="作者">
              <w:r w:rsidRPr="00EE7B30">
                <w:rPr>
                  <w:noProof/>
                  <w:lang w:eastAsia="en-GB"/>
                </w:rPr>
                <w:drawing>
                  <wp:inline distT="0" distB="0" distL="0" distR="0" wp14:anchorId="6E58C6C8" wp14:editId="06371D99">
                    <wp:extent cx="114300" cy="1295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pic:cNvPicPr>
                              <a:picLocks noChangeAspect="1" noChangeArrowheads="1"/>
                            </pic:cNvPicPr>
                          </pic:nvPicPr>
                          <pic:blipFill>
                            <a:blip r:embed="rId1596" cstate="print">
                              <a:extLst>
                                <a:ext uri="{28A0092B-C50C-407E-A947-70E740481C1C}">
                                  <a14:useLocalDpi xmlns:a14="http://schemas.microsoft.com/office/drawing/2010/main" val="0"/>
                                </a:ext>
                              </a:extLst>
                            </a:blip>
                            <a:srcRect/>
                            <a:stretch>
                              <a:fillRect/>
                            </a:stretch>
                          </pic:blipFill>
                          <pic:spPr bwMode="auto">
                            <a:xfrm>
                              <a:off x="0" y="0"/>
                              <a:ext cx="114300" cy="129540"/>
                            </a:xfrm>
                            <a:prstGeom prst="rect">
                              <a:avLst/>
                            </a:prstGeom>
                            <a:noFill/>
                            <a:ln>
                              <a:noFill/>
                            </a:ln>
                          </pic:spPr>
                        </pic:pic>
                      </a:graphicData>
                    </a:graphic>
                  </wp:inline>
                </w:drawing>
              </w:r>
            </w:ins>
          </w:p>
        </w:tc>
        <w:tc>
          <w:tcPr>
            <w:tcW w:w="0" w:type="auto"/>
            <w:gridSpan w:val="18"/>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cPr>
          <w:p w14:paraId="563D14F5" w14:textId="634F1916" w:rsidR="00046502" w:rsidRPr="00322011" w:rsidRDefault="00046502" w:rsidP="00046502">
            <w:pPr>
              <w:keepNext/>
              <w:keepLines/>
              <w:jc w:val="center"/>
              <w:rPr>
                <w:ins w:id="1539" w:author="作者"/>
                <w:rFonts w:ascii="Calibri" w:hAnsi="Calibri" w:cs="Calibri"/>
                <w:b/>
                <w:sz w:val="16"/>
                <w:szCs w:val="20"/>
              </w:rPr>
            </w:pPr>
            <w:ins w:id="1540" w:author="作者">
              <w:r w:rsidRPr="000C0EF6">
                <w:rPr>
                  <w:rFonts w:ascii="Calibri" w:hAnsi="Calibri" w:cs="Calibri"/>
                  <w:b/>
                  <w:noProof/>
                  <w:sz w:val="16"/>
                  <w:szCs w:val="20"/>
                  <w:lang w:eastAsia="en-GB"/>
                </w:rPr>
                <w:drawing>
                  <wp:inline distT="0" distB="0" distL="0" distR="0" wp14:anchorId="5ECEDDA4" wp14:editId="0BFF7C45">
                    <wp:extent cx="739140" cy="19050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pic:cNvPicPr>
                              <a:picLocks noChangeAspect="1" noChangeArrowheads="1"/>
                            </pic:cNvPicPr>
                          </pic:nvPicPr>
                          <pic:blipFill>
                            <a:blip r:embed="rId1601" cstate="print">
                              <a:extLst>
                                <a:ext uri="{28A0092B-C50C-407E-A947-70E740481C1C}">
                                  <a14:useLocalDpi xmlns:a14="http://schemas.microsoft.com/office/drawing/2010/main" val="0"/>
                                </a:ext>
                              </a:extLst>
                            </a:blip>
                            <a:srcRect/>
                            <a:stretch>
                              <a:fillRect/>
                            </a:stretch>
                          </pic:blipFill>
                          <pic:spPr bwMode="auto">
                            <a:xfrm>
                              <a:off x="0" y="0"/>
                              <a:ext cx="739140" cy="190500"/>
                            </a:xfrm>
                            <a:prstGeom prst="rect">
                              <a:avLst/>
                            </a:prstGeom>
                            <a:noFill/>
                            <a:ln>
                              <a:noFill/>
                            </a:ln>
                          </pic:spPr>
                        </pic:pic>
                      </a:graphicData>
                    </a:graphic>
                  </wp:inline>
                </w:drawing>
              </w:r>
            </w:ins>
          </w:p>
        </w:tc>
      </w:tr>
      <w:tr w:rsidR="00046502" w:rsidRPr="00322011" w14:paraId="615C8B68" w14:textId="77777777" w:rsidTr="00046502">
        <w:trPr>
          <w:cantSplit/>
          <w:trHeight w:val="170"/>
          <w:jc w:val="center"/>
          <w:ins w:id="1541"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D71930" w14:textId="77777777" w:rsidR="00046502" w:rsidRPr="00734A76" w:rsidRDefault="00046502" w:rsidP="00046502">
            <w:pPr>
              <w:keepNext/>
              <w:keepLines/>
              <w:jc w:val="center"/>
              <w:rPr>
                <w:ins w:id="1542" w:author="作者"/>
                <w:rFonts w:ascii="Arial" w:hAnsi="Arial"/>
                <w:sz w:val="18"/>
                <w:szCs w:val="20"/>
              </w:rPr>
            </w:pPr>
            <w:ins w:id="1543" w:author="作者">
              <w:r w:rsidRPr="00734A76">
                <w:rPr>
                  <w:rFonts w:ascii="Arial" w:hAnsi="Arial"/>
                  <w:sz w:val="18"/>
                  <w:szCs w:val="20"/>
                </w:rPr>
                <w:t>0</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6EE00BC" w14:textId="77777777" w:rsidR="00046502" w:rsidRPr="000C0EF6" w:rsidRDefault="00046502" w:rsidP="00046502">
            <w:pPr>
              <w:pStyle w:val="NormalWeb"/>
              <w:spacing w:after="0"/>
              <w:jc w:val="center"/>
              <w:textAlignment w:val="center"/>
              <w:rPr>
                <w:ins w:id="1544" w:author="作者"/>
                <w:rFonts w:ascii="Calibri" w:hAnsi="Calibri" w:cs="Calibri"/>
                <w:sz w:val="16"/>
              </w:rPr>
            </w:pPr>
            <w:ins w:id="154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39EFA48" w14:textId="77777777" w:rsidR="00046502" w:rsidRPr="000C0EF6" w:rsidRDefault="00046502" w:rsidP="00046502">
            <w:pPr>
              <w:pStyle w:val="NormalWeb"/>
              <w:spacing w:after="0"/>
              <w:jc w:val="center"/>
              <w:textAlignment w:val="center"/>
              <w:rPr>
                <w:ins w:id="1546" w:author="作者"/>
                <w:rFonts w:ascii="Calibri" w:hAnsi="Calibri" w:cs="Calibri"/>
                <w:sz w:val="16"/>
              </w:rPr>
            </w:pPr>
            <w:ins w:id="1547"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4F45ADF" w14:textId="77777777" w:rsidR="00046502" w:rsidRPr="000C0EF6" w:rsidRDefault="00046502" w:rsidP="00046502">
            <w:pPr>
              <w:pStyle w:val="NormalWeb"/>
              <w:spacing w:after="0"/>
              <w:jc w:val="center"/>
              <w:textAlignment w:val="center"/>
              <w:rPr>
                <w:ins w:id="1548" w:author="作者"/>
                <w:rFonts w:ascii="Calibri" w:hAnsi="Calibri" w:cs="Calibri"/>
                <w:sz w:val="16"/>
              </w:rPr>
            </w:pPr>
            <w:ins w:id="1549"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D4EF820" w14:textId="77777777" w:rsidR="00046502" w:rsidRPr="000C0EF6" w:rsidRDefault="00046502" w:rsidP="00046502">
            <w:pPr>
              <w:pStyle w:val="NormalWeb"/>
              <w:spacing w:after="0"/>
              <w:jc w:val="center"/>
              <w:textAlignment w:val="center"/>
              <w:rPr>
                <w:ins w:id="1550" w:author="作者"/>
                <w:rFonts w:ascii="Calibri" w:hAnsi="Calibri" w:cs="Calibri"/>
                <w:sz w:val="16"/>
              </w:rPr>
            </w:pPr>
            <w:ins w:id="155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991B8AC" w14:textId="77777777" w:rsidR="00046502" w:rsidRPr="000C0EF6" w:rsidRDefault="00046502" w:rsidP="00046502">
            <w:pPr>
              <w:pStyle w:val="NormalWeb"/>
              <w:spacing w:after="0"/>
              <w:jc w:val="center"/>
              <w:textAlignment w:val="center"/>
              <w:rPr>
                <w:ins w:id="1552" w:author="作者"/>
                <w:rFonts w:ascii="Calibri" w:hAnsi="Calibri" w:cs="Calibri"/>
                <w:sz w:val="16"/>
              </w:rPr>
            </w:pPr>
            <w:ins w:id="1553"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666582F" w14:textId="77777777" w:rsidR="00046502" w:rsidRPr="000C0EF6" w:rsidRDefault="00046502" w:rsidP="00046502">
            <w:pPr>
              <w:pStyle w:val="NormalWeb"/>
              <w:spacing w:after="0"/>
              <w:jc w:val="center"/>
              <w:textAlignment w:val="center"/>
              <w:rPr>
                <w:ins w:id="1554" w:author="作者"/>
                <w:rFonts w:ascii="Calibri" w:hAnsi="Calibri" w:cs="Calibri"/>
                <w:sz w:val="16"/>
              </w:rPr>
            </w:pPr>
            <w:ins w:id="155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1F51B14F" w14:textId="77777777" w:rsidR="00046502" w:rsidRPr="000C0EF6" w:rsidRDefault="00046502" w:rsidP="00046502">
            <w:pPr>
              <w:pStyle w:val="NormalWeb"/>
              <w:spacing w:after="0"/>
              <w:jc w:val="center"/>
              <w:textAlignment w:val="center"/>
              <w:rPr>
                <w:ins w:id="1556" w:author="作者"/>
                <w:rFonts w:ascii="Calibri" w:hAnsi="Calibri" w:cs="Calibri"/>
                <w:sz w:val="16"/>
              </w:rPr>
            </w:pPr>
            <w:ins w:id="155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C0BD9F3" w14:textId="77777777" w:rsidR="00046502" w:rsidRPr="000C0EF6" w:rsidRDefault="00046502" w:rsidP="00046502">
            <w:pPr>
              <w:pStyle w:val="NormalWeb"/>
              <w:spacing w:after="0"/>
              <w:jc w:val="center"/>
              <w:textAlignment w:val="center"/>
              <w:rPr>
                <w:ins w:id="1558" w:author="作者"/>
                <w:rFonts w:ascii="Calibri" w:hAnsi="Calibri" w:cs="Calibri"/>
                <w:sz w:val="16"/>
              </w:rPr>
            </w:pPr>
            <w:ins w:id="1559"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0DB5063D" w14:textId="77777777" w:rsidR="00046502" w:rsidRPr="000C0EF6" w:rsidRDefault="00046502" w:rsidP="00046502">
            <w:pPr>
              <w:pStyle w:val="NormalWeb"/>
              <w:spacing w:after="0"/>
              <w:jc w:val="center"/>
              <w:textAlignment w:val="center"/>
              <w:rPr>
                <w:ins w:id="1560" w:author="作者"/>
                <w:rFonts w:ascii="Calibri" w:hAnsi="Calibri" w:cs="Calibri"/>
                <w:sz w:val="16"/>
              </w:rPr>
            </w:pPr>
            <w:ins w:id="156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74BD0628" w14:textId="77777777" w:rsidR="00046502" w:rsidRPr="000C0EF6" w:rsidRDefault="00046502" w:rsidP="00046502">
            <w:pPr>
              <w:pStyle w:val="NormalWeb"/>
              <w:spacing w:after="0"/>
              <w:jc w:val="center"/>
              <w:textAlignment w:val="center"/>
              <w:rPr>
                <w:ins w:id="1562" w:author="作者"/>
                <w:rFonts w:ascii="Calibri" w:hAnsi="Calibri" w:cs="Calibri"/>
                <w:sz w:val="16"/>
              </w:rPr>
            </w:pPr>
            <w:ins w:id="156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2A22EFC" w14:textId="77777777" w:rsidR="00046502" w:rsidRPr="000C0EF6" w:rsidRDefault="00046502" w:rsidP="00046502">
            <w:pPr>
              <w:pStyle w:val="NormalWeb"/>
              <w:spacing w:after="0"/>
              <w:jc w:val="center"/>
              <w:textAlignment w:val="center"/>
              <w:rPr>
                <w:ins w:id="1564" w:author="作者"/>
                <w:rFonts w:ascii="Calibri" w:hAnsi="Calibri" w:cs="Calibri"/>
                <w:sz w:val="16"/>
              </w:rPr>
            </w:pPr>
            <w:ins w:id="1565"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72F13629" w14:textId="77777777" w:rsidR="00046502" w:rsidRPr="000C0EF6" w:rsidRDefault="00046502" w:rsidP="00046502">
            <w:pPr>
              <w:pStyle w:val="NormalWeb"/>
              <w:spacing w:after="0"/>
              <w:jc w:val="center"/>
              <w:textAlignment w:val="center"/>
              <w:rPr>
                <w:ins w:id="1566" w:author="作者"/>
                <w:rFonts w:ascii="Calibri" w:hAnsi="Calibri" w:cs="Calibri"/>
                <w:sz w:val="16"/>
              </w:rPr>
            </w:pPr>
            <w:ins w:id="1567"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2AB7C113" w14:textId="77777777" w:rsidR="00046502" w:rsidRPr="000C0EF6" w:rsidRDefault="00046502" w:rsidP="00046502">
            <w:pPr>
              <w:pStyle w:val="NormalWeb"/>
              <w:spacing w:after="0"/>
              <w:jc w:val="center"/>
              <w:textAlignment w:val="center"/>
              <w:rPr>
                <w:ins w:id="1568" w:author="作者"/>
                <w:rFonts w:ascii="Calibri" w:hAnsi="Calibri" w:cs="Calibri"/>
                <w:sz w:val="16"/>
              </w:rPr>
            </w:pPr>
            <w:ins w:id="1569"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6676CB3E" w14:textId="77777777" w:rsidR="00046502" w:rsidRPr="000C0EF6" w:rsidRDefault="00046502" w:rsidP="00046502">
            <w:pPr>
              <w:pStyle w:val="NormalWeb"/>
              <w:spacing w:after="0"/>
              <w:jc w:val="center"/>
              <w:textAlignment w:val="center"/>
              <w:rPr>
                <w:ins w:id="1570" w:author="作者"/>
                <w:rFonts w:ascii="Calibri" w:hAnsi="Calibri" w:cs="Calibri"/>
                <w:sz w:val="16"/>
              </w:rPr>
            </w:pPr>
            <w:ins w:id="1571"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76600574" w14:textId="77777777" w:rsidR="00046502" w:rsidRPr="000C0EF6" w:rsidRDefault="00046502" w:rsidP="00046502">
            <w:pPr>
              <w:pStyle w:val="NormalWeb"/>
              <w:spacing w:after="0"/>
              <w:jc w:val="center"/>
              <w:textAlignment w:val="center"/>
              <w:rPr>
                <w:ins w:id="1572" w:author="作者"/>
                <w:rFonts w:ascii="Calibri" w:hAnsi="Calibri" w:cs="Calibri"/>
                <w:sz w:val="16"/>
              </w:rPr>
            </w:pPr>
            <w:ins w:id="1573"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5CBE1D9D" w14:textId="77777777" w:rsidR="00046502" w:rsidRPr="000C0EF6" w:rsidRDefault="00046502" w:rsidP="00046502">
            <w:pPr>
              <w:pStyle w:val="NormalWeb"/>
              <w:spacing w:after="0"/>
              <w:jc w:val="center"/>
              <w:textAlignment w:val="center"/>
              <w:rPr>
                <w:ins w:id="1574" w:author="作者"/>
                <w:rFonts w:ascii="Calibri" w:hAnsi="Calibri" w:cs="Calibri"/>
                <w:sz w:val="16"/>
              </w:rPr>
            </w:pPr>
            <w:ins w:id="157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0482EE39" w14:textId="77777777" w:rsidR="00046502" w:rsidRPr="000C0EF6" w:rsidRDefault="00046502" w:rsidP="00046502">
            <w:pPr>
              <w:pStyle w:val="NormalWeb"/>
              <w:spacing w:after="0"/>
              <w:jc w:val="center"/>
              <w:textAlignment w:val="center"/>
              <w:rPr>
                <w:ins w:id="1576" w:author="作者"/>
                <w:rFonts w:ascii="Calibri" w:hAnsi="Calibri" w:cs="Calibri"/>
                <w:sz w:val="16"/>
              </w:rPr>
            </w:pPr>
            <w:ins w:id="1577"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2DF9C08C" w14:textId="77777777" w:rsidR="00046502" w:rsidRPr="000C0EF6" w:rsidRDefault="00046502" w:rsidP="00046502">
            <w:pPr>
              <w:pStyle w:val="NormalWeb"/>
              <w:spacing w:after="0"/>
              <w:jc w:val="center"/>
              <w:textAlignment w:val="center"/>
              <w:rPr>
                <w:ins w:id="1578" w:author="作者"/>
                <w:rFonts w:ascii="Calibri" w:hAnsi="Calibri" w:cs="Calibri"/>
                <w:sz w:val="16"/>
              </w:rPr>
            </w:pPr>
            <w:ins w:id="1579" w:author="作者">
              <w:r w:rsidRPr="000C0EF6">
                <w:rPr>
                  <w:rFonts w:ascii="Calibri" w:hAnsi="Calibri" w:cs="Calibri"/>
                  <w:color w:val="000000"/>
                  <w:kern w:val="24"/>
                  <w:sz w:val="16"/>
                </w:rPr>
                <w:t>-1</w:t>
              </w:r>
            </w:ins>
          </w:p>
        </w:tc>
      </w:tr>
      <w:tr w:rsidR="00046502" w:rsidRPr="00322011" w14:paraId="4875A10C" w14:textId="77777777" w:rsidTr="00046502">
        <w:trPr>
          <w:cantSplit/>
          <w:trHeight w:val="170"/>
          <w:jc w:val="center"/>
          <w:ins w:id="1580"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65CF8BD" w14:textId="77777777" w:rsidR="00046502" w:rsidRPr="00734A76" w:rsidRDefault="00046502" w:rsidP="00046502">
            <w:pPr>
              <w:keepNext/>
              <w:keepLines/>
              <w:jc w:val="center"/>
              <w:rPr>
                <w:ins w:id="1581" w:author="作者"/>
                <w:rFonts w:ascii="Arial" w:hAnsi="Arial"/>
                <w:sz w:val="18"/>
                <w:szCs w:val="20"/>
              </w:rPr>
            </w:pPr>
            <w:ins w:id="1582" w:author="作者">
              <w:r w:rsidRPr="00734A76">
                <w:rPr>
                  <w:rFonts w:ascii="Arial" w:hAnsi="Arial"/>
                  <w:sz w:val="18"/>
                  <w:szCs w:val="20"/>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BF29FA" w14:textId="77777777" w:rsidR="00046502" w:rsidRPr="000C0EF6" w:rsidRDefault="00046502" w:rsidP="00046502">
            <w:pPr>
              <w:pStyle w:val="NormalWeb"/>
              <w:spacing w:after="0"/>
              <w:jc w:val="center"/>
              <w:textAlignment w:val="center"/>
              <w:rPr>
                <w:ins w:id="1583" w:author="作者"/>
                <w:rFonts w:ascii="Calibri" w:hAnsi="Calibri" w:cs="Calibri"/>
                <w:sz w:val="16"/>
              </w:rPr>
            </w:pPr>
            <w:ins w:id="158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BBA21F3" w14:textId="77777777" w:rsidR="00046502" w:rsidRPr="000C0EF6" w:rsidRDefault="00046502" w:rsidP="00046502">
            <w:pPr>
              <w:pStyle w:val="NormalWeb"/>
              <w:spacing w:after="0"/>
              <w:jc w:val="center"/>
              <w:textAlignment w:val="center"/>
              <w:rPr>
                <w:ins w:id="1585" w:author="作者"/>
                <w:rFonts w:ascii="Calibri" w:hAnsi="Calibri" w:cs="Calibri"/>
                <w:sz w:val="16"/>
              </w:rPr>
            </w:pPr>
            <w:ins w:id="1586"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EB56814" w14:textId="77777777" w:rsidR="00046502" w:rsidRPr="000C0EF6" w:rsidRDefault="00046502" w:rsidP="00046502">
            <w:pPr>
              <w:pStyle w:val="NormalWeb"/>
              <w:spacing w:after="0"/>
              <w:jc w:val="center"/>
              <w:textAlignment w:val="center"/>
              <w:rPr>
                <w:ins w:id="1587" w:author="作者"/>
                <w:rFonts w:ascii="Calibri" w:hAnsi="Calibri" w:cs="Calibri"/>
                <w:sz w:val="16"/>
              </w:rPr>
            </w:pPr>
            <w:ins w:id="158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66AA65" w14:textId="77777777" w:rsidR="00046502" w:rsidRPr="000C0EF6" w:rsidRDefault="00046502" w:rsidP="00046502">
            <w:pPr>
              <w:pStyle w:val="NormalWeb"/>
              <w:spacing w:after="0"/>
              <w:jc w:val="center"/>
              <w:textAlignment w:val="center"/>
              <w:rPr>
                <w:ins w:id="1589" w:author="作者"/>
                <w:rFonts w:ascii="Calibri" w:hAnsi="Calibri" w:cs="Calibri"/>
                <w:sz w:val="16"/>
              </w:rPr>
            </w:pPr>
            <w:ins w:id="1590"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A3CA72" w14:textId="77777777" w:rsidR="00046502" w:rsidRPr="000C0EF6" w:rsidRDefault="00046502" w:rsidP="00046502">
            <w:pPr>
              <w:pStyle w:val="NormalWeb"/>
              <w:spacing w:after="0"/>
              <w:jc w:val="center"/>
              <w:textAlignment w:val="center"/>
              <w:rPr>
                <w:ins w:id="1591" w:author="作者"/>
                <w:rFonts w:ascii="Calibri" w:hAnsi="Calibri" w:cs="Calibri"/>
                <w:sz w:val="16"/>
              </w:rPr>
            </w:pPr>
            <w:ins w:id="1592"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F9A44A9" w14:textId="77777777" w:rsidR="00046502" w:rsidRPr="000C0EF6" w:rsidRDefault="00046502" w:rsidP="00046502">
            <w:pPr>
              <w:pStyle w:val="NormalWeb"/>
              <w:spacing w:after="0"/>
              <w:jc w:val="center"/>
              <w:textAlignment w:val="center"/>
              <w:rPr>
                <w:ins w:id="1593" w:author="作者"/>
                <w:rFonts w:ascii="Calibri" w:hAnsi="Calibri" w:cs="Calibri"/>
                <w:sz w:val="16"/>
              </w:rPr>
            </w:pPr>
            <w:ins w:id="159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5C491203" w14:textId="77777777" w:rsidR="00046502" w:rsidRPr="000C0EF6" w:rsidRDefault="00046502" w:rsidP="00046502">
            <w:pPr>
              <w:pStyle w:val="NormalWeb"/>
              <w:spacing w:after="0"/>
              <w:jc w:val="center"/>
              <w:textAlignment w:val="center"/>
              <w:rPr>
                <w:ins w:id="1595" w:author="作者"/>
                <w:rFonts w:ascii="Calibri" w:hAnsi="Calibri" w:cs="Calibri"/>
                <w:sz w:val="16"/>
              </w:rPr>
            </w:pPr>
            <w:ins w:id="1596"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7A44D86D" w14:textId="77777777" w:rsidR="00046502" w:rsidRPr="000C0EF6" w:rsidRDefault="00046502" w:rsidP="00046502">
            <w:pPr>
              <w:pStyle w:val="NormalWeb"/>
              <w:spacing w:after="0"/>
              <w:jc w:val="center"/>
              <w:textAlignment w:val="center"/>
              <w:rPr>
                <w:ins w:id="1597" w:author="作者"/>
                <w:rFonts w:ascii="Calibri" w:hAnsi="Calibri" w:cs="Calibri"/>
                <w:sz w:val="16"/>
              </w:rPr>
            </w:pPr>
            <w:ins w:id="1598"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3E2FB78C" w14:textId="77777777" w:rsidR="00046502" w:rsidRPr="000C0EF6" w:rsidRDefault="00046502" w:rsidP="00046502">
            <w:pPr>
              <w:pStyle w:val="NormalWeb"/>
              <w:spacing w:after="0"/>
              <w:jc w:val="center"/>
              <w:textAlignment w:val="center"/>
              <w:rPr>
                <w:ins w:id="1599" w:author="作者"/>
                <w:rFonts w:ascii="Calibri" w:hAnsi="Calibri" w:cs="Calibri"/>
                <w:sz w:val="16"/>
              </w:rPr>
            </w:pPr>
            <w:ins w:id="160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7A149B4" w14:textId="77777777" w:rsidR="00046502" w:rsidRPr="000C0EF6" w:rsidRDefault="00046502" w:rsidP="00046502">
            <w:pPr>
              <w:pStyle w:val="NormalWeb"/>
              <w:spacing w:after="0"/>
              <w:jc w:val="center"/>
              <w:textAlignment w:val="center"/>
              <w:rPr>
                <w:ins w:id="1601" w:author="作者"/>
                <w:rFonts w:ascii="Calibri" w:hAnsi="Calibri" w:cs="Calibri"/>
                <w:sz w:val="16"/>
              </w:rPr>
            </w:pPr>
            <w:ins w:id="1602"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195620C" w14:textId="77777777" w:rsidR="00046502" w:rsidRPr="000C0EF6" w:rsidRDefault="00046502" w:rsidP="00046502">
            <w:pPr>
              <w:pStyle w:val="NormalWeb"/>
              <w:spacing w:after="0"/>
              <w:jc w:val="center"/>
              <w:textAlignment w:val="center"/>
              <w:rPr>
                <w:ins w:id="1603" w:author="作者"/>
                <w:rFonts w:ascii="Calibri" w:hAnsi="Calibri" w:cs="Calibri"/>
                <w:sz w:val="16"/>
              </w:rPr>
            </w:pPr>
            <w:ins w:id="1604"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2ADF302A" w14:textId="77777777" w:rsidR="00046502" w:rsidRPr="000C0EF6" w:rsidRDefault="00046502" w:rsidP="00046502">
            <w:pPr>
              <w:pStyle w:val="NormalWeb"/>
              <w:spacing w:after="0"/>
              <w:jc w:val="center"/>
              <w:textAlignment w:val="center"/>
              <w:rPr>
                <w:ins w:id="1605" w:author="作者"/>
                <w:rFonts w:ascii="Calibri" w:hAnsi="Calibri" w:cs="Calibri"/>
                <w:sz w:val="16"/>
              </w:rPr>
            </w:pPr>
            <w:ins w:id="1606"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F4791E0" w14:textId="77777777" w:rsidR="00046502" w:rsidRPr="000C0EF6" w:rsidRDefault="00046502" w:rsidP="00046502">
            <w:pPr>
              <w:pStyle w:val="NormalWeb"/>
              <w:spacing w:after="0"/>
              <w:jc w:val="center"/>
              <w:textAlignment w:val="center"/>
              <w:rPr>
                <w:ins w:id="1607" w:author="作者"/>
                <w:rFonts w:ascii="Calibri" w:hAnsi="Calibri" w:cs="Calibri"/>
                <w:sz w:val="16"/>
              </w:rPr>
            </w:pPr>
            <w:ins w:id="160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07B41752" w14:textId="77777777" w:rsidR="00046502" w:rsidRPr="000C0EF6" w:rsidRDefault="00046502" w:rsidP="00046502">
            <w:pPr>
              <w:pStyle w:val="NormalWeb"/>
              <w:spacing w:after="0"/>
              <w:jc w:val="center"/>
              <w:textAlignment w:val="center"/>
              <w:rPr>
                <w:ins w:id="1609" w:author="作者"/>
                <w:rFonts w:ascii="Calibri" w:hAnsi="Calibri" w:cs="Calibri"/>
                <w:sz w:val="16"/>
              </w:rPr>
            </w:pPr>
            <w:ins w:id="1610"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22EF4935" w14:textId="77777777" w:rsidR="00046502" w:rsidRPr="000C0EF6" w:rsidRDefault="00046502" w:rsidP="00046502">
            <w:pPr>
              <w:pStyle w:val="NormalWeb"/>
              <w:spacing w:after="0"/>
              <w:jc w:val="center"/>
              <w:textAlignment w:val="center"/>
              <w:rPr>
                <w:ins w:id="1611" w:author="作者"/>
                <w:rFonts w:ascii="Calibri" w:hAnsi="Calibri" w:cs="Calibri"/>
                <w:sz w:val="16"/>
              </w:rPr>
            </w:pPr>
            <w:ins w:id="1612"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50D8345E" w14:textId="77777777" w:rsidR="00046502" w:rsidRPr="000C0EF6" w:rsidRDefault="00046502" w:rsidP="00046502">
            <w:pPr>
              <w:pStyle w:val="NormalWeb"/>
              <w:spacing w:after="0"/>
              <w:jc w:val="center"/>
              <w:textAlignment w:val="center"/>
              <w:rPr>
                <w:ins w:id="1613" w:author="作者"/>
                <w:rFonts w:ascii="Calibri" w:hAnsi="Calibri" w:cs="Calibri"/>
                <w:sz w:val="16"/>
              </w:rPr>
            </w:pPr>
            <w:ins w:id="161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15DEA3F" w14:textId="77777777" w:rsidR="00046502" w:rsidRPr="000C0EF6" w:rsidRDefault="00046502" w:rsidP="00046502">
            <w:pPr>
              <w:pStyle w:val="NormalWeb"/>
              <w:spacing w:after="0"/>
              <w:jc w:val="center"/>
              <w:textAlignment w:val="center"/>
              <w:rPr>
                <w:ins w:id="1615" w:author="作者"/>
                <w:rFonts w:ascii="Calibri" w:hAnsi="Calibri" w:cs="Calibri"/>
                <w:sz w:val="16"/>
              </w:rPr>
            </w:pPr>
            <w:ins w:id="1616"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5AF01C2C" w14:textId="77777777" w:rsidR="00046502" w:rsidRPr="000C0EF6" w:rsidRDefault="00046502" w:rsidP="00046502">
            <w:pPr>
              <w:pStyle w:val="NormalWeb"/>
              <w:spacing w:after="0"/>
              <w:jc w:val="center"/>
              <w:textAlignment w:val="center"/>
              <w:rPr>
                <w:ins w:id="1617" w:author="作者"/>
                <w:rFonts w:ascii="Calibri" w:hAnsi="Calibri" w:cs="Calibri"/>
                <w:sz w:val="16"/>
              </w:rPr>
            </w:pPr>
            <w:ins w:id="1618" w:author="作者">
              <w:r w:rsidRPr="000C0EF6">
                <w:rPr>
                  <w:rFonts w:ascii="Calibri" w:hAnsi="Calibri" w:cs="Calibri"/>
                  <w:color w:val="000000"/>
                  <w:kern w:val="24"/>
                  <w:sz w:val="16"/>
                </w:rPr>
                <w:t>3</w:t>
              </w:r>
            </w:ins>
          </w:p>
        </w:tc>
      </w:tr>
      <w:tr w:rsidR="00046502" w:rsidRPr="00322011" w14:paraId="01545912" w14:textId="77777777" w:rsidTr="00046502">
        <w:trPr>
          <w:cantSplit/>
          <w:trHeight w:val="170"/>
          <w:jc w:val="center"/>
          <w:ins w:id="1619"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3B013C3" w14:textId="77777777" w:rsidR="00046502" w:rsidRPr="00734A76" w:rsidRDefault="00046502" w:rsidP="00046502">
            <w:pPr>
              <w:keepNext/>
              <w:keepLines/>
              <w:jc w:val="center"/>
              <w:rPr>
                <w:ins w:id="1620" w:author="作者"/>
                <w:rFonts w:ascii="Arial" w:hAnsi="Arial"/>
                <w:sz w:val="18"/>
                <w:szCs w:val="20"/>
              </w:rPr>
            </w:pPr>
            <w:ins w:id="1621" w:author="作者">
              <w:r w:rsidRPr="00734A76">
                <w:rPr>
                  <w:rFonts w:ascii="Arial" w:hAnsi="Arial"/>
                  <w:sz w:val="18"/>
                  <w:szCs w:val="20"/>
                </w:rPr>
                <w:t>2</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4F307D6" w14:textId="77777777" w:rsidR="00046502" w:rsidRPr="000C0EF6" w:rsidRDefault="00046502" w:rsidP="00046502">
            <w:pPr>
              <w:pStyle w:val="NormalWeb"/>
              <w:spacing w:after="0"/>
              <w:jc w:val="center"/>
              <w:textAlignment w:val="center"/>
              <w:rPr>
                <w:ins w:id="1622" w:author="作者"/>
                <w:rFonts w:ascii="Calibri" w:hAnsi="Calibri" w:cs="Calibri"/>
                <w:sz w:val="16"/>
              </w:rPr>
            </w:pPr>
            <w:ins w:id="162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A80A171" w14:textId="77777777" w:rsidR="00046502" w:rsidRPr="000C0EF6" w:rsidRDefault="00046502" w:rsidP="00046502">
            <w:pPr>
              <w:pStyle w:val="NormalWeb"/>
              <w:spacing w:after="0"/>
              <w:jc w:val="center"/>
              <w:textAlignment w:val="center"/>
              <w:rPr>
                <w:ins w:id="1624" w:author="作者"/>
                <w:rFonts w:ascii="Calibri" w:hAnsi="Calibri" w:cs="Calibri"/>
                <w:sz w:val="16"/>
              </w:rPr>
            </w:pPr>
            <w:ins w:id="1625"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3BE39E7" w14:textId="77777777" w:rsidR="00046502" w:rsidRPr="000C0EF6" w:rsidRDefault="00046502" w:rsidP="00046502">
            <w:pPr>
              <w:pStyle w:val="NormalWeb"/>
              <w:spacing w:after="0"/>
              <w:jc w:val="center"/>
              <w:textAlignment w:val="center"/>
              <w:rPr>
                <w:ins w:id="1626" w:author="作者"/>
                <w:rFonts w:ascii="Calibri" w:hAnsi="Calibri" w:cs="Calibri"/>
                <w:sz w:val="16"/>
              </w:rPr>
            </w:pPr>
            <w:ins w:id="1627"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C02231" w14:textId="77777777" w:rsidR="00046502" w:rsidRPr="000C0EF6" w:rsidRDefault="00046502" w:rsidP="00046502">
            <w:pPr>
              <w:pStyle w:val="NormalWeb"/>
              <w:spacing w:after="0"/>
              <w:jc w:val="center"/>
              <w:textAlignment w:val="center"/>
              <w:rPr>
                <w:ins w:id="1628" w:author="作者"/>
                <w:rFonts w:ascii="Calibri" w:hAnsi="Calibri" w:cs="Calibri"/>
                <w:sz w:val="16"/>
              </w:rPr>
            </w:pPr>
            <w:ins w:id="1629"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CEC9263" w14:textId="77777777" w:rsidR="00046502" w:rsidRPr="000C0EF6" w:rsidRDefault="00046502" w:rsidP="00046502">
            <w:pPr>
              <w:pStyle w:val="NormalWeb"/>
              <w:spacing w:after="0"/>
              <w:jc w:val="center"/>
              <w:textAlignment w:val="center"/>
              <w:rPr>
                <w:ins w:id="1630" w:author="作者"/>
                <w:rFonts w:ascii="Calibri" w:hAnsi="Calibri" w:cs="Calibri"/>
                <w:sz w:val="16"/>
              </w:rPr>
            </w:pPr>
            <w:ins w:id="1631"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AB8989C" w14:textId="77777777" w:rsidR="00046502" w:rsidRPr="000C0EF6" w:rsidRDefault="00046502" w:rsidP="00046502">
            <w:pPr>
              <w:pStyle w:val="NormalWeb"/>
              <w:spacing w:after="0"/>
              <w:jc w:val="center"/>
              <w:textAlignment w:val="center"/>
              <w:rPr>
                <w:ins w:id="1632" w:author="作者"/>
                <w:rFonts w:ascii="Calibri" w:hAnsi="Calibri" w:cs="Calibri"/>
                <w:sz w:val="16"/>
              </w:rPr>
            </w:pPr>
            <w:ins w:id="163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6C37ECD" w14:textId="77777777" w:rsidR="00046502" w:rsidRPr="000C0EF6" w:rsidRDefault="00046502" w:rsidP="00046502">
            <w:pPr>
              <w:pStyle w:val="NormalWeb"/>
              <w:spacing w:after="0"/>
              <w:jc w:val="center"/>
              <w:textAlignment w:val="center"/>
              <w:rPr>
                <w:ins w:id="1634" w:author="作者"/>
                <w:rFonts w:ascii="Calibri" w:hAnsi="Calibri" w:cs="Calibri"/>
                <w:sz w:val="16"/>
              </w:rPr>
            </w:pPr>
            <w:ins w:id="1635"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54E4480D" w14:textId="77777777" w:rsidR="00046502" w:rsidRPr="000C0EF6" w:rsidRDefault="00046502" w:rsidP="00046502">
            <w:pPr>
              <w:pStyle w:val="NormalWeb"/>
              <w:spacing w:after="0"/>
              <w:jc w:val="center"/>
              <w:textAlignment w:val="center"/>
              <w:rPr>
                <w:ins w:id="1636" w:author="作者"/>
                <w:rFonts w:ascii="Calibri" w:hAnsi="Calibri" w:cs="Calibri"/>
                <w:sz w:val="16"/>
              </w:rPr>
            </w:pPr>
            <w:ins w:id="1637"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54AD02CC" w14:textId="77777777" w:rsidR="00046502" w:rsidRPr="000C0EF6" w:rsidRDefault="00046502" w:rsidP="00046502">
            <w:pPr>
              <w:pStyle w:val="NormalWeb"/>
              <w:spacing w:after="0"/>
              <w:jc w:val="center"/>
              <w:textAlignment w:val="center"/>
              <w:rPr>
                <w:ins w:id="1638" w:author="作者"/>
                <w:rFonts w:ascii="Calibri" w:hAnsi="Calibri" w:cs="Calibri"/>
                <w:sz w:val="16"/>
              </w:rPr>
            </w:pPr>
            <w:ins w:id="1639"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0C51316A" w14:textId="77777777" w:rsidR="00046502" w:rsidRPr="000C0EF6" w:rsidRDefault="00046502" w:rsidP="00046502">
            <w:pPr>
              <w:pStyle w:val="NormalWeb"/>
              <w:spacing w:after="0"/>
              <w:jc w:val="center"/>
              <w:textAlignment w:val="center"/>
              <w:rPr>
                <w:ins w:id="1640" w:author="作者"/>
                <w:rFonts w:ascii="Calibri" w:hAnsi="Calibri" w:cs="Calibri"/>
                <w:sz w:val="16"/>
              </w:rPr>
            </w:pPr>
            <w:ins w:id="1641"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21E1792A" w14:textId="77777777" w:rsidR="00046502" w:rsidRPr="000C0EF6" w:rsidRDefault="00046502" w:rsidP="00046502">
            <w:pPr>
              <w:pStyle w:val="NormalWeb"/>
              <w:spacing w:after="0"/>
              <w:jc w:val="center"/>
              <w:textAlignment w:val="center"/>
              <w:rPr>
                <w:ins w:id="1642" w:author="作者"/>
                <w:rFonts w:ascii="Calibri" w:hAnsi="Calibri" w:cs="Calibri"/>
                <w:sz w:val="16"/>
              </w:rPr>
            </w:pPr>
            <w:ins w:id="1643"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61F208F0" w14:textId="77777777" w:rsidR="00046502" w:rsidRPr="000C0EF6" w:rsidRDefault="00046502" w:rsidP="00046502">
            <w:pPr>
              <w:pStyle w:val="NormalWeb"/>
              <w:spacing w:after="0"/>
              <w:jc w:val="center"/>
              <w:textAlignment w:val="center"/>
              <w:rPr>
                <w:ins w:id="1644" w:author="作者"/>
                <w:rFonts w:ascii="Calibri" w:hAnsi="Calibri" w:cs="Calibri"/>
                <w:sz w:val="16"/>
              </w:rPr>
            </w:pPr>
            <w:ins w:id="164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1D4DC05F" w14:textId="77777777" w:rsidR="00046502" w:rsidRPr="000C0EF6" w:rsidRDefault="00046502" w:rsidP="00046502">
            <w:pPr>
              <w:pStyle w:val="NormalWeb"/>
              <w:spacing w:after="0"/>
              <w:jc w:val="center"/>
              <w:textAlignment w:val="center"/>
              <w:rPr>
                <w:ins w:id="1646" w:author="作者"/>
                <w:rFonts w:ascii="Calibri" w:hAnsi="Calibri" w:cs="Calibri"/>
                <w:sz w:val="16"/>
              </w:rPr>
            </w:pPr>
            <w:ins w:id="1647"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4AD9C68A" w14:textId="77777777" w:rsidR="00046502" w:rsidRPr="000C0EF6" w:rsidRDefault="00046502" w:rsidP="00046502">
            <w:pPr>
              <w:pStyle w:val="NormalWeb"/>
              <w:spacing w:after="0"/>
              <w:jc w:val="center"/>
              <w:textAlignment w:val="center"/>
              <w:rPr>
                <w:ins w:id="1648" w:author="作者"/>
                <w:rFonts w:ascii="Calibri" w:hAnsi="Calibri" w:cs="Calibri"/>
                <w:sz w:val="16"/>
              </w:rPr>
            </w:pPr>
            <w:ins w:id="1649"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1FA287A8" w14:textId="77777777" w:rsidR="00046502" w:rsidRPr="000C0EF6" w:rsidRDefault="00046502" w:rsidP="00046502">
            <w:pPr>
              <w:pStyle w:val="NormalWeb"/>
              <w:spacing w:after="0"/>
              <w:jc w:val="center"/>
              <w:textAlignment w:val="center"/>
              <w:rPr>
                <w:ins w:id="1650" w:author="作者"/>
                <w:rFonts w:ascii="Calibri" w:hAnsi="Calibri" w:cs="Calibri"/>
                <w:sz w:val="16"/>
              </w:rPr>
            </w:pPr>
            <w:ins w:id="165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393B049C" w14:textId="77777777" w:rsidR="00046502" w:rsidRPr="000C0EF6" w:rsidRDefault="00046502" w:rsidP="00046502">
            <w:pPr>
              <w:pStyle w:val="NormalWeb"/>
              <w:spacing w:after="0"/>
              <w:jc w:val="center"/>
              <w:textAlignment w:val="center"/>
              <w:rPr>
                <w:ins w:id="1652" w:author="作者"/>
                <w:rFonts w:ascii="Calibri" w:hAnsi="Calibri" w:cs="Calibri"/>
                <w:sz w:val="16"/>
              </w:rPr>
            </w:pPr>
            <w:ins w:id="1653"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282CA093" w14:textId="77777777" w:rsidR="00046502" w:rsidRPr="000C0EF6" w:rsidRDefault="00046502" w:rsidP="00046502">
            <w:pPr>
              <w:pStyle w:val="NormalWeb"/>
              <w:spacing w:after="0"/>
              <w:jc w:val="center"/>
              <w:textAlignment w:val="center"/>
              <w:rPr>
                <w:ins w:id="1654" w:author="作者"/>
                <w:rFonts w:ascii="Calibri" w:hAnsi="Calibri" w:cs="Calibri"/>
                <w:sz w:val="16"/>
              </w:rPr>
            </w:pPr>
            <w:ins w:id="1655"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53190151" w14:textId="77777777" w:rsidR="00046502" w:rsidRPr="000C0EF6" w:rsidRDefault="00046502" w:rsidP="00046502">
            <w:pPr>
              <w:pStyle w:val="NormalWeb"/>
              <w:spacing w:after="0"/>
              <w:jc w:val="center"/>
              <w:textAlignment w:val="center"/>
              <w:rPr>
                <w:ins w:id="1656" w:author="作者"/>
                <w:rFonts w:ascii="Calibri" w:hAnsi="Calibri" w:cs="Calibri"/>
                <w:sz w:val="16"/>
              </w:rPr>
            </w:pPr>
            <w:ins w:id="1657" w:author="作者">
              <w:r w:rsidRPr="000C0EF6">
                <w:rPr>
                  <w:rFonts w:ascii="Calibri" w:hAnsi="Calibri" w:cs="Calibri"/>
                  <w:color w:val="000000"/>
                  <w:kern w:val="24"/>
                  <w:sz w:val="16"/>
                </w:rPr>
                <w:t>-1</w:t>
              </w:r>
            </w:ins>
          </w:p>
        </w:tc>
      </w:tr>
      <w:tr w:rsidR="00046502" w:rsidRPr="00322011" w14:paraId="607DCBFF" w14:textId="77777777" w:rsidTr="00046502">
        <w:trPr>
          <w:cantSplit/>
          <w:trHeight w:val="170"/>
          <w:jc w:val="center"/>
          <w:ins w:id="1658"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E9B672" w14:textId="77777777" w:rsidR="00046502" w:rsidRPr="00734A76" w:rsidRDefault="00046502" w:rsidP="00046502">
            <w:pPr>
              <w:keepNext/>
              <w:keepLines/>
              <w:jc w:val="center"/>
              <w:rPr>
                <w:ins w:id="1659" w:author="作者"/>
                <w:rFonts w:ascii="Arial" w:hAnsi="Arial"/>
                <w:sz w:val="18"/>
                <w:szCs w:val="20"/>
              </w:rPr>
            </w:pPr>
            <w:ins w:id="1660" w:author="作者">
              <w:r w:rsidRPr="00734A76">
                <w:rPr>
                  <w:rFonts w:ascii="Arial" w:hAnsi="Arial"/>
                  <w:sz w:val="18"/>
                  <w:szCs w:val="20"/>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090203" w14:textId="77777777" w:rsidR="00046502" w:rsidRPr="000C0EF6" w:rsidRDefault="00046502" w:rsidP="00046502">
            <w:pPr>
              <w:pStyle w:val="NormalWeb"/>
              <w:spacing w:after="0"/>
              <w:jc w:val="center"/>
              <w:textAlignment w:val="center"/>
              <w:rPr>
                <w:ins w:id="1661" w:author="作者"/>
                <w:rFonts w:ascii="Calibri" w:hAnsi="Calibri" w:cs="Calibri"/>
                <w:sz w:val="16"/>
              </w:rPr>
            </w:pPr>
            <w:ins w:id="1662"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49F2730" w14:textId="77777777" w:rsidR="00046502" w:rsidRPr="000C0EF6" w:rsidRDefault="00046502" w:rsidP="00046502">
            <w:pPr>
              <w:pStyle w:val="NormalWeb"/>
              <w:spacing w:after="0"/>
              <w:jc w:val="center"/>
              <w:textAlignment w:val="center"/>
              <w:rPr>
                <w:ins w:id="1663" w:author="作者"/>
                <w:rFonts w:ascii="Calibri" w:hAnsi="Calibri" w:cs="Calibri"/>
                <w:sz w:val="16"/>
              </w:rPr>
            </w:pPr>
            <w:ins w:id="1664"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8AF2280" w14:textId="77777777" w:rsidR="00046502" w:rsidRPr="000C0EF6" w:rsidRDefault="00046502" w:rsidP="00046502">
            <w:pPr>
              <w:pStyle w:val="NormalWeb"/>
              <w:spacing w:after="0"/>
              <w:jc w:val="center"/>
              <w:textAlignment w:val="center"/>
              <w:rPr>
                <w:ins w:id="1665" w:author="作者"/>
                <w:rFonts w:ascii="Calibri" w:hAnsi="Calibri" w:cs="Calibri"/>
                <w:sz w:val="16"/>
              </w:rPr>
            </w:pPr>
            <w:ins w:id="1666"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CB359B" w14:textId="77777777" w:rsidR="00046502" w:rsidRPr="000C0EF6" w:rsidRDefault="00046502" w:rsidP="00046502">
            <w:pPr>
              <w:pStyle w:val="NormalWeb"/>
              <w:spacing w:after="0"/>
              <w:jc w:val="center"/>
              <w:textAlignment w:val="center"/>
              <w:rPr>
                <w:ins w:id="1667" w:author="作者"/>
                <w:rFonts w:ascii="Calibri" w:hAnsi="Calibri" w:cs="Calibri"/>
                <w:sz w:val="16"/>
              </w:rPr>
            </w:pPr>
            <w:ins w:id="166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BD4627D" w14:textId="77777777" w:rsidR="00046502" w:rsidRPr="000C0EF6" w:rsidRDefault="00046502" w:rsidP="00046502">
            <w:pPr>
              <w:pStyle w:val="NormalWeb"/>
              <w:spacing w:after="0"/>
              <w:jc w:val="center"/>
              <w:textAlignment w:val="center"/>
              <w:rPr>
                <w:ins w:id="1669" w:author="作者"/>
                <w:rFonts w:ascii="Calibri" w:hAnsi="Calibri" w:cs="Calibri"/>
                <w:sz w:val="16"/>
              </w:rPr>
            </w:pPr>
            <w:ins w:id="1670"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D30D76" w14:textId="77777777" w:rsidR="00046502" w:rsidRPr="000C0EF6" w:rsidRDefault="00046502" w:rsidP="00046502">
            <w:pPr>
              <w:pStyle w:val="NormalWeb"/>
              <w:spacing w:after="0"/>
              <w:jc w:val="center"/>
              <w:textAlignment w:val="center"/>
              <w:rPr>
                <w:ins w:id="1671" w:author="作者"/>
                <w:rFonts w:ascii="Calibri" w:hAnsi="Calibri" w:cs="Calibri"/>
                <w:sz w:val="16"/>
              </w:rPr>
            </w:pPr>
            <w:ins w:id="1672"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74B8163F" w14:textId="77777777" w:rsidR="00046502" w:rsidRPr="000C0EF6" w:rsidRDefault="00046502" w:rsidP="00046502">
            <w:pPr>
              <w:pStyle w:val="NormalWeb"/>
              <w:spacing w:after="0"/>
              <w:jc w:val="center"/>
              <w:textAlignment w:val="center"/>
              <w:rPr>
                <w:ins w:id="1673" w:author="作者"/>
                <w:rFonts w:ascii="Calibri" w:hAnsi="Calibri" w:cs="Calibri"/>
                <w:sz w:val="16"/>
              </w:rPr>
            </w:pPr>
            <w:ins w:id="167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553A596F" w14:textId="77777777" w:rsidR="00046502" w:rsidRPr="000C0EF6" w:rsidRDefault="00046502" w:rsidP="00046502">
            <w:pPr>
              <w:pStyle w:val="NormalWeb"/>
              <w:spacing w:after="0"/>
              <w:jc w:val="center"/>
              <w:textAlignment w:val="center"/>
              <w:rPr>
                <w:ins w:id="1675" w:author="作者"/>
                <w:rFonts w:ascii="Calibri" w:hAnsi="Calibri" w:cs="Calibri"/>
                <w:sz w:val="16"/>
              </w:rPr>
            </w:pPr>
            <w:ins w:id="1676"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3A85DC8E" w14:textId="77777777" w:rsidR="00046502" w:rsidRPr="000C0EF6" w:rsidRDefault="00046502" w:rsidP="00046502">
            <w:pPr>
              <w:pStyle w:val="NormalWeb"/>
              <w:spacing w:after="0"/>
              <w:jc w:val="center"/>
              <w:textAlignment w:val="center"/>
              <w:rPr>
                <w:ins w:id="1677" w:author="作者"/>
                <w:rFonts w:ascii="Calibri" w:hAnsi="Calibri" w:cs="Calibri"/>
                <w:sz w:val="16"/>
              </w:rPr>
            </w:pPr>
            <w:ins w:id="167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3C6AF646" w14:textId="77777777" w:rsidR="00046502" w:rsidRPr="000C0EF6" w:rsidRDefault="00046502" w:rsidP="00046502">
            <w:pPr>
              <w:pStyle w:val="NormalWeb"/>
              <w:spacing w:after="0"/>
              <w:jc w:val="center"/>
              <w:textAlignment w:val="center"/>
              <w:rPr>
                <w:ins w:id="1679" w:author="作者"/>
                <w:rFonts w:ascii="Calibri" w:hAnsi="Calibri" w:cs="Calibri"/>
                <w:sz w:val="16"/>
              </w:rPr>
            </w:pPr>
            <w:ins w:id="168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6E76A83B" w14:textId="77777777" w:rsidR="00046502" w:rsidRPr="000C0EF6" w:rsidRDefault="00046502" w:rsidP="00046502">
            <w:pPr>
              <w:pStyle w:val="NormalWeb"/>
              <w:spacing w:after="0"/>
              <w:jc w:val="center"/>
              <w:textAlignment w:val="center"/>
              <w:rPr>
                <w:ins w:id="1681" w:author="作者"/>
                <w:rFonts w:ascii="Calibri" w:hAnsi="Calibri" w:cs="Calibri"/>
                <w:sz w:val="16"/>
              </w:rPr>
            </w:pPr>
            <w:ins w:id="1682"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5920C03D" w14:textId="77777777" w:rsidR="00046502" w:rsidRPr="000C0EF6" w:rsidRDefault="00046502" w:rsidP="00046502">
            <w:pPr>
              <w:pStyle w:val="NormalWeb"/>
              <w:spacing w:after="0"/>
              <w:jc w:val="center"/>
              <w:textAlignment w:val="center"/>
              <w:rPr>
                <w:ins w:id="1683" w:author="作者"/>
                <w:rFonts w:ascii="Calibri" w:hAnsi="Calibri" w:cs="Calibri"/>
                <w:sz w:val="16"/>
              </w:rPr>
            </w:pPr>
            <w:ins w:id="168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587BD813" w14:textId="77777777" w:rsidR="00046502" w:rsidRPr="000C0EF6" w:rsidRDefault="00046502" w:rsidP="00046502">
            <w:pPr>
              <w:pStyle w:val="NormalWeb"/>
              <w:spacing w:after="0"/>
              <w:jc w:val="center"/>
              <w:textAlignment w:val="center"/>
              <w:rPr>
                <w:ins w:id="1685" w:author="作者"/>
                <w:rFonts w:ascii="Calibri" w:hAnsi="Calibri" w:cs="Calibri"/>
                <w:sz w:val="16"/>
              </w:rPr>
            </w:pPr>
            <w:ins w:id="1686"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221D2AAB" w14:textId="77777777" w:rsidR="00046502" w:rsidRPr="000C0EF6" w:rsidRDefault="00046502" w:rsidP="00046502">
            <w:pPr>
              <w:pStyle w:val="NormalWeb"/>
              <w:spacing w:after="0"/>
              <w:jc w:val="center"/>
              <w:textAlignment w:val="center"/>
              <w:rPr>
                <w:ins w:id="1687" w:author="作者"/>
                <w:rFonts w:ascii="Calibri" w:hAnsi="Calibri" w:cs="Calibri"/>
                <w:sz w:val="16"/>
              </w:rPr>
            </w:pPr>
            <w:ins w:id="1688"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53FAACD3" w14:textId="77777777" w:rsidR="00046502" w:rsidRPr="000C0EF6" w:rsidRDefault="00046502" w:rsidP="00046502">
            <w:pPr>
              <w:pStyle w:val="NormalWeb"/>
              <w:spacing w:after="0"/>
              <w:jc w:val="center"/>
              <w:textAlignment w:val="center"/>
              <w:rPr>
                <w:ins w:id="1689" w:author="作者"/>
                <w:rFonts w:ascii="Calibri" w:hAnsi="Calibri" w:cs="Calibri"/>
                <w:sz w:val="16"/>
              </w:rPr>
            </w:pPr>
            <w:ins w:id="1690"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52C4F829" w14:textId="77777777" w:rsidR="00046502" w:rsidRPr="000C0EF6" w:rsidRDefault="00046502" w:rsidP="00046502">
            <w:pPr>
              <w:pStyle w:val="NormalWeb"/>
              <w:spacing w:after="0"/>
              <w:jc w:val="center"/>
              <w:textAlignment w:val="center"/>
              <w:rPr>
                <w:ins w:id="1691" w:author="作者"/>
                <w:rFonts w:ascii="Calibri" w:hAnsi="Calibri" w:cs="Calibri"/>
                <w:sz w:val="16"/>
              </w:rPr>
            </w:pPr>
            <w:ins w:id="1692"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6971311B" w14:textId="77777777" w:rsidR="00046502" w:rsidRPr="000C0EF6" w:rsidRDefault="00046502" w:rsidP="00046502">
            <w:pPr>
              <w:pStyle w:val="NormalWeb"/>
              <w:spacing w:after="0"/>
              <w:jc w:val="center"/>
              <w:textAlignment w:val="center"/>
              <w:rPr>
                <w:ins w:id="1693" w:author="作者"/>
                <w:rFonts w:ascii="Calibri" w:hAnsi="Calibri" w:cs="Calibri"/>
                <w:sz w:val="16"/>
              </w:rPr>
            </w:pPr>
            <w:ins w:id="1694"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3675CE72" w14:textId="77777777" w:rsidR="00046502" w:rsidRPr="000C0EF6" w:rsidRDefault="00046502" w:rsidP="00046502">
            <w:pPr>
              <w:pStyle w:val="NormalWeb"/>
              <w:spacing w:after="0"/>
              <w:jc w:val="center"/>
              <w:textAlignment w:val="center"/>
              <w:rPr>
                <w:ins w:id="1695" w:author="作者"/>
                <w:rFonts w:ascii="Calibri" w:hAnsi="Calibri" w:cs="Calibri"/>
                <w:sz w:val="16"/>
              </w:rPr>
            </w:pPr>
            <w:ins w:id="1696" w:author="作者">
              <w:r w:rsidRPr="000C0EF6">
                <w:rPr>
                  <w:rFonts w:ascii="Calibri" w:hAnsi="Calibri" w:cs="Calibri"/>
                  <w:color w:val="000000"/>
                  <w:kern w:val="24"/>
                  <w:sz w:val="16"/>
                </w:rPr>
                <w:t>1</w:t>
              </w:r>
            </w:ins>
          </w:p>
        </w:tc>
      </w:tr>
      <w:tr w:rsidR="00046502" w:rsidRPr="00322011" w14:paraId="206C38C8" w14:textId="77777777" w:rsidTr="00046502">
        <w:trPr>
          <w:cantSplit/>
          <w:trHeight w:val="170"/>
          <w:jc w:val="center"/>
          <w:ins w:id="1697"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07D4A5" w14:textId="77777777" w:rsidR="00046502" w:rsidRPr="00734A76" w:rsidRDefault="00046502" w:rsidP="00046502">
            <w:pPr>
              <w:keepNext/>
              <w:keepLines/>
              <w:jc w:val="center"/>
              <w:rPr>
                <w:ins w:id="1698" w:author="作者"/>
                <w:rFonts w:ascii="Arial" w:hAnsi="Arial"/>
                <w:sz w:val="18"/>
                <w:szCs w:val="20"/>
              </w:rPr>
            </w:pPr>
            <w:ins w:id="1699" w:author="作者">
              <w:r w:rsidRPr="00734A76">
                <w:rPr>
                  <w:rFonts w:ascii="Arial" w:hAnsi="Arial"/>
                  <w:sz w:val="18"/>
                  <w:szCs w:val="20"/>
                </w:rPr>
                <w:t>4</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875A412" w14:textId="77777777" w:rsidR="00046502" w:rsidRPr="000C0EF6" w:rsidRDefault="00046502" w:rsidP="00046502">
            <w:pPr>
              <w:pStyle w:val="NormalWeb"/>
              <w:spacing w:after="0"/>
              <w:jc w:val="center"/>
              <w:textAlignment w:val="center"/>
              <w:rPr>
                <w:ins w:id="1700" w:author="作者"/>
                <w:rFonts w:ascii="Calibri" w:hAnsi="Calibri" w:cs="Calibri"/>
                <w:sz w:val="16"/>
              </w:rPr>
            </w:pPr>
            <w:ins w:id="1701"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424101E" w14:textId="77777777" w:rsidR="00046502" w:rsidRPr="000C0EF6" w:rsidRDefault="00046502" w:rsidP="00046502">
            <w:pPr>
              <w:pStyle w:val="NormalWeb"/>
              <w:spacing w:after="0"/>
              <w:jc w:val="center"/>
              <w:textAlignment w:val="center"/>
              <w:rPr>
                <w:ins w:id="1702" w:author="作者"/>
                <w:rFonts w:ascii="Calibri" w:hAnsi="Calibri" w:cs="Calibri"/>
                <w:sz w:val="16"/>
              </w:rPr>
            </w:pPr>
            <w:ins w:id="1703"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8B36FA" w14:textId="77777777" w:rsidR="00046502" w:rsidRPr="000C0EF6" w:rsidRDefault="00046502" w:rsidP="00046502">
            <w:pPr>
              <w:pStyle w:val="NormalWeb"/>
              <w:spacing w:after="0"/>
              <w:jc w:val="center"/>
              <w:textAlignment w:val="center"/>
              <w:rPr>
                <w:ins w:id="1704" w:author="作者"/>
                <w:rFonts w:ascii="Calibri" w:hAnsi="Calibri" w:cs="Calibri"/>
                <w:sz w:val="16"/>
              </w:rPr>
            </w:pPr>
            <w:ins w:id="170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5C8D3C3" w14:textId="77777777" w:rsidR="00046502" w:rsidRPr="000C0EF6" w:rsidRDefault="00046502" w:rsidP="00046502">
            <w:pPr>
              <w:pStyle w:val="NormalWeb"/>
              <w:spacing w:after="0"/>
              <w:jc w:val="center"/>
              <w:textAlignment w:val="center"/>
              <w:rPr>
                <w:ins w:id="1706" w:author="作者"/>
                <w:rFonts w:ascii="Calibri" w:hAnsi="Calibri" w:cs="Calibri"/>
                <w:sz w:val="16"/>
              </w:rPr>
            </w:pPr>
            <w:ins w:id="1707"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470A97E" w14:textId="77777777" w:rsidR="00046502" w:rsidRPr="000C0EF6" w:rsidRDefault="00046502" w:rsidP="00046502">
            <w:pPr>
              <w:pStyle w:val="NormalWeb"/>
              <w:spacing w:after="0"/>
              <w:jc w:val="center"/>
              <w:textAlignment w:val="center"/>
              <w:rPr>
                <w:ins w:id="1708" w:author="作者"/>
                <w:rFonts w:ascii="Calibri" w:hAnsi="Calibri" w:cs="Calibri"/>
                <w:sz w:val="16"/>
              </w:rPr>
            </w:pPr>
            <w:ins w:id="1709"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12335D2" w14:textId="77777777" w:rsidR="00046502" w:rsidRPr="000C0EF6" w:rsidRDefault="00046502" w:rsidP="00046502">
            <w:pPr>
              <w:pStyle w:val="NormalWeb"/>
              <w:spacing w:after="0"/>
              <w:jc w:val="center"/>
              <w:textAlignment w:val="center"/>
              <w:rPr>
                <w:ins w:id="1710" w:author="作者"/>
                <w:rFonts w:ascii="Calibri" w:hAnsi="Calibri" w:cs="Calibri"/>
                <w:sz w:val="16"/>
              </w:rPr>
            </w:pPr>
            <w:ins w:id="1711"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3ED4741C" w14:textId="77777777" w:rsidR="00046502" w:rsidRPr="000C0EF6" w:rsidRDefault="00046502" w:rsidP="00046502">
            <w:pPr>
              <w:pStyle w:val="NormalWeb"/>
              <w:spacing w:after="0"/>
              <w:jc w:val="center"/>
              <w:textAlignment w:val="center"/>
              <w:rPr>
                <w:ins w:id="1712" w:author="作者"/>
                <w:rFonts w:ascii="Calibri" w:hAnsi="Calibri" w:cs="Calibri"/>
                <w:sz w:val="16"/>
              </w:rPr>
            </w:pPr>
            <w:ins w:id="1713"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77772033" w14:textId="77777777" w:rsidR="00046502" w:rsidRPr="000C0EF6" w:rsidRDefault="00046502" w:rsidP="00046502">
            <w:pPr>
              <w:pStyle w:val="NormalWeb"/>
              <w:spacing w:after="0"/>
              <w:jc w:val="center"/>
              <w:textAlignment w:val="center"/>
              <w:rPr>
                <w:ins w:id="1714" w:author="作者"/>
                <w:rFonts w:ascii="Calibri" w:hAnsi="Calibri" w:cs="Calibri"/>
                <w:sz w:val="16"/>
              </w:rPr>
            </w:pPr>
            <w:ins w:id="1715"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301B3B84" w14:textId="77777777" w:rsidR="00046502" w:rsidRPr="000C0EF6" w:rsidRDefault="00046502" w:rsidP="00046502">
            <w:pPr>
              <w:pStyle w:val="NormalWeb"/>
              <w:spacing w:after="0"/>
              <w:jc w:val="center"/>
              <w:textAlignment w:val="center"/>
              <w:rPr>
                <w:ins w:id="1716" w:author="作者"/>
                <w:rFonts w:ascii="Calibri" w:hAnsi="Calibri" w:cs="Calibri"/>
                <w:sz w:val="16"/>
              </w:rPr>
            </w:pPr>
            <w:ins w:id="171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FC6FB84" w14:textId="77777777" w:rsidR="00046502" w:rsidRPr="000C0EF6" w:rsidRDefault="00046502" w:rsidP="00046502">
            <w:pPr>
              <w:pStyle w:val="NormalWeb"/>
              <w:spacing w:after="0"/>
              <w:jc w:val="center"/>
              <w:textAlignment w:val="center"/>
              <w:rPr>
                <w:ins w:id="1718" w:author="作者"/>
                <w:rFonts w:ascii="Calibri" w:hAnsi="Calibri" w:cs="Calibri"/>
                <w:sz w:val="16"/>
              </w:rPr>
            </w:pPr>
            <w:ins w:id="1719"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2FABB226" w14:textId="77777777" w:rsidR="00046502" w:rsidRPr="000C0EF6" w:rsidRDefault="00046502" w:rsidP="00046502">
            <w:pPr>
              <w:pStyle w:val="NormalWeb"/>
              <w:spacing w:after="0"/>
              <w:jc w:val="center"/>
              <w:textAlignment w:val="center"/>
              <w:rPr>
                <w:ins w:id="1720" w:author="作者"/>
                <w:rFonts w:ascii="Calibri" w:hAnsi="Calibri" w:cs="Calibri"/>
                <w:sz w:val="16"/>
              </w:rPr>
            </w:pPr>
            <w:ins w:id="1721"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68DE224F" w14:textId="77777777" w:rsidR="00046502" w:rsidRPr="000C0EF6" w:rsidRDefault="00046502" w:rsidP="00046502">
            <w:pPr>
              <w:pStyle w:val="NormalWeb"/>
              <w:spacing w:after="0"/>
              <w:jc w:val="center"/>
              <w:textAlignment w:val="center"/>
              <w:rPr>
                <w:ins w:id="1722" w:author="作者"/>
                <w:rFonts w:ascii="Calibri" w:hAnsi="Calibri" w:cs="Calibri"/>
                <w:sz w:val="16"/>
              </w:rPr>
            </w:pPr>
            <w:ins w:id="172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2CD72DFB" w14:textId="77777777" w:rsidR="00046502" w:rsidRPr="000C0EF6" w:rsidRDefault="00046502" w:rsidP="00046502">
            <w:pPr>
              <w:pStyle w:val="NormalWeb"/>
              <w:spacing w:after="0"/>
              <w:jc w:val="center"/>
              <w:textAlignment w:val="center"/>
              <w:rPr>
                <w:ins w:id="1724" w:author="作者"/>
                <w:rFonts w:ascii="Calibri" w:hAnsi="Calibri" w:cs="Calibri"/>
                <w:sz w:val="16"/>
              </w:rPr>
            </w:pPr>
            <w:ins w:id="172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560BC4A2" w14:textId="77777777" w:rsidR="00046502" w:rsidRPr="000C0EF6" w:rsidRDefault="00046502" w:rsidP="00046502">
            <w:pPr>
              <w:pStyle w:val="NormalWeb"/>
              <w:spacing w:after="0"/>
              <w:jc w:val="center"/>
              <w:textAlignment w:val="center"/>
              <w:rPr>
                <w:ins w:id="1726" w:author="作者"/>
                <w:rFonts w:ascii="Calibri" w:hAnsi="Calibri" w:cs="Calibri"/>
                <w:sz w:val="16"/>
              </w:rPr>
            </w:pPr>
            <w:ins w:id="1727"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1C835B83" w14:textId="77777777" w:rsidR="00046502" w:rsidRPr="000C0EF6" w:rsidRDefault="00046502" w:rsidP="00046502">
            <w:pPr>
              <w:pStyle w:val="NormalWeb"/>
              <w:spacing w:after="0"/>
              <w:jc w:val="center"/>
              <w:textAlignment w:val="center"/>
              <w:rPr>
                <w:ins w:id="1728" w:author="作者"/>
                <w:rFonts w:ascii="Calibri" w:hAnsi="Calibri" w:cs="Calibri"/>
                <w:sz w:val="16"/>
              </w:rPr>
            </w:pPr>
            <w:ins w:id="1729"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765A7033" w14:textId="77777777" w:rsidR="00046502" w:rsidRPr="000C0EF6" w:rsidRDefault="00046502" w:rsidP="00046502">
            <w:pPr>
              <w:pStyle w:val="NormalWeb"/>
              <w:spacing w:after="0"/>
              <w:jc w:val="center"/>
              <w:textAlignment w:val="center"/>
              <w:rPr>
                <w:ins w:id="1730" w:author="作者"/>
                <w:rFonts w:ascii="Calibri" w:hAnsi="Calibri" w:cs="Calibri"/>
                <w:sz w:val="16"/>
              </w:rPr>
            </w:pPr>
            <w:ins w:id="1731"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068F5CE7" w14:textId="77777777" w:rsidR="00046502" w:rsidRPr="000C0EF6" w:rsidRDefault="00046502" w:rsidP="00046502">
            <w:pPr>
              <w:pStyle w:val="NormalWeb"/>
              <w:spacing w:after="0"/>
              <w:jc w:val="center"/>
              <w:textAlignment w:val="center"/>
              <w:rPr>
                <w:ins w:id="1732" w:author="作者"/>
                <w:rFonts w:ascii="Calibri" w:hAnsi="Calibri" w:cs="Calibri"/>
                <w:sz w:val="16"/>
              </w:rPr>
            </w:pPr>
            <w:ins w:id="1733"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44EBAD82" w14:textId="77777777" w:rsidR="00046502" w:rsidRPr="000C0EF6" w:rsidRDefault="00046502" w:rsidP="00046502">
            <w:pPr>
              <w:pStyle w:val="NormalWeb"/>
              <w:spacing w:after="0"/>
              <w:jc w:val="center"/>
              <w:textAlignment w:val="center"/>
              <w:rPr>
                <w:ins w:id="1734" w:author="作者"/>
                <w:rFonts w:ascii="Calibri" w:hAnsi="Calibri" w:cs="Calibri"/>
                <w:sz w:val="16"/>
              </w:rPr>
            </w:pPr>
            <w:ins w:id="1735" w:author="作者">
              <w:r w:rsidRPr="000C0EF6">
                <w:rPr>
                  <w:rFonts w:ascii="Calibri" w:hAnsi="Calibri" w:cs="Calibri"/>
                  <w:color w:val="000000"/>
                  <w:kern w:val="24"/>
                  <w:sz w:val="16"/>
                </w:rPr>
                <w:t>1</w:t>
              </w:r>
            </w:ins>
          </w:p>
        </w:tc>
      </w:tr>
      <w:tr w:rsidR="00046502" w:rsidRPr="00322011" w14:paraId="53C7EACD" w14:textId="77777777" w:rsidTr="00046502">
        <w:trPr>
          <w:cantSplit/>
          <w:trHeight w:val="170"/>
          <w:jc w:val="center"/>
          <w:ins w:id="1736"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CB215A" w14:textId="77777777" w:rsidR="00046502" w:rsidRPr="00734A76" w:rsidRDefault="00046502" w:rsidP="00046502">
            <w:pPr>
              <w:keepNext/>
              <w:keepLines/>
              <w:jc w:val="center"/>
              <w:rPr>
                <w:ins w:id="1737" w:author="作者"/>
                <w:rFonts w:ascii="Arial" w:hAnsi="Arial"/>
                <w:sz w:val="18"/>
                <w:szCs w:val="20"/>
              </w:rPr>
            </w:pPr>
            <w:ins w:id="1738" w:author="作者">
              <w:r w:rsidRPr="00734A76">
                <w:rPr>
                  <w:rFonts w:ascii="Arial" w:hAnsi="Arial"/>
                  <w:sz w:val="18"/>
                  <w:szCs w:val="20"/>
                </w:rPr>
                <w:t>5</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CB6B95" w14:textId="77777777" w:rsidR="00046502" w:rsidRPr="000C0EF6" w:rsidRDefault="00046502" w:rsidP="00046502">
            <w:pPr>
              <w:pStyle w:val="NormalWeb"/>
              <w:spacing w:after="0"/>
              <w:jc w:val="center"/>
              <w:textAlignment w:val="center"/>
              <w:rPr>
                <w:ins w:id="1739" w:author="作者"/>
                <w:rFonts w:ascii="Calibri" w:hAnsi="Calibri" w:cs="Calibri"/>
                <w:sz w:val="16"/>
              </w:rPr>
            </w:pPr>
            <w:ins w:id="174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7EB36EE" w14:textId="77777777" w:rsidR="00046502" w:rsidRPr="000C0EF6" w:rsidRDefault="00046502" w:rsidP="00046502">
            <w:pPr>
              <w:pStyle w:val="NormalWeb"/>
              <w:spacing w:after="0"/>
              <w:jc w:val="center"/>
              <w:textAlignment w:val="center"/>
              <w:rPr>
                <w:ins w:id="1741" w:author="作者"/>
                <w:rFonts w:ascii="Calibri" w:hAnsi="Calibri" w:cs="Calibri"/>
                <w:sz w:val="16"/>
              </w:rPr>
            </w:pPr>
            <w:ins w:id="1742"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A70F6B" w14:textId="77777777" w:rsidR="00046502" w:rsidRPr="000C0EF6" w:rsidRDefault="00046502" w:rsidP="00046502">
            <w:pPr>
              <w:pStyle w:val="NormalWeb"/>
              <w:spacing w:after="0"/>
              <w:jc w:val="center"/>
              <w:textAlignment w:val="center"/>
              <w:rPr>
                <w:ins w:id="1743" w:author="作者"/>
                <w:rFonts w:ascii="Calibri" w:hAnsi="Calibri" w:cs="Calibri"/>
                <w:sz w:val="16"/>
              </w:rPr>
            </w:pPr>
            <w:ins w:id="1744"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507563C" w14:textId="77777777" w:rsidR="00046502" w:rsidRPr="000C0EF6" w:rsidRDefault="00046502" w:rsidP="00046502">
            <w:pPr>
              <w:pStyle w:val="NormalWeb"/>
              <w:spacing w:after="0"/>
              <w:jc w:val="center"/>
              <w:textAlignment w:val="center"/>
              <w:rPr>
                <w:ins w:id="1745" w:author="作者"/>
                <w:rFonts w:ascii="Calibri" w:hAnsi="Calibri" w:cs="Calibri"/>
                <w:sz w:val="16"/>
              </w:rPr>
            </w:pPr>
            <w:ins w:id="1746"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58417E2" w14:textId="77777777" w:rsidR="00046502" w:rsidRPr="000C0EF6" w:rsidRDefault="00046502" w:rsidP="00046502">
            <w:pPr>
              <w:pStyle w:val="NormalWeb"/>
              <w:spacing w:after="0"/>
              <w:jc w:val="center"/>
              <w:textAlignment w:val="center"/>
              <w:rPr>
                <w:ins w:id="1747" w:author="作者"/>
                <w:rFonts w:ascii="Calibri" w:hAnsi="Calibri" w:cs="Calibri"/>
                <w:sz w:val="16"/>
              </w:rPr>
            </w:pPr>
            <w:ins w:id="1748"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7951C02" w14:textId="77777777" w:rsidR="00046502" w:rsidRPr="000C0EF6" w:rsidRDefault="00046502" w:rsidP="00046502">
            <w:pPr>
              <w:pStyle w:val="NormalWeb"/>
              <w:spacing w:after="0"/>
              <w:jc w:val="center"/>
              <w:textAlignment w:val="center"/>
              <w:rPr>
                <w:ins w:id="1749" w:author="作者"/>
                <w:rFonts w:ascii="Calibri" w:hAnsi="Calibri" w:cs="Calibri"/>
                <w:sz w:val="16"/>
              </w:rPr>
            </w:pPr>
            <w:ins w:id="1750"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4E604993" w14:textId="77777777" w:rsidR="00046502" w:rsidRPr="000C0EF6" w:rsidRDefault="00046502" w:rsidP="00046502">
            <w:pPr>
              <w:pStyle w:val="NormalWeb"/>
              <w:spacing w:after="0"/>
              <w:jc w:val="center"/>
              <w:textAlignment w:val="center"/>
              <w:rPr>
                <w:ins w:id="1751" w:author="作者"/>
                <w:rFonts w:ascii="Calibri" w:hAnsi="Calibri" w:cs="Calibri"/>
                <w:sz w:val="16"/>
              </w:rPr>
            </w:pPr>
            <w:ins w:id="1752"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5EF365DD" w14:textId="77777777" w:rsidR="00046502" w:rsidRPr="000C0EF6" w:rsidRDefault="00046502" w:rsidP="00046502">
            <w:pPr>
              <w:pStyle w:val="NormalWeb"/>
              <w:spacing w:after="0"/>
              <w:jc w:val="center"/>
              <w:textAlignment w:val="center"/>
              <w:rPr>
                <w:ins w:id="1753" w:author="作者"/>
                <w:rFonts w:ascii="Calibri" w:hAnsi="Calibri" w:cs="Calibri"/>
                <w:sz w:val="16"/>
              </w:rPr>
            </w:pPr>
            <w:ins w:id="1754"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3A97CAD8" w14:textId="77777777" w:rsidR="00046502" w:rsidRPr="000C0EF6" w:rsidRDefault="00046502" w:rsidP="00046502">
            <w:pPr>
              <w:pStyle w:val="NormalWeb"/>
              <w:spacing w:after="0"/>
              <w:jc w:val="center"/>
              <w:textAlignment w:val="center"/>
              <w:rPr>
                <w:ins w:id="1755" w:author="作者"/>
                <w:rFonts w:ascii="Calibri" w:hAnsi="Calibri" w:cs="Calibri"/>
                <w:sz w:val="16"/>
              </w:rPr>
            </w:pPr>
            <w:ins w:id="1756"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6C4D8819" w14:textId="77777777" w:rsidR="00046502" w:rsidRPr="000C0EF6" w:rsidRDefault="00046502" w:rsidP="00046502">
            <w:pPr>
              <w:pStyle w:val="NormalWeb"/>
              <w:spacing w:after="0"/>
              <w:jc w:val="center"/>
              <w:textAlignment w:val="center"/>
              <w:rPr>
                <w:ins w:id="1757" w:author="作者"/>
                <w:rFonts w:ascii="Calibri" w:hAnsi="Calibri" w:cs="Calibri"/>
                <w:sz w:val="16"/>
              </w:rPr>
            </w:pPr>
            <w:ins w:id="175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756B19CB" w14:textId="77777777" w:rsidR="00046502" w:rsidRPr="000C0EF6" w:rsidRDefault="00046502" w:rsidP="00046502">
            <w:pPr>
              <w:pStyle w:val="NormalWeb"/>
              <w:spacing w:after="0"/>
              <w:jc w:val="center"/>
              <w:textAlignment w:val="center"/>
              <w:rPr>
                <w:ins w:id="1759" w:author="作者"/>
                <w:rFonts w:ascii="Calibri" w:hAnsi="Calibri" w:cs="Calibri"/>
                <w:sz w:val="16"/>
              </w:rPr>
            </w:pPr>
            <w:ins w:id="1760"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28C9848C" w14:textId="77777777" w:rsidR="00046502" w:rsidRPr="000C0EF6" w:rsidRDefault="00046502" w:rsidP="00046502">
            <w:pPr>
              <w:pStyle w:val="NormalWeb"/>
              <w:spacing w:after="0"/>
              <w:jc w:val="center"/>
              <w:textAlignment w:val="center"/>
              <w:rPr>
                <w:ins w:id="1761" w:author="作者"/>
                <w:rFonts w:ascii="Calibri" w:hAnsi="Calibri" w:cs="Calibri"/>
                <w:sz w:val="16"/>
              </w:rPr>
            </w:pPr>
            <w:ins w:id="1762"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55EEB5D1" w14:textId="77777777" w:rsidR="00046502" w:rsidRPr="000C0EF6" w:rsidRDefault="00046502" w:rsidP="00046502">
            <w:pPr>
              <w:pStyle w:val="NormalWeb"/>
              <w:spacing w:after="0"/>
              <w:jc w:val="center"/>
              <w:textAlignment w:val="center"/>
              <w:rPr>
                <w:ins w:id="1763" w:author="作者"/>
                <w:rFonts w:ascii="Calibri" w:hAnsi="Calibri" w:cs="Calibri"/>
                <w:sz w:val="16"/>
              </w:rPr>
            </w:pPr>
            <w:ins w:id="1764"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41C1ED4A" w14:textId="77777777" w:rsidR="00046502" w:rsidRPr="000C0EF6" w:rsidRDefault="00046502" w:rsidP="00046502">
            <w:pPr>
              <w:pStyle w:val="NormalWeb"/>
              <w:spacing w:after="0"/>
              <w:jc w:val="center"/>
              <w:textAlignment w:val="center"/>
              <w:rPr>
                <w:ins w:id="1765" w:author="作者"/>
                <w:rFonts w:ascii="Calibri" w:hAnsi="Calibri" w:cs="Calibri"/>
                <w:sz w:val="16"/>
              </w:rPr>
            </w:pPr>
            <w:ins w:id="1766"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47B90BF8" w14:textId="77777777" w:rsidR="00046502" w:rsidRPr="000C0EF6" w:rsidRDefault="00046502" w:rsidP="00046502">
            <w:pPr>
              <w:pStyle w:val="NormalWeb"/>
              <w:spacing w:after="0"/>
              <w:jc w:val="center"/>
              <w:textAlignment w:val="center"/>
              <w:rPr>
                <w:ins w:id="1767" w:author="作者"/>
                <w:rFonts w:ascii="Calibri" w:hAnsi="Calibri" w:cs="Calibri"/>
                <w:sz w:val="16"/>
              </w:rPr>
            </w:pPr>
            <w:ins w:id="176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210D0C00" w14:textId="77777777" w:rsidR="00046502" w:rsidRPr="000C0EF6" w:rsidRDefault="00046502" w:rsidP="00046502">
            <w:pPr>
              <w:pStyle w:val="NormalWeb"/>
              <w:spacing w:after="0"/>
              <w:jc w:val="center"/>
              <w:textAlignment w:val="center"/>
              <w:rPr>
                <w:ins w:id="1769" w:author="作者"/>
                <w:rFonts w:ascii="Calibri" w:hAnsi="Calibri" w:cs="Calibri"/>
                <w:sz w:val="16"/>
              </w:rPr>
            </w:pPr>
            <w:ins w:id="177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0C922CDA" w14:textId="77777777" w:rsidR="00046502" w:rsidRPr="000C0EF6" w:rsidRDefault="00046502" w:rsidP="00046502">
            <w:pPr>
              <w:pStyle w:val="NormalWeb"/>
              <w:spacing w:after="0"/>
              <w:jc w:val="center"/>
              <w:textAlignment w:val="center"/>
              <w:rPr>
                <w:ins w:id="1771" w:author="作者"/>
                <w:rFonts w:ascii="Calibri" w:hAnsi="Calibri" w:cs="Calibri"/>
                <w:sz w:val="16"/>
              </w:rPr>
            </w:pPr>
            <w:ins w:id="1772"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5ECF5A4B" w14:textId="77777777" w:rsidR="00046502" w:rsidRPr="000C0EF6" w:rsidRDefault="00046502" w:rsidP="00046502">
            <w:pPr>
              <w:pStyle w:val="NormalWeb"/>
              <w:spacing w:after="0"/>
              <w:jc w:val="center"/>
              <w:textAlignment w:val="center"/>
              <w:rPr>
                <w:ins w:id="1773" w:author="作者"/>
                <w:rFonts w:ascii="Calibri" w:hAnsi="Calibri" w:cs="Calibri"/>
                <w:sz w:val="16"/>
              </w:rPr>
            </w:pPr>
            <w:ins w:id="1774" w:author="作者">
              <w:r w:rsidRPr="000C0EF6">
                <w:rPr>
                  <w:rFonts w:ascii="Calibri" w:hAnsi="Calibri" w:cs="Calibri"/>
                  <w:color w:val="000000"/>
                  <w:kern w:val="24"/>
                  <w:sz w:val="16"/>
                </w:rPr>
                <w:t>-1</w:t>
              </w:r>
            </w:ins>
          </w:p>
        </w:tc>
      </w:tr>
      <w:tr w:rsidR="00046502" w:rsidRPr="00322011" w14:paraId="099E81F7" w14:textId="77777777" w:rsidTr="00046502">
        <w:trPr>
          <w:cantSplit/>
          <w:trHeight w:val="170"/>
          <w:jc w:val="center"/>
          <w:ins w:id="1775"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87A878" w14:textId="77777777" w:rsidR="00046502" w:rsidRPr="00734A76" w:rsidRDefault="00046502" w:rsidP="00046502">
            <w:pPr>
              <w:keepNext/>
              <w:keepLines/>
              <w:jc w:val="center"/>
              <w:rPr>
                <w:ins w:id="1776" w:author="作者"/>
                <w:rFonts w:ascii="Arial" w:hAnsi="Arial"/>
                <w:sz w:val="18"/>
                <w:szCs w:val="20"/>
              </w:rPr>
            </w:pPr>
            <w:ins w:id="1777" w:author="作者">
              <w:r w:rsidRPr="00734A76">
                <w:rPr>
                  <w:rFonts w:ascii="Arial" w:hAnsi="Arial"/>
                  <w:sz w:val="18"/>
                  <w:szCs w:val="20"/>
                </w:rPr>
                <w:t>6</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A56CFF2" w14:textId="77777777" w:rsidR="00046502" w:rsidRPr="000C0EF6" w:rsidRDefault="00046502" w:rsidP="00046502">
            <w:pPr>
              <w:pStyle w:val="NormalWeb"/>
              <w:spacing w:after="0"/>
              <w:jc w:val="center"/>
              <w:textAlignment w:val="center"/>
              <w:rPr>
                <w:ins w:id="1778" w:author="作者"/>
                <w:rFonts w:ascii="Calibri" w:hAnsi="Calibri" w:cs="Calibri"/>
                <w:sz w:val="16"/>
              </w:rPr>
            </w:pPr>
            <w:ins w:id="1779"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745447" w14:textId="77777777" w:rsidR="00046502" w:rsidRPr="000C0EF6" w:rsidRDefault="00046502" w:rsidP="00046502">
            <w:pPr>
              <w:pStyle w:val="NormalWeb"/>
              <w:spacing w:after="0"/>
              <w:jc w:val="center"/>
              <w:textAlignment w:val="center"/>
              <w:rPr>
                <w:ins w:id="1780" w:author="作者"/>
                <w:rFonts w:ascii="Calibri" w:hAnsi="Calibri" w:cs="Calibri"/>
                <w:sz w:val="16"/>
              </w:rPr>
            </w:pPr>
            <w:ins w:id="1781"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CD1E7B5" w14:textId="77777777" w:rsidR="00046502" w:rsidRPr="000C0EF6" w:rsidRDefault="00046502" w:rsidP="00046502">
            <w:pPr>
              <w:pStyle w:val="NormalWeb"/>
              <w:spacing w:after="0"/>
              <w:jc w:val="center"/>
              <w:textAlignment w:val="center"/>
              <w:rPr>
                <w:ins w:id="1782" w:author="作者"/>
                <w:rFonts w:ascii="Calibri" w:hAnsi="Calibri" w:cs="Calibri"/>
                <w:sz w:val="16"/>
              </w:rPr>
            </w:pPr>
            <w:ins w:id="1783"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BB2E246" w14:textId="77777777" w:rsidR="00046502" w:rsidRPr="000C0EF6" w:rsidRDefault="00046502" w:rsidP="00046502">
            <w:pPr>
              <w:pStyle w:val="NormalWeb"/>
              <w:spacing w:after="0"/>
              <w:jc w:val="center"/>
              <w:textAlignment w:val="center"/>
              <w:rPr>
                <w:ins w:id="1784" w:author="作者"/>
                <w:rFonts w:ascii="Calibri" w:hAnsi="Calibri" w:cs="Calibri"/>
                <w:sz w:val="16"/>
              </w:rPr>
            </w:pPr>
            <w:ins w:id="178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89F50E7" w14:textId="77777777" w:rsidR="00046502" w:rsidRPr="000C0EF6" w:rsidRDefault="00046502" w:rsidP="00046502">
            <w:pPr>
              <w:pStyle w:val="NormalWeb"/>
              <w:spacing w:after="0"/>
              <w:jc w:val="center"/>
              <w:textAlignment w:val="center"/>
              <w:rPr>
                <w:ins w:id="1786" w:author="作者"/>
                <w:rFonts w:ascii="Calibri" w:hAnsi="Calibri" w:cs="Calibri"/>
                <w:sz w:val="16"/>
              </w:rPr>
            </w:pPr>
            <w:ins w:id="1787"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2EF6D9B" w14:textId="77777777" w:rsidR="00046502" w:rsidRPr="000C0EF6" w:rsidRDefault="00046502" w:rsidP="00046502">
            <w:pPr>
              <w:pStyle w:val="NormalWeb"/>
              <w:spacing w:after="0"/>
              <w:jc w:val="center"/>
              <w:textAlignment w:val="center"/>
              <w:rPr>
                <w:ins w:id="1788" w:author="作者"/>
                <w:rFonts w:ascii="Calibri" w:hAnsi="Calibri" w:cs="Calibri"/>
                <w:sz w:val="16"/>
              </w:rPr>
            </w:pPr>
            <w:ins w:id="1789"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164CBC49" w14:textId="77777777" w:rsidR="00046502" w:rsidRPr="000C0EF6" w:rsidRDefault="00046502" w:rsidP="00046502">
            <w:pPr>
              <w:pStyle w:val="NormalWeb"/>
              <w:spacing w:after="0"/>
              <w:jc w:val="center"/>
              <w:textAlignment w:val="center"/>
              <w:rPr>
                <w:ins w:id="1790" w:author="作者"/>
                <w:rFonts w:ascii="Calibri" w:hAnsi="Calibri" w:cs="Calibri"/>
                <w:sz w:val="16"/>
              </w:rPr>
            </w:pPr>
            <w:ins w:id="179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8E0025B" w14:textId="77777777" w:rsidR="00046502" w:rsidRPr="000C0EF6" w:rsidRDefault="00046502" w:rsidP="00046502">
            <w:pPr>
              <w:pStyle w:val="NormalWeb"/>
              <w:spacing w:after="0"/>
              <w:jc w:val="center"/>
              <w:textAlignment w:val="center"/>
              <w:rPr>
                <w:ins w:id="1792" w:author="作者"/>
                <w:rFonts w:ascii="Calibri" w:hAnsi="Calibri" w:cs="Calibri"/>
                <w:sz w:val="16"/>
              </w:rPr>
            </w:pPr>
            <w:ins w:id="1793"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64C71B9F" w14:textId="77777777" w:rsidR="00046502" w:rsidRPr="000C0EF6" w:rsidRDefault="00046502" w:rsidP="00046502">
            <w:pPr>
              <w:pStyle w:val="NormalWeb"/>
              <w:spacing w:after="0"/>
              <w:jc w:val="center"/>
              <w:textAlignment w:val="center"/>
              <w:rPr>
                <w:ins w:id="1794" w:author="作者"/>
                <w:rFonts w:ascii="Calibri" w:hAnsi="Calibri" w:cs="Calibri"/>
                <w:sz w:val="16"/>
              </w:rPr>
            </w:pPr>
            <w:ins w:id="179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457B964D" w14:textId="77777777" w:rsidR="00046502" w:rsidRPr="000C0EF6" w:rsidRDefault="00046502" w:rsidP="00046502">
            <w:pPr>
              <w:pStyle w:val="NormalWeb"/>
              <w:spacing w:after="0"/>
              <w:jc w:val="center"/>
              <w:textAlignment w:val="center"/>
              <w:rPr>
                <w:ins w:id="1796" w:author="作者"/>
                <w:rFonts w:ascii="Calibri" w:hAnsi="Calibri" w:cs="Calibri"/>
                <w:sz w:val="16"/>
              </w:rPr>
            </w:pPr>
            <w:ins w:id="1797"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3141E542" w14:textId="77777777" w:rsidR="00046502" w:rsidRPr="000C0EF6" w:rsidRDefault="00046502" w:rsidP="00046502">
            <w:pPr>
              <w:pStyle w:val="NormalWeb"/>
              <w:spacing w:after="0"/>
              <w:jc w:val="center"/>
              <w:textAlignment w:val="center"/>
              <w:rPr>
                <w:ins w:id="1798" w:author="作者"/>
                <w:rFonts w:ascii="Calibri" w:hAnsi="Calibri" w:cs="Calibri"/>
                <w:sz w:val="16"/>
              </w:rPr>
            </w:pPr>
            <w:ins w:id="1799"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4804F449" w14:textId="77777777" w:rsidR="00046502" w:rsidRPr="000C0EF6" w:rsidRDefault="00046502" w:rsidP="00046502">
            <w:pPr>
              <w:pStyle w:val="NormalWeb"/>
              <w:spacing w:after="0"/>
              <w:jc w:val="center"/>
              <w:textAlignment w:val="center"/>
              <w:rPr>
                <w:ins w:id="1800" w:author="作者"/>
                <w:rFonts w:ascii="Calibri" w:hAnsi="Calibri" w:cs="Calibri"/>
                <w:sz w:val="16"/>
              </w:rPr>
            </w:pPr>
            <w:ins w:id="1801"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011C7029" w14:textId="77777777" w:rsidR="00046502" w:rsidRPr="000C0EF6" w:rsidRDefault="00046502" w:rsidP="00046502">
            <w:pPr>
              <w:pStyle w:val="NormalWeb"/>
              <w:spacing w:after="0"/>
              <w:jc w:val="center"/>
              <w:textAlignment w:val="center"/>
              <w:rPr>
                <w:ins w:id="1802" w:author="作者"/>
                <w:rFonts w:ascii="Calibri" w:hAnsi="Calibri" w:cs="Calibri"/>
                <w:sz w:val="16"/>
              </w:rPr>
            </w:pPr>
            <w:ins w:id="180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3B078DFE" w14:textId="77777777" w:rsidR="00046502" w:rsidRPr="000C0EF6" w:rsidRDefault="00046502" w:rsidP="00046502">
            <w:pPr>
              <w:pStyle w:val="NormalWeb"/>
              <w:spacing w:after="0"/>
              <w:jc w:val="center"/>
              <w:textAlignment w:val="center"/>
              <w:rPr>
                <w:ins w:id="1804" w:author="作者"/>
                <w:rFonts w:ascii="Calibri" w:hAnsi="Calibri" w:cs="Calibri"/>
                <w:sz w:val="16"/>
              </w:rPr>
            </w:pPr>
            <w:ins w:id="1805"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2BDF0C7D" w14:textId="77777777" w:rsidR="00046502" w:rsidRPr="000C0EF6" w:rsidRDefault="00046502" w:rsidP="00046502">
            <w:pPr>
              <w:pStyle w:val="NormalWeb"/>
              <w:spacing w:after="0"/>
              <w:jc w:val="center"/>
              <w:textAlignment w:val="center"/>
              <w:rPr>
                <w:ins w:id="1806" w:author="作者"/>
                <w:rFonts w:ascii="Calibri" w:hAnsi="Calibri" w:cs="Calibri"/>
                <w:sz w:val="16"/>
              </w:rPr>
            </w:pPr>
            <w:ins w:id="1807"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26EED3BB" w14:textId="77777777" w:rsidR="00046502" w:rsidRPr="000C0EF6" w:rsidRDefault="00046502" w:rsidP="00046502">
            <w:pPr>
              <w:pStyle w:val="NormalWeb"/>
              <w:spacing w:after="0"/>
              <w:jc w:val="center"/>
              <w:textAlignment w:val="center"/>
              <w:rPr>
                <w:ins w:id="1808" w:author="作者"/>
                <w:rFonts w:ascii="Calibri" w:hAnsi="Calibri" w:cs="Calibri"/>
                <w:sz w:val="16"/>
              </w:rPr>
            </w:pPr>
            <w:ins w:id="1809"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333D68E1" w14:textId="77777777" w:rsidR="00046502" w:rsidRPr="000C0EF6" w:rsidRDefault="00046502" w:rsidP="00046502">
            <w:pPr>
              <w:pStyle w:val="NormalWeb"/>
              <w:spacing w:after="0"/>
              <w:jc w:val="center"/>
              <w:textAlignment w:val="center"/>
              <w:rPr>
                <w:ins w:id="1810" w:author="作者"/>
                <w:rFonts w:ascii="Calibri" w:hAnsi="Calibri" w:cs="Calibri"/>
                <w:sz w:val="16"/>
              </w:rPr>
            </w:pPr>
            <w:ins w:id="1811"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55ED3F34" w14:textId="77777777" w:rsidR="00046502" w:rsidRPr="000C0EF6" w:rsidRDefault="00046502" w:rsidP="00046502">
            <w:pPr>
              <w:pStyle w:val="NormalWeb"/>
              <w:spacing w:after="0"/>
              <w:jc w:val="center"/>
              <w:textAlignment w:val="center"/>
              <w:rPr>
                <w:ins w:id="1812" w:author="作者"/>
                <w:rFonts w:ascii="Calibri" w:hAnsi="Calibri" w:cs="Calibri"/>
                <w:sz w:val="16"/>
              </w:rPr>
            </w:pPr>
            <w:ins w:id="1813" w:author="作者">
              <w:r w:rsidRPr="000C0EF6">
                <w:rPr>
                  <w:rFonts w:ascii="Calibri" w:hAnsi="Calibri" w:cs="Calibri"/>
                  <w:color w:val="000000"/>
                  <w:kern w:val="24"/>
                  <w:sz w:val="16"/>
                </w:rPr>
                <w:t>-3</w:t>
              </w:r>
            </w:ins>
          </w:p>
        </w:tc>
      </w:tr>
      <w:tr w:rsidR="00046502" w:rsidRPr="00322011" w14:paraId="54575D81" w14:textId="77777777" w:rsidTr="00046502">
        <w:trPr>
          <w:cantSplit/>
          <w:trHeight w:val="170"/>
          <w:jc w:val="center"/>
          <w:ins w:id="1814"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0EC8C91" w14:textId="77777777" w:rsidR="00046502" w:rsidRPr="00734A76" w:rsidRDefault="00046502" w:rsidP="00046502">
            <w:pPr>
              <w:keepNext/>
              <w:keepLines/>
              <w:jc w:val="center"/>
              <w:rPr>
                <w:ins w:id="1815" w:author="作者"/>
                <w:rFonts w:ascii="Arial" w:hAnsi="Arial"/>
                <w:sz w:val="18"/>
                <w:szCs w:val="20"/>
              </w:rPr>
            </w:pPr>
            <w:ins w:id="1816" w:author="作者">
              <w:r w:rsidRPr="00734A76">
                <w:rPr>
                  <w:rFonts w:ascii="Arial" w:hAnsi="Arial"/>
                  <w:sz w:val="18"/>
                  <w:szCs w:val="20"/>
                </w:rPr>
                <w:t>7</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D9541E" w14:textId="77777777" w:rsidR="00046502" w:rsidRPr="000C0EF6" w:rsidRDefault="00046502" w:rsidP="00046502">
            <w:pPr>
              <w:pStyle w:val="NormalWeb"/>
              <w:spacing w:after="0"/>
              <w:jc w:val="center"/>
              <w:textAlignment w:val="center"/>
              <w:rPr>
                <w:ins w:id="1817" w:author="作者"/>
                <w:rFonts w:ascii="Calibri" w:hAnsi="Calibri" w:cs="Calibri"/>
                <w:sz w:val="16"/>
              </w:rPr>
            </w:pPr>
            <w:ins w:id="1818"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57CDAA5" w14:textId="77777777" w:rsidR="00046502" w:rsidRPr="000C0EF6" w:rsidRDefault="00046502" w:rsidP="00046502">
            <w:pPr>
              <w:pStyle w:val="NormalWeb"/>
              <w:spacing w:after="0"/>
              <w:jc w:val="center"/>
              <w:textAlignment w:val="center"/>
              <w:rPr>
                <w:ins w:id="1819" w:author="作者"/>
                <w:rFonts w:ascii="Calibri" w:hAnsi="Calibri" w:cs="Calibri"/>
                <w:sz w:val="16"/>
              </w:rPr>
            </w:pPr>
            <w:ins w:id="1820"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1DC93F5" w14:textId="77777777" w:rsidR="00046502" w:rsidRPr="000C0EF6" w:rsidRDefault="00046502" w:rsidP="00046502">
            <w:pPr>
              <w:pStyle w:val="NormalWeb"/>
              <w:spacing w:after="0"/>
              <w:jc w:val="center"/>
              <w:textAlignment w:val="center"/>
              <w:rPr>
                <w:ins w:id="1821" w:author="作者"/>
                <w:rFonts w:ascii="Calibri" w:hAnsi="Calibri" w:cs="Calibri"/>
                <w:sz w:val="16"/>
              </w:rPr>
            </w:pPr>
            <w:ins w:id="1822"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624D155" w14:textId="77777777" w:rsidR="00046502" w:rsidRPr="000C0EF6" w:rsidRDefault="00046502" w:rsidP="00046502">
            <w:pPr>
              <w:pStyle w:val="NormalWeb"/>
              <w:spacing w:after="0"/>
              <w:jc w:val="center"/>
              <w:textAlignment w:val="center"/>
              <w:rPr>
                <w:ins w:id="1823" w:author="作者"/>
                <w:rFonts w:ascii="Calibri" w:hAnsi="Calibri" w:cs="Calibri"/>
                <w:sz w:val="16"/>
              </w:rPr>
            </w:pPr>
            <w:ins w:id="182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D7F6D9D" w14:textId="77777777" w:rsidR="00046502" w:rsidRPr="000C0EF6" w:rsidRDefault="00046502" w:rsidP="00046502">
            <w:pPr>
              <w:pStyle w:val="NormalWeb"/>
              <w:spacing w:after="0"/>
              <w:jc w:val="center"/>
              <w:textAlignment w:val="center"/>
              <w:rPr>
                <w:ins w:id="1825" w:author="作者"/>
                <w:rFonts w:ascii="Calibri" w:hAnsi="Calibri" w:cs="Calibri"/>
                <w:sz w:val="16"/>
              </w:rPr>
            </w:pPr>
            <w:ins w:id="1826"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C9D01AB" w14:textId="77777777" w:rsidR="00046502" w:rsidRPr="000C0EF6" w:rsidRDefault="00046502" w:rsidP="00046502">
            <w:pPr>
              <w:pStyle w:val="NormalWeb"/>
              <w:spacing w:after="0"/>
              <w:jc w:val="center"/>
              <w:textAlignment w:val="center"/>
              <w:rPr>
                <w:ins w:id="1827" w:author="作者"/>
                <w:rFonts w:ascii="Calibri" w:hAnsi="Calibri" w:cs="Calibri"/>
                <w:sz w:val="16"/>
              </w:rPr>
            </w:pPr>
            <w:ins w:id="1828"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3E55CAAC" w14:textId="77777777" w:rsidR="00046502" w:rsidRPr="000C0EF6" w:rsidRDefault="00046502" w:rsidP="00046502">
            <w:pPr>
              <w:pStyle w:val="NormalWeb"/>
              <w:spacing w:after="0"/>
              <w:jc w:val="center"/>
              <w:textAlignment w:val="center"/>
              <w:rPr>
                <w:ins w:id="1829" w:author="作者"/>
                <w:rFonts w:ascii="Calibri" w:hAnsi="Calibri" w:cs="Calibri"/>
                <w:sz w:val="16"/>
              </w:rPr>
            </w:pPr>
            <w:ins w:id="183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7C4D023F" w14:textId="77777777" w:rsidR="00046502" w:rsidRPr="000C0EF6" w:rsidRDefault="00046502" w:rsidP="00046502">
            <w:pPr>
              <w:pStyle w:val="NormalWeb"/>
              <w:spacing w:after="0"/>
              <w:jc w:val="center"/>
              <w:textAlignment w:val="center"/>
              <w:rPr>
                <w:ins w:id="1831" w:author="作者"/>
                <w:rFonts w:ascii="Calibri" w:hAnsi="Calibri" w:cs="Calibri"/>
                <w:sz w:val="16"/>
              </w:rPr>
            </w:pPr>
            <w:ins w:id="1832"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315C1BF4" w14:textId="77777777" w:rsidR="00046502" w:rsidRPr="000C0EF6" w:rsidRDefault="00046502" w:rsidP="00046502">
            <w:pPr>
              <w:pStyle w:val="NormalWeb"/>
              <w:spacing w:after="0"/>
              <w:jc w:val="center"/>
              <w:textAlignment w:val="center"/>
              <w:rPr>
                <w:ins w:id="1833" w:author="作者"/>
                <w:rFonts w:ascii="Calibri" w:hAnsi="Calibri" w:cs="Calibri"/>
                <w:sz w:val="16"/>
              </w:rPr>
            </w:pPr>
            <w:ins w:id="183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35A93D3A" w14:textId="77777777" w:rsidR="00046502" w:rsidRPr="000C0EF6" w:rsidRDefault="00046502" w:rsidP="00046502">
            <w:pPr>
              <w:pStyle w:val="NormalWeb"/>
              <w:spacing w:after="0"/>
              <w:jc w:val="center"/>
              <w:textAlignment w:val="center"/>
              <w:rPr>
                <w:ins w:id="1835" w:author="作者"/>
                <w:rFonts w:ascii="Calibri" w:hAnsi="Calibri" w:cs="Calibri"/>
                <w:sz w:val="16"/>
              </w:rPr>
            </w:pPr>
            <w:ins w:id="1836"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389EAEE4" w14:textId="77777777" w:rsidR="00046502" w:rsidRPr="000C0EF6" w:rsidRDefault="00046502" w:rsidP="00046502">
            <w:pPr>
              <w:pStyle w:val="NormalWeb"/>
              <w:spacing w:after="0"/>
              <w:jc w:val="center"/>
              <w:textAlignment w:val="center"/>
              <w:rPr>
                <w:ins w:id="1837" w:author="作者"/>
                <w:rFonts w:ascii="Calibri" w:hAnsi="Calibri" w:cs="Calibri"/>
                <w:sz w:val="16"/>
              </w:rPr>
            </w:pPr>
            <w:ins w:id="1838"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3AA82BFB" w14:textId="77777777" w:rsidR="00046502" w:rsidRPr="000C0EF6" w:rsidRDefault="00046502" w:rsidP="00046502">
            <w:pPr>
              <w:pStyle w:val="NormalWeb"/>
              <w:spacing w:after="0"/>
              <w:jc w:val="center"/>
              <w:textAlignment w:val="center"/>
              <w:rPr>
                <w:ins w:id="1839" w:author="作者"/>
                <w:rFonts w:ascii="Calibri" w:hAnsi="Calibri" w:cs="Calibri"/>
                <w:sz w:val="16"/>
              </w:rPr>
            </w:pPr>
            <w:ins w:id="1840"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60AC1D24" w14:textId="77777777" w:rsidR="00046502" w:rsidRPr="000C0EF6" w:rsidRDefault="00046502" w:rsidP="00046502">
            <w:pPr>
              <w:pStyle w:val="NormalWeb"/>
              <w:spacing w:after="0"/>
              <w:jc w:val="center"/>
              <w:textAlignment w:val="center"/>
              <w:rPr>
                <w:ins w:id="1841" w:author="作者"/>
                <w:rFonts w:ascii="Calibri" w:hAnsi="Calibri" w:cs="Calibri"/>
                <w:sz w:val="16"/>
              </w:rPr>
            </w:pPr>
            <w:ins w:id="1842"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45E6C991" w14:textId="77777777" w:rsidR="00046502" w:rsidRPr="000C0EF6" w:rsidRDefault="00046502" w:rsidP="00046502">
            <w:pPr>
              <w:pStyle w:val="NormalWeb"/>
              <w:spacing w:after="0"/>
              <w:jc w:val="center"/>
              <w:textAlignment w:val="center"/>
              <w:rPr>
                <w:ins w:id="1843" w:author="作者"/>
                <w:rFonts w:ascii="Calibri" w:hAnsi="Calibri" w:cs="Calibri"/>
                <w:sz w:val="16"/>
              </w:rPr>
            </w:pPr>
            <w:ins w:id="1844"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41CF9133" w14:textId="77777777" w:rsidR="00046502" w:rsidRPr="000C0EF6" w:rsidRDefault="00046502" w:rsidP="00046502">
            <w:pPr>
              <w:pStyle w:val="NormalWeb"/>
              <w:spacing w:after="0"/>
              <w:jc w:val="center"/>
              <w:textAlignment w:val="center"/>
              <w:rPr>
                <w:ins w:id="1845" w:author="作者"/>
                <w:rFonts w:ascii="Calibri" w:hAnsi="Calibri" w:cs="Calibri"/>
                <w:sz w:val="16"/>
              </w:rPr>
            </w:pPr>
            <w:ins w:id="1846"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53021CFB" w14:textId="77777777" w:rsidR="00046502" w:rsidRPr="000C0EF6" w:rsidRDefault="00046502" w:rsidP="00046502">
            <w:pPr>
              <w:pStyle w:val="NormalWeb"/>
              <w:spacing w:after="0"/>
              <w:jc w:val="center"/>
              <w:textAlignment w:val="center"/>
              <w:rPr>
                <w:ins w:id="1847" w:author="作者"/>
                <w:rFonts w:ascii="Calibri" w:hAnsi="Calibri" w:cs="Calibri"/>
                <w:sz w:val="16"/>
              </w:rPr>
            </w:pPr>
            <w:ins w:id="184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31E9FA7" w14:textId="77777777" w:rsidR="00046502" w:rsidRPr="000C0EF6" w:rsidRDefault="00046502" w:rsidP="00046502">
            <w:pPr>
              <w:pStyle w:val="NormalWeb"/>
              <w:spacing w:after="0"/>
              <w:jc w:val="center"/>
              <w:textAlignment w:val="center"/>
              <w:rPr>
                <w:ins w:id="1849" w:author="作者"/>
                <w:rFonts w:ascii="Calibri" w:hAnsi="Calibri" w:cs="Calibri"/>
                <w:sz w:val="16"/>
              </w:rPr>
            </w:pPr>
            <w:ins w:id="1850"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18DF94AD" w14:textId="77777777" w:rsidR="00046502" w:rsidRPr="000C0EF6" w:rsidRDefault="00046502" w:rsidP="00046502">
            <w:pPr>
              <w:pStyle w:val="NormalWeb"/>
              <w:spacing w:after="0"/>
              <w:jc w:val="center"/>
              <w:textAlignment w:val="center"/>
              <w:rPr>
                <w:ins w:id="1851" w:author="作者"/>
                <w:rFonts w:ascii="Calibri" w:hAnsi="Calibri" w:cs="Calibri"/>
                <w:sz w:val="16"/>
              </w:rPr>
            </w:pPr>
            <w:ins w:id="1852" w:author="作者">
              <w:r w:rsidRPr="000C0EF6">
                <w:rPr>
                  <w:rFonts w:ascii="Calibri" w:hAnsi="Calibri" w:cs="Calibri"/>
                  <w:color w:val="000000"/>
                  <w:kern w:val="24"/>
                  <w:sz w:val="16"/>
                </w:rPr>
                <w:t>3</w:t>
              </w:r>
            </w:ins>
          </w:p>
        </w:tc>
      </w:tr>
      <w:tr w:rsidR="00046502" w:rsidRPr="00322011" w14:paraId="5A1F7157" w14:textId="77777777" w:rsidTr="00046502">
        <w:trPr>
          <w:cantSplit/>
          <w:trHeight w:val="170"/>
          <w:jc w:val="center"/>
          <w:ins w:id="1853"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6AB0198" w14:textId="77777777" w:rsidR="00046502" w:rsidRPr="00734A76" w:rsidRDefault="00046502" w:rsidP="00046502">
            <w:pPr>
              <w:keepNext/>
              <w:keepLines/>
              <w:jc w:val="center"/>
              <w:rPr>
                <w:ins w:id="1854" w:author="作者"/>
                <w:rFonts w:ascii="Arial" w:hAnsi="Arial"/>
                <w:sz w:val="18"/>
                <w:szCs w:val="20"/>
              </w:rPr>
            </w:pPr>
            <w:ins w:id="1855" w:author="作者">
              <w:r w:rsidRPr="00734A76">
                <w:rPr>
                  <w:rFonts w:ascii="Arial" w:hAnsi="Arial"/>
                  <w:sz w:val="18"/>
                  <w:szCs w:val="20"/>
                </w:rPr>
                <w:t>8</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968F4FD" w14:textId="77777777" w:rsidR="00046502" w:rsidRPr="000C0EF6" w:rsidRDefault="00046502" w:rsidP="00046502">
            <w:pPr>
              <w:pStyle w:val="NormalWeb"/>
              <w:spacing w:after="0"/>
              <w:jc w:val="center"/>
              <w:textAlignment w:val="center"/>
              <w:rPr>
                <w:ins w:id="1856" w:author="作者"/>
                <w:rFonts w:ascii="Calibri" w:hAnsi="Calibri" w:cs="Calibri"/>
                <w:sz w:val="16"/>
              </w:rPr>
            </w:pPr>
            <w:ins w:id="185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A8B86C5" w14:textId="77777777" w:rsidR="00046502" w:rsidRPr="000C0EF6" w:rsidRDefault="00046502" w:rsidP="00046502">
            <w:pPr>
              <w:pStyle w:val="NormalWeb"/>
              <w:spacing w:after="0"/>
              <w:jc w:val="center"/>
              <w:textAlignment w:val="center"/>
              <w:rPr>
                <w:ins w:id="1858" w:author="作者"/>
                <w:rFonts w:ascii="Calibri" w:hAnsi="Calibri" w:cs="Calibri"/>
                <w:sz w:val="16"/>
              </w:rPr>
            </w:pPr>
            <w:ins w:id="1859"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BE0CE2" w14:textId="77777777" w:rsidR="00046502" w:rsidRPr="000C0EF6" w:rsidRDefault="00046502" w:rsidP="00046502">
            <w:pPr>
              <w:pStyle w:val="NormalWeb"/>
              <w:spacing w:after="0"/>
              <w:jc w:val="center"/>
              <w:textAlignment w:val="center"/>
              <w:rPr>
                <w:ins w:id="1860" w:author="作者"/>
                <w:rFonts w:ascii="Calibri" w:hAnsi="Calibri" w:cs="Calibri"/>
                <w:sz w:val="16"/>
              </w:rPr>
            </w:pPr>
            <w:ins w:id="186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01015C" w14:textId="77777777" w:rsidR="00046502" w:rsidRPr="000C0EF6" w:rsidRDefault="00046502" w:rsidP="00046502">
            <w:pPr>
              <w:pStyle w:val="NormalWeb"/>
              <w:spacing w:after="0"/>
              <w:jc w:val="center"/>
              <w:textAlignment w:val="center"/>
              <w:rPr>
                <w:ins w:id="1862" w:author="作者"/>
                <w:rFonts w:ascii="Calibri" w:hAnsi="Calibri" w:cs="Calibri"/>
                <w:sz w:val="16"/>
              </w:rPr>
            </w:pPr>
            <w:ins w:id="186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C9DF64B" w14:textId="77777777" w:rsidR="00046502" w:rsidRPr="000C0EF6" w:rsidRDefault="00046502" w:rsidP="00046502">
            <w:pPr>
              <w:pStyle w:val="NormalWeb"/>
              <w:spacing w:after="0"/>
              <w:jc w:val="center"/>
              <w:textAlignment w:val="center"/>
              <w:rPr>
                <w:ins w:id="1864" w:author="作者"/>
                <w:rFonts w:ascii="Calibri" w:hAnsi="Calibri" w:cs="Calibri"/>
                <w:sz w:val="16"/>
              </w:rPr>
            </w:pPr>
            <w:ins w:id="1865"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2FE8D37" w14:textId="77777777" w:rsidR="00046502" w:rsidRPr="000C0EF6" w:rsidRDefault="00046502" w:rsidP="00046502">
            <w:pPr>
              <w:pStyle w:val="NormalWeb"/>
              <w:spacing w:after="0"/>
              <w:jc w:val="center"/>
              <w:textAlignment w:val="center"/>
              <w:rPr>
                <w:ins w:id="1866" w:author="作者"/>
                <w:rFonts w:ascii="Calibri" w:hAnsi="Calibri" w:cs="Calibri"/>
                <w:sz w:val="16"/>
              </w:rPr>
            </w:pPr>
            <w:ins w:id="186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7A7C3518" w14:textId="77777777" w:rsidR="00046502" w:rsidRPr="000C0EF6" w:rsidRDefault="00046502" w:rsidP="00046502">
            <w:pPr>
              <w:pStyle w:val="NormalWeb"/>
              <w:spacing w:after="0"/>
              <w:jc w:val="center"/>
              <w:textAlignment w:val="center"/>
              <w:rPr>
                <w:ins w:id="1868" w:author="作者"/>
                <w:rFonts w:ascii="Calibri" w:hAnsi="Calibri" w:cs="Calibri"/>
                <w:sz w:val="16"/>
              </w:rPr>
            </w:pPr>
            <w:ins w:id="1869"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0A0DC9D1" w14:textId="77777777" w:rsidR="00046502" w:rsidRPr="000C0EF6" w:rsidRDefault="00046502" w:rsidP="00046502">
            <w:pPr>
              <w:pStyle w:val="NormalWeb"/>
              <w:spacing w:after="0"/>
              <w:jc w:val="center"/>
              <w:textAlignment w:val="center"/>
              <w:rPr>
                <w:ins w:id="1870" w:author="作者"/>
                <w:rFonts w:ascii="Calibri" w:hAnsi="Calibri" w:cs="Calibri"/>
                <w:sz w:val="16"/>
              </w:rPr>
            </w:pPr>
            <w:ins w:id="1871"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4E04174A" w14:textId="77777777" w:rsidR="00046502" w:rsidRPr="000C0EF6" w:rsidRDefault="00046502" w:rsidP="00046502">
            <w:pPr>
              <w:pStyle w:val="NormalWeb"/>
              <w:spacing w:after="0"/>
              <w:jc w:val="center"/>
              <w:textAlignment w:val="center"/>
              <w:rPr>
                <w:ins w:id="1872" w:author="作者"/>
                <w:rFonts w:ascii="Calibri" w:hAnsi="Calibri" w:cs="Calibri"/>
                <w:sz w:val="16"/>
              </w:rPr>
            </w:pPr>
            <w:ins w:id="1873"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0DFE4CD9" w14:textId="77777777" w:rsidR="00046502" w:rsidRPr="000C0EF6" w:rsidRDefault="00046502" w:rsidP="00046502">
            <w:pPr>
              <w:pStyle w:val="NormalWeb"/>
              <w:spacing w:after="0"/>
              <w:jc w:val="center"/>
              <w:textAlignment w:val="center"/>
              <w:rPr>
                <w:ins w:id="1874" w:author="作者"/>
                <w:rFonts w:ascii="Calibri" w:hAnsi="Calibri" w:cs="Calibri"/>
                <w:sz w:val="16"/>
              </w:rPr>
            </w:pPr>
            <w:ins w:id="1875"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6FD6E7F0" w14:textId="77777777" w:rsidR="00046502" w:rsidRPr="000C0EF6" w:rsidRDefault="00046502" w:rsidP="00046502">
            <w:pPr>
              <w:pStyle w:val="NormalWeb"/>
              <w:spacing w:after="0"/>
              <w:jc w:val="center"/>
              <w:textAlignment w:val="center"/>
              <w:rPr>
                <w:ins w:id="1876" w:author="作者"/>
                <w:rFonts w:ascii="Calibri" w:hAnsi="Calibri" w:cs="Calibri"/>
                <w:sz w:val="16"/>
              </w:rPr>
            </w:pPr>
            <w:ins w:id="1877"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228CCA7D" w14:textId="77777777" w:rsidR="00046502" w:rsidRPr="000C0EF6" w:rsidRDefault="00046502" w:rsidP="00046502">
            <w:pPr>
              <w:pStyle w:val="NormalWeb"/>
              <w:spacing w:after="0"/>
              <w:jc w:val="center"/>
              <w:textAlignment w:val="center"/>
              <w:rPr>
                <w:ins w:id="1878" w:author="作者"/>
                <w:rFonts w:ascii="Calibri" w:hAnsi="Calibri" w:cs="Calibri"/>
                <w:sz w:val="16"/>
              </w:rPr>
            </w:pPr>
            <w:ins w:id="1879"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0E40F142" w14:textId="77777777" w:rsidR="00046502" w:rsidRPr="000C0EF6" w:rsidRDefault="00046502" w:rsidP="00046502">
            <w:pPr>
              <w:pStyle w:val="NormalWeb"/>
              <w:spacing w:after="0"/>
              <w:jc w:val="center"/>
              <w:textAlignment w:val="center"/>
              <w:rPr>
                <w:ins w:id="1880" w:author="作者"/>
                <w:rFonts w:ascii="Calibri" w:hAnsi="Calibri" w:cs="Calibri"/>
                <w:sz w:val="16"/>
              </w:rPr>
            </w:pPr>
            <w:ins w:id="188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6C742E44" w14:textId="77777777" w:rsidR="00046502" w:rsidRPr="000C0EF6" w:rsidRDefault="00046502" w:rsidP="00046502">
            <w:pPr>
              <w:pStyle w:val="NormalWeb"/>
              <w:spacing w:after="0"/>
              <w:jc w:val="center"/>
              <w:textAlignment w:val="center"/>
              <w:rPr>
                <w:ins w:id="1882" w:author="作者"/>
                <w:rFonts w:ascii="Calibri" w:hAnsi="Calibri" w:cs="Calibri"/>
                <w:sz w:val="16"/>
              </w:rPr>
            </w:pPr>
            <w:ins w:id="1883"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401FD6DF" w14:textId="77777777" w:rsidR="00046502" w:rsidRPr="000C0EF6" w:rsidRDefault="00046502" w:rsidP="00046502">
            <w:pPr>
              <w:pStyle w:val="NormalWeb"/>
              <w:spacing w:after="0"/>
              <w:jc w:val="center"/>
              <w:textAlignment w:val="center"/>
              <w:rPr>
                <w:ins w:id="1884" w:author="作者"/>
                <w:rFonts w:ascii="Calibri" w:hAnsi="Calibri" w:cs="Calibri"/>
                <w:sz w:val="16"/>
              </w:rPr>
            </w:pPr>
            <w:ins w:id="188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2082FFB5" w14:textId="77777777" w:rsidR="00046502" w:rsidRPr="000C0EF6" w:rsidRDefault="00046502" w:rsidP="00046502">
            <w:pPr>
              <w:pStyle w:val="NormalWeb"/>
              <w:spacing w:after="0"/>
              <w:jc w:val="center"/>
              <w:textAlignment w:val="center"/>
              <w:rPr>
                <w:ins w:id="1886" w:author="作者"/>
                <w:rFonts w:ascii="Calibri" w:hAnsi="Calibri" w:cs="Calibri"/>
                <w:sz w:val="16"/>
              </w:rPr>
            </w:pPr>
            <w:ins w:id="1887"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5C987C4C" w14:textId="77777777" w:rsidR="00046502" w:rsidRPr="000C0EF6" w:rsidRDefault="00046502" w:rsidP="00046502">
            <w:pPr>
              <w:pStyle w:val="NormalWeb"/>
              <w:spacing w:after="0"/>
              <w:jc w:val="center"/>
              <w:textAlignment w:val="center"/>
              <w:rPr>
                <w:ins w:id="1888" w:author="作者"/>
                <w:rFonts w:ascii="Calibri" w:hAnsi="Calibri" w:cs="Calibri"/>
                <w:sz w:val="16"/>
              </w:rPr>
            </w:pPr>
            <w:ins w:id="1889"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60E55CA1" w14:textId="77777777" w:rsidR="00046502" w:rsidRPr="000C0EF6" w:rsidRDefault="00046502" w:rsidP="00046502">
            <w:pPr>
              <w:pStyle w:val="NormalWeb"/>
              <w:spacing w:after="0"/>
              <w:jc w:val="center"/>
              <w:textAlignment w:val="center"/>
              <w:rPr>
                <w:ins w:id="1890" w:author="作者"/>
                <w:rFonts w:ascii="Calibri" w:hAnsi="Calibri" w:cs="Calibri"/>
                <w:sz w:val="16"/>
              </w:rPr>
            </w:pPr>
            <w:ins w:id="1891" w:author="作者">
              <w:r w:rsidRPr="000C0EF6">
                <w:rPr>
                  <w:rFonts w:ascii="Calibri" w:hAnsi="Calibri" w:cs="Calibri"/>
                  <w:color w:val="000000"/>
                  <w:kern w:val="24"/>
                  <w:sz w:val="16"/>
                </w:rPr>
                <w:t>3</w:t>
              </w:r>
            </w:ins>
          </w:p>
        </w:tc>
      </w:tr>
      <w:tr w:rsidR="00046502" w:rsidRPr="00322011" w14:paraId="4EF79B3D" w14:textId="77777777" w:rsidTr="00046502">
        <w:trPr>
          <w:cantSplit/>
          <w:trHeight w:val="170"/>
          <w:jc w:val="center"/>
          <w:ins w:id="1892"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34C032E" w14:textId="77777777" w:rsidR="00046502" w:rsidRPr="00734A76" w:rsidRDefault="00046502" w:rsidP="00046502">
            <w:pPr>
              <w:keepNext/>
              <w:keepLines/>
              <w:jc w:val="center"/>
              <w:rPr>
                <w:ins w:id="1893" w:author="作者"/>
                <w:rFonts w:ascii="Arial" w:hAnsi="Arial"/>
                <w:sz w:val="18"/>
                <w:szCs w:val="20"/>
              </w:rPr>
            </w:pPr>
            <w:ins w:id="1894" w:author="作者">
              <w:r w:rsidRPr="00734A76">
                <w:rPr>
                  <w:rFonts w:ascii="Arial" w:hAnsi="Arial"/>
                  <w:sz w:val="18"/>
                  <w:szCs w:val="20"/>
                </w:rPr>
                <w:t>9</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22B6C2" w14:textId="77777777" w:rsidR="00046502" w:rsidRPr="000C0EF6" w:rsidRDefault="00046502" w:rsidP="00046502">
            <w:pPr>
              <w:pStyle w:val="NormalWeb"/>
              <w:spacing w:after="0"/>
              <w:jc w:val="center"/>
              <w:textAlignment w:val="center"/>
              <w:rPr>
                <w:ins w:id="1895" w:author="作者"/>
                <w:rFonts w:ascii="Calibri" w:hAnsi="Calibri" w:cs="Calibri"/>
                <w:sz w:val="16"/>
              </w:rPr>
            </w:pPr>
            <w:ins w:id="1896"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CC9E90D" w14:textId="77777777" w:rsidR="00046502" w:rsidRPr="000C0EF6" w:rsidRDefault="00046502" w:rsidP="00046502">
            <w:pPr>
              <w:pStyle w:val="NormalWeb"/>
              <w:spacing w:after="0"/>
              <w:jc w:val="center"/>
              <w:textAlignment w:val="center"/>
              <w:rPr>
                <w:ins w:id="1897" w:author="作者"/>
                <w:rFonts w:ascii="Calibri" w:hAnsi="Calibri" w:cs="Calibri"/>
                <w:sz w:val="16"/>
              </w:rPr>
            </w:pPr>
            <w:ins w:id="1898"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FE6785" w14:textId="77777777" w:rsidR="00046502" w:rsidRPr="000C0EF6" w:rsidRDefault="00046502" w:rsidP="00046502">
            <w:pPr>
              <w:pStyle w:val="NormalWeb"/>
              <w:spacing w:after="0"/>
              <w:jc w:val="center"/>
              <w:textAlignment w:val="center"/>
              <w:rPr>
                <w:ins w:id="1899" w:author="作者"/>
                <w:rFonts w:ascii="Calibri" w:hAnsi="Calibri" w:cs="Calibri"/>
                <w:sz w:val="16"/>
              </w:rPr>
            </w:pPr>
            <w:ins w:id="190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2D64450" w14:textId="77777777" w:rsidR="00046502" w:rsidRPr="000C0EF6" w:rsidRDefault="00046502" w:rsidP="00046502">
            <w:pPr>
              <w:pStyle w:val="NormalWeb"/>
              <w:spacing w:after="0"/>
              <w:jc w:val="center"/>
              <w:textAlignment w:val="center"/>
              <w:rPr>
                <w:ins w:id="1901" w:author="作者"/>
                <w:rFonts w:ascii="Calibri" w:hAnsi="Calibri" w:cs="Calibri"/>
                <w:sz w:val="16"/>
              </w:rPr>
            </w:pPr>
            <w:ins w:id="1902"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1079997" w14:textId="77777777" w:rsidR="00046502" w:rsidRPr="000C0EF6" w:rsidRDefault="00046502" w:rsidP="00046502">
            <w:pPr>
              <w:pStyle w:val="NormalWeb"/>
              <w:spacing w:after="0"/>
              <w:jc w:val="center"/>
              <w:textAlignment w:val="center"/>
              <w:rPr>
                <w:ins w:id="1903" w:author="作者"/>
                <w:rFonts w:ascii="Calibri" w:hAnsi="Calibri" w:cs="Calibri"/>
                <w:sz w:val="16"/>
              </w:rPr>
            </w:pPr>
            <w:ins w:id="1904"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B9BF83F" w14:textId="77777777" w:rsidR="00046502" w:rsidRPr="000C0EF6" w:rsidRDefault="00046502" w:rsidP="00046502">
            <w:pPr>
              <w:pStyle w:val="NormalWeb"/>
              <w:spacing w:after="0"/>
              <w:jc w:val="center"/>
              <w:textAlignment w:val="center"/>
              <w:rPr>
                <w:ins w:id="1905" w:author="作者"/>
                <w:rFonts w:ascii="Calibri" w:hAnsi="Calibri" w:cs="Calibri"/>
                <w:sz w:val="16"/>
              </w:rPr>
            </w:pPr>
            <w:ins w:id="1906"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98F39D1" w14:textId="77777777" w:rsidR="00046502" w:rsidRPr="000C0EF6" w:rsidRDefault="00046502" w:rsidP="00046502">
            <w:pPr>
              <w:pStyle w:val="NormalWeb"/>
              <w:spacing w:after="0"/>
              <w:jc w:val="center"/>
              <w:textAlignment w:val="center"/>
              <w:rPr>
                <w:ins w:id="1907" w:author="作者"/>
                <w:rFonts w:ascii="Calibri" w:hAnsi="Calibri" w:cs="Calibri"/>
                <w:sz w:val="16"/>
              </w:rPr>
            </w:pPr>
            <w:ins w:id="1908"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16A9DD5C" w14:textId="77777777" w:rsidR="00046502" w:rsidRPr="000C0EF6" w:rsidRDefault="00046502" w:rsidP="00046502">
            <w:pPr>
              <w:pStyle w:val="NormalWeb"/>
              <w:spacing w:after="0"/>
              <w:jc w:val="center"/>
              <w:textAlignment w:val="center"/>
              <w:rPr>
                <w:ins w:id="1909" w:author="作者"/>
                <w:rFonts w:ascii="Calibri" w:hAnsi="Calibri" w:cs="Calibri"/>
                <w:sz w:val="16"/>
              </w:rPr>
            </w:pPr>
            <w:ins w:id="1910"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0D9DC6BA" w14:textId="77777777" w:rsidR="00046502" w:rsidRPr="000C0EF6" w:rsidRDefault="00046502" w:rsidP="00046502">
            <w:pPr>
              <w:pStyle w:val="NormalWeb"/>
              <w:spacing w:after="0"/>
              <w:jc w:val="center"/>
              <w:textAlignment w:val="center"/>
              <w:rPr>
                <w:ins w:id="1911" w:author="作者"/>
                <w:rFonts w:ascii="Calibri" w:hAnsi="Calibri" w:cs="Calibri"/>
                <w:sz w:val="16"/>
              </w:rPr>
            </w:pPr>
            <w:ins w:id="1912"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78DD78CD" w14:textId="77777777" w:rsidR="00046502" w:rsidRPr="000C0EF6" w:rsidRDefault="00046502" w:rsidP="00046502">
            <w:pPr>
              <w:pStyle w:val="NormalWeb"/>
              <w:spacing w:after="0"/>
              <w:jc w:val="center"/>
              <w:textAlignment w:val="center"/>
              <w:rPr>
                <w:ins w:id="1913" w:author="作者"/>
                <w:rFonts w:ascii="Calibri" w:hAnsi="Calibri" w:cs="Calibri"/>
                <w:sz w:val="16"/>
              </w:rPr>
            </w:pPr>
            <w:ins w:id="191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63704941" w14:textId="77777777" w:rsidR="00046502" w:rsidRPr="000C0EF6" w:rsidRDefault="00046502" w:rsidP="00046502">
            <w:pPr>
              <w:pStyle w:val="NormalWeb"/>
              <w:spacing w:after="0"/>
              <w:jc w:val="center"/>
              <w:textAlignment w:val="center"/>
              <w:rPr>
                <w:ins w:id="1915" w:author="作者"/>
                <w:rFonts w:ascii="Calibri" w:hAnsi="Calibri" w:cs="Calibri"/>
                <w:sz w:val="16"/>
              </w:rPr>
            </w:pPr>
            <w:ins w:id="1916"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65B73B52" w14:textId="77777777" w:rsidR="00046502" w:rsidRPr="000C0EF6" w:rsidRDefault="00046502" w:rsidP="00046502">
            <w:pPr>
              <w:pStyle w:val="NormalWeb"/>
              <w:spacing w:after="0"/>
              <w:jc w:val="center"/>
              <w:textAlignment w:val="center"/>
              <w:rPr>
                <w:ins w:id="1917" w:author="作者"/>
                <w:rFonts w:ascii="Calibri" w:hAnsi="Calibri" w:cs="Calibri"/>
                <w:sz w:val="16"/>
              </w:rPr>
            </w:pPr>
            <w:ins w:id="191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16BAA88" w14:textId="77777777" w:rsidR="00046502" w:rsidRPr="000C0EF6" w:rsidRDefault="00046502" w:rsidP="00046502">
            <w:pPr>
              <w:pStyle w:val="NormalWeb"/>
              <w:spacing w:after="0"/>
              <w:jc w:val="center"/>
              <w:textAlignment w:val="center"/>
              <w:rPr>
                <w:ins w:id="1919" w:author="作者"/>
                <w:rFonts w:ascii="Calibri" w:hAnsi="Calibri" w:cs="Calibri"/>
                <w:sz w:val="16"/>
              </w:rPr>
            </w:pPr>
            <w:ins w:id="192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5A79F2E7" w14:textId="77777777" w:rsidR="00046502" w:rsidRPr="000C0EF6" w:rsidRDefault="00046502" w:rsidP="00046502">
            <w:pPr>
              <w:pStyle w:val="NormalWeb"/>
              <w:spacing w:after="0"/>
              <w:jc w:val="center"/>
              <w:textAlignment w:val="center"/>
              <w:rPr>
                <w:ins w:id="1921" w:author="作者"/>
                <w:rFonts w:ascii="Calibri" w:hAnsi="Calibri" w:cs="Calibri"/>
                <w:sz w:val="16"/>
              </w:rPr>
            </w:pPr>
            <w:ins w:id="1922"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13687D69" w14:textId="77777777" w:rsidR="00046502" w:rsidRPr="000C0EF6" w:rsidRDefault="00046502" w:rsidP="00046502">
            <w:pPr>
              <w:pStyle w:val="NormalWeb"/>
              <w:spacing w:after="0"/>
              <w:jc w:val="center"/>
              <w:textAlignment w:val="center"/>
              <w:rPr>
                <w:ins w:id="1923" w:author="作者"/>
                <w:rFonts w:ascii="Calibri" w:hAnsi="Calibri" w:cs="Calibri"/>
                <w:sz w:val="16"/>
              </w:rPr>
            </w:pPr>
            <w:ins w:id="192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2A9FD16E" w14:textId="77777777" w:rsidR="00046502" w:rsidRPr="000C0EF6" w:rsidRDefault="00046502" w:rsidP="00046502">
            <w:pPr>
              <w:pStyle w:val="NormalWeb"/>
              <w:spacing w:after="0"/>
              <w:jc w:val="center"/>
              <w:textAlignment w:val="center"/>
              <w:rPr>
                <w:ins w:id="1925" w:author="作者"/>
                <w:rFonts w:ascii="Calibri" w:hAnsi="Calibri" w:cs="Calibri"/>
                <w:sz w:val="16"/>
              </w:rPr>
            </w:pPr>
            <w:ins w:id="1926"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503229D9" w14:textId="77777777" w:rsidR="00046502" w:rsidRPr="000C0EF6" w:rsidRDefault="00046502" w:rsidP="00046502">
            <w:pPr>
              <w:pStyle w:val="NormalWeb"/>
              <w:spacing w:after="0"/>
              <w:jc w:val="center"/>
              <w:textAlignment w:val="center"/>
              <w:rPr>
                <w:ins w:id="1927" w:author="作者"/>
                <w:rFonts w:ascii="Calibri" w:hAnsi="Calibri" w:cs="Calibri"/>
                <w:sz w:val="16"/>
              </w:rPr>
            </w:pPr>
            <w:ins w:id="1928"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2F7C4F36" w14:textId="77777777" w:rsidR="00046502" w:rsidRPr="000C0EF6" w:rsidRDefault="00046502" w:rsidP="00046502">
            <w:pPr>
              <w:pStyle w:val="NormalWeb"/>
              <w:spacing w:after="0"/>
              <w:jc w:val="center"/>
              <w:textAlignment w:val="center"/>
              <w:rPr>
                <w:ins w:id="1929" w:author="作者"/>
                <w:rFonts w:ascii="Calibri" w:hAnsi="Calibri" w:cs="Calibri"/>
                <w:sz w:val="16"/>
              </w:rPr>
            </w:pPr>
            <w:ins w:id="1930" w:author="作者">
              <w:r w:rsidRPr="000C0EF6">
                <w:rPr>
                  <w:rFonts w:ascii="Calibri" w:hAnsi="Calibri" w:cs="Calibri"/>
                  <w:color w:val="000000"/>
                  <w:kern w:val="24"/>
                  <w:sz w:val="16"/>
                </w:rPr>
                <w:t>-3</w:t>
              </w:r>
            </w:ins>
          </w:p>
        </w:tc>
      </w:tr>
      <w:tr w:rsidR="00046502" w:rsidRPr="00322011" w14:paraId="1B09B3FA" w14:textId="77777777" w:rsidTr="00046502">
        <w:trPr>
          <w:cantSplit/>
          <w:trHeight w:val="170"/>
          <w:jc w:val="center"/>
          <w:ins w:id="1931"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C0B5E16" w14:textId="77777777" w:rsidR="00046502" w:rsidRPr="00734A76" w:rsidRDefault="00046502" w:rsidP="00046502">
            <w:pPr>
              <w:keepNext/>
              <w:keepLines/>
              <w:jc w:val="center"/>
              <w:rPr>
                <w:ins w:id="1932" w:author="作者"/>
                <w:rFonts w:ascii="Arial" w:hAnsi="Arial"/>
                <w:sz w:val="18"/>
                <w:szCs w:val="20"/>
              </w:rPr>
            </w:pPr>
            <w:ins w:id="1933" w:author="作者">
              <w:r w:rsidRPr="00734A76">
                <w:rPr>
                  <w:rFonts w:ascii="Arial" w:hAnsi="Arial"/>
                  <w:sz w:val="18"/>
                  <w:szCs w:val="20"/>
                </w:rPr>
                <w:t>10</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B252D30" w14:textId="77777777" w:rsidR="00046502" w:rsidRPr="000C0EF6" w:rsidRDefault="00046502" w:rsidP="00046502">
            <w:pPr>
              <w:pStyle w:val="NormalWeb"/>
              <w:spacing w:after="0"/>
              <w:jc w:val="center"/>
              <w:textAlignment w:val="center"/>
              <w:rPr>
                <w:ins w:id="1934" w:author="作者"/>
                <w:rFonts w:ascii="Calibri" w:hAnsi="Calibri" w:cs="Calibri"/>
                <w:sz w:val="16"/>
              </w:rPr>
            </w:pPr>
            <w:ins w:id="1935"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C4350F2" w14:textId="77777777" w:rsidR="00046502" w:rsidRPr="000C0EF6" w:rsidRDefault="00046502" w:rsidP="00046502">
            <w:pPr>
              <w:pStyle w:val="NormalWeb"/>
              <w:spacing w:after="0"/>
              <w:jc w:val="center"/>
              <w:textAlignment w:val="center"/>
              <w:rPr>
                <w:ins w:id="1936" w:author="作者"/>
                <w:rFonts w:ascii="Calibri" w:hAnsi="Calibri" w:cs="Calibri"/>
                <w:sz w:val="16"/>
              </w:rPr>
            </w:pPr>
            <w:ins w:id="1937"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D852AD5" w14:textId="77777777" w:rsidR="00046502" w:rsidRPr="000C0EF6" w:rsidRDefault="00046502" w:rsidP="00046502">
            <w:pPr>
              <w:pStyle w:val="NormalWeb"/>
              <w:spacing w:after="0"/>
              <w:jc w:val="center"/>
              <w:textAlignment w:val="center"/>
              <w:rPr>
                <w:ins w:id="1938" w:author="作者"/>
                <w:rFonts w:ascii="Calibri" w:hAnsi="Calibri" w:cs="Calibri"/>
                <w:sz w:val="16"/>
              </w:rPr>
            </w:pPr>
            <w:ins w:id="1939"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8C8FBD5" w14:textId="77777777" w:rsidR="00046502" w:rsidRPr="000C0EF6" w:rsidRDefault="00046502" w:rsidP="00046502">
            <w:pPr>
              <w:pStyle w:val="NormalWeb"/>
              <w:spacing w:after="0"/>
              <w:jc w:val="center"/>
              <w:textAlignment w:val="center"/>
              <w:rPr>
                <w:ins w:id="1940" w:author="作者"/>
                <w:rFonts w:ascii="Calibri" w:hAnsi="Calibri" w:cs="Calibri"/>
                <w:sz w:val="16"/>
              </w:rPr>
            </w:pPr>
            <w:ins w:id="1941"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171D4AD" w14:textId="77777777" w:rsidR="00046502" w:rsidRPr="000C0EF6" w:rsidRDefault="00046502" w:rsidP="00046502">
            <w:pPr>
              <w:pStyle w:val="NormalWeb"/>
              <w:spacing w:after="0"/>
              <w:jc w:val="center"/>
              <w:textAlignment w:val="center"/>
              <w:rPr>
                <w:ins w:id="1942" w:author="作者"/>
                <w:rFonts w:ascii="Calibri" w:hAnsi="Calibri" w:cs="Calibri"/>
                <w:sz w:val="16"/>
              </w:rPr>
            </w:pPr>
            <w:ins w:id="1943"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6F8B077" w14:textId="77777777" w:rsidR="00046502" w:rsidRPr="000C0EF6" w:rsidRDefault="00046502" w:rsidP="00046502">
            <w:pPr>
              <w:pStyle w:val="NormalWeb"/>
              <w:spacing w:after="0"/>
              <w:jc w:val="center"/>
              <w:textAlignment w:val="center"/>
              <w:rPr>
                <w:ins w:id="1944" w:author="作者"/>
                <w:rFonts w:ascii="Calibri" w:hAnsi="Calibri" w:cs="Calibri"/>
                <w:sz w:val="16"/>
              </w:rPr>
            </w:pPr>
            <w:ins w:id="1945"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2D9680E0" w14:textId="77777777" w:rsidR="00046502" w:rsidRPr="000C0EF6" w:rsidRDefault="00046502" w:rsidP="00046502">
            <w:pPr>
              <w:pStyle w:val="NormalWeb"/>
              <w:spacing w:after="0"/>
              <w:jc w:val="center"/>
              <w:textAlignment w:val="center"/>
              <w:rPr>
                <w:ins w:id="1946" w:author="作者"/>
                <w:rFonts w:ascii="Calibri" w:hAnsi="Calibri" w:cs="Calibri"/>
                <w:sz w:val="16"/>
              </w:rPr>
            </w:pPr>
            <w:ins w:id="1947"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01DADB55" w14:textId="77777777" w:rsidR="00046502" w:rsidRPr="000C0EF6" w:rsidRDefault="00046502" w:rsidP="00046502">
            <w:pPr>
              <w:pStyle w:val="NormalWeb"/>
              <w:spacing w:after="0"/>
              <w:jc w:val="center"/>
              <w:textAlignment w:val="center"/>
              <w:rPr>
                <w:ins w:id="1948" w:author="作者"/>
                <w:rFonts w:ascii="Calibri" w:hAnsi="Calibri" w:cs="Calibri"/>
                <w:sz w:val="16"/>
              </w:rPr>
            </w:pPr>
            <w:ins w:id="1949"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441D0A12" w14:textId="77777777" w:rsidR="00046502" w:rsidRPr="000C0EF6" w:rsidRDefault="00046502" w:rsidP="00046502">
            <w:pPr>
              <w:pStyle w:val="NormalWeb"/>
              <w:spacing w:after="0"/>
              <w:jc w:val="center"/>
              <w:textAlignment w:val="center"/>
              <w:rPr>
                <w:ins w:id="1950" w:author="作者"/>
                <w:rFonts w:ascii="Calibri" w:hAnsi="Calibri" w:cs="Calibri"/>
                <w:sz w:val="16"/>
              </w:rPr>
            </w:pPr>
            <w:ins w:id="195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2918253E" w14:textId="77777777" w:rsidR="00046502" w:rsidRPr="000C0EF6" w:rsidRDefault="00046502" w:rsidP="00046502">
            <w:pPr>
              <w:pStyle w:val="NormalWeb"/>
              <w:spacing w:after="0"/>
              <w:jc w:val="center"/>
              <w:textAlignment w:val="center"/>
              <w:rPr>
                <w:ins w:id="1952" w:author="作者"/>
                <w:rFonts w:ascii="Calibri" w:hAnsi="Calibri" w:cs="Calibri"/>
                <w:sz w:val="16"/>
              </w:rPr>
            </w:pPr>
            <w:ins w:id="195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E5977B1" w14:textId="77777777" w:rsidR="00046502" w:rsidRPr="000C0EF6" w:rsidRDefault="00046502" w:rsidP="00046502">
            <w:pPr>
              <w:pStyle w:val="NormalWeb"/>
              <w:spacing w:after="0"/>
              <w:jc w:val="center"/>
              <w:textAlignment w:val="center"/>
              <w:rPr>
                <w:ins w:id="1954" w:author="作者"/>
                <w:rFonts w:ascii="Calibri" w:hAnsi="Calibri" w:cs="Calibri"/>
                <w:sz w:val="16"/>
              </w:rPr>
            </w:pPr>
            <w:ins w:id="1955"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695195AB" w14:textId="77777777" w:rsidR="00046502" w:rsidRPr="000C0EF6" w:rsidRDefault="00046502" w:rsidP="00046502">
            <w:pPr>
              <w:pStyle w:val="NormalWeb"/>
              <w:spacing w:after="0"/>
              <w:jc w:val="center"/>
              <w:textAlignment w:val="center"/>
              <w:rPr>
                <w:ins w:id="1956" w:author="作者"/>
                <w:rFonts w:ascii="Calibri" w:hAnsi="Calibri" w:cs="Calibri"/>
                <w:sz w:val="16"/>
              </w:rPr>
            </w:pPr>
            <w:ins w:id="1957"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79E7AF30" w14:textId="77777777" w:rsidR="00046502" w:rsidRPr="000C0EF6" w:rsidRDefault="00046502" w:rsidP="00046502">
            <w:pPr>
              <w:pStyle w:val="NormalWeb"/>
              <w:spacing w:after="0"/>
              <w:jc w:val="center"/>
              <w:textAlignment w:val="center"/>
              <w:rPr>
                <w:ins w:id="1958" w:author="作者"/>
                <w:rFonts w:ascii="Calibri" w:hAnsi="Calibri" w:cs="Calibri"/>
                <w:sz w:val="16"/>
              </w:rPr>
            </w:pPr>
            <w:ins w:id="1959"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838BE1F" w14:textId="77777777" w:rsidR="00046502" w:rsidRPr="000C0EF6" w:rsidRDefault="00046502" w:rsidP="00046502">
            <w:pPr>
              <w:pStyle w:val="NormalWeb"/>
              <w:spacing w:after="0"/>
              <w:jc w:val="center"/>
              <w:textAlignment w:val="center"/>
              <w:rPr>
                <w:ins w:id="1960" w:author="作者"/>
                <w:rFonts w:ascii="Calibri" w:hAnsi="Calibri" w:cs="Calibri"/>
                <w:sz w:val="16"/>
              </w:rPr>
            </w:pPr>
            <w:ins w:id="1961"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43E28480" w14:textId="77777777" w:rsidR="00046502" w:rsidRPr="000C0EF6" w:rsidRDefault="00046502" w:rsidP="00046502">
            <w:pPr>
              <w:pStyle w:val="NormalWeb"/>
              <w:spacing w:after="0"/>
              <w:jc w:val="center"/>
              <w:textAlignment w:val="center"/>
              <w:rPr>
                <w:ins w:id="1962" w:author="作者"/>
                <w:rFonts w:ascii="Calibri" w:hAnsi="Calibri" w:cs="Calibri"/>
                <w:sz w:val="16"/>
              </w:rPr>
            </w:pPr>
            <w:ins w:id="196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64020926" w14:textId="77777777" w:rsidR="00046502" w:rsidRPr="000C0EF6" w:rsidRDefault="00046502" w:rsidP="00046502">
            <w:pPr>
              <w:pStyle w:val="NormalWeb"/>
              <w:spacing w:after="0"/>
              <w:jc w:val="center"/>
              <w:textAlignment w:val="center"/>
              <w:rPr>
                <w:ins w:id="1964" w:author="作者"/>
                <w:rFonts w:ascii="Calibri" w:hAnsi="Calibri" w:cs="Calibri"/>
                <w:sz w:val="16"/>
              </w:rPr>
            </w:pPr>
            <w:ins w:id="1965"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3D25F12A" w14:textId="77777777" w:rsidR="00046502" w:rsidRPr="000C0EF6" w:rsidRDefault="00046502" w:rsidP="00046502">
            <w:pPr>
              <w:pStyle w:val="NormalWeb"/>
              <w:spacing w:after="0"/>
              <w:jc w:val="center"/>
              <w:textAlignment w:val="center"/>
              <w:rPr>
                <w:ins w:id="1966" w:author="作者"/>
                <w:rFonts w:ascii="Calibri" w:hAnsi="Calibri" w:cs="Calibri"/>
                <w:sz w:val="16"/>
              </w:rPr>
            </w:pPr>
            <w:ins w:id="1967"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73A1A37C" w14:textId="77777777" w:rsidR="00046502" w:rsidRPr="000C0EF6" w:rsidRDefault="00046502" w:rsidP="00046502">
            <w:pPr>
              <w:pStyle w:val="NormalWeb"/>
              <w:spacing w:after="0"/>
              <w:jc w:val="center"/>
              <w:textAlignment w:val="center"/>
              <w:rPr>
                <w:ins w:id="1968" w:author="作者"/>
                <w:rFonts w:ascii="Calibri" w:hAnsi="Calibri" w:cs="Calibri"/>
                <w:sz w:val="16"/>
              </w:rPr>
            </w:pPr>
            <w:ins w:id="1969" w:author="作者">
              <w:r w:rsidRPr="000C0EF6">
                <w:rPr>
                  <w:rFonts w:ascii="Calibri" w:hAnsi="Calibri" w:cs="Calibri"/>
                  <w:color w:val="000000"/>
                  <w:kern w:val="24"/>
                  <w:sz w:val="16"/>
                </w:rPr>
                <w:t>3</w:t>
              </w:r>
            </w:ins>
          </w:p>
        </w:tc>
      </w:tr>
      <w:tr w:rsidR="00046502" w:rsidRPr="00322011" w14:paraId="54AE291D" w14:textId="77777777" w:rsidTr="00046502">
        <w:trPr>
          <w:cantSplit/>
          <w:trHeight w:val="170"/>
          <w:jc w:val="center"/>
          <w:ins w:id="1970"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E4A2EE6" w14:textId="77777777" w:rsidR="00046502" w:rsidRPr="00734A76" w:rsidRDefault="00046502" w:rsidP="00046502">
            <w:pPr>
              <w:keepNext/>
              <w:keepLines/>
              <w:jc w:val="center"/>
              <w:rPr>
                <w:ins w:id="1971" w:author="作者"/>
                <w:rFonts w:ascii="Arial" w:hAnsi="Arial"/>
                <w:sz w:val="18"/>
                <w:szCs w:val="20"/>
              </w:rPr>
            </w:pPr>
            <w:ins w:id="1972" w:author="作者">
              <w:r w:rsidRPr="00734A76">
                <w:rPr>
                  <w:rFonts w:ascii="Arial" w:hAnsi="Arial"/>
                  <w:sz w:val="18"/>
                  <w:szCs w:val="20"/>
                </w:rPr>
                <w:t>11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EF6066B" w14:textId="77777777" w:rsidR="00046502" w:rsidRPr="000C0EF6" w:rsidRDefault="00046502" w:rsidP="00046502">
            <w:pPr>
              <w:pStyle w:val="NormalWeb"/>
              <w:spacing w:after="0"/>
              <w:jc w:val="center"/>
              <w:textAlignment w:val="center"/>
              <w:rPr>
                <w:ins w:id="1973" w:author="作者"/>
                <w:rFonts w:ascii="Calibri" w:hAnsi="Calibri" w:cs="Calibri"/>
                <w:sz w:val="16"/>
              </w:rPr>
            </w:pPr>
            <w:ins w:id="197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61210C" w14:textId="77777777" w:rsidR="00046502" w:rsidRPr="000C0EF6" w:rsidRDefault="00046502" w:rsidP="00046502">
            <w:pPr>
              <w:pStyle w:val="NormalWeb"/>
              <w:spacing w:after="0"/>
              <w:jc w:val="center"/>
              <w:textAlignment w:val="center"/>
              <w:rPr>
                <w:ins w:id="1975" w:author="作者"/>
                <w:rFonts w:ascii="Calibri" w:hAnsi="Calibri" w:cs="Calibri"/>
                <w:sz w:val="16"/>
              </w:rPr>
            </w:pPr>
            <w:ins w:id="1976"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C3D8B98" w14:textId="77777777" w:rsidR="00046502" w:rsidRPr="000C0EF6" w:rsidRDefault="00046502" w:rsidP="00046502">
            <w:pPr>
              <w:pStyle w:val="NormalWeb"/>
              <w:spacing w:after="0"/>
              <w:jc w:val="center"/>
              <w:textAlignment w:val="center"/>
              <w:rPr>
                <w:ins w:id="1977" w:author="作者"/>
                <w:rFonts w:ascii="Calibri" w:hAnsi="Calibri" w:cs="Calibri"/>
                <w:sz w:val="16"/>
              </w:rPr>
            </w:pPr>
            <w:ins w:id="197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02135F1" w14:textId="77777777" w:rsidR="00046502" w:rsidRPr="000C0EF6" w:rsidRDefault="00046502" w:rsidP="00046502">
            <w:pPr>
              <w:pStyle w:val="NormalWeb"/>
              <w:spacing w:after="0"/>
              <w:jc w:val="center"/>
              <w:textAlignment w:val="center"/>
              <w:rPr>
                <w:ins w:id="1979" w:author="作者"/>
                <w:rFonts w:ascii="Calibri" w:hAnsi="Calibri" w:cs="Calibri"/>
                <w:sz w:val="16"/>
              </w:rPr>
            </w:pPr>
            <w:ins w:id="198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51F0B6E" w14:textId="77777777" w:rsidR="00046502" w:rsidRPr="000C0EF6" w:rsidRDefault="00046502" w:rsidP="00046502">
            <w:pPr>
              <w:pStyle w:val="NormalWeb"/>
              <w:spacing w:after="0"/>
              <w:jc w:val="center"/>
              <w:textAlignment w:val="center"/>
              <w:rPr>
                <w:ins w:id="1981" w:author="作者"/>
                <w:rFonts w:ascii="Calibri" w:hAnsi="Calibri" w:cs="Calibri"/>
                <w:sz w:val="16"/>
              </w:rPr>
            </w:pPr>
            <w:ins w:id="1982"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067398" w14:textId="77777777" w:rsidR="00046502" w:rsidRPr="000C0EF6" w:rsidRDefault="00046502" w:rsidP="00046502">
            <w:pPr>
              <w:pStyle w:val="NormalWeb"/>
              <w:spacing w:after="0"/>
              <w:jc w:val="center"/>
              <w:textAlignment w:val="center"/>
              <w:rPr>
                <w:ins w:id="1983" w:author="作者"/>
                <w:rFonts w:ascii="Calibri" w:hAnsi="Calibri" w:cs="Calibri"/>
                <w:sz w:val="16"/>
              </w:rPr>
            </w:pPr>
            <w:ins w:id="1984"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598D78FE" w14:textId="77777777" w:rsidR="00046502" w:rsidRPr="000C0EF6" w:rsidRDefault="00046502" w:rsidP="00046502">
            <w:pPr>
              <w:pStyle w:val="NormalWeb"/>
              <w:spacing w:after="0"/>
              <w:jc w:val="center"/>
              <w:textAlignment w:val="center"/>
              <w:rPr>
                <w:ins w:id="1985" w:author="作者"/>
                <w:rFonts w:ascii="Calibri" w:hAnsi="Calibri" w:cs="Calibri"/>
                <w:sz w:val="16"/>
              </w:rPr>
            </w:pPr>
            <w:ins w:id="1986"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23677BF8" w14:textId="77777777" w:rsidR="00046502" w:rsidRPr="000C0EF6" w:rsidRDefault="00046502" w:rsidP="00046502">
            <w:pPr>
              <w:pStyle w:val="NormalWeb"/>
              <w:spacing w:after="0"/>
              <w:jc w:val="center"/>
              <w:textAlignment w:val="center"/>
              <w:rPr>
                <w:ins w:id="1987" w:author="作者"/>
                <w:rFonts w:ascii="Calibri" w:hAnsi="Calibri" w:cs="Calibri"/>
                <w:sz w:val="16"/>
              </w:rPr>
            </w:pPr>
            <w:ins w:id="1988"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540BAED0" w14:textId="77777777" w:rsidR="00046502" w:rsidRPr="000C0EF6" w:rsidRDefault="00046502" w:rsidP="00046502">
            <w:pPr>
              <w:pStyle w:val="NormalWeb"/>
              <w:spacing w:after="0"/>
              <w:jc w:val="center"/>
              <w:textAlignment w:val="center"/>
              <w:rPr>
                <w:ins w:id="1989" w:author="作者"/>
                <w:rFonts w:ascii="Calibri" w:hAnsi="Calibri" w:cs="Calibri"/>
                <w:sz w:val="16"/>
              </w:rPr>
            </w:pPr>
            <w:ins w:id="1990"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5F3E339B" w14:textId="77777777" w:rsidR="00046502" w:rsidRPr="000C0EF6" w:rsidRDefault="00046502" w:rsidP="00046502">
            <w:pPr>
              <w:pStyle w:val="NormalWeb"/>
              <w:spacing w:after="0"/>
              <w:jc w:val="center"/>
              <w:textAlignment w:val="center"/>
              <w:rPr>
                <w:ins w:id="1991" w:author="作者"/>
                <w:rFonts w:ascii="Calibri" w:hAnsi="Calibri" w:cs="Calibri"/>
                <w:sz w:val="16"/>
              </w:rPr>
            </w:pPr>
            <w:ins w:id="1992"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704EBD89" w14:textId="77777777" w:rsidR="00046502" w:rsidRPr="000C0EF6" w:rsidRDefault="00046502" w:rsidP="00046502">
            <w:pPr>
              <w:pStyle w:val="NormalWeb"/>
              <w:spacing w:after="0"/>
              <w:jc w:val="center"/>
              <w:textAlignment w:val="center"/>
              <w:rPr>
                <w:ins w:id="1993" w:author="作者"/>
                <w:rFonts w:ascii="Calibri" w:hAnsi="Calibri" w:cs="Calibri"/>
                <w:sz w:val="16"/>
              </w:rPr>
            </w:pPr>
            <w:ins w:id="1994"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17CA371E" w14:textId="77777777" w:rsidR="00046502" w:rsidRPr="000C0EF6" w:rsidRDefault="00046502" w:rsidP="00046502">
            <w:pPr>
              <w:pStyle w:val="NormalWeb"/>
              <w:spacing w:after="0"/>
              <w:jc w:val="center"/>
              <w:textAlignment w:val="center"/>
              <w:rPr>
                <w:ins w:id="1995" w:author="作者"/>
                <w:rFonts w:ascii="Calibri" w:hAnsi="Calibri" w:cs="Calibri"/>
                <w:sz w:val="16"/>
              </w:rPr>
            </w:pPr>
            <w:ins w:id="1996"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3B14799" w14:textId="77777777" w:rsidR="00046502" w:rsidRPr="000C0EF6" w:rsidRDefault="00046502" w:rsidP="00046502">
            <w:pPr>
              <w:pStyle w:val="NormalWeb"/>
              <w:spacing w:after="0"/>
              <w:jc w:val="center"/>
              <w:textAlignment w:val="center"/>
              <w:rPr>
                <w:ins w:id="1997" w:author="作者"/>
                <w:rFonts w:ascii="Calibri" w:hAnsi="Calibri" w:cs="Calibri"/>
                <w:sz w:val="16"/>
              </w:rPr>
            </w:pPr>
            <w:ins w:id="1998"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0314A049" w14:textId="77777777" w:rsidR="00046502" w:rsidRPr="000C0EF6" w:rsidRDefault="00046502" w:rsidP="00046502">
            <w:pPr>
              <w:pStyle w:val="NormalWeb"/>
              <w:spacing w:after="0"/>
              <w:jc w:val="center"/>
              <w:textAlignment w:val="center"/>
              <w:rPr>
                <w:ins w:id="1999" w:author="作者"/>
                <w:rFonts w:ascii="Calibri" w:hAnsi="Calibri" w:cs="Calibri"/>
                <w:sz w:val="16"/>
              </w:rPr>
            </w:pPr>
            <w:ins w:id="2000"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4955D2FB" w14:textId="77777777" w:rsidR="00046502" w:rsidRPr="000C0EF6" w:rsidRDefault="00046502" w:rsidP="00046502">
            <w:pPr>
              <w:pStyle w:val="NormalWeb"/>
              <w:spacing w:after="0"/>
              <w:jc w:val="center"/>
              <w:textAlignment w:val="center"/>
              <w:rPr>
                <w:ins w:id="2001" w:author="作者"/>
                <w:rFonts w:ascii="Calibri" w:hAnsi="Calibri" w:cs="Calibri"/>
                <w:sz w:val="16"/>
              </w:rPr>
            </w:pPr>
            <w:ins w:id="2002"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7C8BC571" w14:textId="77777777" w:rsidR="00046502" w:rsidRPr="000C0EF6" w:rsidRDefault="00046502" w:rsidP="00046502">
            <w:pPr>
              <w:pStyle w:val="NormalWeb"/>
              <w:spacing w:after="0"/>
              <w:jc w:val="center"/>
              <w:textAlignment w:val="center"/>
              <w:rPr>
                <w:ins w:id="2003" w:author="作者"/>
                <w:rFonts w:ascii="Calibri" w:hAnsi="Calibri" w:cs="Calibri"/>
                <w:sz w:val="16"/>
              </w:rPr>
            </w:pPr>
            <w:ins w:id="2004"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1922843A" w14:textId="77777777" w:rsidR="00046502" w:rsidRPr="000C0EF6" w:rsidRDefault="00046502" w:rsidP="00046502">
            <w:pPr>
              <w:pStyle w:val="NormalWeb"/>
              <w:spacing w:after="0"/>
              <w:jc w:val="center"/>
              <w:textAlignment w:val="center"/>
              <w:rPr>
                <w:ins w:id="2005" w:author="作者"/>
                <w:rFonts w:ascii="Calibri" w:hAnsi="Calibri" w:cs="Calibri"/>
                <w:sz w:val="16"/>
              </w:rPr>
            </w:pPr>
            <w:ins w:id="2006"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5C37686E" w14:textId="77777777" w:rsidR="00046502" w:rsidRPr="000C0EF6" w:rsidRDefault="00046502" w:rsidP="00046502">
            <w:pPr>
              <w:pStyle w:val="NormalWeb"/>
              <w:spacing w:after="0"/>
              <w:jc w:val="center"/>
              <w:textAlignment w:val="center"/>
              <w:rPr>
                <w:ins w:id="2007" w:author="作者"/>
                <w:rFonts w:ascii="Calibri" w:hAnsi="Calibri" w:cs="Calibri"/>
                <w:sz w:val="16"/>
              </w:rPr>
            </w:pPr>
            <w:ins w:id="2008" w:author="作者">
              <w:r w:rsidRPr="000C0EF6">
                <w:rPr>
                  <w:rFonts w:ascii="Calibri" w:hAnsi="Calibri" w:cs="Calibri"/>
                  <w:color w:val="000000"/>
                  <w:kern w:val="24"/>
                  <w:sz w:val="16"/>
                </w:rPr>
                <w:t>-1</w:t>
              </w:r>
            </w:ins>
          </w:p>
        </w:tc>
      </w:tr>
      <w:tr w:rsidR="00046502" w:rsidRPr="00147CD0" w14:paraId="00FDCDD5" w14:textId="77777777" w:rsidTr="00046502">
        <w:trPr>
          <w:cantSplit/>
          <w:trHeight w:val="170"/>
          <w:jc w:val="center"/>
          <w:ins w:id="2009"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86C1F9E" w14:textId="77777777" w:rsidR="00046502" w:rsidRPr="00734A76" w:rsidRDefault="00046502" w:rsidP="00046502">
            <w:pPr>
              <w:keepNext/>
              <w:keepLines/>
              <w:jc w:val="center"/>
              <w:rPr>
                <w:ins w:id="2010" w:author="作者"/>
                <w:rFonts w:ascii="Arial" w:hAnsi="Arial"/>
                <w:sz w:val="18"/>
                <w:szCs w:val="20"/>
              </w:rPr>
            </w:pPr>
            <w:ins w:id="2011" w:author="作者">
              <w:r w:rsidRPr="00734A76">
                <w:rPr>
                  <w:rFonts w:ascii="Arial" w:hAnsi="Arial"/>
                  <w:sz w:val="18"/>
                  <w:szCs w:val="20"/>
                </w:rPr>
                <w:t>12</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05C153" w14:textId="77777777" w:rsidR="00046502" w:rsidRPr="000C0EF6" w:rsidRDefault="00046502" w:rsidP="00046502">
            <w:pPr>
              <w:pStyle w:val="NormalWeb"/>
              <w:spacing w:after="0"/>
              <w:jc w:val="center"/>
              <w:textAlignment w:val="center"/>
              <w:rPr>
                <w:ins w:id="2012" w:author="作者"/>
                <w:rFonts w:ascii="Calibri" w:hAnsi="Calibri" w:cs="Calibri"/>
                <w:sz w:val="16"/>
              </w:rPr>
            </w:pPr>
            <w:ins w:id="201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2D64739" w14:textId="77777777" w:rsidR="00046502" w:rsidRPr="000C0EF6" w:rsidRDefault="00046502" w:rsidP="00046502">
            <w:pPr>
              <w:pStyle w:val="NormalWeb"/>
              <w:spacing w:after="0"/>
              <w:jc w:val="center"/>
              <w:textAlignment w:val="center"/>
              <w:rPr>
                <w:ins w:id="2014" w:author="作者"/>
                <w:rFonts w:ascii="Calibri" w:hAnsi="Calibri" w:cs="Calibri"/>
                <w:sz w:val="16"/>
              </w:rPr>
            </w:pPr>
            <w:ins w:id="2015"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17726C8" w14:textId="77777777" w:rsidR="00046502" w:rsidRPr="000C0EF6" w:rsidRDefault="00046502" w:rsidP="00046502">
            <w:pPr>
              <w:pStyle w:val="NormalWeb"/>
              <w:spacing w:after="0"/>
              <w:jc w:val="center"/>
              <w:textAlignment w:val="center"/>
              <w:rPr>
                <w:ins w:id="2016" w:author="作者"/>
                <w:rFonts w:ascii="Calibri" w:hAnsi="Calibri" w:cs="Calibri"/>
                <w:sz w:val="16"/>
              </w:rPr>
            </w:pPr>
            <w:ins w:id="201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3178EAA" w14:textId="77777777" w:rsidR="00046502" w:rsidRPr="000C0EF6" w:rsidRDefault="00046502" w:rsidP="00046502">
            <w:pPr>
              <w:pStyle w:val="NormalWeb"/>
              <w:spacing w:after="0"/>
              <w:jc w:val="center"/>
              <w:textAlignment w:val="center"/>
              <w:rPr>
                <w:ins w:id="2018" w:author="作者"/>
                <w:rFonts w:ascii="Calibri" w:hAnsi="Calibri" w:cs="Calibri"/>
                <w:sz w:val="16"/>
              </w:rPr>
            </w:pPr>
            <w:ins w:id="2019"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9C8D896" w14:textId="77777777" w:rsidR="00046502" w:rsidRPr="000C0EF6" w:rsidRDefault="00046502" w:rsidP="00046502">
            <w:pPr>
              <w:pStyle w:val="NormalWeb"/>
              <w:spacing w:after="0"/>
              <w:jc w:val="center"/>
              <w:textAlignment w:val="center"/>
              <w:rPr>
                <w:ins w:id="2020" w:author="作者"/>
                <w:rFonts w:ascii="Calibri" w:hAnsi="Calibri" w:cs="Calibri"/>
                <w:sz w:val="16"/>
              </w:rPr>
            </w:pPr>
            <w:ins w:id="2021"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929E19D" w14:textId="77777777" w:rsidR="00046502" w:rsidRPr="000C0EF6" w:rsidRDefault="00046502" w:rsidP="00046502">
            <w:pPr>
              <w:pStyle w:val="NormalWeb"/>
              <w:spacing w:after="0"/>
              <w:jc w:val="center"/>
              <w:textAlignment w:val="center"/>
              <w:rPr>
                <w:ins w:id="2022" w:author="作者"/>
                <w:rFonts w:ascii="Calibri" w:hAnsi="Calibri" w:cs="Calibri"/>
                <w:sz w:val="16"/>
              </w:rPr>
            </w:pPr>
            <w:ins w:id="2023"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26C105D3" w14:textId="77777777" w:rsidR="00046502" w:rsidRPr="000C0EF6" w:rsidRDefault="00046502" w:rsidP="00046502">
            <w:pPr>
              <w:pStyle w:val="NormalWeb"/>
              <w:spacing w:after="0"/>
              <w:jc w:val="center"/>
              <w:textAlignment w:val="center"/>
              <w:rPr>
                <w:ins w:id="2024" w:author="作者"/>
                <w:rFonts w:ascii="Calibri" w:hAnsi="Calibri" w:cs="Calibri"/>
                <w:sz w:val="16"/>
              </w:rPr>
            </w:pPr>
            <w:ins w:id="202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5609358F" w14:textId="77777777" w:rsidR="00046502" w:rsidRPr="000C0EF6" w:rsidRDefault="00046502" w:rsidP="00046502">
            <w:pPr>
              <w:pStyle w:val="NormalWeb"/>
              <w:spacing w:after="0"/>
              <w:jc w:val="center"/>
              <w:textAlignment w:val="center"/>
              <w:rPr>
                <w:ins w:id="2026" w:author="作者"/>
                <w:rFonts w:ascii="Calibri" w:hAnsi="Calibri" w:cs="Calibri"/>
                <w:sz w:val="16"/>
              </w:rPr>
            </w:pPr>
            <w:ins w:id="2027"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3A589AD9" w14:textId="77777777" w:rsidR="00046502" w:rsidRPr="000C0EF6" w:rsidRDefault="00046502" w:rsidP="00046502">
            <w:pPr>
              <w:pStyle w:val="NormalWeb"/>
              <w:spacing w:after="0"/>
              <w:jc w:val="center"/>
              <w:textAlignment w:val="center"/>
              <w:rPr>
                <w:ins w:id="2028" w:author="作者"/>
                <w:rFonts w:ascii="Calibri" w:hAnsi="Calibri" w:cs="Calibri"/>
                <w:sz w:val="16"/>
              </w:rPr>
            </w:pPr>
            <w:ins w:id="2029"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74393FE2" w14:textId="77777777" w:rsidR="00046502" w:rsidRPr="000C0EF6" w:rsidRDefault="00046502" w:rsidP="00046502">
            <w:pPr>
              <w:pStyle w:val="NormalWeb"/>
              <w:spacing w:after="0"/>
              <w:jc w:val="center"/>
              <w:textAlignment w:val="center"/>
              <w:rPr>
                <w:ins w:id="2030" w:author="作者"/>
                <w:rFonts w:ascii="Calibri" w:hAnsi="Calibri" w:cs="Calibri"/>
                <w:sz w:val="16"/>
              </w:rPr>
            </w:pPr>
            <w:ins w:id="203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5354C520" w14:textId="77777777" w:rsidR="00046502" w:rsidRPr="000C0EF6" w:rsidRDefault="00046502" w:rsidP="00046502">
            <w:pPr>
              <w:pStyle w:val="NormalWeb"/>
              <w:spacing w:after="0"/>
              <w:jc w:val="center"/>
              <w:textAlignment w:val="center"/>
              <w:rPr>
                <w:ins w:id="2032" w:author="作者"/>
                <w:rFonts w:ascii="Calibri" w:hAnsi="Calibri" w:cs="Calibri"/>
                <w:sz w:val="16"/>
              </w:rPr>
            </w:pPr>
            <w:ins w:id="2033"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761B388F" w14:textId="77777777" w:rsidR="00046502" w:rsidRPr="000C0EF6" w:rsidRDefault="00046502" w:rsidP="00046502">
            <w:pPr>
              <w:pStyle w:val="NormalWeb"/>
              <w:spacing w:after="0"/>
              <w:jc w:val="center"/>
              <w:textAlignment w:val="center"/>
              <w:rPr>
                <w:ins w:id="2034" w:author="作者"/>
                <w:rFonts w:ascii="Calibri" w:hAnsi="Calibri" w:cs="Calibri"/>
                <w:sz w:val="16"/>
              </w:rPr>
            </w:pPr>
            <w:ins w:id="203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0D55C149" w14:textId="77777777" w:rsidR="00046502" w:rsidRPr="000C0EF6" w:rsidRDefault="00046502" w:rsidP="00046502">
            <w:pPr>
              <w:pStyle w:val="NormalWeb"/>
              <w:spacing w:after="0"/>
              <w:jc w:val="center"/>
              <w:textAlignment w:val="center"/>
              <w:rPr>
                <w:ins w:id="2036" w:author="作者"/>
                <w:rFonts w:ascii="Calibri" w:hAnsi="Calibri" w:cs="Calibri"/>
                <w:sz w:val="16"/>
              </w:rPr>
            </w:pPr>
            <w:ins w:id="203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2DE4C066" w14:textId="77777777" w:rsidR="00046502" w:rsidRPr="000C0EF6" w:rsidRDefault="00046502" w:rsidP="00046502">
            <w:pPr>
              <w:pStyle w:val="NormalWeb"/>
              <w:spacing w:after="0"/>
              <w:jc w:val="center"/>
              <w:textAlignment w:val="center"/>
              <w:rPr>
                <w:ins w:id="2038" w:author="作者"/>
                <w:rFonts w:ascii="Calibri" w:hAnsi="Calibri" w:cs="Calibri"/>
                <w:sz w:val="16"/>
              </w:rPr>
            </w:pPr>
            <w:ins w:id="2039"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3BB5C958" w14:textId="77777777" w:rsidR="00046502" w:rsidRPr="000C0EF6" w:rsidRDefault="00046502" w:rsidP="00046502">
            <w:pPr>
              <w:pStyle w:val="NormalWeb"/>
              <w:spacing w:after="0"/>
              <w:jc w:val="center"/>
              <w:textAlignment w:val="center"/>
              <w:rPr>
                <w:ins w:id="2040" w:author="作者"/>
                <w:rFonts w:ascii="Calibri" w:hAnsi="Calibri" w:cs="Calibri"/>
                <w:sz w:val="16"/>
              </w:rPr>
            </w:pPr>
            <w:ins w:id="2041"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47FA08F7" w14:textId="77777777" w:rsidR="00046502" w:rsidRPr="000C0EF6" w:rsidRDefault="00046502" w:rsidP="00046502">
            <w:pPr>
              <w:pStyle w:val="NormalWeb"/>
              <w:spacing w:after="0"/>
              <w:jc w:val="center"/>
              <w:textAlignment w:val="center"/>
              <w:rPr>
                <w:ins w:id="2042" w:author="作者"/>
                <w:rFonts w:ascii="Calibri" w:hAnsi="Calibri" w:cs="Calibri"/>
                <w:sz w:val="16"/>
              </w:rPr>
            </w:pPr>
            <w:ins w:id="204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5E36B6F5" w14:textId="77777777" w:rsidR="00046502" w:rsidRPr="000C0EF6" w:rsidRDefault="00046502" w:rsidP="00046502">
            <w:pPr>
              <w:pStyle w:val="NormalWeb"/>
              <w:spacing w:after="0"/>
              <w:jc w:val="center"/>
              <w:textAlignment w:val="center"/>
              <w:rPr>
                <w:ins w:id="2044" w:author="作者"/>
                <w:rFonts w:ascii="Calibri" w:hAnsi="Calibri" w:cs="Calibri"/>
                <w:sz w:val="16"/>
              </w:rPr>
            </w:pPr>
            <w:ins w:id="2045"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7415BCED" w14:textId="77777777" w:rsidR="00046502" w:rsidRPr="000C0EF6" w:rsidRDefault="00046502" w:rsidP="00046502">
            <w:pPr>
              <w:pStyle w:val="NormalWeb"/>
              <w:spacing w:after="0"/>
              <w:jc w:val="center"/>
              <w:textAlignment w:val="center"/>
              <w:rPr>
                <w:ins w:id="2046" w:author="作者"/>
                <w:rFonts w:ascii="Calibri" w:hAnsi="Calibri" w:cs="Calibri"/>
                <w:sz w:val="16"/>
              </w:rPr>
            </w:pPr>
            <w:ins w:id="2047" w:author="作者">
              <w:r w:rsidRPr="000C0EF6">
                <w:rPr>
                  <w:rFonts w:ascii="Calibri" w:hAnsi="Calibri" w:cs="Calibri"/>
                  <w:color w:val="000000"/>
                  <w:kern w:val="24"/>
                  <w:sz w:val="16"/>
                </w:rPr>
                <w:t>3</w:t>
              </w:r>
            </w:ins>
          </w:p>
        </w:tc>
      </w:tr>
      <w:tr w:rsidR="00046502" w:rsidRPr="00322011" w14:paraId="1BC3004D" w14:textId="77777777" w:rsidTr="00046502">
        <w:trPr>
          <w:cantSplit/>
          <w:trHeight w:val="170"/>
          <w:jc w:val="center"/>
          <w:ins w:id="2048"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3CE1010" w14:textId="77777777" w:rsidR="00046502" w:rsidRPr="00734A76" w:rsidRDefault="00046502" w:rsidP="00046502">
            <w:pPr>
              <w:keepNext/>
              <w:keepLines/>
              <w:jc w:val="center"/>
              <w:rPr>
                <w:ins w:id="2049" w:author="作者"/>
                <w:rFonts w:ascii="Arial" w:hAnsi="Arial"/>
                <w:sz w:val="18"/>
                <w:szCs w:val="20"/>
              </w:rPr>
            </w:pPr>
            <w:ins w:id="2050" w:author="作者">
              <w:r w:rsidRPr="00734A76">
                <w:rPr>
                  <w:rFonts w:ascii="Arial" w:hAnsi="Arial"/>
                  <w:sz w:val="18"/>
                  <w:szCs w:val="20"/>
                </w:rPr>
                <w:t>13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4B0BAF" w14:textId="77777777" w:rsidR="00046502" w:rsidRPr="000C0EF6" w:rsidRDefault="00046502" w:rsidP="00046502">
            <w:pPr>
              <w:pStyle w:val="NormalWeb"/>
              <w:spacing w:after="0"/>
              <w:jc w:val="center"/>
              <w:textAlignment w:val="center"/>
              <w:rPr>
                <w:ins w:id="2051" w:author="作者"/>
                <w:rFonts w:ascii="Calibri" w:hAnsi="Calibri" w:cs="Calibri"/>
                <w:sz w:val="16"/>
              </w:rPr>
            </w:pPr>
            <w:ins w:id="2052"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0BFDB2" w14:textId="77777777" w:rsidR="00046502" w:rsidRPr="000C0EF6" w:rsidRDefault="00046502" w:rsidP="00046502">
            <w:pPr>
              <w:pStyle w:val="NormalWeb"/>
              <w:spacing w:after="0"/>
              <w:jc w:val="center"/>
              <w:textAlignment w:val="center"/>
              <w:rPr>
                <w:ins w:id="2053" w:author="作者"/>
                <w:rFonts w:ascii="Calibri" w:hAnsi="Calibri" w:cs="Calibri"/>
                <w:sz w:val="16"/>
              </w:rPr>
            </w:pPr>
            <w:ins w:id="2054"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41071F1" w14:textId="77777777" w:rsidR="00046502" w:rsidRPr="000C0EF6" w:rsidRDefault="00046502" w:rsidP="00046502">
            <w:pPr>
              <w:pStyle w:val="NormalWeb"/>
              <w:spacing w:after="0"/>
              <w:jc w:val="center"/>
              <w:textAlignment w:val="center"/>
              <w:rPr>
                <w:ins w:id="2055" w:author="作者"/>
                <w:rFonts w:ascii="Calibri" w:hAnsi="Calibri" w:cs="Calibri"/>
                <w:sz w:val="16"/>
              </w:rPr>
            </w:pPr>
            <w:ins w:id="2056"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EFE54C" w14:textId="77777777" w:rsidR="00046502" w:rsidRPr="000C0EF6" w:rsidRDefault="00046502" w:rsidP="00046502">
            <w:pPr>
              <w:pStyle w:val="NormalWeb"/>
              <w:spacing w:after="0"/>
              <w:jc w:val="center"/>
              <w:textAlignment w:val="center"/>
              <w:rPr>
                <w:ins w:id="2057" w:author="作者"/>
                <w:rFonts w:ascii="Calibri" w:hAnsi="Calibri" w:cs="Calibri"/>
                <w:sz w:val="16"/>
              </w:rPr>
            </w:pPr>
            <w:ins w:id="205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F3C57AB" w14:textId="77777777" w:rsidR="00046502" w:rsidRPr="000C0EF6" w:rsidRDefault="00046502" w:rsidP="00046502">
            <w:pPr>
              <w:pStyle w:val="NormalWeb"/>
              <w:spacing w:after="0"/>
              <w:jc w:val="center"/>
              <w:textAlignment w:val="center"/>
              <w:rPr>
                <w:ins w:id="2059" w:author="作者"/>
                <w:rFonts w:ascii="Calibri" w:hAnsi="Calibri" w:cs="Calibri"/>
                <w:sz w:val="16"/>
              </w:rPr>
            </w:pPr>
            <w:ins w:id="2060"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8FC2AC4" w14:textId="77777777" w:rsidR="00046502" w:rsidRPr="000C0EF6" w:rsidRDefault="00046502" w:rsidP="00046502">
            <w:pPr>
              <w:pStyle w:val="NormalWeb"/>
              <w:spacing w:after="0"/>
              <w:jc w:val="center"/>
              <w:textAlignment w:val="center"/>
              <w:rPr>
                <w:ins w:id="2061" w:author="作者"/>
                <w:rFonts w:ascii="Calibri" w:hAnsi="Calibri" w:cs="Calibri"/>
                <w:sz w:val="16"/>
              </w:rPr>
            </w:pPr>
            <w:ins w:id="2062"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0D016D8F" w14:textId="77777777" w:rsidR="00046502" w:rsidRPr="000C0EF6" w:rsidRDefault="00046502" w:rsidP="00046502">
            <w:pPr>
              <w:pStyle w:val="NormalWeb"/>
              <w:spacing w:after="0"/>
              <w:jc w:val="center"/>
              <w:textAlignment w:val="center"/>
              <w:rPr>
                <w:ins w:id="2063" w:author="作者"/>
                <w:rFonts w:ascii="Calibri" w:hAnsi="Calibri" w:cs="Calibri"/>
                <w:sz w:val="16"/>
              </w:rPr>
            </w:pPr>
            <w:ins w:id="2064"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0AD4BDF3" w14:textId="77777777" w:rsidR="00046502" w:rsidRPr="000C0EF6" w:rsidRDefault="00046502" w:rsidP="00046502">
            <w:pPr>
              <w:pStyle w:val="NormalWeb"/>
              <w:spacing w:after="0"/>
              <w:jc w:val="center"/>
              <w:textAlignment w:val="center"/>
              <w:rPr>
                <w:ins w:id="2065" w:author="作者"/>
                <w:rFonts w:ascii="Calibri" w:hAnsi="Calibri" w:cs="Calibri"/>
                <w:sz w:val="16"/>
              </w:rPr>
            </w:pPr>
            <w:ins w:id="2066"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1E87D332" w14:textId="77777777" w:rsidR="00046502" w:rsidRPr="000C0EF6" w:rsidRDefault="00046502" w:rsidP="00046502">
            <w:pPr>
              <w:pStyle w:val="NormalWeb"/>
              <w:spacing w:after="0"/>
              <w:jc w:val="center"/>
              <w:textAlignment w:val="center"/>
              <w:rPr>
                <w:ins w:id="2067" w:author="作者"/>
                <w:rFonts w:ascii="Calibri" w:hAnsi="Calibri" w:cs="Calibri"/>
                <w:sz w:val="16"/>
              </w:rPr>
            </w:pPr>
            <w:ins w:id="206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5BBDD651" w14:textId="77777777" w:rsidR="00046502" w:rsidRPr="000C0EF6" w:rsidRDefault="00046502" w:rsidP="00046502">
            <w:pPr>
              <w:pStyle w:val="NormalWeb"/>
              <w:spacing w:after="0"/>
              <w:jc w:val="center"/>
              <w:textAlignment w:val="center"/>
              <w:rPr>
                <w:ins w:id="2069" w:author="作者"/>
                <w:rFonts w:ascii="Calibri" w:hAnsi="Calibri" w:cs="Calibri"/>
                <w:sz w:val="16"/>
              </w:rPr>
            </w:pPr>
            <w:ins w:id="207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CD3C143" w14:textId="77777777" w:rsidR="00046502" w:rsidRPr="000C0EF6" w:rsidRDefault="00046502" w:rsidP="00046502">
            <w:pPr>
              <w:pStyle w:val="NormalWeb"/>
              <w:spacing w:after="0"/>
              <w:jc w:val="center"/>
              <w:textAlignment w:val="center"/>
              <w:rPr>
                <w:ins w:id="2071" w:author="作者"/>
                <w:rFonts w:ascii="Calibri" w:hAnsi="Calibri" w:cs="Calibri"/>
                <w:sz w:val="16"/>
              </w:rPr>
            </w:pPr>
            <w:ins w:id="2072"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02A9E708" w14:textId="77777777" w:rsidR="00046502" w:rsidRPr="000C0EF6" w:rsidRDefault="00046502" w:rsidP="00046502">
            <w:pPr>
              <w:pStyle w:val="NormalWeb"/>
              <w:spacing w:after="0"/>
              <w:jc w:val="center"/>
              <w:textAlignment w:val="center"/>
              <w:rPr>
                <w:ins w:id="2073" w:author="作者"/>
                <w:rFonts w:ascii="Calibri" w:hAnsi="Calibri" w:cs="Calibri"/>
                <w:sz w:val="16"/>
              </w:rPr>
            </w:pPr>
            <w:ins w:id="2074"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4B10E084" w14:textId="77777777" w:rsidR="00046502" w:rsidRPr="000C0EF6" w:rsidRDefault="00046502" w:rsidP="00046502">
            <w:pPr>
              <w:pStyle w:val="NormalWeb"/>
              <w:spacing w:after="0"/>
              <w:jc w:val="center"/>
              <w:textAlignment w:val="center"/>
              <w:rPr>
                <w:ins w:id="2075" w:author="作者"/>
                <w:rFonts w:ascii="Calibri" w:hAnsi="Calibri" w:cs="Calibri"/>
                <w:sz w:val="16"/>
              </w:rPr>
            </w:pPr>
            <w:ins w:id="2076"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61821426" w14:textId="77777777" w:rsidR="00046502" w:rsidRPr="000C0EF6" w:rsidRDefault="00046502" w:rsidP="00046502">
            <w:pPr>
              <w:pStyle w:val="NormalWeb"/>
              <w:spacing w:after="0"/>
              <w:jc w:val="center"/>
              <w:textAlignment w:val="center"/>
              <w:rPr>
                <w:ins w:id="2077" w:author="作者"/>
                <w:rFonts w:ascii="Calibri" w:hAnsi="Calibri" w:cs="Calibri"/>
                <w:sz w:val="16"/>
              </w:rPr>
            </w:pPr>
            <w:ins w:id="2078"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564BF1BC" w14:textId="77777777" w:rsidR="00046502" w:rsidRPr="000C0EF6" w:rsidRDefault="00046502" w:rsidP="00046502">
            <w:pPr>
              <w:pStyle w:val="NormalWeb"/>
              <w:spacing w:after="0"/>
              <w:jc w:val="center"/>
              <w:textAlignment w:val="center"/>
              <w:rPr>
                <w:ins w:id="2079" w:author="作者"/>
                <w:rFonts w:ascii="Calibri" w:hAnsi="Calibri" w:cs="Calibri"/>
                <w:sz w:val="16"/>
              </w:rPr>
            </w:pPr>
            <w:ins w:id="208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3A85A3C5" w14:textId="77777777" w:rsidR="00046502" w:rsidRPr="000C0EF6" w:rsidRDefault="00046502" w:rsidP="00046502">
            <w:pPr>
              <w:pStyle w:val="NormalWeb"/>
              <w:spacing w:after="0"/>
              <w:jc w:val="center"/>
              <w:textAlignment w:val="center"/>
              <w:rPr>
                <w:ins w:id="2081" w:author="作者"/>
                <w:rFonts w:ascii="Calibri" w:hAnsi="Calibri" w:cs="Calibri"/>
                <w:sz w:val="16"/>
              </w:rPr>
            </w:pPr>
            <w:ins w:id="2082"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33E89AAD" w14:textId="77777777" w:rsidR="00046502" w:rsidRPr="000C0EF6" w:rsidRDefault="00046502" w:rsidP="00046502">
            <w:pPr>
              <w:pStyle w:val="NormalWeb"/>
              <w:spacing w:after="0"/>
              <w:jc w:val="center"/>
              <w:textAlignment w:val="center"/>
              <w:rPr>
                <w:ins w:id="2083" w:author="作者"/>
                <w:rFonts w:ascii="Calibri" w:hAnsi="Calibri" w:cs="Calibri"/>
                <w:sz w:val="16"/>
              </w:rPr>
            </w:pPr>
            <w:ins w:id="2084"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7D82BE14" w14:textId="77777777" w:rsidR="00046502" w:rsidRPr="000C0EF6" w:rsidRDefault="00046502" w:rsidP="00046502">
            <w:pPr>
              <w:pStyle w:val="NormalWeb"/>
              <w:spacing w:after="0"/>
              <w:jc w:val="center"/>
              <w:textAlignment w:val="center"/>
              <w:rPr>
                <w:ins w:id="2085" w:author="作者"/>
                <w:rFonts w:ascii="Calibri" w:hAnsi="Calibri" w:cs="Calibri"/>
                <w:sz w:val="16"/>
              </w:rPr>
            </w:pPr>
            <w:ins w:id="2086" w:author="作者">
              <w:r w:rsidRPr="000C0EF6">
                <w:rPr>
                  <w:rFonts w:ascii="Calibri" w:hAnsi="Calibri" w:cs="Calibri"/>
                  <w:color w:val="000000"/>
                  <w:kern w:val="24"/>
                  <w:sz w:val="16"/>
                </w:rPr>
                <w:t>1</w:t>
              </w:r>
            </w:ins>
          </w:p>
        </w:tc>
      </w:tr>
      <w:tr w:rsidR="00046502" w:rsidRPr="00322011" w14:paraId="46D81244" w14:textId="77777777" w:rsidTr="00046502">
        <w:trPr>
          <w:cantSplit/>
          <w:trHeight w:val="170"/>
          <w:jc w:val="center"/>
          <w:ins w:id="2087"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EF4757" w14:textId="77777777" w:rsidR="00046502" w:rsidRPr="00734A76" w:rsidRDefault="00046502" w:rsidP="00046502">
            <w:pPr>
              <w:keepNext/>
              <w:keepLines/>
              <w:jc w:val="center"/>
              <w:rPr>
                <w:ins w:id="2088" w:author="作者"/>
                <w:rFonts w:ascii="Arial" w:hAnsi="Arial"/>
                <w:sz w:val="18"/>
                <w:szCs w:val="20"/>
              </w:rPr>
            </w:pPr>
            <w:ins w:id="2089" w:author="作者">
              <w:r w:rsidRPr="00734A76">
                <w:rPr>
                  <w:rFonts w:ascii="Arial" w:hAnsi="Arial"/>
                  <w:sz w:val="18"/>
                  <w:szCs w:val="20"/>
                </w:rPr>
                <w:t>14</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090A561" w14:textId="77777777" w:rsidR="00046502" w:rsidRPr="000C0EF6" w:rsidRDefault="00046502" w:rsidP="00046502">
            <w:pPr>
              <w:pStyle w:val="NormalWeb"/>
              <w:spacing w:after="0"/>
              <w:jc w:val="center"/>
              <w:textAlignment w:val="center"/>
              <w:rPr>
                <w:ins w:id="2090" w:author="作者"/>
                <w:rFonts w:ascii="Calibri" w:hAnsi="Calibri" w:cs="Calibri"/>
                <w:sz w:val="16"/>
              </w:rPr>
            </w:pPr>
            <w:ins w:id="209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8254CBC" w14:textId="77777777" w:rsidR="00046502" w:rsidRPr="000C0EF6" w:rsidRDefault="00046502" w:rsidP="00046502">
            <w:pPr>
              <w:pStyle w:val="NormalWeb"/>
              <w:spacing w:after="0"/>
              <w:jc w:val="center"/>
              <w:textAlignment w:val="center"/>
              <w:rPr>
                <w:ins w:id="2092" w:author="作者"/>
                <w:rFonts w:ascii="Calibri" w:hAnsi="Calibri" w:cs="Calibri"/>
                <w:sz w:val="16"/>
              </w:rPr>
            </w:pPr>
            <w:ins w:id="2093"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9FDA19D" w14:textId="77777777" w:rsidR="00046502" w:rsidRPr="000C0EF6" w:rsidRDefault="00046502" w:rsidP="00046502">
            <w:pPr>
              <w:pStyle w:val="NormalWeb"/>
              <w:spacing w:after="0"/>
              <w:jc w:val="center"/>
              <w:textAlignment w:val="center"/>
              <w:rPr>
                <w:ins w:id="2094" w:author="作者"/>
                <w:rFonts w:ascii="Calibri" w:hAnsi="Calibri" w:cs="Calibri"/>
                <w:sz w:val="16"/>
              </w:rPr>
            </w:pPr>
            <w:ins w:id="209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22DCB4C" w14:textId="77777777" w:rsidR="00046502" w:rsidRPr="000C0EF6" w:rsidRDefault="00046502" w:rsidP="00046502">
            <w:pPr>
              <w:pStyle w:val="NormalWeb"/>
              <w:spacing w:after="0"/>
              <w:jc w:val="center"/>
              <w:textAlignment w:val="center"/>
              <w:rPr>
                <w:ins w:id="2096" w:author="作者"/>
                <w:rFonts w:ascii="Calibri" w:hAnsi="Calibri" w:cs="Calibri"/>
                <w:sz w:val="16"/>
              </w:rPr>
            </w:pPr>
            <w:ins w:id="209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1DCCC1F" w14:textId="77777777" w:rsidR="00046502" w:rsidRPr="000C0EF6" w:rsidRDefault="00046502" w:rsidP="00046502">
            <w:pPr>
              <w:pStyle w:val="NormalWeb"/>
              <w:spacing w:after="0"/>
              <w:jc w:val="center"/>
              <w:textAlignment w:val="center"/>
              <w:rPr>
                <w:ins w:id="2098" w:author="作者"/>
                <w:rFonts w:ascii="Calibri" w:hAnsi="Calibri" w:cs="Calibri"/>
                <w:sz w:val="16"/>
              </w:rPr>
            </w:pPr>
            <w:ins w:id="2099"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E8F8CDD" w14:textId="77777777" w:rsidR="00046502" w:rsidRPr="000C0EF6" w:rsidRDefault="00046502" w:rsidP="00046502">
            <w:pPr>
              <w:pStyle w:val="NormalWeb"/>
              <w:spacing w:after="0"/>
              <w:jc w:val="center"/>
              <w:textAlignment w:val="center"/>
              <w:rPr>
                <w:ins w:id="2100" w:author="作者"/>
                <w:rFonts w:ascii="Calibri" w:hAnsi="Calibri" w:cs="Calibri"/>
                <w:sz w:val="16"/>
              </w:rPr>
            </w:pPr>
            <w:ins w:id="210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641BF5B1" w14:textId="77777777" w:rsidR="00046502" w:rsidRPr="000C0EF6" w:rsidRDefault="00046502" w:rsidP="00046502">
            <w:pPr>
              <w:pStyle w:val="NormalWeb"/>
              <w:spacing w:after="0"/>
              <w:jc w:val="center"/>
              <w:textAlignment w:val="center"/>
              <w:rPr>
                <w:ins w:id="2102" w:author="作者"/>
                <w:rFonts w:ascii="Calibri" w:hAnsi="Calibri" w:cs="Calibri"/>
                <w:sz w:val="16"/>
              </w:rPr>
            </w:pPr>
            <w:ins w:id="2103"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1FAD6770" w14:textId="77777777" w:rsidR="00046502" w:rsidRPr="000C0EF6" w:rsidRDefault="00046502" w:rsidP="00046502">
            <w:pPr>
              <w:pStyle w:val="NormalWeb"/>
              <w:spacing w:after="0"/>
              <w:jc w:val="center"/>
              <w:textAlignment w:val="center"/>
              <w:rPr>
                <w:ins w:id="2104" w:author="作者"/>
                <w:rFonts w:ascii="Calibri" w:hAnsi="Calibri" w:cs="Calibri"/>
                <w:sz w:val="16"/>
              </w:rPr>
            </w:pPr>
            <w:ins w:id="2105"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5A65E8E3" w14:textId="77777777" w:rsidR="00046502" w:rsidRPr="000C0EF6" w:rsidRDefault="00046502" w:rsidP="00046502">
            <w:pPr>
              <w:pStyle w:val="NormalWeb"/>
              <w:spacing w:after="0"/>
              <w:jc w:val="center"/>
              <w:textAlignment w:val="center"/>
              <w:rPr>
                <w:ins w:id="2106" w:author="作者"/>
                <w:rFonts w:ascii="Calibri" w:hAnsi="Calibri" w:cs="Calibri"/>
                <w:sz w:val="16"/>
              </w:rPr>
            </w:pPr>
            <w:ins w:id="210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2A424F5" w14:textId="77777777" w:rsidR="00046502" w:rsidRPr="000C0EF6" w:rsidRDefault="00046502" w:rsidP="00046502">
            <w:pPr>
              <w:pStyle w:val="NormalWeb"/>
              <w:spacing w:after="0"/>
              <w:jc w:val="center"/>
              <w:textAlignment w:val="center"/>
              <w:rPr>
                <w:ins w:id="2108" w:author="作者"/>
                <w:rFonts w:ascii="Calibri" w:hAnsi="Calibri" w:cs="Calibri"/>
                <w:sz w:val="16"/>
              </w:rPr>
            </w:pPr>
            <w:ins w:id="2109"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3E2A9256" w14:textId="77777777" w:rsidR="00046502" w:rsidRPr="000C0EF6" w:rsidRDefault="00046502" w:rsidP="00046502">
            <w:pPr>
              <w:pStyle w:val="NormalWeb"/>
              <w:spacing w:after="0"/>
              <w:jc w:val="center"/>
              <w:textAlignment w:val="center"/>
              <w:rPr>
                <w:ins w:id="2110" w:author="作者"/>
                <w:rFonts w:ascii="Calibri" w:hAnsi="Calibri" w:cs="Calibri"/>
                <w:sz w:val="16"/>
              </w:rPr>
            </w:pPr>
            <w:ins w:id="2111"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023CC417" w14:textId="77777777" w:rsidR="00046502" w:rsidRPr="000C0EF6" w:rsidRDefault="00046502" w:rsidP="00046502">
            <w:pPr>
              <w:pStyle w:val="NormalWeb"/>
              <w:spacing w:after="0"/>
              <w:jc w:val="center"/>
              <w:textAlignment w:val="center"/>
              <w:rPr>
                <w:ins w:id="2112" w:author="作者"/>
                <w:rFonts w:ascii="Calibri" w:hAnsi="Calibri" w:cs="Calibri"/>
                <w:sz w:val="16"/>
              </w:rPr>
            </w:pPr>
            <w:ins w:id="2113"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703B4779" w14:textId="77777777" w:rsidR="00046502" w:rsidRPr="000C0EF6" w:rsidRDefault="00046502" w:rsidP="00046502">
            <w:pPr>
              <w:pStyle w:val="NormalWeb"/>
              <w:spacing w:after="0"/>
              <w:jc w:val="center"/>
              <w:textAlignment w:val="center"/>
              <w:rPr>
                <w:ins w:id="2114" w:author="作者"/>
                <w:rFonts w:ascii="Calibri" w:hAnsi="Calibri" w:cs="Calibri"/>
                <w:sz w:val="16"/>
              </w:rPr>
            </w:pPr>
            <w:ins w:id="2115"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2D31D1BD" w14:textId="77777777" w:rsidR="00046502" w:rsidRPr="000C0EF6" w:rsidRDefault="00046502" w:rsidP="00046502">
            <w:pPr>
              <w:pStyle w:val="NormalWeb"/>
              <w:spacing w:after="0"/>
              <w:jc w:val="center"/>
              <w:textAlignment w:val="center"/>
              <w:rPr>
                <w:ins w:id="2116" w:author="作者"/>
                <w:rFonts w:ascii="Calibri" w:hAnsi="Calibri" w:cs="Calibri"/>
                <w:sz w:val="16"/>
              </w:rPr>
            </w:pPr>
            <w:ins w:id="2117"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6B4815E6" w14:textId="77777777" w:rsidR="00046502" w:rsidRPr="000C0EF6" w:rsidRDefault="00046502" w:rsidP="00046502">
            <w:pPr>
              <w:pStyle w:val="NormalWeb"/>
              <w:spacing w:after="0"/>
              <w:jc w:val="center"/>
              <w:textAlignment w:val="center"/>
              <w:rPr>
                <w:ins w:id="2118" w:author="作者"/>
                <w:rFonts w:ascii="Calibri" w:hAnsi="Calibri" w:cs="Calibri"/>
                <w:sz w:val="16"/>
              </w:rPr>
            </w:pPr>
            <w:ins w:id="2119"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477D1B61" w14:textId="77777777" w:rsidR="00046502" w:rsidRPr="000C0EF6" w:rsidRDefault="00046502" w:rsidP="00046502">
            <w:pPr>
              <w:pStyle w:val="NormalWeb"/>
              <w:spacing w:after="0"/>
              <w:jc w:val="center"/>
              <w:textAlignment w:val="center"/>
              <w:rPr>
                <w:ins w:id="2120" w:author="作者"/>
                <w:rFonts w:ascii="Calibri" w:hAnsi="Calibri" w:cs="Calibri"/>
                <w:sz w:val="16"/>
              </w:rPr>
            </w:pPr>
            <w:ins w:id="212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259037C6" w14:textId="77777777" w:rsidR="00046502" w:rsidRPr="000C0EF6" w:rsidRDefault="00046502" w:rsidP="00046502">
            <w:pPr>
              <w:pStyle w:val="NormalWeb"/>
              <w:spacing w:after="0"/>
              <w:jc w:val="center"/>
              <w:textAlignment w:val="center"/>
              <w:rPr>
                <w:ins w:id="2122" w:author="作者"/>
                <w:rFonts w:ascii="Calibri" w:hAnsi="Calibri" w:cs="Calibri"/>
                <w:sz w:val="16"/>
              </w:rPr>
            </w:pPr>
            <w:ins w:id="2123"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28B8711C" w14:textId="77777777" w:rsidR="00046502" w:rsidRPr="000C0EF6" w:rsidRDefault="00046502" w:rsidP="00046502">
            <w:pPr>
              <w:pStyle w:val="NormalWeb"/>
              <w:spacing w:after="0"/>
              <w:jc w:val="center"/>
              <w:textAlignment w:val="center"/>
              <w:rPr>
                <w:ins w:id="2124" w:author="作者"/>
                <w:rFonts w:ascii="Calibri" w:hAnsi="Calibri" w:cs="Calibri"/>
                <w:sz w:val="16"/>
              </w:rPr>
            </w:pPr>
            <w:ins w:id="2125" w:author="作者">
              <w:r w:rsidRPr="000C0EF6">
                <w:rPr>
                  <w:rFonts w:ascii="Calibri" w:hAnsi="Calibri" w:cs="Calibri"/>
                  <w:color w:val="000000"/>
                  <w:kern w:val="24"/>
                  <w:sz w:val="16"/>
                </w:rPr>
                <w:t>1</w:t>
              </w:r>
            </w:ins>
          </w:p>
        </w:tc>
      </w:tr>
      <w:tr w:rsidR="00046502" w:rsidRPr="00322011" w14:paraId="1CDDB225" w14:textId="77777777" w:rsidTr="00046502">
        <w:trPr>
          <w:cantSplit/>
          <w:trHeight w:val="170"/>
          <w:jc w:val="center"/>
          <w:ins w:id="2126"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A41A566" w14:textId="77777777" w:rsidR="00046502" w:rsidRPr="00734A76" w:rsidRDefault="00046502" w:rsidP="00046502">
            <w:pPr>
              <w:keepNext/>
              <w:keepLines/>
              <w:jc w:val="center"/>
              <w:rPr>
                <w:ins w:id="2127" w:author="作者"/>
                <w:rFonts w:ascii="Arial" w:hAnsi="Arial"/>
                <w:sz w:val="18"/>
                <w:szCs w:val="20"/>
              </w:rPr>
            </w:pPr>
            <w:ins w:id="2128" w:author="作者">
              <w:r w:rsidRPr="00734A76">
                <w:rPr>
                  <w:rFonts w:ascii="Arial" w:hAnsi="Arial"/>
                  <w:sz w:val="18"/>
                  <w:szCs w:val="20"/>
                </w:rPr>
                <w:t>15</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732D11" w14:textId="77777777" w:rsidR="00046502" w:rsidRPr="000C0EF6" w:rsidRDefault="00046502" w:rsidP="00046502">
            <w:pPr>
              <w:pStyle w:val="NormalWeb"/>
              <w:spacing w:after="0"/>
              <w:jc w:val="center"/>
              <w:textAlignment w:val="center"/>
              <w:rPr>
                <w:ins w:id="2129" w:author="作者"/>
                <w:rFonts w:ascii="Calibri" w:hAnsi="Calibri" w:cs="Calibri"/>
                <w:sz w:val="16"/>
              </w:rPr>
            </w:pPr>
            <w:ins w:id="213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494DE69" w14:textId="77777777" w:rsidR="00046502" w:rsidRPr="000C0EF6" w:rsidRDefault="00046502" w:rsidP="00046502">
            <w:pPr>
              <w:pStyle w:val="NormalWeb"/>
              <w:spacing w:after="0"/>
              <w:jc w:val="center"/>
              <w:textAlignment w:val="center"/>
              <w:rPr>
                <w:ins w:id="2131" w:author="作者"/>
                <w:rFonts w:ascii="Calibri" w:hAnsi="Calibri" w:cs="Calibri"/>
                <w:sz w:val="16"/>
              </w:rPr>
            </w:pPr>
            <w:ins w:id="2132"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E253815" w14:textId="77777777" w:rsidR="00046502" w:rsidRPr="000C0EF6" w:rsidRDefault="00046502" w:rsidP="00046502">
            <w:pPr>
              <w:pStyle w:val="NormalWeb"/>
              <w:spacing w:after="0"/>
              <w:jc w:val="center"/>
              <w:textAlignment w:val="center"/>
              <w:rPr>
                <w:ins w:id="2133" w:author="作者"/>
                <w:rFonts w:ascii="Calibri" w:hAnsi="Calibri" w:cs="Calibri"/>
                <w:sz w:val="16"/>
              </w:rPr>
            </w:pPr>
            <w:ins w:id="213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4E58AF1" w14:textId="77777777" w:rsidR="00046502" w:rsidRPr="000C0EF6" w:rsidRDefault="00046502" w:rsidP="00046502">
            <w:pPr>
              <w:pStyle w:val="NormalWeb"/>
              <w:spacing w:after="0"/>
              <w:jc w:val="center"/>
              <w:textAlignment w:val="center"/>
              <w:rPr>
                <w:ins w:id="2135" w:author="作者"/>
                <w:rFonts w:ascii="Calibri" w:hAnsi="Calibri" w:cs="Calibri"/>
                <w:sz w:val="16"/>
              </w:rPr>
            </w:pPr>
            <w:ins w:id="2136"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102F92" w14:textId="77777777" w:rsidR="00046502" w:rsidRPr="000C0EF6" w:rsidRDefault="00046502" w:rsidP="00046502">
            <w:pPr>
              <w:pStyle w:val="NormalWeb"/>
              <w:spacing w:after="0"/>
              <w:jc w:val="center"/>
              <w:textAlignment w:val="center"/>
              <w:rPr>
                <w:ins w:id="2137" w:author="作者"/>
                <w:rFonts w:ascii="Calibri" w:hAnsi="Calibri" w:cs="Calibri"/>
                <w:sz w:val="16"/>
              </w:rPr>
            </w:pPr>
            <w:ins w:id="2138"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FDBCCB" w14:textId="77777777" w:rsidR="00046502" w:rsidRPr="000C0EF6" w:rsidRDefault="00046502" w:rsidP="00046502">
            <w:pPr>
              <w:pStyle w:val="NormalWeb"/>
              <w:spacing w:after="0"/>
              <w:jc w:val="center"/>
              <w:textAlignment w:val="center"/>
              <w:rPr>
                <w:ins w:id="2139" w:author="作者"/>
                <w:rFonts w:ascii="Calibri" w:hAnsi="Calibri" w:cs="Calibri"/>
                <w:sz w:val="16"/>
              </w:rPr>
            </w:pPr>
            <w:ins w:id="214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39409FE6" w14:textId="77777777" w:rsidR="00046502" w:rsidRPr="000C0EF6" w:rsidRDefault="00046502" w:rsidP="00046502">
            <w:pPr>
              <w:pStyle w:val="NormalWeb"/>
              <w:spacing w:after="0"/>
              <w:jc w:val="center"/>
              <w:textAlignment w:val="center"/>
              <w:rPr>
                <w:ins w:id="2141" w:author="作者"/>
                <w:rFonts w:ascii="Calibri" w:hAnsi="Calibri" w:cs="Calibri"/>
                <w:sz w:val="16"/>
              </w:rPr>
            </w:pPr>
            <w:ins w:id="2142"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7F43009C" w14:textId="77777777" w:rsidR="00046502" w:rsidRPr="000C0EF6" w:rsidRDefault="00046502" w:rsidP="00046502">
            <w:pPr>
              <w:pStyle w:val="NormalWeb"/>
              <w:spacing w:after="0"/>
              <w:jc w:val="center"/>
              <w:textAlignment w:val="center"/>
              <w:rPr>
                <w:ins w:id="2143" w:author="作者"/>
                <w:rFonts w:ascii="Calibri" w:hAnsi="Calibri" w:cs="Calibri"/>
                <w:sz w:val="16"/>
              </w:rPr>
            </w:pPr>
            <w:ins w:id="2144"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487B5A81" w14:textId="77777777" w:rsidR="00046502" w:rsidRPr="000C0EF6" w:rsidRDefault="00046502" w:rsidP="00046502">
            <w:pPr>
              <w:pStyle w:val="NormalWeb"/>
              <w:spacing w:after="0"/>
              <w:jc w:val="center"/>
              <w:textAlignment w:val="center"/>
              <w:rPr>
                <w:ins w:id="2145" w:author="作者"/>
                <w:rFonts w:ascii="Calibri" w:hAnsi="Calibri" w:cs="Calibri"/>
                <w:sz w:val="16"/>
              </w:rPr>
            </w:pPr>
            <w:ins w:id="2146"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3F4BEE31" w14:textId="77777777" w:rsidR="00046502" w:rsidRPr="000C0EF6" w:rsidRDefault="00046502" w:rsidP="00046502">
            <w:pPr>
              <w:pStyle w:val="NormalWeb"/>
              <w:spacing w:after="0"/>
              <w:jc w:val="center"/>
              <w:textAlignment w:val="center"/>
              <w:rPr>
                <w:ins w:id="2147" w:author="作者"/>
                <w:rFonts w:ascii="Calibri" w:hAnsi="Calibri" w:cs="Calibri"/>
                <w:sz w:val="16"/>
              </w:rPr>
            </w:pPr>
            <w:ins w:id="214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5EFD93C8" w14:textId="77777777" w:rsidR="00046502" w:rsidRPr="000C0EF6" w:rsidRDefault="00046502" w:rsidP="00046502">
            <w:pPr>
              <w:pStyle w:val="NormalWeb"/>
              <w:spacing w:after="0"/>
              <w:jc w:val="center"/>
              <w:textAlignment w:val="center"/>
              <w:rPr>
                <w:ins w:id="2149" w:author="作者"/>
                <w:rFonts w:ascii="Calibri" w:hAnsi="Calibri" w:cs="Calibri"/>
                <w:sz w:val="16"/>
              </w:rPr>
            </w:pPr>
            <w:ins w:id="2150"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411B5286" w14:textId="77777777" w:rsidR="00046502" w:rsidRPr="000C0EF6" w:rsidRDefault="00046502" w:rsidP="00046502">
            <w:pPr>
              <w:pStyle w:val="NormalWeb"/>
              <w:spacing w:after="0"/>
              <w:jc w:val="center"/>
              <w:textAlignment w:val="center"/>
              <w:rPr>
                <w:ins w:id="2151" w:author="作者"/>
                <w:rFonts w:ascii="Calibri" w:hAnsi="Calibri" w:cs="Calibri"/>
                <w:sz w:val="16"/>
              </w:rPr>
            </w:pPr>
            <w:ins w:id="2152"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5039A39D" w14:textId="77777777" w:rsidR="00046502" w:rsidRPr="000C0EF6" w:rsidRDefault="00046502" w:rsidP="00046502">
            <w:pPr>
              <w:pStyle w:val="NormalWeb"/>
              <w:spacing w:after="0"/>
              <w:jc w:val="center"/>
              <w:textAlignment w:val="center"/>
              <w:rPr>
                <w:ins w:id="2153" w:author="作者"/>
                <w:rFonts w:ascii="Calibri" w:hAnsi="Calibri" w:cs="Calibri"/>
                <w:sz w:val="16"/>
              </w:rPr>
            </w:pPr>
            <w:ins w:id="215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E469C12" w14:textId="77777777" w:rsidR="00046502" w:rsidRPr="000C0EF6" w:rsidRDefault="00046502" w:rsidP="00046502">
            <w:pPr>
              <w:pStyle w:val="NormalWeb"/>
              <w:spacing w:after="0"/>
              <w:jc w:val="center"/>
              <w:textAlignment w:val="center"/>
              <w:rPr>
                <w:ins w:id="2155" w:author="作者"/>
                <w:rFonts w:ascii="Calibri" w:hAnsi="Calibri" w:cs="Calibri"/>
                <w:sz w:val="16"/>
              </w:rPr>
            </w:pPr>
            <w:ins w:id="2156"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05DE36CF" w14:textId="77777777" w:rsidR="00046502" w:rsidRPr="000C0EF6" w:rsidRDefault="00046502" w:rsidP="00046502">
            <w:pPr>
              <w:pStyle w:val="NormalWeb"/>
              <w:spacing w:after="0"/>
              <w:jc w:val="center"/>
              <w:textAlignment w:val="center"/>
              <w:rPr>
                <w:ins w:id="2157" w:author="作者"/>
                <w:rFonts w:ascii="Calibri" w:hAnsi="Calibri" w:cs="Calibri"/>
                <w:sz w:val="16"/>
              </w:rPr>
            </w:pPr>
            <w:ins w:id="215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38E955A0" w14:textId="77777777" w:rsidR="00046502" w:rsidRPr="000C0EF6" w:rsidRDefault="00046502" w:rsidP="00046502">
            <w:pPr>
              <w:pStyle w:val="NormalWeb"/>
              <w:spacing w:after="0"/>
              <w:jc w:val="center"/>
              <w:textAlignment w:val="center"/>
              <w:rPr>
                <w:ins w:id="2159" w:author="作者"/>
                <w:rFonts w:ascii="Calibri" w:hAnsi="Calibri" w:cs="Calibri"/>
                <w:sz w:val="16"/>
              </w:rPr>
            </w:pPr>
            <w:ins w:id="2160"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6A86BE54" w14:textId="77777777" w:rsidR="00046502" w:rsidRPr="000C0EF6" w:rsidRDefault="00046502" w:rsidP="00046502">
            <w:pPr>
              <w:pStyle w:val="NormalWeb"/>
              <w:spacing w:after="0"/>
              <w:jc w:val="center"/>
              <w:textAlignment w:val="center"/>
              <w:rPr>
                <w:ins w:id="2161" w:author="作者"/>
                <w:rFonts w:ascii="Calibri" w:hAnsi="Calibri" w:cs="Calibri"/>
                <w:sz w:val="16"/>
              </w:rPr>
            </w:pPr>
            <w:ins w:id="2162"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4E40893C" w14:textId="77777777" w:rsidR="00046502" w:rsidRPr="000C0EF6" w:rsidRDefault="00046502" w:rsidP="00046502">
            <w:pPr>
              <w:pStyle w:val="NormalWeb"/>
              <w:spacing w:after="0"/>
              <w:jc w:val="center"/>
              <w:textAlignment w:val="center"/>
              <w:rPr>
                <w:ins w:id="2163" w:author="作者"/>
                <w:rFonts w:ascii="Calibri" w:hAnsi="Calibri" w:cs="Calibri"/>
                <w:sz w:val="16"/>
              </w:rPr>
            </w:pPr>
            <w:ins w:id="2164" w:author="作者">
              <w:r w:rsidRPr="000C0EF6">
                <w:rPr>
                  <w:rFonts w:ascii="Calibri" w:hAnsi="Calibri" w:cs="Calibri"/>
                  <w:color w:val="000000"/>
                  <w:kern w:val="24"/>
                  <w:sz w:val="16"/>
                </w:rPr>
                <w:t>3</w:t>
              </w:r>
            </w:ins>
          </w:p>
        </w:tc>
      </w:tr>
      <w:tr w:rsidR="00046502" w:rsidRPr="00322011" w14:paraId="099E792E" w14:textId="77777777" w:rsidTr="00046502">
        <w:trPr>
          <w:cantSplit/>
          <w:trHeight w:val="170"/>
          <w:jc w:val="center"/>
          <w:ins w:id="2165"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007E5C6" w14:textId="77777777" w:rsidR="00046502" w:rsidRPr="00734A76" w:rsidRDefault="00046502" w:rsidP="00046502">
            <w:pPr>
              <w:keepNext/>
              <w:keepLines/>
              <w:jc w:val="center"/>
              <w:rPr>
                <w:ins w:id="2166" w:author="作者"/>
                <w:rFonts w:ascii="Arial" w:hAnsi="Arial"/>
                <w:sz w:val="18"/>
                <w:szCs w:val="20"/>
              </w:rPr>
            </w:pPr>
            <w:ins w:id="2167" w:author="作者">
              <w:r w:rsidRPr="00734A76">
                <w:rPr>
                  <w:rFonts w:ascii="Arial" w:hAnsi="Arial"/>
                  <w:sz w:val="18"/>
                  <w:szCs w:val="20"/>
                </w:rPr>
                <w:t>16</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A069679" w14:textId="77777777" w:rsidR="00046502" w:rsidRPr="000C0EF6" w:rsidRDefault="00046502" w:rsidP="00046502">
            <w:pPr>
              <w:pStyle w:val="NormalWeb"/>
              <w:spacing w:after="0"/>
              <w:jc w:val="center"/>
              <w:textAlignment w:val="center"/>
              <w:rPr>
                <w:ins w:id="2168" w:author="作者"/>
                <w:rFonts w:ascii="Calibri" w:hAnsi="Calibri" w:cs="Calibri"/>
                <w:sz w:val="16"/>
              </w:rPr>
            </w:pPr>
            <w:ins w:id="2169"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C78CFA" w14:textId="77777777" w:rsidR="00046502" w:rsidRPr="000C0EF6" w:rsidRDefault="00046502" w:rsidP="00046502">
            <w:pPr>
              <w:pStyle w:val="NormalWeb"/>
              <w:spacing w:after="0"/>
              <w:jc w:val="center"/>
              <w:textAlignment w:val="center"/>
              <w:rPr>
                <w:ins w:id="2170" w:author="作者"/>
                <w:rFonts w:ascii="Calibri" w:hAnsi="Calibri" w:cs="Calibri"/>
                <w:sz w:val="16"/>
              </w:rPr>
            </w:pPr>
            <w:ins w:id="2171"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778454F" w14:textId="77777777" w:rsidR="00046502" w:rsidRPr="000C0EF6" w:rsidRDefault="00046502" w:rsidP="00046502">
            <w:pPr>
              <w:pStyle w:val="NormalWeb"/>
              <w:spacing w:after="0"/>
              <w:jc w:val="center"/>
              <w:textAlignment w:val="center"/>
              <w:rPr>
                <w:ins w:id="2172" w:author="作者"/>
                <w:rFonts w:ascii="Calibri" w:hAnsi="Calibri" w:cs="Calibri"/>
                <w:sz w:val="16"/>
              </w:rPr>
            </w:pPr>
            <w:ins w:id="217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C07D684" w14:textId="77777777" w:rsidR="00046502" w:rsidRPr="000C0EF6" w:rsidRDefault="00046502" w:rsidP="00046502">
            <w:pPr>
              <w:pStyle w:val="NormalWeb"/>
              <w:spacing w:after="0"/>
              <w:jc w:val="center"/>
              <w:textAlignment w:val="center"/>
              <w:rPr>
                <w:ins w:id="2174" w:author="作者"/>
                <w:rFonts w:ascii="Calibri" w:hAnsi="Calibri" w:cs="Calibri"/>
                <w:sz w:val="16"/>
              </w:rPr>
            </w:pPr>
            <w:ins w:id="217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BD78AB" w14:textId="77777777" w:rsidR="00046502" w:rsidRPr="000C0EF6" w:rsidRDefault="00046502" w:rsidP="00046502">
            <w:pPr>
              <w:pStyle w:val="NormalWeb"/>
              <w:spacing w:after="0"/>
              <w:jc w:val="center"/>
              <w:textAlignment w:val="center"/>
              <w:rPr>
                <w:ins w:id="2176" w:author="作者"/>
                <w:rFonts w:ascii="Calibri" w:hAnsi="Calibri" w:cs="Calibri"/>
                <w:sz w:val="16"/>
              </w:rPr>
            </w:pPr>
            <w:ins w:id="2177"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6CB157C" w14:textId="77777777" w:rsidR="00046502" w:rsidRPr="000C0EF6" w:rsidRDefault="00046502" w:rsidP="00046502">
            <w:pPr>
              <w:pStyle w:val="NormalWeb"/>
              <w:spacing w:after="0"/>
              <w:jc w:val="center"/>
              <w:textAlignment w:val="center"/>
              <w:rPr>
                <w:ins w:id="2178" w:author="作者"/>
                <w:rFonts w:ascii="Calibri" w:hAnsi="Calibri" w:cs="Calibri"/>
                <w:sz w:val="16"/>
              </w:rPr>
            </w:pPr>
            <w:ins w:id="2179"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3803F5F6" w14:textId="77777777" w:rsidR="00046502" w:rsidRPr="000C0EF6" w:rsidRDefault="00046502" w:rsidP="00046502">
            <w:pPr>
              <w:pStyle w:val="NormalWeb"/>
              <w:spacing w:after="0"/>
              <w:jc w:val="center"/>
              <w:textAlignment w:val="center"/>
              <w:rPr>
                <w:ins w:id="2180" w:author="作者"/>
                <w:rFonts w:ascii="Calibri" w:hAnsi="Calibri" w:cs="Calibri"/>
                <w:sz w:val="16"/>
              </w:rPr>
            </w:pPr>
            <w:ins w:id="218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0AFFB5E3" w14:textId="77777777" w:rsidR="00046502" w:rsidRPr="000C0EF6" w:rsidRDefault="00046502" w:rsidP="00046502">
            <w:pPr>
              <w:pStyle w:val="NormalWeb"/>
              <w:spacing w:after="0"/>
              <w:jc w:val="center"/>
              <w:textAlignment w:val="center"/>
              <w:rPr>
                <w:ins w:id="2182" w:author="作者"/>
                <w:rFonts w:ascii="Calibri" w:hAnsi="Calibri" w:cs="Calibri"/>
                <w:sz w:val="16"/>
              </w:rPr>
            </w:pPr>
            <w:ins w:id="2183"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0EF17EF0" w14:textId="77777777" w:rsidR="00046502" w:rsidRPr="000C0EF6" w:rsidRDefault="00046502" w:rsidP="00046502">
            <w:pPr>
              <w:pStyle w:val="NormalWeb"/>
              <w:spacing w:after="0"/>
              <w:jc w:val="center"/>
              <w:textAlignment w:val="center"/>
              <w:rPr>
                <w:ins w:id="2184" w:author="作者"/>
                <w:rFonts w:ascii="Calibri" w:hAnsi="Calibri" w:cs="Calibri"/>
                <w:sz w:val="16"/>
              </w:rPr>
            </w:pPr>
            <w:ins w:id="218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619F7CE0" w14:textId="77777777" w:rsidR="00046502" w:rsidRPr="000C0EF6" w:rsidRDefault="00046502" w:rsidP="00046502">
            <w:pPr>
              <w:pStyle w:val="NormalWeb"/>
              <w:spacing w:after="0"/>
              <w:jc w:val="center"/>
              <w:textAlignment w:val="center"/>
              <w:rPr>
                <w:ins w:id="2186" w:author="作者"/>
                <w:rFonts w:ascii="Calibri" w:hAnsi="Calibri" w:cs="Calibri"/>
                <w:sz w:val="16"/>
              </w:rPr>
            </w:pPr>
            <w:ins w:id="218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3E86865A" w14:textId="77777777" w:rsidR="00046502" w:rsidRPr="000C0EF6" w:rsidRDefault="00046502" w:rsidP="00046502">
            <w:pPr>
              <w:pStyle w:val="NormalWeb"/>
              <w:spacing w:after="0"/>
              <w:jc w:val="center"/>
              <w:textAlignment w:val="center"/>
              <w:rPr>
                <w:ins w:id="2188" w:author="作者"/>
                <w:rFonts w:ascii="Calibri" w:hAnsi="Calibri" w:cs="Calibri"/>
                <w:sz w:val="16"/>
              </w:rPr>
            </w:pPr>
            <w:ins w:id="2189"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49DCF087" w14:textId="77777777" w:rsidR="00046502" w:rsidRPr="000C0EF6" w:rsidRDefault="00046502" w:rsidP="00046502">
            <w:pPr>
              <w:pStyle w:val="NormalWeb"/>
              <w:spacing w:after="0"/>
              <w:jc w:val="center"/>
              <w:textAlignment w:val="center"/>
              <w:rPr>
                <w:ins w:id="2190" w:author="作者"/>
                <w:rFonts w:ascii="Calibri" w:hAnsi="Calibri" w:cs="Calibri"/>
                <w:sz w:val="16"/>
              </w:rPr>
            </w:pPr>
            <w:ins w:id="219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3C044FF9" w14:textId="77777777" w:rsidR="00046502" w:rsidRPr="000C0EF6" w:rsidRDefault="00046502" w:rsidP="00046502">
            <w:pPr>
              <w:pStyle w:val="NormalWeb"/>
              <w:spacing w:after="0"/>
              <w:jc w:val="center"/>
              <w:textAlignment w:val="center"/>
              <w:rPr>
                <w:ins w:id="2192" w:author="作者"/>
                <w:rFonts w:ascii="Calibri" w:hAnsi="Calibri" w:cs="Calibri"/>
                <w:sz w:val="16"/>
              </w:rPr>
            </w:pPr>
            <w:ins w:id="2193"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0C7CD0A3" w14:textId="77777777" w:rsidR="00046502" w:rsidRPr="000C0EF6" w:rsidRDefault="00046502" w:rsidP="00046502">
            <w:pPr>
              <w:pStyle w:val="NormalWeb"/>
              <w:spacing w:after="0"/>
              <w:jc w:val="center"/>
              <w:textAlignment w:val="center"/>
              <w:rPr>
                <w:ins w:id="2194" w:author="作者"/>
                <w:rFonts w:ascii="Calibri" w:hAnsi="Calibri" w:cs="Calibri"/>
                <w:sz w:val="16"/>
              </w:rPr>
            </w:pPr>
            <w:ins w:id="2195"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2B5CB424" w14:textId="77777777" w:rsidR="00046502" w:rsidRPr="000C0EF6" w:rsidRDefault="00046502" w:rsidP="00046502">
            <w:pPr>
              <w:pStyle w:val="NormalWeb"/>
              <w:spacing w:after="0"/>
              <w:jc w:val="center"/>
              <w:textAlignment w:val="center"/>
              <w:rPr>
                <w:ins w:id="2196" w:author="作者"/>
                <w:rFonts w:ascii="Calibri" w:hAnsi="Calibri" w:cs="Calibri"/>
                <w:sz w:val="16"/>
              </w:rPr>
            </w:pPr>
            <w:ins w:id="219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E778207" w14:textId="77777777" w:rsidR="00046502" w:rsidRPr="000C0EF6" w:rsidRDefault="00046502" w:rsidP="00046502">
            <w:pPr>
              <w:pStyle w:val="NormalWeb"/>
              <w:spacing w:after="0"/>
              <w:jc w:val="center"/>
              <w:textAlignment w:val="center"/>
              <w:rPr>
                <w:ins w:id="2198" w:author="作者"/>
                <w:rFonts w:ascii="Calibri" w:hAnsi="Calibri" w:cs="Calibri"/>
                <w:sz w:val="16"/>
              </w:rPr>
            </w:pPr>
            <w:ins w:id="2199"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69C3FBD1" w14:textId="77777777" w:rsidR="00046502" w:rsidRPr="000C0EF6" w:rsidRDefault="00046502" w:rsidP="00046502">
            <w:pPr>
              <w:pStyle w:val="NormalWeb"/>
              <w:spacing w:after="0"/>
              <w:jc w:val="center"/>
              <w:textAlignment w:val="center"/>
              <w:rPr>
                <w:ins w:id="2200" w:author="作者"/>
                <w:rFonts w:ascii="Calibri" w:hAnsi="Calibri" w:cs="Calibri"/>
                <w:sz w:val="16"/>
              </w:rPr>
            </w:pPr>
            <w:ins w:id="2201"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1EA06063" w14:textId="77777777" w:rsidR="00046502" w:rsidRPr="000C0EF6" w:rsidRDefault="00046502" w:rsidP="00046502">
            <w:pPr>
              <w:pStyle w:val="NormalWeb"/>
              <w:spacing w:after="0"/>
              <w:jc w:val="center"/>
              <w:textAlignment w:val="center"/>
              <w:rPr>
                <w:ins w:id="2202" w:author="作者"/>
                <w:rFonts w:ascii="Calibri" w:hAnsi="Calibri" w:cs="Calibri"/>
                <w:sz w:val="16"/>
              </w:rPr>
            </w:pPr>
            <w:ins w:id="2203" w:author="作者">
              <w:r w:rsidRPr="000C0EF6">
                <w:rPr>
                  <w:rFonts w:ascii="Calibri" w:hAnsi="Calibri" w:cs="Calibri"/>
                  <w:color w:val="000000"/>
                  <w:kern w:val="24"/>
                  <w:sz w:val="16"/>
                </w:rPr>
                <w:t>-3</w:t>
              </w:r>
            </w:ins>
          </w:p>
        </w:tc>
      </w:tr>
      <w:tr w:rsidR="00046502" w:rsidRPr="00322011" w14:paraId="788ED08D" w14:textId="77777777" w:rsidTr="00046502">
        <w:trPr>
          <w:cantSplit/>
          <w:trHeight w:val="170"/>
          <w:jc w:val="center"/>
          <w:ins w:id="2204"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9B8A91" w14:textId="77777777" w:rsidR="00046502" w:rsidRPr="00734A76" w:rsidRDefault="00046502" w:rsidP="00046502">
            <w:pPr>
              <w:keepNext/>
              <w:keepLines/>
              <w:jc w:val="center"/>
              <w:rPr>
                <w:ins w:id="2205" w:author="作者"/>
                <w:rFonts w:ascii="Arial" w:hAnsi="Arial"/>
                <w:sz w:val="18"/>
                <w:szCs w:val="20"/>
              </w:rPr>
            </w:pPr>
            <w:ins w:id="2206" w:author="作者">
              <w:r w:rsidRPr="00734A76">
                <w:rPr>
                  <w:rFonts w:ascii="Arial" w:hAnsi="Arial"/>
                  <w:sz w:val="18"/>
                  <w:szCs w:val="20"/>
                </w:rPr>
                <w:t>17</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1FA0A3" w14:textId="77777777" w:rsidR="00046502" w:rsidRPr="000C0EF6" w:rsidRDefault="00046502" w:rsidP="00046502">
            <w:pPr>
              <w:pStyle w:val="NormalWeb"/>
              <w:spacing w:after="0"/>
              <w:jc w:val="center"/>
              <w:textAlignment w:val="center"/>
              <w:rPr>
                <w:ins w:id="2207" w:author="作者"/>
                <w:rFonts w:ascii="Calibri" w:hAnsi="Calibri" w:cs="Calibri"/>
                <w:sz w:val="16"/>
              </w:rPr>
            </w:pPr>
            <w:ins w:id="220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1625D64" w14:textId="77777777" w:rsidR="00046502" w:rsidRPr="000C0EF6" w:rsidRDefault="00046502" w:rsidP="00046502">
            <w:pPr>
              <w:pStyle w:val="NormalWeb"/>
              <w:spacing w:after="0"/>
              <w:jc w:val="center"/>
              <w:textAlignment w:val="center"/>
              <w:rPr>
                <w:ins w:id="2209" w:author="作者"/>
                <w:rFonts w:ascii="Calibri" w:hAnsi="Calibri" w:cs="Calibri"/>
                <w:sz w:val="16"/>
              </w:rPr>
            </w:pPr>
            <w:ins w:id="2210"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A58671" w14:textId="77777777" w:rsidR="00046502" w:rsidRPr="000C0EF6" w:rsidRDefault="00046502" w:rsidP="00046502">
            <w:pPr>
              <w:pStyle w:val="NormalWeb"/>
              <w:spacing w:after="0"/>
              <w:jc w:val="center"/>
              <w:textAlignment w:val="center"/>
              <w:rPr>
                <w:ins w:id="2211" w:author="作者"/>
                <w:rFonts w:ascii="Calibri" w:hAnsi="Calibri" w:cs="Calibri"/>
                <w:sz w:val="16"/>
              </w:rPr>
            </w:pPr>
            <w:ins w:id="2212"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A2370F8" w14:textId="77777777" w:rsidR="00046502" w:rsidRPr="000C0EF6" w:rsidRDefault="00046502" w:rsidP="00046502">
            <w:pPr>
              <w:pStyle w:val="NormalWeb"/>
              <w:spacing w:after="0"/>
              <w:jc w:val="center"/>
              <w:textAlignment w:val="center"/>
              <w:rPr>
                <w:ins w:id="2213" w:author="作者"/>
                <w:rFonts w:ascii="Calibri" w:hAnsi="Calibri" w:cs="Calibri"/>
                <w:sz w:val="16"/>
              </w:rPr>
            </w:pPr>
            <w:ins w:id="221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CB1C4B8" w14:textId="77777777" w:rsidR="00046502" w:rsidRPr="000C0EF6" w:rsidRDefault="00046502" w:rsidP="00046502">
            <w:pPr>
              <w:pStyle w:val="NormalWeb"/>
              <w:spacing w:after="0"/>
              <w:jc w:val="center"/>
              <w:textAlignment w:val="center"/>
              <w:rPr>
                <w:ins w:id="2215" w:author="作者"/>
                <w:rFonts w:ascii="Calibri" w:hAnsi="Calibri" w:cs="Calibri"/>
                <w:sz w:val="16"/>
              </w:rPr>
            </w:pPr>
            <w:ins w:id="2216"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AD48C86" w14:textId="77777777" w:rsidR="00046502" w:rsidRPr="000C0EF6" w:rsidRDefault="00046502" w:rsidP="00046502">
            <w:pPr>
              <w:pStyle w:val="NormalWeb"/>
              <w:spacing w:after="0"/>
              <w:jc w:val="center"/>
              <w:textAlignment w:val="center"/>
              <w:rPr>
                <w:ins w:id="2217" w:author="作者"/>
                <w:rFonts w:ascii="Calibri" w:hAnsi="Calibri" w:cs="Calibri"/>
                <w:sz w:val="16"/>
              </w:rPr>
            </w:pPr>
            <w:ins w:id="221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771FEE08" w14:textId="77777777" w:rsidR="00046502" w:rsidRPr="000C0EF6" w:rsidRDefault="00046502" w:rsidP="00046502">
            <w:pPr>
              <w:pStyle w:val="NormalWeb"/>
              <w:spacing w:after="0"/>
              <w:jc w:val="center"/>
              <w:textAlignment w:val="center"/>
              <w:rPr>
                <w:ins w:id="2219" w:author="作者"/>
                <w:rFonts w:ascii="Calibri" w:hAnsi="Calibri" w:cs="Calibri"/>
                <w:sz w:val="16"/>
              </w:rPr>
            </w:pPr>
            <w:ins w:id="2220"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1EFBA4C4" w14:textId="77777777" w:rsidR="00046502" w:rsidRPr="000C0EF6" w:rsidRDefault="00046502" w:rsidP="00046502">
            <w:pPr>
              <w:pStyle w:val="NormalWeb"/>
              <w:spacing w:after="0"/>
              <w:jc w:val="center"/>
              <w:textAlignment w:val="center"/>
              <w:rPr>
                <w:ins w:id="2221" w:author="作者"/>
                <w:rFonts w:ascii="Calibri" w:hAnsi="Calibri" w:cs="Calibri"/>
                <w:sz w:val="16"/>
              </w:rPr>
            </w:pPr>
            <w:ins w:id="2222"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36ECB06C" w14:textId="77777777" w:rsidR="00046502" w:rsidRPr="000C0EF6" w:rsidRDefault="00046502" w:rsidP="00046502">
            <w:pPr>
              <w:pStyle w:val="NormalWeb"/>
              <w:spacing w:after="0"/>
              <w:jc w:val="center"/>
              <w:textAlignment w:val="center"/>
              <w:rPr>
                <w:ins w:id="2223" w:author="作者"/>
                <w:rFonts w:ascii="Calibri" w:hAnsi="Calibri" w:cs="Calibri"/>
                <w:sz w:val="16"/>
              </w:rPr>
            </w:pPr>
            <w:ins w:id="2224"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3138E212" w14:textId="77777777" w:rsidR="00046502" w:rsidRPr="000C0EF6" w:rsidRDefault="00046502" w:rsidP="00046502">
            <w:pPr>
              <w:pStyle w:val="NormalWeb"/>
              <w:spacing w:after="0"/>
              <w:jc w:val="center"/>
              <w:textAlignment w:val="center"/>
              <w:rPr>
                <w:ins w:id="2225" w:author="作者"/>
                <w:rFonts w:ascii="Calibri" w:hAnsi="Calibri" w:cs="Calibri"/>
                <w:sz w:val="16"/>
              </w:rPr>
            </w:pPr>
            <w:ins w:id="2226"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6E45A746" w14:textId="77777777" w:rsidR="00046502" w:rsidRPr="000C0EF6" w:rsidRDefault="00046502" w:rsidP="00046502">
            <w:pPr>
              <w:pStyle w:val="NormalWeb"/>
              <w:spacing w:after="0"/>
              <w:jc w:val="center"/>
              <w:textAlignment w:val="center"/>
              <w:rPr>
                <w:ins w:id="2227" w:author="作者"/>
                <w:rFonts w:ascii="Calibri" w:hAnsi="Calibri" w:cs="Calibri"/>
                <w:sz w:val="16"/>
              </w:rPr>
            </w:pPr>
            <w:ins w:id="2228"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012F275D" w14:textId="77777777" w:rsidR="00046502" w:rsidRPr="000C0EF6" w:rsidRDefault="00046502" w:rsidP="00046502">
            <w:pPr>
              <w:pStyle w:val="NormalWeb"/>
              <w:spacing w:after="0"/>
              <w:jc w:val="center"/>
              <w:textAlignment w:val="center"/>
              <w:rPr>
                <w:ins w:id="2229" w:author="作者"/>
                <w:rFonts w:ascii="Calibri" w:hAnsi="Calibri" w:cs="Calibri"/>
                <w:sz w:val="16"/>
              </w:rPr>
            </w:pPr>
            <w:ins w:id="223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0905C2E0" w14:textId="77777777" w:rsidR="00046502" w:rsidRPr="000C0EF6" w:rsidRDefault="00046502" w:rsidP="00046502">
            <w:pPr>
              <w:pStyle w:val="NormalWeb"/>
              <w:spacing w:after="0"/>
              <w:jc w:val="center"/>
              <w:textAlignment w:val="center"/>
              <w:rPr>
                <w:ins w:id="2231" w:author="作者"/>
                <w:rFonts w:ascii="Calibri" w:hAnsi="Calibri" w:cs="Calibri"/>
                <w:sz w:val="16"/>
              </w:rPr>
            </w:pPr>
            <w:ins w:id="2232"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3D11C5AC" w14:textId="77777777" w:rsidR="00046502" w:rsidRPr="000C0EF6" w:rsidRDefault="00046502" w:rsidP="00046502">
            <w:pPr>
              <w:pStyle w:val="NormalWeb"/>
              <w:spacing w:after="0"/>
              <w:jc w:val="center"/>
              <w:textAlignment w:val="center"/>
              <w:rPr>
                <w:ins w:id="2233" w:author="作者"/>
                <w:rFonts w:ascii="Calibri" w:hAnsi="Calibri" w:cs="Calibri"/>
                <w:sz w:val="16"/>
              </w:rPr>
            </w:pPr>
            <w:ins w:id="2234"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6DD92299" w14:textId="77777777" w:rsidR="00046502" w:rsidRPr="000C0EF6" w:rsidRDefault="00046502" w:rsidP="00046502">
            <w:pPr>
              <w:pStyle w:val="NormalWeb"/>
              <w:spacing w:after="0"/>
              <w:jc w:val="center"/>
              <w:textAlignment w:val="center"/>
              <w:rPr>
                <w:ins w:id="2235" w:author="作者"/>
                <w:rFonts w:ascii="Calibri" w:hAnsi="Calibri" w:cs="Calibri"/>
                <w:sz w:val="16"/>
              </w:rPr>
            </w:pPr>
            <w:ins w:id="2236"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3E113846" w14:textId="77777777" w:rsidR="00046502" w:rsidRPr="000C0EF6" w:rsidRDefault="00046502" w:rsidP="00046502">
            <w:pPr>
              <w:pStyle w:val="NormalWeb"/>
              <w:spacing w:after="0"/>
              <w:jc w:val="center"/>
              <w:textAlignment w:val="center"/>
              <w:rPr>
                <w:ins w:id="2237" w:author="作者"/>
                <w:rFonts w:ascii="Calibri" w:hAnsi="Calibri" w:cs="Calibri"/>
                <w:sz w:val="16"/>
              </w:rPr>
            </w:pPr>
            <w:ins w:id="223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35A8B676" w14:textId="77777777" w:rsidR="00046502" w:rsidRPr="000C0EF6" w:rsidRDefault="00046502" w:rsidP="00046502">
            <w:pPr>
              <w:pStyle w:val="NormalWeb"/>
              <w:spacing w:after="0"/>
              <w:jc w:val="center"/>
              <w:textAlignment w:val="center"/>
              <w:rPr>
                <w:ins w:id="2239" w:author="作者"/>
                <w:rFonts w:ascii="Calibri" w:hAnsi="Calibri" w:cs="Calibri"/>
                <w:sz w:val="16"/>
              </w:rPr>
            </w:pPr>
            <w:ins w:id="2240"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246CAF53" w14:textId="77777777" w:rsidR="00046502" w:rsidRPr="000C0EF6" w:rsidRDefault="00046502" w:rsidP="00046502">
            <w:pPr>
              <w:pStyle w:val="NormalWeb"/>
              <w:spacing w:after="0"/>
              <w:jc w:val="center"/>
              <w:textAlignment w:val="center"/>
              <w:rPr>
                <w:ins w:id="2241" w:author="作者"/>
                <w:rFonts w:ascii="Calibri" w:hAnsi="Calibri" w:cs="Calibri"/>
                <w:sz w:val="16"/>
              </w:rPr>
            </w:pPr>
            <w:ins w:id="2242" w:author="作者">
              <w:r w:rsidRPr="000C0EF6">
                <w:rPr>
                  <w:rFonts w:ascii="Calibri" w:hAnsi="Calibri" w:cs="Calibri"/>
                  <w:color w:val="000000"/>
                  <w:kern w:val="24"/>
                  <w:sz w:val="16"/>
                </w:rPr>
                <w:t>1</w:t>
              </w:r>
            </w:ins>
          </w:p>
        </w:tc>
      </w:tr>
      <w:tr w:rsidR="00046502" w:rsidRPr="00322011" w14:paraId="692CC634" w14:textId="77777777" w:rsidTr="00046502">
        <w:trPr>
          <w:cantSplit/>
          <w:trHeight w:val="170"/>
          <w:jc w:val="center"/>
          <w:ins w:id="2243"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E3A36B" w14:textId="77777777" w:rsidR="00046502" w:rsidRPr="00734A76" w:rsidRDefault="00046502" w:rsidP="00046502">
            <w:pPr>
              <w:keepNext/>
              <w:keepLines/>
              <w:jc w:val="center"/>
              <w:rPr>
                <w:ins w:id="2244" w:author="作者"/>
                <w:rFonts w:ascii="Arial" w:hAnsi="Arial"/>
                <w:sz w:val="18"/>
                <w:szCs w:val="20"/>
              </w:rPr>
            </w:pPr>
            <w:ins w:id="2245" w:author="作者">
              <w:r w:rsidRPr="00734A76">
                <w:rPr>
                  <w:rFonts w:ascii="Arial" w:hAnsi="Arial"/>
                  <w:sz w:val="18"/>
                  <w:szCs w:val="20"/>
                </w:rPr>
                <w:t>18</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D00EC74" w14:textId="77777777" w:rsidR="00046502" w:rsidRPr="000C0EF6" w:rsidRDefault="00046502" w:rsidP="00046502">
            <w:pPr>
              <w:pStyle w:val="NormalWeb"/>
              <w:spacing w:after="0"/>
              <w:jc w:val="center"/>
              <w:textAlignment w:val="center"/>
              <w:rPr>
                <w:ins w:id="2246" w:author="作者"/>
                <w:rFonts w:ascii="Calibri" w:hAnsi="Calibri" w:cs="Calibri"/>
                <w:sz w:val="16"/>
              </w:rPr>
            </w:pPr>
            <w:ins w:id="224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77BFAE7" w14:textId="77777777" w:rsidR="00046502" w:rsidRPr="000C0EF6" w:rsidRDefault="00046502" w:rsidP="00046502">
            <w:pPr>
              <w:pStyle w:val="NormalWeb"/>
              <w:spacing w:after="0"/>
              <w:jc w:val="center"/>
              <w:textAlignment w:val="center"/>
              <w:rPr>
                <w:ins w:id="2248" w:author="作者"/>
                <w:rFonts w:ascii="Calibri" w:hAnsi="Calibri" w:cs="Calibri"/>
                <w:sz w:val="16"/>
              </w:rPr>
            </w:pPr>
            <w:ins w:id="2249"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A5544D0" w14:textId="77777777" w:rsidR="00046502" w:rsidRPr="000C0EF6" w:rsidRDefault="00046502" w:rsidP="00046502">
            <w:pPr>
              <w:pStyle w:val="NormalWeb"/>
              <w:spacing w:after="0"/>
              <w:jc w:val="center"/>
              <w:textAlignment w:val="center"/>
              <w:rPr>
                <w:ins w:id="2250" w:author="作者"/>
                <w:rFonts w:ascii="Calibri" w:hAnsi="Calibri" w:cs="Calibri"/>
                <w:sz w:val="16"/>
              </w:rPr>
            </w:pPr>
            <w:ins w:id="225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43DB1B0" w14:textId="77777777" w:rsidR="00046502" w:rsidRPr="000C0EF6" w:rsidRDefault="00046502" w:rsidP="00046502">
            <w:pPr>
              <w:pStyle w:val="NormalWeb"/>
              <w:spacing w:after="0"/>
              <w:jc w:val="center"/>
              <w:textAlignment w:val="center"/>
              <w:rPr>
                <w:ins w:id="2252" w:author="作者"/>
                <w:rFonts w:ascii="Calibri" w:hAnsi="Calibri" w:cs="Calibri"/>
                <w:sz w:val="16"/>
              </w:rPr>
            </w:pPr>
            <w:ins w:id="2253"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DD66368" w14:textId="77777777" w:rsidR="00046502" w:rsidRPr="000C0EF6" w:rsidRDefault="00046502" w:rsidP="00046502">
            <w:pPr>
              <w:pStyle w:val="NormalWeb"/>
              <w:spacing w:after="0"/>
              <w:jc w:val="center"/>
              <w:textAlignment w:val="center"/>
              <w:rPr>
                <w:ins w:id="2254" w:author="作者"/>
                <w:rFonts w:ascii="Calibri" w:hAnsi="Calibri" w:cs="Calibri"/>
                <w:sz w:val="16"/>
              </w:rPr>
            </w:pPr>
            <w:ins w:id="2255"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4B08F01" w14:textId="77777777" w:rsidR="00046502" w:rsidRPr="000C0EF6" w:rsidRDefault="00046502" w:rsidP="00046502">
            <w:pPr>
              <w:pStyle w:val="NormalWeb"/>
              <w:spacing w:after="0"/>
              <w:jc w:val="center"/>
              <w:textAlignment w:val="center"/>
              <w:rPr>
                <w:ins w:id="2256" w:author="作者"/>
                <w:rFonts w:ascii="Calibri" w:hAnsi="Calibri" w:cs="Calibri"/>
                <w:sz w:val="16"/>
              </w:rPr>
            </w:pPr>
            <w:ins w:id="225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46B0DE1" w14:textId="77777777" w:rsidR="00046502" w:rsidRPr="000C0EF6" w:rsidRDefault="00046502" w:rsidP="00046502">
            <w:pPr>
              <w:pStyle w:val="NormalWeb"/>
              <w:spacing w:after="0"/>
              <w:jc w:val="center"/>
              <w:textAlignment w:val="center"/>
              <w:rPr>
                <w:ins w:id="2258" w:author="作者"/>
                <w:rFonts w:ascii="Calibri" w:hAnsi="Calibri" w:cs="Calibri"/>
                <w:sz w:val="16"/>
              </w:rPr>
            </w:pPr>
            <w:ins w:id="2259"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6A003585" w14:textId="77777777" w:rsidR="00046502" w:rsidRPr="000C0EF6" w:rsidRDefault="00046502" w:rsidP="00046502">
            <w:pPr>
              <w:pStyle w:val="NormalWeb"/>
              <w:spacing w:after="0"/>
              <w:jc w:val="center"/>
              <w:textAlignment w:val="center"/>
              <w:rPr>
                <w:ins w:id="2260" w:author="作者"/>
                <w:rFonts w:ascii="Calibri" w:hAnsi="Calibri" w:cs="Calibri"/>
                <w:sz w:val="16"/>
              </w:rPr>
            </w:pPr>
            <w:ins w:id="2261"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251225C8" w14:textId="77777777" w:rsidR="00046502" w:rsidRPr="000C0EF6" w:rsidRDefault="00046502" w:rsidP="00046502">
            <w:pPr>
              <w:pStyle w:val="NormalWeb"/>
              <w:spacing w:after="0"/>
              <w:jc w:val="center"/>
              <w:textAlignment w:val="center"/>
              <w:rPr>
                <w:ins w:id="2262" w:author="作者"/>
                <w:rFonts w:ascii="Calibri" w:hAnsi="Calibri" w:cs="Calibri"/>
                <w:sz w:val="16"/>
              </w:rPr>
            </w:pPr>
            <w:ins w:id="226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44023CD" w14:textId="77777777" w:rsidR="00046502" w:rsidRPr="000C0EF6" w:rsidRDefault="00046502" w:rsidP="00046502">
            <w:pPr>
              <w:pStyle w:val="NormalWeb"/>
              <w:spacing w:after="0"/>
              <w:jc w:val="center"/>
              <w:textAlignment w:val="center"/>
              <w:rPr>
                <w:ins w:id="2264" w:author="作者"/>
                <w:rFonts w:ascii="Calibri" w:hAnsi="Calibri" w:cs="Calibri"/>
                <w:sz w:val="16"/>
              </w:rPr>
            </w:pPr>
            <w:ins w:id="2265"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6BAA4783" w14:textId="77777777" w:rsidR="00046502" w:rsidRPr="000C0EF6" w:rsidRDefault="00046502" w:rsidP="00046502">
            <w:pPr>
              <w:pStyle w:val="NormalWeb"/>
              <w:spacing w:after="0"/>
              <w:jc w:val="center"/>
              <w:textAlignment w:val="center"/>
              <w:rPr>
                <w:ins w:id="2266" w:author="作者"/>
                <w:rFonts w:ascii="Calibri" w:hAnsi="Calibri" w:cs="Calibri"/>
                <w:sz w:val="16"/>
              </w:rPr>
            </w:pPr>
            <w:ins w:id="2267"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7E8656D6" w14:textId="77777777" w:rsidR="00046502" w:rsidRPr="000C0EF6" w:rsidRDefault="00046502" w:rsidP="00046502">
            <w:pPr>
              <w:pStyle w:val="NormalWeb"/>
              <w:spacing w:after="0"/>
              <w:jc w:val="center"/>
              <w:textAlignment w:val="center"/>
              <w:rPr>
                <w:ins w:id="2268" w:author="作者"/>
                <w:rFonts w:ascii="Calibri" w:hAnsi="Calibri" w:cs="Calibri"/>
                <w:sz w:val="16"/>
              </w:rPr>
            </w:pPr>
            <w:ins w:id="2269"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02BE3F77" w14:textId="77777777" w:rsidR="00046502" w:rsidRPr="000C0EF6" w:rsidRDefault="00046502" w:rsidP="00046502">
            <w:pPr>
              <w:pStyle w:val="NormalWeb"/>
              <w:spacing w:after="0"/>
              <w:jc w:val="center"/>
              <w:textAlignment w:val="center"/>
              <w:rPr>
                <w:ins w:id="2270" w:author="作者"/>
                <w:rFonts w:ascii="Calibri" w:hAnsi="Calibri" w:cs="Calibri"/>
                <w:sz w:val="16"/>
              </w:rPr>
            </w:pPr>
            <w:ins w:id="227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5795651D" w14:textId="77777777" w:rsidR="00046502" w:rsidRPr="000C0EF6" w:rsidRDefault="00046502" w:rsidP="00046502">
            <w:pPr>
              <w:pStyle w:val="NormalWeb"/>
              <w:spacing w:after="0"/>
              <w:jc w:val="center"/>
              <w:textAlignment w:val="center"/>
              <w:rPr>
                <w:ins w:id="2272" w:author="作者"/>
                <w:rFonts w:ascii="Calibri" w:hAnsi="Calibri" w:cs="Calibri"/>
                <w:sz w:val="16"/>
              </w:rPr>
            </w:pPr>
            <w:ins w:id="2273"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1954DBD0" w14:textId="77777777" w:rsidR="00046502" w:rsidRPr="000C0EF6" w:rsidRDefault="00046502" w:rsidP="00046502">
            <w:pPr>
              <w:pStyle w:val="NormalWeb"/>
              <w:spacing w:after="0"/>
              <w:jc w:val="center"/>
              <w:textAlignment w:val="center"/>
              <w:rPr>
                <w:ins w:id="2274" w:author="作者"/>
                <w:rFonts w:ascii="Calibri" w:hAnsi="Calibri" w:cs="Calibri"/>
                <w:sz w:val="16"/>
              </w:rPr>
            </w:pPr>
            <w:ins w:id="227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67816F9C" w14:textId="77777777" w:rsidR="00046502" w:rsidRPr="000C0EF6" w:rsidRDefault="00046502" w:rsidP="00046502">
            <w:pPr>
              <w:pStyle w:val="NormalWeb"/>
              <w:spacing w:after="0"/>
              <w:jc w:val="center"/>
              <w:textAlignment w:val="center"/>
              <w:rPr>
                <w:ins w:id="2276" w:author="作者"/>
                <w:rFonts w:ascii="Calibri" w:hAnsi="Calibri" w:cs="Calibri"/>
                <w:sz w:val="16"/>
              </w:rPr>
            </w:pPr>
            <w:ins w:id="2277"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6BA3A496" w14:textId="77777777" w:rsidR="00046502" w:rsidRPr="000C0EF6" w:rsidRDefault="00046502" w:rsidP="00046502">
            <w:pPr>
              <w:pStyle w:val="NormalWeb"/>
              <w:spacing w:after="0"/>
              <w:jc w:val="center"/>
              <w:textAlignment w:val="center"/>
              <w:rPr>
                <w:ins w:id="2278" w:author="作者"/>
                <w:rFonts w:ascii="Calibri" w:hAnsi="Calibri" w:cs="Calibri"/>
                <w:sz w:val="16"/>
              </w:rPr>
            </w:pPr>
            <w:ins w:id="2279"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7FEE046D" w14:textId="77777777" w:rsidR="00046502" w:rsidRPr="000C0EF6" w:rsidRDefault="00046502" w:rsidP="00046502">
            <w:pPr>
              <w:pStyle w:val="NormalWeb"/>
              <w:spacing w:after="0"/>
              <w:jc w:val="center"/>
              <w:textAlignment w:val="center"/>
              <w:rPr>
                <w:ins w:id="2280" w:author="作者"/>
                <w:rFonts w:ascii="Calibri" w:hAnsi="Calibri" w:cs="Calibri"/>
                <w:sz w:val="16"/>
              </w:rPr>
            </w:pPr>
            <w:ins w:id="2281" w:author="作者">
              <w:r w:rsidRPr="000C0EF6">
                <w:rPr>
                  <w:rFonts w:ascii="Calibri" w:hAnsi="Calibri" w:cs="Calibri"/>
                  <w:color w:val="000000"/>
                  <w:kern w:val="24"/>
                  <w:sz w:val="16"/>
                </w:rPr>
                <w:t>-1</w:t>
              </w:r>
            </w:ins>
          </w:p>
        </w:tc>
      </w:tr>
      <w:tr w:rsidR="00046502" w:rsidRPr="00322011" w14:paraId="2784CCF1" w14:textId="77777777" w:rsidTr="00046502">
        <w:trPr>
          <w:cantSplit/>
          <w:trHeight w:val="170"/>
          <w:jc w:val="center"/>
          <w:ins w:id="2282"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5BC956D" w14:textId="77777777" w:rsidR="00046502" w:rsidRPr="00734A76" w:rsidRDefault="00046502" w:rsidP="00046502">
            <w:pPr>
              <w:keepNext/>
              <w:keepLines/>
              <w:jc w:val="center"/>
              <w:rPr>
                <w:ins w:id="2283" w:author="作者"/>
                <w:rFonts w:ascii="Arial" w:hAnsi="Arial"/>
                <w:sz w:val="18"/>
                <w:szCs w:val="20"/>
              </w:rPr>
            </w:pPr>
            <w:ins w:id="2284" w:author="作者">
              <w:r w:rsidRPr="00734A76">
                <w:rPr>
                  <w:rFonts w:ascii="Arial" w:hAnsi="Arial"/>
                  <w:sz w:val="18"/>
                  <w:szCs w:val="20"/>
                </w:rPr>
                <w:t>19</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EBD5CF3" w14:textId="77777777" w:rsidR="00046502" w:rsidRPr="000C0EF6" w:rsidRDefault="00046502" w:rsidP="00046502">
            <w:pPr>
              <w:pStyle w:val="NormalWeb"/>
              <w:spacing w:after="0"/>
              <w:jc w:val="center"/>
              <w:textAlignment w:val="center"/>
              <w:rPr>
                <w:ins w:id="2285" w:author="作者"/>
                <w:rFonts w:ascii="Calibri" w:hAnsi="Calibri" w:cs="Calibri"/>
                <w:sz w:val="16"/>
              </w:rPr>
            </w:pPr>
            <w:ins w:id="2286"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1A3B4EA" w14:textId="77777777" w:rsidR="00046502" w:rsidRPr="000C0EF6" w:rsidRDefault="00046502" w:rsidP="00046502">
            <w:pPr>
              <w:pStyle w:val="NormalWeb"/>
              <w:spacing w:after="0"/>
              <w:jc w:val="center"/>
              <w:textAlignment w:val="center"/>
              <w:rPr>
                <w:ins w:id="2287" w:author="作者"/>
                <w:rFonts w:ascii="Calibri" w:hAnsi="Calibri" w:cs="Calibri"/>
                <w:sz w:val="16"/>
              </w:rPr>
            </w:pPr>
            <w:ins w:id="2288"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060384C" w14:textId="77777777" w:rsidR="00046502" w:rsidRPr="000C0EF6" w:rsidRDefault="00046502" w:rsidP="00046502">
            <w:pPr>
              <w:pStyle w:val="NormalWeb"/>
              <w:spacing w:after="0"/>
              <w:jc w:val="center"/>
              <w:textAlignment w:val="center"/>
              <w:rPr>
                <w:ins w:id="2289" w:author="作者"/>
                <w:rFonts w:ascii="Calibri" w:hAnsi="Calibri" w:cs="Calibri"/>
                <w:sz w:val="16"/>
              </w:rPr>
            </w:pPr>
            <w:ins w:id="229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65C736F" w14:textId="77777777" w:rsidR="00046502" w:rsidRPr="000C0EF6" w:rsidRDefault="00046502" w:rsidP="00046502">
            <w:pPr>
              <w:pStyle w:val="NormalWeb"/>
              <w:spacing w:after="0"/>
              <w:jc w:val="center"/>
              <w:textAlignment w:val="center"/>
              <w:rPr>
                <w:ins w:id="2291" w:author="作者"/>
                <w:rFonts w:ascii="Calibri" w:hAnsi="Calibri" w:cs="Calibri"/>
                <w:sz w:val="16"/>
              </w:rPr>
            </w:pPr>
            <w:ins w:id="2292"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3C5292A" w14:textId="77777777" w:rsidR="00046502" w:rsidRPr="000C0EF6" w:rsidRDefault="00046502" w:rsidP="00046502">
            <w:pPr>
              <w:pStyle w:val="NormalWeb"/>
              <w:spacing w:after="0"/>
              <w:jc w:val="center"/>
              <w:textAlignment w:val="center"/>
              <w:rPr>
                <w:ins w:id="2293" w:author="作者"/>
                <w:rFonts w:ascii="Calibri" w:hAnsi="Calibri" w:cs="Calibri"/>
                <w:sz w:val="16"/>
              </w:rPr>
            </w:pPr>
            <w:ins w:id="2294"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DC900CD" w14:textId="77777777" w:rsidR="00046502" w:rsidRPr="000C0EF6" w:rsidRDefault="00046502" w:rsidP="00046502">
            <w:pPr>
              <w:pStyle w:val="NormalWeb"/>
              <w:spacing w:after="0"/>
              <w:jc w:val="center"/>
              <w:textAlignment w:val="center"/>
              <w:rPr>
                <w:ins w:id="2295" w:author="作者"/>
                <w:rFonts w:ascii="Calibri" w:hAnsi="Calibri" w:cs="Calibri"/>
                <w:sz w:val="16"/>
              </w:rPr>
            </w:pPr>
            <w:ins w:id="2296"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2330C2CB" w14:textId="77777777" w:rsidR="00046502" w:rsidRPr="000C0EF6" w:rsidRDefault="00046502" w:rsidP="00046502">
            <w:pPr>
              <w:pStyle w:val="NormalWeb"/>
              <w:spacing w:after="0"/>
              <w:jc w:val="center"/>
              <w:textAlignment w:val="center"/>
              <w:rPr>
                <w:ins w:id="2297" w:author="作者"/>
                <w:rFonts w:ascii="Calibri" w:hAnsi="Calibri" w:cs="Calibri"/>
                <w:sz w:val="16"/>
              </w:rPr>
            </w:pPr>
            <w:ins w:id="2298"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20ADA536" w14:textId="77777777" w:rsidR="00046502" w:rsidRPr="000C0EF6" w:rsidRDefault="00046502" w:rsidP="00046502">
            <w:pPr>
              <w:pStyle w:val="NormalWeb"/>
              <w:spacing w:after="0"/>
              <w:jc w:val="center"/>
              <w:textAlignment w:val="center"/>
              <w:rPr>
                <w:ins w:id="2299" w:author="作者"/>
                <w:rFonts w:ascii="Calibri" w:hAnsi="Calibri" w:cs="Calibri"/>
                <w:sz w:val="16"/>
              </w:rPr>
            </w:pPr>
            <w:ins w:id="2300"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40A7DCB0" w14:textId="77777777" w:rsidR="00046502" w:rsidRPr="000C0EF6" w:rsidRDefault="00046502" w:rsidP="00046502">
            <w:pPr>
              <w:pStyle w:val="NormalWeb"/>
              <w:spacing w:after="0"/>
              <w:jc w:val="center"/>
              <w:textAlignment w:val="center"/>
              <w:rPr>
                <w:ins w:id="2301" w:author="作者"/>
                <w:rFonts w:ascii="Calibri" w:hAnsi="Calibri" w:cs="Calibri"/>
                <w:sz w:val="16"/>
              </w:rPr>
            </w:pPr>
            <w:ins w:id="2302"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02CA1E23" w14:textId="77777777" w:rsidR="00046502" w:rsidRPr="000C0EF6" w:rsidRDefault="00046502" w:rsidP="00046502">
            <w:pPr>
              <w:pStyle w:val="NormalWeb"/>
              <w:spacing w:after="0"/>
              <w:jc w:val="center"/>
              <w:textAlignment w:val="center"/>
              <w:rPr>
                <w:ins w:id="2303" w:author="作者"/>
                <w:rFonts w:ascii="Calibri" w:hAnsi="Calibri" w:cs="Calibri"/>
                <w:sz w:val="16"/>
              </w:rPr>
            </w:pPr>
            <w:ins w:id="2304"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1EF2E229" w14:textId="77777777" w:rsidR="00046502" w:rsidRPr="000C0EF6" w:rsidRDefault="00046502" w:rsidP="00046502">
            <w:pPr>
              <w:pStyle w:val="NormalWeb"/>
              <w:spacing w:after="0"/>
              <w:jc w:val="center"/>
              <w:textAlignment w:val="center"/>
              <w:rPr>
                <w:ins w:id="2305" w:author="作者"/>
                <w:rFonts w:ascii="Calibri" w:hAnsi="Calibri" w:cs="Calibri"/>
                <w:sz w:val="16"/>
              </w:rPr>
            </w:pPr>
            <w:ins w:id="2306"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66DAF046" w14:textId="77777777" w:rsidR="00046502" w:rsidRPr="000C0EF6" w:rsidRDefault="00046502" w:rsidP="00046502">
            <w:pPr>
              <w:pStyle w:val="NormalWeb"/>
              <w:spacing w:after="0"/>
              <w:jc w:val="center"/>
              <w:textAlignment w:val="center"/>
              <w:rPr>
                <w:ins w:id="2307" w:author="作者"/>
                <w:rFonts w:ascii="Calibri" w:hAnsi="Calibri" w:cs="Calibri"/>
                <w:sz w:val="16"/>
              </w:rPr>
            </w:pPr>
            <w:ins w:id="230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784092CE" w14:textId="77777777" w:rsidR="00046502" w:rsidRPr="000C0EF6" w:rsidRDefault="00046502" w:rsidP="00046502">
            <w:pPr>
              <w:pStyle w:val="NormalWeb"/>
              <w:spacing w:after="0"/>
              <w:jc w:val="center"/>
              <w:textAlignment w:val="center"/>
              <w:rPr>
                <w:ins w:id="2309" w:author="作者"/>
                <w:rFonts w:ascii="Calibri" w:hAnsi="Calibri" w:cs="Calibri"/>
                <w:sz w:val="16"/>
              </w:rPr>
            </w:pPr>
            <w:ins w:id="2310"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604CDFD2" w14:textId="77777777" w:rsidR="00046502" w:rsidRPr="000C0EF6" w:rsidRDefault="00046502" w:rsidP="00046502">
            <w:pPr>
              <w:pStyle w:val="NormalWeb"/>
              <w:spacing w:after="0"/>
              <w:jc w:val="center"/>
              <w:textAlignment w:val="center"/>
              <w:rPr>
                <w:ins w:id="2311" w:author="作者"/>
                <w:rFonts w:ascii="Calibri" w:hAnsi="Calibri" w:cs="Calibri"/>
                <w:sz w:val="16"/>
              </w:rPr>
            </w:pPr>
            <w:ins w:id="2312"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00336637" w14:textId="77777777" w:rsidR="00046502" w:rsidRPr="000C0EF6" w:rsidRDefault="00046502" w:rsidP="00046502">
            <w:pPr>
              <w:pStyle w:val="NormalWeb"/>
              <w:spacing w:after="0"/>
              <w:jc w:val="center"/>
              <w:textAlignment w:val="center"/>
              <w:rPr>
                <w:ins w:id="2313" w:author="作者"/>
                <w:rFonts w:ascii="Calibri" w:hAnsi="Calibri" w:cs="Calibri"/>
                <w:sz w:val="16"/>
              </w:rPr>
            </w:pPr>
            <w:ins w:id="231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EE5072C" w14:textId="77777777" w:rsidR="00046502" w:rsidRPr="000C0EF6" w:rsidRDefault="00046502" w:rsidP="00046502">
            <w:pPr>
              <w:pStyle w:val="NormalWeb"/>
              <w:spacing w:after="0"/>
              <w:jc w:val="center"/>
              <w:textAlignment w:val="center"/>
              <w:rPr>
                <w:ins w:id="2315" w:author="作者"/>
                <w:rFonts w:ascii="Calibri" w:hAnsi="Calibri" w:cs="Calibri"/>
                <w:sz w:val="16"/>
              </w:rPr>
            </w:pPr>
            <w:ins w:id="2316"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43510FDB" w14:textId="77777777" w:rsidR="00046502" w:rsidRPr="000C0EF6" w:rsidRDefault="00046502" w:rsidP="00046502">
            <w:pPr>
              <w:pStyle w:val="NormalWeb"/>
              <w:spacing w:after="0"/>
              <w:jc w:val="center"/>
              <w:textAlignment w:val="center"/>
              <w:rPr>
                <w:ins w:id="2317" w:author="作者"/>
                <w:rFonts w:ascii="Calibri" w:hAnsi="Calibri" w:cs="Calibri"/>
                <w:sz w:val="16"/>
              </w:rPr>
            </w:pPr>
            <w:ins w:id="2318"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17DA29DD" w14:textId="77777777" w:rsidR="00046502" w:rsidRPr="000C0EF6" w:rsidRDefault="00046502" w:rsidP="00046502">
            <w:pPr>
              <w:pStyle w:val="NormalWeb"/>
              <w:spacing w:after="0"/>
              <w:jc w:val="center"/>
              <w:textAlignment w:val="center"/>
              <w:rPr>
                <w:ins w:id="2319" w:author="作者"/>
                <w:rFonts w:ascii="Calibri" w:hAnsi="Calibri" w:cs="Calibri"/>
                <w:sz w:val="16"/>
              </w:rPr>
            </w:pPr>
            <w:ins w:id="2320" w:author="作者">
              <w:r w:rsidRPr="000C0EF6">
                <w:rPr>
                  <w:rFonts w:ascii="Calibri" w:hAnsi="Calibri" w:cs="Calibri"/>
                  <w:color w:val="000000"/>
                  <w:kern w:val="24"/>
                  <w:sz w:val="16"/>
                </w:rPr>
                <w:t>3</w:t>
              </w:r>
            </w:ins>
          </w:p>
        </w:tc>
      </w:tr>
      <w:tr w:rsidR="00046502" w:rsidRPr="00322011" w14:paraId="3ED6C091" w14:textId="77777777" w:rsidTr="00046502">
        <w:trPr>
          <w:cantSplit/>
          <w:trHeight w:val="170"/>
          <w:jc w:val="center"/>
          <w:ins w:id="2321"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CB7023C" w14:textId="77777777" w:rsidR="00046502" w:rsidRPr="00734A76" w:rsidRDefault="00046502" w:rsidP="00046502">
            <w:pPr>
              <w:keepNext/>
              <w:keepLines/>
              <w:jc w:val="center"/>
              <w:rPr>
                <w:ins w:id="2322" w:author="作者"/>
                <w:rFonts w:ascii="Arial" w:hAnsi="Arial"/>
                <w:sz w:val="18"/>
                <w:szCs w:val="20"/>
              </w:rPr>
            </w:pPr>
            <w:ins w:id="2323" w:author="作者">
              <w:r w:rsidRPr="00734A76">
                <w:rPr>
                  <w:rFonts w:ascii="Arial" w:hAnsi="Arial"/>
                  <w:sz w:val="18"/>
                  <w:szCs w:val="20"/>
                </w:rPr>
                <w:t>20</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3DD729F" w14:textId="77777777" w:rsidR="00046502" w:rsidRPr="000C0EF6" w:rsidRDefault="00046502" w:rsidP="00046502">
            <w:pPr>
              <w:pStyle w:val="NormalWeb"/>
              <w:spacing w:after="0"/>
              <w:jc w:val="center"/>
              <w:textAlignment w:val="center"/>
              <w:rPr>
                <w:ins w:id="2324" w:author="作者"/>
                <w:rFonts w:ascii="Calibri" w:hAnsi="Calibri" w:cs="Calibri"/>
                <w:sz w:val="16"/>
              </w:rPr>
            </w:pPr>
            <w:ins w:id="2325"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82E16D" w14:textId="77777777" w:rsidR="00046502" w:rsidRPr="000C0EF6" w:rsidRDefault="00046502" w:rsidP="00046502">
            <w:pPr>
              <w:pStyle w:val="NormalWeb"/>
              <w:spacing w:after="0"/>
              <w:jc w:val="center"/>
              <w:textAlignment w:val="center"/>
              <w:rPr>
                <w:ins w:id="2326" w:author="作者"/>
                <w:rFonts w:ascii="Calibri" w:hAnsi="Calibri" w:cs="Calibri"/>
                <w:sz w:val="16"/>
              </w:rPr>
            </w:pPr>
            <w:ins w:id="2327"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0EFE1E" w14:textId="77777777" w:rsidR="00046502" w:rsidRPr="000C0EF6" w:rsidRDefault="00046502" w:rsidP="00046502">
            <w:pPr>
              <w:pStyle w:val="NormalWeb"/>
              <w:spacing w:after="0"/>
              <w:jc w:val="center"/>
              <w:textAlignment w:val="center"/>
              <w:rPr>
                <w:ins w:id="2328" w:author="作者"/>
                <w:rFonts w:ascii="Calibri" w:hAnsi="Calibri" w:cs="Calibri"/>
                <w:sz w:val="16"/>
              </w:rPr>
            </w:pPr>
            <w:ins w:id="2329"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B37B7D6" w14:textId="77777777" w:rsidR="00046502" w:rsidRPr="000C0EF6" w:rsidRDefault="00046502" w:rsidP="00046502">
            <w:pPr>
              <w:pStyle w:val="NormalWeb"/>
              <w:spacing w:after="0"/>
              <w:jc w:val="center"/>
              <w:textAlignment w:val="center"/>
              <w:rPr>
                <w:ins w:id="2330" w:author="作者"/>
                <w:rFonts w:ascii="Calibri" w:hAnsi="Calibri" w:cs="Calibri"/>
                <w:sz w:val="16"/>
              </w:rPr>
            </w:pPr>
            <w:ins w:id="233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3947F29" w14:textId="77777777" w:rsidR="00046502" w:rsidRPr="000C0EF6" w:rsidRDefault="00046502" w:rsidP="00046502">
            <w:pPr>
              <w:pStyle w:val="NormalWeb"/>
              <w:spacing w:after="0"/>
              <w:jc w:val="center"/>
              <w:textAlignment w:val="center"/>
              <w:rPr>
                <w:ins w:id="2332" w:author="作者"/>
                <w:rFonts w:ascii="Calibri" w:hAnsi="Calibri" w:cs="Calibri"/>
                <w:sz w:val="16"/>
              </w:rPr>
            </w:pPr>
            <w:ins w:id="2333"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2DF0961" w14:textId="77777777" w:rsidR="00046502" w:rsidRPr="000C0EF6" w:rsidRDefault="00046502" w:rsidP="00046502">
            <w:pPr>
              <w:pStyle w:val="NormalWeb"/>
              <w:spacing w:after="0"/>
              <w:jc w:val="center"/>
              <w:textAlignment w:val="center"/>
              <w:rPr>
                <w:ins w:id="2334" w:author="作者"/>
                <w:rFonts w:ascii="Calibri" w:hAnsi="Calibri" w:cs="Calibri"/>
                <w:sz w:val="16"/>
              </w:rPr>
            </w:pPr>
            <w:ins w:id="233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7177C4FF" w14:textId="77777777" w:rsidR="00046502" w:rsidRPr="000C0EF6" w:rsidRDefault="00046502" w:rsidP="00046502">
            <w:pPr>
              <w:pStyle w:val="NormalWeb"/>
              <w:spacing w:after="0"/>
              <w:jc w:val="center"/>
              <w:textAlignment w:val="center"/>
              <w:rPr>
                <w:ins w:id="2336" w:author="作者"/>
                <w:rFonts w:ascii="Calibri" w:hAnsi="Calibri" w:cs="Calibri"/>
                <w:sz w:val="16"/>
              </w:rPr>
            </w:pPr>
            <w:ins w:id="233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ACD6718" w14:textId="77777777" w:rsidR="00046502" w:rsidRPr="000C0EF6" w:rsidRDefault="00046502" w:rsidP="00046502">
            <w:pPr>
              <w:pStyle w:val="NormalWeb"/>
              <w:spacing w:after="0"/>
              <w:jc w:val="center"/>
              <w:textAlignment w:val="center"/>
              <w:rPr>
                <w:ins w:id="2338" w:author="作者"/>
                <w:rFonts w:ascii="Calibri" w:hAnsi="Calibri" w:cs="Calibri"/>
                <w:sz w:val="16"/>
              </w:rPr>
            </w:pPr>
            <w:ins w:id="2339"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54F8D251" w14:textId="77777777" w:rsidR="00046502" w:rsidRPr="000C0EF6" w:rsidRDefault="00046502" w:rsidP="00046502">
            <w:pPr>
              <w:pStyle w:val="NormalWeb"/>
              <w:spacing w:after="0"/>
              <w:jc w:val="center"/>
              <w:textAlignment w:val="center"/>
              <w:rPr>
                <w:ins w:id="2340" w:author="作者"/>
                <w:rFonts w:ascii="Calibri" w:hAnsi="Calibri" w:cs="Calibri"/>
                <w:sz w:val="16"/>
              </w:rPr>
            </w:pPr>
            <w:ins w:id="2341"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68A95C05" w14:textId="77777777" w:rsidR="00046502" w:rsidRPr="000C0EF6" w:rsidRDefault="00046502" w:rsidP="00046502">
            <w:pPr>
              <w:pStyle w:val="NormalWeb"/>
              <w:spacing w:after="0"/>
              <w:jc w:val="center"/>
              <w:textAlignment w:val="center"/>
              <w:rPr>
                <w:ins w:id="2342" w:author="作者"/>
                <w:rFonts w:ascii="Calibri" w:hAnsi="Calibri" w:cs="Calibri"/>
                <w:sz w:val="16"/>
              </w:rPr>
            </w:pPr>
            <w:ins w:id="234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43C098D" w14:textId="77777777" w:rsidR="00046502" w:rsidRPr="000C0EF6" w:rsidRDefault="00046502" w:rsidP="00046502">
            <w:pPr>
              <w:pStyle w:val="NormalWeb"/>
              <w:spacing w:after="0"/>
              <w:jc w:val="center"/>
              <w:textAlignment w:val="center"/>
              <w:rPr>
                <w:ins w:id="2344" w:author="作者"/>
                <w:rFonts w:ascii="Calibri" w:hAnsi="Calibri" w:cs="Calibri"/>
                <w:sz w:val="16"/>
              </w:rPr>
            </w:pPr>
            <w:ins w:id="2345"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4E4748FA" w14:textId="77777777" w:rsidR="00046502" w:rsidRPr="000C0EF6" w:rsidRDefault="00046502" w:rsidP="00046502">
            <w:pPr>
              <w:pStyle w:val="NormalWeb"/>
              <w:spacing w:after="0"/>
              <w:jc w:val="center"/>
              <w:textAlignment w:val="center"/>
              <w:rPr>
                <w:ins w:id="2346" w:author="作者"/>
                <w:rFonts w:ascii="Calibri" w:hAnsi="Calibri" w:cs="Calibri"/>
                <w:sz w:val="16"/>
              </w:rPr>
            </w:pPr>
            <w:ins w:id="234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FC78819" w14:textId="77777777" w:rsidR="00046502" w:rsidRPr="000C0EF6" w:rsidRDefault="00046502" w:rsidP="00046502">
            <w:pPr>
              <w:pStyle w:val="NormalWeb"/>
              <w:spacing w:after="0"/>
              <w:jc w:val="center"/>
              <w:textAlignment w:val="center"/>
              <w:rPr>
                <w:ins w:id="2348" w:author="作者"/>
                <w:rFonts w:ascii="Calibri" w:hAnsi="Calibri" w:cs="Calibri"/>
                <w:sz w:val="16"/>
              </w:rPr>
            </w:pPr>
            <w:ins w:id="2349"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4BCE26D" w14:textId="77777777" w:rsidR="00046502" w:rsidRPr="000C0EF6" w:rsidRDefault="00046502" w:rsidP="00046502">
            <w:pPr>
              <w:pStyle w:val="NormalWeb"/>
              <w:spacing w:after="0"/>
              <w:jc w:val="center"/>
              <w:textAlignment w:val="center"/>
              <w:rPr>
                <w:ins w:id="2350" w:author="作者"/>
                <w:rFonts w:ascii="Calibri" w:hAnsi="Calibri" w:cs="Calibri"/>
                <w:sz w:val="16"/>
              </w:rPr>
            </w:pPr>
            <w:ins w:id="2351"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1D47440B" w14:textId="77777777" w:rsidR="00046502" w:rsidRPr="000C0EF6" w:rsidRDefault="00046502" w:rsidP="00046502">
            <w:pPr>
              <w:pStyle w:val="NormalWeb"/>
              <w:spacing w:after="0"/>
              <w:jc w:val="center"/>
              <w:textAlignment w:val="center"/>
              <w:rPr>
                <w:ins w:id="2352" w:author="作者"/>
                <w:rFonts w:ascii="Calibri" w:hAnsi="Calibri" w:cs="Calibri"/>
                <w:sz w:val="16"/>
              </w:rPr>
            </w:pPr>
            <w:ins w:id="2353"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520A28AC" w14:textId="77777777" w:rsidR="00046502" w:rsidRPr="000C0EF6" w:rsidRDefault="00046502" w:rsidP="00046502">
            <w:pPr>
              <w:pStyle w:val="NormalWeb"/>
              <w:spacing w:after="0"/>
              <w:jc w:val="center"/>
              <w:textAlignment w:val="center"/>
              <w:rPr>
                <w:ins w:id="2354" w:author="作者"/>
                <w:rFonts w:ascii="Calibri" w:hAnsi="Calibri" w:cs="Calibri"/>
                <w:sz w:val="16"/>
              </w:rPr>
            </w:pPr>
            <w:ins w:id="235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6AC71DAE" w14:textId="77777777" w:rsidR="00046502" w:rsidRPr="000C0EF6" w:rsidRDefault="00046502" w:rsidP="00046502">
            <w:pPr>
              <w:pStyle w:val="NormalWeb"/>
              <w:spacing w:after="0"/>
              <w:jc w:val="center"/>
              <w:textAlignment w:val="center"/>
              <w:rPr>
                <w:ins w:id="2356" w:author="作者"/>
                <w:rFonts w:ascii="Calibri" w:hAnsi="Calibri" w:cs="Calibri"/>
                <w:sz w:val="16"/>
              </w:rPr>
            </w:pPr>
            <w:ins w:id="2357"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73CA9C30" w14:textId="77777777" w:rsidR="00046502" w:rsidRPr="000C0EF6" w:rsidRDefault="00046502" w:rsidP="00046502">
            <w:pPr>
              <w:pStyle w:val="NormalWeb"/>
              <w:spacing w:after="0"/>
              <w:jc w:val="center"/>
              <w:textAlignment w:val="center"/>
              <w:rPr>
                <w:ins w:id="2358" w:author="作者"/>
                <w:rFonts w:ascii="Calibri" w:hAnsi="Calibri" w:cs="Calibri"/>
                <w:sz w:val="16"/>
              </w:rPr>
            </w:pPr>
            <w:ins w:id="2359" w:author="作者">
              <w:r w:rsidRPr="000C0EF6">
                <w:rPr>
                  <w:rFonts w:ascii="Calibri" w:hAnsi="Calibri" w:cs="Calibri"/>
                  <w:color w:val="000000"/>
                  <w:kern w:val="24"/>
                  <w:sz w:val="16"/>
                </w:rPr>
                <w:t>-3</w:t>
              </w:r>
            </w:ins>
          </w:p>
        </w:tc>
      </w:tr>
      <w:tr w:rsidR="00046502" w:rsidRPr="00322011" w14:paraId="04CAC2EA" w14:textId="77777777" w:rsidTr="00046502">
        <w:trPr>
          <w:cantSplit/>
          <w:trHeight w:val="170"/>
          <w:jc w:val="center"/>
          <w:ins w:id="2360"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A66081" w14:textId="77777777" w:rsidR="00046502" w:rsidRPr="00734A76" w:rsidRDefault="00046502" w:rsidP="00046502">
            <w:pPr>
              <w:keepNext/>
              <w:keepLines/>
              <w:jc w:val="center"/>
              <w:rPr>
                <w:ins w:id="2361" w:author="作者"/>
                <w:rFonts w:ascii="Arial" w:hAnsi="Arial"/>
                <w:sz w:val="18"/>
                <w:szCs w:val="20"/>
              </w:rPr>
            </w:pPr>
            <w:ins w:id="2362" w:author="作者">
              <w:r w:rsidRPr="00734A76">
                <w:rPr>
                  <w:rFonts w:ascii="Arial" w:hAnsi="Arial"/>
                  <w:sz w:val="18"/>
                  <w:szCs w:val="20"/>
                </w:rPr>
                <w:t>21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CD108EF" w14:textId="77777777" w:rsidR="00046502" w:rsidRPr="000C0EF6" w:rsidRDefault="00046502" w:rsidP="00046502">
            <w:pPr>
              <w:pStyle w:val="NormalWeb"/>
              <w:spacing w:after="0"/>
              <w:jc w:val="center"/>
              <w:textAlignment w:val="center"/>
              <w:rPr>
                <w:ins w:id="2363" w:author="作者"/>
                <w:rFonts w:ascii="Calibri" w:hAnsi="Calibri" w:cs="Calibri"/>
                <w:sz w:val="16"/>
              </w:rPr>
            </w:pPr>
            <w:ins w:id="2364"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A508B05" w14:textId="77777777" w:rsidR="00046502" w:rsidRPr="000C0EF6" w:rsidRDefault="00046502" w:rsidP="00046502">
            <w:pPr>
              <w:pStyle w:val="NormalWeb"/>
              <w:spacing w:after="0"/>
              <w:jc w:val="center"/>
              <w:textAlignment w:val="center"/>
              <w:rPr>
                <w:ins w:id="2365" w:author="作者"/>
                <w:rFonts w:ascii="Calibri" w:hAnsi="Calibri" w:cs="Calibri"/>
                <w:sz w:val="16"/>
              </w:rPr>
            </w:pPr>
            <w:ins w:id="2366"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EF2229F" w14:textId="77777777" w:rsidR="00046502" w:rsidRPr="000C0EF6" w:rsidRDefault="00046502" w:rsidP="00046502">
            <w:pPr>
              <w:pStyle w:val="NormalWeb"/>
              <w:spacing w:after="0"/>
              <w:jc w:val="center"/>
              <w:textAlignment w:val="center"/>
              <w:rPr>
                <w:ins w:id="2367" w:author="作者"/>
                <w:rFonts w:ascii="Calibri" w:hAnsi="Calibri" w:cs="Calibri"/>
                <w:sz w:val="16"/>
              </w:rPr>
            </w:pPr>
            <w:ins w:id="2368"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A270580" w14:textId="77777777" w:rsidR="00046502" w:rsidRPr="000C0EF6" w:rsidRDefault="00046502" w:rsidP="00046502">
            <w:pPr>
              <w:pStyle w:val="NormalWeb"/>
              <w:spacing w:after="0"/>
              <w:jc w:val="center"/>
              <w:textAlignment w:val="center"/>
              <w:rPr>
                <w:ins w:id="2369" w:author="作者"/>
                <w:rFonts w:ascii="Calibri" w:hAnsi="Calibri" w:cs="Calibri"/>
                <w:sz w:val="16"/>
              </w:rPr>
            </w:pPr>
            <w:ins w:id="237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0AF43C" w14:textId="77777777" w:rsidR="00046502" w:rsidRPr="000C0EF6" w:rsidRDefault="00046502" w:rsidP="00046502">
            <w:pPr>
              <w:pStyle w:val="NormalWeb"/>
              <w:spacing w:after="0"/>
              <w:jc w:val="center"/>
              <w:textAlignment w:val="center"/>
              <w:rPr>
                <w:ins w:id="2371" w:author="作者"/>
                <w:rFonts w:ascii="Calibri" w:hAnsi="Calibri" w:cs="Calibri"/>
                <w:sz w:val="16"/>
              </w:rPr>
            </w:pPr>
            <w:ins w:id="2372"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48A1DA" w14:textId="77777777" w:rsidR="00046502" w:rsidRPr="000C0EF6" w:rsidRDefault="00046502" w:rsidP="00046502">
            <w:pPr>
              <w:pStyle w:val="NormalWeb"/>
              <w:spacing w:after="0"/>
              <w:jc w:val="center"/>
              <w:textAlignment w:val="center"/>
              <w:rPr>
                <w:ins w:id="2373" w:author="作者"/>
                <w:rFonts w:ascii="Calibri" w:hAnsi="Calibri" w:cs="Calibri"/>
                <w:sz w:val="16"/>
              </w:rPr>
            </w:pPr>
            <w:ins w:id="237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0675EC02" w14:textId="77777777" w:rsidR="00046502" w:rsidRPr="000C0EF6" w:rsidRDefault="00046502" w:rsidP="00046502">
            <w:pPr>
              <w:pStyle w:val="NormalWeb"/>
              <w:spacing w:after="0"/>
              <w:jc w:val="center"/>
              <w:textAlignment w:val="center"/>
              <w:rPr>
                <w:ins w:id="2375" w:author="作者"/>
                <w:rFonts w:ascii="Calibri" w:hAnsi="Calibri" w:cs="Calibri"/>
                <w:sz w:val="16"/>
              </w:rPr>
            </w:pPr>
            <w:ins w:id="2376"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74EBCAF6" w14:textId="77777777" w:rsidR="00046502" w:rsidRPr="000C0EF6" w:rsidRDefault="00046502" w:rsidP="00046502">
            <w:pPr>
              <w:pStyle w:val="NormalWeb"/>
              <w:spacing w:after="0"/>
              <w:jc w:val="center"/>
              <w:textAlignment w:val="center"/>
              <w:rPr>
                <w:ins w:id="2377" w:author="作者"/>
                <w:rFonts w:ascii="Calibri" w:hAnsi="Calibri" w:cs="Calibri"/>
                <w:sz w:val="16"/>
              </w:rPr>
            </w:pPr>
            <w:ins w:id="2378"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14D62F17" w14:textId="77777777" w:rsidR="00046502" w:rsidRPr="000C0EF6" w:rsidRDefault="00046502" w:rsidP="00046502">
            <w:pPr>
              <w:pStyle w:val="NormalWeb"/>
              <w:spacing w:after="0"/>
              <w:jc w:val="center"/>
              <w:textAlignment w:val="center"/>
              <w:rPr>
                <w:ins w:id="2379" w:author="作者"/>
                <w:rFonts w:ascii="Calibri" w:hAnsi="Calibri" w:cs="Calibri"/>
                <w:sz w:val="16"/>
              </w:rPr>
            </w:pPr>
            <w:ins w:id="2380"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77D9323C" w14:textId="77777777" w:rsidR="00046502" w:rsidRPr="000C0EF6" w:rsidRDefault="00046502" w:rsidP="00046502">
            <w:pPr>
              <w:pStyle w:val="NormalWeb"/>
              <w:spacing w:after="0"/>
              <w:jc w:val="center"/>
              <w:textAlignment w:val="center"/>
              <w:rPr>
                <w:ins w:id="2381" w:author="作者"/>
                <w:rFonts w:ascii="Calibri" w:hAnsi="Calibri" w:cs="Calibri"/>
                <w:sz w:val="16"/>
              </w:rPr>
            </w:pPr>
            <w:ins w:id="2382"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6269206E" w14:textId="77777777" w:rsidR="00046502" w:rsidRPr="000C0EF6" w:rsidRDefault="00046502" w:rsidP="00046502">
            <w:pPr>
              <w:pStyle w:val="NormalWeb"/>
              <w:spacing w:after="0"/>
              <w:jc w:val="center"/>
              <w:textAlignment w:val="center"/>
              <w:rPr>
                <w:ins w:id="2383" w:author="作者"/>
                <w:rFonts w:ascii="Calibri" w:hAnsi="Calibri" w:cs="Calibri"/>
                <w:sz w:val="16"/>
              </w:rPr>
            </w:pPr>
            <w:ins w:id="2384"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760E06E1" w14:textId="77777777" w:rsidR="00046502" w:rsidRPr="000C0EF6" w:rsidRDefault="00046502" w:rsidP="00046502">
            <w:pPr>
              <w:pStyle w:val="NormalWeb"/>
              <w:spacing w:after="0"/>
              <w:jc w:val="center"/>
              <w:textAlignment w:val="center"/>
              <w:rPr>
                <w:ins w:id="2385" w:author="作者"/>
                <w:rFonts w:ascii="Calibri" w:hAnsi="Calibri" w:cs="Calibri"/>
                <w:sz w:val="16"/>
              </w:rPr>
            </w:pPr>
            <w:ins w:id="2386"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132AEDA9" w14:textId="77777777" w:rsidR="00046502" w:rsidRPr="000C0EF6" w:rsidRDefault="00046502" w:rsidP="00046502">
            <w:pPr>
              <w:pStyle w:val="NormalWeb"/>
              <w:spacing w:after="0"/>
              <w:jc w:val="center"/>
              <w:textAlignment w:val="center"/>
              <w:rPr>
                <w:ins w:id="2387" w:author="作者"/>
                <w:rFonts w:ascii="Calibri" w:hAnsi="Calibri" w:cs="Calibri"/>
                <w:sz w:val="16"/>
              </w:rPr>
            </w:pPr>
            <w:ins w:id="238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70EC330D" w14:textId="77777777" w:rsidR="00046502" w:rsidRPr="000C0EF6" w:rsidRDefault="00046502" w:rsidP="00046502">
            <w:pPr>
              <w:pStyle w:val="NormalWeb"/>
              <w:spacing w:after="0"/>
              <w:jc w:val="center"/>
              <w:textAlignment w:val="center"/>
              <w:rPr>
                <w:ins w:id="2389" w:author="作者"/>
                <w:rFonts w:ascii="Calibri" w:hAnsi="Calibri" w:cs="Calibri"/>
                <w:sz w:val="16"/>
              </w:rPr>
            </w:pPr>
            <w:ins w:id="2390"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306F5E94" w14:textId="77777777" w:rsidR="00046502" w:rsidRPr="000C0EF6" w:rsidRDefault="00046502" w:rsidP="00046502">
            <w:pPr>
              <w:pStyle w:val="NormalWeb"/>
              <w:spacing w:after="0"/>
              <w:jc w:val="center"/>
              <w:textAlignment w:val="center"/>
              <w:rPr>
                <w:ins w:id="2391" w:author="作者"/>
                <w:rFonts w:ascii="Calibri" w:hAnsi="Calibri" w:cs="Calibri"/>
                <w:sz w:val="16"/>
              </w:rPr>
            </w:pPr>
            <w:ins w:id="2392"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3B8C1A20" w14:textId="77777777" w:rsidR="00046502" w:rsidRPr="000C0EF6" w:rsidRDefault="00046502" w:rsidP="00046502">
            <w:pPr>
              <w:pStyle w:val="NormalWeb"/>
              <w:spacing w:after="0"/>
              <w:jc w:val="center"/>
              <w:textAlignment w:val="center"/>
              <w:rPr>
                <w:ins w:id="2393" w:author="作者"/>
                <w:rFonts w:ascii="Calibri" w:hAnsi="Calibri" w:cs="Calibri"/>
                <w:sz w:val="16"/>
              </w:rPr>
            </w:pPr>
            <w:ins w:id="239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08D3069C" w14:textId="77777777" w:rsidR="00046502" w:rsidRPr="000C0EF6" w:rsidRDefault="00046502" w:rsidP="00046502">
            <w:pPr>
              <w:pStyle w:val="NormalWeb"/>
              <w:spacing w:after="0"/>
              <w:jc w:val="center"/>
              <w:textAlignment w:val="center"/>
              <w:rPr>
                <w:ins w:id="2395" w:author="作者"/>
                <w:rFonts w:ascii="Calibri" w:hAnsi="Calibri" w:cs="Calibri"/>
                <w:sz w:val="16"/>
              </w:rPr>
            </w:pPr>
            <w:ins w:id="2396"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22B13F01" w14:textId="77777777" w:rsidR="00046502" w:rsidRPr="000C0EF6" w:rsidRDefault="00046502" w:rsidP="00046502">
            <w:pPr>
              <w:pStyle w:val="NormalWeb"/>
              <w:spacing w:after="0"/>
              <w:jc w:val="center"/>
              <w:textAlignment w:val="center"/>
              <w:rPr>
                <w:ins w:id="2397" w:author="作者"/>
                <w:rFonts w:ascii="Calibri" w:hAnsi="Calibri" w:cs="Calibri"/>
                <w:sz w:val="16"/>
              </w:rPr>
            </w:pPr>
            <w:ins w:id="2398" w:author="作者">
              <w:r w:rsidRPr="000C0EF6">
                <w:rPr>
                  <w:rFonts w:ascii="Calibri" w:hAnsi="Calibri" w:cs="Calibri"/>
                  <w:color w:val="000000"/>
                  <w:kern w:val="24"/>
                  <w:sz w:val="16"/>
                </w:rPr>
                <w:t>3</w:t>
              </w:r>
            </w:ins>
          </w:p>
        </w:tc>
      </w:tr>
      <w:tr w:rsidR="00046502" w:rsidRPr="00322011" w14:paraId="5DF418D5" w14:textId="77777777" w:rsidTr="00046502">
        <w:trPr>
          <w:cantSplit/>
          <w:trHeight w:val="170"/>
          <w:jc w:val="center"/>
          <w:ins w:id="2399"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1A42B4D" w14:textId="77777777" w:rsidR="00046502" w:rsidRPr="00734A76" w:rsidRDefault="00046502" w:rsidP="00046502">
            <w:pPr>
              <w:keepNext/>
              <w:keepLines/>
              <w:jc w:val="center"/>
              <w:rPr>
                <w:ins w:id="2400" w:author="作者"/>
                <w:rFonts w:ascii="Arial" w:hAnsi="Arial"/>
                <w:sz w:val="18"/>
                <w:szCs w:val="20"/>
              </w:rPr>
            </w:pPr>
            <w:ins w:id="2401" w:author="作者">
              <w:r w:rsidRPr="00734A76">
                <w:rPr>
                  <w:rFonts w:ascii="Arial" w:hAnsi="Arial"/>
                  <w:sz w:val="18"/>
                  <w:szCs w:val="20"/>
                </w:rPr>
                <w:t>22</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21E0DD4" w14:textId="77777777" w:rsidR="00046502" w:rsidRPr="000C0EF6" w:rsidRDefault="00046502" w:rsidP="00046502">
            <w:pPr>
              <w:pStyle w:val="NormalWeb"/>
              <w:spacing w:after="0"/>
              <w:jc w:val="center"/>
              <w:textAlignment w:val="center"/>
              <w:rPr>
                <w:ins w:id="2402" w:author="作者"/>
                <w:rFonts w:ascii="Calibri" w:hAnsi="Calibri" w:cs="Calibri"/>
                <w:sz w:val="16"/>
              </w:rPr>
            </w:pPr>
            <w:ins w:id="240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054460" w14:textId="77777777" w:rsidR="00046502" w:rsidRPr="000C0EF6" w:rsidRDefault="00046502" w:rsidP="00046502">
            <w:pPr>
              <w:pStyle w:val="NormalWeb"/>
              <w:spacing w:after="0"/>
              <w:jc w:val="center"/>
              <w:textAlignment w:val="center"/>
              <w:rPr>
                <w:ins w:id="2404" w:author="作者"/>
                <w:rFonts w:ascii="Calibri" w:hAnsi="Calibri" w:cs="Calibri"/>
                <w:sz w:val="16"/>
              </w:rPr>
            </w:pPr>
            <w:ins w:id="2405"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31CDFDA" w14:textId="77777777" w:rsidR="00046502" w:rsidRPr="000C0EF6" w:rsidRDefault="00046502" w:rsidP="00046502">
            <w:pPr>
              <w:pStyle w:val="NormalWeb"/>
              <w:spacing w:after="0"/>
              <w:jc w:val="center"/>
              <w:textAlignment w:val="center"/>
              <w:rPr>
                <w:ins w:id="2406" w:author="作者"/>
                <w:rFonts w:ascii="Calibri" w:hAnsi="Calibri" w:cs="Calibri"/>
                <w:sz w:val="16"/>
              </w:rPr>
            </w:pPr>
            <w:ins w:id="2407"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5C4AB40" w14:textId="77777777" w:rsidR="00046502" w:rsidRPr="000C0EF6" w:rsidRDefault="00046502" w:rsidP="00046502">
            <w:pPr>
              <w:pStyle w:val="NormalWeb"/>
              <w:spacing w:after="0"/>
              <w:jc w:val="center"/>
              <w:textAlignment w:val="center"/>
              <w:rPr>
                <w:ins w:id="2408" w:author="作者"/>
                <w:rFonts w:ascii="Calibri" w:hAnsi="Calibri" w:cs="Calibri"/>
                <w:sz w:val="16"/>
              </w:rPr>
            </w:pPr>
            <w:ins w:id="2409"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4EA9629" w14:textId="77777777" w:rsidR="00046502" w:rsidRPr="000C0EF6" w:rsidRDefault="00046502" w:rsidP="00046502">
            <w:pPr>
              <w:pStyle w:val="NormalWeb"/>
              <w:spacing w:after="0"/>
              <w:jc w:val="center"/>
              <w:textAlignment w:val="center"/>
              <w:rPr>
                <w:ins w:id="2410" w:author="作者"/>
                <w:rFonts w:ascii="Calibri" w:hAnsi="Calibri" w:cs="Calibri"/>
                <w:sz w:val="16"/>
              </w:rPr>
            </w:pPr>
            <w:ins w:id="2411"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8F698D" w14:textId="77777777" w:rsidR="00046502" w:rsidRPr="000C0EF6" w:rsidRDefault="00046502" w:rsidP="00046502">
            <w:pPr>
              <w:pStyle w:val="NormalWeb"/>
              <w:spacing w:after="0"/>
              <w:jc w:val="center"/>
              <w:textAlignment w:val="center"/>
              <w:rPr>
                <w:ins w:id="2412" w:author="作者"/>
                <w:rFonts w:ascii="Calibri" w:hAnsi="Calibri" w:cs="Calibri"/>
                <w:sz w:val="16"/>
              </w:rPr>
            </w:pPr>
            <w:ins w:id="2413"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76D12B13" w14:textId="77777777" w:rsidR="00046502" w:rsidRPr="000C0EF6" w:rsidRDefault="00046502" w:rsidP="00046502">
            <w:pPr>
              <w:pStyle w:val="NormalWeb"/>
              <w:spacing w:after="0"/>
              <w:jc w:val="center"/>
              <w:textAlignment w:val="center"/>
              <w:rPr>
                <w:ins w:id="2414" w:author="作者"/>
                <w:rFonts w:ascii="Calibri" w:hAnsi="Calibri" w:cs="Calibri"/>
                <w:sz w:val="16"/>
              </w:rPr>
            </w:pPr>
            <w:ins w:id="241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516E649F" w14:textId="77777777" w:rsidR="00046502" w:rsidRPr="000C0EF6" w:rsidRDefault="00046502" w:rsidP="00046502">
            <w:pPr>
              <w:pStyle w:val="NormalWeb"/>
              <w:spacing w:after="0"/>
              <w:jc w:val="center"/>
              <w:textAlignment w:val="center"/>
              <w:rPr>
                <w:ins w:id="2416" w:author="作者"/>
                <w:rFonts w:ascii="Calibri" w:hAnsi="Calibri" w:cs="Calibri"/>
                <w:sz w:val="16"/>
              </w:rPr>
            </w:pPr>
            <w:ins w:id="2417"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1317172F" w14:textId="77777777" w:rsidR="00046502" w:rsidRPr="000C0EF6" w:rsidRDefault="00046502" w:rsidP="00046502">
            <w:pPr>
              <w:pStyle w:val="NormalWeb"/>
              <w:spacing w:after="0"/>
              <w:jc w:val="center"/>
              <w:textAlignment w:val="center"/>
              <w:rPr>
                <w:ins w:id="2418" w:author="作者"/>
                <w:rFonts w:ascii="Calibri" w:hAnsi="Calibri" w:cs="Calibri"/>
                <w:sz w:val="16"/>
              </w:rPr>
            </w:pPr>
            <w:ins w:id="2419"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77E11D5E" w14:textId="77777777" w:rsidR="00046502" w:rsidRPr="000C0EF6" w:rsidRDefault="00046502" w:rsidP="00046502">
            <w:pPr>
              <w:pStyle w:val="NormalWeb"/>
              <w:spacing w:after="0"/>
              <w:jc w:val="center"/>
              <w:textAlignment w:val="center"/>
              <w:rPr>
                <w:ins w:id="2420" w:author="作者"/>
                <w:rFonts w:ascii="Calibri" w:hAnsi="Calibri" w:cs="Calibri"/>
                <w:sz w:val="16"/>
              </w:rPr>
            </w:pPr>
            <w:ins w:id="242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230A14D" w14:textId="77777777" w:rsidR="00046502" w:rsidRPr="000C0EF6" w:rsidRDefault="00046502" w:rsidP="00046502">
            <w:pPr>
              <w:pStyle w:val="NormalWeb"/>
              <w:spacing w:after="0"/>
              <w:jc w:val="center"/>
              <w:textAlignment w:val="center"/>
              <w:rPr>
                <w:ins w:id="2422" w:author="作者"/>
                <w:rFonts w:ascii="Calibri" w:hAnsi="Calibri" w:cs="Calibri"/>
                <w:sz w:val="16"/>
              </w:rPr>
            </w:pPr>
            <w:ins w:id="2423"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6EA8CE14" w14:textId="77777777" w:rsidR="00046502" w:rsidRPr="000C0EF6" w:rsidRDefault="00046502" w:rsidP="00046502">
            <w:pPr>
              <w:pStyle w:val="NormalWeb"/>
              <w:spacing w:after="0"/>
              <w:jc w:val="center"/>
              <w:textAlignment w:val="center"/>
              <w:rPr>
                <w:ins w:id="2424" w:author="作者"/>
                <w:rFonts w:ascii="Calibri" w:hAnsi="Calibri" w:cs="Calibri"/>
                <w:sz w:val="16"/>
              </w:rPr>
            </w:pPr>
            <w:ins w:id="2425"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5CF6BD90" w14:textId="77777777" w:rsidR="00046502" w:rsidRPr="000C0EF6" w:rsidRDefault="00046502" w:rsidP="00046502">
            <w:pPr>
              <w:pStyle w:val="NormalWeb"/>
              <w:spacing w:after="0"/>
              <w:jc w:val="center"/>
              <w:textAlignment w:val="center"/>
              <w:rPr>
                <w:ins w:id="2426" w:author="作者"/>
                <w:rFonts w:ascii="Calibri" w:hAnsi="Calibri" w:cs="Calibri"/>
                <w:sz w:val="16"/>
              </w:rPr>
            </w:pPr>
            <w:ins w:id="242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00D33786" w14:textId="77777777" w:rsidR="00046502" w:rsidRPr="000C0EF6" w:rsidRDefault="00046502" w:rsidP="00046502">
            <w:pPr>
              <w:pStyle w:val="NormalWeb"/>
              <w:spacing w:after="0"/>
              <w:jc w:val="center"/>
              <w:textAlignment w:val="center"/>
              <w:rPr>
                <w:ins w:id="2428" w:author="作者"/>
                <w:rFonts w:ascii="Calibri" w:hAnsi="Calibri" w:cs="Calibri"/>
                <w:sz w:val="16"/>
              </w:rPr>
            </w:pPr>
            <w:ins w:id="2429"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4205CCF9" w14:textId="77777777" w:rsidR="00046502" w:rsidRPr="000C0EF6" w:rsidRDefault="00046502" w:rsidP="00046502">
            <w:pPr>
              <w:pStyle w:val="NormalWeb"/>
              <w:spacing w:after="0"/>
              <w:jc w:val="center"/>
              <w:textAlignment w:val="center"/>
              <w:rPr>
                <w:ins w:id="2430" w:author="作者"/>
                <w:rFonts w:ascii="Calibri" w:hAnsi="Calibri" w:cs="Calibri"/>
                <w:sz w:val="16"/>
              </w:rPr>
            </w:pPr>
            <w:ins w:id="243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73953642" w14:textId="77777777" w:rsidR="00046502" w:rsidRPr="000C0EF6" w:rsidRDefault="00046502" w:rsidP="00046502">
            <w:pPr>
              <w:pStyle w:val="NormalWeb"/>
              <w:spacing w:after="0"/>
              <w:jc w:val="center"/>
              <w:textAlignment w:val="center"/>
              <w:rPr>
                <w:ins w:id="2432" w:author="作者"/>
                <w:rFonts w:ascii="Calibri" w:hAnsi="Calibri" w:cs="Calibri"/>
                <w:sz w:val="16"/>
              </w:rPr>
            </w:pPr>
            <w:ins w:id="2433"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3E4F8A6C" w14:textId="77777777" w:rsidR="00046502" w:rsidRPr="000C0EF6" w:rsidRDefault="00046502" w:rsidP="00046502">
            <w:pPr>
              <w:pStyle w:val="NormalWeb"/>
              <w:spacing w:after="0"/>
              <w:jc w:val="center"/>
              <w:textAlignment w:val="center"/>
              <w:rPr>
                <w:ins w:id="2434" w:author="作者"/>
                <w:rFonts w:ascii="Calibri" w:hAnsi="Calibri" w:cs="Calibri"/>
                <w:sz w:val="16"/>
              </w:rPr>
            </w:pPr>
            <w:ins w:id="2435"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0C7E223C" w14:textId="77777777" w:rsidR="00046502" w:rsidRPr="000C0EF6" w:rsidRDefault="00046502" w:rsidP="00046502">
            <w:pPr>
              <w:pStyle w:val="NormalWeb"/>
              <w:spacing w:after="0"/>
              <w:jc w:val="center"/>
              <w:textAlignment w:val="center"/>
              <w:rPr>
                <w:ins w:id="2436" w:author="作者"/>
                <w:rFonts w:ascii="Calibri" w:hAnsi="Calibri" w:cs="Calibri"/>
                <w:sz w:val="16"/>
              </w:rPr>
            </w:pPr>
            <w:ins w:id="2437" w:author="作者">
              <w:r w:rsidRPr="000C0EF6">
                <w:rPr>
                  <w:rFonts w:ascii="Calibri" w:hAnsi="Calibri" w:cs="Calibri"/>
                  <w:color w:val="000000"/>
                  <w:kern w:val="24"/>
                  <w:sz w:val="16"/>
                </w:rPr>
                <w:t>1</w:t>
              </w:r>
            </w:ins>
          </w:p>
        </w:tc>
      </w:tr>
      <w:tr w:rsidR="00046502" w:rsidRPr="00322011" w14:paraId="29094C2A" w14:textId="77777777" w:rsidTr="00046502">
        <w:trPr>
          <w:cantSplit/>
          <w:trHeight w:val="170"/>
          <w:jc w:val="center"/>
          <w:ins w:id="2438"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86996B1" w14:textId="77777777" w:rsidR="00046502" w:rsidRPr="00734A76" w:rsidRDefault="00046502" w:rsidP="00046502">
            <w:pPr>
              <w:keepNext/>
              <w:keepLines/>
              <w:jc w:val="center"/>
              <w:rPr>
                <w:ins w:id="2439" w:author="作者"/>
                <w:rFonts w:ascii="Arial" w:hAnsi="Arial"/>
                <w:sz w:val="18"/>
                <w:szCs w:val="20"/>
              </w:rPr>
            </w:pPr>
            <w:ins w:id="2440" w:author="作者">
              <w:r w:rsidRPr="00734A76">
                <w:rPr>
                  <w:rFonts w:ascii="Arial" w:hAnsi="Arial"/>
                  <w:sz w:val="18"/>
                  <w:szCs w:val="20"/>
                </w:rPr>
                <w:t>23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5C6F30C" w14:textId="77777777" w:rsidR="00046502" w:rsidRPr="000C0EF6" w:rsidRDefault="00046502" w:rsidP="00046502">
            <w:pPr>
              <w:pStyle w:val="NormalWeb"/>
              <w:spacing w:after="0"/>
              <w:jc w:val="center"/>
              <w:textAlignment w:val="center"/>
              <w:rPr>
                <w:ins w:id="2441" w:author="作者"/>
                <w:rFonts w:ascii="Calibri" w:hAnsi="Calibri" w:cs="Calibri"/>
                <w:sz w:val="16"/>
              </w:rPr>
            </w:pPr>
            <w:ins w:id="2442"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C66D8D2" w14:textId="77777777" w:rsidR="00046502" w:rsidRPr="000C0EF6" w:rsidRDefault="00046502" w:rsidP="00046502">
            <w:pPr>
              <w:pStyle w:val="NormalWeb"/>
              <w:spacing w:after="0"/>
              <w:jc w:val="center"/>
              <w:textAlignment w:val="center"/>
              <w:rPr>
                <w:ins w:id="2443" w:author="作者"/>
                <w:rFonts w:ascii="Calibri" w:hAnsi="Calibri" w:cs="Calibri"/>
                <w:sz w:val="16"/>
              </w:rPr>
            </w:pPr>
            <w:ins w:id="2444"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098B260" w14:textId="77777777" w:rsidR="00046502" w:rsidRPr="000C0EF6" w:rsidRDefault="00046502" w:rsidP="00046502">
            <w:pPr>
              <w:pStyle w:val="NormalWeb"/>
              <w:spacing w:after="0"/>
              <w:jc w:val="center"/>
              <w:textAlignment w:val="center"/>
              <w:rPr>
                <w:ins w:id="2445" w:author="作者"/>
                <w:rFonts w:ascii="Calibri" w:hAnsi="Calibri" w:cs="Calibri"/>
                <w:sz w:val="16"/>
              </w:rPr>
            </w:pPr>
            <w:ins w:id="2446"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CFFEEA9" w14:textId="77777777" w:rsidR="00046502" w:rsidRPr="000C0EF6" w:rsidRDefault="00046502" w:rsidP="00046502">
            <w:pPr>
              <w:pStyle w:val="NormalWeb"/>
              <w:spacing w:after="0"/>
              <w:jc w:val="center"/>
              <w:textAlignment w:val="center"/>
              <w:rPr>
                <w:ins w:id="2447" w:author="作者"/>
                <w:rFonts w:ascii="Calibri" w:hAnsi="Calibri" w:cs="Calibri"/>
                <w:sz w:val="16"/>
              </w:rPr>
            </w:pPr>
            <w:ins w:id="2448"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1737E71" w14:textId="77777777" w:rsidR="00046502" w:rsidRPr="000C0EF6" w:rsidRDefault="00046502" w:rsidP="00046502">
            <w:pPr>
              <w:pStyle w:val="NormalWeb"/>
              <w:spacing w:after="0"/>
              <w:jc w:val="center"/>
              <w:textAlignment w:val="center"/>
              <w:rPr>
                <w:ins w:id="2449" w:author="作者"/>
                <w:rFonts w:ascii="Calibri" w:hAnsi="Calibri" w:cs="Calibri"/>
                <w:sz w:val="16"/>
              </w:rPr>
            </w:pPr>
            <w:ins w:id="2450"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6C6A5F7" w14:textId="77777777" w:rsidR="00046502" w:rsidRPr="000C0EF6" w:rsidRDefault="00046502" w:rsidP="00046502">
            <w:pPr>
              <w:pStyle w:val="NormalWeb"/>
              <w:spacing w:after="0"/>
              <w:jc w:val="center"/>
              <w:textAlignment w:val="center"/>
              <w:rPr>
                <w:ins w:id="2451" w:author="作者"/>
                <w:rFonts w:ascii="Calibri" w:hAnsi="Calibri" w:cs="Calibri"/>
                <w:sz w:val="16"/>
              </w:rPr>
            </w:pPr>
            <w:ins w:id="2452"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DD9EAAC" w14:textId="77777777" w:rsidR="00046502" w:rsidRPr="000C0EF6" w:rsidRDefault="00046502" w:rsidP="00046502">
            <w:pPr>
              <w:pStyle w:val="NormalWeb"/>
              <w:spacing w:after="0"/>
              <w:jc w:val="center"/>
              <w:textAlignment w:val="center"/>
              <w:rPr>
                <w:ins w:id="2453" w:author="作者"/>
                <w:rFonts w:ascii="Calibri" w:hAnsi="Calibri" w:cs="Calibri"/>
                <w:sz w:val="16"/>
              </w:rPr>
            </w:pPr>
            <w:ins w:id="245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C0C7837" w14:textId="77777777" w:rsidR="00046502" w:rsidRPr="000C0EF6" w:rsidRDefault="00046502" w:rsidP="00046502">
            <w:pPr>
              <w:pStyle w:val="NormalWeb"/>
              <w:spacing w:after="0"/>
              <w:jc w:val="center"/>
              <w:textAlignment w:val="center"/>
              <w:rPr>
                <w:ins w:id="2455" w:author="作者"/>
                <w:rFonts w:ascii="Calibri" w:hAnsi="Calibri" w:cs="Calibri"/>
                <w:sz w:val="16"/>
              </w:rPr>
            </w:pPr>
            <w:ins w:id="2456"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156CA482" w14:textId="77777777" w:rsidR="00046502" w:rsidRPr="000C0EF6" w:rsidRDefault="00046502" w:rsidP="00046502">
            <w:pPr>
              <w:pStyle w:val="NormalWeb"/>
              <w:spacing w:after="0"/>
              <w:jc w:val="center"/>
              <w:textAlignment w:val="center"/>
              <w:rPr>
                <w:ins w:id="2457" w:author="作者"/>
                <w:rFonts w:ascii="Calibri" w:hAnsi="Calibri" w:cs="Calibri"/>
                <w:sz w:val="16"/>
              </w:rPr>
            </w:pPr>
            <w:ins w:id="245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03EFD07E" w14:textId="77777777" w:rsidR="00046502" w:rsidRPr="000C0EF6" w:rsidRDefault="00046502" w:rsidP="00046502">
            <w:pPr>
              <w:pStyle w:val="NormalWeb"/>
              <w:spacing w:after="0"/>
              <w:jc w:val="center"/>
              <w:textAlignment w:val="center"/>
              <w:rPr>
                <w:ins w:id="2459" w:author="作者"/>
                <w:rFonts w:ascii="Calibri" w:hAnsi="Calibri" w:cs="Calibri"/>
                <w:sz w:val="16"/>
              </w:rPr>
            </w:pPr>
            <w:ins w:id="2460"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221E2D45" w14:textId="77777777" w:rsidR="00046502" w:rsidRPr="000C0EF6" w:rsidRDefault="00046502" w:rsidP="00046502">
            <w:pPr>
              <w:pStyle w:val="NormalWeb"/>
              <w:spacing w:after="0"/>
              <w:jc w:val="center"/>
              <w:textAlignment w:val="center"/>
              <w:rPr>
                <w:ins w:id="2461" w:author="作者"/>
                <w:rFonts w:ascii="Calibri" w:hAnsi="Calibri" w:cs="Calibri"/>
                <w:sz w:val="16"/>
              </w:rPr>
            </w:pPr>
            <w:ins w:id="2462"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7ABB6C15" w14:textId="77777777" w:rsidR="00046502" w:rsidRPr="000C0EF6" w:rsidRDefault="00046502" w:rsidP="00046502">
            <w:pPr>
              <w:pStyle w:val="NormalWeb"/>
              <w:spacing w:after="0"/>
              <w:jc w:val="center"/>
              <w:textAlignment w:val="center"/>
              <w:rPr>
                <w:ins w:id="2463" w:author="作者"/>
                <w:rFonts w:ascii="Calibri" w:hAnsi="Calibri" w:cs="Calibri"/>
                <w:sz w:val="16"/>
              </w:rPr>
            </w:pPr>
            <w:ins w:id="246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032E4E6E" w14:textId="77777777" w:rsidR="00046502" w:rsidRPr="000C0EF6" w:rsidRDefault="00046502" w:rsidP="00046502">
            <w:pPr>
              <w:pStyle w:val="NormalWeb"/>
              <w:spacing w:after="0"/>
              <w:jc w:val="center"/>
              <w:textAlignment w:val="center"/>
              <w:rPr>
                <w:ins w:id="2465" w:author="作者"/>
                <w:rFonts w:ascii="Calibri" w:hAnsi="Calibri" w:cs="Calibri"/>
                <w:sz w:val="16"/>
              </w:rPr>
            </w:pPr>
            <w:ins w:id="2466"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22837B8C" w14:textId="77777777" w:rsidR="00046502" w:rsidRPr="000C0EF6" w:rsidRDefault="00046502" w:rsidP="00046502">
            <w:pPr>
              <w:pStyle w:val="NormalWeb"/>
              <w:spacing w:after="0"/>
              <w:jc w:val="center"/>
              <w:textAlignment w:val="center"/>
              <w:rPr>
                <w:ins w:id="2467" w:author="作者"/>
                <w:rFonts w:ascii="Calibri" w:hAnsi="Calibri" w:cs="Calibri"/>
                <w:sz w:val="16"/>
              </w:rPr>
            </w:pPr>
            <w:ins w:id="2468"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29277C6F" w14:textId="77777777" w:rsidR="00046502" w:rsidRPr="000C0EF6" w:rsidRDefault="00046502" w:rsidP="00046502">
            <w:pPr>
              <w:pStyle w:val="NormalWeb"/>
              <w:spacing w:after="0"/>
              <w:jc w:val="center"/>
              <w:textAlignment w:val="center"/>
              <w:rPr>
                <w:ins w:id="2469" w:author="作者"/>
                <w:rFonts w:ascii="Calibri" w:hAnsi="Calibri" w:cs="Calibri"/>
                <w:sz w:val="16"/>
              </w:rPr>
            </w:pPr>
            <w:ins w:id="2470"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6ADD7F3F" w14:textId="77777777" w:rsidR="00046502" w:rsidRPr="000C0EF6" w:rsidRDefault="00046502" w:rsidP="00046502">
            <w:pPr>
              <w:pStyle w:val="NormalWeb"/>
              <w:spacing w:after="0"/>
              <w:jc w:val="center"/>
              <w:textAlignment w:val="center"/>
              <w:rPr>
                <w:ins w:id="2471" w:author="作者"/>
                <w:rFonts w:ascii="Calibri" w:hAnsi="Calibri" w:cs="Calibri"/>
                <w:sz w:val="16"/>
              </w:rPr>
            </w:pPr>
            <w:ins w:id="2472"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4E677452" w14:textId="77777777" w:rsidR="00046502" w:rsidRPr="000C0EF6" w:rsidRDefault="00046502" w:rsidP="00046502">
            <w:pPr>
              <w:pStyle w:val="NormalWeb"/>
              <w:spacing w:after="0"/>
              <w:jc w:val="center"/>
              <w:textAlignment w:val="center"/>
              <w:rPr>
                <w:ins w:id="2473" w:author="作者"/>
                <w:rFonts w:ascii="Calibri" w:hAnsi="Calibri" w:cs="Calibri"/>
                <w:sz w:val="16"/>
              </w:rPr>
            </w:pPr>
            <w:ins w:id="2474"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71E63EEF" w14:textId="77777777" w:rsidR="00046502" w:rsidRPr="000C0EF6" w:rsidRDefault="00046502" w:rsidP="00046502">
            <w:pPr>
              <w:pStyle w:val="NormalWeb"/>
              <w:spacing w:after="0"/>
              <w:jc w:val="center"/>
              <w:textAlignment w:val="center"/>
              <w:rPr>
                <w:ins w:id="2475" w:author="作者"/>
                <w:rFonts w:ascii="Calibri" w:hAnsi="Calibri" w:cs="Calibri"/>
                <w:sz w:val="16"/>
              </w:rPr>
            </w:pPr>
            <w:ins w:id="2476" w:author="作者">
              <w:r w:rsidRPr="000C0EF6">
                <w:rPr>
                  <w:rFonts w:ascii="Calibri" w:hAnsi="Calibri" w:cs="Calibri"/>
                  <w:color w:val="000000"/>
                  <w:kern w:val="24"/>
                  <w:sz w:val="16"/>
                </w:rPr>
                <w:t>3</w:t>
              </w:r>
            </w:ins>
          </w:p>
        </w:tc>
      </w:tr>
      <w:tr w:rsidR="00046502" w:rsidRPr="00322011" w14:paraId="2841C901" w14:textId="77777777" w:rsidTr="00046502">
        <w:trPr>
          <w:cantSplit/>
          <w:trHeight w:val="170"/>
          <w:jc w:val="center"/>
          <w:ins w:id="2477"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4BBAC1D" w14:textId="77777777" w:rsidR="00046502" w:rsidRPr="00734A76" w:rsidRDefault="00046502" w:rsidP="00046502">
            <w:pPr>
              <w:keepNext/>
              <w:keepLines/>
              <w:jc w:val="center"/>
              <w:rPr>
                <w:ins w:id="2478" w:author="作者"/>
                <w:rFonts w:ascii="Arial" w:hAnsi="Arial"/>
                <w:sz w:val="18"/>
                <w:szCs w:val="20"/>
              </w:rPr>
            </w:pPr>
            <w:ins w:id="2479" w:author="作者">
              <w:r w:rsidRPr="00734A76">
                <w:rPr>
                  <w:rFonts w:ascii="Arial" w:hAnsi="Arial"/>
                  <w:sz w:val="18"/>
                  <w:szCs w:val="20"/>
                </w:rPr>
                <w:t>24</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EC6D1F8" w14:textId="77777777" w:rsidR="00046502" w:rsidRPr="000C0EF6" w:rsidRDefault="00046502" w:rsidP="00046502">
            <w:pPr>
              <w:pStyle w:val="NormalWeb"/>
              <w:spacing w:after="0"/>
              <w:jc w:val="center"/>
              <w:textAlignment w:val="center"/>
              <w:rPr>
                <w:ins w:id="2480" w:author="作者"/>
                <w:rFonts w:ascii="Calibri" w:hAnsi="Calibri" w:cs="Calibri"/>
                <w:sz w:val="16"/>
              </w:rPr>
            </w:pPr>
            <w:ins w:id="248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C71CD1D" w14:textId="77777777" w:rsidR="00046502" w:rsidRPr="000C0EF6" w:rsidRDefault="00046502" w:rsidP="00046502">
            <w:pPr>
              <w:pStyle w:val="NormalWeb"/>
              <w:spacing w:after="0"/>
              <w:jc w:val="center"/>
              <w:textAlignment w:val="center"/>
              <w:rPr>
                <w:ins w:id="2482" w:author="作者"/>
                <w:rFonts w:ascii="Calibri" w:hAnsi="Calibri" w:cs="Calibri"/>
                <w:sz w:val="16"/>
              </w:rPr>
            </w:pPr>
            <w:ins w:id="2483"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4D6D051" w14:textId="77777777" w:rsidR="00046502" w:rsidRPr="000C0EF6" w:rsidRDefault="00046502" w:rsidP="00046502">
            <w:pPr>
              <w:pStyle w:val="NormalWeb"/>
              <w:spacing w:after="0"/>
              <w:jc w:val="center"/>
              <w:textAlignment w:val="center"/>
              <w:rPr>
                <w:ins w:id="2484" w:author="作者"/>
                <w:rFonts w:ascii="Calibri" w:hAnsi="Calibri" w:cs="Calibri"/>
                <w:sz w:val="16"/>
              </w:rPr>
            </w:pPr>
            <w:ins w:id="248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0273CA" w14:textId="77777777" w:rsidR="00046502" w:rsidRPr="000C0EF6" w:rsidRDefault="00046502" w:rsidP="00046502">
            <w:pPr>
              <w:pStyle w:val="NormalWeb"/>
              <w:spacing w:after="0"/>
              <w:jc w:val="center"/>
              <w:textAlignment w:val="center"/>
              <w:rPr>
                <w:ins w:id="2486" w:author="作者"/>
                <w:rFonts w:ascii="Calibri" w:hAnsi="Calibri" w:cs="Calibri"/>
                <w:sz w:val="16"/>
              </w:rPr>
            </w:pPr>
            <w:ins w:id="2487"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20E758" w14:textId="77777777" w:rsidR="00046502" w:rsidRPr="000C0EF6" w:rsidRDefault="00046502" w:rsidP="00046502">
            <w:pPr>
              <w:pStyle w:val="NormalWeb"/>
              <w:spacing w:after="0"/>
              <w:jc w:val="center"/>
              <w:textAlignment w:val="center"/>
              <w:rPr>
                <w:ins w:id="2488" w:author="作者"/>
                <w:rFonts w:ascii="Calibri" w:hAnsi="Calibri" w:cs="Calibri"/>
                <w:sz w:val="16"/>
              </w:rPr>
            </w:pPr>
            <w:ins w:id="2489"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580871" w14:textId="77777777" w:rsidR="00046502" w:rsidRPr="000C0EF6" w:rsidRDefault="00046502" w:rsidP="00046502">
            <w:pPr>
              <w:pStyle w:val="NormalWeb"/>
              <w:spacing w:after="0"/>
              <w:jc w:val="center"/>
              <w:textAlignment w:val="center"/>
              <w:rPr>
                <w:ins w:id="2490" w:author="作者"/>
                <w:rFonts w:ascii="Calibri" w:hAnsi="Calibri" w:cs="Calibri"/>
                <w:sz w:val="16"/>
              </w:rPr>
            </w:pPr>
            <w:ins w:id="2491"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024898FE" w14:textId="77777777" w:rsidR="00046502" w:rsidRPr="000C0EF6" w:rsidRDefault="00046502" w:rsidP="00046502">
            <w:pPr>
              <w:pStyle w:val="NormalWeb"/>
              <w:spacing w:after="0"/>
              <w:jc w:val="center"/>
              <w:textAlignment w:val="center"/>
              <w:rPr>
                <w:ins w:id="2492" w:author="作者"/>
                <w:rFonts w:ascii="Calibri" w:hAnsi="Calibri" w:cs="Calibri"/>
                <w:sz w:val="16"/>
              </w:rPr>
            </w:pPr>
            <w:ins w:id="249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3621F5C1" w14:textId="77777777" w:rsidR="00046502" w:rsidRPr="000C0EF6" w:rsidRDefault="00046502" w:rsidP="00046502">
            <w:pPr>
              <w:pStyle w:val="NormalWeb"/>
              <w:spacing w:after="0"/>
              <w:jc w:val="center"/>
              <w:textAlignment w:val="center"/>
              <w:rPr>
                <w:ins w:id="2494" w:author="作者"/>
                <w:rFonts w:ascii="Calibri" w:hAnsi="Calibri" w:cs="Calibri"/>
                <w:sz w:val="16"/>
              </w:rPr>
            </w:pPr>
            <w:ins w:id="2495"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4FDDD0C5" w14:textId="77777777" w:rsidR="00046502" w:rsidRPr="000C0EF6" w:rsidRDefault="00046502" w:rsidP="00046502">
            <w:pPr>
              <w:pStyle w:val="NormalWeb"/>
              <w:spacing w:after="0"/>
              <w:jc w:val="center"/>
              <w:textAlignment w:val="center"/>
              <w:rPr>
                <w:ins w:id="2496" w:author="作者"/>
                <w:rFonts w:ascii="Calibri" w:hAnsi="Calibri" w:cs="Calibri"/>
                <w:sz w:val="16"/>
              </w:rPr>
            </w:pPr>
            <w:ins w:id="249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0B9EF661" w14:textId="77777777" w:rsidR="00046502" w:rsidRPr="000C0EF6" w:rsidRDefault="00046502" w:rsidP="00046502">
            <w:pPr>
              <w:pStyle w:val="NormalWeb"/>
              <w:spacing w:after="0"/>
              <w:jc w:val="center"/>
              <w:textAlignment w:val="center"/>
              <w:rPr>
                <w:ins w:id="2498" w:author="作者"/>
                <w:rFonts w:ascii="Calibri" w:hAnsi="Calibri" w:cs="Calibri"/>
                <w:sz w:val="16"/>
              </w:rPr>
            </w:pPr>
            <w:ins w:id="2499"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6C5E8E6C" w14:textId="77777777" w:rsidR="00046502" w:rsidRPr="000C0EF6" w:rsidRDefault="00046502" w:rsidP="00046502">
            <w:pPr>
              <w:pStyle w:val="NormalWeb"/>
              <w:spacing w:after="0"/>
              <w:jc w:val="center"/>
              <w:textAlignment w:val="center"/>
              <w:rPr>
                <w:ins w:id="2500" w:author="作者"/>
                <w:rFonts w:ascii="Calibri" w:hAnsi="Calibri" w:cs="Calibri"/>
                <w:sz w:val="16"/>
              </w:rPr>
            </w:pPr>
            <w:ins w:id="2501"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028AC55E" w14:textId="77777777" w:rsidR="00046502" w:rsidRPr="000C0EF6" w:rsidRDefault="00046502" w:rsidP="00046502">
            <w:pPr>
              <w:pStyle w:val="NormalWeb"/>
              <w:spacing w:after="0"/>
              <w:jc w:val="center"/>
              <w:textAlignment w:val="center"/>
              <w:rPr>
                <w:ins w:id="2502" w:author="作者"/>
                <w:rFonts w:ascii="Calibri" w:hAnsi="Calibri" w:cs="Calibri"/>
                <w:sz w:val="16"/>
              </w:rPr>
            </w:pPr>
            <w:ins w:id="250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20C24BA4" w14:textId="77777777" w:rsidR="00046502" w:rsidRPr="000C0EF6" w:rsidRDefault="00046502" w:rsidP="00046502">
            <w:pPr>
              <w:pStyle w:val="NormalWeb"/>
              <w:spacing w:after="0"/>
              <w:jc w:val="center"/>
              <w:textAlignment w:val="center"/>
              <w:rPr>
                <w:ins w:id="2504" w:author="作者"/>
                <w:rFonts w:ascii="Calibri" w:hAnsi="Calibri" w:cs="Calibri"/>
                <w:sz w:val="16"/>
              </w:rPr>
            </w:pPr>
            <w:ins w:id="250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58DC97AA" w14:textId="77777777" w:rsidR="00046502" w:rsidRPr="000C0EF6" w:rsidRDefault="00046502" w:rsidP="00046502">
            <w:pPr>
              <w:pStyle w:val="NormalWeb"/>
              <w:spacing w:after="0"/>
              <w:jc w:val="center"/>
              <w:textAlignment w:val="center"/>
              <w:rPr>
                <w:ins w:id="2506" w:author="作者"/>
                <w:rFonts w:ascii="Calibri" w:hAnsi="Calibri" w:cs="Calibri"/>
                <w:sz w:val="16"/>
              </w:rPr>
            </w:pPr>
            <w:ins w:id="2507"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21B3315F" w14:textId="77777777" w:rsidR="00046502" w:rsidRPr="000C0EF6" w:rsidRDefault="00046502" w:rsidP="00046502">
            <w:pPr>
              <w:pStyle w:val="NormalWeb"/>
              <w:spacing w:after="0"/>
              <w:jc w:val="center"/>
              <w:textAlignment w:val="center"/>
              <w:rPr>
                <w:ins w:id="2508" w:author="作者"/>
                <w:rFonts w:ascii="Calibri" w:hAnsi="Calibri" w:cs="Calibri"/>
                <w:sz w:val="16"/>
              </w:rPr>
            </w:pPr>
            <w:ins w:id="2509"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7279D077" w14:textId="77777777" w:rsidR="00046502" w:rsidRPr="000C0EF6" w:rsidRDefault="00046502" w:rsidP="00046502">
            <w:pPr>
              <w:pStyle w:val="NormalWeb"/>
              <w:spacing w:after="0"/>
              <w:jc w:val="center"/>
              <w:textAlignment w:val="center"/>
              <w:rPr>
                <w:ins w:id="2510" w:author="作者"/>
                <w:rFonts w:ascii="Calibri" w:hAnsi="Calibri" w:cs="Calibri"/>
                <w:sz w:val="16"/>
              </w:rPr>
            </w:pPr>
            <w:ins w:id="251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63F65F5" w14:textId="77777777" w:rsidR="00046502" w:rsidRPr="000C0EF6" w:rsidRDefault="00046502" w:rsidP="00046502">
            <w:pPr>
              <w:pStyle w:val="NormalWeb"/>
              <w:spacing w:after="0"/>
              <w:jc w:val="center"/>
              <w:textAlignment w:val="center"/>
              <w:rPr>
                <w:ins w:id="2512" w:author="作者"/>
                <w:rFonts w:ascii="Calibri" w:hAnsi="Calibri" w:cs="Calibri"/>
                <w:sz w:val="16"/>
              </w:rPr>
            </w:pPr>
            <w:ins w:id="2513"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0937443F" w14:textId="77777777" w:rsidR="00046502" w:rsidRPr="000C0EF6" w:rsidRDefault="00046502" w:rsidP="00046502">
            <w:pPr>
              <w:pStyle w:val="NormalWeb"/>
              <w:spacing w:after="0"/>
              <w:jc w:val="center"/>
              <w:textAlignment w:val="center"/>
              <w:rPr>
                <w:ins w:id="2514" w:author="作者"/>
                <w:rFonts w:ascii="Calibri" w:hAnsi="Calibri" w:cs="Calibri"/>
                <w:sz w:val="16"/>
              </w:rPr>
            </w:pPr>
            <w:ins w:id="2515" w:author="作者">
              <w:r w:rsidRPr="000C0EF6">
                <w:rPr>
                  <w:rFonts w:ascii="Calibri" w:hAnsi="Calibri" w:cs="Calibri"/>
                  <w:color w:val="000000"/>
                  <w:kern w:val="24"/>
                  <w:sz w:val="16"/>
                </w:rPr>
                <w:t>3</w:t>
              </w:r>
            </w:ins>
          </w:p>
        </w:tc>
      </w:tr>
      <w:tr w:rsidR="00046502" w:rsidRPr="00322011" w14:paraId="52A9809A" w14:textId="77777777" w:rsidTr="00046502">
        <w:trPr>
          <w:cantSplit/>
          <w:trHeight w:val="170"/>
          <w:jc w:val="center"/>
          <w:ins w:id="2516"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C8F3F7" w14:textId="77777777" w:rsidR="00046502" w:rsidRPr="00734A76" w:rsidRDefault="00046502" w:rsidP="00046502">
            <w:pPr>
              <w:keepNext/>
              <w:keepLines/>
              <w:jc w:val="center"/>
              <w:rPr>
                <w:ins w:id="2517" w:author="作者"/>
                <w:rFonts w:ascii="Arial" w:hAnsi="Arial"/>
                <w:sz w:val="18"/>
                <w:szCs w:val="20"/>
              </w:rPr>
            </w:pPr>
            <w:ins w:id="2518" w:author="作者">
              <w:r w:rsidRPr="00734A76">
                <w:rPr>
                  <w:rFonts w:ascii="Arial" w:hAnsi="Arial"/>
                  <w:sz w:val="18"/>
                  <w:szCs w:val="20"/>
                </w:rPr>
                <w:t>25</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E444B4E" w14:textId="77777777" w:rsidR="00046502" w:rsidRPr="000C0EF6" w:rsidRDefault="00046502" w:rsidP="00046502">
            <w:pPr>
              <w:pStyle w:val="NormalWeb"/>
              <w:spacing w:after="0"/>
              <w:jc w:val="center"/>
              <w:textAlignment w:val="center"/>
              <w:rPr>
                <w:ins w:id="2519" w:author="作者"/>
                <w:rFonts w:ascii="Calibri" w:hAnsi="Calibri" w:cs="Calibri"/>
                <w:sz w:val="16"/>
              </w:rPr>
            </w:pPr>
            <w:ins w:id="252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09E3DA" w14:textId="77777777" w:rsidR="00046502" w:rsidRPr="000C0EF6" w:rsidRDefault="00046502" w:rsidP="00046502">
            <w:pPr>
              <w:pStyle w:val="NormalWeb"/>
              <w:spacing w:after="0"/>
              <w:jc w:val="center"/>
              <w:textAlignment w:val="center"/>
              <w:rPr>
                <w:ins w:id="2521" w:author="作者"/>
                <w:rFonts w:ascii="Calibri" w:hAnsi="Calibri" w:cs="Calibri"/>
                <w:sz w:val="16"/>
              </w:rPr>
            </w:pPr>
            <w:ins w:id="2522"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76E70F" w14:textId="77777777" w:rsidR="00046502" w:rsidRPr="000C0EF6" w:rsidRDefault="00046502" w:rsidP="00046502">
            <w:pPr>
              <w:pStyle w:val="NormalWeb"/>
              <w:spacing w:after="0"/>
              <w:jc w:val="center"/>
              <w:textAlignment w:val="center"/>
              <w:rPr>
                <w:ins w:id="2523" w:author="作者"/>
                <w:rFonts w:ascii="Calibri" w:hAnsi="Calibri" w:cs="Calibri"/>
                <w:sz w:val="16"/>
              </w:rPr>
            </w:pPr>
            <w:ins w:id="2524"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8ADB27" w14:textId="77777777" w:rsidR="00046502" w:rsidRPr="000C0EF6" w:rsidRDefault="00046502" w:rsidP="00046502">
            <w:pPr>
              <w:pStyle w:val="NormalWeb"/>
              <w:spacing w:after="0"/>
              <w:jc w:val="center"/>
              <w:textAlignment w:val="center"/>
              <w:rPr>
                <w:ins w:id="2525" w:author="作者"/>
                <w:rFonts w:ascii="Calibri" w:hAnsi="Calibri" w:cs="Calibri"/>
                <w:sz w:val="16"/>
              </w:rPr>
            </w:pPr>
            <w:ins w:id="2526"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D06438D" w14:textId="77777777" w:rsidR="00046502" w:rsidRPr="000C0EF6" w:rsidRDefault="00046502" w:rsidP="00046502">
            <w:pPr>
              <w:pStyle w:val="NormalWeb"/>
              <w:spacing w:after="0"/>
              <w:jc w:val="center"/>
              <w:textAlignment w:val="center"/>
              <w:rPr>
                <w:ins w:id="2527" w:author="作者"/>
                <w:rFonts w:ascii="Calibri" w:hAnsi="Calibri" w:cs="Calibri"/>
                <w:sz w:val="16"/>
              </w:rPr>
            </w:pPr>
            <w:ins w:id="2528"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45A7700" w14:textId="77777777" w:rsidR="00046502" w:rsidRPr="000C0EF6" w:rsidRDefault="00046502" w:rsidP="00046502">
            <w:pPr>
              <w:pStyle w:val="NormalWeb"/>
              <w:spacing w:after="0"/>
              <w:jc w:val="center"/>
              <w:textAlignment w:val="center"/>
              <w:rPr>
                <w:ins w:id="2529" w:author="作者"/>
                <w:rFonts w:ascii="Calibri" w:hAnsi="Calibri" w:cs="Calibri"/>
                <w:sz w:val="16"/>
              </w:rPr>
            </w:pPr>
            <w:ins w:id="253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D9421BA" w14:textId="77777777" w:rsidR="00046502" w:rsidRPr="000C0EF6" w:rsidRDefault="00046502" w:rsidP="00046502">
            <w:pPr>
              <w:pStyle w:val="NormalWeb"/>
              <w:spacing w:after="0"/>
              <w:jc w:val="center"/>
              <w:textAlignment w:val="center"/>
              <w:rPr>
                <w:ins w:id="2531" w:author="作者"/>
                <w:rFonts w:ascii="Calibri" w:hAnsi="Calibri" w:cs="Calibri"/>
                <w:sz w:val="16"/>
              </w:rPr>
            </w:pPr>
            <w:ins w:id="2532"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6DEB79C" w14:textId="77777777" w:rsidR="00046502" w:rsidRPr="000C0EF6" w:rsidRDefault="00046502" w:rsidP="00046502">
            <w:pPr>
              <w:pStyle w:val="NormalWeb"/>
              <w:spacing w:after="0"/>
              <w:jc w:val="center"/>
              <w:textAlignment w:val="center"/>
              <w:rPr>
                <w:ins w:id="2533" w:author="作者"/>
                <w:rFonts w:ascii="Calibri" w:hAnsi="Calibri" w:cs="Calibri"/>
                <w:sz w:val="16"/>
              </w:rPr>
            </w:pPr>
            <w:ins w:id="2534"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6936A9BF" w14:textId="77777777" w:rsidR="00046502" w:rsidRPr="000C0EF6" w:rsidRDefault="00046502" w:rsidP="00046502">
            <w:pPr>
              <w:pStyle w:val="NormalWeb"/>
              <w:spacing w:after="0"/>
              <w:jc w:val="center"/>
              <w:textAlignment w:val="center"/>
              <w:rPr>
                <w:ins w:id="2535" w:author="作者"/>
                <w:rFonts w:ascii="Calibri" w:hAnsi="Calibri" w:cs="Calibri"/>
                <w:sz w:val="16"/>
              </w:rPr>
            </w:pPr>
            <w:ins w:id="2536"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711AE890" w14:textId="77777777" w:rsidR="00046502" w:rsidRPr="000C0EF6" w:rsidRDefault="00046502" w:rsidP="00046502">
            <w:pPr>
              <w:pStyle w:val="NormalWeb"/>
              <w:spacing w:after="0"/>
              <w:jc w:val="center"/>
              <w:textAlignment w:val="center"/>
              <w:rPr>
                <w:ins w:id="2537" w:author="作者"/>
                <w:rFonts w:ascii="Calibri" w:hAnsi="Calibri" w:cs="Calibri"/>
                <w:sz w:val="16"/>
              </w:rPr>
            </w:pPr>
            <w:ins w:id="2538"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3058D6E5" w14:textId="77777777" w:rsidR="00046502" w:rsidRPr="000C0EF6" w:rsidRDefault="00046502" w:rsidP="00046502">
            <w:pPr>
              <w:pStyle w:val="NormalWeb"/>
              <w:spacing w:after="0"/>
              <w:jc w:val="center"/>
              <w:textAlignment w:val="center"/>
              <w:rPr>
                <w:ins w:id="2539" w:author="作者"/>
                <w:rFonts w:ascii="Calibri" w:hAnsi="Calibri" w:cs="Calibri"/>
                <w:sz w:val="16"/>
              </w:rPr>
            </w:pPr>
            <w:ins w:id="2540"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5B38EF53" w14:textId="77777777" w:rsidR="00046502" w:rsidRPr="000C0EF6" w:rsidRDefault="00046502" w:rsidP="00046502">
            <w:pPr>
              <w:pStyle w:val="NormalWeb"/>
              <w:spacing w:after="0"/>
              <w:jc w:val="center"/>
              <w:textAlignment w:val="center"/>
              <w:rPr>
                <w:ins w:id="2541" w:author="作者"/>
                <w:rFonts w:ascii="Calibri" w:hAnsi="Calibri" w:cs="Calibri"/>
                <w:sz w:val="16"/>
              </w:rPr>
            </w:pPr>
            <w:ins w:id="2542"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32421EB7" w14:textId="77777777" w:rsidR="00046502" w:rsidRPr="000C0EF6" w:rsidRDefault="00046502" w:rsidP="00046502">
            <w:pPr>
              <w:pStyle w:val="NormalWeb"/>
              <w:spacing w:after="0"/>
              <w:jc w:val="center"/>
              <w:textAlignment w:val="center"/>
              <w:rPr>
                <w:ins w:id="2543" w:author="作者"/>
                <w:rFonts w:ascii="Calibri" w:hAnsi="Calibri" w:cs="Calibri"/>
                <w:sz w:val="16"/>
              </w:rPr>
            </w:pPr>
            <w:ins w:id="254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2DA12AF9" w14:textId="77777777" w:rsidR="00046502" w:rsidRPr="000C0EF6" w:rsidRDefault="00046502" w:rsidP="00046502">
            <w:pPr>
              <w:pStyle w:val="NormalWeb"/>
              <w:spacing w:after="0"/>
              <w:jc w:val="center"/>
              <w:textAlignment w:val="center"/>
              <w:rPr>
                <w:ins w:id="2545" w:author="作者"/>
                <w:rFonts w:ascii="Calibri" w:hAnsi="Calibri" w:cs="Calibri"/>
                <w:sz w:val="16"/>
              </w:rPr>
            </w:pPr>
            <w:ins w:id="2546"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1AFA59CB" w14:textId="77777777" w:rsidR="00046502" w:rsidRPr="000C0EF6" w:rsidRDefault="00046502" w:rsidP="00046502">
            <w:pPr>
              <w:pStyle w:val="NormalWeb"/>
              <w:spacing w:after="0"/>
              <w:jc w:val="center"/>
              <w:textAlignment w:val="center"/>
              <w:rPr>
                <w:ins w:id="2547" w:author="作者"/>
                <w:rFonts w:ascii="Calibri" w:hAnsi="Calibri" w:cs="Calibri"/>
                <w:sz w:val="16"/>
              </w:rPr>
            </w:pPr>
            <w:ins w:id="254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153713A" w14:textId="77777777" w:rsidR="00046502" w:rsidRPr="000C0EF6" w:rsidRDefault="00046502" w:rsidP="00046502">
            <w:pPr>
              <w:pStyle w:val="NormalWeb"/>
              <w:spacing w:after="0"/>
              <w:jc w:val="center"/>
              <w:textAlignment w:val="center"/>
              <w:rPr>
                <w:ins w:id="2549" w:author="作者"/>
                <w:rFonts w:ascii="Calibri" w:hAnsi="Calibri" w:cs="Calibri"/>
                <w:sz w:val="16"/>
              </w:rPr>
            </w:pPr>
            <w:ins w:id="255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92B858D" w14:textId="77777777" w:rsidR="00046502" w:rsidRPr="000C0EF6" w:rsidRDefault="00046502" w:rsidP="00046502">
            <w:pPr>
              <w:pStyle w:val="NormalWeb"/>
              <w:spacing w:after="0"/>
              <w:jc w:val="center"/>
              <w:textAlignment w:val="center"/>
              <w:rPr>
                <w:ins w:id="2551" w:author="作者"/>
                <w:rFonts w:ascii="Calibri" w:hAnsi="Calibri" w:cs="Calibri"/>
                <w:sz w:val="16"/>
              </w:rPr>
            </w:pPr>
            <w:ins w:id="2552"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25AF5701" w14:textId="77777777" w:rsidR="00046502" w:rsidRPr="000C0EF6" w:rsidRDefault="00046502" w:rsidP="00046502">
            <w:pPr>
              <w:pStyle w:val="NormalWeb"/>
              <w:spacing w:after="0"/>
              <w:jc w:val="center"/>
              <w:textAlignment w:val="center"/>
              <w:rPr>
                <w:ins w:id="2553" w:author="作者"/>
                <w:rFonts w:ascii="Calibri" w:hAnsi="Calibri" w:cs="Calibri"/>
                <w:sz w:val="16"/>
              </w:rPr>
            </w:pPr>
            <w:ins w:id="2554" w:author="作者">
              <w:r w:rsidRPr="000C0EF6">
                <w:rPr>
                  <w:rFonts w:ascii="Calibri" w:hAnsi="Calibri" w:cs="Calibri"/>
                  <w:color w:val="000000"/>
                  <w:kern w:val="24"/>
                  <w:sz w:val="16"/>
                </w:rPr>
                <w:t>-1</w:t>
              </w:r>
            </w:ins>
          </w:p>
        </w:tc>
      </w:tr>
      <w:tr w:rsidR="00046502" w:rsidRPr="00322011" w14:paraId="1A297EF6" w14:textId="77777777" w:rsidTr="00046502">
        <w:trPr>
          <w:cantSplit/>
          <w:trHeight w:val="170"/>
          <w:jc w:val="center"/>
          <w:ins w:id="2555"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BB77979" w14:textId="77777777" w:rsidR="00046502" w:rsidRPr="00734A76" w:rsidRDefault="00046502" w:rsidP="00046502">
            <w:pPr>
              <w:keepNext/>
              <w:keepLines/>
              <w:jc w:val="center"/>
              <w:rPr>
                <w:ins w:id="2556" w:author="作者"/>
                <w:rFonts w:ascii="Arial" w:hAnsi="Arial"/>
                <w:sz w:val="18"/>
                <w:szCs w:val="20"/>
              </w:rPr>
            </w:pPr>
            <w:ins w:id="2557" w:author="作者">
              <w:r w:rsidRPr="00734A76">
                <w:rPr>
                  <w:rFonts w:ascii="Arial" w:hAnsi="Arial"/>
                  <w:sz w:val="18"/>
                  <w:szCs w:val="20"/>
                </w:rPr>
                <w:t>26</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8BBF584" w14:textId="77777777" w:rsidR="00046502" w:rsidRPr="000C0EF6" w:rsidRDefault="00046502" w:rsidP="00046502">
            <w:pPr>
              <w:pStyle w:val="NormalWeb"/>
              <w:spacing w:after="0"/>
              <w:jc w:val="center"/>
              <w:textAlignment w:val="center"/>
              <w:rPr>
                <w:ins w:id="2558" w:author="作者"/>
                <w:rFonts w:ascii="Calibri" w:hAnsi="Calibri" w:cs="Calibri"/>
                <w:sz w:val="16"/>
              </w:rPr>
            </w:pPr>
            <w:ins w:id="2559"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DC6ABA2" w14:textId="77777777" w:rsidR="00046502" w:rsidRPr="000C0EF6" w:rsidRDefault="00046502" w:rsidP="00046502">
            <w:pPr>
              <w:pStyle w:val="NormalWeb"/>
              <w:spacing w:after="0"/>
              <w:jc w:val="center"/>
              <w:textAlignment w:val="center"/>
              <w:rPr>
                <w:ins w:id="2560" w:author="作者"/>
                <w:rFonts w:ascii="Calibri" w:hAnsi="Calibri" w:cs="Calibri"/>
                <w:sz w:val="16"/>
              </w:rPr>
            </w:pPr>
            <w:ins w:id="2561"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9B34829" w14:textId="77777777" w:rsidR="00046502" w:rsidRPr="000C0EF6" w:rsidRDefault="00046502" w:rsidP="00046502">
            <w:pPr>
              <w:pStyle w:val="NormalWeb"/>
              <w:spacing w:after="0"/>
              <w:jc w:val="center"/>
              <w:textAlignment w:val="center"/>
              <w:rPr>
                <w:ins w:id="2562" w:author="作者"/>
                <w:rFonts w:ascii="Calibri" w:hAnsi="Calibri" w:cs="Calibri"/>
                <w:sz w:val="16"/>
              </w:rPr>
            </w:pPr>
            <w:ins w:id="2563"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DE40C5C" w14:textId="77777777" w:rsidR="00046502" w:rsidRPr="000C0EF6" w:rsidRDefault="00046502" w:rsidP="00046502">
            <w:pPr>
              <w:pStyle w:val="NormalWeb"/>
              <w:spacing w:after="0"/>
              <w:jc w:val="center"/>
              <w:textAlignment w:val="center"/>
              <w:rPr>
                <w:ins w:id="2564" w:author="作者"/>
                <w:rFonts w:ascii="Calibri" w:hAnsi="Calibri" w:cs="Calibri"/>
                <w:sz w:val="16"/>
              </w:rPr>
            </w:pPr>
            <w:ins w:id="2565"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BAF97D" w14:textId="77777777" w:rsidR="00046502" w:rsidRPr="000C0EF6" w:rsidRDefault="00046502" w:rsidP="00046502">
            <w:pPr>
              <w:pStyle w:val="NormalWeb"/>
              <w:spacing w:after="0"/>
              <w:jc w:val="center"/>
              <w:textAlignment w:val="center"/>
              <w:rPr>
                <w:ins w:id="2566" w:author="作者"/>
                <w:rFonts w:ascii="Calibri" w:hAnsi="Calibri" w:cs="Calibri"/>
                <w:sz w:val="16"/>
              </w:rPr>
            </w:pPr>
            <w:ins w:id="2567"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00228F8" w14:textId="77777777" w:rsidR="00046502" w:rsidRPr="000C0EF6" w:rsidRDefault="00046502" w:rsidP="00046502">
            <w:pPr>
              <w:pStyle w:val="NormalWeb"/>
              <w:spacing w:after="0"/>
              <w:jc w:val="center"/>
              <w:textAlignment w:val="center"/>
              <w:rPr>
                <w:ins w:id="2568" w:author="作者"/>
                <w:rFonts w:ascii="Calibri" w:hAnsi="Calibri" w:cs="Calibri"/>
                <w:sz w:val="16"/>
              </w:rPr>
            </w:pPr>
            <w:ins w:id="2569"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7DEA95F8" w14:textId="77777777" w:rsidR="00046502" w:rsidRPr="000C0EF6" w:rsidRDefault="00046502" w:rsidP="00046502">
            <w:pPr>
              <w:pStyle w:val="NormalWeb"/>
              <w:spacing w:after="0"/>
              <w:jc w:val="center"/>
              <w:textAlignment w:val="center"/>
              <w:rPr>
                <w:ins w:id="2570" w:author="作者"/>
                <w:rFonts w:ascii="Calibri" w:hAnsi="Calibri" w:cs="Calibri"/>
                <w:sz w:val="16"/>
              </w:rPr>
            </w:pPr>
            <w:ins w:id="257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2B88502B" w14:textId="77777777" w:rsidR="00046502" w:rsidRPr="000C0EF6" w:rsidRDefault="00046502" w:rsidP="00046502">
            <w:pPr>
              <w:pStyle w:val="NormalWeb"/>
              <w:spacing w:after="0"/>
              <w:jc w:val="center"/>
              <w:textAlignment w:val="center"/>
              <w:rPr>
                <w:ins w:id="2572" w:author="作者"/>
                <w:rFonts w:ascii="Calibri" w:hAnsi="Calibri" w:cs="Calibri"/>
                <w:sz w:val="16"/>
              </w:rPr>
            </w:pPr>
            <w:ins w:id="2573"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27784BE0" w14:textId="77777777" w:rsidR="00046502" w:rsidRPr="000C0EF6" w:rsidRDefault="00046502" w:rsidP="00046502">
            <w:pPr>
              <w:pStyle w:val="NormalWeb"/>
              <w:spacing w:after="0"/>
              <w:jc w:val="center"/>
              <w:textAlignment w:val="center"/>
              <w:rPr>
                <w:ins w:id="2574" w:author="作者"/>
                <w:rFonts w:ascii="Calibri" w:hAnsi="Calibri" w:cs="Calibri"/>
                <w:sz w:val="16"/>
              </w:rPr>
            </w:pPr>
            <w:ins w:id="257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4D03AA70" w14:textId="77777777" w:rsidR="00046502" w:rsidRPr="000C0EF6" w:rsidRDefault="00046502" w:rsidP="00046502">
            <w:pPr>
              <w:pStyle w:val="NormalWeb"/>
              <w:spacing w:after="0"/>
              <w:jc w:val="center"/>
              <w:textAlignment w:val="center"/>
              <w:rPr>
                <w:ins w:id="2576" w:author="作者"/>
                <w:rFonts w:ascii="Calibri" w:hAnsi="Calibri" w:cs="Calibri"/>
                <w:sz w:val="16"/>
              </w:rPr>
            </w:pPr>
            <w:ins w:id="257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20AE7144" w14:textId="77777777" w:rsidR="00046502" w:rsidRPr="000C0EF6" w:rsidRDefault="00046502" w:rsidP="00046502">
            <w:pPr>
              <w:pStyle w:val="NormalWeb"/>
              <w:spacing w:after="0"/>
              <w:jc w:val="center"/>
              <w:textAlignment w:val="center"/>
              <w:rPr>
                <w:ins w:id="2578" w:author="作者"/>
                <w:rFonts w:ascii="Calibri" w:hAnsi="Calibri" w:cs="Calibri"/>
                <w:sz w:val="16"/>
              </w:rPr>
            </w:pPr>
            <w:ins w:id="2579"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5F3C0ABA" w14:textId="77777777" w:rsidR="00046502" w:rsidRPr="000C0EF6" w:rsidRDefault="00046502" w:rsidP="00046502">
            <w:pPr>
              <w:pStyle w:val="NormalWeb"/>
              <w:spacing w:after="0"/>
              <w:jc w:val="center"/>
              <w:textAlignment w:val="center"/>
              <w:rPr>
                <w:ins w:id="2580" w:author="作者"/>
                <w:rFonts w:ascii="Calibri" w:hAnsi="Calibri" w:cs="Calibri"/>
                <w:sz w:val="16"/>
              </w:rPr>
            </w:pPr>
            <w:ins w:id="258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D747749" w14:textId="77777777" w:rsidR="00046502" w:rsidRPr="000C0EF6" w:rsidRDefault="00046502" w:rsidP="00046502">
            <w:pPr>
              <w:pStyle w:val="NormalWeb"/>
              <w:spacing w:after="0"/>
              <w:jc w:val="center"/>
              <w:textAlignment w:val="center"/>
              <w:rPr>
                <w:ins w:id="2582" w:author="作者"/>
                <w:rFonts w:ascii="Calibri" w:hAnsi="Calibri" w:cs="Calibri"/>
                <w:sz w:val="16"/>
              </w:rPr>
            </w:pPr>
            <w:ins w:id="258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810ECB6" w14:textId="77777777" w:rsidR="00046502" w:rsidRPr="000C0EF6" w:rsidRDefault="00046502" w:rsidP="00046502">
            <w:pPr>
              <w:pStyle w:val="NormalWeb"/>
              <w:spacing w:after="0"/>
              <w:jc w:val="center"/>
              <w:textAlignment w:val="center"/>
              <w:rPr>
                <w:ins w:id="2584" w:author="作者"/>
                <w:rFonts w:ascii="Calibri" w:hAnsi="Calibri" w:cs="Calibri"/>
                <w:sz w:val="16"/>
              </w:rPr>
            </w:pPr>
            <w:ins w:id="2585"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5C55B6A4" w14:textId="77777777" w:rsidR="00046502" w:rsidRPr="000C0EF6" w:rsidRDefault="00046502" w:rsidP="00046502">
            <w:pPr>
              <w:pStyle w:val="NormalWeb"/>
              <w:spacing w:after="0"/>
              <w:jc w:val="center"/>
              <w:textAlignment w:val="center"/>
              <w:rPr>
                <w:ins w:id="2586" w:author="作者"/>
                <w:rFonts w:ascii="Calibri" w:hAnsi="Calibri" w:cs="Calibri"/>
                <w:sz w:val="16"/>
              </w:rPr>
            </w:pPr>
            <w:ins w:id="258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5F4C9814" w14:textId="77777777" w:rsidR="00046502" w:rsidRPr="000C0EF6" w:rsidRDefault="00046502" w:rsidP="00046502">
            <w:pPr>
              <w:pStyle w:val="NormalWeb"/>
              <w:spacing w:after="0"/>
              <w:jc w:val="center"/>
              <w:textAlignment w:val="center"/>
              <w:rPr>
                <w:ins w:id="2588" w:author="作者"/>
                <w:rFonts w:ascii="Calibri" w:hAnsi="Calibri" w:cs="Calibri"/>
                <w:sz w:val="16"/>
              </w:rPr>
            </w:pPr>
            <w:ins w:id="2589"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187323B1" w14:textId="77777777" w:rsidR="00046502" w:rsidRPr="000C0EF6" w:rsidRDefault="00046502" w:rsidP="00046502">
            <w:pPr>
              <w:pStyle w:val="NormalWeb"/>
              <w:spacing w:after="0"/>
              <w:jc w:val="center"/>
              <w:textAlignment w:val="center"/>
              <w:rPr>
                <w:ins w:id="2590" w:author="作者"/>
                <w:rFonts w:ascii="Calibri" w:hAnsi="Calibri" w:cs="Calibri"/>
                <w:sz w:val="16"/>
              </w:rPr>
            </w:pPr>
            <w:ins w:id="2591"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142CEA69" w14:textId="77777777" w:rsidR="00046502" w:rsidRPr="000C0EF6" w:rsidRDefault="00046502" w:rsidP="00046502">
            <w:pPr>
              <w:pStyle w:val="NormalWeb"/>
              <w:spacing w:after="0"/>
              <w:jc w:val="center"/>
              <w:textAlignment w:val="center"/>
              <w:rPr>
                <w:ins w:id="2592" w:author="作者"/>
                <w:rFonts w:ascii="Calibri" w:hAnsi="Calibri" w:cs="Calibri"/>
                <w:sz w:val="16"/>
              </w:rPr>
            </w:pPr>
            <w:ins w:id="2593" w:author="作者">
              <w:r w:rsidRPr="000C0EF6">
                <w:rPr>
                  <w:rFonts w:ascii="Calibri" w:hAnsi="Calibri" w:cs="Calibri"/>
                  <w:color w:val="000000"/>
                  <w:kern w:val="24"/>
                  <w:sz w:val="16"/>
                </w:rPr>
                <w:t>-1</w:t>
              </w:r>
            </w:ins>
          </w:p>
        </w:tc>
      </w:tr>
      <w:tr w:rsidR="00046502" w:rsidRPr="00322011" w14:paraId="36BC1425" w14:textId="77777777" w:rsidTr="00046502">
        <w:trPr>
          <w:cantSplit/>
          <w:trHeight w:val="170"/>
          <w:jc w:val="center"/>
          <w:ins w:id="2594"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4F85B6A" w14:textId="77777777" w:rsidR="00046502" w:rsidRPr="00734A76" w:rsidRDefault="00046502" w:rsidP="00046502">
            <w:pPr>
              <w:keepNext/>
              <w:keepLines/>
              <w:jc w:val="center"/>
              <w:rPr>
                <w:ins w:id="2595" w:author="作者"/>
                <w:rFonts w:ascii="Arial" w:hAnsi="Arial"/>
                <w:sz w:val="18"/>
                <w:szCs w:val="20"/>
              </w:rPr>
            </w:pPr>
            <w:ins w:id="2596" w:author="作者">
              <w:r w:rsidRPr="00734A76">
                <w:rPr>
                  <w:rFonts w:ascii="Arial" w:hAnsi="Arial"/>
                  <w:sz w:val="18"/>
                  <w:szCs w:val="20"/>
                </w:rPr>
                <w:t>27</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6D7C641" w14:textId="77777777" w:rsidR="00046502" w:rsidRPr="000C0EF6" w:rsidRDefault="00046502" w:rsidP="00046502">
            <w:pPr>
              <w:pStyle w:val="NormalWeb"/>
              <w:spacing w:after="0"/>
              <w:jc w:val="center"/>
              <w:textAlignment w:val="center"/>
              <w:rPr>
                <w:ins w:id="2597" w:author="作者"/>
                <w:rFonts w:ascii="Calibri" w:hAnsi="Calibri" w:cs="Calibri"/>
                <w:sz w:val="16"/>
              </w:rPr>
            </w:pPr>
            <w:ins w:id="259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EDD6FCD" w14:textId="77777777" w:rsidR="00046502" w:rsidRPr="000C0EF6" w:rsidRDefault="00046502" w:rsidP="00046502">
            <w:pPr>
              <w:pStyle w:val="NormalWeb"/>
              <w:spacing w:after="0"/>
              <w:jc w:val="center"/>
              <w:textAlignment w:val="center"/>
              <w:rPr>
                <w:ins w:id="2599" w:author="作者"/>
                <w:rFonts w:ascii="Calibri" w:hAnsi="Calibri" w:cs="Calibri"/>
                <w:sz w:val="16"/>
              </w:rPr>
            </w:pPr>
            <w:ins w:id="2600"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16CA30" w14:textId="77777777" w:rsidR="00046502" w:rsidRPr="000C0EF6" w:rsidRDefault="00046502" w:rsidP="00046502">
            <w:pPr>
              <w:pStyle w:val="NormalWeb"/>
              <w:spacing w:after="0"/>
              <w:jc w:val="center"/>
              <w:textAlignment w:val="center"/>
              <w:rPr>
                <w:ins w:id="2601" w:author="作者"/>
                <w:rFonts w:ascii="Calibri" w:hAnsi="Calibri" w:cs="Calibri"/>
                <w:sz w:val="16"/>
              </w:rPr>
            </w:pPr>
            <w:ins w:id="2602"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576E8C" w14:textId="77777777" w:rsidR="00046502" w:rsidRPr="000C0EF6" w:rsidRDefault="00046502" w:rsidP="00046502">
            <w:pPr>
              <w:pStyle w:val="NormalWeb"/>
              <w:spacing w:after="0"/>
              <w:jc w:val="center"/>
              <w:textAlignment w:val="center"/>
              <w:rPr>
                <w:ins w:id="2603" w:author="作者"/>
                <w:rFonts w:ascii="Calibri" w:hAnsi="Calibri" w:cs="Calibri"/>
                <w:sz w:val="16"/>
              </w:rPr>
            </w:pPr>
            <w:ins w:id="260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38EC44" w14:textId="77777777" w:rsidR="00046502" w:rsidRPr="000C0EF6" w:rsidRDefault="00046502" w:rsidP="00046502">
            <w:pPr>
              <w:pStyle w:val="NormalWeb"/>
              <w:spacing w:after="0"/>
              <w:jc w:val="center"/>
              <w:textAlignment w:val="center"/>
              <w:rPr>
                <w:ins w:id="2605" w:author="作者"/>
                <w:rFonts w:ascii="Calibri" w:hAnsi="Calibri" w:cs="Calibri"/>
                <w:sz w:val="16"/>
              </w:rPr>
            </w:pPr>
            <w:ins w:id="2606"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0CCCCD6" w14:textId="77777777" w:rsidR="00046502" w:rsidRPr="000C0EF6" w:rsidRDefault="00046502" w:rsidP="00046502">
            <w:pPr>
              <w:pStyle w:val="NormalWeb"/>
              <w:spacing w:after="0"/>
              <w:jc w:val="center"/>
              <w:textAlignment w:val="center"/>
              <w:rPr>
                <w:ins w:id="2607" w:author="作者"/>
                <w:rFonts w:ascii="Calibri" w:hAnsi="Calibri" w:cs="Calibri"/>
                <w:sz w:val="16"/>
              </w:rPr>
            </w:pPr>
            <w:ins w:id="2608"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0BDB094F" w14:textId="77777777" w:rsidR="00046502" w:rsidRPr="000C0EF6" w:rsidRDefault="00046502" w:rsidP="00046502">
            <w:pPr>
              <w:pStyle w:val="NormalWeb"/>
              <w:spacing w:after="0"/>
              <w:jc w:val="center"/>
              <w:textAlignment w:val="center"/>
              <w:rPr>
                <w:ins w:id="2609" w:author="作者"/>
                <w:rFonts w:ascii="Calibri" w:hAnsi="Calibri" w:cs="Calibri"/>
                <w:sz w:val="16"/>
              </w:rPr>
            </w:pPr>
            <w:ins w:id="261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6D00CDD3" w14:textId="77777777" w:rsidR="00046502" w:rsidRPr="000C0EF6" w:rsidRDefault="00046502" w:rsidP="00046502">
            <w:pPr>
              <w:pStyle w:val="NormalWeb"/>
              <w:spacing w:after="0"/>
              <w:jc w:val="center"/>
              <w:textAlignment w:val="center"/>
              <w:rPr>
                <w:ins w:id="2611" w:author="作者"/>
                <w:rFonts w:ascii="Calibri" w:hAnsi="Calibri" w:cs="Calibri"/>
                <w:sz w:val="16"/>
              </w:rPr>
            </w:pPr>
            <w:ins w:id="2612"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52E50559" w14:textId="77777777" w:rsidR="00046502" w:rsidRPr="000C0EF6" w:rsidRDefault="00046502" w:rsidP="00046502">
            <w:pPr>
              <w:pStyle w:val="NormalWeb"/>
              <w:spacing w:after="0"/>
              <w:jc w:val="center"/>
              <w:textAlignment w:val="center"/>
              <w:rPr>
                <w:ins w:id="2613" w:author="作者"/>
                <w:rFonts w:ascii="Calibri" w:hAnsi="Calibri" w:cs="Calibri"/>
                <w:sz w:val="16"/>
              </w:rPr>
            </w:pPr>
            <w:ins w:id="261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370AFE2D" w14:textId="77777777" w:rsidR="00046502" w:rsidRPr="000C0EF6" w:rsidRDefault="00046502" w:rsidP="00046502">
            <w:pPr>
              <w:pStyle w:val="NormalWeb"/>
              <w:spacing w:after="0"/>
              <w:jc w:val="center"/>
              <w:textAlignment w:val="center"/>
              <w:rPr>
                <w:ins w:id="2615" w:author="作者"/>
                <w:rFonts w:ascii="Calibri" w:hAnsi="Calibri" w:cs="Calibri"/>
                <w:sz w:val="16"/>
              </w:rPr>
            </w:pPr>
            <w:ins w:id="2616"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3BC5CBD4" w14:textId="77777777" w:rsidR="00046502" w:rsidRPr="000C0EF6" w:rsidRDefault="00046502" w:rsidP="00046502">
            <w:pPr>
              <w:pStyle w:val="NormalWeb"/>
              <w:spacing w:after="0"/>
              <w:jc w:val="center"/>
              <w:textAlignment w:val="center"/>
              <w:rPr>
                <w:ins w:id="2617" w:author="作者"/>
                <w:rFonts w:ascii="Calibri" w:hAnsi="Calibri" w:cs="Calibri"/>
                <w:sz w:val="16"/>
              </w:rPr>
            </w:pPr>
            <w:ins w:id="2618"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2E2968CC" w14:textId="77777777" w:rsidR="00046502" w:rsidRPr="000C0EF6" w:rsidRDefault="00046502" w:rsidP="00046502">
            <w:pPr>
              <w:pStyle w:val="NormalWeb"/>
              <w:spacing w:after="0"/>
              <w:jc w:val="center"/>
              <w:textAlignment w:val="center"/>
              <w:rPr>
                <w:ins w:id="2619" w:author="作者"/>
                <w:rFonts w:ascii="Calibri" w:hAnsi="Calibri" w:cs="Calibri"/>
                <w:sz w:val="16"/>
              </w:rPr>
            </w:pPr>
            <w:ins w:id="2620"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05A6195A" w14:textId="77777777" w:rsidR="00046502" w:rsidRPr="000C0EF6" w:rsidRDefault="00046502" w:rsidP="00046502">
            <w:pPr>
              <w:pStyle w:val="NormalWeb"/>
              <w:spacing w:after="0"/>
              <w:jc w:val="center"/>
              <w:textAlignment w:val="center"/>
              <w:rPr>
                <w:ins w:id="2621" w:author="作者"/>
                <w:rFonts w:ascii="Calibri" w:hAnsi="Calibri" w:cs="Calibri"/>
                <w:sz w:val="16"/>
              </w:rPr>
            </w:pPr>
            <w:ins w:id="2622"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502750DC" w14:textId="77777777" w:rsidR="00046502" w:rsidRPr="000C0EF6" w:rsidRDefault="00046502" w:rsidP="00046502">
            <w:pPr>
              <w:pStyle w:val="NormalWeb"/>
              <w:spacing w:after="0"/>
              <w:jc w:val="center"/>
              <w:textAlignment w:val="center"/>
              <w:rPr>
                <w:ins w:id="2623" w:author="作者"/>
                <w:rFonts w:ascii="Calibri" w:hAnsi="Calibri" w:cs="Calibri"/>
                <w:sz w:val="16"/>
              </w:rPr>
            </w:pPr>
            <w:ins w:id="2624"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0F55E67C" w14:textId="77777777" w:rsidR="00046502" w:rsidRPr="000C0EF6" w:rsidRDefault="00046502" w:rsidP="00046502">
            <w:pPr>
              <w:pStyle w:val="NormalWeb"/>
              <w:spacing w:after="0"/>
              <w:jc w:val="center"/>
              <w:textAlignment w:val="center"/>
              <w:rPr>
                <w:ins w:id="2625" w:author="作者"/>
                <w:rFonts w:ascii="Calibri" w:hAnsi="Calibri" w:cs="Calibri"/>
                <w:sz w:val="16"/>
              </w:rPr>
            </w:pPr>
            <w:ins w:id="2626"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6D77DF5D" w14:textId="77777777" w:rsidR="00046502" w:rsidRPr="000C0EF6" w:rsidRDefault="00046502" w:rsidP="00046502">
            <w:pPr>
              <w:pStyle w:val="NormalWeb"/>
              <w:spacing w:after="0"/>
              <w:jc w:val="center"/>
              <w:textAlignment w:val="center"/>
              <w:rPr>
                <w:ins w:id="2627" w:author="作者"/>
                <w:rFonts w:ascii="Calibri" w:hAnsi="Calibri" w:cs="Calibri"/>
                <w:sz w:val="16"/>
              </w:rPr>
            </w:pPr>
            <w:ins w:id="2628"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2AC0D518" w14:textId="77777777" w:rsidR="00046502" w:rsidRPr="000C0EF6" w:rsidRDefault="00046502" w:rsidP="00046502">
            <w:pPr>
              <w:pStyle w:val="NormalWeb"/>
              <w:spacing w:after="0"/>
              <w:jc w:val="center"/>
              <w:textAlignment w:val="center"/>
              <w:rPr>
                <w:ins w:id="2629" w:author="作者"/>
                <w:rFonts w:ascii="Calibri" w:hAnsi="Calibri" w:cs="Calibri"/>
                <w:sz w:val="16"/>
              </w:rPr>
            </w:pPr>
            <w:ins w:id="2630"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42BBB92F" w14:textId="77777777" w:rsidR="00046502" w:rsidRPr="000C0EF6" w:rsidRDefault="00046502" w:rsidP="00046502">
            <w:pPr>
              <w:pStyle w:val="NormalWeb"/>
              <w:spacing w:after="0"/>
              <w:jc w:val="center"/>
              <w:textAlignment w:val="center"/>
              <w:rPr>
                <w:ins w:id="2631" w:author="作者"/>
                <w:rFonts w:ascii="Calibri" w:hAnsi="Calibri" w:cs="Calibri"/>
                <w:sz w:val="16"/>
              </w:rPr>
            </w:pPr>
            <w:ins w:id="2632" w:author="作者">
              <w:r w:rsidRPr="000C0EF6">
                <w:rPr>
                  <w:rFonts w:ascii="Calibri" w:hAnsi="Calibri" w:cs="Calibri"/>
                  <w:color w:val="000000"/>
                  <w:kern w:val="24"/>
                  <w:sz w:val="16"/>
                </w:rPr>
                <w:t>3</w:t>
              </w:r>
            </w:ins>
          </w:p>
        </w:tc>
      </w:tr>
      <w:tr w:rsidR="00046502" w:rsidRPr="00322011" w14:paraId="77D8A814" w14:textId="77777777" w:rsidTr="00046502">
        <w:trPr>
          <w:cantSplit/>
          <w:trHeight w:val="170"/>
          <w:jc w:val="center"/>
          <w:ins w:id="2633"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85DA1A3" w14:textId="77777777" w:rsidR="00046502" w:rsidRPr="00734A76" w:rsidRDefault="00046502" w:rsidP="00046502">
            <w:pPr>
              <w:keepNext/>
              <w:keepLines/>
              <w:jc w:val="center"/>
              <w:rPr>
                <w:ins w:id="2634" w:author="作者"/>
                <w:rFonts w:ascii="Arial" w:hAnsi="Arial"/>
                <w:sz w:val="18"/>
                <w:szCs w:val="20"/>
              </w:rPr>
            </w:pPr>
            <w:ins w:id="2635" w:author="作者">
              <w:r w:rsidRPr="00734A76">
                <w:rPr>
                  <w:rFonts w:ascii="Arial" w:hAnsi="Arial"/>
                  <w:sz w:val="18"/>
                  <w:szCs w:val="20"/>
                </w:rPr>
                <w:t>28</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B0ECE04" w14:textId="77777777" w:rsidR="00046502" w:rsidRPr="000C0EF6" w:rsidRDefault="00046502" w:rsidP="00046502">
            <w:pPr>
              <w:pStyle w:val="NormalWeb"/>
              <w:spacing w:after="0"/>
              <w:jc w:val="center"/>
              <w:textAlignment w:val="center"/>
              <w:rPr>
                <w:ins w:id="2636" w:author="作者"/>
                <w:rFonts w:ascii="Calibri" w:hAnsi="Calibri" w:cs="Calibri"/>
                <w:sz w:val="16"/>
              </w:rPr>
            </w:pPr>
            <w:ins w:id="2637"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2026D8F" w14:textId="77777777" w:rsidR="00046502" w:rsidRPr="000C0EF6" w:rsidRDefault="00046502" w:rsidP="00046502">
            <w:pPr>
              <w:pStyle w:val="NormalWeb"/>
              <w:spacing w:after="0"/>
              <w:jc w:val="center"/>
              <w:textAlignment w:val="center"/>
              <w:rPr>
                <w:ins w:id="2638" w:author="作者"/>
                <w:rFonts w:ascii="Calibri" w:hAnsi="Calibri" w:cs="Calibri"/>
                <w:sz w:val="16"/>
              </w:rPr>
            </w:pPr>
            <w:ins w:id="2639"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231D567" w14:textId="77777777" w:rsidR="00046502" w:rsidRPr="000C0EF6" w:rsidRDefault="00046502" w:rsidP="00046502">
            <w:pPr>
              <w:pStyle w:val="NormalWeb"/>
              <w:spacing w:after="0"/>
              <w:jc w:val="center"/>
              <w:textAlignment w:val="center"/>
              <w:rPr>
                <w:ins w:id="2640" w:author="作者"/>
                <w:rFonts w:ascii="Calibri" w:hAnsi="Calibri" w:cs="Calibri"/>
                <w:sz w:val="16"/>
              </w:rPr>
            </w:pPr>
            <w:ins w:id="2641"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CD48AB6" w14:textId="77777777" w:rsidR="00046502" w:rsidRPr="000C0EF6" w:rsidRDefault="00046502" w:rsidP="00046502">
            <w:pPr>
              <w:pStyle w:val="NormalWeb"/>
              <w:spacing w:after="0"/>
              <w:jc w:val="center"/>
              <w:textAlignment w:val="center"/>
              <w:rPr>
                <w:ins w:id="2642" w:author="作者"/>
                <w:rFonts w:ascii="Calibri" w:hAnsi="Calibri" w:cs="Calibri"/>
                <w:sz w:val="16"/>
              </w:rPr>
            </w:pPr>
            <w:ins w:id="264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DA4E19" w14:textId="77777777" w:rsidR="00046502" w:rsidRPr="000C0EF6" w:rsidRDefault="00046502" w:rsidP="00046502">
            <w:pPr>
              <w:pStyle w:val="NormalWeb"/>
              <w:spacing w:after="0"/>
              <w:jc w:val="center"/>
              <w:textAlignment w:val="center"/>
              <w:rPr>
                <w:ins w:id="2644" w:author="作者"/>
                <w:rFonts w:ascii="Calibri" w:hAnsi="Calibri" w:cs="Calibri"/>
                <w:sz w:val="16"/>
              </w:rPr>
            </w:pPr>
            <w:ins w:id="2645"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F2D0CD" w14:textId="77777777" w:rsidR="00046502" w:rsidRPr="000C0EF6" w:rsidRDefault="00046502" w:rsidP="00046502">
            <w:pPr>
              <w:pStyle w:val="NormalWeb"/>
              <w:spacing w:after="0"/>
              <w:jc w:val="center"/>
              <w:textAlignment w:val="center"/>
              <w:rPr>
                <w:ins w:id="2646" w:author="作者"/>
                <w:rFonts w:ascii="Calibri" w:hAnsi="Calibri" w:cs="Calibri"/>
                <w:sz w:val="16"/>
              </w:rPr>
            </w:pPr>
            <w:ins w:id="264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B411966" w14:textId="77777777" w:rsidR="00046502" w:rsidRPr="000C0EF6" w:rsidRDefault="00046502" w:rsidP="00046502">
            <w:pPr>
              <w:pStyle w:val="NormalWeb"/>
              <w:spacing w:after="0"/>
              <w:jc w:val="center"/>
              <w:textAlignment w:val="center"/>
              <w:rPr>
                <w:ins w:id="2648" w:author="作者"/>
                <w:rFonts w:ascii="Calibri" w:hAnsi="Calibri" w:cs="Calibri"/>
                <w:sz w:val="16"/>
              </w:rPr>
            </w:pPr>
            <w:ins w:id="2649"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2B781820" w14:textId="77777777" w:rsidR="00046502" w:rsidRPr="000C0EF6" w:rsidRDefault="00046502" w:rsidP="00046502">
            <w:pPr>
              <w:pStyle w:val="NormalWeb"/>
              <w:spacing w:after="0"/>
              <w:jc w:val="center"/>
              <w:textAlignment w:val="center"/>
              <w:rPr>
                <w:ins w:id="2650" w:author="作者"/>
                <w:rFonts w:ascii="Calibri" w:hAnsi="Calibri" w:cs="Calibri"/>
                <w:sz w:val="16"/>
              </w:rPr>
            </w:pPr>
            <w:ins w:id="2651"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394254B3" w14:textId="77777777" w:rsidR="00046502" w:rsidRPr="000C0EF6" w:rsidRDefault="00046502" w:rsidP="00046502">
            <w:pPr>
              <w:pStyle w:val="NormalWeb"/>
              <w:spacing w:after="0"/>
              <w:jc w:val="center"/>
              <w:textAlignment w:val="center"/>
              <w:rPr>
                <w:ins w:id="2652" w:author="作者"/>
                <w:rFonts w:ascii="Calibri" w:hAnsi="Calibri" w:cs="Calibri"/>
                <w:sz w:val="16"/>
              </w:rPr>
            </w:pPr>
            <w:ins w:id="2653"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0B81F09" w14:textId="77777777" w:rsidR="00046502" w:rsidRPr="000C0EF6" w:rsidRDefault="00046502" w:rsidP="00046502">
            <w:pPr>
              <w:pStyle w:val="NormalWeb"/>
              <w:spacing w:after="0"/>
              <w:jc w:val="center"/>
              <w:textAlignment w:val="center"/>
              <w:rPr>
                <w:ins w:id="2654" w:author="作者"/>
                <w:rFonts w:ascii="Calibri" w:hAnsi="Calibri" w:cs="Calibri"/>
                <w:sz w:val="16"/>
              </w:rPr>
            </w:pPr>
            <w:ins w:id="2655"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728B6519" w14:textId="77777777" w:rsidR="00046502" w:rsidRPr="000C0EF6" w:rsidRDefault="00046502" w:rsidP="00046502">
            <w:pPr>
              <w:pStyle w:val="NormalWeb"/>
              <w:spacing w:after="0"/>
              <w:jc w:val="center"/>
              <w:textAlignment w:val="center"/>
              <w:rPr>
                <w:ins w:id="2656" w:author="作者"/>
                <w:rFonts w:ascii="Calibri" w:hAnsi="Calibri" w:cs="Calibri"/>
                <w:sz w:val="16"/>
              </w:rPr>
            </w:pPr>
            <w:ins w:id="2657"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68B25F33" w14:textId="77777777" w:rsidR="00046502" w:rsidRPr="000C0EF6" w:rsidRDefault="00046502" w:rsidP="00046502">
            <w:pPr>
              <w:pStyle w:val="NormalWeb"/>
              <w:spacing w:after="0"/>
              <w:jc w:val="center"/>
              <w:textAlignment w:val="center"/>
              <w:rPr>
                <w:ins w:id="2658" w:author="作者"/>
                <w:rFonts w:ascii="Calibri" w:hAnsi="Calibri" w:cs="Calibri"/>
                <w:sz w:val="16"/>
              </w:rPr>
            </w:pPr>
            <w:ins w:id="2659"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1DFB0FC1" w14:textId="77777777" w:rsidR="00046502" w:rsidRPr="000C0EF6" w:rsidRDefault="00046502" w:rsidP="00046502">
            <w:pPr>
              <w:pStyle w:val="NormalWeb"/>
              <w:spacing w:after="0"/>
              <w:jc w:val="center"/>
              <w:textAlignment w:val="center"/>
              <w:rPr>
                <w:ins w:id="2660" w:author="作者"/>
                <w:rFonts w:ascii="Calibri" w:hAnsi="Calibri" w:cs="Calibri"/>
                <w:sz w:val="16"/>
              </w:rPr>
            </w:pPr>
            <w:ins w:id="2661"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43982BFD" w14:textId="77777777" w:rsidR="00046502" w:rsidRPr="000C0EF6" w:rsidRDefault="00046502" w:rsidP="00046502">
            <w:pPr>
              <w:pStyle w:val="NormalWeb"/>
              <w:spacing w:after="0"/>
              <w:jc w:val="center"/>
              <w:textAlignment w:val="center"/>
              <w:rPr>
                <w:ins w:id="2662" w:author="作者"/>
                <w:rFonts w:ascii="Calibri" w:hAnsi="Calibri" w:cs="Calibri"/>
                <w:sz w:val="16"/>
              </w:rPr>
            </w:pPr>
            <w:ins w:id="2663"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3FDC70B0" w14:textId="77777777" w:rsidR="00046502" w:rsidRPr="000C0EF6" w:rsidRDefault="00046502" w:rsidP="00046502">
            <w:pPr>
              <w:pStyle w:val="NormalWeb"/>
              <w:spacing w:after="0"/>
              <w:jc w:val="center"/>
              <w:textAlignment w:val="center"/>
              <w:rPr>
                <w:ins w:id="2664" w:author="作者"/>
                <w:rFonts w:ascii="Calibri" w:hAnsi="Calibri" w:cs="Calibri"/>
                <w:sz w:val="16"/>
              </w:rPr>
            </w:pPr>
            <w:ins w:id="2665"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06DBD95F" w14:textId="77777777" w:rsidR="00046502" w:rsidRPr="000C0EF6" w:rsidRDefault="00046502" w:rsidP="00046502">
            <w:pPr>
              <w:pStyle w:val="NormalWeb"/>
              <w:spacing w:after="0"/>
              <w:jc w:val="center"/>
              <w:textAlignment w:val="center"/>
              <w:rPr>
                <w:ins w:id="2666" w:author="作者"/>
                <w:rFonts w:ascii="Calibri" w:hAnsi="Calibri" w:cs="Calibri"/>
                <w:sz w:val="16"/>
              </w:rPr>
            </w:pPr>
            <w:ins w:id="2667"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3B2EC54A" w14:textId="77777777" w:rsidR="00046502" w:rsidRPr="000C0EF6" w:rsidRDefault="00046502" w:rsidP="00046502">
            <w:pPr>
              <w:pStyle w:val="NormalWeb"/>
              <w:spacing w:after="0"/>
              <w:jc w:val="center"/>
              <w:textAlignment w:val="center"/>
              <w:rPr>
                <w:ins w:id="2668" w:author="作者"/>
                <w:rFonts w:ascii="Calibri" w:hAnsi="Calibri" w:cs="Calibri"/>
                <w:sz w:val="16"/>
              </w:rPr>
            </w:pPr>
            <w:ins w:id="2669"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0C536F11" w14:textId="77777777" w:rsidR="00046502" w:rsidRPr="000C0EF6" w:rsidRDefault="00046502" w:rsidP="00046502">
            <w:pPr>
              <w:pStyle w:val="NormalWeb"/>
              <w:spacing w:after="0"/>
              <w:jc w:val="center"/>
              <w:textAlignment w:val="center"/>
              <w:rPr>
                <w:ins w:id="2670" w:author="作者"/>
                <w:rFonts w:ascii="Calibri" w:hAnsi="Calibri" w:cs="Calibri"/>
                <w:sz w:val="16"/>
              </w:rPr>
            </w:pPr>
            <w:ins w:id="2671" w:author="作者">
              <w:r w:rsidRPr="000C0EF6">
                <w:rPr>
                  <w:rFonts w:ascii="Calibri" w:hAnsi="Calibri" w:cs="Calibri"/>
                  <w:color w:val="000000"/>
                  <w:kern w:val="24"/>
                  <w:sz w:val="16"/>
                </w:rPr>
                <w:t>1</w:t>
              </w:r>
            </w:ins>
          </w:p>
        </w:tc>
      </w:tr>
      <w:tr w:rsidR="00046502" w:rsidRPr="00322011" w14:paraId="30D084FC" w14:textId="77777777" w:rsidTr="00046502">
        <w:trPr>
          <w:cantSplit/>
          <w:trHeight w:val="170"/>
          <w:jc w:val="center"/>
          <w:ins w:id="2672"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DB4FD5A" w14:textId="77777777" w:rsidR="00046502" w:rsidRPr="00734A76" w:rsidRDefault="00046502" w:rsidP="00046502">
            <w:pPr>
              <w:keepNext/>
              <w:keepLines/>
              <w:jc w:val="center"/>
              <w:rPr>
                <w:ins w:id="2673" w:author="作者"/>
                <w:rFonts w:ascii="Arial" w:hAnsi="Arial"/>
                <w:sz w:val="18"/>
                <w:szCs w:val="20"/>
              </w:rPr>
            </w:pPr>
            <w:ins w:id="2674" w:author="作者">
              <w:r w:rsidRPr="00734A76">
                <w:rPr>
                  <w:rFonts w:ascii="Arial" w:hAnsi="Arial"/>
                  <w:sz w:val="18"/>
                  <w:szCs w:val="20"/>
                </w:rPr>
                <w:t>29</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6849BA" w14:textId="77777777" w:rsidR="00046502" w:rsidRPr="000C0EF6" w:rsidRDefault="00046502" w:rsidP="00046502">
            <w:pPr>
              <w:pStyle w:val="NormalWeb"/>
              <w:spacing w:after="0"/>
              <w:jc w:val="center"/>
              <w:textAlignment w:val="center"/>
              <w:rPr>
                <w:ins w:id="2675" w:author="作者"/>
                <w:rFonts w:ascii="Calibri" w:hAnsi="Calibri" w:cs="Calibri"/>
                <w:sz w:val="16"/>
              </w:rPr>
            </w:pPr>
            <w:ins w:id="2676"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2E12ADA" w14:textId="77777777" w:rsidR="00046502" w:rsidRPr="000C0EF6" w:rsidRDefault="00046502" w:rsidP="00046502">
            <w:pPr>
              <w:pStyle w:val="NormalWeb"/>
              <w:spacing w:after="0"/>
              <w:jc w:val="center"/>
              <w:textAlignment w:val="center"/>
              <w:rPr>
                <w:ins w:id="2677" w:author="作者"/>
                <w:rFonts w:ascii="Calibri" w:hAnsi="Calibri" w:cs="Calibri"/>
                <w:sz w:val="16"/>
              </w:rPr>
            </w:pPr>
            <w:ins w:id="2678"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35D592" w14:textId="77777777" w:rsidR="00046502" w:rsidRPr="000C0EF6" w:rsidRDefault="00046502" w:rsidP="00046502">
            <w:pPr>
              <w:pStyle w:val="NormalWeb"/>
              <w:spacing w:after="0"/>
              <w:jc w:val="center"/>
              <w:textAlignment w:val="center"/>
              <w:rPr>
                <w:ins w:id="2679" w:author="作者"/>
                <w:rFonts w:ascii="Calibri" w:hAnsi="Calibri" w:cs="Calibri"/>
                <w:sz w:val="16"/>
              </w:rPr>
            </w:pPr>
            <w:ins w:id="2680"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4F1CDA" w14:textId="77777777" w:rsidR="00046502" w:rsidRPr="000C0EF6" w:rsidRDefault="00046502" w:rsidP="00046502">
            <w:pPr>
              <w:pStyle w:val="NormalWeb"/>
              <w:spacing w:after="0"/>
              <w:jc w:val="center"/>
              <w:textAlignment w:val="center"/>
              <w:rPr>
                <w:ins w:id="2681" w:author="作者"/>
                <w:rFonts w:ascii="Calibri" w:hAnsi="Calibri" w:cs="Calibri"/>
                <w:sz w:val="16"/>
              </w:rPr>
            </w:pPr>
            <w:ins w:id="2682"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12B6BB" w14:textId="77777777" w:rsidR="00046502" w:rsidRPr="000C0EF6" w:rsidRDefault="00046502" w:rsidP="00046502">
            <w:pPr>
              <w:pStyle w:val="NormalWeb"/>
              <w:spacing w:after="0"/>
              <w:jc w:val="center"/>
              <w:textAlignment w:val="center"/>
              <w:rPr>
                <w:ins w:id="2683" w:author="作者"/>
                <w:rFonts w:ascii="Calibri" w:hAnsi="Calibri" w:cs="Calibri"/>
                <w:sz w:val="16"/>
              </w:rPr>
            </w:pPr>
            <w:ins w:id="2684"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1F8EE1C" w14:textId="77777777" w:rsidR="00046502" w:rsidRPr="000C0EF6" w:rsidRDefault="00046502" w:rsidP="00046502">
            <w:pPr>
              <w:pStyle w:val="NormalWeb"/>
              <w:spacing w:after="0"/>
              <w:jc w:val="center"/>
              <w:textAlignment w:val="center"/>
              <w:rPr>
                <w:ins w:id="2685" w:author="作者"/>
                <w:rFonts w:ascii="Calibri" w:hAnsi="Calibri" w:cs="Calibri"/>
                <w:sz w:val="16"/>
              </w:rPr>
            </w:pPr>
            <w:ins w:id="2686"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75D3A1A1" w14:textId="77777777" w:rsidR="00046502" w:rsidRPr="000C0EF6" w:rsidRDefault="00046502" w:rsidP="00046502">
            <w:pPr>
              <w:pStyle w:val="NormalWeb"/>
              <w:spacing w:after="0"/>
              <w:jc w:val="center"/>
              <w:textAlignment w:val="center"/>
              <w:rPr>
                <w:ins w:id="2687" w:author="作者"/>
                <w:rFonts w:ascii="Calibri" w:hAnsi="Calibri" w:cs="Calibri"/>
                <w:sz w:val="16"/>
              </w:rPr>
            </w:pPr>
            <w:ins w:id="2688"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52EC8843" w14:textId="77777777" w:rsidR="00046502" w:rsidRPr="000C0EF6" w:rsidRDefault="00046502" w:rsidP="00046502">
            <w:pPr>
              <w:pStyle w:val="NormalWeb"/>
              <w:spacing w:after="0"/>
              <w:jc w:val="center"/>
              <w:textAlignment w:val="center"/>
              <w:rPr>
                <w:ins w:id="2689" w:author="作者"/>
                <w:rFonts w:ascii="Calibri" w:hAnsi="Calibri" w:cs="Calibri"/>
                <w:sz w:val="16"/>
              </w:rPr>
            </w:pPr>
            <w:ins w:id="2690"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57344609" w14:textId="77777777" w:rsidR="00046502" w:rsidRPr="000C0EF6" w:rsidRDefault="00046502" w:rsidP="00046502">
            <w:pPr>
              <w:pStyle w:val="NormalWeb"/>
              <w:spacing w:after="0"/>
              <w:jc w:val="center"/>
              <w:textAlignment w:val="center"/>
              <w:rPr>
                <w:ins w:id="2691" w:author="作者"/>
                <w:rFonts w:ascii="Calibri" w:hAnsi="Calibri" w:cs="Calibri"/>
                <w:sz w:val="16"/>
              </w:rPr>
            </w:pPr>
            <w:ins w:id="2692"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0B6F9CFE" w14:textId="77777777" w:rsidR="00046502" w:rsidRPr="000C0EF6" w:rsidRDefault="00046502" w:rsidP="00046502">
            <w:pPr>
              <w:pStyle w:val="NormalWeb"/>
              <w:spacing w:after="0"/>
              <w:jc w:val="center"/>
              <w:textAlignment w:val="center"/>
              <w:rPr>
                <w:ins w:id="2693" w:author="作者"/>
                <w:rFonts w:ascii="Calibri" w:hAnsi="Calibri" w:cs="Calibri"/>
                <w:sz w:val="16"/>
              </w:rPr>
            </w:pPr>
            <w:ins w:id="269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53E667F5" w14:textId="77777777" w:rsidR="00046502" w:rsidRPr="000C0EF6" w:rsidRDefault="00046502" w:rsidP="00046502">
            <w:pPr>
              <w:pStyle w:val="NormalWeb"/>
              <w:spacing w:after="0"/>
              <w:jc w:val="center"/>
              <w:textAlignment w:val="center"/>
              <w:rPr>
                <w:ins w:id="2695" w:author="作者"/>
                <w:rFonts w:ascii="Calibri" w:hAnsi="Calibri" w:cs="Calibri"/>
                <w:sz w:val="16"/>
              </w:rPr>
            </w:pPr>
            <w:ins w:id="2696"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492EF7DF" w14:textId="77777777" w:rsidR="00046502" w:rsidRPr="000C0EF6" w:rsidRDefault="00046502" w:rsidP="00046502">
            <w:pPr>
              <w:pStyle w:val="NormalWeb"/>
              <w:spacing w:after="0"/>
              <w:jc w:val="center"/>
              <w:textAlignment w:val="center"/>
              <w:rPr>
                <w:ins w:id="2697" w:author="作者"/>
                <w:rFonts w:ascii="Calibri" w:hAnsi="Calibri" w:cs="Calibri"/>
                <w:sz w:val="16"/>
              </w:rPr>
            </w:pPr>
            <w:ins w:id="2698"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29E805FF" w14:textId="77777777" w:rsidR="00046502" w:rsidRPr="000C0EF6" w:rsidRDefault="00046502" w:rsidP="00046502">
            <w:pPr>
              <w:pStyle w:val="NormalWeb"/>
              <w:spacing w:after="0"/>
              <w:jc w:val="center"/>
              <w:textAlignment w:val="center"/>
              <w:rPr>
                <w:ins w:id="2699" w:author="作者"/>
                <w:rFonts w:ascii="Calibri" w:hAnsi="Calibri" w:cs="Calibri"/>
                <w:sz w:val="16"/>
              </w:rPr>
            </w:pPr>
            <w:ins w:id="2700"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453AD543" w14:textId="77777777" w:rsidR="00046502" w:rsidRPr="000C0EF6" w:rsidRDefault="00046502" w:rsidP="00046502">
            <w:pPr>
              <w:pStyle w:val="NormalWeb"/>
              <w:spacing w:after="0"/>
              <w:jc w:val="center"/>
              <w:textAlignment w:val="center"/>
              <w:rPr>
                <w:ins w:id="2701" w:author="作者"/>
                <w:rFonts w:ascii="Calibri" w:hAnsi="Calibri" w:cs="Calibri"/>
                <w:sz w:val="16"/>
              </w:rPr>
            </w:pPr>
            <w:ins w:id="2702" w:author="作者">
              <w:r w:rsidRPr="000C0EF6">
                <w:rPr>
                  <w:rFonts w:ascii="Calibri" w:hAnsi="Calibri" w:cs="Calibri"/>
                  <w:color w:val="000000"/>
                  <w:kern w:val="24"/>
                  <w:sz w:val="16"/>
                </w:rPr>
                <w:t>1</w:t>
              </w:r>
            </w:ins>
          </w:p>
        </w:tc>
        <w:tc>
          <w:tcPr>
            <w:tcW w:w="382" w:type="dxa"/>
            <w:tcBorders>
              <w:top w:val="single" w:sz="4" w:space="0" w:color="auto"/>
              <w:left w:val="single" w:sz="4" w:space="0" w:color="auto"/>
              <w:bottom w:val="single" w:sz="4" w:space="0" w:color="auto"/>
              <w:right w:val="single" w:sz="4" w:space="0" w:color="auto"/>
            </w:tcBorders>
            <w:vAlign w:val="center"/>
          </w:tcPr>
          <w:p w14:paraId="7D144C12" w14:textId="77777777" w:rsidR="00046502" w:rsidRPr="000C0EF6" w:rsidRDefault="00046502" w:rsidP="00046502">
            <w:pPr>
              <w:pStyle w:val="NormalWeb"/>
              <w:spacing w:after="0"/>
              <w:jc w:val="center"/>
              <w:textAlignment w:val="center"/>
              <w:rPr>
                <w:ins w:id="2703" w:author="作者"/>
                <w:rFonts w:ascii="Calibri" w:hAnsi="Calibri" w:cs="Calibri"/>
                <w:sz w:val="16"/>
              </w:rPr>
            </w:pPr>
            <w:ins w:id="2704" w:author="作者">
              <w:r w:rsidRPr="000C0EF6">
                <w:rPr>
                  <w:rFonts w:ascii="Calibri" w:hAnsi="Calibri" w:cs="Calibri"/>
                  <w:color w:val="000000"/>
                  <w:kern w:val="24"/>
                  <w:sz w:val="16"/>
                </w:rPr>
                <w:t>3</w:t>
              </w:r>
            </w:ins>
          </w:p>
        </w:tc>
        <w:tc>
          <w:tcPr>
            <w:tcW w:w="381" w:type="dxa"/>
            <w:tcBorders>
              <w:top w:val="single" w:sz="4" w:space="0" w:color="auto"/>
              <w:left w:val="single" w:sz="4" w:space="0" w:color="auto"/>
              <w:bottom w:val="single" w:sz="4" w:space="0" w:color="auto"/>
              <w:right w:val="single" w:sz="4" w:space="0" w:color="auto"/>
            </w:tcBorders>
            <w:vAlign w:val="center"/>
          </w:tcPr>
          <w:p w14:paraId="0EB73B7D" w14:textId="77777777" w:rsidR="00046502" w:rsidRPr="000C0EF6" w:rsidRDefault="00046502" w:rsidP="00046502">
            <w:pPr>
              <w:pStyle w:val="NormalWeb"/>
              <w:spacing w:after="0"/>
              <w:jc w:val="center"/>
              <w:textAlignment w:val="center"/>
              <w:rPr>
                <w:ins w:id="2705" w:author="作者"/>
                <w:rFonts w:ascii="Calibri" w:hAnsi="Calibri" w:cs="Calibri"/>
                <w:sz w:val="16"/>
              </w:rPr>
            </w:pPr>
            <w:ins w:id="2706" w:author="作者">
              <w:r w:rsidRPr="000C0EF6">
                <w:rPr>
                  <w:rFonts w:ascii="Calibri" w:hAnsi="Calibri" w:cs="Calibri"/>
                  <w:color w:val="000000"/>
                  <w:kern w:val="24"/>
                  <w:sz w:val="16"/>
                </w:rPr>
                <w:t>-1</w:t>
              </w:r>
            </w:ins>
          </w:p>
        </w:tc>
        <w:tc>
          <w:tcPr>
            <w:tcW w:w="381" w:type="dxa"/>
            <w:tcBorders>
              <w:top w:val="single" w:sz="4" w:space="0" w:color="auto"/>
              <w:left w:val="single" w:sz="4" w:space="0" w:color="auto"/>
              <w:bottom w:val="single" w:sz="4" w:space="0" w:color="auto"/>
              <w:right w:val="single" w:sz="4" w:space="0" w:color="auto"/>
            </w:tcBorders>
            <w:vAlign w:val="center"/>
          </w:tcPr>
          <w:p w14:paraId="2671E215" w14:textId="77777777" w:rsidR="00046502" w:rsidRPr="000C0EF6" w:rsidRDefault="00046502" w:rsidP="00046502">
            <w:pPr>
              <w:pStyle w:val="NormalWeb"/>
              <w:spacing w:after="0"/>
              <w:jc w:val="center"/>
              <w:textAlignment w:val="center"/>
              <w:rPr>
                <w:ins w:id="2707" w:author="作者"/>
                <w:rFonts w:ascii="Calibri" w:hAnsi="Calibri" w:cs="Calibri"/>
                <w:sz w:val="16"/>
              </w:rPr>
            </w:pPr>
            <w:ins w:id="2708" w:author="作者">
              <w:r w:rsidRPr="000C0EF6">
                <w:rPr>
                  <w:rFonts w:ascii="Calibri" w:hAnsi="Calibri" w:cs="Calibri"/>
                  <w:color w:val="000000"/>
                  <w:kern w:val="24"/>
                  <w:sz w:val="16"/>
                </w:rPr>
                <w:t>3</w:t>
              </w:r>
            </w:ins>
          </w:p>
        </w:tc>
        <w:tc>
          <w:tcPr>
            <w:tcW w:w="382" w:type="dxa"/>
            <w:tcBorders>
              <w:top w:val="single" w:sz="4" w:space="0" w:color="auto"/>
              <w:left w:val="single" w:sz="4" w:space="0" w:color="auto"/>
              <w:bottom w:val="single" w:sz="4" w:space="0" w:color="auto"/>
              <w:right w:val="single" w:sz="4" w:space="0" w:color="auto"/>
            </w:tcBorders>
            <w:vAlign w:val="center"/>
          </w:tcPr>
          <w:p w14:paraId="79FB17E4" w14:textId="77777777" w:rsidR="00046502" w:rsidRPr="000C0EF6" w:rsidRDefault="00046502" w:rsidP="00046502">
            <w:pPr>
              <w:pStyle w:val="NormalWeb"/>
              <w:spacing w:after="0"/>
              <w:jc w:val="center"/>
              <w:textAlignment w:val="center"/>
              <w:rPr>
                <w:ins w:id="2709" w:author="作者"/>
                <w:rFonts w:ascii="Calibri" w:hAnsi="Calibri" w:cs="Calibri"/>
                <w:sz w:val="16"/>
              </w:rPr>
            </w:pPr>
            <w:ins w:id="2710" w:author="作者">
              <w:r w:rsidRPr="000C0EF6">
                <w:rPr>
                  <w:rFonts w:ascii="Calibri" w:hAnsi="Calibri" w:cs="Calibri"/>
                  <w:color w:val="000000"/>
                  <w:kern w:val="24"/>
                  <w:sz w:val="16"/>
                </w:rPr>
                <w:t>-1</w:t>
              </w:r>
            </w:ins>
          </w:p>
        </w:tc>
      </w:tr>
    </w:tbl>
    <w:p w14:paraId="66266980" w14:textId="73DA7AF6" w:rsidR="00046502" w:rsidRDefault="00046502" w:rsidP="00046502">
      <w:pPr>
        <w:rPr>
          <w:lang w:eastAsia="zh-CN"/>
        </w:rPr>
      </w:pPr>
    </w:p>
    <w:p w14:paraId="7E4BED33" w14:textId="77777777" w:rsidR="00046502" w:rsidRPr="004D2540" w:rsidRDefault="00046502" w:rsidP="00046502">
      <w:pPr>
        <w:keepNext/>
        <w:keepLines/>
        <w:spacing w:before="60" w:after="180"/>
        <w:jc w:val="center"/>
        <w:rPr>
          <w:ins w:id="2711" w:author="作者"/>
          <w:rFonts w:ascii="Arial" w:hAnsi="Arial"/>
          <w:b/>
          <w:szCs w:val="20"/>
        </w:rPr>
      </w:pPr>
      <w:ins w:id="2712" w:author="作者">
        <w:r w:rsidRPr="004D2540">
          <w:rPr>
            <w:rFonts w:ascii="Arial" w:hAnsi="Arial"/>
            <w:b/>
            <w:szCs w:val="20"/>
          </w:rPr>
          <w:lastRenderedPageBreak/>
          <w:t xml:space="preserve">Table 5.2.2.2-4: Definition of </w:t>
        </w:r>
      </w:ins>
      <w:ins w:id="2713" w:author="作者">
        <w:r w:rsidRPr="004D2540">
          <w:rPr>
            <w:rFonts w:ascii="Arial" w:hAnsi="Arial"/>
            <w:b/>
            <w:position w:val="-10"/>
            <w:szCs w:val="20"/>
          </w:rPr>
          <w:object w:dxaOrig="440" w:dyaOrig="300" w14:anchorId="093EC39A">
            <v:shape id="_x0000_i1181" type="#_x0000_t75" style="width:24pt;height:18pt" o:ole="">
              <v:imagedata r:id="rId1592" o:title=""/>
            </v:shape>
            <o:OLEObject Type="Embed" ProgID="Equation.3" ShapeID="_x0000_i1181" DrawAspect="Content" ObjectID="_1596006228" r:id="rId1602"/>
          </w:object>
        </w:r>
      </w:ins>
      <w:ins w:id="2714" w:author="作者">
        <w:r w:rsidRPr="004D2540">
          <w:rPr>
            <w:rFonts w:ascii="Arial" w:hAnsi="Arial"/>
            <w:b/>
            <w:szCs w:val="20"/>
          </w:rPr>
          <w:t xml:space="preserve"> for </w:t>
        </w:r>
      </w:ins>
      <w:ins w:id="2715" w:author="作者">
        <w:r w:rsidRPr="004D2540">
          <w:rPr>
            <w:rFonts w:ascii="Arial" w:hAnsi="Arial"/>
            <w:b/>
            <w:position w:val="-10"/>
            <w:szCs w:val="20"/>
          </w:rPr>
          <w:object w:dxaOrig="880" w:dyaOrig="300" w14:anchorId="47E2961B">
            <v:shape id="_x0000_i1182" type="#_x0000_t75" style="width:42pt;height:18pt" o:ole="">
              <v:imagedata r:id="rId1603" o:title=""/>
            </v:shape>
            <o:OLEObject Type="Embed" ProgID="Equation.3" ShapeID="_x0000_i1182" DrawAspect="Content" ObjectID="_1596006229" r:id="rId1604"/>
          </w:object>
        </w:r>
      </w:ins>
    </w:p>
    <w:tbl>
      <w:tblPr>
        <w:tblW w:w="0" w:type="auto"/>
        <w:jc w:val="center"/>
        <w:tblLook w:val="01E0" w:firstRow="1" w:lastRow="1" w:firstColumn="1" w:lastColumn="1" w:noHBand="0" w:noVBand="0"/>
      </w:tblPr>
      <w:tblGrid>
        <w:gridCol w:w="417"/>
        <w:gridCol w:w="261"/>
        <w:gridCol w:w="261"/>
        <w:gridCol w:w="261"/>
        <w:gridCol w:w="261"/>
        <w:gridCol w:w="261"/>
        <w:gridCol w:w="261"/>
        <w:gridCol w:w="261"/>
        <w:gridCol w:w="261"/>
        <w:gridCol w:w="261"/>
        <w:gridCol w:w="261"/>
        <w:gridCol w:w="261"/>
        <w:gridCol w:w="261"/>
        <w:gridCol w:w="261"/>
        <w:gridCol w:w="261"/>
        <w:gridCol w:w="261"/>
        <w:gridCol w:w="261"/>
        <w:gridCol w:w="261"/>
        <w:gridCol w:w="261"/>
        <w:gridCol w:w="261"/>
        <w:gridCol w:w="261"/>
        <w:gridCol w:w="261"/>
        <w:gridCol w:w="261"/>
        <w:gridCol w:w="261"/>
        <w:gridCol w:w="261"/>
      </w:tblGrid>
      <w:tr w:rsidR="00046502" w:rsidRPr="001B7DB7" w14:paraId="51C8EFA6" w14:textId="77777777" w:rsidTr="00046502">
        <w:trPr>
          <w:cantSplit/>
          <w:jc w:val="center"/>
          <w:ins w:id="2716"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D7B6E9" w14:textId="08D80EF7" w:rsidR="00046502" w:rsidRPr="001B7DB7" w:rsidRDefault="00046502" w:rsidP="00046502">
            <w:pPr>
              <w:keepNext/>
              <w:keepLines/>
              <w:jc w:val="center"/>
              <w:rPr>
                <w:ins w:id="2717" w:author="作者"/>
                <w:rFonts w:ascii="Arial" w:hAnsi="Arial"/>
                <w:b/>
                <w:sz w:val="18"/>
                <w:szCs w:val="20"/>
              </w:rPr>
            </w:pPr>
            <w:ins w:id="2718" w:author="作者">
              <w:r w:rsidRPr="000C0EF6">
                <w:rPr>
                  <w:rFonts w:ascii="Arial" w:hAnsi="Arial"/>
                  <w:b/>
                  <w:noProof/>
                  <w:position w:val="-6"/>
                  <w:sz w:val="18"/>
                  <w:szCs w:val="20"/>
                  <w:lang w:eastAsia="en-GB"/>
                </w:rPr>
                <w:drawing>
                  <wp:inline distT="0" distB="0" distL="0" distR="0" wp14:anchorId="5AA55543" wp14:editId="218F12FC">
                    <wp:extent cx="114300" cy="121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1596" cstate="print">
                              <a:extLst>
                                <a:ext uri="{28A0092B-C50C-407E-A947-70E740481C1C}">
                                  <a14:useLocalDpi xmlns:a14="http://schemas.microsoft.com/office/drawing/2010/main" val="0"/>
                                </a:ext>
                              </a:extLst>
                            </a:blip>
                            <a:srcRect/>
                            <a:stretch>
                              <a:fillRect/>
                            </a:stretch>
                          </pic:blipFill>
                          <pic:spPr bwMode="auto">
                            <a:xfrm>
                              <a:off x="0" y="0"/>
                              <a:ext cx="114300" cy="121920"/>
                            </a:xfrm>
                            <a:prstGeom prst="rect">
                              <a:avLst/>
                            </a:prstGeom>
                            <a:noFill/>
                            <a:ln>
                              <a:noFill/>
                            </a:ln>
                          </pic:spPr>
                        </pic:pic>
                      </a:graphicData>
                    </a:graphic>
                  </wp:inline>
                </w:drawing>
              </w:r>
            </w:ins>
          </w:p>
        </w:tc>
        <w:tc>
          <w:tcPr>
            <w:tcW w:w="6264" w:type="dxa"/>
            <w:gridSpan w:val="24"/>
            <w:tcBorders>
              <w:top w:val="single" w:sz="4" w:space="0" w:color="auto"/>
              <w:left w:val="single" w:sz="4" w:space="0" w:color="auto"/>
              <w:bottom w:val="single" w:sz="4" w:space="0" w:color="auto"/>
              <w:right w:val="single" w:sz="4" w:space="0" w:color="auto"/>
            </w:tcBorders>
            <w:shd w:val="clear" w:color="auto" w:fill="auto"/>
            <w:vAlign w:val="center"/>
          </w:tcPr>
          <w:p w14:paraId="0B90EC61" w14:textId="7499DD96" w:rsidR="00046502" w:rsidRPr="001B7DB7" w:rsidRDefault="00046502" w:rsidP="00046502">
            <w:pPr>
              <w:keepNext/>
              <w:keepLines/>
              <w:jc w:val="center"/>
              <w:rPr>
                <w:ins w:id="2719" w:author="作者"/>
                <w:rFonts w:ascii="Arial" w:hAnsi="Arial"/>
                <w:b/>
                <w:sz w:val="18"/>
                <w:szCs w:val="20"/>
              </w:rPr>
            </w:pPr>
            <w:ins w:id="2720" w:author="作者">
              <w:r w:rsidRPr="000C0EF6">
                <w:rPr>
                  <w:rFonts w:ascii="Arial" w:hAnsi="Arial"/>
                  <w:b/>
                  <w:noProof/>
                  <w:position w:val="-10"/>
                  <w:sz w:val="18"/>
                  <w:szCs w:val="20"/>
                  <w:lang w:eastAsia="en-GB"/>
                </w:rPr>
                <w:drawing>
                  <wp:inline distT="0" distB="0" distL="0" distR="0" wp14:anchorId="13C4C1CF" wp14:editId="0611D15F">
                    <wp:extent cx="746760" cy="190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1605" cstate="print">
                              <a:extLst>
                                <a:ext uri="{28A0092B-C50C-407E-A947-70E740481C1C}">
                                  <a14:useLocalDpi xmlns:a14="http://schemas.microsoft.com/office/drawing/2010/main" val="0"/>
                                </a:ext>
                              </a:extLst>
                            </a:blip>
                            <a:srcRect/>
                            <a:stretch>
                              <a:fillRect/>
                            </a:stretch>
                          </pic:blipFill>
                          <pic:spPr bwMode="auto">
                            <a:xfrm>
                              <a:off x="0" y="0"/>
                              <a:ext cx="746760" cy="190500"/>
                            </a:xfrm>
                            <a:prstGeom prst="rect">
                              <a:avLst/>
                            </a:prstGeom>
                            <a:noFill/>
                            <a:ln>
                              <a:noFill/>
                            </a:ln>
                          </pic:spPr>
                        </pic:pic>
                      </a:graphicData>
                    </a:graphic>
                  </wp:inline>
                </w:drawing>
              </w:r>
            </w:ins>
          </w:p>
        </w:tc>
      </w:tr>
      <w:tr w:rsidR="00046502" w:rsidRPr="001B7DB7" w14:paraId="33AEB6CC" w14:textId="77777777" w:rsidTr="00046502">
        <w:trPr>
          <w:cantSplit/>
          <w:jc w:val="center"/>
          <w:ins w:id="2721"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49E85CE" w14:textId="77777777" w:rsidR="00046502" w:rsidRPr="001B7DB7" w:rsidRDefault="00046502" w:rsidP="00046502">
            <w:pPr>
              <w:keepNext/>
              <w:keepLines/>
              <w:jc w:val="center"/>
              <w:rPr>
                <w:ins w:id="2722" w:author="作者"/>
                <w:rFonts w:ascii="Arial" w:hAnsi="Arial"/>
                <w:sz w:val="18"/>
                <w:szCs w:val="20"/>
              </w:rPr>
            </w:pPr>
            <w:ins w:id="2723" w:author="作者">
              <w:r w:rsidRPr="001B7DB7">
                <w:rPr>
                  <w:rFonts w:ascii="Arial" w:hAnsi="Arial"/>
                  <w:sz w:val="18"/>
                  <w:szCs w:val="20"/>
                </w:rPr>
                <w:t>0</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7FE2C9" w14:textId="77777777" w:rsidR="00046502" w:rsidRPr="000C0EF6" w:rsidRDefault="00046502" w:rsidP="00046502">
            <w:pPr>
              <w:pStyle w:val="NormalWeb"/>
              <w:spacing w:after="0"/>
              <w:jc w:val="center"/>
              <w:textAlignment w:val="center"/>
              <w:rPr>
                <w:ins w:id="2724" w:author="作者"/>
                <w:rFonts w:ascii="Calibri" w:hAnsi="Calibri" w:cs="Calibri"/>
                <w:sz w:val="16"/>
                <w:szCs w:val="16"/>
              </w:rPr>
            </w:pPr>
            <w:ins w:id="272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2C26A3" w14:textId="77777777" w:rsidR="00046502" w:rsidRPr="000C0EF6" w:rsidRDefault="00046502" w:rsidP="00046502">
            <w:pPr>
              <w:pStyle w:val="NormalWeb"/>
              <w:spacing w:after="0"/>
              <w:jc w:val="center"/>
              <w:textAlignment w:val="center"/>
              <w:rPr>
                <w:ins w:id="2726" w:author="作者"/>
                <w:rFonts w:ascii="Calibri" w:hAnsi="Calibri" w:cs="Calibri"/>
                <w:sz w:val="16"/>
                <w:szCs w:val="16"/>
              </w:rPr>
            </w:pPr>
            <w:ins w:id="272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9D33187" w14:textId="77777777" w:rsidR="00046502" w:rsidRPr="000C0EF6" w:rsidRDefault="00046502" w:rsidP="00046502">
            <w:pPr>
              <w:pStyle w:val="NormalWeb"/>
              <w:spacing w:after="0"/>
              <w:jc w:val="center"/>
              <w:textAlignment w:val="center"/>
              <w:rPr>
                <w:ins w:id="2728" w:author="作者"/>
                <w:rFonts w:ascii="Calibri" w:hAnsi="Calibri" w:cs="Calibri"/>
                <w:sz w:val="16"/>
                <w:szCs w:val="16"/>
              </w:rPr>
            </w:pPr>
            <w:ins w:id="272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1FDAB0" w14:textId="77777777" w:rsidR="00046502" w:rsidRPr="000C0EF6" w:rsidRDefault="00046502" w:rsidP="00046502">
            <w:pPr>
              <w:pStyle w:val="NormalWeb"/>
              <w:spacing w:after="0"/>
              <w:jc w:val="center"/>
              <w:textAlignment w:val="center"/>
              <w:rPr>
                <w:ins w:id="2730" w:author="作者"/>
                <w:rFonts w:ascii="Calibri" w:hAnsi="Calibri" w:cs="Calibri"/>
                <w:sz w:val="16"/>
                <w:szCs w:val="16"/>
              </w:rPr>
            </w:pPr>
            <w:ins w:id="273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F157930" w14:textId="77777777" w:rsidR="00046502" w:rsidRPr="000C0EF6" w:rsidRDefault="00046502" w:rsidP="00046502">
            <w:pPr>
              <w:pStyle w:val="NormalWeb"/>
              <w:spacing w:after="0"/>
              <w:jc w:val="center"/>
              <w:textAlignment w:val="center"/>
              <w:rPr>
                <w:ins w:id="2732" w:author="作者"/>
                <w:rFonts w:ascii="Calibri" w:hAnsi="Calibri" w:cs="Calibri"/>
                <w:sz w:val="16"/>
                <w:szCs w:val="16"/>
              </w:rPr>
            </w:pPr>
            <w:ins w:id="273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D70BF7" w14:textId="77777777" w:rsidR="00046502" w:rsidRPr="000C0EF6" w:rsidRDefault="00046502" w:rsidP="00046502">
            <w:pPr>
              <w:pStyle w:val="NormalWeb"/>
              <w:spacing w:after="0"/>
              <w:jc w:val="center"/>
              <w:textAlignment w:val="center"/>
              <w:rPr>
                <w:ins w:id="2734" w:author="作者"/>
                <w:rFonts w:ascii="Calibri" w:hAnsi="Calibri" w:cs="Calibri"/>
                <w:sz w:val="16"/>
                <w:szCs w:val="16"/>
              </w:rPr>
            </w:pPr>
            <w:ins w:id="273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5F2E14B" w14:textId="77777777" w:rsidR="00046502" w:rsidRPr="000C0EF6" w:rsidRDefault="00046502" w:rsidP="00046502">
            <w:pPr>
              <w:pStyle w:val="NormalWeb"/>
              <w:spacing w:after="0"/>
              <w:jc w:val="center"/>
              <w:textAlignment w:val="center"/>
              <w:rPr>
                <w:ins w:id="2736" w:author="作者"/>
                <w:rFonts w:ascii="Calibri" w:hAnsi="Calibri" w:cs="Calibri"/>
                <w:sz w:val="16"/>
                <w:szCs w:val="16"/>
              </w:rPr>
            </w:pPr>
            <w:ins w:id="273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1B9B691" w14:textId="77777777" w:rsidR="00046502" w:rsidRPr="000C0EF6" w:rsidRDefault="00046502" w:rsidP="00046502">
            <w:pPr>
              <w:pStyle w:val="NormalWeb"/>
              <w:spacing w:after="0"/>
              <w:jc w:val="center"/>
              <w:textAlignment w:val="center"/>
              <w:rPr>
                <w:ins w:id="2738" w:author="作者"/>
                <w:rFonts w:ascii="Calibri" w:hAnsi="Calibri" w:cs="Calibri"/>
                <w:sz w:val="16"/>
                <w:szCs w:val="16"/>
              </w:rPr>
            </w:pPr>
            <w:ins w:id="273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C9D949E" w14:textId="77777777" w:rsidR="00046502" w:rsidRPr="000C0EF6" w:rsidRDefault="00046502" w:rsidP="00046502">
            <w:pPr>
              <w:pStyle w:val="NormalWeb"/>
              <w:spacing w:after="0"/>
              <w:jc w:val="center"/>
              <w:textAlignment w:val="center"/>
              <w:rPr>
                <w:ins w:id="2740" w:author="作者"/>
                <w:rFonts w:ascii="Calibri" w:hAnsi="Calibri" w:cs="Calibri"/>
                <w:sz w:val="16"/>
                <w:szCs w:val="16"/>
              </w:rPr>
            </w:pPr>
            <w:ins w:id="274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45B5739" w14:textId="77777777" w:rsidR="00046502" w:rsidRPr="000C0EF6" w:rsidRDefault="00046502" w:rsidP="00046502">
            <w:pPr>
              <w:pStyle w:val="NormalWeb"/>
              <w:spacing w:after="0"/>
              <w:jc w:val="center"/>
              <w:textAlignment w:val="center"/>
              <w:rPr>
                <w:ins w:id="2742" w:author="作者"/>
                <w:rFonts w:ascii="Calibri" w:hAnsi="Calibri" w:cs="Calibri"/>
                <w:sz w:val="16"/>
                <w:szCs w:val="16"/>
              </w:rPr>
            </w:pPr>
            <w:ins w:id="274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F2E2036" w14:textId="77777777" w:rsidR="00046502" w:rsidRPr="000C0EF6" w:rsidRDefault="00046502" w:rsidP="00046502">
            <w:pPr>
              <w:pStyle w:val="NormalWeb"/>
              <w:spacing w:after="0"/>
              <w:jc w:val="center"/>
              <w:textAlignment w:val="center"/>
              <w:rPr>
                <w:ins w:id="2744" w:author="作者"/>
                <w:rFonts w:ascii="Calibri" w:hAnsi="Calibri" w:cs="Calibri"/>
                <w:sz w:val="16"/>
                <w:szCs w:val="16"/>
              </w:rPr>
            </w:pPr>
            <w:ins w:id="274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796B738" w14:textId="77777777" w:rsidR="00046502" w:rsidRPr="000C0EF6" w:rsidRDefault="00046502" w:rsidP="00046502">
            <w:pPr>
              <w:pStyle w:val="NormalWeb"/>
              <w:spacing w:after="0"/>
              <w:jc w:val="center"/>
              <w:textAlignment w:val="center"/>
              <w:rPr>
                <w:ins w:id="2746" w:author="作者"/>
                <w:rFonts w:ascii="Calibri" w:hAnsi="Calibri" w:cs="Calibri"/>
                <w:sz w:val="16"/>
                <w:szCs w:val="16"/>
              </w:rPr>
            </w:pPr>
            <w:ins w:id="274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BFFC612" w14:textId="77777777" w:rsidR="00046502" w:rsidRPr="000C0EF6" w:rsidRDefault="00046502" w:rsidP="00046502">
            <w:pPr>
              <w:pStyle w:val="NormalWeb"/>
              <w:spacing w:after="0"/>
              <w:jc w:val="center"/>
              <w:textAlignment w:val="center"/>
              <w:rPr>
                <w:ins w:id="2748" w:author="作者"/>
                <w:rFonts w:ascii="Calibri" w:hAnsi="Calibri" w:cs="Calibri"/>
                <w:sz w:val="16"/>
                <w:szCs w:val="16"/>
              </w:rPr>
            </w:pPr>
            <w:ins w:id="274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5E7B81" w14:textId="77777777" w:rsidR="00046502" w:rsidRPr="000C0EF6" w:rsidRDefault="00046502" w:rsidP="00046502">
            <w:pPr>
              <w:pStyle w:val="NormalWeb"/>
              <w:spacing w:after="0"/>
              <w:jc w:val="center"/>
              <w:textAlignment w:val="center"/>
              <w:rPr>
                <w:ins w:id="2750" w:author="作者"/>
                <w:rFonts w:ascii="Calibri" w:hAnsi="Calibri" w:cs="Calibri"/>
                <w:sz w:val="16"/>
                <w:szCs w:val="16"/>
              </w:rPr>
            </w:pPr>
            <w:ins w:id="275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B4CAF8" w14:textId="77777777" w:rsidR="00046502" w:rsidRPr="000C0EF6" w:rsidRDefault="00046502" w:rsidP="00046502">
            <w:pPr>
              <w:pStyle w:val="NormalWeb"/>
              <w:spacing w:after="0"/>
              <w:jc w:val="center"/>
              <w:textAlignment w:val="center"/>
              <w:rPr>
                <w:ins w:id="2752" w:author="作者"/>
                <w:rFonts w:ascii="Calibri" w:hAnsi="Calibri" w:cs="Calibri"/>
                <w:sz w:val="16"/>
                <w:szCs w:val="16"/>
              </w:rPr>
            </w:pPr>
            <w:ins w:id="275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DB7465" w14:textId="77777777" w:rsidR="00046502" w:rsidRPr="000C0EF6" w:rsidRDefault="00046502" w:rsidP="00046502">
            <w:pPr>
              <w:pStyle w:val="NormalWeb"/>
              <w:spacing w:after="0"/>
              <w:jc w:val="center"/>
              <w:textAlignment w:val="center"/>
              <w:rPr>
                <w:ins w:id="2754" w:author="作者"/>
                <w:rFonts w:ascii="Calibri" w:hAnsi="Calibri" w:cs="Calibri"/>
                <w:sz w:val="16"/>
                <w:szCs w:val="16"/>
              </w:rPr>
            </w:pPr>
            <w:ins w:id="275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90D1A8A" w14:textId="77777777" w:rsidR="00046502" w:rsidRPr="000C0EF6" w:rsidRDefault="00046502" w:rsidP="00046502">
            <w:pPr>
              <w:pStyle w:val="NormalWeb"/>
              <w:spacing w:after="0"/>
              <w:jc w:val="center"/>
              <w:textAlignment w:val="center"/>
              <w:rPr>
                <w:ins w:id="2756" w:author="作者"/>
                <w:rFonts w:ascii="Calibri" w:hAnsi="Calibri" w:cs="Calibri"/>
                <w:sz w:val="16"/>
                <w:szCs w:val="16"/>
              </w:rPr>
            </w:pPr>
            <w:ins w:id="275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BFDD6C" w14:textId="77777777" w:rsidR="00046502" w:rsidRPr="000C0EF6" w:rsidRDefault="00046502" w:rsidP="00046502">
            <w:pPr>
              <w:pStyle w:val="NormalWeb"/>
              <w:spacing w:after="0"/>
              <w:jc w:val="center"/>
              <w:textAlignment w:val="center"/>
              <w:rPr>
                <w:ins w:id="2758" w:author="作者"/>
                <w:rFonts w:ascii="Calibri" w:hAnsi="Calibri" w:cs="Calibri"/>
                <w:sz w:val="16"/>
                <w:szCs w:val="16"/>
              </w:rPr>
            </w:pPr>
            <w:ins w:id="275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99E6867" w14:textId="77777777" w:rsidR="00046502" w:rsidRPr="000C0EF6" w:rsidRDefault="00046502" w:rsidP="00046502">
            <w:pPr>
              <w:pStyle w:val="NormalWeb"/>
              <w:spacing w:after="0"/>
              <w:jc w:val="center"/>
              <w:textAlignment w:val="center"/>
              <w:rPr>
                <w:ins w:id="2760" w:author="作者"/>
                <w:rFonts w:ascii="Calibri" w:hAnsi="Calibri" w:cs="Calibri"/>
                <w:sz w:val="16"/>
                <w:szCs w:val="16"/>
              </w:rPr>
            </w:pPr>
            <w:ins w:id="276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180E1D" w14:textId="77777777" w:rsidR="00046502" w:rsidRPr="000C0EF6" w:rsidRDefault="00046502" w:rsidP="00046502">
            <w:pPr>
              <w:pStyle w:val="NormalWeb"/>
              <w:spacing w:after="0"/>
              <w:jc w:val="center"/>
              <w:textAlignment w:val="center"/>
              <w:rPr>
                <w:ins w:id="2762" w:author="作者"/>
                <w:rFonts w:ascii="Calibri" w:hAnsi="Calibri" w:cs="Calibri"/>
                <w:sz w:val="16"/>
                <w:szCs w:val="16"/>
              </w:rPr>
            </w:pPr>
            <w:ins w:id="276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EE22814" w14:textId="77777777" w:rsidR="00046502" w:rsidRPr="000C0EF6" w:rsidRDefault="00046502" w:rsidP="00046502">
            <w:pPr>
              <w:pStyle w:val="NormalWeb"/>
              <w:spacing w:after="0"/>
              <w:jc w:val="center"/>
              <w:textAlignment w:val="center"/>
              <w:rPr>
                <w:ins w:id="2764" w:author="作者"/>
                <w:rFonts w:ascii="Calibri" w:hAnsi="Calibri" w:cs="Calibri"/>
                <w:sz w:val="16"/>
                <w:szCs w:val="16"/>
              </w:rPr>
            </w:pPr>
            <w:ins w:id="276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287449" w14:textId="77777777" w:rsidR="00046502" w:rsidRPr="000C0EF6" w:rsidRDefault="00046502" w:rsidP="00046502">
            <w:pPr>
              <w:pStyle w:val="NormalWeb"/>
              <w:spacing w:after="0"/>
              <w:jc w:val="center"/>
              <w:textAlignment w:val="center"/>
              <w:rPr>
                <w:ins w:id="2766" w:author="作者"/>
                <w:rFonts w:ascii="Calibri" w:hAnsi="Calibri" w:cs="Calibri"/>
                <w:sz w:val="16"/>
                <w:szCs w:val="16"/>
              </w:rPr>
            </w:pPr>
            <w:ins w:id="276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C01F973" w14:textId="77777777" w:rsidR="00046502" w:rsidRPr="000C0EF6" w:rsidRDefault="00046502" w:rsidP="00046502">
            <w:pPr>
              <w:pStyle w:val="NormalWeb"/>
              <w:spacing w:after="0"/>
              <w:jc w:val="center"/>
              <w:textAlignment w:val="center"/>
              <w:rPr>
                <w:ins w:id="2768" w:author="作者"/>
                <w:rFonts w:ascii="Calibri" w:hAnsi="Calibri" w:cs="Calibri"/>
                <w:sz w:val="16"/>
                <w:szCs w:val="16"/>
              </w:rPr>
            </w:pPr>
            <w:ins w:id="276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2CB7E07" w14:textId="77777777" w:rsidR="00046502" w:rsidRPr="000C0EF6" w:rsidRDefault="00046502" w:rsidP="00046502">
            <w:pPr>
              <w:pStyle w:val="NormalWeb"/>
              <w:spacing w:after="0"/>
              <w:jc w:val="center"/>
              <w:textAlignment w:val="center"/>
              <w:rPr>
                <w:ins w:id="2770" w:author="作者"/>
                <w:rFonts w:ascii="Calibri" w:hAnsi="Calibri" w:cs="Calibri"/>
                <w:sz w:val="16"/>
                <w:szCs w:val="16"/>
              </w:rPr>
            </w:pPr>
            <w:ins w:id="2771" w:author="作者">
              <w:r w:rsidRPr="000C0EF6">
                <w:rPr>
                  <w:rFonts w:ascii="Calibri" w:hAnsi="Calibri" w:cs="Calibri"/>
                  <w:color w:val="000000"/>
                  <w:kern w:val="24"/>
                  <w:sz w:val="16"/>
                  <w:szCs w:val="16"/>
                </w:rPr>
                <w:t>-3</w:t>
              </w:r>
            </w:ins>
          </w:p>
        </w:tc>
      </w:tr>
      <w:tr w:rsidR="00046502" w:rsidRPr="001B7DB7" w14:paraId="695EB2E9" w14:textId="77777777" w:rsidTr="00046502">
        <w:trPr>
          <w:cantSplit/>
          <w:jc w:val="center"/>
          <w:ins w:id="2772"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0A78B4C" w14:textId="77777777" w:rsidR="00046502" w:rsidRPr="001B7DB7" w:rsidRDefault="00046502" w:rsidP="00046502">
            <w:pPr>
              <w:keepNext/>
              <w:keepLines/>
              <w:jc w:val="center"/>
              <w:rPr>
                <w:ins w:id="2773" w:author="作者"/>
                <w:rFonts w:ascii="Arial" w:hAnsi="Arial"/>
                <w:sz w:val="18"/>
                <w:szCs w:val="20"/>
              </w:rPr>
            </w:pPr>
            <w:ins w:id="2774" w:author="作者">
              <w:r w:rsidRPr="001B7DB7">
                <w:rPr>
                  <w:rFonts w:ascii="Arial" w:hAnsi="Arial"/>
                  <w:sz w:val="18"/>
                  <w:szCs w:val="20"/>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697BE9F" w14:textId="77777777" w:rsidR="00046502" w:rsidRPr="000C0EF6" w:rsidRDefault="00046502" w:rsidP="00046502">
            <w:pPr>
              <w:pStyle w:val="NormalWeb"/>
              <w:spacing w:after="0"/>
              <w:jc w:val="center"/>
              <w:textAlignment w:val="center"/>
              <w:rPr>
                <w:ins w:id="2775" w:author="作者"/>
                <w:rFonts w:ascii="Calibri" w:hAnsi="Calibri" w:cs="Calibri"/>
                <w:sz w:val="16"/>
                <w:szCs w:val="16"/>
              </w:rPr>
            </w:pPr>
            <w:ins w:id="277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678B5B3" w14:textId="77777777" w:rsidR="00046502" w:rsidRPr="000C0EF6" w:rsidRDefault="00046502" w:rsidP="00046502">
            <w:pPr>
              <w:pStyle w:val="NormalWeb"/>
              <w:spacing w:after="0"/>
              <w:jc w:val="center"/>
              <w:textAlignment w:val="center"/>
              <w:rPr>
                <w:ins w:id="2777" w:author="作者"/>
                <w:rFonts w:ascii="Calibri" w:hAnsi="Calibri" w:cs="Calibri"/>
                <w:sz w:val="16"/>
                <w:szCs w:val="16"/>
              </w:rPr>
            </w:pPr>
            <w:ins w:id="277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DF6900" w14:textId="77777777" w:rsidR="00046502" w:rsidRPr="000C0EF6" w:rsidRDefault="00046502" w:rsidP="00046502">
            <w:pPr>
              <w:pStyle w:val="NormalWeb"/>
              <w:spacing w:after="0"/>
              <w:jc w:val="center"/>
              <w:textAlignment w:val="center"/>
              <w:rPr>
                <w:ins w:id="2779" w:author="作者"/>
                <w:rFonts w:ascii="Calibri" w:hAnsi="Calibri" w:cs="Calibri"/>
                <w:sz w:val="16"/>
                <w:szCs w:val="16"/>
              </w:rPr>
            </w:pPr>
            <w:ins w:id="278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8CBD7BA" w14:textId="77777777" w:rsidR="00046502" w:rsidRPr="000C0EF6" w:rsidRDefault="00046502" w:rsidP="00046502">
            <w:pPr>
              <w:pStyle w:val="NormalWeb"/>
              <w:spacing w:after="0"/>
              <w:jc w:val="center"/>
              <w:textAlignment w:val="center"/>
              <w:rPr>
                <w:ins w:id="2781" w:author="作者"/>
                <w:rFonts w:ascii="Calibri" w:hAnsi="Calibri" w:cs="Calibri"/>
                <w:sz w:val="16"/>
                <w:szCs w:val="16"/>
              </w:rPr>
            </w:pPr>
            <w:ins w:id="278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1FD34A" w14:textId="77777777" w:rsidR="00046502" w:rsidRPr="000C0EF6" w:rsidRDefault="00046502" w:rsidP="00046502">
            <w:pPr>
              <w:pStyle w:val="NormalWeb"/>
              <w:spacing w:after="0"/>
              <w:jc w:val="center"/>
              <w:textAlignment w:val="center"/>
              <w:rPr>
                <w:ins w:id="2783" w:author="作者"/>
                <w:rFonts w:ascii="Calibri" w:hAnsi="Calibri" w:cs="Calibri"/>
                <w:sz w:val="16"/>
                <w:szCs w:val="16"/>
              </w:rPr>
            </w:pPr>
            <w:ins w:id="278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2F973C2" w14:textId="77777777" w:rsidR="00046502" w:rsidRPr="000C0EF6" w:rsidRDefault="00046502" w:rsidP="00046502">
            <w:pPr>
              <w:pStyle w:val="NormalWeb"/>
              <w:spacing w:after="0"/>
              <w:jc w:val="center"/>
              <w:textAlignment w:val="center"/>
              <w:rPr>
                <w:ins w:id="2785" w:author="作者"/>
                <w:rFonts w:ascii="Calibri" w:hAnsi="Calibri" w:cs="Calibri"/>
                <w:sz w:val="16"/>
                <w:szCs w:val="16"/>
              </w:rPr>
            </w:pPr>
            <w:ins w:id="278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6DAA3F4" w14:textId="77777777" w:rsidR="00046502" w:rsidRPr="000C0EF6" w:rsidRDefault="00046502" w:rsidP="00046502">
            <w:pPr>
              <w:pStyle w:val="NormalWeb"/>
              <w:spacing w:after="0"/>
              <w:jc w:val="center"/>
              <w:textAlignment w:val="center"/>
              <w:rPr>
                <w:ins w:id="2787" w:author="作者"/>
                <w:rFonts w:ascii="Calibri" w:hAnsi="Calibri" w:cs="Calibri"/>
                <w:sz w:val="16"/>
                <w:szCs w:val="16"/>
              </w:rPr>
            </w:pPr>
            <w:ins w:id="278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CD0B69D" w14:textId="77777777" w:rsidR="00046502" w:rsidRPr="000C0EF6" w:rsidRDefault="00046502" w:rsidP="00046502">
            <w:pPr>
              <w:pStyle w:val="NormalWeb"/>
              <w:spacing w:after="0"/>
              <w:jc w:val="center"/>
              <w:textAlignment w:val="center"/>
              <w:rPr>
                <w:ins w:id="2789" w:author="作者"/>
                <w:rFonts w:ascii="Calibri" w:hAnsi="Calibri" w:cs="Calibri"/>
                <w:sz w:val="16"/>
                <w:szCs w:val="16"/>
              </w:rPr>
            </w:pPr>
            <w:ins w:id="279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FA58E4" w14:textId="77777777" w:rsidR="00046502" w:rsidRPr="000C0EF6" w:rsidRDefault="00046502" w:rsidP="00046502">
            <w:pPr>
              <w:pStyle w:val="NormalWeb"/>
              <w:spacing w:after="0"/>
              <w:jc w:val="center"/>
              <w:textAlignment w:val="center"/>
              <w:rPr>
                <w:ins w:id="2791" w:author="作者"/>
                <w:rFonts w:ascii="Calibri" w:hAnsi="Calibri" w:cs="Calibri"/>
                <w:sz w:val="16"/>
                <w:szCs w:val="16"/>
              </w:rPr>
            </w:pPr>
            <w:ins w:id="279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830CA9D" w14:textId="77777777" w:rsidR="00046502" w:rsidRPr="000C0EF6" w:rsidRDefault="00046502" w:rsidP="00046502">
            <w:pPr>
              <w:pStyle w:val="NormalWeb"/>
              <w:spacing w:after="0"/>
              <w:jc w:val="center"/>
              <w:textAlignment w:val="center"/>
              <w:rPr>
                <w:ins w:id="2793" w:author="作者"/>
                <w:rFonts w:ascii="Calibri" w:hAnsi="Calibri" w:cs="Calibri"/>
                <w:sz w:val="16"/>
                <w:szCs w:val="16"/>
              </w:rPr>
            </w:pPr>
            <w:ins w:id="279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2D9D42E" w14:textId="77777777" w:rsidR="00046502" w:rsidRPr="000C0EF6" w:rsidRDefault="00046502" w:rsidP="00046502">
            <w:pPr>
              <w:pStyle w:val="NormalWeb"/>
              <w:spacing w:after="0"/>
              <w:jc w:val="center"/>
              <w:textAlignment w:val="center"/>
              <w:rPr>
                <w:ins w:id="2795" w:author="作者"/>
                <w:rFonts w:ascii="Calibri" w:hAnsi="Calibri" w:cs="Calibri"/>
                <w:sz w:val="16"/>
                <w:szCs w:val="16"/>
              </w:rPr>
            </w:pPr>
            <w:ins w:id="279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9ADDF2C" w14:textId="77777777" w:rsidR="00046502" w:rsidRPr="000C0EF6" w:rsidRDefault="00046502" w:rsidP="00046502">
            <w:pPr>
              <w:pStyle w:val="NormalWeb"/>
              <w:spacing w:after="0"/>
              <w:jc w:val="center"/>
              <w:textAlignment w:val="center"/>
              <w:rPr>
                <w:ins w:id="2797" w:author="作者"/>
                <w:rFonts w:ascii="Calibri" w:hAnsi="Calibri" w:cs="Calibri"/>
                <w:sz w:val="16"/>
                <w:szCs w:val="16"/>
              </w:rPr>
            </w:pPr>
            <w:ins w:id="279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E577B7D" w14:textId="77777777" w:rsidR="00046502" w:rsidRPr="000C0EF6" w:rsidRDefault="00046502" w:rsidP="00046502">
            <w:pPr>
              <w:pStyle w:val="NormalWeb"/>
              <w:spacing w:after="0"/>
              <w:jc w:val="center"/>
              <w:textAlignment w:val="center"/>
              <w:rPr>
                <w:ins w:id="2799" w:author="作者"/>
                <w:rFonts w:ascii="Calibri" w:hAnsi="Calibri" w:cs="Calibri"/>
                <w:sz w:val="16"/>
                <w:szCs w:val="16"/>
              </w:rPr>
            </w:pPr>
            <w:ins w:id="280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D2968D0" w14:textId="77777777" w:rsidR="00046502" w:rsidRPr="000C0EF6" w:rsidRDefault="00046502" w:rsidP="00046502">
            <w:pPr>
              <w:pStyle w:val="NormalWeb"/>
              <w:spacing w:after="0"/>
              <w:jc w:val="center"/>
              <w:textAlignment w:val="center"/>
              <w:rPr>
                <w:ins w:id="2801" w:author="作者"/>
                <w:rFonts w:ascii="Calibri" w:hAnsi="Calibri" w:cs="Calibri"/>
                <w:sz w:val="16"/>
                <w:szCs w:val="16"/>
              </w:rPr>
            </w:pPr>
            <w:ins w:id="280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8A6DDE3" w14:textId="77777777" w:rsidR="00046502" w:rsidRPr="000C0EF6" w:rsidRDefault="00046502" w:rsidP="00046502">
            <w:pPr>
              <w:pStyle w:val="NormalWeb"/>
              <w:spacing w:after="0"/>
              <w:jc w:val="center"/>
              <w:textAlignment w:val="center"/>
              <w:rPr>
                <w:ins w:id="2803" w:author="作者"/>
                <w:rFonts w:ascii="Calibri" w:hAnsi="Calibri" w:cs="Calibri"/>
                <w:sz w:val="16"/>
                <w:szCs w:val="16"/>
              </w:rPr>
            </w:pPr>
            <w:ins w:id="280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49B1DB6" w14:textId="77777777" w:rsidR="00046502" w:rsidRPr="000C0EF6" w:rsidRDefault="00046502" w:rsidP="00046502">
            <w:pPr>
              <w:pStyle w:val="NormalWeb"/>
              <w:spacing w:after="0"/>
              <w:jc w:val="center"/>
              <w:textAlignment w:val="center"/>
              <w:rPr>
                <w:ins w:id="2805" w:author="作者"/>
                <w:rFonts w:ascii="Calibri" w:hAnsi="Calibri" w:cs="Calibri"/>
                <w:sz w:val="16"/>
                <w:szCs w:val="16"/>
              </w:rPr>
            </w:pPr>
            <w:ins w:id="280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DCFBD8F" w14:textId="77777777" w:rsidR="00046502" w:rsidRPr="000C0EF6" w:rsidRDefault="00046502" w:rsidP="00046502">
            <w:pPr>
              <w:pStyle w:val="NormalWeb"/>
              <w:spacing w:after="0"/>
              <w:jc w:val="center"/>
              <w:textAlignment w:val="center"/>
              <w:rPr>
                <w:ins w:id="2807" w:author="作者"/>
                <w:rFonts w:ascii="Calibri" w:hAnsi="Calibri" w:cs="Calibri"/>
                <w:sz w:val="16"/>
                <w:szCs w:val="16"/>
              </w:rPr>
            </w:pPr>
            <w:ins w:id="280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A80D43" w14:textId="77777777" w:rsidR="00046502" w:rsidRPr="000C0EF6" w:rsidRDefault="00046502" w:rsidP="00046502">
            <w:pPr>
              <w:pStyle w:val="NormalWeb"/>
              <w:spacing w:after="0"/>
              <w:jc w:val="center"/>
              <w:textAlignment w:val="center"/>
              <w:rPr>
                <w:ins w:id="2809" w:author="作者"/>
                <w:rFonts w:ascii="Calibri" w:hAnsi="Calibri" w:cs="Calibri"/>
                <w:sz w:val="16"/>
                <w:szCs w:val="16"/>
              </w:rPr>
            </w:pPr>
            <w:ins w:id="281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B1195FD" w14:textId="77777777" w:rsidR="00046502" w:rsidRPr="000C0EF6" w:rsidRDefault="00046502" w:rsidP="00046502">
            <w:pPr>
              <w:pStyle w:val="NormalWeb"/>
              <w:spacing w:after="0"/>
              <w:jc w:val="center"/>
              <w:textAlignment w:val="center"/>
              <w:rPr>
                <w:ins w:id="2811" w:author="作者"/>
                <w:rFonts w:ascii="Calibri" w:hAnsi="Calibri" w:cs="Calibri"/>
                <w:sz w:val="16"/>
                <w:szCs w:val="16"/>
              </w:rPr>
            </w:pPr>
            <w:ins w:id="281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CB3CBCD" w14:textId="77777777" w:rsidR="00046502" w:rsidRPr="000C0EF6" w:rsidRDefault="00046502" w:rsidP="00046502">
            <w:pPr>
              <w:pStyle w:val="NormalWeb"/>
              <w:spacing w:after="0"/>
              <w:jc w:val="center"/>
              <w:textAlignment w:val="center"/>
              <w:rPr>
                <w:ins w:id="2813" w:author="作者"/>
                <w:rFonts w:ascii="Calibri" w:hAnsi="Calibri" w:cs="Calibri"/>
                <w:sz w:val="16"/>
                <w:szCs w:val="16"/>
              </w:rPr>
            </w:pPr>
            <w:ins w:id="281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89E367E" w14:textId="77777777" w:rsidR="00046502" w:rsidRPr="000C0EF6" w:rsidRDefault="00046502" w:rsidP="00046502">
            <w:pPr>
              <w:pStyle w:val="NormalWeb"/>
              <w:spacing w:after="0"/>
              <w:jc w:val="center"/>
              <w:textAlignment w:val="center"/>
              <w:rPr>
                <w:ins w:id="2815" w:author="作者"/>
                <w:rFonts w:ascii="Calibri" w:hAnsi="Calibri" w:cs="Calibri"/>
                <w:sz w:val="16"/>
                <w:szCs w:val="16"/>
              </w:rPr>
            </w:pPr>
            <w:ins w:id="281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89D2A09" w14:textId="77777777" w:rsidR="00046502" w:rsidRPr="000C0EF6" w:rsidRDefault="00046502" w:rsidP="00046502">
            <w:pPr>
              <w:pStyle w:val="NormalWeb"/>
              <w:spacing w:after="0"/>
              <w:jc w:val="center"/>
              <w:textAlignment w:val="center"/>
              <w:rPr>
                <w:ins w:id="2817" w:author="作者"/>
                <w:rFonts w:ascii="Calibri" w:hAnsi="Calibri" w:cs="Calibri"/>
                <w:sz w:val="16"/>
                <w:szCs w:val="16"/>
              </w:rPr>
            </w:pPr>
            <w:ins w:id="281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0625FD5" w14:textId="77777777" w:rsidR="00046502" w:rsidRPr="000C0EF6" w:rsidRDefault="00046502" w:rsidP="00046502">
            <w:pPr>
              <w:pStyle w:val="NormalWeb"/>
              <w:spacing w:after="0"/>
              <w:jc w:val="center"/>
              <w:textAlignment w:val="center"/>
              <w:rPr>
                <w:ins w:id="2819" w:author="作者"/>
                <w:rFonts w:ascii="Calibri" w:hAnsi="Calibri" w:cs="Calibri"/>
                <w:sz w:val="16"/>
                <w:szCs w:val="16"/>
              </w:rPr>
            </w:pPr>
            <w:ins w:id="282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9032992" w14:textId="77777777" w:rsidR="00046502" w:rsidRPr="000C0EF6" w:rsidRDefault="00046502" w:rsidP="00046502">
            <w:pPr>
              <w:pStyle w:val="NormalWeb"/>
              <w:spacing w:after="0"/>
              <w:jc w:val="center"/>
              <w:textAlignment w:val="center"/>
              <w:rPr>
                <w:ins w:id="2821" w:author="作者"/>
                <w:rFonts w:ascii="Calibri" w:hAnsi="Calibri" w:cs="Calibri"/>
                <w:sz w:val="16"/>
                <w:szCs w:val="16"/>
              </w:rPr>
            </w:pPr>
            <w:ins w:id="2822" w:author="作者">
              <w:r w:rsidRPr="000C0EF6">
                <w:rPr>
                  <w:rFonts w:ascii="Calibri" w:hAnsi="Calibri" w:cs="Calibri"/>
                  <w:color w:val="000000"/>
                  <w:kern w:val="24"/>
                  <w:sz w:val="16"/>
                  <w:szCs w:val="16"/>
                </w:rPr>
                <w:t>-3</w:t>
              </w:r>
            </w:ins>
          </w:p>
        </w:tc>
      </w:tr>
      <w:tr w:rsidR="00046502" w:rsidRPr="001B7DB7" w14:paraId="04A2DCEB" w14:textId="77777777" w:rsidTr="00046502">
        <w:trPr>
          <w:cantSplit/>
          <w:jc w:val="center"/>
          <w:ins w:id="2823"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10279F2" w14:textId="77777777" w:rsidR="00046502" w:rsidRPr="001B7DB7" w:rsidRDefault="00046502" w:rsidP="00046502">
            <w:pPr>
              <w:keepNext/>
              <w:keepLines/>
              <w:jc w:val="center"/>
              <w:rPr>
                <w:ins w:id="2824" w:author="作者"/>
                <w:rFonts w:ascii="Arial" w:hAnsi="Arial"/>
                <w:sz w:val="18"/>
                <w:szCs w:val="20"/>
              </w:rPr>
            </w:pPr>
            <w:ins w:id="2825" w:author="作者">
              <w:r w:rsidRPr="001B7DB7">
                <w:rPr>
                  <w:rFonts w:ascii="Arial" w:hAnsi="Arial"/>
                  <w:sz w:val="18"/>
                  <w:szCs w:val="20"/>
                </w:rPr>
                <w:t>2</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70D28F0" w14:textId="77777777" w:rsidR="00046502" w:rsidRPr="000C0EF6" w:rsidRDefault="00046502" w:rsidP="00046502">
            <w:pPr>
              <w:pStyle w:val="NormalWeb"/>
              <w:spacing w:after="0"/>
              <w:jc w:val="center"/>
              <w:textAlignment w:val="center"/>
              <w:rPr>
                <w:ins w:id="2826" w:author="作者"/>
                <w:rFonts w:ascii="Calibri" w:hAnsi="Calibri" w:cs="Calibri"/>
                <w:sz w:val="16"/>
                <w:szCs w:val="16"/>
              </w:rPr>
            </w:pPr>
            <w:ins w:id="282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EE82195" w14:textId="77777777" w:rsidR="00046502" w:rsidRPr="000C0EF6" w:rsidRDefault="00046502" w:rsidP="00046502">
            <w:pPr>
              <w:pStyle w:val="NormalWeb"/>
              <w:spacing w:after="0"/>
              <w:jc w:val="center"/>
              <w:textAlignment w:val="center"/>
              <w:rPr>
                <w:ins w:id="2828" w:author="作者"/>
                <w:rFonts w:ascii="Calibri" w:hAnsi="Calibri" w:cs="Calibri"/>
                <w:sz w:val="16"/>
                <w:szCs w:val="16"/>
              </w:rPr>
            </w:pPr>
            <w:ins w:id="282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A5D12EA" w14:textId="77777777" w:rsidR="00046502" w:rsidRPr="000C0EF6" w:rsidRDefault="00046502" w:rsidP="00046502">
            <w:pPr>
              <w:pStyle w:val="NormalWeb"/>
              <w:spacing w:after="0"/>
              <w:jc w:val="center"/>
              <w:textAlignment w:val="center"/>
              <w:rPr>
                <w:ins w:id="2830" w:author="作者"/>
                <w:rFonts w:ascii="Calibri" w:hAnsi="Calibri" w:cs="Calibri"/>
                <w:sz w:val="16"/>
                <w:szCs w:val="16"/>
              </w:rPr>
            </w:pPr>
            <w:ins w:id="283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FAB8747" w14:textId="77777777" w:rsidR="00046502" w:rsidRPr="000C0EF6" w:rsidRDefault="00046502" w:rsidP="00046502">
            <w:pPr>
              <w:pStyle w:val="NormalWeb"/>
              <w:spacing w:after="0"/>
              <w:jc w:val="center"/>
              <w:textAlignment w:val="center"/>
              <w:rPr>
                <w:ins w:id="2832" w:author="作者"/>
                <w:rFonts w:ascii="Calibri" w:hAnsi="Calibri" w:cs="Calibri"/>
                <w:sz w:val="16"/>
                <w:szCs w:val="16"/>
              </w:rPr>
            </w:pPr>
            <w:ins w:id="283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2719AB1" w14:textId="77777777" w:rsidR="00046502" w:rsidRPr="000C0EF6" w:rsidRDefault="00046502" w:rsidP="00046502">
            <w:pPr>
              <w:pStyle w:val="NormalWeb"/>
              <w:spacing w:after="0"/>
              <w:jc w:val="center"/>
              <w:textAlignment w:val="center"/>
              <w:rPr>
                <w:ins w:id="2834" w:author="作者"/>
                <w:rFonts w:ascii="Calibri" w:hAnsi="Calibri" w:cs="Calibri"/>
                <w:sz w:val="16"/>
                <w:szCs w:val="16"/>
              </w:rPr>
            </w:pPr>
            <w:ins w:id="283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B48415A" w14:textId="77777777" w:rsidR="00046502" w:rsidRPr="000C0EF6" w:rsidRDefault="00046502" w:rsidP="00046502">
            <w:pPr>
              <w:pStyle w:val="NormalWeb"/>
              <w:spacing w:after="0"/>
              <w:jc w:val="center"/>
              <w:textAlignment w:val="center"/>
              <w:rPr>
                <w:ins w:id="2836" w:author="作者"/>
                <w:rFonts w:ascii="Calibri" w:hAnsi="Calibri" w:cs="Calibri"/>
                <w:sz w:val="16"/>
                <w:szCs w:val="16"/>
              </w:rPr>
            </w:pPr>
            <w:ins w:id="283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E001DB9" w14:textId="77777777" w:rsidR="00046502" w:rsidRPr="000C0EF6" w:rsidRDefault="00046502" w:rsidP="00046502">
            <w:pPr>
              <w:pStyle w:val="NormalWeb"/>
              <w:spacing w:after="0"/>
              <w:jc w:val="center"/>
              <w:textAlignment w:val="center"/>
              <w:rPr>
                <w:ins w:id="2838" w:author="作者"/>
                <w:rFonts w:ascii="Calibri" w:hAnsi="Calibri" w:cs="Calibri"/>
                <w:sz w:val="16"/>
                <w:szCs w:val="16"/>
              </w:rPr>
            </w:pPr>
            <w:ins w:id="283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580F7C9" w14:textId="77777777" w:rsidR="00046502" w:rsidRPr="000C0EF6" w:rsidRDefault="00046502" w:rsidP="00046502">
            <w:pPr>
              <w:pStyle w:val="NormalWeb"/>
              <w:spacing w:after="0"/>
              <w:jc w:val="center"/>
              <w:textAlignment w:val="center"/>
              <w:rPr>
                <w:ins w:id="2840" w:author="作者"/>
                <w:rFonts w:ascii="Calibri" w:hAnsi="Calibri" w:cs="Calibri"/>
                <w:sz w:val="16"/>
                <w:szCs w:val="16"/>
              </w:rPr>
            </w:pPr>
            <w:ins w:id="284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FAE88A0" w14:textId="77777777" w:rsidR="00046502" w:rsidRPr="000C0EF6" w:rsidRDefault="00046502" w:rsidP="00046502">
            <w:pPr>
              <w:pStyle w:val="NormalWeb"/>
              <w:spacing w:after="0"/>
              <w:jc w:val="center"/>
              <w:textAlignment w:val="center"/>
              <w:rPr>
                <w:ins w:id="2842" w:author="作者"/>
                <w:rFonts w:ascii="Calibri" w:hAnsi="Calibri" w:cs="Calibri"/>
                <w:sz w:val="16"/>
                <w:szCs w:val="16"/>
              </w:rPr>
            </w:pPr>
            <w:ins w:id="284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BC3B37" w14:textId="77777777" w:rsidR="00046502" w:rsidRPr="000C0EF6" w:rsidRDefault="00046502" w:rsidP="00046502">
            <w:pPr>
              <w:pStyle w:val="NormalWeb"/>
              <w:spacing w:after="0"/>
              <w:jc w:val="center"/>
              <w:textAlignment w:val="center"/>
              <w:rPr>
                <w:ins w:id="2844" w:author="作者"/>
                <w:rFonts w:ascii="Calibri" w:hAnsi="Calibri" w:cs="Calibri"/>
                <w:sz w:val="16"/>
                <w:szCs w:val="16"/>
              </w:rPr>
            </w:pPr>
            <w:ins w:id="284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3885B2" w14:textId="77777777" w:rsidR="00046502" w:rsidRPr="000C0EF6" w:rsidRDefault="00046502" w:rsidP="00046502">
            <w:pPr>
              <w:pStyle w:val="NormalWeb"/>
              <w:spacing w:after="0"/>
              <w:jc w:val="center"/>
              <w:textAlignment w:val="center"/>
              <w:rPr>
                <w:ins w:id="2846" w:author="作者"/>
                <w:rFonts w:ascii="Calibri" w:hAnsi="Calibri" w:cs="Calibri"/>
                <w:sz w:val="16"/>
                <w:szCs w:val="16"/>
              </w:rPr>
            </w:pPr>
            <w:ins w:id="284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6DD9E7" w14:textId="77777777" w:rsidR="00046502" w:rsidRPr="000C0EF6" w:rsidRDefault="00046502" w:rsidP="00046502">
            <w:pPr>
              <w:pStyle w:val="NormalWeb"/>
              <w:spacing w:after="0"/>
              <w:jc w:val="center"/>
              <w:textAlignment w:val="center"/>
              <w:rPr>
                <w:ins w:id="2848" w:author="作者"/>
                <w:rFonts w:ascii="Calibri" w:hAnsi="Calibri" w:cs="Calibri"/>
                <w:sz w:val="16"/>
                <w:szCs w:val="16"/>
              </w:rPr>
            </w:pPr>
            <w:ins w:id="284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14D3D67" w14:textId="77777777" w:rsidR="00046502" w:rsidRPr="000C0EF6" w:rsidRDefault="00046502" w:rsidP="00046502">
            <w:pPr>
              <w:pStyle w:val="NormalWeb"/>
              <w:spacing w:after="0"/>
              <w:jc w:val="center"/>
              <w:textAlignment w:val="center"/>
              <w:rPr>
                <w:ins w:id="2850" w:author="作者"/>
                <w:rFonts w:ascii="Calibri" w:hAnsi="Calibri" w:cs="Calibri"/>
                <w:sz w:val="16"/>
                <w:szCs w:val="16"/>
              </w:rPr>
            </w:pPr>
            <w:ins w:id="285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B393AAA" w14:textId="77777777" w:rsidR="00046502" w:rsidRPr="000C0EF6" w:rsidRDefault="00046502" w:rsidP="00046502">
            <w:pPr>
              <w:pStyle w:val="NormalWeb"/>
              <w:spacing w:after="0"/>
              <w:jc w:val="center"/>
              <w:textAlignment w:val="center"/>
              <w:rPr>
                <w:ins w:id="2852" w:author="作者"/>
                <w:rFonts w:ascii="Calibri" w:hAnsi="Calibri" w:cs="Calibri"/>
                <w:sz w:val="16"/>
                <w:szCs w:val="16"/>
              </w:rPr>
            </w:pPr>
            <w:ins w:id="285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8C3F9C" w14:textId="77777777" w:rsidR="00046502" w:rsidRPr="000C0EF6" w:rsidRDefault="00046502" w:rsidP="00046502">
            <w:pPr>
              <w:pStyle w:val="NormalWeb"/>
              <w:spacing w:after="0"/>
              <w:jc w:val="center"/>
              <w:textAlignment w:val="center"/>
              <w:rPr>
                <w:ins w:id="2854" w:author="作者"/>
                <w:rFonts w:ascii="Calibri" w:hAnsi="Calibri" w:cs="Calibri"/>
                <w:sz w:val="16"/>
                <w:szCs w:val="16"/>
              </w:rPr>
            </w:pPr>
            <w:ins w:id="285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711D52" w14:textId="77777777" w:rsidR="00046502" w:rsidRPr="000C0EF6" w:rsidRDefault="00046502" w:rsidP="00046502">
            <w:pPr>
              <w:pStyle w:val="NormalWeb"/>
              <w:spacing w:after="0"/>
              <w:jc w:val="center"/>
              <w:textAlignment w:val="center"/>
              <w:rPr>
                <w:ins w:id="2856" w:author="作者"/>
                <w:rFonts w:ascii="Calibri" w:hAnsi="Calibri" w:cs="Calibri"/>
                <w:sz w:val="16"/>
                <w:szCs w:val="16"/>
              </w:rPr>
            </w:pPr>
            <w:ins w:id="285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67ECC96" w14:textId="77777777" w:rsidR="00046502" w:rsidRPr="000C0EF6" w:rsidRDefault="00046502" w:rsidP="00046502">
            <w:pPr>
              <w:pStyle w:val="NormalWeb"/>
              <w:spacing w:after="0"/>
              <w:jc w:val="center"/>
              <w:textAlignment w:val="center"/>
              <w:rPr>
                <w:ins w:id="2858" w:author="作者"/>
                <w:rFonts w:ascii="Calibri" w:hAnsi="Calibri" w:cs="Calibri"/>
                <w:sz w:val="16"/>
                <w:szCs w:val="16"/>
              </w:rPr>
            </w:pPr>
            <w:ins w:id="285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7B670A" w14:textId="77777777" w:rsidR="00046502" w:rsidRPr="000C0EF6" w:rsidRDefault="00046502" w:rsidP="00046502">
            <w:pPr>
              <w:pStyle w:val="NormalWeb"/>
              <w:spacing w:after="0"/>
              <w:jc w:val="center"/>
              <w:textAlignment w:val="center"/>
              <w:rPr>
                <w:ins w:id="2860" w:author="作者"/>
                <w:rFonts w:ascii="Calibri" w:hAnsi="Calibri" w:cs="Calibri"/>
                <w:sz w:val="16"/>
                <w:szCs w:val="16"/>
              </w:rPr>
            </w:pPr>
            <w:ins w:id="286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E2CCE96" w14:textId="77777777" w:rsidR="00046502" w:rsidRPr="000C0EF6" w:rsidRDefault="00046502" w:rsidP="00046502">
            <w:pPr>
              <w:pStyle w:val="NormalWeb"/>
              <w:spacing w:after="0"/>
              <w:jc w:val="center"/>
              <w:textAlignment w:val="center"/>
              <w:rPr>
                <w:ins w:id="2862" w:author="作者"/>
                <w:rFonts w:ascii="Calibri" w:hAnsi="Calibri" w:cs="Calibri"/>
                <w:sz w:val="16"/>
                <w:szCs w:val="16"/>
              </w:rPr>
            </w:pPr>
            <w:ins w:id="286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7FE362B" w14:textId="77777777" w:rsidR="00046502" w:rsidRPr="000C0EF6" w:rsidRDefault="00046502" w:rsidP="00046502">
            <w:pPr>
              <w:pStyle w:val="NormalWeb"/>
              <w:spacing w:after="0"/>
              <w:jc w:val="center"/>
              <w:textAlignment w:val="center"/>
              <w:rPr>
                <w:ins w:id="2864" w:author="作者"/>
                <w:rFonts w:ascii="Calibri" w:hAnsi="Calibri" w:cs="Calibri"/>
                <w:sz w:val="16"/>
                <w:szCs w:val="16"/>
              </w:rPr>
            </w:pPr>
            <w:ins w:id="286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E70FC1E" w14:textId="77777777" w:rsidR="00046502" w:rsidRPr="000C0EF6" w:rsidRDefault="00046502" w:rsidP="00046502">
            <w:pPr>
              <w:pStyle w:val="NormalWeb"/>
              <w:spacing w:after="0"/>
              <w:jc w:val="center"/>
              <w:textAlignment w:val="center"/>
              <w:rPr>
                <w:ins w:id="2866" w:author="作者"/>
                <w:rFonts w:ascii="Calibri" w:hAnsi="Calibri" w:cs="Calibri"/>
                <w:sz w:val="16"/>
                <w:szCs w:val="16"/>
              </w:rPr>
            </w:pPr>
            <w:ins w:id="286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F84E556" w14:textId="77777777" w:rsidR="00046502" w:rsidRPr="000C0EF6" w:rsidRDefault="00046502" w:rsidP="00046502">
            <w:pPr>
              <w:pStyle w:val="NormalWeb"/>
              <w:spacing w:after="0"/>
              <w:jc w:val="center"/>
              <w:textAlignment w:val="center"/>
              <w:rPr>
                <w:ins w:id="2868" w:author="作者"/>
                <w:rFonts w:ascii="Calibri" w:hAnsi="Calibri" w:cs="Calibri"/>
                <w:sz w:val="16"/>
                <w:szCs w:val="16"/>
              </w:rPr>
            </w:pPr>
            <w:ins w:id="286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85EF74D" w14:textId="77777777" w:rsidR="00046502" w:rsidRPr="000C0EF6" w:rsidRDefault="00046502" w:rsidP="00046502">
            <w:pPr>
              <w:pStyle w:val="NormalWeb"/>
              <w:spacing w:after="0"/>
              <w:jc w:val="center"/>
              <w:textAlignment w:val="center"/>
              <w:rPr>
                <w:ins w:id="2870" w:author="作者"/>
                <w:rFonts w:ascii="Calibri" w:hAnsi="Calibri" w:cs="Calibri"/>
                <w:sz w:val="16"/>
                <w:szCs w:val="16"/>
              </w:rPr>
            </w:pPr>
            <w:ins w:id="287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E41FD65" w14:textId="77777777" w:rsidR="00046502" w:rsidRPr="000C0EF6" w:rsidRDefault="00046502" w:rsidP="00046502">
            <w:pPr>
              <w:pStyle w:val="NormalWeb"/>
              <w:spacing w:after="0"/>
              <w:jc w:val="center"/>
              <w:textAlignment w:val="center"/>
              <w:rPr>
                <w:ins w:id="2872" w:author="作者"/>
                <w:rFonts w:ascii="Calibri" w:hAnsi="Calibri" w:cs="Calibri"/>
                <w:sz w:val="16"/>
                <w:szCs w:val="16"/>
              </w:rPr>
            </w:pPr>
            <w:ins w:id="2873" w:author="作者">
              <w:r w:rsidRPr="000C0EF6">
                <w:rPr>
                  <w:rFonts w:ascii="Calibri" w:hAnsi="Calibri" w:cs="Calibri"/>
                  <w:color w:val="000000"/>
                  <w:kern w:val="24"/>
                  <w:sz w:val="16"/>
                  <w:szCs w:val="16"/>
                </w:rPr>
                <w:t>-3</w:t>
              </w:r>
            </w:ins>
          </w:p>
        </w:tc>
      </w:tr>
      <w:tr w:rsidR="00046502" w:rsidRPr="001B7DB7" w14:paraId="7B926DE6" w14:textId="77777777" w:rsidTr="00046502">
        <w:trPr>
          <w:cantSplit/>
          <w:jc w:val="center"/>
          <w:ins w:id="2874"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01D2F3" w14:textId="77777777" w:rsidR="00046502" w:rsidRPr="001B7DB7" w:rsidRDefault="00046502" w:rsidP="00046502">
            <w:pPr>
              <w:keepNext/>
              <w:keepLines/>
              <w:jc w:val="center"/>
              <w:rPr>
                <w:ins w:id="2875" w:author="作者"/>
                <w:rFonts w:ascii="Arial" w:hAnsi="Arial"/>
                <w:sz w:val="18"/>
                <w:szCs w:val="20"/>
              </w:rPr>
            </w:pPr>
            <w:ins w:id="2876" w:author="作者">
              <w:r w:rsidRPr="001B7DB7">
                <w:rPr>
                  <w:rFonts w:ascii="Arial" w:hAnsi="Arial"/>
                  <w:sz w:val="18"/>
                  <w:szCs w:val="20"/>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C069B3B" w14:textId="77777777" w:rsidR="00046502" w:rsidRPr="000C0EF6" w:rsidRDefault="00046502" w:rsidP="00046502">
            <w:pPr>
              <w:pStyle w:val="NormalWeb"/>
              <w:spacing w:after="0"/>
              <w:jc w:val="center"/>
              <w:textAlignment w:val="center"/>
              <w:rPr>
                <w:ins w:id="2877" w:author="作者"/>
                <w:rFonts w:ascii="Calibri" w:hAnsi="Calibri" w:cs="Calibri"/>
                <w:sz w:val="16"/>
                <w:szCs w:val="16"/>
              </w:rPr>
            </w:pPr>
            <w:ins w:id="287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47DF017" w14:textId="77777777" w:rsidR="00046502" w:rsidRPr="000C0EF6" w:rsidRDefault="00046502" w:rsidP="00046502">
            <w:pPr>
              <w:pStyle w:val="NormalWeb"/>
              <w:spacing w:after="0"/>
              <w:jc w:val="center"/>
              <w:textAlignment w:val="center"/>
              <w:rPr>
                <w:ins w:id="2879" w:author="作者"/>
                <w:rFonts w:ascii="Calibri" w:hAnsi="Calibri" w:cs="Calibri"/>
                <w:sz w:val="16"/>
                <w:szCs w:val="16"/>
              </w:rPr>
            </w:pPr>
            <w:ins w:id="288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706B0A" w14:textId="77777777" w:rsidR="00046502" w:rsidRPr="000C0EF6" w:rsidRDefault="00046502" w:rsidP="00046502">
            <w:pPr>
              <w:pStyle w:val="NormalWeb"/>
              <w:spacing w:after="0"/>
              <w:jc w:val="center"/>
              <w:textAlignment w:val="center"/>
              <w:rPr>
                <w:ins w:id="2881" w:author="作者"/>
                <w:rFonts w:ascii="Calibri" w:hAnsi="Calibri" w:cs="Calibri"/>
                <w:sz w:val="16"/>
                <w:szCs w:val="16"/>
              </w:rPr>
            </w:pPr>
            <w:ins w:id="288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9C71974" w14:textId="77777777" w:rsidR="00046502" w:rsidRPr="000C0EF6" w:rsidRDefault="00046502" w:rsidP="00046502">
            <w:pPr>
              <w:pStyle w:val="NormalWeb"/>
              <w:spacing w:after="0"/>
              <w:jc w:val="center"/>
              <w:textAlignment w:val="center"/>
              <w:rPr>
                <w:ins w:id="2883" w:author="作者"/>
                <w:rFonts w:ascii="Calibri" w:hAnsi="Calibri" w:cs="Calibri"/>
                <w:sz w:val="16"/>
                <w:szCs w:val="16"/>
              </w:rPr>
            </w:pPr>
            <w:ins w:id="288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628412B" w14:textId="77777777" w:rsidR="00046502" w:rsidRPr="000C0EF6" w:rsidRDefault="00046502" w:rsidP="00046502">
            <w:pPr>
              <w:pStyle w:val="NormalWeb"/>
              <w:spacing w:after="0"/>
              <w:jc w:val="center"/>
              <w:textAlignment w:val="center"/>
              <w:rPr>
                <w:ins w:id="2885" w:author="作者"/>
                <w:rFonts w:ascii="Calibri" w:hAnsi="Calibri" w:cs="Calibri"/>
                <w:sz w:val="16"/>
                <w:szCs w:val="16"/>
              </w:rPr>
            </w:pPr>
            <w:ins w:id="288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58FA24" w14:textId="77777777" w:rsidR="00046502" w:rsidRPr="000C0EF6" w:rsidRDefault="00046502" w:rsidP="00046502">
            <w:pPr>
              <w:pStyle w:val="NormalWeb"/>
              <w:spacing w:after="0"/>
              <w:jc w:val="center"/>
              <w:textAlignment w:val="center"/>
              <w:rPr>
                <w:ins w:id="2887" w:author="作者"/>
                <w:rFonts w:ascii="Calibri" w:hAnsi="Calibri" w:cs="Calibri"/>
                <w:sz w:val="16"/>
                <w:szCs w:val="16"/>
              </w:rPr>
            </w:pPr>
            <w:ins w:id="288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812A05" w14:textId="77777777" w:rsidR="00046502" w:rsidRPr="000C0EF6" w:rsidRDefault="00046502" w:rsidP="00046502">
            <w:pPr>
              <w:pStyle w:val="NormalWeb"/>
              <w:spacing w:after="0"/>
              <w:jc w:val="center"/>
              <w:textAlignment w:val="center"/>
              <w:rPr>
                <w:ins w:id="2889" w:author="作者"/>
                <w:rFonts w:ascii="Calibri" w:hAnsi="Calibri" w:cs="Calibri"/>
                <w:sz w:val="16"/>
                <w:szCs w:val="16"/>
              </w:rPr>
            </w:pPr>
            <w:ins w:id="289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F35CDB8" w14:textId="77777777" w:rsidR="00046502" w:rsidRPr="000C0EF6" w:rsidRDefault="00046502" w:rsidP="00046502">
            <w:pPr>
              <w:pStyle w:val="NormalWeb"/>
              <w:spacing w:after="0"/>
              <w:jc w:val="center"/>
              <w:textAlignment w:val="center"/>
              <w:rPr>
                <w:ins w:id="2891" w:author="作者"/>
                <w:rFonts w:ascii="Calibri" w:hAnsi="Calibri" w:cs="Calibri"/>
                <w:sz w:val="16"/>
                <w:szCs w:val="16"/>
              </w:rPr>
            </w:pPr>
            <w:ins w:id="289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E21E5C2" w14:textId="77777777" w:rsidR="00046502" w:rsidRPr="000C0EF6" w:rsidRDefault="00046502" w:rsidP="00046502">
            <w:pPr>
              <w:pStyle w:val="NormalWeb"/>
              <w:spacing w:after="0"/>
              <w:jc w:val="center"/>
              <w:textAlignment w:val="center"/>
              <w:rPr>
                <w:ins w:id="2893" w:author="作者"/>
                <w:rFonts w:ascii="Calibri" w:hAnsi="Calibri" w:cs="Calibri"/>
                <w:sz w:val="16"/>
                <w:szCs w:val="16"/>
              </w:rPr>
            </w:pPr>
            <w:ins w:id="289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781C1E" w14:textId="77777777" w:rsidR="00046502" w:rsidRPr="000C0EF6" w:rsidRDefault="00046502" w:rsidP="00046502">
            <w:pPr>
              <w:pStyle w:val="NormalWeb"/>
              <w:spacing w:after="0"/>
              <w:jc w:val="center"/>
              <w:textAlignment w:val="center"/>
              <w:rPr>
                <w:ins w:id="2895" w:author="作者"/>
                <w:rFonts w:ascii="Calibri" w:hAnsi="Calibri" w:cs="Calibri"/>
                <w:sz w:val="16"/>
                <w:szCs w:val="16"/>
              </w:rPr>
            </w:pPr>
            <w:ins w:id="289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BDB802A" w14:textId="77777777" w:rsidR="00046502" w:rsidRPr="000C0EF6" w:rsidRDefault="00046502" w:rsidP="00046502">
            <w:pPr>
              <w:pStyle w:val="NormalWeb"/>
              <w:spacing w:after="0"/>
              <w:jc w:val="center"/>
              <w:textAlignment w:val="center"/>
              <w:rPr>
                <w:ins w:id="2897" w:author="作者"/>
                <w:rFonts w:ascii="Calibri" w:hAnsi="Calibri" w:cs="Calibri"/>
                <w:sz w:val="16"/>
                <w:szCs w:val="16"/>
              </w:rPr>
            </w:pPr>
            <w:ins w:id="289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D0C039" w14:textId="77777777" w:rsidR="00046502" w:rsidRPr="000C0EF6" w:rsidRDefault="00046502" w:rsidP="00046502">
            <w:pPr>
              <w:pStyle w:val="NormalWeb"/>
              <w:spacing w:after="0"/>
              <w:jc w:val="center"/>
              <w:textAlignment w:val="center"/>
              <w:rPr>
                <w:ins w:id="2899" w:author="作者"/>
                <w:rFonts w:ascii="Calibri" w:hAnsi="Calibri" w:cs="Calibri"/>
                <w:sz w:val="16"/>
                <w:szCs w:val="16"/>
              </w:rPr>
            </w:pPr>
            <w:ins w:id="290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96B1304" w14:textId="77777777" w:rsidR="00046502" w:rsidRPr="000C0EF6" w:rsidRDefault="00046502" w:rsidP="00046502">
            <w:pPr>
              <w:pStyle w:val="NormalWeb"/>
              <w:spacing w:after="0"/>
              <w:jc w:val="center"/>
              <w:textAlignment w:val="center"/>
              <w:rPr>
                <w:ins w:id="2901" w:author="作者"/>
                <w:rFonts w:ascii="Calibri" w:hAnsi="Calibri" w:cs="Calibri"/>
                <w:sz w:val="16"/>
                <w:szCs w:val="16"/>
              </w:rPr>
            </w:pPr>
            <w:ins w:id="290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BC53ECB" w14:textId="77777777" w:rsidR="00046502" w:rsidRPr="000C0EF6" w:rsidRDefault="00046502" w:rsidP="00046502">
            <w:pPr>
              <w:pStyle w:val="NormalWeb"/>
              <w:spacing w:after="0"/>
              <w:jc w:val="center"/>
              <w:textAlignment w:val="center"/>
              <w:rPr>
                <w:ins w:id="2903" w:author="作者"/>
                <w:rFonts w:ascii="Calibri" w:hAnsi="Calibri" w:cs="Calibri"/>
                <w:sz w:val="16"/>
                <w:szCs w:val="16"/>
              </w:rPr>
            </w:pPr>
            <w:ins w:id="290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906D062" w14:textId="77777777" w:rsidR="00046502" w:rsidRPr="000C0EF6" w:rsidRDefault="00046502" w:rsidP="00046502">
            <w:pPr>
              <w:pStyle w:val="NormalWeb"/>
              <w:spacing w:after="0"/>
              <w:jc w:val="center"/>
              <w:textAlignment w:val="center"/>
              <w:rPr>
                <w:ins w:id="2905" w:author="作者"/>
                <w:rFonts w:ascii="Calibri" w:hAnsi="Calibri" w:cs="Calibri"/>
                <w:sz w:val="16"/>
                <w:szCs w:val="16"/>
              </w:rPr>
            </w:pPr>
            <w:ins w:id="290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7502E3" w14:textId="77777777" w:rsidR="00046502" w:rsidRPr="000C0EF6" w:rsidRDefault="00046502" w:rsidP="00046502">
            <w:pPr>
              <w:pStyle w:val="NormalWeb"/>
              <w:spacing w:after="0"/>
              <w:jc w:val="center"/>
              <w:textAlignment w:val="center"/>
              <w:rPr>
                <w:ins w:id="2907" w:author="作者"/>
                <w:rFonts w:ascii="Calibri" w:hAnsi="Calibri" w:cs="Calibri"/>
                <w:sz w:val="16"/>
                <w:szCs w:val="16"/>
              </w:rPr>
            </w:pPr>
            <w:ins w:id="290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4FC9CA6" w14:textId="77777777" w:rsidR="00046502" w:rsidRPr="000C0EF6" w:rsidRDefault="00046502" w:rsidP="00046502">
            <w:pPr>
              <w:pStyle w:val="NormalWeb"/>
              <w:spacing w:after="0"/>
              <w:jc w:val="center"/>
              <w:textAlignment w:val="center"/>
              <w:rPr>
                <w:ins w:id="2909" w:author="作者"/>
                <w:rFonts w:ascii="Calibri" w:hAnsi="Calibri" w:cs="Calibri"/>
                <w:sz w:val="16"/>
                <w:szCs w:val="16"/>
              </w:rPr>
            </w:pPr>
            <w:ins w:id="291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A127282" w14:textId="77777777" w:rsidR="00046502" w:rsidRPr="000C0EF6" w:rsidRDefault="00046502" w:rsidP="00046502">
            <w:pPr>
              <w:pStyle w:val="NormalWeb"/>
              <w:spacing w:after="0"/>
              <w:jc w:val="center"/>
              <w:textAlignment w:val="center"/>
              <w:rPr>
                <w:ins w:id="2911" w:author="作者"/>
                <w:rFonts w:ascii="Calibri" w:hAnsi="Calibri" w:cs="Calibri"/>
                <w:sz w:val="16"/>
                <w:szCs w:val="16"/>
              </w:rPr>
            </w:pPr>
            <w:ins w:id="291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0BFB5C6" w14:textId="77777777" w:rsidR="00046502" w:rsidRPr="000C0EF6" w:rsidRDefault="00046502" w:rsidP="00046502">
            <w:pPr>
              <w:pStyle w:val="NormalWeb"/>
              <w:spacing w:after="0"/>
              <w:jc w:val="center"/>
              <w:textAlignment w:val="center"/>
              <w:rPr>
                <w:ins w:id="2913" w:author="作者"/>
                <w:rFonts w:ascii="Calibri" w:hAnsi="Calibri" w:cs="Calibri"/>
                <w:sz w:val="16"/>
                <w:szCs w:val="16"/>
              </w:rPr>
            </w:pPr>
            <w:ins w:id="291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5AD50E3" w14:textId="77777777" w:rsidR="00046502" w:rsidRPr="000C0EF6" w:rsidRDefault="00046502" w:rsidP="00046502">
            <w:pPr>
              <w:pStyle w:val="NormalWeb"/>
              <w:spacing w:after="0"/>
              <w:jc w:val="center"/>
              <w:textAlignment w:val="center"/>
              <w:rPr>
                <w:ins w:id="2915" w:author="作者"/>
                <w:rFonts w:ascii="Calibri" w:hAnsi="Calibri" w:cs="Calibri"/>
                <w:sz w:val="16"/>
                <w:szCs w:val="16"/>
              </w:rPr>
            </w:pPr>
            <w:ins w:id="291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04D3C8" w14:textId="77777777" w:rsidR="00046502" w:rsidRPr="000C0EF6" w:rsidRDefault="00046502" w:rsidP="00046502">
            <w:pPr>
              <w:pStyle w:val="NormalWeb"/>
              <w:spacing w:after="0"/>
              <w:jc w:val="center"/>
              <w:textAlignment w:val="center"/>
              <w:rPr>
                <w:ins w:id="2917" w:author="作者"/>
                <w:rFonts w:ascii="Calibri" w:hAnsi="Calibri" w:cs="Calibri"/>
                <w:sz w:val="16"/>
                <w:szCs w:val="16"/>
              </w:rPr>
            </w:pPr>
            <w:ins w:id="291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53D65CB" w14:textId="77777777" w:rsidR="00046502" w:rsidRPr="000C0EF6" w:rsidRDefault="00046502" w:rsidP="00046502">
            <w:pPr>
              <w:pStyle w:val="NormalWeb"/>
              <w:spacing w:after="0"/>
              <w:jc w:val="center"/>
              <w:textAlignment w:val="center"/>
              <w:rPr>
                <w:ins w:id="2919" w:author="作者"/>
                <w:rFonts w:ascii="Calibri" w:hAnsi="Calibri" w:cs="Calibri"/>
                <w:sz w:val="16"/>
                <w:szCs w:val="16"/>
              </w:rPr>
            </w:pPr>
            <w:ins w:id="292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F76D0D2" w14:textId="77777777" w:rsidR="00046502" w:rsidRPr="000C0EF6" w:rsidRDefault="00046502" w:rsidP="00046502">
            <w:pPr>
              <w:pStyle w:val="NormalWeb"/>
              <w:spacing w:after="0"/>
              <w:jc w:val="center"/>
              <w:textAlignment w:val="center"/>
              <w:rPr>
                <w:ins w:id="2921" w:author="作者"/>
                <w:rFonts w:ascii="Calibri" w:hAnsi="Calibri" w:cs="Calibri"/>
                <w:sz w:val="16"/>
                <w:szCs w:val="16"/>
              </w:rPr>
            </w:pPr>
            <w:ins w:id="292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C35EB58" w14:textId="77777777" w:rsidR="00046502" w:rsidRPr="000C0EF6" w:rsidRDefault="00046502" w:rsidP="00046502">
            <w:pPr>
              <w:pStyle w:val="NormalWeb"/>
              <w:spacing w:after="0"/>
              <w:jc w:val="center"/>
              <w:textAlignment w:val="center"/>
              <w:rPr>
                <w:ins w:id="2923" w:author="作者"/>
                <w:rFonts w:ascii="Calibri" w:hAnsi="Calibri" w:cs="Calibri"/>
                <w:sz w:val="16"/>
                <w:szCs w:val="16"/>
              </w:rPr>
            </w:pPr>
            <w:ins w:id="2924" w:author="作者">
              <w:r w:rsidRPr="000C0EF6">
                <w:rPr>
                  <w:rFonts w:ascii="Calibri" w:hAnsi="Calibri" w:cs="Calibri"/>
                  <w:color w:val="000000"/>
                  <w:kern w:val="24"/>
                  <w:sz w:val="16"/>
                  <w:szCs w:val="16"/>
                </w:rPr>
                <w:t>-3</w:t>
              </w:r>
            </w:ins>
          </w:p>
        </w:tc>
      </w:tr>
      <w:tr w:rsidR="00046502" w:rsidRPr="001B7DB7" w14:paraId="20BBCB7B" w14:textId="77777777" w:rsidTr="00046502">
        <w:trPr>
          <w:cantSplit/>
          <w:jc w:val="center"/>
          <w:ins w:id="2925"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8F1614" w14:textId="77777777" w:rsidR="00046502" w:rsidRPr="001B7DB7" w:rsidRDefault="00046502" w:rsidP="00046502">
            <w:pPr>
              <w:keepNext/>
              <w:keepLines/>
              <w:jc w:val="center"/>
              <w:rPr>
                <w:ins w:id="2926" w:author="作者"/>
                <w:rFonts w:ascii="Arial" w:hAnsi="Arial"/>
                <w:sz w:val="18"/>
                <w:szCs w:val="20"/>
              </w:rPr>
            </w:pPr>
            <w:ins w:id="2927" w:author="作者">
              <w:r w:rsidRPr="001B7DB7">
                <w:rPr>
                  <w:rFonts w:ascii="Arial" w:hAnsi="Arial"/>
                  <w:sz w:val="18"/>
                  <w:szCs w:val="20"/>
                </w:rPr>
                <w:t>4</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B4ECB1D" w14:textId="77777777" w:rsidR="00046502" w:rsidRPr="000C0EF6" w:rsidRDefault="00046502" w:rsidP="00046502">
            <w:pPr>
              <w:pStyle w:val="NormalWeb"/>
              <w:spacing w:after="0"/>
              <w:jc w:val="center"/>
              <w:textAlignment w:val="center"/>
              <w:rPr>
                <w:ins w:id="2928" w:author="作者"/>
                <w:rFonts w:ascii="Calibri" w:hAnsi="Calibri" w:cs="Calibri"/>
                <w:sz w:val="16"/>
                <w:szCs w:val="16"/>
              </w:rPr>
            </w:pPr>
            <w:ins w:id="292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D30D2D" w14:textId="77777777" w:rsidR="00046502" w:rsidRPr="000C0EF6" w:rsidRDefault="00046502" w:rsidP="00046502">
            <w:pPr>
              <w:pStyle w:val="NormalWeb"/>
              <w:spacing w:after="0"/>
              <w:jc w:val="center"/>
              <w:textAlignment w:val="center"/>
              <w:rPr>
                <w:ins w:id="2930" w:author="作者"/>
                <w:rFonts w:ascii="Calibri" w:hAnsi="Calibri" w:cs="Calibri"/>
                <w:sz w:val="16"/>
                <w:szCs w:val="16"/>
              </w:rPr>
            </w:pPr>
            <w:ins w:id="293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AD31B7" w14:textId="77777777" w:rsidR="00046502" w:rsidRPr="000C0EF6" w:rsidRDefault="00046502" w:rsidP="00046502">
            <w:pPr>
              <w:pStyle w:val="NormalWeb"/>
              <w:spacing w:after="0"/>
              <w:jc w:val="center"/>
              <w:textAlignment w:val="center"/>
              <w:rPr>
                <w:ins w:id="2932" w:author="作者"/>
                <w:rFonts w:ascii="Calibri" w:hAnsi="Calibri" w:cs="Calibri"/>
                <w:sz w:val="16"/>
                <w:szCs w:val="16"/>
              </w:rPr>
            </w:pPr>
            <w:ins w:id="293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659266D" w14:textId="77777777" w:rsidR="00046502" w:rsidRPr="000C0EF6" w:rsidRDefault="00046502" w:rsidP="00046502">
            <w:pPr>
              <w:pStyle w:val="NormalWeb"/>
              <w:spacing w:after="0"/>
              <w:jc w:val="center"/>
              <w:textAlignment w:val="center"/>
              <w:rPr>
                <w:ins w:id="2934" w:author="作者"/>
                <w:rFonts w:ascii="Calibri" w:hAnsi="Calibri" w:cs="Calibri"/>
                <w:sz w:val="16"/>
                <w:szCs w:val="16"/>
              </w:rPr>
            </w:pPr>
            <w:ins w:id="293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2401A2" w14:textId="77777777" w:rsidR="00046502" w:rsidRPr="000C0EF6" w:rsidRDefault="00046502" w:rsidP="00046502">
            <w:pPr>
              <w:pStyle w:val="NormalWeb"/>
              <w:spacing w:after="0"/>
              <w:jc w:val="center"/>
              <w:textAlignment w:val="center"/>
              <w:rPr>
                <w:ins w:id="2936" w:author="作者"/>
                <w:rFonts w:ascii="Calibri" w:hAnsi="Calibri" w:cs="Calibri"/>
                <w:sz w:val="16"/>
                <w:szCs w:val="16"/>
              </w:rPr>
            </w:pPr>
            <w:ins w:id="293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5F7C1E" w14:textId="77777777" w:rsidR="00046502" w:rsidRPr="000C0EF6" w:rsidRDefault="00046502" w:rsidP="00046502">
            <w:pPr>
              <w:pStyle w:val="NormalWeb"/>
              <w:spacing w:after="0"/>
              <w:jc w:val="center"/>
              <w:textAlignment w:val="center"/>
              <w:rPr>
                <w:ins w:id="2938" w:author="作者"/>
                <w:rFonts w:ascii="Calibri" w:hAnsi="Calibri" w:cs="Calibri"/>
                <w:sz w:val="16"/>
                <w:szCs w:val="16"/>
              </w:rPr>
            </w:pPr>
            <w:ins w:id="293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72963B1" w14:textId="77777777" w:rsidR="00046502" w:rsidRPr="000C0EF6" w:rsidRDefault="00046502" w:rsidP="00046502">
            <w:pPr>
              <w:pStyle w:val="NormalWeb"/>
              <w:spacing w:after="0"/>
              <w:jc w:val="center"/>
              <w:textAlignment w:val="center"/>
              <w:rPr>
                <w:ins w:id="2940" w:author="作者"/>
                <w:rFonts w:ascii="Calibri" w:hAnsi="Calibri" w:cs="Calibri"/>
                <w:sz w:val="16"/>
                <w:szCs w:val="16"/>
              </w:rPr>
            </w:pPr>
            <w:ins w:id="294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9E23A24" w14:textId="77777777" w:rsidR="00046502" w:rsidRPr="000C0EF6" w:rsidRDefault="00046502" w:rsidP="00046502">
            <w:pPr>
              <w:pStyle w:val="NormalWeb"/>
              <w:spacing w:after="0"/>
              <w:jc w:val="center"/>
              <w:textAlignment w:val="center"/>
              <w:rPr>
                <w:ins w:id="2942" w:author="作者"/>
                <w:rFonts w:ascii="Calibri" w:hAnsi="Calibri" w:cs="Calibri"/>
                <w:sz w:val="16"/>
                <w:szCs w:val="16"/>
              </w:rPr>
            </w:pPr>
            <w:ins w:id="294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6DD63CC" w14:textId="77777777" w:rsidR="00046502" w:rsidRPr="000C0EF6" w:rsidRDefault="00046502" w:rsidP="00046502">
            <w:pPr>
              <w:pStyle w:val="NormalWeb"/>
              <w:spacing w:after="0"/>
              <w:jc w:val="center"/>
              <w:textAlignment w:val="center"/>
              <w:rPr>
                <w:ins w:id="2944" w:author="作者"/>
                <w:rFonts w:ascii="Calibri" w:hAnsi="Calibri" w:cs="Calibri"/>
                <w:sz w:val="16"/>
                <w:szCs w:val="16"/>
              </w:rPr>
            </w:pPr>
            <w:ins w:id="294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64A7875" w14:textId="77777777" w:rsidR="00046502" w:rsidRPr="000C0EF6" w:rsidRDefault="00046502" w:rsidP="00046502">
            <w:pPr>
              <w:pStyle w:val="NormalWeb"/>
              <w:spacing w:after="0"/>
              <w:jc w:val="center"/>
              <w:textAlignment w:val="center"/>
              <w:rPr>
                <w:ins w:id="2946" w:author="作者"/>
                <w:rFonts w:ascii="Calibri" w:hAnsi="Calibri" w:cs="Calibri"/>
                <w:sz w:val="16"/>
                <w:szCs w:val="16"/>
              </w:rPr>
            </w:pPr>
            <w:ins w:id="294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1FBD0D4" w14:textId="77777777" w:rsidR="00046502" w:rsidRPr="000C0EF6" w:rsidRDefault="00046502" w:rsidP="00046502">
            <w:pPr>
              <w:pStyle w:val="NormalWeb"/>
              <w:spacing w:after="0"/>
              <w:jc w:val="center"/>
              <w:textAlignment w:val="center"/>
              <w:rPr>
                <w:ins w:id="2948" w:author="作者"/>
                <w:rFonts w:ascii="Calibri" w:hAnsi="Calibri" w:cs="Calibri"/>
                <w:sz w:val="16"/>
                <w:szCs w:val="16"/>
              </w:rPr>
            </w:pPr>
            <w:ins w:id="294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4875B49" w14:textId="77777777" w:rsidR="00046502" w:rsidRPr="000C0EF6" w:rsidRDefault="00046502" w:rsidP="00046502">
            <w:pPr>
              <w:pStyle w:val="NormalWeb"/>
              <w:spacing w:after="0"/>
              <w:jc w:val="center"/>
              <w:textAlignment w:val="center"/>
              <w:rPr>
                <w:ins w:id="2950" w:author="作者"/>
                <w:rFonts w:ascii="Calibri" w:hAnsi="Calibri" w:cs="Calibri"/>
                <w:sz w:val="16"/>
                <w:szCs w:val="16"/>
              </w:rPr>
            </w:pPr>
            <w:ins w:id="295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7C5EC8B" w14:textId="77777777" w:rsidR="00046502" w:rsidRPr="000C0EF6" w:rsidRDefault="00046502" w:rsidP="00046502">
            <w:pPr>
              <w:pStyle w:val="NormalWeb"/>
              <w:spacing w:after="0"/>
              <w:jc w:val="center"/>
              <w:textAlignment w:val="center"/>
              <w:rPr>
                <w:ins w:id="2952" w:author="作者"/>
                <w:rFonts w:ascii="Calibri" w:hAnsi="Calibri" w:cs="Calibri"/>
                <w:sz w:val="16"/>
                <w:szCs w:val="16"/>
              </w:rPr>
            </w:pPr>
            <w:ins w:id="295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F104EFD" w14:textId="77777777" w:rsidR="00046502" w:rsidRPr="000C0EF6" w:rsidRDefault="00046502" w:rsidP="00046502">
            <w:pPr>
              <w:pStyle w:val="NormalWeb"/>
              <w:spacing w:after="0"/>
              <w:jc w:val="center"/>
              <w:textAlignment w:val="center"/>
              <w:rPr>
                <w:ins w:id="2954" w:author="作者"/>
                <w:rFonts w:ascii="Calibri" w:hAnsi="Calibri" w:cs="Calibri"/>
                <w:sz w:val="16"/>
                <w:szCs w:val="16"/>
              </w:rPr>
            </w:pPr>
            <w:ins w:id="295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FB3061E" w14:textId="77777777" w:rsidR="00046502" w:rsidRPr="000C0EF6" w:rsidRDefault="00046502" w:rsidP="00046502">
            <w:pPr>
              <w:pStyle w:val="NormalWeb"/>
              <w:spacing w:after="0"/>
              <w:jc w:val="center"/>
              <w:textAlignment w:val="center"/>
              <w:rPr>
                <w:ins w:id="2956" w:author="作者"/>
                <w:rFonts w:ascii="Calibri" w:hAnsi="Calibri" w:cs="Calibri"/>
                <w:sz w:val="16"/>
                <w:szCs w:val="16"/>
              </w:rPr>
            </w:pPr>
            <w:ins w:id="295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FE8E4E" w14:textId="77777777" w:rsidR="00046502" w:rsidRPr="000C0EF6" w:rsidRDefault="00046502" w:rsidP="00046502">
            <w:pPr>
              <w:pStyle w:val="NormalWeb"/>
              <w:spacing w:after="0"/>
              <w:jc w:val="center"/>
              <w:textAlignment w:val="center"/>
              <w:rPr>
                <w:ins w:id="2958" w:author="作者"/>
                <w:rFonts w:ascii="Calibri" w:hAnsi="Calibri" w:cs="Calibri"/>
                <w:sz w:val="16"/>
                <w:szCs w:val="16"/>
              </w:rPr>
            </w:pPr>
            <w:ins w:id="295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DA62545" w14:textId="77777777" w:rsidR="00046502" w:rsidRPr="000C0EF6" w:rsidRDefault="00046502" w:rsidP="00046502">
            <w:pPr>
              <w:pStyle w:val="NormalWeb"/>
              <w:spacing w:after="0"/>
              <w:jc w:val="center"/>
              <w:textAlignment w:val="center"/>
              <w:rPr>
                <w:ins w:id="2960" w:author="作者"/>
                <w:rFonts w:ascii="Calibri" w:hAnsi="Calibri" w:cs="Calibri"/>
                <w:sz w:val="16"/>
                <w:szCs w:val="16"/>
              </w:rPr>
            </w:pPr>
            <w:ins w:id="296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9F0A73A" w14:textId="77777777" w:rsidR="00046502" w:rsidRPr="000C0EF6" w:rsidRDefault="00046502" w:rsidP="00046502">
            <w:pPr>
              <w:pStyle w:val="NormalWeb"/>
              <w:spacing w:after="0"/>
              <w:jc w:val="center"/>
              <w:textAlignment w:val="center"/>
              <w:rPr>
                <w:ins w:id="2962" w:author="作者"/>
                <w:rFonts w:ascii="Calibri" w:hAnsi="Calibri" w:cs="Calibri"/>
                <w:sz w:val="16"/>
                <w:szCs w:val="16"/>
              </w:rPr>
            </w:pPr>
            <w:ins w:id="296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4C29C6" w14:textId="77777777" w:rsidR="00046502" w:rsidRPr="000C0EF6" w:rsidRDefault="00046502" w:rsidP="00046502">
            <w:pPr>
              <w:pStyle w:val="NormalWeb"/>
              <w:spacing w:after="0"/>
              <w:jc w:val="center"/>
              <w:textAlignment w:val="center"/>
              <w:rPr>
                <w:ins w:id="2964" w:author="作者"/>
                <w:rFonts w:ascii="Calibri" w:hAnsi="Calibri" w:cs="Calibri"/>
                <w:sz w:val="16"/>
                <w:szCs w:val="16"/>
              </w:rPr>
            </w:pPr>
            <w:ins w:id="296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4EB5244" w14:textId="77777777" w:rsidR="00046502" w:rsidRPr="000C0EF6" w:rsidRDefault="00046502" w:rsidP="00046502">
            <w:pPr>
              <w:pStyle w:val="NormalWeb"/>
              <w:spacing w:after="0"/>
              <w:jc w:val="center"/>
              <w:textAlignment w:val="center"/>
              <w:rPr>
                <w:ins w:id="2966" w:author="作者"/>
                <w:rFonts w:ascii="Calibri" w:hAnsi="Calibri" w:cs="Calibri"/>
                <w:sz w:val="16"/>
                <w:szCs w:val="16"/>
              </w:rPr>
            </w:pPr>
            <w:ins w:id="296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2BFE388" w14:textId="77777777" w:rsidR="00046502" w:rsidRPr="000C0EF6" w:rsidRDefault="00046502" w:rsidP="00046502">
            <w:pPr>
              <w:pStyle w:val="NormalWeb"/>
              <w:spacing w:after="0"/>
              <w:jc w:val="center"/>
              <w:textAlignment w:val="center"/>
              <w:rPr>
                <w:ins w:id="2968" w:author="作者"/>
                <w:rFonts w:ascii="Calibri" w:hAnsi="Calibri" w:cs="Calibri"/>
                <w:sz w:val="16"/>
                <w:szCs w:val="16"/>
              </w:rPr>
            </w:pPr>
            <w:ins w:id="296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889061" w14:textId="77777777" w:rsidR="00046502" w:rsidRPr="000C0EF6" w:rsidRDefault="00046502" w:rsidP="00046502">
            <w:pPr>
              <w:pStyle w:val="NormalWeb"/>
              <w:spacing w:after="0"/>
              <w:jc w:val="center"/>
              <w:textAlignment w:val="center"/>
              <w:rPr>
                <w:ins w:id="2970" w:author="作者"/>
                <w:rFonts w:ascii="Calibri" w:hAnsi="Calibri" w:cs="Calibri"/>
                <w:sz w:val="16"/>
                <w:szCs w:val="16"/>
              </w:rPr>
            </w:pPr>
            <w:ins w:id="297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017A705" w14:textId="77777777" w:rsidR="00046502" w:rsidRPr="000C0EF6" w:rsidRDefault="00046502" w:rsidP="00046502">
            <w:pPr>
              <w:pStyle w:val="NormalWeb"/>
              <w:spacing w:after="0"/>
              <w:jc w:val="center"/>
              <w:textAlignment w:val="center"/>
              <w:rPr>
                <w:ins w:id="2972" w:author="作者"/>
                <w:rFonts w:ascii="Calibri" w:hAnsi="Calibri" w:cs="Calibri"/>
                <w:sz w:val="16"/>
                <w:szCs w:val="16"/>
              </w:rPr>
            </w:pPr>
            <w:ins w:id="297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6F23C2" w14:textId="77777777" w:rsidR="00046502" w:rsidRPr="000C0EF6" w:rsidRDefault="00046502" w:rsidP="00046502">
            <w:pPr>
              <w:pStyle w:val="NormalWeb"/>
              <w:spacing w:after="0"/>
              <w:jc w:val="center"/>
              <w:textAlignment w:val="center"/>
              <w:rPr>
                <w:ins w:id="2974" w:author="作者"/>
                <w:rFonts w:ascii="Calibri" w:hAnsi="Calibri" w:cs="Calibri"/>
                <w:sz w:val="16"/>
                <w:szCs w:val="16"/>
              </w:rPr>
            </w:pPr>
            <w:ins w:id="2975" w:author="作者">
              <w:r w:rsidRPr="000C0EF6">
                <w:rPr>
                  <w:rFonts w:ascii="Calibri" w:hAnsi="Calibri" w:cs="Calibri"/>
                  <w:color w:val="000000"/>
                  <w:kern w:val="24"/>
                  <w:sz w:val="16"/>
                  <w:szCs w:val="16"/>
                </w:rPr>
                <w:t>-3</w:t>
              </w:r>
            </w:ins>
          </w:p>
        </w:tc>
      </w:tr>
      <w:tr w:rsidR="00046502" w:rsidRPr="001B7DB7" w14:paraId="7860D1E9" w14:textId="77777777" w:rsidTr="00046502">
        <w:trPr>
          <w:cantSplit/>
          <w:jc w:val="center"/>
          <w:ins w:id="2976"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F79E6DA" w14:textId="77777777" w:rsidR="00046502" w:rsidRPr="001B7DB7" w:rsidRDefault="00046502" w:rsidP="00046502">
            <w:pPr>
              <w:keepNext/>
              <w:keepLines/>
              <w:jc w:val="center"/>
              <w:rPr>
                <w:ins w:id="2977" w:author="作者"/>
                <w:rFonts w:ascii="Arial" w:hAnsi="Arial"/>
                <w:sz w:val="18"/>
                <w:szCs w:val="20"/>
              </w:rPr>
            </w:pPr>
            <w:ins w:id="2978" w:author="作者">
              <w:r w:rsidRPr="001B7DB7">
                <w:rPr>
                  <w:rFonts w:ascii="Arial" w:hAnsi="Arial"/>
                  <w:sz w:val="18"/>
                  <w:szCs w:val="20"/>
                </w:rPr>
                <w:t>5</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29A29BC" w14:textId="77777777" w:rsidR="00046502" w:rsidRPr="000C0EF6" w:rsidRDefault="00046502" w:rsidP="00046502">
            <w:pPr>
              <w:pStyle w:val="NormalWeb"/>
              <w:spacing w:after="0"/>
              <w:jc w:val="center"/>
              <w:textAlignment w:val="center"/>
              <w:rPr>
                <w:ins w:id="2979" w:author="作者"/>
                <w:rFonts w:ascii="Calibri" w:hAnsi="Calibri" w:cs="Calibri"/>
                <w:sz w:val="16"/>
                <w:szCs w:val="16"/>
              </w:rPr>
            </w:pPr>
            <w:ins w:id="298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F400AC1" w14:textId="77777777" w:rsidR="00046502" w:rsidRPr="000C0EF6" w:rsidRDefault="00046502" w:rsidP="00046502">
            <w:pPr>
              <w:pStyle w:val="NormalWeb"/>
              <w:spacing w:after="0"/>
              <w:jc w:val="center"/>
              <w:textAlignment w:val="center"/>
              <w:rPr>
                <w:ins w:id="2981" w:author="作者"/>
                <w:rFonts w:ascii="Calibri" w:hAnsi="Calibri" w:cs="Calibri"/>
                <w:sz w:val="16"/>
                <w:szCs w:val="16"/>
              </w:rPr>
            </w:pPr>
            <w:ins w:id="298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6E978CF" w14:textId="77777777" w:rsidR="00046502" w:rsidRPr="000C0EF6" w:rsidRDefault="00046502" w:rsidP="00046502">
            <w:pPr>
              <w:pStyle w:val="NormalWeb"/>
              <w:spacing w:after="0"/>
              <w:jc w:val="center"/>
              <w:textAlignment w:val="center"/>
              <w:rPr>
                <w:ins w:id="2983" w:author="作者"/>
                <w:rFonts w:ascii="Calibri" w:hAnsi="Calibri" w:cs="Calibri"/>
                <w:sz w:val="16"/>
                <w:szCs w:val="16"/>
              </w:rPr>
            </w:pPr>
            <w:ins w:id="298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CC9037" w14:textId="77777777" w:rsidR="00046502" w:rsidRPr="000C0EF6" w:rsidRDefault="00046502" w:rsidP="00046502">
            <w:pPr>
              <w:pStyle w:val="NormalWeb"/>
              <w:spacing w:after="0"/>
              <w:jc w:val="center"/>
              <w:textAlignment w:val="center"/>
              <w:rPr>
                <w:ins w:id="2985" w:author="作者"/>
                <w:rFonts w:ascii="Calibri" w:hAnsi="Calibri" w:cs="Calibri"/>
                <w:sz w:val="16"/>
                <w:szCs w:val="16"/>
              </w:rPr>
            </w:pPr>
            <w:ins w:id="298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C560DA" w14:textId="77777777" w:rsidR="00046502" w:rsidRPr="000C0EF6" w:rsidRDefault="00046502" w:rsidP="00046502">
            <w:pPr>
              <w:pStyle w:val="NormalWeb"/>
              <w:spacing w:after="0"/>
              <w:jc w:val="center"/>
              <w:textAlignment w:val="center"/>
              <w:rPr>
                <w:ins w:id="2987" w:author="作者"/>
                <w:rFonts w:ascii="Calibri" w:hAnsi="Calibri" w:cs="Calibri"/>
                <w:sz w:val="16"/>
                <w:szCs w:val="16"/>
              </w:rPr>
            </w:pPr>
            <w:ins w:id="298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2160FD" w14:textId="77777777" w:rsidR="00046502" w:rsidRPr="000C0EF6" w:rsidRDefault="00046502" w:rsidP="00046502">
            <w:pPr>
              <w:pStyle w:val="NormalWeb"/>
              <w:spacing w:after="0"/>
              <w:jc w:val="center"/>
              <w:textAlignment w:val="center"/>
              <w:rPr>
                <w:ins w:id="2989" w:author="作者"/>
                <w:rFonts w:ascii="Calibri" w:hAnsi="Calibri" w:cs="Calibri"/>
                <w:sz w:val="16"/>
                <w:szCs w:val="16"/>
              </w:rPr>
            </w:pPr>
            <w:ins w:id="299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992A2ED" w14:textId="77777777" w:rsidR="00046502" w:rsidRPr="000C0EF6" w:rsidRDefault="00046502" w:rsidP="00046502">
            <w:pPr>
              <w:pStyle w:val="NormalWeb"/>
              <w:spacing w:after="0"/>
              <w:jc w:val="center"/>
              <w:textAlignment w:val="center"/>
              <w:rPr>
                <w:ins w:id="2991" w:author="作者"/>
                <w:rFonts w:ascii="Calibri" w:hAnsi="Calibri" w:cs="Calibri"/>
                <w:sz w:val="16"/>
                <w:szCs w:val="16"/>
              </w:rPr>
            </w:pPr>
            <w:ins w:id="299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9812FD8" w14:textId="77777777" w:rsidR="00046502" w:rsidRPr="000C0EF6" w:rsidRDefault="00046502" w:rsidP="00046502">
            <w:pPr>
              <w:pStyle w:val="NormalWeb"/>
              <w:spacing w:after="0"/>
              <w:jc w:val="center"/>
              <w:textAlignment w:val="center"/>
              <w:rPr>
                <w:ins w:id="2993" w:author="作者"/>
                <w:rFonts w:ascii="Calibri" w:hAnsi="Calibri" w:cs="Calibri"/>
                <w:sz w:val="16"/>
                <w:szCs w:val="16"/>
              </w:rPr>
            </w:pPr>
            <w:ins w:id="299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C1551D3" w14:textId="77777777" w:rsidR="00046502" w:rsidRPr="000C0EF6" w:rsidRDefault="00046502" w:rsidP="00046502">
            <w:pPr>
              <w:pStyle w:val="NormalWeb"/>
              <w:spacing w:after="0"/>
              <w:jc w:val="center"/>
              <w:textAlignment w:val="center"/>
              <w:rPr>
                <w:ins w:id="2995" w:author="作者"/>
                <w:rFonts w:ascii="Calibri" w:hAnsi="Calibri" w:cs="Calibri"/>
                <w:sz w:val="16"/>
                <w:szCs w:val="16"/>
              </w:rPr>
            </w:pPr>
            <w:ins w:id="299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8F0FC1E" w14:textId="77777777" w:rsidR="00046502" w:rsidRPr="000C0EF6" w:rsidRDefault="00046502" w:rsidP="00046502">
            <w:pPr>
              <w:pStyle w:val="NormalWeb"/>
              <w:spacing w:after="0"/>
              <w:jc w:val="center"/>
              <w:textAlignment w:val="center"/>
              <w:rPr>
                <w:ins w:id="2997" w:author="作者"/>
                <w:rFonts w:ascii="Calibri" w:hAnsi="Calibri" w:cs="Calibri"/>
                <w:sz w:val="16"/>
                <w:szCs w:val="16"/>
              </w:rPr>
            </w:pPr>
            <w:ins w:id="299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04FD77" w14:textId="77777777" w:rsidR="00046502" w:rsidRPr="000C0EF6" w:rsidRDefault="00046502" w:rsidP="00046502">
            <w:pPr>
              <w:pStyle w:val="NormalWeb"/>
              <w:spacing w:after="0"/>
              <w:jc w:val="center"/>
              <w:textAlignment w:val="center"/>
              <w:rPr>
                <w:ins w:id="2999" w:author="作者"/>
                <w:rFonts w:ascii="Calibri" w:hAnsi="Calibri" w:cs="Calibri"/>
                <w:sz w:val="16"/>
                <w:szCs w:val="16"/>
              </w:rPr>
            </w:pPr>
            <w:ins w:id="300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A7C8DA7" w14:textId="77777777" w:rsidR="00046502" w:rsidRPr="000C0EF6" w:rsidRDefault="00046502" w:rsidP="00046502">
            <w:pPr>
              <w:pStyle w:val="NormalWeb"/>
              <w:spacing w:after="0"/>
              <w:jc w:val="center"/>
              <w:textAlignment w:val="center"/>
              <w:rPr>
                <w:ins w:id="3001" w:author="作者"/>
                <w:rFonts w:ascii="Calibri" w:hAnsi="Calibri" w:cs="Calibri"/>
                <w:sz w:val="16"/>
                <w:szCs w:val="16"/>
              </w:rPr>
            </w:pPr>
            <w:ins w:id="300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532E30" w14:textId="77777777" w:rsidR="00046502" w:rsidRPr="000C0EF6" w:rsidRDefault="00046502" w:rsidP="00046502">
            <w:pPr>
              <w:pStyle w:val="NormalWeb"/>
              <w:spacing w:after="0"/>
              <w:jc w:val="center"/>
              <w:textAlignment w:val="center"/>
              <w:rPr>
                <w:ins w:id="3003" w:author="作者"/>
                <w:rFonts w:ascii="Calibri" w:hAnsi="Calibri" w:cs="Calibri"/>
                <w:sz w:val="16"/>
                <w:szCs w:val="16"/>
              </w:rPr>
            </w:pPr>
            <w:ins w:id="300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D1FBE34" w14:textId="77777777" w:rsidR="00046502" w:rsidRPr="000C0EF6" w:rsidRDefault="00046502" w:rsidP="00046502">
            <w:pPr>
              <w:pStyle w:val="NormalWeb"/>
              <w:spacing w:after="0"/>
              <w:jc w:val="center"/>
              <w:textAlignment w:val="center"/>
              <w:rPr>
                <w:ins w:id="3005" w:author="作者"/>
                <w:rFonts w:ascii="Calibri" w:hAnsi="Calibri" w:cs="Calibri"/>
                <w:sz w:val="16"/>
                <w:szCs w:val="16"/>
              </w:rPr>
            </w:pPr>
            <w:ins w:id="300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5D0B7C5" w14:textId="77777777" w:rsidR="00046502" w:rsidRPr="000C0EF6" w:rsidRDefault="00046502" w:rsidP="00046502">
            <w:pPr>
              <w:pStyle w:val="NormalWeb"/>
              <w:spacing w:after="0"/>
              <w:jc w:val="center"/>
              <w:textAlignment w:val="center"/>
              <w:rPr>
                <w:ins w:id="3007" w:author="作者"/>
                <w:rFonts w:ascii="Calibri" w:hAnsi="Calibri" w:cs="Calibri"/>
                <w:sz w:val="16"/>
                <w:szCs w:val="16"/>
              </w:rPr>
            </w:pPr>
            <w:ins w:id="300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26C31B" w14:textId="77777777" w:rsidR="00046502" w:rsidRPr="000C0EF6" w:rsidRDefault="00046502" w:rsidP="00046502">
            <w:pPr>
              <w:pStyle w:val="NormalWeb"/>
              <w:spacing w:after="0"/>
              <w:jc w:val="center"/>
              <w:textAlignment w:val="center"/>
              <w:rPr>
                <w:ins w:id="3009" w:author="作者"/>
                <w:rFonts w:ascii="Calibri" w:hAnsi="Calibri" w:cs="Calibri"/>
                <w:sz w:val="16"/>
                <w:szCs w:val="16"/>
              </w:rPr>
            </w:pPr>
            <w:ins w:id="301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117A1AC" w14:textId="77777777" w:rsidR="00046502" w:rsidRPr="000C0EF6" w:rsidRDefault="00046502" w:rsidP="00046502">
            <w:pPr>
              <w:pStyle w:val="NormalWeb"/>
              <w:spacing w:after="0"/>
              <w:jc w:val="center"/>
              <w:textAlignment w:val="center"/>
              <w:rPr>
                <w:ins w:id="3011" w:author="作者"/>
                <w:rFonts w:ascii="Calibri" w:hAnsi="Calibri" w:cs="Calibri"/>
                <w:sz w:val="16"/>
                <w:szCs w:val="16"/>
              </w:rPr>
            </w:pPr>
            <w:ins w:id="301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2A22C89" w14:textId="77777777" w:rsidR="00046502" w:rsidRPr="000C0EF6" w:rsidRDefault="00046502" w:rsidP="00046502">
            <w:pPr>
              <w:pStyle w:val="NormalWeb"/>
              <w:spacing w:after="0"/>
              <w:jc w:val="center"/>
              <w:textAlignment w:val="center"/>
              <w:rPr>
                <w:ins w:id="3013" w:author="作者"/>
                <w:rFonts w:ascii="Calibri" w:hAnsi="Calibri" w:cs="Calibri"/>
                <w:sz w:val="16"/>
                <w:szCs w:val="16"/>
              </w:rPr>
            </w:pPr>
            <w:ins w:id="301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29350B9" w14:textId="77777777" w:rsidR="00046502" w:rsidRPr="000C0EF6" w:rsidRDefault="00046502" w:rsidP="00046502">
            <w:pPr>
              <w:pStyle w:val="NormalWeb"/>
              <w:spacing w:after="0"/>
              <w:jc w:val="center"/>
              <w:textAlignment w:val="center"/>
              <w:rPr>
                <w:ins w:id="3015" w:author="作者"/>
                <w:rFonts w:ascii="Calibri" w:hAnsi="Calibri" w:cs="Calibri"/>
                <w:sz w:val="16"/>
                <w:szCs w:val="16"/>
              </w:rPr>
            </w:pPr>
            <w:ins w:id="301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88C9197" w14:textId="77777777" w:rsidR="00046502" w:rsidRPr="000C0EF6" w:rsidRDefault="00046502" w:rsidP="00046502">
            <w:pPr>
              <w:pStyle w:val="NormalWeb"/>
              <w:spacing w:after="0"/>
              <w:jc w:val="center"/>
              <w:textAlignment w:val="center"/>
              <w:rPr>
                <w:ins w:id="3017" w:author="作者"/>
                <w:rFonts w:ascii="Calibri" w:hAnsi="Calibri" w:cs="Calibri"/>
                <w:sz w:val="16"/>
                <w:szCs w:val="16"/>
              </w:rPr>
            </w:pPr>
            <w:ins w:id="301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3BA132B" w14:textId="77777777" w:rsidR="00046502" w:rsidRPr="000C0EF6" w:rsidRDefault="00046502" w:rsidP="00046502">
            <w:pPr>
              <w:pStyle w:val="NormalWeb"/>
              <w:spacing w:after="0"/>
              <w:jc w:val="center"/>
              <w:textAlignment w:val="center"/>
              <w:rPr>
                <w:ins w:id="3019" w:author="作者"/>
                <w:rFonts w:ascii="Calibri" w:hAnsi="Calibri" w:cs="Calibri"/>
                <w:sz w:val="16"/>
                <w:szCs w:val="16"/>
              </w:rPr>
            </w:pPr>
            <w:ins w:id="302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47E0CC6" w14:textId="77777777" w:rsidR="00046502" w:rsidRPr="000C0EF6" w:rsidRDefault="00046502" w:rsidP="00046502">
            <w:pPr>
              <w:pStyle w:val="NormalWeb"/>
              <w:spacing w:after="0"/>
              <w:jc w:val="center"/>
              <w:textAlignment w:val="center"/>
              <w:rPr>
                <w:ins w:id="3021" w:author="作者"/>
                <w:rFonts w:ascii="Calibri" w:hAnsi="Calibri" w:cs="Calibri"/>
                <w:sz w:val="16"/>
                <w:szCs w:val="16"/>
              </w:rPr>
            </w:pPr>
            <w:ins w:id="302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2BCCB97" w14:textId="77777777" w:rsidR="00046502" w:rsidRPr="000C0EF6" w:rsidRDefault="00046502" w:rsidP="00046502">
            <w:pPr>
              <w:pStyle w:val="NormalWeb"/>
              <w:spacing w:after="0"/>
              <w:jc w:val="center"/>
              <w:textAlignment w:val="center"/>
              <w:rPr>
                <w:ins w:id="3023" w:author="作者"/>
                <w:rFonts w:ascii="Calibri" w:hAnsi="Calibri" w:cs="Calibri"/>
                <w:sz w:val="16"/>
                <w:szCs w:val="16"/>
              </w:rPr>
            </w:pPr>
            <w:ins w:id="302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FDB3A84" w14:textId="77777777" w:rsidR="00046502" w:rsidRPr="000C0EF6" w:rsidRDefault="00046502" w:rsidP="00046502">
            <w:pPr>
              <w:pStyle w:val="NormalWeb"/>
              <w:spacing w:after="0"/>
              <w:jc w:val="center"/>
              <w:textAlignment w:val="center"/>
              <w:rPr>
                <w:ins w:id="3025" w:author="作者"/>
                <w:rFonts w:ascii="Calibri" w:hAnsi="Calibri" w:cs="Calibri"/>
                <w:sz w:val="16"/>
                <w:szCs w:val="16"/>
              </w:rPr>
            </w:pPr>
            <w:ins w:id="3026" w:author="作者">
              <w:r w:rsidRPr="000C0EF6">
                <w:rPr>
                  <w:rFonts w:ascii="Calibri" w:hAnsi="Calibri" w:cs="Calibri"/>
                  <w:color w:val="000000"/>
                  <w:kern w:val="24"/>
                  <w:sz w:val="16"/>
                  <w:szCs w:val="16"/>
                </w:rPr>
                <w:t>-3</w:t>
              </w:r>
            </w:ins>
          </w:p>
        </w:tc>
      </w:tr>
      <w:tr w:rsidR="00046502" w:rsidRPr="001B7DB7" w14:paraId="42655199" w14:textId="77777777" w:rsidTr="00046502">
        <w:trPr>
          <w:cantSplit/>
          <w:jc w:val="center"/>
          <w:ins w:id="3027"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61D06E" w14:textId="77777777" w:rsidR="00046502" w:rsidRPr="001B7DB7" w:rsidRDefault="00046502" w:rsidP="00046502">
            <w:pPr>
              <w:keepNext/>
              <w:keepLines/>
              <w:jc w:val="center"/>
              <w:rPr>
                <w:ins w:id="3028" w:author="作者"/>
                <w:rFonts w:ascii="Arial" w:hAnsi="Arial"/>
                <w:sz w:val="18"/>
                <w:szCs w:val="20"/>
              </w:rPr>
            </w:pPr>
            <w:ins w:id="3029" w:author="作者">
              <w:r w:rsidRPr="001B7DB7">
                <w:rPr>
                  <w:rFonts w:ascii="Arial" w:hAnsi="Arial"/>
                  <w:sz w:val="18"/>
                  <w:szCs w:val="20"/>
                </w:rPr>
                <w:t>6</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485DE50" w14:textId="77777777" w:rsidR="00046502" w:rsidRPr="000C0EF6" w:rsidRDefault="00046502" w:rsidP="00046502">
            <w:pPr>
              <w:pStyle w:val="NormalWeb"/>
              <w:spacing w:after="0"/>
              <w:jc w:val="center"/>
              <w:textAlignment w:val="center"/>
              <w:rPr>
                <w:ins w:id="3030" w:author="作者"/>
                <w:rFonts w:ascii="Calibri" w:hAnsi="Calibri" w:cs="Calibri"/>
                <w:sz w:val="16"/>
                <w:szCs w:val="16"/>
              </w:rPr>
            </w:pPr>
            <w:ins w:id="303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EAE4814" w14:textId="77777777" w:rsidR="00046502" w:rsidRPr="000C0EF6" w:rsidRDefault="00046502" w:rsidP="00046502">
            <w:pPr>
              <w:pStyle w:val="NormalWeb"/>
              <w:spacing w:after="0"/>
              <w:jc w:val="center"/>
              <w:textAlignment w:val="center"/>
              <w:rPr>
                <w:ins w:id="3032" w:author="作者"/>
                <w:rFonts w:ascii="Calibri" w:hAnsi="Calibri" w:cs="Calibri"/>
                <w:sz w:val="16"/>
                <w:szCs w:val="16"/>
              </w:rPr>
            </w:pPr>
            <w:ins w:id="303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0FF6C4" w14:textId="77777777" w:rsidR="00046502" w:rsidRPr="000C0EF6" w:rsidRDefault="00046502" w:rsidP="00046502">
            <w:pPr>
              <w:pStyle w:val="NormalWeb"/>
              <w:spacing w:after="0"/>
              <w:jc w:val="center"/>
              <w:textAlignment w:val="center"/>
              <w:rPr>
                <w:ins w:id="3034" w:author="作者"/>
                <w:rFonts w:ascii="Calibri" w:hAnsi="Calibri" w:cs="Calibri"/>
                <w:sz w:val="16"/>
                <w:szCs w:val="16"/>
              </w:rPr>
            </w:pPr>
            <w:ins w:id="303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27A8C54" w14:textId="77777777" w:rsidR="00046502" w:rsidRPr="000C0EF6" w:rsidRDefault="00046502" w:rsidP="00046502">
            <w:pPr>
              <w:pStyle w:val="NormalWeb"/>
              <w:spacing w:after="0"/>
              <w:jc w:val="center"/>
              <w:textAlignment w:val="center"/>
              <w:rPr>
                <w:ins w:id="3036" w:author="作者"/>
                <w:rFonts w:ascii="Calibri" w:hAnsi="Calibri" w:cs="Calibri"/>
                <w:sz w:val="16"/>
                <w:szCs w:val="16"/>
              </w:rPr>
            </w:pPr>
            <w:ins w:id="303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2664529" w14:textId="77777777" w:rsidR="00046502" w:rsidRPr="000C0EF6" w:rsidRDefault="00046502" w:rsidP="00046502">
            <w:pPr>
              <w:pStyle w:val="NormalWeb"/>
              <w:spacing w:after="0"/>
              <w:jc w:val="center"/>
              <w:textAlignment w:val="center"/>
              <w:rPr>
                <w:ins w:id="3038" w:author="作者"/>
                <w:rFonts w:ascii="Calibri" w:hAnsi="Calibri" w:cs="Calibri"/>
                <w:sz w:val="16"/>
                <w:szCs w:val="16"/>
              </w:rPr>
            </w:pPr>
            <w:ins w:id="303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8781D25" w14:textId="77777777" w:rsidR="00046502" w:rsidRPr="000C0EF6" w:rsidRDefault="00046502" w:rsidP="00046502">
            <w:pPr>
              <w:pStyle w:val="NormalWeb"/>
              <w:spacing w:after="0"/>
              <w:jc w:val="center"/>
              <w:textAlignment w:val="center"/>
              <w:rPr>
                <w:ins w:id="3040" w:author="作者"/>
                <w:rFonts w:ascii="Calibri" w:hAnsi="Calibri" w:cs="Calibri"/>
                <w:sz w:val="16"/>
                <w:szCs w:val="16"/>
              </w:rPr>
            </w:pPr>
            <w:ins w:id="304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302F9F9" w14:textId="77777777" w:rsidR="00046502" w:rsidRPr="000C0EF6" w:rsidRDefault="00046502" w:rsidP="00046502">
            <w:pPr>
              <w:pStyle w:val="NormalWeb"/>
              <w:spacing w:after="0"/>
              <w:jc w:val="center"/>
              <w:textAlignment w:val="center"/>
              <w:rPr>
                <w:ins w:id="3042" w:author="作者"/>
                <w:rFonts w:ascii="Calibri" w:hAnsi="Calibri" w:cs="Calibri"/>
                <w:sz w:val="16"/>
                <w:szCs w:val="16"/>
              </w:rPr>
            </w:pPr>
            <w:ins w:id="304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43C7DA7" w14:textId="77777777" w:rsidR="00046502" w:rsidRPr="000C0EF6" w:rsidRDefault="00046502" w:rsidP="00046502">
            <w:pPr>
              <w:pStyle w:val="NormalWeb"/>
              <w:spacing w:after="0"/>
              <w:jc w:val="center"/>
              <w:textAlignment w:val="center"/>
              <w:rPr>
                <w:ins w:id="3044" w:author="作者"/>
                <w:rFonts w:ascii="Calibri" w:hAnsi="Calibri" w:cs="Calibri"/>
                <w:sz w:val="16"/>
                <w:szCs w:val="16"/>
              </w:rPr>
            </w:pPr>
            <w:ins w:id="304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FAD5259" w14:textId="77777777" w:rsidR="00046502" w:rsidRPr="000C0EF6" w:rsidRDefault="00046502" w:rsidP="00046502">
            <w:pPr>
              <w:pStyle w:val="NormalWeb"/>
              <w:spacing w:after="0"/>
              <w:jc w:val="center"/>
              <w:textAlignment w:val="center"/>
              <w:rPr>
                <w:ins w:id="3046" w:author="作者"/>
                <w:rFonts w:ascii="Calibri" w:hAnsi="Calibri" w:cs="Calibri"/>
                <w:sz w:val="16"/>
                <w:szCs w:val="16"/>
              </w:rPr>
            </w:pPr>
            <w:ins w:id="304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73D02B6" w14:textId="77777777" w:rsidR="00046502" w:rsidRPr="000C0EF6" w:rsidRDefault="00046502" w:rsidP="00046502">
            <w:pPr>
              <w:pStyle w:val="NormalWeb"/>
              <w:spacing w:after="0"/>
              <w:jc w:val="center"/>
              <w:textAlignment w:val="center"/>
              <w:rPr>
                <w:ins w:id="3048" w:author="作者"/>
                <w:rFonts w:ascii="Calibri" w:hAnsi="Calibri" w:cs="Calibri"/>
                <w:sz w:val="16"/>
                <w:szCs w:val="16"/>
              </w:rPr>
            </w:pPr>
            <w:ins w:id="304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9DECEB" w14:textId="77777777" w:rsidR="00046502" w:rsidRPr="000C0EF6" w:rsidRDefault="00046502" w:rsidP="00046502">
            <w:pPr>
              <w:pStyle w:val="NormalWeb"/>
              <w:spacing w:after="0"/>
              <w:jc w:val="center"/>
              <w:textAlignment w:val="center"/>
              <w:rPr>
                <w:ins w:id="3050" w:author="作者"/>
                <w:rFonts w:ascii="Calibri" w:hAnsi="Calibri" w:cs="Calibri"/>
                <w:sz w:val="16"/>
                <w:szCs w:val="16"/>
              </w:rPr>
            </w:pPr>
            <w:ins w:id="305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7969CF4" w14:textId="77777777" w:rsidR="00046502" w:rsidRPr="000C0EF6" w:rsidRDefault="00046502" w:rsidP="00046502">
            <w:pPr>
              <w:pStyle w:val="NormalWeb"/>
              <w:spacing w:after="0"/>
              <w:jc w:val="center"/>
              <w:textAlignment w:val="center"/>
              <w:rPr>
                <w:ins w:id="3052" w:author="作者"/>
                <w:rFonts w:ascii="Calibri" w:hAnsi="Calibri" w:cs="Calibri"/>
                <w:sz w:val="16"/>
                <w:szCs w:val="16"/>
              </w:rPr>
            </w:pPr>
            <w:ins w:id="305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103594" w14:textId="77777777" w:rsidR="00046502" w:rsidRPr="000C0EF6" w:rsidRDefault="00046502" w:rsidP="00046502">
            <w:pPr>
              <w:pStyle w:val="NormalWeb"/>
              <w:spacing w:after="0"/>
              <w:jc w:val="center"/>
              <w:textAlignment w:val="center"/>
              <w:rPr>
                <w:ins w:id="3054" w:author="作者"/>
                <w:rFonts w:ascii="Calibri" w:hAnsi="Calibri" w:cs="Calibri"/>
                <w:sz w:val="16"/>
                <w:szCs w:val="16"/>
              </w:rPr>
            </w:pPr>
            <w:ins w:id="305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0E428AF" w14:textId="77777777" w:rsidR="00046502" w:rsidRPr="000C0EF6" w:rsidRDefault="00046502" w:rsidP="00046502">
            <w:pPr>
              <w:pStyle w:val="NormalWeb"/>
              <w:spacing w:after="0"/>
              <w:jc w:val="center"/>
              <w:textAlignment w:val="center"/>
              <w:rPr>
                <w:ins w:id="3056" w:author="作者"/>
                <w:rFonts w:ascii="Calibri" w:hAnsi="Calibri" w:cs="Calibri"/>
                <w:sz w:val="16"/>
                <w:szCs w:val="16"/>
              </w:rPr>
            </w:pPr>
            <w:ins w:id="305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BF9AB14" w14:textId="77777777" w:rsidR="00046502" w:rsidRPr="000C0EF6" w:rsidRDefault="00046502" w:rsidP="00046502">
            <w:pPr>
              <w:pStyle w:val="NormalWeb"/>
              <w:spacing w:after="0"/>
              <w:jc w:val="center"/>
              <w:textAlignment w:val="center"/>
              <w:rPr>
                <w:ins w:id="3058" w:author="作者"/>
                <w:rFonts w:ascii="Calibri" w:hAnsi="Calibri" w:cs="Calibri"/>
                <w:sz w:val="16"/>
                <w:szCs w:val="16"/>
              </w:rPr>
            </w:pPr>
            <w:ins w:id="305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424C828" w14:textId="77777777" w:rsidR="00046502" w:rsidRPr="000C0EF6" w:rsidRDefault="00046502" w:rsidP="00046502">
            <w:pPr>
              <w:pStyle w:val="NormalWeb"/>
              <w:spacing w:after="0"/>
              <w:jc w:val="center"/>
              <w:textAlignment w:val="center"/>
              <w:rPr>
                <w:ins w:id="3060" w:author="作者"/>
                <w:rFonts w:ascii="Calibri" w:hAnsi="Calibri" w:cs="Calibri"/>
                <w:sz w:val="16"/>
                <w:szCs w:val="16"/>
              </w:rPr>
            </w:pPr>
            <w:ins w:id="306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21F4841" w14:textId="77777777" w:rsidR="00046502" w:rsidRPr="000C0EF6" w:rsidRDefault="00046502" w:rsidP="00046502">
            <w:pPr>
              <w:pStyle w:val="NormalWeb"/>
              <w:spacing w:after="0"/>
              <w:jc w:val="center"/>
              <w:textAlignment w:val="center"/>
              <w:rPr>
                <w:ins w:id="3062" w:author="作者"/>
                <w:rFonts w:ascii="Calibri" w:hAnsi="Calibri" w:cs="Calibri"/>
                <w:sz w:val="16"/>
                <w:szCs w:val="16"/>
              </w:rPr>
            </w:pPr>
            <w:ins w:id="306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238F0C" w14:textId="77777777" w:rsidR="00046502" w:rsidRPr="000C0EF6" w:rsidRDefault="00046502" w:rsidP="00046502">
            <w:pPr>
              <w:pStyle w:val="NormalWeb"/>
              <w:spacing w:after="0"/>
              <w:jc w:val="center"/>
              <w:textAlignment w:val="center"/>
              <w:rPr>
                <w:ins w:id="3064" w:author="作者"/>
                <w:rFonts w:ascii="Calibri" w:hAnsi="Calibri" w:cs="Calibri"/>
                <w:sz w:val="16"/>
                <w:szCs w:val="16"/>
              </w:rPr>
            </w:pPr>
            <w:ins w:id="306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033AA5B" w14:textId="77777777" w:rsidR="00046502" w:rsidRPr="000C0EF6" w:rsidRDefault="00046502" w:rsidP="00046502">
            <w:pPr>
              <w:pStyle w:val="NormalWeb"/>
              <w:spacing w:after="0"/>
              <w:jc w:val="center"/>
              <w:textAlignment w:val="center"/>
              <w:rPr>
                <w:ins w:id="3066" w:author="作者"/>
                <w:rFonts w:ascii="Calibri" w:hAnsi="Calibri" w:cs="Calibri"/>
                <w:sz w:val="16"/>
                <w:szCs w:val="16"/>
              </w:rPr>
            </w:pPr>
            <w:ins w:id="306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1B4D95" w14:textId="77777777" w:rsidR="00046502" w:rsidRPr="000C0EF6" w:rsidRDefault="00046502" w:rsidP="00046502">
            <w:pPr>
              <w:pStyle w:val="NormalWeb"/>
              <w:spacing w:after="0"/>
              <w:jc w:val="center"/>
              <w:textAlignment w:val="center"/>
              <w:rPr>
                <w:ins w:id="3068" w:author="作者"/>
                <w:rFonts w:ascii="Calibri" w:hAnsi="Calibri" w:cs="Calibri"/>
                <w:sz w:val="16"/>
                <w:szCs w:val="16"/>
              </w:rPr>
            </w:pPr>
            <w:ins w:id="306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77C35E1" w14:textId="77777777" w:rsidR="00046502" w:rsidRPr="000C0EF6" w:rsidRDefault="00046502" w:rsidP="00046502">
            <w:pPr>
              <w:pStyle w:val="NormalWeb"/>
              <w:spacing w:after="0"/>
              <w:jc w:val="center"/>
              <w:textAlignment w:val="center"/>
              <w:rPr>
                <w:ins w:id="3070" w:author="作者"/>
                <w:rFonts w:ascii="Calibri" w:hAnsi="Calibri" w:cs="Calibri"/>
                <w:sz w:val="16"/>
                <w:szCs w:val="16"/>
              </w:rPr>
            </w:pPr>
            <w:ins w:id="307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2BD007" w14:textId="77777777" w:rsidR="00046502" w:rsidRPr="000C0EF6" w:rsidRDefault="00046502" w:rsidP="00046502">
            <w:pPr>
              <w:pStyle w:val="NormalWeb"/>
              <w:spacing w:after="0"/>
              <w:jc w:val="center"/>
              <w:textAlignment w:val="center"/>
              <w:rPr>
                <w:ins w:id="3072" w:author="作者"/>
                <w:rFonts w:ascii="Calibri" w:hAnsi="Calibri" w:cs="Calibri"/>
                <w:sz w:val="16"/>
                <w:szCs w:val="16"/>
              </w:rPr>
            </w:pPr>
            <w:ins w:id="307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2D88DD5" w14:textId="77777777" w:rsidR="00046502" w:rsidRPr="000C0EF6" w:rsidRDefault="00046502" w:rsidP="00046502">
            <w:pPr>
              <w:pStyle w:val="NormalWeb"/>
              <w:spacing w:after="0"/>
              <w:jc w:val="center"/>
              <w:textAlignment w:val="center"/>
              <w:rPr>
                <w:ins w:id="3074" w:author="作者"/>
                <w:rFonts w:ascii="Calibri" w:hAnsi="Calibri" w:cs="Calibri"/>
                <w:sz w:val="16"/>
                <w:szCs w:val="16"/>
              </w:rPr>
            </w:pPr>
            <w:ins w:id="307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8C616CB" w14:textId="77777777" w:rsidR="00046502" w:rsidRPr="000C0EF6" w:rsidRDefault="00046502" w:rsidP="00046502">
            <w:pPr>
              <w:pStyle w:val="NormalWeb"/>
              <w:spacing w:after="0"/>
              <w:jc w:val="center"/>
              <w:textAlignment w:val="center"/>
              <w:rPr>
                <w:ins w:id="3076" w:author="作者"/>
                <w:rFonts w:ascii="Calibri" w:hAnsi="Calibri" w:cs="Calibri"/>
                <w:sz w:val="16"/>
                <w:szCs w:val="16"/>
              </w:rPr>
            </w:pPr>
            <w:ins w:id="3077" w:author="作者">
              <w:r w:rsidRPr="000C0EF6">
                <w:rPr>
                  <w:rFonts w:ascii="Calibri" w:hAnsi="Calibri" w:cs="Calibri"/>
                  <w:color w:val="000000"/>
                  <w:kern w:val="24"/>
                  <w:sz w:val="16"/>
                  <w:szCs w:val="16"/>
                </w:rPr>
                <w:t>-3</w:t>
              </w:r>
            </w:ins>
          </w:p>
        </w:tc>
      </w:tr>
      <w:tr w:rsidR="00046502" w:rsidRPr="001B7DB7" w14:paraId="583B2A24" w14:textId="77777777" w:rsidTr="00046502">
        <w:trPr>
          <w:cantSplit/>
          <w:jc w:val="center"/>
          <w:ins w:id="3078"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3F82AFB" w14:textId="77777777" w:rsidR="00046502" w:rsidRPr="001B7DB7" w:rsidRDefault="00046502" w:rsidP="00046502">
            <w:pPr>
              <w:keepNext/>
              <w:keepLines/>
              <w:jc w:val="center"/>
              <w:rPr>
                <w:ins w:id="3079" w:author="作者"/>
                <w:rFonts w:ascii="Arial" w:hAnsi="Arial"/>
                <w:sz w:val="18"/>
                <w:szCs w:val="20"/>
              </w:rPr>
            </w:pPr>
            <w:ins w:id="3080" w:author="作者">
              <w:r w:rsidRPr="001B7DB7">
                <w:rPr>
                  <w:rFonts w:ascii="Arial" w:hAnsi="Arial"/>
                  <w:sz w:val="18"/>
                  <w:szCs w:val="20"/>
                </w:rPr>
                <w:t>7</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295B534" w14:textId="77777777" w:rsidR="00046502" w:rsidRPr="000C0EF6" w:rsidRDefault="00046502" w:rsidP="00046502">
            <w:pPr>
              <w:pStyle w:val="NormalWeb"/>
              <w:spacing w:after="0"/>
              <w:jc w:val="center"/>
              <w:textAlignment w:val="center"/>
              <w:rPr>
                <w:ins w:id="3081" w:author="作者"/>
                <w:rFonts w:ascii="Calibri" w:hAnsi="Calibri" w:cs="Calibri"/>
                <w:sz w:val="16"/>
                <w:szCs w:val="16"/>
              </w:rPr>
            </w:pPr>
            <w:ins w:id="308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4555372" w14:textId="77777777" w:rsidR="00046502" w:rsidRPr="000C0EF6" w:rsidRDefault="00046502" w:rsidP="00046502">
            <w:pPr>
              <w:pStyle w:val="NormalWeb"/>
              <w:spacing w:after="0"/>
              <w:jc w:val="center"/>
              <w:textAlignment w:val="center"/>
              <w:rPr>
                <w:ins w:id="3083" w:author="作者"/>
                <w:rFonts w:ascii="Calibri" w:hAnsi="Calibri" w:cs="Calibri"/>
                <w:sz w:val="16"/>
                <w:szCs w:val="16"/>
              </w:rPr>
            </w:pPr>
            <w:ins w:id="308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86F2829" w14:textId="77777777" w:rsidR="00046502" w:rsidRPr="000C0EF6" w:rsidRDefault="00046502" w:rsidP="00046502">
            <w:pPr>
              <w:pStyle w:val="NormalWeb"/>
              <w:spacing w:after="0"/>
              <w:jc w:val="center"/>
              <w:textAlignment w:val="center"/>
              <w:rPr>
                <w:ins w:id="3085" w:author="作者"/>
                <w:rFonts w:ascii="Calibri" w:hAnsi="Calibri" w:cs="Calibri"/>
                <w:sz w:val="16"/>
                <w:szCs w:val="16"/>
              </w:rPr>
            </w:pPr>
            <w:ins w:id="308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B648E61" w14:textId="77777777" w:rsidR="00046502" w:rsidRPr="000C0EF6" w:rsidRDefault="00046502" w:rsidP="00046502">
            <w:pPr>
              <w:pStyle w:val="NormalWeb"/>
              <w:spacing w:after="0"/>
              <w:jc w:val="center"/>
              <w:textAlignment w:val="center"/>
              <w:rPr>
                <w:ins w:id="3087" w:author="作者"/>
                <w:rFonts w:ascii="Calibri" w:hAnsi="Calibri" w:cs="Calibri"/>
                <w:sz w:val="16"/>
                <w:szCs w:val="16"/>
              </w:rPr>
            </w:pPr>
            <w:ins w:id="308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BB6DEC6" w14:textId="77777777" w:rsidR="00046502" w:rsidRPr="000C0EF6" w:rsidRDefault="00046502" w:rsidP="00046502">
            <w:pPr>
              <w:pStyle w:val="NormalWeb"/>
              <w:spacing w:after="0"/>
              <w:jc w:val="center"/>
              <w:textAlignment w:val="center"/>
              <w:rPr>
                <w:ins w:id="3089" w:author="作者"/>
                <w:rFonts w:ascii="Calibri" w:hAnsi="Calibri" w:cs="Calibri"/>
                <w:sz w:val="16"/>
                <w:szCs w:val="16"/>
              </w:rPr>
            </w:pPr>
            <w:ins w:id="309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18D5355" w14:textId="77777777" w:rsidR="00046502" w:rsidRPr="000C0EF6" w:rsidRDefault="00046502" w:rsidP="00046502">
            <w:pPr>
              <w:pStyle w:val="NormalWeb"/>
              <w:spacing w:after="0"/>
              <w:jc w:val="center"/>
              <w:textAlignment w:val="center"/>
              <w:rPr>
                <w:ins w:id="3091" w:author="作者"/>
                <w:rFonts w:ascii="Calibri" w:hAnsi="Calibri" w:cs="Calibri"/>
                <w:sz w:val="16"/>
                <w:szCs w:val="16"/>
              </w:rPr>
            </w:pPr>
            <w:ins w:id="309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5C2B208" w14:textId="77777777" w:rsidR="00046502" w:rsidRPr="000C0EF6" w:rsidRDefault="00046502" w:rsidP="00046502">
            <w:pPr>
              <w:pStyle w:val="NormalWeb"/>
              <w:spacing w:after="0"/>
              <w:jc w:val="center"/>
              <w:textAlignment w:val="center"/>
              <w:rPr>
                <w:ins w:id="3093" w:author="作者"/>
                <w:rFonts w:ascii="Calibri" w:hAnsi="Calibri" w:cs="Calibri"/>
                <w:sz w:val="16"/>
                <w:szCs w:val="16"/>
              </w:rPr>
            </w:pPr>
            <w:ins w:id="309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34A1B0" w14:textId="77777777" w:rsidR="00046502" w:rsidRPr="000C0EF6" w:rsidRDefault="00046502" w:rsidP="00046502">
            <w:pPr>
              <w:pStyle w:val="NormalWeb"/>
              <w:spacing w:after="0"/>
              <w:jc w:val="center"/>
              <w:textAlignment w:val="center"/>
              <w:rPr>
                <w:ins w:id="3095" w:author="作者"/>
                <w:rFonts w:ascii="Calibri" w:hAnsi="Calibri" w:cs="Calibri"/>
                <w:sz w:val="16"/>
                <w:szCs w:val="16"/>
              </w:rPr>
            </w:pPr>
            <w:ins w:id="309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32BD367" w14:textId="77777777" w:rsidR="00046502" w:rsidRPr="000C0EF6" w:rsidRDefault="00046502" w:rsidP="00046502">
            <w:pPr>
              <w:pStyle w:val="NormalWeb"/>
              <w:spacing w:after="0"/>
              <w:jc w:val="center"/>
              <w:textAlignment w:val="center"/>
              <w:rPr>
                <w:ins w:id="3097" w:author="作者"/>
                <w:rFonts w:ascii="Calibri" w:hAnsi="Calibri" w:cs="Calibri"/>
                <w:sz w:val="16"/>
                <w:szCs w:val="16"/>
              </w:rPr>
            </w:pPr>
            <w:ins w:id="309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359D08F" w14:textId="77777777" w:rsidR="00046502" w:rsidRPr="000C0EF6" w:rsidRDefault="00046502" w:rsidP="00046502">
            <w:pPr>
              <w:pStyle w:val="NormalWeb"/>
              <w:spacing w:after="0"/>
              <w:jc w:val="center"/>
              <w:textAlignment w:val="center"/>
              <w:rPr>
                <w:ins w:id="3099" w:author="作者"/>
                <w:rFonts w:ascii="Calibri" w:hAnsi="Calibri" w:cs="Calibri"/>
                <w:sz w:val="16"/>
                <w:szCs w:val="16"/>
              </w:rPr>
            </w:pPr>
            <w:ins w:id="310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7A2FC5B" w14:textId="77777777" w:rsidR="00046502" w:rsidRPr="000C0EF6" w:rsidRDefault="00046502" w:rsidP="00046502">
            <w:pPr>
              <w:pStyle w:val="NormalWeb"/>
              <w:spacing w:after="0"/>
              <w:jc w:val="center"/>
              <w:textAlignment w:val="center"/>
              <w:rPr>
                <w:ins w:id="3101" w:author="作者"/>
                <w:rFonts w:ascii="Calibri" w:hAnsi="Calibri" w:cs="Calibri"/>
                <w:sz w:val="16"/>
                <w:szCs w:val="16"/>
              </w:rPr>
            </w:pPr>
            <w:ins w:id="310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2B7F2F2" w14:textId="77777777" w:rsidR="00046502" w:rsidRPr="000C0EF6" w:rsidRDefault="00046502" w:rsidP="00046502">
            <w:pPr>
              <w:pStyle w:val="NormalWeb"/>
              <w:spacing w:after="0"/>
              <w:jc w:val="center"/>
              <w:textAlignment w:val="center"/>
              <w:rPr>
                <w:ins w:id="3103" w:author="作者"/>
                <w:rFonts w:ascii="Calibri" w:hAnsi="Calibri" w:cs="Calibri"/>
                <w:sz w:val="16"/>
                <w:szCs w:val="16"/>
              </w:rPr>
            </w:pPr>
            <w:ins w:id="310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EFF71F" w14:textId="77777777" w:rsidR="00046502" w:rsidRPr="000C0EF6" w:rsidRDefault="00046502" w:rsidP="00046502">
            <w:pPr>
              <w:pStyle w:val="NormalWeb"/>
              <w:spacing w:after="0"/>
              <w:jc w:val="center"/>
              <w:textAlignment w:val="center"/>
              <w:rPr>
                <w:ins w:id="3105" w:author="作者"/>
                <w:rFonts w:ascii="Calibri" w:hAnsi="Calibri" w:cs="Calibri"/>
                <w:sz w:val="16"/>
                <w:szCs w:val="16"/>
              </w:rPr>
            </w:pPr>
            <w:ins w:id="310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1E8257F" w14:textId="77777777" w:rsidR="00046502" w:rsidRPr="000C0EF6" w:rsidRDefault="00046502" w:rsidP="00046502">
            <w:pPr>
              <w:pStyle w:val="NormalWeb"/>
              <w:spacing w:after="0"/>
              <w:jc w:val="center"/>
              <w:textAlignment w:val="center"/>
              <w:rPr>
                <w:ins w:id="3107" w:author="作者"/>
                <w:rFonts w:ascii="Calibri" w:hAnsi="Calibri" w:cs="Calibri"/>
                <w:sz w:val="16"/>
                <w:szCs w:val="16"/>
              </w:rPr>
            </w:pPr>
            <w:ins w:id="310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1F34CAE" w14:textId="77777777" w:rsidR="00046502" w:rsidRPr="000C0EF6" w:rsidRDefault="00046502" w:rsidP="00046502">
            <w:pPr>
              <w:pStyle w:val="NormalWeb"/>
              <w:spacing w:after="0"/>
              <w:jc w:val="center"/>
              <w:textAlignment w:val="center"/>
              <w:rPr>
                <w:ins w:id="3109" w:author="作者"/>
                <w:rFonts w:ascii="Calibri" w:hAnsi="Calibri" w:cs="Calibri"/>
                <w:sz w:val="16"/>
                <w:szCs w:val="16"/>
              </w:rPr>
            </w:pPr>
            <w:ins w:id="311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DD19D5A" w14:textId="77777777" w:rsidR="00046502" w:rsidRPr="000C0EF6" w:rsidRDefault="00046502" w:rsidP="00046502">
            <w:pPr>
              <w:pStyle w:val="NormalWeb"/>
              <w:spacing w:after="0"/>
              <w:jc w:val="center"/>
              <w:textAlignment w:val="center"/>
              <w:rPr>
                <w:ins w:id="3111" w:author="作者"/>
                <w:rFonts w:ascii="Calibri" w:hAnsi="Calibri" w:cs="Calibri"/>
                <w:sz w:val="16"/>
                <w:szCs w:val="16"/>
              </w:rPr>
            </w:pPr>
            <w:ins w:id="311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D8E8658" w14:textId="77777777" w:rsidR="00046502" w:rsidRPr="000C0EF6" w:rsidRDefault="00046502" w:rsidP="00046502">
            <w:pPr>
              <w:pStyle w:val="NormalWeb"/>
              <w:spacing w:after="0"/>
              <w:jc w:val="center"/>
              <w:textAlignment w:val="center"/>
              <w:rPr>
                <w:ins w:id="3113" w:author="作者"/>
                <w:rFonts w:ascii="Calibri" w:hAnsi="Calibri" w:cs="Calibri"/>
                <w:sz w:val="16"/>
                <w:szCs w:val="16"/>
              </w:rPr>
            </w:pPr>
            <w:ins w:id="311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FC4D987" w14:textId="77777777" w:rsidR="00046502" w:rsidRPr="000C0EF6" w:rsidRDefault="00046502" w:rsidP="00046502">
            <w:pPr>
              <w:pStyle w:val="NormalWeb"/>
              <w:spacing w:after="0"/>
              <w:jc w:val="center"/>
              <w:textAlignment w:val="center"/>
              <w:rPr>
                <w:ins w:id="3115" w:author="作者"/>
                <w:rFonts w:ascii="Calibri" w:hAnsi="Calibri" w:cs="Calibri"/>
                <w:sz w:val="16"/>
                <w:szCs w:val="16"/>
              </w:rPr>
            </w:pPr>
            <w:ins w:id="311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D9D7C1" w14:textId="77777777" w:rsidR="00046502" w:rsidRPr="000C0EF6" w:rsidRDefault="00046502" w:rsidP="00046502">
            <w:pPr>
              <w:pStyle w:val="NormalWeb"/>
              <w:spacing w:after="0"/>
              <w:jc w:val="center"/>
              <w:textAlignment w:val="center"/>
              <w:rPr>
                <w:ins w:id="3117" w:author="作者"/>
                <w:rFonts w:ascii="Calibri" w:hAnsi="Calibri" w:cs="Calibri"/>
                <w:sz w:val="16"/>
                <w:szCs w:val="16"/>
              </w:rPr>
            </w:pPr>
            <w:ins w:id="311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36B411" w14:textId="77777777" w:rsidR="00046502" w:rsidRPr="000C0EF6" w:rsidRDefault="00046502" w:rsidP="00046502">
            <w:pPr>
              <w:pStyle w:val="NormalWeb"/>
              <w:spacing w:after="0"/>
              <w:jc w:val="center"/>
              <w:textAlignment w:val="center"/>
              <w:rPr>
                <w:ins w:id="3119" w:author="作者"/>
                <w:rFonts w:ascii="Calibri" w:hAnsi="Calibri" w:cs="Calibri"/>
                <w:sz w:val="16"/>
                <w:szCs w:val="16"/>
              </w:rPr>
            </w:pPr>
            <w:ins w:id="312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2A6EFC7" w14:textId="77777777" w:rsidR="00046502" w:rsidRPr="000C0EF6" w:rsidRDefault="00046502" w:rsidP="00046502">
            <w:pPr>
              <w:pStyle w:val="NormalWeb"/>
              <w:spacing w:after="0"/>
              <w:jc w:val="center"/>
              <w:textAlignment w:val="center"/>
              <w:rPr>
                <w:ins w:id="3121" w:author="作者"/>
                <w:rFonts w:ascii="Calibri" w:hAnsi="Calibri" w:cs="Calibri"/>
                <w:sz w:val="16"/>
                <w:szCs w:val="16"/>
              </w:rPr>
            </w:pPr>
            <w:ins w:id="312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9498C06" w14:textId="77777777" w:rsidR="00046502" w:rsidRPr="000C0EF6" w:rsidRDefault="00046502" w:rsidP="00046502">
            <w:pPr>
              <w:pStyle w:val="NormalWeb"/>
              <w:spacing w:after="0"/>
              <w:jc w:val="center"/>
              <w:textAlignment w:val="center"/>
              <w:rPr>
                <w:ins w:id="3123" w:author="作者"/>
                <w:rFonts w:ascii="Calibri" w:hAnsi="Calibri" w:cs="Calibri"/>
                <w:sz w:val="16"/>
                <w:szCs w:val="16"/>
              </w:rPr>
            </w:pPr>
            <w:ins w:id="312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8D76C8" w14:textId="77777777" w:rsidR="00046502" w:rsidRPr="000C0EF6" w:rsidRDefault="00046502" w:rsidP="00046502">
            <w:pPr>
              <w:pStyle w:val="NormalWeb"/>
              <w:spacing w:after="0"/>
              <w:jc w:val="center"/>
              <w:textAlignment w:val="center"/>
              <w:rPr>
                <w:ins w:id="3125" w:author="作者"/>
                <w:rFonts w:ascii="Calibri" w:hAnsi="Calibri" w:cs="Calibri"/>
                <w:sz w:val="16"/>
                <w:szCs w:val="16"/>
              </w:rPr>
            </w:pPr>
            <w:ins w:id="312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F129DC4" w14:textId="77777777" w:rsidR="00046502" w:rsidRPr="000C0EF6" w:rsidRDefault="00046502" w:rsidP="00046502">
            <w:pPr>
              <w:pStyle w:val="NormalWeb"/>
              <w:spacing w:after="0"/>
              <w:jc w:val="center"/>
              <w:textAlignment w:val="center"/>
              <w:rPr>
                <w:ins w:id="3127" w:author="作者"/>
                <w:rFonts w:ascii="Calibri" w:hAnsi="Calibri" w:cs="Calibri"/>
                <w:sz w:val="16"/>
                <w:szCs w:val="16"/>
              </w:rPr>
            </w:pPr>
            <w:ins w:id="3128" w:author="作者">
              <w:r w:rsidRPr="000C0EF6">
                <w:rPr>
                  <w:rFonts w:ascii="Calibri" w:hAnsi="Calibri" w:cs="Calibri"/>
                  <w:color w:val="000000"/>
                  <w:kern w:val="24"/>
                  <w:sz w:val="16"/>
                  <w:szCs w:val="16"/>
                </w:rPr>
                <w:t>-3</w:t>
              </w:r>
            </w:ins>
          </w:p>
        </w:tc>
      </w:tr>
      <w:tr w:rsidR="00046502" w:rsidRPr="001B7DB7" w14:paraId="32367D2A" w14:textId="77777777" w:rsidTr="00046502">
        <w:trPr>
          <w:cantSplit/>
          <w:jc w:val="center"/>
          <w:ins w:id="3129"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0CC7AEC" w14:textId="77777777" w:rsidR="00046502" w:rsidRPr="001B7DB7" w:rsidRDefault="00046502" w:rsidP="00046502">
            <w:pPr>
              <w:keepNext/>
              <w:keepLines/>
              <w:jc w:val="center"/>
              <w:rPr>
                <w:ins w:id="3130" w:author="作者"/>
                <w:rFonts w:ascii="Arial" w:hAnsi="Arial"/>
                <w:sz w:val="18"/>
                <w:szCs w:val="20"/>
              </w:rPr>
            </w:pPr>
            <w:ins w:id="3131" w:author="作者">
              <w:r w:rsidRPr="001B7DB7">
                <w:rPr>
                  <w:rFonts w:ascii="Arial" w:hAnsi="Arial"/>
                  <w:sz w:val="18"/>
                  <w:szCs w:val="20"/>
                </w:rPr>
                <w:t>8</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F949363" w14:textId="77777777" w:rsidR="00046502" w:rsidRPr="000C0EF6" w:rsidRDefault="00046502" w:rsidP="00046502">
            <w:pPr>
              <w:pStyle w:val="NormalWeb"/>
              <w:spacing w:after="0"/>
              <w:jc w:val="center"/>
              <w:textAlignment w:val="center"/>
              <w:rPr>
                <w:ins w:id="3132" w:author="作者"/>
                <w:rFonts w:ascii="Calibri" w:hAnsi="Calibri" w:cs="Calibri"/>
                <w:sz w:val="16"/>
                <w:szCs w:val="16"/>
              </w:rPr>
            </w:pPr>
            <w:ins w:id="313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1E72D49" w14:textId="77777777" w:rsidR="00046502" w:rsidRPr="000C0EF6" w:rsidRDefault="00046502" w:rsidP="00046502">
            <w:pPr>
              <w:pStyle w:val="NormalWeb"/>
              <w:spacing w:after="0"/>
              <w:jc w:val="center"/>
              <w:textAlignment w:val="center"/>
              <w:rPr>
                <w:ins w:id="3134" w:author="作者"/>
                <w:rFonts w:ascii="Calibri" w:hAnsi="Calibri" w:cs="Calibri"/>
                <w:sz w:val="16"/>
                <w:szCs w:val="16"/>
              </w:rPr>
            </w:pPr>
            <w:ins w:id="313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CC107CA" w14:textId="77777777" w:rsidR="00046502" w:rsidRPr="000C0EF6" w:rsidRDefault="00046502" w:rsidP="00046502">
            <w:pPr>
              <w:pStyle w:val="NormalWeb"/>
              <w:spacing w:after="0"/>
              <w:jc w:val="center"/>
              <w:textAlignment w:val="center"/>
              <w:rPr>
                <w:ins w:id="3136" w:author="作者"/>
                <w:rFonts w:ascii="Calibri" w:hAnsi="Calibri" w:cs="Calibri"/>
                <w:sz w:val="16"/>
                <w:szCs w:val="16"/>
              </w:rPr>
            </w:pPr>
            <w:ins w:id="313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45481AF" w14:textId="77777777" w:rsidR="00046502" w:rsidRPr="000C0EF6" w:rsidRDefault="00046502" w:rsidP="00046502">
            <w:pPr>
              <w:pStyle w:val="NormalWeb"/>
              <w:spacing w:after="0"/>
              <w:jc w:val="center"/>
              <w:textAlignment w:val="center"/>
              <w:rPr>
                <w:ins w:id="3138" w:author="作者"/>
                <w:rFonts w:ascii="Calibri" w:hAnsi="Calibri" w:cs="Calibri"/>
                <w:sz w:val="16"/>
                <w:szCs w:val="16"/>
              </w:rPr>
            </w:pPr>
            <w:ins w:id="313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9000459" w14:textId="77777777" w:rsidR="00046502" w:rsidRPr="000C0EF6" w:rsidRDefault="00046502" w:rsidP="00046502">
            <w:pPr>
              <w:pStyle w:val="NormalWeb"/>
              <w:spacing w:after="0"/>
              <w:jc w:val="center"/>
              <w:textAlignment w:val="center"/>
              <w:rPr>
                <w:ins w:id="3140" w:author="作者"/>
                <w:rFonts w:ascii="Calibri" w:hAnsi="Calibri" w:cs="Calibri"/>
                <w:sz w:val="16"/>
                <w:szCs w:val="16"/>
              </w:rPr>
            </w:pPr>
            <w:ins w:id="314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B381C8" w14:textId="77777777" w:rsidR="00046502" w:rsidRPr="000C0EF6" w:rsidRDefault="00046502" w:rsidP="00046502">
            <w:pPr>
              <w:pStyle w:val="NormalWeb"/>
              <w:spacing w:after="0"/>
              <w:jc w:val="center"/>
              <w:textAlignment w:val="center"/>
              <w:rPr>
                <w:ins w:id="3142" w:author="作者"/>
                <w:rFonts w:ascii="Calibri" w:hAnsi="Calibri" w:cs="Calibri"/>
                <w:sz w:val="16"/>
                <w:szCs w:val="16"/>
              </w:rPr>
            </w:pPr>
            <w:ins w:id="314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1869904" w14:textId="77777777" w:rsidR="00046502" w:rsidRPr="000C0EF6" w:rsidRDefault="00046502" w:rsidP="00046502">
            <w:pPr>
              <w:pStyle w:val="NormalWeb"/>
              <w:spacing w:after="0"/>
              <w:jc w:val="center"/>
              <w:textAlignment w:val="center"/>
              <w:rPr>
                <w:ins w:id="3144" w:author="作者"/>
                <w:rFonts w:ascii="Calibri" w:hAnsi="Calibri" w:cs="Calibri"/>
                <w:sz w:val="16"/>
                <w:szCs w:val="16"/>
              </w:rPr>
            </w:pPr>
            <w:ins w:id="314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A9139B" w14:textId="77777777" w:rsidR="00046502" w:rsidRPr="000C0EF6" w:rsidRDefault="00046502" w:rsidP="00046502">
            <w:pPr>
              <w:pStyle w:val="NormalWeb"/>
              <w:spacing w:after="0"/>
              <w:jc w:val="center"/>
              <w:textAlignment w:val="center"/>
              <w:rPr>
                <w:ins w:id="3146" w:author="作者"/>
                <w:rFonts w:ascii="Calibri" w:hAnsi="Calibri" w:cs="Calibri"/>
                <w:sz w:val="16"/>
                <w:szCs w:val="16"/>
              </w:rPr>
            </w:pPr>
            <w:ins w:id="314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62038B" w14:textId="77777777" w:rsidR="00046502" w:rsidRPr="000C0EF6" w:rsidRDefault="00046502" w:rsidP="00046502">
            <w:pPr>
              <w:pStyle w:val="NormalWeb"/>
              <w:spacing w:after="0"/>
              <w:jc w:val="center"/>
              <w:textAlignment w:val="center"/>
              <w:rPr>
                <w:ins w:id="3148" w:author="作者"/>
                <w:rFonts w:ascii="Calibri" w:hAnsi="Calibri" w:cs="Calibri"/>
                <w:sz w:val="16"/>
                <w:szCs w:val="16"/>
              </w:rPr>
            </w:pPr>
            <w:ins w:id="314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32EA3FF" w14:textId="77777777" w:rsidR="00046502" w:rsidRPr="000C0EF6" w:rsidRDefault="00046502" w:rsidP="00046502">
            <w:pPr>
              <w:pStyle w:val="NormalWeb"/>
              <w:spacing w:after="0"/>
              <w:jc w:val="center"/>
              <w:textAlignment w:val="center"/>
              <w:rPr>
                <w:ins w:id="3150" w:author="作者"/>
                <w:rFonts w:ascii="Calibri" w:hAnsi="Calibri" w:cs="Calibri"/>
                <w:sz w:val="16"/>
                <w:szCs w:val="16"/>
              </w:rPr>
            </w:pPr>
            <w:ins w:id="315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561F77" w14:textId="77777777" w:rsidR="00046502" w:rsidRPr="000C0EF6" w:rsidRDefault="00046502" w:rsidP="00046502">
            <w:pPr>
              <w:pStyle w:val="NormalWeb"/>
              <w:spacing w:after="0"/>
              <w:jc w:val="center"/>
              <w:textAlignment w:val="center"/>
              <w:rPr>
                <w:ins w:id="3152" w:author="作者"/>
                <w:rFonts w:ascii="Calibri" w:hAnsi="Calibri" w:cs="Calibri"/>
                <w:sz w:val="16"/>
                <w:szCs w:val="16"/>
              </w:rPr>
            </w:pPr>
            <w:ins w:id="315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01EA0F" w14:textId="77777777" w:rsidR="00046502" w:rsidRPr="000C0EF6" w:rsidRDefault="00046502" w:rsidP="00046502">
            <w:pPr>
              <w:pStyle w:val="NormalWeb"/>
              <w:spacing w:after="0"/>
              <w:jc w:val="center"/>
              <w:textAlignment w:val="center"/>
              <w:rPr>
                <w:ins w:id="3154" w:author="作者"/>
                <w:rFonts w:ascii="Calibri" w:hAnsi="Calibri" w:cs="Calibri"/>
                <w:sz w:val="16"/>
                <w:szCs w:val="16"/>
              </w:rPr>
            </w:pPr>
            <w:ins w:id="315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27CF30D" w14:textId="77777777" w:rsidR="00046502" w:rsidRPr="000C0EF6" w:rsidRDefault="00046502" w:rsidP="00046502">
            <w:pPr>
              <w:pStyle w:val="NormalWeb"/>
              <w:spacing w:after="0"/>
              <w:jc w:val="center"/>
              <w:textAlignment w:val="center"/>
              <w:rPr>
                <w:ins w:id="3156" w:author="作者"/>
                <w:rFonts w:ascii="Calibri" w:hAnsi="Calibri" w:cs="Calibri"/>
                <w:sz w:val="16"/>
                <w:szCs w:val="16"/>
              </w:rPr>
            </w:pPr>
            <w:ins w:id="315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E851D00" w14:textId="77777777" w:rsidR="00046502" w:rsidRPr="000C0EF6" w:rsidRDefault="00046502" w:rsidP="00046502">
            <w:pPr>
              <w:pStyle w:val="NormalWeb"/>
              <w:spacing w:after="0"/>
              <w:jc w:val="center"/>
              <w:textAlignment w:val="center"/>
              <w:rPr>
                <w:ins w:id="3158" w:author="作者"/>
                <w:rFonts w:ascii="Calibri" w:hAnsi="Calibri" w:cs="Calibri"/>
                <w:sz w:val="16"/>
                <w:szCs w:val="16"/>
              </w:rPr>
            </w:pPr>
            <w:ins w:id="315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3B67CB1" w14:textId="77777777" w:rsidR="00046502" w:rsidRPr="000C0EF6" w:rsidRDefault="00046502" w:rsidP="00046502">
            <w:pPr>
              <w:pStyle w:val="NormalWeb"/>
              <w:spacing w:after="0"/>
              <w:jc w:val="center"/>
              <w:textAlignment w:val="center"/>
              <w:rPr>
                <w:ins w:id="3160" w:author="作者"/>
                <w:rFonts w:ascii="Calibri" w:hAnsi="Calibri" w:cs="Calibri"/>
                <w:sz w:val="16"/>
                <w:szCs w:val="16"/>
              </w:rPr>
            </w:pPr>
            <w:ins w:id="316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DA572A" w14:textId="77777777" w:rsidR="00046502" w:rsidRPr="000C0EF6" w:rsidRDefault="00046502" w:rsidP="00046502">
            <w:pPr>
              <w:pStyle w:val="NormalWeb"/>
              <w:spacing w:after="0"/>
              <w:jc w:val="center"/>
              <w:textAlignment w:val="center"/>
              <w:rPr>
                <w:ins w:id="3162" w:author="作者"/>
                <w:rFonts w:ascii="Calibri" w:hAnsi="Calibri" w:cs="Calibri"/>
                <w:sz w:val="16"/>
                <w:szCs w:val="16"/>
              </w:rPr>
            </w:pPr>
            <w:ins w:id="316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4E96F5" w14:textId="77777777" w:rsidR="00046502" w:rsidRPr="000C0EF6" w:rsidRDefault="00046502" w:rsidP="00046502">
            <w:pPr>
              <w:pStyle w:val="NormalWeb"/>
              <w:spacing w:after="0"/>
              <w:jc w:val="center"/>
              <w:textAlignment w:val="center"/>
              <w:rPr>
                <w:ins w:id="3164" w:author="作者"/>
                <w:rFonts w:ascii="Calibri" w:hAnsi="Calibri" w:cs="Calibri"/>
                <w:sz w:val="16"/>
                <w:szCs w:val="16"/>
              </w:rPr>
            </w:pPr>
            <w:ins w:id="316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30237C1" w14:textId="77777777" w:rsidR="00046502" w:rsidRPr="000C0EF6" w:rsidRDefault="00046502" w:rsidP="00046502">
            <w:pPr>
              <w:pStyle w:val="NormalWeb"/>
              <w:spacing w:after="0"/>
              <w:jc w:val="center"/>
              <w:textAlignment w:val="center"/>
              <w:rPr>
                <w:ins w:id="3166" w:author="作者"/>
                <w:rFonts w:ascii="Calibri" w:hAnsi="Calibri" w:cs="Calibri"/>
                <w:sz w:val="16"/>
                <w:szCs w:val="16"/>
              </w:rPr>
            </w:pPr>
            <w:ins w:id="316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721BF9A" w14:textId="77777777" w:rsidR="00046502" w:rsidRPr="000C0EF6" w:rsidRDefault="00046502" w:rsidP="00046502">
            <w:pPr>
              <w:pStyle w:val="NormalWeb"/>
              <w:spacing w:after="0"/>
              <w:jc w:val="center"/>
              <w:textAlignment w:val="center"/>
              <w:rPr>
                <w:ins w:id="3168" w:author="作者"/>
                <w:rFonts w:ascii="Calibri" w:hAnsi="Calibri" w:cs="Calibri"/>
                <w:sz w:val="16"/>
                <w:szCs w:val="16"/>
              </w:rPr>
            </w:pPr>
            <w:ins w:id="316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4C064A5" w14:textId="77777777" w:rsidR="00046502" w:rsidRPr="000C0EF6" w:rsidRDefault="00046502" w:rsidP="00046502">
            <w:pPr>
              <w:pStyle w:val="NormalWeb"/>
              <w:spacing w:after="0"/>
              <w:jc w:val="center"/>
              <w:textAlignment w:val="center"/>
              <w:rPr>
                <w:ins w:id="3170" w:author="作者"/>
                <w:rFonts w:ascii="Calibri" w:hAnsi="Calibri" w:cs="Calibri"/>
                <w:sz w:val="16"/>
                <w:szCs w:val="16"/>
              </w:rPr>
            </w:pPr>
            <w:ins w:id="317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E1BE6C" w14:textId="77777777" w:rsidR="00046502" w:rsidRPr="000C0EF6" w:rsidRDefault="00046502" w:rsidP="00046502">
            <w:pPr>
              <w:pStyle w:val="NormalWeb"/>
              <w:spacing w:after="0"/>
              <w:jc w:val="center"/>
              <w:textAlignment w:val="center"/>
              <w:rPr>
                <w:ins w:id="3172" w:author="作者"/>
                <w:rFonts w:ascii="Calibri" w:hAnsi="Calibri" w:cs="Calibri"/>
                <w:sz w:val="16"/>
                <w:szCs w:val="16"/>
              </w:rPr>
            </w:pPr>
            <w:ins w:id="317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52FCB7" w14:textId="77777777" w:rsidR="00046502" w:rsidRPr="000C0EF6" w:rsidRDefault="00046502" w:rsidP="00046502">
            <w:pPr>
              <w:pStyle w:val="NormalWeb"/>
              <w:spacing w:after="0"/>
              <w:jc w:val="center"/>
              <w:textAlignment w:val="center"/>
              <w:rPr>
                <w:ins w:id="3174" w:author="作者"/>
                <w:rFonts w:ascii="Calibri" w:hAnsi="Calibri" w:cs="Calibri"/>
                <w:sz w:val="16"/>
                <w:szCs w:val="16"/>
              </w:rPr>
            </w:pPr>
            <w:ins w:id="317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B5DD42" w14:textId="77777777" w:rsidR="00046502" w:rsidRPr="000C0EF6" w:rsidRDefault="00046502" w:rsidP="00046502">
            <w:pPr>
              <w:pStyle w:val="NormalWeb"/>
              <w:spacing w:after="0"/>
              <w:jc w:val="center"/>
              <w:textAlignment w:val="center"/>
              <w:rPr>
                <w:ins w:id="3176" w:author="作者"/>
                <w:rFonts w:ascii="Calibri" w:hAnsi="Calibri" w:cs="Calibri"/>
                <w:sz w:val="16"/>
                <w:szCs w:val="16"/>
              </w:rPr>
            </w:pPr>
            <w:ins w:id="317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3F612A8" w14:textId="77777777" w:rsidR="00046502" w:rsidRPr="000C0EF6" w:rsidRDefault="00046502" w:rsidP="00046502">
            <w:pPr>
              <w:pStyle w:val="NormalWeb"/>
              <w:spacing w:after="0"/>
              <w:jc w:val="center"/>
              <w:textAlignment w:val="center"/>
              <w:rPr>
                <w:ins w:id="3178" w:author="作者"/>
                <w:rFonts w:ascii="Calibri" w:hAnsi="Calibri" w:cs="Calibri"/>
                <w:sz w:val="16"/>
                <w:szCs w:val="16"/>
              </w:rPr>
            </w:pPr>
            <w:ins w:id="3179" w:author="作者">
              <w:r w:rsidRPr="000C0EF6">
                <w:rPr>
                  <w:rFonts w:ascii="Calibri" w:hAnsi="Calibri" w:cs="Calibri"/>
                  <w:color w:val="000000"/>
                  <w:kern w:val="24"/>
                  <w:sz w:val="16"/>
                  <w:szCs w:val="16"/>
                </w:rPr>
                <w:t>-3</w:t>
              </w:r>
            </w:ins>
          </w:p>
        </w:tc>
      </w:tr>
      <w:tr w:rsidR="00046502" w:rsidRPr="001B7DB7" w14:paraId="58D3E317" w14:textId="77777777" w:rsidTr="00046502">
        <w:trPr>
          <w:cantSplit/>
          <w:jc w:val="center"/>
          <w:ins w:id="3180"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6C8EB2" w14:textId="77777777" w:rsidR="00046502" w:rsidRPr="001B7DB7" w:rsidRDefault="00046502" w:rsidP="00046502">
            <w:pPr>
              <w:keepNext/>
              <w:keepLines/>
              <w:jc w:val="center"/>
              <w:rPr>
                <w:ins w:id="3181" w:author="作者"/>
                <w:rFonts w:ascii="Arial" w:hAnsi="Arial"/>
                <w:sz w:val="18"/>
                <w:szCs w:val="20"/>
              </w:rPr>
            </w:pPr>
            <w:ins w:id="3182" w:author="作者">
              <w:r w:rsidRPr="001B7DB7">
                <w:rPr>
                  <w:rFonts w:ascii="Arial" w:hAnsi="Arial"/>
                  <w:sz w:val="18"/>
                  <w:szCs w:val="20"/>
                </w:rPr>
                <w:t>9</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2AB25B8" w14:textId="77777777" w:rsidR="00046502" w:rsidRPr="000C0EF6" w:rsidRDefault="00046502" w:rsidP="00046502">
            <w:pPr>
              <w:pStyle w:val="NormalWeb"/>
              <w:spacing w:after="0"/>
              <w:jc w:val="center"/>
              <w:textAlignment w:val="center"/>
              <w:rPr>
                <w:ins w:id="3183" w:author="作者"/>
                <w:rFonts w:ascii="Calibri" w:hAnsi="Calibri" w:cs="Calibri"/>
                <w:sz w:val="16"/>
                <w:szCs w:val="16"/>
              </w:rPr>
            </w:pPr>
            <w:ins w:id="318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AD2E2C7" w14:textId="77777777" w:rsidR="00046502" w:rsidRPr="000C0EF6" w:rsidRDefault="00046502" w:rsidP="00046502">
            <w:pPr>
              <w:pStyle w:val="NormalWeb"/>
              <w:spacing w:after="0"/>
              <w:jc w:val="center"/>
              <w:textAlignment w:val="center"/>
              <w:rPr>
                <w:ins w:id="3185" w:author="作者"/>
                <w:rFonts w:ascii="Calibri" w:hAnsi="Calibri" w:cs="Calibri"/>
                <w:sz w:val="16"/>
                <w:szCs w:val="16"/>
              </w:rPr>
            </w:pPr>
            <w:ins w:id="318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752CB74" w14:textId="77777777" w:rsidR="00046502" w:rsidRPr="000C0EF6" w:rsidRDefault="00046502" w:rsidP="00046502">
            <w:pPr>
              <w:pStyle w:val="NormalWeb"/>
              <w:spacing w:after="0"/>
              <w:jc w:val="center"/>
              <w:textAlignment w:val="center"/>
              <w:rPr>
                <w:ins w:id="3187" w:author="作者"/>
                <w:rFonts w:ascii="Calibri" w:hAnsi="Calibri" w:cs="Calibri"/>
                <w:sz w:val="16"/>
                <w:szCs w:val="16"/>
              </w:rPr>
            </w:pPr>
            <w:ins w:id="318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E53EEFD" w14:textId="77777777" w:rsidR="00046502" w:rsidRPr="000C0EF6" w:rsidRDefault="00046502" w:rsidP="00046502">
            <w:pPr>
              <w:pStyle w:val="NormalWeb"/>
              <w:spacing w:after="0"/>
              <w:jc w:val="center"/>
              <w:textAlignment w:val="center"/>
              <w:rPr>
                <w:ins w:id="3189" w:author="作者"/>
                <w:rFonts w:ascii="Calibri" w:hAnsi="Calibri" w:cs="Calibri"/>
                <w:sz w:val="16"/>
                <w:szCs w:val="16"/>
              </w:rPr>
            </w:pPr>
            <w:ins w:id="319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04558B" w14:textId="77777777" w:rsidR="00046502" w:rsidRPr="000C0EF6" w:rsidRDefault="00046502" w:rsidP="00046502">
            <w:pPr>
              <w:pStyle w:val="NormalWeb"/>
              <w:spacing w:after="0"/>
              <w:jc w:val="center"/>
              <w:textAlignment w:val="center"/>
              <w:rPr>
                <w:ins w:id="3191" w:author="作者"/>
                <w:rFonts w:ascii="Calibri" w:hAnsi="Calibri" w:cs="Calibri"/>
                <w:sz w:val="16"/>
                <w:szCs w:val="16"/>
              </w:rPr>
            </w:pPr>
            <w:ins w:id="319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252BC98" w14:textId="77777777" w:rsidR="00046502" w:rsidRPr="000C0EF6" w:rsidRDefault="00046502" w:rsidP="00046502">
            <w:pPr>
              <w:pStyle w:val="NormalWeb"/>
              <w:spacing w:after="0"/>
              <w:jc w:val="center"/>
              <w:textAlignment w:val="center"/>
              <w:rPr>
                <w:ins w:id="3193" w:author="作者"/>
                <w:rFonts w:ascii="Calibri" w:hAnsi="Calibri" w:cs="Calibri"/>
                <w:sz w:val="16"/>
                <w:szCs w:val="16"/>
              </w:rPr>
            </w:pPr>
            <w:ins w:id="319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B19D9DF" w14:textId="77777777" w:rsidR="00046502" w:rsidRPr="000C0EF6" w:rsidRDefault="00046502" w:rsidP="00046502">
            <w:pPr>
              <w:pStyle w:val="NormalWeb"/>
              <w:spacing w:after="0"/>
              <w:jc w:val="center"/>
              <w:textAlignment w:val="center"/>
              <w:rPr>
                <w:ins w:id="3195" w:author="作者"/>
                <w:rFonts w:ascii="Calibri" w:hAnsi="Calibri" w:cs="Calibri"/>
                <w:sz w:val="16"/>
                <w:szCs w:val="16"/>
              </w:rPr>
            </w:pPr>
            <w:ins w:id="319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9C84B3B" w14:textId="77777777" w:rsidR="00046502" w:rsidRPr="000C0EF6" w:rsidRDefault="00046502" w:rsidP="00046502">
            <w:pPr>
              <w:pStyle w:val="NormalWeb"/>
              <w:spacing w:after="0"/>
              <w:jc w:val="center"/>
              <w:textAlignment w:val="center"/>
              <w:rPr>
                <w:ins w:id="3197" w:author="作者"/>
                <w:rFonts w:ascii="Calibri" w:hAnsi="Calibri" w:cs="Calibri"/>
                <w:sz w:val="16"/>
                <w:szCs w:val="16"/>
              </w:rPr>
            </w:pPr>
            <w:ins w:id="319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3FADCCC" w14:textId="77777777" w:rsidR="00046502" w:rsidRPr="000C0EF6" w:rsidRDefault="00046502" w:rsidP="00046502">
            <w:pPr>
              <w:pStyle w:val="NormalWeb"/>
              <w:spacing w:after="0"/>
              <w:jc w:val="center"/>
              <w:textAlignment w:val="center"/>
              <w:rPr>
                <w:ins w:id="3199" w:author="作者"/>
                <w:rFonts w:ascii="Calibri" w:hAnsi="Calibri" w:cs="Calibri"/>
                <w:sz w:val="16"/>
                <w:szCs w:val="16"/>
              </w:rPr>
            </w:pPr>
            <w:ins w:id="320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9F520BA" w14:textId="77777777" w:rsidR="00046502" w:rsidRPr="000C0EF6" w:rsidRDefault="00046502" w:rsidP="00046502">
            <w:pPr>
              <w:pStyle w:val="NormalWeb"/>
              <w:spacing w:after="0"/>
              <w:jc w:val="center"/>
              <w:textAlignment w:val="center"/>
              <w:rPr>
                <w:ins w:id="3201" w:author="作者"/>
                <w:rFonts w:ascii="Calibri" w:hAnsi="Calibri" w:cs="Calibri"/>
                <w:sz w:val="16"/>
                <w:szCs w:val="16"/>
              </w:rPr>
            </w:pPr>
            <w:ins w:id="320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BF55643" w14:textId="77777777" w:rsidR="00046502" w:rsidRPr="000C0EF6" w:rsidRDefault="00046502" w:rsidP="00046502">
            <w:pPr>
              <w:pStyle w:val="NormalWeb"/>
              <w:spacing w:after="0"/>
              <w:jc w:val="center"/>
              <w:textAlignment w:val="center"/>
              <w:rPr>
                <w:ins w:id="3203" w:author="作者"/>
                <w:rFonts w:ascii="Calibri" w:hAnsi="Calibri" w:cs="Calibri"/>
                <w:sz w:val="16"/>
                <w:szCs w:val="16"/>
              </w:rPr>
            </w:pPr>
            <w:ins w:id="320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DFB283F" w14:textId="77777777" w:rsidR="00046502" w:rsidRPr="000C0EF6" w:rsidRDefault="00046502" w:rsidP="00046502">
            <w:pPr>
              <w:pStyle w:val="NormalWeb"/>
              <w:spacing w:after="0"/>
              <w:jc w:val="center"/>
              <w:textAlignment w:val="center"/>
              <w:rPr>
                <w:ins w:id="3205" w:author="作者"/>
                <w:rFonts w:ascii="Calibri" w:hAnsi="Calibri" w:cs="Calibri"/>
                <w:sz w:val="16"/>
                <w:szCs w:val="16"/>
              </w:rPr>
            </w:pPr>
            <w:ins w:id="320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743E5E8" w14:textId="77777777" w:rsidR="00046502" w:rsidRPr="000C0EF6" w:rsidRDefault="00046502" w:rsidP="00046502">
            <w:pPr>
              <w:pStyle w:val="NormalWeb"/>
              <w:spacing w:after="0"/>
              <w:jc w:val="center"/>
              <w:textAlignment w:val="center"/>
              <w:rPr>
                <w:ins w:id="3207" w:author="作者"/>
                <w:rFonts w:ascii="Calibri" w:hAnsi="Calibri" w:cs="Calibri"/>
                <w:sz w:val="16"/>
                <w:szCs w:val="16"/>
              </w:rPr>
            </w:pPr>
            <w:ins w:id="320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2D7DA35" w14:textId="77777777" w:rsidR="00046502" w:rsidRPr="000C0EF6" w:rsidRDefault="00046502" w:rsidP="00046502">
            <w:pPr>
              <w:pStyle w:val="NormalWeb"/>
              <w:spacing w:after="0"/>
              <w:jc w:val="center"/>
              <w:textAlignment w:val="center"/>
              <w:rPr>
                <w:ins w:id="3209" w:author="作者"/>
                <w:rFonts w:ascii="Calibri" w:hAnsi="Calibri" w:cs="Calibri"/>
                <w:sz w:val="16"/>
                <w:szCs w:val="16"/>
              </w:rPr>
            </w:pPr>
            <w:ins w:id="321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DB16CC" w14:textId="77777777" w:rsidR="00046502" w:rsidRPr="000C0EF6" w:rsidRDefault="00046502" w:rsidP="00046502">
            <w:pPr>
              <w:pStyle w:val="NormalWeb"/>
              <w:spacing w:after="0"/>
              <w:jc w:val="center"/>
              <w:textAlignment w:val="center"/>
              <w:rPr>
                <w:ins w:id="3211" w:author="作者"/>
                <w:rFonts w:ascii="Calibri" w:hAnsi="Calibri" w:cs="Calibri"/>
                <w:sz w:val="16"/>
                <w:szCs w:val="16"/>
              </w:rPr>
            </w:pPr>
            <w:ins w:id="321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9064709" w14:textId="77777777" w:rsidR="00046502" w:rsidRPr="000C0EF6" w:rsidRDefault="00046502" w:rsidP="00046502">
            <w:pPr>
              <w:pStyle w:val="NormalWeb"/>
              <w:spacing w:after="0"/>
              <w:jc w:val="center"/>
              <w:textAlignment w:val="center"/>
              <w:rPr>
                <w:ins w:id="3213" w:author="作者"/>
                <w:rFonts w:ascii="Calibri" w:hAnsi="Calibri" w:cs="Calibri"/>
                <w:sz w:val="16"/>
                <w:szCs w:val="16"/>
              </w:rPr>
            </w:pPr>
            <w:ins w:id="321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DFDD36" w14:textId="77777777" w:rsidR="00046502" w:rsidRPr="000C0EF6" w:rsidRDefault="00046502" w:rsidP="00046502">
            <w:pPr>
              <w:pStyle w:val="NormalWeb"/>
              <w:spacing w:after="0"/>
              <w:jc w:val="center"/>
              <w:textAlignment w:val="center"/>
              <w:rPr>
                <w:ins w:id="3215" w:author="作者"/>
                <w:rFonts w:ascii="Calibri" w:hAnsi="Calibri" w:cs="Calibri"/>
                <w:sz w:val="16"/>
                <w:szCs w:val="16"/>
              </w:rPr>
            </w:pPr>
            <w:ins w:id="321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736629E" w14:textId="77777777" w:rsidR="00046502" w:rsidRPr="000C0EF6" w:rsidRDefault="00046502" w:rsidP="00046502">
            <w:pPr>
              <w:pStyle w:val="NormalWeb"/>
              <w:spacing w:after="0"/>
              <w:jc w:val="center"/>
              <w:textAlignment w:val="center"/>
              <w:rPr>
                <w:ins w:id="3217" w:author="作者"/>
                <w:rFonts w:ascii="Calibri" w:hAnsi="Calibri" w:cs="Calibri"/>
                <w:sz w:val="16"/>
                <w:szCs w:val="16"/>
              </w:rPr>
            </w:pPr>
            <w:ins w:id="321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C7226EE" w14:textId="77777777" w:rsidR="00046502" w:rsidRPr="000C0EF6" w:rsidRDefault="00046502" w:rsidP="00046502">
            <w:pPr>
              <w:pStyle w:val="NormalWeb"/>
              <w:spacing w:after="0"/>
              <w:jc w:val="center"/>
              <w:textAlignment w:val="center"/>
              <w:rPr>
                <w:ins w:id="3219" w:author="作者"/>
                <w:rFonts w:ascii="Calibri" w:hAnsi="Calibri" w:cs="Calibri"/>
                <w:sz w:val="16"/>
                <w:szCs w:val="16"/>
              </w:rPr>
            </w:pPr>
            <w:ins w:id="322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24C6901" w14:textId="77777777" w:rsidR="00046502" w:rsidRPr="000C0EF6" w:rsidRDefault="00046502" w:rsidP="00046502">
            <w:pPr>
              <w:pStyle w:val="NormalWeb"/>
              <w:spacing w:after="0"/>
              <w:jc w:val="center"/>
              <w:textAlignment w:val="center"/>
              <w:rPr>
                <w:ins w:id="3221" w:author="作者"/>
                <w:rFonts w:ascii="Calibri" w:hAnsi="Calibri" w:cs="Calibri"/>
                <w:sz w:val="16"/>
                <w:szCs w:val="16"/>
              </w:rPr>
            </w:pPr>
            <w:ins w:id="322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651E75" w14:textId="77777777" w:rsidR="00046502" w:rsidRPr="000C0EF6" w:rsidRDefault="00046502" w:rsidP="00046502">
            <w:pPr>
              <w:pStyle w:val="NormalWeb"/>
              <w:spacing w:after="0"/>
              <w:jc w:val="center"/>
              <w:textAlignment w:val="center"/>
              <w:rPr>
                <w:ins w:id="3223" w:author="作者"/>
                <w:rFonts w:ascii="Calibri" w:hAnsi="Calibri" w:cs="Calibri"/>
                <w:sz w:val="16"/>
                <w:szCs w:val="16"/>
              </w:rPr>
            </w:pPr>
            <w:ins w:id="322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4E5935" w14:textId="77777777" w:rsidR="00046502" w:rsidRPr="000C0EF6" w:rsidRDefault="00046502" w:rsidP="00046502">
            <w:pPr>
              <w:pStyle w:val="NormalWeb"/>
              <w:spacing w:after="0"/>
              <w:jc w:val="center"/>
              <w:textAlignment w:val="center"/>
              <w:rPr>
                <w:ins w:id="3225" w:author="作者"/>
                <w:rFonts w:ascii="Calibri" w:hAnsi="Calibri" w:cs="Calibri"/>
                <w:sz w:val="16"/>
                <w:szCs w:val="16"/>
              </w:rPr>
            </w:pPr>
            <w:ins w:id="322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AC0EC8A" w14:textId="77777777" w:rsidR="00046502" w:rsidRPr="000C0EF6" w:rsidRDefault="00046502" w:rsidP="00046502">
            <w:pPr>
              <w:pStyle w:val="NormalWeb"/>
              <w:spacing w:after="0"/>
              <w:jc w:val="center"/>
              <w:textAlignment w:val="center"/>
              <w:rPr>
                <w:ins w:id="3227" w:author="作者"/>
                <w:rFonts w:ascii="Calibri" w:hAnsi="Calibri" w:cs="Calibri"/>
                <w:sz w:val="16"/>
                <w:szCs w:val="16"/>
              </w:rPr>
            </w:pPr>
            <w:ins w:id="322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63F635E" w14:textId="77777777" w:rsidR="00046502" w:rsidRPr="000C0EF6" w:rsidRDefault="00046502" w:rsidP="00046502">
            <w:pPr>
              <w:pStyle w:val="NormalWeb"/>
              <w:spacing w:after="0"/>
              <w:jc w:val="center"/>
              <w:textAlignment w:val="center"/>
              <w:rPr>
                <w:ins w:id="3229" w:author="作者"/>
                <w:rFonts w:ascii="Calibri" w:hAnsi="Calibri" w:cs="Calibri"/>
                <w:sz w:val="16"/>
                <w:szCs w:val="16"/>
              </w:rPr>
            </w:pPr>
            <w:ins w:id="3230" w:author="作者">
              <w:r w:rsidRPr="000C0EF6">
                <w:rPr>
                  <w:rFonts w:ascii="Calibri" w:hAnsi="Calibri" w:cs="Calibri"/>
                  <w:color w:val="000000"/>
                  <w:kern w:val="24"/>
                  <w:sz w:val="16"/>
                  <w:szCs w:val="16"/>
                </w:rPr>
                <w:t>-3</w:t>
              </w:r>
            </w:ins>
          </w:p>
        </w:tc>
      </w:tr>
      <w:tr w:rsidR="00046502" w:rsidRPr="001B7DB7" w14:paraId="50E4F33D" w14:textId="77777777" w:rsidTr="00046502">
        <w:trPr>
          <w:cantSplit/>
          <w:jc w:val="center"/>
          <w:ins w:id="3231"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BBD04E" w14:textId="77777777" w:rsidR="00046502" w:rsidRPr="001B7DB7" w:rsidRDefault="00046502" w:rsidP="00046502">
            <w:pPr>
              <w:keepNext/>
              <w:keepLines/>
              <w:jc w:val="center"/>
              <w:rPr>
                <w:ins w:id="3232" w:author="作者"/>
                <w:rFonts w:ascii="Arial" w:hAnsi="Arial"/>
                <w:sz w:val="18"/>
                <w:szCs w:val="20"/>
              </w:rPr>
            </w:pPr>
            <w:ins w:id="3233" w:author="作者">
              <w:r w:rsidRPr="001B7DB7">
                <w:rPr>
                  <w:rFonts w:ascii="Arial" w:hAnsi="Arial"/>
                  <w:sz w:val="18"/>
                  <w:szCs w:val="20"/>
                </w:rPr>
                <w:t>10</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7333034" w14:textId="77777777" w:rsidR="00046502" w:rsidRPr="000C0EF6" w:rsidRDefault="00046502" w:rsidP="00046502">
            <w:pPr>
              <w:pStyle w:val="NormalWeb"/>
              <w:spacing w:after="0"/>
              <w:jc w:val="center"/>
              <w:textAlignment w:val="center"/>
              <w:rPr>
                <w:ins w:id="3234" w:author="作者"/>
                <w:rFonts w:ascii="Calibri" w:hAnsi="Calibri" w:cs="Calibri"/>
                <w:sz w:val="16"/>
                <w:szCs w:val="16"/>
              </w:rPr>
            </w:pPr>
            <w:ins w:id="323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1CD1C00" w14:textId="77777777" w:rsidR="00046502" w:rsidRPr="000C0EF6" w:rsidRDefault="00046502" w:rsidP="00046502">
            <w:pPr>
              <w:pStyle w:val="NormalWeb"/>
              <w:spacing w:after="0"/>
              <w:jc w:val="center"/>
              <w:textAlignment w:val="center"/>
              <w:rPr>
                <w:ins w:id="3236" w:author="作者"/>
                <w:rFonts w:ascii="Calibri" w:hAnsi="Calibri" w:cs="Calibri"/>
                <w:sz w:val="16"/>
                <w:szCs w:val="16"/>
              </w:rPr>
            </w:pPr>
            <w:ins w:id="323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4B7EF10" w14:textId="77777777" w:rsidR="00046502" w:rsidRPr="000C0EF6" w:rsidRDefault="00046502" w:rsidP="00046502">
            <w:pPr>
              <w:pStyle w:val="NormalWeb"/>
              <w:spacing w:after="0"/>
              <w:jc w:val="center"/>
              <w:textAlignment w:val="center"/>
              <w:rPr>
                <w:ins w:id="3238" w:author="作者"/>
                <w:rFonts w:ascii="Calibri" w:hAnsi="Calibri" w:cs="Calibri"/>
                <w:sz w:val="16"/>
                <w:szCs w:val="16"/>
              </w:rPr>
            </w:pPr>
            <w:ins w:id="323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F5B0218" w14:textId="77777777" w:rsidR="00046502" w:rsidRPr="000C0EF6" w:rsidRDefault="00046502" w:rsidP="00046502">
            <w:pPr>
              <w:pStyle w:val="NormalWeb"/>
              <w:spacing w:after="0"/>
              <w:jc w:val="center"/>
              <w:textAlignment w:val="center"/>
              <w:rPr>
                <w:ins w:id="3240" w:author="作者"/>
                <w:rFonts w:ascii="Calibri" w:hAnsi="Calibri" w:cs="Calibri"/>
                <w:sz w:val="16"/>
                <w:szCs w:val="16"/>
              </w:rPr>
            </w:pPr>
            <w:ins w:id="324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16C1EEC" w14:textId="77777777" w:rsidR="00046502" w:rsidRPr="000C0EF6" w:rsidRDefault="00046502" w:rsidP="00046502">
            <w:pPr>
              <w:pStyle w:val="NormalWeb"/>
              <w:spacing w:after="0"/>
              <w:jc w:val="center"/>
              <w:textAlignment w:val="center"/>
              <w:rPr>
                <w:ins w:id="3242" w:author="作者"/>
                <w:rFonts w:ascii="Calibri" w:hAnsi="Calibri" w:cs="Calibri"/>
                <w:sz w:val="16"/>
                <w:szCs w:val="16"/>
              </w:rPr>
            </w:pPr>
            <w:ins w:id="324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BEB1328" w14:textId="77777777" w:rsidR="00046502" w:rsidRPr="000C0EF6" w:rsidRDefault="00046502" w:rsidP="00046502">
            <w:pPr>
              <w:pStyle w:val="NormalWeb"/>
              <w:spacing w:after="0"/>
              <w:jc w:val="center"/>
              <w:textAlignment w:val="center"/>
              <w:rPr>
                <w:ins w:id="3244" w:author="作者"/>
                <w:rFonts w:ascii="Calibri" w:hAnsi="Calibri" w:cs="Calibri"/>
                <w:sz w:val="16"/>
                <w:szCs w:val="16"/>
              </w:rPr>
            </w:pPr>
            <w:ins w:id="324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44AD40E" w14:textId="77777777" w:rsidR="00046502" w:rsidRPr="000C0EF6" w:rsidRDefault="00046502" w:rsidP="00046502">
            <w:pPr>
              <w:pStyle w:val="NormalWeb"/>
              <w:spacing w:after="0"/>
              <w:jc w:val="center"/>
              <w:textAlignment w:val="center"/>
              <w:rPr>
                <w:ins w:id="3246" w:author="作者"/>
                <w:rFonts w:ascii="Calibri" w:hAnsi="Calibri" w:cs="Calibri"/>
                <w:sz w:val="16"/>
                <w:szCs w:val="16"/>
              </w:rPr>
            </w:pPr>
            <w:ins w:id="324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5B5CD7E" w14:textId="77777777" w:rsidR="00046502" w:rsidRPr="000C0EF6" w:rsidRDefault="00046502" w:rsidP="00046502">
            <w:pPr>
              <w:pStyle w:val="NormalWeb"/>
              <w:spacing w:after="0"/>
              <w:jc w:val="center"/>
              <w:textAlignment w:val="center"/>
              <w:rPr>
                <w:ins w:id="3248" w:author="作者"/>
                <w:rFonts w:ascii="Calibri" w:hAnsi="Calibri" w:cs="Calibri"/>
                <w:sz w:val="16"/>
                <w:szCs w:val="16"/>
              </w:rPr>
            </w:pPr>
            <w:ins w:id="324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A991B49" w14:textId="77777777" w:rsidR="00046502" w:rsidRPr="000C0EF6" w:rsidRDefault="00046502" w:rsidP="00046502">
            <w:pPr>
              <w:pStyle w:val="NormalWeb"/>
              <w:spacing w:after="0"/>
              <w:jc w:val="center"/>
              <w:textAlignment w:val="center"/>
              <w:rPr>
                <w:ins w:id="3250" w:author="作者"/>
                <w:rFonts w:ascii="Calibri" w:hAnsi="Calibri" w:cs="Calibri"/>
                <w:sz w:val="16"/>
                <w:szCs w:val="16"/>
              </w:rPr>
            </w:pPr>
            <w:ins w:id="325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EB8A86B" w14:textId="77777777" w:rsidR="00046502" w:rsidRPr="000C0EF6" w:rsidRDefault="00046502" w:rsidP="00046502">
            <w:pPr>
              <w:pStyle w:val="NormalWeb"/>
              <w:spacing w:after="0"/>
              <w:jc w:val="center"/>
              <w:textAlignment w:val="center"/>
              <w:rPr>
                <w:ins w:id="3252" w:author="作者"/>
                <w:rFonts w:ascii="Calibri" w:hAnsi="Calibri" w:cs="Calibri"/>
                <w:sz w:val="16"/>
                <w:szCs w:val="16"/>
              </w:rPr>
            </w:pPr>
            <w:ins w:id="325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D21F619" w14:textId="77777777" w:rsidR="00046502" w:rsidRPr="000C0EF6" w:rsidRDefault="00046502" w:rsidP="00046502">
            <w:pPr>
              <w:pStyle w:val="NormalWeb"/>
              <w:spacing w:after="0"/>
              <w:jc w:val="center"/>
              <w:textAlignment w:val="center"/>
              <w:rPr>
                <w:ins w:id="3254" w:author="作者"/>
                <w:rFonts w:ascii="Calibri" w:hAnsi="Calibri" w:cs="Calibri"/>
                <w:sz w:val="16"/>
                <w:szCs w:val="16"/>
              </w:rPr>
            </w:pPr>
            <w:ins w:id="325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AEB0622" w14:textId="77777777" w:rsidR="00046502" w:rsidRPr="000C0EF6" w:rsidRDefault="00046502" w:rsidP="00046502">
            <w:pPr>
              <w:pStyle w:val="NormalWeb"/>
              <w:spacing w:after="0"/>
              <w:jc w:val="center"/>
              <w:textAlignment w:val="center"/>
              <w:rPr>
                <w:ins w:id="3256" w:author="作者"/>
                <w:rFonts w:ascii="Calibri" w:hAnsi="Calibri" w:cs="Calibri"/>
                <w:sz w:val="16"/>
                <w:szCs w:val="16"/>
              </w:rPr>
            </w:pPr>
            <w:ins w:id="325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57134E" w14:textId="77777777" w:rsidR="00046502" w:rsidRPr="000C0EF6" w:rsidRDefault="00046502" w:rsidP="00046502">
            <w:pPr>
              <w:pStyle w:val="NormalWeb"/>
              <w:spacing w:after="0"/>
              <w:jc w:val="center"/>
              <w:textAlignment w:val="center"/>
              <w:rPr>
                <w:ins w:id="3258" w:author="作者"/>
                <w:rFonts w:ascii="Calibri" w:hAnsi="Calibri" w:cs="Calibri"/>
                <w:sz w:val="16"/>
                <w:szCs w:val="16"/>
              </w:rPr>
            </w:pPr>
            <w:ins w:id="325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8C5FB7" w14:textId="77777777" w:rsidR="00046502" w:rsidRPr="000C0EF6" w:rsidRDefault="00046502" w:rsidP="00046502">
            <w:pPr>
              <w:pStyle w:val="NormalWeb"/>
              <w:spacing w:after="0"/>
              <w:jc w:val="center"/>
              <w:textAlignment w:val="center"/>
              <w:rPr>
                <w:ins w:id="3260" w:author="作者"/>
                <w:rFonts w:ascii="Calibri" w:hAnsi="Calibri" w:cs="Calibri"/>
                <w:sz w:val="16"/>
                <w:szCs w:val="16"/>
              </w:rPr>
            </w:pPr>
            <w:ins w:id="326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C40DB26" w14:textId="77777777" w:rsidR="00046502" w:rsidRPr="000C0EF6" w:rsidRDefault="00046502" w:rsidP="00046502">
            <w:pPr>
              <w:pStyle w:val="NormalWeb"/>
              <w:spacing w:after="0"/>
              <w:jc w:val="center"/>
              <w:textAlignment w:val="center"/>
              <w:rPr>
                <w:ins w:id="3262" w:author="作者"/>
                <w:rFonts w:ascii="Calibri" w:hAnsi="Calibri" w:cs="Calibri"/>
                <w:sz w:val="16"/>
                <w:szCs w:val="16"/>
              </w:rPr>
            </w:pPr>
            <w:ins w:id="326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F2441AF" w14:textId="77777777" w:rsidR="00046502" w:rsidRPr="000C0EF6" w:rsidRDefault="00046502" w:rsidP="00046502">
            <w:pPr>
              <w:pStyle w:val="NormalWeb"/>
              <w:spacing w:after="0"/>
              <w:jc w:val="center"/>
              <w:textAlignment w:val="center"/>
              <w:rPr>
                <w:ins w:id="3264" w:author="作者"/>
                <w:rFonts w:ascii="Calibri" w:hAnsi="Calibri" w:cs="Calibri"/>
                <w:sz w:val="16"/>
                <w:szCs w:val="16"/>
              </w:rPr>
            </w:pPr>
            <w:ins w:id="326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CF89A3B" w14:textId="77777777" w:rsidR="00046502" w:rsidRPr="000C0EF6" w:rsidRDefault="00046502" w:rsidP="00046502">
            <w:pPr>
              <w:pStyle w:val="NormalWeb"/>
              <w:spacing w:after="0"/>
              <w:jc w:val="center"/>
              <w:textAlignment w:val="center"/>
              <w:rPr>
                <w:ins w:id="3266" w:author="作者"/>
                <w:rFonts w:ascii="Calibri" w:hAnsi="Calibri" w:cs="Calibri"/>
                <w:sz w:val="16"/>
                <w:szCs w:val="16"/>
              </w:rPr>
            </w:pPr>
            <w:ins w:id="326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41CA75" w14:textId="77777777" w:rsidR="00046502" w:rsidRPr="000C0EF6" w:rsidRDefault="00046502" w:rsidP="00046502">
            <w:pPr>
              <w:pStyle w:val="NormalWeb"/>
              <w:spacing w:after="0"/>
              <w:jc w:val="center"/>
              <w:textAlignment w:val="center"/>
              <w:rPr>
                <w:ins w:id="3268" w:author="作者"/>
                <w:rFonts w:ascii="Calibri" w:hAnsi="Calibri" w:cs="Calibri"/>
                <w:sz w:val="16"/>
                <w:szCs w:val="16"/>
              </w:rPr>
            </w:pPr>
            <w:ins w:id="326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F00E29D" w14:textId="77777777" w:rsidR="00046502" w:rsidRPr="000C0EF6" w:rsidRDefault="00046502" w:rsidP="00046502">
            <w:pPr>
              <w:pStyle w:val="NormalWeb"/>
              <w:spacing w:after="0"/>
              <w:jc w:val="center"/>
              <w:textAlignment w:val="center"/>
              <w:rPr>
                <w:ins w:id="3270" w:author="作者"/>
                <w:rFonts w:ascii="Calibri" w:hAnsi="Calibri" w:cs="Calibri"/>
                <w:sz w:val="16"/>
                <w:szCs w:val="16"/>
              </w:rPr>
            </w:pPr>
            <w:ins w:id="327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0028165" w14:textId="77777777" w:rsidR="00046502" w:rsidRPr="000C0EF6" w:rsidRDefault="00046502" w:rsidP="00046502">
            <w:pPr>
              <w:pStyle w:val="NormalWeb"/>
              <w:spacing w:after="0"/>
              <w:jc w:val="center"/>
              <w:textAlignment w:val="center"/>
              <w:rPr>
                <w:ins w:id="3272" w:author="作者"/>
                <w:rFonts w:ascii="Calibri" w:hAnsi="Calibri" w:cs="Calibri"/>
                <w:sz w:val="16"/>
                <w:szCs w:val="16"/>
              </w:rPr>
            </w:pPr>
            <w:ins w:id="327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B2AC9CC" w14:textId="77777777" w:rsidR="00046502" w:rsidRPr="000C0EF6" w:rsidRDefault="00046502" w:rsidP="00046502">
            <w:pPr>
              <w:pStyle w:val="NormalWeb"/>
              <w:spacing w:after="0"/>
              <w:jc w:val="center"/>
              <w:textAlignment w:val="center"/>
              <w:rPr>
                <w:ins w:id="3274" w:author="作者"/>
                <w:rFonts w:ascii="Calibri" w:hAnsi="Calibri" w:cs="Calibri"/>
                <w:sz w:val="16"/>
                <w:szCs w:val="16"/>
              </w:rPr>
            </w:pPr>
            <w:ins w:id="327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8C633C" w14:textId="77777777" w:rsidR="00046502" w:rsidRPr="000C0EF6" w:rsidRDefault="00046502" w:rsidP="00046502">
            <w:pPr>
              <w:pStyle w:val="NormalWeb"/>
              <w:spacing w:after="0"/>
              <w:jc w:val="center"/>
              <w:textAlignment w:val="center"/>
              <w:rPr>
                <w:ins w:id="3276" w:author="作者"/>
                <w:rFonts w:ascii="Calibri" w:hAnsi="Calibri" w:cs="Calibri"/>
                <w:sz w:val="16"/>
                <w:szCs w:val="16"/>
              </w:rPr>
            </w:pPr>
            <w:ins w:id="327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BC7E39E" w14:textId="77777777" w:rsidR="00046502" w:rsidRPr="000C0EF6" w:rsidRDefault="00046502" w:rsidP="00046502">
            <w:pPr>
              <w:pStyle w:val="NormalWeb"/>
              <w:spacing w:after="0"/>
              <w:jc w:val="center"/>
              <w:textAlignment w:val="center"/>
              <w:rPr>
                <w:ins w:id="3278" w:author="作者"/>
                <w:rFonts w:ascii="Calibri" w:hAnsi="Calibri" w:cs="Calibri"/>
                <w:sz w:val="16"/>
                <w:szCs w:val="16"/>
              </w:rPr>
            </w:pPr>
            <w:ins w:id="327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E73F0AD" w14:textId="77777777" w:rsidR="00046502" w:rsidRPr="000C0EF6" w:rsidRDefault="00046502" w:rsidP="00046502">
            <w:pPr>
              <w:pStyle w:val="NormalWeb"/>
              <w:spacing w:after="0"/>
              <w:jc w:val="center"/>
              <w:textAlignment w:val="center"/>
              <w:rPr>
                <w:ins w:id="3280" w:author="作者"/>
                <w:rFonts w:ascii="Calibri" w:hAnsi="Calibri" w:cs="Calibri"/>
                <w:sz w:val="16"/>
                <w:szCs w:val="16"/>
              </w:rPr>
            </w:pPr>
            <w:ins w:id="3281" w:author="作者">
              <w:r w:rsidRPr="000C0EF6">
                <w:rPr>
                  <w:rFonts w:ascii="Calibri" w:hAnsi="Calibri" w:cs="Calibri"/>
                  <w:color w:val="000000"/>
                  <w:kern w:val="24"/>
                  <w:sz w:val="16"/>
                  <w:szCs w:val="16"/>
                </w:rPr>
                <w:t>-3</w:t>
              </w:r>
            </w:ins>
          </w:p>
        </w:tc>
      </w:tr>
      <w:tr w:rsidR="00046502" w:rsidRPr="001B7DB7" w14:paraId="4CB1D327" w14:textId="77777777" w:rsidTr="00046502">
        <w:trPr>
          <w:cantSplit/>
          <w:jc w:val="center"/>
          <w:ins w:id="3282"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54558E" w14:textId="77777777" w:rsidR="00046502" w:rsidRPr="001B7DB7" w:rsidRDefault="00046502" w:rsidP="00046502">
            <w:pPr>
              <w:keepNext/>
              <w:keepLines/>
              <w:jc w:val="center"/>
              <w:rPr>
                <w:ins w:id="3283" w:author="作者"/>
                <w:rFonts w:ascii="Arial" w:hAnsi="Arial"/>
                <w:sz w:val="18"/>
                <w:szCs w:val="20"/>
              </w:rPr>
            </w:pPr>
            <w:ins w:id="3284" w:author="作者">
              <w:r w:rsidRPr="001B7DB7">
                <w:rPr>
                  <w:rFonts w:ascii="Arial" w:hAnsi="Arial"/>
                  <w:sz w:val="18"/>
                  <w:szCs w:val="20"/>
                </w:rPr>
                <w:t>11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0632618" w14:textId="77777777" w:rsidR="00046502" w:rsidRPr="000C0EF6" w:rsidRDefault="00046502" w:rsidP="00046502">
            <w:pPr>
              <w:pStyle w:val="NormalWeb"/>
              <w:spacing w:after="0"/>
              <w:jc w:val="center"/>
              <w:textAlignment w:val="center"/>
              <w:rPr>
                <w:ins w:id="3285" w:author="作者"/>
                <w:rFonts w:ascii="Calibri" w:hAnsi="Calibri" w:cs="Calibri"/>
                <w:sz w:val="16"/>
                <w:szCs w:val="16"/>
              </w:rPr>
            </w:pPr>
            <w:ins w:id="328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6B923C9" w14:textId="77777777" w:rsidR="00046502" w:rsidRPr="000C0EF6" w:rsidRDefault="00046502" w:rsidP="00046502">
            <w:pPr>
              <w:pStyle w:val="NormalWeb"/>
              <w:spacing w:after="0"/>
              <w:jc w:val="center"/>
              <w:textAlignment w:val="center"/>
              <w:rPr>
                <w:ins w:id="3287" w:author="作者"/>
                <w:rFonts w:ascii="Calibri" w:hAnsi="Calibri" w:cs="Calibri"/>
                <w:sz w:val="16"/>
                <w:szCs w:val="16"/>
              </w:rPr>
            </w:pPr>
            <w:ins w:id="328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79EB148" w14:textId="77777777" w:rsidR="00046502" w:rsidRPr="000C0EF6" w:rsidRDefault="00046502" w:rsidP="00046502">
            <w:pPr>
              <w:pStyle w:val="NormalWeb"/>
              <w:spacing w:after="0"/>
              <w:jc w:val="center"/>
              <w:textAlignment w:val="center"/>
              <w:rPr>
                <w:ins w:id="3289" w:author="作者"/>
                <w:rFonts w:ascii="Calibri" w:hAnsi="Calibri" w:cs="Calibri"/>
                <w:sz w:val="16"/>
                <w:szCs w:val="16"/>
              </w:rPr>
            </w:pPr>
            <w:ins w:id="329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03FA23" w14:textId="77777777" w:rsidR="00046502" w:rsidRPr="000C0EF6" w:rsidRDefault="00046502" w:rsidP="00046502">
            <w:pPr>
              <w:pStyle w:val="NormalWeb"/>
              <w:spacing w:after="0"/>
              <w:jc w:val="center"/>
              <w:textAlignment w:val="center"/>
              <w:rPr>
                <w:ins w:id="3291" w:author="作者"/>
                <w:rFonts w:ascii="Calibri" w:hAnsi="Calibri" w:cs="Calibri"/>
                <w:sz w:val="16"/>
                <w:szCs w:val="16"/>
              </w:rPr>
            </w:pPr>
            <w:ins w:id="329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9FE887" w14:textId="77777777" w:rsidR="00046502" w:rsidRPr="000C0EF6" w:rsidRDefault="00046502" w:rsidP="00046502">
            <w:pPr>
              <w:pStyle w:val="NormalWeb"/>
              <w:spacing w:after="0"/>
              <w:jc w:val="center"/>
              <w:textAlignment w:val="center"/>
              <w:rPr>
                <w:ins w:id="3293" w:author="作者"/>
                <w:rFonts w:ascii="Calibri" w:hAnsi="Calibri" w:cs="Calibri"/>
                <w:sz w:val="16"/>
                <w:szCs w:val="16"/>
              </w:rPr>
            </w:pPr>
            <w:ins w:id="329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A87EC0" w14:textId="77777777" w:rsidR="00046502" w:rsidRPr="000C0EF6" w:rsidRDefault="00046502" w:rsidP="00046502">
            <w:pPr>
              <w:pStyle w:val="NormalWeb"/>
              <w:spacing w:after="0"/>
              <w:jc w:val="center"/>
              <w:textAlignment w:val="center"/>
              <w:rPr>
                <w:ins w:id="3295" w:author="作者"/>
                <w:rFonts w:ascii="Calibri" w:hAnsi="Calibri" w:cs="Calibri"/>
                <w:sz w:val="16"/>
                <w:szCs w:val="16"/>
              </w:rPr>
            </w:pPr>
            <w:ins w:id="329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136151" w14:textId="77777777" w:rsidR="00046502" w:rsidRPr="000C0EF6" w:rsidRDefault="00046502" w:rsidP="00046502">
            <w:pPr>
              <w:pStyle w:val="NormalWeb"/>
              <w:spacing w:after="0"/>
              <w:jc w:val="center"/>
              <w:textAlignment w:val="center"/>
              <w:rPr>
                <w:ins w:id="3297" w:author="作者"/>
                <w:rFonts w:ascii="Calibri" w:hAnsi="Calibri" w:cs="Calibri"/>
                <w:sz w:val="16"/>
                <w:szCs w:val="16"/>
              </w:rPr>
            </w:pPr>
            <w:ins w:id="329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7894AE5" w14:textId="77777777" w:rsidR="00046502" w:rsidRPr="000C0EF6" w:rsidRDefault="00046502" w:rsidP="00046502">
            <w:pPr>
              <w:pStyle w:val="NormalWeb"/>
              <w:spacing w:after="0"/>
              <w:jc w:val="center"/>
              <w:textAlignment w:val="center"/>
              <w:rPr>
                <w:ins w:id="3299" w:author="作者"/>
                <w:rFonts w:ascii="Calibri" w:hAnsi="Calibri" w:cs="Calibri"/>
                <w:sz w:val="16"/>
                <w:szCs w:val="16"/>
              </w:rPr>
            </w:pPr>
            <w:ins w:id="330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0B37BD" w14:textId="77777777" w:rsidR="00046502" w:rsidRPr="000C0EF6" w:rsidRDefault="00046502" w:rsidP="00046502">
            <w:pPr>
              <w:pStyle w:val="NormalWeb"/>
              <w:spacing w:after="0"/>
              <w:jc w:val="center"/>
              <w:textAlignment w:val="center"/>
              <w:rPr>
                <w:ins w:id="3301" w:author="作者"/>
                <w:rFonts w:ascii="Calibri" w:hAnsi="Calibri" w:cs="Calibri"/>
                <w:sz w:val="16"/>
                <w:szCs w:val="16"/>
              </w:rPr>
            </w:pPr>
            <w:ins w:id="330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E6633EF" w14:textId="77777777" w:rsidR="00046502" w:rsidRPr="000C0EF6" w:rsidRDefault="00046502" w:rsidP="00046502">
            <w:pPr>
              <w:pStyle w:val="NormalWeb"/>
              <w:spacing w:after="0"/>
              <w:jc w:val="center"/>
              <w:textAlignment w:val="center"/>
              <w:rPr>
                <w:ins w:id="3303" w:author="作者"/>
                <w:rFonts w:ascii="Calibri" w:hAnsi="Calibri" w:cs="Calibri"/>
                <w:sz w:val="16"/>
                <w:szCs w:val="16"/>
              </w:rPr>
            </w:pPr>
            <w:ins w:id="330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E355B4" w14:textId="77777777" w:rsidR="00046502" w:rsidRPr="000C0EF6" w:rsidRDefault="00046502" w:rsidP="00046502">
            <w:pPr>
              <w:pStyle w:val="NormalWeb"/>
              <w:spacing w:after="0"/>
              <w:jc w:val="center"/>
              <w:textAlignment w:val="center"/>
              <w:rPr>
                <w:ins w:id="3305" w:author="作者"/>
                <w:rFonts w:ascii="Calibri" w:hAnsi="Calibri" w:cs="Calibri"/>
                <w:sz w:val="16"/>
                <w:szCs w:val="16"/>
              </w:rPr>
            </w:pPr>
            <w:ins w:id="330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5BBA39" w14:textId="77777777" w:rsidR="00046502" w:rsidRPr="000C0EF6" w:rsidRDefault="00046502" w:rsidP="00046502">
            <w:pPr>
              <w:pStyle w:val="NormalWeb"/>
              <w:spacing w:after="0"/>
              <w:jc w:val="center"/>
              <w:textAlignment w:val="center"/>
              <w:rPr>
                <w:ins w:id="3307" w:author="作者"/>
                <w:rFonts w:ascii="Calibri" w:hAnsi="Calibri" w:cs="Calibri"/>
                <w:sz w:val="16"/>
                <w:szCs w:val="16"/>
              </w:rPr>
            </w:pPr>
            <w:ins w:id="330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F0402C1" w14:textId="77777777" w:rsidR="00046502" w:rsidRPr="000C0EF6" w:rsidRDefault="00046502" w:rsidP="00046502">
            <w:pPr>
              <w:pStyle w:val="NormalWeb"/>
              <w:spacing w:after="0"/>
              <w:jc w:val="center"/>
              <w:textAlignment w:val="center"/>
              <w:rPr>
                <w:ins w:id="3309" w:author="作者"/>
                <w:rFonts w:ascii="Calibri" w:hAnsi="Calibri" w:cs="Calibri"/>
                <w:sz w:val="16"/>
                <w:szCs w:val="16"/>
              </w:rPr>
            </w:pPr>
            <w:ins w:id="331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7EAB573" w14:textId="77777777" w:rsidR="00046502" w:rsidRPr="000C0EF6" w:rsidRDefault="00046502" w:rsidP="00046502">
            <w:pPr>
              <w:pStyle w:val="NormalWeb"/>
              <w:spacing w:after="0"/>
              <w:jc w:val="center"/>
              <w:textAlignment w:val="center"/>
              <w:rPr>
                <w:ins w:id="3311" w:author="作者"/>
                <w:rFonts w:ascii="Calibri" w:hAnsi="Calibri" w:cs="Calibri"/>
                <w:sz w:val="16"/>
                <w:szCs w:val="16"/>
              </w:rPr>
            </w:pPr>
            <w:ins w:id="331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23FE90C" w14:textId="77777777" w:rsidR="00046502" w:rsidRPr="000C0EF6" w:rsidRDefault="00046502" w:rsidP="00046502">
            <w:pPr>
              <w:pStyle w:val="NormalWeb"/>
              <w:spacing w:after="0"/>
              <w:jc w:val="center"/>
              <w:textAlignment w:val="center"/>
              <w:rPr>
                <w:ins w:id="3313" w:author="作者"/>
                <w:rFonts w:ascii="Calibri" w:hAnsi="Calibri" w:cs="Calibri"/>
                <w:sz w:val="16"/>
                <w:szCs w:val="16"/>
              </w:rPr>
            </w:pPr>
            <w:ins w:id="331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8DC5D42" w14:textId="77777777" w:rsidR="00046502" w:rsidRPr="000C0EF6" w:rsidRDefault="00046502" w:rsidP="00046502">
            <w:pPr>
              <w:pStyle w:val="NormalWeb"/>
              <w:spacing w:after="0"/>
              <w:jc w:val="center"/>
              <w:textAlignment w:val="center"/>
              <w:rPr>
                <w:ins w:id="3315" w:author="作者"/>
                <w:rFonts w:ascii="Calibri" w:hAnsi="Calibri" w:cs="Calibri"/>
                <w:sz w:val="16"/>
                <w:szCs w:val="16"/>
              </w:rPr>
            </w:pPr>
            <w:ins w:id="331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8F27608" w14:textId="77777777" w:rsidR="00046502" w:rsidRPr="000C0EF6" w:rsidRDefault="00046502" w:rsidP="00046502">
            <w:pPr>
              <w:pStyle w:val="NormalWeb"/>
              <w:spacing w:after="0"/>
              <w:jc w:val="center"/>
              <w:textAlignment w:val="center"/>
              <w:rPr>
                <w:ins w:id="3317" w:author="作者"/>
                <w:rFonts w:ascii="Calibri" w:hAnsi="Calibri" w:cs="Calibri"/>
                <w:sz w:val="16"/>
                <w:szCs w:val="16"/>
              </w:rPr>
            </w:pPr>
            <w:ins w:id="331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A6EE92" w14:textId="77777777" w:rsidR="00046502" w:rsidRPr="000C0EF6" w:rsidRDefault="00046502" w:rsidP="00046502">
            <w:pPr>
              <w:pStyle w:val="NormalWeb"/>
              <w:spacing w:after="0"/>
              <w:jc w:val="center"/>
              <w:textAlignment w:val="center"/>
              <w:rPr>
                <w:ins w:id="3319" w:author="作者"/>
                <w:rFonts w:ascii="Calibri" w:hAnsi="Calibri" w:cs="Calibri"/>
                <w:sz w:val="16"/>
                <w:szCs w:val="16"/>
              </w:rPr>
            </w:pPr>
            <w:ins w:id="332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71B0C76" w14:textId="77777777" w:rsidR="00046502" w:rsidRPr="000C0EF6" w:rsidRDefault="00046502" w:rsidP="00046502">
            <w:pPr>
              <w:pStyle w:val="NormalWeb"/>
              <w:spacing w:after="0"/>
              <w:jc w:val="center"/>
              <w:textAlignment w:val="center"/>
              <w:rPr>
                <w:ins w:id="3321" w:author="作者"/>
                <w:rFonts w:ascii="Calibri" w:hAnsi="Calibri" w:cs="Calibri"/>
                <w:sz w:val="16"/>
                <w:szCs w:val="16"/>
              </w:rPr>
            </w:pPr>
            <w:ins w:id="332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3B9F843" w14:textId="77777777" w:rsidR="00046502" w:rsidRPr="000C0EF6" w:rsidRDefault="00046502" w:rsidP="00046502">
            <w:pPr>
              <w:pStyle w:val="NormalWeb"/>
              <w:spacing w:after="0"/>
              <w:jc w:val="center"/>
              <w:textAlignment w:val="center"/>
              <w:rPr>
                <w:ins w:id="3323" w:author="作者"/>
                <w:rFonts w:ascii="Calibri" w:hAnsi="Calibri" w:cs="Calibri"/>
                <w:sz w:val="16"/>
                <w:szCs w:val="16"/>
              </w:rPr>
            </w:pPr>
            <w:ins w:id="332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07603AC" w14:textId="77777777" w:rsidR="00046502" w:rsidRPr="000C0EF6" w:rsidRDefault="00046502" w:rsidP="00046502">
            <w:pPr>
              <w:pStyle w:val="NormalWeb"/>
              <w:spacing w:after="0"/>
              <w:jc w:val="center"/>
              <w:textAlignment w:val="center"/>
              <w:rPr>
                <w:ins w:id="3325" w:author="作者"/>
                <w:rFonts w:ascii="Calibri" w:hAnsi="Calibri" w:cs="Calibri"/>
                <w:sz w:val="16"/>
                <w:szCs w:val="16"/>
              </w:rPr>
            </w:pPr>
            <w:ins w:id="332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A77B573" w14:textId="77777777" w:rsidR="00046502" w:rsidRPr="000C0EF6" w:rsidRDefault="00046502" w:rsidP="00046502">
            <w:pPr>
              <w:pStyle w:val="NormalWeb"/>
              <w:spacing w:after="0"/>
              <w:jc w:val="center"/>
              <w:textAlignment w:val="center"/>
              <w:rPr>
                <w:ins w:id="3327" w:author="作者"/>
                <w:rFonts w:ascii="Calibri" w:hAnsi="Calibri" w:cs="Calibri"/>
                <w:sz w:val="16"/>
                <w:szCs w:val="16"/>
              </w:rPr>
            </w:pPr>
            <w:ins w:id="332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D78E00F" w14:textId="77777777" w:rsidR="00046502" w:rsidRPr="000C0EF6" w:rsidRDefault="00046502" w:rsidP="00046502">
            <w:pPr>
              <w:pStyle w:val="NormalWeb"/>
              <w:spacing w:after="0"/>
              <w:jc w:val="center"/>
              <w:textAlignment w:val="center"/>
              <w:rPr>
                <w:ins w:id="3329" w:author="作者"/>
                <w:rFonts w:ascii="Calibri" w:hAnsi="Calibri" w:cs="Calibri"/>
                <w:sz w:val="16"/>
                <w:szCs w:val="16"/>
              </w:rPr>
            </w:pPr>
            <w:ins w:id="333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386CC6" w14:textId="77777777" w:rsidR="00046502" w:rsidRPr="000C0EF6" w:rsidRDefault="00046502" w:rsidP="00046502">
            <w:pPr>
              <w:pStyle w:val="NormalWeb"/>
              <w:spacing w:after="0"/>
              <w:jc w:val="center"/>
              <w:textAlignment w:val="center"/>
              <w:rPr>
                <w:ins w:id="3331" w:author="作者"/>
                <w:rFonts w:ascii="Calibri" w:hAnsi="Calibri" w:cs="Calibri"/>
                <w:sz w:val="16"/>
                <w:szCs w:val="16"/>
              </w:rPr>
            </w:pPr>
            <w:ins w:id="3332" w:author="作者">
              <w:r w:rsidRPr="000C0EF6">
                <w:rPr>
                  <w:rFonts w:ascii="Calibri" w:hAnsi="Calibri" w:cs="Calibri"/>
                  <w:color w:val="000000"/>
                  <w:kern w:val="24"/>
                  <w:sz w:val="16"/>
                  <w:szCs w:val="16"/>
                </w:rPr>
                <w:t>-3</w:t>
              </w:r>
            </w:ins>
          </w:p>
        </w:tc>
      </w:tr>
      <w:tr w:rsidR="00046502" w:rsidRPr="001B7DB7" w14:paraId="5CBE9B12" w14:textId="77777777" w:rsidTr="00046502">
        <w:trPr>
          <w:cantSplit/>
          <w:jc w:val="center"/>
          <w:ins w:id="3333"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FE563C" w14:textId="77777777" w:rsidR="00046502" w:rsidRPr="001B7DB7" w:rsidRDefault="00046502" w:rsidP="00046502">
            <w:pPr>
              <w:keepNext/>
              <w:keepLines/>
              <w:jc w:val="center"/>
              <w:rPr>
                <w:ins w:id="3334" w:author="作者"/>
                <w:rFonts w:ascii="Arial" w:hAnsi="Arial"/>
                <w:sz w:val="18"/>
                <w:szCs w:val="20"/>
              </w:rPr>
            </w:pPr>
            <w:ins w:id="3335" w:author="作者">
              <w:r w:rsidRPr="001B7DB7">
                <w:rPr>
                  <w:rFonts w:ascii="Arial" w:hAnsi="Arial"/>
                  <w:sz w:val="18"/>
                  <w:szCs w:val="20"/>
                </w:rPr>
                <w:t>12</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43F182F" w14:textId="77777777" w:rsidR="00046502" w:rsidRPr="000C0EF6" w:rsidRDefault="00046502" w:rsidP="00046502">
            <w:pPr>
              <w:pStyle w:val="NormalWeb"/>
              <w:spacing w:after="0"/>
              <w:jc w:val="center"/>
              <w:textAlignment w:val="center"/>
              <w:rPr>
                <w:ins w:id="3336" w:author="作者"/>
                <w:rFonts w:ascii="Calibri" w:hAnsi="Calibri" w:cs="Calibri"/>
                <w:sz w:val="16"/>
                <w:szCs w:val="16"/>
              </w:rPr>
            </w:pPr>
            <w:ins w:id="333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38F9B7E" w14:textId="77777777" w:rsidR="00046502" w:rsidRPr="000C0EF6" w:rsidRDefault="00046502" w:rsidP="00046502">
            <w:pPr>
              <w:pStyle w:val="NormalWeb"/>
              <w:spacing w:after="0"/>
              <w:jc w:val="center"/>
              <w:textAlignment w:val="center"/>
              <w:rPr>
                <w:ins w:id="3338" w:author="作者"/>
                <w:rFonts w:ascii="Calibri" w:hAnsi="Calibri" w:cs="Calibri"/>
                <w:sz w:val="16"/>
                <w:szCs w:val="16"/>
              </w:rPr>
            </w:pPr>
            <w:ins w:id="333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74CF123" w14:textId="77777777" w:rsidR="00046502" w:rsidRPr="000C0EF6" w:rsidRDefault="00046502" w:rsidP="00046502">
            <w:pPr>
              <w:pStyle w:val="NormalWeb"/>
              <w:spacing w:after="0"/>
              <w:jc w:val="center"/>
              <w:textAlignment w:val="center"/>
              <w:rPr>
                <w:ins w:id="3340" w:author="作者"/>
                <w:rFonts w:ascii="Calibri" w:hAnsi="Calibri" w:cs="Calibri"/>
                <w:sz w:val="16"/>
                <w:szCs w:val="16"/>
              </w:rPr>
            </w:pPr>
            <w:ins w:id="334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DCBA6AE" w14:textId="77777777" w:rsidR="00046502" w:rsidRPr="000C0EF6" w:rsidRDefault="00046502" w:rsidP="00046502">
            <w:pPr>
              <w:pStyle w:val="NormalWeb"/>
              <w:spacing w:after="0"/>
              <w:jc w:val="center"/>
              <w:textAlignment w:val="center"/>
              <w:rPr>
                <w:ins w:id="3342" w:author="作者"/>
                <w:rFonts w:ascii="Calibri" w:hAnsi="Calibri" w:cs="Calibri"/>
                <w:sz w:val="16"/>
                <w:szCs w:val="16"/>
              </w:rPr>
            </w:pPr>
            <w:ins w:id="334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8C62851" w14:textId="77777777" w:rsidR="00046502" w:rsidRPr="000C0EF6" w:rsidRDefault="00046502" w:rsidP="00046502">
            <w:pPr>
              <w:pStyle w:val="NormalWeb"/>
              <w:spacing w:after="0"/>
              <w:jc w:val="center"/>
              <w:textAlignment w:val="center"/>
              <w:rPr>
                <w:ins w:id="3344" w:author="作者"/>
                <w:rFonts w:ascii="Calibri" w:hAnsi="Calibri" w:cs="Calibri"/>
                <w:sz w:val="16"/>
                <w:szCs w:val="16"/>
              </w:rPr>
            </w:pPr>
            <w:ins w:id="334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0593B9" w14:textId="77777777" w:rsidR="00046502" w:rsidRPr="000C0EF6" w:rsidRDefault="00046502" w:rsidP="00046502">
            <w:pPr>
              <w:pStyle w:val="NormalWeb"/>
              <w:spacing w:after="0"/>
              <w:jc w:val="center"/>
              <w:textAlignment w:val="center"/>
              <w:rPr>
                <w:ins w:id="3346" w:author="作者"/>
                <w:rFonts w:ascii="Calibri" w:hAnsi="Calibri" w:cs="Calibri"/>
                <w:sz w:val="16"/>
                <w:szCs w:val="16"/>
              </w:rPr>
            </w:pPr>
            <w:ins w:id="334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2011A6A" w14:textId="77777777" w:rsidR="00046502" w:rsidRPr="000C0EF6" w:rsidRDefault="00046502" w:rsidP="00046502">
            <w:pPr>
              <w:pStyle w:val="NormalWeb"/>
              <w:spacing w:after="0"/>
              <w:jc w:val="center"/>
              <w:textAlignment w:val="center"/>
              <w:rPr>
                <w:ins w:id="3348" w:author="作者"/>
                <w:rFonts w:ascii="Calibri" w:hAnsi="Calibri" w:cs="Calibri"/>
                <w:sz w:val="16"/>
                <w:szCs w:val="16"/>
              </w:rPr>
            </w:pPr>
            <w:ins w:id="334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5F383D" w14:textId="77777777" w:rsidR="00046502" w:rsidRPr="000C0EF6" w:rsidRDefault="00046502" w:rsidP="00046502">
            <w:pPr>
              <w:pStyle w:val="NormalWeb"/>
              <w:spacing w:after="0"/>
              <w:jc w:val="center"/>
              <w:textAlignment w:val="center"/>
              <w:rPr>
                <w:ins w:id="3350" w:author="作者"/>
                <w:rFonts w:ascii="Calibri" w:hAnsi="Calibri" w:cs="Calibri"/>
                <w:sz w:val="16"/>
                <w:szCs w:val="16"/>
              </w:rPr>
            </w:pPr>
            <w:ins w:id="335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2FD4D01" w14:textId="77777777" w:rsidR="00046502" w:rsidRPr="000C0EF6" w:rsidRDefault="00046502" w:rsidP="00046502">
            <w:pPr>
              <w:pStyle w:val="NormalWeb"/>
              <w:spacing w:after="0"/>
              <w:jc w:val="center"/>
              <w:textAlignment w:val="center"/>
              <w:rPr>
                <w:ins w:id="3352" w:author="作者"/>
                <w:rFonts w:ascii="Calibri" w:hAnsi="Calibri" w:cs="Calibri"/>
                <w:sz w:val="16"/>
                <w:szCs w:val="16"/>
              </w:rPr>
            </w:pPr>
            <w:ins w:id="335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A801F30" w14:textId="77777777" w:rsidR="00046502" w:rsidRPr="000C0EF6" w:rsidRDefault="00046502" w:rsidP="00046502">
            <w:pPr>
              <w:pStyle w:val="NormalWeb"/>
              <w:spacing w:after="0"/>
              <w:jc w:val="center"/>
              <w:textAlignment w:val="center"/>
              <w:rPr>
                <w:ins w:id="3354" w:author="作者"/>
                <w:rFonts w:ascii="Calibri" w:hAnsi="Calibri" w:cs="Calibri"/>
                <w:sz w:val="16"/>
                <w:szCs w:val="16"/>
              </w:rPr>
            </w:pPr>
            <w:ins w:id="335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0397025" w14:textId="77777777" w:rsidR="00046502" w:rsidRPr="000C0EF6" w:rsidRDefault="00046502" w:rsidP="00046502">
            <w:pPr>
              <w:pStyle w:val="NormalWeb"/>
              <w:spacing w:after="0"/>
              <w:jc w:val="center"/>
              <w:textAlignment w:val="center"/>
              <w:rPr>
                <w:ins w:id="3356" w:author="作者"/>
                <w:rFonts w:ascii="Calibri" w:hAnsi="Calibri" w:cs="Calibri"/>
                <w:sz w:val="16"/>
                <w:szCs w:val="16"/>
              </w:rPr>
            </w:pPr>
            <w:ins w:id="335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6901115" w14:textId="77777777" w:rsidR="00046502" w:rsidRPr="000C0EF6" w:rsidRDefault="00046502" w:rsidP="00046502">
            <w:pPr>
              <w:pStyle w:val="NormalWeb"/>
              <w:spacing w:after="0"/>
              <w:jc w:val="center"/>
              <w:textAlignment w:val="center"/>
              <w:rPr>
                <w:ins w:id="3358" w:author="作者"/>
                <w:rFonts w:ascii="Calibri" w:hAnsi="Calibri" w:cs="Calibri"/>
                <w:sz w:val="16"/>
                <w:szCs w:val="16"/>
              </w:rPr>
            </w:pPr>
            <w:ins w:id="335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FEC4411" w14:textId="77777777" w:rsidR="00046502" w:rsidRPr="000C0EF6" w:rsidRDefault="00046502" w:rsidP="00046502">
            <w:pPr>
              <w:pStyle w:val="NormalWeb"/>
              <w:spacing w:after="0"/>
              <w:jc w:val="center"/>
              <w:textAlignment w:val="center"/>
              <w:rPr>
                <w:ins w:id="3360" w:author="作者"/>
                <w:rFonts w:ascii="Calibri" w:hAnsi="Calibri" w:cs="Calibri"/>
                <w:sz w:val="16"/>
                <w:szCs w:val="16"/>
              </w:rPr>
            </w:pPr>
            <w:ins w:id="336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FC4087" w14:textId="77777777" w:rsidR="00046502" w:rsidRPr="000C0EF6" w:rsidRDefault="00046502" w:rsidP="00046502">
            <w:pPr>
              <w:pStyle w:val="NormalWeb"/>
              <w:spacing w:after="0"/>
              <w:jc w:val="center"/>
              <w:textAlignment w:val="center"/>
              <w:rPr>
                <w:ins w:id="3362" w:author="作者"/>
                <w:rFonts w:ascii="Calibri" w:hAnsi="Calibri" w:cs="Calibri"/>
                <w:sz w:val="16"/>
                <w:szCs w:val="16"/>
              </w:rPr>
            </w:pPr>
            <w:ins w:id="336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9445ABA" w14:textId="77777777" w:rsidR="00046502" w:rsidRPr="000C0EF6" w:rsidRDefault="00046502" w:rsidP="00046502">
            <w:pPr>
              <w:pStyle w:val="NormalWeb"/>
              <w:spacing w:after="0"/>
              <w:jc w:val="center"/>
              <w:textAlignment w:val="center"/>
              <w:rPr>
                <w:ins w:id="3364" w:author="作者"/>
                <w:rFonts w:ascii="Calibri" w:hAnsi="Calibri" w:cs="Calibri"/>
                <w:sz w:val="16"/>
                <w:szCs w:val="16"/>
              </w:rPr>
            </w:pPr>
            <w:ins w:id="336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E5969AF" w14:textId="77777777" w:rsidR="00046502" w:rsidRPr="000C0EF6" w:rsidRDefault="00046502" w:rsidP="00046502">
            <w:pPr>
              <w:pStyle w:val="NormalWeb"/>
              <w:spacing w:after="0"/>
              <w:jc w:val="center"/>
              <w:textAlignment w:val="center"/>
              <w:rPr>
                <w:ins w:id="3366" w:author="作者"/>
                <w:rFonts w:ascii="Calibri" w:hAnsi="Calibri" w:cs="Calibri"/>
                <w:sz w:val="16"/>
                <w:szCs w:val="16"/>
              </w:rPr>
            </w:pPr>
            <w:ins w:id="336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384FCB" w14:textId="77777777" w:rsidR="00046502" w:rsidRPr="000C0EF6" w:rsidRDefault="00046502" w:rsidP="00046502">
            <w:pPr>
              <w:pStyle w:val="NormalWeb"/>
              <w:spacing w:after="0"/>
              <w:jc w:val="center"/>
              <w:textAlignment w:val="center"/>
              <w:rPr>
                <w:ins w:id="3368" w:author="作者"/>
                <w:rFonts w:ascii="Calibri" w:hAnsi="Calibri" w:cs="Calibri"/>
                <w:sz w:val="16"/>
                <w:szCs w:val="16"/>
              </w:rPr>
            </w:pPr>
            <w:ins w:id="336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59E3D5" w14:textId="77777777" w:rsidR="00046502" w:rsidRPr="000C0EF6" w:rsidRDefault="00046502" w:rsidP="00046502">
            <w:pPr>
              <w:pStyle w:val="NormalWeb"/>
              <w:spacing w:after="0"/>
              <w:jc w:val="center"/>
              <w:textAlignment w:val="center"/>
              <w:rPr>
                <w:ins w:id="3370" w:author="作者"/>
                <w:rFonts w:ascii="Calibri" w:hAnsi="Calibri" w:cs="Calibri"/>
                <w:sz w:val="16"/>
                <w:szCs w:val="16"/>
              </w:rPr>
            </w:pPr>
            <w:ins w:id="337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18627FD" w14:textId="77777777" w:rsidR="00046502" w:rsidRPr="000C0EF6" w:rsidRDefault="00046502" w:rsidP="00046502">
            <w:pPr>
              <w:pStyle w:val="NormalWeb"/>
              <w:spacing w:after="0"/>
              <w:jc w:val="center"/>
              <w:textAlignment w:val="center"/>
              <w:rPr>
                <w:ins w:id="3372" w:author="作者"/>
                <w:rFonts w:ascii="Calibri" w:hAnsi="Calibri" w:cs="Calibri"/>
                <w:sz w:val="16"/>
                <w:szCs w:val="16"/>
              </w:rPr>
            </w:pPr>
            <w:ins w:id="337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2B8E4F0" w14:textId="77777777" w:rsidR="00046502" w:rsidRPr="000C0EF6" w:rsidRDefault="00046502" w:rsidP="00046502">
            <w:pPr>
              <w:pStyle w:val="NormalWeb"/>
              <w:spacing w:after="0"/>
              <w:jc w:val="center"/>
              <w:textAlignment w:val="center"/>
              <w:rPr>
                <w:ins w:id="3374" w:author="作者"/>
                <w:rFonts w:ascii="Calibri" w:hAnsi="Calibri" w:cs="Calibri"/>
                <w:sz w:val="16"/>
                <w:szCs w:val="16"/>
              </w:rPr>
            </w:pPr>
            <w:ins w:id="337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337E5E" w14:textId="77777777" w:rsidR="00046502" w:rsidRPr="000C0EF6" w:rsidRDefault="00046502" w:rsidP="00046502">
            <w:pPr>
              <w:pStyle w:val="NormalWeb"/>
              <w:spacing w:after="0"/>
              <w:jc w:val="center"/>
              <w:textAlignment w:val="center"/>
              <w:rPr>
                <w:ins w:id="3376" w:author="作者"/>
                <w:rFonts w:ascii="Calibri" w:hAnsi="Calibri" w:cs="Calibri"/>
                <w:sz w:val="16"/>
                <w:szCs w:val="16"/>
              </w:rPr>
            </w:pPr>
            <w:ins w:id="337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48391F2" w14:textId="77777777" w:rsidR="00046502" w:rsidRPr="000C0EF6" w:rsidRDefault="00046502" w:rsidP="00046502">
            <w:pPr>
              <w:pStyle w:val="NormalWeb"/>
              <w:spacing w:after="0"/>
              <w:jc w:val="center"/>
              <w:textAlignment w:val="center"/>
              <w:rPr>
                <w:ins w:id="3378" w:author="作者"/>
                <w:rFonts w:ascii="Calibri" w:hAnsi="Calibri" w:cs="Calibri"/>
                <w:sz w:val="16"/>
                <w:szCs w:val="16"/>
              </w:rPr>
            </w:pPr>
            <w:ins w:id="337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82F1C7" w14:textId="77777777" w:rsidR="00046502" w:rsidRPr="000C0EF6" w:rsidRDefault="00046502" w:rsidP="00046502">
            <w:pPr>
              <w:pStyle w:val="NormalWeb"/>
              <w:spacing w:after="0"/>
              <w:jc w:val="center"/>
              <w:textAlignment w:val="center"/>
              <w:rPr>
                <w:ins w:id="3380" w:author="作者"/>
                <w:rFonts w:ascii="Calibri" w:hAnsi="Calibri" w:cs="Calibri"/>
                <w:sz w:val="16"/>
                <w:szCs w:val="16"/>
              </w:rPr>
            </w:pPr>
            <w:ins w:id="338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82608C" w14:textId="77777777" w:rsidR="00046502" w:rsidRPr="000C0EF6" w:rsidRDefault="00046502" w:rsidP="00046502">
            <w:pPr>
              <w:pStyle w:val="NormalWeb"/>
              <w:spacing w:after="0"/>
              <w:jc w:val="center"/>
              <w:textAlignment w:val="center"/>
              <w:rPr>
                <w:ins w:id="3382" w:author="作者"/>
                <w:rFonts w:ascii="Calibri" w:hAnsi="Calibri" w:cs="Calibri"/>
                <w:sz w:val="16"/>
                <w:szCs w:val="16"/>
              </w:rPr>
            </w:pPr>
            <w:ins w:id="3383" w:author="作者">
              <w:r w:rsidRPr="000C0EF6">
                <w:rPr>
                  <w:rFonts w:ascii="Calibri" w:hAnsi="Calibri" w:cs="Calibri"/>
                  <w:color w:val="000000"/>
                  <w:kern w:val="24"/>
                  <w:sz w:val="16"/>
                  <w:szCs w:val="16"/>
                </w:rPr>
                <w:t>-3</w:t>
              </w:r>
            </w:ins>
          </w:p>
        </w:tc>
      </w:tr>
      <w:tr w:rsidR="00046502" w:rsidRPr="001B7DB7" w14:paraId="0D2E85F4" w14:textId="77777777" w:rsidTr="00046502">
        <w:trPr>
          <w:cantSplit/>
          <w:jc w:val="center"/>
          <w:ins w:id="3384"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74FF4EE" w14:textId="77777777" w:rsidR="00046502" w:rsidRPr="001B7DB7" w:rsidRDefault="00046502" w:rsidP="00046502">
            <w:pPr>
              <w:keepNext/>
              <w:keepLines/>
              <w:jc w:val="center"/>
              <w:rPr>
                <w:ins w:id="3385" w:author="作者"/>
                <w:rFonts w:ascii="Arial" w:hAnsi="Arial"/>
                <w:sz w:val="18"/>
                <w:szCs w:val="20"/>
              </w:rPr>
            </w:pPr>
            <w:ins w:id="3386" w:author="作者">
              <w:r w:rsidRPr="001B7DB7">
                <w:rPr>
                  <w:rFonts w:ascii="Arial" w:hAnsi="Arial"/>
                  <w:sz w:val="18"/>
                  <w:szCs w:val="20"/>
                </w:rPr>
                <w:t>13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1741DCF" w14:textId="77777777" w:rsidR="00046502" w:rsidRPr="000C0EF6" w:rsidRDefault="00046502" w:rsidP="00046502">
            <w:pPr>
              <w:pStyle w:val="NormalWeb"/>
              <w:spacing w:after="0"/>
              <w:jc w:val="center"/>
              <w:textAlignment w:val="center"/>
              <w:rPr>
                <w:ins w:id="3387" w:author="作者"/>
                <w:rFonts w:ascii="Calibri" w:hAnsi="Calibri" w:cs="Calibri"/>
                <w:sz w:val="16"/>
                <w:szCs w:val="16"/>
              </w:rPr>
            </w:pPr>
            <w:ins w:id="338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EA875C1" w14:textId="77777777" w:rsidR="00046502" w:rsidRPr="000C0EF6" w:rsidRDefault="00046502" w:rsidP="00046502">
            <w:pPr>
              <w:pStyle w:val="NormalWeb"/>
              <w:spacing w:after="0"/>
              <w:jc w:val="center"/>
              <w:textAlignment w:val="center"/>
              <w:rPr>
                <w:ins w:id="3389" w:author="作者"/>
                <w:rFonts w:ascii="Calibri" w:hAnsi="Calibri" w:cs="Calibri"/>
                <w:sz w:val="16"/>
                <w:szCs w:val="16"/>
              </w:rPr>
            </w:pPr>
            <w:ins w:id="339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FBA21C9" w14:textId="77777777" w:rsidR="00046502" w:rsidRPr="000C0EF6" w:rsidRDefault="00046502" w:rsidP="00046502">
            <w:pPr>
              <w:pStyle w:val="NormalWeb"/>
              <w:spacing w:after="0"/>
              <w:jc w:val="center"/>
              <w:textAlignment w:val="center"/>
              <w:rPr>
                <w:ins w:id="3391" w:author="作者"/>
                <w:rFonts w:ascii="Calibri" w:hAnsi="Calibri" w:cs="Calibri"/>
                <w:sz w:val="16"/>
                <w:szCs w:val="16"/>
              </w:rPr>
            </w:pPr>
            <w:ins w:id="339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2AF1075" w14:textId="77777777" w:rsidR="00046502" w:rsidRPr="000C0EF6" w:rsidRDefault="00046502" w:rsidP="00046502">
            <w:pPr>
              <w:pStyle w:val="NormalWeb"/>
              <w:spacing w:after="0"/>
              <w:jc w:val="center"/>
              <w:textAlignment w:val="center"/>
              <w:rPr>
                <w:ins w:id="3393" w:author="作者"/>
                <w:rFonts w:ascii="Calibri" w:hAnsi="Calibri" w:cs="Calibri"/>
                <w:sz w:val="16"/>
                <w:szCs w:val="16"/>
              </w:rPr>
            </w:pPr>
            <w:ins w:id="339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1173CD6" w14:textId="77777777" w:rsidR="00046502" w:rsidRPr="000C0EF6" w:rsidRDefault="00046502" w:rsidP="00046502">
            <w:pPr>
              <w:pStyle w:val="NormalWeb"/>
              <w:spacing w:after="0"/>
              <w:jc w:val="center"/>
              <w:textAlignment w:val="center"/>
              <w:rPr>
                <w:ins w:id="3395" w:author="作者"/>
                <w:rFonts w:ascii="Calibri" w:hAnsi="Calibri" w:cs="Calibri"/>
                <w:sz w:val="16"/>
                <w:szCs w:val="16"/>
              </w:rPr>
            </w:pPr>
            <w:ins w:id="339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385998A" w14:textId="77777777" w:rsidR="00046502" w:rsidRPr="000C0EF6" w:rsidRDefault="00046502" w:rsidP="00046502">
            <w:pPr>
              <w:pStyle w:val="NormalWeb"/>
              <w:spacing w:after="0"/>
              <w:jc w:val="center"/>
              <w:textAlignment w:val="center"/>
              <w:rPr>
                <w:ins w:id="3397" w:author="作者"/>
                <w:rFonts w:ascii="Calibri" w:hAnsi="Calibri" w:cs="Calibri"/>
                <w:sz w:val="16"/>
                <w:szCs w:val="16"/>
              </w:rPr>
            </w:pPr>
            <w:ins w:id="339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75FF4AA" w14:textId="77777777" w:rsidR="00046502" w:rsidRPr="000C0EF6" w:rsidRDefault="00046502" w:rsidP="00046502">
            <w:pPr>
              <w:pStyle w:val="NormalWeb"/>
              <w:spacing w:after="0"/>
              <w:jc w:val="center"/>
              <w:textAlignment w:val="center"/>
              <w:rPr>
                <w:ins w:id="3399" w:author="作者"/>
                <w:rFonts w:ascii="Calibri" w:hAnsi="Calibri" w:cs="Calibri"/>
                <w:sz w:val="16"/>
                <w:szCs w:val="16"/>
              </w:rPr>
            </w:pPr>
            <w:ins w:id="340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739D3B6" w14:textId="77777777" w:rsidR="00046502" w:rsidRPr="000C0EF6" w:rsidRDefault="00046502" w:rsidP="00046502">
            <w:pPr>
              <w:pStyle w:val="NormalWeb"/>
              <w:spacing w:after="0"/>
              <w:jc w:val="center"/>
              <w:textAlignment w:val="center"/>
              <w:rPr>
                <w:ins w:id="3401" w:author="作者"/>
                <w:rFonts w:ascii="Calibri" w:hAnsi="Calibri" w:cs="Calibri"/>
                <w:sz w:val="16"/>
                <w:szCs w:val="16"/>
              </w:rPr>
            </w:pPr>
            <w:ins w:id="340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07B9833" w14:textId="77777777" w:rsidR="00046502" w:rsidRPr="000C0EF6" w:rsidRDefault="00046502" w:rsidP="00046502">
            <w:pPr>
              <w:pStyle w:val="NormalWeb"/>
              <w:spacing w:after="0"/>
              <w:jc w:val="center"/>
              <w:textAlignment w:val="center"/>
              <w:rPr>
                <w:ins w:id="3403" w:author="作者"/>
                <w:rFonts w:ascii="Calibri" w:hAnsi="Calibri" w:cs="Calibri"/>
                <w:sz w:val="16"/>
                <w:szCs w:val="16"/>
              </w:rPr>
            </w:pPr>
            <w:ins w:id="340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8AC760" w14:textId="77777777" w:rsidR="00046502" w:rsidRPr="000C0EF6" w:rsidRDefault="00046502" w:rsidP="00046502">
            <w:pPr>
              <w:pStyle w:val="NormalWeb"/>
              <w:spacing w:after="0"/>
              <w:jc w:val="center"/>
              <w:textAlignment w:val="center"/>
              <w:rPr>
                <w:ins w:id="3405" w:author="作者"/>
                <w:rFonts w:ascii="Calibri" w:hAnsi="Calibri" w:cs="Calibri"/>
                <w:sz w:val="16"/>
                <w:szCs w:val="16"/>
              </w:rPr>
            </w:pPr>
            <w:ins w:id="340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70F8876" w14:textId="77777777" w:rsidR="00046502" w:rsidRPr="000C0EF6" w:rsidRDefault="00046502" w:rsidP="00046502">
            <w:pPr>
              <w:pStyle w:val="NormalWeb"/>
              <w:spacing w:after="0"/>
              <w:jc w:val="center"/>
              <w:textAlignment w:val="center"/>
              <w:rPr>
                <w:ins w:id="3407" w:author="作者"/>
                <w:rFonts w:ascii="Calibri" w:hAnsi="Calibri" w:cs="Calibri"/>
                <w:sz w:val="16"/>
                <w:szCs w:val="16"/>
              </w:rPr>
            </w:pPr>
            <w:ins w:id="340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9F307DD" w14:textId="77777777" w:rsidR="00046502" w:rsidRPr="000C0EF6" w:rsidRDefault="00046502" w:rsidP="00046502">
            <w:pPr>
              <w:pStyle w:val="NormalWeb"/>
              <w:spacing w:after="0"/>
              <w:jc w:val="center"/>
              <w:textAlignment w:val="center"/>
              <w:rPr>
                <w:ins w:id="3409" w:author="作者"/>
                <w:rFonts w:ascii="Calibri" w:hAnsi="Calibri" w:cs="Calibri"/>
                <w:sz w:val="16"/>
                <w:szCs w:val="16"/>
              </w:rPr>
            </w:pPr>
            <w:ins w:id="341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B815977" w14:textId="77777777" w:rsidR="00046502" w:rsidRPr="000C0EF6" w:rsidRDefault="00046502" w:rsidP="00046502">
            <w:pPr>
              <w:pStyle w:val="NormalWeb"/>
              <w:spacing w:after="0"/>
              <w:jc w:val="center"/>
              <w:textAlignment w:val="center"/>
              <w:rPr>
                <w:ins w:id="3411" w:author="作者"/>
                <w:rFonts w:ascii="Calibri" w:hAnsi="Calibri" w:cs="Calibri"/>
                <w:sz w:val="16"/>
                <w:szCs w:val="16"/>
              </w:rPr>
            </w:pPr>
            <w:ins w:id="341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C51FC34" w14:textId="77777777" w:rsidR="00046502" w:rsidRPr="000C0EF6" w:rsidRDefault="00046502" w:rsidP="00046502">
            <w:pPr>
              <w:pStyle w:val="NormalWeb"/>
              <w:spacing w:after="0"/>
              <w:jc w:val="center"/>
              <w:textAlignment w:val="center"/>
              <w:rPr>
                <w:ins w:id="3413" w:author="作者"/>
                <w:rFonts w:ascii="Calibri" w:hAnsi="Calibri" w:cs="Calibri"/>
                <w:sz w:val="16"/>
                <w:szCs w:val="16"/>
              </w:rPr>
            </w:pPr>
            <w:ins w:id="341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4525CB" w14:textId="77777777" w:rsidR="00046502" w:rsidRPr="000C0EF6" w:rsidRDefault="00046502" w:rsidP="00046502">
            <w:pPr>
              <w:pStyle w:val="NormalWeb"/>
              <w:spacing w:after="0"/>
              <w:jc w:val="center"/>
              <w:textAlignment w:val="center"/>
              <w:rPr>
                <w:ins w:id="3415" w:author="作者"/>
                <w:rFonts w:ascii="Calibri" w:hAnsi="Calibri" w:cs="Calibri"/>
                <w:sz w:val="16"/>
                <w:szCs w:val="16"/>
              </w:rPr>
            </w:pPr>
            <w:ins w:id="341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7C79A7C" w14:textId="77777777" w:rsidR="00046502" w:rsidRPr="000C0EF6" w:rsidRDefault="00046502" w:rsidP="00046502">
            <w:pPr>
              <w:pStyle w:val="NormalWeb"/>
              <w:spacing w:after="0"/>
              <w:jc w:val="center"/>
              <w:textAlignment w:val="center"/>
              <w:rPr>
                <w:ins w:id="3417" w:author="作者"/>
                <w:rFonts w:ascii="Calibri" w:hAnsi="Calibri" w:cs="Calibri"/>
                <w:sz w:val="16"/>
                <w:szCs w:val="16"/>
              </w:rPr>
            </w:pPr>
            <w:ins w:id="341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F7E7AA9" w14:textId="77777777" w:rsidR="00046502" w:rsidRPr="000C0EF6" w:rsidRDefault="00046502" w:rsidP="00046502">
            <w:pPr>
              <w:pStyle w:val="NormalWeb"/>
              <w:spacing w:after="0"/>
              <w:jc w:val="center"/>
              <w:textAlignment w:val="center"/>
              <w:rPr>
                <w:ins w:id="3419" w:author="作者"/>
                <w:rFonts w:ascii="Calibri" w:hAnsi="Calibri" w:cs="Calibri"/>
                <w:sz w:val="16"/>
                <w:szCs w:val="16"/>
              </w:rPr>
            </w:pPr>
            <w:ins w:id="342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23489A6" w14:textId="77777777" w:rsidR="00046502" w:rsidRPr="000C0EF6" w:rsidRDefault="00046502" w:rsidP="00046502">
            <w:pPr>
              <w:pStyle w:val="NormalWeb"/>
              <w:spacing w:after="0"/>
              <w:jc w:val="center"/>
              <w:textAlignment w:val="center"/>
              <w:rPr>
                <w:ins w:id="3421" w:author="作者"/>
                <w:rFonts w:ascii="Calibri" w:hAnsi="Calibri" w:cs="Calibri"/>
                <w:sz w:val="16"/>
                <w:szCs w:val="16"/>
              </w:rPr>
            </w:pPr>
            <w:ins w:id="342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49180A5" w14:textId="77777777" w:rsidR="00046502" w:rsidRPr="000C0EF6" w:rsidRDefault="00046502" w:rsidP="00046502">
            <w:pPr>
              <w:pStyle w:val="NormalWeb"/>
              <w:spacing w:after="0"/>
              <w:jc w:val="center"/>
              <w:textAlignment w:val="center"/>
              <w:rPr>
                <w:ins w:id="3423" w:author="作者"/>
                <w:rFonts w:ascii="Calibri" w:hAnsi="Calibri" w:cs="Calibri"/>
                <w:sz w:val="16"/>
                <w:szCs w:val="16"/>
              </w:rPr>
            </w:pPr>
            <w:ins w:id="342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00FD87" w14:textId="77777777" w:rsidR="00046502" w:rsidRPr="000C0EF6" w:rsidRDefault="00046502" w:rsidP="00046502">
            <w:pPr>
              <w:pStyle w:val="NormalWeb"/>
              <w:spacing w:after="0"/>
              <w:jc w:val="center"/>
              <w:textAlignment w:val="center"/>
              <w:rPr>
                <w:ins w:id="3425" w:author="作者"/>
                <w:rFonts w:ascii="Calibri" w:hAnsi="Calibri" w:cs="Calibri"/>
                <w:sz w:val="16"/>
                <w:szCs w:val="16"/>
              </w:rPr>
            </w:pPr>
            <w:ins w:id="342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A0AF7BE" w14:textId="77777777" w:rsidR="00046502" w:rsidRPr="000C0EF6" w:rsidRDefault="00046502" w:rsidP="00046502">
            <w:pPr>
              <w:pStyle w:val="NormalWeb"/>
              <w:spacing w:after="0"/>
              <w:jc w:val="center"/>
              <w:textAlignment w:val="center"/>
              <w:rPr>
                <w:ins w:id="3427" w:author="作者"/>
                <w:rFonts w:ascii="Calibri" w:hAnsi="Calibri" w:cs="Calibri"/>
                <w:sz w:val="16"/>
                <w:szCs w:val="16"/>
              </w:rPr>
            </w:pPr>
            <w:ins w:id="342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1CEE361" w14:textId="77777777" w:rsidR="00046502" w:rsidRPr="000C0EF6" w:rsidRDefault="00046502" w:rsidP="00046502">
            <w:pPr>
              <w:pStyle w:val="NormalWeb"/>
              <w:spacing w:after="0"/>
              <w:jc w:val="center"/>
              <w:textAlignment w:val="center"/>
              <w:rPr>
                <w:ins w:id="3429" w:author="作者"/>
                <w:rFonts w:ascii="Calibri" w:hAnsi="Calibri" w:cs="Calibri"/>
                <w:sz w:val="16"/>
                <w:szCs w:val="16"/>
              </w:rPr>
            </w:pPr>
            <w:ins w:id="343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F5D248" w14:textId="77777777" w:rsidR="00046502" w:rsidRPr="000C0EF6" w:rsidRDefault="00046502" w:rsidP="00046502">
            <w:pPr>
              <w:pStyle w:val="NormalWeb"/>
              <w:spacing w:after="0"/>
              <w:jc w:val="center"/>
              <w:textAlignment w:val="center"/>
              <w:rPr>
                <w:ins w:id="3431" w:author="作者"/>
                <w:rFonts w:ascii="Calibri" w:hAnsi="Calibri" w:cs="Calibri"/>
                <w:sz w:val="16"/>
                <w:szCs w:val="16"/>
              </w:rPr>
            </w:pPr>
            <w:ins w:id="343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9911063" w14:textId="77777777" w:rsidR="00046502" w:rsidRPr="000C0EF6" w:rsidRDefault="00046502" w:rsidP="00046502">
            <w:pPr>
              <w:pStyle w:val="NormalWeb"/>
              <w:spacing w:after="0"/>
              <w:jc w:val="center"/>
              <w:textAlignment w:val="center"/>
              <w:rPr>
                <w:ins w:id="3433" w:author="作者"/>
                <w:rFonts w:ascii="Calibri" w:hAnsi="Calibri" w:cs="Calibri"/>
                <w:sz w:val="16"/>
                <w:szCs w:val="16"/>
              </w:rPr>
            </w:pPr>
            <w:ins w:id="3434" w:author="作者">
              <w:r w:rsidRPr="000C0EF6">
                <w:rPr>
                  <w:rFonts w:ascii="Calibri" w:hAnsi="Calibri" w:cs="Calibri"/>
                  <w:color w:val="000000"/>
                  <w:kern w:val="24"/>
                  <w:sz w:val="16"/>
                  <w:szCs w:val="16"/>
                </w:rPr>
                <w:t>-3</w:t>
              </w:r>
            </w:ins>
          </w:p>
        </w:tc>
      </w:tr>
      <w:tr w:rsidR="00046502" w:rsidRPr="001B7DB7" w14:paraId="19207549" w14:textId="77777777" w:rsidTr="00046502">
        <w:trPr>
          <w:cantSplit/>
          <w:jc w:val="center"/>
          <w:ins w:id="3435"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CD588E7" w14:textId="77777777" w:rsidR="00046502" w:rsidRPr="001B7DB7" w:rsidRDefault="00046502" w:rsidP="00046502">
            <w:pPr>
              <w:keepNext/>
              <w:keepLines/>
              <w:jc w:val="center"/>
              <w:rPr>
                <w:ins w:id="3436" w:author="作者"/>
                <w:rFonts w:ascii="Arial" w:hAnsi="Arial"/>
                <w:sz w:val="18"/>
                <w:szCs w:val="20"/>
              </w:rPr>
            </w:pPr>
            <w:ins w:id="3437" w:author="作者">
              <w:r w:rsidRPr="001B7DB7">
                <w:rPr>
                  <w:rFonts w:ascii="Arial" w:hAnsi="Arial"/>
                  <w:sz w:val="18"/>
                  <w:szCs w:val="20"/>
                </w:rPr>
                <w:t>14</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F1E6A7" w14:textId="77777777" w:rsidR="00046502" w:rsidRPr="000C0EF6" w:rsidRDefault="00046502" w:rsidP="00046502">
            <w:pPr>
              <w:pStyle w:val="NormalWeb"/>
              <w:spacing w:after="0"/>
              <w:jc w:val="center"/>
              <w:textAlignment w:val="center"/>
              <w:rPr>
                <w:ins w:id="3438" w:author="作者"/>
                <w:rFonts w:ascii="Calibri" w:hAnsi="Calibri" w:cs="Calibri"/>
                <w:sz w:val="16"/>
                <w:szCs w:val="16"/>
              </w:rPr>
            </w:pPr>
            <w:ins w:id="343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2A5B3F" w14:textId="77777777" w:rsidR="00046502" w:rsidRPr="000C0EF6" w:rsidRDefault="00046502" w:rsidP="00046502">
            <w:pPr>
              <w:pStyle w:val="NormalWeb"/>
              <w:spacing w:after="0"/>
              <w:jc w:val="center"/>
              <w:textAlignment w:val="center"/>
              <w:rPr>
                <w:ins w:id="3440" w:author="作者"/>
                <w:rFonts w:ascii="Calibri" w:hAnsi="Calibri" w:cs="Calibri"/>
                <w:sz w:val="16"/>
                <w:szCs w:val="16"/>
              </w:rPr>
            </w:pPr>
            <w:ins w:id="344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FB8422" w14:textId="77777777" w:rsidR="00046502" w:rsidRPr="000C0EF6" w:rsidRDefault="00046502" w:rsidP="00046502">
            <w:pPr>
              <w:pStyle w:val="NormalWeb"/>
              <w:spacing w:after="0"/>
              <w:jc w:val="center"/>
              <w:textAlignment w:val="center"/>
              <w:rPr>
                <w:ins w:id="3442" w:author="作者"/>
                <w:rFonts w:ascii="Calibri" w:hAnsi="Calibri" w:cs="Calibri"/>
                <w:sz w:val="16"/>
                <w:szCs w:val="16"/>
              </w:rPr>
            </w:pPr>
            <w:ins w:id="344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408FD1F" w14:textId="77777777" w:rsidR="00046502" w:rsidRPr="000C0EF6" w:rsidRDefault="00046502" w:rsidP="00046502">
            <w:pPr>
              <w:pStyle w:val="NormalWeb"/>
              <w:spacing w:after="0"/>
              <w:jc w:val="center"/>
              <w:textAlignment w:val="center"/>
              <w:rPr>
                <w:ins w:id="3444" w:author="作者"/>
                <w:rFonts w:ascii="Calibri" w:hAnsi="Calibri" w:cs="Calibri"/>
                <w:sz w:val="16"/>
                <w:szCs w:val="16"/>
              </w:rPr>
            </w:pPr>
            <w:ins w:id="344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7E34FE6" w14:textId="77777777" w:rsidR="00046502" w:rsidRPr="000C0EF6" w:rsidRDefault="00046502" w:rsidP="00046502">
            <w:pPr>
              <w:pStyle w:val="NormalWeb"/>
              <w:spacing w:after="0"/>
              <w:jc w:val="center"/>
              <w:textAlignment w:val="center"/>
              <w:rPr>
                <w:ins w:id="3446" w:author="作者"/>
                <w:rFonts w:ascii="Calibri" w:hAnsi="Calibri" w:cs="Calibri"/>
                <w:sz w:val="16"/>
                <w:szCs w:val="16"/>
              </w:rPr>
            </w:pPr>
            <w:ins w:id="344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67D08E4" w14:textId="77777777" w:rsidR="00046502" w:rsidRPr="000C0EF6" w:rsidRDefault="00046502" w:rsidP="00046502">
            <w:pPr>
              <w:pStyle w:val="NormalWeb"/>
              <w:spacing w:after="0"/>
              <w:jc w:val="center"/>
              <w:textAlignment w:val="center"/>
              <w:rPr>
                <w:ins w:id="3448" w:author="作者"/>
                <w:rFonts w:ascii="Calibri" w:hAnsi="Calibri" w:cs="Calibri"/>
                <w:sz w:val="16"/>
                <w:szCs w:val="16"/>
              </w:rPr>
            </w:pPr>
            <w:ins w:id="344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CAE09B" w14:textId="77777777" w:rsidR="00046502" w:rsidRPr="000C0EF6" w:rsidRDefault="00046502" w:rsidP="00046502">
            <w:pPr>
              <w:pStyle w:val="NormalWeb"/>
              <w:spacing w:after="0"/>
              <w:jc w:val="center"/>
              <w:textAlignment w:val="center"/>
              <w:rPr>
                <w:ins w:id="3450" w:author="作者"/>
                <w:rFonts w:ascii="Calibri" w:hAnsi="Calibri" w:cs="Calibri"/>
                <w:sz w:val="16"/>
                <w:szCs w:val="16"/>
              </w:rPr>
            </w:pPr>
            <w:ins w:id="345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17629D" w14:textId="77777777" w:rsidR="00046502" w:rsidRPr="000C0EF6" w:rsidRDefault="00046502" w:rsidP="00046502">
            <w:pPr>
              <w:pStyle w:val="NormalWeb"/>
              <w:spacing w:after="0"/>
              <w:jc w:val="center"/>
              <w:textAlignment w:val="center"/>
              <w:rPr>
                <w:ins w:id="3452" w:author="作者"/>
                <w:rFonts w:ascii="Calibri" w:hAnsi="Calibri" w:cs="Calibri"/>
                <w:sz w:val="16"/>
                <w:szCs w:val="16"/>
              </w:rPr>
            </w:pPr>
            <w:ins w:id="345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32F05BD" w14:textId="77777777" w:rsidR="00046502" w:rsidRPr="000C0EF6" w:rsidRDefault="00046502" w:rsidP="00046502">
            <w:pPr>
              <w:pStyle w:val="NormalWeb"/>
              <w:spacing w:after="0"/>
              <w:jc w:val="center"/>
              <w:textAlignment w:val="center"/>
              <w:rPr>
                <w:ins w:id="3454" w:author="作者"/>
                <w:rFonts w:ascii="Calibri" w:hAnsi="Calibri" w:cs="Calibri"/>
                <w:sz w:val="16"/>
                <w:szCs w:val="16"/>
              </w:rPr>
            </w:pPr>
            <w:ins w:id="345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FC024C" w14:textId="77777777" w:rsidR="00046502" w:rsidRPr="000C0EF6" w:rsidRDefault="00046502" w:rsidP="00046502">
            <w:pPr>
              <w:pStyle w:val="NormalWeb"/>
              <w:spacing w:after="0"/>
              <w:jc w:val="center"/>
              <w:textAlignment w:val="center"/>
              <w:rPr>
                <w:ins w:id="3456" w:author="作者"/>
                <w:rFonts w:ascii="Calibri" w:hAnsi="Calibri" w:cs="Calibri"/>
                <w:sz w:val="16"/>
                <w:szCs w:val="16"/>
              </w:rPr>
            </w:pPr>
            <w:ins w:id="345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7F0E0E5" w14:textId="77777777" w:rsidR="00046502" w:rsidRPr="000C0EF6" w:rsidRDefault="00046502" w:rsidP="00046502">
            <w:pPr>
              <w:pStyle w:val="NormalWeb"/>
              <w:spacing w:after="0"/>
              <w:jc w:val="center"/>
              <w:textAlignment w:val="center"/>
              <w:rPr>
                <w:ins w:id="3458" w:author="作者"/>
                <w:rFonts w:ascii="Calibri" w:hAnsi="Calibri" w:cs="Calibri"/>
                <w:sz w:val="16"/>
                <w:szCs w:val="16"/>
              </w:rPr>
            </w:pPr>
            <w:ins w:id="345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EF08F61" w14:textId="77777777" w:rsidR="00046502" w:rsidRPr="000C0EF6" w:rsidRDefault="00046502" w:rsidP="00046502">
            <w:pPr>
              <w:pStyle w:val="NormalWeb"/>
              <w:spacing w:after="0"/>
              <w:jc w:val="center"/>
              <w:textAlignment w:val="center"/>
              <w:rPr>
                <w:ins w:id="3460" w:author="作者"/>
                <w:rFonts w:ascii="Calibri" w:hAnsi="Calibri" w:cs="Calibri"/>
                <w:sz w:val="16"/>
                <w:szCs w:val="16"/>
              </w:rPr>
            </w:pPr>
            <w:ins w:id="346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B93C15" w14:textId="77777777" w:rsidR="00046502" w:rsidRPr="000C0EF6" w:rsidRDefault="00046502" w:rsidP="00046502">
            <w:pPr>
              <w:pStyle w:val="NormalWeb"/>
              <w:spacing w:after="0"/>
              <w:jc w:val="center"/>
              <w:textAlignment w:val="center"/>
              <w:rPr>
                <w:ins w:id="3462" w:author="作者"/>
                <w:rFonts w:ascii="Calibri" w:hAnsi="Calibri" w:cs="Calibri"/>
                <w:sz w:val="16"/>
                <w:szCs w:val="16"/>
              </w:rPr>
            </w:pPr>
            <w:ins w:id="346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429BD1" w14:textId="77777777" w:rsidR="00046502" w:rsidRPr="000C0EF6" w:rsidRDefault="00046502" w:rsidP="00046502">
            <w:pPr>
              <w:pStyle w:val="NormalWeb"/>
              <w:spacing w:after="0"/>
              <w:jc w:val="center"/>
              <w:textAlignment w:val="center"/>
              <w:rPr>
                <w:ins w:id="3464" w:author="作者"/>
                <w:rFonts w:ascii="Calibri" w:hAnsi="Calibri" w:cs="Calibri"/>
                <w:sz w:val="16"/>
                <w:szCs w:val="16"/>
              </w:rPr>
            </w:pPr>
            <w:ins w:id="346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4605E85" w14:textId="77777777" w:rsidR="00046502" w:rsidRPr="000C0EF6" w:rsidRDefault="00046502" w:rsidP="00046502">
            <w:pPr>
              <w:pStyle w:val="NormalWeb"/>
              <w:spacing w:after="0"/>
              <w:jc w:val="center"/>
              <w:textAlignment w:val="center"/>
              <w:rPr>
                <w:ins w:id="3466" w:author="作者"/>
                <w:rFonts w:ascii="Calibri" w:hAnsi="Calibri" w:cs="Calibri"/>
                <w:sz w:val="16"/>
                <w:szCs w:val="16"/>
              </w:rPr>
            </w:pPr>
            <w:ins w:id="346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016D3A1" w14:textId="77777777" w:rsidR="00046502" w:rsidRPr="000C0EF6" w:rsidRDefault="00046502" w:rsidP="00046502">
            <w:pPr>
              <w:pStyle w:val="NormalWeb"/>
              <w:spacing w:after="0"/>
              <w:jc w:val="center"/>
              <w:textAlignment w:val="center"/>
              <w:rPr>
                <w:ins w:id="3468" w:author="作者"/>
                <w:rFonts w:ascii="Calibri" w:hAnsi="Calibri" w:cs="Calibri"/>
                <w:sz w:val="16"/>
                <w:szCs w:val="16"/>
              </w:rPr>
            </w:pPr>
            <w:ins w:id="346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C1B3FD" w14:textId="77777777" w:rsidR="00046502" w:rsidRPr="000C0EF6" w:rsidRDefault="00046502" w:rsidP="00046502">
            <w:pPr>
              <w:pStyle w:val="NormalWeb"/>
              <w:spacing w:after="0"/>
              <w:jc w:val="center"/>
              <w:textAlignment w:val="center"/>
              <w:rPr>
                <w:ins w:id="3470" w:author="作者"/>
                <w:rFonts w:ascii="Calibri" w:hAnsi="Calibri" w:cs="Calibri"/>
                <w:sz w:val="16"/>
                <w:szCs w:val="16"/>
              </w:rPr>
            </w:pPr>
            <w:ins w:id="347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022A4FD" w14:textId="77777777" w:rsidR="00046502" w:rsidRPr="000C0EF6" w:rsidRDefault="00046502" w:rsidP="00046502">
            <w:pPr>
              <w:pStyle w:val="NormalWeb"/>
              <w:spacing w:after="0"/>
              <w:jc w:val="center"/>
              <w:textAlignment w:val="center"/>
              <w:rPr>
                <w:ins w:id="3472" w:author="作者"/>
                <w:rFonts w:ascii="Calibri" w:hAnsi="Calibri" w:cs="Calibri"/>
                <w:sz w:val="16"/>
                <w:szCs w:val="16"/>
              </w:rPr>
            </w:pPr>
            <w:ins w:id="347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C203A9A" w14:textId="77777777" w:rsidR="00046502" w:rsidRPr="000C0EF6" w:rsidRDefault="00046502" w:rsidP="00046502">
            <w:pPr>
              <w:pStyle w:val="NormalWeb"/>
              <w:spacing w:after="0"/>
              <w:jc w:val="center"/>
              <w:textAlignment w:val="center"/>
              <w:rPr>
                <w:ins w:id="3474" w:author="作者"/>
                <w:rFonts w:ascii="Calibri" w:hAnsi="Calibri" w:cs="Calibri"/>
                <w:sz w:val="16"/>
                <w:szCs w:val="16"/>
              </w:rPr>
            </w:pPr>
            <w:ins w:id="347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B7504BB" w14:textId="77777777" w:rsidR="00046502" w:rsidRPr="000C0EF6" w:rsidRDefault="00046502" w:rsidP="00046502">
            <w:pPr>
              <w:pStyle w:val="NormalWeb"/>
              <w:spacing w:after="0"/>
              <w:jc w:val="center"/>
              <w:textAlignment w:val="center"/>
              <w:rPr>
                <w:ins w:id="3476" w:author="作者"/>
                <w:rFonts w:ascii="Calibri" w:hAnsi="Calibri" w:cs="Calibri"/>
                <w:sz w:val="16"/>
                <w:szCs w:val="16"/>
              </w:rPr>
            </w:pPr>
            <w:ins w:id="347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3434B3B" w14:textId="77777777" w:rsidR="00046502" w:rsidRPr="000C0EF6" w:rsidRDefault="00046502" w:rsidP="00046502">
            <w:pPr>
              <w:pStyle w:val="NormalWeb"/>
              <w:spacing w:after="0"/>
              <w:jc w:val="center"/>
              <w:textAlignment w:val="center"/>
              <w:rPr>
                <w:ins w:id="3478" w:author="作者"/>
                <w:rFonts w:ascii="Calibri" w:hAnsi="Calibri" w:cs="Calibri"/>
                <w:sz w:val="16"/>
                <w:szCs w:val="16"/>
              </w:rPr>
            </w:pPr>
            <w:ins w:id="347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7A9F359" w14:textId="77777777" w:rsidR="00046502" w:rsidRPr="000C0EF6" w:rsidRDefault="00046502" w:rsidP="00046502">
            <w:pPr>
              <w:pStyle w:val="NormalWeb"/>
              <w:spacing w:after="0"/>
              <w:jc w:val="center"/>
              <w:textAlignment w:val="center"/>
              <w:rPr>
                <w:ins w:id="3480" w:author="作者"/>
                <w:rFonts w:ascii="Calibri" w:hAnsi="Calibri" w:cs="Calibri"/>
                <w:sz w:val="16"/>
                <w:szCs w:val="16"/>
              </w:rPr>
            </w:pPr>
            <w:ins w:id="348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E959CD" w14:textId="77777777" w:rsidR="00046502" w:rsidRPr="000C0EF6" w:rsidRDefault="00046502" w:rsidP="00046502">
            <w:pPr>
              <w:pStyle w:val="NormalWeb"/>
              <w:spacing w:after="0"/>
              <w:jc w:val="center"/>
              <w:textAlignment w:val="center"/>
              <w:rPr>
                <w:ins w:id="3482" w:author="作者"/>
                <w:rFonts w:ascii="Calibri" w:hAnsi="Calibri" w:cs="Calibri"/>
                <w:sz w:val="16"/>
                <w:szCs w:val="16"/>
              </w:rPr>
            </w:pPr>
            <w:ins w:id="348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C26D75B" w14:textId="77777777" w:rsidR="00046502" w:rsidRPr="000C0EF6" w:rsidRDefault="00046502" w:rsidP="00046502">
            <w:pPr>
              <w:pStyle w:val="NormalWeb"/>
              <w:spacing w:after="0"/>
              <w:jc w:val="center"/>
              <w:textAlignment w:val="center"/>
              <w:rPr>
                <w:ins w:id="3484" w:author="作者"/>
                <w:rFonts w:ascii="Calibri" w:hAnsi="Calibri" w:cs="Calibri"/>
                <w:sz w:val="16"/>
                <w:szCs w:val="16"/>
              </w:rPr>
            </w:pPr>
            <w:ins w:id="3485" w:author="作者">
              <w:r w:rsidRPr="000C0EF6">
                <w:rPr>
                  <w:rFonts w:ascii="Calibri" w:hAnsi="Calibri" w:cs="Calibri"/>
                  <w:color w:val="000000"/>
                  <w:kern w:val="24"/>
                  <w:sz w:val="16"/>
                  <w:szCs w:val="16"/>
                </w:rPr>
                <w:t>-3</w:t>
              </w:r>
            </w:ins>
          </w:p>
        </w:tc>
      </w:tr>
      <w:tr w:rsidR="00046502" w:rsidRPr="001B7DB7" w14:paraId="678150DA" w14:textId="77777777" w:rsidTr="00046502">
        <w:trPr>
          <w:cantSplit/>
          <w:jc w:val="center"/>
          <w:ins w:id="3486"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D401FFA" w14:textId="77777777" w:rsidR="00046502" w:rsidRPr="001B7DB7" w:rsidRDefault="00046502" w:rsidP="00046502">
            <w:pPr>
              <w:keepNext/>
              <w:keepLines/>
              <w:jc w:val="center"/>
              <w:rPr>
                <w:ins w:id="3487" w:author="作者"/>
                <w:rFonts w:ascii="Arial" w:hAnsi="Arial"/>
                <w:sz w:val="18"/>
                <w:szCs w:val="20"/>
              </w:rPr>
            </w:pPr>
            <w:ins w:id="3488" w:author="作者">
              <w:r w:rsidRPr="001B7DB7">
                <w:rPr>
                  <w:rFonts w:ascii="Arial" w:hAnsi="Arial"/>
                  <w:sz w:val="18"/>
                  <w:szCs w:val="20"/>
                </w:rPr>
                <w:t>15</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1784F9" w14:textId="77777777" w:rsidR="00046502" w:rsidRPr="000C0EF6" w:rsidRDefault="00046502" w:rsidP="00046502">
            <w:pPr>
              <w:pStyle w:val="NormalWeb"/>
              <w:spacing w:after="0"/>
              <w:jc w:val="center"/>
              <w:textAlignment w:val="center"/>
              <w:rPr>
                <w:ins w:id="3489" w:author="作者"/>
                <w:rFonts w:ascii="Calibri" w:hAnsi="Calibri" w:cs="Calibri"/>
                <w:sz w:val="16"/>
                <w:szCs w:val="16"/>
              </w:rPr>
            </w:pPr>
            <w:ins w:id="349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155256A" w14:textId="77777777" w:rsidR="00046502" w:rsidRPr="000C0EF6" w:rsidRDefault="00046502" w:rsidP="00046502">
            <w:pPr>
              <w:pStyle w:val="NormalWeb"/>
              <w:spacing w:after="0"/>
              <w:jc w:val="center"/>
              <w:textAlignment w:val="center"/>
              <w:rPr>
                <w:ins w:id="3491" w:author="作者"/>
                <w:rFonts w:ascii="Calibri" w:hAnsi="Calibri" w:cs="Calibri"/>
                <w:sz w:val="16"/>
                <w:szCs w:val="16"/>
              </w:rPr>
            </w:pPr>
            <w:ins w:id="349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A892F25" w14:textId="77777777" w:rsidR="00046502" w:rsidRPr="000C0EF6" w:rsidRDefault="00046502" w:rsidP="00046502">
            <w:pPr>
              <w:pStyle w:val="NormalWeb"/>
              <w:spacing w:after="0"/>
              <w:jc w:val="center"/>
              <w:textAlignment w:val="center"/>
              <w:rPr>
                <w:ins w:id="3493" w:author="作者"/>
                <w:rFonts w:ascii="Calibri" w:hAnsi="Calibri" w:cs="Calibri"/>
                <w:sz w:val="16"/>
                <w:szCs w:val="16"/>
              </w:rPr>
            </w:pPr>
            <w:ins w:id="349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BE27DE7" w14:textId="77777777" w:rsidR="00046502" w:rsidRPr="000C0EF6" w:rsidRDefault="00046502" w:rsidP="00046502">
            <w:pPr>
              <w:pStyle w:val="NormalWeb"/>
              <w:spacing w:after="0"/>
              <w:jc w:val="center"/>
              <w:textAlignment w:val="center"/>
              <w:rPr>
                <w:ins w:id="3495" w:author="作者"/>
                <w:rFonts w:ascii="Calibri" w:hAnsi="Calibri" w:cs="Calibri"/>
                <w:sz w:val="16"/>
                <w:szCs w:val="16"/>
              </w:rPr>
            </w:pPr>
            <w:ins w:id="349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B04CA22" w14:textId="77777777" w:rsidR="00046502" w:rsidRPr="000C0EF6" w:rsidRDefault="00046502" w:rsidP="00046502">
            <w:pPr>
              <w:pStyle w:val="NormalWeb"/>
              <w:spacing w:after="0"/>
              <w:jc w:val="center"/>
              <w:textAlignment w:val="center"/>
              <w:rPr>
                <w:ins w:id="3497" w:author="作者"/>
                <w:rFonts w:ascii="Calibri" w:hAnsi="Calibri" w:cs="Calibri"/>
                <w:sz w:val="16"/>
                <w:szCs w:val="16"/>
              </w:rPr>
            </w:pPr>
            <w:ins w:id="349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1CB2B34" w14:textId="77777777" w:rsidR="00046502" w:rsidRPr="000C0EF6" w:rsidRDefault="00046502" w:rsidP="00046502">
            <w:pPr>
              <w:pStyle w:val="NormalWeb"/>
              <w:spacing w:after="0"/>
              <w:jc w:val="center"/>
              <w:textAlignment w:val="center"/>
              <w:rPr>
                <w:ins w:id="3499" w:author="作者"/>
                <w:rFonts w:ascii="Calibri" w:hAnsi="Calibri" w:cs="Calibri"/>
                <w:sz w:val="16"/>
                <w:szCs w:val="16"/>
              </w:rPr>
            </w:pPr>
            <w:ins w:id="350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A455436" w14:textId="77777777" w:rsidR="00046502" w:rsidRPr="000C0EF6" w:rsidRDefault="00046502" w:rsidP="00046502">
            <w:pPr>
              <w:pStyle w:val="NormalWeb"/>
              <w:spacing w:after="0"/>
              <w:jc w:val="center"/>
              <w:textAlignment w:val="center"/>
              <w:rPr>
                <w:ins w:id="3501" w:author="作者"/>
                <w:rFonts w:ascii="Calibri" w:hAnsi="Calibri" w:cs="Calibri"/>
                <w:sz w:val="16"/>
                <w:szCs w:val="16"/>
              </w:rPr>
            </w:pPr>
            <w:ins w:id="350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0BC9227" w14:textId="77777777" w:rsidR="00046502" w:rsidRPr="000C0EF6" w:rsidRDefault="00046502" w:rsidP="00046502">
            <w:pPr>
              <w:pStyle w:val="NormalWeb"/>
              <w:spacing w:after="0"/>
              <w:jc w:val="center"/>
              <w:textAlignment w:val="center"/>
              <w:rPr>
                <w:ins w:id="3503" w:author="作者"/>
                <w:rFonts w:ascii="Calibri" w:hAnsi="Calibri" w:cs="Calibri"/>
                <w:sz w:val="16"/>
                <w:szCs w:val="16"/>
              </w:rPr>
            </w:pPr>
            <w:ins w:id="350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D3FC9CB" w14:textId="77777777" w:rsidR="00046502" w:rsidRPr="000C0EF6" w:rsidRDefault="00046502" w:rsidP="00046502">
            <w:pPr>
              <w:pStyle w:val="NormalWeb"/>
              <w:spacing w:after="0"/>
              <w:jc w:val="center"/>
              <w:textAlignment w:val="center"/>
              <w:rPr>
                <w:ins w:id="3505" w:author="作者"/>
                <w:rFonts w:ascii="Calibri" w:hAnsi="Calibri" w:cs="Calibri"/>
                <w:sz w:val="16"/>
                <w:szCs w:val="16"/>
              </w:rPr>
            </w:pPr>
            <w:ins w:id="350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32D529A" w14:textId="77777777" w:rsidR="00046502" w:rsidRPr="000C0EF6" w:rsidRDefault="00046502" w:rsidP="00046502">
            <w:pPr>
              <w:pStyle w:val="NormalWeb"/>
              <w:spacing w:after="0"/>
              <w:jc w:val="center"/>
              <w:textAlignment w:val="center"/>
              <w:rPr>
                <w:ins w:id="3507" w:author="作者"/>
                <w:rFonts w:ascii="Calibri" w:hAnsi="Calibri" w:cs="Calibri"/>
                <w:sz w:val="16"/>
                <w:szCs w:val="16"/>
              </w:rPr>
            </w:pPr>
            <w:ins w:id="350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CC6C07A" w14:textId="77777777" w:rsidR="00046502" w:rsidRPr="000C0EF6" w:rsidRDefault="00046502" w:rsidP="00046502">
            <w:pPr>
              <w:pStyle w:val="NormalWeb"/>
              <w:spacing w:after="0"/>
              <w:jc w:val="center"/>
              <w:textAlignment w:val="center"/>
              <w:rPr>
                <w:ins w:id="3509" w:author="作者"/>
                <w:rFonts w:ascii="Calibri" w:hAnsi="Calibri" w:cs="Calibri"/>
                <w:sz w:val="16"/>
                <w:szCs w:val="16"/>
              </w:rPr>
            </w:pPr>
            <w:ins w:id="351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D2DCB1" w14:textId="77777777" w:rsidR="00046502" w:rsidRPr="000C0EF6" w:rsidRDefault="00046502" w:rsidP="00046502">
            <w:pPr>
              <w:pStyle w:val="NormalWeb"/>
              <w:spacing w:after="0"/>
              <w:jc w:val="center"/>
              <w:textAlignment w:val="center"/>
              <w:rPr>
                <w:ins w:id="3511" w:author="作者"/>
                <w:rFonts w:ascii="Calibri" w:hAnsi="Calibri" w:cs="Calibri"/>
                <w:sz w:val="16"/>
                <w:szCs w:val="16"/>
              </w:rPr>
            </w:pPr>
            <w:ins w:id="351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7693A02" w14:textId="77777777" w:rsidR="00046502" w:rsidRPr="000C0EF6" w:rsidRDefault="00046502" w:rsidP="00046502">
            <w:pPr>
              <w:pStyle w:val="NormalWeb"/>
              <w:spacing w:after="0"/>
              <w:jc w:val="center"/>
              <w:textAlignment w:val="center"/>
              <w:rPr>
                <w:ins w:id="3513" w:author="作者"/>
                <w:rFonts w:ascii="Calibri" w:hAnsi="Calibri" w:cs="Calibri"/>
                <w:sz w:val="16"/>
                <w:szCs w:val="16"/>
              </w:rPr>
            </w:pPr>
            <w:ins w:id="351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AE3320C" w14:textId="77777777" w:rsidR="00046502" w:rsidRPr="000C0EF6" w:rsidRDefault="00046502" w:rsidP="00046502">
            <w:pPr>
              <w:pStyle w:val="NormalWeb"/>
              <w:spacing w:after="0"/>
              <w:jc w:val="center"/>
              <w:textAlignment w:val="center"/>
              <w:rPr>
                <w:ins w:id="3515" w:author="作者"/>
                <w:rFonts w:ascii="Calibri" w:hAnsi="Calibri" w:cs="Calibri"/>
                <w:sz w:val="16"/>
                <w:szCs w:val="16"/>
              </w:rPr>
            </w:pPr>
            <w:ins w:id="351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03CF99" w14:textId="77777777" w:rsidR="00046502" w:rsidRPr="000C0EF6" w:rsidRDefault="00046502" w:rsidP="00046502">
            <w:pPr>
              <w:pStyle w:val="NormalWeb"/>
              <w:spacing w:after="0"/>
              <w:jc w:val="center"/>
              <w:textAlignment w:val="center"/>
              <w:rPr>
                <w:ins w:id="3517" w:author="作者"/>
                <w:rFonts w:ascii="Calibri" w:hAnsi="Calibri" w:cs="Calibri"/>
                <w:sz w:val="16"/>
                <w:szCs w:val="16"/>
              </w:rPr>
            </w:pPr>
            <w:ins w:id="351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240073C" w14:textId="77777777" w:rsidR="00046502" w:rsidRPr="000C0EF6" w:rsidRDefault="00046502" w:rsidP="00046502">
            <w:pPr>
              <w:pStyle w:val="NormalWeb"/>
              <w:spacing w:after="0"/>
              <w:jc w:val="center"/>
              <w:textAlignment w:val="center"/>
              <w:rPr>
                <w:ins w:id="3519" w:author="作者"/>
                <w:rFonts w:ascii="Calibri" w:hAnsi="Calibri" w:cs="Calibri"/>
                <w:sz w:val="16"/>
                <w:szCs w:val="16"/>
              </w:rPr>
            </w:pPr>
            <w:ins w:id="352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D625CCA" w14:textId="77777777" w:rsidR="00046502" w:rsidRPr="000C0EF6" w:rsidRDefault="00046502" w:rsidP="00046502">
            <w:pPr>
              <w:pStyle w:val="NormalWeb"/>
              <w:spacing w:after="0"/>
              <w:jc w:val="center"/>
              <w:textAlignment w:val="center"/>
              <w:rPr>
                <w:ins w:id="3521" w:author="作者"/>
                <w:rFonts w:ascii="Calibri" w:hAnsi="Calibri" w:cs="Calibri"/>
                <w:sz w:val="16"/>
                <w:szCs w:val="16"/>
              </w:rPr>
            </w:pPr>
            <w:ins w:id="352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8EA2F9" w14:textId="77777777" w:rsidR="00046502" w:rsidRPr="000C0EF6" w:rsidRDefault="00046502" w:rsidP="00046502">
            <w:pPr>
              <w:pStyle w:val="NormalWeb"/>
              <w:spacing w:after="0"/>
              <w:jc w:val="center"/>
              <w:textAlignment w:val="center"/>
              <w:rPr>
                <w:ins w:id="3523" w:author="作者"/>
                <w:rFonts w:ascii="Calibri" w:hAnsi="Calibri" w:cs="Calibri"/>
                <w:sz w:val="16"/>
                <w:szCs w:val="16"/>
              </w:rPr>
            </w:pPr>
            <w:ins w:id="352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0F1263" w14:textId="77777777" w:rsidR="00046502" w:rsidRPr="000C0EF6" w:rsidRDefault="00046502" w:rsidP="00046502">
            <w:pPr>
              <w:pStyle w:val="NormalWeb"/>
              <w:spacing w:after="0"/>
              <w:jc w:val="center"/>
              <w:textAlignment w:val="center"/>
              <w:rPr>
                <w:ins w:id="3525" w:author="作者"/>
                <w:rFonts w:ascii="Calibri" w:hAnsi="Calibri" w:cs="Calibri"/>
                <w:sz w:val="16"/>
                <w:szCs w:val="16"/>
              </w:rPr>
            </w:pPr>
            <w:ins w:id="352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54110F9" w14:textId="77777777" w:rsidR="00046502" w:rsidRPr="000C0EF6" w:rsidRDefault="00046502" w:rsidP="00046502">
            <w:pPr>
              <w:pStyle w:val="NormalWeb"/>
              <w:spacing w:after="0"/>
              <w:jc w:val="center"/>
              <w:textAlignment w:val="center"/>
              <w:rPr>
                <w:ins w:id="3527" w:author="作者"/>
                <w:rFonts w:ascii="Calibri" w:hAnsi="Calibri" w:cs="Calibri"/>
                <w:sz w:val="16"/>
                <w:szCs w:val="16"/>
              </w:rPr>
            </w:pPr>
            <w:ins w:id="352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C34CBFD" w14:textId="77777777" w:rsidR="00046502" w:rsidRPr="000C0EF6" w:rsidRDefault="00046502" w:rsidP="00046502">
            <w:pPr>
              <w:pStyle w:val="NormalWeb"/>
              <w:spacing w:after="0"/>
              <w:jc w:val="center"/>
              <w:textAlignment w:val="center"/>
              <w:rPr>
                <w:ins w:id="3529" w:author="作者"/>
                <w:rFonts w:ascii="Calibri" w:hAnsi="Calibri" w:cs="Calibri"/>
                <w:sz w:val="16"/>
                <w:szCs w:val="16"/>
              </w:rPr>
            </w:pPr>
            <w:ins w:id="353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0829735" w14:textId="77777777" w:rsidR="00046502" w:rsidRPr="000C0EF6" w:rsidRDefault="00046502" w:rsidP="00046502">
            <w:pPr>
              <w:pStyle w:val="NormalWeb"/>
              <w:spacing w:after="0"/>
              <w:jc w:val="center"/>
              <w:textAlignment w:val="center"/>
              <w:rPr>
                <w:ins w:id="3531" w:author="作者"/>
                <w:rFonts w:ascii="Calibri" w:hAnsi="Calibri" w:cs="Calibri"/>
                <w:sz w:val="16"/>
                <w:szCs w:val="16"/>
              </w:rPr>
            </w:pPr>
            <w:ins w:id="353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CEF8E1D" w14:textId="77777777" w:rsidR="00046502" w:rsidRPr="000C0EF6" w:rsidRDefault="00046502" w:rsidP="00046502">
            <w:pPr>
              <w:pStyle w:val="NormalWeb"/>
              <w:spacing w:after="0"/>
              <w:jc w:val="center"/>
              <w:textAlignment w:val="center"/>
              <w:rPr>
                <w:ins w:id="3533" w:author="作者"/>
                <w:rFonts w:ascii="Calibri" w:hAnsi="Calibri" w:cs="Calibri"/>
                <w:sz w:val="16"/>
                <w:szCs w:val="16"/>
              </w:rPr>
            </w:pPr>
            <w:ins w:id="353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2BE1C7" w14:textId="77777777" w:rsidR="00046502" w:rsidRPr="000C0EF6" w:rsidRDefault="00046502" w:rsidP="00046502">
            <w:pPr>
              <w:pStyle w:val="NormalWeb"/>
              <w:spacing w:after="0"/>
              <w:jc w:val="center"/>
              <w:textAlignment w:val="center"/>
              <w:rPr>
                <w:ins w:id="3535" w:author="作者"/>
                <w:rFonts w:ascii="Calibri" w:hAnsi="Calibri" w:cs="Calibri"/>
                <w:sz w:val="16"/>
                <w:szCs w:val="16"/>
              </w:rPr>
            </w:pPr>
            <w:ins w:id="3536" w:author="作者">
              <w:r w:rsidRPr="000C0EF6">
                <w:rPr>
                  <w:rFonts w:ascii="Calibri" w:hAnsi="Calibri" w:cs="Calibri"/>
                  <w:color w:val="000000"/>
                  <w:kern w:val="24"/>
                  <w:sz w:val="16"/>
                  <w:szCs w:val="16"/>
                </w:rPr>
                <w:t>-3</w:t>
              </w:r>
            </w:ins>
          </w:p>
        </w:tc>
      </w:tr>
      <w:tr w:rsidR="00046502" w:rsidRPr="001B7DB7" w14:paraId="43354DFE" w14:textId="77777777" w:rsidTr="00046502">
        <w:trPr>
          <w:cantSplit/>
          <w:jc w:val="center"/>
          <w:ins w:id="3537"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707B8EC" w14:textId="77777777" w:rsidR="00046502" w:rsidRPr="001B7DB7" w:rsidRDefault="00046502" w:rsidP="00046502">
            <w:pPr>
              <w:keepNext/>
              <w:keepLines/>
              <w:jc w:val="center"/>
              <w:rPr>
                <w:ins w:id="3538" w:author="作者"/>
                <w:rFonts w:ascii="Arial" w:hAnsi="Arial"/>
                <w:sz w:val="18"/>
                <w:szCs w:val="20"/>
              </w:rPr>
            </w:pPr>
            <w:ins w:id="3539" w:author="作者">
              <w:r w:rsidRPr="001B7DB7">
                <w:rPr>
                  <w:rFonts w:ascii="Arial" w:hAnsi="Arial"/>
                  <w:sz w:val="18"/>
                  <w:szCs w:val="20"/>
                </w:rPr>
                <w:t>16</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4E2DFF" w14:textId="77777777" w:rsidR="00046502" w:rsidRPr="000C0EF6" w:rsidRDefault="00046502" w:rsidP="00046502">
            <w:pPr>
              <w:pStyle w:val="NormalWeb"/>
              <w:spacing w:after="0"/>
              <w:jc w:val="center"/>
              <w:textAlignment w:val="center"/>
              <w:rPr>
                <w:ins w:id="3540" w:author="作者"/>
                <w:rFonts w:ascii="Calibri" w:hAnsi="Calibri" w:cs="Calibri"/>
                <w:sz w:val="16"/>
                <w:szCs w:val="16"/>
              </w:rPr>
            </w:pPr>
            <w:ins w:id="354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8475792" w14:textId="77777777" w:rsidR="00046502" w:rsidRPr="000C0EF6" w:rsidRDefault="00046502" w:rsidP="00046502">
            <w:pPr>
              <w:pStyle w:val="NormalWeb"/>
              <w:spacing w:after="0"/>
              <w:jc w:val="center"/>
              <w:textAlignment w:val="center"/>
              <w:rPr>
                <w:ins w:id="3542" w:author="作者"/>
                <w:rFonts w:ascii="Calibri" w:hAnsi="Calibri" w:cs="Calibri"/>
                <w:sz w:val="16"/>
                <w:szCs w:val="16"/>
              </w:rPr>
            </w:pPr>
            <w:ins w:id="354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F73DE7" w14:textId="77777777" w:rsidR="00046502" w:rsidRPr="000C0EF6" w:rsidRDefault="00046502" w:rsidP="00046502">
            <w:pPr>
              <w:pStyle w:val="NormalWeb"/>
              <w:spacing w:after="0"/>
              <w:jc w:val="center"/>
              <w:textAlignment w:val="center"/>
              <w:rPr>
                <w:ins w:id="3544" w:author="作者"/>
                <w:rFonts w:ascii="Calibri" w:hAnsi="Calibri" w:cs="Calibri"/>
                <w:sz w:val="16"/>
                <w:szCs w:val="16"/>
              </w:rPr>
            </w:pPr>
            <w:ins w:id="354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0E93CC" w14:textId="77777777" w:rsidR="00046502" w:rsidRPr="000C0EF6" w:rsidRDefault="00046502" w:rsidP="00046502">
            <w:pPr>
              <w:pStyle w:val="NormalWeb"/>
              <w:spacing w:after="0"/>
              <w:jc w:val="center"/>
              <w:textAlignment w:val="center"/>
              <w:rPr>
                <w:ins w:id="3546" w:author="作者"/>
                <w:rFonts w:ascii="Calibri" w:hAnsi="Calibri" w:cs="Calibri"/>
                <w:sz w:val="16"/>
                <w:szCs w:val="16"/>
              </w:rPr>
            </w:pPr>
            <w:ins w:id="354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D48BA85" w14:textId="77777777" w:rsidR="00046502" w:rsidRPr="000C0EF6" w:rsidRDefault="00046502" w:rsidP="00046502">
            <w:pPr>
              <w:pStyle w:val="NormalWeb"/>
              <w:spacing w:after="0"/>
              <w:jc w:val="center"/>
              <w:textAlignment w:val="center"/>
              <w:rPr>
                <w:ins w:id="3548" w:author="作者"/>
                <w:rFonts w:ascii="Calibri" w:hAnsi="Calibri" w:cs="Calibri"/>
                <w:sz w:val="16"/>
                <w:szCs w:val="16"/>
              </w:rPr>
            </w:pPr>
            <w:ins w:id="354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A28701C" w14:textId="77777777" w:rsidR="00046502" w:rsidRPr="000C0EF6" w:rsidRDefault="00046502" w:rsidP="00046502">
            <w:pPr>
              <w:pStyle w:val="NormalWeb"/>
              <w:spacing w:after="0"/>
              <w:jc w:val="center"/>
              <w:textAlignment w:val="center"/>
              <w:rPr>
                <w:ins w:id="3550" w:author="作者"/>
                <w:rFonts w:ascii="Calibri" w:hAnsi="Calibri" w:cs="Calibri"/>
                <w:sz w:val="16"/>
                <w:szCs w:val="16"/>
              </w:rPr>
            </w:pPr>
            <w:ins w:id="355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C61BC50" w14:textId="77777777" w:rsidR="00046502" w:rsidRPr="000C0EF6" w:rsidRDefault="00046502" w:rsidP="00046502">
            <w:pPr>
              <w:pStyle w:val="NormalWeb"/>
              <w:spacing w:after="0"/>
              <w:jc w:val="center"/>
              <w:textAlignment w:val="center"/>
              <w:rPr>
                <w:ins w:id="3552" w:author="作者"/>
                <w:rFonts w:ascii="Calibri" w:hAnsi="Calibri" w:cs="Calibri"/>
                <w:sz w:val="16"/>
                <w:szCs w:val="16"/>
              </w:rPr>
            </w:pPr>
            <w:ins w:id="355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C82103F" w14:textId="77777777" w:rsidR="00046502" w:rsidRPr="000C0EF6" w:rsidRDefault="00046502" w:rsidP="00046502">
            <w:pPr>
              <w:pStyle w:val="NormalWeb"/>
              <w:spacing w:after="0"/>
              <w:jc w:val="center"/>
              <w:textAlignment w:val="center"/>
              <w:rPr>
                <w:ins w:id="3554" w:author="作者"/>
                <w:rFonts w:ascii="Calibri" w:hAnsi="Calibri" w:cs="Calibri"/>
                <w:sz w:val="16"/>
                <w:szCs w:val="16"/>
              </w:rPr>
            </w:pPr>
            <w:ins w:id="355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4B609CB" w14:textId="77777777" w:rsidR="00046502" w:rsidRPr="000C0EF6" w:rsidRDefault="00046502" w:rsidP="00046502">
            <w:pPr>
              <w:pStyle w:val="NormalWeb"/>
              <w:spacing w:after="0"/>
              <w:jc w:val="center"/>
              <w:textAlignment w:val="center"/>
              <w:rPr>
                <w:ins w:id="3556" w:author="作者"/>
                <w:rFonts w:ascii="Calibri" w:hAnsi="Calibri" w:cs="Calibri"/>
                <w:sz w:val="16"/>
                <w:szCs w:val="16"/>
              </w:rPr>
            </w:pPr>
            <w:ins w:id="355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A28079" w14:textId="77777777" w:rsidR="00046502" w:rsidRPr="000C0EF6" w:rsidRDefault="00046502" w:rsidP="00046502">
            <w:pPr>
              <w:pStyle w:val="NormalWeb"/>
              <w:spacing w:after="0"/>
              <w:jc w:val="center"/>
              <w:textAlignment w:val="center"/>
              <w:rPr>
                <w:ins w:id="3558" w:author="作者"/>
                <w:rFonts w:ascii="Calibri" w:hAnsi="Calibri" w:cs="Calibri"/>
                <w:sz w:val="16"/>
                <w:szCs w:val="16"/>
              </w:rPr>
            </w:pPr>
            <w:ins w:id="355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275F9F" w14:textId="77777777" w:rsidR="00046502" w:rsidRPr="000C0EF6" w:rsidRDefault="00046502" w:rsidP="00046502">
            <w:pPr>
              <w:pStyle w:val="NormalWeb"/>
              <w:spacing w:after="0"/>
              <w:jc w:val="center"/>
              <w:textAlignment w:val="center"/>
              <w:rPr>
                <w:ins w:id="3560" w:author="作者"/>
                <w:rFonts w:ascii="Calibri" w:hAnsi="Calibri" w:cs="Calibri"/>
                <w:sz w:val="16"/>
                <w:szCs w:val="16"/>
              </w:rPr>
            </w:pPr>
            <w:ins w:id="356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88C4368" w14:textId="77777777" w:rsidR="00046502" w:rsidRPr="000C0EF6" w:rsidRDefault="00046502" w:rsidP="00046502">
            <w:pPr>
              <w:pStyle w:val="NormalWeb"/>
              <w:spacing w:after="0"/>
              <w:jc w:val="center"/>
              <w:textAlignment w:val="center"/>
              <w:rPr>
                <w:ins w:id="3562" w:author="作者"/>
                <w:rFonts w:ascii="Calibri" w:hAnsi="Calibri" w:cs="Calibri"/>
                <w:sz w:val="16"/>
                <w:szCs w:val="16"/>
              </w:rPr>
            </w:pPr>
            <w:ins w:id="356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802D54E" w14:textId="77777777" w:rsidR="00046502" w:rsidRPr="000C0EF6" w:rsidRDefault="00046502" w:rsidP="00046502">
            <w:pPr>
              <w:pStyle w:val="NormalWeb"/>
              <w:spacing w:after="0"/>
              <w:jc w:val="center"/>
              <w:textAlignment w:val="center"/>
              <w:rPr>
                <w:ins w:id="3564" w:author="作者"/>
                <w:rFonts w:ascii="Calibri" w:hAnsi="Calibri" w:cs="Calibri"/>
                <w:sz w:val="16"/>
                <w:szCs w:val="16"/>
              </w:rPr>
            </w:pPr>
            <w:ins w:id="356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BDFA16" w14:textId="77777777" w:rsidR="00046502" w:rsidRPr="000C0EF6" w:rsidRDefault="00046502" w:rsidP="00046502">
            <w:pPr>
              <w:pStyle w:val="NormalWeb"/>
              <w:spacing w:after="0"/>
              <w:jc w:val="center"/>
              <w:textAlignment w:val="center"/>
              <w:rPr>
                <w:ins w:id="3566" w:author="作者"/>
                <w:rFonts w:ascii="Calibri" w:hAnsi="Calibri" w:cs="Calibri"/>
                <w:sz w:val="16"/>
                <w:szCs w:val="16"/>
              </w:rPr>
            </w:pPr>
            <w:ins w:id="356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62FF549" w14:textId="77777777" w:rsidR="00046502" w:rsidRPr="000C0EF6" w:rsidRDefault="00046502" w:rsidP="00046502">
            <w:pPr>
              <w:pStyle w:val="NormalWeb"/>
              <w:spacing w:after="0"/>
              <w:jc w:val="center"/>
              <w:textAlignment w:val="center"/>
              <w:rPr>
                <w:ins w:id="3568" w:author="作者"/>
                <w:rFonts w:ascii="Calibri" w:hAnsi="Calibri" w:cs="Calibri"/>
                <w:sz w:val="16"/>
                <w:szCs w:val="16"/>
              </w:rPr>
            </w:pPr>
            <w:ins w:id="356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E1BC73" w14:textId="77777777" w:rsidR="00046502" w:rsidRPr="000C0EF6" w:rsidRDefault="00046502" w:rsidP="00046502">
            <w:pPr>
              <w:pStyle w:val="NormalWeb"/>
              <w:spacing w:after="0"/>
              <w:jc w:val="center"/>
              <w:textAlignment w:val="center"/>
              <w:rPr>
                <w:ins w:id="3570" w:author="作者"/>
                <w:rFonts w:ascii="Calibri" w:hAnsi="Calibri" w:cs="Calibri"/>
                <w:sz w:val="16"/>
                <w:szCs w:val="16"/>
              </w:rPr>
            </w:pPr>
            <w:ins w:id="357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0753D5" w14:textId="77777777" w:rsidR="00046502" w:rsidRPr="000C0EF6" w:rsidRDefault="00046502" w:rsidP="00046502">
            <w:pPr>
              <w:pStyle w:val="NormalWeb"/>
              <w:spacing w:after="0"/>
              <w:jc w:val="center"/>
              <w:textAlignment w:val="center"/>
              <w:rPr>
                <w:ins w:id="3572" w:author="作者"/>
                <w:rFonts w:ascii="Calibri" w:hAnsi="Calibri" w:cs="Calibri"/>
                <w:sz w:val="16"/>
                <w:szCs w:val="16"/>
              </w:rPr>
            </w:pPr>
            <w:ins w:id="357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F27D3DD" w14:textId="77777777" w:rsidR="00046502" w:rsidRPr="000C0EF6" w:rsidRDefault="00046502" w:rsidP="00046502">
            <w:pPr>
              <w:pStyle w:val="NormalWeb"/>
              <w:spacing w:after="0"/>
              <w:jc w:val="center"/>
              <w:textAlignment w:val="center"/>
              <w:rPr>
                <w:ins w:id="3574" w:author="作者"/>
                <w:rFonts w:ascii="Calibri" w:hAnsi="Calibri" w:cs="Calibri"/>
                <w:sz w:val="16"/>
                <w:szCs w:val="16"/>
              </w:rPr>
            </w:pPr>
            <w:ins w:id="357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5F7BC0D" w14:textId="77777777" w:rsidR="00046502" w:rsidRPr="000C0EF6" w:rsidRDefault="00046502" w:rsidP="00046502">
            <w:pPr>
              <w:pStyle w:val="NormalWeb"/>
              <w:spacing w:after="0"/>
              <w:jc w:val="center"/>
              <w:textAlignment w:val="center"/>
              <w:rPr>
                <w:ins w:id="3576" w:author="作者"/>
                <w:rFonts w:ascii="Calibri" w:hAnsi="Calibri" w:cs="Calibri"/>
                <w:sz w:val="16"/>
                <w:szCs w:val="16"/>
              </w:rPr>
            </w:pPr>
            <w:ins w:id="357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BF5EE60" w14:textId="77777777" w:rsidR="00046502" w:rsidRPr="000C0EF6" w:rsidRDefault="00046502" w:rsidP="00046502">
            <w:pPr>
              <w:pStyle w:val="NormalWeb"/>
              <w:spacing w:after="0"/>
              <w:jc w:val="center"/>
              <w:textAlignment w:val="center"/>
              <w:rPr>
                <w:ins w:id="3578" w:author="作者"/>
                <w:rFonts w:ascii="Calibri" w:hAnsi="Calibri" w:cs="Calibri"/>
                <w:sz w:val="16"/>
                <w:szCs w:val="16"/>
              </w:rPr>
            </w:pPr>
            <w:ins w:id="357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4C6C6CC" w14:textId="77777777" w:rsidR="00046502" w:rsidRPr="000C0EF6" w:rsidRDefault="00046502" w:rsidP="00046502">
            <w:pPr>
              <w:pStyle w:val="NormalWeb"/>
              <w:spacing w:after="0"/>
              <w:jc w:val="center"/>
              <w:textAlignment w:val="center"/>
              <w:rPr>
                <w:ins w:id="3580" w:author="作者"/>
                <w:rFonts w:ascii="Calibri" w:hAnsi="Calibri" w:cs="Calibri"/>
                <w:sz w:val="16"/>
                <w:szCs w:val="16"/>
              </w:rPr>
            </w:pPr>
            <w:ins w:id="358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8C5457E" w14:textId="77777777" w:rsidR="00046502" w:rsidRPr="000C0EF6" w:rsidRDefault="00046502" w:rsidP="00046502">
            <w:pPr>
              <w:pStyle w:val="NormalWeb"/>
              <w:spacing w:after="0"/>
              <w:jc w:val="center"/>
              <w:textAlignment w:val="center"/>
              <w:rPr>
                <w:ins w:id="3582" w:author="作者"/>
                <w:rFonts w:ascii="Calibri" w:hAnsi="Calibri" w:cs="Calibri"/>
                <w:sz w:val="16"/>
                <w:szCs w:val="16"/>
              </w:rPr>
            </w:pPr>
            <w:ins w:id="358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307D442" w14:textId="77777777" w:rsidR="00046502" w:rsidRPr="000C0EF6" w:rsidRDefault="00046502" w:rsidP="00046502">
            <w:pPr>
              <w:pStyle w:val="NormalWeb"/>
              <w:spacing w:after="0"/>
              <w:jc w:val="center"/>
              <w:textAlignment w:val="center"/>
              <w:rPr>
                <w:ins w:id="3584" w:author="作者"/>
                <w:rFonts w:ascii="Calibri" w:hAnsi="Calibri" w:cs="Calibri"/>
                <w:sz w:val="16"/>
                <w:szCs w:val="16"/>
              </w:rPr>
            </w:pPr>
            <w:ins w:id="358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E66A783" w14:textId="77777777" w:rsidR="00046502" w:rsidRPr="000C0EF6" w:rsidRDefault="00046502" w:rsidP="00046502">
            <w:pPr>
              <w:pStyle w:val="NormalWeb"/>
              <w:spacing w:after="0"/>
              <w:jc w:val="center"/>
              <w:textAlignment w:val="center"/>
              <w:rPr>
                <w:ins w:id="3586" w:author="作者"/>
                <w:rFonts w:ascii="Calibri" w:hAnsi="Calibri" w:cs="Calibri"/>
                <w:sz w:val="16"/>
                <w:szCs w:val="16"/>
              </w:rPr>
            </w:pPr>
            <w:ins w:id="3587" w:author="作者">
              <w:r w:rsidRPr="000C0EF6">
                <w:rPr>
                  <w:rFonts w:ascii="Calibri" w:hAnsi="Calibri" w:cs="Calibri"/>
                  <w:color w:val="000000"/>
                  <w:kern w:val="24"/>
                  <w:sz w:val="16"/>
                  <w:szCs w:val="16"/>
                </w:rPr>
                <w:t>-3</w:t>
              </w:r>
            </w:ins>
          </w:p>
        </w:tc>
      </w:tr>
      <w:tr w:rsidR="00046502" w:rsidRPr="001B7DB7" w14:paraId="0B36DC86" w14:textId="77777777" w:rsidTr="00046502">
        <w:trPr>
          <w:cantSplit/>
          <w:jc w:val="center"/>
          <w:ins w:id="3588"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EFDD76C" w14:textId="77777777" w:rsidR="00046502" w:rsidRPr="001B7DB7" w:rsidRDefault="00046502" w:rsidP="00046502">
            <w:pPr>
              <w:keepNext/>
              <w:keepLines/>
              <w:jc w:val="center"/>
              <w:rPr>
                <w:ins w:id="3589" w:author="作者"/>
                <w:rFonts w:ascii="Arial" w:hAnsi="Arial"/>
                <w:sz w:val="18"/>
                <w:szCs w:val="20"/>
              </w:rPr>
            </w:pPr>
            <w:ins w:id="3590" w:author="作者">
              <w:r w:rsidRPr="001B7DB7">
                <w:rPr>
                  <w:rFonts w:ascii="Arial" w:hAnsi="Arial"/>
                  <w:sz w:val="18"/>
                  <w:szCs w:val="20"/>
                </w:rPr>
                <w:t>17</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B3E3562" w14:textId="77777777" w:rsidR="00046502" w:rsidRPr="000C0EF6" w:rsidRDefault="00046502" w:rsidP="00046502">
            <w:pPr>
              <w:pStyle w:val="NormalWeb"/>
              <w:spacing w:after="0"/>
              <w:jc w:val="center"/>
              <w:textAlignment w:val="center"/>
              <w:rPr>
                <w:ins w:id="3591" w:author="作者"/>
                <w:rFonts w:ascii="Calibri" w:hAnsi="Calibri" w:cs="Calibri"/>
                <w:sz w:val="16"/>
                <w:szCs w:val="16"/>
              </w:rPr>
            </w:pPr>
            <w:ins w:id="359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C92C0DA" w14:textId="77777777" w:rsidR="00046502" w:rsidRPr="000C0EF6" w:rsidRDefault="00046502" w:rsidP="00046502">
            <w:pPr>
              <w:pStyle w:val="NormalWeb"/>
              <w:spacing w:after="0"/>
              <w:jc w:val="center"/>
              <w:textAlignment w:val="center"/>
              <w:rPr>
                <w:ins w:id="3593" w:author="作者"/>
                <w:rFonts w:ascii="Calibri" w:hAnsi="Calibri" w:cs="Calibri"/>
                <w:sz w:val="16"/>
                <w:szCs w:val="16"/>
              </w:rPr>
            </w:pPr>
            <w:ins w:id="359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4FD3346" w14:textId="77777777" w:rsidR="00046502" w:rsidRPr="000C0EF6" w:rsidRDefault="00046502" w:rsidP="00046502">
            <w:pPr>
              <w:pStyle w:val="NormalWeb"/>
              <w:spacing w:after="0"/>
              <w:jc w:val="center"/>
              <w:textAlignment w:val="center"/>
              <w:rPr>
                <w:ins w:id="3595" w:author="作者"/>
                <w:rFonts w:ascii="Calibri" w:hAnsi="Calibri" w:cs="Calibri"/>
                <w:sz w:val="16"/>
                <w:szCs w:val="16"/>
              </w:rPr>
            </w:pPr>
            <w:ins w:id="359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0A4FA97" w14:textId="77777777" w:rsidR="00046502" w:rsidRPr="000C0EF6" w:rsidRDefault="00046502" w:rsidP="00046502">
            <w:pPr>
              <w:pStyle w:val="NormalWeb"/>
              <w:spacing w:after="0"/>
              <w:jc w:val="center"/>
              <w:textAlignment w:val="center"/>
              <w:rPr>
                <w:ins w:id="3597" w:author="作者"/>
                <w:rFonts w:ascii="Calibri" w:hAnsi="Calibri" w:cs="Calibri"/>
                <w:sz w:val="16"/>
                <w:szCs w:val="16"/>
              </w:rPr>
            </w:pPr>
            <w:ins w:id="359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42E5DDB" w14:textId="77777777" w:rsidR="00046502" w:rsidRPr="000C0EF6" w:rsidRDefault="00046502" w:rsidP="00046502">
            <w:pPr>
              <w:pStyle w:val="NormalWeb"/>
              <w:spacing w:after="0"/>
              <w:jc w:val="center"/>
              <w:textAlignment w:val="center"/>
              <w:rPr>
                <w:ins w:id="3599" w:author="作者"/>
                <w:rFonts w:ascii="Calibri" w:hAnsi="Calibri" w:cs="Calibri"/>
                <w:sz w:val="16"/>
                <w:szCs w:val="16"/>
              </w:rPr>
            </w:pPr>
            <w:ins w:id="360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1D35CB8" w14:textId="77777777" w:rsidR="00046502" w:rsidRPr="000C0EF6" w:rsidRDefault="00046502" w:rsidP="00046502">
            <w:pPr>
              <w:pStyle w:val="NormalWeb"/>
              <w:spacing w:after="0"/>
              <w:jc w:val="center"/>
              <w:textAlignment w:val="center"/>
              <w:rPr>
                <w:ins w:id="3601" w:author="作者"/>
                <w:rFonts w:ascii="Calibri" w:hAnsi="Calibri" w:cs="Calibri"/>
                <w:sz w:val="16"/>
                <w:szCs w:val="16"/>
              </w:rPr>
            </w:pPr>
            <w:ins w:id="360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498E798" w14:textId="77777777" w:rsidR="00046502" w:rsidRPr="000C0EF6" w:rsidRDefault="00046502" w:rsidP="00046502">
            <w:pPr>
              <w:pStyle w:val="NormalWeb"/>
              <w:spacing w:after="0"/>
              <w:jc w:val="center"/>
              <w:textAlignment w:val="center"/>
              <w:rPr>
                <w:ins w:id="3603" w:author="作者"/>
                <w:rFonts w:ascii="Calibri" w:hAnsi="Calibri" w:cs="Calibri"/>
                <w:sz w:val="16"/>
                <w:szCs w:val="16"/>
              </w:rPr>
            </w:pPr>
            <w:ins w:id="360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8F989AA" w14:textId="77777777" w:rsidR="00046502" w:rsidRPr="000C0EF6" w:rsidRDefault="00046502" w:rsidP="00046502">
            <w:pPr>
              <w:pStyle w:val="NormalWeb"/>
              <w:spacing w:after="0"/>
              <w:jc w:val="center"/>
              <w:textAlignment w:val="center"/>
              <w:rPr>
                <w:ins w:id="3605" w:author="作者"/>
                <w:rFonts w:ascii="Calibri" w:hAnsi="Calibri" w:cs="Calibri"/>
                <w:sz w:val="16"/>
                <w:szCs w:val="16"/>
              </w:rPr>
            </w:pPr>
            <w:ins w:id="360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22F142" w14:textId="77777777" w:rsidR="00046502" w:rsidRPr="000C0EF6" w:rsidRDefault="00046502" w:rsidP="00046502">
            <w:pPr>
              <w:pStyle w:val="NormalWeb"/>
              <w:spacing w:after="0"/>
              <w:jc w:val="center"/>
              <w:textAlignment w:val="center"/>
              <w:rPr>
                <w:ins w:id="3607" w:author="作者"/>
                <w:rFonts w:ascii="Calibri" w:hAnsi="Calibri" w:cs="Calibri"/>
                <w:sz w:val="16"/>
                <w:szCs w:val="16"/>
              </w:rPr>
            </w:pPr>
            <w:ins w:id="360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8E5B27" w14:textId="77777777" w:rsidR="00046502" w:rsidRPr="000C0EF6" w:rsidRDefault="00046502" w:rsidP="00046502">
            <w:pPr>
              <w:pStyle w:val="NormalWeb"/>
              <w:spacing w:after="0"/>
              <w:jc w:val="center"/>
              <w:textAlignment w:val="center"/>
              <w:rPr>
                <w:ins w:id="3609" w:author="作者"/>
                <w:rFonts w:ascii="Calibri" w:hAnsi="Calibri" w:cs="Calibri"/>
                <w:sz w:val="16"/>
                <w:szCs w:val="16"/>
              </w:rPr>
            </w:pPr>
            <w:ins w:id="361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4BA968" w14:textId="77777777" w:rsidR="00046502" w:rsidRPr="000C0EF6" w:rsidRDefault="00046502" w:rsidP="00046502">
            <w:pPr>
              <w:pStyle w:val="NormalWeb"/>
              <w:spacing w:after="0"/>
              <w:jc w:val="center"/>
              <w:textAlignment w:val="center"/>
              <w:rPr>
                <w:ins w:id="3611" w:author="作者"/>
                <w:rFonts w:ascii="Calibri" w:hAnsi="Calibri" w:cs="Calibri"/>
                <w:sz w:val="16"/>
                <w:szCs w:val="16"/>
              </w:rPr>
            </w:pPr>
            <w:ins w:id="361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8AEC422" w14:textId="77777777" w:rsidR="00046502" w:rsidRPr="000C0EF6" w:rsidRDefault="00046502" w:rsidP="00046502">
            <w:pPr>
              <w:pStyle w:val="NormalWeb"/>
              <w:spacing w:after="0"/>
              <w:jc w:val="center"/>
              <w:textAlignment w:val="center"/>
              <w:rPr>
                <w:ins w:id="3613" w:author="作者"/>
                <w:rFonts w:ascii="Calibri" w:hAnsi="Calibri" w:cs="Calibri"/>
                <w:sz w:val="16"/>
                <w:szCs w:val="16"/>
              </w:rPr>
            </w:pPr>
            <w:ins w:id="361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3A745E2" w14:textId="77777777" w:rsidR="00046502" w:rsidRPr="000C0EF6" w:rsidRDefault="00046502" w:rsidP="00046502">
            <w:pPr>
              <w:pStyle w:val="NormalWeb"/>
              <w:spacing w:after="0"/>
              <w:jc w:val="center"/>
              <w:textAlignment w:val="center"/>
              <w:rPr>
                <w:ins w:id="3615" w:author="作者"/>
                <w:rFonts w:ascii="Calibri" w:hAnsi="Calibri" w:cs="Calibri"/>
                <w:sz w:val="16"/>
                <w:szCs w:val="16"/>
              </w:rPr>
            </w:pPr>
            <w:ins w:id="361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330E0EB" w14:textId="77777777" w:rsidR="00046502" w:rsidRPr="000C0EF6" w:rsidRDefault="00046502" w:rsidP="00046502">
            <w:pPr>
              <w:pStyle w:val="NormalWeb"/>
              <w:spacing w:after="0"/>
              <w:jc w:val="center"/>
              <w:textAlignment w:val="center"/>
              <w:rPr>
                <w:ins w:id="3617" w:author="作者"/>
                <w:rFonts w:ascii="Calibri" w:hAnsi="Calibri" w:cs="Calibri"/>
                <w:sz w:val="16"/>
                <w:szCs w:val="16"/>
              </w:rPr>
            </w:pPr>
            <w:ins w:id="361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316DD7" w14:textId="77777777" w:rsidR="00046502" w:rsidRPr="000C0EF6" w:rsidRDefault="00046502" w:rsidP="00046502">
            <w:pPr>
              <w:pStyle w:val="NormalWeb"/>
              <w:spacing w:after="0"/>
              <w:jc w:val="center"/>
              <w:textAlignment w:val="center"/>
              <w:rPr>
                <w:ins w:id="3619" w:author="作者"/>
                <w:rFonts w:ascii="Calibri" w:hAnsi="Calibri" w:cs="Calibri"/>
                <w:sz w:val="16"/>
                <w:szCs w:val="16"/>
              </w:rPr>
            </w:pPr>
            <w:ins w:id="362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44F9C1B" w14:textId="77777777" w:rsidR="00046502" w:rsidRPr="000C0EF6" w:rsidRDefault="00046502" w:rsidP="00046502">
            <w:pPr>
              <w:pStyle w:val="NormalWeb"/>
              <w:spacing w:after="0"/>
              <w:jc w:val="center"/>
              <w:textAlignment w:val="center"/>
              <w:rPr>
                <w:ins w:id="3621" w:author="作者"/>
                <w:rFonts w:ascii="Calibri" w:hAnsi="Calibri" w:cs="Calibri"/>
                <w:sz w:val="16"/>
                <w:szCs w:val="16"/>
              </w:rPr>
            </w:pPr>
            <w:ins w:id="362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24B132" w14:textId="77777777" w:rsidR="00046502" w:rsidRPr="000C0EF6" w:rsidRDefault="00046502" w:rsidP="00046502">
            <w:pPr>
              <w:pStyle w:val="NormalWeb"/>
              <w:spacing w:after="0"/>
              <w:jc w:val="center"/>
              <w:textAlignment w:val="center"/>
              <w:rPr>
                <w:ins w:id="3623" w:author="作者"/>
                <w:rFonts w:ascii="Calibri" w:hAnsi="Calibri" w:cs="Calibri"/>
                <w:sz w:val="16"/>
                <w:szCs w:val="16"/>
              </w:rPr>
            </w:pPr>
            <w:ins w:id="362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AE8887" w14:textId="77777777" w:rsidR="00046502" w:rsidRPr="000C0EF6" w:rsidRDefault="00046502" w:rsidP="00046502">
            <w:pPr>
              <w:pStyle w:val="NormalWeb"/>
              <w:spacing w:after="0"/>
              <w:jc w:val="center"/>
              <w:textAlignment w:val="center"/>
              <w:rPr>
                <w:ins w:id="3625" w:author="作者"/>
                <w:rFonts w:ascii="Calibri" w:hAnsi="Calibri" w:cs="Calibri"/>
                <w:sz w:val="16"/>
                <w:szCs w:val="16"/>
              </w:rPr>
            </w:pPr>
            <w:ins w:id="362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9B89A2F" w14:textId="77777777" w:rsidR="00046502" w:rsidRPr="000C0EF6" w:rsidRDefault="00046502" w:rsidP="00046502">
            <w:pPr>
              <w:pStyle w:val="NormalWeb"/>
              <w:spacing w:after="0"/>
              <w:jc w:val="center"/>
              <w:textAlignment w:val="center"/>
              <w:rPr>
                <w:ins w:id="3627" w:author="作者"/>
                <w:rFonts w:ascii="Calibri" w:hAnsi="Calibri" w:cs="Calibri"/>
                <w:sz w:val="16"/>
                <w:szCs w:val="16"/>
              </w:rPr>
            </w:pPr>
            <w:ins w:id="362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9FFA95C" w14:textId="77777777" w:rsidR="00046502" w:rsidRPr="000C0EF6" w:rsidRDefault="00046502" w:rsidP="00046502">
            <w:pPr>
              <w:pStyle w:val="NormalWeb"/>
              <w:spacing w:after="0"/>
              <w:jc w:val="center"/>
              <w:textAlignment w:val="center"/>
              <w:rPr>
                <w:ins w:id="3629" w:author="作者"/>
                <w:rFonts w:ascii="Calibri" w:hAnsi="Calibri" w:cs="Calibri"/>
                <w:sz w:val="16"/>
                <w:szCs w:val="16"/>
              </w:rPr>
            </w:pPr>
            <w:ins w:id="363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10EF50" w14:textId="77777777" w:rsidR="00046502" w:rsidRPr="000C0EF6" w:rsidRDefault="00046502" w:rsidP="00046502">
            <w:pPr>
              <w:pStyle w:val="NormalWeb"/>
              <w:spacing w:after="0"/>
              <w:jc w:val="center"/>
              <w:textAlignment w:val="center"/>
              <w:rPr>
                <w:ins w:id="3631" w:author="作者"/>
                <w:rFonts w:ascii="Calibri" w:hAnsi="Calibri" w:cs="Calibri"/>
                <w:sz w:val="16"/>
                <w:szCs w:val="16"/>
              </w:rPr>
            </w:pPr>
            <w:ins w:id="363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4B98F15" w14:textId="77777777" w:rsidR="00046502" w:rsidRPr="000C0EF6" w:rsidRDefault="00046502" w:rsidP="00046502">
            <w:pPr>
              <w:pStyle w:val="NormalWeb"/>
              <w:spacing w:after="0"/>
              <w:jc w:val="center"/>
              <w:textAlignment w:val="center"/>
              <w:rPr>
                <w:ins w:id="3633" w:author="作者"/>
                <w:rFonts w:ascii="Calibri" w:hAnsi="Calibri" w:cs="Calibri"/>
                <w:sz w:val="16"/>
                <w:szCs w:val="16"/>
              </w:rPr>
            </w:pPr>
            <w:ins w:id="363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B2C2E4" w14:textId="77777777" w:rsidR="00046502" w:rsidRPr="000C0EF6" w:rsidRDefault="00046502" w:rsidP="00046502">
            <w:pPr>
              <w:pStyle w:val="NormalWeb"/>
              <w:spacing w:after="0"/>
              <w:jc w:val="center"/>
              <w:textAlignment w:val="center"/>
              <w:rPr>
                <w:ins w:id="3635" w:author="作者"/>
                <w:rFonts w:ascii="Calibri" w:hAnsi="Calibri" w:cs="Calibri"/>
                <w:sz w:val="16"/>
                <w:szCs w:val="16"/>
              </w:rPr>
            </w:pPr>
            <w:ins w:id="363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DEB6963" w14:textId="77777777" w:rsidR="00046502" w:rsidRPr="000C0EF6" w:rsidRDefault="00046502" w:rsidP="00046502">
            <w:pPr>
              <w:pStyle w:val="NormalWeb"/>
              <w:spacing w:after="0"/>
              <w:jc w:val="center"/>
              <w:textAlignment w:val="center"/>
              <w:rPr>
                <w:ins w:id="3637" w:author="作者"/>
                <w:rFonts w:ascii="Calibri" w:hAnsi="Calibri" w:cs="Calibri"/>
                <w:sz w:val="16"/>
                <w:szCs w:val="16"/>
              </w:rPr>
            </w:pPr>
            <w:ins w:id="3638" w:author="作者">
              <w:r w:rsidRPr="000C0EF6">
                <w:rPr>
                  <w:rFonts w:ascii="Calibri" w:hAnsi="Calibri" w:cs="Calibri"/>
                  <w:color w:val="000000"/>
                  <w:kern w:val="24"/>
                  <w:sz w:val="16"/>
                  <w:szCs w:val="16"/>
                </w:rPr>
                <w:t>-3</w:t>
              </w:r>
            </w:ins>
          </w:p>
        </w:tc>
      </w:tr>
      <w:tr w:rsidR="00046502" w:rsidRPr="001B7DB7" w14:paraId="2313549C" w14:textId="77777777" w:rsidTr="00046502">
        <w:trPr>
          <w:cantSplit/>
          <w:jc w:val="center"/>
          <w:ins w:id="3639"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B6C730" w14:textId="77777777" w:rsidR="00046502" w:rsidRPr="001B7DB7" w:rsidRDefault="00046502" w:rsidP="00046502">
            <w:pPr>
              <w:keepNext/>
              <w:keepLines/>
              <w:jc w:val="center"/>
              <w:rPr>
                <w:ins w:id="3640" w:author="作者"/>
                <w:rFonts w:ascii="Arial" w:hAnsi="Arial"/>
                <w:sz w:val="18"/>
                <w:szCs w:val="20"/>
              </w:rPr>
            </w:pPr>
            <w:ins w:id="3641" w:author="作者">
              <w:r w:rsidRPr="001B7DB7">
                <w:rPr>
                  <w:rFonts w:ascii="Arial" w:hAnsi="Arial"/>
                  <w:sz w:val="18"/>
                  <w:szCs w:val="20"/>
                </w:rPr>
                <w:t>18</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904535B" w14:textId="77777777" w:rsidR="00046502" w:rsidRPr="000C0EF6" w:rsidRDefault="00046502" w:rsidP="00046502">
            <w:pPr>
              <w:pStyle w:val="NormalWeb"/>
              <w:spacing w:after="0"/>
              <w:jc w:val="center"/>
              <w:textAlignment w:val="center"/>
              <w:rPr>
                <w:ins w:id="3642" w:author="作者"/>
                <w:rFonts w:ascii="Calibri" w:hAnsi="Calibri" w:cs="Calibri"/>
                <w:sz w:val="16"/>
                <w:szCs w:val="16"/>
              </w:rPr>
            </w:pPr>
            <w:ins w:id="364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FE9882" w14:textId="77777777" w:rsidR="00046502" w:rsidRPr="000C0EF6" w:rsidRDefault="00046502" w:rsidP="00046502">
            <w:pPr>
              <w:pStyle w:val="NormalWeb"/>
              <w:spacing w:after="0"/>
              <w:jc w:val="center"/>
              <w:textAlignment w:val="center"/>
              <w:rPr>
                <w:ins w:id="3644" w:author="作者"/>
                <w:rFonts w:ascii="Calibri" w:hAnsi="Calibri" w:cs="Calibri"/>
                <w:sz w:val="16"/>
                <w:szCs w:val="16"/>
              </w:rPr>
            </w:pPr>
            <w:ins w:id="364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2D93E2" w14:textId="77777777" w:rsidR="00046502" w:rsidRPr="000C0EF6" w:rsidRDefault="00046502" w:rsidP="00046502">
            <w:pPr>
              <w:pStyle w:val="NormalWeb"/>
              <w:spacing w:after="0"/>
              <w:jc w:val="center"/>
              <w:textAlignment w:val="center"/>
              <w:rPr>
                <w:ins w:id="3646" w:author="作者"/>
                <w:rFonts w:ascii="Calibri" w:hAnsi="Calibri" w:cs="Calibri"/>
                <w:sz w:val="16"/>
                <w:szCs w:val="16"/>
              </w:rPr>
            </w:pPr>
            <w:ins w:id="364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8F2B15" w14:textId="77777777" w:rsidR="00046502" w:rsidRPr="000C0EF6" w:rsidRDefault="00046502" w:rsidP="00046502">
            <w:pPr>
              <w:pStyle w:val="NormalWeb"/>
              <w:spacing w:after="0"/>
              <w:jc w:val="center"/>
              <w:textAlignment w:val="center"/>
              <w:rPr>
                <w:ins w:id="3648" w:author="作者"/>
                <w:rFonts w:ascii="Calibri" w:hAnsi="Calibri" w:cs="Calibri"/>
                <w:sz w:val="16"/>
                <w:szCs w:val="16"/>
              </w:rPr>
            </w:pPr>
            <w:ins w:id="364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748046" w14:textId="77777777" w:rsidR="00046502" w:rsidRPr="000C0EF6" w:rsidRDefault="00046502" w:rsidP="00046502">
            <w:pPr>
              <w:pStyle w:val="NormalWeb"/>
              <w:spacing w:after="0"/>
              <w:jc w:val="center"/>
              <w:textAlignment w:val="center"/>
              <w:rPr>
                <w:ins w:id="3650" w:author="作者"/>
                <w:rFonts w:ascii="Calibri" w:hAnsi="Calibri" w:cs="Calibri"/>
                <w:sz w:val="16"/>
                <w:szCs w:val="16"/>
              </w:rPr>
            </w:pPr>
            <w:ins w:id="365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969C762" w14:textId="77777777" w:rsidR="00046502" w:rsidRPr="000C0EF6" w:rsidRDefault="00046502" w:rsidP="00046502">
            <w:pPr>
              <w:pStyle w:val="NormalWeb"/>
              <w:spacing w:after="0"/>
              <w:jc w:val="center"/>
              <w:textAlignment w:val="center"/>
              <w:rPr>
                <w:ins w:id="3652" w:author="作者"/>
                <w:rFonts w:ascii="Calibri" w:hAnsi="Calibri" w:cs="Calibri"/>
                <w:sz w:val="16"/>
                <w:szCs w:val="16"/>
              </w:rPr>
            </w:pPr>
            <w:ins w:id="365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A12DF27" w14:textId="77777777" w:rsidR="00046502" w:rsidRPr="000C0EF6" w:rsidRDefault="00046502" w:rsidP="00046502">
            <w:pPr>
              <w:pStyle w:val="NormalWeb"/>
              <w:spacing w:after="0"/>
              <w:jc w:val="center"/>
              <w:textAlignment w:val="center"/>
              <w:rPr>
                <w:ins w:id="3654" w:author="作者"/>
                <w:rFonts w:ascii="Calibri" w:hAnsi="Calibri" w:cs="Calibri"/>
                <w:sz w:val="16"/>
                <w:szCs w:val="16"/>
              </w:rPr>
            </w:pPr>
            <w:ins w:id="365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07D23B" w14:textId="77777777" w:rsidR="00046502" w:rsidRPr="000C0EF6" w:rsidRDefault="00046502" w:rsidP="00046502">
            <w:pPr>
              <w:pStyle w:val="NormalWeb"/>
              <w:spacing w:after="0"/>
              <w:jc w:val="center"/>
              <w:textAlignment w:val="center"/>
              <w:rPr>
                <w:ins w:id="3656" w:author="作者"/>
                <w:rFonts w:ascii="Calibri" w:hAnsi="Calibri" w:cs="Calibri"/>
                <w:sz w:val="16"/>
                <w:szCs w:val="16"/>
              </w:rPr>
            </w:pPr>
            <w:ins w:id="365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418ED09" w14:textId="77777777" w:rsidR="00046502" w:rsidRPr="000C0EF6" w:rsidRDefault="00046502" w:rsidP="00046502">
            <w:pPr>
              <w:pStyle w:val="NormalWeb"/>
              <w:spacing w:after="0"/>
              <w:jc w:val="center"/>
              <w:textAlignment w:val="center"/>
              <w:rPr>
                <w:ins w:id="3658" w:author="作者"/>
                <w:rFonts w:ascii="Calibri" w:hAnsi="Calibri" w:cs="Calibri"/>
                <w:sz w:val="16"/>
                <w:szCs w:val="16"/>
              </w:rPr>
            </w:pPr>
            <w:ins w:id="365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B4A56AD" w14:textId="77777777" w:rsidR="00046502" w:rsidRPr="000C0EF6" w:rsidRDefault="00046502" w:rsidP="00046502">
            <w:pPr>
              <w:pStyle w:val="NormalWeb"/>
              <w:spacing w:after="0"/>
              <w:jc w:val="center"/>
              <w:textAlignment w:val="center"/>
              <w:rPr>
                <w:ins w:id="3660" w:author="作者"/>
                <w:rFonts w:ascii="Calibri" w:hAnsi="Calibri" w:cs="Calibri"/>
                <w:sz w:val="16"/>
                <w:szCs w:val="16"/>
              </w:rPr>
            </w:pPr>
            <w:ins w:id="366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DEBED9B" w14:textId="77777777" w:rsidR="00046502" w:rsidRPr="000C0EF6" w:rsidRDefault="00046502" w:rsidP="00046502">
            <w:pPr>
              <w:pStyle w:val="NormalWeb"/>
              <w:spacing w:after="0"/>
              <w:jc w:val="center"/>
              <w:textAlignment w:val="center"/>
              <w:rPr>
                <w:ins w:id="3662" w:author="作者"/>
                <w:rFonts w:ascii="Calibri" w:hAnsi="Calibri" w:cs="Calibri"/>
                <w:sz w:val="16"/>
                <w:szCs w:val="16"/>
              </w:rPr>
            </w:pPr>
            <w:ins w:id="366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F074D71" w14:textId="77777777" w:rsidR="00046502" w:rsidRPr="000C0EF6" w:rsidRDefault="00046502" w:rsidP="00046502">
            <w:pPr>
              <w:pStyle w:val="NormalWeb"/>
              <w:spacing w:after="0"/>
              <w:jc w:val="center"/>
              <w:textAlignment w:val="center"/>
              <w:rPr>
                <w:ins w:id="3664" w:author="作者"/>
                <w:rFonts w:ascii="Calibri" w:hAnsi="Calibri" w:cs="Calibri"/>
                <w:sz w:val="16"/>
                <w:szCs w:val="16"/>
              </w:rPr>
            </w:pPr>
            <w:ins w:id="366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32C4BD" w14:textId="77777777" w:rsidR="00046502" w:rsidRPr="000C0EF6" w:rsidRDefault="00046502" w:rsidP="00046502">
            <w:pPr>
              <w:pStyle w:val="NormalWeb"/>
              <w:spacing w:after="0"/>
              <w:jc w:val="center"/>
              <w:textAlignment w:val="center"/>
              <w:rPr>
                <w:ins w:id="3666" w:author="作者"/>
                <w:rFonts w:ascii="Calibri" w:hAnsi="Calibri" w:cs="Calibri"/>
                <w:sz w:val="16"/>
                <w:szCs w:val="16"/>
              </w:rPr>
            </w:pPr>
            <w:ins w:id="366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4B25496" w14:textId="77777777" w:rsidR="00046502" w:rsidRPr="000C0EF6" w:rsidRDefault="00046502" w:rsidP="00046502">
            <w:pPr>
              <w:pStyle w:val="NormalWeb"/>
              <w:spacing w:after="0"/>
              <w:jc w:val="center"/>
              <w:textAlignment w:val="center"/>
              <w:rPr>
                <w:ins w:id="3668" w:author="作者"/>
                <w:rFonts w:ascii="Calibri" w:hAnsi="Calibri" w:cs="Calibri"/>
                <w:sz w:val="16"/>
                <w:szCs w:val="16"/>
              </w:rPr>
            </w:pPr>
            <w:ins w:id="366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863D4BC" w14:textId="77777777" w:rsidR="00046502" w:rsidRPr="000C0EF6" w:rsidRDefault="00046502" w:rsidP="00046502">
            <w:pPr>
              <w:pStyle w:val="NormalWeb"/>
              <w:spacing w:after="0"/>
              <w:jc w:val="center"/>
              <w:textAlignment w:val="center"/>
              <w:rPr>
                <w:ins w:id="3670" w:author="作者"/>
                <w:rFonts w:ascii="Calibri" w:hAnsi="Calibri" w:cs="Calibri"/>
                <w:sz w:val="16"/>
                <w:szCs w:val="16"/>
              </w:rPr>
            </w:pPr>
            <w:ins w:id="367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E50CC2" w14:textId="77777777" w:rsidR="00046502" w:rsidRPr="000C0EF6" w:rsidRDefault="00046502" w:rsidP="00046502">
            <w:pPr>
              <w:pStyle w:val="NormalWeb"/>
              <w:spacing w:after="0"/>
              <w:jc w:val="center"/>
              <w:textAlignment w:val="center"/>
              <w:rPr>
                <w:ins w:id="3672" w:author="作者"/>
                <w:rFonts w:ascii="Calibri" w:hAnsi="Calibri" w:cs="Calibri"/>
                <w:sz w:val="16"/>
                <w:szCs w:val="16"/>
              </w:rPr>
            </w:pPr>
            <w:ins w:id="367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274DDC" w14:textId="77777777" w:rsidR="00046502" w:rsidRPr="000C0EF6" w:rsidRDefault="00046502" w:rsidP="00046502">
            <w:pPr>
              <w:pStyle w:val="NormalWeb"/>
              <w:spacing w:after="0"/>
              <w:jc w:val="center"/>
              <w:textAlignment w:val="center"/>
              <w:rPr>
                <w:ins w:id="3674" w:author="作者"/>
                <w:rFonts w:ascii="Calibri" w:hAnsi="Calibri" w:cs="Calibri"/>
                <w:sz w:val="16"/>
                <w:szCs w:val="16"/>
              </w:rPr>
            </w:pPr>
            <w:ins w:id="367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CE2D388" w14:textId="77777777" w:rsidR="00046502" w:rsidRPr="000C0EF6" w:rsidRDefault="00046502" w:rsidP="00046502">
            <w:pPr>
              <w:pStyle w:val="NormalWeb"/>
              <w:spacing w:after="0"/>
              <w:jc w:val="center"/>
              <w:textAlignment w:val="center"/>
              <w:rPr>
                <w:ins w:id="3676" w:author="作者"/>
                <w:rFonts w:ascii="Calibri" w:hAnsi="Calibri" w:cs="Calibri"/>
                <w:sz w:val="16"/>
                <w:szCs w:val="16"/>
              </w:rPr>
            </w:pPr>
            <w:ins w:id="367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4D9BD61" w14:textId="77777777" w:rsidR="00046502" w:rsidRPr="000C0EF6" w:rsidRDefault="00046502" w:rsidP="00046502">
            <w:pPr>
              <w:pStyle w:val="NormalWeb"/>
              <w:spacing w:after="0"/>
              <w:jc w:val="center"/>
              <w:textAlignment w:val="center"/>
              <w:rPr>
                <w:ins w:id="3678" w:author="作者"/>
                <w:rFonts w:ascii="Calibri" w:hAnsi="Calibri" w:cs="Calibri"/>
                <w:sz w:val="16"/>
                <w:szCs w:val="16"/>
              </w:rPr>
            </w:pPr>
            <w:ins w:id="367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431C2F" w14:textId="77777777" w:rsidR="00046502" w:rsidRPr="000C0EF6" w:rsidRDefault="00046502" w:rsidP="00046502">
            <w:pPr>
              <w:pStyle w:val="NormalWeb"/>
              <w:spacing w:after="0"/>
              <w:jc w:val="center"/>
              <w:textAlignment w:val="center"/>
              <w:rPr>
                <w:ins w:id="3680" w:author="作者"/>
                <w:rFonts w:ascii="Calibri" w:hAnsi="Calibri" w:cs="Calibri"/>
                <w:sz w:val="16"/>
                <w:szCs w:val="16"/>
              </w:rPr>
            </w:pPr>
            <w:ins w:id="368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99D3122" w14:textId="77777777" w:rsidR="00046502" w:rsidRPr="000C0EF6" w:rsidRDefault="00046502" w:rsidP="00046502">
            <w:pPr>
              <w:pStyle w:val="NormalWeb"/>
              <w:spacing w:after="0"/>
              <w:jc w:val="center"/>
              <w:textAlignment w:val="center"/>
              <w:rPr>
                <w:ins w:id="3682" w:author="作者"/>
                <w:rFonts w:ascii="Calibri" w:hAnsi="Calibri" w:cs="Calibri"/>
                <w:sz w:val="16"/>
                <w:szCs w:val="16"/>
              </w:rPr>
            </w:pPr>
            <w:ins w:id="368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E72BB24" w14:textId="77777777" w:rsidR="00046502" w:rsidRPr="000C0EF6" w:rsidRDefault="00046502" w:rsidP="00046502">
            <w:pPr>
              <w:pStyle w:val="NormalWeb"/>
              <w:spacing w:after="0"/>
              <w:jc w:val="center"/>
              <w:textAlignment w:val="center"/>
              <w:rPr>
                <w:ins w:id="3684" w:author="作者"/>
                <w:rFonts w:ascii="Calibri" w:hAnsi="Calibri" w:cs="Calibri"/>
                <w:sz w:val="16"/>
                <w:szCs w:val="16"/>
              </w:rPr>
            </w:pPr>
            <w:ins w:id="368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2825376" w14:textId="77777777" w:rsidR="00046502" w:rsidRPr="000C0EF6" w:rsidRDefault="00046502" w:rsidP="00046502">
            <w:pPr>
              <w:pStyle w:val="NormalWeb"/>
              <w:spacing w:after="0"/>
              <w:jc w:val="center"/>
              <w:textAlignment w:val="center"/>
              <w:rPr>
                <w:ins w:id="3686" w:author="作者"/>
                <w:rFonts w:ascii="Calibri" w:hAnsi="Calibri" w:cs="Calibri"/>
                <w:sz w:val="16"/>
                <w:szCs w:val="16"/>
              </w:rPr>
            </w:pPr>
            <w:ins w:id="368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CC88141" w14:textId="77777777" w:rsidR="00046502" w:rsidRPr="000C0EF6" w:rsidRDefault="00046502" w:rsidP="00046502">
            <w:pPr>
              <w:pStyle w:val="NormalWeb"/>
              <w:spacing w:after="0"/>
              <w:jc w:val="center"/>
              <w:textAlignment w:val="center"/>
              <w:rPr>
                <w:ins w:id="3688" w:author="作者"/>
                <w:rFonts w:ascii="Calibri" w:hAnsi="Calibri" w:cs="Calibri"/>
                <w:sz w:val="16"/>
                <w:szCs w:val="16"/>
              </w:rPr>
            </w:pPr>
            <w:ins w:id="3689" w:author="作者">
              <w:r w:rsidRPr="000C0EF6">
                <w:rPr>
                  <w:rFonts w:ascii="Calibri" w:hAnsi="Calibri" w:cs="Calibri"/>
                  <w:color w:val="000000"/>
                  <w:kern w:val="24"/>
                  <w:sz w:val="16"/>
                  <w:szCs w:val="16"/>
                </w:rPr>
                <w:t>-3</w:t>
              </w:r>
            </w:ins>
          </w:p>
        </w:tc>
      </w:tr>
      <w:tr w:rsidR="00046502" w:rsidRPr="001B7DB7" w14:paraId="3FAC9FF4" w14:textId="77777777" w:rsidTr="00046502">
        <w:trPr>
          <w:cantSplit/>
          <w:jc w:val="center"/>
          <w:ins w:id="3690"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A1AEC7" w14:textId="77777777" w:rsidR="00046502" w:rsidRPr="001B7DB7" w:rsidRDefault="00046502" w:rsidP="00046502">
            <w:pPr>
              <w:keepNext/>
              <w:keepLines/>
              <w:jc w:val="center"/>
              <w:rPr>
                <w:ins w:id="3691" w:author="作者"/>
                <w:rFonts w:ascii="Arial" w:hAnsi="Arial"/>
                <w:sz w:val="18"/>
                <w:szCs w:val="20"/>
              </w:rPr>
            </w:pPr>
            <w:ins w:id="3692" w:author="作者">
              <w:r w:rsidRPr="001B7DB7">
                <w:rPr>
                  <w:rFonts w:ascii="Arial" w:hAnsi="Arial"/>
                  <w:sz w:val="18"/>
                  <w:szCs w:val="20"/>
                </w:rPr>
                <w:t>19</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0BAD46B" w14:textId="77777777" w:rsidR="00046502" w:rsidRPr="000C0EF6" w:rsidRDefault="00046502" w:rsidP="00046502">
            <w:pPr>
              <w:pStyle w:val="NormalWeb"/>
              <w:spacing w:after="0"/>
              <w:jc w:val="center"/>
              <w:textAlignment w:val="center"/>
              <w:rPr>
                <w:ins w:id="3693" w:author="作者"/>
                <w:rFonts w:ascii="Calibri" w:hAnsi="Calibri" w:cs="Calibri"/>
                <w:sz w:val="16"/>
                <w:szCs w:val="16"/>
              </w:rPr>
            </w:pPr>
            <w:ins w:id="369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A73FBB1" w14:textId="77777777" w:rsidR="00046502" w:rsidRPr="000C0EF6" w:rsidRDefault="00046502" w:rsidP="00046502">
            <w:pPr>
              <w:pStyle w:val="NormalWeb"/>
              <w:spacing w:after="0"/>
              <w:jc w:val="center"/>
              <w:textAlignment w:val="center"/>
              <w:rPr>
                <w:ins w:id="3695" w:author="作者"/>
                <w:rFonts w:ascii="Calibri" w:hAnsi="Calibri" w:cs="Calibri"/>
                <w:sz w:val="16"/>
                <w:szCs w:val="16"/>
              </w:rPr>
            </w:pPr>
            <w:ins w:id="369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E8B8194" w14:textId="77777777" w:rsidR="00046502" w:rsidRPr="000C0EF6" w:rsidRDefault="00046502" w:rsidP="00046502">
            <w:pPr>
              <w:pStyle w:val="NormalWeb"/>
              <w:spacing w:after="0"/>
              <w:jc w:val="center"/>
              <w:textAlignment w:val="center"/>
              <w:rPr>
                <w:ins w:id="3697" w:author="作者"/>
                <w:rFonts w:ascii="Calibri" w:hAnsi="Calibri" w:cs="Calibri"/>
                <w:sz w:val="16"/>
                <w:szCs w:val="16"/>
              </w:rPr>
            </w:pPr>
            <w:ins w:id="369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8F6E129" w14:textId="77777777" w:rsidR="00046502" w:rsidRPr="000C0EF6" w:rsidRDefault="00046502" w:rsidP="00046502">
            <w:pPr>
              <w:pStyle w:val="NormalWeb"/>
              <w:spacing w:after="0"/>
              <w:jc w:val="center"/>
              <w:textAlignment w:val="center"/>
              <w:rPr>
                <w:ins w:id="3699" w:author="作者"/>
                <w:rFonts w:ascii="Calibri" w:hAnsi="Calibri" w:cs="Calibri"/>
                <w:sz w:val="16"/>
                <w:szCs w:val="16"/>
              </w:rPr>
            </w:pPr>
            <w:ins w:id="370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228A5EF" w14:textId="77777777" w:rsidR="00046502" w:rsidRPr="000C0EF6" w:rsidRDefault="00046502" w:rsidP="00046502">
            <w:pPr>
              <w:pStyle w:val="NormalWeb"/>
              <w:spacing w:after="0"/>
              <w:jc w:val="center"/>
              <w:textAlignment w:val="center"/>
              <w:rPr>
                <w:ins w:id="3701" w:author="作者"/>
                <w:rFonts w:ascii="Calibri" w:hAnsi="Calibri" w:cs="Calibri"/>
                <w:sz w:val="16"/>
                <w:szCs w:val="16"/>
              </w:rPr>
            </w:pPr>
            <w:ins w:id="370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C72729A" w14:textId="77777777" w:rsidR="00046502" w:rsidRPr="000C0EF6" w:rsidRDefault="00046502" w:rsidP="00046502">
            <w:pPr>
              <w:pStyle w:val="NormalWeb"/>
              <w:spacing w:after="0"/>
              <w:jc w:val="center"/>
              <w:textAlignment w:val="center"/>
              <w:rPr>
                <w:ins w:id="3703" w:author="作者"/>
                <w:rFonts w:ascii="Calibri" w:hAnsi="Calibri" w:cs="Calibri"/>
                <w:sz w:val="16"/>
                <w:szCs w:val="16"/>
              </w:rPr>
            </w:pPr>
            <w:ins w:id="370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DA3614D" w14:textId="77777777" w:rsidR="00046502" w:rsidRPr="000C0EF6" w:rsidRDefault="00046502" w:rsidP="00046502">
            <w:pPr>
              <w:pStyle w:val="NormalWeb"/>
              <w:spacing w:after="0"/>
              <w:jc w:val="center"/>
              <w:textAlignment w:val="center"/>
              <w:rPr>
                <w:ins w:id="3705" w:author="作者"/>
                <w:rFonts w:ascii="Calibri" w:hAnsi="Calibri" w:cs="Calibri"/>
                <w:sz w:val="16"/>
                <w:szCs w:val="16"/>
              </w:rPr>
            </w:pPr>
            <w:ins w:id="370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FD8B257" w14:textId="77777777" w:rsidR="00046502" w:rsidRPr="000C0EF6" w:rsidRDefault="00046502" w:rsidP="00046502">
            <w:pPr>
              <w:pStyle w:val="NormalWeb"/>
              <w:spacing w:after="0"/>
              <w:jc w:val="center"/>
              <w:textAlignment w:val="center"/>
              <w:rPr>
                <w:ins w:id="3707" w:author="作者"/>
                <w:rFonts w:ascii="Calibri" w:hAnsi="Calibri" w:cs="Calibri"/>
                <w:sz w:val="16"/>
                <w:szCs w:val="16"/>
              </w:rPr>
            </w:pPr>
            <w:ins w:id="370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73EBF0C" w14:textId="77777777" w:rsidR="00046502" w:rsidRPr="000C0EF6" w:rsidRDefault="00046502" w:rsidP="00046502">
            <w:pPr>
              <w:pStyle w:val="NormalWeb"/>
              <w:spacing w:after="0"/>
              <w:jc w:val="center"/>
              <w:textAlignment w:val="center"/>
              <w:rPr>
                <w:ins w:id="3709" w:author="作者"/>
                <w:rFonts w:ascii="Calibri" w:hAnsi="Calibri" w:cs="Calibri"/>
                <w:sz w:val="16"/>
                <w:szCs w:val="16"/>
              </w:rPr>
            </w:pPr>
            <w:ins w:id="371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D340A8B" w14:textId="77777777" w:rsidR="00046502" w:rsidRPr="000C0EF6" w:rsidRDefault="00046502" w:rsidP="00046502">
            <w:pPr>
              <w:pStyle w:val="NormalWeb"/>
              <w:spacing w:after="0"/>
              <w:jc w:val="center"/>
              <w:textAlignment w:val="center"/>
              <w:rPr>
                <w:ins w:id="3711" w:author="作者"/>
                <w:rFonts w:ascii="Calibri" w:hAnsi="Calibri" w:cs="Calibri"/>
                <w:sz w:val="16"/>
                <w:szCs w:val="16"/>
              </w:rPr>
            </w:pPr>
            <w:ins w:id="371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08578DF" w14:textId="77777777" w:rsidR="00046502" w:rsidRPr="000C0EF6" w:rsidRDefault="00046502" w:rsidP="00046502">
            <w:pPr>
              <w:pStyle w:val="NormalWeb"/>
              <w:spacing w:after="0"/>
              <w:jc w:val="center"/>
              <w:textAlignment w:val="center"/>
              <w:rPr>
                <w:ins w:id="3713" w:author="作者"/>
                <w:rFonts w:ascii="Calibri" w:hAnsi="Calibri" w:cs="Calibri"/>
                <w:sz w:val="16"/>
                <w:szCs w:val="16"/>
              </w:rPr>
            </w:pPr>
            <w:ins w:id="371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B7ADEF3" w14:textId="77777777" w:rsidR="00046502" w:rsidRPr="000C0EF6" w:rsidRDefault="00046502" w:rsidP="00046502">
            <w:pPr>
              <w:pStyle w:val="NormalWeb"/>
              <w:spacing w:after="0"/>
              <w:jc w:val="center"/>
              <w:textAlignment w:val="center"/>
              <w:rPr>
                <w:ins w:id="3715" w:author="作者"/>
                <w:rFonts w:ascii="Calibri" w:hAnsi="Calibri" w:cs="Calibri"/>
                <w:sz w:val="16"/>
                <w:szCs w:val="16"/>
              </w:rPr>
            </w:pPr>
            <w:ins w:id="371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3C7E540" w14:textId="77777777" w:rsidR="00046502" w:rsidRPr="000C0EF6" w:rsidRDefault="00046502" w:rsidP="00046502">
            <w:pPr>
              <w:pStyle w:val="NormalWeb"/>
              <w:spacing w:after="0"/>
              <w:jc w:val="center"/>
              <w:textAlignment w:val="center"/>
              <w:rPr>
                <w:ins w:id="3717" w:author="作者"/>
                <w:rFonts w:ascii="Calibri" w:hAnsi="Calibri" w:cs="Calibri"/>
                <w:sz w:val="16"/>
                <w:szCs w:val="16"/>
              </w:rPr>
            </w:pPr>
            <w:ins w:id="371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6B27AFA" w14:textId="77777777" w:rsidR="00046502" w:rsidRPr="000C0EF6" w:rsidRDefault="00046502" w:rsidP="00046502">
            <w:pPr>
              <w:pStyle w:val="NormalWeb"/>
              <w:spacing w:after="0"/>
              <w:jc w:val="center"/>
              <w:textAlignment w:val="center"/>
              <w:rPr>
                <w:ins w:id="3719" w:author="作者"/>
                <w:rFonts w:ascii="Calibri" w:hAnsi="Calibri" w:cs="Calibri"/>
                <w:sz w:val="16"/>
                <w:szCs w:val="16"/>
              </w:rPr>
            </w:pPr>
            <w:ins w:id="372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824A189" w14:textId="77777777" w:rsidR="00046502" w:rsidRPr="000C0EF6" w:rsidRDefault="00046502" w:rsidP="00046502">
            <w:pPr>
              <w:pStyle w:val="NormalWeb"/>
              <w:spacing w:after="0"/>
              <w:jc w:val="center"/>
              <w:textAlignment w:val="center"/>
              <w:rPr>
                <w:ins w:id="3721" w:author="作者"/>
                <w:rFonts w:ascii="Calibri" w:hAnsi="Calibri" w:cs="Calibri"/>
                <w:sz w:val="16"/>
                <w:szCs w:val="16"/>
              </w:rPr>
            </w:pPr>
            <w:ins w:id="372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055E102" w14:textId="77777777" w:rsidR="00046502" w:rsidRPr="000C0EF6" w:rsidRDefault="00046502" w:rsidP="00046502">
            <w:pPr>
              <w:pStyle w:val="NormalWeb"/>
              <w:spacing w:after="0"/>
              <w:jc w:val="center"/>
              <w:textAlignment w:val="center"/>
              <w:rPr>
                <w:ins w:id="3723" w:author="作者"/>
                <w:rFonts w:ascii="Calibri" w:hAnsi="Calibri" w:cs="Calibri"/>
                <w:sz w:val="16"/>
                <w:szCs w:val="16"/>
              </w:rPr>
            </w:pPr>
            <w:ins w:id="372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9A5D435" w14:textId="77777777" w:rsidR="00046502" w:rsidRPr="000C0EF6" w:rsidRDefault="00046502" w:rsidP="00046502">
            <w:pPr>
              <w:pStyle w:val="NormalWeb"/>
              <w:spacing w:after="0"/>
              <w:jc w:val="center"/>
              <w:textAlignment w:val="center"/>
              <w:rPr>
                <w:ins w:id="3725" w:author="作者"/>
                <w:rFonts w:ascii="Calibri" w:hAnsi="Calibri" w:cs="Calibri"/>
                <w:sz w:val="16"/>
                <w:szCs w:val="16"/>
              </w:rPr>
            </w:pPr>
            <w:ins w:id="372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9CABDDC" w14:textId="77777777" w:rsidR="00046502" w:rsidRPr="000C0EF6" w:rsidRDefault="00046502" w:rsidP="00046502">
            <w:pPr>
              <w:pStyle w:val="NormalWeb"/>
              <w:spacing w:after="0"/>
              <w:jc w:val="center"/>
              <w:textAlignment w:val="center"/>
              <w:rPr>
                <w:ins w:id="3727" w:author="作者"/>
                <w:rFonts w:ascii="Calibri" w:hAnsi="Calibri" w:cs="Calibri"/>
                <w:sz w:val="16"/>
                <w:szCs w:val="16"/>
              </w:rPr>
            </w:pPr>
            <w:ins w:id="372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E27B22" w14:textId="77777777" w:rsidR="00046502" w:rsidRPr="000C0EF6" w:rsidRDefault="00046502" w:rsidP="00046502">
            <w:pPr>
              <w:pStyle w:val="NormalWeb"/>
              <w:spacing w:after="0"/>
              <w:jc w:val="center"/>
              <w:textAlignment w:val="center"/>
              <w:rPr>
                <w:ins w:id="3729" w:author="作者"/>
                <w:rFonts w:ascii="Calibri" w:hAnsi="Calibri" w:cs="Calibri"/>
                <w:sz w:val="16"/>
                <w:szCs w:val="16"/>
              </w:rPr>
            </w:pPr>
            <w:ins w:id="373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89ABBDD" w14:textId="77777777" w:rsidR="00046502" w:rsidRPr="000C0EF6" w:rsidRDefault="00046502" w:rsidP="00046502">
            <w:pPr>
              <w:pStyle w:val="NormalWeb"/>
              <w:spacing w:after="0"/>
              <w:jc w:val="center"/>
              <w:textAlignment w:val="center"/>
              <w:rPr>
                <w:ins w:id="3731" w:author="作者"/>
                <w:rFonts w:ascii="Calibri" w:hAnsi="Calibri" w:cs="Calibri"/>
                <w:sz w:val="16"/>
                <w:szCs w:val="16"/>
              </w:rPr>
            </w:pPr>
            <w:ins w:id="373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25F86E" w14:textId="77777777" w:rsidR="00046502" w:rsidRPr="000C0EF6" w:rsidRDefault="00046502" w:rsidP="00046502">
            <w:pPr>
              <w:pStyle w:val="NormalWeb"/>
              <w:spacing w:after="0"/>
              <w:jc w:val="center"/>
              <w:textAlignment w:val="center"/>
              <w:rPr>
                <w:ins w:id="3733" w:author="作者"/>
                <w:rFonts w:ascii="Calibri" w:hAnsi="Calibri" w:cs="Calibri"/>
                <w:sz w:val="16"/>
                <w:szCs w:val="16"/>
              </w:rPr>
            </w:pPr>
            <w:ins w:id="373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2B88A6D" w14:textId="77777777" w:rsidR="00046502" w:rsidRPr="000C0EF6" w:rsidRDefault="00046502" w:rsidP="00046502">
            <w:pPr>
              <w:pStyle w:val="NormalWeb"/>
              <w:spacing w:after="0"/>
              <w:jc w:val="center"/>
              <w:textAlignment w:val="center"/>
              <w:rPr>
                <w:ins w:id="3735" w:author="作者"/>
                <w:rFonts w:ascii="Calibri" w:hAnsi="Calibri" w:cs="Calibri"/>
                <w:sz w:val="16"/>
                <w:szCs w:val="16"/>
              </w:rPr>
            </w:pPr>
            <w:ins w:id="373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CA331D1" w14:textId="77777777" w:rsidR="00046502" w:rsidRPr="000C0EF6" w:rsidRDefault="00046502" w:rsidP="00046502">
            <w:pPr>
              <w:pStyle w:val="NormalWeb"/>
              <w:spacing w:after="0"/>
              <w:jc w:val="center"/>
              <w:textAlignment w:val="center"/>
              <w:rPr>
                <w:ins w:id="3737" w:author="作者"/>
                <w:rFonts w:ascii="Calibri" w:hAnsi="Calibri" w:cs="Calibri"/>
                <w:sz w:val="16"/>
                <w:szCs w:val="16"/>
              </w:rPr>
            </w:pPr>
            <w:ins w:id="373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BBAFDF0" w14:textId="77777777" w:rsidR="00046502" w:rsidRPr="000C0EF6" w:rsidRDefault="00046502" w:rsidP="00046502">
            <w:pPr>
              <w:pStyle w:val="NormalWeb"/>
              <w:spacing w:after="0"/>
              <w:jc w:val="center"/>
              <w:textAlignment w:val="center"/>
              <w:rPr>
                <w:ins w:id="3739" w:author="作者"/>
                <w:rFonts w:ascii="Calibri" w:hAnsi="Calibri" w:cs="Calibri"/>
                <w:sz w:val="16"/>
                <w:szCs w:val="16"/>
              </w:rPr>
            </w:pPr>
            <w:ins w:id="3740" w:author="作者">
              <w:r w:rsidRPr="000C0EF6">
                <w:rPr>
                  <w:rFonts w:ascii="Calibri" w:hAnsi="Calibri" w:cs="Calibri"/>
                  <w:color w:val="000000"/>
                  <w:kern w:val="24"/>
                  <w:sz w:val="16"/>
                  <w:szCs w:val="16"/>
                </w:rPr>
                <w:t>-3</w:t>
              </w:r>
            </w:ins>
          </w:p>
        </w:tc>
      </w:tr>
      <w:tr w:rsidR="00046502" w:rsidRPr="001B7DB7" w14:paraId="604F7E95" w14:textId="77777777" w:rsidTr="00046502">
        <w:trPr>
          <w:cantSplit/>
          <w:jc w:val="center"/>
          <w:ins w:id="3741"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811D38" w14:textId="77777777" w:rsidR="00046502" w:rsidRPr="001B7DB7" w:rsidRDefault="00046502" w:rsidP="00046502">
            <w:pPr>
              <w:keepNext/>
              <w:keepLines/>
              <w:jc w:val="center"/>
              <w:rPr>
                <w:ins w:id="3742" w:author="作者"/>
                <w:rFonts w:ascii="Arial" w:hAnsi="Arial"/>
                <w:sz w:val="18"/>
                <w:szCs w:val="20"/>
              </w:rPr>
            </w:pPr>
            <w:ins w:id="3743" w:author="作者">
              <w:r w:rsidRPr="001B7DB7">
                <w:rPr>
                  <w:rFonts w:ascii="Arial" w:hAnsi="Arial"/>
                  <w:sz w:val="18"/>
                  <w:szCs w:val="20"/>
                </w:rPr>
                <w:t>20</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04AD56B" w14:textId="77777777" w:rsidR="00046502" w:rsidRPr="000C0EF6" w:rsidRDefault="00046502" w:rsidP="00046502">
            <w:pPr>
              <w:pStyle w:val="NormalWeb"/>
              <w:spacing w:after="0"/>
              <w:jc w:val="center"/>
              <w:textAlignment w:val="center"/>
              <w:rPr>
                <w:ins w:id="3744" w:author="作者"/>
                <w:rFonts w:ascii="Calibri" w:hAnsi="Calibri" w:cs="Calibri"/>
                <w:sz w:val="16"/>
                <w:szCs w:val="16"/>
              </w:rPr>
            </w:pPr>
            <w:ins w:id="374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1EA4F2D" w14:textId="77777777" w:rsidR="00046502" w:rsidRPr="000C0EF6" w:rsidRDefault="00046502" w:rsidP="00046502">
            <w:pPr>
              <w:pStyle w:val="NormalWeb"/>
              <w:spacing w:after="0"/>
              <w:jc w:val="center"/>
              <w:textAlignment w:val="center"/>
              <w:rPr>
                <w:ins w:id="3746" w:author="作者"/>
                <w:rFonts w:ascii="Calibri" w:hAnsi="Calibri" w:cs="Calibri"/>
                <w:sz w:val="16"/>
                <w:szCs w:val="16"/>
              </w:rPr>
            </w:pPr>
            <w:ins w:id="374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4EC3B02" w14:textId="77777777" w:rsidR="00046502" w:rsidRPr="000C0EF6" w:rsidRDefault="00046502" w:rsidP="00046502">
            <w:pPr>
              <w:pStyle w:val="NormalWeb"/>
              <w:spacing w:after="0"/>
              <w:jc w:val="center"/>
              <w:textAlignment w:val="center"/>
              <w:rPr>
                <w:ins w:id="3748" w:author="作者"/>
                <w:rFonts w:ascii="Calibri" w:hAnsi="Calibri" w:cs="Calibri"/>
                <w:sz w:val="16"/>
                <w:szCs w:val="16"/>
              </w:rPr>
            </w:pPr>
            <w:ins w:id="374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A05E0A" w14:textId="77777777" w:rsidR="00046502" w:rsidRPr="000C0EF6" w:rsidRDefault="00046502" w:rsidP="00046502">
            <w:pPr>
              <w:pStyle w:val="NormalWeb"/>
              <w:spacing w:after="0"/>
              <w:jc w:val="center"/>
              <w:textAlignment w:val="center"/>
              <w:rPr>
                <w:ins w:id="3750" w:author="作者"/>
                <w:rFonts w:ascii="Calibri" w:hAnsi="Calibri" w:cs="Calibri"/>
                <w:sz w:val="16"/>
                <w:szCs w:val="16"/>
              </w:rPr>
            </w:pPr>
            <w:ins w:id="375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444AD2E" w14:textId="77777777" w:rsidR="00046502" w:rsidRPr="000C0EF6" w:rsidRDefault="00046502" w:rsidP="00046502">
            <w:pPr>
              <w:pStyle w:val="NormalWeb"/>
              <w:spacing w:after="0"/>
              <w:jc w:val="center"/>
              <w:textAlignment w:val="center"/>
              <w:rPr>
                <w:ins w:id="3752" w:author="作者"/>
                <w:rFonts w:ascii="Calibri" w:hAnsi="Calibri" w:cs="Calibri"/>
                <w:sz w:val="16"/>
                <w:szCs w:val="16"/>
              </w:rPr>
            </w:pPr>
            <w:ins w:id="375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B487D0" w14:textId="77777777" w:rsidR="00046502" w:rsidRPr="000C0EF6" w:rsidRDefault="00046502" w:rsidP="00046502">
            <w:pPr>
              <w:pStyle w:val="NormalWeb"/>
              <w:spacing w:after="0"/>
              <w:jc w:val="center"/>
              <w:textAlignment w:val="center"/>
              <w:rPr>
                <w:ins w:id="3754" w:author="作者"/>
                <w:rFonts w:ascii="Calibri" w:hAnsi="Calibri" w:cs="Calibri"/>
                <w:sz w:val="16"/>
                <w:szCs w:val="16"/>
              </w:rPr>
            </w:pPr>
            <w:ins w:id="375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CB290E" w14:textId="77777777" w:rsidR="00046502" w:rsidRPr="000C0EF6" w:rsidRDefault="00046502" w:rsidP="00046502">
            <w:pPr>
              <w:pStyle w:val="NormalWeb"/>
              <w:spacing w:after="0"/>
              <w:jc w:val="center"/>
              <w:textAlignment w:val="center"/>
              <w:rPr>
                <w:ins w:id="3756" w:author="作者"/>
                <w:rFonts w:ascii="Calibri" w:hAnsi="Calibri" w:cs="Calibri"/>
                <w:sz w:val="16"/>
                <w:szCs w:val="16"/>
              </w:rPr>
            </w:pPr>
            <w:ins w:id="375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5F2C68B" w14:textId="77777777" w:rsidR="00046502" w:rsidRPr="000C0EF6" w:rsidRDefault="00046502" w:rsidP="00046502">
            <w:pPr>
              <w:pStyle w:val="NormalWeb"/>
              <w:spacing w:after="0"/>
              <w:jc w:val="center"/>
              <w:textAlignment w:val="center"/>
              <w:rPr>
                <w:ins w:id="3758" w:author="作者"/>
                <w:rFonts w:ascii="Calibri" w:hAnsi="Calibri" w:cs="Calibri"/>
                <w:sz w:val="16"/>
                <w:szCs w:val="16"/>
              </w:rPr>
            </w:pPr>
            <w:ins w:id="375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B78EC7" w14:textId="77777777" w:rsidR="00046502" w:rsidRPr="000C0EF6" w:rsidRDefault="00046502" w:rsidP="00046502">
            <w:pPr>
              <w:pStyle w:val="NormalWeb"/>
              <w:spacing w:after="0"/>
              <w:jc w:val="center"/>
              <w:textAlignment w:val="center"/>
              <w:rPr>
                <w:ins w:id="3760" w:author="作者"/>
                <w:rFonts w:ascii="Calibri" w:hAnsi="Calibri" w:cs="Calibri"/>
                <w:sz w:val="16"/>
                <w:szCs w:val="16"/>
              </w:rPr>
            </w:pPr>
            <w:ins w:id="376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ED1853" w14:textId="77777777" w:rsidR="00046502" w:rsidRPr="000C0EF6" w:rsidRDefault="00046502" w:rsidP="00046502">
            <w:pPr>
              <w:pStyle w:val="NormalWeb"/>
              <w:spacing w:after="0"/>
              <w:jc w:val="center"/>
              <w:textAlignment w:val="center"/>
              <w:rPr>
                <w:ins w:id="3762" w:author="作者"/>
                <w:rFonts w:ascii="Calibri" w:hAnsi="Calibri" w:cs="Calibri"/>
                <w:sz w:val="16"/>
                <w:szCs w:val="16"/>
              </w:rPr>
            </w:pPr>
            <w:ins w:id="376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3CAEC31" w14:textId="77777777" w:rsidR="00046502" w:rsidRPr="000C0EF6" w:rsidRDefault="00046502" w:rsidP="00046502">
            <w:pPr>
              <w:pStyle w:val="NormalWeb"/>
              <w:spacing w:after="0"/>
              <w:jc w:val="center"/>
              <w:textAlignment w:val="center"/>
              <w:rPr>
                <w:ins w:id="3764" w:author="作者"/>
                <w:rFonts w:ascii="Calibri" w:hAnsi="Calibri" w:cs="Calibri"/>
                <w:sz w:val="16"/>
                <w:szCs w:val="16"/>
              </w:rPr>
            </w:pPr>
            <w:ins w:id="376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AD3C494" w14:textId="77777777" w:rsidR="00046502" w:rsidRPr="000C0EF6" w:rsidRDefault="00046502" w:rsidP="00046502">
            <w:pPr>
              <w:pStyle w:val="NormalWeb"/>
              <w:spacing w:after="0"/>
              <w:jc w:val="center"/>
              <w:textAlignment w:val="center"/>
              <w:rPr>
                <w:ins w:id="3766" w:author="作者"/>
                <w:rFonts w:ascii="Calibri" w:hAnsi="Calibri" w:cs="Calibri"/>
                <w:sz w:val="16"/>
                <w:szCs w:val="16"/>
              </w:rPr>
            </w:pPr>
            <w:ins w:id="376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929451F" w14:textId="77777777" w:rsidR="00046502" w:rsidRPr="000C0EF6" w:rsidRDefault="00046502" w:rsidP="00046502">
            <w:pPr>
              <w:pStyle w:val="NormalWeb"/>
              <w:spacing w:after="0"/>
              <w:jc w:val="center"/>
              <w:textAlignment w:val="center"/>
              <w:rPr>
                <w:ins w:id="3768" w:author="作者"/>
                <w:rFonts w:ascii="Calibri" w:hAnsi="Calibri" w:cs="Calibri"/>
                <w:sz w:val="16"/>
                <w:szCs w:val="16"/>
              </w:rPr>
            </w:pPr>
            <w:ins w:id="376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4D8AB5" w14:textId="77777777" w:rsidR="00046502" w:rsidRPr="000C0EF6" w:rsidRDefault="00046502" w:rsidP="00046502">
            <w:pPr>
              <w:pStyle w:val="NormalWeb"/>
              <w:spacing w:after="0"/>
              <w:jc w:val="center"/>
              <w:textAlignment w:val="center"/>
              <w:rPr>
                <w:ins w:id="3770" w:author="作者"/>
                <w:rFonts w:ascii="Calibri" w:hAnsi="Calibri" w:cs="Calibri"/>
                <w:sz w:val="16"/>
                <w:szCs w:val="16"/>
              </w:rPr>
            </w:pPr>
            <w:ins w:id="377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CCF106D" w14:textId="77777777" w:rsidR="00046502" w:rsidRPr="000C0EF6" w:rsidRDefault="00046502" w:rsidP="00046502">
            <w:pPr>
              <w:pStyle w:val="NormalWeb"/>
              <w:spacing w:after="0"/>
              <w:jc w:val="center"/>
              <w:textAlignment w:val="center"/>
              <w:rPr>
                <w:ins w:id="3772" w:author="作者"/>
                <w:rFonts w:ascii="Calibri" w:hAnsi="Calibri" w:cs="Calibri"/>
                <w:sz w:val="16"/>
                <w:szCs w:val="16"/>
              </w:rPr>
            </w:pPr>
            <w:ins w:id="377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B61B29" w14:textId="77777777" w:rsidR="00046502" w:rsidRPr="000C0EF6" w:rsidRDefault="00046502" w:rsidP="00046502">
            <w:pPr>
              <w:pStyle w:val="NormalWeb"/>
              <w:spacing w:after="0"/>
              <w:jc w:val="center"/>
              <w:textAlignment w:val="center"/>
              <w:rPr>
                <w:ins w:id="3774" w:author="作者"/>
                <w:rFonts w:ascii="Calibri" w:hAnsi="Calibri" w:cs="Calibri"/>
                <w:sz w:val="16"/>
                <w:szCs w:val="16"/>
              </w:rPr>
            </w:pPr>
            <w:ins w:id="377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B3CCD96" w14:textId="77777777" w:rsidR="00046502" w:rsidRPr="000C0EF6" w:rsidRDefault="00046502" w:rsidP="00046502">
            <w:pPr>
              <w:pStyle w:val="NormalWeb"/>
              <w:spacing w:after="0"/>
              <w:jc w:val="center"/>
              <w:textAlignment w:val="center"/>
              <w:rPr>
                <w:ins w:id="3776" w:author="作者"/>
                <w:rFonts w:ascii="Calibri" w:hAnsi="Calibri" w:cs="Calibri"/>
                <w:sz w:val="16"/>
                <w:szCs w:val="16"/>
              </w:rPr>
            </w:pPr>
            <w:ins w:id="377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6A7B73B" w14:textId="77777777" w:rsidR="00046502" w:rsidRPr="000C0EF6" w:rsidRDefault="00046502" w:rsidP="00046502">
            <w:pPr>
              <w:pStyle w:val="NormalWeb"/>
              <w:spacing w:after="0"/>
              <w:jc w:val="center"/>
              <w:textAlignment w:val="center"/>
              <w:rPr>
                <w:ins w:id="3778" w:author="作者"/>
                <w:rFonts w:ascii="Calibri" w:hAnsi="Calibri" w:cs="Calibri"/>
                <w:sz w:val="16"/>
                <w:szCs w:val="16"/>
              </w:rPr>
            </w:pPr>
            <w:ins w:id="377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B2D0DB3" w14:textId="77777777" w:rsidR="00046502" w:rsidRPr="000C0EF6" w:rsidRDefault="00046502" w:rsidP="00046502">
            <w:pPr>
              <w:pStyle w:val="NormalWeb"/>
              <w:spacing w:after="0"/>
              <w:jc w:val="center"/>
              <w:textAlignment w:val="center"/>
              <w:rPr>
                <w:ins w:id="3780" w:author="作者"/>
                <w:rFonts w:ascii="Calibri" w:hAnsi="Calibri" w:cs="Calibri"/>
                <w:sz w:val="16"/>
                <w:szCs w:val="16"/>
              </w:rPr>
            </w:pPr>
            <w:ins w:id="378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A737FDE" w14:textId="77777777" w:rsidR="00046502" w:rsidRPr="000C0EF6" w:rsidRDefault="00046502" w:rsidP="00046502">
            <w:pPr>
              <w:pStyle w:val="NormalWeb"/>
              <w:spacing w:after="0"/>
              <w:jc w:val="center"/>
              <w:textAlignment w:val="center"/>
              <w:rPr>
                <w:ins w:id="3782" w:author="作者"/>
                <w:rFonts w:ascii="Calibri" w:hAnsi="Calibri" w:cs="Calibri"/>
                <w:sz w:val="16"/>
                <w:szCs w:val="16"/>
              </w:rPr>
            </w:pPr>
            <w:ins w:id="378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BFD3A97" w14:textId="77777777" w:rsidR="00046502" w:rsidRPr="000C0EF6" w:rsidRDefault="00046502" w:rsidP="00046502">
            <w:pPr>
              <w:pStyle w:val="NormalWeb"/>
              <w:spacing w:after="0"/>
              <w:jc w:val="center"/>
              <w:textAlignment w:val="center"/>
              <w:rPr>
                <w:ins w:id="3784" w:author="作者"/>
                <w:rFonts w:ascii="Calibri" w:hAnsi="Calibri" w:cs="Calibri"/>
                <w:sz w:val="16"/>
                <w:szCs w:val="16"/>
              </w:rPr>
            </w:pPr>
            <w:ins w:id="378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CBDB5FB" w14:textId="77777777" w:rsidR="00046502" w:rsidRPr="000C0EF6" w:rsidRDefault="00046502" w:rsidP="00046502">
            <w:pPr>
              <w:pStyle w:val="NormalWeb"/>
              <w:spacing w:after="0"/>
              <w:jc w:val="center"/>
              <w:textAlignment w:val="center"/>
              <w:rPr>
                <w:ins w:id="3786" w:author="作者"/>
                <w:rFonts w:ascii="Calibri" w:hAnsi="Calibri" w:cs="Calibri"/>
                <w:sz w:val="16"/>
                <w:szCs w:val="16"/>
              </w:rPr>
            </w:pPr>
            <w:ins w:id="378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4FB333A" w14:textId="77777777" w:rsidR="00046502" w:rsidRPr="000C0EF6" w:rsidRDefault="00046502" w:rsidP="00046502">
            <w:pPr>
              <w:pStyle w:val="NormalWeb"/>
              <w:spacing w:after="0"/>
              <w:jc w:val="center"/>
              <w:textAlignment w:val="center"/>
              <w:rPr>
                <w:ins w:id="3788" w:author="作者"/>
                <w:rFonts w:ascii="Calibri" w:hAnsi="Calibri" w:cs="Calibri"/>
                <w:sz w:val="16"/>
                <w:szCs w:val="16"/>
              </w:rPr>
            </w:pPr>
            <w:ins w:id="378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3E91821" w14:textId="77777777" w:rsidR="00046502" w:rsidRPr="000C0EF6" w:rsidRDefault="00046502" w:rsidP="00046502">
            <w:pPr>
              <w:pStyle w:val="NormalWeb"/>
              <w:spacing w:after="0"/>
              <w:jc w:val="center"/>
              <w:textAlignment w:val="center"/>
              <w:rPr>
                <w:ins w:id="3790" w:author="作者"/>
                <w:rFonts w:ascii="Calibri" w:hAnsi="Calibri" w:cs="Calibri"/>
                <w:sz w:val="16"/>
                <w:szCs w:val="16"/>
              </w:rPr>
            </w:pPr>
            <w:ins w:id="3791" w:author="作者">
              <w:r w:rsidRPr="000C0EF6">
                <w:rPr>
                  <w:rFonts w:ascii="Calibri" w:hAnsi="Calibri" w:cs="Calibri"/>
                  <w:color w:val="000000"/>
                  <w:kern w:val="24"/>
                  <w:sz w:val="16"/>
                  <w:szCs w:val="16"/>
                </w:rPr>
                <w:t>-3</w:t>
              </w:r>
            </w:ins>
          </w:p>
        </w:tc>
      </w:tr>
      <w:tr w:rsidR="00046502" w:rsidRPr="001B7DB7" w14:paraId="5B5DA039" w14:textId="77777777" w:rsidTr="00046502">
        <w:trPr>
          <w:cantSplit/>
          <w:jc w:val="center"/>
          <w:ins w:id="3792"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4B7F6BD" w14:textId="77777777" w:rsidR="00046502" w:rsidRPr="001B7DB7" w:rsidRDefault="00046502" w:rsidP="00046502">
            <w:pPr>
              <w:keepNext/>
              <w:keepLines/>
              <w:jc w:val="center"/>
              <w:rPr>
                <w:ins w:id="3793" w:author="作者"/>
                <w:rFonts w:ascii="Arial" w:hAnsi="Arial"/>
                <w:sz w:val="18"/>
                <w:szCs w:val="20"/>
              </w:rPr>
            </w:pPr>
            <w:ins w:id="3794" w:author="作者">
              <w:r w:rsidRPr="001B7DB7">
                <w:rPr>
                  <w:rFonts w:ascii="Arial" w:hAnsi="Arial"/>
                  <w:sz w:val="18"/>
                  <w:szCs w:val="20"/>
                </w:rPr>
                <w:t>21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0819DFC" w14:textId="77777777" w:rsidR="00046502" w:rsidRPr="000C0EF6" w:rsidRDefault="00046502" w:rsidP="00046502">
            <w:pPr>
              <w:pStyle w:val="NormalWeb"/>
              <w:spacing w:after="0"/>
              <w:jc w:val="center"/>
              <w:textAlignment w:val="center"/>
              <w:rPr>
                <w:ins w:id="3795" w:author="作者"/>
                <w:rFonts w:ascii="Calibri" w:hAnsi="Calibri" w:cs="Calibri"/>
                <w:sz w:val="16"/>
                <w:szCs w:val="16"/>
              </w:rPr>
            </w:pPr>
            <w:ins w:id="379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796808D" w14:textId="77777777" w:rsidR="00046502" w:rsidRPr="000C0EF6" w:rsidRDefault="00046502" w:rsidP="00046502">
            <w:pPr>
              <w:pStyle w:val="NormalWeb"/>
              <w:spacing w:after="0"/>
              <w:jc w:val="center"/>
              <w:textAlignment w:val="center"/>
              <w:rPr>
                <w:ins w:id="3797" w:author="作者"/>
                <w:rFonts w:ascii="Calibri" w:hAnsi="Calibri" w:cs="Calibri"/>
                <w:sz w:val="16"/>
                <w:szCs w:val="16"/>
              </w:rPr>
            </w:pPr>
            <w:ins w:id="379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CE56F3" w14:textId="77777777" w:rsidR="00046502" w:rsidRPr="000C0EF6" w:rsidRDefault="00046502" w:rsidP="00046502">
            <w:pPr>
              <w:pStyle w:val="NormalWeb"/>
              <w:spacing w:after="0"/>
              <w:jc w:val="center"/>
              <w:textAlignment w:val="center"/>
              <w:rPr>
                <w:ins w:id="3799" w:author="作者"/>
                <w:rFonts w:ascii="Calibri" w:hAnsi="Calibri" w:cs="Calibri"/>
                <w:sz w:val="16"/>
                <w:szCs w:val="16"/>
              </w:rPr>
            </w:pPr>
            <w:ins w:id="380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EA7053" w14:textId="77777777" w:rsidR="00046502" w:rsidRPr="000C0EF6" w:rsidRDefault="00046502" w:rsidP="00046502">
            <w:pPr>
              <w:pStyle w:val="NormalWeb"/>
              <w:spacing w:after="0"/>
              <w:jc w:val="center"/>
              <w:textAlignment w:val="center"/>
              <w:rPr>
                <w:ins w:id="3801" w:author="作者"/>
                <w:rFonts w:ascii="Calibri" w:hAnsi="Calibri" w:cs="Calibri"/>
                <w:sz w:val="16"/>
                <w:szCs w:val="16"/>
              </w:rPr>
            </w:pPr>
            <w:ins w:id="380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E3D948" w14:textId="77777777" w:rsidR="00046502" w:rsidRPr="000C0EF6" w:rsidRDefault="00046502" w:rsidP="00046502">
            <w:pPr>
              <w:pStyle w:val="NormalWeb"/>
              <w:spacing w:after="0"/>
              <w:jc w:val="center"/>
              <w:textAlignment w:val="center"/>
              <w:rPr>
                <w:ins w:id="3803" w:author="作者"/>
                <w:rFonts w:ascii="Calibri" w:hAnsi="Calibri" w:cs="Calibri"/>
                <w:sz w:val="16"/>
                <w:szCs w:val="16"/>
              </w:rPr>
            </w:pPr>
            <w:ins w:id="380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139F65" w14:textId="77777777" w:rsidR="00046502" w:rsidRPr="000C0EF6" w:rsidRDefault="00046502" w:rsidP="00046502">
            <w:pPr>
              <w:pStyle w:val="NormalWeb"/>
              <w:spacing w:after="0"/>
              <w:jc w:val="center"/>
              <w:textAlignment w:val="center"/>
              <w:rPr>
                <w:ins w:id="3805" w:author="作者"/>
                <w:rFonts w:ascii="Calibri" w:hAnsi="Calibri" w:cs="Calibri"/>
                <w:sz w:val="16"/>
                <w:szCs w:val="16"/>
              </w:rPr>
            </w:pPr>
            <w:ins w:id="380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8D6CE11" w14:textId="77777777" w:rsidR="00046502" w:rsidRPr="000C0EF6" w:rsidRDefault="00046502" w:rsidP="00046502">
            <w:pPr>
              <w:pStyle w:val="NormalWeb"/>
              <w:spacing w:after="0"/>
              <w:jc w:val="center"/>
              <w:textAlignment w:val="center"/>
              <w:rPr>
                <w:ins w:id="3807" w:author="作者"/>
                <w:rFonts w:ascii="Calibri" w:hAnsi="Calibri" w:cs="Calibri"/>
                <w:sz w:val="16"/>
                <w:szCs w:val="16"/>
              </w:rPr>
            </w:pPr>
            <w:ins w:id="380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AC3CFD" w14:textId="77777777" w:rsidR="00046502" w:rsidRPr="000C0EF6" w:rsidRDefault="00046502" w:rsidP="00046502">
            <w:pPr>
              <w:pStyle w:val="NormalWeb"/>
              <w:spacing w:after="0"/>
              <w:jc w:val="center"/>
              <w:textAlignment w:val="center"/>
              <w:rPr>
                <w:ins w:id="3809" w:author="作者"/>
                <w:rFonts w:ascii="Calibri" w:hAnsi="Calibri" w:cs="Calibri"/>
                <w:sz w:val="16"/>
                <w:szCs w:val="16"/>
              </w:rPr>
            </w:pPr>
            <w:ins w:id="381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1AC9572" w14:textId="77777777" w:rsidR="00046502" w:rsidRPr="000C0EF6" w:rsidRDefault="00046502" w:rsidP="00046502">
            <w:pPr>
              <w:pStyle w:val="NormalWeb"/>
              <w:spacing w:after="0"/>
              <w:jc w:val="center"/>
              <w:textAlignment w:val="center"/>
              <w:rPr>
                <w:ins w:id="3811" w:author="作者"/>
                <w:rFonts w:ascii="Calibri" w:hAnsi="Calibri" w:cs="Calibri"/>
                <w:sz w:val="16"/>
                <w:szCs w:val="16"/>
              </w:rPr>
            </w:pPr>
            <w:ins w:id="381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4EE0098" w14:textId="77777777" w:rsidR="00046502" w:rsidRPr="000C0EF6" w:rsidRDefault="00046502" w:rsidP="00046502">
            <w:pPr>
              <w:pStyle w:val="NormalWeb"/>
              <w:spacing w:after="0"/>
              <w:jc w:val="center"/>
              <w:textAlignment w:val="center"/>
              <w:rPr>
                <w:ins w:id="3813" w:author="作者"/>
                <w:rFonts w:ascii="Calibri" w:hAnsi="Calibri" w:cs="Calibri"/>
                <w:sz w:val="16"/>
                <w:szCs w:val="16"/>
              </w:rPr>
            </w:pPr>
            <w:ins w:id="381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9999A50" w14:textId="77777777" w:rsidR="00046502" w:rsidRPr="000C0EF6" w:rsidRDefault="00046502" w:rsidP="00046502">
            <w:pPr>
              <w:pStyle w:val="NormalWeb"/>
              <w:spacing w:after="0"/>
              <w:jc w:val="center"/>
              <w:textAlignment w:val="center"/>
              <w:rPr>
                <w:ins w:id="3815" w:author="作者"/>
                <w:rFonts w:ascii="Calibri" w:hAnsi="Calibri" w:cs="Calibri"/>
                <w:sz w:val="16"/>
                <w:szCs w:val="16"/>
              </w:rPr>
            </w:pPr>
            <w:ins w:id="381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4C1D9C2" w14:textId="77777777" w:rsidR="00046502" w:rsidRPr="000C0EF6" w:rsidRDefault="00046502" w:rsidP="00046502">
            <w:pPr>
              <w:pStyle w:val="NormalWeb"/>
              <w:spacing w:after="0"/>
              <w:jc w:val="center"/>
              <w:textAlignment w:val="center"/>
              <w:rPr>
                <w:ins w:id="3817" w:author="作者"/>
                <w:rFonts w:ascii="Calibri" w:hAnsi="Calibri" w:cs="Calibri"/>
                <w:sz w:val="16"/>
                <w:szCs w:val="16"/>
              </w:rPr>
            </w:pPr>
            <w:ins w:id="381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BCBDA7E" w14:textId="77777777" w:rsidR="00046502" w:rsidRPr="000C0EF6" w:rsidRDefault="00046502" w:rsidP="00046502">
            <w:pPr>
              <w:pStyle w:val="NormalWeb"/>
              <w:spacing w:after="0"/>
              <w:jc w:val="center"/>
              <w:textAlignment w:val="center"/>
              <w:rPr>
                <w:ins w:id="3819" w:author="作者"/>
                <w:rFonts w:ascii="Calibri" w:hAnsi="Calibri" w:cs="Calibri"/>
                <w:sz w:val="16"/>
                <w:szCs w:val="16"/>
              </w:rPr>
            </w:pPr>
            <w:ins w:id="382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689E6B8" w14:textId="77777777" w:rsidR="00046502" w:rsidRPr="000C0EF6" w:rsidRDefault="00046502" w:rsidP="00046502">
            <w:pPr>
              <w:pStyle w:val="NormalWeb"/>
              <w:spacing w:after="0"/>
              <w:jc w:val="center"/>
              <w:textAlignment w:val="center"/>
              <w:rPr>
                <w:ins w:id="3821" w:author="作者"/>
                <w:rFonts w:ascii="Calibri" w:hAnsi="Calibri" w:cs="Calibri"/>
                <w:sz w:val="16"/>
                <w:szCs w:val="16"/>
              </w:rPr>
            </w:pPr>
            <w:ins w:id="382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64FD9B" w14:textId="77777777" w:rsidR="00046502" w:rsidRPr="000C0EF6" w:rsidRDefault="00046502" w:rsidP="00046502">
            <w:pPr>
              <w:pStyle w:val="NormalWeb"/>
              <w:spacing w:after="0"/>
              <w:jc w:val="center"/>
              <w:textAlignment w:val="center"/>
              <w:rPr>
                <w:ins w:id="3823" w:author="作者"/>
                <w:rFonts w:ascii="Calibri" w:hAnsi="Calibri" w:cs="Calibri"/>
                <w:sz w:val="16"/>
                <w:szCs w:val="16"/>
              </w:rPr>
            </w:pPr>
            <w:ins w:id="382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461F833" w14:textId="77777777" w:rsidR="00046502" w:rsidRPr="000C0EF6" w:rsidRDefault="00046502" w:rsidP="00046502">
            <w:pPr>
              <w:pStyle w:val="NormalWeb"/>
              <w:spacing w:after="0"/>
              <w:jc w:val="center"/>
              <w:textAlignment w:val="center"/>
              <w:rPr>
                <w:ins w:id="3825" w:author="作者"/>
                <w:rFonts w:ascii="Calibri" w:hAnsi="Calibri" w:cs="Calibri"/>
                <w:sz w:val="16"/>
                <w:szCs w:val="16"/>
              </w:rPr>
            </w:pPr>
            <w:ins w:id="382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D7BB504" w14:textId="77777777" w:rsidR="00046502" w:rsidRPr="000C0EF6" w:rsidRDefault="00046502" w:rsidP="00046502">
            <w:pPr>
              <w:pStyle w:val="NormalWeb"/>
              <w:spacing w:after="0"/>
              <w:jc w:val="center"/>
              <w:textAlignment w:val="center"/>
              <w:rPr>
                <w:ins w:id="3827" w:author="作者"/>
                <w:rFonts w:ascii="Calibri" w:hAnsi="Calibri" w:cs="Calibri"/>
                <w:sz w:val="16"/>
                <w:szCs w:val="16"/>
              </w:rPr>
            </w:pPr>
            <w:ins w:id="382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DC10ED" w14:textId="77777777" w:rsidR="00046502" w:rsidRPr="000C0EF6" w:rsidRDefault="00046502" w:rsidP="00046502">
            <w:pPr>
              <w:pStyle w:val="NormalWeb"/>
              <w:spacing w:after="0"/>
              <w:jc w:val="center"/>
              <w:textAlignment w:val="center"/>
              <w:rPr>
                <w:ins w:id="3829" w:author="作者"/>
                <w:rFonts w:ascii="Calibri" w:hAnsi="Calibri" w:cs="Calibri"/>
                <w:sz w:val="16"/>
                <w:szCs w:val="16"/>
              </w:rPr>
            </w:pPr>
            <w:ins w:id="383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E822FF5" w14:textId="77777777" w:rsidR="00046502" w:rsidRPr="000C0EF6" w:rsidRDefault="00046502" w:rsidP="00046502">
            <w:pPr>
              <w:pStyle w:val="NormalWeb"/>
              <w:spacing w:after="0"/>
              <w:jc w:val="center"/>
              <w:textAlignment w:val="center"/>
              <w:rPr>
                <w:ins w:id="3831" w:author="作者"/>
                <w:rFonts w:ascii="Calibri" w:hAnsi="Calibri" w:cs="Calibri"/>
                <w:sz w:val="16"/>
                <w:szCs w:val="16"/>
              </w:rPr>
            </w:pPr>
            <w:ins w:id="383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376BE5F" w14:textId="77777777" w:rsidR="00046502" w:rsidRPr="000C0EF6" w:rsidRDefault="00046502" w:rsidP="00046502">
            <w:pPr>
              <w:pStyle w:val="NormalWeb"/>
              <w:spacing w:after="0"/>
              <w:jc w:val="center"/>
              <w:textAlignment w:val="center"/>
              <w:rPr>
                <w:ins w:id="3833" w:author="作者"/>
                <w:rFonts w:ascii="Calibri" w:hAnsi="Calibri" w:cs="Calibri"/>
                <w:sz w:val="16"/>
                <w:szCs w:val="16"/>
              </w:rPr>
            </w:pPr>
            <w:ins w:id="383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D71F96F" w14:textId="77777777" w:rsidR="00046502" w:rsidRPr="000C0EF6" w:rsidRDefault="00046502" w:rsidP="00046502">
            <w:pPr>
              <w:pStyle w:val="NormalWeb"/>
              <w:spacing w:after="0"/>
              <w:jc w:val="center"/>
              <w:textAlignment w:val="center"/>
              <w:rPr>
                <w:ins w:id="3835" w:author="作者"/>
                <w:rFonts w:ascii="Calibri" w:hAnsi="Calibri" w:cs="Calibri"/>
                <w:sz w:val="16"/>
                <w:szCs w:val="16"/>
              </w:rPr>
            </w:pPr>
            <w:ins w:id="383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87AF6A3" w14:textId="77777777" w:rsidR="00046502" w:rsidRPr="000C0EF6" w:rsidRDefault="00046502" w:rsidP="00046502">
            <w:pPr>
              <w:pStyle w:val="NormalWeb"/>
              <w:spacing w:after="0"/>
              <w:jc w:val="center"/>
              <w:textAlignment w:val="center"/>
              <w:rPr>
                <w:ins w:id="3837" w:author="作者"/>
                <w:rFonts w:ascii="Calibri" w:hAnsi="Calibri" w:cs="Calibri"/>
                <w:sz w:val="16"/>
                <w:szCs w:val="16"/>
              </w:rPr>
            </w:pPr>
            <w:ins w:id="383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054807E" w14:textId="77777777" w:rsidR="00046502" w:rsidRPr="000C0EF6" w:rsidRDefault="00046502" w:rsidP="00046502">
            <w:pPr>
              <w:pStyle w:val="NormalWeb"/>
              <w:spacing w:after="0"/>
              <w:jc w:val="center"/>
              <w:textAlignment w:val="center"/>
              <w:rPr>
                <w:ins w:id="3839" w:author="作者"/>
                <w:rFonts w:ascii="Calibri" w:hAnsi="Calibri" w:cs="Calibri"/>
                <w:sz w:val="16"/>
                <w:szCs w:val="16"/>
              </w:rPr>
            </w:pPr>
            <w:ins w:id="384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4D21ADF" w14:textId="77777777" w:rsidR="00046502" w:rsidRPr="000C0EF6" w:rsidRDefault="00046502" w:rsidP="00046502">
            <w:pPr>
              <w:pStyle w:val="NormalWeb"/>
              <w:spacing w:after="0"/>
              <w:jc w:val="center"/>
              <w:textAlignment w:val="center"/>
              <w:rPr>
                <w:ins w:id="3841" w:author="作者"/>
                <w:rFonts w:ascii="Calibri" w:hAnsi="Calibri" w:cs="Calibri"/>
                <w:sz w:val="16"/>
                <w:szCs w:val="16"/>
              </w:rPr>
            </w:pPr>
            <w:ins w:id="3842" w:author="作者">
              <w:r w:rsidRPr="000C0EF6">
                <w:rPr>
                  <w:rFonts w:ascii="Calibri" w:hAnsi="Calibri" w:cs="Calibri"/>
                  <w:color w:val="000000"/>
                  <w:kern w:val="24"/>
                  <w:sz w:val="16"/>
                  <w:szCs w:val="16"/>
                </w:rPr>
                <w:t>-3</w:t>
              </w:r>
            </w:ins>
          </w:p>
        </w:tc>
      </w:tr>
      <w:tr w:rsidR="00046502" w:rsidRPr="001B7DB7" w14:paraId="7971AC98" w14:textId="77777777" w:rsidTr="00046502">
        <w:trPr>
          <w:cantSplit/>
          <w:jc w:val="center"/>
          <w:ins w:id="3843"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D881ED" w14:textId="77777777" w:rsidR="00046502" w:rsidRPr="001B7DB7" w:rsidRDefault="00046502" w:rsidP="00046502">
            <w:pPr>
              <w:keepNext/>
              <w:keepLines/>
              <w:jc w:val="center"/>
              <w:rPr>
                <w:ins w:id="3844" w:author="作者"/>
                <w:rFonts w:ascii="Arial" w:hAnsi="Arial"/>
                <w:sz w:val="18"/>
                <w:szCs w:val="20"/>
              </w:rPr>
            </w:pPr>
            <w:ins w:id="3845" w:author="作者">
              <w:r w:rsidRPr="001B7DB7">
                <w:rPr>
                  <w:rFonts w:ascii="Arial" w:hAnsi="Arial"/>
                  <w:sz w:val="18"/>
                  <w:szCs w:val="20"/>
                </w:rPr>
                <w:t>22</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9FD250E" w14:textId="77777777" w:rsidR="00046502" w:rsidRPr="000C0EF6" w:rsidRDefault="00046502" w:rsidP="00046502">
            <w:pPr>
              <w:pStyle w:val="NormalWeb"/>
              <w:spacing w:after="0"/>
              <w:jc w:val="center"/>
              <w:textAlignment w:val="center"/>
              <w:rPr>
                <w:ins w:id="3846" w:author="作者"/>
                <w:rFonts w:ascii="Calibri" w:hAnsi="Calibri" w:cs="Calibri"/>
                <w:sz w:val="16"/>
                <w:szCs w:val="16"/>
              </w:rPr>
            </w:pPr>
            <w:ins w:id="384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F83809F" w14:textId="77777777" w:rsidR="00046502" w:rsidRPr="000C0EF6" w:rsidRDefault="00046502" w:rsidP="00046502">
            <w:pPr>
              <w:pStyle w:val="NormalWeb"/>
              <w:spacing w:after="0"/>
              <w:jc w:val="center"/>
              <w:textAlignment w:val="center"/>
              <w:rPr>
                <w:ins w:id="3848" w:author="作者"/>
                <w:rFonts w:ascii="Calibri" w:hAnsi="Calibri" w:cs="Calibri"/>
                <w:sz w:val="16"/>
                <w:szCs w:val="16"/>
              </w:rPr>
            </w:pPr>
            <w:ins w:id="384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2EA3B3D" w14:textId="77777777" w:rsidR="00046502" w:rsidRPr="000C0EF6" w:rsidRDefault="00046502" w:rsidP="00046502">
            <w:pPr>
              <w:pStyle w:val="NormalWeb"/>
              <w:spacing w:after="0"/>
              <w:jc w:val="center"/>
              <w:textAlignment w:val="center"/>
              <w:rPr>
                <w:ins w:id="3850" w:author="作者"/>
                <w:rFonts w:ascii="Calibri" w:hAnsi="Calibri" w:cs="Calibri"/>
                <w:sz w:val="16"/>
                <w:szCs w:val="16"/>
              </w:rPr>
            </w:pPr>
            <w:ins w:id="385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EEF6714" w14:textId="77777777" w:rsidR="00046502" w:rsidRPr="000C0EF6" w:rsidRDefault="00046502" w:rsidP="00046502">
            <w:pPr>
              <w:pStyle w:val="NormalWeb"/>
              <w:spacing w:after="0"/>
              <w:jc w:val="center"/>
              <w:textAlignment w:val="center"/>
              <w:rPr>
                <w:ins w:id="3852" w:author="作者"/>
                <w:rFonts w:ascii="Calibri" w:hAnsi="Calibri" w:cs="Calibri"/>
                <w:sz w:val="16"/>
                <w:szCs w:val="16"/>
              </w:rPr>
            </w:pPr>
            <w:ins w:id="385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5254E4" w14:textId="77777777" w:rsidR="00046502" w:rsidRPr="000C0EF6" w:rsidRDefault="00046502" w:rsidP="00046502">
            <w:pPr>
              <w:pStyle w:val="NormalWeb"/>
              <w:spacing w:after="0"/>
              <w:jc w:val="center"/>
              <w:textAlignment w:val="center"/>
              <w:rPr>
                <w:ins w:id="3854" w:author="作者"/>
                <w:rFonts w:ascii="Calibri" w:hAnsi="Calibri" w:cs="Calibri"/>
                <w:sz w:val="16"/>
                <w:szCs w:val="16"/>
              </w:rPr>
            </w:pPr>
            <w:ins w:id="385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E8F7497" w14:textId="77777777" w:rsidR="00046502" w:rsidRPr="000C0EF6" w:rsidRDefault="00046502" w:rsidP="00046502">
            <w:pPr>
              <w:pStyle w:val="NormalWeb"/>
              <w:spacing w:after="0"/>
              <w:jc w:val="center"/>
              <w:textAlignment w:val="center"/>
              <w:rPr>
                <w:ins w:id="3856" w:author="作者"/>
                <w:rFonts w:ascii="Calibri" w:hAnsi="Calibri" w:cs="Calibri"/>
                <w:sz w:val="16"/>
                <w:szCs w:val="16"/>
              </w:rPr>
            </w:pPr>
            <w:ins w:id="385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787C74" w14:textId="77777777" w:rsidR="00046502" w:rsidRPr="000C0EF6" w:rsidRDefault="00046502" w:rsidP="00046502">
            <w:pPr>
              <w:pStyle w:val="NormalWeb"/>
              <w:spacing w:after="0"/>
              <w:jc w:val="center"/>
              <w:textAlignment w:val="center"/>
              <w:rPr>
                <w:ins w:id="3858" w:author="作者"/>
                <w:rFonts w:ascii="Calibri" w:hAnsi="Calibri" w:cs="Calibri"/>
                <w:sz w:val="16"/>
                <w:szCs w:val="16"/>
              </w:rPr>
            </w:pPr>
            <w:ins w:id="385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94B3F71" w14:textId="77777777" w:rsidR="00046502" w:rsidRPr="000C0EF6" w:rsidRDefault="00046502" w:rsidP="00046502">
            <w:pPr>
              <w:pStyle w:val="NormalWeb"/>
              <w:spacing w:after="0"/>
              <w:jc w:val="center"/>
              <w:textAlignment w:val="center"/>
              <w:rPr>
                <w:ins w:id="3860" w:author="作者"/>
                <w:rFonts w:ascii="Calibri" w:hAnsi="Calibri" w:cs="Calibri"/>
                <w:sz w:val="16"/>
                <w:szCs w:val="16"/>
              </w:rPr>
            </w:pPr>
            <w:ins w:id="386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6CD8898" w14:textId="77777777" w:rsidR="00046502" w:rsidRPr="000C0EF6" w:rsidRDefault="00046502" w:rsidP="00046502">
            <w:pPr>
              <w:pStyle w:val="NormalWeb"/>
              <w:spacing w:after="0"/>
              <w:jc w:val="center"/>
              <w:textAlignment w:val="center"/>
              <w:rPr>
                <w:ins w:id="3862" w:author="作者"/>
                <w:rFonts w:ascii="Calibri" w:hAnsi="Calibri" w:cs="Calibri"/>
                <w:sz w:val="16"/>
                <w:szCs w:val="16"/>
              </w:rPr>
            </w:pPr>
            <w:ins w:id="386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FE386A" w14:textId="77777777" w:rsidR="00046502" w:rsidRPr="000C0EF6" w:rsidRDefault="00046502" w:rsidP="00046502">
            <w:pPr>
              <w:pStyle w:val="NormalWeb"/>
              <w:spacing w:after="0"/>
              <w:jc w:val="center"/>
              <w:textAlignment w:val="center"/>
              <w:rPr>
                <w:ins w:id="3864" w:author="作者"/>
                <w:rFonts w:ascii="Calibri" w:hAnsi="Calibri" w:cs="Calibri"/>
                <w:sz w:val="16"/>
                <w:szCs w:val="16"/>
              </w:rPr>
            </w:pPr>
            <w:ins w:id="386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4C70476" w14:textId="77777777" w:rsidR="00046502" w:rsidRPr="000C0EF6" w:rsidRDefault="00046502" w:rsidP="00046502">
            <w:pPr>
              <w:pStyle w:val="NormalWeb"/>
              <w:spacing w:after="0"/>
              <w:jc w:val="center"/>
              <w:textAlignment w:val="center"/>
              <w:rPr>
                <w:ins w:id="3866" w:author="作者"/>
                <w:rFonts w:ascii="Calibri" w:hAnsi="Calibri" w:cs="Calibri"/>
                <w:sz w:val="16"/>
                <w:szCs w:val="16"/>
              </w:rPr>
            </w:pPr>
            <w:ins w:id="386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203076C" w14:textId="77777777" w:rsidR="00046502" w:rsidRPr="000C0EF6" w:rsidRDefault="00046502" w:rsidP="00046502">
            <w:pPr>
              <w:pStyle w:val="NormalWeb"/>
              <w:spacing w:after="0"/>
              <w:jc w:val="center"/>
              <w:textAlignment w:val="center"/>
              <w:rPr>
                <w:ins w:id="3868" w:author="作者"/>
                <w:rFonts w:ascii="Calibri" w:hAnsi="Calibri" w:cs="Calibri"/>
                <w:sz w:val="16"/>
                <w:szCs w:val="16"/>
              </w:rPr>
            </w:pPr>
            <w:ins w:id="386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408AEE" w14:textId="77777777" w:rsidR="00046502" w:rsidRPr="000C0EF6" w:rsidRDefault="00046502" w:rsidP="00046502">
            <w:pPr>
              <w:pStyle w:val="NormalWeb"/>
              <w:spacing w:after="0"/>
              <w:jc w:val="center"/>
              <w:textAlignment w:val="center"/>
              <w:rPr>
                <w:ins w:id="3870" w:author="作者"/>
                <w:rFonts w:ascii="Calibri" w:hAnsi="Calibri" w:cs="Calibri"/>
                <w:sz w:val="16"/>
                <w:szCs w:val="16"/>
              </w:rPr>
            </w:pPr>
            <w:ins w:id="387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C1EBE59" w14:textId="77777777" w:rsidR="00046502" w:rsidRPr="000C0EF6" w:rsidRDefault="00046502" w:rsidP="00046502">
            <w:pPr>
              <w:pStyle w:val="NormalWeb"/>
              <w:spacing w:after="0"/>
              <w:jc w:val="center"/>
              <w:textAlignment w:val="center"/>
              <w:rPr>
                <w:ins w:id="3872" w:author="作者"/>
                <w:rFonts w:ascii="Calibri" w:hAnsi="Calibri" w:cs="Calibri"/>
                <w:sz w:val="16"/>
                <w:szCs w:val="16"/>
              </w:rPr>
            </w:pPr>
            <w:ins w:id="387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2796021" w14:textId="77777777" w:rsidR="00046502" w:rsidRPr="000C0EF6" w:rsidRDefault="00046502" w:rsidP="00046502">
            <w:pPr>
              <w:pStyle w:val="NormalWeb"/>
              <w:spacing w:after="0"/>
              <w:jc w:val="center"/>
              <w:textAlignment w:val="center"/>
              <w:rPr>
                <w:ins w:id="3874" w:author="作者"/>
                <w:rFonts w:ascii="Calibri" w:hAnsi="Calibri" w:cs="Calibri"/>
                <w:sz w:val="16"/>
                <w:szCs w:val="16"/>
              </w:rPr>
            </w:pPr>
            <w:ins w:id="387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69BF4F" w14:textId="77777777" w:rsidR="00046502" w:rsidRPr="000C0EF6" w:rsidRDefault="00046502" w:rsidP="00046502">
            <w:pPr>
              <w:pStyle w:val="NormalWeb"/>
              <w:spacing w:after="0"/>
              <w:jc w:val="center"/>
              <w:textAlignment w:val="center"/>
              <w:rPr>
                <w:ins w:id="3876" w:author="作者"/>
                <w:rFonts w:ascii="Calibri" w:hAnsi="Calibri" w:cs="Calibri"/>
                <w:sz w:val="16"/>
                <w:szCs w:val="16"/>
              </w:rPr>
            </w:pPr>
            <w:ins w:id="387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4DD1424" w14:textId="77777777" w:rsidR="00046502" w:rsidRPr="000C0EF6" w:rsidRDefault="00046502" w:rsidP="00046502">
            <w:pPr>
              <w:pStyle w:val="NormalWeb"/>
              <w:spacing w:after="0"/>
              <w:jc w:val="center"/>
              <w:textAlignment w:val="center"/>
              <w:rPr>
                <w:ins w:id="3878" w:author="作者"/>
                <w:rFonts w:ascii="Calibri" w:hAnsi="Calibri" w:cs="Calibri"/>
                <w:sz w:val="16"/>
                <w:szCs w:val="16"/>
              </w:rPr>
            </w:pPr>
            <w:ins w:id="387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05A65C6" w14:textId="77777777" w:rsidR="00046502" w:rsidRPr="000C0EF6" w:rsidRDefault="00046502" w:rsidP="00046502">
            <w:pPr>
              <w:pStyle w:val="NormalWeb"/>
              <w:spacing w:after="0"/>
              <w:jc w:val="center"/>
              <w:textAlignment w:val="center"/>
              <w:rPr>
                <w:ins w:id="3880" w:author="作者"/>
                <w:rFonts w:ascii="Calibri" w:hAnsi="Calibri" w:cs="Calibri"/>
                <w:sz w:val="16"/>
                <w:szCs w:val="16"/>
              </w:rPr>
            </w:pPr>
            <w:ins w:id="388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6FF155A" w14:textId="77777777" w:rsidR="00046502" w:rsidRPr="000C0EF6" w:rsidRDefault="00046502" w:rsidP="00046502">
            <w:pPr>
              <w:pStyle w:val="NormalWeb"/>
              <w:spacing w:after="0"/>
              <w:jc w:val="center"/>
              <w:textAlignment w:val="center"/>
              <w:rPr>
                <w:ins w:id="3882" w:author="作者"/>
                <w:rFonts w:ascii="Calibri" w:hAnsi="Calibri" w:cs="Calibri"/>
                <w:sz w:val="16"/>
                <w:szCs w:val="16"/>
              </w:rPr>
            </w:pPr>
            <w:ins w:id="388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2E2EEEB" w14:textId="77777777" w:rsidR="00046502" w:rsidRPr="000C0EF6" w:rsidRDefault="00046502" w:rsidP="00046502">
            <w:pPr>
              <w:pStyle w:val="NormalWeb"/>
              <w:spacing w:after="0"/>
              <w:jc w:val="center"/>
              <w:textAlignment w:val="center"/>
              <w:rPr>
                <w:ins w:id="3884" w:author="作者"/>
                <w:rFonts w:ascii="Calibri" w:hAnsi="Calibri" w:cs="Calibri"/>
                <w:sz w:val="16"/>
                <w:szCs w:val="16"/>
              </w:rPr>
            </w:pPr>
            <w:ins w:id="388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6F48351" w14:textId="77777777" w:rsidR="00046502" w:rsidRPr="000C0EF6" w:rsidRDefault="00046502" w:rsidP="00046502">
            <w:pPr>
              <w:pStyle w:val="NormalWeb"/>
              <w:spacing w:after="0"/>
              <w:jc w:val="center"/>
              <w:textAlignment w:val="center"/>
              <w:rPr>
                <w:ins w:id="3886" w:author="作者"/>
                <w:rFonts w:ascii="Calibri" w:hAnsi="Calibri" w:cs="Calibri"/>
                <w:sz w:val="16"/>
                <w:szCs w:val="16"/>
              </w:rPr>
            </w:pPr>
            <w:ins w:id="388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D5E7B04" w14:textId="77777777" w:rsidR="00046502" w:rsidRPr="000C0EF6" w:rsidRDefault="00046502" w:rsidP="00046502">
            <w:pPr>
              <w:pStyle w:val="NormalWeb"/>
              <w:spacing w:after="0"/>
              <w:jc w:val="center"/>
              <w:textAlignment w:val="center"/>
              <w:rPr>
                <w:ins w:id="3888" w:author="作者"/>
                <w:rFonts w:ascii="Calibri" w:hAnsi="Calibri" w:cs="Calibri"/>
                <w:sz w:val="16"/>
                <w:szCs w:val="16"/>
              </w:rPr>
            </w:pPr>
            <w:ins w:id="388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CA211F5" w14:textId="77777777" w:rsidR="00046502" w:rsidRPr="000C0EF6" w:rsidRDefault="00046502" w:rsidP="00046502">
            <w:pPr>
              <w:pStyle w:val="NormalWeb"/>
              <w:spacing w:after="0"/>
              <w:jc w:val="center"/>
              <w:textAlignment w:val="center"/>
              <w:rPr>
                <w:ins w:id="3890" w:author="作者"/>
                <w:rFonts w:ascii="Calibri" w:hAnsi="Calibri" w:cs="Calibri"/>
                <w:sz w:val="16"/>
                <w:szCs w:val="16"/>
              </w:rPr>
            </w:pPr>
            <w:ins w:id="389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097C51D" w14:textId="77777777" w:rsidR="00046502" w:rsidRPr="000C0EF6" w:rsidRDefault="00046502" w:rsidP="00046502">
            <w:pPr>
              <w:pStyle w:val="NormalWeb"/>
              <w:spacing w:after="0"/>
              <w:jc w:val="center"/>
              <w:textAlignment w:val="center"/>
              <w:rPr>
                <w:ins w:id="3892" w:author="作者"/>
                <w:rFonts w:ascii="Calibri" w:hAnsi="Calibri" w:cs="Calibri"/>
                <w:sz w:val="16"/>
                <w:szCs w:val="16"/>
              </w:rPr>
            </w:pPr>
            <w:ins w:id="3893" w:author="作者">
              <w:r w:rsidRPr="000C0EF6">
                <w:rPr>
                  <w:rFonts w:ascii="Calibri" w:hAnsi="Calibri" w:cs="Calibri"/>
                  <w:color w:val="000000"/>
                  <w:kern w:val="24"/>
                  <w:sz w:val="16"/>
                  <w:szCs w:val="16"/>
                </w:rPr>
                <w:t>-3</w:t>
              </w:r>
            </w:ins>
          </w:p>
        </w:tc>
      </w:tr>
      <w:tr w:rsidR="00046502" w:rsidRPr="001B7DB7" w14:paraId="0FE7ACE2" w14:textId="77777777" w:rsidTr="00046502">
        <w:trPr>
          <w:cantSplit/>
          <w:jc w:val="center"/>
          <w:ins w:id="3894"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F732DD" w14:textId="77777777" w:rsidR="00046502" w:rsidRPr="001B7DB7" w:rsidRDefault="00046502" w:rsidP="00046502">
            <w:pPr>
              <w:keepNext/>
              <w:keepLines/>
              <w:jc w:val="center"/>
              <w:rPr>
                <w:ins w:id="3895" w:author="作者"/>
                <w:rFonts w:ascii="Arial" w:hAnsi="Arial"/>
                <w:sz w:val="18"/>
                <w:szCs w:val="20"/>
              </w:rPr>
            </w:pPr>
            <w:ins w:id="3896" w:author="作者">
              <w:r w:rsidRPr="001B7DB7">
                <w:rPr>
                  <w:rFonts w:ascii="Arial" w:hAnsi="Arial"/>
                  <w:sz w:val="18"/>
                  <w:szCs w:val="20"/>
                </w:rPr>
                <w:t>23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E6714A3" w14:textId="77777777" w:rsidR="00046502" w:rsidRPr="000C0EF6" w:rsidRDefault="00046502" w:rsidP="00046502">
            <w:pPr>
              <w:pStyle w:val="NormalWeb"/>
              <w:spacing w:after="0"/>
              <w:jc w:val="center"/>
              <w:textAlignment w:val="center"/>
              <w:rPr>
                <w:ins w:id="3897" w:author="作者"/>
                <w:rFonts w:ascii="Calibri" w:hAnsi="Calibri" w:cs="Calibri"/>
                <w:sz w:val="16"/>
                <w:szCs w:val="16"/>
              </w:rPr>
            </w:pPr>
            <w:ins w:id="389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8F8E94" w14:textId="77777777" w:rsidR="00046502" w:rsidRPr="000C0EF6" w:rsidRDefault="00046502" w:rsidP="00046502">
            <w:pPr>
              <w:pStyle w:val="NormalWeb"/>
              <w:spacing w:after="0"/>
              <w:jc w:val="center"/>
              <w:textAlignment w:val="center"/>
              <w:rPr>
                <w:ins w:id="3899" w:author="作者"/>
                <w:rFonts w:ascii="Calibri" w:hAnsi="Calibri" w:cs="Calibri"/>
                <w:sz w:val="16"/>
                <w:szCs w:val="16"/>
              </w:rPr>
            </w:pPr>
            <w:ins w:id="390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5D83AE" w14:textId="77777777" w:rsidR="00046502" w:rsidRPr="000C0EF6" w:rsidRDefault="00046502" w:rsidP="00046502">
            <w:pPr>
              <w:pStyle w:val="NormalWeb"/>
              <w:spacing w:after="0"/>
              <w:jc w:val="center"/>
              <w:textAlignment w:val="center"/>
              <w:rPr>
                <w:ins w:id="3901" w:author="作者"/>
                <w:rFonts w:ascii="Calibri" w:hAnsi="Calibri" w:cs="Calibri"/>
                <w:sz w:val="16"/>
                <w:szCs w:val="16"/>
              </w:rPr>
            </w:pPr>
            <w:ins w:id="390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F9181BB" w14:textId="77777777" w:rsidR="00046502" w:rsidRPr="000C0EF6" w:rsidRDefault="00046502" w:rsidP="00046502">
            <w:pPr>
              <w:pStyle w:val="NormalWeb"/>
              <w:spacing w:after="0"/>
              <w:jc w:val="center"/>
              <w:textAlignment w:val="center"/>
              <w:rPr>
                <w:ins w:id="3903" w:author="作者"/>
                <w:rFonts w:ascii="Calibri" w:hAnsi="Calibri" w:cs="Calibri"/>
                <w:sz w:val="16"/>
                <w:szCs w:val="16"/>
              </w:rPr>
            </w:pPr>
            <w:ins w:id="390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C2A9C67" w14:textId="77777777" w:rsidR="00046502" w:rsidRPr="000C0EF6" w:rsidRDefault="00046502" w:rsidP="00046502">
            <w:pPr>
              <w:pStyle w:val="NormalWeb"/>
              <w:spacing w:after="0"/>
              <w:jc w:val="center"/>
              <w:textAlignment w:val="center"/>
              <w:rPr>
                <w:ins w:id="3905" w:author="作者"/>
                <w:rFonts w:ascii="Calibri" w:hAnsi="Calibri" w:cs="Calibri"/>
                <w:sz w:val="16"/>
                <w:szCs w:val="16"/>
              </w:rPr>
            </w:pPr>
            <w:ins w:id="390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BF0178" w14:textId="77777777" w:rsidR="00046502" w:rsidRPr="000C0EF6" w:rsidRDefault="00046502" w:rsidP="00046502">
            <w:pPr>
              <w:pStyle w:val="NormalWeb"/>
              <w:spacing w:after="0"/>
              <w:jc w:val="center"/>
              <w:textAlignment w:val="center"/>
              <w:rPr>
                <w:ins w:id="3907" w:author="作者"/>
                <w:rFonts w:ascii="Calibri" w:hAnsi="Calibri" w:cs="Calibri"/>
                <w:sz w:val="16"/>
                <w:szCs w:val="16"/>
              </w:rPr>
            </w:pPr>
            <w:ins w:id="390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FA84191" w14:textId="77777777" w:rsidR="00046502" w:rsidRPr="000C0EF6" w:rsidRDefault="00046502" w:rsidP="00046502">
            <w:pPr>
              <w:pStyle w:val="NormalWeb"/>
              <w:spacing w:after="0"/>
              <w:jc w:val="center"/>
              <w:textAlignment w:val="center"/>
              <w:rPr>
                <w:ins w:id="3909" w:author="作者"/>
                <w:rFonts w:ascii="Calibri" w:hAnsi="Calibri" w:cs="Calibri"/>
                <w:sz w:val="16"/>
                <w:szCs w:val="16"/>
              </w:rPr>
            </w:pPr>
            <w:ins w:id="391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4E843DF" w14:textId="77777777" w:rsidR="00046502" w:rsidRPr="000C0EF6" w:rsidRDefault="00046502" w:rsidP="00046502">
            <w:pPr>
              <w:pStyle w:val="NormalWeb"/>
              <w:spacing w:after="0"/>
              <w:jc w:val="center"/>
              <w:textAlignment w:val="center"/>
              <w:rPr>
                <w:ins w:id="3911" w:author="作者"/>
                <w:rFonts w:ascii="Calibri" w:hAnsi="Calibri" w:cs="Calibri"/>
                <w:sz w:val="16"/>
                <w:szCs w:val="16"/>
              </w:rPr>
            </w:pPr>
            <w:ins w:id="391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D80A6F0" w14:textId="77777777" w:rsidR="00046502" w:rsidRPr="000C0EF6" w:rsidRDefault="00046502" w:rsidP="00046502">
            <w:pPr>
              <w:pStyle w:val="NormalWeb"/>
              <w:spacing w:after="0"/>
              <w:jc w:val="center"/>
              <w:textAlignment w:val="center"/>
              <w:rPr>
                <w:ins w:id="3913" w:author="作者"/>
                <w:rFonts w:ascii="Calibri" w:hAnsi="Calibri" w:cs="Calibri"/>
                <w:sz w:val="16"/>
                <w:szCs w:val="16"/>
              </w:rPr>
            </w:pPr>
            <w:ins w:id="391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B9138B9" w14:textId="77777777" w:rsidR="00046502" w:rsidRPr="000C0EF6" w:rsidRDefault="00046502" w:rsidP="00046502">
            <w:pPr>
              <w:pStyle w:val="NormalWeb"/>
              <w:spacing w:after="0"/>
              <w:jc w:val="center"/>
              <w:textAlignment w:val="center"/>
              <w:rPr>
                <w:ins w:id="3915" w:author="作者"/>
                <w:rFonts w:ascii="Calibri" w:hAnsi="Calibri" w:cs="Calibri"/>
                <w:sz w:val="16"/>
                <w:szCs w:val="16"/>
              </w:rPr>
            </w:pPr>
            <w:ins w:id="391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3A1502" w14:textId="77777777" w:rsidR="00046502" w:rsidRPr="000C0EF6" w:rsidRDefault="00046502" w:rsidP="00046502">
            <w:pPr>
              <w:pStyle w:val="NormalWeb"/>
              <w:spacing w:after="0"/>
              <w:jc w:val="center"/>
              <w:textAlignment w:val="center"/>
              <w:rPr>
                <w:ins w:id="3917" w:author="作者"/>
                <w:rFonts w:ascii="Calibri" w:hAnsi="Calibri" w:cs="Calibri"/>
                <w:sz w:val="16"/>
                <w:szCs w:val="16"/>
              </w:rPr>
            </w:pPr>
            <w:ins w:id="391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844B4B0" w14:textId="77777777" w:rsidR="00046502" w:rsidRPr="000C0EF6" w:rsidRDefault="00046502" w:rsidP="00046502">
            <w:pPr>
              <w:pStyle w:val="NormalWeb"/>
              <w:spacing w:after="0"/>
              <w:jc w:val="center"/>
              <w:textAlignment w:val="center"/>
              <w:rPr>
                <w:ins w:id="3919" w:author="作者"/>
                <w:rFonts w:ascii="Calibri" w:hAnsi="Calibri" w:cs="Calibri"/>
                <w:sz w:val="16"/>
                <w:szCs w:val="16"/>
              </w:rPr>
            </w:pPr>
            <w:ins w:id="392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ED477F0" w14:textId="77777777" w:rsidR="00046502" w:rsidRPr="000C0EF6" w:rsidRDefault="00046502" w:rsidP="00046502">
            <w:pPr>
              <w:pStyle w:val="NormalWeb"/>
              <w:spacing w:after="0"/>
              <w:jc w:val="center"/>
              <w:textAlignment w:val="center"/>
              <w:rPr>
                <w:ins w:id="3921" w:author="作者"/>
                <w:rFonts w:ascii="Calibri" w:hAnsi="Calibri" w:cs="Calibri"/>
                <w:sz w:val="16"/>
                <w:szCs w:val="16"/>
              </w:rPr>
            </w:pPr>
            <w:ins w:id="392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80A0E46" w14:textId="77777777" w:rsidR="00046502" w:rsidRPr="000C0EF6" w:rsidRDefault="00046502" w:rsidP="00046502">
            <w:pPr>
              <w:pStyle w:val="NormalWeb"/>
              <w:spacing w:after="0"/>
              <w:jc w:val="center"/>
              <w:textAlignment w:val="center"/>
              <w:rPr>
                <w:ins w:id="3923" w:author="作者"/>
                <w:rFonts w:ascii="Calibri" w:hAnsi="Calibri" w:cs="Calibri"/>
                <w:sz w:val="16"/>
                <w:szCs w:val="16"/>
              </w:rPr>
            </w:pPr>
            <w:ins w:id="392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4D27656" w14:textId="77777777" w:rsidR="00046502" w:rsidRPr="000C0EF6" w:rsidRDefault="00046502" w:rsidP="00046502">
            <w:pPr>
              <w:pStyle w:val="NormalWeb"/>
              <w:spacing w:after="0"/>
              <w:jc w:val="center"/>
              <w:textAlignment w:val="center"/>
              <w:rPr>
                <w:ins w:id="3925" w:author="作者"/>
                <w:rFonts w:ascii="Calibri" w:hAnsi="Calibri" w:cs="Calibri"/>
                <w:sz w:val="16"/>
                <w:szCs w:val="16"/>
              </w:rPr>
            </w:pPr>
            <w:ins w:id="392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9129217" w14:textId="77777777" w:rsidR="00046502" w:rsidRPr="000C0EF6" w:rsidRDefault="00046502" w:rsidP="00046502">
            <w:pPr>
              <w:pStyle w:val="NormalWeb"/>
              <w:spacing w:after="0"/>
              <w:jc w:val="center"/>
              <w:textAlignment w:val="center"/>
              <w:rPr>
                <w:ins w:id="3927" w:author="作者"/>
                <w:rFonts w:ascii="Calibri" w:hAnsi="Calibri" w:cs="Calibri"/>
                <w:sz w:val="16"/>
                <w:szCs w:val="16"/>
              </w:rPr>
            </w:pPr>
            <w:ins w:id="392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87B55D2" w14:textId="77777777" w:rsidR="00046502" w:rsidRPr="000C0EF6" w:rsidRDefault="00046502" w:rsidP="00046502">
            <w:pPr>
              <w:pStyle w:val="NormalWeb"/>
              <w:spacing w:after="0"/>
              <w:jc w:val="center"/>
              <w:textAlignment w:val="center"/>
              <w:rPr>
                <w:ins w:id="3929" w:author="作者"/>
                <w:rFonts w:ascii="Calibri" w:hAnsi="Calibri" w:cs="Calibri"/>
                <w:sz w:val="16"/>
                <w:szCs w:val="16"/>
              </w:rPr>
            </w:pPr>
            <w:ins w:id="393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E982E7B" w14:textId="77777777" w:rsidR="00046502" w:rsidRPr="000C0EF6" w:rsidRDefault="00046502" w:rsidP="00046502">
            <w:pPr>
              <w:pStyle w:val="NormalWeb"/>
              <w:spacing w:after="0"/>
              <w:jc w:val="center"/>
              <w:textAlignment w:val="center"/>
              <w:rPr>
                <w:ins w:id="3931" w:author="作者"/>
                <w:rFonts w:ascii="Calibri" w:hAnsi="Calibri" w:cs="Calibri"/>
                <w:sz w:val="16"/>
                <w:szCs w:val="16"/>
              </w:rPr>
            </w:pPr>
            <w:ins w:id="393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F3C12AD" w14:textId="77777777" w:rsidR="00046502" w:rsidRPr="000C0EF6" w:rsidRDefault="00046502" w:rsidP="00046502">
            <w:pPr>
              <w:pStyle w:val="NormalWeb"/>
              <w:spacing w:after="0"/>
              <w:jc w:val="center"/>
              <w:textAlignment w:val="center"/>
              <w:rPr>
                <w:ins w:id="3933" w:author="作者"/>
                <w:rFonts w:ascii="Calibri" w:hAnsi="Calibri" w:cs="Calibri"/>
                <w:sz w:val="16"/>
                <w:szCs w:val="16"/>
              </w:rPr>
            </w:pPr>
            <w:ins w:id="393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EA56991" w14:textId="77777777" w:rsidR="00046502" w:rsidRPr="000C0EF6" w:rsidRDefault="00046502" w:rsidP="00046502">
            <w:pPr>
              <w:pStyle w:val="NormalWeb"/>
              <w:spacing w:after="0"/>
              <w:jc w:val="center"/>
              <w:textAlignment w:val="center"/>
              <w:rPr>
                <w:ins w:id="3935" w:author="作者"/>
                <w:rFonts w:ascii="Calibri" w:hAnsi="Calibri" w:cs="Calibri"/>
                <w:sz w:val="16"/>
                <w:szCs w:val="16"/>
              </w:rPr>
            </w:pPr>
            <w:ins w:id="393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ACF96AC" w14:textId="77777777" w:rsidR="00046502" w:rsidRPr="000C0EF6" w:rsidRDefault="00046502" w:rsidP="00046502">
            <w:pPr>
              <w:pStyle w:val="NormalWeb"/>
              <w:spacing w:after="0"/>
              <w:jc w:val="center"/>
              <w:textAlignment w:val="center"/>
              <w:rPr>
                <w:ins w:id="3937" w:author="作者"/>
                <w:rFonts w:ascii="Calibri" w:hAnsi="Calibri" w:cs="Calibri"/>
                <w:sz w:val="16"/>
                <w:szCs w:val="16"/>
              </w:rPr>
            </w:pPr>
            <w:ins w:id="393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D42AC4" w14:textId="77777777" w:rsidR="00046502" w:rsidRPr="000C0EF6" w:rsidRDefault="00046502" w:rsidP="00046502">
            <w:pPr>
              <w:pStyle w:val="NormalWeb"/>
              <w:spacing w:after="0"/>
              <w:jc w:val="center"/>
              <w:textAlignment w:val="center"/>
              <w:rPr>
                <w:ins w:id="3939" w:author="作者"/>
                <w:rFonts w:ascii="Calibri" w:hAnsi="Calibri" w:cs="Calibri"/>
                <w:sz w:val="16"/>
                <w:szCs w:val="16"/>
              </w:rPr>
            </w:pPr>
            <w:ins w:id="394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E79525C" w14:textId="77777777" w:rsidR="00046502" w:rsidRPr="000C0EF6" w:rsidRDefault="00046502" w:rsidP="00046502">
            <w:pPr>
              <w:pStyle w:val="NormalWeb"/>
              <w:spacing w:after="0"/>
              <w:jc w:val="center"/>
              <w:textAlignment w:val="center"/>
              <w:rPr>
                <w:ins w:id="3941" w:author="作者"/>
                <w:rFonts w:ascii="Calibri" w:hAnsi="Calibri" w:cs="Calibri"/>
                <w:sz w:val="16"/>
                <w:szCs w:val="16"/>
              </w:rPr>
            </w:pPr>
            <w:ins w:id="394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594CE5" w14:textId="77777777" w:rsidR="00046502" w:rsidRPr="000C0EF6" w:rsidRDefault="00046502" w:rsidP="00046502">
            <w:pPr>
              <w:pStyle w:val="NormalWeb"/>
              <w:spacing w:after="0"/>
              <w:jc w:val="center"/>
              <w:textAlignment w:val="center"/>
              <w:rPr>
                <w:ins w:id="3943" w:author="作者"/>
                <w:rFonts w:ascii="Calibri" w:hAnsi="Calibri" w:cs="Calibri"/>
                <w:sz w:val="16"/>
                <w:szCs w:val="16"/>
              </w:rPr>
            </w:pPr>
            <w:ins w:id="3944" w:author="作者">
              <w:r w:rsidRPr="000C0EF6">
                <w:rPr>
                  <w:rFonts w:ascii="Calibri" w:hAnsi="Calibri" w:cs="Calibri"/>
                  <w:color w:val="000000"/>
                  <w:kern w:val="24"/>
                  <w:sz w:val="16"/>
                  <w:szCs w:val="16"/>
                </w:rPr>
                <w:t>-3</w:t>
              </w:r>
            </w:ins>
          </w:p>
        </w:tc>
      </w:tr>
      <w:tr w:rsidR="00046502" w:rsidRPr="001B7DB7" w14:paraId="03A7119B" w14:textId="77777777" w:rsidTr="00046502">
        <w:trPr>
          <w:cantSplit/>
          <w:jc w:val="center"/>
          <w:ins w:id="3945"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5E01CB6" w14:textId="77777777" w:rsidR="00046502" w:rsidRPr="001B7DB7" w:rsidRDefault="00046502" w:rsidP="00046502">
            <w:pPr>
              <w:keepNext/>
              <w:keepLines/>
              <w:jc w:val="center"/>
              <w:rPr>
                <w:ins w:id="3946" w:author="作者"/>
                <w:rFonts w:ascii="Arial" w:hAnsi="Arial"/>
                <w:sz w:val="18"/>
                <w:szCs w:val="20"/>
              </w:rPr>
            </w:pPr>
            <w:ins w:id="3947" w:author="作者">
              <w:r w:rsidRPr="001B7DB7">
                <w:rPr>
                  <w:rFonts w:ascii="Arial" w:hAnsi="Arial"/>
                  <w:sz w:val="18"/>
                  <w:szCs w:val="20"/>
                </w:rPr>
                <w:t>24</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1BA5E50" w14:textId="77777777" w:rsidR="00046502" w:rsidRPr="000C0EF6" w:rsidRDefault="00046502" w:rsidP="00046502">
            <w:pPr>
              <w:pStyle w:val="NormalWeb"/>
              <w:spacing w:after="0"/>
              <w:jc w:val="center"/>
              <w:textAlignment w:val="center"/>
              <w:rPr>
                <w:ins w:id="3948" w:author="作者"/>
                <w:rFonts w:ascii="Calibri" w:hAnsi="Calibri" w:cs="Calibri"/>
                <w:sz w:val="16"/>
                <w:szCs w:val="16"/>
              </w:rPr>
            </w:pPr>
            <w:ins w:id="394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C107FE" w14:textId="77777777" w:rsidR="00046502" w:rsidRPr="000C0EF6" w:rsidRDefault="00046502" w:rsidP="00046502">
            <w:pPr>
              <w:pStyle w:val="NormalWeb"/>
              <w:spacing w:after="0"/>
              <w:jc w:val="center"/>
              <w:textAlignment w:val="center"/>
              <w:rPr>
                <w:ins w:id="3950" w:author="作者"/>
                <w:rFonts w:ascii="Calibri" w:hAnsi="Calibri" w:cs="Calibri"/>
                <w:sz w:val="16"/>
                <w:szCs w:val="16"/>
              </w:rPr>
            </w:pPr>
            <w:ins w:id="395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95C6872" w14:textId="77777777" w:rsidR="00046502" w:rsidRPr="000C0EF6" w:rsidRDefault="00046502" w:rsidP="00046502">
            <w:pPr>
              <w:pStyle w:val="NormalWeb"/>
              <w:spacing w:after="0"/>
              <w:jc w:val="center"/>
              <w:textAlignment w:val="center"/>
              <w:rPr>
                <w:ins w:id="3952" w:author="作者"/>
                <w:rFonts w:ascii="Calibri" w:hAnsi="Calibri" w:cs="Calibri"/>
                <w:sz w:val="16"/>
                <w:szCs w:val="16"/>
              </w:rPr>
            </w:pPr>
            <w:ins w:id="395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1FE110" w14:textId="77777777" w:rsidR="00046502" w:rsidRPr="000C0EF6" w:rsidRDefault="00046502" w:rsidP="00046502">
            <w:pPr>
              <w:pStyle w:val="NormalWeb"/>
              <w:spacing w:after="0"/>
              <w:jc w:val="center"/>
              <w:textAlignment w:val="center"/>
              <w:rPr>
                <w:ins w:id="3954" w:author="作者"/>
                <w:rFonts w:ascii="Calibri" w:hAnsi="Calibri" w:cs="Calibri"/>
                <w:sz w:val="16"/>
                <w:szCs w:val="16"/>
              </w:rPr>
            </w:pPr>
            <w:ins w:id="395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70A0233" w14:textId="77777777" w:rsidR="00046502" w:rsidRPr="000C0EF6" w:rsidRDefault="00046502" w:rsidP="00046502">
            <w:pPr>
              <w:pStyle w:val="NormalWeb"/>
              <w:spacing w:after="0"/>
              <w:jc w:val="center"/>
              <w:textAlignment w:val="center"/>
              <w:rPr>
                <w:ins w:id="3956" w:author="作者"/>
                <w:rFonts w:ascii="Calibri" w:hAnsi="Calibri" w:cs="Calibri"/>
                <w:sz w:val="16"/>
                <w:szCs w:val="16"/>
              </w:rPr>
            </w:pPr>
            <w:ins w:id="395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6031AC6" w14:textId="77777777" w:rsidR="00046502" w:rsidRPr="000C0EF6" w:rsidRDefault="00046502" w:rsidP="00046502">
            <w:pPr>
              <w:pStyle w:val="NormalWeb"/>
              <w:spacing w:after="0"/>
              <w:jc w:val="center"/>
              <w:textAlignment w:val="center"/>
              <w:rPr>
                <w:ins w:id="3958" w:author="作者"/>
                <w:rFonts w:ascii="Calibri" w:hAnsi="Calibri" w:cs="Calibri"/>
                <w:sz w:val="16"/>
                <w:szCs w:val="16"/>
              </w:rPr>
            </w:pPr>
            <w:ins w:id="395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026D2E7" w14:textId="77777777" w:rsidR="00046502" w:rsidRPr="000C0EF6" w:rsidRDefault="00046502" w:rsidP="00046502">
            <w:pPr>
              <w:pStyle w:val="NormalWeb"/>
              <w:spacing w:after="0"/>
              <w:jc w:val="center"/>
              <w:textAlignment w:val="center"/>
              <w:rPr>
                <w:ins w:id="3960" w:author="作者"/>
                <w:rFonts w:ascii="Calibri" w:hAnsi="Calibri" w:cs="Calibri"/>
                <w:sz w:val="16"/>
                <w:szCs w:val="16"/>
              </w:rPr>
            </w:pPr>
            <w:ins w:id="396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C75D1DE" w14:textId="77777777" w:rsidR="00046502" w:rsidRPr="000C0EF6" w:rsidRDefault="00046502" w:rsidP="00046502">
            <w:pPr>
              <w:pStyle w:val="NormalWeb"/>
              <w:spacing w:after="0"/>
              <w:jc w:val="center"/>
              <w:textAlignment w:val="center"/>
              <w:rPr>
                <w:ins w:id="3962" w:author="作者"/>
                <w:rFonts w:ascii="Calibri" w:hAnsi="Calibri" w:cs="Calibri"/>
                <w:sz w:val="16"/>
                <w:szCs w:val="16"/>
              </w:rPr>
            </w:pPr>
            <w:ins w:id="396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F010557" w14:textId="77777777" w:rsidR="00046502" w:rsidRPr="000C0EF6" w:rsidRDefault="00046502" w:rsidP="00046502">
            <w:pPr>
              <w:pStyle w:val="NormalWeb"/>
              <w:spacing w:after="0"/>
              <w:jc w:val="center"/>
              <w:textAlignment w:val="center"/>
              <w:rPr>
                <w:ins w:id="3964" w:author="作者"/>
                <w:rFonts w:ascii="Calibri" w:hAnsi="Calibri" w:cs="Calibri"/>
                <w:sz w:val="16"/>
                <w:szCs w:val="16"/>
              </w:rPr>
            </w:pPr>
            <w:ins w:id="396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36D6B0" w14:textId="77777777" w:rsidR="00046502" w:rsidRPr="000C0EF6" w:rsidRDefault="00046502" w:rsidP="00046502">
            <w:pPr>
              <w:pStyle w:val="NormalWeb"/>
              <w:spacing w:after="0"/>
              <w:jc w:val="center"/>
              <w:textAlignment w:val="center"/>
              <w:rPr>
                <w:ins w:id="3966" w:author="作者"/>
                <w:rFonts w:ascii="Calibri" w:hAnsi="Calibri" w:cs="Calibri"/>
                <w:sz w:val="16"/>
                <w:szCs w:val="16"/>
              </w:rPr>
            </w:pPr>
            <w:ins w:id="396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3D6EFFB" w14:textId="77777777" w:rsidR="00046502" w:rsidRPr="000C0EF6" w:rsidRDefault="00046502" w:rsidP="00046502">
            <w:pPr>
              <w:pStyle w:val="NormalWeb"/>
              <w:spacing w:after="0"/>
              <w:jc w:val="center"/>
              <w:textAlignment w:val="center"/>
              <w:rPr>
                <w:ins w:id="3968" w:author="作者"/>
                <w:rFonts w:ascii="Calibri" w:hAnsi="Calibri" w:cs="Calibri"/>
                <w:sz w:val="16"/>
                <w:szCs w:val="16"/>
              </w:rPr>
            </w:pPr>
            <w:ins w:id="396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7C16C6A" w14:textId="77777777" w:rsidR="00046502" w:rsidRPr="000C0EF6" w:rsidRDefault="00046502" w:rsidP="00046502">
            <w:pPr>
              <w:pStyle w:val="NormalWeb"/>
              <w:spacing w:after="0"/>
              <w:jc w:val="center"/>
              <w:textAlignment w:val="center"/>
              <w:rPr>
                <w:ins w:id="3970" w:author="作者"/>
                <w:rFonts w:ascii="Calibri" w:hAnsi="Calibri" w:cs="Calibri"/>
                <w:sz w:val="16"/>
                <w:szCs w:val="16"/>
              </w:rPr>
            </w:pPr>
            <w:ins w:id="397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268FE7D" w14:textId="77777777" w:rsidR="00046502" w:rsidRPr="000C0EF6" w:rsidRDefault="00046502" w:rsidP="00046502">
            <w:pPr>
              <w:pStyle w:val="NormalWeb"/>
              <w:spacing w:after="0"/>
              <w:jc w:val="center"/>
              <w:textAlignment w:val="center"/>
              <w:rPr>
                <w:ins w:id="3972" w:author="作者"/>
                <w:rFonts w:ascii="Calibri" w:hAnsi="Calibri" w:cs="Calibri"/>
                <w:sz w:val="16"/>
                <w:szCs w:val="16"/>
              </w:rPr>
            </w:pPr>
            <w:ins w:id="397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0F7F566" w14:textId="77777777" w:rsidR="00046502" w:rsidRPr="000C0EF6" w:rsidRDefault="00046502" w:rsidP="00046502">
            <w:pPr>
              <w:pStyle w:val="NormalWeb"/>
              <w:spacing w:after="0"/>
              <w:jc w:val="center"/>
              <w:textAlignment w:val="center"/>
              <w:rPr>
                <w:ins w:id="3974" w:author="作者"/>
                <w:rFonts w:ascii="Calibri" w:hAnsi="Calibri" w:cs="Calibri"/>
                <w:sz w:val="16"/>
                <w:szCs w:val="16"/>
              </w:rPr>
            </w:pPr>
            <w:ins w:id="397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8E2AC9" w14:textId="77777777" w:rsidR="00046502" w:rsidRPr="000C0EF6" w:rsidRDefault="00046502" w:rsidP="00046502">
            <w:pPr>
              <w:pStyle w:val="NormalWeb"/>
              <w:spacing w:after="0"/>
              <w:jc w:val="center"/>
              <w:textAlignment w:val="center"/>
              <w:rPr>
                <w:ins w:id="3976" w:author="作者"/>
                <w:rFonts w:ascii="Calibri" w:hAnsi="Calibri" w:cs="Calibri"/>
                <w:sz w:val="16"/>
                <w:szCs w:val="16"/>
              </w:rPr>
            </w:pPr>
            <w:ins w:id="397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0C4E0B" w14:textId="77777777" w:rsidR="00046502" w:rsidRPr="000C0EF6" w:rsidRDefault="00046502" w:rsidP="00046502">
            <w:pPr>
              <w:pStyle w:val="NormalWeb"/>
              <w:spacing w:after="0"/>
              <w:jc w:val="center"/>
              <w:textAlignment w:val="center"/>
              <w:rPr>
                <w:ins w:id="3978" w:author="作者"/>
                <w:rFonts w:ascii="Calibri" w:hAnsi="Calibri" w:cs="Calibri"/>
                <w:sz w:val="16"/>
                <w:szCs w:val="16"/>
              </w:rPr>
            </w:pPr>
            <w:ins w:id="397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31ABA8F" w14:textId="77777777" w:rsidR="00046502" w:rsidRPr="000C0EF6" w:rsidRDefault="00046502" w:rsidP="00046502">
            <w:pPr>
              <w:pStyle w:val="NormalWeb"/>
              <w:spacing w:after="0"/>
              <w:jc w:val="center"/>
              <w:textAlignment w:val="center"/>
              <w:rPr>
                <w:ins w:id="3980" w:author="作者"/>
                <w:rFonts w:ascii="Calibri" w:hAnsi="Calibri" w:cs="Calibri"/>
                <w:sz w:val="16"/>
                <w:szCs w:val="16"/>
              </w:rPr>
            </w:pPr>
            <w:ins w:id="398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373F37E" w14:textId="77777777" w:rsidR="00046502" w:rsidRPr="000C0EF6" w:rsidRDefault="00046502" w:rsidP="00046502">
            <w:pPr>
              <w:pStyle w:val="NormalWeb"/>
              <w:spacing w:after="0"/>
              <w:jc w:val="center"/>
              <w:textAlignment w:val="center"/>
              <w:rPr>
                <w:ins w:id="3982" w:author="作者"/>
                <w:rFonts w:ascii="Calibri" w:hAnsi="Calibri" w:cs="Calibri"/>
                <w:sz w:val="16"/>
                <w:szCs w:val="16"/>
              </w:rPr>
            </w:pPr>
            <w:ins w:id="398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250DFB2" w14:textId="77777777" w:rsidR="00046502" w:rsidRPr="000C0EF6" w:rsidRDefault="00046502" w:rsidP="00046502">
            <w:pPr>
              <w:pStyle w:val="NormalWeb"/>
              <w:spacing w:after="0"/>
              <w:jc w:val="center"/>
              <w:textAlignment w:val="center"/>
              <w:rPr>
                <w:ins w:id="3984" w:author="作者"/>
                <w:rFonts w:ascii="Calibri" w:hAnsi="Calibri" w:cs="Calibri"/>
                <w:sz w:val="16"/>
                <w:szCs w:val="16"/>
              </w:rPr>
            </w:pPr>
            <w:ins w:id="398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A28EF9" w14:textId="77777777" w:rsidR="00046502" w:rsidRPr="000C0EF6" w:rsidRDefault="00046502" w:rsidP="00046502">
            <w:pPr>
              <w:pStyle w:val="NormalWeb"/>
              <w:spacing w:after="0"/>
              <w:jc w:val="center"/>
              <w:textAlignment w:val="center"/>
              <w:rPr>
                <w:ins w:id="3986" w:author="作者"/>
                <w:rFonts w:ascii="Calibri" w:hAnsi="Calibri" w:cs="Calibri"/>
                <w:sz w:val="16"/>
                <w:szCs w:val="16"/>
              </w:rPr>
            </w:pPr>
            <w:ins w:id="398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E53C219" w14:textId="77777777" w:rsidR="00046502" w:rsidRPr="000C0EF6" w:rsidRDefault="00046502" w:rsidP="00046502">
            <w:pPr>
              <w:pStyle w:val="NormalWeb"/>
              <w:spacing w:after="0"/>
              <w:jc w:val="center"/>
              <w:textAlignment w:val="center"/>
              <w:rPr>
                <w:ins w:id="3988" w:author="作者"/>
                <w:rFonts w:ascii="Calibri" w:hAnsi="Calibri" w:cs="Calibri"/>
                <w:sz w:val="16"/>
                <w:szCs w:val="16"/>
              </w:rPr>
            </w:pPr>
            <w:ins w:id="398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E49F22E" w14:textId="77777777" w:rsidR="00046502" w:rsidRPr="000C0EF6" w:rsidRDefault="00046502" w:rsidP="00046502">
            <w:pPr>
              <w:pStyle w:val="NormalWeb"/>
              <w:spacing w:after="0"/>
              <w:jc w:val="center"/>
              <w:textAlignment w:val="center"/>
              <w:rPr>
                <w:ins w:id="3990" w:author="作者"/>
                <w:rFonts w:ascii="Calibri" w:hAnsi="Calibri" w:cs="Calibri"/>
                <w:sz w:val="16"/>
                <w:szCs w:val="16"/>
              </w:rPr>
            </w:pPr>
            <w:ins w:id="399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DC91EC" w14:textId="77777777" w:rsidR="00046502" w:rsidRPr="000C0EF6" w:rsidRDefault="00046502" w:rsidP="00046502">
            <w:pPr>
              <w:pStyle w:val="NormalWeb"/>
              <w:spacing w:after="0"/>
              <w:jc w:val="center"/>
              <w:textAlignment w:val="center"/>
              <w:rPr>
                <w:ins w:id="3992" w:author="作者"/>
                <w:rFonts w:ascii="Calibri" w:hAnsi="Calibri" w:cs="Calibri"/>
                <w:sz w:val="16"/>
                <w:szCs w:val="16"/>
              </w:rPr>
            </w:pPr>
            <w:ins w:id="399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9D6E1F4" w14:textId="77777777" w:rsidR="00046502" w:rsidRPr="000C0EF6" w:rsidRDefault="00046502" w:rsidP="00046502">
            <w:pPr>
              <w:pStyle w:val="NormalWeb"/>
              <w:spacing w:after="0"/>
              <w:jc w:val="center"/>
              <w:textAlignment w:val="center"/>
              <w:rPr>
                <w:ins w:id="3994" w:author="作者"/>
                <w:rFonts w:ascii="Calibri" w:hAnsi="Calibri" w:cs="Calibri"/>
                <w:sz w:val="16"/>
                <w:szCs w:val="16"/>
              </w:rPr>
            </w:pPr>
            <w:ins w:id="3995" w:author="作者">
              <w:r w:rsidRPr="000C0EF6">
                <w:rPr>
                  <w:rFonts w:ascii="Calibri" w:hAnsi="Calibri" w:cs="Calibri"/>
                  <w:color w:val="000000"/>
                  <w:kern w:val="24"/>
                  <w:sz w:val="16"/>
                  <w:szCs w:val="16"/>
                </w:rPr>
                <w:t>-3</w:t>
              </w:r>
            </w:ins>
          </w:p>
        </w:tc>
      </w:tr>
      <w:tr w:rsidR="00046502" w:rsidRPr="001B7DB7" w14:paraId="51D198C1" w14:textId="77777777" w:rsidTr="00046502">
        <w:trPr>
          <w:cantSplit/>
          <w:jc w:val="center"/>
          <w:ins w:id="3996"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5B111F" w14:textId="77777777" w:rsidR="00046502" w:rsidRPr="001B7DB7" w:rsidRDefault="00046502" w:rsidP="00046502">
            <w:pPr>
              <w:keepNext/>
              <w:keepLines/>
              <w:jc w:val="center"/>
              <w:rPr>
                <w:ins w:id="3997" w:author="作者"/>
                <w:rFonts w:ascii="Arial" w:hAnsi="Arial"/>
                <w:sz w:val="18"/>
                <w:szCs w:val="20"/>
              </w:rPr>
            </w:pPr>
            <w:ins w:id="3998" w:author="作者">
              <w:r w:rsidRPr="001B7DB7">
                <w:rPr>
                  <w:rFonts w:ascii="Arial" w:hAnsi="Arial"/>
                  <w:sz w:val="18"/>
                  <w:szCs w:val="20"/>
                </w:rPr>
                <w:t>25</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AC9360" w14:textId="77777777" w:rsidR="00046502" w:rsidRPr="000C0EF6" w:rsidRDefault="00046502" w:rsidP="00046502">
            <w:pPr>
              <w:pStyle w:val="NormalWeb"/>
              <w:spacing w:after="0"/>
              <w:jc w:val="center"/>
              <w:textAlignment w:val="center"/>
              <w:rPr>
                <w:ins w:id="3999" w:author="作者"/>
                <w:rFonts w:ascii="Calibri" w:hAnsi="Calibri" w:cs="Calibri"/>
                <w:sz w:val="16"/>
                <w:szCs w:val="16"/>
              </w:rPr>
            </w:pPr>
            <w:ins w:id="400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9E9DCC" w14:textId="77777777" w:rsidR="00046502" w:rsidRPr="000C0EF6" w:rsidRDefault="00046502" w:rsidP="00046502">
            <w:pPr>
              <w:pStyle w:val="NormalWeb"/>
              <w:spacing w:after="0"/>
              <w:jc w:val="center"/>
              <w:textAlignment w:val="center"/>
              <w:rPr>
                <w:ins w:id="4001" w:author="作者"/>
                <w:rFonts w:ascii="Calibri" w:hAnsi="Calibri" w:cs="Calibri"/>
                <w:sz w:val="16"/>
                <w:szCs w:val="16"/>
              </w:rPr>
            </w:pPr>
            <w:ins w:id="400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2185F60" w14:textId="77777777" w:rsidR="00046502" w:rsidRPr="000C0EF6" w:rsidRDefault="00046502" w:rsidP="00046502">
            <w:pPr>
              <w:pStyle w:val="NormalWeb"/>
              <w:spacing w:after="0"/>
              <w:jc w:val="center"/>
              <w:textAlignment w:val="center"/>
              <w:rPr>
                <w:ins w:id="4003" w:author="作者"/>
                <w:rFonts w:ascii="Calibri" w:hAnsi="Calibri" w:cs="Calibri"/>
                <w:sz w:val="16"/>
                <w:szCs w:val="16"/>
              </w:rPr>
            </w:pPr>
            <w:ins w:id="400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C0F8531" w14:textId="77777777" w:rsidR="00046502" w:rsidRPr="000C0EF6" w:rsidRDefault="00046502" w:rsidP="00046502">
            <w:pPr>
              <w:pStyle w:val="NormalWeb"/>
              <w:spacing w:after="0"/>
              <w:jc w:val="center"/>
              <w:textAlignment w:val="center"/>
              <w:rPr>
                <w:ins w:id="4005" w:author="作者"/>
                <w:rFonts w:ascii="Calibri" w:hAnsi="Calibri" w:cs="Calibri"/>
                <w:sz w:val="16"/>
                <w:szCs w:val="16"/>
              </w:rPr>
            </w:pPr>
            <w:ins w:id="400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A75A628" w14:textId="77777777" w:rsidR="00046502" w:rsidRPr="000C0EF6" w:rsidRDefault="00046502" w:rsidP="00046502">
            <w:pPr>
              <w:pStyle w:val="NormalWeb"/>
              <w:spacing w:after="0"/>
              <w:jc w:val="center"/>
              <w:textAlignment w:val="center"/>
              <w:rPr>
                <w:ins w:id="4007" w:author="作者"/>
                <w:rFonts w:ascii="Calibri" w:hAnsi="Calibri" w:cs="Calibri"/>
                <w:sz w:val="16"/>
                <w:szCs w:val="16"/>
              </w:rPr>
            </w:pPr>
            <w:ins w:id="400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E7438F5" w14:textId="77777777" w:rsidR="00046502" w:rsidRPr="000C0EF6" w:rsidRDefault="00046502" w:rsidP="00046502">
            <w:pPr>
              <w:pStyle w:val="NormalWeb"/>
              <w:spacing w:after="0"/>
              <w:jc w:val="center"/>
              <w:textAlignment w:val="center"/>
              <w:rPr>
                <w:ins w:id="4009" w:author="作者"/>
                <w:rFonts w:ascii="Calibri" w:hAnsi="Calibri" w:cs="Calibri"/>
                <w:sz w:val="16"/>
                <w:szCs w:val="16"/>
              </w:rPr>
            </w:pPr>
            <w:ins w:id="401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BB9BC30" w14:textId="77777777" w:rsidR="00046502" w:rsidRPr="000C0EF6" w:rsidRDefault="00046502" w:rsidP="00046502">
            <w:pPr>
              <w:pStyle w:val="NormalWeb"/>
              <w:spacing w:after="0"/>
              <w:jc w:val="center"/>
              <w:textAlignment w:val="center"/>
              <w:rPr>
                <w:ins w:id="4011" w:author="作者"/>
                <w:rFonts w:ascii="Calibri" w:hAnsi="Calibri" w:cs="Calibri"/>
                <w:sz w:val="16"/>
                <w:szCs w:val="16"/>
              </w:rPr>
            </w:pPr>
            <w:ins w:id="401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F754538" w14:textId="77777777" w:rsidR="00046502" w:rsidRPr="000C0EF6" w:rsidRDefault="00046502" w:rsidP="00046502">
            <w:pPr>
              <w:pStyle w:val="NormalWeb"/>
              <w:spacing w:after="0"/>
              <w:jc w:val="center"/>
              <w:textAlignment w:val="center"/>
              <w:rPr>
                <w:ins w:id="4013" w:author="作者"/>
                <w:rFonts w:ascii="Calibri" w:hAnsi="Calibri" w:cs="Calibri"/>
                <w:sz w:val="16"/>
                <w:szCs w:val="16"/>
              </w:rPr>
            </w:pPr>
            <w:ins w:id="401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0ED4FA3" w14:textId="77777777" w:rsidR="00046502" w:rsidRPr="000C0EF6" w:rsidRDefault="00046502" w:rsidP="00046502">
            <w:pPr>
              <w:pStyle w:val="NormalWeb"/>
              <w:spacing w:after="0"/>
              <w:jc w:val="center"/>
              <w:textAlignment w:val="center"/>
              <w:rPr>
                <w:ins w:id="4015" w:author="作者"/>
                <w:rFonts w:ascii="Calibri" w:hAnsi="Calibri" w:cs="Calibri"/>
                <w:sz w:val="16"/>
                <w:szCs w:val="16"/>
              </w:rPr>
            </w:pPr>
            <w:ins w:id="401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B14CEF8" w14:textId="77777777" w:rsidR="00046502" w:rsidRPr="000C0EF6" w:rsidRDefault="00046502" w:rsidP="00046502">
            <w:pPr>
              <w:pStyle w:val="NormalWeb"/>
              <w:spacing w:after="0"/>
              <w:jc w:val="center"/>
              <w:textAlignment w:val="center"/>
              <w:rPr>
                <w:ins w:id="4017" w:author="作者"/>
                <w:rFonts w:ascii="Calibri" w:hAnsi="Calibri" w:cs="Calibri"/>
                <w:sz w:val="16"/>
                <w:szCs w:val="16"/>
              </w:rPr>
            </w:pPr>
            <w:ins w:id="401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54E71E" w14:textId="77777777" w:rsidR="00046502" w:rsidRPr="000C0EF6" w:rsidRDefault="00046502" w:rsidP="00046502">
            <w:pPr>
              <w:pStyle w:val="NormalWeb"/>
              <w:spacing w:after="0"/>
              <w:jc w:val="center"/>
              <w:textAlignment w:val="center"/>
              <w:rPr>
                <w:ins w:id="4019" w:author="作者"/>
                <w:rFonts w:ascii="Calibri" w:hAnsi="Calibri" w:cs="Calibri"/>
                <w:sz w:val="16"/>
                <w:szCs w:val="16"/>
              </w:rPr>
            </w:pPr>
            <w:ins w:id="402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C3360D0" w14:textId="77777777" w:rsidR="00046502" w:rsidRPr="000C0EF6" w:rsidRDefault="00046502" w:rsidP="00046502">
            <w:pPr>
              <w:pStyle w:val="NormalWeb"/>
              <w:spacing w:after="0"/>
              <w:jc w:val="center"/>
              <w:textAlignment w:val="center"/>
              <w:rPr>
                <w:ins w:id="4021" w:author="作者"/>
                <w:rFonts w:ascii="Calibri" w:hAnsi="Calibri" w:cs="Calibri"/>
                <w:sz w:val="16"/>
                <w:szCs w:val="16"/>
              </w:rPr>
            </w:pPr>
            <w:ins w:id="402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A15C926" w14:textId="77777777" w:rsidR="00046502" w:rsidRPr="000C0EF6" w:rsidRDefault="00046502" w:rsidP="00046502">
            <w:pPr>
              <w:pStyle w:val="NormalWeb"/>
              <w:spacing w:after="0"/>
              <w:jc w:val="center"/>
              <w:textAlignment w:val="center"/>
              <w:rPr>
                <w:ins w:id="4023" w:author="作者"/>
                <w:rFonts w:ascii="Calibri" w:hAnsi="Calibri" w:cs="Calibri"/>
                <w:sz w:val="16"/>
                <w:szCs w:val="16"/>
              </w:rPr>
            </w:pPr>
            <w:ins w:id="402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0D2C2D9" w14:textId="77777777" w:rsidR="00046502" w:rsidRPr="000C0EF6" w:rsidRDefault="00046502" w:rsidP="00046502">
            <w:pPr>
              <w:pStyle w:val="NormalWeb"/>
              <w:spacing w:after="0"/>
              <w:jc w:val="center"/>
              <w:textAlignment w:val="center"/>
              <w:rPr>
                <w:ins w:id="4025" w:author="作者"/>
                <w:rFonts w:ascii="Calibri" w:hAnsi="Calibri" w:cs="Calibri"/>
                <w:sz w:val="16"/>
                <w:szCs w:val="16"/>
              </w:rPr>
            </w:pPr>
            <w:ins w:id="402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089C50B" w14:textId="77777777" w:rsidR="00046502" w:rsidRPr="000C0EF6" w:rsidRDefault="00046502" w:rsidP="00046502">
            <w:pPr>
              <w:pStyle w:val="NormalWeb"/>
              <w:spacing w:after="0"/>
              <w:jc w:val="center"/>
              <w:textAlignment w:val="center"/>
              <w:rPr>
                <w:ins w:id="4027" w:author="作者"/>
                <w:rFonts w:ascii="Calibri" w:hAnsi="Calibri" w:cs="Calibri"/>
                <w:sz w:val="16"/>
                <w:szCs w:val="16"/>
              </w:rPr>
            </w:pPr>
            <w:ins w:id="402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058F20A" w14:textId="77777777" w:rsidR="00046502" w:rsidRPr="000C0EF6" w:rsidRDefault="00046502" w:rsidP="00046502">
            <w:pPr>
              <w:pStyle w:val="NormalWeb"/>
              <w:spacing w:after="0"/>
              <w:jc w:val="center"/>
              <w:textAlignment w:val="center"/>
              <w:rPr>
                <w:ins w:id="4029" w:author="作者"/>
                <w:rFonts w:ascii="Calibri" w:hAnsi="Calibri" w:cs="Calibri"/>
                <w:sz w:val="16"/>
                <w:szCs w:val="16"/>
              </w:rPr>
            </w:pPr>
            <w:ins w:id="403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F4A4891" w14:textId="77777777" w:rsidR="00046502" w:rsidRPr="000C0EF6" w:rsidRDefault="00046502" w:rsidP="00046502">
            <w:pPr>
              <w:pStyle w:val="NormalWeb"/>
              <w:spacing w:after="0"/>
              <w:jc w:val="center"/>
              <w:textAlignment w:val="center"/>
              <w:rPr>
                <w:ins w:id="4031" w:author="作者"/>
                <w:rFonts w:ascii="Calibri" w:hAnsi="Calibri" w:cs="Calibri"/>
                <w:sz w:val="16"/>
                <w:szCs w:val="16"/>
              </w:rPr>
            </w:pPr>
            <w:ins w:id="403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FCEC1D5" w14:textId="77777777" w:rsidR="00046502" w:rsidRPr="000C0EF6" w:rsidRDefault="00046502" w:rsidP="00046502">
            <w:pPr>
              <w:pStyle w:val="NormalWeb"/>
              <w:spacing w:after="0"/>
              <w:jc w:val="center"/>
              <w:textAlignment w:val="center"/>
              <w:rPr>
                <w:ins w:id="4033" w:author="作者"/>
                <w:rFonts w:ascii="Calibri" w:hAnsi="Calibri" w:cs="Calibri"/>
                <w:sz w:val="16"/>
                <w:szCs w:val="16"/>
              </w:rPr>
            </w:pPr>
            <w:ins w:id="403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9EEFC71" w14:textId="77777777" w:rsidR="00046502" w:rsidRPr="000C0EF6" w:rsidRDefault="00046502" w:rsidP="00046502">
            <w:pPr>
              <w:pStyle w:val="NormalWeb"/>
              <w:spacing w:after="0"/>
              <w:jc w:val="center"/>
              <w:textAlignment w:val="center"/>
              <w:rPr>
                <w:ins w:id="4035" w:author="作者"/>
                <w:rFonts w:ascii="Calibri" w:hAnsi="Calibri" w:cs="Calibri"/>
                <w:sz w:val="16"/>
                <w:szCs w:val="16"/>
              </w:rPr>
            </w:pPr>
            <w:ins w:id="403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05762D4" w14:textId="77777777" w:rsidR="00046502" w:rsidRPr="000C0EF6" w:rsidRDefault="00046502" w:rsidP="00046502">
            <w:pPr>
              <w:pStyle w:val="NormalWeb"/>
              <w:spacing w:after="0"/>
              <w:jc w:val="center"/>
              <w:textAlignment w:val="center"/>
              <w:rPr>
                <w:ins w:id="4037" w:author="作者"/>
                <w:rFonts w:ascii="Calibri" w:hAnsi="Calibri" w:cs="Calibri"/>
                <w:sz w:val="16"/>
                <w:szCs w:val="16"/>
              </w:rPr>
            </w:pPr>
            <w:ins w:id="403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3772873" w14:textId="77777777" w:rsidR="00046502" w:rsidRPr="000C0EF6" w:rsidRDefault="00046502" w:rsidP="00046502">
            <w:pPr>
              <w:pStyle w:val="NormalWeb"/>
              <w:spacing w:after="0"/>
              <w:jc w:val="center"/>
              <w:textAlignment w:val="center"/>
              <w:rPr>
                <w:ins w:id="4039" w:author="作者"/>
                <w:rFonts w:ascii="Calibri" w:hAnsi="Calibri" w:cs="Calibri"/>
                <w:sz w:val="16"/>
                <w:szCs w:val="16"/>
              </w:rPr>
            </w:pPr>
            <w:ins w:id="404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D57778E" w14:textId="77777777" w:rsidR="00046502" w:rsidRPr="000C0EF6" w:rsidRDefault="00046502" w:rsidP="00046502">
            <w:pPr>
              <w:pStyle w:val="NormalWeb"/>
              <w:spacing w:after="0"/>
              <w:jc w:val="center"/>
              <w:textAlignment w:val="center"/>
              <w:rPr>
                <w:ins w:id="4041" w:author="作者"/>
                <w:rFonts w:ascii="Calibri" w:hAnsi="Calibri" w:cs="Calibri"/>
                <w:sz w:val="16"/>
                <w:szCs w:val="16"/>
              </w:rPr>
            </w:pPr>
            <w:ins w:id="404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F9249C4" w14:textId="77777777" w:rsidR="00046502" w:rsidRPr="000C0EF6" w:rsidRDefault="00046502" w:rsidP="00046502">
            <w:pPr>
              <w:pStyle w:val="NormalWeb"/>
              <w:spacing w:after="0"/>
              <w:jc w:val="center"/>
              <w:textAlignment w:val="center"/>
              <w:rPr>
                <w:ins w:id="4043" w:author="作者"/>
                <w:rFonts w:ascii="Calibri" w:hAnsi="Calibri" w:cs="Calibri"/>
                <w:sz w:val="16"/>
                <w:szCs w:val="16"/>
              </w:rPr>
            </w:pPr>
            <w:ins w:id="404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A24D378" w14:textId="77777777" w:rsidR="00046502" w:rsidRPr="000C0EF6" w:rsidRDefault="00046502" w:rsidP="00046502">
            <w:pPr>
              <w:pStyle w:val="NormalWeb"/>
              <w:spacing w:after="0"/>
              <w:jc w:val="center"/>
              <w:textAlignment w:val="center"/>
              <w:rPr>
                <w:ins w:id="4045" w:author="作者"/>
                <w:rFonts w:ascii="Calibri" w:hAnsi="Calibri" w:cs="Calibri"/>
                <w:sz w:val="16"/>
                <w:szCs w:val="16"/>
              </w:rPr>
            </w:pPr>
            <w:ins w:id="4046" w:author="作者">
              <w:r w:rsidRPr="000C0EF6">
                <w:rPr>
                  <w:rFonts w:ascii="Calibri" w:hAnsi="Calibri" w:cs="Calibri"/>
                  <w:color w:val="000000"/>
                  <w:kern w:val="24"/>
                  <w:sz w:val="16"/>
                  <w:szCs w:val="16"/>
                </w:rPr>
                <w:t>-3</w:t>
              </w:r>
            </w:ins>
          </w:p>
        </w:tc>
      </w:tr>
      <w:tr w:rsidR="00046502" w:rsidRPr="001B7DB7" w14:paraId="02DD0720" w14:textId="77777777" w:rsidTr="00046502">
        <w:trPr>
          <w:cantSplit/>
          <w:jc w:val="center"/>
          <w:ins w:id="4047"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0DE0F1C" w14:textId="77777777" w:rsidR="00046502" w:rsidRPr="001B7DB7" w:rsidRDefault="00046502" w:rsidP="00046502">
            <w:pPr>
              <w:keepNext/>
              <w:keepLines/>
              <w:jc w:val="center"/>
              <w:rPr>
                <w:ins w:id="4048" w:author="作者"/>
                <w:rFonts w:ascii="Arial" w:hAnsi="Arial"/>
                <w:sz w:val="18"/>
                <w:szCs w:val="20"/>
              </w:rPr>
            </w:pPr>
            <w:ins w:id="4049" w:author="作者">
              <w:r w:rsidRPr="001B7DB7">
                <w:rPr>
                  <w:rFonts w:ascii="Arial" w:hAnsi="Arial"/>
                  <w:sz w:val="18"/>
                  <w:szCs w:val="20"/>
                </w:rPr>
                <w:t>26</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1F68DB3" w14:textId="77777777" w:rsidR="00046502" w:rsidRPr="000C0EF6" w:rsidRDefault="00046502" w:rsidP="00046502">
            <w:pPr>
              <w:pStyle w:val="NormalWeb"/>
              <w:spacing w:after="0"/>
              <w:jc w:val="center"/>
              <w:textAlignment w:val="center"/>
              <w:rPr>
                <w:ins w:id="4050" w:author="作者"/>
                <w:rFonts w:ascii="Calibri" w:hAnsi="Calibri" w:cs="Calibri"/>
                <w:sz w:val="16"/>
                <w:szCs w:val="16"/>
              </w:rPr>
            </w:pPr>
            <w:ins w:id="405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AA6CE7D" w14:textId="77777777" w:rsidR="00046502" w:rsidRPr="000C0EF6" w:rsidRDefault="00046502" w:rsidP="00046502">
            <w:pPr>
              <w:pStyle w:val="NormalWeb"/>
              <w:spacing w:after="0"/>
              <w:jc w:val="center"/>
              <w:textAlignment w:val="center"/>
              <w:rPr>
                <w:ins w:id="4052" w:author="作者"/>
                <w:rFonts w:ascii="Calibri" w:hAnsi="Calibri" w:cs="Calibri"/>
                <w:sz w:val="16"/>
                <w:szCs w:val="16"/>
              </w:rPr>
            </w:pPr>
            <w:ins w:id="405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C4C6FAC" w14:textId="77777777" w:rsidR="00046502" w:rsidRPr="000C0EF6" w:rsidRDefault="00046502" w:rsidP="00046502">
            <w:pPr>
              <w:pStyle w:val="NormalWeb"/>
              <w:spacing w:after="0"/>
              <w:jc w:val="center"/>
              <w:textAlignment w:val="center"/>
              <w:rPr>
                <w:ins w:id="4054" w:author="作者"/>
                <w:rFonts w:ascii="Calibri" w:hAnsi="Calibri" w:cs="Calibri"/>
                <w:sz w:val="16"/>
                <w:szCs w:val="16"/>
              </w:rPr>
            </w:pPr>
            <w:ins w:id="405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B64E04C" w14:textId="77777777" w:rsidR="00046502" w:rsidRPr="000C0EF6" w:rsidRDefault="00046502" w:rsidP="00046502">
            <w:pPr>
              <w:pStyle w:val="NormalWeb"/>
              <w:spacing w:after="0"/>
              <w:jc w:val="center"/>
              <w:textAlignment w:val="center"/>
              <w:rPr>
                <w:ins w:id="4056" w:author="作者"/>
                <w:rFonts w:ascii="Calibri" w:hAnsi="Calibri" w:cs="Calibri"/>
                <w:sz w:val="16"/>
                <w:szCs w:val="16"/>
              </w:rPr>
            </w:pPr>
            <w:ins w:id="405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7FD69AC" w14:textId="77777777" w:rsidR="00046502" w:rsidRPr="000C0EF6" w:rsidRDefault="00046502" w:rsidP="00046502">
            <w:pPr>
              <w:pStyle w:val="NormalWeb"/>
              <w:spacing w:after="0"/>
              <w:jc w:val="center"/>
              <w:textAlignment w:val="center"/>
              <w:rPr>
                <w:ins w:id="4058" w:author="作者"/>
                <w:rFonts w:ascii="Calibri" w:hAnsi="Calibri" w:cs="Calibri"/>
                <w:sz w:val="16"/>
                <w:szCs w:val="16"/>
              </w:rPr>
            </w:pPr>
            <w:ins w:id="405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FCBCFD1" w14:textId="77777777" w:rsidR="00046502" w:rsidRPr="000C0EF6" w:rsidRDefault="00046502" w:rsidP="00046502">
            <w:pPr>
              <w:pStyle w:val="NormalWeb"/>
              <w:spacing w:after="0"/>
              <w:jc w:val="center"/>
              <w:textAlignment w:val="center"/>
              <w:rPr>
                <w:ins w:id="4060" w:author="作者"/>
                <w:rFonts w:ascii="Calibri" w:hAnsi="Calibri" w:cs="Calibri"/>
                <w:sz w:val="16"/>
                <w:szCs w:val="16"/>
              </w:rPr>
            </w:pPr>
            <w:ins w:id="406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F040B9" w14:textId="77777777" w:rsidR="00046502" w:rsidRPr="000C0EF6" w:rsidRDefault="00046502" w:rsidP="00046502">
            <w:pPr>
              <w:pStyle w:val="NormalWeb"/>
              <w:spacing w:after="0"/>
              <w:jc w:val="center"/>
              <w:textAlignment w:val="center"/>
              <w:rPr>
                <w:ins w:id="4062" w:author="作者"/>
                <w:rFonts w:ascii="Calibri" w:hAnsi="Calibri" w:cs="Calibri"/>
                <w:sz w:val="16"/>
                <w:szCs w:val="16"/>
              </w:rPr>
            </w:pPr>
            <w:ins w:id="406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EFAABC" w14:textId="77777777" w:rsidR="00046502" w:rsidRPr="000C0EF6" w:rsidRDefault="00046502" w:rsidP="00046502">
            <w:pPr>
              <w:pStyle w:val="NormalWeb"/>
              <w:spacing w:after="0"/>
              <w:jc w:val="center"/>
              <w:textAlignment w:val="center"/>
              <w:rPr>
                <w:ins w:id="4064" w:author="作者"/>
                <w:rFonts w:ascii="Calibri" w:hAnsi="Calibri" w:cs="Calibri"/>
                <w:sz w:val="16"/>
                <w:szCs w:val="16"/>
              </w:rPr>
            </w:pPr>
            <w:ins w:id="406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C75CA9C" w14:textId="77777777" w:rsidR="00046502" w:rsidRPr="000C0EF6" w:rsidRDefault="00046502" w:rsidP="00046502">
            <w:pPr>
              <w:pStyle w:val="NormalWeb"/>
              <w:spacing w:after="0"/>
              <w:jc w:val="center"/>
              <w:textAlignment w:val="center"/>
              <w:rPr>
                <w:ins w:id="4066" w:author="作者"/>
                <w:rFonts w:ascii="Calibri" w:hAnsi="Calibri" w:cs="Calibri"/>
                <w:sz w:val="16"/>
                <w:szCs w:val="16"/>
              </w:rPr>
            </w:pPr>
            <w:ins w:id="406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DEA941F" w14:textId="77777777" w:rsidR="00046502" w:rsidRPr="000C0EF6" w:rsidRDefault="00046502" w:rsidP="00046502">
            <w:pPr>
              <w:pStyle w:val="NormalWeb"/>
              <w:spacing w:after="0"/>
              <w:jc w:val="center"/>
              <w:textAlignment w:val="center"/>
              <w:rPr>
                <w:ins w:id="4068" w:author="作者"/>
                <w:rFonts w:ascii="Calibri" w:hAnsi="Calibri" w:cs="Calibri"/>
                <w:sz w:val="16"/>
                <w:szCs w:val="16"/>
              </w:rPr>
            </w:pPr>
            <w:ins w:id="406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B412DBE" w14:textId="77777777" w:rsidR="00046502" w:rsidRPr="000C0EF6" w:rsidRDefault="00046502" w:rsidP="00046502">
            <w:pPr>
              <w:pStyle w:val="NormalWeb"/>
              <w:spacing w:after="0"/>
              <w:jc w:val="center"/>
              <w:textAlignment w:val="center"/>
              <w:rPr>
                <w:ins w:id="4070" w:author="作者"/>
                <w:rFonts w:ascii="Calibri" w:hAnsi="Calibri" w:cs="Calibri"/>
                <w:sz w:val="16"/>
                <w:szCs w:val="16"/>
              </w:rPr>
            </w:pPr>
            <w:ins w:id="407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E84D2FA" w14:textId="77777777" w:rsidR="00046502" w:rsidRPr="000C0EF6" w:rsidRDefault="00046502" w:rsidP="00046502">
            <w:pPr>
              <w:pStyle w:val="NormalWeb"/>
              <w:spacing w:after="0"/>
              <w:jc w:val="center"/>
              <w:textAlignment w:val="center"/>
              <w:rPr>
                <w:ins w:id="4072" w:author="作者"/>
                <w:rFonts w:ascii="Calibri" w:hAnsi="Calibri" w:cs="Calibri"/>
                <w:sz w:val="16"/>
                <w:szCs w:val="16"/>
              </w:rPr>
            </w:pPr>
            <w:ins w:id="407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89E8B87" w14:textId="77777777" w:rsidR="00046502" w:rsidRPr="000C0EF6" w:rsidRDefault="00046502" w:rsidP="00046502">
            <w:pPr>
              <w:pStyle w:val="NormalWeb"/>
              <w:spacing w:after="0"/>
              <w:jc w:val="center"/>
              <w:textAlignment w:val="center"/>
              <w:rPr>
                <w:ins w:id="4074" w:author="作者"/>
                <w:rFonts w:ascii="Calibri" w:hAnsi="Calibri" w:cs="Calibri"/>
                <w:sz w:val="16"/>
                <w:szCs w:val="16"/>
              </w:rPr>
            </w:pPr>
            <w:ins w:id="407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5B7131" w14:textId="77777777" w:rsidR="00046502" w:rsidRPr="000C0EF6" w:rsidRDefault="00046502" w:rsidP="00046502">
            <w:pPr>
              <w:pStyle w:val="NormalWeb"/>
              <w:spacing w:after="0"/>
              <w:jc w:val="center"/>
              <w:textAlignment w:val="center"/>
              <w:rPr>
                <w:ins w:id="4076" w:author="作者"/>
                <w:rFonts w:ascii="Calibri" w:hAnsi="Calibri" w:cs="Calibri"/>
                <w:sz w:val="16"/>
                <w:szCs w:val="16"/>
              </w:rPr>
            </w:pPr>
            <w:ins w:id="407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01232A6" w14:textId="77777777" w:rsidR="00046502" w:rsidRPr="000C0EF6" w:rsidRDefault="00046502" w:rsidP="00046502">
            <w:pPr>
              <w:pStyle w:val="NormalWeb"/>
              <w:spacing w:after="0"/>
              <w:jc w:val="center"/>
              <w:textAlignment w:val="center"/>
              <w:rPr>
                <w:ins w:id="4078" w:author="作者"/>
                <w:rFonts w:ascii="Calibri" w:hAnsi="Calibri" w:cs="Calibri"/>
                <w:sz w:val="16"/>
                <w:szCs w:val="16"/>
              </w:rPr>
            </w:pPr>
            <w:ins w:id="407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2DFFF1" w14:textId="77777777" w:rsidR="00046502" w:rsidRPr="000C0EF6" w:rsidRDefault="00046502" w:rsidP="00046502">
            <w:pPr>
              <w:pStyle w:val="NormalWeb"/>
              <w:spacing w:after="0"/>
              <w:jc w:val="center"/>
              <w:textAlignment w:val="center"/>
              <w:rPr>
                <w:ins w:id="4080" w:author="作者"/>
                <w:rFonts w:ascii="Calibri" w:hAnsi="Calibri" w:cs="Calibri"/>
                <w:sz w:val="16"/>
                <w:szCs w:val="16"/>
              </w:rPr>
            </w:pPr>
            <w:ins w:id="408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0C0A122" w14:textId="77777777" w:rsidR="00046502" w:rsidRPr="000C0EF6" w:rsidRDefault="00046502" w:rsidP="00046502">
            <w:pPr>
              <w:pStyle w:val="NormalWeb"/>
              <w:spacing w:after="0"/>
              <w:jc w:val="center"/>
              <w:textAlignment w:val="center"/>
              <w:rPr>
                <w:ins w:id="4082" w:author="作者"/>
                <w:rFonts w:ascii="Calibri" w:hAnsi="Calibri" w:cs="Calibri"/>
                <w:sz w:val="16"/>
                <w:szCs w:val="16"/>
              </w:rPr>
            </w:pPr>
            <w:ins w:id="408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8F2745D" w14:textId="77777777" w:rsidR="00046502" w:rsidRPr="000C0EF6" w:rsidRDefault="00046502" w:rsidP="00046502">
            <w:pPr>
              <w:pStyle w:val="NormalWeb"/>
              <w:spacing w:after="0"/>
              <w:jc w:val="center"/>
              <w:textAlignment w:val="center"/>
              <w:rPr>
                <w:ins w:id="4084" w:author="作者"/>
                <w:rFonts w:ascii="Calibri" w:hAnsi="Calibri" w:cs="Calibri"/>
                <w:sz w:val="16"/>
                <w:szCs w:val="16"/>
              </w:rPr>
            </w:pPr>
            <w:ins w:id="408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866D38D" w14:textId="77777777" w:rsidR="00046502" w:rsidRPr="000C0EF6" w:rsidRDefault="00046502" w:rsidP="00046502">
            <w:pPr>
              <w:pStyle w:val="NormalWeb"/>
              <w:spacing w:after="0"/>
              <w:jc w:val="center"/>
              <w:textAlignment w:val="center"/>
              <w:rPr>
                <w:ins w:id="4086" w:author="作者"/>
                <w:rFonts w:ascii="Calibri" w:hAnsi="Calibri" w:cs="Calibri"/>
                <w:sz w:val="16"/>
                <w:szCs w:val="16"/>
              </w:rPr>
            </w:pPr>
            <w:ins w:id="408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BCE91CE" w14:textId="77777777" w:rsidR="00046502" w:rsidRPr="000C0EF6" w:rsidRDefault="00046502" w:rsidP="00046502">
            <w:pPr>
              <w:pStyle w:val="NormalWeb"/>
              <w:spacing w:after="0"/>
              <w:jc w:val="center"/>
              <w:textAlignment w:val="center"/>
              <w:rPr>
                <w:ins w:id="4088" w:author="作者"/>
                <w:rFonts w:ascii="Calibri" w:hAnsi="Calibri" w:cs="Calibri"/>
                <w:sz w:val="16"/>
                <w:szCs w:val="16"/>
              </w:rPr>
            </w:pPr>
            <w:ins w:id="408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EBC4D8D" w14:textId="77777777" w:rsidR="00046502" w:rsidRPr="000C0EF6" w:rsidRDefault="00046502" w:rsidP="00046502">
            <w:pPr>
              <w:pStyle w:val="NormalWeb"/>
              <w:spacing w:after="0"/>
              <w:jc w:val="center"/>
              <w:textAlignment w:val="center"/>
              <w:rPr>
                <w:ins w:id="4090" w:author="作者"/>
                <w:rFonts w:ascii="Calibri" w:hAnsi="Calibri" w:cs="Calibri"/>
                <w:sz w:val="16"/>
                <w:szCs w:val="16"/>
              </w:rPr>
            </w:pPr>
            <w:ins w:id="409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8F7D92B" w14:textId="77777777" w:rsidR="00046502" w:rsidRPr="000C0EF6" w:rsidRDefault="00046502" w:rsidP="00046502">
            <w:pPr>
              <w:pStyle w:val="NormalWeb"/>
              <w:spacing w:after="0"/>
              <w:jc w:val="center"/>
              <w:textAlignment w:val="center"/>
              <w:rPr>
                <w:ins w:id="4092" w:author="作者"/>
                <w:rFonts w:ascii="Calibri" w:hAnsi="Calibri" w:cs="Calibri"/>
                <w:sz w:val="16"/>
                <w:szCs w:val="16"/>
              </w:rPr>
            </w:pPr>
            <w:ins w:id="409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752E9EA" w14:textId="77777777" w:rsidR="00046502" w:rsidRPr="000C0EF6" w:rsidRDefault="00046502" w:rsidP="00046502">
            <w:pPr>
              <w:pStyle w:val="NormalWeb"/>
              <w:spacing w:after="0"/>
              <w:jc w:val="center"/>
              <w:textAlignment w:val="center"/>
              <w:rPr>
                <w:ins w:id="4094" w:author="作者"/>
                <w:rFonts w:ascii="Calibri" w:hAnsi="Calibri" w:cs="Calibri"/>
                <w:sz w:val="16"/>
                <w:szCs w:val="16"/>
              </w:rPr>
            </w:pPr>
            <w:ins w:id="409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2E47EB0" w14:textId="77777777" w:rsidR="00046502" w:rsidRPr="000C0EF6" w:rsidRDefault="00046502" w:rsidP="00046502">
            <w:pPr>
              <w:pStyle w:val="NormalWeb"/>
              <w:spacing w:after="0"/>
              <w:jc w:val="center"/>
              <w:textAlignment w:val="center"/>
              <w:rPr>
                <w:ins w:id="4096" w:author="作者"/>
                <w:rFonts w:ascii="Calibri" w:hAnsi="Calibri" w:cs="Calibri"/>
                <w:sz w:val="16"/>
                <w:szCs w:val="16"/>
              </w:rPr>
            </w:pPr>
            <w:ins w:id="4097" w:author="作者">
              <w:r w:rsidRPr="000C0EF6">
                <w:rPr>
                  <w:rFonts w:ascii="Calibri" w:hAnsi="Calibri" w:cs="Calibri"/>
                  <w:color w:val="000000"/>
                  <w:kern w:val="24"/>
                  <w:sz w:val="16"/>
                  <w:szCs w:val="16"/>
                </w:rPr>
                <w:t>-3</w:t>
              </w:r>
            </w:ins>
          </w:p>
        </w:tc>
      </w:tr>
      <w:tr w:rsidR="00046502" w:rsidRPr="001B7DB7" w14:paraId="2A0D1399" w14:textId="77777777" w:rsidTr="00046502">
        <w:trPr>
          <w:cantSplit/>
          <w:jc w:val="center"/>
          <w:ins w:id="4098"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66FA4A" w14:textId="77777777" w:rsidR="00046502" w:rsidRPr="001B7DB7" w:rsidRDefault="00046502" w:rsidP="00046502">
            <w:pPr>
              <w:keepNext/>
              <w:keepLines/>
              <w:jc w:val="center"/>
              <w:rPr>
                <w:ins w:id="4099" w:author="作者"/>
                <w:rFonts w:ascii="Arial" w:hAnsi="Arial"/>
                <w:sz w:val="18"/>
                <w:szCs w:val="20"/>
              </w:rPr>
            </w:pPr>
            <w:ins w:id="4100" w:author="作者">
              <w:r w:rsidRPr="001B7DB7">
                <w:rPr>
                  <w:rFonts w:ascii="Arial" w:hAnsi="Arial"/>
                  <w:sz w:val="18"/>
                  <w:szCs w:val="20"/>
                </w:rPr>
                <w:t>27</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9CD469" w14:textId="77777777" w:rsidR="00046502" w:rsidRPr="000C0EF6" w:rsidRDefault="00046502" w:rsidP="00046502">
            <w:pPr>
              <w:pStyle w:val="NormalWeb"/>
              <w:spacing w:after="0"/>
              <w:jc w:val="center"/>
              <w:textAlignment w:val="center"/>
              <w:rPr>
                <w:ins w:id="4101" w:author="作者"/>
                <w:rFonts w:ascii="Calibri" w:hAnsi="Calibri" w:cs="Calibri"/>
                <w:sz w:val="16"/>
                <w:szCs w:val="16"/>
              </w:rPr>
            </w:pPr>
            <w:ins w:id="410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48D7D5C" w14:textId="77777777" w:rsidR="00046502" w:rsidRPr="000C0EF6" w:rsidRDefault="00046502" w:rsidP="00046502">
            <w:pPr>
              <w:pStyle w:val="NormalWeb"/>
              <w:spacing w:after="0"/>
              <w:jc w:val="center"/>
              <w:textAlignment w:val="center"/>
              <w:rPr>
                <w:ins w:id="4103" w:author="作者"/>
                <w:rFonts w:ascii="Calibri" w:hAnsi="Calibri" w:cs="Calibri"/>
                <w:sz w:val="16"/>
                <w:szCs w:val="16"/>
              </w:rPr>
            </w:pPr>
            <w:ins w:id="410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0F1B9E" w14:textId="77777777" w:rsidR="00046502" w:rsidRPr="000C0EF6" w:rsidRDefault="00046502" w:rsidP="00046502">
            <w:pPr>
              <w:pStyle w:val="NormalWeb"/>
              <w:spacing w:after="0"/>
              <w:jc w:val="center"/>
              <w:textAlignment w:val="center"/>
              <w:rPr>
                <w:ins w:id="4105" w:author="作者"/>
                <w:rFonts w:ascii="Calibri" w:hAnsi="Calibri" w:cs="Calibri"/>
                <w:sz w:val="16"/>
                <w:szCs w:val="16"/>
              </w:rPr>
            </w:pPr>
            <w:ins w:id="410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5A37D80" w14:textId="77777777" w:rsidR="00046502" w:rsidRPr="000C0EF6" w:rsidRDefault="00046502" w:rsidP="00046502">
            <w:pPr>
              <w:pStyle w:val="NormalWeb"/>
              <w:spacing w:after="0"/>
              <w:jc w:val="center"/>
              <w:textAlignment w:val="center"/>
              <w:rPr>
                <w:ins w:id="4107" w:author="作者"/>
                <w:rFonts w:ascii="Calibri" w:hAnsi="Calibri" w:cs="Calibri"/>
                <w:sz w:val="16"/>
                <w:szCs w:val="16"/>
              </w:rPr>
            </w:pPr>
            <w:ins w:id="410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C127025" w14:textId="77777777" w:rsidR="00046502" w:rsidRPr="000C0EF6" w:rsidRDefault="00046502" w:rsidP="00046502">
            <w:pPr>
              <w:pStyle w:val="NormalWeb"/>
              <w:spacing w:after="0"/>
              <w:jc w:val="center"/>
              <w:textAlignment w:val="center"/>
              <w:rPr>
                <w:ins w:id="4109" w:author="作者"/>
                <w:rFonts w:ascii="Calibri" w:hAnsi="Calibri" w:cs="Calibri"/>
                <w:sz w:val="16"/>
                <w:szCs w:val="16"/>
              </w:rPr>
            </w:pPr>
            <w:ins w:id="411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A64EA59" w14:textId="77777777" w:rsidR="00046502" w:rsidRPr="000C0EF6" w:rsidRDefault="00046502" w:rsidP="00046502">
            <w:pPr>
              <w:pStyle w:val="NormalWeb"/>
              <w:spacing w:after="0"/>
              <w:jc w:val="center"/>
              <w:textAlignment w:val="center"/>
              <w:rPr>
                <w:ins w:id="4111" w:author="作者"/>
                <w:rFonts w:ascii="Calibri" w:hAnsi="Calibri" w:cs="Calibri"/>
                <w:sz w:val="16"/>
                <w:szCs w:val="16"/>
              </w:rPr>
            </w:pPr>
            <w:ins w:id="411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C7F26EE" w14:textId="77777777" w:rsidR="00046502" w:rsidRPr="000C0EF6" w:rsidRDefault="00046502" w:rsidP="00046502">
            <w:pPr>
              <w:pStyle w:val="NormalWeb"/>
              <w:spacing w:after="0"/>
              <w:jc w:val="center"/>
              <w:textAlignment w:val="center"/>
              <w:rPr>
                <w:ins w:id="4113" w:author="作者"/>
                <w:rFonts w:ascii="Calibri" w:hAnsi="Calibri" w:cs="Calibri"/>
                <w:sz w:val="16"/>
                <w:szCs w:val="16"/>
              </w:rPr>
            </w:pPr>
            <w:ins w:id="411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505670E" w14:textId="77777777" w:rsidR="00046502" w:rsidRPr="000C0EF6" w:rsidRDefault="00046502" w:rsidP="00046502">
            <w:pPr>
              <w:pStyle w:val="NormalWeb"/>
              <w:spacing w:after="0"/>
              <w:jc w:val="center"/>
              <w:textAlignment w:val="center"/>
              <w:rPr>
                <w:ins w:id="4115" w:author="作者"/>
                <w:rFonts w:ascii="Calibri" w:hAnsi="Calibri" w:cs="Calibri"/>
                <w:sz w:val="16"/>
                <w:szCs w:val="16"/>
              </w:rPr>
            </w:pPr>
            <w:ins w:id="411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B4F61D1" w14:textId="77777777" w:rsidR="00046502" w:rsidRPr="000C0EF6" w:rsidRDefault="00046502" w:rsidP="00046502">
            <w:pPr>
              <w:pStyle w:val="NormalWeb"/>
              <w:spacing w:after="0"/>
              <w:jc w:val="center"/>
              <w:textAlignment w:val="center"/>
              <w:rPr>
                <w:ins w:id="4117" w:author="作者"/>
                <w:rFonts w:ascii="Calibri" w:hAnsi="Calibri" w:cs="Calibri"/>
                <w:sz w:val="16"/>
                <w:szCs w:val="16"/>
              </w:rPr>
            </w:pPr>
            <w:ins w:id="411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68980C" w14:textId="77777777" w:rsidR="00046502" w:rsidRPr="000C0EF6" w:rsidRDefault="00046502" w:rsidP="00046502">
            <w:pPr>
              <w:pStyle w:val="NormalWeb"/>
              <w:spacing w:after="0"/>
              <w:jc w:val="center"/>
              <w:textAlignment w:val="center"/>
              <w:rPr>
                <w:ins w:id="4119" w:author="作者"/>
                <w:rFonts w:ascii="Calibri" w:hAnsi="Calibri" w:cs="Calibri"/>
                <w:sz w:val="16"/>
                <w:szCs w:val="16"/>
              </w:rPr>
            </w:pPr>
            <w:ins w:id="412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A9DC76B" w14:textId="77777777" w:rsidR="00046502" w:rsidRPr="000C0EF6" w:rsidRDefault="00046502" w:rsidP="00046502">
            <w:pPr>
              <w:pStyle w:val="NormalWeb"/>
              <w:spacing w:after="0"/>
              <w:jc w:val="center"/>
              <w:textAlignment w:val="center"/>
              <w:rPr>
                <w:ins w:id="4121" w:author="作者"/>
                <w:rFonts w:ascii="Calibri" w:hAnsi="Calibri" w:cs="Calibri"/>
                <w:sz w:val="16"/>
                <w:szCs w:val="16"/>
              </w:rPr>
            </w:pPr>
            <w:ins w:id="412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1F84383" w14:textId="77777777" w:rsidR="00046502" w:rsidRPr="000C0EF6" w:rsidRDefault="00046502" w:rsidP="00046502">
            <w:pPr>
              <w:pStyle w:val="NormalWeb"/>
              <w:spacing w:after="0"/>
              <w:jc w:val="center"/>
              <w:textAlignment w:val="center"/>
              <w:rPr>
                <w:ins w:id="4123" w:author="作者"/>
                <w:rFonts w:ascii="Calibri" w:hAnsi="Calibri" w:cs="Calibri"/>
                <w:sz w:val="16"/>
                <w:szCs w:val="16"/>
              </w:rPr>
            </w:pPr>
            <w:ins w:id="412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C42EB27" w14:textId="77777777" w:rsidR="00046502" w:rsidRPr="000C0EF6" w:rsidRDefault="00046502" w:rsidP="00046502">
            <w:pPr>
              <w:pStyle w:val="NormalWeb"/>
              <w:spacing w:after="0"/>
              <w:jc w:val="center"/>
              <w:textAlignment w:val="center"/>
              <w:rPr>
                <w:ins w:id="4125" w:author="作者"/>
                <w:rFonts w:ascii="Calibri" w:hAnsi="Calibri" w:cs="Calibri"/>
                <w:sz w:val="16"/>
                <w:szCs w:val="16"/>
              </w:rPr>
            </w:pPr>
            <w:ins w:id="412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E442D09" w14:textId="77777777" w:rsidR="00046502" w:rsidRPr="000C0EF6" w:rsidRDefault="00046502" w:rsidP="00046502">
            <w:pPr>
              <w:pStyle w:val="NormalWeb"/>
              <w:spacing w:after="0"/>
              <w:jc w:val="center"/>
              <w:textAlignment w:val="center"/>
              <w:rPr>
                <w:ins w:id="4127" w:author="作者"/>
                <w:rFonts w:ascii="Calibri" w:hAnsi="Calibri" w:cs="Calibri"/>
                <w:sz w:val="16"/>
                <w:szCs w:val="16"/>
              </w:rPr>
            </w:pPr>
            <w:ins w:id="412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805B07" w14:textId="77777777" w:rsidR="00046502" w:rsidRPr="000C0EF6" w:rsidRDefault="00046502" w:rsidP="00046502">
            <w:pPr>
              <w:pStyle w:val="NormalWeb"/>
              <w:spacing w:after="0"/>
              <w:jc w:val="center"/>
              <w:textAlignment w:val="center"/>
              <w:rPr>
                <w:ins w:id="4129" w:author="作者"/>
                <w:rFonts w:ascii="Calibri" w:hAnsi="Calibri" w:cs="Calibri"/>
                <w:sz w:val="16"/>
                <w:szCs w:val="16"/>
              </w:rPr>
            </w:pPr>
            <w:ins w:id="413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31148E" w14:textId="77777777" w:rsidR="00046502" w:rsidRPr="000C0EF6" w:rsidRDefault="00046502" w:rsidP="00046502">
            <w:pPr>
              <w:pStyle w:val="NormalWeb"/>
              <w:spacing w:after="0"/>
              <w:jc w:val="center"/>
              <w:textAlignment w:val="center"/>
              <w:rPr>
                <w:ins w:id="4131" w:author="作者"/>
                <w:rFonts w:ascii="Calibri" w:hAnsi="Calibri" w:cs="Calibri"/>
                <w:sz w:val="16"/>
                <w:szCs w:val="16"/>
              </w:rPr>
            </w:pPr>
            <w:ins w:id="413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8EE4C79" w14:textId="77777777" w:rsidR="00046502" w:rsidRPr="000C0EF6" w:rsidRDefault="00046502" w:rsidP="00046502">
            <w:pPr>
              <w:pStyle w:val="NormalWeb"/>
              <w:spacing w:after="0"/>
              <w:jc w:val="center"/>
              <w:textAlignment w:val="center"/>
              <w:rPr>
                <w:ins w:id="4133" w:author="作者"/>
                <w:rFonts w:ascii="Calibri" w:hAnsi="Calibri" w:cs="Calibri"/>
                <w:sz w:val="16"/>
                <w:szCs w:val="16"/>
              </w:rPr>
            </w:pPr>
            <w:ins w:id="413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8F8A356" w14:textId="77777777" w:rsidR="00046502" w:rsidRPr="000C0EF6" w:rsidRDefault="00046502" w:rsidP="00046502">
            <w:pPr>
              <w:pStyle w:val="NormalWeb"/>
              <w:spacing w:after="0"/>
              <w:jc w:val="center"/>
              <w:textAlignment w:val="center"/>
              <w:rPr>
                <w:ins w:id="4135" w:author="作者"/>
                <w:rFonts w:ascii="Calibri" w:hAnsi="Calibri" w:cs="Calibri"/>
                <w:sz w:val="16"/>
                <w:szCs w:val="16"/>
              </w:rPr>
            </w:pPr>
            <w:ins w:id="413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59EEADD" w14:textId="77777777" w:rsidR="00046502" w:rsidRPr="000C0EF6" w:rsidRDefault="00046502" w:rsidP="00046502">
            <w:pPr>
              <w:pStyle w:val="NormalWeb"/>
              <w:spacing w:after="0"/>
              <w:jc w:val="center"/>
              <w:textAlignment w:val="center"/>
              <w:rPr>
                <w:ins w:id="4137" w:author="作者"/>
                <w:rFonts w:ascii="Calibri" w:hAnsi="Calibri" w:cs="Calibri"/>
                <w:sz w:val="16"/>
                <w:szCs w:val="16"/>
              </w:rPr>
            </w:pPr>
            <w:ins w:id="413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CA50B36" w14:textId="77777777" w:rsidR="00046502" w:rsidRPr="000C0EF6" w:rsidRDefault="00046502" w:rsidP="00046502">
            <w:pPr>
              <w:pStyle w:val="NormalWeb"/>
              <w:spacing w:after="0"/>
              <w:jc w:val="center"/>
              <w:textAlignment w:val="center"/>
              <w:rPr>
                <w:ins w:id="4139" w:author="作者"/>
                <w:rFonts w:ascii="Calibri" w:hAnsi="Calibri" w:cs="Calibri"/>
                <w:sz w:val="16"/>
                <w:szCs w:val="16"/>
              </w:rPr>
            </w:pPr>
            <w:ins w:id="414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2ABD1D1" w14:textId="77777777" w:rsidR="00046502" w:rsidRPr="000C0EF6" w:rsidRDefault="00046502" w:rsidP="00046502">
            <w:pPr>
              <w:pStyle w:val="NormalWeb"/>
              <w:spacing w:after="0"/>
              <w:jc w:val="center"/>
              <w:textAlignment w:val="center"/>
              <w:rPr>
                <w:ins w:id="4141" w:author="作者"/>
                <w:rFonts w:ascii="Calibri" w:hAnsi="Calibri" w:cs="Calibri"/>
                <w:sz w:val="16"/>
                <w:szCs w:val="16"/>
              </w:rPr>
            </w:pPr>
            <w:ins w:id="4142"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49CDF13" w14:textId="77777777" w:rsidR="00046502" w:rsidRPr="000C0EF6" w:rsidRDefault="00046502" w:rsidP="00046502">
            <w:pPr>
              <w:pStyle w:val="NormalWeb"/>
              <w:spacing w:after="0"/>
              <w:jc w:val="center"/>
              <w:textAlignment w:val="center"/>
              <w:rPr>
                <w:ins w:id="4143" w:author="作者"/>
                <w:rFonts w:ascii="Calibri" w:hAnsi="Calibri" w:cs="Calibri"/>
                <w:sz w:val="16"/>
                <w:szCs w:val="16"/>
              </w:rPr>
            </w:pPr>
            <w:ins w:id="414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268C75" w14:textId="77777777" w:rsidR="00046502" w:rsidRPr="000C0EF6" w:rsidRDefault="00046502" w:rsidP="00046502">
            <w:pPr>
              <w:pStyle w:val="NormalWeb"/>
              <w:spacing w:after="0"/>
              <w:jc w:val="center"/>
              <w:textAlignment w:val="center"/>
              <w:rPr>
                <w:ins w:id="4145" w:author="作者"/>
                <w:rFonts w:ascii="Calibri" w:hAnsi="Calibri" w:cs="Calibri"/>
                <w:sz w:val="16"/>
                <w:szCs w:val="16"/>
              </w:rPr>
            </w:pPr>
            <w:ins w:id="414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EE749F6" w14:textId="77777777" w:rsidR="00046502" w:rsidRPr="000C0EF6" w:rsidRDefault="00046502" w:rsidP="00046502">
            <w:pPr>
              <w:pStyle w:val="NormalWeb"/>
              <w:spacing w:after="0"/>
              <w:jc w:val="center"/>
              <w:textAlignment w:val="center"/>
              <w:rPr>
                <w:ins w:id="4147" w:author="作者"/>
                <w:rFonts w:ascii="Calibri" w:hAnsi="Calibri" w:cs="Calibri"/>
                <w:sz w:val="16"/>
                <w:szCs w:val="16"/>
              </w:rPr>
            </w:pPr>
            <w:ins w:id="4148" w:author="作者">
              <w:r w:rsidRPr="000C0EF6">
                <w:rPr>
                  <w:rFonts w:ascii="Calibri" w:hAnsi="Calibri" w:cs="Calibri"/>
                  <w:color w:val="000000"/>
                  <w:kern w:val="24"/>
                  <w:sz w:val="16"/>
                  <w:szCs w:val="16"/>
                </w:rPr>
                <w:t>-3</w:t>
              </w:r>
            </w:ins>
          </w:p>
        </w:tc>
      </w:tr>
      <w:tr w:rsidR="00046502" w:rsidRPr="001B7DB7" w14:paraId="6D84893F" w14:textId="77777777" w:rsidTr="00046502">
        <w:trPr>
          <w:cantSplit/>
          <w:jc w:val="center"/>
          <w:ins w:id="4149"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B59505" w14:textId="77777777" w:rsidR="00046502" w:rsidRPr="001B7DB7" w:rsidRDefault="00046502" w:rsidP="00046502">
            <w:pPr>
              <w:keepNext/>
              <w:keepLines/>
              <w:jc w:val="center"/>
              <w:rPr>
                <w:ins w:id="4150" w:author="作者"/>
                <w:rFonts w:ascii="Arial" w:hAnsi="Arial"/>
                <w:sz w:val="18"/>
                <w:szCs w:val="20"/>
              </w:rPr>
            </w:pPr>
            <w:ins w:id="4151" w:author="作者">
              <w:r w:rsidRPr="001B7DB7">
                <w:rPr>
                  <w:rFonts w:ascii="Arial" w:hAnsi="Arial"/>
                  <w:sz w:val="18"/>
                  <w:szCs w:val="20"/>
                </w:rPr>
                <w:t>28</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B22C2C0" w14:textId="77777777" w:rsidR="00046502" w:rsidRPr="000C0EF6" w:rsidRDefault="00046502" w:rsidP="00046502">
            <w:pPr>
              <w:pStyle w:val="NormalWeb"/>
              <w:spacing w:after="0"/>
              <w:jc w:val="center"/>
              <w:textAlignment w:val="center"/>
              <w:rPr>
                <w:ins w:id="4152" w:author="作者"/>
                <w:rFonts w:ascii="Calibri" w:hAnsi="Calibri" w:cs="Calibri"/>
                <w:sz w:val="16"/>
                <w:szCs w:val="16"/>
              </w:rPr>
            </w:pPr>
            <w:ins w:id="415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9602BD" w14:textId="77777777" w:rsidR="00046502" w:rsidRPr="000C0EF6" w:rsidRDefault="00046502" w:rsidP="00046502">
            <w:pPr>
              <w:pStyle w:val="NormalWeb"/>
              <w:spacing w:after="0"/>
              <w:jc w:val="center"/>
              <w:textAlignment w:val="center"/>
              <w:rPr>
                <w:ins w:id="4154" w:author="作者"/>
                <w:rFonts w:ascii="Calibri" w:hAnsi="Calibri" w:cs="Calibri"/>
                <w:sz w:val="16"/>
                <w:szCs w:val="16"/>
              </w:rPr>
            </w:pPr>
            <w:ins w:id="415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8F3CEF8" w14:textId="77777777" w:rsidR="00046502" w:rsidRPr="000C0EF6" w:rsidRDefault="00046502" w:rsidP="00046502">
            <w:pPr>
              <w:pStyle w:val="NormalWeb"/>
              <w:spacing w:after="0"/>
              <w:jc w:val="center"/>
              <w:textAlignment w:val="center"/>
              <w:rPr>
                <w:ins w:id="4156" w:author="作者"/>
                <w:rFonts w:ascii="Calibri" w:hAnsi="Calibri" w:cs="Calibri"/>
                <w:sz w:val="16"/>
                <w:szCs w:val="16"/>
              </w:rPr>
            </w:pPr>
            <w:ins w:id="415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C57F6C8" w14:textId="77777777" w:rsidR="00046502" w:rsidRPr="000C0EF6" w:rsidRDefault="00046502" w:rsidP="00046502">
            <w:pPr>
              <w:pStyle w:val="NormalWeb"/>
              <w:spacing w:after="0"/>
              <w:jc w:val="center"/>
              <w:textAlignment w:val="center"/>
              <w:rPr>
                <w:ins w:id="4158" w:author="作者"/>
                <w:rFonts w:ascii="Calibri" w:hAnsi="Calibri" w:cs="Calibri"/>
                <w:sz w:val="16"/>
                <w:szCs w:val="16"/>
              </w:rPr>
            </w:pPr>
            <w:ins w:id="415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A325B4" w14:textId="77777777" w:rsidR="00046502" w:rsidRPr="000C0EF6" w:rsidRDefault="00046502" w:rsidP="00046502">
            <w:pPr>
              <w:pStyle w:val="NormalWeb"/>
              <w:spacing w:after="0"/>
              <w:jc w:val="center"/>
              <w:textAlignment w:val="center"/>
              <w:rPr>
                <w:ins w:id="4160" w:author="作者"/>
                <w:rFonts w:ascii="Calibri" w:hAnsi="Calibri" w:cs="Calibri"/>
                <w:sz w:val="16"/>
                <w:szCs w:val="16"/>
              </w:rPr>
            </w:pPr>
            <w:ins w:id="416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EEA5C6F" w14:textId="77777777" w:rsidR="00046502" w:rsidRPr="000C0EF6" w:rsidRDefault="00046502" w:rsidP="00046502">
            <w:pPr>
              <w:pStyle w:val="NormalWeb"/>
              <w:spacing w:after="0"/>
              <w:jc w:val="center"/>
              <w:textAlignment w:val="center"/>
              <w:rPr>
                <w:ins w:id="4162" w:author="作者"/>
                <w:rFonts w:ascii="Calibri" w:hAnsi="Calibri" w:cs="Calibri"/>
                <w:sz w:val="16"/>
                <w:szCs w:val="16"/>
              </w:rPr>
            </w:pPr>
            <w:ins w:id="4163"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FE8D37B" w14:textId="77777777" w:rsidR="00046502" w:rsidRPr="000C0EF6" w:rsidRDefault="00046502" w:rsidP="00046502">
            <w:pPr>
              <w:pStyle w:val="NormalWeb"/>
              <w:spacing w:after="0"/>
              <w:jc w:val="center"/>
              <w:textAlignment w:val="center"/>
              <w:rPr>
                <w:ins w:id="4164" w:author="作者"/>
                <w:rFonts w:ascii="Calibri" w:hAnsi="Calibri" w:cs="Calibri"/>
                <w:sz w:val="16"/>
                <w:szCs w:val="16"/>
              </w:rPr>
            </w:pPr>
            <w:ins w:id="416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20608A0" w14:textId="77777777" w:rsidR="00046502" w:rsidRPr="000C0EF6" w:rsidRDefault="00046502" w:rsidP="00046502">
            <w:pPr>
              <w:pStyle w:val="NormalWeb"/>
              <w:spacing w:after="0"/>
              <w:jc w:val="center"/>
              <w:textAlignment w:val="center"/>
              <w:rPr>
                <w:ins w:id="4166" w:author="作者"/>
                <w:rFonts w:ascii="Calibri" w:hAnsi="Calibri" w:cs="Calibri"/>
                <w:sz w:val="16"/>
                <w:szCs w:val="16"/>
              </w:rPr>
            </w:pPr>
            <w:ins w:id="416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C85AE07" w14:textId="77777777" w:rsidR="00046502" w:rsidRPr="000C0EF6" w:rsidRDefault="00046502" w:rsidP="00046502">
            <w:pPr>
              <w:pStyle w:val="NormalWeb"/>
              <w:spacing w:after="0"/>
              <w:jc w:val="center"/>
              <w:textAlignment w:val="center"/>
              <w:rPr>
                <w:ins w:id="4168" w:author="作者"/>
                <w:rFonts w:ascii="Calibri" w:hAnsi="Calibri" w:cs="Calibri"/>
                <w:sz w:val="16"/>
                <w:szCs w:val="16"/>
              </w:rPr>
            </w:pPr>
            <w:ins w:id="416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721C76" w14:textId="77777777" w:rsidR="00046502" w:rsidRPr="000C0EF6" w:rsidRDefault="00046502" w:rsidP="00046502">
            <w:pPr>
              <w:pStyle w:val="NormalWeb"/>
              <w:spacing w:after="0"/>
              <w:jc w:val="center"/>
              <w:textAlignment w:val="center"/>
              <w:rPr>
                <w:ins w:id="4170" w:author="作者"/>
                <w:rFonts w:ascii="Calibri" w:hAnsi="Calibri" w:cs="Calibri"/>
                <w:sz w:val="16"/>
                <w:szCs w:val="16"/>
              </w:rPr>
            </w:pPr>
            <w:ins w:id="417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7BA8D24" w14:textId="77777777" w:rsidR="00046502" w:rsidRPr="000C0EF6" w:rsidRDefault="00046502" w:rsidP="00046502">
            <w:pPr>
              <w:pStyle w:val="NormalWeb"/>
              <w:spacing w:after="0"/>
              <w:jc w:val="center"/>
              <w:textAlignment w:val="center"/>
              <w:rPr>
                <w:ins w:id="4172" w:author="作者"/>
                <w:rFonts w:ascii="Calibri" w:hAnsi="Calibri" w:cs="Calibri"/>
                <w:sz w:val="16"/>
                <w:szCs w:val="16"/>
              </w:rPr>
            </w:pPr>
            <w:ins w:id="417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AC599B6" w14:textId="77777777" w:rsidR="00046502" w:rsidRPr="000C0EF6" w:rsidRDefault="00046502" w:rsidP="00046502">
            <w:pPr>
              <w:pStyle w:val="NormalWeb"/>
              <w:spacing w:after="0"/>
              <w:jc w:val="center"/>
              <w:textAlignment w:val="center"/>
              <w:rPr>
                <w:ins w:id="4174" w:author="作者"/>
                <w:rFonts w:ascii="Calibri" w:hAnsi="Calibri" w:cs="Calibri"/>
                <w:sz w:val="16"/>
                <w:szCs w:val="16"/>
              </w:rPr>
            </w:pPr>
            <w:ins w:id="4175"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9A6A9DF" w14:textId="77777777" w:rsidR="00046502" w:rsidRPr="000C0EF6" w:rsidRDefault="00046502" w:rsidP="00046502">
            <w:pPr>
              <w:pStyle w:val="NormalWeb"/>
              <w:spacing w:after="0"/>
              <w:jc w:val="center"/>
              <w:textAlignment w:val="center"/>
              <w:rPr>
                <w:ins w:id="4176" w:author="作者"/>
                <w:rFonts w:ascii="Calibri" w:hAnsi="Calibri" w:cs="Calibri"/>
                <w:sz w:val="16"/>
                <w:szCs w:val="16"/>
              </w:rPr>
            </w:pPr>
            <w:ins w:id="417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9CF7FD1" w14:textId="77777777" w:rsidR="00046502" w:rsidRPr="000C0EF6" w:rsidRDefault="00046502" w:rsidP="00046502">
            <w:pPr>
              <w:pStyle w:val="NormalWeb"/>
              <w:spacing w:after="0"/>
              <w:jc w:val="center"/>
              <w:textAlignment w:val="center"/>
              <w:rPr>
                <w:ins w:id="4178" w:author="作者"/>
                <w:rFonts w:ascii="Calibri" w:hAnsi="Calibri" w:cs="Calibri"/>
                <w:sz w:val="16"/>
                <w:szCs w:val="16"/>
              </w:rPr>
            </w:pPr>
            <w:ins w:id="4179"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8674A6C" w14:textId="77777777" w:rsidR="00046502" w:rsidRPr="000C0EF6" w:rsidRDefault="00046502" w:rsidP="00046502">
            <w:pPr>
              <w:pStyle w:val="NormalWeb"/>
              <w:spacing w:after="0"/>
              <w:jc w:val="center"/>
              <w:textAlignment w:val="center"/>
              <w:rPr>
                <w:ins w:id="4180" w:author="作者"/>
                <w:rFonts w:ascii="Calibri" w:hAnsi="Calibri" w:cs="Calibri"/>
                <w:sz w:val="16"/>
                <w:szCs w:val="16"/>
              </w:rPr>
            </w:pPr>
            <w:ins w:id="4181"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D9ECE60" w14:textId="77777777" w:rsidR="00046502" w:rsidRPr="000C0EF6" w:rsidRDefault="00046502" w:rsidP="00046502">
            <w:pPr>
              <w:pStyle w:val="NormalWeb"/>
              <w:spacing w:after="0"/>
              <w:jc w:val="center"/>
              <w:textAlignment w:val="center"/>
              <w:rPr>
                <w:ins w:id="4182" w:author="作者"/>
                <w:rFonts w:ascii="Calibri" w:hAnsi="Calibri" w:cs="Calibri"/>
                <w:sz w:val="16"/>
                <w:szCs w:val="16"/>
              </w:rPr>
            </w:pPr>
            <w:ins w:id="418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0601B1B" w14:textId="77777777" w:rsidR="00046502" w:rsidRPr="000C0EF6" w:rsidRDefault="00046502" w:rsidP="00046502">
            <w:pPr>
              <w:pStyle w:val="NormalWeb"/>
              <w:spacing w:after="0"/>
              <w:jc w:val="center"/>
              <w:textAlignment w:val="center"/>
              <w:rPr>
                <w:ins w:id="4184" w:author="作者"/>
                <w:rFonts w:ascii="Calibri" w:hAnsi="Calibri" w:cs="Calibri"/>
                <w:sz w:val="16"/>
                <w:szCs w:val="16"/>
              </w:rPr>
            </w:pPr>
            <w:ins w:id="418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1FCB9AB" w14:textId="77777777" w:rsidR="00046502" w:rsidRPr="000C0EF6" w:rsidRDefault="00046502" w:rsidP="00046502">
            <w:pPr>
              <w:pStyle w:val="NormalWeb"/>
              <w:spacing w:after="0"/>
              <w:jc w:val="center"/>
              <w:textAlignment w:val="center"/>
              <w:rPr>
                <w:ins w:id="4186" w:author="作者"/>
                <w:rFonts w:ascii="Calibri" w:hAnsi="Calibri" w:cs="Calibri"/>
                <w:sz w:val="16"/>
                <w:szCs w:val="16"/>
              </w:rPr>
            </w:pPr>
            <w:ins w:id="4187"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76BAD50" w14:textId="77777777" w:rsidR="00046502" w:rsidRPr="000C0EF6" w:rsidRDefault="00046502" w:rsidP="00046502">
            <w:pPr>
              <w:pStyle w:val="NormalWeb"/>
              <w:spacing w:after="0"/>
              <w:jc w:val="center"/>
              <w:textAlignment w:val="center"/>
              <w:rPr>
                <w:ins w:id="4188" w:author="作者"/>
                <w:rFonts w:ascii="Calibri" w:hAnsi="Calibri" w:cs="Calibri"/>
                <w:sz w:val="16"/>
                <w:szCs w:val="16"/>
              </w:rPr>
            </w:pPr>
            <w:ins w:id="4189"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8E4A7E3" w14:textId="77777777" w:rsidR="00046502" w:rsidRPr="000C0EF6" w:rsidRDefault="00046502" w:rsidP="00046502">
            <w:pPr>
              <w:pStyle w:val="NormalWeb"/>
              <w:spacing w:after="0"/>
              <w:jc w:val="center"/>
              <w:textAlignment w:val="center"/>
              <w:rPr>
                <w:ins w:id="4190" w:author="作者"/>
                <w:rFonts w:ascii="Calibri" w:hAnsi="Calibri" w:cs="Calibri"/>
                <w:sz w:val="16"/>
                <w:szCs w:val="16"/>
              </w:rPr>
            </w:pPr>
            <w:ins w:id="4191"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709706E" w14:textId="77777777" w:rsidR="00046502" w:rsidRPr="000C0EF6" w:rsidRDefault="00046502" w:rsidP="00046502">
            <w:pPr>
              <w:pStyle w:val="NormalWeb"/>
              <w:spacing w:after="0"/>
              <w:jc w:val="center"/>
              <w:textAlignment w:val="center"/>
              <w:rPr>
                <w:ins w:id="4192" w:author="作者"/>
                <w:rFonts w:ascii="Calibri" w:hAnsi="Calibri" w:cs="Calibri"/>
                <w:sz w:val="16"/>
                <w:szCs w:val="16"/>
              </w:rPr>
            </w:pPr>
            <w:ins w:id="4193"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02AF1F3" w14:textId="77777777" w:rsidR="00046502" w:rsidRPr="000C0EF6" w:rsidRDefault="00046502" w:rsidP="00046502">
            <w:pPr>
              <w:pStyle w:val="NormalWeb"/>
              <w:spacing w:after="0"/>
              <w:jc w:val="center"/>
              <w:textAlignment w:val="center"/>
              <w:rPr>
                <w:ins w:id="4194" w:author="作者"/>
                <w:rFonts w:ascii="Calibri" w:hAnsi="Calibri" w:cs="Calibri"/>
                <w:sz w:val="16"/>
                <w:szCs w:val="16"/>
              </w:rPr>
            </w:pPr>
            <w:ins w:id="4195"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909D6B" w14:textId="77777777" w:rsidR="00046502" w:rsidRPr="000C0EF6" w:rsidRDefault="00046502" w:rsidP="00046502">
            <w:pPr>
              <w:pStyle w:val="NormalWeb"/>
              <w:spacing w:after="0"/>
              <w:jc w:val="center"/>
              <w:textAlignment w:val="center"/>
              <w:rPr>
                <w:ins w:id="4196" w:author="作者"/>
                <w:rFonts w:ascii="Calibri" w:hAnsi="Calibri" w:cs="Calibri"/>
                <w:sz w:val="16"/>
                <w:szCs w:val="16"/>
              </w:rPr>
            </w:pPr>
            <w:ins w:id="4197"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8F3D6CE" w14:textId="77777777" w:rsidR="00046502" w:rsidRPr="000C0EF6" w:rsidRDefault="00046502" w:rsidP="00046502">
            <w:pPr>
              <w:pStyle w:val="NormalWeb"/>
              <w:spacing w:after="0"/>
              <w:jc w:val="center"/>
              <w:textAlignment w:val="center"/>
              <w:rPr>
                <w:ins w:id="4198" w:author="作者"/>
                <w:rFonts w:ascii="Calibri" w:hAnsi="Calibri" w:cs="Calibri"/>
                <w:sz w:val="16"/>
                <w:szCs w:val="16"/>
              </w:rPr>
            </w:pPr>
            <w:ins w:id="4199" w:author="作者">
              <w:r w:rsidRPr="000C0EF6">
                <w:rPr>
                  <w:rFonts w:ascii="Calibri" w:hAnsi="Calibri" w:cs="Calibri"/>
                  <w:color w:val="000000"/>
                  <w:kern w:val="24"/>
                  <w:sz w:val="16"/>
                  <w:szCs w:val="16"/>
                </w:rPr>
                <w:t>-3</w:t>
              </w:r>
            </w:ins>
          </w:p>
        </w:tc>
      </w:tr>
      <w:tr w:rsidR="00046502" w:rsidRPr="001B7DB7" w14:paraId="05123B4C" w14:textId="77777777" w:rsidTr="00046502">
        <w:trPr>
          <w:cantSplit/>
          <w:jc w:val="center"/>
          <w:ins w:id="4200" w:author="作者"/>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922070" w14:textId="77777777" w:rsidR="00046502" w:rsidRPr="001B7DB7" w:rsidRDefault="00046502" w:rsidP="00046502">
            <w:pPr>
              <w:keepNext/>
              <w:keepLines/>
              <w:jc w:val="center"/>
              <w:rPr>
                <w:ins w:id="4201" w:author="作者"/>
                <w:rFonts w:ascii="Arial" w:hAnsi="Arial"/>
                <w:sz w:val="18"/>
                <w:szCs w:val="20"/>
              </w:rPr>
            </w:pPr>
            <w:ins w:id="4202" w:author="作者">
              <w:r w:rsidRPr="001B7DB7">
                <w:rPr>
                  <w:rFonts w:ascii="Arial" w:hAnsi="Arial"/>
                  <w:sz w:val="18"/>
                  <w:szCs w:val="20"/>
                </w:rPr>
                <w:t>29</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0F3278D" w14:textId="77777777" w:rsidR="00046502" w:rsidRPr="000C0EF6" w:rsidRDefault="00046502" w:rsidP="00046502">
            <w:pPr>
              <w:pStyle w:val="NormalWeb"/>
              <w:spacing w:after="0"/>
              <w:jc w:val="center"/>
              <w:textAlignment w:val="center"/>
              <w:rPr>
                <w:ins w:id="4203" w:author="作者"/>
                <w:rFonts w:ascii="Calibri" w:hAnsi="Calibri" w:cs="Calibri"/>
                <w:sz w:val="16"/>
                <w:szCs w:val="16"/>
              </w:rPr>
            </w:pPr>
            <w:ins w:id="420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B413546" w14:textId="77777777" w:rsidR="00046502" w:rsidRPr="000C0EF6" w:rsidRDefault="00046502" w:rsidP="00046502">
            <w:pPr>
              <w:pStyle w:val="NormalWeb"/>
              <w:spacing w:after="0"/>
              <w:jc w:val="center"/>
              <w:textAlignment w:val="center"/>
              <w:rPr>
                <w:ins w:id="4205" w:author="作者"/>
                <w:rFonts w:ascii="Calibri" w:hAnsi="Calibri" w:cs="Calibri"/>
                <w:sz w:val="16"/>
                <w:szCs w:val="16"/>
              </w:rPr>
            </w:pPr>
            <w:ins w:id="420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A58B3C" w14:textId="77777777" w:rsidR="00046502" w:rsidRPr="000C0EF6" w:rsidRDefault="00046502" w:rsidP="00046502">
            <w:pPr>
              <w:pStyle w:val="NormalWeb"/>
              <w:spacing w:after="0"/>
              <w:jc w:val="center"/>
              <w:textAlignment w:val="center"/>
              <w:rPr>
                <w:ins w:id="4207" w:author="作者"/>
                <w:rFonts w:ascii="Calibri" w:hAnsi="Calibri" w:cs="Calibri"/>
                <w:sz w:val="16"/>
                <w:szCs w:val="16"/>
              </w:rPr>
            </w:pPr>
            <w:ins w:id="420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CDB373D" w14:textId="77777777" w:rsidR="00046502" w:rsidRPr="000C0EF6" w:rsidRDefault="00046502" w:rsidP="00046502">
            <w:pPr>
              <w:pStyle w:val="NormalWeb"/>
              <w:spacing w:after="0"/>
              <w:jc w:val="center"/>
              <w:textAlignment w:val="center"/>
              <w:rPr>
                <w:ins w:id="4209" w:author="作者"/>
                <w:rFonts w:ascii="Calibri" w:hAnsi="Calibri" w:cs="Calibri"/>
                <w:sz w:val="16"/>
                <w:szCs w:val="16"/>
              </w:rPr>
            </w:pPr>
            <w:ins w:id="421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0E31314" w14:textId="77777777" w:rsidR="00046502" w:rsidRPr="000C0EF6" w:rsidRDefault="00046502" w:rsidP="00046502">
            <w:pPr>
              <w:pStyle w:val="NormalWeb"/>
              <w:spacing w:after="0"/>
              <w:jc w:val="center"/>
              <w:textAlignment w:val="center"/>
              <w:rPr>
                <w:ins w:id="4211" w:author="作者"/>
                <w:rFonts w:ascii="Calibri" w:hAnsi="Calibri" w:cs="Calibri"/>
                <w:sz w:val="16"/>
                <w:szCs w:val="16"/>
              </w:rPr>
            </w:pPr>
            <w:ins w:id="421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25F99BE" w14:textId="77777777" w:rsidR="00046502" w:rsidRPr="000C0EF6" w:rsidRDefault="00046502" w:rsidP="00046502">
            <w:pPr>
              <w:pStyle w:val="NormalWeb"/>
              <w:spacing w:after="0"/>
              <w:jc w:val="center"/>
              <w:textAlignment w:val="center"/>
              <w:rPr>
                <w:ins w:id="4213" w:author="作者"/>
                <w:rFonts w:ascii="Calibri" w:hAnsi="Calibri" w:cs="Calibri"/>
                <w:sz w:val="16"/>
                <w:szCs w:val="16"/>
              </w:rPr>
            </w:pPr>
            <w:ins w:id="421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899DFB2" w14:textId="77777777" w:rsidR="00046502" w:rsidRPr="000C0EF6" w:rsidRDefault="00046502" w:rsidP="00046502">
            <w:pPr>
              <w:pStyle w:val="NormalWeb"/>
              <w:spacing w:after="0"/>
              <w:jc w:val="center"/>
              <w:textAlignment w:val="center"/>
              <w:rPr>
                <w:ins w:id="4215" w:author="作者"/>
                <w:rFonts w:ascii="Calibri" w:hAnsi="Calibri" w:cs="Calibri"/>
                <w:sz w:val="16"/>
                <w:szCs w:val="16"/>
              </w:rPr>
            </w:pPr>
            <w:ins w:id="4216"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227948E" w14:textId="77777777" w:rsidR="00046502" w:rsidRPr="000C0EF6" w:rsidRDefault="00046502" w:rsidP="00046502">
            <w:pPr>
              <w:pStyle w:val="NormalWeb"/>
              <w:spacing w:after="0"/>
              <w:jc w:val="center"/>
              <w:textAlignment w:val="center"/>
              <w:rPr>
                <w:ins w:id="4217" w:author="作者"/>
                <w:rFonts w:ascii="Calibri" w:hAnsi="Calibri" w:cs="Calibri"/>
                <w:sz w:val="16"/>
                <w:szCs w:val="16"/>
              </w:rPr>
            </w:pPr>
            <w:ins w:id="421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37AE87F" w14:textId="77777777" w:rsidR="00046502" w:rsidRPr="000C0EF6" w:rsidRDefault="00046502" w:rsidP="00046502">
            <w:pPr>
              <w:pStyle w:val="NormalWeb"/>
              <w:spacing w:after="0"/>
              <w:jc w:val="center"/>
              <w:textAlignment w:val="center"/>
              <w:rPr>
                <w:ins w:id="4219" w:author="作者"/>
                <w:rFonts w:ascii="Calibri" w:hAnsi="Calibri" w:cs="Calibri"/>
                <w:sz w:val="16"/>
                <w:szCs w:val="16"/>
              </w:rPr>
            </w:pPr>
            <w:ins w:id="422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D3632F8" w14:textId="77777777" w:rsidR="00046502" w:rsidRPr="000C0EF6" w:rsidRDefault="00046502" w:rsidP="00046502">
            <w:pPr>
              <w:pStyle w:val="NormalWeb"/>
              <w:spacing w:after="0"/>
              <w:jc w:val="center"/>
              <w:textAlignment w:val="center"/>
              <w:rPr>
                <w:ins w:id="4221" w:author="作者"/>
                <w:rFonts w:ascii="Calibri" w:hAnsi="Calibri" w:cs="Calibri"/>
                <w:sz w:val="16"/>
                <w:szCs w:val="16"/>
              </w:rPr>
            </w:pPr>
            <w:ins w:id="422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34E1DFA" w14:textId="77777777" w:rsidR="00046502" w:rsidRPr="000C0EF6" w:rsidRDefault="00046502" w:rsidP="00046502">
            <w:pPr>
              <w:pStyle w:val="NormalWeb"/>
              <w:spacing w:after="0"/>
              <w:jc w:val="center"/>
              <w:textAlignment w:val="center"/>
              <w:rPr>
                <w:ins w:id="4223" w:author="作者"/>
                <w:rFonts w:ascii="Calibri" w:hAnsi="Calibri" w:cs="Calibri"/>
                <w:sz w:val="16"/>
                <w:szCs w:val="16"/>
              </w:rPr>
            </w:pPr>
            <w:ins w:id="422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E0B70B" w14:textId="77777777" w:rsidR="00046502" w:rsidRPr="000C0EF6" w:rsidRDefault="00046502" w:rsidP="00046502">
            <w:pPr>
              <w:pStyle w:val="NormalWeb"/>
              <w:spacing w:after="0"/>
              <w:jc w:val="center"/>
              <w:textAlignment w:val="center"/>
              <w:rPr>
                <w:ins w:id="4225" w:author="作者"/>
                <w:rFonts w:ascii="Calibri" w:hAnsi="Calibri" w:cs="Calibri"/>
                <w:sz w:val="16"/>
                <w:szCs w:val="16"/>
              </w:rPr>
            </w:pPr>
            <w:ins w:id="422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5DAF5D0" w14:textId="77777777" w:rsidR="00046502" w:rsidRPr="000C0EF6" w:rsidRDefault="00046502" w:rsidP="00046502">
            <w:pPr>
              <w:pStyle w:val="NormalWeb"/>
              <w:spacing w:after="0"/>
              <w:jc w:val="center"/>
              <w:textAlignment w:val="center"/>
              <w:rPr>
                <w:ins w:id="4227" w:author="作者"/>
                <w:rFonts w:ascii="Calibri" w:hAnsi="Calibri" w:cs="Calibri"/>
                <w:sz w:val="16"/>
                <w:szCs w:val="16"/>
              </w:rPr>
            </w:pPr>
            <w:ins w:id="422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C151E15" w14:textId="77777777" w:rsidR="00046502" w:rsidRPr="000C0EF6" w:rsidRDefault="00046502" w:rsidP="00046502">
            <w:pPr>
              <w:pStyle w:val="NormalWeb"/>
              <w:spacing w:after="0"/>
              <w:jc w:val="center"/>
              <w:textAlignment w:val="center"/>
              <w:rPr>
                <w:ins w:id="4229" w:author="作者"/>
                <w:rFonts w:ascii="Calibri" w:hAnsi="Calibri" w:cs="Calibri"/>
                <w:sz w:val="16"/>
                <w:szCs w:val="16"/>
              </w:rPr>
            </w:pPr>
            <w:ins w:id="4230"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12FC638" w14:textId="77777777" w:rsidR="00046502" w:rsidRPr="000C0EF6" w:rsidRDefault="00046502" w:rsidP="00046502">
            <w:pPr>
              <w:pStyle w:val="NormalWeb"/>
              <w:spacing w:after="0"/>
              <w:jc w:val="center"/>
              <w:textAlignment w:val="center"/>
              <w:rPr>
                <w:ins w:id="4231" w:author="作者"/>
                <w:rFonts w:ascii="Calibri" w:hAnsi="Calibri" w:cs="Calibri"/>
                <w:sz w:val="16"/>
                <w:szCs w:val="16"/>
              </w:rPr>
            </w:pPr>
            <w:ins w:id="423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0D45432" w14:textId="77777777" w:rsidR="00046502" w:rsidRPr="000C0EF6" w:rsidRDefault="00046502" w:rsidP="00046502">
            <w:pPr>
              <w:pStyle w:val="NormalWeb"/>
              <w:spacing w:after="0"/>
              <w:jc w:val="center"/>
              <w:textAlignment w:val="center"/>
              <w:rPr>
                <w:ins w:id="4233" w:author="作者"/>
                <w:rFonts w:ascii="Calibri" w:hAnsi="Calibri" w:cs="Calibri"/>
                <w:sz w:val="16"/>
                <w:szCs w:val="16"/>
              </w:rPr>
            </w:pPr>
            <w:ins w:id="4234"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CAED3C2" w14:textId="77777777" w:rsidR="00046502" w:rsidRPr="000C0EF6" w:rsidRDefault="00046502" w:rsidP="00046502">
            <w:pPr>
              <w:pStyle w:val="NormalWeb"/>
              <w:spacing w:after="0"/>
              <w:jc w:val="center"/>
              <w:textAlignment w:val="center"/>
              <w:rPr>
                <w:ins w:id="4235" w:author="作者"/>
                <w:rFonts w:ascii="Calibri" w:hAnsi="Calibri" w:cs="Calibri"/>
                <w:sz w:val="16"/>
                <w:szCs w:val="16"/>
              </w:rPr>
            </w:pPr>
            <w:ins w:id="423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9FEB242" w14:textId="77777777" w:rsidR="00046502" w:rsidRPr="000C0EF6" w:rsidRDefault="00046502" w:rsidP="00046502">
            <w:pPr>
              <w:pStyle w:val="NormalWeb"/>
              <w:spacing w:after="0"/>
              <w:jc w:val="center"/>
              <w:textAlignment w:val="center"/>
              <w:rPr>
                <w:ins w:id="4237" w:author="作者"/>
                <w:rFonts w:ascii="Calibri" w:hAnsi="Calibri" w:cs="Calibri"/>
                <w:sz w:val="16"/>
                <w:szCs w:val="16"/>
              </w:rPr>
            </w:pPr>
            <w:ins w:id="4238"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B0986B0" w14:textId="77777777" w:rsidR="00046502" w:rsidRPr="000C0EF6" w:rsidRDefault="00046502" w:rsidP="00046502">
            <w:pPr>
              <w:pStyle w:val="NormalWeb"/>
              <w:spacing w:after="0"/>
              <w:jc w:val="center"/>
              <w:textAlignment w:val="center"/>
              <w:rPr>
                <w:ins w:id="4239" w:author="作者"/>
                <w:rFonts w:ascii="Calibri" w:hAnsi="Calibri" w:cs="Calibri"/>
                <w:sz w:val="16"/>
                <w:szCs w:val="16"/>
              </w:rPr>
            </w:pPr>
            <w:ins w:id="4240" w:author="作者">
              <w:r w:rsidRPr="000C0EF6">
                <w:rPr>
                  <w:rFonts w:ascii="Calibri" w:hAnsi="Calibri" w:cs="Calibri"/>
                  <w:color w:val="000000"/>
                  <w:kern w:val="24"/>
                  <w:sz w:val="16"/>
                  <w:szCs w:val="16"/>
                </w:rPr>
                <w:t>1</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780D950" w14:textId="77777777" w:rsidR="00046502" w:rsidRPr="000C0EF6" w:rsidRDefault="00046502" w:rsidP="00046502">
            <w:pPr>
              <w:pStyle w:val="NormalWeb"/>
              <w:spacing w:after="0"/>
              <w:jc w:val="center"/>
              <w:textAlignment w:val="center"/>
              <w:rPr>
                <w:ins w:id="4241" w:author="作者"/>
                <w:rFonts w:ascii="Calibri" w:hAnsi="Calibri" w:cs="Calibri"/>
                <w:sz w:val="16"/>
                <w:szCs w:val="16"/>
              </w:rPr>
            </w:pPr>
            <w:ins w:id="4242"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51DC7EE" w14:textId="77777777" w:rsidR="00046502" w:rsidRPr="000C0EF6" w:rsidRDefault="00046502" w:rsidP="00046502">
            <w:pPr>
              <w:pStyle w:val="NormalWeb"/>
              <w:spacing w:after="0"/>
              <w:jc w:val="center"/>
              <w:textAlignment w:val="center"/>
              <w:rPr>
                <w:ins w:id="4243" w:author="作者"/>
                <w:rFonts w:ascii="Calibri" w:hAnsi="Calibri" w:cs="Calibri"/>
                <w:sz w:val="16"/>
                <w:szCs w:val="16"/>
              </w:rPr>
            </w:pPr>
            <w:ins w:id="4244"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628B9E38" w14:textId="77777777" w:rsidR="00046502" w:rsidRPr="000C0EF6" w:rsidRDefault="00046502" w:rsidP="00046502">
            <w:pPr>
              <w:pStyle w:val="NormalWeb"/>
              <w:spacing w:after="0"/>
              <w:jc w:val="center"/>
              <w:textAlignment w:val="center"/>
              <w:rPr>
                <w:ins w:id="4245" w:author="作者"/>
                <w:rFonts w:ascii="Calibri" w:hAnsi="Calibri" w:cs="Calibri"/>
                <w:sz w:val="16"/>
                <w:szCs w:val="16"/>
              </w:rPr>
            </w:pPr>
            <w:ins w:id="4246"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141C35B" w14:textId="77777777" w:rsidR="00046502" w:rsidRPr="000C0EF6" w:rsidRDefault="00046502" w:rsidP="00046502">
            <w:pPr>
              <w:pStyle w:val="NormalWeb"/>
              <w:spacing w:after="0"/>
              <w:jc w:val="center"/>
              <w:textAlignment w:val="center"/>
              <w:rPr>
                <w:ins w:id="4247" w:author="作者"/>
                <w:rFonts w:ascii="Calibri" w:hAnsi="Calibri" w:cs="Calibri"/>
                <w:sz w:val="16"/>
                <w:szCs w:val="16"/>
              </w:rPr>
            </w:pPr>
            <w:ins w:id="4248" w:author="作者">
              <w:r w:rsidRPr="000C0EF6">
                <w:rPr>
                  <w:rFonts w:ascii="Calibri" w:hAnsi="Calibri" w:cs="Calibri"/>
                  <w:color w:val="000000"/>
                  <w:kern w:val="24"/>
                  <w:sz w:val="16"/>
                  <w:szCs w:val="16"/>
                </w:rPr>
                <w:t>-3</w:t>
              </w:r>
            </w:ins>
          </w:p>
        </w:tc>
        <w:tc>
          <w:tcPr>
            <w:tcW w:w="0" w:type="auto"/>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2F03AF2" w14:textId="77777777" w:rsidR="00046502" w:rsidRPr="000C0EF6" w:rsidRDefault="00046502" w:rsidP="00046502">
            <w:pPr>
              <w:pStyle w:val="NormalWeb"/>
              <w:spacing w:after="0"/>
              <w:jc w:val="center"/>
              <w:textAlignment w:val="center"/>
              <w:rPr>
                <w:ins w:id="4249" w:author="作者"/>
                <w:rFonts w:ascii="Calibri" w:hAnsi="Calibri" w:cs="Calibri"/>
                <w:sz w:val="16"/>
                <w:szCs w:val="16"/>
              </w:rPr>
            </w:pPr>
            <w:ins w:id="4250" w:author="作者">
              <w:r w:rsidRPr="000C0EF6">
                <w:rPr>
                  <w:rFonts w:ascii="Calibri" w:hAnsi="Calibri" w:cs="Calibri"/>
                  <w:color w:val="000000"/>
                  <w:kern w:val="24"/>
                  <w:sz w:val="16"/>
                  <w:szCs w:val="16"/>
                </w:rPr>
                <w:t>-3</w:t>
              </w:r>
            </w:ins>
          </w:p>
        </w:tc>
      </w:tr>
    </w:tbl>
    <w:p w14:paraId="643E60B2" w14:textId="77777777" w:rsidR="006D7D75" w:rsidRPr="006D7D75" w:rsidRDefault="006D7D75" w:rsidP="006D7D75">
      <w:pPr>
        <w:spacing w:before="240"/>
        <w:ind w:left="720" w:hanging="720"/>
        <w:jc w:val="center"/>
        <w:rPr>
          <w:color w:val="FF0000"/>
          <w:lang w:eastAsia="zh-CN"/>
        </w:rPr>
      </w:pPr>
      <w:r w:rsidRPr="006D7D75">
        <w:rPr>
          <w:color w:val="FF0000"/>
          <w:lang w:eastAsia="zh-CN"/>
        </w:rPr>
        <w:t>&lt;Unchanged parts are omitted &gt;</w:t>
      </w:r>
    </w:p>
    <w:p w14:paraId="48107D0E" w14:textId="77777777" w:rsidR="006D7D75" w:rsidRPr="006D7D75" w:rsidRDefault="006D7D75" w:rsidP="006D7D75"/>
    <w:p w14:paraId="3B9A6D9C" w14:textId="0102F5D2" w:rsidR="006D7D75" w:rsidRPr="006D7D75" w:rsidRDefault="006D7D75" w:rsidP="006D7D75">
      <w:pPr>
        <w:rPr>
          <w:szCs w:val="20"/>
        </w:rPr>
      </w:pPr>
      <w:r w:rsidRPr="006D7D75">
        <w:rPr>
          <w:szCs w:val="20"/>
          <w:highlight w:val="green"/>
        </w:rPr>
        <w:t>Agreement</w:t>
      </w:r>
      <w:r w:rsidRPr="006D7D75">
        <w:rPr>
          <w:szCs w:val="20"/>
        </w:rPr>
        <w:t>:</w:t>
      </w:r>
    </w:p>
    <w:p w14:paraId="2E6BC640" w14:textId="7B5321B7" w:rsidR="006D7D75" w:rsidRPr="006D7D75" w:rsidRDefault="006D7D75" w:rsidP="00613418">
      <w:pPr>
        <w:numPr>
          <w:ilvl w:val="1"/>
          <w:numId w:val="62"/>
        </w:numPr>
        <w:rPr>
          <w:szCs w:val="20"/>
        </w:rPr>
      </w:pPr>
      <w:r w:rsidRPr="006D7D75">
        <w:rPr>
          <w:szCs w:val="20"/>
        </w:rPr>
        <w:t>When single slot PUCCH overlaps with multi-slot PUSCH repetition in a slot, if the timeline requirement is met for the overlapped slot, multiplexing UCI on PUSCH in the overlapped slot; otherwise, it is considered as an error case for the overlapped slot</w:t>
      </w:r>
      <w:r w:rsidR="00813F5F">
        <w:rPr>
          <w:szCs w:val="20"/>
        </w:rPr>
        <w:t>.</w:t>
      </w:r>
    </w:p>
    <w:p w14:paraId="77A15126" w14:textId="77777777" w:rsidR="006D7D75" w:rsidRPr="006D7D75" w:rsidRDefault="006D7D75" w:rsidP="006D7D75"/>
    <w:p w14:paraId="02B31F16" w14:textId="584DE8D5" w:rsidR="006D7D75" w:rsidRPr="00813F5F" w:rsidRDefault="006D7D75" w:rsidP="006D7D75">
      <w:pPr>
        <w:rPr>
          <w:szCs w:val="20"/>
        </w:rPr>
      </w:pPr>
      <w:r w:rsidRPr="00813F5F">
        <w:rPr>
          <w:szCs w:val="20"/>
        </w:rPr>
        <w:t>Proposal:</w:t>
      </w:r>
    </w:p>
    <w:p w14:paraId="2CBC4145" w14:textId="77777777" w:rsidR="006D7D75" w:rsidRPr="00813F5F" w:rsidRDefault="006D7D75" w:rsidP="00613418">
      <w:pPr>
        <w:numPr>
          <w:ilvl w:val="1"/>
          <w:numId w:val="62"/>
        </w:numPr>
        <w:rPr>
          <w:szCs w:val="20"/>
          <w:lang w:eastAsia="zh-CN"/>
        </w:rPr>
      </w:pPr>
      <w:r w:rsidRPr="00813F5F">
        <w:rPr>
          <w:szCs w:val="20"/>
        </w:rPr>
        <w:t>At least for Dec drop, when multi-slot PUCCH repetition overlap with single/multi-slot PUSCH repetition in time, d</w:t>
      </w:r>
      <w:r w:rsidRPr="00813F5F">
        <w:rPr>
          <w:szCs w:val="20"/>
          <w:lang w:eastAsia="zh-CN"/>
        </w:rPr>
        <w:t>ropping PUSCH without deferral in overlapped slots if the timeline requirement is met; otherwise; it is considered as the error case for the overlapped slots</w:t>
      </w:r>
    </w:p>
    <w:p w14:paraId="4D20C956" w14:textId="77777777" w:rsidR="006D7D75" w:rsidRPr="00813F5F" w:rsidRDefault="006D7D75" w:rsidP="006D7D75"/>
    <w:p w14:paraId="7DD8CDD7" w14:textId="10E35462" w:rsidR="006D7D75" w:rsidRPr="00813F5F" w:rsidRDefault="006D7D75" w:rsidP="006D7D75">
      <w:pPr>
        <w:rPr>
          <w:szCs w:val="20"/>
        </w:rPr>
      </w:pPr>
      <w:r w:rsidRPr="00813F5F">
        <w:rPr>
          <w:szCs w:val="20"/>
        </w:rPr>
        <w:t>Proposal:</w:t>
      </w:r>
    </w:p>
    <w:p w14:paraId="015DBD00" w14:textId="77777777" w:rsidR="006D7D75" w:rsidRPr="00813F5F" w:rsidRDefault="006D7D75" w:rsidP="00613418">
      <w:pPr>
        <w:numPr>
          <w:ilvl w:val="1"/>
          <w:numId w:val="62"/>
        </w:numPr>
        <w:rPr>
          <w:szCs w:val="20"/>
          <w:lang w:eastAsia="zh-CN"/>
        </w:rPr>
      </w:pPr>
      <w:r w:rsidRPr="00813F5F">
        <w:rPr>
          <w:szCs w:val="20"/>
          <w:lang w:eastAsia="zh-CN"/>
        </w:rPr>
        <w:t>At least for Dec drop, multi-slot PUCCH repetition is only used for HARQ-ACK</w:t>
      </w:r>
    </w:p>
    <w:p w14:paraId="04286146" w14:textId="77777777" w:rsidR="006D7D75" w:rsidRPr="006D7D75" w:rsidRDefault="006D7D75" w:rsidP="006D7D75">
      <w:pPr>
        <w:rPr>
          <w:szCs w:val="20"/>
        </w:rPr>
      </w:pPr>
    </w:p>
    <w:p w14:paraId="6DD073F1" w14:textId="450CC19B" w:rsidR="005B445E" w:rsidRPr="00813F5F" w:rsidRDefault="00813F5F" w:rsidP="007B6329">
      <w:pPr>
        <w:rPr>
          <w:b/>
        </w:rPr>
      </w:pPr>
      <w:r w:rsidRPr="00813F5F">
        <w:rPr>
          <w:b/>
        </w:rPr>
        <w:t>Friday</w:t>
      </w:r>
    </w:p>
    <w:p w14:paraId="13D0608E" w14:textId="01E92BE7" w:rsidR="00813F5F" w:rsidRPr="00813F5F" w:rsidRDefault="0058452E" w:rsidP="00813F5F">
      <w:pPr>
        <w:rPr>
          <w:b/>
        </w:rPr>
      </w:pPr>
      <w:hyperlink r:id="rId1606" w:history="1">
        <w:r w:rsidR="000F2B08">
          <w:rPr>
            <w:rStyle w:val="Hyperlink"/>
            <w:b/>
          </w:rPr>
          <w:t>R1-1807854</w:t>
        </w:r>
      </w:hyperlink>
      <w:r w:rsidR="00813F5F" w:rsidRPr="00813F5F">
        <w:rPr>
          <w:b/>
        </w:rPr>
        <w:tab/>
        <w:t>Outcome offline discussion on PUCCH structure in long-duration</w:t>
      </w:r>
      <w:r w:rsidR="00813F5F" w:rsidRPr="00813F5F">
        <w:rPr>
          <w:b/>
        </w:rPr>
        <w:tab/>
        <w:t>Huawei, HiSilicon</w:t>
      </w:r>
    </w:p>
    <w:p w14:paraId="7E02AB84" w14:textId="77777777" w:rsidR="00813F5F" w:rsidRDefault="00813F5F" w:rsidP="00813F5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37E965DE" w14:textId="77777777" w:rsidR="00813F5F" w:rsidRDefault="00813F5F" w:rsidP="00813F5F">
      <w:pPr>
        <w:rPr>
          <w:szCs w:val="20"/>
          <w:highlight w:val="green"/>
        </w:rPr>
      </w:pPr>
    </w:p>
    <w:p w14:paraId="5538D50B" w14:textId="04ADE301" w:rsidR="00813F5F" w:rsidRPr="00813F5F" w:rsidRDefault="00813F5F" w:rsidP="00813F5F">
      <w:pPr>
        <w:rPr>
          <w:szCs w:val="20"/>
        </w:rPr>
      </w:pPr>
      <w:r w:rsidRPr="00813F5F">
        <w:rPr>
          <w:szCs w:val="20"/>
          <w:highlight w:val="green"/>
        </w:rPr>
        <w:t>Agreement</w:t>
      </w:r>
      <w:r w:rsidRPr="00813F5F">
        <w:rPr>
          <w:szCs w:val="20"/>
        </w:rPr>
        <w:t>:</w:t>
      </w:r>
    </w:p>
    <w:p w14:paraId="0051E08A" w14:textId="77777777" w:rsidR="00813F5F" w:rsidRPr="00813F5F" w:rsidRDefault="00813F5F" w:rsidP="00813F5F">
      <w:pPr>
        <w:numPr>
          <w:ilvl w:val="1"/>
          <w:numId w:val="62"/>
        </w:numPr>
        <w:rPr>
          <w:szCs w:val="20"/>
          <w:lang w:eastAsia="zh-CN"/>
        </w:rPr>
      </w:pPr>
      <w:r w:rsidRPr="00813F5F">
        <w:rPr>
          <w:szCs w:val="20"/>
        </w:rPr>
        <w:t>At least for Dec drop, when multi-slot PUCCH repetition overlap with single/multi-slot PUSCH repetition in time, d</w:t>
      </w:r>
      <w:r w:rsidRPr="00813F5F">
        <w:rPr>
          <w:szCs w:val="20"/>
          <w:lang w:eastAsia="zh-CN"/>
        </w:rPr>
        <w:t>ropping PUSCH without deferral in overlapping slots if the timeline requirement within overlapping slots is met; otherwise; it is considered as the error case for overlapping slots</w:t>
      </w:r>
    </w:p>
    <w:p w14:paraId="601FC3EE" w14:textId="77777777" w:rsidR="00813F5F" w:rsidRPr="00813F5F" w:rsidRDefault="00813F5F" w:rsidP="00813F5F"/>
    <w:p w14:paraId="7B8AF502" w14:textId="69649134" w:rsidR="00813F5F" w:rsidRPr="00813F5F" w:rsidRDefault="0058452E" w:rsidP="00813F5F">
      <w:pPr>
        <w:rPr>
          <w:b/>
        </w:rPr>
      </w:pPr>
      <w:hyperlink r:id="rId1607" w:history="1">
        <w:r w:rsidR="000F2B08">
          <w:rPr>
            <w:rStyle w:val="Hyperlink"/>
            <w:b/>
          </w:rPr>
          <w:t>R1-1807899</w:t>
        </w:r>
      </w:hyperlink>
      <w:r w:rsidR="00813F5F" w:rsidRPr="00813F5F">
        <w:rPr>
          <w:b/>
        </w:rPr>
        <w:tab/>
        <w:t>WF for OCC configuration of PF1</w:t>
      </w:r>
      <w:r w:rsidR="00813F5F" w:rsidRPr="00813F5F">
        <w:rPr>
          <w:b/>
        </w:rPr>
        <w:tab/>
        <w:t>NTT DOCOMO, Qualcomm, OPPO, Panasonic, Nokia, NSB, Samsung, KDDI, Intel, MediaTek, vivo, InterDigital, Huawei, HiSilicon</w:t>
      </w:r>
    </w:p>
    <w:p w14:paraId="55FB3B03" w14:textId="77777777" w:rsidR="00813F5F" w:rsidRDefault="00813F5F" w:rsidP="00813F5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4B216F56" w14:textId="77777777" w:rsidR="00813F5F" w:rsidRDefault="00813F5F" w:rsidP="00813F5F">
      <w:pPr>
        <w:rPr>
          <w:szCs w:val="20"/>
          <w:highlight w:val="green"/>
        </w:rPr>
      </w:pPr>
    </w:p>
    <w:p w14:paraId="1A9E9D5C" w14:textId="55F24A83" w:rsidR="00813F5F" w:rsidRPr="00813F5F" w:rsidRDefault="00813F5F" w:rsidP="00813F5F">
      <w:pPr>
        <w:rPr>
          <w:szCs w:val="20"/>
        </w:rPr>
      </w:pPr>
      <w:r w:rsidRPr="00813F5F">
        <w:rPr>
          <w:szCs w:val="20"/>
          <w:highlight w:val="green"/>
        </w:rPr>
        <w:t>Agreements</w:t>
      </w:r>
      <w:r w:rsidRPr="00813F5F">
        <w:rPr>
          <w:szCs w:val="20"/>
        </w:rPr>
        <w:t>:</w:t>
      </w:r>
    </w:p>
    <w:p w14:paraId="5207811A" w14:textId="77777777" w:rsidR="00813F5F" w:rsidRPr="00813F5F" w:rsidRDefault="00813F5F" w:rsidP="00017304">
      <w:pPr>
        <w:numPr>
          <w:ilvl w:val="0"/>
          <w:numId w:val="304"/>
        </w:numPr>
        <w:rPr>
          <w:szCs w:val="20"/>
          <w:lang w:val="en-US"/>
        </w:rPr>
      </w:pPr>
      <w:r w:rsidRPr="00813F5F">
        <w:rPr>
          <w:rFonts w:hint="eastAsia"/>
          <w:szCs w:val="20"/>
          <w:lang w:val="en-US"/>
        </w:rPr>
        <w:lastRenderedPageBreak/>
        <w:t>In 6.3.2.4.1 of TS38.211,</w:t>
      </w:r>
    </w:p>
    <w:p w14:paraId="04F0A282" w14:textId="77777777" w:rsidR="00813F5F" w:rsidRPr="00813F5F" w:rsidRDefault="00813F5F" w:rsidP="00017304">
      <w:pPr>
        <w:numPr>
          <w:ilvl w:val="1"/>
          <w:numId w:val="304"/>
        </w:numPr>
        <w:rPr>
          <w:szCs w:val="20"/>
          <w:lang w:val="en-US"/>
        </w:rPr>
      </w:pPr>
      <w:r w:rsidRPr="00813F5F">
        <w:rPr>
          <w:rFonts w:hint="eastAsia"/>
          <w:szCs w:val="20"/>
          <w:lang w:val="en-US"/>
        </w:rPr>
        <w:t xml:space="preserve">No intra-slot frequency hopping is replaced as higher layer parameter PUCCH-frequency-hopping = </w:t>
      </w:r>
      <w:r w:rsidRPr="00813F5F">
        <w:rPr>
          <w:rFonts w:hint="eastAsia"/>
          <w:szCs w:val="20"/>
          <w:lang w:val="en-US"/>
        </w:rPr>
        <w:t>“</w:t>
      </w:r>
      <w:r w:rsidRPr="00813F5F">
        <w:rPr>
          <w:rFonts w:hint="eastAsia"/>
          <w:szCs w:val="20"/>
          <w:lang w:val="en-US"/>
        </w:rPr>
        <w:t>disabled</w:t>
      </w:r>
      <w:r w:rsidRPr="00813F5F">
        <w:rPr>
          <w:rFonts w:hint="eastAsia"/>
          <w:szCs w:val="20"/>
          <w:lang w:val="en-US"/>
        </w:rPr>
        <w:t>”</w:t>
      </w:r>
      <w:r w:rsidRPr="00813F5F">
        <w:rPr>
          <w:rFonts w:hint="eastAsia"/>
          <w:szCs w:val="20"/>
          <w:lang w:val="en-US"/>
        </w:rPr>
        <w:t>.</w:t>
      </w:r>
    </w:p>
    <w:p w14:paraId="1E970376" w14:textId="77777777" w:rsidR="00813F5F" w:rsidRPr="00813F5F" w:rsidRDefault="00813F5F" w:rsidP="00017304">
      <w:pPr>
        <w:numPr>
          <w:ilvl w:val="1"/>
          <w:numId w:val="304"/>
        </w:numPr>
        <w:rPr>
          <w:szCs w:val="20"/>
          <w:lang w:val="en-US"/>
        </w:rPr>
      </w:pPr>
      <w:r w:rsidRPr="00813F5F">
        <w:rPr>
          <w:rFonts w:hint="eastAsia"/>
          <w:szCs w:val="20"/>
          <w:lang w:val="en-US"/>
        </w:rPr>
        <w:t xml:space="preserve">Intra-slot frequency hopping is replaced as higher layer parameter PUCCH-frequency-hopping = </w:t>
      </w:r>
      <w:r w:rsidRPr="00813F5F">
        <w:rPr>
          <w:rFonts w:hint="eastAsia"/>
          <w:szCs w:val="20"/>
          <w:lang w:val="en-US"/>
        </w:rPr>
        <w:t>“</w:t>
      </w:r>
      <w:r w:rsidRPr="00813F5F">
        <w:rPr>
          <w:rFonts w:hint="eastAsia"/>
          <w:szCs w:val="20"/>
          <w:lang w:val="en-US"/>
        </w:rPr>
        <w:t>enabled</w:t>
      </w:r>
      <w:r w:rsidRPr="00813F5F">
        <w:rPr>
          <w:rFonts w:hint="eastAsia"/>
          <w:szCs w:val="20"/>
          <w:lang w:val="en-US"/>
        </w:rPr>
        <w:t>”</w:t>
      </w:r>
      <w:r w:rsidRPr="00813F5F">
        <w:rPr>
          <w:rFonts w:hint="eastAsia"/>
          <w:szCs w:val="20"/>
          <w:lang w:val="en-US"/>
        </w:rPr>
        <w:t>.</w:t>
      </w:r>
    </w:p>
    <w:p w14:paraId="226C7C1E" w14:textId="77777777" w:rsidR="00813F5F" w:rsidRPr="00813F5F" w:rsidRDefault="00813F5F" w:rsidP="00017304">
      <w:pPr>
        <w:numPr>
          <w:ilvl w:val="1"/>
          <w:numId w:val="304"/>
        </w:numPr>
        <w:rPr>
          <w:szCs w:val="20"/>
          <w:lang w:val="en-US"/>
        </w:rPr>
      </w:pPr>
      <w:r w:rsidRPr="00813F5F">
        <w:rPr>
          <w:rFonts w:hint="eastAsia"/>
          <w:szCs w:val="20"/>
          <w:lang w:val="en-US"/>
        </w:rPr>
        <w:t>Add the following:</w:t>
      </w:r>
    </w:p>
    <w:p w14:paraId="36E251DB" w14:textId="77777777" w:rsidR="00813F5F" w:rsidRPr="00813F5F" w:rsidRDefault="00813F5F" w:rsidP="00017304">
      <w:pPr>
        <w:numPr>
          <w:ilvl w:val="2"/>
          <w:numId w:val="304"/>
        </w:numPr>
        <w:rPr>
          <w:szCs w:val="20"/>
          <w:lang w:val="en-US"/>
        </w:rPr>
      </w:pPr>
      <w:r w:rsidRPr="00813F5F">
        <w:rPr>
          <w:rFonts w:hint="eastAsia"/>
          <w:szCs w:val="20"/>
          <w:lang w:val="en-US"/>
        </w:rPr>
        <w:t>The channel over which a symbol on the antenna port used for UL transmission is conveyed can be inferred from the channel over which another symbol on the same antenna port is conveyed only if the two symbols correspond to the same frequency hop, when frequency hop is enabled, irrespective of whether the frequency hop distance is zero or not.</w:t>
      </w:r>
    </w:p>
    <w:p w14:paraId="236B18ED" w14:textId="77777777" w:rsidR="00813F5F" w:rsidRPr="00813F5F" w:rsidRDefault="00813F5F" w:rsidP="00813F5F">
      <w:pPr>
        <w:rPr>
          <w:lang w:val="en-US"/>
        </w:rPr>
      </w:pPr>
    </w:p>
    <w:p w14:paraId="2BBA658D" w14:textId="77777777" w:rsidR="00813F5F" w:rsidRPr="00813F5F" w:rsidRDefault="00813F5F" w:rsidP="007B6329">
      <w:pPr>
        <w:rPr>
          <w:lang w:val="en-US"/>
        </w:rPr>
      </w:pPr>
    </w:p>
    <w:p w14:paraId="38D373A5" w14:textId="172B4470" w:rsidR="00966D15" w:rsidRPr="00966D15" w:rsidRDefault="0058452E" w:rsidP="00966D15">
      <w:pPr>
        <w:ind w:left="720" w:hanging="720"/>
        <w:rPr>
          <w:lang w:eastAsia="x-none"/>
        </w:rPr>
      </w:pPr>
      <w:hyperlink r:id="rId1608" w:history="1">
        <w:r w:rsidR="000F2B08">
          <w:rPr>
            <w:rStyle w:val="Hyperlink"/>
            <w:lang w:eastAsia="x-none"/>
          </w:rPr>
          <w:t>R1-1805885</w:t>
        </w:r>
      </w:hyperlink>
      <w:r w:rsidR="00966D15" w:rsidRPr="00966D15">
        <w:rPr>
          <w:lang w:eastAsia="x-none"/>
        </w:rPr>
        <w:tab/>
        <w:t>Remaining issues on PUCCH structure in long-duration</w:t>
      </w:r>
      <w:r w:rsidR="00966D15" w:rsidRPr="00966D15">
        <w:rPr>
          <w:lang w:eastAsia="x-none"/>
        </w:rPr>
        <w:tab/>
        <w:t>Huawei, HiSilicon</w:t>
      </w:r>
    </w:p>
    <w:p w14:paraId="23084FC5" w14:textId="41F027AD" w:rsidR="00966D15" w:rsidRPr="00966D15" w:rsidRDefault="0058452E" w:rsidP="00966D15">
      <w:pPr>
        <w:ind w:left="720" w:hanging="720"/>
        <w:rPr>
          <w:lang w:eastAsia="x-none"/>
        </w:rPr>
      </w:pPr>
      <w:hyperlink r:id="rId1609" w:history="1">
        <w:r w:rsidR="000F2B08">
          <w:rPr>
            <w:rStyle w:val="Hyperlink"/>
            <w:lang w:eastAsia="x-none"/>
          </w:rPr>
          <w:t>R1-1806062</w:t>
        </w:r>
      </w:hyperlink>
      <w:r w:rsidR="00966D15" w:rsidRPr="00966D15">
        <w:rPr>
          <w:lang w:eastAsia="x-none"/>
        </w:rPr>
        <w:tab/>
        <w:t>Remaining issues on long PUCCH for eMBB</w:t>
      </w:r>
      <w:r w:rsidR="00966D15" w:rsidRPr="00966D15">
        <w:rPr>
          <w:lang w:eastAsia="x-none"/>
        </w:rPr>
        <w:tab/>
        <w:t>vivo</w:t>
      </w:r>
    </w:p>
    <w:p w14:paraId="10E8EF58" w14:textId="055C4893" w:rsidR="00966D15" w:rsidRPr="00966D15" w:rsidRDefault="0058452E" w:rsidP="00966D15">
      <w:pPr>
        <w:ind w:left="720" w:hanging="720"/>
        <w:rPr>
          <w:lang w:eastAsia="x-none"/>
        </w:rPr>
      </w:pPr>
      <w:hyperlink r:id="rId1610" w:history="1">
        <w:r w:rsidR="000F2B08">
          <w:rPr>
            <w:rStyle w:val="Hyperlink"/>
            <w:lang w:eastAsia="x-none"/>
          </w:rPr>
          <w:t>R1-1806132</w:t>
        </w:r>
      </w:hyperlink>
      <w:r w:rsidR="00966D15" w:rsidRPr="00966D15">
        <w:rPr>
          <w:lang w:eastAsia="x-none"/>
        </w:rPr>
        <w:tab/>
        <w:t>Issues related to Long PUCCH</w:t>
      </w:r>
      <w:r w:rsidR="00966D15" w:rsidRPr="00966D15">
        <w:rPr>
          <w:lang w:eastAsia="x-none"/>
        </w:rPr>
        <w:tab/>
        <w:t>ZTE</w:t>
      </w:r>
    </w:p>
    <w:p w14:paraId="5332ADFA" w14:textId="54A184C2" w:rsidR="00966D15" w:rsidRPr="00966D15" w:rsidRDefault="0058452E" w:rsidP="00966D15">
      <w:pPr>
        <w:ind w:left="720" w:hanging="720"/>
        <w:rPr>
          <w:lang w:eastAsia="x-none"/>
        </w:rPr>
      </w:pPr>
      <w:hyperlink r:id="rId1611" w:history="1">
        <w:r w:rsidR="000F2B08">
          <w:rPr>
            <w:rStyle w:val="Hyperlink"/>
            <w:lang w:eastAsia="x-none"/>
          </w:rPr>
          <w:t>R1-1806295</w:t>
        </w:r>
      </w:hyperlink>
      <w:r w:rsidR="00966D15" w:rsidRPr="00966D15">
        <w:rPr>
          <w:lang w:eastAsia="x-none"/>
        </w:rPr>
        <w:tab/>
        <w:t>Remaining issues for long PUCCH</w:t>
      </w:r>
      <w:r w:rsidR="00966D15" w:rsidRPr="00966D15">
        <w:rPr>
          <w:lang w:eastAsia="x-none"/>
        </w:rPr>
        <w:tab/>
        <w:t>CATT</w:t>
      </w:r>
    </w:p>
    <w:p w14:paraId="5A4933B3" w14:textId="3CDD1591" w:rsidR="00966D15" w:rsidRPr="00966D15" w:rsidRDefault="0058452E" w:rsidP="00966D15">
      <w:pPr>
        <w:ind w:left="720" w:hanging="720"/>
        <w:rPr>
          <w:lang w:eastAsia="x-none"/>
        </w:rPr>
      </w:pPr>
      <w:hyperlink r:id="rId1612" w:history="1">
        <w:r w:rsidR="000F2B08">
          <w:rPr>
            <w:rStyle w:val="Hyperlink"/>
            <w:lang w:eastAsia="x-none"/>
          </w:rPr>
          <w:t>R1-1806520</w:t>
        </w:r>
      </w:hyperlink>
      <w:r w:rsidR="00966D15" w:rsidRPr="00966D15">
        <w:rPr>
          <w:lang w:eastAsia="x-none"/>
        </w:rPr>
        <w:tab/>
        <w:t>PUSCH-PUCCH and PUCCH-PUCCH collision handling</w:t>
      </w:r>
      <w:r w:rsidR="00966D15" w:rsidRPr="00966D15">
        <w:rPr>
          <w:lang w:eastAsia="x-none"/>
        </w:rPr>
        <w:tab/>
        <w:t>Intel Corporation</w:t>
      </w:r>
    </w:p>
    <w:p w14:paraId="455138BD" w14:textId="0EEA1AA6" w:rsidR="00966D15" w:rsidRPr="00966D15" w:rsidRDefault="0058452E" w:rsidP="00966D15">
      <w:pPr>
        <w:ind w:left="720" w:hanging="720"/>
        <w:rPr>
          <w:lang w:eastAsia="x-none"/>
        </w:rPr>
      </w:pPr>
      <w:hyperlink r:id="rId1613" w:history="1">
        <w:r w:rsidR="000F2B08">
          <w:rPr>
            <w:rStyle w:val="Hyperlink"/>
            <w:lang w:eastAsia="x-none"/>
          </w:rPr>
          <w:t>R1-1806621</w:t>
        </w:r>
      </w:hyperlink>
      <w:r w:rsidR="00966D15" w:rsidRPr="00966D15">
        <w:rPr>
          <w:lang w:eastAsia="x-none"/>
        </w:rPr>
        <w:tab/>
        <w:t>Remaining issues on long-duration PUCCH</w:t>
      </w:r>
      <w:r w:rsidR="00966D15" w:rsidRPr="00966D15">
        <w:rPr>
          <w:lang w:eastAsia="x-none"/>
        </w:rPr>
        <w:tab/>
        <w:t>LG Electronics</w:t>
      </w:r>
    </w:p>
    <w:p w14:paraId="57FA74EA" w14:textId="79A721D2" w:rsidR="00966D15" w:rsidRPr="00966D15" w:rsidRDefault="0058452E" w:rsidP="00966D15">
      <w:pPr>
        <w:ind w:left="720" w:hanging="720"/>
        <w:rPr>
          <w:lang w:eastAsia="x-none"/>
        </w:rPr>
      </w:pPr>
      <w:hyperlink r:id="rId1614" w:history="1">
        <w:r w:rsidR="000F2B08">
          <w:rPr>
            <w:rStyle w:val="Hyperlink"/>
            <w:lang w:eastAsia="x-none"/>
          </w:rPr>
          <w:t>R1-1806667</w:t>
        </w:r>
      </w:hyperlink>
      <w:r w:rsidR="00966D15" w:rsidRPr="00966D15">
        <w:rPr>
          <w:lang w:eastAsia="x-none"/>
        </w:rPr>
        <w:tab/>
        <w:t>Remaining issues for PUCCH structure in long-duration</w:t>
      </w:r>
      <w:r w:rsidR="00966D15" w:rsidRPr="00966D15">
        <w:rPr>
          <w:lang w:eastAsia="x-none"/>
        </w:rPr>
        <w:tab/>
        <w:t>ETRI</w:t>
      </w:r>
    </w:p>
    <w:p w14:paraId="3E640F12" w14:textId="6DF85DF5" w:rsidR="00966D15" w:rsidRPr="00966D15" w:rsidRDefault="0058452E" w:rsidP="00966D15">
      <w:pPr>
        <w:ind w:left="720" w:hanging="720"/>
        <w:rPr>
          <w:lang w:eastAsia="x-none"/>
        </w:rPr>
      </w:pPr>
      <w:hyperlink r:id="rId1615" w:history="1">
        <w:r w:rsidR="000F2B08">
          <w:rPr>
            <w:rStyle w:val="Hyperlink"/>
            <w:lang w:eastAsia="x-none"/>
          </w:rPr>
          <w:t>R1-1806734</w:t>
        </w:r>
      </w:hyperlink>
      <w:r w:rsidR="00966D15" w:rsidRPr="00966D15">
        <w:rPr>
          <w:lang w:eastAsia="x-none"/>
        </w:rPr>
        <w:tab/>
        <w:t>Corrections on PUCCH for more than 2 Symbols</w:t>
      </w:r>
      <w:r w:rsidR="00966D15" w:rsidRPr="00966D15">
        <w:rPr>
          <w:lang w:eastAsia="x-none"/>
        </w:rPr>
        <w:tab/>
        <w:t>Samsung</w:t>
      </w:r>
    </w:p>
    <w:p w14:paraId="1FA30C1E" w14:textId="68398930" w:rsidR="00966D15" w:rsidRPr="00966D15" w:rsidRDefault="0058452E" w:rsidP="00966D15">
      <w:pPr>
        <w:ind w:left="720" w:hanging="720"/>
        <w:rPr>
          <w:lang w:eastAsia="x-none"/>
        </w:rPr>
      </w:pPr>
      <w:hyperlink r:id="rId1616" w:history="1">
        <w:r w:rsidR="000F2B08">
          <w:rPr>
            <w:rStyle w:val="Hyperlink"/>
            <w:lang w:eastAsia="x-none"/>
          </w:rPr>
          <w:t>R1-1806800</w:t>
        </w:r>
      </w:hyperlink>
      <w:r w:rsidR="00966D15" w:rsidRPr="00966D15">
        <w:rPr>
          <w:lang w:eastAsia="x-none"/>
        </w:rPr>
        <w:tab/>
        <w:t>Remaining issues of long-PUCCH</w:t>
      </w:r>
      <w:r w:rsidR="00966D15" w:rsidRPr="00966D15">
        <w:rPr>
          <w:lang w:eastAsia="x-none"/>
        </w:rPr>
        <w:tab/>
        <w:t>MediaTek Inc.</w:t>
      </w:r>
    </w:p>
    <w:p w14:paraId="4D14A7ED" w14:textId="4AD834C9" w:rsidR="00966D15" w:rsidRPr="00966D15" w:rsidRDefault="0058452E" w:rsidP="00966D15">
      <w:pPr>
        <w:ind w:left="720" w:hanging="720"/>
        <w:rPr>
          <w:lang w:eastAsia="x-none"/>
        </w:rPr>
      </w:pPr>
      <w:hyperlink r:id="rId1617" w:history="1">
        <w:r w:rsidR="000F2B08">
          <w:rPr>
            <w:rStyle w:val="Hyperlink"/>
            <w:lang w:eastAsia="x-none"/>
          </w:rPr>
          <w:t>R1-1806835</w:t>
        </w:r>
      </w:hyperlink>
      <w:r w:rsidR="00966D15" w:rsidRPr="00966D15">
        <w:rPr>
          <w:lang w:eastAsia="x-none"/>
        </w:rPr>
        <w:tab/>
        <w:t>Remaining issues on CSI reporting using PUCCH</w:t>
      </w:r>
      <w:r w:rsidR="00966D15" w:rsidRPr="00966D15">
        <w:rPr>
          <w:lang w:eastAsia="x-none"/>
        </w:rPr>
        <w:tab/>
        <w:t>OPPO</w:t>
      </w:r>
    </w:p>
    <w:p w14:paraId="2C7AFE73" w14:textId="23197D63" w:rsidR="00966D15" w:rsidRPr="00966D15" w:rsidRDefault="0058452E" w:rsidP="00966D15">
      <w:pPr>
        <w:ind w:left="720" w:hanging="720"/>
        <w:rPr>
          <w:lang w:eastAsia="x-none"/>
        </w:rPr>
      </w:pPr>
      <w:hyperlink r:id="rId1618" w:history="1">
        <w:r w:rsidR="000F2B08">
          <w:rPr>
            <w:rStyle w:val="Hyperlink"/>
            <w:lang w:eastAsia="x-none"/>
          </w:rPr>
          <w:t>R1-1806926</w:t>
        </w:r>
      </w:hyperlink>
      <w:r w:rsidR="00966D15" w:rsidRPr="00966D15">
        <w:rPr>
          <w:lang w:eastAsia="x-none"/>
        </w:rPr>
        <w:tab/>
        <w:t>Remaining open items on long PUCCH</w:t>
      </w:r>
      <w:r w:rsidR="00966D15" w:rsidRPr="00966D15">
        <w:rPr>
          <w:lang w:eastAsia="x-none"/>
        </w:rPr>
        <w:tab/>
        <w:t>Nokia, Nokia Shanghai Bell</w:t>
      </w:r>
    </w:p>
    <w:p w14:paraId="058042F8" w14:textId="69288DE1" w:rsidR="00966D15" w:rsidRPr="00966D15" w:rsidRDefault="0058452E" w:rsidP="00966D15">
      <w:pPr>
        <w:ind w:left="720" w:hanging="720"/>
        <w:rPr>
          <w:lang w:eastAsia="x-none"/>
        </w:rPr>
      </w:pPr>
      <w:hyperlink r:id="rId1619" w:history="1">
        <w:r w:rsidR="000F2B08">
          <w:rPr>
            <w:rStyle w:val="Hyperlink"/>
            <w:lang w:eastAsia="x-none"/>
          </w:rPr>
          <w:t>R1-1806947</w:t>
        </w:r>
      </w:hyperlink>
      <w:r w:rsidR="00966D15" w:rsidRPr="00966D15">
        <w:rPr>
          <w:lang w:eastAsia="x-none"/>
        </w:rPr>
        <w:tab/>
        <w:t>Remaining issues on PUCCH in long duration</w:t>
      </w:r>
      <w:r w:rsidR="00966D15" w:rsidRPr="00966D15">
        <w:rPr>
          <w:lang w:eastAsia="x-none"/>
        </w:rPr>
        <w:tab/>
        <w:t>Sharp</w:t>
      </w:r>
    </w:p>
    <w:p w14:paraId="2495D89F" w14:textId="2311E561" w:rsidR="00966D15" w:rsidRPr="00966D15" w:rsidRDefault="0058452E" w:rsidP="00966D15">
      <w:pPr>
        <w:ind w:left="720" w:hanging="720"/>
        <w:rPr>
          <w:lang w:eastAsia="x-none"/>
        </w:rPr>
      </w:pPr>
      <w:hyperlink r:id="rId1620" w:history="1">
        <w:r w:rsidR="000F2B08">
          <w:rPr>
            <w:rStyle w:val="Hyperlink"/>
            <w:lang w:eastAsia="x-none"/>
          </w:rPr>
          <w:t>R1-1807062</w:t>
        </w:r>
      </w:hyperlink>
      <w:r w:rsidR="00966D15" w:rsidRPr="00966D15">
        <w:rPr>
          <w:lang w:eastAsia="x-none"/>
        </w:rPr>
        <w:tab/>
        <w:t>PUCCH structure in long-duration</w:t>
      </w:r>
      <w:r w:rsidR="00966D15" w:rsidRPr="00966D15">
        <w:rPr>
          <w:lang w:eastAsia="x-none"/>
        </w:rPr>
        <w:tab/>
        <w:t>NTT DOCOMO, INC.</w:t>
      </w:r>
    </w:p>
    <w:p w14:paraId="23A40BE7" w14:textId="73998A2B" w:rsidR="00966D15" w:rsidRPr="00966D15" w:rsidRDefault="0058452E" w:rsidP="00966D15">
      <w:pPr>
        <w:ind w:left="720" w:hanging="720"/>
        <w:rPr>
          <w:lang w:eastAsia="x-none"/>
        </w:rPr>
      </w:pPr>
      <w:hyperlink r:id="rId1621" w:history="1">
        <w:r w:rsidR="000F2B08">
          <w:rPr>
            <w:rStyle w:val="Hyperlink"/>
            <w:lang w:eastAsia="x-none"/>
          </w:rPr>
          <w:t>R1-1807234</w:t>
        </w:r>
      </w:hyperlink>
      <w:r w:rsidR="00966D15" w:rsidRPr="00966D15">
        <w:rPr>
          <w:lang w:eastAsia="x-none"/>
        </w:rPr>
        <w:tab/>
        <w:t>Remaining issues on long PUCCH over multiple slots</w:t>
      </w:r>
      <w:r w:rsidR="00966D15" w:rsidRPr="00966D15">
        <w:rPr>
          <w:lang w:eastAsia="x-none"/>
        </w:rPr>
        <w:tab/>
        <w:t>WILUS Inc.</w:t>
      </w:r>
    </w:p>
    <w:p w14:paraId="676962F9" w14:textId="0E928B81" w:rsidR="00966D15" w:rsidRPr="00966D15" w:rsidRDefault="0058452E" w:rsidP="00966D15">
      <w:pPr>
        <w:ind w:left="720" w:hanging="720"/>
        <w:rPr>
          <w:lang w:eastAsia="x-none"/>
        </w:rPr>
      </w:pPr>
      <w:hyperlink r:id="rId1622" w:history="1">
        <w:r w:rsidR="000F2B08">
          <w:rPr>
            <w:rStyle w:val="Hyperlink"/>
            <w:lang w:eastAsia="x-none"/>
          </w:rPr>
          <w:t>R1-1807252</w:t>
        </w:r>
      </w:hyperlink>
      <w:r w:rsidR="00966D15" w:rsidRPr="00966D15">
        <w:rPr>
          <w:lang w:eastAsia="x-none"/>
        </w:rPr>
        <w:tab/>
        <w:t>On PUCCH Remaining Issues</w:t>
      </w:r>
      <w:r w:rsidR="00966D15" w:rsidRPr="00966D15">
        <w:rPr>
          <w:lang w:eastAsia="x-none"/>
        </w:rPr>
        <w:tab/>
        <w:t>Ericsson</w:t>
      </w:r>
    </w:p>
    <w:p w14:paraId="5106E44A" w14:textId="7C9504C1" w:rsidR="00966D15" w:rsidRDefault="0058452E" w:rsidP="00966D15">
      <w:pPr>
        <w:ind w:left="720" w:hanging="720"/>
        <w:rPr>
          <w:lang w:eastAsia="x-none"/>
        </w:rPr>
      </w:pPr>
      <w:hyperlink r:id="rId1623" w:history="1">
        <w:r w:rsidR="000F2B08">
          <w:rPr>
            <w:rStyle w:val="Hyperlink"/>
            <w:lang w:eastAsia="x-none"/>
          </w:rPr>
          <w:t>R1-1807358</w:t>
        </w:r>
      </w:hyperlink>
      <w:r w:rsidR="00966D15" w:rsidRPr="00966D15">
        <w:rPr>
          <w:lang w:eastAsia="x-none"/>
        </w:rPr>
        <w:tab/>
        <w:t>Remaining issues for long PUCCH</w:t>
      </w:r>
      <w:r w:rsidR="00966D15" w:rsidRPr="00966D15">
        <w:rPr>
          <w:lang w:eastAsia="x-none"/>
        </w:rPr>
        <w:tab/>
        <w:t>Qualcomm Incorporated</w:t>
      </w:r>
    </w:p>
    <w:p w14:paraId="3A592FD2" w14:textId="65B29235" w:rsidR="006479CE" w:rsidRPr="00966D15" w:rsidRDefault="0058452E" w:rsidP="00966D15">
      <w:pPr>
        <w:ind w:left="720" w:hanging="720"/>
        <w:rPr>
          <w:lang w:eastAsia="x-none"/>
        </w:rPr>
      </w:pPr>
      <w:hyperlink r:id="rId1624" w:history="1">
        <w:r w:rsidR="000F2B08">
          <w:rPr>
            <w:rStyle w:val="Hyperlink"/>
            <w:lang w:eastAsia="x-none"/>
          </w:rPr>
          <w:t>R1-1807809</w:t>
        </w:r>
      </w:hyperlink>
      <w:r w:rsidR="006479CE" w:rsidRPr="006479CE">
        <w:rPr>
          <w:lang w:eastAsia="x-none"/>
        </w:rPr>
        <w:tab/>
        <w:t>Assumptions on the number of CRC bits for PUCCH resource determination</w:t>
      </w:r>
      <w:r w:rsidR="006479CE" w:rsidRPr="006479CE">
        <w:rPr>
          <w:lang w:eastAsia="x-none"/>
        </w:rPr>
        <w:tab/>
        <w:t>Huawei, HiSilicon, Sharp</w:t>
      </w:r>
    </w:p>
    <w:p w14:paraId="1070D210" w14:textId="77777777" w:rsidR="00966D15" w:rsidRPr="00966D15" w:rsidRDefault="00966D15" w:rsidP="00C540AB">
      <w:pPr>
        <w:pStyle w:val="Heading5"/>
      </w:pPr>
      <w:bookmarkStart w:id="4251" w:name="_Toc516232631"/>
      <w:bookmarkStart w:id="4252" w:name="_Hlk512266865"/>
      <w:r w:rsidRPr="00966D15">
        <w:t>UCI m</w:t>
      </w:r>
      <w:r w:rsidRPr="00966D15">
        <w:rPr>
          <w:rFonts w:hint="eastAsia"/>
        </w:rPr>
        <w:t>ultiplexing</w:t>
      </w:r>
      <w:bookmarkEnd w:id="4251"/>
    </w:p>
    <w:p w14:paraId="533767DC" w14:textId="77777777" w:rsidR="00966D15" w:rsidRPr="00966D15" w:rsidRDefault="00966D15" w:rsidP="00966D15">
      <w:pPr>
        <w:ind w:left="720" w:hanging="720"/>
        <w:rPr>
          <w:i/>
        </w:rPr>
      </w:pPr>
      <w:r w:rsidRPr="00966D15">
        <w:rPr>
          <w:i/>
        </w:rPr>
        <w:t>Including handling URLLC related aspects for overlapped UL transmissions</w:t>
      </w:r>
    </w:p>
    <w:p w14:paraId="00D15522" w14:textId="77777777" w:rsidR="00C540AB" w:rsidRDefault="00C540AB" w:rsidP="00966D15">
      <w:pPr>
        <w:ind w:left="720" w:hanging="720"/>
      </w:pPr>
    </w:p>
    <w:p w14:paraId="13FDCF6F" w14:textId="4F6F3091" w:rsidR="00C540AB" w:rsidRPr="00673F66" w:rsidRDefault="0058452E" w:rsidP="00673F66">
      <w:pPr>
        <w:ind w:left="720" w:hanging="720"/>
        <w:rPr>
          <w:b/>
        </w:rPr>
      </w:pPr>
      <w:hyperlink r:id="rId1625" w:history="1">
        <w:r w:rsidR="000F2B08">
          <w:rPr>
            <w:rStyle w:val="Hyperlink"/>
            <w:b/>
          </w:rPr>
          <w:t>R1-1807677</w:t>
        </w:r>
      </w:hyperlink>
      <w:r w:rsidR="00673F66" w:rsidRPr="00673F66">
        <w:rPr>
          <w:b/>
        </w:rPr>
        <w:tab/>
        <w:t>Summary of remaining issues for overlapping UL transmissions</w:t>
      </w:r>
      <w:r w:rsidR="00673F66" w:rsidRPr="00673F66">
        <w:rPr>
          <w:b/>
        </w:rPr>
        <w:tab/>
        <w:t>Qualcomm</w:t>
      </w:r>
    </w:p>
    <w:p w14:paraId="5C9C88DF" w14:textId="77777777" w:rsidR="00673F66" w:rsidRDefault="00673F66" w:rsidP="00673F66">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67F6BD3E" w14:textId="40334370" w:rsidR="00673F66" w:rsidRDefault="00673F66" w:rsidP="00673F66">
      <w:pPr>
        <w:ind w:left="720" w:hanging="720"/>
      </w:pPr>
    </w:p>
    <w:p w14:paraId="1DC16C60" w14:textId="77777777" w:rsidR="00E709CF" w:rsidRPr="00E709CF" w:rsidRDefault="00E709CF" w:rsidP="00E709CF">
      <w:pPr>
        <w:ind w:left="720" w:hanging="720"/>
        <w:rPr>
          <w:szCs w:val="20"/>
          <w:lang w:eastAsia="x-none"/>
        </w:rPr>
      </w:pPr>
      <w:r w:rsidRPr="00E709CF">
        <w:rPr>
          <w:szCs w:val="20"/>
          <w:highlight w:val="green"/>
          <w:lang w:eastAsia="x-none"/>
        </w:rPr>
        <w:t>Agreements</w:t>
      </w:r>
      <w:r w:rsidRPr="00E709CF">
        <w:rPr>
          <w:szCs w:val="20"/>
          <w:lang w:eastAsia="x-none"/>
        </w:rPr>
        <w:t>:</w:t>
      </w:r>
    </w:p>
    <w:p w14:paraId="20676349" w14:textId="77777777" w:rsidR="00E709CF" w:rsidRPr="00E709CF" w:rsidRDefault="00E709CF" w:rsidP="00E709CF">
      <w:r w:rsidRPr="00E709CF">
        <w:rPr>
          <w:rFonts w:hint="eastAsia"/>
        </w:rPr>
        <w:t>For HARQ-ACK</w:t>
      </w:r>
      <w:r w:rsidRPr="00E709CF">
        <w:t>, CSI part 1, and CSI part 2 (if exists)</w:t>
      </w:r>
      <w:r w:rsidRPr="00E709CF">
        <w:rPr>
          <w:rFonts w:hint="eastAsia"/>
        </w:rPr>
        <w:t xml:space="preserve"> transmission on PUSCH with</w:t>
      </w:r>
      <w:r w:rsidRPr="00E709CF">
        <w:t>out</w:t>
      </w:r>
      <w:r w:rsidRPr="00E709CF">
        <w:rPr>
          <w:rFonts w:hint="eastAsia"/>
        </w:rPr>
        <w:t xml:space="preserve"> UL-SCH, the number of coded modulation symbols per layer</w:t>
      </w:r>
      <w:r w:rsidRPr="00E709CF">
        <w:t xml:space="preserve"> </w:t>
      </w:r>
      <w:r w:rsidRPr="00E709CF">
        <w:rPr>
          <w:rFonts w:hint="eastAsia"/>
        </w:rPr>
        <w:t>for HARQ-ACK</w:t>
      </w:r>
      <w:r w:rsidRPr="00E709CF">
        <w:t>, CSI part 1, and CSI part 2 (exists)</w:t>
      </w:r>
      <w:r w:rsidRPr="00E709CF">
        <w:rPr>
          <w:rFonts w:hint="eastAsia"/>
        </w:rPr>
        <w:t xml:space="preserve">, </w:t>
      </w:r>
      <w:r w:rsidRPr="00E709CF">
        <w:t>are</w:t>
      </w:r>
      <w:r w:rsidRPr="00E709CF">
        <w:rPr>
          <w:rFonts w:hint="eastAsia"/>
        </w:rPr>
        <w:t xml:space="preserve"> determined as follows:</w:t>
      </w:r>
    </w:p>
    <w:p w14:paraId="3958BB24" w14:textId="5C89BF24" w:rsidR="00E709CF" w:rsidRPr="00E709CF" w:rsidRDefault="006479CE" w:rsidP="00E709CF">
      <w:pPr>
        <w:ind w:left="720" w:firstLineChars="142" w:firstLine="284"/>
        <w:rPr>
          <w:szCs w:val="20"/>
        </w:rPr>
      </w:pPr>
      <w:r w:rsidRPr="00E709CF">
        <w:rPr>
          <w:position w:val="-40"/>
          <w:szCs w:val="20"/>
        </w:rPr>
        <w:object w:dxaOrig="6200" w:dyaOrig="920" w14:anchorId="3143D08C">
          <v:shape id="_x0000_i1183" type="#_x0000_t75" style="width:274.2pt;height:42.6pt" o:ole="">
            <v:imagedata r:id="rId1626" o:title=""/>
          </v:shape>
          <o:OLEObject Type="Embed" ProgID="Equation.DSMT4" ShapeID="_x0000_i1183" DrawAspect="Content" ObjectID="_1596006230" r:id="rId1627"/>
        </w:object>
      </w:r>
    </w:p>
    <w:p w14:paraId="1C1022D5" w14:textId="6C2C1867" w:rsidR="00E709CF" w:rsidRPr="00E709CF" w:rsidRDefault="006479CE" w:rsidP="00E709CF">
      <w:pPr>
        <w:ind w:left="720" w:firstLineChars="142" w:firstLine="284"/>
        <w:rPr>
          <w:szCs w:val="20"/>
        </w:rPr>
      </w:pPr>
      <w:r w:rsidRPr="00E709CF">
        <w:rPr>
          <w:position w:val="-78"/>
          <w:szCs w:val="20"/>
        </w:rPr>
        <w:object w:dxaOrig="8260" w:dyaOrig="1680" w14:anchorId="11A44A8D">
          <v:shape id="_x0000_i1184" type="#_x0000_t75" style="width:378.6pt;height:77.4pt" o:ole="">
            <v:imagedata r:id="rId1628" o:title=""/>
          </v:shape>
          <o:OLEObject Type="Embed" ProgID="Equation.DSMT4" ShapeID="_x0000_i1184" DrawAspect="Content" ObjectID="_1596006231" r:id="rId1629"/>
        </w:object>
      </w:r>
    </w:p>
    <w:p w14:paraId="3214F52F" w14:textId="77777777" w:rsidR="00E709CF" w:rsidRPr="00E709CF" w:rsidRDefault="00E709CF" w:rsidP="00E709CF">
      <w:pPr>
        <w:ind w:left="720" w:firstLineChars="142" w:firstLine="284"/>
        <w:rPr>
          <w:szCs w:val="20"/>
        </w:rPr>
      </w:pPr>
      <w:r w:rsidRPr="00E709CF">
        <w:rPr>
          <w:szCs w:val="20"/>
        </w:rPr>
        <w:t>If CSI part 2 exists,</w:t>
      </w:r>
    </w:p>
    <w:p w14:paraId="690EE191" w14:textId="77777777" w:rsidR="00E709CF" w:rsidRPr="00E709CF" w:rsidRDefault="00E709CF" w:rsidP="00E709CF">
      <w:pPr>
        <w:ind w:left="720" w:firstLineChars="142" w:firstLine="284"/>
        <w:rPr>
          <w:szCs w:val="20"/>
        </w:rPr>
      </w:pPr>
      <w:r w:rsidRPr="00E709CF">
        <w:rPr>
          <w:position w:val="-28"/>
          <w:szCs w:val="20"/>
        </w:rPr>
        <w:object w:dxaOrig="3640" w:dyaOrig="760" w14:anchorId="66CCC5D5">
          <v:shape id="_x0000_i1185" type="#_x0000_t75" style="width:180pt;height:36pt" o:ole="">
            <v:imagedata r:id="rId1630" o:title=""/>
          </v:shape>
          <o:OLEObject Type="Embed" ProgID="Equation.DSMT4" ShapeID="_x0000_i1185" DrawAspect="Content" ObjectID="_1596006232" r:id="rId1631"/>
        </w:object>
      </w:r>
    </w:p>
    <w:p w14:paraId="7AF05B2D" w14:textId="77777777" w:rsidR="00E709CF" w:rsidRPr="00E709CF" w:rsidRDefault="00E709CF" w:rsidP="00613418">
      <w:pPr>
        <w:pStyle w:val="ListParagraph"/>
        <w:numPr>
          <w:ilvl w:val="0"/>
          <w:numId w:val="66"/>
        </w:numPr>
      </w:pPr>
      <w:r w:rsidRPr="00E709CF">
        <w:t>SE is the spectrum efficiency which is code rate * modulation order</w:t>
      </w:r>
    </w:p>
    <w:p w14:paraId="71E6D5F0" w14:textId="77777777" w:rsidR="00E709CF" w:rsidRPr="00E709CF" w:rsidRDefault="00E709CF" w:rsidP="00613418">
      <w:pPr>
        <w:pStyle w:val="ListParagraph"/>
        <w:numPr>
          <w:ilvl w:val="0"/>
          <w:numId w:val="66"/>
        </w:numPr>
      </w:pPr>
      <w:r w:rsidRPr="00E709CF">
        <w:t xml:space="preserve">Note: if HARQ-ACK is up to 2 bits, </w:t>
      </w:r>
      <w:r w:rsidRPr="00E709CF">
        <w:rPr>
          <w:position w:val="-12"/>
        </w:rPr>
        <w:object w:dxaOrig="540" w:dyaOrig="360" w14:anchorId="58CE6893">
          <v:shape id="_x0000_i1186" type="#_x0000_t75" style="width:30pt;height:18pt" o:ole="">
            <v:imagedata r:id="rId1632" o:title=""/>
          </v:shape>
          <o:OLEObject Type="Embed" ProgID="Equation.DSMT4" ShapeID="_x0000_i1186" DrawAspect="Content" ObjectID="_1596006233" r:id="rId1633"/>
        </w:object>
      </w:r>
      <w:r w:rsidRPr="00E709CF">
        <w:t xml:space="preserve"> in the equation for </w:t>
      </w:r>
      <w:r w:rsidRPr="00E709CF">
        <w:rPr>
          <w:position w:val="-12"/>
        </w:rPr>
        <w:object w:dxaOrig="560" w:dyaOrig="360" w14:anchorId="018EB456">
          <v:shape id="_x0000_i1187" type="#_x0000_t75" style="width:30pt;height:18pt" o:ole="">
            <v:imagedata r:id="rId1634" o:title=""/>
          </v:shape>
          <o:OLEObject Type="Embed" ProgID="Equation.DSMT4" ShapeID="_x0000_i1187" DrawAspect="Content" ObjectID="_1596006234" r:id="rId1635"/>
        </w:object>
      </w:r>
      <w:r w:rsidRPr="00E709CF">
        <w:t xml:space="preserve"> calculation is the amount of reserved REs assuming 2 bits HARQ-ACK</w:t>
      </w:r>
    </w:p>
    <w:p w14:paraId="3FAA5D7C" w14:textId="77777777" w:rsidR="00E709CF" w:rsidRPr="00E709CF" w:rsidRDefault="00E709CF" w:rsidP="00E709CF">
      <w:pPr>
        <w:ind w:left="720" w:hanging="720"/>
        <w:rPr>
          <w:lang w:eastAsia="x-none"/>
        </w:rPr>
      </w:pPr>
    </w:p>
    <w:p w14:paraId="05D13D49" w14:textId="4E2DD008" w:rsidR="00E709CF" w:rsidRPr="00E709CF" w:rsidRDefault="00E709CF" w:rsidP="00E709CF">
      <w:pPr>
        <w:ind w:left="720" w:hanging="720"/>
        <w:rPr>
          <w:szCs w:val="20"/>
          <w:lang w:eastAsia="x-none"/>
        </w:rPr>
      </w:pPr>
      <w:r w:rsidRPr="00E709CF">
        <w:rPr>
          <w:szCs w:val="20"/>
          <w:highlight w:val="green"/>
          <w:lang w:eastAsia="x-none"/>
        </w:rPr>
        <w:t>Agreement</w:t>
      </w:r>
      <w:r w:rsidRPr="00E709CF">
        <w:rPr>
          <w:szCs w:val="20"/>
          <w:lang w:eastAsia="x-none"/>
        </w:rPr>
        <w:t>:</w:t>
      </w:r>
    </w:p>
    <w:p w14:paraId="4728C7D3" w14:textId="77777777" w:rsidR="00E709CF" w:rsidRPr="00E709CF" w:rsidRDefault="00E709CF" w:rsidP="00613418">
      <w:pPr>
        <w:numPr>
          <w:ilvl w:val="0"/>
          <w:numId w:val="67"/>
        </w:numPr>
        <w:rPr>
          <w:noProof/>
          <w:szCs w:val="20"/>
          <w:lang w:eastAsia="x-none"/>
        </w:rPr>
      </w:pPr>
      <w:r w:rsidRPr="00E709CF">
        <w:rPr>
          <w:noProof/>
          <w:szCs w:val="20"/>
          <w:lang w:eastAsia="x-none"/>
        </w:rPr>
        <w:t xml:space="preserve">For omission of lower priority information bits for CSI part 2 on PUSCH without UL-SCH, the threshold coding rate is given by </w:t>
      </w:r>
      <w:r w:rsidRPr="00E709CF">
        <w:rPr>
          <w:noProof/>
          <w:position w:val="-30"/>
          <w:szCs w:val="20"/>
          <w:lang w:eastAsia="x-none"/>
        </w:rPr>
        <w:object w:dxaOrig="1320" w:dyaOrig="680" w14:anchorId="5AA8EE0E">
          <v:shape id="_x0000_i1188" type="#_x0000_t75" style="width:66pt;height:36pt" o:ole="">
            <v:imagedata r:id="rId1636" o:title=""/>
          </v:shape>
          <o:OLEObject Type="Embed" ProgID="Equation.DSMT4" ShapeID="_x0000_i1188" DrawAspect="Content" ObjectID="_1596006235" r:id="rId1637"/>
        </w:object>
      </w:r>
      <w:r w:rsidRPr="00E709CF">
        <w:rPr>
          <w:noProof/>
          <w:szCs w:val="20"/>
          <w:lang w:eastAsia="x-none"/>
        </w:rPr>
        <w:t>where R is the signaled code rate in DCI.</w:t>
      </w:r>
    </w:p>
    <w:p w14:paraId="0286CD3C" w14:textId="77777777" w:rsidR="00E709CF" w:rsidRPr="00E709CF" w:rsidRDefault="00E709CF" w:rsidP="00E709CF">
      <w:pPr>
        <w:ind w:left="720" w:hanging="720"/>
        <w:rPr>
          <w:lang w:eastAsia="x-none"/>
        </w:rPr>
      </w:pPr>
    </w:p>
    <w:p w14:paraId="087C39A3" w14:textId="77777777" w:rsidR="00E709CF" w:rsidRPr="00E709CF" w:rsidRDefault="00E709CF" w:rsidP="00E709CF">
      <w:pPr>
        <w:ind w:left="720" w:hanging="720"/>
        <w:rPr>
          <w:szCs w:val="20"/>
          <w:lang w:eastAsia="x-none"/>
        </w:rPr>
      </w:pPr>
      <w:r w:rsidRPr="00E709CF">
        <w:rPr>
          <w:szCs w:val="20"/>
          <w:highlight w:val="green"/>
          <w:lang w:eastAsia="x-none"/>
        </w:rPr>
        <w:t>Agreements</w:t>
      </w:r>
      <w:r w:rsidRPr="00E709CF">
        <w:rPr>
          <w:szCs w:val="20"/>
          <w:lang w:eastAsia="x-none"/>
        </w:rPr>
        <w:t>:</w:t>
      </w:r>
    </w:p>
    <w:p w14:paraId="20BBD698" w14:textId="77777777" w:rsidR="00E709CF" w:rsidRPr="00E709CF" w:rsidRDefault="00E709CF" w:rsidP="00613418">
      <w:pPr>
        <w:pStyle w:val="ListParagraph"/>
        <w:numPr>
          <w:ilvl w:val="0"/>
          <w:numId w:val="68"/>
        </w:numPr>
      </w:pPr>
      <w:r w:rsidRPr="00E709CF">
        <w:t xml:space="preserve">Within a group of overlapping PUCCH/PUSCH channels satisfying the timeline requirements, adopt the following procedure </w:t>
      </w:r>
    </w:p>
    <w:p w14:paraId="61244E6A" w14:textId="77777777" w:rsidR="00E709CF" w:rsidRPr="00E709CF" w:rsidRDefault="00E709CF" w:rsidP="00613418">
      <w:pPr>
        <w:pStyle w:val="ListParagraph"/>
        <w:numPr>
          <w:ilvl w:val="1"/>
          <w:numId w:val="68"/>
        </w:numPr>
        <w:rPr>
          <w:color w:val="000000"/>
          <w:lang w:eastAsia="zh-CN"/>
        </w:rPr>
      </w:pPr>
      <w:r w:rsidRPr="00E709CF">
        <w:rPr>
          <w:color w:val="000000"/>
          <w:lang w:eastAsia="zh-CN"/>
        </w:rPr>
        <w:t>Step 1: determine a set of non-overlapping (in time)PUCCH resource(s) for UCI multiplexing by considering only the PUCCH resources in the group (irrespective whether or not PUSCH(s) exists), where each PUCCH resource satisfies the timeline requirements</w:t>
      </w:r>
    </w:p>
    <w:p w14:paraId="48E114DB" w14:textId="77777777" w:rsidR="00E709CF" w:rsidRPr="00E709CF" w:rsidRDefault="00E709CF" w:rsidP="00613418">
      <w:pPr>
        <w:pStyle w:val="ListParagraph"/>
        <w:numPr>
          <w:ilvl w:val="1"/>
          <w:numId w:val="68"/>
        </w:numPr>
        <w:rPr>
          <w:color w:val="000000"/>
          <w:lang w:eastAsia="zh-CN"/>
        </w:rPr>
      </w:pPr>
      <w:r w:rsidRPr="00E709CF">
        <w:rPr>
          <w:color w:val="000000"/>
          <w:lang w:eastAsia="zh-CN"/>
        </w:rPr>
        <w:t xml:space="preserve">Step 2: </w:t>
      </w:r>
    </w:p>
    <w:p w14:paraId="7DE9FDB5" w14:textId="77777777" w:rsidR="00E709CF" w:rsidRPr="00E709CF" w:rsidRDefault="00E709CF" w:rsidP="00613418">
      <w:pPr>
        <w:pStyle w:val="ListParagraph"/>
        <w:numPr>
          <w:ilvl w:val="2"/>
          <w:numId w:val="68"/>
        </w:numPr>
        <w:rPr>
          <w:color w:val="000000"/>
          <w:lang w:eastAsia="zh-CN"/>
        </w:rPr>
      </w:pPr>
      <w:r w:rsidRPr="00E709CF">
        <w:rPr>
          <w:color w:val="000000"/>
          <w:lang w:eastAsia="zh-CN"/>
        </w:rPr>
        <w:t xml:space="preserve">if the resulting PUCCH resource(s) in step 1 overlapping with PUSCH(s), multiplex UCIs on the overlapping PUSCH(s); </w:t>
      </w:r>
    </w:p>
    <w:p w14:paraId="14B6F507" w14:textId="77777777" w:rsidR="00E709CF" w:rsidRPr="00E709CF" w:rsidRDefault="00E709CF" w:rsidP="00613418">
      <w:pPr>
        <w:pStyle w:val="ListParagraph"/>
        <w:numPr>
          <w:ilvl w:val="3"/>
          <w:numId w:val="68"/>
        </w:numPr>
        <w:rPr>
          <w:color w:val="000000"/>
          <w:lang w:eastAsia="zh-CN"/>
        </w:rPr>
      </w:pPr>
      <w:r w:rsidRPr="00E709CF">
        <w:rPr>
          <w:color w:val="000000"/>
          <w:lang w:eastAsia="zh-CN"/>
        </w:rPr>
        <w:t>FFS: When UCI includes SR</w:t>
      </w:r>
    </w:p>
    <w:p w14:paraId="49E2D327" w14:textId="77777777" w:rsidR="00E709CF" w:rsidRPr="00E709CF" w:rsidRDefault="00E709CF" w:rsidP="00613418">
      <w:pPr>
        <w:pStyle w:val="ListParagraph"/>
        <w:numPr>
          <w:ilvl w:val="2"/>
          <w:numId w:val="68"/>
        </w:numPr>
        <w:rPr>
          <w:color w:val="000000"/>
          <w:lang w:eastAsia="zh-CN"/>
        </w:rPr>
      </w:pPr>
      <w:r w:rsidRPr="00E709CF">
        <w:rPr>
          <w:color w:val="000000"/>
          <w:lang w:eastAsia="zh-CN"/>
        </w:rPr>
        <w:t>Otherwise, multiplex UCI on the determined PUCCH resource(s)</w:t>
      </w:r>
    </w:p>
    <w:p w14:paraId="1DCB4F32" w14:textId="77777777" w:rsidR="00E709CF" w:rsidRPr="00E709CF" w:rsidRDefault="00E709CF" w:rsidP="00E709CF"/>
    <w:p w14:paraId="09AEEEBE" w14:textId="401D7813" w:rsidR="00181B3E" w:rsidRDefault="00E709CF" w:rsidP="00673F66">
      <w:pPr>
        <w:ind w:left="720" w:hanging="720"/>
      </w:pPr>
      <w:r>
        <w:t>Proposal</w:t>
      </w:r>
    </w:p>
    <w:p w14:paraId="5D5C4C4E" w14:textId="1D686BF3" w:rsidR="00673F66" w:rsidRDefault="00181B3E" w:rsidP="00613418">
      <w:pPr>
        <w:pStyle w:val="ListParagraph"/>
        <w:numPr>
          <w:ilvl w:val="0"/>
          <w:numId w:val="61"/>
        </w:numPr>
      </w:pPr>
      <w:r w:rsidRPr="00181B3E">
        <w:t>When one PUCCH overlap with multiple PUSCHs which satisfy timeline requirement, the UE multiplex UCIs on earliest PUSCH, using existing UCI multiplexing rule. (supporting companies: ZTE, PANASONIC, CATR, Q</w:t>
      </w:r>
      <w:r>
        <w:t>ualcomm</w:t>
      </w:r>
      <w:r w:rsidRPr="00181B3E">
        <w:t>)</w:t>
      </w:r>
    </w:p>
    <w:p w14:paraId="376C1F76" w14:textId="40C35D8A" w:rsidR="00181B3E" w:rsidRDefault="00181B3E" w:rsidP="00613418">
      <w:pPr>
        <w:pStyle w:val="ListParagraph"/>
        <w:numPr>
          <w:ilvl w:val="1"/>
          <w:numId w:val="61"/>
        </w:numPr>
      </w:pPr>
      <w:r>
        <w:t>Also supported by Ericsson, LG Electronics</w:t>
      </w:r>
    </w:p>
    <w:p w14:paraId="2B49E0E0" w14:textId="0F85DE86" w:rsidR="00E709CF" w:rsidRPr="00E37A20" w:rsidRDefault="00E709CF" w:rsidP="00E709CF">
      <w:pPr>
        <w:rPr>
          <w:szCs w:val="20"/>
        </w:rPr>
      </w:pPr>
      <w:r w:rsidRPr="00E37A20">
        <w:rPr>
          <w:szCs w:val="20"/>
        </w:rPr>
        <w:t>Revised proposal:</w:t>
      </w:r>
    </w:p>
    <w:p w14:paraId="4C44CDE9" w14:textId="77777777" w:rsidR="00E709CF" w:rsidRPr="00E37A20" w:rsidRDefault="00E709CF" w:rsidP="00613418">
      <w:pPr>
        <w:numPr>
          <w:ilvl w:val="0"/>
          <w:numId w:val="67"/>
        </w:numPr>
        <w:rPr>
          <w:szCs w:val="20"/>
          <w:lang w:eastAsia="x-none"/>
        </w:rPr>
      </w:pPr>
      <w:r w:rsidRPr="00E37A20">
        <w:rPr>
          <w:szCs w:val="20"/>
        </w:rPr>
        <w:t xml:space="preserve">When one PUCCH overlaps with multiple PUSCHs (across CCs) satisfying the timeline requirement, the UE multiplexes UCI(s) on the earliest (in time) starting PUSCH, using the existing UCI multiplexing rule </w:t>
      </w:r>
    </w:p>
    <w:p w14:paraId="069C4A00" w14:textId="77777777" w:rsidR="00E709CF" w:rsidRPr="00E37A20" w:rsidRDefault="00E709CF" w:rsidP="00613418">
      <w:pPr>
        <w:numPr>
          <w:ilvl w:val="1"/>
          <w:numId w:val="67"/>
        </w:numPr>
        <w:rPr>
          <w:szCs w:val="20"/>
          <w:lang w:eastAsia="x-none"/>
        </w:rPr>
      </w:pPr>
      <w:r w:rsidRPr="00E37A20">
        <w:rPr>
          <w:szCs w:val="20"/>
          <w:lang w:eastAsia="x-none"/>
        </w:rPr>
        <w:t>If there are two or more PUSCHs with the same starting time, the PUSCH with the lowest cell ID is picked</w:t>
      </w:r>
    </w:p>
    <w:p w14:paraId="1AC5F25B" w14:textId="77777777" w:rsidR="00E37A20" w:rsidRDefault="00E37A20" w:rsidP="00673F66">
      <w:pPr>
        <w:ind w:left="720" w:hanging="720"/>
        <w:rPr>
          <w:b/>
        </w:rPr>
      </w:pPr>
    </w:p>
    <w:p w14:paraId="21454705" w14:textId="50670209" w:rsidR="00181B3E" w:rsidRPr="006A01CC" w:rsidRDefault="006A01CC" w:rsidP="00673F66">
      <w:pPr>
        <w:ind w:left="720" w:hanging="720"/>
        <w:rPr>
          <w:b/>
        </w:rPr>
      </w:pPr>
      <w:r w:rsidRPr="006A01CC">
        <w:rPr>
          <w:b/>
        </w:rPr>
        <w:t>From Tuesday'offline</w:t>
      </w:r>
    </w:p>
    <w:p w14:paraId="7C41ED78" w14:textId="3D4B037A" w:rsidR="006A01CC" w:rsidRDefault="006A01CC" w:rsidP="00673F66">
      <w:pPr>
        <w:ind w:left="720" w:hanging="720"/>
      </w:pPr>
    </w:p>
    <w:p w14:paraId="6345F4F9" w14:textId="4F57B6F4" w:rsidR="006A01CC" w:rsidRPr="006A01CC" w:rsidRDefault="006A01CC" w:rsidP="006A01CC">
      <w:pPr>
        <w:ind w:left="720" w:hanging="720"/>
        <w:rPr>
          <w:szCs w:val="20"/>
          <w:lang w:eastAsia="x-none"/>
        </w:rPr>
      </w:pPr>
      <w:r>
        <w:rPr>
          <w:szCs w:val="20"/>
          <w:highlight w:val="green"/>
          <w:lang w:eastAsia="x-none"/>
        </w:rPr>
        <w:t>Agreement</w:t>
      </w:r>
      <w:r w:rsidRPr="006A01CC">
        <w:rPr>
          <w:szCs w:val="20"/>
          <w:lang w:eastAsia="x-none"/>
        </w:rPr>
        <w:t>:</w:t>
      </w:r>
    </w:p>
    <w:p w14:paraId="0DD3EA06" w14:textId="77777777" w:rsidR="006A01CC" w:rsidRPr="006A01CC" w:rsidRDefault="006A01CC" w:rsidP="00613418">
      <w:pPr>
        <w:numPr>
          <w:ilvl w:val="0"/>
          <w:numId w:val="67"/>
        </w:numPr>
        <w:rPr>
          <w:szCs w:val="20"/>
        </w:rPr>
      </w:pPr>
      <w:r w:rsidRPr="006A01CC">
        <w:rPr>
          <w:szCs w:val="20"/>
        </w:rPr>
        <w:t xml:space="preserve">DCI format 0_1 includes an ‘UL-SCH indicator’ field of 1 bit. Modulation and code rate are determined by I_MCS field in DCI. </w:t>
      </w:r>
    </w:p>
    <w:p w14:paraId="15C59B6F" w14:textId="77777777" w:rsidR="006A01CC" w:rsidRPr="006A01CC" w:rsidRDefault="006A01CC" w:rsidP="006A01CC">
      <w:pPr>
        <w:ind w:left="720" w:hanging="720"/>
        <w:rPr>
          <w:lang w:eastAsia="x-none"/>
        </w:rPr>
      </w:pPr>
    </w:p>
    <w:p w14:paraId="094881C3" w14:textId="72017C9A" w:rsidR="00E709CF" w:rsidRPr="00A72BFA" w:rsidRDefault="00E272C3" w:rsidP="00673F66">
      <w:pPr>
        <w:ind w:left="720" w:hanging="720"/>
        <w:rPr>
          <w:b/>
        </w:rPr>
      </w:pPr>
      <w:r w:rsidRPr="00A72BFA">
        <w:rPr>
          <w:b/>
        </w:rPr>
        <w:t>Wednesday session</w:t>
      </w:r>
    </w:p>
    <w:p w14:paraId="3E162073" w14:textId="708CF579" w:rsidR="00E272C3" w:rsidRPr="00A72BFA" w:rsidRDefault="0058452E" w:rsidP="00E272C3">
      <w:pPr>
        <w:ind w:left="720" w:hanging="720"/>
        <w:rPr>
          <w:b/>
        </w:rPr>
      </w:pPr>
      <w:hyperlink r:id="rId1638" w:history="1">
        <w:r w:rsidR="000F2B08">
          <w:rPr>
            <w:rStyle w:val="Hyperlink"/>
            <w:b/>
          </w:rPr>
          <w:t>R1-1807773</w:t>
        </w:r>
      </w:hyperlink>
      <w:r w:rsidR="00E272C3" w:rsidRPr="00A72BFA">
        <w:rPr>
          <w:b/>
        </w:rPr>
        <w:tab/>
        <w:t>Summary of remaining issues for overlapping UL transmissions</w:t>
      </w:r>
      <w:r w:rsidR="00E272C3" w:rsidRPr="00A72BFA">
        <w:rPr>
          <w:b/>
        </w:rPr>
        <w:tab/>
        <w:t>Qualcomm</w:t>
      </w:r>
    </w:p>
    <w:p w14:paraId="7A5EC086" w14:textId="77777777" w:rsidR="00E272C3" w:rsidRDefault="00E272C3" w:rsidP="00E272C3">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5E45EC3" w14:textId="2EEF0B42" w:rsidR="00E272C3" w:rsidRDefault="00E272C3" w:rsidP="00E272C3">
      <w:pPr>
        <w:ind w:left="720" w:hanging="720"/>
      </w:pPr>
    </w:p>
    <w:p w14:paraId="10FC069A" w14:textId="55DE4AF5" w:rsidR="006C1C7F" w:rsidRPr="006C1C7F" w:rsidRDefault="006C1C7F" w:rsidP="006C1C7F">
      <w:pPr>
        <w:ind w:left="720" w:hanging="720"/>
        <w:rPr>
          <w:szCs w:val="20"/>
        </w:rPr>
      </w:pPr>
      <w:r w:rsidRPr="006C1C7F">
        <w:rPr>
          <w:szCs w:val="20"/>
          <w:highlight w:val="green"/>
        </w:rPr>
        <w:t>Agreements</w:t>
      </w:r>
      <w:r w:rsidRPr="006C1C7F">
        <w:rPr>
          <w:szCs w:val="20"/>
        </w:rPr>
        <w:t>:</w:t>
      </w:r>
      <w:r>
        <w:rPr>
          <w:szCs w:val="20"/>
        </w:rPr>
        <w:t xml:space="preserve"> </w:t>
      </w:r>
      <w:r w:rsidRPr="006C1C7F">
        <w:rPr>
          <w:szCs w:val="20"/>
        </w:rPr>
        <w:t>In intra-band CA, if PRACH transmission and PUSCH/PUCCH/SRS transmission collide.</w:t>
      </w:r>
    </w:p>
    <w:p w14:paraId="2F960981" w14:textId="77777777" w:rsidR="006C1C7F" w:rsidRPr="006C1C7F" w:rsidRDefault="006C1C7F" w:rsidP="00613418">
      <w:pPr>
        <w:numPr>
          <w:ilvl w:val="0"/>
          <w:numId w:val="141"/>
        </w:numPr>
        <w:contextualSpacing/>
        <w:rPr>
          <w:szCs w:val="20"/>
          <w:lang w:eastAsia="x-none"/>
        </w:rPr>
      </w:pPr>
      <w:r w:rsidRPr="006C1C7F">
        <w:rPr>
          <w:szCs w:val="20"/>
          <w:lang w:eastAsia="x-none"/>
        </w:rPr>
        <w:t>how to handle collision is up to UE implementation except when PRACH and SRS collides, PRACH take precedence.</w:t>
      </w:r>
    </w:p>
    <w:p w14:paraId="29F75F40" w14:textId="77777777" w:rsidR="006C1C7F" w:rsidRPr="006C1C7F" w:rsidRDefault="006C1C7F" w:rsidP="00613418">
      <w:pPr>
        <w:numPr>
          <w:ilvl w:val="0"/>
          <w:numId w:val="141"/>
        </w:numPr>
        <w:contextualSpacing/>
        <w:rPr>
          <w:szCs w:val="20"/>
          <w:lang w:eastAsia="x-none"/>
        </w:rPr>
      </w:pPr>
      <w:r w:rsidRPr="006C1C7F">
        <w:rPr>
          <w:szCs w:val="20"/>
          <w:lang w:eastAsia="x-none"/>
        </w:rPr>
        <w:t xml:space="preserve">Note: The definition of collision follows the PRACH procedure agreements in RAN1 92bis.  </w:t>
      </w:r>
    </w:p>
    <w:p w14:paraId="120DD55F" w14:textId="77777777" w:rsidR="006C1C7F" w:rsidRPr="006C1C7F" w:rsidRDefault="006C1C7F" w:rsidP="006C1C7F">
      <w:pPr>
        <w:ind w:left="720" w:hanging="720"/>
        <w:rPr>
          <w:szCs w:val="20"/>
        </w:rPr>
      </w:pPr>
    </w:p>
    <w:p w14:paraId="37BF5D0D" w14:textId="77777777" w:rsidR="006C1C7F" w:rsidRPr="006C1C7F" w:rsidRDefault="006C1C7F" w:rsidP="006C1C7F">
      <w:pPr>
        <w:ind w:left="720" w:hanging="720"/>
        <w:rPr>
          <w:szCs w:val="20"/>
        </w:rPr>
      </w:pPr>
    </w:p>
    <w:p w14:paraId="436196C3" w14:textId="77777777" w:rsidR="006C1C7F" w:rsidRPr="006C1C7F" w:rsidRDefault="006C1C7F" w:rsidP="006C1C7F">
      <w:pPr>
        <w:ind w:left="720" w:hanging="720"/>
        <w:rPr>
          <w:szCs w:val="20"/>
        </w:rPr>
      </w:pPr>
      <w:r w:rsidRPr="006C1C7F">
        <w:rPr>
          <w:szCs w:val="20"/>
          <w:highlight w:val="green"/>
        </w:rPr>
        <w:t>Agreements</w:t>
      </w:r>
      <w:r w:rsidRPr="006C1C7F">
        <w:rPr>
          <w:szCs w:val="20"/>
        </w:rPr>
        <w:t>:</w:t>
      </w:r>
    </w:p>
    <w:p w14:paraId="11E184EB" w14:textId="77777777" w:rsidR="006C1C7F" w:rsidRPr="006C1C7F" w:rsidRDefault="006C1C7F" w:rsidP="00613418">
      <w:pPr>
        <w:pStyle w:val="ListParagraph"/>
        <w:numPr>
          <w:ilvl w:val="0"/>
          <w:numId w:val="61"/>
        </w:numPr>
      </w:pPr>
      <w:r w:rsidRPr="006C1C7F">
        <w:t xml:space="preserve">In a PUCCH group, within one set of colliding PUCCHs/PUSCHs channels, when the detemined PUCCH resource overlaps with multiple PUSCHs which satisfy timeline requirements for overlapped UL channels, </w:t>
      </w:r>
    </w:p>
    <w:p w14:paraId="13B4E931" w14:textId="77777777" w:rsidR="006C1C7F" w:rsidRPr="006C1C7F" w:rsidRDefault="006C1C7F" w:rsidP="00613418">
      <w:pPr>
        <w:pStyle w:val="ListParagraph"/>
        <w:numPr>
          <w:ilvl w:val="1"/>
          <w:numId w:val="61"/>
        </w:numPr>
      </w:pPr>
      <w:r w:rsidRPr="006C1C7F">
        <w:t xml:space="preserve">UE first determines CC index for UCI multiplexing based on procedure defined in 38.213 V15.1.0 </w:t>
      </w:r>
    </w:p>
    <w:p w14:paraId="1E62AAA9" w14:textId="77777777" w:rsidR="006C1C7F" w:rsidRPr="006C1C7F" w:rsidRDefault="006C1C7F" w:rsidP="00613418">
      <w:pPr>
        <w:pStyle w:val="ListParagraph"/>
        <w:numPr>
          <w:ilvl w:val="1"/>
          <w:numId w:val="61"/>
        </w:numPr>
      </w:pPr>
      <w:r w:rsidRPr="006C1C7F">
        <w:t>If there are multiple PUSCHs on the determined CC, UE multiplex PUCCH on the PUSCH with earliest starting symbol on that CC.</w:t>
      </w:r>
    </w:p>
    <w:p w14:paraId="238FBD0B" w14:textId="37DD94D2" w:rsidR="00E272C3" w:rsidRDefault="00E272C3" w:rsidP="00E272C3">
      <w:pPr>
        <w:ind w:left="720" w:hanging="720"/>
      </w:pPr>
    </w:p>
    <w:p w14:paraId="4AA30FD5" w14:textId="38D9D14C" w:rsidR="006C1C7F" w:rsidRPr="00D542C9" w:rsidRDefault="00D542C9" w:rsidP="00E272C3">
      <w:pPr>
        <w:ind w:left="720" w:hanging="720"/>
        <w:rPr>
          <w:b/>
        </w:rPr>
      </w:pPr>
      <w:r w:rsidRPr="00D542C9">
        <w:rPr>
          <w:b/>
        </w:rPr>
        <w:t>Thursday session</w:t>
      </w:r>
    </w:p>
    <w:p w14:paraId="173F1BEA" w14:textId="1A8649D5" w:rsidR="00D542C9" w:rsidRPr="00D542C9" w:rsidRDefault="0058452E" w:rsidP="00D542C9">
      <w:pPr>
        <w:ind w:left="720" w:hanging="720"/>
        <w:rPr>
          <w:b/>
        </w:rPr>
      </w:pPr>
      <w:hyperlink r:id="rId1639" w:history="1">
        <w:r w:rsidR="000F2B08">
          <w:rPr>
            <w:rStyle w:val="Hyperlink"/>
            <w:b/>
          </w:rPr>
          <w:t>R1-1807820</w:t>
        </w:r>
      </w:hyperlink>
      <w:r w:rsidR="00D542C9" w:rsidRPr="00D542C9">
        <w:rPr>
          <w:b/>
        </w:rPr>
        <w:tab/>
        <w:t>Summary of remaining issues for overlapping UL transmissions</w:t>
      </w:r>
      <w:r w:rsidR="00D542C9" w:rsidRPr="00D542C9">
        <w:rPr>
          <w:b/>
        </w:rPr>
        <w:tab/>
        <w:t>Qualcomm</w:t>
      </w:r>
    </w:p>
    <w:p w14:paraId="2F1DEC60" w14:textId="77777777" w:rsidR="00D542C9" w:rsidRDefault="00D542C9" w:rsidP="00D542C9">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75C88DE1" w14:textId="1CF984E6" w:rsidR="00D542C9" w:rsidRDefault="00D542C9" w:rsidP="00D542C9">
      <w:pPr>
        <w:ind w:left="720" w:hanging="720"/>
      </w:pPr>
    </w:p>
    <w:p w14:paraId="594F6306" w14:textId="77777777" w:rsidR="000C3400" w:rsidRPr="000C3400" w:rsidRDefault="000C3400" w:rsidP="000C3400">
      <w:pPr>
        <w:ind w:left="720" w:hanging="720"/>
        <w:rPr>
          <w:b/>
          <w:szCs w:val="20"/>
        </w:rPr>
      </w:pPr>
      <w:r w:rsidRPr="000C3400">
        <w:rPr>
          <w:szCs w:val="20"/>
          <w:highlight w:val="green"/>
        </w:rPr>
        <w:t>Agreements</w:t>
      </w:r>
      <w:r w:rsidRPr="000C3400">
        <w:rPr>
          <w:b/>
          <w:szCs w:val="20"/>
        </w:rPr>
        <w:t>:</w:t>
      </w:r>
    </w:p>
    <w:p w14:paraId="5596CFE5" w14:textId="77777777" w:rsidR="000C3400" w:rsidRPr="000C3400" w:rsidRDefault="000C3400" w:rsidP="00613418">
      <w:pPr>
        <w:numPr>
          <w:ilvl w:val="0"/>
          <w:numId w:val="141"/>
        </w:numPr>
        <w:rPr>
          <w:rFonts w:ascii="Times New Roman" w:hAnsi="Times New Roman"/>
          <w:szCs w:val="20"/>
          <w:lang w:eastAsia="zh-CN"/>
        </w:rPr>
      </w:pPr>
      <w:r w:rsidRPr="000C3400">
        <w:rPr>
          <w:rFonts w:ascii="Times New Roman" w:hAnsi="Times New Roman"/>
          <w:szCs w:val="20"/>
          <w:lang w:eastAsia="zh-CN"/>
        </w:rPr>
        <w:t>The UE is not expected to be configured to transmit on the same OFDM symbol with an SRS resource and a PUCCH/PUSCH across different CCs in intra-band CA</w:t>
      </w:r>
    </w:p>
    <w:p w14:paraId="15B2618E" w14:textId="77777777" w:rsidR="000C3400" w:rsidRPr="000C3400" w:rsidRDefault="000C3400" w:rsidP="00613418">
      <w:pPr>
        <w:numPr>
          <w:ilvl w:val="1"/>
          <w:numId w:val="141"/>
        </w:numPr>
        <w:rPr>
          <w:rFonts w:ascii="Times New Roman" w:hAnsi="Times New Roman"/>
          <w:szCs w:val="20"/>
          <w:lang w:eastAsia="zh-CN"/>
        </w:rPr>
      </w:pPr>
      <w:r w:rsidRPr="000C3400">
        <w:rPr>
          <w:rFonts w:ascii="Times New Roman" w:hAnsi="Times New Roman"/>
          <w:szCs w:val="20"/>
          <w:lang w:eastAsia="zh-CN"/>
        </w:rPr>
        <w:t xml:space="preserve">Note: no spec change is needed. </w:t>
      </w:r>
    </w:p>
    <w:p w14:paraId="7755447F" w14:textId="77777777" w:rsidR="000C3400" w:rsidRPr="000C3400" w:rsidRDefault="000C3400" w:rsidP="00613418">
      <w:pPr>
        <w:numPr>
          <w:ilvl w:val="0"/>
          <w:numId w:val="141"/>
        </w:numPr>
        <w:rPr>
          <w:rFonts w:ascii="Times New Roman" w:hAnsi="Times New Roman"/>
          <w:szCs w:val="20"/>
          <w:lang w:eastAsia="x-none"/>
        </w:rPr>
      </w:pPr>
      <w:r w:rsidRPr="000C3400">
        <w:rPr>
          <w:rFonts w:ascii="Times New Roman" w:hAnsi="Times New Roman"/>
          <w:szCs w:val="20"/>
          <w:lang w:eastAsia="x-none"/>
        </w:rPr>
        <w:t xml:space="preserve">Parallel SRS and PUCCH/PUSCH transmissions across CCs is supported in inter-band CA. </w:t>
      </w:r>
    </w:p>
    <w:p w14:paraId="1D31BA05" w14:textId="77777777" w:rsidR="000C3400" w:rsidRPr="000C3400" w:rsidRDefault="000C3400" w:rsidP="00613418">
      <w:pPr>
        <w:numPr>
          <w:ilvl w:val="1"/>
          <w:numId w:val="141"/>
        </w:numPr>
        <w:rPr>
          <w:rFonts w:ascii="Times New Roman" w:hAnsi="Times New Roman"/>
          <w:szCs w:val="20"/>
          <w:lang w:eastAsia="x-none"/>
        </w:rPr>
      </w:pPr>
      <w:r w:rsidRPr="000C3400">
        <w:rPr>
          <w:rFonts w:ascii="Times New Roman" w:hAnsi="Times New Roman"/>
          <w:szCs w:val="20"/>
          <w:lang w:eastAsia="x-none"/>
        </w:rPr>
        <w:t>Note: if case parallel SRS and PUCCH/PUSCH is supported, the SRS resource does not belong to a set which is for antenna switching, if the SRS resource set for antenna switching has more than one SRS resource (T &lt; R)</w:t>
      </w:r>
    </w:p>
    <w:p w14:paraId="17BA0B4A" w14:textId="77777777" w:rsidR="000C3400" w:rsidRPr="000C3400" w:rsidRDefault="000C3400" w:rsidP="00613418">
      <w:pPr>
        <w:numPr>
          <w:ilvl w:val="1"/>
          <w:numId w:val="141"/>
        </w:numPr>
        <w:rPr>
          <w:rFonts w:ascii="Times New Roman" w:hAnsi="Times New Roman"/>
          <w:szCs w:val="20"/>
          <w:lang w:eastAsia="x-none"/>
        </w:rPr>
      </w:pPr>
      <w:r w:rsidRPr="000C3400">
        <w:rPr>
          <w:rFonts w:ascii="Times New Roman" w:hAnsi="Times New Roman"/>
          <w:szCs w:val="20"/>
          <w:lang w:eastAsia="x-none"/>
        </w:rPr>
        <w:t>Supporting of this feature is subject to UE capability which is a separate capability</w:t>
      </w:r>
    </w:p>
    <w:p w14:paraId="574FD592" w14:textId="77777777" w:rsidR="000C3400" w:rsidRPr="000C3400" w:rsidRDefault="000C3400" w:rsidP="000C3400">
      <w:pPr>
        <w:ind w:left="720" w:hanging="720"/>
        <w:rPr>
          <w:b/>
          <w:szCs w:val="20"/>
        </w:rPr>
      </w:pPr>
    </w:p>
    <w:p w14:paraId="2CC12B04" w14:textId="77777777" w:rsidR="000C3400" w:rsidRPr="000C3400" w:rsidRDefault="000C3400" w:rsidP="000C3400">
      <w:pPr>
        <w:ind w:left="720" w:hanging="720"/>
        <w:rPr>
          <w:b/>
          <w:szCs w:val="20"/>
        </w:rPr>
      </w:pPr>
      <w:r w:rsidRPr="000C3400">
        <w:rPr>
          <w:szCs w:val="20"/>
          <w:highlight w:val="green"/>
        </w:rPr>
        <w:t>Agreements</w:t>
      </w:r>
      <w:r w:rsidRPr="000C3400">
        <w:rPr>
          <w:b/>
          <w:szCs w:val="20"/>
        </w:rPr>
        <w:t>:</w:t>
      </w:r>
    </w:p>
    <w:p w14:paraId="099BFE4A" w14:textId="77777777" w:rsidR="000C3400" w:rsidRPr="000C3400" w:rsidRDefault="000C3400" w:rsidP="00036580">
      <w:pPr>
        <w:numPr>
          <w:ilvl w:val="0"/>
          <w:numId w:val="173"/>
        </w:numPr>
        <w:rPr>
          <w:b/>
          <w:szCs w:val="20"/>
        </w:rPr>
      </w:pPr>
      <w:r w:rsidRPr="000C3400">
        <w:rPr>
          <w:rFonts w:ascii="Times New Roman" w:hAnsi="Times New Roman"/>
          <w:szCs w:val="20"/>
        </w:rPr>
        <w:t>Parallel PRACH and SRS/PUCCH/PUSCH transmissions across CCs is supported in inter-band CA</w:t>
      </w:r>
    </w:p>
    <w:p w14:paraId="40771B73" w14:textId="77777777" w:rsidR="000C3400" w:rsidRPr="000C3400" w:rsidRDefault="000C3400" w:rsidP="00036580">
      <w:pPr>
        <w:numPr>
          <w:ilvl w:val="1"/>
          <w:numId w:val="173"/>
        </w:numPr>
        <w:rPr>
          <w:szCs w:val="20"/>
          <w:lang w:val="en-US"/>
        </w:rPr>
      </w:pPr>
      <w:r w:rsidRPr="000C3400">
        <w:rPr>
          <w:rFonts w:ascii="Times New Roman" w:hAnsi="Times New Roman"/>
          <w:szCs w:val="20"/>
        </w:rPr>
        <w:lastRenderedPageBreak/>
        <w:t>Supporting of this feature is subject to UE capability which is a separate capability</w:t>
      </w:r>
    </w:p>
    <w:p w14:paraId="3464D7F4" w14:textId="77777777" w:rsidR="000C3400" w:rsidRPr="000C3400" w:rsidRDefault="000C3400" w:rsidP="000C3400">
      <w:pPr>
        <w:ind w:left="720" w:hanging="720"/>
        <w:rPr>
          <w:szCs w:val="20"/>
          <w:lang w:val="en-US"/>
        </w:rPr>
      </w:pPr>
    </w:p>
    <w:p w14:paraId="2B6C20AE" w14:textId="0C073A45" w:rsidR="00D542C9" w:rsidRPr="00E37A20" w:rsidRDefault="00E37A20" w:rsidP="00D542C9">
      <w:pPr>
        <w:ind w:left="720" w:hanging="720"/>
        <w:rPr>
          <w:b/>
        </w:rPr>
      </w:pPr>
      <w:r w:rsidRPr="00E37A20">
        <w:rPr>
          <w:b/>
        </w:rPr>
        <w:t>Friday</w:t>
      </w:r>
    </w:p>
    <w:p w14:paraId="59692041" w14:textId="77777777" w:rsidR="00E37A20" w:rsidRPr="00E37A20" w:rsidRDefault="00E37A20" w:rsidP="00E37A20">
      <w:pPr>
        <w:ind w:left="720" w:hanging="720"/>
        <w:rPr>
          <w:szCs w:val="20"/>
          <w:lang w:val="en-US"/>
        </w:rPr>
      </w:pPr>
      <w:r w:rsidRPr="00E37A20">
        <w:rPr>
          <w:szCs w:val="20"/>
          <w:highlight w:val="green"/>
          <w:lang w:val="en-US"/>
        </w:rPr>
        <w:t>Agreements</w:t>
      </w:r>
      <w:r w:rsidRPr="00E37A20">
        <w:rPr>
          <w:szCs w:val="20"/>
          <w:lang w:val="en-US"/>
        </w:rPr>
        <w:t>:</w:t>
      </w:r>
    </w:p>
    <w:p w14:paraId="3107562D" w14:textId="15207E3C" w:rsidR="00E37A20" w:rsidRDefault="00E37A20" w:rsidP="00017304">
      <w:pPr>
        <w:numPr>
          <w:ilvl w:val="0"/>
          <w:numId w:val="305"/>
        </w:numPr>
        <w:rPr>
          <w:iCs/>
          <w:lang w:eastAsia="zh-CN"/>
        </w:rPr>
      </w:pPr>
      <w:r w:rsidRPr="00E37A20">
        <w:rPr>
          <w:iCs/>
          <w:lang w:eastAsia="zh-CN"/>
        </w:rPr>
        <w:t>Adopt the following</w:t>
      </w:r>
      <w:r>
        <w:rPr>
          <w:iCs/>
          <w:lang w:eastAsia="zh-CN"/>
        </w:rPr>
        <w:t xml:space="preserve"> TP in 38.212 Section 7.3.1.1.2</w:t>
      </w:r>
    </w:p>
    <w:p w14:paraId="1A978763" w14:textId="6427D034" w:rsidR="00E37A20" w:rsidRPr="00E37A20" w:rsidRDefault="00E37A20" w:rsidP="00E37A20">
      <w:pPr>
        <w:rPr>
          <w:i/>
          <w:iCs/>
          <w:lang w:eastAsia="zh-CN"/>
        </w:rPr>
      </w:pPr>
      <w:r w:rsidRPr="00E37A20">
        <w:rPr>
          <w:i/>
          <w:iCs/>
          <w:lang w:eastAsia="zh-CN"/>
        </w:rPr>
        <w:t>---- Start of TP ----</w:t>
      </w:r>
    </w:p>
    <w:p w14:paraId="0181B9CB" w14:textId="77777777" w:rsidR="00E37A20" w:rsidRPr="00E37A20" w:rsidRDefault="00E37A20" w:rsidP="00E37A20">
      <w:pPr>
        <w:ind w:left="567" w:hanging="284"/>
        <w:rPr>
          <w:rFonts w:ascii="Times New Roman" w:eastAsia="MS Mincho" w:hAnsi="Times New Roman"/>
          <w:szCs w:val="20"/>
          <w:lang w:eastAsia="zh-CN"/>
        </w:rPr>
      </w:pPr>
      <w:r w:rsidRPr="00E37A20">
        <w:rPr>
          <w:rFonts w:ascii="Times New Roman" w:eastAsia="MS Mincho" w:hAnsi="Times New Roman"/>
          <w:szCs w:val="20"/>
        </w:rPr>
        <w:t>-</w:t>
      </w:r>
      <w:r w:rsidRPr="00E37A20">
        <w:rPr>
          <w:rFonts w:ascii="Times New Roman" w:eastAsia="MS Mincho" w:hAnsi="Times New Roman"/>
          <w:szCs w:val="20"/>
        </w:rPr>
        <w:tab/>
        <w:t>1</w:t>
      </w:r>
      <w:r w:rsidRPr="00E37A20">
        <w:rPr>
          <w:rFonts w:ascii="Times New Roman" w:eastAsia="MS Mincho" w:hAnsi="Times New Roman"/>
          <w:szCs w:val="20"/>
          <w:vertAlign w:val="superscript"/>
        </w:rPr>
        <w:t>st</w:t>
      </w:r>
      <w:r w:rsidRPr="00E37A20">
        <w:rPr>
          <w:rFonts w:ascii="Times New Roman" w:eastAsia="MS Mincho" w:hAnsi="Times New Roman"/>
          <w:szCs w:val="20"/>
        </w:rPr>
        <w:t xml:space="preserve"> downlink assignment index – 1 or 2 bits</w:t>
      </w:r>
    </w:p>
    <w:p w14:paraId="68C1521F" w14:textId="77777777" w:rsidR="00E37A20" w:rsidRPr="00E37A20" w:rsidRDefault="00E37A20" w:rsidP="00E37A20">
      <w:pPr>
        <w:ind w:left="567"/>
        <w:rPr>
          <w:rFonts w:ascii="Times New Roman" w:eastAsia="MS Mincho" w:hAnsi="Times New Roman"/>
          <w:szCs w:val="20"/>
        </w:rPr>
      </w:pPr>
      <w:r w:rsidRPr="00E37A20">
        <w:rPr>
          <w:rFonts w:ascii="Times New Roman" w:eastAsia="MS Mincho" w:hAnsi="Times New Roman"/>
          <w:szCs w:val="20"/>
        </w:rPr>
        <w:t>-</w:t>
      </w:r>
      <w:r w:rsidRPr="00E37A20">
        <w:rPr>
          <w:rFonts w:ascii="Times New Roman" w:eastAsia="MS Mincho" w:hAnsi="Times New Roman"/>
          <w:szCs w:val="20"/>
        </w:rPr>
        <w:tab/>
        <w:t>1 bit for semi-static HARQ-ACK codebook;</w:t>
      </w:r>
    </w:p>
    <w:p w14:paraId="5B786400" w14:textId="77777777" w:rsidR="00E37A20" w:rsidRPr="00E37A20" w:rsidRDefault="00E37A20" w:rsidP="00E37A20">
      <w:pPr>
        <w:ind w:left="567"/>
        <w:rPr>
          <w:rFonts w:ascii="Times New Roman" w:eastAsia="MS Mincho" w:hAnsi="Times New Roman"/>
          <w:strike/>
          <w:color w:val="FF0000"/>
          <w:szCs w:val="20"/>
        </w:rPr>
      </w:pPr>
      <w:r w:rsidRPr="00E37A20">
        <w:rPr>
          <w:rFonts w:ascii="Times New Roman" w:eastAsia="MS Mincho" w:hAnsi="Times New Roman"/>
          <w:szCs w:val="20"/>
        </w:rPr>
        <w:t>-</w:t>
      </w:r>
      <w:r w:rsidRPr="00E37A20">
        <w:rPr>
          <w:rFonts w:ascii="Times New Roman" w:eastAsia="MS Mincho" w:hAnsi="Times New Roman"/>
          <w:szCs w:val="20"/>
        </w:rPr>
        <w:tab/>
        <w:t xml:space="preserve">2 bits for dynamic HARQ-ACK codebook </w:t>
      </w:r>
      <w:r w:rsidRPr="00E37A20">
        <w:rPr>
          <w:rFonts w:ascii="Times New Roman" w:eastAsia="MS Mincho" w:hAnsi="Times New Roman"/>
          <w:strike/>
          <w:color w:val="FF0000"/>
          <w:szCs w:val="20"/>
        </w:rPr>
        <w:t>with single HARQ-ACK codebook.</w:t>
      </w:r>
    </w:p>
    <w:p w14:paraId="34A13927" w14:textId="0D6675CD" w:rsidR="00E37A20" w:rsidRPr="00E37A20" w:rsidRDefault="00E37A20" w:rsidP="00E37A20">
      <w:pPr>
        <w:rPr>
          <w:i/>
        </w:rPr>
      </w:pPr>
      <w:r w:rsidRPr="00E37A20">
        <w:rPr>
          <w:i/>
        </w:rPr>
        <w:t>---- End of TP ----</w:t>
      </w:r>
    </w:p>
    <w:p w14:paraId="4D02D8C9" w14:textId="77777777" w:rsidR="00E37A20" w:rsidRPr="00E37A20" w:rsidRDefault="00E37A20" w:rsidP="00E37A20"/>
    <w:p w14:paraId="281A6F40" w14:textId="77777777" w:rsidR="00E37A20" w:rsidRPr="00E37A20" w:rsidRDefault="00E37A20" w:rsidP="00E37A20">
      <w:pPr>
        <w:rPr>
          <w:highlight w:val="darkYellow"/>
        </w:rPr>
      </w:pPr>
      <w:r w:rsidRPr="00E37A20">
        <w:rPr>
          <w:highlight w:val="darkYellow"/>
        </w:rPr>
        <w:t>Working assumption:</w:t>
      </w:r>
    </w:p>
    <w:p w14:paraId="192ABB2D" w14:textId="77777777" w:rsidR="00E37A20" w:rsidRPr="00E37A20" w:rsidRDefault="00E37A20" w:rsidP="00BD133F">
      <w:pPr>
        <w:pStyle w:val="ListParagraph"/>
        <w:numPr>
          <w:ilvl w:val="0"/>
          <w:numId w:val="173"/>
        </w:numPr>
      </w:pPr>
      <w:r w:rsidRPr="00E37A20">
        <w:t xml:space="preserve">In the WA of timeline requirements on overlapping UL channels made in RAN1 92bis, </w:t>
      </w:r>
      <w:r w:rsidR="0058452E">
        <w:rPr>
          <w:position w:val="-14"/>
        </w:rPr>
        <w:pict w14:anchorId="1E58F772">
          <v:shape id="_x0000_i1189" type="#_x0000_t75" style="width:85.8pt;height:19.8pt">
            <v:imagedata r:id="rId1640" o:title=""/>
          </v:shape>
        </w:pict>
      </w:r>
      <w:r w:rsidRPr="00E37A20">
        <w:t xml:space="preserve">, </w:t>
      </w:r>
      <w:r w:rsidR="0058452E">
        <w:rPr>
          <w:position w:val="-14"/>
        </w:rPr>
        <w:pict w14:anchorId="561989E2">
          <v:shape id="_x0000_i1190" type="#_x0000_t75" style="width:57.6pt;height:19.8pt">
            <v:imagedata r:id="rId1641" o:title=""/>
          </v:shape>
        </w:pict>
      </w:r>
      <w:r w:rsidRPr="00E37A20">
        <w:t xml:space="preserve"> where T = 1 </w:t>
      </w:r>
    </w:p>
    <w:p w14:paraId="175B676B" w14:textId="77777777" w:rsidR="00E37A20" w:rsidRPr="00E37A20" w:rsidRDefault="00E37A20" w:rsidP="00BD133F">
      <w:pPr>
        <w:pStyle w:val="ListParagraph"/>
        <w:numPr>
          <w:ilvl w:val="1"/>
          <w:numId w:val="173"/>
        </w:numPr>
      </w:pPr>
      <w:r w:rsidRPr="00E37A20">
        <w:t xml:space="preserve">If </w:t>
      </w:r>
      <w:r w:rsidR="0058452E">
        <w:pict w14:anchorId="2CCB8928">
          <v:shape id="_x0000_i1191" type="#_x0000_t75" style="width:18.6pt;height:18.6pt">
            <v:imagedata r:id="rId1642" o:title=""/>
          </v:shape>
        </w:pict>
      </w:r>
      <w:r w:rsidRPr="00E37A20">
        <w:t xml:space="preserve"> is not applicable, </w:t>
      </w:r>
      <w:r w:rsidR="0058452E">
        <w:pict w14:anchorId="17598625">
          <v:shape id="_x0000_i1192" type="#_x0000_t75" style="width:36.6pt;height:18.6pt">
            <v:imagedata r:id="rId1643" o:title=""/>
          </v:shape>
        </w:pict>
      </w:r>
    </w:p>
    <w:p w14:paraId="289B44F2" w14:textId="77777777" w:rsidR="00E37A20" w:rsidRPr="00E37A20" w:rsidRDefault="00E37A20" w:rsidP="00BD133F">
      <w:pPr>
        <w:pStyle w:val="ListParagraph"/>
        <w:numPr>
          <w:ilvl w:val="1"/>
          <w:numId w:val="173"/>
        </w:numPr>
      </w:pPr>
      <w:r w:rsidRPr="00E37A20">
        <w:t xml:space="preserve">If </w:t>
      </w:r>
      <w:r w:rsidR="0058452E">
        <w:pict w14:anchorId="607BFF46">
          <v:shape id="_x0000_i1193" type="#_x0000_t75" style="width:17.4pt;height:18.6pt">
            <v:imagedata r:id="rId1644" o:title=""/>
          </v:shape>
        </w:pict>
      </w:r>
      <w:r w:rsidRPr="00E37A20">
        <w:t xml:space="preserve"> is not applicable, </w:t>
      </w:r>
      <w:r w:rsidR="0058452E">
        <w:pict w14:anchorId="0FFD055D">
          <v:shape id="_x0000_i1194" type="#_x0000_t75" style="width:36pt;height:18.6pt">
            <v:imagedata r:id="rId1645" o:title=""/>
          </v:shape>
        </w:pict>
      </w:r>
    </w:p>
    <w:p w14:paraId="67B0BFEB" w14:textId="77777777" w:rsidR="00E37A20" w:rsidRPr="00E37A20" w:rsidRDefault="00E37A20" w:rsidP="00BD133F">
      <w:pPr>
        <w:pStyle w:val="ListParagraph"/>
        <w:numPr>
          <w:ilvl w:val="1"/>
          <w:numId w:val="173"/>
        </w:numPr>
      </w:pPr>
      <w:r w:rsidRPr="00E37A20">
        <w:t xml:space="preserve">If </w:t>
      </w:r>
      <w:r w:rsidR="0058452E">
        <w:pict w14:anchorId="78C36798">
          <v:shape id="_x0000_i1195" type="#_x0000_t75" style="width:18.6pt;height:18.6pt">
            <v:imagedata r:id="rId1646" o:title=""/>
          </v:shape>
        </w:pict>
      </w:r>
      <w:r w:rsidRPr="00E37A20">
        <w:t xml:space="preserve"> is not applicable, </w:t>
      </w:r>
      <w:r w:rsidR="0058452E">
        <w:pict w14:anchorId="7B6A35DD">
          <v:shape id="_x0000_i1196" type="#_x0000_t75" style="width:36.6pt;height:18.6pt">
            <v:imagedata r:id="rId1647" o:title=""/>
          </v:shape>
        </w:pict>
      </w:r>
    </w:p>
    <w:p w14:paraId="02BF8992" w14:textId="77777777" w:rsidR="00E37A20" w:rsidRPr="00E37A20" w:rsidRDefault="00E37A20" w:rsidP="00BD133F">
      <w:pPr>
        <w:pStyle w:val="ListParagraph"/>
        <w:numPr>
          <w:ilvl w:val="0"/>
          <w:numId w:val="173"/>
        </w:numPr>
      </w:pPr>
      <w:r w:rsidRPr="00E37A20">
        <w:t xml:space="preserve">Note: T is based on the </w:t>
      </w:r>
      <w:r w:rsidR="0058452E">
        <w:rPr>
          <w:position w:val="-14"/>
        </w:rPr>
        <w:pict w14:anchorId="34A16508">
          <v:shape id="_x0000_i1197" type="#_x0000_t75" style="width:68.4pt;height:19.8pt">
            <v:imagedata r:id="rId1648" o:title=""/>
          </v:shape>
        </w:pict>
      </w:r>
      <w:r w:rsidRPr="00E37A20">
        <w:t xml:space="preserve"> as specified in 38.214.</w:t>
      </w:r>
    </w:p>
    <w:p w14:paraId="090D486F" w14:textId="77777777" w:rsidR="00E37A20" w:rsidRPr="00E37A20" w:rsidRDefault="00E37A20" w:rsidP="00BD133F">
      <w:pPr>
        <w:pStyle w:val="ListParagraph"/>
        <w:numPr>
          <w:ilvl w:val="0"/>
          <w:numId w:val="173"/>
        </w:numPr>
      </w:pPr>
      <w:r w:rsidRPr="00E37A20">
        <w:t xml:space="preserve">Note: the </w:t>
      </w:r>
      <w:r w:rsidRPr="00E37A20">
        <w:rPr>
          <w:noProof/>
        </w:rPr>
        <w:t xml:space="preserve">definition ofs </w:t>
      </w:r>
      <w:r w:rsidR="0058452E">
        <w:rPr>
          <w:position w:val="-14"/>
        </w:rPr>
        <w:pict w14:anchorId="2EADC697">
          <v:shape id="_x0000_i1198" type="#_x0000_t75" style="width:17.4pt;height:18.6pt">
            <v:imagedata r:id="rId1649" o:title=""/>
          </v:shape>
        </w:pict>
      </w:r>
      <w:r w:rsidRPr="00E37A20">
        <w:t xml:space="preserve">, </w:t>
      </w:r>
      <w:r w:rsidR="0058452E">
        <w:rPr>
          <w:position w:val="-14"/>
        </w:rPr>
        <w:pict w14:anchorId="5BA84ACC">
          <v:shape id="_x0000_i1199" type="#_x0000_t75" style="width:18.6pt;height:18.6pt">
            <v:imagedata r:id="rId1650" o:title=""/>
          </v:shape>
        </w:pict>
      </w:r>
      <w:r w:rsidRPr="00E37A20">
        <w:t xml:space="preserve">, </w:t>
      </w:r>
      <w:r w:rsidRPr="00E37A20">
        <w:rPr>
          <w:noProof/>
        </w:rPr>
        <w:t>and</w:t>
      </w:r>
      <w:r w:rsidRPr="00E37A20">
        <w:t xml:space="preserve"> </w:t>
      </w:r>
      <w:r w:rsidR="0058452E">
        <w:rPr>
          <w:position w:val="-14"/>
        </w:rPr>
        <w:pict w14:anchorId="624A59EF">
          <v:shape id="_x0000_i1200" type="#_x0000_t75" style="width:18.6pt;height:18.6pt">
            <v:imagedata r:id="rId1651" o:title=""/>
          </v:shape>
        </w:pict>
      </w:r>
      <w:r w:rsidRPr="00E37A20">
        <w:rPr>
          <w:noProof/>
        </w:rPr>
        <w:t xml:space="preserve"> follows the same definitions in TS 38.214. </w:t>
      </w:r>
    </w:p>
    <w:p w14:paraId="0C531787" w14:textId="05B0760B" w:rsidR="00E37A20" w:rsidRDefault="00E37A20" w:rsidP="00D542C9">
      <w:pPr>
        <w:ind w:left="720" w:hanging="720"/>
      </w:pPr>
    </w:p>
    <w:p w14:paraId="0F9837AB" w14:textId="155FFE0A" w:rsidR="00966D15" w:rsidRPr="00966D15" w:rsidRDefault="0058452E" w:rsidP="00966D15">
      <w:pPr>
        <w:ind w:left="720" w:hanging="720"/>
        <w:rPr>
          <w:lang w:eastAsia="x-none"/>
        </w:rPr>
      </w:pPr>
      <w:hyperlink r:id="rId1652" w:history="1">
        <w:r w:rsidR="000F2B08">
          <w:rPr>
            <w:rStyle w:val="Hyperlink"/>
            <w:lang w:eastAsia="x-none"/>
          </w:rPr>
          <w:t>R1-1805887</w:t>
        </w:r>
      </w:hyperlink>
      <w:r w:rsidR="00966D15" w:rsidRPr="00966D15">
        <w:rPr>
          <w:lang w:eastAsia="x-none"/>
        </w:rPr>
        <w:tab/>
        <w:t>Remaining issues on UCI multiplexing</w:t>
      </w:r>
      <w:r w:rsidR="00966D15" w:rsidRPr="00966D15">
        <w:rPr>
          <w:lang w:eastAsia="x-none"/>
        </w:rPr>
        <w:tab/>
        <w:t>Huawei, HiSilicon</w:t>
      </w:r>
    </w:p>
    <w:p w14:paraId="5D9C5F4E" w14:textId="1A21A992" w:rsidR="00966D15" w:rsidRPr="00966D15" w:rsidRDefault="0058452E" w:rsidP="00966D15">
      <w:pPr>
        <w:ind w:left="720" w:hanging="720"/>
        <w:rPr>
          <w:lang w:eastAsia="x-none"/>
        </w:rPr>
      </w:pPr>
      <w:hyperlink r:id="rId1653" w:history="1">
        <w:r w:rsidR="000F2B08">
          <w:rPr>
            <w:rStyle w:val="Hyperlink"/>
            <w:lang w:eastAsia="x-none"/>
          </w:rPr>
          <w:t>R1-1806005</w:t>
        </w:r>
      </w:hyperlink>
      <w:r w:rsidR="00966D15" w:rsidRPr="00966D15">
        <w:rPr>
          <w:lang w:eastAsia="x-none"/>
        </w:rPr>
        <w:tab/>
        <w:t>Intra-UE Pre-emption in Uplink</w:t>
      </w:r>
      <w:r w:rsidR="00966D15" w:rsidRPr="00966D15">
        <w:rPr>
          <w:lang w:eastAsia="x-none"/>
        </w:rPr>
        <w:tab/>
        <w:t>Ericsson</w:t>
      </w:r>
    </w:p>
    <w:p w14:paraId="5301186A" w14:textId="2791A404" w:rsidR="00966D15" w:rsidRPr="00966D15" w:rsidRDefault="0058452E" w:rsidP="00966D15">
      <w:pPr>
        <w:ind w:left="720" w:hanging="720"/>
        <w:rPr>
          <w:lang w:eastAsia="x-none"/>
        </w:rPr>
      </w:pPr>
      <w:hyperlink r:id="rId1654" w:history="1">
        <w:r w:rsidR="000F2B08">
          <w:rPr>
            <w:rStyle w:val="Hyperlink"/>
            <w:lang w:eastAsia="x-none"/>
          </w:rPr>
          <w:t>R1-1806063</w:t>
        </w:r>
      </w:hyperlink>
      <w:r w:rsidR="00966D15" w:rsidRPr="00966D15">
        <w:rPr>
          <w:lang w:eastAsia="x-none"/>
        </w:rPr>
        <w:tab/>
        <w:t>Remaining issues on UCI multiplexing for eMBB</w:t>
      </w:r>
      <w:r w:rsidR="00966D15" w:rsidRPr="00966D15">
        <w:rPr>
          <w:lang w:eastAsia="x-none"/>
        </w:rPr>
        <w:tab/>
        <w:t>vivo</w:t>
      </w:r>
    </w:p>
    <w:p w14:paraId="6C12759E" w14:textId="1A95261A" w:rsidR="00966D15" w:rsidRPr="00966D15" w:rsidRDefault="0058452E" w:rsidP="00966D15">
      <w:pPr>
        <w:ind w:left="720" w:hanging="720"/>
        <w:rPr>
          <w:lang w:eastAsia="x-none"/>
        </w:rPr>
      </w:pPr>
      <w:hyperlink r:id="rId1655" w:history="1">
        <w:r w:rsidR="000F2B08">
          <w:rPr>
            <w:rStyle w:val="Hyperlink"/>
            <w:lang w:eastAsia="x-none"/>
          </w:rPr>
          <w:t>R1-1806064</w:t>
        </w:r>
      </w:hyperlink>
      <w:r w:rsidR="00966D15" w:rsidRPr="00966D15">
        <w:rPr>
          <w:lang w:eastAsia="x-none"/>
        </w:rPr>
        <w:tab/>
        <w:t>Discussion on eMBB and URLLC UCI multiplexing</w:t>
      </w:r>
      <w:r w:rsidR="00966D15" w:rsidRPr="00966D15">
        <w:rPr>
          <w:lang w:eastAsia="x-none"/>
        </w:rPr>
        <w:tab/>
        <w:t>vivo</w:t>
      </w:r>
    </w:p>
    <w:p w14:paraId="1B3729CF" w14:textId="109355A8" w:rsidR="00966D15" w:rsidRPr="00966D15" w:rsidRDefault="0058452E" w:rsidP="00966D15">
      <w:pPr>
        <w:ind w:left="720" w:hanging="720"/>
        <w:rPr>
          <w:lang w:eastAsia="x-none"/>
        </w:rPr>
      </w:pPr>
      <w:hyperlink r:id="rId1656" w:history="1">
        <w:r w:rsidR="000F2B08">
          <w:rPr>
            <w:rStyle w:val="Hyperlink"/>
            <w:lang w:eastAsia="x-none"/>
          </w:rPr>
          <w:t>R1-1806121</w:t>
        </w:r>
      </w:hyperlink>
      <w:r w:rsidR="00966D15" w:rsidRPr="00966D15">
        <w:rPr>
          <w:lang w:eastAsia="x-none"/>
        </w:rPr>
        <w:tab/>
        <w:t>UCI piggyback on PUSCH with URLLC data</w:t>
      </w:r>
      <w:r w:rsidR="00966D15" w:rsidRPr="00966D15">
        <w:rPr>
          <w:lang w:eastAsia="x-none"/>
        </w:rPr>
        <w:tab/>
        <w:t>Fujitsu</w:t>
      </w:r>
    </w:p>
    <w:p w14:paraId="2E4BA3F8" w14:textId="21268EC1" w:rsidR="00966D15" w:rsidRPr="00966D15" w:rsidRDefault="0058452E" w:rsidP="00966D15">
      <w:pPr>
        <w:ind w:left="720" w:hanging="720"/>
        <w:rPr>
          <w:lang w:eastAsia="x-none"/>
        </w:rPr>
      </w:pPr>
      <w:hyperlink r:id="rId1657" w:history="1">
        <w:r w:rsidR="000F2B08">
          <w:rPr>
            <w:rStyle w:val="Hyperlink"/>
            <w:lang w:eastAsia="x-none"/>
          </w:rPr>
          <w:t>R1-1806133</w:t>
        </w:r>
      </w:hyperlink>
      <w:r w:rsidR="00966D15" w:rsidRPr="00966D15">
        <w:rPr>
          <w:lang w:eastAsia="x-none"/>
        </w:rPr>
        <w:tab/>
        <w:t>Further considerations on remaining UCI multiplexing issues</w:t>
      </w:r>
      <w:r w:rsidR="00966D15" w:rsidRPr="00966D15">
        <w:rPr>
          <w:lang w:eastAsia="x-none"/>
        </w:rPr>
        <w:tab/>
        <w:t>ZTE</w:t>
      </w:r>
    </w:p>
    <w:p w14:paraId="26DE3CA8" w14:textId="5996217B" w:rsidR="00966D15" w:rsidRPr="00966D15" w:rsidRDefault="0058452E" w:rsidP="00966D15">
      <w:pPr>
        <w:ind w:left="720" w:hanging="720"/>
        <w:rPr>
          <w:lang w:eastAsia="x-none"/>
        </w:rPr>
      </w:pPr>
      <w:hyperlink r:id="rId1658" w:history="1">
        <w:r w:rsidR="000F2B08">
          <w:rPr>
            <w:rStyle w:val="Hyperlink"/>
            <w:lang w:eastAsia="x-none"/>
          </w:rPr>
          <w:t>R1-1806181</w:t>
        </w:r>
      </w:hyperlink>
      <w:r w:rsidR="00966D15" w:rsidRPr="00966D15">
        <w:rPr>
          <w:lang w:eastAsia="x-none"/>
        </w:rPr>
        <w:tab/>
        <w:t>Discussion on UCI multiplexing</w:t>
      </w:r>
      <w:r w:rsidR="00966D15" w:rsidRPr="00966D15">
        <w:rPr>
          <w:lang w:eastAsia="x-none"/>
        </w:rPr>
        <w:tab/>
        <w:t>Panasonic Corporation</w:t>
      </w:r>
    </w:p>
    <w:p w14:paraId="36C9D186" w14:textId="7CF1DC8D" w:rsidR="00966D15" w:rsidRPr="00966D15" w:rsidRDefault="0058452E" w:rsidP="00966D15">
      <w:pPr>
        <w:ind w:left="720" w:hanging="720"/>
        <w:rPr>
          <w:lang w:eastAsia="x-none"/>
        </w:rPr>
      </w:pPr>
      <w:hyperlink r:id="rId1659" w:history="1">
        <w:r w:rsidR="000F2B08">
          <w:rPr>
            <w:rStyle w:val="Hyperlink"/>
            <w:lang w:eastAsia="x-none"/>
          </w:rPr>
          <w:t>R1-1806182</w:t>
        </w:r>
      </w:hyperlink>
      <w:r w:rsidR="00966D15" w:rsidRPr="00966D15">
        <w:rPr>
          <w:lang w:eastAsia="x-none"/>
        </w:rPr>
        <w:tab/>
        <w:t>Discussion on URLLC UL multiplexing</w:t>
      </w:r>
      <w:r w:rsidR="00966D15" w:rsidRPr="00966D15">
        <w:rPr>
          <w:lang w:eastAsia="x-none"/>
        </w:rPr>
        <w:tab/>
        <w:t>Panasonic Corporation</w:t>
      </w:r>
    </w:p>
    <w:p w14:paraId="7777C902" w14:textId="0663E918" w:rsidR="00966D15" w:rsidRPr="00966D15" w:rsidRDefault="0058452E" w:rsidP="00966D15">
      <w:pPr>
        <w:ind w:left="720" w:hanging="720"/>
        <w:rPr>
          <w:lang w:eastAsia="x-none"/>
        </w:rPr>
      </w:pPr>
      <w:hyperlink r:id="rId1660" w:history="1">
        <w:r w:rsidR="000F2B08">
          <w:rPr>
            <w:rStyle w:val="Hyperlink"/>
            <w:lang w:eastAsia="x-none"/>
          </w:rPr>
          <w:t>R1-1806296</w:t>
        </w:r>
      </w:hyperlink>
      <w:r w:rsidR="00966D15" w:rsidRPr="00966D15">
        <w:rPr>
          <w:lang w:eastAsia="x-none"/>
        </w:rPr>
        <w:tab/>
        <w:t>On UCI multiplexing on PUSCH</w:t>
      </w:r>
      <w:r w:rsidR="00966D15" w:rsidRPr="00966D15">
        <w:rPr>
          <w:lang w:eastAsia="x-none"/>
        </w:rPr>
        <w:tab/>
        <w:t>CATT</w:t>
      </w:r>
    </w:p>
    <w:p w14:paraId="49674EEE" w14:textId="2CED576B" w:rsidR="00966D15" w:rsidRPr="00966D15" w:rsidRDefault="0058452E" w:rsidP="00966D15">
      <w:pPr>
        <w:ind w:left="720" w:hanging="720"/>
        <w:rPr>
          <w:lang w:eastAsia="x-none"/>
        </w:rPr>
      </w:pPr>
      <w:hyperlink r:id="rId1661" w:history="1">
        <w:r w:rsidR="000F2B08">
          <w:rPr>
            <w:rStyle w:val="Hyperlink"/>
            <w:lang w:eastAsia="x-none"/>
          </w:rPr>
          <w:t>R1-1806297</w:t>
        </w:r>
      </w:hyperlink>
      <w:r w:rsidR="00966D15" w:rsidRPr="00966D15">
        <w:rPr>
          <w:lang w:eastAsia="x-none"/>
        </w:rPr>
        <w:tab/>
        <w:t>Considerations on UCI multiplexing for NR URLLC</w:t>
      </w:r>
      <w:r w:rsidR="00966D15" w:rsidRPr="00966D15">
        <w:rPr>
          <w:lang w:eastAsia="x-none"/>
        </w:rPr>
        <w:tab/>
        <w:t>CATT</w:t>
      </w:r>
    </w:p>
    <w:p w14:paraId="1B4BEE62" w14:textId="4E2B5838" w:rsidR="00966D15" w:rsidRPr="00966D15" w:rsidRDefault="0058452E" w:rsidP="00966D15">
      <w:pPr>
        <w:ind w:left="720" w:hanging="720"/>
        <w:rPr>
          <w:lang w:eastAsia="x-none"/>
        </w:rPr>
      </w:pPr>
      <w:hyperlink r:id="rId1662" w:history="1">
        <w:r w:rsidR="000F2B08">
          <w:rPr>
            <w:rStyle w:val="Hyperlink"/>
          </w:rPr>
          <w:t>R1-1807604</w:t>
        </w:r>
      </w:hyperlink>
      <w:r w:rsidR="00966D15" w:rsidRPr="00966D15">
        <w:rPr>
          <w:lang w:eastAsia="x-none"/>
        </w:rPr>
        <w:tab/>
        <w:t>Remaining issues  on UCI multiplexing on PUSCH</w:t>
      </w:r>
      <w:r w:rsidR="00966D15" w:rsidRPr="00966D15">
        <w:rPr>
          <w:lang w:eastAsia="x-none"/>
        </w:rPr>
        <w:tab/>
        <w:t>Lenovo, Motorola Mobility</w:t>
      </w:r>
      <w:r w:rsidR="00E312AC">
        <w:rPr>
          <w:lang w:eastAsia="x-none"/>
        </w:rPr>
        <w:tab/>
        <w:t>(</w:t>
      </w:r>
      <w:hyperlink r:id="rId1663" w:history="1">
        <w:r w:rsidR="000F2B08">
          <w:rPr>
            <w:rStyle w:val="Hyperlink"/>
            <w:lang w:eastAsia="x-none"/>
          </w:rPr>
          <w:t>R1-1806337</w:t>
        </w:r>
      </w:hyperlink>
      <w:r w:rsidR="00E312AC">
        <w:rPr>
          <w:lang w:eastAsia="x-none"/>
        </w:rPr>
        <w:t>)</w:t>
      </w:r>
    </w:p>
    <w:p w14:paraId="4B04EAFC" w14:textId="148D6DCE" w:rsidR="00966D15" w:rsidRPr="00966D15" w:rsidRDefault="0058452E" w:rsidP="00966D15">
      <w:pPr>
        <w:ind w:left="720" w:hanging="720"/>
        <w:rPr>
          <w:lang w:eastAsia="x-none"/>
        </w:rPr>
      </w:pPr>
      <w:hyperlink r:id="rId1664" w:history="1">
        <w:r w:rsidR="000F2B08">
          <w:rPr>
            <w:rStyle w:val="Hyperlink"/>
            <w:lang w:eastAsia="x-none"/>
          </w:rPr>
          <w:t>R1-1806401</w:t>
        </w:r>
      </w:hyperlink>
      <w:r w:rsidR="00966D15" w:rsidRPr="00966D15">
        <w:rPr>
          <w:lang w:eastAsia="x-none"/>
        </w:rPr>
        <w:tab/>
        <w:t>Remaining issues on UCI multiplexing</w:t>
      </w:r>
      <w:r w:rsidR="00966D15" w:rsidRPr="00966D15">
        <w:rPr>
          <w:lang w:eastAsia="x-none"/>
        </w:rPr>
        <w:tab/>
        <w:t>Spreadtrum Communications</w:t>
      </w:r>
    </w:p>
    <w:p w14:paraId="16B7A708" w14:textId="2BCA365B" w:rsidR="00966D15" w:rsidRPr="00966D15" w:rsidRDefault="0058452E" w:rsidP="00966D15">
      <w:pPr>
        <w:ind w:left="720" w:hanging="720"/>
        <w:rPr>
          <w:lang w:eastAsia="x-none"/>
        </w:rPr>
      </w:pPr>
      <w:hyperlink r:id="rId1665" w:history="1">
        <w:r w:rsidR="000F2B08">
          <w:rPr>
            <w:rStyle w:val="Hyperlink"/>
            <w:lang w:eastAsia="x-none"/>
          </w:rPr>
          <w:t>R1-1806521</w:t>
        </w:r>
      </w:hyperlink>
      <w:r w:rsidR="00966D15" w:rsidRPr="00966D15">
        <w:rPr>
          <w:lang w:eastAsia="x-none"/>
        </w:rPr>
        <w:tab/>
        <w:t>UCI on PUSCH</w:t>
      </w:r>
      <w:r w:rsidR="00966D15" w:rsidRPr="00966D15">
        <w:rPr>
          <w:lang w:eastAsia="x-none"/>
        </w:rPr>
        <w:tab/>
        <w:t>Intel Corporation</w:t>
      </w:r>
    </w:p>
    <w:p w14:paraId="1E8F9D73" w14:textId="359CA829" w:rsidR="00966D15" w:rsidRPr="00966D15" w:rsidRDefault="0058452E" w:rsidP="00966D15">
      <w:pPr>
        <w:ind w:left="720" w:hanging="720"/>
        <w:rPr>
          <w:lang w:eastAsia="x-none"/>
        </w:rPr>
      </w:pPr>
      <w:hyperlink r:id="rId1666" w:history="1">
        <w:r w:rsidR="000F2B08">
          <w:rPr>
            <w:rStyle w:val="Hyperlink"/>
            <w:lang w:eastAsia="x-none"/>
          </w:rPr>
          <w:t>R1-1806622</w:t>
        </w:r>
      </w:hyperlink>
      <w:r w:rsidR="00966D15" w:rsidRPr="00966D15">
        <w:rPr>
          <w:lang w:eastAsia="x-none"/>
        </w:rPr>
        <w:tab/>
        <w:t>Discussion on multiplexing UL transmission with different requirements</w:t>
      </w:r>
      <w:r w:rsidR="00966D15" w:rsidRPr="00966D15">
        <w:rPr>
          <w:lang w:eastAsia="x-none"/>
        </w:rPr>
        <w:tab/>
        <w:t>LG Electronics</w:t>
      </w:r>
    </w:p>
    <w:p w14:paraId="0697F975" w14:textId="733F240D" w:rsidR="00966D15" w:rsidRPr="00966D15" w:rsidRDefault="0058452E" w:rsidP="00966D15">
      <w:pPr>
        <w:ind w:left="720" w:hanging="720"/>
        <w:rPr>
          <w:lang w:eastAsia="x-none"/>
        </w:rPr>
      </w:pPr>
      <w:hyperlink r:id="rId1667" w:history="1">
        <w:r w:rsidR="000F2B08">
          <w:rPr>
            <w:rStyle w:val="Hyperlink"/>
            <w:lang w:eastAsia="x-none"/>
          </w:rPr>
          <w:t>R1-1806623</w:t>
        </w:r>
      </w:hyperlink>
      <w:r w:rsidR="00966D15" w:rsidRPr="00966D15">
        <w:rPr>
          <w:lang w:eastAsia="x-none"/>
        </w:rPr>
        <w:tab/>
        <w:t>Remaining issues on UCI multiplexing</w:t>
      </w:r>
      <w:r w:rsidR="00966D15" w:rsidRPr="00966D15">
        <w:rPr>
          <w:lang w:eastAsia="x-none"/>
        </w:rPr>
        <w:tab/>
        <w:t>LG Electronics</w:t>
      </w:r>
    </w:p>
    <w:p w14:paraId="0F49A538" w14:textId="2D83EBE3" w:rsidR="00966D15" w:rsidRPr="00966D15" w:rsidRDefault="0058452E" w:rsidP="00966D15">
      <w:pPr>
        <w:ind w:left="720" w:hanging="720"/>
        <w:rPr>
          <w:lang w:eastAsia="x-none"/>
        </w:rPr>
      </w:pPr>
      <w:hyperlink r:id="rId1668" w:history="1">
        <w:r w:rsidR="000F2B08">
          <w:rPr>
            <w:rStyle w:val="Hyperlink"/>
            <w:lang w:eastAsia="x-none"/>
          </w:rPr>
          <w:t>R1-1806735</w:t>
        </w:r>
      </w:hyperlink>
      <w:r w:rsidR="00966D15" w:rsidRPr="00966D15">
        <w:rPr>
          <w:lang w:eastAsia="x-none"/>
        </w:rPr>
        <w:tab/>
        <w:t>Corrections on UCI Multiplexing in PUSCH</w:t>
      </w:r>
      <w:r w:rsidR="00966D15" w:rsidRPr="00966D15">
        <w:rPr>
          <w:lang w:eastAsia="x-none"/>
        </w:rPr>
        <w:tab/>
        <w:t>Samsung</w:t>
      </w:r>
    </w:p>
    <w:p w14:paraId="1754132A" w14:textId="1E4266CC" w:rsidR="00966D15" w:rsidRPr="00966D15" w:rsidRDefault="0058452E" w:rsidP="00966D15">
      <w:pPr>
        <w:ind w:left="720" w:hanging="720"/>
        <w:rPr>
          <w:lang w:eastAsia="x-none"/>
        </w:rPr>
      </w:pPr>
      <w:hyperlink r:id="rId1669" w:history="1">
        <w:r w:rsidR="000F2B08">
          <w:rPr>
            <w:rStyle w:val="Hyperlink"/>
            <w:lang w:eastAsia="x-none"/>
          </w:rPr>
          <w:t>R1-1806836</w:t>
        </w:r>
      </w:hyperlink>
      <w:r w:rsidR="00966D15" w:rsidRPr="00966D15">
        <w:rPr>
          <w:lang w:eastAsia="x-none"/>
        </w:rPr>
        <w:tab/>
        <w:t>Discussion on PUCCH partial overlap</w:t>
      </w:r>
      <w:r w:rsidR="00966D15" w:rsidRPr="00966D15">
        <w:rPr>
          <w:lang w:eastAsia="x-none"/>
        </w:rPr>
        <w:tab/>
        <w:t>OPPO</w:t>
      </w:r>
    </w:p>
    <w:p w14:paraId="0F6FE01E" w14:textId="06405A2B" w:rsidR="00966D15" w:rsidRPr="00966D15" w:rsidRDefault="0058452E" w:rsidP="00966D15">
      <w:pPr>
        <w:ind w:left="720" w:hanging="720"/>
        <w:rPr>
          <w:lang w:eastAsia="x-none"/>
        </w:rPr>
      </w:pPr>
      <w:hyperlink r:id="rId1670" w:history="1">
        <w:r w:rsidR="000F2B08">
          <w:rPr>
            <w:rStyle w:val="Hyperlink"/>
            <w:lang w:eastAsia="x-none"/>
          </w:rPr>
          <w:t>R1-1806837</w:t>
        </w:r>
      </w:hyperlink>
      <w:r w:rsidR="00966D15" w:rsidRPr="00966D15">
        <w:rPr>
          <w:lang w:eastAsia="x-none"/>
        </w:rPr>
        <w:tab/>
        <w:t>Discussion on overlapped UL transmissions with URLLC</w:t>
      </w:r>
      <w:r w:rsidR="00966D15" w:rsidRPr="00966D15">
        <w:rPr>
          <w:lang w:eastAsia="x-none"/>
        </w:rPr>
        <w:tab/>
        <w:t>OPPO</w:t>
      </w:r>
    </w:p>
    <w:p w14:paraId="51F598AB" w14:textId="2B56BF41" w:rsidR="00966D15" w:rsidRPr="00966D15" w:rsidRDefault="0058452E" w:rsidP="00966D15">
      <w:pPr>
        <w:ind w:left="720" w:hanging="720"/>
        <w:rPr>
          <w:lang w:eastAsia="x-none"/>
        </w:rPr>
      </w:pPr>
      <w:hyperlink r:id="rId1671" w:history="1">
        <w:r w:rsidR="000F2B08">
          <w:rPr>
            <w:rStyle w:val="Hyperlink"/>
            <w:lang w:eastAsia="x-none"/>
          </w:rPr>
          <w:t>R1-1806893</w:t>
        </w:r>
      </w:hyperlink>
      <w:r w:rsidR="00966D15" w:rsidRPr="00966D15">
        <w:rPr>
          <w:lang w:eastAsia="x-none"/>
        </w:rPr>
        <w:tab/>
        <w:t>UL multiplexing for URLLC</w:t>
      </w:r>
      <w:r w:rsidR="00966D15" w:rsidRPr="00966D15">
        <w:rPr>
          <w:lang w:eastAsia="x-none"/>
        </w:rPr>
        <w:tab/>
        <w:t>Huawei, HiSilicon</w:t>
      </w:r>
    </w:p>
    <w:p w14:paraId="55EEB3AF" w14:textId="5F887CCC" w:rsidR="00966D15" w:rsidRPr="00966D15" w:rsidRDefault="0058452E" w:rsidP="00966D15">
      <w:pPr>
        <w:ind w:left="720" w:hanging="720"/>
        <w:rPr>
          <w:lang w:eastAsia="x-none"/>
        </w:rPr>
      </w:pPr>
      <w:hyperlink r:id="rId1672" w:history="1">
        <w:r w:rsidR="000F2B08">
          <w:rPr>
            <w:rStyle w:val="Hyperlink"/>
            <w:lang w:eastAsia="x-none"/>
          </w:rPr>
          <w:t>R1-1806927</w:t>
        </w:r>
      </w:hyperlink>
      <w:r w:rsidR="00966D15" w:rsidRPr="00966D15">
        <w:rPr>
          <w:lang w:eastAsia="x-none"/>
        </w:rPr>
        <w:tab/>
        <w:t>On UCI multiplexing</w:t>
      </w:r>
      <w:r w:rsidR="00966D15" w:rsidRPr="00966D15">
        <w:rPr>
          <w:lang w:eastAsia="x-none"/>
        </w:rPr>
        <w:tab/>
        <w:t>Nokia, Nokia Shanghai Bell</w:t>
      </w:r>
    </w:p>
    <w:p w14:paraId="41701911" w14:textId="14C72EB1" w:rsidR="00966D15" w:rsidRPr="00966D15" w:rsidRDefault="0058452E" w:rsidP="00966D15">
      <w:pPr>
        <w:ind w:left="720" w:hanging="720"/>
        <w:rPr>
          <w:lang w:eastAsia="x-none"/>
        </w:rPr>
      </w:pPr>
      <w:hyperlink r:id="rId1673" w:history="1">
        <w:r w:rsidR="000F2B08">
          <w:rPr>
            <w:rStyle w:val="Hyperlink"/>
            <w:lang w:eastAsia="x-none"/>
          </w:rPr>
          <w:t>R1-1806928</w:t>
        </w:r>
      </w:hyperlink>
      <w:r w:rsidR="00966D15" w:rsidRPr="00966D15">
        <w:rPr>
          <w:lang w:eastAsia="x-none"/>
        </w:rPr>
        <w:tab/>
        <w:t>URLLC aspects for overlapped UL transmissions</w:t>
      </w:r>
      <w:r w:rsidR="00966D15" w:rsidRPr="00966D15">
        <w:rPr>
          <w:lang w:eastAsia="x-none"/>
        </w:rPr>
        <w:tab/>
        <w:t>Nokia, Nokia Shanghai Bell</w:t>
      </w:r>
    </w:p>
    <w:p w14:paraId="047E6883" w14:textId="5742D49E" w:rsidR="00966D15" w:rsidRPr="00966D15" w:rsidRDefault="0058452E" w:rsidP="00966D15">
      <w:pPr>
        <w:ind w:left="720" w:hanging="720"/>
        <w:rPr>
          <w:lang w:eastAsia="x-none"/>
        </w:rPr>
      </w:pPr>
      <w:hyperlink r:id="rId1674" w:history="1">
        <w:r w:rsidR="000F2B08">
          <w:rPr>
            <w:rStyle w:val="Hyperlink"/>
            <w:lang w:eastAsia="x-none"/>
          </w:rPr>
          <w:t>R1-1806948</w:t>
        </w:r>
      </w:hyperlink>
      <w:r w:rsidR="00966D15" w:rsidRPr="00966D15">
        <w:rPr>
          <w:lang w:eastAsia="x-none"/>
        </w:rPr>
        <w:tab/>
        <w:t>Remaining issues on UCI multiplexing</w:t>
      </w:r>
      <w:r w:rsidR="00966D15" w:rsidRPr="00966D15">
        <w:rPr>
          <w:lang w:eastAsia="x-none"/>
        </w:rPr>
        <w:tab/>
        <w:t>Sharp</w:t>
      </w:r>
    </w:p>
    <w:p w14:paraId="007C1A13" w14:textId="3B6E0F18" w:rsidR="00966D15" w:rsidRPr="00966D15" w:rsidRDefault="0058452E" w:rsidP="00966D15">
      <w:pPr>
        <w:ind w:left="720" w:hanging="720"/>
        <w:rPr>
          <w:lang w:eastAsia="x-none"/>
        </w:rPr>
      </w:pPr>
      <w:hyperlink r:id="rId1675" w:history="1">
        <w:r w:rsidR="000F2B08">
          <w:rPr>
            <w:rStyle w:val="Hyperlink"/>
            <w:lang w:eastAsia="x-none"/>
          </w:rPr>
          <w:t>R1-1806963</w:t>
        </w:r>
      </w:hyperlink>
      <w:r w:rsidR="00966D15" w:rsidRPr="00966D15">
        <w:rPr>
          <w:lang w:eastAsia="x-none"/>
        </w:rPr>
        <w:tab/>
        <w:t>URLLC UCI prioritization</w:t>
      </w:r>
      <w:r w:rsidR="00966D15" w:rsidRPr="00966D15">
        <w:rPr>
          <w:lang w:eastAsia="x-none"/>
        </w:rPr>
        <w:tab/>
        <w:t>InterDigital, Inc.</w:t>
      </w:r>
    </w:p>
    <w:p w14:paraId="3400EC06" w14:textId="44A520C9" w:rsidR="00966D15" w:rsidRPr="00966D15" w:rsidRDefault="0058452E" w:rsidP="00966D15">
      <w:pPr>
        <w:ind w:left="720" w:hanging="720"/>
        <w:rPr>
          <w:lang w:eastAsia="x-none"/>
        </w:rPr>
      </w:pPr>
      <w:hyperlink r:id="rId1676" w:history="1">
        <w:r w:rsidR="000F2B08">
          <w:rPr>
            <w:rStyle w:val="Hyperlink"/>
            <w:lang w:eastAsia="x-none"/>
          </w:rPr>
          <w:t>R1-1807063</w:t>
        </w:r>
      </w:hyperlink>
      <w:r w:rsidR="00966D15" w:rsidRPr="00966D15">
        <w:rPr>
          <w:lang w:eastAsia="x-none"/>
        </w:rPr>
        <w:tab/>
        <w:t>Maintenance of UCI multiplexing on PUSCH</w:t>
      </w:r>
      <w:r w:rsidR="00966D15" w:rsidRPr="00966D15">
        <w:rPr>
          <w:lang w:eastAsia="x-none"/>
        </w:rPr>
        <w:tab/>
        <w:t>NTT DOCOMO, INC.</w:t>
      </w:r>
    </w:p>
    <w:p w14:paraId="226B6099" w14:textId="60AC2380" w:rsidR="00966D15" w:rsidRPr="00966D15" w:rsidRDefault="0058452E" w:rsidP="00966D15">
      <w:pPr>
        <w:ind w:left="720" w:hanging="720"/>
        <w:rPr>
          <w:lang w:eastAsia="x-none"/>
        </w:rPr>
      </w:pPr>
      <w:hyperlink r:id="rId1677" w:history="1">
        <w:r w:rsidR="000F2B08">
          <w:rPr>
            <w:rStyle w:val="Hyperlink"/>
            <w:lang w:eastAsia="x-none"/>
          </w:rPr>
          <w:t>R1-1807064</w:t>
        </w:r>
      </w:hyperlink>
      <w:r w:rsidR="00966D15" w:rsidRPr="00966D15">
        <w:rPr>
          <w:lang w:eastAsia="x-none"/>
        </w:rPr>
        <w:tab/>
        <w:t>UCI multiplexing for June drop URLLC</w:t>
      </w:r>
      <w:r w:rsidR="00966D15" w:rsidRPr="00966D15">
        <w:rPr>
          <w:lang w:eastAsia="x-none"/>
        </w:rPr>
        <w:tab/>
        <w:t>NTT DOCOMO, INC.</w:t>
      </w:r>
    </w:p>
    <w:p w14:paraId="0C659854" w14:textId="4D0694A9" w:rsidR="00966D15" w:rsidRPr="00966D15" w:rsidRDefault="0058452E" w:rsidP="00966D15">
      <w:pPr>
        <w:ind w:left="720" w:hanging="720"/>
        <w:rPr>
          <w:lang w:eastAsia="x-none"/>
        </w:rPr>
      </w:pPr>
      <w:hyperlink r:id="rId1678" w:history="1">
        <w:r w:rsidR="000F2B08">
          <w:rPr>
            <w:rStyle w:val="Hyperlink"/>
            <w:lang w:eastAsia="x-none"/>
          </w:rPr>
          <w:t>R1-1807168</w:t>
        </w:r>
      </w:hyperlink>
      <w:r w:rsidR="00966D15" w:rsidRPr="00966D15">
        <w:rPr>
          <w:lang w:eastAsia="x-none"/>
        </w:rPr>
        <w:tab/>
        <w:t xml:space="preserve">On Remaining issue of UCI multiplexing </w:t>
      </w:r>
      <w:r w:rsidR="00966D15" w:rsidRPr="00966D15">
        <w:rPr>
          <w:lang w:eastAsia="x-none"/>
        </w:rPr>
        <w:tab/>
        <w:t>Xiaomi Communications</w:t>
      </w:r>
    </w:p>
    <w:p w14:paraId="309175F7" w14:textId="7555D208" w:rsidR="00966D15" w:rsidRPr="00966D15" w:rsidRDefault="0058452E" w:rsidP="00966D15">
      <w:pPr>
        <w:ind w:left="720" w:hanging="720"/>
        <w:rPr>
          <w:lang w:eastAsia="x-none"/>
        </w:rPr>
      </w:pPr>
      <w:hyperlink r:id="rId1679" w:history="1">
        <w:r w:rsidR="000F2B08">
          <w:rPr>
            <w:rStyle w:val="Hyperlink"/>
            <w:lang w:eastAsia="x-none"/>
          </w:rPr>
          <w:t>R1-1807202</w:t>
        </w:r>
      </w:hyperlink>
      <w:r w:rsidR="00966D15" w:rsidRPr="00966D15">
        <w:rPr>
          <w:lang w:eastAsia="x-none"/>
        </w:rPr>
        <w:tab/>
        <w:t>Remaining issues on UCI multiplexing on PUSCH</w:t>
      </w:r>
      <w:r w:rsidR="00966D15" w:rsidRPr="00966D15">
        <w:rPr>
          <w:lang w:eastAsia="x-none"/>
        </w:rPr>
        <w:tab/>
        <w:t>CATR</w:t>
      </w:r>
    </w:p>
    <w:p w14:paraId="576763B3" w14:textId="63F6A9E3" w:rsidR="00966D15" w:rsidRPr="00966D15" w:rsidRDefault="0058452E" w:rsidP="00966D15">
      <w:pPr>
        <w:ind w:left="720" w:hanging="720"/>
        <w:rPr>
          <w:lang w:eastAsia="x-none"/>
        </w:rPr>
      </w:pPr>
      <w:hyperlink r:id="rId1680" w:history="1">
        <w:r w:rsidR="000F2B08">
          <w:rPr>
            <w:rStyle w:val="Hyperlink"/>
            <w:lang w:eastAsia="x-none"/>
          </w:rPr>
          <w:t>R1-1807235</w:t>
        </w:r>
      </w:hyperlink>
      <w:r w:rsidR="00966D15" w:rsidRPr="00966D15">
        <w:rPr>
          <w:lang w:eastAsia="x-none"/>
        </w:rPr>
        <w:tab/>
        <w:t>Intra-UE UL multiplexing considering URLLC data in PUSCH</w:t>
      </w:r>
      <w:r w:rsidR="00966D15" w:rsidRPr="00966D15">
        <w:rPr>
          <w:lang w:eastAsia="x-none"/>
        </w:rPr>
        <w:tab/>
        <w:t>WILUS Inc.</w:t>
      </w:r>
    </w:p>
    <w:p w14:paraId="3468BFDA" w14:textId="58A61EB7" w:rsidR="00966D15" w:rsidRPr="00966D15" w:rsidRDefault="0058452E" w:rsidP="00966D15">
      <w:pPr>
        <w:ind w:left="720" w:hanging="720"/>
        <w:rPr>
          <w:lang w:eastAsia="x-none"/>
        </w:rPr>
      </w:pPr>
      <w:hyperlink r:id="rId1681" w:history="1">
        <w:r w:rsidR="000F2B08">
          <w:rPr>
            <w:rStyle w:val="Hyperlink"/>
            <w:lang w:eastAsia="x-none"/>
          </w:rPr>
          <w:t>R1-1807253</w:t>
        </w:r>
      </w:hyperlink>
      <w:r w:rsidR="00966D15" w:rsidRPr="00966D15">
        <w:rPr>
          <w:lang w:eastAsia="x-none"/>
        </w:rPr>
        <w:tab/>
        <w:t>On UCI Multiplexing on PUSCH</w:t>
      </w:r>
      <w:r w:rsidR="00966D15" w:rsidRPr="00966D15">
        <w:rPr>
          <w:lang w:eastAsia="x-none"/>
        </w:rPr>
        <w:tab/>
        <w:t>Ericsson</w:t>
      </w:r>
    </w:p>
    <w:p w14:paraId="3194ED0E" w14:textId="15F98ABE" w:rsidR="00966D15" w:rsidRPr="00966D15" w:rsidRDefault="0058452E" w:rsidP="00966D15">
      <w:pPr>
        <w:ind w:left="720" w:hanging="720"/>
        <w:rPr>
          <w:lang w:eastAsia="x-none"/>
        </w:rPr>
      </w:pPr>
      <w:hyperlink r:id="rId1682" w:history="1">
        <w:r w:rsidR="000F2B08">
          <w:rPr>
            <w:rStyle w:val="Hyperlink"/>
            <w:lang w:eastAsia="x-none"/>
          </w:rPr>
          <w:t>R1-1807359</w:t>
        </w:r>
      </w:hyperlink>
      <w:r w:rsidR="00966D15" w:rsidRPr="00966D15">
        <w:rPr>
          <w:lang w:eastAsia="x-none"/>
        </w:rPr>
        <w:tab/>
        <w:t>Remaining issues for overlapping UL transmissions</w:t>
      </w:r>
      <w:r w:rsidR="00966D15" w:rsidRPr="00966D15">
        <w:rPr>
          <w:lang w:eastAsia="x-none"/>
        </w:rPr>
        <w:tab/>
        <w:t>Qualcomm Incorporated</w:t>
      </w:r>
    </w:p>
    <w:p w14:paraId="39570A47" w14:textId="727F776B" w:rsidR="00966D15" w:rsidRPr="00966D15" w:rsidRDefault="0058452E" w:rsidP="00966D15">
      <w:pPr>
        <w:ind w:left="720" w:hanging="720"/>
        <w:rPr>
          <w:lang w:eastAsia="x-none"/>
        </w:rPr>
      </w:pPr>
      <w:hyperlink r:id="rId1683" w:history="1">
        <w:r w:rsidR="000F2B08">
          <w:rPr>
            <w:rStyle w:val="Hyperlink"/>
            <w:lang w:eastAsia="x-none"/>
          </w:rPr>
          <w:t>R1-1807360</w:t>
        </w:r>
      </w:hyperlink>
      <w:r w:rsidR="00966D15" w:rsidRPr="00966D15">
        <w:rPr>
          <w:lang w:eastAsia="x-none"/>
        </w:rPr>
        <w:tab/>
        <w:t>Handling UCI on PUSCH for URLLC</w:t>
      </w:r>
      <w:r w:rsidR="00966D15" w:rsidRPr="00966D15">
        <w:rPr>
          <w:lang w:eastAsia="x-none"/>
        </w:rPr>
        <w:tab/>
        <w:t>Qualcomm Incorporated</w:t>
      </w:r>
    </w:p>
    <w:p w14:paraId="5B32179D" w14:textId="2A932070" w:rsidR="00966D15" w:rsidRDefault="00966D15" w:rsidP="00E871C8">
      <w:pPr>
        <w:pStyle w:val="Heading5"/>
      </w:pPr>
      <w:bookmarkStart w:id="4253" w:name="_Toc516232632"/>
      <w:bookmarkEnd w:id="4252"/>
      <w:r w:rsidRPr="00966D15">
        <w:t>Resource allocation for</w:t>
      </w:r>
      <w:r w:rsidRPr="00966D15">
        <w:rPr>
          <w:rFonts w:hint="eastAsia"/>
        </w:rPr>
        <w:t xml:space="preserve"> PUCCH</w:t>
      </w:r>
      <w:bookmarkEnd w:id="4253"/>
    </w:p>
    <w:p w14:paraId="69502082" w14:textId="591BAEA9" w:rsidR="00E871C8" w:rsidRPr="00E871C8" w:rsidRDefault="0058452E" w:rsidP="00E871C8">
      <w:pPr>
        <w:rPr>
          <w:b/>
        </w:rPr>
      </w:pPr>
      <w:hyperlink r:id="rId1684" w:history="1">
        <w:r w:rsidR="000F2B08">
          <w:rPr>
            <w:rStyle w:val="Hyperlink"/>
            <w:b/>
          </w:rPr>
          <w:t>R1-1807600</w:t>
        </w:r>
      </w:hyperlink>
      <w:r w:rsidR="00E871C8" w:rsidRPr="00E871C8">
        <w:rPr>
          <w:b/>
        </w:rPr>
        <w:tab/>
        <w:t>Summary of RAN1#93 Tdocs on PUCCH resource allocation</w:t>
      </w:r>
      <w:r w:rsidR="00E871C8" w:rsidRPr="00E871C8">
        <w:rPr>
          <w:b/>
        </w:rPr>
        <w:tab/>
        <w:t>OPPO</w:t>
      </w:r>
    </w:p>
    <w:p w14:paraId="7260D238" w14:textId="77777777" w:rsidR="00E871C8" w:rsidRDefault="00E871C8" w:rsidP="00E871C8">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79A789DB" w14:textId="68189CD4" w:rsidR="00E871C8" w:rsidRDefault="00E871C8" w:rsidP="00E871C8"/>
    <w:p w14:paraId="4D7D7410" w14:textId="77777777" w:rsidR="00A85A4C" w:rsidRPr="0018768E" w:rsidRDefault="00A85A4C" w:rsidP="00A85A4C">
      <w:pPr>
        <w:ind w:left="720" w:hanging="720"/>
        <w:rPr>
          <w:b/>
          <w:szCs w:val="20"/>
          <w:lang w:eastAsia="x-none"/>
        </w:rPr>
      </w:pPr>
      <w:r w:rsidRPr="0018768E">
        <w:rPr>
          <w:szCs w:val="20"/>
          <w:lang w:eastAsia="x-none"/>
        </w:rPr>
        <w:lastRenderedPageBreak/>
        <w:t>Proposals</w:t>
      </w:r>
      <w:r w:rsidRPr="0018768E">
        <w:rPr>
          <w:b/>
          <w:szCs w:val="20"/>
          <w:lang w:eastAsia="x-none"/>
        </w:rPr>
        <w:t>:</w:t>
      </w:r>
    </w:p>
    <w:p w14:paraId="60DA636D" w14:textId="1CC99C89" w:rsidR="00A85A4C" w:rsidRPr="0018768E" w:rsidRDefault="00A85A4C" w:rsidP="00613418">
      <w:pPr>
        <w:numPr>
          <w:ilvl w:val="0"/>
          <w:numId w:val="67"/>
        </w:numPr>
        <w:rPr>
          <w:szCs w:val="20"/>
          <w:lang w:eastAsia="x-none"/>
        </w:rPr>
      </w:pPr>
      <w:r w:rsidRPr="0018768E">
        <w:rPr>
          <w:szCs w:val="20"/>
          <w:lang w:eastAsia="x-none"/>
        </w:rPr>
        <w:t xml:space="preserve">The first TP in Section 3 of </w:t>
      </w:r>
      <w:hyperlink r:id="rId1685" w:history="1">
        <w:r w:rsidR="000F2B08">
          <w:rPr>
            <w:rStyle w:val="Hyperlink"/>
            <w:szCs w:val="20"/>
            <w:lang w:eastAsia="x-none"/>
          </w:rPr>
          <w:t>R1-1807600</w:t>
        </w:r>
      </w:hyperlink>
      <w:r w:rsidRPr="0018768E">
        <w:rPr>
          <w:szCs w:val="20"/>
          <w:lang w:eastAsia="x-none"/>
        </w:rPr>
        <w:t xml:space="preserve"> for Section 9.2.3 of 38.213 is adopted with the following update:</w:t>
      </w:r>
    </w:p>
    <w:p w14:paraId="35252FBB" w14:textId="77777777" w:rsidR="00A85A4C" w:rsidRPr="0018768E" w:rsidRDefault="00A85A4C" w:rsidP="00613418">
      <w:pPr>
        <w:numPr>
          <w:ilvl w:val="1"/>
          <w:numId w:val="67"/>
        </w:numPr>
        <w:rPr>
          <w:szCs w:val="20"/>
          <w:lang w:eastAsia="x-none"/>
        </w:rPr>
      </w:pPr>
      <w:r w:rsidRPr="0018768E">
        <w:rPr>
          <w:szCs w:val="20"/>
          <w:lang w:eastAsia="x-none"/>
        </w:rPr>
        <w:t xml:space="preserve">Also removing the first part of equation on the RHS when </w:t>
      </w:r>
      <w:r w:rsidRPr="0018768E">
        <w:rPr>
          <w:szCs w:val="20"/>
          <w:lang w:eastAsia="x-none"/>
        </w:rPr>
        <w:sym w:font="Symbol" w:char="F044"/>
      </w:r>
      <w:r w:rsidRPr="0018768E">
        <w:rPr>
          <w:szCs w:val="20"/>
          <w:vertAlign w:val="subscript"/>
          <w:lang w:eastAsia="x-none"/>
        </w:rPr>
        <w:t>PRI</w:t>
      </w:r>
      <w:r w:rsidRPr="0018768E">
        <w:rPr>
          <w:szCs w:val="20"/>
          <w:lang w:eastAsia="x-none"/>
        </w:rPr>
        <w:t xml:space="preserve"> &lt; R</w:t>
      </w:r>
      <w:r w:rsidRPr="0018768E">
        <w:rPr>
          <w:szCs w:val="20"/>
          <w:vertAlign w:val="subscript"/>
          <w:lang w:eastAsia="x-none"/>
        </w:rPr>
        <w:t>PUCCH</w:t>
      </w:r>
      <w:r w:rsidRPr="0018768E">
        <w:rPr>
          <w:szCs w:val="20"/>
          <w:lang w:eastAsia="x-none"/>
        </w:rPr>
        <w:t xml:space="preserve"> mod 8</w:t>
      </w:r>
    </w:p>
    <w:p w14:paraId="6EA4D852" w14:textId="77777777" w:rsidR="00A85A4C" w:rsidRPr="0018768E" w:rsidRDefault="00A85A4C" w:rsidP="00A85A4C">
      <w:pPr>
        <w:ind w:left="720" w:hanging="720"/>
        <w:rPr>
          <w:szCs w:val="20"/>
          <w:lang w:eastAsia="x-none"/>
        </w:rPr>
      </w:pPr>
      <w:r w:rsidRPr="0018768E">
        <w:rPr>
          <w:szCs w:val="20"/>
          <w:lang w:eastAsia="x-none"/>
        </w:rPr>
        <w:t>Discuss further offline by removing the table but adding a sentence on mapping RRC configuration with the resource indexing</w:t>
      </w:r>
    </w:p>
    <w:p w14:paraId="13455CD7" w14:textId="4838401B" w:rsidR="00E871C8" w:rsidRDefault="00E871C8" w:rsidP="00E871C8"/>
    <w:p w14:paraId="31002BCB" w14:textId="4CCBC68E" w:rsidR="00A85A4C" w:rsidRPr="00A249B7" w:rsidRDefault="00A249B7" w:rsidP="00E871C8">
      <w:pPr>
        <w:rPr>
          <w:b/>
        </w:rPr>
      </w:pPr>
      <w:r w:rsidRPr="00A249B7">
        <w:rPr>
          <w:b/>
        </w:rPr>
        <w:t>Tuesday session</w:t>
      </w:r>
    </w:p>
    <w:p w14:paraId="408D1A4A" w14:textId="5736CC3D" w:rsidR="00A249B7" w:rsidRPr="00A249B7" w:rsidRDefault="0058452E" w:rsidP="00A249B7">
      <w:pPr>
        <w:rPr>
          <w:b/>
        </w:rPr>
      </w:pPr>
      <w:hyperlink r:id="rId1686" w:history="1">
        <w:r w:rsidR="000F2B08">
          <w:rPr>
            <w:rStyle w:val="Hyperlink"/>
            <w:b/>
          </w:rPr>
          <w:t>R1-1807697</w:t>
        </w:r>
      </w:hyperlink>
      <w:r w:rsidR="00A249B7" w:rsidRPr="00A249B7">
        <w:rPr>
          <w:b/>
        </w:rPr>
        <w:tab/>
        <w:t>Summary of offline discussion on PUCCH resource allocation</w:t>
      </w:r>
      <w:r w:rsidR="00A249B7" w:rsidRPr="00A249B7">
        <w:rPr>
          <w:b/>
        </w:rPr>
        <w:tab/>
        <w:t>OPPO</w:t>
      </w:r>
    </w:p>
    <w:p w14:paraId="7586861C" w14:textId="77777777" w:rsidR="00A249B7" w:rsidRDefault="00A249B7" w:rsidP="00A249B7">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13F95E2D" w14:textId="317F070D" w:rsidR="00A249B7" w:rsidRDefault="00A249B7" w:rsidP="00A249B7"/>
    <w:p w14:paraId="3315CB7A" w14:textId="0FF1CE65" w:rsidR="003B0C24" w:rsidRPr="003B0C24" w:rsidRDefault="003B0C24" w:rsidP="003B0C24">
      <w:pPr>
        <w:rPr>
          <w:rFonts w:eastAsia="SimSun"/>
          <w:szCs w:val="20"/>
          <w:lang w:eastAsia="zh-CN"/>
        </w:rPr>
      </w:pPr>
      <w:r w:rsidRPr="003B0C24">
        <w:rPr>
          <w:highlight w:val="green"/>
        </w:rPr>
        <w:t>Agreements</w:t>
      </w:r>
      <w:r w:rsidRPr="003B0C24">
        <w:t>:</w:t>
      </w:r>
      <w:r>
        <w:t xml:space="preserve"> </w:t>
      </w:r>
      <w:r w:rsidRPr="003B0C24">
        <w:rPr>
          <w:rFonts w:eastAsia="SimSun" w:hint="eastAsia"/>
          <w:szCs w:val="20"/>
          <w:lang w:eastAsia="zh-CN"/>
        </w:rPr>
        <w:t>Confirm working assumption as:</w:t>
      </w:r>
    </w:p>
    <w:p w14:paraId="662BD0AC" w14:textId="77777777" w:rsidR="003B0C24" w:rsidRPr="003B0C24" w:rsidRDefault="003B0C24" w:rsidP="00613418">
      <w:pPr>
        <w:pStyle w:val="ListParagraph"/>
        <w:numPr>
          <w:ilvl w:val="0"/>
          <w:numId w:val="61"/>
        </w:numPr>
        <w:rPr>
          <w:lang w:eastAsia="zh-CN"/>
        </w:rPr>
      </w:pPr>
      <w:r w:rsidRPr="003B0C24">
        <w:t>For PUCCH resource allocation</w:t>
      </w:r>
      <w:r w:rsidRPr="003B0C24">
        <w:rPr>
          <w:rFonts w:hint="eastAsia"/>
          <w:lang w:eastAsia="zh-CN"/>
        </w:rPr>
        <w:t xml:space="preserve"> before</w:t>
      </w:r>
      <w:r w:rsidRPr="003B0C24">
        <w:t xml:space="preserve"> a UE has a </w:t>
      </w:r>
      <w:r w:rsidRPr="003B0C24">
        <w:rPr>
          <w:rFonts w:hint="eastAsia"/>
        </w:rPr>
        <w:t xml:space="preserve">dedicated </w:t>
      </w:r>
      <w:r w:rsidRPr="003B0C24">
        <w:t xml:space="preserve">PUCCH configuration, </w:t>
      </w:r>
    </w:p>
    <w:p w14:paraId="39F15005" w14:textId="78E40FCC" w:rsidR="003B0C24" w:rsidRPr="003B0C24" w:rsidRDefault="003B0C24" w:rsidP="00613418">
      <w:pPr>
        <w:pStyle w:val="ListParagraph"/>
        <w:numPr>
          <w:ilvl w:val="1"/>
          <w:numId w:val="61"/>
        </w:numPr>
      </w:pPr>
      <w:r w:rsidRPr="003B0C24">
        <w:rPr>
          <w:rFonts w:hint="eastAsia"/>
        </w:rPr>
        <w:t xml:space="preserve">One RMSI value is used for indicating cell-specific PRB offset = </w:t>
      </w:r>
      <w:r w:rsidRPr="003B0C24">
        <w:t>Floor(N</w:t>
      </w:r>
      <w:r w:rsidRPr="003B0C24">
        <w:rPr>
          <w:rFonts w:hint="eastAsia"/>
          <w:vertAlign w:val="subscript"/>
        </w:rPr>
        <w:t>BWP</w:t>
      </w:r>
      <w:r w:rsidRPr="003B0C24">
        <w:t>/4)</w:t>
      </w:r>
      <w:r w:rsidRPr="003B0C24">
        <w:rPr>
          <w:rFonts w:hint="eastAsia"/>
        </w:rPr>
        <w:t xml:space="preserve"> for PUCCH duration = 14 symbols.</w:t>
      </w:r>
    </w:p>
    <w:p w14:paraId="79979B1E" w14:textId="77777777" w:rsidR="003B0C24" w:rsidRPr="003B0C24" w:rsidRDefault="003B0C24" w:rsidP="00613418">
      <w:pPr>
        <w:pStyle w:val="ListParagraph"/>
        <w:numPr>
          <w:ilvl w:val="2"/>
          <w:numId w:val="61"/>
        </w:numPr>
      </w:pPr>
      <w:r w:rsidRPr="003B0C24">
        <w:t>N</w:t>
      </w:r>
      <w:r w:rsidRPr="003B0C24">
        <w:rPr>
          <w:rFonts w:hint="eastAsia"/>
          <w:vertAlign w:val="subscript"/>
        </w:rPr>
        <w:t>BWP</w:t>
      </w:r>
      <w:r w:rsidRPr="003B0C24">
        <w:t xml:space="preserve"> </w:t>
      </w:r>
      <w:r w:rsidRPr="003B0C24">
        <w:rPr>
          <w:rFonts w:hint="eastAsia"/>
        </w:rPr>
        <w:t>is the size of initial UL BWP</w:t>
      </w:r>
    </w:p>
    <w:p w14:paraId="4826BCCB" w14:textId="77777777" w:rsidR="003B0C24" w:rsidRPr="003B0C24" w:rsidRDefault="003B0C24" w:rsidP="00613418">
      <w:pPr>
        <w:pStyle w:val="ListParagraph"/>
        <w:numPr>
          <w:ilvl w:val="1"/>
          <w:numId w:val="61"/>
        </w:numPr>
      </w:pPr>
      <w:r w:rsidRPr="003B0C24">
        <w:rPr>
          <w:rFonts w:hint="eastAsia"/>
          <w:lang w:eastAsia="zh-CN"/>
        </w:rPr>
        <w:t xml:space="preserve">For 2 symbols, 4 symbols and 10 symbols, </w:t>
      </w:r>
    </w:p>
    <w:p w14:paraId="11258AFF" w14:textId="77777777" w:rsidR="003B0C24" w:rsidRPr="003B0C24" w:rsidRDefault="003B0C24" w:rsidP="00613418">
      <w:pPr>
        <w:pStyle w:val="ListParagraph"/>
        <w:numPr>
          <w:ilvl w:val="2"/>
          <w:numId w:val="61"/>
        </w:numPr>
      </w:pPr>
      <w:r w:rsidRPr="003B0C24">
        <w:t>Floor(N</w:t>
      </w:r>
      <w:r w:rsidRPr="003B0C24">
        <w:rPr>
          <w:rFonts w:hint="eastAsia"/>
          <w:vertAlign w:val="subscript"/>
        </w:rPr>
        <w:t>BWP</w:t>
      </w:r>
      <w:r w:rsidRPr="003B0C24">
        <w:t>/4)</w:t>
      </w:r>
      <w:r w:rsidRPr="003B0C24">
        <w:rPr>
          <w:rFonts w:hint="eastAsia"/>
          <w:lang w:eastAsia="zh-CN"/>
        </w:rPr>
        <w:t xml:space="preserve"> is not specified.</w:t>
      </w:r>
    </w:p>
    <w:p w14:paraId="6852048B" w14:textId="77777777" w:rsidR="003B0C24" w:rsidRPr="003B0C24" w:rsidRDefault="003B0C24" w:rsidP="00613418">
      <w:pPr>
        <w:pStyle w:val="ListParagraph"/>
        <w:numPr>
          <w:ilvl w:val="1"/>
          <w:numId w:val="61"/>
        </w:numPr>
      </w:pPr>
      <w:r w:rsidRPr="003B0C24">
        <w:rPr>
          <w:rFonts w:hint="eastAsia"/>
          <w:lang w:eastAsia="zh-CN"/>
        </w:rPr>
        <w:t>At least one additional offset is specified in number of PRBs for each duration.</w:t>
      </w:r>
    </w:p>
    <w:p w14:paraId="2D853345" w14:textId="77777777" w:rsidR="003B0C24" w:rsidRPr="003B0C24" w:rsidRDefault="003B0C24" w:rsidP="00613418">
      <w:pPr>
        <w:pStyle w:val="ListParagraph"/>
        <w:numPr>
          <w:ilvl w:val="2"/>
          <w:numId w:val="61"/>
        </w:numPr>
      </w:pPr>
      <w:r w:rsidRPr="003B0C24">
        <w:rPr>
          <w:rFonts w:hint="eastAsia"/>
          <w:lang w:eastAsia="zh-CN"/>
        </w:rPr>
        <w:t>Note: Offset = 0 has been agreed.</w:t>
      </w:r>
    </w:p>
    <w:p w14:paraId="713E4F64" w14:textId="429ECEF8" w:rsidR="00A249B7" w:rsidRDefault="00A249B7" w:rsidP="00A249B7"/>
    <w:p w14:paraId="6176E685" w14:textId="765A7CE6" w:rsidR="003B0C24" w:rsidRPr="00E272C3" w:rsidRDefault="00E272C3" w:rsidP="00A249B7">
      <w:pPr>
        <w:rPr>
          <w:b/>
        </w:rPr>
      </w:pPr>
      <w:r w:rsidRPr="00E272C3">
        <w:rPr>
          <w:b/>
        </w:rPr>
        <w:t>Wednesday session</w:t>
      </w:r>
    </w:p>
    <w:p w14:paraId="08767CCB" w14:textId="2F45690F" w:rsidR="00E272C3" w:rsidRPr="00E272C3" w:rsidRDefault="0058452E" w:rsidP="00E272C3">
      <w:pPr>
        <w:rPr>
          <w:b/>
        </w:rPr>
      </w:pPr>
      <w:hyperlink r:id="rId1687" w:history="1">
        <w:r w:rsidR="000F2B08">
          <w:rPr>
            <w:rStyle w:val="Hyperlink"/>
            <w:b/>
          </w:rPr>
          <w:t>R1-1807751</w:t>
        </w:r>
      </w:hyperlink>
      <w:r w:rsidR="00E272C3" w:rsidRPr="00E272C3">
        <w:rPr>
          <w:b/>
        </w:rPr>
        <w:tab/>
        <w:t>Summary of offline discussion on PUCCH resource allocation</w:t>
      </w:r>
      <w:r w:rsidR="00E272C3" w:rsidRPr="00E272C3">
        <w:rPr>
          <w:b/>
        </w:rPr>
        <w:tab/>
        <w:t>OPPO</w:t>
      </w:r>
    </w:p>
    <w:p w14:paraId="40C28EE6" w14:textId="77777777" w:rsidR="00E272C3" w:rsidRDefault="00E272C3" w:rsidP="00E272C3">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65FC11C0" w14:textId="72DA021A" w:rsidR="00E272C3" w:rsidRDefault="00E272C3" w:rsidP="00E272C3"/>
    <w:p w14:paraId="37B70364" w14:textId="77777777" w:rsidR="004924A7" w:rsidRDefault="004924A7" w:rsidP="004924A7">
      <w:pPr>
        <w:rPr>
          <w:b/>
          <w:lang w:eastAsia="x-none"/>
        </w:rPr>
      </w:pPr>
      <w:r w:rsidRPr="00147589">
        <w:rPr>
          <w:highlight w:val="green"/>
          <w:lang w:eastAsia="x-none"/>
        </w:rPr>
        <w:t>Agreements</w:t>
      </w:r>
      <w:r>
        <w:rPr>
          <w:b/>
          <w:lang w:eastAsia="x-none"/>
        </w:rPr>
        <w:t>:</w:t>
      </w:r>
    </w:p>
    <w:p w14:paraId="0309E215" w14:textId="77777777" w:rsidR="004924A7" w:rsidRPr="004924A7" w:rsidRDefault="004924A7" w:rsidP="00613418">
      <w:pPr>
        <w:pStyle w:val="ListParagraph"/>
        <w:numPr>
          <w:ilvl w:val="0"/>
          <w:numId w:val="61"/>
        </w:numPr>
        <w:rPr>
          <w:lang w:eastAsia="zh-CN"/>
        </w:rPr>
      </w:pPr>
      <w:r w:rsidRPr="005D5BA2">
        <w:t>For PUCCH resource allocation</w:t>
      </w:r>
      <w:r w:rsidRPr="005D5BA2">
        <w:rPr>
          <w:rFonts w:hint="eastAsia"/>
        </w:rPr>
        <w:t xml:space="preserve"> before</w:t>
      </w:r>
      <w:r w:rsidRPr="005D5BA2">
        <w:t xml:space="preserve"> a UE has a </w:t>
      </w:r>
      <w:r w:rsidRPr="005D5BA2">
        <w:rPr>
          <w:rFonts w:hint="eastAsia"/>
        </w:rPr>
        <w:t xml:space="preserve">dedicated </w:t>
      </w:r>
      <w:r w:rsidRPr="005D5BA2">
        <w:t xml:space="preserve">PUCCH configuration, </w:t>
      </w:r>
      <w:r w:rsidRPr="004924A7">
        <w:rPr>
          <w:rFonts w:hint="eastAsia"/>
          <w:lang w:eastAsia="zh-CN"/>
        </w:rPr>
        <w:t xml:space="preserve">adopt </w:t>
      </w:r>
      <w:r w:rsidRPr="00BB7FB0">
        <w:rPr>
          <w:rFonts w:hint="eastAsia"/>
        </w:rPr>
        <w:t>the</w:t>
      </w:r>
      <w:r w:rsidRPr="004924A7">
        <w:rPr>
          <w:rFonts w:hint="eastAsia"/>
          <w:lang w:eastAsia="zh-CN"/>
        </w:rPr>
        <w:t xml:space="preserve"> following</w:t>
      </w:r>
      <w:r w:rsidRPr="00BB7FB0">
        <w:rPr>
          <w:rFonts w:hint="eastAsia"/>
        </w:rPr>
        <w:t xml:space="preserve"> table </w:t>
      </w:r>
      <w:r w:rsidRPr="004924A7">
        <w:rPr>
          <w:rFonts w:hint="eastAsia"/>
          <w:lang w:eastAsia="zh-CN"/>
        </w:rPr>
        <w:t>for</w:t>
      </w:r>
      <w:r>
        <w:rPr>
          <w:rFonts w:hint="eastAsia"/>
        </w:rPr>
        <w:t xml:space="preserve"> specif</w:t>
      </w:r>
      <w:r w:rsidRPr="004924A7">
        <w:rPr>
          <w:rFonts w:hint="eastAsia"/>
          <w:lang w:eastAsia="zh-CN"/>
        </w:rPr>
        <w:t>ying cell-specific</w:t>
      </w:r>
      <w:r w:rsidRPr="004924A7">
        <w:rPr>
          <w:lang w:eastAsia="zh-CN"/>
        </w:rPr>
        <w:t xml:space="preserve"> PUCCH</w:t>
      </w:r>
      <w:r w:rsidRPr="004924A7">
        <w:rPr>
          <w:rFonts w:hint="eastAsia"/>
          <w:lang w:eastAsia="zh-CN"/>
        </w:rPr>
        <w:t xml:space="preserve"> </w:t>
      </w:r>
      <w:r w:rsidRPr="004924A7">
        <w:rPr>
          <w:lang w:eastAsia="zh-CN"/>
        </w:rPr>
        <w:t>resources/parameters</w:t>
      </w:r>
      <w:r w:rsidRPr="004924A7">
        <w:rPr>
          <w:rFonts w:hint="eastAsia"/>
          <w:lang w:eastAsia="zh-CN"/>
        </w:rPr>
        <w:t>:</w:t>
      </w:r>
    </w:p>
    <w:p w14:paraId="2D32EF6F" w14:textId="77777777" w:rsidR="004924A7" w:rsidRPr="00DA2B0B" w:rsidRDefault="004924A7" w:rsidP="00613418">
      <w:pPr>
        <w:pStyle w:val="ListParagraph"/>
        <w:numPr>
          <w:ilvl w:val="1"/>
          <w:numId w:val="61"/>
        </w:numPr>
      </w:pPr>
      <w:r w:rsidRPr="005D5BA2">
        <w:t>N</w:t>
      </w:r>
      <w:r w:rsidRPr="004924A7">
        <w:rPr>
          <w:rFonts w:hint="eastAsia"/>
          <w:vertAlign w:val="subscript"/>
        </w:rPr>
        <w:t>BWP</w:t>
      </w:r>
      <w:r w:rsidRPr="005D5BA2">
        <w:t xml:space="preserve"> </w:t>
      </w:r>
      <w:r w:rsidRPr="005D5BA2">
        <w:rPr>
          <w:rFonts w:hint="eastAsia"/>
        </w:rPr>
        <w:t>is the size of initial UL BWP</w:t>
      </w:r>
    </w:p>
    <w:tbl>
      <w:tblPr>
        <w:tblW w:w="742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157"/>
        <w:gridCol w:w="992"/>
        <w:gridCol w:w="1258"/>
        <w:gridCol w:w="1577"/>
        <w:gridCol w:w="1541"/>
      </w:tblGrid>
      <w:tr w:rsidR="004924A7" w:rsidRPr="004924A7" w14:paraId="1D4596AB" w14:textId="77777777" w:rsidTr="009C33F8">
        <w:tc>
          <w:tcPr>
            <w:tcW w:w="901" w:type="dxa"/>
            <w:shd w:val="clear" w:color="auto" w:fill="auto"/>
            <w:vAlign w:val="bottom"/>
          </w:tcPr>
          <w:p w14:paraId="16184AD3" w14:textId="77777777" w:rsidR="004924A7" w:rsidRPr="004924A7" w:rsidRDefault="004924A7" w:rsidP="009C33F8">
            <w:pPr>
              <w:pStyle w:val="Comments"/>
              <w:rPr>
                <w:rStyle w:val="CommentReference"/>
                <w:i w:val="0"/>
              </w:rPr>
            </w:pPr>
            <w:r w:rsidRPr="004924A7">
              <w:rPr>
                <w:rStyle w:val="CommentReference"/>
                <w:rFonts w:hint="eastAsia"/>
                <w:i w:val="0"/>
              </w:rPr>
              <w:t>RMSI value</w:t>
            </w:r>
          </w:p>
        </w:tc>
        <w:tc>
          <w:tcPr>
            <w:tcW w:w="1157" w:type="dxa"/>
            <w:shd w:val="clear" w:color="auto" w:fill="auto"/>
            <w:vAlign w:val="bottom"/>
          </w:tcPr>
          <w:p w14:paraId="3CFB2E6F" w14:textId="77777777" w:rsidR="004924A7" w:rsidRPr="004924A7" w:rsidRDefault="004924A7" w:rsidP="009C33F8">
            <w:pPr>
              <w:pStyle w:val="Comments"/>
              <w:rPr>
                <w:rStyle w:val="CommentReference"/>
                <w:i w:val="0"/>
              </w:rPr>
            </w:pPr>
            <w:r w:rsidRPr="004924A7">
              <w:rPr>
                <w:rStyle w:val="CommentReference"/>
                <w:i w:val="0"/>
              </w:rPr>
              <w:t>PUCCH format</w:t>
            </w:r>
          </w:p>
        </w:tc>
        <w:tc>
          <w:tcPr>
            <w:tcW w:w="992" w:type="dxa"/>
            <w:shd w:val="clear" w:color="auto" w:fill="auto"/>
            <w:vAlign w:val="bottom"/>
          </w:tcPr>
          <w:p w14:paraId="0B31317E" w14:textId="77777777" w:rsidR="004924A7" w:rsidRPr="004924A7" w:rsidRDefault="004924A7" w:rsidP="009C33F8">
            <w:pPr>
              <w:pStyle w:val="Comments"/>
              <w:rPr>
                <w:rStyle w:val="CommentReference"/>
                <w:i w:val="0"/>
              </w:rPr>
            </w:pPr>
            <w:r w:rsidRPr="004924A7">
              <w:rPr>
                <w:rStyle w:val="CommentReference"/>
                <w:rFonts w:hint="eastAsia"/>
                <w:i w:val="0"/>
              </w:rPr>
              <w:t>Starting</w:t>
            </w:r>
            <w:r w:rsidRPr="004924A7">
              <w:rPr>
                <w:rStyle w:val="CommentReference"/>
                <w:i w:val="0"/>
              </w:rPr>
              <w:t xml:space="preserve"> symbol</w:t>
            </w:r>
          </w:p>
        </w:tc>
        <w:tc>
          <w:tcPr>
            <w:tcW w:w="1258" w:type="dxa"/>
            <w:shd w:val="clear" w:color="auto" w:fill="auto"/>
            <w:vAlign w:val="bottom"/>
          </w:tcPr>
          <w:p w14:paraId="79446817" w14:textId="77777777" w:rsidR="004924A7" w:rsidRPr="004924A7" w:rsidRDefault="004924A7" w:rsidP="009C33F8">
            <w:pPr>
              <w:pStyle w:val="Comments"/>
              <w:rPr>
                <w:rStyle w:val="CommentReference"/>
                <w:i w:val="0"/>
              </w:rPr>
            </w:pPr>
            <w:r w:rsidRPr="004924A7">
              <w:rPr>
                <w:rStyle w:val="CommentReference"/>
                <w:i w:val="0"/>
              </w:rPr>
              <w:t>Number of symbols</w:t>
            </w:r>
          </w:p>
        </w:tc>
        <w:tc>
          <w:tcPr>
            <w:tcW w:w="1577" w:type="dxa"/>
            <w:shd w:val="clear" w:color="auto" w:fill="auto"/>
            <w:vAlign w:val="bottom"/>
          </w:tcPr>
          <w:p w14:paraId="505A38D5" w14:textId="77777777" w:rsidR="004924A7" w:rsidRPr="004924A7" w:rsidRDefault="004924A7" w:rsidP="009C33F8">
            <w:pPr>
              <w:pStyle w:val="Comments"/>
              <w:rPr>
                <w:rStyle w:val="CommentReference"/>
                <w:i w:val="0"/>
              </w:rPr>
            </w:pPr>
            <w:r w:rsidRPr="004924A7">
              <w:rPr>
                <w:rStyle w:val="CommentReference"/>
                <w:rFonts w:hint="eastAsia"/>
                <w:i w:val="0"/>
              </w:rPr>
              <w:t xml:space="preserve">Cell-specific </w:t>
            </w:r>
            <w:r w:rsidRPr="004924A7">
              <w:rPr>
                <w:rStyle w:val="CommentReference"/>
                <w:i w:val="0"/>
              </w:rPr>
              <w:t>PRB offset</w:t>
            </w:r>
          </w:p>
        </w:tc>
        <w:tc>
          <w:tcPr>
            <w:tcW w:w="1541" w:type="dxa"/>
            <w:shd w:val="clear" w:color="auto" w:fill="auto"/>
            <w:vAlign w:val="bottom"/>
          </w:tcPr>
          <w:p w14:paraId="30433499" w14:textId="77777777" w:rsidR="004924A7" w:rsidRPr="004924A7" w:rsidRDefault="004924A7" w:rsidP="009C33F8">
            <w:pPr>
              <w:pStyle w:val="Comments"/>
              <w:rPr>
                <w:rStyle w:val="CommentReference"/>
                <w:i w:val="0"/>
              </w:rPr>
            </w:pPr>
            <w:r w:rsidRPr="004924A7">
              <w:rPr>
                <w:rStyle w:val="CommentReference"/>
                <w:rFonts w:hint="eastAsia"/>
                <w:i w:val="0"/>
              </w:rPr>
              <w:t xml:space="preserve">Initial </w:t>
            </w:r>
            <w:r w:rsidRPr="004924A7">
              <w:rPr>
                <w:rStyle w:val="CommentReference"/>
                <w:i w:val="0"/>
              </w:rPr>
              <w:t xml:space="preserve">CS </w:t>
            </w:r>
            <w:r w:rsidRPr="004924A7">
              <w:rPr>
                <w:rStyle w:val="CommentReference"/>
                <w:rFonts w:hint="eastAsia"/>
                <w:i w:val="0"/>
              </w:rPr>
              <w:t>index s</w:t>
            </w:r>
            <w:r w:rsidRPr="004924A7">
              <w:rPr>
                <w:rStyle w:val="CommentReference"/>
                <w:i w:val="0"/>
              </w:rPr>
              <w:t>et</w:t>
            </w:r>
          </w:p>
        </w:tc>
      </w:tr>
      <w:tr w:rsidR="004924A7" w:rsidRPr="004924A7" w14:paraId="0DE3C5C6" w14:textId="77777777" w:rsidTr="009C33F8">
        <w:trPr>
          <w:trHeight w:val="273"/>
        </w:trPr>
        <w:tc>
          <w:tcPr>
            <w:tcW w:w="901" w:type="dxa"/>
            <w:shd w:val="clear" w:color="auto" w:fill="auto"/>
          </w:tcPr>
          <w:p w14:paraId="11B1E3BC" w14:textId="77777777" w:rsidR="004924A7" w:rsidRPr="004924A7" w:rsidRDefault="004924A7" w:rsidP="009C33F8">
            <w:pPr>
              <w:pStyle w:val="TAC"/>
              <w:rPr>
                <w:sz w:val="16"/>
                <w:szCs w:val="16"/>
                <w:lang w:val="en-US"/>
              </w:rPr>
            </w:pPr>
            <w:r w:rsidRPr="004924A7">
              <w:rPr>
                <w:sz w:val="16"/>
                <w:szCs w:val="16"/>
                <w:lang w:val="en-US"/>
              </w:rPr>
              <w:t>0</w:t>
            </w:r>
          </w:p>
        </w:tc>
        <w:tc>
          <w:tcPr>
            <w:tcW w:w="1157" w:type="dxa"/>
            <w:shd w:val="clear" w:color="auto" w:fill="auto"/>
          </w:tcPr>
          <w:p w14:paraId="707A4CF4" w14:textId="77777777" w:rsidR="004924A7" w:rsidRPr="004924A7" w:rsidRDefault="004924A7" w:rsidP="009C33F8">
            <w:pPr>
              <w:pStyle w:val="TAC"/>
              <w:rPr>
                <w:sz w:val="16"/>
                <w:szCs w:val="16"/>
                <w:lang w:val="en-US"/>
              </w:rPr>
            </w:pPr>
            <w:r w:rsidRPr="004924A7">
              <w:rPr>
                <w:sz w:val="16"/>
                <w:szCs w:val="16"/>
                <w:lang w:val="en-US"/>
              </w:rPr>
              <w:t>0</w:t>
            </w:r>
          </w:p>
        </w:tc>
        <w:tc>
          <w:tcPr>
            <w:tcW w:w="992" w:type="dxa"/>
            <w:shd w:val="clear" w:color="auto" w:fill="auto"/>
          </w:tcPr>
          <w:p w14:paraId="1EE72C8C" w14:textId="77777777" w:rsidR="004924A7" w:rsidRPr="004924A7" w:rsidRDefault="004924A7" w:rsidP="009C33F8">
            <w:pPr>
              <w:pStyle w:val="TAC"/>
              <w:rPr>
                <w:sz w:val="16"/>
                <w:szCs w:val="16"/>
                <w:lang w:val="en-US"/>
              </w:rPr>
            </w:pPr>
            <w:r w:rsidRPr="004924A7">
              <w:rPr>
                <w:sz w:val="16"/>
                <w:szCs w:val="16"/>
                <w:lang w:val="en-US"/>
              </w:rPr>
              <w:t>12</w:t>
            </w:r>
          </w:p>
        </w:tc>
        <w:tc>
          <w:tcPr>
            <w:tcW w:w="1258" w:type="dxa"/>
            <w:shd w:val="clear" w:color="auto" w:fill="auto"/>
          </w:tcPr>
          <w:p w14:paraId="25A4ACBC" w14:textId="77777777" w:rsidR="004924A7" w:rsidRPr="004924A7" w:rsidRDefault="004924A7" w:rsidP="009C33F8">
            <w:pPr>
              <w:pStyle w:val="TAC"/>
              <w:rPr>
                <w:sz w:val="16"/>
                <w:szCs w:val="16"/>
                <w:lang w:val="en-US"/>
              </w:rPr>
            </w:pPr>
            <w:r w:rsidRPr="004924A7">
              <w:rPr>
                <w:sz w:val="16"/>
                <w:szCs w:val="16"/>
                <w:lang w:val="en-US"/>
              </w:rPr>
              <w:t>2</w:t>
            </w:r>
          </w:p>
        </w:tc>
        <w:tc>
          <w:tcPr>
            <w:tcW w:w="1577" w:type="dxa"/>
            <w:shd w:val="clear" w:color="auto" w:fill="auto"/>
          </w:tcPr>
          <w:p w14:paraId="398372C7" w14:textId="77777777" w:rsidR="004924A7" w:rsidRPr="004924A7" w:rsidRDefault="004924A7" w:rsidP="009C33F8">
            <w:pPr>
              <w:pStyle w:val="TAC"/>
              <w:rPr>
                <w:sz w:val="16"/>
                <w:szCs w:val="16"/>
                <w:lang w:val="en-US"/>
              </w:rPr>
            </w:pPr>
            <w:r w:rsidRPr="004924A7">
              <w:rPr>
                <w:sz w:val="16"/>
                <w:szCs w:val="16"/>
                <w:lang w:val="en-US"/>
              </w:rPr>
              <w:t>0</w:t>
            </w:r>
          </w:p>
        </w:tc>
        <w:tc>
          <w:tcPr>
            <w:tcW w:w="1541" w:type="dxa"/>
            <w:shd w:val="clear" w:color="auto" w:fill="auto"/>
          </w:tcPr>
          <w:p w14:paraId="02D704E7" w14:textId="77777777" w:rsidR="004924A7" w:rsidRPr="004924A7" w:rsidRDefault="004924A7" w:rsidP="009C33F8">
            <w:pPr>
              <w:pStyle w:val="TAC"/>
              <w:rPr>
                <w:sz w:val="16"/>
                <w:szCs w:val="16"/>
                <w:lang w:val="en-US"/>
              </w:rPr>
            </w:pPr>
            <w:r w:rsidRPr="004924A7">
              <w:rPr>
                <w:sz w:val="16"/>
                <w:szCs w:val="16"/>
                <w:lang w:val="en-US"/>
              </w:rPr>
              <w:t xml:space="preserve">{0, </w:t>
            </w:r>
            <w:r w:rsidRPr="004924A7">
              <w:rPr>
                <w:rFonts w:hint="eastAsia"/>
                <w:sz w:val="16"/>
                <w:szCs w:val="16"/>
                <w:lang w:val="en-US"/>
              </w:rPr>
              <w:t>3</w:t>
            </w:r>
            <w:r w:rsidRPr="004924A7">
              <w:rPr>
                <w:sz w:val="16"/>
                <w:szCs w:val="16"/>
                <w:lang w:val="en-US"/>
              </w:rPr>
              <w:t>}</w:t>
            </w:r>
          </w:p>
        </w:tc>
      </w:tr>
      <w:tr w:rsidR="004924A7" w:rsidRPr="004924A7" w14:paraId="779AFDF3" w14:textId="77777777" w:rsidTr="009C33F8">
        <w:tc>
          <w:tcPr>
            <w:tcW w:w="901" w:type="dxa"/>
            <w:shd w:val="clear" w:color="auto" w:fill="auto"/>
          </w:tcPr>
          <w:p w14:paraId="7626E4B7" w14:textId="77777777" w:rsidR="004924A7" w:rsidRPr="004924A7" w:rsidRDefault="004924A7" w:rsidP="009C33F8">
            <w:pPr>
              <w:pStyle w:val="TAC"/>
              <w:rPr>
                <w:sz w:val="16"/>
                <w:szCs w:val="16"/>
                <w:lang w:val="en-US"/>
              </w:rPr>
            </w:pPr>
            <w:r w:rsidRPr="004924A7">
              <w:rPr>
                <w:sz w:val="16"/>
                <w:szCs w:val="16"/>
                <w:lang w:val="en-US"/>
              </w:rPr>
              <w:t>1</w:t>
            </w:r>
          </w:p>
        </w:tc>
        <w:tc>
          <w:tcPr>
            <w:tcW w:w="1157" w:type="dxa"/>
            <w:shd w:val="clear" w:color="auto" w:fill="auto"/>
          </w:tcPr>
          <w:p w14:paraId="4D2142A1" w14:textId="77777777" w:rsidR="004924A7" w:rsidRPr="004924A7" w:rsidRDefault="004924A7" w:rsidP="009C33F8">
            <w:pPr>
              <w:pStyle w:val="TAC"/>
              <w:rPr>
                <w:kern w:val="24"/>
                <w:sz w:val="16"/>
                <w:szCs w:val="16"/>
              </w:rPr>
            </w:pPr>
            <w:r w:rsidRPr="004924A7">
              <w:rPr>
                <w:kern w:val="24"/>
                <w:sz w:val="16"/>
                <w:szCs w:val="16"/>
              </w:rPr>
              <w:t>0</w:t>
            </w:r>
          </w:p>
        </w:tc>
        <w:tc>
          <w:tcPr>
            <w:tcW w:w="992" w:type="dxa"/>
            <w:shd w:val="clear" w:color="auto" w:fill="auto"/>
          </w:tcPr>
          <w:p w14:paraId="100607F6" w14:textId="77777777" w:rsidR="004924A7" w:rsidRPr="004924A7" w:rsidRDefault="004924A7" w:rsidP="009C33F8">
            <w:pPr>
              <w:pStyle w:val="TAC"/>
              <w:rPr>
                <w:kern w:val="24"/>
                <w:sz w:val="16"/>
                <w:szCs w:val="16"/>
              </w:rPr>
            </w:pPr>
            <w:r w:rsidRPr="004924A7">
              <w:rPr>
                <w:kern w:val="24"/>
                <w:sz w:val="16"/>
                <w:szCs w:val="16"/>
              </w:rPr>
              <w:t>12</w:t>
            </w:r>
          </w:p>
        </w:tc>
        <w:tc>
          <w:tcPr>
            <w:tcW w:w="1258" w:type="dxa"/>
            <w:shd w:val="clear" w:color="auto" w:fill="auto"/>
          </w:tcPr>
          <w:p w14:paraId="526C2A4E" w14:textId="77777777" w:rsidR="004924A7" w:rsidRPr="004924A7" w:rsidRDefault="004924A7" w:rsidP="009C33F8">
            <w:pPr>
              <w:pStyle w:val="TAC"/>
              <w:rPr>
                <w:kern w:val="24"/>
                <w:sz w:val="16"/>
                <w:szCs w:val="16"/>
              </w:rPr>
            </w:pPr>
            <w:r w:rsidRPr="004924A7">
              <w:rPr>
                <w:kern w:val="24"/>
                <w:sz w:val="16"/>
                <w:szCs w:val="16"/>
              </w:rPr>
              <w:t>2</w:t>
            </w:r>
          </w:p>
        </w:tc>
        <w:tc>
          <w:tcPr>
            <w:tcW w:w="1577" w:type="dxa"/>
            <w:shd w:val="clear" w:color="auto" w:fill="auto"/>
          </w:tcPr>
          <w:p w14:paraId="1A9FC62F" w14:textId="77777777" w:rsidR="004924A7" w:rsidRPr="004924A7" w:rsidRDefault="004924A7" w:rsidP="009C33F8">
            <w:pPr>
              <w:pStyle w:val="TAC"/>
              <w:rPr>
                <w:kern w:val="24"/>
                <w:sz w:val="16"/>
                <w:szCs w:val="16"/>
                <w:lang w:eastAsia="zh-CN"/>
              </w:rPr>
            </w:pPr>
            <w:r w:rsidRPr="004924A7">
              <w:rPr>
                <w:kern w:val="24"/>
                <w:sz w:val="16"/>
                <w:szCs w:val="16"/>
                <w:lang w:eastAsia="zh-CN"/>
              </w:rPr>
              <w:t>0</w:t>
            </w:r>
          </w:p>
        </w:tc>
        <w:tc>
          <w:tcPr>
            <w:tcW w:w="1541" w:type="dxa"/>
            <w:shd w:val="clear" w:color="auto" w:fill="auto"/>
          </w:tcPr>
          <w:p w14:paraId="7E82B65D" w14:textId="77777777" w:rsidR="004924A7" w:rsidRPr="004924A7" w:rsidRDefault="004924A7" w:rsidP="009C33F8">
            <w:pPr>
              <w:pStyle w:val="TAC"/>
              <w:rPr>
                <w:kern w:val="24"/>
                <w:sz w:val="16"/>
                <w:szCs w:val="16"/>
              </w:rPr>
            </w:pPr>
            <w:r w:rsidRPr="004924A7">
              <w:rPr>
                <w:sz w:val="16"/>
                <w:szCs w:val="16"/>
                <w:lang w:eastAsia="zh-CN"/>
              </w:rPr>
              <w:t>{0, 4, 8}</w:t>
            </w:r>
          </w:p>
        </w:tc>
      </w:tr>
      <w:tr w:rsidR="004924A7" w:rsidRPr="004924A7" w14:paraId="0AD9DBAE" w14:textId="77777777" w:rsidTr="009C33F8">
        <w:tc>
          <w:tcPr>
            <w:tcW w:w="901" w:type="dxa"/>
            <w:shd w:val="clear" w:color="auto" w:fill="auto"/>
          </w:tcPr>
          <w:p w14:paraId="100D5056" w14:textId="77777777" w:rsidR="004924A7" w:rsidRPr="004924A7" w:rsidRDefault="004924A7" w:rsidP="009C33F8">
            <w:pPr>
              <w:pStyle w:val="TAC"/>
              <w:rPr>
                <w:sz w:val="16"/>
                <w:szCs w:val="16"/>
                <w:lang w:val="en-US" w:eastAsia="zh-CN"/>
              </w:rPr>
            </w:pPr>
            <w:r w:rsidRPr="004924A7">
              <w:rPr>
                <w:sz w:val="16"/>
                <w:szCs w:val="16"/>
                <w:lang w:val="en-US" w:eastAsia="zh-CN"/>
              </w:rPr>
              <w:t>2</w:t>
            </w:r>
          </w:p>
        </w:tc>
        <w:tc>
          <w:tcPr>
            <w:tcW w:w="1157" w:type="dxa"/>
            <w:shd w:val="clear" w:color="auto" w:fill="auto"/>
          </w:tcPr>
          <w:p w14:paraId="69CFACDC" w14:textId="77777777" w:rsidR="004924A7" w:rsidRPr="004924A7" w:rsidRDefault="004924A7" w:rsidP="009C33F8">
            <w:pPr>
              <w:pStyle w:val="TAC"/>
              <w:rPr>
                <w:kern w:val="24"/>
                <w:sz w:val="16"/>
                <w:szCs w:val="16"/>
                <w:lang w:eastAsia="zh-CN"/>
              </w:rPr>
            </w:pPr>
            <w:r w:rsidRPr="004924A7">
              <w:rPr>
                <w:kern w:val="24"/>
                <w:sz w:val="16"/>
                <w:szCs w:val="16"/>
                <w:lang w:eastAsia="zh-CN"/>
              </w:rPr>
              <w:t>0</w:t>
            </w:r>
          </w:p>
        </w:tc>
        <w:tc>
          <w:tcPr>
            <w:tcW w:w="992" w:type="dxa"/>
            <w:shd w:val="clear" w:color="auto" w:fill="auto"/>
          </w:tcPr>
          <w:p w14:paraId="5F2767E9" w14:textId="77777777" w:rsidR="004924A7" w:rsidRPr="004924A7" w:rsidRDefault="004924A7" w:rsidP="009C33F8">
            <w:pPr>
              <w:pStyle w:val="TAC"/>
              <w:rPr>
                <w:kern w:val="24"/>
                <w:sz w:val="16"/>
                <w:szCs w:val="16"/>
                <w:lang w:eastAsia="zh-CN"/>
              </w:rPr>
            </w:pPr>
            <w:r w:rsidRPr="004924A7">
              <w:rPr>
                <w:kern w:val="24"/>
                <w:sz w:val="16"/>
                <w:szCs w:val="16"/>
                <w:lang w:eastAsia="zh-CN"/>
              </w:rPr>
              <w:t>12</w:t>
            </w:r>
          </w:p>
        </w:tc>
        <w:tc>
          <w:tcPr>
            <w:tcW w:w="1258" w:type="dxa"/>
            <w:shd w:val="clear" w:color="auto" w:fill="auto"/>
          </w:tcPr>
          <w:p w14:paraId="05CA3661" w14:textId="77777777" w:rsidR="004924A7" w:rsidRPr="004924A7" w:rsidRDefault="004924A7" w:rsidP="009C33F8">
            <w:pPr>
              <w:pStyle w:val="TAC"/>
              <w:rPr>
                <w:kern w:val="24"/>
                <w:sz w:val="16"/>
                <w:szCs w:val="16"/>
                <w:lang w:eastAsia="zh-CN"/>
              </w:rPr>
            </w:pPr>
            <w:r w:rsidRPr="004924A7">
              <w:rPr>
                <w:kern w:val="24"/>
                <w:sz w:val="16"/>
                <w:szCs w:val="16"/>
                <w:lang w:eastAsia="zh-CN"/>
              </w:rPr>
              <w:t>2</w:t>
            </w:r>
          </w:p>
        </w:tc>
        <w:tc>
          <w:tcPr>
            <w:tcW w:w="1577" w:type="dxa"/>
            <w:shd w:val="clear" w:color="auto" w:fill="auto"/>
          </w:tcPr>
          <w:p w14:paraId="3994EDD2" w14:textId="77777777" w:rsidR="004924A7" w:rsidRPr="004924A7" w:rsidRDefault="004924A7" w:rsidP="009C33F8">
            <w:pPr>
              <w:pStyle w:val="TAC"/>
              <w:rPr>
                <w:kern w:val="24"/>
                <w:sz w:val="16"/>
                <w:szCs w:val="16"/>
                <w:lang w:eastAsia="zh-CN"/>
              </w:rPr>
            </w:pPr>
            <w:r w:rsidRPr="004924A7">
              <w:rPr>
                <w:kern w:val="24"/>
                <w:sz w:val="16"/>
                <w:szCs w:val="16"/>
                <w:lang w:eastAsia="zh-CN"/>
              </w:rPr>
              <w:t>3</w:t>
            </w:r>
          </w:p>
        </w:tc>
        <w:tc>
          <w:tcPr>
            <w:tcW w:w="1541" w:type="dxa"/>
            <w:shd w:val="clear" w:color="auto" w:fill="auto"/>
          </w:tcPr>
          <w:p w14:paraId="21746F2D" w14:textId="77777777" w:rsidR="004924A7" w:rsidRPr="004924A7" w:rsidRDefault="004924A7" w:rsidP="009C33F8">
            <w:pPr>
              <w:pStyle w:val="TAC"/>
              <w:rPr>
                <w:kern w:val="24"/>
                <w:sz w:val="16"/>
                <w:szCs w:val="16"/>
                <w:lang w:eastAsia="zh-CN"/>
              </w:rPr>
            </w:pPr>
            <w:r w:rsidRPr="004924A7">
              <w:rPr>
                <w:sz w:val="16"/>
                <w:szCs w:val="16"/>
                <w:lang w:eastAsia="zh-CN"/>
              </w:rPr>
              <w:t>{0, 4, 8}</w:t>
            </w:r>
          </w:p>
        </w:tc>
      </w:tr>
      <w:tr w:rsidR="004924A7" w:rsidRPr="004924A7" w14:paraId="1703C58B" w14:textId="77777777" w:rsidTr="009C33F8">
        <w:tc>
          <w:tcPr>
            <w:tcW w:w="901" w:type="dxa"/>
            <w:shd w:val="clear" w:color="auto" w:fill="auto"/>
          </w:tcPr>
          <w:p w14:paraId="62CD5CE1" w14:textId="77777777" w:rsidR="004924A7" w:rsidRPr="004924A7" w:rsidRDefault="004924A7" w:rsidP="009C33F8">
            <w:pPr>
              <w:pStyle w:val="TAC"/>
              <w:rPr>
                <w:sz w:val="16"/>
                <w:szCs w:val="16"/>
                <w:lang w:val="en-US" w:eastAsia="zh-CN"/>
              </w:rPr>
            </w:pPr>
            <w:r w:rsidRPr="004924A7">
              <w:rPr>
                <w:sz w:val="16"/>
                <w:szCs w:val="16"/>
                <w:lang w:val="en-US" w:eastAsia="zh-CN"/>
              </w:rPr>
              <w:t>3</w:t>
            </w:r>
          </w:p>
        </w:tc>
        <w:tc>
          <w:tcPr>
            <w:tcW w:w="1157" w:type="dxa"/>
            <w:shd w:val="clear" w:color="auto" w:fill="auto"/>
          </w:tcPr>
          <w:p w14:paraId="7B710631" w14:textId="77777777" w:rsidR="004924A7" w:rsidRPr="004924A7" w:rsidRDefault="004924A7" w:rsidP="009C33F8">
            <w:pPr>
              <w:pStyle w:val="TAC"/>
              <w:rPr>
                <w:kern w:val="24"/>
                <w:sz w:val="16"/>
                <w:szCs w:val="16"/>
                <w:lang w:eastAsia="zh-CN"/>
              </w:rPr>
            </w:pPr>
            <w:r w:rsidRPr="004924A7">
              <w:rPr>
                <w:kern w:val="24"/>
                <w:sz w:val="16"/>
                <w:szCs w:val="16"/>
                <w:lang w:eastAsia="zh-CN"/>
              </w:rPr>
              <w:t>1</w:t>
            </w:r>
          </w:p>
        </w:tc>
        <w:tc>
          <w:tcPr>
            <w:tcW w:w="992" w:type="dxa"/>
            <w:shd w:val="clear" w:color="auto" w:fill="auto"/>
          </w:tcPr>
          <w:p w14:paraId="3A077991" w14:textId="77777777" w:rsidR="004924A7" w:rsidRPr="004924A7" w:rsidRDefault="004924A7" w:rsidP="009C33F8">
            <w:pPr>
              <w:pStyle w:val="TAC"/>
              <w:rPr>
                <w:kern w:val="24"/>
                <w:sz w:val="16"/>
                <w:szCs w:val="16"/>
                <w:lang w:eastAsia="zh-CN"/>
              </w:rPr>
            </w:pPr>
            <w:r w:rsidRPr="004924A7">
              <w:rPr>
                <w:kern w:val="24"/>
                <w:sz w:val="16"/>
                <w:szCs w:val="16"/>
                <w:lang w:eastAsia="zh-CN"/>
              </w:rPr>
              <w:t>10</w:t>
            </w:r>
          </w:p>
        </w:tc>
        <w:tc>
          <w:tcPr>
            <w:tcW w:w="1258" w:type="dxa"/>
            <w:shd w:val="clear" w:color="auto" w:fill="auto"/>
          </w:tcPr>
          <w:p w14:paraId="4BCF7B94" w14:textId="77777777" w:rsidR="004924A7" w:rsidRPr="004924A7" w:rsidRDefault="004924A7" w:rsidP="009C33F8">
            <w:pPr>
              <w:pStyle w:val="TAC"/>
              <w:rPr>
                <w:kern w:val="24"/>
                <w:sz w:val="16"/>
                <w:szCs w:val="16"/>
                <w:lang w:eastAsia="zh-CN"/>
              </w:rPr>
            </w:pPr>
            <w:r w:rsidRPr="004924A7">
              <w:rPr>
                <w:kern w:val="24"/>
                <w:sz w:val="16"/>
                <w:szCs w:val="16"/>
                <w:lang w:eastAsia="zh-CN"/>
              </w:rPr>
              <w:t>4</w:t>
            </w:r>
          </w:p>
        </w:tc>
        <w:tc>
          <w:tcPr>
            <w:tcW w:w="1577" w:type="dxa"/>
            <w:shd w:val="clear" w:color="auto" w:fill="auto"/>
          </w:tcPr>
          <w:p w14:paraId="71C4B6AD" w14:textId="77777777" w:rsidR="004924A7" w:rsidRPr="004924A7" w:rsidRDefault="004924A7" w:rsidP="009C33F8">
            <w:pPr>
              <w:pStyle w:val="TAC"/>
              <w:rPr>
                <w:kern w:val="24"/>
                <w:sz w:val="16"/>
                <w:szCs w:val="16"/>
                <w:lang w:eastAsia="zh-CN"/>
              </w:rPr>
            </w:pPr>
            <w:r w:rsidRPr="004924A7">
              <w:rPr>
                <w:kern w:val="24"/>
                <w:sz w:val="16"/>
                <w:szCs w:val="16"/>
                <w:lang w:eastAsia="zh-CN"/>
              </w:rPr>
              <w:t>0</w:t>
            </w:r>
          </w:p>
        </w:tc>
        <w:tc>
          <w:tcPr>
            <w:tcW w:w="1541" w:type="dxa"/>
            <w:shd w:val="clear" w:color="auto" w:fill="auto"/>
          </w:tcPr>
          <w:p w14:paraId="22A109DA" w14:textId="77777777" w:rsidR="004924A7" w:rsidRPr="004924A7" w:rsidRDefault="004924A7" w:rsidP="009C33F8">
            <w:pPr>
              <w:pStyle w:val="TAC"/>
              <w:rPr>
                <w:kern w:val="24"/>
                <w:sz w:val="16"/>
                <w:szCs w:val="16"/>
                <w:lang w:eastAsia="zh-CN"/>
              </w:rPr>
            </w:pPr>
            <w:r w:rsidRPr="004924A7">
              <w:rPr>
                <w:kern w:val="24"/>
                <w:sz w:val="16"/>
                <w:szCs w:val="16"/>
                <w:lang w:eastAsia="zh-CN"/>
              </w:rPr>
              <w:t>{0, 6}</w:t>
            </w:r>
          </w:p>
        </w:tc>
      </w:tr>
      <w:tr w:rsidR="004924A7" w:rsidRPr="004924A7" w14:paraId="466C0B42" w14:textId="77777777" w:rsidTr="009C33F8">
        <w:tc>
          <w:tcPr>
            <w:tcW w:w="901" w:type="dxa"/>
            <w:shd w:val="clear" w:color="auto" w:fill="auto"/>
          </w:tcPr>
          <w:p w14:paraId="06BE14B4" w14:textId="77777777" w:rsidR="004924A7" w:rsidRPr="004924A7" w:rsidRDefault="004924A7" w:rsidP="009C33F8">
            <w:pPr>
              <w:pStyle w:val="TAC"/>
              <w:rPr>
                <w:sz w:val="16"/>
                <w:szCs w:val="16"/>
                <w:lang w:eastAsia="zh-CN"/>
              </w:rPr>
            </w:pPr>
            <w:r w:rsidRPr="004924A7">
              <w:rPr>
                <w:sz w:val="16"/>
                <w:szCs w:val="16"/>
                <w:lang w:eastAsia="zh-CN"/>
              </w:rPr>
              <w:t>4</w:t>
            </w:r>
          </w:p>
        </w:tc>
        <w:tc>
          <w:tcPr>
            <w:tcW w:w="1157" w:type="dxa"/>
            <w:shd w:val="clear" w:color="auto" w:fill="auto"/>
          </w:tcPr>
          <w:p w14:paraId="452D0180" w14:textId="77777777" w:rsidR="004924A7" w:rsidRPr="004924A7" w:rsidRDefault="004924A7" w:rsidP="009C33F8">
            <w:pPr>
              <w:pStyle w:val="TAC"/>
              <w:rPr>
                <w:kern w:val="24"/>
                <w:sz w:val="16"/>
                <w:szCs w:val="16"/>
              </w:rPr>
            </w:pPr>
            <w:r w:rsidRPr="004924A7">
              <w:rPr>
                <w:kern w:val="24"/>
                <w:sz w:val="16"/>
                <w:szCs w:val="16"/>
              </w:rPr>
              <w:t>1</w:t>
            </w:r>
          </w:p>
        </w:tc>
        <w:tc>
          <w:tcPr>
            <w:tcW w:w="992" w:type="dxa"/>
            <w:shd w:val="clear" w:color="auto" w:fill="auto"/>
          </w:tcPr>
          <w:p w14:paraId="6A9F699C" w14:textId="77777777" w:rsidR="004924A7" w:rsidRPr="004924A7" w:rsidRDefault="004924A7" w:rsidP="009C33F8">
            <w:pPr>
              <w:pStyle w:val="TAC"/>
              <w:rPr>
                <w:kern w:val="24"/>
                <w:sz w:val="16"/>
                <w:szCs w:val="16"/>
              </w:rPr>
            </w:pPr>
            <w:r w:rsidRPr="004924A7">
              <w:rPr>
                <w:kern w:val="24"/>
                <w:sz w:val="16"/>
                <w:szCs w:val="16"/>
              </w:rPr>
              <w:t>10</w:t>
            </w:r>
          </w:p>
        </w:tc>
        <w:tc>
          <w:tcPr>
            <w:tcW w:w="1258" w:type="dxa"/>
            <w:shd w:val="clear" w:color="auto" w:fill="auto"/>
          </w:tcPr>
          <w:p w14:paraId="00A364E9" w14:textId="77777777" w:rsidR="004924A7" w:rsidRPr="004924A7" w:rsidRDefault="004924A7" w:rsidP="009C33F8">
            <w:pPr>
              <w:pStyle w:val="TAC"/>
              <w:rPr>
                <w:kern w:val="24"/>
                <w:sz w:val="16"/>
                <w:szCs w:val="16"/>
              </w:rPr>
            </w:pPr>
            <w:r w:rsidRPr="004924A7">
              <w:rPr>
                <w:kern w:val="24"/>
                <w:sz w:val="16"/>
                <w:szCs w:val="16"/>
              </w:rPr>
              <w:t>4</w:t>
            </w:r>
          </w:p>
        </w:tc>
        <w:tc>
          <w:tcPr>
            <w:tcW w:w="1577" w:type="dxa"/>
            <w:shd w:val="clear" w:color="auto" w:fill="auto"/>
          </w:tcPr>
          <w:p w14:paraId="1762ECF4" w14:textId="77777777" w:rsidR="004924A7" w:rsidRPr="004924A7" w:rsidRDefault="004924A7" w:rsidP="009C33F8">
            <w:pPr>
              <w:pStyle w:val="TAC"/>
              <w:rPr>
                <w:kern w:val="24"/>
                <w:sz w:val="16"/>
                <w:szCs w:val="16"/>
              </w:rPr>
            </w:pPr>
            <w:r w:rsidRPr="004924A7">
              <w:rPr>
                <w:kern w:val="24"/>
                <w:sz w:val="16"/>
                <w:szCs w:val="16"/>
              </w:rPr>
              <w:t>0</w:t>
            </w:r>
          </w:p>
        </w:tc>
        <w:tc>
          <w:tcPr>
            <w:tcW w:w="1541" w:type="dxa"/>
            <w:shd w:val="clear" w:color="auto" w:fill="auto"/>
          </w:tcPr>
          <w:p w14:paraId="492909DC" w14:textId="77777777" w:rsidR="004924A7" w:rsidRPr="004924A7" w:rsidRDefault="004924A7" w:rsidP="009C33F8">
            <w:pPr>
              <w:pStyle w:val="TAC"/>
              <w:rPr>
                <w:kern w:val="24"/>
                <w:sz w:val="16"/>
                <w:szCs w:val="16"/>
                <w:lang w:eastAsia="zh-CN"/>
              </w:rPr>
            </w:pPr>
            <w:r w:rsidRPr="004924A7">
              <w:rPr>
                <w:kern w:val="24"/>
                <w:sz w:val="16"/>
                <w:szCs w:val="16"/>
                <w:lang w:eastAsia="zh-CN"/>
              </w:rPr>
              <w:t>{0, 3, 6, 9}</w:t>
            </w:r>
          </w:p>
        </w:tc>
      </w:tr>
      <w:tr w:rsidR="004924A7" w:rsidRPr="004924A7" w14:paraId="18E3A8B5" w14:textId="77777777" w:rsidTr="009C33F8">
        <w:tc>
          <w:tcPr>
            <w:tcW w:w="901" w:type="dxa"/>
            <w:shd w:val="clear" w:color="auto" w:fill="auto"/>
          </w:tcPr>
          <w:p w14:paraId="39F8CC54" w14:textId="77777777" w:rsidR="004924A7" w:rsidRPr="004924A7" w:rsidRDefault="004924A7" w:rsidP="009C33F8">
            <w:pPr>
              <w:pStyle w:val="TAC"/>
              <w:rPr>
                <w:sz w:val="16"/>
                <w:szCs w:val="16"/>
              </w:rPr>
            </w:pPr>
            <w:r w:rsidRPr="004924A7">
              <w:rPr>
                <w:sz w:val="16"/>
                <w:szCs w:val="16"/>
                <w:lang w:eastAsia="zh-CN"/>
              </w:rPr>
              <w:t>5</w:t>
            </w:r>
          </w:p>
        </w:tc>
        <w:tc>
          <w:tcPr>
            <w:tcW w:w="1157" w:type="dxa"/>
            <w:shd w:val="clear" w:color="auto" w:fill="auto"/>
          </w:tcPr>
          <w:p w14:paraId="18C374D4" w14:textId="77777777" w:rsidR="004924A7" w:rsidRPr="004924A7" w:rsidRDefault="004924A7" w:rsidP="009C33F8">
            <w:pPr>
              <w:pStyle w:val="TAC"/>
              <w:rPr>
                <w:kern w:val="24"/>
                <w:sz w:val="16"/>
                <w:szCs w:val="16"/>
              </w:rPr>
            </w:pPr>
            <w:r w:rsidRPr="004924A7">
              <w:rPr>
                <w:kern w:val="24"/>
                <w:sz w:val="16"/>
                <w:szCs w:val="16"/>
              </w:rPr>
              <w:t>1</w:t>
            </w:r>
          </w:p>
        </w:tc>
        <w:tc>
          <w:tcPr>
            <w:tcW w:w="992" w:type="dxa"/>
            <w:shd w:val="clear" w:color="auto" w:fill="auto"/>
          </w:tcPr>
          <w:p w14:paraId="1D65B957" w14:textId="77777777" w:rsidR="004924A7" w:rsidRPr="004924A7" w:rsidRDefault="004924A7" w:rsidP="009C33F8">
            <w:pPr>
              <w:pStyle w:val="TAC"/>
              <w:rPr>
                <w:kern w:val="24"/>
                <w:sz w:val="16"/>
                <w:szCs w:val="16"/>
              </w:rPr>
            </w:pPr>
            <w:r w:rsidRPr="004924A7">
              <w:rPr>
                <w:kern w:val="24"/>
                <w:sz w:val="16"/>
                <w:szCs w:val="16"/>
              </w:rPr>
              <w:t>10</w:t>
            </w:r>
          </w:p>
        </w:tc>
        <w:tc>
          <w:tcPr>
            <w:tcW w:w="1258" w:type="dxa"/>
            <w:shd w:val="clear" w:color="auto" w:fill="auto"/>
          </w:tcPr>
          <w:p w14:paraId="62840DA7" w14:textId="77777777" w:rsidR="004924A7" w:rsidRPr="004924A7" w:rsidRDefault="004924A7" w:rsidP="009C33F8">
            <w:pPr>
              <w:pStyle w:val="TAC"/>
              <w:rPr>
                <w:kern w:val="24"/>
                <w:sz w:val="16"/>
                <w:szCs w:val="16"/>
              </w:rPr>
            </w:pPr>
            <w:r w:rsidRPr="004924A7">
              <w:rPr>
                <w:kern w:val="24"/>
                <w:sz w:val="16"/>
                <w:szCs w:val="16"/>
              </w:rPr>
              <w:t>4</w:t>
            </w:r>
          </w:p>
        </w:tc>
        <w:tc>
          <w:tcPr>
            <w:tcW w:w="1577" w:type="dxa"/>
            <w:shd w:val="clear" w:color="auto" w:fill="auto"/>
          </w:tcPr>
          <w:p w14:paraId="7F0CB1B5" w14:textId="77777777" w:rsidR="004924A7" w:rsidRPr="004924A7" w:rsidRDefault="004924A7" w:rsidP="009C33F8">
            <w:pPr>
              <w:pStyle w:val="TAC"/>
              <w:rPr>
                <w:kern w:val="24"/>
                <w:sz w:val="16"/>
                <w:szCs w:val="16"/>
                <w:lang w:eastAsia="zh-CN"/>
              </w:rPr>
            </w:pPr>
            <w:r w:rsidRPr="004924A7">
              <w:rPr>
                <w:rFonts w:hint="eastAsia"/>
                <w:kern w:val="24"/>
                <w:sz w:val="16"/>
                <w:szCs w:val="16"/>
                <w:lang w:eastAsia="zh-CN"/>
              </w:rPr>
              <w:t>2</w:t>
            </w:r>
          </w:p>
        </w:tc>
        <w:tc>
          <w:tcPr>
            <w:tcW w:w="1541" w:type="dxa"/>
            <w:shd w:val="clear" w:color="auto" w:fill="auto"/>
          </w:tcPr>
          <w:p w14:paraId="250A5821" w14:textId="77777777" w:rsidR="004924A7" w:rsidRPr="004924A7" w:rsidRDefault="004924A7" w:rsidP="009C33F8">
            <w:pPr>
              <w:pStyle w:val="TAC"/>
              <w:rPr>
                <w:kern w:val="24"/>
                <w:sz w:val="16"/>
                <w:szCs w:val="16"/>
              </w:rPr>
            </w:pPr>
            <w:r w:rsidRPr="004924A7">
              <w:rPr>
                <w:kern w:val="24"/>
                <w:sz w:val="16"/>
                <w:szCs w:val="16"/>
                <w:lang w:eastAsia="zh-CN"/>
              </w:rPr>
              <w:t>{0, 3, 6, 9}</w:t>
            </w:r>
          </w:p>
        </w:tc>
      </w:tr>
      <w:tr w:rsidR="004924A7" w:rsidRPr="004924A7" w14:paraId="4B13AEA7" w14:textId="77777777" w:rsidTr="009C33F8">
        <w:tc>
          <w:tcPr>
            <w:tcW w:w="901" w:type="dxa"/>
            <w:shd w:val="clear" w:color="auto" w:fill="auto"/>
          </w:tcPr>
          <w:p w14:paraId="70CBDC80" w14:textId="77777777" w:rsidR="004924A7" w:rsidRPr="004924A7" w:rsidRDefault="004924A7" w:rsidP="009C33F8">
            <w:pPr>
              <w:pStyle w:val="TAC"/>
              <w:rPr>
                <w:sz w:val="16"/>
                <w:szCs w:val="16"/>
                <w:lang w:eastAsia="zh-CN"/>
              </w:rPr>
            </w:pPr>
            <w:r w:rsidRPr="004924A7">
              <w:rPr>
                <w:sz w:val="16"/>
                <w:szCs w:val="16"/>
                <w:lang w:eastAsia="zh-CN"/>
              </w:rPr>
              <w:t>6</w:t>
            </w:r>
          </w:p>
        </w:tc>
        <w:tc>
          <w:tcPr>
            <w:tcW w:w="1157" w:type="dxa"/>
            <w:shd w:val="clear" w:color="auto" w:fill="auto"/>
          </w:tcPr>
          <w:p w14:paraId="57D715E8" w14:textId="77777777" w:rsidR="004924A7" w:rsidRPr="004924A7" w:rsidRDefault="004924A7" w:rsidP="009C33F8">
            <w:pPr>
              <w:pStyle w:val="TAC"/>
              <w:rPr>
                <w:kern w:val="24"/>
                <w:sz w:val="16"/>
                <w:szCs w:val="16"/>
                <w:lang w:eastAsia="zh-CN"/>
              </w:rPr>
            </w:pPr>
            <w:r w:rsidRPr="004924A7">
              <w:rPr>
                <w:kern w:val="24"/>
                <w:sz w:val="16"/>
                <w:szCs w:val="16"/>
                <w:lang w:eastAsia="zh-CN"/>
              </w:rPr>
              <w:t>1</w:t>
            </w:r>
          </w:p>
        </w:tc>
        <w:tc>
          <w:tcPr>
            <w:tcW w:w="992" w:type="dxa"/>
            <w:shd w:val="clear" w:color="auto" w:fill="auto"/>
          </w:tcPr>
          <w:p w14:paraId="71704569" w14:textId="77777777" w:rsidR="004924A7" w:rsidRPr="004924A7" w:rsidRDefault="004924A7" w:rsidP="009C33F8">
            <w:pPr>
              <w:pStyle w:val="TAC"/>
              <w:rPr>
                <w:kern w:val="24"/>
                <w:sz w:val="16"/>
                <w:szCs w:val="16"/>
                <w:lang w:eastAsia="zh-CN"/>
              </w:rPr>
            </w:pPr>
            <w:r w:rsidRPr="004924A7">
              <w:rPr>
                <w:kern w:val="24"/>
                <w:sz w:val="16"/>
                <w:szCs w:val="16"/>
                <w:lang w:eastAsia="zh-CN"/>
              </w:rPr>
              <w:t>4</w:t>
            </w:r>
          </w:p>
        </w:tc>
        <w:tc>
          <w:tcPr>
            <w:tcW w:w="1258" w:type="dxa"/>
            <w:shd w:val="clear" w:color="auto" w:fill="auto"/>
          </w:tcPr>
          <w:p w14:paraId="7B23CF11" w14:textId="77777777" w:rsidR="004924A7" w:rsidRPr="004924A7" w:rsidRDefault="004924A7" w:rsidP="009C33F8">
            <w:pPr>
              <w:pStyle w:val="TAC"/>
              <w:rPr>
                <w:kern w:val="24"/>
                <w:sz w:val="16"/>
                <w:szCs w:val="16"/>
                <w:lang w:eastAsia="zh-CN"/>
              </w:rPr>
            </w:pPr>
            <w:r w:rsidRPr="004924A7">
              <w:rPr>
                <w:kern w:val="24"/>
                <w:sz w:val="16"/>
                <w:szCs w:val="16"/>
                <w:lang w:eastAsia="zh-CN"/>
              </w:rPr>
              <w:t>10</w:t>
            </w:r>
          </w:p>
        </w:tc>
        <w:tc>
          <w:tcPr>
            <w:tcW w:w="1577" w:type="dxa"/>
            <w:shd w:val="clear" w:color="auto" w:fill="auto"/>
          </w:tcPr>
          <w:p w14:paraId="27CBBE2E" w14:textId="77777777" w:rsidR="004924A7" w:rsidRPr="004924A7" w:rsidRDefault="004924A7" w:rsidP="009C33F8">
            <w:pPr>
              <w:pStyle w:val="TAC"/>
              <w:rPr>
                <w:kern w:val="24"/>
                <w:sz w:val="16"/>
                <w:szCs w:val="16"/>
                <w:lang w:eastAsia="zh-CN"/>
              </w:rPr>
            </w:pPr>
            <w:r w:rsidRPr="004924A7">
              <w:rPr>
                <w:kern w:val="24"/>
                <w:sz w:val="16"/>
                <w:szCs w:val="16"/>
                <w:lang w:eastAsia="zh-CN"/>
              </w:rPr>
              <w:t>0</w:t>
            </w:r>
          </w:p>
        </w:tc>
        <w:tc>
          <w:tcPr>
            <w:tcW w:w="1541" w:type="dxa"/>
            <w:shd w:val="clear" w:color="auto" w:fill="auto"/>
          </w:tcPr>
          <w:p w14:paraId="4E4BC00E" w14:textId="77777777" w:rsidR="004924A7" w:rsidRPr="004924A7" w:rsidRDefault="004924A7" w:rsidP="009C33F8">
            <w:pPr>
              <w:pStyle w:val="TAC"/>
              <w:rPr>
                <w:kern w:val="24"/>
                <w:sz w:val="16"/>
                <w:szCs w:val="16"/>
                <w:lang w:eastAsia="zh-CN"/>
              </w:rPr>
            </w:pPr>
            <w:r w:rsidRPr="004924A7">
              <w:rPr>
                <w:kern w:val="24"/>
                <w:sz w:val="16"/>
                <w:szCs w:val="16"/>
                <w:lang w:eastAsia="zh-CN"/>
              </w:rPr>
              <w:t>{0, 6}</w:t>
            </w:r>
          </w:p>
        </w:tc>
      </w:tr>
      <w:tr w:rsidR="004924A7" w:rsidRPr="004924A7" w14:paraId="4BC77D3B" w14:textId="77777777" w:rsidTr="009C33F8">
        <w:tc>
          <w:tcPr>
            <w:tcW w:w="901" w:type="dxa"/>
            <w:shd w:val="clear" w:color="auto" w:fill="auto"/>
          </w:tcPr>
          <w:p w14:paraId="4D202724" w14:textId="77777777" w:rsidR="004924A7" w:rsidRPr="004924A7" w:rsidRDefault="004924A7" w:rsidP="009C33F8">
            <w:pPr>
              <w:pStyle w:val="TAC"/>
              <w:rPr>
                <w:sz w:val="16"/>
                <w:szCs w:val="16"/>
                <w:lang w:eastAsia="zh-CN"/>
              </w:rPr>
            </w:pPr>
            <w:r w:rsidRPr="004924A7">
              <w:rPr>
                <w:sz w:val="16"/>
                <w:szCs w:val="16"/>
                <w:lang w:eastAsia="zh-CN"/>
              </w:rPr>
              <w:t>7</w:t>
            </w:r>
          </w:p>
        </w:tc>
        <w:tc>
          <w:tcPr>
            <w:tcW w:w="1157" w:type="dxa"/>
            <w:shd w:val="clear" w:color="auto" w:fill="auto"/>
          </w:tcPr>
          <w:p w14:paraId="658A6E30" w14:textId="77777777" w:rsidR="004924A7" w:rsidRPr="004924A7" w:rsidRDefault="004924A7" w:rsidP="009C33F8">
            <w:pPr>
              <w:pStyle w:val="TAC"/>
              <w:rPr>
                <w:kern w:val="24"/>
                <w:sz w:val="16"/>
                <w:szCs w:val="16"/>
                <w:lang w:eastAsia="zh-CN"/>
              </w:rPr>
            </w:pPr>
            <w:r w:rsidRPr="004924A7">
              <w:rPr>
                <w:kern w:val="24"/>
                <w:sz w:val="16"/>
                <w:szCs w:val="16"/>
                <w:lang w:eastAsia="zh-CN"/>
              </w:rPr>
              <w:t>1</w:t>
            </w:r>
          </w:p>
        </w:tc>
        <w:tc>
          <w:tcPr>
            <w:tcW w:w="992" w:type="dxa"/>
            <w:shd w:val="clear" w:color="auto" w:fill="auto"/>
          </w:tcPr>
          <w:p w14:paraId="0AB206AD" w14:textId="77777777" w:rsidR="004924A7" w:rsidRPr="004924A7" w:rsidRDefault="004924A7" w:rsidP="009C33F8">
            <w:pPr>
              <w:pStyle w:val="TAC"/>
              <w:rPr>
                <w:kern w:val="24"/>
                <w:sz w:val="16"/>
                <w:szCs w:val="16"/>
                <w:lang w:eastAsia="zh-CN"/>
              </w:rPr>
            </w:pPr>
            <w:r w:rsidRPr="004924A7">
              <w:rPr>
                <w:kern w:val="24"/>
                <w:sz w:val="16"/>
                <w:szCs w:val="16"/>
                <w:lang w:eastAsia="zh-CN"/>
              </w:rPr>
              <w:t>4</w:t>
            </w:r>
          </w:p>
        </w:tc>
        <w:tc>
          <w:tcPr>
            <w:tcW w:w="1258" w:type="dxa"/>
            <w:shd w:val="clear" w:color="auto" w:fill="auto"/>
          </w:tcPr>
          <w:p w14:paraId="6AB6C927" w14:textId="77777777" w:rsidR="004924A7" w:rsidRPr="004924A7" w:rsidRDefault="004924A7" w:rsidP="009C33F8">
            <w:pPr>
              <w:pStyle w:val="TAC"/>
              <w:rPr>
                <w:kern w:val="24"/>
                <w:sz w:val="16"/>
                <w:szCs w:val="16"/>
                <w:lang w:eastAsia="zh-CN"/>
              </w:rPr>
            </w:pPr>
            <w:r w:rsidRPr="004924A7">
              <w:rPr>
                <w:kern w:val="24"/>
                <w:sz w:val="16"/>
                <w:szCs w:val="16"/>
                <w:lang w:eastAsia="zh-CN"/>
              </w:rPr>
              <w:t>10</w:t>
            </w:r>
          </w:p>
        </w:tc>
        <w:tc>
          <w:tcPr>
            <w:tcW w:w="1577" w:type="dxa"/>
            <w:shd w:val="clear" w:color="auto" w:fill="auto"/>
          </w:tcPr>
          <w:p w14:paraId="014FC0C0" w14:textId="77777777" w:rsidR="004924A7" w:rsidRPr="004924A7" w:rsidRDefault="004924A7" w:rsidP="009C33F8">
            <w:pPr>
              <w:pStyle w:val="TAC"/>
              <w:rPr>
                <w:kern w:val="24"/>
                <w:sz w:val="16"/>
                <w:szCs w:val="16"/>
              </w:rPr>
            </w:pPr>
            <w:r w:rsidRPr="004924A7">
              <w:rPr>
                <w:kern w:val="24"/>
                <w:sz w:val="16"/>
                <w:szCs w:val="16"/>
              </w:rPr>
              <w:t>0</w:t>
            </w:r>
          </w:p>
        </w:tc>
        <w:tc>
          <w:tcPr>
            <w:tcW w:w="1541" w:type="dxa"/>
            <w:shd w:val="clear" w:color="auto" w:fill="auto"/>
          </w:tcPr>
          <w:p w14:paraId="6BA24895" w14:textId="77777777" w:rsidR="004924A7" w:rsidRPr="004924A7" w:rsidRDefault="004924A7" w:rsidP="009C33F8">
            <w:pPr>
              <w:pStyle w:val="TAC"/>
              <w:rPr>
                <w:kern w:val="24"/>
                <w:sz w:val="16"/>
                <w:szCs w:val="16"/>
                <w:lang w:eastAsia="zh-CN"/>
              </w:rPr>
            </w:pPr>
            <w:r w:rsidRPr="004924A7">
              <w:rPr>
                <w:kern w:val="24"/>
                <w:sz w:val="16"/>
                <w:szCs w:val="16"/>
                <w:lang w:eastAsia="zh-CN"/>
              </w:rPr>
              <w:t>{0, 3, 6, 9}</w:t>
            </w:r>
          </w:p>
        </w:tc>
      </w:tr>
      <w:tr w:rsidR="004924A7" w:rsidRPr="004924A7" w14:paraId="72780E65" w14:textId="77777777" w:rsidTr="009C33F8">
        <w:tc>
          <w:tcPr>
            <w:tcW w:w="901" w:type="dxa"/>
            <w:shd w:val="clear" w:color="auto" w:fill="auto"/>
          </w:tcPr>
          <w:p w14:paraId="3F1C249D" w14:textId="77777777" w:rsidR="004924A7" w:rsidRPr="004924A7" w:rsidRDefault="004924A7" w:rsidP="009C33F8">
            <w:pPr>
              <w:pStyle w:val="TAC"/>
              <w:rPr>
                <w:sz w:val="16"/>
                <w:szCs w:val="16"/>
                <w:lang w:eastAsia="zh-CN"/>
              </w:rPr>
            </w:pPr>
            <w:r w:rsidRPr="004924A7">
              <w:rPr>
                <w:sz w:val="16"/>
                <w:szCs w:val="16"/>
                <w:lang w:eastAsia="zh-CN"/>
              </w:rPr>
              <w:t>8</w:t>
            </w:r>
          </w:p>
        </w:tc>
        <w:tc>
          <w:tcPr>
            <w:tcW w:w="1157" w:type="dxa"/>
            <w:shd w:val="clear" w:color="auto" w:fill="auto"/>
          </w:tcPr>
          <w:p w14:paraId="35B56F41" w14:textId="77777777" w:rsidR="004924A7" w:rsidRPr="004924A7" w:rsidRDefault="004924A7" w:rsidP="009C33F8">
            <w:pPr>
              <w:pStyle w:val="TAC"/>
              <w:rPr>
                <w:kern w:val="24"/>
                <w:sz w:val="16"/>
                <w:szCs w:val="16"/>
              </w:rPr>
            </w:pPr>
            <w:r w:rsidRPr="004924A7">
              <w:rPr>
                <w:kern w:val="24"/>
                <w:sz w:val="16"/>
                <w:szCs w:val="16"/>
              </w:rPr>
              <w:t>1</w:t>
            </w:r>
          </w:p>
        </w:tc>
        <w:tc>
          <w:tcPr>
            <w:tcW w:w="992" w:type="dxa"/>
            <w:shd w:val="clear" w:color="auto" w:fill="auto"/>
          </w:tcPr>
          <w:p w14:paraId="0C79F0C0" w14:textId="77777777" w:rsidR="004924A7" w:rsidRPr="004924A7" w:rsidRDefault="004924A7" w:rsidP="009C33F8">
            <w:pPr>
              <w:pStyle w:val="TAC"/>
              <w:rPr>
                <w:kern w:val="24"/>
                <w:sz w:val="16"/>
                <w:szCs w:val="16"/>
              </w:rPr>
            </w:pPr>
            <w:r w:rsidRPr="004924A7">
              <w:rPr>
                <w:kern w:val="24"/>
                <w:sz w:val="16"/>
                <w:szCs w:val="16"/>
              </w:rPr>
              <w:t>4</w:t>
            </w:r>
          </w:p>
        </w:tc>
        <w:tc>
          <w:tcPr>
            <w:tcW w:w="1258" w:type="dxa"/>
            <w:shd w:val="clear" w:color="auto" w:fill="auto"/>
          </w:tcPr>
          <w:p w14:paraId="3D15AAF3" w14:textId="77777777" w:rsidR="004924A7" w:rsidRPr="004924A7" w:rsidRDefault="004924A7" w:rsidP="009C33F8">
            <w:pPr>
              <w:pStyle w:val="TAC"/>
              <w:rPr>
                <w:kern w:val="24"/>
                <w:sz w:val="16"/>
                <w:szCs w:val="16"/>
              </w:rPr>
            </w:pPr>
            <w:r w:rsidRPr="004924A7">
              <w:rPr>
                <w:kern w:val="24"/>
                <w:sz w:val="16"/>
                <w:szCs w:val="16"/>
              </w:rPr>
              <w:t>10</w:t>
            </w:r>
          </w:p>
        </w:tc>
        <w:tc>
          <w:tcPr>
            <w:tcW w:w="1577" w:type="dxa"/>
            <w:shd w:val="clear" w:color="auto" w:fill="auto"/>
          </w:tcPr>
          <w:p w14:paraId="034C04C6" w14:textId="77777777" w:rsidR="004924A7" w:rsidRPr="004924A7" w:rsidRDefault="004924A7" w:rsidP="009C33F8">
            <w:pPr>
              <w:pStyle w:val="TAC"/>
              <w:rPr>
                <w:kern w:val="24"/>
                <w:sz w:val="16"/>
                <w:szCs w:val="16"/>
                <w:lang w:eastAsia="zh-CN"/>
              </w:rPr>
            </w:pPr>
            <w:r w:rsidRPr="004924A7">
              <w:rPr>
                <w:rFonts w:hint="eastAsia"/>
                <w:kern w:val="24"/>
                <w:sz w:val="16"/>
                <w:szCs w:val="16"/>
                <w:lang w:eastAsia="zh-CN"/>
              </w:rPr>
              <w:t>2</w:t>
            </w:r>
          </w:p>
        </w:tc>
        <w:tc>
          <w:tcPr>
            <w:tcW w:w="1541" w:type="dxa"/>
            <w:shd w:val="clear" w:color="auto" w:fill="auto"/>
          </w:tcPr>
          <w:p w14:paraId="165FC0E7" w14:textId="77777777" w:rsidR="004924A7" w:rsidRPr="004924A7" w:rsidRDefault="004924A7" w:rsidP="009C33F8">
            <w:pPr>
              <w:pStyle w:val="TAC"/>
              <w:rPr>
                <w:kern w:val="24"/>
                <w:sz w:val="16"/>
                <w:szCs w:val="16"/>
              </w:rPr>
            </w:pPr>
            <w:r w:rsidRPr="004924A7">
              <w:rPr>
                <w:kern w:val="24"/>
                <w:sz w:val="16"/>
                <w:szCs w:val="16"/>
                <w:lang w:eastAsia="zh-CN"/>
              </w:rPr>
              <w:t>{0, 3, 6, 9}</w:t>
            </w:r>
          </w:p>
        </w:tc>
      </w:tr>
      <w:tr w:rsidR="004924A7" w:rsidRPr="004924A7" w14:paraId="4701A157" w14:textId="77777777" w:rsidTr="009C33F8">
        <w:tc>
          <w:tcPr>
            <w:tcW w:w="901" w:type="dxa"/>
            <w:shd w:val="clear" w:color="auto" w:fill="auto"/>
          </w:tcPr>
          <w:p w14:paraId="02CD3D8B" w14:textId="77777777" w:rsidR="004924A7" w:rsidRPr="004924A7" w:rsidRDefault="004924A7" w:rsidP="009C33F8">
            <w:pPr>
              <w:pStyle w:val="TAC"/>
              <w:rPr>
                <w:sz w:val="16"/>
                <w:szCs w:val="16"/>
                <w:lang w:eastAsia="zh-CN"/>
              </w:rPr>
            </w:pPr>
            <w:r w:rsidRPr="004924A7">
              <w:rPr>
                <w:sz w:val="16"/>
                <w:szCs w:val="16"/>
                <w:lang w:eastAsia="zh-CN"/>
              </w:rPr>
              <w:t>9</w:t>
            </w:r>
          </w:p>
        </w:tc>
        <w:tc>
          <w:tcPr>
            <w:tcW w:w="1157" w:type="dxa"/>
            <w:shd w:val="clear" w:color="auto" w:fill="auto"/>
          </w:tcPr>
          <w:p w14:paraId="16BEB2EC" w14:textId="77777777" w:rsidR="004924A7" w:rsidRPr="004924A7" w:rsidRDefault="004924A7" w:rsidP="009C33F8">
            <w:pPr>
              <w:pStyle w:val="TAC"/>
              <w:rPr>
                <w:kern w:val="24"/>
                <w:sz w:val="16"/>
                <w:szCs w:val="16"/>
              </w:rPr>
            </w:pPr>
            <w:r w:rsidRPr="004924A7">
              <w:rPr>
                <w:kern w:val="24"/>
                <w:sz w:val="16"/>
                <w:szCs w:val="16"/>
              </w:rPr>
              <w:t>1</w:t>
            </w:r>
          </w:p>
        </w:tc>
        <w:tc>
          <w:tcPr>
            <w:tcW w:w="992" w:type="dxa"/>
            <w:shd w:val="clear" w:color="auto" w:fill="auto"/>
          </w:tcPr>
          <w:p w14:paraId="2CE2CEC5" w14:textId="77777777" w:rsidR="004924A7" w:rsidRPr="004924A7" w:rsidRDefault="004924A7" w:rsidP="009C33F8">
            <w:pPr>
              <w:pStyle w:val="TAC"/>
              <w:rPr>
                <w:kern w:val="24"/>
                <w:sz w:val="16"/>
                <w:szCs w:val="16"/>
              </w:rPr>
            </w:pPr>
            <w:r w:rsidRPr="004924A7">
              <w:rPr>
                <w:kern w:val="24"/>
                <w:sz w:val="16"/>
                <w:szCs w:val="16"/>
              </w:rPr>
              <w:t>0</w:t>
            </w:r>
          </w:p>
        </w:tc>
        <w:tc>
          <w:tcPr>
            <w:tcW w:w="1258" w:type="dxa"/>
            <w:shd w:val="clear" w:color="auto" w:fill="auto"/>
          </w:tcPr>
          <w:p w14:paraId="14232D8A" w14:textId="77777777" w:rsidR="004924A7" w:rsidRPr="004924A7" w:rsidRDefault="004924A7" w:rsidP="009C33F8">
            <w:pPr>
              <w:pStyle w:val="TAC"/>
              <w:rPr>
                <w:kern w:val="24"/>
                <w:sz w:val="16"/>
                <w:szCs w:val="16"/>
              </w:rPr>
            </w:pPr>
            <w:r w:rsidRPr="004924A7">
              <w:rPr>
                <w:kern w:val="24"/>
                <w:sz w:val="16"/>
                <w:szCs w:val="16"/>
              </w:rPr>
              <w:t>14</w:t>
            </w:r>
          </w:p>
        </w:tc>
        <w:tc>
          <w:tcPr>
            <w:tcW w:w="1577" w:type="dxa"/>
            <w:shd w:val="clear" w:color="auto" w:fill="auto"/>
          </w:tcPr>
          <w:p w14:paraId="2496D609" w14:textId="77777777" w:rsidR="004924A7" w:rsidRPr="004924A7" w:rsidRDefault="004924A7" w:rsidP="009C33F8">
            <w:pPr>
              <w:pStyle w:val="TAC"/>
              <w:rPr>
                <w:kern w:val="24"/>
                <w:sz w:val="16"/>
                <w:szCs w:val="16"/>
                <w:lang w:eastAsia="zh-CN"/>
              </w:rPr>
            </w:pPr>
            <w:r w:rsidRPr="004924A7">
              <w:rPr>
                <w:kern w:val="24"/>
                <w:sz w:val="16"/>
                <w:szCs w:val="16"/>
                <w:lang w:eastAsia="zh-CN"/>
              </w:rPr>
              <w:t>0</w:t>
            </w:r>
          </w:p>
        </w:tc>
        <w:tc>
          <w:tcPr>
            <w:tcW w:w="1541" w:type="dxa"/>
            <w:shd w:val="clear" w:color="auto" w:fill="auto"/>
          </w:tcPr>
          <w:p w14:paraId="499DD503" w14:textId="77777777" w:rsidR="004924A7" w:rsidRPr="004924A7" w:rsidRDefault="004924A7" w:rsidP="009C33F8">
            <w:pPr>
              <w:pStyle w:val="TAC"/>
              <w:rPr>
                <w:kern w:val="24"/>
                <w:sz w:val="16"/>
                <w:szCs w:val="16"/>
                <w:lang w:eastAsia="zh-CN"/>
              </w:rPr>
            </w:pPr>
            <w:r w:rsidRPr="004924A7">
              <w:rPr>
                <w:kern w:val="24"/>
                <w:sz w:val="16"/>
                <w:szCs w:val="16"/>
                <w:lang w:eastAsia="zh-CN"/>
              </w:rPr>
              <w:t>{0, 6}</w:t>
            </w:r>
          </w:p>
        </w:tc>
      </w:tr>
      <w:tr w:rsidR="004924A7" w:rsidRPr="004924A7" w14:paraId="047C28AB" w14:textId="77777777" w:rsidTr="009C33F8">
        <w:tc>
          <w:tcPr>
            <w:tcW w:w="901" w:type="dxa"/>
            <w:shd w:val="clear" w:color="auto" w:fill="auto"/>
          </w:tcPr>
          <w:p w14:paraId="24976ADD" w14:textId="77777777" w:rsidR="004924A7" w:rsidRPr="004924A7" w:rsidRDefault="004924A7" w:rsidP="009C33F8">
            <w:pPr>
              <w:pStyle w:val="TAC"/>
              <w:rPr>
                <w:sz w:val="16"/>
                <w:szCs w:val="16"/>
                <w:lang w:eastAsia="zh-CN"/>
              </w:rPr>
            </w:pPr>
            <w:r w:rsidRPr="004924A7">
              <w:rPr>
                <w:sz w:val="16"/>
                <w:szCs w:val="16"/>
                <w:lang w:eastAsia="zh-CN"/>
              </w:rPr>
              <w:t>10</w:t>
            </w:r>
          </w:p>
        </w:tc>
        <w:tc>
          <w:tcPr>
            <w:tcW w:w="1157" w:type="dxa"/>
            <w:shd w:val="clear" w:color="auto" w:fill="auto"/>
          </w:tcPr>
          <w:p w14:paraId="5FEB551C" w14:textId="77777777" w:rsidR="004924A7" w:rsidRPr="004924A7" w:rsidRDefault="004924A7" w:rsidP="009C33F8">
            <w:pPr>
              <w:pStyle w:val="TAC"/>
              <w:rPr>
                <w:kern w:val="24"/>
                <w:sz w:val="16"/>
                <w:szCs w:val="16"/>
              </w:rPr>
            </w:pPr>
            <w:r w:rsidRPr="004924A7">
              <w:rPr>
                <w:kern w:val="24"/>
                <w:sz w:val="16"/>
                <w:szCs w:val="16"/>
              </w:rPr>
              <w:t>1</w:t>
            </w:r>
          </w:p>
        </w:tc>
        <w:tc>
          <w:tcPr>
            <w:tcW w:w="992" w:type="dxa"/>
            <w:shd w:val="clear" w:color="auto" w:fill="auto"/>
          </w:tcPr>
          <w:p w14:paraId="622CEF2F" w14:textId="77777777" w:rsidR="004924A7" w:rsidRPr="004924A7" w:rsidRDefault="004924A7" w:rsidP="009C33F8">
            <w:pPr>
              <w:pStyle w:val="TAC"/>
              <w:rPr>
                <w:kern w:val="24"/>
                <w:sz w:val="16"/>
                <w:szCs w:val="16"/>
              </w:rPr>
            </w:pPr>
            <w:r w:rsidRPr="004924A7">
              <w:rPr>
                <w:kern w:val="24"/>
                <w:sz w:val="16"/>
                <w:szCs w:val="16"/>
              </w:rPr>
              <w:t>0</w:t>
            </w:r>
          </w:p>
        </w:tc>
        <w:tc>
          <w:tcPr>
            <w:tcW w:w="1258" w:type="dxa"/>
            <w:shd w:val="clear" w:color="auto" w:fill="auto"/>
          </w:tcPr>
          <w:p w14:paraId="70E0BA02" w14:textId="77777777" w:rsidR="004924A7" w:rsidRPr="004924A7" w:rsidRDefault="004924A7" w:rsidP="009C33F8">
            <w:pPr>
              <w:pStyle w:val="TAC"/>
              <w:rPr>
                <w:kern w:val="24"/>
                <w:sz w:val="16"/>
                <w:szCs w:val="16"/>
              </w:rPr>
            </w:pPr>
            <w:r w:rsidRPr="004924A7">
              <w:rPr>
                <w:kern w:val="24"/>
                <w:sz w:val="16"/>
                <w:szCs w:val="16"/>
              </w:rPr>
              <w:t>14</w:t>
            </w:r>
          </w:p>
        </w:tc>
        <w:tc>
          <w:tcPr>
            <w:tcW w:w="1577" w:type="dxa"/>
            <w:shd w:val="clear" w:color="auto" w:fill="auto"/>
          </w:tcPr>
          <w:p w14:paraId="784CDA0E" w14:textId="77777777" w:rsidR="004924A7" w:rsidRPr="004924A7" w:rsidRDefault="004924A7" w:rsidP="009C33F8">
            <w:pPr>
              <w:pStyle w:val="TAC"/>
              <w:rPr>
                <w:kern w:val="24"/>
                <w:sz w:val="16"/>
                <w:szCs w:val="16"/>
              </w:rPr>
            </w:pPr>
            <w:r w:rsidRPr="004924A7">
              <w:rPr>
                <w:kern w:val="24"/>
                <w:sz w:val="16"/>
                <w:szCs w:val="16"/>
              </w:rPr>
              <w:t>0</w:t>
            </w:r>
          </w:p>
        </w:tc>
        <w:tc>
          <w:tcPr>
            <w:tcW w:w="1541" w:type="dxa"/>
            <w:shd w:val="clear" w:color="auto" w:fill="auto"/>
          </w:tcPr>
          <w:p w14:paraId="37564AB1" w14:textId="77777777" w:rsidR="004924A7" w:rsidRPr="004924A7" w:rsidRDefault="004924A7" w:rsidP="009C33F8">
            <w:pPr>
              <w:pStyle w:val="TAC"/>
              <w:rPr>
                <w:kern w:val="24"/>
                <w:sz w:val="16"/>
                <w:szCs w:val="16"/>
                <w:lang w:eastAsia="zh-CN"/>
              </w:rPr>
            </w:pPr>
            <w:r w:rsidRPr="004924A7">
              <w:rPr>
                <w:kern w:val="24"/>
                <w:sz w:val="16"/>
                <w:szCs w:val="16"/>
                <w:lang w:eastAsia="zh-CN"/>
              </w:rPr>
              <w:t>{0, 3, 6, 9}</w:t>
            </w:r>
          </w:p>
        </w:tc>
      </w:tr>
      <w:tr w:rsidR="004924A7" w:rsidRPr="004924A7" w14:paraId="35B90C81" w14:textId="77777777" w:rsidTr="009C33F8">
        <w:tc>
          <w:tcPr>
            <w:tcW w:w="901" w:type="dxa"/>
            <w:shd w:val="clear" w:color="auto" w:fill="auto"/>
          </w:tcPr>
          <w:p w14:paraId="2A30DCB9" w14:textId="77777777" w:rsidR="004924A7" w:rsidRPr="004924A7" w:rsidRDefault="004924A7" w:rsidP="009C33F8">
            <w:pPr>
              <w:pStyle w:val="TAC"/>
              <w:rPr>
                <w:sz w:val="16"/>
                <w:szCs w:val="16"/>
              </w:rPr>
            </w:pPr>
            <w:r w:rsidRPr="004924A7">
              <w:rPr>
                <w:sz w:val="16"/>
                <w:szCs w:val="16"/>
                <w:lang w:eastAsia="zh-CN"/>
              </w:rPr>
              <w:t>11</w:t>
            </w:r>
          </w:p>
        </w:tc>
        <w:tc>
          <w:tcPr>
            <w:tcW w:w="1157" w:type="dxa"/>
            <w:shd w:val="clear" w:color="auto" w:fill="auto"/>
          </w:tcPr>
          <w:p w14:paraId="2F906C51" w14:textId="77777777" w:rsidR="004924A7" w:rsidRPr="004924A7" w:rsidRDefault="004924A7" w:rsidP="009C33F8">
            <w:pPr>
              <w:pStyle w:val="TAC"/>
              <w:rPr>
                <w:kern w:val="24"/>
                <w:sz w:val="16"/>
                <w:szCs w:val="16"/>
              </w:rPr>
            </w:pPr>
            <w:r w:rsidRPr="004924A7">
              <w:rPr>
                <w:kern w:val="24"/>
                <w:sz w:val="16"/>
                <w:szCs w:val="16"/>
              </w:rPr>
              <w:t>1</w:t>
            </w:r>
          </w:p>
        </w:tc>
        <w:tc>
          <w:tcPr>
            <w:tcW w:w="992" w:type="dxa"/>
            <w:shd w:val="clear" w:color="auto" w:fill="auto"/>
          </w:tcPr>
          <w:p w14:paraId="5298215D" w14:textId="77777777" w:rsidR="004924A7" w:rsidRPr="004924A7" w:rsidRDefault="004924A7" w:rsidP="009C33F8">
            <w:pPr>
              <w:pStyle w:val="TAC"/>
              <w:rPr>
                <w:kern w:val="24"/>
                <w:sz w:val="16"/>
                <w:szCs w:val="16"/>
              </w:rPr>
            </w:pPr>
            <w:r w:rsidRPr="004924A7">
              <w:rPr>
                <w:kern w:val="24"/>
                <w:sz w:val="16"/>
                <w:szCs w:val="16"/>
              </w:rPr>
              <w:t>0</w:t>
            </w:r>
          </w:p>
        </w:tc>
        <w:tc>
          <w:tcPr>
            <w:tcW w:w="1258" w:type="dxa"/>
            <w:shd w:val="clear" w:color="auto" w:fill="auto"/>
          </w:tcPr>
          <w:p w14:paraId="3144C0A2" w14:textId="77777777" w:rsidR="004924A7" w:rsidRPr="004924A7" w:rsidRDefault="004924A7" w:rsidP="009C33F8">
            <w:pPr>
              <w:pStyle w:val="TAC"/>
              <w:rPr>
                <w:kern w:val="24"/>
                <w:sz w:val="16"/>
                <w:szCs w:val="16"/>
              </w:rPr>
            </w:pPr>
            <w:r w:rsidRPr="004924A7">
              <w:rPr>
                <w:kern w:val="24"/>
                <w:sz w:val="16"/>
                <w:szCs w:val="16"/>
              </w:rPr>
              <w:t>14</w:t>
            </w:r>
          </w:p>
        </w:tc>
        <w:tc>
          <w:tcPr>
            <w:tcW w:w="1577" w:type="dxa"/>
            <w:shd w:val="clear" w:color="auto" w:fill="auto"/>
          </w:tcPr>
          <w:p w14:paraId="359EC425" w14:textId="77777777" w:rsidR="004924A7" w:rsidRPr="004924A7" w:rsidRDefault="004924A7" w:rsidP="009C33F8">
            <w:pPr>
              <w:pStyle w:val="TAC"/>
              <w:rPr>
                <w:kern w:val="24"/>
                <w:sz w:val="16"/>
                <w:szCs w:val="16"/>
                <w:lang w:eastAsia="zh-CN"/>
              </w:rPr>
            </w:pPr>
            <w:r w:rsidRPr="004924A7">
              <w:rPr>
                <w:rFonts w:hint="eastAsia"/>
                <w:kern w:val="24"/>
                <w:sz w:val="16"/>
                <w:szCs w:val="16"/>
                <w:lang w:eastAsia="zh-CN"/>
              </w:rPr>
              <w:t>2</w:t>
            </w:r>
          </w:p>
        </w:tc>
        <w:tc>
          <w:tcPr>
            <w:tcW w:w="1541" w:type="dxa"/>
            <w:shd w:val="clear" w:color="auto" w:fill="auto"/>
          </w:tcPr>
          <w:p w14:paraId="26D7893F" w14:textId="77777777" w:rsidR="004924A7" w:rsidRPr="004924A7" w:rsidRDefault="004924A7" w:rsidP="009C33F8">
            <w:pPr>
              <w:pStyle w:val="TAC"/>
              <w:rPr>
                <w:kern w:val="24"/>
                <w:sz w:val="16"/>
                <w:szCs w:val="16"/>
              </w:rPr>
            </w:pPr>
            <w:r w:rsidRPr="004924A7">
              <w:rPr>
                <w:kern w:val="24"/>
                <w:sz w:val="16"/>
                <w:szCs w:val="16"/>
                <w:lang w:eastAsia="zh-CN"/>
              </w:rPr>
              <w:t>{0, 3, 6, 9}</w:t>
            </w:r>
          </w:p>
        </w:tc>
      </w:tr>
      <w:tr w:rsidR="004924A7" w:rsidRPr="004924A7" w14:paraId="6CA3222C" w14:textId="77777777" w:rsidTr="009C33F8">
        <w:tc>
          <w:tcPr>
            <w:tcW w:w="901" w:type="dxa"/>
            <w:shd w:val="clear" w:color="auto" w:fill="auto"/>
          </w:tcPr>
          <w:p w14:paraId="172189CE" w14:textId="77777777" w:rsidR="004924A7" w:rsidRPr="004924A7" w:rsidRDefault="004924A7" w:rsidP="009C33F8">
            <w:pPr>
              <w:pStyle w:val="TAC"/>
              <w:rPr>
                <w:sz w:val="16"/>
                <w:szCs w:val="16"/>
              </w:rPr>
            </w:pPr>
            <w:r w:rsidRPr="004924A7">
              <w:rPr>
                <w:sz w:val="16"/>
                <w:szCs w:val="16"/>
                <w:lang w:eastAsia="zh-CN"/>
              </w:rPr>
              <w:t>12</w:t>
            </w:r>
          </w:p>
        </w:tc>
        <w:tc>
          <w:tcPr>
            <w:tcW w:w="1157" w:type="dxa"/>
            <w:shd w:val="clear" w:color="auto" w:fill="auto"/>
          </w:tcPr>
          <w:p w14:paraId="7CB06E9C" w14:textId="77777777" w:rsidR="004924A7" w:rsidRPr="004924A7" w:rsidRDefault="004924A7" w:rsidP="009C33F8">
            <w:pPr>
              <w:pStyle w:val="TAC"/>
              <w:rPr>
                <w:kern w:val="24"/>
                <w:sz w:val="16"/>
                <w:szCs w:val="16"/>
              </w:rPr>
            </w:pPr>
            <w:r w:rsidRPr="004924A7">
              <w:rPr>
                <w:kern w:val="24"/>
                <w:sz w:val="16"/>
                <w:szCs w:val="16"/>
              </w:rPr>
              <w:t>1</w:t>
            </w:r>
          </w:p>
        </w:tc>
        <w:tc>
          <w:tcPr>
            <w:tcW w:w="992" w:type="dxa"/>
            <w:shd w:val="clear" w:color="auto" w:fill="auto"/>
          </w:tcPr>
          <w:p w14:paraId="17906184" w14:textId="77777777" w:rsidR="004924A7" w:rsidRPr="004924A7" w:rsidRDefault="004924A7" w:rsidP="009C33F8">
            <w:pPr>
              <w:pStyle w:val="TAC"/>
              <w:rPr>
                <w:kern w:val="24"/>
                <w:sz w:val="16"/>
                <w:szCs w:val="16"/>
              </w:rPr>
            </w:pPr>
            <w:r w:rsidRPr="004924A7">
              <w:rPr>
                <w:kern w:val="24"/>
                <w:sz w:val="16"/>
                <w:szCs w:val="16"/>
                <w:lang w:eastAsia="zh-CN"/>
              </w:rPr>
              <w:t>0</w:t>
            </w:r>
          </w:p>
        </w:tc>
        <w:tc>
          <w:tcPr>
            <w:tcW w:w="1258" w:type="dxa"/>
            <w:shd w:val="clear" w:color="auto" w:fill="auto"/>
          </w:tcPr>
          <w:p w14:paraId="18F9CEC3" w14:textId="77777777" w:rsidR="004924A7" w:rsidRPr="004924A7" w:rsidRDefault="004924A7" w:rsidP="009C33F8">
            <w:pPr>
              <w:pStyle w:val="TAC"/>
              <w:rPr>
                <w:kern w:val="24"/>
                <w:sz w:val="16"/>
                <w:szCs w:val="16"/>
              </w:rPr>
            </w:pPr>
            <w:r w:rsidRPr="004924A7">
              <w:rPr>
                <w:kern w:val="24"/>
                <w:sz w:val="16"/>
                <w:szCs w:val="16"/>
              </w:rPr>
              <w:t>1</w:t>
            </w:r>
            <w:r w:rsidRPr="004924A7">
              <w:rPr>
                <w:kern w:val="24"/>
                <w:sz w:val="16"/>
                <w:szCs w:val="16"/>
                <w:lang w:eastAsia="zh-CN"/>
              </w:rPr>
              <w:t>4</w:t>
            </w:r>
          </w:p>
        </w:tc>
        <w:tc>
          <w:tcPr>
            <w:tcW w:w="1577" w:type="dxa"/>
            <w:shd w:val="clear" w:color="auto" w:fill="auto"/>
          </w:tcPr>
          <w:p w14:paraId="427DBF18" w14:textId="77777777" w:rsidR="004924A7" w:rsidRPr="004924A7" w:rsidRDefault="004924A7" w:rsidP="009C33F8">
            <w:pPr>
              <w:pStyle w:val="TAC"/>
              <w:rPr>
                <w:kern w:val="24"/>
                <w:sz w:val="16"/>
                <w:szCs w:val="16"/>
                <w:lang w:eastAsia="zh-CN"/>
              </w:rPr>
            </w:pPr>
            <w:r w:rsidRPr="004924A7">
              <w:rPr>
                <w:rFonts w:hint="eastAsia"/>
                <w:kern w:val="24"/>
                <w:sz w:val="16"/>
                <w:szCs w:val="16"/>
                <w:lang w:eastAsia="zh-CN"/>
              </w:rPr>
              <w:t>4</w:t>
            </w:r>
          </w:p>
        </w:tc>
        <w:tc>
          <w:tcPr>
            <w:tcW w:w="1541" w:type="dxa"/>
            <w:shd w:val="clear" w:color="auto" w:fill="auto"/>
          </w:tcPr>
          <w:p w14:paraId="6D18D4A8" w14:textId="77777777" w:rsidR="004924A7" w:rsidRPr="004924A7" w:rsidRDefault="004924A7" w:rsidP="009C33F8">
            <w:pPr>
              <w:pStyle w:val="TAC"/>
              <w:rPr>
                <w:kern w:val="24"/>
                <w:sz w:val="16"/>
                <w:szCs w:val="16"/>
                <w:lang w:eastAsia="zh-CN"/>
              </w:rPr>
            </w:pPr>
            <w:r w:rsidRPr="004924A7">
              <w:rPr>
                <w:kern w:val="24"/>
                <w:sz w:val="16"/>
                <w:szCs w:val="16"/>
                <w:lang w:eastAsia="zh-CN"/>
              </w:rPr>
              <w:t>{0, 3, 6, 9}</w:t>
            </w:r>
          </w:p>
        </w:tc>
      </w:tr>
      <w:tr w:rsidR="004924A7" w:rsidRPr="004924A7" w14:paraId="2F5E5968" w14:textId="77777777" w:rsidTr="009C33F8">
        <w:tc>
          <w:tcPr>
            <w:tcW w:w="901" w:type="dxa"/>
            <w:shd w:val="clear" w:color="auto" w:fill="auto"/>
          </w:tcPr>
          <w:p w14:paraId="4962D69D" w14:textId="77777777" w:rsidR="004924A7" w:rsidRPr="004924A7" w:rsidRDefault="004924A7" w:rsidP="009C33F8">
            <w:pPr>
              <w:pStyle w:val="TAC"/>
              <w:rPr>
                <w:sz w:val="16"/>
                <w:szCs w:val="16"/>
                <w:lang w:eastAsia="zh-CN"/>
              </w:rPr>
            </w:pPr>
            <w:r w:rsidRPr="004924A7">
              <w:rPr>
                <w:rFonts w:hint="eastAsia"/>
                <w:sz w:val="16"/>
                <w:szCs w:val="16"/>
                <w:lang w:eastAsia="zh-CN"/>
              </w:rPr>
              <w:t>13</w:t>
            </w:r>
          </w:p>
        </w:tc>
        <w:tc>
          <w:tcPr>
            <w:tcW w:w="1157" w:type="dxa"/>
            <w:shd w:val="clear" w:color="auto" w:fill="auto"/>
          </w:tcPr>
          <w:p w14:paraId="6FD01CC6" w14:textId="77777777" w:rsidR="004924A7" w:rsidRPr="004924A7" w:rsidRDefault="004924A7" w:rsidP="009C33F8">
            <w:pPr>
              <w:pStyle w:val="TAC"/>
              <w:rPr>
                <w:kern w:val="24"/>
                <w:sz w:val="16"/>
                <w:szCs w:val="16"/>
              </w:rPr>
            </w:pPr>
            <w:r w:rsidRPr="004924A7">
              <w:rPr>
                <w:kern w:val="24"/>
                <w:sz w:val="16"/>
                <w:szCs w:val="16"/>
              </w:rPr>
              <w:t>1</w:t>
            </w:r>
          </w:p>
        </w:tc>
        <w:tc>
          <w:tcPr>
            <w:tcW w:w="992" w:type="dxa"/>
            <w:shd w:val="clear" w:color="auto" w:fill="auto"/>
          </w:tcPr>
          <w:p w14:paraId="1DECCCAC" w14:textId="77777777" w:rsidR="004924A7" w:rsidRPr="004924A7" w:rsidRDefault="004924A7" w:rsidP="009C33F8">
            <w:pPr>
              <w:pStyle w:val="TAC"/>
              <w:rPr>
                <w:kern w:val="24"/>
                <w:sz w:val="16"/>
                <w:szCs w:val="16"/>
              </w:rPr>
            </w:pPr>
            <w:r w:rsidRPr="004924A7">
              <w:rPr>
                <w:kern w:val="24"/>
                <w:sz w:val="16"/>
                <w:szCs w:val="16"/>
              </w:rPr>
              <w:t>0</w:t>
            </w:r>
          </w:p>
        </w:tc>
        <w:tc>
          <w:tcPr>
            <w:tcW w:w="1258" w:type="dxa"/>
            <w:shd w:val="clear" w:color="auto" w:fill="auto"/>
          </w:tcPr>
          <w:p w14:paraId="207495F6" w14:textId="77777777" w:rsidR="004924A7" w:rsidRPr="004924A7" w:rsidRDefault="004924A7" w:rsidP="009C33F8">
            <w:pPr>
              <w:pStyle w:val="TAC"/>
              <w:rPr>
                <w:kern w:val="24"/>
                <w:sz w:val="16"/>
                <w:szCs w:val="16"/>
              </w:rPr>
            </w:pPr>
            <w:r w:rsidRPr="004924A7">
              <w:rPr>
                <w:kern w:val="24"/>
                <w:sz w:val="16"/>
                <w:szCs w:val="16"/>
              </w:rPr>
              <w:t>14</w:t>
            </w:r>
          </w:p>
        </w:tc>
        <w:tc>
          <w:tcPr>
            <w:tcW w:w="1577" w:type="dxa"/>
            <w:shd w:val="clear" w:color="auto" w:fill="auto"/>
          </w:tcPr>
          <w:p w14:paraId="33A9D00A" w14:textId="77777777" w:rsidR="004924A7" w:rsidRPr="004924A7" w:rsidRDefault="004924A7" w:rsidP="009C33F8">
            <w:pPr>
              <w:pStyle w:val="TAC"/>
              <w:rPr>
                <w:kern w:val="24"/>
                <w:sz w:val="16"/>
                <w:szCs w:val="16"/>
                <w:lang w:eastAsia="zh-CN"/>
              </w:rPr>
            </w:pPr>
            <w:r w:rsidRPr="004924A7">
              <w:rPr>
                <w:rFonts w:hint="eastAsia"/>
                <w:kern w:val="24"/>
                <w:sz w:val="16"/>
                <w:szCs w:val="16"/>
                <w:lang w:eastAsia="zh-CN"/>
              </w:rPr>
              <w:t>Floor(</w:t>
            </w:r>
            <w:r w:rsidRPr="004924A7">
              <w:rPr>
                <w:kern w:val="24"/>
                <w:sz w:val="16"/>
                <w:szCs w:val="16"/>
              </w:rPr>
              <w:t>N</w:t>
            </w:r>
            <w:r w:rsidRPr="004924A7">
              <w:rPr>
                <w:kern w:val="24"/>
                <w:sz w:val="16"/>
                <w:szCs w:val="16"/>
                <w:vertAlign w:val="subscript"/>
              </w:rPr>
              <w:t>BWP</w:t>
            </w:r>
            <w:r w:rsidRPr="004924A7">
              <w:rPr>
                <w:kern w:val="24"/>
                <w:sz w:val="16"/>
                <w:szCs w:val="16"/>
              </w:rPr>
              <w:t>/4</w:t>
            </w:r>
            <w:r w:rsidRPr="004924A7">
              <w:rPr>
                <w:rFonts w:hint="eastAsia"/>
                <w:kern w:val="24"/>
                <w:sz w:val="16"/>
                <w:szCs w:val="16"/>
                <w:lang w:eastAsia="zh-CN"/>
              </w:rPr>
              <w:t>)</w:t>
            </w:r>
          </w:p>
        </w:tc>
        <w:tc>
          <w:tcPr>
            <w:tcW w:w="1541" w:type="dxa"/>
            <w:shd w:val="clear" w:color="auto" w:fill="auto"/>
          </w:tcPr>
          <w:p w14:paraId="149EE906" w14:textId="77777777" w:rsidR="004924A7" w:rsidRPr="004924A7" w:rsidRDefault="004924A7" w:rsidP="009C33F8">
            <w:pPr>
              <w:pStyle w:val="TAC"/>
              <w:rPr>
                <w:kern w:val="24"/>
                <w:sz w:val="16"/>
                <w:szCs w:val="16"/>
                <w:lang w:eastAsia="zh-CN"/>
              </w:rPr>
            </w:pPr>
            <w:r w:rsidRPr="004924A7">
              <w:rPr>
                <w:kern w:val="24"/>
                <w:sz w:val="16"/>
                <w:szCs w:val="16"/>
                <w:lang w:eastAsia="zh-CN"/>
              </w:rPr>
              <w:t>{0, 3, 6, 9}</w:t>
            </w:r>
          </w:p>
        </w:tc>
      </w:tr>
      <w:tr w:rsidR="004924A7" w:rsidRPr="004924A7" w14:paraId="3E4FC708" w14:textId="77777777" w:rsidTr="009C33F8">
        <w:tc>
          <w:tcPr>
            <w:tcW w:w="901" w:type="dxa"/>
            <w:shd w:val="clear" w:color="auto" w:fill="auto"/>
          </w:tcPr>
          <w:p w14:paraId="5198B688" w14:textId="77777777" w:rsidR="004924A7" w:rsidRPr="004924A7" w:rsidRDefault="004924A7" w:rsidP="009C33F8">
            <w:pPr>
              <w:pStyle w:val="TAC"/>
              <w:rPr>
                <w:sz w:val="16"/>
                <w:szCs w:val="16"/>
                <w:lang w:eastAsia="zh-CN"/>
              </w:rPr>
            </w:pPr>
            <w:r w:rsidRPr="004924A7">
              <w:rPr>
                <w:rFonts w:hint="eastAsia"/>
                <w:sz w:val="16"/>
                <w:szCs w:val="16"/>
                <w:lang w:eastAsia="zh-CN"/>
              </w:rPr>
              <w:t>1</w:t>
            </w:r>
            <w:r w:rsidRPr="004924A7">
              <w:rPr>
                <w:sz w:val="16"/>
                <w:szCs w:val="16"/>
                <w:lang w:eastAsia="zh-CN"/>
              </w:rPr>
              <w:t>4</w:t>
            </w:r>
          </w:p>
        </w:tc>
        <w:tc>
          <w:tcPr>
            <w:tcW w:w="1157" w:type="dxa"/>
            <w:shd w:val="clear" w:color="auto" w:fill="auto"/>
          </w:tcPr>
          <w:p w14:paraId="6A9F71BF" w14:textId="77777777" w:rsidR="004924A7" w:rsidRPr="004924A7" w:rsidRDefault="004924A7" w:rsidP="009C33F8">
            <w:pPr>
              <w:pStyle w:val="TAC"/>
              <w:rPr>
                <w:color w:val="FF0000"/>
                <w:kern w:val="24"/>
                <w:sz w:val="16"/>
                <w:szCs w:val="16"/>
                <w:lang w:eastAsia="zh-CN"/>
              </w:rPr>
            </w:pPr>
            <w:r w:rsidRPr="004924A7">
              <w:rPr>
                <w:rFonts w:hint="eastAsia"/>
                <w:color w:val="FF0000"/>
                <w:kern w:val="24"/>
                <w:sz w:val="16"/>
                <w:szCs w:val="16"/>
                <w:lang w:eastAsia="zh-CN"/>
              </w:rPr>
              <w:t>FF</w:t>
            </w:r>
            <w:r w:rsidRPr="004924A7">
              <w:rPr>
                <w:color w:val="FF0000"/>
                <w:kern w:val="24"/>
                <w:sz w:val="16"/>
                <w:szCs w:val="16"/>
                <w:lang w:eastAsia="zh-CN"/>
              </w:rPr>
              <w:t>S</w:t>
            </w:r>
          </w:p>
        </w:tc>
        <w:tc>
          <w:tcPr>
            <w:tcW w:w="992" w:type="dxa"/>
            <w:shd w:val="clear" w:color="auto" w:fill="auto"/>
          </w:tcPr>
          <w:p w14:paraId="01DB8D46" w14:textId="77777777" w:rsidR="004924A7" w:rsidRPr="004924A7" w:rsidRDefault="004924A7" w:rsidP="009C33F8">
            <w:pPr>
              <w:pStyle w:val="TAC"/>
              <w:rPr>
                <w:kern w:val="24"/>
                <w:sz w:val="16"/>
                <w:szCs w:val="16"/>
                <w:lang w:eastAsia="zh-CN"/>
              </w:rPr>
            </w:pPr>
          </w:p>
        </w:tc>
        <w:tc>
          <w:tcPr>
            <w:tcW w:w="1258" w:type="dxa"/>
            <w:shd w:val="clear" w:color="auto" w:fill="auto"/>
          </w:tcPr>
          <w:p w14:paraId="5EC76495" w14:textId="77777777" w:rsidR="004924A7" w:rsidRPr="004924A7" w:rsidRDefault="004924A7" w:rsidP="009C33F8">
            <w:pPr>
              <w:pStyle w:val="TAC"/>
              <w:rPr>
                <w:kern w:val="24"/>
                <w:sz w:val="16"/>
                <w:szCs w:val="16"/>
              </w:rPr>
            </w:pPr>
          </w:p>
        </w:tc>
        <w:tc>
          <w:tcPr>
            <w:tcW w:w="1577" w:type="dxa"/>
            <w:shd w:val="clear" w:color="auto" w:fill="auto"/>
          </w:tcPr>
          <w:p w14:paraId="226AA424" w14:textId="77777777" w:rsidR="004924A7" w:rsidRPr="004924A7" w:rsidRDefault="004924A7" w:rsidP="009C33F8">
            <w:pPr>
              <w:pStyle w:val="TAC"/>
              <w:rPr>
                <w:kern w:val="24"/>
                <w:sz w:val="16"/>
                <w:szCs w:val="16"/>
              </w:rPr>
            </w:pPr>
          </w:p>
        </w:tc>
        <w:tc>
          <w:tcPr>
            <w:tcW w:w="1541" w:type="dxa"/>
            <w:shd w:val="clear" w:color="auto" w:fill="auto"/>
          </w:tcPr>
          <w:p w14:paraId="7027B4CB" w14:textId="77777777" w:rsidR="004924A7" w:rsidRPr="004924A7" w:rsidRDefault="004924A7" w:rsidP="009C33F8">
            <w:pPr>
              <w:pStyle w:val="TAC"/>
              <w:rPr>
                <w:kern w:val="24"/>
                <w:sz w:val="16"/>
                <w:szCs w:val="16"/>
                <w:lang w:eastAsia="zh-CN"/>
              </w:rPr>
            </w:pPr>
          </w:p>
        </w:tc>
      </w:tr>
      <w:tr w:rsidR="004924A7" w:rsidRPr="004924A7" w14:paraId="17DED77E" w14:textId="77777777" w:rsidTr="009C33F8">
        <w:tc>
          <w:tcPr>
            <w:tcW w:w="901" w:type="dxa"/>
            <w:shd w:val="clear" w:color="auto" w:fill="auto"/>
          </w:tcPr>
          <w:p w14:paraId="15935E58" w14:textId="77777777" w:rsidR="004924A7" w:rsidRPr="004924A7" w:rsidRDefault="004924A7" w:rsidP="009C33F8">
            <w:pPr>
              <w:pStyle w:val="TAC"/>
              <w:rPr>
                <w:sz w:val="16"/>
                <w:szCs w:val="16"/>
                <w:lang w:val="en-US" w:eastAsia="zh-CN"/>
              </w:rPr>
            </w:pPr>
            <w:r w:rsidRPr="004924A7">
              <w:rPr>
                <w:rFonts w:hint="eastAsia"/>
                <w:sz w:val="16"/>
                <w:szCs w:val="16"/>
                <w:lang w:val="en-US" w:eastAsia="zh-CN"/>
              </w:rPr>
              <w:t>15</w:t>
            </w:r>
          </w:p>
        </w:tc>
        <w:tc>
          <w:tcPr>
            <w:tcW w:w="1157" w:type="dxa"/>
            <w:shd w:val="clear" w:color="auto" w:fill="auto"/>
          </w:tcPr>
          <w:p w14:paraId="519700AD" w14:textId="77777777" w:rsidR="004924A7" w:rsidRPr="004924A7" w:rsidRDefault="004924A7" w:rsidP="009C33F8">
            <w:pPr>
              <w:pStyle w:val="TAC"/>
              <w:rPr>
                <w:color w:val="FF0000"/>
                <w:kern w:val="24"/>
                <w:sz w:val="16"/>
                <w:szCs w:val="16"/>
                <w:lang w:eastAsia="zh-CN"/>
              </w:rPr>
            </w:pPr>
            <w:r w:rsidRPr="004924A7">
              <w:rPr>
                <w:rFonts w:hint="eastAsia"/>
                <w:color w:val="FF0000"/>
                <w:kern w:val="24"/>
                <w:sz w:val="16"/>
                <w:szCs w:val="16"/>
                <w:lang w:eastAsia="zh-CN"/>
              </w:rPr>
              <w:t>FFS</w:t>
            </w:r>
          </w:p>
        </w:tc>
        <w:tc>
          <w:tcPr>
            <w:tcW w:w="992" w:type="dxa"/>
            <w:shd w:val="clear" w:color="auto" w:fill="auto"/>
          </w:tcPr>
          <w:p w14:paraId="2901DB38" w14:textId="77777777" w:rsidR="004924A7" w:rsidRPr="004924A7" w:rsidRDefault="004924A7" w:rsidP="009C33F8">
            <w:pPr>
              <w:pStyle w:val="TAC"/>
              <w:rPr>
                <w:kern w:val="24"/>
                <w:sz w:val="16"/>
                <w:szCs w:val="16"/>
                <w:lang w:eastAsia="zh-CN"/>
              </w:rPr>
            </w:pPr>
          </w:p>
        </w:tc>
        <w:tc>
          <w:tcPr>
            <w:tcW w:w="1258" w:type="dxa"/>
            <w:shd w:val="clear" w:color="auto" w:fill="auto"/>
          </w:tcPr>
          <w:p w14:paraId="4743BC2D" w14:textId="77777777" w:rsidR="004924A7" w:rsidRPr="004924A7" w:rsidRDefault="004924A7" w:rsidP="009C33F8">
            <w:pPr>
              <w:pStyle w:val="TAC"/>
              <w:rPr>
                <w:kern w:val="24"/>
                <w:sz w:val="16"/>
                <w:szCs w:val="16"/>
                <w:lang w:eastAsia="zh-CN"/>
              </w:rPr>
            </w:pPr>
          </w:p>
        </w:tc>
        <w:tc>
          <w:tcPr>
            <w:tcW w:w="1577" w:type="dxa"/>
            <w:shd w:val="clear" w:color="auto" w:fill="auto"/>
          </w:tcPr>
          <w:p w14:paraId="0C96D31B" w14:textId="77777777" w:rsidR="004924A7" w:rsidRPr="004924A7" w:rsidRDefault="004924A7" w:rsidP="009C33F8">
            <w:pPr>
              <w:pStyle w:val="TAC"/>
              <w:rPr>
                <w:kern w:val="24"/>
                <w:sz w:val="16"/>
                <w:szCs w:val="16"/>
                <w:lang w:eastAsia="zh-CN"/>
              </w:rPr>
            </w:pPr>
          </w:p>
        </w:tc>
        <w:tc>
          <w:tcPr>
            <w:tcW w:w="1541" w:type="dxa"/>
            <w:shd w:val="clear" w:color="auto" w:fill="auto"/>
          </w:tcPr>
          <w:p w14:paraId="112D7499" w14:textId="77777777" w:rsidR="004924A7" w:rsidRPr="004924A7" w:rsidRDefault="004924A7" w:rsidP="009C33F8">
            <w:pPr>
              <w:pStyle w:val="TAC"/>
              <w:rPr>
                <w:kern w:val="24"/>
                <w:sz w:val="16"/>
                <w:szCs w:val="16"/>
                <w:lang w:eastAsia="zh-CN"/>
              </w:rPr>
            </w:pPr>
          </w:p>
        </w:tc>
      </w:tr>
    </w:tbl>
    <w:p w14:paraId="5AFDC24E" w14:textId="4673EA36" w:rsidR="004924A7" w:rsidRDefault="004924A7" w:rsidP="004924A7">
      <w:pPr>
        <w:rPr>
          <w:b/>
          <w:lang w:eastAsia="x-none"/>
        </w:rPr>
      </w:pPr>
    </w:p>
    <w:p w14:paraId="67ECEF42" w14:textId="029664E6" w:rsidR="0018768E" w:rsidRPr="00CB10A2" w:rsidRDefault="0018768E" w:rsidP="004924A7">
      <w:pPr>
        <w:rPr>
          <w:b/>
          <w:lang w:eastAsia="x-none"/>
        </w:rPr>
      </w:pPr>
      <w:r>
        <w:rPr>
          <w:b/>
          <w:lang w:eastAsia="x-none"/>
        </w:rPr>
        <w:t>Friday</w:t>
      </w:r>
    </w:p>
    <w:p w14:paraId="330BAE69" w14:textId="77777777" w:rsidR="0018768E" w:rsidRDefault="0018768E" w:rsidP="0018768E">
      <w:pPr>
        <w:rPr>
          <w:lang w:eastAsia="x-none"/>
        </w:rPr>
      </w:pPr>
      <w:r w:rsidRPr="004A3BAC">
        <w:rPr>
          <w:highlight w:val="green"/>
          <w:lang w:eastAsia="x-none"/>
        </w:rPr>
        <w:t>Agreements</w:t>
      </w:r>
      <w:r>
        <w:rPr>
          <w:lang w:eastAsia="x-none"/>
        </w:rPr>
        <w:t>:</w:t>
      </w:r>
    </w:p>
    <w:p w14:paraId="622EB68D" w14:textId="77777777" w:rsidR="0018768E" w:rsidRPr="004A3BAC" w:rsidRDefault="0018768E" w:rsidP="0018768E">
      <w:r w:rsidRPr="004A3BAC">
        <w:t>For PUCCH resource allocation</w:t>
      </w:r>
      <w:r w:rsidRPr="004A3BAC">
        <w:rPr>
          <w:rFonts w:hint="eastAsia"/>
        </w:rPr>
        <w:t xml:space="preserve"> before</w:t>
      </w:r>
      <w:r w:rsidRPr="004A3BAC">
        <w:t xml:space="preserve"> a UE has a </w:t>
      </w:r>
      <w:r w:rsidRPr="004A3BAC">
        <w:rPr>
          <w:rFonts w:hint="eastAsia"/>
        </w:rPr>
        <w:t xml:space="preserve">dedicated </w:t>
      </w:r>
      <w:r w:rsidRPr="004A3BAC">
        <w:t xml:space="preserve">PUCCH configuration, </w:t>
      </w:r>
      <w:r w:rsidRPr="004A3BAC">
        <w:rPr>
          <w:rFonts w:hint="eastAsia"/>
        </w:rPr>
        <w:t xml:space="preserve">the PUCCH resource within the is determined as belows. </w:t>
      </w:r>
    </w:p>
    <w:p w14:paraId="351E3935" w14:textId="77777777" w:rsidR="0018768E" w:rsidRPr="006657A7" w:rsidRDefault="0018768E" w:rsidP="00017304">
      <w:pPr>
        <w:pStyle w:val="ListParagraph"/>
        <w:numPr>
          <w:ilvl w:val="0"/>
          <w:numId w:val="306"/>
        </w:numPr>
        <w:spacing w:after="0"/>
      </w:pPr>
      <w:r w:rsidRPr="000023E7">
        <w:rPr>
          <w:rFonts w:hint="eastAsia"/>
          <w:lang w:eastAsia="zh-CN"/>
        </w:rPr>
        <w:t>PRB offset = cell-specific PRB offset + UE-specific PRB offset</w:t>
      </w:r>
    </w:p>
    <w:p w14:paraId="63857500" w14:textId="77777777" w:rsidR="0018768E" w:rsidRPr="00A81572" w:rsidRDefault="0018768E" w:rsidP="00017304">
      <w:pPr>
        <w:numPr>
          <w:ilvl w:val="0"/>
          <w:numId w:val="306"/>
        </w:numPr>
        <w:rPr>
          <w:rFonts w:eastAsia="SimSun"/>
          <w:szCs w:val="20"/>
          <w:lang w:eastAsia="zh-CN"/>
        </w:rPr>
      </w:pPr>
      <w:r>
        <w:rPr>
          <w:rFonts w:eastAsia="SimSun" w:hint="eastAsia"/>
          <w:szCs w:val="20"/>
          <w:lang w:eastAsia="zh-CN"/>
        </w:rPr>
        <w:t xml:space="preserve">It is up to the editor to adopt one option among the two below, </w:t>
      </w:r>
      <w:r w:rsidRPr="00A81572">
        <w:rPr>
          <w:rFonts w:eastAsia="SimSun" w:hint="eastAsia"/>
          <w:lang w:eastAsia="zh-CN"/>
        </w:rPr>
        <w:t>where</w:t>
      </w:r>
    </w:p>
    <w:p w14:paraId="11E67D89" w14:textId="77777777" w:rsidR="0018768E" w:rsidRPr="006657A7" w:rsidRDefault="0018768E" w:rsidP="00017304">
      <w:pPr>
        <w:pStyle w:val="ListParagraph"/>
        <w:numPr>
          <w:ilvl w:val="2"/>
          <w:numId w:val="306"/>
        </w:numPr>
        <w:spacing w:after="0"/>
      </w:pPr>
      <w:r w:rsidRPr="006657A7">
        <w:rPr>
          <w:rFonts w:hint="eastAsia"/>
          <w:i/>
          <w:lang w:eastAsia="zh-CN"/>
        </w:rPr>
        <w:t>n</w:t>
      </w:r>
      <w:r w:rsidRPr="006657A7">
        <w:rPr>
          <w:rFonts w:hint="eastAsia"/>
          <w:i/>
          <w:vertAlign w:val="subscript"/>
          <w:lang w:eastAsia="zh-CN"/>
        </w:rPr>
        <w:t>CS</w:t>
      </w:r>
      <w:r w:rsidRPr="006657A7">
        <w:rPr>
          <w:lang w:eastAsia="zh-CN"/>
        </w:rPr>
        <w:t xml:space="preserve"> </w:t>
      </w:r>
      <w:r w:rsidRPr="00C06991">
        <w:rPr>
          <w:rFonts w:hint="eastAsia"/>
          <w:lang w:eastAsia="zh-CN"/>
        </w:rPr>
        <w:t>is the number of CS indices in the CS index set.</w:t>
      </w:r>
    </w:p>
    <w:p w14:paraId="526A9FE6" w14:textId="77777777" w:rsidR="0018768E" w:rsidRPr="00C06991" w:rsidRDefault="0018768E" w:rsidP="00017304">
      <w:pPr>
        <w:pStyle w:val="ListParagraph"/>
        <w:numPr>
          <w:ilvl w:val="2"/>
          <w:numId w:val="306"/>
        </w:numPr>
        <w:spacing w:after="0"/>
      </w:pPr>
      <w:r w:rsidRPr="00C06991">
        <w:rPr>
          <w:i/>
        </w:rPr>
        <w:t>m</w:t>
      </w:r>
      <w:r w:rsidRPr="00C06991">
        <w:t xml:space="preserve"> is the PUCCH resource indicator field value, </w:t>
      </w:r>
    </w:p>
    <w:p w14:paraId="5F851E0F" w14:textId="77777777" w:rsidR="0018768E" w:rsidRPr="00C06991" w:rsidRDefault="0018768E" w:rsidP="00017304">
      <w:pPr>
        <w:pStyle w:val="ListParagraph"/>
        <w:numPr>
          <w:ilvl w:val="2"/>
          <w:numId w:val="306"/>
        </w:numPr>
        <w:spacing w:after="0"/>
      </w:pPr>
      <w:r w:rsidRPr="00C06991">
        <w:rPr>
          <w:rFonts w:hint="eastAsia"/>
          <w:i/>
          <w:lang w:eastAsia="zh-CN"/>
        </w:rPr>
        <w:t>CCE</w:t>
      </w:r>
      <w:r w:rsidRPr="00C06991">
        <w:rPr>
          <w:rFonts w:hint="eastAsia"/>
          <w:i/>
          <w:vertAlign w:val="subscript"/>
          <w:lang w:eastAsia="zh-CN"/>
        </w:rPr>
        <w:t>start</w:t>
      </w:r>
      <w:r w:rsidRPr="00C06991">
        <w:rPr>
          <w:lang w:eastAsia="zh-CN"/>
        </w:rPr>
        <w:t xml:space="preserve"> is the starting CCE index of the DCI received</w:t>
      </w:r>
    </w:p>
    <w:p w14:paraId="10DF07AF" w14:textId="718F7CC3" w:rsidR="0018768E" w:rsidRPr="00C06991" w:rsidRDefault="0018768E" w:rsidP="00017304">
      <w:pPr>
        <w:pStyle w:val="ListParagraph"/>
        <w:numPr>
          <w:ilvl w:val="2"/>
          <w:numId w:val="306"/>
        </w:numPr>
        <w:spacing w:after="0"/>
      </w:pPr>
      <w:r w:rsidRPr="00C06991">
        <w:t xml:space="preserve"> </w:t>
      </w:r>
      <w:r w:rsidRPr="00C06991">
        <w:fldChar w:fldCharType="begin"/>
      </w:r>
      <w:r w:rsidRPr="00C06991">
        <w:instrText xml:space="preserve"> QUOTE </w:instrText>
      </w:r>
      <m:oMath>
        <m:sSub>
          <m:sSubPr>
            <m:ctrlPr>
              <w:rPr>
                <w:rFonts w:ascii="Cambria Math" w:hAnsi="Cambria Math"/>
                <w:i/>
                <w:iCs/>
                <w:color w:val="FF0000"/>
                <w:u w:val="single"/>
              </w:rPr>
            </m:ctrlPr>
          </m:sSubPr>
          <m:e>
            <m:r>
              <m:rPr>
                <m:sty m:val="p"/>
              </m:rPr>
              <w:rPr>
                <w:rFonts w:ascii="Cambria Math" w:hAnsi="Cambria Math"/>
                <w:color w:val="FF0000"/>
                <w:u w:val="single"/>
              </w:rPr>
              <m:t>N</m:t>
            </m:r>
          </m:e>
          <m:sub>
            <m:r>
              <m:rPr>
                <m:sty m:val="p"/>
              </m:rPr>
              <w:rPr>
                <w:rFonts w:ascii="Cambria Math" w:hAnsi="Cambria Math"/>
                <w:color w:val="FF0000"/>
                <w:u w:val="single"/>
              </w:rPr>
              <m:t>CCE,p</m:t>
            </m:r>
          </m:sub>
        </m:sSub>
      </m:oMath>
      <w:r w:rsidRPr="00C06991">
        <w:instrText xml:space="preserve"> </w:instrText>
      </w:r>
      <w:r w:rsidRPr="00C06991">
        <w:fldChar w:fldCharType="end"/>
      </w:r>
      <w:r w:rsidRPr="006657A7">
        <w:rPr>
          <w:rFonts w:hint="eastAsia"/>
          <w:bCs/>
          <w:i/>
          <w:lang w:eastAsia="zh-CN"/>
        </w:rPr>
        <w:t>N</w:t>
      </w:r>
      <w:r w:rsidRPr="006657A7">
        <w:rPr>
          <w:rFonts w:hint="eastAsia"/>
          <w:bCs/>
          <w:i/>
          <w:vertAlign w:val="subscript"/>
          <w:lang w:eastAsia="zh-CN"/>
        </w:rPr>
        <w:t>CCE,p</w:t>
      </w:r>
      <w:r w:rsidRPr="00C06991">
        <w:t xml:space="preserve"> is the number of CCEs in control resource set </w:t>
      </w:r>
      <w:r w:rsidRPr="00C06991">
        <w:rPr>
          <w:i/>
        </w:rPr>
        <w:t>p</w:t>
      </w:r>
      <w:r w:rsidRPr="00C06991">
        <w:t>.</w:t>
      </w:r>
    </w:p>
    <w:p w14:paraId="57367D12" w14:textId="77777777" w:rsidR="0018768E" w:rsidRDefault="0018768E" w:rsidP="00017304">
      <w:pPr>
        <w:numPr>
          <w:ilvl w:val="1"/>
          <w:numId w:val="306"/>
        </w:numPr>
        <w:rPr>
          <w:rFonts w:eastAsia="SimSun"/>
          <w:szCs w:val="20"/>
          <w:lang w:eastAsia="zh-CN"/>
        </w:rPr>
      </w:pPr>
      <w:r>
        <w:rPr>
          <w:rFonts w:eastAsia="SimSun" w:hint="eastAsia"/>
          <w:szCs w:val="20"/>
          <w:lang w:eastAsia="zh-CN"/>
        </w:rPr>
        <w:t>Option 1: Equation-based expression.</w:t>
      </w:r>
    </w:p>
    <w:p w14:paraId="6068F3BA" w14:textId="77777777" w:rsidR="0018768E" w:rsidRPr="008C01BA" w:rsidRDefault="0018768E" w:rsidP="00017304">
      <w:pPr>
        <w:pStyle w:val="ListParagraph"/>
        <w:numPr>
          <w:ilvl w:val="2"/>
          <w:numId w:val="306"/>
        </w:numPr>
        <w:spacing w:after="0"/>
      </w:pPr>
      <w:r w:rsidRPr="00A81572">
        <w:rPr>
          <w:rFonts w:hint="eastAsia"/>
          <w:bCs/>
          <w:lang w:eastAsia="zh-CN"/>
        </w:rPr>
        <w:t xml:space="preserve">PUCCH resource index </w:t>
      </w:r>
      <w:r w:rsidRPr="006657A7">
        <w:rPr>
          <w:rFonts w:hint="eastAsia"/>
          <w:bCs/>
          <w:i/>
          <w:lang w:eastAsia="zh-CN"/>
        </w:rPr>
        <w:t>r</w:t>
      </w:r>
      <w:r w:rsidRPr="006657A7">
        <w:rPr>
          <w:rFonts w:hint="eastAsia"/>
          <w:bCs/>
          <w:i/>
          <w:vertAlign w:val="subscript"/>
          <w:lang w:eastAsia="zh-CN"/>
        </w:rPr>
        <w:t>PUCCH</w:t>
      </w:r>
      <w:r w:rsidRPr="006657A7">
        <w:rPr>
          <w:rFonts w:hint="eastAsia"/>
          <w:bCs/>
          <w:i/>
          <w:lang w:eastAsia="zh-CN"/>
        </w:rPr>
        <w:t xml:space="preserve"> </w:t>
      </w:r>
      <w:r>
        <w:rPr>
          <w:rFonts w:hint="eastAsia"/>
          <w:bCs/>
          <w:lang w:eastAsia="zh-CN"/>
        </w:rPr>
        <w:t xml:space="preserve">= </w:t>
      </w:r>
      <w:r w:rsidRPr="006657A7">
        <w:rPr>
          <w:rFonts w:hint="eastAsia"/>
          <w:bCs/>
          <w:i/>
          <w:lang w:eastAsia="zh-CN"/>
        </w:rPr>
        <w:t>2m+Floor(2*CCE</w:t>
      </w:r>
      <w:r w:rsidRPr="006657A7">
        <w:rPr>
          <w:rFonts w:hint="eastAsia"/>
          <w:bCs/>
          <w:i/>
          <w:vertAlign w:val="subscript"/>
          <w:lang w:eastAsia="zh-CN"/>
        </w:rPr>
        <w:t>start</w:t>
      </w:r>
      <w:r w:rsidRPr="006657A7">
        <w:rPr>
          <w:rFonts w:hint="eastAsia"/>
          <w:bCs/>
          <w:i/>
          <w:lang w:eastAsia="zh-CN"/>
        </w:rPr>
        <w:t>/N</w:t>
      </w:r>
      <w:r w:rsidRPr="006657A7">
        <w:rPr>
          <w:rFonts w:hint="eastAsia"/>
          <w:bCs/>
          <w:i/>
          <w:vertAlign w:val="subscript"/>
          <w:lang w:eastAsia="zh-CN"/>
        </w:rPr>
        <w:t>CCE,p</w:t>
      </w:r>
      <w:r w:rsidRPr="006657A7">
        <w:rPr>
          <w:rFonts w:hint="eastAsia"/>
          <w:bCs/>
          <w:i/>
          <w:lang w:eastAsia="zh-CN"/>
        </w:rPr>
        <w:t>)</w:t>
      </w:r>
    </w:p>
    <w:p w14:paraId="355B1EC2" w14:textId="77777777" w:rsidR="0018768E" w:rsidRPr="002C499A" w:rsidRDefault="0018768E" w:rsidP="00017304">
      <w:pPr>
        <w:pStyle w:val="ListParagraph"/>
        <w:numPr>
          <w:ilvl w:val="2"/>
          <w:numId w:val="306"/>
        </w:numPr>
        <w:spacing w:after="0"/>
      </w:pPr>
      <w:r>
        <w:rPr>
          <w:lang w:eastAsia="zh-CN"/>
        </w:rPr>
        <w:t>H</w:t>
      </w:r>
      <w:r>
        <w:rPr>
          <w:rFonts w:hint="eastAsia"/>
          <w:lang w:eastAsia="zh-CN"/>
        </w:rPr>
        <w:t xml:space="preserve">opping direction </w:t>
      </w:r>
      <w:r w:rsidRPr="006657A7">
        <w:rPr>
          <w:rFonts w:hint="eastAsia"/>
          <w:i/>
          <w:lang w:eastAsia="zh-CN"/>
        </w:rPr>
        <w:t>h = Floor(r</w:t>
      </w:r>
      <w:r w:rsidRPr="006657A7">
        <w:rPr>
          <w:rFonts w:hint="eastAsia"/>
          <w:i/>
          <w:vertAlign w:val="subscript"/>
          <w:lang w:eastAsia="zh-CN"/>
        </w:rPr>
        <w:t>PUCCH</w:t>
      </w:r>
      <w:r w:rsidRPr="006657A7">
        <w:rPr>
          <w:rFonts w:hint="eastAsia"/>
          <w:i/>
          <w:lang w:eastAsia="zh-CN"/>
        </w:rPr>
        <w:t>/8)</w:t>
      </w:r>
    </w:p>
    <w:p w14:paraId="03B7B972" w14:textId="77777777" w:rsidR="0018768E" w:rsidRPr="002C499A" w:rsidRDefault="0018768E" w:rsidP="00017304">
      <w:pPr>
        <w:pStyle w:val="ListParagraph"/>
        <w:numPr>
          <w:ilvl w:val="2"/>
          <w:numId w:val="306"/>
        </w:numPr>
        <w:spacing w:after="0"/>
      </w:pPr>
      <w:r>
        <w:rPr>
          <w:rFonts w:hint="eastAsia"/>
          <w:lang w:eastAsia="zh-CN"/>
        </w:rPr>
        <w:t xml:space="preserve">UE-specific PRB offset </w:t>
      </w:r>
      <w:r>
        <w:rPr>
          <w:rFonts w:hint="eastAsia"/>
          <w:i/>
          <w:lang w:eastAsia="zh-CN"/>
        </w:rPr>
        <w:t>p</w:t>
      </w:r>
      <w:r w:rsidRPr="006657A7">
        <w:rPr>
          <w:rFonts w:hint="eastAsia"/>
          <w:i/>
          <w:lang w:eastAsia="zh-CN"/>
        </w:rPr>
        <w:t xml:space="preserve"> = Floor((r</w:t>
      </w:r>
      <w:r w:rsidRPr="006657A7">
        <w:rPr>
          <w:rFonts w:hint="eastAsia"/>
          <w:i/>
          <w:vertAlign w:val="subscript"/>
          <w:lang w:eastAsia="zh-CN"/>
        </w:rPr>
        <w:t>PUCCH</w:t>
      </w:r>
      <w:r w:rsidRPr="006657A7">
        <w:rPr>
          <w:rFonts w:hint="eastAsia"/>
          <w:i/>
          <w:lang w:eastAsia="zh-CN"/>
        </w:rPr>
        <w:t>-8h)/n</w:t>
      </w:r>
      <w:r w:rsidRPr="006657A7">
        <w:rPr>
          <w:rFonts w:hint="eastAsia"/>
          <w:i/>
          <w:vertAlign w:val="subscript"/>
          <w:lang w:eastAsia="zh-CN"/>
        </w:rPr>
        <w:t>CS</w:t>
      </w:r>
      <w:r w:rsidRPr="006657A7">
        <w:rPr>
          <w:rFonts w:hint="eastAsia"/>
          <w:i/>
          <w:lang w:eastAsia="zh-CN"/>
        </w:rPr>
        <w:t>)</w:t>
      </w:r>
    </w:p>
    <w:p w14:paraId="3A51EA09" w14:textId="77777777" w:rsidR="0018768E" w:rsidRPr="002C499A" w:rsidRDefault="0018768E" w:rsidP="00017304">
      <w:pPr>
        <w:pStyle w:val="ListParagraph"/>
        <w:numPr>
          <w:ilvl w:val="2"/>
          <w:numId w:val="306"/>
        </w:numPr>
        <w:spacing w:after="0"/>
      </w:pPr>
      <w:r w:rsidRPr="00A508E3">
        <w:rPr>
          <w:rFonts w:hint="eastAsia"/>
          <w:strike/>
          <w:color w:val="FF0000"/>
          <w:lang w:eastAsia="zh-CN"/>
        </w:rPr>
        <w:t>CS i</w:t>
      </w:r>
      <w:r w:rsidRPr="00A508E3">
        <w:rPr>
          <w:color w:val="FF0000"/>
          <w:lang w:eastAsia="zh-CN"/>
        </w:rPr>
        <w:t>I</w:t>
      </w:r>
      <w:r>
        <w:rPr>
          <w:rFonts w:hint="eastAsia"/>
          <w:lang w:eastAsia="zh-CN"/>
        </w:rPr>
        <w:t>ndex</w:t>
      </w:r>
      <w:r w:rsidRPr="00A508E3">
        <w:rPr>
          <w:rFonts w:hint="eastAsia"/>
          <w:color w:val="FF0000"/>
          <w:u w:val="single"/>
          <w:lang w:eastAsia="zh-CN"/>
        </w:rPr>
        <w:t xml:space="preserve"> </w:t>
      </w:r>
      <w:r w:rsidRPr="00137C5B">
        <w:rPr>
          <w:rFonts w:hint="eastAsia"/>
          <w:color w:val="FF0000"/>
          <w:u w:val="single"/>
          <w:lang w:eastAsia="zh-CN"/>
        </w:rPr>
        <w:t>in the in</w:t>
      </w:r>
      <w:r>
        <w:rPr>
          <w:rFonts w:hint="eastAsia"/>
          <w:color w:val="FF0000"/>
          <w:u w:val="single"/>
          <w:lang w:eastAsia="zh-CN"/>
        </w:rPr>
        <w:t>i</w:t>
      </w:r>
      <w:r w:rsidRPr="00137C5B">
        <w:rPr>
          <w:rFonts w:hint="eastAsia"/>
          <w:color w:val="FF0000"/>
          <w:u w:val="single"/>
          <w:lang w:eastAsia="zh-CN"/>
        </w:rPr>
        <w:t>tial CS index set</w:t>
      </w:r>
      <w:r>
        <w:rPr>
          <w:rFonts w:hint="eastAsia"/>
          <w:lang w:eastAsia="zh-CN"/>
        </w:rPr>
        <w:t xml:space="preserve"> </w:t>
      </w:r>
      <w:r w:rsidRPr="006657A7">
        <w:rPr>
          <w:rFonts w:hint="eastAsia"/>
          <w:i/>
          <w:lang w:eastAsia="zh-CN"/>
        </w:rPr>
        <w:t>c = Mod (r</w:t>
      </w:r>
      <w:r w:rsidRPr="006657A7">
        <w:rPr>
          <w:rFonts w:hint="eastAsia"/>
          <w:i/>
          <w:vertAlign w:val="subscript"/>
          <w:lang w:eastAsia="zh-CN"/>
        </w:rPr>
        <w:t>PUCCH</w:t>
      </w:r>
      <w:r w:rsidRPr="006657A7">
        <w:rPr>
          <w:rFonts w:hint="eastAsia"/>
          <w:i/>
          <w:lang w:eastAsia="zh-CN"/>
        </w:rPr>
        <w:t>-8h, n</w:t>
      </w:r>
      <w:r w:rsidRPr="006657A7">
        <w:rPr>
          <w:rFonts w:hint="eastAsia"/>
          <w:i/>
          <w:vertAlign w:val="subscript"/>
          <w:lang w:eastAsia="zh-CN"/>
        </w:rPr>
        <w:t>CS)</w:t>
      </w:r>
    </w:p>
    <w:p w14:paraId="738C27C5" w14:textId="77777777" w:rsidR="0018768E" w:rsidRPr="0058112B" w:rsidRDefault="0018768E" w:rsidP="00017304">
      <w:pPr>
        <w:pStyle w:val="ListParagraph"/>
        <w:numPr>
          <w:ilvl w:val="1"/>
          <w:numId w:val="306"/>
        </w:numPr>
        <w:spacing w:after="0"/>
      </w:pPr>
      <w:r>
        <w:rPr>
          <w:rFonts w:hint="eastAsia"/>
          <w:lang w:eastAsia="zh-CN"/>
        </w:rPr>
        <w:t>Option 2: Table-based expression.</w:t>
      </w:r>
    </w:p>
    <w:p w14:paraId="62DE9BDD" w14:textId="77777777" w:rsidR="0018768E" w:rsidRPr="00A81572" w:rsidRDefault="0018768E" w:rsidP="00017304">
      <w:pPr>
        <w:pStyle w:val="ListParagraph"/>
        <w:numPr>
          <w:ilvl w:val="2"/>
          <w:numId w:val="306"/>
        </w:numPr>
        <w:spacing w:after="0"/>
      </w:pPr>
      <w:r w:rsidRPr="000023E7">
        <w:rPr>
          <w:bCs/>
        </w:rPr>
        <w:t>CCE-based implicit bit</w:t>
      </w:r>
      <w:r w:rsidRPr="006657A7">
        <w:rPr>
          <w:rFonts w:hint="eastAsia"/>
          <w:bCs/>
          <w:i/>
          <w:lang w:eastAsia="zh-CN"/>
        </w:rPr>
        <w:t xml:space="preserve"> </w:t>
      </w:r>
      <w:r>
        <w:rPr>
          <w:rFonts w:hint="eastAsia"/>
          <w:bCs/>
          <w:lang w:eastAsia="zh-CN"/>
        </w:rPr>
        <w:t xml:space="preserve">= </w:t>
      </w:r>
      <w:r w:rsidRPr="006657A7">
        <w:rPr>
          <w:rFonts w:hint="eastAsia"/>
          <w:bCs/>
          <w:i/>
          <w:lang w:eastAsia="zh-CN"/>
        </w:rPr>
        <w:t>Floor(2*CCE</w:t>
      </w:r>
      <w:r w:rsidRPr="006657A7">
        <w:rPr>
          <w:rFonts w:hint="eastAsia"/>
          <w:bCs/>
          <w:i/>
          <w:vertAlign w:val="subscript"/>
          <w:lang w:eastAsia="zh-CN"/>
        </w:rPr>
        <w:t>start</w:t>
      </w:r>
      <w:r w:rsidRPr="006657A7">
        <w:rPr>
          <w:rFonts w:hint="eastAsia"/>
          <w:bCs/>
          <w:i/>
          <w:lang w:eastAsia="zh-CN"/>
        </w:rPr>
        <w:t>/N</w:t>
      </w:r>
      <w:r w:rsidRPr="006657A7">
        <w:rPr>
          <w:rFonts w:hint="eastAsia"/>
          <w:bCs/>
          <w:i/>
          <w:vertAlign w:val="subscript"/>
          <w:lang w:eastAsia="zh-CN"/>
        </w:rPr>
        <w:t>CCE,p</w:t>
      </w:r>
      <w:r w:rsidRPr="006657A7">
        <w:rPr>
          <w:rFonts w:hint="eastAsia"/>
          <w:bCs/>
          <w:i/>
          <w:lang w:eastAsia="zh-CN"/>
        </w:rPr>
        <w:t>)</w:t>
      </w:r>
    </w:p>
    <w:p w14:paraId="110E4B53" w14:textId="77777777" w:rsidR="0018768E" w:rsidRPr="00DA2B0B" w:rsidRDefault="0018768E" w:rsidP="00017304">
      <w:pPr>
        <w:pStyle w:val="ListParagraph"/>
        <w:numPr>
          <w:ilvl w:val="2"/>
          <w:numId w:val="306"/>
        </w:numPr>
        <w:spacing w:after="120"/>
        <w:ind w:left="2154" w:hanging="357"/>
      </w:pPr>
      <w:r w:rsidRPr="000023E7">
        <w:rPr>
          <w:rFonts w:hint="eastAsia"/>
          <w:lang w:eastAsia="zh-CN"/>
        </w:rPr>
        <w:lastRenderedPageBreak/>
        <w:t xml:space="preserve">For RMSI value </w:t>
      </w:r>
      <w:r>
        <w:rPr>
          <w:rFonts w:hint="eastAsia"/>
          <w:lang w:eastAsia="zh-CN"/>
        </w:rPr>
        <w:t>with initial CS index set {0, 3}</w:t>
      </w:r>
      <w:r w:rsidRPr="000023E7">
        <w:rPr>
          <w:rFonts w:hint="eastAsia"/>
          <w:lang w:eastAsia="zh-CN"/>
        </w:rPr>
        <w:t>,</w:t>
      </w:r>
    </w:p>
    <w:tbl>
      <w:tblPr>
        <w:tblW w:w="8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3"/>
        <w:gridCol w:w="1644"/>
        <w:gridCol w:w="1644"/>
        <w:gridCol w:w="1644"/>
        <w:gridCol w:w="1644"/>
      </w:tblGrid>
      <w:tr w:rsidR="0018768E" w:rsidRPr="00EC1066" w14:paraId="53785339" w14:textId="77777777" w:rsidTr="00857106">
        <w:trPr>
          <w:trHeight w:val="283"/>
        </w:trPr>
        <w:tc>
          <w:tcPr>
            <w:tcW w:w="1643" w:type="dxa"/>
            <w:shd w:val="clear" w:color="auto" w:fill="auto"/>
            <w:vAlign w:val="bottom"/>
            <w:hideMark/>
          </w:tcPr>
          <w:p w14:paraId="6C6C610D" w14:textId="77777777" w:rsidR="0018768E" w:rsidRPr="004A3BAC" w:rsidRDefault="0018768E" w:rsidP="0018768E">
            <w:pPr>
              <w:pStyle w:val="TAH"/>
            </w:pPr>
            <w:r w:rsidRPr="004A3BAC">
              <w:t>ARI</w:t>
            </w:r>
            <w:r w:rsidRPr="004A3BAC">
              <w:rPr>
                <w:rFonts w:hint="eastAsia"/>
              </w:rPr>
              <w:t xml:space="preserve"> bits</w:t>
            </w:r>
          </w:p>
        </w:tc>
        <w:tc>
          <w:tcPr>
            <w:tcW w:w="1644" w:type="dxa"/>
            <w:shd w:val="clear" w:color="auto" w:fill="auto"/>
            <w:vAlign w:val="bottom"/>
          </w:tcPr>
          <w:p w14:paraId="14D42EE1" w14:textId="77777777" w:rsidR="0018768E" w:rsidRPr="004A3BAC" w:rsidRDefault="0018768E" w:rsidP="0018768E">
            <w:pPr>
              <w:pStyle w:val="TAH"/>
            </w:pPr>
            <w:r w:rsidRPr="004A3BAC">
              <w:t>CCE-based implicit bit</w:t>
            </w:r>
          </w:p>
        </w:tc>
        <w:tc>
          <w:tcPr>
            <w:tcW w:w="1644" w:type="dxa"/>
            <w:shd w:val="clear" w:color="auto" w:fill="auto"/>
            <w:vAlign w:val="bottom"/>
            <w:hideMark/>
          </w:tcPr>
          <w:p w14:paraId="2B172AA8" w14:textId="77777777" w:rsidR="0018768E" w:rsidRPr="004A3BAC" w:rsidRDefault="0018768E" w:rsidP="0018768E">
            <w:pPr>
              <w:pStyle w:val="TAH"/>
            </w:pPr>
            <w:r w:rsidRPr="004A3BAC">
              <w:t>Hopping direction</w:t>
            </w:r>
          </w:p>
        </w:tc>
        <w:tc>
          <w:tcPr>
            <w:tcW w:w="1644" w:type="dxa"/>
            <w:shd w:val="clear" w:color="auto" w:fill="auto"/>
            <w:vAlign w:val="bottom"/>
            <w:hideMark/>
          </w:tcPr>
          <w:p w14:paraId="32CC3C5C" w14:textId="77777777" w:rsidR="0018768E" w:rsidRPr="004A3BAC" w:rsidRDefault="0018768E" w:rsidP="0018768E">
            <w:pPr>
              <w:pStyle w:val="TAH"/>
            </w:pPr>
            <w:r w:rsidRPr="004A3BAC">
              <w:t>UE specific PRB offset</w:t>
            </w:r>
          </w:p>
        </w:tc>
        <w:tc>
          <w:tcPr>
            <w:tcW w:w="1644" w:type="dxa"/>
            <w:shd w:val="clear" w:color="auto" w:fill="auto"/>
            <w:vAlign w:val="bottom"/>
            <w:hideMark/>
          </w:tcPr>
          <w:p w14:paraId="60345A48" w14:textId="77777777" w:rsidR="0018768E" w:rsidRPr="004A3BAC" w:rsidRDefault="0018768E" w:rsidP="0018768E">
            <w:pPr>
              <w:pStyle w:val="TAH"/>
            </w:pPr>
            <w:r w:rsidRPr="004A3BAC">
              <w:t>Initial CS index</w:t>
            </w:r>
          </w:p>
        </w:tc>
      </w:tr>
      <w:tr w:rsidR="0018768E" w:rsidRPr="00EC1066" w14:paraId="1E344253" w14:textId="77777777" w:rsidTr="00857106">
        <w:tc>
          <w:tcPr>
            <w:tcW w:w="1643" w:type="dxa"/>
            <w:vMerge w:val="restart"/>
            <w:shd w:val="clear" w:color="auto" w:fill="auto"/>
            <w:vAlign w:val="center"/>
            <w:hideMark/>
          </w:tcPr>
          <w:p w14:paraId="4A1D8E18" w14:textId="77777777" w:rsidR="0018768E" w:rsidRPr="000023E7" w:rsidRDefault="0018768E" w:rsidP="0018768E">
            <w:pPr>
              <w:pStyle w:val="TAC"/>
              <w:rPr>
                <w:rFonts w:eastAsia="SimSun"/>
              </w:rPr>
            </w:pPr>
            <w:r w:rsidRPr="000023E7">
              <w:rPr>
                <w:rFonts w:eastAsia="SimSun"/>
              </w:rPr>
              <w:t>000</w:t>
            </w:r>
          </w:p>
        </w:tc>
        <w:tc>
          <w:tcPr>
            <w:tcW w:w="1644" w:type="dxa"/>
            <w:shd w:val="clear" w:color="auto" w:fill="auto"/>
            <w:vAlign w:val="center"/>
          </w:tcPr>
          <w:p w14:paraId="6AE10722" w14:textId="77777777" w:rsidR="0018768E" w:rsidRPr="000023E7" w:rsidRDefault="0018768E" w:rsidP="0018768E">
            <w:pPr>
              <w:pStyle w:val="TAC"/>
              <w:rPr>
                <w:rFonts w:eastAsia="SimSun"/>
              </w:rPr>
            </w:pPr>
            <w:r w:rsidRPr="000023E7">
              <w:rPr>
                <w:rFonts w:eastAsia="SimSun"/>
              </w:rPr>
              <w:t>0</w:t>
            </w:r>
          </w:p>
        </w:tc>
        <w:tc>
          <w:tcPr>
            <w:tcW w:w="1644" w:type="dxa"/>
            <w:vMerge w:val="restart"/>
            <w:shd w:val="clear" w:color="auto" w:fill="auto"/>
            <w:vAlign w:val="center"/>
            <w:hideMark/>
          </w:tcPr>
          <w:p w14:paraId="55DB8A14" w14:textId="77777777" w:rsidR="0018768E" w:rsidRPr="000023E7" w:rsidRDefault="0018768E" w:rsidP="0018768E">
            <w:pPr>
              <w:pStyle w:val="TAC"/>
              <w:rPr>
                <w:rFonts w:eastAsia="SimSun"/>
                <w:lang w:eastAsia="zh-CN"/>
              </w:rPr>
            </w:pPr>
            <w:r>
              <w:rPr>
                <w:rFonts w:eastAsia="SimSun" w:hint="eastAsia"/>
                <w:lang w:eastAsia="zh-CN"/>
              </w:rPr>
              <w:t>0</w:t>
            </w:r>
          </w:p>
        </w:tc>
        <w:tc>
          <w:tcPr>
            <w:tcW w:w="1644" w:type="dxa"/>
            <w:vMerge w:val="restart"/>
            <w:shd w:val="clear" w:color="auto" w:fill="auto"/>
            <w:vAlign w:val="center"/>
            <w:hideMark/>
          </w:tcPr>
          <w:p w14:paraId="624CFC4D" w14:textId="77777777" w:rsidR="0018768E" w:rsidRPr="000023E7" w:rsidRDefault="0018768E" w:rsidP="0018768E">
            <w:pPr>
              <w:pStyle w:val="TAC"/>
              <w:rPr>
                <w:rFonts w:eastAsia="SimSun"/>
              </w:rPr>
            </w:pPr>
            <w:r w:rsidRPr="000023E7">
              <w:rPr>
                <w:rFonts w:eastAsia="SimSun"/>
              </w:rPr>
              <w:t>0</w:t>
            </w:r>
          </w:p>
        </w:tc>
        <w:tc>
          <w:tcPr>
            <w:tcW w:w="1644" w:type="dxa"/>
            <w:shd w:val="clear" w:color="auto" w:fill="auto"/>
            <w:vAlign w:val="center"/>
            <w:hideMark/>
          </w:tcPr>
          <w:p w14:paraId="3E780A69"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4B87B51E" w14:textId="77777777" w:rsidTr="00857106">
        <w:tc>
          <w:tcPr>
            <w:tcW w:w="1643" w:type="dxa"/>
            <w:vMerge/>
            <w:shd w:val="clear" w:color="auto" w:fill="auto"/>
            <w:vAlign w:val="center"/>
          </w:tcPr>
          <w:p w14:paraId="55E13E5F" w14:textId="77777777" w:rsidR="0018768E" w:rsidRPr="000023E7" w:rsidRDefault="0018768E" w:rsidP="0018768E">
            <w:pPr>
              <w:pStyle w:val="TAC"/>
              <w:rPr>
                <w:rFonts w:eastAsia="SimSun"/>
              </w:rPr>
            </w:pPr>
          </w:p>
        </w:tc>
        <w:tc>
          <w:tcPr>
            <w:tcW w:w="1644" w:type="dxa"/>
            <w:shd w:val="clear" w:color="auto" w:fill="auto"/>
            <w:vAlign w:val="center"/>
          </w:tcPr>
          <w:p w14:paraId="3D22A2A5"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74C66F80" w14:textId="77777777" w:rsidR="0018768E" w:rsidRPr="000023E7" w:rsidRDefault="0018768E" w:rsidP="0018768E">
            <w:pPr>
              <w:pStyle w:val="TAC"/>
              <w:rPr>
                <w:rFonts w:eastAsia="SimSun"/>
              </w:rPr>
            </w:pPr>
          </w:p>
        </w:tc>
        <w:tc>
          <w:tcPr>
            <w:tcW w:w="1644" w:type="dxa"/>
            <w:vMerge/>
            <w:shd w:val="clear" w:color="auto" w:fill="auto"/>
            <w:vAlign w:val="center"/>
          </w:tcPr>
          <w:p w14:paraId="7BB0805A" w14:textId="77777777" w:rsidR="0018768E" w:rsidRPr="000023E7" w:rsidRDefault="0018768E" w:rsidP="0018768E">
            <w:pPr>
              <w:pStyle w:val="TAC"/>
              <w:rPr>
                <w:rFonts w:eastAsia="SimSun"/>
              </w:rPr>
            </w:pPr>
          </w:p>
        </w:tc>
        <w:tc>
          <w:tcPr>
            <w:tcW w:w="1644" w:type="dxa"/>
            <w:shd w:val="clear" w:color="auto" w:fill="auto"/>
            <w:vAlign w:val="center"/>
          </w:tcPr>
          <w:p w14:paraId="3D38EA77" w14:textId="77777777" w:rsidR="0018768E" w:rsidRPr="000023E7" w:rsidRDefault="0018768E" w:rsidP="0018768E">
            <w:pPr>
              <w:pStyle w:val="TAC"/>
              <w:rPr>
                <w:rFonts w:eastAsia="SimSun"/>
              </w:rPr>
            </w:pPr>
            <w:r w:rsidRPr="000023E7">
              <w:rPr>
                <w:rFonts w:eastAsia="SimSun" w:hint="eastAsia"/>
                <w:lang w:eastAsia="zh-CN"/>
              </w:rPr>
              <w:t>3</w:t>
            </w:r>
          </w:p>
        </w:tc>
      </w:tr>
      <w:tr w:rsidR="0018768E" w:rsidRPr="00EC1066" w14:paraId="18AC7B59" w14:textId="77777777" w:rsidTr="00857106">
        <w:tc>
          <w:tcPr>
            <w:tcW w:w="1643" w:type="dxa"/>
            <w:vMerge w:val="restart"/>
            <w:shd w:val="clear" w:color="auto" w:fill="auto"/>
            <w:vAlign w:val="center"/>
            <w:hideMark/>
          </w:tcPr>
          <w:p w14:paraId="303C0A3B" w14:textId="77777777" w:rsidR="0018768E" w:rsidRPr="000023E7" w:rsidRDefault="0018768E" w:rsidP="0018768E">
            <w:pPr>
              <w:pStyle w:val="TAC"/>
              <w:rPr>
                <w:rFonts w:eastAsia="SimSun"/>
              </w:rPr>
            </w:pPr>
            <w:r w:rsidRPr="000023E7">
              <w:rPr>
                <w:rFonts w:eastAsia="SimSun"/>
              </w:rPr>
              <w:t>001</w:t>
            </w:r>
          </w:p>
        </w:tc>
        <w:tc>
          <w:tcPr>
            <w:tcW w:w="1644" w:type="dxa"/>
            <w:shd w:val="clear" w:color="auto" w:fill="auto"/>
            <w:vAlign w:val="center"/>
          </w:tcPr>
          <w:p w14:paraId="0A61341B"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4E18ABE7" w14:textId="77777777" w:rsidR="0018768E" w:rsidRPr="000023E7" w:rsidRDefault="0018768E" w:rsidP="0018768E">
            <w:pPr>
              <w:pStyle w:val="TAC"/>
              <w:rPr>
                <w:rFonts w:eastAsia="SimSun"/>
              </w:rPr>
            </w:pPr>
          </w:p>
        </w:tc>
        <w:tc>
          <w:tcPr>
            <w:tcW w:w="1644" w:type="dxa"/>
            <w:vMerge w:val="restart"/>
            <w:shd w:val="clear" w:color="auto" w:fill="auto"/>
            <w:vAlign w:val="center"/>
            <w:hideMark/>
          </w:tcPr>
          <w:p w14:paraId="23878A52" w14:textId="77777777" w:rsidR="0018768E" w:rsidRPr="000023E7" w:rsidRDefault="0018768E" w:rsidP="0018768E">
            <w:pPr>
              <w:pStyle w:val="TAC"/>
              <w:rPr>
                <w:rFonts w:eastAsia="SimSun"/>
              </w:rPr>
            </w:pPr>
            <w:r w:rsidRPr="000023E7">
              <w:rPr>
                <w:rFonts w:eastAsia="SimSun"/>
              </w:rPr>
              <w:t>1</w:t>
            </w:r>
          </w:p>
        </w:tc>
        <w:tc>
          <w:tcPr>
            <w:tcW w:w="1644" w:type="dxa"/>
            <w:shd w:val="clear" w:color="auto" w:fill="auto"/>
            <w:vAlign w:val="center"/>
            <w:hideMark/>
          </w:tcPr>
          <w:p w14:paraId="21D2379E"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48B941FE" w14:textId="77777777" w:rsidTr="00857106">
        <w:tc>
          <w:tcPr>
            <w:tcW w:w="1643" w:type="dxa"/>
            <w:vMerge/>
            <w:shd w:val="clear" w:color="auto" w:fill="auto"/>
            <w:vAlign w:val="center"/>
          </w:tcPr>
          <w:p w14:paraId="2C04BBBB" w14:textId="77777777" w:rsidR="0018768E" w:rsidRPr="000023E7" w:rsidRDefault="0018768E" w:rsidP="0018768E">
            <w:pPr>
              <w:pStyle w:val="TAC"/>
              <w:rPr>
                <w:rFonts w:eastAsia="SimSun"/>
              </w:rPr>
            </w:pPr>
          </w:p>
        </w:tc>
        <w:tc>
          <w:tcPr>
            <w:tcW w:w="1644" w:type="dxa"/>
            <w:shd w:val="clear" w:color="auto" w:fill="auto"/>
            <w:vAlign w:val="center"/>
          </w:tcPr>
          <w:p w14:paraId="4CA2C9D4"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1C259C24" w14:textId="77777777" w:rsidR="0018768E" w:rsidRPr="000023E7" w:rsidRDefault="0018768E" w:rsidP="0018768E">
            <w:pPr>
              <w:pStyle w:val="TAC"/>
              <w:rPr>
                <w:rFonts w:eastAsia="SimSun"/>
              </w:rPr>
            </w:pPr>
          </w:p>
        </w:tc>
        <w:tc>
          <w:tcPr>
            <w:tcW w:w="1644" w:type="dxa"/>
            <w:vMerge/>
            <w:shd w:val="clear" w:color="auto" w:fill="auto"/>
            <w:vAlign w:val="center"/>
          </w:tcPr>
          <w:p w14:paraId="69E3C78C" w14:textId="77777777" w:rsidR="0018768E" w:rsidRPr="000023E7" w:rsidRDefault="0018768E" w:rsidP="0018768E">
            <w:pPr>
              <w:pStyle w:val="TAC"/>
              <w:rPr>
                <w:rFonts w:eastAsia="SimSun"/>
              </w:rPr>
            </w:pPr>
          </w:p>
        </w:tc>
        <w:tc>
          <w:tcPr>
            <w:tcW w:w="1644" w:type="dxa"/>
            <w:shd w:val="clear" w:color="auto" w:fill="auto"/>
            <w:vAlign w:val="center"/>
          </w:tcPr>
          <w:p w14:paraId="626B4815" w14:textId="77777777" w:rsidR="0018768E" w:rsidRPr="000023E7" w:rsidRDefault="0018768E" w:rsidP="0018768E">
            <w:pPr>
              <w:pStyle w:val="TAC"/>
              <w:rPr>
                <w:rFonts w:eastAsia="SimSun"/>
              </w:rPr>
            </w:pPr>
            <w:r w:rsidRPr="000023E7">
              <w:rPr>
                <w:rFonts w:eastAsia="SimSun" w:hint="eastAsia"/>
                <w:lang w:eastAsia="zh-CN"/>
              </w:rPr>
              <w:t>3</w:t>
            </w:r>
          </w:p>
        </w:tc>
      </w:tr>
      <w:tr w:rsidR="0018768E" w:rsidRPr="00EC1066" w14:paraId="0A0319A5" w14:textId="77777777" w:rsidTr="00857106">
        <w:tc>
          <w:tcPr>
            <w:tcW w:w="1643" w:type="dxa"/>
            <w:vMerge w:val="restart"/>
            <w:shd w:val="clear" w:color="auto" w:fill="auto"/>
            <w:vAlign w:val="center"/>
            <w:hideMark/>
          </w:tcPr>
          <w:p w14:paraId="06258A7D" w14:textId="77777777" w:rsidR="0018768E" w:rsidRPr="000023E7" w:rsidRDefault="0018768E" w:rsidP="0018768E">
            <w:pPr>
              <w:pStyle w:val="TAC"/>
              <w:rPr>
                <w:rFonts w:eastAsia="SimSun"/>
              </w:rPr>
            </w:pPr>
            <w:r w:rsidRPr="000023E7">
              <w:rPr>
                <w:rFonts w:eastAsia="SimSun"/>
              </w:rPr>
              <w:t>010</w:t>
            </w:r>
          </w:p>
        </w:tc>
        <w:tc>
          <w:tcPr>
            <w:tcW w:w="1644" w:type="dxa"/>
            <w:shd w:val="clear" w:color="auto" w:fill="auto"/>
            <w:vAlign w:val="center"/>
          </w:tcPr>
          <w:p w14:paraId="693E8F63"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200FA8BA" w14:textId="77777777" w:rsidR="0018768E" w:rsidRPr="000023E7" w:rsidRDefault="0018768E" w:rsidP="0018768E">
            <w:pPr>
              <w:pStyle w:val="TAC"/>
              <w:rPr>
                <w:rFonts w:eastAsia="SimSun"/>
              </w:rPr>
            </w:pPr>
          </w:p>
        </w:tc>
        <w:tc>
          <w:tcPr>
            <w:tcW w:w="1644" w:type="dxa"/>
            <w:vMerge w:val="restart"/>
            <w:shd w:val="clear" w:color="auto" w:fill="auto"/>
            <w:vAlign w:val="center"/>
            <w:hideMark/>
          </w:tcPr>
          <w:p w14:paraId="13C8A04B" w14:textId="77777777" w:rsidR="0018768E" w:rsidRPr="000023E7" w:rsidRDefault="0018768E" w:rsidP="0018768E">
            <w:pPr>
              <w:pStyle w:val="TAC"/>
              <w:rPr>
                <w:rFonts w:eastAsia="SimSun"/>
              </w:rPr>
            </w:pPr>
            <w:r w:rsidRPr="000023E7">
              <w:rPr>
                <w:rFonts w:eastAsia="SimSun"/>
              </w:rPr>
              <w:t>2</w:t>
            </w:r>
          </w:p>
        </w:tc>
        <w:tc>
          <w:tcPr>
            <w:tcW w:w="1644" w:type="dxa"/>
            <w:shd w:val="clear" w:color="auto" w:fill="auto"/>
            <w:vAlign w:val="center"/>
            <w:hideMark/>
          </w:tcPr>
          <w:p w14:paraId="12BA23FB"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26993CD2" w14:textId="77777777" w:rsidTr="00857106">
        <w:tc>
          <w:tcPr>
            <w:tcW w:w="1643" w:type="dxa"/>
            <w:vMerge/>
            <w:shd w:val="clear" w:color="auto" w:fill="auto"/>
            <w:vAlign w:val="center"/>
          </w:tcPr>
          <w:p w14:paraId="33FB9107" w14:textId="77777777" w:rsidR="0018768E" w:rsidRPr="000023E7" w:rsidRDefault="0018768E" w:rsidP="0018768E">
            <w:pPr>
              <w:pStyle w:val="TAC"/>
              <w:rPr>
                <w:rFonts w:eastAsia="SimSun"/>
              </w:rPr>
            </w:pPr>
          </w:p>
        </w:tc>
        <w:tc>
          <w:tcPr>
            <w:tcW w:w="1644" w:type="dxa"/>
            <w:shd w:val="clear" w:color="auto" w:fill="auto"/>
            <w:vAlign w:val="center"/>
          </w:tcPr>
          <w:p w14:paraId="54F79B53"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3A0E9A91" w14:textId="77777777" w:rsidR="0018768E" w:rsidRPr="000023E7" w:rsidRDefault="0018768E" w:rsidP="0018768E">
            <w:pPr>
              <w:pStyle w:val="TAC"/>
              <w:rPr>
                <w:rFonts w:eastAsia="SimSun"/>
              </w:rPr>
            </w:pPr>
          </w:p>
        </w:tc>
        <w:tc>
          <w:tcPr>
            <w:tcW w:w="1644" w:type="dxa"/>
            <w:vMerge/>
            <w:shd w:val="clear" w:color="auto" w:fill="auto"/>
            <w:vAlign w:val="center"/>
          </w:tcPr>
          <w:p w14:paraId="5D4C773A" w14:textId="77777777" w:rsidR="0018768E" w:rsidRPr="000023E7" w:rsidRDefault="0018768E" w:rsidP="0018768E">
            <w:pPr>
              <w:pStyle w:val="TAC"/>
              <w:rPr>
                <w:rFonts w:eastAsia="SimSun"/>
              </w:rPr>
            </w:pPr>
          </w:p>
        </w:tc>
        <w:tc>
          <w:tcPr>
            <w:tcW w:w="1644" w:type="dxa"/>
            <w:shd w:val="clear" w:color="auto" w:fill="auto"/>
            <w:vAlign w:val="center"/>
          </w:tcPr>
          <w:p w14:paraId="5986E202" w14:textId="77777777" w:rsidR="0018768E" w:rsidRPr="000023E7" w:rsidRDefault="0018768E" w:rsidP="0018768E">
            <w:pPr>
              <w:pStyle w:val="TAC"/>
              <w:rPr>
                <w:rFonts w:eastAsia="SimSun"/>
              </w:rPr>
            </w:pPr>
            <w:r w:rsidRPr="000023E7">
              <w:rPr>
                <w:rFonts w:eastAsia="SimSun" w:hint="eastAsia"/>
                <w:lang w:eastAsia="zh-CN"/>
              </w:rPr>
              <w:t>3</w:t>
            </w:r>
          </w:p>
        </w:tc>
      </w:tr>
      <w:tr w:rsidR="0018768E" w:rsidRPr="00EC1066" w14:paraId="02879EB0" w14:textId="77777777" w:rsidTr="00857106">
        <w:tc>
          <w:tcPr>
            <w:tcW w:w="1643" w:type="dxa"/>
            <w:vMerge w:val="restart"/>
            <w:shd w:val="clear" w:color="auto" w:fill="auto"/>
            <w:vAlign w:val="center"/>
            <w:hideMark/>
          </w:tcPr>
          <w:p w14:paraId="5FBF12D0" w14:textId="77777777" w:rsidR="0018768E" w:rsidRPr="000023E7" w:rsidRDefault="0018768E" w:rsidP="0018768E">
            <w:pPr>
              <w:pStyle w:val="TAC"/>
              <w:rPr>
                <w:rFonts w:eastAsia="SimSun"/>
              </w:rPr>
            </w:pPr>
            <w:r w:rsidRPr="000023E7">
              <w:rPr>
                <w:rFonts w:eastAsia="SimSun"/>
              </w:rPr>
              <w:t>011</w:t>
            </w:r>
          </w:p>
        </w:tc>
        <w:tc>
          <w:tcPr>
            <w:tcW w:w="1644" w:type="dxa"/>
            <w:shd w:val="clear" w:color="auto" w:fill="auto"/>
            <w:vAlign w:val="center"/>
          </w:tcPr>
          <w:p w14:paraId="40419D30"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30381C4C" w14:textId="77777777" w:rsidR="0018768E" w:rsidRPr="000023E7" w:rsidRDefault="0018768E" w:rsidP="0018768E">
            <w:pPr>
              <w:pStyle w:val="TAC"/>
              <w:rPr>
                <w:rFonts w:eastAsia="SimSun"/>
              </w:rPr>
            </w:pPr>
          </w:p>
        </w:tc>
        <w:tc>
          <w:tcPr>
            <w:tcW w:w="1644" w:type="dxa"/>
            <w:vMerge w:val="restart"/>
            <w:shd w:val="clear" w:color="auto" w:fill="auto"/>
            <w:vAlign w:val="center"/>
            <w:hideMark/>
          </w:tcPr>
          <w:p w14:paraId="73A24BA0" w14:textId="77777777" w:rsidR="0018768E" w:rsidRPr="000023E7" w:rsidRDefault="0018768E" w:rsidP="0018768E">
            <w:pPr>
              <w:pStyle w:val="TAC"/>
              <w:rPr>
                <w:rFonts w:eastAsia="SimSun"/>
              </w:rPr>
            </w:pPr>
            <w:r w:rsidRPr="000023E7">
              <w:rPr>
                <w:rFonts w:eastAsia="SimSun"/>
              </w:rPr>
              <w:t>3</w:t>
            </w:r>
          </w:p>
        </w:tc>
        <w:tc>
          <w:tcPr>
            <w:tcW w:w="1644" w:type="dxa"/>
            <w:shd w:val="clear" w:color="auto" w:fill="auto"/>
            <w:vAlign w:val="center"/>
            <w:hideMark/>
          </w:tcPr>
          <w:p w14:paraId="343C25EC"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5A3A16D6" w14:textId="77777777" w:rsidTr="00857106">
        <w:tc>
          <w:tcPr>
            <w:tcW w:w="1643" w:type="dxa"/>
            <w:vMerge/>
            <w:shd w:val="clear" w:color="auto" w:fill="auto"/>
            <w:vAlign w:val="center"/>
          </w:tcPr>
          <w:p w14:paraId="27DF7226" w14:textId="77777777" w:rsidR="0018768E" w:rsidRPr="000023E7" w:rsidRDefault="0018768E" w:rsidP="0018768E">
            <w:pPr>
              <w:pStyle w:val="TAC"/>
              <w:rPr>
                <w:rFonts w:eastAsia="SimSun"/>
              </w:rPr>
            </w:pPr>
          </w:p>
        </w:tc>
        <w:tc>
          <w:tcPr>
            <w:tcW w:w="1644" w:type="dxa"/>
            <w:shd w:val="clear" w:color="auto" w:fill="auto"/>
            <w:vAlign w:val="center"/>
          </w:tcPr>
          <w:p w14:paraId="422AD5BA"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00561AB7" w14:textId="77777777" w:rsidR="0018768E" w:rsidRPr="000023E7" w:rsidRDefault="0018768E" w:rsidP="0018768E">
            <w:pPr>
              <w:pStyle w:val="TAC"/>
              <w:rPr>
                <w:rFonts w:eastAsia="SimSun"/>
              </w:rPr>
            </w:pPr>
          </w:p>
        </w:tc>
        <w:tc>
          <w:tcPr>
            <w:tcW w:w="1644" w:type="dxa"/>
            <w:vMerge/>
            <w:shd w:val="clear" w:color="auto" w:fill="auto"/>
            <w:vAlign w:val="center"/>
          </w:tcPr>
          <w:p w14:paraId="024B7F4E" w14:textId="77777777" w:rsidR="0018768E" w:rsidRPr="000023E7" w:rsidRDefault="0018768E" w:rsidP="0018768E">
            <w:pPr>
              <w:pStyle w:val="TAC"/>
              <w:rPr>
                <w:rFonts w:eastAsia="SimSun"/>
              </w:rPr>
            </w:pPr>
          </w:p>
        </w:tc>
        <w:tc>
          <w:tcPr>
            <w:tcW w:w="1644" w:type="dxa"/>
            <w:shd w:val="clear" w:color="auto" w:fill="auto"/>
            <w:vAlign w:val="center"/>
          </w:tcPr>
          <w:p w14:paraId="255F75E2" w14:textId="77777777" w:rsidR="0018768E" w:rsidRPr="000023E7" w:rsidRDefault="0018768E" w:rsidP="0018768E">
            <w:pPr>
              <w:pStyle w:val="TAC"/>
              <w:rPr>
                <w:rFonts w:eastAsia="SimSun"/>
              </w:rPr>
            </w:pPr>
            <w:r w:rsidRPr="000023E7">
              <w:rPr>
                <w:rFonts w:eastAsia="SimSun" w:hint="eastAsia"/>
                <w:lang w:eastAsia="zh-CN"/>
              </w:rPr>
              <w:t>3</w:t>
            </w:r>
          </w:p>
        </w:tc>
      </w:tr>
      <w:tr w:rsidR="0018768E" w:rsidRPr="00EC1066" w14:paraId="1B8A6A66" w14:textId="77777777" w:rsidTr="00857106">
        <w:tc>
          <w:tcPr>
            <w:tcW w:w="1643" w:type="dxa"/>
            <w:vMerge w:val="restart"/>
            <w:shd w:val="clear" w:color="auto" w:fill="auto"/>
            <w:vAlign w:val="center"/>
            <w:hideMark/>
          </w:tcPr>
          <w:p w14:paraId="018AEF18" w14:textId="77777777" w:rsidR="0018768E" w:rsidRPr="000023E7" w:rsidRDefault="0018768E" w:rsidP="0018768E">
            <w:pPr>
              <w:pStyle w:val="TAC"/>
              <w:rPr>
                <w:rFonts w:eastAsia="SimSun"/>
              </w:rPr>
            </w:pPr>
            <w:r w:rsidRPr="000023E7">
              <w:rPr>
                <w:rFonts w:eastAsia="SimSun"/>
              </w:rPr>
              <w:t>100</w:t>
            </w:r>
          </w:p>
        </w:tc>
        <w:tc>
          <w:tcPr>
            <w:tcW w:w="1644" w:type="dxa"/>
            <w:shd w:val="clear" w:color="auto" w:fill="auto"/>
            <w:vAlign w:val="center"/>
          </w:tcPr>
          <w:p w14:paraId="4A031155" w14:textId="77777777" w:rsidR="0018768E" w:rsidRPr="000023E7" w:rsidRDefault="0018768E" w:rsidP="0018768E">
            <w:pPr>
              <w:pStyle w:val="TAC"/>
              <w:rPr>
                <w:rFonts w:eastAsia="SimSun"/>
              </w:rPr>
            </w:pPr>
            <w:r w:rsidRPr="000023E7">
              <w:rPr>
                <w:rFonts w:eastAsia="SimSun"/>
              </w:rPr>
              <w:t>0</w:t>
            </w:r>
          </w:p>
        </w:tc>
        <w:tc>
          <w:tcPr>
            <w:tcW w:w="1644" w:type="dxa"/>
            <w:vMerge w:val="restart"/>
            <w:shd w:val="clear" w:color="auto" w:fill="auto"/>
            <w:vAlign w:val="center"/>
            <w:hideMark/>
          </w:tcPr>
          <w:p w14:paraId="72BCCAC2" w14:textId="77777777" w:rsidR="0018768E" w:rsidRPr="000023E7" w:rsidRDefault="0018768E" w:rsidP="0018768E">
            <w:pPr>
              <w:pStyle w:val="TAC"/>
              <w:rPr>
                <w:rFonts w:eastAsia="SimSun"/>
                <w:lang w:eastAsia="zh-CN"/>
              </w:rPr>
            </w:pPr>
            <w:r>
              <w:rPr>
                <w:rFonts w:eastAsia="SimSun" w:hint="eastAsia"/>
                <w:lang w:eastAsia="zh-CN"/>
              </w:rPr>
              <w:t>1</w:t>
            </w:r>
          </w:p>
        </w:tc>
        <w:tc>
          <w:tcPr>
            <w:tcW w:w="1644" w:type="dxa"/>
            <w:vMerge w:val="restart"/>
            <w:shd w:val="clear" w:color="auto" w:fill="auto"/>
            <w:vAlign w:val="center"/>
            <w:hideMark/>
          </w:tcPr>
          <w:p w14:paraId="4FBB7AD3" w14:textId="77777777" w:rsidR="0018768E" w:rsidRPr="000023E7" w:rsidRDefault="0018768E" w:rsidP="0018768E">
            <w:pPr>
              <w:pStyle w:val="TAC"/>
              <w:rPr>
                <w:rFonts w:eastAsia="SimSun"/>
              </w:rPr>
            </w:pPr>
            <w:r w:rsidRPr="000023E7">
              <w:rPr>
                <w:rFonts w:eastAsia="SimSun"/>
              </w:rPr>
              <w:t>0</w:t>
            </w:r>
          </w:p>
        </w:tc>
        <w:tc>
          <w:tcPr>
            <w:tcW w:w="1644" w:type="dxa"/>
            <w:shd w:val="clear" w:color="auto" w:fill="auto"/>
            <w:vAlign w:val="center"/>
            <w:hideMark/>
          </w:tcPr>
          <w:p w14:paraId="6663BE5A"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78B13E32" w14:textId="77777777" w:rsidTr="00857106">
        <w:tc>
          <w:tcPr>
            <w:tcW w:w="1643" w:type="dxa"/>
            <w:vMerge/>
            <w:shd w:val="clear" w:color="auto" w:fill="auto"/>
            <w:vAlign w:val="center"/>
          </w:tcPr>
          <w:p w14:paraId="28208D85" w14:textId="77777777" w:rsidR="0018768E" w:rsidRPr="000023E7" w:rsidRDefault="0018768E" w:rsidP="0018768E">
            <w:pPr>
              <w:pStyle w:val="TAC"/>
              <w:rPr>
                <w:rFonts w:eastAsia="SimSun"/>
              </w:rPr>
            </w:pPr>
          </w:p>
        </w:tc>
        <w:tc>
          <w:tcPr>
            <w:tcW w:w="1644" w:type="dxa"/>
            <w:shd w:val="clear" w:color="auto" w:fill="auto"/>
            <w:vAlign w:val="center"/>
          </w:tcPr>
          <w:p w14:paraId="03E1DF38"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0B3D07CB" w14:textId="77777777" w:rsidR="0018768E" w:rsidRPr="000023E7" w:rsidRDefault="0018768E" w:rsidP="0018768E">
            <w:pPr>
              <w:pStyle w:val="TAC"/>
              <w:rPr>
                <w:rFonts w:eastAsia="SimSun"/>
              </w:rPr>
            </w:pPr>
          </w:p>
        </w:tc>
        <w:tc>
          <w:tcPr>
            <w:tcW w:w="1644" w:type="dxa"/>
            <w:vMerge/>
            <w:shd w:val="clear" w:color="auto" w:fill="auto"/>
            <w:vAlign w:val="center"/>
          </w:tcPr>
          <w:p w14:paraId="3F609CCF" w14:textId="77777777" w:rsidR="0018768E" w:rsidRPr="000023E7" w:rsidRDefault="0018768E" w:rsidP="0018768E">
            <w:pPr>
              <w:pStyle w:val="TAC"/>
              <w:rPr>
                <w:rFonts w:eastAsia="SimSun"/>
              </w:rPr>
            </w:pPr>
          </w:p>
        </w:tc>
        <w:tc>
          <w:tcPr>
            <w:tcW w:w="1644" w:type="dxa"/>
            <w:shd w:val="clear" w:color="auto" w:fill="auto"/>
            <w:vAlign w:val="center"/>
          </w:tcPr>
          <w:p w14:paraId="786C9586" w14:textId="77777777" w:rsidR="0018768E" w:rsidRPr="000023E7" w:rsidRDefault="0018768E" w:rsidP="0018768E">
            <w:pPr>
              <w:pStyle w:val="TAC"/>
              <w:rPr>
                <w:rFonts w:eastAsia="SimSun"/>
              </w:rPr>
            </w:pPr>
            <w:r w:rsidRPr="000023E7">
              <w:rPr>
                <w:rFonts w:eastAsia="SimSun" w:hint="eastAsia"/>
                <w:lang w:eastAsia="zh-CN"/>
              </w:rPr>
              <w:t>3</w:t>
            </w:r>
          </w:p>
        </w:tc>
      </w:tr>
      <w:tr w:rsidR="0018768E" w:rsidRPr="00EC1066" w14:paraId="7CC27983" w14:textId="77777777" w:rsidTr="00857106">
        <w:tc>
          <w:tcPr>
            <w:tcW w:w="1643" w:type="dxa"/>
            <w:vMerge w:val="restart"/>
            <w:shd w:val="clear" w:color="auto" w:fill="auto"/>
            <w:vAlign w:val="center"/>
            <w:hideMark/>
          </w:tcPr>
          <w:p w14:paraId="42AC0291" w14:textId="77777777" w:rsidR="0018768E" w:rsidRPr="000023E7" w:rsidRDefault="0018768E" w:rsidP="0018768E">
            <w:pPr>
              <w:pStyle w:val="TAC"/>
              <w:rPr>
                <w:rFonts w:eastAsia="SimSun"/>
              </w:rPr>
            </w:pPr>
            <w:r w:rsidRPr="000023E7">
              <w:rPr>
                <w:rFonts w:eastAsia="SimSun"/>
              </w:rPr>
              <w:t>101</w:t>
            </w:r>
          </w:p>
        </w:tc>
        <w:tc>
          <w:tcPr>
            <w:tcW w:w="1644" w:type="dxa"/>
            <w:shd w:val="clear" w:color="auto" w:fill="auto"/>
            <w:vAlign w:val="center"/>
          </w:tcPr>
          <w:p w14:paraId="5BEB5EFF"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6FA8532C" w14:textId="77777777" w:rsidR="0018768E" w:rsidRPr="000023E7" w:rsidRDefault="0018768E" w:rsidP="0018768E">
            <w:pPr>
              <w:pStyle w:val="TAC"/>
              <w:rPr>
                <w:rFonts w:eastAsia="SimSun"/>
              </w:rPr>
            </w:pPr>
          </w:p>
        </w:tc>
        <w:tc>
          <w:tcPr>
            <w:tcW w:w="1644" w:type="dxa"/>
            <w:vMerge w:val="restart"/>
            <w:shd w:val="clear" w:color="auto" w:fill="auto"/>
            <w:vAlign w:val="center"/>
            <w:hideMark/>
          </w:tcPr>
          <w:p w14:paraId="278BA676" w14:textId="77777777" w:rsidR="0018768E" w:rsidRPr="000023E7" w:rsidRDefault="0018768E" w:rsidP="0018768E">
            <w:pPr>
              <w:pStyle w:val="TAC"/>
              <w:rPr>
                <w:rFonts w:eastAsia="SimSun"/>
              </w:rPr>
            </w:pPr>
            <w:r w:rsidRPr="000023E7">
              <w:rPr>
                <w:rFonts w:eastAsia="SimSun"/>
              </w:rPr>
              <w:t>1</w:t>
            </w:r>
          </w:p>
        </w:tc>
        <w:tc>
          <w:tcPr>
            <w:tcW w:w="1644" w:type="dxa"/>
            <w:shd w:val="clear" w:color="auto" w:fill="auto"/>
            <w:vAlign w:val="center"/>
            <w:hideMark/>
          </w:tcPr>
          <w:p w14:paraId="337DD0DD"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67E1AC7D" w14:textId="77777777" w:rsidTr="00857106">
        <w:tc>
          <w:tcPr>
            <w:tcW w:w="1643" w:type="dxa"/>
            <w:vMerge/>
            <w:shd w:val="clear" w:color="auto" w:fill="auto"/>
            <w:vAlign w:val="center"/>
          </w:tcPr>
          <w:p w14:paraId="4BBC7E84" w14:textId="77777777" w:rsidR="0018768E" w:rsidRPr="000023E7" w:rsidRDefault="0018768E" w:rsidP="0018768E">
            <w:pPr>
              <w:pStyle w:val="TAC"/>
              <w:rPr>
                <w:rFonts w:eastAsia="SimSun"/>
              </w:rPr>
            </w:pPr>
          </w:p>
        </w:tc>
        <w:tc>
          <w:tcPr>
            <w:tcW w:w="1644" w:type="dxa"/>
            <w:shd w:val="clear" w:color="auto" w:fill="auto"/>
            <w:vAlign w:val="center"/>
          </w:tcPr>
          <w:p w14:paraId="194E6566"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6F94AC8E" w14:textId="77777777" w:rsidR="0018768E" w:rsidRPr="000023E7" w:rsidRDefault="0018768E" w:rsidP="0018768E">
            <w:pPr>
              <w:pStyle w:val="TAC"/>
              <w:rPr>
                <w:rFonts w:eastAsia="SimSun"/>
              </w:rPr>
            </w:pPr>
          </w:p>
        </w:tc>
        <w:tc>
          <w:tcPr>
            <w:tcW w:w="1644" w:type="dxa"/>
            <w:vMerge/>
            <w:shd w:val="clear" w:color="auto" w:fill="auto"/>
            <w:vAlign w:val="center"/>
          </w:tcPr>
          <w:p w14:paraId="35ACADC3" w14:textId="77777777" w:rsidR="0018768E" w:rsidRPr="000023E7" w:rsidRDefault="0018768E" w:rsidP="0018768E">
            <w:pPr>
              <w:pStyle w:val="TAC"/>
              <w:rPr>
                <w:rFonts w:eastAsia="SimSun"/>
              </w:rPr>
            </w:pPr>
          </w:p>
        </w:tc>
        <w:tc>
          <w:tcPr>
            <w:tcW w:w="1644" w:type="dxa"/>
            <w:shd w:val="clear" w:color="auto" w:fill="auto"/>
            <w:vAlign w:val="center"/>
          </w:tcPr>
          <w:p w14:paraId="3C92D427" w14:textId="77777777" w:rsidR="0018768E" w:rsidRPr="000023E7" w:rsidRDefault="0018768E" w:rsidP="0018768E">
            <w:pPr>
              <w:pStyle w:val="TAC"/>
              <w:rPr>
                <w:rFonts w:eastAsia="SimSun"/>
              </w:rPr>
            </w:pPr>
            <w:r w:rsidRPr="000023E7">
              <w:rPr>
                <w:rFonts w:eastAsia="SimSun" w:hint="eastAsia"/>
                <w:lang w:eastAsia="zh-CN"/>
              </w:rPr>
              <w:t>3</w:t>
            </w:r>
          </w:p>
        </w:tc>
      </w:tr>
      <w:tr w:rsidR="0018768E" w:rsidRPr="00EC1066" w14:paraId="4C7E1AD3" w14:textId="77777777" w:rsidTr="00857106">
        <w:tc>
          <w:tcPr>
            <w:tcW w:w="1643" w:type="dxa"/>
            <w:vMerge w:val="restart"/>
            <w:shd w:val="clear" w:color="auto" w:fill="auto"/>
            <w:vAlign w:val="center"/>
            <w:hideMark/>
          </w:tcPr>
          <w:p w14:paraId="57A32CD2" w14:textId="77777777" w:rsidR="0018768E" w:rsidRPr="000023E7" w:rsidRDefault="0018768E" w:rsidP="0018768E">
            <w:pPr>
              <w:pStyle w:val="TAC"/>
              <w:rPr>
                <w:rFonts w:eastAsia="SimSun"/>
              </w:rPr>
            </w:pPr>
            <w:r w:rsidRPr="000023E7">
              <w:rPr>
                <w:rFonts w:eastAsia="SimSun"/>
              </w:rPr>
              <w:t>110</w:t>
            </w:r>
          </w:p>
        </w:tc>
        <w:tc>
          <w:tcPr>
            <w:tcW w:w="1644" w:type="dxa"/>
            <w:shd w:val="clear" w:color="auto" w:fill="auto"/>
            <w:vAlign w:val="center"/>
          </w:tcPr>
          <w:p w14:paraId="29FB6655"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2C918FE4" w14:textId="77777777" w:rsidR="0018768E" w:rsidRPr="000023E7" w:rsidRDefault="0018768E" w:rsidP="0018768E">
            <w:pPr>
              <w:pStyle w:val="TAC"/>
              <w:rPr>
                <w:rFonts w:eastAsia="SimSun"/>
              </w:rPr>
            </w:pPr>
          </w:p>
        </w:tc>
        <w:tc>
          <w:tcPr>
            <w:tcW w:w="1644" w:type="dxa"/>
            <w:vMerge w:val="restart"/>
            <w:shd w:val="clear" w:color="auto" w:fill="auto"/>
            <w:vAlign w:val="center"/>
            <w:hideMark/>
          </w:tcPr>
          <w:p w14:paraId="6749DC77" w14:textId="77777777" w:rsidR="0018768E" w:rsidRPr="000023E7" w:rsidRDefault="0018768E" w:rsidP="0018768E">
            <w:pPr>
              <w:pStyle w:val="TAC"/>
              <w:rPr>
                <w:rFonts w:eastAsia="SimSun"/>
              </w:rPr>
            </w:pPr>
            <w:r w:rsidRPr="000023E7">
              <w:rPr>
                <w:rFonts w:eastAsia="SimSun"/>
              </w:rPr>
              <w:t>2</w:t>
            </w:r>
          </w:p>
        </w:tc>
        <w:tc>
          <w:tcPr>
            <w:tcW w:w="1644" w:type="dxa"/>
            <w:shd w:val="clear" w:color="auto" w:fill="auto"/>
            <w:vAlign w:val="center"/>
            <w:hideMark/>
          </w:tcPr>
          <w:p w14:paraId="179BBBBE"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1040F65C" w14:textId="77777777" w:rsidTr="00857106">
        <w:tc>
          <w:tcPr>
            <w:tcW w:w="1643" w:type="dxa"/>
            <w:vMerge/>
            <w:shd w:val="clear" w:color="auto" w:fill="auto"/>
            <w:vAlign w:val="center"/>
          </w:tcPr>
          <w:p w14:paraId="1CD7F057" w14:textId="77777777" w:rsidR="0018768E" w:rsidRPr="000023E7" w:rsidRDefault="0018768E" w:rsidP="0018768E">
            <w:pPr>
              <w:pStyle w:val="TAC"/>
              <w:rPr>
                <w:rFonts w:eastAsia="SimSun"/>
              </w:rPr>
            </w:pPr>
          </w:p>
        </w:tc>
        <w:tc>
          <w:tcPr>
            <w:tcW w:w="1644" w:type="dxa"/>
            <w:shd w:val="clear" w:color="auto" w:fill="auto"/>
            <w:vAlign w:val="center"/>
          </w:tcPr>
          <w:p w14:paraId="232BEB5C"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66F0F346" w14:textId="77777777" w:rsidR="0018768E" w:rsidRPr="000023E7" w:rsidRDefault="0018768E" w:rsidP="0018768E">
            <w:pPr>
              <w:pStyle w:val="TAC"/>
              <w:rPr>
                <w:rFonts w:eastAsia="SimSun"/>
              </w:rPr>
            </w:pPr>
          </w:p>
        </w:tc>
        <w:tc>
          <w:tcPr>
            <w:tcW w:w="1644" w:type="dxa"/>
            <w:vMerge/>
            <w:shd w:val="clear" w:color="auto" w:fill="auto"/>
            <w:vAlign w:val="center"/>
          </w:tcPr>
          <w:p w14:paraId="44B1AFE0" w14:textId="77777777" w:rsidR="0018768E" w:rsidRPr="000023E7" w:rsidRDefault="0018768E" w:rsidP="0018768E">
            <w:pPr>
              <w:pStyle w:val="TAC"/>
              <w:rPr>
                <w:rFonts w:eastAsia="SimSun"/>
              </w:rPr>
            </w:pPr>
          </w:p>
        </w:tc>
        <w:tc>
          <w:tcPr>
            <w:tcW w:w="1644" w:type="dxa"/>
            <w:shd w:val="clear" w:color="auto" w:fill="auto"/>
            <w:vAlign w:val="center"/>
          </w:tcPr>
          <w:p w14:paraId="6FB51058" w14:textId="77777777" w:rsidR="0018768E" w:rsidRPr="000023E7" w:rsidRDefault="0018768E" w:rsidP="0018768E">
            <w:pPr>
              <w:pStyle w:val="TAC"/>
              <w:rPr>
                <w:rFonts w:eastAsia="SimSun"/>
              </w:rPr>
            </w:pPr>
            <w:r w:rsidRPr="000023E7">
              <w:rPr>
                <w:rFonts w:eastAsia="SimSun" w:hint="eastAsia"/>
                <w:lang w:eastAsia="zh-CN"/>
              </w:rPr>
              <w:t>3</w:t>
            </w:r>
          </w:p>
        </w:tc>
      </w:tr>
      <w:tr w:rsidR="0018768E" w:rsidRPr="00EC1066" w14:paraId="3D8D784F" w14:textId="77777777" w:rsidTr="00857106">
        <w:tc>
          <w:tcPr>
            <w:tcW w:w="1643" w:type="dxa"/>
            <w:vMerge w:val="restart"/>
            <w:shd w:val="clear" w:color="auto" w:fill="auto"/>
            <w:vAlign w:val="center"/>
            <w:hideMark/>
          </w:tcPr>
          <w:p w14:paraId="2737DA9A" w14:textId="77777777" w:rsidR="0018768E" w:rsidRPr="000023E7" w:rsidRDefault="0018768E" w:rsidP="0018768E">
            <w:pPr>
              <w:pStyle w:val="TAC"/>
              <w:rPr>
                <w:rFonts w:eastAsia="SimSun"/>
              </w:rPr>
            </w:pPr>
            <w:r w:rsidRPr="000023E7">
              <w:rPr>
                <w:rFonts w:eastAsia="SimSun"/>
              </w:rPr>
              <w:t>111</w:t>
            </w:r>
          </w:p>
        </w:tc>
        <w:tc>
          <w:tcPr>
            <w:tcW w:w="1644" w:type="dxa"/>
            <w:shd w:val="clear" w:color="auto" w:fill="auto"/>
            <w:vAlign w:val="center"/>
          </w:tcPr>
          <w:p w14:paraId="24C9FBBF"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73CB91E5" w14:textId="77777777" w:rsidR="0018768E" w:rsidRPr="000023E7" w:rsidRDefault="0018768E" w:rsidP="0018768E">
            <w:pPr>
              <w:pStyle w:val="TAC"/>
              <w:rPr>
                <w:rFonts w:eastAsia="SimSun"/>
              </w:rPr>
            </w:pPr>
          </w:p>
        </w:tc>
        <w:tc>
          <w:tcPr>
            <w:tcW w:w="1644" w:type="dxa"/>
            <w:vMerge w:val="restart"/>
            <w:shd w:val="clear" w:color="auto" w:fill="auto"/>
            <w:vAlign w:val="center"/>
            <w:hideMark/>
          </w:tcPr>
          <w:p w14:paraId="63A8F148" w14:textId="77777777" w:rsidR="0018768E" w:rsidRPr="000023E7" w:rsidRDefault="0018768E" w:rsidP="0018768E">
            <w:pPr>
              <w:pStyle w:val="TAC"/>
              <w:rPr>
                <w:rFonts w:eastAsia="SimSun"/>
              </w:rPr>
            </w:pPr>
            <w:r w:rsidRPr="000023E7">
              <w:rPr>
                <w:rFonts w:eastAsia="SimSun"/>
              </w:rPr>
              <w:t>3</w:t>
            </w:r>
          </w:p>
        </w:tc>
        <w:tc>
          <w:tcPr>
            <w:tcW w:w="1644" w:type="dxa"/>
            <w:shd w:val="clear" w:color="auto" w:fill="auto"/>
            <w:vAlign w:val="center"/>
            <w:hideMark/>
          </w:tcPr>
          <w:p w14:paraId="633D30FE"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24DA4D37" w14:textId="77777777" w:rsidTr="00857106">
        <w:tc>
          <w:tcPr>
            <w:tcW w:w="1643" w:type="dxa"/>
            <w:vMerge/>
            <w:shd w:val="clear" w:color="auto" w:fill="auto"/>
            <w:vAlign w:val="center"/>
          </w:tcPr>
          <w:p w14:paraId="774D4816" w14:textId="77777777" w:rsidR="0018768E" w:rsidRPr="000023E7" w:rsidRDefault="0018768E" w:rsidP="0018768E">
            <w:pPr>
              <w:pStyle w:val="TAC"/>
              <w:rPr>
                <w:rFonts w:eastAsia="SimSun"/>
              </w:rPr>
            </w:pPr>
          </w:p>
        </w:tc>
        <w:tc>
          <w:tcPr>
            <w:tcW w:w="1644" w:type="dxa"/>
            <w:shd w:val="clear" w:color="auto" w:fill="auto"/>
            <w:vAlign w:val="center"/>
          </w:tcPr>
          <w:p w14:paraId="6AD36894"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4B5FE7E2" w14:textId="77777777" w:rsidR="0018768E" w:rsidRPr="000023E7" w:rsidRDefault="0018768E" w:rsidP="0018768E">
            <w:pPr>
              <w:pStyle w:val="TAC"/>
              <w:rPr>
                <w:rFonts w:eastAsia="SimSun"/>
              </w:rPr>
            </w:pPr>
          </w:p>
        </w:tc>
        <w:tc>
          <w:tcPr>
            <w:tcW w:w="1644" w:type="dxa"/>
            <w:vMerge/>
            <w:shd w:val="clear" w:color="auto" w:fill="auto"/>
            <w:vAlign w:val="center"/>
          </w:tcPr>
          <w:p w14:paraId="394F9528" w14:textId="77777777" w:rsidR="0018768E" w:rsidRPr="000023E7" w:rsidRDefault="0018768E" w:rsidP="0018768E">
            <w:pPr>
              <w:pStyle w:val="TAC"/>
              <w:rPr>
                <w:rFonts w:eastAsia="SimSun"/>
              </w:rPr>
            </w:pPr>
          </w:p>
        </w:tc>
        <w:tc>
          <w:tcPr>
            <w:tcW w:w="1644" w:type="dxa"/>
            <w:shd w:val="clear" w:color="auto" w:fill="auto"/>
            <w:vAlign w:val="center"/>
          </w:tcPr>
          <w:p w14:paraId="3D19E105" w14:textId="77777777" w:rsidR="0018768E" w:rsidRPr="000023E7" w:rsidRDefault="0018768E" w:rsidP="0018768E">
            <w:pPr>
              <w:pStyle w:val="TAC"/>
              <w:rPr>
                <w:rFonts w:eastAsia="SimSun"/>
              </w:rPr>
            </w:pPr>
            <w:r w:rsidRPr="000023E7">
              <w:rPr>
                <w:rFonts w:eastAsia="SimSun" w:hint="eastAsia"/>
                <w:lang w:eastAsia="zh-CN"/>
              </w:rPr>
              <w:t>3</w:t>
            </w:r>
          </w:p>
        </w:tc>
      </w:tr>
    </w:tbl>
    <w:p w14:paraId="1FEC808F" w14:textId="77777777" w:rsidR="0018768E" w:rsidRPr="0058112B" w:rsidRDefault="0018768E" w:rsidP="00017304">
      <w:pPr>
        <w:pStyle w:val="ListParagraph"/>
        <w:numPr>
          <w:ilvl w:val="2"/>
          <w:numId w:val="306"/>
        </w:numPr>
        <w:spacing w:before="120" w:after="120"/>
        <w:ind w:left="2154" w:hanging="357"/>
      </w:pPr>
      <w:r w:rsidRPr="0058112B">
        <w:rPr>
          <w:rFonts w:hint="eastAsia"/>
          <w:lang w:eastAsia="zh-CN"/>
        </w:rPr>
        <w:t xml:space="preserve">For RMSI </w:t>
      </w:r>
      <w:r w:rsidRPr="000023E7">
        <w:rPr>
          <w:rFonts w:hint="eastAsia"/>
          <w:lang w:eastAsia="zh-CN"/>
        </w:rPr>
        <w:t>value</w:t>
      </w:r>
      <w:r>
        <w:rPr>
          <w:rFonts w:hint="eastAsia"/>
          <w:lang w:eastAsia="zh-CN"/>
        </w:rPr>
        <w:t>s</w:t>
      </w:r>
      <w:r w:rsidRPr="000023E7">
        <w:rPr>
          <w:rFonts w:hint="eastAsia"/>
          <w:lang w:eastAsia="zh-CN"/>
        </w:rPr>
        <w:t xml:space="preserve"> </w:t>
      </w:r>
      <w:r>
        <w:rPr>
          <w:rFonts w:hint="eastAsia"/>
          <w:lang w:eastAsia="zh-CN"/>
        </w:rPr>
        <w:t>with initial CS index set {0, 4, 8}</w:t>
      </w:r>
      <w:r w:rsidRPr="000023E7">
        <w:rPr>
          <w:rFonts w:hint="eastAsia"/>
          <w:lang w:eastAsia="zh-CN"/>
        </w:rPr>
        <w:t>,</w:t>
      </w:r>
    </w:p>
    <w:tbl>
      <w:tblPr>
        <w:tblW w:w="8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3"/>
        <w:gridCol w:w="1644"/>
        <w:gridCol w:w="1644"/>
        <w:gridCol w:w="1644"/>
        <w:gridCol w:w="1644"/>
      </w:tblGrid>
      <w:tr w:rsidR="0018768E" w:rsidRPr="00EC1066" w14:paraId="4F27E9B4" w14:textId="77777777" w:rsidTr="00857106">
        <w:trPr>
          <w:trHeight w:val="283"/>
        </w:trPr>
        <w:tc>
          <w:tcPr>
            <w:tcW w:w="1643" w:type="dxa"/>
            <w:shd w:val="clear" w:color="auto" w:fill="auto"/>
            <w:vAlign w:val="bottom"/>
            <w:hideMark/>
          </w:tcPr>
          <w:p w14:paraId="4F0CB355" w14:textId="77777777" w:rsidR="0018768E" w:rsidRPr="004A3BAC" w:rsidRDefault="0018768E" w:rsidP="0018768E">
            <w:pPr>
              <w:pStyle w:val="TAH"/>
            </w:pPr>
            <w:r w:rsidRPr="004A3BAC">
              <w:t>ARI</w:t>
            </w:r>
          </w:p>
        </w:tc>
        <w:tc>
          <w:tcPr>
            <w:tcW w:w="1644" w:type="dxa"/>
            <w:shd w:val="clear" w:color="auto" w:fill="auto"/>
            <w:vAlign w:val="bottom"/>
          </w:tcPr>
          <w:p w14:paraId="3548A55D" w14:textId="77777777" w:rsidR="0018768E" w:rsidRPr="004A3BAC" w:rsidRDefault="0018768E" w:rsidP="0018768E">
            <w:pPr>
              <w:pStyle w:val="TAH"/>
            </w:pPr>
            <w:r w:rsidRPr="004A3BAC">
              <w:t>CCE-based implicit bit</w:t>
            </w:r>
          </w:p>
        </w:tc>
        <w:tc>
          <w:tcPr>
            <w:tcW w:w="1644" w:type="dxa"/>
            <w:shd w:val="clear" w:color="auto" w:fill="auto"/>
            <w:vAlign w:val="bottom"/>
            <w:hideMark/>
          </w:tcPr>
          <w:p w14:paraId="3EFCA053" w14:textId="77777777" w:rsidR="0018768E" w:rsidRPr="004A3BAC" w:rsidRDefault="0018768E" w:rsidP="0018768E">
            <w:pPr>
              <w:pStyle w:val="TAH"/>
            </w:pPr>
            <w:r w:rsidRPr="004A3BAC">
              <w:t>Hopping direction</w:t>
            </w:r>
          </w:p>
        </w:tc>
        <w:tc>
          <w:tcPr>
            <w:tcW w:w="1644" w:type="dxa"/>
            <w:shd w:val="clear" w:color="auto" w:fill="auto"/>
            <w:vAlign w:val="bottom"/>
            <w:hideMark/>
          </w:tcPr>
          <w:p w14:paraId="7C9F6B30" w14:textId="77777777" w:rsidR="0018768E" w:rsidRPr="004A3BAC" w:rsidRDefault="0018768E" w:rsidP="0018768E">
            <w:pPr>
              <w:pStyle w:val="TAH"/>
            </w:pPr>
            <w:r w:rsidRPr="004A3BAC">
              <w:t>UE</w:t>
            </w:r>
            <w:r w:rsidRPr="004A3BAC">
              <w:rPr>
                <w:rFonts w:hint="eastAsia"/>
                <w:lang w:eastAsia="zh-CN"/>
              </w:rPr>
              <w:t>-</w:t>
            </w:r>
            <w:r w:rsidRPr="004A3BAC">
              <w:t>specific PRB offset</w:t>
            </w:r>
          </w:p>
        </w:tc>
        <w:tc>
          <w:tcPr>
            <w:tcW w:w="1644" w:type="dxa"/>
            <w:shd w:val="clear" w:color="auto" w:fill="auto"/>
            <w:vAlign w:val="bottom"/>
            <w:hideMark/>
          </w:tcPr>
          <w:p w14:paraId="0AE004E1" w14:textId="77777777" w:rsidR="0018768E" w:rsidRPr="004A3BAC" w:rsidRDefault="0018768E" w:rsidP="0018768E">
            <w:pPr>
              <w:pStyle w:val="TAH"/>
            </w:pPr>
            <w:r w:rsidRPr="004A3BAC">
              <w:t>Initial CS index</w:t>
            </w:r>
          </w:p>
        </w:tc>
      </w:tr>
      <w:tr w:rsidR="0018768E" w:rsidRPr="00EC1066" w14:paraId="67009A3D" w14:textId="77777777" w:rsidTr="00857106">
        <w:tc>
          <w:tcPr>
            <w:tcW w:w="1643" w:type="dxa"/>
            <w:vMerge w:val="restart"/>
            <w:shd w:val="clear" w:color="auto" w:fill="auto"/>
            <w:vAlign w:val="center"/>
            <w:hideMark/>
          </w:tcPr>
          <w:p w14:paraId="493D808C" w14:textId="77777777" w:rsidR="0018768E" w:rsidRPr="000023E7" w:rsidRDefault="0018768E" w:rsidP="0018768E">
            <w:pPr>
              <w:pStyle w:val="TAC"/>
              <w:rPr>
                <w:rFonts w:eastAsia="SimSun"/>
              </w:rPr>
            </w:pPr>
            <w:r w:rsidRPr="000023E7">
              <w:rPr>
                <w:rFonts w:eastAsia="SimSun"/>
              </w:rPr>
              <w:t>000</w:t>
            </w:r>
          </w:p>
        </w:tc>
        <w:tc>
          <w:tcPr>
            <w:tcW w:w="1644" w:type="dxa"/>
            <w:shd w:val="clear" w:color="auto" w:fill="auto"/>
            <w:vAlign w:val="center"/>
          </w:tcPr>
          <w:p w14:paraId="577952C0" w14:textId="77777777" w:rsidR="0018768E" w:rsidRPr="000023E7" w:rsidRDefault="0018768E" w:rsidP="0018768E">
            <w:pPr>
              <w:pStyle w:val="TAC"/>
              <w:rPr>
                <w:rFonts w:eastAsia="SimSun"/>
              </w:rPr>
            </w:pPr>
            <w:r w:rsidRPr="000023E7">
              <w:rPr>
                <w:rFonts w:eastAsia="SimSun"/>
              </w:rPr>
              <w:t>0</w:t>
            </w:r>
          </w:p>
        </w:tc>
        <w:tc>
          <w:tcPr>
            <w:tcW w:w="1644" w:type="dxa"/>
            <w:vMerge w:val="restart"/>
            <w:shd w:val="clear" w:color="auto" w:fill="auto"/>
            <w:vAlign w:val="center"/>
            <w:hideMark/>
          </w:tcPr>
          <w:p w14:paraId="64686C0F" w14:textId="77777777" w:rsidR="0018768E" w:rsidRPr="000023E7" w:rsidRDefault="0018768E" w:rsidP="0018768E">
            <w:pPr>
              <w:pStyle w:val="TAC"/>
              <w:rPr>
                <w:rFonts w:eastAsia="SimSun"/>
                <w:lang w:eastAsia="zh-CN"/>
              </w:rPr>
            </w:pPr>
            <w:r>
              <w:rPr>
                <w:rFonts w:eastAsia="SimSun" w:hint="eastAsia"/>
                <w:lang w:eastAsia="zh-CN"/>
              </w:rPr>
              <w:t>0</w:t>
            </w:r>
          </w:p>
        </w:tc>
        <w:tc>
          <w:tcPr>
            <w:tcW w:w="1644" w:type="dxa"/>
            <w:vMerge w:val="restart"/>
            <w:shd w:val="clear" w:color="auto" w:fill="auto"/>
            <w:vAlign w:val="center"/>
            <w:hideMark/>
          </w:tcPr>
          <w:p w14:paraId="15067343" w14:textId="77777777" w:rsidR="0018768E" w:rsidRPr="000023E7" w:rsidRDefault="0018768E" w:rsidP="0018768E">
            <w:pPr>
              <w:pStyle w:val="TAC"/>
              <w:rPr>
                <w:rFonts w:eastAsia="SimSun"/>
              </w:rPr>
            </w:pPr>
            <w:r w:rsidRPr="000023E7">
              <w:rPr>
                <w:rFonts w:eastAsia="SimSun"/>
              </w:rPr>
              <w:t>0</w:t>
            </w:r>
          </w:p>
        </w:tc>
        <w:tc>
          <w:tcPr>
            <w:tcW w:w="1644" w:type="dxa"/>
            <w:shd w:val="clear" w:color="auto" w:fill="auto"/>
            <w:vAlign w:val="center"/>
            <w:hideMark/>
          </w:tcPr>
          <w:p w14:paraId="338095D3"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096ABB08" w14:textId="77777777" w:rsidTr="00857106">
        <w:tc>
          <w:tcPr>
            <w:tcW w:w="1643" w:type="dxa"/>
            <w:vMerge/>
            <w:shd w:val="clear" w:color="auto" w:fill="auto"/>
            <w:vAlign w:val="center"/>
          </w:tcPr>
          <w:p w14:paraId="1D2A0728" w14:textId="77777777" w:rsidR="0018768E" w:rsidRPr="000023E7" w:rsidRDefault="0018768E" w:rsidP="0018768E">
            <w:pPr>
              <w:pStyle w:val="TAC"/>
              <w:rPr>
                <w:rFonts w:eastAsia="SimSun"/>
              </w:rPr>
            </w:pPr>
          </w:p>
        </w:tc>
        <w:tc>
          <w:tcPr>
            <w:tcW w:w="1644" w:type="dxa"/>
            <w:shd w:val="clear" w:color="auto" w:fill="auto"/>
            <w:vAlign w:val="center"/>
          </w:tcPr>
          <w:p w14:paraId="706139B5"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5CEFCD16" w14:textId="77777777" w:rsidR="0018768E" w:rsidRPr="000023E7" w:rsidRDefault="0018768E" w:rsidP="0018768E">
            <w:pPr>
              <w:pStyle w:val="TAC"/>
              <w:rPr>
                <w:rFonts w:eastAsia="SimSun"/>
              </w:rPr>
            </w:pPr>
          </w:p>
        </w:tc>
        <w:tc>
          <w:tcPr>
            <w:tcW w:w="1644" w:type="dxa"/>
            <w:vMerge/>
            <w:shd w:val="clear" w:color="auto" w:fill="auto"/>
            <w:vAlign w:val="center"/>
          </w:tcPr>
          <w:p w14:paraId="769BBA67" w14:textId="77777777" w:rsidR="0018768E" w:rsidRPr="000023E7" w:rsidRDefault="0018768E" w:rsidP="0018768E">
            <w:pPr>
              <w:pStyle w:val="TAC"/>
              <w:rPr>
                <w:rFonts w:eastAsia="SimSun"/>
              </w:rPr>
            </w:pPr>
          </w:p>
        </w:tc>
        <w:tc>
          <w:tcPr>
            <w:tcW w:w="1644" w:type="dxa"/>
            <w:shd w:val="clear" w:color="auto" w:fill="auto"/>
            <w:vAlign w:val="center"/>
          </w:tcPr>
          <w:p w14:paraId="4F4AF375" w14:textId="77777777" w:rsidR="0018768E" w:rsidRPr="000023E7" w:rsidRDefault="0018768E" w:rsidP="0018768E">
            <w:pPr>
              <w:pStyle w:val="TAC"/>
              <w:rPr>
                <w:rFonts w:eastAsia="SimSun"/>
              </w:rPr>
            </w:pPr>
            <w:r w:rsidRPr="000023E7">
              <w:rPr>
                <w:rFonts w:eastAsia="SimSun" w:hint="eastAsia"/>
                <w:lang w:eastAsia="zh-CN"/>
              </w:rPr>
              <w:t>4</w:t>
            </w:r>
          </w:p>
        </w:tc>
      </w:tr>
      <w:tr w:rsidR="0018768E" w:rsidRPr="00EC1066" w14:paraId="52AE3671" w14:textId="77777777" w:rsidTr="00857106">
        <w:tc>
          <w:tcPr>
            <w:tcW w:w="1643" w:type="dxa"/>
            <w:vMerge w:val="restart"/>
            <w:shd w:val="clear" w:color="auto" w:fill="auto"/>
            <w:vAlign w:val="center"/>
            <w:hideMark/>
          </w:tcPr>
          <w:p w14:paraId="5E95C81E" w14:textId="77777777" w:rsidR="0018768E" w:rsidRPr="000023E7" w:rsidRDefault="0018768E" w:rsidP="0018768E">
            <w:pPr>
              <w:pStyle w:val="TAC"/>
              <w:rPr>
                <w:rFonts w:eastAsia="SimSun"/>
              </w:rPr>
            </w:pPr>
            <w:r w:rsidRPr="000023E7">
              <w:rPr>
                <w:rFonts w:eastAsia="SimSun"/>
              </w:rPr>
              <w:t>001</w:t>
            </w:r>
          </w:p>
        </w:tc>
        <w:tc>
          <w:tcPr>
            <w:tcW w:w="1644" w:type="dxa"/>
            <w:shd w:val="clear" w:color="auto" w:fill="auto"/>
            <w:vAlign w:val="center"/>
          </w:tcPr>
          <w:p w14:paraId="332B192A"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17713A2D" w14:textId="77777777" w:rsidR="0018768E" w:rsidRPr="000023E7" w:rsidRDefault="0018768E" w:rsidP="0018768E">
            <w:pPr>
              <w:pStyle w:val="TAC"/>
              <w:rPr>
                <w:rFonts w:eastAsia="SimSun"/>
              </w:rPr>
            </w:pPr>
          </w:p>
        </w:tc>
        <w:tc>
          <w:tcPr>
            <w:tcW w:w="1644" w:type="dxa"/>
            <w:vMerge/>
            <w:shd w:val="clear" w:color="auto" w:fill="auto"/>
            <w:vAlign w:val="center"/>
            <w:hideMark/>
          </w:tcPr>
          <w:p w14:paraId="6DD1829F" w14:textId="77777777" w:rsidR="0018768E" w:rsidRPr="000023E7" w:rsidRDefault="0018768E" w:rsidP="0018768E">
            <w:pPr>
              <w:pStyle w:val="TAC"/>
              <w:rPr>
                <w:rFonts w:eastAsia="SimSun"/>
                <w:lang w:eastAsia="zh-CN"/>
              </w:rPr>
            </w:pPr>
          </w:p>
        </w:tc>
        <w:tc>
          <w:tcPr>
            <w:tcW w:w="1644" w:type="dxa"/>
            <w:shd w:val="clear" w:color="auto" w:fill="auto"/>
            <w:vAlign w:val="center"/>
            <w:hideMark/>
          </w:tcPr>
          <w:p w14:paraId="198D0965" w14:textId="77777777" w:rsidR="0018768E" w:rsidRPr="000023E7" w:rsidRDefault="0018768E" w:rsidP="0018768E">
            <w:pPr>
              <w:pStyle w:val="TAC"/>
              <w:rPr>
                <w:rFonts w:eastAsia="SimSun"/>
              </w:rPr>
            </w:pPr>
            <w:r w:rsidRPr="000023E7">
              <w:rPr>
                <w:rFonts w:eastAsia="SimSun" w:hint="eastAsia"/>
                <w:lang w:eastAsia="zh-CN"/>
              </w:rPr>
              <w:t>8</w:t>
            </w:r>
          </w:p>
        </w:tc>
      </w:tr>
      <w:tr w:rsidR="0018768E" w:rsidRPr="00EC1066" w14:paraId="36F755E3" w14:textId="77777777" w:rsidTr="00857106">
        <w:tc>
          <w:tcPr>
            <w:tcW w:w="1643" w:type="dxa"/>
            <w:vMerge/>
            <w:shd w:val="clear" w:color="auto" w:fill="auto"/>
            <w:vAlign w:val="center"/>
          </w:tcPr>
          <w:p w14:paraId="006B6339" w14:textId="77777777" w:rsidR="0018768E" w:rsidRPr="000023E7" w:rsidRDefault="0018768E" w:rsidP="0018768E">
            <w:pPr>
              <w:pStyle w:val="TAC"/>
              <w:rPr>
                <w:rFonts w:eastAsia="SimSun"/>
              </w:rPr>
            </w:pPr>
          </w:p>
        </w:tc>
        <w:tc>
          <w:tcPr>
            <w:tcW w:w="1644" w:type="dxa"/>
            <w:shd w:val="clear" w:color="auto" w:fill="auto"/>
            <w:vAlign w:val="center"/>
          </w:tcPr>
          <w:p w14:paraId="32CA30D7"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11C06540" w14:textId="77777777" w:rsidR="0018768E" w:rsidRPr="000023E7" w:rsidRDefault="0018768E" w:rsidP="0018768E">
            <w:pPr>
              <w:pStyle w:val="TAC"/>
              <w:rPr>
                <w:rFonts w:eastAsia="SimSun"/>
              </w:rPr>
            </w:pPr>
          </w:p>
        </w:tc>
        <w:tc>
          <w:tcPr>
            <w:tcW w:w="1644" w:type="dxa"/>
            <w:vMerge w:val="restart"/>
            <w:shd w:val="clear" w:color="auto" w:fill="auto"/>
            <w:vAlign w:val="center"/>
          </w:tcPr>
          <w:p w14:paraId="1CF90F9F" w14:textId="77777777" w:rsidR="0018768E" w:rsidRPr="000023E7" w:rsidRDefault="0018768E" w:rsidP="0018768E">
            <w:pPr>
              <w:pStyle w:val="TAC"/>
              <w:rPr>
                <w:rFonts w:eastAsia="SimSun"/>
              </w:rPr>
            </w:pPr>
            <w:r w:rsidRPr="000023E7">
              <w:rPr>
                <w:rFonts w:eastAsia="SimSun" w:hint="eastAsia"/>
                <w:lang w:eastAsia="zh-CN"/>
              </w:rPr>
              <w:t>1</w:t>
            </w:r>
          </w:p>
        </w:tc>
        <w:tc>
          <w:tcPr>
            <w:tcW w:w="1644" w:type="dxa"/>
            <w:shd w:val="clear" w:color="auto" w:fill="auto"/>
            <w:vAlign w:val="center"/>
          </w:tcPr>
          <w:p w14:paraId="19D90DE9"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05BDABC9" w14:textId="77777777" w:rsidTr="00857106">
        <w:tc>
          <w:tcPr>
            <w:tcW w:w="1643" w:type="dxa"/>
            <w:vMerge w:val="restart"/>
            <w:shd w:val="clear" w:color="auto" w:fill="auto"/>
            <w:vAlign w:val="center"/>
            <w:hideMark/>
          </w:tcPr>
          <w:p w14:paraId="49A6A411" w14:textId="77777777" w:rsidR="0018768E" w:rsidRPr="000023E7" w:rsidRDefault="0018768E" w:rsidP="0018768E">
            <w:pPr>
              <w:pStyle w:val="TAC"/>
              <w:rPr>
                <w:rFonts w:eastAsia="SimSun"/>
              </w:rPr>
            </w:pPr>
            <w:r w:rsidRPr="000023E7">
              <w:rPr>
                <w:rFonts w:eastAsia="SimSun"/>
              </w:rPr>
              <w:t>010</w:t>
            </w:r>
          </w:p>
        </w:tc>
        <w:tc>
          <w:tcPr>
            <w:tcW w:w="1644" w:type="dxa"/>
            <w:shd w:val="clear" w:color="auto" w:fill="auto"/>
            <w:vAlign w:val="center"/>
          </w:tcPr>
          <w:p w14:paraId="18F103FC"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71328BEC" w14:textId="77777777" w:rsidR="0018768E" w:rsidRPr="000023E7" w:rsidRDefault="0018768E" w:rsidP="0018768E">
            <w:pPr>
              <w:pStyle w:val="TAC"/>
              <w:rPr>
                <w:rFonts w:eastAsia="SimSun"/>
              </w:rPr>
            </w:pPr>
          </w:p>
        </w:tc>
        <w:tc>
          <w:tcPr>
            <w:tcW w:w="1644" w:type="dxa"/>
            <w:vMerge/>
            <w:shd w:val="clear" w:color="auto" w:fill="auto"/>
            <w:vAlign w:val="center"/>
            <w:hideMark/>
          </w:tcPr>
          <w:p w14:paraId="3B2ED179" w14:textId="77777777" w:rsidR="0018768E" w:rsidRPr="000023E7" w:rsidRDefault="0018768E" w:rsidP="0018768E">
            <w:pPr>
              <w:pStyle w:val="TAC"/>
              <w:rPr>
                <w:rFonts w:eastAsia="SimSun"/>
                <w:lang w:eastAsia="zh-CN"/>
              </w:rPr>
            </w:pPr>
          </w:p>
        </w:tc>
        <w:tc>
          <w:tcPr>
            <w:tcW w:w="1644" w:type="dxa"/>
            <w:shd w:val="clear" w:color="auto" w:fill="auto"/>
            <w:vAlign w:val="center"/>
            <w:hideMark/>
          </w:tcPr>
          <w:p w14:paraId="0E26E8CD" w14:textId="77777777" w:rsidR="0018768E" w:rsidRPr="000023E7" w:rsidRDefault="0018768E" w:rsidP="0018768E">
            <w:pPr>
              <w:pStyle w:val="TAC"/>
              <w:rPr>
                <w:rFonts w:eastAsia="SimSun"/>
              </w:rPr>
            </w:pPr>
            <w:r w:rsidRPr="000023E7">
              <w:rPr>
                <w:rFonts w:eastAsia="SimSun" w:hint="eastAsia"/>
                <w:lang w:eastAsia="zh-CN"/>
              </w:rPr>
              <w:t>4</w:t>
            </w:r>
          </w:p>
        </w:tc>
      </w:tr>
      <w:tr w:rsidR="0018768E" w:rsidRPr="00EC1066" w14:paraId="054183E8" w14:textId="77777777" w:rsidTr="00857106">
        <w:tc>
          <w:tcPr>
            <w:tcW w:w="1643" w:type="dxa"/>
            <w:vMerge/>
            <w:shd w:val="clear" w:color="auto" w:fill="auto"/>
            <w:vAlign w:val="center"/>
          </w:tcPr>
          <w:p w14:paraId="5873F10B" w14:textId="77777777" w:rsidR="0018768E" w:rsidRPr="000023E7" w:rsidRDefault="0018768E" w:rsidP="0018768E">
            <w:pPr>
              <w:pStyle w:val="TAC"/>
              <w:rPr>
                <w:rFonts w:eastAsia="SimSun"/>
              </w:rPr>
            </w:pPr>
          </w:p>
        </w:tc>
        <w:tc>
          <w:tcPr>
            <w:tcW w:w="1644" w:type="dxa"/>
            <w:shd w:val="clear" w:color="auto" w:fill="auto"/>
            <w:vAlign w:val="center"/>
          </w:tcPr>
          <w:p w14:paraId="72F32795"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7542713E" w14:textId="77777777" w:rsidR="0018768E" w:rsidRPr="000023E7" w:rsidRDefault="0018768E" w:rsidP="0018768E">
            <w:pPr>
              <w:pStyle w:val="TAC"/>
              <w:rPr>
                <w:rFonts w:eastAsia="SimSun"/>
              </w:rPr>
            </w:pPr>
          </w:p>
        </w:tc>
        <w:tc>
          <w:tcPr>
            <w:tcW w:w="1644" w:type="dxa"/>
            <w:vMerge/>
            <w:shd w:val="clear" w:color="auto" w:fill="auto"/>
            <w:vAlign w:val="center"/>
          </w:tcPr>
          <w:p w14:paraId="10FF49F1" w14:textId="77777777" w:rsidR="0018768E" w:rsidRPr="000023E7" w:rsidRDefault="0018768E" w:rsidP="0018768E">
            <w:pPr>
              <w:pStyle w:val="TAC"/>
              <w:rPr>
                <w:rFonts w:eastAsia="SimSun"/>
              </w:rPr>
            </w:pPr>
          </w:p>
        </w:tc>
        <w:tc>
          <w:tcPr>
            <w:tcW w:w="1644" w:type="dxa"/>
            <w:shd w:val="clear" w:color="auto" w:fill="auto"/>
            <w:vAlign w:val="center"/>
          </w:tcPr>
          <w:p w14:paraId="2CC4641D" w14:textId="77777777" w:rsidR="0018768E" w:rsidRPr="000023E7" w:rsidRDefault="0018768E" w:rsidP="0018768E">
            <w:pPr>
              <w:pStyle w:val="TAC"/>
              <w:rPr>
                <w:rFonts w:eastAsia="SimSun"/>
              </w:rPr>
            </w:pPr>
            <w:r w:rsidRPr="000023E7">
              <w:rPr>
                <w:rFonts w:eastAsia="SimSun" w:hint="eastAsia"/>
                <w:lang w:eastAsia="zh-CN"/>
              </w:rPr>
              <w:t>8</w:t>
            </w:r>
          </w:p>
        </w:tc>
      </w:tr>
      <w:tr w:rsidR="0018768E" w:rsidRPr="00EC1066" w14:paraId="5EA02243" w14:textId="77777777" w:rsidTr="00857106">
        <w:tc>
          <w:tcPr>
            <w:tcW w:w="1643" w:type="dxa"/>
            <w:vMerge w:val="restart"/>
            <w:shd w:val="clear" w:color="auto" w:fill="auto"/>
            <w:vAlign w:val="center"/>
            <w:hideMark/>
          </w:tcPr>
          <w:p w14:paraId="3D6E06D1" w14:textId="77777777" w:rsidR="0018768E" w:rsidRPr="000023E7" w:rsidRDefault="0018768E" w:rsidP="0018768E">
            <w:pPr>
              <w:pStyle w:val="TAC"/>
              <w:rPr>
                <w:rFonts w:eastAsia="SimSun"/>
              </w:rPr>
            </w:pPr>
            <w:r w:rsidRPr="000023E7">
              <w:rPr>
                <w:rFonts w:eastAsia="SimSun"/>
              </w:rPr>
              <w:t>011</w:t>
            </w:r>
          </w:p>
        </w:tc>
        <w:tc>
          <w:tcPr>
            <w:tcW w:w="1644" w:type="dxa"/>
            <w:shd w:val="clear" w:color="auto" w:fill="auto"/>
            <w:vAlign w:val="center"/>
          </w:tcPr>
          <w:p w14:paraId="410847DB"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75B984C8" w14:textId="77777777" w:rsidR="0018768E" w:rsidRPr="000023E7" w:rsidRDefault="0018768E" w:rsidP="0018768E">
            <w:pPr>
              <w:pStyle w:val="TAC"/>
              <w:rPr>
                <w:rFonts w:eastAsia="SimSun"/>
              </w:rPr>
            </w:pPr>
          </w:p>
        </w:tc>
        <w:tc>
          <w:tcPr>
            <w:tcW w:w="1644" w:type="dxa"/>
            <w:vMerge w:val="restart"/>
            <w:shd w:val="clear" w:color="auto" w:fill="auto"/>
            <w:vAlign w:val="center"/>
            <w:hideMark/>
          </w:tcPr>
          <w:p w14:paraId="6927DFE5" w14:textId="77777777" w:rsidR="0018768E" w:rsidRPr="000023E7" w:rsidRDefault="0018768E" w:rsidP="0018768E">
            <w:pPr>
              <w:pStyle w:val="TAC"/>
              <w:rPr>
                <w:rFonts w:eastAsia="SimSun"/>
                <w:lang w:eastAsia="zh-CN"/>
              </w:rPr>
            </w:pPr>
            <w:r w:rsidRPr="000023E7">
              <w:rPr>
                <w:rFonts w:eastAsia="SimSun" w:hint="eastAsia"/>
                <w:lang w:eastAsia="zh-CN"/>
              </w:rPr>
              <w:t>2</w:t>
            </w:r>
          </w:p>
        </w:tc>
        <w:tc>
          <w:tcPr>
            <w:tcW w:w="1644" w:type="dxa"/>
            <w:shd w:val="clear" w:color="auto" w:fill="auto"/>
            <w:vAlign w:val="center"/>
            <w:hideMark/>
          </w:tcPr>
          <w:p w14:paraId="39C53C1E"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5BD4809B" w14:textId="77777777" w:rsidTr="00857106">
        <w:tc>
          <w:tcPr>
            <w:tcW w:w="1643" w:type="dxa"/>
            <w:vMerge/>
            <w:shd w:val="clear" w:color="auto" w:fill="auto"/>
            <w:vAlign w:val="center"/>
          </w:tcPr>
          <w:p w14:paraId="404F5C9A" w14:textId="77777777" w:rsidR="0018768E" w:rsidRPr="000023E7" w:rsidRDefault="0018768E" w:rsidP="0018768E">
            <w:pPr>
              <w:pStyle w:val="TAC"/>
              <w:rPr>
                <w:rFonts w:eastAsia="SimSun"/>
              </w:rPr>
            </w:pPr>
          </w:p>
        </w:tc>
        <w:tc>
          <w:tcPr>
            <w:tcW w:w="1644" w:type="dxa"/>
            <w:shd w:val="clear" w:color="auto" w:fill="auto"/>
            <w:vAlign w:val="center"/>
          </w:tcPr>
          <w:p w14:paraId="3FA047E0"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02F2449B" w14:textId="77777777" w:rsidR="0018768E" w:rsidRPr="000023E7" w:rsidRDefault="0018768E" w:rsidP="0018768E">
            <w:pPr>
              <w:pStyle w:val="TAC"/>
              <w:rPr>
                <w:rFonts w:eastAsia="SimSun"/>
              </w:rPr>
            </w:pPr>
          </w:p>
        </w:tc>
        <w:tc>
          <w:tcPr>
            <w:tcW w:w="1644" w:type="dxa"/>
            <w:vMerge/>
            <w:shd w:val="clear" w:color="auto" w:fill="auto"/>
            <w:vAlign w:val="center"/>
          </w:tcPr>
          <w:p w14:paraId="233E94D3" w14:textId="77777777" w:rsidR="0018768E" w:rsidRPr="000023E7" w:rsidRDefault="0018768E" w:rsidP="0018768E">
            <w:pPr>
              <w:pStyle w:val="TAC"/>
              <w:rPr>
                <w:rFonts w:eastAsia="SimSun"/>
              </w:rPr>
            </w:pPr>
          </w:p>
        </w:tc>
        <w:tc>
          <w:tcPr>
            <w:tcW w:w="1644" w:type="dxa"/>
            <w:shd w:val="clear" w:color="auto" w:fill="auto"/>
            <w:vAlign w:val="center"/>
          </w:tcPr>
          <w:p w14:paraId="32E02411" w14:textId="77777777" w:rsidR="0018768E" w:rsidRPr="000023E7" w:rsidRDefault="0018768E" w:rsidP="0018768E">
            <w:pPr>
              <w:pStyle w:val="TAC"/>
              <w:rPr>
                <w:rFonts w:eastAsia="SimSun"/>
              </w:rPr>
            </w:pPr>
            <w:r w:rsidRPr="000023E7">
              <w:rPr>
                <w:rFonts w:eastAsia="SimSun" w:hint="eastAsia"/>
                <w:lang w:eastAsia="zh-CN"/>
              </w:rPr>
              <w:t>4</w:t>
            </w:r>
          </w:p>
        </w:tc>
      </w:tr>
      <w:tr w:rsidR="0018768E" w:rsidRPr="00EC1066" w14:paraId="685D3CBC" w14:textId="77777777" w:rsidTr="00857106">
        <w:tc>
          <w:tcPr>
            <w:tcW w:w="1643" w:type="dxa"/>
            <w:vMerge w:val="restart"/>
            <w:shd w:val="clear" w:color="auto" w:fill="auto"/>
            <w:vAlign w:val="center"/>
            <w:hideMark/>
          </w:tcPr>
          <w:p w14:paraId="0256B1C0" w14:textId="77777777" w:rsidR="0018768E" w:rsidRPr="000023E7" w:rsidRDefault="0018768E" w:rsidP="0018768E">
            <w:pPr>
              <w:pStyle w:val="TAC"/>
              <w:rPr>
                <w:rFonts w:eastAsia="SimSun"/>
              </w:rPr>
            </w:pPr>
            <w:r w:rsidRPr="000023E7">
              <w:rPr>
                <w:rFonts w:eastAsia="SimSun"/>
              </w:rPr>
              <w:t>100</w:t>
            </w:r>
          </w:p>
        </w:tc>
        <w:tc>
          <w:tcPr>
            <w:tcW w:w="1644" w:type="dxa"/>
            <w:shd w:val="clear" w:color="auto" w:fill="auto"/>
            <w:vAlign w:val="center"/>
          </w:tcPr>
          <w:p w14:paraId="52EDB464" w14:textId="77777777" w:rsidR="0018768E" w:rsidRPr="000023E7" w:rsidRDefault="0018768E" w:rsidP="0018768E">
            <w:pPr>
              <w:pStyle w:val="TAC"/>
              <w:rPr>
                <w:rFonts w:eastAsia="SimSun"/>
              </w:rPr>
            </w:pPr>
            <w:r w:rsidRPr="000023E7">
              <w:rPr>
                <w:rFonts w:eastAsia="SimSun"/>
              </w:rPr>
              <w:t>0</w:t>
            </w:r>
          </w:p>
        </w:tc>
        <w:tc>
          <w:tcPr>
            <w:tcW w:w="1644" w:type="dxa"/>
            <w:vMerge w:val="restart"/>
            <w:shd w:val="clear" w:color="auto" w:fill="auto"/>
            <w:vAlign w:val="center"/>
            <w:hideMark/>
          </w:tcPr>
          <w:p w14:paraId="042E4F87" w14:textId="77777777" w:rsidR="0018768E" w:rsidRPr="000023E7" w:rsidRDefault="0018768E" w:rsidP="0018768E">
            <w:pPr>
              <w:pStyle w:val="TAC"/>
              <w:rPr>
                <w:rFonts w:eastAsia="SimSun"/>
                <w:lang w:eastAsia="zh-CN"/>
              </w:rPr>
            </w:pPr>
            <w:r>
              <w:rPr>
                <w:rFonts w:eastAsia="SimSun" w:hint="eastAsia"/>
                <w:lang w:eastAsia="zh-CN"/>
              </w:rPr>
              <w:t>1</w:t>
            </w:r>
          </w:p>
        </w:tc>
        <w:tc>
          <w:tcPr>
            <w:tcW w:w="1644" w:type="dxa"/>
            <w:vMerge w:val="restart"/>
            <w:shd w:val="clear" w:color="auto" w:fill="auto"/>
            <w:vAlign w:val="center"/>
            <w:hideMark/>
          </w:tcPr>
          <w:p w14:paraId="7FADA76F" w14:textId="77777777" w:rsidR="0018768E" w:rsidRPr="000023E7" w:rsidRDefault="0018768E" w:rsidP="0018768E">
            <w:pPr>
              <w:pStyle w:val="TAC"/>
              <w:rPr>
                <w:rFonts w:eastAsia="SimSun"/>
              </w:rPr>
            </w:pPr>
            <w:r w:rsidRPr="000023E7">
              <w:rPr>
                <w:rFonts w:eastAsia="SimSun"/>
              </w:rPr>
              <w:t>0</w:t>
            </w:r>
          </w:p>
        </w:tc>
        <w:tc>
          <w:tcPr>
            <w:tcW w:w="1644" w:type="dxa"/>
            <w:shd w:val="clear" w:color="auto" w:fill="auto"/>
            <w:vAlign w:val="center"/>
            <w:hideMark/>
          </w:tcPr>
          <w:p w14:paraId="43FD52C6"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7C851B1E" w14:textId="77777777" w:rsidTr="00857106">
        <w:tc>
          <w:tcPr>
            <w:tcW w:w="1643" w:type="dxa"/>
            <w:vMerge/>
            <w:shd w:val="clear" w:color="auto" w:fill="auto"/>
            <w:vAlign w:val="center"/>
          </w:tcPr>
          <w:p w14:paraId="5BEFEB16" w14:textId="77777777" w:rsidR="0018768E" w:rsidRPr="000023E7" w:rsidRDefault="0018768E" w:rsidP="0018768E">
            <w:pPr>
              <w:pStyle w:val="TAC"/>
              <w:rPr>
                <w:rFonts w:eastAsia="SimSun"/>
              </w:rPr>
            </w:pPr>
          </w:p>
        </w:tc>
        <w:tc>
          <w:tcPr>
            <w:tcW w:w="1644" w:type="dxa"/>
            <w:shd w:val="clear" w:color="auto" w:fill="auto"/>
            <w:vAlign w:val="center"/>
          </w:tcPr>
          <w:p w14:paraId="1E1A8F53"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7BF91EF1" w14:textId="77777777" w:rsidR="0018768E" w:rsidRPr="000023E7" w:rsidRDefault="0018768E" w:rsidP="0018768E">
            <w:pPr>
              <w:pStyle w:val="TAC"/>
              <w:rPr>
                <w:rFonts w:eastAsia="SimSun"/>
              </w:rPr>
            </w:pPr>
          </w:p>
        </w:tc>
        <w:tc>
          <w:tcPr>
            <w:tcW w:w="1644" w:type="dxa"/>
            <w:vMerge/>
            <w:shd w:val="clear" w:color="auto" w:fill="auto"/>
            <w:vAlign w:val="center"/>
          </w:tcPr>
          <w:p w14:paraId="1F2501CF" w14:textId="77777777" w:rsidR="0018768E" w:rsidRPr="000023E7" w:rsidRDefault="0018768E" w:rsidP="0018768E">
            <w:pPr>
              <w:pStyle w:val="TAC"/>
              <w:rPr>
                <w:rFonts w:eastAsia="SimSun"/>
              </w:rPr>
            </w:pPr>
          </w:p>
        </w:tc>
        <w:tc>
          <w:tcPr>
            <w:tcW w:w="1644" w:type="dxa"/>
            <w:shd w:val="clear" w:color="auto" w:fill="auto"/>
            <w:vAlign w:val="center"/>
          </w:tcPr>
          <w:p w14:paraId="69C31838" w14:textId="77777777" w:rsidR="0018768E" w:rsidRPr="000023E7" w:rsidRDefault="0018768E" w:rsidP="0018768E">
            <w:pPr>
              <w:pStyle w:val="TAC"/>
              <w:rPr>
                <w:rFonts w:eastAsia="SimSun"/>
              </w:rPr>
            </w:pPr>
            <w:r w:rsidRPr="000023E7">
              <w:rPr>
                <w:rFonts w:eastAsia="SimSun" w:hint="eastAsia"/>
                <w:lang w:eastAsia="zh-CN"/>
              </w:rPr>
              <w:t>4</w:t>
            </w:r>
          </w:p>
        </w:tc>
      </w:tr>
      <w:tr w:rsidR="0018768E" w:rsidRPr="00EC1066" w14:paraId="44D7265A" w14:textId="77777777" w:rsidTr="00857106">
        <w:tc>
          <w:tcPr>
            <w:tcW w:w="1643" w:type="dxa"/>
            <w:vMerge w:val="restart"/>
            <w:shd w:val="clear" w:color="auto" w:fill="auto"/>
            <w:vAlign w:val="center"/>
            <w:hideMark/>
          </w:tcPr>
          <w:p w14:paraId="196E5AFE" w14:textId="77777777" w:rsidR="0018768E" w:rsidRPr="000023E7" w:rsidRDefault="0018768E" w:rsidP="0018768E">
            <w:pPr>
              <w:pStyle w:val="TAC"/>
              <w:rPr>
                <w:rFonts w:eastAsia="SimSun"/>
              </w:rPr>
            </w:pPr>
            <w:r w:rsidRPr="000023E7">
              <w:rPr>
                <w:rFonts w:eastAsia="SimSun"/>
              </w:rPr>
              <w:t>101</w:t>
            </w:r>
          </w:p>
        </w:tc>
        <w:tc>
          <w:tcPr>
            <w:tcW w:w="1644" w:type="dxa"/>
            <w:shd w:val="clear" w:color="auto" w:fill="auto"/>
            <w:vAlign w:val="center"/>
          </w:tcPr>
          <w:p w14:paraId="39A576F3"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1BD1165B" w14:textId="77777777" w:rsidR="0018768E" w:rsidRPr="000023E7" w:rsidRDefault="0018768E" w:rsidP="0018768E">
            <w:pPr>
              <w:pStyle w:val="TAC"/>
              <w:rPr>
                <w:rFonts w:eastAsia="SimSun"/>
              </w:rPr>
            </w:pPr>
          </w:p>
        </w:tc>
        <w:tc>
          <w:tcPr>
            <w:tcW w:w="1644" w:type="dxa"/>
            <w:vMerge/>
            <w:shd w:val="clear" w:color="auto" w:fill="auto"/>
            <w:vAlign w:val="center"/>
            <w:hideMark/>
          </w:tcPr>
          <w:p w14:paraId="3F535EE0" w14:textId="77777777" w:rsidR="0018768E" w:rsidRPr="000023E7" w:rsidRDefault="0018768E" w:rsidP="0018768E">
            <w:pPr>
              <w:pStyle w:val="TAC"/>
              <w:rPr>
                <w:rFonts w:eastAsia="SimSun"/>
                <w:lang w:eastAsia="zh-CN"/>
              </w:rPr>
            </w:pPr>
          </w:p>
        </w:tc>
        <w:tc>
          <w:tcPr>
            <w:tcW w:w="1644" w:type="dxa"/>
            <w:shd w:val="clear" w:color="auto" w:fill="auto"/>
            <w:vAlign w:val="center"/>
            <w:hideMark/>
          </w:tcPr>
          <w:p w14:paraId="7C6B8B97" w14:textId="77777777" w:rsidR="0018768E" w:rsidRPr="000023E7" w:rsidRDefault="0018768E" w:rsidP="0018768E">
            <w:pPr>
              <w:pStyle w:val="TAC"/>
              <w:rPr>
                <w:rFonts w:eastAsia="SimSun"/>
              </w:rPr>
            </w:pPr>
            <w:r w:rsidRPr="000023E7">
              <w:rPr>
                <w:rFonts w:eastAsia="SimSun" w:hint="eastAsia"/>
                <w:lang w:eastAsia="zh-CN"/>
              </w:rPr>
              <w:t>8</w:t>
            </w:r>
          </w:p>
        </w:tc>
      </w:tr>
      <w:tr w:rsidR="0018768E" w:rsidRPr="00EC1066" w14:paraId="75E1A997" w14:textId="77777777" w:rsidTr="00857106">
        <w:tc>
          <w:tcPr>
            <w:tcW w:w="1643" w:type="dxa"/>
            <w:vMerge/>
            <w:shd w:val="clear" w:color="auto" w:fill="auto"/>
            <w:vAlign w:val="center"/>
          </w:tcPr>
          <w:p w14:paraId="0CE72656" w14:textId="77777777" w:rsidR="0018768E" w:rsidRPr="000023E7" w:rsidRDefault="0018768E" w:rsidP="0018768E">
            <w:pPr>
              <w:pStyle w:val="TAC"/>
              <w:rPr>
                <w:rFonts w:eastAsia="SimSun"/>
              </w:rPr>
            </w:pPr>
          </w:p>
        </w:tc>
        <w:tc>
          <w:tcPr>
            <w:tcW w:w="1644" w:type="dxa"/>
            <w:shd w:val="clear" w:color="auto" w:fill="auto"/>
            <w:vAlign w:val="center"/>
          </w:tcPr>
          <w:p w14:paraId="1AB66A57"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631A4ED0" w14:textId="77777777" w:rsidR="0018768E" w:rsidRPr="000023E7" w:rsidRDefault="0018768E" w:rsidP="0018768E">
            <w:pPr>
              <w:pStyle w:val="TAC"/>
              <w:rPr>
                <w:rFonts w:eastAsia="SimSun"/>
              </w:rPr>
            </w:pPr>
          </w:p>
        </w:tc>
        <w:tc>
          <w:tcPr>
            <w:tcW w:w="1644" w:type="dxa"/>
            <w:vMerge w:val="restart"/>
            <w:shd w:val="clear" w:color="auto" w:fill="auto"/>
            <w:vAlign w:val="center"/>
          </w:tcPr>
          <w:p w14:paraId="034E7F25" w14:textId="77777777" w:rsidR="0018768E" w:rsidRPr="000023E7" w:rsidRDefault="0018768E" w:rsidP="0018768E">
            <w:pPr>
              <w:pStyle w:val="TAC"/>
              <w:rPr>
                <w:rFonts w:eastAsia="SimSun"/>
              </w:rPr>
            </w:pPr>
            <w:r w:rsidRPr="000023E7">
              <w:rPr>
                <w:rFonts w:eastAsia="SimSun" w:hint="eastAsia"/>
                <w:lang w:eastAsia="zh-CN"/>
              </w:rPr>
              <w:t>1</w:t>
            </w:r>
          </w:p>
        </w:tc>
        <w:tc>
          <w:tcPr>
            <w:tcW w:w="1644" w:type="dxa"/>
            <w:shd w:val="clear" w:color="auto" w:fill="auto"/>
            <w:vAlign w:val="center"/>
          </w:tcPr>
          <w:p w14:paraId="75707266"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57946669" w14:textId="77777777" w:rsidTr="00857106">
        <w:tc>
          <w:tcPr>
            <w:tcW w:w="1643" w:type="dxa"/>
            <w:vMerge w:val="restart"/>
            <w:shd w:val="clear" w:color="auto" w:fill="auto"/>
            <w:vAlign w:val="center"/>
            <w:hideMark/>
          </w:tcPr>
          <w:p w14:paraId="6D340468" w14:textId="77777777" w:rsidR="0018768E" w:rsidRPr="000023E7" w:rsidRDefault="0018768E" w:rsidP="0018768E">
            <w:pPr>
              <w:pStyle w:val="TAC"/>
              <w:rPr>
                <w:rFonts w:eastAsia="SimSun"/>
              </w:rPr>
            </w:pPr>
            <w:r w:rsidRPr="000023E7">
              <w:rPr>
                <w:rFonts w:eastAsia="SimSun"/>
              </w:rPr>
              <w:t>110</w:t>
            </w:r>
          </w:p>
        </w:tc>
        <w:tc>
          <w:tcPr>
            <w:tcW w:w="1644" w:type="dxa"/>
            <w:shd w:val="clear" w:color="auto" w:fill="auto"/>
            <w:vAlign w:val="center"/>
          </w:tcPr>
          <w:p w14:paraId="7F9A020A"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524D2800" w14:textId="77777777" w:rsidR="0018768E" w:rsidRPr="000023E7" w:rsidRDefault="0018768E" w:rsidP="0018768E">
            <w:pPr>
              <w:pStyle w:val="TAC"/>
              <w:rPr>
                <w:rFonts w:eastAsia="SimSun"/>
              </w:rPr>
            </w:pPr>
          </w:p>
        </w:tc>
        <w:tc>
          <w:tcPr>
            <w:tcW w:w="1644" w:type="dxa"/>
            <w:vMerge/>
            <w:shd w:val="clear" w:color="auto" w:fill="auto"/>
            <w:vAlign w:val="center"/>
            <w:hideMark/>
          </w:tcPr>
          <w:p w14:paraId="75047744" w14:textId="77777777" w:rsidR="0018768E" w:rsidRPr="000023E7" w:rsidRDefault="0018768E" w:rsidP="0018768E">
            <w:pPr>
              <w:pStyle w:val="TAC"/>
              <w:rPr>
                <w:rFonts w:eastAsia="SimSun"/>
                <w:lang w:eastAsia="zh-CN"/>
              </w:rPr>
            </w:pPr>
          </w:p>
        </w:tc>
        <w:tc>
          <w:tcPr>
            <w:tcW w:w="1644" w:type="dxa"/>
            <w:shd w:val="clear" w:color="auto" w:fill="auto"/>
            <w:vAlign w:val="center"/>
            <w:hideMark/>
          </w:tcPr>
          <w:p w14:paraId="476061CA" w14:textId="77777777" w:rsidR="0018768E" w:rsidRPr="000023E7" w:rsidRDefault="0018768E" w:rsidP="0018768E">
            <w:pPr>
              <w:pStyle w:val="TAC"/>
              <w:rPr>
                <w:rFonts w:eastAsia="SimSun"/>
              </w:rPr>
            </w:pPr>
            <w:r w:rsidRPr="000023E7">
              <w:rPr>
                <w:rFonts w:eastAsia="SimSun" w:hint="eastAsia"/>
                <w:lang w:eastAsia="zh-CN"/>
              </w:rPr>
              <w:t>4</w:t>
            </w:r>
          </w:p>
        </w:tc>
      </w:tr>
      <w:tr w:rsidR="0018768E" w:rsidRPr="00EC1066" w14:paraId="002DBF06" w14:textId="77777777" w:rsidTr="00857106">
        <w:tc>
          <w:tcPr>
            <w:tcW w:w="1643" w:type="dxa"/>
            <w:vMerge/>
            <w:shd w:val="clear" w:color="auto" w:fill="auto"/>
            <w:vAlign w:val="center"/>
          </w:tcPr>
          <w:p w14:paraId="7329B6CA" w14:textId="77777777" w:rsidR="0018768E" w:rsidRPr="000023E7" w:rsidRDefault="0018768E" w:rsidP="0018768E">
            <w:pPr>
              <w:pStyle w:val="TAC"/>
              <w:rPr>
                <w:rFonts w:eastAsia="SimSun"/>
              </w:rPr>
            </w:pPr>
          </w:p>
        </w:tc>
        <w:tc>
          <w:tcPr>
            <w:tcW w:w="1644" w:type="dxa"/>
            <w:shd w:val="clear" w:color="auto" w:fill="auto"/>
            <w:vAlign w:val="center"/>
          </w:tcPr>
          <w:p w14:paraId="22564BC3"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63A52C5D" w14:textId="77777777" w:rsidR="0018768E" w:rsidRPr="000023E7" w:rsidRDefault="0018768E" w:rsidP="0018768E">
            <w:pPr>
              <w:pStyle w:val="TAC"/>
              <w:rPr>
                <w:rFonts w:eastAsia="SimSun"/>
              </w:rPr>
            </w:pPr>
          </w:p>
        </w:tc>
        <w:tc>
          <w:tcPr>
            <w:tcW w:w="1644" w:type="dxa"/>
            <w:vMerge/>
            <w:shd w:val="clear" w:color="auto" w:fill="auto"/>
            <w:vAlign w:val="center"/>
          </w:tcPr>
          <w:p w14:paraId="52A3D249" w14:textId="77777777" w:rsidR="0018768E" w:rsidRPr="000023E7" w:rsidRDefault="0018768E" w:rsidP="0018768E">
            <w:pPr>
              <w:pStyle w:val="TAC"/>
              <w:rPr>
                <w:rFonts w:eastAsia="SimSun"/>
              </w:rPr>
            </w:pPr>
          </w:p>
        </w:tc>
        <w:tc>
          <w:tcPr>
            <w:tcW w:w="1644" w:type="dxa"/>
            <w:shd w:val="clear" w:color="auto" w:fill="auto"/>
            <w:vAlign w:val="center"/>
          </w:tcPr>
          <w:p w14:paraId="71C726F0" w14:textId="77777777" w:rsidR="0018768E" w:rsidRPr="000023E7" w:rsidRDefault="0018768E" w:rsidP="0018768E">
            <w:pPr>
              <w:pStyle w:val="TAC"/>
              <w:rPr>
                <w:rFonts w:eastAsia="SimSun"/>
              </w:rPr>
            </w:pPr>
            <w:r w:rsidRPr="000023E7">
              <w:rPr>
                <w:rFonts w:eastAsia="SimSun" w:hint="eastAsia"/>
                <w:lang w:eastAsia="zh-CN"/>
              </w:rPr>
              <w:t>8</w:t>
            </w:r>
          </w:p>
        </w:tc>
      </w:tr>
      <w:tr w:rsidR="0018768E" w:rsidRPr="00EC1066" w14:paraId="49C56EA0" w14:textId="77777777" w:rsidTr="00857106">
        <w:tc>
          <w:tcPr>
            <w:tcW w:w="1643" w:type="dxa"/>
            <w:vMerge w:val="restart"/>
            <w:shd w:val="clear" w:color="auto" w:fill="auto"/>
            <w:vAlign w:val="center"/>
            <w:hideMark/>
          </w:tcPr>
          <w:p w14:paraId="76060A24" w14:textId="77777777" w:rsidR="0018768E" w:rsidRPr="000023E7" w:rsidRDefault="0018768E" w:rsidP="0018768E">
            <w:pPr>
              <w:pStyle w:val="TAC"/>
              <w:rPr>
                <w:rFonts w:eastAsia="SimSun"/>
              </w:rPr>
            </w:pPr>
            <w:r w:rsidRPr="000023E7">
              <w:rPr>
                <w:rFonts w:eastAsia="SimSun"/>
              </w:rPr>
              <w:t>111</w:t>
            </w:r>
          </w:p>
        </w:tc>
        <w:tc>
          <w:tcPr>
            <w:tcW w:w="1644" w:type="dxa"/>
            <w:shd w:val="clear" w:color="auto" w:fill="auto"/>
            <w:vAlign w:val="center"/>
          </w:tcPr>
          <w:p w14:paraId="60BFF36D"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3EEA777C" w14:textId="77777777" w:rsidR="0018768E" w:rsidRPr="000023E7" w:rsidRDefault="0018768E" w:rsidP="0018768E">
            <w:pPr>
              <w:pStyle w:val="TAC"/>
              <w:rPr>
                <w:rFonts w:eastAsia="SimSun"/>
              </w:rPr>
            </w:pPr>
          </w:p>
        </w:tc>
        <w:tc>
          <w:tcPr>
            <w:tcW w:w="1644" w:type="dxa"/>
            <w:vMerge w:val="restart"/>
            <w:shd w:val="clear" w:color="auto" w:fill="auto"/>
            <w:vAlign w:val="center"/>
            <w:hideMark/>
          </w:tcPr>
          <w:p w14:paraId="43F6B68D" w14:textId="77777777" w:rsidR="0018768E" w:rsidRPr="000023E7" w:rsidRDefault="0018768E" w:rsidP="0018768E">
            <w:pPr>
              <w:pStyle w:val="TAC"/>
              <w:rPr>
                <w:rFonts w:eastAsia="SimSun"/>
                <w:lang w:eastAsia="zh-CN"/>
              </w:rPr>
            </w:pPr>
            <w:r w:rsidRPr="000023E7">
              <w:rPr>
                <w:rFonts w:eastAsia="SimSun" w:hint="eastAsia"/>
                <w:lang w:eastAsia="zh-CN"/>
              </w:rPr>
              <w:t>2</w:t>
            </w:r>
          </w:p>
        </w:tc>
        <w:tc>
          <w:tcPr>
            <w:tcW w:w="1644" w:type="dxa"/>
            <w:shd w:val="clear" w:color="auto" w:fill="auto"/>
            <w:vAlign w:val="center"/>
            <w:hideMark/>
          </w:tcPr>
          <w:p w14:paraId="6AC60547"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7E8E5DD4" w14:textId="77777777" w:rsidTr="00857106">
        <w:tc>
          <w:tcPr>
            <w:tcW w:w="1643" w:type="dxa"/>
            <w:vMerge/>
            <w:shd w:val="clear" w:color="auto" w:fill="auto"/>
            <w:vAlign w:val="center"/>
          </w:tcPr>
          <w:p w14:paraId="3631D774" w14:textId="77777777" w:rsidR="0018768E" w:rsidRPr="000023E7" w:rsidRDefault="0018768E" w:rsidP="0018768E">
            <w:pPr>
              <w:pStyle w:val="TAC"/>
              <w:rPr>
                <w:rFonts w:eastAsia="SimSun"/>
              </w:rPr>
            </w:pPr>
          </w:p>
        </w:tc>
        <w:tc>
          <w:tcPr>
            <w:tcW w:w="1644" w:type="dxa"/>
            <w:shd w:val="clear" w:color="auto" w:fill="auto"/>
            <w:vAlign w:val="center"/>
          </w:tcPr>
          <w:p w14:paraId="31234320"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30D2EF21" w14:textId="77777777" w:rsidR="0018768E" w:rsidRPr="000023E7" w:rsidRDefault="0018768E" w:rsidP="0018768E">
            <w:pPr>
              <w:pStyle w:val="TAC"/>
              <w:rPr>
                <w:rFonts w:eastAsia="SimSun"/>
              </w:rPr>
            </w:pPr>
          </w:p>
        </w:tc>
        <w:tc>
          <w:tcPr>
            <w:tcW w:w="1644" w:type="dxa"/>
            <w:vMerge/>
            <w:shd w:val="clear" w:color="auto" w:fill="auto"/>
            <w:vAlign w:val="center"/>
          </w:tcPr>
          <w:p w14:paraId="272C89ED" w14:textId="77777777" w:rsidR="0018768E" w:rsidRPr="000023E7" w:rsidRDefault="0018768E" w:rsidP="0018768E">
            <w:pPr>
              <w:pStyle w:val="TAC"/>
              <w:rPr>
                <w:rFonts w:eastAsia="SimSun"/>
              </w:rPr>
            </w:pPr>
          </w:p>
        </w:tc>
        <w:tc>
          <w:tcPr>
            <w:tcW w:w="1644" w:type="dxa"/>
            <w:shd w:val="clear" w:color="auto" w:fill="auto"/>
            <w:vAlign w:val="center"/>
          </w:tcPr>
          <w:p w14:paraId="72B400C4" w14:textId="77777777" w:rsidR="0018768E" w:rsidRPr="000023E7" w:rsidRDefault="0018768E" w:rsidP="0018768E">
            <w:pPr>
              <w:pStyle w:val="TAC"/>
              <w:rPr>
                <w:rFonts w:eastAsia="SimSun"/>
              </w:rPr>
            </w:pPr>
            <w:r w:rsidRPr="000023E7">
              <w:rPr>
                <w:rFonts w:eastAsia="SimSun" w:hint="eastAsia"/>
                <w:lang w:eastAsia="zh-CN"/>
              </w:rPr>
              <w:t>4</w:t>
            </w:r>
          </w:p>
        </w:tc>
      </w:tr>
    </w:tbl>
    <w:p w14:paraId="7AE44DA4" w14:textId="77777777" w:rsidR="0018768E" w:rsidRPr="00DA2B0B" w:rsidRDefault="0018768E" w:rsidP="00017304">
      <w:pPr>
        <w:pStyle w:val="ListParagraph"/>
        <w:numPr>
          <w:ilvl w:val="2"/>
          <w:numId w:val="306"/>
        </w:numPr>
        <w:spacing w:before="120" w:after="120"/>
        <w:ind w:left="2154" w:hanging="357"/>
      </w:pPr>
      <w:r w:rsidRPr="001E36A9">
        <w:rPr>
          <w:rFonts w:hint="eastAsia"/>
          <w:lang w:eastAsia="zh-CN"/>
        </w:rPr>
        <w:t xml:space="preserve">For RMSI </w:t>
      </w:r>
      <w:r w:rsidRPr="000023E7">
        <w:rPr>
          <w:rFonts w:hint="eastAsia"/>
          <w:lang w:eastAsia="zh-CN"/>
        </w:rPr>
        <w:t>value</w:t>
      </w:r>
      <w:r>
        <w:rPr>
          <w:rFonts w:hint="eastAsia"/>
          <w:lang w:eastAsia="zh-CN"/>
        </w:rPr>
        <w:t>s</w:t>
      </w:r>
      <w:r w:rsidRPr="000023E7">
        <w:rPr>
          <w:rFonts w:hint="eastAsia"/>
          <w:lang w:eastAsia="zh-CN"/>
        </w:rPr>
        <w:t xml:space="preserve"> </w:t>
      </w:r>
      <w:r>
        <w:rPr>
          <w:rFonts w:hint="eastAsia"/>
          <w:lang w:eastAsia="zh-CN"/>
        </w:rPr>
        <w:t>with initial CS index set {0, 6}</w:t>
      </w:r>
      <w:r w:rsidRPr="000023E7">
        <w:rPr>
          <w:rFonts w:hint="eastAsia"/>
          <w:lang w:eastAsia="zh-CN"/>
        </w:rPr>
        <w:t>,</w:t>
      </w:r>
    </w:p>
    <w:tbl>
      <w:tblPr>
        <w:tblW w:w="8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3"/>
        <w:gridCol w:w="1644"/>
        <w:gridCol w:w="1644"/>
        <w:gridCol w:w="1644"/>
        <w:gridCol w:w="1644"/>
      </w:tblGrid>
      <w:tr w:rsidR="0018768E" w:rsidRPr="00EC1066" w14:paraId="081653B1" w14:textId="77777777" w:rsidTr="00857106">
        <w:trPr>
          <w:trHeight w:val="283"/>
        </w:trPr>
        <w:tc>
          <w:tcPr>
            <w:tcW w:w="1643" w:type="dxa"/>
            <w:shd w:val="clear" w:color="auto" w:fill="auto"/>
            <w:vAlign w:val="bottom"/>
            <w:hideMark/>
          </w:tcPr>
          <w:p w14:paraId="23837807" w14:textId="77777777" w:rsidR="0018768E" w:rsidRPr="004A3BAC" w:rsidRDefault="0018768E" w:rsidP="0018768E">
            <w:pPr>
              <w:pStyle w:val="TAH"/>
            </w:pPr>
            <w:r w:rsidRPr="004A3BAC">
              <w:t>ARI</w:t>
            </w:r>
          </w:p>
        </w:tc>
        <w:tc>
          <w:tcPr>
            <w:tcW w:w="1644" w:type="dxa"/>
            <w:shd w:val="clear" w:color="auto" w:fill="auto"/>
            <w:vAlign w:val="bottom"/>
          </w:tcPr>
          <w:p w14:paraId="05A06A4E" w14:textId="77777777" w:rsidR="0018768E" w:rsidRPr="004A3BAC" w:rsidRDefault="0018768E" w:rsidP="0018768E">
            <w:pPr>
              <w:pStyle w:val="TAH"/>
            </w:pPr>
            <w:r w:rsidRPr="004A3BAC">
              <w:t>CCE-based implicit bit</w:t>
            </w:r>
          </w:p>
        </w:tc>
        <w:tc>
          <w:tcPr>
            <w:tcW w:w="1644" w:type="dxa"/>
            <w:shd w:val="clear" w:color="auto" w:fill="auto"/>
            <w:vAlign w:val="bottom"/>
            <w:hideMark/>
          </w:tcPr>
          <w:p w14:paraId="761AE9EE" w14:textId="77777777" w:rsidR="0018768E" w:rsidRPr="004A3BAC" w:rsidRDefault="0018768E" w:rsidP="0018768E">
            <w:pPr>
              <w:pStyle w:val="TAH"/>
            </w:pPr>
            <w:r w:rsidRPr="004A3BAC">
              <w:t>Hopping direction</w:t>
            </w:r>
          </w:p>
        </w:tc>
        <w:tc>
          <w:tcPr>
            <w:tcW w:w="1644" w:type="dxa"/>
            <w:shd w:val="clear" w:color="auto" w:fill="auto"/>
            <w:vAlign w:val="bottom"/>
            <w:hideMark/>
          </w:tcPr>
          <w:p w14:paraId="018D4720" w14:textId="77777777" w:rsidR="0018768E" w:rsidRPr="004A3BAC" w:rsidRDefault="0018768E" w:rsidP="0018768E">
            <w:pPr>
              <w:pStyle w:val="TAH"/>
            </w:pPr>
            <w:r w:rsidRPr="004A3BAC">
              <w:t>UE specific PRB offset</w:t>
            </w:r>
          </w:p>
        </w:tc>
        <w:tc>
          <w:tcPr>
            <w:tcW w:w="1644" w:type="dxa"/>
            <w:shd w:val="clear" w:color="auto" w:fill="auto"/>
            <w:vAlign w:val="bottom"/>
            <w:hideMark/>
          </w:tcPr>
          <w:p w14:paraId="23EE4D40" w14:textId="77777777" w:rsidR="0018768E" w:rsidRPr="004A3BAC" w:rsidRDefault="0018768E" w:rsidP="0018768E">
            <w:pPr>
              <w:pStyle w:val="TAH"/>
            </w:pPr>
            <w:r w:rsidRPr="004A3BAC">
              <w:t>Initial CS index</w:t>
            </w:r>
          </w:p>
        </w:tc>
      </w:tr>
      <w:tr w:rsidR="0018768E" w:rsidRPr="00EC1066" w14:paraId="04979C5A" w14:textId="77777777" w:rsidTr="00857106">
        <w:tc>
          <w:tcPr>
            <w:tcW w:w="1643" w:type="dxa"/>
            <w:vMerge w:val="restart"/>
            <w:shd w:val="clear" w:color="auto" w:fill="auto"/>
            <w:vAlign w:val="center"/>
            <w:hideMark/>
          </w:tcPr>
          <w:p w14:paraId="5B955832" w14:textId="77777777" w:rsidR="0018768E" w:rsidRPr="000023E7" w:rsidRDefault="0018768E" w:rsidP="0018768E">
            <w:pPr>
              <w:pStyle w:val="TAC"/>
              <w:rPr>
                <w:rFonts w:eastAsia="SimSun"/>
              </w:rPr>
            </w:pPr>
            <w:r w:rsidRPr="000023E7">
              <w:rPr>
                <w:rFonts w:eastAsia="SimSun"/>
              </w:rPr>
              <w:t>000</w:t>
            </w:r>
          </w:p>
        </w:tc>
        <w:tc>
          <w:tcPr>
            <w:tcW w:w="1644" w:type="dxa"/>
            <w:shd w:val="clear" w:color="auto" w:fill="auto"/>
            <w:vAlign w:val="center"/>
          </w:tcPr>
          <w:p w14:paraId="0B6562C7" w14:textId="77777777" w:rsidR="0018768E" w:rsidRPr="000023E7" w:rsidRDefault="0018768E" w:rsidP="0018768E">
            <w:pPr>
              <w:pStyle w:val="TAC"/>
              <w:rPr>
                <w:rFonts w:eastAsia="SimSun"/>
              </w:rPr>
            </w:pPr>
            <w:r w:rsidRPr="000023E7">
              <w:rPr>
                <w:rFonts w:eastAsia="SimSun"/>
              </w:rPr>
              <w:t>0</w:t>
            </w:r>
          </w:p>
        </w:tc>
        <w:tc>
          <w:tcPr>
            <w:tcW w:w="1644" w:type="dxa"/>
            <w:vMerge w:val="restart"/>
            <w:shd w:val="clear" w:color="auto" w:fill="auto"/>
            <w:vAlign w:val="center"/>
            <w:hideMark/>
          </w:tcPr>
          <w:p w14:paraId="4B8B179A" w14:textId="77777777" w:rsidR="0018768E" w:rsidRPr="000023E7" w:rsidRDefault="0018768E" w:rsidP="0018768E">
            <w:pPr>
              <w:pStyle w:val="TAC"/>
              <w:rPr>
                <w:rFonts w:eastAsia="SimSun"/>
                <w:lang w:eastAsia="zh-CN"/>
              </w:rPr>
            </w:pPr>
            <w:r>
              <w:rPr>
                <w:rFonts w:eastAsia="SimSun" w:hint="eastAsia"/>
                <w:lang w:eastAsia="zh-CN"/>
              </w:rPr>
              <w:t>0</w:t>
            </w:r>
          </w:p>
        </w:tc>
        <w:tc>
          <w:tcPr>
            <w:tcW w:w="1644" w:type="dxa"/>
            <w:vMerge w:val="restart"/>
            <w:shd w:val="clear" w:color="auto" w:fill="auto"/>
            <w:vAlign w:val="center"/>
            <w:hideMark/>
          </w:tcPr>
          <w:p w14:paraId="32154856" w14:textId="77777777" w:rsidR="0018768E" w:rsidRPr="000023E7" w:rsidRDefault="0018768E" w:rsidP="0018768E">
            <w:pPr>
              <w:pStyle w:val="TAC"/>
              <w:rPr>
                <w:rFonts w:eastAsia="SimSun"/>
              </w:rPr>
            </w:pPr>
            <w:r w:rsidRPr="000023E7">
              <w:rPr>
                <w:rFonts w:eastAsia="SimSun"/>
              </w:rPr>
              <w:t>0</w:t>
            </w:r>
          </w:p>
        </w:tc>
        <w:tc>
          <w:tcPr>
            <w:tcW w:w="1644" w:type="dxa"/>
            <w:shd w:val="clear" w:color="auto" w:fill="auto"/>
            <w:vAlign w:val="center"/>
            <w:hideMark/>
          </w:tcPr>
          <w:p w14:paraId="7584D977"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3DF10307" w14:textId="77777777" w:rsidTr="00857106">
        <w:tc>
          <w:tcPr>
            <w:tcW w:w="1643" w:type="dxa"/>
            <w:vMerge/>
            <w:shd w:val="clear" w:color="auto" w:fill="auto"/>
            <w:vAlign w:val="center"/>
          </w:tcPr>
          <w:p w14:paraId="4755CE62" w14:textId="77777777" w:rsidR="0018768E" w:rsidRPr="000023E7" w:rsidRDefault="0018768E" w:rsidP="0018768E">
            <w:pPr>
              <w:pStyle w:val="TAC"/>
              <w:rPr>
                <w:rFonts w:eastAsia="SimSun"/>
              </w:rPr>
            </w:pPr>
          </w:p>
        </w:tc>
        <w:tc>
          <w:tcPr>
            <w:tcW w:w="1644" w:type="dxa"/>
            <w:shd w:val="clear" w:color="auto" w:fill="auto"/>
            <w:vAlign w:val="center"/>
          </w:tcPr>
          <w:p w14:paraId="41DB6D74"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1A02CB8B" w14:textId="77777777" w:rsidR="0018768E" w:rsidRPr="000023E7" w:rsidRDefault="0018768E" w:rsidP="0018768E">
            <w:pPr>
              <w:pStyle w:val="TAC"/>
              <w:rPr>
                <w:rFonts w:eastAsia="SimSun"/>
              </w:rPr>
            </w:pPr>
          </w:p>
        </w:tc>
        <w:tc>
          <w:tcPr>
            <w:tcW w:w="1644" w:type="dxa"/>
            <w:vMerge/>
            <w:shd w:val="clear" w:color="auto" w:fill="auto"/>
            <w:vAlign w:val="center"/>
          </w:tcPr>
          <w:p w14:paraId="78474326" w14:textId="77777777" w:rsidR="0018768E" w:rsidRPr="000023E7" w:rsidRDefault="0018768E" w:rsidP="0018768E">
            <w:pPr>
              <w:pStyle w:val="TAC"/>
              <w:rPr>
                <w:rFonts w:eastAsia="SimSun"/>
              </w:rPr>
            </w:pPr>
          </w:p>
        </w:tc>
        <w:tc>
          <w:tcPr>
            <w:tcW w:w="1644" w:type="dxa"/>
            <w:shd w:val="clear" w:color="auto" w:fill="auto"/>
            <w:vAlign w:val="center"/>
          </w:tcPr>
          <w:p w14:paraId="60E7F6B9" w14:textId="77777777" w:rsidR="0018768E" w:rsidRPr="000023E7" w:rsidRDefault="0018768E" w:rsidP="0018768E">
            <w:pPr>
              <w:pStyle w:val="TAC"/>
              <w:rPr>
                <w:rFonts w:eastAsia="SimSun"/>
              </w:rPr>
            </w:pPr>
            <w:r w:rsidRPr="000023E7">
              <w:rPr>
                <w:rFonts w:eastAsia="SimSun" w:hint="eastAsia"/>
                <w:lang w:eastAsia="zh-CN"/>
              </w:rPr>
              <w:t>6</w:t>
            </w:r>
          </w:p>
        </w:tc>
      </w:tr>
      <w:tr w:rsidR="0018768E" w:rsidRPr="00EC1066" w14:paraId="2AE4777D" w14:textId="77777777" w:rsidTr="00857106">
        <w:tc>
          <w:tcPr>
            <w:tcW w:w="1643" w:type="dxa"/>
            <w:vMerge w:val="restart"/>
            <w:shd w:val="clear" w:color="auto" w:fill="auto"/>
            <w:vAlign w:val="center"/>
            <w:hideMark/>
          </w:tcPr>
          <w:p w14:paraId="620E0BFE" w14:textId="77777777" w:rsidR="0018768E" w:rsidRPr="000023E7" w:rsidRDefault="0018768E" w:rsidP="0018768E">
            <w:pPr>
              <w:pStyle w:val="TAC"/>
              <w:rPr>
                <w:rFonts w:eastAsia="SimSun"/>
              </w:rPr>
            </w:pPr>
            <w:r w:rsidRPr="000023E7">
              <w:rPr>
                <w:rFonts w:eastAsia="SimSun"/>
              </w:rPr>
              <w:t>001</w:t>
            </w:r>
          </w:p>
        </w:tc>
        <w:tc>
          <w:tcPr>
            <w:tcW w:w="1644" w:type="dxa"/>
            <w:shd w:val="clear" w:color="auto" w:fill="auto"/>
            <w:vAlign w:val="center"/>
          </w:tcPr>
          <w:p w14:paraId="4FEEF10E"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1CA28180" w14:textId="77777777" w:rsidR="0018768E" w:rsidRPr="000023E7" w:rsidRDefault="0018768E" w:rsidP="0018768E">
            <w:pPr>
              <w:pStyle w:val="TAC"/>
              <w:rPr>
                <w:rFonts w:eastAsia="SimSun"/>
              </w:rPr>
            </w:pPr>
          </w:p>
        </w:tc>
        <w:tc>
          <w:tcPr>
            <w:tcW w:w="1644" w:type="dxa"/>
            <w:vMerge w:val="restart"/>
            <w:shd w:val="clear" w:color="auto" w:fill="auto"/>
            <w:vAlign w:val="center"/>
            <w:hideMark/>
          </w:tcPr>
          <w:p w14:paraId="214ED60E" w14:textId="77777777" w:rsidR="0018768E" w:rsidRPr="000023E7" w:rsidRDefault="0018768E" w:rsidP="0018768E">
            <w:pPr>
              <w:pStyle w:val="TAC"/>
              <w:rPr>
                <w:rFonts w:eastAsia="SimSun"/>
              </w:rPr>
            </w:pPr>
            <w:r w:rsidRPr="000023E7">
              <w:rPr>
                <w:rFonts w:eastAsia="SimSun"/>
              </w:rPr>
              <w:t>1</w:t>
            </w:r>
          </w:p>
        </w:tc>
        <w:tc>
          <w:tcPr>
            <w:tcW w:w="1644" w:type="dxa"/>
            <w:shd w:val="clear" w:color="auto" w:fill="auto"/>
            <w:vAlign w:val="center"/>
            <w:hideMark/>
          </w:tcPr>
          <w:p w14:paraId="6876A6A8"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4C624962" w14:textId="77777777" w:rsidTr="00857106">
        <w:tc>
          <w:tcPr>
            <w:tcW w:w="1643" w:type="dxa"/>
            <w:vMerge/>
            <w:shd w:val="clear" w:color="auto" w:fill="auto"/>
            <w:vAlign w:val="center"/>
          </w:tcPr>
          <w:p w14:paraId="19C8C4F0" w14:textId="77777777" w:rsidR="0018768E" w:rsidRPr="000023E7" w:rsidRDefault="0018768E" w:rsidP="0018768E">
            <w:pPr>
              <w:pStyle w:val="TAC"/>
              <w:rPr>
                <w:rFonts w:eastAsia="SimSun"/>
              </w:rPr>
            </w:pPr>
          </w:p>
        </w:tc>
        <w:tc>
          <w:tcPr>
            <w:tcW w:w="1644" w:type="dxa"/>
            <w:shd w:val="clear" w:color="auto" w:fill="auto"/>
            <w:vAlign w:val="center"/>
          </w:tcPr>
          <w:p w14:paraId="4637EC73"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6A76D9A2" w14:textId="77777777" w:rsidR="0018768E" w:rsidRPr="000023E7" w:rsidRDefault="0018768E" w:rsidP="0018768E">
            <w:pPr>
              <w:pStyle w:val="TAC"/>
              <w:rPr>
                <w:rFonts w:eastAsia="SimSun"/>
              </w:rPr>
            </w:pPr>
          </w:p>
        </w:tc>
        <w:tc>
          <w:tcPr>
            <w:tcW w:w="1644" w:type="dxa"/>
            <w:vMerge/>
            <w:shd w:val="clear" w:color="auto" w:fill="auto"/>
            <w:vAlign w:val="center"/>
          </w:tcPr>
          <w:p w14:paraId="6C87FE3B" w14:textId="77777777" w:rsidR="0018768E" w:rsidRPr="000023E7" w:rsidRDefault="0018768E" w:rsidP="0018768E">
            <w:pPr>
              <w:pStyle w:val="TAC"/>
              <w:rPr>
                <w:rFonts w:eastAsia="SimSun"/>
              </w:rPr>
            </w:pPr>
          </w:p>
        </w:tc>
        <w:tc>
          <w:tcPr>
            <w:tcW w:w="1644" w:type="dxa"/>
            <w:shd w:val="clear" w:color="auto" w:fill="auto"/>
            <w:vAlign w:val="center"/>
          </w:tcPr>
          <w:p w14:paraId="38310A3B" w14:textId="77777777" w:rsidR="0018768E" w:rsidRPr="000023E7" w:rsidRDefault="0018768E" w:rsidP="0018768E">
            <w:pPr>
              <w:pStyle w:val="TAC"/>
              <w:rPr>
                <w:rFonts w:eastAsia="SimSun"/>
              </w:rPr>
            </w:pPr>
            <w:r w:rsidRPr="000023E7">
              <w:rPr>
                <w:rFonts w:eastAsia="SimSun" w:hint="eastAsia"/>
                <w:lang w:eastAsia="zh-CN"/>
              </w:rPr>
              <w:t>6</w:t>
            </w:r>
          </w:p>
        </w:tc>
      </w:tr>
      <w:tr w:rsidR="0018768E" w:rsidRPr="00EC1066" w14:paraId="1D0D45E6" w14:textId="77777777" w:rsidTr="00857106">
        <w:tc>
          <w:tcPr>
            <w:tcW w:w="1643" w:type="dxa"/>
            <w:vMerge w:val="restart"/>
            <w:shd w:val="clear" w:color="auto" w:fill="auto"/>
            <w:vAlign w:val="center"/>
            <w:hideMark/>
          </w:tcPr>
          <w:p w14:paraId="71A6072B" w14:textId="77777777" w:rsidR="0018768E" w:rsidRPr="000023E7" w:rsidRDefault="0018768E" w:rsidP="0018768E">
            <w:pPr>
              <w:pStyle w:val="TAC"/>
              <w:rPr>
                <w:rFonts w:eastAsia="SimSun"/>
              </w:rPr>
            </w:pPr>
            <w:r w:rsidRPr="000023E7">
              <w:rPr>
                <w:rFonts w:eastAsia="SimSun"/>
              </w:rPr>
              <w:t>010</w:t>
            </w:r>
          </w:p>
        </w:tc>
        <w:tc>
          <w:tcPr>
            <w:tcW w:w="1644" w:type="dxa"/>
            <w:shd w:val="clear" w:color="auto" w:fill="auto"/>
            <w:vAlign w:val="center"/>
          </w:tcPr>
          <w:p w14:paraId="096E0345"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5C803147" w14:textId="77777777" w:rsidR="0018768E" w:rsidRPr="000023E7" w:rsidRDefault="0018768E" w:rsidP="0018768E">
            <w:pPr>
              <w:pStyle w:val="TAC"/>
              <w:rPr>
                <w:rFonts w:eastAsia="SimSun"/>
              </w:rPr>
            </w:pPr>
          </w:p>
        </w:tc>
        <w:tc>
          <w:tcPr>
            <w:tcW w:w="1644" w:type="dxa"/>
            <w:vMerge w:val="restart"/>
            <w:shd w:val="clear" w:color="auto" w:fill="auto"/>
            <w:vAlign w:val="center"/>
            <w:hideMark/>
          </w:tcPr>
          <w:p w14:paraId="3CEF4803" w14:textId="77777777" w:rsidR="0018768E" w:rsidRPr="000023E7" w:rsidRDefault="0018768E" w:rsidP="0018768E">
            <w:pPr>
              <w:pStyle w:val="TAC"/>
              <w:rPr>
                <w:rFonts w:eastAsia="SimSun"/>
              </w:rPr>
            </w:pPr>
            <w:r w:rsidRPr="000023E7">
              <w:rPr>
                <w:rFonts w:eastAsia="SimSun"/>
              </w:rPr>
              <w:t>2</w:t>
            </w:r>
          </w:p>
        </w:tc>
        <w:tc>
          <w:tcPr>
            <w:tcW w:w="1644" w:type="dxa"/>
            <w:shd w:val="clear" w:color="auto" w:fill="auto"/>
            <w:vAlign w:val="center"/>
            <w:hideMark/>
          </w:tcPr>
          <w:p w14:paraId="42AA5F0D"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6325B91F" w14:textId="77777777" w:rsidTr="00857106">
        <w:tc>
          <w:tcPr>
            <w:tcW w:w="1643" w:type="dxa"/>
            <w:vMerge/>
            <w:shd w:val="clear" w:color="auto" w:fill="auto"/>
            <w:vAlign w:val="center"/>
          </w:tcPr>
          <w:p w14:paraId="213F49AB" w14:textId="77777777" w:rsidR="0018768E" w:rsidRPr="000023E7" w:rsidRDefault="0018768E" w:rsidP="0018768E">
            <w:pPr>
              <w:pStyle w:val="TAC"/>
              <w:rPr>
                <w:rFonts w:eastAsia="SimSun"/>
              </w:rPr>
            </w:pPr>
          </w:p>
        </w:tc>
        <w:tc>
          <w:tcPr>
            <w:tcW w:w="1644" w:type="dxa"/>
            <w:shd w:val="clear" w:color="auto" w:fill="auto"/>
            <w:vAlign w:val="center"/>
          </w:tcPr>
          <w:p w14:paraId="13F9F90B"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77D3DF41" w14:textId="77777777" w:rsidR="0018768E" w:rsidRPr="000023E7" w:rsidRDefault="0018768E" w:rsidP="0018768E">
            <w:pPr>
              <w:pStyle w:val="TAC"/>
              <w:rPr>
                <w:rFonts w:eastAsia="SimSun"/>
              </w:rPr>
            </w:pPr>
          </w:p>
        </w:tc>
        <w:tc>
          <w:tcPr>
            <w:tcW w:w="1644" w:type="dxa"/>
            <w:vMerge/>
            <w:shd w:val="clear" w:color="auto" w:fill="auto"/>
            <w:vAlign w:val="center"/>
          </w:tcPr>
          <w:p w14:paraId="1628ACAA" w14:textId="77777777" w:rsidR="0018768E" w:rsidRPr="000023E7" w:rsidRDefault="0018768E" w:rsidP="0018768E">
            <w:pPr>
              <w:pStyle w:val="TAC"/>
              <w:rPr>
                <w:rFonts w:eastAsia="SimSun"/>
              </w:rPr>
            </w:pPr>
          </w:p>
        </w:tc>
        <w:tc>
          <w:tcPr>
            <w:tcW w:w="1644" w:type="dxa"/>
            <w:shd w:val="clear" w:color="auto" w:fill="auto"/>
            <w:vAlign w:val="center"/>
          </w:tcPr>
          <w:p w14:paraId="3174A68A" w14:textId="77777777" w:rsidR="0018768E" w:rsidRPr="000023E7" w:rsidRDefault="0018768E" w:rsidP="0018768E">
            <w:pPr>
              <w:pStyle w:val="TAC"/>
              <w:rPr>
                <w:rFonts w:eastAsia="SimSun"/>
              </w:rPr>
            </w:pPr>
            <w:r w:rsidRPr="000023E7">
              <w:rPr>
                <w:rFonts w:eastAsia="SimSun" w:hint="eastAsia"/>
                <w:lang w:eastAsia="zh-CN"/>
              </w:rPr>
              <w:t>6</w:t>
            </w:r>
          </w:p>
        </w:tc>
      </w:tr>
      <w:tr w:rsidR="0018768E" w:rsidRPr="00EC1066" w14:paraId="14874219" w14:textId="77777777" w:rsidTr="00857106">
        <w:tc>
          <w:tcPr>
            <w:tcW w:w="1643" w:type="dxa"/>
            <w:vMerge w:val="restart"/>
            <w:shd w:val="clear" w:color="auto" w:fill="auto"/>
            <w:vAlign w:val="center"/>
            <w:hideMark/>
          </w:tcPr>
          <w:p w14:paraId="393BD4EC" w14:textId="77777777" w:rsidR="0018768E" w:rsidRPr="000023E7" w:rsidRDefault="0018768E" w:rsidP="0018768E">
            <w:pPr>
              <w:pStyle w:val="TAC"/>
              <w:rPr>
                <w:rFonts w:eastAsia="SimSun"/>
              </w:rPr>
            </w:pPr>
            <w:r w:rsidRPr="000023E7">
              <w:rPr>
                <w:rFonts w:eastAsia="SimSun"/>
              </w:rPr>
              <w:t>011</w:t>
            </w:r>
          </w:p>
        </w:tc>
        <w:tc>
          <w:tcPr>
            <w:tcW w:w="1644" w:type="dxa"/>
            <w:shd w:val="clear" w:color="auto" w:fill="auto"/>
            <w:vAlign w:val="center"/>
          </w:tcPr>
          <w:p w14:paraId="47642279"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678B5365" w14:textId="77777777" w:rsidR="0018768E" w:rsidRPr="000023E7" w:rsidRDefault="0018768E" w:rsidP="0018768E">
            <w:pPr>
              <w:pStyle w:val="TAC"/>
              <w:rPr>
                <w:rFonts w:eastAsia="SimSun"/>
              </w:rPr>
            </w:pPr>
          </w:p>
        </w:tc>
        <w:tc>
          <w:tcPr>
            <w:tcW w:w="1644" w:type="dxa"/>
            <w:vMerge w:val="restart"/>
            <w:shd w:val="clear" w:color="auto" w:fill="auto"/>
            <w:vAlign w:val="center"/>
            <w:hideMark/>
          </w:tcPr>
          <w:p w14:paraId="670B48EB" w14:textId="77777777" w:rsidR="0018768E" w:rsidRPr="000023E7" w:rsidRDefault="0018768E" w:rsidP="0018768E">
            <w:pPr>
              <w:pStyle w:val="TAC"/>
              <w:rPr>
                <w:rFonts w:eastAsia="SimSun"/>
              </w:rPr>
            </w:pPr>
            <w:r w:rsidRPr="000023E7">
              <w:rPr>
                <w:rFonts w:eastAsia="SimSun"/>
              </w:rPr>
              <w:t>3</w:t>
            </w:r>
          </w:p>
        </w:tc>
        <w:tc>
          <w:tcPr>
            <w:tcW w:w="1644" w:type="dxa"/>
            <w:shd w:val="clear" w:color="auto" w:fill="auto"/>
            <w:vAlign w:val="center"/>
            <w:hideMark/>
          </w:tcPr>
          <w:p w14:paraId="36F9498C"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7162CA12" w14:textId="77777777" w:rsidTr="00857106">
        <w:tc>
          <w:tcPr>
            <w:tcW w:w="1643" w:type="dxa"/>
            <w:vMerge/>
            <w:shd w:val="clear" w:color="auto" w:fill="auto"/>
            <w:vAlign w:val="center"/>
          </w:tcPr>
          <w:p w14:paraId="23FF8270" w14:textId="77777777" w:rsidR="0018768E" w:rsidRPr="000023E7" w:rsidRDefault="0018768E" w:rsidP="0018768E">
            <w:pPr>
              <w:pStyle w:val="TAC"/>
              <w:rPr>
                <w:rFonts w:eastAsia="SimSun"/>
              </w:rPr>
            </w:pPr>
          </w:p>
        </w:tc>
        <w:tc>
          <w:tcPr>
            <w:tcW w:w="1644" w:type="dxa"/>
            <w:shd w:val="clear" w:color="auto" w:fill="auto"/>
            <w:vAlign w:val="center"/>
          </w:tcPr>
          <w:p w14:paraId="1C3BD5DC"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3E88243A" w14:textId="77777777" w:rsidR="0018768E" w:rsidRPr="000023E7" w:rsidRDefault="0018768E" w:rsidP="0018768E">
            <w:pPr>
              <w:pStyle w:val="TAC"/>
              <w:rPr>
                <w:rFonts w:eastAsia="SimSun"/>
              </w:rPr>
            </w:pPr>
          </w:p>
        </w:tc>
        <w:tc>
          <w:tcPr>
            <w:tcW w:w="1644" w:type="dxa"/>
            <w:vMerge/>
            <w:shd w:val="clear" w:color="auto" w:fill="auto"/>
            <w:vAlign w:val="center"/>
          </w:tcPr>
          <w:p w14:paraId="07E28D9B" w14:textId="77777777" w:rsidR="0018768E" w:rsidRPr="000023E7" w:rsidRDefault="0018768E" w:rsidP="0018768E">
            <w:pPr>
              <w:pStyle w:val="TAC"/>
              <w:rPr>
                <w:rFonts w:eastAsia="SimSun"/>
              </w:rPr>
            </w:pPr>
          </w:p>
        </w:tc>
        <w:tc>
          <w:tcPr>
            <w:tcW w:w="1644" w:type="dxa"/>
            <w:shd w:val="clear" w:color="auto" w:fill="auto"/>
            <w:vAlign w:val="center"/>
          </w:tcPr>
          <w:p w14:paraId="195F2031" w14:textId="77777777" w:rsidR="0018768E" w:rsidRPr="000023E7" w:rsidRDefault="0018768E" w:rsidP="0018768E">
            <w:pPr>
              <w:pStyle w:val="TAC"/>
              <w:rPr>
                <w:rFonts w:eastAsia="SimSun"/>
              </w:rPr>
            </w:pPr>
            <w:r w:rsidRPr="000023E7">
              <w:rPr>
                <w:rFonts w:eastAsia="SimSun" w:hint="eastAsia"/>
                <w:lang w:eastAsia="zh-CN"/>
              </w:rPr>
              <w:t>6</w:t>
            </w:r>
          </w:p>
        </w:tc>
      </w:tr>
      <w:tr w:rsidR="0018768E" w:rsidRPr="00EC1066" w14:paraId="0C0962FF" w14:textId="77777777" w:rsidTr="00857106">
        <w:tc>
          <w:tcPr>
            <w:tcW w:w="1643" w:type="dxa"/>
            <w:vMerge w:val="restart"/>
            <w:shd w:val="clear" w:color="auto" w:fill="auto"/>
            <w:vAlign w:val="center"/>
            <w:hideMark/>
          </w:tcPr>
          <w:p w14:paraId="75EEFF4F" w14:textId="77777777" w:rsidR="0018768E" w:rsidRPr="000023E7" w:rsidRDefault="0018768E" w:rsidP="0018768E">
            <w:pPr>
              <w:pStyle w:val="TAC"/>
              <w:rPr>
                <w:rFonts w:eastAsia="SimSun"/>
              </w:rPr>
            </w:pPr>
            <w:r w:rsidRPr="000023E7">
              <w:rPr>
                <w:rFonts w:eastAsia="SimSun"/>
              </w:rPr>
              <w:t>100</w:t>
            </w:r>
          </w:p>
        </w:tc>
        <w:tc>
          <w:tcPr>
            <w:tcW w:w="1644" w:type="dxa"/>
            <w:shd w:val="clear" w:color="auto" w:fill="auto"/>
            <w:vAlign w:val="center"/>
          </w:tcPr>
          <w:p w14:paraId="6CC573C1" w14:textId="77777777" w:rsidR="0018768E" w:rsidRPr="000023E7" w:rsidRDefault="0018768E" w:rsidP="0018768E">
            <w:pPr>
              <w:pStyle w:val="TAC"/>
              <w:rPr>
                <w:rFonts w:eastAsia="SimSun"/>
              </w:rPr>
            </w:pPr>
            <w:r w:rsidRPr="000023E7">
              <w:rPr>
                <w:rFonts w:eastAsia="SimSun"/>
              </w:rPr>
              <w:t>0</w:t>
            </w:r>
          </w:p>
        </w:tc>
        <w:tc>
          <w:tcPr>
            <w:tcW w:w="1644" w:type="dxa"/>
            <w:vMerge w:val="restart"/>
            <w:shd w:val="clear" w:color="auto" w:fill="auto"/>
            <w:vAlign w:val="center"/>
            <w:hideMark/>
          </w:tcPr>
          <w:p w14:paraId="6DF6AF44" w14:textId="77777777" w:rsidR="0018768E" w:rsidRPr="000023E7" w:rsidRDefault="0018768E" w:rsidP="0018768E">
            <w:pPr>
              <w:pStyle w:val="TAC"/>
              <w:rPr>
                <w:rFonts w:eastAsia="SimSun"/>
                <w:lang w:eastAsia="zh-CN"/>
              </w:rPr>
            </w:pPr>
            <w:r>
              <w:rPr>
                <w:rFonts w:eastAsia="SimSun" w:hint="eastAsia"/>
                <w:lang w:eastAsia="zh-CN"/>
              </w:rPr>
              <w:t>1</w:t>
            </w:r>
          </w:p>
        </w:tc>
        <w:tc>
          <w:tcPr>
            <w:tcW w:w="1644" w:type="dxa"/>
            <w:vMerge w:val="restart"/>
            <w:shd w:val="clear" w:color="auto" w:fill="auto"/>
            <w:vAlign w:val="center"/>
            <w:hideMark/>
          </w:tcPr>
          <w:p w14:paraId="2BAEC328" w14:textId="77777777" w:rsidR="0018768E" w:rsidRPr="000023E7" w:rsidRDefault="0018768E" w:rsidP="0018768E">
            <w:pPr>
              <w:pStyle w:val="TAC"/>
              <w:rPr>
                <w:rFonts w:eastAsia="SimSun"/>
              </w:rPr>
            </w:pPr>
            <w:r w:rsidRPr="000023E7">
              <w:rPr>
                <w:rFonts w:eastAsia="SimSun"/>
              </w:rPr>
              <w:t>0</w:t>
            </w:r>
          </w:p>
        </w:tc>
        <w:tc>
          <w:tcPr>
            <w:tcW w:w="1644" w:type="dxa"/>
            <w:shd w:val="clear" w:color="auto" w:fill="auto"/>
            <w:vAlign w:val="center"/>
            <w:hideMark/>
          </w:tcPr>
          <w:p w14:paraId="6A81AE52"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67566C46" w14:textId="77777777" w:rsidTr="00857106">
        <w:tc>
          <w:tcPr>
            <w:tcW w:w="1643" w:type="dxa"/>
            <w:vMerge/>
            <w:shd w:val="clear" w:color="auto" w:fill="auto"/>
            <w:vAlign w:val="center"/>
          </w:tcPr>
          <w:p w14:paraId="5F2796FE" w14:textId="77777777" w:rsidR="0018768E" w:rsidRPr="000023E7" w:rsidRDefault="0018768E" w:rsidP="0018768E">
            <w:pPr>
              <w:pStyle w:val="TAC"/>
              <w:rPr>
                <w:rFonts w:eastAsia="SimSun"/>
              </w:rPr>
            </w:pPr>
          </w:p>
        </w:tc>
        <w:tc>
          <w:tcPr>
            <w:tcW w:w="1644" w:type="dxa"/>
            <w:shd w:val="clear" w:color="auto" w:fill="auto"/>
            <w:vAlign w:val="center"/>
          </w:tcPr>
          <w:p w14:paraId="0CD87D9F"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6857ED17" w14:textId="77777777" w:rsidR="0018768E" w:rsidRPr="000023E7" w:rsidRDefault="0018768E" w:rsidP="0018768E">
            <w:pPr>
              <w:pStyle w:val="TAC"/>
              <w:rPr>
                <w:rFonts w:eastAsia="SimSun"/>
              </w:rPr>
            </w:pPr>
          </w:p>
        </w:tc>
        <w:tc>
          <w:tcPr>
            <w:tcW w:w="1644" w:type="dxa"/>
            <w:vMerge/>
            <w:shd w:val="clear" w:color="auto" w:fill="auto"/>
            <w:vAlign w:val="center"/>
          </w:tcPr>
          <w:p w14:paraId="102F6B44" w14:textId="77777777" w:rsidR="0018768E" w:rsidRPr="000023E7" w:rsidRDefault="0018768E" w:rsidP="0018768E">
            <w:pPr>
              <w:pStyle w:val="TAC"/>
              <w:rPr>
                <w:rFonts w:eastAsia="SimSun"/>
              </w:rPr>
            </w:pPr>
          </w:p>
        </w:tc>
        <w:tc>
          <w:tcPr>
            <w:tcW w:w="1644" w:type="dxa"/>
            <w:shd w:val="clear" w:color="auto" w:fill="auto"/>
            <w:vAlign w:val="center"/>
          </w:tcPr>
          <w:p w14:paraId="0632D65D" w14:textId="77777777" w:rsidR="0018768E" w:rsidRPr="000023E7" w:rsidRDefault="0018768E" w:rsidP="0018768E">
            <w:pPr>
              <w:pStyle w:val="TAC"/>
              <w:rPr>
                <w:rFonts w:eastAsia="SimSun"/>
              </w:rPr>
            </w:pPr>
            <w:r w:rsidRPr="000023E7">
              <w:rPr>
                <w:rFonts w:eastAsia="SimSun" w:hint="eastAsia"/>
                <w:lang w:eastAsia="zh-CN"/>
              </w:rPr>
              <w:t>6</w:t>
            </w:r>
          </w:p>
        </w:tc>
      </w:tr>
      <w:tr w:rsidR="0018768E" w:rsidRPr="00EC1066" w14:paraId="7948B862" w14:textId="77777777" w:rsidTr="00857106">
        <w:tc>
          <w:tcPr>
            <w:tcW w:w="1643" w:type="dxa"/>
            <w:vMerge w:val="restart"/>
            <w:shd w:val="clear" w:color="auto" w:fill="auto"/>
            <w:vAlign w:val="center"/>
            <w:hideMark/>
          </w:tcPr>
          <w:p w14:paraId="7984A5FF" w14:textId="77777777" w:rsidR="0018768E" w:rsidRPr="000023E7" w:rsidRDefault="0018768E" w:rsidP="0018768E">
            <w:pPr>
              <w:pStyle w:val="TAC"/>
              <w:rPr>
                <w:rFonts w:eastAsia="SimSun"/>
              </w:rPr>
            </w:pPr>
            <w:r w:rsidRPr="000023E7">
              <w:rPr>
                <w:rFonts w:eastAsia="SimSun"/>
              </w:rPr>
              <w:t>101</w:t>
            </w:r>
          </w:p>
        </w:tc>
        <w:tc>
          <w:tcPr>
            <w:tcW w:w="1644" w:type="dxa"/>
            <w:shd w:val="clear" w:color="auto" w:fill="auto"/>
            <w:vAlign w:val="center"/>
          </w:tcPr>
          <w:p w14:paraId="70E12F67"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09E487B8" w14:textId="77777777" w:rsidR="0018768E" w:rsidRPr="000023E7" w:rsidRDefault="0018768E" w:rsidP="0018768E">
            <w:pPr>
              <w:pStyle w:val="TAC"/>
              <w:rPr>
                <w:rFonts w:eastAsia="SimSun"/>
              </w:rPr>
            </w:pPr>
          </w:p>
        </w:tc>
        <w:tc>
          <w:tcPr>
            <w:tcW w:w="1644" w:type="dxa"/>
            <w:vMerge w:val="restart"/>
            <w:shd w:val="clear" w:color="auto" w:fill="auto"/>
            <w:vAlign w:val="center"/>
            <w:hideMark/>
          </w:tcPr>
          <w:p w14:paraId="1F3756B7" w14:textId="77777777" w:rsidR="0018768E" w:rsidRPr="000023E7" w:rsidRDefault="0018768E" w:rsidP="0018768E">
            <w:pPr>
              <w:pStyle w:val="TAC"/>
              <w:rPr>
                <w:rFonts w:eastAsia="SimSun"/>
              </w:rPr>
            </w:pPr>
            <w:r w:rsidRPr="000023E7">
              <w:rPr>
                <w:rFonts w:eastAsia="SimSun"/>
              </w:rPr>
              <w:t>1</w:t>
            </w:r>
          </w:p>
        </w:tc>
        <w:tc>
          <w:tcPr>
            <w:tcW w:w="1644" w:type="dxa"/>
            <w:shd w:val="clear" w:color="auto" w:fill="auto"/>
            <w:vAlign w:val="center"/>
            <w:hideMark/>
          </w:tcPr>
          <w:p w14:paraId="29067F27"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4D610AA4" w14:textId="77777777" w:rsidTr="00857106">
        <w:tc>
          <w:tcPr>
            <w:tcW w:w="1643" w:type="dxa"/>
            <w:vMerge/>
            <w:shd w:val="clear" w:color="auto" w:fill="auto"/>
            <w:vAlign w:val="center"/>
          </w:tcPr>
          <w:p w14:paraId="75D670CC" w14:textId="77777777" w:rsidR="0018768E" w:rsidRPr="000023E7" w:rsidRDefault="0018768E" w:rsidP="0018768E">
            <w:pPr>
              <w:pStyle w:val="TAC"/>
              <w:rPr>
                <w:rFonts w:eastAsia="SimSun"/>
              </w:rPr>
            </w:pPr>
          </w:p>
        </w:tc>
        <w:tc>
          <w:tcPr>
            <w:tcW w:w="1644" w:type="dxa"/>
            <w:shd w:val="clear" w:color="auto" w:fill="auto"/>
            <w:vAlign w:val="center"/>
          </w:tcPr>
          <w:p w14:paraId="3EB24336"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57C94742" w14:textId="77777777" w:rsidR="0018768E" w:rsidRPr="000023E7" w:rsidRDefault="0018768E" w:rsidP="0018768E">
            <w:pPr>
              <w:pStyle w:val="TAC"/>
              <w:rPr>
                <w:rFonts w:eastAsia="SimSun"/>
              </w:rPr>
            </w:pPr>
          </w:p>
        </w:tc>
        <w:tc>
          <w:tcPr>
            <w:tcW w:w="1644" w:type="dxa"/>
            <w:vMerge/>
            <w:shd w:val="clear" w:color="auto" w:fill="auto"/>
            <w:vAlign w:val="center"/>
          </w:tcPr>
          <w:p w14:paraId="5FBF843E" w14:textId="77777777" w:rsidR="0018768E" w:rsidRPr="000023E7" w:rsidRDefault="0018768E" w:rsidP="0018768E">
            <w:pPr>
              <w:pStyle w:val="TAC"/>
              <w:rPr>
                <w:rFonts w:eastAsia="SimSun"/>
              </w:rPr>
            </w:pPr>
          </w:p>
        </w:tc>
        <w:tc>
          <w:tcPr>
            <w:tcW w:w="1644" w:type="dxa"/>
            <w:shd w:val="clear" w:color="auto" w:fill="auto"/>
            <w:vAlign w:val="center"/>
          </w:tcPr>
          <w:p w14:paraId="5141337C" w14:textId="77777777" w:rsidR="0018768E" w:rsidRPr="000023E7" w:rsidRDefault="0018768E" w:rsidP="0018768E">
            <w:pPr>
              <w:pStyle w:val="TAC"/>
              <w:rPr>
                <w:rFonts w:eastAsia="SimSun"/>
              </w:rPr>
            </w:pPr>
            <w:r w:rsidRPr="000023E7">
              <w:rPr>
                <w:rFonts w:eastAsia="SimSun" w:hint="eastAsia"/>
                <w:lang w:eastAsia="zh-CN"/>
              </w:rPr>
              <w:t>6</w:t>
            </w:r>
          </w:p>
        </w:tc>
      </w:tr>
      <w:tr w:rsidR="0018768E" w:rsidRPr="00EC1066" w14:paraId="52766646" w14:textId="77777777" w:rsidTr="00857106">
        <w:tc>
          <w:tcPr>
            <w:tcW w:w="1643" w:type="dxa"/>
            <w:vMerge w:val="restart"/>
            <w:shd w:val="clear" w:color="auto" w:fill="auto"/>
            <w:vAlign w:val="center"/>
            <w:hideMark/>
          </w:tcPr>
          <w:p w14:paraId="1EE21351" w14:textId="77777777" w:rsidR="0018768E" w:rsidRPr="000023E7" w:rsidRDefault="0018768E" w:rsidP="0018768E">
            <w:pPr>
              <w:pStyle w:val="TAC"/>
              <w:rPr>
                <w:rFonts w:eastAsia="SimSun"/>
              </w:rPr>
            </w:pPr>
            <w:r w:rsidRPr="000023E7">
              <w:rPr>
                <w:rFonts w:eastAsia="SimSun"/>
              </w:rPr>
              <w:t>110</w:t>
            </w:r>
          </w:p>
        </w:tc>
        <w:tc>
          <w:tcPr>
            <w:tcW w:w="1644" w:type="dxa"/>
            <w:shd w:val="clear" w:color="auto" w:fill="auto"/>
            <w:vAlign w:val="center"/>
          </w:tcPr>
          <w:p w14:paraId="620BC6D1"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78D72932" w14:textId="77777777" w:rsidR="0018768E" w:rsidRPr="000023E7" w:rsidRDefault="0018768E" w:rsidP="0018768E">
            <w:pPr>
              <w:pStyle w:val="TAC"/>
              <w:rPr>
                <w:rFonts w:eastAsia="SimSun"/>
              </w:rPr>
            </w:pPr>
          </w:p>
        </w:tc>
        <w:tc>
          <w:tcPr>
            <w:tcW w:w="1644" w:type="dxa"/>
            <w:vMerge w:val="restart"/>
            <w:shd w:val="clear" w:color="auto" w:fill="auto"/>
            <w:vAlign w:val="center"/>
            <w:hideMark/>
          </w:tcPr>
          <w:p w14:paraId="71546B3B" w14:textId="77777777" w:rsidR="0018768E" w:rsidRPr="000023E7" w:rsidRDefault="0018768E" w:rsidP="0018768E">
            <w:pPr>
              <w:pStyle w:val="TAC"/>
              <w:rPr>
                <w:rFonts w:eastAsia="SimSun"/>
              </w:rPr>
            </w:pPr>
            <w:r w:rsidRPr="000023E7">
              <w:rPr>
                <w:rFonts w:eastAsia="SimSun"/>
              </w:rPr>
              <w:t>2</w:t>
            </w:r>
          </w:p>
        </w:tc>
        <w:tc>
          <w:tcPr>
            <w:tcW w:w="1644" w:type="dxa"/>
            <w:shd w:val="clear" w:color="auto" w:fill="auto"/>
            <w:vAlign w:val="center"/>
            <w:hideMark/>
          </w:tcPr>
          <w:p w14:paraId="4EA2B13E"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4ED19378" w14:textId="77777777" w:rsidTr="00857106">
        <w:tc>
          <w:tcPr>
            <w:tcW w:w="1643" w:type="dxa"/>
            <w:vMerge/>
            <w:shd w:val="clear" w:color="auto" w:fill="auto"/>
            <w:vAlign w:val="center"/>
          </w:tcPr>
          <w:p w14:paraId="233E6199" w14:textId="77777777" w:rsidR="0018768E" w:rsidRPr="000023E7" w:rsidRDefault="0018768E" w:rsidP="0018768E">
            <w:pPr>
              <w:pStyle w:val="TAC"/>
              <w:rPr>
                <w:rFonts w:eastAsia="SimSun"/>
              </w:rPr>
            </w:pPr>
          </w:p>
        </w:tc>
        <w:tc>
          <w:tcPr>
            <w:tcW w:w="1644" w:type="dxa"/>
            <w:shd w:val="clear" w:color="auto" w:fill="auto"/>
            <w:vAlign w:val="center"/>
          </w:tcPr>
          <w:p w14:paraId="2B330014"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5E96BC68" w14:textId="77777777" w:rsidR="0018768E" w:rsidRPr="000023E7" w:rsidRDefault="0018768E" w:rsidP="0018768E">
            <w:pPr>
              <w:pStyle w:val="TAC"/>
              <w:rPr>
                <w:rFonts w:eastAsia="SimSun"/>
              </w:rPr>
            </w:pPr>
          </w:p>
        </w:tc>
        <w:tc>
          <w:tcPr>
            <w:tcW w:w="1644" w:type="dxa"/>
            <w:vMerge/>
            <w:shd w:val="clear" w:color="auto" w:fill="auto"/>
            <w:vAlign w:val="center"/>
          </w:tcPr>
          <w:p w14:paraId="57C6C403" w14:textId="77777777" w:rsidR="0018768E" w:rsidRPr="000023E7" w:rsidRDefault="0018768E" w:rsidP="0018768E">
            <w:pPr>
              <w:pStyle w:val="TAC"/>
              <w:rPr>
                <w:rFonts w:eastAsia="SimSun"/>
              </w:rPr>
            </w:pPr>
          </w:p>
        </w:tc>
        <w:tc>
          <w:tcPr>
            <w:tcW w:w="1644" w:type="dxa"/>
            <w:shd w:val="clear" w:color="auto" w:fill="auto"/>
            <w:vAlign w:val="center"/>
          </w:tcPr>
          <w:p w14:paraId="7F5A85F2" w14:textId="77777777" w:rsidR="0018768E" w:rsidRPr="000023E7" w:rsidRDefault="0018768E" w:rsidP="0018768E">
            <w:pPr>
              <w:pStyle w:val="TAC"/>
              <w:rPr>
                <w:rFonts w:eastAsia="SimSun"/>
              </w:rPr>
            </w:pPr>
            <w:r w:rsidRPr="000023E7">
              <w:rPr>
                <w:rFonts w:eastAsia="SimSun" w:hint="eastAsia"/>
                <w:lang w:eastAsia="zh-CN"/>
              </w:rPr>
              <w:t>6</w:t>
            </w:r>
          </w:p>
        </w:tc>
      </w:tr>
      <w:tr w:rsidR="0018768E" w:rsidRPr="00EC1066" w14:paraId="3CA6B7AF" w14:textId="77777777" w:rsidTr="00857106">
        <w:tc>
          <w:tcPr>
            <w:tcW w:w="1643" w:type="dxa"/>
            <w:vMerge w:val="restart"/>
            <w:shd w:val="clear" w:color="auto" w:fill="auto"/>
            <w:vAlign w:val="center"/>
            <w:hideMark/>
          </w:tcPr>
          <w:p w14:paraId="5913347D" w14:textId="77777777" w:rsidR="0018768E" w:rsidRPr="000023E7" w:rsidRDefault="0018768E" w:rsidP="0018768E">
            <w:pPr>
              <w:pStyle w:val="TAC"/>
              <w:rPr>
                <w:rFonts w:eastAsia="SimSun"/>
              </w:rPr>
            </w:pPr>
            <w:r w:rsidRPr="000023E7">
              <w:rPr>
                <w:rFonts w:eastAsia="SimSun"/>
              </w:rPr>
              <w:t>111</w:t>
            </w:r>
          </w:p>
        </w:tc>
        <w:tc>
          <w:tcPr>
            <w:tcW w:w="1644" w:type="dxa"/>
            <w:shd w:val="clear" w:color="auto" w:fill="auto"/>
            <w:vAlign w:val="center"/>
          </w:tcPr>
          <w:p w14:paraId="50D18DB4"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12361A9E" w14:textId="77777777" w:rsidR="0018768E" w:rsidRPr="000023E7" w:rsidRDefault="0018768E" w:rsidP="0018768E">
            <w:pPr>
              <w:pStyle w:val="TAC"/>
              <w:rPr>
                <w:rFonts w:eastAsia="SimSun"/>
              </w:rPr>
            </w:pPr>
          </w:p>
        </w:tc>
        <w:tc>
          <w:tcPr>
            <w:tcW w:w="1644" w:type="dxa"/>
            <w:vMerge w:val="restart"/>
            <w:shd w:val="clear" w:color="auto" w:fill="auto"/>
            <w:vAlign w:val="center"/>
            <w:hideMark/>
          </w:tcPr>
          <w:p w14:paraId="40A7EC46" w14:textId="77777777" w:rsidR="0018768E" w:rsidRPr="000023E7" w:rsidRDefault="0018768E" w:rsidP="0018768E">
            <w:pPr>
              <w:pStyle w:val="TAC"/>
              <w:rPr>
                <w:rFonts w:eastAsia="SimSun"/>
              </w:rPr>
            </w:pPr>
            <w:r w:rsidRPr="000023E7">
              <w:rPr>
                <w:rFonts w:eastAsia="SimSun"/>
              </w:rPr>
              <w:t>3</w:t>
            </w:r>
          </w:p>
        </w:tc>
        <w:tc>
          <w:tcPr>
            <w:tcW w:w="1644" w:type="dxa"/>
            <w:shd w:val="clear" w:color="auto" w:fill="auto"/>
            <w:vAlign w:val="center"/>
            <w:hideMark/>
          </w:tcPr>
          <w:p w14:paraId="05202136"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67D9CD0C" w14:textId="77777777" w:rsidTr="00857106">
        <w:tc>
          <w:tcPr>
            <w:tcW w:w="1643" w:type="dxa"/>
            <w:vMerge/>
            <w:shd w:val="clear" w:color="auto" w:fill="auto"/>
            <w:vAlign w:val="center"/>
          </w:tcPr>
          <w:p w14:paraId="62E18EB6" w14:textId="77777777" w:rsidR="0018768E" w:rsidRPr="000023E7" w:rsidRDefault="0018768E" w:rsidP="0018768E">
            <w:pPr>
              <w:pStyle w:val="TAC"/>
              <w:rPr>
                <w:rFonts w:eastAsia="SimSun"/>
              </w:rPr>
            </w:pPr>
          </w:p>
        </w:tc>
        <w:tc>
          <w:tcPr>
            <w:tcW w:w="1644" w:type="dxa"/>
            <w:shd w:val="clear" w:color="auto" w:fill="auto"/>
            <w:vAlign w:val="center"/>
          </w:tcPr>
          <w:p w14:paraId="022CC9AB"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0B4147AB" w14:textId="77777777" w:rsidR="0018768E" w:rsidRPr="000023E7" w:rsidRDefault="0018768E" w:rsidP="0018768E">
            <w:pPr>
              <w:pStyle w:val="TAC"/>
              <w:rPr>
                <w:rFonts w:eastAsia="SimSun"/>
              </w:rPr>
            </w:pPr>
          </w:p>
        </w:tc>
        <w:tc>
          <w:tcPr>
            <w:tcW w:w="1644" w:type="dxa"/>
            <w:vMerge/>
            <w:shd w:val="clear" w:color="auto" w:fill="auto"/>
            <w:vAlign w:val="center"/>
          </w:tcPr>
          <w:p w14:paraId="6267147B" w14:textId="77777777" w:rsidR="0018768E" w:rsidRPr="000023E7" w:rsidRDefault="0018768E" w:rsidP="0018768E">
            <w:pPr>
              <w:pStyle w:val="TAC"/>
              <w:rPr>
                <w:rFonts w:eastAsia="SimSun"/>
              </w:rPr>
            </w:pPr>
          </w:p>
        </w:tc>
        <w:tc>
          <w:tcPr>
            <w:tcW w:w="1644" w:type="dxa"/>
            <w:shd w:val="clear" w:color="auto" w:fill="auto"/>
            <w:vAlign w:val="center"/>
          </w:tcPr>
          <w:p w14:paraId="2789ADB5" w14:textId="77777777" w:rsidR="0018768E" w:rsidRPr="000023E7" w:rsidRDefault="0018768E" w:rsidP="0018768E">
            <w:pPr>
              <w:pStyle w:val="TAC"/>
              <w:rPr>
                <w:rFonts w:eastAsia="SimSun"/>
              </w:rPr>
            </w:pPr>
            <w:r w:rsidRPr="000023E7">
              <w:rPr>
                <w:rFonts w:eastAsia="SimSun" w:hint="eastAsia"/>
                <w:lang w:eastAsia="zh-CN"/>
              </w:rPr>
              <w:t>6</w:t>
            </w:r>
          </w:p>
        </w:tc>
      </w:tr>
    </w:tbl>
    <w:p w14:paraId="6762824E" w14:textId="77777777" w:rsidR="0018768E" w:rsidRPr="00DA2B0B" w:rsidRDefault="0018768E" w:rsidP="00017304">
      <w:pPr>
        <w:pStyle w:val="ListParagraph"/>
        <w:numPr>
          <w:ilvl w:val="2"/>
          <w:numId w:val="306"/>
        </w:numPr>
        <w:spacing w:before="120" w:after="120"/>
        <w:ind w:left="2154" w:hanging="357"/>
      </w:pPr>
      <w:r w:rsidRPr="001E36A9">
        <w:rPr>
          <w:rFonts w:hint="eastAsia"/>
          <w:lang w:eastAsia="zh-CN"/>
        </w:rPr>
        <w:t xml:space="preserve">For RMSI </w:t>
      </w:r>
      <w:r w:rsidRPr="000023E7">
        <w:rPr>
          <w:rFonts w:hint="eastAsia"/>
          <w:lang w:eastAsia="zh-CN"/>
        </w:rPr>
        <w:t>value</w:t>
      </w:r>
      <w:r>
        <w:rPr>
          <w:rFonts w:hint="eastAsia"/>
          <w:lang w:eastAsia="zh-CN"/>
        </w:rPr>
        <w:t>s</w:t>
      </w:r>
      <w:r w:rsidRPr="000023E7">
        <w:rPr>
          <w:rFonts w:hint="eastAsia"/>
          <w:lang w:eastAsia="zh-CN"/>
        </w:rPr>
        <w:t xml:space="preserve"> </w:t>
      </w:r>
      <w:r>
        <w:rPr>
          <w:rFonts w:hint="eastAsia"/>
          <w:lang w:eastAsia="zh-CN"/>
        </w:rPr>
        <w:t>with initial CS index set {0, 3, 6, 9}</w:t>
      </w:r>
      <w:r w:rsidRPr="000023E7">
        <w:rPr>
          <w:rFonts w:hint="eastAsia"/>
          <w:lang w:eastAsia="zh-CN"/>
        </w:rPr>
        <w:t>,</w:t>
      </w:r>
    </w:p>
    <w:tbl>
      <w:tblPr>
        <w:tblW w:w="8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3"/>
        <w:gridCol w:w="1644"/>
        <w:gridCol w:w="1644"/>
        <w:gridCol w:w="1644"/>
        <w:gridCol w:w="1644"/>
      </w:tblGrid>
      <w:tr w:rsidR="0018768E" w:rsidRPr="00EC1066" w14:paraId="1D6DD532" w14:textId="77777777" w:rsidTr="00857106">
        <w:trPr>
          <w:trHeight w:val="283"/>
        </w:trPr>
        <w:tc>
          <w:tcPr>
            <w:tcW w:w="1643" w:type="dxa"/>
            <w:shd w:val="clear" w:color="auto" w:fill="auto"/>
            <w:vAlign w:val="bottom"/>
            <w:hideMark/>
          </w:tcPr>
          <w:p w14:paraId="492DE990" w14:textId="77777777" w:rsidR="0018768E" w:rsidRPr="004A3BAC" w:rsidRDefault="0018768E" w:rsidP="0018768E">
            <w:pPr>
              <w:pStyle w:val="TAH"/>
            </w:pPr>
            <w:r w:rsidRPr="004A3BAC">
              <w:lastRenderedPageBreak/>
              <w:t>ARI</w:t>
            </w:r>
          </w:p>
        </w:tc>
        <w:tc>
          <w:tcPr>
            <w:tcW w:w="1644" w:type="dxa"/>
            <w:shd w:val="clear" w:color="auto" w:fill="auto"/>
            <w:vAlign w:val="bottom"/>
          </w:tcPr>
          <w:p w14:paraId="0166237D" w14:textId="77777777" w:rsidR="0018768E" w:rsidRPr="004A3BAC" w:rsidRDefault="0018768E" w:rsidP="0018768E">
            <w:pPr>
              <w:pStyle w:val="TAH"/>
            </w:pPr>
            <w:r w:rsidRPr="004A3BAC">
              <w:t>CCE-based implicit bit</w:t>
            </w:r>
          </w:p>
        </w:tc>
        <w:tc>
          <w:tcPr>
            <w:tcW w:w="1644" w:type="dxa"/>
            <w:shd w:val="clear" w:color="auto" w:fill="auto"/>
            <w:vAlign w:val="bottom"/>
            <w:hideMark/>
          </w:tcPr>
          <w:p w14:paraId="466C34A6" w14:textId="77777777" w:rsidR="0018768E" w:rsidRPr="004A3BAC" w:rsidRDefault="0018768E" w:rsidP="0018768E">
            <w:pPr>
              <w:pStyle w:val="TAH"/>
            </w:pPr>
            <w:r w:rsidRPr="004A3BAC">
              <w:t>Hopping direction</w:t>
            </w:r>
          </w:p>
        </w:tc>
        <w:tc>
          <w:tcPr>
            <w:tcW w:w="1644" w:type="dxa"/>
            <w:shd w:val="clear" w:color="auto" w:fill="auto"/>
            <w:vAlign w:val="bottom"/>
            <w:hideMark/>
          </w:tcPr>
          <w:p w14:paraId="402C8DA9" w14:textId="77777777" w:rsidR="0018768E" w:rsidRPr="004A3BAC" w:rsidRDefault="0018768E" w:rsidP="0018768E">
            <w:pPr>
              <w:pStyle w:val="TAH"/>
            </w:pPr>
            <w:r w:rsidRPr="004A3BAC">
              <w:t>UE specific PRB offset</w:t>
            </w:r>
          </w:p>
        </w:tc>
        <w:tc>
          <w:tcPr>
            <w:tcW w:w="1644" w:type="dxa"/>
            <w:shd w:val="clear" w:color="auto" w:fill="auto"/>
            <w:vAlign w:val="bottom"/>
            <w:hideMark/>
          </w:tcPr>
          <w:p w14:paraId="08436B08" w14:textId="77777777" w:rsidR="0018768E" w:rsidRPr="004A3BAC" w:rsidRDefault="0018768E" w:rsidP="0018768E">
            <w:pPr>
              <w:pStyle w:val="TAH"/>
            </w:pPr>
            <w:r w:rsidRPr="004A3BAC">
              <w:t>Initial CS index</w:t>
            </w:r>
          </w:p>
        </w:tc>
      </w:tr>
      <w:tr w:rsidR="0018768E" w:rsidRPr="00EC1066" w14:paraId="51EF4F68" w14:textId="77777777" w:rsidTr="00857106">
        <w:tc>
          <w:tcPr>
            <w:tcW w:w="1643" w:type="dxa"/>
            <w:vMerge w:val="restart"/>
            <w:shd w:val="clear" w:color="auto" w:fill="auto"/>
            <w:vAlign w:val="center"/>
            <w:hideMark/>
          </w:tcPr>
          <w:p w14:paraId="199896FD" w14:textId="77777777" w:rsidR="0018768E" w:rsidRPr="000023E7" w:rsidRDefault="0018768E" w:rsidP="0018768E">
            <w:pPr>
              <w:pStyle w:val="TAC"/>
              <w:rPr>
                <w:rFonts w:eastAsia="SimSun"/>
              </w:rPr>
            </w:pPr>
            <w:r w:rsidRPr="000023E7">
              <w:rPr>
                <w:rFonts w:eastAsia="SimSun"/>
              </w:rPr>
              <w:t>000</w:t>
            </w:r>
          </w:p>
        </w:tc>
        <w:tc>
          <w:tcPr>
            <w:tcW w:w="1644" w:type="dxa"/>
            <w:shd w:val="clear" w:color="auto" w:fill="auto"/>
            <w:vAlign w:val="center"/>
          </w:tcPr>
          <w:p w14:paraId="0DE527C1" w14:textId="77777777" w:rsidR="0018768E" w:rsidRPr="000023E7" w:rsidRDefault="0018768E" w:rsidP="0018768E">
            <w:pPr>
              <w:pStyle w:val="TAC"/>
              <w:rPr>
                <w:rFonts w:eastAsia="SimSun"/>
              </w:rPr>
            </w:pPr>
            <w:r w:rsidRPr="000023E7">
              <w:rPr>
                <w:rFonts w:eastAsia="SimSun"/>
              </w:rPr>
              <w:t>0</w:t>
            </w:r>
          </w:p>
        </w:tc>
        <w:tc>
          <w:tcPr>
            <w:tcW w:w="1644" w:type="dxa"/>
            <w:vMerge w:val="restart"/>
            <w:shd w:val="clear" w:color="auto" w:fill="auto"/>
            <w:vAlign w:val="center"/>
            <w:hideMark/>
          </w:tcPr>
          <w:p w14:paraId="2B32C14D" w14:textId="77777777" w:rsidR="0018768E" w:rsidRPr="000023E7" w:rsidRDefault="0018768E" w:rsidP="0018768E">
            <w:pPr>
              <w:pStyle w:val="TAC"/>
              <w:rPr>
                <w:rFonts w:eastAsia="SimSun"/>
                <w:lang w:eastAsia="zh-CN"/>
              </w:rPr>
            </w:pPr>
            <w:r>
              <w:rPr>
                <w:rFonts w:eastAsia="SimSun" w:hint="eastAsia"/>
                <w:lang w:eastAsia="zh-CN"/>
              </w:rPr>
              <w:t>0</w:t>
            </w:r>
          </w:p>
        </w:tc>
        <w:tc>
          <w:tcPr>
            <w:tcW w:w="1644" w:type="dxa"/>
            <w:vMerge w:val="restart"/>
            <w:shd w:val="clear" w:color="auto" w:fill="auto"/>
            <w:vAlign w:val="center"/>
            <w:hideMark/>
          </w:tcPr>
          <w:p w14:paraId="552E6490" w14:textId="77777777" w:rsidR="0018768E" w:rsidRPr="000023E7" w:rsidRDefault="0018768E" w:rsidP="0018768E">
            <w:pPr>
              <w:pStyle w:val="TAC"/>
              <w:rPr>
                <w:rFonts w:eastAsia="SimSun"/>
              </w:rPr>
            </w:pPr>
            <w:r w:rsidRPr="000023E7">
              <w:rPr>
                <w:rFonts w:eastAsia="SimSun"/>
              </w:rPr>
              <w:t>0</w:t>
            </w:r>
          </w:p>
        </w:tc>
        <w:tc>
          <w:tcPr>
            <w:tcW w:w="1644" w:type="dxa"/>
            <w:shd w:val="clear" w:color="auto" w:fill="auto"/>
            <w:vAlign w:val="center"/>
            <w:hideMark/>
          </w:tcPr>
          <w:p w14:paraId="6FD4CDFD"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547ADD74" w14:textId="77777777" w:rsidTr="00857106">
        <w:tc>
          <w:tcPr>
            <w:tcW w:w="1643" w:type="dxa"/>
            <w:vMerge/>
            <w:shd w:val="clear" w:color="auto" w:fill="auto"/>
            <w:vAlign w:val="center"/>
          </w:tcPr>
          <w:p w14:paraId="64C62338" w14:textId="77777777" w:rsidR="0018768E" w:rsidRPr="000023E7" w:rsidRDefault="0018768E" w:rsidP="0018768E">
            <w:pPr>
              <w:pStyle w:val="TAC"/>
              <w:rPr>
                <w:rFonts w:eastAsia="SimSun"/>
              </w:rPr>
            </w:pPr>
          </w:p>
        </w:tc>
        <w:tc>
          <w:tcPr>
            <w:tcW w:w="1644" w:type="dxa"/>
            <w:shd w:val="clear" w:color="auto" w:fill="auto"/>
            <w:vAlign w:val="center"/>
          </w:tcPr>
          <w:p w14:paraId="2041FE67"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1EC96DD7" w14:textId="77777777" w:rsidR="0018768E" w:rsidRPr="000023E7" w:rsidRDefault="0018768E" w:rsidP="0018768E">
            <w:pPr>
              <w:pStyle w:val="TAC"/>
              <w:rPr>
                <w:rFonts w:eastAsia="SimSun"/>
              </w:rPr>
            </w:pPr>
          </w:p>
        </w:tc>
        <w:tc>
          <w:tcPr>
            <w:tcW w:w="1644" w:type="dxa"/>
            <w:vMerge/>
            <w:shd w:val="clear" w:color="auto" w:fill="auto"/>
            <w:vAlign w:val="center"/>
          </w:tcPr>
          <w:p w14:paraId="3087A254" w14:textId="77777777" w:rsidR="0018768E" w:rsidRPr="000023E7" w:rsidRDefault="0018768E" w:rsidP="0018768E">
            <w:pPr>
              <w:pStyle w:val="TAC"/>
              <w:rPr>
                <w:rFonts w:eastAsia="SimSun"/>
              </w:rPr>
            </w:pPr>
          </w:p>
        </w:tc>
        <w:tc>
          <w:tcPr>
            <w:tcW w:w="1644" w:type="dxa"/>
            <w:shd w:val="clear" w:color="auto" w:fill="auto"/>
            <w:vAlign w:val="center"/>
          </w:tcPr>
          <w:p w14:paraId="5E6B4675" w14:textId="77777777" w:rsidR="0018768E" w:rsidRPr="000023E7" w:rsidRDefault="0018768E" w:rsidP="0018768E">
            <w:pPr>
              <w:pStyle w:val="TAC"/>
              <w:rPr>
                <w:rFonts w:eastAsia="SimSun"/>
              </w:rPr>
            </w:pPr>
            <w:r w:rsidRPr="000023E7">
              <w:rPr>
                <w:rFonts w:eastAsia="SimSun" w:hint="eastAsia"/>
                <w:lang w:eastAsia="zh-CN"/>
              </w:rPr>
              <w:t>3</w:t>
            </w:r>
          </w:p>
        </w:tc>
      </w:tr>
      <w:tr w:rsidR="0018768E" w:rsidRPr="00EC1066" w14:paraId="36003BDF" w14:textId="77777777" w:rsidTr="00857106">
        <w:tc>
          <w:tcPr>
            <w:tcW w:w="1643" w:type="dxa"/>
            <w:vMerge w:val="restart"/>
            <w:shd w:val="clear" w:color="auto" w:fill="auto"/>
            <w:vAlign w:val="center"/>
            <w:hideMark/>
          </w:tcPr>
          <w:p w14:paraId="088E9B03" w14:textId="77777777" w:rsidR="0018768E" w:rsidRPr="000023E7" w:rsidRDefault="0018768E" w:rsidP="0018768E">
            <w:pPr>
              <w:pStyle w:val="TAC"/>
              <w:rPr>
                <w:rFonts w:eastAsia="SimSun"/>
              </w:rPr>
            </w:pPr>
            <w:r w:rsidRPr="000023E7">
              <w:rPr>
                <w:rFonts w:eastAsia="SimSun"/>
              </w:rPr>
              <w:t>001</w:t>
            </w:r>
          </w:p>
        </w:tc>
        <w:tc>
          <w:tcPr>
            <w:tcW w:w="1644" w:type="dxa"/>
            <w:shd w:val="clear" w:color="auto" w:fill="auto"/>
            <w:vAlign w:val="center"/>
          </w:tcPr>
          <w:p w14:paraId="61DD7CD5"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090AE0CF" w14:textId="77777777" w:rsidR="0018768E" w:rsidRPr="000023E7" w:rsidRDefault="0018768E" w:rsidP="0018768E">
            <w:pPr>
              <w:pStyle w:val="TAC"/>
              <w:rPr>
                <w:rFonts w:eastAsia="SimSun"/>
              </w:rPr>
            </w:pPr>
          </w:p>
        </w:tc>
        <w:tc>
          <w:tcPr>
            <w:tcW w:w="1644" w:type="dxa"/>
            <w:vMerge/>
            <w:shd w:val="clear" w:color="auto" w:fill="auto"/>
            <w:vAlign w:val="center"/>
            <w:hideMark/>
          </w:tcPr>
          <w:p w14:paraId="015F081F" w14:textId="77777777" w:rsidR="0018768E" w:rsidRPr="000023E7" w:rsidRDefault="0018768E" w:rsidP="0018768E">
            <w:pPr>
              <w:pStyle w:val="TAC"/>
              <w:rPr>
                <w:rFonts w:eastAsia="SimSun"/>
                <w:lang w:eastAsia="zh-CN"/>
              </w:rPr>
            </w:pPr>
          </w:p>
        </w:tc>
        <w:tc>
          <w:tcPr>
            <w:tcW w:w="1644" w:type="dxa"/>
            <w:shd w:val="clear" w:color="auto" w:fill="auto"/>
            <w:vAlign w:val="center"/>
            <w:hideMark/>
          </w:tcPr>
          <w:p w14:paraId="35C7331A" w14:textId="77777777" w:rsidR="0018768E" w:rsidRPr="000023E7" w:rsidRDefault="0018768E" w:rsidP="0018768E">
            <w:pPr>
              <w:pStyle w:val="TAC"/>
              <w:rPr>
                <w:rFonts w:eastAsia="SimSun"/>
              </w:rPr>
            </w:pPr>
            <w:r w:rsidRPr="000023E7">
              <w:rPr>
                <w:rFonts w:eastAsia="SimSun" w:hint="eastAsia"/>
                <w:lang w:eastAsia="zh-CN"/>
              </w:rPr>
              <w:t>6</w:t>
            </w:r>
          </w:p>
        </w:tc>
      </w:tr>
      <w:tr w:rsidR="0018768E" w:rsidRPr="00EC1066" w14:paraId="2848B086" w14:textId="77777777" w:rsidTr="00857106">
        <w:tc>
          <w:tcPr>
            <w:tcW w:w="1643" w:type="dxa"/>
            <w:vMerge/>
            <w:shd w:val="clear" w:color="auto" w:fill="auto"/>
            <w:vAlign w:val="center"/>
          </w:tcPr>
          <w:p w14:paraId="4205ADA2" w14:textId="77777777" w:rsidR="0018768E" w:rsidRPr="000023E7" w:rsidRDefault="0018768E" w:rsidP="0018768E">
            <w:pPr>
              <w:pStyle w:val="TAC"/>
              <w:rPr>
                <w:rFonts w:eastAsia="SimSun"/>
              </w:rPr>
            </w:pPr>
          </w:p>
        </w:tc>
        <w:tc>
          <w:tcPr>
            <w:tcW w:w="1644" w:type="dxa"/>
            <w:shd w:val="clear" w:color="auto" w:fill="auto"/>
            <w:vAlign w:val="center"/>
          </w:tcPr>
          <w:p w14:paraId="6EE2EE99"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12E8601E" w14:textId="77777777" w:rsidR="0018768E" w:rsidRPr="000023E7" w:rsidRDefault="0018768E" w:rsidP="0018768E">
            <w:pPr>
              <w:pStyle w:val="TAC"/>
              <w:rPr>
                <w:rFonts w:eastAsia="SimSun"/>
              </w:rPr>
            </w:pPr>
          </w:p>
        </w:tc>
        <w:tc>
          <w:tcPr>
            <w:tcW w:w="1644" w:type="dxa"/>
            <w:vMerge/>
            <w:shd w:val="clear" w:color="auto" w:fill="auto"/>
            <w:vAlign w:val="center"/>
          </w:tcPr>
          <w:p w14:paraId="77BC0E2D" w14:textId="77777777" w:rsidR="0018768E" w:rsidRPr="000023E7" w:rsidRDefault="0018768E" w:rsidP="0018768E">
            <w:pPr>
              <w:pStyle w:val="TAC"/>
              <w:rPr>
                <w:rFonts w:eastAsia="SimSun"/>
              </w:rPr>
            </w:pPr>
          </w:p>
        </w:tc>
        <w:tc>
          <w:tcPr>
            <w:tcW w:w="1644" w:type="dxa"/>
            <w:shd w:val="clear" w:color="auto" w:fill="auto"/>
            <w:vAlign w:val="center"/>
          </w:tcPr>
          <w:p w14:paraId="0478C5CB" w14:textId="77777777" w:rsidR="0018768E" w:rsidRPr="000023E7" w:rsidRDefault="0018768E" w:rsidP="0018768E">
            <w:pPr>
              <w:pStyle w:val="TAC"/>
              <w:rPr>
                <w:rFonts w:eastAsia="SimSun"/>
              </w:rPr>
            </w:pPr>
            <w:r w:rsidRPr="000023E7">
              <w:rPr>
                <w:rFonts w:eastAsia="SimSun" w:hint="eastAsia"/>
                <w:lang w:eastAsia="zh-CN"/>
              </w:rPr>
              <w:t>9</w:t>
            </w:r>
          </w:p>
        </w:tc>
      </w:tr>
      <w:tr w:rsidR="0018768E" w:rsidRPr="00EC1066" w14:paraId="100A8E6F" w14:textId="77777777" w:rsidTr="00857106">
        <w:tc>
          <w:tcPr>
            <w:tcW w:w="1643" w:type="dxa"/>
            <w:vMerge w:val="restart"/>
            <w:shd w:val="clear" w:color="auto" w:fill="auto"/>
            <w:vAlign w:val="center"/>
            <w:hideMark/>
          </w:tcPr>
          <w:p w14:paraId="07A8CBDE" w14:textId="77777777" w:rsidR="0018768E" w:rsidRPr="000023E7" w:rsidRDefault="0018768E" w:rsidP="0018768E">
            <w:pPr>
              <w:pStyle w:val="TAC"/>
              <w:rPr>
                <w:rFonts w:eastAsia="SimSun"/>
              </w:rPr>
            </w:pPr>
            <w:r w:rsidRPr="000023E7">
              <w:rPr>
                <w:rFonts w:eastAsia="SimSun"/>
              </w:rPr>
              <w:t>010</w:t>
            </w:r>
          </w:p>
        </w:tc>
        <w:tc>
          <w:tcPr>
            <w:tcW w:w="1644" w:type="dxa"/>
            <w:shd w:val="clear" w:color="auto" w:fill="auto"/>
            <w:vAlign w:val="center"/>
          </w:tcPr>
          <w:p w14:paraId="71A1A630"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61717586" w14:textId="77777777" w:rsidR="0018768E" w:rsidRPr="000023E7" w:rsidRDefault="0018768E" w:rsidP="0018768E">
            <w:pPr>
              <w:pStyle w:val="TAC"/>
              <w:rPr>
                <w:rFonts w:eastAsia="SimSun"/>
              </w:rPr>
            </w:pPr>
          </w:p>
        </w:tc>
        <w:tc>
          <w:tcPr>
            <w:tcW w:w="1644" w:type="dxa"/>
            <w:vMerge w:val="restart"/>
            <w:shd w:val="clear" w:color="auto" w:fill="auto"/>
            <w:vAlign w:val="center"/>
            <w:hideMark/>
          </w:tcPr>
          <w:p w14:paraId="58B679B5" w14:textId="77777777" w:rsidR="0018768E" w:rsidRPr="000023E7" w:rsidRDefault="0018768E" w:rsidP="0018768E">
            <w:pPr>
              <w:pStyle w:val="TAC"/>
              <w:rPr>
                <w:rFonts w:eastAsia="SimSun"/>
                <w:lang w:eastAsia="zh-CN"/>
              </w:rPr>
            </w:pPr>
            <w:r w:rsidRPr="000023E7">
              <w:rPr>
                <w:rFonts w:eastAsia="SimSun" w:hint="eastAsia"/>
                <w:lang w:eastAsia="zh-CN"/>
              </w:rPr>
              <w:t>1</w:t>
            </w:r>
          </w:p>
        </w:tc>
        <w:tc>
          <w:tcPr>
            <w:tcW w:w="1644" w:type="dxa"/>
            <w:shd w:val="clear" w:color="auto" w:fill="auto"/>
            <w:vAlign w:val="center"/>
            <w:hideMark/>
          </w:tcPr>
          <w:p w14:paraId="6B680166"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26EBBE95" w14:textId="77777777" w:rsidTr="00857106">
        <w:tc>
          <w:tcPr>
            <w:tcW w:w="1643" w:type="dxa"/>
            <w:vMerge/>
            <w:shd w:val="clear" w:color="auto" w:fill="auto"/>
            <w:vAlign w:val="center"/>
          </w:tcPr>
          <w:p w14:paraId="0006ECDA" w14:textId="77777777" w:rsidR="0018768E" w:rsidRPr="000023E7" w:rsidRDefault="0018768E" w:rsidP="0018768E">
            <w:pPr>
              <w:pStyle w:val="TAC"/>
              <w:rPr>
                <w:rFonts w:eastAsia="SimSun"/>
              </w:rPr>
            </w:pPr>
          </w:p>
        </w:tc>
        <w:tc>
          <w:tcPr>
            <w:tcW w:w="1644" w:type="dxa"/>
            <w:shd w:val="clear" w:color="auto" w:fill="auto"/>
            <w:vAlign w:val="center"/>
          </w:tcPr>
          <w:p w14:paraId="24B92756"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6E26D44D" w14:textId="77777777" w:rsidR="0018768E" w:rsidRPr="000023E7" w:rsidRDefault="0018768E" w:rsidP="0018768E">
            <w:pPr>
              <w:pStyle w:val="TAC"/>
              <w:rPr>
                <w:rFonts w:eastAsia="SimSun"/>
              </w:rPr>
            </w:pPr>
          </w:p>
        </w:tc>
        <w:tc>
          <w:tcPr>
            <w:tcW w:w="1644" w:type="dxa"/>
            <w:vMerge/>
            <w:shd w:val="clear" w:color="auto" w:fill="auto"/>
            <w:vAlign w:val="center"/>
          </w:tcPr>
          <w:p w14:paraId="62AB6F14" w14:textId="77777777" w:rsidR="0018768E" w:rsidRPr="000023E7" w:rsidRDefault="0018768E" w:rsidP="0018768E">
            <w:pPr>
              <w:pStyle w:val="TAC"/>
              <w:rPr>
                <w:rFonts w:eastAsia="SimSun"/>
              </w:rPr>
            </w:pPr>
          </w:p>
        </w:tc>
        <w:tc>
          <w:tcPr>
            <w:tcW w:w="1644" w:type="dxa"/>
            <w:shd w:val="clear" w:color="auto" w:fill="auto"/>
            <w:vAlign w:val="center"/>
          </w:tcPr>
          <w:p w14:paraId="65D13BB0" w14:textId="77777777" w:rsidR="0018768E" w:rsidRPr="000023E7" w:rsidRDefault="0018768E" w:rsidP="0018768E">
            <w:pPr>
              <w:pStyle w:val="TAC"/>
              <w:rPr>
                <w:rFonts w:eastAsia="SimSun"/>
              </w:rPr>
            </w:pPr>
            <w:r w:rsidRPr="000023E7">
              <w:rPr>
                <w:rFonts w:eastAsia="SimSun" w:hint="eastAsia"/>
                <w:lang w:eastAsia="zh-CN"/>
              </w:rPr>
              <w:t>3</w:t>
            </w:r>
          </w:p>
        </w:tc>
      </w:tr>
      <w:tr w:rsidR="0018768E" w:rsidRPr="00EC1066" w14:paraId="1DF1A0A1" w14:textId="77777777" w:rsidTr="00857106">
        <w:tc>
          <w:tcPr>
            <w:tcW w:w="1643" w:type="dxa"/>
            <w:vMerge w:val="restart"/>
            <w:shd w:val="clear" w:color="auto" w:fill="auto"/>
            <w:vAlign w:val="center"/>
            <w:hideMark/>
          </w:tcPr>
          <w:p w14:paraId="3CFB2655" w14:textId="77777777" w:rsidR="0018768E" w:rsidRPr="000023E7" w:rsidRDefault="0018768E" w:rsidP="0018768E">
            <w:pPr>
              <w:pStyle w:val="TAC"/>
              <w:rPr>
                <w:rFonts w:eastAsia="SimSun"/>
              </w:rPr>
            </w:pPr>
            <w:r w:rsidRPr="000023E7">
              <w:rPr>
                <w:rFonts w:eastAsia="SimSun"/>
              </w:rPr>
              <w:t>011</w:t>
            </w:r>
          </w:p>
        </w:tc>
        <w:tc>
          <w:tcPr>
            <w:tcW w:w="1644" w:type="dxa"/>
            <w:shd w:val="clear" w:color="auto" w:fill="auto"/>
            <w:vAlign w:val="center"/>
          </w:tcPr>
          <w:p w14:paraId="09FA5A4E"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64672A7D" w14:textId="77777777" w:rsidR="0018768E" w:rsidRPr="000023E7" w:rsidRDefault="0018768E" w:rsidP="0018768E">
            <w:pPr>
              <w:pStyle w:val="TAC"/>
              <w:rPr>
                <w:rFonts w:eastAsia="SimSun"/>
              </w:rPr>
            </w:pPr>
          </w:p>
        </w:tc>
        <w:tc>
          <w:tcPr>
            <w:tcW w:w="1644" w:type="dxa"/>
            <w:vMerge/>
            <w:shd w:val="clear" w:color="auto" w:fill="auto"/>
            <w:vAlign w:val="center"/>
            <w:hideMark/>
          </w:tcPr>
          <w:p w14:paraId="64D5FA8A" w14:textId="77777777" w:rsidR="0018768E" w:rsidRPr="000023E7" w:rsidRDefault="0018768E" w:rsidP="0018768E">
            <w:pPr>
              <w:pStyle w:val="TAC"/>
              <w:rPr>
                <w:rFonts w:eastAsia="SimSun"/>
                <w:lang w:eastAsia="zh-CN"/>
              </w:rPr>
            </w:pPr>
          </w:p>
        </w:tc>
        <w:tc>
          <w:tcPr>
            <w:tcW w:w="1644" w:type="dxa"/>
            <w:shd w:val="clear" w:color="auto" w:fill="auto"/>
            <w:vAlign w:val="center"/>
            <w:hideMark/>
          </w:tcPr>
          <w:p w14:paraId="7FF96701" w14:textId="77777777" w:rsidR="0018768E" w:rsidRPr="000023E7" w:rsidRDefault="0018768E" w:rsidP="0018768E">
            <w:pPr>
              <w:pStyle w:val="TAC"/>
              <w:rPr>
                <w:rFonts w:eastAsia="SimSun"/>
              </w:rPr>
            </w:pPr>
            <w:r w:rsidRPr="000023E7">
              <w:rPr>
                <w:rFonts w:eastAsia="SimSun" w:hint="eastAsia"/>
                <w:lang w:eastAsia="zh-CN"/>
              </w:rPr>
              <w:t>6</w:t>
            </w:r>
          </w:p>
        </w:tc>
      </w:tr>
      <w:tr w:rsidR="0018768E" w:rsidRPr="00EC1066" w14:paraId="2E500572" w14:textId="77777777" w:rsidTr="00857106">
        <w:tc>
          <w:tcPr>
            <w:tcW w:w="1643" w:type="dxa"/>
            <w:vMerge/>
            <w:shd w:val="clear" w:color="auto" w:fill="auto"/>
            <w:vAlign w:val="center"/>
          </w:tcPr>
          <w:p w14:paraId="59ABFF5A" w14:textId="77777777" w:rsidR="0018768E" w:rsidRPr="000023E7" w:rsidRDefault="0018768E" w:rsidP="0018768E">
            <w:pPr>
              <w:pStyle w:val="TAC"/>
              <w:rPr>
                <w:rFonts w:eastAsia="SimSun"/>
              </w:rPr>
            </w:pPr>
          </w:p>
        </w:tc>
        <w:tc>
          <w:tcPr>
            <w:tcW w:w="1644" w:type="dxa"/>
            <w:shd w:val="clear" w:color="auto" w:fill="auto"/>
            <w:vAlign w:val="center"/>
          </w:tcPr>
          <w:p w14:paraId="367008BF"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030C5431" w14:textId="77777777" w:rsidR="0018768E" w:rsidRPr="000023E7" w:rsidRDefault="0018768E" w:rsidP="0018768E">
            <w:pPr>
              <w:pStyle w:val="TAC"/>
              <w:rPr>
                <w:rFonts w:eastAsia="SimSun"/>
              </w:rPr>
            </w:pPr>
          </w:p>
        </w:tc>
        <w:tc>
          <w:tcPr>
            <w:tcW w:w="1644" w:type="dxa"/>
            <w:vMerge/>
            <w:shd w:val="clear" w:color="auto" w:fill="auto"/>
            <w:vAlign w:val="center"/>
          </w:tcPr>
          <w:p w14:paraId="0B069640" w14:textId="77777777" w:rsidR="0018768E" w:rsidRPr="000023E7" w:rsidRDefault="0018768E" w:rsidP="0018768E">
            <w:pPr>
              <w:pStyle w:val="TAC"/>
              <w:rPr>
                <w:rFonts w:eastAsia="SimSun"/>
              </w:rPr>
            </w:pPr>
          </w:p>
        </w:tc>
        <w:tc>
          <w:tcPr>
            <w:tcW w:w="1644" w:type="dxa"/>
            <w:shd w:val="clear" w:color="auto" w:fill="auto"/>
            <w:vAlign w:val="center"/>
          </w:tcPr>
          <w:p w14:paraId="16BEBC71" w14:textId="77777777" w:rsidR="0018768E" w:rsidRPr="000023E7" w:rsidRDefault="0018768E" w:rsidP="0018768E">
            <w:pPr>
              <w:pStyle w:val="TAC"/>
              <w:rPr>
                <w:rFonts w:eastAsia="SimSun"/>
              </w:rPr>
            </w:pPr>
            <w:r w:rsidRPr="000023E7">
              <w:rPr>
                <w:rFonts w:eastAsia="SimSun" w:hint="eastAsia"/>
                <w:lang w:eastAsia="zh-CN"/>
              </w:rPr>
              <w:t>9</w:t>
            </w:r>
          </w:p>
        </w:tc>
      </w:tr>
      <w:tr w:rsidR="0018768E" w:rsidRPr="00EC1066" w14:paraId="5A63BAEF" w14:textId="77777777" w:rsidTr="00857106">
        <w:tc>
          <w:tcPr>
            <w:tcW w:w="1643" w:type="dxa"/>
            <w:vMerge w:val="restart"/>
            <w:shd w:val="clear" w:color="auto" w:fill="auto"/>
            <w:vAlign w:val="center"/>
            <w:hideMark/>
          </w:tcPr>
          <w:p w14:paraId="4EEDBF2B" w14:textId="77777777" w:rsidR="0018768E" w:rsidRPr="000023E7" w:rsidRDefault="0018768E" w:rsidP="0018768E">
            <w:pPr>
              <w:pStyle w:val="TAC"/>
              <w:rPr>
                <w:rFonts w:eastAsia="SimSun"/>
              </w:rPr>
            </w:pPr>
            <w:r w:rsidRPr="000023E7">
              <w:rPr>
                <w:rFonts w:eastAsia="SimSun"/>
              </w:rPr>
              <w:t>100</w:t>
            </w:r>
          </w:p>
        </w:tc>
        <w:tc>
          <w:tcPr>
            <w:tcW w:w="1644" w:type="dxa"/>
            <w:shd w:val="clear" w:color="auto" w:fill="auto"/>
            <w:vAlign w:val="center"/>
          </w:tcPr>
          <w:p w14:paraId="11CBA12A" w14:textId="77777777" w:rsidR="0018768E" w:rsidRPr="000023E7" w:rsidRDefault="0018768E" w:rsidP="0018768E">
            <w:pPr>
              <w:pStyle w:val="TAC"/>
              <w:rPr>
                <w:rFonts w:eastAsia="SimSun"/>
              </w:rPr>
            </w:pPr>
            <w:r w:rsidRPr="000023E7">
              <w:rPr>
                <w:rFonts w:eastAsia="SimSun"/>
              </w:rPr>
              <w:t>0</w:t>
            </w:r>
          </w:p>
        </w:tc>
        <w:tc>
          <w:tcPr>
            <w:tcW w:w="1644" w:type="dxa"/>
            <w:vMerge w:val="restart"/>
            <w:shd w:val="clear" w:color="auto" w:fill="auto"/>
            <w:vAlign w:val="center"/>
            <w:hideMark/>
          </w:tcPr>
          <w:p w14:paraId="4BF27D75" w14:textId="77777777" w:rsidR="0018768E" w:rsidRPr="000023E7" w:rsidRDefault="0018768E" w:rsidP="0018768E">
            <w:pPr>
              <w:pStyle w:val="TAC"/>
              <w:rPr>
                <w:rFonts w:eastAsia="SimSun"/>
                <w:lang w:eastAsia="zh-CN"/>
              </w:rPr>
            </w:pPr>
            <w:r>
              <w:rPr>
                <w:rFonts w:eastAsia="SimSun" w:hint="eastAsia"/>
                <w:lang w:eastAsia="zh-CN"/>
              </w:rPr>
              <w:t>1</w:t>
            </w:r>
          </w:p>
        </w:tc>
        <w:tc>
          <w:tcPr>
            <w:tcW w:w="1644" w:type="dxa"/>
            <w:vMerge w:val="restart"/>
            <w:shd w:val="clear" w:color="auto" w:fill="auto"/>
            <w:vAlign w:val="center"/>
            <w:hideMark/>
          </w:tcPr>
          <w:p w14:paraId="30C3C9FF" w14:textId="77777777" w:rsidR="0018768E" w:rsidRPr="000023E7" w:rsidRDefault="0018768E" w:rsidP="0018768E">
            <w:pPr>
              <w:pStyle w:val="TAC"/>
              <w:rPr>
                <w:rFonts w:eastAsia="SimSun"/>
              </w:rPr>
            </w:pPr>
            <w:r w:rsidRPr="000023E7">
              <w:rPr>
                <w:rFonts w:eastAsia="SimSun"/>
              </w:rPr>
              <w:t>0</w:t>
            </w:r>
          </w:p>
        </w:tc>
        <w:tc>
          <w:tcPr>
            <w:tcW w:w="1644" w:type="dxa"/>
            <w:shd w:val="clear" w:color="auto" w:fill="auto"/>
            <w:vAlign w:val="center"/>
            <w:hideMark/>
          </w:tcPr>
          <w:p w14:paraId="622902F7"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6FCFBE68" w14:textId="77777777" w:rsidTr="00857106">
        <w:tc>
          <w:tcPr>
            <w:tcW w:w="1643" w:type="dxa"/>
            <w:vMerge/>
            <w:shd w:val="clear" w:color="auto" w:fill="auto"/>
            <w:vAlign w:val="center"/>
          </w:tcPr>
          <w:p w14:paraId="3F0750AB" w14:textId="77777777" w:rsidR="0018768E" w:rsidRPr="000023E7" w:rsidRDefault="0018768E" w:rsidP="0018768E">
            <w:pPr>
              <w:pStyle w:val="TAC"/>
              <w:rPr>
                <w:rFonts w:eastAsia="SimSun"/>
              </w:rPr>
            </w:pPr>
          </w:p>
        </w:tc>
        <w:tc>
          <w:tcPr>
            <w:tcW w:w="1644" w:type="dxa"/>
            <w:shd w:val="clear" w:color="auto" w:fill="auto"/>
            <w:vAlign w:val="center"/>
          </w:tcPr>
          <w:p w14:paraId="16AE94E7"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42932128" w14:textId="77777777" w:rsidR="0018768E" w:rsidRPr="000023E7" w:rsidRDefault="0018768E" w:rsidP="0018768E">
            <w:pPr>
              <w:pStyle w:val="TAC"/>
              <w:rPr>
                <w:rFonts w:eastAsia="SimSun"/>
              </w:rPr>
            </w:pPr>
          </w:p>
        </w:tc>
        <w:tc>
          <w:tcPr>
            <w:tcW w:w="1644" w:type="dxa"/>
            <w:vMerge/>
            <w:shd w:val="clear" w:color="auto" w:fill="auto"/>
            <w:vAlign w:val="center"/>
          </w:tcPr>
          <w:p w14:paraId="216BE110" w14:textId="77777777" w:rsidR="0018768E" w:rsidRPr="000023E7" w:rsidRDefault="0018768E" w:rsidP="0018768E">
            <w:pPr>
              <w:pStyle w:val="TAC"/>
              <w:rPr>
                <w:rFonts w:eastAsia="SimSun"/>
              </w:rPr>
            </w:pPr>
          </w:p>
        </w:tc>
        <w:tc>
          <w:tcPr>
            <w:tcW w:w="1644" w:type="dxa"/>
            <w:shd w:val="clear" w:color="auto" w:fill="auto"/>
            <w:vAlign w:val="center"/>
          </w:tcPr>
          <w:p w14:paraId="42A5DB02" w14:textId="77777777" w:rsidR="0018768E" w:rsidRPr="000023E7" w:rsidRDefault="0018768E" w:rsidP="0018768E">
            <w:pPr>
              <w:pStyle w:val="TAC"/>
              <w:rPr>
                <w:rFonts w:eastAsia="SimSun"/>
              </w:rPr>
            </w:pPr>
            <w:r w:rsidRPr="000023E7">
              <w:rPr>
                <w:rFonts w:eastAsia="SimSun" w:hint="eastAsia"/>
                <w:lang w:eastAsia="zh-CN"/>
              </w:rPr>
              <w:t>3</w:t>
            </w:r>
          </w:p>
        </w:tc>
      </w:tr>
      <w:tr w:rsidR="0018768E" w:rsidRPr="00EC1066" w14:paraId="768725A1" w14:textId="77777777" w:rsidTr="00857106">
        <w:tc>
          <w:tcPr>
            <w:tcW w:w="1643" w:type="dxa"/>
            <w:vMerge w:val="restart"/>
            <w:shd w:val="clear" w:color="auto" w:fill="auto"/>
            <w:vAlign w:val="center"/>
            <w:hideMark/>
          </w:tcPr>
          <w:p w14:paraId="0FC87E17" w14:textId="77777777" w:rsidR="0018768E" w:rsidRPr="000023E7" w:rsidRDefault="0018768E" w:rsidP="0018768E">
            <w:pPr>
              <w:pStyle w:val="TAC"/>
              <w:rPr>
                <w:rFonts w:eastAsia="SimSun"/>
              </w:rPr>
            </w:pPr>
            <w:r w:rsidRPr="000023E7">
              <w:rPr>
                <w:rFonts w:eastAsia="SimSun"/>
              </w:rPr>
              <w:t>101</w:t>
            </w:r>
          </w:p>
        </w:tc>
        <w:tc>
          <w:tcPr>
            <w:tcW w:w="1644" w:type="dxa"/>
            <w:shd w:val="clear" w:color="auto" w:fill="auto"/>
            <w:vAlign w:val="center"/>
          </w:tcPr>
          <w:p w14:paraId="1999F7D3"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42C5075C" w14:textId="77777777" w:rsidR="0018768E" w:rsidRPr="000023E7" w:rsidRDefault="0018768E" w:rsidP="0018768E">
            <w:pPr>
              <w:pStyle w:val="TAC"/>
              <w:rPr>
                <w:rFonts w:eastAsia="SimSun"/>
              </w:rPr>
            </w:pPr>
          </w:p>
        </w:tc>
        <w:tc>
          <w:tcPr>
            <w:tcW w:w="1644" w:type="dxa"/>
            <w:vMerge/>
            <w:shd w:val="clear" w:color="auto" w:fill="auto"/>
            <w:vAlign w:val="center"/>
            <w:hideMark/>
          </w:tcPr>
          <w:p w14:paraId="1BB8269F" w14:textId="77777777" w:rsidR="0018768E" w:rsidRPr="000023E7" w:rsidRDefault="0018768E" w:rsidP="0018768E">
            <w:pPr>
              <w:pStyle w:val="TAC"/>
              <w:rPr>
                <w:rFonts w:eastAsia="SimSun"/>
                <w:lang w:eastAsia="zh-CN"/>
              </w:rPr>
            </w:pPr>
          </w:p>
        </w:tc>
        <w:tc>
          <w:tcPr>
            <w:tcW w:w="1644" w:type="dxa"/>
            <w:shd w:val="clear" w:color="auto" w:fill="auto"/>
            <w:vAlign w:val="center"/>
            <w:hideMark/>
          </w:tcPr>
          <w:p w14:paraId="02AE5F35" w14:textId="77777777" w:rsidR="0018768E" w:rsidRPr="000023E7" w:rsidRDefault="0018768E" w:rsidP="0018768E">
            <w:pPr>
              <w:pStyle w:val="TAC"/>
              <w:rPr>
                <w:rFonts w:eastAsia="SimSun"/>
              </w:rPr>
            </w:pPr>
            <w:r w:rsidRPr="000023E7">
              <w:rPr>
                <w:rFonts w:eastAsia="SimSun" w:hint="eastAsia"/>
                <w:lang w:eastAsia="zh-CN"/>
              </w:rPr>
              <w:t>6</w:t>
            </w:r>
          </w:p>
        </w:tc>
      </w:tr>
      <w:tr w:rsidR="0018768E" w:rsidRPr="00EC1066" w14:paraId="3AB2F2D5" w14:textId="77777777" w:rsidTr="00857106">
        <w:tc>
          <w:tcPr>
            <w:tcW w:w="1643" w:type="dxa"/>
            <w:vMerge/>
            <w:shd w:val="clear" w:color="auto" w:fill="auto"/>
            <w:vAlign w:val="center"/>
          </w:tcPr>
          <w:p w14:paraId="39BB863B" w14:textId="77777777" w:rsidR="0018768E" w:rsidRPr="000023E7" w:rsidRDefault="0018768E" w:rsidP="0018768E">
            <w:pPr>
              <w:pStyle w:val="TAC"/>
              <w:rPr>
                <w:rFonts w:eastAsia="SimSun"/>
              </w:rPr>
            </w:pPr>
          </w:p>
        </w:tc>
        <w:tc>
          <w:tcPr>
            <w:tcW w:w="1644" w:type="dxa"/>
            <w:shd w:val="clear" w:color="auto" w:fill="auto"/>
            <w:vAlign w:val="center"/>
          </w:tcPr>
          <w:p w14:paraId="6A194FD6"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6818ACBE" w14:textId="77777777" w:rsidR="0018768E" w:rsidRPr="000023E7" w:rsidRDefault="0018768E" w:rsidP="0018768E">
            <w:pPr>
              <w:pStyle w:val="TAC"/>
              <w:rPr>
                <w:rFonts w:eastAsia="SimSun"/>
              </w:rPr>
            </w:pPr>
          </w:p>
        </w:tc>
        <w:tc>
          <w:tcPr>
            <w:tcW w:w="1644" w:type="dxa"/>
            <w:vMerge/>
            <w:shd w:val="clear" w:color="auto" w:fill="auto"/>
            <w:vAlign w:val="center"/>
          </w:tcPr>
          <w:p w14:paraId="15A7D35C" w14:textId="77777777" w:rsidR="0018768E" w:rsidRPr="000023E7" w:rsidRDefault="0018768E" w:rsidP="0018768E">
            <w:pPr>
              <w:pStyle w:val="TAC"/>
              <w:rPr>
                <w:rFonts w:eastAsia="SimSun"/>
              </w:rPr>
            </w:pPr>
          </w:p>
        </w:tc>
        <w:tc>
          <w:tcPr>
            <w:tcW w:w="1644" w:type="dxa"/>
            <w:shd w:val="clear" w:color="auto" w:fill="auto"/>
            <w:vAlign w:val="center"/>
          </w:tcPr>
          <w:p w14:paraId="62643E32" w14:textId="77777777" w:rsidR="0018768E" w:rsidRPr="000023E7" w:rsidRDefault="0018768E" w:rsidP="0018768E">
            <w:pPr>
              <w:pStyle w:val="TAC"/>
              <w:rPr>
                <w:rFonts w:eastAsia="SimSun"/>
              </w:rPr>
            </w:pPr>
            <w:r w:rsidRPr="000023E7">
              <w:rPr>
                <w:rFonts w:eastAsia="SimSun" w:hint="eastAsia"/>
                <w:lang w:eastAsia="zh-CN"/>
              </w:rPr>
              <w:t>9</w:t>
            </w:r>
          </w:p>
        </w:tc>
      </w:tr>
      <w:tr w:rsidR="0018768E" w:rsidRPr="00EC1066" w14:paraId="0A05817D" w14:textId="77777777" w:rsidTr="00857106">
        <w:tc>
          <w:tcPr>
            <w:tcW w:w="1643" w:type="dxa"/>
            <w:vMerge w:val="restart"/>
            <w:shd w:val="clear" w:color="auto" w:fill="auto"/>
            <w:vAlign w:val="center"/>
            <w:hideMark/>
          </w:tcPr>
          <w:p w14:paraId="7E1ABA14" w14:textId="77777777" w:rsidR="0018768E" w:rsidRPr="000023E7" w:rsidRDefault="0018768E" w:rsidP="0018768E">
            <w:pPr>
              <w:pStyle w:val="TAC"/>
              <w:rPr>
                <w:rFonts w:eastAsia="SimSun"/>
              </w:rPr>
            </w:pPr>
            <w:r w:rsidRPr="000023E7">
              <w:rPr>
                <w:rFonts w:eastAsia="SimSun"/>
              </w:rPr>
              <w:t>110</w:t>
            </w:r>
          </w:p>
        </w:tc>
        <w:tc>
          <w:tcPr>
            <w:tcW w:w="1644" w:type="dxa"/>
            <w:shd w:val="clear" w:color="auto" w:fill="auto"/>
            <w:vAlign w:val="center"/>
          </w:tcPr>
          <w:p w14:paraId="62619643"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54CE7210" w14:textId="77777777" w:rsidR="0018768E" w:rsidRPr="000023E7" w:rsidRDefault="0018768E" w:rsidP="0018768E">
            <w:pPr>
              <w:pStyle w:val="TAC"/>
              <w:rPr>
                <w:rFonts w:eastAsia="SimSun"/>
              </w:rPr>
            </w:pPr>
          </w:p>
        </w:tc>
        <w:tc>
          <w:tcPr>
            <w:tcW w:w="1644" w:type="dxa"/>
            <w:vMerge w:val="restart"/>
            <w:shd w:val="clear" w:color="auto" w:fill="auto"/>
            <w:vAlign w:val="center"/>
            <w:hideMark/>
          </w:tcPr>
          <w:p w14:paraId="0EFAB4F8" w14:textId="77777777" w:rsidR="0018768E" w:rsidRPr="000023E7" w:rsidRDefault="0018768E" w:rsidP="0018768E">
            <w:pPr>
              <w:pStyle w:val="TAC"/>
              <w:rPr>
                <w:rFonts w:eastAsia="SimSun"/>
                <w:lang w:eastAsia="zh-CN"/>
              </w:rPr>
            </w:pPr>
            <w:r w:rsidRPr="000023E7">
              <w:rPr>
                <w:rFonts w:eastAsia="SimSun" w:hint="eastAsia"/>
                <w:lang w:eastAsia="zh-CN"/>
              </w:rPr>
              <w:t>1</w:t>
            </w:r>
          </w:p>
        </w:tc>
        <w:tc>
          <w:tcPr>
            <w:tcW w:w="1644" w:type="dxa"/>
            <w:shd w:val="clear" w:color="auto" w:fill="auto"/>
            <w:vAlign w:val="center"/>
            <w:hideMark/>
          </w:tcPr>
          <w:p w14:paraId="42FD49D0" w14:textId="77777777" w:rsidR="0018768E" w:rsidRPr="000023E7" w:rsidRDefault="0018768E" w:rsidP="0018768E">
            <w:pPr>
              <w:pStyle w:val="TAC"/>
              <w:rPr>
                <w:rFonts w:eastAsia="SimSun"/>
              </w:rPr>
            </w:pPr>
            <w:r w:rsidRPr="000023E7">
              <w:rPr>
                <w:rFonts w:eastAsia="SimSun" w:hint="eastAsia"/>
                <w:lang w:eastAsia="zh-CN"/>
              </w:rPr>
              <w:t>0</w:t>
            </w:r>
          </w:p>
        </w:tc>
      </w:tr>
      <w:tr w:rsidR="0018768E" w:rsidRPr="00EC1066" w14:paraId="6BAEE9EC" w14:textId="77777777" w:rsidTr="00857106">
        <w:tc>
          <w:tcPr>
            <w:tcW w:w="1643" w:type="dxa"/>
            <w:vMerge/>
            <w:shd w:val="clear" w:color="auto" w:fill="auto"/>
            <w:vAlign w:val="center"/>
          </w:tcPr>
          <w:p w14:paraId="1045527C" w14:textId="77777777" w:rsidR="0018768E" w:rsidRPr="000023E7" w:rsidRDefault="0018768E" w:rsidP="0018768E">
            <w:pPr>
              <w:pStyle w:val="TAC"/>
              <w:rPr>
                <w:rFonts w:eastAsia="SimSun"/>
              </w:rPr>
            </w:pPr>
          </w:p>
        </w:tc>
        <w:tc>
          <w:tcPr>
            <w:tcW w:w="1644" w:type="dxa"/>
            <w:shd w:val="clear" w:color="auto" w:fill="auto"/>
            <w:vAlign w:val="center"/>
          </w:tcPr>
          <w:p w14:paraId="4E7A09C1"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3AD51F7C" w14:textId="77777777" w:rsidR="0018768E" w:rsidRPr="000023E7" w:rsidRDefault="0018768E" w:rsidP="0018768E">
            <w:pPr>
              <w:pStyle w:val="TAC"/>
              <w:rPr>
                <w:rFonts w:eastAsia="SimSun"/>
              </w:rPr>
            </w:pPr>
          </w:p>
        </w:tc>
        <w:tc>
          <w:tcPr>
            <w:tcW w:w="1644" w:type="dxa"/>
            <w:vMerge/>
            <w:shd w:val="clear" w:color="auto" w:fill="auto"/>
            <w:vAlign w:val="center"/>
          </w:tcPr>
          <w:p w14:paraId="1D25A0E1" w14:textId="77777777" w:rsidR="0018768E" w:rsidRPr="000023E7" w:rsidRDefault="0018768E" w:rsidP="0018768E">
            <w:pPr>
              <w:pStyle w:val="TAC"/>
              <w:rPr>
                <w:rFonts w:eastAsia="SimSun"/>
              </w:rPr>
            </w:pPr>
          </w:p>
        </w:tc>
        <w:tc>
          <w:tcPr>
            <w:tcW w:w="1644" w:type="dxa"/>
            <w:shd w:val="clear" w:color="auto" w:fill="auto"/>
            <w:vAlign w:val="center"/>
          </w:tcPr>
          <w:p w14:paraId="4799A07E" w14:textId="77777777" w:rsidR="0018768E" w:rsidRPr="000023E7" w:rsidRDefault="0018768E" w:rsidP="0018768E">
            <w:pPr>
              <w:pStyle w:val="TAC"/>
              <w:rPr>
                <w:rFonts w:eastAsia="SimSun"/>
              </w:rPr>
            </w:pPr>
            <w:r w:rsidRPr="000023E7">
              <w:rPr>
                <w:rFonts w:eastAsia="SimSun" w:hint="eastAsia"/>
                <w:lang w:eastAsia="zh-CN"/>
              </w:rPr>
              <w:t>3</w:t>
            </w:r>
          </w:p>
        </w:tc>
      </w:tr>
      <w:tr w:rsidR="0018768E" w:rsidRPr="00EC1066" w14:paraId="52033F72" w14:textId="77777777" w:rsidTr="00857106">
        <w:tc>
          <w:tcPr>
            <w:tcW w:w="1643" w:type="dxa"/>
            <w:vMerge w:val="restart"/>
            <w:shd w:val="clear" w:color="auto" w:fill="auto"/>
            <w:vAlign w:val="center"/>
            <w:hideMark/>
          </w:tcPr>
          <w:p w14:paraId="3050EF02" w14:textId="77777777" w:rsidR="0018768E" w:rsidRPr="000023E7" w:rsidRDefault="0018768E" w:rsidP="0018768E">
            <w:pPr>
              <w:pStyle w:val="TAC"/>
              <w:rPr>
                <w:rFonts w:eastAsia="SimSun"/>
              </w:rPr>
            </w:pPr>
            <w:r w:rsidRPr="000023E7">
              <w:rPr>
                <w:rFonts w:eastAsia="SimSun"/>
              </w:rPr>
              <w:t>111</w:t>
            </w:r>
          </w:p>
        </w:tc>
        <w:tc>
          <w:tcPr>
            <w:tcW w:w="1644" w:type="dxa"/>
            <w:shd w:val="clear" w:color="auto" w:fill="auto"/>
            <w:vAlign w:val="center"/>
          </w:tcPr>
          <w:p w14:paraId="2BEDE556" w14:textId="77777777" w:rsidR="0018768E" w:rsidRPr="000023E7" w:rsidRDefault="0018768E" w:rsidP="0018768E">
            <w:pPr>
              <w:pStyle w:val="TAC"/>
              <w:rPr>
                <w:rFonts w:eastAsia="SimSun"/>
              </w:rPr>
            </w:pPr>
            <w:r w:rsidRPr="000023E7">
              <w:rPr>
                <w:rFonts w:eastAsia="SimSun"/>
              </w:rPr>
              <w:t>0</w:t>
            </w:r>
          </w:p>
        </w:tc>
        <w:tc>
          <w:tcPr>
            <w:tcW w:w="1644" w:type="dxa"/>
            <w:vMerge/>
            <w:shd w:val="clear" w:color="auto" w:fill="auto"/>
            <w:vAlign w:val="center"/>
            <w:hideMark/>
          </w:tcPr>
          <w:p w14:paraId="6083E444" w14:textId="77777777" w:rsidR="0018768E" w:rsidRPr="000023E7" w:rsidRDefault="0018768E" w:rsidP="0018768E">
            <w:pPr>
              <w:pStyle w:val="TAC"/>
              <w:rPr>
                <w:rFonts w:eastAsia="SimSun"/>
              </w:rPr>
            </w:pPr>
          </w:p>
        </w:tc>
        <w:tc>
          <w:tcPr>
            <w:tcW w:w="1644" w:type="dxa"/>
            <w:vMerge/>
            <w:shd w:val="clear" w:color="auto" w:fill="auto"/>
            <w:vAlign w:val="center"/>
            <w:hideMark/>
          </w:tcPr>
          <w:p w14:paraId="3ED8DE3E" w14:textId="77777777" w:rsidR="0018768E" w:rsidRPr="000023E7" w:rsidRDefault="0018768E" w:rsidP="0018768E">
            <w:pPr>
              <w:pStyle w:val="TAC"/>
              <w:rPr>
                <w:rFonts w:eastAsia="SimSun"/>
                <w:lang w:eastAsia="zh-CN"/>
              </w:rPr>
            </w:pPr>
          </w:p>
        </w:tc>
        <w:tc>
          <w:tcPr>
            <w:tcW w:w="1644" w:type="dxa"/>
            <w:shd w:val="clear" w:color="auto" w:fill="auto"/>
            <w:vAlign w:val="center"/>
            <w:hideMark/>
          </w:tcPr>
          <w:p w14:paraId="20D2CCB0" w14:textId="77777777" w:rsidR="0018768E" w:rsidRPr="000023E7" w:rsidRDefault="0018768E" w:rsidP="0018768E">
            <w:pPr>
              <w:pStyle w:val="TAC"/>
              <w:rPr>
                <w:rFonts w:eastAsia="SimSun"/>
              </w:rPr>
            </w:pPr>
            <w:r w:rsidRPr="000023E7">
              <w:rPr>
                <w:rFonts w:eastAsia="SimSun" w:hint="eastAsia"/>
                <w:lang w:eastAsia="zh-CN"/>
              </w:rPr>
              <w:t>6</w:t>
            </w:r>
          </w:p>
        </w:tc>
      </w:tr>
      <w:tr w:rsidR="0018768E" w:rsidRPr="00EC1066" w14:paraId="42136AA7" w14:textId="77777777" w:rsidTr="00857106">
        <w:tc>
          <w:tcPr>
            <w:tcW w:w="1643" w:type="dxa"/>
            <w:vMerge/>
            <w:shd w:val="clear" w:color="auto" w:fill="auto"/>
            <w:vAlign w:val="center"/>
          </w:tcPr>
          <w:p w14:paraId="61A5EB81" w14:textId="77777777" w:rsidR="0018768E" w:rsidRPr="000023E7" w:rsidRDefault="0018768E" w:rsidP="0018768E">
            <w:pPr>
              <w:pStyle w:val="TAC"/>
              <w:rPr>
                <w:rFonts w:eastAsia="SimSun"/>
              </w:rPr>
            </w:pPr>
          </w:p>
        </w:tc>
        <w:tc>
          <w:tcPr>
            <w:tcW w:w="1644" w:type="dxa"/>
            <w:shd w:val="clear" w:color="auto" w:fill="auto"/>
            <w:vAlign w:val="center"/>
          </w:tcPr>
          <w:p w14:paraId="35488DB4" w14:textId="77777777" w:rsidR="0018768E" w:rsidRPr="000023E7" w:rsidRDefault="0018768E" w:rsidP="0018768E">
            <w:pPr>
              <w:pStyle w:val="TAC"/>
              <w:rPr>
                <w:rFonts w:eastAsia="SimSun"/>
              </w:rPr>
            </w:pPr>
            <w:r w:rsidRPr="000023E7">
              <w:rPr>
                <w:rFonts w:eastAsia="SimSun"/>
              </w:rPr>
              <w:t>1</w:t>
            </w:r>
          </w:p>
        </w:tc>
        <w:tc>
          <w:tcPr>
            <w:tcW w:w="1644" w:type="dxa"/>
            <w:vMerge/>
            <w:shd w:val="clear" w:color="auto" w:fill="auto"/>
            <w:vAlign w:val="center"/>
          </w:tcPr>
          <w:p w14:paraId="3B710410" w14:textId="77777777" w:rsidR="0018768E" w:rsidRPr="000023E7" w:rsidRDefault="0018768E" w:rsidP="0018768E">
            <w:pPr>
              <w:pStyle w:val="TAC"/>
              <w:rPr>
                <w:rFonts w:eastAsia="SimSun"/>
              </w:rPr>
            </w:pPr>
          </w:p>
        </w:tc>
        <w:tc>
          <w:tcPr>
            <w:tcW w:w="1644" w:type="dxa"/>
            <w:vMerge/>
            <w:shd w:val="clear" w:color="auto" w:fill="auto"/>
            <w:vAlign w:val="center"/>
          </w:tcPr>
          <w:p w14:paraId="79B5B333" w14:textId="77777777" w:rsidR="0018768E" w:rsidRPr="000023E7" w:rsidRDefault="0018768E" w:rsidP="0018768E">
            <w:pPr>
              <w:pStyle w:val="TAC"/>
              <w:rPr>
                <w:rFonts w:eastAsia="SimSun"/>
              </w:rPr>
            </w:pPr>
          </w:p>
        </w:tc>
        <w:tc>
          <w:tcPr>
            <w:tcW w:w="1644" w:type="dxa"/>
            <w:shd w:val="clear" w:color="auto" w:fill="auto"/>
            <w:vAlign w:val="center"/>
          </w:tcPr>
          <w:p w14:paraId="4AA8A01E" w14:textId="77777777" w:rsidR="0018768E" w:rsidRPr="000023E7" w:rsidRDefault="0018768E" w:rsidP="0018768E">
            <w:pPr>
              <w:pStyle w:val="TAC"/>
              <w:rPr>
                <w:rFonts w:eastAsia="SimSun"/>
              </w:rPr>
            </w:pPr>
            <w:r w:rsidRPr="000023E7">
              <w:rPr>
                <w:rFonts w:eastAsia="SimSun" w:hint="eastAsia"/>
                <w:lang w:eastAsia="zh-CN"/>
              </w:rPr>
              <w:t>9</w:t>
            </w:r>
          </w:p>
        </w:tc>
      </w:tr>
    </w:tbl>
    <w:p w14:paraId="7DEF54A4" w14:textId="77777777" w:rsidR="0018768E" w:rsidRDefault="0018768E" w:rsidP="0018768E">
      <w:pPr>
        <w:rPr>
          <w:lang w:eastAsia="x-none"/>
        </w:rPr>
      </w:pPr>
    </w:p>
    <w:p w14:paraId="618F1ED2" w14:textId="114C201E" w:rsidR="0018768E" w:rsidRPr="00A508E3" w:rsidRDefault="0058452E" w:rsidP="0018768E">
      <w:pPr>
        <w:rPr>
          <w:b/>
          <w:lang w:eastAsia="x-none"/>
        </w:rPr>
      </w:pPr>
      <w:hyperlink r:id="rId1688" w:history="1">
        <w:r w:rsidR="000F2B08">
          <w:rPr>
            <w:rStyle w:val="Hyperlink"/>
            <w:b/>
            <w:lang w:eastAsia="x-none"/>
          </w:rPr>
          <w:t>R1-1807863</w:t>
        </w:r>
      </w:hyperlink>
      <w:r w:rsidR="0018768E" w:rsidRPr="0018768E">
        <w:rPr>
          <w:b/>
          <w:lang w:eastAsia="x-none"/>
        </w:rPr>
        <w:tab/>
        <w:t>Summary of offline discussion on PUCCH resource allocation</w:t>
      </w:r>
      <w:r w:rsidR="0018768E" w:rsidRPr="0018768E">
        <w:rPr>
          <w:b/>
          <w:lang w:eastAsia="x-none"/>
        </w:rPr>
        <w:tab/>
        <w:t>OPPO</w:t>
      </w:r>
    </w:p>
    <w:p w14:paraId="1165113B" w14:textId="77777777" w:rsidR="0018768E" w:rsidRDefault="0018768E" w:rsidP="0018768E">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39958C55" w14:textId="77777777" w:rsidR="0018768E" w:rsidRDefault="0018768E" w:rsidP="0018768E">
      <w:pPr>
        <w:rPr>
          <w:highlight w:val="green"/>
          <w:lang w:eastAsia="x-none"/>
        </w:rPr>
      </w:pPr>
    </w:p>
    <w:p w14:paraId="4A9E593F" w14:textId="7B710339" w:rsidR="0018768E" w:rsidRDefault="0018768E" w:rsidP="0018768E">
      <w:pPr>
        <w:rPr>
          <w:lang w:eastAsia="x-none"/>
        </w:rPr>
      </w:pPr>
      <w:r w:rsidRPr="00A508E3">
        <w:rPr>
          <w:highlight w:val="green"/>
          <w:lang w:eastAsia="x-none"/>
        </w:rPr>
        <w:t>Agreements</w:t>
      </w:r>
      <w:r>
        <w:rPr>
          <w:lang w:eastAsia="x-none"/>
        </w:rPr>
        <w:t>:</w:t>
      </w:r>
    </w:p>
    <w:p w14:paraId="37D2A280" w14:textId="77777777" w:rsidR="0018768E" w:rsidRDefault="0018768E" w:rsidP="0018768E">
      <w:pPr>
        <w:rPr>
          <w:rFonts w:eastAsia="SimSun"/>
          <w:lang w:eastAsia="zh-CN"/>
        </w:rPr>
      </w:pPr>
      <w:r w:rsidRPr="005D5BA2">
        <w:t>For PUCCH resource allocation</w:t>
      </w:r>
      <w:r w:rsidRPr="005D5BA2">
        <w:rPr>
          <w:rFonts w:hint="eastAsia"/>
        </w:rPr>
        <w:t xml:space="preserve"> before</w:t>
      </w:r>
      <w:r w:rsidRPr="005D5BA2">
        <w:t xml:space="preserve"> a UE has a </w:t>
      </w:r>
      <w:r w:rsidRPr="005D5BA2">
        <w:rPr>
          <w:rFonts w:hint="eastAsia"/>
        </w:rPr>
        <w:t xml:space="preserve">dedicated </w:t>
      </w:r>
      <w:r w:rsidRPr="005D5BA2">
        <w:t xml:space="preserve">PUCCH configuration, </w:t>
      </w:r>
      <w:r w:rsidRPr="00237949">
        <w:rPr>
          <w:rFonts w:eastAsia="SimSun" w:hint="eastAsia"/>
          <w:lang w:eastAsia="zh-CN"/>
        </w:rPr>
        <w:t xml:space="preserve">adopt </w:t>
      </w:r>
      <w:r w:rsidRPr="00BB7FB0">
        <w:rPr>
          <w:rFonts w:hint="eastAsia"/>
        </w:rPr>
        <w:t>the</w:t>
      </w:r>
      <w:r w:rsidRPr="00237949">
        <w:rPr>
          <w:rFonts w:eastAsia="SimSun" w:hint="eastAsia"/>
          <w:lang w:eastAsia="zh-CN"/>
        </w:rPr>
        <w:t xml:space="preserve"> following</w:t>
      </w:r>
      <w:r w:rsidRPr="00BB7FB0">
        <w:rPr>
          <w:rFonts w:hint="eastAsia"/>
        </w:rPr>
        <w:t xml:space="preserve"> table </w:t>
      </w:r>
      <w:r w:rsidRPr="00237949">
        <w:rPr>
          <w:rFonts w:eastAsia="SimSun" w:hint="eastAsia"/>
          <w:lang w:eastAsia="zh-CN"/>
        </w:rPr>
        <w:t>for</w:t>
      </w:r>
      <w:r>
        <w:rPr>
          <w:rFonts w:hint="eastAsia"/>
        </w:rPr>
        <w:t xml:space="preserve"> specif</w:t>
      </w:r>
      <w:r w:rsidRPr="00237949">
        <w:rPr>
          <w:rFonts w:eastAsia="SimSun" w:hint="eastAsia"/>
          <w:lang w:eastAsia="zh-CN"/>
        </w:rPr>
        <w:t xml:space="preserve">ying </w:t>
      </w:r>
      <w:r w:rsidRPr="003F7287">
        <w:rPr>
          <w:rFonts w:eastAsia="SimSun" w:hint="eastAsia"/>
          <w:lang w:eastAsia="zh-CN"/>
        </w:rPr>
        <w:t>cell-specific</w:t>
      </w:r>
      <w:r w:rsidRPr="003F7287">
        <w:rPr>
          <w:rFonts w:eastAsia="SimSun"/>
          <w:lang w:eastAsia="zh-CN"/>
        </w:rPr>
        <w:t xml:space="preserve"> PUCCH</w:t>
      </w:r>
      <w:r w:rsidRPr="003F7287">
        <w:rPr>
          <w:rFonts w:eastAsia="SimSun" w:hint="eastAsia"/>
          <w:lang w:eastAsia="zh-CN"/>
        </w:rPr>
        <w:t xml:space="preserve"> </w:t>
      </w:r>
      <w:r w:rsidRPr="003F7287">
        <w:rPr>
          <w:rFonts w:eastAsia="SimSun"/>
          <w:lang w:eastAsia="zh-CN"/>
        </w:rPr>
        <w:t>resources/parameters</w:t>
      </w:r>
      <w:r>
        <w:rPr>
          <w:rFonts w:eastAsia="SimSun" w:hint="eastAsia"/>
          <w:lang w:eastAsia="zh-CN"/>
        </w:rPr>
        <w:t>:</w:t>
      </w:r>
    </w:p>
    <w:p w14:paraId="26B0CF75" w14:textId="77777777" w:rsidR="0018768E" w:rsidRPr="00A42B55" w:rsidRDefault="0018768E" w:rsidP="00017304">
      <w:pPr>
        <w:pStyle w:val="ListParagraph"/>
        <w:numPr>
          <w:ilvl w:val="0"/>
          <w:numId w:val="307"/>
        </w:numPr>
      </w:pPr>
      <w:r w:rsidRPr="005D5BA2">
        <w:t>N</w:t>
      </w:r>
      <w:r w:rsidRPr="0018768E">
        <w:rPr>
          <w:rFonts w:hint="eastAsia"/>
          <w:vertAlign w:val="subscript"/>
        </w:rPr>
        <w:t>BWP</w:t>
      </w:r>
      <w:r w:rsidRPr="005D5BA2">
        <w:t xml:space="preserve"> </w:t>
      </w:r>
      <w:r w:rsidRPr="005D5BA2">
        <w:rPr>
          <w:rFonts w:hint="eastAsia"/>
        </w:rPr>
        <w:t>is the size of initial UL BWP</w:t>
      </w:r>
    </w:p>
    <w:tbl>
      <w:tblPr>
        <w:tblW w:w="742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157"/>
        <w:gridCol w:w="992"/>
        <w:gridCol w:w="1258"/>
        <w:gridCol w:w="1577"/>
        <w:gridCol w:w="1541"/>
      </w:tblGrid>
      <w:tr w:rsidR="0018768E" w:rsidRPr="00CB10A2" w14:paraId="53631EA9" w14:textId="77777777" w:rsidTr="00857106">
        <w:tc>
          <w:tcPr>
            <w:tcW w:w="901" w:type="dxa"/>
            <w:shd w:val="clear" w:color="auto" w:fill="auto"/>
            <w:vAlign w:val="bottom"/>
          </w:tcPr>
          <w:p w14:paraId="681395DE" w14:textId="77777777" w:rsidR="0018768E" w:rsidRPr="00CB10A2" w:rsidRDefault="0018768E" w:rsidP="0018768E">
            <w:pPr>
              <w:pStyle w:val="TAH"/>
              <w:rPr>
                <w:rStyle w:val="CommentReference"/>
                <w:i/>
              </w:rPr>
            </w:pPr>
            <w:r w:rsidRPr="00CB10A2">
              <w:rPr>
                <w:rStyle w:val="CommentReference"/>
                <w:rFonts w:hint="eastAsia"/>
                <w:i/>
              </w:rPr>
              <w:t>RMSI value</w:t>
            </w:r>
          </w:p>
        </w:tc>
        <w:tc>
          <w:tcPr>
            <w:tcW w:w="1157" w:type="dxa"/>
            <w:shd w:val="clear" w:color="auto" w:fill="auto"/>
            <w:vAlign w:val="bottom"/>
          </w:tcPr>
          <w:p w14:paraId="526941BC" w14:textId="77777777" w:rsidR="0018768E" w:rsidRPr="00CB10A2" w:rsidRDefault="0018768E" w:rsidP="0018768E">
            <w:pPr>
              <w:pStyle w:val="TAH"/>
              <w:rPr>
                <w:rStyle w:val="CommentReference"/>
                <w:i/>
              </w:rPr>
            </w:pPr>
            <w:r w:rsidRPr="00CB10A2">
              <w:rPr>
                <w:rStyle w:val="CommentReference"/>
                <w:i/>
              </w:rPr>
              <w:t>PUCCH format</w:t>
            </w:r>
          </w:p>
        </w:tc>
        <w:tc>
          <w:tcPr>
            <w:tcW w:w="992" w:type="dxa"/>
            <w:shd w:val="clear" w:color="auto" w:fill="auto"/>
            <w:vAlign w:val="bottom"/>
          </w:tcPr>
          <w:p w14:paraId="2B0BAC34" w14:textId="77777777" w:rsidR="0018768E" w:rsidRPr="00CB10A2" w:rsidRDefault="0018768E" w:rsidP="0018768E">
            <w:pPr>
              <w:pStyle w:val="TAH"/>
              <w:rPr>
                <w:rStyle w:val="CommentReference"/>
                <w:i/>
              </w:rPr>
            </w:pPr>
            <w:r w:rsidRPr="00CB10A2">
              <w:rPr>
                <w:rStyle w:val="CommentReference"/>
                <w:rFonts w:hint="eastAsia"/>
                <w:i/>
              </w:rPr>
              <w:t>Starting</w:t>
            </w:r>
            <w:r w:rsidRPr="00CB10A2">
              <w:rPr>
                <w:rStyle w:val="CommentReference"/>
                <w:i/>
              </w:rPr>
              <w:t xml:space="preserve"> symbol</w:t>
            </w:r>
          </w:p>
        </w:tc>
        <w:tc>
          <w:tcPr>
            <w:tcW w:w="1258" w:type="dxa"/>
            <w:shd w:val="clear" w:color="auto" w:fill="auto"/>
            <w:vAlign w:val="bottom"/>
          </w:tcPr>
          <w:p w14:paraId="79DA17BC" w14:textId="77777777" w:rsidR="0018768E" w:rsidRPr="00CB10A2" w:rsidRDefault="0018768E" w:rsidP="0018768E">
            <w:pPr>
              <w:pStyle w:val="TAH"/>
              <w:rPr>
                <w:rStyle w:val="CommentReference"/>
                <w:i/>
              </w:rPr>
            </w:pPr>
            <w:r w:rsidRPr="00CB10A2">
              <w:rPr>
                <w:rStyle w:val="CommentReference"/>
                <w:i/>
              </w:rPr>
              <w:t>Number of symbols</w:t>
            </w:r>
          </w:p>
        </w:tc>
        <w:tc>
          <w:tcPr>
            <w:tcW w:w="1577" w:type="dxa"/>
            <w:shd w:val="clear" w:color="auto" w:fill="auto"/>
            <w:vAlign w:val="bottom"/>
          </w:tcPr>
          <w:p w14:paraId="3ECD8720" w14:textId="77777777" w:rsidR="0018768E" w:rsidRPr="00CB10A2" w:rsidRDefault="0018768E" w:rsidP="0018768E">
            <w:pPr>
              <w:pStyle w:val="TAH"/>
              <w:rPr>
                <w:rStyle w:val="CommentReference"/>
                <w:i/>
              </w:rPr>
            </w:pPr>
            <w:r w:rsidRPr="00CB10A2">
              <w:rPr>
                <w:rStyle w:val="CommentReference"/>
                <w:rFonts w:hint="eastAsia"/>
                <w:i/>
              </w:rPr>
              <w:t xml:space="preserve">Cell-specific </w:t>
            </w:r>
            <w:r w:rsidRPr="00CB10A2">
              <w:rPr>
                <w:rStyle w:val="CommentReference"/>
                <w:i/>
              </w:rPr>
              <w:t>PRB offset</w:t>
            </w:r>
          </w:p>
        </w:tc>
        <w:tc>
          <w:tcPr>
            <w:tcW w:w="1541" w:type="dxa"/>
            <w:shd w:val="clear" w:color="auto" w:fill="auto"/>
            <w:vAlign w:val="bottom"/>
          </w:tcPr>
          <w:p w14:paraId="6DC5ABF7" w14:textId="77777777" w:rsidR="0018768E" w:rsidRPr="00CB10A2" w:rsidRDefault="0018768E" w:rsidP="0018768E">
            <w:pPr>
              <w:pStyle w:val="TAH"/>
              <w:rPr>
                <w:rStyle w:val="CommentReference"/>
                <w:i/>
              </w:rPr>
            </w:pPr>
            <w:r w:rsidRPr="00CB10A2">
              <w:rPr>
                <w:rStyle w:val="CommentReference"/>
                <w:rFonts w:hint="eastAsia"/>
                <w:i/>
              </w:rPr>
              <w:t xml:space="preserve">Initial </w:t>
            </w:r>
            <w:r w:rsidRPr="00CB10A2">
              <w:rPr>
                <w:rStyle w:val="CommentReference"/>
                <w:i/>
              </w:rPr>
              <w:t xml:space="preserve">CS </w:t>
            </w:r>
            <w:r w:rsidRPr="00CB10A2">
              <w:rPr>
                <w:rStyle w:val="CommentReference"/>
                <w:rFonts w:hint="eastAsia"/>
                <w:i/>
              </w:rPr>
              <w:t>index s</w:t>
            </w:r>
            <w:r w:rsidRPr="00CB10A2">
              <w:rPr>
                <w:rStyle w:val="CommentReference"/>
                <w:i/>
              </w:rPr>
              <w:t>et</w:t>
            </w:r>
          </w:p>
        </w:tc>
      </w:tr>
      <w:tr w:rsidR="0018768E" w:rsidRPr="00237949" w14:paraId="4705CBB4" w14:textId="77777777" w:rsidTr="00857106">
        <w:trPr>
          <w:trHeight w:val="273"/>
        </w:trPr>
        <w:tc>
          <w:tcPr>
            <w:tcW w:w="901" w:type="dxa"/>
            <w:shd w:val="clear" w:color="auto" w:fill="auto"/>
          </w:tcPr>
          <w:p w14:paraId="1C9C2405" w14:textId="77777777" w:rsidR="0018768E" w:rsidRPr="00237949" w:rsidRDefault="0018768E" w:rsidP="0018768E">
            <w:pPr>
              <w:pStyle w:val="TAC"/>
              <w:rPr>
                <w:lang w:val="en-US"/>
              </w:rPr>
            </w:pPr>
            <w:r w:rsidRPr="00237949">
              <w:rPr>
                <w:lang w:val="en-US"/>
              </w:rPr>
              <w:t>0</w:t>
            </w:r>
          </w:p>
        </w:tc>
        <w:tc>
          <w:tcPr>
            <w:tcW w:w="1157" w:type="dxa"/>
            <w:shd w:val="clear" w:color="auto" w:fill="auto"/>
          </w:tcPr>
          <w:p w14:paraId="2D1E9980" w14:textId="77777777" w:rsidR="0018768E" w:rsidRPr="00237949" w:rsidRDefault="0018768E" w:rsidP="0018768E">
            <w:pPr>
              <w:pStyle w:val="TAC"/>
              <w:rPr>
                <w:lang w:val="en-US"/>
              </w:rPr>
            </w:pPr>
            <w:r w:rsidRPr="00237949">
              <w:rPr>
                <w:lang w:val="en-US"/>
              </w:rPr>
              <w:t>0</w:t>
            </w:r>
          </w:p>
        </w:tc>
        <w:tc>
          <w:tcPr>
            <w:tcW w:w="992" w:type="dxa"/>
            <w:shd w:val="clear" w:color="auto" w:fill="auto"/>
          </w:tcPr>
          <w:p w14:paraId="09F39A7F" w14:textId="77777777" w:rsidR="0018768E" w:rsidRPr="00237949" w:rsidRDefault="0018768E" w:rsidP="0018768E">
            <w:pPr>
              <w:pStyle w:val="TAC"/>
              <w:rPr>
                <w:lang w:val="en-US"/>
              </w:rPr>
            </w:pPr>
            <w:r w:rsidRPr="00237949">
              <w:rPr>
                <w:lang w:val="en-US"/>
              </w:rPr>
              <w:t>12</w:t>
            </w:r>
          </w:p>
        </w:tc>
        <w:tc>
          <w:tcPr>
            <w:tcW w:w="1258" w:type="dxa"/>
            <w:shd w:val="clear" w:color="auto" w:fill="auto"/>
          </w:tcPr>
          <w:p w14:paraId="617AA931" w14:textId="77777777" w:rsidR="0018768E" w:rsidRPr="00237949" w:rsidRDefault="0018768E" w:rsidP="0018768E">
            <w:pPr>
              <w:pStyle w:val="TAC"/>
              <w:rPr>
                <w:lang w:val="en-US"/>
              </w:rPr>
            </w:pPr>
            <w:r w:rsidRPr="00237949">
              <w:rPr>
                <w:lang w:val="en-US"/>
              </w:rPr>
              <w:t>2</w:t>
            </w:r>
          </w:p>
        </w:tc>
        <w:tc>
          <w:tcPr>
            <w:tcW w:w="1577" w:type="dxa"/>
            <w:shd w:val="clear" w:color="auto" w:fill="auto"/>
          </w:tcPr>
          <w:p w14:paraId="39B99957" w14:textId="77777777" w:rsidR="0018768E" w:rsidRPr="00237949" w:rsidRDefault="0018768E" w:rsidP="0018768E">
            <w:pPr>
              <w:pStyle w:val="TAC"/>
              <w:rPr>
                <w:lang w:val="en-US"/>
              </w:rPr>
            </w:pPr>
            <w:r w:rsidRPr="00237949">
              <w:rPr>
                <w:lang w:val="en-US"/>
              </w:rPr>
              <w:t>0</w:t>
            </w:r>
          </w:p>
        </w:tc>
        <w:tc>
          <w:tcPr>
            <w:tcW w:w="1541" w:type="dxa"/>
            <w:shd w:val="clear" w:color="auto" w:fill="auto"/>
          </w:tcPr>
          <w:p w14:paraId="203C5E99" w14:textId="77777777" w:rsidR="0018768E" w:rsidRPr="00237949" w:rsidRDefault="0018768E" w:rsidP="0018768E">
            <w:pPr>
              <w:pStyle w:val="TAC"/>
              <w:rPr>
                <w:lang w:val="en-US"/>
              </w:rPr>
            </w:pPr>
            <w:r w:rsidRPr="00237949">
              <w:rPr>
                <w:lang w:val="en-US"/>
              </w:rPr>
              <w:t xml:space="preserve">{0, </w:t>
            </w:r>
            <w:r w:rsidRPr="00237949">
              <w:rPr>
                <w:rFonts w:hint="eastAsia"/>
                <w:lang w:val="en-US"/>
              </w:rPr>
              <w:t>3</w:t>
            </w:r>
            <w:r w:rsidRPr="00237949">
              <w:rPr>
                <w:lang w:val="en-US"/>
              </w:rPr>
              <w:t>}</w:t>
            </w:r>
          </w:p>
        </w:tc>
      </w:tr>
      <w:tr w:rsidR="0018768E" w:rsidRPr="00237949" w14:paraId="122303F2" w14:textId="77777777" w:rsidTr="00857106">
        <w:tc>
          <w:tcPr>
            <w:tcW w:w="901" w:type="dxa"/>
            <w:shd w:val="clear" w:color="auto" w:fill="auto"/>
          </w:tcPr>
          <w:p w14:paraId="4464941A" w14:textId="77777777" w:rsidR="0018768E" w:rsidRPr="00237949" w:rsidRDefault="0018768E" w:rsidP="0018768E">
            <w:pPr>
              <w:pStyle w:val="TAC"/>
              <w:rPr>
                <w:lang w:val="en-US"/>
              </w:rPr>
            </w:pPr>
            <w:r w:rsidRPr="00237949">
              <w:rPr>
                <w:lang w:val="en-US"/>
              </w:rPr>
              <w:t>1</w:t>
            </w:r>
          </w:p>
        </w:tc>
        <w:tc>
          <w:tcPr>
            <w:tcW w:w="1157" w:type="dxa"/>
            <w:shd w:val="clear" w:color="auto" w:fill="auto"/>
          </w:tcPr>
          <w:p w14:paraId="61928FDF" w14:textId="77777777" w:rsidR="0018768E" w:rsidRPr="00237949" w:rsidRDefault="0018768E" w:rsidP="0018768E">
            <w:pPr>
              <w:pStyle w:val="TAC"/>
              <w:rPr>
                <w:kern w:val="24"/>
              </w:rPr>
            </w:pPr>
            <w:r w:rsidRPr="00237949">
              <w:rPr>
                <w:kern w:val="24"/>
              </w:rPr>
              <w:t>0</w:t>
            </w:r>
          </w:p>
        </w:tc>
        <w:tc>
          <w:tcPr>
            <w:tcW w:w="992" w:type="dxa"/>
            <w:shd w:val="clear" w:color="auto" w:fill="auto"/>
          </w:tcPr>
          <w:p w14:paraId="4EA64377" w14:textId="77777777" w:rsidR="0018768E" w:rsidRPr="00237949" w:rsidRDefault="0018768E" w:rsidP="0018768E">
            <w:pPr>
              <w:pStyle w:val="TAC"/>
              <w:rPr>
                <w:kern w:val="24"/>
              </w:rPr>
            </w:pPr>
            <w:r w:rsidRPr="00237949">
              <w:rPr>
                <w:kern w:val="24"/>
              </w:rPr>
              <w:t>12</w:t>
            </w:r>
          </w:p>
        </w:tc>
        <w:tc>
          <w:tcPr>
            <w:tcW w:w="1258" w:type="dxa"/>
            <w:shd w:val="clear" w:color="auto" w:fill="auto"/>
          </w:tcPr>
          <w:p w14:paraId="5B7703D2" w14:textId="77777777" w:rsidR="0018768E" w:rsidRPr="00237949" w:rsidRDefault="0018768E" w:rsidP="0018768E">
            <w:pPr>
              <w:pStyle w:val="TAC"/>
              <w:rPr>
                <w:kern w:val="24"/>
              </w:rPr>
            </w:pPr>
            <w:r w:rsidRPr="00237949">
              <w:rPr>
                <w:kern w:val="24"/>
              </w:rPr>
              <w:t>2</w:t>
            </w:r>
          </w:p>
        </w:tc>
        <w:tc>
          <w:tcPr>
            <w:tcW w:w="1577" w:type="dxa"/>
            <w:shd w:val="clear" w:color="auto" w:fill="auto"/>
          </w:tcPr>
          <w:p w14:paraId="7FDA7616" w14:textId="77777777" w:rsidR="0018768E" w:rsidRPr="00237949" w:rsidRDefault="0018768E" w:rsidP="0018768E">
            <w:pPr>
              <w:pStyle w:val="TAC"/>
              <w:rPr>
                <w:kern w:val="24"/>
                <w:lang w:eastAsia="zh-CN"/>
              </w:rPr>
            </w:pPr>
            <w:r w:rsidRPr="00237949">
              <w:rPr>
                <w:kern w:val="24"/>
                <w:lang w:eastAsia="zh-CN"/>
              </w:rPr>
              <w:t>0</w:t>
            </w:r>
          </w:p>
        </w:tc>
        <w:tc>
          <w:tcPr>
            <w:tcW w:w="1541" w:type="dxa"/>
            <w:shd w:val="clear" w:color="auto" w:fill="auto"/>
          </w:tcPr>
          <w:p w14:paraId="7AF13249" w14:textId="77777777" w:rsidR="0018768E" w:rsidRPr="00237949" w:rsidRDefault="0018768E" w:rsidP="0018768E">
            <w:pPr>
              <w:pStyle w:val="TAC"/>
              <w:rPr>
                <w:kern w:val="24"/>
              </w:rPr>
            </w:pPr>
            <w:r w:rsidRPr="00237949">
              <w:rPr>
                <w:lang w:eastAsia="zh-CN"/>
              </w:rPr>
              <w:t>{0, 4, 8}</w:t>
            </w:r>
          </w:p>
        </w:tc>
      </w:tr>
      <w:tr w:rsidR="0018768E" w:rsidRPr="00237949" w14:paraId="0207DD1E" w14:textId="77777777" w:rsidTr="00857106">
        <w:tc>
          <w:tcPr>
            <w:tcW w:w="901" w:type="dxa"/>
            <w:shd w:val="clear" w:color="auto" w:fill="auto"/>
          </w:tcPr>
          <w:p w14:paraId="645B2444" w14:textId="77777777" w:rsidR="0018768E" w:rsidRPr="00237949" w:rsidRDefault="0018768E" w:rsidP="0018768E">
            <w:pPr>
              <w:pStyle w:val="TAC"/>
              <w:rPr>
                <w:lang w:val="en-US" w:eastAsia="zh-CN"/>
              </w:rPr>
            </w:pPr>
            <w:r w:rsidRPr="00237949">
              <w:rPr>
                <w:lang w:val="en-US" w:eastAsia="zh-CN"/>
              </w:rPr>
              <w:t>2</w:t>
            </w:r>
          </w:p>
        </w:tc>
        <w:tc>
          <w:tcPr>
            <w:tcW w:w="1157" w:type="dxa"/>
            <w:shd w:val="clear" w:color="auto" w:fill="auto"/>
          </w:tcPr>
          <w:p w14:paraId="178B3E3D" w14:textId="77777777" w:rsidR="0018768E" w:rsidRPr="00237949" w:rsidRDefault="0018768E" w:rsidP="0018768E">
            <w:pPr>
              <w:pStyle w:val="TAC"/>
              <w:rPr>
                <w:kern w:val="24"/>
                <w:lang w:eastAsia="zh-CN"/>
              </w:rPr>
            </w:pPr>
            <w:r w:rsidRPr="00237949">
              <w:rPr>
                <w:kern w:val="24"/>
                <w:lang w:eastAsia="zh-CN"/>
              </w:rPr>
              <w:t>0</w:t>
            </w:r>
          </w:p>
        </w:tc>
        <w:tc>
          <w:tcPr>
            <w:tcW w:w="992" w:type="dxa"/>
            <w:shd w:val="clear" w:color="auto" w:fill="auto"/>
          </w:tcPr>
          <w:p w14:paraId="53DF7576" w14:textId="77777777" w:rsidR="0018768E" w:rsidRPr="00237949" w:rsidRDefault="0018768E" w:rsidP="0018768E">
            <w:pPr>
              <w:pStyle w:val="TAC"/>
              <w:rPr>
                <w:kern w:val="24"/>
                <w:lang w:eastAsia="zh-CN"/>
              </w:rPr>
            </w:pPr>
            <w:r w:rsidRPr="00237949">
              <w:rPr>
                <w:kern w:val="24"/>
                <w:lang w:eastAsia="zh-CN"/>
              </w:rPr>
              <w:t>12</w:t>
            </w:r>
          </w:p>
        </w:tc>
        <w:tc>
          <w:tcPr>
            <w:tcW w:w="1258" w:type="dxa"/>
            <w:shd w:val="clear" w:color="auto" w:fill="auto"/>
          </w:tcPr>
          <w:p w14:paraId="3EAA1EC3" w14:textId="77777777" w:rsidR="0018768E" w:rsidRPr="00237949" w:rsidRDefault="0018768E" w:rsidP="0018768E">
            <w:pPr>
              <w:pStyle w:val="TAC"/>
              <w:rPr>
                <w:kern w:val="24"/>
                <w:lang w:eastAsia="zh-CN"/>
              </w:rPr>
            </w:pPr>
            <w:r w:rsidRPr="00237949">
              <w:rPr>
                <w:kern w:val="24"/>
                <w:lang w:eastAsia="zh-CN"/>
              </w:rPr>
              <w:t>2</w:t>
            </w:r>
          </w:p>
        </w:tc>
        <w:tc>
          <w:tcPr>
            <w:tcW w:w="1577" w:type="dxa"/>
            <w:shd w:val="clear" w:color="auto" w:fill="auto"/>
          </w:tcPr>
          <w:p w14:paraId="1F6AF216" w14:textId="77777777" w:rsidR="0018768E" w:rsidRPr="00237949" w:rsidRDefault="0018768E" w:rsidP="0018768E">
            <w:pPr>
              <w:pStyle w:val="TAC"/>
              <w:rPr>
                <w:kern w:val="24"/>
                <w:lang w:eastAsia="zh-CN"/>
              </w:rPr>
            </w:pPr>
            <w:r w:rsidRPr="00237949">
              <w:rPr>
                <w:kern w:val="24"/>
                <w:lang w:eastAsia="zh-CN"/>
              </w:rPr>
              <w:t>3</w:t>
            </w:r>
          </w:p>
        </w:tc>
        <w:tc>
          <w:tcPr>
            <w:tcW w:w="1541" w:type="dxa"/>
            <w:shd w:val="clear" w:color="auto" w:fill="auto"/>
          </w:tcPr>
          <w:p w14:paraId="64D60843" w14:textId="77777777" w:rsidR="0018768E" w:rsidRPr="00237949" w:rsidRDefault="0018768E" w:rsidP="0018768E">
            <w:pPr>
              <w:pStyle w:val="TAC"/>
              <w:rPr>
                <w:kern w:val="24"/>
                <w:lang w:eastAsia="zh-CN"/>
              </w:rPr>
            </w:pPr>
            <w:r w:rsidRPr="00237949">
              <w:rPr>
                <w:lang w:eastAsia="zh-CN"/>
              </w:rPr>
              <w:t>{0, 4, 8}</w:t>
            </w:r>
          </w:p>
        </w:tc>
      </w:tr>
      <w:tr w:rsidR="0018768E" w:rsidRPr="00237949" w14:paraId="2F46B196" w14:textId="77777777" w:rsidTr="00857106">
        <w:tc>
          <w:tcPr>
            <w:tcW w:w="901" w:type="dxa"/>
            <w:shd w:val="clear" w:color="auto" w:fill="auto"/>
          </w:tcPr>
          <w:p w14:paraId="02BA7529" w14:textId="77777777" w:rsidR="0018768E" w:rsidRPr="00237949" w:rsidRDefault="0018768E" w:rsidP="0018768E">
            <w:pPr>
              <w:pStyle w:val="TAC"/>
              <w:rPr>
                <w:lang w:val="en-US" w:eastAsia="zh-CN"/>
              </w:rPr>
            </w:pPr>
            <w:r w:rsidRPr="00237949">
              <w:rPr>
                <w:lang w:val="en-US" w:eastAsia="zh-CN"/>
              </w:rPr>
              <w:t>3</w:t>
            </w:r>
          </w:p>
        </w:tc>
        <w:tc>
          <w:tcPr>
            <w:tcW w:w="1157" w:type="dxa"/>
            <w:shd w:val="clear" w:color="auto" w:fill="auto"/>
          </w:tcPr>
          <w:p w14:paraId="462D4E48" w14:textId="77777777" w:rsidR="0018768E" w:rsidRPr="00237949" w:rsidRDefault="0018768E" w:rsidP="0018768E">
            <w:pPr>
              <w:pStyle w:val="TAC"/>
              <w:rPr>
                <w:kern w:val="24"/>
                <w:lang w:eastAsia="zh-CN"/>
              </w:rPr>
            </w:pPr>
            <w:r w:rsidRPr="00237949">
              <w:rPr>
                <w:kern w:val="24"/>
                <w:lang w:eastAsia="zh-CN"/>
              </w:rPr>
              <w:t>1</w:t>
            </w:r>
          </w:p>
        </w:tc>
        <w:tc>
          <w:tcPr>
            <w:tcW w:w="992" w:type="dxa"/>
            <w:shd w:val="clear" w:color="auto" w:fill="auto"/>
          </w:tcPr>
          <w:p w14:paraId="53210D52" w14:textId="77777777" w:rsidR="0018768E" w:rsidRPr="00237949" w:rsidRDefault="0018768E" w:rsidP="0018768E">
            <w:pPr>
              <w:pStyle w:val="TAC"/>
              <w:rPr>
                <w:kern w:val="24"/>
                <w:lang w:eastAsia="zh-CN"/>
              </w:rPr>
            </w:pPr>
            <w:r w:rsidRPr="00237949">
              <w:rPr>
                <w:kern w:val="24"/>
                <w:lang w:eastAsia="zh-CN"/>
              </w:rPr>
              <w:t>10</w:t>
            </w:r>
          </w:p>
        </w:tc>
        <w:tc>
          <w:tcPr>
            <w:tcW w:w="1258" w:type="dxa"/>
            <w:shd w:val="clear" w:color="auto" w:fill="auto"/>
          </w:tcPr>
          <w:p w14:paraId="3608EDF0" w14:textId="77777777" w:rsidR="0018768E" w:rsidRPr="00237949" w:rsidRDefault="0018768E" w:rsidP="0018768E">
            <w:pPr>
              <w:pStyle w:val="TAC"/>
              <w:rPr>
                <w:kern w:val="24"/>
                <w:lang w:eastAsia="zh-CN"/>
              </w:rPr>
            </w:pPr>
            <w:r w:rsidRPr="00237949">
              <w:rPr>
                <w:kern w:val="24"/>
                <w:lang w:eastAsia="zh-CN"/>
              </w:rPr>
              <w:t>4</w:t>
            </w:r>
          </w:p>
        </w:tc>
        <w:tc>
          <w:tcPr>
            <w:tcW w:w="1577" w:type="dxa"/>
            <w:shd w:val="clear" w:color="auto" w:fill="auto"/>
          </w:tcPr>
          <w:p w14:paraId="0F9CE04A" w14:textId="77777777" w:rsidR="0018768E" w:rsidRPr="00237949" w:rsidRDefault="0018768E" w:rsidP="0018768E">
            <w:pPr>
              <w:pStyle w:val="TAC"/>
              <w:rPr>
                <w:kern w:val="24"/>
                <w:lang w:eastAsia="zh-CN"/>
              </w:rPr>
            </w:pPr>
            <w:r w:rsidRPr="00237949">
              <w:rPr>
                <w:kern w:val="24"/>
                <w:lang w:eastAsia="zh-CN"/>
              </w:rPr>
              <w:t>0</w:t>
            </w:r>
          </w:p>
        </w:tc>
        <w:tc>
          <w:tcPr>
            <w:tcW w:w="1541" w:type="dxa"/>
            <w:shd w:val="clear" w:color="auto" w:fill="auto"/>
          </w:tcPr>
          <w:p w14:paraId="10553108" w14:textId="77777777" w:rsidR="0018768E" w:rsidRPr="00237949" w:rsidRDefault="0018768E" w:rsidP="0018768E">
            <w:pPr>
              <w:pStyle w:val="TAC"/>
              <w:rPr>
                <w:kern w:val="24"/>
                <w:lang w:eastAsia="zh-CN"/>
              </w:rPr>
            </w:pPr>
            <w:r w:rsidRPr="00237949">
              <w:rPr>
                <w:kern w:val="24"/>
                <w:lang w:eastAsia="zh-CN"/>
              </w:rPr>
              <w:t>{0, 6}</w:t>
            </w:r>
          </w:p>
        </w:tc>
      </w:tr>
      <w:tr w:rsidR="0018768E" w:rsidRPr="00237949" w14:paraId="659FEC4A" w14:textId="77777777" w:rsidTr="00857106">
        <w:tc>
          <w:tcPr>
            <w:tcW w:w="901" w:type="dxa"/>
            <w:shd w:val="clear" w:color="auto" w:fill="auto"/>
          </w:tcPr>
          <w:p w14:paraId="46178B61" w14:textId="77777777" w:rsidR="0018768E" w:rsidRPr="00237949" w:rsidRDefault="0018768E" w:rsidP="0018768E">
            <w:pPr>
              <w:pStyle w:val="TAC"/>
              <w:rPr>
                <w:lang w:eastAsia="zh-CN"/>
              </w:rPr>
            </w:pPr>
            <w:r w:rsidRPr="00237949">
              <w:rPr>
                <w:lang w:eastAsia="zh-CN"/>
              </w:rPr>
              <w:t>4</w:t>
            </w:r>
          </w:p>
        </w:tc>
        <w:tc>
          <w:tcPr>
            <w:tcW w:w="1157" w:type="dxa"/>
            <w:shd w:val="clear" w:color="auto" w:fill="auto"/>
          </w:tcPr>
          <w:p w14:paraId="104AD172" w14:textId="77777777" w:rsidR="0018768E" w:rsidRPr="00237949" w:rsidRDefault="0018768E" w:rsidP="0018768E">
            <w:pPr>
              <w:pStyle w:val="TAC"/>
              <w:rPr>
                <w:kern w:val="24"/>
              </w:rPr>
            </w:pPr>
            <w:r w:rsidRPr="00237949">
              <w:rPr>
                <w:kern w:val="24"/>
              </w:rPr>
              <w:t>1</w:t>
            </w:r>
          </w:p>
        </w:tc>
        <w:tc>
          <w:tcPr>
            <w:tcW w:w="992" w:type="dxa"/>
            <w:shd w:val="clear" w:color="auto" w:fill="auto"/>
          </w:tcPr>
          <w:p w14:paraId="2151C7A6" w14:textId="77777777" w:rsidR="0018768E" w:rsidRPr="00237949" w:rsidRDefault="0018768E" w:rsidP="0018768E">
            <w:pPr>
              <w:pStyle w:val="TAC"/>
              <w:rPr>
                <w:kern w:val="24"/>
              </w:rPr>
            </w:pPr>
            <w:r w:rsidRPr="00237949">
              <w:rPr>
                <w:kern w:val="24"/>
              </w:rPr>
              <w:t>10</w:t>
            </w:r>
          </w:p>
        </w:tc>
        <w:tc>
          <w:tcPr>
            <w:tcW w:w="1258" w:type="dxa"/>
            <w:shd w:val="clear" w:color="auto" w:fill="auto"/>
          </w:tcPr>
          <w:p w14:paraId="5964FED9" w14:textId="77777777" w:rsidR="0018768E" w:rsidRPr="00237949" w:rsidRDefault="0018768E" w:rsidP="0018768E">
            <w:pPr>
              <w:pStyle w:val="TAC"/>
              <w:rPr>
                <w:kern w:val="24"/>
              </w:rPr>
            </w:pPr>
            <w:r w:rsidRPr="00237949">
              <w:rPr>
                <w:kern w:val="24"/>
              </w:rPr>
              <w:t>4</w:t>
            </w:r>
          </w:p>
        </w:tc>
        <w:tc>
          <w:tcPr>
            <w:tcW w:w="1577" w:type="dxa"/>
            <w:shd w:val="clear" w:color="auto" w:fill="auto"/>
          </w:tcPr>
          <w:p w14:paraId="1291B8FB" w14:textId="77777777" w:rsidR="0018768E" w:rsidRPr="00237949" w:rsidRDefault="0018768E" w:rsidP="0018768E">
            <w:pPr>
              <w:pStyle w:val="TAC"/>
              <w:rPr>
                <w:kern w:val="24"/>
              </w:rPr>
            </w:pPr>
            <w:r w:rsidRPr="00237949">
              <w:rPr>
                <w:kern w:val="24"/>
              </w:rPr>
              <w:t>0</w:t>
            </w:r>
          </w:p>
        </w:tc>
        <w:tc>
          <w:tcPr>
            <w:tcW w:w="1541" w:type="dxa"/>
            <w:shd w:val="clear" w:color="auto" w:fill="auto"/>
          </w:tcPr>
          <w:p w14:paraId="7B72291B" w14:textId="77777777" w:rsidR="0018768E" w:rsidRPr="00237949" w:rsidRDefault="0018768E" w:rsidP="0018768E">
            <w:pPr>
              <w:pStyle w:val="TAC"/>
              <w:rPr>
                <w:kern w:val="24"/>
                <w:lang w:eastAsia="zh-CN"/>
              </w:rPr>
            </w:pPr>
            <w:r w:rsidRPr="00237949">
              <w:rPr>
                <w:kern w:val="24"/>
                <w:lang w:eastAsia="zh-CN"/>
              </w:rPr>
              <w:t>{0, 3, 6, 9}</w:t>
            </w:r>
          </w:p>
        </w:tc>
      </w:tr>
      <w:tr w:rsidR="0018768E" w:rsidRPr="00237949" w14:paraId="125FA1B4" w14:textId="77777777" w:rsidTr="00857106">
        <w:tc>
          <w:tcPr>
            <w:tcW w:w="901" w:type="dxa"/>
            <w:shd w:val="clear" w:color="auto" w:fill="auto"/>
          </w:tcPr>
          <w:p w14:paraId="4338B9E9" w14:textId="77777777" w:rsidR="0018768E" w:rsidRPr="00237949" w:rsidRDefault="0018768E" w:rsidP="0018768E">
            <w:pPr>
              <w:pStyle w:val="TAC"/>
            </w:pPr>
            <w:r w:rsidRPr="00237949">
              <w:rPr>
                <w:lang w:eastAsia="zh-CN"/>
              </w:rPr>
              <w:t>5</w:t>
            </w:r>
          </w:p>
        </w:tc>
        <w:tc>
          <w:tcPr>
            <w:tcW w:w="1157" w:type="dxa"/>
            <w:shd w:val="clear" w:color="auto" w:fill="auto"/>
          </w:tcPr>
          <w:p w14:paraId="7240F01D" w14:textId="77777777" w:rsidR="0018768E" w:rsidRPr="00237949" w:rsidRDefault="0018768E" w:rsidP="0018768E">
            <w:pPr>
              <w:pStyle w:val="TAC"/>
              <w:rPr>
                <w:kern w:val="24"/>
              </w:rPr>
            </w:pPr>
            <w:r w:rsidRPr="00237949">
              <w:rPr>
                <w:kern w:val="24"/>
              </w:rPr>
              <w:t>1</w:t>
            </w:r>
          </w:p>
        </w:tc>
        <w:tc>
          <w:tcPr>
            <w:tcW w:w="992" w:type="dxa"/>
            <w:shd w:val="clear" w:color="auto" w:fill="auto"/>
          </w:tcPr>
          <w:p w14:paraId="40488BE2" w14:textId="77777777" w:rsidR="0018768E" w:rsidRPr="00237949" w:rsidRDefault="0018768E" w:rsidP="0018768E">
            <w:pPr>
              <w:pStyle w:val="TAC"/>
              <w:rPr>
                <w:kern w:val="24"/>
              </w:rPr>
            </w:pPr>
            <w:r w:rsidRPr="00237949">
              <w:rPr>
                <w:kern w:val="24"/>
              </w:rPr>
              <w:t>10</w:t>
            </w:r>
          </w:p>
        </w:tc>
        <w:tc>
          <w:tcPr>
            <w:tcW w:w="1258" w:type="dxa"/>
            <w:shd w:val="clear" w:color="auto" w:fill="auto"/>
          </w:tcPr>
          <w:p w14:paraId="3A2B46FA" w14:textId="77777777" w:rsidR="0018768E" w:rsidRPr="00237949" w:rsidRDefault="0018768E" w:rsidP="0018768E">
            <w:pPr>
              <w:pStyle w:val="TAC"/>
              <w:rPr>
                <w:kern w:val="24"/>
              </w:rPr>
            </w:pPr>
            <w:r w:rsidRPr="00237949">
              <w:rPr>
                <w:kern w:val="24"/>
              </w:rPr>
              <w:t>4</w:t>
            </w:r>
          </w:p>
        </w:tc>
        <w:tc>
          <w:tcPr>
            <w:tcW w:w="1577" w:type="dxa"/>
            <w:shd w:val="clear" w:color="auto" w:fill="auto"/>
          </w:tcPr>
          <w:p w14:paraId="294EB18C" w14:textId="77777777" w:rsidR="0018768E" w:rsidRPr="00237949" w:rsidRDefault="0018768E" w:rsidP="0018768E">
            <w:pPr>
              <w:pStyle w:val="TAC"/>
              <w:rPr>
                <w:kern w:val="24"/>
                <w:lang w:eastAsia="zh-CN"/>
              </w:rPr>
            </w:pPr>
            <w:r w:rsidRPr="00237949">
              <w:rPr>
                <w:rFonts w:hint="eastAsia"/>
                <w:kern w:val="24"/>
                <w:lang w:eastAsia="zh-CN"/>
              </w:rPr>
              <w:t>2</w:t>
            </w:r>
          </w:p>
        </w:tc>
        <w:tc>
          <w:tcPr>
            <w:tcW w:w="1541" w:type="dxa"/>
            <w:shd w:val="clear" w:color="auto" w:fill="auto"/>
          </w:tcPr>
          <w:p w14:paraId="4AFE21B3" w14:textId="77777777" w:rsidR="0018768E" w:rsidRPr="00237949" w:rsidRDefault="0018768E" w:rsidP="0018768E">
            <w:pPr>
              <w:pStyle w:val="TAC"/>
              <w:rPr>
                <w:kern w:val="24"/>
              </w:rPr>
            </w:pPr>
            <w:r w:rsidRPr="00237949">
              <w:rPr>
                <w:kern w:val="24"/>
                <w:lang w:eastAsia="zh-CN"/>
              </w:rPr>
              <w:t>{0, 3, 6, 9}</w:t>
            </w:r>
          </w:p>
        </w:tc>
      </w:tr>
      <w:tr w:rsidR="0018768E" w:rsidRPr="00237949" w14:paraId="153F6453" w14:textId="77777777" w:rsidTr="00857106">
        <w:tc>
          <w:tcPr>
            <w:tcW w:w="901" w:type="dxa"/>
            <w:shd w:val="clear" w:color="auto" w:fill="auto"/>
          </w:tcPr>
          <w:p w14:paraId="79CB296A" w14:textId="77777777" w:rsidR="0018768E" w:rsidRPr="00137C5B" w:rsidRDefault="0018768E" w:rsidP="0018768E">
            <w:pPr>
              <w:pStyle w:val="TAC"/>
              <w:rPr>
                <w:color w:val="FF0000"/>
                <w:lang w:eastAsia="zh-CN"/>
              </w:rPr>
            </w:pPr>
            <w:r w:rsidRPr="00137C5B">
              <w:rPr>
                <w:color w:val="FF0000"/>
                <w:lang w:eastAsia="zh-CN"/>
              </w:rPr>
              <w:t>6</w:t>
            </w:r>
          </w:p>
        </w:tc>
        <w:tc>
          <w:tcPr>
            <w:tcW w:w="1157" w:type="dxa"/>
            <w:shd w:val="clear" w:color="auto" w:fill="auto"/>
          </w:tcPr>
          <w:p w14:paraId="0200BC1A" w14:textId="77777777" w:rsidR="0018768E" w:rsidRPr="00F07D60" w:rsidRDefault="0018768E" w:rsidP="0018768E">
            <w:pPr>
              <w:pStyle w:val="TAC"/>
              <w:rPr>
                <w:color w:val="FF0000"/>
                <w:kern w:val="24"/>
                <w:lang w:eastAsia="zh-CN"/>
              </w:rPr>
            </w:pPr>
            <w:r w:rsidRPr="00F07D60">
              <w:rPr>
                <w:rFonts w:hint="eastAsia"/>
                <w:color w:val="FF0000"/>
                <w:kern w:val="24"/>
                <w:lang w:eastAsia="zh-CN"/>
              </w:rPr>
              <w:t>1</w:t>
            </w:r>
          </w:p>
        </w:tc>
        <w:tc>
          <w:tcPr>
            <w:tcW w:w="992" w:type="dxa"/>
            <w:shd w:val="clear" w:color="auto" w:fill="auto"/>
          </w:tcPr>
          <w:p w14:paraId="713CD6D5" w14:textId="77777777" w:rsidR="0018768E" w:rsidRPr="00A42B55" w:rsidRDefault="0018768E" w:rsidP="0018768E">
            <w:pPr>
              <w:pStyle w:val="TAC"/>
              <w:rPr>
                <w:color w:val="FF0000"/>
                <w:kern w:val="24"/>
              </w:rPr>
            </w:pPr>
            <w:r w:rsidRPr="00F07D60">
              <w:rPr>
                <w:rFonts w:hint="eastAsia"/>
                <w:color w:val="FF0000"/>
                <w:kern w:val="24"/>
                <w:lang w:eastAsia="zh-CN"/>
              </w:rPr>
              <w:t>1</w:t>
            </w:r>
            <w:r w:rsidRPr="00A42B55">
              <w:rPr>
                <w:color w:val="FF0000"/>
                <w:kern w:val="24"/>
              </w:rPr>
              <w:t>0</w:t>
            </w:r>
          </w:p>
        </w:tc>
        <w:tc>
          <w:tcPr>
            <w:tcW w:w="1258" w:type="dxa"/>
            <w:shd w:val="clear" w:color="auto" w:fill="auto"/>
          </w:tcPr>
          <w:p w14:paraId="460A9BB9" w14:textId="77777777" w:rsidR="0018768E" w:rsidRPr="00A42B55" w:rsidRDefault="0018768E" w:rsidP="0018768E">
            <w:pPr>
              <w:pStyle w:val="TAC"/>
              <w:rPr>
                <w:color w:val="FF0000"/>
                <w:kern w:val="24"/>
              </w:rPr>
            </w:pPr>
            <w:r w:rsidRPr="00A42B55">
              <w:rPr>
                <w:color w:val="FF0000"/>
                <w:kern w:val="24"/>
              </w:rPr>
              <w:t>4</w:t>
            </w:r>
          </w:p>
        </w:tc>
        <w:tc>
          <w:tcPr>
            <w:tcW w:w="1577" w:type="dxa"/>
            <w:shd w:val="clear" w:color="auto" w:fill="auto"/>
          </w:tcPr>
          <w:p w14:paraId="2004D9CE" w14:textId="77777777" w:rsidR="0018768E" w:rsidRPr="00A42B55" w:rsidRDefault="0018768E" w:rsidP="0018768E">
            <w:pPr>
              <w:pStyle w:val="TAC"/>
              <w:rPr>
                <w:color w:val="FF0000"/>
                <w:kern w:val="24"/>
                <w:lang w:eastAsia="zh-CN"/>
              </w:rPr>
            </w:pPr>
            <w:r w:rsidRPr="00A42B55">
              <w:rPr>
                <w:rFonts w:hint="eastAsia"/>
                <w:color w:val="FF0000"/>
                <w:kern w:val="24"/>
                <w:lang w:eastAsia="zh-CN"/>
              </w:rPr>
              <w:t>4</w:t>
            </w:r>
          </w:p>
        </w:tc>
        <w:tc>
          <w:tcPr>
            <w:tcW w:w="1541" w:type="dxa"/>
            <w:shd w:val="clear" w:color="auto" w:fill="auto"/>
          </w:tcPr>
          <w:p w14:paraId="75248641" w14:textId="77777777" w:rsidR="0018768E" w:rsidRPr="00A42B55" w:rsidRDefault="0018768E" w:rsidP="0018768E">
            <w:pPr>
              <w:pStyle w:val="TAC"/>
              <w:rPr>
                <w:color w:val="FF0000"/>
                <w:kern w:val="24"/>
                <w:lang w:eastAsia="zh-CN"/>
              </w:rPr>
            </w:pPr>
            <w:r w:rsidRPr="00A42B55">
              <w:rPr>
                <w:color w:val="FF0000"/>
                <w:kern w:val="24"/>
                <w:lang w:eastAsia="zh-CN"/>
              </w:rPr>
              <w:t>{0, 3, 6, 9}</w:t>
            </w:r>
          </w:p>
        </w:tc>
      </w:tr>
      <w:tr w:rsidR="0018768E" w:rsidRPr="00237949" w14:paraId="34DEB865" w14:textId="77777777" w:rsidTr="00857106">
        <w:tc>
          <w:tcPr>
            <w:tcW w:w="901" w:type="dxa"/>
            <w:shd w:val="clear" w:color="auto" w:fill="auto"/>
          </w:tcPr>
          <w:p w14:paraId="3BF88F9B" w14:textId="77777777" w:rsidR="0018768E" w:rsidRPr="00237949" w:rsidRDefault="0018768E" w:rsidP="0018768E">
            <w:pPr>
              <w:pStyle w:val="TAC"/>
              <w:rPr>
                <w:lang w:eastAsia="zh-CN"/>
              </w:rPr>
            </w:pPr>
            <w:r w:rsidRPr="00237949">
              <w:rPr>
                <w:lang w:eastAsia="zh-CN"/>
              </w:rPr>
              <w:t>7</w:t>
            </w:r>
          </w:p>
        </w:tc>
        <w:tc>
          <w:tcPr>
            <w:tcW w:w="1157" w:type="dxa"/>
            <w:shd w:val="clear" w:color="auto" w:fill="auto"/>
          </w:tcPr>
          <w:p w14:paraId="49AA03C7" w14:textId="77777777" w:rsidR="0018768E" w:rsidRPr="00A42B55" w:rsidRDefault="0018768E" w:rsidP="0018768E">
            <w:pPr>
              <w:pStyle w:val="TAC"/>
              <w:rPr>
                <w:kern w:val="24"/>
                <w:lang w:eastAsia="zh-CN"/>
              </w:rPr>
            </w:pPr>
            <w:r w:rsidRPr="00A42B55">
              <w:rPr>
                <w:kern w:val="24"/>
                <w:lang w:eastAsia="zh-CN"/>
              </w:rPr>
              <w:t>1</w:t>
            </w:r>
          </w:p>
        </w:tc>
        <w:tc>
          <w:tcPr>
            <w:tcW w:w="992" w:type="dxa"/>
            <w:shd w:val="clear" w:color="auto" w:fill="auto"/>
          </w:tcPr>
          <w:p w14:paraId="1A5FB44C" w14:textId="77777777" w:rsidR="0018768E" w:rsidRPr="00A42B55" w:rsidRDefault="0018768E" w:rsidP="0018768E">
            <w:pPr>
              <w:pStyle w:val="TAC"/>
              <w:rPr>
                <w:kern w:val="24"/>
                <w:lang w:eastAsia="zh-CN"/>
              </w:rPr>
            </w:pPr>
            <w:r w:rsidRPr="00A42B55">
              <w:rPr>
                <w:kern w:val="24"/>
                <w:lang w:eastAsia="zh-CN"/>
              </w:rPr>
              <w:t>4</w:t>
            </w:r>
          </w:p>
        </w:tc>
        <w:tc>
          <w:tcPr>
            <w:tcW w:w="1258" w:type="dxa"/>
            <w:shd w:val="clear" w:color="auto" w:fill="auto"/>
          </w:tcPr>
          <w:p w14:paraId="64949AA1" w14:textId="77777777" w:rsidR="0018768E" w:rsidRPr="00A42B55" w:rsidRDefault="0018768E" w:rsidP="0018768E">
            <w:pPr>
              <w:pStyle w:val="TAC"/>
              <w:rPr>
                <w:kern w:val="24"/>
                <w:lang w:eastAsia="zh-CN"/>
              </w:rPr>
            </w:pPr>
            <w:r w:rsidRPr="00A42B55">
              <w:rPr>
                <w:kern w:val="24"/>
                <w:lang w:eastAsia="zh-CN"/>
              </w:rPr>
              <w:t>10</w:t>
            </w:r>
          </w:p>
        </w:tc>
        <w:tc>
          <w:tcPr>
            <w:tcW w:w="1577" w:type="dxa"/>
            <w:shd w:val="clear" w:color="auto" w:fill="auto"/>
          </w:tcPr>
          <w:p w14:paraId="33FCF638" w14:textId="77777777" w:rsidR="0018768E" w:rsidRPr="00A42B55" w:rsidRDefault="0018768E" w:rsidP="0018768E">
            <w:pPr>
              <w:pStyle w:val="TAC"/>
              <w:rPr>
                <w:kern w:val="24"/>
                <w:lang w:eastAsia="zh-CN"/>
              </w:rPr>
            </w:pPr>
            <w:r w:rsidRPr="00A42B55">
              <w:rPr>
                <w:kern w:val="24"/>
                <w:lang w:eastAsia="zh-CN"/>
              </w:rPr>
              <w:t>0</w:t>
            </w:r>
          </w:p>
        </w:tc>
        <w:tc>
          <w:tcPr>
            <w:tcW w:w="1541" w:type="dxa"/>
            <w:shd w:val="clear" w:color="auto" w:fill="auto"/>
          </w:tcPr>
          <w:p w14:paraId="0A7E931F" w14:textId="77777777" w:rsidR="0018768E" w:rsidRPr="00A42B55" w:rsidRDefault="0018768E" w:rsidP="0018768E">
            <w:pPr>
              <w:pStyle w:val="TAC"/>
              <w:rPr>
                <w:kern w:val="24"/>
                <w:lang w:eastAsia="zh-CN"/>
              </w:rPr>
            </w:pPr>
            <w:r w:rsidRPr="00A42B55">
              <w:rPr>
                <w:kern w:val="24"/>
                <w:lang w:eastAsia="zh-CN"/>
              </w:rPr>
              <w:t>{0, 6}</w:t>
            </w:r>
          </w:p>
        </w:tc>
      </w:tr>
      <w:tr w:rsidR="0018768E" w:rsidRPr="00237949" w14:paraId="54E10885" w14:textId="77777777" w:rsidTr="00857106">
        <w:tc>
          <w:tcPr>
            <w:tcW w:w="901" w:type="dxa"/>
            <w:shd w:val="clear" w:color="auto" w:fill="auto"/>
          </w:tcPr>
          <w:p w14:paraId="5F54D401" w14:textId="77777777" w:rsidR="0018768E" w:rsidRPr="00237949" w:rsidRDefault="0018768E" w:rsidP="0018768E">
            <w:pPr>
              <w:pStyle w:val="TAC"/>
              <w:rPr>
                <w:lang w:eastAsia="zh-CN"/>
              </w:rPr>
            </w:pPr>
            <w:r w:rsidRPr="00237949">
              <w:rPr>
                <w:lang w:eastAsia="zh-CN"/>
              </w:rPr>
              <w:t>8</w:t>
            </w:r>
          </w:p>
        </w:tc>
        <w:tc>
          <w:tcPr>
            <w:tcW w:w="1157" w:type="dxa"/>
            <w:shd w:val="clear" w:color="auto" w:fill="auto"/>
          </w:tcPr>
          <w:p w14:paraId="545617FC" w14:textId="77777777" w:rsidR="0018768E" w:rsidRPr="00A42B55" w:rsidRDefault="0018768E" w:rsidP="0018768E">
            <w:pPr>
              <w:pStyle w:val="TAC"/>
              <w:rPr>
                <w:kern w:val="24"/>
                <w:lang w:eastAsia="zh-CN"/>
              </w:rPr>
            </w:pPr>
            <w:r w:rsidRPr="00A42B55">
              <w:rPr>
                <w:kern w:val="24"/>
                <w:lang w:eastAsia="zh-CN"/>
              </w:rPr>
              <w:t>1</w:t>
            </w:r>
          </w:p>
        </w:tc>
        <w:tc>
          <w:tcPr>
            <w:tcW w:w="992" w:type="dxa"/>
            <w:shd w:val="clear" w:color="auto" w:fill="auto"/>
          </w:tcPr>
          <w:p w14:paraId="05E2EE6D" w14:textId="77777777" w:rsidR="0018768E" w:rsidRPr="00A42B55" w:rsidRDefault="0018768E" w:rsidP="0018768E">
            <w:pPr>
              <w:pStyle w:val="TAC"/>
              <w:rPr>
                <w:kern w:val="24"/>
                <w:lang w:eastAsia="zh-CN"/>
              </w:rPr>
            </w:pPr>
            <w:r w:rsidRPr="00A42B55">
              <w:rPr>
                <w:kern w:val="24"/>
                <w:lang w:eastAsia="zh-CN"/>
              </w:rPr>
              <w:t>4</w:t>
            </w:r>
          </w:p>
        </w:tc>
        <w:tc>
          <w:tcPr>
            <w:tcW w:w="1258" w:type="dxa"/>
            <w:shd w:val="clear" w:color="auto" w:fill="auto"/>
          </w:tcPr>
          <w:p w14:paraId="6DE170D6" w14:textId="77777777" w:rsidR="0018768E" w:rsidRPr="00A42B55" w:rsidRDefault="0018768E" w:rsidP="0018768E">
            <w:pPr>
              <w:pStyle w:val="TAC"/>
              <w:rPr>
                <w:kern w:val="24"/>
                <w:lang w:eastAsia="zh-CN"/>
              </w:rPr>
            </w:pPr>
            <w:r w:rsidRPr="00A42B55">
              <w:rPr>
                <w:kern w:val="24"/>
                <w:lang w:eastAsia="zh-CN"/>
              </w:rPr>
              <w:t>10</w:t>
            </w:r>
          </w:p>
        </w:tc>
        <w:tc>
          <w:tcPr>
            <w:tcW w:w="1577" w:type="dxa"/>
            <w:shd w:val="clear" w:color="auto" w:fill="auto"/>
          </w:tcPr>
          <w:p w14:paraId="7CB2A625" w14:textId="77777777" w:rsidR="0018768E" w:rsidRPr="00A42B55" w:rsidRDefault="0018768E" w:rsidP="0018768E">
            <w:pPr>
              <w:pStyle w:val="TAC"/>
              <w:rPr>
                <w:kern w:val="24"/>
              </w:rPr>
            </w:pPr>
            <w:r w:rsidRPr="00A42B55">
              <w:rPr>
                <w:kern w:val="24"/>
              </w:rPr>
              <w:t>0</w:t>
            </w:r>
          </w:p>
        </w:tc>
        <w:tc>
          <w:tcPr>
            <w:tcW w:w="1541" w:type="dxa"/>
            <w:shd w:val="clear" w:color="auto" w:fill="auto"/>
          </w:tcPr>
          <w:p w14:paraId="6C9CC290" w14:textId="77777777" w:rsidR="0018768E" w:rsidRPr="00A42B55" w:rsidRDefault="0018768E" w:rsidP="0018768E">
            <w:pPr>
              <w:pStyle w:val="TAC"/>
              <w:rPr>
                <w:kern w:val="24"/>
                <w:lang w:eastAsia="zh-CN"/>
              </w:rPr>
            </w:pPr>
            <w:r w:rsidRPr="00A42B55">
              <w:rPr>
                <w:kern w:val="24"/>
                <w:lang w:eastAsia="zh-CN"/>
              </w:rPr>
              <w:t>{0, 3, 6, 9}</w:t>
            </w:r>
          </w:p>
        </w:tc>
      </w:tr>
      <w:tr w:rsidR="0018768E" w:rsidRPr="00237949" w14:paraId="300FD08B" w14:textId="77777777" w:rsidTr="00857106">
        <w:tc>
          <w:tcPr>
            <w:tcW w:w="901" w:type="dxa"/>
            <w:shd w:val="clear" w:color="auto" w:fill="auto"/>
          </w:tcPr>
          <w:p w14:paraId="5810BA0B" w14:textId="77777777" w:rsidR="0018768E" w:rsidRPr="00237949" w:rsidRDefault="0018768E" w:rsidP="0018768E">
            <w:pPr>
              <w:pStyle w:val="TAC"/>
              <w:rPr>
                <w:lang w:eastAsia="zh-CN"/>
              </w:rPr>
            </w:pPr>
            <w:r w:rsidRPr="00237949">
              <w:rPr>
                <w:lang w:eastAsia="zh-CN"/>
              </w:rPr>
              <w:t>9</w:t>
            </w:r>
          </w:p>
        </w:tc>
        <w:tc>
          <w:tcPr>
            <w:tcW w:w="1157" w:type="dxa"/>
            <w:shd w:val="clear" w:color="auto" w:fill="auto"/>
          </w:tcPr>
          <w:p w14:paraId="14BE2F23" w14:textId="77777777" w:rsidR="0018768E" w:rsidRPr="00A42B55" w:rsidRDefault="0018768E" w:rsidP="0018768E">
            <w:pPr>
              <w:pStyle w:val="TAC"/>
              <w:rPr>
                <w:kern w:val="24"/>
              </w:rPr>
            </w:pPr>
            <w:r w:rsidRPr="00A42B55">
              <w:rPr>
                <w:kern w:val="24"/>
              </w:rPr>
              <w:t>1</w:t>
            </w:r>
          </w:p>
        </w:tc>
        <w:tc>
          <w:tcPr>
            <w:tcW w:w="992" w:type="dxa"/>
            <w:shd w:val="clear" w:color="auto" w:fill="auto"/>
          </w:tcPr>
          <w:p w14:paraId="5F22FDD9" w14:textId="77777777" w:rsidR="0018768E" w:rsidRPr="00A42B55" w:rsidRDefault="0018768E" w:rsidP="0018768E">
            <w:pPr>
              <w:pStyle w:val="TAC"/>
              <w:rPr>
                <w:kern w:val="24"/>
              </w:rPr>
            </w:pPr>
            <w:r w:rsidRPr="00A42B55">
              <w:rPr>
                <w:kern w:val="24"/>
              </w:rPr>
              <w:t>4</w:t>
            </w:r>
          </w:p>
        </w:tc>
        <w:tc>
          <w:tcPr>
            <w:tcW w:w="1258" w:type="dxa"/>
            <w:shd w:val="clear" w:color="auto" w:fill="auto"/>
          </w:tcPr>
          <w:p w14:paraId="5C714725" w14:textId="77777777" w:rsidR="0018768E" w:rsidRPr="00A42B55" w:rsidRDefault="0018768E" w:rsidP="0018768E">
            <w:pPr>
              <w:pStyle w:val="TAC"/>
              <w:rPr>
                <w:kern w:val="24"/>
              </w:rPr>
            </w:pPr>
            <w:r w:rsidRPr="00A42B55">
              <w:rPr>
                <w:kern w:val="24"/>
              </w:rPr>
              <w:t>10</w:t>
            </w:r>
          </w:p>
        </w:tc>
        <w:tc>
          <w:tcPr>
            <w:tcW w:w="1577" w:type="dxa"/>
            <w:shd w:val="clear" w:color="auto" w:fill="auto"/>
          </w:tcPr>
          <w:p w14:paraId="00C34411" w14:textId="77777777" w:rsidR="0018768E" w:rsidRPr="00A42B55" w:rsidRDefault="0018768E" w:rsidP="0018768E">
            <w:pPr>
              <w:pStyle w:val="TAC"/>
              <w:rPr>
                <w:kern w:val="24"/>
                <w:lang w:eastAsia="zh-CN"/>
              </w:rPr>
            </w:pPr>
            <w:r w:rsidRPr="00A42B55">
              <w:rPr>
                <w:rFonts w:hint="eastAsia"/>
                <w:kern w:val="24"/>
                <w:lang w:eastAsia="zh-CN"/>
              </w:rPr>
              <w:t>2</w:t>
            </w:r>
          </w:p>
        </w:tc>
        <w:tc>
          <w:tcPr>
            <w:tcW w:w="1541" w:type="dxa"/>
            <w:shd w:val="clear" w:color="auto" w:fill="auto"/>
          </w:tcPr>
          <w:p w14:paraId="5E16E9AF" w14:textId="77777777" w:rsidR="0018768E" w:rsidRPr="00A42B55" w:rsidRDefault="0018768E" w:rsidP="0018768E">
            <w:pPr>
              <w:pStyle w:val="TAC"/>
              <w:rPr>
                <w:kern w:val="24"/>
              </w:rPr>
            </w:pPr>
            <w:r w:rsidRPr="00A42B55">
              <w:rPr>
                <w:kern w:val="24"/>
                <w:lang w:eastAsia="zh-CN"/>
              </w:rPr>
              <w:t>{0, 3, 6, 9}</w:t>
            </w:r>
          </w:p>
        </w:tc>
      </w:tr>
      <w:tr w:rsidR="0018768E" w:rsidRPr="00237949" w14:paraId="4D415CF9" w14:textId="77777777" w:rsidTr="00857106">
        <w:tc>
          <w:tcPr>
            <w:tcW w:w="901" w:type="dxa"/>
            <w:shd w:val="clear" w:color="auto" w:fill="auto"/>
          </w:tcPr>
          <w:p w14:paraId="69C02E00" w14:textId="77777777" w:rsidR="0018768E" w:rsidRPr="00137C5B" w:rsidRDefault="0018768E" w:rsidP="0018768E">
            <w:pPr>
              <w:pStyle w:val="TAC"/>
              <w:rPr>
                <w:color w:val="FF0000"/>
                <w:lang w:eastAsia="zh-CN"/>
              </w:rPr>
            </w:pPr>
            <w:r w:rsidRPr="00137C5B">
              <w:rPr>
                <w:color w:val="FF0000"/>
                <w:lang w:eastAsia="zh-CN"/>
              </w:rPr>
              <w:t>10</w:t>
            </w:r>
          </w:p>
        </w:tc>
        <w:tc>
          <w:tcPr>
            <w:tcW w:w="1157" w:type="dxa"/>
            <w:shd w:val="clear" w:color="auto" w:fill="auto"/>
          </w:tcPr>
          <w:p w14:paraId="0CB1971C" w14:textId="77777777" w:rsidR="0018768E" w:rsidRPr="00137C5B" w:rsidRDefault="0018768E" w:rsidP="0018768E">
            <w:pPr>
              <w:pStyle w:val="TAC"/>
              <w:rPr>
                <w:color w:val="FF0000"/>
                <w:kern w:val="24"/>
              </w:rPr>
            </w:pPr>
            <w:r w:rsidRPr="00137C5B">
              <w:rPr>
                <w:color w:val="FF0000"/>
                <w:kern w:val="24"/>
              </w:rPr>
              <w:t>1</w:t>
            </w:r>
          </w:p>
        </w:tc>
        <w:tc>
          <w:tcPr>
            <w:tcW w:w="992" w:type="dxa"/>
            <w:shd w:val="clear" w:color="auto" w:fill="auto"/>
          </w:tcPr>
          <w:p w14:paraId="13FED03C" w14:textId="77777777" w:rsidR="0018768E" w:rsidRPr="00A42B55" w:rsidRDefault="0018768E" w:rsidP="0018768E">
            <w:pPr>
              <w:pStyle w:val="TAC"/>
              <w:rPr>
                <w:color w:val="FF0000"/>
                <w:kern w:val="24"/>
              </w:rPr>
            </w:pPr>
            <w:r w:rsidRPr="00A42B55">
              <w:rPr>
                <w:color w:val="FF0000"/>
                <w:kern w:val="24"/>
              </w:rPr>
              <w:t>4</w:t>
            </w:r>
          </w:p>
        </w:tc>
        <w:tc>
          <w:tcPr>
            <w:tcW w:w="1258" w:type="dxa"/>
            <w:shd w:val="clear" w:color="auto" w:fill="auto"/>
          </w:tcPr>
          <w:p w14:paraId="31875714" w14:textId="77777777" w:rsidR="0018768E" w:rsidRPr="00A42B55" w:rsidRDefault="0018768E" w:rsidP="0018768E">
            <w:pPr>
              <w:pStyle w:val="TAC"/>
              <w:rPr>
                <w:color w:val="FF0000"/>
                <w:kern w:val="24"/>
              </w:rPr>
            </w:pPr>
            <w:r w:rsidRPr="00A42B55">
              <w:rPr>
                <w:color w:val="FF0000"/>
                <w:kern w:val="24"/>
              </w:rPr>
              <w:t>10</w:t>
            </w:r>
          </w:p>
        </w:tc>
        <w:tc>
          <w:tcPr>
            <w:tcW w:w="1577" w:type="dxa"/>
            <w:shd w:val="clear" w:color="auto" w:fill="auto"/>
          </w:tcPr>
          <w:p w14:paraId="30246678" w14:textId="77777777" w:rsidR="0018768E" w:rsidRPr="00F07D60" w:rsidRDefault="0018768E" w:rsidP="0018768E">
            <w:pPr>
              <w:pStyle w:val="TAC"/>
              <w:rPr>
                <w:color w:val="FF0000"/>
                <w:kern w:val="24"/>
                <w:lang w:eastAsia="zh-CN"/>
              </w:rPr>
            </w:pPr>
            <w:r w:rsidRPr="00F07D60">
              <w:rPr>
                <w:rFonts w:hint="eastAsia"/>
                <w:color w:val="FF0000"/>
                <w:kern w:val="24"/>
                <w:lang w:eastAsia="zh-CN"/>
              </w:rPr>
              <w:t>4</w:t>
            </w:r>
          </w:p>
        </w:tc>
        <w:tc>
          <w:tcPr>
            <w:tcW w:w="1541" w:type="dxa"/>
            <w:shd w:val="clear" w:color="auto" w:fill="auto"/>
          </w:tcPr>
          <w:p w14:paraId="7F7BD904" w14:textId="77777777" w:rsidR="0018768E" w:rsidRPr="00A42B55" w:rsidRDefault="0018768E" w:rsidP="0018768E">
            <w:pPr>
              <w:pStyle w:val="TAC"/>
              <w:rPr>
                <w:color w:val="FF0000"/>
                <w:kern w:val="24"/>
              </w:rPr>
            </w:pPr>
            <w:r w:rsidRPr="00A42B55">
              <w:rPr>
                <w:color w:val="FF0000"/>
                <w:kern w:val="24"/>
                <w:lang w:eastAsia="zh-CN"/>
              </w:rPr>
              <w:t>{0, 3, 6, 9}</w:t>
            </w:r>
          </w:p>
        </w:tc>
      </w:tr>
      <w:tr w:rsidR="0018768E" w:rsidRPr="00237949" w14:paraId="57A82995" w14:textId="77777777" w:rsidTr="00857106">
        <w:tc>
          <w:tcPr>
            <w:tcW w:w="901" w:type="dxa"/>
            <w:shd w:val="clear" w:color="auto" w:fill="auto"/>
          </w:tcPr>
          <w:p w14:paraId="5F98934C" w14:textId="77777777" w:rsidR="0018768E" w:rsidRPr="00237949" w:rsidRDefault="0018768E" w:rsidP="0018768E">
            <w:pPr>
              <w:pStyle w:val="TAC"/>
            </w:pPr>
            <w:r w:rsidRPr="00237949">
              <w:rPr>
                <w:lang w:eastAsia="zh-CN"/>
              </w:rPr>
              <w:t>11</w:t>
            </w:r>
          </w:p>
        </w:tc>
        <w:tc>
          <w:tcPr>
            <w:tcW w:w="1157" w:type="dxa"/>
            <w:shd w:val="clear" w:color="auto" w:fill="auto"/>
          </w:tcPr>
          <w:p w14:paraId="7B57B873" w14:textId="77777777" w:rsidR="0018768E" w:rsidRPr="00237949" w:rsidRDefault="0018768E" w:rsidP="0018768E">
            <w:pPr>
              <w:pStyle w:val="TAC"/>
              <w:rPr>
                <w:kern w:val="24"/>
              </w:rPr>
            </w:pPr>
            <w:r w:rsidRPr="00237949">
              <w:rPr>
                <w:kern w:val="24"/>
              </w:rPr>
              <w:t>1</w:t>
            </w:r>
          </w:p>
        </w:tc>
        <w:tc>
          <w:tcPr>
            <w:tcW w:w="992" w:type="dxa"/>
            <w:shd w:val="clear" w:color="auto" w:fill="auto"/>
          </w:tcPr>
          <w:p w14:paraId="6F4C1EEB" w14:textId="77777777" w:rsidR="0018768E" w:rsidRPr="00237949" w:rsidRDefault="0018768E" w:rsidP="0018768E">
            <w:pPr>
              <w:pStyle w:val="TAC"/>
              <w:rPr>
                <w:kern w:val="24"/>
              </w:rPr>
            </w:pPr>
            <w:r w:rsidRPr="00237949">
              <w:rPr>
                <w:kern w:val="24"/>
              </w:rPr>
              <w:t>0</w:t>
            </w:r>
          </w:p>
        </w:tc>
        <w:tc>
          <w:tcPr>
            <w:tcW w:w="1258" w:type="dxa"/>
            <w:shd w:val="clear" w:color="auto" w:fill="auto"/>
          </w:tcPr>
          <w:p w14:paraId="564B030C" w14:textId="77777777" w:rsidR="0018768E" w:rsidRPr="00237949" w:rsidRDefault="0018768E" w:rsidP="0018768E">
            <w:pPr>
              <w:pStyle w:val="TAC"/>
              <w:rPr>
                <w:kern w:val="24"/>
              </w:rPr>
            </w:pPr>
            <w:r w:rsidRPr="00237949">
              <w:rPr>
                <w:kern w:val="24"/>
              </w:rPr>
              <w:t>14</w:t>
            </w:r>
          </w:p>
        </w:tc>
        <w:tc>
          <w:tcPr>
            <w:tcW w:w="1577" w:type="dxa"/>
            <w:shd w:val="clear" w:color="auto" w:fill="auto"/>
          </w:tcPr>
          <w:p w14:paraId="16C0CFEF" w14:textId="77777777" w:rsidR="0018768E" w:rsidRPr="00237949" w:rsidRDefault="0018768E" w:rsidP="0018768E">
            <w:pPr>
              <w:pStyle w:val="TAC"/>
              <w:rPr>
                <w:kern w:val="24"/>
                <w:lang w:eastAsia="zh-CN"/>
              </w:rPr>
            </w:pPr>
            <w:r w:rsidRPr="00237949">
              <w:rPr>
                <w:kern w:val="24"/>
                <w:lang w:eastAsia="zh-CN"/>
              </w:rPr>
              <w:t>0</w:t>
            </w:r>
          </w:p>
        </w:tc>
        <w:tc>
          <w:tcPr>
            <w:tcW w:w="1541" w:type="dxa"/>
            <w:shd w:val="clear" w:color="auto" w:fill="auto"/>
          </w:tcPr>
          <w:p w14:paraId="7DF5BEDD" w14:textId="77777777" w:rsidR="0018768E" w:rsidRPr="00237949" w:rsidRDefault="0018768E" w:rsidP="0018768E">
            <w:pPr>
              <w:pStyle w:val="TAC"/>
              <w:rPr>
                <w:kern w:val="24"/>
                <w:lang w:eastAsia="zh-CN"/>
              </w:rPr>
            </w:pPr>
            <w:r w:rsidRPr="00237949">
              <w:rPr>
                <w:kern w:val="24"/>
                <w:lang w:eastAsia="zh-CN"/>
              </w:rPr>
              <w:t>{0, 6}</w:t>
            </w:r>
          </w:p>
        </w:tc>
      </w:tr>
      <w:tr w:rsidR="0018768E" w:rsidRPr="00237949" w14:paraId="1CBC6D96" w14:textId="77777777" w:rsidTr="00857106">
        <w:tc>
          <w:tcPr>
            <w:tcW w:w="901" w:type="dxa"/>
            <w:shd w:val="clear" w:color="auto" w:fill="auto"/>
          </w:tcPr>
          <w:p w14:paraId="6950185C" w14:textId="77777777" w:rsidR="0018768E" w:rsidRPr="00237949" w:rsidRDefault="0018768E" w:rsidP="0018768E">
            <w:pPr>
              <w:pStyle w:val="TAC"/>
            </w:pPr>
            <w:r w:rsidRPr="00237949">
              <w:rPr>
                <w:lang w:eastAsia="zh-CN"/>
              </w:rPr>
              <w:t>12</w:t>
            </w:r>
          </w:p>
        </w:tc>
        <w:tc>
          <w:tcPr>
            <w:tcW w:w="1157" w:type="dxa"/>
            <w:shd w:val="clear" w:color="auto" w:fill="auto"/>
          </w:tcPr>
          <w:p w14:paraId="40C37C74" w14:textId="77777777" w:rsidR="0018768E" w:rsidRPr="00237949" w:rsidRDefault="0018768E" w:rsidP="0018768E">
            <w:pPr>
              <w:pStyle w:val="TAC"/>
              <w:rPr>
                <w:kern w:val="24"/>
              </w:rPr>
            </w:pPr>
            <w:r w:rsidRPr="00237949">
              <w:rPr>
                <w:kern w:val="24"/>
              </w:rPr>
              <w:t>1</w:t>
            </w:r>
          </w:p>
        </w:tc>
        <w:tc>
          <w:tcPr>
            <w:tcW w:w="992" w:type="dxa"/>
            <w:shd w:val="clear" w:color="auto" w:fill="auto"/>
          </w:tcPr>
          <w:p w14:paraId="268A51B9" w14:textId="77777777" w:rsidR="0018768E" w:rsidRPr="00237949" w:rsidRDefault="0018768E" w:rsidP="0018768E">
            <w:pPr>
              <w:pStyle w:val="TAC"/>
              <w:rPr>
                <w:kern w:val="24"/>
              </w:rPr>
            </w:pPr>
            <w:r w:rsidRPr="00237949">
              <w:rPr>
                <w:kern w:val="24"/>
              </w:rPr>
              <w:t>0</w:t>
            </w:r>
          </w:p>
        </w:tc>
        <w:tc>
          <w:tcPr>
            <w:tcW w:w="1258" w:type="dxa"/>
            <w:shd w:val="clear" w:color="auto" w:fill="auto"/>
          </w:tcPr>
          <w:p w14:paraId="236DE90C" w14:textId="77777777" w:rsidR="0018768E" w:rsidRPr="00237949" w:rsidRDefault="0018768E" w:rsidP="0018768E">
            <w:pPr>
              <w:pStyle w:val="TAC"/>
              <w:rPr>
                <w:kern w:val="24"/>
              </w:rPr>
            </w:pPr>
            <w:r w:rsidRPr="00237949">
              <w:rPr>
                <w:kern w:val="24"/>
              </w:rPr>
              <w:t>14</w:t>
            </w:r>
          </w:p>
        </w:tc>
        <w:tc>
          <w:tcPr>
            <w:tcW w:w="1577" w:type="dxa"/>
            <w:shd w:val="clear" w:color="auto" w:fill="auto"/>
          </w:tcPr>
          <w:p w14:paraId="4A9225BC" w14:textId="77777777" w:rsidR="0018768E" w:rsidRPr="00237949" w:rsidRDefault="0018768E" w:rsidP="0018768E">
            <w:pPr>
              <w:pStyle w:val="TAC"/>
              <w:rPr>
                <w:kern w:val="24"/>
              </w:rPr>
            </w:pPr>
            <w:r w:rsidRPr="00237949">
              <w:rPr>
                <w:kern w:val="24"/>
              </w:rPr>
              <w:t>0</w:t>
            </w:r>
          </w:p>
        </w:tc>
        <w:tc>
          <w:tcPr>
            <w:tcW w:w="1541" w:type="dxa"/>
            <w:shd w:val="clear" w:color="auto" w:fill="auto"/>
          </w:tcPr>
          <w:p w14:paraId="63BE75DC" w14:textId="77777777" w:rsidR="0018768E" w:rsidRPr="00237949" w:rsidRDefault="0018768E" w:rsidP="0018768E">
            <w:pPr>
              <w:pStyle w:val="TAC"/>
              <w:rPr>
                <w:kern w:val="24"/>
                <w:lang w:eastAsia="zh-CN"/>
              </w:rPr>
            </w:pPr>
            <w:r w:rsidRPr="00237949">
              <w:rPr>
                <w:kern w:val="24"/>
                <w:lang w:eastAsia="zh-CN"/>
              </w:rPr>
              <w:t>{0, 3, 6, 9}</w:t>
            </w:r>
          </w:p>
        </w:tc>
      </w:tr>
      <w:tr w:rsidR="0018768E" w:rsidRPr="00237949" w14:paraId="559F60C3" w14:textId="77777777" w:rsidTr="00857106">
        <w:tc>
          <w:tcPr>
            <w:tcW w:w="901" w:type="dxa"/>
            <w:shd w:val="clear" w:color="auto" w:fill="auto"/>
          </w:tcPr>
          <w:p w14:paraId="03C4E638" w14:textId="77777777" w:rsidR="0018768E" w:rsidRPr="00237949" w:rsidRDefault="0018768E" w:rsidP="0018768E">
            <w:pPr>
              <w:pStyle w:val="TAC"/>
              <w:rPr>
                <w:lang w:eastAsia="zh-CN"/>
              </w:rPr>
            </w:pPr>
            <w:r w:rsidRPr="00237949">
              <w:rPr>
                <w:rFonts w:hint="eastAsia"/>
                <w:lang w:eastAsia="zh-CN"/>
              </w:rPr>
              <w:t>13</w:t>
            </w:r>
          </w:p>
        </w:tc>
        <w:tc>
          <w:tcPr>
            <w:tcW w:w="1157" w:type="dxa"/>
            <w:shd w:val="clear" w:color="auto" w:fill="auto"/>
          </w:tcPr>
          <w:p w14:paraId="33C093D6" w14:textId="77777777" w:rsidR="0018768E" w:rsidRPr="00237949" w:rsidRDefault="0018768E" w:rsidP="0018768E">
            <w:pPr>
              <w:pStyle w:val="TAC"/>
              <w:rPr>
                <w:kern w:val="24"/>
              </w:rPr>
            </w:pPr>
            <w:r w:rsidRPr="00237949">
              <w:rPr>
                <w:kern w:val="24"/>
              </w:rPr>
              <w:t>1</w:t>
            </w:r>
          </w:p>
        </w:tc>
        <w:tc>
          <w:tcPr>
            <w:tcW w:w="992" w:type="dxa"/>
            <w:shd w:val="clear" w:color="auto" w:fill="auto"/>
          </w:tcPr>
          <w:p w14:paraId="7DF459FF" w14:textId="77777777" w:rsidR="0018768E" w:rsidRPr="00237949" w:rsidRDefault="0018768E" w:rsidP="0018768E">
            <w:pPr>
              <w:pStyle w:val="TAC"/>
              <w:rPr>
                <w:kern w:val="24"/>
              </w:rPr>
            </w:pPr>
            <w:r w:rsidRPr="00237949">
              <w:rPr>
                <w:kern w:val="24"/>
              </w:rPr>
              <w:t>0</w:t>
            </w:r>
          </w:p>
        </w:tc>
        <w:tc>
          <w:tcPr>
            <w:tcW w:w="1258" w:type="dxa"/>
            <w:shd w:val="clear" w:color="auto" w:fill="auto"/>
          </w:tcPr>
          <w:p w14:paraId="222D8300" w14:textId="77777777" w:rsidR="0018768E" w:rsidRPr="00237949" w:rsidRDefault="0018768E" w:rsidP="0018768E">
            <w:pPr>
              <w:pStyle w:val="TAC"/>
              <w:rPr>
                <w:kern w:val="24"/>
              </w:rPr>
            </w:pPr>
            <w:r w:rsidRPr="00237949">
              <w:rPr>
                <w:kern w:val="24"/>
              </w:rPr>
              <w:t>14</w:t>
            </w:r>
          </w:p>
        </w:tc>
        <w:tc>
          <w:tcPr>
            <w:tcW w:w="1577" w:type="dxa"/>
            <w:shd w:val="clear" w:color="auto" w:fill="auto"/>
          </w:tcPr>
          <w:p w14:paraId="4707581D" w14:textId="77777777" w:rsidR="0018768E" w:rsidRPr="00237949" w:rsidRDefault="0018768E" w:rsidP="0018768E">
            <w:pPr>
              <w:pStyle w:val="TAC"/>
              <w:rPr>
                <w:kern w:val="24"/>
                <w:lang w:eastAsia="zh-CN"/>
              </w:rPr>
            </w:pPr>
            <w:r w:rsidRPr="00237949">
              <w:rPr>
                <w:rFonts w:hint="eastAsia"/>
                <w:kern w:val="24"/>
                <w:lang w:eastAsia="zh-CN"/>
              </w:rPr>
              <w:t>2</w:t>
            </w:r>
          </w:p>
        </w:tc>
        <w:tc>
          <w:tcPr>
            <w:tcW w:w="1541" w:type="dxa"/>
            <w:shd w:val="clear" w:color="auto" w:fill="auto"/>
          </w:tcPr>
          <w:p w14:paraId="7FCC2474" w14:textId="77777777" w:rsidR="0018768E" w:rsidRPr="00237949" w:rsidRDefault="0018768E" w:rsidP="0018768E">
            <w:pPr>
              <w:pStyle w:val="TAC"/>
              <w:rPr>
                <w:kern w:val="24"/>
              </w:rPr>
            </w:pPr>
            <w:r w:rsidRPr="00237949">
              <w:rPr>
                <w:kern w:val="24"/>
                <w:lang w:eastAsia="zh-CN"/>
              </w:rPr>
              <w:t>{0, 3, 6, 9}</w:t>
            </w:r>
          </w:p>
        </w:tc>
      </w:tr>
      <w:tr w:rsidR="0018768E" w:rsidRPr="00237949" w14:paraId="62FF20CB" w14:textId="77777777" w:rsidTr="00857106">
        <w:tc>
          <w:tcPr>
            <w:tcW w:w="901" w:type="dxa"/>
            <w:shd w:val="clear" w:color="auto" w:fill="auto"/>
          </w:tcPr>
          <w:p w14:paraId="5E5004F6" w14:textId="77777777" w:rsidR="0018768E" w:rsidRPr="00237949" w:rsidRDefault="0018768E" w:rsidP="0018768E">
            <w:pPr>
              <w:pStyle w:val="TAC"/>
              <w:rPr>
                <w:lang w:eastAsia="zh-CN"/>
              </w:rPr>
            </w:pPr>
            <w:r w:rsidRPr="00237949">
              <w:rPr>
                <w:rFonts w:hint="eastAsia"/>
                <w:lang w:eastAsia="zh-CN"/>
              </w:rPr>
              <w:t>1</w:t>
            </w:r>
            <w:r w:rsidRPr="00237949">
              <w:rPr>
                <w:lang w:eastAsia="zh-CN"/>
              </w:rPr>
              <w:t>4</w:t>
            </w:r>
          </w:p>
        </w:tc>
        <w:tc>
          <w:tcPr>
            <w:tcW w:w="1157" w:type="dxa"/>
            <w:shd w:val="clear" w:color="auto" w:fill="auto"/>
          </w:tcPr>
          <w:p w14:paraId="3EDB2F54" w14:textId="77777777" w:rsidR="0018768E" w:rsidRPr="00237949" w:rsidRDefault="0018768E" w:rsidP="0018768E">
            <w:pPr>
              <w:pStyle w:val="TAC"/>
              <w:rPr>
                <w:kern w:val="24"/>
              </w:rPr>
            </w:pPr>
            <w:r w:rsidRPr="00237949">
              <w:rPr>
                <w:kern w:val="24"/>
              </w:rPr>
              <w:t>1</w:t>
            </w:r>
          </w:p>
        </w:tc>
        <w:tc>
          <w:tcPr>
            <w:tcW w:w="992" w:type="dxa"/>
            <w:shd w:val="clear" w:color="auto" w:fill="auto"/>
          </w:tcPr>
          <w:p w14:paraId="79B37ACF" w14:textId="77777777" w:rsidR="0018768E" w:rsidRPr="00237949" w:rsidRDefault="0018768E" w:rsidP="0018768E">
            <w:pPr>
              <w:pStyle w:val="TAC"/>
              <w:rPr>
                <w:kern w:val="24"/>
              </w:rPr>
            </w:pPr>
            <w:r w:rsidRPr="00237949">
              <w:rPr>
                <w:kern w:val="24"/>
                <w:lang w:eastAsia="zh-CN"/>
              </w:rPr>
              <w:t>0</w:t>
            </w:r>
          </w:p>
        </w:tc>
        <w:tc>
          <w:tcPr>
            <w:tcW w:w="1258" w:type="dxa"/>
            <w:shd w:val="clear" w:color="auto" w:fill="auto"/>
          </w:tcPr>
          <w:p w14:paraId="757B5A78" w14:textId="77777777" w:rsidR="0018768E" w:rsidRPr="00237949" w:rsidRDefault="0018768E" w:rsidP="0018768E">
            <w:pPr>
              <w:pStyle w:val="TAC"/>
              <w:rPr>
                <w:kern w:val="24"/>
              </w:rPr>
            </w:pPr>
            <w:r w:rsidRPr="00237949">
              <w:rPr>
                <w:kern w:val="24"/>
              </w:rPr>
              <w:t>1</w:t>
            </w:r>
            <w:r w:rsidRPr="00237949">
              <w:rPr>
                <w:kern w:val="24"/>
                <w:lang w:eastAsia="zh-CN"/>
              </w:rPr>
              <w:t>4</w:t>
            </w:r>
          </w:p>
        </w:tc>
        <w:tc>
          <w:tcPr>
            <w:tcW w:w="1577" w:type="dxa"/>
            <w:shd w:val="clear" w:color="auto" w:fill="auto"/>
          </w:tcPr>
          <w:p w14:paraId="184AB6CA" w14:textId="77777777" w:rsidR="0018768E" w:rsidRPr="00237949" w:rsidRDefault="0018768E" w:rsidP="0018768E">
            <w:pPr>
              <w:pStyle w:val="TAC"/>
              <w:rPr>
                <w:kern w:val="24"/>
                <w:lang w:eastAsia="zh-CN"/>
              </w:rPr>
            </w:pPr>
            <w:r w:rsidRPr="00237949">
              <w:rPr>
                <w:rFonts w:hint="eastAsia"/>
                <w:kern w:val="24"/>
                <w:lang w:eastAsia="zh-CN"/>
              </w:rPr>
              <w:t>4</w:t>
            </w:r>
          </w:p>
        </w:tc>
        <w:tc>
          <w:tcPr>
            <w:tcW w:w="1541" w:type="dxa"/>
            <w:shd w:val="clear" w:color="auto" w:fill="auto"/>
          </w:tcPr>
          <w:p w14:paraId="05532D57" w14:textId="77777777" w:rsidR="0018768E" w:rsidRPr="00237949" w:rsidRDefault="0018768E" w:rsidP="0018768E">
            <w:pPr>
              <w:pStyle w:val="TAC"/>
              <w:rPr>
                <w:kern w:val="24"/>
                <w:lang w:eastAsia="zh-CN"/>
              </w:rPr>
            </w:pPr>
            <w:r w:rsidRPr="00237949">
              <w:rPr>
                <w:kern w:val="24"/>
                <w:lang w:eastAsia="zh-CN"/>
              </w:rPr>
              <w:t>{0, 3, 6, 9}</w:t>
            </w:r>
          </w:p>
        </w:tc>
      </w:tr>
      <w:tr w:rsidR="0018768E" w:rsidRPr="00237949" w14:paraId="05EF1023" w14:textId="77777777" w:rsidTr="00857106">
        <w:tc>
          <w:tcPr>
            <w:tcW w:w="901" w:type="dxa"/>
            <w:shd w:val="clear" w:color="auto" w:fill="auto"/>
          </w:tcPr>
          <w:p w14:paraId="709A02CE" w14:textId="77777777" w:rsidR="0018768E" w:rsidRPr="00237949" w:rsidRDefault="0018768E" w:rsidP="0018768E">
            <w:pPr>
              <w:pStyle w:val="TAC"/>
              <w:rPr>
                <w:lang w:val="en-US" w:eastAsia="zh-CN"/>
              </w:rPr>
            </w:pPr>
            <w:r w:rsidRPr="00237949">
              <w:rPr>
                <w:rFonts w:hint="eastAsia"/>
                <w:lang w:val="en-US" w:eastAsia="zh-CN"/>
              </w:rPr>
              <w:t>15</w:t>
            </w:r>
          </w:p>
        </w:tc>
        <w:tc>
          <w:tcPr>
            <w:tcW w:w="1157" w:type="dxa"/>
            <w:shd w:val="clear" w:color="auto" w:fill="auto"/>
          </w:tcPr>
          <w:p w14:paraId="5F6A8ABA" w14:textId="77777777" w:rsidR="0018768E" w:rsidRPr="00237949" w:rsidRDefault="0018768E" w:rsidP="0018768E">
            <w:pPr>
              <w:pStyle w:val="TAC"/>
              <w:rPr>
                <w:kern w:val="24"/>
              </w:rPr>
            </w:pPr>
            <w:r w:rsidRPr="00237949">
              <w:rPr>
                <w:kern w:val="24"/>
              </w:rPr>
              <w:t>1</w:t>
            </w:r>
          </w:p>
        </w:tc>
        <w:tc>
          <w:tcPr>
            <w:tcW w:w="992" w:type="dxa"/>
            <w:shd w:val="clear" w:color="auto" w:fill="auto"/>
          </w:tcPr>
          <w:p w14:paraId="1558DF02" w14:textId="77777777" w:rsidR="0018768E" w:rsidRPr="00237949" w:rsidRDefault="0018768E" w:rsidP="0018768E">
            <w:pPr>
              <w:pStyle w:val="TAC"/>
              <w:rPr>
                <w:kern w:val="24"/>
              </w:rPr>
            </w:pPr>
            <w:r w:rsidRPr="00237949">
              <w:rPr>
                <w:kern w:val="24"/>
              </w:rPr>
              <w:t>0</w:t>
            </w:r>
          </w:p>
        </w:tc>
        <w:tc>
          <w:tcPr>
            <w:tcW w:w="1258" w:type="dxa"/>
            <w:shd w:val="clear" w:color="auto" w:fill="auto"/>
          </w:tcPr>
          <w:p w14:paraId="0D70169D" w14:textId="77777777" w:rsidR="0018768E" w:rsidRPr="00237949" w:rsidRDefault="0018768E" w:rsidP="0018768E">
            <w:pPr>
              <w:pStyle w:val="TAC"/>
              <w:rPr>
                <w:kern w:val="24"/>
              </w:rPr>
            </w:pPr>
            <w:r w:rsidRPr="00237949">
              <w:rPr>
                <w:kern w:val="24"/>
              </w:rPr>
              <w:t>14</w:t>
            </w:r>
          </w:p>
        </w:tc>
        <w:tc>
          <w:tcPr>
            <w:tcW w:w="1577" w:type="dxa"/>
            <w:shd w:val="clear" w:color="auto" w:fill="auto"/>
          </w:tcPr>
          <w:p w14:paraId="20203212" w14:textId="77777777" w:rsidR="0018768E" w:rsidRPr="00237949" w:rsidRDefault="0018768E" w:rsidP="0018768E">
            <w:pPr>
              <w:pStyle w:val="TAC"/>
              <w:rPr>
                <w:kern w:val="24"/>
                <w:lang w:eastAsia="zh-CN"/>
              </w:rPr>
            </w:pPr>
            <w:r w:rsidRPr="00237949">
              <w:rPr>
                <w:rFonts w:hint="eastAsia"/>
                <w:kern w:val="24"/>
                <w:lang w:eastAsia="zh-CN"/>
              </w:rPr>
              <w:t>Floor(</w:t>
            </w:r>
            <w:r w:rsidRPr="00237949">
              <w:rPr>
                <w:kern w:val="24"/>
              </w:rPr>
              <w:t>N</w:t>
            </w:r>
            <w:r w:rsidRPr="00237949">
              <w:rPr>
                <w:kern w:val="24"/>
                <w:vertAlign w:val="subscript"/>
              </w:rPr>
              <w:t>BWP</w:t>
            </w:r>
            <w:r w:rsidRPr="00237949">
              <w:rPr>
                <w:kern w:val="24"/>
              </w:rPr>
              <w:t>/4</w:t>
            </w:r>
            <w:r w:rsidRPr="00237949">
              <w:rPr>
                <w:rFonts w:hint="eastAsia"/>
                <w:kern w:val="24"/>
                <w:lang w:eastAsia="zh-CN"/>
              </w:rPr>
              <w:t>)</w:t>
            </w:r>
          </w:p>
        </w:tc>
        <w:tc>
          <w:tcPr>
            <w:tcW w:w="1541" w:type="dxa"/>
            <w:shd w:val="clear" w:color="auto" w:fill="auto"/>
          </w:tcPr>
          <w:p w14:paraId="0E2D9663" w14:textId="77777777" w:rsidR="0018768E" w:rsidRPr="00237949" w:rsidRDefault="0018768E" w:rsidP="0018768E">
            <w:pPr>
              <w:pStyle w:val="TAC"/>
              <w:rPr>
                <w:kern w:val="24"/>
                <w:lang w:eastAsia="zh-CN"/>
              </w:rPr>
            </w:pPr>
            <w:r w:rsidRPr="00237949">
              <w:rPr>
                <w:kern w:val="24"/>
                <w:lang w:eastAsia="zh-CN"/>
              </w:rPr>
              <w:t>{0, 3, 6, 9}</w:t>
            </w:r>
          </w:p>
        </w:tc>
      </w:tr>
    </w:tbl>
    <w:p w14:paraId="3F4ABCB9" w14:textId="77777777" w:rsidR="0018768E" w:rsidRDefault="0018768E" w:rsidP="0018768E">
      <w:pPr>
        <w:rPr>
          <w:lang w:eastAsia="x-none"/>
        </w:rPr>
      </w:pPr>
    </w:p>
    <w:p w14:paraId="308F9A1B" w14:textId="77777777" w:rsidR="00E272C3" w:rsidRPr="00E871C8" w:rsidRDefault="00E272C3" w:rsidP="00E272C3"/>
    <w:p w14:paraId="2BC0C95D" w14:textId="7BA5E9CE" w:rsidR="00966D15" w:rsidRPr="00966D15" w:rsidRDefault="0058452E" w:rsidP="00966D15">
      <w:pPr>
        <w:ind w:left="720" w:hanging="720"/>
        <w:rPr>
          <w:lang w:eastAsia="x-none"/>
        </w:rPr>
      </w:pPr>
      <w:hyperlink r:id="rId1689" w:history="1">
        <w:r w:rsidR="000F2B08">
          <w:rPr>
            <w:rStyle w:val="Hyperlink"/>
            <w:lang w:eastAsia="x-none"/>
          </w:rPr>
          <w:t>R1-1805886</w:t>
        </w:r>
      </w:hyperlink>
      <w:r w:rsidR="00966D15" w:rsidRPr="00966D15">
        <w:rPr>
          <w:lang w:eastAsia="x-none"/>
        </w:rPr>
        <w:tab/>
        <w:t>Remaining issues on resource allocation for PUCCH</w:t>
      </w:r>
      <w:r w:rsidR="00966D15" w:rsidRPr="00966D15">
        <w:rPr>
          <w:lang w:eastAsia="x-none"/>
        </w:rPr>
        <w:tab/>
        <w:t>Huawei, HiSilicon</w:t>
      </w:r>
    </w:p>
    <w:p w14:paraId="1DF9BAC5" w14:textId="2902E791" w:rsidR="00966D15" w:rsidRPr="00966D15" w:rsidRDefault="0058452E" w:rsidP="00966D15">
      <w:pPr>
        <w:ind w:left="720" w:hanging="720"/>
        <w:rPr>
          <w:lang w:eastAsia="x-none"/>
        </w:rPr>
      </w:pPr>
      <w:hyperlink r:id="rId1690" w:history="1">
        <w:r w:rsidR="000F2B08">
          <w:rPr>
            <w:rStyle w:val="Hyperlink"/>
            <w:lang w:eastAsia="x-none"/>
          </w:rPr>
          <w:t>R1-1806065</w:t>
        </w:r>
      </w:hyperlink>
      <w:r w:rsidR="00966D15" w:rsidRPr="00966D15">
        <w:rPr>
          <w:lang w:eastAsia="x-none"/>
        </w:rPr>
        <w:tab/>
        <w:t>Remaining issues on PUCCH resource allocation for eMBB</w:t>
      </w:r>
      <w:r w:rsidR="00966D15" w:rsidRPr="00966D15">
        <w:rPr>
          <w:lang w:eastAsia="x-none"/>
        </w:rPr>
        <w:tab/>
        <w:t>vivo</w:t>
      </w:r>
    </w:p>
    <w:p w14:paraId="107EE412" w14:textId="1BF3AD56" w:rsidR="00966D15" w:rsidRPr="00966D15" w:rsidRDefault="0058452E" w:rsidP="00966D15">
      <w:pPr>
        <w:ind w:left="720" w:hanging="720"/>
        <w:rPr>
          <w:color w:val="BFBFBF"/>
          <w:lang w:eastAsia="x-none"/>
        </w:rPr>
      </w:pPr>
      <w:hyperlink r:id="rId1691" w:history="1">
        <w:r w:rsidR="000F2B08">
          <w:rPr>
            <w:rStyle w:val="Hyperlink"/>
            <w:lang w:eastAsia="x-none"/>
          </w:rPr>
          <w:t>R1-1806066</w:t>
        </w:r>
      </w:hyperlink>
      <w:r w:rsidR="00966D15" w:rsidRPr="00966D15">
        <w:rPr>
          <w:color w:val="BFBFBF"/>
          <w:lang w:eastAsia="x-none"/>
        </w:rPr>
        <w:tab/>
        <w:t>Discussion on PUCCH resource allocation for URLLC</w:t>
      </w:r>
      <w:r w:rsidR="00966D15" w:rsidRPr="00966D15">
        <w:rPr>
          <w:color w:val="BFBFBF"/>
          <w:lang w:eastAsia="x-none"/>
        </w:rPr>
        <w:tab/>
        <w:t>vivo</w:t>
      </w:r>
    </w:p>
    <w:p w14:paraId="6F004B78" w14:textId="77777777" w:rsidR="00966D15" w:rsidRPr="00966D15" w:rsidRDefault="00966D15" w:rsidP="00966D15">
      <w:pPr>
        <w:ind w:left="720" w:hanging="720"/>
        <w:rPr>
          <w:color w:val="BFBFBF"/>
          <w:lang w:eastAsia="x-none"/>
        </w:rPr>
      </w:pPr>
      <w:r w:rsidRPr="00966D15">
        <w:rPr>
          <w:color w:val="BFBFBF"/>
          <w:lang w:eastAsia="x-none"/>
        </w:rPr>
        <w:t>Withdrawn</w:t>
      </w:r>
    </w:p>
    <w:p w14:paraId="795C3EFD" w14:textId="79D7B28F" w:rsidR="00966D15" w:rsidRPr="00966D15" w:rsidRDefault="0058452E" w:rsidP="00966D15">
      <w:pPr>
        <w:ind w:left="720" w:hanging="720"/>
        <w:rPr>
          <w:lang w:eastAsia="x-none"/>
        </w:rPr>
      </w:pPr>
      <w:hyperlink r:id="rId1692" w:history="1">
        <w:r w:rsidR="000F2B08">
          <w:rPr>
            <w:rStyle w:val="Hyperlink"/>
            <w:lang w:eastAsia="x-none"/>
          </w:rPr>
          <w:t>R1-1806183</w:t>
        </w:r>
      </w:hyperlink>
      <w:r w:rsidR="00966D15" w:rsidRPr="00966D15">
        <w:rPr>
          <w:lang w:eastAsia="x-none"/>
        </w:rPr>
        <w:tab/>
        <w:t>Discussion on remaining issues on PUCCH resource allocation</w:t>
      </w:r>
      <w:r w:rsidR="00966D15" w:rsidRPr="00966D15">
        <w:rPr>
          <w:lang w:eastAsia="x-none"/>
        </w:rPr>
        <w:tab/>
        <w:t>Panasonic Corporation</w:t>
      </w:r>
    </w:p>
    <w:p w14:paraId="62E96E9D" w14:textId="0CCBB514" w:rsidR="00966D15" w:rsidRPr="00966D15" w:rsidRDefault="0058452E" w:rsidP="00966D15">
      <w:pPr>
        <w:ind w:left="720" w:hanging="720"/>
        <w:rPr>
          <w:lang w:eastAsia="x-none"/>
        </w:rPr>
      </w:pPr>
      <w:hyperlink r:id="rId1693" w:history="1">
        <w:r w:rsidR="000F2B08">
          <w:rPr>
            <w:rStyle w:val="Hyperlink"/>
            <w:lang w:eastAsia="x-none"/>
          </w:rPr>
          <w:t>R1-1806298</w:t>
        </w:r>
      </w:hyperlink>
      <w:r w:rsidR="00966D15" w:rsidRPr="00966D15">
        <w:rPr>
          <w:lang w:eastAsia="x-none"/>
        </w:rPr>
        <w:tab/>
        <w:t>On PUCCH resource allocation</w:t>
      </w:r>
      <w:r w:rsidR="00966D15" w:rsidRPr="00966D15">
        <w:rPr>
          <w:lang w:eastAsia="x-none"/>
        </w:rPr>
        <w:tab/>
        <w:t>CATT</w:t>
      </w:r>
    </w:p>
    <w:p w14:paraId="30455CDF" w14:textId="5A012809" w:rsidR="00966D15" w:rsidRPr="00966D15" w:rsidRDefault="0058452E" w:rsidP="00966D15">
      <w:pPr>
        <w:ind w:left="720" w:hanging="720"/>
        <w:rPr>
          <w:lang w:eastAsia="x-none"/>
        </w:rPr>
      </w:pPr>
      <w:hyperlink r:id="rId1694" w:history="1">
        <w:r w:rsidR="000F2B08">
          <w:rPr>
            <w:rStyle w:val="Hyperlink"/>
            <w:lang w:eastAsia="x-none"/>
          </w:rPr>
          <w:t>R1-1806366</w:t>
        </w:r>
      </w:hyperlink>
      <w:r w:rsidR="00966D15" w:rsidRPr="00966D15">
        <w:rPr>
          <w:lang w:eastAsia="x-none"/>
        </w:rPr>
        <w:tab/>
        <w:t>Discussion on PUCCH repetition</w:t>
      </w:r>
      <w:r w:rsidR="00966D15" w:rsidRPr="00966D15">
        <w:rPr>
          <w:lang w:eastAsia="x-none"/>
        </w:rPr>
        <w:tab/>
        <w:t>CMCC</w:t>
      </w:r>
    </w:p>
    <w:p w14:paraId="700896B3" w14:textId="1D874E3A" w:rsidR="00966D15" w:rsidRPr="00966D15" w:rsidRDefault="0058452E" w:rsidP="00966D15">
      <w:pPr>
        <w:ind w:left="720" w:hanging="720"/>
        <w:rPr>
          <w:lang w:eastAsia="x-none"/>
        </w:rPr>
      </w:pPr>
      <w:hyperlink r:id="rId1695" w:history="1">
        <w:r w:rsidR="000F2B08">
          <w:rPr>
            <w:rStyle w:val="Hyperlink"/>
            <w:lang w:eastAsia="x-none"/>
          </w:rPr>
          <w:t>R1-1806402</w:t>
        </w:r>
      </w:hyperlink>
      <w:r w:rsidR="00966D15" w:rsidRPr="00966D15">
        <w:rPr>
          <w:lang w:eastAsia="x-none"/>
        </w:rPr>
        <w:tab/>
        <w:t>Remaining issues on resource allocation for PUCCH</w:t>
      </w:r>
      <w:r w:rsidR="00966D15" w:rsidRPr="00966D15">
        <w:rPr>
          <w:lang w:eastAsia="x-none"/>
        </w:rPr>
        <w:tab/>
        <w:t>Spreadtrum Communications</w:t>
      </w:r>
    </w:p>
    <w:p w14:paraId="148A3A01" w14:textId="416E7888" w:rsidR="00966D15" w:rsidRPr="00966D15" w:rsidRDefault="0058452E" w:rsidP="00966D15">
      <w:pPr>
        <w:ind w:left="720" w:hanging="720"/>
        <w:rPr>
          <w:lang w:eastAsia="x-none"/>
        </w:rPr>
      </w:pPr>
      <w:hyperlink r:id="rId1696" w:history="1">
        <w:r w:rsidR="000F2B08">
          <w:rPr>
            <w:rStyle w:val="Hyperlink"/>
            <w:lang w:eastAsia="x-none"/>
          </w:rPr>
          <w:t>R1-1806468</w:t>
        </w:r>
      </w:hyperlink>
      <w:r w:rsidR="00966D15" w:rsidRPr="00966D15">
        <w:rPr>
          <w:lang w:eastAsia="x-none"/>
        </w:rPr>
        <w:tab/>
        <w:t>Remaining issues of PUCCH RA prior to RRC configuration</w:t>
      </w:r>
      <w:r w:rsidR="00966D15" w:rsidRPr="00966D15">
        <w:rPr>
          <w:lang w:eastAsia="x-none"/>
        </w:rPr>
        <w:tab/>
        <w:t>NEC</w:t>
      </w:r>
    </w:p>
    <w:p w14:paraId="15DFFE46" w14:textId="0D8AE06B" w:rsidR="00966D15" w:rsidRPr="00966D15" w:rsidRDefault="0058452E" w:rsidP="00966D15">
      <w:pPr>
        <w:ind w:left="720" w:hanging="720"/>
        <w:rPr>
          <w:lang w:eastAsia="x-none"/>
        </w:rPr>
      </w:pPr>
      <w:hyperlink r:id="rId1697" w:history="1">
        <w:r w:rsidR="000F2B08">
          <w:rPr>
            <w:rStyle w:val="Hyperlink"/>
            <w:lang w:eastAsia="x-none"/>
          </w:rPr>
          <w:t>R1-1806624</w:t>
        </w:r>
      </w:hyperlink>
      <w:r w:rsidR="00966D15" w:rsidRPr="00966D15">
        <w:rPr>
          <w:lang w:eastAsia="x-none"/>
        </w:rPr>
        <w:tab/>
        <w:t>Remaining issues on PUCCH resource allocation</w:t>
      </w:r>
      <w:r w:rsidR="00966D15" w:rsidRPr="00966D15">
        <w:rPr>
          <w:lang w:eastAsia="x-none"/>
        </w:rPr>
        <w:tab/>
        <w:t>LG Electronics</w:t>
      </w:r>
    </w:p>
    <w:p w14:paraId="4D2A88F6" w14:textId="533609B0" w:rsidR="00966D15" w:rsidRPr="00966D15" w:rsidRDefault="0058452E" w:rsidP="00966D15">
      <w:pPr>
        <w:ind w:left="720" w:hanging="720"/>
        <w:rPr>
          <w:lang w:eastAsia="x-none"/>
        </w:rPr>
      </w:pPr>
      <w:hyperlink r:id="rId1698" w:history="1">
        <w:r w:rsidR="000F2B08">
          <w:rPr>
            <w:rStyle w:val="Hyperlink"/>
            <w:lang w:eastAsia="x-none"/>
          </w:rPr>
          <w:t>R1-1806736</w:t>
        </w:r>
      </w:hyperlink>
      <w:r w:rsidR="00966D15" w:rsidRPr="00966D15">
        <w:rPr>
          <w:lang w:eastAsia="x-none"/>
        </w:rPr>
        <w:tab/>
        <w:t>Corrections on Resource Allocation for PUCCH</w:t>
      </w:r>
      <w:r w:rsidR="00966D15" w:rsidRPr="00966D15">
        <w:rPr>
          <w:lang w:eastAsia="x-none"/>
        </w:rPr>
        <w:tab/>
        <w:t>Samsung</w:t>
      </w:r>
    </w:p>
    <w:p w14:paraId="73D534C8" w14:textId="2DB1CBA0" w:rsidR="00966D15" w:rsidRPr="00966D15" w:rsidRDefault="0058452E" w:rsidP="00966D15">
      <w:pPr>
        <w:ind w:left="720" w:hanging="720"/>
        <w:rPr>
          <w:lang w:eastAsia="x-none"/>
        </w:rPr>
      </w:pPr>
      <w:hyperlink r:id="rId1699" w:history="1">
        <w:r w:rsidR="000F2B08">
          <w:rPr>
            <w:rStyle w:val="Hyperlink"/>
            <w:lang w:eastAsia="x-none"/>
          </w:rPr>
          <w:t>R1-1806866</w:t>
        </w:r>
      </w:hyperlink>
      <w:r w:rsidR="00966D15" w:rsidRPr="00966D15">
        <w:rPr>
          <w:lang w:eastAsia="x-none"/>
        </w:rPr>
        <w:tab/>
        <w:t>Remaining issues on resource allocation for HARQ-ACK before RRC connection setup</w:t>
      </w:r>
      <w:r w:rsidR="00966D15" w:rsidRPr="00966D15">
        <w:rPr>
          <w:lang w:eastAsia="x-none"/>
        </w:rPr>
        <w:tab/>
        <w:t>OPPO</w:t>
      </w:r>
    </w:p>
    <w:p w14:paraId="5556E0AE" w14:textId="5D7A7DEF" w:rsidR="00966D15" w:rsidRPr="00966D15" w:rsidRDefault="0058452E" w:rsidP="00966D15">
      <w:pPr>
        <w:ind w:left="720" w:hanging="720"/>
        <w:rPr>
          <w:lang w:eastAsia="x-none"/>
        </w:rPr>
      </w:pPr>
      <w:hyperlink r:id="rId1700" w:history="1">
        <w:r w:rsidR="000F2B08">
          <w:rPr>
            <w:rStyle w:val="Hyperlink"/>
            <w:lang w:eastAsia="x-none"/>
          </w:rPr>
          <w:t>R1-1806899</w:t>
        </w:r>
      </w:hyperlink>
      <w:r w:rsidR="00966D15" w:rsidRPr="00966D15">
        <w:rPr>
          <w:lang w:eastAsia="x-none"/>
        </w:rPr>
        <w:tab/>
        <w:t>PUCCH resource allocation for URLLC</w:t>
      </w:r>
      <w:r w:rsidR="00966D15" w:rsidRPr="00966D15">
        <w:rPr>
          <w:lang w:eastAsia="x-none"/>
        </w:rPr>
        <w:tab/>
        <w:t>Huawei, HiSilicon</w:t>
      </w:r>
    </w:p>
    <w:p w14:paraId="00F64F27" w14:textId="274C21C7" w:rsidR="00966D15" w:rsidRPr="00966D15" w:rsidRDefault="0058452E" w:rsidP="00966D15">
      <w:pPr>
        <w:ind w:left="720" w:hanging="720"/>
        <w:rPr>
          <w:lang w:eastAsia="x-none"/>
        </w:rPr>
      </w:pPr>
      <w:hyperlink r:id="rId1701" w:history="1">
        <w:r w:rsidR="000F2B08">
          <w:rPr>
            <w:rStyle w:val="Hyperlink"/>
            <w:lang w:eastAsia="x-none"/>
          </w:rPr>
          <w:t>R1-1806929</w:t>
        </w:r>
      </w:hyperlink>
      <w:r w:rsidR="00966D15" w:rsidRPr="00966D15">
        <w:rPr>
          <w:lang w:eastAsia="x-none"/>
        </w:rPr>
        <w:tab/>
        <w:t>Remaining open items on PUCCH resource allocation</w:t>
      </w:r>
      <w:r w:rsidR="00966D15" w:rsidRPr="00966D15">
        <w:rPr>
          <w:lang w:eastAsia="x-none"/>
        </w:rPr>
        <w:tab/>
        <w:t>Nokia, Nokia Shanghai Bell</w:t>
      </w:r>
    </w:p>
    <w:p w14:paraId="044739C7" w14:textId="7918F913" w:rsidR="00966D15" w:rsidRPr="00966D15" w:rsidRDefault="0058452E" w:rsidP="00966D15">
      <w:pPr>
        <w:ind w:left="720" w:hanging="720"/>
        <w:rPr>
          <w:lang w:eastAsia="x-none"/>
        </w:rPr>
      </w:pPr>
      <w:hyperlink r:id="rId1702" w:history="1">
        <w:r w:rsidR="000F2B08">
          <w:rPr>
            <w:rStyle w:val="Hyperlink"/>
            <w:lang w:eastAsia="x-none"/>
          </w:rPr>
          <w:t>R1-1807065</w:t>
        </w:r>
      </w:hyperlink>
      <w:r w:rsidR="00966D15" w:rsidRPr="00966D15">
        <w:rPr>
          <w:lang w:eastAsia="x-none"/>
        </w:rPr>
        <w:tab/>
        <w:t>Resource allocation for PUCCH</w:t>
      </w:r>
      <w:r w:rsidR="00966D15" w:rsidRPr="00966D15">
        <w:rPr>
          <w:lang w:eastAsia="x-none"/>
        </w:rPr>
        <w:tab/>
        <w:t>NTT DOCOMO, INC.</w:t>
      </w:r>
    </w:p>
    <w:p w14:paraId="3B803A05" w14:textId="46E93F3A" w:rsidR="00966D15" w:rsidRPr="00966D15" w:rsidRDefault="0058452E" w:rsidP="00966D15">
      <w:pPr>
        <w:ind w:left="720" w:hanging="720"/>
        <w:rPr>
          <w:lang w:eastAsia="x-none"/>
        </w:rPr>
      </w:pPr>
      <w:hyperlink r:id="rId1703" w:history="1">
        <w:r w:rsidR="000F2B08">
          <w:rPr>
            <w:rStyle w:val="Hyperlink"/>
            <w:lang w:eastAsia="x-none"/>
          </w:rPr>
          <w:t>R1-1807254</w:t>
        </w:r>
      </w:hyperlink>
      <w:r w:rsidR="00966D15" w:rsidRPr="00966D15">
        <w:rPr>
          <w:lang w:eastAsia="x-none"/>
        </w:rPr>
        <w:tab/>
        <w:t>On PUCCH Resource Allocation</w:t>
      </w:r>
      <w:r w:rsidR="00966D15" w:rsidRPr="00966D15">
        <w:rPr>
          <w:lang w:eastAsia="x-none"/>
        </w:rPr>
        <w:tab/>
        <w:t>Ericsson</w:t>
      </w:r>
    </w:p>
    <w:p w14:paraId="413EB607" w14:textId="7009F6D2" w:rsidR="00966D15" w:rsidRPr="00966D15" w:rsidRDefault="0058452E" w:rsidP="00966D15">
      <w:pPr>
        <w:ind w:left="720" w:hanging="720"/>
        <w:rPr>
          <w:lang w:eastAsia="x-none"/>
        </w:rPr>
      </w:pPr>
      <w:hyperlink r:id="rId1704" w:history="1">
        <w:r w:rsidR="000F2B08">
          <w:rPr>
            <w:rStyle w:val="Hyperlink"/>
            <w:lang w:eastAsia="x-none"/>
          </w:rPr>
          <w:t>R1-1807361</w:t>
        </w:r>
      </w:hyperlink>
      <w:r w:rsidR="00966D15" w:rsidRPr="00966D15">
        <w:rPr>
          <w:lang w:eastAsia="x-none"/>
        </w:rPr>
        <w:tab/>
        <w:t>Remaining issues for resource allocation for PUCCH</w:t>
      </w:r>
      <w:r w:rsidR="00966D15" w:rsidRPr="00966D15">
        <w:rPr>
          <w:lang w:eastAsia="x-none"/>
        </w:rPr>
        <w:tab/>
        <w:t>Qualcomm Incorporated</w:t>
      </w:r>
    </w:p>
    <w:p w14:paraId="1DDA0DD3" w14:textId="55751D89" w:rsidR="00966D15" w:rsidRPr="00966D15" w:rsidRDefault="0058452E" w:rsidP="00966D15">
      <w:pPr>
        <w:ind w:left="720" w:hanging="720"/>
        <w:rPr>
          <w:lang w:eastAsia="x-none"/>
        </w:rPr>
      </w:pPr>
      <w:hyperlink r:id="rId1705" w:history="1">
        <w:r w:rsidR="000F2B08">
          <w:rPr>
            <w:rStyle w:val="Hyperlink"/>
            <w:lang w:eastAsia="x-none"/>
          </w:rPr>
          <w:t>R1-1807362</w:t>
        </w:r>
      </w:hyperlink>
      <w:r w:rsidR="00966D15" w:rsidRPr="00966D15">
        <w:rPr>
          <w:lang w:eastAsia="x-none"/>
        </w:rPr>
        <w:tab/>
        <w:t>Considerations for URLLC resource allocation for PUCCH</w:t>
      </w:r>
      <w:r w:rsidR="00966D15" w:rsidRPr="00966D15">
        <w:rPr>
          <w:lang w:eastAsia="x-none"/>
        </w:rPr>
        <w:tab/>
        <w:t>Qualcomm Incorporated</w:t>
      </w:r>
    </w:p>
    <w:p w14:paraId="515124FA" w14:textId="77777777" w:rsidR="00966D15" w:rsidRPr="00966D15" w:rsidRDefault="00966D15" w:rsidP="00E871C8">
      <w:pPr>
        <w:pStyle w:val="Heading5"/>
      </w:pPr>
      <w:bookmarkStart w:id="4254" w:name="_Toc516232633"/>
      <w:r w:rsidRPr="00966D15">
        <w:t>Other</w:t>
      </w:r>
      <w:bookmarkEnd w:id="4254"/>
    </w:p>
    <w:p w14:paraId="3104760B" w14:textId="30357708" w:rsidR="00966D15" w:rsidRPr="00966D15" w:rsidRDefault="0058452E" w:rsidP="00966D15">
      <w:pPr>
        <w:ind w:left="720" w:hanging="720"/>
        <w:rPr>
          <w:lang w:eastAsia="x-none"/>
        </w:rPr>
      </w:pPr>
      <w:hyperlink r:id="rId1706" w:history="1">
        <w:r w:rsidR="000F2B08">
          <w:rPr>
            <w:rStyle w:val="Hyperlink"/>
            <w:lang w:eastAsia="x-none"/>
          </w:rPr>
          <w:t>R1-1805899</w:t>
        </w:r>
      </w:hyperlink>
      <w:r w:rsidR="00966D15" w:rsidRPr="00966D15">
        <w:rPr>
          <w:lang w:eastAsia="x-none"/>
        </w:rPr>
        <w:tab/>
        <w:t>Intra-UE UL multiplexing between eMBB and URLLC</w:t>
      </w:r>
      <w:r w:rsidR="00966D15" w:rsidRPr="00966D15">
        <w:rPr>
          <w:lang w:eastAsia="x-none"/>
        </w:rPr>
        <w:tab/>
        <w:t>Huawei, HiSilicon</w:t>
      </w:r>
    </w:p>
    <w:p w14:paraId="13315B11" w14:textId="106D1299" w:rsidR="00966D15" w:rsidRPr="00966D15" w:rsidRDefault="0058452E" w:rsidP="00966D15">
      <w:pPr>
        <w:ind w:left="720" w:hanging="720"/>
        <w:rPr>
          <w:lang w:eastAsia="x-none"/>
        </w:rPr>
      </w:pPr>
      <w:hyperlink r:id="rId1707" w:history="1">
        <w:r w:rsidR="000F2B08">
          <w:rPr>
            <w:rStyle w:val="Hyperlink"/>
            <w:lang w:eastAsia="x-none"/>
          </w:rPr>
          <w:t>R1-1806882</w:t>
        </w:r>
      </w:hyperlink>
      <w:r w:rsidR="00966D15" w:rsidRPr="00966D15">
        <w:rPr>
          <w:lang w:eastAsia="x-none"/>
        </w:rPr>
        <w:tab/>
        <w:t>Discussion of partial overlap between PUCCH and PUCCH/PUSCH</w:t>
      </w:r>
      <w:r w:rsidR="00966D15" w:rsidRPr="00966D15">
        <w:rPr>
          <w:lang w:eastAsia="x-none"/>
        </w:rPr>
        <w:tab/>
        <w:t>Huawei, HiSilicon</w:t>
      </w:r>
    </w:p>
    <w:p w14:paraId="677F5132" w14:textId="56381D1E" w:rsidR="00966D15" w:rsidRPr="00966D15" w:rsidRDefault="0058452E" w:rsidP="00966D15">
      <w:pPr>
        <w:ind w:left="720" w:hanging="720"/>
        <w:rPr>
          <w:lang w:eastAsia="x-none"/>
        </w:rPr>
      </w:pPr>
      <w:hyperlink r:id="rId1708" w:history="1">
        <w:r w:rsidR="000F2B08">
          <w:rPr>
            <w:rStyle w:val="Hyperlink"/>
            <w:lang w:eastAsia="x-none"/>
          </w:rPr>
          <w:t>R1-1806891</w:t>
        </w:r>
      </w:hyperlink>
      <w:r w:rsidR="00966D15" w:rsidRPr="00966D15">
        <w:rPr>
          <w:lang w:eastAsia="x-none"/>
        </w:rPr>
        <w:tab/>
        <w:t>TP on UCI multiplexing between UL and SUL</w:t>
      </w:r>
      <w:r w:rsidR="00966D15" w:rsidRPr="00966D15">
        <w:rPr>
          <w:lang w:eastAsia="x-none"/>
        </w:rPr>
        <w:tab/>
        <w:t>Huawei, HiSilicon</w:t>
      </w:r>
    </w:p>
    <w:p w14:paraId="1A5AE9F2" w14:textId="7FB58362" w:rsidR="00966D15" w:rsidRPr="00966D15" w:rsidRDefault="0058452E" w:rsidP="00966D15">
      <w:pPr>
        <w:ind w:left="720" w:hanging="720"/>
        <w:rPr>
          <w:lang w:eastAsia="x-none"/>
        </w:rPr>
      </w:pPr>
      <w:hyperlink r:id="rId1709" w:history="1">
        <w:r w:rsidR="000F2B08">
          <w:rPr>
            <w:rStyle w:val="Hyperlink"/>
            <w:lang w:eastAsia="x-none"/>
          </w:rPr>
          <w:t>R1-1806895</w:t>
        </w:r>
      </w:hyperlink>
      <w:r w:rsidR="00966D15" w:rsidRPr="00966D15">
        <w:rPr>
          <w:lang w:eastAsia="x-none"/>
        </w:rPr>
        <w:tab/>
        <w:t>Discussion on partially overlapped PUCCH and PUSCH for URLLC</w:t>
      </w:r>
      <w:r w:rsidR="00966D15" w:rsidRPr="00966D15">
        <w:rPr>
          <w:lang w:eastAsia="x-none"/>
        </w:rPr>
        <w:tab/>
        <w:t>Huawei, HiSilicon</w:t>
      </w:r>
    </w:p>
    <w:p w14:paraId="2CCDA947" w14:textId="3CB2B151" w:rsidR="00966D15" w:rsidRPr="00966D15" w:rsidRDefault="0058452E" w:rsidP="00966D15">
      <w:pPr>
        <w:ind w:left="720" w:hanging="720"/>
        <w:rPr>
          <w:lang w:eastAsia="x-none"/>
        </w:rPr>
      </w:pPr>
      <w:hyperlink r:id="rId1710" w:history="1">
        <w:r w:rsidR="000F2B08">
          <w:rPr>
            <w:rStyle w:val="Hyperlink"/>
            <w:lang w:eastAsia="x-none"/>
          </w:rPr>
          <w:t>R1-1807307</w:t>
        </w:r>
      </w:hyperlink>
      <w:r w:rsidR="00966D15" w:rsidRPr="00966D15">
        <w:rPr>
          <w:lang w:eastAsia="x-none"/>
        </w:rPr>
        <w:tab/>
        <w:t>On CGS ordering for NR</w:t>
      </w:r>
      <w:r w:rsidR="00966D15" w:rsidRPr="00966D15">
        <w:rPr>
          <w:lang w:eastAsia="x-none"/>
        </w:rPr>
        <w:tab/>
        <w:t>Huawei, HiSilicon</w:t>
      </w:r>
    </w:p>
    <w:p w14:paraId="68E3E3C1" w14:textId="77777777" w:rsidR="00966D15" w:rsidRPr="00966D15" w:rsidRDefault="00966D15" w:rsidP="004C2F44">
      <w:pPr>
        <w:pStyle w:val="Heading4"/>
      </w:pPr>
      <w:bookmarkStart w:id="4255" w:name="_Toc513839881"/>
      <w:bookmarkStart w:id="4256" w:name="_Toc516232634"/>
      <w:r w:rsidRPr="00966D15">
        <w:t>DL/UL data scheduling and HARQ procedure</w:t>
      </w:r>
      <w:bookmarkEnd w:id="4255"/>
      <w:bookmarkEnd w:id="4256"/>
    </w:p>
    <w:p w14:paraId="09A55096" w14:textId="77777777" w:rsidR="00966D15" w:rsidRPr="00966D15" w:rsidRDefault="00966D15" w:rsidP="004C2F44">
      <w:pPr>
        <w:pStyle w:val="Heading5"/>
      </w:pPr>
      <w:bookmarkStart w:id="4257" w:name="_Toc516232635"/>
      <w:r w:rsidRPr="00966D15">
        <w:t>DL/UL resource allocation</w:t>
      </w:r>
      <w:bookmarkEnd w:id="4257"/>
    </w:p>
    <w:p w14:paraId="26114C6E" w14:textId="118C2950" w:rsidR="00966D15" w:rsidRPr="00966D15" w:rsidRDefault="00966D15" w:rsidP="00966D15">
      <w:pPr>
        <w:ind w:left="720" w:hanging="720"/>
        <w:rPr>
          <w:i/>
          <w:lang w:eastAsia="x-none"/>
        </w:rPr>
      </w:pPr>
      <w:r w:rsidRPr="00966D15">
        <w:rPr>
          <w:i/>
          <w:lang w:eastAsia="x-none"/>
        </w:rPr>
        <w:t xml:space="preserve">Including handling the leftovers for the LS as in </w:t>
      </w:r>
      <w:hyperlink r:id="rId1711" w:history="1">
        <w:r w:rsidR="000F2B08">
          <w:rPr>
            <w:rStyle w:val="Hyperlink"/>
            <w:i/>
            <w:lang w:eastAsia="x-none"/>
          </w:rPr>
          <w:t>R1-1801324</w:t>
        </w:r>
      </w:hyperlink>
      <w:r w:rsidRPr="00966D15">
        <w:rPr>
          <w:i/>
          <w:lang w:eastAsia="x-none"/>
        </w:rPr>
        <w:t> </w:t>
      </w:r>
    </w:p>
    <w:p w14:paraId="47254F38" w14:textId="77777777" w:rsidR="004C2F44" w:rsidRDefault="004C2F44" w:rsidP="00966D15">
      <w:pPr>
        <w:ind w:left="720" w:hanging="720"/>
      </w:pPr>
    </w:p>
    <w:p w14:paraId="19267142" w14:textId="359F57EC" w:rsidR="004C2F44" w:rsidRPr="004C2F44" w:rsidRDefault="0058452E" w:rsidP="004C2F44">
      <w:pPr>
        <w:ind w:left="720" w:hanging="720"/>
        <w:rPr>
          <w:b/>
        </w:rPr>
      </w:pPr>
      <w:hyperlink r:id="rId1712" w:history="1">
        <w:r w:rsidR="000F2B08">
          <w:rPr>
            <w:rStyle w:val="Hyperlink"/>
            <w:b/>
          </w:rPr>
          <w:t>R1-1807675</w:t>
        </w:r>
      </w:hyperlink>
      <w:r w:rsidR="004C2F44" w:rsidRPr="004C2F44">
        <w:rPr>
          <w:b/>
        </w:rPr>
        <w:tab/>
        <w:t xml:space="preserve">Outcome </w:t>
      </w:r>
      <w:r w:rsidR="004C2F44">
        <w:rPr>
          <w:b/>
        </w:rPr>
        <w:t>from</w:t>
      </w:r>
      <w:r w:rsidR="004C2F44" w:rsidRPr="004C2F44">
        <w:rPr>
          <w:b/>
        </w:rPr>
        <w:t xml:space="preserve"> offline discussion on 7.1.3.3.1 (resource allocation)</w:t>
      </w:r>
      <w:r w:rsidR="004C2F44" w:rsidRPr="004C2F44">
        <w:rPr>
          <w:b/>
        </w:rPr>
        <w:tab/>
        <w:t>Ericsson</w:t>
      </w:r>
    </w:p>
    <w:p w14:paraId="00609B7D" w14:textId="77777777" w:rsidR="004C2F44" w:rsidRDefault="004C2F44" w:rsidP="004C2F44">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056DFF2B" w14:textId="479EFC34" w:rsidR="004C2F44" w:rsidRDefault="004C2F44" w:rsidP="004C2F44">
      <w:pPr>
        <w:ind w:left="720" w:hanging="720"/>
      </w:pPr>
    </w:p>
    <w:p w14:paraId="5B67FECC" w14:textId="77777777" w:rsidR="00A85A4C" w:rsidRDefault="00A85A4C" w:rsidP="00A85A4C">
      <w:pPr>
        <w:rPr>
          <w:b/>
          <w:lang w:eastAsia="x-none"/>
        </w:rPr>
      </w:pPr>
      <w:r w:rsidRPr="00E12266">
        <w:rPr>
          <w:highlight w:val="green"/>
          <w:lang w:eastAsia="x-none"/>
        </w:rPr>
        <w:t>Agreements</w:t>
      </w:r>
      <w:r>
        <w:rPr>
          <w:b/>
          <w:lang w:eastAsia="x-none"/>
        </w:rPr>
        <w:t>:</w:t>
      </w:r>
    </w:p>
    <w:p w14:paraId="3FA6B2A0" w14:textId="77777777" w:rsidR="00A85A4C" w:rsidRDefault="00A85A4C" w:rsidP="00613418">
      <w:pPr>
        <w:pStyle w:val="ListParagraph"/>
        <w:numPr>
          <w:ilvl w:val="0"/>
          <w:numId w:val="61"/>
        </w:numPr>
      </w:pPr>
      <w:r w:rsidRPr="000023E1">
        <w:t>Update the</w:t>
      </w:r>
      <w:r w:rsidRPr="00E12266">
        <w:t xml:space="preserve"> </w:t>
      </w:r>
      <w:r>
        <w:t>d</w:t>
      </w:r>
      <w:r w:rsidRPr="00E12266">
        <w:t>efault tables for time-domain allocation</w:t>
      </w:r>
      <w:r w:rsidRPr="000023E1">
        <w:t xml:space="preserve"> as shown below.</w:t>
      </w:r>
    </w:p>
    <w:p w14:paraId="791F67C8" w14:textId="77777777" w:rsidR="00A85A4C" w:rsidRDefault="00A85A4C" w:rsidP="00613418">
      <w:pPr>
        <w:pStyle w:val="ListParagraph"/>
        <w:numPr>
          <w:ilvl w:val="1"/>
          <w:numId w:val="61"/>
        </w:numPr>
      </w:pPr>
      <w:r>
        <w:t>Note: not all the entries are valid for RMSI scheduling</w:t>
      </w:r>
    </w:p>
    <w:p w14:paraId="44DD64AF" w14:textId="77777777" w:rsidR="00A85A4C" w:rsidRDefault="00A85A4C" w:rsidP="00613418">
      <w:pPr>
        <w:pStyle w:val="ListParagraph"/>
        <w:numPr>
          <w:ilvl w:val="2"/>
          <w:numId w:val="61"/>
        </w:numPr>
      </w:pPr>
      <w:r>
        <w:t xml:space="preserve">For pattern 2, rows 1-7, </w:t>
      </w:r>
      <w:r w:rsidRPr="00094F4F">
        <w:t xml:space="preserve">9, 10, 11, </w:t>
      </w:r>
      <w:r>
        <w:t xml:space="preserve">and 15 are valid for RMSI scheduling </w:t>
      </w:r>
    </w:p>
    <w:p w14:paraId="7C6C5F51" w14:textId="77777777" w:rsidR="00A85A4C" w:rsidRDefault="00A85A4C" w:rsidP="00613418">
      <w:pPr>
        <w:pStyle w:val="ListParagraph"/>
        <w:numPr>
          <w:ilvl w:val="2"/>
          <w:numId w:val="61"/>
        </w:numPr>
      </w:pPr>
      <w:r>
        <w:t xml:space="preserve">For pattern 3, at least rows 2-5 are valid for RMSI scheduling </w:t>
      </w:r>
    </w:p>
    <w:p w14:paraId="6491AD25" w14:textId="77777777" w:rsidR="00A85A4C" w:rsidRPr="00D17271" w:rsidRDefault="00A85A4C" w:rsidP="00A85A4C">
      <w:pPr>
        <w:pStyle w:val="TH"/>
        <w:rPr>
          <w:color w:val="000000"/>
        </w:rPr>
      </w:pPr>
      <w:r w:rsidRPr="0020468D">
        <w:rPr>
          <w:color w:val="000000"/>
        </w:rPr>
        <w:t>Table 5.1.2.1.1-3: Default PDSCH time domain resource allocation 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0"/>
        <w:gridCol w:w="1510"/>
        <w:gridCol w:w="1510"/>
        <w:gridCol w:w="1510"/>
        <w:gridCol w:w="1511"/>
        <w:gridCol w:w="1511"/>
      </w:tblGrid>
      <w:tr w:rsidR="00A85A4C" w:rsidRPr="00461370" w14:paraId="1E4BCC3C" w14:textId="77777777" w:rsidTr="00DC01E2">
        <w:trPr>
          <w:jc w:val="center"/>
        </w:trPr>
        <w:tc>
          <w:tcPr>
            <w:tcW w:w="1510" w:type="dxa"/>
            <w:shd w:val="clear" w:color="auto" w:fill="auto"/>
          </w:tcPr>
          <w:p w14:paraId="43AC550F" w14:textId="77777777" w:rsidR="00A85A4C" w:rsidRPr="00A85A4C" w:rsidRDefault="00A85A4C" w:rsidP="00DC01E2">
            <w:pPr>
              <w:pStyle w:val="TAC"/>
              <w:rPr>
                <w:rFonts w:eastAsia="Batang"/>
                <w:b/>
                <w:color w:val="000000"/>
                <w:sz w:val="16"/>
                <w:szCs w:val="16"/>
              </w:rPr>
            </w:pPr>
            <w:r w:rsidRPr="00A85A4C">
              <w:rPr>
                <w:rFonts w:eastAsia="Batang"/>
                <w:b/>
                <w:color w:val="000000"/>
                <w:sz w:val="16"/>
                <w:szCs w:val="16"/>
              </w:rPr>
              <w:t>Row index</w:t>
            </w:r>
          </w:p>
        </w:tc>
        <w:tc>
          <w:tcPr>
            <w:tcW w:w="1510" w:type="dxa"/>
          </w:tcPr>
          <w:p w14:paraId="4547FA83" w14:textId="77777777" w:rsidR="00A85A4C" w:rsidRPr="00A85A4C" w:rsidRDefault="00A85A4C" w:rsidP="00DC01E2">
            <w:pPr>
              <w:pStyle w:val="TAC"/>
              <w:rPr>
                <w:rFonts w:eastAsia="Batang"/>
                <w:b/>
                <w:color w:val="000000"/>
                <w:sz w:val="16"/>
                <w:szCs w:val="16"/>
                <w:u w:val="single"/>
              </w:rPr>
            </w:pPr>
            <w:r w:rsidRPr="00A85A4C">
              <w:rPr>
                <w:rFonts w:eastAsia="Batang"/>
                <w:b/>
                <w:i/>
                <w:color w:val="FF0000"/>
                <w:sz w:val="16"/>
                <w:szCs w:val="16"/>
                <w:u w:val="single"/>
              </w:rPr>
              <w:t>dmrs-TypeA-Position</w:t>
            </w:r>
          </w:p>
        </w:tc>
        <w:tc>
          <w:tcPr>
            <w:tcW w:w="1510" w:type="dxa"/>
            <w:shd w:val="clear" w:color="auto" w:fill="auto"/>
          </w:tcPr>
          <w:p w14:paraId="75625A2A" w14:textId="77777777" w:rsidR="00A85A4C" w:rsidRPr="00A85A4C" w:rsidRDefault="00A85A4C" w:rsidP="00DC01E2">
            <w:pPr>
              <w:pStyle w:val="TAC"/>
              <w:rPr>
                <w:rFonts w:eastAsia="Batang"/>
                <w:b/>
                <w:color w:val="000000"/>
                <w:sz w:val="16"/>
                <w:szCs w:val="16"/>
              </w:rPr>
            </w:pPr>
            <w:r w:rsidRPr="00A85A4C">
              <w:rPr>
                <w:rFonts w:eastAsia="Batang"/>
                <w:b/>
                <w:color w:val="000000"/>
                <w:sz w:val="16"/>
                <w:szCs w:val="16"/>
              </w:rPr>
              <w:t>PDSCH mapping type</w:t>
            </w:r>
          </w:p>
        </w:tc>
        <w:tc>
          <w:tcPr>
            <w:tcW w:w="1510" w:type="dxa"/>
            <w:shd w:val="clear" w:color="auto" w:fill="auto"/>
          </w:tcPr>
          <w:p w14:paraId="5929F0A5" w14:textId="77777777" w:rsidR="00A85A4C" w:rsidRPr="00A85A4C" w:rsidRDefault="00A85A4C" w:rsidP="00DC01E2">
            <w:pPr>
              <w:pStyle w:val="TAC"/>
              <w:rPr>
                <w:rFonts w:eastAsia="Batang"/>
                <w:b/>
                <w:color w:val="000000"/>
                <w:sz w:val="16"/>
                <w:szCs w:val="16"/>
              </w:rPr>
            </w:pPr>
            <w:r w:rsidRPr="00A85A4C">
              <w:rPr>
                <w:rFonts w:eastAsia="Batang"/>
                <w:b/>
                <w:i/>
                <w:color w:val="000000"/>
                <w:sz w:val="16"/>
                <w:szCs w:val="16"/>
              </w:rPr>
              <w:t>K</w:t>
            </w:r>
            <w:r w:rsidRPr="00A85A4C">
              <w:rPr>
                <w:rFonts w:eastAsia="Batang"/>
                <w:b/>
                <w:i/>
                <w:color w:val="000000"/>
                <w:sz w:val="16"/>
                <w:szCs w:val="16"/>
                <w:vertAlign w:val="subscript"/>
              </w:rPr>
              <w:t>0</w:t>
            </w:r>
          </w:p>
        </w:tc>
        <w:tc>
          <w:tcPr>
            <w:tcW w:w="1511" w:type="dxa"/>
            <w:shd w:val="clear" w:color="auto" w:fill="auto"/>
          </w:tcPr>
          <w:p w14:paraId="3901DFA8" w14:textId="77777777" w:rsidR="00A85A4C" w:rsidRPr="00A85A4C" w:rsidRDefault="00A85A4C" w:rsidP="00DC01E2">
            <w:pPr>
              <w:pStyle w:val="TAC"/>
              <w:rPr>
                <w:rFonts w:eastAsia="Batang"/>
                <w:b/>
                <w:color w:val="000000"/>
                <w:sz w:val="16"/>
                <w:szCs w:val="16"/>
              </w:rPr>
            </w:pPr>
            <w:r w:rsidRPr="00A85A4C">
              <w:rPr>
                <w:rFonts w:eastAsia="Batang"/>
                <w:b/>
                <w:i/>
                <w:color w:val="000000"/>
                <w:sz w:val="16"/>
                <w:szCs w:val="16"/>
              </w:rPr>
              <w:t>S</w:t>
            </w:r>
          </w:p>
        </w:tc>
        <w:tc>
          <w:tcPr>
            <w:tcW w:w="1511" w:type="dxa"/>
            <w:shd w:val="clear" w:color="auto" w:fill="auto"/>
          </w:tcPr>
          <w:p w14:paraId="17EDF139" w14:textId="77777777" w:rsidR="00A85A4C" w:rsidRPr="00A85A4C" w:rsidRDefault="00A85A4C" w:rsidP="00DC01E2">
            <w:pPr>
              <w:pStyle w:val="TAC"/>
              <w:rPr>
                <w:rFonts w:eastAsia="Batang"/>
                <w:b/>
                <w:color w:val="000000"/>
                <w:sz w:val="16"/>
                <w:szCs w:val="16"/>
              </w:rPr>
            </w:pPr>
            <w:r w:rsidRPr="00A85A4C">
              <w:rPr>
                <w:rFonts w:eastAsia="Batang"/>
                <w:b/>
                <w:i/>
                <w:color w:val="000000"/>
                <w:sz w:val="16"/>
                <w:szCs w:val="16"/>
              </w:rPr>
              <w:t>L</w:t>
            </w:r>
          </w:p>
        </w:tc>
      </w:tr>
      <w:tr w:rsidR="00A85A4C" w:rsidRPr="00461370" w14:paraId="617D3813" w14:textId="77777777" w:rsidTr="00DC01E2">
        <w:trPr>
          <w:jc w:val="center"/>
        </w:trPr>
        <w:tc>
          <w:tcPr>
            <w:tcW w:w="1510" w:type="dxa"/>
            <w:shd w:val="clear" w:color="auto" w:fill="auto"/>
          </w:tcPr>
          <w:p w14:paraId="5CE6D9EF"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1</w:t>
            </w:r>
          </w:p>
        </w:tc>
        <w:tc>
          <w:tcPr>
            <w:tcW w:w="1510" w:type="dxa"/>
          </w:tcPr>
          <w:p w14:paraId="1F43923F" w14:textId="77777777" w:rsidR="00A85A4C" w:rsidRPr="00A85A4C" w:rsidRDefault="00A85A4C" w:rsidP="00DC01E2">
            <w:pPr>
              <w:pStyle w:val="TAC"/>
              <w:rPr>
                <w:rFonts w:eastAsia="Batang"/>
                <w:color w:val="000000"/>
                <w:sz w:val="16"/>
                <w:szCs w:val="16"/>
                <w:u w:val="single"/>
              </w:rPr>
            </w:pPr>
            <w:r w:rsidRPr="00A85A4C">
              <w:rPr>
                <w:rFonts w:eastAsia="Batang"/>
                <w:color w:val="FF0000"/>
                <w:sz w:val="16"/>
                <w:szCs w:val="16"/>
                <w:u w:val="single"/>
              </w:rPr>
              <w:t>2,3</w:t>
            </w:r>
          </w:p>
        </w:tc>
        <w:tc>
          <w:tcPr>
            <w:tcW w:w="1510" w:type="dxa"/>
            <w:shd w:val="clear" w:color="auto" w:fill="auto"/>
          </w:tcPr>
          <w:p w14:paraId="7E4E4E5A"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Type B</w:t>
            </w:r>
          </w:p>
        </w:tc>
        <w:tc>
          <w:tcPr>
            <w:tcW w:w="1510" w:type="dxa"/>
            <w:shd w:val="clear" w:color="auto" w:fill="auto"/>
          </w:tcPr>
          <w:p w14:paraId="1D20E03D"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0</w:t>
            </w:r>
          </w:p>
        </w:tc>
        <w:tc>
          <w:tcPr>
            <w:tcW w:w="1511" w:type="dxa"/>
            <w:shd w:val="clear" w:color="auto" w:fill="auto"/>
          </w:tcPr>
          <w:p w14:paraId="11473C49"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2</w:t>
            </w:r>
          </w:p>
        </w:tc>
        <w:tc>
          <w:tcPr>
            <w:tcW w:w="1511" w:type="dxa"/>
            <w:shd w:val="clear" w:color="auto" w:fill="auto"/>
          </w:tcPr>
          <w:p w14:paraId="74E071DE"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2</w:t>
            </w:r>
          </w:p>
        </w:tc>
      </w:tr>
      <w:tr w:rsidR="00A85A4C" w:rsidRPr="00461370" w14:paraId="7A7E8CE4" w14:textId="77777777" w:rsidTr="00DC01E2">
        <w:trPr>
          <w:jc w:val="center"/>
        </w:trPr>
        <w:tc>
          <w:tcPr>
            <w:tcW w:w="1510" w:type="dxa"/>
            <w:shd w:val="clear" w:color="auto" w:fill="auto"/>
          </w:tcPr>
          <w:p w14:paraId="1BDD166F"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2</w:t>
            </w:r>
          </w:p>
        </w:tc>
        <w:tc>
          <w:tcPr>
            <w:tcW w:w="1510" w:type="dxa"/>
          </w:tcPr>
          <w:p w14:paraId="0BB25886" w14:textId="77777777" w:rsidR="00A85A4C" w:rsidRPr="00A85A4C" w:rsidRDefault="00A85A4C" w:rsidP="00DC01E2">
            <w:pPr>
              <w:pStyle w:val="TAC"/>
              <w:rPr>
                <w:rFonts w:eastAsia="Batang"/>
                <w:color w:val="000000"/>
                <w:sz w:val="16"/>
                <w:szCs w:val="16"/>
              </w:rPr>
            </w:pPr>
            <w:r w:rsidRPr="00A85A4C">
              <w:rPr>
                <w:rFonts w:eastAsia="Batang"/>
                <w:color w:val="FF0000"/>
                <w:sz w:val="16"/>
                <w:szCs w:val="16"/>
                <w:u w:val="single"/>
              </w:rPr>
              <w:t>2,3</w:t>
            </w:r>
          </w:p>
        </w:tc>
        <w:tc>
          <w:tcPr>
            <w:tcW w:w="1510" w:type="dxa"/>
            <w:shd w:val="clear" w:color="auto" w:fill="auto"/>
          </w:tcPr>
          <w:p w14:paraId="53FAC8FF"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Type B</w:t>
            </w:r>
          </w:p>
        </w:tc>
        <w:tc>
          <w:tcPr>
            <w:tcW w:w="1510" w:type="dxa"/>
            <w:shd w:val="clear" w:color="auto" w:fill="auto"/>
          </w:tcPr>
          <w:p w14:paraId="56FDC0F1"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0</w:t>
            </w:r>
          </w:p>
        </w:tc>
        <w:tc>
          <w:tcPr>
            <w:tcW w:w="1511" w:type="dxa"/>
            <w:shd w:val="clear" w:color="auto" w:fill="auto"/>
          </w:tcPr>
          <w:p w14:paraId="5FDFC360"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4</w:t>
            </w:r>
          </w:p>
        </w:tc>
        <w:tc>
          <w:tcPr>
            <w:tcW w:w="1511" w:type="dxa"/>
            <w:shd w:val="clear" w:color="auto" w:fill="auto"/>
          </w:tcPr>
          <w:p w14:paraId="2657344F"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2</w:t>
            </w:r>
          </w:p>
        </w:tc>
      </w:tr>
      <w:tr w:rsidR="00A85A4C" w:rsidRPr="00461370" w14:paraId="6CEA0C91" w14:textId="77777777" w:rsidTr="00DC01E2">
        <w:trPr>
          <w:jc w:val="center"/>
        </w:trPr>
        <w:tc>
          <w:tcPr>
            <w:tcW w:w="1510" w:type="dxa"/>
            <w:shd w:val="clear" w:color="auto" w:fill="auto"/>
          </w:tcPr>
          <w:p w14:paraId="63F010FE"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3</w:t>
            </w:r>
          </w:p>
        </w:tc>
        <w:tc>
          <w:tcPr>
            <w:tcW w:w="1510" w:type="dxa"/>
          </w:tcPr>
          <w:p w14:paraId="0BC8DE62" w14:textId="77777777" w:rsidR="00A85A4C" w:rsidRPr="00A85A4C" w:rsidRDefault="00A85A4C" w:rsidP="00DC01E2">
            <w:pPr>
              <w:pStyle w:val="TAC"/>
              <w:rPr>
                <w:rFonts w:eastAsia="Batang"/>
                <w:color w:val="000000"/>
                <w:sz w:val="16"/>
                <w:szCs w:val="16"/>
              </w:rPr>
            </w:pPr>
            <w:r w:rsidRPr="00A85A4C">
              <w:rPr>
                <w:rFonts w:eastAsia="Batang"/>
                <w:color w:val="FF0000"/>
                <w:sz w:val="16"/>
                <w:szCs w:val="16"/>
                <w:u w:val="single"/>
              </w:rPr>
              <w:t>2,3</w:t>
            </w:r>
          </w:p>
        </w:tc>
        <w:tc>
          <w:tcPr>
            <w:tcW w:w="1510" w:type="dxa"/>
            <w:shd w:val="clear" w:color="auto" w:fill="auto"/>
          </w:tcPr>
          <w:p w14:paraId="3407FD9D"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Type B</w:t>
            </w:r>
          </w:p>
        </w:tc>
        <w:tc>
          <w:tcPr>
            <w:tcW w:w="1510" w:type="dxa"/>
            <w:shd w:val="clear" w:color="auto" w:fill="auto"/>
          </w:tcPr>
          <w:p w14:paraId="319949BA"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0</w:t>
            </w:r>
          </w:p>
        </w:tc>
        <w:tc>
          <w:tcPr>
            <w:tcW w:w="1511" w:type="dxa"/>
            <w:shd w:val="clear" w:color="auto" w:fill="auto"/>
          </w:tcPr>
          <w:p w14:paraId="60AE284E"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6</w:t>
            </w:r>
          </w:p>
        </w:tc>
        <w:tc>
          <w:tcPr>
            <w:tcW w:w="1511" w:type="dxa"/>
            <w:shd w:val="clear" w:color="auto" w:fill="auto"/>
          </w:tcPr>
          <w:p w14:paraId="144D19F8"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2</w:t>
            </w:r>
          </w:p>
        </w:tc>
      </w:tr>
      <w:tr w:rsidR="00A85A4C" w:rsidRPr="00461370" w14:paraId="1AE83280" w14:textId="77777777" w:rsidTr="00DC01E2">
        <w:trPr>
          <w:jc w:val="center"/>
        </w:trPr>
        <w:tc>
          <w:tcPr>
            <w:tcW w:w="1510" w:type="dxa"/>
            <w:shd w:val="clear" w:color="auto" w:fill="auto"/>
          </w:tcPr>
          <w:p w14:paraId="69F10FD5"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4</w:t>
            </w:r>
          </w:p>
        </w:tc>
        <w:tc>
          <w:tcPr>
            <w:tcW w:w="1510" w:type="dxa"/>
          </w:tcPr>
          <w:p w14:paraId="5FF953A4" w14:textId="77777777" w:rsidR="00A85A4C" w:rsidRPr="00A85A4C" w:rsidRDefault="00A85A4C" w:rsidP="00DC01E2">
            <w:pPr>
              <w:pStyle w:val="TAC"/>
              <w:rPr>
                <w:rFonts w:eastAsia="Batang"/>
                <w:color w:val="000000"/>
                <w:sz w:val="16"/>
                <w:szCs w:val="16"/>
              </w:rPr>
            </w:pPr>
            <w:r w:rsidRPr="00A85A4C">
              <w:rPr>
                <w:rFonts w:eastAsia="Batang"/>
                <w:color w:val="FF0000"/>
                <w:sz w:val="16"/>
                <w:szCs w:val="16"/>
                <w:u w:val="single"/>
              </w:rPr>
              <w:t>2,3</w:t>
            </w:r>
          </w:p>
        </w:tc>
        <w:tc>
          <w:tcPr>
            <w:tcW w:w="1510" w:type="dxa"/>
            <w:shd w:val="clear" w:color="auto" w:fill="auto"/>
          </w:tcPr>
          <w:p w14:paraId="7B0A9EAE"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Type B</w:t>
            </w:r>
          </w:p>
        </w:tc>
        <w:tc>
          <w:tcPr>
            <w:tcW w:w="1510" w:type="dxa"/>
            <w:shd w:val="clear" w:color="auto" w:fill="auto"/>
          </w:tcPr>
          <w:p w14:paraId="61766CD3"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0</w:t>
            </w:r>
          </w:p>
        </w:tc>
        <w:tc>
          <w:tcPr>
            <w:tcW w:w="1511" w:type="dxa"/>
            <w:shd w:val="clear" w:color="auto" w:fill="auto"/>
          </w:tcPr>
          <w:p w14:paraId="1739BEFC"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8</w:t>
            </w:r>
          </w:p>
        </w:tc>
        <w:tc>
          <w:tcPr>
            <w:tcW w:w="1511" w:type="dxa"/>
            <w:shd w:val="clear" w:color="auto" w:fill="auto"/>
          </w:tcPr>
          <w:p w14:paraId="1D608558"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2</w:t>
            </w:r>
          </w:p>
        </w:tc>
      </w:tr>
      <w:tr w:rsidR="00A85A4C" w:rsidRPr="00461370" w14:paraId="1606910E" w14:textId="77777777" w:rsidTr="00DC01E2">
        <w:trPr>
          <w:jc w:val="center"/>
        </w:trPr>
        <w:tc>
          <w:tcPr>
            <w:tcW w:w="1510" w:type="dxa"/>
            <w:shd w:val="clear" w:color="auto" w:fill="auto"/>
          </w:tcPr>
          <w:p w14:paraId="58E60E72"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5</w:t>
            </w:r>
          </w:p>
        </w:tc>
        <w:tc>
          <w:tcPr>
            <w:tcW w:w="1510" w:type="dxa"/>
          </w:tcPr>
          <w:p w14:paraId="0CC5233A" w14:textId="77777777" w:rsidR="00A85A4C" w:rsidRPr="00A85A4C" w:rsidRDefault="00A85A4C" w:rsidP="00DC01E2">
            <w:pPr>
              <w:pStyle w:val="TAC"/>
              <w:rPr>
                <w:rFonts w:eastAsia="Batang"/>
                <w:color w:val="000000"/>
                <w:sz w:val="16"/>
                <w:szCs w:val="16"/>
              </w:rPr>
            </w:pPr>
            <w:r w:rsidRPr="00A85A4C">
              <w:rPr>
                <w:rFonts w:eastAsia="Batang"/>
                <w:color w:val="FF0000"/>
                <w:sz w:val="16"/>
                <w:szCs w:val="16"/>
                <w:u w:val="single"/>
              </w:rPr>
              <w:t>2,3</w:t>
            </w:r>
          </w:p>
        </w:tc>
        <w:tc>
          <w:tcPr>
            <w:tcW w:w="1510" w:type="dxa"/>
            <w:shd w:val="clear" w:color="auto" w:fill="auto"/>
          </w:tcPr>
          <w:p w14:paraId="01E52C8F"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Type B</w:t>
            </w:r>
          </w:p>
        </w:tc>
        <w:tc>
          <w:tcPr>
            <w:tcW w:w="1510" w:type="dxa"/>
            <w:shd w:val="clear" w:color="auto" w:fill="auto"/>
          </w:tcPr>
          <w:p w14:paraId="4FEB1E2C"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0</w:t>
            </w:r>
          </w:p>
        </w:tc>
        <w:tc>
          <w:tcPr>
            <w:tcW w:w="1511" w:type="dxa"/>
            <w:shd w:val="clear" w:color="auto" w:fill="auto"/>
          </w:tcPr>
          <w:p w14:paraId="09F16EFB"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10</w:t>
            </w:r>
          </w:p>
        </w:tc>
        <w:tc>
          <w:tcPr>
            <w:tcW w:w="1511" w:type="dxa"/>
            <w:shd w:val="clear" w:color="auto" w:fill="auto"/>
          </w:tcPr>
          <w:p w14:paraId="0E3B5A5E"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2</w:t>
            </w:r>
          </w:p>
        </w:tc>
      </w:tr>
      <w:tr w:rsidR="00A85A4C" w:rsidRPr="00461370" w14:paraId="7ABA81F1" w14:textId="77777777" w:rsidTr="00DC01E2">
        <w:trPr>
          <w:jc w:val="center"/>
        </w:trPr>
        <w:tc>
          <w:tcPr>
            <w:tcW w:w="1510" w:type="dxa"/>
            <w:shd w:val="clear" w:color="auto" w:fill="auto"/>
          </w:tcPr>
          <w:p w14:paraId="14F795D0"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6</w:t>
            </w:r>
          </w:p>
        </w:tc>
        <w:tc>
          <w:tcPr>
            <w:tcW w:w="1510" w:type="dxa"/>
          </w:tcPr>
          <w:p w14:paraId="793B0A3A" w14:textId="77777777" w:rsidR="00A85A4C" w:rsidRPr="00A85A4C" w:rsidRDefault="00A85A4C" w:rsidP="00DC01E2">
            <w:pPr>
              <w:pStyle w:val="TAC"/>
              <w:rPr>
                <w:rFonts w:eastAsia="Batang"/>
                <w:color w:val="000000"/>
                <w:sz w:val="16"/>
                <w:szCs w:val="16"/>
              </w:rPr>
            </w:pPr>
            <w:r w:rsidRPr="00A85A4C">
              <w:rPr>
                <w:rFonts w:eastAsia="Batang"/>
                <w:color w:val="FF0000"/>
                <w:sz w:val="16"/>
                <w:szCs w:val="16"/>
                <w:u w:val="single"/>
              </w:rPr>
              <w:t>2,3</w:t>
            </w:r>
          </w:p>
        </w:tc>
        <w:tc>
          <w:tcPr>
            <w:tcW w:w="1510" w:type="dxa"/>
            <w:shd w:val="clear" w:color="auto" w:fill="auto"/>
          </w:tcPr>
          <w:p w14:paraId="69043FB7"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Type B</w:t>
            </w:r>
          </w:p>
        </w:tc>
        <w:tc>
          <w:tcPr>
            <w:tcW w:w="1510" w:type="dxa"/>
            <w:shd w:val="clear" w:color="auto" w:fill="auto"/>
          </w:tcPr>
          <w:p w14:paraId="630D3801"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1</w:t>
            </w:r>
          </w:p>
        </w:tc>
        <w:tc>
          <w:tcPr>
            <w:tcW w:w="1511" w:type="dxa"/>
            <w:shd w:val="clear" w:color="auto" w:fill="auto"/>
          </w:tcPr>
          <w:p w14:paraId="0D2A671E"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2</w:t>
            </w:r>
          </w:p>
        </w:tc>
        <w:tc>
          <w:tcPr>
            <w:tcW w:w="1511" w:type="dxa"/>
            <w:shd w:val="clear" w:color="auto" w:fill="auto"/>
          </w:tcPr>
          <w:p w14:paraId="2EC29AD4"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2</w:t>
            </w:r>
          </w:p>
        </w:tc>
      </w:tr>
      <w:tr w:rsidR="00A85A4C" w:rsidRPr="00461370" w14:paraId="6DA87B94" w14:textId="77777777" w:rsidTr="00DC01E2">
        <w:trPr>
          <w:jc w:val="center"/>
        </w:trPr>
        <w:tc>
          <w:tcPr>
            <w:tcW w:w="1510" w:type="dxa"/>
            <w:shd w:val="clear" w:color="auto" w:fill="auto"/>
          </w:tcPr>
          <w:p w14:paraId="6017ECF7"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7</w:t>
            </w:r>
          </w:p>
        </w:tc>
        <w:tc>
          <w:tcPr>
            <w:tcW w:w="1510" w:type="dxa"/>
          </w:tcPr>
          <w:p w14:paraId="10EAA7A9" w14:textId="77777777" w:rsidR="00A85A4C" w:rsidRPr="00A85A4C" w:rsidRDefault="00A85A4C" w:rsidP="00DC01E2">
            <w:pPr>
              <w:pStyle w:val="TAC"/>
              <w:rPr>
                <w:rFonts w:eastAsia="Batang"/>
                <w:color w:val="000000"/>
                <w:sz w:val="16"/>
                <w:szCs w:val="16"/>
              </w:rPr>
            </w:pPr>
            <w:r w:rsidRPr="00A85A4C">
              <w:rPr>
                <w:rFonts w:eastAsia="Batang"/>
                <w:color w:val="FF0000"/>
                <w:sz w:val="16"/>
                <w:szCs w:val="16"/>
                <w:u w:val="single"/>
              </w:rPr>
              <w:t>2,3</w:t>
            </w:r>
          </w:p>
        </w:tc>
        <w:tc>
          <w:tcPr>
            <w:tcW w:w="1510" w:type="dxa"/>
            <w:shd w:val="clear" w:color="auto" w:fill="auto"/>
          </w:tcPr>
          <w:p w14:paraId="152EAF67"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Type B</w:t>
            </w:r>
          </w:p>
        </w:tc>
        <w:tc>
          <w:tcPr>
            <w:tcW w:w="1510" w:type="dxa"/>
            <w:shd w:val="clear" w:color="auto" w:fill="auto"/>
          </w:tcPr>
          <w:p w14:paraId="3B0BADF4"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1</w:t>
            </w:r>
          </w:p>
        </w:tc>
        <w:tc>
          <w:tcPr>
            <w:tcW w:w="1511" w:type="dxa"/>
            <w:shd w:val="clear" w:color="auto" w:fill="auto"/>
          </w:tcPr>
          <w:p w14:paraId="4A1D3192"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4</w:t>
            </w:r>
          </w:p>
        </w:tc>
        <w:tc>
          <w:tcPr>
            <w:tcW w:w="1511" w:type="dxa"/>
            <w:shd w:val="clear" w:color="auto" w:fill="auto"/>
          </w:tcPr>
          <w:p w14:paraId="5D039643"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2</w:t>
            </w:r>
          </w:p>
        </w:tc>
      </w:tr>
      <w:tr w:rsidR="00A85A4C" w:rsidRPr="00461370" w14:paraId="6A683E7A" w14:textId="77777777" w:rsidTr="00DC01E2">
        <w:trPr>
          <w:jc w:val="center"/>
        </w:trPr>
        <w:tc>
          <w:tcPr>
            <w:tcW w:w="1510" w:type="dxa"/>
            <w:shd w:val="clear" w:color="auto" w:fill="auto"/>
          </w:tcPr>
          <w:p w14:paraId="7399C48A"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8</w:t>
            </w:r>
          </w:p>
        </w:tc>
        <w:tc>
          <w:tcPr>
            <w:tcW w:w="1510" w:type="dxa"/>
          </w:tcPr>
          <w:p w14:paraId="6D15D200"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2,3</w:t>
            </w:r>
          </w:p>
        </w:tc>
        <w:tc>
          <w:tcPr>
            <w:tcW w:w="1510" w:type="dxa"/>
            <w:shd w:val="clear" w:color="auto" w:fill="auto"/>
          </w:tcPr>
          <w:p w14:paraId="79262B2E"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Type B</w:t>
            </w:r>
          </w:p>
        </w:tc>
        <w:tc>
          <w:tcPr>
            <w:tcW w:w="1510" w:type="dxa"/>
            <w:shd w:val="clear" w:color="auto" w:fill="auto"/>
          </w:tcPr>
          <w:p w14:paraId="4853742E"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0</w:t>
            </w:r>
          </w:p>
        </w:tc>
        <w:tc>
          <w:tcPr>
            <w:tcW w:w="1511" w:type="dxa"/>
            <w:shd w:val="clear" w:color="auto" w:fill="auto"/>
          </w:tcPr>
          <w:p w14:paraId="449CD4EA"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w:t>
            </w:r>
          </w:p>
        </w:tc>
        <w:tc>
          <w:tcPr>
            <w:tcW w:w="1511" w:type="dxa"/>
            <w:shd w:val="clear" w:color="auto" w:fill="auto"/>
          </w:tcPr>
          <w:p w14:paraId="4FA0E46E"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4</w:t>
            </w:r>
          </w:p>
        </w:tc>
      </w:tr>
      <w:tr w:rsidR="00A85A4C" w:rsidRPr="00461370" w14:paraId="61C84CFF" w14:textId="77777777" w:rsidTr="00DC01E2">
        <w:trPr>
          <w:jc w:val="center"/>
        </w:trPr>
        <w:tc>
          <w:tcPr>
            <w:tcW w:w="1510" w:type="dxa"/>
            <w:shd w:val="clear" w:color="auto" w:fill="auto"/>
          </w:tcPr>
          <w:p w14:paraId="3C31CB73"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9</w:t>
            </w:r>
          </w:p>
        </w:tc>
        <w:tc>
          <w:tcPr>
            <w:tcW w:w="1510" w:type="dxa"/>
          </w:tcPr>
          <w:p w14:paraId="5D56E1A7"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2,3</w:t>
            </w:r>
          </w:p>
        </w:tc>
        <w:tc>
          <w:tcPr>
            <w:tcW w:w="1510" w:type="dxa"/>
            <w:shd w:val="clear" w:color="auto" w:fill="auto"/>
          </w:tcPr>
          <w:p w14:paraId="691BAC91"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Type B</w:t>
            </w:r>
          </w:p>
        </w:tc>
        <w:tc>
          <w:tcPr>
            <w:tcW w:w="1510" w:type="dxa"/>
            <w:shd w:val="clear" w:color="auto" w:fill="auto"/>
          </w:tcPr>
          <w:p w14:paraId="65B81BE7"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0</w:t>
            </w:r>
          </w:p>
        </w:tc>
        <w:tc>
          <w:tcPr>
            <w:tcW w:w="1511" w:type="dxa"/>
            <w:shd w:val="clear" w:color="auto" w:fill="auto"/>
          </w:tcPr>
          <w:p w14:paraId="631355F7"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4</w:t>
            </w:r>
          </w:p>
        </w:tc>
        <w:tc>
          <w:tcPr>
            <w:tcW w:w="1511" w:type="dxa"/>
            <w:shd w:val="clear" w:color="auto" w:fill="auto"/>
          </w:tcPr>
          <w:p w14:paraId="77D5D7E4"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4</w:t>
            </w:r>
          </w:p>
        </w:tc>
      </w:tr>
      <w:tr w:rsidR="00A85A4C" w:rsidRPr="00461370" w14:paraId="42B33233" w14:textId="77777777" w:rsidTr="00DC01E2">
        <w:trPr>
          <w:jc w:val="center"/>
        </w:trPr>
        <w:tc>
          <w:tcPr>
            <w:tcW w:w="1510" w:type="dxa"/>
            <w:shd w:val="clear" w:color="auto" w:fill="auto"/>
          </w:tcPr>
          <w:p w14:paraId="5C3EC68D"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10</w:t>
            </w:r>
          </w:p>
        </w:tc>
        <w:tc>
          <w:tcPr>
            <w:tcW w:w="1510" w:type="dxa"/>
          </w:tcPr>
          <w:p w14:paraId="6F53E8FC"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2,3</w:t>
            </w:r>
          </w:p>
        </w:tc>
        <w:tc>
          <w:tcPr>
            <w:tcW w:w="1510" w:type="dxa"/>
            <w:shd w:val="clear" w:color="auto" w:fill="auto"/>
          </w:tcPr>
          <w:p w14:paraId="011DFC9E"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Type B</w:t>
            </w:r>
          </w:p>
        </w:tc>
        <w:tc>
          <w:tcPr>
            <w:tcW w:w="1510" w:type="dxa"/>
            <w:shd w:val="clear" w:color="auto" w:fill="auto"/>
          </w:tcPr>
          <w:p w14:paraId="7670F09E"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0</w:t>
            </w:r>
          </w:p>
        </w:tc>
        <w:tc>
          <w:tcPr>
            <w:tcW w:w="1511" w:type="dxa"/>
            <w:shd w:val="clear" w:color="auto" w:fill="auto"/>
          </w:tcPr>
          <w:p w14:paraId="65CBD894"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6</w:t>
            </w:r>
          </w:p>
        </w:tc>
        <w:tc>
          <w:tcPr>
            <w:tcW w:w="1511" w:type="dxa"/>
            <w:shd w:val="clear" w:color="auto" w:fill="auto"/>
          </w:tcPr>
          <w:p w14:paraId="5840A2D2"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4</w:t>
            </w:r>
          </w:p>
        </w:tc>
      </w:tr>
      <w:tr w:rsidR="00A85A4C" w:rsidRPr="00461370" w14:paraId="474A7091" w14:textId="77777777" w:rsidTr="00DC01E2">
        <w:trPr>
          <w:jc w:val="center"/>
        </w:trPr>
        <w:tc>
          <w:tcPr>
            <w:tcW w:w="1510" w:type="dxa"/>
            <w:shd w:val="clear" w:color="auto" w:fill="auto"/>
          </w:tcPr>
          <w:p w14:paraId="6F99952F"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11</w:t>
            </w:r>
          </w:p>
        </w:tc>
        <w:tc>
          <w:tcPr>
            <w:tcW w:w="1510" w:type="dxa"/>
          </w:tcPr>
          <w:p w14:paraId="71FD10ED"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2,3</w:t>
            </w:r>
          </w:p>
        </w:tc>
        <w:tc>
          <w:tcPr>
            <w:tcW w:w="1510" w:type="dxa"/>
            <w:shd w:val="clear" w:color="auto" w:fill="auto"/>
          </w:tcPr>
          <w:p w14:paraId="147F40D2"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Type B</w:t>
            </w:r>
          </w:p>
        </w:tc>
        <w:tc>
          <w:tcPr>
            <w:tcW w:w="1510" w:type="dxa"/>
            <w:shd w:val="clear" w:color="auto" w:fill="auto"/>
          </w:tcPr>
          <w:p w14:paraId="70E68157"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0</w:t>
            </w:r>
          </w:p>
        </w:tc>
        <w:tc>
          <w:tcPr>
            <w:tcW w:w="1511" w:type="dxa"/>
            <w:shd w:val="clear" w:color="auto" w:fill="auto"/>
          </w:tcPr>
          <w:p w14:paraId="55FCEAA1"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8</w:t>
            </w:r>
          </w:p>
        </w:tc>
        <w:tc>
          <w:tcPr>
            <w:tcW w:w="1511" w:type="dxa"/>
            <w:shd w:val="clear" w:color="auto" w:fill="auto"/>
          </w:tcPr>
          <w:p w14:paraId="62C1FE6C"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4</w:t>
            </w:r>
          </w:p>
        </w:tc>
      </w:tr>
      <w:tr w:rsidR="00A85A4C" w:rsidRPr="00461370" w14:paraId="464E8321" w14:textId="77777777" w:rsidTr="00DC01E2">
        <w:trPr>
          <w:jc w:val="center"/>
        </w:trPr>
        <w:tc>
          <w:tcPr>
            <w:tcW w:w="1510" w:type="dxa"/>
            <w:shd w:val="clear" w:color="auto" w:fill="auto"/>
          </w:tcPr>
          <w:p w14:paraId="0DCD43C5"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12</w:t>
            </w:r>
          </w:p>
        </w:tc>
        <w:tc>
          <w:tcPr>
            <w:tcW w:w="1510" w:type="dxa"/>
          </w:tcPr>
          <w:p w14:paraId="16AD8EEC"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2,3</w:t>
            </w:r>
          </w:p>
        </w:tc>
        <w:tc>
          <w:tcPr>
            <w:tcW w:w="1510" w:type="dxa"/>
            <w:shd w:val="clear" w:color="auto" w:fill="auto"/>
          </w:tcPr>
          <w:p w14:paraId="1B50A99C"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Type B</w:t>
            </w:r>
          </w:p>
        </w:tc>
        <w:tc>
          <w:tcPr>
            <w:tcW w:w="1510" w:type="dxa"/>
            <w:shd w:val="clear" w:color="auto" w:fill="auto"/>
          </w:tcPr>
          <w:p w14:paraId="00879028"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0</w:t>
            </w:r>
          </w:p>
        </w:tc>
        <w:tc>
          <w:tcPr>
            <w:tcW w:w="1511" w:type="dxa"/>
            <w:shd w:val="clear" w:color="auto" w:fill="auto"/>
          </w:tcPr>
          <w:p w14:paraId="6BB1F0C5"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10</w:t>
            </w:r>
          </w:p>
        </w:tc>
        <w:tc>
          <w:tcPr>
            <w:tcW w:w="1511" w:type="dxa"/>
            <w:shd w:val="clear" w:color="auto" w:fill="auto"/>
          </w:tcPr>
          <w:p w14:paraId="246EB626"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4</w:t>
            </w:r>
          </w:p>
        </w:tc>
      </w:tr>
      <w:tr w:rsidR="00A85A4C" w:rsidRPr="00461370" w14:paraId="755D70DE" w14:textId="77777777" w:rsidTr="00DC01E2">
        <w:trPr>
          <w:jc w:val="center"/>
        </w:trPr>
        <w:tc>
          <w:tcPr>
            <w:tcW w:w="1510" w:type="dxa"/>
            <w:shd w:val="clear" w:color="auto" w:fill="auto"/>
          </w:tcPr>
          <w:p w14:paraId="4D097316"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13</w:t>
            </w:r>
          </w:p>
        </w:tc>
        <w:tc>
          <w:tcPr>
            <w:tcW w:w="1510" w:type="dxa"/>
          </w:tcPr>
          <w:p w14:paraId="7E90F49F"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2,3</w:t>
            </w:r>
          </w:p>
        </w:tc>
        <w:tc>
          <w:tcPr>
            <w:tcW w:w="1510" w:type="dxa"/>
            <w:shd w:val="clear" w:color="auto" w:fill="auto"/>
          </w:tcPr>
          <w:p w14:paraId="1A056B9A"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Type B</w:t>
            </w:r>
          </w:p>
        </w:tc>
        <w:tc>
          <w:tcPr>
            <w:tcW w:w="1510" w:type="dxa"/>
            <w:shd w:val="clear" w:color="auto" w:fill="auto"/>
          </w:tcPr>
          <w:p w14:paraId="5CFDC5E4"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0</w:t>
            </w:r>
          </w:p>
        </w:tc>
        <w:tc>
          <w:tcPr>
            <w:tcW w:w="1511" w:type="dxa"/>
            <w:shd w:val="clear" w:color="auto" w:fill="auto"/>
          </w:tcPr>
          <w:p w14:paraId="0E9D9898"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w:t>
            </w:r>
          </w:p>
        </w:tc>
        <w:tc>
          <w:tcPr>
            <w:tcW w:w="1511" w:type="dxa"/>
            <w:shd w:val="clear" w:color="auto" w:fill="auto"/>
          </w:tcPr>
          <w:p w14:paraId="4EF3ADC0"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7</w:t>
            </w:r>
          </w:p>
        </w:tc>
      </w:tr>
      <w:tr w:rsidR="00A85A4C" w:rsidRPr="00461370" w14:paraId="62695A9E" w14:textId="77777777" w:rsidTr="00DC01E2">
        <w:trPr>
          <w:jc w:val="center"/>
        </w:trPr>
        <w:tc>
          <w:tcPr>
            <w:tcW w:w="1510" w:type="dxa"/>
            <w:vMerge w:val="restart"/>
            <w:shd w:val="clear" w:color="auto" w:fill="auto"/>
          </w:tcPr>
          <w:p w14:paraId="1CBFF7DA"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14</w:t>
            </w:r>
          </w:p>
        </w:tc>
        <w:tc>
          <w:tcPr>
            <w:tcW w:w="1510" w:type="dxa"/>
          </w:tcPr>
          <w:p w14:paraId="0B941BC6"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w:t>
            </w:r>
          </w:p>
        </w:tc>
        <w:tc>
          <w:tcPr>
            <w:tcW w:w="1510" w:type="dxa"/>
            <w:shd w:val="clear" w:color="auto" w:fill="auto"/>
          </w:tcPr>
          <w:p w14:paraId="4BFA2989"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Type A</w:t>
            </w:r>
          </w:p>
        </w:tc>
        <w:tc>
          <w:tcPr>
            <w:tcW w:w="1510" w:type="dxa"/>
            <w:shd w:val="clear" w:color="auto" w:fill="auto"/>
          </w:tcPr>
          <w:p w14:paraId="571845DC"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0</w:t>
            </w:r>
          </w:p>
        </w:tc>
        <w:tc>
          <w:tcPr>
            <w:tcW w:w="1511" w:type="dxa"/>
            <w:shd w:val="clear" w:color="auto" w:fill="auto"/>
          </w:tcPr>
          <w:p w14:paraId="593CE1A3"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w:t>
            </w:r>
          </w:p>
        </w:tc>
        <w:tc>
          <w:tcPr>
            <w:tcW w:w="1511" w:type="dxa"/>
            <w:shd w:val="clear" w:color="auto" w:fill="auto"/>
          </w:tcPr>
          <w:p w14:paraId="0FA90674"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12</w:t>
            </w:r>
          </w:p>
        </w:tc>
      </w:tr>
      <w:tr w:rsidR="00A85A4C" w:rsidRPr="00461370" w14:paraId="093CDAC3" w14:textId="77777777" w:rsidTr="00DC01E2">
        <w:trPr>
          <w:jc w:val="center"/>
        </w:trPr>
        <w:tc>
          <w:tcPr>
            <w:tcW w:w="1510" w:type="dxa"/>
            <w:vMerge/>
            <w:shd w:val="clear" w:color="auto" w:fill="auto"/>
          </w:tcPr>
          <w:p w14:paraId="7EC64E5D" w14:textId="77777777" w:rsidR="00A85A4C" w:rsidRPr="00A85A4C" w:rsidRDefault="00A85A4C" w:rsidP="00DC01E2">
            <w:pPr>
              <w:pStyle w:val="TAC"/>
              <w:rPr>
                <w:rFonts w:eastAsia="Batang"/>
                <w:color w:val="FF0000"/>
                <w:sz w:val="16"/>
                <w:szCs w:val="16"/>
                <w:u w:val="single"/>
              </w:rPr>
            </w:pPr>
          </w:p>
        </w:tc>
        <w:tc>
          <w:tcPr>
            <w:tcW w:w="1510" w:type="dxa"/>
          </w:tcPr>
          <w:p w14:paraId="18B9465D"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3</w:t>
            </w:r>
          </w:p>
        </w:tc>
        <w:tc>
          <w:tcPr>
            <w:tcW w:w="1510" w:type="dxa"/>
            <w:shd w:val="clear" w:color="auto" w:fill="auto"/>
          </w:tcPr>
          <w:p w14:paraId="16CD2BF0"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Type A</w:t>
            </w:r>
          </w:p>
        </w:tc>
        <w:tc>
          <w:tcPr>
            <w:tcW w:w="1510" w:type="dxa"/>
            <w:shd w:val="clear" w:color="auto" w:fill="auto"/>
          </w:tcPr>
          <w:p w14:paraId="581B5AF8"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0</w:t>
            </w:r>
          </w:p>
        </w:tc>
        <w:tc>
          <w:tcPr>
            <w:tcW w:w="1511" w:type="dxa"/>
            <w:shd w:val="clear" w:color="auto" w:fill="auto"/>
          </w:tcPr>
          <w:p w14:paraId="2C7DD28F"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3</w:t>
            </w:r>
          </w:p>
        </w:tc>
        <w:tc>
          <w:tcPr>
            <w:tcW w:w="1511" w:type="dxa"/>
            <w:shd w:val="clear" w:color="auto" w:fill="auto"/>
          </w:tcPr>
          <w:p w14:paraId="72037217"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11</w:t>
            </w:r>
          </w:p>
        </w:tc>
      </w:tr>
      <w:tr w:rsidR="00A85A4C" w:rsidRPr="00461370" w14:paraId="115C9EE1" w14:textId="77777777" w:rsidTr="00DC01E2">
        <w:trPr>
          <w:jc w:val="center"/>
        </w:trPr>
        <w:tc>
          <w:tcPr>
            <w:tcW w:w="1510" w:type="dxa"/>
            <w:shd w:val="clear" w:color="auto" w:fill="auto"/>
          </w:tcPr>
          <w:p w14:paraId="7EA12ECC"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15</w:t>
            </w:r>
          </w:p>
        </w:tc>
        <w:tc>
          <w:tcPr>
            <w:tcW w:w="1510" w:type="dxa"/>
          </w:tcPr>
          <w:p w14:paraId="088D3EA6"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2,3</w:t>
            </w:r>
          </w:p>
        </w:tc>
        <w:tc>
          <w:tcPr>
            <w:tcW w:w="1510" w:type="dxa"/>
            <w:shd w:val="clear" w:color="auto" w:fill="auto"/>
          </w:tcPr>
          <w:p w14:paraId="2DA92792"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Type B</w:t>
            </w:r>
          </w:p>
        </w:tc>
        <w:tc>
          <w:tcPr>
            <w:tcW w:w="1510" w:type="dxa"/>
            <w:shd w:val="clear" w:color="auto" w:fill="auto"/>
          </w:tcPr>
          <w:p w14:paraId="4D5FC788"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w:t>
            </w:r>
          </w:p>
        </w:tc>
        <w:tc>
          <w:tcPr>
            <w:tcW w:w="1511" w:type="dxa"/>
            <w:shd w:val="clear" w:color="auto" w:fill="auto"/>
          </w:tcPr>
          <w:p w14:paraId="6E768EC9"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w:t>
            </w:r>
          </w:p>
        </w:tc>
        <w:tc>
          <w:tcPr>
            <w:tcW w:w="1511" w:type="dxa"/>
            <w:shd w:val="clear" w:color="auto" w:fill="auto"/>
          </w:tcPr>
          <w:p w14:paraId="5550A1D0"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4</w:t>
            </w:r>
          </w:p>
        </w:tc>
      </w:tr>
    </w:tbl>
    <w:p w14:paraId="2947C9F3" w14:textId="77777777" w:rsidR="00A85A4C" w:rsidRDefault="00A85A4C" w:rsidP="00A85A4C"/>
    <w:p w14:paraId="421B2932" w14:textId="77777777" w:rsidR="00A85A4C" w:rsidRPr="0020468D" w:rsidRDefault="00A85A4C" w:rsidP="00A85A4C">
      <w:pPr>
        <w:pStyle w:val="TH"/>
        <w:rPr>
          <w:color w:val="000000"/>
        </w:rPr>
      </w:pPr>
      <w:r w:rsidRPr="0020468D">
        <w:rPr>
          <w:color w:val="000000"/>
        </w:rPr>
        <w:t xml:space="preserve">Table 5.1.2.1.1-4: Default PDSCH time domain resource allocation C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0"/>
        <w:gridCol w:w="1510"/>
        <w:gridCol w:w="1510"/>
        <w:gridCol w:w="1510"/>
        <w:gridCol w:w="1511"/>
        <w:gridCol w:w="1511"/>
      </w:tblGrid>
      <w:tr w:rsidR="00A85A4C" w:rsidRPr="00461370" w14:paraId="26A7ADB4" w14:textId="77777777" w:rsidTr="00DC01E2">
        <w:trPr>
          <w:jc w:val="center"/>
        </w:trPr>
        <w:tc>
          <w:tcPr>
            <w:tcW w:w="1510" w:type="dxa"/>
            <w:shd w:val="clear" w:color="auto" w:fill="auto"/>
          </w:tcPr>
          <w:p w14:paraId="27084CAA" w14:textId="77777777" w:rsidR="00A85A4C" w:rsidRPr="00A85A4C" w:rsidRDefault="00A85A4C" w:rsidP="00DC01E2">
            <w:pPr>
              <w:pStyle w:val="TAC"/>
              <w:rPr>
                <w:rFonts w:eastAsia="Batang"/>
                <w:b/>
                <w:color w:val="000000"/>
                <w:sz w:val="16"/>
                <w:szCs w:val="16"/>
              </w:rPr>
            </w:pPr>
            <w:r w:rsidRPr="00A85A4C">
              <w:rPr>
                <w:rFonts w:eastAsia="Batang"/>
                <w:b/>
                <w:color w:val="000000"/>
                <w:sz w:val="16"/>
                <w:szCs w:val="16"/>
              </w:rPr>
              <w:t>Row index</w:t>
            </w:r>
          </w:p>
        </w:tc>
        <w:tc>
          <w:tcPr>
            <w:tcW w:w="1510" w:type="dxa"/>
          </w:tcPr>
          <w:p w14:paraId="0471E603" w14:textId="77777777" w:rsidR="00A85A4C" w:rsidRPr="00A85A4C" w:rsidRDefault="00A85A4C" w:rsidP="00DC01E2">
            <w:pPr>
              <w:pStyle w:val="TAC"/>
              <w:rPr>
                <w:rFonts w:eastAsia="Batang"/>
                <w:b/>
                <w:color w:val="000000"/>
                <w:sz w:val="16"/>
                <w:szCs w:val="16"/>
              </w:rPr>
            </w:pPr>
            <w:r w:rsidRPr="00A85A4C">
              <w:rPr>
                <w:rFonts w:eastAsia="Batang"/>
                <w:b/>
                <w:i/>
                <w:color w:val="FF0000"/>
                <w:sz w:val="16"/>
                <w:szCs w:val="16"/>
                <w:u w:val="single"/>
              </w:rPr>
              <w:t>dmrs-TypeA-Position</w:t>
            </w:r>
          </w:p>
        </w:tc>
        <w:tc>
          <w:tcPr>
            <w:tcW w:w="1510" w:type="dxa"/>
            <w:shd w:val="clear" w:color="auto" w:fill="auto"/>
          </w:tcPr>
          <w:p w14:paraId="2091A2CF" w14:textId="77777777" w:rsidR="00A85A4C" w:rsidRPr="00A85A4C" w:rsidRDefault="00A85A4C" w:rsidP="00DC01E2">
            <w:pPr>
              <w:pStyle w:val="TAC"/>
              <w:rPr>
                <w:rFonts w:eastAsia="Batang"/>
                <w:b/>
                <w:color w:val="000000"/>
                <w:sz w:val="16"/>
                <w:szCs w:val="16"/>
              </w:rPr>
            </w:pPr>
            <w:r w:rsidRPr="00A85A4C">
              <w:rPr>
                <w:rFonts w:eastAsia="Batang"/>
                <w:b/>
                <w:color w:val="000000"/>
                <w:sz w:val="16"/>
                <w:szCs w:val="16"/>
              </w:rPr>
              <w:t>PDSCH mapping type</w:t>
            </w:r>
          </w:p>
        </w:tc>
        <w:tc>
          <w:tcPr>
            <w:tcW w:w="1510" w:type="dxa"/>
            <w:shd w:val="clear" w:color="auto" w:fill="auto"/>
          </w:tcPr>
          <w:p w14:paraId="0E1FAF00" w14:textId="77777777" w:rsidR="00A85A4C" w:rsidRPr="00A85A4C" w:rsidRDefault="00A85A4C" w:rsidP="00DC01E2">
            <w:pPr>
              <w:pStyle w:val="TAC"/>
              <w:rPr>
                <w:rFonts w:eastAsia="Batang"/>
                <w:b/>
                <w:color w:val="000000"/>
                <w:sz w:val="16"/>
                <w:szCs w:val="16"/>
              </w:rPr>
            </w:pPr>
            <w:r w:rsidRPr="00A85A4C">
              <w:rPr>
                <w:rFonts w:eastAsia="Batang"/>
                <w:b/>
                <w:i/>
                <w:color w:val="000000"/>
                <w:sz w:val="16"/>
                <w:szCs w:val="16"/>
              </w:rPr>
              <w:t>K</w:t>
            </w:r>
            <w:r w:rsidRPr="00A85A4C">
              <w:rPr>
                <w:rFonts w:eastAsia="Batang"/>
                <w:b/>
                <w:i/>
                <w:color w:val="000000"/>
                <w:sz w:val="16"/>
                <w:szCs w:val="16"/>
                <w:vertAlign w:val="subscript"/>
              </w:rPr>
              <w:t>0</w:t>
            </w:r>
          </w:p>
        </w:tc>
        <w:tc>
          <w:tcPr>
            <w:tcW w:w="1511" w:type="dxa"/>
            <w:shd w:val="clear" w:color="auto" w:fill="auto"/>
          </w:tcPr>
          <w:p w14:paraId="708957A2" w14:textId="77777777" w:rsidR="00A85A4C" w:rsidRPr="00A85A4C" w:rsidRDefault="00A85A4C" w:rsidP="00DC01E2">
            <w:pPr>
              <w:pStyle w:val="TAC"/>
              <w:rPr>
                <w:rFonts w:eastAsia="Batang"/>
                <w:b/>
                <w:color w:val="000000"/>
                <w:sz w:val="16"/>
                <w:szCs w:val="16"/>
              </w:rPr>
            </w:pPr>
            <w:r w:rsidRPr="00A85A4C">
              <w:rPr>
                <w:rFonts w:eastAsia="Batang"/>
                <w:b/>
                <w:i/>
                <w:color w:val="000000"/>
                <w:sz w:val="16"/>
                <w:szCs w:val="16"/>
              </w:rPr>
              <w:t>S</w:t>
            </w:r>
          </w:p>
        </w:tc>
        <w:tc>
          <w:tcPr>
            <w:tcW w:w="1511" w:type="dxa"/>
            <w:shd w:val="clear" w:color="auto" w:fill="auto"/>
          </w:tcPr>
          <w:p w14:paraId="5FF3CA60" w14:textId="77777777" w:rsidR="00A85A4C" w:rsidRPr="00A85A4C" w:rsidRDefault="00A85A4C" w:rsidP="00DC01E2">
            <w:pPr>
              <w:pStyle w:val="TAC"/>
              <w:rPr>
                <w:rFonts w:eastAsia="Batang"/>
                <w:b/>
                <w:color w:val="000000"/>
                <w:sz w:val="16"/>
                <w:szCs w:val="16"/>
              </w:rPr>
            </w:pPr>
            <w:r w:rsidRPr="00A85A4C">
              <w:rPr>
                <w:rFonts w:eastAsia="Batang"/>
                <w:b/>
                <w:i/>
                <w:color w:val="000000"/>
                <w:sz w:val="16"/>
                <w:szCs w:val="16"/>
              </w:rPr>
              <w:t>L</w:t>
            </w:r>
          </w:p>
        </w:tc>
      </w:tr>
      <w:tr w:rsidR="00A85A4C" w:rsidRPr="00461370" w14:paraId="0E69C40B" w14:textId="77777777" w:rsidTr="00DC01E2">
        <w:trPr>
          <w:jc w:val="center"/>
        </w:trPr>
        <w:tc>
          <w:tcPr>
            <w:tcW w:w="1510" w:type="dxa"/>
            <w:shd w:val="clear" w:color="auto" w:fill="auto"/>
          </w:tcPr>
          <w:p w14:paraId="09BF8A4A" w14:textId="77777777" w:rsidR="00A85A4C" w:rsidRPr="00A85A4C" w:rsidRDefault="00A85A4C" w:rsidP="00DC01E2">
            <w:pPr>
              <w:pStyle w:val="TAC"/>
              <w:rPr>
                <w:rFonts w:eastAsia="Batang"/>
                <w:color w:val="000000"/>
                <w:sz w:val="16"/>
                <w:szCs w:val="16"/>
              </w:rPr>
            </w:pPr>
            <w:r w:rsidRPr="00A85A4C">
              <w:rPr>
                <w:rFonts w:eastAsia="Batang"/>
                <w:color w:val="FF0000"/>
                <w:sz w:val="16"/>
                <w:szCs w:val="16"/>
                <w:u w:val="single"/>
              </w:rPr>
              <w:t>1</w:t>
            </w:r>
          </w:p>
        </w:tc>
        <w:tc>
          <w:tcPr>
            <w:tcW w:w="1510" w:type="dxa"/>
          </w:tcPr>
          <w:p w14:paraId="1428FFB1" w14:textId="77777777" w:rsidR="00A85A4C" w:rsidRPr="00A85A4C" w:rsidRDefault="00A85A4C" w:rsidP="00DC01E2">
            <w:pPr>
              <w:pStyle w:val="TAC"/>
              <w:rPr>
                <w:rFonts w:eastAsia="Batang"/>
                <w:color w:val="000000"/>
                <w:sz w:val="16"/>
                <w:szCs w:val="16"/>
              </w:rPr>
            </w:pPr>
            <w:r w:rsidRPr="00A85A4C">
              <w:rPr>
                <w:rFonts w:eastAsia="Batang"/>
                <w:color w:val="FF0000"/>
                <w:sz w:val="16"/>
                <w:szCs w:val="16"/>
                <w:u w:val="single"/>
              </w:rPr>
              <w:t>2,3</w:t>
            </w:r>
          </w:p>
        </w:tc>
        <w:tc>
          <w:tcPr>
            <w:tcW w:w="1510" w:type="dxa"/>
            <w:shd w:val="clear" w:color="auto" w:fill="auto"/>
          </w:tcPr>
          <w:p w14:paraId="03E5F5BB" w14:textId="77777777" w:rsidR="00A85A4C" w:rsidRPr="00A85A4C" w:rsidRDefault="00A85A4C" w:rsidP="00DC01E2">
            <w:pPr>
              <w:pStyle w:val="TAC"/>
              <w:rPr>
                <w:rFonts w:eastAsia="Batang"/>
                <w:color w:val="000000"/>
                <w:sz w:val="16"/>
                <w:szCs w:val="16"/>
              </w:rPr>
            </w:pPr>
            <w:r w:rsidRPr="00A85A4C">
              <w:rPr>
                <w:rFonts w:eastAsia="Batang"/>
                <w:color w:val="FF0000"/>
                <w:sz w:val="16"/>
                <w:szCs w:val="16"/>
                <w:u w:val="single"/>
              </w:rPr>
              <w:t>Type B</w:t>
            </w:r>
          </w:p>
        </w:tc>
        <w:tc>
          <w:tcPr>
            <w:tcW w:w="1510" w:type="dxa"/>
            <w:shd w:val="clear" w:color="auto" w:fill="auto"/>
          </w:tcPr>
          <w:p w14:paraId="2810C4E7" w14:textId="77777777" w:rsidR="00A85A4C" w:rsidRPr="00A85A4C" w:rsidRDefault="00A85A4C" w:rsidP="00DC01E2">
            <w:pPr>
              <w:pStyle w:val="TAC"/>
              <w:rPr>
                <w:rFonts w:eastAsia="Batang"/>
                <w:color w:val="000000"/>
                <w:sz w:val="16"/>
                <w:szCs w:val="16"/>
              </w:rPr>
            </w:pPr>
            <w:r w:rsidRPr="00A85A4C">
              <w:rPr>
                <w:rFonts w:eastAsia="Batang"/>
                <w:color w:val="FF0000"/>
                <w:sz w:val="16"/>
                <w:szCs w:val="16"/>
                <w:u w:val="single"/>
              </w:rPr>
              <w:t>0</w:t>
            </w:r>
          </w:p>
        </w:tc>
        <w:tc>
          <w:tcPr>
            <w:tcW w:w="1511" w:type="dxa"/>
            <w:shd w:val="clear" w:color="auto" w:fill="auto"/>
          </w:tcPr>
          <w:p w14:paraId="265E8DB6" w14:textId="77777777" w:rsidR="00A85A4C" w:rsidRPr="00A85A4C" w:rsidRDefault="00A85A4C" w:rsidP="00DC01E2">
            <w:pPr>
              <w:pStyle w:val="TAC"/>
              <w:rPr>
                <w:rFonts w:eastAsia="Batang"/>
                <w:color w:val="000000"/>
                <w:sz w:val="16"/>
                <w:szCs w:val="16"/>
              </w:rPr>
            </w:pPr>
            <w:r w:rsidRPr="00A85A4C">
              <w:rPr>
                <w:rFonts w:eastAsia="Batang"/>
                <w:color w:val="FF0000"/>
                <w:sz w:val="16"/>
                <w:szCs w:val="16"/>
                <w:u w:val="single"/>
              </w:rPr>
              <w:t>2</w:t>
            </w:r>
          </w:p>
        </w:tc>
        <w:tc>
          <w:tcPr>
            <w:tcW w:w="1511" w:type="dxa"/>
            <w:shd w:val="clear" w:color="auto" w:fill="auto"/>
          </w:tcPr>
          <w:p w14:paraId="146F5703" w14:textId="77777777" w:rsidR="00A85A4C" w:rsidRPr="00A85A4C" w:rsidRDefault="00A85A4C" w:rsidP="00DC01E2">
            <w:pPr>
              <w:pStyle w:val="TAC"/>
              <w:rPr>
                <w:rFonts w:eastAsia="Batang"/>
                <w:color w:val="000000"/>
                <w:sz w:val="16"/>
                <w:szCs w:val="16"/>
              </w:rPr>
            </w:pPr>
            <w:r w:rsidRPr="00A85A4C">
              <w:rPr>
                <w:rFonts w:eastAsia="Batang"/>
                <w:color w:val="FF0000"/>
                <w:sz w:val="16"/>
                <w:szCs w:val="16"/>
                <w:u w:val="single"/>
              </w:rPr>
              <w:t>2</w:t>
            </w:r>
          </w:p>
        </w:tc>
      </w:tr>
      <w:tr w:rsidR="00A85A4C" w:rsidRPr="00461370" w14:paraId="5B95E3F9" w14:textId="77777777" w:rsidTr="00DC01E2">
        <w:trPr>
          <w:jc w:val="center"/>
        </w:trPr>
        <w:tc>
          <w:tcPr>
            <w:tcW w:w="1510" w:type="dxa"/>
            <w:shd w:val="clear" w:color="auto" w:fill="auto"/>
          </w:tcPr>
          <w:p w14:paraId="0A928515" w14:textId="77777777" w:rsidR="00A85A4C" w:rsidRPr="00A85A4C" w:rsidRDefault="00A85A4C" w:rsidP="00DC01E2">
            <w:pPr>
              <w:pStyle w:val="TAC"/>
              <w:rPr>
                <w:rFonts w:eastAsia="Batang"/>
                <w:strike/>
                <w:color w:val="FF0000"/>
                <w:sz w:val="16"/>
                <w:szCs w:val="16"/>
              </w:rPr>
            </w:pPr>
            <w:r w:rsidRPr="00A85A4C">
              <w:rPr>
                <w:rFonts w:eastAsia="Batang"/>
                <w:strike/>
                <w:color w:val="FF0000"/>
                <w:sz w:val="16"/>
                <w:szCs w:val="16"/>
              </w:rPr>
              <w:t>1</w:t>
            </w:r>
            <w:r w:rsidRPr="00A85A4C">
              <w:rPr>
                <w:rFonts w:eastAsia="Batang"/>
                <w:color w:val="FF0000"/>
                <w:sz w:val="16"/>
                <w:szCs w:val="16"/>
                <w:u w:val="single"/>
              </w:rPr>
              <w:t>2</w:t>
            </w:r>
          </w:p>
        </w:tc>
        <w:tc>
          <w:tcPr>
            <w:tcW w:w="1510" w:type="dxa"/>
          </w:tcPr>
          <w:p w14:paraId="32083B1D"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2,3</w:t>
            </w:r>
          </w:p>
        </w:tc>
        <w:tc>
          <w:tcPr>
            <w:tcW w:w="1510" w:type="dxa"/>
            <w:shd w:val="clear" w:color="auto" w:fill="auto"/>
          </w:tcPr>
          <w:p w14:paraId="00D0A221"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Type B</w:t>
            </w:r>
          </w:p>
        </w:tc>
        <w:tc>
          <w:tcPr>
            <w:tcW w:w="1510" w:type="dxa"/>
            <w:shd w:val="clear" w:color="auto" w:fill="auto"/>
          </w:tcPr>
          <w:p w14:paraId="5EE87041"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0</w:t>
            </w:r>
          </w:p>
        </w:tc>
        <w:tc>
          <w:tcPr>
            <w:tcW w:w="1511" w:type="dxa"/>
            <w:shd w:val="clear" w:color="auto" w:fill="auto"/>
          </w:tcPr>
          <w:p w14:paraId="16274429"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4</w:t>
            </w:r>
          </w:p>
        </w:tc>
        <w:tc>
          <w:tcPr>
            <w:tcW w:w="1511" w:type="dxa"/>
            <w:shd w:val="clear" w:color="auto" w:fill="auto"/>
          </w:tcPr>
          <w:p w14:paraId="7B6E8FF7"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2</w:t>
            </w:r>
          </w:p>
        </w:tc>
      </w:tr>
      <w:tr w:rsidR="00A85A4C" w:rsidRPr="00461370" w14:paraId="2A9FAAA6" w14:textId="77777777" w:rsidTr="00DC01E2">
        <w:trPr>
          <w:jc w:val="center"/>
        </w:trPr>
        <w:tc>
          <w:tcPr>
            <w:tcW w:w="1510" w:type="dxa"/>
            <w:shd w:val="clear" w:color="auto" w:fill="auto"/>
          </w:tcPr>
          <w:p w14:paraId="2057C15E" w14:textId="77777777" w:rsidR="00A85A4C" w:rsidRPr="00A85A4C" w:rsidRDefault="00A85A4C" w:rsidP="00DC01E2">
            <w:pPr>
              <w:pStyle w:val="TAC"/>
              <w:rPr>
                <w:rFonts w:eastAsia="Batang"/>
                <w:strike/>
                <w:color w:val="FF0000"/>
                <w:sz w:val="16"/>
                <w:szCs w:val="16"/>
              </w:rPr>
            </w:pPr>
            <w:r w:rsidRPr="00A85A4C">
              <w:rPr>
                <w:rFonts w:eastAsia="Batang"/>
                <w:strike/>
                <w:color w:val="FF0000"/>
                <w:sz w:val="16"/>
                <w:szCs w:val="16"/>
              </w:rPr>
              <w:t>2</w:t>
            </w:r>
            <w:r w:rsidRPr="00A85A4C">
              <w:rPr>
                <w:rFonts w:eastAsia="Batang"/>
                <w:color w:val="FF0000"/>
                <w:sz w:val="16"/>
                <w:szCs w:val="16"/>
                <w:u w:val="single"/>
              </w:rPr>
              <w:t>3</w:t>
            </w:r>
          </w:p>
        </w:tc>
        <w:tc>
          <w:tcPr>
            <w:tcW w:w="1510" w:type="dxa"/>
          </w:tcPr>
          <w:p w14:paraId="61A1FAEE" w14:textId="77777777" w:rsidR="00A85A4C" w:rsidRPr="00A85A4C" w:rsidRDefault="00A85A4C" w:rsidP="00DC01E2">
            <w:pPr>
              <w:pStyle w:val="TAC"/>
              <w:rPr>
                <w:rFonts w:eastAsia="Batang"/>
                <w:color w:val="000000"/>
                <w:sz w:val="16"/>
                <w:szCs w:val="16"/>
              </w:rPr>
            </w:pPr>
            <w:r w:rsidRPr="00A85A4C">
              <w:rPr>
                <w:rFonts w:eastAsia="Batang"/>
                <w:color w:val="FF0000"/>
                <w:sz w:val="16"/>
                <w:szCs w:val="16"/>
                <w:u w:val="single"/>
              </w:rPr>
              <w:t>2,3</w:t>
            </w:r>
          </w:p>
        </w:tc>
        <w:tc>
          <w:tcPr>
            <w:tcW w:w="1510" w:type="dxa"/>
            <w:shd w:val="clear" w:color="auto" w:fill="auto"/>
          </w:tcPr>
          <w:p w14:paraId="1E2456C0"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Type B</w:t>
            </w:r>
          </w:p>
        </w:tc>
        <w:tc>
          <w:tcPr>
            <w:tcW w:w="1510" w:type="dxa"/>
            <w:shd w:val="clear" w:color="auto" w:fill="auto"/>
          </w:tcPr>
          <w:p w14:paraId="7320D8DE"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0</w:t>
            </w:r>
          </w:p>
        </w:tc>
        <w:tc>
          <w:tcPr>
            <w:tcW w:w="1511" w:type="dxa"/>
            <w:shd w:val="clear" w:color="auto" w:fill="auto"/>
          </w:tcPr>
          <w:p w14:paraId="4E2CA3AD"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6</w:t>
            </w:r>
          </w:p>
        </w:tc>
        <w:tc>
          <w:tcPr>
            <w:tcW w:w="1511" w:type="dxa"/>
            <w:shd w:val="clear" w:color="auto" w:fill="auto"/>
          </w:tcPr>
          <w:p w14:paraId="218FF466"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2</w:t>
            </w:r>
          </w:p>
        </w:tc>
      </w:tr>
      <w:tr w:rsidR="00A85A4C" w:rsidRPr="00461370" w14:paraId="3CD6812E" w14:textId="77777777" w:rsidTr="00DC01E2">
        <w:trPr>
          <w:jc w:val="center"/>
        </w:trPr>
        <w:tc>
          <w:tcPr>
            <w:tcW w:w="1510" w:type="dxa"/>
            <w:shd w:val="clear" w:color="auto" w:fill="auto"/>
          </w:tcPr>
          <w:p w14:paraId="4A62619E" w14:textId="77777777" w:rsidR="00A85A4C" w:rsidRPr="00A85A4C" w:rsidRDefault="00A85A4C" w:rsidP="00DC01E2">
            <w:pPr>
              <w:pStyle w:val="TAC"/>
              <w:rPr>
                <w:rFonts w:eastAsia="Batang"/>
                <w:strike/>
                <w:color w:val="FF0000"/>
                <w:sz w:val="16"/>
                <w:szCs w:val="16"/>
              </w:rPr>
            </w:pPr>
            <w:r w:rsidRPr="00A85A4C">
              <w:rPr>
                <w:rFonts w:eastAsia="Batang"/>
                <w:strike/>
                <w:color w:val="FF0000"/>
                <w:sz w:val="16"/>
                <w:szCs w:val="16"/>
              </w:rPr>
              <w:t>3</w:t>
            </w:r>
            <w:r w:rsidRPr="00A85A4C">
              <w:rPr>
                <w:rFonts w:eastAsia="Batang"/>
                <w:color w:val="FF0000"/>
                <w:sz w:val="16"/>
                <w:szCs w:val="16"/>
                <w:u w:val="single"/>
              </w:rPr>
              <w:t>4</w:t>
            </w:r>
          </w:p>
        </w:tc>
        <w:tc>
          <w:tcPr>
            <w:tcW w:w="1510" w:type="dxa"/>
          </w:tcPr>
          <w:p w14:paraId="3B47D6E5" w14:textId="77777777" w:rsidR="00A85A4C" w:rsidRPr="00A85A4C" w:rsidRDefault="00A85A4C" w:rsidP="00DC01E2">
            <w:pPr>
              <w:pStyle w:val="TAC"/>
              <w:rPr>
                <w:rFonts w:eastAsia="Batang"/>
                <w:color w:val="000000"/>
                <w:sz w:val="16"/>
                <w:szCs w:val="16"/>
              </w:rPr>
            </w:pPr>
            <w:r w:rsidRPr="00A85A4C">
              <w:rPr>
                <w:rFonts w:eastAsia="Batang"/>
                <w:color w:val="FF0000"/>
                <w:sz w:val="16"/>
                <w:szCs w:val="16"/>
                <w:u w:val="single"/>
              </w:rPr>
              <w:t>2,3</w:t>
            </w:r>
          </w:p>
        </w:tc>
        <w:tc>
          <w:tcPr>
            <w:tcW w:w="1510" w:type="dxa"/>
            <w:shd w:val="clear" w:color="auto" w:fill="auto"/>
          </w:tcPr>
          <w:p w14:paraId="4E0BE9A1"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Type B</w:t>
            </w:r>
          </w:p>
        </w:tc>
        <w:tc>
          <w:tcPr>
            <w:tcW w:w="1510" w:type="dxa"/>
            <w:shd w:val="clear" w:color="auto" w:fill="auto"/>
          </w:tcPr>
          <w:p w14:paraId="3A0EA88B"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0</w:t>
            </w:r>
          </w:p>
        </w:tc>
        <w:tc>
          <w:tcPr>
            <w:tcW w:w="1511" w:type="dxa"/>
            <w:shd w:val="clear" w:color="auto" w:fill="auto"/>
          </w:tcPr>
          <w:p w14:paraId="5F64BB47"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8</w:t>
            </w:r>
          </w:p>
        </w:tc>
        <w:tc>
          <w:tcPr>
            <w:tcW w:w="1511" w:type="dxa"/>
            <w:shd w:val="clear" w:color="auto" w:fill="auto"/>
          </w:tcPr>
          <w:p w14:paraId="36718A61"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2</w:t>
            </w:r>
          </w:p>
        </w:tc>
      </w:tr>
      <w:tr w:rsidR="00A85A4C" w:rsidRPr="00461370" w14:paraId="096B240C" w14:textId="77777777" w:rsidTr="00DC01E2">
        <w:trPr>
          <w:jc w:val="center"/>
        </w:trPr>
        <w:tc>
          <w:tcPr>
            <w:tcW w:w="1510" w:type="dxa"/>
            <w:shd w:val="clear" w:color="auto" w:fill="auto"/>
          </w:tcPr>
          <w:p w14:paraId="0C26A8AA" w14:textId="77777777" w:rsidR="00A85A4C" w:rsidRPr="00A85A4C" w:rsidRDefault="00A85A4C" w:rsidP="00DC01E2">
            <w:pPr>
              <w:pStyle w:val="TAC"/>
              <w:rPr>
                <w:rFonts w:eastAsia="Batang"/>
                <w:strike/>
                <w:color w:val="FF0000"/>
                <w:sz w:val="16"/>
                <w:szCs w:val="16"/>
              </w:rPr>
            </w:pPr>
            <w:r w:rsidRPr="00A85A4C">
              <w:rPr>
                <w:rFonts w:eastAsia="Batang"/>
                <w:strike/>
                <w:color w:val="FF0000"/>
                <w:sz w:val="16"/>
                <w:szCs w:val="16"/>
              </w:rPr>
              <w:t>4</w:t>
            </w:r>
            <w:r w:rsidRPr="00A85A4C">
              <w:rPr>
                <w:rFonts w:eastAsia="Batang"/>
                <w:color w:val="FF0000"/>
                <w:sz w:val="16"/>
                <w:szCs w:val="16"/>
                <w:u w:val="single"/>
              </w:rPr>
              <w:t>5</w:t>
            </w:r>
          </w:p>
        </w:tc>
        <w:tc>
          <w:tcPr>
            <w:tcW w:w="1510" w:type="dxa"/>
          </w:tcPr>
          <w:p w14:paraId="42214B43" w14:textId="77777777" w:rsidR="00A85A4C" w:rsidRPr="00A85A4C" w:rsidRDefault="00A85A4C" w:rsidP="00DC01E2">
            <w:pPr>
              <w:pStyle w:val="TAC"/>
              <w:rPr>
                <w:rFonts w:eastAsia="Batang"/>
                <w:color w:val="000000"/>
                <w:sz w:val="16"/>
                <w:szCs w:val="16"/>
              </w:rPr>
            </w:pPr>
            <w:r w:rsidRPr="00A85A4C">
              <w:rPr>
                <w:rFonts w:eastAsia="Batang"/>
                <w:color w:val="FF0000"/>
                <w:sz w:val="16"/>
                <w:szCs w:val="16"/>
                <w:u w:val="single"/>
              </w:rPr>
              <w:t>2,3</w:t>
            </w:r>
          </w:p>
        </w:tc>
        <w:tc>
          <w:tcPr>
            <w:tcW w:w="1510" w:type="dxa"/>
            <w:shd w:val="clear" w:color="auto" w:fill="auto"/>
          </w:tcPr>
          <w:p w14:paraId="12512A73"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Type B</w:t>
            </w:r>
          </w:p>
        </w:tc>
        <w:tc>
          <w:tcPr>
            <w:tcW w:w="1510" w:type="dxa"/>
            <w:shd w:val="clear" w:color="auto" w:fill="auto"/>
          </w:tcPr>
          <w:p w14:paraId="4ED640D6"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0</w:t>
            </w:r>
          </w:p>
        </w:tc>
        <w:tc>
          <w:tcPr>
            <w:tcW w:w="1511" w:type="dxa"/>
            <w:shd w:val="clear" w:color="auto" w:fill="auto"/>
          </w:tcPr>
          <w:p w14:paraId="0C824164"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10</w:t>
            </w:r>
          </w:p>
        </w:tc>
        <w:tc>
          <w:tcPr>
            <w:tcW w:w="1511" w:type="dxa"/>
            <w:shd w:val="clear" w:color="auto" w:fill="auto"/>
          </w:tcPr>
          <w:p w14:paraId="7C133F2A" w14:textId="77777777" w:rsidR="00A85A4C" w:rsidRPr="00A85A4C" w:rsidRDefault="00A85A4C" w:rsidP="00DC01E2">
            <w:pPr>
              <w:pStyle w:val="TAC"/>
              <w:rPr>
                <w:rFonts w:eastAsia="Batang"/>
                <w:color w:val="000000"/>
                <w:sz w:val="16"/>
                <w:szCs w:val="16"/>
              </w:rPr>
            </w:pPr>
            <w:r w:rsidRPr="00A85A4C">
              <w:rPr>
                <w:rFonts w:eastAsia="Batang"/>
                <w:color w:val="000000"/>
                <w:sz w:val="16"/>
                <w:szCs w:val="16"/>
              </w:rPr>
              <w:t>2</w:t>
            </w:r>
          </w:p>
        </w:tc>
      </w:tr>
      <w:tr w:rsidR="00A85A4C" w:rsidRPr="00461370" w14:paraId="4A63C7DF" w14:textId="77777777" w:rsidTr="00DC01E2">
        <w:trPr>
          <w:jc w:val="center"/>
        </w:trPr>
        <w:tc>
          <w:tcPr>
            <w:tcW w:w="1510" w:type="dxa"/>
            <w:shd w:val="clear" w:color="auto" w:fill="auto"/>
          </w:tcPr>
          <w:p w14:paraId="6E52A883"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6</w:t>
            </w:r>
          </w:p>
        </w:tc>
        <w:tc>
          <w:tcPr>
            <w:tcW w:w="7552" w:type="dxa"/>
            <w:gridSpan w:val="5"/>
          </w:tcPr>
          <w:p w14:paraId="7417A6B8"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Reserved</w:t>
            </w:r>
          </w:p>
        </w:tc>
      </w:tr>
      <w:tr w:rsidR="00A85A4C" w:rsidRPr="00461370" w14:paraId="78F326BE" w14:textId="77777777" w:rsidTr="00DC01E2">
        <w:trPr>
          <w:jc w:val="center"/>
        </w:trPr>
        <w:tc>
          <w:tcPr>
            <w:tcW w:w="1510" w:type="dxa"/>
            <w:shd w:val="clear" w:color="auto" w:fill="auto"/>
          </w:tcPr>
          <w:p w14:paraId="70F7868F"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7</w:t>
            </w:r>
          </w:p>
        </w:tc>
        <w:tc>
          <w:tcPr>
            <w:tcW w:w="7552" w:type="dxa"/>
            <w:gridSpan w:val="5"/>
          </w:tcPr>
          <w:p w14:paraId="62F1FFE7"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Reserved</w:t>
            </w:r>
          </w:p>
        </w:tc>
      </w:tr>
      <w:tr w:rsidR="00A85A4C" w:rsidRPr="00461370" w14:paraId="3F54773C" w14:textId="77777777" w:rsidTr="00DC01E2">
        <w:trPr>
          <w:jc w:val="center"/>
        </w:trPr>
        <w:tc>
          <w:tcPr>
            <w:tcW w:w="1510" w:type="dxa"/>
            <w:shd w:val="clear" w:color="auto" w:fill="auto"/>
          </w:tcPr>
          <w:p w14:paraId="23224175"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8</w:t>
            </w:r>
          </w:p>
        </w:tc>
        <w:tc>
          <w:tcPr>
            <w:tcW w:w="1510" w:type="dxa"/>
          </w:tcPr>
          <w:p w14:paraId="7435F7D9"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2,3</w:t>
            </w:r>
          </w:p>
        </w:tc>
        <w:tc>
          <w:tcPr>
            <w:tcW w:w="1510" w:type="dxa"/>
            <w:shd w:val="clear" w:color="auto" w:fill="auto"/>
          </w:tcPr>
          <w:p w14:paraId="55723192"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Type B</w:t>
            </w:r>
          </w:p>
        </w:tc>
        <w:tc>
          <w:tcPr>
            <w:tcW w:w="1510" w:type="dxa"/>
            <w:shd w:val="clear" w:color="auto" w:fill="auto"/>
          </w:tcPr>
          <w:p w14:paraId="18E4A40E"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0</w:t>
            </w:r>
          </w:p>
        </w:tc>
        <w:tc>
          <w:tcPr>
            <w:tcW w:w="1511" w:type="dxa"/>
            <w:shd w:val="clear" w:color="auto" w:fill="auto"/>
          </w:tcPr>
          <w:p w14:paraId="167663C9"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w:t>
            </w:r>
          </w:p>
        </w:tc>
        <w:tc>
          <w:tcPr>
            <w:tcW w:w="1511" w:type="dxa"/>
            <w:shd w:val="clear" w:color="auto" w:fill="auto"/>
          </w:tcPr>
          <w:p w14:paraId="56DEE06C"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4</w:t>
            </w:r>
          </w:p>
        </w:tc>
      </w:tr>
      <w:tr w:rsidR="00A85A4C" w:rsidRPr="00461370" w14:paraId="175C536F" w14:textId="77777777" w:rsidTr="00DC01E2">
        <w:trPr>
          <w:jc w:val="center"/>
        </w:trPr>
        <w:tc>
          <w:tcPr>
            <w:tcW w:w="1510" w:type="dxa"/>
            <w:shd w:val="clear" w:color="auto" w:fill="auto"/>
          </w:tcPr>
          <w:p w14:paraId="266F1722"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9</w:t>
            </w:r>
          </w:p>
        </w:tc>
        <w:tc>
          <w:tcPr>
            <w:tcW w:w="1510" w:type="dxa"/>
          </w:tcPr>
          <w:p w14:paraId="0ED74121"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2,3</w:t>
            </w:r>
          </w:p>
        </w:tc>
        <w:tc>
          <w:tcPr>
            <w:tcW w:w="1510" w:type="dxa"/>
            <w:shd w:val="clear" w:color="auto" w:fill="auto"/>
          </w:tcPr>
          <w:p w14:paraId="72EA574B"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Type B</w:t>
            </w:r>
          </w:p>
        </w:tc>
        <w:tc>
          <w:tcPr>
            <w:tcW w:w="1510" w:type="dxa"/>
            <w:shd w:val="clear" w:color="auto" w:fill="auto"/>
          </w:tcPr>
          <w:p w14:paraId="2323BCF4"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0</w:t>
            </w:r>
          </w:p>
        </w:tc>
        <w:tc>
          <w:tcPr>
            <w:tcW w:w="1511" w:type="dxa"/>
            <w:shd w:val="clear" w:color="auto" w:fill="auto"/>
          </w:tcPr>
          <w:p w14:paraId="2D1494EA"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4</w:t>
            </w:r>
          </w:p>
        </w:tc>
        <w:tc>
          <w:tcPr>
            <w:tcW w:w="1511" w:type="dxa"/>
            <w:shd w:val="clear" w:color="auto" w:fill="auto"/>
          </w:tcPr>
          <w:p w14:paraId="09A1984C"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4</w:t>
            </w:r>
          </w:p>
        </w:tc>
      </w:tr>
      <w:tr w:rsidR="00A85A4C" w:rsidRPr="00461370" w14:paraId="5377A1C0" w14:textId="77777777" w:rsidTr="00DC01E2">
        <w:trPr>
          <w:jc w:val="center"/>
        </w:trPr>
        <w:tc>
          <w:tcPr>
            <w:tcW w:w="1510" w:type="dxa"/>
            <w:shd w:val="clear" w:color="auto" w:fill="auto"/>
          </w:tcPr>
          <w:p w14:paraId="4BF9892A"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10</w:t>
            </w:r>
          </w:p>
        </w:tc>
        <w:tc>
          <w:tcPr>
            <w:tcW w:w="1510" w:type="dxa"/>
          </w:tcPr>
          <w:p w14:paraId="3F0FE0CE"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2,3</w:t>
            </w:r>
          </w:p>
        </w:tc>
        <w:tc>
          <w:tcPr>
            <w:tcW w:w="1510" w:type="dxa"/>
            <w:shd w:val="clear" w:color="auto" w:fill="auto"/>
          </w:tcPr>
          <w:p w14:paraId="5F3022CA"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Type B</w:t>
            </w:r>
          </w:p>
        </w:tc>
        <w:tc>
          <w:tcPr>
            <w:tcW w:w="1510" w:type="dxa"/>
            <w:shd w:val="clear" w:color="auto" w:fill="auto"/>
          </w:tcPr>
          <w:p w14:paraId="54B3850F"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0</w:t>
            </w:r>
          </w:p>
        </w:tc>
        <w:tc>
          <w:tcPr>
            <w:tcW w:w="1511" w:type="dxa"/>
            <w:shd w:val="clear" w:color="auto" w:fill="auto"/>
          </w:tcPr>
          <w:p w14:paraId="06047CF3"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6</w:t>
            </w:r>
          </w:p>
        </w:tc>
        <w:tc>
          <w:tcPr>
            <w:tcW w:w="1511" w:type="dxa"/>
            <w:shd w:val="clear" w:color="auto" w:fill="auto"/>
          </w:tcPr>
          <w:p w14:paraId="753A2A59"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4</w:t>
            </w:r>
          </w:p>
        </w:tc>
      </w:tr>
      <w:tr w:rsidR="00A85A4C" w:rsidRPr="00461370" w14:paraId="57038D7E" w14:textId="77777777" w:rsidTr="00DC01E2">
        <w:trPr>
          <w:jc w:val="center"/>
        </w:trPr>
        <w:tc>
          <w:tcPr>
            <w:tcW w:w="1510" w:type="dxa"/>
            <w:shd w:val="clear" w:color="auto" w:fill="auto"/>
          </w:tcPr>
          <w:p w14:paraId="2F8521AF"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11</w:t>
            </w:r>
          </w:p>
        </w:tc>
        <w:tc>
          <w:tcPr>
            <w:tcW w:w="1510" w:type="dxa"/>
          </w:tcPr>
          <w:p w14:paraId="216A15BC"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2,3</w:t>
            </w:r>
          </w:p>
        </w:tc>
        <w:tc>
          <w:tcPr>
            <w:tcW w:w="1510" w:type="dxa"/>
            <w:shd w:val="clear" w:color="auto" w:fill="auto"/>
          </w:tcPr>
          <w:p w14:paraId="7DD09AFE"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Type B</w:t>
            </w:r>
          </w:p>
        </w:tc>
        <w:tc>
          <w:tcPr>
            <w:tcW w:w="1510" w:type="dxa"/>
            <w:shd w:val="clear" w:color="auto" w:fill="auto"/>
          </w:tcPr>
          <w:p w14:paraId="46D71056"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0</w:t>
            </w:r>
          </w:p>
        </w:tc>
        <w:tc>
          <w:tcPr>
            <w:tcW w:w="1511" w:type="dxa"/>
            <w:shd w:val="clear" w:color="auto" w:fill="auto"/>
          </w:tcPr>
          <w:p w14:paraId="439A9C11"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8</w:t>
            </w:r>
          </w:p>
        </w:tc>
        <w:tc>
          <w:tcPr>
            <w:tcW w:w="1511" w:type="dxa"/>
            <w:shd w:val="clear" w:color="auto" w:fill="auto"/>
          </w:tcPr>
          <w:p w14:paraId="1D621670"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4</w:t>
            </w:r>
          </w:p>
        </w:tc>
      </w:tr>
      <w:tr w:rsidR="00A85A4C" w:rsidRPr="00461370" w14:paraId="04B86F04" w14:textId="77777777" w:rsidTr="00DC01E2">
        <w:trPr>
          <w:jc w:val="center"/>
        </w:trPr>
        <w:tc>
          <w:tcPr>
            <w:tcW w:w="1510" w:type="dxa"/>
            <w:shd w:val="clear" w:color="auto" w:fill="auto"/>
          </w:tcPr>
          <w:p w14:paraId="3E580D90"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12</w:t>
            </w:r>
          </w:p>
        </w:tc>
        <w:tc>
          <w:tcPr>
            <w:tcW w:w="1510" w:type="dxa"/>
          </w:tcPr>
          <w:p w14:paraId="530D31A4"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2,3</w:t>
            </w:r>
          </w:p>
        </w:tc>
        <w:tc>
          <w:tcPr>
            <w:tcW w:w="1510" w:type="dxa"/>
            <w:shd w:val="clear" w:color="auto" w:fill="auto"/>
          </w:tcPr>
          <w:p w14:paraId="3C3642BC"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Type B</w:t>
            </w:r>
          </w:p>
        </w:tc>
        <w:tc>
          <w:tcPr>
            <w:tcW w:w="1510" w:type="dxa"/>
            <w:shd w:val="clear" w:color="auto" w:fill="auto"/>
          </w:tcPr>
          <w:p w14:paraId="08AAFE31"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0</w:t>
            </w:r>
          </w:p>
        </w:tc>
        <w:tc>
          <w:tcPr>
            <w:tcW w:w="1511" w:type="dxa"/>
            <w:shd w:val="clear" w:color="auto" w:fill="auto"/>
          </w:tcPr>
          <w:p w14:paraId="22E653C0"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10</w:t>
            </w:r>
          </w:p>
        </w:tc>
        <w:tc>
          <w:tcPr>
            <w:tcW w:w="1511" w:type="dxa"/>
            <w:shd w:val="clear" w:color="auto" w:fill="auto"/>
          </w:tcPr>
          <w:p w14:paraId="7927BE32"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4</w:t>
            </w:r>
          </w:p>
        </w:tc>
      </w:tr>
      <w:tr w:rsidR="00A85A4C" w:rsidRPr="00461370" w14:paraId="50A20857" w14:textId="77777777" w:rsidTr="00DC01E2">
        <w:trPr>
          <w:jc w:val="center"/>
        </w:trPr>
        <w:tc>
          <w:tcPr>
            <w:tcW w:w="1510" w:type="dxa"/>
            <w:shd w:val="clear" w:color="auto" w:fill="auto"/>
          </w:tcPr>
          <w:p w14:paraId="3287A0D4"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13</w:t>
            </w:r>
          </w:p>
        </w:tc>
        <w:tc>
          <w:tcPr>
            <w:tcW w:w="1510" w:type="dxa"/>
          </w:tcPr>
          <w:p w14:paraId="1831BD95"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2,3</w:t>
            </w:r>
          </w:p>
        </w:tc>
        <w:tc>
          <w:tcPr>
            <w:tcW w:w="1510" w:type="dxa"/>
            <w:shd w:val="clear" w:color="auto" w:fill="auto"/>
          </w:tcPr>
          <w:p w14:paraId="4742CB6E"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Type B</w:t>
            </w:r>
          </w:p>
        </w:tc>
        <w:tc>
          <w:tcPr>
            <w:tcW w:w="1510" w:type="dxa"/>
            <w:shd w:val="clear" w:color="auto" w:fill="auto"/>
          </w:tcPr>
          <w:p w14:paraId="68830DAE"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0</w:t>
            </w:r>
          </w:p>
        </w:tc>
        <w:tc>
          <w:tcPr>
            <w:tcW w:w="1511" w:type="dxa"/>
            <w:shd w:val="clear" w:color="auto" w:fill="auto"/>
          </w:tcPr>
          <w:p w14:paraId="06B0BA6F"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w:t>
            </w:r>
          </w:p>
        </w:tc>
        <w:tc>
          <w:tcPr>
            <w:tcW w:w="1511" w:type="dxa"/>
            <w:shd w:val="clear" w:color="auto" w:fill="auto"/>
          </w:tcPr>
          <w:p w14:paraId="44ECEF38"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7</w:t>
            </w:r>
          </w:p>
        </w:tc>
      </w:tr>
      <w:tr w:rsidR="00A85A4C" w:rsidRPr="00461370" w14:paraId="067039B5" w14:textId="77777777" w:rsidTr="00DC01E2">
        <w:trPr>
          <w:jc w:val="center"/>
        </w:trPr>
        <w:tc>
          <w:tcPr>
            <w:tcW w:w="1510" w:type="dxa"/>
            <w:vMerge w:val="restart"/>
            <w:shd w:val="clear" w:color="auto" w:fill="auto"/>
          </w:tcPr>
          <w:p w14:paraId="7326D901"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14</w:t>
            </w:r>
          </w:p>
        </w:tc>
        <w:tc>
          <w:tcPr>
            <w:tcW w:w="1510" w:type="dxa"/>
          </w:tcPr>
          <w:p w14:paraId="345FEEAE"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w:t>
            </w:r>
          </w:p>
        </w:tc>
        <w:tc>
          <w:tcPr>
            <w:tcW w:w="1510" w:type="dxa"/>
            <w:shd w:val="clear" w:color="auto" w:fill="auto"/>
          </w:tcPr>
          <w:p w14:paraId="5F5451AA"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Type A</w:t>
            </w:r>
          </w:p>
        </w:tc>
        <w:tc>
          <w:tcPr>
            <w:tcW w:w="1510" w:type="dxa"/>
            <w:shd w:val="clear" w:color="auto" w:fill="auto"/>
          </w:tcPr>
          <w:p w14:paraId="40CDD966"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0</w:t>
            </w:r>
          </w:p>
        </w:tc>
        <w:tc>
          <w:tcPr>
            <w:tcW w:w="1511" w:type="dxa"/>
            <w:shd w:val="clear" w:color="auto" w:fill="auto"/>
          </w:tcPr>
          <w:p w14:paraId="3419F473"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2</w:t>
            </w:r>
          </w:p>
        </w:tc>
        <w:tc>
          <w:tcPr>
            <w:tcW w:w="1511" w:type="dxa"/>
            <w:shd w:val="clear" w:color="auto" w:fill="auto"/>
          </w:tcPr>
          <w:p w14:paraId="62C3A3CF"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12</w:t>
            </w:r>
          </w:p>
        </w:tc>
      </w:tr>
      <w:tr w:rsidR="00A85A4C" w:rsidRPr="00461370" w14:paraId="281499A0" w14:textId="77777777" w:rsidTr="00DC01E2">
        <w:trPr>
          <w:jc w:val="center"/>
        </w:trPr>
        <w:tc>
          <w:tcPr>
            <w:tcW w:w="1510" w:type="dxa"/>
            <w:vMerge/>
            <w:shd w:val="clear" w:color="auto" w:fill="auto"/>
          </w:tcPr>
          <w:p w14:paraId="1A6291C0" w14:textId="77777777" w:rsidR="00A85A4C" w:rsidRPr="00A85A4C" w:rsidRDefault="00A85A4C" w:rsidP="00DC01E2">
            <w:pPr>
              <w:pStyle w:val="TAC"/>
              <w:rPr>
                <w:rFonts w:eastAsia="Batang"/>
                <w:color w:val="FF0000"/>
                <w:sz w:val="16"/>
                <w:szCs w:val="16"/>
                <w:u w:val="single"/>
              </w:rPr>
            </w:pPr>
          </w:p>
        </w:tc>
        <w:tc>
          <w:tcPr>
            <w:tcW w:w="1510" w:type="dxa"/>
          </w:tcPr>
          <w:p w14:paraId="527E20AE"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3</w:t>
            </w:r>
          </w:p>
        </w:tc>
        <w:tc>
          <w:tcPr>
            <w:tcW w:w="1510" w:type="dxa"/>
            <w:shd w:val="clear" w:color="auto" w:fill="auto"/>
          </w:tcPr>
          <w:p w14:paraId="4BB89A50"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Type A</w:t>
            </w:r>
          </w:p>
        </w:tc>
        <w:tc>
          <w:tcPr>
            <w:tcW w:w="1510" w:type="dxa"/>
            <w:shd w:val="clear" w:color="auto" w:fill="auto"/>
          </w:tcPr>
          <w:p w14:paraId="0404C682"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0</w:t>
            </w:r>
          </w:p>
        </w:tc>
        <w:tc>
          <w:tcPr>
            <w:tcW w:w="1511" w:type="dxa"/>
            <w:shd w:val="clear" w:color="auto" w:fill="auto"/>
          </w:tcPr>
          <w:p w14:paraId="46401BBA"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3</w:t>
            </w:r>
          </w:p>
        </w:tc>
        <w:tc>
          <w:tcPr>
            <w:tcW w:w="1511" w:type="dxa"/>
            <w:shd w:val="clear" w:color="auto" w:fill="auto"/>
          </w:tcPr>
          <w:p w14:paraId="247498BF"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11</w:t>
            </w:r>
          </w:p>
        </w:tc>
      </w:tr>
      <w:tr w:rsidR="00A85A4C" w:rsidRPr="00461370" w14:paraId="1109D664" w14:textId="77777777" w:rsidTr="00DC01E2">
        <w:trPr>
          <w:jc w:val="center"/>
        </w:trPr>
        <w:tc>
          <w:tcPr>
            <w:tcW w:w="1510" w:type="dxa"/>
            <w:shd w:val="clear" w:color="auto" w:fill="auto"/>
          </w:tcPr>
          <w:p w14:paraId="3956587B"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15</w:t>
            </w:r>
          </w:p>
        </w:tc>
        <w:tc>
          <w:tcPr>
            <w:tcW w:w="1510" w:type="dxa"/>
          </w:tcPr>
          <w:p w14:paraId="408D39DB" w14:textId="77777777" w:rsidR="00A85A4C" w:rsidRPr="00A85A4C" w:rsidRDefault="00A85A4C" w:rsidP="00DC01E2">
            <w:pPr>
              <w:spacing w:line="240" w:lineRule="exact"/>
              <w:jc w:val="center"/>
              <w:rPr>
                <w:rFonts w:eastAsia="DengXian"/>
                <w:sz w:val="16"/>
                <w:szCs w:val="16"/>
                <w:lang w:eastAsia="ko-KR"/>
              </w:rPr>
            </w:pPr>
            <w:r w:rsidRPr="00A85A4C">
              <w:rPr>
                <w:rFonts w:eastAsia="DengXian"/>
                <w:sz w:val="16"/>
                <w:szCs w:val="16"/>
                <w:lang w:eastAsia="ko-KR"/>
              </w:rPr>
              <w:t>2</w:t>
            </w:r>
          </w:p>
        </w:tc>
        <w:tc>
          <w:tcPr>
            <w:tcW w:w="1510" w:type="dxa"/>
            <w:shd w:val="clear" w:color="auto" w:fill="auto"/>
          </w:tcPr>
          <w:p w14:paraId="04F151DE" w14:textId="77777777" w:rsidR="00A85A4C" w:rsidRPr="00A85A4C" w:rsidRDefault="00A85A4C" w:rsidP="00DC01E2">
            <w:pPr>
              <w:spacing w:line="240" w:lineRule="exact"/>
              <w:jc w:val="center"/>
              <w:rPr>
                <w:rFonts w:eastAsia="DengXian"/>
                <w:sz w:val="16"/>
                <w:szCs w:val="16"/>
                <w:lang w:eastAsia="ko-KR"/>
              </w:rPr>
            </w:pPr>
            <w:r w:rsidRPr="00A85A4C">
              <w:rPr>
                <w:rFonts w:eastAsia="DengXian" w:hint="eastAsia"/>
                <w:sz w:val="16"/>
                <w:szCs w:val="16"/>
                <w:lang w:eastAsia="ko-KR"/>
              </w:rPr>
              <w:t xml:space="preserve">Type </w:t>
            </w:r>
            <w:r w:rsidRPr="00A85A4C">
              <w:rPr>
                <w:rFonts w:eastAsia="DengXian"/>
                <w:sz w:val="16"/>
                <w:szCs w:val="16"/>
                <w:lang w:eastAsia="ko-KR"/>
              </w:rPr>
              <w:t>A</w:t>
            </w:r>
          </w:p>
        </w:tc>
        <w:tc>
          <w:tcPr>
            <w:tcW w:w="1510" w:type="dxa"/>
            <w:shd w:val="clear" w:color="auto" w:fill="auto"/>
          </w:tcPr>
          <w:p w14:paraId="38DE53D1" w14:textId="77777777" w:rsidR="00A85A4C" w:rsidRPr="00A85A4C" w:rsidRDefault="00A85A4C" w:rsidP="00DC01E2">
            <w:pPr>
              <w:spacing w:line="240" w:lineRule="exact"/>
              <w:jc w:val="center"/>
              <w:rPr>
                <w:rFonts w:eastAsia="DengXian"/>
                <w:sz w:val="16"/>
                <w:szCs w:val="16"/>
                <w:lang w:eastAsia="ko-KR"/>
              </w:rPr>
            </w:pPr>
            <w:r w:rsidRPr="00A85A4C">
              <w:rPr>
                <w:rFonts w:eastAsia="DengXian" w:hint="eastAsia"/>
                <w:sz w:val="16"/>
                <w:szCs w:val="16"/>
                <w:lang w:eastAsia="ko-KR"/>
              </w:rPr>
              <w:t>0</w:t>
            </w:r>
          </w:p>
        </w:tc>
        <w:tc>
          <w:tcPr>
            <w:tcW w:w="1511" w:type="dxa"/>
            <w:shd w:val="clear" w:color="auto" w:fill="auto"/>
          </w:tcPr>
          <w:p w14:paraId="44424C2C" w14:textId="77777777" w:rsidR="00A85A4C" w:rsidRPr="00A85A4C" w:rsidRDefault="00A85A4C" w:rsidP="00DC01E2">
            <w:pPr>
              <w:spacing w:line="240" w:lineRule="exact"/>
              <w:jc w:val="center"/>
              <w:rPr>
                <w:rFonts w:eastAsia="DengXian"/>
                <w:sz w:val="16"/>
                <w:szCs w:val="16"/>
                <w:lang w:eastAsia="ko-KR"/>
              </w:rPr>
            </w:pPr>
            <w:r w:rsidRPr="00A85A4C">
              <w:rPr>
                <w:rFonts w:eastAsia="DengXian"/>
                <w:sz w:val="16"/>
                <w:szCs w:val="16"/>
                <w:lang w:eastAsia="ko-KR"/>
              </w:rPr>
              <w:t>0</w:t>
            </w:r>
          </w:p>
        </w:tc>
        <w:tc>
          <w:tcPr>
            <w:tcW w:w="1511" w:type="dxa"/>
            <w:shd w:val="clear" w:color="auto" w:fill="auto"/>
          </w:tcPr>
          <w:p w14:paraId="3E710642" w14:textId="77777777" w:rsidR="00A85A4C" w:rsidRPr="00A85A4C" w:rsidRDefault="00A85A4C" w:rsidP="00DC01E2">
            <w:pPr>
              <w:spacing w:line="240" w:lineRule="exact"/>
              <w:jc w:val="center"/>
              <w:rPr>
                <w:rFonts w:eastAsia="DengXian"/>
                <w:sz w:val="16"/>
                <w:szCs w:val="16"/>
                <w:lang w:eastAsia="ko-KR"/>
              </w:rPr>
            </w:pPr>
            <w:r w:rsidRPr="00A85A4C">
              <w:rPr>
                <w:rFonts w:eastAsia="DengXian"/>
                <w:sz w:val="16"/>
                <w:szCs w:val="16"/>
                <w:lang w:eastAsia="ko-KR"/>
              </w:rPr>
              <w:t>6</w:t>
            </w:r>
          </w:p>
        </w:tc>
      </w:tr>
      <w:tr w:rsidR="00A85A4C" w:rsidRPr="00461370" w14:paraId="5582D48B" w14:textId="77777777" w:rsidTr="00DC01E2">
        <w:trPr>
          <w:jc w:val="center"/>
        </w:trPr>
        <w:tc>
          <w:tcPr>
            <w:tcW w:w="1510" w:type="dxa"/>
            <w:shd w:val="clear" w:color="auto" w:fill="auto"/>
          </w:tcPr>
          <w:p w14:paraId="41726796" w14:textId="77777777" w:rsidR="00A85A4C" w:rsidRPr="00A85A4C" w:rsidRDefault="00A85A4C" w:rsidP="00DC01E2">
            <w:pPr>
              <w:pStyle w:val="TAC"/>
              <w:rPr>
                <w:rFonts w:eastAsia="Batang"/>
                <w:color w:val="FF0000"/>
                <w:sz w:val="16"/>
                <w:szCs w:val="16"/>
                <w:u w:val="single"/>
              </w:rPr>
            </w:pPr>
            <w:r w:rsidRPr="00A85A4C">
              <w:rPr>
                <w:rFonts w:eastAsia="Batang"/>
                <w:color w:val="FF0000"/>
                <w:sz w:val="16"/>
                <w:szCs w:val="16"/>
                <w:u w:val="single"/>
              </w:rPr>
              <w:t>16</w:t>
            </w:r>
          </w:p>
        </w:tc>
        <w:tc>
          <w:tcPr>
            <w:tcW w:w="1510" w:type="dxa"/>
          </w:tcPr>
          <w:p w14:paraId="5CFCB43E" w14:textId="77777777" w:rsidR="00A85A4C" w:rsidRPr="00A85A4C" w:rsidRDefault="00A85A4C" w:rsidP="00DC01E2">
            <w:pPr>
              <w:spacing w:line="240" w:lineRule="exact"/>
              <w:jc w:val="center"/>
              <w:rPr>
                <w:rFonts w:eastAsia="DengXian"/>
                <w:sz w:val="16"/>
                <w:szCs w:val="16"/>
                <w:lang w:eastAsia="ko-KR"/>
              </w:rPr>
            </w:pPr>
            <w:r w:rsidRPr="00A85A4C">
              <w:rPr>
                <w:rFonts w:eastAsia="DengXian"/>
                <w:sz w:val="16"/>
                <w:szCs w:val="16"/>
                <w:lang w:eastAsia="ko-KR"/>
              </w:rPr>
              <w:t>3</w:t>
            </w:r>
          </w:p>
        </w:tc>
        <w:tc>
          <w:tcPr>
            <w:tcW w:w="1510" w:type="dxa"/>
            <w:shd w:val="clear" w:color="auto" w:fill="auto"/>
          </w:tcPr>
          <w:p w14:paraId="659B84B0" w14:textId="77777777" w:rsidR="00A85A4C" w:rsidRPr="00A85A4C" w:rsidRDefault="00A85A4C" w:rsidP="00DC01E2">
            <w:pPr>
              <w:spacing w:line="240" w:lineRule="exact"/>
              <w:jc w:val="center"/>
              <w:rPr>
                <w:rFonts w:eastAsia="DengXian"/>
                <w:sz w:val="16"/>
                <w:szCs w:val="16"/>
                <w:lang w:eastAsia="ko-KR"/>
              </w:rPr>
            </w:pPr>
            <w:r w:rsidRPr="00A85A4C">
              <w:rPr>
                <w:rFonts w:eastAsia="DengXian" w:hint="eastAsia"/>
                <w:sz w:val="16"/>
                <w:szCs w:val="16"/>
                <w:lang w:eastAsia="ko-KR"/>
              </w:rPr>
              <w:t xml:space="preserve">Type </w:t>
            </w:r>
            <w:r w:rsidRPr="00A85A4C">
              <w:rPr>
                <w:rFonts w:eastAsia="DengXian"/>
                <w:sz w:val="16"/>
                <w:szCs w:val="16"/>
                <w:lang w:eastAsia="ko-KR"/>
              </w:rPr>
              <w:t>A</w:t>
            </w:r>
          </w:p>
        </w:tc>
        <w:tc>
          <w:tcPr>
            <w:tcW w:w="1510" w:type="dxa"/>
            <w:shd w:val="clear" w:color="auto" w:fill="auto"/>
          </w:tcPr>
          <w:p w14:paraId="1A3E4FCC" w14:textId="77777777" w:rsidR="00A85A4C" w:rsidRPr="00A85A4C" w:rsidRDefault="00A85A4C" w:rsidP="00DC01E2">
            <w:pPr>
              <w:spacing w:line="240" w:lineRule="exact"/>
              <w:jc w:val="center"/>
              <w:rPr>
                <w:rFonts w:eastAsia="DengXian"/>
                <w:sz w:val="16"/>
                <w:szCs w:val="16"/>
                <w:lang w:eastAsia="ko-KR"/>
              </w:rPr>
            </w:pPr>
            <w:r w:rsidRPr="00A85A4C">
              <w:rPr>
                <w:rFonts w:eastAsia="DengXian" w:hint="eastAsia"/>
                <w:sz w:val="16"/>
                <w:szCs w:val="16"/>
                <w:lang w:eastAsia="ko-KR"/>
              </w:rPr>
              <w:t>0</w:t>
            </w:r>
          </w:p>
        </w:tc>
        <w:tc>
          <w:tcPr>
            <w:tcW w:w="1511" w:type="dxa"/>
            <w:shd w:val="clear" w:color="auto" w:fill="auto"/>
          </w:tcPr>
          <w:p w14:paraId="63880240" w14:textId="77777777" w:rsidR="00A85A4C" w:rsidRPr="00A85A4C" w:rsidRDefault="00A85A4C" w:rsidP="00DC01E2">
            <w:pPr>
              <w:spacing w:line="240" w:lineRule="exact"/>
              <w:jc w:val="center"/>
              <w:rPr>
                <w:rFonts w:eastAsia="DengXian"/>
                <w:sz w:val="16"/>
                <w:szCs w:val="16"/>
                <w:lang w:eastAsia="ko-KR"/>
              </w:rPr>
            </w:pPr>
            <w:r w:rsidRPr="00A85A4C">
              <w:rPr>
                <w:rFonts w:eastAsia="DengXian"/>
                <w:sz w:val="16"/>
                <w:szCs w:val="16"/>
                <w:lang w:eastAsia="ko-KR"/>
              </w:rPr>
              <w:t>2</w:t>
            </w:r>
          </w:p>
        </w:tc>
        <w:tc>
          <w:tcPr>
            <w:tcW w:w="1511" w:type="dxa"/>
            <w:shd w:val="clear" w:color="auto" w:fill="auto"/>
          </w:tcPr>
          <w:p w14:paraId="73CB337A" w14:textId="77777777" w:rsidR="00A85A4C" w:rsidRPr="00A85A4C" w:rsidRDefault="00A85A4C" w:rsidP="00DC01E2">
            <w:pPr>
              <w:spacing w:line="240" w:lineRule="exact"/>
              <w:jc w:val="center"/>
              <w:rPr>
                <w:rFonts w:eastAsia="DengXian"/>
                <w:sz w:val="16"/>
                <w:szCs w:val="16"/>
                <w:lang w:eastAsia="ko-KR"/>
              </w:rPr>
            </w:pPr>
            <w:r w:rsidRPr="00A85A4C">
              <w:rPr>
                <w:rFonts w:eastAsia="DengXian"/>
                <w:sz w:val="16"/>
                <w:szCs w:val="16"/>
                <w:lang w:eastAsia="ko-KR"/>
              </w:rPr>
              <w:t>6</w:t>
            </w:r>
          </w:p>
        </w:tc>
      </w:tr>
    </w:tbl>
    <w:p w14:paraId="1720B0D7" w14:textId="77777777" w:rsidR="00A85A4C" w:rsidRDefault="00A85A4C" w:rsidP="00A85A4C"/>
    <w:p w14:paraId="5C2CE180" w14:textId="77777777" w:rsidR="00A85A4C" w:rsidRDefault="00A85A4C" w:rsidP="00A85A4C"/>
    <w:p w14:paraId="40D3CA96" w14:textId="77777777" w:rsidR="00A85A4C" w:rsidRPr="007A60CA" w:rsidRDefault="00A85A4C" w:rsidP="00A85A4C">
      <w:pPr>
        <w:rPr>
          <w:highlight w:val="green"/>
          <w:lang w:eastAsia="x-none"/>
        </w:rPr>
      </w:pPr>
      <w:r w:rsidRPr="007A60CA">
        <w:rPr>
          <w:highlight w:val="green"/>
          <w:lang w:eastAsia="x-none"/>
        </w:rPr>
        <w:t>Agreements:</w:t>
      </w:r>
    </w:p>
    <w:p w14:paraId="180FA33A" w14:textId="77777777" w:rsidR="00A85A4C" w:rsidRPr="007A60CA" w:rsidRDefault="00A85A4C" w:rsidP="00613418">
      <w:pPr>
        <w:pStyle w:val="ListParagraph"/>
        <w:numPr>
          <w:ilvl w:val="0"/>
          <w:numId w:val="61"/>
        </w:numPr>
      </w:pPr>
      <w:r w:rsidRPr="007A60CA">
        <w:lastRenderedPageBreak/>
        <w:t>Adopt the following default tables for ECP:</w:t>
      </w:r>
    </w:p>
    <w:p w14:paraId="2AF5AD88" w14:textId="77777777" w:rsidR="00A85A4C" w:rsidRPr="007A60CA" w:rsidRDefault="00A85A4C" w:rsidP="00613418">
      <w:pPr>
        <w:pStyle w:val="ListParagraph"/>
        <w:numPr>
          <w:ilvl w:val="1"/>
          <w:numId w:val="61"/>
        </w:numPr>
      </w:pPr>
      <w:r w:rsidRPr="007A60CA">
        <w:t>For PUSCH time-domain RA table for ECP, j=2 follows the previous agreements on 60kHz, Delta = 4.</w:t>
      </w:r>
    </w:p>
    <w:p w14:paraId="2E0EFC7F" w14:textId="77777777" w:rsidR="00A85A4C" w:rsidRPr="00EF5DB8" w:rsidRDefault="00A85A4C" w:rsidP="00353B5A">
      <w:pPr>
        <w:pStyle w:val="TH"/>
        <w:rPr>
          <w:sz w:val="18"/>
          <w:szCs w:val="18"/>
        </w:rPr>
      </w:pPr>
      <w:bookmarkStart w:id="4258" w:name="OLE_LINK20"/>
      <w:bookmarkStart w:id="4259" w:name="OLE_LINK26"/>
      <w:r w:rsidRPr="00EF5DB8">
        <w:rPr>
          <w:sz w:val="18"/>
          <w:szCs w:val="18"/>
        </w:rPr>
        <w:t xml:space="preserve">Default PDSCH time-domain RA table for ECP </w:t>
      </w:r>
    </w:p>
    <w:p w14:paraId="0FF94F8F" w14:textId="77777777" w:rsidR="00A85A4C" w:rsidRPr="007A60CA" w:rsidRDefault="00A85A4C" w:rsidP="00353B5A">
      <w:pPr>
        <w:jc w:val="center"/>
      </w:pPr>
      <w:r>
        <w:t>(note: this case is not applicable to RMSI since ECP for RMSI is not supported)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0"/>
        <w:gridCol w:w="1510"/>
        <w:gridCol w:w="1510"/>
        <w:gridCol w:w="1510"/>
        <w:gridCol w:w="1511"/>
        <w:gridCol w:w="1511"/>
      </w:tblGrid>
      <w:tr w:rsidR="00A85A4C" w:rsidRPr="007A60CA" w14:paraId="1E7A1A23" w14:textId="77777777" w:rsidTr="00DC01E2">
        <w:trPr>
          <w:jc w:val="center"/>
        </w:trPr>
        <w:tc>
          <w:tcPr>
            <w:tcW w:w="1510" w:type="dxa"/>
            <w:shd w:val="clear" w:color="auto" w:fill="auto"/>
          </w:tcPr>
          <w:p w14:paraId="6A6DD5FF" w14:textId="77777777" w:rsidR="00A85A4C" w:rsidRPr="00353B5A" w:rsidRDefault="00A85A4C" w:rsidP="00DC01E2">
            <w:pPr>
              <w:pStyle w:val="TAH"/>
              <w:rPr>
                <w:rFonts w:eastAsia="Batang"/>
                <w:sz w:val="16"/>
                <w:szCs w:val="16"/>
              </w:rPr>
            </w:pPr>
            <w:bookmarkStart w:id="4260" w:name="OLE_LINK181"/>
            <w:bookmarkStart w:id="4261" w:name="OLE_LINK182"/>
            <w:r w:rsidRPr="00353B5A">
              <w:rPr>
                <w:rFonts w:eastAsia="Batang"/>
                <w:sz w:val="16"/>
                <w:szCs w:val="16"/>
              </w:rPr>
              <w:t>Row index</w:t>
            </w:r>
          </w:p>
        </w:tc>
        <w:tc>
          <w:tcPr>
            <w:tcW w:w="1510" w:type="dxa"/>
            <w:shd w:val="clear" w:color="auto" w:fill="auto"/>
          </w:tcPr>
          <w:p w14:paraId="12B7888F" w14:textId="77777777" w:rsidR="00A85A4C" w:rsidRPr="00353B5A" w:rsidRDefault="00A85A4C" w:rsidP="00DC01E2">
            <w:pPr>
              <w:pStyle w:val="TAH"/>
              <w:rPr>
                <w:rFonts w:eastAsia="Batang"/>
                <w:i/>
                <w:sz w:val="16"/>
                <w:szCs w:val="16"/>
              </w:rPr>
            </w:pPr>
            <w:bookmarkStart w:id="4262" w:name="OLE_LINK151"/>
            <w:bookmarkStart w:id="4263" w:name="OLE_LINK152"/>
            <w:r w:rsidRPr="00353B5A">
              <w:rPr>
                <w:rFonts w:eastAsia="Batang"/>
                <w:i/>
                <w:sz w:val="16"/>
                <w:szCs w:val="16"/>
              </w:rPr>
              <w:t>DL-DMRS-typeA-pos</w:t>
            </w:r>
            <w:bookmarkEnd w:id="4262"/>
            <w:bookmarkEnd w:id="4263"/>
          </w:p>
        </w:tc>
        <w:tc>
          <w:tcPr>
            <w:tcW w:w="1510" w:type="dxa"/>
            <w:shd w:val="clear" w:color="auto" w:fill="auto"/>
          </w:tcPr>
          <w:p w14:paraId="25FE7F29" w14:textId="77777777" w:rsidR="00A85A4C" w:rsidRPr="00353B5A" w:rsidRDefault="00A85A4C" w:rsidP="00DC01E2">
            <w:pPr>
              <w:pStyle w:val="TAH"/>
              <w:rPr>
                <w:rFonts w:eastAsia="Batang"/>
                <w:sz w:val="16"/>
                <w:szCs w:val="16"/>
              </w:rPr>
            </w:pPr>
            <w:r w:rsidRPr="00353B5A">
              <w:rPr>
                <w:rFonts w:eastAsia="Batang"/>
                <w:sz w:val="16"/>
                <w:szCs w:val="16"/>
              </w:rPr>
              <w:t>PDSCH mapping type</w:t>
            </w:r>
          </w:p>
        </w:tc>
        <w:tc>
          <w:tcPr>
            <w:tcW w:w="1510" w:type="dxa"/>
            <w:shd w:val="clear" w:color="auto" w:fill="auto"/>
          </w:tcPr>
          <w:p w14:paraId="2F611DFD" w14:textId="77777777" w:rsidR="00A85A4C" w:rsidRPr="00353B5A" w:rsidRDefault="00A85A4C" w:rsidP="00DC01E2">
            <w:pPr>
              <w:pStyle w:val="TAH"/>
              <w:rPr>
                <w:rFonts w:eastAsia="Batang"/>
                <w:i/>
                <w:sz w:val="16"/>
                <w:szCs w:val="16"/>
              </w:rPr>
            </w:pPr>
            <w:r w:rsidRPr="00353B5A">
              <w:rPr>
                <w:rFonts w:eastAsia="Batang"/>
                <w:i/>
                <w:sz w:val="16"/>
                <w:szCs w:val="16"/>
              </w:rPr>
              <w:t>K</w:t>
            </w:r>
            <w:r w:rsidRPr="00353B5A">
              <w:rPr>
                <w:rFonts w:eastAsia="Batang"/>
                <w:i/>
                <w:sz w:val="16"/>
                <w:szCs w:val="16"/>
                <w:vertAlign w:val="subscript"/>
              </w:rPr>
              <w:t>0</w:t>
            </w:r>
          </w:p>
        </w:tc>
        <w:tc>
          <w:tcPr>
            <w:tcW w:w="1511" w:type="dxa"/>
            <w:shd w:val="clear" w:color="auto" w:fill="auto"/>
          </w:tcPr>
          <w:p w14:paraId="3BC84170" w14:textId="77777777" w:rsidR="00A85A4C" w:rsidRPr="00353B5A" w:rsidRDefault="00A85A4C" w:rsidP="00DC01E2">
            <w:pPr>
              <w:pStyle w:val="TAH"/>
              <w:rPr>
                <w:rFonts w:eastAsia="Batang"/>
                <w:i/>
                <w:sz w:val="16"/>
                <w:szCs w:val="16"/>
              </w:rPr>
            </w:pPr>
            <w:r w:rsidRPr="00353B5A">
              <w:rPr>
                <w:rFonts w:eastAsia="Batang"/>
                <w:i/>
                <w:sz w:val="16"/>
                <w:szCs w:val="16"/>
              </w:rPr>
              <w:t>S</w:t>
            </w:r>
          </w:p>
        </w:tc>
        <w:tc>
          <w:tcPr>
            <w:tcW w:w="1511" w:type="dxa"/>
            <w:shd w:val="clear" w:color="auto" w:fill="auto"/>
          </w:tcPr>
          <w:p w14:paraId="0C8326F4" w14:textId="77777777" w:rsidR="00A85A4C" w:rsidRPr="00353B5A" w:rsidRDefault="00A85A4C" w:rsidP="00DC01E2">
            <w:pPr>
              <w:pStyle w:val="TAH"/>
              <w:rPr>
                <w:rFonts w:eastAsia="Batang"/>
                <w:i/>
                <w:sz w:val="16"/>
                <w:szCs w:val="16"/>
              </w:rPr>
            </w:pPr>
            <w:r w:rsidRPr="00353B5A">
              <w:rPr>
                <w:rFonts w:eastAsia="Batang"/>
                <w:i/>
                <w:sz w:val="16"/>
                <w:szCs w:val="16"/>
              </w:rPr>
              <w:t>L</w:t>
            </w:r>
          </w:p>
        </w:tc>
      </w:tr>
      <w:tr w:rsidR="00A85A4C" w:rsidRPr="007A60CA" w14:paraId="421832A4" w14:textId="77777777" w:rsidTr="00DC01E2">
        <w:trPr>
          <w:jc w:val="center"/>
        </w:trPr>
        <w:tc>
          <w:tcPr>
            <w:tcW w:w="1510" w:type="dxa"/>
            <w:vMerge w:val="restart"/>
            <w:shd w:val="clear" w:color="auto" w:fill="auto"/>
          </w:tcPr>
          <w:p w14:paraId="4D496CBB" w14:textId="77777777" w:rsidR="00A85A4C" w:rsidRPr="00353B5A" w:rsidRDefault="00A85A4C" w:rsidP="00DC01E2">
            <w:pPr>
              <w:pStyle w:val="TAC"/>
              <w:rPr>
                <w:rFonts w:eastAsia="Batang"/>
                <w:sz w:val="16"/>
                <w:szCs w:val="16"/>
              </w:rPr>
            </w:pPr>
            <w:r w:rsidRPr="00353B5A">
              <w:rPr>
                <w:rFonts w:eastAsia="Batang"/>
                <w:sz w:val="16"/>
                <w:szCs w:val="16"/>
              </w:rPr>
              <w:t>1</w:t>
            </w:r>
          </w:p>
        </w:tc>
        <w:tc>
          <w:tcPr>
            <w:tcW w:w="1510" w:type="dxa"/>
            <w:shd w:val="clear" w:color="auto" w:fill="auto"/>
          </w:tcPr>
          <w:p w14:paraId="14DD2EBC" w14:textId="77777777" w:rsidR="00A85A4C" w:rsidRPr="00353B5A" w:rsidRDefault="00A85A4C" w:rsidP="00DC01E2">
            <w:pPr>
              <w:pStyle w:val="TAC"/>
              <w:rPr>
                <w:rFonts w:eastAsia="Batang"/>
                <w:sz w:val="16"/>
                <w:szCs w:val="16"/>
              </w:rPr>
            </w:pPr>
            <w:r w:rsidRPr="00353B5A">
              <w:rPr>
                <w:rFonts w:eastAsia="Batang"/>
                <w:sz w:val="16"/>
                <w:szCs w:val="16"/>
              </w:rPr>
              <w:t>2</w:t>
            </w:r>
          </w:p>
        </w:tc>
        <w:tc>
          <w:tcPr>
            <w:tcW w:w="1510" w:type="dxa"/>
            <w:shd w:val="clear" w:color="auto" w:fill="auto"/>
          </w:tcPr>
          <w:p w14:paraId="04568BE3"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10" w:type="dxa"/>
            <w:shd w:val="clear" w:color="auto" w:fill="auto"/>
          </w:tcPr>
          <w:p w14:paraId="07412FAD"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6ACEB9C4" w14:textId="77777777" w:rsidR="00A85A4C" w:rsidRPr="00353B5A" w:rsidRDefault="00A85A4C" w:rsidP="00DC01E2">
            <w:pPr>
              <w:pStyle w:val="TAC"/>
              <w:rPr>
                <w:rFonts w:eastAsia="Batang"/>
                <w:sz w:val="16"/>
                <w:szCs w:val="16"/>
              </w:rPr>
            </w:pPr>
            <w:r w:rsidRPr="00353B5A">
              <w:rPr>
                <w:rFonts w:eastAsia="Batang"/>
                <w:sz w:val="16"/>
                <w:szCs w:val="16"/>
              </w:rPr>
              <w:t>2</w:t>
            </w:r>
          </w:p>
        </w:tc>
        <w:tc>
          <w:tcPr>
            <w:tcW w:w="1511" w:type="dxa"/>
            <w:shd w:val="clear" w:color="auto" w:fill="auto"/>
          </w:tcPr>
          <w:p w14:paraId="17B97DB4" w14:textId="77777777" w:rsidR="00A85A4C" w:rsidRPr="00353B5A" w:rsidRDefault="00A85A4C" w:rsidP="00DC01E2">
            <w:pPr>
              <w:pStyle w:val="TAC"/>
              <w:rPr>
                <w:rFonts w:eastAsia="Batang"/>
                <w:sz w:val="16"/>
                <w:szCs w:val="16"/>
              </w:rPr>
            </w:pPr>
            <w:r w:rsidRPr="00353B5A">
              <w:rPr>
                <w:rFonts w:eastAsia="Batang"/>
                <w:sz w:val="16"/>
                <w:szCs w:val="16"/>
              </w:rPr>
              <w:t>6</w:t>
            </w:r>
          </w:p>
        </w:tc>
      </w:tr>
      <w:tr w:rsidR="00A85A4C" w:rsidRPr="007A60CA" w14:paraId="492CDD17" w14:textId="77777777" w:rsidTr="00DC01E2">
        <w:trPr>
          <w:jc w:val="center"/>
        </w:trPr>
        <w:tc>
          <w:tcPr>
            <w:tcW w:w="1510" w:type="dxa"/>
            <w:vMerge/>
            <w:shd w:val="clear" w:color="auto" w:fill="auto"/>
          </w:tcPr>
          <w:p w14:paraId="355B85A9" w14:textId="77777777" w:rsidR="00A85A4C" w:rsidRPr="00353B5A" w:rsidRDefault="00A85A4C" w:rsidP="00DC01E2">
            <w:pPr>
              <w:pStyle w:val="TAC"/>
              <w:rPr>
                <w:rFonts w:eastAsia="Batang"/>
                <w:sz w:val="16"/>
                <w:szCs w:val="16"/>
              </w:rPr>
            </w:pPr>
          </w:p>
        </w:tc>
        <w:tc>
          <w:tcPr>
            <w:tcW w:w="1510" w:type="dxa"/>
            <w:shd w:val="clear" w:color="auto" w:fill="auto"/>
          </w:tcPr>
          <w:p w14:paraId="13237432" w14:textId="77777777" w:rsidR="00A85A4C" w:rsidRPr="00353B5A" w:rsidRDefault="00A85A4C" w:rsidP="00DC01E2">
            <w:pPr>
              <w:pStyle w:val="TAC"/>
              <w:rPr>
                <w:rFonts w:eastAsia="Batang"/>
                <w:sz w:val="16"/>
                <w:szCs w:val="16"/>
              </w:rPr>
            </w:pPr>
            <w:r w:rsidRPr="00353B5A">
              <w:rPr>
                <w:rFonts w:eastAsia="Batang"/>
                <w:sz w:val="16"/>
                <w:szCs w:val="16"/>
              </w:rPr>
              <w:t>3</w:t>
            </w:r>
          </w:p>
        </w:tc>
        <w:tc>
          <w:tcPr>
            <w:tcW w:w="1510" w:type="dxa"/>
            <w:shd w:val="clear" w:color="auto" w:fill="auto"/>
          </w:tcPr>
          <w:p w14:paraId="522D66CC"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10" w:type="dxa"/>
            <w:shd w:val="clear" w:color="auto" w:fill="auto"/>
          </w:tcPr>
          <w:p w14:paraId="32CD88A3"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11FF979B" w14:textId="77777777" w:rsidR="00A85A4C" w:rsidRPr="00353B5A" w:rsidRDefault="00A85A4C" w:rsidP="00DC01E2">
            <w:pPr>
              <w:pStyle w:val="TAC"/>
              <w:rPr>
                <w:rFonts w:eastAsia="Batang"/>
                <w:sz w:val="16"/>
                <w:szCs w:val="16"/>
              </w:rPr>
            </w:pPr>
            <w:r w:rsidRPr="00353B5A">
              <w:rPr>
                <w:rFonts w:eastAsia="Batang"/>
                <w:sz w:val="16"/>
                <w:szCs w:val="16"/>
              </w:rPr>
              <w:t>3</w:t>
            </w:r>
          </w:p>
        </w:tc>
        <w:tc>
          <w:tcPr>
            <w:tcW w:w="1511" w:type="dxa"/>
            <w:shd w:val="clear" w:color="auto" w:fill="auto"/>
          </w:tcPr>
          <w:p w14:paraId="1567C63D" w14:textId="77777777" w:rsidR="00A85A4C" w:rsidRPr="00353B5A" w:rsidRDefault="00A85A4C" w:rsidP="00DC01E2">
            <w:pPr>
              <w:pStyle w:val="TAC"/>
              <w:rPr>
                <w:rFonts w:eastAsia="Batang"/>
                <w:sz w:val="16"/>
                <w:szCs w:val="16"/>
              </w:rPr>
            </w:pPr>
            <w:r w:rsidRPr="00353B5A">
              <w:rPr>
                <w:rFonts w:eastAsia="Batang"/>
                <w:sz w:val="16"/>
                <w:szCs w:val="16"/>
              </w:rPr>
              <w:t>5</w:t>
            </w:r>
          </w:p>
        </w:tc>
      </w:tr>
      <w:tr w:rsidR="00A85A4C" w:rsidRPr="007A60CA" w14:paraId="5E441DB5" w14:textId="77777777" w:rsidTr="00DC01E2">
        <w:trPr>
          <w:jc w:val="center"/>
        </w:trPr>
        <w:tc>
          <w:tcPr>
            <w:tcW w:w="1510" w:type="dxa"/>
            <w:vMerge w:val="restart"/>
            <w:shd w:val="clear" w:color="auto" w:fill="auto"/>
          </w:tcPr>
          <w:p w14:paraId="592A8768" w14:textId="77777777" w:rsidR="00A85A4C" w:rsidRPr="00353B5A" w:rsidRDefault="00A85A4C" w:rsidP="00DC01E2">
            <w:pPr>
              <w:pStyle w:val="TAC"/>
              <w:rPr>
                <w:rFonts w:eastAsia="Batang"/>
                <w:sz w:val="16"/>
                <w:szCs w:val="16"/>
              </w:rPr>
            </w:pPr>
            <w:r w:rsidRPr="00353B5A">
              <w:rPr>
                <w:rFonts w:eastAsia="Batang"/>
                <w:sz w:val="16"/>
                <w:szCs w:val="16"/>
              </w:rPr>
              <w:t>2</w:t>
            </w:r>
          </w:p>
        </w:tc>
        <w:tc>
          <w:tcPr>
            <w:tcW w:w="1510" w:type="dxa"/>
            <w:shd w:val="clear" w:color="auto" w:fill="auto"/>
            <w:vAlign w:val="center"/>
          </w:tcPr>
          <w:p w14:paraId="4F9988A2" w14:textId="77777777" w:rsidR="00A85A4C" w:rsidRPr="00353B5A" w:rsidRDefault="00A85A4C" w:rsidP="00DC01E2">
            <w:pPr>
              <w:pStyle w:val="TAC"/>
              <w:rPr>
                <w:rFonts w:eastAsia="Batang"/>
                <w:sz w:val="16"/>
                <w:szCs w:val="16"/>
              </w:rPr>
            </w:pPr>
            <w:r w:rsidRPr="00353B5A">
              <w:rPr>
                <w:rFonts w:eastAsia="Batang"/>
                <w:sz w:val="16"/>
                <w:szCs w:val="16"/>
              </w:rPr>
              <w:t>2</w:t>
            </w:r>
          </w:p>
        </w:tc>
        <w:tc>
          <w:tcPr>
            <w:tcW w:w="1510" w:type="dxa"/>
            <w:shd w:val="clear" w:color="auto" w:fill="auto"/>
          </w:tcPr>
          <w:p w14:paraId="501B7F40"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10" w:type="dxa"/>
            <w:shd w:val="clear" w:color="auto" w:fill="auto"/>
          </w:tcPr>
          <w:p w14:paraId="49ED9044"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39C46EA0" w14:textId="77777777" w:rsidR="00A85A4C" w:rsidRPr="00353B5A" w:rsidRDefault="00A85A4C" w:rsidP="00DC01E2">
            <w:pPr>
              <w:pStyle w:val="TAC"/>
              <w:rPr>
                <w:rFonts w:eastAsia="Batang"/>
                <w:sz w:val="16"/>
                <w:szCs w:val="16"/>
              </w:rPr>
            </w:pPr>
            <w:r w:rsidRPr="00353B5A">
              <w:rPr>
                <w:rFonts w:eastAsia="Batang"/>
                <w:sz w:val="16"/>
                <w:szCs w:val="16"/>
              </w:rPr>
              <w:t>2</w:t>
            </w:r>
          </w:p>
        </w:tc>
        <w:tc>
          <w:tcPr>
            <w:tcW w:w="1511" w:type="dxa"/>
            <w:shd w:val="clear" w:color="auto" w:fill="auto"/>
          </w:tcPr>
          <w:p w14:paraId="3FD4B582" w14:textId="77777777" w:rsidR="00A85A4C" w:rsidRPr="00353B5A" w:rsidRDefault="00A85A4C" w:rsidP="00DC01E2">
            <w:pPr>
              <w:pStyle w:val="TAC"/>
              <w:rPr>
                <w:rFonts w:eastAsia="Batang"/>
                <w:sz w:val="16"/>
                <w:szCs w:val="16"/>
              </w:rPr>
            </w:pPr>
            <w:r w:rsidRPr="00353B5A">
              <w:rPr>
                <w:rFonts w:eastAsia="Batang"/>
                <w:sz w:val="16"/>
                <w:szCs w:val="16"/>
              </w:rPr>
              <w:t>10</w:t>
            </w:r>
          </w:p>
        </w:tc>
      </w:tr>
      <w:tr w:rsidR="00A85A4C" w:rsidRPr="007A60CA" w14:paraId="48B504CA" w14:textId="77777777" w:rsidTr="00DC01E2">
        <w:trPr>
          <w:jc w:val="center"/>
        </w:trPr>
        <w:tc>
          <w:tcPr>
            <w:tcW w:w="1510" w:type="dxa"/>
            <w:vMerge/>
            <w:shd w:val="clear" w:color="auto" w:fill="auto"/>
          </w:tcPr>
          <w:p w14:paraId="76348EA7" w14:textId="77777777" w:rsidR="00A85A4C" w:rsidRPr="00353B5A" w:rsidRDefault="00A85A4C" w:rsidP="00DC01E2">
            <w:pPr>
              <w:pStyle w:val="TAC"/>
              <w:rPr>
                <w:rFonts w:eastAsia="Batang"/>
                <w:sz w:val="16"/>
                <w:szCs w:val="16"/>
              </w:rPr>
            </w:pPr>
          </w:p>
        </w:tc>
        <w:tc>
          <w:tcPr>
            <w:tcW w:w="1510" w:type="dxa"/>
            <w:shd w:val="clear" w:color="auto" w:fill="auto"/>
            <w:vAlign w:val="center"/>
          </w:tcPr>
          <w:p w14:paraId="59519E11" w14:textId="77777777" w:rsidR="00A85A4C" w:rsidRPr="00353B5A" w:rsidRDefault="00A85A4C" w:rsidP="00DC01E2">
            <w:pPr>
              <w:pStyle w:val="TAC"/>
              <w:rPr>
                <w:rFonts w:eastAsia="Batang"/>
                <w:sz w:val="16"/>
                <w:szCs w:val="16"/>
              </w:rPr>
            </w:pPr>
            <w:r w:rsidRPr="00353B5A">
              <w:rPr>
                <w:rFonts w:eastAsia="Batang"/>
                <w:sz w:val="16"/>
                <w:szCs w:val="16"/>
              </w:rPr>
              <w:t>3</w:t>
            </w:r>
          </w:p>
        </w:tc>
        <w:tc>
          <w:tcPr>
            <w:tcW w:w="1510" w:type="dxa"/>
            <w:shd w:val="clear" w:color="auto" w:fill="auto"/>
          </w:tcPr>
          <w:p w14:paraId="2B29E6B1"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10" w:type="dxa"/>
            <w:shd w:val="clear" w:color="auto" w:fill="auto"/>
          </w:tcPr>
          <w:p w14:paraId="0183D917"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3A2BF117" w14:textId="77777777" w:rsidR="00A85A4C" w:rsidRPr="00353B5A" w:rsidRDefault="00A85A4C" w:rsidP="00DC01E2">
            <w:pPr>
              <w:pStyle w:val="TAC"/>
              <w:rPr>
                <w:rFonts w:eastAsia="Batang"/>
                <w:sz w:val="16"/>
                <w:szCs w:val="16"/>
              </w:rPr>
            </w:pPr>
            <w:r w:rsidRPr="00353B5A">
              <w:rPr>
                <w:rFonts w:eastAsia="Batang"/>
                <w:sz w:val="16"/>
                <w:szCs w:val="16"/>
              </w:rPr>
              <w:t>3</w:t>
            </w:r>
          </w:p>
        </w:tc>
        <w:tc>
          <w:tcPr>
            <w:tcW w:w="1511" w:type="dxa"/>
            <w:shd w:val="clear" w:color="auto" w:fill="auto"/>
          </w:tcPr>
          <w:p w14:paraId="42CCDFDD" w14:textId="77777777" w:rsidR="00A85A4C" w:rsidRPr="00353B5A" w:rsidRDefault="00A85A4C" w:rsidP="00DC01E2">
            <w:pPr>
              <w:pStyle w:val="TAC"/>
              <w:rPr>
                <w:rFonts w:eastAsia="Batang"/>
                <w:sz w:val="16"/>
                <w:szCs w:val="16"/>
              </w:rPr>
            </w:pPr>
            <w:r w:rsidRPr="00353B5A">
              <w:rPr>
                <w:rFonts w:eastAsia="Batang"/>
                <w:sz w:val="16"/>
                <w:szCs w:val="16"/>
              </w:rPr>
              <w:t>9</w:t>
            </w:r>
          </w:p>
        </w:tc>
      </w:tr>
      <w:tr w:rsidR="00A85A4C" w:rsidRPr="007A60CA" w14:paraId="2D2DCA1D" w14:textId="77777777" w:rsidTr="00DC01E2">
        <w:trPr>
          <w:jc w:val="center"/>
        </w:trPr>
        <w:tc>
          <w:tcPr>
            <w:tcW w:w="1510" w:type="dxa"/>
            <w:vMerge w:val="restart"/>
            <w:shd w:val="clear" w:color="auto" w:fill="auto"/>
          </w:tcPr>
          <w:p w14:paraId="63859B9D" w14:textId="77777777" w:rsidR="00A85A4C" w:rsidRPr="00353B5A" w:rsidRDefault="00A85A4C" w:rsidP="00DC01E2">
            <w:pPr>
              <w:pStyle w:val="TAC"/>
              <w:rPr>
                <w:rFonts w:eastAsia="Batang"/>
                <w:sz w:val="16"/>
                <w:szCs w:val="16"/>
              </w:rPr>
            </w:pPr>
            <w:r w:rsidRPr="00353B5A">
              <w:rPr>
                <w:rFonts w:eastAsia="Batang"/>
                <w:sz w:val="16"/>
                <w:szCs w:val="16"/>
              </w:rPr>
              <w:t>3</w:t>
            </w:r>
          </w:p>
        </w:tc>
        <w:tc>
          <w:tcPr>
            <w:tcW w:w="1510" w:type="dxa"/>
            <w:shd w:val="clear" w:color="auto" w:fill="auto"/>
            <w:vAlign w:val="center"/>
          </w:tcPr>
          <w:p w14:paraId="17AFB4E6" w14:textId="77777777" w:rsidR="00A85A4C" w:rsidRPr="00353B5A" w:rsidRDefault="00A85A4C" w:rsidP="00DC01E2">
            <w:pPr>
              <w:pStyle w:val="TAC"/>
              <w:rPr>
                <w:rFonts w:eastAsia="Batang"/>
                <w:sz w:val="16"/>
                <w:szCs w:val="16"/>
              </w:rPr>
            </w:pPr>
            <w:r w:rsidRPr="00353B5A">
              <w:rPr>
                <w:rFonts w:eastAsia="Batang"/>
                <w:sz w:val="16"/>
                <w:szCs w:val="16"/>
              </w:rPr>
              <w:t>2</w:t>
            </w:r>
          </w:p>
        </w:tc>
        <w:tc>
          <w:tcPr>
            <w:tcW w:w="1510" w:type="dxa"/>
            <w:shd w:val="clear" w:color="auto" w:fill="auto"/>
          </w:tcPr>
          <w:p w14:paraId="4ABB8D62"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10" w:type="dxa"/>
            <w:shd w:val="clear" w:color="auto" w:fill="auto"/>
          </w:tcPr>
          <w:p w14:paraId="182BBA6D"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609BA88F" w14:textId="77777777" w:rsidR="00A85A4C" w:rsidRPr="00353B5A" w:rsidRDefault="00A85A4C" w:rsidP="00DC01E2">
            <w:pPr>
              <w:pStyle w:val="TAC"/>
              <w:rPr>
                <w:rFonts w:eastAsia="Batang"/>
                <w:sz w:val="16"/>
                <w:szCs w:val="16"/>
              </w:rPr>
            </w:pPr>
            <w:r w:rsidRPr="00353B5A">
              <w:rPr>
                <w:rFonts w:eastAsia="Batang"/>
                <w:sz w:val="16"/>
                <w:szCs w:val="16"/>
              </w:rPr>
              <w:t>2</w:t>
            </w:r>
          </w:p>
        </w:tc>
        <w:tc>
          <w:tcPr>
            <w:tcW w:w="1511" w:type="dxa"/>
            <w:shd w:val="clear" w:color="auto" w:fill="auto"/>
          </w:tcPr>
          <w:p w14:paraId="4E9E624C" w14:textId="77777777" w:rsidR="00A85A4C" w:rsidRPr="00353B5A" w:rsidRDefault="00A85A4C" w:rsidP="00DC01E2">
            <w:pPr>
              <w:pStyle w:val="TAC"/>
              <w:rPr>
                <w:rFonts w:eastAsia="Batang"/>
                <w:sz w:val="16"/>
                <w:szCs w:val="16"/>
              </w:rPr>
            </w:pPr>
            <w:r w:rsidRPr="00353B5A">
              <w:rPr>
                <w:rFonts w:eastAsia="Batang"/>
                <w:sz w:val="16"/>
                <w:szCs w:val="16"/>
              </w:rPr>
              <w:t>9</w:t>
            </w:r>
          </w:p>
        </w:tc>
      </w:tr>
      <w:tr w:rsidR="00A85A4C" w:rsidRPr="007A60CA" w14:paraId="2E61BAEF" w14:textId="77777777" w:rsidTr="00DC01E2">
        <w:trPr>
          <w:jc w:val="center"/>
        </w:trPr>
        <w:tc>
          <w:tcPr>
            <w:tcW w:w="1510" w:type="dxa"/>
            <w:vMerge/>
            <w:shd w:val="clear" w:color="auto" w:fill="auto"/>
          </w:tcPr>
          <w:p w14:paraId="50AF7F78" w14:textId="77777777" w:rsidR="00A85A4C" w:rsidRPr="00353B5A" w:rsidRDefault="00A85A4C" w:rsidP="00DC01E2">
            <w:pPr>
              <w:pStyle w:val="TAC"/>
              <w:rPr>
                <w:rFonts w:eastAsia="Batang"/>
                <w:sz w:val="16"/>
                <w:szCs w:val="16"/>
              </w:rPr>
            </w:pPr>
          </w:p>
        </w:tc>
        <w:tc>
          <w:tcPr>
            <w:tcW w:w="1510" w:type="dxa"/>
            <w:shd w:val="clear" w:color="auto" w:fill="auto"/>
            <w:vAlign w:val="center"/>
          </w:tcPr>
          <w:p w14:paraId="77B9FCA0" w14:textId="77777777" w:rsidR="00A85A4C" w:rsidRPr="00353B5A" w:rsidRDefault="00A85A4C" w:rsidP="00DC01E2">
            <w:pPr>
              <w:pStyle w:val="TAC"/>
              <w:rPr>
                <w:rFonts w:eastAsia="Batang"/>
                <w:sz w:val="16"/>
                <w:szCs w:val="16"/>
              </w:rPr>
            </w:pPr>
            <w:r w:rsidRPr="00353B5A">
              <w:rPr>
                <w:rFonts w:eastAsia="Batang"/>
                <w:sz w:val="16"/>
                <w:szCs w:val="16"/>
              </w:rPr>
              <w:t>3</w:t>
            </w:r>
          </w:p>
        </w:tc>
        <w:tc>
          <w:tcPr>
            <w:tcW w:w="1510" w:type="dxa"/>
            <w:shd w:val="clear" w:color="auto" w:fill="auto"/>
          </w:tcPr>
          <w:p w14:paraId="351D84C1"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10" w:type="dxa"/>
            <w:shd w:val="clear" w:color="auto" w:fill="auto"/>
          </w:tcPr>
          <w:p w14:paraId="487AB90E"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271A18DE" w14:textId="77777777" w:rsidR="00A85A4C" w:rsidRPr="00353B5A" w:rsidRDefault="00A85A4C" w:rsidP="00DC01E2">
            <w:pPr>
              <w:pStyle w:val="TAC"/>
              <w:rPr>
                <w:rFonts w:eastAsia="Batang"/>
                <w:sz w:val="16"/>
                <w:szCs w:val="16"/>
              </w:rPr>
            </w:pPr>
            <w:r w:rsidRPr="00353B5A">
              <w:rPr>
                <w:rFonts w:eastAsia="Batang"/>
                <w:sz w:val="16"/>
                <w:szCs w:val="16"/>
              </w:rPr>
              <w:t>3</w:t>
            </w:r>
          </w:p>
        </w:tc>
        <w:tc>
          <w:tcPr>
            <w:tcW w:w="1511" w:type="dxa"/>
            <w:shd w:val="clear" w:color="auto" w:fill="auto"/>
          </w:tcPr>
          <w:p w14:paraId="2F38BAC4" w14:textId="77777777" w:rsidR="00A85A4C" w:rsidRPr="00353B5A" w:rsidRDefault="00A85A4C" w:rsidP="00DC01E2">
            <w:pPr>
              <w:pStyle w:val="TAC"/>
              <w:rPr>
                <w:rFonts w:eastAsia="Batang"/>
                <w:sz w:val="16"/>
                <w:szCs w:val="16"/>
              </w:rPr>
            </w:pPr>
            <w:r w:rsidRPr="00353B5A">
              <w:rPr>
                <w:rFonts w:eastAsia="Batang"/>
                <w:sz w:val="16"/>
                <w:szCs w:val="16"/>
              </w:rPr>
              <w:t>8</w:t>
            </w:r>
          </w:p>
        </w:tc>
      </w:tr>
      <w:tr w:rsidR="00A85A4C" w:rsidRPr="007A60CA" w14:paraId="2135AE95" w14:textId="77777777" w:rsidTr="00DC01E2">
        <w:trPr>
          <w:jc w:val="center"/>
        </w:trPr>
        <w:tc>
          <w:tcPr>
            <w:tcW w:w="1510" w:type="dxa"/>
            <w:vMerge w:val="restart"/>
            <w:shd w:val="clear" w:color="auto" w:fill="auto"/>
          </w:tcPr>
          <w:p w14:paraId="764D3278" w14:textId="77777777" w:rsidR="00A85A4C" w:rsidRPr="00353B5A" w:rsidRDefault="00A85A4C" w:rsidP="00DC01E2">
            <w:pPr>
              <w:pStyle w:val="TAC"/>
              <w:rPr>
                <w:rFonts w:eastAsia="Batang"/>
                <w:sz w:val="16"/>
                <w:szCs w:val="16"/>
              </w:rPr>
            </w:pPr>
            <w:r w:rsidRPr="00353B5A">
              <w:rPr>
                <w:rFonts w:eastAsia="Batang"/>
                <w:sz w:val="16"/>
                <w:szCs w:val="16"/>
              </w:rPr>
              <w:t>4</w:t>
            </w:r>
          </w:p>
        </w:tc>
        <w:tc>
          <w:tcPr>
            <w:tcW w:w="1510" w:type="dxa"/>
            <w:shd w:val="clear" w:color="auto" w:fill="auto"/>
            <w:vAlign w:val="center"/>
          </w:tcPr>
          <w:p w14:paraId="0A962906" w14:textId="77777777" w:rsidR="00A85A4C" w:rsidRPr="00353B5A" w:rsidRDefault="00A85A4C" w:rsidP="00DC01E2">
            <w:pPr>
              <w:pStyle w:val="TAC"/>
              <w:rPr>
                <w:rFonts w:eastAsia="Batang"/>
                <w:sz w:val="16"/>
                <w:szCs w:val="16"/>
              </w:rPr>
            </w:pPr>
            <w:r w:rsidRPr="00353B5A">
              <w:rPr>
                <w:rFonts w:eastAsia="Batang"/>
                <w:sz w:val="16"/>
                <w:szCs w:val="16"/>
              </w:rPr>
              <w:t>2</w:t>
            </w:r>
          </w:p>
        </w:tc>
        <w:tc>
          <w:tcPr>
            <w:tcW w:w="1510" w:type="dxa"/>
            <w:shd w:val="clear" w:color="auto" w:fill="auto"/>
          </w:tcPr>
          <w:p w14:paraId="3DB06F5F"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10" w:type="dxa"/>
            <w:shd w:val="clear" w:color="auto" w:fill="auto"/>
          </w:tcPr>
          <w:p w14:paraId="34AD5F16"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7A25A515" w14:textId="77777777" w:rsidR="00A85A4C" w:rsidRPr="00353B5A" w:rsidRDefault="00A85A4C" w:rsidP="00DC01E2">
            <w:pPr>
              <w:pStyle w:val="TAC"/>
              <w:rPr>
                <w:rFonts w:eastAsia="Batang"/>
                <w:sz w:val="16"/>
                <w:szCs w:val="16"/>
              </w:rPr>
            </w:pPr>
            <w:r w:rsidRPr="00353B5A">
              <w:rPr>
                <w:rFonts w:eastAsia="Batang"/>
                <w:sz w:val="16"/>
                <w:szCs w:val="16"/>
              </w:rPr>
              <w:t>2</w:t>
            </w:r>
          </w:p>
        </w:tc>
        <w:tc>
          <w:tcPr>
            <w:tcW w:w="1511" w:type="dxa"/>
            <w:shd w:val="clear" w:color="auto" w:fill="auto"/>
          </w:tcPr>
          <w:p w14:paraId="113B0B85" w14:textId="77777777" w:rsidR="00A85A4C" w:rsidRPr="00353B5A" w:rsidRDefault="00A85A4C" w:rsidP="00DC01E2">
            <w:pPr>
              <w:pStyle w:val="TAC"/>
              <w:rPr>
                <w:rFonts w:eastAsia="DengXian"/>
                <w:sz w:val="16"/>
                <w:szCs w:val="16"/>
                <w:lang w:eastAsia="zh-CN"/>
              </w:rPr>
            </w:pPr>
            <w:r w:rsidRPr="00353B5A">
              <w:rPr>
                <w:rFonts w:eastAsia="Batang"/>
                <w:sz w:val="16"/>
                <w:szCs w:val="16"/>
              </w:rPr>
              <w:t>7</w:t>
            </w:r>
          </w:p>
        </w:tc>
      </w:tr>
      <w:tr w:rsidR="00A85A4C" w:rsidRPr="007A60CA" w14:paraId="7BB94CE8" w14:textId="77777777" w:rsidTr="00DC01E2">
        <w:trPr>
          <w:jc w:val="center"/>
        </w:trPr>
        <w:tc>
          <w:tcPr>
            <w:tcW w:w="1510" w:type="dxa"/>
            <w:vMerge/>
            <w:shd w:val="clear" w:color="auto" w:fill="auto"/>
          </w:tcPr>
          <w:p w14:paraId="237745A0" w14:textId="77777777" w:rsidR="00A85A4C" w:rsidRPr="00353B5A" w:rsidDel="0010454C" w:rsidRDefault="00A85A4C" w:rsidP="00DC01E2">
            <w:pPr>
              <w:pStyle w:val="TAC"/>
              <w:rPr>
                <w:rFonts w:eastAsia="Batang"/>
                <w:sz w:val="16"/>
                <w:szCs w:val="16"/>
              </w:rPr>
            </w:pPr>
          </w:p>
        </w:tc>
        <w:tc>
          <w:tcPr>
            <w:tcW w:w="1510" w:type="dxa"/>
            <w:shd w:val="clear" w:color="auto" w:fill="auto"/>
            <w:vAlign w:val="center"/>
          </w:tcPr>
          <w:p w14:paraId="31B6C725" w14:textId="77777777" w:rsidR="00A85A4C" w:rsidRPr="00353B5A" w:rsidDel="0010454C" w:rsidRDefault="00A85A4C" w:rsidP="00DC01E2">
            <w:pPr>
              <w:pStyle w:val="TAC"/>
              <w:rPr>
                <w:rFonts w:eastAsia="Batang"/>
                <w:sz w:val="16"/>
                <w:szCs w:val="16"/>
              </w:rPr>
            </w:pPr>
            <w:r w:rsidRPr="00353B5A">
              <w:rPr>
                <w:rFonts w:eastAsia="Batang"/>
                <w:sz w:val="16"/>
                <w:szCs w:val="16"/>
              </w:rPr>
              <w:t>3</w:t>
            </w:r>
          </w:p>
        </w:tc>
        <w:tc>
          <w:tcPr>
            <w:tcW w:w="1510" w:type="dxa"/>
            <w:shd w:val="clear" w:color="auto" w:fill="auto"/>
          </w:tcPr>
          <w:p w14:paraId="4C029CE0" w14:textId="77777777" w:rsidR="00A85A4C" w:rsidRPr="00353B5A" w:rsidDel="0010454C" w:rsidRDefault="00A85A4C" w:rsidP="00DC01E2">
            <w:pPr>
              <w:pStyle w:val="TAC"/>
              <w:rPr>
                <w:rFonts w:eastAsia="Batang"/>
                <w:sz w:val="16"/>
                <w:szCs w:val="16"/>
              </w:rPr>
            </w:pPr>
            <w:r w:rsidRPr="00353B5A">
              <w:rPr>
                <w:rFonts w:eastAsia="Batang"/>
                <w:sz w:val="16"/>
                <w:szCs w:val="16"/>
              </w:rPr>
              <w:t>Type A</w:t>
            </w:r>
          </w:p>
        </w:tc>
        <w:tc>
          <w:tcPr>
            <w:tcW w:w="1510" w:type="dxa"/>
            <w:shd w:val="clear" w:color="auto" w:fill="auto"/>
          </w:tcPr>
          <w:p w14:paraId="1B490D53" w14:textId="77777777" w:rsidR="00A85A4C" w:rsidRPr="00353B5A" w:rsidDel="0010454C"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5C90FBB9" w14:textId="77777777" w:rsidR="00A85A4C" w:rsidRPr="00353B5A" w:rsidDel="0010454C" w:rsidRDefault="00A85A4C" w:rsidP="00DC01E2">
            <w:pPr>
              <w:pStyle w:val="TAC"/>
              <w:rPr>
                <w:rFonts w:eastAsia="Batang"/>
                <w:sz w:val="16"/>
                <w:szCs w:val="16"/>
              </w:rPr>
            </w:pPr>
            <w:r w:rsidRPr="00353B5A">
              <w:rPr>
                <w:rFonts w:eastAsia="Batang"/>
                <w:sz w:val="16"/>
                <w:szCs w:val="16"/>
              </w:rPr>
              <w:t>3</w:t>
            </w:r>
          </w:p>
        </w:tc>
        <w:tc>
          <w:tcPr>
            <w:tcW w:w="1511" w:type="dxa"/>
            <w:shd w:val="clear" w:color="auto" w:fill="auto"/>
          </w:tcPr>
          <w:p w14:paraId="4115C87D" w14:textId="77777777" w:rsidR="00A85A4C" w:rsidRPr="00353B5A" w:rsidDel="0010454C" w:rsidRDefault="00A85A4C" w:rsidP="00DC01E2">
            <w:pPr>
              <w:pStyle w:val="TAC"/>
              <w:rPr>
                <w:rFonts w:eastAsia="Batang"/>
                <w:sz w:val="16"/>
                <w:szCs w:val="16"/>
              </w:rPr>
            </w:pPr>
            <w:r w:rsidRPr="00353B5A">
              <w:rPr>
                <w:rFonts w:eastAsia="Batang"/>
                <w:sz w:val="16"/>
                <w:szCs w:val="16"/>
              </w:rPr>
              <w:t>6</w:t>
            </w:r>
          </w:p>
        </w:tc>
      </w:tr>
      <w:tr w:rsidR="00A85A4C" w:rsidRPr="007A60CA" w14:paraId="1A3B6392" w14:textId="77777777" w:rsidTr="00DC01E2">
        <w:trPr>
          <w:jc w:val="center"/>
        </w:trPr>
        <w:tc>
          <w:tcPr>
            <w:tcW w:w="1510" w:type="dxa"/>
            <w:vMerge w:val="restart"/>
            <w:shd w:val="clear" w:color="auto" w:fill="auto"/>
          </w:tcPr>
          <w:p w14:paraId="0EC856E5" w14:textId="77777777" w:rsidR="00A85A4C" w:rsidRPr="00353B5A" w:rsidRDefault="00A85A4C" w:rsidP="00DC01E2">
            <w:pPr>
              <w:pStyle w:val="TAC"/>
              <w:rPr>
                <w:rFonts w:eastAsia="Batang"/>
                <w:sz w:val="16"/>
                <w:szCs w:val="16"/>
              </w:rPr>
            </w:pPr>
            <w:r w:rsidRPr="00353B5A">
              <w:rPr>
                <w:rFonts w:eastAsia="Batang"/>
                <w:sz w:val="16"/>
                <w:szCs w:val="16"/>
              </w:rPr>
              <w:t>5</w:t>
            </w:r>
          </w:p>
        </w:tc>
        <w:tc>
          <w:tcPr>
            <w:tcW w:w="1510" w:type="dxa"/>
            <w:shd w:val="clear" w:color="auto" w:fill="auto"/>
            <w:vAlign w:val="center"/>
          </w:tcPr>
          <w:p w14:paraId="36BA5759" w14:textId="77777777" w:rsidR="00A85A4C" w:rsidRPr="00353B5A" w:rsidRDefault="00A85A4C" w:rsidP="00DC01E2">
            <w:pPr>
              <w:pStyle w:val="TAC"/>
              <w:rPr>
                <w:rFonts w:eastAsia="Batang"/>
                <w:sz w:val="16"/>
                <w:szCs w:val="16"/>
              </w:rPr>
            </w:pPr>
            <w:r w:rsidRPr="00353B5A">
              <w:rPr>
                <w:rFonts w:eastAsia="Batang"/>
                <w:sz w:val="16"/>
                <w:szCs w:val="16"/>
              </w:rPr>
              <w:t>2</w:t>
            </w:r>
          </w:p>
        </w:tc>
        <w:tc>
          <w:tcPr>
            <w:tcW w:w="1510" w:type="dxa"/>
            <w:shd w:val="clear" w:color="auto" w:fill="auto"/>
          </w:tcPr>
          <w:p w14:paraId="25B5C81A"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10" w:type="dxa"/>
            <w:shd w:val="clear" w:color="auto" w:fill="auto"/>
          </w:tcPr>
          <w:p w14:paraId="49CA4DF5"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711D98E7" w14:textId="77777777" w:rsidR="00A85A4C" w:rsidRPr="00353B5A" w:rsidRDefault="00A85A4C" w:rsidP="00DC01E2">
            <w:pPr>
              <w:pStyle w:val="TAC"/>
              <w:rPr>
                <w:rFonts w:eastAsia="Batang"/>
                <w:sz w:val="16"/>
                <w:szCs w:val="16"/>
              </w:rPr>
            </w:pPr>
            <w:r w:rsidRPr="00353B5A">
              <w:rPr>
                <w:rFonts w:eastAsia="Batang"/>
                <w:sz w:val="16"/>
                <w:szCs w:val="16"/>
              </w:rPr>
              <w:t>2</w:t>
            </w:r>
          </w:p>
        </w:tc>
        <w:tc>
          <w:tcPr>
            <w:tcW w:w="1511" w:type="dxa"/>
            <w:shd w:val="clear" w:color="auto" w:fill="auto"/>
          </w:tcPr>
          <w:p w14:paraId="177FBB26" w14:textId="77777777" w:rsidR="00A85A4C" w:rsidRPr="00353B5A" w:rsidRDefault="00A85A4C" w:rsidP="00DC01E2">
            <w:pPr>
              <w:pStyle w:val="TAC"/>
              <w:rPr>
                <w:rFonts w:eastAsia="Batang"/>
                <w:sz w:val="16"/>
                <w:szCs w:val="16"/>
              </w:rPr>
            </w:pPr>
            <w:r w:rsidRPr="00353B5A">
              <w:rPr>
                <w:rFonts w:eastAsia="Batang"/>
                <w:sz w:val="16"/>
                <w:szCs w:val="16"/>
              </w:rPr>
              <w:t>5</w:t>
            </w:r>
          </w:p>
        </w:tc>
      </w:tr>
      <w:tr w:rsidR="00A85A4C" w:rsidRPr="007A60CA" w14:paraId="52EEF2FE" w14:textId="77777777" w:rsidTr="00DC01E2">
        <w:trPr>
          <w:jc w:val="center"/>
        </w:trPr>
        <w:tc>
          <w:tcPr>
            <w:tcW w:w="1510" w:type="dxa"/>
            <w:vMerge/>
            <w:shd w:val="clear" w:color="auto" w:fill="auto"/>
          </w:tcPr>
          <w:p w14:paraId="73678571" w14:textId="77777777" w:rsidR="00A85A4C" w:rsidRPr="00353B5A" w:rsidRDefault="00A85A4C" w:rsidP="00DC01E2">
            <w:pPr>
              <w:pStyle w:val="TAC"/>
              <w:rPr>
                <w:rFonts w:eastAsia="Batang"/>
                <w:sz w:val="16"/>
                <w:szCs w:val="16"/>
              </w:rPr>
            </w:pPr>
          </w:p>
        </w:tc>
        <w:tc>
          <w:tcPr>
            <w:tcW w:w="1510" w:type="dxa"/>
            <w:shd w:val="clear" w:color="auto" w:fill="auto"/>
            <w:vAlign w:val="center"/>
          </w:tcPr>
          <w:p w14:paraId="65774319" w14:textId="77777777" w:rsidR="00A85A4C" w:rsidRPr="00353B5A" w:rsidRDefault="00A85A4C" w:rsidP="00DC01E2">
            <w:pPr>
              <w:pStyle w:val="TAC"/>
              <w:rPr>
                <w:rFonts w:eastAsia="Batang"/>
                <w:sz w:val="16"/>
                <w:szCs w:val="16"/>
              </w:rPr>
            </w:pPr>
            <w:r w:rsidRPr="00353B5A">
              <w:rPr>
                <w:rFonts w:eastAsia="Batang"/>
                <w:sz w:val="16"/>
                <w:szCs w:val="16"/>
              </w:rPr>
              <w:t>3</w:t>
            </w:r>
          </w:p>
        </w:tc>
        <w:tc>
          <w:tcPr>
            <w:tcW w:w="1510" w:type="dxa"/>
            <w:shd w:val="clear" w:color="auto" w:fill="auto"/>
          </w:tcPr>
          <w:p w14:paraId="2B560A72"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10" w:type="dxa"/>
            <w:shd w:val="clear" w:color="auto" w:fill="auto"/>
          </w:tcPr>
          <w:p w14:paraId="1EDB94A1"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68E19677" w14:textId="77777777" w:rsidR="00A85A4C" w:rsidRPr="00353B5A" w:rsidRDefault="00A85A4C" w:rsidP="00DC01E2">
            <w:pPr>
              <w:pStyle w:val="TAC"/>
              <w:rPr>
                <w:rFonts w:eastAsia="Batang"/>
                <w:sz w:val="16"/>
                <w:szCs w:val="16"/>
              </w:rPr>
            </w:pPr>
            <w:r w:rsidRPr="00353B5A">
              <w:rPr>
                <w:rFonts w:eastAsia="Batang"/>
                <w:sz w:val="16"/>
                <w:szCs w:val="16"/>
              </w:rPr>
              <w:t>3</w:t>
            </w:r>
          </w:p>
        </w:tc>
        <w:tc>
          <w:tcPr>
            <w:tcW w:w="1511" w:type="dxa"/>
            <w:shd w:val="clear" w:color="auto" w:fill="auto"/>
          </w:tcPr>
          <w:p w14:paraId="315632FD" w14:textId="77777777" w:rsidR="00A85A4C" w:rsidRPr="00353B5A" w:rsidRDefault="00A85A4C" w:rsidP="00DC01E2">
            <w:pPr>
              <w:pStyle w:val="TAC"/>
              <w:rPr>
                <w:rFonts w:eastAsia="Batang"/>
                <w:sz w:val="16"/>
                <w:szCs w:val="16"/>
              </w:rPr>
            </w:pPr>
            <w:r w:rsidRPr="00353B5A">
              <w:rPr>
                <w:rFonts w:eastAsia="Batang"/>
                <w:sz w:val="16"/>
                <w:szCs w:val="16"/>
              </w:rPr>
              <w:t>4</w:t>
            </w:r>
          </w:p>
        </w:tc>
      </w:tr>
      <w:tr w:rsidR="00A85A4C" w:rsidRPr="007A60CA" w14:paraId="7777A0A9" w14:textId="77777777" w:rsidTr="00DC01E2">
        <w:trPr>
          <w:jc w:val="center"/>
        </w:trPr>
        <w:tc>
          <w:tcPr>
            <w:tcW w:w="1510" w:type="dxa"/>
            <w:vMerge w:val="restart"/>
            <w:shd w:val="clear" w:color="auto" w:fill="auto"/>
          </w:tcPr>
          <w:p w14:paraId="33ECE75F" w14:textId="77777777" w:rsidR="00A85A4C" w:rsidRPr="00353B5A" w:rsidRDefault="00A85A4C" w:rsidP="00DC01E2">
            <w:pPr>
              <w:pStyle w:val="TAC"/>
              <w:rPr>
                <w:rFonts w:eastAsia="Batang"/>
                <w:sz w:val="16"/>
                <w:szCs w:val="16"/>
              </w:rPr>
            </w:pPr>
            <w:r w:rsidRPr="00353B5A">
              <w:rPr>
                <w:rFonts w:eastAsia="Batang"/>
                <w:sz w:val="16"/>
                <w:szCs w:val="16"/>
              </w:rPr>
              <w:t>6</w:t>
            </w:r>
          </w:p>
        </w:tc>
        <w:tc>
          <w:tcPr>
            <w:tcW w:w="1510" w:type="dxa"/>
            <w:shd w:val="clear" w:color="auto" w:fill="auto"/>
          </w:tcPr>
          <w:p w14:paraId="2274ECF9" w14:textId="77777777" w:rsidR="00A85A4C" w:rsidRPr="00353B5A" w:rsidRDefault="00A85A4C" w:rsidP="00DC01E2">
            <w:pPr>
              <w:pStyle w:val="TAC"/>
              <w:rPr>
                <w:rFonts w:eastAsia="Batang"/>
                <w:sz w:val="16"/>
                <w:szCs w:val="16"/>
              </w:rPr>
            </w:pPr>
            <w:r w:rsidRPr="00353B5A">
              <w:rPr>
                <w:rFonts w:eastAsia="Batang"/>
                <w:sz w:val="16"/>
                <w:szCs w:val="16"/>
              </w:rPr>
              <w:t>2</w:t>
            </w:r>
          </w:p>
        </w:tc>
        <w:tc>
          <w:tcPr>
            <w:tcW w:w="1510" w:type="dxa"/>
            <w:shd w:val="clear" w:color="auto" w:fill="auto"/>
          </w:tcPr>
          <w:p w14:paraId="7AB3CE8A" w14:textId="77777777" w:rsidR="00A85A4C" w:rsidRPr="00353B5A" w:rsidRDefault="00A85A4C" w:rsidP="00DC01E2">
            <w:pPr>
              <w:pStyle w:val="TAC"/>
              <w:rPr>
                <w:rFonts w:eastAsia="Batang"/>
                <w:sz w:val="16"/>
                <w:szCs w:val="16"/>
              </w:rPr>
            </w:pPr>
            <w:r w:rsidRPr="00353B5A">
              <w:rPr>
                <w:rFonts w:eastAsia="Batang"/>
                <w:sz w:val="16"/>
                <w:szCs w:val="16"/>
              </w:rPr>
              <w:t>Type B</w:t>
            </w:r>
          </w:p>
        </w:tc>
        <w:tc>
          <w:tcPr>
            <w:tcW w:w="1510" w:type="dxa"/>
            <w:shd w:val="clear" w:color="auto" w:fill="auto"/>
          </w:tcPr>
          <w:p w14:paraId="5F078C47"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3F9D5B48" w14:textId="77777777" w:rsidR="00A85A4C" w:rsidRPr="00353B5A" w:rsidRDefault="00A85A4C" w:rsidP="00DC01E2">
            <w:pPr>
              <w:pStyle w:val="TAC"/>
              <w:rPr>
                <w:rFonts w:eastAsia="Batang"/>
                <w:sz w:val="16"/>
                <w:szCs w:val="16"/>
              </w:rPr>
            </w:pPr>
            <w:r w:rsidRPr="00353B5A">
              <w:rPr>
                <w:rFonts w:eastAsia="Batang"/>
                <w:sz w:val="16"/>
                <w:szCs w:val="16"/>
              </w:rPr>
              <w:t>6</w:t>
            </w:r>
          </w:p>
        </w:tc>
        <w:tc>
          <w:tcPr>
            <w:tcW w:w="1511" w:type="dxa"/>
            <w:shd w:val="clear" w:color="auto" w:fill="auto"/>
          </w:tcPr>
          <w:p w14:paraId="12C3AAAE" w14:textId="77777777" w:rsidR="00A85A4C" w:rsidRPr="00353B5A" w:rsidRDefault="00A85A4C" w:rsidP="00DC01E2">
            <w:pPr>
              <w:pStyle w:val="TAC"/>
              <w:rPr>
                <w:rFonts w:eastAsia="Batang"/>
                <w:sz w:val="16"/>
                <w:szCs w:val="16"/>
              </w:rPr>
            </w:pPr>
            <w:r w:rsidRPr="00353B5A">
              <w:rPr>
                <w:rFonts w:eastAsia="Batang"/>
                <w:sz w:val="16"/>
                <w:szCs w:val="16"/>
              </w:rPr>
              <w:t>4</w:t>
            </w:r>
          </w:p>
        </w:tc>
      </w:tr>
      <w:tr w:rsidR="00A85A4C" w:rsidRPr="007A60CA" w14:paraId="7651610C" w14:textId="77777777" w:rsidTr="00DC01E2">
        <w:trPr>
          <w:jc w:val="center"/>
        </w:trPr>
        <w:tc>
          <w:tcPr>
            <w:tcW w:w="1510" w:type="dxa"/>
            <w:vMerge/>
            <w:shd w:val="clear" w:color="auto" w:fill="auto"/>
          </w:tcPr>
          <w:p w14:paraId="435B703A" w14:textId="77777777" w:rsidR="00A85A4C" w:rsidRPr="00353B5A" w:rsidRDefault="00A85A4C" w:rsidP="00DC01E2">
            <w:pPr>
              <w:pStyle w:val="TAC"/>
              <w:rPr>
                <w:rFonts w:eastAsia="Batang"/>
                <w:sz w:val="16"/>
                <w:szCs w:val="16"/>
              </w:rPr>
            </w:pPr>
          </w:p>
        </w:tc>
        <w:tc>
          <w:tcPr>
            <w:tcW w:w="1510" w:type="dxa"/>
            <w:shd w:val="clear" w:color="auto" w:fill="auto"/>
            <w:vAlign w:val="center"/>
          </w:tcPr>
          <w:p w14:paraId="25ED2C3A" w14:textId="77777777" w:rsidR="00A85A4C" w:rsidRPr="00353B5A" w:rsidRDefault="00A85A4C" w:rsidP="00DC01E2">
            <w:pPr>
              <w:pStyle w:val="TAC"/>
              <w:rPr>
                <w:rFonts w:eastAsia="Batang"/>
                <w:sz w:val="16"/>
                <w:szCs w:val="16"/>
              </w:rPr>
            </w:pPr>
            <w:r w:rsidRPr="00353B5A">
              <w:rPr>
                <w:rFonts w:eastAsia="Batang"/>
                <w:sz w:val="16"/>
                <w:szCs w:val="16"/>
              </w:rPr>
              <w:t>3</w:t>
            </w:r>
          </w:p>
        </w:tc>
        <w:tc>
          <w:tcPr>
            <w:tcW w:w="1510" w:type="dxa"/>
            <w:shd w:val="clear" w:color="auto" w:fill="auto"/>
          </w:tcPr>
          <w:p w14:paraId="16C667AB" w14:textId="77777777" w:rsidR="00A85A4C" w:rsidRPr="00353B5A" w:rsidRDefault="00A85A4C" w:rsidP="00DC01E2">
            <w:pPr>
              <w:pStyle w:val="TAC"/>
              <w:rPr>
                <w:rFonts w:eastAsia="Batang"/>
                <w:sz w:val="16"/>
                <w:szCs w:val="16"/>
              </w:rPr>
            </w:pPr>
            <w:r w:rsidRPr="00353B5A">
              <w:rPr>
                <w:rFonts w:eastAsia="Batang"/>
                <w:sz w:val="16"/>
                <w:szCs w:val="16"/>
              </w:rPr>
              <w:t>Type B</w:t>
            </w:r>
          </w:p>
        </w:tc>
        <w:tc>
          <w:tcPr>
            <w:tcW w:w="1510" w:type="dxa"/>
            <w:shd w:val="clear" w:color="auto" w:fill="auto"/>
          </w:tcPr>
          <w:p w14:paraId="5483C03F"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5D730268" w14:textId="77777777" w:rsidR="00A85A4C" w:rsidRPr="00353B5A" w:rsidRDefault="00A85A4C" w:rsidP="00DC01E2">
            <w:pPr>
              <w:pStyle w:val="TAC"/>
              <w:rPr>
                <w:rFonts w:eastAsia="Batang"/>
                <w:sz w:val="16"/>
                <w:szCs w:val="16"/>
              </w:rPr>
            </w:pPr>
            <w:r w:rsidRPr="00353B5A">
              <w:rPr>
                <w:rFonts w:eastAsia="Batang"/>
                <w:sz w:val="16"/>
                <w:szCs w:val="16"/>
              </w:rPr>
              <w:t>8</w:t>
            </w:r>
          </w:p>
        </w:tc>
        <w:tc>
          <w:tcPr>
            <w:tcW w:w="1511" w:type="dxa"/>
            <w:shd w:val="clear" w:color="auto" w:fill="auto"/>
          </w:tcPr>
          <w:p w14:paraId="20304199" w14:textId="77777777" w:rsidR="00A85A4C" w:rsidRPr="00353B5A" w:rsidRDefault="00A85A4C" w:rsidP="00DC01E2">
            <w:pPr>
              <w:pStyle w:val="TAC"/>
              <w:rPr>
                <w:rFonts w:eastAsia="Batang"/>
                <w:sz w:val="16"/>
                <w:szCs w:val="16"/>
              </w:rPr>
            </w:pPr>
            <w:r w:rsidRPr="00353B5A">
              <w:rPr>
                <w:rFonts w:eastAsia="Batang"/>
                <w:sz w:val="16"/>
                <w:szCs w:val="16"/>
              </w:rPr>
              <w:t>2</w:t>
            </w:r>
          </w:p>
        </w:tc>
      </w:tr>
      <w:tr w:rsidR="00A85A4C" w:rsidRPr="007A60CA" w14:paraId="33860586" w14:textId="77777777" w:rsidTr="00DC01E2">
        <w:trPr>
          <w:jc w:val="center"/>
        </w:trPr>
        <w:tc>
          <w:tcPr>
            <w:tcW w:w="1510" w:type="dxa"/>
            <w:vMerge w:val="restart"/>
            <w:shd w:val="clear" w:color="auto" w:fill="auto"/>
          </w:tcPr>
          <w:p w14:paraId="2B04FABA" w14:textId="77777777" w:rsidR="00A85A4C" w:rsidRPr="00353B5A" w:rsidRDefault="00A85A4C" w:rsidP="00DC01E2">
            <w:pPr>
              <w:pStyle w:val="TAC"/>
              <w:rPr>
                <w:rFonts w:eastAsia="Batang"/>
                <w:sz w:val="16"/>
                <w:szCs w:val="16"/>
              </w:rPr>
            </w:pPr>
            <w:r w:rsidRPr="00353B5A">
              <w:rPr>
                <w:rFonts w:eastAsia="Batang"/>
                <w:sz w:val="16"/>
                <w:szCs w:val="16"/>
              </w:rPr>
              <w:t>7</w:t>
            </w:r>
          </w:p>
        </w:tc>
        <w:tc>
          <w:tcPr>
            <w:tcW w:w="1510" w:type="dxa"/>
            <w:shd w:val="clear" w:color="auto" w:fill="auto"/>
          </w:tcPr>
          <w:p w14:paraId="791384AA" w14:textId="77777777" w:rsidR="00A85A4C" w:rsidRPr="00353B5A" w:rsidRDefault="00A85A4C" w:rsidP="00DC01E2">
            <w:pPr>
              <w:pStyle w:val="TAC"/>
              <w:rPr>
                <w:rFonts w:eastAsia="Batang"/>
                <w:sz w:val="16"/>
                <w:szCs w:val="16"/>
              </w:rPr>
            </w:pPr>
            <w:r w:rsidRPr="00353B5A">
              <w:rPr>
                <w:rFonts w:eastAsia="Batang"/>
                <w:sz w:val="16"/>
                <w:szCs w:val="16"/>
              </w:rPr>
              <w:t>2</w:t>
            </w:r>
          </w:p>
        </w:tc>
        <w:tc>
          <w:tcPr>
            <w:tcW w:w="1510" w:type="dxa"/>
            <w:shd w:val="clear" w:color="auto" w:fill="auto"/>
          </w:tcPr>
          <w:p w14:paraId="7CD55874" w14:textId="77777777" w:rsidR="00A85A4C" w:rsidRPr="00353B5A" w:rsidRDefault="00A85A4C" w:rsidP="00DC01E2">
            <w:pPr>
              <w:pStyle w:val="TAC"/>
              <w:rPr>
                <w:rFonts w:eastAsia="Batang"/>
                <w:sz w:val="16"/>
                <w:szCs w:val="16"/>
              </w:rPr>
            </w:pPr>
            <w:r w:rsidRPr="00353B5A">
              <w:rPr>
                <w:rFonts w:eastAsia="Batang"/>
                <w:sz w:val="16"/>
                <w:szCs w:val="16"/>
              </w:rPr>
              <w:t>Type B</w:t>
            </w:r>
          </w:p>
        </w:tc>
        <w:tc>
          <w:tcPr>
            <w:tcW w:w="1510" w:type="dxa"/>
            <w:shd w:val="clear" w:color="auto" w:fill="auto"/>
          </w:tcPr>
          <w:p w14:paraId="1FAF4D28"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232FCA7B" w14:textId="77777777" w:rsidR="00A85A4C" w:rsidRPr="00353B5A" w:rsidRDefault="00A85A4C" w:rsidP="00DC01E2">
            <w:pPr>
              <w:pStyle w:val="TAC"/>
              <w:rPr>
                <w:rFonts w:eastAsia="Batang"/>
                <w:sz w:val="16"/>
                <w:szCs w:val="16"/>
              </w:rPr>
            </w:pPr>
            <w:r w:rsidRPr="00353B5A">
              <w:rPr>
                <w:rFonts w:eastAsia="Batang"/>
                <w:sz w:val="16"/>
                <w:szCs w:val="16"/>
              </w:rPr>
              <w:t>4</w:t>
            </w:r>
          </w:p>
        </w:tc>
        <w:tc>
          <w:tcPr>
            <w:tcW w:w="1511" w:type="dxa"/>
            <w:shd w:val="clear" w:color="auto" w:fill="auto"/>
          </w:tcPr>
          <w:p w14:paraId="7B778714" w14:textId="77777777" w:rsidR="00A85A4C" w:rsidRPr="00353B5A" w:rsidRDefault="00A85A4C" w:rsidP="00DC01E2">
            <w:pPr>
              <w:pStyle w:val="TAC"/>
              <w:rPr>
                <w:rFonts w:eastAsia="Batang"/>
                <w:sz w:val="16"/>
                <w:szCs w:val="16"/>
              </w:rPr>
            </w:pPr>
            <w:r w:rsidRPr="00353B5A">
              <w:rPr>
                <w:rFonts w:eastAsia="Batang"/>
                <w:sz w:val="16"/>
                <w:szCs w:val="16"/>
              </w:rPr>
              <w:t>4</w:t>
            </w:r>
          </w:p>
        </w:tc>
      </w:tr>
      <w:tr w:rsidR="00A85A4C" w:rsidRPr="007A60CA" w14:paraId="09808CC3" w14:textId="77777777" w:rsidTr="00DC01E2">
        <w:trPr>
          <w:jc w:val="center"/>
        </w:trPr>
        <w:tc>
          <w:tcPr>
            <w:tcW w:w="1510" w:type="dxa"/>
            <w:vMerge/>
            <w:shd w:val="clear" w:color="auto" w:fill="auto"/>
          </w:tcPr>
          <w:p w14:paraId="378EB7E0" w14:textId="77777777" w:rsidR="00A85A4C" w:rsidRPr="00353B5A" w:rsidRDefault="00A85A4C" w:rsidP="00DC01E2">
            <w:pPr>
              <w:pStyle w:val="TAC"/>
              <w:rPr>
                <w:rFonts w:eastAsia="Batang"/>
                <w:sz w:val="16"/>
                <w:szCs w:val="16"/>
              </w:rPr>
            </w:pPr>
          </w:p>
        </w:tc>
        <w:tc>
          <w:tcPr>
            <w:tcW w:w="1510" w:type="dxa"/>
            <w:shd w:val="clear" w:color="auto" w:fill="auto"/>
            <w:vAlign w:val="center"/>
          </w:tcPr>
          <w:p w14:paraId="7930F02D" w14:textId="77777777" w:rsidR="00A85A4C" w:rsidRPr="00353B5A" w:rsidRDefault="00A85A4C" w:rsidP="00DC01E2">
            <w:pPr>
              <w:pStyle w:val="TAC"/>
              <w:rPr>
                <w:rFonts w:eastAsia="Batang"/>
                <w:sz w:val="16"/>
                <w:szCs w:val="16"/>
              </w:rPr>
            </w:pPr>
            <w:r w:rsidRPr="00353B5A">
              <w:rPr>
                <w:rFonts w:eastAsia="Batang"/>
                <w:sz w:val="16"/>
                <w:szCs w:val="16"/>
              </w:rPr>
              <w:t>3</w:t>
            </w:r>
          </w:p>
        </w:tc>
        <w:tc>
          <w:tcPr>
            <w:tcW w:w="1510" w:type="dxa"/>
            <w:shd w:val="clear" w:color="auto" w:fill="auto"/>
          </w:tcPr>
          <w:p w14:paraId="657AEC73" w14:textId="77777777" w:rsidR="00A85A4C" w:rsidRPr="00353B5A" w:rsidDel="0010454C" w:rsidRDefault="00A85A4C" w:rsidP="00DC01E2">
            <w:pPr>
              <w:pStyle w:val="TAC"/>
              <w:rPr>
                <w:rFonts w:eastAsia="Batang"/>
                <w:sz w:val="16"/>
                <w:szCs w:val="16"/>
              </w:rPr>
            </w:pPr>
            <w:r w:rsidRPr="00353B5A">
              <w:rPr>
                <w:rFonts w:eastAsia="Batang"/>
                <w:sz w:val="16"/>
                <w:szCs w:val="16"/>
              </w:rPr>
              <w:t>Type B</w:t>
            </w:r>
          </w:p>
        </w:tc>
        <w:tc>
          <w:tcPr>
            <w:tcW w:w="1510" w:type="dxa"/>
            <w:shd w:val="clear" w:color="auto" w:fill="auto"/>
          </w:tcPr>
          <w:p w14:paraId="37CDEC97" w14:textId="77777777" w:rsidR="00A85A4C" w:rsidRPr="00353B5A" w:rsidDel="0010454C"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71FA3D83" w14:textId="77777777" w:rsidR="00A85A4C" w:rsidRPr="00353B5A" w:rsidDel="0010454C" w:rsidRDefault="00A85A4C" w:rsidP="00DC01E2">
            <w:pPr>
              <w:pStyle w:val="TAC"/>
              <w:rPr>
                <w:rFonts w:eastAsia="Batang"/>
                <w:sz w:val="16"/>
                <w:szCs w:val="16"/>
              </w:rPr>
            </w:pPr>
            <w:r w:rsidRPr="00353B5A">
              <w:rPr>
                <w:rFonts w:eastAsia="Batang"/>
                <w:sz w:val="16"/>
                <w:szCs w:val="16"/>
              </w:rPr>
              <w:t>6</w:t>
            </w:r>
          </w:p>
        </w:tc>
        <w:tc>
          <w:tcPr>
            <w:tcW w:w="1511" w:type="dxa"/>
            <w:shd w:val="clear" w:color="auto" w:fill="auto"/>
          </w:tcPr>
          <w:p w14:paraId="2816B092" w14:textId="77777777" w:rsidR="00A85A4C" w:rsidRPr="00353B5A" w:rsidDel="0010454C" w:rsidRDefault="00A85A4C" w:rsidP="00DC01E2">
            <w:pPr>
              <w:pStyle w:val="TAC"/>
              <w:rPr>
                <w:rFonts w:eastAsia="Batang"/>
                <w:sz w:val="16"/>
                <w:szCs w:val="16"/>
              </w:rPr>
            </w:pPr>
            <w:r w:rsidRPr="00353B5A">
              <w:rPr>
                <w:rFonts w:eastAsia="Batang"/>
                <w:sz w:val="16"/>
                <w:szCs w:val="16"/>
              </w:rPr>
              <w:t>4</w:t>
            </w:r>
          </w:p>
        </w:tc>
      </w:tr>
      <w:tr w:rsidR="00A85A4C" w:rsidRPr="007A60CA" w14:paraId="2F8D1236" w14:textId="77777777" w:rsidTr="00DC01E2">
        <w:trPr>
          <w:jc w:val="center"/>
        </w:trPr>
        <w:tc>
          <w:tcPr>
            <w:tcW w:w="1510" w:type="dxa"/>
            <w:shd w:val="clear" w:color="auto" w:fill="auto"/>
          </w:tcPr>
          <w:p w14:paraId="23A4BF67" w14:textId="77777777" w:rsidR="00A85A4C" w:rsidRPr="00353B5A" w:rsidRDefault="00A85A4C" w:rsidP="00DC01E2">
            <w:pPr>
              <w:pStyle w:val="TAC"/>
              <w:rPr>
                <w:rFonts w:eastAsia="Batang"/>
                <w:sz w:val="16"/>
                <w:szCs w:val="16"/>
              </w:rPr>
            </w:pPr>
            <w:r w:rsidRPr="00353B5A">
              <w:rPr>
                <w:rFonts w:eastAsia="Batang"/>
                <w:sz w:val="16"/>
                <w:szCs w:val="16"/>
              </w:rPr>
              <w:t>8</w:t>
            </w:r>
          </w:p>
        </w:tc>
        <w:tc>
          <w:tcPr>
            <w:tcW w:w="1510" w:type="dxa"/>
            <w:shd w:val="clear" w:color="auto" w:fill="auto"/>
            <w:vAlign w:val="center"/>
          </w:tcPr>
          <w:p w14:paraId="024F8C7E" w14:textId="77777777" w:rsidR="00A85A4C" w:rsidRPr="00353B5A" w:rsidRDefault="00A85A4C" w:rsidP="00DC01E2">
            <w:pPr>
              <w:pStyle w:val="TAC"/>
              <w:rPr>
                <w:rFonts w:eastAsia="Batang"/>
                <w:sz w:val="16"/>
                <w:szCs w:val="16"/>
              </w:rPr>
            </w:pPr>
            <w:r w:rsidRPr="00353B5A">
              <w:rPr>
                <w:rFonts w:eastAsia="Batang"/>
                <w:sz w:val="16"/>
                <w:szCs w:val="16"/>
              </w:rPr>
              <w:t>2,3</w:t>
            </w:r>
          </w:p>
        </w:tc>
        <w:tc>
          <w:tcPr>
            <w:tcW w:w="1510" w:type="dxa"/>
            <w:shd w:val="clear" w:color="auto" w:fill="auto"/>
          </w:tcPr>
          <w:p w14:paraId="40CD687C" w14:textId="77777777" w:rsidR="00A85A4C" w:rsidRPr="00353B5A" w:rsidDel="0010454C" w:rsidRDefault="00A85A4C" w:rsidP="00DC01E2">
            <w:pPr>
              <w:pStyle w:val="TAC"/>
              <w:rPr>
                <w:rFonts w:eastAsia="Batang"/>
                <w:sz w:val="16"/>
                <w:szCs w:val="16"/>
              </w:rPr>
            </w:pPr>
            <w:r w:rsidRPr="00353B5A">
              <w:rPr>
                <w:rFonts w:eastAsia="Batang"/>
                <w:sz w:val="16"/>
                <w:szCs w:val="16"/>
              </w:rPr>
              <w:t>Type B</w:t>
            </w:r>
          </w:p>
        </w:tc>
        <w:tc>
          <w:tcPr>
            <w:tcW w:w="1510" w:type="dxa"/>
            <w:shd w:val="clear" w:color="auto" w:fill="auto"/>
          </w:tcPr>
          <w:p w14:paraId="232E250F" w14:textId="77777777" w:rsidR="00A85A4C" w:rsidRPr="00353B5A" w:rsidDel="0010454C"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3C5069EB" w14:textId="77777777" w:rsidR="00A85A4C" w:rsidRPr="00353B5A" w:rsidDel="0010454C" w:rsidRDefault="00A85A4C" w:rsidP="00DC01E2">
            <w:pPr>
              <w:pStyle w:val="TAC"/>
              <w:rPr>
                <w:rFonts w:eastAsia="Batang"/>
                <w:sz w:val="16"/>
                <w:szCs w:val="16"/>
              </w:rPr>
            </w:pPr>
            <w:r w:rsidRPr="00353B5A">
              <w:rPr>
                <w:rFonts w:eastAsia="Batang"/>
                <w:sz w:val="16"/>
                <w:szCs w:val="16"/>
              </w:rPr>
              <w:t>5</w:t>
            </w:r>
          </w:p>
        </w:tc>
        <w:tc>
          <w:tcPr>
            <w:tcW w:w="1511" w:type="dxa"/>
            <w:shd w:val="clear" w:color="auto" w:fill="auto"/>
          </w:tcPr>
          <w:p w14:paraId="73FC426C" w14:textId="77777777" w:rsidR="00A85A4C" w:rsidRPr="00353B5A" w:rsidDel="0010454C" w:rsidRDefault="00A85A4C" w:rsidP="00DC01E2">
            <w:pPr>
              <w:pStyle w:val="TAC"/>
              <w:rPr>
                <w:rFonts w:eastAsia="Batang"/>
                <w:sz w:val="16"/>
                <w:szCs w:val="16"/>
              </w:rPr>
            </w:pPr>
            <w:r w:rsidRPr="00353B5A">
              <w:rPr>
                <w:rFonts w:eastAsia="DengXian" w:hint="eastAsia"/>
                <w:sz w:val="16"/>
                <w:szCs w:val="16"/>
                <w:lang w:eastAsia="zh-CN"/>
              </w:rPr>
              <w:t>6</w:t>
            </w:r>
          </w:p>
        </w:tc>
      </w:tr>
      <w:tr w:rsidR="00A85A4C" w:rsidRPr="007A60CA" w14:paraId="11B3CDCB" w14:textId="77777777" w:rsidTr="00DC01E2">
        <w:trPr>
          <w:jc w:val="center"/>
        </w:trPr>
        <w:tc>
          <w:tcPr>
            <w:tcW w:w="1510" w:type="dxa"/>
            <w:shd w:val="clear" w:color="auto" w:fill="auto"/>
          </w:tcPr>
          <w:p w14:paraId="52006786" w14:textId="77777777" w:rsidR="00A85A4C" w:rsidRPr="00353B5A" w:rsidRDefault="00A85A4C" w:rsidP="00DC01E2">
            <w:pPr>
              <w:pStyle w:val="TAC"/>
              <w:rPr>
                <w:rFonts w:eastAsia="Batang"/>
                <w:sz w:val="16"/>
                <w:szCs w:val="16"/>
              </w:rPr>
            </w:pPr>
            <w:r w:rsidRPr="00353B5A">
              <w:rPr>
                <w:rFonts w:eastAsia="Batang"/>
                <w:sz w:val="16"/>
                <w:szCs w:val="16"/>
              </w:rPr>
              <w:t>9</w:t>
            </w:r>
          </w:p>
        </w:tc>
        <w:tc>
          <w:tcPr>
            <w:tcW w:w="1510" w:type="dxa"/>
            <w:shd w:val="clear" w:color="auto" w:fill="auto"/>
            <w:vAlign w:val="center"/>
          </w:tcPr>
          <w:p w14:paraId="74906B93" w14:textId="77777777" w:rsidR="00A85A4C" w:rsidRPr="00353B5A" w:rsidRDefault="00A85A4C" w:rsidP="00DC01E2">
            <w:pPr>
              <w:pStyle w:val="TAC"/>
              <w:rPr>
                <w:rFonts w:eastAsia="Batang"/>
                <w:sz w:val="16"/>
                <w:szCs w:val="16"/>
              </w:rPr>
            </w:pPr>
            <w:r w:rsidRPr="00353B5A">
              <w:rPr>
                <w:rFonts w:eastAsia="Batang"/>
                <w:sz w:val="16"/>
                <w:szCs w:val="16"/>
              </w:rPr>
              <w:t>2,3</w:t>
            </w:r>
          </w:p>
        </w:tc>
        <w:tc>
          <w:tcPr>
            <w:tcW w:w="1510" w:type="dxa"/>
            <w:shd w:val="clear" w:color="auto" w:fill="auto"/>
          </w:tcPr>
          <w:p w14:paraId="637BD5D2" w14:textId="77777777" w:rsidR="00A85A4C" w:rsidRPr="00353B5A" w:rsidRDefault="00A85A4C" w:rsidP="00DC01E2">
            <w:pPr>
              <w:pStyle w:val="TAC"/>
              <w:rPr>
                <w:rFonts w:eastAsia="Batang"/>
                <w:sz w:val="16"/>
                <w:szCs w:val="16"/>
              </w:rPr>
            </w:pPr>
            <w:r w:rsidRPr="00353B5A">
              <w:rPr>
                <w:rFonts w:eastAsia="Batang"/>
                <w:sz w:val="16"/>
                <w:szCs w:val="16"/>
              </w:rPr>
              <w:t>Type B</w:t>
            </w:r>
          </w:p>
        </w:tc>
        <w:tc>
          <w:tcPr>
            <w:tcW w:w="1510" w:type="dxa"/>
            <w:shd w:val="clear" w:color="auto" w:fill="auto"/>
          </w:tcPr>
          <w:p w14:paraId="20C6B707"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026843F0" w14:textId="77777777" w:rsidR="00A85A4C" w:rsidRPr="00353B5A" w:rsidRDefault="00A85A4C" w:rsidP="00DC01E2">
            <w:pPr>
              <w:pStyle w:val="TAC"/>
              <w:rPr>
                <w:rFonts w:eastAsia="Batang"/>
                <w:sz w:val="16"/>
                <w:szCs w:val="16"/>
              </w:rPr>
            </w:pPr>
            <w:r w:rsidRPr="00353B5A">
              <w:rPr>
                <w:rFonts w:eastAsia="Batang"/>
                <w:sz w:val="16"/>
                <w:szCs w:val="16"/>
              </w:rPr>
              <w:t>5</w:t>
            </w:r>
          </w:p>
        </w:tc>
        <w:tc>
          <w:tcPr>
            <w:tcW w:w="1511" w:type="dxa"/>
            <w:shd w:val="clear" w:color="auto" w:fill="auto"/>
          </w:tcPr>
          <w:p w14:paraId="75031118" w14:textId="77777777" w:rsidR="00A85A4C" w:rsidRPr="00353B5A" w:rsidRDefault="00A85A4C" w:rsidP="00DC01E2">
            <w:pPr>
              <w:pStyle w:val="TAC"/>
              <w:rPr>
                <w:rFonts w:eastAsia="Batang"/>
                <w:sz w:val="16"/>
                <w:szCs w:val="16"/>
              </w:rPr>
            </w:pPr>
            <w:r w:rsidRPr="00353B5A">
              <w:rPr>
                <w:rFonts w:eastAsia="Batang"/>
                <w:sz w:val="16"/>
                <w:szCs w:val="16"/>
              </w:rPr>
              <w:t>2</w:t>
            </w:r>
          </w:p>
        </w:tc>
      </w:tr>
      <w:tr w:rsidR="00A85A4C" w:rsidRPr="007A60CA" w14:paraId="6B74AA77" w14:textId="77777777" w:rsidTr="00DC01E2">
        <w:trPr>
          <w:jc w:val="center"/>
        </w:trPr>
        <w:tc>
          <w:tcPr>
            <w:tcW w:w="1510" w:type="dxa"/>
            <w:shd w:val="clear" w:color="auto" w:fill="auto"/>
          </w:tcPr>
          <w:p w14:paraId="39EAA9E8" w14:textId="77777777" w:rsidR="00A85A4C" w:rsidRPr="00353B5A" w:rsidRDefault="00A85A4C" w:rsidP="00DC01E2">
            <w:pPr>
              <w:pStyle w:val="TAC"/>
              <w:rPr>
                <w:rFonts w:eastAsia="Batang"/>
                <w:sz w:val="16"/>
                <w:szCs w:val="16"/>
              </w:rPr>
            </w:pPr>
            <w:r w:rsidRPr="00353B5A">
              <w:rPr>
                <w:rFonts w:eastAsia="Batang"/>
                <w:sz w:val="16"/>
                <w:szCs w:val="16"/>
              </w:rPr>
              <w:t>10</w:t>
            </w:r>
          </w:p>
        </w:tc>
        <w:tc>
          <w:tcPr>
            <w:tcW w:w="1510" w:type="dxa"/>
            <w:shd w:val="clear" w:color="auto" w:fill="auto"/>
            <w:vAlign w:val="center"/>
          </w:tcPr>
          <w:p w14:paraId="7A84F5DB" w14:textId="77777777" w:rsidR="00A85A4C" w:rsidRPr="00353B5A" w:rsidRDefault="00A85A4C" w:rsidP="00DC01E2">
            <w:pPr>
              <w:pStyle w:val="TAC"/>
              <w:rPr>
                <w:rFonts w:eastAsia="Batang"/>
                <w:sz w:val="16"/>
                <w:szCs w:val="16"/>
              </w:rPr>
            </w:pPr>
            <w:r w:rsidRPr="00353B5A">
              <w:rPr>
                <w:rFonts w:eastAsia="Batang"/>
                <w:sz w:val="16"/>
                <w:szCs w:val="16"/>
              </w:rPr>
              <w:t>2,3</w:t>
            </w:r>
          </w:p>
        </w:tc>
        <w:tc>
          <w:tcPr>
            <w:tcW w:w="1510" w:type="dxa"/>
            <w:shd w:val="clear" w:color="auto" w:fill="auto"/>
          </w:tcPr>
          <w:p w14:paraId="59D8C4D3" w14:textId="77777777" w:rsidR="00A85A4C" w:rsidRPr="00353B5A" w:rsidRDefault="00A85A4C" w:rsidP="00DC01E2">
            <w:pPr>
              <w:pStyle w:val="TAC"/>
              <w:rPr>
                <w:rFonts w:eastAsia="Batang"/>
                <w:sz w:val="16"/>
                <w:szCs w:val="16"/>
              </w:rPr>
            </w:pPr>
            <w:r w:rsidRPr="00353B5A">
              <w:rPr>
                <w:rFonts w:eastAsia="Batang"/>
                <w:sz w:val="16"/>
                <w:szCs w:val="16"/>
              </w:rPr>
              <w:t>Type B</w:t>
            </w:r>
          </w:p>
        </w:tc>
        <w:tc>
          <w:tcPr>
            <w:tcW w:w="1510" w:type="dxa"/>
            <w:shd w:val="clear" w:color="auto" w:fill="auto"/>
          </w:tcPr>
          <w:p w14:paraId="6C03ACA4"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6402EF2F" w14:textId="77777777" w:rsidR="00A85A4C" w:rsidRPr="00353B5A" w:rsidRDefault="00A85A4C" w:rsidP="00DC01E2">
            <w:pPr>
              <w:pStyle w:val="TAC"/>
              <w:rPr>
                <w:rFonts w:eastAsia="Batang"/>
                <w:sz w:val="16"/>
                <w:szCs w:val="16"/>
              </w:rPr>
            </w:pPr>
            <w:r w:rsidRPr="00353B5A">
              <w:rPr>
                <w:rFonts w:eastAsia="Batang"/>
                <w:sz w:val="16"/>
                <w:szCs w:val="16"/>
              </w:rPr>
              <w:t>9</w:t>
            </w:r>
          </w:p>
        </w:tc>
        <w:tc>
          <w:tcPr>
            <w:tcW w:w="1511" w:type="dxa"/>
            <w:shd w:val="clear" w:color="auto" w:fill="auto"/>
          </w:tcPr>
          <w:p w14:paraId="5F9ED595" w14:textId="77777777" w:rsidR="00A85A4C" w:rsidRPr="00353B5A" w:rsidRDefault="00A85A4C" w:rsidP="00DC01E2">
            <w:pPr>
              <w:pStyle w:val="TAC"/>
              <w:rPr>
                <w:rFonts w:eastAsia="Batang"/>
                <w:sz w:val="16"/>
                <w:szCs w:val="16"/>
              </w:rPr>
            </w:pPr>
            <w:r w:rsidRPr="00353B5A">
              <w:rPr>
                <w:rFonts w:eastAsia="Batang"/>
                <w:sz w:val="16"/>
                <w:szCs w:val="16"/>
              </w:rPr>
              <w:t>2</w:t>
            </w:r>
          </w:p>
        </w:tc>
      </w:tr>
      <w:tr w:rsidR="00A85A4C" w:rsidRPr="007A60CA" w14:paraId="411E70CE" w14:textId="77777777" w:rsidTr="00DC01E2">
        <w:trPr>
          <w:jc w:val="center"/>
        </w:trPr>
        <w:tc>
          <w:tcPr>
            <w:tcW w:w="1510" w:type="dxa"/>
            <w:shd w:val="clear" w:color="auto" w:fill="auto"/>
          </w:tcPr>
          <w:p w14:paraId="75BC824D" w14:textId="77777777" w:rsidR="00A85A4C" w:rsidRPr="00353B5A" w:rsidRDefault="00A85A4C" w:rsidP="00DC01E2">
            <w:pPr>
              <w:pStyle w:val="TAC"/>
              <w:rPr>
                <w:rFonts w:eastAsia="Batang"/>
                <w:sz w:val="16"/>
                <w:szCs w:val="16"/>
              </w:rPr>
            </w:pPr>
            <w:r w:rsidRPr="00353B5A">
              <w:rPr>
                <w:rFonts w:eastAsia="Batang"/>
                <w:sz w:val="16"/>
                <w:szCs w:val="16"/>
              </w:rPr>
              <w:t>11</w:t>
            </w:r>
          </w:p>
        </w:tc>
        <w:tc>
          <w:tcPr>
            <w:tcW w:w="1510" w:type="dxa"/>
            <w:shd w:val="clear" w:color="auto" w:fill="auto"/>
            <w:vAlign w:val="center"/>
          </w:tcPr>
          <w:p w14:paraId="5BDFB38A" w14:textId="77777777" w:rsidR="00A85A4C" w:rsidRPr="00353B5A" w:rsidRDefault="00A85A4C" w:rsidP="00DC01E2">
            <w:pPr>
              <w:pStyle w:val="TAC"/>
              <w:rPr>
                <w:rFonts w:eastAsia="Batang"/>
                <w:sz w:val="16"/>
                <w:szCs w:val="16"/>
              </w:rPr>
            </w:pPr>
            <w:r w:rsidRPr="00353B5A">
              <w:rPr>
                <w:rFonts w:eastAsia="Batang"/>
                <w:sz w:val="16"/>
                <w:szCs w:val="16"/>
              </w:rPr>
              <w:t>2,3</w:t>
            </w:r>
          </w:p>
        </w:tc>
        <w:tc>
          <w:tcPr>
            <w:tcW w:w="1510" w:type="dxa"/>
            <w:shd w:val="clear" w:color="auto" w:fill="auto"/>
          </w:tcPr>
          <w:p w14:paraId="2FF7A0CE" w14:textId="77777777" w:rsidR="00A85A4C" w:rsidRPr="00353B5A" w:rsidRDefault="00A85A4C" w:rsidP="00DC01E2">
            <w:pPr>
              <w:pStyle w:val="TAC"/>
              <w:rPr>
                <w:rFonts w:eastAsia="Batang"/>
                <w:sz w:val="16"/>
                <w:szCs w:val="16"/>
              </w:rPr>
            </w:pPr>
            <w:r w:rsidRPr="00353B5A">
              <w:rPr>
                <w:rFonts w:eastAsia="Batang"/>
                <w:sz w:val="16"/>
                <w:szCs w:val="16"/>
              </w:rPr>
              <w:t>Type B</w:t>
            </w:r>
          </w:p>
        </w:tc>
        <w:tc>
          <w:tcPr>
            <w:tcW w:w="1510" w:type="dxa"/>
            <w:shd w:val="clear" w:color="auto" w:fill="auto"/>
          </w:tcPr>
          <w:p w14:paraId="49E0D959"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51FF155B" w14:textId="77777777" w:rsidR="00A85A4C" w:rsidRPr="00353B5A" w:rsidRDefault="00A85A4C" w:rsidP="00DC01E2">
            <w:pPr>
              <w:pStyle w:val="TAC"/>
              <w:rPr>
                <w:rFonts w:eastAsia="Batang"/>
                <w:sz w:val="16"/>
                <w:szCs w:val="16"/>
              </w:rPr>
            </w:pPr>
            <w:r w:rsidRPr="00353B5A">
              <w:rPr>
                <w:rFonts w:eastAsia="Batang"/>
                <w:sz w:val="16"/>
                <w:szCs w:val="16"/>
              </w:rPr>
              <w:t>10</w:t>
            </w:r>
          </w:p>
        </w:tc>
        <w:tc>
          <w:tcPr>
            <w:tcW w:w="1511" w:type="dxa"/>
            <w:shd w:val="clear" w:color="auto" w:fill="auto"/>
          </w:tcPr>
          <w:p w14:paraId="41E31EB9" w14:textId="77777777" w:rsidR="00A85A4C" w:rsidRPr="00353B5A" w:rsidRDefault="00A85A4C" w:rsidP="00DC01E2">
            <w:pPr>
              <w:pStyle w:val="TAC"/>
              <w:rPr>
                <w:rFonts w:eastAsia="Batang"/>
                <w:sz w:val="16"/>
                <w:szCs w:val="16"/>
              </w:rPr>
            </w:pPr>
            <w:r w:rsidRPr="00353B5A">
              <w:rPr>
                <w:rFonts w:eastAsia="Batang"/>
                <w:sz w:val="16"/>
                <w:szCs w:val="16"/>
              </w:rPr>
              <w:t>2</w:t>
            </w:r>
          </w:p>
        </w:tc>
      </w:tr>
      <w:tr w:rsidR="00A85A4C" w:rsidRPr="007A60CA" w14:paraId="4A0E81D9" w14:textId="77777777" w:rsidTr="00DC01E2">
        <w:trPr>
          <w:jc w:val="center"/>
        </w:trPr>
        <w:tc>
          <w:tcPr>
            <w:tcW w:w="1510" w:type="dxa"/>
            <w:shd w:val="clear" w:color="auto" w:fill="auto"/>
          </w:tcPr>
          <w:p w14:paraId="47DA6142" w14:textId="77777777" w:rsidR="00A85A4C" w:rsidRPr="00353B5A" w:rsidRDefault="00A85A4C" w:rsidP="00DC01E2">
            <w:pPr>
              <w:pStyle w:val="TAC"/>
              <w:rPr>
                <w:rFonts w:eastAsia="Batang"/>
                <w:sz w:val="16"/>
                <w:szCs w:val="16"/>
              </w:rPr>
            </w:pPr>
            <w:r w:rsidRPr="00353B5A">
              <w:rPr>
                <w:rFonts w:eastAsia="Batang"/>
                <w:sz w:val="16"/>
                <w:szCs w:val="16"/>
              </w:rPr>
              <w:t>12</w:t>
            </w:r>
          </w:p>
        </w:tc>
        <w:tc>
          <w:tcPr>
            <w:tcW w:w="1510" w:type="dxa"/>
            <w:shd w:val="clear" w:color="auto" w:fill="auto"/>
            <w:vAlign w:val="center"/>
          </w:tcPr>
          <w:p w14:paraId="1FD1F353" w14:textId="77777777" w:rsidR="00A85A4C" w:rsidRPr="00353B5A" w:rsidRDefault="00A85A4C" w:rsidP="00DC01E2">
            <w:pPr>
              <w:pStyle w:val="TAC"/>
              <w:rPr>
                <w:rFonts w:eastAsia="Batang"/>
                <w:sz w:val="16"/>
                <w:szCs w:val="16"/>
              </w:rPr>
            </w:pPr>
            <w:r w:rsidRPr="00353B5A">
              <w:rPr>
                <w:rFonts w:eastAsia="Batang"/>
                <w:sz w:val="16"/>
                <w:szCs w:val="16"/>
              </w:rPr>
              <w:t>2,3</w:t>
            </w:r>
          </w:p>
        </w:tc>
        <w:tc>
          <w:tcPr>
            <w:tcW w:w="1510" w:type="dxa"/>
            <w:shd w:val="clear" w:color="auto" w:fill="auto"/>
          </w:tcPr>
          <w:p w14:paraId="54708287"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10" w:type="dxa"/>
            <w:shd w:val="clear" w:color="auto" w:fill="auto"/>
          </w:tcPr>
          <w:p w14:paraId="7B4C6AE7"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3DAE1568" w14:textId="77777777" w:rsidR="00A85A4C" w:rsidRPr="00353B5A" w:rsidRDefault="00A85A4C" w:rsidP="00DC01E2">
            <w:pPr>
              <w:pStyle w:val="TAC"/>
              <w:rPr>
                <w:rFonts w:eastAsia="Batang"/>
                <w:sz w:val="16"/>
                <w:szCs w:val="16"/>
              </w:rPr>
            </w:pPr>
            <w:r w:rsidRPr="00353B5A">
              <w:rPr>
                <w:rFonts w:eastAsia="Batang"/>
                <w:sz w:val="16"/>
                <w:szCs w:val="16"/>
              </w:rPr>
              <w:t>1</w:t>
            </w:r>
          </w:p>
        </w:tc>
        <w:tc>
          <w:tcPr>
            <w:tcW w:w="1511" w:type="dxa"/>
            <w:shd w:val="clear" w:color="auto" w:fill="auto"/>
          </w:tcPr>
          <w:p w14:paraId="5A78096D" w14:textId="77777777" w:rsidR="00A85A4C" w:rsidRPr="00353B5A" w:rsidRDefault="00A85A4C" w:rsidP="00DC01E2">
            <w:pPr>
              <w:pStyle w:val="TAC"/>
              <w:rPr>
                <w:rFonts w:eastAsia="Batang"/>
                <w:sz w:val="16"/>
                <w:szCs w:val="16"/>
              </w:rPr>
            </w:pPr>
            <w:r w:rsidRPr="00353B5A">
              <w:rPr>
                <w:rFonts w:eastAsia="Batang"/>
                <w:sz w:val="16"/>
                <w:szCs w:val="16"/>
              </w:rPr>
              <w:t>11</w:t>
            </w:r>
          </w:p>
        </w:tc>
      </w:tr>
      <w:tr w:rsidR="00A85A4C" w:rsidRPr="007A60CA" w14:paraId="070433D5" w14:textId="77777777" w:rsidTr="00DC01E2">
        <w:trPr>
          <w:jc w:val="center"/>
        </w:trPr>
        <w:tc>
          <w:tcPr>
            <w:tcW w:w="1510" w:type="dxa"/>
            <w:shd w:val="clear" w:color="auto" w:fill="auto"/>
          </w:tcPr>
          <w:p w14:paraId="29984736" w14:textId="77777777" w:rsidR="00A85A4C" w:rsidRPr="00353B5A" w:rsidRDefault="00A85A4C" w:rsidP="00DC01E2">
            <w:pPr>
              <w:pStyle w:val="TAC"/>
              <w:rPr>
                <w:rFonts w:eastAsia="Batang"/>
                <w:sz w:val="16"/>
                <w:szCs w:val="16"/>
              </w:rPr>
            </w:pPr>
            <w:r w:rsidRPr="00353B5A">
              <w:rPr>
                <w:rFonts w:eastAsia="Batang"/>
                <w:sz w:val="16"/>
                <w:szCs w:val="16"/>
              </w:rPr>
              <w:t>13</w:t>
            </w:r>
          </w:p>
        </w:tc>
        <w:tc>
          <w:tcPr>
            <w:tcW w:w="1510" w:type="dxa"/>
            <w:shd w:val="clear" w:color="auto" w:fill="auto"/>
            <w:vAlign w:val="center"/>
          </w:tcPr>
          <w:p w14:paraId="51F0B33D" w14:textId="77777777" w:rsidR="00A85A4C" w:rsidRPr="00353B5A" w:rsidRDefault="00A85A4C" w:rsidP="00DC01E2">
            <w:pPr>
              <w:pStyle w:val="TAC"/>
              <w:rPr>
                <w:rFonts w:eastAsia="Batang"/>
                <w:sz w:val="16"/>
                <w:szCs w:val="16"/>
              </w:rPr>
            </w:pPr>
            <w:r w:rsidRPr="00353B5A">
              <w:rPr>
                <w:rFonts w:eastAsia="Batang"/>
                <w:sz w:val="16"/>
                <w:szCs w:val="16"/>
              </w:rPr>
              <w:t>2,3</w:t>
            </w:r>
          </w:p>
        </w:tc>
        <w:tc>
          <w:tcPr>
            <w:tcW w:w="1510" w:type="dxa"/>
            <w:shd w:val="clear" w:color="auto" w:fill="auto"/>
          </w:tcPr>
          <w:p w14:paraId="1A191616"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10" w:type="dxa"/>
            <w:shd w:val="clear" w:color="auto" w:fill="auto"/>
          </w:tcPr>
          <w:p w14:paraId="4F71052F"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3DE0C8F2" w14:textId="77777777" w:rsidR="00A85A4C" w:rsidRPr="00353B5A" w:rsidRDefault="00A85A4C" w:rsidP="00DC01E2">
            <w:pPr>
              <w:pStyle w:val="TAC"/>
              <w:rPr>
                <w:rFonts w:eastAsia="Batang"/>
                <w:sz w:val="16"/>
                <w:szCs w:val="16"/>
              </w:rPr>
            </w:pPr>
            <w:r w:rsidRPr="00353B5A">
              <w:rPr>
                <w:rFonts w:eastAsia="Batang"/>
                <w:sz w:val="16"/>
                <w:szCs w:val="16"/>
              </w:rPr>
              <w:t>1</w:t>
            </w:r>
          </w:p>
        </w:tc>
        <w:tc>
          <w:tcPr>
            <w:tcW w:w="1511" w:type="dxa"/>
            <w:shd w:val="clear" w:color="auto" w:fill="auto"/>
          </w:tcPr>
          <w:p w14:paraId="7389C2D4" w14:textId="77777777" w:rsidR="00A85A4C" w:rsidRPr="00353B5A" w:rsidRDefault="00A85A4C" w:rsidP="00DC01E2">
            <w:pPr>
              <w:pStyle w:val="TAC"/>
              <w:rPr>
                <w:rFonts w:eastAsia="Batang"/>
                <w:sz w:val="16"/>
                <w:szCs w:val="16"/>
              </w:rPr>
            </w:pPr>
            <w:r w:rsidRPr="00353B5A">
              <w:rPr>
                <w:rFonts w:eastAsia="Batang"/>
                <w:sz w:val="16"/>
                <w:szCs w:val="16"/>
              </w:rPr>
              <w:t>6</w:t>
            </w:r>
          </w:p>
        </w:tc>
      </w:tr>
      <w:tr w:rsidR="00A85A4C" w:rsidRPr="007A60CA" w14:paraId="3A91B8D8" w14:textId="77777777" w:rsidTr="00DC01E2">
        <w:trPr>
          <w:jc w:val="center"/>
        </w:trPr>
        <w:tc>
          <w:tcPr>
            <w:tcW w:w="1510" w:type="dxa"/>
            <w:shd w:val="clear" w:color="auto" w:fill="auto"/>
          </w:tcPr>
          <w:p w14:paraId="47452CBF" w14:textId="77777777" w:rsidR="00A85A4C" w:rsidRPr="00353B5A" w:rsidRDefault="00A85A4C" w:rsidP="00DC01E2">
            <w:pPr>
              <w:pStyle w:val="TAC"/>
              <w:rPr>
                <w:rFonts w:eastAsia="Batang"/>
                <w:sz w:val="16"/>
                <w:szCs w:val="16"/>
              </w:rPr>
            </w:pPr>
            <w:r w:rsidRPr="00353B5A">
              <w:rPr>
                <w:rFonts w:eastAsia="Batang"/>
                <w:sz w:val="16"/>
                <w:szCs w:val="16"/>
              </w:rPr>
              <w:t>14</w:t>
            </w:r>
          </w:p>
        </w:tc>
        <w:tc>
          <w:tcPr>
            <w:tcW w:w="1510" w:type="dxa"/>
            <w:shd w:val="clear" w:color="auto" w:fill="auto"/>
            <w:vAlign w:val="center"/>
          </w:tcPr>
          <w:p w14:paraId="43D28855" w14:textId="77777777" w:rsidR="00A85A4C" w:rsidRPr="00353B5A" w:rsidRDefault="00A85A4C" w:rsidP="00DC01E2">
            <w:pPr>
              <w:pStyle w:val="TAC"/>
              <w:rPr>
                <w:rFonts w:eastAsia="Batang"/>
                <w:sz w:val="16"/>
                <w:szCs w:val="16"/>
              </w:rPr>
            </w:pPr>
            <w:r w:rsidRPr="00353B5A">
              <w:rPr>
                <w:rFonts w:eastAsia="Batang"/>
                <w:sz w:val="16"/>
                <w:szCs w:val="16"/>
              </w:rPr>
              <w:t>2,3</w:t>
            </w:r>
          </w:p>
        </w:tc>
        <w:tc>
          <w:tcPr>
            <w:tcW w:w="1510" w:type="dxa"/>
            <w:shd w:val="clear" w:color="auto" w:fill="auto"/>
          </w:tcPr>
          <w:p w14:paraId="7EC502C3"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10" w:type="dxa"/>
            <w:shd w:val="clear" w:color="auto" w:fill="auto"/>
          </w:tcPr>
          <w:p w14:paraId="6707E388"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34B0B970" w14:textId="77777777" w:rsidR="00A85A4C" w:rsidRPr="00353B5A" w:rsidRDefault="00A85A4C" w:rsidP="00DC01E2">
            <w:pPr>
              <w:pStyle w:val="TAC"/>
              <w:rPr>
                <w:rFonts w:eastAsia="Batang"/>
                <w:sz w:val="16"/>
                <w:szCs w:val="16"/>
              </w:rPr>
            </w:pPr>
            <w:r w:rsidRPr="00353B5A">
              <w:rPr>
                <w:rFonts w:eastAsia="Batang"/>
                <w:sz w:val="16"/>
                <w:szCs w:val="16"/>
              </w:rPr>
              <w:t>2</w:t>
            </w:r>
          </w:p>
        </w:tc>
        <w:tc>
          <w:tcPr>
            <w:tcW w:w="1511" w:type="dxa"/>
            <w:shd w:val="clear" w:color="auto" w:fill="auto"/>
          </w:tcPr>
          <w:p w14:paraId="7AC6E024" w14:textId="77777777" w:rsidR="00A85A4C" w:rsidRPr="00353B5A" w:rsidRDefault="00A85A4C" w:rsidP="00DC01E2">
            <w:pPr>
              <w:pStyle w:val="TAC"/>
              <w:rPr>
                <w:rFonts w:eastAsia="Batang"/>
                <w:sz w:val="16"/>
                <w:szCs w:val="16"/>
              </w:rPr>
            </w:pPr>
            <w:r w:rsidRPr="00353B5A">
              <w:rPr>
                <w:rFonts w:eastAsia="Batang"/>
                <w:sz w:val="16"/>
                <w:szCs w:val="16"/>
              </w:rPr>
              <w:t>4</w:t>
            </w:r>
          </w:p>
        </w:tc>
      </w:tr>
      <w:tr w:rsidR="00A85A4C" w:rsidRPr="007A60CA" w14:paraId="1EB1333C" w14:textId="77777777" w:rsidTr="00DC01E2">
        <w:trPr>
          <w:jc w:val="center"/>
        </w:trPr>
        <w:tc>
          <w:tcPr>
            <w:tcW w:w="1510" w:type="dxa"/>
            <w:shd w:val="clear" w:color="auto" w:fill="auto"/>
          </w:tcPr>
          <w:p w14:paraId="036D0260" w14:textId="77777777" w:rsidR="00A85A4C" w:rsidRPr="00353B5A" w:rsidRDefault="00A85A4C" w:rsidP="00DC01E2">
            <w:pPr>
              <w:pStyle w:val="TAC"/>
              <w:rPr>
                <w:rFonts w:eastAsia="Batang"/>
                <w:sz w:val="16"/>
                <w:szCs w:val="16"/>
              </w:rPr>
            </w:pPr>
            <w:r w:rsidRPr="00353B5A">
              <w:rPr>
                <w:rFonts w:eastAsia="Batang"/>
                <w:sz w:val="16"/>
                <w:szCs w:val="16"/>
              </w:rPr>
              <w:t>15</w:t>
            </w:r>
          </w:p>
        </w:tc>
        <w:tc>
          <w:tcPr>
            <w:tcW w:w="1510" w:type="dxa"/>
            <w:shd w:val="clear" w:color="auto" w:fill="auto"/>
            <w:vAlign w:val="center"/>
          </w:tcPr>
          <w:p w14:paraId="0800D06E" w14:textId="77777777" w:rsidR="00A85A4C" w:rsidRPr="00353B5A" w:rsidRDefault="00A85A4C" w:rsidP="00DC01E2">
            <w:pPr>
              <w:pStyle w:val="TAC"/>
              <w:rPr>
                <w:rFonts w:eastAsia="Batang"/>
                <w:sz w:val="16"/>
                <w:szCs w:val="16"/>
              </w:rPr>
            </w:pPr>
            <w:r w:rsidRPr="00353B5A">
              <w:rPr>
                <w:rFonts w:eastAsia="Batang"/>
                <w:sz w:val="16"/>
                <w:szCs w:val="16"/>
              </w:rPr>
              <w:t>2,3</w:t>
            </w:r>
          </w:p>
        </w:tc>
        <w:tc>
          <w:tcPr>
            <w:tcW w:w="1510" w:type="dxa"/>
            <w:shd w:val="clear" w:color="auto" w:fill="auto"/>
          </w:tcPr>
          <w:p w14:paraId="2248BE3D" w14:textId="77777777" w:rsidR="00A85A4C" w:rsidRPr="00353B5A" w:rsidRDefault="00A85A4C" w:rsidP="00DC01E2">
            <w:pPr>
              <w:pStyle w:val="TAC"/>
              <w:rPr>
                <w:rFonts w:eastAsia="Batang"/>
                <w:sz w:val="16"/>
                <w:szCs w:val="16"/>
              </w:rPr>
            </w:pPr>
            <w:r w:rsidRPr="00353B5A">
              <w:rPr>
                <w:rFonts w:eastAsia="Batang"/>
                <w:sz w:val="16"/>
                <w:szCs w:val="16"/>
              </w:rPr>
              <w:t>Type B</w:t>
            </w:r>
          </w:p>
        </w:tc>
        <w:tc>
          <w:tcPr>
            <w:tcW w:w="1510" w:type="dxa"/>
            <w:shd w:val="clear" w:color="auto" w:fill="auto"/>
          </w:tcPr>
          <w:p w14:paraId="5BB6FF6D"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1671ED90" w14:textId="77777777" w:rsidR="00A85A4C" w:rsidRPr="00353B5A" w:rsidRDefault="00A85A4C" w:rsidP="00DC01E2">
            <w:pPr>
              <w:pStyle w:val="TAC"/>
              <w:rPr>
                <w:rFonts w:eastAsia="Batang"/>
                <w:sz w:val="16"/>
                <w:szCs w:val="16"/>
              </w:rPr>
            </w:pPr>
            <w:r w:rsidRPr="00353B5A">
              <w:rPr>
                <w:rFonts w:eastAsia="Batang"/>
                <w:sz w:val="16"/>
                <w:szCs w:val="16"/>
              </w:rPr>
              <w:t>4</w:t>
            </w:r>
          </w:p>
        </w:tc>
        <w:tc>
          <w:tcPr>
            <w:tcW w:w="1511" w:type="dxa"/>
            <w:shd w:val="clear" w:color="auto" w:fill="auto"/>
          </w:tcPr>
          <w:p w14:paraId="2BB3758C" w14:textId="77777777" w:rsidR="00A85A4C" w:rsidRPr="00353B5A" w:rsidRDefault="00A85A4C" w:rsidP="00DC01E2">
            <w:pPr>
              <w:pStyle w:val="TAC"/>
              <w:rPr>
                <w:rFonts w:eastAsia="Batang"/>
                <w:sz w:val="16"/>
                <w:szCs w:val="16"/>
              </w:rPr>
            </w:pPr>
            <w:r w:rsidRPr="00353B5A">
              <w:rPr>
                <w:rFonts w:eastAsia="Batang"/>
                <w:sz w:val="16"/>
                <w:szCs w:val="16"/>
              </w:rPr>
              <w:t>6</w:t>
            </w:r>
          </w:p>
        </w:tc>
      </w:tr>
      <w:tr w:rsidR="00A85A4C" w:rsidRPr="007A60CA" w14:paraId="3C497934" w14:textId="77777777" w:rsidTr="00DC01E2">
        <w:trPr>
          <w:jc w:val="center"/>
        </w:trPr>
        <w:tc>
          <w:tcPr>
            <w:tcW w:w="1510" w:type="dxa"/>
            <w:shd w:val="clear" w:color="auto" w:fill="auto"/>
          </w:tcPr>
          <w:p w14:paraId="0F074131" w14:textId="77777777" w:rsidR="00A85A4C" w:rsidRPr="00353B5A" w:rsidRDefault="00A85A4C" w:rsidP="00DC01E2">
            <w:pPr>
              <w:pStyle w:val="TAC"/>
              <w:rPr>
                <w:rFonts w:eastAsia="Batang"/>
                <w:sz w:val="16"/>
                <w:szCs w:val="16"/>
              </w:rPr>
            </w:pPr>
            <w:r w:rsidRPr="00353B5A">
              <w:rPr>
                <w:rFonts w:eastAsia="Batang"/>
                <w:sz w:val="16"/>
                <w:szCs w:val="16"/>
              </w:rPr>
              <w:t>16</w:t>
            </w:r>
          </w:p>
        </w:tc>
        <w:tc>
          <w:tcPr>
            <w:tcW w:w="1510" w:type="dxa"/>
            <w:shd w:val="clear" w:color="auto" w:fill="auto"/>
            <w:vAlign w:val="center"/>
          </w:tcPr>
          <w:p w14:paraId="245CB7B7" w14:textId="77777777" w:rsidR="00A85A4C" w:rsidRPr="00353B5A" w:rsidRDefault="00A85A4C" w:rsidP="00DC01E2">
            <w:pPr>
              <w:pStyle w:val="TAC"/>
              <w:rPr>
                <w:rFonts w:eastAsia="Batang"/>
                <w:sz w:val="16"/>
                <w:szCs w:val="16"/>
              </w:rPr>
            </w:pPr>
            <w:r w:rsidRPr="00353B5A">
              <w:rPr>
                <w:rFonts w:eastAsia="Batang"/>
                <w:sz w:val="16"/>
                <w:szCs w:val="16"/>
              </w:rPr>
              <w:t>2,3</w:t>
            </w:r>
          </w:p>
        </w:tc>
        <w:tc>
          <w:tcPr>
            <w:tcW w:w="1510" w:type="dxa"/>
            <w:shd w:val="clear" w:color="auto" w:fill="auto"/>
          </w:tcPr>
          <w:p w14:paraId="1400A2D4" w14:textId="77777777" w:rsidR="00A85A4C" w:rsidRPr="00353B5A" w:rsidRDefault="00A85A4C" w:rsidP="00DC01E2">
            <w:pPr>
              <w:pStyle w:val="TAC"/>
              <w:rPr>
                <w:rFonts w:eastAsia="Batang"/>
                <w:sz w:val="16"/>
                <w:szCs w:val="16"/>
              </w:rPr>
            </w:pPr>
            <w:r w:rsidRPr="00353B5A">
              <w:rPr>
                <w:rFonts w:eastAsia="Batang"/>
                <w:sz w:val="16"/>
                <w:szCs w:val="16"/>
              </w:rPr>
              <w:t>Type B</w:t>
            </w:r>
          </w:p>
        </w:tc>
        <w:tc>
          <w:tcPr>
            <w:tcW w:w="1510" w:type="dxa"/>
            <w:shd w:val="clear" w:color="auto" w:fill="auto"/>
          </w:tcPr>
          <w:p w14:paraId="77734D18"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11" w:type="dxa"/>
            <w:shd w:val="clear" w:color="auto" w:fill="auto"/>
          </w:tcPr>
          <w:p w14:paraId="1D6186C2" w14:textId="77777777" w:rsidR="00A85A4C" w:rsidRPr="00353B5A" w:rsidRDefault="00A85A4C" w:rsidP="00DC01E2">
            <w:pPr>
              <w:pStyle w:val="TAC"/>
              <w:rPr>
                <w:rFonts w:eastAsia="Batang"/>
                <w:sz w:val="16"/>
                <w:szCs w:val="16"/>
              </w:rPr>
            </w:pPr>
            <w:r w:rsidRPr="00353B5A">
              <w:rPr>
                <w:rFonts w:eastAsia="Batang"/>
                <w:sz w:val="16"/>
                <w:szCs w:val="16"/>
              </w:rPr>
              <w:t>8</w:t>
            </w:r>
          </w:p>
        </w:tc>
        <w:tc>
          <w:tcPr>
            <w:tcW w:w="1511" w:type="dxa"/>
            <w:shd w:val="clear" w:color="auto" w:fill="auto"/>
          </w:tcPr>
          <w:p w14:paraId="417B8FD3" w14:textId="77777777" w:rsidR="00A85A4C" w:rsidRPr="00353B5A" w:rsidRDefault="00A85A4C" w:rsidP="00DC01E2">
            <w:pPr>
              <w:pStyle w:val="TAC"/>
              <w:rPr>
                <w:rFonts w:eastAsia="Batang"/>
                <w:sz w:val="16"/>
                <w:szCs w:val="16"/>
              </w:rPr>
            </w:pPr>
            <w:r w:rsidRPr="00353B5A">
              <w:rPr>
                <w:rFonts w:eastAsia="Batang"/>
                <w:sz w:val="16"/>
                <w:szCs w:val="16"/>
              </w:rPr>
              <w:t>4</w:t>
            </w:r>
          </w:p>
        </w:tc>
      </w:tr>
    </w:tbl>
    <w:p w14:paraId="69BB9AC7" w14:textId="77777777" w:rsidR="00A85A4C" w:rsidRPr="007A60CA" w:rsidRDefault="00A85A4C" w:rsidP="00353B5A">
      <w:pPr>
        <w:rPr>
          <w:lang w:eastAsia="zh-CN"/>
        </w:rPr>
      </w:pPr>
      <w:bookmarkStart w:id="4264" w:name="OLE_LINK12"/>
      <w:bookmarkEnd w:id="4260"/>
      <w:bookmarkEnd w:id="4261"/>
    </w:p>
    <w:bookmarkEnd w:id="4258"/>
    <w:bookmarkEnd w:id="4259"/>
    <w:p w14:paraId="5D2DAACB" w14:textId="77777777" w:rsidR="00A85A4C" w:rsidRPr="00EF5DB8" w:rsidRDefault="00A85A4C" w:rsidP="00353B5A">
      <w:pPr>
        <w:pStyle w:val="TH"/>
        <w:rPr>
          <w:sz w:val="18"/>
          <w:szCs w:val="18"/>
        </w:rPr>
      </w:pPr>
      <w:r w:rsidRPr="00EF5DB8">
        <w:rPr>
          <w:sz w:val="18"/>
          <w:szCs w:val="18"/>
        </w:rPr>
        <w:t>Default PUSCH time domain RA table with ECP</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502"/>
        <w:gridCol w:w="1501"/>
        <w:gridCol w:w="1502"/>
        <w:gridCol w:w="1502"/>
      </w:tblGrid>
      <w:tr w:rsidR="00A85A4C" w:rsidRPr="007A60CA" w14:paraId="561FF3BE" w14:textId="77777777" w:rsidTr="00DC01E2">
        <w:trPr>
          <w:jc w:val="center"/>
        </w:trPr>
        <w:tc>
          <w:tcPr>
            <w:tcW w:w="1501" w:type="dxa"/>
          </w:tcPr>
          <w:p w14:paraId="3BFE1A2B" w14:textId="77777777" w:rsidR="00A85A4C" w:rsidRPr="00353B5A" w:rsidRDefault="00A85A4C" w:rsidP="00DC01E2">
            <w:pPr>
              <w:pStyle w:val="TAH"/>
              <w:rPr>
                <w:rFonts w:eastAsia="Batang"/>
                <w:sz w:val="16"/>
                <w:szCs w:val="16"/>
              </w:rPr>
            </w:pPr>
            <w:bookmarkStart w:id="4265" w:name="OLE_LINK183"/>
            <w:bookmarkStart w:id="4266" w:name="OLE_LINK184"/>
            <w:r w:rsidRPr="00353B5A">
              <w:rPr>
                <w:rFonts w:eastAsia="Batang"/>
                <w:sz w:val="16"/>
                <w:szCs w:val="16"/>
              </w:rPr>
              <w:t>Row index</w:t>
            </w:r>
          </w:p>
        </w:tc>
        <w:tc>
          <w:tcPr>
            <w:tcW w:w="1502" w:type="dxa"/>
          </w:tcPr>
          <w:p w14:paraId="1E3EB718" w14:textId="77777777" w:rsidR="00A85A4C" w:rsidRPr="00353B5A" w:rsidRDefault="00A85A4C" w:rsidP="00DC01E2">
            <w:pPr>
              <w:pStyle w:val="TAH"/>
              <w:rPr>
                <w:rFonts w:eastAsia="Batang"/>
                <w:sz w:val="16"/>
                <w:szCs w:val="16"/>
              </w:rPr>
            </w:pPr>
            <w:r w:rsidRPr="00353B5A">
              <w:rPr>
                <w:rFonts w:eastAsia="Batang"/>
                <w:sz w:val="16"/>
                <w:szCs w:val="16"/>
              </w:rPr>
              <w:t>PUSCH mapping type</w:t>
            </w:r>
          </w:p>
        </w:tc>
        <w:tc>
          <w:tcPr>
            <w:tcW w:w="1501" w:type="dxa"/>
          </w:tcPr>
          <w:p w14:paraId="6702D488" w14:textId="562B8354" w:rsidR="00A85A4C" w:rsidRPr="00353B5A" w:rsidRDefault="0058452E" w:rsidP="00DC01E2">
            <w:pPr>
              <w:pStyle w:val="TAH"/>
              <w:rPr>
                <w:rFonts w:eastAsia="Batang"/>
                <w:i/>
                <w:sz w:val="16"/>
                <w:szCs w:val="16"/>
              </w:rPr>
            </w:pPr>
            <m:oMathPara>
              <m:oMath>
                <m:sSubSup>
                  <m:sSubSupPr>
                    <m:ctrlPr>
                      <w:rPr>
                        <w:rFonts w:ascii="Cambria Math" w:hAnsi="Cambria Math"/>
                        <w:i/>
                        <w:color w:val="000000"/>
                        <w:sz w:val="16"/>
                        <w:szCs w:val="16"/>
                        <w:vertAlign w:val="subscript"/>
                      </w:rPr>
                    </m:ctrlPr>
                  </m:sSubSupPr>
                  <m:e>
                    <m:r>
                      <m:rPr>
                        <m:sty m:val="bi"/>
                      </m:rPr>
                      <w:rPr>
                        <w:rFonts w:ascii="Cambria Math" w:hAnsi="Cambria Math"/>
                        <w:color w:val="000000"/>
                        <w:sz w:val="16"/>
                        <w:szCs w:val="16"/>
                        <w:vertAlign w:val="subscript"/>
                      </w:rPr>
                      <m:t>K</m:t>
                    </m:r>
                  </m:e>
                  <m:sub>
                    <m:r>
                      <m:rPr>
                        <m:sty m:val="bi"/>
                      </m:rPr>
                      <w:rPr>
                        <w:rFonts w:ascii="Cambria Math" w:hAnsi="Cambria Math"/>
                        <w:color w:val="000000"/>
                        <w:sz w:val="16"/>
                        <w:szCs w:val="16"/>
                        <w:vertAlign w:val="subscript"/>
                      </w:rPr>
                      <m:t>2</m:t>
                    </m:r>
                  </m:sub>
                  <m:sup>
                    <m:r>
                      <m:rPr>
                        <m:sty m:val="bi"/>
                      </m:rPr>
                      <w:rPr>
                        <w:rFonts w:ascii="Cambria Math" w:hAnsi="Cambria Math"/>
                        <w:color w:val="000000"/>
                        <w:sz w:val="16"/>
                        <w:szCs w:val="16"/>
                        <w:vertAlign w:val="subscript"/>
                      </w:rPr>
                      <m:t>'</m:t>
                    </m:r>
                  </m:sup>
                </m:sSubSup>
              </m:oMath>
            </m:oMathPara>
          </w:p>
        </w:tc>
        <w:tc>
          <w:tcPr>
            <w:tcW w:w="1502" w:type="dxa"/>
            <w:shd w:val="clear" w:color="auto" w:fill="auto"/>
          </w:tcPr>
          <w:p w14:paraId="72A043D0" w14:textId="77777777" w:rsidR="00A85A4C" w:rsidRPr="00353B5A" w:rsidRDefault="00A85A4C" w:rsidP="00DC01E2">
            <w:pPr>
              <w:pStyle w:val="TAH"/>
              <w:rPr>
                <w:rFonts w:eastAsia="Batang"/>
                <w:i/>
                <w:sz w:val="16"/>
                <w:szCs w:val="16"/>
              </w:rPr>
            </w:pPr>
            <w:r w:rsidRPr="00353B5A">
              <w:rPr>
                <w:rFonts w:eastAsia="Batang"/>
                <w:i/>
                <w:sz w:val="16"/>
                <w:szCs w:val="16"/>
              </w:rPr>
              <w:t>S</w:t>
            </w:r>
          </w:p>
        </w:tc>
        <w:tc>
          <w:tcPr>
            <w:tcW w:w="1502" w:type="dxa"/>
            <w:shd w:val="clear" w:color="auto" w:fill="auto"/>
          </w:tcPr>
          <w:p w14:paraId="09567DAC" w14:textId="77777777" w:rsidR="00A85A4C" w:rsidRPr="00353B5A" w:rsidRDefault="00A85A4C" w:rsidP="00DC01E2">
            <w:pPr>
              <w:pStyle w:val="TAH"/>
              <w:rPr>
                <w:rFonts w:eastAsia="Batang"/>
                <w:i/>
                <w:sz w:val="16"/>
                <w:szCs w:val="16"/>
              </w:rPr>
            </w:pPr>
            <w:r w:rsidRPr="00353B5A">
              <w:rPr>
                <w:rFonts w:eastAsia="Batang"/>
                <w:i/>
                <w:sz w:val="16"/>
                <w:szCs w:val="16"/>
              </w:rPr>
              <w:t>L</w:t>
            </w:r>
          </w:p>
        </w:tc>
      </w:tr>
      <w:tr w:rsidR="00A85A4C" w:rsidRPr="007A60CA" w14:paraId="214E3505" w14:textId="77777777" w:rsidTr="00DC01E2">
        <w:trPr>
          <w:jc w:val="center"/>
        </w:trPr>
        <w:tc>
          <w:tcPr>
            <w:tcW w:w="1501" w:type="dxa"/>
          </w:tcPr>
          <w:p w14:paraId="22D6AC12" w14:textId="77777777" w:rsidR="00A85A4C" w:rsidRPr="00353B5A" w:rsidRDefault="00A85A4C" w:rsidP="00DC01E2">
            <w:pPr>
              <w:pStyle w:val="TAC"/>
              <w:rPr>
                <w:rFonts w:eastAsia="Batang"/>
                <w:sz w:val="16"/>
                <w:szCs w:val="16"/>
              </w:rPr>
            </w:pPr>
            <w:r w:rsidRPr="00353B5A">
              <w:rPr>
                <w:rFonts w:eastAsia="Batang"/>
                <w:sz w:val="16"/>
                <w:szCs w:val="16"/>
              </w:rPr>
              <w:t>1</w:t>
            </w:r>
          </w:p>
        </w:tc>
        <w:tc>
          <w:tcPr>
            <w:tcW w:w="1502" w:type="dxa"/>
          </w:tcPr>
          <w:p w14:paraId="20940588"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01" w:type="dxa"/>
          </w:tcPr>
          <w:p w14:paraId="69A507D3" w14:textId="77777777" w:rsidR="00A85A4C" w:rsidRPr="00353B5A" w:rsidRDefault="00A85A4C" w:rsidP="00DC01E2">
            <w:pPr>
              <w:pStyle w:val="TAC"/>
              <w:rPr>
                <w:rFonts w:eastAsia="Batang"/>
                <w:i/>
                <w:sz w:val="16"/>
                <w:szCs w:val="16"/>
                <w:lang w:val="fi-FI"/>
              </w:rPr>
            </w:pPr>
            <w:r w:rsidRPr="00353B5A">
              <w:rPr>
                <w:rFonts w:eastAsia="Batang"/>
                <w:i/>
                <w:sz w:val="16"/>
                <w:szCs w:val="16"/>
              </w:rPr>
              <w:t>j</w:t>
            </w:r>
          </w:p>
        </w:tc>
        <w:tc>
          <w:tcPr>
            <w:tcW w:w="1502" w:type="dxa"/>
            <w:shd w:val="clear" w:color="auto" w:fill="auto"/>
          </w:tcPr>
          <w:p w14:paraId="7B2A062F"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02" w:type="dxa"/>
            <w:shd w:val="clear" w:color="auto" w:fill="auto"/>
          </w:tcPr>
          <w:p w14:paraId="163C45CB" w14:textId="77777777" w:rsidR="00A85A4C" w:rsidRPr="00353B5A" w:rsidRDefault="00A85A4C" w:rsidP="00DC01E2">
            <w:pPr>
              <w:pStyle w:val="TAC"/>
              <w:rPr>
                <w:rFonts w:eastAsia="Batang"/>
                <w:sz w:val="16"/>
                <w:szCs w:val="16"/>
              </w:rPr>
            </w:pPr>
            <w:r w:rsidRPr="00353B5A">
              <w:rPr>
                <w:rFonts w:eastAsia="Batang"/>
                <w:sz w:val="16"/>
                <w:szCs w:val="16"/>
              </w:rPr>
              <w:t>8</w:t>
            </w:r>
          </w:p>
        </w:tc>
      </w:tr>
      <w:tr w:rsidR="00A85A4C" w:rsidRPr="007A60CA" w14:paraId="327117B3" w14:textId="77777777" w:rsidTr="00DC01E2">
        <w:trPr>
          <w:jc w:val="center"/>
        </w:trPr>
        <w:tc>
          <w:tcPr>
            <w:tcW w:w="1501" w:type="dxa"/>
          </w:tcPr>
          <w:p w14:paraId="5054C41A" w14:textId="77777777" w:rsidR="00A85A4C" w:rsidRPr="00353B5A" w:rsidRDefault="00A85A4C" w:rsidP="00DC01E2">
            <w:pPr>
              <w:pStyle w:val="TAC"/>
              <w:rPr>
                <w:rFonts w:eastAsia="Batang"/>
                <w:sz w:val="16"/>
                <w:szCs w:val="16"/>
              </w:rPr>
            </w:pPr>
            <w:r w:rsidRPr="00353B5A">
              <w:rPr>
                <w:rFonts w:eastAsia="Batang"/>
                <w:sz w:val="16"/>
                <w:szCs w:val="16"/>
              </w:rPr>
              <w:t>2</w:t>
            </w:r>
          </w:p>
        </w:tc>
        <w:tc>
          <w:tcPr>
            <w:tcW w:w="1502" w:type="dxa"/>
          </w:tcPr>
          <w:p w14:paraId="5EF3F7A1"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01" w:type="dxa"/>
          </w:tcPr>
          <w:p w14:paraId="506FC1B1" w14:textId="77777777" w:rsidR="00A85A4C" w:rsidRPr="00353B5A" w:rsidRDefault="00A85A4C" w:rsidP="00DC01E2">
            <w:pPr>
              <w:pStyle w:val="TAC"/>
              <w:rPr>
                <w:rFonts w:eastAsia="Batang"/>
                <w:i/>
                <w:sz w:val="16"/>
                <w:szCs w:val="16"/>
              </w:rPr>
            </w:pPr>
            <w:r w:rsidRPr="00353B5A">
              <w:rPr>
                <w:rFonts w:eastAsia="Batang"/>
                <w:i/>
                <w:sz w:val="16"/>
                <w:szCs w:val="16"/>
              </w:rPr>
              <w:t>j</w:t>
            </w:r>
          </w:p>
        </w:tc>
        <w:tc>
          <w:tcPr>
            <w:tcW w:w="1502" w:type="dxa"/>
            <w:shd w:val="clear" w:color="auto" w:fill="auto"/>
          </w:tcPr>
          <w:p w14:paraId="6A6673D9"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02" w:type="dxa"/>
            <w:shd w:val="clear" w:color="auto" w:fill="auto"/>
          </w:tcPr>
          <w:p w14:paraId="77772FC9" w14:textId="77777777" w:rsidR="00A85A4C" w:rsidRPr="00353B5A" w:rsidRDefault="00A85A4C" w:rsidP="00DC01E2">
            <w:pPr>
              <w:pStyle w:val="TAC"/>
              <w:rPr>
                <w:rFonts w:eastAsia="Batang"/>
                <w:sz w:val="16"/>
                <w:szCs w:val="16"/>
              </w:rPr>
            </w:pPr>
            <w:r w:rsidRPr="00353B5A">
              <w:rPr>
                <w:rFonts w:eastAsia="Batang"/>
                <w:sz w:val="16"/>
                <w:szCs w:val="16"/>
              </w:rPr>
              <w:t>12</w:t>
            </w:r>
          </w:p>
        </w:tc>
      </w:tr>
      <w:tr w:rsidR="00A85A4C" w:rsidRPr="007A60CA" w14:paraId="2B00CC1E" w14:textId="77777777" w:rsidTr="00DC01E2">
        <w:trPr>
          <w:jc w:val="center"/>
        </w:trPr>
        <w:tc>
          <w:tcPr>
            <w:tcW w:w="1501" w:type="dxa"/>
          </w:tcPr>
          <w:p w14:paraId="37A6F43C" w14:textId="77777777" w:rsidR="00A85A4C" w:rsidRPr="00353B5A" w:rsidRDefault="00A85A4C" w:rsidP="00DC01E2">
            <w:pPr>
              <w:pStyle w:val="TAC"/>
              <w:rPr>
                <w:rFonts w:eastAsia="Batang"/>
                <w:sz w:val="16"/>
                <w:szCs w:val="16"/>
              </w:rPr>
            </w:pPr>
            <w:r w:rsidRPr="00353B5A">
              <w:rPr>
                <w:rFonts w:eastAsia="Batang"/>
                <w:sz w:val="16"/>
                <w:szCs w:val="16"/>
              </w:rPr>
              <w:t>3</w:t>
            </w:r>
          </w:p>
        </w:tc>
        <w:tc>
          <w:tcPr>
            <w:tcW w:w="1502" w:type="dxa"/>
          </w:tcPr>
          <w:p w14:paraId="1AF48335"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01" w:type="dxa"/>
          </w:tcPr>
          <w:p w14:paraId="315A40D3" w14:textId="77777777" w:rsidR="00A85A4C" w:rsidRPr="00353B5A" w:rsidRDefault="00A85A4C" w:rsidP="00DC01E2">
            <w:pPr>
              <w:pStyle w:val="TAC"/>
              <w:rPr>
                <w:rFonts w:eastAsia="Batang"/>
                <w:i/>
                <w:sz w:val="16"/>
                <w:szCs w:val="16"/>
              </w:rPr>
            </w:pPr>
            <w:r w:rsidRPr="00353B5A">
              <w:rPr>
                <w:rFonts w:eastAsia="Batang"/>
                <w:i/>
                <w:sz w:val="16"/>
                <w:szCs w:val="16"/>
              </w:rPr>
              <w:t>j</w:t>
            </w:r>
          </w:p>
        </w:tc>
        <w:tc>
          <w:tcPr>
            <w:tcW w:w="1502" w:type="dxa"/>
            <w:shd w:val="clear" w:color="auto" w:fill="auto"/>
          </w:tcPr>
          <w:p w14:paraId="6E75BDCF"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02" w:type="dxa"/>
            <w:shd w:val="clear" w:color="auto" w:fill="auto"/>
          </w:tcPr>
          <w:p w14:paraId="35FFA244" w14:textId="77777777" w:rsidR="00A85A4C" w:rsidRPr="00353B5A" w:rsidRDefault="00A85A4C" w:rsidP="00DC01E2">
            <w:pPr>
              <w:pStyle w:val="TAC"/>
              <w:rPr>
                <w:rFonts w:eastAsia="Batang"/>
                <w:sz w:val="16"/>
                <w:szCs w:val="16"/>
              </w:rPr>
            </w:pPr>
            <w:r w:rsidRPr="00353B5A">
              <w:rPr>
                <w:rFonts w:eastAsia="Batang"/>
                <w:sz w:val="16"/>
                <w:szCs w:val="16"/>
              </w:rPr>
              <w:t>10</w:t>
            </w:r>
          </w:p>
        </w:tc>
      </w:tr>
      <w:tr w:rsidR="00A85A4C" w:rsidRPr="007A60CA" w14:paraId="5C649777" w14:textId="77777777" w:rsidTr="00DC01E2">
        <w:trPr>
          <w:jc w:val="center"/>
        </w:trPr>
        <w:tc>
          <w:tcPr>
            <w:tcW w:w="1501" w:type="dxa"/>
            <w:tcBorders>
              <w:top w:val="single" w:sz="4" w:space="0" w:color="auto"/>
              <w:left w:val="single" w:sz="4" w:space="0" w:color="auto"/>
              <w:bottom w:val="single" w:sz="4" w:space="0" w:color="auto"/>
              <w:right w:val="single" w:sz="4" w:space="0" w:color="auto"/>
            </w:tcBorders>
          </w:tcPr>
          <w:p w14:paraId="58A36454" w14:textId="77777777" w:rsidR="00A85A4C" w:rsidRPr="00353B5A" w:rsidRDefault="00A85A4C" w:rsidP="00DC01E2">
            <w:pPr>
              <w:pStyle w:val="TAC"/>
              <w:rPr>
                <w:rFonts w:eastAsia="Batang"/>
                <w:sz w:val="16"/>
                <w:szCs w:val="16"/>
              </w:rPr>
            </w:pPr>
            <w:r w:rsidRPr="00353B5A">
              <w:rPr>
                <w:rFonts w:eastAsia="Batang"/>
                <w:sz w:val="16"/>
                <w:szCs w:val="16"/>
              </w:rPr>
              <w:t>4</w:t>
            </w:r>
          </w:p>
        </w:tc>
        <w:tc>
          <w:tcPr>
            <w:tcW w:w="1502" w:type="dxa"/>
            <w:tcBorders>
              <w:top w:val="single" w:sz="4" w:space="0" w:color="auto"/>
              <w:left w:val="single" w:sz="4" w:space="0" w:color="auto"/>
              <w:bottom w:val="single" w:sz="4" w:space="0" w:color="auto"/>
              <w:right w:val="single" w:sz="4" w:space="0" w:color="auto"/>
            </w:tcBorders>
          </w:tcPr>
          <w:p w14:paraId="0F4CC4A8" w14:textId="77777777" w:rsidR="00A85A4C" w:rsidRPr="00353B5A" w:rsidRDefault="00A85A4C" w:rsidP="00DC01E2">
            <w:pPr>
              <w:pStyle w:val="TAC"/>
              <w:rPr>
                <w:rFonts w:eastAsia="Batang"/>
                <w:sz w:val="16"/>
                <w:szCs w:val="16"/>
              </w:rPr>
            </w:pPr>
            <w:r w:rsidRPr="00353B5A">
              <w:rPr>
                <w:rFonts w:eastAsia="Batang"/>
                <w:sz w:val="16"/>
                <w:szCs w:val="16"/>
              </w:rPr>
              <w:t>Type B</w:t>
            </w:r>
          </w:p>
        </w:tc>
        <w:tc>
          <w:tcPr>
            <w:tcW w:w="1501" w:type="dxa"/>
            <w:tcBorders>
              <w:top w:val="single" w:sz="4" w:space="0" w:color="auto"/>
              <w:left w:val="single" w:sz="4" w:space="0" w:color="auto"/>
              <w:bottom w:val="single" w:sz="4" w:space="0" w:color="auto"/>
              <w:right w:val="single" w:sz="4" w:space="0" w:color="auto"/>
            </w:tcBorders>
          </w:tcPr>
          <w:p w14:paraId="0F212837" w14:textId="77777777" w:rsidR="00A85A4C" w:rsidRPr="00353B5A" w:rsidRDefault="00A85A4C" w:rsidP="00DC01E2">
            <w:pPr>
              <w:pStyle w:val="TAC"/>
              <w:rPr>
                <w:rFonts w:eastAsia="Batang"/>
                <w:i/>
                <w:sz w:val="16"/>
                <w:szCs w:val="16"/>
              </w:rPr>
            </w:pPr>
            <w:r w:rsidRPr="00353B5A">
              <w:rPr>
                <w:rFonts w:eastAsia="Batang"/>
                <w:i/>
                <w:sz w:val="16"/>
                <w:szCs w:val="16"/>
              </w:rPr>
              <w:t>j</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06108EE4" w14:textId="77777777" w:rsidR="00A85A4C" w:rsidRPr="00353B5A" w:rsidRDefault="00A85A4C" w:rsidP="00DC01E2">
            <w:pPr>
              <w:pStyle w:val="TAC"/>
              <w:rPr>
                <w:rFonts w:eastAsia="Batang"/>
                <w:sz w:val="16"/>
                <w:szCs w:val="16"/>
              </w:rPr>
            </w:pPr>
            <w:r w:rsidRPr="00353B5A">
              <w:rPr>
                <w:rFonts w:eastAsia="Batang"/>
                <w:sz w:val="16"/>
                <w:szCs w:val="16"/>
              </w:rPr>
              <w:t>2</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44466A30" w14:textId="77777777" w:rsidR="00A85A4C" w:rsidRPr="00353B5A" w:rsidRDefault="00A85A4C" w:rsidP="00DC01E2">
            <w:pPr>
              <w:pStyle w:val="TAC"/>
              <w:rPr>
                <w:rFonts w:eastAsia="Batang"/>
                <w:sz w:val="16"/>
                <w:szCs w:val="16"/>
              </w:rPr>
            </w:pPr>
            <w:r w:rsidRPr="00353B5A">
              <w:rPr>
                <w:rFonts w:eastAsia="Batang"/>
                <w:sz w:val="16"/>
                <w:szCs w:val="16"/>
              </w:rPr>
              <w:t>10</w:t>
            </w:r>
          </w:p>
        </w:tc>
      </w:tr>
      <w:tr w:rsidR="00A85A4C" w:rsidRPr="007A60CA" w14:paraId="41579956" w14:textId="77777777" w:rsidTr="00DC01E2">
        <w:trPr>
          <w:jc w:val="center"/>
        </w:trPr>
        <w:tc>
          <w:tcPr>
            <w:tcW w:w="1501" w:type="dxa"/>
            <w:tcBorders>
              <w:top w:val="single" w:sz="4" w:space="0" w:color="auto"/>
              <w:left w:val="single" w:sz="4" w:space="0" w:color="auto"/>
              <w:bottom w:val="single" w:sz="4" w:space="0" w:color="auto"/>
              <w:right w:val="single" w:sz="4" w:space="0" w:color="auto"/>
            </w:tcBorders>
          </w:tcPr>
          <w:p w14:paraId="1A139CE1" w14:textId="77777777" w:rsidR="00A85A4C" w:rsidRPr="00353B5A" w:rsidRDefault="00A85A4C" w:rsidP="00DC01E2">
            <w:pPr>
              <w:pStyle w:val="TAC"/>
              <w:rPr>
                <w:rFonts w:eastAsia="Batang"/>
                <w:sz w:val="16"/>
                <w:szCs w:val="16"/>
              </w:rPr>
            </w:pPr>
            <w:r w:rsidRPr="00353B5A">
              <w:rPr>
                <w:rFonts w:eastAsia="Batang"/>
                <w:sz w:val="16"/>
                <w:szCs w:val="16"/>
              </w:rPr>
              <w:t>5</w:t>
            </w:r>
          </w:p>
        </w:tc>
        <w:tc>
          <w:tcPr>
            <w:tcW w:w="1502" w:type="dxa"/>
            <w:tcBorders>
              <w:top w:val="single" w:sz="4" w:space="0" w:color="auto"/>
              <w:left w:val="single" w:sz="4" w:space="0" w:color="auto"/>
              <w:bottom w:val="single" w:sz="4" w:space="0" w:color="auto"/>
              <w:right w:val="single" w:sz="4" w:space="0" w:color="auto"/>
            </w:tcBorders>
          </w:tcPr>
          <w:p w14:paraId="7D7625BF" w14:textId="77777777" w:rsidR="00A85A4C" w:rsidRPr="00353B5A" w:rsidRDefault="00A85A4C" w:rsidP="00DC01E2">
            <w:pPr>
              <w:pStyle w:val="TAC"/>
              <w:rPr>
                <w:rFonts w:eastAsia="Batang"/>
                <w:sz w:val="16"/>
                <w:szCs w:val="16"/>
              </w:rPr>
            </w:pPr>
            <w:r w:rsidRPr="00353B5A">
              <w:rPr>
                <w:rFonts w:eastAsia="Batang"/>
                <w:sz w:val="16"/>
                <w:szCs w:val="16"/>
              </w:rPr>
              <w:t>Type B</w:t>
            </w:r>
          </w:p>
        </w:tc>
        <w:tc>
          <w:tcPr>
            <w:tcW w:w="1501" w:type="dxa"/>
            <w:tcBorders>
              <w:top w:val="single" w:sz="4" w:space="0" w:color="auto"/>
              <w:left w:val="single" w:sz="4" w:space="0" w:color="auto"/>
              <w:bottom w:val="single" w:sz="4" w:space="0" w:color="auto"/>
              <w:right w:val="single" w:sz="4" w:space="0" w:color="auto"/>
            </w:tcBorders>
          </w:tcPr>
          <w:p w14:paraId="38931190" w14:textId="77777777" w:rsidR="00A85A4C" w:rsidRPr="00353B5A" w:rsidRDefault="00A85A4C" w:rsidP="00DC01E2">
            <w:pPr>
              <w:pStyle w:val="TAC"/>
              <w:rPr>
                <w:rFonts w:eastAsia="Batang"/>
                <w:i/>
                <w:sz w:val="16"/>
                <w:szCs w:val="16"/>
              </w:rPr>
            </w:pPr>
            <w:r w:rsidRPr="00353B5A">
              <w:rPr>
                <w:rFonts w:eastAsia="Batang"/>
                <w:i/>
                <w:sz w:val="16"/>
                <w:szCs w:val="16"/>
              </w:rPr>
              <w:t>j</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7D15A0D8" w14:textId="77777777" w:rsidR="00A85A4C" w:rsidRPr="00353B5A" w:rsidRDefault="00A85A4C" w:rsidP="00DC01E2">
            <w:pPr>
              <w:pStyle w:val="TAC"/>
              <w:rPr>
                <w:rFonts w:eastAsia="Batang"/>
                <w:sz w:val="16"/>
                <w:szCs w:val="16"/>
              </w:rPr>
            </w:pPr>
            <w:r w:rsidRPr="00353B5A">
              <w:rPr>
                <w:rFonts w:eastAsia="Batang"/>
                <w:sz w:val="16"/>
                <w:szCs w:val="16"/>
              </w:rPr>
              <w:t>4</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41C86F03" w14:textId="77777777" w:rsidR="00A85A4C" w:rsidRPr="00353B5A" w:rsidRDefault="00A85A4C" w:rsidP="00DC01E2">
            <w:pPr>
              <w:pStyle w:val="TAC"/>
              <w:rPr>
                <w:rFonts w:eastAsia="Batang"/>
                <w:sz w:val="16"/>
                <w:szCs w:val="16"/>
              </w:rPr>
            </w:pPr>
            <w:r w:rsidRPr="00353B5A">
              <w:rPr>
                <w:rFonts w:eastAsia="Batang"/>
                <w:sz w:val="16"/>
                <w:szCs w:val="16"/>
              </w:rPr>
              <w:t>4</w:t>
            </w:r>
          </w:p>
        </w:tc>
      </w:tr>
      <w:tr w:rsidR="00A85A4C" w:rsidRPr="007A60CA" w14:paraId="2ED6F8E6" w14:textId="77777777" w:rsidTr="00DC01E2">
        <w:trPr>
          <w:jc w:val="center"/>
        </w:trPr>
        <w:tc>
          <w:tcPr>
            <w:tcW w:w="1501" w:type="dxa"/>
            <w:tcBorders>
              <w:top w:val="single" w:sz="4" w:space="0" w:color="auto"/>
              <w:left w:val="single" w:sz="4" w:space="0" w:color="auto"/>
              <w:bottom w:val="single" w:sz="4" w:space="0" w:color="auto"/>
              <w:right w:val="single" w:sz="4" w:space="0" w:color="auto"/>
            </w:tcBorders>
          </w:tcPr>
          <w:p w14:paraId="58A24A83" w14:textId="77777777" w:rsidR="00A85A4C" w:rsidRPr="00353B5A" w:rsidRDefault="00A85A4C" w:rsidP="00DC01E2">
            <w:pPr>
              <w:pStyle w:val="TAC"/>
              <w:rPr>
                <w:rFonts w:eastAsia="Batang"/>
                <w:sz w:val="16"/>
                <w:szCs w:val="16"/>
              </w:rPr>
            </w:pPr>
            <w:r w:rsidRPr="00353B5A">
              <w:rPr>
                <w:rFonts w:eastAsia="Batang"/>
                <w:sz w:val="16"/>
                <w:szCs w:val="16"/>
              </w:rPr>
              <w:t>6</w:t>
            </w:r>
          </w:p>
        </w:tc>
        <w:tc>
          <w:tcPr>
            <w:tcW w:w="1502" w:type="dxa"/>
            <w:tcBorders>
              <w:top w:val="single" w:sz="4" w:space="0" w:color="auto"/>
              <w:left w:val="single" w:sz="4" w:space="0" w:color="auto"/>
              <w:bottom w:val="single" w:sz="4" w:space="0" w:color="auto"/>
              <w:right w:val="single" w:sz="4" w:space="0" w:color="auto"/>
            </w:tcBorders>
          </w:tcPr>
          <w:p w14:paraId="65116E5C" w14:textId="77777777" w:rsidR="00A85A4C" w:rsidRPr="00353B5A" w:rsidRDefault="00A85A4C" w:rsidP="00DC01E2">
            <w:pPr>
              <w:pStyle w:val="TAC"/>
              <w:rPr>
                <w:rFonts w:eastAsia="Batang"/>
                <w:sz w:val="16"/>
                <w:szCs w:val="16"/>
              </w:rPr>
            </w:pPr>
            <w:r w:rsidRPr="00353B5A">
              <w:rPr>
                <w:rFonts w:eastAsia="Batang"/>
                <w:sz w:val="16"/>
                <w:szCs w:val="16"/>
              </w:rPr>
              <w:t>Type B</w:t>
            </w:r>
          </w:p>
        </w:tc>
        <w:tc>
          <w:tcPr>
            <w:tcW w:w="1501" w:type="dxa"/>
            <w:tcBorders>
              <w:top w:val="single" w:sz="4" w:space="0" w:color="auto"/>
              <w:left w:val="single" w:sz="4" w:space="0" w:color="auto"/>
              <w:bottom w:val="single" w:sz="4" w:space="0" w:color="auto"/>
              <w:right w:val="single" w:sz="4" w:space="0" w:color="auto"/>
            </w:tcBorders>
          </w:tcPr>
          <w:p w14:paraId="68C3B967" w14:textId="77777777" w:rsidR="00A85A4C" w:rsidRPr="00353B5A" w:rsidRDefault="00A85A4C" w:rsidP="00DC01E2">
            <w:pPr>
              <w:pStyle w:val="TAC"/>
              <w:rPr>
                <w:rFonts w:eastAsia="Batang"/>
                <w:i/>
                <w:sz w:val="16"/>
                <w:szCs w:val="16"/>
              </w:rPr>
            </w:pPr>
            <w:r w:rsidRPr="00353B5A">
              <w:rPr>
                <w:rFonts w:eastAsia="Batang"/>
                <w:i/>
                <w:sz w:val="16"/>
                <w:szCs w:val="16"/>
              </w:rPr>
              <w:t>j</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37AC9988" w14:textId="77777777" w:rsidR="00A85A4C" w:rsidRPr="00353B5A" w:rsidRDefault="00A85A4C" w:rsidP="00DC01E2">
            <w:pPr>
              <w:pStyle w:val="TAC"/>
              <w:rPr>
                <w:rFonts w:eastAsia="Batang"/>
                <w:sz w:val="16"/>
                <w:szCs w:val="16"/>
              </w:rPr>
            </w:pPr>
            <w:r w:rsidRPr="00353B5A">
              <w:rPr>
                <w:rFonts w:eastAsia="Batang"/>
                <w:sz w:val="16"/>
                <w:szCs w:val="16"/>
              </w:rPr>
              <w:t>4</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738ACC92" w14:textId="77777777" w:rsidR="00A85A4C" w:rsidRPr="00353B5A" w:rsidRDefault="00A85A4C" w:rsidP="00DC01E2">
            <w:pPr>
              <w:pStyle w:val="TAC"/>
              <w:rPr>
                <w:rFonts w:eastAsia="Batang"/>
                <w:sz w:val="16"/>
                <w:szCs w:val="16"/>
              </w:rPr>
            </w:pPr>
            <w:r w:rsidRPr="00353B5A">
              <w:rPr>
                <w:rFonts w:eastAsia="Batang"/>
                <w:sz w:val="16"/>
                <w:szCs w:val="16"/>
              </w:rPr>
              <w:t>8</w:t>
            </w:r>
          </w:p>
        </w:tc>
      </w:tr>
      <w:tr w:rsidR="00A85A4C" w:rsidRPr="007A60CA" w14:paraId="4D361982" w14:textId="77777777" w:rsidTr="00DC01E2">
        <w:trPr>
          <w:jc w:val="center"/>
        </w:trPr>
        <w:tc>
          <w:tcPr>
            <w:tcW w:w="1501" w:type="dxa"/>
            <w:tcBorders>
              <w:top w:val="single" w:sz="4" w:space="0" w:color="auto"/>
              <w:left w:val="single" w:sz="4" w:space="0" w:color="auto"/>
              <w:bottom w:val="single" w:sz="4" w:space="0" w:color="auto"/>
              <w:right w:val="single" w:sz="4" w:space="0" w:color="auto"/>
            </w:tcBorders>
          </w:tcPr>
          <w:p w14:paraId="08174CC6" w14:textId="77777777" w:rsidR="00A85A4C" w:rsidRPr="00353B5A" w:rsidRDefault="00A85A4C" w:rsidP="00DC01E2">
            <w:pPr>
              <w:pStyle w:val="TAC"/>
              <w:rPr>
                <w:rFonts w:eastAsia="Batang"/>
                <w:sz w:val="16"/>
                <w:szCs w:val="16"/>
              </w:rPr>
            </w:pPr>
            <w:r w:rsidRPr="00353B5A">
              <w:rPr>
                <w:rFonts w:eastAsia="Batang"/>
                <w:sz w:val="16"/>
                <w:szCs w:val="16"/>
              </w:rPr>
              <w:t>7</w:t>
            </w:r>
          </w:p>
        </w:tc>
        <w:tc>
          <w:tcPr>
            <w:tcW w:w="1502" w:type="dxa"/>
            <w:tcBorders>
              <w:top w:val="single" w:sz="4" w:space="0" w:color="auto"/>
              <w:left w:val="single" w:sz="4" w:space="0" w:color="auto"/>
              <w:bottom w:val="single" w:sz="4" w:space="0" w:color="auto"/>
              <w:right w:val="single" w:sz="4" w:space="0" w:color="auto"/>
            </w:tcBorders>
          </w:tcPr>
          <w:p w14:paraId="00E90AC5" w14:textId="77777777" w:rsidR="00A85A4C" w:rsidRPr="00353B5A" w:rsidRDefault="00A85A4C" w:rsidP="00DC01E2">
            <w:pPr>
              <w:pStyle w:val="TAC"/>
              <w:rPr>
                <w:rFonts w:eastAsia="Batang"/>
                <w:sz w:val="16"/>
                <w:szCs w:val="16"/>
              </w:rPr>
            </w:pPr>
            <w:r w:rsidRPr="00353B5A">
              <w:rPr>
                <w:rFonts w:eastAsia="Batang"/>
                <w:sz w:val="16"/>
                <w:szCs w:val="16"/>
              </w:rPr>
              <w:t>Type B</w:t>
            </w:r>
          </w:p>
        </w:tc>
        <w:tc>
          <w:tcPr>
            <w:tcW w:w="1501" w:type="dxa"/>
            <w:tcBorders>
              <w:top w:val="single" w:sz="4" w:space="0" w:color="auto"/>
              <w:left w:val="single" w:sz="4" w:space="0" w:color="auto"/>
              <w:bottom w:val="single" w:sz="4" w:space="0" w:color="auto"/>
              <w:right w:val="single" w:sz="4" w:space="0" w:color="auto"/>
            </w:tcBorders>
          </w:tcPr>
          <w:p w14:paraId="074EDBF2" w14:textId="77777777" w:rsidR="00A85A4C" w:rsidRPr="00353B5A" w:rsidRDefault="00A85A4C" w:rsidP="00DC01E2">
            <w:pPr>
              <w:pStyle w:val="TAC"/>
              <w:rPr>
                <w:rFonts w:eastAsia="Batang"/>
                <w:i/>
                <w:sz w:val="16"/>
                <w:szCs w:val="16"/>
              </w:rPr>
            </w:pPr>
            <w:r w:rsidRPr="00353B5A">
              <w:rPr>
                <w:rFonts w:eastAsia="Batang"/>
                <w:i/>
                <w:sz w:val="16"/>
                <w:szCs w:val="16"/>
              </w:rPr>
              <w:t>j</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7758851D" w14:textId="77777777" w:rsidR="00A85A4C" w:rsidRPr="00353B5A" w:rsidRDefault="00A85A4C" w:rsidP="00DC01E2">
            <w:pPr>
              <w:pStyle w:val="TAC"/>
              <w:rPr>
                <w:rFonts w:eastAsia="Batang"/>
                <w:sz w:val="16"/>
                <w:szCs w:val="16"/>
              </w:rPr>
            </w:pPr>
            <w:r w:rsidRPr="00353B5A">
              <w:rPr>
                <w:rFonts w:eastAsia="Batang"/>
                <w:sz w:val="16"/>
                <w:szCs w:val="16"/>
              </w:rPr>
              <w:t>4</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19F7A9B4" w14:textId="77777777" w:rsidR="00A85A4C" w:rsidRPr="00353B5A" w:rsidRDefault="00A85A4C" w:rsidP="00DC01E2">
            <w:pPr>
              <w:pStyle w:val="TAC"/>
              <w:rPr>
                <w:rFonts w:eastAsia="Batang"/>
                <w:sz w:val="16"/>
                <w:szCs w:val="16"/>
              </w:rPr>
            </w:pPr>
            <w:r w:rsidRPr="00353B5A">
              <w:rPr>
                <w:rFonts w:eastAsia="Batang"/>
                <w:sz w:val="16"/>
                <w:szCs w:val="16"/>
              </w:rPr>
              <w:t>6</w:t>
            </w:r>
          </w:p>
        </w:tc>
      </w:tr>
      <w:tr w:rsidR="00A85A4C" w:rsidRPr="007A60CA" w14:paraId="3BC68A76" w14:textId="77777777" w:rsidTr="00DC01E2">
        <w:trPr>
          <w:jc w:val="center"/>
        </w:trPr>
        <w:tc>
          <w:tcPr>
            <w:tcW w:w="1501" w:type="dxa"/>
            <w:tcBorders>
              <w:top w:val="single" w:sz="4" w:space="0" w:color="auto"/>
              <w:left w:val="single" w:sz="4" w:space="0" w:color="auto"/>
              <w:bottom w:val="single" w:sz="4" w:space="0" w:color="auto"/>
              <w:right w:val="single" w:sz="4" w:space="0" w:color="auto"/>
            </w:tcBorders>
          </w:tcPr>
          <w:p w14:paraId="2F7D7621" w14:textId="77777777" w:rsidR="00A85A4C" w:rsidRPr="00353B5A" w:rsidRDefault="00A85A4C" w:rsidP="00DC01E2">
            <w:pPr>
              <w:pStyle w:val="TAC"/>
              <w:rPr>
                <w:rFonts w:eastAsia="Batang"/>
                <w:sz w:val="16"/>
                <w:szCs w:val="16"/>
              </w:rPr>
            </w:pPr>
            <w:r w:rsidRPr="00353B5A">
              <w:rPr>
                <w:rFonts w:eastAsia="Batang"/>
                <w:sz w:val="16"/>
                <w:szCs w:val="16"/>
              </w:rPr>
              <w:t>8</w:t>
            </w:r>
          </w:p>
        </w:tc>
        <w:tc>
          <w:tcPr>
            <w:tcW w:w="1502" w:type="dxa"/>
            <w:tcBorders>
              <w:top w:val="single" w:sz="4" w:space="0" w:color="auto"/>
              <w:left w:val="single" w:sz="4" w:space="0" w:color="auto"/>
              <w:bottom w:val="single" w:sz="4" w:space="0" w:color="auto"/>
              <w:right w:val="single" w:sz="4" w:space="0" w:color="auto"/>
            </w:tcBorders>
          </w:tcPr>
          <w:p w14:paraId="7B29AB06"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01" w:type="dxa"/>
            <w:tcBorders>
              <w:top w:val="single" w:sz="4" w:space="0" w:color="auto"/>
              <w:left w:val="single" w:sz="4" w:space="0" w:color="auto"/>
              <w:bottom w:val="single" w:sz="4" w:space="0" w:color="auto"/>
              <w:right w:val="single" w:sz="4" w:space="0" w:color="auto"/>
            </w:tcBorders>
          </w:tcPr>
          <w:p w14:paraId="0892F99F" w14:textId="77777777" w:rsidR="00A85A4C" w:rsidRPr="00353B5A" w:rsidRDefault="00A85A4C" w:rsidP="00DC01E2">
            <w:pPr>
              <w:pStyle w:val="TAC"/>
              <w:rPr>
                <w:rFonts w:eastAsia="Batang"/>
                <w:sz w:val="16"/>
                <w:szCs w:val="16"/>
              </w:rPr>
            </w:pPr>
            <w:r w:rsidRPr="00353B5A">
              <w:rPr>
                <w:rFonts w:eastAsia="Batang"/>
                <w:i/>
                <w:sz w:val="16"/>
                <w:szCs w:val="16"/>
              </w:rPr>
              <w:t>j</w:t>
            </w:r>
            <w:r w:rsidRPr="00353B5A">
              <w:rPr>
                <w:rFonts w:eastAsia="Batang"/>
                <w:sz w:val="16"/>
                <w:szCs w:val="16"/>
              </w:rPr>
              <w:t>+1</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097F06BB"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6931EFB9" w14:textId="77777777" w:rsidR="00A85A4C" w:rsidRPr="00353B5A" w:rsidRDefault="00A85A4C" w:rsidP="00DC01E2">
            <w:pPr>
              <w:pStyle w:val="TAC"/>
              <w:rPr>
                <w:rFonts w:eastAsia="Batang"/>
                <w:sz w:val="16"/>
                <w:szCs w:val="16"/>
              </w:rPr>
            </w:pPr>
            <w:r w:rsidRPr="00353B5A">
              <w:rPr>
                <w:rFonts w:eastAsia="Batang"/>
                <w:sz w:val="16"/>
                <w:szCs w:val="16"/>
              </w:rPr>
              <w:t>8</w:t>
            </w:r>
          </w:p>
        </w:tc>
      </w:tr>
      <w:tr w:rsidR="00A85A4C" w:rsidRPr="007A60CA" w14:paraId="4F4D3E23" w14:textId="77777777" w:rsidTr="00DC01E2">
        <w:trPr>
          <w:jc w:val="center"/>
        </w:trPr>
        <w:tc>
          <w:tcPr>
            <w:tcW w:w="1501" w:type="dxa"/>
            <w:tcBorders>
              <w:top w:val="single" w:sz="4" w:space="0" w:color="auto"/>
              <w:left w:val="single" w:sz="4" w:space="0" w:color="auto"/>
              <w:bottom w:val="single" w:sz="4" w:space="0" w:color="auto"/>
              <w:right w:val="single" w:sz="4" w:space="0" w:color="auto"/>
            </w:tcBorders>
          </w:tcPr>
          <w:p w14:paraId="4ABAAD2E" w14:textId="77777777" w:rsidR="00A85A4C" w:rsidRPr="00353B5A" w:rsidRDefault="00A85A4C" w:rsidP="00DC01E2">
            <w:pPr>
              <w:pStyle w:val="TAC"/>
              <w:rPr>
                <w:rFonts w:eastAsia="Batang"/>
                <w:sz w:val="16"/>
                <w:szCs w:val="16"/>
              </w:rPr>
            </w:pPr>
            <w:r w:rsidRPr="00353B5A">
              <w:rPr>
                <w:rFonts w:eastAsia="Batang"/>
                <w:sz w:val="16"/>
                <w:szCs w:val="16"/>
              </w:rPr>
              <w:t>9</w:t>
            </w:r>
          </w:p>
        </w:tc>
        <w:tc>
          <w:tcPr>
            <w:tcW w:w="1502" w:type="dxa"/>
            <w:tcBorders>
              <w:top w:val="single" w:sz="4" w:space="0" w:color="auto"/>
              <w:left w:val="single" w:sz="4" w:space="0" w:color="auto"/>
              <w:bottom w:val="single" w:sz="4" w:space="0" w:color="auto"/>
              <w:right w:val="single" w:sz="4" w:space="0" w:color="auto"/>
            </w:tcBorders>
          </w:tcPr>
          <w:p w14:paraId="76928F28"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01" w:type="dxa"/>
            <w:tcBorders>
              <w:top w:val="single" w:sz="4" w:space="0" w:color="auto"/>
              <w:left w:val="single" w:sz="4" w:space="0" w:color="auto"/>
              <w:bottom w:val="single" w:sz="4" w:space="0" w:color="auto"/>
              <w:right w:val="single" w:sz="4" w:space="0" w:color="auto"/>
            </w:tcBorders>
          </w:tcPr>
          <w:p w14:paraId="6F8ADC60" w14:textId="77777777" w:rsidR="00A85A4C" w:rsidRPr="00353B5A" w:rsidRDefault="00A85A4C" w:rsidP="00DC01E2">
            <w:pPr>
              <w:pStyle w:val="TAC"/>
              <w:rPr>
                <w:rFonts w:eastAsia="Batang"/>
                <w:sz w:val="16"/>
                <w:szCs w:val="16"/>
              </w:rPr>
            </w:pPr>
            <w:r w:rsidRPr="00353B5A">
              <w:rPr>
                <w:rFonts w:eastAsia="Batang"/>
                <w:i/>
                <w:sz w:val="16"/>
                <w:szCs w:val="16"/>
              </w:rPr>
              <w:t>j</w:t>
            </w:r>
            <w:r w:rsidRPr="00353B5A">
              <w:rPr>
                <w:rFonts w:eastAsia="Batang"/>
                <w:sz w:val="16"/>
                <w:szCs w:val="16"/>
              </w:rPr>
              <w:t>+1</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3D354FFA"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414A0276" w14:textId="77777777" w:rsidR="00A85A4C" w:rsidRPr="00353B5A" w:rsidRDefault="00A85A4C" w:rsidP="00DC01E2">
            <w:pPr>
              <w:pStyle w:val="TAC"/>
              <w:rPr>
                <w:rFonts w:eastAsia="Batang"/>
                <w:sz w:val="16"/>
                <w:szCs w:val="16"/>
              </w:rPr>
            </w:pPr>
            <w:r w:rsidRPr="00353B5A">
              <w:rPr>
                <w:rFonts w:eastAsia="Batang"/>
                <w:sz w:val="16"/>
                <w:szCs w:val="16"/>
              </w:rPr>
              <w:t>12</w:t>
            </w:r>
          </w:p>
        </w:tc>
      </w:tr>
      <w:tr w:rsidR="00A85A4C" w:rsidRPr="007A60CA" w14:paraId="40AE923E" w14:textId="77777777" w:rsidTr="00DC01E2">
        <w:trPr>
          <w:jc w:val="center"/>
        </w:trPr>
        <w:tc>
          <w:tcPr>
            <w:tcW w:w="1501" w:type="dxa"/>
            <w:tcBorders>
              <w:top w:val="single" w:sz="4" w:space="0" w:color="auto"/>
              <w:left w:val="single" w:sz="4" w:space="0" w:color="auto"/>
              <w:bottom w:val="single" w:sz="4" w:space="0" w:color="auto"/>
              <w:right w:val="single" w:sz="4" w:space="0" w:color="auto"/>
            </w:tcBorders>
          </w:tcPr>
          <w:p w14:paraId="61559350" w14:textId="77777777" w:rsidR="00A85A4C" w:rsidRPr="00353B5A" w:rsidRDefault="00A85A4C" w:rsidP="00DC01E2">
            <w:pPr>
              <w:pStyle w:val="TAC"/>
              <w:rPr>
                <w:rFonts w:eastAsia="Batang"/>
                <w:sz w:val="16"/>
                <w:szCs w:val="16"/>
              </w:rPr>
            </w:pPr>
            <w:r w:rsidRPr="00353B5A">
              <w:rPr>
                <w:rFonts w:eastAsia="Batang"/>
                <w:sz w:val="16"/>
                <w:szCs w:val="16"/>
              </w:rPr>
              <w:t>10</w:t>
            </w:r>
          </w:p>
        </w:tc>
        <w:tc>
          <w:tcPr>
            <w:tcW w:w="1502" w:type="dxa"/>
            <w:tcBorders>
              <w:top w:val="single" w:sz="4" w:space="0" w:color="auto"/>
              <w:left w:val="single" w:sz="4" w:space="0" w:color="auto"/>
              <w:bottom w:val="single" w:sz="4" w:space="0" w:color="auto"/>
              <w:right w:val="single" w:sz="4" w:space="0" w:color="auto"/>
            </w:tcBorders>
          </w:tcPr>
          <w:p w14:paraId="2B0152A9"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01" w:type="dxa"/>
            <w:tcBorders>
              <w:top w:val="single" w:sz="4" w:space="0" w:color="auto"/>
              <w:left w:val="single" w:sz="4" w:space="0" w:color="auto"/>
              <w:bottom w:val="single" w:sz="4" w:space="0" w:color="auto"/>
              <w:right w:val="single" w:sz="4" w:space="0" w:color="auto"/>
            </w:tcBorders>
          </w:tcPr>
          <w:p w14:paraId="6CCCD4C4" w14:textId="77777777" w:rsidR="00A85A4C" w:rsidRPr="00353B5A" w:rsidRDefault="00A85A4C" w:rsidP="00DC01E2">
            <w:pPr>
              <w:pStyle w:val="TAC"/>
              <w:rPr>
                <w:rFonts w:eastAsia="Batang"/>
                <w:sz w:val="16"/>
                <w:szCs w:val="16"/>
              </w:rPr>
            </w:pPr>
            <w:r w:rsidRPr="00353B5A">
              <w:rPr>
                <w:rFonts w:eastAsia="Batang"/>
                <w:i/>
                <w:sz w:val="16"/>
                <w:szCs w:val="16"/>
              </w:rPr>
              <w:t>j</w:t>
            </w:r>
            <w:r w:rsidRPr="00353B5A">
              <w:rPr>
                <w:rFonts w:eastAsia="Batang"/>
                <w:sz w:val="16"/>
                <w:szCs w:val="16"/>
              </w:rPr>
              <w:t>+1</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090B45F6"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1087B16E" w14:textId="77777777" w:rsidR="00A85A4C" w:rsidRPr="00353B5A" w:rsidRDefault="00A85A4C" w:rsidP="00DC01E2">
            <w:pPr>
              <w:pStyle w:val="TAC"/>
              <w:rPr>
                <w:rFonts w:eastAsia="Batang"/>
                <w:sz w:val="16"/>
                <w:szCs w:val="16"/>
              </w:rPr>
            </w:pPr>
            <w:r w:rsidRPr="00353B5A">
              <w:rPr>
                <w:rFonts w:eastAsia="Batang"/>
                <w:sz w:val="16"/>
                <w:szCs w:val="16"/>
              </w:rPr>
              <w:t>10</w:t>
            </w:r>
          </w:p>
        </w:tc>
      </w:tr>
      <w:tr w:rsidR="00A85A4C" w:rsidRPr="007A60CA" w14:paraId="10C45BF3" w14:textId="77777777" w:rsidTr="00DC01E2">
        <w:trPr>
          <w:jc w:val="center"/>
        </w:trPr>
        <w:tc>
          <w:tcPr>
            <w:tcW w:w="1501" w:type="dxa"/>
            <w:tcBorders>
              <w:top w:val="single" w:sz="4" w:space="0" w:color="auto"/>
              <w:left w:val="single" w:sz="4" w:space="0" w:color="auto"/>
              <w:bottom w:val="single" w:sz="4" w:space="0" w:color="auto"/>
              <w:right w:val="single" w:sz="4" w:space="0" w:color="auto"/>
            </w:tcBorders>
          </w:tcPr>
          <w:p w14:paraId="042D20BB" w14:textId="77777777" w:rsidR="00A85A4C" w:rsidRPr="00353B5A" w:rsidRDefault="00A85A4C" w:rsidP="00DC01E2">
            <w:pPr>
              <w:pStyle w:val="TAC"/>
              <w:rPr>
                <w:rFonts w:eastAsia="Batang"/>
                <w:sz w:val="16"/>
                <w:szCs w:val="16"/>
              </w:rPr>
            </w:pPr>
            <w:r w:rsidRPr="00353B5A">
              <w:rPr>
                <w:rFonts w:eastAsia="Batang"/>
                <w:sz w:val="16"/>
                <w:szCs w:val="16"/>
              </w:rPr>
              <w:t>11</w:t>
            </w:r>
          </w:p>
        </w:tc>
        <w:tc>
          <w:tcPr>
            <w:tcW w:w="1502" w:type="dxa"/>
            <w:tcBorders>
              <w:top w:val="single" w:sz="4" w:space="0" w:color="auto"/>
              <w:left w:val="single" w:sz="4" w:space="0" w:color="auto"/>
              <w:bottom w:val="single" w:sz="4" w:space="0" w:color="auto"/>
              <w:right w:val="single" w:sz="4" w:space="0" w:color="auto"/>
            </w:tcBorders>
          </w:tcPr>
          <w:p w14:paraId="524D4EFE" w14:textId="77777777" w:rsidR="00A85A4C" w:rsidRPr="00353B5A" w:rsidRDefault="00A85A4C" w:rsidP="00DC01E2">
            <w:pPr>
              <w:pStyle w:val="TAC"/>
              <w:rPr>
                <w:rFonts w:eastAsia="Batang"/>
                <w:sz w:val="16"/>
                <w:szCs w:val="16"/>
              </w:rPr>
            </w:pPr>
            <w:r w:rsidRPr="00353B5A">
              <w:rPr>
                <w:rFonts w:eastAsia="Batang"/>
                <w:sz w:val="16"/>
                <w:szCs w:val="16"/>
              </w:rPr>
              <w:t>Type B</w:t>
            </w:r>
          </w:p>
        </w:tc>
        <w:tc>
          <w:tcPr>
            <w:tcW w:w="1501" w:type="dxa"/>
            <w:tcBorders>
              <w:top w:val="single" w:sz="4" w:space="0" w:color="auto"/>
              <w:left w:val="single" w:sz="4" w:space="0" w:color="auto"/>
              <w:bottom w:val="single" w:sz="4" w:space="0" w:color="auto"/>
              <w:right w:val="single" w:sz="4" w:space="0" w:color="auto"/>
            </w:tcBorders>
          </w:tcPr>
          <w:p w14:paraId="7ADC54CA" w14:textId="77777777" w:rsidR="00A85A4C" w:rsidRPr="00353B5A" w:rsidRDefault="00A85A4C" w:rsidP="00DC01E2">
            <w:pPr>
              <w:pStyle w:val="TAC"/>
              <w:rPr>
                <w:rFonts w:eastAsia="Batang"/>
                <w:sz w:val="16"/>
                <w:szCs w:val="16"/>
              </w:rPr>
            </w:pPr>
            <w:r w:rsidRPr="00353B5A">
              <w:rPr>
                <w:rFonts w:eastAsia="Batang"/>
                <w:i/>
                <w:sz w:val="16"/>
                <w:szCs w:val="16"/>
              </w:rPr>
              <w:t>j</w:t>
            </w:r>
            <w:r w:rsidRPr="00353B5A">
              <w:rPr>
                <w:rFonts w:eastAsia="Batang"/>
                <w:sz w:val="16"/>
                <w:szCs w:val="16"/>
              </w:rPr>
              <w:t>+2</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71ADC683"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32A5769E" w14:textId="77777777" w:rsidR="00A85A4C" w:rsidRPr="00353B5A" w:rsidRDefault="00A85A4C" w:rsidP="00DC01E2">
            <w:pPr>
              <w:pStyle w:val="TAC"/>
              <w:rPr>
                <w:rFonts w:eastAsia="Batang"/>
                <w:sz w:val="16"/>
                <w:szCs w:val="16"/>
              </w:rPr>
            </w:pPr>
            <w:r w:rsidRPr="00353B5A">
              <w:rPr>
                <w:rFonts w:eastAsia="Batang"/>
                <w:sz w:val="16"/>
                <w:szCs w:val="16"/>
              </w:rPr>
              <w:t>6</w:t>
            </w:r>
          </w:p>
        </w:tc>
      </w:tr>
      <w:tr w:rsidR="00A85A4C" w:rsidRPr="007A60CA" w14:paraId="77E6680C" w14:textId="77777777" w:rsidTr="00DC01E2">
        <w:trPr>
          <w:jc w:val="center"/>
        </w:trPr>
        <w:tc>
          <w:tcPr>
            <w:tcW w:w="1501" w:type="dxa"/>
            <w:tcBorders>
              <w:top w:val="single" w:sz="4" w:space="0" w:color="auto"/>
              <w:left w:val="single" w:sz="4" w:space="0" w:color="auto"/>
              <w:bottom w:val="single" w:sz="4" w:space="0" w:color="auto"/>
              <w:right w:val="single" w:sz="4" w:space="0" w:color="auto"/>
            </w:tcBorders>
          </w:tcPr>
          <w:p w14:paraId="580836DE" w14:textId="77777777" w:rsidR="00A85A4C" w:rsidRPr="00353B5A" w:rsidRDefault="00A85A4C" w:rsidP="00DC01E2">
            <w:pPr>
              <w:pStyle w:val="TAC"/>
              <w:rPr>
                <w:rFonts w:eastAsia="Batang"/>
                <w:sz w:val="16"/>
                <w:szCs w:val="16"/>
              </w:rPr>
            </w:pPr>
            <w:r w:rsidRPr="00353B5A">
              <w:rPr>
                <w:rFonts w:eastAsia="Batang"/>
                <w:sz w:val="16"/>
                <w:szCs w:val="16"/>
              </w:rPr>
              <w:t>12</w:t>
            </w:r>
          </w:p>
        </w:tc>
        <w:tc>
          <w:tcPr>
            <w:tcW w:w="1502" w:type="dxa"/>
            <w:tcBorders>
              <w:top w:val="single" w:sz="4" w:space="0" w:color="auto"/>
              <w:left w:val="single" w:sz="4" w:space="0" w:color="auto"/>
              <w:bottom w:val="single" w:sz="4" w:space="0" w:color="auto"/>
              <w:right w:val="single" w:sz="4" w:space="0" w:color="auto"/>
            </w:tcBorders>
          </w:tcPr>
          <w:p w14:paraId="4E2DC853"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01" w:type="dxa"/>
            <w:tcBorders>
              <w:top w:val="single" w:sz="4" w:space="0" w:color="auto"/>
              <w:left w:val="single" w:sz="4" w:space="0" w:color="auto"/>
              <w:bottom w:val="single" w:sz="4" w:space="0" w:color="auto"/>
              <w:right w:val="single" w:sz="4" w:space="0" w:color="auto"/>
            </w:tcBorders>
          </w:tcPr>
          <w:p w14:paraId="4D6B04A6" w14:textId="77777777" w:rsidR="00A85A4C" w:rsidRPr="00353B5A" w:rsidRDefault="00A85A4C" w:rsidP="00DC01E2">
            <w:pPr>
              <w:pStyle w:val="TAC"/>
              <w:rPr>
                <w:rFonts w:eastAsia="Batang"/>
                <w:sz w:val="16"/>
                <w:szCs w:val="16"/>
              </w:rPr>
            </w:pPr>
            <w:r w:rsidRPr="00353B5A">
              <w:rPr>
                <w:rFonts w:eastAsia="Batang"/>
                <w:i/>
                <w:sz w:val="16"/>
                <w:szCs w:val="16"/>
              </w:rPr>
              <w:t>j</w:t>
            </w:r>
            <w:r w:rsidRPr="00353B5A">
              <w:rPr>
                <w:rFonts w:eastAsia="Batang"/>
                <w:sz w:val="16"/>
                <w:szCs w:val="16"/>
              </w:rPr>
              <w:t>+2</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1D9E2EBF"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58741214" w14:textId="77777777" w:rsidR="00A85A4C" w:rsidRPr="00353B5A" w:rsidRDefault="00A85A4C" w:rsidP="00DC01E2">
            <w:pPr>
              <w:pStyle w:val="TAC"/>
              <w:rPr>
                <w:rFonts w:eastAsia="Batang"/>
                <w:sz w:val="16"/>
                <w:szCs w:val="16"/>
              </w:rPr>
            </w:pPr>
            <w:r w:rsidRPr="00353B5A">
              <w:rPr>
                <w:rFonts w:eastAsia="Batang"/>
                <w:sz w:val="16"/>
                <w:szCs w:val="16"/>
              </w:rPr>
              <w:t>12</w:t>
            </w:r>
          </w:p>
        </w:tc>
      </w:tr>
      <w:tr w:rsidR="00A85A4C" w:rsidRPr="007A60CA" w14:paraId="2AC8E3BB" w14:textId="77777777" w:rsidTr="00DC01E2">
        <w:trPr>
          <w:jc w:val="center"/>
        </w:trPr>
        <w:tc>
          <w:tcPr>
            <w:tcW w:w="1501" w:type="dxa"/>
            <w:tcBorders>
              <w:top w:val="single" w:sz="4" w:space="0" w:color="auto"/>
              <w:left w:val="single" w:sz="4" w:space="0" w:color="auto"/>
              <w:bottom w:val="single" w:sz="4" w:space="0" w:color="auto"/>
              <w:right w:val="single" w:sz="4" w:space="0" w:color="auto"/>
            </w:tcBorders>
          </w:tcPr>
          <w:p w14:paraId="5D328BF2" w14:textId="77777777" w:rsidR="00A85A4C" w:rsidRPr="00353B5A" w:rsidRDefault="00A85A4C" w:rsidP="00DC01E2">
            <w:pPr>
              <w:pStyle w:val="TAC"/>
              <w:rPr>
                <w:rFonts w:eastAsia="Batang"/>
                <w:sz w:val="16"/>
                <w:szCs w:val="16"/>
              </w:rPr>
            </w:pPr>
            <w:r w:rsidRPr="00353B5A">
              <w:rPr>
                <w:rFonts w:eastAsia="Batang"/>
                <w:sz w:val="16"/>
                <w:szCs w:val="16"/>
              </w:rPr>
              <w:t>13</w:t>
            </w:r>
          </w:p>
        </w:tc>
        <w:tc>
          <w:tcPr>
            <w:tcW w:w="1502" w:type="dxa"/>
            <w:tcBorders>
              <w:top w:val="single" w:sz="4" w:space="0" w:color="auto"/>
              <w:left w:val="single" w:sz="4" w:space="0" w:color="auto"/>
              <w:bottom w:val="single" w:sz="4" w:space="0" w:color="auto"/>
              <w:right w:val="single" w:sz="4" w:space="0" w:color="auto"/>
            </w:tcBorders>
          </w:tcPr>
          <w:p w14:paraId="772F98DB"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01" w:type="dxa"/>
            <w:tcBorders>
              <w:top w:val="single" w:sz="4" w:space="0" w:color="auto"/>
              <w:left w:val="single" w:sz="4" w:space="0" w:color="auto"/>
              <w:bottom w:val="single" w:sz="4" w:space="0" w:color="auto"/>
              <w:right w:val="single" w:sz="4" w:space="0" w:color="auto"/>
            </w:tcBorders>
          </w:tcPr>
          <w:p w14:paraId="7807F082" w14:textId="77777777" w:rsidR="00A85A4C" w:rsidRPr="00353B5A" w:rsidRDefault="00A85A4C" w:rsidP="00DC01E2">
            <w:pPr>
              <w:pStyle w:val="TAC"/>
              <w:rPr>
                <w:rFonts w:eastAsia="Batang"/>
                <w:sz w:val="16"/>
                <w:szCs w:val="16"/>
              </w:rPr>
            </w:pPr>
            <w:r w:rsidRPr="00353B5A">
              <w:rPr>
                <w:rFonts w:eastAsia="Batang"/>
                <w:i/>
                <w:sz w:val="16"/>
                <w:szCs w:val="16"/>
              </w:rPr>
              <w:t>j</w:t>
            </w:r>
            <w:r w:rsidRPr="00353B5A">
              <w:rPr>
                <w:rFonts w:eastAsia="Batang"/>
                <w:sz w:val="16"/>
                <w:szCs w:val="16"/>
              </w:rPr>
              <w:t>+2</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63A29B3E"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702A88A4" w14:textId="77777777" w:rsidR="00A85A4C" w:rsidRPr="00353B5A" w:rsidRDefault="00A85A4C" w:rsidP="00DC01E2">
            <w:pPr>
              <w:pStyle w:val="TAC"/>
              <w:rPr>
                <w:rFonts w:eastAsia="Batang"/>
                <w:sz w:val="16"/>
                <w:szCs w:val="16"/>
              </w:rPr>
            </w:pPr>
            <w:r w:rsidRPr="00353B5A">
              <w:rPr>
                <w:rFonts w:eastAsia="Batang"/>
                <w:sz w:val="16"/>
                <w:szCs w:val="16"/>
              </w:rPr>
              <w:t>10</w:t>
            </w:r>
          </w:p>
        </w:tc>
      </w:tr>
      <w:tr w:rsidR="00A85A4C" w:rsidRPr="007A60CA" w14:paraId="174E536B" w14:textId="77777777" w:rsidTr="00DC01E2">
        <w:trPr>
          <w:jc w:val="center"/>
        </w:trPr>
        <w:tc>
          <w:tcPr>
            <w:tcW w:w="1501" w:type="dxa"/>
            <w:tcBorders>
              <w:top w:val="single" w:sz="4" w:space="0" w:color="auto"/>
              <w:left w:val="single" w:sz="4" w:space="0" w:color="auto"/>
              <w:bottom w:val="single" w:sz="4" w:space="0" w:color="auto"/>
              <w:right w:val="single" w:sz="4" w:space="0" w:color="auto"/>
            </w:tcBorders>
          </w:tcPr>
          <w:p w14:paraId="77D542FD" w14:textId="77777777" w:rsidR="00A85A4C" w:rsidRPr="00353B5A" w:rsidRDefault="00A85A4C" w:rsidP="00DC01E2">
            <w:pPr>
              <w:pStyle w:val="TAC"/>
              <w:rPr>
                <w:rFonts w:eastAsia="Batang"/>
                <w:sz w:val="16"/>
                <w:szCs w:val="16"/>
              </w:rPr>
            </w:pPr>
            <w:r w:rsidRPr="00353B5A">
              <w:rPr>
                <w:rFonts w:eastAsia="Batang"/>
                <w:sz w:val="16"/>
                <w:szCs w:val="16"/>
              </w:rPr>
              <w:t>14</w:t>
            </w:r>
          </w:p>
        </w:tc>
        <w:tc>
          <w:tcPr>
            <w:tcW w:w="1502" w:type="dxa"/>
            <w:tcBorders>
              <w:top w:val="single" w:sz="4" w:space="0" w:color="auto"/>
              <w:left w:val="single" w:sz="4" w:space="0" w:color="auto"/>
              <w:bottom w:val="single" w:sz="4" w:space="0" w:color="auto"/>
              <w:right w:val="single" w:sz="4" w:space="0" w:color="auto"/>
            </w:tcBorders>
          </w:tcPr>
          <w:p w14:paraId="4B77DDBE" w14:textId="77777777" w:rsidR="00A85A4C" w:rsidRPr="00353B5A" w:rsidRDefault="00A85A4C" w:rsidP="00DC01E2">
            <w:pPr>
              <w:pStyle w:val="TAC"/>
              <w:rPr>
                <w:rFonts w:eastAsia="Batang"/>
                <w:sz w:val="16"/>
                <w:szCs w:val="16"/>
              </w:rPr>
            </w:pPr>
            <w:r w:rsidRPr="00353B5A">
              <w:rPr>
                <w:rFonts w:eastAsia="Batang"/>
                <w:sz w:val="16"/>
                <w:szCs w:val="16"/>
              </w:rPr>
              <w:t>Type B</w:t>
            </w:r>
          </w:p>
        </w:tc>
        <w:tc>
          <w:tcPr>
            <w:tcW w:w="1501" w:type="dxa"/>
            <w:tcBorders>
              <w:top w:val="single" w:sz="4" w:space="0" w:color="auto"/>
              <w:left w:val="single" w:sz="4" w:space="0" w:color="auto"/>
              <w:bottom w:val="single" w:sz="4" w:space="0" w:color="auto"/>
              <w:right w:val="single" w:sz="4" w:space="0" w:color="auto"/>
            </w:tcBorders>
          </w:tcPr>
          <w:p w14:paraId="5082A959" w14:textId="77777777" w:rsidR="00A85A4C" w:rsidRPr="00353B5A" w:rsidRDefault="00A85A4C" w:rsidP="00DC01E2">
            <w:pPr>
              <w:pStyle w:val="TAC"/>
              <w:rPr>
                <w:rFonts w:eastAsia="Batang"/>
                <w:i/>
                <w:sz w:val="16"/>
                <w:szCs w:val="16"/>
              </w:rPr>
            </w:pPr>
            <w:r w:rsidRPr="00353B5A">
              <w:rPr>
                <w:rFonts w:eastAsia="Batang"/>
                <w:i/>
                <w:sz w:val="16"/>
                <w:szCs w:val="16"/>
              </w:rPr>
              <w:t>j</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3FA7A7AE" w14:textId="77777777" w:rsidR="00A85A4C" w:rsidRPr="00353B5A" w:rsidRDefault="00A85A4C" w:rsidP="00DC01E2">
            <w:pPr>
              <w:pStyle w:val="TAC"/>
              <w:rPr>
                <w:rFonts w:eastAsia="Batang"/>
                <w:sz w:val="16"/>
                <w:szCs w:val="16"/>
              </w:rPr>
            </w:pPr>
            <w:r w:rsidRPr="00353B5A">
              <w:rPr>
                <w:rFonts w:eastAsia="Batang"/>
                <w:sz w:val="16"/>
                <w:szCs w:val="16"/>
              </w:rPr>
              <w:t>8</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1DD88AB7" w14:textId="77777777" w:rsidR="00A85A4C" w:rsidRPr="00353B5A" w:rsidRDefault="00A85A4C" w:rsidP="00DC01E2">
            <w:pPr>
              <w:pStyle w:val="TAC"/>
              <w:rPr>
                <w:rFonts w:eastAsia="Batang"/>
                <w:sz w:val="16"/>
                <w:szCs w:val="16"/>
              </w:rPr>
            </w:pPr>
            <w:r w:rsidRPr="00353B5A">
              <w:rPr>
                <w:rFonts w:eastAsia="Batang"/>
                <w:sz w:val="16"/>
                <w:szCs w:val="16"/>
              </w:rPr>
              <w:t>4</w:t>
            </w:r>
          </w:p>
        </w:tc>
      </w:tr>
      <w:tr w:rsidR="00A85A4C" w:rsidRPr="007A60CA" w14:paraId="0E3A6D2A" w14:textId="77777777" w:rsidTr="00DC01E2">
        <w:trPr>
          <w:jc w:val="center"/>
        </w:trPr>
        <w:tc>
          <w:tcPr>
            <w:tcW w:w="1501" w:type="dxa"/>
            <w:tcBorders>
              <w:top w:val="single" w:sz="4" w:space="0" w:color="auto"/>
              <w:left w:val="single" w:sz="4" w:space="0" w:color="auto"/>
              <w:bottom w:val="single" w:sz="4" w:space="0" w:color="auto"/>
              <w:right w:val="single" w:sz="4" w:space="0" w:color="auto"/>
            </w:tcBorders>
          </w:tcPr>
          <w:p w14:paraId="32E2E78B" w14:textId="77777777" w:rsidR="00A85A4C" w:rsidRPr="00353B5A" w:rsidRDefault="00A85A4C" w:rsidP="00DC01E2">
            <w:pPr>
              <w:pStyle w:val="TAC"/>
              <w:rPr>
                <w:rFonts w:eastAsia="Batang"/>
                <w:sz w:val="16"/>
                <w:szCs w:val="16"/>
              </w:rPr>
            </w:pPr>
            <w:r w:rsidRPr="00353B5A">
              <w:rPr>
                <w:rFonts w:eastAsia="Batang"/>
                <w:sz w:val="16"/>
                <w:szCs w:val="16"/>
              </w:rPr>
              <w:t>15</w:t>
            </w:r>
          </w:p>
        </w:tc>
        <w:tc>
          <w:tcPr>
            <w:tcW w:w="1502" w:type="dxa"/>
            <w:tcBorders>
              <w:top w:val="single" w:sz="4" w:space="0" w:color="auto"/>
              <w:left w:val="single" w:sz="4" w:space="0" w:color="auto"/>
              <w:bottom w:val="single" w:sz="4" w:space="0" w:color="auto"/>
              <w:right w:val="single" w:sz="4" w:space="0" w:color="auto"/>
            </w:tcBorders>
          </w:tcPr>
          <w:p w14:paraId="45D997C3"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01" w:type="dxa"/>
            <w:tcBorders>
              <w:top w:val="single" w:sz="4" w:space="0" w:color="auto"/>
              <w:left w:val="single" w:sz="4" w:space="0" w:color="auto"/>
              <w:bottom w:val="single" w:sz="4" w:space="0" w:color="auto"/>
              <w:right w:val="single" w:sz="4" w:space="0" w:color="auto"/>
            </w:tcBorders>
          </w:tcPr>
          <w:p w14:paraId="479FECA1" w14:textId="77777777" w:rsidR="00A85A4C" w:rsidRPr="00353B5A" w:rsidRDefault="00A85A4C" w:rsidP="00DC01E2">
            <w:pPr>
              <w:pStyle w:val="TAC"/>
              <w:rPr>
                <w:rFonts w:eastAsia="Batang"/>
                <w:sz w:val="16"/>
                <w:szCs w:val="16"/>
              </w:rPr>
            </w:pPr>
            <w:r w:rsidRPr="00353B5A">
              <w:rPr>
                <w:rFonts w:eastAsia="Batang"/>
                <w:i/>
                <w:sz w:val="16"/>
                <w:szCs w:val="16"/>
              </w:rPr>
              <w:t>j</w:t>
            </w:r>
            <w:r w:rsidRPr="00353B5A">
              <w:rPr>
                <w:rFonts w:eastAsia="Batang"/>
                <w:sz w:val="16"/>
                <w:szCs w:val="16"/>
              </w:rPr>
              <w:t>+3</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5D45BFB1"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57D7D605" w14:textId="77777777" w:rsidR="00A85A4C" w:rsidRPr="00353B5A" w:rsidRDefault="00A85A4C" w:rsidP="00DC01E2">
            <w:pPr>
              <w:pStyle w:val="TAC"/>
              <w:rPr>
                <w:rFonts w:eastAsia="Batang"/>
                <w:sz w:val="16"/>
                <w:szCs w:val="16"/>
              </w:rPr>
            </w:pPr>
            <w:r w:rsidRPr="00353B5A">
              <w:rPr>
                <w:rFonts w:eastAsia="Batang"/>
                <w:sz w:val="16"/>
                <w:szCs w:val="16"/>
              </w:rPr>
              <w:t>8</w:t>
            </w:r>
          </w:p>
        </w:tc>
      </w:tr>
      <w:tr w:rsidR="00A85A4C" w:rsidRPr="007A60CA" w14:paraId="5D4983FB" w14:textId="77777777" w:rsidTr="00DC01E2">
        <w:trPr>
          <w:jc w:val="center"/>
        </w:trPr>
        <w:tc>
          <w:tcPr>
            <w:tcW w:w="1501" w:type="dxa"/>
            <w:tcBorders>
              <w:top w:val="single" w:sz="4" w:space="0" w:color="auto"/>
              <w:left w:val="single" w:sz="4" w:space="0" w:color="auto"/>
              <w:bottom w:val="single" w:sz="4" w:space="0" w:color="auto"/>
              <w:right w:val="single" w:sz="4" w:space="0" w:color="auto"/>
            </w:tcBorders>
          </w:tcPr>
          <w:p w14:paraId="727A9495" w14:textId="77777777" w:rsidR="00A85A4C" w:rsidRPr="00353B5A" w:rsidRDefault="00A85A4C" w:rsidP="00DC01E2">
            <w:pPr>
              <w:pStyle w:val="TAC"/>
              <w:rPr>
                <w:rFonts w:eastAsia="Batang"/>
                <w:sz w:val="16"/>
                <w:szCs w:val="16"/>
              </w:rPr>
            </w:pPr>
            <w:r w:rsidRPr="00353B5A">
              <w:rPr>
                <w:rFonts w:eastAsia="Batang"/>
                <w:sz w:val="16"/>
                <w:szCs w:val="16"/>
              </w:rPr>
              <w:t>16</w:t>
            </w:r>
          </w:p>
        </w:tc>
        <w:tc>
          <w:tcPr>
            <w:tcW w:w="1502" w:type="dxa"/>
            <w:tcBorders>
              <w:top w:val="single" w:sz="4" w:space="0" w:color="auto"/>
              <w:left w:val="single" w:sz="4" w:space="0" w:color="auto"/>
              <w:bottom w:val="single" w:sz="4" w:space="0" w:color="auto"/>
              <w:right w:val="single" w:sz="4" w:space="0" w:color="auto"/>
            </w:tcBorders>
          </w:tcPr>
          <w:p w14:paraId="63A31E66" w14:textId="77777777" w:rsidR="00A85A4C" w:rsidRPr="00353B5A" w:rsidRDefault="00A85A4C" w:rsidP="00DC01E2">
            <w:pPr>
              <w:pStyle w:val="TAC"/>
              <w:rPr>
                <w:rFonts w:eastAsia="Batang"/>
                <w:sz w:val="16"/>
                <w:szCs w:val="16"/>
              </w:rPr>
            </w:pPr>
            <w:r w:rsidRPr="00353B5A">
              <w:rPr>
                <w:rFonts w:eastAsia="Batang"/>
                <w:sz w:val="16"/>
                <w:szCs w:val="16"/>
              </w:rPr>
              <w:t>Type A</w:t>
            </w:r>
          </w:p>
        </w:tc>
        <w:tc>
          <w:tcPr>
            <w:tcW w:w="1501" w:type="dxa"/>
            <w:tcBorders>
              <w:top w:val="single" w:sz="4" w:space="0" w:color="auto"/>
              <w:left w:val="single" w:sz="4" w:space="0" w:color="auto"/>
              <w:bottom w:val="single" w:sz="4" w:space="0" w:color="auto"/>
              <w:right w:val="single" w:sz="4" w:space="0" w:color="auto"/>
            </w:tcBorders>
          </w:tcPr>
          <w:p w14:paraId="03D21C14" w14:textId="77777777" w:rsidR="00A85A4C" w:rsidRPr="00353B5A" w:rsidRDefault="00A85A4C" w:rsidP="00DC01E2">
            <w:pPr>
              <w:pStyle w:val="TAC"/>
              <w:rPr>
                <w:rFonts w:eastAsia="Batang"/>
                <w:sz w:val="16"/>
                <w:szCs w:val="16"/>
              </w:rPr>
            </w:pPr>
            <w:r w:rsidRPr="00353B5A">
              <w:rPr>
                <w:rFonts w:eastAsia="Batang"/>
                <w:i/>
                <w:sz w:val="16"/>
                <w:szCs w:val="16"/>
              </w:rPr>
              <w:t>j</w:t>
            </w:r>
            <w:r w:rsidRPr="00353B5A">
              <w:rPr>
                <w:rFonts w:eastAsia="Batang"/>
                <w:sz w:val="16"/>
                <w:szCs w:val="16"/>
              </w:rPr>
              <w:t>+3</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2E8BE9C2" w14:textId="77777777" w:rsidR="00A85A4C" w:rsidRPr="00353B5A" w:rsidRDefault="00A85A4C" w:rsidP="00DC01E2">
            <w:pPr>
              <w:pStyle w:val="TAC"/>
              <w:rPr>
                <w:rFonts w:eastAsia="Batang"/>
                <w:sz w:val="16"/>
                <w:szCs w:val="16"/>
              </w:rPr>
            </w:pPr>
            <w:r w:rsidRPr="00353B5A">
              <w:rPr>
                <w:rFonts w:eastAsia="Batang"/>
                <w:sz w:val="16"/>
                <w:szCs w:val="16"/>
              </w:rPr>
              <w:t>0</w:t>
            </w:r>
          </w:p>
        </w:tc>
        <w:tc>
          <w:tcPr>
            <w:tcW w:w="1502" w:type="dxa"/>
            <w:tcBorders>
              <w:top w:val="single" w:sz="4" w:space="0" w:color="auto"/>
              <w:left w:val="single" w:sz="4" w:space="0" w:color="auto"/>
              <w:bottom w:val="single" w:sz="4" w:space="0" w:color="auto"/>
              <w:right w:val="single" w:sz="4" w:space="0" w:color="auto"/>
            </w:tcBorders>
            <w:shd w:val="clear" w:color="auto" w:fill="auto"/>
          </w:tcPr>
          <w:p w14:paraId="48937DAF" w14:textId="77777777" w:rsidR="00A85A4C" w:rsidRPr="00353B5A" w:rsidRDefault="00A85A4C" w:rsidP="00DC01E2">
            <w:pPr>
              <w:pStyle w:val="TAC"/>
              <w:rPr>
                <w:rFonts w:eastAsia="Batang"/>
                <w:sz w:val="16"/>
                <w:szCs w:val="16"/>
              </w:rPr>
            </w:pPr>
            <w:r w:rsidRPr="00353B5A">
              <w:rPr>
                <w:rFonts w:eastAsia="Batang"/>
                <w:sz w:val="16"/>
                <w:szCs w:val="16"/>
              </w:rPr>
              <w:t>10</w:t>
            </w:r>
          </w:p>
        </w:tc>
      </w:tr>
      <w:bookmarkEnd w:id="4264"/>
      <w:bookmarkEnd w:id="4265"/>
      <w:bookmarkEnd w:id="4266"/>
    </w:tbl>
    <w:p w14:paraId="6859131E" w14:textId="77777777" w:rsidR="00A85A4C" w:rsidRPr="00EA5A88" w:rsidRDefault="00A85A4C" w:rsidP="00353B5A"/>
    <w:p w14:paraId="6470A54F" w14:textId="77777777" w:rsidR="00353B5A" w:rsidRDefault="00353B5A" w:rsidP="00A85A4C">
      <w:pPr>
        <w:rPr>
          <w:szCs w:val="20"/>
          <w:highlight w:val="green"/>
          <w:lang w:eastAsia="x-none"/>
        </w:rPr>
      </w:pPr>
    </w:p>
    <w:p w14:paraId="3C3F450F" w14:textId="7BEA3E9A" w:rsidR="00A85A4C" w:rsidRPr="00EA5A88" w:rsidRDefault="00A85A4C" w:rsidP="00A85A4C">
      <w:pPr>
        <w:rPr>
          <w:szCs w:val="20"/>
          <w:lang w:eastAsia="x-none"/>
        </w:rPr>
      </w:pPr>
      <w:r w:rsidRPr="00EA5A88">
        <w:rPr>
          <w:szCs w:val="20"/>
          <w:highlight w:val="green"/>
          <w:lang w:eastAsia="x-none"/>
        </w:rPr>
        <w:t>Agreements</w:t>
      </w:r>
      <w:r w:rsidRPr="00EA5A88">
        <w:rPr>
          <w:szCs w:val="20"/>
          <w:lang w:eastAsia="x-none"/>
        </w:rPr>
        <w:t>:</w:t>
      </w:r>
    </w:p>
    <w:p w14:paraId="62491E26" w14:textId="77777777" w:rsidR="00A85A4C" w:rsidRPr="00EA5A88" w:rsidRDefault="00A85A4C" w:rsidP="00613418">
      <w:pPr>
        <w:pStyle w:val="ListParagraph"/>
        <w:numPr>
          <w:ilvl w:val="0"/>
          <w:numId w:val="61"/>
        </w:numPr>
      </w:pPr>
      <w:r w:rsidRPr="00EA5A88">
        <w:t>For slot aggregation,</w:t>
      </w:r>
    </w:p>
    <w:p w14:paraId="2A167F82" w14:textId="77777777" w:rsidR="00A85A4C" w:rsidRPr="00EA5A88" w:rsidRDefault="00A85A4C" w:rsidP="00613418">
      <w:pPr>
        <w:pStyle w:val="ListParagraph"/>
        <w:numPr>
          <w:ilvl w:val="1"/>
          <w:numId w:val="61"/>
        </w:numPr>
      </w:pPr>
      <w:r w:rsidRPr="00EA5A88">
        <w:t>the RV field in the DCI scheduling the transmission indicates the RV of the first slot of the PDSCH/PUSCH transmission,</w:t>
      </w:r>
    </w:p>
    <w:p w14:paraId="3C2660B0" w14:textId="77777777" w:rsidR="00A85A4C" w:rsidRPr="00EA5A88" w:rsidRDefault="00A85A4C" w:rsidP="00613418">
      <w:pPr>
        <w:pStyle w:val="ListParagraph"/>
        <w:numPr>
          <w:ilvl w:val="1"/>
          <w:numId w:val="61"/>
        </w:numPr>
      </w:pPr>
      <w:r w:rsidRPr="00EA5A88">
        <w:t>slots cycle through the RVs in order 0, 2, 3, 1 starting from the RV indicated in the DCI</w:t>
      </w:r>
    </w:p>
    <w:p w14:paraId="393E34ED" w14:textId="46A15305" w:rsidR="004C2F44" w:rsidRDefault="004C2F44" w:rsidP="004C2F44">
      <w:pPr>
        <w:ind w:left="720" w:hanging="720"/>
      </w:pPr>
    </w:p>
    <w:p w14:paraId="35FAD2A4" w14:textId="319AFF1C" w:rsidR="004C2F44" w:rsidRPr="00A249B7" w:rsidRDefault="00A249B7" w:rsidP="003B0C24">
      <w:pPr>
        <w:pBdr>
          <w:top w:val="single" w:sz="4" w:space="1" w:color="auto"/>
        </w:pBdr>
        <w:ind w:left="720" w:hanging="720"/>
        <w:rPr>
          <w:b/>
        </w:rPr>
      </w:pPr>
      <w:r w:rsidRPr="00A249B7">
        <w:rPr>
          <w:b/>
        </w:rPr>
        <w:t>Tuesday session</w:t>
      </w:r>
    </w:p>
    <w:p w14:paraId="223992EA" w14:textId="1A13994E" w:rsidR="00A249B7" w:rsidRPr="00A249B7" w:rsidRDefault="0058452E" w:rsidP="00A249B7">
      <w:pPr>
        <w:ind w:left="720" w:hanging="720"/>
        <w:rPr>
          <w:b/>
        </w:rPr>
      </w:pPr>
      <w:hyperlink r:id="rId1713" w:history="1">
        <w:r w:rsidR="000F2B08">
          <w:rPr>
            <w:rStyle w:val="Hyperlink"/>
            <w:b/>
          </w:rPr>
          <w:t>R1-1807712</w:t>
        </w:r>
      </w:hyperlink>
      <w:r w:rsidR="00A249B7" w:rsidRPr="00A249B7">
        <w:rPr>
          <w:b/>
        </w:rPr>
        <w:tab/>
        <w:t>Outcome of offline discussion on 7.1.3.3.1 (resource allocation) – part II</w:t>
      </w:r>
      <w:r w:rsidR="00A249B7" w:rsidRPr="00A249B7">
        <w:rPr>
          <w:b/>
        </w:rPr>
        <w:tab/>
        <w:t>Ericsson</w:t>
      </w:r>
    </w:p>
    <w:p w14:paraId="70C30F4B" w14:textId="77777777" w:rsidR="00A249B7" w:rsidRDefault="00A249B7" w:rsidP="00A249B7">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6AF03520" w14:textId="627DD8DD" w:rsidR="00A249B7" w:rsidRDefault="00A249B7" w:rsidP="00A249B7">
      <w:pPr>
        <w:ind w:left="720" w:hanging="720"/>
      </w:pPr>
    </w:p>
    <w:p w14:paraId="0AB44E10" w14:textId="77777777" w:rsidR="003B0C24" w:rsidRPr="00EF5DB8" w:rsidRDefault="003B0C24" w:rsidP="003B0C24">
      <w:pPr>
        <w:ind w:left="720" w:hanging="720"/>
        <w:rPr>
          <w:szCs w:val="20"/>
          <w:lang w:eastAsia="x-none"/>
        </w:rPr>
      </w:pPr>
      <w:r w:rsidRPr="00EF5DB8">
        <w:rPr>
          <w:szCs w:val="20"/>
          <w:lang w:eastAsia="x-none"/>
        </w:rPr>
        <w:t>Proposals:</w:t>
      </w:r>
    </w:p>
    <w:p w14:paraId="4223738F" w14:textId="77777777" w:rsidR="003B0C24" w:rsidRPr="00EF5DB8" w:rsidRDefault="003B0C24" w:rsidP="003B0C24">
      <w:pPr>
        <w:ind w:left="720" w:hanging="720"/>
        <w:jc w:val="both"/>
        <w:rPr>
          <w:szCs w:val="20"/>
          <w:lang w:eastAsia="x-none"/>
        </w:rPr>
      </w:pPr>
      <w:r w:rsidRPr="00EF5DB8">
        <w:rPr>
          <w:szCs w:val="20"/>
          <w:lang w:eastAsia="x-none"/>
        </w:rPr>
        <w:t>For C-RNTI and CS-RNTI in CSS at least in Pcell (FFS Scell Type 3 CSS)</w:t>
      </w:r>
    </w:p>
    <w:p w14:paraId="6515142E" w14:textId="77777777" w:rsidR="003B0C24" w:rsidRPr="00EF5DB8" w:rsidRDefault="003B0C24" w:rsidP="00613418">
      <w:pPr>
        <w:numPr>
          <w:ilvl w:val="0"/>
          <w:numId w:val="98"/>
        </w:numPr>
        <w:jc w:val="both"/>
        <w:rPr>
          <w:szCs w:val="20"/>
          <w:lang w:eastAsia="x-none"/>
        </w:rPr>
      </w:pPr>
      <w:r w:rsidRPr="00EF5DB8">
        <w:rPr>
          <w:szCs w:val="20"/>
          <w:lang w:eastAsia="x-none"/>
        </w:rPr>
        <w:t xml:space="preserve">If PDSCH-Config has provided a table </w:t>
      </w:r>
    </w:p>
    <w:p w14:paraId="74B423BE" w14:textId="77777777" w:rsidR="003B0C24" w:rsidRPr="00EF5DB8" w:rsidRDefault="003B0C24" w:rsidP="00613418">
      <w:pPr>
        <w:numPr>
          <w:ilvl w:val="1"/>
          <w:numId w:val="98"/>
        </w:numPr>
        <w:jc w:val="both"/>
        <w:rPr>
          <w:szCs w:val="20"/>
          <w:lang w:eastAsia="x-none"/>
        </w:rPr>
      </w:pPr>
      <w:r w:rsidRPr="00EF5DB8">
        <w:rPr>
          <w:szCs w:val="20"/>
          <w:lang w:eastAsia="x-none"/>
        </w:rPr>
        <w:t>Use this table for PDSCH transmission scheduled by DCI in CSS</w:t>
      </w:r>
    </w:p>
    <w:p w14:paraId="3DCC139B" w14:textId="77777777" w:rsidR="003B0C24" w:rsidRPr="00EF5DB8" w:rsidRDefault="003B0C24" w:rsidP="00613418">
      <w:pPr>
        <w:numPr>
          <w:ilvl w:val="0"/>
          <w:numId w:val="98"/>
        </w:numPr>
        <w:jc w:val="both"/>
        <w:rPr>
          <w:szCs w:val="20"/>
          <w:lang w:eastAsia="x-none"/>
        </w:rPr>
      </w:pPr>
      <w:r w:rsidRPr="00EF5DB8">
        <w:rPr>
          <w:szCs w:val="20"/>
          <w:lang w:eastAsia="x-none"/>
        </w:rPr>
        <w:lastRenderedPageBreak/>
        <w:t>else if PDSCH-ConfigCommon has provided a table</w:t>
      </w:r>
    </w:p>
    <w:p w14:paraId="5918E438" w14:textId="77777777" w:rsidR="003B0C24" w:rsidRPr="00EF5DB8" w:rsidRDefault="003B0C24" w:rsidP="00613418">
      <w:pPr>
        <w:numPr>
          <w:ilvl w:val="1"/>
          <w:numId w:val="98"/>
        </w:numPr>
        <w:jc w:val="both"/>
        <w:rPr>
          <w:szCs w:val="20"/>
          <w:lang w:eastAsia="x-none"/>
        </w:rPr>
      </w:pPr>
      <w:r w:rsidRPr="00EF5DB8">
        <w:rPr>
          <w:szCs w:val="20"/>
          <w:lang w:eastAsia="x-none"/>
        </w:rPr>
        <w:t>Use this table for PDSCH transmission scheduled by DCI in CSS</w:t>
      </w:r>
    </w:p>
    <w:p w14:paraId="2AF81A0D" w14:textId="77777777" w:rsidR="003B0C24" w:rsidRPr="00EF5DB8" w:rsidRDefault="003B0C24" w:rsidP="00613418">
      <w:pPr>
        <w:numPr>
          <w:ilvl w:val="0"/>
          <w:numId w:val="98"/>
        </w:numPr>
        <w:jc w:val="both"/>
        <w:rPr>
          <w:szCs w:val="20"/>
          <w:lang w:eastAsia="x-none"/>
        </w:rPr>
      </w:pPr>
      <w:r w:rsidRPr="00EF5DB8">
        <w:rPr>
          <w:szCs w:val="20"/>
          <w:lang w:eastAsia="x-none"/>
        </w:rPr>
        <w:t>else</w:t>
      </w:r>
    </w:p>
    <w:p w14:paraId="0B0C392C" w14:textId="77777777" w:rsidR="003B0C24" w:rsidRPr="00EF5DB8" w:rsidRDefault="003B0C24" w:rsidP="00613418">
      <w:pPr>
        <w:numPr>
          <w:ilvl w:val="1"/>
          <w:numId w:val="98"/>
        </w:numPr>
        <w:jc w:val="both"/>
        <w:rPr>
          <w:szCs w:val="20"/>
          <w:lang w:eastAsia="x-none"/>
        </w:rPr>
      </w:pPr>
      <w:r w:rsidRPr="00EF5DB8">
        <w:rPr>
          <w:szCs w:val="20"/>
          <w:lang w:eastAsia="x-none"/>
        </w:rPr>
        <w:t>Use the default PDSCH table A (mux pattern 1)</w:t>
      </w:r>
    </w:p>
    <w:p w14:paraId="6EF9F54B" w14:textId="77777777" w:rsidR="003B0C24" w:rsidRPr="00EF5DB8" w:rsidRDefault="003B0C24" w:rsidP="00613418">
      <w:pPr>
        <w:numPr>
          <w:ilvl w:val="0"/>
          <w:numId w:val="98"/>
        </w:numPr>
        <w:jc w:val="both"/>
        <w:rPr>
          <w:szCs w:val="20"/>
          <w:lang w:eastAsia="x-none"/>
        </w:rPr>
      </w:pPr>
      <w:r w:rsidRPr="00EF5DB8">
        <w:rPr>
          <w:szCs w:val="20"/>
          <w:lang w:eastAsia="x-none"/>
        </w:rPr>
        <w:t>Note: Same table is used as in USS</w:t>
      </w:r>
    </w:p>
    <w:p w14:paraId="064433D0" w14:textId="77777777" w:rsidR="003B0C24" w:rsidRPr="00EF5DB8" w:rsidRDefault="003B0C24" w:rsidP="00613418">
      <w:pPr>
        <w:numPr>
          <w:ilvl w:val="0"/>
          <w:numId w:val="98"/>
        </w:numPr>
        <w:jc w:val="both"/>
        <w:rPr>
          <w:szCs w:val="20"/>
          <w:lang w:eastAsia="x-none"/>
        </w:rPr>
      </w:pPr>
      <w:r w:rsidRPr="00EF5DB8">
        <w:rPr>
          <w:szCs w:val="20"/>
          <w:lang w:eastAsia="x-none"/>
        </w:rPr>
        <w:t>Note: If some entries in the table before RRC reconfiguration and in the table after RRC reconfiguration are the same, the UE can be schedulable during the RRC reconfiguration period</w:t>
      </w:r>
    </w:p>
    <w:p w14:paraId="018465E4" w14:textId="77777777" w:rsidR="003B0C24" w:rsidRPr="00EF5DB8" w:rsidRDefault="003B0C24" w:rsidP="00613418">
      <w:pPr>
        <w:numPr>
          <w:ilvl w:val="1"/>
          <w:numId w:val="98"/>
        </w:numPr>
        <w:jc w:val="both"/>
        <w:rPr>
          <w:szCs w:val="20"/>
          <w:lang w:eastAsia="x-none"/>
        </w:rPr>
      </w:pPr>
      <w:r w:rsidRPr="00EF5DB8">
        <w:rPr>
          <w:szCs w:val="20"/>
          <w:lang w:eastAsia="x-none"/>
        </w:rPr>
        <w:t>No specification impact</w:t>
      </w:r>
    </w:p>
    <w:p w14:paraId="4F459F90" w14:textId="77777777" w:rsidR="003B0C24" w:rsidRPr="00EF5DB8" w:rsidRDefault="003B0C24" w:rsidP="003B0C24">
      <w:pPr>
        <w:ind w:left="720" w:hanging="720"/>
        <w:jc w:val="both"/>
        <w:rPr>
          <w:szCs w:val="20"/>
          <w:lang w:eastAsia="x-none"/>
        </w:rPr>
      </w:pPr>
      <w:r w:rsidRPr="00EF5DB8">
        <w:rPr>
          <w:szCs w:val="20"/>
          <w:lang w:eastAsia="x-none"/>
        </w:rPr>
        <w:t>For C-RNTI and CS-RNTI in CSS:</w:t>
      </w:r>
    </w:p>
    <w:p w14:paraId="3D0738F2" w14:textId="77777777" w:rsidR="003B0C24" w:rsidRPr="00EF5DB8" w:rsidRDefault="003B0C24" w:rsidP="00613418">
      <w:pPr>
        <w:numPr>
          <w:ilvl w:val="0"/>
          <w:numId w:val="98"/>
        </w:numPr>
        <w:jc w:val="both"/>
        <w:rPr>
          <w:szCs w:val="20"/>
          <w:lang w:eastAsia="x-none"/>
        </w:rPr>
      </w:pPr>
      <w:r w:rsidRPr="00EF5DB8">
        <w:rPr>
          <w:szCs w:val="20"/>
          <w:lang w:eastAsia="x-none"/>
        </w:rPr>
        <w:t xml:space="preserve">if PUSCH-Config has provided a table </w:t>
      </w:r>
    </w:p>
    <w:p w14:paraId="592074DA" w14:textId="77777777" w:rsidR="003B0C24" w:rsidRPr="00EF5DB8" w:rsidRDefault="003B0C24" w:rsidP="00613418">
      <w:pPr>
        <w:numPr>
          <w:ilvl w:val="1"/>
          <w:numId w:val="98"/>
        </w:numPr>
        <w:jc w:val="both"/>
        <w:rPr>
          <w:szCs w:val="20"/>
          <w:lang w:eastAsia="x-none"/>
        </w:rPr>
      </w:pPr>
      <w:r w:rsidRPr="00EF5DB8">
        <w:rPr>
          <w:szCs w:val="20"/>
          <w:lang w:eastAsia="x-none"/>
        </w:rPr>
        <w:t>Use this table for PUSCH transmission scheduled by DCI in CSS</w:t>
      </w:r>
    </w:p>
    <w:p w14:paraId="4D2FC056" w14:textId="77777777" w:rsidR="003B0C24" w:rsidRPr="00EF5DB8" w:rsidRDefault="003B0C24" w:rsidP="00613418">
      <w:pPr>
        <w:numPr>
          <w:ilvl w:val="0"/>
          <w:numId w:val="98"/>
        </w:numPr>
        <w:jc w:val="both"/>
        <w:rPr>
          <w:szCs w:val="20"/>
          <w:lang w:eastAsia="x-none"/>
        </w:rPr>
      </w:pPr>
      <w:r w:rsidRPr="00EF5DB8">
        <w:rPr>
          <w:szCs w:val="20"/>
          <w:lang w:eastAsia="x-none"/>
        </w:rPr>
        <w:t>else if PUSCH-ConfigCommon has provided a table for PUSCH</w:t>
      </w:r>
    </w:p>
    <w:p w14:paraId="3BF287B9" w14:textId="77777777" w:rsidR="003B0C24" w:rsidRPr="00EF5DB8" w:rsidRDefault="003B0C24" w:rsidP="00613418">
      <w:pPr>
        <w:numPr>
          <w:ilvl w:val="1"/>
          <w:numId w:val="98"/>
        </w:numPr>
        <w:jc w:val="both"/>
        <w:rPr>
          <w:szCs w:val="20"/>
          <w:lang w:eastAsia="x-none"/>
        </w:rPr>
      </w:pPr>
      <w:r w:rsidRPr="00EF5DB8">
        <w:rPr>
          <w:szCs w:val="20"/>
          <w:lang w:eastAsia="x-none"/>
        </w:rPr>
        <w:t>Use this table for PUSCH transmission scheduled by DCI in CSS</w:t>
      </w:r>
    </w:p>
    <w:p w14:paraId="624D8DEF" w14:textId="77777777" w:rsidR="003B0C24" w:rsidRPr="00EF5DB8" w:rsidRDefault="003B0C24" w:rsidP="00613418">
      <w:pPr>
        <w:numPr>
          <w:ilvl w:val="0"/>
          <w:numId w:val="98"/>
        </w:numPr>
        <w:jc w:val="both"/>
        <w:rPr>
          <w:szCs w:val="20"/>
          <w:lang w:eastAsia="x-none"/>
        </w:rPr>
      </w:pPr>
      <w:r w:rsidRPr="00EF5DB8">
        <w:rPr>
          <w:szCs w:val="20"/>
          <w:lang w:eastAsia="x-none"/>
        </w:rPr>
        <w:t>else</w:t>
      </w:r>
    </w:p>
    <w:p w14:paraId="544AFFD6" w14:textId="77777777" w:rsidR="003B0C24" w:rsidRPr="00EF5DB8" w:rsidRDefault="003B0C24" w:rsidP="00613418">
      <w:pPr>
        <w:numPr>
          <w:ilvl w:val="1"/>
          <w:numId w:val="98"/>
        </w:numPr>
        <w:jc w:val="both"/>
        <w:rPr>
          <w:szCs w:val="20"/>
          <w:lang w:eastAsia="x-none"/>
        </w:rPr>
      </w:pPr>
      <w:r w:rsidRPr="00EF5DB8">
        <w:rPr>
          <w:szCs w:val="20"/>
          <w:lang w:eastAsia="x-none"/>
        </w:rPr>
        <w:t>Use the default PUSCH table</w:t>
      </w:r>
    </w:p>
    <w:p w14:paraId="5C4591CD" w14:textId="77777777" w:rsidR="003B0C24" w:rsidRPr="00EF5DB8" w:rsidRDefault="003B0C24" w:rsidP="00613418">
      <w:pPr>
        <w:numPr>
          <w:ilvl w:val="0"/>
          <w:numId w:val="98"/>
        </w:numPr>
        <w:jc w:val="both"/>
        <w:rPr>
          <w:szCs w:val="20"/>
          <w:lang w:eastAsia="x-none"/>
        </w:rPr>
      </w:pPr>
      <w:r w:rsidRPr="00EF5DB8">
        <w:rPr>
          <w:szCs w:val="20"/>
          <w:lang w:eastAsia="x-none"/>
        </w:rPr>
        <w:t>Note: Same table is used as in USS</w:t>
      </w:r>
    </w:p>
    <w:p w14:paraId="73F7563D" w14:textId="77777777" w:rsidR="003B0C24" w:rsidRPr="00EF5DB8" w:rsidRDefault="003B0C24" w:rsidP="00613418">
      <w:pPr>
        <w:numPr>
          <w:ilvl w:val="0"/>
          <w:numId w:val="98"/>
        </w:numPr>
        <w:jc w:val="both"/>
        <w:rPr>
          <w:szCs w:val="20"/>
          <w:lang w:eastAsia="x-none"/>
        </w:rPr>
      </w:pPr>
      <w:r w:rsidRPr="00EF5DB8">
        <w:rPr>
          <w:szCs w:val="20"/>
          <w:lang w:eastAsia="x-none"/>
        </w:rPr>
        <w:t>Note: If some entries in the table before RRC reconfiguration and in the table after RRC reconfiguration are the same, the UE can be schedulable during the RRC reconfiguration period</w:t>
      </w:r>
    </w:p>
    <w:p w14:paraId="72B44A28" w14:textId="77777777" w:rsidR="003B0C24" w:rsidRPr="00EF5DB8" w:rsidRDefault="003B0C24" w:rsidP="00613418">
      <w:pPr>
        <w:numPr>
          <w:ilvl w:val="1"/>
          <w:numId w:val="98"/>
        </w:numPr>
        <w:spacing w:after="120"/>
        <w:jc w:val="both"/>
        <w:rPr>
          <w:szCs w:val="20"/>
          <w:lang w:eastAsia="x-none"/>
        </w:rPr>
      </w:pPr>
      <w:r w:rsidRPr="00EF5DB8">
        <w:rPr>
          <w:szCs w:val="20"/>
          <w:lang w:eastAsia="x-none"/>
        </w:rPr>
        <w:t>No specification impact</w:t>
      </w:r>
    </w:p>
    <w:p w14:paraId="098DE53C" w14:textId="77777777" w:rsidR="003B0C24" w:rsidRPr="003B0C24" w:rsidRDefault="003B0C24" w:rsidP="003B0C24">
      <w:pPr>
        <w:ind w:left="720" w:hanging="720"/>
        <w:rPr>
          <w:lang w:eastAsia="x-none"/>
        </w:rPr>
      </w:pPr>
    </w:p>
    <w:p w14:paraId="45EC7DCB" w14:textId="2D6AD9BD" w:rsidR="003B0C24" w:rsidRPr="003B0C24" w:rsidRDefault="003B0C24" w:rsidP="003B0C24">
      <w:pPr>
        <w:ind w:left="720" w:hanging="720"/>
        <w:rPr>
          <w:szCs w:val="20"/>
          <w:lang w:eastAsia="x-none"/>
        </w:rPr>
      </w:pPr>
      <w:r w:rsidRPr="003B0C24">
        <w:rPr>
          <w:szCs w:val="20"/>
          <w:highlight w:val="green"/>
          <w:lang w:eastAsia="x-none"/>
        </w:rPr>
        <w:t>Agreements</w:t>
      </w:r>
      <w:r w:rsidRPr="003B0C24">
        <w:rPr>
          <w:szCs w:val="20"/>
          <w:lang w:eastAsia="x-none"/>
        </w:rPr>
        <w:t>:</w:t>
      </w:r>
      <w:r>
        <w:rPr>
          <w:szCs w:val="20"/>
          <w:lang w:eastAsia="x-none"/>
        </w:rPr>
        <w:t xml:space="preserve"> </w:t>
      </w:r>
      <w:r w:rsidRPr="003B0C24">
        <w:rPr>
          <w:szCs w:val="20"/>
          <w:lang w:eastAsia="x-none"/>
        </w:rPr>
        <w:t>For RAR and msg4:</w:t>
      </w:r>
    </w:p>
    <w:p w14:paraId="1CA2B555" w14:textId="77777777" w:rsidR="003B0C24" w:rsidRPr="003B0C24" w:rsidRDefault="003B0C24" w:rsidP="00613418">
      <w:pPr>
        <w:numPr>
          <w:ilvl w:val="0"/>
          <w:numId w:val="98"/>
        </w:numPr>
        <w:ind w:hanging="357"/>
        <w:jc w:val="both"/>
        <w:rPr>
          <w:szCs w:val="20"/>
          <w:lang w:eastAsia="x-none"/>
        </w:rPr>
      </w:pPr>
      <w:r w:rsidRPr="003B0C24">
        <w:rPr>
          <w:szCs w:val="20"/>
          <w:lang w:eastAsia="x-none"/>
        </w:rPr>
        <w:t>if PDSCH-ConfigCommon has provided a table</w:t>
      </w:r>
    </w:p>
    <w:p w14:paraId="29133687" w14:textId="77777777" w:rsidR="003B0C24" w:rsidRPr="003B0C24" w:rsidRDefault="003B0C24" w:rsidP="00613418">
      <w:pPr>
        <w:numPr>
          <w:ilvl w:val="1"/>
          <w:numId w:val="98"/>
        </w:numPr>
        <w:ind w:hanging="357"/>
        <w:jc w:val="both"/>
        <w:rPr>
          <w:szCs w:val="20"/>
          <w:lang w:eastAsia="x-none"/>
        </w:rPr>
      </w:pPr>
      <w:r w:rsidRPr="003B0C24">
        <w:rPr>
          <w:szCs w:val="20"/>
          <w:lang w:eastAsia="x-none"/>
        </w:rPr>
        <w:t>Use this table</w:t>
      </w:r>
    </w:p>
    <w:p w14:paraId="611F98CE" w14:textId="77777777" w:rsidR="003B0C24" w:rsidRPr="003B0C24" w:rsidRDefault="003B0C24" w:rsidP="00613418">
      <w:pPr>
        <w:numPr>
          <w:ilvl w:val="0"/>
          <w:numId w:val="98"/>
        </w:numPr>
        <w:ind w:hanging="357"/>
        <w:jc w:val="both"/>
        <w:rPr>
          <w:szCs w:val="20"/>
          <w:lang w:eastAsia="x-none"/>
        </w:rPr>
      </w:pPr>
      <w:r w:rsidRPr="003B0C24">
        <w:rPr>
          <w:szCs w:val="20"/>
          <w:lang w:eastAsia="x-none"/>
        </w:rPr>
        <w:t>else</w:t>
      </w:r>
    </w:p>
    <w:p w14:paraId="143606C8" w14:textId="77777777" w:rsidR="003B0C24" w:rsidRPr="003B0C24" w:rsidRDefault="003B0C24" w:rsidP="00613418">
      <w:pPr>
        <w:numPr>
          <w:ilvl w:val="1"/>
          <w:numId w:val="98"/>
        </w:numPr>
        <w:spacing w:after="120"/>
        <w:jc w:val="both"/>
        <w:rPr>
          <w:szCs w:val="20"/>
          <w:lang w:eastAsia="x-none"/>
        </w:rPr>
      </w:pPr>
      <w:r w:rsidRPr="003B0C24">
        <w:rPr>
          <w:szCs w:val="20"/>
          <w:lang w:eastAsia="x-none"/>
        </w:rPr>
        <w:t>Use the default PDSCH table A</w:t>
      </w:r>
    </w:p>
    <w:p w14:paraId="77AEE85E" w14:textId="77777777" w:rsidR="003B0C24" w:rsidRPr="003B0C24" w:rsidRDefault="003B0C24" w:rsidP="003B0C24">
      <w:pPr>
        <w:ind w:left="720" w:hanging="720"/>
        <w:rPr>
          <w:lang w:eastAsia="x-none"/>
        </w:rPr>
      </w:pPr>
    </w:p>
    <w:p w14:paraId="0C154374" w14:textId="77777777" w:rsidR="003B0C24" w:rsidRPr="003B0C24" w:rsidRDefault="003B0C24" w:rsidP="003B0C24">
      <w:pPr>
        <w:ind w:left="720" w:hanging="720"/>
        <w:rPr>
          <w:szCs w:val="20"/>
          <w:lang w:eastAsia="x-none"/>
        </w:rPr>
      </w:pPr>
      <w:r w:rsidRPr="003B0C24">
        <w:rPr>
          <w:szCs w:val="20"/>
          <w:highlight w:val="green"/>
          <w:lang w:eastAsia="x-none"/>
        </w:rPr>
        <w:t>Agreements</w:t>
      </w:r>
      <w:r w:rsidRPr="003B0C24">
        <w:rPr>
          <w:szCs w:val="20"/>
          <w:lang w:eastAsia="x-none"/>
        </w:rPr>
        <w:t>:</w:t>
      </w:r>
    </w:p>
    <w:p w14:paraId="26C982CC" w14:textId="77777777" w:rsidR="003B0C24" w:rsidRPr="003B0C24" w:rsidRDefault="003B0C24" w:rsidP="00613418">
      <w:pPr>
        <w:numPr>
          <w:ilvl w:val="0"/>
          <w:numId w:val="99"/>
        </w:numPr>
        <w:jc w:val="both"/>
        <w:rPr>
          <w:szCs w:val="20"/>
          <w:lang w:eastAsia="x-none"/>
        </w:rPr>
      </w:pPr>
      <w:r w:rsidRPr="003B0C24">
        <w:rPr>
          <w:szCs w:val="20"/>
          <w:lang w:eastAsia="x-none"/>
        </w:rPr>
        <w:t>For TB size determination, assume Xoh=0 for all transmission scheduled with broadcast RNTIs (SI-RNTI, RA-RNTI, P-RNTI,) and msg3 regardless of UE state.</w:t>
      </w:r>
    </w:p>
    <w:p w14:paraId="1BAB94CB" w14:textId="327F5D90" w:rsidR="003B0C24" w:rsidRDefault="003B0C24" w:rsidP="00613418">
      <w:pPr>
        <w:numPr>
          <w:ilvl w:val="0"/>
          <w:numId w:val="99"/>
        </w:numPr>
        <w:jc w:val="both"/>
        <w:rPr>
          <w:szCs w:val="20"/>
          <w:lang w:eastAsia="x-none"/>
        </w:rPr>
      </w:pPr>
      <w:r w:rsidRPr="003B0C24">
        <w:rPr>
          <w:szCs w:val="20"/>
          <w:lang w:eastAsia="x-none"/>
        </w:rPr>
        <w:t>Adopt following TP for 38.214:</w:t>
      </w:r>
    </w:p>
    <w:p w14:paraId="5B3534FA" w14:textId="5818EFFA" w:rsidR="003B0C24" w:rsidRPr="003B0C24" w:rsidRDefault="003B0C24" w:rsidP="003B0C24">
      <w:pPr>
        <w:jc w:val="both"/>
        <w:rPr>
          <w:i/>
          <w:szCs w:val="20"/>
          <w:lang w:eastAsia="x-none"/>
        </w:rPr>
      </w:pPr>
      <w:r w:rsidRPr="003B0C24">
        <w:rPr>
          <w:i/>
          <w:szCs w:val="20"/>
          <w:lang w:eastAsia="x-none"/>
        </w:rPr>
        <w:t>---- Start of TP ----</w:t>
      </w:r>
    </w:p>
    <w:p w14:paraId="2077EA91" w14:textId="77777777" w:rsidR="003B0C24" w:rsidRPr="003B0C24" w:rsidRDefault="003B0C24" w:rsidP="003B0C24">
      <w:pPr>
        <w:ind w:left="720" w:hanging="720"/>
        <w:rPr>
          <w:szCs w:val="20"/>
        </w:rPr>
      </w:pPr>
      <w:bookmarkStart w:id="4267" w:name="_Toc510988228"/>
      <w:r w:rsidRPr="003B0C24">
        <w:rPr>
          <w:szCs w:val="20"/>
        </w:rPr>
        <w:t>6.1.4.1</w:t>
      </w:r>
      <w:r w:rsidRPr="003B0C24">
        <w:rPr>
          <w:szCs w:val="20"/>
        </w:rPr>
        <w:tab/>
        <w:t>Modulation order and target code rate determination</w:t>
      </w:r>
      <w:bookmarkEnd w:id="4267"/>
    </w:p>
    <w:p w14:paraId="336E86B5" w14:textId="77777777" w:rsidR="003B0C24" w:rsidRPr="003B0C24" w:rsidRDefault="003B0C24" w:rsidP="003B0C24">
      <w:pPr>
        <w:ind w:left="720" w:hanging="720"/>
        <w:rPr>
          <w:color w:val="000000"/>
          <w:szCs w:val="20"/>
        </w:rPr>
      </w:pPr>
      <w:r w:rsidRPr="003B0C24">
        <w:rPr>
          <w:color w:val="000000"/>
          <w:szCs w:val="20"/>
        </w:rPr>
        <w:t xml:space="preserve">For </w:t>
      </w:r>
      <w:ins w:id="4268" w:author="Author">
        <w:r w:rsidRPr="003B0C24">
          <w:rPr>
            <w:szCs w:val="20"/>
          </w:rPr>
          <w:t xml:space="preserve">PUSCH scheduled by RAR UL Grant or </w:t>
        </w:r>
      </w:ins>
      <w:r w:rsidRPr="003B0C24">
        <w:rPr>
          <w:color w:val="000000"/>
          <w:szCs w:val="20"/>
        </w:rPr>
        <w:t xml:space="preserve">the PUSCH assigned by a DCI format 0_0/0_1 with CRC scrambled by C-RNTI, TC-RNTI, or CS-RNTI, or SP-CSI-RNTI </w:t>
      </w:r>
    </w:p>
    <w:p w14:paraId="323292EA" w14:textId="77777777" w:rsidR="003B0C24" w:rsidRPr="003B0C24" w:rsidRDefault="003B0C24" w:rsidP="003B0C24">
      <w:pPr>
        <w:ind w:left="720" w:hanging="720"/>
        <w:rPr>
          <w:color w:val="000000"/>
          <w:szCs w:val="20"/>
        </w:rPr>
      </w:pPr>
    </w:p>
    <w:p w14:paraId="593AE795" w14:textId="77777777" w:rsidR="003B0C24" w:rsidRPr="003B0C24" w:rsidRDefault="003B0C24" w:rsidP="003B0C24">
      <w:pPr>
        <w:ind w:left="720" w:hanging="720"/>
        <w:rPr>
          <w:szCs w:val="20"/>
        </w:rPr>
      </w:pPr>
      <w:bookmarkStart w:id="4269" w:name="_Toc510988229"/>
      <w:r w:rsidRPr="003B0C24">
        <w:rPr>
          <w:szCs w:val="20"/>
        </w:rPr>
        <w:t>6.1.4.2</w:t>
      </w:r>
      <w:r w:rsidRPr="003B0C24">
        <w:rPr>
          <w:szCs w:val="20"/>
        </w:rPr>
        <w:tab/>
        <w:t>Transport block size determination</w:t>
      </w:r>
      <w:bookmarkEnd w:id="4269"/>
    </w:p>
    <w:p w14:paraId="43D33165" w14:textId="77777777" w:rsidR="003B0C24" w:rsidRPr="003B0C24" w:rsidRDefault="003B0C24" w:rsidP="003B0C24">
      <w:pPr>
        <w:ind w:left="720" w:hanging="720"/>
        <w:rPr>
          <w:color w:val="000000"/>
          <w:szCs w:val="20"/>
        </w:rPr>
      </w:pPr>
      <w:r w:rsidRPr="003B0C24">
        <w:rPr>
          <w:color w:val="000000"/>
          <w:szCs w:val="20"/>
        </w:rPr>
        <w:t xml:space="preserve">For </w:t>
      </w:r>
      <w:ins w:id="4270" w:author="Author">
        <w:r w:rsidRPr="003B0C24">
          <w:rPr>
            <w:szCs w:val="20"/>
          </w:rPr>
          <w:t xml:space="preserve">PUSCH scheduled by RAR UL Grant or </w:t>
        </w:r>
      </w:ins>
      <w:r w:rsidRPr="003B0C24">
        <w:rPr>
          <w:color w:val="000000"/>
          <w:szCs w:val="20"/>
        </w:rPr>
        <w:t>the PUSCH assigned by a DCI format 0_0/0_1 with CRC scrambled by C-RNTI, TC-RNTI, CS-RNTI, or SP-CSI-RNTI.</w:t>
      </w:r>
    </w:p>
    <w:p w14:paraId="181AC99C" w14:textId="0519C9A2" w:rsidR="003B0C24" w:rsidRPr="003B0C24" w:rsidRDefault="003B0C24" w:rsidP="003B0C24">
      <w:pPr>
        <w:ind w:left="720" w:hanging="720"/>
        <w:rPr>
          <w:i/>
          <w:lang w:eastAsia="x-none"/>
        </w:rPr>
      </w:pPr>
      <w:r w:rsidRPr="003B0C24">
        <w:rPr>
          <w:i/>
          <w:lang w:eastAsia="x-none"/>
        </w:rPr>
        <w:t>---- End of TP ----</w:t>
      </w:r>
    </w:p>
    <w:p w14:paraId="49590878" w14:textId="0C9A233A" w:rsidR="003B0C24" w:rsidRDefault="003B0C24" w:rsidP="003B0C24">
      <w:pPr>
        <w:ind w:left="720" w:hanging="720"/>
        <w:rPr>
          <w:lang w:eastAsia="x-none"/>
        </w:rPr>
      </w:pPr>
    </w:p>
    <w:p w14:paraId="10462C09" w14:textId="5917A3AF" w:rsidR="00EF5DB8" w:rsidRDefault="00EF5DB8" w:rsidP="003B0C24">
      <w:pPr>
        <w:ind w:left="720" w:hanging="720"/>
        <w:rPr>
          <w:lang w:eastAsia="x-none"/>
        </w:rPr>
      </w:pPr>
    </w:p>
    <w:p w14:paraId="7AEF65AF" w14:textId="41C114DA" w:rsidR="00EF5DB8" w:rsidRPr="00EF5DB8" w:rsidRDefault="00EF5DB8" w:rsidP="003B0C24">
      <w:pPr>
        <w:ind w:left="720" w:hanging="720"/>
        <w:rPr>
          <w:b/>
          <w:lang w:eastAsia="x-none"/>
        </w:rPr>
      </w:pPr>
      <w:r w:rsidRPr="00EF5DB8">
        <w:rPr>
          <w:b/>
          <w:lang w:eastAsia="x-none"/>
        </w:rPr>
        <w:t>Friday</w:t>
      </w:r>
    </w:p>
    <w:p w14:paraId="777E3A06" w14:textId="3849F902" w:rsidR="00EF5DB8" w:rsidRPr="00EF5DB8" w:rsidRDefault="0058452E" w:rsidP="00EF5DB8">
      <w:pPr>
        <w:ind w:left="720" w:hanging="720"/>
        <w:rPr>
          <w:b/>
          <w:lang w:eastAsia="x-none"/>
        </w:rPr>
      </w:pPr>
      <w:hyperlink r:id="rId1714" w:history="1">
        <w:r w:rsidR="000F2B08">
          <w:rPr>
            <w:rStyle w:val="Hyperlink"/>
            <w:b/>
            <w:lang w:eastAsia="x-none"/>
          </w:rPr>
          <w:t>R1-1807849</w:t>
        </w:r>
      </w:hyperlink>
      <w:r w:rsidR="00EF5DB8" w:rsidRPr="00EF5DB8">
        <w:rPr>
          <w:b/>
          <w:lang w:eastAsia="x-none"/>
        </w:rPr>
        <w:tab/>
        <w:t>Outcome of offline discussion on 7.1.3.3.1 (resource allocation) – part III</w:t>
      </w:r>
      <w:r w:rsidR="00EF5DB8" w:rsidRPr="00EF5DB8">
        <w:rPr>
          <w:b/>
          <w:lang w:eastAsia="x-none"/>
        </w:rPr>
        <w:tab/>
        <w:t>Ericsson</w:t>
      </w:r>
    </w:p>
    <w:p w14:paraId="56FC9182" w14:textId="77777777" w:rsidR="00EF5DB8" w:rsidRDefault="00EF5DB8" w:rsidP="00EF5DB8">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55038E77" w14:textId="77777777" w:rsidR="00EF5DB8" w:rsidRDefault="00EF5DB8" w:rsidP="00EF5DB8">
      <w:pPr>
        <w:ind w:left="720" w:hanging="720"/>
        <w:rPr>
          <w:highlight w:val="green"/>
          <w:lang w:eastAsia="x-none"/>
        </w:rPr>
      </w:pPr>
    </w:p>
    <w:p w14:paraId="4168A48C" w14:textId="24330996" w:rsidR="00EF5DB8" w:rsidRPr="00EF5DB8" w:rsidRDefault="00EF5DB8" w:rsidP="00EF5DB8">
      <w:pPr>
        <w:ind w:left="720" w:hanging="720"/>
        <w:rPr>
          <w:lang w:eastAsia="x-none"/>
        </w:rPr>
      </w:pPr>
      <w:r w:rsidRPr="00EF5DB8">
        <w:rPr>
          <w:highlight w:val="green"/>
          <w:lang w:eastAsia="x-none"/>
        </w:rPr>
        <w:t>Agreements</w:t>
      </w:r>
      <w:r w:rsidRPr="00EF5DB8">
        <w:rPr>
          <w:lang w:eastAsia="x-none"/>
        </w:rPr>
        <w:t>:</w:t>
      </w:r>
    </w:p>
    <w:p w14:paraId="667D61CE" w14:textId="77777777" w:rsidR="00EF5DB8" w:rsidRPr="00EF5DB8" w:rsidRDefault="00EF5DB8" w:rsidP="00EF5DB8">
      <w:pPr>
        <w:ind w:left="720" w:hanging="720"/>
        <w:jc w:val="both"/>
        <w:rPr>
          <w:szCs w:val="20"/>
          <w:lang w:eastAsia="x-none"/>
        </w:rPr>
      </w:pPr>
      <w:r w:rsidRPr="00EF5DB8">
        <w:rPr>
          <w:szCs w:val="20"/>
          <w:lang w:eastAsia="x-none"/>
        </w:rPr>
        <w:t>For C-RNTI and CS-RNTI in CSS at least in Pcell (FFS Scell Type 3 CSS)</w:t>
      </w:r>
    </w:p>
    <w:p w14:paraId="731DF898" w14:textId="77777777" w:rsidR="00EF5DB8" w:rsidRPr="00EF5DB8" w:rsidRDefault="00EF5DB8" w:rsidP="00EF5DB8">
      <w:pPr>
        <w:numPr>
          <w:ilvl w:val="0"/>
          <w:numId w:val="98"/>
        </w:numPr>
        <w:jc w:val="both"/>
        <w:rPr>
          <w:szCs w:val="20"/>
          <w:lang w:eastAsia="x-none"/>
        </w:rPr>
      </w:pPr>
      <w:r w:rsidRPr="00EF5DB8">
        <w:rPr>
          <w:szCs w:val="20"/>
          <w:lang w:eastAsia="x-none"/>
        </w:rPr>
        <w:t xml:space="preserve">If the CSS is not associated with CORESET#0 and PDSCH-Config has provided a table </w:t>
      </w:r>
    </w:p>
    <w:p w14:paraId="5FD6DA79" w14:textId="77777777" w:rsidR="00EF5DB8" w:rsidRPr="00EF5DB8" w:rsidRDefault="00EF5DB8" w:rsidP="00EF5DB8">
      <w:pPr>
        <w:numPr>
          <w:ilvl w:val="1"/>
          <w:numId w:val="98"/>
        </w:numPr>
        <w:jc w:val="both"/>
        <w:rPr>
          <w:szCs w:val="20"/>
          <w:lang w:eastAsia="x-none"/>
        </w:rPr>
      </w:pPr>
      <w:r w:rsidRPr="00EF5DB8">
        <w:rPr>
          <w:szCs w:val="20"/>
          <w:lang w:eastAsia="x-none"/>
        </w:rPr>
        <w:t>Use this table for PDSCH transmission scheduled by DCI in CSS</w:t>
      </w:r>
    </w:p>
    <w:p w14:paraId="50884C84" w14:textId="77777777" w:rsidR="00EF5DB8" w:rsidRPr="00EF5DB8" w:rsidRDefault="00EF5DB8" w:rsidP="00EF5DB8">
      <w:pPr>
        <w:numPr>
          <w:ilvl w:val="0"/>
          <w:numId w:val="98"/>
        </w:numPr>
        <w:jc w:val="both"/>
        <w:rPr>
          <w:szCs w:val="20"/>
          <w:lang w:eastAsia="x-none"/>
        </w:rPr>
      </w:pPr>
      <w:r w:rsidRPr="00EF5DB8">
        <w:rPr>
          <w:szCs w:val="20"/>
          <w:lang w:eastAsia="x-none"/>
        </w:rPr>
        <w:t>else if PDSCH-ConfigCommon has provided a table</w:t>
      </w:r>
    </w:p>
    <w:p w14:paraId="17EC47C3" w14:textId="77777777" w:rsidR="00EF5DB8" w:rsidRPr="00EF5DB8" w:rsidRDefault="00EF5DB8" w:rsidP="00EF5DB8">
      <w:pPr>
        <w:numPr>
          <w:ilvl w:val="1"/>
          <w:numId w:val="98"/>
        </w:numPr>
        <w:jc w:val="both"/>
        <w:rPr>
          <w:szCs w:val="20"/>
          <w:lang w:eastAsia="x-none"/>
        </w:rPr>
      </w:pPr>
      <w:r w:rsidRPr="00EF5DB8">
        <w:rPr>
          <w:szCs w:val="20"/>
          <w:lang w:eastAsia="x-none"/>
        </w:rPr>
        <w:t>Use this table for PDSCH transmission scheduled by DCI in CSS</w:t>
      </w:r>
    </w:p>
    <w:p w14:paraId="5E89B537" w14:textId="77777777" w:rsidR="00EF5DB8" w:rsidRPr="00EF5DB8" w:rsidRDefault="00EF5DB8" w:rsidP="00EF5DB8">
      <w:pPr>
        <w:numPr>
          <w:ilvl w:val="0"/>
          <w:numId w:val="98"/>
        </w:numPr>
        <w:jc w:val="both"/>
        <w:rPr>
          <w:szCs w:val="20"/>
          <w:lang w:eastAsia="x-none"/>
        </w:rPr>
      </w:pPr>
      <w:r w:rsidRPr="00EF5DB8">
        <w:rPr>
          <w:szCs w:val="20"/>
          <w:lang w:eastAsia="x-none"/>
        </w:rPr>
        <w:t>else</w:t>
      </w:r>
    </w:p>
    <w:p w14:paraId="63F9F3B8" w14:textId="77777777" w:rsidR="00EF5DB8" w:rsidRPr="00EF5DB8" w:rsidRDefault="00EF5DB8" w:rsidP="00EF5DB8">
      <w:pPr>
        <w:numPr>
          <w:ilvl w:val="1"/>
          <w:numId w:val="98"/>
        </w:numPr>
        <w:jc w:val="both"/>
        <w:rPr>
          <w:szCs w:val="20"/>
          <w:lang w:eastAsia="x-none"/>
        </w:rPr>
      </w:pPr>
      <w:r w:rsidRPr="00EF5DB8">
        <w:rPr>
          <w:szCs w:val="20"/>
          <w:lang w:eastAsia="x-none"/>
        </w:rPr>
        <w:t>Use the default PDSCH table A (mux pattern 1)</w:t>
      </w:r>
    </w:p>
    <w:p w14:paraId="0707B389" w14:textId="77777777" w:rsidR="00EF5DB8" w:rsidRPr="00EF5DB8" w:rsidRDefault="00EF5DB8" w:rsidP="00EF5DB8">
      <w:pPr>
        <w:numPr>
          <w:ilvl w:val="0"/>
          <w:numId w:val="98"/>
        </w:numPr>
        <w:jc w:val="both"/>
        <w:rPr>
          <w:szCs w:val="20"/>
          <w:lang w:eastAsia="x-none"/>
        </w:rPr>
      </w:pPr>
      <w:r w:rsidRPr="00EF5DB8">
        <w:rPr>
          <w:szCs w:val="20"/>
          <w:lang w:eastAsia="x-none"/>
        </w:rPr>
        <w:t>Note: Same table is used as in USS</w:t>
      </w:r>
    </w:p>
    <w:p w14:paraId="4D7F5281" w14:textId="77777777" w:rsidR="00EF5DB8" w:rsidRPr="00EF5DB8" w:rsidRDefault="00EF5DB8" w:rsidP="00EF5DB8">
      <w:pPr>
        <w:numPr>
          <w:ilvl w:val="0"/>
          <w:numId w:val="98"/>
        </w:numPr>
        <w:jc w:val="both"/>
        <w:rPr>
          <w:szCs w:val="20"/>
          <w:lang w:eastAsia="x-none"/>
        </w:rPr>
      </w:pPr>
      <w:r w:rsidRPr="00EF5DB8">
        <w:rPr>
          <w:szCs w:val="20"/>
          <w:lang w:eastAsia="x-none"/>
        </w:rPr>
        <w:t>Note: If some entries in the table before RRC reconfiguration and in the table after RRC reconfiguration are the same, the UE can be schedulable during the RRC reconfiguration period</w:t>
      </w:r>
    </w:p>
    <w:p w14:paraId="288D007F" w14:textId="77777777" w:rsidR="00EF5DB8" w:rsidRPr="00EF5DB8" w:rsidRDefault="00EF5DB8" w:rsidP="00EF5DB8">
      <w:pPr>
        <w:numPr>
          <w:ilvl w:val="1"/>
          <w:numId w:val="98"/>
        </w:numPr>
        <w:jc w:val="both"/>
        <w:rPr>
          <w:szCs w:val="20"/>
          <w:lang w:eastAsia="x-none"/>
        </w:rPr>
      </w:pPr>
      <w:r w:rsidRPr="00EF5DB8">
        <w:rPr>
          <w:szCs w:val="20"/>
          <w:lang w:eastAsia="x-none"/>
        </w:rPr>
        <w:t>No specification impact</w:t>
      </w:r>
    </w:p>
    <w:p w14:paraId="4458D59D" w14:textId="77777777" w:rsidR="00EF5DB8" w:rsidRPr="00EF5DB8" w:rsidRDefault="00EF5DB8" w:rsidP="00EF5DB8">
      <w:pPr>
        <w:numPr>
          <w:ilvl w:val="0"/>
          <w:numId w:val="98"/>
        </w:numPr>
        <w:jc w:val="both"/>
        <w:rPr>
          <w:szCs w:val="20"/>
          <w:lang w:eastAsia="x-none"/>
        </w:rPr>
      </w:pPr>
      <w:r w:rsidRPr="00EF5DB8">
        <w:rPr>
          <w:szCs w:val="20"/>
          <w:lang w:eastAsia="x-none"/>
        </w:rPr>
        <w:t>Note: it is assumed that random access response can be received in CORESET #0</w:t>
      </w:r>
    </w:p>
    <w:p w14:paraId="1F07BAD5" w14:textId="77777777" w:rsidR="00EF5DB8" w:rsidRPr="00EF5DB8" w:rsidRDefault="00EF5DB8" w:rsidP="00EF5DB8">
      <w:pPr>
        <w:ind w:left="720" w:hanging="720"/>
        <w:jc w:val="both"/>
        <w:rPr>
          <w:szCs w:val="20"/>
          <w:lang w:eastAsia="x-none"/>
        </w:rPr>
      </w:pPr>
      <w:r w:rsidRPr="00EF5DB8">
        <w:rPr>
          <w:szCs w:val="20"/>
          <w:lang w:eastAsia="x-none"/>
        </w:rPr>
        <w:t>For C-RNTI and CS-RNTI in CSS:</w:t>
      </w:r>
    </w:p>
    <w:p w14:paraId="06974C35" w14:textId="77777777" w:rsidR="00EF5DB8" w:rsidRPr="00EF5DB8" w:rsidRDefault="00EF5DB8" w:rsidP="00EF5DB8">
      <w:pPr>
        <w:numPr>
          <w:ilvl w:val="0"/>
          <w:numId w:val="98"/>
        </w:numPr>
        <w:jc w:val="both"/>
        <w:rPr>
          <w:szCs w:val="20"/>
          <w:lang w:eastAsia="x-none"/>
        </w:rPr>
      </w:pPr>
      <w:r w:rsidRPr="00EF5DB8">
        <w:rPr>
          <w:szCs w:val="20"/>
          <w:lang w:eastAsia="x-none"/>
        </w:rPr>
        <w:t xml:space="preserve">if the CSS is not associated with CORESET#0 and PUSCH-Config has provided a table </w:t>
      </w:r>
    </w:p>
    <w:p w14:paraId="75534406" w14:textId="77777777" w:rsidR="00EF5DB8" w:rsidRPr="00EF5DB8" w:rsidRDefault="00EF5DB8" w:rsidP="00EF5DB8">
      <w:pPr>
        <w:numPr>
          <w:ilvl w:val="1"/>
          <w:numId w:val="98"/>
        </w:numPr>
        <w:jc w:val="both"/>
        <w:rPr>
          <w:szCs w:val="20"/>
          <w:lang w:eastAsia="x-none"/>
        </w:rPr>
      </w:pPr>
      <w:r w:rsidRPr="00EF5DB8">
        <w:rPr>
          <w:szCs w:val="20"/>
          <w:lang w:eastAsia="x-none"/>
        </w:rPr>
        <w:lastRenderedPageBreak/>
        <w:t>Use this table for PUSCH transmission scheduled by DCI in CSS</w:t>
      </w:r>
    </w:p>
    <w:p w14:paraId="166591EB" w14:textId="77777777" w:rsidR="00EF5DB8" w:rsidRPr="00EF5DB8" w:rsidRDefault="00EF5DB8" w:rsidP="00EF5DB8">
      <w:pPr>
        <w:numPr>
          <w:ilvl w:val="0"/>
          <w:numId w:val="98"/>
        </w:numPr>
        <w:jc w:val="both"/>
        <w:rPr>
          <w:szCs w:val="20"/>
          <w:lang w:eastAsia="x-none"/>
        </w:rPr>
      </w:pPr>
      <w:r w:rsidRPr="00EF5DB8">
        <w:rPr>
          <w:szCs w:val="20"/>
          <w:lang w:eastAsia="x-none"/>
        </w:rPr>
        <w:t>else if PUSCH-ConfigCommon has provided a table for PUSCH</w:t>
      </w:r>
    </w:p>
    <w:p w14:paraId="519BA209" w14:textId="77777777" w:rsidR="00EF5DB8" w:rsidRPr="00EF5DB8" w:rsidRDefault="00EF5DB8" w:rsidP="00EF5DB8">
      <w:pPr>
        <w:numPr>
          <w:ilvl w:val="1"/>
          <w:numId w:val="98"/>
        </w:numPr>
        <w:jc w:val="both"/>
        <w:rPr>
          <w:szCs w:val="20"/>
          <w:lang w:eastAsia="x-none"/>
        </w:rPr>
      </w:pPr>
      <w:r w:rsidRPr="00EF5DB8">
        <w:rPr>
          <w:szCs w:val="20"/>
          <w:lang w:eastAsia="x-none"/>
        </w:rPr>
        <w:t>Use this table for PUSCH transmission scheduled by DCI in CSS</w:t>
      </w:r>
    </w:p>
    <w:p w14:paraId="5AA41FEA" w14:textId="77777777" w:rsidR="00EF5DB8" w:rsidRPr="00EF5DB8" w:rsidRDefault="00EF5DB8" w:rsidP="00EF5DB8">
      <w:pPr>
        <w:numPr>
          <w:ilvl w:val="0"/>
          <w:numId w:val="98"/>
        </w:numPr>
        <w:jc w:val="both"/>
        <w:rPr>
          <w:szCs w:val="20"/>
          <w:lang w:eastAsia="x-none"/>
        </w:rPr>
      </w:pPr>
      <w:r w:rsidRPr="00EF5DB8">
        <w:rPr>
          <w:szCs w:val="20"/>
          <w:lang w:eastAsia="x-none"/>
        </w:rPr>
        <w:t>else</w:t>
      </w:r>
    </w:p>
    <w:p w14:paraId="65693C62" w14:textId="77777777" w:rsidR="00EF5DB8" w:rsidRPr="00EF5DB8" w:rsidRDefault="00EF5DB8" w:rsidP="00EF5DB8">
      <w:pPr>
        <w:numPr>
          <w:ilvl w:val="1"/>
          <w:numId w:val="98"/>
        </w:numPr>
        <w:jc w:val="both"/>
        <w:rPr>
          <w:szCs w:val="20"/>
          <w:lang w:eastAsia="x-none"/>
        </w:rPr>
      </w:pPr>
      <w:r w:rsidRPr="00EF5DB8">
        <w:rPr>
          <w:szCs w:val="20"/>
          <w:lang w:eastAsia="x-none"/>
        </w:rPr>
        <w:t>Use the default PUSCH table</w:t>
      </w:r>
    </w:p>
    <w:p w14:paraId="113E566B" w14:textId="77777777" w:rsidR="00EF5DB8" w:rsidRPr="00EF5DB8" w:rsidRDefault="00EF5DB8" w:rsidP="00EF5DB8">
      <w:pPr>
        <w:numPr>
          <w:ilvl w:val="0"/>
          <w:numId w:val="98"/>
        </w:numPr>
        <w:jc w:val="both"/>
        <w:rPr>
          <w:szCs w:val="20"/>
          <w:lang w:eastAsia="x-none"/>
        </w:rPr>
      </w:pPr>
      <w:r w:rsidRPr="00EF5DB8">
        <w:rPr>
          <w:szCs w:val="20"/>
          <w:lang w:eastAsia="x-none"/>
        </w:rPr>
        <w:t>Note: Same table is used as in USS</w:t>
      </w:r>
    </w:p>
    <w:p w14:paraId="1F86000B" w14:textId="77777777" w:rsidR="00EF5DB8" w:rsidRPr="00EF5DB8" w:rsidRDefault="00EF5DB8" w:rsidP="00EF5DB8">
      <w:pPr>
        <w:numPr>
          <w:ilvl w:val="0"/>
          <w:numId w:val="98"/>
        </w:numPr>
        <w:jc w:val="both"/>
        <w:rPr>
          <w:szCs w:val="20"/>
          <w:lang w:eastAsia="x-none"/>
        </w:rPr>
      </w:pPr>
      <w:r w:rsidRPr="00EF5DB8">
        <w:rPr>
          <w:szCs w:val="20"/>
          <w:lang w:eastAsia="x-none"/>
        </w:rPr>
        <w:t>Note: If some entries in the table before RRC reconfiguration and in the table after RRC reconfiguration are the same, the UE can be schedulable during the RRC reconfiguration period</w:t>
      </w:r>
    </w:p>
    <w:p w14:paraId="72BC702C" w14:textId="77777777" w:rsidR="00EF5DB8" w:rsidRPr="00EF5DB8" w:rsidRDefault="00EF5DB8" w:rsidP="00EF5DB8">
      <w:pPr>
        <w:numPr>
          <w:ilvl w:val="1"/>
          <w:numId w:val="98"/>
        </w:numPr>
        <w:jc w:val="both"/>
        <w:rPr>
          <w:szCs w:val="20"/>
          <w:lang w:eastAsia="x-none"/>
        </w:rPr>
      </w:pPr>
      <w:r w:rsidRPr="00EF5DB8">
        <w:rPr>
          <w:szCs w:val="20"/>
          <w:lang w:eastAsia="x-none"/>
        </w:rPr>
        <w:t>No specification impact</w:t>
      </w:r>
    </w:p>
    <w:p w14:paraId="42284171" w14:textId="77777777" w:rsidR="00EF5DB8" w:rsidRPr="00EF5DB8" w:rsidRDefault="00EF5DB8" w:rsidP="00EF5DB8">
      <w:pPr>
        <w:numPr>
          <w:ilvl w:val="0"/>
          <w:numId w:val="98"/>
        </w:numPr>
        <w:spacing w:after="120"/>
        <w:jc w:val="both"/>
        <w:rPr>
          <w:szCs w:val="20"/>
          <w:lang w:eastAsia="x-none"/>
        </w:rPr>
      </w:pPr>
      <w:r w:rsidRPr="00EF5DB8">
        <w:rPr>
          <w:szCs w:val="20"/>
          <w:lang w:eastAsia="x-none"/>
        </w:rPr>
        <w:t>Note: it is assumed that random access response can be received in CORESET #0</w:t>
      </w:r>
    </w:p>
    <w:p w14:paraId="1D6376D3" w14:textId="77777777" w:rsidR="00EF5DB8" w:rsidRPr="00EF5DB8" w:rsidRDefault="00EF5DB8" w:rsidP="00EF5DB8">
      <w:pPr>
        <w:ind w:left="720" w:hanging="720"/>
        <w:rPr>
          <w:lang w:eastAsia="x-none"/>
        </w:rPr>
      </w:pPr>
    </w:p>
    <w:p w14:paraId="0BD25047" w14:textId="2C3164E4" w:rsidR="00EF5DB8" w:rsidRPr="00EF5DB8" w:rsidRDefault="00EF5DB8" w:rsidP="00EF5DB8">
      <w:pPr>
        <w:ind w:left="720" w:hanging="720"/>
        <w:rPr>
          <w:lang w:eastAsia="x-none"/>
        </w:rPr>
      </w:pPr>
      <w:r w:rsidRPr="00EF5DB8">
        <w:rPr>
          <w:highlight w:val="green"/>
          <w:lang w:eastAsia="x-none"/>
        </w:rPr>
        <w:t>Agreement</w:t>
      </w:r>
      <w:r w:rsidRPr="00EF5DB8">
        <w:rPr>
          <w:lang w:eastAsia="x-none"/>
        </w:rPr>
        <w:t>:</w:t>
      </w:r>
    </w:p>
    <w:p w14:paraId="1E5E5C2F" w14:textId="77777777" w:rsidR="00EF5DB8" w:rsidRPr="00EF5DB8" w:rsidRDefault="00EF5DB8" w:rsidP="00EF5DB8">
      <w:pPr>
        <w:pStyle w:val="ListParagraph"/>
        <w:numPr>
          <w:ilvl w:val="0"/>
          <w:numId w:val="61"/>
        </w:numPr>
      </w:pPr>
      <w:r w:rsidRPr="00EF5DB8">
        <w:t>Increase the number of bits for RIV in RAR from 12 bits to 14 bits.</w:t>
      </w:r>
    </w:p>
    <w:p w14:paraId="250326E1" w14:textId="7690EF93" w:rsidR="00EF5DB8" w:rsidRPr="00EF5DB8" w:rsidRDefault="00EF5DB8" w:rsidP="00EF5DB8">
      <w:pPr>
        <w:ind w:left="720" w:hanging="720"/>
        <w:rPr>
          <w:lang w:eastAsia="x-none"/>
        </w:rPr>
      </w:pPr>
      <w:r w:rsidRPr="00EF5DB8">
        <w:rPr>
          <w:highlight w:val="green"/>
          <w:lang w:eastAsia="x-none"/>
        </w:rPr>
        <w:t>Agreement</w:t>
      </w:r>
      <w:r w:rsidRPr="00EF5DB8">
        <w:rPr>
          <w:lang w:eastAsia="x-none"/>
        </w:rPr>
        <w:t>:</w:t>
      </w:r>
    </w:p>
    <w:p w14:paraId="04F75B3C" w14:textId="77777777" w:rsidR="00EF5DB8" w:rsidRPr="00EF5DB8" w:rsidRDefault="00EF5DB8" w:rsidP="00EF5DB8">
      <w:pPr>
        <w:pStyle w:val="ListParagraph"/>
        <w:numPr>
          <w:ilvl w:val="0"/>
          <w:numId w:val="61"/>
        </w:numPr>
      </w:pPr>
      <w:r w:rsidRPr="00EF5DB8">
        <w:t>Change Delta from 2 to 3 for 30 kHz for msg 3 processing</w:t>
      </w:r>
    </w:p>
    <w:p w14:paraId="1516DE6C" w14:textId="0095D651" w:rsidR="00EF5DB8" w:rsidRPr="00EF5DB8" w:rsidRDefault="00EF5DB8" w:rsidP="00EF5DB8">
      <w:pPr>
        <w:ind w:left="720" w:hanging="720"/>
        <w:rPr>
          <w:szCs w:val="20"/>
          <w:lang w:eastAsia="x-none"/>
        </w:rPr>
      </w:pPr>
      <w:r w:rsidRPr="00EF5DB8">
        <w:rPr>
          <w:szCs w:val="20"/>
          <w:highlight w:val="green"/>
          <w:lang w:eastAsia="x-none"/>
        </w:rPr>
        <w:t>Agreement</w:t>
      </w:r>
      <w:r w:rsidRPr="00EF5DB8">
        <w:rPr>
          <w:szCs w:val="20"/>
          <w:lang w:eastAsia="x-none"/>
        </w:rPr>
        <w:t>:</w:t>
      </w:r>
    </w:p>
    <w:p w14:paraId="295F8DBB" w14:textId="77777777" w:rsidR="00EF5DB8" w:rsidRPr="00EF5DB8" w:rsidRDefault="00EF5DB8" w:rsidP="00EF5DB8">
      <w:pPr>
        <w:pStyle w:val="ListParagraph"/>
        <w:numPr>
          <w:ilvl w:val="0"/>
          <w:numId w:val="61"/>
        </w:numPr>
      </w:pPr>
      <w:r w:rsidRPr="00EF5DB8">
        <w:t>In addition to previously agreed rows, also row 8 in Table C can be used for RMSI scheduling</w:t>
      </w:r>
    </w:p>
    <w:p w14:paraId="51CD1720" w14:textId="77777777" w:rsidR="00EF5DB8" w:rsidRPr="00EF5DB8" w:rsidRDefault="00EF5DB8" w:rsidP="00EF5DB8">
      <w:pPr>
        <w:ind w:left="720" w:hanging="720"/>
        <w:rPr>
          <w:lang w:eastAsia="x-none"/>
        </w:rPr>
      </w:pPr>
    </w:p>
    <w:p w14:paraId="0F15BC01" w14:textId="13105336" w:rsidR="00EF5DB8" w:rsidRPr="00EF5DB8" w:rsidRDefault="0058452E" w:rsidP="00EF5DB8">
      <w:pPr>
        <w:ind w:left="720" w:hanging="720"/>
        <w:rPr>
          <w:b/>
          <w:lang w:eastAsia="x-none"/>
        </w:rPr>
      </w:pPr>
      <w:hyperlink r:id="rId1715" w:history="1">
        <w:r w:rsidR="000F2B08">
          <w:rPr>
            <w:rStyle w:val="Hyperlink"/>
            <w:b/>
            <w:lang w:eastAsia="x-none"/>
          </w:rPr>
          <w:t>R1-1807886</w:t>
        </w:r>
      </w:hyperlink>
      <w:r w:rsidR="00EF5DB8" w:rsidRPr="00EF5DB8">
        <w:rPr>
          <w:b/>
          <w:lang w:eastAsia="x-none"/>
        </w:rPr>
        <w:tab/>
        <w:t>WF on PUSCH time-domain resource allocation</w:t>
      </w:r>
      <w:r w:rsidR="00EF5DB8" w:rsidRPr="00EF5DB8">
        <w:rPr>
          <w:b/>
          <w:lang w:eastAsia="x-none"/>
        </w:rPr>
        <w:tab/>
        <w:t>NTT DOCOMO, Samsung, Panasonic, KDDI, OPPO, Ericsson, CATT, AT&amp;T, vivo, Nokia, NSB, NTT, Sharp, ZTE</w:t>
      </w:r>
    </w:p>
    <w:p w14:paraId="490B1B95" w14:textId="77777777" w:rsidR="00EF5DB8" w:rsidRDefault="00EF5DB8" w:rsidP="00EF5DB8">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5AD414BD" w14:textId="77777777" w:rsidR="00EF5DB8" w:rsidRPr="00EF5DB8" w:rsidRDefault="00EF5DB8" w:rsidP="00EF5DB8">
      <w:pPr>
        <w:ind w:left="720" w:hanging="720"/>
        <w:rPr>
          <w:lang w:eastAsia="x-none"/>
        </w:rPr>
      </w:pPr>
    </w:p>
    <w:p w14:paraId="10F57B24" w14:textId="77777777" w:rsidR="00A249B7" w:rsidRDefault="00A249B7" w:rsidP="00A249B7">
      <w:pPr>
        <w:ind w:left="720" w:hanging="720"/>
      </w:pPr>
    </w:p>
    <w:p w14:paraId="57FE82A0" w14:textId="65CA2697" w:rsidR="00101E20" w:rsidRDefault="0058452E" w:rsidP="00101E20">
      <w:pPr>
        <w:ind w:left="720" w:hanging="720"/>
      </w:pPr>
      <w:hyperlink r:id="rId1716" w:history="1">
        <w:r w:rsidR="000F2B08">
          <w:rPr>
            <w:rStyle w:val="Hyperlink"/>
          </w:rPr>
          <w:t>R1-1805893</w:t>
        </w:r>
      </w:hyperlink>
      <w:r w:rsidR="00101E20">
        <w:tab/>
        <w:t>Remaining issues on resource allocation and TBS</w:t>
      </w:r>
      <w:r w:rsidR="00101E20">
        <w:tab/>
        <w:t>Huawei, HiSilicon</w:t>
      </w:r>
    </w:p>
    <w:p w14:paraId="59E60F89" w14:textId="6C562FF9" w:rsidR="00101E20" w:rsidRDefault="0058452E" w:rsidP="00101E20">
      <w:pPr>
        <w:ind w:left="720" w:hanging="720"/>
      </w:pPr>
      <w:hyperlink r:id="rId1717" w:history="1">
        <w:r w:rsidR="000F2B08">
          <w:rPr>
            <w:rStyle w:val="Hyperlink"/>
          </w:rPr>
          <w:t>R1-1805900</w:t>
        </w:r>
      </w:hyperlink>
      <w:r w:rsidR="00101E20">
        <w:tab/>
        <w:t>PDSCH design for URLLC</w:t>
      </w:r>
      <w:r w:rsidR="00101E20">
        <w:tab/>
        <w:t>Huawei, HiSilicon</w:t>
      </w:r>
    </w:p>
    <w:p w14:paraId="69EEEBAF" w14:textId="56AE7A4A" w:rsidR="00101E20" w:rsidRDefault="0058452E" w:rsidP="00101E20">
      <w:pPr>
        <w:ind w:left="720" w:hanging="720"/>
      </w:pPr>
      <w:hyperlink r:id="rId1718" w:history="1">
        <w:r w:rsidR="000F2B08">
          <w:rPr>
            <w:rStyle w:val="Hyperlink"/>
          </w:rPr>
          <w:t>R1-1806067</w:t>
        </w:r>
      </w:hyperlink>
      <w:r w:rsidR="00101E20">
        <w:tab/>
        <w:t>Resource block bundle for RMSI</w:t>
      </w:r>
      <w:r w:rsidR="00101E20">
        <w:tab/>
        <w:t>vivo</w:t>
      </w:r>
    </w:p>
    <w:p w14:paraId="0DD48E84" w14:textId="22BAB077" w:rsidR="00101E20" w:rsidRDefault="0058452E" w:rsidP="00101E20">
      <w:pPr>
        <w:ind w:left="720" w:hanging="720"/>
      </w:pPr>
      <w:hyperlink r:id="rId1719" w:history="1">
        <w:r w:rsidR="000F2B08">
          <w:rPr>
            <w:rStyle w:val="Hyperlink"/>
          </w:rPr>
          <w:t>R1-1806134</w:t>
        </w:r>
      </w:hyperlink>
      <w:r w:rsidR="00101E20">
        <w:tab/>
        <w:t>Remaining issues for data resource allocation</w:t>
      </w:r>
      <w:r w:rsidR="00101E20">
        <w:tab/>
        <w:t>ZTE</w:t>
      </w:r>
    </w:p>
    <w:p w14:paraId="2E6C0DAF" w14:textId="4963443E" w:rsidR="00101E20" w:rsidRDefault="0058452E" w:rsidP="00101E20">
      <w:pPr>
        <w:ind w:left="720" w:hanging="720"/>
      </w:pPr>
      <w:hyperlink r:id="rId1720" w:history="1">
        <w:r w:rsidR="000F2B08">
          <w:rPr>
            <w:rStyle w:val="Hyperlink"/>
          </w:rPr>
          <w:t>R1-1806299</w:t>
        </w:r>
      </w:hyperlink>
      <w:r w:rsidR="00101E20">
        <w:tab/>
        <w:t>Remaining issues on time domain resource allocation</w:t>
      </w:r>
      <w:r w:rsidR="00101E20">
        <w:tab/>
        <w:t>CATT</w:t>
      </w:r>
    </w:p>
    <w:p w14:paraId="0255C11A" w14:textId="6A77A077" w:rsidR="00101E20" w:rsidRDefault="0058452E" w:rsidP="00101E20">
      <w:pPr>
        <w:ind w:left="720" w:hanging="720"/>
      </w:pPr>
      <w:hyperlink r:id="rId1721" w:history="1">
        <w:r w:rsidR="000F2B08">
          <w:rPr>
            <w:rStyle w:val="Hyperlink"/>
          </w:rPr>
          <w:t>R1-1806367</w:t>
        </w:r>
      </w:hyperlink>
      <w:r w:rsidR="00101E20">
        <w:tab/>
        <w:t>Discussion on remaining issues for time domain resource allocation</w:t>
      </w:r>
      <w:r w:rsidR="00101E20">
        <w:tab/>
        <w:t>CMCC</w:t>
      </w:r>
    </w:p>
    <w:p w14:paraId="2EDDC3B6" w14:textId="50AFF153" w:rsidR="00101E20" w:rsidRDefault="0058452E" w:rsidP="00101E20">
      <w:pPr>
        <w:ind w:left="720" w:hanging="720"/>
      </w:pPr>
      <w:hyperlink r:id="rId1722" w:history="1">
        <w:r w:rsidR="000F2B08">
          <w:rPr>
            <w:rStyle w:val="Hyperlink"/>
          </w:rPr>
          <w:t>R1-1806625</w:t>
        </w:r>
      </w:hyperlink>
      <w:r w:rsidR="00101E20">
        <w:tab/>
        <w:t>Remaining issues on Time-domain Resource allocation</w:t>
      </w:r>
      <w:r w:rsidR="00101E20">
        <w:tab/>
        <w:t>LG Electronics</w:t>
      </w:r>
    </w:p>
    <w:p w14:paraId="0CA9D89E" w14:textId="58058B4D" w:rsidR="00101E20" w:rsidRDefault="0058452E" w:rsidP="00101E20">
      <w:pPr>
        <w:ind w:left="720" w:hanging="720"/>
      </w:pPr>
      <w:hyperlink r:id="rId1723" w:history="1">
        <w:r w:rsidR="000F2B08">
          <w:rPr>
            <w:rStyle w:val="Hyperlink"/>
          </w:rPr>
          <w:t>R1-1806737</w:t>
        </w:r>
      </w:hyperlink>
      <w:r w:rsidR="00101E20">
        <w:tab/>
        <w:t>Corrections on DL/UL Resource Allocation</w:t>
      </w:r>
      <w:r w:rsidR="00101E20">
        <w:tab/>
        <w:t>Samsung</w:t>
      </w:r>
    </w:p>
    <w:p w14:paraId="6AE7D20E" w14:textId="425845F2" w:rsidR="00101E20" w:rsidRDefault="0058452E" w:rsidP="00101E20">
      <w:pPr>
        <w:ind w:left="720" w:hanging="720"/>
      </w:pPr>
      <w:hyperlink r:id="rId1724" w:history="1">
        <w:r w:rsidR="000F2B08">
          <w:rPr>
            <w:rStyle w:val="Hyperlink"/>
          </w:rPr>
          <w:t>R1-1806815</w:t>
        </w:r>
      </w:hyperlink>
      <w:r w:rsidR="00101E20">
        <w:tab/>
        <w:t>Remaining Issues on DL/UL Resource Allocation</w:t>
      </w:r>
      <w:r w:rsidR="00101E20">
        <w:tab/>
        <w:t>MediaTek Inc.</w:t>
      </w:r>
    </w:p>
    <w:p w14:paraId="5A7246D0" w14:textId="23C0CA74" w:rsidR="00101E20" w:rsidRDefault="0058452E" w:rsidP="00101E20">
      <w:pPr>
        <w:ind w:left="720" w:hanging="720"/>
      </w:pPr>
      <w:hyperlink r:id="rId1725" w:history="1">
        <w:r w:rsidR="000F2B08">
          <w:rPr>
            <w:rStyle w:val="Hyperlink"/>
          </w:rPr>
          <w:t>R1-1806867</w:t>
        </w:r>
      </w:hyperlink>
      <w:r w:rsidR="00101E20">
        <w:tab/>
        <w:t>Remaining issues on multi-slot resource allocation</w:t>
      </w:r>
      <w:r w:rsidR="00101E20">
        <w:tab/>
        <w:t>OPPO</w:t>
      </w:r>
    </w:p>
    <w:p w14:paraId="6D1390C5" w14:textId="76E9C31A" w:rsidR="00101E20" w:rsidRDefault="0058452E" w:rsidP="00101E20">
      <w:pPr>
        <w:ind w:left="720" w:hanging="720"/>
      </w:pPr>
      <w:hyperlink r:id="rId1726" w:history="1">
        <w:r w:rsidR="000F2B08">
          <w:rPr>
            <w:rStyle w:val="Hyperlink"/>
          </w:rPr>
          <w:t>R1-1807041</w:t>
        </w:r>
      </w:hyperlink>
      <w:r w:rsidR="00101E20">
        <w:tab/>
        <w:t>UE Capabilities for Supporting URLLC</w:t>
      </w:r>
      <w:r w:rsidR="00101E20">
        <w:tab/>
        <w:t>Ericsson Inc.</w:t>
      </w:r>
    </w:p>
    <w:p w14:paraId="22A5D565" w14:textId="1F94CC8C" w:rsidR="00101E20" w:rsidRDefault="0058452E" w:rsidP="00101E20">
      <w:pPr>
        <w:ind w:left="720" w:hanging="720"/>
      </w:pPr>
      <w:hyperlink r:id="rId1727" w:history="1">
        <w:r w:rsidR="000F2B08">
          <w:rPr>
            <w:rStyle w:val="Hyperlink"/>
          </w:rPr>
          <w:t>R1-1807066</w:t>
        </w:r>
      </w:hyperlink>
      <w:r w:rsidR="00101E20">
        <w:tab/>
        <w:t>On PUSCH time-domain resource allocation</w:t>
      </w:r>
      <w:r w:rsidR="00101E20">
        <w:tab/>
        <w:t>NTT DOCOMO, INC.</w:t>
      </w:r>
    </w:p>
    <w:p w14:paraId="4EF85909" w14:textId="5A3EE698" w:rsidR="00101E20" w:rsidRDefault="0058452E" w:rsidP="00101E20">
      <w:pPr>
        <w:ind w:left="720" w:hanging="720"/>
      </w:pPr>
      <w:hyperlink r:id="rId1728" w:history="1">
        <w:r w:rsidR="000F2B08">
          <w:rPr>
            <w:rStyle w:val="Hyperlink"/>
          </w:rPr>
          <w:t>R1-1807280</w:t>
        </w:r>
      </w:hyperlink>
      <w:r w:rsidR="00101E20">
        <w:tab/>
        <w:t>Remaining issues on resource allocation</w:t>
      </w:r>
      <w:r w:rsidR="00101E20">
        <w:tab/>
        <w:t>Nokia, Nokia Shanghai Bell</w:t>
      </w:r>
    </w:p>
    <w:p w14:paraId="287C83D7" w14:textId="5E67B895" w:rsidR="00101E20" w:rsidRDefault="0058452E" w:rsidP="00101E20">
      <w:pPr>
        <w:ind w:left="720" w:hanging="720"/>
      </w:pPr>
      <w:hyperlink r:id="rId1729" w:history="1">
        <w:r w:rsidR="000F2B08">
          <w:rPr>
            <w:rStyle w:val="Hyperlink"/>
          </w:rPr>
          <w:t>R1-1807412</w:t>
        </w:r>
      </w:hyperlink>
      <w:r w:rsidR="00101E20">
        <w:tab/>
        <w:t>Remaining issues for DL UL resource allocation</w:t>
      </w:r>
      <w:r w:rsidR="00101E20">
        <w:tab/>
        <w:t>Ericsson</w:t>
      </w:r>
    </w:p>
    <w:p w14:paraId="4BDA9337" w14:textId="009521D5" w:rsidR="00101E20" w:rsidRDefault="0058452E" w:rsidP="00101E20">
      <w:pPr>
        <w:ind w:left="720" w:hanging="720"/>
      </w:pPr>
      <w:hyperlink r:id="rId1730" w:history="1">
        <w:r w:rsidR="000F2B08">
          <w:rPr>
            <w:rStyle w:val="Hyperlink"/>
          </w:rPr>
          <w:t>R1-1807622</w:t>
        </w:r>
      </w:hyperlink>
      <w:r w:rsidR="00101E20">
        <w:tab/>
        <w:t>Summary of 7.1.3.3.1 (resource allocation)</w:t>
      </w:r>
      <w:r w:rsidR="00101E20">
        <w:tab/>
        <w:t>Ericsson</w:t>
      </w:r>
    </w:p>
    <w:p w14:paraId="1B4E8318" w14:textId="703B4AAA" w:rsidR="00101E20" w:rsidRDefault="0058452E" w:rsidP="00101E20">
      <w:pPr>
        <w:ind w:left="720" w:hanging="720"/>
      </w:pPr>
      <w:hyperlink r:id="rId1731" w:history="1">
        <w:r w:rsidR="000F2B08">
          <w:rPr>
            <w:rStyle w:val="Hyperlink"/>
          </w:rPr>
          <w:t>R1-1807652</w:t>
        </w:r>
      </w:hyperlink>
      <w:r w:rsidR="00101E20">
        <w:tab/>
        <w:t>Remaining Issues on DL/UL resource allocation</w:t>
      </w:r>
      <w:r w:rsidR="00101E20">
        <w:tab/>
        <w:t>Qualcomm Incorporated</w:t>
      </w:r>
    </w:p>
    <w:p w14:paraId="74BB7BC4" w14:textId="5C49A64F" w:rsidR="00101E20" w:rsidRDefault="0058452E" w:rsidP="00101E20">
      <w:pPr>
        <w:ind w:left="720" w:hanging="720"/>
      </w:pPr>
      <w:hyperlink r:id="rId1732" w:history="1">
        <w:r w:rsidR="000F2B08">
          <w:rPr>
            <w:rStyle w:val="Hyperlink"/>
          </w:rPr>
          <w:t>R1-1807736</w:t>
        </w:r>
      </w:hyperlink>
      <w:r w:rsidR="00101E20">
        <w:tab/>
        <w:t>On the Size of Transmit Buffer</w:t>
      </w:r>
      <w:r w:rsidR="00101E20">
        <w:tab/>
        <w:t>Huawei, HiSilicon</w:t>
      </w:r>
    </w:p>
    <w:p w14:paraId="6AB4600A" w14:textId="77777777" w:rsidR="00966D15" w:rsidRPr="00966D15" w:rsidRDefault="00966D15" w:rsidP="00620D3D">
      <w:pPr>
        <w:pStyle w:val="Heading5"/>
      </w:pPr>
      <w:bookmarkStart w:id="4271" w:name="_Toc516232636"/>
      <w:bookmarkStart w:id="4272" w:name="_Hlk512266880"/>
      <w:r w:rsidRPr="00966D15">
        <w:t xml:space="preserve">DL/UL scheduling and </w:t>
      </w:r>
      <w:r w:rsidRPr="00966D15">
        <w:rPr>
          <w:rFonts w:hint="eastAsia"/>
        </w:rPr>
        <w:t xml:space="preserve">HARQ </w:t>
      </w:r>
      <w:r w:rsidRPr="00966D15">
        <w:t>management</w:t>
      </w:r>
      <w:bookmarkEnd w:id="4271"/>
      <w:r w:rsidRPr="00966D15">
        <w:rPr>
          <w:rFonts w:hint="eastAsia"/>
        </w:rPr>
        <w:t xml:space="preserve"> </w:t>
      </w:r>
    </w:p>
    <w:p w14:paraId="24D544B7" w14:textId="77777777" w:rsidR="00966D15" w:rsidRPr="00966D15" w:rsidRDefault="00966D15" w:rsidP="00966D15">
      <w:pPr>
        <w:ind w:left="720" w:hanging="720"/>
        <w:rPr>
          <w:i/>
          <w:lang w:eastAsia="x-none"/>
        </w:rPr>
      </w:pPr>
      <w:r w:rsidRPr="00966D15">
        <w:rPr>
          <w:i/>
          <w:lang w:eastAsia="x-none"/>
        </w:rPr>
        <w:t>Including handling URLLC related aspects for parallel DL receptions</w:t>
      </w:r>
    </w:p>
    <w:p w14:paraId="27CDBE6B" w14:textId="77777777" w:rsidR="00620D3D" w:rsidRDefault="00620D3D" w:rsidP="00966D15">
      <w:pPr>
        <w:ind w:left="720" w:hanging="720"/>
      </w:pPr>
    </w:p>
    <w:p w14:paraId="1B22B906" w14:textId="071C597D" w:rsidR="00620D3D" w:rsidRPr="00620D3D" w:rsidRDefault="0058452E" w:rsidP="00620D3D">
      <w:pPr>
        <w:ind w:left="720" w:hanging="720"/>
        <w:rPr>
          <w:b/>
        </w:rPr>
      </w:pPr>
      <w:hyperlink r:id="rId1733" w:history="1">
        <w:r w:rsidR="000F2B08">
          <w:rPr>
            <w:rStyle w:val="Hyperlink"/>
            <w:b/>
          </w:rPr>
          <w:t>R1-1807681</w:t>
        </w:r>
      </w:hyperlink>
      <w:r w:rsidR="00620D3D" w:rsidRPr="00620D3D">
        <w:rPr>
          <w:b/>
        </w:rPr>
        <w:tab/>
        <w:t>Summary of Maintenance for DL/UL Scheduling</w:t>
      </w:r>
      <w:r w:rsidR="00620D3D" w:rsidRPr="00620D3D">
        <w:rPr>
          <w:b/>
        </w:rPr>
        <w:tab/>
        <w:t>Qualcomm</w:t>
      </w:r>
    </w:p>
    <w:p w14:paraId="583F3EF9" w14:textId="77777777" w:rsidR="00620D3D" w:rsidRDefault="00620D3D" w:rsidP="00620D3D">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39FF1F82" w14:textId="3DEE4976" w:rsidR="00620D3D" w:rsidRDefault="00620D3D" w:rsidP="00620D3D">
      <w:pPr>
        <w:ind w:left="720" w:hanging="720"/>
      </w:pPr>
    </w:p>
    <w:p w14:paraId="4D9A572B" w14:textId="77777777" w:rsidR="00767BE5" w:rsidRPr="00767BE5" w:rsidRDefault="00767BE5" w:rsidP="00767BE5">
      <w:pPr>
        <w:ind w:left="720" w:hanging="720"/>
        <w:rPr>
          <w:b/>
          <w:szCs w:val="20"/>
          <w:lang w:eastAsia="x-none"/>
        </w:rPr>
      </w:pPr>
      <w:r w:rsidRPr="00767BE5">
        <w:rPr>
          <w:szCs w:val="20"/>
          <w:highlight w:val="green"/>
          <w:lang w:eastAsia="x-none"/>
        </w:rPr>
        <w:t>Agreements</w:t>
      </w:r>
      <w:r w:rsidRPr="00767BE5">
        <w:rPr>
          <w:b/>
          <w:szCs w:val="20"/>
          <w:lang w:eastAsia="x-none"/>
        </w:rPr>
        <w:t>:</w:t>
      </w:r>
    </w:p>
    <w:p w14:paraId="350EF4FF" w14:textId="77777777" w:rsidR="00767BE5" w:rsidRPr="00767BE5" w:rsidRDefault="00767BE5" w:rsidP="00613418">
      <w:pPr>
        <w:numPr>
          <w:ilvl w:val="0"/>
          <w:numId w:val="71"/>
        </w:numPr>
        <w:rPr>
          <w:szCs w:val="20"/>
          <w:lang w:eastAsia="x-none"/>
        </w:rPr>
      </w:pPr>
      <w:r w:rsidRPr="00767BE5">
        <w:rPr>
          <w:szCs w:val="20"/>
          <w:lang w:eastAsia="x-none"/>
        </w:rPr>
        <w:t>For UE behavior in RRC_IDLE, if PDSCHs among SI-RNTI PDSCH, P-RNTI PDSCH, and RA-RNTI/TC-RNTI PDSCH are overlapped with at least one symbol for a given UE from the primary cell</w:t>
      </w:r>
    </w:p>
    <w:p w14:paraId="19D9B574" w14:textId="77777777" w:rsidR="00767BE5" w:rsidRPr="00767BE5" w:rsidRDefault="00767BE5" w:rsidP="00613418">
      <w:pPr>
        <w:numPr>
          <w:ilvl w:val="1"/>
          <w:numId w:val="71"/>
        </w:numPr>
        <w:rPr>
          <w:b/>
          <w:szCs w:val="20"/>
          <w:lang w:eastAsia="x-none"/>
        </w:rPr>
      </w:pPr>
      <w:r w:rsidRPr="00767BE5">
        <w:rPr>
          <w:szCs w:val="20"/>
          <w:lang w:eastAsia="x-none"/>
        </w:rPr>
        <w:t>NR supports UE to decode up to two PDSCH simultaneously in Pcell, but not more than two (if more than two are received, the decoding prioritization is up to UE implementation)</w:t>
      </w:r>
    </w:p>
    <w:p w14:paraId="5012DC4F" w14:textId="77777777" w:rsidR="00767BE5" w:rsidRPr="00767BE5" w:rsidRDefault="00767BE5" w:rsidP="00613418">
      <w:pPr>
        <w:numPr>
          <w:ilvl w:val="1"/>
          <w:numId w:val="71"/>
        </w:numPr>
        <w:rPr>
          <w:szCs w:val="20"/>
          <w:lang w:eastAsia="x-none"/>
        </w:rPr>
      </w:pPr>
      <w:r w:rsidRPr="00767BE5">
        <w:rPr>
          <w:szCs w:val="20"/>
          <w:lang w:eastAsia="x-none"/>
        </w:rPr>
        <w:t>Note: the above assumes that all the PDSCHs to be decoded by the UE have non-overlapped PRBs</w:t>
      </w:r>
    </w:p>
    <w:p w14:paraId="7E9AB33D" w14:textId="77777777" w:rsidR="00767BE5" w:rsidRPr="00767BE5" w:rsidRDefault="00767BE5" w:rsidP="00767BE5">
      <w:pPr>
        <w:rPr>
          <w:b/>
          <w:lang w:eastAsia="x-none"/>
        </w:rPr>
      </w:pPr>
    </w:p>
    <w:p w14:paraId="0FDB249F" w14:textId="77777777" w:rsidR="00767BE5" w:rsidRPr="00767BE5" w:rsidRDefault="00767BE5" w:rsidP="00767BE5">
      <w:pPr>
        <w:rPr>
          <w:b/>
          <w:szCs w:val="20"/>
          <w:lang w:eastAsia="x-none"/>
        </w:rPr>
      </w:pPr>
      <w:r w:rsidRPr="00767BE5">
        <w:rPr>
          <w:szCs w:val="20"/>
          <w:highlight w:val="green"/>
          <w:lang w:eastAsia="x-none"/>
        </w:rPr>
        <w:t>Agreements</w:t>
      </w:r>
      <w:r w:rsidRPr="00767BE5">
        <w:rPr>
          <w:b/>
          <w:szCs w:val="20"/>
          <w:lang w:eastAsia="x-none"/>
        </w:rPr>
        <w:t>:</w:t>
      </w:r>
    </w:p>
    <w:p w14:paraId="6518AC2B" w14:textId="77777777" w:rsidR="00767BE5" w:rsidRPr="00767BE5" w:rsidRDefault="00767BE5" w:rsidP="00767BE5">
      <w:pPr>
        <w:ind w:left="720" w:hanging="720"/>
        <w:rPr>
          <w:szCs w:val="20"/>
        </w:rPr>
      </w:pPr>
      <w:r w:rsidRPr="00767BE5">
        <w:rPr>
          <w:szCs w:val="20"/>
          <w:lang w:eastAsia="x-none"/>
        </w:rPr>
        <w:t>The following working assumption as part of the previous agreement is confirmed with updates:</w:t>
      </w:r>
    </w:p>
    <w:p w14:paraId="7E91E79A" w14:textId="77777777" w:rsidR="00767BE5" w:rsidRPr="00767BE5" w:rsidRDefault="00767BE5" w:rsidP="00613418">
      <w:pPr>
        <w:numPr>
          <w:ilvl w:val="0"/>
          <w:numId w:val="70"/>
        </w:numPr>
        <w:rPr>
          <w:szCs w:val="20"/>
        </w:rPr>
      </w:pPr>
      <w:r w:rsidRPr="00767BE5">
        <w:rPr>
          <w:szCs w:val="20"/>
        </w:rPr>
        <w:t>While UE acquires SI upon being triggered by Paging DCI</w:t>
      </w:r>
    </w:p>
    <w:p w14:paraId="3E6EF40F" w14:textId="77777777" w:rsidR="00767BE5" w:rsidRPr="00767BE5" w:rsidRDefault="00767BE5" w:rsidP="00613418">
      <w:pPr>
        <w:numPr>
          <w:ilvl w:val="1"/>
          <w:numId w:val="70"/>
        </w:numPr>
        <w:rPr>
          <w:szCs w:val="20"/>
        </w:rPr>
      </w:pPr>
      <w:r w:rsidRPr="00767BE5">
        <w:rPr>
          <w:szCs w:val="20"/>
        </w:rPr>
        <w:t>UE is not required to decode C-RNTI PDSCH if the SI-RNTI PDSCH is overlapped with at least one symbol</w:t>
      </w:r>
    </w:p>
    <w:p w14:paraId="4195B9B1" w14:textId="77777777" w:rsidR="00767BE5" w:rsidRPr="00767BE5" w:rsidRDefault="00767BE5" w:rsidP="00613418">
      <w:pPr>
        <w:numPr>
          <w:ilvl w:val="0"/>
          <w:numId w:val="70"/>
        </w:numPr>
        <w:rPr>
          <w:szCs w:val="20"/>
        </w:rPr>
      </w:pPr>
      <w:r w:rsidRPr="00767BE5">
        <w:rPr>
          <w:szCs w:val="20"/>
        </w:rPr>
        <w:lastRenderedPageBreak/>
        <w:t>In case UE autonomously monitors SI-RNTI PDCCH while monitoring C-RNTI PDCCH, and both SI-RNTI PDSCH and C-RNTI PDSCH are overlapped with at least one symbol, the UE is not required to decode SI-RNTI PDSCH</w:t>
      </w:r>
    </w:p>
    <w:p w14:paraId="280197C4" w14:textId="77777777" w:rsidR="00767BE5" w:rsidRPr="00767BE5" w:rsidRDefault="00767BE5" w:rsidP="00613418">
      <w:pPr>
        <w:numPr>
          <w:ilvl w:val="0"/>
          <w:numId w:val="70"/>
        </w:numPr>
        <w:rPr>
          <w:szCs w:val="20"/>
        </w:rPr>
      </w:pPr>
      <w:r w:rsidRPr="00767BE5">
        <w:rPr>
          <w:szCs w:val="20"/>
        </w:rPr>
        <w:t>(</w:t>
      </w:r>
      <w:r w:rsidRPr="00767BE5">
        <w:rPr>
          <w:szCs w:val="20"/>
          <w:highlight w:val="darkYellow"/>
        </w:rPr>
        <w:t>Working assumption</w:t>
      </w:r>
      <w:r w:rsidRPr="00767BE5">
        <w:rPr>
          <w:szCs w:val="20"/>
        </w:rPr>
        <w:t>) The first two bullets apply unless TBS of SI-RNTI PDSCH ≤ 2976 for FR1, then UE decodes both SI-RNTI PDSCH and C-RNTI PDSCH</w:t>
      </w:r>
    </w:p>
    <w:p w14:paraId="6027F339" w14:textId="77777777" w:rsidR="00767BE5" w:rsidRPr="00767BE5" w:rsidRDefault="00767BE5" w:rsidP="00613418">
      <w:pPr>
        <w:numPr>
          <w:ilvl w:val="1"/>
          <w:numId w:val="70"/>
        </w:numPr>
        <w:rPr>
          <w:color w:val="FF0000"/>
          <w:szCs w:val="20"/>
          <w:u w:val="single"/>
          <w:lang w:eastAsia="x-none"/>
        </w:rPr>
      </w:pPr>
      <w:r w:rsidRPr="00767BE5">
        <w:rPr>
          <w:color w:val="FF0000"/>
          <w:szCs w:val="20"/>
          <w:u w:val="single"/>
          <w:lang w:eastAsia="x-none"/>
        </w:rPr>
        <w:t>Note: the above assumes that the PDSCHs to be decoded by the UE have non-overlapped PRBs</w:t>
      </w:r>
    </w:p>
    <w:p w14:paraId="77AAB44F" w14:textId="77777777" w:rsidR="00767BE5" w:rsidRPr="00767BE5" w:rsidRDefault="00767BE5" w:rsidP="00613418">
      <w:pPr>
        <w:numPr>
          <w:ilvl w:val="0"/>
          <w:numId w:val="70"/>
        </w:numPr>
        <w:rPr>
          <w:szCs w:val="20"/>
        </w:rPr>
      </w:pPr>
      <w:r w:rsidRPr="00767BE5">
        <w:rPr>
          <w:szCs w:val="20"/>
        </w:rPr>
        <w:t>The first two bullets always apply in FR2</w:t>
      </w:r>
    </w:p>
    <w:p w14:paraId="6AD43C66" w14:textId="77777777" w:rsidR="00767BE5" w:rsidRPr="00767BE5" w:rsidRDefault="00767BE5" w:rsidP="00767BE5">
      <w:pPr>
        <w:rPr>
          <w:b/>
          <w:lang w:eastAsia="x-none"/>
        </w:rPr>
      </w:pPr>
    </w:p>
    <w:p w14:paraId="6B1DFF13" w14:textId="77777777" w:rsidR="00767BE5" w:rsidRPr="00767BE5" w:rsidRDefault="00767BE5" w:rsidP="00767BE5">
      <w:pPr>
        <w:rPr>
          <w:highlight w:val="green"/>
          <w:lang w:eastAsia="x-none"/>
        </w:rPr>
      </w:pPr>
      <w:r w:rsidRPr="00767BE5">
        <w:rPr>
          <w:highlight w:val="green"/>
          <w:lang w:eastAsia="x-none"/>
        </w:rPr>
        <w:t>Agreements:</w:t>
      </w:r>
    </w:p>
    <w:p w14:paraId="78CF7D00" w14:textId="77777777" w:rsidR="00767BE5" w:rsidRPr="00767BE5" w:rsidRDefault="00767BE5" w:rsidP="00613418">
      <w:pPr>
        <w:numPr>
          <w:ilvl w:val="0"/>
          <w:numId w:val="69"/>
        </w:numPr>
        <w:rPr>
          <w:lang w:eastAsia="x-none"/>
        </w:rPr>
      </w:pPr>
      <w:r w:rsidRPr="00767BE5">
        <w:rPr>
          <w:lang w:eastAsia="x-none"/>
        </w:rPr>
        <w:t>To adopt the following TP:</w:t>
      </w:r>
    </w:p>
    <w:p w14:paraId="4AFB6801" w14:textId="5DE2A6A1" w:rsidR="00767BE5" w:rsidRPr="00767BE5" w:rsidRDefault="00767BE5" w:rsidP="00767BE5">
      <w:pPr>
        <w:ind w:left="720" w:hanging="720"/>
        <w:rPr>
          <w:i/>
          <w:color w:val="FF0000"/>
          <w:szCs w:val="20"/>
        </w:rPr>
      </w:pPr>
      <w:r w:rsidRPr="00767BE5">
        <w:rPr>
          <w:i/>
          <w:color w:val="FF0000"/>
          <w:szCs w:val="20"/>
        </w:rPr>
        <w:t>------ Start of Text Proposal for TS 38.214 Subclause 5.3 ------</w:t>
      </w:r>
    </w:p>
    <w:p w14:paraId="29D1C3B5" w14:textId="77777777" w:rsidR="00767BE5" w:rsidRPr="00767BE5" w:rsidRDefault="00767BE5" w:rsidP="00767BE5">
      <w:pPr>
        <w:rPr>
          <w:rFonts w:ascii="Times New Roman" w:eastAsia="MS Mincho" w:hAnsi="Times New Roman"/>
          <w:szCs w:val="20"/>
          <w:lang w:val="en-AU"/>
        </w:rPr>
      </w:pPr>
      <w:r w:rsidRPr="00767BE5">
        <w:rPr>
          <w:rFonts w:ascii="Times New Roman" w:eastAsia="MS Mincho" w:hAnsi="Times New Roman"/>
          <w:i/>
          <w:szCs w:val="20"/>
        </w:rPr>
        <w:t>N</w:t>
      </w:r>
      <w:r w:rsidRPr="00767BE5">
        <w:rPr>
          <w:rFonts w:ascii="Times New Roman" w:eastAsia="MS Mincho" w:hAnsi="Times New Roman"/>
          <w:i/>
          <w:szCs w:val="20"/>
          <w:vertAlign w:val="subscript"/>
        </w:rPr>
        <w:t>1</w:t>
      </w:r>
      <w:r w:rsidRPr="00767BE5">
        <w:rPr>
          <w:rFonts w:ascii="Times New Roman" w:eastAsia="MS Mincho" w:hAnsi="Times New Roman"/>
          <w:szCs w:val="20"/>
        </w:rPr>
        <w:t xml:space="preserve"> is based on </w:t>
      </w:r>
      <w:r w:rsidRPr="00767BE5">
        <w:rPr>
          <w:rFonts w:ascii="Times New Roman" w:eastAsia="MS Mincho" w:hAnsi="Times New Roman"/>
          <w:i/>
          <w:szCs w:val="20"/>
          <w:lang w:val="en-AU"/>
        </w:rPr>
        <w:t>µ</w:t>
      </w:r>
      <w:r w:rsidRPr="00767BE5">
        <w:rPr>
          <w:rFonts w:ascii="Times New Roman" w:eastAsia="MS Mincho" w:hAnsi="Times New Roman"/>
          <w:szCs w:val="20"/>
          <w:lang w:val="en-AU"/>
        </w:rPr>
        <w:t xml:space="preserve"> of table 5.3-1 that corresponds to the min (</w:t>
      </w:r>
      <w:r w:rsidRPr="00767BE5">
        <w:rPr>
          <w:rFonts w:ascii="Times New Roman" w:eastAsia="MS Mincho" w:hAnsi="Times New Roman"/>
          <w:i/>
          <w:szCs w:val="20"/>
          <w:lang w:val="en-AU"/>
        </w:rPr>
        <w:t>µ</w:t>
      </w:r>
      <w:r w:rsidRPr="00767BE5">
        <w:rPr>
          <w:rFonts w:ascii="Times New Roman" w:eastAsia="MS Mincho" w:hAnsi="Times New Roman"/>
          <w:i/>
          <w:szCs w:val="20"/>
          <w:vertAlign w:val="subscript"/>
          <w:lang w:val="en-AU"/>
        </w:rPr>
        <w:t>DL</w:t>
      </w:r>
      <w:r w:rsidRPr="00767BE5">
        <w:rPr>
          <w:rFonts w:ascii="Times New Roman" w:eastAsia="MS Mincho" w:hAnsi="Times New Roman"/>
          <w:szCs w:val="20"/>
          <w:lang w:val="en-AU"/>
        </w:rPr>
        <w:t xml:space="preserve">, </w:t>
      </w:r>
      <w:r w:rsidRPr="00767BE5">
        <w:rPr>
          <w:rFonts w:ascii="Times New Roman" w:eastAsia="MS Mincho" w:hAnsi="Times New Roman"/>
          <w:i/>
          <w:szCs w:val="20"/>
          <w:lang w:val="en-AU"/>
        </w:rPr>
        <w:t>µ</w:t>
      </w:r>
      <w:r w:rsidRPr="00767BE5">
        <w:rPr>
          <w:rFonts w:ascii="Times New Roman" w:eastAsia="MS Mincho" w:hAnsi="Times New Roman"/>
          <w:i/>
          <w:szCs w:val="20"/>
          <w:vertAlign w:val="subscript"/>
          <w:lang w:val="en-AU"/>
        </w:rPr>
        <w:t>UL</w:t>
      </w:r>
      <w:r w:rsidRPr="00767BE5">
        <w:rPr>
          <w:rFonts w:ascii="Times New Roman" w:eastAsia="MS Mincho" w:hAnsi="Times New Roman"/>
          <w:szCs w:val="20"/>
          <w:lang w:val="en-AU"/>
        </w:rPr>
        <w:t xml:space="preserve">) where the </w:t>
      </w:r>
      <w:r w:rsidRPr="00767BE5">
        <w:rPr>
          <w:rFonts w:ascii="Times New Roman" w:eastAsia="MS Mincho" w:hAnsi="Times New Roman"/>
          <w:i/>
          <w:szCs w:val="20"/>
          <w:lang w:val="en-AU"/>
        </w:rPr>
        <w:t>µ</w:t>
      </w:r>
      <w:r w:rsidRPr="00767BE5">
        <w:rPr>
          <w:rFonts w:ascii="Times New Roman" w:eastAsia="MS Mincho" w:hAnsi="Times New Roman"/>
          <w:i/>
          <w:szCs w:val="20"/>
          <w:vertAlign w:val="subscript"/>
          <w:lang w:val="en-AU"/>
        </w:rPr>
        <w:t>DL</w:t>
      </w:r>
      <w:r w:rsidRPr="00767BE5">
        <w:rPr>
          <w:rFonts w:ascii="Times New Roman" w:eastAsia="MS Mincho" w:hAnsi="Times New Roman"/>
          <w:i/>
          <w:szCs w:val="20"/>
          <w:lang w:val="en-AU"/>
        </w:rPr>
        <w:t xml:space="preserve"> </w:t>
      </w:r>
      <w:r w:rsidRPr="00767BE5">
        <w:rPr>
          <w:rFonts w:ascii="Times New Roman" w:eastAsia="MS Mincho" w:hAnsi="Times New Roman"/>
          <w:szCs w:val="20"/>
          <w:lang w:val="en-AU"/>
        </w:rPr>
        <w:t xml:space="preserve">corresponds to the subcarrier spacing of the downlink with which the PDSCH was transmitted and </w:t>
      </w:r>
      <w:r w:rsidRPr="00767BE5">
        <w:rPr>
          <w:rFonts w:ascii="Times New Roman" w:eastAsia="MS Mincho" w:hAnsi="Times New Roman"/>
          <w:i/>
          <w:szCs w:val="20"/>
          <w:lang w:val="en-AU"/>
        </w:rPr>
        <w:t>µ</w:t>
      </w:r>
      <w:r w:rsidRPr="00767BE5">
        <w:rPr>
          <w:rFonts w:ascii="Times New Roman" w:eastAsia="MS Mincho" w:hAnsi="Times New Roman"/>
          <w:i/>
          <w:szCs w:val="20"/>
          <w:vertAlign w:val="subscript"/>
          <w:lang w:val="en-AU"/>
        </w:rPr>
        <w:t>UL</w:t>
      </w:r>
      <w:r w:rsidRPr="00767BE5">
        <w:rPr>
          <w:rFonts w:ascii="Times New Roman" w:eastAsia="MS Mincho" w:hAnsi="Times New Roman"/>
          <w:szCs w:val="20"/>
          <w:lang w:val="en-AU"/>
        </w:rPr>
        <w:t xml:space="preserve"> corresponds to the subcarrier spacing of the uplink channel with which the HARQ-ACK is to be transmitted, and κ is defined in subclause 4.41 of [4, TS 38.211] If the higher layer parameter </w:t>
      </w:r>
      <w:r w:rsidRPr="00767BE5">
        <w:rPr>
          <w:rFonts w:ascii="Times New Roman" w:eastAsia="MS Mincho" w:hAnsi="Times New Roman"/>
          <w:i/>
          <w:szCs w:val="20"/>
          <w:lang w:val="en-AU"/>
        </w:rPr>
        <w:t>dmrs-AdditionalPosition</w:t>
      </w:r>
      <w:r w:rsidRPr="00767BE5">
        <w:rPr>
          <w:rFonts w:ascii="Times New Roman" w:eastAsia="MS Mincho" w:hAnsi="Times New Roman"/>
          <w:szCs w:val="20"/>
          <w:lang w:val="en-AU"/>
        </w:rPr>
        <w:t xml:space="preserve"> is configured with a value greater than 0 </w:t>
      </w:r>
      <w:ins w:id="4273" w:author="Qualcomm" w:date="2018-05-21T05:25:00Z">
        <w:r w:rsidRPr="00767BE5">
          <w:rPr>
            <w:rFonts w:ascii="Times New Roman" w:eastAsia="MS Mincho" w:hAnsi="Times New Roman"/>
            <w:szCs w:val="20"/>
            <w:lang w:val="en-AU"/>
          </w:rPr>
          <w:t xml:space="preserve"> (at least for one of PDSCH mapping Type A or B) </w:t>
        </w:r>
      </w:ins>
      <w:r w:rsidRPr="00767BE5">
        <w:rPr>
          <w:rFonts w:ascii="Times New Roman" w:eastAsia="MS Mincho" w:hAnsi="Times New Roman"/>
          <w:szCs w:val="20"/>
          <w:lang w:val="en-AU"/>
        </w:rPr>
        <w:t>or if the high layer parameter is not configured</w:t>
      </w:r>
      <w:ins w:id="4274" w:author="Qualcomm" w:date="2018-05-21T02:34:00Z">
        <w:r w:rsidRPr="00767BE5">
          <w:rPr>
            <w:rFonts w:ascii="Times New Roman" w:eastAsia="MS Mincho" w:hAnsi="Times New Roman"/>
            <w:szCs w:val="20"/>
            <w:lang w:val="en-AU"/>
          </w:rPr>
          <w:t xml:space="preserve"> (at least for one of PDSCH mapping Type A or B)</w:t>
        </w:r>
      </w:ins>
      <w:r w:rsidRPr="00767BE5">
        <w:rPr>
          <w:rFonts w:ascii="Times New Roman" w:eastAsia="MS Mincho" w:hAnsi="Times New Roman"/>
          <w:szCs w:val="20"/>
          <w:lang w:val="en-AU"/>
        </w:rPr>
        <w:t xml:space="preserve">, then </w:t>
      </w:r>
      <w:r w:rsidRPr="00767BE5">
        <w:rPr>
          <w:rFonts w:ascii="Times New Roman" w:eastAsia="MS Mincho" w:hAnsi="Times New Roman"/>
          <w:i/>
          <w:szCs w:val="20"/>
          <w:lang w:val="en-AU"/>
        </w:rPr>
        <w:t>N</w:t>
      </w:r>
      <w:r w:rsidRPr="00767BE5">
        <w:rPr>
          <w:rFonts w:ascii="Times New Roman" w:eastAsia="MS Mincho" w:hAnsi="Times New Roman"/>
          <w:i/>
          <w:szCs w:val="20"/>
          <w:vertAlign w:val="subscript"/>
          <w:lang w:val="en-AU"/>
        </w:rPr>
        <w:t>1</w:t>
      </w:r>
      <w:r w:rsidRPr="00767BE5">
        <w:rPr>
          <w:rFonts w:ascii="Times New Roman" w:eastAsia="MS Mincho" w:hAnsi="Times New Roman"/>
          <w:szCs w:val="20"/>
          <w:lang w:val="en-AU"/>
        </w:rPr>
        <w:t xml:space="preserve"> value follows from the second column of table 5.3-1; otherwise, the </w:t>
      </w:r>
      <w:r w:rsidRPr="00767BE5">
        <w:rPr>
          <w:rFonts w:ascii="Times New Roman" w:eastAsia="MS Mincho" w:hAnsi="Times New Roman"/>
          <w:i/>
          <w:szCs w:val="20"/>
          <w:lang w:val="en-AU"/>
        </w:rPr>
        <w:t>N</w:t>
      </w:r>
      <w:r w:rsidRPr="00767BE5">
        <w:rPr>
          <w:rFonts w:ascii="Times New Roman" w:eastAsia="MS Mincho" w:hAnsi="Times New Roman"/>
          <w:i/>
          <w:szCs w:val="20"/>
          <w:vertAlign w:val="subscript"/>
          <w:lang w:val="en-AU"/>
        </w:rPr>
        <w:t>1</w:t>
      </w:r>
      <w:r w:rsidRPr="00767BE5">
        <w:rPr>
          <w:rFonts w:ascii="Times New Roman" w:eastAsia="MS Mincho" w:hAnsi="Times New Roman"/>
          <w:szCs w:val="20"/>
          <w:lang w:val="en-AU"/>
        </w:rPr>
        <w:t xml:space="preserve"> value follows from the first column of table 5.3-1.</w:t>
      </w:r>
    </w:p>
    <w:p w14:paraId="6F4DCC52" w14:textId="77777777" w:rsidR="00767BE5" w:rsidRPr="00767BE5" w:rsidRDefault="00767BE5" w:rsidP="00767BE5">
      <w:pPr>
        <w:ind w:left="720" w:hanging="720"/>
        <w:rPr>
          <w:i/>
          <w:color w:val="FF0000"/>
          <w:szCs w:val="20"/>
        </w:rPr>
      </w:pPr>
      <w:r w:rsidRPr="00767BE5">
        <w:rPr>
          <w:i/>
          <w:color w:val="FF0000"/>
          <w:szCs w:val="20"/>
        </w:rPr>
        <w:t>------ End of Text Proposal ------</w:t>
      </w:r>
    </w:p>
    <w:p w14:paraId="16A45044" w14:textId="77777777" w:rsidR="00767BE5" w:rsidRPr="00767BE5" w:rsidRDefault="00767BE5" w:rsidP="00767BE5">
      <w:pPr>
        <w:rPr>
          <w:b/>
          <w:lang w:eastAsia="x-none"/>
        </w:rPr>
      </w:pPr>
    </w:p>
    <w:p w14:paraId="1EF612E2" w14:textId="4570B733" w:rsidR="00767BE5" w:rsidRPr="00904FB3" w:rsidRDefault="00904FB3" w:rsidP="00904FB3">
      <w:pPr>
        <w:rPr>
          <w:szCs w:val="20"/>
        </w:rPr>
      </w:pPr>
      <w:r w:rsidRPr="003B0C24">
        <w:rPr>
          <w:szCs w:val="20"/>
          <w:highlight w:val="green"/>
          <w:lang w:eastAsia="x-none"/>
        </w:rPr>
        <w:t>Agreements</w:t>
      </w:r>
      <w:r w:rsidRPr="003B0C24">
        <w:rPr>
          <w:b/>
          <w:szCs w:val="20"/>
          <w:lang w:eastAsia="x-none"/>
        </w:rPr>
        <w:t>:</w:t>
      </w:r>
      <w:r>
        <w:rPr>
          <w:b/>
          <w:szCs w:val="20"/>
          <w:lang w:eastAsia="x-none"/>
        </w:rPr>
        <w:t xml:space="preserve"> </w:t>
      </w:r>
      <w:r w:rsidR="00767BE5" w:rsidRPr="00904FB3">
        <w:rPr>
          <w:szCs w:val="20"/>
        </w:rPr>
        <w:t>The following working assumption is confirmed with updates:</w:t>
      </w:r>
    </w:p>
    <w:p w14:paraId="613F38A6" w14:textId="77777777" w:rsidR="00767BE5" w:rsidRPr="00904FB3" w:rsidRDefault="00767BE5" w:rsidP="00036580">
      <w:pPr>
        <w:pStyle w:val="ListParagraph"/>
        <w:numPr>
          <w:ilvl w:val="0"/>
          <w:numId w:val="175"/>
        </w:numPr>
      </w:pPr>
      <w:r w:rsidRPr="00904FB3">
        <w:t>The processing requirement for HARQ-ACK in response to DL SPS release is N OFDM symbols from last symbol of the corresponding PDCCH for UE Capability #1:</w:t>
      </w:r>
    </w:p>
    <w:p w14:paraId="516D1C42" w14:textId="77777777" w:rsidR="00767BE5" w:rsidRPr="00904FB3" w:rsidRDefault="00767BE5" w:rsidP="00036580">
      <w:pPr>
        <w:pStyle w:val="ListParagraph"/>
        <w:numPr>
          <w:ilvl w:val="1"/>
          <w:numId w:val="175"/>
        </w:numPr>
      </w:pPr>
      <w:r w:rsidRPr="00904FB3">
        <w:t xml:space="preserve">15 kHz case: 8 + </w:t>
      </w:r>
      <w:r w:rsidRPr="00904FB3">
        <w:rPr>
          <w:color w:val="FF0000"/>
        </w:rPr>
        <w:t xml:space="preserve">2 </w:t>
      </w:r>
      <w:r w:rsidRPr="00904FB3">
        <w:rPr>
          <w:strike/>
          <w:color w:val="FF0000"/>
        </w:rPr>
        <w:t>5</w:t>
      </w:r>
    </w:p>
    <w:p w14:paraId="61E1F5A7" w14:textId="77777777" w:rsidR="00767BE5" w:rsidRPr="00904FB3" w:rsidRDefault="00767BE5" w:rsidP="00036580">
      <w:pPr>
        <w:pStyle w:val="ListParagraph"/>
        <w:numPr>
          <w:ilvl w:val="1"/>
          <w:numId w:val="175"/>
        </w:numPr>
      </w:pPr>
      <w:r w:rsidRPr="00904FB3">
        <w:t xml:space="preserve">30 kHz case: 10 + </w:t>
      </w:r>
      <w:r w:rsidRPr="00904FB3">
        <w:rPr>
          <w:color w:val="FF0000"/>
        </w:rPr>
        <w:t xml:space="preserve">2 </w:t>
      </w:r>
      <w:r w:rsidRPr="00904FB3">
        <w:rPr>
          <w:strike/>
          <w:color w:val="FF0000"/>
        </w:rPr>
        <w:t>5</w:t>
      </w:r>
    </w:p>
    <w:p w14:paraId="3499F42A" w14:textId="651106D2" w:rsidR="00767BE5" w:rsidRPr="00904FB3" w:rsidRDefault="00767BE5" w:rsidP="00036580">
      <w:pPr>
        <w:pStyle w:val="ListParagraph"/>
        <w:numPr>
          <w:ilvl w:val="1"/>
          <w:numId w:val="175"/>
        </w:numPr>
      </w:pPr>
      <w:r w:rsidRPr="00904FB3">
        <w:t>60 kHz case: 17 + 5</w:t>
      </w:r>
    </w:p>
    <w:p w14:paraId="1138C9B3" w14:textId="77777777" w:rsidR="00767BE5" w:rsidRPr="00904FB3" w:rsidRDefault="00767BE5" w:rsidP="00036580">
      <w:pPr>
        <w:pStyle w:val="ListParagraph"/>
        <w:numPr>
          <w:ilvl w:val="1"/>
          <w:numId w:val="175"/>
        </w:numPr>
      </w:pPr>
      <w:r w:rsidRPr="00904FB3">
        <w:t>120 kHz case: 20 + 5</w:t>
      </w:r>
    </w:p>
    <w:p w14:paraId="4A9E94B8" w14:textId="195CBB78" w:rsidR="00767BE5" w:rsidRDefault="00767BE5" w:rsidP="00767BE5">
      <w:pPr>
        <w:rPr>
          <w:lang w:eastAsia="x-none"/>
        </w:rPr>
      </w:pPr>
    </w:p>
    <w:p w14:paraId="798518CB" w14:textId="763346FF" w:rsidR="00620D3D" w:rsidRPr="009A322E" w:rsidRDefault="003B0C24" w:rsidP="00620D3D">
      <w:pPr>
        <w:ind w:left="720" w:hanging="720"/>
        <w:rPr>
          <w:b/>
        </w:rPr>
      </w:pPr>
      <w:r w:rsidRPr="009A322E">
        <w:rPr>
          <w:b/>
        </w:rPr>
        <w:t>Tuesday session</w:t>
      </w:r>
    </w:p>
    <w:p w14:paraId="1E3D02B7" w14:textId="6A80F7E5" w:rsidR="003B0C24" w:rsidRPr="003B0C24" w:rsidRDefault="0058452E" w:rsidP="003B0C24">
      <w:pPr>
        <w:rPr>
          <w:b/>
          <w:lang w:eastAsia="x-none"/>
        </w:rPr>
      </w:pPr>
      <w:hyperlink r:id="rId1734" w:history="1">
        <w:r w:rsidR="000F2B08">
          <w:rPr>
            <w:rStyle w:val="Hyperlink"/>
            <w:b/>
            <w:lang w:eastAsia="x-none"/>
          </w:rPr>
          <w:t>R1-1807711</w:t>
        </w:r>
      </w:hyperlink>
      <w:r w:rsidR="003B0C24" w:rsidRPr="003B0C24">
        <w:rPr>
          <w:b/>
          <w:lang w:eastAsia="x-none"/>
        </w:rPr>
        <w:tab/>
        <w:t>Summary of Maintenance for DL/UL Scheduling</w:t>
      </w:r>
      <w:r w:rsidR="003B0C24" w:rsidRPr="003B0C24">
        <w:rPr>
          <w:b/>
          <w:lang w:eastAsia="x-none"/>
        </w:rPr>
        <w:tab/>
        <w:t>Qualcomm</w:t>
      </w:r>
    </w:p>
    <w:p w14:paraId="0F8B45FF" w14:textId="77777777" w:rsidR="009A322E" w:rsidRDefault="009A322E" w:rsidP="009A322E">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382696A" w14:textId="77777777" w:rsidR="009A322E" w:rsidRDefault="009A322E" w:rsidP="003B0C24">
      <w:pPr>
        <w:rPr>
          <w:szCs w:val="20"/>
          <w:highlight w:val="green"/>
          <w:lang w:eastAsia="x-none"/>
        </w:rPr>
      </w:pPr>
    </w:p>
    <w:p w14:paraId="259DEDD0" w14:textId="4D35C990" w:rsidR="003B0C24" w:rsidRPr="003B0C24" w:rsidRDefault="003B0C24" w:rsidP="003B0C24">
      <w:pPr>
        <w:rPr>
          <w:b/>
          <w:szCs w:val="20"/>
          <w:lang w:eastAsia="x-none"/>
        </w:rPr>
      </w:pPr>
      <w:r w:rsidRPr="003B0C24">
        <w:rPr>
          <w:szCs w:val="20"/>
          <w:highlight w:val="green"/>
          <w:lang w:eastAsia="x-none"/>
        </w:rPr>
        <w:t>Agreements</w:t>
      </w:r>
      <w:r w:rsidRPr="003B0C24">
        <w:rPr>
          <w:b/>
          <w:szCs w:val="20"/>
          <w:lang w:eastAsia="x-none"/>
        </w:rPr>
        <w:t>:</w:t>
      </w:r>
    </w:p>
    <w:p w14:paraId="36B91B68" w14:textId="77777777" w:rsidR="003B0C24" w:rsidRPr="003B0C24" w:rsidRDefault="003B0C24" w:rsidP="009A322E">
      <w:r w:rsidRPr="003B0C24">
        <w:t>In the case of multiplexing CSI with uplink data on PUSCH, the MIMO session should update agreements related to CSI multiplexing with UL-SCH (i.e., data on PUSCH), and NR should adopt the framework below:</w:t>
      </w:r>
    </w:p>
    <w:p w14:paraId="765D2C43" w14:textId="77777777" w:rsidR="003B0C24" w:rsidRPr="003B0C24" w:rsidRDefault="003B0C24" w:rsidP="00613418">
      <w:pPr>
        <w:numPr>
          <w:ilvl w:val="0"/>
          <w:numId w:val="100"/>
        </w:numPr>
        <w:rPr>
          <w:rFonts w:ascii="Times New Roman" w:hAnsi="Times New Roman"/>
          <w:szCs w:val="20"/>
          <w:lang w:eastAsia="x-none"/>
        </w:rPr>
      </w:pPr>
      <w:r w:rsidRPr="003B0C24">
        <w:rPr>
          <w:rFonts w:ascii="Times New Roman" w:hAnsi="Times New Roman"/>
          <w:szCs w:val="20"/>
          <w:lang w:eastAsia="x-none"/>
        </w:rPr>
        <w:t>Z’’ is the number of OFDM symbols required for UE processing from the end of PDCCH containing the DCI triggering a CSI report on PUSCH to the earliest possible start of the corresponding CSI transmission on PUSCH from UE perspective</w:t>
      </w:r>
    </w:p>
    <w:p w14:paraId="6F77EB1E" w14:textId="77777777" w:rsidR="003B0C24" w:rsidRPr="003B0C24" w:rsidRDefault="003B0C24" w:rsidP="00613418">
      <w:pPr>
        <w:numPr>
          <w:ilvl w:val="1"/>
          <w:numId w:val="100"/>
        </w:numPr>
        <w:rPr>
          <w:rFonts w:ascii="Times New Roman" w:hAnsi="Times New Roman"/>
          <w:szCs w:val="20"/>
          <w:lang w:eastAsia="x-none"/>
        </w:rPr>
      </w:pPr>
      <w:r w:rsidRPr="003B0C24">
        <w:rPr>
          <w:rFonts w:ascii="Times New Roman" w:hAnsi="Times New Roman"/>
          <w:szCs w:val="20"/>
          <w:lang w:eastAsia="x-none"/>
        </w:rPr>
        <w:t>Z’’ ≥ Z + d where Z is based on CSI-only processing time from the MIMO session</w:t>
      </w:r>
    </w:p>
    <w:p w14:paraId="6683C393" w14:textId="77777777" w:rsidR="003B0C24" w:rsidRPr="003B0C24" w:rsidRDefault="003B0C24" w:rsidP="00613418">
      <w:pPr>
        <w:numPr>
          <w:ilvl w:val="0"/>
          <w:numId w:val="100"/>
        </w:numPr>
        <w:rPr>
          <w:rFonts w:ascii="Times New Roman" w:hAnsi="Times New Roman"/>
          <w:szCs w:val="20"/>
          <w:lang w:eastAsia="x-none"/>
        </w:rPr>
      </w:pPr>
      <w:r w:rsidRPr="003B0C24">
        <w:rPr>
          <w:rFonts w:ascii="Times New Roman" w:hAnsi="Times New Roman"/>
          <w:szCs w:val="20"/>
          <w:lang w:eastAsia="x-none"/>
        </w:rPr>
        <w:t>N2’ is the number of OFDM symbols required for UE processing from the end of PDCCH containing the UL grant to the earliest possible start of the corresponding PUSCH from UE perspective</w:t>
      </w:r>
    </w:p>
    <w:p w14:paraId="67F2CAF9" w14:textId="77777777" w:rsidR="003B0C24" w:rsidRPr="003B0C24" w:rsidRDefault="003B0C24" w:rsidP="00613418">
      <w:pPr>
        <w:numPr>
          <w:ilvl w:val="1"/>
          <w:numId w:val="100"/>
        </w:numPr>
        <w:rPr>
          <w:rFonts w:ascii="Times New Roman" w:hAnsi="Times New Roman"/>
          <w:szCs w:val="20"/>
          <w:lang w:eastAsia="x-none"/>
        </w:rPr>
      </w:pPr>
      <w:r w:rsidRPr="003B0C24">
        <w:rPr>
          <w:rFonts w:ascii="Times New Roman" w:hAnsi="Times New Roman"/>
          <w:szCs w:val="20"/>
          <w:lang w:eastAsia="x-none"/>
        </w:rPr>
        <w:t>N2’ ≥ N2 + d where N2 is based on the UE capability for sending data-only on PUSCH</w:t>
      </w:r>
    </w:p>
    <w:p w14:paraId="686193DD" w14:textId="77777777" w:rsidR="003B0C24" w:rsidRPr="003B0C24" w:rsidRDefault="003B0C24" w:rsidP="00613418">
      <w:pPr>
        <w:numPr>
          <w:ilvl w:val="0"/>
          <w:numId w:val="100"/>
        </w:numPr>
        <w:rPr>
          <w:rFonts w:ascii="Times New Roman" w:hAnsi="Times New Roman"/>
          <w:szCs w:val="20"/>
          <w:lang w:eastAsia="x-none"/>
        </w:rPr>
      </w:pPr>
      <w:r w:rsidRPr="003B0C24">
        <w:rPr>
          <w:rFonts w:ascii="Times New Roman" w:hAnsi="Times New Roman"/>
          <w:szCs w:val="20"/>
          <w:lang w:eastAsia="x-none"/>
        </w:rPr>
        <w:t>d symbols</w:t>
      </w:r>
    </w:p>
    <w:p w14:paraId="02726439" w14:textId="77777777" w:rsidR="003B0C24" w:rsidRPr="003B0C24" w:rsidRDefault="003B0C24" w:rsidP="00613418">
      <w:pPr>
        <w:numPr>
          <w:ilvl w:val="1"/>
          <w:numId w:val="100"/>
        </w:numPr>
        <w:rPr>
          <w:rFonts w:ascii="Times New Roman" w:hAnsi="Times New Roman"/>
          <w:szCs w:val="20"/>
          <w:lang w:eastAsia="x-none"/>
        </w:rPr>
      </w:pPr>
      <w:r w:rsidRPr="003B0C24">
        <w:rPr>
          <w:rFonts w:ascii="Times New Roman" w:hAnsi="Times New Roman"/>
          <w:szCs w:val="20"/>
          <w:lang w:eastAsia="x-none"/>
        </w:rPr>
        <w:t>FFS value of d &lt;= N2</w:t>
      </w:r>
    </w:p>
    <w:p w14:paraId="797B9780" w14:textId="77777777" w:rsidR="003B0C24" w:rsidRPr="003B0C24" w:rsidRDefault="003B0C24" w:rsidP="00613418">
      <w:pPr>
        <w:numPr>
          <w:ilvl w:val="2"/>
          <w:numId w:val="100"/>
        </w:numPr>
        <w:rPr>
          <w:rFonts w:ascii="Times New Roman" w:hAnsi="Times New Roman"/>
          <w:szCs w:val="20"/>
          <w:lang w:eastAsia="x-none"/>
        </w:rPr>
      </w:pPr>
      <w:r w:rsidRPr="003B0C24">
        <w:rPr>
          <w:rFonts w:ascii="Times New Roman" w:hAnsi="Times New Roman"/>
          <w:szCs w:val="20"/>
          <w:lang w:eastAsia="x-none"/>
        </w:rPr>
        <w:t>E.g., d=1</w:t>
      </w:r>
    </w:p>
    <w:p w14:paraId="156FFD92" w14:textId="77777777" w:rsidR="003B0C24" w:rsidRPr="003B0C24" w:rsidRDefault="003B0C24" w:rsidP="00613418">
      <w:pPr>
        <w:numPr>
          <w:ilvl w:val="2"/>
          <w:numId w:val="100"/>
        </w:numPr>
        <w:rPr>
          <w:rFonts w:ascii="Times New Roman" w:hAnsi="Times New Roman"/>
          <w:szCs w:val="20"/>
          <w:lang w:eastAsia="x-none"/>
        </w:rPr>
      </w:pPr>
      <w:r w:rsidRPr="003B0C24">
        <w:rPr>
          <w:rFonts w:ascii="Times New Roman" w:hAnsi="Times New Roman"/>
          <w:szCs w:val="20"/>
          <w:lang w:eastAsia="x-none"/>
        </w:rPr>
        <w:t>E.g., d=1 for 15kHz, 2 for 30kHz, 3 for 60kHz, and 4 for 120kHz</w:t>
      </w:r>
    </w:p>
    <w:p w14:paraId="045F7C05" w14:textId="77777777" w:rsidR="003B0C24" w:rsidRPr="003B0C24" w:rsidRDefault="003B0C24" w:rsidP="00613418">
      <w:pPr>
        <w:numPr>
          <w:ilvl w:val="2"/>
          <w:numId w:val="100"/>
        </w:numPr>
        <w:rPr>
          <w:rFonts w:ascii="Times New Roman" w:hAnsi="Times New Roman"/>
          <w:szCs w:val="20"/>
          <w:lang w:eastAsia="x-none"/>
        </w:rPr>
      </w:pPr>
      <w:r w:rsidRPr="003B0C24">
        <w:rPr>
          <w:rFonts w:ascii="Times New Roman" w:hAnsi="Times New Roman"/>
          <w:szCs w:val="20"/>
          <w:lang w:eastAsia="x-none"/>
        </w:rPr>
        <w:t>E.g., d=N2</w:t>
      </w:r>
    </w:p>
    <w:p w14:paraId="5E258536" w14:textId="77777777" w:rsidR="003B0C24" w:rsidRPr="003B0C24" w:rsidRDefault="003B0C24" w:rsidP="00613418">
      <w:pPr>
        <w:numPr>
          <w:ilvl w:val="0"/>
          <w:numId w:val="100"/>
        </w:numPr>
        <w:rPr>
          <w:rFonts w:ascii="Times New Roman" w:hAnsi="Times New Roman"/>
          <w:szCs w:val="20"/>
          <w:lang w:eastAsia="x-none"/>
        </w:rPr>
      </w:pPr>
      <w:r w:rsidRPr="003B0C24">
        <w:rPr>
          <w:rFonts w:ascii="Times New Roman" w:hAnsi="Times New Roman"/>
          <w:szCs w:val="20"/>
          <w:lang w:eastAsia="x-none"/>
        </w:rPr>
        <w:t>UE is not expected transmit the CSI multiplexed with uplink data if the network set the values of K2 and SLIV without leaving sufficient time for UE processing</w:t>
      </w:r>
    </w:p>
    <w:p w14:paraId="607447B3" w14:textId="0350E7C4" w:rsidR="003B0C24" w:rsidRDefault="003B0C24" w:rsidP="00A803B6"/>
    <w:p w14:paraId="5F26FEAD" w14:textId="76C41F1D" w:rsidR="00A803B6" w:rsidRPr="00A803B6" w:rsidRDefault="00A803B6" w:rsidP="00A803B6">
      <w:pPr>
        <w:rPr>
          <w:rFonts w:ascii="Calibri" w:hAnsi="Calibri"/>
          <w:szCs w:val="20"/>
        </w:rPr>
      </w:pPr>
      <w:r w:rsidRPr="00A803B6">
        <w:rPr>
          <w:rFonts w:ascii="Calibri" w:hAnsi="Calibri"/>
          <w:szCs w:val="20"/>
          <w:highlight w:val="green"/>
        </w:rPr>
        <w:t>Agreements</w:t>
      </w:r>
      <w:r w:rsidRPr="00A803B6">
        <w:rPr>
          <w:rFonts w:ascii="Calibri" w:hAnsi="Calibri"/>
          <w:szCs w:val="20"/>
        </w:rPr>
        <w:t>:</w:t>
      </w:r>
    </w:p>
    <w:p w14:paraId="76050EB5" w14:textId="77777777" w:rsidR="00A803B6" w:rsidRPr="00A803B6" w:rsidRDefault="00A803B6" w:rsidP="00A803B6">
      <w:pPr>
        <w:numPr>
          <w:ilvl w:val="0"/>
          <w:numId w:val="69"/>
        </w:numPr>
      </w:pPr>
      <w:r w:rsidRPr="00A803B6">
        <w:t>d in the above agreement is updated to the following</w:t>
      </w:r>
    </w:p>
    <w:p w14:paraId="3B122A1E" w14:textId="77777777" w:rsidR="00A803B6" w:rsidRPr="00A803B6" w:rsidRDefault="00A803B6" w:rsidP="00017304">
      <w:pPr>
        <w:numPr>
          <w:ilvl w:val="0"/>
          <w:numId w:val="309"/>
        </w:numPr>
        <w:rPr>
          <w:lang w:eastAsia="x-none"/>
        </w:rPr>
      </w:pPr>
      <w:r w:rsidRPr="00A803B6">
        <w:rPr>
          <w:bCs/>
          <w:i/>
          <w:lang w:eastAsia="x-none"/>
        </w:rPr>
        <w:t>2 for 15kHz</w:t>
      </w:r>
    </w:p>
    <w:p w14:paraId="42E69E2F" w14:textId="77777777" w:rsidR="00A803B6" w:rsidRPr="00A803B6" w:rsidRDefault="00A803B6" w:rsidP="00017304">
      <w:pPr>
        <w:numPr>
          <w:ilvl w:val="0"/>
          <w:numId w:val="309"/>
        </w:numPr>
        <w:rPr>
          <w:lang w:eastAsia="x-none"/>
        </w:rPr>
      </w:pPr>
      <w:r w:rsidRPr="00A803B6">
        <w:rPr>
          <w:i/>
          <w:lang w:eastAsia="x-none"/>
        </w:rPr>
        <w:t>2 for 30kHz</w:t>
      </w:r>
    </w:p>
    <w:p w14:paraId="244F5063" w14:textId="77777777" w:rsidR="00A803B6" w:rsidRPr="00A803B6" w:rsidRDefault="00A803B6" w:rsidP="00017304">
      <w:pPr>
        <w:numPr>
          <w:ilvl w:val="0"/>
          <w:numId w:val="309"/>
        </w:numPr>
        <w:rPr>
          <w:lang w:eastAsia="x-none"/>
        </w:rPr>
      </w:pPr>
      <w:r w:rsidRPr="00A803B6">
        <w:rPr>
          <w:i/>
          <w:lang w:eastAsia="x-none"/>
        </w:rPr>
        <w:t>3 for 60kHz</w:t>
      </w:r>
    </w:p>
    <w:p w14:paraId="11CB9B3E" w14:textId="77777777" w:rsidR="00A803B6" w:rsidRPr="00A803B6" w:rsidRDefault="00A803B6" w:rsidP="00017304">
      <w:pPr>
        <w:numPr>
          <w:ilvl w:val="0"/>
          <w:numId w:val="309"/>
        </w:numPr>
        <w:rPr>
          <w:lang w:eastAsia="x-none"/>
        </w:rPr>
      </w:pPr>
      <w:r w:rsidRPr="00A803B6">
        <w:rPr>
          <w:i/>
          <w:lang w:eastAsia="x-none"/>
        </w:rPr>
        <w:t>4 for 120kHz</w:t>
      </w:r>
    </w:p>
    <w:p w14:paraId="51D7EDF1" w14:textId="77777777" w:rsidR="00A803B6" w:rsidRPr="003B0C24" w:rsidRDefault="00A803B6" w:rsidP="003B0C24">
      <w:pPr>
        <w:rPr>
          <w:b/>
          <w:lang w:eastAsia="x-none"/>
        </w:rPr>
      </w:pPr>
    </w:p>
    <w:p w14:paraId="67EF8B1F" w14:textId="77777777" w:rsidR="003B0C24" w:rsidRPr="003B0C24" w:rsidRDefault="003B0C24" w:rsidP="003B0C24">
      <w:pPr>
        <w:rPr>
          <w:szCs w:val="20"/>
          <w:lang w:eastAsia="x-none"/>
        </w:rPr>
      </w:pPr>
      <w:r w:rsidRPr="003B0C24">
        <w:rPr>
          <w:b/>
          <w:szCs w:val="20"/>
          <w:u w:val="single"/>
          <w:lang w:eastAsia="x-none"/>
        </w:rPr>
        <w:t>Conclusion</w:t>
      </w:r>
      <w:r w:rsidRPr="003B0C24">
        <w:rPr>
          <w:szCs w:val="20"/>
          <w:lang w:eastAsia="x-none"/>
        </w:rPr>
        <w:t>:</w:t>
      </w:r>
    </w:p>
    <w:p w14:paraId="6BB91015" w14:textId="77777777" w:rsidR="003B0C24" w:rsidRPr="003B0C24" w:rsidRDefault="003B0C24" w:rsidP="00613418">
      <w:pPr>
        <w:numPr>
          <w:ilvl w:val="0"/>
          <w:numId w:val="69"/>
        </w:numPr>
        <w:rPr>
          <w:iCs/>
          <w:szCs w:val="20"/>
        </w:rPr>
      </w:pPr>
      <w:r w:rsidRPr="003B0C24">
        <w:rPr>
          <w:iCs/>
          <w:szCs w:val="20"/>
        </w:rPr>
        <w:t xml:space="preserve">The following limitation in DL control procedure is beneficial (possible even necessary) from a processing time perspective. </w:t>
      </w:r>
    </w:p>
    <w:p w14:paraId="35AADE14" w14:textId="77777777" w:rsidR="003B0C24" w:rsidRPr="003B0C24" w:rsidRDefault="003B0C24" w:rsidP="00613418">
      <w:pPr>
        <w:numPr>
          <w:ilvl w:val="1"/>
          <w:numId w:val="69"/>
        </w:numPr>
        <w:spacing w:after="120"/>
        <w:ind w:left="1434" w:hanging="357"/>
        <w:rPr>
          <w:szCs w:val="20"/>
          <w:lang w:eastAsia="ko-KR"/>
        </w:rPr>
      </w:pPr>
      <w:r w:rsidRPr="003B0C24">
        <w:rPr>
          <w:iCs/>
          <w:szCs w:val="20"/>
          <w:lang w:eastAsia="x-none"/>
        </w:rPr>
        <w:t>FFS whether to capture in specification or as capability.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978"/>
        <w:gridCol w:w="3104"/>
        <w:gridCol w:w="5375"/>
      </w:tblGrid>
      <w:tr w:rsidR="003B0C24" w:rsidRPr="003B0C24" w14:paraId="2BEB6935" w14:textId="77777777" w:rsidTr="003F3C0D">
        <w:trPr>
          <w:trHeight w:val="978"/>
        </w:trPr>
        <w:tc>
          <w:tcPr>
            <w:tcW w:w="946" w:type="pct"/>
            <w:shd w:val="clear" w:color="auto" w:fill="auto"/>
            <w:vAlign w:val="center"/>
          </w:tcPr>
          <w:p w14:paraId="77168732" w14:textId="77777777" w:rsidR="003B0C24" w:rsidRPr="009A322E" w:rsidRDefault="003B0C24" w:rsidP="003B0C24">
            <w:pPr>
              <w:spacing w:before="40"/>
              <w:rPr>
                <w:rFonts w:ascii="Arial" w:eastAsia="MS Mincho" w:hAnsi="Arial"/>
                <w:sz w:val="16"/>
                <w:szCs w:val="16"/>
                <w:lang w:eastAsia="en-GB"/>
              </w:rPr>
            </w:pPr>
            <w:r w:rsidRPr="009A322E">
              <w:rPr>
                <w:rFonts w:ascii="Arial" w:eastAsia="MS Mincho" w:hAnsi="Arial"/>
                <w:sz w:val="16"/>
                <w:szCs w:val="16"/>
                <w:lang w:eastAsia="en-GB"/>
              </w:rPr>
              <w:lastRenderedPageBreak/>
              <w:t>(If proposed as capability, this would be in addition to feature 3-5, 3-5a)</w:t>
            </w:r>
          </w:p>
        </w:tc>
        <w:tc>
          <w:tcPr>
            <w:tcW w:w="1484" w:type="pct"/>
            <w:shd w:val="clear" w:color="auto" w:fill="auto"/>
          </w:tcPr>
          <w:p w14:paraId="364D7284" w14:textId="77777777" w:rsidR="003B0C24" w:rsidRPr="009A322E" w:rsidRDefault="003B0C24" w:rsidP="003B0C24">
            <w:pPr>
              <w:spacing w:before="40"/>
              <w:rPr>
                <w:rFonts w:ascii="Arial" w:eastAsia="MS Mincho" w:hAnsi="Arial"/>
                <w:sz w:val="16"/>
                <w:szCs w:val="16"/>
                <w:lang w:eastAsia="en-GB"/>
              </w:rPr>
            </w:pPr>
            <w:r w:rsidRPr="009A322E">
              <w:rPr>
                <w:rFonts w:ascii="Arial" w:eastAsia="MS Mincho" w:hAnsi="Arial"/>
                <w:sz w:val="16"/>
                <w:szCs w:val="16"/>
                <w:lang w:eastAsia="en-GB"/>
              </w:rPr>
              <w:t>For type 1 with dedicated RRC configuration, type 3, and UE-SS,, monitoring occasion can be any OFDM symbol(s) of a slot for Case 2 with a ocassion gap</w:t>
            </w:r>
          </w:p>
        </w:tc>
        <w:tc>
          <w:tcPr>
            <w:tcW w:w="2570" w:type="pct"/>
            <w:shd w:val="clear" w:color="auto" w:fill="auto"/>
            <w:vAlign w:val="center"/>
          </w:tcPr>
          <w:p w14:paraId="542EF46A" w14:textId="77777777" w:rsidR="003B0C24" w:rsidRPr="009A322E" w:rsidRDefault="003B0C24" w:rsidP="003B0C24">
            <w:pPr>
              <w:spacing w:before="40"/>
              <w:rPr>
                <w:rFonts w:ascii="Arial" w:eastAsia="MS Mincho" w:hAnsi="Arial"/>
                <w:sz w:val="16"/>
                <w:szCs w:val="16"/>
                <w:lang w:eastAsia="en-GB"/>
              </w:rPr>
            </w:pPr>
            <w:r w:rsidRPr="009A322E">
              <w:rPr>
                <w:rFonts w:ascii="Arial" w:eastAsia="MS Mincho" w:hAnsi="Arial"/>
                <w:sz w:val="16"/>
                <w:szCs w:val="16"/>
                <w:lang w:eastAsia="en-GB"/>
              </w:rPr>
              <w:t>For type 1 with dedicated RRC configuration, type 3 and UE-SS, monitoring occasion can be any OFDM symbol(s) of a slot for Case 2, with minimum time separation between two occasions for any search space, is one or more of the following cases for a given SCS</w:t>
            </w:r>
          </w:p>
          <w:p w14:paraId="286364C5" w14:textId="77777777" w:rsidR="003B0C24" w:rsidRPr="009A322E" w:rsidRDefault="003B0C24" w:rsidP="003B0C24">
            <w:pPr>
              <w:spacing w:before="40"/>
              <w:rPr>
                <w:rFonts w:ascii="Arial" w:eastAsia="MS Mincho" w:hAnsi="Arial"/>
                <w:sz w:val="16"/>
                <w:szCs w:val="16"/>
                <w:lang w:eastAsia="en-GB"/>
              </w:rPr>
            </w:pPr>
            <w:r w:rsidRPr="009A322E">
              <w:rPr>
                <w:rFonts w:ascii="Arial" w:eastAsia="MS Mincho" w:hAnsi="Arial"/>
                <w:sz w:val="16"/>
                <w:szCs w:val="16"/>
                <w:lang w:eastAsia="en-GB"/>
              </w:rPr>
              <w:t>1OFDM symbol</w:t>
            </w:r>
          </w:p>
          <w:p w14:paraId="081DA061" w14:textId="77777777" w:rsidR="003B0C24" w:rsidRPr="009A322E" w:rsidRDefault="003B0C24" w:rsidP="003B0C24">
            <w:pPr>
              <w:spacing w:before="40"/>
              <w:rPr>
                <w:rFonts w:ascii="Arial" w:eastAsia="MS Mincho" w:hAnsi="Arial"/>
                <w:sz w:val="16"/>
                <w:szCs w:val="16"/>
                <w:lang w:eastAsia="en-GB"/>
              </w:rPr>
            </w:pPr>
            <w:r w:rsidRPr="009A322E">
              <w:rPr>
                <w:rFonts w:ascii="Arial" w:eastAsia="MS Mincho" w:hAnsi="Arial"/>
                <w:sz w:val="16"/>
                <w:szCs w:val="16"/>
                <w:lang w:eastAsia="en-GB"/>
              </w:rPr>
              <w:t>2OFDM symbols</w:t>
            </w:r>
          </w:p>
          <w:p w14:paraId="739E4F4D" w14:textId="77777777" w:rsidR="003B0C24" w:rsidRPr="009A322E" w:rsidRDefault="003B0C24" w:rsidP="003B0C24">
            <w:pPr>
              <w:spacing w:before="40"/>
              <w:rPr>
                <w:rFonts w:ascii="Arial" w:eastAsia="MS Mincho" w:hAnsi="Arial"/>
                <w:sz w:val="16"/>
                <w:szCs w:val="16"/>
                <w:lang w:eastAsia="en-GB"/>
              </w:rPr>
            </w:pPr>
            <w:r w:rsidRPr="009A322E">
              <w:rPr>
                <w:rFonts w:ascii="Arial" w:eastAsia="MS Mincho" w:hAnsi="Arial"/>
                <w:sz w:val="16"/>
                <w:szCs w:val="16"/>
                <w:lang w:eastAsia="en-GB"/>
              </w:rPr>
              <w:t>4OFDM symbols</w:t>
            </w:r>
          </w:p>
          <w:p w14:paraId="1B55214E" w14:textId="77777777" w:rsidR="003B0C24" w:rsidRPr="009A322E" w:rsidRDefault="003B0C24" w:rsidP="003B0C24">
            <w:pPr>
              <w:spacing w:before="40"/>
              <w:rPr>
                <w:rFonts w:ascii="Arial" w:eastAsia="MS Mincho" w:hAnsi="Arial"/>
                <w:sz w:val="16"/>
                <w:szCs w:val="16"/>
                <w:lang w:eastAsia="en-GB"/>
              </w:rPr>
            </w:pPr>
            <w:r w:rsidRPr="009A322E">
              <w:rPr>
                <w:rFonts w:ascii="Arial" w:eastAsia="MS Mincho" w:hAnsi="Arial"/>
                <w:sz w:val="16"/>
                <w:szCs w:val="16"/>
                <w:lang w:eastAsia="en-GB"/>
              </w:rPr>
              <w:t>7OFDM symbols</w:t>
            </w:r>
          </w:p>
        </w:tc>
      </w:tr>
    </w:tbl>
    <w:p w14:paraId="012FCEC1" w14:textId="77777777" w:rsidR="003B0C24" w:rsidRPr="00FD7C45" w:rsidRDefault="003B0C24" w:rsidP="003B0C24">
      <w:pPr>
        <w:rPr>
          <w:lang w:eastAsia="x-none"/>
        </w:rPr>
      </w:pPr>
    </w:p>
    <w:p w14:paraId="66429671" w14:textId="48ECF828" w:rsidR="003B0C24" w:rsidRPr="00FD7C45" w:rsidRDefault="00FD7C45" w:rsidP="00620D3D">
      <w:pPr>
        <w:ind w:left="720" w:hanging="720"/>
        <w:rPr>
          <w:b/>
        </w:rPr>
      </w:pPr>
      <w:r w:rsidRPr="00FD7C45">
        <w:rPr>
          <w:b/>
        </w:rPr>
        <w:t>Wednesday session</w:t>
      </w:r>
    </w:p>
    <w:p w14:paraId="45F8F22B" w14:textId="082A8D1C" w:rsidR="00FD7C45" w:rsidRPr="00FD7C45" w:rsidRDefault="0058452E" w:rsidP="00FD7C45">
      <w:pPr>
        <w:ind w:left="720" w:hanging="720"/>
        <w:rPr>
          <w:b/>
        </w:rPr>
      </w:pPr>
      <w:hyperlink r:id="rId1735" w:history="1">
        <w:r w:rsidR="000F2B08">
          <w:rPr>
            <w:rStyle w:val="Hyperlink"/>
            <w:b/>
          </w:rPr>
          <w:t>R1-1807752</w:t>
        </w:r>
      </w:hyperlink>
      <w:r w:rsidR="00FD7C45" w:rsidRPr="00FD7C45">
        <w:rPr>
          <w:b/>
        </w:rPr>
        <w:tab/>
        <w:t>Summary of Maintenance for DL/UL Scheduling</w:t>
      </w:r>
      <w:r w:rsidR="00FD7C45" w:rsidRPr="00FD7C45">
        <w:rPr>
          <w:b/>
        </w:rPr>
        <w:tab/>
        <w:t>Qualcomm</w:t>
      </w:r>
    </w:p>
    <w:p w14:paraId="18F66902" w14:textId="77777777" w:rsidR="00FD7C45" w:rsidRDefault="00FD7C45" w:rsidP="00FD7C45">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0B0BFD42" w14:textId="22E124E7" w:rsidR="00FD7C45" w:rsidRDefault="00FD7C45" w:rsidP="00620D3D">
      <w:pPr>
        <w:ind w:left="720" w:hanging="720"/>
      </w:pPr>
    </w:p>
    <w:p w14:paraId="445A59E8" w14:textId="77777777" w:rsidR="00EE250B" w:rsidRPr="00EE250B" w:rsidRDefault="00EE250B" w:rsidP="00EE250B">
      <w:pPr>
        <w:rPr>
          <w:szCs w:val="20"/>
          <w:lang w:eastAsia="x-none"/>
        </w:rPr>
      </w:pPr>
      <w:r w:rsidRPr="00EE250B">
        <w:rPr>
          <w:szCs w:val="20"/>
          <w:highlight w:val="green"/>
          <w:lang w:eastAsia="x-none"/>
        </w:rPr>
        <w:t>Agreements</w:t>
      </w:r>
      <w:r w:rsidRPr="00EE250B">
        <w:rPr>
          <w:szCs w:val="20"/>
          <w:lang w:eastAsia="x-none"/>
        </w:rPr>
        <w:t>:</w:t>
      </w:r>
    </w:p>
    <w:p w14:paraId="5937FE5C" w14:textId="77777777" w:rsidR="00EE250B" w:rsidRPr="00EE250B" w:rsidRDefault="00EE250B" w:rsidP="00613418">
      <w:pPr>
        <w:numPr>
          <w:ilvl w:val="0"/>
          <w:numId w:val="69"/>
        </w:numPr>
        <w:rPr>
          <w:b/>
          <w:szCs w:val="20"/>
          <w:u w:val="single"/>
          <w:lang w:eastAsia="zh-TW"/>
        </w:rPr>
      </w:pPr>
      <w:r w:rsidRPr="00EE250B">
        <w:rPr>
          <w:szCs w:val="20"/>
        </w:rPr>
        <w:t>Cross-carrier scheduling should at least satisfy the causality constraints between scheduling PDCCH and PDSCH as for self-scheduling, also taking into carrier timing difference</w:t>
      </w:r>
    </w:p>
    <w:p w14:paraId="5425EA89" w14:textId="77777777" w:rsidR="00EE250B" w:rsidRPr="00EE250B" w:rsidRDefault="00EE250B" w:rsidP="00613418">
      <w:pPr>
        <w:numPr>
          <w:ilvl w:val="1"/>
          <w:numId w:val="69"/>
        </w:numPr>
        <w:rPr>
          <w:rFonts w:ascii="Times New Roman" w:eastAsia="Calibri" w:hAnsi="Times New Roman"/>
          <w:szCs w:val="20"/>
          <w:lang w:eastAsia="x-none"/>
        </w:rPr>
      </w:pPr>
      <w:r w:rsidRPr="00EE250B">
        <w:rPr>
          <w:rFonts w:eastAsia="Calibri"/>
          <w:szCs w:val="20"/>
          <w:lang w:eastAsia="x-none"/>
        </w:rPr>
        <w:t>Note: in the case of mixed numerology, limitations on the number of symbols to buffer need to be taken into account</w:t>
      </w:r>
    </w:p>
    <w:p w14:paraId="4DA35ED0" w14:textId="77777777" w:rsidR="00EE250B" w:rsidRPr="00EE250B" w:rsidRDefault="00EE250B" w:rsidP="00EE250B">
      <w:pPr>
        <w:rPr>
          <w:b/>
          <w:lang w:eastAsia="x-none"/>
        </w:rPr>
      </w:pPr>
    </w:p>
    <w:p w14:paraId="0F7931A0" w14:textId="77777777" w:rsidR="00EE250B" w:rsidRPr="00EE250B" w:rsidRDefault="00EE250B" w:rsidP="00EE250B">
      <w:pPr>
        <w:rPr>
          <w:b/>
          <w:szCs w:val="20"/>
          <w:lang w:eastAsia="x-none"/>
        </w:rPr>
      </w:pPr>
      <w:r w:rsidRPr="00EE250B">
        <w:rPr>
          <w:szCs w:val="20"/>
          <w:highlight w:val="green"/>
          <w:lang w:eastAsia="x-none"/>
        </w:rPr>
        <w:t>Agreements</w:t>
      </w:r>
      <w:r w:rsidRPr="00EE250B">
        <w:rPr>
          <w:b/>
          <w:szCs w:val="20"/>
          <w:lang w:eastAsia="x-none"/>
        </w:rPr>
        <w:t>:</w:t>
      </w:r>
    </w:p>
    <w:p w14:paraId="3771755B" w14:textId="77777777" w:rsidR="00EE250B" w:rsidRPr="00EE250B" w:rsidRDefault="00EE250B" w:rsidP="00613418">
      <w:pPr>
        <w:pStyle w:val="ListParagraph"/>
        <w:numPr>
          <w:ilvl w:val="0"/>
          <w:numId w:val="144"/>
        </w:numPr>
      </w:pPr>
      <w:r w:rsidRPr="00EE250B">
        <w:t>When HARQ-ACK for the PDSCH with larger SCS is transmitted on a carrier with smaller SCS</w:t>
      </w:r>
    </w:p>
    <w:p w14:paraId="16B000AC" w14:textId="77777777" w:rsidR="00EE250B" w:rsidRPr="00EE250B" w:rsidRDefault="00EE250B" w:rsidP="00613418">
      <w:pPr>
        <w:pStyle w:val="ListParagraph"/>
        <w:numPr>
          <w:ilvl w:val="1"/>
          <w:numId w:val="144"/>
        </w:numPr>
      </w:pPr>
      <w:r w:rsidRPr="00EE250B">
        <w:t xml:space="preserve">K1=0 corresponds to the slot for the smaller SCS which overlaps with the PDSCH </w:t>
      </w:r>
    </w:p>
    <w:p w14:paraId="79168D70" w14:textId="77777777" w:rsidR="00EE250B" w:rsidRPr="00EE250B" w:rsidRDefault="00EE250B" w:rsidP="00613418">
      <w:pPr>
        <w:pStyle w:val="ListParagraph"/>
        <w:numPr>
          <w:ilvl w:val="0"/>
          <w:numId w:val="144"/>
        </w:numPr>
      </w:pPr>
      <w:r w:rsidRPr="00EE250B">
        <w:t>When HARQ-ACK for the PDSCH with smaller SCS is transmitted on a carrier with larger SCS</w:t>
      </w:r>
    </w:p>
    <w:p w14:paraId="713D0269" w14:textId="77777777" w:rsidR="00EE250B" w:rsidRPr="00EE250B" w:rsidRDefault="00EE250B" w:rsidP="00613418">
      <w:pPr>
        <w:pStyle w:val="ListParagraph"/>
        <w:numPr>
          <w:ilvl w:val="1"/>
          <w:numId w:val="144"/>
        </w:numPr>
      </w:pPr>
      <w:r w:rsidRPr="00EE250B">
        <w:t>K1=0 corresponds to the slot for the larger SCS with end boundary aligned to the slot for the corresponding PDSCH</w:t>
      </w:r>
    </w:p>
    <w:p w14:paraId="4C9278BE" w14:textId="77777777" w:rsidR="00EE250B" w:rsidRPr="00EE250B" w:rsidRDefault="00EE250B" w:rsidP="00EE250B">
      <w:pPr>
        <w:rPr>
          <w:szCs w:val="20"/>
          <w:lang w:eastAsia="x-none"/>
        </w:rPr>
      </w:pPr>
      <w:r w:rsidRPr="00EE250B">
        <w:rPr>
          <w:b/>
          <w:szCs w:val="20"/>
          <w:u w:val="single"/>
          <w:lang w:eastAsia="x-none"/>
        </w:rPr>
        <w:t>Conclusion</w:t>
      </w:r>
      <w:r w:rsidRPr="00EE250B">
        <w:rPr>
          <w:szCs w:val="20"/>
          <w:lang w:eastAsia="x-none"/>
        </w:rPr>
        <w:t>:</w:t>
      </w:r>
    </w:p>
    <w:p w14:paraId="2A2F01F1" w14:textId="77777777" w:rsidR="00EE250B" w:rsidRPr="00EE250B" w:rsidRDefault="00EE250B" w:rsidP="00613418">
      <w:pPr>
        <w:pStyle w:val="ListParagraph"/>
        <w:numPr>
          <w:ilvl w:val="0"/>
          <w:numId w:val="145"/>
        </w:numPr>
      </w:pPr>
      <w:r w:rsidRPr="00EE250B">
        <w:t>Note that below are already in specification</w:t>
      </w:r>
    </w:p>
    <w:p w14:paraId="686A4A1F" w14:textId="77777777" w:rsidR="00EE250B" w:rsidRPr="00EE250B" w:rsidRDefault="00EE250B" w:rsidP="00613418">
      <w:pPr>
        <w:pStyle w:val="ListParagraph"/>
        <w:numPr>
          <w:ilvl w:val="1"/>
          <w:numId w:val="145"/>
        </w:numPr>
        <w:rPr>
          <w:lang w:eastAsia="x-none"/>
        </w:rPr>
      </w:pPr>
      <w:r w:rsidRPr="00EE250B">
        <w:rPr>
          <w:lang w:eastAsia="x-none"/>
        </w:rPr>
        <w:t>When larger SCS schedules smaller SCS, overlapping slot is considered as K0=0 or K2=0</w:t>
      </w:r>
    </w:p>
    <w:p w14:paraId="50AA83B8" w14:textId="77777777" w:rsidR="00EE250B" w:rsidRPr="00EE250B" w:rsidRDefault="00EE250B" w:rsidP="00613418">
      <w:pPr>
        <w:pStyle w:val="ListParagraph"/>
        <w:numPr>
          <w:ilvl w:val="1"/>
          <w:numId w:val="145"/>
        </w:numPr>
        <w:rPr>
          <w:lang w:eastAsia="x-none"/>
        </w:rPr>
      </w:pPr>
      <w:r w:rsidRPr="00EE250B">
        <w:rPr>
          <w:lang w:eastAsia="x-none"/>
        </w:rPr>
        <w:t>When smaller SCS schedules larger SCS, K0=0 or K2=0 is defined for slot with boundary aligned with that of slot containing the corresponding PDCCH</w:t>
      </w:r>
    </w:p>
    <w:p w14:paraId="388BF85F" w14:textId="77777777" w:rsidR="00EE250B" w:rsidRPr="00EE250B" w:rsidRDefault="00EE250B" w:rsidP="00613418">
      <w:pPr>
        <w:pStyle w:val="ListParagraph"/>
        <w:numPr>
          <w:ilvl w:val="2"/>
          <w:numId w:val="145"/>
        </w:numPr>
        <w:rPr>
          <w:lang w:eastAsia="x-none"/>
        </w:rPr>
      </w:pPr>
      <w:r w:rsidRPr="00EE250B">
        <w:rPr>
          <w:lang w:eastAsia="x-none"/>
        </w:rPr>
        <w:t>Slot timing is defined by the start of the slot</w:t>
      </w:r>
    </w:p>
    <w:p w14:paraId="6CC415C6" w14:textId="68EC3729" w:rsidR="00EE250B" w:rsidRPr="00EE250B" w:rsidRDefault="00EE250B" w:rsidP="00EE250B">
      <w:pPr>
        <w:rPr>
          <w:b/>
          <w:szCs w:val="20"/>
          <w:lang w:eastAsia="x-none"/>
        </w:rPr>
      </w:pPr>
      <w:r w:rsidRPr="00EE250B">
        <w:rPr>
          <w:szCs w:val="20"/>
          <w:highlight w:val="green"/>
          <w:lang w:eastAsia="x-none"/>
        </w:rPr>
        <w:t>Agreement</w:t>
      </w:r>
      <w:r w:rsidRPr="00EE250B">
        <w:rPr>
          <w:b/>
          <w:szCs w:val="20"/>
          <w:lang w:eastAsia="x-none"/>
        </w:rPr>
        <w:t>:</w:t>
      </w:r>
    </w:p>
    <w:p w14:paraId="39842EC9" w14:textId="77777777" w:rsidR="00EE250B" w:rsidRPr="00EE250B" w:rsidRDefault="00EE250B" w:rsidP="00613418">
      <w:pPr>
        <w:pStyle w:val="ListParagraph"/>
        <w:numPr>
          <w:ilvl w:val="0"/>
          <w:numId w:val="145"/>
        </w:numPr>
        <w:rPr>
          <w:b/>
          <w:u w:val="single"/>
          <w:lang w:eastAsia="zh-TW"/>
        </w:rPr>
      </w:pPr>
      <w:r w:rsidRPr="00EE250B">
        <w:rPr>
          <w:lang w:eastAsia="zh-TW"/>
        </w:rPr>
        <w:t>For cross-carrier scheduling across different numerology</w:t>
      </w:r>
    </w:p>
    <w:p w14:paraId="1F03B78D" w14:textId="77777777" w:rsidR="00EE250B" w:rsidRPr="00EE250B" w:rsidRDefault="00EE250B" w:rsidP="00613418">
      <w:pPr>
        <w:pStyle w:val="ListParagraph"/>
        <w:numPr>
          <w:ilvl w:val="1"/>
          <w:numId w:val="145"/>
        </w:numPr>
        <w:rPr>
          <w:lang w:eastAsia="zh-TW"/>
        </w:rPr>
      </w:pPr>
      <w:r w:rsidRPr="00EE250B">
        <w:rPr>
          <w:lang w:eastAsia="zh-TW"/>
        </w:rPr>
        <w:t xml:space="preserve">FFS: how to specify additional constraints related to K0 to address </w:t>
      </w:r>
      <w:r w:rsidRPr="00EE250B">
        <w:rPr>
          <w:rFonts w:eastAsia="Calibri"/>
        </w:rPr>
        <w:t>the number of symbols which may need to be buffered</w:t>
      </w:r>
      <w:r w:rsidRPr="00EE250B">
        <w:rPr>
          <w:lang w:eastAsia="zh-TW"/>
        </w:rPr>
        <w:t xml:space="preserve"> </w:t>
      </w:r>
    </w:p>
    <w:p w14:paraId="6CA57097" w14:textId="77777777" w:rsidR="00EE250B" w:rsidRPr="00EE250B" w:rsidRDefault="00EE250B" w:rsidP="00EE250B">
      <w:pPr>
        <w:rPr>
          <w:b/>
          <w:szCs w:val="20"/>
          <w:lang w:eastAsia="x-none"/>
        </w:rPr>
      </w:pPr>
      <w:r w:rsidRPr="00EE250B">
        <w:rPr>
          <w:szCs w:val="20"/>
          <w:highlight w:val="green"/>
          <w:lang w:eastAsia="x-none"/>
        </w:rPr>
        <w:t>Agreements</w:t>
      </w:r>
      <w:r w:rsidRPr="00EE250B">
        <w:rPr>
          <w:b/>
          <w:szCs w:val="20"/>
          <w:lang w:eastAsia="x-none"/>
        </w:rPr>
        <w:t>:</w:t>
      </w:r>
    </w:p>
    <w:p w14:paraId="21DD3EED" w14:textId="77777777" w:rsidR="00EE250B" w:rsidRPr="00EE250B" w:rsidRDefault="00EE250B" w:rsidP="00613418">
      <w:pPr>
        <w:numPr>
          <w:ilvl w:val="0"/>
          <w:numId w:val="142"/>
        </w:numPr>
        <w:rPr>
          <w:iCs/>
          <w:szCs w:val="20"/>
          <w:lang w:eastAsia="zh-CN"/>
        </w:rPr>
      </w:pPr>
      <w:r w:rsidRPr="00EE250B">
        <w:rPr>
          <w:iCs/>
          <w:szCs w:val="20"/>
          <w:lang w:eastAsia="zh-CN"/>
        </w:rPr>
        <w:t xml:space="preserve">For any two HARQ process IDs A and B for a given cell, </w:t>
      </w:r>
    </w:p>
    <w:p w14:paraId="3FC3DD7E" w14:textId="77777777" w:rsidR="00EE250B" w:rsidRPr="00EE250B" w:rsidRDefault="00EE250B" w:rsidP="00613418">
      <w:pPr>
        <w:numPr>
          <w:ilvl w:val="0"/>
          <w:numId w:val="143"/>
        </w:numPr>
        <w:rPr>
          <w:rFonts w:eastAsia="Gulim" w:cs="Calibri"/>
          <w:iCs/>
          <w:szCs w:val="20"/>
          <w:lang w:eastAsia="zh-CN"/>
        </w:rPr>
      </w:pPr>
      <w:r w:rsidRPr="00EE250B">
        <w:rPr>
          <w:iCs/>
          <w:szCs w:val="20"/>
          <w:lang w:eastAsia="zh-CN"/>
        </w:rPr>
        <w:t>If the scheduling DCI scrambled by C-RNTI for unicast PUSCH transmission A comes before (in time) the scheduling DCI scrambled by C-RNTI for unicast PUSCH transmission B, then for the Dec. 2017 baseline capability</w:t>
      </w:r>
    </w:p>
    <w:p w14:paraId="58150AFB" w14:textId="77777777" w:rsidR="00EE250B" w:rsidRPr="00EE250B" w:rsidRDefault="00EE250B" w:rsidP="00613418">
      <w:pPr>
        <w:numPr>
          <w:ilvl w:val="1"/>
          <w:numId w:val="143"/>
        </w:numPr>
        <w:rPr>
          <w:rFonts w:eastAsia="Gulim" w:cs="Calibri"/>
          <w:iCs/>
          <w:szCs w:val="20"/>
          <w:lang w:eastAsia="zh-CN"/>
        </w:rPr>
      </w:pPr>
      <w:r w:rsidRPr="00EE250B">
        <w:rPr>
          <w:iCs/>
          <w:szCs w:val="20"/>
          <w:lang w:eastAsia="zh-CN"/>
        </w:rPr>
        <w:t>UE is not expected to be scheduled such that PUSCH for B is before the PUSCH for A</w:t>
      </w:r>
    </w:p>
    <w:p w14:paraId="3A5321B7" w14:textId="77777777" w:rsidR="00EE250B" w:rsidRPr="00EE250B" w:rsidRDefault="00EE250B" w:rsidP="00613418">
      <w:pPr>
        <w:numPr>
          <w:ilvl w:val="0"/>
          <w:numId w:val="142"/>
        </w:numPr>
        <w:rPr>
          <w:iCs/>
          <w:szCs w:val="20"/>
          <w:lang w:eastAsia="zh-CN"/>
        </w:rPr>
      </w:pPr>
      <w:r w:rsidRPr="00EE250B">
        <w:rPr>
          <w:iCs/>
          <w:szCs w:val="20"/>
          <w:lang w:eastAsia="zh-CN"/>
        </w:rPr>
        <w:t xml:space="preserve">For any two HARQ process IDs A and B for a given cell, </w:t>
      </w:r>
    </w:p>
    <w:p w14:paraId="22413DDA" w14:textId="77777777" w:rsidR="00EE250B" w:rsidRPr="00EE250B" w:rsidRDefault="00EE250B" w:rsidP="00613418">
      <w:pPr>
        <w:numPr>
          <w:ilvl w:val="0"/>
          <w:numId w:val="143"/>
        </w:numPr>
        <w:rPr>
          <w:rFonts w:eastAsia="Gulim" w:cs="Calibri"/>
          <w:iCs/>
          <w:szCs w:val="20"/>
          <w:lang w:eastAsia="zh-CN"/>
        </w:rPr>
      </w:pPr>
      <w:r w:rsidRPr="00EE250B">
        <w:rPr>
          <w:iCs/>
          <w:szCs w:val="20"/>
          <w:lang w:eastAsia="zh-CN"/>
        </w:rPr>
        <w:t>If the scheduling DCI scrambled by C-RNTI for unicast PDSCH transmission A comes before (in time) the scheduling DCI scrambled by C-RNTI for unicast PDSCH transmission B, then for the Dec. 2017 baseline capability</w:t>
      </w:r>
    </w:p>
    <w:p w14:paraId="3BEE9BE7" w14:textId="77777777" w:rsidR="00EE250B" w:rsidRPr="00EE250B" w:rsidRDefault="00EE250B" w:rsidP="00613418">
      <w:pPr>
        <w:numPr>
          <w:ilvl w:val="1"/>
          <w:numId w:val="143"/>
        </w:numPr>
        <w:rPr>
          <w:rFonts w:eastAsia="Gulim" w:cs="Calibri"/>
          <w:iCs/>
          <w:szCs w:val="20"/>
          <w:lang w:eastAsia="zh-CN"/>
        </w:rPr>
      </w:pPr>
      <w:r w:rsidRPr="00EE250B">
        <w:rPr>
          <w:iCs/>
          <w:szCs w:val="20"/>
          <w:lang w:eastAsia="zh-CN"/>
        </w:rPr>
        <w:t>UE is not expected to be scheduled such that PDSCH for B is before the PDSCH for A</w:t>
      </w:r>
    </w:p>
    <w:p w14:paraId="4BDFC03D" w14:textId="77777777" w:rsidR="00EE250B" w:rsidRPr="00EE250B" w:rsidRDefault="00EE250B" w:rsidP="00EE250B">
      <w:pPr>
        <w:rPr>
          <w:b/>
          <w:lang w:eastAsia="x-none"/>
        </w:rPr>
      </w:pPr>
    </w:p>
    <w:p w14:paraId="3251810B" w14:textId="6442C958" w:rsidR="00EE250B" w:rsidRPr="00420241" w:rsidRDefault="00420241" w:rsidP="00620D3D">
      <w:pPr>
        <w:ind w:left="720" w:hanging="720"/>
        <w:rPr>
          <w:b/>
        </w:rPr>
      </w:pPr>
      <w:r w:rsidRPr="00420241">
        <w:rPr>
          <w:b/>
        </w:rPr>
        <w:t>Thursday</w:t>
      </w:r>
    </w:p>
    <w:p w14:paraId="71333252" w14:textId="0E3B114D" w:rsidR="00420241" w:rsidRPr="00420241" w:rsidRDefault="0058452E" w:rsidP="00420241">
      <w:pPr>
        <w:ind w:left="720" w:hanging="720"/>
        <w:rPr>
          <w:b/>
        </w:rPr>
      </w:pPr>
      <w:hyperlink r:id="rId1736" w:history="1">
        <w:r w:rsidR="000F2B08">
          <w:rPr>
            <w:rStyle w:val="Hyperlink"/>
            <w:b/>
          </w:rPr>
          <w:t>R1-1807825</w:t>
        </w:r>
      </w:hyperlink>
      <w:r w:rsidR="00420241" w:rsidRPr="00420241">
        <w:rPr>
          <w:b/>
        </w:rPr>
        <w:tab/>
        <w:t>Summary of Maintenance for DL/UL Scheduling</w:t>
      </w:r>
      <w:r w:rsidR="00420241" w:rsidRPr="00420241">
        <w:rPr>
          <w:b/>
        </w:rPr>
        <w:tab/>
        <w:t>Qualcomm</w:t>
      </w:r>
    </w:p>
    <w:p w14:paraId="34CC1E73" w14:textId="77777777" w:rsidR="00420241" w:rsidRDefault="00420241" w:rsidP="00420241">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777C98CD" w14:textId="44DA0AD6" w:rsidR="00420241" w:rsidRDefault="00420241" w:rsidP="00620D3D">
      <w:pPr>
        <w:ind w:left="720" w:hanging="720"/>
      </w:pPr>
    </w:p>
    <w:p w14:paraId="510BDAA6" w14:textId="77777777" w:rsidR="00904FB3" w:rsidRPr="00904FB3" w:rsidRDefault="00904FB3" w:rsidP="00904FB3">
      <w:pPr>
        <w:rPr>
          <w:szCs w:val="20"/>
          <w:lang w:eastAsia="x-none"/>
        </w:rPr>
      </w:pPr>
      <w:r w:rsidRPr="00904FB3">
        <w:rPr>
          <w:szCs w:val="20"/>
          <w:highlight w:val="green"/>
          <w:lang w:eastAsia="x-none"/>
        </w:rPr>
        <w:t>Agreements</w:t>
      </w:r>
      <w:r w:rsidRPr="00904FB3">
        <w:rPr>
          <w:szCs w:val="20"/>
          <w:lang w:eastAsia="x-none"/>
        </w:rPr>
        <w:t>:</w:t>
      </w:r>
    </w:p>
    <w:p w14:paraId="4ECFF2D0" w14:textId="29CDBF7D" w:rsidR="00904FB3" w:rsidRDefault="00904FB3" w:rsidP="00613418">
      <w:pPr>
        <w:pStyle w:val="ListParagraph"/>
        <w:numPr>
          <w:ilvl w:val="0"/>
          <w:numId w:val="145"/>
        </w:numPr>
      </w:pPr>
      <w:r w:rsidRPr="00904FB3">
        <w:t>To adopt the following TP to Section 5.3 of 38.214:</w:t>
      </w:r>
    </w:p>
    <w:p w14:paraId="5537F9BF" w14:textId="43B6EBD5" w:rsidR="00904FB3" w:rsidRPr="00904FB3" w:rsidRDefault="00904FB3" w:rsidP="00904FB3">
      <w:pPr>
        <w:rPr>
          <w:i/>
          <w:szCs w:val="20"/>
          <w:lang w:eastAsia="x-none"/>
        </w:rPr>
      </w:pPr>
      <w:r w:rsidRPr="00904FB3">
        <w:rPr>
          <w:i/>
          <w:szCs w:val="20"/>
          <w:lang w:eastAsia="x-none"/>
        </w:rPr>
        <w:t>---- Start of TP ----</w:t>
      </w:r>
    </w:p>
    <w:p w14:paraId="1AA2ED9B" w14:textId="77777777" w:rsidR="00904FB3" w:rsidRPr="00904FB3" w:rsidRDefault="00904FB3" w:rsidP="00904FB3">
      <w:r w:rsidRPr="00904FB3">
        <w:rPr>
          <w:lang w:val="en-AU"/>
        </w:rPr>
        <w:t xml:space="preserve">If the first uplink symbol of the physical channel which carries the HARQ-ACK information, as defined by the assigned HARQ-ACK timing </w:t>
      </w:r>
      <w:r w:rsidRPr="00904FB3">
        <w:rPr>
          <w:i/>
          <w:lang w:val="en-AU"/>
        </w:rPr>
        <w:t>K</w:t>
      </w:r>
      <w:r w:rsidRPr="00904FB3">
        <w:rPr>
          <w:i/>
          <w:vertAlign w:val="subscript"/>
          <w:lang w:val="en-AU"/>
        </w:rPr>
        <w:t xml:space="preserve">1 </w:t>
      </w:r>
      <w:r w:rsidRPr="00904FB3">
        <w:rPr>
          <w:lang w:val="en-AU"/>
        </w:rPr>
        <w:t xml:space="preserve">and the PUSCH or PUCCH resource to be used and including the effect of the timing advance, starts no earlier than at symbol </w:t>
      </w:r>
      <w:r w:rsidRPr="00904FB3">
        <w:rPr>
          <w:i/>
          <w:lang w:val="en-AU"/>
        </w:rPr>
        <w:t>L</w:t>
      </w:r>
      <w:r w:rsidRPr="00904FB3">
        <w:rPr>
          <w:i/>
          <w:vertAlign w:val="subscript"/>
          <w:lang w:val="en-AU"/>
        </w:rPr>
        <w:t>1</w:t>
      </w:r>
      <w:r w:rsidRPr="00904FB3">
        <w:rPr>
          <w:lang w:val="en-AU"/>
        </w:rPr>
        <w:t xml:space="preserve"> then the UE shall provide a valid HARQ-ACK message, where </w:t>
      </w:r>
      <w:r w:rsidRPr="00904FB3">
        <w:rPr>
          <w:i/>
          <w:lang w:val="en-AU"/>
        </w:rPr>
        <w:t>L</w:t>
      </w:r>
      <w:r w:rsidRPr="00904FB3">
        <w:rPr>
          <w:i/>
          <w:vertAlign w:val="subscript"/>
          <w:lang w:val="en-AU"/>
        </w:rPr>
        <w:t>1</w:t>
      </w:r>
      <w:r w:rsidRPr="00904FB3">
        <w:rPr>
          <w:lang w:val="en-AU"/>
        </w:rPr>
        <w:t xml:space="preserve"> is defined as the next uplink symbol with its </w:t>
      </w:r>
      <w:r w:rsidRPr="00904FB3">
        <w:rPr>
          <w:lang w:val="en-AU"/>
        </w:rPr>
        <w:lastRenderedPageBreak/>
        <w:t xml:space="preserve">CP starting after </w:t>
      </w:r>
      <w:r w:rsidRPr="00904FB3">
        <w:t xml:space="preserve"> </w:t>
      </w:r>
      <w:r w:rsidR="0058452E">
        <w:rPr>
          <w:noProof/>
          <w:position w:val="-14"/>
        </w:rPr>
        <w:pict w14:anchorId="561DD1F0">
          <v:shape id="_x0000_i1201" type="#_x0000_t75" style="width:192pt;height:24pt">
            <v:imagedata r:id="rId1737" o:title=""/>
          </v:shape>
        </w:pict>
      </w:r>
      <w:r w:rsidRPr="00904FB3">
        <w:t xml:space="preserve"> after the end of the last symbol of the PDSCH carrying the TB being acknowledged. </w:t>
      </w:r>
    </w:p>
    <w:p w14:paraId="77821731" w14:textId="77777777" w:rsidR="00904FB3" w:rsidRPr="00904FB3" w:rsidRDefault="00904FB3" w:rsidP="00904FB3">
      <w:pPr>
        <w:ind w:left="568" w:hanging="284"/>
        <w:rPr>
          <w:rFonts w:ascii="Times New Roman" w:eastAsia="MS Mincho" w:hAnsi="Times New Roman"/>
          <w:szCs w:val="20"/>
          <w:lang w:val="en-AU"/>
        </w:rPr>
      </w:pPr>
      <w:r w:rsidRPr="00904FB3">
        <w:rPr>
          <w:rFonts w:ascii="Times New Roman" w:eastAsia="MS Mincho" w:hAnsi="Times New Roman"/>
          <w:i/>
          <w:szCs w:val="20"/>
        </w:rPr>
        <w:t>-</w:t>
      </w:r>
      <w:r w:rsidRPr="00904FB3">
        <w:rPr>
          <w:rFonts w:ascii="Times New Roman" w:eastAsia="MS Mincho" w:hAnsi="Times New Roman"/>
          <w:i/>
          <w:szCs w:val="20"/>
        </w:rPr>
        <w:tab/>
        <w:t>N</w:t>
      </w:r>
      <w:r w:rsidRPr="00904FB3">
        <w:rPr>
          <w:rFonts w:ascii="Times New Roman" w:eastAsia="MS Mincho" w:hAnsi="Times New Roman"/>
          <w:i/>
          <w:szCs w:val="20"/>
          <w:vertAlign w:val="subscript"/>
        </w:rPr>
        <w:t>1</w:t>
      </w:r>
      <w:r w:rsidRPr="00904FB3">
        <w:rPr>
          <w:rFonts w:ascii="Times New Roman" w:eastAsia="MS Mincho" w:hAnsi="Times New Roman"/>
          <w:szCs w:val="20"/>
        </w:rPr>
        <w:t xml:space="preserve"> is based on </w:t>
      </w:r>
      <w:r w:rsidRPr="00904FB3">
        <w:rPr>
          <w:rFonts w:ascii="Times New Roman" w:eastAsia="MS Mincho" w:hAnsi="Times New Roman"/>
          <w:i/>
          <w:szCs w:val="20"/>
          <w:lang w:val="en-AU"/>
        </w:rPr>
        <w:t>µ</w:t>
      </w:r>
      <w:r w:rsidRPr="00904FB3">
        <w:rPr>
          <w:rFonts w:ascii="Times New Roman" w:eastAsia="MS Mincho" w:hAnsi="Times New Roman"/>
          <w:szCs w:val="20"/>
          <w:lang w:val="en-AU"/>
        </w:rPr>
        <w:t xml:space="preserve"> of table 5.3-1 that corresponds to the min (</w:t>
      </w:r>
      <w:r w:rsidRPr="00904FB3">
        <w:rPr>
          <w:rFonts w:ascii="Times New Roman" w:eastAsia="MS Mincho" w:hAnsi="Times New Roman"/>
          <w:i/>
          <w:szCs w:val="20"/>
          <w:lang w:val="en-AU"/>
        </w:rPr>
        <w:t>µ</w:t>
      </w:r>
      <w:r w:rsidRPr="00904FB3">
        <w:rPr>
          <w:rFonts w:ascii="Times New Roman" w:eastAsia="MS Mincho" w:hAnsi="Times New Roman"/>
          <w:i/>
          <w:szCs w:val="20"/>
          <w:vertAlign w:val="subscript"/>
          <w:lang w:val="en-AU"/>
        </w:rPr>
        <w:t>DL</w:t>
      </w:r>
      <w:ins w:id="4275" w:author="Qualcomm" w:date="2018-05-11T03:47:00Z">
        <w:r w:rsidRPr="00904FB3">
          <w:rPr>
            <w:rFonts w:ascii="Times New Roman" w:eastAsia="MS Mincho" w:hAnsi="Times New Roman"/>
            <w:i/>
            <w:szCs w:val="20"/>
            <w:vertAlign w:val="subscript"/>
            <w:lang w:val="en-AU"/>
          </w:rPr>
          <w:t>,PDCCH</w:t>
        </w:r>
      </w:ins>
      <w:r w:rsidRPr="00904FB3">
        <w:rPr>
          <w:rFonts w:ascii="Times New Roman" w:eastAsia="MS Mincho" w:hAnsi="Times New Roman"/>
          <w:szCs w:val="20"/>
          <w:lang w:val="en-AU"/>
        </w:rPr>
        <w:t>,</w:t>
      </w:r>
      <w:ins w:id="4276" w:author="Qualcomm" w:date="2018-05-11T03:47:00Z">
        <w:r w:rsidRPr="00904FB3">
          <w:rPr>
            <w:rFonts w:ascii="Times New Roman" w:eastAsia="MS Mincho" w:hAnsi="Times New Roman"/>
            <w:i/>
            <w:szCs w:val="20"/>
            <w:lang w:val="en-AU"/>
          </w:rPr>
          <w:t xml:space="preserve"> µ</w:t>
        </w:r>
        <w:r w:rsidRPr="00904FB3">
          <w:rPr>
            <w:rFonts w:ascii="Times New Roman" w:eastAsia="MS Mincho" w:hAnsi="Times New Roman"/>
            <w:i/>
            <w:szCs w:val="20"/>
            <w:vertAlign w:val="subscript"/>
            <w:lang w:val="en-AU"/>
          </w:rPr>
          <w:t>DL,PDSCH</w:t>
        </w:r>
        <w:r w:rsidRPr="00904FB3">
          <w:rPr>
            <w:rFonts w:ascii="Times New Roman" w:eastAsia="MS Mincho" w:hAnsi="Times New Roman"/>
            <w:szCs w:val="20"/>
            <w:lang w:val="en-AU"/>
          </w:rPr>
          <w:t>,</w:t>
        </w:r>
      </w:ins>
      <w:r w:rsidRPr="00904FB3">
        <w:rPr>
          <w:rFonts w:ascii="Times New Roman" w:eastAsia="MS Mincho" w:hAnsi="Times New Roman"/>
          <w:szCs w:val="20"/>
          <w:lang w:val="en-AU"/>
        </w:rPr>
        <w:t xml:space="preserve"> </w:t>
      </w:r>
      <w:r w:rsidRPr="00904FB3">
        <w:rPr>
          <w:rFonts w:ascii="Times New Roman" w:eastAsia="MS Mincho" w:hAnsi="Times New Roman"/>
          <w:i/>
          <w:szCs w:val="20"/>
          <w:lang w:val="en-AU"/>
        </w:rPr>
        <w:t>µ</w:t>
      </w:r>
      <w:r w:rsidRPr="00904FB3">
        <w:rPr>
          <w:rFonts w:ascii="Times New Roman" w:eastAsia="MS Mincho" w:hAnsi="Times New Roman"/>
          <w:i/>
          <w:szCs w:val="20"/>
          <w:vertAlign w:val="subscript"/>
          <w:lang w:val="en-AU"/>
        </w:rPr>
        <w:t>UL</w:t>
      </w:r>
      <w:r w:rsidRPr="00904FB3">
        <w:rPr>
          <w:rFonts w:ascii="Times New Roman" w:eastAsia="MS Mincho" w:hAnsi="Times New Roman"/>
          <w:szCs w:val="20"/>
          <w:lang w:val="en-AU"/>
        </w:rPr>
        <w:t>) where the</w:t>
      </w:r>
      <w:ins w:id="4277" w:author="Qualcomm" w:date="2018-05-11T03:48:00Z">
        <w:r w:rsidRPr="00904FB3">
          <w:rPr>
            <w:rFonts w:ascii="Times New Roman" w:eastAsia="MS Mincho" w:hAnsi="Times New Roman"/>
            <w:szCs w:val="20"/>
            <w:lang w:val="en-AU"/>
          </w:rPr>
          <w:t xml:space="preserve"> </w:t>
        </w:r>
        <w:r w:rsidRPr="00904FB3">
          <w:rPr>
            <w:rFonts w:ascii="Times New Roman" w:eastAsia="MS Mincho" w:hAnsi="Times New Roman"/>
            <w:i/>
            <w:szCs w:val="20"/>
            <w:lang w:val="en-AU"/>
          </w:rPr>
          <w:t>µ</w:t>
        </w:r>
        <w:r w:rsidRPr="00904FB3">
          <w:rPr>
            <w:rFonts w:ascii="Times New Roman" w:eastAsia="MS Mincho" w:hAnsi="Times New Roman"/>
            <w:i/>
            <w:szCs w:val="20"/>
            <w:vertAlign w:val="subscript"/>
            <w:lang w:val="en-AU"/>
          </w:rPr>
          <w:t>DL,PDCCH</w:t>
        </w:r>
        <w:r w:rsidRPr="00904FB3">
          <w:rPr>
            <w:rFonts w:ascii="Times New Roman" w:eastAsia="MS Mincho" w:hAnsi="Times New Roman"/>
            <w:i/>
            <w:szCs w:val="20"/>
            <w:lang w:val="en-AU"/>
          </w:rPr>
          <w:t xml:space="preserve"> </w:t>
        </w:r>
        <w:r w:rsidRPr="00904FB3">
          <w:rPr>
            <w:rFonts w:ascii="Times New Roman" w:eastAsia="MS Mincho" w:hAnsi="Times New Roman"/>
            <w:szCs w:val="20"/>
            <w:lang w:val="en-AU"/>
          </w:rPr>
          <w:t>corresponds to the subcarrier spacing of the downlink with which the PDCCH was transmitted,</w:t>
        </w:r>
      </w:ins>
      <w:r w:rsidRPr="00904FB3">
        <w:rPr>
          <w:rFonts w:ascii="Times New Roman" w:eastAsia="MS Mincho" w:hAnsi="Times New Roman"/>
          <w:szCs w:val="20"/>
          <w:lang w:val="en-AU"/>
        </w:rPr>
        <w:t xml:space="preserve"> </w:t>
      </w:r>
      <w:ins w:id="4278" w:author="Qualcomm" w:date="2018-05-11T03:48:00Z">
        <w:r w:rsidRPr="00904FB3">
          <w:rPr>
            <w:rFonts w:ascii="Times New Roman" w:eastAsia="MS Mincho" w:hAnsi="Times New Roman"/>
            <w:i/>
            <w:szCs w:val="20"/>
            <w:lang w:val="en-AU"/>
          </w:rPr>
          <w:t>µ</w:t>
        </w:r>
        <w:r w:rsidRPr="00904FB3">
          <w:rPr>
            <w:rFonts w:ascii="Times New Roman" w:eastAsia="MS Mincho" w:hAnsi="Times New Roman"/>
            <w:i/>
            <w:szCs w:val="20"/>
            <w:vertAlign w:val="subscript"/>
            <w:lang w:val="en-AU"/>
          </w:rPr>
          <w:t>DL,PDSCH</w:t>
        </w:r>
      </w:ins>
      <w:del w:id="4279" w:author="Qualcomm" w:date="2018-05-11T03:48:00Z">
        <w:r w:rsidRPr="00904FB3" w:rsidDel="004C4268">
          <w:rPr>
            <w:rFonts w:ascii="Times New Roman" w:eastAsia="MS Mincho" w:hAnsi="Times New Roman"/>
            <w:i/>
            <w:szCs w:val="20"/>
            <w:lang w:val="en-AU"/>
          </w:rPr>
          <w:delText>µ</w:delText>
        </w:r>
        <w:r w:rsidRPr="00904FB3" w:rsidDel="004C4268">
          <w:rPr>
            <w:rFonts w:ascii="Times New Roman" w:eastAsia="MS Mincho" w:hAnsi="Times New Roman"/>
            <w:i/>
            <w:szCs w:val="20"/>
            <w:vertAlign w:val="subscript"/>
            <w:lang w:val="en-AU"/>
          </w:rPr>
          <w:delText>DL</w:delText>
        </w:r>
      </w:del>
      <w:r w:rsidRPr="00904FB3">
        <w:rPr>
          <w:rFonts w:ascii="Times New Roman" w:eastAsia="MS Mincho" w:hAnsi="Times New Roman"/>
          <w:i/>
          <w:szCs w:val="20"/>
          <w:lang w:val="en-AU"/>
        </w:rPr>
        <w:t xml:space="preserve"> </w:t>
      </w:r>
      <w:r w:rsidRPr="00904FB3">
        <w:rPr>
          <w:rFonts w:ascii="Times New Roman" w:eastAsia="MS Mincho" w:hAnsi="Times New Roman"/>
          <w:szCs w:val="20"/>
          <w:lang w:val="en-AU"/>
        </w:rPr>
        <w:t>corresponds to the subcarrier spacing of the downlink with which the PDSCH was transmitted</w:t>
      </w:r>
      <w:ins w:id="4280" w:author="Qualcomm" w:date="2018-05-11T03:49:00Z">
        <w:r w:rsidRPr="00904FB3">
          <w:rPr>
            <w:rFonts w:ascii="Times New Roman" w:eastAsia="MS Mincho" w:hAnsi="Times New Roman"/>
            <w:szCs w:val="20"/>
            <w:lang w:val="en-AU"/>
          </w:rPr>
          <w:t>,</w:t>
        </w:r>
      </w:ins>
      <w:r w:rsidRPr="00904FB3">
        <w:rPr>
          <w:rFonts w:ascii="Times New Roman" w:eastAsia="MS Mincho" w:hAnsi="Times New Roman"/>
          <w:szCs w:val="20"/>
          <w:lang w:val="en-AU"/>
        </w:rPr>
        <w:t xml:space="preserve"> and </w:t>
      </w:r>
      <w:r w:rsidRPr="00904FB3">
        <w:rPr>
          <w:rFonts w:ascii="Times New Roman" w:eastAsia="MS Mincho" w:hAnsi="Times New Roman"/>
          <w:i/>
          <w:szCs w:val="20"/>
          <w:lang w:val="en-AU"/>
        </w:rPr>
        <w:t>µ</w:t>
      </w:r>
      <w:r w:rsidRPr="00904FB3">
        <w:rPr>
          <w:rFonts w:ascii="Times New Roman" w:eastAsia="MS Mincho" w:hAnsi="Times New Roman"/>
          <w:i/>
          <w:szCs w:val="20"/>
          <w:vertAlign w:val="subscript"/>
          <w:lang w:val="en-AU"/>
        </w:rPr>
        <w:t>UL</w:t>
      </w:r>
      <w:r w:rsidRPr="00904FB3">
        <w:rPr>
          <w:rFonts w:ascii="Times New Roman" w:eastAsia="MS Mincho" w:hAnsi="Times New Roman"/>
          <w:szCs w:val="20"/>
          <w:lang w:val="en-AU"/>
        </w:rPr>
        <w:t xml:space="preserve"> corresponds to the subcarrier spacing of the uplink channel with which the HARQ-ACK is to be transmitted, and κ is defined in subclause 4.41 of [4, TS 38.211] If the higher layer parameter </w:t>
      </w:r>
      <w:r w:rsidRPr="00904FB3">
        <w:rPr>
          <w:rFonts w:ascii="Times New Roman" w:eastAsia="MS Mincho" w:hAnsi="Times New Roman"/>
          <w:i/>
          <w:szCs w:val="20"/>
          <w:lang w:val="en-AU"/>
        </w:rPr>
        <w:t>dmrs-AdditionalPosition</w:t>
      </w:r>
      <w:r w:rsidRPr="00904FB3">
        <w:rPr>
          <w:rFonts w:ascii="Times New Roman" w:eastAsia="MS Mincho" w:hAnsi="Times New Roman"/>
          <w:szCs w:val="20"/>
          <w:lang w:val="en-AU"/>
        </w:rPr>
        <w:t xml:space="preserve"> is configured with a value greater than 0, or if the high layer parameter is not configured, then </w:t>
      </w:r>
      <w:r w:rsidRPr="00904FB3">
        <w:rPr>
          <w:rFonts w:ascii="Times New Roman" w:eastAsia="MS Mincho" w:hAnsi="Times New Roman"/>
          <w:i/>
          <w:szCs w:val="20"/>
          <w:lang w:val="en-AU"/>
        </w:rPr>
        <w:t>N</w:t>
      </w:r>
      <w:r w:rsidRPr="00904FB3">
        <w:rPr>
          <w:rFonts w:ascii="Times New Roman" w:eastAsia="MS Mincho" w:hAnsi="Times New Roman"/>
          <w:i/>
          <w:szCs w:val="20"/>
          <w:vertAlign w:val="subscript"/>
          <w:lang w:val="en-AU"/>
        </w:rPr>
        <w:t>1</w:t>
      </w:r>
      <w:r w:rsidRPr="00904FB3">
        <w:rPr>
          <w:rFonts w:ascii="Times New Roman" w:eastAsia="MS Mincho" w:hAnsi="Times New Roman"/>
          <w:szCs w:val="20"/>
          <w:lang w:val="en-AU"/>
        </w:rPr>
        <w:t xml:space="preserve"> value follows from the second column of table 5.3-1; otherwise, the </w:t>
      </w:r>
      <w:r w:rsidRPr="00904FB3">
        <w:rPr>
          <w:rFonts w:ascii="Times New Roman" w:eastAsia="MS Mincho" w:hAnsi="Times New Roman"/>
          <w:i/>
          <w:szCs w:val="20"/>
          <w:lang w:val="en-AU"/>
        </w:rPr>
        <w:t>N</w:t>
      </w:r>
      <w:r w:rsidRPr="00904FB3">
        <w:rPr>
          <w:rFonts w:ascii="Times New Roman" w:eastAsia="MS Mincho" w:hAnsi="Times New Roman"/>
          <w:i/>
          <w:szCs w:val="20"/>
          <w:vertAlign w:val="subscript"/>
          <w:lang w:val="en-AU"/>
        </w:rPr>
        <w:t>1</w:t>
      </w:r>
      <w:r w:rsidRPr="00904FB3">
        <w:rPr>
          <w:rFonts w:ascii="Times New Roman" w:eastAsia="MS Mincho" w:hAnsi="Times New Roman"/>
          <w:szCs w:val="20"/>
          <w:lang w:val="en-AU"/>
        </w:rPr>
        <w:t xml:space="preserve"> value follows from the first column of table 5.3-1.</w:t>
      </w:r>
    </w:p>
    <w:p w14:paraId="54C0A25E" w14:textId="5951F9CD" w:rsidR="00904FB3" w:rsidRPr="00904FB3" w:rsidRDefault="00904FB3" w:rsidP="00904FB3">
      <w:pPr>
        <w:rPr>
          <w:i/>
          <w:lang w:val="en-AU" w:eastAsia="x-none"/>
        </w:rPr>
      </w:pPr>
      <w:r w:rsidRPr="00904FB3">
        <w:rPr>
          <w:i/>
          <w:lang w:val="en-AU" w:eastAsia="x-none"/>
        </w:rPr>
        <w:t>---- End of TP ----</w:t>
      </w:r>
    </w:p>
    <w:p w14:paraId="29A4778B" w14:textId="22398D19" w:rsidR="00904FB3" w:rsidRPr="00904FB3" w:rsidRDefault="00904FB3" w:rsidP="00904FB3">
      <w:pPr>
        <w:rPr>
          <w:lang w:val="en-AU" w:eastAsia="x-none"/>
        </w:rPr>
      </w:pPr>
    </w:p>
    <w:p w14:paraId="14E6C782" w14:textId="77777777" w:rsidR="00904FB3" w:rsidRPr="00904FB3" w:rsidRDefault="00904FB3" w:rsidP="00904FB3">
      <w:pPr>
        <w:rPr>
          <w:lang w:val="en-AU" w:eastAsia="x-none"/>
        </w:rPr>
      </w:pPr>
    </w:p>
    <w:p w14:paraId="16FAE1CE" w14:textId="7085DAD3" w:rsidR="00904FB3" w:rsidRPr="00904FB3" w:rsidRDefault="00904FB3" w:rsidP="00904FB3">
      <w:pPr>
        <w:rPr>
          <w:szCs w:val="20"/>
        </w:rPr>
      </w:pPr>
      <w:r w:rsidRPr="00904FB3">
        <w:rPr>
          <w:szCs w:val="20"/>
          <w:highlight w:val="green"/>
          <w:lang w:val="en-AU" w:eastAsia="x-none"/>
        </w:rPr>
        <w:t>Agreements</w:t>
      </w:r>
      <w:r w:rsidRPr="00904FB3">
        <w:rPr>
          <w:b/>
          <w:szCs w:val="20"/>
          <w:lang w:val="en-AU" w:eastAsia="x-none"/>
        </w:rPr>
        <w:t>:</w:t>
      </w:r>
      <w:r>
        <w:rPr>
          <w:b/>
          <w:szCs w:val="20"/>
          <w:lang w:val="en-AU" w:eastAsia="x-none"/>
        </w:rPr>
        <w:t xml:space="preserve"> </w:t>
      </w:r>
      <w:r w:rsidRPr="00904FB3">
        <w:rPr>
          <w:szCs w:val="20"/>
        </w:rPr>
        <w:t>The Capability #2 for (Aggressive) UE processing time in Rel-15 is supported under the following conditions</w:t>
      </w:r>
    </w:p>
    <w:p w14:paraId="31B55F7F" w14:textId="77777777" w:rsidR="00904FB3" w:rsidRPr="00904FB3" w:rsidRDefault="00904FB3" w:rsidP="00613418">
      <w:pPr>
        <w:numPr>
          <w:ilvl w:val="0"/>
          <w:numId w:val="142"/>
        </w:numPr>
        <w:rPr>
          <w:b/>
          <w:szCs w:val="20"/>
          <w:u w:val="single"/>
          <w:lang w:eastAsia="x-none"/>
        </w:rPr>
      </w:pPr>
      <w:r w:rsidRPr="00904FB3">
        <w:rPr>
          <w:szCs w:val="20"/>
          <w:lang w:eastAsia="x-none"/>
        </w:rPr>
        <w:t>Non-CA</w:t>
      </w:r>
    </w:p>
    <w:p w14:paraId="161D65CE" w14:textId="77777777" w:rsidR="00904FB3" w:rsidRPr="00904FB3" w:rsidRDefault="00904FB3" w:rsidP="00613418">
      <w:pPr>
        <w:numPr>
          <w:ilvl w:val="1"/>
          <w:numId w:val="142"/>
        </w:numPr>
        <w:rPr>
          <w:b/>
          <w:szCs w:val="20"/>
          <w:lang w:eastAsia="x-none"/>
        </w:rPr>
      </w:pPr>
      <w:r w:rsidRPr="00904FB3">
        <w:rPr>
          <w:szCs w:val="20"/>
          <w:lang w:eastAsia="x-none"/>
        </w:rPr>
        <w:t>Note: this does not preclude EN-DC</w:t>
      </w:r>
    </w:p>
    <w:p w14:paraId="00D73B13" w14:textId="77777777" w:rsidR="00904FB3" w:rsidRPr="00904FB3" w:rsidRDefault="00904FB3" w:rsidP="00613418">
      <w:pPr>
        <w:numPr>
          <w:ilvl w:val="0"/>
          <w:numId w:val="142"/>
        </w:numPr>
        <w:rPr>
          <w:szCs w:val="20"/>
          <w:lang w:eastAsia="x-none"/>
        </w:rPr>
      </w:pPr>
      <w:r w:rsidRPr="00904FB3">
        <w:rPr>
          <w:szCs w:val="20"/>
          <w:lang w:eastAsia="x-none"/>
        </w:rPr>
        <w:t>FFS CA case with Capability #2 supported on only one or more of the carriers, and potential handling of some special cases</w:t>
      </w:r>
    </w:p>
    <w:p w14:paraId="5C01F3F5" w14:textId="77777777" w:rsidR="00904FB3" w:rsidRPr="00904FB3" w:rsidRDefault="00904FB3" w:rsidP="00613418">
      <w:pPr>
        <w:numPr>
          <w:ilvl w:val="0"/>
          <w:numId w:val="142"/>
        </w:numPr>
        <w:rPr>
          <w:b/>
          <w:szCs w:val="20"/>
          <w:u w:val="single"/>
          <w:lang w:eastAsia="x-none"/>
        </w:rPr>
      </w:pPr>
      <w:r w:rsidRPr="00904FB3">
        <w:rPr>
          <w:szCs w:val="20"/>
          <w:lang w:eastAsia="ko-KR"/>
        </w:rPr>
        <w:t>Single numerology for PDCCH, PDSCH, and PUSCH for the serving cell</w:t>
      </w:r>
    </w:p>
    <w:p w14:paraId="51F8F6B7" w14:textId="77777777" w:rsidR="00904FB3" w:rsidRPr="00904FB3" w:rsidRDefault="00904FB3" w:rsidP="00613418">
      <w:pPr>
        <w:numPr>
          <w:ilvl w:val="0"/>
          <w:numId w:val="142"/>
        </w:numPr>
        <w:rPr>
          <w:szCs w:val="20"/>
          <w:lang w:eastAsia="x-none"/>
        </w:rPr>
      </w:pPr>
      <w:r w:rsidRPr="00904FB3">
        <w:rPr>
          <w:szCs w:val="20"/>
          <w:lang w:eastAsia="x-none"/>
        </w:rPr>
        <w:t>PDSCH/PUSCH allocation with mapping Type A and Type B</w:t>
      </w:r>
    </w:p>
    <w:p w14:paraId="571DA152" w14:textId="77777777" w:rsidR="00904FB3" w:rsidRPr="00904FB3" w:rsidRDefault="00904FB3" w:rsidP="00613418">
      <w:pPr>
        <w:numPr>
          <w:ilvl w:val="1"/>
          <w:numId w:val="142"/>
        </w:numPr>
        <w:rPr>
          <w:szCs w:val="20"/>
          <w:lang w:eastAsia="x-none"/>
        </w:rPr>
      </w:pPr>
      <w:r w:rsidRPr="00904FB3">
        <w:rPr>
          <w:szCs w:val="20"/>
          <w:lang w:eastAsia="ja-JP"/>
        </w:rPr>
        <w:t xml:space="preserve">For PDSCH mapping type A with last PDSCH symbol ending in symbol ‘i' of a slot, where i &lt; 7 </w:t>
      </w:r>
    </w:p>
    <w:p w14:paraId="26C2B4A3" w14:textId="77777777" w:rsidR="00904FB3" w:rsidRPr="00904FB3" w:rsidRDefault="00904FB3" w:rsidP="00613418">
      <w:pPr>
        <w:numPr>
          <w:ilvl w:val="2"/>
          <w:numId w:val="142"/>
        </w:numPr>
        <w:spacing w:after="160" w:line="259" w:lineRule="auto"/>
        <w:contextualSpacing/>
        <w:rPr>
          <w:szCs w:val="20"/>
          <w:lang w:eastAsia="ja-JP"/>
        </w:rPr>
      </w:pPr>
      <w:r w:rsidRPr="00904FB3">
        <w:rPr>
          <w:szCs w:val="20"/>
          <w:lang w:eastAsia="ja-JP"/>
        </w:rPr>
        <w:t>N1 processing time is increased by (7-i) relative to the case where i=7.</w:t>
      </w:r>
    </w:p>
    <w:p w14:paraId="16988FA2" w14:textId="77777777" w:rsidR="00904FB3" w:rsidRPr="00904FB3" w:rsidRDefault="00904FB3" w:rsidP="00613418">
      <w:pPr>
        <w:numPr>
          <w:ilvl w:val="1"/>
          <w:numId w:val="142"/>
        </w:numPr>
        <w:spacing w:after="160" w:line="259" w:lineRule="auto"/>
        <w:contextualSpacing/>
        <w:rPr>
          <w:szCs w:val="20"/>
          <w:lang w:eastAsia="ja-JP"/>
        </w:rPr>
      </w:pPr>
      <w:r w:rsidRPr="00904FB3">
        <w:rPr>
          <w:szCs w:val="20"/>
          <w:lang w:eastAsia="ja-JP"/>
        </w:rPr>
        <w:t>(</w:t>
      </w:r>
      <w:r w:rsidRPr="00904FB3">
        <w:rPr>
          <w:szCs w:val="20"/>
          <w:highlight w:val="darkYellow"/>
          <w:lang w:eastAsia="ja-JP"/>
        </w:rPr>
        <w:t>Working assumption</w:t>
      </w:r>
      <w:r w:rsidRPr="00904FB3">
        <w:rPr>
          <w:szCs w:val="20"/>
          <w:lang w:eastAsia="ja-JP"/>
        </w:rPr>
        <w:t>) For PDSCH mapping type B with 4 or 2 symbols</w:t>
      </w:r>
    </w:p>
    <w:p w14:paraId="75CAF917" w14:textId="77777777" w:rsidR="00904FB3" w:rsidRPr="00904FB3" w:rsidRDefault="00904FB3" w:rsidP="00613418">
      <w:pPr>
        <w:numPr>
          <w:ilvl w:val="2"/>
          <w:numId w:val="142"/>
        </w:numPr>
        <w:spacing w:after="160" w:line="259" w:lineRule="auto"/>
        <w:contextualSpacing/>
        <w:rPr>
          <w:szCs w:val="20"/>
          <w:lang w:eastAsia="ja-JP"/>
        </w:rPr>
      </w:pPr>
      <w:r w:rsidRPr="00904FB3">
        <w:rPr>
          <w:szCs w:val="20"/>
          <w:lang w:eastAsia="ja-JP"/>
        </w:rPr>
        <w:t>N1 processing time is increased by ‘d’ symbols relative to the case of PDSCH with 7 symbols, where ‘d’ is the amount of time-domain overlap in symbols between the scheduling PDCCH and the scheduled PDSCH</w:t>
      </w:r>
    </w:p>
    <w:p w14:paraId="06C2CCE3" w14:textId="77777777" w:rsidR="00904FB3" w:rsidRPr="00904FB3" w:rsidRDefault="00904FB3" w:rsidP="00613418">
      <w:pPr>
        <w:numPr>
          <w:ilvl w:val="3"/>
          <w:numId w:val="142"/>
        </w:numPr>
        <w:spacing w:after="160" w:line="259" w:lineRule="auto"/>
        <w:contextualSpacing/>
        <w:rPr>
          <w:szCs w:val="20"/>
          <w:lang w:eastAsia="ja-JP"/>
        </w:rPr>
      </w:pPr>
      <w:r w:rsidRPr="00904FB3">
        <w:rPr>
          <w:szCs w:val="20"/>
          <w:lang w:eastAsia="ja-JP"/>
        </w:rPr>
        <w:t>FFS: handling of 3-symbol CORESET where first 2 symbols of CORESET are overlapped with a 2-symbol PDSCH</w:t>
      </w:r>
    </w:p>
    <w:p w14:paraId="7A3AD8BC" w14:textId="77777777" w:rsidR="00904FB3" w:rsidRPr="00904FB3" w:rsidRDefault="00904FB3" w:rsidP="00613418">
      <w:pPr>
        <w:numPr>
          <w:ilvl w:val="0"/>
          <w:numId w:val="142"/>
        </w:numPr>
        <w:rPr>
          <w:b/>
          <w:szCs w:val="20"/>
          <w:u w:val="single"/>
          <w:lang w:eastAsia="x-none"/>
        </w:rPr>
      </w:pPr>
      <w:r w:rsidRPr="00904FB3">
        <w:rPr>
          <w:szCs w:val="20"/>
          <w:lang w:eastAsia="ko-KR"/>
        </w:rPr>
        <w:t>No UCI multiplexing</w:t>
      </w:r>
    </w:p>
    <w:p w14:paraId="3E998DF2" w14:textId="77777777" w:rsidR="00904FB3" w:rsidRPr="00904FB3" w:rsidRDefault="00904FB3" w:rsidP="00613418">
      <w:pPr>
        <w:numPr>
          <w:ilvl w:val="1"/>
          <w:numId w:val="142"/>
        </w:numPr>
        <w:rPr>
          <w:b/>
          <w:szCs w:val="20"/>
          <w:u w:val="single"/>
          <w:lang w:eastAsia="x-none"/>
        </w:rPr>
      </w:pPr>
      <w:r w:rsidRPr="00904FB3">
        <w:rPr>
          <w:szCs w:val="20"/>
          <w:lang w:eastAsia="x-none"/>
        </w:rPr>
        <w:t>FFS: whether similar multiplexing rule as with Capability #1 may be included</w:t>
      </w:r>
    </w:p>
    <w:p w14:paraId="23E75B40" w14:textId="77777777" w:rsidR="00904FB3" w:rsidRPr="00904FB3" w:rsidRDefault="00904FB3" w:rsidP="00613418">
      <w:pPr>
        <w:numPr>
          <w:ilvl w:val="0"/>
          <w:numId w:val="142"/>
        </w:numPr>
        <w:rPr>
          <w:szCs w:val="20"/>
          <w:lang w:eastAsia="x-none"/>
        </w:rPr>
      </w:pPr>
      <w:r w:rsidRPr="00904FB3">
        <w:rPr>
          <w:szCs w:val="20"/>
          <w:lang w:eastAsia="x-none"/>
        </w:rPr>
        <w:t>For C-RNTI</w:t>
      </w:r>
    </w:p>
    <w:p w14:paraId="7DA47406" w14:textId="77777777" w:rsidR="00904FB3" w:rsidRPr="00904FB3" w:rsidRDefault="00904FB3" w:rsidP="00613418">
      <w:pPr>
        <w:numPr>
          <w:ilvl w:val="1"/>
          <w:numId w:val="142"/>
        </w:numPr>
        <w:rPr>
          <w:szCs w:val="20"/>
          <w:lang w:eastAsia="x-none"/>
        </w:rPr>
      </w:pPr>
      <w:r w:rsidRPr="00904FB3">
        <w:rPr>
          <w:szCs w:val="20"/>
          <w:lang w:eastAsia="x-none"/>
        </w:rPr>
        <w:t>FFS: simultaneous reception with broadcast PDSCH</w:t>
      </w:r>
    </w:p>
    <w:p w14:paraId="2903F8DA" w14:textId="77777777" w:rsidR="00904FB3" w:rsidRPr="00904FB3" w:rsidRDefault="00904FB3" w:rsidP="00613418">
      <w:pPr>
        <w:numPr>
          <w:ilvl w:val="0"/>
          <w:numId w:val="142"/>
        </w:numPr>
        <w:spacing w:after="180"/>
        <w:ind w:left="714" w:hanging="357"/>
        <w:rPr>
          <w:szCs w:val="20"/>
          <w:lang w:eastAsia="ko-KR"/>
        </w:rPr>
      </w:pPr>
      <w:r w:rsidRPr="00904FB3">
        <w:rPr>
          <w:szCs w:val="20"/>
          <w:lang w:eastAsia="x-none"/>
        </w:rPr>
        <w:t>Note: The UE signals whether Capability #2 is supported for each SCS, and separately for uplink and downlink</w:t>
      </w:r>
    </w:p>
    <w:p w14:paraId="186E819D" w14:textId="77777777" w:rsidR="00904FB3" w:rsidRPr="00904FB3" w:rsidRDefault="00904FB3" w:rsidP="00904FB3">
      <w:pPr>
        <w:rPr>
          <w:b/>
          <w:lang w:eastAsia="x-none"/>
        </w:rPr>
      </w:pPr>
    </w:p>
    <w:p w14:paraId="5CA919F5" w14:textId="26CEEE9F" w:rsidR="00904FB3" w:rsidRPr="00904FB3" w:rsidRDefault="00904FB3" w:rsidP="00904FB3">
      <w:pPr>
        <w:rPr>
          <w:szCs w:val="20"/>
        </w:rPr>
      </w:pPr>
      <w:r w:rsidRPr="00904FB3">
        <w:rPr>
          <w:highlight w:val="green"/>
          <w:lang w:eastAsia="x-none"/>
        </w:rPr>
        <w:t>Agreements:</w:t>
      </w:r>
      <w:r>
        <w:rPr>
          <w:highlight w:val="green"/>
          <w:lang w:eastAsia="x-none"/>
        </w:rPr>
        <w:t xml:space="preserve"> </w:t>
      </w:r>
      <w:r w:rsidRPr="00904FB3">
        <w:rPr>
          <w:szCs w:val="20"/>
        </w:rPr>
        <w:t>The Capability #2 UE processing times are given below, where the PDSCH allocation length is assumed to be at least 7 symbols.</w:t>
      </w:r>
    </w:p>
    <w:p w14:paraId="5E55AA90" w14:textId="77777777" w:rsidR="00904FB3" w:rsidRPr="00904FB3" w:rsidRDefault="00904FB3" w:rsidP="00036580">
      <w:pPr>
        <w:numPr>
          <w:ilvl w:val="0"/>
          <w:numId w:val="176"/>
        </w:numPr>
        <w:rPr>
          <w:szCs w:val="20"/>
          <w:lang w:eastAsia="x-none"/>
        </w:rPr>
      </w:pPr>
      <w:bookmarkStart w:id="4281" w:name="_Hlk514404180"/>
      <w:r w:rsidRPr="00904FB3">
        <w:rPr>
          <w:szCs w:val="20"/>
          <w:lang w:eastAsia="x-none"/>
        </w:rPr>
        <w:t>N1</w:t>
      </w:r>
    </w:p>
    <w:p w14:paraId="177D38FF" w14:textId="77777777" w:rsidR="00904FB3" w:rsidRPr="00904FB3" w:rsidRDefault="00904FB3" w:rsidP="00036580">
      <w:pPr>
        <w:numPr>
          <w:ilvl w:val="1"/>
          <w:numId w:val="176"/>
        </w:numPr>
        <w:rPr>
          <w:szCs w:val="20"/>
          <w:lang w:eastAsia="x-none"/>
        </w:rPr>
      </w:pPr>
      <w:r w:rsidRPr="00904FB3">
        <w:rPr>
          <w:szCs w:val="20"/>
          <w:lang w:eastAsia="x-none"/>
        </w:rPr>
        <w:t>15kHz: N1 = 3</w:t>
      </w:r>
    </w:p>
    <w:p w14:paraId="3A004A94" w14:textId="77777777" w:rsidR="00904FB3" w:rsidRPr="00904FB3" w:rsidRDefault="00904FB3" w:rsidP="00036580">
      <w:pPr>
        <w:numPr>
          <w:ilvl w:val="1"/>
          <w:numId w:val="176"/>
        </w:numPr>
        <w:rPr>
          <w:szCs w:val="20"/>
          <w:lang w:eastAsia="x-none"/>
        </w:rPr>
      </w:pPr>
      <w:r w:rsidRPr="00904FB3">
        <w:rPr>
          <w:szCs w:val="20"/>
          <w:lang w:eastAsia="x-none"/>
        </w:rPr>
        <w:t>30kHz: N1 = 4.5</w:t>
      </w:r>
    </w:p>
    <w:p w14:paraId="3839F598" w14:textId="77777777" w:rsidR="00904FB3" w:rsidRPr="00904FB3" w:rsidRDefault="00904FB3" w:rsidP="00036580">
      <w:pPr>
        <w:numPr>
          <w:ilvl w:val="2"/>
          <w:numId w:val="176"/>
        </w:numPr>
        <w:rPr>
          <w:szCs w:val="20"/>
          <w:lang w:eastAsia="x-none"/>
        </w:rPr>
      </w:pPr>
      <w:r w:rsidRPr="00904FB3">
        <w:rPr>
          <w:szCs w:val="20"/>
          <w:lang w:eastAsia="x-none"/>
        </w:rPr>
        <w:t xml:space="preserve">Note: as part of UE capability, </w:t>
      </w:r>
    </w:p>
    <w:p w14:paraId="228F9C4A" w14:textId="77777777" w:rsidR="00904FB3" w:rsidRPr="00904FB3" w:rsidRDefault="00904FB3" w:rsidP="00036580">
      <w:pPr>
        <w:numPr>
          <w:ilvl w:val="3"/>
          <w:numId w:val="176"/>
        </w:numPr>
        <w:rPr>
          <w:szCs w:val="20"/>
          <w:lang w:eastAsia="x-none"/>
        </w:rPr>
      </w:pPr>
      <w:r w:rsidRPr="00904FB3">
        <w:rPr>
          <w:szCs w:val="20"/>
          <w:lang w:eastAsia="x-none"/>
        </w:rPr>
        <w:t>UE may report support with maximum scheduled RB allocation of 136 RBs</w:t>
      </w:r>
    </w:p>
    <w:p w14:paraId="7A6B9513" w14:textId="77777777" w:rsidR="00904FB3" w:rsidRPr="00904FB3" w:rsidRDefault="00904FB3" w:rsidP="00036580">
      <w:pPr>
        <w:numPr>
          <w:ilvl w:val="4"/>
          <w:numId w:val="176"/>
        </w:numPr>
        <w:rPr>
          <w:szCs w:val="20"/>
          <w:lang w:eastAsia="x-none"/>
        </w:rPr>
      </w:pPr>
      <w:r w:rsidRPr="00904FB3">
        <w:rPr>
          <w:szCs w:val="20"/>
          <w:lang w:eastAsia="x-none"/>
        </w:rPr>
        <w:t>If RB allocation by scheduling exceeds the maximum signaled, UE defaults to Capability #1 processing time</w:t>
      </w:r>
    </w:p>
    <w:p w14:paraId="0C430413" w14:textId="77777777" w:rsidR="00904FB3" w:rsidRPr="00904FB3" w:rsidRDefault="00904FB3" w:rsidP="00036580">
      <w:pPr>
        <w:numPr>
          <w:ilvl w:val="3"/>
          <w:numId w:val="176"/>
        </w:numPr>
        <w:rPr>
          <w:szCs w:val="20"/>
          <w:lang w:eastAsia="x-none"/>
        </w:rPr>
      </w:pPr>
      <w:r w:rsidRPr="00904FB3">
        <w:rPr>
          <w:szCs w:val="20"/>
          <w:lang w:eastAsia="x-none"/>
        </w:rPr>
        <w:t>OR UE may report support with no restriction on maximum scheduled RB allocation</w:t>
      </w:r>
    </w:p>
    <w:p w14:paraId="01FFFE49" w14:textId="77777777" w:rsidR="00904FB3" w:rsidRPr="00904FB3" w:rsidRDefault="00904FB3" w:rsidP="00036580">
      <w:pPr>
        <w:numPr>
          <w:ilvl w:val="1"/>
          <w:numId w:val="176"/>
        </w:numPr>
        <w:rPr>
          <w:szCs w:val="20"/>
          <w:lang w:eastAsia="x-none"/>
        </w:rPr>
      </w:pPr>
      <w:r w:rsidRPr="00904FB3">
        <w:rPr>
          <w:szCs w:val="20"/>
          <w:lang w:eastAsia="x-none"/>
        </w:rPr>
        <w:t>60kHz for FR1: 9</w:t>
      </w:r>
    </w:p>
    <w:p w14:paraId="54CADE88" w14:textId="27BA3BF7" w:rsidR="00904FB3" w:rsidRPr="00904FB3" w:rsidRDefault="00A803B6" w:rsidP="00036580">
      <w:pPr>
        <w:numPr>
          <w:ilvl w:val="0"/>
          <w:numId w:val="176"/>
        </w:numPr>
        <w:rPr>
          <w:szCs w:val="20"/>
          <w:lang w:eastAsia="x-none"/>
        </w:rPr>
      </w:pPr>
      <w:r>
        <w:rPr>
          <w:szCs w:val="20"/>
          <w:lang w:eastAsia="x-none"/>
        </w:rPr>
        <w:t>N2</w:t>
      </w:r>
    </w:p>
    <w:p w14:paraId="05C7E11A" w14:textId="77777777" w:rsidR="00904FB3" w:rsidRPr="00904FB3" w:rsidRDefault="00904FB3" w:rsidP="00036580">
      <w:pPr>
        <w:numPr>
          <w:ilvl w:val="1"/>
          <w:numId w:val="176"/>
        </w:numPr>
        <w:rPr>
          <w:szCs w:val="20"/>
          <w:lang w:eastAsia="x-none"/>
        </w:rPr>
      </w:pPr>
      <w:r w:rsidRPr="00904FB3">
        <w:rPr>
          <w:szCs w:val="20"/>
          <w:lang w:eastAsia="x-none"/>
        </w:rPr>
        <w:t>15kHz: N2 = 5 for CP-OFDM &amp; For DFT-S-OFDM</w:t>
      </w:r>
    </w:p>
    <w:p w14:paraId="601356D2" w14:textId="77777777" w:rsidR="00904FB3" w:rsidRPr="00904FB3" w:rsidRDefault="00904FB3" w:rsidP="00036580">
      <w:pPr>
        <w:numPr>
          <w:ilvl w:val="1"/>
          <w:numId w:val="176"/>
        </w:numPr>
        <w:rPr>
          <w:szCs w:val="20"/>
          <w:lang w:eastAsia="x-none"/>
        </w:rPr>
      </w:pPr>
      <w:r w:rsidRPr="00904FB3">
        <w:rPr>
          <w:szCs w:val="20"/>
          <w:lang w:eastAsia="x-none"/>
        </w:rPr>
        <w:t>30kHz: N2 = 5.5</w:t>
      </w:r>
    </w:p>
    <w:p w14:paraId="60F68EDA" w14:textId="77777777" w:rsidR="00904FB3" w:rsidRPr="00904FB3" w:rsidRDefault="00904FB3" w:rsidP="00036580">
      <w:pPr>
        <w:numPr>
          <w:ilvl w:val="1"/>
          <w:numId w:val="176"/>
        </w:numPr>
        <w:rPr>
          <w:szCs w:val="20"/>
          <w:lang w:eastAsia="x-none"/>
        </w:rPr>
      </w:pPr>
      <w:r w:rsidRPr="00904FB3">
        <w:rPr>
          <w:szCs w:val="20"/>
          <w:lang w:eastAsia="x-none"/>
        </w:rPr>
        <w:t>60kHz for FR1: 11</w:t>
      </w:r>
    </w:p>
    <w:p w14:paraId="6DD335DB" w14:textId="77777777" w:rsidR="00904FB3" w:rsidRPr="00904FB3" w:rsidRDefault="00904FB3" w:rsidP="00036580">
      <w:pPr>
        <w:numPr>
          <w:ilvl w:val="1"/>
          <w:numId w:val="176"/>
        </w:numPr>
        <w:rPr>
          <w:szCs w:val="20"/>
          <w:lang w:eastAsia="x-none"/>
        </w:rPr>
      </w:pPr>
      <w:r w:rsidRPr="00904FB3">
        <w:rPr>
          <w:szCs w:val="20"/>
          <w:lang w:eastAsia="x-none"/>
        </w:rPr>
        <w:t>If 1st symbol of PUSCH is data-only or FDM data with DMRS, then add 1 symbol to N2.</w:t>
      </w:r>
    </w:p>
    <w:bookmarkEnd w:id="4281"/>
    <w:p w14:paraId="5AC60BA4" w14:textId="77777777" w:rsidR="00904FB3" w:rsidRPr="00904FB3" w:rsidRDefault="00904FB3" w:rsidP="00904FB3">
      <w:pPr>
        <w:rPr>
          <w:b/>
          <w:lang w:eastAsia="x-none"/>
        </w:rPr>
      </w:pPr>
    </w:p>
    <w:p w14:paraId="7AB980CB" w14:textId="77777777" w:rsidR="00904FB3" w:rsidRPr="00A803B6" w:rsidRDefault="00904FB3" w:rsidP="00904FB3">
      <w:pPr>
        <w:rPr>
          <w:szCs w:val="20"/>
          <w:lang w:eastAsia="x-none"/>
        </w:rPr>
      </w:pPr>
      <w:r w:rsidRPr="00A803B6">
        <w:rPr>
          <w:szCs w:val="20"/>
          <w:lang w:eastAsia="x-none"/>
        </w:rPr>
        <w:t>Proposals:</w:t>
      </w:r>
    </w:p>
    <w:p w14:paraId="398EF35E" w14:textId="77777777" w:rsidR="00904FB3" w:rsidRPr="00A803B6" w:rsidRDefault="00904FB3" w:rsidP="00036580">
      <w:pPr>
        <w:numPr>
          <w:ilvl w:val="0"/>
          <w:numId w:val="174"/>
        </w:numPr>
        <w:rPr>
          <w:szCs w:val="20"/>
          <w:lang w:eastAsia="x-none"/>
        </w:rPr>
      </w:pPr>
      <w:r w:rsidRPr="00A803B6">
        <w:rPr>
          <w:szCs w:val="20"/>
          <w:lang w:eastAsia="x-none"/>
        </w:rPr>
        <w:t>To adopt the following TP to Section 5.1 of 38.214:</w:t>
      </w:r>
    </w:p>
    <w:p w14:paraId="3C1B2E4C" w14:textId="77777777" w:rsidR="00904FB3" w:rsidRPr="00A803B6" w:rsidRDefault="00904FB3" w:rsidP="00904FB3">
      <w:pPr>
        <w:ind w:left="720"/>
        <w:rPr>
          <w:ins w:id="4282" w:author="Qualcomm" w:date="2018-05-24T11:29:00Z"/>
          <w:color w:val="000000"/>
          <w:szCs w:val="20"/>
        </w:rPr>
      </w:pPr>
      <w:ins w:id="4283" w:author="Qualcomm" w:date="2018-05-24T11:29:00Z">
        <w:r w:rsidRPr="00A803B6">
          <w:rPr>
            <w:color w:val="000000"/>
            <w:szCs w:val="20"/>
          </w:rPr>
          <w:t>A</w:t>
        </w:r>
      </w:ins>
      <w:r w:rsidRPr="00A803B6">
        <w:rPr>
          <w:color w:val="000000"/>
          <w:szCs w:val="20"/>
        </w:rPr>
        <w:t xml:space="preserve"> UE shall upon detection of a PDCCH with a configured DCI format 1_0 or 1_1 decode the corresponding PDSCHs as indicated by that DCI. </w:t>
      </w:r>
    </w:p>
    <w:p w14:paraId="79CBE895" w14:textId="77777777" w:rsidR="00904FB3" w:rsidRPr="00A803B6" w:rsidRDefault="00904FB3" w:rsidP="00904FB3">
      <w:pPr>
        <w:ind w:left="720"/>
        <w:rPr>
          <w:color w:val="FF0000"/>
          <w:szCs w:val="20"/>
          <w:u w:val="single"/>
          <w:lang w:eastAsia="x-none"/>
        </w:rPr>
      </w:pPr>
      <w:r w:rsidRPr="00A803B6">
        <w:rPr>
          <w:color w:val="FF0000"/>
          <w:szCs w:val="20"/>
          <w:u w:val="single"/>
          <w:lang w:eastAsia="x-none"/>
        </w:rPr>
        <w:t xml:space="preserve">In the case when the PDCCH and the corresponding PDSCHs are of the same numerology, a UE is not expected to receive PDSCH type A in the same slot if this PDCCH comes after the first 3 symbols of a slot. </w:t>
      </w:r>
    </w:p>
    <w:p w14:paraId="1EA68734" w14:textId="77777777" w:rsidR="00904FB3" w:rsidRPr="00A803B6" w:rsidRDefault="00904FB3" w:rsidP="00904FB3">
      <w:pPr>
        <w:ind w:left="720"/>
        <w:rPr>
          <w:color w:val="FF0000"/>
          <w:szCs w:val="20"/>
          <w:u w:val="single"/>
          <w:lang w:eastAsia="x-none"/>
        </w:rPr>
      </w:pPr>
      <w:r w:rsidRPr="00A803B6">
        <w:rPr>
          <w:color w:val="FF0000"/>
          <w:szCs w:val="20"/>
          <w:u w:val="single"/>
          <w:lang w:eastAsia="x-none"/>
        </w:rPr>
        <w:t xml:space="preserve">A UE is not expected to receive a PDCCH to schedule a PDSCH of mapping type B for which the first symbol of the PDSCH comes earlier than the first symbol of PDCCH. </w:t>
      </w:r>
    </w:p>
    <w:p w14:paraId="759D9F18" w14:textId="77777777" w:rsidR="00904FB3" w:rsidRPr="00904FB3" w:rsidRDefault="00904FB3" w:rsidP="00904FB3">
      <w:pPr>
        <w:ind w:left="720"/>
        <w:jc w:val="both"/>
        <w:rPr>
          <w:color w:val="000000"/>
          <w:szCs w:val="20"/>
        </w:rPr>
      </w:pPr>
      <w:r w:rsidRPr="00A803B6">
        <w:rPr>
          <w:color w:val="000000"/>
          <w:szCs w:val="20"/>
        </w:rPr>
        <w:lastRenderedPageBreak/>
        <w:t xml:space="preserve">The UE is not expected to receive another PDSCH for a given HARQ process until after the end of the expected transmission of HARQ-ACK for that HARQ process, where the timing is given by Subclause 9.2.3 of [6]. The UE is not expected to receive a PDSCH in slot </w:t>
      </w:r>
      <w:r w:rsidRPr="00A803B6">
        <w:rPr>
          <w:i/>
          <w:color w:val="000000"/>
          <w:szCs w:val="20"/>
        </w:rPr>
        <w:t>i</w:t>
      </w:r>
      <w:r w:rsidRPr="00A803B6">
        <w:rPr>
          <w:color w:val="000000"/>
          <w:szCs w:val="20"/>
        </w:rPr>
        <w:t xml:space="preserve">, with the corresponding HARQ-ACK assigned to be transmitted in slot </w:t>
      </w:r>
      <w:r w:rsidRPr="00A803B6">
        <w:rPr>
          <w:i/>
          <w:color w:val="000000"/>
          <w:szCs w:val="20"/>
        </w:rPr>
        <w:t>j</w:t>
      </w:r>
      <w:r w:rsidRPr="00A803B6">
        <w:rPr>
          <w:color w:val="000000"/>
          <w:szCs w:val="20"/>
        </w:rPr>
        <w:t xml:space="preserve">, and another PDSCH in slot after slot </w:t>
      </w:r>
      <w:r w:rsidRPr="00A803B6">
        <w:rPr>
          <w:i/>
          <w:color w:val="000000"/>
          <w:szCs w:val="20"/>
        </w:rPr>
        <w:t>i</w:t>
      </w:r>
      <w:r w:rsidRPr="00A803B6">
        <w:rPr>
          <w:color w:val="000000"/>
          <w:szCs w:val="20"/>
        </w:rPr>
        <w:t xml:space="preserve"> with its corresponding HARQ-ACK assigned to be transmitted in a slot before slot </w:t>
      </w:r>
      <w:r w:rsidRPr="00A803B6">
        <w:rPr>
          <w:i/>
          <w:color w:val="000000"/>
          <w:szCs w:val="20"/>
        </w:rPr>
        <w:t>j</w:t>
      </w:r>
      <w:r w:rsidRPr="00A803B6">
        <w:rPr>
          <w:color w:val="000000"/>
          <w:szCs w:val="20"/>
        </w:rPr>
        <w:t>.</w:t>
      </w:r>
    </w:p>
    <w:p w14:paraId="3AED4751" w14:textId="77777777" w:rsidR="00904FB3" w:rsidRPr="00904FB3" w:rsidRDefault="00904FB3" w:rsidP="00904FB3"/>
    <w:p w14:paraId="7BDE8C9B" w14:textId="7CEF18DF" w:rsidR="00904FB3" w:rsidRDefault="00A803B6" w:rsidP="00620D3D">
      <w:pPr>
        <w:ind w:left="720" w:hanging="720"/>
      </w:pPr>
      <w:r>
        <w:t>Friday</w:t>
      </w:r>
    </w:p>
    <w:p w14:paraId="10E8A571" w14:textId="6A477203" w:rsidR="00A803B6" w:rsidRDefault="0058452E" w:rsidP="00A803B6">
      <w:pPr>
        <w:rPr>
          <w:b/>
          <w:lang w:eastAsia="x-none"/>
        </w:rPr>
      </w:pPr>
      <w:hyperlink r:id="rId1738" w:history="1">
        <w:r w:rsidR="000F2B08">
          <w:rPr>
            <w:rStyle w:val="Hyperlink"/>
            <w:b/>
            <w:lang w:eastAsia="x-none"/>
          </w:rPr>
          <w:t>R1-1807902</w:t>
        </w:r>
      </w:hyperlink>
      <w:r w:rsidR="00A803B6" w:rsidRPr="00A803B6">
        <w:rPr>
          <w:b/>
          <w:lang w:eastAsia="x-none"/>
        </w:rPr>
        <w:tab/>
        <w:t>Summary of Maintenance for DL/UL Scheduling</w:t>
      </w:r>
      <w:r w:rsidR="00A803B6" w:rsidRPr="00A803B6">
        <w:rPr>
          <w:b/>
          <w:lang w:eastAsia="x-none"/>
        </w:rPr>
        <w:tab/>
        <w:t>Qualcomm</w:t>
      </w:r>
    </w:p>
    <w:p w14:paraId="44C589E8" w14:textId="77777777" w:rsidR="00A803B6" w:rsidRDefault="00A803B6" w:rsidP="00A803B6">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303DAFE3" w14:textId="77777777" w:rsidR="00A803B6" w:rsidRPr="00A803B6" w:rsidRDefault="00A803B6" w:rsidP="00A803B6">
      <w:pPr>
        <w:rPr>
          <w:b/>
          <w:lang w:eastAsia="x-none"/>
        </w:rPr>
      </w:pPr>
    </w:p>
    <w:p w14:paraId="481F8A16" w14:textId="77777777" w:rsidR="00A803B6" w:rsidRPr="00A803B6" w:rsidRDefault="00A803B6" w:rsidP="00A803B6">
      <w:pPr>
        <w:rPr>
          <w:b/>
          <w:lang w:eastAsia="x-none"/>
        </w:rPr>
      </w:pPr>
      <w:r w:rsidRPr="00A803B6">
        <w:rPr>
          <w:highlight w:val="green"/>
          <w:lang w:eastAsia="x-none"/>
        </w:rPr>
        <w:t>Agreements</w:t>
      </w:r>
      <w:r w:rsidRPr="00A803B6">
        <w:rPr>
          <w:b/>
          <w:lang w:eastAsia="x-none"/>
        </w:rPr>
        <w:t>:</w:t>
      </w:r>
    </w:p>
    <w:p w14:paraId="7D014402" w14:textId="77777777" w:rsidR="00A803B6" w:rsidRPr="00A803B6" w:rsidRDefault="00A803B6" w:rsidP="00A803B6">
      <w:pPr>
        <w:ind w:left="720" w:hanging="720"/>
        <w:rPr>
          <w:szCs w:val="20"/>
        </w:rPr>
      </w:pPr>
      <w:r w:rsidRPr="00A803B6">
        <w:rPr>
          <w:szCs w:val="20"/>
        </w:rPr>
        <w:t>In the case of multiplexing CSI, HARQ-ACK, and uplink data on PUSCH</w:t>
      </w:r>
    </w:p>
    <w:p w14:paraId="349AEEA6" w14:textId="77777777" w:rsidR="00A803B6" w:rsidRPr="00A803B6" w:rsidRDefault="00A803B6" w:rsidP="00A803B6">
      <w:pPr>
        <w:numPr>
          <w:ilvl w:val="0"/>
          <w:numId w:val="100"/>
        </w:numPr>
        <w:rPr>
          <w:szCs w:val="20"/>
          <w:lang w:eastAsia="x-none"/>
        </w:rPr>
      </w:pPr>
      <w:r w:rsidRPr="00A803B6">
        <w:rPr>
          <w:szCs w:val="20"/>
          <w:lang w:eastAsia="x-none"/>
        </w:rPr>
        <w:t>N1’ the number of OFDM symbols required for UE processing from the end of PDSCH to the earliest possible start of the corresponding ACK/NACK transmission on PUSCH from UE perspective</w:t>
      </w:r>
    </w:p>
    <w:p w14:paraId="36C21BC4" w14:textId="77777777" w:rsidR="00A803B6" w:rsidRPr="00A803B6" w:rsidRDefault="00A803B6" w:rsidP="00A803B6">
      <w:pPr>
        <w:numPr>
          <w:ilvl w:val="1"/>
          <w:numId w:val="100"/>
        </w:numPr>
        <w:rPr>
          <w:szCs w:val="20"/>
          <w:lang w:eastAsia="x-none"/>
        </w:rPr>
      </w:pPr>
      <w:r w:rsidRPr="00A803B6">
        <w:rPr>
          <w:rFonts w:hint="eastAsia"/>
          <w:szCs w:val="20"/>
          <w:lang w:eastAsia="x-none"/>
        </w:rPr>
        <w:t>N1</w:t>
      </w:r>
      <w:r w:rsidRPr="00A803B6">
        <w:rPr>
          <w:rFonts w:hint="eastAsia"/>
          <w:szCs w:val="20"/>
          <w:lang w:eastAsia="x-none"/>
        </w:rPr>
        <w:t>’</w:t>
      </w:r>
      <w:r w:rsidRPr="00A803B6">
        <w:rPr>
          <w:rFonts w:hint="eastAsia"/>
          <w:szCs w:val="20"/>
          <w:lang w:eastAsia="x-none"/>
        </w:rPr>
        <w:t xml:space="preserve"> </w:t>
      </w:r>
      <w:r w:rsidRPr="00A803B6">
        <w:rPr>
          <w:rFonts w:hint="eastAsia"/>
          <w:szCs w:val="20"/>
          <w:lang w:eastAsia="x-none"/>
        </w:rPr>
        <w:t>≥</w:t>
      </w:r>
      <w:r w:rsidRPr="00A803B6">
        <w:rPr>
          <w:rFonts w:hint="eastAsia"/>
          <w:szCs w:val="20"/>
          <w:lang w:eastAsia="x-none"/>
        </w:rPr>
        <w:t xml:space="preserve"> N1 + d where N1 is based on the UE capability for ACK-only</w:t>
      </w:r>
    </w:p>
    <w:p w14:paraId="4FAFF04A" w14:textId="77777777" w:rsidR="00A803B6" w:rsidRPr="00A803B6" w:rsidRDefault="00A803B6" w:rsidP="00A803B6">
      <w:pPr>
        <w:numPr>
          <w:ilvl w:val="0"/>
          <w:numId w:val="100"/>
        </w:numPr>
        <w:rPr>
          <w:szCs w:val="20"/>
          <w:lang w:eastAsia="x-none"/>
        </w:rPr>
      </w:pPr>
      <w:r w:rsidRPr="00A803B6">
        <w:rPr>
          <w:szCs w:val="20"/>
          <w:lang w:eastAsia="x-none"/>
        </w:rPr>
        <w:t>Z’’ is the number of OFDM symbols required for UE processing from the end of PDCCH containing the DCI triggering a CSI report on PUSCH to the earliest possible start of the corresponding CSI transmission on PUSCH from UE perspective</w:t>
      </w:r>
    </w:p>
    <w:p w14:paraId="2BA228AA" w14:textId="77777777" w:rsidR="00A803B6" w:rsidRPr="00A803B6" w:rsidRDefault="00A803B6" w:rsidP="00A803B6">
      <w:pPr>
        <w:numPr>
          <w:ilvl w:val="1"/>
          <w:numId w:val="100"/>
        </w:numPr>
        <w:rPr>
          <w:szCs w:val="20"/>
          <w:lang w:eastAsia="x-none"/>
        </w:rPr>
      </w:pPr>
      <w:r w:rsidRPr="00A803B6">
        <w:rPr>
          <w:szCs w:val="20"/>
          <w:lang w:eastAsia="x-none"/>
        </w:rPr>
        <w:t>Z’’ ≥ Z + d where Z is based on CSI-only processing time from the MIMO session</w:t>
      </w:r>
    </w:p>
    <w:p w14:paraId="06FEDD2D" w14:textId="77777777" w:rsidR="00A803B6" w:rsidRPr="00A803B6" w:rsidRDefault="00A803B6" w:rsidP="00A803B6">
      <w:pPr>
        <w:numPr>
          <w:ilvl w:val="0"/>
          <w:numId w:val="100"/>
        </w:numPr>
        <w:rPr>
          <w:szCs w:val="20"/>
          <w:lang w:eastAsia="x-none"/>
        </w:rPr>
      </w:pPr>
      <w:r w:rsidRPr="00A803B6">
        <w:rPr>
          <w:szCs w:val="20"/>
          <w:lang w:eastAsia="x-none"/>
        </w:rPr>
        <w:t>N2’ is the number of OFDM symbols required for UE processing from the end of PDCCH containing the UL grant to the earliest possible start of the corresponding PUSCH from UE perspective</w:t>
      </w:r>
    </w:p>
    <w:p w14:paraId="7A77AB89" w14:textId="77777777" w:rsidR="00A803B6" w:rsidRPr="00A803B6" w:rsidRDefault="00A803B6" w:rsidP="00A803B6">
      <w:pPr>
        <w:numPr>
          <w:ilvl w:val="1"/>
          <w:numId w:val="100"/>
        </w:numPr>
        <w:rPr>
          <w:szCs w:val="20"/>
          <w:lang w:eastAsia="x-none"/>
        </w:rPr>
      </w:pPr>
      <w:r w:rsidRPr="00A803B6">
        <w:rPr>
          <w:szCs w:val="20"/>
          <w:lang w:eastAsia="x-none"/>
        </w:rPr>
        <w:t>N2’ ≥ N2 + d where N2 is based on the UE capability for sending data-only on PUSCH</w:t>
      </w:r>
    </w:p>
    <w:p w14:paraId="5BFC9CB5" w14:textId="77777777" w:rsidR="00A803B6" w:rsidRPr="00A803B6" w:rsidRDefault="00A803B6" w:rsidP="00A803B6">
      <w:pPr>
        <w:numPr>
          <w:ilvl w:val="0"/>
          <w:numId w:val="100"/>
        </w:numPr>
        <w:rPr>
          <w:szCs w:val="20"/>
          <w:lang w:eastAsia="x-none"/>
        </w:rPr>
      </w:pPr>
      <w:r w:rsidRPr="00A803B6">
        <w:rPr>
          <w:szCs w:val="20"/>
          <w:lang w:eastAsia="x-none"/>
        </w:rPr>
        <w:t>d symbols</w:t>
      </w:r>
    </w:p>
    <w:p w14:paraId="0514A200" w14:textId="77777777" w:rsidR="00A803B6" w:rsidRPr="00A803B6" w:rsidRDefault="00A803B6" w:rsidP="00A803B6">
      <w:pPr>
        <w:numPr>
          <w:ilvl w:val="1"/>
          <w:numId w:val="100"/>
        </w:numPr>
        <w:rPr>
          <w:lang w:eastAsia="x-none"/>
        </w:rPr>
      </w:pPr>
      <w:r w:rsidRPr="00A803B6">
        <w:rPr>
          <w:bCs/>
          <w:lang w:eastAsia="x-none"/>
        </w:rPr>
        <w:t>2 for 15kHz</w:t>
      </w:r>
    </w:p>
    <w:p w14:paraId="0397901A" w14:textId="77777777" w:rsidR="00A803B6" w:rsidRPr="00A803B6" w:rsidRDefault="00A803B6" w:rsidP="00A803B6">
      <w:pPr>
        <w:numPr>
          <w:ilvl w:val="1"/>
          <w:numId w:val="100"/>
        </w:numPr>
        <w:rPr>
          <w:lang w:eastAsia="x-none"/>
        </w:rPr>
      </w:pPr>
      <w:r w:rsidRPr="00A803B6">
        <w:rPr>
          <w:lang w:eastAsia="x-none"/>
        </w:rPr>
        <w:t>2 for 30kHz</w:t>
      </w:r>
    </w:p>
    <w:p w14:paraId="687FEE77" w14:textId="77777777" w:rsidR="00A803B6" w:rsidRPr="00A803B6" w:rsidRDefault="00A803B6" w:rsidP="00A803B6">
      <w:pPr>
        <w:numPr>
          <w:ilvl w:val="1"/>
          <w:numId w:val="100"/>
        </w:numPr>
        <w:rPr>
          <w:lang w:eastAsia="x-none"/>
        </w:rPr>
      </w:pPr>
      <w:r w:rsidRPr="00A803B6">
        <w:rPr>
          <w:lang w:eastAsia="x-none"/>
        </w:rPr>
        <w:t>3 for 60kHz</w:t>
      </w:r>
    </w:p>
    <w:p w14:paraId="0EEC2DD7" w14:textId="77777777" w:rsidR="00A803B6" w:rsidRPr="00A803B6" w:rsidRDefault="00A803B6" w:rsidP="00A803B6">
      <w:pPr>
        <w:numPr>
          <w:ilvl w:val="1"/>
          <w:numId w:val="100"/>
        </w:numPr>
        <w:rPr>
          <w:lang w:eastAsia="x-none"/>
        </w:rPr>
      </w:pPr>
      <w:r w:rsidRPr="00A803B6">
        <w:rPr>
          <w:lang w:eastAsia="x-none"/>
        </w:rPr>
        <w:t>4 for 120kHz</w:t>
      </w:r>
    </w:p>
    <w:p w14:paraId="15A74615" w14:textId="77777777" w:rsidR="00A803B6" w:rsidRPr="00A803B6" w:rsidRDefault="00A803B6" w:rsidP="00A803B6">
      <w:pPr>
        <w:numPr>
          <w:ilvl w:val="0"/>
          <w:numId w:val="100"/>
        </w:numPr>
        <w:rPr>
          <w:szCs w:val="20"/>
          <w:lang w:eastAsia="x-none"/>
        </w:rPr>
      </w:pPr>
      <w:r w:rsidRPr="00A803B6">
        <w:rPr>
          <w:szCs w:val="20"/>
          <w:lang w:eastAsia="x-none"/>
        </w:rPr>
        <w:t>UE is not expected transmit the CSI multiplexed with HARQ-ACK and with uplink data if the network set the values of K1, K2 and SLIV without leaving sufficient time for UE processing</w:t>
      </w:r>
    </w:p>
    <w:p w14:paraId="4D385737" w14:textId="77777777" w:rsidR="00A803B6" w:rsidRPr="00A803B6" w:rsidRDefault="00A803B6" w:rsidP="00A803B6">
      <w:pPr>
        <w:rPr>
          <w:b/>
          <w:lang w:eastAsia="x-none"/>
        </w:rPr>
      </w:pPr>
    </w:p>
    <w:p w14:paraId="0576ACAE" w14:textId="245577D9" w:rsidR="00A803B6" w:rsidRPr="00A803B6" w:rsidRDefault="00A803B6" w:rsidP="00A803B6">
      <w:pPr>
        <w:rPr>
          <w:lang w:eastAsia="x-none"/>
        </w:rPr>
      </w:pPr>
      <w:r w:rsidRPr="00A803B6">
        <w:rPr>
          <w:highlight w:val="green"/>
          <w:lang w:eastAsia="x-none"/>
        </w:rPr>
        <w:t>Agreement</w:t>
      </w:r>
      <w:r w:rsidRPr="00A803B6">
        <w:rPr>
          <w:lang w:eastAsia="x-none"/>
        </w:rPr>
        <w:t>:</w:t>
      </w:r>
    </w:p>
    <w:p w14:paraId="34CB3E91" w14:textId="71F24664" w:rsidR="00A803B6" w:rsidRPr="00A803B6" w:rsidRDefault="00A803B6" w:rsidP="00017304">
      <w:pPr>
        <w:numPr>
          <w:ilvl w:val="0"/>
          <w:numId w:val="308"/>
        </w:numPr>
        <w:rPr>
          <w:lang w:eastAsia="x-none"/>
        </w:rPr>
      </w:pPr>
      <w:r w:rsidRPr="00A803B6">
        <w:rPr>
          <w:lang w:eastAsia="x-none"/>
        </w:rPr>
        <w:t xml:space="preserve">The TP in Section 3 of </w:t>
      </w:r>
      <w:hyperlink r:id="rId1739" w:history="1">
        <w:r w:rsidR="000F2B08">
          <w:rPr>
            <w:rStyle w:val="Hyperlink"/>
            <w:lang w:eastAsia="x-none"/>
          </w:rPr>
          <w:t>R1-1807902</w:t>
        </w:r>
      </w:hyperlink>
      <w:r w:rsidRPr="00A803B6">
        <w:rPr>
          <w:lang w:eastAsia="x-none"/>
        </w:rPr>
        <w:t xml:space="preserve"> is endorsed</w:t>
      </w:r>
    </w:p>
    <w:p w14:paraId="742C12B8" w14:textId="77777777" w:rsidR="00A803B6" w:rsidRPr="00A803B6" w:rsidRDefault="00A803B6" w:rsidP="00A803B6">
      <w:pPr>
        <w:rPr>
          <w:b/>
          <w:lang w:eastAsia="x-none"/>
        </w:rPr>
      </w:pPr>
    </w:p>
    <w:p w14:paraId="59D71913" w14:textId="77777777" w:rsidR="00A803B6" w:rsidRPr="00A803B6" w:rsidRDefault="00A803B6" w:rsidP="00A803B6">
      <w:pPr>
        <w:rPr>
          <w:b/>
          <w:szCs w:val="20"/>
          <w:lang w:eastAsia="x-none"/>
        </w:rPr>
      </w:pPr>
      <w:r w:rsidRPr="00A803B6">
        <w:rPr>
          <w:szCs w:val="20"/>
          <w:highlight w:val="green"/>
          <w:lang w:eastAsia="x-none"/>
        </w:rPr>
        <w:t>Agreements</w:t>
      </w:r>
      <w:r w:rsidRPr="00A803B6">
        <w:rPr>
          <w:b/>
          <w:szCs w:val="20"/>
          <w:lang w:eastAsia="x-none"/>
        </w:rPr>
        <w:t>:</w:t>
      </w:r>
    </w:p>
    <w:p w14:paraId="2BE9CE09" w14:textId="77777777" w:rsidR="00A803B6" w:rsidRPr="00A803B6" w:rsidRDefault="00A803B6" w:rsidP="00017304">
      <w:pPr>
        <w:numPr>
          <w:ilvl w:val="0"/>
          <w:numId w:val="308"/>
        </w:numPr>
        <w:rPr>
          <w:szCs w:val="20"/>
        </w:rPr>
      </w:pPr>
      <w:r w:rsidRPr="00A803B6">
        <w:rPr>
          <w:szCs w:val="20"/>
        </w:rPr>
        <w:t>UE is not required to receive on a downlink symbol and then transmit on a uplink symbol if those two symbols are not separated by at least Rx2Tx us on unpaired spectrum for a given serving cell, from the UE perspective</w:t>
      </w:r>
    </w:p>
    <w:p w14:paraId="43920AD5" w14:textId="77777777" w:rsidR="00A803B6" w:rsidRPr="00A803B6" w:rsidRDefault="00A803B6" w:rsidP="00017304">
      <w:pPr>
        <w:numPr>
          <w:ilvl w:val="1"/>
          <w:numId w:val="308"/>
        </w:numPr>
        <w:rPr>
          <w:szCs w:val="20"/>
        </w:rPr>
      </w:pPr>
      <w:r w:rsidRPr="00A803B6">
        <w:rPr>
          <w:szCs w:val="20"/>
        </w:rPr>
        <w:t>Discuss further whether it’s an error case or to specify a UE behavior</w:t>
      </w:r>
    </w:p>
    <w:p w14:paraId="54B665DE" w14:textId="77777777" w:rsidR="00A803B6" w:rsidRPr="00A803B6" w:rsidRDefault="00A803B6" w:rsidP="00017304">
      <w:pPr>
        <w:numPr>
          <w:ilvl w:val="1"/>
          <w:numId w:val="308"/>
        </w:numPr>
        <w:rPr>
          <w:szCs w:val="20"/>
        </w:rPr>
      </w:pPr>
      <w:r w:rsidRPr="00A803B6">
        <w:rPr>
          <w:szCs w:val="20"/>
        </w:rPr>
        <w:t>Note that the exact value of Rx2Tx has been specified in RAN4 [R4-1805766]</w:t>
      </w:r>
    </w:p>
    <w:p w14:paraId="746EE357" w14:textId="77777777" w:rsidR="00A803B6" w:rsidRPr="00A803B6" w:rsidRDefault="00A803B6" w:rsidP="00A803B6">
      <w:pPr>
        <w:rPr>
          <w:b/>
          <w:lang w:eastAsia="x-none"/>
        </w:rPr>
      </w:pPr>
    </w:p>
    <w:p w14:paraId="7B9A254F" w14:textId="77777777" w:rsidR="00A803B6" w:rsidRDefault="00A803B6" w:rsidP="00620D3D">
      <w:pPr>
        <w:ind w:left="720" w:hanging="720"/>
      </w:pPr>
    </w:p>
    <w:p w14:paraId="24B9D53B" w14:textId="58B166E7" w:rsidR="00966D15" w:rsidRPr="00966D15" w:rsidRDefault="0058452E" w:rsidP="00966D15">
      <w:pPr>
        <w:ind w:left="720" w:hanging="720"/>
        <w:rPr>
          <w:lang w:eastAsia="x-none"/>
        </w:rPr>
      </w:pPr>
      <w:hyperlink r:id="rId1740" w:history="1">
        <w:r w:rsidR="000F2B08">
          <w:rPr>
            <w:rStyle w:val="Hyperlink"/>
            <w:lang w:eastAsia="x-none"/>
          </w:rPr>
          <w:t>R1-1805888</w:t>
        </w:r>
      </w:hyperlink>
      <w:r w:rsidR="00966D15" w:rsidRPr="00966D15">
        <w:rPr>
          <w:lang w:eastAsia="x-none"/>
        </w:rPr>
        <w:tab/>
        <w:t>Remaining issues on scheduling and HARQ</w:t>
      </w:r>
      <w:r w:rsidR="00966D15" w:rsidRPr="00966D15">
        <w:rPr>
          <w:lang w:eastAsia="x-none"/>
        </w:rPr>
        <w:tab/>
        <w:t>Huawei, HiSilicon</w:t>
      </w:r>
    </w:p>
    <w:p w14:paraId="08360D7B" w14:textId="1E7E41C0" w:rsidR="00966D15" w:rsidRPr="00966D15" w:rsidRDefault="0058452E" w:rsidP="00966D15">
      <w:pPr>
        <w:ind w:left="720" w:hanging="720"/>
        <w:rPr>
          <w:lang w:eastAsia="x-none"/>
        </w:rPr>
      </w:pPr>
      <w:hyperlink r:id="rId1741" w:history="1">
        <w:r w:rsidR="000F2B08">
          <w:rPr>
            <w:rStyle w:val="Hyperlink"/>
            <w:lang w:eastAsia="x-none"/>
          </w:rPr>
          <w:t>R1-1806021</w:t>
        </w:r>
      </w:hyperlink>
      <w:r w:rsidR="00966D15" w:rsidRPr="00966D15">
        <w:rPr>
          <w:lang w:eastAsia="x-none"/>
        </w:rPr>
        <w:tab/>
        <w:t>Scheduling and HARQ for URLLC</w:t>
      </w:r>
      <w:r w:rsidR="00966D15" w:rsidRPr="00966D15">
        <w:rPr>
          <w:lang w:eastAsia="x-none"/>
        </w:rPr>
        <w:tab/>
        <w:t>Ericsson</w:t>
      </w:r>
    </w:p>
    <w:p w14:paraId="1CAFE162" w14:textId="57BA84DC" w:rsidR="00966D15" w:rsidRPr="00966D15" w:rsidRDefault="0058452E" w:rsidP="00966D15">
      <w:pPr>
        <w:ind w:left="720" w:hanging="720"/>
        <w:rPr>
          <w:lang w:eastAsia="x-none"/>
        </w:rPr>
      </w:pPr>
      <w:hyperlink r:id="rId1742" w:history="1">
        <w:r w:rsidR="000F2B08">
          <w:rPr>
            <w:rStyle w:val="Hyperlink"/>
            <w:lang w:eastAsia="x-none"/>
          </w:rPr>
          <w:t>R1-1806068</w:t>
        </w:r>
      </w:hyperlink>
      <w:r w:rsidR="00966D15" w:rsidRPr="00966D15">
        <w:rPr>
          <w:lang w:eastAsia="x-none"/>
        </w:rPr>
        <w:tab/>
        <w:t>Remaining issues on HARQ management for eMBB</w:t>
      </w:r>
      <w:r w:rsidR="00966D15" w:rsidRPr="00966D15">
        <w:rPr>
          <w:lang w:eastAsia="x-none"/>
        </w:rPr>
        <w:tab/>
        <w:t>vivo</w:t>
      </w:r>
    </w:p>
    <w:p w14:paraId="22661AD6" w14:textId="0DDFD477" w:rsidR="00966D15" w:rsidRPr="00966D15" w:rsidRDefault="0058452E" w:rsidP="00966D15">
      <w:pPr>
        <w:ind w:left="720" w:hanging="720"/>
        <w:rPr>
          <w:lang w:eastAsia="x-none"/>
        </w:rPr>
      </w:pPr>
      <w:hyperlink r:id="rId1743" w:history="1">
        <w:r w:rsidR="000F2B08">
          <w:rPr>
            <w:rStyle w:val="Hyperlink"/>
            <w:lang w:eastAsia="x-none"/>
          </w:rPr>
          <w:t>R1-1806069</w:t>
        </w:r>
      </w:hyperlink>
      <w:r w:rsidR="00966D15" w:rsidRPr="00966D15">
        <w:rPr>
          <w:lang w:eastAsia="x-none"/>
        </w:rPr>
        <w:tab/>
        <w:t>Discussion on DL scheduling for URLLC</w:t>
      </w:r>
      <w:r w:rsidR="00966D15" w:rsidRPr="00966D15">
        <w:rPr>
          <w:lang w:eastAsia="x-none"/>
        </w:rPr>
        <w:tab/>
        <w:t>vivo</w:t>
      </w:r>
    </w:p>
    <w:p w14:paraId="422039FE" w14:textId="09B0CAEB" w:rsidR="00966D15" w:rsidRPr="00966D15" w:rsidRDefault="0058452E" w:rsidP="00966D15">
      <w:pPr>
        <w:ind w:left="720" w:hanging="720"/>
        <w:rPr>
          <w:lang w:eastAsia="x-none"/>
        </w:rPr>
      </w:pPr>
      <w:hyperlink r:id="rId1744" w:history="1">
        <w:r w:rsidR="000F2B08">
          <w:rPr>
            <w:rStyle w:val="Hyperlink"/>
            <w:lang w:eastAsia="x-none"/>
          </w:rPr>
          <w:t>R1-1806343</w:t>
        </w:r>
      </w:hyperlink>
      <w:r w:rsidR="00966D15" w:rsidRPr="00966D15">
        <w:rPr>
          <w:lang w:eastAsia="x-none"/>
        </w:rPr>
        <w:tab/>
        <w:t>Remaining issues for HARQ-ACK feedback timing indication</w:t>
      </w:r>
      <w:r w:rsidR="00966D15" w:rsidRPr="00966D15">
        <w:rPr>
          <w:lang w:eastAsia="x-none"/>
        </w:rPr>
        <w:tab/>
        <w:t>Lenovo, Motorola Mobility</w:t>
      </w:r>
    </w:p>
    <w:p w14:paraId="695D8C3A" w14:textId="42249C23" w:rsidR="00966D15" w:rsidRPr="00966D15" w:rsidRDefault="0058452E" w:rsidP="00966D15">
      <w:pPr>
        <w:ind w:left="720" w:hanging="720"/>
        <w:rPr>
          <w:lang w:eastAsia="x-none"/>
        </w:rPr>
      </w:pPr>
      <w:hyperlink r:id="rId1745" w:history="1">
        <w:r w:rsidR="000F2B08">
          <w:rPr>
            <w:rStyle w:val="Hyperlink"/>
            <w:lang w:eastAsia="x-none"/>
          </w:rPr>
          <w:t>R1-1806368</w:t>
        </w:r>
      </w:hyperlink>
      <w:r w:rsidR="00966D15" w:rsidRPr="00966D15">
        <w:rPr>
          <w:lang w:eastAsia="x-none"/>
        </w:rPr>
        <w:tab/>
        <w:t>Discussion on scheduling and HARQ management</w:t>
      </w:r>
      <w:r w:rsidR="00966D15" w:rsidRPr="00966D15">
        <w:rPr>
          <w:lang w:eastAsia="x-none"/>
        </w:rPr>
        <w:tab/>
        <w:t>CMCC</w:t>
      </w:r>
    </w:p>
    <w:p w14:paraId="44D98DCC" w14:textId="4D85711A" w:rsidR="00966D15" w:rsidRPr="00966D15" w:rsidRDefault="0058452E" w:rsidP="00966D15">
      <w:pPr>
        <w:ind w:left="720" w:hanging="720"/>
        <w:rPr>
          <w:lang w:eastAsia="x-none"/>
        </w:rPr>
      </w:pPr>
      <w:hyperlink r:id="rId1746" w:history="1">
        <w:r w:rsidR="000F2B08">
          <w:rPr>
            <w:rStyle w:val="Hyperlink"/>
            <w:lang w:eastAsia="x-none"/>
          </w:rPr>
          <w:t>R1-1806522</w:t>
        </w:r>
      </w:hyperlink>
      <w:r w:rsidR="00966D15" w:rsidRPr="00966D15">
        <w:rPr>
          <w:lang w:eastAsia="x-none"/>
        </w:rPr>
        <w:tab/>
        <w:t>Remaining details on scheduling and HARQ</w:t>
      </w:r>
      <w:r w:rsidR="00966D15" w:rsidRPr="00966D15">
        <w:rPr>
          <w:lang w:eastAsia="x-none"/>
        </w:rPr>
        <w:tab/>
        <w:t>Intel Corporation</w:t>
      </w:r>
    </w:p>
    <w:p w14:paraId="6921A732" w14:textId="2A08F1E0" w:rsidR="00966D15" w:rsidRPr="00966D15" w:rsidRDefault="0058452E" w:rsidP="00966D15">
      <w:pPr>
        <w:ind w:left="720" w:hanging="720"/>
        <w:rPr>
          <w:lang w:eastAsia="x-none"/>
        </w:rPr>
      </w:pPr>
      <w:hyperlink r:id="rId1747" w:history="1">
        <w:r w:rsidR="000F2B08">
          <w:rPr>
            <w:rStyle w:val="Hyperlink"/>
            <w:lang w:eastAsia="x-none"/>
          </w:rPr>
          <w:t>R1-1806626</w:t>
        </w:r>
      </w:hyperlink>
      <w:r w:rsidR="00966D15" w:rsidRPr="00966D15">
        <w:rPr>
          <w:lang w:eastAsia="x-none"/>
        </w:rPr>
        <w:tab/>
        <w:t>URLLC aspects on DL/UL scheduling and HARQ management</w:t>
      </w:r>
      <w:r w:rsidR="00966D15" w:rsidRPr="00966D15">
        <w:rPr>
          <w:lang w:eastAsia="x-none"/>
        </w:rPr>
        <w:tab/>
        <w:t>LG Electronics</w:t>
      </w:r>
    </w:p>
    <w:p w14:paraId="4B180C12" w14:textId="13A3B98E" w:rsidR="00966D15" w:rsidRPr="00966D15" w:rsidRDefault="0058452E" w:rsidP="00966D15">
      <w:pPr>
        <w:ind w:left="720" w:hanging="720"/>
        <w:rPr>
          <w:lang w:eastAsia="x-none"/>
        </w:rPr>
      </w:pPr>
      <w:hyperlink r:id="rId1748" w:history="1">
        <w:r w:rsidR="000F2B08">
          <w:rPr>
            <w:rStyle w:val="Hyperlink"/>
            <w:lang w:eastAsia="x-none"/>
          </w:rPr>
          <w:t>R1-1806627</w:t>
        </w:r>
      </w:hyperlink>
      <w:r w:rsidR="00966D15" w:rsidRPr="00966D15">
        <w:rPr>
          <w:lang w:eastAsia="x-none"/>
        </w:rPr>
        <w:tab/>
        <w:t>Remaining issues on DL/UL scheduling and HARQ</w:t>
      </w:r>
      <w:r w:rsidR="00966D15" w:rsidRPr="00966D15">
        <w:rPr>
          <w:lang w:eastAsia="x-none"/>
        </w:rPr>
        <w:tab/>
        <w:t>LG Electronics</w:t>
      </w:r>
    </w:p>
    <w:p w14:paraId="7493DF62" w14:textId="3B87E03C" w:rsidR="00966D15" w:rsidRPr="00966D15" w:rsidRDefault="0058452E" w:rsidP="00966D15">
      <w:pPr>
        <w:ind w:left="720" w:hanging="720"/>
        <w:rPr>
          <w:lang w:eastAsia="x-none"/>
        </w:rPr>
      </w:pPr>
      <w:hyperlink r:id="rId1749" w:history="1">
        <w:r w:rsidR="000F2B08">
          <w:rPr>
            <w:rStyle w:val="Hyperlink"/>
            <w:lang w:eastAsia="x-none"/>
          </w:rPr>
          <w:t>R1-1806738</w:t>
        </w:r>
      </w:hyperlink>
      <w:r w:rsidR="00966D15" w:rsidRPr="00966D15">
        <w:rPr>
          <w:lang w:eastAsia="x-none"/>
        </w:rPr>
        <w:tab/>
        <w:t>Corrections on HARQ Management and Feedback</w:t>
      </w:r>
      <w:r w:rsidR="00966D15" w:rsidRPr="00966D15">
        <w:rPr>
          <w:lang w:eastAsia="x-none"/>
        </w:rPr>
        <w:tab/>
        <w:t>Samsung</w:t>
      </w:r>
    </w:p>
    <w:p w14:paraId="67EDB26D" w14:textId="72FA33CA" w:rsidR="00966D15" w:rsidRPr="00966D15" w:rsidRDefault="0058452E" w:rsidP="00966D15">
      <w:pPr>
        <w:ind w:left="720" w:hanging="720"/>
        <w:rPr>
          <w:lang w:eastAsia="x-none"/>
        </w:rPr>
      </w:pPr>
      <w:hyperlink r:id="rId1750" w:history="1">
        <w:r w:rsidR="000F2B08">
          <w:rPr>
            <w:rStyle w:val="Hyperlink"/>
            <w:lang w:eastAsia="x-none"/>
          </w:rPr>
          <w:t>R1-1806801</w:t>
        </w:r>
      </w:hyperlink>
      <w:r w:rsidR="00966D15" w:rsidRPr="00966D15">
        <w:rPr>
          <w:lang w:eastAsia="x-none"/>
        </w:rPr>
        <w:tab/>
        <w:t>Remaining issues of DLUL scheduling and HARQ management</w:t>
      </w:r>
      <w:r w:rsidR="00966D15" w:rsidRPr="00966D15">
        <w:rPr>
          <w:lang w:eastAsia="x-none"/>
        </w:rPr>
        <w:tab/>
        <w:t>MediaTek Inc.</w:t>
      </w:r>
    </w:p>
    <w:p w14:paraId="24E2FB4E" w14:textId="5E1DFDC7" w:rsidR="00966D15" w:rsidRPr="00966D15" w:rsidRDefault="0058452E" w:rsidP="00966D15">
      <w:pPr>
        <w:ind w:left="720" w:hanging="720"/>
        <w:rPr>
          <w:lang w:eastAsia="x-none"/>
        </w:rPr>
      </w:pPr>
      <w:hyperlink r:id="rId1751" w:history="1">
        <w:r w:rsidR="000F2B08">
          <w:rPr>
            <w:rStyle w:val="Hyperlink"/>
            <w:lang w:eastAsia="x-none"/>
          </w:rPr>
          <w:t>R1-1806814</w:t>
        </w:r>
      </w:hyperlink>
      <w:r w:rsidR="00966D15" w:rsidRPr="00966D15">
        <w:rPr>
          <w:lang w:eastAsia="x-none"/>
        </w:rPr>
        <w:tab/>
        <w:t>PUCCH HARQ reporting framework for URLLC</w:t>
      </w:r>
      <w:r w:rsidR="00966D15" w:rsidRPr="00966D15">
        <w:rPr>
          <w:lang w:eastAsia="x-none"/>
        </w:rPr>
        <w:tab/>
        <w:t>MediaTek Inc.</w:t>
      </w:r>
    </w:p>
    <w:p w14:paraId="32CFB4E8" w14:textId="280DBB33" w:rsidR="00966D15" w:rsidRPr="00966D15" w:rsidRDefault="0058452E" w:rsidP="00966D15">
      <w:pPr>
        <w:ind w:left="720" w:hanging="720"/>
        <w:rPr>
          <w:lang w:eastAsia="x-none"/>
        </w:rPr>
      </w:pPr>
      <w:hyperlink r:id="rId1752" w:history="1">
        <w:r w:rsidR="000F2B08">
          <w:rPr>
            <w:rStyle w:val="Hyperlink"/>
            <w:lang w:eastAsia="x-none"/>
          </w:rPr>
          <w:t>R1-1806845</w:t>
        </w:r>
      </w:hyperlink>
      <w:r w:rsidR="00966D15" w:rsidRPr="00966D15">
        <w:rPr>
          <w:lang w:eastAsia="x-none"/>
        </w:rPr>
        <w:tab/>
        <w:t>Parallel DL reception</w:t>
      </w:r>
      <w:r w:rsidR="00966D15" w:rsidRPr="00966D15">
        <w:rPr>
          <w:lang w:eastAsia="x-none"/>
        </w:rPr>
        <w:tab/>
        <w:t>OPPO</w:t>
      </w:r>
    </w:p>
    <w:p w14:paraId="655BEC64" w14:textId="2A5E6517" w:rsidR="00966D15" w:rsidRPr="00966D15" w:rsidRDefault="0058452E" w:rsidP="00966D15">
      <w:pPr>
        <w:ind w:left="720" w:hanging="720"/>
        <w:rPr>
          <w:lang w:eastAsia="x-none"/>
        </w:rPr>
      </w:pPr>
      <w:hyperlink r:id="rId1753" w:history="1">
        <w:r w:rsidR="000F2B08">
          <w:rPr>
            <w:rStyle w:val="Hyperlink"/>
            <w:lang w:eastAsia="x-none"/>
          </w:rPr>
          <w:t>R1-1806903</w:t>
        </w:r>
      </w:hyperlink>
      <w:r w:rsidR="00966D15" w:rsidRPr="00966D15">
        <w:rPr>
          <w:lang w:eastAsia="x-none"/>
        </w:rPr>
        <w:tab/>
        <w:t>Handling of parallel DL receptions with URLLC</w:t>
      </w:r>
      <w:r w:rsidR="00966D15" w:rsidRPr="00966D15">
        <w:rPr>
          <w:lang w:eastAsia="x-none"/>
        </w:rPr>
        <w:tab/>
        <w:t>Huawei, HiSilicon</w:t>
      </w:r>
    </w:p>
    <w:p w14:paraId="12889671" w14:textId="3E8DF63C" w:rsidR="00966D15" w:rsidRPr="00966D15" w:rsidRDefault="0058452E" w:rsidP="00966D15">
      <w:pPr>
        <w:ind w:left="720" w:hanging="720"/>
        <w:rPr>
          <w:lang w:eastAsia="x-none"/>
        </w:rPr>
      </w:pPr>
      <w:hyperlink r:id="rId1754" w:history="1">
        <w:r w:rsidR="000F2B08">
          <w:rPr>
            <w:rStyle w:val="Hyperlink"/>
            <w:lang w:eastAsia="x-none"/>
          </w:rPr>
          <w:t>R1-1806917</w:t>
        </w:r>
      </w:hyperlink>
      <w:r w:rsidR="00966D15" w:rsidRPr="00966D15">
        <w:rPr>
          <w:lang w:eastAsia="x-none"/>
        </w:rPr>
        <w:tab/>
        <w:t>Remaining issues on DL/UL scheduling and HARQ management</w:t>
      </w:r>
      <w:r w:rsidR="00966D15" w:rsidRPr="00966D15">
        <w:rPr>
          <w:lang w:eastAsia="x-none"/>
        </w:rPr>
        <w:tab/>
        <w:t>Panasonic</w:t>
      </w:r>
    </w:p>
    <w:p w14:paraId="1D0025EC" w14:textId="70B0832A" w:rsidR="00966D15" w:rsidRPr="00966D15" w:rsidRDefault="0058452E" w:rsidP="00966D15">
      <w:pPr>
        <w:ind w:left="720" w:hanging="720"/>
        <w:rPr>
          <w:lang w:eastAsia="x-none"/>
        </w:rPr>
      </w:pPr>
      <w:hyperlink r:id="rId1755" w:history="1">
        <w:r w:rsidR="000F2B08">
          <w:rPr>
            <w:rStyle w:val="Hyperlink"/>
            <w:lang w:eastAsia="x-none"/>
          </w:rPr>
          <w:t>R1-1807067</w:t>
        </w:r>
      </w:hyperlink>
      <w:r w:rsidR="00966D15" w:rsidRPr="00966D15">
        <w:rPr>
          <w:lang w:eastAsia="x-none"/>
        </w:rPr>
        <w:tab/>
        <w:t>On HARQ-ACK feedback</w:t>
      </w:r>
      <w:r w:rsidR="00966D15" w:rsidRPr="00966D15">
        <w:rPr>
          <w:lang w:eastAsia="x-none"/>
        </w:rPr>
        <w:tab/>
        <w:t>NTT DOCOMO, INC.</w:t>
      </w:r>
    </w:p>
    <w:p w14:paraId="29BBA368" w14:textId="131FA3C8" w:rsidR="00966D15" w:rsidRPr="00966D15" w:rsidRDefault="0058452E" w:rsidP="00966D15">
      <w:pPr>
        <w:ind w:left="720" w:hanging="720"/>
        <w:rPr>
          <w:lang w:eastAsia="x-none"/>
        </w:rPr>
      </w:pPr>
      <w:hyperlink r:id="rId1756" w:history="1">
        <w:r w:rsidR="000F2B08">
          <w:rPr>
            <w:rStyle w:val="Hyperlink"/>
            <w:lang w:eastAsia="x-none"/>
          </w:rPr>
          <w:t>R1-1807162</w:t>
        </w:r>
      </w:hyperlink>
      <w:r w:rsidR="00966D15" w:rsidRPr="00966D15">
        <w:rPr>
          <w:lang w:eastAsia="x-none"/>
        </w:rPr>
        <w:tab/>
        <w:t>On the out-of-order HARQ-ACK support for URLLC</w:t>
      </w:r>
      <w:r w:rsidR="00966D15" w:rsidRPr="00966D15">
        <w:rPr>
          <w:lang w:eastAsia="x-none"/>
        </w:rPr>
        <w:tab/>
        <w:t>Nokia, Nokia Shanghai Bell</w:t>
      </w:r>
    </w:p>
    <w:p w14:paraId="1E788A00" w14:textId="23078DCE" w:rsidR="00966D15" w:rsidRPr="00966D15" w:rsidRDefault="0058452E" w:rsidP="00966D15">
      <w:pPr>
        <w:ind w:left="720" w:hanging="720"/>
        <w:rPr>
          <w:lang w:eastAsia="x-none"/>
        </w:rPr>
      </w:pPr>
      <w:hyperlink r:id="rId1757" w:history="1">
        <w:r w:rsidR="000F2B08">
          <w:rPr>
            <w:rStyle w:val="Hyperlink"/>
            <w:lang w:eastAsia="x-none"/>
          </w:rPr>
          <w:t>R1-1807256</w:t>
        </w:r>
      </w:hyperlink>
      <w:r w:rsidR="00966D15" w:rsidRPr="00966D15">
        <w:rPr>
          <w:lang w:eastAsia="x-none"/>
        </w:rPr>
        <w:tab/>
        <w:t>Remaining issues of DL Scheduling and Processing times</w:t>
      </w:r>
      <w:r w:rsidR="00966D15" w:rsidRPr="00966D15">
        <w:rPr>
          <w:lang w:eastAsia="x-none"/>
        </w:rPr>
        <w:tab/>
        <w:t>Ericsson</w:t>
      </w:r>
    </w:p>
    <w:p w14:paraId="1152E4D7" w14:textId="15657BAE" w:rsidR="00966D15" w:rsidRPr="00966D15" w:rsidRDefault="0058452E" w:rsidP="00966D15">
      <w:pPr>
        <w:ind w:left="1440" w:hanging="1440"/>
        <w:rPr>
          <w:lang w:eastAsia="x-none"/>
        </w:rPr>
      </w:pPr>
      <w:hyperlink r:id="rId1758" w:history="1">
        <w:r w:rsidR="000F2B08">
          <w:rPr>
            <w:rStyle w:val="Hyperlink"/>
            <w:lang w:eastAsia="x-none"/>
          </w:rPr>
          <w:t>R1-1807364</w:t>
        </w:r>
      </w:hyperlink>
      <w:r w:rsidR="00966D15" w:rsidRPr="00966D15">
        <w:rPr>
          <w:lang w:eastAsia="x-none"/>
        </w:rPr>
        <w:tab/>
        <w:t>Remaining Issues on DL/UL Scheduling, Processing Time and HARQ management</w:t>
      </w:r>
      <w:r w:rsidR="00966D15" w:rsidRPr="00966D15">
        <w:rPr>
          <w:lang w:eastAsia="x-none"/>
        </w:rPr>
        <w:tab/>
        <w:t>Qualcomm Incorporated</w:t>
      </w:r>
    </w:p>
    <w:p w14:paraId="0DE20741" w14:textId="0FFA6195" w:rsidR="00966D15" w:rsidRPr="00966D15" w:rsidRDefault="0058452E" w:rsidP="00A803B6">
      <w:pPr>
        <w:ind w:left="720" w:hanging="720"/>
        <w:rPr>
          <w:lang w:eastAsia="x-none"/>
        </w:rPr>
      </w:pPr>
      <w:hyperlink r:id="rId1759" w:history="1">
        <w:r w:rsidR="000F2B08">
          <w:rPr>
            <w:rStyle w:val="Hyperlink"/>
            <w:lang w:eastAsia="x-none"/>
          </w:rPr>
          <w:t>R1-1807365</w:t>
        </w:r>
      </w:hyperlink>
      <w:r w:rsidR="00966D15" w:rsidRPr="00966D15">
        <w:rPr>
          <w:lang w:eastAsia="x-none"/>
        </w:rPr>
        <w:tab/>
        <w:t>On UE Capability #2 Processing Time</w:t>
      </w:r>
      <w:r w:rsidR="00966D15" w:rsidRPr="00966D15">
        <w:rPr>
          <w:lang w:eastAsia="x-none"/>
        </w:rPr>
        <w:tab/>
        <w:t>Qualcomm Incorporated</w:t>
      </w:r>
    </w:p>
    <w:p w14:paraId="333CF08D" w14:textId="77777777" w:rsidR="00966D15" w:rsidRPr="00966D15" w:rsidRDefault="00966D15" w:rsidP="00620D3D">
      <w:pPr>
        <w:pStyle w:val="Heading5"/>
      </w:pPr>
      <w:bookmarkStart w:id="4284" w:name="_Toc516232637"/>
      <w:bookmarkEnd w:id="4272"/>
      <w:r w:rsidRPr="00966D15">
        <w:lastRenderedPageBreak/>
        <w:t>CBG-based (re)transmission</w:t>
      </w:r>
      <w:bookmarkEnd w:id="4284"/>
    </w:p>
    <w:p w14:paraId="43E523F2" w14:textId="41028529" w:rsidR="00966D15" w:rsidRPr="00966D15" w:rsidRDefault="0058452E" w:rsidP="00966D15">
      <w:pPr>
        <w:ind w:left="720" w:hanging="720"/>
        <w:rPr>
          <w:lang w:eastAsia="x-none"/>
        </w:rPr>
      </w:pPr>
      <w:hyperlink r:id="rId1760" w:history="1">
        <w:r w:rsidR="000F2B08">
          <w:rPr>
            <w:rStyle w:val="Hyperlink"/>
            <w:lang w:eastAsia="x-none"/>
          </w:rPr>
          <w:t>R1-1807257</w:t>
        </w:r>
      </w:hyperlink>
      <w:r w:rsidR="00966D15" w:rsidRPr="00966D15">
        <w:rPr>
          <w:lang w:eastAsia="x-none"/>
        </w:rPr>
        <w:tab/>
        <w:t>Remaining issues for CBG based HARQ</w:t>
      </w:r>
      <w:r w:rsidR="00966D15" w:rsidRPr="00966D15">
        <w:rPr>
          <w:lang w:eastAsia="x-none"/>
        </w:rPr>
        <w:tab/>
        <w:t>Ericsson</w:t>
      </w:r>
    </w:p>
    <w:p w14:paraId="48A0C2C5" w14:textId="77777777" w:rsidR="00966D15" w:rsidRPr="00966D15" w:rsidRDefault="00966D15" w:rsidP="00620D3D">
      <w:pPr>
        <w:pStyle w:val="Heading5"/>
      </w:pPr>
      <w:bookmarkStart w:id="4285" w:name="_Toc516232638"/>
      <w:r w:rsidRPr="00966D15">
        <w:t>UL</w:t>
      </w:r>
      <w:r w:rsidRPr="00966D15">
        <w:rPr>
          <w:rFonts w:hint="eastAsia"/>
        </w:rPr>
        <w:t xml:space="preserve"> data </w:t>
      </w:r>
      <w:r w:rsidRPr="00966D15">
        <w:t>transmission procedure</w:t>
      </w:r>
      <w:bookmarkEnd w:id="4285"/>
      <w:r w:rsidRPr="00966D15">
        <w:t xml:space="preserve"> </w:t>
      </w:r>
    </w:p>
    <w:p w14:paraId="5832139E" w14:textId="0A1B5584" w:rsidR="0040079B" w:rsidRPr="0040079B" w:rsidRDefault="0058452E" w:rsidP="0040079B">
      <w:pPr>
        <w:ind w:left="720" w:hanging="720"/>
        <w:rPr>
          <w:b/>
        </w:rPr>
      </w:pPr>
      <w:hyperlink r:id="rId1761" w:history="1">
        <w:r w:rsidR="000F2B08">
          <w:rPr>
            <w:rStyle w:val="Hyperlink"/>
            <w:b/>
          </w:rPr>
          <w:t>R1-1807640</w:t>
        </w:r>
      </w:hyperlink>
      <w:r w:rsidR="0040079B" w:rsidRPr="0040079B">
        <w:rPr>
          <w:b/>
        </w:rPr>
        <w:tab/>
        <w:t>Offline summary for UL data transmission procedure</w:t>
      </w:r>
      <w:r w:rsidR="0040079B" w:rsidRPr="0040079B">
        <w:rPr>
          <w:b/>
        </w:rPr>
        <w:tab/>
        <w:t>NTT DOCOMO</w:t>
      </w:r>
    </w:p>
    <w:p w14:paraId="335A1964" w14:textId="77777777" w:rsidR="0040079B" w:rsidRDefault="0040079B" w:rsidP="0040079B">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3ACAC944" w14:textId="2874DCB7" w:rsidR="0040079B" w:rsidRDefault="0040079B" w:rsidP="0040079B">
      <w:pPr>
        <w:ind w:left="720" w:hanging="720"/>
      </w:pPr>
    </w:p>
    <w:p w14:paraId="32E3669E" w14:textId="77777777" w:rsidR="00767BE5" w:rsidRPr="00767BE5" w:rsidRDefault="00767BE5" w:rsidP="00767BE5">
      <w:pPr>
        <w:ind w:left="720" w:hanging="720"/>
        <w:rPr>
          <w:szCs w:val="20"/>
          <w:lang w:eastAsia="x-none"/>
        </w:rPr>
      </w:pPr>
      <w:r w:rsidRPr="00767BE5">
        <w:rPr>
          <w:szCs w:val="20"/>
          <w:highlight w:val="green"/>
          <w:lang w:eastAsia="x-none"/>
        </w:rPr>
        <w:t>Agreements</w:t>
      </w:r>
      <w:r w:rsidRPr="00767BE5">
        <w:rPr>
          <w:szCs w:val="20"/>
          <w:lang w:eastAsia="x-none"/>
        </w:rPr>
        <w:t>:</w:t>
      </w:r>
    </w:p>
    <w:p w14:paraId="58E478D7" w14:textId="22504DAE" w:rsidR="00767BE5" w:rsidRDefault="00767BE5" w:rsidP="00613418">
      <w:pPr>
        <w:numPr>
          <w:ilvl w:val="0"/>
          <w:numId w:val="69"/>
        </w:numPr>
        <w:rPr>
          <w:szCs w:val="20"/>
          <w:lang w:eastAsia="x-none"/>
        </w:rPr>
      </w:pPr>
      <w:r w:rsidRPr="00767BE5">
        <w:rPr>
          <w:szCs w:val="20"/>
          <w:lang w:eastAsia="x-none"/>
        </w:rPr>
        <w:t>Adopt following TP for 38.213 subclause 10.2.</w:t>
      </w:r>
    </w:p>
    <w:p w14:paraId="7DC0CD9F" w14:textId="4ADA070A" w:rsidR="00767BE5" w:rsidRPr="00767BE5" w:rsidRDefault="00767BE5" w:rsidP="00767BE5">
      <w:pPr>
        <w:rPr>
          <w:i/>
          <w:color w:val="FF0000"/>
          <w:szCs w:val="20"/>
          <w:lang w:eastAsia="x-none"/>
        </w:rPr>
      </w:pPr>
      <w:r w:rsidRPr="00767BE5">
        <w:rPr>
          <w:i/>
          <w:color w:val="FF0000"/>
          <w:szCs w:val="20"/>
          <w:lang w:eastAsia="x-none"/>
        </w:rPr>
        <w:t>---- Start of TP ----</w:t>
      </w:r>
    </w:p>
    <w:p w14:paraId="4FFCA7D9" w14:textId="77777777" w:rsidR="00767BE5" w:rsidRPr="00767BE5" w:rsidRDefault="00767BE5" w:rsidP="00767BE5">
      <w:pPr>
        <w:ind w:left="720" w:hanging="720"/>
        <w:jc w:val="both"/>
        <w:rPr>
          <w:ins w:id="4286" w:author="Wang lihui" w:date="2018-05-11T10:53:00Z"/>
          <w:rFonts w:eastAsia="SimSun"/>
          <w:szCs w:val="20"/>
          <w:lang w:eastAsia="zh-CN"/>
        </w:rPr>
      </w:pPr>
      <w:ins w:id="4287" w:author="Wang lihui" w:date="2018-05-11T10:53:00Z">
        <w:r w:rsidRPr="00767BE5">
          <w:rPr>
            <w:rFonts w:eastAsia="SimSun"/>
            <w:szCs w:val="20"/>
            <w:lang w:eastAsia="zh-CN"/>
          </w:rPr>
          <w:t>A</w:t>
        </w:r>
      </w:ins>
      <w:r w:rsidRPr="00767BE5">
        <w:rPr>
          <w:rFonts w:eastAsia="SimSun"/>
          <w:szCs w:val="20"/>
          <w:lang w:eastAsia="zh-CN"/>
        </w:rPr>
        <w:t xml:space="preserve"> UE validates, for scheduling activation or scheduling release, a DL SPS assignment PDCCH or UL Type 2 </w:t>
      </w:r>
      <w:ins w:id="4288" w:author="Wang lihui" w:date="2018-05-11T10:51:00Z">
        <w:r w:rsidRPr="00767BE5">
          <w:rPr>
            <w:rFonts w:eastAsia="SimSun"/>
            <w:szCs w:val="20"/>
            <w:lang w:eastAsia="zh-CN"/>
          </w:rPr>
          <w:t xml:space="preserve">configured </w:t>
        </w:r>
      </w:ins>
      <w:r w:rsidRPr="00767BE5">
        <w:rPr>
          <w:rFonts w:eastAsia="SimSun"/>
          <w:szCs w:val="20"/>
          <w:lang w:eastAsia="zh-CN"/>
        </w:rPr>
        <w:t xml:space="preserve">grant PDCCH </w:t>
      </w:r>
      <w:ins w:id="4289" w:author="Wang lihui" w:date="2018-05-11T10:53:00Z">
        <w:r w:rsidRPr="00767BE5">
          <w:rPr>
            <w:rFonts w:eastAsia="SimSun"/>
            <w:szCs w:val="20"/>
            <w:lang w:eastAsia="zh-CN"/>
          </w:rPr>
          <w:t>only if all the following conditions are met:</w:t>
        </w:r>
      </w:ins>
    </w:p>
    <w:p w14:paraId="2ABFFE35" w14:textId="77777777" w:rsidR="00767BE5" w:rsidRPr="00767BE5" w:rsidRDefault="00767BE5" w:rsidP="00613418">
      <w:pPr>
        <w:numPr>
          <w:ilvl w:val="0"/>
          <w:numId w:val="73"/>
        </w:numPr>
        <w:ind w:leftChars="200" w:left="700" w:hangingChars="150" w:hanging="300"/>
        <w:jc w:val="both"/>
        <w:rPr>
          <w:ins w:id="4290" w:author="Wang lihui" w:date="2018-05-11T10:55:00Z"/>
          <w:rFonts w:eastAsia="SimSun"/>
          <w:szCs w:val="20"/>
          <w:lang w:eastAsia="zh-CN"/>
        </w:rPr>
      </w:pPr>
      <w:ins w:id="4291" w:author="Wang lihui" w:date="2018-05-11T10:55:00Z">
        <w:r w:rsidRPr="00767BE5" w:rsidDel="002217C6">
          <w:rPr>
            <w:rFonts w:eastAsia="SimSun"/>
            <w:szCs w:val="20"/>
            <w:lang w:eastAsia="zh-CN"/>
          </w:rPr>
          <w:t xml:space="preserve">when the UE detects a corresponding DCI format after descrambling </w:t>
        </w:r>
      </w:ins>
      <w:r w:rsidRPr="00767BE5">
        <w:rPr>
          <w:rFonts w:eastAsia="SimSun"/>
          <w:szCs w:val="20"/>
          <w:lang w:eastAsia="zh-CN"/>
        </w:rPr>
        <w:t xml:space="preserve">the CRC parity bits of the DCI format </w:t>
      </w:r>
      <w:ins w:id="4292" w:author="Wang lihui" w:date="2018-05-11T10:55:00Z">
        <w:r w:rsidRPr="00767BE5">
          <w:rPr>
            <w:rFonts w:eastAsia="SimSun"/>
            <w:szCs w:val="20"/>
            <w:lang w:eastAsia="zh-CN"/>
          </w:rPr>
          <w:t xml:space="preserve">are scrambled </w:t>
        </w:r>
      </w:ins>
      <w:r w:rsidRPr="00767BE5">
        <w:rPr>
          <w:rFonts w:eastAsia="SimSun"/>
          <w:szCs w:val="20"/>
          <w:lang w:eastAsia="zh-CN"/>
        </w:rPr>
        <w:t xml:space="preserve">with a CS-RNTI provided by higher layer parameter </w:t>
      </w:r>
      <w:r w:rsidRPr="00767BE5">
        <w:rPr>
          <w:rFonts w:eastAsia="SimSun"/>
          <w:i/>
          <w:szCs w:val="20"/>
          <w:lang w:eastAsia="zh-CN"/>
        </w:rPr>
        <w:t>cs-RNTI</w:t>
      </w:r>
      <w:ins w:id="4293" w:author="Wang lihui" w:date="2018-05-11T10:51:00Z">
        <w:r w:rsidRPr="00767BE5">
          <w:rPr>
            <w:rFonts w:eastAsia="SimSun"/>
            <w:i/>
            <w:szCs w:val="20"/>
            <w:lang w:eastAsia="zh-CN"/>
          </w:rPr>
          <w:t xml:space="preserve"> </w:t>
        </w:r>
      </w:ins>
    </w:p>
    <w:p w14:paraId="228810F2" w14:textId="77777777" w:rsidR="00767BE5" w:rsidRPr="00767BE5" w:rsidRDefault="00767BE5" w:rsidP="00613418">
      <w:pPr>
        <w:numPr>
          <w:ilvl w:val="0"/>
          <w:numId w:val="72"/>
        </w:numPr>
        <w:ind w:leftChars="200" w:left="700" w:hangingChars="150" w:hanging="300"/>
        <w:jc w:val="both"/>
        <w:rPr>
          <w:ins w:id="4294" w:author="Wang lihui" w:date="2018-05-11T10:55:00Z"/>
          <w:rFonts w:eastAsia="SimSun"/>
          <w:szCs w:val="20"/>
          <w:lang w:eastAsia="zh-CN"/>
        </w:rPr>
      </w:pPr>
      <w:ins w:id="4295" w:author="Wang lihui" w:date="2018-05-11T10:55:00Z">
        <w:r w:rsidRPr="00767BE5">
          <w:rPr>
            <w:rFonts w:eastAsia="SimSun"/>
            <w:szCs w:val="20"/>
            <w:lang w:eastAsia="zh-CN"/>
          </w:rPr>
          <w:t xml:space="preserve">the new data indicator field is set to </w:t>
        </w:r>
      </w:ins>
      <w:ins w:id="4296" w:author="Wang lihui" w:date="2018-05-11T10:52:00Z">
        <w:r w:rsidRPr="00767BE5">
          <w:rPr>
            <w:rFonts w:eastAsia="SimSun"/>
            <w:szCs w:val="20"/>
            <w:lang w:eastAsia="zh-CN"/>
          </w:rPr>
          <w:t>‘0’</w:t>
        </w:r>
      </w:ins>
      <w:r w:rsidRPr="00767BE5">
        <w:rPr>
          <w:rFonts w:eastAsia="SimSun"/>
          <w:szCs w:val="20"/>
          <w:lang w:eastAsia="zh-CN"/>
        </w:rPr>
        <w:t xml:space="preserve">. </w:t>
      </w:r>
      <w:ins w:id="4297" w:author="Wang lihui" w:date="2018-05-11T10:55:00Z">
        <w:r w:rsidRPr="00767BE5">
          <w:rPr>
            <w:rFonts w:eastAsia="SimSun"/>
            <w:szCs w:val="20"/>
            <w:lang w:eastAsia="zh-CN"/>
          </w:rPr>
          <w:t>In case of DCI formats 1</w:t>
        </w:r>
        <w:r w:rsidRPr="00767BE5">
          <w:rPr>
            <w:rFonts w:eastAsia="SimSun" w:hint="eastAsia"/>
            <w:szCs w:val="20"/>
            <w:lang w:eastAsia="zh-CN"/>
          </w:rPr>
          <w:t>-</w:t>
        </w:r>
        <w:r w:rsidRPr="00767BE5">
          <w:rPr>
            <w:rFonts w:eastAsia="SimSun"/>
            <w:szCs w:val="20"/>
            <w:lang w:eastAsia="zh-CN"/>
          </w:rPr>
          <w:t>1, the new data indicator field refers to the one for the enabled transport block.</w:t>
        </w:r>
      </w:ins>
    </w:p>
    <w:p w14:paraId="58FED7A6" w14:textId="77777777" w:rsidR="00767BE5" w:rsidRPr="00767BE5" w:rsidRDefault="00767BE5" w:rsidP="00767BE5">
      <w:pPr>
        <w:rPr>
          <w:lang w:eastAsia="zh-CN"/>
        </w:rPr>
      </w:pPr>
      <w:r w:rsidRPr="00767BE5">
        <w:rPr>
          <w:lang w:eastAsia="zh-CN"/>
        </w:rPr>
        <w:t xml:space="preserve">Validation of the DCI format is achieved if all fields for the DCI format are set according to Table 10.2-1 or Table 10.2-2. </w:t>
      </w:r>
    </w:p>
    <w:p w14:paraId="43A3DCF0" w14:textId="1B371940" w:rsidR="00767BE5" w:rsidRDefault="00767BE5" w:rsidP="00767BE5">
      <w:pPr>
        <w:rPr>
          <w:lang w:eastAsia="zh-CN"/>
        </w:rPr>
      </w:pPr>
      <w:r w:rsidRPr="00767BE5">
        <w:rPr>
          <w:lang w:eastAsia="zh-CN"/>
        </w:rPr>
        <w:t xml:space="preserve">If validation is achieved, the UE considers the information in the DCI format as a valid activation or valid release of DL SPS or UL </w:t>
      </w:r>
      <w:ins w:id="4298" w:author="Wang lihui" w:date="2018-05-11T10:56:00Z">
        <w:r w:rsidRPr="00767BE5">
          <w:rPr>
            <w:lang w:eastAsia="zh-CN"/>
          </w:rPr>
          <w:t xml:space="preserve">configured </w:t>
        </w:r>
      </w:ins>
      <w:r w:rsidRPr="00767BE5">
        <w:rPr>
          <w:lang w:eastAsia="zh-CN"/>
        </w:rPr>
        <w:t>grant Type 2. If validation is not achieved, the UE considers the DCI format as having been detected with a non-matching CRC.</w:t>
      </w:r>
    </w:p>
    <w:p w14:paraId="2BD07262" w14:textId="77777777" w:rsidR="00767BE5" w:rsidRPr="00767BE5" w:rsidRDefault="00767BE5" w:rsidP="00767BE5">
      <w:pPr>
        <w:ind w:left="720" w:hanging="720"/>
        <w:jc w:val="both"/>
        <w:rPr>
          <w:rFonts w:eastAsia="SimSun"/>
          <w:szCs w:val="20"/>
          <w:lang w:eastAsia="zh-CN"/>
        </w:rPr>
      </w:pPr>
    </w:p>
    <w:p w14:paraId="005FB0AB" w14:textId="77777777" w:rsidR="00767BE5" w:rsidRPr="00767BE5" w:rsidRDefault="00767BE5" w:rsidP="00767BE5">
      <w:pPr>
        <w:spacing w:afterLines="50" w:after="120"/>
        <w:ind w:left="720" w:hanging="720"/>
        <w:jc w:val="both"/>
        <w:rPr>
          <w:rFonts w:eastAsia="SimSun"/>
          <w:b/>
          <w:szCs w:val="20"/>
          <w:lang w:eastAsia="zh-CN"/>
        </w:rPr>
      </w:pPr>
      <w:r w:rsidRPr="00767BE5">
        <w:rPr>
          <w:rFonts w:eastAsia="SimSun"/>
          <w:b/>
          <w:bCs/>
          <w:szCs w:val="20"/>
          <w:lang w:eastAsia="zh-CN"/>
        </w:rPr>
        <w:t>Table 10.2-1: Special fields for DL SPS and UL grant Type 2 scheduling activation PDCCH validation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50"/>
        <w:gridCol w:w="2160"/>
        <w:gridCol w:w="2245"/>
        <w:gridCol w:w="2610"/>
      </w:tblGrid>
      <w:tr w:rsidR="00767BE5" w:rsidRPr="00767BE5" w14:paraId="517763EE" w14:textId="77777777" w:rsidTr="00DC01E2">
        <w:trPr>
          <w:cantSplit/>
          <w:jc w:val="center"/>
        </w:trPr>
        <w:tc>
          <w:tcPr>
            <w:tcW w:w="2250" w:type="dxa"/>
            <w:shd w:val="clear" w:color="auto" w:fill="E0E0E0"/>
            <w:vAlign w:val="center"/>
          </w:tcPr>
          <w:p w14:paraId="72093C8D" w14:textId="77777777" w:rsidR="00767BE5" w:rsidRPr="00767BE5" w:rsidRDefault="00767BE5" w:rsidP="00767BE5">
            <w:pPr>
              <w:spacing w:afterLines="50" w:after="120"/>
              <w:ind w:left="720" w:hanging="720"/>
              <w:jc w:val="both"/>
              <w:rPr>
                <w:rFonts w:eastAsia="SimSun"/>
                <w:b/>
                <w:szCs w:val="20"/>
                <w:lang w:eastAsia="zh-CN"/>
              </w:rPr>
            </w:pPr>
          </w:p>
        </w:tc>
        <w:tc>
          <w:tcPr>
            <w:tcW w:w="2160" w:type="dxa"/>
            <w:shd w:val="clear" w:color="auto" w:fill="E0E0E0"/>
            <w:vAlign w:val="center"/>
          </w:tcPr>
          <w:p w14:paraId="6764E269" w14:textId="77777777" w:rsidR="00767BE5" w:rsidRPr="00767BE5" w:rsidRDefault="00767BE5" w:rsidP="00767BE5">
            <w:pPr>
              <w:spacing w:afterLines="50" w:after="120"/>
              <w:ind w:left="720" w:hanging="720"/>
              <w:jc w:val="both"/>
              <w:rPr>
                <w:rFonts w:eastAsia="SimSun"/>
                <w:b/>
                <w:szCs w:val="20"/>
                <w:lang w:eastAsia="zh-CN"/>
              </w:rPr>
            </w:pPr>
            <w:r w:rsidRPr="00767BE5">
              <w:rPr>
                <w:rFonts w:eastAsia="SimSun"/>
                <w:b/>
                <w:szCs w:val="20"/>
                <w:lang w:eastAsia="zh-CN"/>
              </w:rPr>
              <w:t xml:space="preserve">DCI format 0_0/0_1 </w:t>
            </w:r>
          </w:p>
        </w:tc>
        <w:tc>
          <w:tcPr>
            <w:tcW w:w="2245" w:type="dxa"/>
            <w:shd w:val="clear" w:color="auto" w:fill="E0E0E0"/>
            <w:vAlign w:val="center"/>
          </w:tcPr>
          <w:p w14:paraId="244EC1AB" w14:textId="77777777" w:rsidR="00767BE5" w:rsidRPr="00767BE5" w:rsidRDefault="00767BE5" w:rsidP="00767BE5">
            <w:pPr>
              <w:spacing w:afterLines="50" w:after="120"/>
              <w:ind w:left="720" w:hanging="720"/>
              <w:jc w:val="both"/>
              <w:rPr>
                <w:rFonts w:eastAsia="SimSun"/>
                <w:b/>
                <w:szCs w:val="20"/>
                <w:lang w:eastAsia="zh-CN"/>
              </w:rPr>
            </w:pPr>
            <w:r w:rsidRPr="00767BE5">
              <w:rPr>
                <w:rFonts w:eastAsia="SimSun"/>
                <w:b/>
                <w:szCs w:val="20"/>
                <w:lang w:eastAsia="zh-CN"/>
              </w:rPr>
              <w:t>DCI format 1_0</w:t>
            </w:r>
          </w:p>
        </w:tc>
        <w:tc>
          <w:tcPr>
            <w:tcW w:w="2610" w:type="dxa"/>
            <w:shd w:val="clear" w:color="auto" w:fill="E0E0E0"/>
            <w:vAlign w:val="center"/>
          </w:tcPr>
          <w:p w14:paraId="7C6889B2" w14:textId="77777777" w:rsidR="00767BE5" w:rsidRPr="00767BE5" w:rsidRDefault="00767BE5" w:rsidP="00767BE5">
            <w:pPr>
              <w:spacing w:afterLines="50" w:after="120"/>
              <w:ind w:left="720" w:hanging="720"/>
              <w:jc w:val="both"/>
              <w:rPr>
                <w:rFonts w:eastAsia="SimSun"/>
                <w:b/>
                <w:szCs w:val="20"/>
                <w:lang w:eastAsia="zh-CN"/>
              </w:rPr>
            </w:pPr>
            <w:r w:rsidRPr="00767BE5">
              <w:rPr>
                <w:rFonts w:eastAsia="SimSun"/>
                <w:b/>
                <w:szCs w:val="20"/>
                <w:lang w:eastAsia="zh-CN"/>
              </w:rPr>
              <w:t>DCI format 1_1</w:t>
            </w:r>
          </w:p>
        </w:tc>
      </w:tr>
      <w:tr w:rsidR="00767BE5" w:rsidRPr="00767BE5" w14:paraId="2FC7A24D" w14:textId="77777777" w:rsidTr="00DC01E2">
        <w:trPr>
          <w:cantSplit/>
          <w:jc w:val="center"/>
        </w:trPr>
        <w:tc>
          <w:tcPr>
            <w:tcW w:w="2250" w:type="dxa"/>
            <w:vAlign w:val="center"/>
          </w:tcPr>
          <w:p w14:paraId="6C417B73"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HARQ process number</w:t>
            </w:r>
          </w:p>
        </w:tc>
        <w:tc>
          <w:tcPr>
            <w:tcW w:w="2160" w:type="dxa"/>
            <w:vAlign w:val="center"/>
          </w:tcPr>
          <w:p w14:paraId="2729CA63"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set to all ‘0’s</w:t>
            </w:r>
          </w:p>
        </w:tc>
        <w:tc>
          <w:tcPr>
            <w:tcW w:w="2245" w:type="dxa"/>
            <w:vAlign w:val="center"/>
          </w:tcPr>
          <w:p w14:paraId="0946091E"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set to all ‘0’s</w:t>
            </w:r>
          </w:p>
        </w:tc>
        <w:tc>
          <w:tcPr>
            <w:tcW w:w="2610" w:type="dxa"/>
            <w:vAlign w:val="center"/>
          </w:tcPr>
          <w:p w14:paraId="5ED86C82"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set to all ‘0’s</w:t>
            </w:r>
          </w:p>
        </w:tc>
      </w:tr>
      <w:tr w:rsidR="00767BE5" w:rsidRPr="00767BE5" w14:paraId="1E13DA3B" w14:textId="77777777" w:rsidTr="00DC01E2">
        <w:trPr>
          <w:cantSplit/>
          <w:jc w:val="center"/>
        </w:trPr>
        <w:tc>
          <w:tcPr>
            <w:tcW w:w="2250" w:type="dxa"/>
            <w:vAlign w:val="center"/>
          </w:tcPr>
          <w:p w14:paraId="18AA2D1B"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Redundancy version</w:t>
            </w:r>
          </w:p>
        </w:tc>
        <w:tc>
          <w:tcPr>
            <w:tcW w:w="2160" w:type="dxa"/>
            <w:vAlign w:val="center"/>
          </w:tcPr>
          <w:p w14:paraId="53912313"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set to ‘00’</w:t>
            </w:r>
          </w:p>
        </w:tc>
        <w:tc>
          <w:tcPr>
            <w:tcW w:w="2245" w:type="dxa"/>
            <w:vAlign w:val="center"/>
          </w:tcPr>
          <w:p w14:paraId="01FB6793"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set to ‘00’</w:t>
            </w:r>
          </w:p>
        </w:tc>
        <w:tc>
          <w:tcPr>
            <w:tcW w:w="2610" w:type="dxa"/>
            <w:vAlign w:val="center"/>
          </w:tcPr>
          <w:p w14:paraId="24C11373"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For the enabled transport block: set to ‘00’</w:t>
            </w:r>
          </w:p>
        </w:tc>
      </w:tr>
    </w:tbl>
    <w:p w14:paraId="7AA7BD6E" w14:textId="77777777" w:rsidR="00767BE5" w:rsidRPr="00767BE5" w:rsidRDefault="00767BE5" w:rsidP="00767BE5">
      <w:pPr>
        <w:spacing w:afterLines="50" w:after="120"/>
        <w:ind w:left="720" w:hanging="720"/>
        <w:jc w:val="both"/>
        <w:rPr>
          <w:rFonts w:eastAsia="SimSun"/>
          <w:szCs w:val="20"/>
          <w:lang w:eastAsia="zh-CN"/>
        </w:rPr>
      </w:pPr>
    </w:p>
    <w:p w14:paraId="101B276A" w14:textId="77777777" w:rsidR="00767BE5" w:rsidRPr="00767BE5" w:rsidRDefault="00767BE5" w:rsidP="00767BE5">
      <w:pPr>
        <w:spacing w:afterLines="50" w:after="120"/>
        <w:ind w:left="720" w:hanging="720"/>
        <w:jc w:val="both"/>
        <w:rPr>
          <w:rFonts w:eastAsia="SimSun"/>
          <w:b/>
          <w:bCs/>
          <w:szCs w:val="20"/>
          <w:lang w:eastAsia="zh-CN"/>
        </w:rPr>
      </w:pPr>
      <w:r w:rsidRPr="00767BE5">
        <w:rPr>
          <w:rFonts w:eastAsia="SimSun"/>
          <w:b/>
          <w:bCs/>
          <w:szCs w:val="20"/>
          <w:lang w:eastAsia="zh-CN"/>
        </w:rPr>
        <w:t>Table 10.2-2: Special fields for DL SPS and UL grant Type 2 scheduling release PDCCH validation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15"/>
        <w:gridCol w:w="2160"/>
        <w:gridCol w:w="2060"/>
        <w:gridCol w:w="2795"/>
      </w:tblGrid>
      <w:tr w:rsidR="00767BE5" w:rsidRPr="00767BE5" w14:paraId="24F3C353" w14:textId="77777777" w:rsidTr="00DC01E2">
        <w:trPr>
          <w:cantSplit/>
          <w:jc w:val="center"/>
        </w:trPr>
        <w:tc>
          <w:tcPr>
            <w:tcW w:w="2615" w:type="dxa"/>
            <w:shd w:val="clear" w:color="auto" w:fill="E0E0E0"/>
            <w:vAlign w:val="center"/>
          </w:tcPr>
          <w:p w14:paraId="7CC3CA1F" w14:textId="77777777" w:rsidR="00767BE5" w:rsidRPr="00767BE5" w:rsidRDefault="00767BE5" w:rsidP="00767BE5">
            <w:pPr>
              <w:spacing w:afterLines="50" w:after="120"/>
              <w:ind w:left="720" w:hanging="720"/>
              <w:jc w:val="both"/>
              <w:rPr>
                <w:rFonts w:eastAsia="SimSun"/>
                <w:b/>
                <w:szCs w:val="20"/>
                <w:lang w:eastAsia="zh-CN"/>
              </w:rPr>
            </w:pPr>
          </w:p>
        </w:tc>
        <w:tc>
          <w:tcPr>
            <w:tcW w:w="2160" w:type="dxa"/>
            <w:shd w:val="clear" w:color="auto" w:fill="E0E0E0"/>
            <w:vAlign w:val="center"/>
          </w:tcPr>
          <w:p w14:paraId="7E2E0570" w14:textId="77777777" w:rsidR="00767BE5" w:rsidRPr="00767BE5" w:rsidRDefault="00767BE5" w:rsidP="00767BE5">
            <w:pPr>
              <w:spacing w:afterLines="50" w:after="120"/>
              <w:ind w:left="720" w:hanging="720"/>
              <w:jc w:val="both"/>
              <w:rPr>
                <w:rFonts w:eastAsia="SimSun"/>
                <w:b/>
                <w:szCs w:val="20"/>
                <w:lang w:eastAsia="zh-CN"/>
              </w:rPr>
            </w:pPr>
            <w:r w:rsidRPr="00767BE5">
              <w:rPr>
                <w:rFonts w:eastAsia="SimSun"/>
                <w:b/>
                <w:szCs w:val="20"/>
                <w:lang w:eastAsia="zh-CN"/>
              </w:rPr>
              <w:t>DCI format 0_0</w:t>
            </w:r>
            <w:del w:id="4299" w:author="Wang lihui" w:date="2018-05-11T10:57:00Z">
              <w:r w:rsidRPr="00767BE5" w:rsidDel="002217C6">
                <w:rPr>
                  <w:rFonts w:eastAsia="SimSun"/>
                  <w:b/>
                  <w:szCs w:val="20"/>
                  <w:lang w:eastAsia="zh-CN"/>
                </w:rPr>
                <w:delText>/0_1</w:delText>
              </w:r>
            </w:del>
            <w:r w:rsidRPr="00767BE5">
              <w:rPr>
                <w:rFonts w:eastAsia="SimSun"/>
                <w:b/>
                <w:szCs w:val="20"/>
                <w:lang w:eastAsia="zh-CN"/>
              </w:rPr>
              <w:t xml:space="preserve"> </w:t>
            </w:r>
          </w:p>
        </w:tc>
        <w:tc>
          <w:tcPr>
            <w:tcW w:w="2060" w:type="dxa"/>
            <w:shd w:val="clear" w:color="auto" w:fill="E0E0E0"/>
            <w:vAlign w:val="center"/>
          </w:tcPr>
          <w:p w14:paraId="46939565" w14:textId="77777777" w:rsidR="00767BE5" w:rsidRPr="00767BE5" w:rsidRDefault="00767BE5" w:rsidP="00767BE5">
            <w:pPr>
              <w:spacing w:afterLines="50" w:after="120"/>
              <w:ind w:left="720" w:hanging="720"/>
              <w:jc w:val="both"/>
              <w:rPr>
                <w:rFonts w:eastAsia="SimSun"/>
                <w:b/>
                <w:szCs w:val="20"/>
                <w:lang w:eastAsia="zh-CN"/>
              </w:rPr>
            </w:pPr>
            <w:r w:rsidRPr="00767BE5">
              <w:rPr>
                <w:rFonts w:eastAsia="SimSun"/>
                <w:b/>
                <w:szCs w:val="20"/>
                <w:lang w:eastAsia="zh-CN"/>
              </w:rPr>
              <w:t>DCI format 1_0</w:t>
            </w:r>
          </w:p>
        </w:tc>
        <w:tc>
          <w:tcPr>
            <w:tcW w:w="2795" w:type="dxa"/>
            <w:shd w:val="clear" w:color="auto" w:fill="E0E0E0"/>
            <w:vAlign w:val="center"/>
          </w:tcPr>
          <w:p w14:paraId="26D71956" w14:textId="77777777" w:rsidR="00767BE5" w:rsidRPr="00767BE5" w:rsidRDefault="00767BE5" w:rsidP="00767BE5">
            <w:pPr>
              <w:spacing w:afterLines="50" w:after="120"/>
              <w:ind w:left="720" w:hanging="720"/>
              <w:jc w:val="both"/>
              <w:rPr>
                <w:rFonts w:eastAsia="SimSun"/>
                <w:b/>
                <w:szCs w:val="20"/>
                <w:lang w:eastAsia="zh-CN"/>
              </w:rPr>
            </w:pPr>
            <w:r w:rsidRPr="00767BE5" w:rsidDel="002217C6">
              <w:rPr>
                <w:rFonts w:eastAsia="SimSun"/>
                <w:b/>
                <w:szCs w:val="20"/>
                <w:lang w:eastAsia="zh-CN"/>
              </w:rPr>
              <w:t>D</w:t>
            </w:r>
            <w:del w:id="4300" w:author="Wang lihui" w:date="2018-05-11T10:57:00Z">
              <w:r w:rsidRPr="00767BE5" w:rsidDel="002217C6">
                <w:rPr>
                  <w:rFonts w:eastAsia="SimSun"/>
                  <w:b/>
                  <w:szCs w:val="20"/>
                  <w:lang w:eastAsia="zh-CN"/>
                </w:rPr>
                <w:delText>CI format 1_1</w:delText>
              </w:r>
            </w:del>
          </w:p>
        </w:tc>
      </w:tr>
      <w:tr w:rsidR="00767BE5" w:rsidRPr="00767BE5" w14:paraId="09F161E1" w14:textId="77777777" w:rsidTr="00DC01E2">
        <w:trPr>
          <w:cantSplit/>
          <w:jc w:val="center"/>
        </w:trPr>
        <w:tc>
          <w:tcPr>
            <w:tcW w:w="2615" w:type="dxa"/>
            <w:vAlign w:val="center"/>
          </w:tcPr>
          <w:p w14:paraId="3698FAC7"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HARQ process number</w:t>
            </w:r>
          </w:p>
        </w:tc>
        <w:tc>
          <w:tcPr>
            <w:tcW w:w="2160" w:type="dxa"/>
            <w:vAlign w:val="center"/>
          </w:tcPr>
          <w:p w14:paraId="25D983E7"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set to all ‘0’s</w:t>
            </w:r>
          </w:p>
        </w:tc>
        <w:tc>
          <w:tcPr>
            <w:tcW w:w="2060" w:type="dxa"/>
            <w:vAlign w:val="center"/>
          </w:tcPr>
          <w:p w14:paraId="24A60611"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set to all ‘0’s</w:t>
            </w:r>
          </w:p>
        </w:tc>
        <w:tc>
          <w:tcPr>
            <w:tcW w:w="2795" w:type="dxa"/>
            <w:vAlign w:val="center"/>
          </w:tcPr>
          <w:p w14:paraId="10438927" w14:textId="77777777" w:rsidR="00767BE5" w:rsidRPr="00767BE5" w:rsidRDefault="00767BE5" w:rsidP="00767BE5">
            <w:pPr>
              <w:spacing w:afterLines="50" w:after="120"/>
              <w:ind w:left="720" w:hanging="720"/>
              <w:jc w:val="both"/>
              <w:rPr>
                <w:rFonts w:eastAsia="SimSun"/>
                <w:szCs w:val="20"/>
                <w:lang w:eastAsia="zh-CN"/>
              </w:rPr>
            </w:pPr>
            <w:r w:rsidRPr="00767BE5" w:rsidDel="002217C6">
              <w:rPr>
                <w:rFonts w:eastAsia="SimSun"/>
                <w:szCs w:val="20"/>
                <w:lang w:eastAsia="zh-CN"/>
              </w:rPr>
              <w:t>s</w:t>
            </w:r>
            <w:del w:id="4301" w:author="Wang lihui" w:date="2018-05-11T10:57:00Z">
              <w:r w:rsidRPr="00767BE5" w:rsidDel="002217C6">
                <w:rPr>
                  <w:rFonts w:eastAsia="SimSun"/>
                  <w:szCs w:val="20"/>
                  <w:lang w:eastAsia="zh-CN"/>
                </w:rPr>
                <w:delText>et to all ‘0’s</w:delText>
              </w:r>
            </w:del>
          </w:p>
        </w:tc>
      </w:tr>
      <w:tr w:rsidR="00767BE5" w:rsidRPr="00767BE5" w14:paraId="0A02E63E" w14:textId="77777777" w:rsidTr="00DC01E2">
        <w:trPr>
          <w:cantSplit/>
          <w:jc w:val="center"/>
        </w:trPr>
        <w:tc>
          <w:tcPr>
            <w:tcW w:w="2615" w:type="dxa"/>
            <w:vAlign w:val="center"/>
          </w:tcPr>
          <w:p w14:paraId="0C44BDDF"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Redundancy version</w:t>
            </w:r>
          </w:p>
        </w:tc>
        <w:tc>
          <w:tcPr>
            <w:tcW w:w="2160" w:type="dxa"/>
            <w:vAlign w:val="center"/>
          </w:tcPr>
          <w:p w14:paraId="4434D247"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set to ‘00’</w:t>
            </w:r>
          </w:p>
        </w:tc>
        <w:tc>
          <w:tcPr>
            <w:tcW w:w="2060" w:type="dxa"/>
            <w:vAlign w:val="center"/>
          </w:tcPr>
          <w:p w14:paraId="3973C576"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set to ‘00’</w:t>
            </w:r>
          </w:p>
        </w:tc>
        <w:tc>
          <w:tcPr>
            <w:tcW w:w="2795" w:type="dxa"/>
            <w:vAlign w:val="center"/>
          </w:tcPr>
          <w:p w14:paraId="296B0747" w14:textId="77777777" w:rsidR="00767BE5" w:rsidRPr="00767BE5" w:rsidRDefault="00767BE5" w:rsidP="00767BE5">
            <w:pPr>
              <w:spacing w:afterLines="50" w:after="120"/>
              <w:ind w:left="720" w:hanging="720"/>
              <w:jc w:val="both"/>
              <w:rPr>
                <w:rFonts w:eastAsia="SimSun"/>
                <w:szCs w:val="20"/>
                <w:lang w:eastAsia="zh-CN"/>
              </w:rPr>
            </w:pPr>
            <w:r w:rsidRPr="00767BE5" w:rsidDel="002217C6">
              <w:rPr>
                <w:rFonts w:eastAsia="SimSun"/>
                <w:szCs w:val="20"/>
                <w:lang w:eastAsia="zh-CN"/>
              </w:rPr>
              <w:t>F</w:t>
            </w:r>
            <w:del w:id="4302" w:author="Wang lihui" w:date="2018-05-11T10:57:00Z">
              <w:r w:rsidRPr="00767BE5" w:rsidDel="002217C6">
                <w:rPr>
                  <w:rFonts w:eastAsia="SimSun"/>
                  <w:szCs w:val="20"/>
                  <w:lang w:eastAsia="zh-CN"/>
                </w:rPr>
                <w:delText>or the enabled transport block: set to ‘00’</w:delText>
              </w:r>
            </w:del>
          </w:p>
        </w:tc>
      </w:tr>
      <w:tr w:rsidR="00767BE5" w:rsidRPr="00767BE5" w14:paraId="0D43F4EE" w14:textId="77777777" w:rsidTr="00DC01E2">
        <w:trPr>
          <w:cantSplit/>
          <w:jc w:val="center"/>
        </w:trPr>
        <w:tc>
          <w:tcPr>
            <w:tcW w:w="2615" w:type="dxa"/>
            <w:vAlign w:val="center"/>
          </w:tcPr>
          <w:p w14:paraId="2C479BE3"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Modulation and coding scheme</w:t>
            </w:r>
          </w:p>
        </w:tc>
        <w:tc>
          <w:tcPr>
            <w:tcW w:w="2160" w:type="dxa"/>
            <w:vAlign w:val="center"/>
          </w:tcPr>
          <w:p w14:paraId="52341241"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set to all ‘1’s</w:t>
            </w:r>
          </w:p>
        </w:tc>
        <w:tc>
          <w:tcPr>
            <w:tcW w:w="2060" w:type="dxa"/>
            <w:vAlign w:val="center"/>
          </w:tcPr>
          <w:p w14:paraId="32AD29B2"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set to all ‘1’s</w:t>
            </w:r>
          </w:p>
        </w:tc>
        <w:tc>
          <w:tcPr>
            <w:tcW w:w="2795" w:type="dxa"/>
            <w:vAlign w:val="center"/>
          </w:tcPr>
          <w:p w14:paraId="38256296" w14:textId="77777777" w:rsidR="00767BE5" w:rsidRPr="00767BE5" w:rsidRDefault="00767BE5" w:rsidP="00767BE5">
            <w:pPr>
              <w:spacing w:afterLines="50" w:after="120"/>
              <w:ind w:left="720" w:hanging="720"/>
              <w:jc w:val="both"/>
              <w:rPr>
                <w:rFonts w:eastAsia="SimSun"/>
                <w:szCs w:val="20"/>
                <w:lang w:eastAsia="zh-CN"/>
              </w:rPr>
            </w:pPr>
            <w:r w:rsidRPr="00767BE5" w:rsidDel="002217C6">
              <w:rPr>
                <w:rFonts w:eastAsia="SimSun"/>
                <w:szCs w:val="20"/>
                <w:lang w:eastAsia="zh-CN"/>
              </w:rPr>
              <w:t>s</w:t>
            </w:r>
            <w:del w:id="4303" w:author="Wang lihui" w:date="2018-05-11T10:57:00Z">
              <w:r w:rsidRPr="00767BE5" w:rsidDel="002217C6">
                <w:rPr>
                  <w:rFonts w:eastAsia="SimSun"/>
                  <w:szCs w:val="20"/>
                  <w:lang w:eastAsia="zh-CN"/>
                </w:rPr>
                <w:delText>et to all ‘1’s</w:delText>
              </w:r>
            </w:del>
          </w:p>
        </w:tc>
      </w:tr>
      <w:tr w:rsidR="00767BE5" w:rsidRPr="00767BE5" w14:paraId="01A57DC4" w14:textId="77777777" w:rsidTr="00DC01E2">
        <w:trPr>
          <w:cantSplit/>
          <w:jc w:val="center"/>
        </w:trPr>
        <w:tc>
          <w:tcPr>
            <w:tcW w:w="2615" w:type="dxa"/>
            <w:vAlign w:val="center"/>
          </w:tcPr>
          <w:p w14:paraId="0317F92D"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Resource block assignment</w:t>
            </w:r>
          </w:p>
        </w:tc>
        <w:tc>
          <w:tcPr>
            <w:tcW w:w="2160" w:type="dxa"/>
            <w:vAlign w:val="center"/>
          </w:tcPr>
          <w:p w14:paraId="49BED4FD"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set to all ‘1’s</w:t>
            </w:r>
          </w:p>
        </w:tc>
        <w:tc>
          <w:tcPr>
            <w:tcW w:w="2060" w:type="dxa"/>
            <w:vAlign w:val="center"/>
          </w:tcPr>
          <w:p w14:paraId="38FDDD1B" w14:textId="77777777" w:rsidR="00767BE5" w:rsidRPr="00767BE5" w:rsidRDefault="00767BE5" w:rsidP="00767BE5">
            <w:pPr>
              <w:spacing w:afterLines="50" w:after="120"/>
              <w:ind w:left="720" w:hanging="720"/>
              <w:jc w:val="both"/>
              <w:rPr>
                <w:rFonts w:eastAsia="SimSun"/>
                <w:szCs w:val="20"/>
                <w:lang w:eastAsia="zh-CN"/>
              </w:rPr>
            </w:pPr>
            <w:r w:rsidRPr="00767BE5">
              <w:rPr>
                <w:rFonts w:eastAsia="SimSun"/>
                <w:szCs w:val="20"/>
                <w:lang w:eastAsia="zh-CN"/>
              </w:rPr>
              <w:t>set to all ‘1’s</w:t>
            </w:r>
          </w:p>
        </w:tc>
        <w:tc>
          <w:tcPr>
            <w:tcW w:w="2795" w:type="dxa"/>
            <w:vAlign w:val="center"/>
          </w:tcPr>
          <w:p w14:paraId="7E183490" w14:textId="77777777" w:rsidR="00767BE5" w:rsidRPr="00767BE5" w:rsidRDefault="00767BE5" w:rsidP="00767BE5">
            <w:pPr>
              <w:spacing w:afterLines="50" w:after="120"/>
              <w:ind w:left="720" w:hanging="720"/>
              <w:jc w:val="both"/>
              <w:rPr>
                <w:rFonts w:eastAsia="SimSun"/>
                <w:szCs w:val="20"/>
                <w:lang w:eastAsia="zh-CN"/>
              </w:rPr>
            </w:pPr>
            <w:r w:rsidRPr="00767BE5" w:rsidDel="002217C6">
              <w:rPr>
                <w:rFonts w:eastAsia="SimSun"/>
                <w:szCs w:val="20"/>
                <w:lang w:eastAsia="zh-CN"/>
              </w:rPr>
              <w:t>s</w:t>
            </w:r>
            <w:del w:id="4304" w:author="Wang lihui" w:date="2018-05-11T10:57:00Z">
              <w:r w:rsidRPr="00767BE5" w:rsidDel="002217C6">
                <w:rPr>
                  <w:rFonts w:eastAsia="SimSun"/>
                  <w:szCs w:val="20"/>
                  <w:lang w:eastAsia="zh-CN"/>
                </w:rPr>
                <w:delText>et to all ‘1’s</w:delText>
              </w:r>
            </w:del>
          </w:p>
        </w:tc>
      </w:tr>
    </w:tbl>
    <w:p w14:paraId="44D668A6" w14:textId="08084F8E" w:rsidR="00767BE5" w:rsidRPr="00767BE5" w:rsidRDefault="00767BE5" w:rsidP="00767BE5">
      <w:pPr>
        <w:ind w:left="720" w:hanging="720"/>
        <w:rPr>
          <w:i/>
          <w:color w:val="FF0000"/>
          <w:lang w:eastAsia="x-none"/>
        </w:rPr>
      </w:pPr>
      <w:r w:rsidRPr="00767BE5">
        <w:rPr>
          <w:i/>
          <w:color w:val="FF0000"/>
          <w:lang w:eastAsia="x-none"/>
        </w:rPr>
        <w:t>---- End of TP ----</w:t>
      </w:r>
    </w:p>
    <w:p w14:paraId="707974BB" w14:textId="77777777" w:rsidR="00767BE5" w:rsidRPr="00767BE5" w:rsidRDefault="00767BE5" w:rsidP="00767BE5">
      <w:pPr>
        <w:ind w:left="720" w:hanging="720"/>
        <w:rPr>
          <w:lang w:eastAsia="x-none"/>
        </w:rPr>
      </w:pPr>
    </w:p>
    <w:p w14:paraId="7E8019B9" w14:textId="77777777" w:rsidR="00767BE5" w:rsidRPr="00767BE5" w:rsidRDefault="00767BE5" w:rsidP="00767BE5">
      <w:pPr>
        <w:ind w:left="720" w:hanging="720"/>
        <w:rPr>
          <w:szCs w:val="20"/>
          <w:lang w:eastAsia="x-none"/>
        </w:rPr>
      </w:pPr>
      <w:r w:rsidRPr="00767BE5">
        <w:rPr>
          <w:szCs w:val="20"/>
          <w:highlight w:val="green"/>
          <w:lang w:eastAsia="x-none"/>
        </w:rPr>
        <w:t>Agreements</w:t>
      </w:r>
      <w:r w:rsidRPr="00767BE5">
        <w:rPr>
          <w:szCs w:val="20"/>
          <w:lang w:eastAsia="x-none"/>
        </w:rPr>
        <w:t>:</w:t>
      </w:r>
    </w:p>
    <w:p w14:paraId="1367CEB6" w14:textId="3AF1DB10" w:rsidR="00767BE5" w:rsidRDefault="00767BE5" w:rsidP="00036580">
      <w:pPr>
        <w:pStyle w:val="ListParagraph"/>
        <w:numPr>
          <w:ilvl w:val="0"/>
          <w:numId w:val="177"/>
        </w:numPr>
      </w:pPr>
      <w:r w:rsidRPr="00767BE5">
        <w:t>To adopt the following TP (to reflect a previous agreement) to 6.1.2.3 of 38.214:</w:t>
      </w:r>
    </w:p>
    <w:p w14:paraId="6B6DC5CF" w14:textId="06C50462" w:rsidR="00767BE5" w:rsidRPr="00767BE5" w:rsidRDefault="00767BE5" w:rsidP="00767BE5">
      <w:pPr>
        <w:rPr>
          <w:i/>
          <w:color w:val="FF0000"/>
          <w:szCs w:val="20"/>
          <w:lang w:eastAsia="x-none"/>
        </w:rPr>
      </w:pPr>
      <w:r w:rsidRPr="00767BE5">
        <w:rPr>
          <w:i/>
          <w:color w:val="FF0000"/>
          <w:szCs w:val="20"/>
          <w:lang w:eastAsia="x-none"/>
        </w:rPr>
        <w:t>---- Start of TP ----</w:t>
      </w:r>
    </w:p>
    <w:p w14:paraId="1071E361" w14:textId="77777777" w:rsidR="00767BE5" w:rsidRPr="00767BE5" w:rsidRDefault="00767BE5" w:rsidP="00767BE5">
      <w:pPr>
        <w:ind w:left="360"/>
        <w:rPr>
          <w:color w:val="000000"/>
          <w:szCs w:val="20"/>
        </w:rPr>
      </w:pPr>
      <w:r w:rsidRPr="00767BE5">
        <w:rPr>
          <w:color w:val="000000"/>
          <w:szCs w:val="20"/>
        </w:rPr>
        <w:t>For any RV sequence, the repetitions shall be terminated after transmitting K repetitions, or at the last transmission occasion among the K repetitions within the period P, or when a UL grant for scheduling the same TB is received within the period P, whichever is reached first.</w:t>
      </w:r>
    </w:p>
    <w:p w14:paraId="7C2CA9BF" w14:textId="77777777" w:rsidR="00767BE5" w:rsidRPr="00767BE5" w:rsidRDefault="00767BE5" w:rsidP="00767BE5">
      <w:pPr>
        <w:ind w:left="360"/>
        <w:rPr>
          <w:color w:val="000000"/>
          <w:szCs w:val="20"/>
        </w:rPr>
      </w:pPr>
      <w:r w:rsidRPr="00767BE5">
        <w:rPr>
          <w:rFonts w:eastAsia="PMingLiU"/>
          <w:szCs w:val="20"/>
          <w:lang w:eastAsia="ko-KR"/>
        </w:rPr>
        <w:t>U</w:t>
      </w:r>
      <w:ins w:id="4305" w:author="Wang lihui" w:date="2018-05-21T16:22:00Z">
        <w:r w:rsidRPr="00767BE5">
          <w:rPr>
            <w:rFonts w:eastAsia="PMingLiU"/>
            <w:szCs w:val="20"/>
            <w:lang w:eastAsia="ko-KR"/>
          </w:rPr>
          <w:t>E is not expected to be configured with the time duration for the transmission of K repetitions larger than the time duration derived by the periodicity P.</w:t>
        </w:r>
      </w:ins>
    </w:p>
    <w:p w14:paraId="71366906" w14:textId="77777777" w:rsidR="00767BE5" w:rsidRPr="00767BE5" w:rsidRDefault="00767BE5" w:rsidP="00767BE5">
      <w:pPr>
        <w:ind w:left="720" w:hanging="720"/>
        <w:rPr>
          <w:i/>
          <w:color w:val="FF0000"/>
          <w:lang w:eastAsia="x-none"/>
        </w:rPr>
      </w:pPr>
      <w:r w:rsidRPr="00767BE5">
        <w:rPr>
          <w:i/>
          <w:color w:val="FF0000"/>
          <w:lang w:eastAsia="x-none"/>
        </w:rPr>
        <w:t>---- End of TP ----</w:t>
      </w:r>
    </w:p>
    <w:p w14:paraId="26442F19" w14:textId="108799AC" w:rsidR="00767BE5" w:rsidRDefault="00767BE5" w:rsidP="0040079B">
      <w:pPr>
        <w:ind w:left="720" w:hanging="720"/>
      </w:pPr>
    </w:p>
    <w:p w14:paraId="7FF17CAB" w14:textId="77777777" w:rsidR="00767BE5" w:rsidRDefault="00767BE5" w:rsidP="0040079B">
      <w:pPr>
        <w:ind w:left="720" w:hanging="720"/>
      </w:pPr>
    </w:p>
    <w:p w14:paraId="2F7B0894" w14:textId="1AC3EF73" w:rsidR="00767BE5" w:rsidRPr="00767BE5" w:rsidRDefault="0058452E" w:rsidP="00767BE5">
      <w:pPr>
        <w:ind w:left="720" w:hanging="720"/>
        <w:rPr>
          <w:lang w:eastAsia="x-none"/>
        </w:rPr>
      </w:pPr>
      <w:hyperlink r:id="rId1762" w:history="1">
        <w:r w:rsidR="000F2B08">
          <w:rPr>
            <w:rStyle w:val="Hyperlink"/>
            <w:lang w:eastAsia="x-none"/>
          </w:rPr>
          <w:t>R1-1807641</w:t>
        </w:r>
      </w:hyperlink>
      <w:r w:rsidR="00767BE5" w:rsidRPr="00767BE5">
        <w:rPr>
          <w:lang w:eastAsia="x-none"/>
        </w:rPr>
        <w:tab/>
        <w:t>Offline summary for UL data transmission procedure for June drop URLLC</w:t>
      </w:r>
      <w:r w:rsidR="00767BE5" w:rsidRPr="00767BE5">
        <w:rPr>
          <w:lang w:eastAsia="x-none"/>
        </w:rPr>
        <w:tab/>
        <w:t>NTT DOCOMO</w:t>
      </w:r>
    </w:p>
    <w:p w14:paraId="03C6D3B9" w14:textId="77777777" w:rsidR="00767BE5" w:rsidRDefault="00767BE5" w:rsidP="0040079B">
      <w:pPr>
        <w:ind w:left="720" w:hanging="720"/>
      </w:pPr>
    </w:p>
    <w:p w14:paraId="5A5CE0D2" w14:textId="63241CD7" w:rsidR="00966D15" w:rsidRPr="00966D15" w:rsidRDefault="0058452E" w:rsidP="00966D15">
      <w:pPr>
        <w:ind w:left="720" w:hanging="720"/>
        <w:rPr>
          <w:lang w:eastAsia="x-none"/>
        </w:rPr>
      </w:pPr>
      <w:hyperlink r:id="rId1763" w:history="1">
        <w:r w:rsidR="000F2B08">
          <w:rPr>
            <w:rStyle w:val="Hyperlink"/>
            <w:lang w:eastAsia="x-none"/>
          </w:rPr>
          <w:t>R1-1805824</w:t>
        </w:r>
      </w:hyperlink>
      <w:r w:rsidR="00966D15" w:rsidRPr="00966D15">
        <w:rPr>
          <w:lang w:eastAsia="x-none"/>
        </w:rPr>
        <w:tab/>
        <w:t xml:space="preserve">Underlay SR: a complementary solution to overcome the limitations of periodic PUCCH-SR  </w:t>
      </w:r>
      <w:r w:rsidR="00966D15" w:rsidRPr="00966D15">
        <w:rPr>
          <w:lang w:eastAsia="x-none"/>
        </w:rPr>
        <w:tab/>
        <w:t>Idaho National Laboratory</w:t>
      </w:r>
    </w:p>
    <w:p w14:paraId="3829CFA7" w14:textId="64863F59" w:rsidR="00966D15" w:rsidRPr="00966D15" w:rsidRDefault="0058452E" w:rsidP="00966D15">
      <w:pPr>
        <w:ind w:left="720" w:hanging="720"/>
        <w:rPr>
          <w:lang w:eastAsia="x-none"/>
        </w:rPr>
      </w:pPr>
      <w:hyperlink r:id="rId1764" w:history="1">
        <w:r w:rsidR="000F2B08">
          <w:rPr>
            <w:rStyle w:val="Hyperlink"/>
            <w:lang w:eastAsia="x-none"/>
          </w:rPr>
          <w:t>R1-1806030</w:t>
        </w:r>
      </w:hyperlink>
      <w:r w:rsidR="00966D15" w:rsidRPr="00966D15">
        <w:rPr>
          <w:lang w:eastAsia="x-none"/>
        </w:rPr>
        <w:tab/>
        <w:t>Remaining issues for UL data transmission procedure</w:t>
      </w:r>
      <w:r w:rsidR="00966D15" w:rsidRPr="00966D15">
        <w:rPr>
          <w:lang w:eastAsia="x-none"/>
        </w:rPr>
        <w:tab/>
        <w:t>ZTE</w:t>
      </w:r>
    </w:p>
    <w:p w14:paraId="370FFAB5" w14:textId="40801DDA" w:rsidR="00966D15" w:rsidRPr="00966D15" w:rsidRDefault="0058452E" w:rsidP="00966D15">
      <w:pPr>
        <w:ind w:left="720" w:hanging="720"/>
        <w:rPr>
          <w:lang w:eastAsia="x-none"/>
        </w:rPr>
      </w:pPr>
      <w:hyperlink r:id="rId1765" w:history="1">
        <w:r w:rsidR="000F2B08">
          <w:rPr>
            <w:rStyle w:val="Hyperlink"/>
            <w:lang w:eastAsia="x-none"/>
          </w:rPr>
          <w:t>R1-1806070</w:t>
        </w:r>
      </w:hyperlink>
      <w:r w:rsidR="00966D15" w:rsidRPr="00966D15">
        <w:rPr>
          <w:lang w:eastAsia="x-none"/>
        </w:rPr>
        <w:tab/>
        <w:t>Discussion on URLLC UL transmission procedure</w:t>
      </w:r>
      <w:r w:rsidR="00966D15" w:rsidRPr="00966D15">
        <w:rPr>
          <w:lang w:eastAsia="x-none"/>
        </w:rPr>
        <w:tab/>
        <w:t>vivo</w:t>
      </w:r>
    </w:p>
    <w:p w14:paraId="7B11BEB4" w14:textId="419F92B5" w:rsidR="00966D15" w:rsidRPr="00966D15" w:rsidRDefault="0058452E" w:rsidP="00966D15">
      <w:pPr>
        <w:ind w:left="720" w:hanging="720"/>
        <w:rPr>
          <w:lang w:eastAsia="x-none"/>
        </w:rPr>
      </w:pPr>
      <w:hyperlink r:id="rId1766" w:history="1">
        <w:r w:rsidR="000F2B08">
          <w:rPr>
            <w:rStyle w:val="Hyperlink"/>
            <w:lang w:eastAsia="x-none"/>
          </w:rPr>
          <w:t>R1-1806369</w:t>
        </w:r>
      </w:hyperlink>
      <w:r w:rsidR="00966D15" w:rsidRPr="00966D15">
        <w:rPr>
          <w:lang w:eastAsia="x-none"/>
        </w:rPr>
        <w:tab/>
        <w:t>Discussion on handling collision issues of UL URLLC and eMBB</w:t>
      </w:r>
      <w:r w:rsidR="00966D15" w:rsidRPr="00966D15">
        <w:rPr>
          <w:lang w:eastAsia="x-none"/>
        </w:rPr>
        <w:tab/>
        <w:t>CMCC</w:t>
      </w:r>
    </w:p>
    <w:p w14:paraId="72CDEE22" w14:textId="2BAF5B1C" w:rsidR="00966D15" w:rsidRPr="00966D15" w:rsidRDefault="0058452E" w:rsidP="00966D15">
      <w:pPr>
        <w:ind w:left="720" w:hanging="720"/>
        <w:rPr>
          <w:lang w:eastAsia="x-none"/>
        </w:rPr>
      </w:pPr>
      <w:hyperlink r:id="rId1767" w:history="1">
        <w:r w:rsidR="000F2B08">
          <w:rPr>
            <w:rStyle w:val="Hyperlink"/>
            <w:lang w:eastAsia="x-none"/>
          </w:rPr>
          <w:t>R1-1806523</w:t>
        </w:r>
      </w:hyperlink>
      <w:r w:rsidR="00966D15" w:rsidRPr="00966D15">
        <w:rPr>
          <w:lang w:eastAsia="x-none"/>
        </w:rPr>
        <w:tab/>
        <w:t>On slot aggregation for URLLC</w:t>
      </w:r>
      <w:r w:rsidR="00966D15" w:rsidRPr="00966D15">
        <w:rPr>
          <w:lang w:eastAsia="x-none"/>
        </w:rPr>
        <w:tab/>
        <w:t>Intel Corporation</w:t>
      </w:r>
    </w:p>
    <w:p w14:paraId="61357A2C" w14:textId="178423AC" w:rsidR="00966D15" w:rsidRPr="00966D15" w:rsidRDefault="0058452E" w:rsidP="00966D15">
      <w:pPr>
        <w:ind w:left="720" w:hanging="720"/>
        <w:rPr>
          <w:lang w:eastAsia="x-none"/>
        </w:rPr>
      </w:pPr>
      <w:hyperlink r:id="rId1768" w:history="1">
        <w:r w:rsidR="000F2B08">
          <w:rPr>
            <w:rStyle w:val="Hyperlink"/>
            <w:lang w:eastAsia="x-none"/>
          </w:rPr>
          <w:t>R1-1806628</w:t>
        </w:r>
      </w:hyperlink>
      <w:r w:rsidR="00966D15" w:rsidRPr="00966D15">
        <w:rPr>
          <w:lang w:eastAsia="x-none"/>
        </w:rPr>
        <w:tab/>
        <w:t>Remaining issues on UL data transmission procedure</w:t>
      </w:r>
      <w:r w:rsidR="00966D15" w:rsidRPr="00966D15">
        <w:rPr>
          <w:lang w:eastAsia="x-none"/>
        </w:rPr>
        <w:tab/>
        <w:t>LG Electronics</w:t>
      </w:r>
    </w:p>
    <w:p w14:paraId="5B9CD282" w14:textId="27C11854" w:rsidR="00966D15" w:rsidRPr="00966D15" w:rsidRDefault="0058452E" w:rsidP="00966D15">
      <w:pPr>
        <w:ind w:left="720" w:hanging="720"/>
        <w:rPr>
          <w:lang w:eastAsia="x-none"/>
        </w:rPr>
      </w:pPr>
      <w:hyperlink r:id="rId1769" w:history="1">
        <w:r w:rsidR="000F2B08">
          <w:rPr>
            <w:rStyle w:val="Hyperlink"/>
            <w:lang w:eastAsia="x-none"/>
          </w:rPr>
          <w:t>R1-1806810</w:t>
        </w:r>
      </w:hyperlink>
      <w:r w:rsidR="00966D15" w:rsidRPr="00966D15">
        <w:rPr>
          <w:lang w:eastAsia="x-none"/>
        </w:rPr>
        <w:tab/>
        <w:t>PUSCH repetition in configured-grant for URLLC</w:t>
      </w:r>
      <w:r w:rsidR="00966D15" w:rsidRPr="00966D15">
        <w:rPr>
          <w:lang w:eastAsia="x-none"/>
        </w:rPr>
        <w:tab/>
        <w:t>MediaTek Inc.</w:t>
      </w:r>
    </w:p>
    <w:p w14:paraId="2A44ADFA" w14:textId="638F3BC7" w:rsidR="00966D15" w:rsidRPr="00966D15" w:rsidRDefault="0058452E" w:rsidP="00966D15">
      <w:pPr>
        <w:ind w:left="720" w:hanging="720"/>
        <w:rPr>
          <w:lang w:eastAsia="x-none"/>
        </w:rPr>
      </w:pPr>
      <w:hyperlink r:id="rId1770" w:history="1">
        <w:r w:rsidR="000F2B08">
          <w:rPr>
            <w:rStyle w:val="Hyperlink"/>
            <w:lang w:eastAsia="x-none"/>
          </w:rPr>
          <w:t>R1-1806811</w:t>
        </w:r>
      </w:hyperlink>
      <w:r w:rsidR="00966D15" w:rsidRPr="00966D15">
        <w:rPr>
          <w:lang w:eastAsia="x-none"/>
        </w:rPr>
        <w:tab/>
        <w:t>Remaining issues for UL data transmission procedure</w:t>
      </w:r>
      <w:r w:rsidR="00966D15" w:rsidRPr="00966D15">
        <w:rPr>
          <w:lang w:eastAsia="x-none"/>
        </w:rPr>
        <w:tab/>
        <w:t>MediaTek Inc.</w:t>
      </w:r>
    </w:p>
    <w:p w14:paraId="27D3271D" w14:textId="424CEFFF" w:rsidR="00966D15" w:rsidRPr="00966D15" w:rsidRDefault="0058452E" w:rsidP="00966D15">
      <w:pPr>
        <w:ind w:left="720" w:hanging="720"/>
        <w:rPr>
          <w:lang w:eastAsia="x-none"/>
        </w:rPr>
      </w:pPr>
      <w:hyperlink r:id="rId1771" w:history="1">
        <w:r w:rsidR="000F2B08">
          <w:rPr>
            <w:rStyle w:val="Hyperlink"/>
            <w:lang w:eastAsia="x-none"/>
          </w:rPr>
          <w:t>R1-1806846</w:t>
        </w:r>
      </w:hyperlink>
      <w:r w:rsidR="00966D15" w:rsidRPr="00966D15">
        <w:rPr>
          <w:lang w:eastAsia="x-none"/>
        </w:rPr>
        <w:tab/>
        <w:t>Remaining issues for low latency uplink transmission</w:t>
      </w:r>
      <w:r w:rsidR="00966D15" w:rsidRPr="00966D15">
        <w:rPr>
          <w:lang w:eastAsia="x-none"/>
        </w:rPr>
        <w:tab/>
        <w:t>OPPO</w:t>
      </w:r>
    </w:p>
    <w:p w14:paraId="6A904E76" w14:textId="2E6A9112" w:rsidR="00966D15" w:rsidRPr="00966D15" w:rsidRDefault="0058452E" w:rsidP="00966D15">
      <w:pPr>
        <w:ind w:left="720" w:hanging="720"/>
        <w:rPr>
          <w:lang w:eastAsia="x-none"/>
        </w:rPr>
      </w:pPr>
      <w:hyperlink r:id="rId1772" w:history="1">
        <w:r w:rsidR="000F2B08">
          <w:rPr>
            <w:rStyle w:val="Hyperlink"/>
            <w:lang w:eastAsia="x-none"/>
          </w:rPr>
          <w:t>R1-1806901</w:t>
        </w:r>
      </w:hyperlink>
      <w:r w:rsidR="00966D15" w:rsidRPr="00966D15">
        <w:rPr>
          <w:lang w:eastAsia="x-none"/>
        </w:rPr>
        <w:tab/>
        <w:t>Summary of remaining issues on UL data transmission procedure</w:t>
      </w:r>
      <w:r w:rsidR="00966D15" w:rsidRPr="00966D15">
        <w:rPr>
          <w:lang w:eastAsia="x-none"/>
        </w:rPr>
        <w:tab/>
        <w:t>Huawei, HiSilicon</w:t>
      </w:r>
    </w:p>
    <w:p w14:paraId="3D1EF748" w14:textId="197D134B" w:rsidR="00966D15" w:rsidRPr="00966D15" w:rsidRDefault="0058452E" w:rsidP="00966D15">
      <w:pPr>
        <w:ind w:left="720" w:hanging="720"/>
        <w:rPr>
          <w:lang w:eastAsia="x-none"/>
        </w:rPr>
      </w:pPr>
      <w:hyperlink r:id="rId1773" w:history="1">
        <w:r w:rsidR="000F2B08">
          <w:rPr>
            <w:rStyle w:val="Hyperlink"/>
            <w:lang w:eastAsia="x-none"/>
          </w:rPr>
          <w:t>R1-1806902</w:t>
        </w:r>
      </w:hyperlink>
      <w:r w:rsidR="00966D15" w:rsidRPr="00966D15">
        <w:rPr>
          <w:lang w:eastAsia="x-none"/>
        </w:rPr>
        <w:tab/>
        <w:t>PUSCH reliability for URLLC</w:t>
      </w:r>
      <w:r w:rsidR="00966D15" w:rsidRPr="00966D15">
        <w:rPr>
          <w:lang w:eastAsia="x-none"/>
        </w:rPr>
        <w:tab/>
        <w:t>Huawei, HiSilicon</w:t>
      </w:r>
    </w:p>
    <w:p w14:paraId="68016D01" w14:textId="1D85294E" w:rsidR="00966D15" w:rsidRPr="00966D15" w:rsidRDefault="0058452E" w:rsidP="00966D15">
      <w:pPr>
        <w:ind w:left="720" w:hanging="720"/>
        <w:rPr>
          <w:lang w:eastAsia="x-none"/>
        </w:rPr>
      </w:pPr>
      <w:hyperlink r:id="rId1774" w:history="1">
        <w:r w:rsidR="000F2B08">
          <w:rPr>
            <w:rStyle w:val="Hyperlink"/>
            <w:lang w:eastAsia="x-none"/>
          </w:rPr>
          <w:t>R1-1807068</w:t>
        </w:r>
      </w:hyperlink>
      <w:r w:rsidR="00966D15" w:rsidRPr="00966D15">
        <w:rPr>
          <w:lang w:eastAsia="x-none"/>
        </w:rPr>
        <w:tab/>
        <w:t>UL data transmission procedure</w:t>
      </w:r>
      <w:r w:rsidR="00966D15" w:rsidRPr="00966D15">
        <w:rPr>
          <w:lang w:eastAsia="x-none"/>
        </w:rPr>
        <w:tab/>
        <w:t>NTT DOCOMO, INC.</w:t>
      </w:r>
    </w:p>
    <w:p w14:paraId="19BFB621" w14:textId="76F18739" w:rsidR="00966D15" w:rsidRPr="00966D15" w:rsidRDefault="0058452E" w:rsidP="00966D15">
      <w:pPr>
        <w:ind w:left="720" w:hanging="720"/>
        <w:rPr>
          <w:lang w:eastAsia="x-none"/>
        </w:rPr>
      </w:pPr>
      <w:hyperlink r:id="rId1775" w:history="1">
        <w:r w:rsidR="000F2B08">
          <w:rPr>
            <w:rStyle w:val="Hyperlink"/>
            <w:lang w:eastAsia="x-none"/>
          </w:rPr>
          <w:t>R1-1807069</w:t>
        </w:r>
      </w:hyperlink>
      <w:r w:rsidR="00966D15" w:rsidRPr="00966D15">
        <w:rPr>
          <w:lang w:eastAsia="x-none"/>
        </w:rPr>
        <w:tab/>
        <w:t>UL data transmission procedure for June drop URLLC</w:t>
      </w:r>
      <w:r w:rsidR="00966D15" w:rsidRPr="00966D15">
        <w:rPr>
          <w:lang w:eastAsia="x-none"/>
        </w:rPr>
        <w:tab/>
        <w:t>NTT DOCOMO, INC.</w:t>
      </w:r>
    </w:p>
    <w:p w14:paraId="6ABABFA4" w14:textId="1A5D5BC4" w:rsidR="00966D15" w:rsidRPr="00966D15" w:rsidRDefault="0058452E" w:rsidP="00966D15">
      <w:pPr>
        <w:ind w:left="720" w:hanging="720"/>
        <w:rPr>
          <w:lang w:eastAsia="x-none"/>
        </w:rPr>
      </w:pPr>
      <w:hyperlink r:id="rId1776" w:history="1">
        <w:r w:rsidR="000F2B08">
          <w:rPr>
            <w:rStyle w:val="Hyperlink"/>
            <w:lang w:eastAsia="x-none"/>
          </w:rPr>
          <w:t>R1-1807258</w:t>
        </w:r>
      </w:hyperlink>
      <w:r w:rsidR="00966D15" w:rsidRPr="00966D15">
        <w:rPr>
          <w:lang w:eastAsia="x-none"/>
        </w:rPr>
        <w:tab/>
        <w:t>Remaining issues of UL data transmission procedure</w:t>
      </w:r>
      <w:r w:rsidR="00966D15" w:rsidRPr="00966D15">
        <w:rPr>
          <w:lang w:eastAsia="x-none"/>
        </w:rPr>
        <w:tab/>
        <w:t>Ericsson</w:t>
      </w:r>
    </w:p>
    <w:p w14:paraId="1956E480" w14:textId="6AF719EE" w:rsidR="00966D15" w:rsidRPr="00966D15" w:rsidRDefault="0058452E" w:rsidP="00966D15">
      <w:pPr>
        <w:ind w:left="720" w:hanging="720"/>
        <w:rPr>
          <w:lang w:eastAsia="x-none"/>
        </w:rPr>
      </w:pPr>
      <w:hyperlink r:id="rId1777" w:history="1">
        <w:r w:rsidR="000F2B08">
          <w:rPr>
            <w:rStyle w:val="Hyperlink"/>
            <w:lang w:eastAsia="x-none"/>
          </w:rPr>
          <w:t>R1-1807366</w:t>
        </w:r>
      </w:hyperlink>
      <w:r w:rsidR="00966D15" w:rsidRPr="00966D15">
        <w:rPr>
          <w:lang w:eastAsia="x-none"/>
        </w:rPr>
        <w:tab/>
        <w:t>Considerations on short periodicities of DL SPS for URLLC</w:t>
      </w:r>
      <w:r w:rsidR="00966D15" w:rsidRPr="00966D15">
        <w:rPr>
          <w:lang w:eastAsia="x-none"/>
        </w:rPr>
        <w:tab/>
        <w:t>Qualcomm Incorporated</w:t>
      </w:r>
    </w:p>
    <w:p w14:paraId="3588C7E2" w14:textId="77777777" w:rsidR="00966D15" w:rsidRPr="00966D15" w:rsidRDefault="00966D15" w:rsidP="00620D3D">
      <w:pPr>
        <w:pStyle w:val="Heading5"/>
      </w:pPr>
      <w:bookmarkStart w:id="4306" w:name="_Toc516232639"/>
      <w:r w:rsidRPr="00966D15">
        <w:t>Soft-buffer management for NR</w:t>
      </w:r>
      <w:bookmarkEnd w:id="4306"/>
    </w:p>
    <w:p w14:paraId="5B690A95" w14:textId="7B359CC0" w:rsidR="00966D15" w:rsidRPr="00966D15" w:rsidRDefault="0058452E" w:rsidP="00966D15">
      <w:pPr>
        <w:ind w:left="720" w:hanging="720"/>
        <w:rPr>
          <w:lang w:eastAsia="x-none"/>
        </w:rPr>
      </w:pPr>
      <w:hyperlink r:id="rId1778" w:history="1">
        <w:r w:rsidR="000F2B08">
          <w:rPr>
            <w:rStyle w:val="Hyperlink"/>
            <w:lang w:eastAsia="x-none"/>
          </w:rPr>
          <w:t>R1-1805889</w:t>
        </w:r>
      </w:hyperlink>
      <w:r w:rsidR="00966D15" w:rsidRPr="00966D15">
        <w:rPr>
          <w:lang w:eastAsia="x-none"/>
        </w:rPr>
        <w:tab/>
        <w:t>Remaining issues on soft buffer management</w:t>
      </w:r>
      <w:r w:rsidR="00966D15" w:rsidRPr="00966D15">
        <w:rPr>
          <w:lang w:eastAsia="x-none"/>
        </w:rPr>
        <w:tab/>
        <w:t>Huawei, HiSilicon</w:t>
      </w:r>
    </w:p>
    <w:p w14:paraId="67C7DC07" w14:textId="62CDE2DC" w:rsidR="00966D15" w:rsidRDefault="0058452E" w:rsidP="00966D15">
      <w:pPr>
        <w:ind w:left="720" w:hanging="720"/>
        <w:rPr>
          <w:lang w:eastAsia="x-none"/>
        </w:rPr>
      </w:pPr>
      <w:hyperlink r:id="rId1779" w:history="1">
        <w:r w:rsidR="000F2B08">
          <w:rPr>
            <w:rStyle w:val="Hyperlink"/>
            <w:lang w:eastAsia="x-none"/>
          </w:rPr>
          <w:t>R1-1807259</w:t>
        </w:r>
      </w:hyperlink>
      <w:r w:rsidR="00966D15" w:rsidRPr="00966D15">
        <w:rPr>
          <w:lang w:eastAsia="x-none"/>
        </w:rPr>
        <w:tab/>
        <w:t>Remaining issues of Soft buffer management</w:t>
      </w:r>
      <w:r w:rsidR="00966D15" w:rsidRPr="00966D15">
        <w:rPr>
          <w:lang w:eastAsia="x-none"/>
        </w:rPr>
        <w:tab/>
        <w:t>Ericsson</w:t>
      </w:r>
    </w:p>
    <w:p w14:paraId="25E850A8" w14:textId="3965BDA8" w:rsidR="00C54AD6" w:rsidRDefault="00C54AD6" w:rsidP="00966D15">
      <w:pPr>
        <w:ind w:left="720" w:hanging="720"/>
        <w:rPr>
          <w:lang w:eastAsia="x-none"/>
        </w:rPr>
      </w:pPr>
    </w:p>
    <w:p w14:paraId="0F29B113" w14:textId="68C28E0D" w:rsidR="00C54AD6" w:rsidRPr="00C54AD6" w:rsidRDefault="0058452E" w:rsidP="00C54AD6">
      <w:pPr>
        <w:ind w:left="720" w:hanging="720"/>
        <w:rPr>
          <w:b/>
          <w:lang w:eastAsia="x-none"/>
        </w:rPr>
      </w:pPr>
      <w:hyperlink r:id="rId1780" w:history="1">
        <w:r w:rsidR="000F2B08">
          <w:rPr>
            <w:rStyle w:val="Hyperlink"/>
            <w:b/>
            <w:lang w:eastAsia="x-none"/>
          </w:rPr>
          <w:t>R1-1807698</w:t>
        </w:r>
      </w:hyperlink>
      <w:r w:rsidR="00C54AD6" w:rsidRPr="00C54AD6">
        <w:rPr>
          <w:b/>
          <w:lang w:eastAsia="x-none"/>
        </w:rPr>
        <w:tab/>
        <w:t>Summary for 7.1.3.3.5</w:t>
      </w:r>
      <w:r w:rsidR="00C54AD6" w:rsidRPr="00C54AD6">
        <w:rPr>
          <w:b/>
          <w:lang w:eastAsia="x-none"/>
        </w:rPr>
        <w:tab/>
        <w:t>Ericsson</w:t>
      </w:r>
    </w:p>
    <w:p w14:paraId="01B36D00" w14:textId="3E446F4A" w:rsidR="00C54AD6" w:rsidRDefault="00C54AD6" w:rsidP="00C54AD6">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626E46A4" w14:textId="77777777" w:rsidR="00EF50FD" w:rsidRDefault="00EF50FD" w:rsidP="00C54AD6">
      <w:pPr>
        <w:ind w:left="720" w:hanging="720"/>
        <w:rPr>
          <w:rFonts w:ascii="Times New Roman" w:hAnsi="Times New Roman"/>
          <w:szCs w:val="20"/>
        </w:rPr>
      </w:pPr>
    </w:p>
    <w:p w14:paraId="6956F0EB" w14:textId="77777777" w:rsidR="00EF50FD" w:rsidRPr="00EF50FD" w:rsidRDefault="00EF50FD" w:rsidP="00EF50FD">
      <w:pPr>
        <w:ind w:left="720" w:hanging="720"/>
        <w:rPr>
          <w:lang w:eastAsia="x-none"/>
        </w:rPr>
      </w:pPr>
      <w:r w:rsidRPr="00EF50FD">
        <w:rPr>
          <w:highlight w:val="green"/>
          <w:lang w:eastAsia="x-none"/>
        </w:rPr>
        <w:t>Agreements</w:t>
      </w:r>
      <w:r w:rsidRPr="00EF50FD">
        <w:rPr>
          <w:lang w:eastAsia="x-none"/>
        </w:rPr>
        <w:t>:</w:t>
      </w:r>
    </w:p>
    <w:p w14:paraId="47655F55" w14:textId="77777777" w:rsidR="00EF50FD" w:rsidRPr="00EF50FD" w:rsidRDefault="00EF50FD" w:rsidP="00613418">
      <w:pPr>
        <w:numPr>
          <w:ilvl w:val="0"/>
          <w:numId w:val="69"/>
        </w:numPr>
        <w:spacing w:after="120"/>
        <w:jc w:val="both"/>
        <w:rPr>
          <w:lang w:eastAsia="x-none"/>
        </w:rPr>
      </w:pPr>
      <w:r w:rsidRPr="00EF50FD">
        <w:rPr>
          <w:lang w:eastAsia="x-none"/>
        </w:rPr>
        <w:t>Update the conclusion from RAN1#92bis as follows:</w:t>
      </w:r>
    </w:p>
    <w:p w14:paraId="1707124E" w14:textId="77777777" w:rsidR="00EF50FD" w:rsidRPr="00EF50FD" w:rsidRDefault="00EF50FD" w:rsidP="00EF50FD">
      <w:pPr>
        <w:ind w:left="720" w:hanging="11"/>
        <w:rPr>
          <w:b/>
          <w:lang w:eastAsia="x-none"/>
        </w:rPr>
      </w:pPr>
      <w:r w:rsidRPr="00EF50FD">
        <w:rPr>
          <w:b/>
          <w:u w:val="single"/>
          <w:lang w:eastAsia="x-none"/>
        </w:rPr>
        <w:t>Conclusion</w:t>
      </w:r>
      <w:r w:rsidRPr="00EF50FD">
        <w:rPr>
          <w:b/>
          <w:lang w:eastAsia="x-none"/>
        </w:rPr>
        <w:t>:</w:t>
      </w:r>
    </w:p>
    <w:p w14:paraId="0555E653" w14:textId="77777777" w:rsidR="00EF50FD" w:rsidRPr="00EF50FD" w:rsidRDefault="00EF50FD" w:rsidP="00613418">
      <w:pPr>
        <w:pStyle w:val="ListParagraph"/>
        <w:numPr>
          <w:ilvl w:val="0"/>
          <w:numId w:val="101"/>
        </w:numPr>
        <w:rPr>
          <w:lang w:eastAsia="zh-CN"/>
        </w:rPr>
      </w:pPr>
      <w:r w:rsidRPr="00EF50FD">
        <w:rPr>
          <w:lang w:eastAsia="zh-CN"/>
        </w:rPr>
        <w:t xml:space="preserve">It is RAN1 understanding that UE is not expected to handle cases where the </w:t>
      </w:r>
      <w:r w:rsidRPr="00EF50FD">
        <w:rPr>
          <w:color w:val="FF0000"/>
          <w:u w:val="single"/>
          <w:lang w:eastAsia="zh-CN"/>
        </w:rPr>
        <w:t>N</w:t>
      </w:r>
      <w:r w:rsidRPr="00EF50FD">
        <w:rPr>
          <w:color w:val="FF0000"/>
          <w:u w:val="single"/>
          <w:vertAlign w:val="subscript"/>
          <w:lang w:eastAsia="zh-CN"/>
        </w:rPr>
        <w:t>cb</w:t>
      </w:r>
      <w:r w:rsidRPr="00EF50FD">
        <w:rPr>
          <w:color w:val="FF0000"/>
          <w:u w:val="single"/>
          <w:lang w:eastAsia="zh-CN"/>
        </w:rPr>
        <w:t xml:space="preserve"> </w:t>
      </w:r>
      <w:r w:rsidRPr="00EF50FD">
        <w:rPr>
          <w:strike/>
          <w:color w:val="FF0000"/>
          <w:u w:val="single"/>
          <w:lang w:eastAsia="zh-CN"/>
        </w:rPr>
        <w:t>Nref</w:t>
      </w:r>
      <w:r w:rsidRPr="00EF50FD">
        <w:rPr>
          <w:lang w:eastAsia="zh-CN"/>
        </w:rPr>
        <w:t xml:space="preserve"> value (in 5.4.2.1) changes across transmissions for the same transport block.</w:t>
      </w:r>
    </w:p>
    <w:p w14:paraId="4B71A32B" w14:textId="77777777" w:rsidR="00EF50FD" w:rsidRPr="00EF50FD" w:rsidRDefault="00EF50FD" w:rsidP="00613418">
      <w:pPr>
        <w:pStyle w:val="ListParagraph"/>
        <w:numPr>
          <w:ilvl w:val="1"/>
          <w:numId w:val="101"/>
        </w:numPr>
        <w:rPr>
          <w:lang w:eastAsia="zh-CN"/>
        </w:rPr>
      </w:pPr>
      <w:r w:rsidRPr="00EF50FD">
        <w:rPr>
          <w:lang w:eastAsia="zh-CN"/>
        </w:rPr>
        <w:t>No spec impact.</w:t>
      </w:r>
    </w:p>
    <w:p w14:paraId="54BB491C" w14:textId="77777777" w:rsidR="00B34BBB" w:rsidRDefault="00B34BBB" w:rsidP="00C54AD6">
      <w:pPr>
        <w:ind w:left="720" w:hanging="720"/>
        <w:rPr>
          <w:lang w:eastAsia="x-none"/>
        </w:rPr>
      </w:pPr>
    </w:p>
    <w:p w14:paraId="6DDE97C7" w14:textId="517A1D1A" w:rsidR="00C54AD6" w:rsidRPr="00B34BBB" w:rsidRDefault="00B34BBB" w:rsidP="00C54AD6">
      <w:pPr>
        <w:ind w:left="720" w:hanging="720"/>
        <w:rPr>
          <w:b/>
          <w:lang w:eastAsia="x-none"/>
        </w:rPr>
      </w:pPr>
      <w:r w:rsidRPr="00B34BBB">
        <w:rPr>
          <w:b/>
          <w:lang w:eastAsia="x-none"/>
        </w:rPr>
        <w:t>Friday</w:t>
      </w:r>
    </w:p>
    <w:p w14:paraId="6095C718" w14:textId="171907C9" w:rsidR="00B34BBB" w:rsidRPr="00B34BBB" w:rsidRDefault="0058452E" w:rsidP="00B34BBB">
      <w:pPr>
        <w:ind w:left="720" w:hanging="720"/>
        <w:rPr>
          <w:b/>
          <w:lang w:eastAsia="x-none"/>
        </w:rPr>
      </w:pPr>
      <w:hyperlink r:id="rId1781" w:history="1">
        <w:r w:rsidR="000F2B08">
          <w:rPr>
            <w:rStyle w:val="Hyperlink"/>
            <w:b/>
            <w:lang w:eastAsia="x-none"/>
          </w:rPr>
          <w:t>R1-1807851</w:t>
        </w:r>
      </w:hyperlink>
      <w:r w:rsidR="00B34BBB" w:rsidRPr="00B34BBB">
        <w:rPr>
          <w:b/>
          <w:lang w:eastAsia="x-none"/>
        </w:rPr>
        <w:tab/>
        <w:t>Summary of offline discussion on 7.1.3.3.5</w:t>
      </w:r>
      <w:r w:rsidR="00B34BBB" w:rsidRPr="00B34BBB">
        <w:rPr>
          <w:b/>
          <w:lang w:eastAsia="x-none"/>
        </w:rPr>
        <w:tab/>
        <w:t>Ericsson</w:t>
      </w:r>
    </w:p>
    <w:p w14:paraId="064B5A79" w14:textId="77777777" w:rsidR="00B34BBB" w:rsidRDefault="00B34BBB" w:rsidP="00B34BBB">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1009F72C" w14:textId="77777777" w:rsidR="00B34BBB" w:rsidRDefault="00B34BBB" w:rsidP="00B34BBB">
      <w:pPr>
        <w:ind w:left="720" w:hanging="720"/>
        <w:rPr>
          <w:b/>
          <w:szCs w:val="20"/>
          <w:u w:val="single"/>
          <w:lang w:eastAsia="x-none"/>
        </w:rPr>
      </w:pPr>
    </w:p>
    <w:p w14:paraId="6D03C559" w14:textId="7B4B3A56" w:rsidR="00B34BBB" w:rsidRPr="00B34BBB" w:rsidRDefault="00B34BBB" w:rsidP="00B34BBB">
      <w:pPr>
        <w:ind w:left="720" w:hanging="720"/>
        <w:rPr>
          <w:b/>
          <w:szCs w:val="20"/>
          <w:lang w:eastAsia="x-none"/>
        </w:rPr>
      </w:pPr>
      <w:r w:rsidRPr="00B34BBB">
        <w:rPr>
          <w:b/>
          <w:szCs w:val="20"/>
          <w:u w:val="single"/>
          <w:lang w:eastAsia="x-none"/>
        </w:rPr>
        <w:t>Conclusion</w:t>
      </w:r>
      <w:r w:rsidRPr="00B34BBB">
        <w:rPr>
          <w:b/>
          <w:szCs w:val="20"/>
          <w:lang w:eastAsia="x-none"/>
        </w:rPr>
        <w:t>:</w:t>
      </w:r>
    </w:p>
    <w:p w14:paraId="44B6DB2C" w14:textId="77777777" w:rsidR="00B34BBB" w:rsidRPr="00B34BBB" w:rsidRDefault="00B34BBB" w:rsidP="00B34BBB">
      <w:pPr>
        <w:pStyle w:val="ListParagraph"/>
        <w:numPr>
          <w:ilvl w:val="0"/>
          <w:numId w:val="101"/>
        </w:numPr>
      </w:pPr>
      <w:r w:rsidRPr="00B34BBB">
        <w:t>Performance is not expected to be optimized for the following special cases (while supported in specification) in which retransmissions of a transport block occur at or near peak rate</w:t>
      </w:r>
    </w:p>
    <w:p w14:paraId="3602F9EE" w14:textId="77777777" w:rsidR="00B34BBB" w:rsidRPr="00B34BBB" w:rsidRDefault="00B34BBB" w:rsidP="00B34BBB">
      <w:pPr>
        <w:pStyle w:val="ListParagraph"/>
        <w:numPr>
          <w:ilvl w:val="1"/>
          <w:numId w:val="101"/>
        </w:numPr>
        <w:rPr>
          <w:rFonts w:eastAsia="Calibri"/>
          <w:lang w:val="en-US" w:eastAsia="zh-CN"/>
        </w:rPr>
      </w:pPr>
      <w:r w:rsidRPr="00B34BBB">
        <w:rPr>
          <w:rFonts w:eastAsia="Calibri"/>
          <w:lang w:val="en-US" w:eastAsia="zh-CN"/>
        </w:rPr>
        <w:t>the TB is transmitted with significantly lower code rate (considering initial and retransmission) than R_LBRM(=2/3)</w:t>
      </w:r>
    </w:p>
    <w:p w14:paraId="2B3AFC39" w14:textId="77777777" w:rsidR="00B34BBB" w:rsidRPr="00B34BBB" w:rsidRDefault="00B34BBB" w:rsidP="00B34BBB">
      <w:pPr>
        <w:pStyle w:val="ListParagraph"/>
        <w:numPr>
          <w:ilvl w:val="1"/>
          <w:numId w:val="101"/>
        </w:numPr>
        <w:rPr>
          <w:rFonts w:eastAsia="Calibri"/>
          <w:lang w:val="en-US" w:eastAsia="zh-CN"/>
        </w:rPr>
      </w:pPr>
      <w:r w:rsidRPr="00B34BBB">
        <w:rPr>
          <w:rFonts w:eastAsia="Calibri"/>
          <w:lang w:val="en-US" w:eastAsia="zh-CN"/>
        </w:rPr>
        <w:t xml:space="preserve">the retransmission occurs on a much shorter PDSCH duration than the initial transmission </w:t>
      </w:r>
    </w:p>
    <w:p w14:paraId="10EAEB9B" w14:textId="77777777" w:rsidR="00B34BBB" w:rsidRPr="00B34BBB" w:rsidRDefault="00B34BBB" w:rsidP="00B34BBB">
      <w:pPr>
        <w:pStyle w:val="ListParagraph"/>
        <w:numPr>
          <w:ilvl w:val="1"/>
          <w:numId w:val="101"/>
        </w:numPr>
        <w:rPr>
          <w:rFonts w:eastAsia="Calibri"/>
          <w:lang w:val="en-US" w:eastAsia="zh-CN"/>
        </w:rPr>
      </w:pPr>
      <w:r w:rsidRPr="00B34BBB">
        <w:rPr>
          <w:rFonts w:eastAsia="Calibri"/>
          <w:lang w:val="en-US" w:eastAsia="zh-CN"/>
        </w:rPr>
        <w:t>No spec change</w:t>
      </w:r>
    </w:p>
    <w:p w14:paraId="1F5D4512" w14:textId="77777777" w:rsidR="00B34BBB" w:rsidRPr="00B34BBB" w:rsidRDefault="00B34BBB" w:rsidP="00B34BBB">
      <w:pPr>
        <w:ind w:left="720" w:hanging="720"/>
        <w:rPr>
          <w:b/>
          <w:lang w:val="en-US" w:eastAsia="x-none"/>
        </w:rPr>
      </w:pPr>
    </w:p>
    <w:p w14:paraId="582F7A03" w14:textId="77777777" w:rsidR="00B34BBB" w:rsidRPr="00B34BBB" w:rsidRDefault="00B34BBB" w:rsidP="00B34BBB">
      <w:pPr>
        <w:ind w:left="720" w:hanging="720"/>
        <w:rPr>
          <w:lang w:eastAsia="x-none"/>
        </w:rPr>
      </w:pPr>
      <w:r w:rsidRPr="00B34BBB">
        <w:rPr>
          <w:highlight w:val="green"/>
          <w:lang w:eastAsia="x-none"/>
        </w:rPr>
        <w:t>Agreements</w:t>
      </w:r>
      <w:r w:rsidRPr="00B34BBB">
        <w:rPr>
          <w:lang w:eastAsia="x-none"/>
        </w:rPr>
        <w:t>:</w:t>
      </w:r>
    </w:p>
    <w:p w14:paraId="3068A0F4" w14:textId="77777777" w:rsidR="00B34BBB" w:rsidRPr="00B34BBB" w:rsidRDefault="00B34BBB" w:rsidP="00017304">
      <w:pPr>
        <w:numPr>
          <w:ilvl w:val="0"/>
          <w:numId w:val="310"/>
        </w:numPr>
        <w:rPr>
          <w:lang w:eastAsia="x-none"/>
        </w:rPr>
      </w:pPr>
      <w:r w:rsidRPr="00B34BBB">
        <w:rPr>
          <w:lang w:eastAsia="x-none"/>
        </w:rPr>
        <w:t>To adopt the TP to Section 5.4.2.1 of 38.212</w:t>
      </w:r>
    </w:p>
    <w:p w14:paraId="424C16FA" w14:textId="11F99BCF" w:rsidR="00B34BBB" w:rsidRPr="00B34BBB" w:rsidRDefault="00B34BBB" w:rsidP="00B34BBB">
      <w:pPr>
        <w:spacing w:after="180"/>
        <w:ind w:left="568" w:hanging="284"/>
        <w:rPr>
          <w:rFonts w:ascii="Times New Roman" w:eastAsia="MS Mincho" w:hAnsi="Times New Roman"/>
          <w:szCs w:val="20"/>
          <w:lang w:eastAsia="zh-CN"/>
        </w:rPr>
      </w:pPr>
      <w:r w:rsidRPr="00B34BBB">
        <w:rPr>
          <w:rFonts w:ascii="Times New Roman" w:eastAsia="MS Mincho" w:hAnsi="Times New Roman" w:hint="eastAsia"/>
          <w:szCs w:val="20"/>
          <w:lang w:eastAsia="zh-CN"/>
        </w:rPr>
        <w:t>maximum number of layers for one TB supported by the UE for the serving cell</w:t>
      </w:r>
      <w:ins w:id="4307" w:author="Ajit Nimbalker" w:date="2018-05-22T02:09:00Z">
        <w:r w:rsidRPr="00B34BBB">
          <w:rPr>
            <w:rFonts w:ascii="Times New Roman" w:eastAsia="MS Mincho" w:hAnsi="Times New Roman"/>
            <w:szCs w:val="20"/>
            <w:lang w:eastAsia="zh-CN"/>
          </w:rPr>
          <w:t xml:space="preserve">, </w:t>
        </w:r>
      </w:ins>
      <w:ins w:id="4308" w:author="Ajit Nimbalker" w:date="2018-05-22T02:10:00Z">
        <w:r w:rsidRPr="00B34BBB">
          <w:rPr>
            <w:rFonts w:ascii="Times New Roman" w:eastAsia="MS Mincho" w:hAnsi="Times New Roman"/>
            <w:szCs w:val="20"/>
            <w:lang w:eastAsia="zh-CN"/>
          </w:rPr>
          <w:t>which for UL-SCH</w:t>
        </w:r>
      </w:ins>
      <w:ins w:id="4309" w:author="Ajit Nimbalker" w:date="2018-05-22T02:11:00Z">
        <w:r w:rsidRPr="00B34BBB">
          <w:rPr>
            <w:rFonts w:ascii="Times New Roman" w:eastAsia="MS Mincho" w:hAnsi="Times New Roman"/>
            <w:szCs w:val="20"/>
            <w:lang w:eastAsia="zh-CN"/>
          </w:rPr>
          <w:t xml:space="preserve"> </w:t>
        </w:r>
      </w:ins>
      <w:ins w:id="4310" w:author="Ajit Nimbalker" w:date="2018-05-22T02:10:00Z">
        <w:r w:rsidRPr="00B34BBB">
          <w:rPr>
            <w:rFonts w:ascii="Times New Roman" w:eastAsia="MS Mincho" w:hAnsi="Times New Roman"/>
            <w:szCs w:val="20"/>
            <w:lang w:eastAsia="zh-CN"/>
          </w:rPr>
          <w:t xml:space="preserve">is according to higher layer parameter </w:t>
        </w:r>
        <w:r w:rsidRPr="00B34BBB">
          <w:rPr>
            <w:rFonts w:ascii="Times New Roman" w:eastAsia="MS Mincho" w:hAnsi="Times New Roman"/>
            <w:i/>
            <w:szCs w:val="20"/>
            <w:lang w:eastAsia="zh-CN"/>
          </w:rPr>
          <w:t>ULmaxRank</w:t>
        </w:r>
      </w:ins>
      <w:ins w:id="4311" w:author="Ajit Nimbalker" w:date="2018-05-22T02:27:00Z">
        <w:r w:rsidRPr="00B34BBB">
          <w:rPr>
            <w:rFonts w:ascii="Times New Roman" w:eastAsia="MS Mincho" w:hAnsi="Times New Roman"/>
            <w:i/>
            <w:szCs w:val="20"/>
            <w:lang w:eastAsia="zh-CN"/>
          </w:rPr>
          <w:t xml:space="preserve"> </w:t>
        </w:r>
        <w:r w:rsidRPr="00B34BBB">
          <w:rPr>
            <w:rFonts w:ascii="Times New Roman" w:eastAsia="MS Mincho" w:hAnsi="Times New Roman"/>
            <w:szCs w:val="20"/>
            <w:lang w:eastAsia="zh-CN"/>
          </w:rPr>
          <w:t>if the parameter is configured</w:t>
        </w:r>
      </w:ins>
      <w:r w:rsidRPr="00B34BBB">
        <w:rPr>
          <w:rFonts w:ascii="Times New Roman" w:eastAsia="MS Mincho" w:hAnsi="Times New Roman" w:hint="eastAsia"/>
          <w:szCs w:val="20"/>
          <w:lang w:eastAsia="zh-CN"/>
        </w:rPr>
        <w:t>;</w:t>
      </w:r>
    </w:p>
    <w:p w14:paraId="7950F9F1" w14:textId="77777777" w:rsidR="00966D15" w:rsidRPr="00966D15" w:rsidRDefault="00966D15" w:rsidP="00620D3D">
      <w:pPr>
        <w:pStyle w:val="Heading5"/>
      </w:pPr>
      <w:bookmarkStart w:id="4312" w:name="_Toc516232640"/>
      <w:r w:rsidRPr="00966D15">
        <w:t>Multiplexing data with different transmission durations</w:t>
      </w:r>
      <w:bookmarkEnd w:id="4312"/>
    </w:p>
    <w:p w14:paraId="103EEF88" w14:textId="42D6EE52" w:rsidR="00D80F64" w:rsidRPr="00D80F64" w:rsidRDefault="0058452E" w:rsidP="00D80F64">
      <w:pPr>
        <w:ind w:left="720" w:hanging="720"/>
        <w:rPr>
          <w:b/>
        </w:rPr>
      </w:pPr>
      <w:hyperlink r:id="rId1782" w:history="1">
        <w:r w:rsidR="000F2B08">
          <w:rPr>
            <w:rStyle w:val="Hyperlink"/>
            <w:b/>
          </w:rPr>
          <w:t>R1-1807646</w:t>
        </w:r>
      </w:hyperlink>
      <w:r w:rsidR="00D80F64" w:rsidRPr="00D80F64">
        <w:rPr>
          <w:b/>
        </w:rPr>
        <w:tab/>
        <w:t>Summary of 7.1.3.3.6 – URLLC related aspects</w:t>
      </w:r>
      <w:r w:rsidR="00D80F64" w:rsidRPr="00D80F64">
        <w:rPr>
          <w:b/>
        </w:rPr>
        <w:tab/>
        <w:t>vivo</w:t>
      </w:r>
    </w:p>
    <w:p w14:paraId="1095E58D" w14:textId="77777777" w:rsidR="00D80F64" w:rsidRDefault="00D80F64" w:rsidP="00D80F64">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0889886F" w14:textId="77777777" w:rsidR="00D80F64" w:rsidRDefault="00D80F64" w:rsidP="00D80F64">
      <w:pPr>
        <w:ind w:left="720" w:hanging="720"/>
      </w:pPr>
    </w:p>
    <w:p w14:paraId="329186FE" w14:textId="5BDB8439" w:rsidR="00966D15" w:rsidRPr="00966D15" w:rsidRDefault="0058452E" w:rsidP="00966D15">
      <w:pPr>
        <w:ind w:left="720" w:hanging="720"/>
        <w:rPr>
          <w:lang w:eastAsia="x-none"/>
        </w:rPr>
      </w:pPr>
      <w:hyperlink r:id="rId1783" w:history="1">
        <w:r w:rsidR="000F2B08">
          <w:rPr>
            <w:rStyle w:val="Hyperlink"/>
            <w:lang w:eastAsia="x-none"/>
          </w:rPr>
          <w:t>R1-1806071</w:t>
        </w:r>
      </w:hyperlink>
      <w:r w:rsidR="00966D15" w:rsidRPr="00966D15">
        <w:rPr>
          <w:lang w:eastAsia="x-none"/>
        </w:rPr>
        <w:tab/>
        <w:t>Remaining issues on Multiplexing data with different transmission durations</w:t>
      </w:r>
      <w:r w:rsidR="00966D15" w:rsidRPr="00966D15">
        <w:rPr>
          <w:lang w:eastAsia="x-none"/>
        </w:rPr>
        <w:tab/>
        <w:t>vivo</w:t>
      </w:r>
    </w:p>
    <w:p w14:paraId="13F47C3E" w14:textId="158BB425" w:rsidR="00966D15" w:rsidRPr="00966D15" w:rsidRDefault="0058452E" w:rsidP="00966D15">
      <w:pPr>
        <w:ind w:left="720" w:hanging="720"/>
        <w:rPr>
          <w:lang w:eastAsia="x-none"/>
        </w:rPr>
      </w:pPr>
      <w:hyperlink r:id="rId1784" w:history="1">
        <w:r w:rsidR="000F2B08">
          <w:rPr>
            <w:rStyle w:val="Hyperlink"/>
            <w:lang w:eastAsia="x-none"/>
          </w:rPr>
          <w:t>R1-1806668</w:t>
        </w:r>
      </w:hyperlink>
      <w:r w:rsidR="00966D15" w:rsidRPr="00966D15">
        <w:rPr>
          <w:lang w:eastAsia="x-none"/>
        </w:rPr>
        <w:tab/>
        <w:t>Remaining issues on DL data multiplexing with different reliability requirements</w:t>
      </w:r>
      <w:r w:rsidR="00966D15" w:rsidRPr="00966D15">
        <w:rPr>
          <w:lang w:eastAsia="x-none"/>
        </w:rPr>
        <w:tab/>
        <w:t>ETRI</w:t>
      </w:r>
    </w:p>
    <w:p w14:paraId="254F1251" w14:textId="5D5028B9" w:rsidR="00966D15" w:rsidRPr="00966D15" w:rsidRDefault="0058452E" w:rsidP="00966D15">
      <w:pPr>
        <w:ind w:left="720" w:hanging="720"/>
        <w:rPr>
          <w:lang w:eastAsia="x-none"/>
        </w:rPr>
      </w:pPr>
      <w:hyperlink r:id="rId1785" w:history="1">
        <w:r w:rsidR="000F2B08">
          <w:rPr>
            <w:rStyle w:val="Hyperlink"/>
            <w:lang w:eastAsia="x-none"/>
          </w:rPr>
          <w:t>R1-1806897</w:t>
        </w:r>
      </w:hyperlink>
      <w:r w:rsidR="00966D15" w:rsidRPr="00966D15">
        <w:rPr>
          <w:lang w:eastAsia="x-none"/>
        </w:rPr>
        <w:tab/>
        <w:t>Summary of remaining issues on pre-emption indication with TP</w:t>
      </w:r>
      <w:r w:rsidR="00966D15" w:rsidRPr="00966D15">
        <w:rPr>
          <w:lang w:eastAsia="x-none"/>
        </w:rPr>
        <w:tab/>
        <w:t>Huawei, HiSilicon</w:t>
      </w:r>
    </w:p>
    <w:p w14:paraId="657E8551" w14:textId="0D1F1F02" w:rsidR="00966D15" w:rsidRPr="00966D15" w:rsidRDefault="0058452E" w:rsidP="00966D15">
      <w:pPr>
        <w:ind w:left="720" w:hanging="720"/>
        <w:rPr>
          <w:lang w:eastAsia="x-none"/>
        </w:rPr>
      </w:pPr>
      <w:hyperlink r:id="rId1786" w:history="1">
        <w:r w:rsidR="000F2B08">
          <w:rPr>
            <w:rStyle w:val="Hyperlink"/>
            <w:lang w:eastAsia="x-none"/>
          </w:rPr>
          <w:t>R1-1807260</w:t>
        </w:r>
      </w:hyperlink>
      <w:r w:rsidR="00966D15" w:rsidRPr="00966D15">
        <w:rPr>
          <w:lang w:eastAsia="x-none"/>
        </w:rPr>
        <w:tab/>
        <w:t>Remaining issues of multiplexing data with different transmission durations</w:t>
      </w:r>
      <w:r w:rsidR="00966D15" w:rsidRPr="00966D15">
        <w:rPr>
          <w:lang w:eastAsia="x-none"/>
        </w:rPr>
        <w:tab/>
        <w:t>Ericsson</w:t>
      </w:r>
    </w:p>
    <w:p w14:paraId="41CD50BD" w14:textId="367D2915" w:rsidR="00966D15" w:rsidRPr="00966D15" w:rsidRDefault="0058452E" w:rsidP="00966D15">
      <w:pPr>
        <w:ind w:left="720" w:hanging="720"/>
        <w:rPr>
          <w:lang w:eastAsia="x-none"/>
        </w:rPr>
      </w:pPr>
      <w:hyperlink r:id="rId1787" w:history="1">
        <w:r w:rsidR="000F2B08">
          <w:rPr>
            <w:rStyle w:val="Hyperlink"/>
            <w:lang w:eastAsia="x-none"/>
          </w:rPr>
          <w:t>R1-1807367</w:t>
        </w:r>
      </w:hyperlink>
      <w:r w:rsidR="00966D15" w:rsidRPr="00966D15">
        <w:rPr>
          <w:lang w:eastAsia="x-none"/>
        </w:rPr>
        <w:tab/>
        <w:t>Considerations on differentiating eMBB and URLLC</w:t>
      </w:r>
      <w:r w:rsidR="00966D15" w:rsidRPr="00966D15">
        <w:rPr>
          <w:lang w:eastAsia="x-none"/>
        </w:rPr>
        <w:tab/>
        <w:t>Qualcomm Incorporated</w:t>
      </w:r>
    </w:p>
    <w:p w14:paraId="7C9F341B" w14:textId="77777777" w:rsidR="00966D15" w:rsidRPr="00966D15" w:rsidRDefault="00966D15" w:rsidP="00620D3D">
      <w:pPr>
        <w:pStyle w:val="Heading5"/>
      </w:pPr>
      <w:bookmarkStart w:id="4313" w:name="_Toc516232641"/>
      <w:r w:rsidRPr="00966D15">
        <w:rPr>
          <w:rFonts w:hint="eastAsia"/>
        </w:rPr>
        <w:t>Other</w:t>
      </w:r>
      <w:bookmarkEnd w:id="4313"/>
    </w:p>
    <w:p w14:paraId="029EDAA9" w14:textId="2865A059" w:rsidR="00966D15" w:rsidRPr="00966D15" w:rsidRDefault="0058452E" w:rsidP="00966D15">
      <w:pPr>
        <w:ind w:left="720" w:hanging="720"/>
        <w:rPr>
          <w:lang w:eastAsia="x-none"/>
        </w:rPr>
      </w:pPr>
      <w:hyperlink r:id="rId1788" w:history="1">
        <w:r w:rsidR="000F2B08">
          <w:rPr>
            <w:rStyle w:val="Hyperlink"/>
            <w:lang w:eastAsia="x-none"/>
          </w:rPr>
          <w:t>R1-1806384</w:t>
        </w:r>
      </w:hyperlink>
      <w:r w:rsidR="00966D15" w:rsidRPr="00966D15">
        <w:rPr>
          <w:lang w:eastAsia="x-none"/>
        </w:rPr>
        <w:tab/>
        <w:t>[DRAFT] Reply LS on LTE peak data-rate calculation for EN-DC</w:t>
      </w:r>
      <w:r w:rsidR="00966D15" w:rsidRPr="00966D15">
        <w:rPr>
          <w:lang w:eastAsia="x-none"/>
        </w:rPr>
        <w:tab/>
        <w:t>Ericsson</w:t>
      </w:r>
    </w:p>
    <w:p w14:paraId="233739C6" w14:textId="5ED96A97" w:rsidR="00966D15" w:rsidRPr="00966D15" w:rsidRDefault="0058452E" w:rsidP="00966D15">
      <w:pPr>
        <w:ind w:left="720" w:hanging="720"/>
        <w:rPr>
          <w:lang w:eastAsia="x-none"/>
        </w:rPr>
      </w:pPr>
      <w:hyperlink r:id="rId1789" w:history="1">
        <w:r w:rsidR="000F2B08">
          <w:rPr>
            <w:rStyle w:val="Hyperlink"/>
            <w:lang w:eastAsia="x-none"/>
          </w:rPr>
          <w:t>R1-1806883</w:t>
        </w:r>
      </w:hyperlink>
      <w:r w:rsidR="00966D15" w:rsidRPr="00966D15">
        <w:rPr>
          <w:lang w:eastAsia="x-none"/>
        </w:rPr>
        <w:tab/>
        <w:t>TP on HARQ-ACK reporting with different numerology</w:t>
      </w:r>
      <w:r w:rsidR="00966D15" w:rsidRPr="00966D15">
        <w:rPr>
          <w:lang w:eastAsia="x-none"/>
        </w:rPr>
        <w:tab/>
        <w:t>Huawei, HiSilicon</w:t>
      </w:r>
    </w:p>
    <w:p w14:paraId="18B01323" w14:textId="18DE1E91" w:rsidR="00966D15" w:rsidRPr="00966D15" w:rsidRDefault="0058452E" w:rsidP="00966D15">
      <w:pPr>
        <w:ind w:left="720" w:hanging="720"/>
        <w:rPr>
          <w:lang w:eastAsia="x-none"/>
        </w:rPr>
      </w:pPr>
      <w:hyperlink r:id="rId1790" w:history="1">
        <w:r w:rsidR="000F2B08">
          <w:rPr>
            <w:rStyle w:val="Hyperlink"/>
            <w:lang w:eastAsia="x-none"/>
          </w:rPr>
          <w:t>R1-1806898</w:t>
        </w:r>
      </w:hyperlink>
      <w:r w:rsidR="00966D15" w:rsidRPr="00966D15">
        <w:rPr>
          <w:lang w:eastAsia="x-none"/>
        </w:rPr>
        <w:tab/>
        <w:t>Support of 60 kHz subcarrier spacing</w:t>
      </w:r>
      <w:r w:rsidR="00966D15" w:rsidRPr="00966D15">
        <w:rPr>
          <w:lang w:eastAsia="x-none"/>
        </w:rPr>
        <w:tab/>
        <w:t>Huawei, HiSilicon</w:t>
      </w:r>
    </w:p>
    <w:p w14:paraId="35DAE4A8" w14:textId="3081ADE9" w:rsidR="00966D15" w:rsidRPr="00966D15" w:rsidRDefault="0058452E" w:rsidP="00966D15">
      <w:pPr>
        <w:ind w:left="720" w:hanging="720"/>
        <w:rPr>
          <w:lang w:eastAsia="x-none"/>
        </w:rPr>
      </w:pPr>
      <w:hyperlink r:id="rId1791" w:history="1">
        <w:r w:rsidR="000F2B08">
          <w:rPr>
            <w:rStyle w:val="Hyperlink"/>
            <w:lang w:eastAsia="x-none"/>
          </w:rPr>
          <w:t>R1-1806900</w:t>
        </w:r>
      </w:hyperlink>
      <w:r w:rsidR="00966D15" w:rsidRPr="00966D15">
        <w:rPr>
          <w:lang w:eastAsia="x-none"/>
        </w:rPr>
        <w:tab/>
        <w:t>Considerations on DMRS to support URLLC</w:t>
      </w:r>
      <w:r w:rsidR="00966D15" w:rsidRPr="00966D15">
        <w:rPr>
          <w:lang w:eastAsia="x-none"/>
        </w:rPr>
        <w:tab/>
        <w:t>Huawei, HiSilicon</w:t>
      </w:r>
    </w:p>
    <w:p w14:paraId="2982CAB0" w14:textId="79C8D17F" w:rsidR="00966D15" w:rsidRPr="00966D15" w:rsidRDefault="0058452E" w:rsidP="00966D15">
      <w:pPr>
        <w:ind w:left="720" w:hanging="720"/>
        <w:rPr>
          <w:lang w:eastAsia="x-none"/>
        </w:rPr>
      </w:pPr>
      <w:hyperlink r:id="rId1792" w:history="1">
        <w:r w:rsidR="000F2B08">
          <w:rPr>
            <w:rStyle w:val="Hyperlink"/>
            <w:lang w:eastAsia="x-none"/>
          </w:rPr>
          <w:t>R1-1806918</w:t>
        </w:r>
      </w:hyperlink>
      <w:r w:rsidR="00966D15" w:rsidRPr="00966D15">
        <w:rPr>
          <w:lang w:eastAsia="x-none"/>
        </w:rPr>
        <w:tab/>
        <w:t>Inconsistent PDCCH detection</w:t>
      </w:r>
      <w:r w:rsidR="00966D15" w:rsidRPr="00966D15">
        <w:rPr>
          <w:lang w:eastAsia="x-none"/>
        </w:rPr>
        <w:tab/>
        <w:t>Panasonic</w:t>
      </w:r>
    </w:p>
    <w:p w14:paraId="19A68A9F" w14:textId="36029AFF" w:rsidR="00966D15" w:rsidRPr="00966D15" w:rsidRDefault="0058452E" w:rsidP="00966D15">
      <w:pPr>
        <w:ind w:left="720" w:hanging="720"/>
        <w:rPr>
          <w:lang w:eastAsia="x-none"/>
        </w:rPr>
      </w:pPr>
      <w:hyperlink r:id="rId1793" w:history="1">
        <w:r w:rsidR="000F2B08">
          <w:rPr>
            <w:rStyle w:val="Hyperlink"/>
            <w:lang w:eastAsia="x-none"/>
          </w:rPr>
          <w:t>R1-1807138</w:t>
        </w:r>
      </w:hyperlink>
      <w:r w:rsidR="00966D15" w:rsidRPr="00966D15">
        <w:rPr>
          <w:lang w:eastAsia="x-none"/>
        </w:rPr>
        <w:tab/>
        <w:t>Discussion on semi-static HARQ-ACK codebook when slot aggregation for UCI reliability</w:t>
      </w:r>
      <w:r w:rsidR="00966D15" w:rsidRPr="00966D15">
        <w:rPr>
          <w:lang w:eastAsia="x-none"/>
        </w:rPr>
        <w:tab/>
        <w:t>Huawei, HiSilicon</w:t>
      </w:r>
    </w:p>
    <w:p w14:paraId="2520B095" w14:textId="618A64B6" w:rsidR="00966D15" w:rsidRPr="00966D15" w:rsidRDefault="0058452E" w:rsidP="00966D15">
      <w:pPr>
        <w:ind w:left="720" w:hanging="720"/>
        <w:rPr>
          <w:lang w:eastAsia="x-none"/>
        </w:rPr>
      </w:pPr>
      <w:hyperlink r:id="rId1794" w:history="1">
        <w:r w:rsidR="000F2B08">
          <w:rPr>
            <w:rStyle w:val="Hyperlink"/>
            <w:lang w:eastAsia="x-none"/>
          </w:rPr>
          <w:t>R1-1807261</w:t>
        </w:r>
      </w:hyperlink>
      <w:r w:rsidR="00966D15" w:rsidRPr="00966D15">
        <w:rPr>
          <w:lang w:eastAsia="x-none"/>
        </w:rPr>
        <w:tab/>
        <w:t>TP on remaining issues for DL UL resource allocation</w:t>
      </w:r>
      <w:r w:rsidR="00966D15" w:rsidRPr="00966D15">
        <w:rPr>
          <w:lang w:eastAsia="x-none"/>
        </w:rPr>
        <w:tab/>
        <w:t>Ericsson</w:t>
      </w:r>
    </w:p>
    <w:p w14:paraId="72230E28" w14:textId="77777777" w:rsidR="00966D15" w:rsidRPr="00966D15" w:rsidRDefault="00966D15" w:rsidP="00620D3D">
      <w:pPr>
        <w:pStyle w:val="Heading4"/>
      </w:pPr>
      <w:bookmarkStart w:id="4314" w:name="_Toc513839882"/>
      <w:bookmarkStart w:id="4315" w:name="_Toc516232642"/>
      <w:r w:rsidRPr="00966D15">
        <w:t>Other aspects on carrier aggregation and bandwidth parts</w:t>
      </w:r>
      <w:bookmarkEnd w:id="4314"/>
      <w:bookmarkEnd w:id="4315"/>
    </w:p>
    <w:p w14:paraId="45E3000E" w14:textId="0BDDDD90" w:rsidR="00966D15" w:rsidRDefault="00966D15" w:rsidP="00620D3D">
      <w:pPr>
        <w:pStyle w:val="Heading5"/>
      </w:pPr>
      <w:bookmarkStart w:id="4316" w:name="_Toc516232643"/>
      <w:r w:rsidRPr="00966D15">
        <w:t>Other aspects on bandwidth Parts</w:t>
      </w:r>
      <w:bookmarkEnd w:id="4316"/>
    </w:p>
    <w:p w14:paraId="5989985B" w14:textId="67671266" w:rsidR="00364914" w:rsidRPr="00364914" w:rsidRDefault="0058452E" w:rsidP="00364914">
      <w:pPr>
        <w:rPr>
          <w:b/>
        </w:rPr>
      </w:pPr>
      <w:hyperlink r:id="rId1795" w:history="1">
        <w:r w:rsidR="000F2B08">
          <w:rPr>
            <w:rStyle w:val="Hyperlink"/>
            <w:b/>
          </w:rPr>
          <w:t>R1-1807667</w:t>
        </w:r>
      </w:hyperlink>
      <w:r w:rsidR="00364914" w:rsidRPr="00364914">
        <w:rPr>
          <w:b/>
        </w:rPr>
        <w:tab/>
        <w:t>Summary of bandwidth part remaining issues</w:t>
      </w:r>
      <w:r w:rsidR="00364914" w:rsidRPr="00364914">
        <w:rPr>
          <w:b/>
        </w:rPr>
        <w:tab/>
        <w:t>MediaTek</w:t>
      </w:r>
    </w:p>
    <w:p w14:paraId="23623761" w14:textId="77777777" w:rsidR="00364914" w:rsidRDefault="00364914" w:rsidP="00364914">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1BE4CAA5" w14:textId="2DBD14B0" w:rsidR="00364914" w:rsidRDefault="00364914" w:rsidP="00364914"/>
    <w:p w14:paraId="49CF6C05" w14:textId="5783D95A" w:rsidR="005D18C6" w:rsidRDefault="005D18C6" w:rsidP="00364914">
      <w:pPr>
        <w:rPr>
          <w:b/>
        </w:rPr>
      </w:pPr>
      <w:r w:rsidRPr="005D18C6">
        <w:rPr>
          <w:b/>
        </w:rPr>
        <w:t>Wednesday</w:t>
      </w:r>
    </w:p>
    <w:p w14:paraId="783628D5" w14:textId="0C339C3B" w:rsidR="005D18C6" w:rsidRPr="005D18C6" w:rsidRDefault="0058452E" w:rsidP="005D18C6">
      <w:pPr>
        <w:rPr>
          <w:b/>
        </w:rPr>
      </w:pPr>
      <w:hyperlink r:id="rId1796" w:history="1">
        <w:r w:rsidR="000F2B08">
          <w:rPr>
            <w:rStyle w:val="Hyperlink"/>
            <w:b/>
          </w:rPr>
          <w:t>R1-1807731</w:t>
        </w:r>
      </w:hyperlink>
      <w:r w:rsidR="005D18C6" w:rsidRPr="005D18C6">
        <w:rPr>
          <w:b/>
        </w:rPr>
        <w:tab/>
        <w:t>LS on Bandwidth configuration for initial BWP</w:t>
      </w:r>
      <w:r w:rsidR="005D18C6" w:rsidRPr="005D18C6">
        <w:rPr>
          <w:b/>
        </w:rPr>
        <w:tab/>
        <w:t>RAN2, NTT DOCOMO</w:t>
      </w:r>
    </w:p>
    <w:p w14:paraId="35834E77" w14:textId="502A98E7" w:rsidR="00A7691B" w:rsidRPr="00A7691B" w:rsidRDefault="005D18C6" w:rsidP="00A7691B">
      <w:r w:rsidRPr="00B34BBB">
        <w:rPr>
          <w:rFonts w:ascii="Times New Roman" w:hAnsi="Times New Roman"/>
          <w:b/>
          <w:szCs w:val="20"/>
        </w:rPr>
        <w:t xml:space="preserve">Decision: </w:t>
      </w:r>
      <w:r w:rsidRPr="00B34BBB">
        <w:rPr>
          <w:rFonts w:ascii="Times New Roman" w:hAnsi="Times New Roman"/>
          <w:szCs w:val="20"/>
        </w:rPr>
        <w:t>The document is noted.</w:t>
      </w:r>
      <w:r w:rsidR="00A7691B" w:rsidRPr="00B34BBB">
        <w:rPr>
          <w:rFonts w:ascii="Times New Roman" w:hAnsi="Times New Roman"/>
          <w:szCs w:val="20"/>
        </w:rPr>
        <w:t xml:space="preserve"> </w:t>
      </w:r>
      <w:r w:rsidR="00A7691B" w:rsidRPr="00B34BBB">
        <w:t>Reply LS is necessary</w:t>
      </w:r>
    </w:p>
    <w:p w14:paraId="758E2598" w14:textId="3B730035" w:rsidR="005D18C6" w:rsidRPr="00B34BBB" w:rsidRDefault="00B34BBB" w:rsidP="005D18C6">
      <w:pPr>
        <w:ind w:left="720" w:hanging="720"/>
        <w:rPr>
          <w:rFonts w:ascii="Times New Roman" w:hAnsi="Times New Roman"/>
          <w:b/>
          <w:szCs w:val="20"/>
        </w:rPr>
      </w:pPr>
      <w:r w:rsidRPr="00B34BBB">
        <w:rPr>
          <w:rFonts w:ascii="Times New Roman" w:hAnsi="Times New Roman"/>
          <w:b/>
          <w:szCs w:val="20"/>
        </w:rPr>
        <w:t>Friday</w:t>
      </w:r>
    </w:p>
    <w:p w14:paraId="29F00542" w14:textId="38564E30" w:rsidR="00B34BBB" w:rsidRPr="00B34BBB" w:rsidRDefault="0058452E" w:rsidP="00B34BBB">
      <w:pPr>
        <w:rPr>
          <w:b/>
        </w:rPr>
      </w:pPr>
      <w:hyperlink r:id="rId1797" w:history="1">
        <w:r w:rsidR="000F2B08">
          <w:rPr>
            <w:rStyle w:val="Hyperlink"/>
            <w:b/>
          </w:rPr>
          <w:t>R1-1807840</w:t>
        </w:r>
      </w:hyperlink>
      <w:r w:rsidR="00B34BBB" w:rsidRPr="00B34BBB">
        <w:rPr>
          <w:b/>
        </w:rPr>
        <w:tab/>
        <w:t>[Draft] Reply LS on bandwidth configuration for initial BWP</w:t>
      </w:r>
      <w:r w:rsidR="00B34BBB" w:rsidRPr="00B34BBB">
        <w:rPr>
          <w:b/>
        </w:rPr>
        <w:tab/>
        <w:t>M</w:t>
      </w:r>
      <w:r w:rsidR="00B34BBB">
        <w:rPr>
          <w:b/>
        </w:rPr>
        <w:t>ediaTek</w:t>
      </w:r>
    </w:p>
    <w:p w14:paraId="78069076" w14:textId="5E06BC3E" w:rsidR="00B34BBB" w:rsidRPr="00B34BBB" w:rsidRDefault="00B34BBB" w:rsidP="00B34BBB">
      <w:pPr>
        <w:ind w:left="720" w:hanging="720"/>
      </w:pPr>
      <w:r w:rsidRPr="00B34BBB">
        <w:rPr>
          <w:rFonts w:ascii="Times New Roman" w:hAnsi="Times New Roman"/>
          <w:b/>
          <w:szCs w:val="20"/>
        </w:rPr>
        <w:t xml:space="preserve">Decision: </w:t>
      </w:r>
      <w:r w:rsidRPr="00B34BBB">
        <w:t>The draft LS is</w:t>
      </w:r>
      <w:r>
        <w:t xml:space="preserve"> endorsed and final LS is</w:t>
      </w:r>
      <w:r w:rsidRPr="00B34BBB">
        <w:t xml:space="preserve"> </w:t>
      </w:r>
      <w:r w:rsidRPr="00B34BBB">
        <w:rPr>
          <w:highlight w:val="green"/>
        </w:rPr>
        <w:t xml:space="preserve">approved in </w:t>
      </w:r>
      <w:hyperlink r:id="rId1798" w:history="1">
        <w:r w:rsidR="000F2B08">
          <w:rPr>
            <w:rStyle w:val="Hyperlink"/>
            <w:highlight w:val="green"/>
          </w:rPr>
          <w:t>R1-1807873</w:t>
        </w:r>
      </w:hyperlink>
      <w:r w:rsidRPr="00B34BBB">
        <w:t>.</w:t>
      </w:r>
    </w:p>
    <w:p w14:paraId="2EE0F6C1" w14:textId="77777777" w:rsidR="00B34BBB" w:rsidRPr="00B34BBB" w:rsidRDefault="00B34BBB" w:rsidP="00CC5597">
      <w:pPr>
        <w:pBdr>
          <w:top w:val="single" w:sz="4" w:space="1" w:color="auto"/>
        </w:pBdr>
        <w:ind w:left="720" w:hanging="720"/>
        <w:rPr>
          <w:lang w:eastAsia="x-none"/>
        </w:rPr>
      </w:pPr>
    </w:p>
    <w:p w14:paraId="45DBC061" w14:textId="77777777" w:rsidR="00B34BBB" w:rsidRDefault="00B34BBB" w:rsidP="005D18C6">
      <w:pPr>
        <w:ind w:left="720" w:hanging="720"/>
        <w:rPr>
          <w:rFonts w:ascii="Times New Roman" w:hAnsi="Times New Roman"/>
          <w:szCs w:val="20"/>
        </w:rPr>
      </w:pPr>
    </w:p>
    <w:p w14:paraId="50DF28B6" w14:textId="2876DFE0" w:rsidR="005D18C6" w:rsidRPr="005D18C6" w:rsidRDefault="0058452E" w:rsidP="005D18C6">
      <w:pPr>
        <w:rPr>
          <w:b/>
        </w:rPr>
      </w:pPr>
      <w:hyperlink r:id="rId1799" w:history="1">
        <w:r w:rsidR="000F2B08">
          <w:rPr>
            <w:rStyle w:val="Hyperlink"/>
            <w:b/>
          </w:rPr>
          <w:t>R1-1807729</w:t>
        </w:r>
      </w:hyperlink>
      <w:r w:rsidR="005D18C6" w:rsidRPr="005D18C6">
        <w:rPr>
          <w:b/>
        </w:rPr>
        <w:tab/>
        <w:t>Summary of bandwidth part remaining issues</w:t>
      </w:r>
      <w:r w:rsidR="005D18C6" w:rsidRPr="005D18C6">
        <w:rPr>
          <w:b/>
        </w:rPr>
        <w:tab/>
        <w:t>MediaTek</w:t>
      </w:r>
    </w:p>
    <w:p w14:paraId="4930D79A" w14:textId="77777777" w:rsidR="005D18C6" w:rsidRDefault="005D18C6" w:rsidP="005D18C6">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10C2DAAE" w14:textId="0B0D70F4" w:rsidR="005D18C6" w:rsidRDefault="005D18C6" w:rsidP="005D18C6"/>
    <w:p w14:paraId="10D10E86" w14:textId="77777777" w:rsidR="00A7691B" w:rsidRPr="00A7691B" w:rsidRDefault="00A7691B" w:rsidP="00A7691B">
      <w:pPr>
        <w:ind w:left="720" w:hanging="720"/>
        <w:rPr>
          <w:b/>
          <w:szCs w:val="20"/>
          <w:lang w:eastAsia="x-none"/>
        </w:rPr>
      </w:pPr>
      <w:r w:rsidRPr="00A7691B">
        <w:rPr>
          <w:szCs w:val="20"/>
          <w:highlight w:val="green"/>
          <w:lang w:eastAsia="x-none"/>
        </w:rPr>
        <w:t>Agreements</w:t>
      </w:r>
      <w:r w:rsidRPr="00A7691B">
        <w:rPr>
          <w:b/>
          <w:szCs w:val="20"/>
          <w:lang w:eastAsia="x-none"/>
        </w:rPr>
        <w:t>:</w:t>
      </w:r>
    </w:p>
    <w:p w14:paraId="3F26E3DA" w14:textId="77777777" w:rsidR="00A7691B" w:rsidRPr="00A7691B" w:rsidRDefault="00A7691B" w:rsidP="00036580">
      <w:pPr>
        <w:numPr>
          <w:ilvl w:val="0"/>
          <w:numId w:val="178"/>
        </w:numPr>
        <w:rPr>
          <w:szCs w:val="20"/>
          <w:lang w:eastAsia="zh-TW"/>
        </w:rPr>
      </w:pPr>
      <w:r w:rsidRPr="00A7691B">
        <w:rPr>
          <w:szCs w:val="20"/>
          <w:lang w:eastAsia="zh-TW"/>
        </w:rPr>
        <w:t>When DCI format 1_1 is used for active BWP switching,</w:t>
      </w:r>
    </w:p>
    <w:p w14:paraId="51FFEC60" w14:textId="77777777" w:rsidR="00A7691B" w:rsidRPr="00A7691B" w:rsidRDefault="00A7691B" w:rsidP="00036580">
      <w:pPr>
        <w:numPr>
          <w:ilvl w:val="1"/>
          <w:numId w:val="178"/>
        </w:numPr>
        <w:rPr>
          <w:szCs w:val="20"/>
          <w:lang w:eastAsia="zh-TW"/>
        </w:rPr>
      </w:pPr>
      <w:r w:rsidRPr="00A7691B">
        <w:rPr>
          <w:szCs w:val="20"/>
          <w:lang w:eastAsia="zh-TW"/>
        </w:rPr>
        <w:t>A UE ignores the following DCI bitfields after MSB zero-padding when the old active DL BWP is configured with 1 TB and the indicated DL BWP is configured with 2 TBs</w:t>
      </w:r>
    </w:p>
    <w:p w14:paraId="621BF1F8" w14:textId="77777777" w:rsidR="00A7691B" w:rsidRPr="00A7691B" w:rsidRDefault="00A7691B" w:rsidP="00036580">
      <w:pPr>
        <w:numPr>
          <w:ilvl w:val="2"/>
          <w:numId w:val="178"/>
        </w:numPr>
        <w:rPr>
          <w:szCs w:val="20"/>
          <w:lang w:eastAsia="zh-TW"/>
        </w:rPr>
      </w:pPr>
      <w:r w:rsidRPr="00A7691B">
        <w:rPr>
          <w:szCs w:val="20"/>
          <w:lang w:eastAsia="zh-TW"/>
        </w:rPr>
        <w:t>Modulation and coding scheme for TB2</w:t>
      </w:r>
    </w:p>
    <w:p w14:paraId="651EA1CA" w14:textId="77777777" w:rsidR="00A7691B" w:rsidRPr="00A7691B" w:rsidRDefault="00A7691B" w:rsidP="00036580">
      <w:pPr>
        <w:numPr>
          <w:ilvl w:val="2"/>
          <w:numId w:val="178"/>
        </w:numPr>
        <w:rPr>
          <w:szCs w:val="20"/>
          <w:lang w:eastAsia="zh-TW"/>
        </w:rPr>
      </w:pPr>
      <w:r w:rsidRPr="00A7691B">
        <w:rPr>
          <w:szCs w:val="20"/>
          <w:lang w:eastAsia="zh-TW"/>
        </w:rPr>
        <w:t>New data indicator for TB2</w:t>
      </w:r>
    </w:p>
    <w:p w14:paraId="6331B565" w14:textId="77777777" w:rsidR="00A7691B" w:rsidRPr="00A7691B" w:rsidRDefault="00A7691B" w:rsidP="00036580">
      <w:pPr>
        <w:numPr>
          <w:ilvl w:val="2"/>
          <w:numId w:val="178"/>
        </w:numPr>
        <w:rPr>
          <w:szCs w:val="20"/>
          <w:lang w:eastAsia="zh-TW"/>
        </w:rPr>
      </w:pPr>
      <w:r w:rsidRPr="00A7691B">
        <w:rPr>
          <w:szCs w:val="20"/>
          <w:lang w:eastAsia="zh-TW"/>
        </w:rPr>
        <w:t>Redundancy version for TB2</w:t>
      </w:r>
    </w:p>
    <w:p w14:paraId="0508DCEE" w14:textId="77777777" w:rsidR="00A7691B" w:rsidRPr="00A7691B" w:rsidRDefault="00A7691B" w:rsidP="00036580">
      <w:pPr>
        <w:numPr>
          <w:ilvl w:val="1"/>
          <w:numId w:val="178"/>
        </w:numPr>
        <w:rPr>
          <w:szCs w:val="20"/>
          <w:lang w:eastAsia="zh-TW"/>
        </w:rPr>
      </w:pPr>
      <w:r w:rsidRPr="00A7691B">
        <w:rPr>
          <w:szCs w:val="20"/>
          <w:lang w:eastAsia="zh-TW"/>
        </w:rPr>
        <w:t>FFS For “transmission configuration indication” bitfield, a UE follows the TCI for the CORESET with the lowest CORESE ID of the new active DL BWP in the same slot as the scheduled PDSCH</w:t>
      </w:r>
    </w:p>
    <w:p w14:paraId="401045E4" w14:textId="77777777" w:rsidR="00A7691B" w:rsidRPr="00A7691B" w:rsidRDefault="00A7691B" w:rsidP="00036580">
      <w:pPr>
        <w:numPr>
          <w:ilvl w:val="1"/>
          <w:numId w:val="178"/>
        </w:numPr>
        <w:rPr>
          <w:szCs w:val="20"/>
          <w:lang w:eastAsia="zh-TW"/>
        </w:rPr>
      </w:pPr>
      <w:r w:rsidRPr="00A7691B">
        <w:rPr>
          <w:szCs w:val="20"/>
          <w:lang w:eastAsia="zh-TW"/>
        </w:rPr>
        <w:t>For “frequency domain resource assignment” bifield with the following cases, no further special handling, in addition to MSB truncation and zero-padding, is needed</w:t>
      </w:r>
    </w:p>
    <w:p w14:paraId="4B5614D8" w14:textId="77777777" w:rsidR="00A7691B" w:rsidRPr="00A7691B" w:rsidRDefault="00A7691B" w:rsidP="00036580">
      <w:pPr>
        <w:numPr>
          <w:ilvl w:val="2"/>
          <w:numId w:val="178"/>
        </w:numPr>
        <w:rPr>
          <w:szCs w:val="20"/>
          <w:lang w:eastAsia="zh-TW"/>
        </w:rPr>
      </w:pPr>
      <w:r w:rsidRPr="00A7691B">
        <w:rPr>
          <w:szCs w:val="20"/>
          <w:lang w:eastAsia="zh-TW"/>
        </w:rPr>
        <w:t>When the indicated DL BWP is configured with Type 0 resource allocation only</w:t>
      </w:r>
    </w:p>
    <w:p w14:paraId="406A7437" w14:textId="77777777" w:rsidR="00A7691B" w:rsidRPr="00A7691B" w:rsidRDefault="00A7691B" w:rsidP="00036580">
      <w:pPr>
        <w:numPr>
          <w:ilvl w:val="2"/>
          <w:numId w:val="178"/>
        </w:numPr>
        <w:rPr>
          <w:szCs w:val="20"/>
          <w:lang w:eastAsia="zh-TW"/>
        </w:rPr>
      </w:pPr>
      <w:r w:rsidRPr="00A7691B">
        <w:rPr>
          <w:szCs w:val="20"/>
          <w:lang w:eastAsia="zh-TW"/>
        </w:rPr>
        <w:t>When the indicated DL BWP is configured with both Type 0 &amp; Type 1 resource allocation</w:t>
      </w:r>
    </w:p>
    <w:p w14:paraId="4EF94256" w14:textId="77777777" w:rsidR="00A7691B" w:rsidRPr="00A7691B" w:rsidRDefault="00A7691B" w:rsidP="00036580">
      <w:pPr>
        <w:numPr>
          <w:ilvl w:val="3"/>
          <w:numId w:val="178"/>
        </w:numPr>
        <w:rPr>
          <w:szCs w:val="20"/>
          <w:lang w:eastAsia="zh-TW"/>
        </w:rPr>
      </w:pPr>
      <w:r w:rsidRPr="00A7691B">
        <w:rPr>
          <w:szCs w:val="20"/>
          <w:lang w:eastAsia="zh-TW"/>
        </w:rPr>
        <w:t>In case of MSB zero-padding, Type 0 resource allocation is always applied</w:t>
      </w:r>
    </w:p>
    <w:p w14:paraId="4B72CDB6" w14:textId="77777777" w:rsidR="00A7691B" w:rsidRPr="00A7691B" w:rsidRDefault="00A7691B" w:rsidP="00036580">
      <w:pPr>
        <w:numPr>
          <w:ilvl w:val="2"/>
          <w:numId w:val="178"/>
        </w:numPr>
        <w:rPr>
          <w:szCs w:val="20"/>
          <w:lang w:eastAsia="zh-TW"/>
        </w:rPr>
      </w:pPr>
      <w:r w:rsidRPr="00A7691B">
        <w:rPr>
          <w:szCs w:val="20"/>
          <w:lang w:eastAsia="zh-TW"/>
        </w:rPr>
        <w:t>When the indicated DL BWP is configured with Type 1 resource allocation only &amp; bitfield truncation is applied</w:t>
      </w:r>
    </w:p>
    <w:p w14:paraId="0E4A8B3F" w14:textId="77777777" w:rsidR="00A7691B" w:rsidRPr="00A7691B" w:rsidRDefault="00A7691B" w:rsidP="00036580">
      <w:pPr>
        <w:numPr>
          <w:ilvl w:val="1"/>
          <w:numId w:val="178"/>
        </w:numPr>
        <w:rPr>
          <w:szCs w:val="20"/>
          <w:lang w:eastAsia="zh-TW"/>
        </w:rPr>
      </w:pPr>
      <w:r w:rsidRPr="00A7691B">
        <w:rPr>
          <w:szCs w:val="20"/>
          <w:lang w:eastAsia="zh-TW"/>
        </w:rPr>
        <w:t>For “frequency domain resource assignment” bitfield with the following case, continue discussion on whether further special handling, in addition to MSB truncation and zero-padding, is needed</w:t>
      </w:r>
    </w:p>
    <w:p w14:paraId="5CCCB857" w14:textId="77777777" w:rsidR="00A7691B" w:rsidRPr="00A7691B" w:rsidRDefault="00A7691B" w:rsidP="00036580">
      <w:pPr>
        <w:numPr>
          <w:ilvl w:val="2"/>
          <w:numId w:val="178"/>
        </w:numPr>
        <w:rPr>
          <w:szCs w:val="20"/>
          <w:lang w:eastAsia="zh-TW"/>
        </w:rPr>
      </w:pPr>
      <w:r w:rsidRPr="00A7691B">
        <w:rPr>
          <w:szCs w:val="20"/>
          <w:lang w:eastAsia="zh-TW"/>
        </w:rPr>
        <w:t>When the indicated DL BWP is configured with Type 1 resource allocation only &amp; MSB zero-padding is applied</w:t>
      </w:r>
    </w:p>
    <w:p w14:paraId="34C8D43F" w14:textId="77777777" w:rsidR="00A7691B" w:rsidRPr="00A7691B" w:rsidRDefault="00A7691B" w:rsidP="00036580">
      <w:pPr>
        <w:numPr>
          <w:ilvl w:val="1"/>
          <w:numId w:val="178"/>
        </w:numPr>
        <w:rPr>
          <w:szCs w:val="20"/>
          <w:lang w:eastAsia="zh-TW"/>
        </w:rPr>
      </w:pPr>
      <w:r w:rsidRPr="00A7691B">
        <w:rPr>
          <w:szCs w:val="20"/>
          <w:lang w:eastAsia="zh-TW"/>
        </w:rPr>
        <w:t>For other DCI bitfields, no further special handling, in addition to MSB truncation and zero-padding, is required</w:t>
      </w:r>
    </w:p>
    <w:p w14:paraId="17834B48" w14:textId="77777777" w:rsidR="00A7691B" w:rsidRPr="00A7691B" w:rsidRDefault="00A7691B" w:rsidP="00036580">
      <w:pPr>
        <w:numPr>
          <w:ilvl w:val="0"/>
          <w:numId w:val="178"/>
        </w:numPr>
        <w:rPr>
          <w:szCs w:val="20"/>
          <w:lang w:eastAsia="zh-TW"/>
        </w:rPr>
      </w:pPr>
      <w:r w:rsidRPr="00A7691B">
        <w:rPr>
          <w:szCs w:val="20"/>
          <w:lang w:eastAsia="zh-TW"/>
        </w:rPr>
        <w:t>When DCI format 0_1 is used for active BWP switching,</w:t>
      </w:r>
    </w:p>
    <w:p w14:paraId="22EBCD31" w14:textId="77777777" w:rsidR="00A7691B" w:rsidRPr="00A7691B" w:rsidRDefault="00A7691B" w:rsidP="00036580">
      <w:pPr>
        <w:numPr>
          <w:ilvl w:val="1"/>
          <w:numId w:val="178"/>
        </w:numPr>
        <w:rPr>
          <w:szCs w:val="20"/>
          <w:lang w:eastAsia="zh-TW"/>
        </w:rPr>
      </w:pPr>
      <w:r w:rsidRPr="00A7691B">
        <w:rPr>
          <w:szCs w:val="20"/>
          <w:lang w:eastAsia="zh-TW"/>
        </w:rPr>
        <w:t>FFS  For “SRS resource indicator” bitfield, a UE follows the spatial relationship of the PUCCH resource with the lowest PUCCH resource ID of the new active UL BWP</w:t>
      </w:r>
    </w:p>
    <w:p w14:paraId="4B2BA7F1" w14:textId="77777777" w:rsidR="00A7691B" w:rsidRPr="00A7691B" w:rsidRDefault="00A7691B" w:rsidP="00036580">
      <w:pPr>
        <w:numPr>
          <w:ilvl w:val="1"/>
          <w:numId w:val="178"/>
        </w:numPr>
        <w:rPr>
          <w:szCs w:val="20"/>
          <w:lang w:eastAsia="zh-TW"/>
        </w:rPr>
      </w:pPr>
      <w:r w:rsidRPr="00A7691B">
        <w:rPr>
          <w:szCs w:val="20"/>
          <w:lang w:eastAsia="zh-TW"/>
        </w:rPr>
        <w:t>FFS For “PTRS-DMRS association” bitfield, no further special handling, in addition to MSB truncation and zero-padding, is needed</w:t>
      </w:r>
    </w:p>
    <w:p w14:paraId="64D6ABE7" w14:textId="77777777" w:rsidR="00A7691B" w:rsidRPr="00A7691B" w:rsidRDefault="00A7691B" w:rsidP="00036580">
      <w:pPr>
        <w:numPr>
          <w:ilvl w:val="1"/>
          <w:numId w:val="178"/>
        </w:numPr>
        <w:rPr>
          <w:szCs w:val="20"/>
          <w:lang w:eastAsia="zh-TW"/>
        </w:rPr>
      </w:pPr>
      <w:r w:rsidRPr="00A7691B">
        <w:rPr>
          <w:szCs w:val="20"/>
          <w:lang w:eastAsia="zh-TW"/>
        </w:rPr>
        <w:t>For “frequency domain resource assignment” bitfield with the following cases, no further special handling, in addition to MSB truncation and zero-padding, is required</w:t>
      </w:r>
    </w:p>
    <w:p w14:paraId="1A8DB794" w14:textId="77777777" w:rsidR="00A7691B" w:rsidRPr="00A7691B" w:rsidRDefault="00A7691B" w:rsidP="00036580">
      <w:pPr>
        <w:numPr>
          <w:ilvl w:val="2"/>
          <w:numId w:val="178"/>
        </w:numPr>
        <w:rPr>
          <w:szCs w:val="20"/>
          <w:lang w:eastAsia="zh-TW"/>
        </w:rPr>
      </w:pPr>
      <w:r w:rsidRPr="00A7691B">
        <w:rPr>
          <w:szCs w:val="20"/>
          <w:lang w:eastAsia="zh-TW"/>
        </w:rPr>
        <w:t>When the indicated UL BWP is configured with Type 0 resource allocation only</w:t>
      </w:r>
    </w:p>
    <w:p w14:paraId="49C86981" w14:textId="77777777" w:rsidR="00A7691B" w:rsidRPr="00A7691B" w:rsidRDefault="00A7691B" w:rsidP="00036580">
      <w:pPr>
        <w:numPr>
          <w:ilvl w:val="2"/>
          <w:numId w:val="178"/>
        </w:numPr>
        <w:rPr>
          <w:szCs w:val="20"/>
          <w:lang w:eastAsia="zh-TW"/>
        </w:rPr>
      </w:pPr>
      <w:r w:rsidRPr="00A7691B">
        <w:rPr>
          <w:szCs w:val="20"/>
          <w:lang w:eastAsia="zh-TW"/>
        </w:rPr>
        <w:t>When the indicated UL BWP is configured with both Type 0 &amp; Type 1 resource allocation</w:t>
      </w:r>
    </w:p>
    <w:p w14:paraId="2884514E" w14:textId="77777777" w:rsidR="00A7691B" w:rsidRPr="00A7691B" w:rsidRDefault="00A7691B" w:rsidP="00036580">
      <w:pPr>
        <w:numPr>
          <w:ilvl w:val="3"/>
          <w:numId w:val="178"/>
        </w:numPr>
        <w:rPr>
          <w:szCs w:val="20"/>
          <w:lang w:eastAsia="zh-TW"/>
        </w:rPr>
      </w:pPr>
      <w:r w:rsidRPr="00A7691B">
        <w:rPr>
          <w:szCs w:val="20"/>
          <w:lang w:eastAsia="zh-TW"/>
        </w:rPr>
        <w:t>In case of MSB zero-padding, Type 0 resource allocation is always applied</w:t>
      </w:r>
    </w:p>
    <w:p w14:paraId="772FF633" w14:textId="77777777" w:rsidR="00A7691B" w:rsidRPr="00A7691B" w:rsidRDefault="00A7691B" w:rsidP="00036580">
      <w:pPr>
        <w:numPr>
          <w:ilvl w:val="2"/>
          <w:numId w:val="178"/>
        </w:numPr>
        <w:rPr>
          <w:szCs w:val="20"/>
          <w:lang w:eastAsia="zh-TW"/>
        </w:rPr>
      </w:pPr>
      <w:r w:rsidRPr="00A7691B">
        <w:rPr>
          <w:szCs w:val="20"/>
          <w:lang w:eastAsia="zh-TW"/>
        </w:rPr>
        <w:t>When the indicated UL BWP is configured with Type 1 resource allocation only &amp; bitfield truncation is applied</w:t>
      </w:r>
    </w:p>
    <w:p w14:paraId="0604ECB4" w14:textId="77777777" w:rsidR="00A7691B" w:rsidRPr="00A7691B" w:rsidRDefault="00A7691B" w:rsidP="00036580">
      <w:pPr>
        <w:numPr>
          <w:ilvl w:val="1"/>
          <w:numId w:val="178"/>
        </w:numPr>
        <w:rPr>
          <w:szCs w:val="20"/>
          <w:lang w:eastAsia="zh-TW"/>
        </w:rPr>
      </w:pPr>
      <w:r w:rsidRPr="00A7691B">
        <w:rPr>
          <w:szCs w:val="20"/>
          <w:lang w:eastAsia="zh-TW"/>
        </w:rPr>
        <w:t>For “frequency domain resource assignment” bitfield with the following case, continue discussion whether further special handling, in addition to MSB truncation and zero-padding, is required</w:t>
      </w:r>
    </w:p>
    <w:p w14:paraId="05F977B5" w14:textId="77777777" w:rsidR="00A7691B" w:rsidRPr="00A7691B" w:rsidRDefault="00A7691B" w:rsidP="00036580">
      <w:pPr>
        <w:numPr>
          <w:ilvl w:val="2"/>
          <w:numId w:val="178"/>
        </w:numPr>
        <w:rPr>
          <w:szCs w:val="20"/>
          <w:lang w:eastAsia="zh-TW"/>
        </w:rPr>
      </w:pPr>
      <w:r w:rsidRPr="00A7691B">
        <w:rPr>
          <w:szCs w:val="20"/>
          <w:lang w:eastAsia="zh-TW"/>
        </w:rPr>
        <w:t>When the indicated UL BWP is configured with Type 1 resource allocation only &amp; bitfield zero-padding is applied</w:t>
      </w:r>
    </w:p>
    <w:p w14:paraId="4E7204B7" w14:textId="77777777" w:rsidR="00A7691B" w:rsidRPr="00A7691B" w:rsidRDefault="00A7691B" w:rsidP="00036580">
      <w:pPr>
        <w:numPr>
          <w:ilvl w:val="1"/>
          <w:numId w:val="178"/>
        </w:numPr>
        <w:rPr>
          <w:szCs w:val="20"/>
          <w:lang w:eastAsia="zh-TW"/>
        </w:rPr>
      </w:pPr>
      <w:r w:rsidRPr="00A7691B">
        <w:rPr>
          <w:szCs w:val="20"/>
          <w:lang w:eastAsia="zh-TW"/>
        </w:rPr>
        <w:t xml:space="preserve">For other DCI bitfields, no further special handling, in addition to MSB truncation and zero-padding, is required </w:t>
      </w:r>
    </w:p>
    <w:p w14:paraId="072BAF89" w14:textId="77777777" w:rsidR="00A7691B" w:rsidRPr="00A7691B" w:rsidRDefault="00A7691B" w:rsidP="00A7691B">
      <w:pPr>
        <w:ind w:left="720" w:hanging="720"/>
        <w:rPr>
          <w:b/>
          <w:lang w:eastAsia="x-none"/>
        </w:rPr>
      </w:pPr>
    </w:p>
    <w:p w14:paraId="1DB308CD" w14:textId="24B23EF1" w:rsidR="005D18C6" w:rsidRPr="00F17BF0" w:rsidRDefault="00F17BF0" w:rsidP="005D18C6">
      <w:pPr>
        <w:rPr>
          <w:b/>
        </w:rPr>
      </w:pPr>
      <w:r w:rsidRPr="00F17BF0">
        <w:rPr>
          <w:b/>
        </w:rPr>
        <w:t>Thursday</w:t>
      </w:r>
    </w:p>
    <w:p w14:paraId="6525591F" w14:textId="0569BF3B" w:rsidR="00F17BF0" w:rsidRPr="00F17BF0" w:rsidRDefault="0058452E" w:rsidP="00F17BF0">
      <w:pPr>
        <w:rPr>
          <w:b/>
        </w:rPr>
      </w:pPr>
      <w:hyperlink r:id="rId1800" w:history="1">
        <w:r w:rsidR="000F2B08">
          <w:rPr>
            <w:rStyle w:val="Hyperlink"/>
            <w:b/>
          </w:rPr>
          <w:t>R1-1807801</w:t>
        </w:r>
      </w:hyperlink>
      <w:r w:rsidR="00F17BF0" w:rsidRPr="00F17BF0">
        <w:rPr>
          <w:b/>
        </w:rPr>
        <w:tab/>
        <w:t>Summary of bandwidth part remaining issues</w:t>
      </w:r>
      <w:r w:rsidR="00F17BF0" w:rsidRPr="00F17BF0">
        <w:rPr>
          <w:b/>
        </w:rPr>
        <w:tab/>
        <w:t>MediaTek</w:t>
      </w:r>
    </w:p>
    <w:p w14:paraId="19F4A1EE" w14:textId="77777777" w:rsidR="00F17BF0" w:rsidRDefault="00F17BF0" w:rsidP="00F17BF0">
      <w:pPr>
        <w:ind w:left="720" w:hanging="720"/>
        <w:rPr>
          <w:rFonts w:ascii="Times New Roman" w:hAnsi="Times New Roman"/>
          <w:szCs w:val="20"/>
        </w:rPr>
      </w:pPr>
      <w:r w:rsidRPr="00777035">
        <w:rPr>
          <w:rFonts w:ascii="Times New Roman" w:hAnsi="Times New Roman"/>
          <w:b/>
          <w:szCs w:val="20"/>
        </w:rPr>
        <w:lastRenderedPageBreak/>
        <w:t xml:space="preserve">Decision: </w:t>
      </w:r>
      <w:r w:rsidRPr="00777035">
        <w:rPr>
          <w:rFonts w:ascii="Times New Roman" w:hAnsi="Times New Roman"/>
          <w:szCs w:val="20"/>
        </w:rPr>
        <w:t xml:space="preserve">The </w:t>
      </w:r>
      <w:r>
        <w:rPr>
          <w:rFonts w:ascii="Times New Roman" w:hAnsi="Times New Roman"/>
          <w:szCs w:val="20"/>
        </w:rPr>
        <w:t>document is noted.</w:t>
      </w:r>
    </w:p>
    <w:p w14:paraId="3FFD9726" w14:textId="2224288D" w:rsidR="00F17BF0" w:rsidRDefault="00F17BF0" w:rsidP="00F17BF0"/>
    <w:p w14:paraId="75E22500" w14:textId="77777777" w:rsidR="00535A24" w:rsidRPr="00535A24" w:rsidRDefault="00535A24" w:rsidP="00535A24">
      <w:pPr>
        <w:ind w:left="720" w:hanging="720"/>
        <w:rPr>
          <w:b/>
          <w:szCs w:val="20"/>
          <w:lang w:eastAsia="x-none"/>
        </w:rPr>
      </w:pPr>
      <w:r w:rsidRPr="00535A24">
        <w:rPr>
          <w:szCs w:val="20"/>
          <w:highlight w:val="green"/>
          <w:lang w:eastAsia="x-none"/>
        </w:rPr>
        <w:t>Agreements</w:t>
      </w:r>
      <w:r w:rsidRPr="00535A24">
        <w:rPr>
          <w:b/>
          <w:szCs w:val="20"/>
          <w:lang w:eastAsia="x-none"/>
        </w:rPr>
        <w:t>:</w:t>
      </w:r>
    </w:p>
    <w:p w14:paraId="7FB27399" w14:textId="77777777" w:rsidR="00535A24" w:rsidRPr="00535A24" w:rsidRDefault="00535A24" w:rsidP="00613418">
      <w:pPr>
        <w:pStyle w:val="ListParagraph"/>
        <w:numPr>
          <w:ilvl w:val="0"/>
          <w:numId w:val="101"/>
        </w:numPr>
      </w:pPr>
      <w:r w:rsidRPr="00535A24">
        <w:t>If a UE doesn’t support DCI-based active BWP switching, the UE ignores the “BWP indicator” bitfield in DCI format 1_1 and DCI format 0_1 when the bitfield exists</w:t>
      </w:r>
    </w:p>
    <w:p w14:paraId="7C09A57F" w14:textId="77777777" w:rsidR="00535A24" w:rsidRPr="00535A24" w:rsidRDefault="00535A24" w:rsidP="00613418">
      <w:pPr>
        <w:pStyle w:val="ListParagraph"/>
        <w:numPr>
          <w:ilvl w:val="1"/>
          <w:numId w:val="101"/>
        </w:numPr>
      </w:pPr>
      <w:r w:rsidRPr="00535A24">
        <w:t>Note: it doesn’t imply that DCI-based active BWP switching is an optional feature</w:t>
      </w:r>
    </w:p>
    <w:p w14:paraId="191EEF27" w14:textId="77777777" w:rsidR="00535A24" w:rsidRPr="00535A24" w:rsidRDefault="00535A24" w:rsidP="00535A24">
      <w:pPr>
        <w:ind w:left="720" w:hanging="720"/>
        <w:rPr>
          <w:b/>
          <w:lang w:eastAsia="x-none"/>
        </w:rPr>
      </w:pPr>
    </w:p>
    <w:p w14:paraId="52C961F1" w14:textId="77777777" w:rsidR="00535A24" w:rsidRPr="00535A24" w:rsidRDefault="00535A24" w:rsidP="00535A24">
      <w:pPr>
        <w:ind w:left="720" w:hanging="720"/>
        <w:rPr>
          <w:b/>
          <w:szCs w:val="20"/>
          <w:lang w:eastAsia="x-none"/>
        </w:rPr>
      </w:pPr>
      <w:r w:rsidRPr="00535A24">
        <w:rPr>
          <w:szCs w:val="20"/>
          <w:highlight w:val="green"/>
          <w:lang w:eastAsia="x-none"/>
        </w:rPr>
        <w:t>Agreements</w:t>
      </w:r>
      <w:r w:rsidRPr="00535A24">
        <w:rPr>
          <w:b/>
          <w:szCs w:val="20"/>
          <w:lang w:eastAsia="x-none"/>
        </w:rPr>
        <w:t>:</w:t>
      </w:r>
    </w:p>
    <w:p w14:paraId="12BF2BED" w14:textId="77777777" w:rsidR="00535A24" w:rsidRPr="00CC5597" w:rsidRDefault="00535A24" w:rsidP="00613418">
      <w:pPr>
        <w:pStyle w:val="ListParagraph"/>
        <w:numPr>
          <w:ilvl w:val="0"/>
          <w:numId w:val="101"/>
        </w:numPr>
      </w:pPr>
      <w:r w:rsidRPr="00535A24">
        <w:t xml:space="preserve">It was noticed by RAN1 that there is an agreement regarding that a UE should report UL Tx DC location to the network by a semi-static signalling. However, such signalling wasn’t implemented in RAN2’s RRC spec. yet. RAN1 </w:t>
      </w:r>
      <w:r w:rsidRPr="00CC5597">
        <w:t xml:space="preserve">kindly asks RAN2 to implement such signalling. </w:t>
      </w:r>
    </w:p>
    <w:p w14:paraId="4B04E09D" w14:textId="77777777" w:rsidR="00535A24" w:rsidRPr="00CC5597" w:rsidRDefault="00535A24" w:rsidP="00613418">
      <w:pPr>
        <w:pStyle w:val="ListParagraph"/>
        <w:numPr>
          <w:ilvl w:val="1"/>
          <w:numId w:val="101"/>
        </w:numPr>
      </w:pPr>
      <w:r w:rsidRPr="00CC5597">
        <w:t>FFS details of the signalling</w:t>
      </w:r>
    </w:p>
    <w:p w14:paraId="1529C5BF" w14:textId="77777777" w:rsidR="00535A24" w:rsidRPr="00CC5597" w:rsidRDefault="00535A24" w:rsidP="00613418">
      <w:pPr>
        <w:pStyle w:val="ListParagraph"/>
        <w:numPr>
          <w:ilvl w:val="0"/>
          <w:numId w:val="101"/>
        </w:numPr>
      </w:pPr>
      <w:r w:rsidRPr="00CC5597">
        <w:t>Check offline further on DL Tx DC location related issue</w:t>
      </w:r>
    </w:p>
    <w:p w14:paraId="7E93FAA3" w14:textId="6FB767D1" w:rsidR="00535A24" w:rsidRPr="00535A24" w:rsidRDefault="00535A24" w:rsidP="00613418">
      <w:pPr>
        <w:pStyle w:val="ListParagraph"/>
        <w:numPr>
          <w:ilvl w:val="0"/>
          <w:numId w:val="101"/>
        </w:numPr>
      </w:pPr>
      <w:r w:rsidRPr="00535A24">
        <w:t>To send an LS to RAN2 – Peikai (M</w:t>
      </w:r>
      <w:r w:rsidR="00CC5597">
        <w:t>ediaTek</w:t>
      </w:r>
      <w:r w:rsidRPr="00535A24">
        <w:t>)</w:t>
      </w:r>
    </w:p>
    <w:p w14:paraId="0341A3F3" w14:textId="77777777" w:rsidR="00CC5597" w:rsidRPr="00B34BBB" w:rsidRDefault="00CC5597" w:rsidP="00CC5597">
      <w:pPr>
        <w:ind w:left="720" w:hanging="720"/>
        <w:rPr>
          <w:rFonts w:ascii="Times New Roman" w:hAnsi="Times New Roman"/>
          <w:b/>
          <w:szCs w:val="20"/>
        </w:rPr>
      </w:pPr>
      <w:r w:rsidRPr="00B34BBB">
        <w:rPr>
          <w:rFonts w:ascii="Times New Roman" w:hAnsi="Times New Roman"/>
          <w:b/>
          <w:szCs w:val="20"/>
        </w:rPr>
        <w:t>Friday</w:t>
      </w:r>
    </w:p>
    <w:p w14:paraId="31189159" w14:textId="2E945CAA" w:rsidR="00CC5597" w:rsidRDefault="0058452E" w:rsidP="00CC5597">
      <w:pPr>
        <w:rPr>
          <w:b/>
        </w:rPr>
      </w:pPr>
      <w:hyperlink r:id="rId1801" w:history="1">
        <w:r w:rsidR="000F2B08">
          <w:rPr>
            <w:rStyle w:val="Hyperlink"/>
            <w:b/>
          </w:rPr>
          <w:t>R1-1807905</w:t>
        </w:r>
      </w:hyperlink>
      <w:r w:rsidR="00CC5597" w:rsidRPr="00CC5597">
        <w:rPr>
          <w:b/>
        </w:rPr>
        <w:tab/>
        <w:t>[Draft] LS on signalling of transmitter-side DC location</w:t>
      </w:r>
      <w:r w:rsidR="00CC5597" w:rsidRPr="00CC5597">
        <w:rPr>
          <w:b/>
        </w:rPr>
        <w:tab/>
        <w:t>MediaTek</w:t>
      </w:r>
    </w:p>
    <w:p w14:paraId="66E76505" w14:textId="7606FC0E" w:rsidR="00CC5597" w:rsidRPr="00B34BBB" w:rsidRDefault="00CC5597" w:rsidP="00CC5597">
      <w:pPr>
        <w:ind w:left="720" w:hanging="720"/>
      </w:pPr>
      <w:r w:rsidRPr="00B34BBB">
        <w:rPr>
          <w:rFonts w:ascii="Times New Roman" w:hAnsi="Times New Roman"/>
          <w:b/>
          <w:szCs w:val="20"/>
        </w:rPr>
        <w:t xml:space="preserve">Decision: </w:t>
      </w:r>
      <w:r w:rsidRPr="00B34BBB">
        <w:t>The draft LS is</w:t>
      </w:r>
      <w:r>
        <w:t xml:space="preserve"> endorsed and final LS is</w:t>
      </w:r>
      <w:r w:rsidRPr="00B34BBB">
        <w:t xml:space="preserve"> </w:t>
      </w:r>
      <w:r w:rsidRPr="00B34BBB">
        <w:rPr>
          <w:highlight w:val="green"/>
        </w:rPr>
        <w:t xml:space="preserve">approved in </w:t>
      </w:r>
      <w:hyperlink r:id="rId1802" w:history="1">
        <w:r w:rsidR="000F2B08">
          <w:rPr>
            <w:rStyle w:val="Hyperlink"/>
            <w:highlight w:val="green"/>
          </w:rPr>
          <w:t>R1-1807910</w:t>
        </w:r>
      </w:hyperlink>
      <w:r w:rsidRPr="00B34BBB">
        <w:t>.</w:t>
      </w:r>
    </w:p>
    <w:p w14:paraId="561B5523" w14:textId="77777777" w:rsidR="00CC5597" w:rsidRPr="00B34BBB" w:rsidRDefault="00CC5597" w:rsidP="00CC5597">
      <w:pPr>
        <w:pBdr>
          <w:top w:val="single" w:sz="4" w:space="1" w:color="auto"/>
        </w:pBdr>
        <w:ind w:left="720" w:hanging="720"/>
        <w:rPr>
          <w:lang w:eastAsia="x-none"/>
        </w:rPr>
      </w:pPr>
    </w:p>
    <w:p w14:paraId="0E033FA5" w14:textId="77777777" w:rsidR="00535A24" w:rsidRPr="00535A24" w:rsidRDefault="00535A24" w:rsidP="00535A24">
      <w:pPr>
        <w:ind w:left="720" w:hanging="720"/>
        <w:rPr>
          <w:b/>
          <w:lang w:eastAsia="x-none"/>
        </w:rPr>
      </w:pPr>
    </w:p>
    <w:p w14:paraId="2DAD5D4E" w14:textId="77777777" w:rsidR="00535A24" w:rsidRPr="00535A24" w:rsidRDefault="00535A24" w:rsidP="00535A24">
      <w:pPr>
        <w:ind w:left="720" w:hanging="720"/>
        <w:rPr>
          <w:b/>
          <w:szCs w:val="20"/>
          <w:lang w:eastAsia="x-none"/>
        </w:rPr>
      </w:pPr>
      <w:r w:rsidRPr="00535A24">
        <w:rPr>
          <w:szCs w:val="20"/>
          <w:highlight w:val="green"/>
          <w:lang w:eastAsia="x-none"/>
        </w:rPr>
        <w:t>Agreements</w:t>
      </w:r>
      <w:r w:rsidRPr="00535A24">
        <w:rPr>
          <w:b/>
          <w:szCs w:val="20"/>
          <w:lang w:eastAsia="x-none"/>
        </w:rPr>
        <w:t>:</w:t>
      </w:r>
    </w:p>
    <w:p w14:paraId="6EE1544C" w14:textId="77777777" w:rsidR="00535A24" w:rsidRPr="00535A24" w:rsidRDefault="00535A24" w:rsidP="00036580">
      <w:pPr>
        <w:numPr>
          <w:ilvl w:val="0"/>
          <w:numId w:val="179"/>
        </w:numPr>
        <w:rPr>
          <w:szCs w:val="20"/>
          <w:lang w:eastAsia="zh-TW"/>
        </w:rPr>
      </w:pPr>
      <w:r w:rsidRPr="00535A24">
        <w:rPr>
          <w:szCs w:val="20"/>
          <w:lang w:eastAsia="zh-TW"/>
        </w:rPr>
        <w:t>When DCI format 1_1 is used for active BWP switching,</w:t>
      </w:r>
    </w:p>
    <w:p w14:paraId="556BD514" w14:textId="77777777" w:rsidR="00535A24" w:rsidRPr="00535A24" w:rsidRDefault="00535A24" w:rsidP="00036580">
      <w:pPr>
        <w:numPr>
          <w:ilvl w:val="1"/>
          <w:numId w:val="179"/>
        </w:numPr>
        <w:rPr>
          <w:szCs w:val="20"/>
          <w:lang w:eastAsia="zh-TW"/>
        </w:rPr>
      </w:pPr>
      <w:r w:rsidRPr="00535A24">
        <w:rPr>
          <w:szCs w:val="20"/>
          <w:lang w:eastAsia="zh-TW"/>
        </w:rPr>
        <w:t>For “frequency domain resource assignment” bitfield with the following case, no further special handling, in addition to MSB truncation and zero-padding, is needed</w:t>
      </w:r>
    </w:p>
    <w:p w14:paraId="24DA48A5" w14:textId="77777777" w:rsidR="00535A24" w:rsidRPr="00535A24" w:rsidRDefault="00535A24" w:rsidP="00036580">
      <w:pPr>
        <w:numPr>
          <w:ilvl w:val="2"/>
          <w:numId w:val="179"/>
        </w:numPr>
        <w:rPr>
          <w:szCs w:val="20"/>
          <w:lang w:eastAsia="zh-TW"/>
        </w:rPr>
      </w:pPr>
      <w:r w:rsidRPr="00535A24">
        <w:rPr>
          <w:szCs w:val="20"/>
          <w:lang w:eastAsia="zh-TW"/>
        </w:rPr>
        <w:t>When the indicated DL BWP is configured with Type 1 resource allocation only &amp; MSB zero-padding is applied</w:t>
      </w:r>
    </w:p>
    <w:p w14:paraId="65219664" w14:textId="77777777" w:rsidR="00535A24" w:rsidRPr="00535A24" w:rsidRDefault="00535A24" w:rsidP="00036580">
      <w:pPr>
        <w:numPr>
          <w:ilvl w:val="1"/>
          <w:numId w:val="179"/>
        </w:numPr>
        <w:rPr>
          <w:szCs w:val="20"/>
          <w:lang w:eastAsia="zh-TW"/>
        </w:rPr>
      </w:pPr>
      <w:r w:rsidRPr="00535A24">
        <w:rPr>
          <w:szCs w:val="20"/>
          <w:lang w:eastAsia="zh-TW"/>
        </w:rPr>
        <w:t xml:space="preserve">For “transmission configuration indication” bitfield, </w:t>
      </w:r>
    </w:p>
    <w:p w14:paraId="549359DC" w14:textId="77777777" w:rsidR="00535A24" w:rsidRPr="00535A24" w:rsidRDefault="00535A24" w:rsidP="00036580">
      <w:pPr>
        <w:numPr>
          <w:ilvl w:val="2"/>
          <w:numId w:val="179"/>
        </w:numPr>
        <w:rPr>
          <w:szCs w:val="20"/>
          <w:lang w:eastAsia="zh-TW"/>
        </w:rPr>
      </w:pPr>
      <w:r w:rsidRPr="00535A24">
        <w:rPr>
          <w:szCs w:val="20"/>
          <w:lang w:eastAsia="zh-TW"/>
        </w:rPr>
        <w:t>When there is no TCI bitfield in the BWP switching DCI, a UE follows the TCI indication defined in the spec, assuming the TCI bitfield disabled, based on the old active DL BWP</w:t>
      </w:r>
    </w:p>
    <w:p w14:paraId="33EB3D77" w14:textId="77777777" w:rsidR="00535A24" w:rsidRPr="00535A24" w:rsidRDefault="00535A24" w:rsidP="00036580">
      <w:pPr>
        <w:numPr>
          <w:ilvl w:val="2"/>
          <w:numId w:val="179"/>
        </w:numPr>
        <w:rPr>
          <w:szCs w:val="20"/>
          <w:lang w:eastAsia="zh-TW"/>
        </w:rPr>
      </w:pPr>
      <w:r w:rsidRPr="00535A24">
        <w:rPr>
          <w:szCs w:val="20"/>
          <w:lang w:eastAsia="zh-TW"/>
        </w:rPr>
        <w:t>Otherwise, no further special handling, in addition to MSB truncation and zero-padding, is needed</w:t>
      </w:r>
    </w:p>
    <w:p w14:paraId="62A1D153" w14:textId="77777777" w:rsidR="00535A24" w:rsidRPr="00535A24" w:rsidRDefault="00535A24" w:rsidP="00036580">
      <w:pPr>
        <w:numPr>
          <w:ilvl w:val="0"/>
          <w:numId w:val="179"/>
        </w:numPr>
        <w:rPr>
          <w:szCs w:val="20"/>
          <w:lang w:eastAsia="zh-TW"/>
        </w:rPr>
      </w:pPr>
      <w:r w:rsidRPr="00535A24">
        <w:rPr>
          <w:szCs w:val="20"/>
          <w:lang w:eastAsia="zh-TW"/>
        </w:rPr>
        <w:t>When DCI format 0_1 is used for active BWP switching,</w:t>
      </w:r>
    </w:p>
    <w:p w14:paraId="74E847D9" w14:textId="77777777" w:rsidR="00535A24" w:rsidRPr="00535A24" w:rsidRDefault="00535A24" w:rsidP="00036580">
      <w:pPr>
        <w:numPr>
          <w:ilvl w:val="1"/>
          <w:numId w:val="179"/>
        </w:numPr>
        <w:rPr>
          <w:szCs w:val="20"/>
          <w:lang w:eastAsia="zh-TW"/>
        </w:rPr>
      </w:pPr>
      <w:r w:rsidRPr="00535A24">
        <w:rPr>
          <w:szCs w:val="20"/>
          <w:lang w:eastAsia="zh-TW"/>
        </w:rPr>
        <w:t>For “frequency domain resource assignment” bitfield with the following case, no further special handling, in addition to MSB truncation and zero-padding, is required</w:t>
      </w:r>
    </w:p>
    <w:p w14:paraId="0E1942DA" w14:textId="77777777" w:rsidR="00535A24" w:rsidRPr="00535A24" w:rsidRDefault="00535A24" w:rsidP="00036580">
      <w:pPr>
        <w:numPr>
          <w:ilvl w:val="2"/>
          <w:numId w:val="179"/>
        </w:numPr>
        <w:rPr>
          <w:szCs w:val="20"/>
          <w:lang w:eastAsia="zh-TW"/>
        </w:rPr>
      </w:pPr>
      <w:r w:rsidRPr="00535A24">
        <w:rPr>
          <w:szCs w:val="20"/>
          <w:lang w:eastAsia="zh-TW"/>
        </w:rPr>
        <w:t>When the indicated UL BWP is configured with Type 1 resource allocation only &amp; bitfield zero-padding is applied</w:t>
      </w:r>
    </w:p>
    <w:p w14:paraId="7A2651C6" w14:textId="77777777" w:rsidR="00535A24" w:rsidRPr="00535A24" w:rsidRDefault="00535A24" w:rsidP="00036580">
      <w:pPr>
        <w:numPr>
          <w:ilvl w:val="1"/>
          <w:numId w:val="179"/>
        </w:numPr>
        <w:rPr>
          <w:szCs w:val="20"/>
          <w:lang w:eastAsia="zh-TW"/>
        </w:rPr>
      </w:pPr>
      <w:r w:rsidRPr="00535A24">
        <w:rPr>
          <w:szCs w:val="20"/>
          <w:lang w:eastAsia="zh-TW"/>
        </w:rPr>
        <w:t>(</w:t>
      </w:r>
      <w:r w:rsidRPr="00535A24">
        <w:rPr>
          <w:szCs w:val="20"/>
          <w:highlight w:val="darkYellow"/>
          <w:lang w:eastAsia="zh-TW"/>
        </w:rPr>
        <w:t>working assumption</w:t>
      </w:r>
      <w:r w:rsidRPr="00535A24">
        <w:rPr>
          <w:szCs w:val="20"/>
          <w:lang w:eastAsia="zh-TW"/>
        </w:rPr>
        <w:t xml:space="preserve">) For “PTRS-DMRS association” bitfield, </w:t>
      </w:r>
    </w:p>
    <w:p w14:paraId="2B1C1C0E" w14:textId="77777777" w:rsidR="00535A24" w:rsidRPr="00535A24" w:rsidRDefault="00535A24" w:rsidP="00036580">
      <w:pPr>
        <w:numPr>
          <w:ilvl w:val="2"/>
          <w:numId w:val="179"/>
        </w:numPr>
        <w:rPr>
          <w:szCs w:val="20"/>
          <w:lang w:eastAsia="zh-TW"/>
        </w:rPr>
      </w:pPr>
      <w:r w:rsidRPr="00535A24">
        <w:rPr>
          <w:szCs w:val="20"/>
          <w:lang w:eastAsia="zh-TW"/>
        </w:rPr>
        <w:t>When there is no “PTRS-DMRS association” bitfield in the BWP switching DCI, a UE follows the behaviour defined in the spec, assuming “PTRS-DMRS association” bitfield disabled</w:t>
      </w:r>
    </w:p>
    <w:p w14:paraId="706D1A20" w14:textId="77777777" w:rsidR="00535A24" w:rsidRPr="00535A24" w:rsidRDefault="00535A24" w:rsidP="00036580">
      <w:pPr>
        <w:numPr>
          <w:ilvl w:val="2"/>
          <w:numId w:val="179"/>
        </w:numPr>
        <w:rPr>
          <w:szCs w:val="20"/>
          <w:lang w:eastAsia="zh-TW"/>
        </w:rPr>
      </w:pPr>
      <w:r w:rsidRPr="00535A24">
        <w:rPr>
          <w:szCs w:val="20"/>
          <w:lang w:eastAsia="zh-TW"/>
        </w:rPr>
        <w:t>Otherwise, no further special handling, in addition to MSB truncation and zero-padding, is needed</w:t>
      </w:r>
    </w:p>
    <w:p w14:paraId="2490440C" w14:textId="77777777" w:rsidR="00535A24" w:rsidRPr="00535A24" w:rsidRDefault="00535A24" w:rsidP="00535A24">
      <w:pPr>
        <w:ind w:left="720" w:hanging="720"/>
        <w:rPr>
          <w:b/>
          <w:lang w:eastAsia="x-none"/>
        </w:rPr>
      </w:pPr>
    </w:p>
    <w:p w14:paraId="4D8F551A" w14:textId="77777777" w:rsidR="00535A24" w:rsidRPr="00CC5597" w:rsidRDefault="00535A24" w:rsidP="00535A24">
      <w:pPr>
        <w:ind w:left="720" w:hanging="720"/>
        <w:rPr>
          <w:b/>
          <w:strike/>
          <w:szCs w:val="20"/>
          <w:lang w:eastAsia="x-none"/>
        </w:rPr>
      </w:pPr>
      <w:r w:rsidRPr="00CC5597">
        <w:rPr>
          <w:strike/>
          <w:szCs w:val="20"/>
          <w:lang w:eastAsia="x-none"/>
        </w:rPr>
        <w:t>Agreements</w:t>
      </w:r>
      <w:r w:rsidRPr="00CC5597">
        <w:rPr>
          <w:b/>
          <w:strike/>
          <w:szCs w:val="20"/>
          <w:lang w:eastAsia="x-none"/>
        </w:rPr>
        <w:t>:</w:t>
      </w:r>
    </w:p>
    <w:p w14:paraId="0EC0B0FF" w14:textId="77777777" w:rsidR="00535A24" w:rsidRPr="00CC5597" w:rsidRDefault="00535A24" w:rsidP="00036580">
      <w:pPr>
        <w:numPr>
          <w:ilvl w:val="0"/>
          <w:numId w:val="180"/>
        </w:numPr>
        <w:rPr>
          <w:strike/>
          <w:szCs w:val="20"/>
          <w:lang w:eastAsia="zh-TW"/>
        </w:rPr>
      </w:pPr>
      <w:r w:rsidRPr="00CC5597">
        <w:rPr>
          <w:strike/>
          <w:szCs w:val="20"/>
          <w:lang w:eastAsia="zh-TW"/>
        </w:rPr>
        <w:t>If there is active UL BWP switching between the time of TA command reception and the corresponding TA applying time, a UE applies the numerology of new active UL BWP</w:t>
      </w:r>
    </w:p>
    <w:p w14:paraId="1152E55B" w14:textId="77777777" w:rsidR="00535A24" w:rsidRPr="00CC5597" w:rsidRDefault="00535A24" w:rsidP="00036580">
      <w:pPr>
        <w:numPr>
          <w:ilvl w:val="0"/>
          <w:numId w:val="180"/>
        </w:numPr>
        <w:rPr>
          <w:strike/>
          <w:szCs w:val="20"/>
          <w:lang w:eastAsia="zh-TW"/>
        </w:rPr>
      </w:pPr>
      <w:r w:rsidRPr="00CC5597">
        <w:rPr>
          <w:strike/>
          <w:szCs w:val="20"/>
          <w:lang w:eastAsia="zh-TW"/>
        </w:rPr>
        <w:t>A UE assumes the same absolute TA value before &amp; after active UL BWP switching, including the case of numerology change</w:t>
      </w:r>
    </w:p>
    <w:p w14:paraId="6714897F" w14:textId="29B62D92" w:rsidR="00535A24" w:rsidRPr="00CC5597" w:rsidRDefault="00CC5597" w:rsidP="00F17BF0">
      <w:pPr>
        <w:rPr>
          <w:b/>
        </w:rPr>
      </w:pPr>
      <w:r w:rsidRPr="00CC5597">
        <w:rPr>
          <w:b/>
        </w:rPr>
        <w:t>Friday</w:t>
      </w:r>
    </w:p>
    <w:p w14:paraId="4CFEFBAD" w14:textId="11C12FB1" w:rsidR="00CC5597" w:rsidRDefault="00CC5597" w:rsidP="00F17BF0">
      <w:r>
        <w:t>Above agreements are modified as:</w:t>
      </w:r>
    </w:p>
    <w:p w14:paraId="71D20261" w14:textId="77777777" w:rsidR="00CC5597" w:rsidRPr="00CC5597" w:rsidRDefault="00CC5597" w:rsidP="00CC5597">
      <w:pPr>
        <w:ind w:left="720" w:hanging="720"/>
        <w:rPr>
          <w:b/>
          <w:szCs w:val="20"/>
          <w:lang w:eastAsia="x-none"/>
        </w:rPr>
      </w:pPr>
      <w:r w:rsidRPr="00CC5597">
        <w:rPr>
          <w:szCs w:val="20"/>
          <w:highlight w:val="green"/>
          <w:lang w:eastAsia="x-none"/>
        </w:rPr>
        <w:t>Agreements</w:t>
      </w:r>
      <w:r w:rsidRPr="00CC5597">
        <w:rPr>
          <w:b/>
          <w:szCs w:val="20"/>
          <w:lang w:eastAsia="x-none"/>
        </w:rPr>
        <w:t>:</w:t>
      </w:r>
    </w:p>
    <w:p w14:paraId="20B2252C" w14:textId="77777777" w:rsidR="00CC5597" w:rsidRPr="00CC5597" w:rsidRDefault="00CC5597" w:rsidP="00017304">
      <w:pPr>
        <w:numPr>
          <w:ilvl w:val="0"/>
          <w:numId w:val="311"/>
        </w:numPr>
        <w:ind w:left="567" w:hanging="207"/>
        <w:rPr>
          <w:szCs w:val="20"/>
          <w:lang w:eastAsia="zh-TW"/>
        </w:rPr>
      </w:pPr>
      <w:r w:rsidRPr="00CC5597">
        <w:rPr>
          <w:szCs w:val="20"/>
          <w:lang w:eastAsia="zh-TW"/>
        </w:rPr>
        <w:t>If there is active UL BWP switching between the time of TA command reception and the corresponding TA applying time, a UE applies the TA command based on the numerology of new active UL BWP for the UL transmission in new active UL BWP</w:t>
      </w:r>
    </w:p>
    <w:p w14:paraId="6D48CC0B" w14:textId="77777777" w:rsidR="00CC5597" w:rsidRPr="00CC5597" w:rsidRDefault="00CC5597" w:rsidP="00017304">
      <w:pPr>
        <w:numPr>
          <w:ilvl w:val="0"/>
          <w:numId w:val="311"/>
        </w:numPr>
        <w:ind w:left="567" w:hanging="207"/>
        <w:rPr>
          <w:szCs w:val="20"/>
          <w:lang w:eastAsia="zh-TW"/>
        </w:rPr>
      </w:pPr>
      <w:r w:rsidRPr="00CC5597">
        <w:rPr>
          <w:szCs w:val="20"/>
          <w:lang w:eastAsia="zh-TW"/>
        </w:rPr>
        <w:t>Otherwise, A UE assumes the same absolute TA value before &amp; after active UL BWP switching, including the case of numerology change</w:t>
      </w:r>
    </w:p>
    <w:p w14:paraId="1CC8B1A4" w14:textId="77777777" w:rsidR="00CC5597" w:rsidRPr="00CC5597" w:rsidRDefault="00CC5597" w:rsidP="00CC5597">
      <w:pPr>
        <w:ind w:left="720" w:hanging="720"/>
        <w:rPr>
          <w:lang w:eastAsia="x-none"/>
        </w:rPr>
      </w:pPr>
    </w:p>
    <w:p w14:paraId="5A53ACEE" w14:textId="77777777" w:rsidR="00CC5597" w:rsidRPr="00CC5597" w:rsidRDefault="00CC5597" w:rsidP="00CC5597">
      <w:pPr>
        <w:ind w:left="720" w:hanging="720"/>
        <w:rPr>
          <w:b/>
          <w:lang w:eastAsia="x-none"/>
        </w:rPr>
      </w:pPr>
      <w:r w:rsidRPr="00CC5597">
        <w:rPr>
          <w:highlight w:val="green"/>
          <w:lang w:eastAsia="x-none"/>
        </w:rPr>
        <w:t>Agreements</w:t>
      </w:r>
      <w:r w:rsidRPr="00CC5597">
        <w:rPr>
          <w:b/>
          <w:lang w:eastAsia="x-none"/>
        </w:rPr>
        <w:t>:</w:t>
      </w:r>
    </w:p>
    <w:p w14:paraId="571E03D2" w14:textId="77777777" w:rsidR="00CC5597" w:rsidRPr="00CC5597" w:rsidRDefault="00CC5597" w:rsidP="00017304">
      <w:pPr>
        <w:pStyle w:val="ListParagraph"/>
        <w:numPr>
          <w:ilvl w:val="0"/>
          <w:numId w:val="312"/>
        </w:numPr>
      </w:pPr>
      <w:r w:rsidRPr="00CC5597">
        <w:t>For UL, a 13-bit indicator is used to indicate the Tx DC location corresponding to a UL BWP within a carrier</w:t>
      </w:r>
    </w:p>
    <w:p w14:paraId="35857591" w14:textId="77777777" w:rsidR="00CC5597" w:rsidRPr="00CC5597" w:rsidRDefault="00CC5597" w:rsidP="00017304">
      <w:pPr>
        <w:pStyle w:val="ListParagraph"/>
        <w:numPr>
          <w:ilvl w:val="1"/>
          <w:numId w:val="312"/>
        </w:numPr>
      </w:pPr>
      <w:r w:rsidRPr="00CC5597">
        <w:t>This information is provided for each UL BWP configuration</w:t>
      </w:r>
    </w:p>
    <w:p w14:paraId="5BFC1331" w14:textId="77777777" w:rsidR="00CC5597" w:rsidRPr="00CC5597" w:rsidRDefault="00CC5597" w:rsidP="00017304">
      <w:pPr>
        <w:pStyle w:val="ListParagraph"/>
        <w:numPr>
          <w:ilvl w:val="1"/>
          <w:numId w:val="312"/>
        </w:numPr>
        <w:rPr>
          <w:i/>
        </w:rPr>
      </w:pPr>
      <w:r w:rsidRPr="00CC5597">
        <w:t xml:space="preserve">It’s also RAN1’s understanding that this information can be provided in </w:t>
      </w:r>
      <w:r w:rsidRPr="00CC5597">
        <w:rPr>
          <w:i/>
        </w:rPr>
        <w:t xml:space="preserve">RRCReconfigurationComplete </w:t>
      </w:r>
      <w:r w:rsidRPr="00CC5597">
        <w:t>from a UE to the network when a UL BWP is configured</w:t>
      </w:r>
    </w:p>
    <w:p w14:paraId="70791EA2" w14:textId="77777777" w:rsidR="00CC5597" w:rsidRPr="00CC5597" w:rsidRDefault="00CC5597" w:rsidP="00017304">
      <w:pPr>
        <w:pStyle w:val="ListParagraph"/>
        <w:numPr>
          <w:ilvl w:val="1"/>
          <w:numId w:val="312"/>
        </w:numPr>
      </w:pPr>
      <w:r w:rsidRPr="00CC5597">
        <w:t>1 bit is used to indicate whether there is 7.5 KHz shift</w:t>
      </w:r>
    </w:p>
    <w:p w14:paraId="719912E7" w14:textId="77777777" w:rsidR="00CC5597" w:rsidRPr="00CC5597" w:rsidRDefault="00CC5597" w:rsidP="00017304">
      <w:pPr>
        <w:pStyle w:val="ListParagraph"/>
        <w:numPr>
          <w:ilvl w:val="2"/>
          <w:numId w:val="312"/>
        </w:numPr>
      </w:pPr>
      <w:r w:rsidRPr="00CC5597">
        <w:t>“0” means no 7.5 KHz shift</w:t>
      </w:r>
    </w:p>
    <w:p w14:paraId="1877110C" w14:textId="77777777" w:rsidR="00CC5597" w:rsidRPr="00CC5597" w:rsidRDefault="00CC5597" w:rsidP="00017304">
      <w:pPr>
        <w:pStyle w:val="ListParagraph"/>
        <w:numPr>
          <w:ilvl w:val="2"/>
          <w:numId w:val="312"/>
        </w:numPr>
      </w:pPr>
      <w:r w:rsidRPr="00CC5597">
        <w:lastRenderedPageBreak/>
        <w:t>“1” means 7.5 KHz shift</w:t>
      </w:r>
    </w:p>
    <w:p w14:paraId="2AD5A6D8" w14:textId="77777777" w:rsidR="00CC5597" w:rsidRPr="00CC5597" w:rsidRDefault="00CC5597" w:rsidP="00017304">
      <w:pPr>
        <w:pStyle w:val="ListParagraph"/>
        <w:numPr>
          <w:ilvl w:val="1"/>
          <w:numId w:val="312"/>
        </w:numPr>
      </w:pPr>
      <w:r w:rsidRPr="00CC5597">
        <w:t>12 bits are used to indicate the Tx DC location with the following table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0"/>
        <w:gridCol w:w="4819"/>
      </w:tblGrid>
      <w:tr w:rsidR="00CC5597" w:rsidRPr="00CC5597" w14:paraId="0FE9BB90" w14:textId="77777777" w:rsidTr="00857106">
        <w:tc>
          <w:tcPr>
            <w:tcW w:w="4820" w:type="dxa"/>
            <w:shd w:val="clear" w:color="auto" w:fill="F2F2F2"/>
            <w:vAlign w:val="center"/>
          </w:tcPr>
          <w:p w14:paraId="616E69C2" w14:textId="77777777" w:rsidR="00CC5597" w:rsidRPr="00CC5597" w:rsidRDefault="00CC5597" w:rsidP="00CC5597">
            <w:pPr>
              <w:pStyle w:val="TAH"/>
            </w:pPr>
            <w:r w:rsidRPr="00CC5597">
              <w:t>Subcarrier index (12 bits) within the carrier corresponding to the numerology of the UL BWP</w:t>
            </w:r>
          </w:p>
        </w:tc>
        <w:tc>
          <w:tcPr>
            <w:tcW w:w="4819" w:type="dxa"/>
            <w:shd w:val="clear" w:color="auto" w:fill="F2F2F2"/>
            <w:vAlign w:val="center"/>
          </w:tcPr>
          <w:p w14:paraId="63DC27A4" w14:textId="77777777" w:rsidR="00CC5597" w:rsidRPr="00CC5597" w:rsidRDefault="00CC5597" w:rsidP="00CC5597">
            <w:pPr>
              <w:pStyle w:val="TAH"/>
            </w:pPr>
            <w:r w:rsidRPr="00CC5597">
              <w:t>Tx DC location</w:t>
            </w:r>
          </w:p>
        </w:tc>
      </w:tr>
      <w:tr w:rsidR="00CC5597" w:rsidRPr="00CC5597" w14:paraId="53D0BCC9" w14:textId="77777777" w:rsidTr="00857106">
        <w:tc>
          <w:tcPr>
            <w:tcW w:w="4820" w:type="dxa"/>
            <w:shd w:val="clear" w:color="auto" w:fill="auto"/>
            <w:vAlign w:val="center"/>
          </w:tcPr>
          <w:p w14:paraId="14CD35E4" w14:textId="77777777" w:rsidR="00CC5597" w:rsidRPr="00CC5597" w:rsidRDefault="00CC5597" w:rsidP="00CC5597">
            <w:pPr>
              <w:pStyle w:val="TAC"/>
            </w:pPr>
            <w:r w:rsidRPr="00CC5597">
              <w:t>0</w:t>
            </w:r>
          </w:p>
        </w:tc>
        <w:tc>
          <w:tcPr>
            <w:tcW w:w="4819" w:type="dxa"/>
            <w:shd w:val="clear" w:color="auto" w:fill="auto"/>
            <w:vAlign w:val="center"/>
          </w:tcPr>
          <w:p w14:paraId="1F99369C" w14:textId="77777777" w:rsidR="00CC5597" w:rsidRPr="00CC5597" w:rsidRDefault="00CC5597" w:rsidP="00CC5597">
            <w:pPr>
              <w:pStyle w:val="TAC"/>
            </w:pPr>
            <w:r w:rsidRPr="00CC5597">
              <w:t xml:space="preserve">0 </w:t>
            </w:r>
          </w:p>
        </w:tc>
      </w:tr>
      <w:tr w:rsidR="00CC5597" w:rsidRPr="00CC5597" w14:paraId="7614E322" w14:textId="77777777" w:rsidTr="00857106">
        <w:tc>
          <w:tcPr>
            <w:tcW w:w="4820" w:type="dxa"/>
            <w:shd w:val="clear" w:color="auto" w:fill="auto"/>
            <w:vAlign w:val="center"/>
          </w:tcPr>
          <w:p w14:paraId="09E75B1E" w14:textId="77777777" w:rsidR="00CC5597" w:rsidRPr="00CC5597" w:rsidRDefault="00CC5597" w:rsidP="00CC5597">
            <w:pPr>
              <w:pStyle w:val="TAC"/>
            </w:pPr>
            <w:r w:rsidRPr="00CC5597">
              <w:t>⁞</w:t>
            </w:r>
          </w:p>
        </w:tc>
        <w:tc>
          <w:tcPr>
            <w:tcW w:w="4819" w:type="dxa"/>
            <w:shd w:val="clear" w:color="auto" w:fill="auto"/>
            <w:vAlign w:val="center"/>
          </w:tcPr>
          <w:p w14:paraId="0B9F3730" w14:textId="77777777" w:rsidR="00CC5597" w:rsidRPr="00CC5597" w:rsidRDefault="00CC5597" w:rsidP="00CC5597">
            <w:pPr>
              <w:pStyle w:val="TAC"/>
            </w:pPr>
            <w:r w:rsidRPr="00CC5597">
              <w:t>⁞</w:t>
            </w:r>
          </w:p>
        </w:tc>
      </w:tr>
      <w:tr w:rsidR="00CC5597" w:rsidRPr="00CC5597" w14:paraId="0736C3C4" w14:textId="77777777" w:rsidTr="00857106">
        <w:tc>
          <w:tcPr>
            <w:tcW w:w="4820" w:type="dxa"/>
            <w:shd w:val="clear" w:color="auto" w:fill="auto"/>
            <w:vAlign w:val="center"/>
          </w:tcPr>
          <w:p w14:paraId="1A5A801F" w14:textId="77777777" w:rsidR="00CC5597" w:rsidRPr="00CC5597" w:rsidRDefault="00CC5597" w:rsidP="00CC5597">
            <w:pPr>
              <w:pStyle w:val="TAC"/>
            </w:pPr>
            <w:r w:rsidRPr="00CC5597">
              <w:t>3299</w:t>
            </w:r>
          </w:p>
        </w:tc>
        <w:tc>
          <w:tcPr>
            <w:tcW w:w="4819" w:type="dxa"/>
            <w:shd w:val="clear" w:color="auto" w:fill="auto"/>
            <w:vAlign w:val="center"/>
          </w:tcPr>
          <w:p w14:paraId="1CF1E6FA" w14:textId="77777777" w:rsidR="00CC5597" w:rsidRPr="00CC5597" w:rsidRDefault="00CC5597" w:rsidP="00CC5597">
            <w:pPr>
              <w:pStyle w:val="TAC"/>
            </w:pPr>
            <w:r w:rsidRPr="00CC5597">
              <w:t>3299</w:t>
            </w:r>
          </w:p>
        </w:tc>
      </w:tr>
      <w:tr w:rsidR="00CC5597" w:rsidRPr="00CC5597" w14:paraId="297A241C" w14:textId="77777777" w:rsidTr="00857106">
        <w:tc>
          <w:tcPr>
            <w:tcW w:w="4820" w:type="dxa"/>
            <w:shd w:val="clear" w:color="auto" w:fill="auto"/>
            <w:vAlign w:val="center"/>
          </w:tcPr>
          <w:p w14:paraId="5B00D97E" w14:textId="77777777" w:rsidR="00CC5597" w:rsidRPr="00CC5597" w:rsidRDefault="00CC5597" w:rsidP="00CC5597">
            <w:pPr>
              <w:pStyle w:val="TAC"/>
            </w:pPr>
            <w:r w:rsidRPr="00CC5597">
              <w:t>3300</w:t>
            </w:r>
          </w:p>
        </w:tc>
        <w:tc>
          <w:tcPr>
            <w:tcW w:w="4819" w:type="dxa"/>
            <w:shd w:val="clear" w:color="auto" w:fill="auto"/>
            <w:vAlign w:val="center"/>
          </w:tcPr>
          <w:p w14:paraId="4AA4A5D1" w14:textId="77777777" w:rsidR="00CC5597" w:rsidRPr="00CC5597" w:rsidRDefault="00CC5597" w:rsidP="00CC5597">
            <w:pPr>
              <w:pStyle w:val="TAC"/>
            </w:pPr>
            <w:r w:rsidRPr="00CC5597">
              <w:t>Outside the carrier</w:t>
            </w:r>
          </w:p>
        </w:tc>
      </w:tr>
      <w:tr w:rsidR="00CC5597" w:rsidRPr="00CC5597" w14:paraId="34CB9F4D" w14:textId="77777777" w:rsidTr="00857106">
        <w:tc>
          <w:tcPr>
            <w:tcW w:w="4820" w:type="dxa"/>
            <w:shd w:val="clear" w:color="auto" w:fill="auto"/>
            <w:vAlign w:val="center"/>
          </w:tcPr>
          <w:p w14:paraId="4DC81033" w14:textId="77777777" w:rsidR="00CC5597" w:rsidRPr="00CC5597" w:rsidRDefault="00CC5597" w:rsidP="00CC5597">
            <w:pPr>
              <w:pStyle w:val="TAC"/>
            </w:pPr>
            <w:r w:rsidRPr="00CC5597">
              <w:t>3301</w:t>
            </w:r>
          </w:p>
        </w:tc>
        <w:tc>
          <w:tcPr>
            <w:tcW w:w="4819" w:type="dxa"/>
            <w:shd w:val="clear" w:color="auto" w:fill="auto"/>
            <w:vAlign w:val="center"/>
          </w:tcPr>
          <w:p w14:paraId="0F22600E" w14:textId="77777777" w:rsidR="00CC5597" w:rsidRPr="00CC5597" w:rsidRDefault="00CC5597" w:rsidP="00CC5597">
            <w:pPr>
              <w:pStyle w:val="TAC"/>
            </w:pPr>
            <w:r w:rsidRPr="00CC5597">
              <w:t>Undetermined position within the carrier</w:t>
            </w:r>
          </w:p>
        </w:tc>
      </w:tr>
      <w:tr w:rsidR="00CC5597" w:rsidRPr="00CC5597" w14:paraId="2FE4A687" w14:textId="77777777" w:rsidTr="00857106">
        <w:tc>
          <w:tcPr>
            <w:tcW w:w="4820" w:type="dxa"/>
            <w:shd w:val="clear" w:color="auto" w:fill="auto"/>
            <w:vAlign w:val="center"/>
          </w:tcPr>
          <w:p w14:paraId="02AB18E1" w14:textId="77777777" w:rsidR="00CC5597" w:rsidRPr="00CC5597" w:rsidRDefault="00CC5597" w:rsidP="00CC5597">
            <w:pPr>
              <w:pStyle w:val="TAC"/>
            </w:pPr>
            <w:r w:rsidRPr="00CC5597">
              <w:t>3302</w:t>
            </w:r>
          </w:p>
        </w:tc>
        <w:tc>
          <w:tcPr>
            <w:tcW w:w="4819" w:type="dxa"/>
            <w:shd w:val="clear" w:color="auto" w:fill="auto"/>
            <w:vAlign w:val="center"/>
          </w:tcPr>
          <w:p w14:paraId="78E62349" w14:textId="77777777" w:rsidR="00CC5597" w:rsidRPr="00CC5597" w:rsidRDefault="00CC5597" w:rsidP="00CC5597">
            <w:pPr>
              <w:pStyle w:val="TAC"/>
            </w:pPr>
            <w:r w:rsidRPr="00CC5597">
              <w:t xml:space="preserve">Reserved </w:t>
            </w:r>
          </w:p>
        </w:tc>
      </w:tr>
      <w:tr w:rsidR="00CC5597" w:rsidRPr="00CC5597" w14:paraId="5BD40367" w14:textId="77777777" w:rsidTr="00857106">
        <w:tc>
          <w:tcPr>
            <w:tcW w:w="4820" w:type="dxa"/>
            <w:shd w:val="clear" w:color="auto" w:fill="auto"/>
            <w:vAlign w:val="center"/>
          </w:tcPr>
          <w:p w14:paraId="71D54EF3" w14:textId="77777777" w:rsidR="00CC5597" w:rsidRPr="00CC5597" w:rsidRDefault="00CC5597" w:rsidP="00CC5597">
            <w:pPr>
              <w:pStyle w:val="TAC"/>
            </w:pPr>
            <w:r w:rsidRPr="00CC5597">
              <w:t>3303</w:t>
            </w:r>
          </w:p>
        </w:tc>
        <w:tc>
          <w:tcPr>
            <w:tcW w:w="4819" w:type="dxa"/>
            <w:shd w:val="clear" w:color="auto" w:fill="auto"/>
            <w:vAlign w:val="center"/>
          </w:tcPr>
          <w:p w14:paraId="1F42AC2D" w14:textId="77777777" w:rsidR="00CC5597" w:rsidRPr="00CC5597" w:rsidRDefault="00CC5597" w:rsidP="00CC5597">
            <w:pPr>
              <w:pStyle w:val="TAC"/>
            </w:pPr>
            <w:r w:rsidRPr="00CC5597">
              <w:t>Reserved</w:t>
            </w:r>
          </w:p>
        </w:tc>
      </w:tr>
      <w:tr w:rsidR="00CC5597" w:rsidRPr="00CC5597" w14:paraId="51E0F331" w14:textId="77777777" w:rsidTr="00857106">
        <w:tc>
          <w:tcPr>
            <w:tcW w:w="4820" w:type="dxa"/>
            <w:shd w:val="clear" w:color="auto" w:fill="auto"/>
            <w:vAlign w:val="center"/>
          </w:tcPr>
          <w:p w14:paraId="6F936413" w14:textId="77777777" w:rsidR="00CC5597" w:rsidRPr="00CC5597" w:rsidRDefault="00CC5597" w:rsidP="00CC5597">
            <w:pPr>
              <w:pStyle w:val="TAC"/>
            </w:pPr>
            <w:r w:rsidRPr="00CC5597">
              <w:t>⁞</w:t>
            </w:r>
          </w:p>
        </w:tc>
        <w:tc>
          <w:tcPr>
            <w:tcW w:w="4819" w:type="dxa"/>
            <w:shd w:val="clear" w:color="auto" w:fill="auto"/>
            <w:vAlign w:val="center"/>
          </w:tcPr>
          <w:p w14:paraId="04732F0F" w14:textId="77777777" w:rsidR="00CC5597" w:rsidRPr="00CC5597" w:rsidRDefault="00CC5597" w:rsidP="00CC5597">
            <w:pPr>
              <w:pStyle w:val="TAC"/>
            </w:pPr>
            <w:r w:rsidRPr="00CC5597">
              <w:t>Reserved</w:t>
            </w:r>
          </w:p>
        </w:tc>
      </w:tr>
      <w:tr w:rsidR="00CC5597" w:rsidRPr="00CC5597" w14:paraId="02042E8B" w14:textId="77777777" w:rsidTr="00857106">
        <w:tc>
          <w:tcPr>
            <w:tcW w:w="4820" w:type="dxa"/>
            <w:shd w:val="clear" w:color="auto" w:fill="auto"/>
            <w:vAlign w:val="center"/>
          </w:tcPr>
          <w:p w14:paraId="3DDE871A" w14:textId="77777777" w:rsidR="00CC5597" w:rsidRPr="00CC5597" w:rsidRDefault="00CC5597" w:rsidP="00CC5597">
            <w:pPr>
              <w:pStyle w:val="TAC"/>
            </w:pPr>
            <w:r w:rsidRPr="00CC5597">
              <w:t>4095</w:t>
            </w:r>
          </w:p>
        </w:tc>
        <w:tc>
          <w:tcPr>
            <w:tcW w:w="4819" w:type="dxa"/>
            <w:shd w:val="clear" w:color="auto" w:fill="auto"/>
            <w:vAlign w:val="center"/>
          </w:tcPr>
          <w:p w14:paraId="1CF1C44B" w14:textId="77777777" w:rsidR="00CC5597" w:rsidRPr="00CC5597" w:rsidRDefault="00CC5597" w:rsidP="00CC5597">
            <w:pPr>
              <w:pStyle w:val="TAC"/>
            </w:pPr>
            <w:r w:rsidRPr="00CC5597">
              <w:t>Reserved</w:t>
            </w:r>
          </w:p>
        </w:tc>
      </w:tr>
    </w:tbl>
    <w:p w14:paraId="757A2DEF" w14:textId="77777777" w:rsidR="00CC5597" w:rsidRPr="00CC5597" w:rsidRDefault="00CC5597" w:rsidP="00017304">
      <w:pPr>
        <w:pStyle w:val="ListParagraph"/>
        <w:numPr>
          <w:ilvl w:val="0"/>
          <w:numId w:val="312"/>
        </w:numPr>
      </w:pPr>
      <w:r w:rsidRPr="00CC5597">
        <w:t xml:space="preserve">For DL, 12-bit indicator is used to indicate the Tx DC location corresponding to a numerology within a carrier </w:t>
      </w:r>
    </w:p>
    <w:p w14:paraId="6B4126CE" w14:textId="77777777" w:rsidR="00CC5597" w:rsidRPr="00CC5597" w:rsidRDefault="00CC5597" w:rsidP="00017304">
      <w:pPr>
        <w:pStyle w:val="ListParagraph"/>
        <w:numPr>
          <w:ilvl w:val="1"/>
          <w:numId w:val="312"/>
        </w:numPr>
      </w:pPr>
      <w:r w:rsidRPr="00CC5597">
        <w:t>This information is provided for each numerology potentially used for the carrier</w:t>
      </w:r>
    </w:p>
    <w:p w14:paraId="3D7A9CDB" w14:textId="77777777" w:rsidR="00CC5597" w:rsidRPr="00CC5597" w:rsidRDefault="00CC5597" w:rsidP="00017304">
      <w:pPr>
        <w:pStyle w:val="ListParagraph"/>
        <w:numPr>
          <w:ilvl w:val="1"/>
          <w:numId w:val="312"/>
        </w:numPr>
      </w:pPr>
      <w:r w:rsidRPr="00CC5597">
        <w:t xml:space="preserve">It’s RAN1’s understanding that this information can be optionally provided in </w:t>
      </w:r>
      <w:r w:rsidRPr="00CC5597">
        <w:rPr>
          <w:i/>
        </w:rPr>
        <w:t>SCS-SpecificCarrier</w:t>
      </w:r>
      <w:r w:rsidRPr="00CC5597">
        <w:t xml:space="preserve"> from the network to a UE</w:t>
      </w:r>
    </w:p>
    <w:p w14:paraId="23E04651" w14:textId="77777777" w:rsidR="00CC5597" w:rsidRPr="00CC5597" w:rsidRDefault="00CC5597" w:rsidP="00017304">
      <w:pPr>
        <w:pStyle w:val="ListParagraph"/>
        <w:numPr>
          <w:ilvl w:val="1"/>
          <w:numId w:val="312"/>
        </w:numPr>
      </w:pPr>
      <w:r w:rsidRPr="00CC5597">
        <w:t>It’s RAN1’s understanding that the UE can assume that Tx DC location is outside the carrier if this information is not provided – up to RAN4 to handle performance related issues</w:t>
      </w:r>
    </w:p>
    <w:p w14:paraId="6DF65336" w14:textId="77777777" w:rsidR="00CC5597" w:rsidRPr="00CC5597" w:rsidRDefault="00CC5597" w:rsidP="00017304">
      <w:pPr>
        <w:pStyle w:val="ListParagraph"/>
        <w:numPr>
          <w:ilvl w:val="1"/>
          <w:numId w:val="312"/>
        </w:numPr>
      </w:pPr>
      <w:r w:rsidRPr="00CC5597">
        <w:t>12 bits are used to indicate the Tx DC location with the following table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0"/>
        <w:gridCol w:w="4819"/>
      </w:tblGrid>
      <w:tr w:rsidR="00CC5597" w:rsidRPr="00CC5597" w14:paraId="7628C2B5" w14:textId="77777777" w:rsidTr="00857106">
        <w:tc>
          <w:tcPr>
            <w:tcW w:w="4820" w:type="dxa"/>
            <w:shd w:val="clear" w:color="auto" w:fill="F2F2F2"/>
            <w:vAlign w:val="center"/>
          </w:tcPr>
          <w:p w14:paraId="1DE32AE4" w14:textId="77777777" w:rsidR="00CC5597" w:rsidRPr="00CC5597" w:rsidRDefault="00CC5597" w:rsidP="00CC5597">
            <w:pPr>
              <w:pStyle w:val="TAH"/>
            </w:pPr>
            <w:r w:rsidRPr="00CC5597">
              <w:t xml:space="preserve">Subcarrier index (12 bits) within the carrier corresponding to a numerology </w:t>
            </w:r>
          </w:p>
        </w:tc>
        <w:tc>
          <w:tcPr>
            <w:tcW w:w="4819" w:type="dxa"/>
            <w:shd w:val="clear" w:color="auto" w:fill="F2F2F2"/>
            <w:vAlign w:val="center"/>
          </w:tcPr>
          <w:p w14:paraId="2EF13270" w14:textId="77777777" w:rsidR="00CC5597" w:rsidRPr="00CC5597" w:rsidRDefault="00CC5597" w:rsidP="00CC5597">
            <w:pPr>
              <w:pStyle w:val="TAH"/>
            </w:pPr>
            <w:r w:rsidRPr="00CC5597">
              <w:t>Tx DC location</w:t>
            </w:r>
          </w:p>
        </w:tc>
      </w:tr>
      <w:tr w:rsidR="00CC5597" w:rsidRPr="00CC5597" w14:paraId="3BFD878C" w14:textId="77777777" w:rsidTr="00857106">
        <w:tc>
          <w:tcPr>
            <w:tcW w:w="4820" w:type="dxa"/>
            <w:shd w:val="clear" w:color="auto" w:fill="auto"/>
            <w:vAlign w:val="center"/>
          </w:tcPr>
          <w:p w14:paraId="14C299A9" w14:textId="77777777" w:rsidR="00CC5597" w:rsidRPr="00CC5597" w:rsidRDefault="00CC5597" w:rsidP="00CC5597">
            <w:pPr>
              <w:pStyle w:val="TAC"/>
            </w:pPr>
            <w:r w:rsidRPr="00CC5597">
              <w:t>0</w:t>
            </w:r>
          </w:p>
        </w:tc>
        <w:tc>
          <w:tcPr>
            <w:tcW w:w="4819" w:type="dxa"/>
            <w:shd w:val="clear" w:color="auto" w:fill="auto"/>
            <w:vAlign w:val="center"/>
          </w:tcPr>
          <w:p w14:paraId="088D9E46" w14:textId="77777777" w:rsidR="00CC5597" w:rsidRPr="00CC5597" w:rsidRDefault="00CC5597" w:rsidP="00CC5597">
            <w:pPr>
              <w:pStyle w:val="TAC"/>
            </w:pPr>
            <w:r w:rsidRPr="00CC5597">
              <w:t xml:space="preserve">0 </w:t>
            </w:r>
          </w:p>
        </w:tc>
      </w:tr>
      <w:tr w:rsidR="00CC5597" w:rsidRPr="00CC5597" w14:paraId="3D223491" w14:textId="77777777" w:rsidTr="00857106">
        <w:tc>
          <w:tcPr>
            <w:tcW w:w="4820" w:type="dxa"/>
            <w:shd w:val="clear" w:color="auto" w:fill="auto"/>
            <w:vAlign w:val="center"/>
          </w:tcPr>
          <w:p w14:paraId="0845CE78" w14:textId="77777777" w:rsidR="00CC5597" w:rsidRPr="00CC5597" w:rsidRDefault="00CC5597" w:rsidP="00CC5597">
            <w:pPr>
              <w:pStyle w:val="TAC"/>
            </w:pPr>
            <w:r w:rsidRPr="00CC5597">
              <w:t>⁞</w:t>
            </w:r>
          </w:p>
        </w:tc>
        <w:tc>
          <w:tcPr>
            <w:tcW w:w="4819" w:type="dxa"/>
            <w:shd w:val="clear" w:color="auto" w:fill="auto"/>
            <w:vAlign w:val="center"/>
          </w:tcPr>
          <w:p w14:paraId="790E8571" w14:textId="77777777" w:rsidR="00CC5597" w:rsidRPr="00CC5597" w:rsidRDefault="00CC5597" w:rsidP="00CC5597">
            <w:pPr>
              <w:pStyle w:val="TAC"/>
            </w:pPr>
            <w:r w:rsidRPr="00CC5597">
              <w:t>⁞</w:t>
            </w:r>
          </w:p>
        </w:tc>
      </w:tr>
      <w:tr w:rsidR="00CC5597" w:rsidRPr="00CC5597" w14:paraId="3763CF21" w14:textId="77777777" w:rsidTr="00857106">
        <w:tc>
          <w:tcPr>
            <w:tcW w:w="4820" w:type="dxa"/>
            <w:shd w:val="clear" w:color="auto" w:fill="auto"/>
            <w:vAlign w:val="center"/>
          </w:tcPr>
          <w:p w14:paraId="64476388" w14:textId="77777777" w:rsidR="00CC5597" w:rsidRPr="00CC5597" w:rsidRDefault="00CC5597" w:rsidP="00CC5597">
            <w:pPr>
              <w:pStyle w:val="TAC"/>
            </w:pPr>
            <w:r w:rsidRPr="00CC5597">
              <w:t>3299</w:t>
            </w:r>
          </w:p>
        </w:tc>
        <w:tc>
          <w:tcPr>
            <w:tcW w:w="4819" w:type="dxa"/>
            <w:shd w:val="clear" w:color="auto" w:fill="auto"/>
            <w:vAlign w:val="center"/>
          </w:tcPr>
          <w:p w14:paraId="21C255D7" w14:textId="77777777" w:rsidR="00CC5597" w:rsidRPr="00CC5597" w:rsidRDefault="00CC5597" w:rsidP="00CC5597">
            <w:pPr>
              <w:pStyle w:val="TAC"/>
            </w:pPr>
            <w:r w:rsidRPr="00CC5597">
              <w:t>3299</w:t>
            </w:r>
          </w:p>
        </w:tc>
      </w:tr>
      <w:tr w:rsidR="00CC5597" w:rsidRPr="00CC5597" w14:paraId="6DE64967" w14:textId="77777777" w:rsidTr="00857106">
        <w:tc>
          <w:tcPr>
            <w:tcW w:w="4820" w:type="dxa"/>
            <w:shd w:val="clear" w:color="auto" w:fill="auto"/>
            <w:vAlign w:val="center"/>
          </w:tcPr>
          <w:p w14:paraId="0B0DFD68" w14:textId="77777777" w:rsidR="00CC5597" w:rsidRPr="00CC5597" w:rsidRDefault="00CC5597" w:rsidP="00CC5597">
            <w:pPr>
              <w:pStyle w:val="TAC"/>
            </w:pPr>
            <w:r w:rsidRPr="00CC5597">
              <w:t>3300</w:t>
            </w:r>
          </w:p>
        </w:tc>
        <w:tc>
          <w:tcPr>
            <w:tcW w:w="4819" w:type="dxa"/>
            <w:shd w:val="clear" w:color="auto" w:fill="auto"/>
            <w:vAlign w:val="center"/>
          </w:tcPr>
          <w:p w14:paraId="32BF3F25" w14:textId="77777777" w:rsidR="00CC5597" w:rsidRPr="00CC5597" w:rsidRDefault="00CC5597" w:rsidP="00CC5597">
            <w:pPr>
              <w:pStyle w:val="TAC"/>
            </w:pPr>
            <w:r w:rsidRPr="00CC5597">
              <w:t>Outside the carrier</w:t>
            </w:r>
          </w:p>
        </w:tc>
      </w:tr>
      <w:tr w:rsidR="00CC5597" w:rsidRPr="00CC5597" w14:paraId="08F877EC" w14:textId="77777777" w:rsidTr="00857106">
        <w:tc>
          <w:tcPr>
            <w:tcW w:w="4820" w:type="dxa"/>
            <w:shd w:val="clear" w:color="auto" w:fill="auto"/>
            <w:vAlign w:val="center"/>
          </w:tcPr>
          <w:p w14:paraId="369AE1E4" w14:textId="77777777" w:rsidR="00CC5597" w:rsidRPr="00CC5597" w:rsidRDefault="00CC5597" w:rsidP="00CC5597">
            <w:pPr>
              <w:pStyle w:val="TAC"/>
            </w:pPr>
            <w:r w:rsidRPr="00CC5597">
              <w:t>3301</w:t>
            </w:r>
          </w:p>
        </w:tc>
        <w:tc>
          <w:tcPr>
            <w:tcW w:w="4819" w:type="dxa"/>
            <w:shd w:val="clear" w:color="auto" w:fill="auto"/>
            <w:vAlign w:val="center"/>
          </w:tcPr>
          <w:p w14:paraId="6ED8A9D6" w14:textId="77777777" w:rsidR="00CC5597" w:rsidRPr="00CC5597" w:rsidRDefault="00CC5597" w:rsidP="00CC5597">
            <w:pPr>
              <w:pStyle w:val="TAC"/>
            </w:pPr>
            <w:r w:rsidRPr="00CC5597">
              <w:t>Reserved</w:t>
            </w:r>
          </w:p>
        </w:tc>
      </w:tr>
      <w:tr w:rsidR="00CC5597" w:rsidRPr="00CC5597" w14:paraId="2C4AB0F7" w14:textId="77777777" w:rsidTr="00857106">
        <w:tc>
          <w:tcPr>
            <w:tcW w:w="4820" w:type="dxa"/>
            <w:shd w:val="clear" w:color="auto" w:fill="auto"/>
            <w:vAlign w:val="center"/>
          </w:tcPr>
          <w:p w14:paraId="3F1D51E8" w14:textId="77777777" w:rsidR="00CC5597" w:rsidRPr="00CC5597" w:rsidRDefault="00CC5597" w:rsidP="00CC5597">
            <w:pPr>
              <w:pStyle w:val="TAC"/>
            </w:pPr>
            <w:r w:rsidRPr="00CC5597">
              <w:t>3302</w:t>
            </w:r>
          </w:p>
        </w:tc>
        <w:tc>
          <w:tcPr>
            <w:tcW w:w="4819" w:type="dxa"/>
            <w:shd w:val="clear" w:color="auto" w:fill="auto"/>
            <w:vAlign w:val="center"/>
          </w:tcPr>
          <w:p w14:paraId="62DBFB75" w14:textId="77777777" w:rsidR="00CC5597" w:rsidRPr="00CC5597" w:rsidRDefault="00CC5597" w:rsidP="00CC5597">
            <w:pPr>
              <w:pStyle w:val="TAC"/>
            </w:pPr>
            <w:r w:rsidRPr="00CC5597">
              <w:t>Reserved</w:t>
            </w:r>
          </w:p>
        </w:tc>
      </w:tr>
      <w:tr w:rsidR="00CC5597" w:rsidRPr="00CC5597" w14:paraId="508307E3" w14:textId="77777777" w:rsidTr="00857106">
        <w:tc>
          <w:tcPr>
            <w:tcW w:w="4820" w:type="dxa"/>
            <w:shd w:val="clear" w:color="auto" w:fill="auto"/>
            <w:vAlign w:val="center"/>
          </w:tcPr>
          <w:p w14:paraId="4873B811" w14:textId="77777777" w:rsidR="00CC5597" w:rsidRPr="00CC5597" w:rsidRDefault="00CC5597" w:rsidP="00CC5597">
            <w:pPr>
              <w:pStyle w:val="TAC"/>
            </w:pPr>
            <w:r w:rsidRPr="00CC5597">
              <w:t>3303</w:t>
            </w:r>
          </w:p>
        </w:tc>
        <w:tc>
          <w:tcPr>
            <w:tcW w:w="4819" w:type="dxa"/>
            <w:shd w:val="clear" w:color="auto" w:fill="auto"/>
            <w:vAlign w:val="center"/>
          </w:tcPr>
          <w:p w14:paraId="1A6930D4" w14:textId="77777777" w:rsidR="00CC5597" w:rsidRPr="00CC5597" w:rsidRDefault="00CC5597" w:rsidP="00CC5597">
            <w:pPr>
              <w:pStyle w:val="TAC"/>
            </w:pPr>
            <w:r w:rsidRPr="00CC5597">
              <w:t>Reserved</w:t>
            </w:r>
          </w:p>
        </w:tc>
      </w:tr>
      <w:tr w:rsidR="00CC5597" w:rsidRPr="00CC5597" w14:paraId="1C1F7B06" w14:textId="77777777" w:rsidTr="00857106">
        <w:tc>
          <w:tcPr>
            <w:tcW w:w="4820" w:type="dxa"/>
            <w:shd w:val="clear" w:color="auto" w:fill="auto"/>
            <w:vAlign w:val="center"/>
          </w:tcPr>
          <w:p w14:paraId="4DD26542" w14:textId="77777777" w:rsidR="00CC5597" w:rsidRPr="00CC5597" w:rsidRDefault="00CC5597" w:rsidP="00CC5597">
            <w:pPr>
              <w:pStyle w:val="TAC"/>
            </w:pPr>
            <w:r w:rsidRPr="00CC5597">
              <w:t>⁞</w:t>
            </w:r>
          </w:p>
        </w:tc>
        <w:tc>
          <w:tcPr>
            <w:tcW w:w="4819" w:type="dxa"/>
            <w:shd w:val="clear" w:color="auto" w:fill="auto"/>
            <w:vAlign w:val="center"/>
          </w:tcPr>
          <w:p w14:paraId="1B836DFE" w14:textId="77777777" w:rsidR="00CC5597" w:rsidRPr="00CC5597" w:rsidRDefault="00CC5597" w:rsidP="00CC5597">
            <w:pPr>
              <w:pStyle w:val="TAC"/>
            </w:pPr>
            <w:r w:rsidRPr="00CC5597">
              <w:t>Reserved</w:t>
            </w:r>
          </w:p>
        </w:tc>
      </w:tr>
      <w:tr w:rsidR="00CC5597" w:rsidRPr="00CC5597" w14:paraId="09EE9D59" w14:textId="77777777" w:rsidTr="00857106">
        <w:tc>
          <w:tcPr>
            <w:tcW w:w="4820" w:type="dxa"/>
            <w:shd w:val="clear" w:color="auto" w:fill="auto"/>
            <w:vAlign w:val="center"/>
          </w:tcPr>
          <w:p w14:paraId="7EBF4F2C" w14:textId="77777777" w:rsidR="00CC5597" w:rsidRPr="00CC5597" w:rsidRDefault="00CC5597" w:rsidP="00CC5597">
            <w:pPr>
              <w:pStyle w:val="TAC"/>
            </w:pPr>
            <w:r w:rsidRPr="00CC5597">
              <w:t>4095</w:t>
            </w:r>
          </w:p>
        </w:tc>
        <w:tc>
          <w:tcPr>
            <w:tcW w:w="4819" w:type="dxa"/>
            <w:shd w:val="clear" w:color="auto" w:fill="auto"/>
            <w:vAlign w:val="center"/>
          </w:tcPr>
          <w:p w14:paraId="0C4D3B75" w14:textId="77777777" w:rsidR="00CC5597" w:rsidRPr="00CC5597" w:rsidRDefault="00CC5597" w:rsidP="00CC5597">
            <w:pPr>
              <w:pStyle w:val="TAC"/>
            </w:pPr>
            <w:r w:rsidRPr="00CC5597">
              <w:t>Reserved</w:t>
            </w:r>
          </w:p>
        </w:tc>
      </w:tr>
    </w:tbl>
    <w:p w14:paraId="3B4F650E" w14:textId="77777777" w:rsidR="00CC5597" w:rsidRDefault="00CC5597" w:rsidP="00F17BF0"/>
    <w:p w14:paraId="2E0F2DC6" w14:textId="77777777" w:rsidR="00F17BF0" w:rsidRPr="00364914" w:rsidRDefault="00F17BF0" w:rsidP="00F17BF0"/>
    <w:p w14:paraId="3085E5BD" w14:textId="2A84FC3D" w:rsidR="00966D15" w:rsidRPr="00966D15" w:rsidRDefault="0058452E" w:rsidP="00966D15">
      <w:pPr>
        <w:ind w:left="720" w:hanging="720"/>
        <w:rPr>
          <w:lang w:eastAsia="x-none"/>
        </w:rPr>
      </w:pPr>
      <w:hyperlink r:id="rId1803" w:history="1">
        <w:r w:rsidR="000F2B08">
          <w:rPr>
            <w:rStyle w:val="Hyperlink"/>
            <w:lang w:eastAsia="x-none"/>
          </w:rPr>
          <w:t>R1-1805892</w:t>
        </w:r>
      </w:hyperlink>
      <w:r w:rsidR="00966D15" w:rsidRPr="00966D15">
        <w:rPr>
          <w:lang w:eastAsia="x-none"/>
        </w:rPr>
        <w:tab/>
        <w:t>Remaining issues on bandwidth part and wideband operation</w:t>
      </w:r>
      <w:r w:rsidR="00966D15" w:rsidRPr="00966D15">
        <w:rPr>
          <w:lang w:eastAsia="x-none"/>
        </w:rPr>
        <w:tab/>
        <w:t>Huawei, HiSilicon</w:t>
      </w:r>
    </w:p>
    <w:p w14:paraId="1BCB5689" w14:textId="05D6B322" w:rsidR="00966D15" w:rsidRPr="00966D15" w:rsidRDefault="0058452E" w:rsidP="00966D15">
      <w:pPr>
        <w:ind w:left="720" w:hanging="720"/>
        <w:rPr>
          <w:lang w:eastAsia="x-none"/>
        </w:rPr>
      </w:pPr>
      <w:hyperlink r:id="rId1804" w:history="1">
        <w:r w:rsidR="000F2B08">
          <w:rPr>
            <w:rStyle w:val="Hyperlink"/>
            <w:lang w:eastAsia="x-none"/>
          </w:rPr>
          <w:t>R1-1806072</w:t>
        </w:r>
      </w:hyperlink>
      <w:r w:rsidR="00966D15" w:rsidRPr="00966D15">
        <w:rPr>
          <w:lang w:eastAsia="x-none"/>
        </w:rPr>
        <w:tab/>
        <w:t>Remaining issues on bandwidth part switching</w:t>
      </w:r>
      <w:r w:rsidR="00966D15" w:rsidRPr="00966D15">
        <w:rPr>
          <w:lang w:eastAsia="x-none"/>
        </w:rPr>
        <w:tab/>
        <w:t>vivo</w:t>
      </w:r>
    </w:p>
    <w:p w14:paraId="62C37533" w14:textId="00E1BE69" w:rsidR="00966D15" w:rsidRPr="00966D15" w:rsidRDefault="0058452E" w:rsidP="00966D15">
      <w:pPr>
        <w:ind w:left="720" w:hanging="720"/>
        <w:rPr>
          <w:lang w:eastAsia="x-none"/>
        </w:rPr>
      </w:pPr>
      <w:hyperlink r:id="rId1805" w:history="1">
        <w:r w:rsidR="000F2B08">
          <w:rPr>
            <w:rStyle w:val="Hyperlink"/>
            <w:lang w:eastAsia="x-none"/>
          </w:rPr>
          <w:t>R1-1806135</w:t>
        </w:r>
      </w:hyperlink>
      <w:r w:rsidR="00966D15" w:rsidRPr="00966D15">
        <w:rPr>
          <w:lang w:eastAsia="x-none"/>
        </w:rPr>
        <w:tab/>
        <w:t>Remaining issues for BWP</w:t>
      </w:r>
      <w:r w:rsidR="00966D15" w:rsidRPr="00966D15">
        <w:rPr>
          <w:lang w:eastAsia="x-none"/>
        </w:rPr>
        <w:tab/>
        <w:t>ZTE</w:t>
      </w:r>
    </w:p>
    <w:p w14:paraId="7F73FE8A" w14:textId="59E4F4CA" w:rsidR="00966D15" w:rsidRPr="00966D15" w:rsidRDefault="0058452E" w:rsidP="00966D15">
      <w:pPr>
        <w:ind w:left="720" w:hanging="720"/>
        <w:rPr>
          <w:lang w:eastAsia="x-none"/>
        </w:rPr>
      </w:pPr>
      <w:hyperlink r:id="rId1806" w:history="1">
        <w:r w:rsidR="000F2B08">
          <w:rPr>
            <w:rStyle w:val="Hyperlink"/>
            <w:lang w:eastAsia="x-none"/>
          </w:rPr>
          <w:t>R1-1806143</w:t>
        </w:r>
      </w:hyperlink>
      <w:r w:rsidR="00966D15" w:rsidRPr="00966D15">
        <w:rPr>
          <w:lang w:eastAsia="x-none"/>
        </w:rPr>
        <w:tab/>
        <w:t>On remaining details of BWPs</w:t>
      </w:r>
      <w:r w:rsidR="00966D15" w:rsidRPr="00966D15">
        <w:rPr>
          <w:lang w:eastAsia="x-none"/>
        </w:rPr>
        <w:tab/>
        <w:t>Nokia, Nokia Shanghai Bell</w:t>
      </w:r>
    </w:p>
    <w:p w14:paraId="1FF8EC3F" w14:textId="0765CAAE" w:rsidR="00966D15" w:rsidRPr="00966D15" w:rsidRDefault="0058452E" w:rsidP="00966D15">
      <w:pPr>
        <w:ind w:left="720" w:hanging="720"/>
        <w:rPr>
          <w:lang w:eastAsia="x-none"/>
        </w:rPr>
      </w:pPr>
      <w:hyperlink r:id="rId1807" w:history="1">
        <w:r w:rsidR="000F2B08">
          <w:rPr>
            <w:rStyle w:val="Hyperlink"/>
            <w:lang w:eastAsia="x-none"/>
          </w:rPr>
          <w:t>R1-1806300</w:t>
        </w:r>
      </w:hyperlink>
      <w:r w:rsidR="00966D15" w:rsidRPr="00966D15">
        <w:rPr>
          <w:lang w:eastAsia="x-none"/>
        </w:rPr>
        <w:tab/>
        <w:t>On BWP operation</w:t>
      </w:r>
      <w:r w:rsidR="00966D15" w:rsidRPr="00966D15">
        <w:rPr>
          <w:lang w:eastAsia="x-none"/>
        </w:rPr>
        <w:tab/>
        <w:t>CATT</w:t>
      </w:r>
    </w:p>
    <w:p w14:paraId="2B8BE6F5" w14:textId="4A2761D0" w:rsidR="00966D15" w:rsidRPr="00966D15" w:rsidRDefault="0058452E" w:rsidP="00966D15">
      <w:pPr>
        <w:ind w:left="720" w:hanging="720"/>
        <w:rPr>
          <w:lang w:eastAsia="x-none"/>
        </w:rPr>
      </w:pPr>
      <w:hyperlink r:id="rId1808" w:history="1">
        <w:r w:rsidR="000F2B08">
          <w:rPr>
            <w:rStyle w:val="Hyperlink"/>
            <w:lang w:eastAsia="x-none"/>
          </w:rPr>
          <w:t>R1-1806390</w:t>
        </w:r>
      </w:hyperlink>
      <w:r w:rsidR="00966D15" w:rsidRPr="00966D15">
        <w:rPr>
          <w:lang w:eastAsia="x-none"/>
        </w:rPr>
        <w:tab/>
        <w:t>QCL related issues during BWP switching</w:t>
      </w:r>
      <w:r w:rsidR="00966D15" w:rsidRPr="00966D15">
        <w:rPr>
          <w:lang w:eastAsia="x-none"/>
        </w:rPr>
        <w:tab/>
        <w:t>PANASONIC</w:t>
      </w:r>
    </w:p>
    <w:p w14:paraId="31281614" w14:textId="1E5F9998" w:rsidR="00966D15" w:rsidRPr="00966D15" w:rsidRDefault="0058452E" w:rsidP="00966D15">
      <w:pPr>
        <w:ind w:left="720" w:hanging="720"/>
        <w:rPr>
          <w:lang w:eastAsia="x-none"/>
        </w:rPr>
      </w:pPr>
      <w:hyperlink r:id="rId1809" w:history="1">
        <w:r w:rsidR="000F2B08">
          <w:rPr>
            <w:rStyle w:val="Hyperlink"/>
            <w:lang w:eastAsia="x-none"/>
          </w:rPr>
          <w:t>R1-1806411</w:t>
        </w:r>
      </w:hyperlink>
      <w:r w:rsidR="00966D15" w:rsidRPr="00966D15">
        <w:rPr>
          <w:lang w:eastAsia="x-none"/>
        </w:rPr>
        <w:tab/>
        <w:t>Remaining issues on BWP</w:t>
      </w:r>
      <w:r w:rsidR="00966D15" w:rsidRPr="00966D15">
        <w:rPr>
          <w:lang w:eastAsia="x-none"/>
        </w:rPr>
        <w:tab/>
        <w:t>Spreadtrum Communications</w:t>
      </w:r>
    </w:p>
    <w:p w14:paraId="69E3C545" w14:textId="398D213A" w:rsidR="00966D15" w:rsidRPr="00966D15" w:rsidRDefault="0058452E" w:rsidP="00966D15">
      <w:pPr>
        <w:ind w:left="720" w:hanging="720"/>
        <w:rPr>
          <w:lang w:eastAsia="x-none"/>
        </w:rPr>
      </w:pPr>
      <w:hyperlink r:id="rId1810" w:history="1">
        <w:r w:rsidR="000F2B08">
          <w:rPr>
            <w:rStyle w:val="Hyperlink"/>
            <w:lang w:eastAsia="x-none"/>
          </w:rPr>
          <w:t>R1-1806524</w:t>
        </w:r>
      </w:hyperlink>
      <w:r w:rsidR="00966D15" w:rsidRPr="00966D15">
        <w:rPr>
          <w:lang w:eastAsia="x-none"/>
        </w:rPr>
        <w:tab/>
        <w:t>Remaining details of BWP adaptation</w:t>
      </w:r>
      <w:r w:rsidR="00966D15" w:rsidRPr="00966D15">
        <w:rPr>
          <w:lang w:eastAsia="x-none"/>
        </w:rPr>
        <w:tab/>
        <w:t>Intel Corporation</w:t>
      </w:r>
    </w:p>
    <w:p w14:paraId="6213D742" w14:textId="2B170684" w:rsidR="00966D15" w:rsidRPr="00966D15" w:rsidRDefault="0058452E" w:rsidP="00966D15">
      <w:pPr>
        <w:ind w:left="720" w:hanging="720"/>
        <w:rPr>
          <w:lang w:eastAsia="x-none"/>
        </w:rPr>
      </w:pPr>
      <w:hyperlink r:id="rId1811" w:history="1">
        <w:r w:rsidR="000F2B08">
          <w:rPr>
            <w:rStyle w:val="Hyperlink"/>
            <w:lang w:eastAsia="x-none"/>
          </w:rPr>
          <w:t>R1-1806629</w:t>
        </w:r>
      </w:hyperlink>
      <w:r w:rsidR="00966D15" w:rsidRPr="00966D15">
        <w:rPr>
          <w:lang w:eastAsia="x-none"/>
        </w:rPr>
        <w:tab/>
        <w:t>Remaining issues on bandwidth part operation</w:t>
      </w:r>
      <w:r w:rsidR="00966D15" w:rsidRPr="00966D15">
        <w:rPr>
          <w:lang w:eastAsia="x-none"/>
        </w:rPr>
        <w:tab/>
        <w:t>LG Electronics</w:t>
      </w:r>
    </w:p>
    <w:p w14:paraId="2E35EE19" w14:textId="4AD15FCD" w:rsidR="00966D15" w:rsidRPr="00966D15" w:rsidRDefault="0058452E" w:rsidP="00966D15">
      <w:pPr>
        <w:ind w:left="720" w:hanging="720"/>
        <w:rPr>
          <w:lang w:eastAsia="x-none"/>
        </w:rPr>
      </w:pPr>
      <w:hyperlink r:id="rId1812" w:history="1">
        <w:r w:rsidR="000F2B08">
          <w:rPr>
            <w:rStyle w:val="Hyperlink"/>
            <w:lang w:eastAsia="x-none"/>
          </w:rPr>
          <w:t>R1-1806739</w:t>
        </w:r>
      </w:hyperlink>
      <w:r w:rsidR="00966D15" w:rsidRPr="00966D15">
        <w:rPr>
          <w:lang w:eastAsia="x-none"/>
        </w:rPr>
        <w:tab/>
        <w:t>Corrections on Bandwidth Part Operation</w:t>
      </w:r>
      <w:r w:rsidR="00966D15" w:rsidRPr="00966D15">
        <w:rPr>
          <w:lang w:eastAsia="x-none"/>
        </w:rPr>
        <w:tab/>
        <w:t>Samsung</w:t>
      </w:r>
    </w:p>
    <w:p w14:paraId="65FBF6DE" w14:textId="70CF01A6" w:rsidR="00966D15" w:rsidRPr="00966D15" w:rsidRDefault="0058452E" w:rsidP="00966D15">
      <w:pPr>
        <w:ind w:left="720" w:hanging="720"/>
        <w:rPr>
          <w:lang w:eastAsia="x-none"/>
        </w:rPr>
      </w:pPr>
      <w:hyperlink r:id="rId1813" w:history="1">
        <w:r w:rsidR="000F2B08">
          <w:rPr>
            <w:rStyle w:val="Hyperlink"/>
            <w:lang w:eastAsia="x-none"/>
          </w:rPr>
          <w:t>R1-1806775</w:t>
        </w:r>
      </w:hyperlink>
      <w:r w:rsidR="00966D15" w:rsidRPr="00966D15">
        <w:rPr>
          <w:lang w:eastAsia="x-none"/>
        </w:rPr>
        <w:tab/>
        <w:t>Remaining Details on Bandwidth Part Operation in NR</w:t>
      </w:r>
      <w:r w:rsidR="00966D15" w:rsidRPr="00966D15">
        <w:rPr>
          <w:lang w:eastAsia="x-none"/>
        </w:rPr>
        <w:tab/>
        <w:t>MediaTek Inc.</w:t>
      </w:r>
    </w:p>
    <w:p w14:paraId="0E3A8EEC" w14:textId="3F9E0B7A" w:rsidR="00966D15" w:rsidRPr="00966D15" w:rsidRDefault="0058452E" w:rsidP="00966D15">
      <w:pPr>
        <w:ind w:left="720" w:hanging="720"/>
        <w:rPr>
          <w:lang w:eastAsia="x-none"/>
        </w:rPr>
      </w:pPr>
      <w:hyperlink r:id="rId1814" w:history="1">
        <w:r w:rsidR="000F2B08">
          <w:rPr>
            <w:rStyle w:val="Hyperlink"/>
            <w:lang w:eastAsia="x-none"/>
          </w:rPr>
          <w:t>R1-1806868</w:t>
        </w:r>
      </w:hyperlink>
      <w:r w:rsidR="00966D15" w:rsidRPr="00966D15">
        <w:rPr>
          <w:lang w:eastAsia="x-none"/>
        </w:rPr>
        <w:tab/>
        <w:t>Other aspects on bandwidth parts</w:t>
      </w:r>
      <w:r w:rsidR="00966D15" w:rsidRPr="00966D15">
        <w:rPr>
          <w:lang w:eastAsia="x-none"/>
        </w:rPr>
        <w:tab/>
        <w:t>OPPO</w:t>
      </w:r>
    </w:p>
    <w:p w14:paraId="7789B944" w14:textId="45A0FBA3" w:rsidR="00966D15" w:rsidRPr="00966D15" w:rsidRDefault="0058452E" w:rsidP="00966D15">
      <w:pPr>
        <w:ind w:left="720" w:hanging="720"/>
        <w:rPr>
          <w:lang w:eastAsia="x-none"/>
        </w:rPr>
      </w:pPr>
      <w:hyperlink r:id="rId1815" w:history="1">
        <w:r w:rsidR="000F2B08">
          <w:rPr>
            <w:rStyle w:val="Hyperlink"/>
            <w:lang w:eastAsia="x-none"/>
          </w:rPr>
          <w:t>R1-1806949</w:t>
        </w:r>
      </w:hyperlink>
      <w:r w:rsidR="00966D15" w:rsidRPr="00966D15">
        <w:rPr>
          <w:lang w:eastAsia="x-none"/>
        </w:rPr>
        <w:tab/>
        <w:t>Clarification on aperiodic CSI reporting for CA</w:t>
      </w:r>
      <w:r w:rsidR="00966D15" w:rsidRPr="00966D15">
        <w:rPr>
          <w:lang w:eastAsia="x-none"/>
        </w:rPr>
        <w:tab/>
        <w:t>Sharp</w:t>
      </w:r>
    </w:p>
    <w:p w14:paraId="7995551E" w14:textId="0E322C2A" w:rsidR="00966D15" w:rsidRPr="00966D15" w:rsidRDefault="0058452E" w:rsidP="00966D15">
      <w:pPr>
        <w:ind w:left="720" w:hanging="720"/>
        <w:rPr>
          <w:lang w:eastAsia="x-none"/>
        </w:rPr>
      </w:pPr>
      <w:hyperlink r:id="rId1816" w:history="1">
        <w:r w:rsidR="000F2B08">
          <w:rPr>
            <w:rStyle w:val="Hyperlink"/>
            <w:lang w:eastAsia="x-none"/>
          </w:rPr>
          <w:t>R1-1806964</w:t>
        </w:r>
      </w:hyperlink>
      <w:r w:rsidR="00966D15" w:rsidRPr="00966D15">
        <w:rPr>
          <w:lang w:eastAsia="x-none"/>
        </w:rPr>
        <w:tab/>
        <w:t>Remaining issues on dynamic BWP switching</w:t>
      </w:r>
      <w:r w:rsidR="00966D15" w:rsidRPr="00966D15">
        <w:rPr>
          <w:lang w:eastAsia="x-none"/>
        </w:rPr>
        <w:tab/>
        <w:t>InterDigital, Inc.</w:t>
      </w:r>
    </w:p>
    <w:p w14:paraId="70EF63FF" w14:textId="2AC62065" w:rsidR="00966D15" w:rsidRPr="00966D15" w:rsidRDefault="0058452E" w:rsidP="00966D15">
      <w:pPr>
        <w:ind w:left="720" w:hanging="720"/>
        <w:rPr>
          <w:lang w:eastAsia="x-none"/>
        </w:rPr>
      </w:pPr>
      <w:hyperlink r:id="rId1817" w:history="1">
        <w:r w:rsidR="000F2B08">
          <w:rPr>
            <w:rStyle w:val="Hyperlink"/>
            <w:lang w:eastAsia="x-none"/>
          </w:rPr>
          <w:t>R1-1807070</w:t>
        </w:r>
      </w:hyperlink>
      <w:r w:rsidR="00966D15" w:rsidRPr="00966D15">
        <w:rPr>
          <w:lang w:eastAsia="x-none"/>
        </w:rPr>
        <w:tab/>
        <w:t>Other aspects on bandwidth Parts</w:t>
      </w:r>
      <w:r w:rsidR="00966D15" w:rsidRPr="00966D15">
        <w:rPr>
          <w:lang w:eastAsia="x-none"/>
        </w:rPr>
        <w:tab/>
        <w:t>NTT DOCOMO, INC.</w:t>
      </w:r>
    </w:p>
    <w:p w14:paraId="2ADC1078" w14:textId="279D49A6" w:rsidR="00966D15" w:rsidRPr="00966D15" w:rsidRDefault="0058452E" w:rsidP="00966D15">
      <w:pPr>
        <w:ind w:left="720" w:hanging="720"/>
        <w:rPr>
          <w:lang w:eastAsia="x-none"/>
        </w:rPr>
      </w:pPr>
      <w:hyperlink r:id="rId1818" w:history="1">
        <w:r w:rsidR="000F2B08">
          <w:rPr>
            <w:rStyle w:val="Hyperlink"/>
            <w:lang w:eastAsia="x-none"/>
          </w:rPr>
          <w:t>R1-1807263</w:t>
        </w:r>
      </w:hyperlink>
      <w:r w:rsidR="00966D15" w:rsidRPr="00966D15">
        <w:rPr>
          <w:lang w:eastAsia="x-none"/>
        </w:rPr>
        <w:tab/>
        <w:t>Remaining issues for BWP operation</w:t>
      </w:r>
      <w:r w:rsidR="00966D15" w:rsidRPr="00966D15">
        <w:rPr>
          <w:lang w:eastAsia="x-none"/>
        </w:rPr>
        <w:tab/>
        <w:t>Ericsson</w:t>
      </w:r>
    </w:p>
    <w:p w14:paraId="5770958C" w14:textId="04EA91AC" w:rsidR="00966D15" w:rsidRPr="00966D15" w:rsidRDefault="0058452E" w:rsidP="00966D15">
      <w:pPr>
        <w:ind w:left="720" w:hanging="720"/>
        <w:rPr>
          <w:lang w:eastAsia="x-none"/>
        </w:rPr>
      </w:pPr>
      <w:hyperlink r:id="rId1819" w:history="1">
        <w:r w:rsidR="000F2B08">
          <w:rPr>
            <w:rStyle w:val="Hyperlink"/>
            <w:lang w:eastAsia="x-none"/>
          </w:rPr>
          <w:t>R1-1807270</w:t>
        </w:r>
      </w:hyperlink>
      <w:r w:rsidR="00966D15" w:rsidRPr="00966D15">
        <w:rPr>
          <w:lang w:eastAsia="x-none"/>
        </w:rPr>
        <w:tab/>
        <w:t>Corrections to BWP Operation</w:t>
      </w:r>
      <w:r w:rsidR="00966D15" w:rsidRPr="00966D15">
        <w:rPr>
          <w:lang w:eastAsia="x-none"/>
        </w:rPr>
        <w:tab/>
        <w:t>III</w:t>
      </w:r>
    </w:p>
    <w:p w14:paraId="1526006B" w14:textId="6EDD51FB" w:rsidR="00966D15" w:rsidRPr="00966D15" w:rsidRDefault="0058452E" w:rsidP="00966D15">
      <w:pPr>
        <w:ind w:left="720" w:hanging="720"/>
        <w:rPr>
          <w:lang w:eastAsia="x-none"/>
        </w:rPr>
      </w:pPr>
      <w:hyperlink r:id="rId1820" w:history="1">
        <w:r w:rsidR="000F2B08">
          <w:rPr>
            <w:rStyle w:val="Hyperlink"/>
            <w:lang w:eastAsia="x-none"/>
          </w:rPr>
          <w:t>R1-1807277</w:t>
        </w:r>
      </w:hyperlink>
      <w:r w:rsidR="00966D15" w:rsidRPr="00966D15">
        <w:rPr>
          <w:lang w:eastAsia="x-none"/>
        </w:rPr>
        <w:tab/>
        <w:t>Remaining details for BWP operation</w:t>
      </w:r>
      <w:r w:rsidR="00966D15" w:rsidRPr="00966D15">
        <w:rPr>
          <w:lang w:eastAsia="x-none"/>
        </w:rPr>
        <w:tab/>
        <w:t>Motorola Mobility, Lenovo</w:t>
      </w:r>
    </w:p>
    <w:p w14:paraId="6DEAB334" w14:textId="13087DF9" w:rsidR="00966D15" w:rsidRPr="00966D15" w:rsidRDefault="0058452E" w:rsidP="00966D15">
      <w:pPr>
        <w:ind w:left="720" w:hanging="720"/>
        <w:rPr>
          <w:lang w:eastAsia="x-none"/>
        </w:rPr>
      </w:pPr>
      <w:hyperlink r:id="rId1821" w:history="1">
        <w:r w:rsidR="000F2B08">
          <w:rPr>
            <w:rStyle w:val="Hyperlink"/>
            <w:lang w:eastAsia="x-none"/>
          </w:rPr>
          <w:t>R1-1807368</w:t>
        </w:r>
      </w:hyperlink>
      <w:r w:rsidR="00966D15" w:rsidRPr="00966D15">
        <w:rPr>
          <w:lang w:eastAsia="x-none"/>
        </w:rPr>
        <w:tab/>
        <w:t>Remaining issues on BWP</w:t>
      </w:r>
      <w:r w:rsidR="00966D15" w:rsidRPr="00966D15">
        <w:rPr>
          <w:lang w:eastAsia="x-none"/>
        </w:rPr>
        <w:tab/>
        <w:t>Qualcomm Incorporated</w:t>
      </w:r>
    </w:p>
    <w:p w14:paraId="5FE9C3C8" w14:textId="77777777" w:rsidR="00966D15" w:rsidRPr="00966D15" w:rsidRDefault="00966D15" w:rsidP="00620D3D">
      <w:pPr>
        <w:pStyle w:val="Heading5"/>
      </w:pPr>
      <w:bookmarkStart w:id="4317" w:name="_Toc516232644"/>
      <w:r w:rsidRPr="00966D15">
        <w:t>Other aspects on carrier aggregation</w:t>
      </w:r>
      <w:bookmarkEnd w:id="4317"/>
    </w:p>
    <w:p w14:paraId="2608AD18" w14:textId="77777777" w:rsidR="00966D15" w:rsidRPr="00966D15" w:rsidRDefault="00966D15" w:rsidP="00966D15">
      <w:pPr>
        <w:ind w:left="720" w:hanging="720"/>
        <w:rPr>
          <w:i/>
          <w:lang w:eastAsia="x-none"/>
        </w:rPr>
      </w:pPr>
      <w:r w:rsidRPr="00966D15">
        <w:rPr>
          <w:i/>
          <w:lang w:eastAsia="x-none"/>
        </w:rPr>
        <w:t>Including up to two different numerologies per PUCCH group</w:t>
      </w:r>
    </w:p>
    <w:p w14:paraId="71A4A50F" w14:textId="77777777" w:rsidR="001B7DE2" w:rsidRDefault="001B7DE2" w:rsidP="00966D15">
      <w:pPr>
        <w:ind w:left="720" w:hanging="720"/>
      </w:pPr>
    </w:p>
    <w:p w14:paraId="1CF5B3D7" w14:textId="44C01561" w:rsidR="001B7DE2" w:rsidRDefault="0058452E" w:rsidP="001B7DE2">
      <w:pPr>
        <w:ind w:left="720" w:hanging="720"/>
        <w:rPr>
          <w:b/>
        </w:rPr>
      </w:pPr>
      <w:hyperlink r:id="rId1822" w:history="1">
        <w:r w:rsidR="000F2B08">
          <w:rPr>
            <w:rStyle w:val="Hyperlink"/>
            <w:b/>
          </w:rPr>
          <w:t>R1-1807699</w:t>
        </w:r>
      </w:hyperlink>
      <w:r w:rsidR="001B7DE2" w:rsidRPr="001B7DE2">
        <w:rPr>
          <w:b/>
        </w:rPr>
        <w:tab/>
        <w:t>Summary on CA aspects</w:t>
      </w:r>
      <w:r w:rsidR="001B7DE2" w:rsidRPr="001B7DE2">
        <w:rPr>
          <w:b/>
        </w:rPr>
        <w:tab/>
        <w:t>Samsung</w:t>
      </w:r>
    </w:p>
    <w:p w14:paraId="3438656E" w14:textId="77777777" w:rsidR="001B7DE2" w:rsidRDefault="001B7DE2" w:rsidP="001B7DE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0954F26F" w14:textId="18663F63" w:rsidR="001B7DE2" w:rsidRDefault="001B7DE2" w:rsidP="001B7DE2">
      <w:pPr>
        <w:ind w:left="720" w:hanging="720"/>
        <w:rPr>
          <w:b/>
        </w:rPr>
      </w:pPr>
    </w:p>
    <w:p w14:paraId="608934D4" w14:textId="77777777" w:rsidR="00EF50FD" w:rsidRPr="00EF50FD" w:rsidRDefault="00EF50FD" w:rsidP="00EF50FD">
      <w:r w:rsidRPr="00EF50FD">
        <w:rPr>
          <w:b/>
          <w:u w:val="single"/>
        </w:rPr>
        <w:t>Conclusion</w:t>
      </w:r>
      <w:r w:rsidRPr="00EF50FD">
        <w:t>:</w:t>
      </w:r>
    </w:p>
    <w:p w14:paraId="0ABC87A7" w14:textId="77777777" w:rsidR="00EF50FD" w:rsidRPr="00EF50FD" w:rsidRDefault="00EF50FD" w:rsidP="00613418">
      <w:pPr>
        <w:pStyle w:val="ListParagraph"/>
        <w:numPr>
          <w:ilvl w:val="0"/>
          <w:numId w:val="101"/>
        </w:numPr>
      </w:pPr>
      <w:r w:rsidRPr="00EF50FD">
        <w:t>It is understood that only TB-level HARQ-ACK is supported for SPS PDSCH</w:t>
      </w:r>
    </w:p>
    <w:p w14:paraId="7DACD4F3" w14:textId="77777777" w:rsidR="00EF50FD" w:rsidRPr="00EF50FD" w:rsidRDefault="00EF50FD" w:rsidP="00EF50FD">
      <w:pPr>
        <w:ind w:left="720" w:hanging="720"/>
      </w:pPr>
    </w:p>
    <w:p w14:paraId="6A7272D3" w14:textId="7E841D5E" w:rsidR="00EF50FD" w:rsidRPr="00EF50FD" w:rsidRDefault="00EF50FD" w:rsidP="00EF50FD">
      <w:pPr>
        <w:ind w:left="720" w:hanging="720"/>
        <w:rPr>
          <w:szCs w:val="20"/>
        </w:rPr>
      </w:pPr>
      <w:r w:rsidRPr="00EF50FD">
        <w:rPr>
          <w:szCs w:val="20"/>
          <w:highlight w:val="green"/>
        </w:rPr>
        <w:t>Agreement</w:t>
      </w:r>
      <w:r w:rsidRPr="00EF50FD">
        <w:rPr>
          <w:szCs w:val="20"/>
        </w:rPr>
        <w:t>:</w:t>
      </w:r>
    </w:p>
    <w:p w14:paraId="43ABEEEE" w14:textId="6DF29904" w:rsidR="00EF50FD" w:rsidRPr="00EF50FD" w:rsidRDefault="00EF50FD" w:rsidP="00613418">
      <w:pPr>
        <w:pStyle w:val="ListParagraph"/>
        <w:numPr>
          <w:ilvl w:val="0"/>
          <w:numId w:val="101"/>
        </w:numPr>
      </w:pPr>
      <w:r w:rsidRPr="00EF50FD">
        <w:t xml:space="preserve">To clarify in 38.213 that “among the DCI formats 1_0 or DCI formats 1_1 indicating </w:t>
      </w:r>
      <w:r w:rsidRPr="009E2EC5">
        <w:rPr>
          <w:b/>
          <w:i/>
        </w:rPr>
        <w:t>the same slot</w:t>
      </w:r>
      <w:r w:rsidRPr="00EF50FD">
        <w:t xml:space="preserve"> for HARQ-ACK reporting” is intended for the last DCI</w:t>
      </w:r>
      <w:r w:rsidR="00A7691B">
        <w:t>.</w:t>
      </w:r>
    </w:p>
    <w:p w14:paraId="35F9F7FA" w14:textId="77777777" w:rsidR="00EF50FD" w:rsidRPr="00EF50FD" w:rsidRDefault="00EF50FD" w:rsidP="00EF50FD">
      <w:pPr>
        <w:ind w:left="720" w:hanging="720"/>
        <w:rPr>
          <w:lang w:val="en-US"/>
        </w:rPr>
      </w:pPr>
    </w:p>
    <w:p w14:paraId="259A8013" w14:textId="49C9FD61" w:rsidR="00EF50FD" w:rsidRDefault="006E6CF9" w:rsidP="001B7DE2">
      <w:pPr>
        <w:ind w:left="720" w:hanging="720"/>
        <w:rPr>
          <w:b/>
          <w:lang w:val="en-US"/>
        </w:rPr>
      </w:pPr>
      <w:r>
        <w:rPr>
          <w:b/>
          <w:lang w:val="en-US"/>
        </w:rPr>
        <w:t>Wednesday</w:t>
      </w:r>
    </w:p>
    <w:p w14:paraId="650A4063" w14:textId="7FDED691" w:rsidR="006E6CF9" w:rsidRDefault="0058452E" w:rsidP="006E6CF9">
      <w:pPr>
        <w:ind w:left="720" w:hanging="720"/>
        <w:rPr>
          <w:b/>
          <w:lang w:val="en-US"/>
        </w:rPr>
      </w:pPr>
      <w:hyperlink r:id="rId1823" w:history="1">
        <w:r w:rsidR="000F2B08">
          <w:rPr>
            <w:rStyle w:val="Hyperlink"/>
            <w:b/>
            <w:lang w:val="en-US"/>
          </w:rPr>
          <w:t>R1-1807771</w:t>
        </w:r>
      </w:hyperlink>
      <w:r w:rsidR="006E6CF9" w:rsidRPr="006E6CF9">
        <w:rPr>
          <w:b/>
          <w:lang w:val="en-US"/>
        </w:rPr>
        <w:tab/>
        <w:t>Summary on CA aspects</w:t>
      </w:r>
      <w:r w:rsidR="006E6CF9" w:rsidRPr="006E6CF9">
        <w:rPr>
          <w:b/>
          <w:lang w:val="en-US"/>
        </w:rPr>
        <w:tab/>
        <w:t>Samsung</w:t>
      </w:r>
    </w:p>
    <w:p w14:paraId="73BF21DA" w14:textId="77777777" w:rsidR="006E6CF9" w:rsidRDefault="006E6CF9" w:rsidP="006E6CF9">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044B366" w14:textId="25CE5324" w:rsidR="006E6CF9" w:rsidRPr="006E6CF9" w:rsidRDefault="006E6CF9" w:rsidP="006E6CF9">
      <w:pPr>
        <w:ind w:left="720" w:hanging="720"/>
        <w:rPr>
          <w:b/>
        </w:rPr>
      </w:pPr>
    </w:p>
    <w:p w14:paraId="1BE7C1CE" w14:textId="59BFC296" w:rsidR="00A7691B" w:rsidRPr="00A7691B" w:rsidRDefault="00A7691B" w:rsidP="00A7691B">
      <w:pPr>
        <w:ind w:left="720" w:hanging="720"/>
        <w:rPr>
          <w:szCs w:val="20"/>
        </w:rPr>
      </w:pPr>
      <w:r w:rsidRPr="00A7691B">
        <w:rPr>
          <w:szCs w:val="20"/>
          <w:highlight w:val="green"/>
        </w:rPr>
        <w:t>Agreement</w:t>
      </w:r>
      <w:r w:rsidRPr="00A7691B">
        <w:rPr>
          <w:szCs w:val="20"/>
        </w:rPr>
        <w:t>:</w:t>
      </w:r>
    </w:p>
    <w:p w14:paraId="2502C425" w14:textId="77777777" w:rsidR="00A7691B" w:rsidRPr="00A7691B" w:rsidRDefault="00A7691B" w:rsidP="00613418">
      <w:pPr>
        <w:pStyle w:val="ListParagraph"/>
        <w:numPr>
          <w:ilvl w:val="0"/>
          <w:numId w:val="101"/>
        </w:numPr>
        <w:rPr>
          <w:lang w:val="en-US"/>
        </w:rPr>
      </w:pPr>
      <w:r w:rsidRPr="00A7691B">
        <w:t>For semi-static HARQ codebook, f</w:t>
      </w:r>
      <w:r w:rsidRPr="00A7691B">
        <w:rPr>
          <w:lang w:val="en-US"/>
        </w:rPr>
        <w:t xml:space="preserve">or PDSCH with slot aggregation over </w:t>
      </w:r>
      <w:r w:rsidRPr="00A7691B">
        <w:rPr>
          <w:i/>
          <w:iCs/>
          <w:lang w:val="en-US"/>
        </w:rPr>
        <w:t>R</w:t>
      </w:r>
      <w:r w:rsidRPr="00A7691B">
        <w:rPr>
          <w:lang w:val="en-US"/>
        </w:rPr>
        <w:t xml:space="preserve"> slots, keep current specifications and include that number of slots can be &gt;1.</w:t>
      </w:r>
    </w:p>
    <w:p w14:paraId="7D85404A" w14:textId="77777777" w:rsidR="00A7691B" w:rsidRPr="00857106" w:rsidRDefault="00A7691B" w:rsidP="00A7691B">
      <w:pPr>
        <w:ind w:left="720" w:hanging="720"/>
        <w:rPr>
          <w:szCs w:val="20"/>
          <w:lang w:val="en-US"/>
        </w:rPr>
      </w:pPr>
      <w:r w:rsidRPr="00857106">
        <w:rPr>
          <w:szCs w:val="20"/>
          <w:lang w:val="en-US"/>
        </w:rPr>
        <w:t>Proposals:</w:t>
      </w:r>
    </w:p>
    <w:p w14:paraId="7C00409A" w14:textId="77777777" w:rsidR="00A7691B" w:rsidRPr="00857106" w:rsidRDefault="00A7691B" w:rsidP="00613418">
      <w:pPr>
        <w:numPr>
          <w:ilvl w:val="0"/>
          <w:numId w:val="96"/>
        </w:numPr>
        <w:rPr>
          <w:szCs w:val="20"/>
          <w:lang w:val="en-US"/>
        </w:rPr>
      </w:pPr>
      <w:r w:rsidRPr="00857106">
        <w:rPr>
          <w:szCs w:val="20"/>
          <w:lang w:val="en-US"/>
        </w:rPr>
        <w:t>For semi-static HARQ codebook, HARQ response is transmitted in every HARQ-ACK codebook for the configured k1 values</w:t>
      </w:r>
    </w:p>
    <w:p w14:paraId="30BB5F8A" w14:textId="77777777" w:rsidR="00A7691B" w:rsidRPr="00857106" w:rsidRDefault="00A7691B" w:rsidP="00613418">
      <w:pPr>
        <w:numPr>
          <w:ilvl w:val="1"/>
          <w:numId w:val="96"/>
        </w:numPr>
        <w:rPr>
          <w:szCs w:val="20"/>
          <w:lang w:val="en-US"/>
        </w:rPr>
      </w:pPr>
      <w:r w:rsidRPr="00857106">
        <w:rPr>
          <w:szCs w:val="20"/>
          <w:lang w:val="en-US"/>
        </w:rPr>
        <w:t>Note: the current spec already reflects it.</w:t>
      </w:r>
    </w:p>
    <w:p w14:paraId="1F4CF3E5" w14:textId="77777777" w:rsidR="00A7691B" w:rsidRPr="00A7691B" w:rsidRDefault="00A7691B" w:rsidP="00A7691B">
      <w:pPr>
        <w:ind w:left="720" w:hanging="720"/>
        <w:rPr>
          <w:szCs w:val="20"/>
          <w:lang w:val="en-US"/>
        </w:rPr>
      </w:pPr>
    </w:p>
    <w:p w14:paraId="66356BF6" w14:textId="32A99D60" w:rsidR="00A7691B" w:rsidRPr="00A7691B" w:rsidRDefault="00A7691B" w:rsidP="00A7691B">
      <w:pPr>
        <w:ind w:left="720" w:hanging="720"/>
        <w:rPr>
          <w:szCs w:val="20"/>
          <w:lang w:val="en-US"/>
        </w:rPr>
      </w:pPr>
      <w:r w:rsidRPr="00A7691B">
        <w:rPr>
          <w:szCs w:val="20"/>
          <w:highlight w:val="green"/>
          <w:lang w:val="en-US"/>
        </w:rPr>
        <w:t>Agreement</w:t>
      </w:r>
      <w:r w:rsidRPr="00A7691B">
        <w:rPr>
          <w:szCs w:val="20"/>
          <w:lang w:val="en-US"/>
        </w:rPr>
        <w:t>:</w:t>
      </w:r>
    </w:p>
    <w:p w14:paraId="2A7B990E" w14:textId="77777777" w:rsidR="00A7691B" w:rsidRPr="009E2EC5" w:rsidRDefault="00A7691B" w:rsidP="00613418">
      <w:pPr>
        <w:pStyle w:val="ListParagraph"/>
        <w:numPr>
          <w:ilvl w:val="0"/>
          <w:numId w:val="101"/>
        </w:numPr>
        <w:rPr>
          <w:lang w:val="en-US"/>
        </w:rPr>
      </w:pPr>
      <w:r w:rsidRPr="00A7691B">
        <w:t xml:space="preserve">UE is not expected to transmit more than one PUCCH with HARQ-ACK in a slot at least for Dec. 2017 drop. </w:t>
      </w:r>
    </w:p>
    <w:p w14:paraId="77585535" w14:textId="018D39FE" w:rsidR="006E6CF9" w:rsidRDefault="006E6CF9" w:rsidP="006E6CF9">
      <w:pPr>
        <w:ind w:left="720" w:hanging="720"/>
        <w:rPr>
          <w:b/>
          <w:lang w:val="en-US"/>
        </w:rPr>
      </w:pPr>
    </w:p>
    <w:p w14:paraId="21F68770" w14:textId="72ABFB33" w:rsidR="00A7691B" w:rsidRDefault="009461C7" w:rsidP="006E6CF9">
      <w:pPr>
        <w:ind w:left="720" w:hanging="720"/>
        <w:rPr>
          <w:b/>
          <w:lang w:val="en-US"/>
        </w:rPr>
      </w:pPr>
      <w:r>
        <w:rPr>
          <w:b/>
          <w:lang w:val="en-US"/>
        </w:rPr>
        <w:t>Thursday</w:t>
      </w:r>
    </w:p>
    <w:p w14:paraId="4AD0CD23" w14:textId="0CEFF72C" w:rsidR="009461C7" w:rsidRDefault="009461C7" w:rsidP="006E6CF9">
      <w:pPr>
        <w:ind w:left="720" w:hanging="720"/>
        <w:rPr>
          <w:b/>
          <w:lang w:val="en-US"/>
        </w:rPr>
      </w:pPr>
    </w:p>
    <w:p w14:paraId="4FEF412B" w14:textId="5AE13F77" w:rsidR="009461C7" w:rsidRPr="009461C7" w:rsidRDefault="009461C7" w:rsidP="009461C7">
      <w:pPr>
        <w:ind w:left="720" w:hanging="720"/>
        <w:rPr>
          <w:szCs w:val="20"/>
          <w:lang w:val="en-US"/>
        </w:rPr>
      </w:pPr>
      <w:r w:rsidRPr="009461C7">
        <w:rPr>
          <w:szCs w:val="20"/>
          <w:highlight w:val="green"/>
          <w:lang w:val="en-US"/>
        </w:rPr>
        <w:t>Agreement</w:t>
      </w:r>
      <w:r w:rsidRPr="009461C7">
        <w:rPr>
          <w:szCs w:val="20"/>
          <w:lang w:val="en-US"/>
        </w:rPr>
        <w:t>:</w:t>
      </w:r>
    </w:p>
    <w:p w14:paraId="28A3E0E5" w14:textId="77777777" w:rsidR="009461C7" w:rsidRPr="009461C7" w:rsidRDefault="009461C7" w:rsidP="00036580">
      <w:pPr>
        <w:numPr>
          <w:ilvl w:val="0"/>
          <w:numId w:val="181"/>
        </w:numPr>
        <w:rPr>
          <w:szCs w:val="20"/>
          <w:lang w:val="en-US"/>
        </w:rPr>
      </w:pPr>
      <w:r w:rsidRPr="009461C7">
        <w:rPr>
          <w:szCs w:val="20"/>
          <w:lang w:val="en-US"/>
        </w:rPr>
        <w:t xml:space="preserve">UE reports a PDSCH detection outcome (ACK/NACK) for a PDSCH occasion only in HARQ-ACK codebook indicated by </w:t>
      </w:r>
      <w:r w:rsidRPr="009461C7">
        <w:rPr>
          <w:szCs w:val="20"/>
        </w:rPr>
        <w:t>PDSCH-to-HARQ timing</w:t>
      </w:r>
      <w:r w:rsidRPr="009461C7">
        <w:rPr>
          <w:szCs w:val="20"/>
          <w:lang w:val="en-US"/>
        </w:rPr>
        <w:t xml:space="preserve"> field in corresponding DL DCI. UE reports NACK/DTX in other HARQ-ACK codebooks where UE reports HARQ-ACK for the PDSCH occasion </w:t>
      </w:r>
    </w:p>
    <w:p w14:paraId="6CEA021D" w14:textId="2203A9FB" w:rsidR="009461C7" w:rsidRDefault="009461C7" w:rsidP="009461C7">
      <w:pPr>
        <w:rPr>
          <w:lang w:val="en-US"/>
        </w:rPr>
      </w:pPr>
    </w:p>
    <w:p w14:paraId="0461BB96" w14:textId="067E1F04" w:rsidR="009461C7" w:rsidRPr="00857106" w:rsidRDefault="00857106" w:rsidP="009461C7">
      <w:pPr>
        <w:rPr>
          <w:b/>
          <w:lang w:val="en-US"/>
        </w:rPr>
      </w:pPr>
      <w:r w:rsidRPr="00857106">
        <w:rPr>
          <w:b/>
          <w:lang w:val="en-US"/>
        </w:rPr>
        <w:t>Friday</w:t>
      </w:r>
    </w:p>
    <w:p w14:paraId="3B5DD2B8" w14:textId="487173DF" w:rsidR="00857106" w:rsidRPr="00857106" w:rsidRDefault="0058452E" w:rsidP="00857106">
      <w:pPr>
        <w:rPr>
          <w:b/>
          <w:lang w:val="en-US"/>
        </w:rPr>
      </w:pPr>
      <w:hyperlink r:id="rId1824" w:history="1">
        <w:r w:rsidR="000F2B08">
          <w:rPr>
            <w:rStyle w:val="Hyperlink"/>
            <w:b/>
            <w:lang w:val="en-US"/>
          </w:rPr>
          <w:t>R1-1807878</w:t>
        </w:r>
      </w:hyperlink>
      <w:r w:rsidR="00857106" w:rsidRPr="00857106">
        <w:rPr>
          <w:b/>
          <w:lang w:val="en-US"/>
        </w:rPr>
        <w:tab/>
        <w:t>Third Offline Summary on CA Aspects</w:t>
      </w:r>
      <w:r w:rsidR="00857106" w:rsidRPr="00857106">
        <w:rPr>
          <w:b/>
          <w:lang w:val="en-US"/>
        </w:rPr>
        <w:tab/>
        <w:t>Samsung</w:t>
      </w:r>
    </w:p>
    <w:p w14:paraId="31F5C647" w14:textId="77777777" w:rsidR="00857106" w:rsidRDefault="00857106" w:rsidP="00857106">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5EC69041" w14:textId="77777777" w:rsidR="00857106" w:rsidRDefault="00857106" w:rsidP="00857106">
      <w:pPr>
        <w:ind w:left="720" w:hanging="720"/>
        <w:rPr>
          <w:szCs w:val="20"/>
          <w:highlight w:val="green"/>
        </w:rPr>
      </w:pPr>
    </w:p>
    <w:p w14:paraId="4E0A0B13" w14:textId="4E95AACE" w:rsidR="00857106" w:rsidRPr="00857106" w:rsidRDefault="00857106" w:rsidP="00857106">
      <w:pPr>
        <w:ind w:left="720" w:hanging="720"/>
        <w:rPr>
          <w:szCs w:val="20"/>
          <w:lang w:val="en-US"/>
        </w:rPr>
      </w:pPr>
      <w:r w:rsidRPr="00857106">
        <w:rPr>
          <w:szCs w:val="20"/>
          <w:highlight w:val="green"/>
          <w:lang w:val="en-US"/>
        </w:rPr>
        <w:t>Agreements</w:t>
      </w:r>
      <w:r w:rsidRPr="00857106">
        <w:rPr>
          <w:szCs w:val="20"/>
          <w:lang w:val="en-US"/>
        </w:rPr>
        <w:t>:</w:t>
      </w:r>
    </w:p>
    <w:p w14:paraId="7257B0C4" w14:textId="77777777" w:rsidR="00857106" w:rsidRPr="00857106" w:rsidRDefault="00857106" w:rsidP="00017304">
      <w:pPr>
        <w:pStyle w:val="ListParagraph"/>
        <w:numPr>
          <w:ilvl w:val="0"/>
          <w:numId w:val="313"/>
        </w:numPr>
        <w:rPr>
          <w:lang w:val="en-US"/>
        </w:rPr>
      </w:pPr>
      <w:r w:rsidRPr="00857106">
        <w:rPr>
          <w:lang w:val="en-US"/>
        </w:rPr>
        <w:t>Semi-static HARQ-ACK codebook size does not depend on the time duration between a last symbol for any PDSCH reception candidate and a first symbol for a PUCCH/PUSCH transmission that includes the HARQ-ACK codebook</w:t>
      </w:r>
    </w:p>
    <w:p w14:paraId="29253961" w14:textId="77777777" w:rsidR="00857106" w:rsidRPr="00857106" w:rsidRDefault="00857106" w:rsidP="00017304">
      <w:pPr>
        <w:pStyle w:val="ListParagraph"/>
        <w:numPr>
          <w:ilvl w:val="1"/>
          <w:numId w:val="313"/>
        </w:numPr>
        <w:rPr>
          <w:lang w:val="en-US"/>
        </w:rPr>
      </w:pPr>
      <w:r w:rsidRPr="00857106">
        <w:rPr>
          <w:lang w:val="en-US"/>
        </w:rPr>
        <w:t>UE sets to NACK the HARQ-ACK bits in the HARQ-ACK codebook that correspond to PDSCH reception occasions that do not satisfy the above timing requirement</w:t>
      </w:r>
    </w:p>
    <w:p w14:paraId="1417008E" w14:textId="77777777" w:rsidR="00857106" w:rsidRPr="00857106" w:rsidRDefault="00857106" w:rsidP="00017304">
      <w:pPr>
        <w:pStyle w:val="ListParagraph"/>
        <w:numPr>
          <w:ilvl w:val="1"/>
          <w:numId w:val="313"/>
        </w:numPr>
        <w:rPr>
          <w:lang w:val="en-US"/>
        </w:rPr>
      </w:pPr>
      <w:r w:rsidRPr="00857106">
        <w:rPr>
          <w:lang w:val="en-US"/>
        </w:rPr>
        <w:t>No additional specification impact</w:t>
      </w:r>
    </w:p>
    <w:p w14:paraId="517CF18C" w14:textId="11737285" w:rsidR="00857106" w:rsidRPr="00857106" w:rsidRDefault="00857106" w:rsidP="00857106">
      <w:pPr>
        <w:ind w:left="720" w:hanging="720"/>
        <w:rPr>
          <w:szCs w:val="20"/>
          <w:lang w:val="en-US"/>
        </w:rPr>
      </w:pPr>
      <w:r w:rsidRPr="00857106">
        <w:rPr>
          <w:szCs w:val="20"/>
          <w:highlight w:val="green"/>
          <w:lang w:val="en-US"/>
        </w:rPr>
        <w:t>Agreement</w:t>
      </w:r>
      <w:r w:rsidRPr="00857106">
        <w:rPr>
          <w:szCs w:val="20"/>
          <w:lang w:val="en-US"/>
        </w:rPr>
        <w:t>:</w:t>
      </w:r>
    </w:p>
    <w:p w14:paraId="414B56E9" w14:textId="77777777" w:rsidR="00857106" w:rsidRPr="00857106" w:rsidRDefault="00857106" w:rsidP="00857106">
      <w:pPr>
        <w:pStyle w:val="ListParagraph"/>
        <w:numPr>
          <w:ilvl w:val="0"/>
          <w:numId w:val="181"/>
        </w:numPr>
        <w:rPr>
          <w:lang w:val="en-US"/>
        </w:rPr>
      </w:pPr>
      <w:r w:rsidRPr="00857106">
        <w:t>Prioritize grant-based PUSCH over grant-free PUSCH for UCI multiplexing</w:t>
      </w:r>
    </w:p>
    <w:p w14:paraId="0251F454" w14:textId="77777777" w:rsidR="00857106" w:rsidRPr="00857106" w:rsidRDefault="00857106" w:rsidP="00857106">
      <w:pPr>
        <w:ind w:left="720" w:hanging="720"/>
        <w:rPr>
          <w:szCs w:val="20"/>
          <w:lang w:val="en-US"/>
        </w:rPr>
      </w:pPr>
    </w:p>
    <w:p w14:paraId="1095DEE7" w14:textId="2512159D" w:rsidR="00857106" w:rsidRDefault="0058452E" w:rsidP="00857106">
      <w:pPr>
        <w:ind w:left="720" w:hanging="720"/>
        <w:rPr>
          <w:szCs w:val="20"/>
          <w:lang w:val="en-US"/>
        </w:rPr>
      </w:pPr>
      <w:hyperlink r:id="rId1825" w:history="1">
        <w:r w:rsidR="000F2B08">
          <w:rPr>
            <w:rStyle w:val="Hyperlink"/>
            <w:szCs w:val="20"/>
            <w:lang w:val="en-US"/>
          </w:rPr>
          <w:t>R1-1807879</w:t>
        </w:r>
      </w:hyperlink>
      <w:r w:rsidR="00857106" w:rsidRPr="00857106">
        <w:rPr>
          <w:szCs w:val="20"/>
          <w:lang w:val="en-US"/>
        </w:rPr>
        <w:tab/>
        <w:t>TP to include total DAI in TS38.213 for determining missed TBs/CBGs</w:t>
      </w:r>
      <w:r w:rsidR="00857106" w:rsidRPr="00857106">
        <w:rPr>
          <w:szCs w:val="20"/>
          <w:lang w:val="en-US"/>
        </w:rPr>
        <w:tab/>
        <w:t>Samsung</w:t>
      </w:r>
    </w:p>
    <w:p w14:paraId="117FDBE2" w14:textId="69D684C2" w:rsidR="00857106" w:rsidRDefault="00857106" w:rsidP="00857106">
      <w:pPr>
        <w:ind w:left="720" w:hanging="720"/>
        <w:rPr>
          <w:szCs w:val="20"/>
          <w:lang w:val="en-US"/>
        </w:rPr>
      </w:pPr>
    </w:p>
    <w:p w14:paraId="65B002C8" w14:textId="77777777" w:rsidR="00857106" w:rsidRPr="00857106" w:rsidRDefault="00857106" w:rsidP="00857106">
      <w:pPr>
        <w:ind w:left="720" w:hanging="720"/>
        <w:rPr>
          <w:szCs w:val="20"/>
          <w:lang w:val="en-US"/>
        </w:rPr>
      </w:pPr>
    </w:p>
    <w:p w14:paraId="35E5389A" w14:textId="38A00C51" w:rsidR="00966D15" w:rsidRPr="00966D15" w:rsidRDefault="0058452E" w:rsidP="00966D15">
      <w:pPr>
        <w:ind w:left="720" w:hanging="720"/>
        <w:rPr>
          <w:lang w:eastAsia="x-none"/>
        </w:rPr>
      </w:pPr>
      <w:hyperlink r:id="rId1826" w:history="1">
        <w:r w:rsidR="000F2B08">
          <w:rPr>
            <w:rStyle w:val="Hyperlink"/>
            <w:lang w:eastAsia="x-none"/>
          </w:rPr>
          <w:t>R1-1805895</w:t>
        </w:r>
      </w:hyperlink>
      <w:r w:rsidR="00966D15" w:rsidRPr="00966D15">
        <w:rPr>
          <w:lang w:eastAsia="x-none"/>
        </w:rPr>
        <w:tab/>
        <w:t>Remaining issues on NR CA</w:t>
      </w:r>
      <w:r w:rsidR="00966D15" w:rsidRPr="00966D15">
        <w:rPr>
          <w:lang w:eastAsia="x-none"/>
        </w:rPr>
        <w:tab/>
        <w:t>Huawei, HiSilicon</w:t>
      </w:r>
    </w:p>
    <w:p w14:paraId="35B93F57" w14:textId="3F9E5F4A" w:rsidR="00966D15" w:rsidRPr="00966D15" w:rsidRDefault="0058452E" w:rsidP="00966D15">
      <w:pPr>
        <w:ind w:left="720" w:hanging="720"/>
        <w:rPr>
          <w:lang w:eastAsia="x-none"/>
        </w:rPr>
      </w:pPr>
      <w:hyperlink r:id="rId1827" w:history="1">
        <w:r w:rsidR="000F2B08">
          <w:rPr>
            <w:rStyle w:val="Hyperlink"/>
            <w:lang w:eastAsia="x-none"/>
          </w:rPr>
          <w:t>R1-1806073</w:t>
        </w:r>
      </w:hyperlink>
      <w:r w:rsidR="00966D15" w:rsidRPr="00966D15">
        <w:rPr>
          <w:lang w:eastAsia="x-none"/>
        </w:rPr>
        <w:tab/>
        <w:t>Remaining issues on NR CA</w:t>
      </w:r>
      <w:r w:rsidR="00966D15" w:rsidRPr="00966D15">
        <w:rPr>
          <w:lang w:eastAsia="x-none"/>
        </w:rPr>
        <w:tab/>
        <w:t>vivo</w:t>
      </w:r>
    </w:p>
    <w:p w14:paraId="1EBFCCD1" w14:textId="5831AA69" w:rsidR="00966D15" w:rsidRPr="00966D15" w:rsidRDefault="0058452E" w:rsidP="00966D15">
      <w:pPr>
        <w:ind w:left="720" w:hanging="720"/>
        <w:rPr>
          <w:lang w:eastAsia="x-none"/>
        </w:rPr>
      </w:pPr>
      <w:hyperlink r:id="rId1828" w:history="1">
        <w:r w:rsidR="000F2B08">
          <w:rPr>
            <w:rStyle w:val="Hyperlink"/>
            <w:lang w:eastAsia="x-none"/>
          </w:rPr>
          <w:t>R1-1806144</w:t>
        </w:r>
      </w:hyperlink>
      <w:r w:rsidR="00966D15" w:rsidRPr="00966D15">
        <w:rPr>
          <w:lang w:eastAsia="x-none"/>
        </w:rPr>
        <w:tab/>
        <w:t>Remaining aspects of NR CA</w:t>
      </w:r>
      <w:r w:rsidR="00966D15" w:rsidRPr="00966D15">
        <w:rPr>
          <w:lang w:eastAsia="x-none"/>
        </w:rPr>
        <w:tab/>
        <w:t>Nokia, Nokia Shanghai Bell</w:t>
      </w:r>
    </w:p>
    <w:p w14:paraId="3F212A18" w14:textId="78C2C6E8" w:rsidR="00966D15" w:rsidRPr="00966D15" w:rsidRDefault="0058452E" w:rsidP="00966D15">
      <w:pPr>
        <w:ind w:left="720" w:hanging="720"/>
        <w:rPr>
          <w:lang w:eastAsia="x-none"/>
        </w:rPr>
      </w:pPr>
      <w:hyperlink r:id="rId1829" w:history="1">
        <w:r w:rsidR="000F2B08">
          <w:rPr>
            <w:rStyle w:val="Hyperlink"/>
            <w:lang w:eastAsia="x-none"/>
          </w:rPr>
          <w:t>R1-1806301</w:t>
        </w:r>
      </w:hyperlink>
      <w:r w:rsidR="00966D15" w:rsidRPr="00966D15">
        <w:rPr>
          <w:lang w:eastAsia="x-none"/>
        </w:rPr>
        <w:tab/>
        <w:t>Remaining issues on HARQ-ACK codebook</w:t>
      </w:r>
      <w:r w:rsidR="00966D15" w:rsidRPr="00966D15">
        <w:rPr>
          <w:lang w:eastAsia="x-none"/>
        </w:rPr>
        <w:tab/>
        <w:t>CATT</w:t>
      </w:r>
    </w:p>
    <w:p w14:paraId="7658AF16" w14:textId="042FF867" w:rsidR="00966D15" w:rsidRPr="00966D15" w:rsidRDefault="0058452E" w:rsidP="00966D15">
      <w:pPr>
        <w:ind w:left="720" w:hanging="720"/>
        <w:rPr>
          <w:lang w:eastAsia="x-none"/>
        </w:rPr>
      </w:pPr>
      <w:hyperlink r:id="rId1830" w:history="1">
        <w:r w:rsidR="000F2B08">
          <w:rPr>
            <w:rStyle w:val="Hyperlink"/>
            <w:lang w:eastAsia="x-none"/>
          </w:rPr>
          <w:t>R1-1806344</w:t>
        </w:r>
      </w:hyperlink>
      <w:r w:rsidR="00966D15" w:rsidRPr="00966D15">
        <w:rPr>
          <w:lang w:eastAsia="x-none"/>
        </w:rPr>
        <w:tab/>
        <w:t>Remaining issues for CA with different numerologies</w:t>
      </w:r>
      <w:r w:rsidR="00966D15" w:rsidRPr="00966D15">
        <w:rPr>
          <w:lang w:eastAsia="x-none"/>
        </w:rPr>
        <w:tab/>
        <w:t>Lenovo, Motorola Mobility</w:t>
      </w:r>
    </w:p>
    <w:p w14:paraId="4341CD10" w14:textId="418115DF" w:rsidR="00966D15" w:rsidRPr="00966D15" w:rsidRDefault="0058452E" w:rsidP="00966D15">
      <w:pPr>
        <w:ind w:left="720" w:hanging="720"/>
        <w:rPr>
          <w:lang w:eastAsia="x-none"/>
        </w:rPr>
      </w:pPr>
      <w:hyperlink r:id="rId1831" w:history="1">
        <w:r w:rsidR="000F2B08">
          <w:rPr>
            <w:rStyle w:val="Hyperlink"/>
            <w:lang w:eastAsia="x-none"/>
          </w:rPr>
          <w:t>R1-1806525</w:t>
        </w:r>
      </w:hyperlink>
      <w:r w:rsidR="00966D15" w:rsidRPr="00966D15">
        <w:rPr>
          <w:lang w:eastAsia="x-none"/>
        </w:rPr>
        <w:tab/>
        <w:t>Remaining aspects for carrier aggregation</w:t>
      </w:r>
      <w:r w:rsidR="00966D15" w:rsidRPr="00966D15">
        <w:rPr>
          <w:lang w:eastAsia="x-none"/>
        </w:rPr>
        <w:tab/>
        <w:t>Intel Corporation</w:t>
      </w:r>
    </w:p>
    <w:p w14:paraId="4E64B235" w14:textId="178D5EE3" w:rsidR="00966D15" w:rsidRPr="00966D15" w:rsidRDefault="0058452E" w:rsidP="00966D15">
      <w:pPr>
        <w:ind w:left="720" w:hanging="720"/>
        <w:rPr>
          <w:lang w:eastAsia="x-none"/>
        </w:rPr>
      </w:pPr>
      <w:hyperlink r:id="rId1832" w:history="1">
        <w:r w:rsidR="000F2B08">
          <w:rPr>
            <w:rStyle w:val="Hyperlink"/>
            <w:lang w:eastAsia="x-none"/>
          </w:rPr>
          <w:t>R1-1806630</w:t>
        </w:r>
      </w:hyperlink>
      <w:r w:rsidR="00966D15" w:rsidRPr="00966D15">
        <w:rPr>
          <w:lang w:eastAsia="x-none"/>
        </w:rPr>
        <w:tab/>
        <w:t>Remaining issues on CA and HARQ-ACK codebook</w:t>
      </w:r>
      <w:r w:rsidR="00966D15" w:rsidRPr="00966D15">
        <w:rPr>
          <w:lang w:eastAsia="x-none"/>
        </w:rPr>
        <w:tab/>
        <w:t>LG Electronics</w:t>
      </w:r>
    </w:p>
    <w:p w14:paraId="08157B77" w14:textId="021D1B64" w:rsidR="00966D15" w:rsidRPr="00966D15" w:rsidRDefault="0058452E" w:rsidP="00966D15">
      <w:pPr>
        <w:ind w:left="720" w:hanging="720"/>
        <w:rPr>
          <w:lang w:eastAsia="x-none"/>
        </w:rPr>
      </w:pPr>
      <w:hyperlink r:id="rId1833" w:history="1">
        <w:r w:rsidR="000F2B08">
          <w:rPr>
            <w:rStyle w:val="Hyperlink"/>
            <w:lang w:eastAsia="x-none"/>
          </w:rPr>
          <w:t>R1-1806740</w:t>
        </w:r>
      </w:hyperlink>
      <w:r w:rsidR="00966D15" w:rsidRPr="00966D15">
        <w:rPr>
          <w:lang w:eastAsia="x-none"/>
        </w:rPr>
        <w:tab/>
        <w:t>Corrections on CA Operation</w:t>
      </w:r>
      <w:r w:rsidR="00966D15" w:rsidRPr="00966D15">
        <w:rPr>
          <w:lang w:eastAsia="x-none"/>
        </w:rPr>
        <w:tab/>
        <w:t>Samsung</w:t>
      </w:r>
    </w:p>
    <w:p w14:paraId="3B2E4066" w14:textId="2D7BCCD8" w:rsidR="00966D15" w:rsidRPr="00966D15" w:rsidRDefault="0058452E" w:rsidP="00966D15">
      <w:pPr>
        <w:ind w:left="720" w:hanging="720"/>
        <w:rPr>
          <w:lang w:eastAsia="x-none"/>
        </w:rPr>
      </w:pPr>
      <w:hyperlink r:id="rId1834" w:history="1">
        <w:r w:rsidR="000F2B08">
          <w:rPr>
            <w:rStyle w:val="Hyperlink"/>
            <w:lang w:eastAsia="x-none"/>
          </w:rPr>
          <w:t>R1-1806776</w:t>
        </w:r>
      </w:hyperlink>
      <w:r w:rsidR="00966D15" w:rsidRPr="00966D15">
        <w:rPr>
          <w:lang w:eastAsia="x-none"/>
        </w:rPr>
        <w:tab/>
        <w:t>Remaining issues in carrier aggregation</w:t>
      </w:r>
      <w:r w:rsidR="00966D15" w:rsidRPr="00966D15">
        <w:rPr>
          <w:lang w:eastAsia="x-none"/>
        </w:rPr>
        <w:tab/>
        <w:t>MediaTek Inc.</w:t>
      </w:r>
    </w:p>
    <w:p w14:paraId="78695D6C" w14:textId="0FE59BAD" w:rsidR="00966D15" w:rsidRPr="00966D15" w:rsidRDefault="0058452E" w:rsidP="00966D15">
      <w:pPr>
        <w:ind w:left="720" w:hanging="720"/>
        <w:rPr>
          <w:lang w:eastAsia="x-none"/>
        </w:rPr>
      </w:pPr>
      <w:hyperlink r:id="rId1835" w:history="1">
        <w:r w:rsidR="000F2B08">
          <w:rPr>
            <w:rStyle w:val="Hyperlink"/>
            <w:lang w:eastAsia="x-none"/>
          </w:rPr>
          <w:t>R1-1806838</w:t>
        </w:r>
      </w:hyperlink>
      <w:r w:rsidR="00966D15" w:rsidRPr="00966D15">
        <w:rPr>
          <w:lang w:eastAsia="x-none"/>
        </w:rPr>
        <w:tab/>
        <w:t>Remaining details on HARQ-ACK transmission</w:t>
      </w:r>
      <w:r w:rsidR="00966D15" w:rsidRPr="00966D15">
        <w:rPr>
          <w:lang w:eastAsia="x-none"/>
        </w:rPr>
        <w:tab/>
        <w:t>OPPO</w:t>
      </w:r>
    </w:p>
    <w:p w14:paraId="4217A57B" w14:textId="02D93F59" w:rsidR="00857106" w:rsidRDefault="0058452E" w:rsidP="00857106">
      <w:pPr>
        <w:ind w:left="720" w:hanging="720"/>
        <w:rPr>
          <w:lang w:eastAsia="x-none"/>
        </w:rPr>
      </w:pPr>
      <w:hyperlink r:id="rId1836" w:history="1">
        <w:r w:rsidR="000F2B08">
          <w:rPr>
            <w:rStyle w:val="Hyperlink"/>
            <w:lang w:eastAsia="x-none"/>
          </w:rPr>
          <w:t>R1-1807415</w:t>
        </w:r>
      </w:hyperlink>
      <w:r w:rsidR="00857106">
        <w:rPr>
          <w:lang w:eastAsia="x-none"/>
        </w:rPr>
        <w:tab/>
        <w:t>Remaining issues on CA and type1 HARQ-ACK codebook</w:t>
      </w:r>
      <w:r w:rsidR="00857106">
        <w:rPr>
          <w:lang w:eastAsia="x-none"/>
        </w:rPr>
        <w:tab/>
        <w:t>NTT DOCOMO, INC.</w:t>
      </w:r>
    </w:p>
    <w:p w14:paraId="7E5D11BA" w14:textId="233A75D9" w:rsidR="00966D15" w:rsidRPr="00966D15" w:rsidRDefault="0058452E" w:rsidP="00966D15">
      <w:pPr>
        <w:ind w:left="720" w:hanging="720"/>
        <w:rPr>
          <w:lang w:eastAsia="x-none"/>
        </w:rPr>
      </w:pPr>
      <w:hyperlink r:id="rId1837" w:history="1">
        <w:r w:rsidR="000F2B08">
          <w:rPr>
            <w:rStyle w:val="Hyperlink"/>
            <w:lang w:eastAsia="x-none"/>
          </w:rPr>
          <w:t>R1-1807236</w:t>
        </w:r>
      </w:hyperlink>
      <w:r w:rsidR="00966D15" w:rsidRPr="00966D15">
        <w:rPr>
          <w:lang w:eastAsia="x-none"/>
        </w:rPr>
        <w:tab/>
        <w:t>Remaining issues on HARQ-ACK codebook construction</w:t>
      </w:r>
      <w:r w:rsidR="00966D15" w:rsidRPr="00966D15">
        <w:rPr>
          <w:lang w:eastAsia="x-none"/>
        </w:rPr>
        <w:tab/>
        <w:t>WILUS Inc.</w:t>
      </w:r>
    </w:p>
    <w:p w14:paraId="537E1337" w14:textId="181B0FD6" w:rsidR="00966D15" w:rsidRPr="00966D15" w:rsidRDefault="0058452E" w:rsidP="00966D15">
      <w:pPr>
        <w:ind w:left="720" w:hanging="720"/>
        <w:rPr>
          <w:lang w:eastAsia="x-none"/>
        </w:rPr>
      </w:pPr>
      <w:hyperlink r:id="rId1838" w:history="1">
        <w:r w:rsidR="000F2B08">
          <w:rPr>
            <w:rStyle w:val="Hyperlink"/>
            <w:lang w:eastAsia="x-none"/>
          </w:rPr>
          <w:t>R1-1807241</w:t>
        </w:r>
      </w:hyperlink>
      <w:r w:rsidR="00966D15" w:rsidRPr="00966D15">
        <w:rPr>
          <w:lang w:eastAsia="x-none"/>
        </w:rPr>
        <w:tab/>
        <w:t>Discussion about semi-static codebook</w:t>
      </w:r>
      <w:r w:rsidR="00966D15" w:rsidRPr="00966D15">
        <w:rPr>
          <w:lang w:eastAsia="x-none"/>
        </w:rPr>
        <w:tab/>
        <w:t>ASUSTEK COMPUTER (SHANGHAI)</w:t>
      </w:r>
    </w:p>
    <w:p w14:paraId="26B40E8E" w14:textId="500D49E1" w:rsidR="00966D15" w:rsidRPr="00966D15" w:rsidRDefault="0058452E" w:rsidP="00966D15">
      <w:pPr>
        <w:ind w:left="720" w:hanging="720"/>
        <w:rPr>
          <w:lang w:eastAsia="x-none"/>
        </w:rPr>
      </w:pPr>
      <w:hyperlink r:id="rId1839" w:history="1">
        <w:r w:rsidR="000F2B08">
          <w:rPr>
            <w:rStyle w:val="Hyperlink"/>
            <w:lang w:eastAsia="x-none"/>
          </w:rPr>
          <w:t>R1-1807262</w:t>
        </w:r>
      </w:hyperlink>
      <w:r w:rsidR="00966D15" w:rsidRPr="00966D15">
        <w:rPr>
          <w:lang w:eastAsia="x-none"/>
        </w:rPr>
        <w:tab/>
        <w:t>Other aspects on carrier aggregation</w:t>
      </w:r>
      <w:r w:rsidR="00966D15" w:rsidRPr="00966D15">
        <w:rPr>
          <w:lang w:eastAsia="x-none"/>
        </w:rPr>
        <w:tab/>
        <w:t>Ericsson</w:t>
      </w:r>
    </w:p>
    <w:p w14:paraId="7044581D" w14:textId="62657423" w:rsidR="00857106" w:rsidRDefault="0058452E" w:rsidP="00857106">
      <w:pPr>
        <w:ind w:left="720" w:hanging="720"/>
        <w:rPr>
          <w:lang w:eastAsia="x-none"/>
        </w:rPr>
      </w:pPr>
      <w:hyperlink r:id="rId1840" w:history="1">
        <w:r w:rsidR="000F2B08">
          <w:rPr>
            <w:rStyle w:val="Hyperlink"/>
            <w:lang w:eastAsia="x-none"/>
          </w:rPr>
          <w:t>R1-1807399</w:t>
        </w:r>
      </w:hyperlink>
      <w:r w:rsidR="00857106">
        <w:rPr>
          <w:lang w:eastAsia="x-none"/>
        </w:rPr>
        <w:tab/>
        <w:t>Remaining issues on CA</w:t>
      </w:r>
      <w:r w:rsidR="00857106">
        <w:rPr>
          <w:lang w:eastAsia="x-none"/>
        </w:rPr>
        <w:tab/>
        <w:t>Qualcomm Incorporated</w:t>
      </w:r>
    </w:p>
    <w:p w14:paraId="4AB986CC" w14:textId="09255421" w:rsidR="00966D15" w:rsidRDefault="00966D15" w:rsidP="00620D3D">
      <w:pPr>
        <w:pStyle w:val="Heading4"/>
      </w:pPr>
      <w:bookmarkStart w:id="4318" w:name="_Toc513839883"/>
      <w:bookmarkStart w:id="4319" w:name="_Toc516232645"/>
      <w:r w:rsidRPr="00966D15">
        <w:lastRenderedPageBreak/>
        <w:t>Rate matching aspects for NR DL and UL</w:t>
      </w:r>
      <w:bookmarkEnd w:id="4318"/>
      <w:bookmarkEnd w:id="4319"/>
    </w:p>
    <w:p w14:paraId="7819293C" w14:textId="1517551F" w:rsidR="003B60A1" w:rsidRDefault="0058452E" w:rsidP="003B60A1">
      <w:pPr>
        <w:rPr>
          <w:b/>
        </w:rPr>
      </w:pPr>
      <w:hyperlink r:id="rId1841" w:history="1">
        <w:r w:rsidR="000F2B08">
          <w:rPr>
            <w:rStyle w:val="Hyperlink"/>
            <w:b/>
          </w:rPr>
          <w:t>R1-1807705</w:t>
        </w:r>
      </w:hyperlink>
      <w:r w:rsidR="003B60A1" w:rsidRPr="003B60A1">
        <w:rPr>
          <w:b/>
        </w:rPr>
        <w:tab/>
        <w:t>Summary of open issues related to rate-matching in NR</w:t>
      </w:r>
      <w:r w:rsidR="003B60A1" w:rsidRPr="003B60A1">
        <w:rPr>
          <w:b/>
        </w:rPr>
        <w:tab/>
        <w:t>Nokia, Nokia Shanghai Bell</w:t>
      </w:r>
    </w:p>
    <w:p w14:paraId="1B24FD59" w14:textId="77777777" w:rsidR="003B60A1" w:rsidRDefault="003B60A1" w:rsidP="003B60A1">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68B18C4F" w14:textId="0E0825D4" w:rsidR="003B60A1" w:rsidRDefault="003B60A1" w:rsidP="003B60A1">
      <w:pPr>
        <w:rPr>
          <w:b/>
        </w:rPr>
      </w:pPr>
    </w:p>
    <w:p w14:paraId="78E8446A" w14:textId="7EA386F6" w:rsidR="00EF50FD" w:rsidRPr="009461C7" w:rsidRDefault="00EF50FD" w:rsidP="00EF50FD">
      <w:pPr>
        <w:ind w:left="720" w:hanging="720"/>
        <w:rPr>
          <w:szCs w:val="20"/>
          <w:lang w:eastAsia="x-none"/>
        </w:rPr>
      </w:pPr>
      <w:r w:rsidRPr="009461C7">
        <w:rPr>
          <w:szCs w:val="20"/>
          <w:lang w:eastAsia="x-none"/>
        </w:rPr>
        <w:t>Proposal:</w:t>
      </w:r>
    </w:p>
    <w:p w14:paraId="01959118" w14:textId="77777777" w:rsidR="00EF50FD" w:rsidRPr="009461C7" w:rsidRDefault="00EF50FD" w:rsidP="00613418">
      <w:pPr>
        <w:numPr>
          <w:ilvl w:val="0"/>
          <w:numId w:val="97"/>
        </w:numPr>
        <w:rPr>
          <w:rFonts w:ascii="Times New Roman" w:hAnsi="Times New Roman"/>
          <w:szCs w:val="20"/>
        </w:rPr>
      </w:pPr>
      <w:r w:rsidRPr="009461C7">
        <w:rPr>
          <w:rFonts w:ascii="Times New Roman" w:hAnsi="Times New Roman"/>
          <w:szCs w:val="20"/>
        </w:rPr>
        <w:t xml:space="preserve">To adopt the following TP, </w:t>
      </w:r>
      <w:r w:rsidRPr="009461C7">
        <w:rPr>
          <w:rFonts w:ascii="Times New Roman" w:eastAsia="Times New Roman" w:hAnsi="Times New Roman"/>
          <w:szCs w:val="20"/>
        </w:rPr>
        <w:t xml:space="preserve"> TS38.214 subclause 5.1.4</w:t>
      </w:r>
      <w:r w:rsidRPr="009461C7">
        <w:rPr>
          <w:rFonts w:ascii="Times New Roman" w:hAnsi="Times New Roman"/>
          <w:szCs w:val="20"/>
        </w:rPr>
        <w:t>:</w:t>
      </w:r>
    </w:p>
    <w:p w14:paraId="61EBFF7D" w14:textId="77777777" w:rsidR="00EF50FD" w:rsidRPr="009461C7" w:rsidRDefault="00EF50FD" w:rsidP="00EF50FD">
      <w:pPr>
        <w:spacing w:after="120"/>
        <w:ind w:left="720"/>
        <w:jc w:val="both"/>
        <w:rPr>
          <w:rFonts w:ascii="Times New Roman" w:hAnsi="Times New Roman"/>
          <w:kern w:val="2"/>
          <w:szCs w:val="20"/>
          <w:lang w:eastAsia="zh-CN"/>
        </w:rPr>
      </w:pPr>
      <w:r w:rsidRPr="009461C7">
        <w:rPr>
          <w:rFonts w:ascii="Times New Roman" w:eastAsia="Times New Roman" w:hAnsi="Times New Roman"/>
          <w:szCs w:val="20"/>
        </w:rPr>
        <w:t>“a pair of reserved resources in numerology of the BWP indicated by an RB level bitmap (higher layer parameter resourceBlocks given by RateMatchPattern) with 1RB granularity and a symbol level bitmap spanning one or two slots (higher layer parameters symbolsInResourceBlock given by RateMatchPattern</w:t>
      </w:r>
      <w:r w:rsidRPr="009461C7" w:rsidDel="00AF547C">
        <w:rPr>
          <w:rFonts w:ascii="Times New Roman" w:eastAsia="Times New Roman" w:hAnsi="Times New Roman"/>
          <w:szCs w:val="20"/>
        </w:rPr>
        <w:t xml:space="preserve"> </w:t>
      </w:r>
      <w:r w:rsidRPr="009461C7">
        <w:rPr>
          <w:rFonts w:ascii="Times New Roman" w:eastAsia="Times New Roman" w:hAnsi="Times New Roman"/>
          <w:szCs w:val="20"/>
        </w:rPr>
        <w:t xml:space="preserve">) for which the reserved RBs apply. </w:t>
      </w:r>
      <w:r w:rsidRPr="009461C7">
        <w:rPr>
          <w:rFonts w:ascii="Times New Roman" w:eastAsia="Times New Roman" w:hAnsi="Times New Roman"/>
          <w:color w:val="FF0000"/>
          <w:szCs w:val="20"/>
          <w:u w:val="single"/>
        </w:rPr>
        <w:t>The bit in the RB and symbol level bitmaps indicates that corresponding resource is not available for PDSCH.</w:t>
      </w:r>
      <w:r w:rsidRPr="009461C7">
        <w:rPr>
          <w:rFonts w:ascii="Times New Roman" w:eastAsia="Times New Roman" w:hAnsi="Times New Roman"/>
          <w:szCs w:val="20"/>
        </w:rPr>
        <w:t xml:space="preserve">  For each pair of RB and symbol level bitmaps, a UE may be configured with a time-domain pattern (higher layer parameter periodicityAndPattern given by RateMatchPattern</w:t>
      </w:r>
      <w:r w:rsidRPr="009461C7" w:rsidDel="00AF547C">
        <w:rPr>
          <w:rFonts w:ascii="Times New Roman" w:eastAsia="Times New Roman" w:hAnsi="Times New Roman"/>
          <w:szCs w:val="20"/>
        </w:rPr>
        <w:t xml:space="preserve"> </w:t>
      </w:r>
      <w:r w:rsidRPr="009461C7">
        <w:rPr>
          <w:rFonts w:ascii="Times New Roman" w:eastAsia="Times New Roman" w:hAnsi="Times New Roman"/>
          <w:szCs w:val="20"/>
        </w:rPr>
        <w:t xml:space="preserve">) corresponding to a unit equal to a duration of the symbol level bitmap, and indicating </w:t>
      </w:r>
      <w:r w:rsidRPr="009461C7">
        <w:rPr>
          <w:rFonts w:ascii="Times New Roman" w:eastAsia="Times New Roman" w:hAnsi="Times New Roman"/>
          <w:strike/>
          <w:color w:val="FF0000"/>
          <w:szCs w:val="20"/>
        </w:rPr>
        <w:t>whether</w:t>
      </w:r>
      <w:r w:rsidRPr="009461C7">
        <w:rPr>
          <w:rFonts w:ascii="Times New Roman" w:eastAsia="Times New Roman" w:hAnsi="Times New Roman"/>
          <w:szCs w:val="20"/>
        </w:rPr>
        <w:t xml:space="preserve"> the pair is present in the unit </w:t>
      </w:r>
      <w:r w:rsidRPr="009461C7">
        <w:rPr>
          <w:rFonts w:ascii="Times New Roman" w:eastAsia="Times New Roman" w:hAnsi="Times New Roman"/>
          <w:strike/>
          <w:color w:val="FF0000"/>
          <w:szCs w:val="20"/>
        </w:rPr>
        <w:t>or not</w:t>
      </w:r>
      <w:r w:rsidRPr="009461C7">
        <w:rPr>
          <w:rFonts w:ascii="Times New Roman" w:eastAsia="Times New Roman" w:hAnsi="Times New Roman"/>
          <w:szCs w:val="20"/>
        </w:rPr>
        <w:t xml:space="preserve">.”  </w:t>
      </w:r>
    </w:p>
    <w:p w14:paraId="35B539FA" w14:textId="77777777" w:rsidR="00EF50FD" w:rsidRPr="00EF50FD" w:rsidRDefault="00EF50FD" w:rsidP="00EF50FD">
      <w:r w:rsidRPr="009461C7">
        <w:t>Discuss further offline when UE is configured to rate-match around the LTE CRS, whether or not it rate-matches also around the centre sub-carrier provided with the configuration.</w:t>
      </w:r>
    </w:p>
    <w:p w14:paraId="699FFCBF" w14:textId="1627FE10" w:rsidR="00EF50FD" w:rsidRDefault="00EF50FD" w:rsidP="003B60A1">
      <w:pPr>
        <w:rPr>
          <w:b/>
        </w:rPr>
      </w:pPr>
    </w:p>
    <w:p w14:paraId="174A6390" w14:textId="311CC6B5" w:rsidR="009461C7" w:rsidRDefault="009461C7" w:rsidP="003B60A1">
      <w:pPr>
        <w:rPr>
          <w:b/>
        </w:rPr>
      </w:pPr>
      <w:r>
        <w:rPr>
          <w:b/>
        </w:rPr>
        <w:t>Thursday (from offline)</w:t>
      </w:r>
    </w:p>
    <w:p w14:paraId="37FFD696" w14:textId="0A895735" w:rsidR="009461C7" w:rsidRDefault="009461C7" w:rsidP="003B60A1">
      <w:pPr>
        <w:rPr>
          <w:b/>
        </w:rPr>
      </w:pPr>
    </w:p>
    <w:p w14:paraId="1B47F29C" w14:textId="77777777" w:rsidR="009461C7" w:rsidRPr="009461C7" w:rsidRDefault="009461C7" w:rsidP="009461C7">
      <w:pPr>
        <w:ind w:left="720" w:hanging="720"/>
        <w:rPr>
          <w:rFonts w:ascii="Times New Roman" w:hAnsi="Times New Roman"/>
          <w:szCs w:val="20"/>
        </w:rPr>
      </w:pPr>
      <w:r w:rsidRPr="009461C7">
        <w:rPr>
          <w:rFonts w:ascii="Times New Roman" w:hAnsi="Times New Roman"/>
          <w:szCs w:val="20"/>
          <w:highlight w:val="green"/>
        </w:rPr>
        <w:t>Agreements</w:t>
      </w:r>
      <w:r w:rsidRPr="009461C7">
        <w:rPr>
          <w:rFonts w:ascii="Times New Roman" w:hAnsi="Times New Roman"/>
          <w:szCs w:val="20"/>
        </w:rPr>
        <w:t>:</w:t>
      </w:r>
    </w:p>
    <w:p w14:paraId="3232FEF9" w14:textId="77777777" w:rsidR="009461C7" w:rsidRPr="009461C7" w:rsidRDefault="009461C7" w:rsidP="009461C7">
      <w:pPr>
        <w:rPr>
          <w:bCs/>
        </w:rPr>
      </w:pPr>
      <w:r w:rsidRPr="009461C7">
        <w:t xml:space="preserve">When an PDCCH candidate collides with any RE of LTE CRS configured for NR PDSCH rate-matching, where PDSCH is semi-statically not mapped, as described in TS38.214 Section 5.1.4.1 then </w:t>
      </w:r>
    </w:p>
    <w:p w14:paraId="696C680D" w14:textId="77777777" w:rsidR="009461C7" w:rsidRPr="009461C7" w:rsidRDefault="009461C7" w:rsidP="00036580">
      <w:pPr>
        <w:pStyle w:val="ListParagraph"/>
        <w:numPr>
          <w:ilvl w:val="0"/>
          <w:numId w:val="181"/>
        </w:numPr>
      </w:pPr>
      <w:r w:rsidRPr="009461C7">
        <w:t>The UE is not required to monitor the PDCCH candidate overlapping with the resource even only when the overlaps is by one RE</w:t>
      </w:r>
    </w:p>
    <w:p w14:paraId="7EE0B381" w14:textId="77777777" w:rsidR="009461C7" w:rsidRPr="009461C7" w:rsidRDefault="009461C7" w:rsidP="00036580">
      <w:pPr>
        <w:pStyle w:val="ListParagraph"/>
        <w:numPr>
          <w:ilvl w:val="0"/>
          <w:numId w:val="181"/>
        </w:numPr>
      </w:pPr>
      <w:r w:rsidRPr="009461C7">
        <w:t>Note: this is the same behavior as agreed for collision with RB-level in RAN1#92b</w:t>
      </w:r>
    </w:p>
    <w:p w14:paraId="0D535494" w14:textId="77777777" w:rsidR="009461C7" w:rsidRPr="009461C7" w:rsidRDefault="009461C7" w:rsidP="009461C7">
      <w:pPr>
        <w:ind w:left="720" w:hanging="720"/>
        <w:rPr>
          <w:rFonts w:ascii="Times New Roman" w:hAnsi="Times New Roman"/>
          <w:szCs w:val="20"/>
        </w:rPr>
      </w:pPr>
    </w:p>
    <w:p w14:paraId="50E056DB" w14:textId="77777777" w:rsidR="009461C7" w:rsidRPr="009461C7" w:rsidRDefault="009461C7" w:rsidP="009461C7">
      <w:pPr>
        <w:ind w:left="720" w:hanging="720"/>
        <w:rPr>
          <w:rFonts w:ascii="Times New Roman" w:hAnsi="Times New Roman"/>
          <w:szCs w:val="20"/>
        </w:rPr>
      </w:pPr>
      <w:r w:rsidRPr="009461C7">
        <w:rPr>
          <w:rFonts w:ascii="Times New Roman" w:hAnsi="Times New Roman"/>
          <w:szCs w:val="20"/>
          <w:highlight w:val="green"/>
        </w:rPr>
        <w:t>Agreements</w:t>
      </w:r>
      <w:r w:rsidRPr="009461C7">
        <w:rPr>
          <w:rFonts w:ascii="Times New Roman" w:hAnsi="Times New Roman"/>
          <w:szCs w:val="20"/>
        </w:rPr>
        <w:t>:</w:t>
      </w:r>
    </w:p>
    <w:p w14:paraId="4970E607" w14:textId="4774F54D" w:rsidR="009461C7" w:rsidRDefault="009461C7" w:rsidP="00036580">
      <w:pPr>
        <w:pStyle w:val="ListParagraph"/>
        <w:numPr>
          <w:ilvl w:val="0"/>
          <w:numId w:val="181"/>
        </w:numPr>
      </w:pPr>
      <w:r w:rsidRPr="009461C7">
        <w:t>To adop the following TP to 5.1.4 of 38.214:</w:t>
      </w:r>
    </w:p>
    <w:p w14:paraId="6CF36CC0" w14:textId="2C51C50F" w:rsidR="009461C7" w:rsidRPr="009461C7" w:rsidRDefault="009461C7" w:rsidP="009461C7">
      <w:pPr>
        <w:rPr>
          <w:rFonts w:ascii="Times New Roman" w:hAnsi="Times New Roman"/>
          <w:i/>
          <w:szCs w:val="20"/>
        </w:rPr>
      </w:pPr>
      <w:r w:rsidRPr="009461C7">
        <w:rPr>
          <w:rFonts w:ascii="Times New Roman" w:hAnsi="Times New Roman"/>
          <w:i/>
          <w:szCs w:val="20"/>
        </w:rPr>
        <w:t>---- Start of TP ----</w:t>
      </w:r>
    </w:p>
    <w:p w14:paraId="0B35658D" w14:textId="77777777" w:rsidR="009461C7" w:rsidRPr="009461C7" w:rsidRDefault="009461C7" w:rsidP="009461C7">
      <w:pPr>
        <w:spacing w:after="120"/>
        <w:ind w:left="720" w:hanging="720"/>
        <w:jc w:val="both"/>
        <w:rPr>
          <w:rFonts w:ascii="Times New Roman" w:hAnsi="Times New Roman"/>
          <w:kern w:val="2"/>
          <w:szCs w:val="20"/>
          <w:lang w:eastAsia="zh-CN"/>
        </w:rPr>
      </w:pPr>
      <w:r w:rsidRPr="009461C7">
        <w:rPr>
          <w:rFonts w:ascii="Times New Roman" w:eastAsia="Times New Roman" w:hAnsi="Times New Roman"/>
          <w:szCs w:val="20"/>
        </w:rPr>
        <w:t xml:space="preserve"> </w:t>
      </w:r>
      <w:r w:rsidRPr="009461C7">
        <w:rPr>
          <w:rFonts w:ascii="Times New Roman" w:eastAsia="Times New Roman" w:hAnsi="Times New Roman"/>
          <w:szCs w:val="20"/>
        </w:rPr>
        <w:tab/>
        <w:t xml:space="preserve">“a pair of reserved resources in numerology of the BWP indicated by an RB level bitmap (higher layer parameter resourceBlocks given by RateMatchPattern) with 1RB granularity and a symbol level bitmap spanning one or two slots (higher layer parameters symbolsInResourceBlock given by RateMatchPattern) for which the reserved RBs apply. </w:t>
      </w:r>
      <w:r w:rsidRPr="009461C7">
        <w:rPr>
          <w:rFonts w:ascii="Times New Roman" w:eastAsia="Times New Roman" w:hAnsi="Times New Roman"/>
          <w:color w:val="FF0000"/>
          <w:szCs w:val="20"/>
          <w:u w:val="single"/>
        </w:rPr>
        <w:t>The bit equal to 1 in the RB and symbol level bitmaps indicates that corresponding resource is not available for PDSCH.</w:t>
      </w:r>
      <w:r w:rsidRPr="009461C7">
        <w:rPr>
          <w:rFonts w:ascii="Times New Roman" w:eastAsia="Times New Roman" w:hAnsi="Times New Roman"/>
          <w:szCs w:val="20"/>
        </w:rPr>
        <w:t xml:space="preserve">  For each pair of RB and symbol level bitmaps, a UE may be configured with a time-domain pattern (higher layer parameter periodicityAndPattern given by RateMatchPattern</w:t>
      </w:r>
      <w:r w:rsidRPr="009461C7" w:rsidDel="00AF547C">
        <w:rPr>
          <w:rFonts w:ascii="Times New Roman" w:eastAsia="Times New Roman" w:hAnsi="Times New Roman"/>
          <w:szCs w:val="20"/>
        </w:rPr>
        <w:t xml:space="preserve"> </w:t>
      </w:r>
      <w:r w:rsidRPr="009461C7">
        <w:rPr>
          <w:rFonts w:ascii="Times New Roman" w:eastAsia="Times New Roman" w:hAnsi="Times New Roman"/>
          <w:szCs w:val="20"/>
        </w:rPr>
        <w:t xml:space="preserve">) corresponding to a unit equal to a duration of the symbol level bitmap, and </w:t>
      </w:r>
      <w:r w:rsidRPr="009461C7">
        <w:rPr>
          <w:rFonts w:ascii="Times New Roman" w:eastAsia="Times New Roman" w:hAnsi="Times New Roman"/>
          <w:color w:val="FF0000"/>
          <w:szCs w:val="20"/>
          <w:u w:val="single"/>
        </w:rPr>
        <w:t>bit equal to 1</w:t>
      </w:r>
      <w:r w:rsidRPr="009461C7">
        <w:rPr>
          <w:rFonts w:ascii="Times New Roman" w:eastAsia="Times New Roman" w:hAnsi="Times New Roman"/>
          <w:szCs w:val="20"/>
        </w:rPr>
        <w:t xml:space="preserve"> indicating </w:t>
      </w:r>
      <w:r w:rsidRPr="009461C7">
        <w:rPr>
          <w:rFonts w:ascii="Times New Roman" w:eastAsia="Times New Roman" w:hAnsi="Times New Roman"/>
          <w:strike/>
          <w:color w:val="FF0000"/>
          <w:szCs w:val="20"/>
        </w:rPr>
        <w:t>whether</w:t>
      </w:r>
      <w:r w:rsidRPr="009461C7">
        <w:rPr>
          <w:rFonts w:ascii="Times New Roman" w:eastAsia="Times New Roman" w:hAnsi="Times New Roman"/>
          <w:szCs w:val="20"/>
        </w:rPr>
        <w:t xml:space="preserve"> the pair is present in the unit </w:t>
      </w:r>
      <w:r w:rsidRPr="009461C7">
        <w:rPr>
          <w:rFonts w:ascii="Times New Roman" w:eastAsia="Times New Roman" w:hAnsi="Times New Roman"/>
          <w:strike/>
          <w:color w:val="FF0000"/>
          <w:szCs w:val="20"/>
        </w:rPr>
        <w:t>or not</w:t>
      </w:r>
      <w:r w:rsidRPr="009461C7">
        <w:rPr>
          <w:rFonts w:ascii="Times New Roman" w:eastAsia="Times New Roman" w:hAnsi="Times New Roman"/>
          <w:szCs w:val="20"/>
        </w:rPr>
        <w:t xml:space="preserve">.”  </w:t>
      </w:r>
    </w:p>
    <w:p w14:paraId="1A857EE2" w14:textId="77777777" w:rsidR="009461C7" w:rsidRPr="009461C7" w:rsidRDefault="009461C7" w:rsidP="009461C7">
      <w:pPr>
        <w:ind w:left="720" w:hanging="720"/>
        <w:rPr>
          <w:rFonts w:ascii="Times New Roman" w:hAnsi="Times New Roman"/>
          <w:szCs w:val="20"/>
        </w:rPr>
      </w:pPr>
      <w:r w:rsidRPr="009461C7">
        <w:rPr>
          <w:rFonts w:ascii="Times New Roman" w:hAnsi="Times New Roman"/>
          <w:szCs w:val="20"/>
        </w:rPr>
        <w:t>….</w:t>
      </w:r>
    </w:p>
    <w:p w14:paraId="0E616179" w14:textId="77777777" w:rsidR="009461C7" w:rsidRPr="009461C7" w:rsidRDefault="009461C7" w:rsidP="009461C7">
      <w:pPr>
        <w:ind w:left="720"/>
        <w:rPr>
          <w:rFonts w:ascii="Times New Roman" w:hAnsi="Times New Roman"/>
          <w:szCs w:val="20"/>
        </w:rPr>
      </w:pPr>
      <w:r w:rsidRPr="009461C7">
        <w:rPr>
          <w:rFonts w:ascii="Times New Roman" w:hAnsi="Times New Roman"/>
          <w:color w:val="000000"/>
          <w:szCs w:val="20"/>
        </w:rPr>
        <w:t xml:space="preserve">A configured group </w:t>
      </w:r>
      <w:r w:rsidRPr="009461C7">
        <w:rPr>
          <w:rFonts w:ascii="Times New Roman" w:hAnsi="Times New Roman"/>
          <w:szCs w:val="20"/>
        </w:rPr>
        <w:t>rateMatchPatternGroup1</w:t>
      </w:r>
      <w:r w:rsidRPr="009461C7">
        <w:rPr>
          <w:rFonts w:ascii="Times New Roman" w:hAnsi="Times New Roman"/>
          <w:color w:val="000000"/>
          <w:szCs w:val="20"/>
        </w:rPr>
        <w:t xml:space="preserve"> or </w:t>
      </w:r>
      <w:r w:rsidRPr="009461C7">
        <w:rPr>
          <w:rFonts w:ascii="Times New Roman" w:hAnsi="Times New Roman"/>
          <w:szCs w:val="20"/>
        </w:rPr>
        <w:t>rateMatchPatternGroup2</w:t>
      </w:r>
      <w:r w:rsidRPr="009461C7">
        <w:rPr>
          <w:rFonts w:ascii="Times New Roman" w:hAnsi="Times New Roman"/>
          <w:color w:val="000000"/>
          <w:szCs w:val="20"/>
        </w:rPr>
        <w:t xml:space="preserve"> contains a list of RB symbol level resource set indices forming a union of resource-sets not available for PDSCH dynamically if corresponding bit in the PDCCH with a scheduling DCI. The REs corresponding to the union of configured RB-symbol level resource-sets that are not included in </w:t>
      </w:r>
      <w:r w:rsidRPr="009461C7">
        <w:rPr>
          <w:rFonts w:ascii="Times New Roman" w:hAnsi="Times New Roman"/>
          <w:strike/>
          <w:color w:val="FF0000"/>
          <w:szCs w:val="20"/>
        </w:rPr>
        <w:t>n</w:t>
      </w:r>
      <w:r w:rsidRPr="009461C7">
        <w:rPr>
          <w:rFonts w:ascii="Times New Roman" w:hAnsi="Times New Roman"/>
          <w:color w:val="000000"/>
          <w:szCs w:val="20"/>
        </w:rPr>
        <w:t xml:space="preserve">either of </w:t>
      </w:r>
      <w:r w:rsidRPr="009461C7">
        <w:rPr>
          <w:rFonts w:ascii="Times New Roman" w:hAnsi="Times New Roman"/>
          <w:color w:val="FF0000"/>
          <w:szCs w:val="20"/>
          <w:u w:val="single"/>
        </w:rPr>
        <w:t>the</w:t>
      </w:r>
      <w:r w:rsidRPr="009461C7">
        <w:rPr>
          <w:rFonts w:ascii="Times New Roman" w:hAnsi="Times New Roman"/>
          <w:color w:val="000000"/>
          <w:szCs w:val="20"/>
        </w:rPr>
        <w:t xml:space="preserve"> two groups are not available for PDSCH.”</w:t>
      </w:r>
    </w:p>
    <w:p w14:paraId="48E5095E" w14:textId="7D66603B" w:rsidR="009461C7" w:rsidRPr="009461C7" w:rsidRDefault="009461C7" w:rsidP="009461C7">
      <w:pPr>
        <w:ind w:left="720" w:hanging="720"/>
        <w:rPr>
          <w:i/>
          <w:lang w:eastAsia="x-none"/>
        </w:rPr>
      </w:pPr>
      <w:r w:rsidRPr="009461C7">
        <w:rPr>
          <w:i/>
          <w:lang w:eastAsia="x-none"/>
        </w:rPr>
        <w:t>---- End of TP ----</w:t>
      </w:r>
    </w:p>
    <w:p w14:paraId="5B86BA1B" w14:textId="08EA4F6D" w:rsidR="009461C7" w:rsidRDefault="009461C7" w:rsidP="009461C7">
      <w:pPr>
        <w:ind w:left="720" w:hanging="720"/>
        <w:rPr>
          <w:lang w:eastAsia="x-none"/>
        </w:rPr>
      </w:pPr>
    </w:p>
    <w:p w14:paraId="1FF5B6AE" w14:textId="77777777" w:rsidR="009461C7" w:rsidRPr="009461C7" w:rsidRDefault="009461C7" w:rsidP="009461C7">
      <w:pPr>
        <w:ind w:left="720" w:hanging="720"/>
        <w:rPr>
          <w:lang w:eastAsia="x-none"/>
        </w:rPr>
      </w:pPr>
    </w:p>
    <w:p w14:paraId="15A52DA6" w14:textId="77777777" w:rsidR="009461C7" w:rsidRPr="007A71A1" w:rsidRDefault="009461C7" w:rsidP="009461C7">
      <w:pPr>
        <w:ind w:left="720" w:hanging="720"/>
        <w:rPr>
          <w:szCs w:val="20"/>
          <w:lang w:eastAsia="x-none"/>
        </w:rPr>
      </w:pPr>
      <w:r w:rsidRPr="007A71A1">
        <w:rPr>
          <w:szCs w:val="20"/>
          <w:lang w:eastAsia="x-none"/>
        </w:rPr>
        <w:t>Proposals:</w:t>
      </w:r>
    </w:p>
    <w:p w14:paraId="7CD4EC41" w14:textId="43DE2C18" w:rsidR="009461C7" w:rsidRPr="007A71A1" w:rsidRDefault="009461C7" w:rsidP="009461C7">
      <w:pPr>
        <w:ind w:left="720" w:hanging="720"/>
        <w:rPr>
          <w:rFonts w:ascii="Times New Roman" w:hAnsi="Times New Roman"/>
          <w:szCs w:val="20"/>
        </w:rPr>
      </w:pPr>
      <w:r w:rsidRPr="007A71A1">
        <w:rPr>
          <w:rFonts w:ascii="Times New Roman" w:hAnsi="Times New Roman"/>
          <w:szCs w:val="20"/>
        </w:rPr>
        <w:t xml:space="preserve">In response to RAN2 LS in </w:t>
      </w:r>
      <w:hyperlink r:id="rId1842" w:history="1">
        <w:r w:rsidR="000F2B08">
          <w:rPr>
            <w:rStyle w:val="Hyperlink"/>
            <w:rFonts w:ascii="Times New Roman" w:hAnsi="Times New Roman"/>
            <w:szCs w:val="20"/>
          </w:rPr>
          <w:t>R1-1805809</w:t>
        </w:r>
      </w:hyperlink>
      <w:r w:rsidRPr="007A71A1">
        <w:rPr>
          <w:rFonts w:ascii="Times New Roman" w:hAnsi="Times New Roman"/>
          <w:szCs w:val="20"/>
        </w:rPr>
        <w:t xml:space="preserve">, include the following in SIB1 </w:t>
      </w:r>
    </w:p>
    <w:p w14:paraId="0F78673D" w14:textId="77777777" w:rsidR="009461C7" w:rsidRPr="007A71A1" w:rsidRDefault="009461C7" w:rsidP="00036580">
      <w:pPr>
        <w:numPr>
          <w:ilvl w:val="0"/>
          <w:numId w:val="182"/>
        </w:numPr>
        <w:spacing w:line="259" w:lineRule="auto"/>
        <w:rPr>
          <w:rFonts w:ascii="Times New Roman" w:hAnsi="Times New Roman"/>
          <w:szCs w:val="20"/>
        </w:rPr>
      </w:pPr>
      <w:r w:rsidRPr="007A71A1">
        <w:rPr>
          <w:rFonts w:ascii="Times New Roman" w:hAnsi="Times New Roman"/>
          <w:szCs w:val="20"/>
        </w:rPr>
        <w:t>Rate-matching bitmaps (</w:t>
      </w:r>
      <w:r w:rsidRPr="007A71A1">
        <w:rPr>
          <w:szCs w:val="20"/>
        </w:rPr>
        <w:t>RateMatchPattern</w:t>
      </w:r>
      <w:r w:rsidRPr="007A71A1">
        <w:rPr>
          <w:rFonts w:ascii="Times New Roman" w:hAnsi="Times New Roman"/>
          <w:szCs w:val="20"/>
        </w:rPr>
        <w:t>)</w:t>
      </w:r>
    </w:p>
    <w:p w14:paraId="191D38C0" w14:textId="77777777" w:rsidR="009461C7" w:rsidRPr="007A71A1" w:rsidRDefault="009461C7" w:rsidP="00036580">
      <w:pPr>
        <w:numPr>
          <w:ilvl w:val="1"/>
          <w:numId w:val="182"/>
        </w:numPr>
        <w:spacing w:line="259" w:lineRule="auto"/>
        <w:rPr>
          <w:rFonts w:ascii="Times New Roman" w:hAnsi="Times New Roman"/>
          <w:strike/>
          <w:color w:val="FF0000"/>
          <w:szCs w:val="20"/>
        </w:rPr>
      </w:pPr>
      <w:r w:rsidRPr="007A71A1">
        <w:rPr>
          <w:rFonts w:ascii="Times New Roman" w:hAnsi="Times New Roman"/>
          <w:strike/>
          <w:color w:val="FF0000"/>
          <w:szCs w:val="20"/>
        </w:rPr>
        <w:t>resourceBlocks (275bits)</w:t>
      </w:r>
    </w:p>
    <w:p w14:paraId="1116C9F6" w14:textId="77777777" w:rsidR="009461C7" w:rsidRPr="007A71A1" w:rsidRDefault="009461C7" w:rsidP="00036580">
      <w:pPr>
        <w:numPr>
          <w:ilvl w:val="1"/>
          <w:numId w:val="182"/>
        </w:numPr>
        <w:spacing w:line="259" w:lineRule="auto"/>
        <w:rPr>
          <w:rFonts w:ascii="Times New Roman" w:hAnsi="Times New Roman"/>
          <w:strike/>
          <w:color w:val="FF0000"/>
          <w:szCs w:val="20"/>
        </w:rPr>
      </w:pPr>
      <w:r w:rsidRPr="007A71A1">
        <w:rPr>
          <w:rFonts w:ascii="Times New Roman" w:hAnsi="Times New Roman"/>
          <w:strike/>
          <w:color w:val="FF0000"/>
          <w:szCs w:val="20"/>
        </w:rPr>
        <w:t>symbolsInResourceBlock (14/28bits)</w:t>
      </w:r>
    </w:p>
    <w:p w14:paraId="324E9C4A" w14:textId="77777777" w:rsidR="009461C7" w:rsidRPr="007A71A1" w:rsidRDefault="009461C7" w:rsidP="00036580">
      <w:pPr>
        <w:numPr>
          <w:ilvl w:val="1"/>
          <w:numId w:val="182"/>
        </w:numPr>
        <w:spacing w:line="259" w:lineRule="auto"/>
        <w:rPr>
          <w:rFonts w:ascii="Times New Roman" w:hAnsi="Times New Roman"/>
          <w:szCs w:val="20"/>
        </w:rPr>
      </w:pPr>
      <w:r w:rsidRPr="007A71A1">
        <w:rPr>
          <w:rFonts w:ascii="Times New Roman" w:hAnsi="Times New Roman"/>
          <w:szCs w:val="20"/>
        </w:rPr>
        <w:t xml:space="preserve">periodicityAndPattern (10 or 40 bits [up to RAN2]) </w:t>
      </w:r>
    </w:p>
    <w:p w14:paraId="0CCE8606" w14:textId="77777777" w:rsidR="009461C7" w:rsidRPr="007A71A1" w:rsidRDefault="009461C7" w:rsidP="00036580">
      <w:pPr>
        <w:numPr>
          <w:ilvl w:val="1"/>
          <w:numId w:val="182"/>
        </w:numPr>
        <w:spacing w:line="259" w:lineRule="auto"/>
        <w:rPr>
          <w:rFonts w:ascii="Times New Roman" w:hAnsi="Times New Roman"/>
          <w:szCs w:val="20"/>
        </w:rPr>
      </w:pPr>
      <w:r w:rsidRPr="007A71A1">
        <w:rPr>
          <w:rFonts w:ascii="Times New Roman" w:hAnsi="Times New Roman"/>
          <w:szCs w:val="20"/>
        </w:rPr>
        <w:t xml:space="preserve">Note: bit equal to 1 in periodicityAndPattern indicates whether unit of a slot or two-slots is rate-matched  </w:t>
      </w:r>
    </w:p>
    <w:p w14:paraId="51E337DD" w14:textId="4EF07036" w:rsidR="009461C7" w:rsidRDefault="009461C7" w:rsidP="003B60A1">
      <w:pPr>
        <w:rPr>
          <w:b/>
        </w:rPr>
      </w:pPr>
    </w:p>
    <w:p w14:paraId="790D941E" w14:textId="680038A7" w:rsidR="009461C7" w:rsidRDefault="007A71A1" w:rsidP="003B60A1">
      <w:pPr>
        <w:rPr>
          <w:b/>
        </w:rPr>
      </w:pPr>
      <w:r>
        <w:rPr>
          <w:b/>
        </w:rPr>
        <w:t>Friday</w:t>
      </w:r>
    </w:p>
    <w:p w14:paraId="5E3C9221" w14:textId="25BCDCAF" w:rsidR="007A71A1" w:rsidRPr="007A71A1" w:rsidRDefault="0058452E" w:rsidP="007A71A1">
      <w:pPr>
        <w:rPr>
          <w:b/>
        </w:rPr>
      </w:pPr>
      <w:hyperlink r:id="rId1843" w:history="1">
        <w:r w:rsidR="000F2B08">
          <w:rPr>
            <w:rStyle w:val="Hyperlink"/>
            <w:b/>
          </w:rPr>
          <w:t>R1-1807900</w:t>
        </w:r>
      </w:hyperlink>
      <w:r w:rsidR="007A71A1" w:rsidRPr="007A71A1">
        <w:rPr>
          <w:b/>
        </w:rPr>
        <w:tab/>
        <w:t>[DRAFT] Reply to LS on Defining reserved resources in NR-SIB1</w:t>
      </w:r>
      <w:r w:rsidR="007A71A1" w:rsidRPr="007A71A1">
        <w:rPr>
          <w:b/>
        </w:rPr>
        <w:tab/>
        <w:t>Nokia</w:t>
      </w:r>
    </w:p>
    <w:p w14:paraId="54BEF61F" w14:textId="1751919E" w:rsidR="007A71A1" w:rsidRPr="007A71A1" w:rsidRDefault="007A71A1" w:rsidP="007A71A1">
      <w:r>
        <w:t xml:space="preserve">Decision: </w:t>
      </w:r>
      <w:r w:rsidRPr="007A71A1">
        <w:t>The draft LS is</w:t>
      </w:r>
      <w:r>
        <w:t xml:space="preserve"> endorsed </w:t>
      </w:r>
      <w:r w:rsidRPr="007A71A1">
        <w:t>(by accepting all changes)</w:t>
      </w:r>
      <w:r>
        <w:t xml:space="preserve"> and final </w:t>
      </w:r>
      <w:r w:rsidRPr="007A71A1">
        <w:t xml:space="preserve">LS </w:t>
      </w:r>
      <w:r>
        <w:t xml:space="preserve">is </w:t>
      </w:r>
      <w:r w:rsidRPr="007A71A1">
        <w:rPr>
          <w:highlight w:val="green"/>
        </w:rPr>
        <w:t xml:space="preserve">approved in </w:t>
      </w:r>
      <w:hyperlink r:id="rId1844" w:history="1">
        <w:r w:rsidR="000F2B08">
          <w:rPr>
            <w:rStyle w:val="Hyperlink"/>
            <w:highlight w:val="green"/>
          </w:rPr>
          <w:t>R1-1807907</w:t>
        </w:r>
      </w:hyperlink>
      <w:r>
        <w:t>.</w:t>
      </w:r>
    </w:p>
    <w:p w14:paraId="3CF4DFF3" w14:textId="77777777" w:rsidR="007A71A1" w:rsidRPr="007A71A1" w:rsidRDefault="007A71A1" w:rsidP="007A71A1">
      <w:pPr>
        <w:ind w:left="720" w:hanging="720"/>
        <w:rPr>
          <w:lang w:eastAsia="x-none"/>
        </w:rPr>
      </w:pPr>
    </w:p>
    <w:p w14:paraId="6B8A5EDE" w14:textId="77777777" w:rsidR="007A71A1" w:rsidRPr="003B60A1" w:rsidRDefault="007A71A1" w:rsidP="003B60A1">
      <w:pPr>
        <w:rPr>
          <w:b/>
        </w:rPr>
      </w:pPr>
    </w:p>
    <w:p w14:paraId="4A751048" w14:textId="693D5B60" w:rsidR="00966D15" w:rsidRPr="00966D15" w:rsidRDefault="0058452E" w:rsidP="00966D15">
      <w:pPr>
        <w:ind w:left="720" w:hanging="720"/>
        <w:rPr>
          <w:lang w:eastAsia="x-none"/>
        </w:rPr>
      </w:pPr>
      <w:hyperlink r:id="rId1845" w:history="1">
        <w:r w:rsidR="000F2B08">
          <w:rPr>
            <w:rStyle w:val="Hyperlink"/>
            <w:lang w:eastAsia="x-none"/>
          </w:rPr>
          <w:t>R1-1805894</w:t>
        </w:r>
      </w:hyperlink>
      <w:r w:rsidR="00966D15" w:rsidRPr="00966D15">
        <w:rPr>
          <w:lang w:eastAsia="x-none"/>
        </w:rPr>
        <w:tab/>
        <w:t>Remaining issues on reserved resources and rate-matching</w:t>
      </w:r>
      <w:r w:rsidR="00966D15" w:rsidRPr="00966D15">
        <w:rPr>
          <w:lang w:eastAsia="x-none"/>
        </w:rPr>
        <w:tab/>
        <w:t>Huawei, HiSilicon</w:t>
      </w:r>
    </w:p>
    <w:p w14:paraId="07FE81A3" w14:textId="774E403C" w:rsidR="00966D15" w:rsidRPr="00966D15" w:rsidRDefault="0058452E" w:rsidP="00966D15">
      <w:pPr>
        <w:ind w:left="720" w:hanging="720"/>
        <w:rPr>
          <w:lang w:eastAsia="x-none"/>
        </w:rPr>
      </w:pPr>
      <w:hyperlink r:id="rId1846" w:history="1">
        <w:r w:rsidR="000F2B08">
          <w:rPr>
            <w:rStyle w:val="Hyperlink"/>
            <w:lang w:eastAsia="x-none"/>
          </w:rPr>
          <w:t>R1-1806074</w:t>
        </w:r>
      </w:hyperlink>
      <w:r w:rsidR="00966D15" w:rsidRPr="00966D15">
        <w:rPr>
          <w:lang w:eastAsia="x-none"/>
        </w:rPr>
        <w:tab/>
        <w:t>Remaining aspects for rate matching</w:t>
      </w:r>
      <w:r w:rsidR="00966D15" w:rsidRPr="00966D15">
        <w:rPr>
          <w:lang w:eastAsia="x-none"/>
        </w:rPr>
        <w:tab/>
        <w:t>vivo</w:t>
      </w:r>
    </w:p>
    <w:p w14:paraId="49BFF7C5" w14:textId="07951650" w:rsidR="00966D15" w:rsidRPr="00966D15" w:rsidRDefault="0058452E" w:rsidP="00966D15">
      <w:pPr>
        <w:ind w:left="720" w:hanging="720"/>
        <w:rPr>
          <w:lang w:eastAsia="x-none"/>
        </w:rPr>
      </w:pPr>
      <w:hyperlink r:id="rId1847" w:history="1">
        <w:r w:rsidR="000F2B08">
          <w:rPr>
            <w:rStyle w:val="Hyperlink"/>
            <w:lang w:eastAsia="x-none"/>
          </w:rPr>
          <w:t>R1-1806136</w:t>
        </w:r>
      </w:hyperlink>
      <w:r w:rsidR="00966D15" w:rsidRPr="00966D15">
        <w:rPr>
          <w:lang w:eastAsia="x-none"/>
        </w:rPr>
        <w:tab/>
        <w:t>Remaining aspects for rate matching</w:t>
      </w:r>
      <w:r w:rsidR="00966D15" w:rsidRPr="00966D15">
        <w:rPr>
          <w:lang w:eastAsia="x-none"/>
        </w:rPr>
        <w:tab/>
        <w:t>ZTE</w:t>
      </w:r>
    </w:p>
    <w:p w14:paraId="64912B30" w14:textId="1D1C6D87" w:rsidR="00966D15" w:rsidRPr="00966D15" w:rsidRDefault="0058452E" w:rsidP="00966D15">
      <w:pPr>
        <w:ind w:left="720" w:hanging="720"/>
        <w:rPr>
          <w:lang w:eastAsia="x-none"/>
        </w:rPr>
      </w:pPr>
      <w:hyperlink r:id="rId1848" w:history="1">
        <w:r w:rsidR="000F2B08">
          <w:rPr>
            <w:rStyle w:val="Hyperlink"/>
            <w:lang w:eastAsia="x-none"/>
          </w:rPr>
          <w:t>R1-1806145</w:t>
        </w:r>
      </w:hyperlink>
      <w:r w:rsidR="00966D15" w:rsidRPr="00966D15">
        <w:rPr>
          <w:lang w:eastAsia="x-none"/>
        </w:rPr>
        <w:tab/>
        <w:t>Remaining details on rate-matching in NR</w:t>
      </w:r>
      <w:r w:rsidR="00966D15" w:rsidRPr="00966D15">
        <w:rPr>
          <w:lang w:eastAsia="x-none"/>
        </w:rPr>
        <w:tab/>
        <w:t>Nokia, Nokia Shanghai Bell</w:t>
      </w:r>
    </w:p>
    <w:p w14:paraId="3032BC7C" w14:textId="246414F8" w:rsidR="00966D15" w:rsidRPr="00966D15" w:rsidRDefault="0058452E" w:rsidP="00966D15">
      <w:pPr>
        <w:ind w:left="720" w:hanging="720"/>
        <w:rPr>
          <w:lang w:eastAsia="x-none"/>
        </w:rPr>
      </w:pPr>
      <w:hyperlink r:id="rId1849" w:history="1">
        <w:r w:rsidR="000F2B08">
          <w:rPr>
            <w:rStyle w:val="Hyperlink"/>
            <w:lang w:eastAsia="x-none"/>
          </w:rPr>
          <w:t>R1-1807370</w:t>
        </w:r>
      </w:hyperlink>
      <w:r w:rsidR="00966D15" w:rsidRPr="00966D15">
        <w:rPr>
          <w:lang w:eastAsia="x-none"/>
        </w:rPr>
        <w:tab/>
        <w:t>Remaining issues on PDSCH rate matching in CORESET</w:t>
      </w:r>
      <w:r w:rsidR="00966D15" w:rsidRPr="00966D15">
        <w:rPr>
          <w:lang w:eastAsia="x-none"/>
        </w:rPr>
        <w:tab/>
        <w:t>Qualcomm Incorporated</w:t>
      </w:r>
    </w:p>
    <w:p w14:paraId="2575B80A" w14:textId="77777777" w:rsidR="00966D15" w:rsidRPr="00966D15" w:rsidRDefault="00966D15" w:rsidP="00620D3D">
      <w:pPr>
        <w:pStyle w:val="Heading4"/>
      </w:pPr>
      <w:bookmarkStart w:id="4320" w:name="_Toc513839884"/>
      <w:bookmarkStart w:id="4321" w:name="_Toc516232646"/>
      <w:r w:rsidRPr="00966D15">
        <w:t>Other</w:t>
      </w:r>
      <w:bookmarkEnd w:id="4320"/>
      <w:bookmarkEnd w:id="4321"/>
    </w:p>
    <w:p w14:paraId="30222D0D" w14:textId="3CE4C7A7" w:rsidR="00966D15" w:rsidRPr="00966D15" w:rsidRDefault="0058452E" w:rsidP="00966D15">
      <w:pPr>
        <w:ind w:left="720" w:hanging="720"/>
        <w:rPr>
          <w:lang w:eastAsia="x-none"/>
        </w:rPr>
      </w:pPr>
      <w:hyperlink r:id="rId1850" w:history="1">
        <w:r w:rsidR="000F2B08">
          <w:rPr>
            <w:rStyle w:val="Hyperlink"/>
            <w:lang w:eastAsia="x-none"/>
          </w:rPr>
          <w:t>R1-1806887</w:t>
        </w:r>
      </w:hyperlink>
      <w:r w:rsidR="00966D15" w:rsidRPr="00966D15">
        <w:rPr>
          <w:lang w:eastAsia="x-none"/>
        </w:rPr>
        <w:tab/>
        <w:t>Consideration on power saving for NR CA</w:t>
      </w:r>
      <w:r w:rsidR="00966D15" w:rsidRPr="00966D15">
        <w:rPr>
          <w:lang w:eastAsia="x-none"/>
        </w:rPr>
        <w:tab/>
        <w:t>Huawei, HiSilicon</w:t>
      </w:r>
    </w:p>
    <w:p w14:paraId="2A272843" w14:textId="318E97F9" w:rsidR="00966D15" w:rsidRPr="00966D15" w:rsidRDefault="0058452E" w:rsidP="00966D15">
      <w:pPr>
        <w:ind w:left="720" w:hanging="720"/>
        <w:rPr>
          <w:lang w:eastAsia="x-none"/>
        </w:rPr>
      </w:pPr>
      <w:hyperlink r:id="rId1851" w:history="1">
        <w:r w:rsidR="000F2B08">
          <w:rPr>
            <w:rStyle w:val="Hyperlink"/>
            <w:lang w:eastAsia="x-none"/>
          </w:rPr>
          <w:t>R1-1807005</w:t>
        </w:r>
      </w:hyperlink>
      <w:r w:rsidR="00966D15" w:rsidRPr="00966D15">
        <w:rPr>
          <w:lang w:eastAsia="x-none"/>
        </w:rPr>
        <w:tab/>
        <w:t>Enhancements for NR UE power saving</w:t>
      </w:r>
      <w:r w:rsidR="00966D15" w:rsidRPr="00966D15">
        <w:rPr>
          <w:lang w:eastAsia="x-none"/>
        </w:rPr>
        <w:tab/>
        <w:t>Apple Inc.</w:t>
      </w:r>
    </w:p>
    <w:p w14:paraId="3B405254" w14:textId="286FD8B5" w:rsidR="00966D15" w:rsidRPr="00966D15" w:rsidRDefault="0058452E" w:rsidP="00966D15">
      <w:pPr>
        <w:ind w:left="720" w:hanging="720"/>
        <w:rPr>
          <w:lang w:eastAsia="x-none"/>
        </w:rPr>
      </w:pPr>
      <w:hyperlink r:id="rId1852" w:history="1">
        <w:r w:rsidR="000F2B08">
          <w:rPr>
            <w:rStyle w:val="Hyperlink"/>
            <w:lang w:eastAsia="x-none"/>
          </w:rPr>
          <w:t>R1-1807306</w:t>
        </w:r>
      </w:hyperlink>
      <w:r w:rsidR="00966D15" w:rsidRPr="00966D15">
        <w:rPr>
          <w:lang w:eastAsia="x-none"/>
        </w:rPr>
        <w:tab/>
        <w:t>Design considerations for UE power saving</w:t>
      </w:r>
      <w:r w:rsidR="00966D15" w:rsidRPr="00966D15">
        <w:rPr>
          <w:lang w:eastAsia="x-none"/>
        </w:rPr>
        <w:tab/>
        <w:t>Huawei, HiSilicon</w:t>
      </w:r>
    </w:p>
    <w:p w14:paraId="2DA33F00" w14:textId="77777777" w:rsidR="00966D15" w:rsidRPr="00966D15" w:rsidRDefault="00966D15" w:rsidP="00620D3D">
      <w:pPr>
        <w:pStyle w:val="Heading3"/>
      </w:pPr>
      <w:bookmarkStart w:id="4322" w:name="_Toc513839885"/>
      <w:bookmarkStart w:id="4323" w:name="_Toc516232647"/>
      <w:r w:rsidRPr="00966D15">
        <w:t>Channel coding</w:t>
      </w:r>
      <w:bookmarkEnd w:id="4322"/>
      <w:bookmarkEnd w:id="4323"/>
    </w:p>
    <w:bookmarkStart w:id="4324" w:name="_Toc486620681"/>
    <w:bookmarkStart w:id="4325" w:name="_Toc513839886"/>
    <w:bookmarkEnd w:id="182"/>
    <w:p w14:paraId="7F19E76B" w14:textId="50EFB035" w:rsidR="00DD5859" w:rsidRPr="00DD5859" w:rsidRDefault="000F2B08" w:rsidP="00DD5859">
      <w:pPr>
        <w:rPr>
          <w:b/>
        </w:rPr>
      </w:pPr>
      <w:r>
        <w:rPr>
          <w:b/>
        </w:rPr>
        <w:fldChar w:fldCharType="begin"/>
      </w:r>
      <w:r>
        <w:rPr>
          <w:b/>
        </w:rPr>
        <w:instrText xml:space="preserve"> HYPERLINK "../Docs/R1-1807786.zip" </w:instrText>
      </w:r>
      <w:r>
        <w:rPr>
          <w:b/>
        </w:rPr>
        <w:fldChar w:fldCharType="separate"/>
      </w:r>
      <w:r>
        <w:rPr>
          <w:rStyle w:val="Hyperlink"/>
          <w:b/>
        </w:rPr>
        <w:t>R1-1807786</w:t>
      </w:r>
      <w:r>
        <w:rPr>
          <w:b/>
        </w:rPr>
        <w:fldChar w:fldCharType="end"/>
      </w:r>
      <w:r w:rsidR="00DD5859" w:rsidRPr="00DD5859">
        <w:rPr>
          <w:b/>
        </w:rPr>
        <w:tab/>
        <w:t>Chairman's notes of AI 7.1.4 Channel coding</w:t>
      </w:r>
      <w:r w:rsidR="00DD5859" w:rsidRPr="00DD5859">
        <w:rPr>
          <w:b/>
        </w:rPr>
        <w:tab/>
        <w:t>Ad-Hoc chair (Ericsson)</w:t>
      </w:r>
    </w:p>
    <w:p w14:paraId="233A6E73" w14:textId="77777777" w:rsidR="00DD5859" w:rsidRPr="005359DC" w:rsidRDefault="00DD5859" w:rsidP="00DD5859">
      <w:pPr>
        <w:ind w:left="720" w:hanging="720"/>
      </w:pPr>
      <w:r w:rsidRPr="00777035">
        <w:rPr>
          <w:rFonts w:ascii="Times New Roman" w:hAnsi="Times New Roman"/>
          <w:b/>
          <w:szCs w:val="20"/>
        </w:rPr>
        <w:t xml:space="preserve">Decision: </w:t>
      </w:r>
      <w:r w:rsidRPr="0058551E">
        <w:t xml:space="preserve">Contents incorporated below, </w:t>
      </w:r>
      <w:r>
        <w:t>the document is endorsed.</w:t>
      </w:r>
    </w:p>
    <w:p w14:paraId="08BF0F96" w14:textId="77777777" w:rsidR="00DD5859" w:rsidRPr="00DD5859" w:rsidRDefault="00DD5859" w:rsidP="00DD5859">
      <w:pPr>
        <w:ind w:left="720" w:hanging="720"/>
        <w:rPr>
          <w:lang w:eastAsia="x-none"/>
        </w:rPr>
      </w:pPr>
    </w:p>
    <w:p w14:paraId="66DB9868" w14:textId="27897EA1" w:rsidR="00F423BB" w:rsidRDefault="0058452E" w:rsidP="00F423BB">
      <w:pPr>
        <w:ind w:left="720" w:hanging="720"/>
        <w:rPr>
          <w:b/>
          <w:lang w:eastAsia="x-none"/>
        </w:rPr>
      </w:pPr>
      <w:hyperlink r:id="rId1853" w:history="1">
        <w:r w:rsidR="000F2B08">
          <w:rPr>
            <w:rStyle w:val="Hyperlink"/>
            <w:b/>
            <w:lang w:eastAsia="x-none"/>
          </w:rPr>
          <w:t>R1-1806741</w:t>
        </w:r>
      </w:hyperlink>
      <w:r w:rsidR="00F423BB" w:rsidRPr="00DD5859">
        <w:rPr>
          <w:b/>
          <w:lang w:eastAsia="x-none"/>
        </w:rPr>
        <w:tab/>
        <w:t>Remaining Issues on Channel Coding</w:t>
      </w:r>
      <w:r w:rsidR="00F423BB" w:rsidRPr="00DD5859">
        <w:rPr>
          <w:b/>
          <w:lang w:eastAsia="x-none"/>
        </w:rPr>
        <w:tab/>
        <w:t>Samsung</w:t>
      </w:r>
    </w:p>
    <w:p w14:paraId="1172C0E0" w14:textId="77777777" w:rsidR="00F423BB" w:rsidRPr="00F423BB" w:rsidRDefault="00F423BB" w:rsidP="00F423BB">
      <w:pPr>
        <w:ind w:left="720" w:hanging="720"/>
        <w:rPr>
          <w:lang w:eastAsia="x-none"/>
        </w:rPr>
      </w:pPr>
    </w:p>
    <w:p w14:paraId="7A5E04D9" w14:textId="77777777" w:rsidR="00F423BB" w:rsidRPr="00F423BB" w:rsidRDefault="00F423BB" w:rsidP="00F423BB">
      <w:pPr>
        <w:ind w:left="720" w:hanging="720"/>
        <w:rPr>
          <w:lang w:eastAsia="x-none"/>
        </w:rPr>
      </w:pPr>
      <w:r w:rsidRPr="00F423BB">
        <w:rPr>
          <w:highlight w:val="green"/>
          <w:lang w:eastAsia="x-none"/>
        </w:rPr>
        <w:t>Agreement:</w:t>
      </w:r>
    </w:p>
    <w:p w14:paraId="03ECF0DF" w14:textId="77777777" w:rsidR="00F423BB" w:rsidRPr="00F423BB" w:rsidRDefault="00F423BB" w:rsidP="00F423BB">
      <w:r w:rsidRPr="00F423BB">
        <w:t xml:space="preserve">For transmission on PUCCH, if the number of bits in </w:t>
      </w:r>
      <w:r w:rsidRPr="00F423BB">
        <w:rPr>
          <w:lang w:eastAsia="zh-CN"/>
        </w:rPr>
        <w:t xml:space="preserve">a </w:t>
      </w:r>
      <w:r w:rsidRPr="00F423BB">
        <w:t>CSI</w:t>
      </w:r>
      <w:r w:rsidRPr="00F423BB">
        <w:rPr>
          <w:rFonts w:eastAsia="Times New Roman" w:hint="eastAsia"/>
          <w:lang w:eastAsia="ko-KR"/>
        </w:rPr>
        <w:t xml:space="preserve"> part 2</w:t>
      </w:r>
      <w:r w:rsidRPr="00F423BB">
        <w:t xml:space="preserve"> is less than 3</w:t>
      </w:r>
      <w:r w:rsidRPr="00F423BB">
        <w:rPr>
          <w:lang w:eastAsia="zh-CN"/>
        </w:rPr>
        <w:t xml:space="preserve"> bits</w:t>
      </w:r>
      <w:r w:rsidRPr="00F423BB">
        <w:t xml:space="preserve">, zeros shall be appended to </w:t>
      </w:r>
      <w:r w:rsidRPr="00F423BB">
        <w:rPr>
          <w:lang w:eastAsia="zh-CN"/>
        </w:rPr>
        <w:t xml:space="preserve">the </w:t>
      </w:r>
      <w:r w:rsidRPr="00F423BB">
        <w:t xml:space="preserve">CSI </w:t>
      </w:r>
      <w:r w:rsidRPr="00F423BB">
        <w:rPr>
          <w:rFonts w:eastAsia="Times New Roman" w:hint="eastAsia"/>
          <w:lang w:eastAsia="ko-KR"/>
        </w:rPr>
        <w:t xml:space="preserve">part 2 </w:t>
      </w:r>
      <w:r w:rsidRPr="00F423BB">
        <w:t>sequence until the payload size equals</w:t>
      </w:r>
      <w:r w:rsidRPr="00F423BB">
        <w:rPr>
          <w:lang w:eastAsia="zh-CN"/>
        </w:rPr>
        <w:t xml:space="preserve"> </w:t>
      </w:r>
      <w:r w:rsidRPr="00F423BB">
        <w:t>3.</w:t>
      </w:r>
    </w:p>
    <w:p w14:paraId="33E14E30" w14:textId="77777777" w:rsidR="00F423BB" w:rsidRPr="00F423BB" w:rsidRDefault="00F423BB" w:rsidP="00F423BB">
      <w:pPr>
        <w:rPr>
          <w:lang w:eastAsia="x-none"/>
        </w:rPr>
      </w:pPr>
    </w:p>
    <w:p w14:paraId="65816399" w14:textId="3375B03F" w:rsidR="00F423BB" w:rsidRPr="00DD5859" w:rsidRDefault="0058452E" w:rsidP="00F423BB">
      <w:pPr>
        <w:rPr>
          <w:b/>
          <w:lang w:eastAsia="x-none"/>
        </w:rPr>
      </w:pPr>
      <w:hyperlink r:id="rId1854" w:history="1">
        <w:r w:rsidR="000F2B08">
          <w:rPr>
            <w:rStyle w:val="Hyperlink"/>
            <w:b/>
            <w:lang w:eastAsia="x-none"/>
          </w:rPr>
          <w:t>R1-1807765</w:t>
        </w:r>
      </w:hyperlink>
      <w:r w:rsidR="00F423BB" w:rsidRPr="00DD5859">
        <w:rPr>
          <w:b/>
          <w:lang w:eastAsia="x-none"/>
        </w:rPr>
        <w:tab/>
        <w:t>Text proposals on channel coding</w:t>
      </w:r>
      <w:r w:rsidR="00F423BB" w:rsidRPr="00DD5859">
        <w:rPr>
          <w:b/>
          <w:lang w:eastAsia="x-none"/>
        </w:rPr>
        <w:tab/>
        <w:t>Intel Corporation</w:t>
      </w:r>
    </w:p>
    <w:p w14:paraId="2FD6CE75" w14:textId="34BA1185" w:rsidR="00F423BB" w:rsidRPr="00F423BB" w:rsidRDefault="00DD5859" w:rsidP="00F423BB">
      <w:pPr>
        <w:rPr>
          <w:lang w:eastAsia="x-none"/>
        </w:rPr>
      </w:pPr>
      <w:r w:rsidRPr="00DD5859">
        <w:rPr>
          <w:b/>
          <w:lang w:eastAsia="x-none"/>
        </w:rPr>
        <w:t>Decision:</w:t>
      </w:r>
      <w:r w:rsidRPr="00DD5859">
        <w:rPr>
          <w:lang w:eastAsia="x-none"/>
        </w:rPr>
        <w:t xml:space="preserve"> </w:t>
      </w:r>
      <w:r w:rsidR="00F423BB" w:rsidRPr="00F423BB">
        <w:rPr>
          <w:highlight w:val="green"/>
          <w:lang w:eastAsia="x-none"/>
        </w:rPr>
        <w:t xml:space="preserve">Text proposal 2 in </w:t>
      </w:r>
      <w:hyperlink r:id="rId1855" w:history="1">
        <w:r w:rsidR="000F2B08">
          <w:rPr>
            <w:rStyle w:val="Hyperlink"/>
            <w:highlight w:val="green"/>
            <w:lang w:eastAsia="x-none"/>
          </w:rPr>
          <w:t>R1-1807765</w:t>
        </w:r>
      </w:hyperlink>
      <w:r w:rsidR="00F423BB" w:rsidRPr="00F423BB">
        <w:rPr>
          <w:highlight w:val="green"/>
          <w:lang w:eastAsia="x-none"/>
        </w:rPr>
        <w:t xml:space="preserve"> is agreed.</w:t>
      </w:r>
    </w:p>
    <w:p w14:paraId="5EBB2B3B" w14:textId="77777777" w:rsidR="00F423BB" w:rsidRPr="00F423BB" w:rsidRDefault="00F423BB" w:rsidP="00F423BB">
      <w:pPr>
        <w:ind w:left="720" w:hanging="720"/>
        <w:rPr>
          <w:lang w:eastAsia="x-none"/>
        </w:rPr>
      </w:pPr>
    </w:p>
    <w:p w14:paraId="4D765046" w14:textId="542A83AE" w:rsidR="00F423BB" w:rsidRPr="00DD5859" w:rsidRDefault="0058452E" w:rsidP="00F423BB">
      <w:pPr>
        <w:ind w:left="1440" w:hanging="1440"/>
        <w:rPr>
          <w:b/>
          <w:lang w:eastAsia="x-none"/>
        </w:rPr>
      </w:pPr>
      <w:hyperlink r:id="rId1856" w:history="1">
        <w:r w:rsidR="000F2B08">
          <w:rPr>
            <w:rStyle w:val="Hyperlink"/>
            <w:b/>
            <w:lang w:eastAsia="x-none"/>
          </w:rPr>
          <w:t>R1-1807042</w:t>
        </w:r>
      </w:hyperlink>
      <w:r w:rsidR="00F423BB" w:rsidRPr="00DD5859">
        <w:rPr>
          <w:b/>
          <w:lang w:eastAsia="x-none"/>
        </w:rPr>
        <w:tab/>
        <w:t>Assumptions on the number of CRC bits for UCI rate matching with segmentation</w:t>
      </w:r>
      <w:r w:rsidR="00F423BB" w:rsidRPr="00DD5859">
        <w:rPr>
          <w:b/>
          <w:lang w:eastAsia="x-none"/>
        </w:rPr>
        <w:tab/>
        <w:t>Huawei Technologies Co. Ltd.</w:t>
      </w:r>
    </w:p>
    <w:p w14:paraId="4EF25F1A" w14:textId="740361E7" w:rsidR="00F423BB" w:rsidRPr="00F423BB" w:rsidRDefault="00DD5859" w:rsidP="00F423BB">
      <w:pPr>
        <w:ind w:left="1440" w:hanging="1440"/>
        <w:rPr>
          <w:highlight w:val="green"/>
          <w:lang w:eastAsia="x-none"/>
        </w:rPr>
      </w:pPr>
      <w:r w:rsidRPr="00DD5859">
        <w:rPr>
          <w:b/>
          <w:lang w:eastAsia="x-none"/>
        </w:rPr>
        <w:t>Decision:</w:t>
      </w:r>
      <w:r>
        <w:rPr>
          <w:b/>
          <w:lang w:eastAsia="x-none"/>
        </w:rPr>
        <w:t xml:space="preserve"> </w:t>
      </w:r>
      <w:r w:rsidR="00F423BB" w:rsidRPr="00F423BB">
        <w:rPr>
          <w:highlight w:val="green"/>
          <w:lang w:eastAsia="x-none"/>
        </w:rPr>
        <w:t xml:space="preserve">The text proposals in Section 2.4 of </w:t>
      </w:r>
      <w:hyperlink r:id="rId1857" w:history="1">
        <w:r w:rsidR="000F2B08">
          <w:rPr>
            <w:rStyle w:val="Hyperlink"/>
            <w:highlight w:val="green"/>
            <w:lang w:eastAsia="x-none"/>
          </w:rPr>
          <w:t>R1-1807042</w:t>
        </w:r>
      </w:hyperlink>
      <w:r w:rsidR="00F423BB" w:rsidRPr="00F423BB">
        <w:rPr>
          <w:highlight w:val="green"/>
          <w:lang w:eastAsia="x-none"/>
        </w:rPr>
        <w:t xml:space="preserve"> are endorsed.</w:t>
      </w:r>
    </w:p>
    <w:p w14:paraId="433741D6" w14:textId="77777777" w:rsidR="00F423BB" w:rsidRPr="00F423BB" w:rsidRDefault="00F423BB" w:rsidP="00F423BB">
      <w:pPr>
        <w:ind w:left="1440" w:hanging="1440"/>
        <w:rPr>
          <w:lang w:eastAsia="x-none"/>
        </w:rPr>
      </w:pPr>
    </w:p>
    <w:p w14:paraId="39E57CF8" w14:textId="77777777" w:rsidR="00F423BB" w:rsidRPr="00F423BB" w:rsidRDefault="00F423BB" w:rsidP="00F423BB">
      <w:pPr>
        <w:rPr>
          <w:lang w:eastAsia="x-none"/>
        </w:rPr>
      </w:pPr>
      <w:r w:rsidRPr="00F423BB">
        <w:rPr>
          <w:highlight w:val="green"/>
          <w:lang w:eastAsia="x-none"/>
        </w:rPr>
        <w:t>Agreement:</w:t>
      </w:r>
      <w:r w:rsidRPr="00F423BB">
        <w:rPr>
          <w:lang w:eastAsia="x-none"/>
        </w:rPr>
        <w:t xml:space="preserve"> </w:t>
      </w:r>
    </w:p>
    <w:p w14:paraId="33F801D9" w14:textId="77777777" w:rsidR="00F423BB" w:rsidRPr="00F423BB" w:rsidRDefault="00F423BB" w:rsidP="00F423BB">
      <w:pPr>
        <w:rPr>
          <w:lang w:eastAsia="x-none"/>
        </w:rPr>
      </w:pPr>
      <w:r w:rsidRPr="00F423BB">
        <w:rPr>
          <w:lang w:eastAsia="x-none"/>
        </w:rPr>
        <w:t>In the determination of E</w:t>
      </w:r>
      <w:r w:rsidRPr="00F423BB">
        <w:rPr>
          <w:vertAlign w:val="subscript"/>
          <w:lang w:eastAsia="x-none"/>
        </w:rPr>
        <w:t>UCI</w:t>
      </w:r>
      <w:r w:rsidRPr="00F423BB">
        <w:rPr>
          <w:lang w:eastAsia="x-none"/>
        </w:rPr>
        <w:t xml:space="preserve">, a UE assumes the number of CRC bits to be 11 when the payload </w:t>
      </w:r>
      <w:r w:rsidRPr="00F423BB">
        <w:rPr>
          <w:szCs w:val="20"/>
          <w:lang w:eastAsia="zh-CN"/>
        </w:rPr>
        <w:t>size</w:t>
      </w:r>
      <w:r w:rsidR="0058452E">
        <w:rPr>
          <w:position w:val="-6"/>
        </w:rPr>
        <w:pict w14:anchorId="4AE24E1D">
          <v:shape id="_x0000_i1202" type="#_x0000_t75" style="width:36pt;height:12pt">
            <v:imagedata r:id="rId1858" o:title=""/>
          </v:shape>
        </w:pict>
      </w:r>
      <w:r w:rsidRPr="00F423BB">
        <w:rPr>
          <w:lang w:eastAsia="x-none"/>
        </w:rPr>
        <w:t>.</w:t>
      </w:r>
    </w:p>
    <w:p w14:paraId="4C6BADCF" w14:textId="77777777" w:rsidR="00F423BB" w:rsidRPr="00F423BB" w:rsidRDefault="00F423BB" w:rsidP="00F423BB">
      <w:pPr>
        <w:rPr>
          <w:lang w:eastAsia="x-none"/>
        </w:rPr>
      </w:pPr>
      <w:r w:rsidRPr="00F423BB">
        <w:rPr>
          <w:lang w:eastAsia="x-none"/>
        </w:rPr>
        <w:t>FFS: Further check if a similar correction is needed to 36.213 to the procedure for selection of PUCCH resource and the dropping of CSI.</w:t>
      </w:r>
    </w:p>
    <w:p w14:paraId="59F7BF15" w14:textId="77777777" w:rsidR="00F423BB" w:rsidRPr="00F423BB" w:rsidRDefault="00F423BB" w:rsidP="00F423BB">
      <w:pPr>
        <w:ind w:left="1440" w:hanging="1440"/>
        <w:rPr>
          <w:lang w:eastAsia="x-none"/>
        </w:rPr>
      </w:pPr>
    </w:p>
    <w:p w14:paraId="106A5D27" w14:textId="705FD02D" w:rsidR="00F423BB" w:rsidRDefault="0058452E" w:rsidP="00F423BB">
      <w:pPr>
        <w:ind w:left="1440" w:hanging="1440"/>
        <w:rPr>
          <w:lang w:eastAsia="x-none"/>
        </w:rPr>
      </w:pPr>
      <w:hyperlink r:id="rId1859" w:history="1">
        <w:r w:rsidR="000F2B08">
          <w:rPr>
            <w:rStyle w:val="Hyperlink"/>
            <w:lang w:eastAsia="x-none"/>
          </w:rPr>
          <w:t>R1-1807405</w:t>
        </w:r>
      </w:hyperlink>
      <w:r w:rsidR="00F423BB" w:rsidRPr="00F423BB">
        <w:rPr>
          <w:lang w:eastAsia="x-none"/>
        </w:rPr>
        <w:tab/>
        <w:t>Remaining Issue of Channel Coding</w:t>
      </w:r>
      <w:r w:rsidR="00F423BB" w:rsidRPr="00F423BB">
        <w:rPr>
          <w:lang w:eastAsia="x-none"/>
        </w:rPr>
        <w:tab/>
        <w:t>Ericsson Inc.</w:t>
      </w:r>
    </w:p>
    <w:p w14:paraId="61B661C6" w14:textId="32FE415F" w:rsidR="00DD5859" w:rsidRPr="00F423BB" w:rsidRDefault="0058452E" w:rsidP="00F423BB">
      <w:pPr>
        <w:ind w:left="1440" w:hanging="1440"/>
        <w:rPr>
          <w:lang w:eastAsia="x-none"/>
        </w:rPr>
      </w:pPr>
      <w:hyperlink r:id="rId1860" w:history="1">
        <w:r w:rsidR="000F2B08">
          <w:rPr>
            <w:rStyle w:val="Hyperlink"/>
            <w:lang w:eastAsia="x-none"/>
          </w:rPr>
          <w:t>R1-1807828</w:t>
        </w:r>
      </w:hyperlink>
      <w:r w:rsidR="00DD5859" w:rsidRPr="00DD5859">
        <w:rPr>
          <w:lang w:eastAsia="x-none"/>
        </w:rPr>
        <w:tab/>
        <w:t>Text Proposal for Polar Code Rate Matching</w:t>
      </w:r>
      <w:r w:rsidR="00DD5859" w:rsidRPr="00DD5859">
        <w:rPr>
          <w:lang w:eastAsia="x-none"/>
        </w:rPr>
        <w:tab/>
        <w:t>Ericsson</w:t>
      </w:r>
    </w:p>
    <w:p w14:paraId="2AE5B8DF" w14:textId="77777777" w:rsidR="00966D15" w:rsidRPr="00966D15" w:rsidRDefault="00966D15" w:rsidP="001C6795">
      <w:pPr>
        <w:pStyle w:val="Heading3"/>
      </w:pPr>
      <w:bookmarkStart w:id="4326" w:name="_Toc516232648"/>
      <w:r w:rsidRPr="00966D15">
        <w:rPr>
          <w:rFonts w:hint="eastAsia"/>
        </w:rPr>
        <w:t>NR-LTE co-existence</w:t>
      </w:r>
      <w:bookmarkEnd w:id="4324"/>
      <w:bookmarkEnd w:id="4325"/>
      <w:bookmarkEnd w:id="4326"/>
    </w:p>
    <w:p w14:paraId="49F20373" w14:textId="77777777" w:rsidR="00966D15" w:rsidRPr="00966D15" w:rsidRDefault="00966D15" w:rsidP="00966D15">
      <w:pPr>
        <w:ind w:left="720" w:hanging="720"/>
        <w:rPr>
          <w:i/>
          <w:lang w:eastAsia="x-none"/>
        </w:rPr>
      </w:pPr>
      <w:r w:rsidRPr="00966D15">
        <w:rPr>
          <w:i/>
          <w:lang w:eastAsia="x-none"/>
        </w:rPr>
        <w:t xml:space="preserve">Including architecture option 4 related issues for </w:t>
      </w:r>
      <w:r w:rsidRPr="00966D15">
        <w:rPr>
          <w:b/>
          <w:i/>
          <w:lang w:eastAsia="x-none"/>
        </w:rPr>
        <w:t>both NR and LTE</w:t>
      </w:r>
      <w:r w:rsidRPr="00966D15">
        <w:rPr>
          <w:i/>
          <w:lang w:eastAsia="x-none"/>
        </w:rPr>
        <w:t>, if any</w:t>
      </w:r>
    </w:p>
    <w:p w14:paraId="0340E8D2" w14:textId="11A0267B" w:rsidR="005123EB" w:rsidRDefault="005123EB" w:rsidP="00966D15">
      <w:pPr>
        <w:ind w:left="720" w:hanging="720"/>
      </w:pPr>
    </w:p>
    <w:p w14:paraId="63A76C73" w14:textId="37859AB8" w:rsidR="00DD5859" w:rsidRPr="00DD5859" w:rsidRDefault="0058452E" w:rsidP="00DD5859">
      <w:pPr>
        <w:rPr>
          <w:b/>
        </w:rPr>
      </w:pPr>
      <w:hyperlink r:id="rId1861" w:history="1">
        <w:r w:rsidR="000F2B08">
          <w:rPr>
            <w:rStyle w:val="Hyperlink"/>
            <w:b/>
          </w:rPr>
          <w:t>R1-1807787</w:t>
        </w:r>
      </w:hyperlink>
      <w:r w:rsidR="00DD5859" w:rsidRPr="00DD5859">
        <w:rPr>
          <w:b/>
        </w:rPr>
        <w:tab/>
        <w:t>Chairman's notes of AI 7.1.5 NR-LTE co-existence Ad-Hoc chair (Ericsson)</w:t>
      </w:r>
    </w:p>
    <w:p w14:paraId="255DF82E" w14:textId="01267DAB" w:rsidR="00DD5859" w:rsidRPr="005359DC" w:rsidRDefault="00DD5859" w:rsidP="00DD5859">
      <w:pPr>
        <w:ind w:left="720" w:hanging="720"/>
      </w:pPr>
      <w:r w:rsidRPr="00777035">
        <w:rPr>
          <w:rFonts w:ascii="Times New Roman" w:hAnsi="Times New Roman"/>
          <w:b/>
          <w:szCs w:val="20"/>
        </w:rPr>
        <w:t xml:space="preserve">Decision: </w:t>
      </w:r>
      <w:r w:rsidRPr="0058551E">
        <w:t>Contents incorporated below</w:t>
      </w:r>
      <w:r w:rsidR="00377782">
        <w:t xml:space="preserve"> (see also AI 5)</w:t>
      </w:r>
      <w:r w:rsidRPr="0058551E">
        <w:t xml:space="preserve">, </w:t>
      </w:r>
      <w:r>
        <w:t>the document is endorsed.</w:t>
      </w:r>
    </w:p>
    <w:p w14:paraId="47F0EA51" w14:textId="77777777" w:rsidR="00DD5859" w:rsidRDefault="00DD5859" w:rsidP="00966D15">
      <w:pPr>
        <w:ind w:left="720" w:hanging="720"/>
      </w:pPr>
    </w:p>
    <w:bookmarkStart w:id="4327" w:name="_Toc513839887"/>
    <w:p w14:paraId="3596F192" w14:textId="56DAF289" w:rsidR="005123EB" w:rsidRPr="00DD5859" w:rsidRDefault="000F2B08" w:rsidP="005123EB">
      <w:pPr>
        <w:ind w:left="720" w:hanging="720"/>
        <w:rPr>
          <w:b/>
          <w:lang w:eastAsia="x-none"/>
        </w:rPr>
      </w:pPr>
      <w:r>
        <w:rPr>
          <w:b/>
          <w:color w:val="0000FF"/>
          <w:u w:val="single"/>
          <w:lang w:eastAsia="x-none"/>
        </w:rPr>
        <w:fldChar w:fldCharType="begin"/>
      </w:r>
      <w:r>
        <w:rPr>
          <w:b/>
          <w:color w:val="0000FF"/>
          <w:u w:val="single"/>
          <w:lang w:eastAsia="x-none"/>
        </w:rPr>
        <w:instrText xml:space="preserve"> HYPERLINK "../Docs/R1-1805896.zip" </w:instrText>
      </w:r>
      <w:r>
        <w:rPr>
          <w:b/>
          <w:color w:val="0000FF"/>
          <w:u w:val="single"/>
          <w:lang w:eastAsia="x-none"/>
        </w:rPr>
        <w:fldChar w:fldCharType="separate"/>
      </w:r>
      <w:r>
        <w:rPr>
          <w:rStyle w:val="Hyperlink"/>
          <w:b/>
          <w:lang w:eastAsia="x-none"/>
        </w:rPr>
        <w:t>R1-1805896</w:t>
      </w:r>
      <w:r>
        <w:rPr>
          <w:b/>
          <w:color w:val="0000FF"/>
          <w:u w:val="single"/>
          <w:lang w:eastAsia="x-none"/>
        </w:rPr>
        <w:fldChar w:fldCharType="end"/>
      </w:r>
      <w:r w:rsidR="005123EB" w:rsidRPr="00DD5859">
        <w:rPr>
          <w:b/>
          <w:lang w:eastAsia="x-none"/>
        </w:rPr>
        <w:tab/>
        <w:t>Discussion on remaining issues for SUL and EN-DC</w:t>
      </w:r>
      <w:r w:rsidR="005123EB" w:rsidRPr="00DD5859">
        <w:rPr>
          <w:b/>
          <w:lang w:eastAsia="x-none"/>
        </w:rPr>
        <w:tab/>
        <w:t>Huawei, HiSilicon</w:t>
      </w:r>
    </w:p>
    <w:p w14:paraId="7ABE46E7" w14:textId="0C564180" w:rsidR="005123EB" w:rsidRPr="00DD5859" w:rsidRDefault="0058452E" w:rsidP="005123EB">
      <w:pPr>
        <w:ind w:left="720" w:hanging="720"/>
        <w:rPr>
          <w:b/>
          <w:lang w:eastAsia="x-none"/>
        </w:rPr>
      </w:pPr>
      <w:hyperlink r:id="rId1862" w:history="1">
        <w:r w:rsidR="000F2B08">
          <w:rPr>
            <w:rStyle w:val="Hyperlink"/>
            <w:b/>
            <w:lang w:eastAsia="x-none"/>
          </w:rPr>
          <w:t>R1-1806302</w:t>
        </w:r>
      </w:hyperlink>
      <w:r w:rsidR="005123EB" w:rsidRPr="00DD5859">
        <w:rPr>
          <w:b/>
          <w:lang w:eastAsia="x-none"/>
        </w:rPr>
        <w:tab/>
        <w:t>Dynamic Power Sharing for NE-DC</w:t>
      </w:r>
      <w:r w:rsidR="005123EB" w:rsidRPr="00DD5859">
        <w:rPr>
          <w:b/>
          <w:lang w:eastAsia="x-none"/>
        </w:rPr>
        <w:tab/>
        <w:t>CATT</w:t>
      </w:r>
    </w:p>
    <w:p w14:paraId="70B2F617" w14:textId="0EB3149E" w:rsidR="005123EB" w:rsidRPr="00DD5859" w:rsidRDefault="0058452E" w:rsidP="005123EB">
      <w:pPr>
        <w:ind w:left="720" w:hanging="720"/>
        <w:rPr>
          <w:b/>
          <w:lang w:eastAsia="x-none"/>
        </w:rPr>
      </w:pPr>
      <w:hyperlink r:id="rId1863" w:history="1">
        <w:r w:rsidR="000F2B08">
          <w:rPr>
            <w:rStyle w:val="Hyperlink"/>
            <w:b/>
            <w:lang w:eastAsia="x-none"/>
          </w:rPr>
          <w:t>R1-1806631</w:t>
        </w:r>
      </w:hyperlink>
      <w:r w:rsidR="005123EB" w:rsidRPr="00DD5859">
        <w:rPr>
          <w:b/>
          <w:lang w:eastAsia="x-none"/>
        </w:rPr>
        <w:tab/>
        <w:t>Remaining issues for NR LTE coexistence</w:t>
      </w:r>
      <w:r w:rsidR="005123EB" w:rsidRPr="00DD5859">
        <w:rPr>
          <w:b/>
          <w:lang w:eastAsia="x-none"/>
        </w:rPr>
        <w:tab/>
        <w:t>LG Electronics</w:t>
      </w:r>
    </w:p>
    <w:p w14:paraId="1C97B908" w14:textId="7EA0FCB7" w:rsidR="005123EB" w:rsidRPr="00DD5859" w:rsidRDefault="0058452E" w:rsidP="005123EB">
      <w:pPr>
        <w:ind w:left="720" w:hanging="720"/>
        <w:rPr>
          <w:b/>
          <w:lang w:eastAsia="x-none"/>
        </w:rPr>
      </w:pPr>
      <w:hyperlink r:id="rId1864" w:history="1">
        <w:r w:rsidR="000F2B08">
          <w:rPr>
            <w:rStyle w:val="Hyperlink"/>
            <w:b/>
            <w:lang w:eastAsia="x-none"/>
          </w:rPr>
          <w:t>R1-1806742</w:t>
        </w:r>
      </w:hyperlink>
      <w:r w:rsidR="005123EB" w:rsidRPr="00DD5859">
        <w:rPr>
          <w:b/>
          <w:lang w:eastAsia="x-none"/>
        </w:rPr>
        <w:tab/>
        <w:t>Corrections on LTE-NR Coexistence</w:t>
      </w:r>
      <w:r w:rsidR="005123EB" w:rsidRPr="00DD5859">
        <w:rPr>
          <w:b/>
          <w:lang w:eastAsia="x-none"/>
        </w:rPr>
        <w:tab/>
        <w:t>Samsung</w:t>
      </w:r>
    </w:p>
    <w:p w14:paraId="03A2384F" w14:textId="7B21026E" w:rsidR="005123EB" w:rsidRPr="00DD5859" w:rsidRDefault="0058452E" w:rsidP="005123EB">
      <w:pPr>
        <w:ind w:left="720" w:hanging="720"/>
        <w:rPr>
          <w:b/>
          <w:lang w:eastAsia="x-none"/>
        </w:rPr>
      </w:pPr>
      <w:hyperlink r:id="rId1865" w:history="1">
        <w:r w:rsidR="000F2B08">
          <w:rPr>
            <w:rStyle w:val="Hyperlink"/>
            <w:b/>
            <w:lang w:eastAsia="x-none"/>
          </w:rPr>
          <w:t>R1-1807004</w:t>
        </w:r>
      </w:hyperlink>
      <w:r w:rsidR="005123EB" w:rsidRPr="00DD5859">
        <w:rPr>
          <w:b/>
          <w:lang w:eastAsia="x-none"/>
        </w:rPr>
        <w:tab/>
        <w:t>Single Tx switched UL support for EN-DC in LTE TDD band</w:t>
      </w:r>
      <w:r w:rsidR="005123EB" w:rsidRPr="00DD5859">
        <w:rPr>
          <w:b/>
          <w:lang w:eastAsia="x-none"/>
        </w:rPr>
        <w:tab/>
        <w:t>Apple Inc.</w:t>
      </w:r>
    </w:p>
    <w:p w14:paraId="0156DE5C" w14:textId="59FA4D8F" w:rsidR="005123EB" w:rsidRPr="00DD5859" w:rsidRDefault="0058452E" w:rsidP="005123EB">
      <w:pPr>
        <w:ind w:left="720" w:hanging="720"/>
        <w:rPr>
          <w:b/>
          <w:lang w:eastAsia="x-none"/>
        </w:rPr>
      </w:pPr>
      <w:hyperlink r:id="rId1866" w:history="1">
        <w:r w:rsidR="000F2B08">
          <w:rPr>
            <w:rStyle w:val="Hyperlink"/>
            <w:b/>
            <w:lang w:eastAsia="x-none"/>
          </w:rPr>
          <w:t>R1-1807264</w:t>
        </w:r>
      </w:hyperlink>
      <w:r w:rsidR="005123EB" w:rsidRPr="00DD5859">
        <w:rPr>
          <w:b/>
          <w:lang w:eastAsia="x-none"/>
        </w:rPr>
        <w:tab/>
        <w:t>On remaining issues of NR-LTE co-existence</w:t>
      </w:r>
      <w:r w:rsidR="005123EB" w:rsidRPr="00DD5859">
        <w:rPr>
          <w:b/>
          <w:lang w:eastAsia="x-none"/>
        </w:rPr>
        <w:tab/>
        <w:t>Ericsson</w:t>
      </w:r>
    </w:p>
    <w:p w14:paraId="7C9D109D" w14:textId="6CE7290D" w:rsidR="005123EB" w:rsidRPr="00DD5859" w:rsidRDefault="0058452E" w:rsidP="005123EB">
      <w:pPr>
        <w:ind w:left="720" w:hanging="720"/>
        <w:rPr>
          <w:b/>
          <w:lang w:eastAsia="x-none"/>
        </w:rPr>
      </w:pPr>
      <w:hyperlink r:id="rId1867" w:history="1">
        <w:r w:rsidR="000F2B08">
          <w:rPr>
            <w:rStyle w:val="Hyperlink"/>
            <w:b/>
            <w:lang w:eastAsia="x-none"/>
          </w:rPr>
          <w:t>R1-1807281</w:t>
        </w:r>
      </w:hyperlink>
      <w:r w:rsidR="005123EB" w:rsidRPr="00DD5859">
        <w:rPr>
          <w:b/>
          <w:lang w:eastAsia="x-none"/>
        </w:rPr>
        <w:tab/>
        <w:t>On single Tx transmission timing in TDD LTE-NR D</w:t>
      </w:r>
      <w:r w:rsidR="005123EB" w:rsidRPr="00DD5859">
        <w:rPr>
          <w:b/>
          <w:lang w:eastAsia="x-none"/>
        </w:rPr>
        <w:tab/>
        <w:t>Nokia, Nokia Shanghai Bell</w:t>
      </w:r>
    </w:p>
    <w:p w14:paraId="309342C9" w14:textId="104B303C" w:rsidR="005123EB" w:rsidRPr="00DD5859" w:rsidRDefault="0058452E" w:rsidP="005123EB">
      <w:pPr>
        <w:ind w:left="720" w:hanging="720"/>
        <w:rPr>
          <w:b/>
          <w:lang w:eastAsia="x-none"/>
        </w:rPr>
      </w:pPr>
      <w:hyperlink r:id="rId1868" w:history="1">
        <w:r w:rsidR="000F2B08">
          <w:rPr>
            <w:rStyle w:val="Hyperlink"/>
            <w:b/>
            <w:lang w:eastAsia="x-none"/>
          </w:rPr>
          <w:t>R1-1807371</w:t>
        </w:r>
      </w:hyperlink>
      <w:r w:rsidR="005123EB" w:rsidRPr="00DD5859">
        <w:rPr>
          <w:b/>
          <w:lang w:eastAsia="x-none"/>
        </w:rPr>
        <w:tab/>
        <w:t>Remaining issues on coexistence</w:t>
      </w:r>
      <w:r w:rsidR="005123EB" w:rsidRPr="00DD5859">
        <w:rPr>
          <w:b/>
          <w:lang w:eastAsia="x-none"/>
        </w:rPr>
        <w:tab/>
        <w:t>Qualcomm Incorporated</w:t>
      </w:r>
    </w:p>
    <w:p w14:paraId="1C75DFAE" w14:textId="77777777" w:rsidR="005123EB" w:rsidRPr="005123EB" w:rsidRDefault="005123EB" w:rsidP="005123EB">
      <w:pPr>
        <w:ind w:left="720" w:hanging="720"/>
        <w:rPr>
          <w:lang w:eastAsia="x-none"/>
        </w:rPr>
      </w:pPr>
    </w:p>
    <w:p w14:paraId="7112D4B3" w14:textId="324EC4F7" w:rsidR="005123EB" w:rsidRPr="00377782" w:rsidRDefault="0058452E" w:rsidP="005123EB">
      <w:pPr>
        <w:ind w:left="720" w:hanging="720"/>
        <w:rPr>
          <w:b/>
          <w:lang w:eastAsia="x-none"/>
        </w:rPr>
      </w:pPr>
      <w:hyperlink r:id="rId1869" w:history="1">
        <w:r w:rsidR="000F2B08">
          <w:rPr>
            <w:rStyle w:val="Hyperlink"/>
            <w:b/>
            <w:lang w:eastAsia="x-none"/>
          </w:rPr>
          <w:t>R1-1806890</w:t>
        </w:r>
      </w:hyperlink>
      <w:r w:rsidR="005123EB" w:rsidRPr="00377782">
        <w:rPr>
          <w:b/>
          <w:lang w:eastAsia="x-none"/>
        </w:rPr>
        <w:tab/>
      </w:r>
      <w:r w:rsidR="005123EB" w:rsidRPr="00377782">
        <w:rPr>
          <w:b/>
          <w:noProof/>
        </w:rPr>
        <w:t>Correction on scheduling and HARQ procedure for case 1 HARQ timing of EN-DC in TS36.213</w:t>
      </w:r>
      <w:r w:rsidR="005123EB" w:rsidRPr="00377782">
        <w:rPr>
          <w:b/>
          <w:noProof/>
        </w:rPr>
        <w:tab/>
      </w:r>
      <w:r w:rsidR="005123EB" w:rsidRPr="00377782">
        <w:rPr>
          <w:b/>
          <w:lang w:eastAsia="x-none"/>
        </w:rPr>
        <w:t>Huawei</w:t>
      </w:r>
    </w:p>
    <w:p w14:paraId="7A76C398" w14:textId="4D09F2C4" w:rsidR="005123EB" w:rsidRPr="005123EB" w:rsidRDefault="00377782" w:rsidP="005123EB">
      <w:pPr>
        <w:ind w:left="720" w:hanging="720"/>
        <w:rPr>
          <w:lang w:eastAsia="x-none"/>
        </w:rPr>
      </w:pPr>
      <w:r w:rsidRPr="00377782">
        <w:rPr>
          <w:b/>
          <w:lang w:eastAsia="x-none"/>
        </w:rPr>
        <w:t>Decision:</w:t>
      </w:r>
      <w:r w:rsidRPr="00377782">
        <w:rPr>
          <w:lang w:eastAsia="x-none"/>
        </w:rPr>
        <w:t xml:space="preserve"> </w:t>
      </w:r>
      <w:r w:rsidR="005123EB" w:rsidRPr="005123EB">
        <w:rPr>
          <w:highlight w:val="green"/>
          <w:lang w:eastAsia="x-none"/>
        </w:rPr>
        <w:t xml:space="preserve">The text proposal in </w:t>
      </w:r>
      <w:hyperlink r:id="rId1870" w:history="1">
        <w:r w:rsidR="000F2B08">
          <w:rPr>
            <w:rStyle w:val="Hyperlink"/>
            <w:highlight w:val="green"/>
            <w:lang w:eastAsia="x-none"/>
          </w:rPr>
          <w:t>R1-1806890</w:t>
        </w:r>
      </w:hyperlink>
      <w:r w:rsidR="005123EB" w:rsidRPr="005123EB">
        <w:rPr>
          <w:highlight w:val="green"/>
          <w:lang w:eastAsia="x-none"/>
        </w:rPr>
        <w:t xml:space="preserve"> is endorsed.</w:t>
      </w:r>
      <w:r w:rsidR="005123EB" w:rsidRPr="005123EB">
        <w:rPr>
          <w:lang w:eastAsia="x-none"/>
        </w:rPr>
        <w:t xml:space="preserve"> The editor to incorporate the TP into TS36.213.</w:t>
      </w:r>
    </w:p>
    <w:p w14:paraId="393AA611" w14:textId="77777777" w:rsidR="005123EB" w:rsidRPr="005123EB" w:rsidRDefault="005123EB" w:rsidP="005123EB">
      <w:pPr>
        <w:ind w:left="720" w:hanging="720"/>
        <w:rPr>
          <w:lang w:eastAsia="x-none"/>
        </w:rPr>
      </w:pPr>
    </w:p>
    <w:p w14:paraId="1A0199CB" w14:textId="2F8130DD" w:rsidR="005123EB" w:rsidRPr="00377782" w:rsidRDefault="0058452E" w:rsidP="005123EB">
      <w:pPr>
        <w:ind w:left="720" w:hanging="720"/>
        <w:rPr>
          <w:b/>
          <w:lang w:eastAsia="x-none"/>
        </w:rPr>
      </w:pPr>
      <w:hyperlink r:id="rId1871" w:history="1">
        <w:r w:rsidR="000F2B08">
          <w:rPr>
            <w:rStyle w:val="Hyperlink"/>
            <w:b/>
            <w:lang w:eastAsia="x-none"/>
          </w:rPr>
          <w:t>R1-1807693</w:t>
        </w:r>
      </w:hyperlink>
      <w:r w:rsidR="005123EB" w:rsidRPr="00377782">
        <w:rPr>
          <w:b/>
          <w:lang w:eastAsia="x-none"/>
        </w:rPr>
        <w:tab/>
        <w:t>Proposals on LTE-NR coexistence</w:t>
      </w:r>
      <w:r w:rsidR="005123EB" w:rsidRPr="00377782">
        <w:rPr>
          <w:b/>
          <w:lang w:eastAsia="x-none"/>
        </w:rPr>
        <w:tab/>
        <w:t>Qualcomm</w:t>
      </w:r>
    </w:p>
    <w:p w14:paraId="4A75BC64" w14:textId="6831B412" w:rsidR="005123EB" w:rsidRPr="00377782" w:rsidRDefault="0058452E" w:rsidP="005123EB">
      <w:pPr>
        <w:ind w:left="720" w:hanging="720"/>
        <w:rPr>
          <w:b/>
          <w:lang w:val="fr-FR" w:eastAsia="x-none"/>
        </w:rPr>
      </w:pPr>
      <w:hyperlink r:id="rId1872" w:history="1">
        <w:r w:rsidR="000F2B08">
          <w:rPr>
            <w:rStyle w:val="Hyperlink"/>
            <w:b/>
            <w:lang w:val="fr-FR" w:eastAsia="x-none"/>
          </w:rPr>
          <w:t>R1-1807865</w:t>
        </w:r>
      </w:hyperlink>
      <w:r w:rsidR="005123EB" w:rsidRPr="00377782">
        <w:rPr>
          <w:b/>
          <w:lang w:val="fr-FR" w:eastAsia="x-none"/>
        </w:rPr>
        <w:tab/>
        <w:t>Proposals on LTE-NR coexistence</w:t>
      </w:r>
      <w:r w:rsidR="005123EB" w:rsidRPr="00377782">
        <w:rPr>
          <w:b/>
          <w:lang w:val="fr-FR" w:eastAsia="x-none"/>
        </w:rPr>
        <w:tab/>
        <w:t>Qualcomm</w:t>
      </w:r>
    </w:p>
    <w:p w14:paraId="21C91249" w14:textId="77777777" w:rsidR="005123EB" w:rsidRPr="005123EB" w:rsidRDefault="005123EB" w:rsidP="005123EB">
      <w:pPr>
        <w:ind w:left="720" w:hanging="720"/>
        <w:rPr>
          <w:lang w:val="fr-FR" w:eastAsia="x-none"/>
        </w:rPr>
      </w:pPr>
    </w:p>
    <w:p w14:paraId="39CF38B6" w14:textId="57A79474" w:rsidR="005123EB" w:rsidRPr="00377782" w:rsidRDefault="0058452E" w:rsidP="005123EB">
      <w:pPr>
        <w:ind w:left="720" w:hanging="720"/>
        <w:rPr>
          <w:b/>
          <w:lang w:eastAsia="x-none"/>
        </w:rPr>
      </w:pPr>
      <w:hyperlink r:id="rId1873" w:history="1">
        <w:r w:rsidR="000F2B08">
          <w:rPr>
            <w:rStyle w:val="Hyperlink"/>
            <w:b/>
            <w:lang w:eastAsia="x-none"/>
          </w:rPr>
          <w:t>R1-1807744</w:t>
        </w:r>
      </w:hyperlink>
      <w:r w:rsidR="005123EB" w:rsidRPr="00377782">
        <w:rPr>
          <w:b/>
          <w:lang w:eastAsia="x-none"/>
        </w:rPr>
        <w:tab/>
        <w:t>Draft LS on switching times</w:t>
      </w:r>
      <w:r w:rsidR="005123EB" w:rsidRPr="00377782">
        <w:rPr>
          <w:b/>
          <w:lang w:eastAsia="x-none"/>
        </w:rPr>
        <w:tab/>
        <w:t>Ericsson</w:t>
      </w:r>
    </w:p>
    <w:p w14:paraId="5DBF6ED0" w14:textId="1FDF4047" w:rsidR="005123EB" w:rsidRPr="00377782" w:rsidRDefault="0058452E" w:rsidP="005123EB">
      <w:pPr>
        <w:ind w:left="720" w:hanging="720"/>
        <w:rPr>
          <w:b/>
          <w:lang w:eastAsia="x-none"/>
        </w:rPr>
      </w:pPr>
      <w:hyperlink r:id="rId1874" w:history="1">
        <w:r w:rsidR="000F2B08">
          <w:rPr>
            <w:rStyle w:val="Hyperlink"/>
            <w:b/>
            <w:lang w:eastAsia="x-none"/>
          </w:rPr>
          <w:t>R1-1807816</w:t>
        </w:r>
      </w:hyperlink>
      <w:r w:rsidR="005123EB" w:rsidRPr="00377782">
        <w:rPr>
          <w:b/>
          <w:lang w:eastAsia="x-none"/>
        </w:rPr>
        <w:tab/>
        <w:t>[Draft] LS on LTE-NR switching time for ‘Single UL operation’</w:t>
      </w:r>
      <w:r w:rsidR="005123EB" w:rsidRPr="00377782">
        <w:rPr>
          <w:b/>
          <w:lang w:eastAsia="x-none"/>
        </w:rPr>
        <w:tab/>
        <w:t>Ericsson</w:t>
      </w:r>
    </w:p>
    <w:p w14:paraId="140B1375" w14:textId="1F91AE54" w:rsidR="005123EB" w:rsidRPr="005123EB" w:rsidRDefault="005123EB" w:rsidP="005123EB">
      <w:pPr>
        <w:ind w:left="720" w:hanging="720"/>
        <w:rPr>
          <w:lang w:eastAsia="x-none"/>
        </w:rPr>
      </w:pPr>
      <w:r w:rsidRPr="005123EB">
        <w:rPr>
          <w:lang w:eastAsia="x-none"/>
        </w:rPr>
        <w:t xml:space="preserve">Revision of </w:t>
      </w:r>
      <w:hyperlink r:id="rId1875" w:history="1">
        <w:r w:rsidR="000F2B08">
          <w:rPr>
            <w:rStyle w:val="Hyperlink"/>
            <w:lang w:eastAsia="x-none"/>
          </w:rPr>
          <w:t>R1-1807744</w:t>
        </w:r>
      </w:hyperlink>
    </w:p>
    <w:p w14:paraId="07F62694" w14:textId="77777777" w:rsidR="005123EB" w:rsidRPr="005123EB" w:rsidRDefault="005123EB" w:rsidP="005123EB">
      <w:pPr>
        <w:ind w:left="720" w:hanging="720"/>
        <w:rPr>
          <w:lang w:eastAsia="x-none"/>
        </w:rPr>
      </w:pPr>
    </w:p>
    <w:p w14:paraId="0932C2A7" w14:textId="77777777" w:rsidR="005123EB" w:rsidRPr="005123EB" w:rsidRDefault="005123EB" w:rsidP="005123EB">
      <w:pPr>
        <w:ind w:left="720" w:hanging="720"/>
        <w:rPr>
          <w:u w:val="single"/>
          <w:lang w:eastAsia="x-none"/>
        </w:rPr>
      </w:pPr>
      <w:r w:rsidRPr="005123EB">
        <w:rPr>
          <w:u w:val="single"/>
          <w:lang w:eastAsia="x-none"/>
        </w:rPr>
        <w:t>Conclusion:</w:t>
      </w:r>
    </w:p>
    <w:p w14:paraId="7B622DB2" w14:textId="77777777" w:rsidR="005123EB" w:rsidRPr="005123EB" w:rsidRDefault="005123EB" w:rsidP="00476CB9">
      <w:pPr>
        <w:numPr>
          <w:ilvl w:val="0"/>
          <w:numId w:val="207"/>
        </w:numPr>
        <w:rPr>
          <w:lang w:eastAsia="x-none"/>
        </w:rPr>
      </w:pPr>
      <w:r w:rsidRPr="005123EB">
        <w:rPr>
          <w:lang w:eastAsia="x-none"/>
        </w:rPr>
        <w:lastRenderedPageBreak/>
        <w:t>Current RAN1 assumption is that that the switching between LTE and NR on different carrier frequencies for EN-DC operation is negligible for the cases below</w:t>
      </w:r>
    </w:p>
    <w:p w14:paraId="00800C3D" w14:textId="77777777" w:rsidR="005123EB" w:rsidRPr="005123EB" w:rsidRDefault="005123EB" w:rsidP="00476CB9">
      <w:pPr>
        <w:numPr>
          <w:ilvl w:val="1"/>
          <w:numId w:val="207"/>
        </w:numPr>
        <w:rPr>
          <w:lang w:eastAsia="x-none"/>
        </w:rPr>
      </w:pPr>
      <w:r w:rsidRPr="005123EB">
        <w:rPr>
          <w:lang w:eastAsia="x-none"/>
        </w:rPr>
        <w:t xml:space="preserve">Intra-band TDD EN-DC band combination described in TS38.101-3 where ‘single UL allowed’ is applicable </w:t>
      </w:r>
    </w:p>
    <w:p w14:paraId="4B623C54" w14:textId="77777777" w:rsidR="005123EB" w:rsidRPr="005123EB" w:rsidRDefault="005123EB" w:rsidP="00476CB9">
      <w:pPr>
        <w:numPr>
          <w:ilvl w:val="1"/>
          <w:numId w:val="207"/>
        </w:numPr>
        <w:rPr>
          <w:lang w:eastAsia="x-none"/>
        </w:rPr>
      </w:pPr>
      <w:r w:rsidRPr="005123EB">
        <w:rPr>
          <w:lang w:eastAsia="x-none"/>
        </w:rPr>
        <w:t xml:space="preserve">Intra-band FDD EN-DC band combination described in TS38.101-3 where ‘single UL allowed’ is applicable </w:t>
      </w:r>
    </w:p>
    <w:p w14:paraId="12B136E4" w14:textId="77777777" w:rsidR="005123EB" w:rsidRPr="005123EB" w:rsidRDefault="005123EB" w:rsidP="00476CB9">
      <w:pPr>
        <w:numPr>
          <w:ilvl w:val="1"/>
          <w:numId w:val="207"/>
        </w:numPr>
        <w:rPr>
          <w:lang w:eastAsia="x-none"/>
        </w:rPr>
      </w:pPr>
      <w:r w:rsidRPr="005123EB">
        <w:rPr>
          <w:lang w:eastAsia="x-none"/>
        </w:rPr>
        <w:t xml:space="preserve">Inter-band EN-DC band combination described in TS38.101-3 where ‘single UL allowed’ is applicable </w:t>
      </w:r>
    </w:p>
    <w:p w14:paraId="339375A3" w14:textId="77777777" w:rsidR="005123EB" w:rsidRPr="005123EB" w:rsidRDefault="005123EB" w:rsidP="00476CB9">
      <w:pPr>
        <w:numPr>
          <w:ilvl w:val="0"/>
          <w:numId w:val="207"/>
        </w:numPr>
        <w:rPr>
          <w:lang w:eastAsia="x-none"/>
        </w:rPr>
      </w:pPr>
      <w:r w:rsidRPr="005123EB">
        <w:rPr>
          <w:lang w:eastAsia="x-none"/>
        </w:rPr>
        <w:t>RAN1 assumes RAN4 is discussing switching times for the above cases</w:t>
      </w:r>
    </w:p>
    <w:p w14:paraId="3B14B985" w14:textId="77777777" w:rsidR="005123EB" w:rsidRPr="005123EB" w:rsidRDefault="005123EB" w:rsidP="005123EB">
      <w:pPr>
        <w:ind w:left="720" w:hanging="720"/>
        <w:rPr>
          <w:lang w:eastAsia="x-none"/>
        </w:rPr>
      </w:pPr>
    </w:p>
    <w:p w14:paraId="251DEBD9" w14:textId="77777777" w:rsidR="005123EB" w:rsidRPr="005123EB" w:rsidRDefault="005123EB" w:rsidP="005123EB">
      <w:pPr>
        <w:ind w:left="720" w:hanging="720"/>
        <w:rPr>
          <w:lang w:eastAsia="x-none"/>
        </w:rPr>
      </w:pPr>
    </w:p>
    <w:p w14:paraId="45954C89" w14:textId="0DF9AE43" w:rsidR="005123EB" w:rsidRPr="00377782" w:rsidRDefault="0058452E" w:rsidP="005123EB">
      <w:pPr>
        <w:ind w:left="720" w:hanging="720"/>
        <w:rPr>
          <w:b/>
          <w:lang w:eastAsia="x-none"/>
        </w:rPr>
      </w:pPr>
      <w:hyperlink r:id="rId1876" w:history="1">
        <w:r w:rsidR="000F2B08">
          <w:rPr>
            <w:rStyle w:val="Hyperlink"/>
            <w:b/>
            <w:lang w:eastAsia="x-none"/>
          </w:rPr>
          <w:t>R1-1807713</w:t>
        </w:r>
      </w:hyperlink>
      <w:r w:rsidR="005123EB" w:rsidRPr="00377782">
        <w:rPr>
          <w:b/>
          <w:lang w:eastAsia="x-none"/>
        </w:rPr>
        <w:tab/>
        <w:t>WF on Single Tx in EN-DC with TDD PCell</w:t>
      </w:r>
      <w:r w:rsidR="005123EB" w:rsidRPr="00377782">
        <w:rPr>
          <w:b/>
          <w:lang w:eastAsia="x-none"/>
        </w:rPr>
        <w:tab/>
        <w:t>Apple</w:t>
      </w:r>
    </w:p>
    <w:p w14:paraId="7C88BE1D" w14:textId="77777777" w:rsidR="005123EB" w:rsidRPr="005123EB" w:rsidRDefault="005123EB" w:rsidP="005123EB">
      <w:pPr>
        <w:rPr>
          <w:lang w:eastAsia="x-none"/>
        </w:rPr>
      </w:pPr>
    </w:p>
    <w:p w14:paraId="24F253A6" w14:textId="77777777" w:rsidR="005123EB" w:rsidRPr="005123EB" w:rsidRDefault="005123EB" w:rsidP="005123EB">
      <w:pPr>
        <w:rPr>
          <w:u w:val="single"/>
          <w:lang w:eastAsia="x-none"/>
        </w:rPr>
      </w:pPr>
      <w:r w:rsidRPr="005123EB">
        <w:rPr>
          <w:u w:val="single"/>
          <w:lang w:eastAsia="x-none"/>
        </w:rPr>
        <w:t>Conclusion:</w:t>
      </w:r>
    </w:p>
    <w:p w14:paraId="7F7FDD8B" w14:textId="77777777" w:rsidR="005123EB" w:rsidRPr="005123EB" w:rsidRDefault="005123EB" w:rsidP="005123EB">
      <w:pPr>
        <w:rPr>
          <w:lang w:eastAsia="x-none"/>
        </w:rPr>
      </w:pPr>
      <w:r w:rsidRPr="005123EB">
        <w:rPr>
          <w:lang w:eastAsia="x-none"/>
        </w:rPr>
        <w:t>When the UE is configured with multiple UL carriers on different frequencies, but the UE operates only on one of the UL carriers at a given time among a pair of LTE and NR carriers, LTE operation with an LTE TDD PCell using the same HARQ timing as LTE operation without EN-DC is supported by the current RAN1 specifications at least when no LTE UL CA is used at least for the following cases</w:t>
      </w:r>
    </w:p>
    <w:p w14:paraId="67632052" w14:textId="77777777" w:rsidR="005123EB" w:rsidRPr="005123EB" w:rsidRDefault="005123EB" w:rsidP="00476CB9">
      <w:pPr>
        <w:numPr>
          <w:ilvl w:val="0"/>
          <w:numId w:val="206"/>
        </w:numPr>
        <w:rPr>
          <w:lang w:eastAsia="x-none"/>
        </w:rPr>
      </w:pPr>
      <w:r w:rsidRPr="005123EB">
        <w:rPr>
          <w:lang w:eastAsia="x-none"/>
        </w:rPr>
        <w:t>The UE supports dynamic power sharing</w:t>
      </w:r>
    </w:p>
    <w:p w14:paraId="78D572F9" w14:textId="6EE59897" w:rsidR="005123EB" w:rsidRPr="005123EB" w:rsidRDefault="005123EB" w:rsidP="00476CB9">
      <w:pPr>
        <w:numPr>
          <w:ilvl w:val="0"/>
          <w:numId w:val="206"/>
        </w:numPr>
        <w:rPr>
          <w:lang w:eastAsia="x-none"/>
        </w:rPr>
      </w:pPr>
      <w:r w:rsidRPr="005123EB">
        <w:rPr>
          <w:lang w:eastAsia="x-none"/>
        </w:rPr>
        <w:t>The UE is configured with P_LTE + P_NR not greater than P_cmax</w:t>
      </w:r>
    </w:p>
    <w:p w14:paraId="794615F4" w14:textId="33172A20" w:rsidR="00966D15" w:rsidRDefault="00966D15" w:rsidP="001C6795">
      <w:pPr>
        <w:pStyle w:val="Heading3"/>
      </w:pPr>
      <w:bookmarkStart w:id="4328" w:name="_Toc516232649"/>
      <w:r w:rsidRPr="00966D15">
        <w:rPr>
          <w:rFonts w:hint="eastAsia"/>
        </w:rPr>
        <w:t>UL power control</w:t>
      </w:r>
      <w:bookmarkEnd w:id="4327"/>
      <w:bookmarkEnd w:id="4328"/>
    </w:p>
    <w:p w14:paraId="48B01DD8" w14:textId="75A0A037" w:rsidR="00377782" w:rsidRPr="00377782" w:rsidRDefault="0058452E" w:rsidP="00377782">
      <w:hyperlink r:id="rId1877" w:history="1">
        <w:r w:rsidR="000F2B08">
          <w:rPr>
            <w:rStyle w:val="Hyperlink"/>
            <w:b/>
            <w:lang w:eastAsia="x-none"/>
          </w:rPr>
          <w:t>R1-1807788</w:t>
        </w:r>
      </w:hyperlink>
      <w:r w:rsidR="00377782" w:rsidRPr="00377782">
        <w:rPr>
          <w:lang w:eastAsia="x-none"/>
        </w:rPr>
        <w:tab/>
      </w:r>
      <w:r w:rsidR="00377782" w:rsidRPr="00377782">
        <w:t>Chairman’s notes for AI UL power control</w:t>
      </w:r>
      <w:r w:rsidR="00377782" w:rsidRPr="00377782">
        <w:tab/>
        <w:t>Ad-hoc chair (Samsung)</w:t>
      </w:r>
    </w:p>
    <w:p w14:paraId="7ED9962C" w14:textId="77777777" w:rsidR="00D2699B" w:rsidRPr="005359DC" w:rsidRDefault="00D2699B" w:rsidP="00D2699B">
      <w:pPr>
        <w:ind w:left="720" w:hanging="720"/>
      </w:pPr>
      <w:r w:rsidRPr="00777035">
        <w:rPr>
          <w:rFonts w:ascii="Times New Roman" w:hAnsi="Times New Roman"/>
          <w:b/>
          <w:szCs w:val="20"/>
        </w:rPr>
        <w:t xml:space="preserve">Decision: </w:t>
      </w:r>
      <w:r w:rsidRPr="0058551E">
        <w:t xml:space="preserve">Contents incorporated below, </w:t>
      </w:r>
      <w:r>
        <w:t>the document is endorsed.</w:t>
      </w:r>
    </w:p>
    <w:p w14:paraId="1AB7ED50" w14:textId="77777777" w:rsidR="00377782" w:rsidRPr="00377782" w:rsidRDefault="00377782" w:rsidP="00377782"/>
    <w:bookmarkStart w:id="4329" w:name="_Toc513839891"/>
    <w:p w14:paraId="30124899" w14:textId="7E98F032" w:rsidR="00F423BB" w:rsidRPr="00D2699B" w:rsidRDefault="000F2B08" w:rsidP="00F423BB">
      <w:pPr>
        <w:rPr>
          <w:b/>
          <w:lang w:eastAsia="x-none"/>
        </w:rPr>
      </w:pPr>
      <w:r>
        <w:rPr>
          <w:b/>
          <w:lang w:eastAsia="x-none"/>
        </w:rPr>
        <w:fldChar w:fldCharType="begin"/>
      </w:r>
      <w:r>
        <w:rPr>
          <w:b/>
          <w:lang w:eastAsia="x-none"/>
        </w:rPr>
        <w:instrText xml:space="preserve"> HYPERLINK "../Docs/R1-1805821.zip" </w:instrText>
      </w:r>
      <w:r>
        <w:rPr>
          <w:b/>
          <w:lang w:eastAsia="x-none"/>
        </w:rPr>
        <w:fldChar w:fldCharType="separate"/>
      </w:r>
      <w:r>
        <w:rPr>
          <w:rStyle w:val="Hyperlink"/>
          <w:b/>
          <w:lang w:eastAsia="x-none"/>
        </w:rPr>
        <w:t>R1-1805821</w:t>
      </w:r>
      <w:r>
        <w:rPr>
          <w:b/>
          <w:lang w:eastAsia="x-none"/>
        </w:rPr>
        <w:fldChar w:fldCharType="end"/>
      </w:r>
      <w:r w:rsidR="00F423BB" w:rsidRPr="00D2699B">
        <w:rPr>
          <w:b/>
          <w:lang w:eastAsia="x-none"/>
        </w:rPr>
        <w:tab/>
        <w:t>LS reply to RAN1 on P_0 ranges on UL power control</w:t>
      </w:r>
      <w:r w:rsidR="00F423BB" w:rsidRPr="00D2699B">
        <w:rPr>
          <w:b/>
          <w:lang w:eastAsia="x-none"/>
        </w:rPr>
        <w:tab/>
        <w:t>RAN4, ZTE</w:t>
      </w:r>
    </w:p>
    <w:p w14:paraId="4877F50A" w14:textId="77777777" w:rsidR="00F423BB" w:rsidRDefault="00F423BB" w:rsidP="00F423BB">
      <w:pPr>
        <w:pStyle w:val="Heading4"/>
      </w:pPr>
      <w:bookmarkStart w:id="4330" w:name="_Toc513839888"/>
      <w:bookmarkStart w:id="4331" w:name="_Toc516232650"/>
      <w:r>
        <w:t>NR UL power control - non-CA aspects</w:t>
      </w:r>
      <w:bookmarkEnd w:id="4330"/>
      <w:bookmarkEnd w:id="4331"/>
    </w:p>
    <w:p w14:paraId="3D006A35" w14:textId="19CD9247" w:rsidR="00F423BB" w:rsidRPr="00D2699B" w:rsidRDefault="0058452E" w:rsidP="00F423BB">
      <w:pPr>
        <w:rPr>
          <w:b/>
          <w:lang w:eastAsia="x-none"/>
        </w:rPr>
      </w:pPr>
      <w:hyperlink r:id="rId1878" w:history="1">
        <w:r w:rsidR="000F2B08">
          <w:rPr>
            <w:rStyle w:val="Hyperlink"/>
            <w:b/>
          </w:rPr>
          <w:t>R1-1807653</w:t>
        </w:r>
      </w:hyperlink>
      <w:r w:rsidR="00F423BB" w:rsidRPr="00D2699B">
        <w:rPr>
          <w:b/>
          <w:lang w:eastAsia="x-none"/>
        </w:rPr>
        <w:tab/>
        <w:t>Summary for Al 7.1.6.1 NR UL power control in non-CA aspects</w:t>
      </w:r>
      <w:r w:rsidR="00F423BB" w:rsidRPr="00D2699B">
        <w:rPr>
          <w:b/>
          <w:lang w:eastAsia="x-none"/>
        </w:rPr>
        <w:tab/>
        <w:t>ZTE</w:t>
      </w:r>
    </w:p>
    <w:p w14:paraId="53F74A78" w14:textId="77777777" w:rsidR="00F423BB" w:rsidRDefault="00F423BB" w:rsidP="00F423BB">
      <w:pPr>
        <w:rPr>
          <w:lang w:eastAsia="x-none"/>
        </w:rPr>
      </w:pPr>
    </w:p>
    <w:p w14:paraId="50F0C7EB" w14:textId="77777777" w:rsidR="00F423BB" w:rsidRPr="00D2699B" w:rsidRDefault="00F423BB" w:rsidP="00F423BB">
      <w:pPr>
        <w:snapToGrid w:val="0"/>
        <w:jc w:val="both"/>
        <w:rPr>
          <w:iCs/>
        </w:rPr>
      </w:pPr>
      <w:r w:rsidRPr="00D2699B">
        <w:rPr>
          <w:bCs/>
          <w:szCs w:val="20"/>
          <w:highlight w:val="green"/>
        </w:rPr>
        <w:t>Agreement</w:t>
      </w:r>
    </w:p>
    <w:p w14:paraId="4032528B" w14:textId="77777777" w:rsidR="00F423BB" w:rsidRPr="00E53B6C" w:rsidRDefault="00F423BB" w:rsidP="00F423BB">
      <w:pPr>
        <w:snapToGrid w:val="0"/>
        <w:jc w:val="both"/>
        <w:rPr>
          <w:iCs/>
        </w:rPr>
      </w:pPr>
      <w:r w:rsidRPr="00E53B6C">
        <w:rPr>
          <w:szCs w:val="20"/>
        </w:rPr>
        <w:t>For large payload size for delta_TF,c,</w:t>
      </w:r>
      <w:r w:rsidRPr="00E53B6C">
        <w:rPr>
          <w:iCs/>
        </w:rPr>
        <w:t xml:space="preserve"> </w:t>
      </w:r>
      <w:r w:rsidRPr="00E53B6C">
        <w:rPr>
          <w:szCs w:val="20"/>
        </w:rPr>
        <w:t>K1 = 2.4</w:t>
      </w:r>
    </w:p>
    <w:p w14:paraId="659585F8" w14:textId="77777777" w:rsidR="00F423BB" w:rsidRPr="00261C22" w:rsidRDefault="00F423BB" w:rsidP="00F423BB">
      <w:pPr>
        <w:rPr>
          <w:lang w:eastAsia="x-none"/>
        </w:rPr>
      </w:pPr>
    </w:p>
    <w:p w14:paraId="34417561" w14:textId="77777777" w:rsidR="00F423BB" w:rsidRPr="00D2699B" w:rsidRDefault="00F423BB" w:rsidP="00F423BB">
      <w:pPr>
        <w:snapToGrid w:val="0"/>
        <w:jc w:val="both"/>
        <w:rPr>
          <w:iCs/>
        </w:rPr>
      </w:pPr>
      <w:r w:rsidRPr="00D2699B">
        <w:rPr>
          <w:bCs/>
          <w:szCs w:val="20"/>
          <w:highlight w:val="green"/>
        </w:rPr>
        <w:t>Agreement</w:t>
      </w:r>
    </w:p>
    <w:p w14:paraId="4E40CE7F" w14:textId="77777777" w:rsidR="00F423BB" w:rsidRDefault="00F423BB" w:rsidP="00F423BB">
      <w:pPr>
        <w:snapToGrid w:val="0"/>
        <w:jc w:val="both"/>
        <w:rPr>
          <w:iCs/>
        </w:rPr>
      </w:pPr>
      <w:r>
        <w:rPr>
          <w:szCs w:val="20"/>
        </w:rPr>
        <w:t>F</w:t>
      </w:r>
      <w:r w:rsidRPr="002627A7">
        <w:rPr>
          <w:szCs w:val="20"/>
        </w:rPr>
        <w:t xml:space="preserve">or </w:t>
      </w:r>
      <w:r>
        <w:rPr>
          <w:szCs w:val="20"/>
        </w:rPr>
        <w:t>small</w:t>
      </w:r>
      <w:r w:rsidRPr="002627A7">
        <w:rPr>
          <w:szCs w:val="20"/>
        </w:rPr>
        <w:t xml:space="preserve"> payload size for delta_TF,c</w:t>
      </w:r>
      <w:r>
        <w:rPr>
          <w:szCs w:val="20"/>
        </w:rPr>
        <w:t xml:space="preserve">, </w:t>
      </w:r>
      <w:r w:rsidRPr="00E53B6C">
        <w:rPr>
          <w:iCs/>
          <w:szCs w:val="20"/>
        </w:rPr>
        <w:t>K2 = 6.</w:t>
      </w:r>
      <w:r>
        <w:rPr>
          <w:iCs/>
          <w:szCs w:val="20"/>
        </w:rPr>
        <w:t>0</w:t>
      </w:r>
      <w:r w:rsidRPr="00E53B6C">
        <w:rPr>
          <w:iCs/>
          <w:szCs w:val="20"/>
        </w:rPr>
        <w:t xml:space="preserve"> [linear]</w:t>
      </w:r>
    </w:p>
    <w:p w14:paraId="273ECA2F" w14:textId="77777777" w:rsidR="00F423BB" w:rsidRPr="00261C22" w:rsidRDefault="00F423BB" w:rsidP="00F423BB">
      <w:pPr>
        <w:rPr>
          <w:lang w:eastAsia="x-none"/>
        </w:rPr>
      </w:pPr>
    </w:p>
    <w:p w14:paraId="2EDF4411" w14:textId="77777777" w:rsidR="00F423BB" w:rsidRPr="00D2699B" w:rsidRDefault="00F423BB" w:rsidP="00F423BB">
      <w:pPr>
        <w:tabs>
          <w:tab w:val="left" w:pos="384"/>
          <w:tab w:val="left" w:pos="768"/>
          <w:tab w:val="left" w:pos="988"/>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s>
        <w:rPr>
          <w:highlight w:val="green"/>
        </w:rPr>
      </w:pPr>
      <w:r w:rsidRPr="00D2699B">
        <w:rPr>
          <w:highlight w:val="green"/>
        </w:rPr>
        <w:t>Agreement</w:t>
      </w:r>
    </w:p>
    <w:p w14:paraId="46431598" w14:textId="77777777" w:rsidR="00F423BB" w:rsidRPr="00B044C3" w:rsidRDefault="00F423BB" w:rsidP="00F423BB">
      <w:pPr>
        <w:tabs>
          <w:tab w:val="left" w:pos="384"/>
          <w:tab w:val="left" w:pos="768"/>
          <w:tab w:val="left" w:pos="988"/>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s>
        <w:rPr>
          <w:szCs w:val="20"/>
        </w:rPr>
      </w:pPr>
      <w:r w:rsidRPr="00B044C3">
        <w:rPr>
          <w:szCs w:val="20"/>
        </w:rPr>
        <w:t>The following working assumption is confirmed</w:t>
      </w:r>
    </w:p>
    <w:p w14:paraId="16A044C2" w14:textId="77777777" w:rsidR="00F423BB" w:rsidRPr="00B044C3" w:rsidRDefault="00F423BB" w:rsidP="00F423BB">
      <w:pPr>
        <w:tabs>
          <w:tab w:val="left" w:pos="384"/>
          <w:tab w:val="left" w:pos="768"/>
          <w:tab w:val="left" w:pos="988"/>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s>
        <w:snapToGrid w:val="0"/>
        <w:jc w:val="both"/>
        <w:rPr>
          <w:szCs w:val="20"/>
        </w:rPr>
      </w:pPr>
      <w:r w:rsidRPr="00B044C3">
        <w:rPr>
          <w:szCs w:val="20"/>
        </w:rPr>
        <w:t xml:space="preserve">For group-common TPC command in DCI format 2-2, </w:t>
      </w:r>
    </w:p>
    <w:p w14:paraId="1D7A8678" w14:textId="77777777" w:rsidR="00F423BB" w:rsidRPr="00B044C3" w:rsidRDefault="00F423BB" w:rsidP="00F423BB">
      <w:pPr>
        <w:tabs>
          <w:tab w:val="left" w:pos="384"/>
          <w:tab w:val="left" w:pos="988"/>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s>
        <w:snapToGrid w:val="0"/>
        <w:jc w:val="both"/>
        <w:rPr>
          <w:szCs w:val="20"/>
        </w:rPr>
      </w:pPr>
      <w:r w:rsidRPr="00B044C3">
        <w:rPr>
          <w:szCs w:val="20"/>
        </w:rPr>
        <w:t xml:space="preserve">One bit </w:t>
      </w:r>
      <w:r w:rsidRPr="00B044C3">
        <w:rPr>
          <w:i/>
          <w:szCs w:val="20"/>
        </w:rPr>
        <w:t>closedloopindex</w:t>
      </w:r>
      <w:r w:rsidRPr="00B044C3">
        <w:rPr>
          <w:szCs w:val="20"/>
        </w:rPr>
        <w:t xml:space="preserve"> field is present along with the TPC command in the DCI format 2_2 to indicate which closed loop the TPC command applies to</w:t>
      </w:r>
    </w:p>
    <w:p w14:paraId="008561B8" w14:textId="77777777" w:rsidR="00F423BB" w:rsidRPr="00B044C3" w:rsidRDefault="00F423BB" w:rsidP="00D2699B">
      <w:pPr>
        <w:pStyle w:val="ListParagraph"/>
        <w:numPr>
          <w:ilvl w:val="0"/>
          <w:numId w:val="181"/>
        </w:numPr>
      </w:pPr>
      <w:r w:rsidRPr="00B044C3">
        <w:rPr>
          <w:rFonts w:hint="eastAsia"/>
        </w:rPr>
        <w:t xml:space="preserve">When a UE is configured with 1 closed loop, the bit </w:t>
      </w:r>
      <w:r w:rsidRPr="00D2699B">
        <w:rPr>
          <w:i/>
        </w:rPr>
        <w:t>closedloopindex</w:t>
      </w:r>
      <w:r w:rsidRPr="00B044C3">
        <w:t xml:space="preserve"> field is NOT present.</w:t>
      </w:r>
    </w:p>
    <w:p w14:paraId="18028532" w14:textId="77777777" w:rsidR="00F423BB" w:rsidRPr="00B044C3" w:rsidRDefault="00F423BB" w:rsidP="00D2699B">
      <w:pPr>
        <w:pStyle w:val="ListParagraph"/>
        <w:numPr>
          <w:ilvl w:val="0"/>
          <w:numId w:val="181"/>
        </w:numPr>
      </w:pPr>
      <w:r w:rsidRPr="00B044C3">
        <w:rPr>
          <w:rFonts w:hint="eastAsia"/>
        </w:rPr>
        <w:t xml:space="preserve">When a UE is configured with </w:t>
      </w:r>
      <w:r w:rsidRPr="00B044C3">
        <w:t>2</w:t>
      </w:r>
      <w:r w:rsidRPr="00B044C3">
        <w:rPr>
          <w:rFonts w:hint="eastAsia"/>
        </w:rPr>
        <w:t xml:space="preserve"> closed loop</w:t>
      </w:r>
      <w:r w:rsidRPr="00B044C3">
        <w:t>s</w:t>
      </w:r>
      <w:r w:rsidRPr="00B044C3">
        <w:rPr>
          <w:rFonts w:hint="eastAsia"/>
        </w:rPr>
        <w:t>, the bit</w:t>
      </w:r>
      <w:r w:rsidRPr="00B044C3">
        <w:t xml:space="preserve"> location of</w:t>
      </w:r>
      <w:r w:rsidRPr="00B044C3">
        <w:rPr>
          <w:rFonts w:hint="eastAsia"/>
        </w:rPr>
        <w:t xml:space="preserve"> </w:t>
      </w:r>
      <w:r w:rsidRPr="00D2699B">
        <w:rPr>
          <w:i/>
        </w:rPr>
        <w:t>closedloopindex</w:t>
      </w:r>
      <w:r w:rsidRPr="00B044C3">
        <w:t xml:space="preserve"> field follows the 2 bit TPC command.</w:t>
      </w:r>
    </w:p>
    <w:p w14:paraId="33BC8F3B" w14:textId="77777777" w:rsidR="00F423BB" w:rsidRPr="00B044C3" w:rsidRDefault="00F423BB" w:rsidP="00F423BB">
      <w:pPr>
        <w:rPr>
          <w:szCs w:val="20"/>
          <w:lang w:eastAsia="x-none"/>
        </w:rPr>
      </w:pPr>
      <w:r w:rsidRPr="00B044C3">
        <w:rPr>
          <w:szCs w:val="20"/>
        </w:rPr>
        <w:t>Notes: UE assumes that the start bit of the TPC command is X*tpc_index, where X=3 if configured with 2 closed-loop process, otherwise X=2.</w:t>
      </w:r>
    </w:p>
    <w:p w14:paraId="63CF9506" w14:textId="77777777" w:rsidR="00F423BB" w:rsidRPr="00306184" w:rsidRDefault="00F423BB" w:rsidP="00F423BB">
      <w:pPr>
        <w:rPr>
          <w:lang w:eastAsia="x-none"/>
        </w:rPr>
      </w:pPr>
    </w:p>
    <w:p w14:paraId="2D94ED6C" w14:textId="77777777" w:rsidR="00F423BB" w:rsidRPr="00306184" w:rsidRDefault="00F423BB" w:rsidP="00F423BB">
      <w:pPr>
        <w:rPr>
          <w:b/>
          <w:lang w:eastAsia="x-none"/>
        </w:rPr>
      </w:pPr>
      <w:r w:rsidRPr="00306184">
        <w:rPr>
          <w:b/>
          <w:lang w:eastAsia="x-none"/>
        </w:rPr>
        <w:t>Conclusion</w:t>
      </w:r>
    </w:p>
    <w:p w14:paraId="4565091F" w14:textId="77777777" w:rsidR="00F423BB" w:rsidRPr="00306184" w:rsidRDefault="00F423BB" w:rsidP="00F423BB">
      <w:pPr>
        <w:rPr>
          <w:rFonts w:eastAsia="Malgun Gothic"/>
          <w:iCs/>
          <w:szCs w:val="20"/>
          <w:lang w:eastAsia="ko-KR"/>
        </w:rPr>
      </w:pPr>
      <w:r w:rsidRPr="00306184">
        <w:rPr>
          <w:rFonts w:eastAsia="Malgun Gothic"/>
          <w:iCs/>
          <w:szCs w:val="20"/>
          <w:lang w:eastAsia="ko-KR"/>
        </w:rPr>
        <w:t>No further RAN1 specification support for additional cases of r</w:t>
      </w:r>
      <w:r w:rsidRPr="00306184">
        <w:rPr>
          <w:rFonts w:eastAsia="Malgun Gothic" w:hint="eastAsia"/>
          <w:iCs/>
          <w:szCs w:val="20"/>
          <w:lang w:eastAsia="ko-KR"/>
        </w:rPr>
        <w:t>eset</w:t>
      </w:r>
      <w:r w:rsidRPr="00306184">
        <w:rPr>
          <w:rFonts w:eastAsia="Malgun Gothic"/>
          <w:iCs/>
          <w:szCs w:val="20"/>
          <w:lang w:eastAsia="ko-KR"/>
        </w:rPr>
        <w:t>ting c</w:t>
      </w:r>
      <w:r w:rsidRPr="00306184">
        <w:rPr>
          <w:rFonts w:eastAsia="Malgun Gothic" w:hint="eastAsia"/>
          <w:iCs/>
          <w:szCs w:val="20"/>
          <w:lang w:eastAsia="ko-KR"/>
        </w:rPr>
        <w:t xml:space="preserve">losed-loop </w:t>
      </w:r>
      <w:r w:rsidRPr="00306184">
        <w:rPr>
          <w:rFonts w:eastAsia="Malgun Gothic"/>
          <w:iCs/>
          <w:szCs w:val="20"/>
          <w:lang w:eastAsia="ko-KR"/>
        </w:rPr>
        <w:t>accumulation in Rel-15.</w:t>
      </w:r>
    </w:p>
    <w:p w14:paraId="501BCFA4" w14:textId="77777777" w:rsidR="00F423BB" w:rsidRDefault="00F423BB" w:rsidP="00F423BB">
      <w:pPr>
        <w:rPr>
          <w:sz w:val="28"/>
          <w:lang w:eastAsia="x-none"/>
        </w:rPr>
      </w:pPr>
    </w:p>
    <w:p w14:paraId="55F99733" w14:textId="510FF49C" w:rsidR="00F423BB" w:rsidRPr="00D2699B" w:rsidRDefault="0058452E" w:rsidP="00F423BB">
      <w:pPr>
        <w:rPr>
          <w:b/>
          <w:lang w:eastAsia="x-none"/>
        </w:rPr>
      </w:pPr>
      <w:hyperlink r:id="rId1879" w:history="1">
        <w:r w:rsidR="000F2B08">
          <w:rPr>
            <w:rStyle w:val="Hyperlink"/>
            <w:b/>
          </w:rPr>
          <w:t>R1-1807710</w:t>
        </w:r>
      </w:hyperlink>
      <w:r w:rsidR="00F423BB" w:rsidRPr="00D2699B">
        <w:rPr>
          <w:b/>
          <w:lang w:eastAsia="x-none"/>
        </w:rPr>
        <w:tab/>
        <w:t>Summary for Al 7.1.6.1 NR UL power control in non-CA aspects</w:t>
      </w:r>
      <w:r w:rsidR="00F423BB" w:rsidRPr="00D2699B">
        <w:rPr>
          <w:b/>
          <w:lang w:eastAsia="x-none"/>
        </w:rPr>
        <w:tab/>
        <w:t>ZTE</w:t>
      </w:r>
    </w:p>
    <w:p w14:paraId="632A6A73" w14:textId="77777777" w:rsidR="00F423BB" w:rsidRDefault="00F423BB" w:rsidP="00F423BB">
      <w:pPr>
        <w:spacing w:line="276" w:lineRule="auto"/>
        <w:contextualSpacing/>
        <w:jc w:val="both"/>
        <w:rPr>
          <w:sz w:val="21"/>
          <w:szCs w:val="21"/>
        </w:rPr>
      </w:pPr>
    </w:p>
    <w:p w14:paraId="6D429F55" w14:textId="77777777" w:rsidR="00F423BB" w:rsidRPr="00D2699B" w:rsidRDefault="00F423BB" w:rsidP="00F423BB">
      <w:pPr>
        <w:spacing w:line="276" w:lineRule="auto"/>
        <w:contextualSpacing/>
        <w:jc w:val="both"/>
        <w:rPr>
          <w:szCs w:val="21"/>
        </w:rPr>
      </w:pPr>
      <w:r w:rsidRPr="00D2699B">
        <w:rPr>
          <w:szCs w:val="21"/>
          <w:highlight w:val="green"/>
        </w:rPr>
        <w:t>Agreement</w:t>
      </w:r>
    </w:p>
    <w:p w14:paraId="2FE76CC0" w14:textId="77777777" w:rsidR="00F423BB" w:rsidRPr="002B6177" w:rsidRDefault="00F423BB" w:rsidP="00F423BB">
      <w:pPr>
        <w:spacing w:line="276" w:lineRule="auto"/>
        <w:contextualSpacing/>
        <w:jc w:val="both"/>
        <w:rPr>
          <w:szCs w:val="21"/>
        </w:rPr>
      </w:pPr>
      <w:r w:rsidRPr="002B6177">
        <w:rPr>
          <w:szCs w:val="21"/>
        </w:rPr>
        <w:t>For PUSCH scheduled by DCI format 0_0, if the PUSCH transmission uses the spatial relation for a PUCCH resource (i.e., as agreed in RAN1#92bis).</w:t>
      </w:r>
    </w:p>
    <w:p w14:paraId="5C43D8BE" w14:textId="77777777" w:rsidR="00F423BB" w:rsidRPr="002B6177" w:rsidRDefault="00F423BB" w:rsidP="00D2699B">
      <w:pPr>
        <w:pStyle w:val="ListParagraph"/>
        <w:numPr>
          <w:ilvl w:val="0"/>
          <w:numId w:val="181"/>
        </w:numPr>
      </w:pPr>
      <w:r w:rsidRPr="002B6177">
        <w:t xml:space="preserve">The UE shall use the PL reference associated with the PUCCH resource whose spatial relation is used for the PUSCH transmission; </w:t>
      </w:r>
    </w:p>
    <w:p w14:paraId="31DEC671" w14:textId="77777777" w:rsidR="00F423BB" w:rsidRPr="002B6177" w:rsidRDefault="00F423BB" w:rsidP="00D2699B">
      <w:pPr>
        <w:pStyle w:val="ListParagraph"/>
        <w:numPr>
          <w:ilvl w:val="0"/>
          <w:numId w:val="181"/>
        </w:numPr>
      </w:pPr>
      <w:r w:rsidRPr="002B6177">
        <w:t>P0 and alpha are given by, the values corresponding p0alphasetindex=0 of p0-pusch-alpha-setconfig (i.e., j=2).</w:t>
      </w:r>
    </w:p>
    <w:p w14:paraId="4A6FB996" w14:textId="77777777" w:rsidR="00F423BB" w:rsidRPr="002B6177" w:rsidRDefault="00F423BB" w:rsidP="00D2699B">
      <w:pPr>
        <w:pStyle w:val="ListParagraph"/>
        <w:numPr>
          <w:ilvl w:val="0"/>
          <w:numId w:val="181"/>
        </w:numPr>
      </w:pPr>
      <w:r w:rsidRPr="002B6177">
        <w:t xml:space="preserve">PUSCH closed loop index </w:t>
      </w:r>
      <w:r w:rsidRPr="00D2699B">
        <w:rPr>
          <w:i/>
        </w:rPr>
        <w:t xml:space="preserve">l </w:t>
      </w:r>
      <w:r w:rsidRPr="002B6177">
        <w:t xml:space="preserve">= 0. </w:t>
      </w:r>
    </w:p>
    <w:p w14:paraId="3B2F95D8" w14:textId="77777777" w:rsidR="00F423BB" w:rsidRPr="00294059" w:rsidRDefault="00F423BB" w:rsidP="00F423BB">
      <w:pPr>
        <w:rPr>
          <w:lang w:eastAsia="x-none"/>
        </w:rPr>
      </w:pPr>
    </w:p>
    <w:p w14:paraId="2B945DF4" w14:textId="77777777" w:rsidR="00F423BB" w:rsidRPr="00D2699B" w:rsidRDefault="00F423BB" w:rsidP="00F423BB">
      <w:pPr>
        <w:rPr>
          <w:szCs w:val="21"/>
        </w:rPr>
      </w:pPr>
      <w:r w:rsidRPr="00D2699B">
        <w:rPr>
          <w:szCs w:val="21"/>
          <w:highlight w:val="green"/>
        </w:rPr>
        <w:t>Agreement</w:t>
      </w:r>
      <w:r w:rsidRPr="00D2699B">
        <w:rPr>
          <w:rFonts w:hint="eastAsia"/>
          <w:szCs w:val="21"/>
          <w:highlight w:val="green"/>
        </w:rPr>
        <w:t>:</w:t>
      </w:r>
    </w:p>
    <w:p w14:paraId="75E5355A" w14:textId="77777777" w:rsidR="00F423BB" w:rsidRPr="002B6177" w:rsidRDefault="00F423BB" w:rsidP="00F423BB">
      <w:pPr>
        <w:rPr>
          <w:szCs w:val="21"/>
          <w:lang w:eastAsia="x-none"/>
        </w:rPr>
      </w:pPr>
      <w:r w:rsidRPr="002B6177">
        <w:rPr>
          <w:szCs w:val="21"/>
          <w:lang w:eastAsia="x-none"/>
        </w:rPr>
        <w:t xml:space="preserve">K value for non-scheduled UL transmission is the minimum of the </w:t>
      </w:r>
      <w:r>
        <w:rPr>
          <w:szCs w:val="21"/>
          <w:lang w:eastAsia="x-none"/>
        </w:rPr>
        <w:t xml:space="preserve">common </w:t>
      </w:r>
      <w:r w:rsidRPr="002B6177">
        <w:rPr>
          <w:szCs w:val="21"/>
          <w:lang w:eastAsia="x-none"/>
        </w:rPr>
        <w:t xml:space="preserve">configured K2 </w:t>
      </w:r>
      <w:r w:rsidRPr="00E347CD">
        <w:rPr>
          <w:szCs w:val="21"/>
          <w:lang w:eastAsia="x-none"/>
        </w:rPr>
        <w:t>values of the associated BWP.</w:t>
      </w:r>
    </w:p>
    <w:p w14:paraId="753CA41F" w14:textId="77777777" w:rsidR="00F423BB" w:rsidRPr="00D2699B" w:rsidRDefault="00F423BB" w:rsidP="00017304">
      <w:pPr>
        <w:pStyle w:val="ListParagraph"/>
        <w:numPr>
          <w:ilvl w:val="0"/>
          <w:numId w:val="298"/>
        </w:numPr>
      </w:pPr>
      <w:r w:rsidRPr="00D2699B">
        <w:lastRenderedPageBreak/>
        <w:t>Applies for both PUSCH and SRS</w:t>
      </w:r>
    </w:p>
    <w:p w14:paraId="32711ECA" w14:textId="77777777" w:rsidR="00F423BB" w:rsidRPr="00D2699B" w:rsidRDefault="00F423BB" w:rsidP="00F423BB">
      <w:pPr>
        <w:rPr>
          <w:szCs w:val="20"/>
          <w:lang w:eastAsia="x-none"/>
        </w:rPr>
      </w:pPr>
    </w:p>
    <w:p w14:paraId="38B70A05" w14:textId="4106AA61" w:rsidR="00F423BB" w:rsidRPr="00D2699B" w:rsidRDefault="0058452E" w:rsidP="00F423BB">
      <w:pPr>
        <w:rPr>
          <w:b/>
          <w:szCs w:val="20"/>
          <w:lang w:eastAsia="x-none"/>
        </w:rPr>
      </w:pPr>
      <w:hyperlink r:id="rId1880" w:history="1">
        <w:r w:rsidR="000F2B08">
          <w:rPr>
            <w:rStyle w:val="Hyperlink"/>
            <w:b/>
            <w:szCs w:val="20"/>
          </w:rPr>
          <w:t>R1-1807800</w:t>
        </w:r>
      </w:hyperlink>
      <w:r w:rsidR="00F423BB" w:rsidRPr="00D2699B">
        <w:rPr>
          <w:b/>
          <w:szCs w:val="20"/>
          <w:lang w:eastAsia="x-none"/>
        </w:rPr>
        <w:tab/>
        <w:t>Summary 3 for Al 7.1.6.1 NR UL power control in non-CA aspects</w:t>
      </w:r>
      <w:r w:rsidR="00F423BB" w:rsidRPr="00D2699B">
        <w:rPr>
          <w:b/>
          <w:szCs w:val="20"/>
          <w:lang w:eastAsia="x-none"/>
        </w:rPr>
        <w:tab/>
        <w:t>ZTE</w:t>
      </w:r>
    </w:p>
    <w:p w14:paraId="6108251A" w14:textId="77777777" w:rsidR="00F423BB" w:rsidRPr="00D2699B" w:rsidRDefault="00F423BB" w:rsidP="00F423BB">
      <w:pPr>
        <w:rPr>
          <w:lang w:eastAsia="x-none"/>
        </w:rPr>
      </w:pPr>
    </w:p>
    <w:p w14:paraId="108434A2" w14:textId="77777777" w:rsidR="00F423BB" w:rsidRPr="00D2699B" w:rsidRDefault="00F423BB" w:rsidP="00F423BB">
      <w:pPr>
        <w:rPr>
          <w:lang w:eastAsia="x-none"/>
        </w:rPr>
      </w:pPr>
      <w:r w:rsidRPr="00D2699B">
        <w:rPr>
          <w:highlight w:val="darkYellow"/>
          <w:lang w:eastAsia="x-none"/>
        </w:rPr>
        <w:t>Working Assumption</w:t>
      </w:r>
    </w:p>
    <w:p w14:paraId="3AE3EAB1" w14:textId="77777777" w:rsidR="00F423BB" w:rsidRPr="00E347CD" w:rsidRDefault="00F423BB" w:rsidP="00F423BB">
      <w:pPr>
        <w:rPr>
          <w:szCs w:val="21"/>
          <w:lang w:eastAsia="x-none"/>
        </w:rPr>
      </w:pPr>
      <w:r w:rsidRPr="00E347CD">
        <w:rPr>
          <w:szCs w:val="21"/>
          <w:lang w:eastAsia="x-none"/>
        </w:rPr>
        <w:t>For PUCCH, K value for non-scheduled UL transmission is the minimum of the common configured K2 values</w:t>
      </w:r>
    </w:p>
    <w:p w14:paraId="54AF58D9" w14:textId="77777777" w:rsidR="00F423BB" w:rsidRPr="00D2699B" w:rsidRDefault="00F423BB" w:rsidP="00F423BB">
      <w:pPr>
        <w:rPr>
          <w:lang w:eastAsia="x-none"/>
        </w:rPr>
      </w:pPr>
    </w:p>
    <w:p w14:paraId="65F060C9" w14:textId="77777777" w:rsidR="00F423BB" w:rsidRPr="00D2699B" w:rsidRDefault="00F423BB" w:rsidP="00F423BB">
      <w:pPr>
        <w:widowControl w:val="0"/>
        <w:snapToGrid w:val="0"/>
        <w:spacing w:before="40" w:after="40"/>
        <w:jc w:val="both"/>
        <w:rPr>
          <w:bCs/>
          <w:iCs/>
        </w:rPr>
      </w:pPr>
      <w:r w:rsidRPr="00D2699B">
        <w:rPr>
          <w:bCs/>
          <w:iCs/>
          <w:highlight w:val="darkYellow"/>
        </w:rPr>
        <w:t>Working Assumption</w:t>
      </w:r>
    </w:p>
    <w:p w14:paraId="51BDE4B2" w14:textId="77777777" w:rsidR="00F423BB" w:rsidRPr="00E347CD" w:rsidRDefault="00F423BB" w:rsidP="00F423BB">
      <w:pPr>
        <w:widowControl w:val="0"/>
        <w:snapToGrid w:val="0"/>
        <w:spacing w:before="40" w:after="40"/>
        <w:jc w:val="both"/>
        <w:rPr>
          <w:bCs/>
          <w:iCs/>
        </w:rPr>
      </w:pPr>
      <w:r w:rsidRPr="00E347CD">
        <w:rPr>
          <w:rFonts w:hint="eastAsia"/>
          <w:bCs/>
          <w:iCs/>
        </w:rPr>
        <w:t xml:space="preserve">For group </w:t>
      </w:r>
      <w:r w:rsidRPr="00E347CD">
        <w:rPr>
          <w:bCs/>
          <w:iCs/>
        </w:rPr>
        <w:t xml:space="preserve">common </w:t>
      </w:r>
      <w:r w:rsidRPr="00E347CD">
        <w:rPr>
          <w:rFonts w:hint="eastAsia"/>
          <w:bCs/>
          <w:iCs/>
        </w:rPr>
        <w:t>TPC</w:t>
      </w:r>
    </w:p>
    <w:p w14:paraId="7CFB6D28" w14:textId="77777777" w:rsidR="00F423BB" w:rsidRPr="00E347CD" w:rsidRDefault="00F423BB" w:rsidP="00017304">
      <w:pPr>
        <w:pStyle w:val="ListParagraph"/>
        <w:numPr>
          <w:ilvl w:val="0"/>
          <w:numId w:val="298"/>
        </w:numPr>
      </w:pPr>
      <w:r w:rsidRPr="00E347CD">
        <w:rPr>
          <w:rFonts w:hint="eastAsia"/>
        </w:rPr>
        <w:t xml:space="preserve">If </w:t>
      </w:r>
      <w:r w:rsidRPr="00E347CD">
        <w:t xml:space="preserve">group </w:t>
      </w:r>
      <w:r w:rsidRPr="00E347CD">
        <w:rPr>
          <w:rFonts w:hint="eastAsia"/>
        </w:rPr>
        <w:t>TPC commands</w:t>
      </w:r>
      <w:r w:rsidRPr="00E347CD">
        <w:t xml:space="preserve"> for PUSCH are received the K symbols before PUSCH transmission period i</w:t>
      </w:r>
      <w:r w:rsidRPr="00E347CD">
        <w:rPr>
          <w:rFonts w:hint="eastAsia"/>
        </w:rPr>
        <w:t xml:space="preserve">, the accumulation is </w:t>
      </w:r>
      <w:r w:rsidRPr="00E347CD">
        <w:t>updated according to all the group common TPC commands;</w:t>
      </w:r>
      <w:r w:rsidRPr="00E347CD">
        <w:rPr>
          <w:rFonts w:hint="eastAsia"/>
        </w:rPr>
        <w:t xml:space="preserve"> </w:t>
      </w:r>
    </w:p>
    <w:p w14:paraId="54979855" w14:textId="77777777" w:rsidR="00F423BB" w:rsidRPr="00E347CD" w:rsidRDefault="00F423BB" w:rsidP="00017304">
      <w:pPr>
        <w:pStyle w:val="ListParagraph"/>
        <w:numPr>
          <w:ilvl w:val="0"/>
          <w:numId w:val="298"/>
        </w:numPr>
      </w:pPr>
      <w:r w:rsidRPr="00E347CD">
        <w:rPr>
          <w:rFonts w:hint="eastAsia"/>
        </w:rPr>
        <w:t xml:space="preserve">If </w:t>
      </w:r>
      <w:r w:rsidRPr="00E347CD">
        <w:t xml:space="preserve">group </w:t>
      </w:r>
      <w:r w:rsidRPr="00E347CD">
        <w:rPr>
          <w:rFonts w:hint="eastAsia"/>
        </w:rPr>
        <w:t>TPC commands</w:t>
      </w:r>
      <w:r w:rsidRPr="00E347CD">
        <w:t xml:space="preserve"> for PUCCH are received the K symbols before PUCCH transmission period i</w:t>
      </w:r>
      <w:r w:rsidRPr="00E347CD">
        <w:rPr>
          <w:rFonts w:hint="eastAsia"/>
        </w:rPr>
        <w:t xml:space="preserve">, the accumulation is </w:t>
      </w:r>
      <w:r w:rsidRPr="00E347CD">
        <w:t>updated according to all the group common TPC commands;</w:t>
      </w:r>
    </w:p>
    <w:p w14:paraId="56BBD802" w14:textId="77777777" w:rsidR="00F423BB" w:rsidRPr="00E347CD" w:rsidRDefault="00F423BB" w:rsidP="00017304">
      <w:pPr>
        <w:pStyle w:val="ListParagraph"/>
        <w:numPr>
          <w:ilvl w:val="0"/>
          <w:numId w:val="298"/>
        </w:numPr>
      </w:pPr>
      <w:r w:rsidRPr="00E347CD">
        <w:rPr>
          <w:rFonts w:hint="eastAsia"/>
        </w:rPr>
        <w:t xml:space="preserve">If </w:t>
      </w:r>
      <w:r w:rsidRPr="00E347CD">
        <w:t xml:space="preserve">group </w:t>
      </w:r>
      <w:r w:rsidRPr="00E347CD">
        <w:rPr>
          <w:rFonts w:hint="eastAsia"/>
        </w:rPr>
        <w:t>TPC commands</w:t>
      </w:r>
      <w:r w:rsidRPr="00E347CD">
        <w:t xml:space="preserve"> for SRS not tied with PUSCH are received the K symbols before SRS transmission period i</w:t>
      </w:r>
      <w:r w:rsidRPr="00E347CD">
        <w:rPr>
          <w:rFonts w:hint="eastAsia"/>
        </w:rPr>
        <w:t xml:space="preserve">, the accumulation is </w:t>
      </w:r>
      <w:r w:rsidRPr="00E347CD">
        <w:t>updated according to all the group common TPC commands;</w:t>
      </w:r>
    </w:p>
    <w:p w14:paraId="7F5AAA7A" w14:textId="7D1D531F" w:rsidR="00F423BB" w:rsidRPr="00E347CD" w:rsidRDefault="00F423BB" w:rsidP="00F423BB">
      <w:pPr>
        <w:widowControl w:val="0"/>
        <w:snapToGrid w:val="0"/>
        <w:spacing w:before="40" w:after="40"/>
        <w:jc w:val="both"/>
        <w:rPr>
          <w:bCs/>
          <w:iCs/>
        </w:rPr>
      </w:pPr>
      <w:r w:rsidRPr="00E347CD">
        <w:rPr>
          <w:bCs/>
          <w:iCs/>
        </w:rPr>
        <w:t>Notes: How to capture the above is up to editor, especially</w:t>
      </w:r>
      <w:r w:rsidR="00D2699B">
        <w:rPr>
          <w:bCs/>
          <w:iCs/>
        </w:rPr>
        <w:t xml:space="preserve"> for the time unit of i and K.</w:t>
      </w:r>
    </w:p>
    <w:p w14:paraId="544AFDC9" w14:textId="6955F237" w:rsidR="00F423BB" w:rsidRDefault="00F423BB" w:rsidP="00F423BB">
      <w:pPr>
        <w:rPr>
          <w:lang w:eastAsia="x-none"/>
        </w:rPr>
      </w:pPr>
    </w:p>
    <w:p w14:paraId="213A0E7C" w14:textId="77777777" w:rsidR="00D2699B" w:rsidRDefault="00D2699B" w:rsidP="00F423BB">
      <w:pPr>
        <w:rPr>
          <w:lang w:eastAsia="x-none"/>
        </w:rPr>
      </w:pPr>
    </w:p>
    <w:p w14:paraId="5BF6DE69" w14:textId="22CE07CA" w:rsidR="00F423BB" w:rsidRDefault="0058452E" w:rsidP="00F423BB">
      <w:pPr>
        <w:rPr>
          <w:lang w:eastAsia="x-none"/>
        </w:rPr>
      </w:pPr>
      <w:hyperlink r:id="rId1881" w:history="1">
        <w:r w:rsidR="000F2B08">
          <w:rPr>
            <w:rStyle w:val="Hyperlink"/>
            <w:lang w:eastAsia="x-none"/>
          </w:rPr>
          <w:t>R1-1805837</w:t>
        </w:r>
      </w:hyperlink>
      <w:r w:rsidR="00F423BB">
        <w:rPr>
          <w:lang w:eastAsia="x-none"/>
        </w:rPr>
        <w:tab/>
        <w:t>Remaining issues on NR power control in non-CA aspects</w:t>
      </w:r>
      <w:r w:rsidR="00F423BB">
        <w:rPr>
          <w:lang w:eastAsia="x-none"/>
        </w:rPr>
        <w:tab/>
        <w:t>ZTE</w:t>
      </w:r>
    </w:p>
    <w:p w14:paraId="28BF4C8B" w14:textId="43FB515A" w:rsidR="00F423BB" w:rsidRPr="00D2699B" w:rsidRDefault="0058452E" w:rsidP="00F423BB">
      <w:pPr>
        <w:rPr>
          <w:b/>
          <w:lang w:eastAsia="x-none"/>
        </w:rPr>
      </w:pPr>
      <w:hyperlink r:id="rId1882" w:history="1">
        <w:r w:rsidR="000F2B08">
          <w:rPr>
            <w:rStyle w:val="Hyperlink"/>
            <w:b/>
            <w:lang w:eastAsia="x-none"/>
          </w:rPr>
          <w:t>R1-1805963</w:t>
        </w:r>
      </w:hyperlink>
      <w:r w:rsidR="00F423BB" w:rsidRPr="00D2699B">
        <w:rPr>
          <w:b/>
          <w:lang w:eastAsia="x-none"/>
        </w:rPr>
        <w:tab/>
        <w:t>Remaining details of UL power control design</w:t>
      </w:r>
      <w:r w:rsidR="00F423BB" w:rsidRPr="00D2699B">
        <w:rPr>
          <w:b/>
          <w:lang w:eastAsia="x-none"/>
        </w:rPr>
        <w:tab/>
        <w:t>Huawei, HiSilicon</w:t>
      </w:r>
    </w:p>
    <w:p w14:paraId="4DE847A3" w14:textId="0BD9F633" w:rsidR="00F423BB" w:rsidRDefault="0058452E" w:rsidP="00F423BB">
      <w:pPr>
        <w:rPr>
          <w:lang w:eastAsia="x-none"/>
        </w:rPr>
      </w:pPr>
      <w:hyperlink r:id="rId1883" w:history="1">
        <w:r w:rsidR="000F2B08">
          <w:rPr>
            <w:rStyle w:val="Hyperlink"/>
            <w:lang w:eastAsia="x-none"/>
          </w:rPr>
          <w:t>R1-1806075</w:t>
        </w:r>
      </w:hyperlink>
      <w:r w:rsidR="00F423BB">
        <w:rPr>
          <w:lang w:eastAsia="x-none"/>
        </w:rPr>
        <w:tab/>
        <w:t>Remaining issues on non-CA UL power control</w:t>
      </w:r>
      <w:r w:rsidR="00F423BB">
        <w:rPr>
          <w:lang w:eastAsia="x-none"/>
        </w:rPr>
        <w:tab/>
        <w:t>vivo</w:t>
      </w:r>
    </w:p>
    <w:p w14:paraId="63111B91" w14:textId="0405995E" w:rsidR="00F423BB" w:rsidRPr="00D2699B" w:rsidRDefault="0058452E" w:rsidP="00F423BB">
      <w:pPr>
        <w:rPr>
          <w:b/>
          <w:lang w:eastAsia="x-none"/>
        </w:rPr>
      </w:pPr>
      <w:hyperlink r:id="rId1884" w:history="1">
        <w:r w:rsidR="000F2B08">
          <w:rPr>
            <w:rStyle w:val="Hyperlink"/>
            <w:b/>
            <w:lang w:eastAsia="x-none"/>
          </w:rPr>
          <w:t>R1-1806303</w:t>
        </w:r>
      </w:hyperlink>
      <w:r w:rsidR="00F423BB" w:rsidRPr="00D2699B">
        <w:rPr>
          <w:b/>
          <w:lang w:eastAsia="x-none"/>
        </w:rPr>
        <w:tab/>
        <w:t>Remaining issues of Non-CA based power control</w:t>
      </w:r>
      <w:r w:rsidR="00F423BB" w:rsidRPr="00D2699B">
        <w:rPr>
          <w:b/>
          <w:lang w:eastAsia="x-none"/>
        </w:rPr>
        <w:tab/>
        <w:t>CATT</w:t>
      </w:r>
    </w:p>
    <w:p w14:paraId="225B8456" w14:textId="3ACEFCF2" w:rsidR="00F423BB" w:rsidRDefault="0058452E" w:rsidP="00F423BB">
      <w:pPr>
        <w:rPr>
          <w:lang w:eastAsia="x-none"/>
        </w:rPr>
      </w:pPr>
      <w:hyperlink r:id="rId1885" w:history="1">
        <w:r w:rsidR="000F2B08">
          <w:rPr>
            <w:rStyle w:val="Hyperlink"/>
            <w:lang w:eastAsia="x-none"/>
          </w:rPr>
          <w:t>R1-1806370</w:t>
        </w:r>
      </w:hyperlink>
      <w:r w:rsidR="00F423BB">
        <w:rPr>
          <w:lang w:eastAsia="x-none"/>
        </w:rPr>
        <w:tab/>
        <w:t>Discussion on power control signalling</w:t>
      </w:r>
      <w:r w:rsidR="00F423BB">
        <w:rPr>
          <w:lang w:eastAsia="x-none"/>
        </w:rPr>
        <w:tab/>
        <w:t>CMCC</w:t>
      </w:r>
    </w:p>
    <w:p w14:paraId="2BF097FB" w14:textId="022ED0D3" w:rsidR="00F423BB" w:rsidRDefault="0058452E" w:rsidP="00F423BB">
      <w:pPr>
        <w:rPr>
          <w:lang w:eastAsia="x-none"/>
        </w:rPr>
      </w:pPr>
      <w:hyperlink r:id="rId1886" w:history="1">
        <w:r w:rsidR="000F2B08">
          <w:rPr>
            <w:rStyle w:val="Hyperlink"/>
            <w:lang w:eastAsia="x-none"/>
          </w:rPr>
          <w:t>R1-1806526</w:t>
        </w:r>
      </w:hyperlink>
      <w:r w:rsidR="00F423BB">
        <w:rPr>
          <w:lang w:eastAsia="x-none"/>
        </w:rPr>
        <w:tab/>
        <w:t>Remaining Issues on Power Control Framework</w:t>
      </w:r>
      <w:r w:rsidR="00F423BB">
        <w:rPr>
          <w:lang w:eastAsia="x-none"/>
        </w:rPr>
        <w:tab/>
        <w:t>Intel Corporation</w:t>
      </w:r>
    </w:p>
    <w:p w14:paraId="48034FA0" w14:textId="2B0C1DE5" w:rsidR="00F423BB" w:rsidRDefault="0058452E" w:rsidP="00F423BB">
      <w:pPr>
        <w:rPr>
          <w:lang w:eastAsia="x-none"/>
        </w:rPr>
      </w:pPr>
      <w:hyperlink r:id="rId1887" w:history="1">
        <w:r w:rsidR="000F2B08">
          <w:rPr>
            <w:rStyle w:val="Hyperlink"/>
            <w:lang w:eastAsia="x-none"/>
          </w:rPr>
          <w:t>R1-1806632</w:t>
        </w:r>
      </w:hyperlink>
      <w:r w:rsidR="00F423BB">
        <w:rPr>
          <w:lang w:eastAsia="x-none"/>
        </w:rPr>
        <w:tab/>
        <w:t>Remaining issues on non-CA aspect of UL power control</w:t>
      </w:r>
      <w:r w:rsidR="00F423BB">
        <w:rPr>
          <w:lang w:eastAsia="x-none"/>
        </w:rPr>
        <w:tab/>
        <w:t>LG Electronics</w:t>
      </w:r>
    </w:p>
    <w:p w14:paraId="421285FD" w14:textId="40DF3201" w:rsidR="00F423BB" w:rsidRDefault="0058452E" w:rsidP="00F423BB">
      <w:pPr>
        <w:rPr>
          <w:lang w:eastAsia="x-none"/>
        </w:rPr>
      </w:pPr>
      <w:hyperlink r:id="rId1888" w:history="1">
        <w:r w:rsidR="000F2B08">
          <w:rPr>
            <w:rStyle w:val="Hyperlink"/>
            <w:lang w:eastAsia="x-none"/>
          </w:rPr>
          <w:t>R1-1806743</w:t>
        </w:r>
      </w:hyperlink>
      <w:r w:rsidR="00F423BB">
        <w:rPr>
          <w:lang w:eastAsia="x-none"/>
        </w:rPr>
        <w:tab/>
        <w:t>Corrections on UL Power Control</w:t>
      </w:r>
      <w:r w:rsidR="00F423BB">
        <w:rPr>
          <w:lang w:eastAsia="x-none"/>
        </w:rPr>
        <w:tab/>
        <w:t>Samsung</w:t>
      </w:r>
    </w:p>
    <w:p w14:paraId="5BAB2515" w14:textId="431F4EF3" w:rsidR="00F423BB" w:rsidRDefault="0058452E" w:rsidP="00F423BB">
      <w:pPr>
        <w:rPr>
          <w:lang w:eastAsia="x-none"/>
        </w:rPr>
      </w:pPr>
      <w:hyperlink r:id="rId1889" w:history="1">
        <w:r w:rsidR="000F2B08">
          <w:rPr>
            <w:rStyle w:val="Hyperlink"/>
          </w:rPr>
          <w:t>R1-1807626</w:t>
        </w:r>
      </w:hyperlink>
      <w:r w:rsidR="00F423BB">
        <w:rPr>
          <w:lang w:eastAsia="x-none"/>
        </w:rPr>
        <w:tab/>
        <w:t>Remaining issues of UL power control</w:t>
      </w:r>
      <w:r w:rsidR="00F423BB">
        <w:rPr>
          <w:lang w:eastAsia="x-none"/>
        </w:rPr>
        <w:tab/>
        <w:t>MediaTek Inc.</w:t>
      </w:r>
      <w:r w:rsidR="00D2699B">
        <w:rPr>
          <w:lang w:eastAsia="x-none"/>
        </w:rPr>
        <w:tab/>
        <w:t>(</w:t>
      </w:r>
      <w:hyperlink r:id="rId1890" w:history="1">
        <w:r w:rsidR="000F2B08">
          <w:rPr>
            <w:rStyle w:val="Hyperlink"/>
            <w:lang w:eastAsia="x-none"/>
          </w:rPr>
          <w:t>R1-1806802</w:t>
        </w:r>
      </w:hyperlink>
      <w:r w:rsidR="00D2699B">
        <w:rPr>
          <w:lang w:eastAsia="x-none"/>
        </w:rPr>
        <w:t>)</w:t>
      </w:r>
    </w:p>
    <w:p w14:paraId="4FBA7F3A" w14:textId="3FF33D9C" w:rsidR="00F423BB" w:rsidRDefault="0058452E" w:rsidP="00F423BB">
      <w:pPr>
        <w:rPr>
          <w:lang w:eastAsia="x-none"/>
        </w:rPr>
      </w:pPr>
      <w:hyperlink r:id="rId1891" w:history="1">
        <w:r w:rsidR="000F2B08">
          <w:rPr>
            <w:rStyle w:val="Hyperlink"/>
            <w:lang w:eastAsia="x-none"/>
          </w:rPr>
          <w:t>R1-1806829</w:t>
        </w:r>
      </w:hyperlink>
      <w:r w:rsidR="00F423BB">
        <w:rPr>
          <w:lang w:eastAsia="x-none"/>
        </w:rPr>
        <w:tab/>
        <w:t>Remaining issues on uplink power control for non-CA</w:t>
      </w:r>
      <w:r w:rsidR="00F423BB">
        <w:rPr>
          <w:lang w:eastAsia="x-none"/>
        </w:rPr>
        <w:tab/>
        <w:t>OPPO</w:t>
      </w:r>
    </w:p>
    <w:p w14:paraId="40AFC3CA" w14:textId="2EA1977D" w:rsidR="00F423BB" w:rsidRDefault="0058452E" w:rsidP="00F423BB">
      <w:pPr>
        <w:rPr>
          <w:lang w:eastAsia="x-none"/>
        </w:rPr>
      </w:pPr>
      <w:hyperlink r:id="rId1892" w:history="1">
        <w:r w:rsidR="000F2B08">
          <w:rPr>
            <w:rStyle w:val="Hyperlink"/>
            <w:lang w:eastAsia="x-none"/>
          </w:rPr>
          <w:t>R1-1807017</w:t>
        </w:r>
      </w:hyperlink>
      <w:r w:rsidR="00F423BB">
        <w:rPr>
          <w:lang w:eastAsia="x-none"/>
        </w:rPr>
        <w:tab/>
        <w:t xml:space="preserve">Discussion on Pathloss Update during Beam Switch </w:t>
      </w:r>
      <w:r w:rsidR="00F423BB">
        <w:rPr>
          <w:lang w:eastAsia="x-none"/>
        </w:rPr>
        <w:tab/>
        <w:t>InterDigital, Inc.</w:t>
      </w:r>
    </w:p>
    <w:p w14:paraId="31F6EF8E" w14:textId="2C5A42BE" w:rsidR="00F423BB" w:rsidRDefault="0058452E" w:rsidP="00F423BB">
      <w:pPr>
        <w:rPr>
          <w:lang w:eastAsia="x-none"/>
        </w:rPr>
      </w:pPr>
      <w:hyperlink r:id="rId1893" w:history="1">
        <w:r w:rsidR="000F2B08">
          <w:rPr>
            <w:rStyle w:val="Hyperlink"/>
            <w:lang w:eastAsia="x-none"/>
          </w:rPr>
          <w:t>R1-1807151</w:t>
        </w:r>
      </w:hyperlink>
      <w:r w:rsidR="00F423BB">
        <w:rPr>
          <w:lang w:eastAsia="x-none"/>
        </w:rPr>
        <w:tab/>
        <w:t>Remaining issues on group common TPC command</w:t>
      </w:r>
      <w:r w:rsidR="00F423BB">
        <w:rPr>
          <w:lang w:eastAsia="x-none"/>
        </w:rPr>
        <w:tab/>
        <w:t>NTT DOCOMO, INC.</w:t>
      </w:r>
    </w:p>
    <w:p w14:paraId="6950E5E3" w14:textId="30F32E97" w:rsidR="00F423BB" w:rsidRDefault="0058452E" w:rsidP="00F423BB">
      <w:pPr>
        <w:rPr>
          <w:lang w:eastAsia="x-none"/>
        </w:rPr>
      </w:pPr>
      <w:hyperlink r:id="rId1894" w:history="1">
        <w:r w:rsidR="000F2B08">
          <w:rPr>
            <w:rStyle w:val="Hyperlink"/>
            <w:lang w:eastAsia="x-none"/>
          </w:rPr>
          <w:t>R1-1807265</w:t>
        </w:r>
      </w:hyperlink>
      <w:r w:rsidR="00F423BB">
        <w:rPr>
          <w:lang w:eastAsia="x-none"/>
        </w:rPr>
        <w:tab/>
        <w:t>Remaining issues for NR power control</w:t>
      </w:r>
      <w:r w:rsidR="00F423BB">
        <w:rPr>
          <w:lang w:eastAsia="x-none"/>
        </w:rPr>
        <w:tab/>
        <w:t>Ericsson</w:t>
      </w:r>
    </w:p>
    <w:p w14:paraId="5F90245B" w14:textId="60379B82" w:rsidR="00F423BB" w:rsidRDefault="0058452E" w:rsidP="00F423BB">
      <w:pPr>
        <w:rPr>
          <w:lang w:eastAsia="x-none"/>
        </w:rPr>
      </w:pPr>
      <w:hyperlink r:id="rId1895" w:history="1">
        <w:r w:rsidR="000F2B08">
          <w:rPr>
            <w:rStyle w:val="Hyperlink"/>
            <w:lang w:eastAsia="x-none"/>
          </w:rPr>
          <w:t>R1-1807278</w:t>
        </w:r>
      </w:hyperlink>
      <w:r w:rsidR="00F423BB">
        <w:rPr>
          <w:lang w:eastAsia="x-none"/>
        </w:rPr>
        <w:tab/>
        <w:t>Remaining Details on non-CA NR UL power control</w:t>
      </w:r>
      <w:r w:rsidR="00F423BB">
        <w:rPr>
          <w:lang w:eastAsia="x-none"/>
        </w:rPr>
        <w:tab/>
        <w:t>Motorola Mobility, Lenovo</w:t>
      </w:r>
    </w:p>
    <w:p w14:paraId="37CFB0AB" w14:textId="4BFCB5D1" w:rsidR="00F423BB" w:rsidRDefault="0058452E" w:rsidP="00F423BB">
      <w:pPr>
        <w:rPr>
          <w:lang w:eastAsia="x-none"/>
        </w:rPr>
      </w:pPr>
      <w:hyperlink r:id="rId1896" w:history="1">
        <w:r w:rsidR="000F2B08">
          <w:rPr>
            <w:rStyle w:val="Hyperlink"/>
            <w:lang w:eastAsia="x-none"/>
          </w:rPr>
          <w:t>R1-1807372</w:t>
        </w:r>
      </w:hyperlink>
      <w:r w:rsidR="00F423BB">
        <w:rPr>
          <w:lang w:eastAsia="x-none"/>
        </w:rPr>
        <w:tab/>
        <w:t>Remaining issues on power control for NR</w:t>
      </w:r>
      <w:r w:rsidR="00F423BB">
        <w:rPr>
          <w:lang w:eastAsia="x-none"/>
        </w:rPr>
        <w:tab/>
        <w:t>Qualcomm Incorporated</w:t>
      </w:r>
    </w:p>
    <w:p w14:paraId="35B96265" w14:textId="61A0230E" w:rsidR="00F423BB" w:rsidRDefault="0058452E" w:rsidP="00F423BB">
      <w:pPr>
        <w:rPr>
          <w:lang w:eastAsia="x-none"/>
        </w:rPr>
      </w:pPr>
      <w:hyperlink r:id="rId1897" w:history="1">
        <w:r w:rsidR="000F2B08">
          <w:rPr>
            <w:rStyle w:val="Hyperlink"/>
            <w:lang w:eastAsia="x-none"/>
          </w:rPr>
          <w:t>R1-1807404</w:t>
        </w:r>
      </w:hyperlink>
      <w:r w:rsidR="00F423BB">
        <w:rPr>
          <w:lang w:eastAsia="x-none"/>
        </w:rPr>
        <w:tab/>
        <w:t>Remaining details on NR PUSCH power control</w:t>
      </w:r>
      <w:r w:rsidR="00F423BB">
        <w:rPr>
          <w:lang w:eastAsia="x-none"/>
        </w:rPr>
        <w:tab/>
        <w:t>Nokia, Nokia Shanghai Bell</w:t>
      </w:r>
    </w:p>
    <w:p w14:paraId="2400811A" w14:textId="77777777" w:rsidR="00F423BB" w:rsidRDefault="00F423BB" w:rsidP="00F423BB">
      <w:pPr>
        <w:pStyle w:val="Heading4"/>
      </w:pPr>
      <w:bookmarkStart w:id="4332" w:name="_Toc513839889"/>
      <w:bookmarkStart w:id="4333" w:name="_Toc516232651"/>
      <w:r>
        <w:t>NR UL power control – CA aspects</w:t>
      </w:r>
      <w:bookmarkEnd w:id="4332"/>
      <w:bookmarkEnd w:id="4333"/>
    </w:p>
    <w:p w14:paraId="42659611" w14:textId="428FDF92" w:rsidR="00F423BB" w:rsidRPr="00D2699B" w:rsidRDefault="0058452E" w:rsidP="00F423BB">
      <w:pPr>
        <w:rPr>
          <w:b/>
          <w:lang w:eastAsia="x-none"/>
        </w:rPr>
      </w:pPr>
      <w:hyperlink r:id="rId1898" w:history="1">
        <w:r w:rsidR="000F2B08">
          <w:rPr>
            <w:rStyle w:val="Hyperlink"/>
            <w:b/>
          </w:rPr>
          <w:t>R1-1807660</w:t>
        </w:r>
      </w:hyperlink>
      <w:r w:rsidR="00F423BB" w:rsidRPr="00D2699B">
        <w:rPr>
          <w:b/>
          <w:lang w:eastAsia="x-none"/>
        </w:rPr>
        <w:tab/>
        <w:t>Summary of NR UL power control – CA/DC aspects</w:t>
      </w:r>
      <w:r w:rsidR="00F423BB" w:rsidRPr="00D2699B">
        <w:rPr>
          <w:b/>
          <w:lang w:eastAsia="x-none"/>
        </w:rPr>
        <w:tab/>
        <w:t>Samsung</w:t>
      </w:r>
    </w:p>
    <w:p w14:paraId="4E3AD8ED" w14:textId="77777777" w:rsidR="00F423BB" w:rsidRDefault="00F423BB" w:rsidP="00F423BB">
      <w:pPr>
        <w:rPr>
          <w:lang w:eastAsia="x-none"/>
        </w:rPr>
      </w:pPr>
    </w:p>
    <w:p w14:paraId="42A0D244" w14:textId="77777777" w:rsidR="00F423BB" w:rsidRPr="00D2699B" w:rsidRDefault="00F423BB" w:rsidP="00F423BB">
      <w:pPr>
        <w:snapToGrid w:val="0"/>
        <w:jc w:val="both"/>
        <w:rPr>
          <w:szCs w:val="28"/>
        </w:rPr>
      </w:pPr>
      <w:r w:rsidRPr="00D2699B">
        <w:rPr>
          <w:szCs w:val="28"/>
          <w:highlight w:val="green"/>
        </w:rPr>
        <w:t>Agreement</w:t>
      </w:r>
    </w:p>
    <w:p w14:paraId="2EAF5033" w14:textId="77777777" w:rsidR="00F423BB" w:rsidRPr="00C13AE3" w:rsidRDefault="00F423BB" w:rsidP="00F423BB">
      <w:pPr>
        <w:snapToGrid w:val="0"/>
        <w:jc w:val="both"/>
        <w:rPr>
          <w:szCs w:val="28"/>
        </w:rPr>
      </w:pPr>
      <w:r w:rsidRPr="00C13AE3">
        <w:rPr>
          <w:rFonts w:hint="eastAsia"/>
          <w:szCs w:val="28"/>
        </w:rPr>
        <w:t xml:space="preserve">In case of UL CA with different SCSs, when the slot of the UL transmission carrying the PHR overlaps with the slot on CC with higher SCS, the PH of the first slot with higher SCS </w:t>
      </w:r>
      <w:r w:rsidRPr="00C13AE3">
        <w:rPr>
          <w:szCs w:val="28"/>
        </w:rPr>
        <w:t xml:space="preserve">that fully overlaps with the slot with the lower SCS </w:t>
      </w:r>
      <w:r w:rsidRPr="00C13AE3">
        <w:rPr>
          <w:rFonts w:hint="eastAsia"/>
          <w:szCs w:val="28"/>
        </w:rPr>
        <w:t>is reported.</w:t>
      </w:r>
    </w:p>
    <w:p w14:paraId="16A471AC" w14:textId="77777777" w:rsidR="00F423BB" w:rsidRDefault="00F423BB" w:rsidP="00F423BB"/>
    <w:p w14:paraId="3DA98F5A" w14:textId="77777777" w:rsidR="00F423BB" w:rsidRPr="00D2699B" w:rsidRDefault="00F423BB" w:rsidP="00F423BB">
      <w:pPr>
        <w:snapToGrid w:val="0"/>
        <w:jc w:val="both"/>
        <w:rPr>
          <w:szCs w:val="20"/>
        </w:rPr>
      </w:pPr>
      <w:r w:rsidRPr="00D2699B">
        <w:rPr>
          <w:szCs w:val="20"/>
          <w:highlight w:val="green"/>
        </w:rPr>
        <w:t>Agreement</w:t>
      </w:r>
    </w:p>
    <w:p w14:paraId="2CED4E8E" w14:textId="77777777" w:rsidR="00F423BB" w:rsidRPr="00DB188A" w:rsidRDefault="00F423BB" w:rsidP="00F423BB">
      <w:pPr>
        <w:snapToGrid w:val="0"/>
        <w:jc w:val="both"/>
        <w:rPr>
          <w:szCs w:val="20"/>
        </w:rPr>
      </w:pPr>
      <w:r w:rsidRPr="00DB188A">
        <w:rPr>
          <w:rFonts w:hint="eastAsia"/>
          <w:szCs w:val="20"/>
        </w:rPr>
        <w:t>RAN1 changes the text in TS38.213 to be consistent with TS38.321 on how UE determines whether PH value for an activated Serving Cell is based on real transmission or a reference format.</w:t>
      </w:r>
      <w:r w:rsidRPr="00DB188A">
        <w:rPr>
          <w:szCs w:val="20"/>
        </w:rPr>
        <w:t xml:space="preserve"> The text from TS38.321 is provided below:</w:t>
      </w:r>
    </w:p>
    <w:p w14:paraId="26EB75C7" w14:textId="77777777" w:rsidR="00F423BB" w:rsidRPr="00DB188A" w:rsidRDefault="00F423BB" w:rsidP="00F423BB">
      <w:pPr>
        <w:rPr>
          <w:i/>
          <w:szCs w:val="20"/>
          <w:lang w:eastAsia="ko-KR"/>
        </w:rPr>
      </w:pPr>
      <w:r>
        <w:rPr>
          <w:i/>
          <w:szCs w:val="20"/>
          <w:lang w:eastAsia="ko-KR"/>
        </w:rPr>
        <w:t>“</w:t>
      </w:r>
      <w:r w:rsidRPr="00DB188A">
        <w:rPr>
          <w:i/>
          <w:szCs w:val="20"/>
          <w:lang w:eastAsia="ko-KR"/>
        </w:rPr>
        <w:t>UE determines whether PH value for an activated Serving Cell is based on real transmission or a reference format by considering the downlink control information which has been received until and including the PDCCH occasion in which the first UL grant is received since a PHR has been triggered.</w:t>
      </w:r>
      <w:r>
        <w:rPr>
          <w:i/>
          <w:szCs w:val="20"/>
          <w:lang w:eastAsia="ko-KR"/>
        </w:rPr>
        <w:t>”</w:t>
      </w:r>
    </w:p>
    <w:p w14:paraId="3212251E" w14:textId="77777777" w:rsidR="00F423BB" w:rsidRPr="0018731D" w:rsidRDefault="00F423BB" w:rsidP="00F423BB">
      <w:pPr>
        <w:snapToGrid w:val="0"/>
        <w:jc w:val="both"/>
        <w:rPr>
          <w:szCs w:val="28"/>
        </w:rPr>
      </w:pPr>
    </w:p>
    <w:p w14:paraId="7D26B0DC" w14:textId="77777777" w:rsidR="00F423BB" w:rsidRPr="009C7146" w:rsidRDefault="00F423BB" w:rsidP="00F423BB">
      <w:pPr>
        <w:snapToGrid w:val="0"/>
        <w:jc w:val="both"/>
        <w:rPr>
          <w:szCs w:val="20"/>
        </w:rPr>
      </w:pPr>
      <w:r w:rsidRPr="009C7146">
        <w:rPr>
          <w:szCs w:val="20"/>
          <w:highlight w:val="darkYellow"/>
        </w:rPr>
        <w:t>Working Assumption</w:t>
      </w:r>
    </w:p>
    <w:p w14:paraId="505BD444" w14:textId="77777777" w:rsidR="00F423BB" w:rsidRPr="009C7146" w:rsidRDefault="00F423BB" w:rsidP="00F423BB">
      <w:pPr>
        <w:snapToGrid w:val="0"/>
        <w:jc w:val="both"/>
        <w:rPr>
          <w:szCs w:val="20"/>
        </w:rPr>
      </w:pPr>
      <w:r w:rsidRPr="009C7146">
        <w:rPr>
          <w:szCs w:val="20"/>
        </w:rPr>
        <w:t>For CA, w</w:t>
      </w:r>
      <w:r w:rsidRPr="009C7146">
        <w:rPr>
          <w:rFonts w:hint="eastAsia"/>
          <w:szCs w:val="20"/>
        </w:rPr>
        <w:t>hen calculating the PHR of a cell based on a real transmission, transmissions whose DCI come after the first DCI after PHR trigger are ignored.</w:t>
      </w:r>
    </w:p>
    <w:p w14:paraId="6DEB27B7" w14:textId="77777777" w:rsidR="00F423BB" w:rsidRPr="00DB188A" w:rsidRDefault="00F423BB" w:rsidP="00F423BB">
      <w:pPr>
        <w:snapToGrid w:val="0"/>
        <w:jc w:val="center"/>
        <w:rPr>
          <w:szCs w:val="20"/>
        </w:rPr>
      </w:pPr>
    </w:p>
    <w:p w14:paraId="715F90B6" w14:textId="77777777" w:rsidR="00F423BB" w:rsidRPr="00BC1FC5" w:rsidRDefault="00F423BB" w:rsidP="00F423BB">
      <w:pPr>
        <w:snapToGrid w:val="0"/>
        <w:jc w:val="both"/>
        <w:rPr>
          <w:b/>
          <w:szCs w:val="20"/>
        </w:rPr>
      </w:pPr>
      <w:r w:rsidRPr="00BC1FC5">
        <w:rPr>
          <w:b/>
          <w:szCs w:val="20"/>
        </w:rPr>
        <w:t>Conclusion</w:t>
      </w:r>
    </w:p>
    <w:p w14:paraId="7A3F926C" w14:textId="77777777" w:rsidR="00F423BB" w:rsidRPr="00BC1FC5" w:rsidRDefault="00F423BB" w:rsidP="00D2699B">
      <w:pPr>
        <w:snapToGrid w:val="0"/>
        <w:jc w:val="both"/>
        <w:rPr>
          <w:szCs w:val="20"/>
        </w:rPr>
      </w:pPr>
      <w:r>
        <w:rPr>
          <w:szCs w:val="20"/>
        </w:rPr>
        <w:t>Editor to note the text proposal below which was agreed in RAN1#92.</w:t>
      </w:r>
    </w:p>
    <w:p w14:paraId="73E12042" w14:textId="77777777" w:rsidR="00F423BB" w:rsidRPr="00BC1FC5" w:rsidRDefault="00F423BB" w:rsidP="00D2699B">
      <w:pPr>
        <w:snapToGrid w:val="0"/>
        <w:jc w:val="both"/>
        <w:rPr>
          <w:szCs w:val="20"/>
        </w:rPr>
      </w:pPr>
      <w:r w:rsidRPr="00BC1FC5">
        <w:rPr>
          <w:rFonts w:hint="eastAsia"/>
          <w:szCs w:val="20"/>
        </w:rPr>
        <w:t>To capture the following text proposal:</w:t>
      </w:r>
    </w:p>
    <w:p w14:paraId="1E9F7AE4" w14:textId="77777777" w:rsidR="00F423BB" w:rsidRPr="00FA47FC" w:rsidRDefault="00F423BB" w:rsidP="00D2699B">
      <w:pPr>
        <w:jc w:val="both"/>
        <w:rPr>
          <w:rFonts w:ascii="Times New Roman" w:eastAsia="MS Mincho" w:hAnsi="Times New Roman"/>
        </w:rPr>
      </w:pPr>
      <w:r>
        <w:rPr>
          <w:rFonts w:ascii="Times New Roman" w:eastAsia="MS Mincho" w:hAnsi="Times New Roman"/>
        </w:rPr>
        <w:t xml:space="preserve">---------------- </w:t>
      </w:r>
      <w:r w:rsidRPr="004A4117">
        <w:rPr>
          <w:rFonts w:ascii="Times New Roman" w:hAnsi="Times New Roman" w:hint="eastAsia"/>
        </w:rPr>
        <w:t>S</w:t>
      </w:r>
      <w:r w:rsidRPr="00FA47FC">
        <w:rPr>
          <w:rFonts w:ascii="Times New Roman" w:eastAsia="MS Mincho" w:hAnsi="Times New Roman"/>
        </w:rPr>
        <w:t>tart TP for 38.213 sub clause 7.6.1 ----------------------------------</w:t>
      </w:r>
    </w:p>
    <w:p w14:paraId="673A3A7E" w14:textId="77777777" w:rsidR="00F423BB" w:rsidRPr="00BC1FC5" w:rsidRDefault="00F423BB" w:rsidP="00D2699B">
      <w:pPr>
        <w:snapToGrid w:val="0"/>
        <w:jc w:val="both"/>
        <w:rPr>
          <w:szCs w:val="20"/>
        </w:rPr>
      </w:pPr>
      <w:r w:rsidRPr="00BC1FC5">
        <w:rPr>
          <w:szCs w:val="20"/>
        </w:rPr>
        <w:t>If the UE indicates a capability for dynamic power sharing between EUTRA and NR and</w:t>
      </w:r>
    </w:p>
    <w:p w14:paraId="3FE2E06B" w14:textId="77777777" w:rsidR="00F423BB" w:rsidRPr="00FA47FC" w:rsidRDefault="00F423BB" w:rsidP="00D2699B">
      <w:pPr>
        <w:overflowPunct w:val="0"/>
        <w:autoSpaceDE w:val="0"/>
        <w:autoSpaceDN w:val="0"/>
        <w:adjustRightInd w:val="0"/>
        <w:ind w:left="851" w:hanging="284"/>
        <w:textAlignment w:val="baseline"/>
        <w:rPr>
          <w:rFonts w:ascii="Times New Roman" w:eastAsia="Times New Roman" w:hAnsi="Times New Roman"/>
          <w:szCs w:val="20"/>
        </w:rPr>
      </w:pPr>
      <w:r w:rsidRPr="00FA47FC">
        <w:rPr>
          <w:rFonts w:ascii="Times New Roman" w:eastAsia="Times New Roman" w:hAnsi="Times New Roman"/>
          <w:szCs w:val="20"/>
        </w:rPr>
        <w:t>-</w:t>
      </w:r>
      <w:r w:rsidRPr="00FA47FC">
        <w:rPr>
          <w:rFonts w:ascii="Times New Roman" w:eastAsia="Times New Roman" w:hAnsi="Times New Roman"/>
          <w:szCs w:val="20"/>
        </w:rPr>
        <w:tab/>
        <w:t xml:space="preserve">if the UE is not configured for operation with shortened TTI and processing time on the MCG [13, TS 36.213], and </w:t>
      </w:r>
    </w:p>
    <w:p w14:paraId="7DC8513E" w14:textId="77777777" w:rsidR="00F423BB" w:rsidRPr="00FA47FC" w:rsidRDefault="00F423BB" w:rsidP="00D2699B">
      <w:pPr>
        <w:overflowPunct w:val="0"/>
        <w:autoSpaceDE w:val="0"/>
        <w:autoSpaceDN w:val="0"/>
        <w:adjustRightInd w:val="0"/>
        <w:ind w:left="851" w:hanging="284"/>
        <w:textAlignment w:val="baseline"/>
        <w:rPr>
          <w:rFonts w:ascii="Times New Roman" w:eastAsia="Times New Roman" w:hAnsi="Times New Roman"/>
          <w:szCs w:val="20"/>
        </w:rPr>
      </w:pPr>
      <w:r w:rsidRPr="00FA47FC">
        <w:rPr>
          <w:rFonts w:ascii="Times New Roman" w:eastAsia="Times New Roman" w:hAnsi="Times New Roman"/>
          <w:szCs w:val="20"/>
        </w:rPr>
        <w:lastRenderedPageBreak/>
        <w:t>-</w:t>
      </w:r>
      <w:r w:rsidRPr="00FA47FC">
        <w:rPr>
          <w:rFonts w:ascii="Times New Roman" w:eastAsia="Times New Roman" w:hAnsi="Times New Roman"/>
          <w:szCs w:val="20"/>
        </w:rPr>
        <w:tab/>
        <w:t xml:space="preserve">if the UE transmission(s) in subframe </w:t>
      </w:r>
      <w:r w:rsidR="0058452E">
        <w:rPr>
          <w:rFonts w:ascii="Times New Roman" w:eastAsia="Times New Roman" w:hAnsi="Times New Roman"/>
          <w:position w:val="-10"/>
          <w:szCs w:val="20"/>
        </w:rPr>
        <w:pict w14:anchorId="7DC5860B">
          <v:shape id="_x0000_i1203" type="#_x0000_t75" style="width:6pt;height:18pt">
            <v:imagedata r:id="rId1899" o:title=""/>
          </v:shape>
        </w:pict>
      </w:r>
      <w:r w:rsidRPr="00FA47FC">
        <w:rPr>
          <w:rFonts w:ascii="Times New Roman" w:eastAsia="Times New Roman" w:hAnsi="Times New Roman" w:hint="eastAsia"/>
          <w:szCs w:val="20"/>
          <w:lang w:eastAsia="zh-CN"/>
        </w:rPr>
        <w:t xml:space="preserve"> </w:t>
      </w:r>
      <w:r w:rsidRPr="00FA47FC">
        <w:rPr>
          <w:rFonts w:ascii="Times New Roman" w:eastAsia="Times New Roman" w:hAnsi="Times New Roman"/>
          <w:szCs w:val="20"/>
          <w:lang w:eastAsia="zh-CN"/>
        </w:rPr>
        <w:t xml:space="preserve">of the MCG overlap in time with UE transmission(s) in slot </w:t>
      </w:r>
      <w:r w:rsidR="0058452E">
        <w:rPr>
          <w:rFonts w:ascii="Times New Roman" w:eastAsia="Times New Roman" w:hAnsi="Times New Roman"/>
          <w:position w:val="-10"/>
          <w:szCs w:val="20"/>
        </w:rPr>
        <w:pict w14:anchorId="1DB44A9C">
          <v:shape id="_x0000_i1204" type="#_x0000_t75" style="width:12pt;height:18pt">
            <v:imagedata r:id="rId1900" o:title=""/>
          </v:shape>
        </w:pict>
      </w:r>
      <w:r w:rsidRPr="00FA47FC">
        <w:rPr>
          <w:rFonts w:ascii="Times New Roman" w:eastAsia="Times New Roman" w:hAnsi="Times New Roman"/>
          <w:szCs w:val="20"/>
        </w:rPr>
        <w:t xml:space="preserve"> of the SCG, and</w:t>
      </w:r>
    </w:p>
    <w:p w14:paraId="08E1B8B4" w14:textId="77777777" w:rsidR="00F423BB" w:rsidRPr="00FA47FC" w:rsidRDefault="00F423BB" w:rsidP="00D2699B">
      <w:pPr>
        <w:overflowPunct w:val="0"/>
        <w:autoSpaceDE w:val="0"/>
        <w:autoSpaceDN w:val="0"/>
        <w:adjustRightInd w:val="0"/>
        <w:ind w:left="851" w:hanging="284"/>
        <w:textAlignment w:val="baseline"/>
        <w:rPr>
          <w:rFonts w:ascii="Times New Roman" w:eastAsia="Times New Roman" w:hAnsi="Times New Roman"/>
          <w:szCs w:val="20"/>
        </w:rPr>
      </w:pPr>
      <w:r w:rsidRPr="00FA47FC">
        <w:rPr>
          <w:rFonts w:ascii="Times New Roman" w:eastAsia="Times New Roman" w:hAnsi="Times New Roman"/>
          <w:szCs w:val="20"/>
        </w:rPr>
        <w:t>-</w:t>
      </w:r>
      <w:r w:rsidRPr="00FA47FC">
        <w:rPr>
          <w:rFonts w:ascii="Times New Roman" w:eastAsia="Times New Roman" w:hAnsi="Times New Roman"/>
          <w:szCs w:val="20"/>
        </w:rPr>
        <w:tab/>
        <w:t xml:space="preserve">if </w:t>
      </w:r>
      <w:r w:rsidR="0058452E">
        <w:rPr>
          <w:rFonts w:ascii="Times New Roman" w:eastAsia="Times New Roman" w:hAnsi="Times New Roman"/>
          <w:position w:val="-10"/>
          <w:szCs w:val="20"/>
        </w:rPr>
        <w:pict w14:anchorId="289F0AD4">
          <v:shape id="_x0000_i1205" type="#_x0000_t75" style="width:114pt;height:18pt">
            <v:imagedata r:id="rId1901" o:title=""/>
          </v:shape>
        </w:pict>
      </w:r>
      <w:r w:rsidRPr="00FA47FC">
        <w:rPr>
          <w:rFonts w:ascii="Times New Roman" w:eastAsia="Times New Roman" w:hAnsi="Times New Roman"/>
          <w:szCs w:val="20"/>
        </w:rPr>
        <w:t xml:space="preserve"> in </w:t>
      </w:r>
      <w:del w:id="4334" w:author="Ericsson1" w:date="2018-05-10T19:08:00Z">
        <w:r w:rsidRPr="00FA47FC" w:rsidDel="0082560A">
          <w:rPr>
            <w:rFonts w:ascii="Times New Roman" w:eastAsia="Times New Roman" w:hAnsi="Times New Roman"/>
            <w:szCs w:val="20"/>
          </w:rPr>
          <w:delText xml:space="preserve">a </w:delText>
        </w:r>
      </w:del>
      <w:ins w:id="4335" w:author="Ericsson1" w:date="2018-05-10T19:08:00Z">
        <w:r w:rsidRPr="00FA47FC">
          <w:rPr>
            <w:rFonts w:ascii="Times New Roman" w:eastAsia="Times New Roman" w:hAnsi="Times New Roman"/>
            <w:szCs w:val="20"/>
          </w:rPr>
          <w:t xml:space="preserve">any </w:t>
        </w:r>
      </w:ins>
      <w:r w:rsidRPr="00FA47FC">
        <w:rPr>
          <w:rFonts w:ascii="Times New Roman" w:eastAsia="Times New Roman" w:hAnsi="Times New Roman"/>
          <w:szCs w:val="20"/>
        </w:rPr>
        <w:t xml:space="preserve">portion of </w:t>
      </w:r>
      <w:r w:rsidRPr="00FA47FC">
        <w:rPr>
          <w:rFonts w:ascii="Times New Roman" w:eastAsia="Times New Roman" w:hAnsi="Times New Roman"/>
          <w:szCs w:val="20"/>
          <w:lang w:eastAsia="zh-CN"/>
        </w:rPr>
        <w:t xml:space="preserve">slot </w:t>
      </w:r>
      <w:r w:rsidR="0058452E">
        <w:rPr>
          <w:rFonts w:ascii="Times New Roman" w:eastAsia="Times New Roman" w:hAnsi="Times New Roman"/>
          <w:position w:val="-10"/>
          <w:szCs w:val="20"/>
        </w:rPr>
        <w:pict w14:anchorId="786F3DC8">
          <v:shape id="_x0000_i1206" type="#_x0000_t75" style="width:12pt;height:18pt">
            <v:imagedata r:id="rId1900" o:title=""/>
          </v:shape>
        </w:pict>
      </w:r>
      <w:r w:rsidRPr="00FA47FC">
        <w:rPr>
          <w:rFonts w:ascii="Times New Roman" w:eastAsia="Times New Roman" w:hAnsi="Times New Roman"/>
          <w:szCs w:val="20"/>
        </w:rPr>
        <w:t xml:space="preserve"> of the SCG</w:t>
      </w:r>
      <w:r w:rsidRPr="00FA47FC">
        <w:rPr>
          <w:rFonts w:ascii="Times New Roman" w:eastAsia="Times New Roman" w:hAnsi="Times New Roman" w:hint="eastAsia"/>
          <w:szCs w:val="20"/>
          <w:lang w:eastAsia="zh-CN"/>
        </w:rPr>
        <w:t xml:space="preserve">, </w:t>
      </w:r>
    </w:p>
    <w:p w14:paraId="56778A8F" w14:textId="77777777" w:rsidR="00F423BB" w:rsidRPr="00FA47FC" w:rsidRDefault="00F423BB" w:rsidP="00D2699B">
      <w:pPr>
        <w:overflowPunct w:val="0"/>
        <w:autoSpaceDE w:val="0"/>
        <w:autoSpaceDN w:val="0"/>
        <w:adjustRightInd w:val="0"/>
        <w:ind w:left="851" w:hanging="284"/>
        <w:textAlignment w:val="baseline"/>
        <w:rPr>
          <w:rFonts w:ascii="Times New Roman" w:eastAsia="Times New Roman" w:hAnsi="Times New Roman"/>
          <w:szCs w:val="20"/>
        </w:rPr>
      </w:pPr>
      <w:r w:rsidRPr="00FA47FC">
        <w:rPr>
          <w:rFonts w:ascii="Times New Roman" w:eastAsia="Times New Roman" w:hAnsi="Times New Roman"/>
          <w:szCs w:val="20"/>
        </w:rPr>
        <w:tab/>
        <w:t xml:space="preserve">the UE </w:t>
      </w:r>
      <w:r w:rsidRPr="00FA47FC">
        <w:rPr>
          <w:rFonts w:ascii="Times New Roman" w:eastAsia="Times New Roman" w:hAnsi="Times New Roman"/>
          <w:szCs w:val="20"/>
          <w:lang w:eastAsia="zh-CN"/>
        </w:rPr>
        <w:t>reduces</w:t>
      </w:r>
      <w:r w:rsidRPr="00FA47FC">
        <w:rPr>
          <w:rFonts w:ascii="Times New Roman" w:eastAsia="Times New Roman" w:hAnsi="Times New Roman" w:hint="eastAsia"/>
          <w:szCs w:val="20"/>
          <w:lang w:eastAsia="zh-CN"/>
        </w:rPr>
        <w:t xml:space="preserve"> </w:t>
      </w:r>
      <w:r w:rsidRPr="00FA47FC">
        <w:rPr>
          <w:rFonts w:ascii="Times New Roman" w:eastAsia="Times New Roman" w:hAnsi="Times New Roman"/>
          <w:szCs w:val="20"/>
          <w:lang w:eastAsia="zh-CN"/>
        </w:rPr>
        <w:t>transmission power</w:t>
      </w:r>
      <w:r w:rsidRPr="00FA47FC" w:rsidDel="001A0D35">
        <w:rPr>
          <w:rFonts w:ascii="Times New Roman" w:eastAsia="Times New Roman" w:hAnsi="Times New Roman"/>
          <w:szCs w:val="20"/>
        </w:rPr>
        <w:t xml:space="preserve"> </w:t>
      </w:r>
      <w:r w:rsidRPr="00FA47FC">
        <w:rPr>
          <w:rFonts w:ascii="Times New Roman" w:eastAsia="Times New Roman" w:hAnsi="Times New Roman"/>
          <w:szCs w:val="20"/>
          <w:lang w:eastAsia="zh-CN"/>
        </w:rPr>
        <w:t xml:space="preserve">in </w:t>
      </w:r>
      <w:del w:id="4336" w:author="Ericsson1" w:date="2018-05-10T19:09:00Z">
        <w:r w:rsidRPr="00FA47FC" w:rsidDel="0082560A">
          <w:rPr>
            <w:rFonts w:ascii="Times New Roman" w:eastAsia="Times New Roman" w:hAnsi="Times New Roman"/>
            <w:szCs w:val="20"/>
            <w:lang w:eastAsia="zh-CN"/>
          </w:rPr>
          <w:delText xml:space="preserve">the </w:delText>
        </w:r>
      </w:del>
      <w:ins w:id="4337" w:author="Ericsson1" w:date="2018-05-10T19:09:00Z">
        <w:r w:rsidRPr="00FA47FC">
          <w:rPr>
            <w:rFonts w:ascii="Times New Roman" w:eastAsia="Times New Roman" w:hAnsi="Times New Roman"/>
            <w:szCs w:val="20"/>
            <w:lang w:eastAsia="zh-CN"/>
          </w:rPr>
          <w:t xml:space="preserve">any </w:t>
        </w:r>
      </w:ins>
      <w:r w:rsidRPr="00FA47FC">
        <w:rPr>
          <w:rFonts w:ascii="Times New Roman" w:eastAsia="Times New Roman" w:hAnsi="Times New Roman"/>
          <w:szCs w:val="20"/>
        </w:rPr>
        <w:t xml:space="preserve">portion of </w:t>
      </w:r>
      <w:r w:rsidRPr="00FA47FC">
        <w:rPr>
          <w:rFonts w:ascii="Times New Roman" w:eastAsia="Times New Roman" w:hAnsi="Times New Roman"/>
          <w:szCs w:val="20"/>
          <w:lang w:eastAsia="zh-CN"/>
        </w:rPr>
        <w:t xml:space="preserve">slot </w:t>
      </w:r>
      <w:r w:rsidR="0058452E">
        <w:rPr>
          <w:rFonts w:ascii="Times New Roman" w:eastAsia="Times New Roman" w:hAnsi="Times New Roman"/>
          <w:position w:val="-10"/>
          <w:szCs w:val="20"/>
        </w:rPr>
        <w:pict w14:anchorId="5EA20888">
          <v:shape id="_x0000_i1207" type="#_x0000_t75" style="width:12pt;height:18pt">
            <v:imagedata r:id="rId1900" o:title=""/>
          </v:shape>
        </w:pict>
      </w:r>
      <w:r w:rsidRPr="00FA47FC">
        <w:rPr>
          <w:rFonts w:ascii="Times New Roman" w:eastAsia="Times New Roman" w:hAnsi="Times New Roman"/>
          <w:szCs w:val="20"/>
        </w:rPr>
        <w:t xml:space="preserve"> </w:t>
      </w:r>
      <w:r w:rsidRPr="00FA47FC">
        <w:rPr>
          <w:rFonts w:ascii="Times New Roman" w:eastAsia="Times New Roman" w:hAnsi="Times New Roman" w:hint="eastAsia"/>
          <w:szCs w:val="20"/>
          <w:lang w:eastAsia="zh-CN"/>
        </w:rPr>
        <w:t>o</w:t>
      </w:r>
      <w:r w:rsidRPr="00FA47FC">
        <w:rPr>
          <w:rFonts w:ascii="Times New Roman" w:eastAsia="Times New Roman" w:hAnsi="Times New Roman"/>
          <w:szCs w:val="20"/>
          <w:lang w:eastAsia="zh-CN"/>
        </w:rPr>
        <w:t>f</w:t>
      </w:r>
      <w:r w:rsidRPr="00FA47FC">
        <w:rPr>
          <w:rFonts w:ascii="Times New Roman" w:eastAsia="Times New Roman" w:hAnsi="Times New Roman" w:hint="eastAsia"/>
          <w:szCs w:val="20"/>
          <w:lang w:eastAsia="zh-CN"/>
        </w:rPr>
        <w:t xml:space="preserve"> the SCG so that </w:t>
      </w:r>
      <w:r w:rsidR="0058452E">
        <w:rPr>
          <w:rFonts w:ascii="Times New Roman" w:eastAsia="Times New Roman" w:hAnsi="Times New Roman"/>
          <w:position w:val="-10"/>
          <w:szCs w:val="20"/>
        </w:rPr>
        <w:pict w14:anchorId="092E3262">
          <v:shape id="_x0000_i1208" type="#_x0000_t75" style="width:114pt;height:18pt">
            <v:imagedata r:id="rId1902" o:title=""/>
          </v:shape>
        </w:pict>
      </w:r>
      <w:r w:rsidRPr="00FA47FC">
        <w:rPr>
          <w:rFonts w:ascii="Times New Roman" w:eastAsia="Times New Roman" w:hAnsi="Times New Roman"/>
          <w:szCs w:val="20"/>
        </w:rPr>
        <w:t xml:space="preserve"> in any portion of </w:t>
      </w:r>
      <w:r w:rsidRPr="00FA47FC">
        <w:rPr>
          <w:rFonts w:ascii="Times New Roman" w:eastAsia="Times New Roman" w:hAnsi="Times New Roman"/>
          <w:szCs w:val="20"/>
          <w:lang w:eastAsia="zh-CN"/>
        </w:rPr>
        <w:t xml:space="preserve">slot </w:t>
      </w:r>
      <w:r w:rsidR="0058452E">
        <w:rPr>
          <w:rFonts w:ascii="Times New Roman" w:eastAsia="Times New Roman" w:hAnsi="Times New Roman"/>
          <w:position w:val="-10"/>
          <w:szCs w:val="20"/>
        </w:rPr>
        <w:pict w14:anchorId="4C4F9F6F">
          <v:shape id="_x0000_i1209" type="#_x0000_t75" style="width:12pt;height:18pt">
            <v:imagedata r:id="rId1900" o:title=""/>
          </v:shape>
        </w:pict>
      </w:r>
      <w:r w:rsidRPr="00FA47FC">
        <w:rPr>
          <w:rFonts w:ascii="Times New Roman" w:eastAsia="Times New Roman" w:hAnsi="Times New Roman"/>
          <w:szCs w:val="20"/>
        </w:rPr>
        <w:t>,</w:t>
      </w:r>
      <w:r w:rsidRPr="00FA47FC">
        <w:rPr>
          <w:rFonts w:ascii="Times New Roman" w:eastAsia="Times New Roman" w:hAnsi="Times New Roman" w:hint="eastAsia"/>
          <w:szCs w:val="20"/>
          <w:lang w:eastAsia="zh-CN"/>
        </w:rPr>
        <w:t xml:space="preserve"> where </w:t>
      </w:r>
      <w:r w:rsidR="0058452E">
        <w:rPr>
          <w:rFonts w:ascii="Times New Roman" w:eastAsia="Times New Roman" w:hAnsi="Times New Roman"/>
          <w:position w:val="-10"/>
          <w:szCs w:val="20"/>
        </w:rPr>
        <w:pict w14:anchorId="25A44A41">
          <v:shape id="_x0000_i1210" type="#_x0000_t75" style="width:36pt;height:18pt">
            <v:imagedata r:id="rId1903" o:title=""/>
          </v:shape>
        </w:pict>
      </w:r>
      <w:r w:rsidRPr="00FA47FC">
        <w:rPr>
          <w:rFonts w:ascii="Times New Roman" w:eastAsia="Times New Roman" w:hAnsi="Times New Roman"/>
          <w:szCs w:val="20"/>
        </w:rPr>
        <w:t xml:space="preserve"> and </w:t>
      </w:r>
      <w:r w:rsidR="0058452E">
        <w:rPr>
          <w:rFonts w:ascii="Times New Roman" w:eastAsia="Times New Roman" w:hAnsi="Times New Roman"/>
          <w:position w:val="-10"/>
          <w:szCs w:val="20"/>
        </w:rPr>
        <w:pict w14:anchorId="2AC16CCB">
          <v:shape id="_x0000_i1211" type="#_x0000_t75" style="width:36pt;height:18pt">
            <v:imagedata r:id="rId1904" o:title=""/>
          </v:shape>
        </w:pict>
      </w:r>
      <w:r w:rsidRPr="00FA47FC">
        <w:rPr>
          <w:rFonts w:ascii="Times New Roman" w:eastAsia="Times New Roman" w:hAnsi="Times New Roman"/>
          <w:szCs w:val="20"/>
        </w:rPr>
        <w:t xml:space="preserve"> are the linear values of the total UE transmission power</w:t>
      </w:r>
      <w:r w:rsidRPr="00FA47FC">
        <w:rPr>
          <w:rFonts w:ascii="Times New Roman" w:eastAsia="Times New Roman" w:hAnsi="Times New Roman" w:hint="eastAsia"/>
          <w:szCs w:val="20"/>
          <w:lang w:eastAsia="zh-CN"/>
        </w:rPr>
        <w:t>s</w:t>
      </w:r>
      <w:r w:rsidRPr="00FA47FC">
        <w:rPr>
          <w:rFonts w:ascii="Times New Roman" w:eastAsia="Times New Roman" w:hAnsi="Times New Roman"/>
          <w:szCs w:val="20"/>
        </w:rPr>
        <w:t xml:space="preserve"> in</w:t>
      </w:r>
      <w:r w:rsidRPr="00FA47FC">
        <w:rPr>
          <w:rFonts w:ascii="Times New Roman" w:eastAsia="Times New Roman" w:hAnsi="Times New Roman" w:hint="eastAsia"/>
          <w:szCs w:val="20"/>
          <w:lang w:eastAsia="zh-CN"/>
        </w:rPr>
        <w:t xml:space="preserve"> subframe </w:t>
      </w:r>
      <w:r w:rsidR="0058452E">
        <w:rPr>
          <w:rFonts w:ascii="Times New Roman" w:eastAsia="Times New Roman" w:hAnsi="Times New Roman"/>
          <w:position w:val="-10"/>
          <w:szCs w:val="20"/>
        </w:rPr>
        <w:pict w14:anchorId="59775EAB">
          <v:shape id="_x0000_i1212" type="#_x0000_t75" style="width:6pt;height:18pt">
            <v:imagedata r:id="rId1899" o:title=""/>
          </v:shape>
        </w:pict>
      </w:r>
      <w:r w:rsidRPr="00FA47FC">
        <w:rPr>
          <w:rFonts w:ascii="Times New Roman" w:eastAsia="Times New Roman" w:hAnsi="Times New Roman" w:hint="eastAsia"/>
          <w:szCs w:val="20"/>
          <w:lang w:eastAsia="zh-CN"/>
        </w:rPr>
        <w:t xml:space="preserve"> </w:t>
      </w:r>
      <w:r w:rsidRPr="00FA47FC">
        <w:rPr>
          <w:rFonts w:ascii="Times New Roman" w:eastAsia="Times New Roman" w:hAnsi="Times New Roman"/>
          <w:szCs w:val="20"/>
          <w:lang w:eastAsia="zh-CN"/>
        </w:rPr>
        <w:t xml:space="preserve">of the MCG </w:t>
      </w:r>
      <w:r w:rsidRPr="00FA47FC">
        <w:rPr>
          <w:rFonts w:ascii="Times New Roman" w:eastAsia="Times New Roman" w:hAnsi="Times New Roman"/>
          <w:szCs w:val="20"/>
        </w:rPr>
        <w:t>and in</w:t>
      </w:r>
      <w:r w:rsidRPr="00FA47FC">
        <w:rPr>
          <w:rFonts w:ascii="Times New Roman" w:eastAsia="Times New Roman" w:hAnsi="Times New Roman" w:hint="eastAsia"/>
          <w:szCs w:val="20"/>
          <w:lang w:eastAsia="zh-CN"/>
        </w:rPr>
        <w:t xml:space="preserve"> slot </w:t>
      </w:r>
      <w:r w:rsidR="0058452E">
        <w:rPr>
          <w:rFonts w:ascii="Times New Roman" w:eastAsia="Times New Roman" w:hAnsi="Times New Roman"/>
          <w:position w:val="-10"/>
          <w:szCs w:val="20"/>
        </w:rPr>
        <w:pict w14:anchorId="5377A56E">
          <v:shape id="_x0000_i1213" type="#_x0000_t75" style="width:12pt;height:18pt">
            <v:imagedata r:id="rId1900" o:title=""/>
          </v:shape>
        </w:pict>
      </w:r>
      <w:r w:rsidRPr="00FA47FC">
        <w:rPr>
          <w:rFonts w:ascii="Times New Roman" w:eastAsia="Times New Roman" w:hAnsi="Times New Roman"/>
          <w:szCs w:val="20"/>
        </w:rPr>
        <w:t xml:space="preserve"> of the SCG, respectively.</w:t>
      </w:r>
    </w:p>
    <w:p w14:paraId="430B807E" w14:textId="77777777" w:rsidR="00F423BB" w:rsidRPr="00FA47FC" w:rsidRDefault="00F423BB" w:rsidP="00D2699B">
      <w:pPr>
        <w:jc w:val="both"/>
        <w:rPr>
          <w:rFonts w:ascii="Times New Roman" w:eastAsia="MS Mincho" w:hAnsi="Times New Roman"/>
        </w:rPr>
      </w:pPr>
      <w:r w:rsidRPr="00FA47FC">
        <w:rPr>
          <w:rFonts w:ascii="Times New Roman" w:eastAsia="MS Mincho" w:hAnsi="Times New Roman"/>
        </w:rPr>
        <w:t xml:space="preserve">-------------------- </w:t>
      </w:r>
      <w:r w:rsidRPr="004A4117">
        <w:rPr>
          <w:rFonts w:ascii="Times New Roman" w:hAnsi="Times New Roman" w:hint="eastAsia"/>
        </w:rPr>
        <w:t>E</w:t>
      </w:r>
      <w:r w:rsidRPr="00FA47FC">
        <w:rPr>
          <w:rFonts w:ascii="Times New Roman" w:eastAsia="MS Mincho" w:hAnsi="Times New Roman"/>
        </w:rPr>
        <w:t>nd TP ----------------------------------------------------------------</w:t>
      </w:r>
    </w:p>
    <w:p w14:paraId="2B4D34DF" w14:textId="77777777" w:rsidR="00F423BB" w:rsidRDefault="00F423BB" w:rsidP="00F423BB">
      <w:pPr>
        <w:rPr>
          <w:lang w:eastAsia="x-none"/>
        </w:rPr>
      </w:pPr>
    </w:p>
    <w:p w14:paraId="4BF21359" w14:textId="77777777" w:rsidR="00F423BB" w:rsidRPr="00D2699B" w:rsidRDefault="00F423BB" w:rsidP="00F423BB">
      <w:pPr>
        <w:rPr>
          <w:lang w:eastAsia="x-none"/>
        </w:rPr>
      </w:pPr>
      <w:r w:rsidRPr="00D2699B">
        <w:rPr>
          <w:highlight w:val="darkYellow"/>
          <w:lang w:eastAsia="x-none"/>
        </w:rPr>
        <w:t>Working Assumption</w:t>
      </w:r>
    </w:p>
    <w:p w14:paraId="20DD09FC" w14:textId="77777777" w:rsidR="00F423BB" w:rsidRPr="00846068" w:rsidRDefault="00F423BB" w:rsidP="00F423BB">
      <w:pPr>
        <w:rPr>
          <w:lang w:val="en-US" w:eastAsia="x-none"/>
        </w:rPr>
      </w:pPr>
      <w:r w:rsidRPr="00846068">
        <w:rPr>
          <w:bCs/>
          <w:lang w:val="en-US" w:eastAsia="x-none"/>
        </w:rPr>
        <w:t>Cross-carrier indication for power control parameters</w:t>
      </w:r>
    </w:p>
    <w:p w14:paraId="5AD4DB6B" w14:textId="77777777" w:rsidR="00F423BB" w:rsidRPr="00D2699B" w:rsidRDefault="00F423BB" w:rsidP="00017304">
      <w:pPr>
        <w:pStyle w:val="ListParagraph"/>
        <w:numPr>
          <w:ilvl w:val="0"/>
          <w:numId w:val="299"/>
        </w:numPr>
        <w:rPr>
          <w:lang w:val="en-US"/>
        </w:rPr>
      </w:pPr>
      <w:r w:rsidRPr="00D2699B">
        <w:rPr>
          <w:lang w:val="en-US"/>
        </w:rPr>
        <w:t>For PUCCH, if higher layer parameters “</w:t>
      </w:r>
      <w:r w:rsidRPr="00D2699B">
        <w:rPr>
          <w:i/>
          <w:iCs/>
          <w:lang w:val="en-US"/>
        </w:rPr>
        <w:t>cell</w:t>
      </w:r>
      <w:r w:rsidRPr="00D2699B">
        <w:rPr>
          <w:lang w:val="en-US"/>
        </w:rPr>
        <w:t>” and “</w:t>
      </w:r>
      <w:r w:rsidRPr="00D2699B">
        <w:rPr>
          <w:i/>
          <w:iCs/>
          <w:lang w:val="en-US"/>
        </w:rPr>
        <w:t>bwp-Id</w:t>
      </w:r>
      <w:r w:rsidRPr="00D2699B">
        <w:rPr>
          <w:lang w:val="en-US"/>
        </w:rPr>
        <w:t xml:space="preserve">” are included in the </w:t>
      </w:r>
      <w:r w:rsidRPr="00D2699B">
        <w:rPr>
          <w:i/>
          <w:iCs/>
          <w:lang w:val="en-US"/>
        </w:rPr>
        <w:t>PUCCH-SpatialRelationInfo</w:t>
      </w:r>
      <w:r w:rsidRPr="00D2699B">
        <w:rPr>
          <w:lang w:val="en-US"/>
        </w:rPr>
        <w:t xml:space="preserve"> configuration:</w:t>
      </w:r>
    </w:p>
    <w:p w14:paraId="32F26DAA" w14:textId="77777777" w:rsidR="00F423BB" w:rsidRPr="00D2699B" w:rsidRDefault="00F423BB" w:rsidP="00017304">
      <w:pPr>
        <w:pStyle w:val="ListParagraph"/>
        <w:numPr>
          <w:ilvl w:val="1"/>
          <w:numId w:val="299"/>
        </w:numPr>
        <w:rPr>
          <w:lang w:val="en-US"/>
        </w:rPr>
      </w:pPr>
      <w:r w:rsidRPr="00D2699B">
        <w:rPr>
          <w:lang w:val="en-US"/>
        </w:rPr>
        <w:t>The reference signal corresponding to pathloss index ‘</w:t>
      </w:r>
      <w:r w:rsidRPr="00D2699B">
        <w:rPr>
          <w:i/>
          <w:iCs/>
          <w:lang w:val="en-US"/>
        </w:rPr>
        <w:t>q_d</w:t>
      </w:r>
      <w:r w:rsidRPr="00D2699B">
        <w:rPr>
          <w:lang w:val="en-US"/>
        </w:rPr>
        <w:t xml:space="preserve">’ included in </w:t>
      </w:r>
      <w:r w:rsidRPr="00D2699B">
        <w:rPr>
          <w:i/>
          <w:iCs/>
          <w:lang w:val="en-US"/>
        </w:rPr>
        <w:t>PUCCH-SpatialRelationInfo</w:t>
      </w:r>
      <w:r w:rsidRPr="00D2699B">
        <w:rPr>
          <w:lang w:val="en-US"/>
        </w:rPr>
        <w:t xml:space="preserve"> is from the serving cell and active BWP indicated by the higher layer parameters “</w:t>
      </w:r>
      <w:r w:rsidRPr="00D2699B">
        <w:rPr>
          <w:i/>
          <w:iCs/>
          <w:lang w:val="en-US"/>
        </w:rPr>
        <w:t>cell</w:t>
      </w:r>
      <w:r w:rsidRPr="00D2699B">
        <w:rPr>
          <w:lang w:val="en-US"/>
        </w:rPr>
        <w:t>” and “</w:t>
      </w:r>
      <w:r w:rsidRPr="00D2699B">
        <w:rPr>
          <w:i/>
          <w:iCs/>
          <w:lang w:val="en-US"/>
        </w:rPr>
        <w:t>bwp-Id</w:t>
      </w:r>
      <w:r w:rsidRPr="00D2699B">
        <w:rPr>
          <w:lang w:val="en-US"/>
        </w:rPr>
        <w:t xml:space="preserve">”. </w:t>
      </w:r>
    </w:p>
    <w:p w14:paraId="1965EBC6" w14:textId="77777777" w:rsidR="00F423BB" w:rsidRPr="00846068" w:rsidRDefault="00F423BB" w:rsidP="00F423BB">
      <w:pPr>
        <w:rPr>
          <w:lang w:val="en-US" w:eastAsia="x-none"/>
        </w:rPr>
      </w:pPr>
      <w:r w:rsidRPr="00846068">
        <w:rPr>
          <w:lang w:val="en-US" w:eastAsia="x-none"/>
        </w:rPr>
        <w:t>Note: No RRC specification impact.</w:t>
      </w:r>
    </w:p>
    <w:p w14:paraId="7612DCAC" w14:textId="77777777" w:rsidR="00F423BB" w:rsidRPr="009C7146" w:rsidRDefault="00F423BB" w:rsidP="00F423BB">
      <w:pPr>
        <w:rPr>
          <w:lang w:val="en-US" w:eastAsia="x-none"/>
        </w:rPr>
      </w:pPr>
    </w:p>
    <w:p w14:paraId="4CA8B934" w14:textId="77777777" w:rsidR="00F423BB" w:rsidRPr="00D2699B" w:rsidRDefault="00F423BB" w:rsidP="00F423BB">
      <w:pPr>
        <w:rPr>
          <w:lang w:eastAsia="x-none"/>
        </w:rPr>
      </w:pPr>
      <w:r w:rsidRPr="00D2699B">
        <w:rPr>
          <w:highlight w:val="green"/>
          <w:lang w:eastAsia="x-none"/>
        </w:rPr>
        <w:t>Agreement</w:t>
      </w:r>
    </w:p>
    <w:p w14:paraId="7FD5F081" w14:textId="77777777" w:rsidR="00F423BB" w:rsidRPr="00846068" w:rsidRDefault="00F423BB" w:rsidP="00F423BB">
      <w:pPr>
        <w:rPr>
          <w:lang w:val="en-US" w:eastAsia="x-none"/>
        </w:rPr>
      </w:pPr>
      <w:r w:rsidRPr="00846068">
        <w:rPr>
          <w:bCs/>
          <w:lang w:val="en-US" w:eastAsia="x-none"/>
        </w:rPr>
        <w:t>Selection of UL carrier for virtual PUSCH PHR</w:t>
      </w:r>
    </w:p>
    <w:p w14:paraId="4D78854A" w14:textId="77777777" w:rsidR="00F423BB" w:rsidRPr="00D2699B" w:rsidRDefault="00F423BB" w:rsidP="00017304">
      <w:pPr>
        <w:pStyle w:val="ListParagraph"/>
        <w:numPr>
          <w:ilvl w:val="0"/>
          <w:numId w:val="299"/>
        </w:numPr>
        <w:rPr>
          <w:lang w:val="en-US"/>
        </w:rPr>
      </w:pPr>
      <w:r w:rsidRPr="00D2699B">
        <w:rPr>
          <w:lang w:val="en-US"/>
        </w:rPr>
        <w:t>For the PC setting for virtual PUSCH PHR in case of CA/DC,</w:t>
      </w:r>
      <w:r w:rsidRPr="00D2699B">
        <w:rPr>
          <w:b/>
          <w:bCs/>
          <w:lang w:val="en-US"/>
        </w:rPr>
        <w:t xml:space="preserve"> </w:t>
      </w:r>
      <w:r w:rsidRPr="00D2699B">
        <w:rPr>
          <w:lang w:val="en-US"/>
        </w:rPr>
        <w:t>for a cell configured with non-SUL and SUL, a default UL carrier is selected according to the following rules:</w:t>
      </w:r>
    </w:p>
    <w:p w14:paraId="239E4E9D" w14:textId="77777777" w:rsidR="00F423BB" w:rsidRPr="00D2699B" w:rsidRDefault="00F423BB" w:rsidP="00017304">
      <w:pPr>
        <w:pStyle w:val="ListParagraph"/>
        <w:numPr>
          <w:ilvl w:val="1"/>
          <w:numId w:val="299"/>
        </w:numPr>
        <w:rPr>
          <w:lang w:val="en-US"/>
        </w:rPr>
      </w:pPr>
      <w:r w:rsidRPr="00846068">
        <w:t xml:space="preserve">Semi-statically configured carrier for PUSCH if present, otherwise </w:t>
      </w:r>
    </w:p>
    <w:p w14:paraId="0B3A91A3" w14:textId="77777777" w:rsidR="00F423BB" w:rsidRPr="00D2699B" w:rsidRDefault="00F423BB" w:rsidP="00017304">
      <w:pPr>
        <w:pStyle w:val="ListParagraph"/>
        <w:numPr>
          <w:ilvl w:val="2"/>
          <w:numId w:val="299"/>
        </w:numPr>
        <w:rPr>
          <w:lang w:val="en-US"/>
        </w:rPr>
      </w:pPr>
      <w:r w:rsidRPr="00D2699B">
        <w:rPr>
          <w:lang w:val="en-US"/>
        </w:rPr>
        <w:t>The semi-statically configured carrier for PUCCH if present, otherwise the non-SUL carrier</w:t>
      </w:r>
    </w:p>
    <w:p w14:paraId="60F1E152" w14:textId="77777777" w:rsidR="00F423BB" w:rsidRPr="00846068" w:rsidRDefault="00F423BB" w:rsidP="00F423BB">
      <w:pPr>
        <w:rPr>
          <w:lang w:val="en-US" w:eastAsia="x-none"/>
        </w:rPr>
      </w:pPr>
    </w:p>
    <w:p w14:paraId="3A5DEF17" w14:textId="77777777" w:rsidR="00F423BB" w:rsidRPr="00846068" w:rsidRDefault="00F423BB" w:rsidP="00F423BB">
      <w:pPr>
        <w:rPr>
          <w:lang w:val="en-US" w:eastAsia="x-none"/>
        </w:rPr>
      </w:pPr>
      <w:r w:rsidRPr="00846068">
        <w:rPr>
          <w:b/>
          <w:bCs/>
          <w:iCs/>
          <w:lang w:val="en-US" w:eastAsia="x-none"/>
        </w:rPr>
        <w:t>Conclusion</w:t>
      </w:r>
    </w:p>
    <w:p w14:paraId="40AA1933" w14:textId="77777777" w:rsidR="00F423BB" w:rsidRPr="00D2699B" w:rsidRDefault="00F423BB" w:rsidP="00017304">
      <w:pPr>
        <w:pStyle w:val="ListParagraph"/>
        <w:numPr>
          <w:ilvl w:val="0"/>
          <w:numId w:val="299"/>
        </w:numPr>
        <w:tabs>
          <w:tab w:val="num" w:pos="2160"/>
        </w:tabs>
        <w:rPr>
          <w:lang w:val="en-US" w:eastAsia="x-none"/>
        </w:rPr>
      </w:pPr>
      <w:r w:rsidRPr="00D2699B">
        <w:rPr>
          <w:lang w:val="en-US" w:eastAsia="x-none"/>
        </w:rPr>
        <w:t>PUCCH-SCell is included in ‘a secondary cell’ and no update of TS38.213 is needed.</w:t>
      </w:r>
    </w:p>
    <w:p w14:paraId="58959D2E" w14:textId="77777777" w:rsidR="00F423BB" w:rsidRPr="00846068" w:rsidRDefault="00F423BB" w:rsidP="00F423BB">
      <w:pPr>
        <w:rPr>
          <w:lang w:val="en-US" w:eastAsia="x-none"/>
        </w:rPr>
      </w:pPr>
    </w:p>
    <w:p w14:paraId="7EBBDDE0" w14:textId="78AE0596" w:rsidR="00F423BB" w:rsidRDefault="0058452E" w:rsidP="00F423BB">
      <w:pPr>
        <w:rPr>
          <w:lang w:eastAsia="x-none"/>
        </w:rPr>
      </w:pPr>
      <w:hyperlink r:id="rId1905" w:history="1">
        <w:r w:rsidR="000F2B08">
          <w:rPr>
            <w:rStyle w:val="Hyperlink"/>
            <w:lang w:eastAsia="x-none"/>
          </w:rPr>
          <w:t>R1-1806527</w:t>
        </w:r>
      </w:hyperlink>
      <w:r w:rsidR="00F423BB">
        <w:rPr>
          <w:lang w:eastAsia="x-none"/>
        </w:rPr>
        <w:tab/>
        <w:t>Further discussion on power sharing for EN-DC</w:t>
      </w:r>
      <w:r w:rsidR="00F423BB">
        <w:rPr>
          <w:lang w:eastAsia="x-none"/>
        </w:rPr>
        <w:tab/>
        <w:t>Intel Corporation</w:t>
      </w:r>
    </w:p>
    <w:p w14:paraId="083BD75C" w14:textId="3312BA88" w:rsidR="00F423BB" w:rsidRDefault="0058452E" w:rsidP="00F423BB">
      <w:pPr>
        <w:rPr>
          <w:lang w:eastAsia="x-none"/>
        </w:rPr>
      </w:pPr>
      <w:hyperlink r:id="rId1906" w:history="1">
        <w:r w:rsidR="000F2B08">
          <w:rPr>
            <w:rStyle w:val="Hyperlink"/>
            <w:lang w:eastAsia="x-none"/>
          </w:rPr>
          <w:t>R1-1806633</w:t>
        </w:r>
      </w:hyperlink>
      <w:r w:rsidR="00F423BB">
        <w:rPr>
          <w:lang w:eastAsia="x-none"/>
        </w:rPr>
        <w:tab/>
        <w:t>Remaining issues on CA aspect of UL power control</w:t>
      </w:r>
      <w:r w:rsidR="00F423BB">
        <w:rPr>
          <w:lang w:eastAsia="x-none"/>
        </w:rPr>
        <w:tab/>
        <w:t>LG Electronics</w:t>
      </w:r>
    </w:p>
    <w:p w14:paraId="7AC196FF" w14:textId="4EB672C1" w:rsidR="00F423BB" w:rsidRDefault="0058452E" w:rsidP="00F423BB">
      <w:pPr>
        <w:rPr>
          <w:lang w:eastAsia="x-none"/>
        </w:rPr>
      </w:pPr>
      <w:hyperlink r:id="rId1907" w:history="1">
        <w:r w:rsidR="000F2B08">
          <w:rPr>
            <w:rStyle w:val="Hyperlink"/>
            <w:lang w:eastAsia="x-none"/>
          </w:rPr>
          <w:t>R1-1806744</w:t>
        </w:r>
      </w:hyperlink>
      <w:r w:rsidR="00F423BB">
        <w:rPr>
          <w:lang w:eastAsia="x-none"/>
        </w:rPr>
        <w:tab/>
        <w:t>Corrections on UL Power Control for EN-DC</w:t>
      </w:r>
      <w:r w:rsidR="00F423BB">
        <w:rPr>
          <w:lang w:eastAsia="x-none"/>
        </w:rPr>
        <w:tab/>
        <w:t>Samsung</w:t>
      </w:r>
    </w:p>
    <w:p w14:paraId="6FCAA5C7" w14:textId="791B3E21" w:rsidR="00F423BB" w:rsidRDefault="0058452E" w:rsidP="00F423BB">
      <w:pPr>
        <w:rPr>
          <w:lang w:eastAsia="x-none"/>
        </w:rPr>
      </w:pPr>
      <w:hyperlink r:id="rId1908" w:history="1">
        <w:r w:rsidR="000F2B08">
          <w:rPr>
            <w:rStyle w:val="Hyperlink"/>
            <w:lang w:eastAsia="x-none"/>
          </w:rPr>
          <w:t>R1-1807136</w:t>
        </w:r>
      </w:hyperlink>
      <w:r w:rsidR="00F423BB">
        <w:rPr>
          <w:lang w:eastAsia="x-none"/>
        </w:rPr>
        <w:tab/>
        <w:t>Remaining details of UL power control design for CA</w:t>
      </w:r>
      <w:r w:rsidR="00F423BB">
        <w:rPr>
          <w:lang w:eastAsia="x-none"/>
        </w:rPr>
        <w:tab/>
        <w:t>Huawei, HiSilicon</w:t>
      </w:r>
    </w:p>
    <w:p w14:paraId="4C46A7EC" w14:textId="45112B76" w:rsidR="00F423BB" w:rsidRDefault="0058452E" w:rsidP="00F423BB">
      <w:pPr>
        <w:rPr>
          <w:lang w:eastAsia="x-none"/>
        </w:rPr>
      </w:pPr>
      <w:hyperlink r:id="rId1909" w:history="1">
        <w:r w:rsidR="000F2B08">
          <w:rPr>
            <w:rStyle w:val="Hyperlink"/>
            <w:lang w:eastAsia="x-none"/>
          </w:rPr>
          <w:t>R1-1807163</w:t>
        </w:r>
      </w:hyperlink>
      <w:r w:rsidR="00F423BB">
        <w:rPr>
          <w:lang w:eastAsia="x-none"/>
        </w:rPr>
        <w:tab/>
        <w:t>Virtual PHR derivation in some situations</w:t>
      </w:r>
      <w:r w:rsidR="00F423BB">
        <w:rPr>
          <w:lang w:eastAsia="x-none"/>
        </w:rPr>
        <w:tab/>
        <w:t>ASUSTEK COMPUTER (SHANGHAI)</w:t>
      </w:r>
    </w:p>
    <w:p w14:paraId="4DA4E07A" w14:textId="4C818906" w:rsidR="00F423BB" w:rsidRDefault="0058452E" w:rsidP="00F423BB">
      <w:pPr>
        <w:rPr>
          <w:lang w:eastAsia="x-none"/>
        </w:rPr>
      </w:pPr>
      <w:hyperlink r:id="rId1910" w:history="1">
        <w:r w:rsidR="000F2B08">
          <w:rPr>
            <w:rStyle w:val="Hyperlink"/>
            <w:lang w:eastAsia="x-none"/>
          </w:rPr>
          <w:t>R1-1807266</w:t>
        </w:r>
      </w:hyperlink>
      <w:r w:rsidR="00F423BB">
        <w:rPr>
          <w:lang w:eastAsia="x-none"/>
        </w:rPr>
        <w:tab/>
        <w:t>Remaining issues for LTE-NR power sharing</w:t>
      </w:r>
      <w:r w:rsidR="00F423BB">
        <w:rPr>
          <w:lang w:eastAsia="x-none"/>
        </w:rPr>
        <w:tab/>
        <w:t>Ericsson</w:t>
      </w:r>
    </w:p>
    <w:p w14:paraId="494476B2" w14:textId="7874096F" w:rsidR="00F423BB" w:rsidRDefault="0058452E" w:rsidP="00F423BB">
      <w:pPr>
        <w:rPr>
          <w:lang w:eastAsia="x-none"/>
        </w:rPr>
      </w:pPr>
      <w:hyperlink r:id="rId1911" w:history="1">
        <w:r w:rsidR="000F2B08">
          <w:rPr>
            <w:rStyle w:val="Hyperlink"/>
            <w:lang w:eastAsia="x-none"/>
          </w:rPr>
          <w:t>R1-1807279</w:t>
        </w:r>
      </w:hyperlink>
      <w:r w:rsidR="00F423BB">
        <w:rPr>
          <w:lang w:eastAsia="x-none"/>
        </w:rPr>
        <w:tab/>
        <w:t>Remaining Details on CA-related NR UL power control</w:t>
      </w:r>
      <w:r w:rsidR="00F423BB">
        <w:rPr>
          <w:lang w:eastAsia="x-none"/>
        </w:rPr>
        <w:tab/>
        <w:t>Motorola Mobility, Lenovo</w:t>
      </w:r>
    </w:p>
    <w:p w14:paraId="628A645A" w14:textId="4B795B16" w:rsidR="00F423BB" w:rsidRPr="00D2699B" w:rsidRDefault="0058452E" w:rsidP="00F423BB">
      <w:pPr>
        <w:rPr>
          <w:b/>
          <w:lang w:eastAsia="x-none"/>
        </w:rPr>
      </w:pPr>
      <w:hyperlink r:id="rId1912" w:history="1">
        <w:r w:rsidR="000F2B08">
          <w:rPr>
            <w:rStyle w:val="Hyperlink"/>
            <w:b/>
            <w:lang w:eastAsia="x-none"/>
          </w:rPr>
          <w:t>R1-1807373</w:t>
        </w:r>
      </w:hyperlink>
      <w:r w:rsidR="00F423BB" w:rsidRPr="00D2699B">
        <w:rPr>
          <w:b/>
          <w:lang w:eastAsia="x-none"/>
        </w:rPr>
        <w:tab/>
        <w:t>Remaining Issues on power control for NR CA</w:t>
      </w:r>
      <w:r w:rsidR="00F423BB" w:rsidRPr="00D2699B">
        <w:rPr>
          <w:b/>
          <w:lang w:eastAsia="x-none"/>
        </w:rPr>
        <w:tab/>
        <w:t>Qualcomm Incorporated</w:t>
      </w:r>
    </w:p>
    <w:p w14:paraId="7238BACB" w14:textId="77777777" w:rsidR="00F423BB" w:rsidRDefault="00F423BB" w:rsidP="00F423BB">
      <w:pPr>
        <w:pStyle w:val="Heading4"/>
      </w:pPr>
      <w:bookmarkStart w:id="4338" w:name="_Toc513839890"/>
      <w:bookmarkStart w:id="4339" w:name="_Toc516232652"/>
      <w:r>
        <w:t>Other</w:t>
      </w:r>
      <w:bookmarkEnd w:id="4338"/>
      <w:bookmarkEnd w:id="4339"/>
    </w:p>
    <w:p w14:paraId="0562DF62" w14:textId="3CC6904C" w:rsidR="00F423BB" w:rsidRDefault="0058452E" w:rsidP="00F423BB">
      <w:pPr>
        <w:rPr>
          <w:lang w:eastAsia="x-none"/>
        </w:rPr>
      </w:pPr>
      <w:hyperlink r:id="rId1913" w:history="1">
        <w:r w:rsidR="000F2B08">
          <w:rPr>
            <w:rStyle w:val="Hyperlink"/>
            <w:lang w:eastAsia="x-none"/>
          </w:rPr>
          <w:t>R1-1806745</w:t>
        </w:r>
      </w:hyperlink>
      <w:r w:rsidR="00F423BB">
        <w:rPr>
          <w:lang w:eastAsia="x-none"/>
        </w:rPr>
        <w:tab/>
        <w:t>Corrections on PHR calculation for CA</w:t>
      </w:r>
      <w:r w:rsidR="00F423BB">
        <w:rPr>
          <w:lang w:eastAsia="x-none"/>
        </w:rPr>
        <w:tab/>
        <w:t>Samsung</w:t>
      </w:r>
    </w:p>
    <w:p w14:paraId="3D2059CA" w14:textId="3B30714E" w:rsidR="00F423BB" w:rsidRDefault="0058452E" w:rsidP="00F423BB">
      <w:pPr>
        <w:rPr>
          <w:lang w:eastAsia="x-none"/>
        </w:rPr>
      </w:pPr>
      <w:hyperlink r:id="rId1914" w:history="1">
        <w:r w:rsidR="000F2B08">
          <w:rPr>
            <w:rStyle w:val="Hyperlink"/>
            <w:lang w:eastAsia="x-none"/>
          </w:rPr>
          <w:t>R1-1806889</w:t>
        </w:r>
      </w:hyperlink>
      <w:r w:rsidR="00F423BB">
        <w:rPr>
          <w:lang w:eastAsia="x-none"/>
        </w:rPr>
        <w:tab/>
        <w:t>Discussion on PHR for SUL</w:t>
      </w:r>
      <w:r w:rsidR="00F423BB">
        <w:rPr>
          <w:lang w:eastAsia="x-none"/>
        </w:rPr>
        <w:tab/>
        <w:t>Huawei, HiSilicon</w:t>
      </w:r>
    </w:p>
    <w:p w14:paraId="1D217426" w14:textId="56E11A06" w:rsidR="00F423BB" w:rsidRDefault="0058452E" w:rsidP="00F423BB">
      <w:pPr>
        <w:rPr>
          <w:lang w:eastAsia="x-none"/>
        </w:rPr>
      </w:pPr>
      <w:hyperlink r:id="rId1915" w:history="1">
        <w:r w:rsidR="000F2B08">
          <w:rPr>
            <w:rStyle w:val="Hyperlink"/>
            <w:lang w:eastAsia="x-none"/>
          </w:rPr>
          <w:t>R1-1806965</w:t>
        </w:r>
      </w:hyperlink>
      <w:r w:rsidR="00F423BB">
        <w:rPr>
          <w:lang w:eastAsia="x-none"/>
        </w:rPr>
        <w:tab/>
        <w:t>Power Control for NE-DC (Option 4/4a)</w:t>
      </w:r>
      <w:r w:rsidR="00F423BB">
        <w:rPr>
          <w:lang w:eastAsia="x-none"/>
        </w:rPr>
        <w:tab/>
        <w:t>InterDigital, Inc.</w:t>
      </w:r>
    </w:p>
    <w:p w14:paraId="2771A083" w14:textId="24A4AF92" w:rsidR="00F423BB" w:rsidRDefault="0058452E" w:rsidP="00F423BB">
      <w:pPr>
        <w:rPr>
          <w:lang w:eastAsia="x-none"/>
        </w:rPr>
      </w:pPr>
      <w:hyperlink r:id="rId1916" w:history="1">
        <w:r w:rsidR="000F2B08">
          <w:rPr>
            <w:rStyle w:val="Hyperlink"/>
            <w:lang w:eastAsia="x-none"/>
          </w:rPr>
          <w:t>R1-1806966</w:t>
        </w:r>
      </w:hyperlink>
      <w:r w:rsidR="00F423BB">
        <w:rPr>
          <w:lang w:eastAsia="x-none"/>
        </w:rPr>
        <w:tab/>
        <w:t>Timing and Asynchronous Transmissions with Power Control for NR DC</w:t>
      </w:r>
      <w:r w:rsidR="00F423BB">
        <w:rPr>
          <w:lang w:eastAsia="x-none"/>
        </w:rPr>
        <w:tab/>
        <w:t>InterDigital, Inc.</w:t>
      </w:r>
    </w:p>
    <w:p w14:paraId="4D2778BD" w14:textId="0BD38F77" w:rsidR="00F423BB" w:rsidRDefault="0058452E" w:rsidP="00F423BB">
      <w:pPr>
        <w:rPr>
          <w:lang w:eastAsia="x-none"/>
        </w:rPr>
      </w:pPr>
      <w:hyperlink r:id="rId1917" w:history="1">
        <w:r w:rsidR="000F2B08">
          <w:rPr>
            <w:rStyle w:val="Hyperlink"/>
            <w:lang w:eastAsia="x-none"/>
          </w:rPr>
          <w:t>R1-1806967</w:t>
        </w:r>
      </w:hyperlink>
      <w:r w:rsidR="00F423BB">
        <w:rPr>
          <w:lang w:eastAsia="x-none"/>
        </w:rPr>
        <w:tab/>
        <w:t>Power Control for NR DC</w:t>
      </w:r>
      <w:r w:rsidR="00F423BB">
        <w:rPr>
          <w:lang w:eastAsia="x-none"/>
        </w:rPr>
        <w:tab/>
        <w:t>InterDigital, Inc.</w:t>
      </w:r>
    </w:p>
    <w:p w14:paraId="7E4FB882" w14:textId="4AECF220" w:rsidR="00F423BB" w:rsidRDefault="0058452E" w:rsidP="00F423BB">
      <w:pPr>
        <w:rPr>
          <w:lang w:eastAsia="x-none"/>
        </w:rPr>
      </w:pPr>
      <w:hyperlink r:id="rId1918" w:history="1">
        <w:r w:rsidR="000F2B08">
          <w:rPr>
            <w:rStyle w:val="Hyperlink"/>
            <w:lang w:eastAsia="x-none"/>
          </w:rPr>
          <w:t>R1-1807135</w:t>
        </w:r>
      </w:hyperlink>
      <w:r w:rsidR="00F423BB">
        <w:rPr>
          <w:lang w:eastAsia="x-none"/>
        </w:rPr>
        <w:tab/>
        <w:t>Independent Power control for SRS</w:t>
      </w:r>
      <w:r w:rsidR="00F423BB">
        <w:rPr>
          <w:lang w:eastAsia="x-none"/>
        </w:rPr>
        <w:tab/>
        <w:t>Huawei, HiSilicon</w:t>
      </w:r>
    </w:p>
    <w:p w14:paraId="536648DD" w14:textId="42625BFB" w:rsidR="00F423BB" w:rsidRDefault="0058452E" w:rsidP="00F423BB">
      <w:pPr>
        <w:rPr>
          <w:lang w:eastAsia="x-none"/>
        </w:rPr>
      </w:pPr>
      <w:hyperlink r:id="rId1919" w:history="1">
        <w:r w:rsidR="000F2B08">
          <w:rPr>
            <w:rStyle w:val="Hyperlink"/>
            <w:lang w:eastAsia="x-none"/>
          </w:rPr>
          <w:t>R1-1807267</w:t>
        </w:r>
      </w:hyperlink>
      <w:r w:rsidR="00F423BB">
        <w:rPr>
          <w:lang w:eastAsia="x-none"/>
        </w:rPr>
        <w:tab/>
        <w:t>PUSCH power scaling in UL power control</w:t>
      </w:r>
      <w:r w:rsidR="00F423BB">
        <w:rPr>
          <w:lang w:eastAsia="x-none"/>
        </w:rPr>
        <w:tab/>
        <w:t>Ericsson</w:t>
      </w:r>
    </w:p>
    <w:p w14:paraId="16062705" w14:textId="15844837" w:rsidR="00F423BB" w:rsidRDefault="0058452E" w:rsidP="00F423BB">
      <w:pPr>
        <w:rPr>
          <w:lang w:eastAsia="x-none"/>
        </w:rPr>
      </w:pPr>
      <w:hyperlink r:id="rId1920" w:history="1">
        <w:r w:rsidR="000F2B08">
          <w:rPr>
            <w:rStyle w:val="Hyperlink"/>
            <w:lang w:eastAsia="x-none"/>
          </w:rPr>
          <w:t>R1-1807268</w:t>
        </w:r>
      </w:hyperlink>
      <w:r w:rsidR="00F423BB">
        <w:rPr>
          <w:lang w:eastAsia="x-none"/>
        </w:rPr>
        <w:tab/>
        <w:t>SRS power scaling in UL power control</w:t>
      </w:r>
      <w:r w:rsidR="00F423BB">
        <w:rPr>
          <w:lang w:eastAsia="x-none"/>
        </w:rPr>
        <w:tab/>
        <w:t>Ericsson</w:t>
      </w:r>
    </w:p>
    <w:p w14:paraId="0513B167" w14:textId="7458EE6E" w:rsidR="00F423BB" w:rsidRDefault="0058452E" w:rsidP="00F423BB">
      <w:pPr>
        <w:rPr>
          <w:lang w:eastAsia="x-none"/>
        </w:rPr>
      </w:pPr>
      <w:hyperlink r:id="rId1921" w:history="1">
        <w:r w:rsidR="000F2B08">
          <w:rPr>
            <w:rStyle w:val="Hyperlink"/>
            <w:lang w:eastAsia="x-none"/>
          </w:rPr>
          <w:t>R1-1807269</w:t>
        </w:r>
      </w:hyperlink>
      <w:r w:rsidR="00F423BB">
        <w:rPr>
          <w:lang w:eastAsia="x-none"/>
        </w:rPr>
        <w:tab/>
        <w:t>Remaining issues on closed loop power control</w:t>
      </w:r>
      <w:r w:rsidR="00F423BB">
        <w:rPr>
          <w:lang w:eastAsia="x-none"/>
        </w:rPr>
        <w:tab/>
        <w:t>Ericsson</w:t>
      </w:r>
    </w:p>
    <w:p w14:paraId="7C3FC679" w14:textId="49E64AFB" w:rsidR="00966D15" w:rsidRDefault="00966D15" w:rsidP="001C6795">
      <w:pPr>
        <w:pStyle w:val="Heading3"/>
      </w:pPr>
      <w:bookmarkStart w:id="4340" w:name="_Toc516232653"/>
      <w:r w:rsidRPr="00966D15">
        <w:t>UE features</w:t>
      </w:r>
      <w:bookmarkEnd w:id="4329"/>
      <w:bookmarkEnd w:id="4340"/>
    </w:p>
    <w:p w14:paraId="2B0F46EA" w14:textId="515EBECB" w:rsidR="00B11EF6" w:rsidRPr="00B11EF6" w:rsidRDefault="0058452E" w:rsidP="00B11EF6">
      <w:pPr>
        <w:ind w:left="720" w:hanging="720"/>
        <w:rPr>
          <w:b/>
        </w:rPr>
      </w:pPr>
      <w:hyperlink r:id="rId1922" w:history="1">
        <w:r w:rsidR="000F2B08">
          <w:rPr>
            <w:rStyle w:val="Hyperlink"/>
            <w:b/>
          </w:rPr>
          <w:t>R1-1807789</w:t>
        </w:r>
      </w:hyperlink>
      <w:r w:rsidR="00B11EF6" w:rsidRPr="00B11EF6">
        <w:rPr>
          <w:b/>
        </w:rPr>
        <w:tab/>
        <w:t>Chairman's notes of AI 7.1.7 UE feature</w:t>
      </w:r>
      <w:r w:rsidR="00B11EF6" w:rsidRPr="00B11EF6">
        <w:rPr>
          <w:b/>
        </w:rPr>
        <w:tab/>
        <w:t>Ad-Hoc chair (NTT DOCOMO</w:t>
      </w:r>
      <w:r w:rsidR="00B11EF6" w:rsidRPr="00B11EF6">
        <w:rPr>
          <w:rFonts w:hint="eastAsia"/>
          <w:b/>
        </w:rPr>
        <w:t>, INC.</w:t>
      </w:r>
      <w:r w:rsidR="00B11EF6" w:rsidRPr="00B11EF6">
        <w:rPr>
          <w:b/>
        </w:rPr>
        <w:t>, AT&amp;T)</w:t>
      </w:r>
    </w:p>
    <w:p w14:paraId="7B154B0A" w14:textId="77777777" w:rsidR="00B11EF6" w:rsidRPr="00CF02E6" w:rsidRDefault="00B11EF6" w:rsidP="00B11EF6">
      <w:pPr>
        <w:ind w:left="720" w:hanging="720"/>
        <w:rPr>
          <w:lang w:val="en-US"/>
        </w:rPr>
      </w:pPr>
      <w:r w:rsidRPr="00777035">
        <w:rPr>
          <w:rFonts w:ascii="Times New Roman" w:hAnsi="Times New Roman"/>
          <w:b/>
          <w:szCs w:val="20"/>
        </w:rPr>
        <w:t xml:space="preserve">Decision: </w:t>
      </w:r>
      <w:r w:rsidRPr="00CF02E6">
        <w:rPr>
          <w:lang w:val="en-US"/>
        </w:rPr>
        <w:t xml:space="preserve">Contents </w:t>
      </w:r>
      <w:r>
        <w:rPr>
          <w:lang w:val="en-US"/>
        </w:rPr>
        <w:t xml:space="preserve">are </w:t>
      </w:r>
      <w:r w:rsidRPr="00CF02E6">
        <w:rPr>
          <w:lang w:val="en-US"/>
        </w:rPr>
        <w:t>incorporated below</w:t>
      </w:r>
      <w:r>
        <w:rPr>
          <w:lang w:val="en-US"/>
        </w:rPr>
        <w:t xml:space="preserve">. </w:t>
      </w:r>
      <w:r w:rsidRPr="00777035">
        <w:rPr>
          <w:rFonts w:ascii="Times New Roman" w:hAnsi="Times New Roman"/>
          <w:szCs w:val="20"/>
        </w:rPr>
        <w:t xml:space="preserve">The </w:t>
      </w:r>
      <w:r>
        <w:rPr>
          <w:rFonts w:ascii="Times New Roman" w:hAnsi="Times New Roman"/>
          <w:szCs w:val="20"/>
        </w:rPr>
        <w:t>document is endorsed</w:t>
      </w:r>
      <w:r w:rsidRPr="00CF02E6">
        <w:rPr>
          <w:lang w:val="en-US"/>
        </w:rPr>
        <w:t xml:space="preserve"> with updates.</w:t>
      </w:r>
    </w:p>
    <w:p w14:paraId="22D75188" w14:textId="77777777" w:rsidR="00B11EF6" w:rsidRPr="00B11EF6" w:rsidRDefault="00B11EF6" w:rsidP="00B11EF6">
      <w:pPr>
        <w:rPr>
          <w:lang w:val="en-US"/>
        </w:rPr>
      </w:pPr>
    </w:p>
    <w:bookmarkStart w:id="4341" w:name="_Toc513839892"/>
    <w:p w14:paraId="13B52439" w14:textId="396A96EB" w:rsidR="00DD7EA0" w:rsidRDefault="000F2B08" w:rsidP="00DD7EA0">
      <w:pPr>
        <w:rPr>
          <w:lang w:eastAsia="x-none"/>
        </w:rPr>
      </w:pPr>
      <w:r>
        <w:rPr>
          <w:lang w:eastAsia="x-none"/>
        </w:rPr>
        <w:fldChar w:fldCharType="begin"/>
      </w:r>
      <w:r>
        <w:rPr>
          <w:lang w:eastAsia="x-none"/>
        </w:rPr>
        <w:instrText xml:space="preserve"> HYPERLINK "../Docs/R1-1807847.zip" </w:instrText>
      </w:r>
      <w:r>
        <w:rPr>
          <w:lang w:eastAsia="x-none"/>
        </w:rPr>
        <w:fldChar w:fldCharType="separate"/>
      </w:r>
      <w:r>
        <w:rPr>
          <w:rStyle w:val="Hyperlink"/>
          <w:lang w:eastAsia="x-none"/>
        </w:rPr>
        <w:t>R1-1807847</w:t>
      </w:r>
      <w:r>
        <w:rPr>
          <w:lang w:eastAsia="x-none"/>
        </w:rPr>
        <w:fldChar w:fldCharType="end"/>
      </w:r>
      <w:r w:rsidR="00DD7EA0" w:rsidRPr="00282F88">
        <w:rPr>
          <w:lang w:eastAsia="x-none"/>
        </w:rPr>
        <w:tab/>
        <w:t>Draft reply LS on Type 3 UE capabilities</w:t>
      </w:r>
      <w:r w:rsidR="00DD7EA0" w:rsidRPr="00282F88">
        <w:rPr>
          <w:lang w:eastAsia="x-none"/>
        </w:rPr>
        <w:tab/>
        <w:t>NTT DOCOMO, AT&amp;T</w:t>
      </w:r>
    </w:p>
    <w:p w14:paraId="273B64C4" w14:textId="77777777" w:rsidR="00DD7EA0" w:rsidRPr="004956C6" w:rsidRDefault="00DD7EA0" w:rsidP="00DD7EA0">
      <w:pPr>
        <w:rPr>
          <w:rFonts w:eastAsia="Yu Mincho"/>
          <w:lang w:eastAsia="ja-JP"/>
        </w:rPr>
      </w:pPr>
      <w:r w:rsidRPr="004956C6">
        <w:rPr>
          <w:rFonts w:eastAsia="Yu Mincho" w:hint="eastAsia"/>
          <w:highlight w:val="cyan"/>
          <w:lang w:eastAsia="ja-JP"/>
        </w:rPr>
        <w:t>E</w:t>
      </w:r>
      <w:r w:rsidRPr="004956C6">
        <w:rPr>
          <w:rFonts w:eastAsia="Yu Mincho"/>
          <w:highlight w:val="cyan"/>
          <w:lang w:eastAsia="ja-JP"/>
        </w:rPr>
        <w:t>mail discussion to conclude Type 3 UE capabilities and to approve reply LS by 5/31</w:t>
      </w:r>
    </w:p>
    <w:p w14:paraId="2C9586AD" w14:textId="77777777" w:rsidR="00DD7EA0" w:rsidRPr="00282F88" w:rsidRDefault="00DD7EA0" w:rsidP="00DD7EA0">
      <w:pPr>
        <w:rPr>
          <w:lang w:eastAsia="x-none"/>
        </w:rPr>
      </w:pPr>
    </w:p>
    <w:p w14:paraId="7F5C5BA8" w14:textId="4EEEA6F0" w:rsidR="00DD7EA0" w:rsidRPr="009E4540" w:rsidRDefault="0058452E" w:rsidP="00DD7EA0">
      <w:pPr>
        <w:rPr>
          <w:b/>
          <w:lang w:eastAsia="x-none"/>
        </w:rPr>
      </w:pPr>
      <w:hyperlink r:id="rId1923" w:history="1">
        <w:r w:rsidR="000F2B08">
          <w:rPr>
            <w:rStyle w:val="Hyperlink"/>
            <w:b/>
            <w:lang w:eastAsia="x-none"/>
          </w:rPr>
          <w:t>R1-1807846</w:t>
        </w:r>
      </w:hyperlink>
      <w:r w:rsidR="00DD7EA0" w:rsidRPr="009E4540">
        <w:rPr>
          <w:b/>
          <w:lang w:eastAsia="x-none"/>
        </w:rPr>
        <w:tab/>
        <w:t>Updated NR UE features</w:t>
      </w:r>
      <w:r w:rsidR="00DD7EA0" w:rsidRPr="009E4540">
        <w:rPr>
          <w:b/>
          <w:lang w:eastAsia="x-none"/>
        </w:rPr>
        <w:tab/>
        <w:t>NTT DOCOMO, AT&amp;T</w:t>
      </w:r>
    </w:p>
    <w:p w14:paraId="153540CF" w14:textId="265D87B4" w:rsidR="00DD7EA0" w:rsidRPr="00282F88" w:rsidRDefault="0058452E" w:rsidP="00DD7EA0">
      <w:pPr>
        <w:rPr>
          <w:lang w:eastAsia="x-none"/>
        </w:rPr>
      </w:pPr>
      <w:hyperlink r:id="rId1924" w:history="1">
        <w:r w:rsidR="000F2B08">
          <w:rPr>
            <w:rStyle w:val="Hyperlink"/>
            <w:lang w:eastAsia="x-none"/>
          </w:rPr>
          <w:t>R1-1807845</w:t>
        </w:r>
      </w:hyperlink>
      <w:r w:rsidR="00DD7EA0" w:rsidRPr="009E4540">
        <w:rPr>
          <w:lang w:eastAsia="x-none"/>
        </w:rPr>
        <w:tab/>
        <w:t>Draft LS on updated NR UE features</w:t>
      </w:r>
      <w:r w:rsidR="00DD7EA0" w:rsidRPr="009E4540">
        <w:rPr>
          <w:lang w:eastAsia="x-none"/>
        </w:rPr>
        <w:tab/>
        <w:t>NTT DOCOMO, AT&amp;T</w:t>
      </w:r>
    </w:p>
    <w:p w14:paraId="3703F395" w14:textId="66015D36" w:rsidR="00DD7EA0" w:rsidRPr="009E4540" w:rsidRDefault="009E4540" w:rsidP="00DD7EA0">
      <w:pPr>
        <w:rPr>
          <w:b/>
          <w:lang w:eastAsia="x-none"/>
        </w:rPr>
      </w:pPr>
      <w:r w:rsidRPr="009E4540">
        <w:rPr>
          <w:b/>
          <w:lang w:eastAsia="x-none"/>
        </w:rPr>
        <w:t>Friday</w:t>
      </w:r>
    </w:p>
    <w:p w14:paraId="59E93FEA" w14:textId="725CCF5E" w:rsidR="009E4540" w:rsidRPr="009E4540" w:rsidRDefault="0058452E" w:rsidP="009E4540">
      <w:pPr>
        <w:ind w:left="720" w:hanging="720"/>
        <w:rPr>
          <w:b/>
          <w:lang w:eastAsia="x-none"/>
        </w:rPr>
      </w:pPr>
      <w:hyperlink r:id="rId1925" w:history="1">
        <w:r w:rsidR="000F2B08">
          <w:rPr>
            <w:rStyle w:val="Hyperlink"/>
            <w:b/>
            <w:lang w:eastAsia="x-none"/>
          </w:rPr>
          <w:t>R1-1807890</w:t>
        </w:r>
      </w:hyperlink>
      <w:r w:rsidR="009E4540" w:rsidRPr="009E4540">
        <w:rPr>
          <w:b/>
          <w:lang w:eastAsia="x-none"/>
        </w:rPr>
        <w:tab/>
        <w:t>Draft LS on updated NR UE features</w:t>
      </w:r>
      <w:r w:rsidR="009E4540" w:rsidRPr="009E4540">
        <w:rPr>
          <w:b/>
          <w:lang w:eastAsia="x-none"/>
        </w:rPr>
        <w:tab/>
        <w:t>NTT DOCOMO, AT&amp;T</w:t>
      </w:r>
    </w:p>
    <w:p w14:paraId="6445E359" w14:textId="5BBB3E72" w:rsidR="009E4540" w:rsidRPr="009E4540" w:rsidRDefault="009E4540" w:rsidP="009E4540">
      <w:pPr>
        <w:ind w:left="720" w:hanging="720"/>
        <w:rPr>
          <w:lang w:eastAsia="x-none"/>
        </w:rPr>
      </w:pPr>
      <w:r w:rsidRPr="009E4540">
        <w:rPr>
          <w:b/>
          <w:lang w:eastAsia="x-none"/>
        </w:rPr>
        <w:t>Decision:</w:t>
      </w:r>
      <w:r>
        <w:rPr>
          <w:lang w:eastAsia="x-none"/>
        </w:rPr>
        <w:t xml:space="preserve"> </w:t>
      </w:r>
      <w:r w:rsidRPr="009E4540">
        <w:rPr>
          <w:lang w:eastAsia="x-none"/>
        </w:rPr>
        <w:t>The draft LS is</w:t>
      </w:r>
      <w:r>
        <w:rPr>
          <w:lang w:eastAsia="x-none"/>
        </w:rPr>
        <w:t xml:space="preserve"> endorsed and f</w:t>
      </w:r>
      <w:r w:rsidRPr="009E4540">
        <w:rPr>
          <w:lang w:eastAsia="x-none"/>
        </w:rPr>
        <w:t xml:space="preserve">inal LS </w:t>
      </w:r>
      <w:r>
        <w:rPr>
          <w:lang w:eastAsia="x-none"/>
        </w:rPr>
        <w:t xml:space="preserve">is </w:t>
      </w:r>
      <w:r w:rsidRPr="009E4540">
        <w:rPr>
          <w:highlight w:val="green"/>
          <w:lang w:eastAsia="x-none"/>
        </w:rPr>
        <w:t xml:space="preserve">approved in </w:t>
      </w:r>
      <w:hyperlink r:id="rId1926" w:history="1">
        <w:r w:rsidR="000F2B08">
          <w:rPr>
            <w:rStyle w:val="Hyperlink"/>
            <w:highlight w:val="green"/>
            <w:lang w:eastAsia="x-none"/>
          </w:rPr>
          <w:t>R1-1807896</w:t>
        </w:r>
      </w:hyperlink>
      <w:r>
        <w:rPr>
          <w:lang w:eastAsia="x-none"/>
        </w:rPr>
        <w:t>.</w:t>
      </w:r>
    </w:p>
    <w:p w14:paraId="682FCA63" w14:textId="4B9E69E3" w:rsidR="009E4540" w:rsidRDefault="0058452E" w:rsidP="009E4540">
      <w:pPr>
        <w:ind w:left="720" w:hanging="720"/>
        <w:rPr>
          <w:b/>
          <w:lang w:eastAsia="x-none"/>
        </w:rPr>
      </w:pPr>
      <w:hyperlink r:id="rId1927" w:history="1">
        <w:r w:rsidR="000F2B08">
          <w:rPr>
            <w:rStyle w:val="Hyperlink"/>
            <w:b/>
            <w:highlight w:val="green"/>
            <w:lang w:eastAsia="x-none"/>
          </w:rPr>
          <w:t>R1-1807891</w:t>
        </w:r>
      </w:hyperlink>
      <w:r w:rsidR="009E4540" w:rsidRPr="009E4540">
        <w:rPr>
          <w:b/>
          <w:highlight w:val="green"/>
          <w:lang w:eastAsia="x-none"/>
        </w:rPr>
        <w:t xml:space="preserve"> </w:t>
      </w:r>
      <w:r w:rsidR="009E4540" w:rsidRPr="009E4540">
        <w:rPr>
          <w:b/>
          <w:lang w:eastAsia="x-none"/>
        </w:rPr>
        <w:tab/>
        <w:t>Updated NR UE features</w:t>
      </w:r>
      <w:r w:rsidR="009E4540" w:rsidRPr="009E4540">
        <w:rPr>
          <w:b/>
          <w:lang w:eastAsia="x-none"/>
        </w:rPr>
        <w:tab/>
        <w:t>NTT DOCOMO, AT&amp;T</w:t>
      </w:r>
    </w:p>
    <w:p w14:paraId="5EC40498" w14:textId="0E0C0B45" w:rsidR="004C4BAE" w:rsidRDefault="004C4BAE" w:rsidP="009E4540">
      <w:pPr>
        <w:ind w:left="720" w:hanging="720"/>
        <w:rPr>
          <w:lang w:eastAsia="x-none"/>
        </w:rPr>
      </w:pPr>
      <w:r>
        <w:rPr>
          <w:b/>
          <w:lang w:eastAsia="x-none"/>
        </w:rPr>
        <w:t xml:space="preserve">Discussion: </w:t>
      </w:r>
      <w:r>
        <w:rPr>
          <w:lang w:eastAsia="x-none"/>
        </w:rPr>
        <w:t xml:space="preserve">Intel concerns regarding 4-25, </w:t>
      </w:r>
      <w:r w:rsidRPr="004C4BAE">
        <w:rPr>
          <w:lang w:eastAsia="x-none"/>
        </w:rPr>
        <w:t>n</w:t>
      </w:r>
      <w:r>
        <w:rPr>
          <w:lang w:eastAsia="x-none"/>
        </w:rPr>
        <w:t>ot clear whether the feature is mandatory/optional</w:t>
      </w:r>
    </w:p>
    <w:p w14:paraId="7F191A06" w14:textId="50B222CE" w:rsidR="004C4BAE" w:rsidRPr="009E4540" w:rsidRDefault="004C4BAE" w:rsidP="009E4540">
      <w:pPr>
        <w:ind w:left="720" w:hanging="720"/>
        <w:rPr>
          <w:lang w:eastAsia="x-none"/>
        </w:rPr>
      </w:pPr>
      <w:r w:rsidRPr="004C4BAE">
        <w:rPr>
          <w:lang w:eastAsia="x-none"/>
        </w:rPr>
        <w:t xml:space="preserve">Nokia: </w:t>
      </w:r>
      <w:r>
        <w:rPr>
          <w:lang w:eastAsia="x-none"/>
        </w:rPr>
        <w:t>mandatory</w:t>
      </w:r>
    </w:p>
    <w:p w14:paraId="5CC4B308" w14:textId="0EAB1DA1" w:rsidR="009E4540" w:rsidRPr="009E4540" w:rsidRDefault="009E4540" w:rsidP="009E4540">
      <w:r w:rsidRPr="009E4540">
        <w:rPr>
          <w:b/>
        </w:rPr>
        <w:t>Decision:</w:t>
      </w:r>
      <w:r>
        <w:t xml:space="preserve"> </w:t>
      </w:r>
      <w:r w:rsidRPr="009E4540">
        <w:t xml:space="preserve">The </w:t>
      </w:r>
      <w:r>
        <w:t xml:space="preserve">list is agreed. </w:t>
      </w:r>
      <w:r w:rsidRPr="009E4540">
        <w:t>Note</w:t>
      </w:r>
      <w:r>
        <w:t xml:space="preserve"> in </w:t>
      </w:r>
      <w:hyperlink r:id="rId1928" w:history="1">
        <w:r w:rsidR="000F2B08">
          <w:rPr>
            <w:rStyle w:val="Hyperlink"/>
          </w:rPr>
          <w:t>R1-1807891</w:t>
        </w:r>
      </w:hyperlink>
      <w:r>
        <w:t xml:space="preserve"> that </w:t>
      </w:r>
      <w:r w:rsidRPr="009E4540">
        <w:t>the editorial change for entry 2-33a should be reverted. However, this change will be reflected in RAN1#94</w:t>
      </w:r>
      <w:r>
        <w:t>.</w:t>
      </w:r>
    </w:p>
    <w:p w14:paraId="5D61D8A7" w14:textId="2F9660E8" w:rsidR="009E4540" w:rsidRDefault="009E4540" w:rsidP="00DD7EA0">
      <w:pPr>
        <w:rPr>
          <w:lang w:eastAsia="x-none"/>
        </w:rPr>
      </w:pPr>
    </w:p>
    <w:p w14:paraId="3710797A" w14:textId="77777777" w:rsidR="009E4540" w:rsidRPr="00282F88" w:rsidRDefault="009E4540" w:rsidP="00DD7EA0">
      <w:pPr>
        <w:rPr>
          <w:lang w:eastAsia="x-none"/>
        </w:rPr>
      </w:pPr>
    </w:p>
    <w:p w14:paraId="2DA45F51" w14:textId="62A72BB3" w:rsidR="00DD7EA0" w:rsidRPr="00E16C5C" w:rsidRDefault="0058452E" w:rsidP="00DD7EA0">
      <w:pPr>
        <w:rPr>
          <w:b/>
          <w:lang w:eastAsia="x-none"/>
        </w:rPr>
      </w:pPr>
      <w:hyperlink r:id="rId1929" w:history="1">
        <w:r w:rsidR="000F2B08">
          <w:rPr>
            <w:rStyle w:val="Hyperlink"/>
            <w:b/>
            <w:lang w:eastAsia="x-none"/>
          </w:rPr>
          <w:t>R1-1805897</w:t>
        </w:r>
      </w:hyperlink>
      <w:r w:rsidR="00DD7EA0" w:rsidRPr="00E16C5C">
        <w:rPr>
          <w:b/>
          <w:lang w:eastAsia="x-none"/>
        </w:rPr>
        <w:tab/>
        <w:t>Remaining issues of NR UE features</w:t>
      </w:r>
      <w:r w:rsidR="00DD7EA0" w:rsidRPr="00E16C5C">
        <w:rPr>
          <w:b/>
          <w:lang w:eastAsia="x-none"/>
        </w:rPr>
        <w:tab/>
        <w:t>Huawei, HiSilicon</w:t>
      </w:r>
    </w:p>
    <w:p w14:paraId="15E96525" w14:textId="0FD82B77" w:rsidR="00DD7EA0" w:rsidRPr="00E16C5C" w:rsidRDefault="0058452E" w:rsidP="00DD7EA0">
      <w:pPr>
        <w:ind w:left="1440" w:hanging="1440"/>
        <w:rPr>
          <w:b/>
          <w:lang w:eastAsia="x-none"/>
        </w:rPr>
      </w:pPr>
      <w:hyperlink r:id="rId1930" w:history="1">
        <w:r w:rsidR="000F2B08">
          <w:rPr>
            <w:rStyle w:val="Hyperlink"/>
            <w:b/>
            <w:lang w:eastAsia="x-none"/>
          </w:rPr>
          <w:t>R1-1807282</w:t>
        </w:r>
      </w:hyperlink>
      <w:r w:rsidR="00DD7EA0" w:rsidRPr="00E16C5C">
        <w:rPr>
          <w:b/>
          <w:lang w:eastAsia="x-none"/>
        </w:rPr>
        <w:tab/>
        <w:t>On UE features 3-1, 5-1, 5-1a, 6-1, 6-2 and capability to FDM slot and mini-slot</w:t>
      </w:r>
      <w:r w:rsidR="00DD7EA0" w:rsidRPr="00E16C5C">
        <w:rPr>
          <w:b/>
          <w:lang w:eastAsia="x-none"/>
        </w:rPr>
        <w:tab/>
        <w:t>Nokia, Nokia Shanghai Bell</w:t>
      </w:r>
    </w:p>
    <w:p w14:paraId="35D9F131" w14:textId="77777777" w:rsidR="00DD7EA0" w:rsidRDefault="00DD7EA0" w:rsidP="00DD7EA0">
      <w:pPr>
        <w:rPr>
          <w:rFonts w:eastAsia="MS Mincho"/>
          <w:lang w:eastAsia="ja-JP"/>
        </w:rPr>
      </w:pPr>
      <w:r w:rsidRPr="009E4540">
        <w:rPr>
          <w:rFonts w:eastAsia="MS Mincho"/>
          <w:lang w:eastAsia="ja-JP"/>
        </w:rPr>
        <w:t>Continue offine discussion on 5-1</w:t>
      </w:r>
    </w:p>
    <w:p w14:paraId="6D9FA261" w14:textId="77777777" w:rsidR="009E4540" w:rsidRPr="009E4540" w:rsidRDefault="009E4540" w:rsidP="009E4540">
      <w:pPr>
        <w:rPr>
          <w:rFonts w:eastAsia="MS Mincho"/>
          <w:lang w:eastAsia="ja-JP"/>
        </w:rPr>
      </w:pPr>
      <w:r w:rsidRPr="004C4BAE">
        <w:rPr>
          <w:rFonts w:eastAsia="MS Mincho"/>
          <w:b/>
          <w:lang w:eastAsia="ja-JP"/>
        </w:rPr>
        <w:t>Friday:</w:t>
      </w:r>
      <w:r>
        <w:rPr>
          <w:rFonts w:eastAsia="MS Mincho"/>
          <w:lang w:eastAsia="ja-JP"/>
        </w:rPr>
        <w:t xml:space="preserve"> </w:t>
      </w:r>
      <w:r w:rsidRPr="009E4540">
        <w:rPr>
          <w:rFonts w:eastAsia="MS Mincho"/>
          <w:lang w:eastAsia="ja-JP"/>
        </w:rPr>
        <w:t>Discuss in RAN plenary</w:t>
      </w:r>
    </w:p>
    <w:p w14:paraId="23501F40" w14:textId="77777777" w:rsidR="009E4540" w:rsidRDefault="009E4540" w:rsidP="00DD7EA0">
      <w:pPr>
        <w:rPr>
          <w:rFonts w:eastAsia="MS Mincho"/>
          <w:lang w:eastAsia="ja-JP"/>
        </w:rPr>
      </w:pPr>
    </w:p>
    <w:p w14:paraId="6E147386" w14:textId="4ED10C35" w:rsidR="00DD7EA0" w:rsidRDefault="00DD7EA0" w:rsidP="00DD7EA0">
      <w:pPr>
        <w:rPr>
          <w:rFonts w:eastAsia="MS Mincho"/>
          <w:lang w:eastAsia="ja-JP"/>
        </w:rPr>
      </w:pPr>
      <w:r>
        <w:rPr>
          <w:rFonts w:eastAsia="MS Mincho"/>
          <w:b/>
          <w:lang w:eastAsia="ja-JP"/>
        </w:rPr>
        <w:t xml:space="preserve">Note: </w:t>
      </w:r>
      <w:r>
        <w:rPr>
          <w:rFonts w:eastAsia="MS Mincho"/>
          <w:lang w:eastAsia="ja-JP"/>
        </w:rPr>
        <w:t>Current discussion so far con</w:t>
      </w:r>
      <w:r w:rsidR="004C4BAE">
        <w:rPr>
          <w:rFonts w:eastAsia="MS Mincho"/>
          <w:lang w:eastAsia="ja-JP"/>
        </w:rPr>
        <w:t>siders</w:t>
      </w:r>
      <w:r>
        <w:rPr>
          <w:rFonts w:eastAsia="MS Mincho"/>
          <w:lang w:eastAsia="ja-JP"/>
        </w:rPr>
        <w:t xml:space="preserve"> only UE processing capability #1.</w:t>
      </w:r>
    </w:p>
    <w:p w14:paraId="21A0D6A4" w14:textId="77777777" w:rsidR="00DD7EA0" w:rsidRDefault="00DD7EA0" w:rsidP="00DD7EA0">
      <w:pPr>
        <w:rPr>
          <w:rFonts w:eastAsia="MS Mincho"/>
          <w:lang w:eastAsia="ja-JP"/>
        </w:rPr>
      </w:pPr>
    </w:p>
    <w:p w14:paraId="325707E7" w14:textId="77777777" w:rsidR="00DD7EA0" w:rsidRDefault="00DD7EA0" w:rsidP="00DD7EA0">
      <w:pPr>
        <w:rPr>
          <w:rFonts w:eastAsia="MS Mincho"/>
          <w:lang w:eastAsia="ja-JP"/>
        </w:rPr>
      </w:pPr>
    </w:p>
    <w:p w14:paraId="4FD6F6D8" w14:textId="77777777" w:rsidR="00DD7EA0" w:rsidRPr="0092057E" w:rsidRDefault="00DD7EA0" w:rsidP="00DD7EA0">
      <w:pPr>
        <w:rPr>
          <w:rFonts w:eastAsia="Times New Roman" w:cs="Calibri Light"/>
          <w:szCs w:val="20"/>
        </w:rPr>
      </w:pPr>
      <w:r w:rsidRPr="00114466">
        <w:rPr>
          <w:rFonts w:eastAsia="Times New Roman" w:cs="Calibri Light"/>
          <w:szCs w:val="20"/>
          <w:highlight w:val="green"/>
        </w:rPr>
        <w:t>Agreement</w:t>
      </w:r>
      <w:r>
        <w:rPr>
          <w:rFonts w:eastAsia="Times New Roman" w:cs="Calibri Light"/>
          <w:szCs w:val="20"/>
        </w:rPr>
        <w:t>:</w:t>
      </w:r>
    </w:p>
    <w:p w14:paraId="04C892B7" w14:textId="77777777" w:rsidR="00DD7EA0" w:rsidRPr="0092057E" w:rsidRDefault="00DD7EA0" w:rsidP="00DD7EA0">
      <w:pPr>
        <w:rPr>
          <w:rFonts w:eastAsia="Times New Roman" w:cs="Calibri Light"/>
          <w:szCs w:val="20"/>
        </w:rPr>
      </w:pPr>
      <w:r>
        <w:rPr>
          <w:rFonts w:eastAsia="Times New Roman" w:cs="Calibri Light"/>
          <w:szCs w:val="20"/>
        </w:rPr>
        <w:t>For the candidate set value of FG 2-25:</w:t>
      </w:r>
    </w:p>
    <w:p w14:paraId="1DB12C95" w14:textId="77777777" w:rsidR="00DD7EA0" w:rsidRPr="00BF78B4" w:rsidRDefault="00DD7EA0" w:rsidP="00DD7EA0">
      <w:pPr>
        <w:ind w:firstLine="360"/>
        <w:rPr>
          <w:rFonts w:eastAsia="Times New Roman" w:cs="Calibri Light"/>
          <w:szCs w:val="20"/>
        </w:rPr>
      </w:pPr>
      <w:r w:rsidRPr="00F00DF1">
        <w:rPr>
          <w:rFonts w:eastAsia="Times New Roman" w:cs="Calibri Light"/>
          <w:szCs w:val="20"/>
        </w:rPr>
        <w:t xml:space="preserve">X1={2, 4, 8}, X2= {4, 8, 14}, X4={14, 28, </w:t>
      </w:r>
      <w:r>
        <w:rPr>
          <w:rFonts w:eastAsia="Times New Roman" w:cs="Calibri Light"/>
          <w:szCs w:val="20"/>
        </w:rPr>
        <w:t>56</w:t>
      </w:r>
      <w:r w:rsidRPr="00F00DF1">
        <w:rPr>
          <w:rFonts w:eastAsia="Times New Roman" w:cs="Calibri Light"/>
          <w:szCs w:val="20"/>
        </w:rPr>
        <w:t>}</w:t>
      </w:r>
    </w:p>
    <w:p w14:paraId="31080927" w14:textId="77777777" w:rsidR="00DD7EA0" w:rsidRDefault="00DD7EA0" w:rsidP="00DD7EA0">
      <w:pPr>
        <w:ind w:firstLine="360"/>
        <w:rPr>
          <w:rFonts w:eastAsia="Times New Roman" w:cs="Calibri Light"/>
          <w:szCs w:val="20"/>
        </w:rPr>
      </w:pPr>
      <w:r w:rsidRPr="00D41E25">
        <w:rPr>
          <w:rFonts w:eastAsia="Times New Roman" w:cs="Calibri Light"/>
          <w:szCs w:val="20"/>
        </w:rPr>
        <w:t>Candidate value set for X3 is {8,</w:t>
      </w:r>
      <w:r>
        <w:rPr>
          <w:rFonts w:eastAsia="Times New Roman" w:cs="Calibri Light"/>
          <w:szCs w:val="20"/>
        </w:rPr>
        <w:t xml:space="preserve"> </w:t>
      </w:r>
      <w:r w:rsidRPr="00D41E25">
        <w:rPr>
          <w:rFonts w:eastAsia="Times New Roman" w:cs="Calibri Light"/>
          <w:szCs w:val="20"/>
        </w:rPr>
        <w:t>14, 28}</w:t>
      </w:r>
    </w:p>
    <w:p w14:paraId="1C53D96A" w14:textId="77777777" w:rsidR="00DD7EA0" w:rsidRDefault="00DD7EA0" w:rsidP="00DD7EA0">
      <w:pPr>
        <w:rPr>
          <w:rFonts w:eastAsia="MS Mincho"/>
          <w:lang w:eastAsia="ja-JP"/>
        </w:rPr>
      </w:pPr>
    </w:p>
    <w:p w14:paraId="57C86C7B" w14:textId="77777777" w:rsidR="00DD7EA0" w:rsidRPr="0092057E" w:rsidRDefault="00DD7EA0" w:rsidP="00DD7EA0">
      <w:pPr>
        <w:rPr>
          <w:rFonts w:eastAsia="Times New Roman" w:cs="Calibri Light"/>
          <w:szCs w:val="20"/>
        </w:rPr>
      </w:pPr>
      <w:r w:rsidRPr="00114466">
        <w:rPr>
          <w:rFonts w:eastAsia="Times New Roman" w:cs="Calibri Light"/>
          <w:szCs w:val="20"/>
          <w:highlight w:val="green"/>
        </w:rPr>
        <w:t>Agreement</w:t>
      </w:r>
      <w:r>
        <w:rPr>
          <w:rFonts w:eastAsia="Times New Roman" w:cs="Calibri Light"/>
          <w:szCs w:val="20"/>
        </w:rPr>
        <w:t>:</w:t>
      </w:r>
    </w:p>
    <w:p w14:paraId="3EF694A2" w14:textId="77777777" w:rsidR="00DD7EA0" w:rsidRDefault="00DD7EA0" w:rsidP="00DD7EA0">
      <w:pPr>
        <w:rPr>
          <w:rFonts w:eastAsia="MS Mincho"/>
          <w:lang w:eastAsia="ja-JP"/>
        </w:rPr>
      </w:pPr>
      <w:r>
        <w:rPr>
          <w:rFonts w:eastAsia="MS Mincho"/>
          <w:lang w:eastAsia="ja-JP"/>
        </w:rPr>
        <w:t>For 2-28, remove SCS 15 and 30</w:t>
      </w:r>
    </w:p>
    <w:p w14:paraId="14B0DE8D" w14:textId="77777777" w:rsidR="00DD7EA0" w:rsidRDefault="00DD7EA0" w:rsidP="00DD7EA0">
      <w:pPr>
        <w:rPr>
          <w:rFonts w:eastAsia="MS Mincho"/>
          <w:lang w:eastAsia="ja-JP"/>
        </w:rPr>
      </w:pPr>
    </w:p>
    <w:p w14:paraId="60567693" w14:textId="77777777" w:rsidR="00DD7EA0" w:rsidRDefault="00DD7EA0" w:rsidP="00DD7EA0">
      <w:pPr>
        <w:rPr>
          <w:rFonts w:eastAsia="MS Mincho"/>
          <w:lang w:eastAsia="ja-JP"/>
        </w:rPr>
      </w:pPr>
      <w:r w:rsidRPr="00316F1D">
        <w:rPr>
          <w:rFonts w:eastAsia="MS Mincho"/>
          <w:highlight w:val="green"/>
          <w:lang w:eastAsia="ja-JP"/>
        </w:rPr>
        <w:t>Agreement</w:t>
      </w:r>
    </w:p>
    <w:p w14:paraId="700FDDCF" w14:textId="77777777" w:rsidR="00DD7EA0" w:rsidRDefault="00DD7EA0" w:rsidP="00DD7EA0">
      <w:pPr>
        <w:rPr>
          <w:rFonts w:eastAsia="MS Mincho"/>
          <w:lang w:eastAsia="ja-JP"/>
        </w:rPr>
      </w:pPr>
      <w:r>
        <w:rPr>
          <w:rFonts w:eastAsia="MS Mincho"/>
          <w:lang w:eastAsia="ja-JP"/>
        </w:rPr>
        <w:t xml:space="preserve">For 2-30, change the candidate value set for component-2: </w:t>
      </w:r>
    </w:p>
    <w:p w14:paraId="2BBD4A6F" w14:textId="77777777" w:rsidR="00DD7EA0" w:rsidRDefault="00DD7EA0" w:rsidP="00DD7EA0">
      <w:pPr>
        <w:rPr>
          <w:rFonts w:eastAsia="MS Mincho"/>
          <w:lang w:eastAsia="ja-JP"/>
        </w:rPr>
      </w:pPr>
      <w:r w:rsidRPr="006508EC">
        <w:rPr>
          <w:rFonts w:eastAsia="MS Mincho"/>
          <w:lang w:eastAsia="ja-JP"/>
        </w:rPr>
        <w:t>Component-2, candidate value set is {</w:t>
      </w:r>
      <w:r>
        <w:rPr>
          <w:rFonts w:eastAsia="MS Mincho"/>
          <w:lang w:eastAsia="ja-JP"/>
        </w:rPr>
        <w:t xml:space="preserve">2, 4, </w:t>
      </w:r>
      <w:r w:rsidRPr="006508EC">
        <w:rPr>
          <w:rFonts w:eastAsia="MS Mincho"/>
          <w:lang w:eastAsia="ja-JP"/>
        </w:rPr>
        <w:t>8, 16}</w:t>
      </w:r>
    </w:p>
    <w:p w14:paraId="17DD3E19" w14:textId="77777777" w:rsidR="00DD7EA0" w:rsidRDefault="00DD7EA0" w:rsidP="00DD7EA0">
      <w:pPr>
        <w:rPr>
          <w:rFonts w:eastAsia="MS Mincho"/>
          <w:lang w:eastAsia="ja-JP"/>
        </w:rPr>
      </w:pPr>
    </w:p>
    <w:p w14:paraId="5018CBA3" w14:textId="77777777" w:rsidR="00DD7EA0" w:rsidRDefault="00DD7EA0" w:rsidP="00DD7EA0">
      <w:pPr>
        <w:rPr>
          <w:rFonts w:eastAsia="MS Mincho"/>
          <w:lang w:eastAsia="ja-JP"/>
        </w:rPr>
      </w:pPr>
      <w:r w:rsidRPr="00482E1B">
        <w:rPr>
          <w:rFonts w:eastAsia="MS Mincho"/>
          <w:highlight w:val="green"/>
          <w:lang w:eastAsia="ja-JP"/>
        </w:rPr>
        <w:t>Agreement</w:t>
      </w:r>
    </w:p>
    <w:p w14:paraId="6249030E" w14:textId="77777777" w:rsidR="00DD7EA0" w:rsidRDefault="00DD7EA0" w:rsidP="00DD7EA0">
      <w:pPr>
        <w:rPr>
          <w:rFonts w:eastAsia="MS Mincho"/>
          <w:lang w:eastAsia="ja-JP"/>
        </w:rPr>
      </w:pPr>
      <w:r>
        <w:rPr>
          <w:rFonts w:eastAsia="MS Mincho"/>
          <w:lang w:eastAsia="ja-JP"/>
        </w:rPr>
        <w:t xml:space="preserve">For 2-54a, change the component-1 to: </w:t>
      </w:r>
    </w:p>
    <w:p w14:paraId="26071DEF" w14:textId="77777777" w:rsidR="00DD7EA0" w:rsidRPr="00371FC3" w:rsidRDefault="00DD7EA0" w:rsidP="00DD7EA0">
      <w:pPr>
        <w:rPr>
          <w:rFonts w:ascii="Calibri Light" w:eastAsia="Times New Roman" w:hAnsi="Calibri Light" w:cs="Calibri Light"/>
          <w:szCs w:val="20"/>
        </w:rPr>
      </w:pPr>
      <w:r w:rsidRPr="00371FC3">
        <w:rPr>
          <w:rFonts w:ascii="Calibri Light" w:eastAsia="Times New Roman" w:hAnsi="Calibri Light" w:cs="Calibri Light"/>
          <w:szCs w:val="20"/>
        </w:rPr>
        <w:t xml:space="preserve">1. Maximum number of simultaneous transmitted SRS resources per CC at one symbol </w:t>
      </w:r>
      <w:r w:rsidRPr="00371FC3">
        <w:rPr>
          <w:rFonts w:ascii="Calibri Light" w:eastAsia="Times New Roman" w:hAnsi="Calibri Light" w:cs="Calibri Light"/>
          <w:szCs w:val="20"/>
          <w:highlight w:val="green"/>
        </w:rPr>
        <w:t>for NCB PUSCH</w:t>
      </w:r>
    </w:p>
    <w:p w14:paraId="7A14183C" w14:textId="77777777" w:rsidR="00DD7EA0" w:rsidRDefault="00DD7EA0" w:rsidP="00DD7EA0">
      <w:pPr>
        <w:rPr>
          <w:rFonts w:eastAsia="MS Mincho"/>
          <w:lang w:eastAsia="ja-JP"/>
        </w:rPr>
      </w:pPr>
    </w:p>
    <w:p w14:paraId="6FF2C1C3" w14:textId="77777777" w:rsidR="00DD7EA0" w:rsidRDefault="00DD7EA0" w:rsidP="00DD7EA0">
      <w:pPr>
        <w:rPr>
          <w:rFonts w:eastAsia="MS Mincho"/>
          <w:lang w:eastAsia="ja-JP"/>
        </w:rPr>
      </w:pPr>
      <w:r w:rsidRPr="00482E1B">
        <w:rPr>
          <w:rFonts w:eastAsia="MS Mincho"/>
          <w:highlight w:val="green"/>
          <w:lang w:eastAsia="ja-JP"/>
        </w:rPr>
        <w:t>Agreement</w:t>
      </w:r>
    </w:p>
    <w:p w14:paraId="4F003B5E" w14:textId="77777777" w:rsidR="00DD7EA0" w:rsidRDefault="00DD7EA0" w:rsidP="00DD7EA0">
      <w:pPr>
        <w:rPr>
          <w:rFonts w:eastAsia="MS Mincho"/>
          <w:lang w:eastAsia="ja-JP"/>
        </w:rPr>
      </w:pPr>
      <w:r>
        <w:rPr>
          <w:rFonts w:eastAsia="MS Mincho"/>
          <w:lang w:eastAsia="ja-JP"/>
        </w:rPr>
        <w:t xml:space="preserve">For 2-14, add a new component: </w:t>
      </w:r>
    </w:p>
    <w:p w14:paraId="56F263C8" w14:textId="77777777" w:rsidR="00DD7EA0" w:rsidRPr="005A709E" w:rsidRDefault="00DD7EA0" w:rsidP="00DD7EA0">
      <w:pPr>
        <w:rPr>
          <w:rFonts w:ascii="Calibri Light" w:eastAsia="Times New Roman" w:hAnsi="Calibri Light" w:cs="Calibri Light"/>
          <w:szCs w:val="20"/>
        </w:rPr>
      </w:pPr>
      <w:r w:rsidRPr="005A709E">
        <w:rPr>
          <w:rFonts w:ascii="Calibri Light" w:eastAsia="Times New Roman" w:hAnsi="Calibri Light" w:cs="Calibri Light"/>
          <w:szCs w:val="20"/>
        </w:rPr>
        <w:t>“Supported max number of SRS resource per set (SRS set use is configured as for codebook).”</w:t>
      </w:r>
    </w:p>
    <w:p w14:paraId="2BEAD94F" w14:textId="77777777" w:rsidR="00DD7EA0" w:rsidRPr="005A709E" w:rsidRDefault="00DD7EA0" w:rsidP="00DD7EA0">
      <w:pPr>
        <w:rPr>
          <w:rFonts w:ascii="Calibri Light" w:eastAsia="Times New Roman" w:hAnsi="Calibri Light" w:cs="Calibri Light"/>
          <w:szCs w:val="20"/>
        </w:rPr>
      </w:pPr>
      <w:r w:rsidRPr="005A709E">
        <w:rPr>
          <w:rFonts w:ascii="Calibri Light" w:eastAsia="Times New Roman" w:hAnsi="Calibri Light" w:cs="Calibri Light"/>
          <w:szCs w:val="20"/>
        </w:rPr>
        <w:t>With Candidate value: {1, 2}</w:t>
      </w:r>
    </w:p>
    <w:p w14:paraId="6B9F6385" w14:textId="77777777" w:rsidR="00DD7EA0" w:rsidRDefault="00DD7EA0" w:rsidP="00DD7EA0">
      <w:pPr>
        <w:rPr>
          <w:rFonts w:eastAsia="MS Mincho"/>
          <w:lang w:eastAsia="ja-JP"/>
        </w:rPr>
      </w:pPr>
    </w:p>
    <w:p w14:paraId="5CB9CB84" w14:textId="77777777" w:rsidR="00DD7EA0" w:rsidRDefault="00DD7EA0" w:rsidP="00DD7EA0">
      <w:pPr>
        <w:rPr>
          <w:rFonts w:eastAsia="MS Mincho"/>
          <w:lang w:eastAsia="ja-JP"/>
        </w:rPr>
      </w:pPr>
      <w:r w:rsidRPr="00D33FD4">
        <w:rPr>
          <w:rFonts w:eastAsia="MS Mincho"/>
          <w:highlight w:val="green"/>
          <w:lang w:eastAsia="ja-JP"/>
        </w:rPr>
        <w:t>Agreement</w:t>
      </w:r>
    </w:p>
    <w:p w14:paraId="5EC17DDD" w14:textId="77777777" w:rsidR="00DD7EA0" w:rsidRDefault="00DD7EA0" w:rsidP="00DD7EA0">
      <w:pPr>
        <w:rPr>
          <w:rFonts w:eastAsia="MS Mincho"/>
          <w:lang w:eastAsia="ja-JP"/>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15"/>
        <w:gridCol w:w="1193"/>
        <w:gridCol w:w="2272"/>
        <w:gridCol w:w="382"/>
        <w:gridCol w:w="490"/>
        <w:gridCol w:w="1051"/>
        <w:gridCol w:w="608"/>
        <w:gridCol w:w="558"/>
        <w:gridCol w:w="558"/>
        <w:gridCol w:w="259"/>
        <w:gridCol w:w="1109"/>
        <w:gridCol w:w="330"/>
        <w:gridCol w:w="1232"/>
      </w:tblGrid>
      <w:tr w:rsidR="00DD7EA0" w:rsidRPr="006B2C94" w14:paraId="5B989D18" w14:textId="77777777" w:rsidTr="0058551E">
        <w:trPr>
          <w:trHeight w:val="98"/>
        </w:trPr>
        <w:tc>
          <w:tcPr>
            <w:tcW w:w="199" w:type="pct"/>
            <w:tcBorders>
              <w:top w:val="single" w:sz="4" w:space="0" w:color="auto"/>
              <w:left w:val="single" w:sz="4" w:space="0" w:color="auto"/>
              <w:bottom w:val="single" w:sz="4" w:space="0" w:color="auto"/>
              <w:right w:val="single" w:sz="4" w:space="0" w:color="auto"/>
            </w:tcBorders>
            <w:shd w:val="clear" w:color="auto" w:fill="auto"/>
          </w:tcPr>
          <w:p w14:paraId="40066B3D"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Pr>
                <w:rFonts w:ascii="Calibri Light" w:eastAsia="MS PGothic" w:hAnsi="Calibri Light" w:cs="Calibri Light"/>
                <w:color w:val="000000"/>
                <w:sz w:val="18"/>
                <w:szCs w:val="18"/>
                <w:lang w:eastAsia="ja-JP"/>
              </w:rPr>
              <w:t>2-4</w:t>
            </w:r>
          </w:p>
        </w:tc>
        <w:tc>
          <w:tcPr>
            <w:tcW w:w="571" w:type="pct"/>
            <w:tcBorders>
              <w:top w:val="single" w:sz="4" w:space="0" w:color="auto"/>
              <w:left w:val="single" w:sz="4" w:space="0" w:color="auto"/>
              <w:bottom w:val="single" w:sz="4" w:space="0" w:color="auto"/>
              <w:right w:val="single" w:sz="4" w:space="0" w:color="auto"/>
            </w:tcBorders>
            <w:shd w:val="clear" w:color="auto" w:fill="auto"/>
          </w:tcPr>
          <w:p w14:paraId="514CE8D6"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Pr>
                <w:rFonts w:ascii="Calibri Light" w:eastAsia="MS PGothic" w:hAnsi="Calibri Light" w:cs="Calibri Light"/>
                <w:color w:val="000000"/>
                <w:sz w:val="18"/>
                <w:szCs w:val="18"/>
                <w:lang w:eastAsia="ja-JP"/>
              </w:rPr>
              <w:t>TCI states for PDSCH</w:t>
            </w:r>
          </w:p>
        </w:tc>
        <w:tc>
          <w:tcPr>
            <w:tcW w:w="1087" w:type="pct"/>
            <w:tcBorders>
              <w:top w:val="single" w:sz="4" w:space="0" w:color="auto"/>
              <w:left w:val="single" w:sz="4" w:space="0" w:color="auto"/>
              <w:bottom w:val="single" w:sz="4" w:space="0" w:color="auto"/>
              <w:right w:val="single" w:sz="4" w:space="0" w:color="auto"/>
            </w:tcBorders>
            <w:shd w:val="clear" w:color="auto" w:fill="auto"/>
          </w:tcPr>
          <w:p w14:paraId="0E8D463E"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Pr>
                <w:rFonts w:ascii="Calibri Light" w:eastAsia="MS PGothic" w:hAnsi="Calibri Light" w:cs="Calibri Light"/>
                <w:color w:val="000000"/>
                <w:sz w:val="18"/>
                <w:szCs w:val="18"/>
                <w:lang w:eastAsia="ja-JP"/>
              </w:rPr>
              <w:t>1</w:t>
            </w:r>
            <w:bookmarkStart w:id="4342" w:name="_Hlk514327912"/>
            <w:r w:rsidRPr="006B2C94">
              <w:rPr>
                <w:rFonts w:ascii="Calibri Light" w:eastAsia="MS PGothic" w:hAnsi="Calibri Light" w:cs="Calibri Light"/>
                <w:color w:val="000000"/>
                <w:sz w:val="18"/>
                <w:szCs w:val="18"/>
                <w:lang w:eastAsia="ja-JP"/>
              </w:rPr>
              <w:t xml:space="preserve">. Support number of active TCI states </w:t>
            </w:r>
            <w:r>
              <w:rPr>
                <w:rFonts w:ascii="Calibri Light" w:eastAsia="MS PGothic" w:hAnsi="Calibri Light" w:cs="Calibri Light"/>
                <w:color w:val="000000"/>
                <w:sz w:val="18"/>
                <w:szCs w:val="18"/>
                <w:lang w:eastAsia="ja-JP"/>
              </w:rPr>
              <w:t xml:space="preserve">per BWP </w:t>
            </w:r>
            <w:r w:rsidRPr="006B2C94">
              <w:rPr>
                <w:rFonts w:ascii="Calibri Light" w:eastAsia="MS PGothic" w:hAnsi="Calibri Light" w:cs="Calibri Light"/>
                <w:color w:val="000000"/>
                <w:sz w:val="18"/>
                <w:szCs w:val="18"/>
                <w:lang w:eastAsia="ja-JP"/>
              </w:rPr>
              <w:t>per CC</w:t>
            </w:r>
            <w:ins w:id="4343" w:author="Peter Gaal" w:date="2018-05-17T13:42:00Z">
              <w:r w:rsidRPr="006B2C94">
                <w:rPr>
                  <w:rFonts w:ascii="Calibri Light" w:eastAsia="MS PGothic" w:hAnsi="Calibri Light" w:cs="Calibri Light"/>
                  <w:color w:val="FF0000"/>
                  <w:sz w:val="18"/>
                  <w:szCs w:val="18"/>
                  <w:lang w:eastAsia="ja-JP"/>
                </w:rPr>
                <w:t>,</w:t>
              </w:r>
            </w:ins>
            <w:ins w:id="4344" w:author="Peter Gaal" w:date="2018-05-22T23:04:00Z">
              <w:r w:rsidRPr="006B2C94">
                <w:rPr>
                  <w:rFonts w:ascii="Calibri Light" w:eastAsia="MS PGothic" w:hAnsi="Calibri Light" w:cs="Calibri Light"/>
                  <w:color w:val="FF0000"/>
                  <w:sz w:val="18"/>
                  <w:szCs w:val="18"/>
                  <w:lang w:eastAsia="ja-JP"/>
                </w:rPr>
                <w:t xml:space="preserve"> including control and</w:t>
              </w:r>
            </w:ins>
            <w:ins w:id="4345" w:author="Peter Gaal" w:date="2018-05-17T13:42:00Z">
              <w:r w:rsidRPr="006B2C94">
                <w:rPr>
                  <w:rFonts w:ascii="Calibri Light" w:eastAsia="MS PGothic" w:hAnsi="Calibri Light" w:cs="Calibri Light"/>
                  <w:color w:val="FF0000"/>
                  <w:sz w:val="18"/>
                  <w:szCs w:val="18"/>
                  <w:lang w:eastAsia="ja-JP"/>
                </w:rPr>
                <w:t xml:space="preserve"> data</w:t>
              </w:r>
            </w:ins>
            <w:r w:rsidRPr="006B2C94">
              <w:rPr>
                <w:rFonts w:ascii="Calibri Light" w:eastAsia="MS PGothic" w:hAnsi="Calibri Light" w:cs="Calibri Light"/>
                <w:color w:val="000000"/>
                <w:sz w:val="18"/>
                <w:szCs w:val="18"/>
                <w:lang w:eastAsia="ja-JP"/>
              </w:rPr>
              <w:t xml:space="preserve"> </w:t>
            </w:r>
            <w:bookmarkEnd w:id="4342"/>
          </w:p>
          <w:p w14:paraId="5CCC6C99"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Pr>
                <w:rFonts w:ascii="Calibri Light" w:eastAsia="MS PGothic" w:hAnsi="Calibri Light" w:cs="Calibri Light"/>
                <w:color w:val="000000"/>
                <w:sz w:val="18"/>
                <w:szCs w:val="18"/>
                <w:lang w:eastAsia="ja-JP"/>
              </w:rPr>
              <w:t>2. maximum n</w:t>
            </w:r>
            <w:r>
              <w:rPr>
                <w:rFonts w:ascii="Calibri Light" w:eastAsia="MS PGothic" w:hAnsi="Calibri Light" w:cs="Calibri Light"/>
                <w:color w:val="000000"/>
                <w:sz w:val="18"/>
                <w:szCs w:val="18"/>
                <w:lang w:eastAsia="ja-JP"/>
              </w:rPr>
              <w:t>umber of configured TCI states per CC for PDSCH</w:t>
            </w:r>
          </w:p>
          <w:p w14:paraId="296F0CA4"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p>
        </w:tc>
        <w:tc>
          <w:tcPr>
            <w:tcW w:w="183" w:type="pct"/>
            <w:tcBorders>
              <w:top w:val="single" w:sz="4" w:space="0" w:color="auto"/>
              <w:left w:val="single" w:sz="4" w:space="0" w:color="auto"/>
              <w:bottom w:val="single" w:sz="4" w:space="0" w:color="auto"/>
              <w:right w:val="single" w:sz="4" w:space="0" w:color="auto"/>
            </w:tcBorders>
            <w:shd w:val="clear" w:color="auto" w:fill="auto"/>
          </w:tcPr>
          <w:p w14:paraId="2444A800"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Pr>
                <w:rFonts w:ascii="Calibri Light" w:eastAsia="MS PGothic" w:hAnsi="Calibri Light" w:cs="Calibri Light"/>
                <w:color w:val="000000"/>
                <w:sz w:val="18"/>
                <w:szCs w:val="18"/>
                <w:lang w:eastAsia="ja-JP"/>
              </w:rPr>
              <w:t>2-1</w:t>
            </w:r>
          </w:p>
        </w:tc>
        <w:tc>
          <w:tcPr>
            <w:tcW w:w="235" w:type="pct"/>
            <w:tcBorders>
              <w:top w:val="single" w:sz="4" w:space="0" w:color="auto"/>
              <w:left w:val="single" w:sz="4" w:space="0" w:color="auto"/>
              <w:bottom w:val="single" w:sz="4" w:space="0" w:color="auto"/>
              <w:right w:val="single" w:sz="4" w:space="0" w:color="auto"/>
            </w:tcBorders>
            <w:shd w:val="clear" w:color="auto" w:fill="auto"/>
          </w:tcPr>
          <w:p w14:paraId="78EDD938"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Pr>
                <w:rFonts w:ascii="Calibri Light" w:eastAsia="MS PGothic" w:hAnsi="Calibri Light" w:cs="Calibri Light"/>
                <w:color w:val="000000"/>
                <w:sz w:val="18"/>
                <w:szCs w:val="18"/>
                <w:lang w:eastAsia="ja-JP"/>
              </w:rPr>
              <w:t>Yes</w:t>
            </w:r>
          </w:p>
        </w:tc>
        <w:tc>
          <w:tcPr>
            <w:tcW w:w="503" w:type="pct"/>
            <w:tcBorders>
              <w:top w:val="single" w:sz="4" w:space="0" w:color="auto"/>
              <w:left w:val="single" w:sz="4" w:space="0" w:color="auto"/>
              <w:bottom w:val="single" w:sz="4" w:space="0" w:color="auto"/>
              <w:right w:val="single" w:sz="4" w:space="0" w:color="auto"/>
            </w:tcBorders>
            <w:shd w:val="clear" w:color="auto" w:fill="auto"/>
          </w:tcPr>
          <w:p w14:paraId="57B335A6"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Pr>
                <w:rFonts w:ascii="Calibri Light" w:eastAsia="MS PGothic" w:hAnsi="Calibri Light" w:cs="Calibri Light"/>
                <w:color w:val="000000"/>
                <w:sz w:val="18"/>
                <w:szCs w:val="18"/>
                <w:lang w:eastAsia="ja-JP"/>
              </w:rPr>
              <w:t>Only one TCI state can be supported</w:t>
            </w:r>
          </w:p>
          <w:p w14:paraId="111E0856"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p>
        </w:tc>
        <w:tc>
          <w:tcPr>
            <w:tcW w:w="291" w:type="pct"/>
            <w:tcBorders>
              <w:top w:val="single" w:sz="4" w:space="0" w:color="auto"/>
              <w:left w:val="single" w:sz="4" w:space="0" w:color="auto"/>
              <w:bottom w:val="single" w:sz="4" w:space="0" w:color="auto"/>
              <w:right w:val="single" w:sz="4" w:space="0" w:color="auto"/>
            </w:tcBorders>
            <w:shd w:val="clear" w:color="auto" w:fill="auto"/>
          </w:tcPr>
          <w:p w14:paraId="4832755A"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Pr>
                <w:rFonts w:ascii="Calibri Light" w:eastAsia="MS PGothic" w:hAnsi="Calibri Light" w:cs="Calibri Light"/>
                <w:color w:val="000000"/>
                <w:sz w:val="18"/>
                <w:szCs w:val="18"/>
                <w:lang w:eastAsia="ja-JP"/>
              </w:rPr>
              <w:t xml:space="preserve">Type 1 </w:t>
            </w:r>
          </w:p>
        </w:tc>
        <w:tc>
          <w:tcPr>
            <w:tcW w:w="267" w:type="pct"/>
            <w:tcBorders>
              <w:top w:val="single" w:sz="4" w:space="0" w:color="auto"/>
              <w:left w:val="single" w:sz="4" w:space="0" w:color="auto"/>
              <w:bottom w:val="single" w:sz="4" w:space="0" w:color="auto"/>
              <w:right w:val="single" w:sz="4" w:space="0" w:color="auto"/>
            </w:tcBorders>
            <w:shd w:val="clear" w:color="auto" w:fill="auto"/>
          </w:tcPr>
          <w:p w14:paraId="52CCDAAE"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Pr>
                <w:rFonts w:ascii="Calibri Light" w:eastAsia="MS PGothic" w:hAnsi="Calibri Light" w:cs="Calibri Light"/>
                <w:color w:val="000000"/>
                <w:sz w:val="18"/>
                <w:szCs w:val="18"/>
                <w:lang w:eastAsia="ja-JP"/>
              </w:rPr>
              <w:t xml:space="preserve">N.A. </w:t>
            </w:r>
          </w:p>
        </w:tc>
        <w:tc>
          <w:tcPr>
            <w:tcW w:w="267" w:type="pct"/>
            <w:tcBorders>
              <w:top w:val="single" w:sz="4" w:space="0" w:color="auto"/>
              <w:left w:val="single" w:sz="4" w:space="0" w:color="auto"/>
              <w:bottom w:val="single" w:sz="4" w:space="0" w:color="auto"/>
              <w:right w:val="single" w:sz="4" w:space="0" w:color="auto"/>
            </w:tcBorders>
            <w:shd w:val="clear" w:color="auto" w:fill="auto"/>
          </w:tcPr>
          <w:p w14:paraId="17EE2F03"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SimSun" w:hAnsi="Calibri Light" w:cs="Calibri Light"/>
                <w:color w:val="000000"/>
                <w:sz w:val="18"/>
                <w:szCs w:val="18"/>
                <w:lang w:eastAsia="ja-JP"/>
              </w:rPr>
            </w:pPr>
            <w:r w:rsidRPr="006B2C94">
              <w:rPr>
                <w:rFonts w:ascii="Calibri Light" w:eastAsia="SimSun" w:hAnsi="Calibri Light" w:cs="Calibri Light"/>
                <w:color w:val="000000"/>
                <w:sz w:val="18"/>
                <w:szCs w:val="18"/>
                <w:lang w:eastAsia="ja-JP"/>
              </w:rPr>
              <w:t>N.A.</w:t>
            </w:r>
          </w:p>
        </w:tc>
        <w:tc>
          <w:tcPr>
            <w:tcW w:w="124" w:type="pct"/>
            <w:tcBorders>
              <w:top w:val="single" w:sz="4" w:space="0" w:color="auto"/>
              <w:left w:val="single" w:sz="4" w:space="0" w:color="auto"/>
              <w:bottom w:val="single" w:sz="4" w:space="0" w:color="auto"/>
              <w:right w:val="single" w:sz="4" w:space="0" w:color="auto"/>
            </w:tcBorders>
            <w:shd w:val="clear" w:color="auto" w:fill="auto"/>
          </w:tcPr>
          <w:p w14:paraId="278E4BDA"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algun Gothic" w:hAnsi="Calibri Light" w:cs="Calibri Light"/>
                <w:color w:val="000000"/>
                <w:sz w:val="18"/>
                <w:szCs w:val="18"/>
                <w:lang w:eastAsia="ja-JP"/>
              </w:rPr>
            </w:pPr>
          </w:p>
        </w:tc>
        <w:tc>
          <w:tcPr>
            <w:tcW w:w="526" w:type="pct"/>
            <w:tcBorders>
              <w:top w:val="single" w:sz="4" w:space="0" w:color="auto"/>
              <w:left w:val="single" w:sz="4" w:space="0" w:color="auto"/>
              <w:bottom w:val="single" w:sz="4" w:space="0" w:color="auto"/>
              <w:right w:val="single" w:sz="4" w:space="0" w:color="auto"/>
            </w:tcBorders>
            <w:shd w:val="clear" w:color="auto" w:fill="auto"/>
          </w:tcPr>
          <w:p w14:paraId="1900A1CB"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algun Gothic" w:hAnsi="Calibri Light" w:cs="Calibri Light"/>
                <w:color w:val="000000"/>
                <w:sz w:val="18"/>
                <w:szCs w:val="18"/>
                <w:lang w:eastAsia="ja-JP"/>
              </w:rPr>
            </w:pPr>
          </w:p>
        </w:tc>
        <w:tc>
          <w:tcPr>
            <w:tcW w:w="158" w:type="pct"/>
            <w:tcBorders>
              <w:top w:val="single" w:sz="4" w:space="0" w:color="auto"/>
              <w:left w:val="single" w:sz="4" w:space="0" w:color="auto"/>
              <w:bottom w:val="single" w:sz="4" w:space="0" w:color="auto"/>
              <w:right w:val="single" w:sz="4" w:space="0" w:color="auto"/>
            </w:tcBorders>
            <w:shd w:val="clear" w:color="auto" w:fill="auto"/>
          </w:tcPr>
          <w:p w14:paraId="484BBA0B"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p>
        </w:tc>
        <w:tc>
          <w:tcPr>
            <w:tcW w:w="589" w:type="pct"/>
            <w:tcBorders>
              <w:top w:val="single" w:sz="4" w:space="0" w:color="auto"/>
              <w:left w:val="single" w:sz="4" w:space="0" w:color="auto"/>
              <w:bottom w:val="single" w:sz="4" w:space="0" w:color="auto"/>
              <w:right w:val="single" w:sz="4" w:space="0" w:color="auto"/>
            </w:tcBorders>
            <w:shd w:val="clear" w:color="000000" w:fill="BFBFBF"/>
          </w:tcPr>
          <w:p w14:paraId="1C2D14E9"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Pr>
                <w:rFonts w:ascii="Calibri Light" w:eastAsia="MS PGothic" w:hAnsi="Calibri Light" w:cs="Calibri Light"/>
                <w:color w:val="000000"/>
                <w:sz w:val="18"/>
                <w:szCs w:val="18"/>
                <w:lang w:eastAsia="ja-JP"/>
              </w:rPr>
              <w:t xml:space="preserve">Component-1: Candidate value set: {1, 2, </w:t>
            </w:r>
            <w:r>
              <w:rPr>
                <w:rFonts w:ascii="Calibri Light" w:eastAsia="MS PGothic" w:hAnsi="Calibri Light" w:cs="Calibri Light"/>
                <w:color w:val="000000"/>
                <w:sz w:val="18"/>
                <w:szCs w:val="18"/>
                <w:lang w:eastAsia="ja-JP"/>
              </w:rPr>
              <w:t xml:space="preserve">3, </w:t>
            </w:r>
            <w:r w:rsidRPr="006B2C94">
              <w:rPr>
                <w:rFonts w:ascii="Calibri Light" w:eastAsia="MS PGothic" w:hAnsi="Calibri Light" w:cs="Calibri Light"/>
                <w:color w:val="000000"/>
                <w:sz w:val="18"/>
                <w:szCs w:val="18"/>
                <w:lang w:eastAsia="ja-JP"/>
              </w:rPr>
              <w:t>4, 8</w:t>
            </w:r>
            <w:del w:id="4346" w:author="Peter Gaal" w:date="2018-05-22T23:09:00Z">
              <w:r w:rsidRPr="006B2C94" w:rsidDel="00472515">
                <w:rPr>
                  <w:rFonts w:ascii="Calibri Light" w:eastAsia="MS PGothic" w:hAnsi="Calibri Light" w:cs="Calibri Light"/>
                  <w:color w:val="000000"/>
                  <w:sz w:val="18"/>
                  <w:szCs w:val="18"/>
                  <w:lang w:eastAsia="ja-JP"/>
                </w:rPr>
                <w:delText xml:space="preserve"> </w:delText>
              </w:r>
            </w:del>
            <w:r w:rsidRPr="006B2C94">
              <w:rPr>
                <w:rFonts w:ascii="Calibri Light" w:eastAsia="MS PGothic" w:hAnsi="Calibri Light" w:cs="Calibri Light"/>
                <w:color w:val="000000"/>
                <w:sz w:val="18"/>
                <w:szCs w:val="18"/>
                <w:lang w:eastAsia="ja-JP"/>
              </w:rPr>
              <w:t>}</w:t>
            </w:r>
          </w:p>
          <w:p w14:paraId="0887EB1E"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Pr>
                <w:rFonts w:ascii="Calibri Light" w:eastAsia="MS PGothic" w:hAnsi="Calibri Light" w:cs="Calibri Light"/>
                <w:color w:val="000000"/>
                <w:sz w:val="18"/>
                <w:szCs w:val="18"/>
                <w:lang w:eastAsia="ja-JP"/>
              </w:rPr>
              <w:t>Component-2: candidate value set: {4, 8, 16, 32, 64}</w:t>
            </w:r>
          </w:p>
          <w:p w14:paraId="6153816A"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sidDel="00472515">
              <w:rPr>
                <w:rFonts w:ascii="Calibri Light" w:eastAsia="MS PGothic" w:hAnsi="Calibri Light" w:cs="Calibri Light"/>
                <w:color w:val="000000"/>
                <w:sz w:val="18"/>
                <w:szCs w:val="18"/>
                <w:lang w:eastAsia="ja-JP"/>
              </w:rPr>
              <w:t>F</w:t>
            </w:r>
            <w:r w:rsidRPr="006B2C94">
              <w:rPr>
                <w:rFonts w:ascii="Calibri Light" w:eastAsia="MS PGothic" w:hAnsi="Calibri Light" w:cs="Calibri Light"/>
                <w:color w:val="000000"/>
                <w:sz w:val="18"/>
                <w:szCs w:val="18"/>
                <w:lang w:eastAsia="ja-JP"/>
              </w:rPr>
              <w:t>FS: mandatory value</w:t>
            </w:r>
            <w:r>
              <w:rPr>
                <w:rFonts w:ascii="Calibri Light" w:eastAsia="MS PGothic" w:hAnsi="Calibri Light" w:cs="Calibri Light"/>
                <w:color w:val="000000"/>
                <w:sz w:val="18"/>
                <w:szCs w:val="18"/>
                <w:lang w:eastAsia="ja-JP"/>
              </w:rPr>
              <w:t xml:space="preserve"> for component-2</w:t>
            </w:r>
          </w:p>
        </w:tc>
      </w:tr>
      <w:tr w:rsidR="00DD7EA0" w:rsidRPr="006B2C94" w14:paraId="42CE3EA0" w14:textId="77777777" w:rsidTr="0058551E">
        <w:trPr>
          <w:trHeight w:val="98"/>
        </w:trPr>
        <w:tc>
          <w:tcPr>
            <w:tcW w:w="199" w:type="pct"/>
            <w:tcBorders>
              <w:top w:val="single" w:sz="4" w:space="0" w:color="auto"/>
              <w:left w:val="single" w:sz="4" w:space="0" w:color="auto"/>
              <w:bottom w:val="single" w:sz="4" w:space="0" w:color="auto"/>
              <w:right w:val="single" w:sz="4" w:space="0" w:color="auto"/>
            </w:tcBorders>
            <w:shd w:val="clear" w:color="auto" w:fill="auto"/>
          </w:tcPr>
          <w:p w14:paraId="08CF768B"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Pr>
                <w:rFonts w:ascii="Calibri Light" w:eastAsia="MS PGothic" w:hAnsi="Calibri Light" w:cs="Calibri Light"/>
                <w:color w:val="000000"/>
                <w:sz w:val="18"/>
                <w:szCs w:val="18"/>
                <w:lang w:eastAsia="ja-JP"/>
              </w:rPr>
              <w:t>2</w:t>
            </w:r>
            <w:ins w:id="4347" w:author="Peter Gaal" w:date="2018-05-22T23:01:00Z">
              <w:r w:rsidRPr="006B2C94">
                <w:rPr>
                  <w:rFonts w:ascii="Calibri Light" w:eastAsia="MS PGothic" w:hAnsi="Calibri Light" w:cs="Calibri Light"/>
                  <w:color w:val="000000"/>
                  <w:sz w:val="18"/>
                  <w:szCs w:val="18"/>
                  <w:lang w:eastAsia="ja-JP"/>
                </w:rPr>
                <w:t>-4</w:t>
              </w:r>
            </w:ins>
            <w:ins w:id="4348" w:author="Peter Gaal" w:date="2018-05-22T23:02:00Z">
              <w:r w:rsidRPr="006B2C94">
                <w:rPr>
                  <w:rFonts w:ascii="Calibri Light" w:eastAsia="MS PGothic" w:hAnsi="Calibri Light" w:cs="Calibri Light"/>
                  <w:color w:val="000000"/>
                  <w:sz w:val="18"/>
                  <w:szCs w:val="18"/>
                  <w:lang w:eastAsia="ja-JP"/>
                </w:rPr>
                <w:t>a</w:t>
              </w:r>
            </w:ins>
          </w:p>
        </w:tc>
        <w:tc>
          <w:tcPr>
            <w:tcW w:w="571" w:type="pct"/>
            <w:tcBorders>
              <w:top w:val="single" w:sz="4" w:space="0" w:color="auto"/>
              <w:left w:val="single" w:sz="4" w:space="0" w:color="auto"/>
              <w:bottom w:val="single" w:sz="4" w:space="0" w:color="auto"/>
              <w:right w:val="single" w:sz="4" w:space="0" w:color="auto"/>
            </w:tcBorders>
            <w:shd w:val="clear" w:color="auto" w:fill="auto"/>
          </w:tcPr>
          <w:p w14:paraId="1A03574A"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Pr>
                <w:rFonts w:ascii="Calibri Light" w:eastAsia="MS PGothic" w:hAnsi="Calibri Light" w:cs="Calibri Light"/>
                <w:color w:val="000000"/>
                <w:sz w:val="18"/>
                <w:szCs w:val="18"/>
                <w:lang w:eastAsia="ja-JP"/>
              </w:rPr>
              <w:t>A</w:t>
            </w:r>
            <w:ins w:id="4349" w:author="Peter Gaal" w:date="2018-05-22T23:08:00Z">
              <w:r w:rsidRPr="006B2C94">
                <w:rPr>
                  <w:rFonts w:ascii="Calibri Light" w:eastAsia="MS PGothic" w:hAnsi="Calibri Light" w:cs="Calibri Light"/>
                  <w:color w:val="000000"/>
                  <w:sz w:val="18"/>
                  <w:szCs w:val="18"/>
                  <w:lang w:eastAsia="ja-JP"/>
                </w:rPr>
                <w:t xml:space="preserve">dditional </w:t>
              </w:r>
            </w:ins>
            <w:r>
              <w:rPr>
                <w:rFonts w:ascii="Calibri Light" w:eastAsia="MS PGothic" w:hAnsi="Calibri Light" w:cs="Calibri Light"/>
                <w:color w:val="000000"/>
                <w:sz w:val="18"/>
                <w:szCs w:val="18"/>
                <w:lang w:eastAsia="ja-JP"/>
              </w:rPr>
              <w:t>active TCI state</w:t>
            </w:r>
            <w:ins w:id="4350" w:author="Peter Gaal" w:date="2018-05-22T23:08:00Z">
              <w:r w:rsidRPr="006B2C94">
                <w:rPr>
                  <w:rFonts w:ascii="Calibri Light" w:eastAsia="MS PGothic" w:hAnsi="Calibri Light" w:cs="Calibri Light"/>
                  <w:color w:val="000000"/>
                  <w:sz w:val="18"/>
                  <w:szCs w:val="18"/>
                  <w:lang w:eastAsia="ja-JP"/>
                </w:rPr>
                <w:t xml:space="preserve"> </w:t>
              </w:r>
            </w:ins>
            <w:r>
              <w:rPr>
                <w:rFonts w:ascii="Calibri Light" w:eastAsia="MS PGothic" w:hAnsi="Calibri Light" w:cs="Calibri Light"/>
                <w:color w:val="000000"/>
                <w:sz w:val="18"/>
                <w:szCs w:val="18"/>
                <w:lang w:eastAsia="ja-JP"/>
              </w:rPr>
              <w:t>for PDCCH</w:t>
            </w:r>
          </w:p>
        </w:tc>
        <w:tc>
          <w:tcPr>
            <w:tcW w:w="1087" w:type="pct"/>
            <w:tcBorders>
              <w:top w:val="single" w:sz="4" w:space="0" w:color="auto"/>
              <w:left w:val="single" w:sz="4" w:space="0" w:color="auto"/>
              <w:bottom w:val="single" w:sz="4" w:space="0" w:color="auto"/>
              <w:right w:val="single" w:sz="4" w:space="0" w:color="auto"/>
            </w:tcBorders>
            <w:shd w:val="clear" w:color="auto" w:fill="auto"/>
          </w:tcPr>
          <w:p w14:paraId="0D386C7B"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ins w:id="4351" w:author="Peter Gaal" w:date="2018-05-23T04:10:00Z">
              <w:r w:rsidRPr="006B2C94">
                <w:rPr>
                  <w:rFonts w:ascii="Calibri Light" w:eastAsia="MS PGothic" w:hAnsi="Calibri Light" w:cs="Calibri Light"/>
                  <w:color w:val="000000"/>
                  <w:sz w:val="18"/>
                  <w:szCs w:val="18"/>
                  <w:lang w:eastAsia="ja-JP"/>
                </w:rPr>
                <w:t>S</w:t>
              </w:r>
            </w:ins>
            <w:ins w:id="4352" w:author="Peter Gaal" w:date="2018-05-22T23:10:00Z">
              <w:r w:rsidRPr="006B2C94">
                <w:rPr>
                  <w:rFonts w:ascii="Calibri Light" w:eastAsia="MS PGothic" w:hAnsi="Calibri Light" w:cs="Calibri Light"/>
                  <w:color w:val="000000"/>
                  <w:sz w:val="18"/>
                  <w:szCs w:val="18"/>
                  <w:lang w:eastAsia="ja-JP"/>
                </w:rPr>
                <w:t>upport o</w:t>
              </w:r>
            </w:ins>
            <w:ins w:id="4353" w:author="Peter Gaal" w:date="2018-05-22T23:06:00Z">
              <w:r w:rsidRPr="006B2C94">
                <w:rPr>
                  <w:rFonts w:ascii="Calibri Light" w:eastAsia="MS PGothic" w:hAnsi="Calibri Light" w:cs="Calibri Light"/>
                  <w:color w:val="000000"/>
                  <w:sz w:val="18"/>
                  <w:szCs w:val="18"/>
                  <w:lang w:eastAsia="ja-JP"/>
                </w:rPr>
                <w:t>n</w:t>
              </w:r>
            </w:ins>
            <w:ins w:id="4354" w:author="Peter Gaal" w:date="2018-05-23T14:34:00Z">
              <w:r w:rsidRPr="006B2C94">
                <w:rPr>
                  <w:rFonts w:ascii="Calibri Light" w:eastAsia="MS PGothic" w:hAnsi="Calibri Light" w:cs="Calibri Light"/>
                  <w:color w:val="000000"/>
                  <w:sz w:val="18"/>
                  <w:szCs w:val="18"/>
                  <w:lang w:eastAsia="ja-JP"/>
                </w:rPr>
                <w:t>e</w:t>
              </w:r>
            </w:ins>
            <w:ins w:id="4355" w:author="Peter Gaal" w:date="2018-05-23T14:35:00Z">
              <w:r w:rsidRPr="006B2C94">
                <w:rPr>
                  <w:rFonts w:ascii="Calibri Light" w:eastAsia="MS PGothic" w:hAnsi="Calibri Light" w:cs="Calibri Light"/>
                  <w:color w:val="000000"/>
                  <w:sz w:val="18"/>
                  <w:szCs w:val="18"/>
                  <w:lang w:eastAsia="ja-JP"/>
                </w:rPr>
                <w:t xml:space="preserve"> additional</w:t>
              </w:r>
            </w:ins>
            <w:ins w:id="4356" w:author="Peter Gaal" w:date="2018-05-22T23:06:00Z">
              <w:r w:rsidRPr="006B2C94">
                <w:rPr>
                  <w:rFonts w:ascii="Calibri Light" w:eastAsia="MS PGothic" w:hAnsi="Calibri Light" w:cs="Calibri Light"/>
                  <w:color w:val="000000"/>
                  <w:sz w:val="18"/>
                  <w:szCs w:val="18"/>
                  <w:lang w:eastAsia="ja-JP"/>
                </w:rPr>
                <w:t xml:space="preserve"> </w:t>
              </w:r>
            </w:ins>
            <w:ins w:id="4357" w:author="Peter Gaal" w:date="2018-05-22T23:12:00Z">
              <w:r w:rsidRPr="006B2C94">
                <w:rPr>
                  <w:rFonts w:ascii="Calibri Light" w:eastAsia="MS PGothic" w:hAnsi="Calibri Light" w:cs="Calibri Light"/>
                  <w:color w:val="000000"/>
                  <w:sz w:val="18"/>
                  <w:szCs w:val="18"/>
                  <w:lang w:eastAsia="ja-JP"/>
                </w:rPr>
                <w:t xml:space="preserve">active </w:t>
              </w:r>
            </w:ins>
            <w:r>
              <w:rPr>
                <w:rFonts w:ascii="Calibri Light" w:eastAsia="MS PGothic" w:hAnsi="Calibri Light" w:cs="Calibri Light"/>
                <w:color w:val="000000"/>
                <w:sz w:val="18"/>
                <w:szCs w:val="18"/>
                <w:lang w:eastAsia="ja-JP"/>
              </w:rPr>
              <w:t>TCI state</w:t>
            </w:r>
            <w:ins w:id="4358" w:author="Peter Gaal" w:date="2018-05-22T23:10:00Z">
              <w:r w:rsidRPr="006B2C94">
                <w:rPr>
                  <w:rFonts w:ascii="Calibri Light" w:eastAsia="MS PGothic" w:hAnsi="Calibri Light" w:cs="Calibri Light"/>
                  <w:color w:val="000000"/>
                  <w:sz w:val="18"/>
                  <w:szCs w:val="18"/>
                  <w:lang w:eastAsia="ja-JP"/>
                </w:rPr>
                <w:t xml:space="preserve"> for control</w:t>
              </w:r>
            </w:ins>
            <w:ins w:id="4359" w:author="Peter Gaal" w:date="2018-05-23T14:32:00Z">
              <w:r w:rsidRPr="006B2C94">
                <w:rPr>
                  <w:rFonts w:ascii="Calibri Light" w:eastAsia="MS PGothic" w:hAnsi="Calibri Light" w:cs="Calibri Light"/>
                  <w:color w:val="000000"/>
                  <w:sz w:val="18"/>
                  <w:szCs w:val="18"/>
                  <w:lang w:eastAsia="ja-JP"/>
                </w:rPr>
                <w:t xml:space="preserve"> in addition to the supported </w:t>
              </w:r>
            </w:ins>
            <w:ins w:id="4360" w:author="Peter Gaal" w:date="2018-05-23T14:33:00Z">
              <w:r w:rsidRPr="006B2C94">
                <w:rPr>
                  <w:rFonts w:ascii="Calibri Light" w:eastAsia="MS PGothic" w:hAnsi="Calibri Light" w:cs="Calibri Light"/>
                  <w:color w:val="000000"/>
                  <w:sz w:val="18"/>
                  <w:szCs w:val="18"/>
                  <w:lang w:eastAsia="ja-JP"/>
                </w:rPr>
                <w:t>number of active TCI states for PDSCH</w:t>
              </w:r>
            </w:ins>
          </w:p>
        </w:tc>
        <w:tc>
          <w:tcPr>
            <w:tcW w:w="183" w:type="pct"/>
            <w:tcBorders>
              <w:top w:val="single" w:sz="4" w:space="0" w:color="auto"/>
              <w:left w:val="single" w:sz="4" w:space="0" w:color="auto"/>
              <w:bottom w:val="single" w:sz="4" w:space="0" w:color="auto"/>
              <w:right w:val="single" w:sz="4" w:space="0" w:color="auto"/>
            </w:tcBorders>
            <w:shd w:val="clear" w:color="auto" w:fill="auto"/>
          </w:tcPr>
          <w:p w14:paraId="48A65FCF"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Pr>
                <w:rFonts w:ascii="Calibri Light" w:eastAsia="MS PGothic" w:hAnsi="Calibri Light" w:cs="Calibri Light"/>
                <w:color w:val="000000"/>
                <w:sz w:val="18"/>
                <w:szCs w:val="18"/>
                <w:lang w:eastAsia="ja-JP"/>
              </w:rPr>
              <w:t>2</w:t>
            </w:r>
            <w:ins w:id="4361" w:author="Peter Gaal" w:date="2018-05-22T23:01:00Z">
              <w:r w:rsidRPr="006B2C94">
                <w:rPr>
                  <w:rFonts w:ascii="Calibri Light" w:eastAsia="MS PGothic" w:hAnsi="Calibri Light" w:cs="Calibri Light"/>
                  <w:color w:val="000000"/>
                  <w:sz w:val="18"/>
                  <w:szCs w:val="18"/>
                  <w:lang w:eastAsia="ja-JP"/>
                </w:rPr>
                <w:t>-</w:t>
              </w:r>
            </w:ins>
            <w:r>
              <w:rPr>
                <w:rFonts w:ascii="Calibri Light" w:eastAsia="MS PGothic" w:hAnsi="Calibri Light" w:cs="Calibri Light"/>
                <w:color w:val="000000"/>
                <w:sz w:val="18"/>
                <w:szCs w:val="18"/>
                <w:lang w:eastAsia="ja-JP"/>
              </w:rPr>
              <w:t>1</w:t>
            </w:r>
          </w:p>
        </w:tc>
        <w:tc>
          <w:tcPr>
            <w:tcW w:w="235" w:type="pct"/>
            <w:tcBorders>
              <w:top w:val="single" w:sz="4" w:space="0" w:color="auto"/>
              <w:left w:val="single" w:sz="4" w:space="0" w:color="auto"/>
              <w:bottom w:val="single" w:sz="4" w:space="0" w:color="auto"/>
              <w:right w:val="single" w:sz="4" w:space="0" w:color="auto"/>
            </w:tcBorders>
            <w:shd w:val="clear" w:color="auto" w:fill="auto"/>
          </w:tcPr>
          <w:p w14:paraId="31B659B9"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Pr>
                <w:rFonts w:ascii="Calibri Light" w:eastAsia="MS PGothic" w:hAnsi="Calibri Light" w:cs="Calibri Light"/>
                <w:color w:val="000000"/>
                <w:sz w:val="18"/>
                <w:szCs w:val="18"/>
                <w:lang w:eastAsia="ja-JP"/>
              </w:rPr>
              <w:t>Y</w:t>
            </w:r>
            <w:ins w:id="4362" w:author="Peter Gaal" w:date="2018-05-22T23:01:00Z">
              <w:r w:rsidRPr="006B2C94">
                <w:rPr>
                  <w:rFonts w:ascii="Calibri Light" w:eastAsia="MS PGothic" w:hAnsi="Calibri Light" w:cs="Calibri Light"/>
                  <w:color w:val="000000"/>
                  <w:sz w:val="18"/>
                  <w:szCs w:val="18"/>
                  <w:lang w:eastAsia="ja-JP"/>
                </w:rPr>
                <w:t>es</w:t>
              </w:r>
            </w:ins>
          </w:p>
        </w:tc>
        <w:tc>
          <w:tcPr>
            <w:tcW w:w="503" w:type="pct"/>
            <w:tcBorders>
              <w:top w:val="single" w:sz="4" w:space="0" w:color="auto"/>
              <w:left w:val="single" w:sz="4" w:space="0" w:color="auto"/>
              <w:bottom w:val="single" w:sz="4" w:space="0" w:color="auto"/>
              <w:right w:val="single" w:sz="4" w:space="0" w:color="auto"/>
            </w:tcBorders>
            <w:shd w:val="clear" w:color="auto" w:fill="auto"/>
          </w:tcPr>
          <w:p w14:paraId="3B9CD9A9" w14:textId="77777777" w:rsidR="00DD7EA0" w:rsidRPr="006B2C94" w:rsidRDefault="00DD7EA0" w:rsidP="0058551E">
            <w:pPr>
              <w:overflowPunct w:val="0"/>
              <w:autoSpaceDE w:val="0"/>
              <w:autoSpaceDN w:val="0"/>
              <w:adjustRightInd w:val="0"/>
              <w:snapToGrid w:val="0"/>
              <w:spacing w:after="180"/>
              <w:textAlignment w:val="baseline"/>
              <w:rPr>
                <w:ins w:id="4363" w:author="Peter Gaal" w:date="2018-05-22T23:01:00Z"/>
                <w:rFonts w:ascii="Calibri Light" w:eastAsia="MS PGothic" w:hAnsi="Calibri Light" w:cs="Calibri Light"/>
                <w:color w:val="000000"/>
                <w:sz w:val="18"/>
                <w:szCs w:val="18"/>
                <w:lang w:eastAsia="ja-JP"/>
              </w:rPr>
            </w:pPr>
            <w:ins w:id="4364" w:author="Peter Gaal" w:date="2018-05-22T23:01:00Z">
              <w:r w:rsidRPr="006B2C94">
                <w:rPr>
                  <w:rFonts w:ascii="Calibri Light" w:eastAsia="MS PGothic" w:hAnsi="Calibri Light" w:cs="Calibri Light"/>
                  <w:color w:val="000000"/>
                  <w:sz w:val="18"/>
                  <w:szCs w:val="18"/>
                  <w:lang w:eastAsia="ja-JP"/>
                </w:rPr>
                <w:t>N</w:t>
              </w:r>
            </w:ins>
            <w:r w:rsidRPr="006B2C94">
              <w:rPr>
                <w:rFonts w:ascii="Calibri Light" w:eastAsia="MS PGothic" w:hAnsi="Calibri Light" w:cs="Calibri Light"/>
                <w:color w:val="000000"/>
                <w:sz w:val="18"/>
                <w:szCs w:val="18"/>
                <w:lang w:eastAsia="ja-JP"/>
              </w:rPr>
              <w:t xml:space="preserve">o additional </w:t>
            </w:r>
            <w:r>
              <w:rPr>
                <w:rFonts w:ascii="Calibri Light" w:eastAsia="MS PGothic" w:hAnsi="Calibri Light" w:cs="Calibri Light"/>
                <w:color w:val="000000"/>
                <w:sz w:val="18"/>
                <w:szCs w:val="18"/>
                <w:lang w:eastAsia="ja-JP"/>
              </w:rPr>
              <w:t>TCI state</w:t>
            </w:r>
            <w:r w:rsidRPr="006B2C94">
              <w:rPr>
                <w:rFonts w:ascii="Calibri Light" w:eastAsia="MS PGothic" w:hAnsi="Calibri Light" w:cs="Calibri Light"/>
                <w:color w:val="000000"/>
                <w:sz w:val="18"/>
                <w:szCs w:val="18"/>
                <w:lang w:eastAsia="ja-JP"/>
              </w:rPr>
              <w:t xml:space="preserve"> for control</w:t>
            </w:r>
          </w:p>
          <w:p w14:paraId="0B56FEDE"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p>
        </w:tc>
        <w:tc>
          <w:tcPr>
            <w:tcW w:w="291" w:type="pct"/>
            <w:tcBorders>
              <w:top w:val="single" w:sz="4" w:space="0" w:color="auto"/>
              <w:left w:val="single" w:sz="4" w:space="0" w:color="auto"/>
              <w:bottom w:val="single" w:sz="4" w:space="0" w:color="auto"/>
              <w:right w:val="single" w:sz="4" w:space="0" w:color="auto"/>
            </w:tcBorders>
            <w:shd w:val="clear" w:color="auto" w:fill="auto"/>
          </w:tcPr>
          <w:p w14:paraId="237C2F4A"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Pr>
                <w:rFonts w:ascii="Calibri Light" w:eastAsia="MS PGothic" w:hAnsi="Calibri Light" w:cs="Calibri Light"/>
                <w:color w:val="000000"/>
                <w:sz w:val="18"/>
                <w:szCs w:val="18"/>
                <w:lang w:eastAsia="ja-JP"/>
              </w:rPr>
              <w:t>T</w:t>
            </w:r>
            <w:ins w:id="4365" w:author="Peter Gaal" w:date="2018-05-22T23:01:00Z">
              <w:r w:rsidRPr="006B2C94">
                <w:rPr>
                  <w:rFonts w:ascii="Calibri Light" w:eastAsia="MS PGothic" w:hAnsi="Calibri Light" w:cs="Calibri Light"/>
                  <w:color w:val="000000"/>
                  <w:sz w:val="18"/>
                  <w:szCs w:val="18"/>
                  <w:lang w:eastAsia="ja-JP"/>
                </w:rPr>
                <w:t xml:space="preserve">ype 1 </w:t>
              </w:r>
            </w:ins>
          </w:p>
        </w:tc>
        <w:tc>
          <w:tcPr>
            <w:tcW w:w="267" w:type="pct"/>
            <w:tcBorders>
              <w:top w:val="single" w:sz="4" w:space="0" w:color="auto"/>
              <w:left w:val="single" w:sz="4" w:space="0" w:color="auto"/>
              <w:bottom w:val="single" w:sz="4" w:space="0" w:color="auto"/>
              <w:right w:val="single" w:sz="4" w:space="0" w:color="auto"/>
            </w:tcBorders>
            <w:shd w:val="clear" w:color="auto" w:fill="auto"/>
          </w:tcPr>
          <w:p w14:paraId="6E2EFCE7"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Pr>
                <w:rFonts w:ascii="Calibri Light" w:eastAsia="MS PGothic" w:hAnsi="Calibri Light" w:cs="Calibri Light"/>
                <w:color w:val="000000"/>
                <w:sz w:val="18"/>
                <w:szCs w:val="18"/>
                <w:lang w:eastAsia="ja-JP"/>
              </w:rPr>
              <w:t>N</w:t>
            </w:r>
            <w:ins w:id="4366" w:author="Peter Gaal" w:date="2018-05-22T23:01:00Z">
              <w:r w:rsidRPr="006B2C94">
                <w:rPr>
                  <w:rFonts w:ascii="Calibri Light" w:eastAsia="MS PGothic" w:hAnsi="Calibri Light" w:cs="Calibri Light"/>
                  <w:color w:val="000000"/>
                  <w:sz w:val="18"/>
                  <w:szCs w:val="18"/>
                  <w:lang w:eastAsia="ja-JP"/>
                </w:rPr>
                <w:t xml:space="preserve">.A. </w:t>
              </w:r>
            </w:ins>
          </w:p>
        </w:tc>
        <w:tc>
          <w:tcPr>
            <w:tcW w:w="267" w:type="pct"/>
            <w:tcBorders>
              <w:top w:val="single" w:sz="4" w:space="0" w:color="auto"/>
              <w:left w:val="single" w:sz="4" w:space="0" w:color="auto"/>
              <w:bottom w:val="single" w:sz="4" w:space="0" w:color="auto"/>
              <w:right w:val="single" w:sz="4" w:space="0" w:color="auto"/>
            </w:tcBorders>
            <w:shd w:val="clear" w:color="auto" w:fill="auto"/>
          </w:tcPr>
          <w:p w14:paraId="1BA90DA6"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SimSun" w:hAnsi="Calibri Light" w:cs="Calibri Light"/>
                <w:color w:val="000000"/>
                <w:sz w:val="18"/>
                <w:szCs w:val="18"/>
                <w:lang w:eastAsia="ja-JP"/>
              </w:rPr>
            </w:pPr>
            <w:r w:rsidRPr="006B2C94">
              <w:rPr>
                <w:rFonts w:ascii="Calibri Light" w:eastAsia="SimSun" w:hAnsi="Calibri Light" w:cs="Calibri Light"/>
                <w:color w:val="000000"/>
                <w:sz w:val="18"/>
                <w:szCs w:val="18"/>
                <w:lang w:eastAsia="ja-JP"/>
              </w:rPr>
              <w:t>N</w:t>
            </w:r>
            <w:ins w:id="4367" w:author="Peter Gaal" w:date="2018-05-22T23:01:00Z">
              <w:r w:rsidRPr="006B2C94">
                <w:rPr>
                  <w:rFonts w:ascii="Calibri Light" w:eastAsia="SimSun" w:hAnsi="Calibri Light" w:cs="Calibri Light"/>
                  <w:color w:val="000000"/>
                  <w:sz w:val="18"/>
                  <w:szCs w:val="18"/>
                  <w:lang w:eastAsia="ja-JP"/>
                </w:rPr>
                <w:t>.A.</w:t>
              </w:r>
            </w:ins>
          </w:p>
        </w:tc>
        <w:tc>
          <w:tcPr>
            <w:tcW w:w="124" w:type="pct"/>
            <w:tcBorders>
              <w:top w:val="single" w:sz="4" w:space="0" w:color="auto"/>
              <w:left w:val="single" w:sz="4" w:space="0" w:color="auto"/>
              <w:bottom w:val="single" w:sz="4" w:space="0" w:color="auto"/>
              <w:right w:val="single" w:sz="4" w:space="0" w:color="auto"/>
            </w:tcBorders>
            <w:shd w:val="clear" w:color="auto" w:fill="auto"/>
          </w:tcPr>
          <w:p w14:paraId="3F7D6A27"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algun Gothic" w:hAnsi="Calibri Light" w:cs="Calibri Light"/>
                <w:color w:val="000000"/>
                <w:sz w:val="18"/>
                <w:szCs w:val="18"/>
                <w:lang w:eastAsia="ja-JP"/>
              </w:rPr>
            </w:pPr>
          </w:p>
        </w:tc>
        <w:tc>
          <w:tcPr>
            <w:tcW w:w="526" w:type="pct"/>
            <w:tcBorders>
              <w:top w:val="single" w:sz="4" w:space="0" w:color="auto"/>
              <w:left w:val="single" w:sz="4" w:space="0" w:color="auto"/>
              <w:bottom w:val="single" w:sz="4" w:space="0" w:color="auto"/>
              <w:right w:val="single" w:sz="4" w:space="0" w:color="auto"/>
            </w:tcBorders>
            <w:shd w:val="clear" w:color="auto" w:fill="auto"/>
          </w:tcPr>
          <w:p w14:paraId="495E33A2"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algun Gothic" w:hAnsi="Calibri Light" w:cs="Calibri Light"/>
                <w:color w:val="000000"/>
                <w:sz w:val="18"/>
                <w:szCs w:val="18"/>
                <w:lang w:eastAsia="ja-JP"/>
              </w:rPr>
            </w:pPr>
            <w:r w:rsidRPr="006B2C94">
              <w:rPr>
                <w:rFonts w:ascii="Calibri Light" w:eastAsia="Malgun Gothic" w:hAnsi="Calibri Light" w:cs="Calibri Light"/>
                <w:color w:val="000000"/>
                <w:sz w:val="18"/>
                <w:szCs w:val="18"/>
                <w:lang w:eastAsia="ja-JP"/>
              </w:rPr>
              <w:t>N</w:t>
            </w:r>
            <w:ins w:id="4368" w:author="Peter Gaal" w:date="2018-05-22T23:11:00Z">
              <w:r w:rsidRPr="006B2C94">
                <w:rPr>
                  <w:rFonts w:ascii="Calibri Light" w:eastAsia="Malgun Gothic" w:hAnsi="Calibri Light" w:cs="Calibri Light"/>
                  <w:color w:val="000000"/>
                  <w:sz w:val="18"/>
                  <w:szCs w:val="18"/>
                  <w:lang w:eastAsia="ja-JP"/>
                </w:rPr>
                <w:t xml:space="preserve">ote: Only applicable if </w:t>
              </w:r>
            </w:ins>
            <w:ins w:id="4369" w:author="Peter Gaal" w:date="2018-05-22T23:12:00Z">
              <w:r w:rsidRPr="006B2C94">
                <w:rPr>
                  <w:rFonts w:ascii="Calibri Light" w:eastAsia="MS PGothic" w:hAnsi="Calibri Light" w:cs="Calibri Light"/>
                  <w:color w:val="000000"/>
                  <w:sz w:val="18"/>
                  <w:szCs w:val="18"/>
                  <w:lang w:eastAsia="ja-JP"/>
                </w:rPr>
                <w:t>Component-1 of 2-4 is set to 1</w:t>
              </w:r>
            </w:ins>
          </w:p>
        </w:tc>
        <w:tc>
          <w:tcPr>
            <w:tcW w:w="158" w:type="pct"/>
            <w:tcBorders>
              <w:top w:val="single" w:sz="4" w:space="0" w:color="auto"/>
              <w:left w:val="single" w:sz="4" w:space="0" w:color="auto"/>
              <w:bottom w:val="single" w:sz="4" w:space="0" w:color="auto"/>
              <w:right w:val="single" w:sz="4" w:space="0" w:color="auto"/>
            </w:tcBorders>
            <w:shd w:val="clear" w:color="auto" w:fill="auto"/>
          </w:tcPr>
          <w:p w14:paraId="3DEFA30C"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p>
        </w:tc>
        <w:tc>
          <w:tcPr>
            <w:tcW w:w="589" w:type="pct"/>
            <w:tcBorders>
              <w:top w:val="single" w:sz="4" w:space="0" w:color="auto"/>
              <w:left w:val="single" w:sz="4" w:space="0" w:color="auto"/>
              <w:bottom w:val="single" w:sz="4" w:space="0" w:color="auto"/>
              <w:right w:val="single" w:sz="4" w:space="0" w:color="auto"/>
            </w:tcBorders>
            <w:shd w:val="clear" w:color="000000" w:fill="BFBFBF"/>
          </w:tcPr>
          <w:p w14:paraId="2D4ECAFE" w14:textId="77777777" w:rsidR="00DD7EA0" w:rsidRPr="006B2C94" w:rsidRDefault="00DD7EA0" w:rsidP="0058551E">
            <w:pPr>
              <w:overflowPunct w:val="0"/>
              <w:autoSpaceDE w:val="0"/>
              <w:autoSpaceDN w:val="0"/>
              <w:adjustRightInd w:val="0"/>
              <w:snapToGrid w:val="0"/>
              <w:spacing w:after="180"/>
              <w:textAlignment w:val="baseline"/>
              <w:rPr>
                <w:rFonts w:ascii="Calibri Light" w:eastAsia="MS PGothic" w:hAnsi="Calibri Light" w:cs="Calibri Light"/>
                <w:color w:val="000000"/>
                <w:sz w:val="18"/>
                <w:szCs w:val="18"/>
                <w:lang w:eastAsia="ja-JP"/>
              </w:rPr>
            </w:pPr>
            <w:r w:rsidRPr="006B2C94">
              <w:rPr>
                <w:rFonts w:ascii="Calibri Light" w:eastAsia="MS PGothic" w:hAnsi="Calibri Light" w:cs="Calibri Light"/>
                <w:color w:val="000000"/>
                <w:sz w:val="18"/>
                <w:szCs w:val="18"/>
                <w:lang w:eastAsia="ja-JP"/>
              </w:rPr>
              <w:t>M</w:t>
            </w:r>
            <w:ins w:id="4370" w:author="Peter Gaal" w:date="2018-05-22T23:04:00Z">
              <w:r w:rsidRPr="006B2C94">
                <w:rPr>
                  <w:rFonts w:ascii="Calibri Light" w:eastAsia="MS PGothic" w:hAnsi="Calibri Light" w:cs="Calibri Light"/>
                  <w:color w:val="000000"/>
                  <w:sz w:val="18"/>
                  <w:szCs w:val="18"/>
                  <w:lang w:eastAsia="ja-JP"/>
                </w:rPr>
                <w:t>andator</w:t>
              </w:r>
            </w:ins>
            <w:ins w:id="4371" w:author="Peter Gaal" w:date="2018-05-22T23:05:00Z">
              <w:r w:rsidRPr="006B2C94">
                <w:rPr>
                  <w:rFonts w:ascii="Calibri Light" w:eastAsia="MS PGothic" w:hAnsi="Calibri Light" w:cs="Calibri Light"/>
                  <w:color w:val="000000"/>
                  <w:sz w:val="18"/>
                  <w:szCs w:val="18"/>
                  <w:lang w:eastAsia="ja-JP"/>
                </w:rPr>
                <w:t xml:space="preserve">y with capability </w:t>
              </w:r>
            </w:ins>
            <w:r>
              <w:rPr>
                <w:rFonts w:ascii="Calibri Light" w:eastAsia="MS PGothic" w:hAnsi="Calibri Light" w:cs="Calibri Light"/>
                <w:color w:val="000000"/>
                <w:sz w:val="18"/>
                <w:szCs w:val="18"/>
                <w:lang w:eastAsia="ja-JP"/>
              </w:rPr>
              <w:t xml:space="preserve">signalling </w:t>
            </w:r>
          </w:p>
        </w:tc>
      </w:tr>
    </w:tbl>
    <w:p w14:paraId="7D455D7B" w14:textId="77777777" w:rsidR="00DD7EA0" w:rsidRDefault="00DD7EA0" w:rsidP="00DD7EA0">
      <w:pPr>
        <w:rPr>
          <w:rFonts w:eastAsia="MS Mincho"/>
          <w:lang w:eastAsia="ja-JP"/>
        </w:rPr>
      </w:pPr>
    </w:p>
    <w:p w14:paraId="69204452" w14:textId="77777777" w:rsidR="00DD7EA0" w:rsidRDefault="00DD7EA0" w:rsidP="00DD7EA0">
      <w:pPr>
        <w:rPr>
          <w:rFonts w:eastAsia="MS Mincho"/>
          <w:lang w:eastAsia="ja-JP"/>
        </w:rPr>
      </w:pPr>
      <w:r w:rsidRPr="00BD3167">
        <w:rPr>
          <w:rFonts w:eastAsia="MS Mincho"/>
          <w:highlight w:val="green"/>
          <w:lang w:eastAsia="ja-JP"/>
        </w:rPr>
        <w:lastRenderedPageBreak/>
        <w:t>Agreement</w:t>
      </w:r>
    </w:p>
    <w:p w14:paraId="15E9FBBF" w14:textId="77777777" w:rsidR="00DD7EA0" w:rsidRDefault="00DD7EA0" w:rsidP="00DD7EA0">
      <w:pPr>
        <w:rPr>
          <w:rFonts w:eastAsia="MS Mincho"/>
          <w:lang w:eastAsia="ja-JP"/>
        </w:rPr>
      </w:pPr>
      <w:r>
        <w:rPr>
          <w:rFonts w:eastAsia="MS Mincho"/>
          <w:lang w:eastAsia="ja-JP"/>
        </w:rPr>
        <w:t>On 2-1, add a new component as below (for mandatory without capability )</w:t>
      </w:r>
    </w:p>
    <w:p w14:paraId="4C6B8ED3" w14:textId="77777777" w:rsidR="00DD7EA0" w:rsidRDefault="00DD7EA0" w:rsidP="00DD7EA0">
      <w:pPr>
        <w:rPr>
          <w:rFonts w:ascii="Calibri Light" w:eastAsia="Times New Roman" w:hAnsi="Calibri Light" w:cs="Calibri Light"/>
          <w:szCs w:val="20"/>
        </w:rPr>
      </w:pPr>
      <w:r w:rsidRPr="008033C0">
        <w:rPr>
          <w:rFonts w:ascii="Calibri Light" w:eastAsia="Times New Roman" w:hAnsi="Calibri Light" w:cs="Calibri Light"/>
          <w:szCs w:val="20"/>
        </w:rPr>
        <w:t xml:space="preserve">3. Support one </w:t>
      </w:r>
      <w:r>
        <w:rPr>
          <w:rFonts w:ascii="Calibri Light" w:eastAsia="Times New Roman" w:hAnsi="Calibri Light" w:cs="Calibri Light"/>
          <w:szCs w:val="20"/>
        </w:rPr>
        <w:t xml:space="preserve">active </w:t>
      </w:r>
      <w:r w:rsidRPr="008033C0">
        <w:rPr>
          <w:rFonts w:ascii="Calibri Light" w:eastAsia="Times New Roman" w:hAnsi="Calibri Light" w:cs="Calibri Light"/>
          <w:szCs w:val="20"/>
        </w:rPr>
        <w:t>TCI state</w:t>
      </w:r>
    </w:p>
    <w:p w14:paraId="55531695" w14:textId="77777777" w:rsidR="00DD7EA0" w:rsidRDefault="00DD7EA0" w:rsidP="00DD7EA0">
      <w:pPr>
        <w:rPr>
          <w:rFonts w:eastAsia="MS Mincho"/>
          <w:lang w:eastAsia="ja-JP"/>
        </w:rPr>
      </w:pPr>
    </w:p>
    <w:p w14:paraId="71749FFE" w14:textId="5646EEF5" w:rsidR="00DD7EA0" w:rsidRDefault="00DD7EA0" w:rsidP="004C4BAE">
      <w:pPr>
        <w:tabs>
          <w:tab w:val="left" w:pos="2893"/>
        </w:tabs>
        <w:rPr>
          <w:rFonts w:eastAsia="MS Mincho"/>
          <w:lang w:eastAsia="ja-JP"/>
        </w:rPr>
      </w:pPr>
      <w:r w:rsidRPr="00D33FD4">
        <w:rPr>
          <w:rFonts w:eastAsia="MS Mincho"/>
          <w:highlight w:val="green"/>
          <w:lang w:eastAsia="ja-JP"/>
        </w:rPr>
        <w:t>Agreement</w:t>
      </w:r>
      <w:r w:rsidR="004C4BAE">
        <w:rPr>
          <w:rFonts w:eastAsia="MS Mincho"/>
          <w:lang w:eastAsia="ja-JP"/>
        </w:rPr>
        <w:t>:</w:t>
      </w:r>
    </w:p>
    <w:p w14:paraId="222ACA09" w14:textId="77777777" w:rsidR="00DD7EA0" w:rsidRDefault="00DD7EA0" w:rsidP="00DD7EA0">
      <w:pPr>
        <w:rPr>
          <w:rFonts w:eastAsia="MS Mincho"/>
          <w:lang w:val="en-US" w:eastAsia="ja-JP"/>
        </w:rPr>
      </w:pPr>
      <w:r w:rsidRPr="00D33FD4">
        <w:rPr>
          <w:rFonts w:eastAsia="MS Mincho"/>
          <w:lang w:val="en-US" w:eastAsia="ja-JP"/>
        </w:rPr>
        <w:t>For each of Type I, Type I multi-panel, Type II, Type II with port selection codebooks, clarify that the number of CSI-RS resources and total number of ports used are counted multiple times (n times) if the same resource or port is used in multiple (n) simultaneous CSI calculations.</w:t>
      </w:r>
    </w:p>
    <w:p w14:paraId="5E95915C" w14:textId="77777777" w:rsidR="00DD7EA0" w:rsidRPr="00D33FD4" w:rsidRDefault="00DD7EA0" w:rsidP="00DD7EA0">
      <w:pPr>
        <w:rPr>
          <w:rFonts w:eastAsia="MS Mincho"/>
          <w:lang w:val="en-US" w:eastAsia="ja-JP"/>
        </w:rPr>
      </w:pPr>
      <w:r>
        <w:rPr>
          <w:rFonts w:eastAsia="MS Mincho"/>
          <w:lang w:val="en-US" w:eastAsia="ja-JP"/>
        </w:rPr>
        <w:t xml:space="preserve">Add a note to clarify the above agreement in the feature table. </w:t>
      </w:r>
    </w:p>
    <w:p w14:paraId="2AF66B50" w14:textId="77777777" w:rsidR="00DD7EA0" w:rsidRDefault="00DD7EA0" w:rsidP="00DD7EA0">
      <w:pPr>
        <w:rPr>
          <w:rFonts w:eastAsia="MS Mincho"/>
          <w:lang w:eastAsia="ja-JP"/>
        </w:rPr>
      </w:pPr>
    </w:p>
    <w:p w14:paraId="4A7F9D53" w14:textId="77777777" w:rsidR="00DD7EA0" w:rsidRPr="004C4BAE" w:rsidRDefault="00DD7EA0" w:rsidP="00DD7EA0">
      <w:pPr>
        <w:rPr>
          <w:rFonts w:ascii="Times New Roman" w:eastAsia="Times New Roman" w:hAnsi="Times New Roman"/>
          <w:szCs w:val="20"/>
        </w:rPr>
      </w:pPr>
      <w:r w:rsidRPr="004C4BAE">
        <w:rPr>
          <w:rFonts w:ascii="Times New Roman" w:eastAsia="Times New Roman" w:hAnsi="Times New Roman"/>
          <w:szCs w:val="20"/>
          <w:highlight w:val="green"/>
        </w:rPr>
        <w:t>Agreement</w:t>
      </w:r>
      <w:r w:rsidRPr="004C4BAE">
        <w:rPr>
          <w:rFonts w:ascii="Times New Roman" w:eastAsia="Times New Roman" w:hAnsi="Times New Roman"/>
          <w:szCs w:val="20"/>
        </w:rPr>
        <w:t xml:space="preserve">: </w:t>
      </w:r>
    </w:p>
    <w:p w14:paraId="1CC35B03" w14:textId="77777777" w:rsidR="00DD7EA0" w:rsidRPr="004C4BAE" w:rsidRDefault="00DD7EA0" w:rsidP="00DD7EA0">
      <w:pPr>
        <w:rPr>
          <w:rFonts w:ascii="Times New Roman" w:eastAsia="Times New Roman" w:hAnsi="Times New Roman"/>
          <w:szCs w:val="20"/>
        </w:rPr>
      </w:pPr>
      <w:r w:rsidRPr="004C4BAE">
        <w:rPr>
          <w:rFonts w:ascii="Times New Roman" w:eastAsia="Times New Roman" w:hAnsi="Times New Roman"/>
          <w:szCs w:val="20"/>
        </w:rPr>
        <w:t xml:space="preserve">For FG2-28, candidate value set: </w:t>
      </w:r>
    </w:p>
    <w:p w14:paraId="0D873E1C" w14:textId="77777777" w:rsidR="00DD7EA0" w:rsidRPr="004C4BAE" w:rsidRDefault="00DD7EA0" w:rsidP="00DD7EA0">
      <w:pPr>
        <w:ind w:left="1440"/>
        <w:rPr>
          <w:rFonts w:ascii="Times New Roman" w:eastAsia="Times New Roman" w:hAnsi="Times New Roman"/>
          <w:szCs w:val="20"/>
        </w:rPr>
      </w:pPr>
      <w:r w:rsidRPr="004C4BAE">
        <w:rPr>
          <w:rFonts w:ascii="Times New Roman" w:eastAsia="Times New Roman" w:hAnsi="Times New Roman"/>
          <w:szCs w:val="20"/>
        </w:rPr>
        <w:t>Alt-1: {14, 28, 48}</w:t>
      </w:r>
    </w:p>
    <w:p w14:paraId="18667E9B" w14:textId="77777777" w:rsidR="00DD7EA0" w:rsidRPr="004C4BAE" w:rsidRDefault="00DD7EA0" w:rsidP="00DD7EA0">
      <w:pPr>
        <w:ind w:left="1440"/>
        <w:rPr>
          <w:rFonts w:ascii="Times New Roman" w:eastAsia="Times New Roman" w:hAnsi="Times New Roman"/>
          <w:szCs w:val="20"/>
        </w:rPr>
      </w:pPr>
      <w:r w:rsidRPr="004C4BAE">
        <w:rPr>
          <w:rFonts w:ascii="Times New Roman" w:eastAsia="Times New Roman" w:hAnsi="Times New Roman"/>
          <w:szCs w:val="20"/>
        </w:rPr>
        <w:t>Alt-2: {“14-14”, “28-28”, “48-48”, “14-336”, “28-336”, “48-336”}, where the first threshold corresponding to the case when UE doesn’t activate antenna panel (using same panel to receive DCI and CSI-RS), and the second threshold corresponding to the case when UE may activate antenna panel (other than the panel used to receive DCI)</w:t>
      </w:r>
    </w:p>
    <w:p w14:paraId="2F13D042" w14:textId="77777777" w:rsidR="00DD7EA0" w:rsidRPr="004C4BAE" w:rsidRDefault="00DD7EA0" w:rsidP="00DD7EA0">
      <w:pPr>
        <w:ind w:firstLine="720"/>
        <w:rPr>
          <w:rFonts w:ascii="Times New Roman" w:eastAsia="Times New Roman" w:hAnsi="Times New Roman"/>
          <w:szCs w:val="20"/>
        </w:rPr>
      </w:pPr>
      <w:r w:rsidRPr="004C4BAE">
        <w:rPr>
          <w:rFonts w:ascii="Times New Roman" w:eastAsia="Times New Roman" w:hAnsi="Times New Roman"/>
          <w:szCs w:val="20"/>
        </w:rPr>
        <w:t xml:space="preserve">Note: Alt-2 requires some spec change to support more than 4 slots offset between DCI and A-CSI-RS transmission. </w:t>
      </w:r>
    </w:p>
    <w:p w14:paraId="2629468D" w14:textId="77777777" w:rsidR="00DD7EA0" w:rsidRPr="004C4BAE" w:rsidRDefault="00DD7EA0" w:rsidP="00DD7EA0">
      <w:pPr>
        <w:ind w:firstLine="720"/>
        <w:rPr>
          <w:rFonts w:ascii="Times New Roman" w:eastAsia="Times New Roman" w:hAnsi="Times New Roman"/>
          <w:szCs w:val="20"/>
        </w:rPr>
      </w:pPr>
    </w:p>
    <w:p w14:paraId="18844925" w14:textId="77777777" w:rsidR="00DD7EA0" w:rsidRDefault="00DD7EA0" w:rsidP="00DD7EA0">
      <w:pPr>
        <w:rPr>
          <w:rFonts w:eastAsia="Times New Roman" w:cs="Calibri Light"/>
          <w:szCs w:val="20"/>
        </w:rPr>
      </w:pPr>
      <w:r w:rsidRPr="004C4BAE">
        <w:rPr>
          <w:rFonts w:eastAsia="Times New Roman" w:cs="Calibri Light"/>
          <w:szCs w:val="20"/>
        </w:rPr>
        <w:t>Discuss additional spec requirements for Alt-2 in main session in RAN1#93, if support more than 24 slot offsets between DCI and A-CSI-RS transmission are supported, Alt.2 is agreed, otherwise Alt.1 is agreed.</w:t>
      </w:r>
      <w:r>
        <w:rPr>
          <w:rFonts w:eastAsia="Times New Roman" w:cs="Calibri Light"/>
          <w:szCs w:val="20"/>
        </w:rPr>
        <w:t xml:space="preserve"> </w:t>
      </w:r>
    </w:p>
    <w:p w14:paraId="750B79AB" w14:textId="60792057" w:rsidR="004C4BAE" w:rsidRPr="004C4BAE" w:rsidRDefault="00F27C35" w:rsidP="004C4BAE">
      <w:pPr>
        <w:rPr>
          <w:rFonts w:eastAsia="MS Mincho"/>
          <w:b/>
          <w:lang w:eastAsia="ja-JP"/>
        </w:rPr>
      </w:pPr>
      <w:r w:rsidRPr="004C4BAE">
        <w:rPr>
          <w:rFonts w:eastAsia="MS Mincho"/>
          <w:b/>
          <w:lang w:eastAsia="ja-JP"/>
        </w:rPr>
        <w:t>Friday:</w:t>
      </w:r>
      <w:r w:rsidR="004C4BAE">
        <w:rPr>
          <w:rFonts w:eastAsia="MS Mincho"/>
          <w:b/>
          <w:lang w:eastAsia="ja-JP"/>
        </w:rPr>
        <w:t xml:space="preserve"> </w:t>
      </w:r>
      <w:r w:rsidR="004C4BAE" w:rsidRPr="004C4BAE">
        <w:rPr>
          <w:rFonts w:eastAsia="Times New Roman" w:cs="Calibri Light"/>
          <w:szCs w:val="20"/>
        </w:rPr>
        <w:t>Discuss in RAN plenary</w:t>
      </w:r>
    </w:p>
    <w:p w14:paraId="424E809A" w14:textId="3681AC1B" w:rsidR="00F27C35" w:rsidRDefault="00F27C35" w:rsidP="00DD7EA0">
      <w:pPr>
        <w:rPr>
          <w:rFonts w:eastAsia="MS Mincho"/>
          <w:lang w:eastAsia="ja-JP"/>
        </w:rPr>
      </w:pPr>
    </w:p>
    <w:p w14:paraId="27B44DB8" w14:textId="77777777" w:rsidR="00F27C35" w:rsidRDefault="00F27C35" w:rsidP="00DD7EA0">
      <w:pPr>
        <w:rPr>
          <w:rFonts w:eastAsia="MS Mincho"/>
          <w:lang w:eastAsia="ja-JP"/>
        </w:rPr>
      </w:pPr>
    </w:p>
    <w:p w14:paraId="1E0A5289" w14:textId="77777777" w:rsidR="00DD7EA0" w:rsidRDefault="00DD7EA0" w:rsidP="00DD7EA0">
      <w:pPr>
        <w:rPr>
          <w:szCs w:val="20"/>
        </w:rPr>
      </w:pPr>
      <w:r w:rsidRPr="00C04F34">
        <w:rPr>
          <w:szCs w:val="20"/>
          <w:highlight w:val="green"/>
        </w:rPr>
        <w:t>Agreement:</w:t>
      </w:r>
      <w:r>
        <w:rPr>
          <w:szCs w:val="20"/>
        </w:rPr>
        <w:t xml:space="preserve"> </w:t>
      </w:r>
    </w:p>
    <w:p w14:paraId="0D0D2192" w14:textId="77777777" w:rsidR="00DD7EA0" w:rsidRDefault="00DD7EA0" w:rsidP="00DD7EA0">
      <w:pPr>
        <w:rPr>
          <w:szCs w:val="20"/>
        </w:rPr>
      </w:pPr>
      <w:r>
        <w:rPr>
          <w:szCs w:val="20"/>
        </w:rPr>
        <w:t xml:space="preserve">For FG 2-33, candidate value set for </w:t>
      </w:r>
      <w:r>
        <w:rPr>
          <w:rFonts w:eastAsia="Times New Roman" w:cs="Calibri Light"/>
          <w:szCs w:val="20"/>
        </w:rPr>
        <w:t>c</w:t>
      </w:r>
      <w:r w:rsidRPr="005F51AC">
        <w:rPr>
          <w:rFonts w:eastAsia="Times New Roman" w:cs="Calibri Light"/>
          <w:szCs w:val="20"/>
        </w:rPr>
        <w:t>omponent-2:</w:t>
      </w:r>
      <w:r>
        <w:rPr>
          <w:rFonts w:eastAsia="Times New Roman" w:cs="Calibri Light"/>
          <w:szCs w:val="20"/>
        </w:rPr>
        <w:t xml:space="preserve"> </w:t>
      </w:r>
    </w:p>
    <w:p w14:paraId="4BCDA2AC" w14:textId="77777777" w:rsidR="00DD7EA0" w:rsidRDefault="00DD7EA0" w:rsidP="00DD7EA0">
      <w:pPr>
        <w:rPr>
          <w:rFonts w:eastAsia="Times New Roman" w:cs="Calibri Light"/>
          <w:szCs w:val="20"/>
        </w:rPr>
      </w:pPr>
      <w:r w:rsidRPr="005F51AC">
        <w:rPr>
          <w:rFonts w:eastAsia="Times New Roman" w:cs="Calibri Light"/>
          <w:szCs w:val="20"/>
        </w:rPr>
        <w:t>{2, 4, 8,</w:t>
      </w:r>
      <w:r>
        <w:rPr>
          <w:rFonts w:eastAsia="Times New Roman" w:cs="Calibri Light"/>
          <w:szCs w:val="20"/>
        </w:rPr>
        <w:t xml:space="preserve"> 12,</w:t>
      </w:r>
      <w:r w:rsidRPr="005F51AC">
        <w:rPr>
          <w:rFonts w:eastAsia="Times New Roman" w:cs="Calibri Light"/>
          <w:szCs w:val="20"/>
        </w:rPr>
        <w:t xml:space="preserve"> </w:t>
      </w:r>
      <w:r>
        <w:rPr>
          <w:rFonts w:eastAsia="Times New Roman" w:cs="Calibri Light"/>
          <w:szCs w:val="20"/>
        </w:rPr>
        <w:t>16 : 8 : 256</w:t>
      </w:r>
      <w:r w:rsidRPr="005F51AC">
        <w:rPr>
          <w:rFonts w:eastAsia="Times New Roman" w:cs="Calibri Light"/>
          <w:szCs w:val="20"/>
        </w:rPr>
        <w:t>}</w:t>
      </w:r>
    </w:p>
    <w:p w14:paraId="2AE68903" w14:textId="77777777" w:rsidR="00DD7EA0" w:rsidRDefault="00DD7EA0" w:rsidP="00DD7EA0">
      <w:pPr>
        <w:rPr>
          <w:rFonts w:eastAsia="Times New Roman" w:cs="Calibri Light"/>
          <w:szCs w:val="20"/>
        </w:rPr>
      </w:pPr>
    </w:p>
    <w:p w14:paraId="6922FA79" w14:textId="77777777" w:rsidR="00DD7EA0" w:rsidRPr="00E16C5C" w:rsidRDefault="00DD7EA0" w:rsidP="00DD7EA0">
      <w:pPr>
        <w:rPr>
          <w:rFonts w:ascii="Times New Roman" w:eastAsia="Times New Roman" w:hAnsi="Times New Roman"/>
          <w:szCs w:val="20"/>
        </w:rPr>
      </w:pPr>
      <w:r w:rsidRPr="00E16C5C">
        <w:rPr>
          <w:rFonts w:ascii="Times New Roman" w:eastAsia="Times New Roman" w:hAnsi="Times New Roman"/>
          <w:szCs w:val="20"/>
          <w:highlight w:val="green"/>
        </w:rPr>
        <w:t>Agreement</w:t>
      </w:r>
    </w:p>
    <w:p w14:paraId="7DEFF19C" w14:textId="77777777" w:rsidR="00DD7EA0" w:rsidRPr="00E16C5C" w:rsidRDefault="00DD7EA0" w:rsidP="00DD7EA0">
      <w:pPr>
        <w:pStyle w:val="Header"/>
        <w:rPr>
          <w:rFonts w:ascii="Times New Roman" w:hAnsi="Times New Roman"/>
          <w:sz w:val="18"/>
          <w:szCs w:val="18"/>
          <w:lang w:eastAsia="ja-JP"/>
        </w:rPr>
      </w:pPr>
      <w:r w:rsidRPr="00E16C5C">
        <w:rPr>
          <w:rFonts w:ascii="Times New Roman" w:eastAsia="Times New Roman" w:hAnsi="Times New Roman"/>
          <w:szCs w:val="20"/>
        </w:rPr>
        <w:t xml:space="preserve">For 2-15a, 2-53, 2-55, 2-57, keep the signalling granuality as </w:t>
      </w:r>
      <w:r w:rsidRPr="00E16C5C">
        <w:rPr>
          <w:rFonts w:ascii="Times New Roman" w:hAnsi="Times New Roman"/>
          <w:sz w:val="18"/>
          <w:szCs w:val="18"/>
          <w:lang w:eastAsia="ja-JP"/>
        </w:rPr>
        <w:t>4) per band per band comb.</w:t>
      </w:r>
    </w:p>
    <w:p w14:paraId="30BA75C9" w14:textId="77777777" w:rsidR="00DD7EA0" w:rsidRPr="00E16C5C" w:rsidRDefault="00DD7EA0" w:rsidP="00DD7EA0">
      <w:pPr>
        <w:rPr>
          <w:rFonts w:ascii="Times New Roman" w:hAnsi="Times New Roman"/>
          <w:szCs w:val="20"/>
        </w:rPr>
      </w:pPr>
    </w:p>
    <w:p w14:paraId="7C456194" w14:textId="77777777" w:rsidR="00DD7EA0" w:rsidRDefault="00DD7EA0" w:rsidP="00DD7EA0">
      <w:pPr>
        <w:rPr>
          <w:rFonts w:eastAsia="MS Mincho"/>
          <w:lang w:eastAsia="ja-JP"/>
        </w:rPr>
      </w:pPr>
    </w:p>
    <w:p w14:paraId="0CBD6880" w14:textId="77777777" w:rsidR="00DD7EA0" w:rsidRPr="00E16C5C" w:rsidRDefault="00DD7EA0" w:rsidP="00DD7EA0">
      <w:pPr>
        <w:rPr>
          <w:rFonts w:ascii="Times New Roman" w:eastAsia="Times New Roman" w:hAnsi="Times New Roman"/>
          <w:szCs w:val="20"/>
        </w:rPr>
      </w:pPr>
      <w:r w:rsidRPr="00E16C5C">
        <w:rPr>
          <w:rFonts w:ascii="Times New Roman" w:eastAsia="Times New Roman" w:hAnsi="Times New Roman"/>
          <w:szCs w:val="20"/>
          <w:highlight w:val="green"/>
        </w:rPr>
        <w:t>Agreement:</w:t>
      </w:r>
      <w:r w:rsidRPr="00E16C5C">
        <w:rPr>
          <w:rFonts w:ascii="Times New Roman" w:eastAsia="Times New Roman" w:hAnsi="Times New Roman"/>
          <w:szCs w:val="20"/>
        </w:rPr>
        <w:t xml:space="preserve"> </w:t>
      </w:r>
    </w:p>
    <w:p w14:paraId="595EA22F" w14:textId="77777777" w:rsidR="00DD7EA0" w:rsidRPr="00E16C5C" w:rsidRDefault="00DD7EA0" w:rsidP="00DD7EA0">
      <w:pPr>
        <w:rPr>
          <w:rFonts w:ascii="Times New Roman" w:eastAsia="Times New Roman" w:hAnsi="Times New Roman"/>
          <w:szCs w:val="20"/>
        </w:rPr>
      </w:pPr>
      <w:r w:rsidRPr="00E16C5C">
        <w:rPr>
          <w:rFonts w:ascii="Times New Roman" w:eastAsia="Times New Roman" w:hAnsi="Times New Roman"/>
          <w:szCs w:val="20"/>
        </w:rPr>
        <w:t>For 2-36, 2-40, 2-41 and 2-43, maximal size of the list is 16</w:t>
      </w:r>
    </w:p>
    <w:p w14:paraId="1E80BAF2" w14:textId="77777777" w:rsidR="00DD7EA0" w:rsidRPr="00E16C5C" w:rsidRDefault="00DD7EA0" w:rsidP="00DD7EA0">
      <w:pPr>
        <w:rPr>
          <w:rFonts w:ascii="Times New Roman" w:eastAsia="MS Mincho" w:hAnsi="Times New Roman"/>
          <w:lang w:eastAsia="ja-JP"/>
        </w:rPr>
      </w:pPr>
    </w:p>
    <w:p w14:paraId="4B908F89" w14:textId="77777777" w:rsidR="00DD7EA0" w:rsidRPr="00E16C5C" w:rsidRDefault="00DD7EA0" w:rsidP="00DD7EA0">
      <w:pPr>
        <w:rPr>
          <w:rFonts w:ascii="Times New Roman" w:eastAsia="Times New Roman" w:hAnsi="Times New Roman"/>
          <w:szCs w:val="20"/>
        </w:rPr>
      </w:pPr>
      <w:r w:rsidRPr="00E16C5C">
        <w:rPr>
          <w:rFonts w:ascii="Times New Roman" w:eastAsia="Times New Roman" w:hAnsi="Times New Roman"/>
          <w:szCs w:val="20"/>
          <w:highlight w:val="green"/>
        </w:rPr>
        <w:t>Agreement</w:t>
      </w:r>
      <w:r w:rsidRPr="00E16C5C">
        <w:rPr>
          <w:rFonts w:ascii="Times New Roman" w:eastAsia="Times New Roman" w:hAnsi="Times New Roman"/>
          <w:szCs w:val="20"/>
        </w:rPr>
        <w:t xml:space="preserve">: </w:t>
      </w:r>
    </w:p>
    <w:p w14:paraId="03DF4866" w14:textId="77777777" w:rsidR="00DD7EA0" w:rsidRPr="00E16C5C" w:rsidRDefault="00DD7EA0" w:rsidP="00DD7EA0">
      <w:pPr>
        <w:pStyle w:val="ListParagraph"/>
        <w:ind w:left="0"/>
        <w:rPr>
          <w:rFonts w:eastAsia="Times New Roman"/>
        </w:rPr>
      </w:pPr>
      <w:r w:rsidRPr="00E16C5C">
        <w:rPr>
          <w:rFonts w:eastAsia="Times New Roman"/>
        </w:rPr>
        <w:t>For 2-36, Component-2 candidate set is</w:t>
      </w:r>
    </w:p>
    <w:p w14:paraId="27E92B6D" w14:textId="77777777" w:rsidR="00DD7EA0" w:rsidRPr="00E16C5C" w:rsidRDefault="00DD7EA0" w:rsidP="00DD7EA0">
      <w:pPr>
        <w:pStyle w:val="ListParagraph"/>
        <w:ind w:left="0"/>
        <w:rPr>
          <w:rFonts w:eastAsia="Times New Roman"/>
        </w:rPr>
      </w:pPr>
      <w:r w:rsidRPr="00E16C5C">
        <w:rPr>
          <w:rFonts w:eastAsia="Times New Roman"/>
        </w:rPr>
        <w:t xml:space="preserve">{“Mode-1 only”, “Mode-1 and Mode-2”}. </w:t>
      </w:r>
    </w:p>
    <w:p w14:paraId="3733BB2E" w14:textId="77777777" w:rsidR="00DD7EA0" w:rsidRDefault="00DD7EA0" w:rsidP="00DD7EA0">
      <w:pPr>
        <w:pStyle w:val="ListParagraph"/>
        <w:ind w:left="0"/>
        <w:rPr>
          <w:rFonts w:eastAsia="Times New Roman" w:cs="Calibri Light"/>
        </w:rPr>
      </w:pPr>
    </w:p>
    <w:p w14:paraId="6DCA04E9" w14:textId="77777777" w:rsidR="00DD7EA0" w:rsidRDefault="00DD7EA0" w:rsidP="00DD7EA0">
      <w:pPr>
        <w:pStyle w:val="ListParagraph"/>
        <w:ind w:left="0"/>
        <w:rPr>
          <w:rFonts w:eastAsia="Times New Roman" w:cs="Calibri Light"/>
        </w:rPr>
      </w:pPr>
    </w:p>
    <w:p w14:paraId="7A2B3FAC" w14:textId="77777777" w:rsidR="00DD7EA0" w:rsidRPr="00E20DBA" w:rsidRDefault="00DD7EA0" w:rsidP="00DD7EA0">
      <w:pPr>
        <w:pStyle w:val="ListParagraph"/>
        <w:ind w:left="0"/>
        <w:rPr>
          <w:rFonts w:eastAsia="Times New Roman" w:cs="Calibri Light"/>
        </w:rPr>
      </w:pPr>
      <w:r w:rsidRPr="00E20DBA">
        <w:rPr>
          <w:rFonts w:eastAsia="Times New Roman" w:cs="Calibri Light"/>
          <w:highlight w:val="green"/>
        </w:rPr>
        <w:t>Agreement</w:t>
      </w:r>
      <w:r w:rsidRPr="00E20DBA">
        <w:rPr>
          <w:rFonts w:eastAsia="Times New Roman" w:cs="Calibri Light"/>
        </w:rPr>
        <w:t xml:space="preserve"> </w:t>
      </w:r>
    </w:p>
    <w:p w14:paraId="6836B260" w14:textId="77777777" w:rsidR="00DD7EA0" w:rsidRPr="00E20DBA" w:rsidRDefault="00DD7EA0" w:rsidP="00DD7EA0">
      <w:pPr>
        <w:pStyle w:val="ListParagraph"/>
        <w:ind w:left="0"/>
        <w:rPr>
          <w:rFonts w:eastAsia="Times New Roman" w:cs="Calibri Light"/>
        </w:rPr>
      </w:pPr>
      <w:r w:rsidRPr="00E20DBA">
        <w:rPr>
          <w:rFonts w:eastAsia="Times New Roman" w:cs="Calibri Light"/>
        </w:rPr>
        <w:t xml:space="preserve">For 2-36, 2-40, 2-41, and 2-43: add a new component: </w:t>
      </w:r>
    </w:p>
    <w:p w14:paraId="156607AF" w14:textId="77777777" w:rsidR="00DD7EA0" w:rsidRPr="00E20DBA" w:rsidRDefault="00DD7EA0" w:rsidP="00476CB9">
      <w:pPr>
        <w:pStyle w:val="ListParagraph"/>
        <w:numPr>
          <w:ilvl w:val="0"/>
          <w:numId w:val="209"/>
        </w:numPr>
        <w:overflowPunct/>
        <w:autoSpaceDE/>
        <w:autoSpaceDN/>
        <w:adjustRightInd/>
        <w:spacing w:after="0"/>
        <w:contextualSpacing w:val="0"/>
        <w:textAlignment w:val="auto"/>
        <w:rPr>
          <w:rFonts w:eastAsia="Times New Roman" w:cs="Calibri Light"/>
        </w:rPr>
      </w:pPr>
      <w:r w:rsidRPr="00E20DBA">
        <w:rPr>
          <w:rFonts w:eastAsia="Times New Roman" w:cs="Calibri Light"/>
        </w:rPr>
        <w:t>Max # of CSI-RS resource in a resource set, FR1/FR2 differentiation: candidate value is {1:8}</w:t>
      </w:r>
    </w:p>
    <w:p w14:paraId="06419341" w14:textId="77777777" w:rsidR="00DD7EA0" w:rsidRPr="00E20DBA" w:rsidRDefault="00DD7EA0" w:rsidP="00DD7EA0">
      <w:pPr>
        <w:pStyle w:val="ListParagraph"/>
        <w:ind w:left="0"/>
        <w:rPr>
          <w:rFonts w:eastAsia="Times New Roman" w:cs="Calibri Light"/>
        </w:rPr>
      </w:pPr>
      <w:r w:rsidRPr="00E20DBA">
        <w:rPr>
          <w:rFonts w:eastAsia="Times New Roman" w:cs="Calibri Light"/>
        </w:rPr>
        <w:t>Remove 2-39</w:t>
      </w:r>
    </w:p>
    <w:p w14:paraId="1CBACD74" w14:textId="77777777" w:rsidR="00DD7EA0" w:rsidRDefault="00DD7EA0" w:rsidP="00DD7EA0">
      <w:pPr>
        <w:rPr>
          <w:rFonts w:eastAsia="MS Mincho"/>
          <w:lang w:eastAsia="ja-JP"/>
        </w:rPr>
      </w:pPr>
    </w:p>
    <w:p w14:paraId="45688E64" w14:textId="77777777" w:rsidR="00DD7EA0" w:rsidRDefault="00DD7EA0" w:rsidP="00DD7EA0">
      <w:pPr>
        <w:pStyle w:val="ListParagraph"/>
        <w:ind w:leftChars="64" w:left="128"/>
      </w:pPr>
      <w:r w:rsidRPr="000A019A">
        <w:rPr>
          <w:highlight w:val="green"/>
        </w:rPr>
        <w:t>Agreement</w:t>
      </w:r>
    </w:p>
    <w:p w14:paraId="572B7575" w14:textId="77777777" w:rsidR="00DD7EA0" w:rsidRDefault="00DD7EA0" w:rsidP="00DD7EA0">
      <w:pPr>
        <w:pStyle w:val="ListParagraph"/>
        <w:ind w:left="0"/>
      </w:pPr>
      <w:r>
        <w:t xml:space="preserve">For 2-41, candidate value set for component-4 is: </w:t>
      </w:r>
    </w:p>
    <w:p w14:paraId="3945EF42" w14:textId="77777777" w:rsidR="00DD7EA0" w:rsidRPr="000A019A" w:rsidRDefault="00DD7EA0" w:rsidP="00DD7EA0">
      <w:pPr>
        <w:pStyle w:val="ListParagraph"/>
        <w:ind w:left="0"/>
        <w:rPr>
          <w:lang w:eastAsia="zh-CN"/>
        </w:rPr>
      </w:pPr>
      <w:r w:rsidRPr="000A019A">
        <w:rPr>
          <w:rFonts w:eastAsia="Times New Roman" w:cs="Calibri Light"/>
        </w:rPr>
        <w:t>{“no amplitude subset restriction”, “support amplitude subset restriction”}</w:t>
      </w:r>
    </w:p>
    <w:p w14:paraId="4AF88414" w14:textId="77777777" w:rsidR="00DD7EA0" w:rsidRPr="00844DD8" w:rsidRDefault="00DD7EA0" w:rsidP="00DD7EA0">
      <w:pPr>
        <w:pStyle w:val="ListParagraph"/>
        <w:ind w:left="1520"/>
      </w:pPr>
    </w:p>
    <w:p w14:paraId="3AEFC995" w14:textId="77777777" w:rsidR="00DD7EA0" w:rsidRPr="00E16C5C" w:rsidRDefault="00DD7EA0" w:rsidP="00E16C5C">
      <w:pPr>
        <w:rPr>
          <w:rFonts w:ascii="Times New Roman" w:hAnsi="Times New Roman"/>
          <w:szCs w:val="20"/>
        </w:rPr>
      </w:pPr>
      <w:r w:rsidRPr="00E16C5C">
        <w:rPr>
          <w:rFonts w:ascii="Times New Roman" w:hAnsi="Times New Roman"/>
          <w:szCs w:val="20"/>
          <w:highlight w:val="green"/>
        </w:rPr>
        <w:t>Agreement</w:t>
      </w:r>
    </w:p>
    <w:p w14:paraId="1C153C90" w14:textId="77777777" w:rsidR="00DD7EA0" w:rsidRPr="00E16C5C" w:rsidRDefault="00DD7EA0" w:rsidP="00E16C5C">
      <w:pPr>
        <w:rPr>
          <w:rFonts w:ascii="Times New Roman" w:hAnsi="Times New Roman"/>
          <w:szCs w:val="20"/>
        </w:rPr>
      </w:pPr>
      <w:r w:rsidRPr="00E16C5C">
        <w:rPr>
          <w:rFonts w:ascii="Times New Roman" w:hAnsi="Times New Roman"/>
          <w:szCs w:val="20"/>
        </w:rPr>
        <w:t>For 2-54,</w:t>
      </w:r>
    </w:p>
    <w:p w14:paraId="75C11535" w14:textId="77777777" w:rsidR="00DD7EA0" w:rsidRPr="00E16C5C" w:rsidRDefault="00DD7EA0" w:rsidP="00476CB9">
      <w:pPr>
        <w:numPr>
          <w:ilvl w:val="0"/>
          <w:numId w:val="208"/>
        </w:numPr>
        <w:spacing w:line="259" w:lineRule="auto"/>
        <w:rPr>
          <w:rFonts w:ascii="Times New Roman" w:hAnsi="Times New Roman"/>
          <w:szCs w:val="20"/>
        </w:rPr>
      </w:pPr>
      <w:r w:rsidRPr="00E16C5C">
        <w:rPr>
          <w:rFonts w:ascii="Times New Roman" w:hAnsi="Times New Roman"/>
          <w:szCs w:val="20"/>
        </w:rPr>
        <w:t xml:space="preserve">Remove 2-54 from UE feature list. </w:t>
      </w:r>
    </w:p>
    <w:p w14:paraId="0B579B9A" w14:textId="77777777" w:rsidR="00DD7EA0" w:rsidRPr="00E16C5C" w:rsidRDefault="00DD7EA0" w:rsidP="00476CB9">
      <w:pPr>
        <w:numPr>
          <w:ilvl w:val="0"/>
          <w:numId w:val="208"/>
        </w:numPr>
        <w:spacing w:line="259" w:lineRule="auto"/>
        <w:rPr>
          <w:rFonts w:ascii="Times New Roman" w:eastAsia="Times New Roman" w:hAnsi="Times New Roman"/>
          <w:szCs w:val="20"/>
        </w:rPr>
      </w:pPr>
      <w:r w:rsidRPr="00E16C5C">
        <w:rPr>
          <w:rFonts w:ascii="Times New Roman" w:eastAsia="Times New Roman" w:hAnsi="Times New Roman"/>
          <w:szCs w:val="20"/>
        </w:rPr>
        <w:t xml:space="preserve">Specify the minimum time interval, N in unit of symbols, between DCI triggering and A-SRS transmission is N2+42. </w:t>
      </w:r>
    </w:p>
    <w:p w14:paraId="4ACD65F7" w14:textId="77777777" w:rsidR="00E16C5C" w:rsidRDefault="00E16C5C" w:rsidP="00DD7EA0">
      <w:pPr>
        <w:rPr>
          <w:rFonts w:eastAsia="MS Mincho"/>
          <w:highlight w:val="green"/>
          <w:lang w:eastAsia="ja-JP"/>
        </w:rPr>
      </w:pPr>
    </w:p>
    <w:p w14:paraId="3AF91479" w14:textId="2857C92C" w:rsidR="00DD7EA0" w:rsidRDefault="00DD7EA0" w:rsidP="00DD7EA0">
      <w:pPr>
        <w:rPr>
          <w:rFonts w:eastAsia="MS Mincho"/>
          <w:lang w:eastAsia="ja-JP"/>
        </w:rPr>
      </w:pPr>
      <w:r w:rsidRPr="00727E82">
        <w:rPr>
          <w:rFonts w:eastAsia="MS Mincho"/>
          <w:highlight w:val="green"/>
          <w:lang w:eastAsia="ja-JP"/>
        </w:rPr>
        <w:t>Agreement</w:t>
      </w:r>
    </w:p>
    <w:p w14:paraId="2C622284" w14:textId="77777777" w:rsidR="00DD7EA0" w:rsidRDefault="00DD7EA0" w:rsidP="00DD7EA0">
      <w:pPr>
        <w:rPr>
          <w:rFonts w:eastAsia="MS Mincho"/>
          <w:lang w:eastAsia="ja-JP"/>
        </w:rPr>
      </w:pPr>
      <w:r>
        <w:rPr>
          <w:rFonts w:eastAsia="MS Mincho"/>
          <w:lang w:eastAsia="ja-JP"/>
        </w:rPr>
        <w:t>Add a new FG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88"/>
        <w:gridCol w:w="697"/>
        <w:gridCol w:w="996"/>
        <w:gridCol w:w="1485"/>
        <w:gridCol w:w="604"/>
        <w:gridCol w:w="427"/>
        <w:gridCol w:w="991"/>
        <w:gridCol w:w="730"/>
        <w:gridCol w:w="427"/>
        <w:gridCol w:w="1541"/>
        <w:gridCol w:w="232"/>
        <w:gridCol w:w="287"/>
        <w:gridCol w:w="264"/>
        <w:gridCol w:w="732"/>
        <w:gridCol w:w="556"/>
      </w:tblGrid>
      <w:tr w:rsidR="00DD7EA0" w:rsidRPr="00727E82" w14:paraId="4DB55002" w14:textId="77777777" w:rsidTr="0058551E">
        <w:trPr>
          <w:trHeight w:val="525"/>
        </w:trPr>
        <w:tc>
          <w:tcPr>
            <w:tcW w:w="233" w:type="pct"/>
            <w:shd w:val="clear" w:color="auto" w:fill="auto"/>
            <w:vAlign w:val="center"/>
          </w:tcPr>
          <w:p w14:paraId="4BD2E670" w14:textId="77777777" w:rsidR="00DD7EA0" w:rsidRPr="00727E82" w:rsidRDefault="00DD7EA0" w:rsidP="00E16C5C">
            <w:pPr>
              <w:pStyle w:val="TAC"/>
              <w:rPr>
                <w:rFonts w:eastAsia="MS PGothic"/>
                <w:lang w:val="en-US"/>
              </w:rPr>
            </w:pPr>
          </w:p>
        </w:tc>
        <w:tc>
          <w:tcPr>
            <w:tcW w:w="333" w:type="pct"/>
            <w:shd w:val="clear" w:color="auto" w:fill="auto"/>
            <w:vAlign w:val="center"/>
          </w:tcPr>
          <w:p w14:paraId="74DF3CC6" w14:textId="77777777" w:rsidR="00DD7EA0" w:rsidRPr="00727E82" w:rsidRDefault="00DD7EA0" w:rsidP="00E16C5C">
            <w:pPr>
              <w:pStyle w:val="TAC"/>
              <w:rPr>
                <w:kern w:val="2"/>
                <w:highlight w:val="green"/>
                <w:lang w:val="en-US"/>
              </w:rPr>
            </w:pPr>
            <w:r w:rsidRPr="00727E82">
              <w:rPr>
                <w:kern w:val="2"/>
                <w:highlight w:val="green"/>
                <w:lang w:val="en-US"/>
              </w:rPr>
              <w:t>2-51a</w:t>
            </w:r>
          </w:p>
        </w:tc>
        <w:tc>
          <w:tcPr>
            <w:tcW w:w="476" w:type="pct"/>
            <w:shd w:val="clear" w:color="auto" w:fill="auto"/>
            <w:vAlign w:val="center"/>
          </w:tcPr>
          <w:p w14:paraId="332B779C" w14:textId="77777777" w:rsidR="00DD7EA0" w:rsidRPr="00727E82" w:rsidRDefault="00DD7EA0" w:rsidP="00E16C5C">
            <w:pPr>
              <w:pStyle w:val="TAC"/>
              <w:rPr>
                <w:kern w:val="2"/>
                <w:highlight w:val="green"/>
                <w:lang w:val="en-US"/>
              </w:rPr>
            </w:pPr>
            <w:r w:rsidRPr="00727E82">
              <w:rPr>
                <w:kern w:val="2"/>
                <w:highlight w:val="green"/>
                <w:lang w:val="en-US"/>
              </w:rPr>
              <w:t xml:space="preserve">Aperiodic TRS </w:t>
            </w:r>
          </w:p>
        </w:tc>
        <w:tc>
          <w:tcPr>
            <w:tcW w:w="710" w:type="pct"/>
            <w:shd w:val="clear" w:color="auto" w:fill="auto"/>
            <w:vAlign w:val="center"/>
          </w:tcPr>
          <w:p w14:paraId="259862EE" w14:textId="77777777" w:rsidR="00DD7EA0" w:rsidRPr="00727E82" w:rsidRDefault="00DD7EA0" w:rsidP="00E16C5C">
            <w:pPr>
              <w:pStyle w:val="TAC"/>
              <w:rPr>
                <w:kern w:val="2"/>
                <w:highlight w:val="green"/>
                <w:lang w:val="en-US"/>
              </w:rPr>
            </w:pPr>
            <w:r w:rsidRPr="00727E82">
              <w:rPr>
                <w:rFonts w:eastAsia="MS Mincho"/>
                <w:kern w:val="2"/>
                <w:highlight w:val="green"/>
                <w:lang w:val="en-US" w:eastAsia="zh-CN"/>
              </w:rPr>
              <w:t xml:space="preserve">DCI triggering Aperiodic TRS </w:t>
            </w:r>
            <w:r w:rsidRPr="00727E82">
              <w:rPr>
                <w:rFonts w:eastAsia="MS Mincho" w:hint="eastAsia"/>
                <w:kern w:val="2"/>
                <w:highlight w:val="green"/>
                <w:lang w:val="en-US" w:eastAsia="zh-CN"/>
              </w:rPr>
              <w:t>associated with p</w:t>
            </w:r>
            <w:r w:rsidRPr="00727E82">
              <w:rPr>
                <w:rFonts w:eastAsia="MS Mincho"/>
                <w:kern w:val="2"/>
                <w:highlight w:val="green"/>
                <w:lang w:val="en-US" w:eastAsia="zh-CN"/>
              </w:rPr>
              <w:t xml:space="preserve">eriodic </w:t>
            </w:r>
            <w:r w:rsidRPr="00727E82">
              <w:rPr>
                <w:rFonts w:eastAsia="MS Mincho" w:hint="eastAsia"/>
                <w:kern w:val="2"/>
                <w:highlight w:val="green"/>
                <w:lang w:val="en-US" w:eastAsia="zh-CN"/>
              </w:rPr>
              <w:t>TRS</w:t>
            </w:r>
          </w:p>
        </w:tc>
        <w:tc>
          <w:tcPr>
            <w:tcW w:w="289" w:type="pct"/>
            <w:shd w:val="clear" w:color="auto" w:fill="auto"/>
            <w:vAlign w:val="center"/>
          </w:tcPr>
          <w:p w14:paraId="62181455" w14:textId="77777777" w:rsidR="00DD7EA0" w:rsidRPr="00727E82" w:rsidRDefault="00DD7EA0" w:rsidP="00E16C5C">
            <w:pPr>
              <w:pStyle w:val="TAC"/>
              <w:rPr>
                <w:kern w:val="2"/>
                <w:highlight w:val="green"/>
                <w:lang w:val="en-US"/>
              </w:rPr>
            </w:pPr>
            <w:r w:rsidRPr="00727E82">
              <w:rPr>
                <w:rFonts w:hint="eastAsia"/>
                <w:kern w:val="2"/>
                <w:highlight w:val="green"/>
                <w:lang w:val="en-US"/>
              </w:rPr>
              <w:t>2-50</w:t>
            </w:r>
          </w:p>
        </w:tc>
        <w:tc>
          <w:tcPr>
            <w:tcW w:w="204" w:type="pct"/>
            <w:shd w:val="clear" w:color="auto" w:fill="auto"/>
            <w:vAlign w:val="center"/>
          </w:tcPr>
          <w:p w14:paraId="50D0F2D8" w14:textId="77777777" w:rsidR="00DD7EA0" w:rsidRPr="00727E82" w:rsidRDefault="00DD7EA0" w:rsidP="00E16C5C">
            <w:pPr>
              <w:pStyle w:val="TAC"/>
              <w:rPr>
                <w:rFonts w:eastAsia="MS PGothic"/>
                <w:highlight w:val="green"/>
                <w:lang w:val="en-US"/>
              </w:rPr>
            </w:pPr>
            <w:r w:rsidRPr="00727E82">
              <w:rPr>
                <w:rFonts w:hint="eastAsia"/>
                <w:kern w:val="2"/>
                <w:highlight w:val="green"/>
                <w:lang w:val="en-US"/>
              </w:rPr>
              <w:t>Yes</w:t>
            </w:r>
          </w:p>
        </w:tc>
        <w:tc>
          <w:tcPr>
            <w:tcW w:w="474" w:type="pct"/>
            <w:shd w:val="clear" w:color="auto" w:fill="auto"/>
            <w:vAlign w:val="center"/>
          </w:tcPr>
          <w:p w14:paraId="7B012CDF" w14:textId="77777777" w:rsidR="00DD7EA0" w:rsidRPr="00727E82" w:rsidRDefault="00DD7EA0" w:rsidP="00E16C5C">
            <w:pPr>
              <w:pStyle w:val="TAC"/>
              <w:rPr>
                <w:rFonts w:eastAsia="MS PGothic"/>
                <w:highlight w:val="green"/>
                <w:lang w:val="en-US"/>
              </w:rPr>
            </w:pPr>
            <w:r w:rsidRPr="00727E82">
              <w:rPr>
                <w:rFonts w:hint="eastAsia"/>
                <w:kern w:val="2"/>
                <w:highlight w:val="green"/>
                <w:lang w:val="en-US"/>
              </w:rPr>
              <w:t>A-TRS is not supported</w:t>
            </w:r>
          </w:p>
        </w:tc>
        <w:tc>
          <w:tcPr>
            <w:tcW w:w="349" w:type="pct"/>
            <w:shd w:val="clear" w:color="auto" w:fill="auto"/>
            <w:vAlign w:val="center"/>
          </w:tcPr>
          <w:p w14:paraId="77235022" w14:textId="77777777" w:rsidR="00DD7EA0" w:rsidRPr="00727E82" w:rsidRDefault="00DD7EA0" w:rsidP="00E16C5C">
            <w:pPr>
              <w:pStyle w:val="TAC"/>
              <w:rPr>
                <w:kern w:val="2"/>
                <w:highlight w:val="green"/>
                <w:lang w:val="en-US"/>
              </w:rPr>
            </w:pPr>
            <w:r w:rsidRPr="00727E82">
              <w:rPr>
                <w:rFonts w:hint="eastAsia"/>
                <w:kern w:val="2"/>
                <w:highlight w:val="green"/>
                <w:lang w:val="en-US"/>
              </w:rPr>
              <w:t>Type 1</w:t>
            </w:r>
          </w:p>
        </w:tc>
        <w:tc>
          <w:tcPr>
            <w:tcW w:w="204" w:type="pct"/>
            <w:shd w:val="clear" w:color="auto" w:fill="auto"/>
            <w:vAlign w:val="center"/>
          </w:tcPr>
          <w:p w14:paraId="20C62290" w14:textId="77777777" w:rsidR="00DD7EA0" w:rsidRPr="00727E82" w:rsidRDefault="00DD7EA0" w:rsidP="00E16C5C">
            <w:pPr>
              <w:pStyle w:val="TAC"/>
              <w:rPr>
                <w:rFonts w:eastAsia="MS PGothic"/>
                <w:highlight w:val="green"/>
                <w:lang w:val="en-US"/>
              </w:rPr>
            </w:pPr>
            <w:r w:rsidRPr="00727E82">
              <w:rPr>
                <w:rFonts w:hint="eastAsia"/>
                <w:kern w:val="2"/>
                <w:highlight w:val="green"/>
                <w:lang w:val="en-US"/>
              </w:rPr>
              <w:t>N.A.</w:t>
            </w:r>
          </w:p>
        </w:tc>
        <w:tc>
          <w:tcPr>
            <w:tcW w:w="737" w:type="pct"/>
            <w:shd w:val="clear" w:color="auto" w:fill="auto"/>
            <w:vAlign w:val="center"/>
          </w:tcPr>
          <w:p w14:paraId="6C28ABAD" w14:textId="77777777" w:rsidR="00DD7EA0" w:rsidRPr="00727E82" w:rsidRDefault="00DD7EA0" w:rsidP="00E16C5C">
            <w:pPr>
              <w:pStyle w:val="TAC"/>
              <w:rPr>
                <w:rFonts w:eastAsia="MS Mincho"/>
                <w:kern w:val="2"/>
                <w:lang w:val="en-US" w:eastAsia="zh-CN"/>
              </w:rPr>
            </w:pPr>
            <w:r w:rsidRPr="00510663">
              <w:rPr>
                <w:rFonts w:eastAsia="MS Mincho"/>
                <w:kern w:val="2"/>
                <w:highlight w:val="green"/>
                <w:lang w:val="en-US" w:eastAsia="zh-CN"/>
              </w:rPr>
              <w:t>Yes</w:t>
            </w:r>
          </w:p>
          <w:p w14:paraId="6F4F02FB" w14:textId="77777777" w:rsidR="00DD7EA0" w:rsidRPr="00727E82" w:rsidRDefault="00DD7EA0" w:rsidP="00E16C5C">
            <w:pPr>
              <w:pStyle w:val="TAC"/>
              <w:rPr>
                <w:rFonts w:eastAsia="Malgun Gothic"/>
                <w:lang w:val="en-US"/>
              </w:rPr>
            </w:pPr>
          </w:p>
        </w:tc>
        <w:tc>
          <w:tcPr>
            <w:tcW w:w="111" w:type="pct"/>
            <w:shd w:val="clear" w:color="auto" w:fill="auto"/>
            <w:vAlign w:val="center"/>
          </w:tcPr>
          <w:p w14:paraId="45325031" w14:textId="77777777" w:rsidR="00DD7EA0" w:rsidRPr="00727E82" w:rsidRDefault="00DD7EA0" w:rsidP="00E16C5C">
            <w:pPr>
              <w:pStyle w:val="TAC"/>
              <w:rPr>
                <w:rFonts w:eastAsia="Malgun Gothic"/>
                <w:lang w:val="en-US"/>
              </w:rPr>
            </w:pPr>
          </w:p>
        </w:tc>
        <w:tc>
          <w:tcPr>
            <w:tcW w:w="137" w:type="pct"/>
            <w:shd w:val="clear" w:color="auto" w:fill="auto"/>
            <w:vAlign w:val="center"/>
          </w:tcPr>
          <w:p w14:paraId="363B4F21" w14:textId="77777777" w:rsidR="00DD7EA0" w:rsidRPr="00727E82" w:rsidRDefault="00DD7EA0" w:rsidP="00E16C5C">
            <w:pPr>
              <w:pStyle w:val="TAC"/>
              <w:rPr>
                <w:rFonts w:eastAsia="MS PGothic"/>
                <w:lang w:val="en-US"/>
              </w:rPr>
            </w:pPr>
          </w:p>
        </w:tc>
        <w:tc>
          <w:tcPr>
            <w:tcW w:w="126" w:type="pct"/>
            <w:shd w:val="clear" w:color="auto" w:fill="auto"/>
            <w:vAlign w:val="center"/>
          </w:tcPr>
          <w:p w14:paraId="1C576AF9" w14:textId="77777777" w:rsidR="00DD7EA0" w:rsidRPr="00727E82" w:rsidRDefault="00DD7EA0" w:rsidP="00E16C5C">
            <w:pPr>
              <w:pStyle w:val="TAC"/>
              <w:rPr>
                <w:kern w:val="2"/>
                <w:lang w:val="en-US"/>
              </w:rPr>
            </w:pPr>
          </w:p>
        </w:tc>
        <w:tc>
          <w:tcPr>
            <w:tcW w:w="350" w:type="pct"/>
            <w:shd w:val="clear" w:color="auto" w:fill="auto"/>
            <w:vAlign w:val="center"/>
          </w:tcPr>
          <w:p w14:paraId="60AF9EF5" w14:textId="77777777" w:rsidR="00DD7EA0" w:rsidRPr="00727E82" w:rsidRDefault="00DD7EA0" w:rsidP="00E16C5C">
            <w:pPr>
              <w:pStyle w:val="TAC"/>
              <w:rPr>
                <w:kern w:val="2"/>
                <w:lang w:val="en-US"/>
              </w:rPr>
            </w:pPr>
            <w:r w:rsidRPr="00727E82">
              <w:rPr>
                <w:kern w:val="2"/>
                <w:highlight w:val="green"/>
                <w:lang w:val="en-US"/>
              </w:rPr>
              <w:t>Optional with capability signaling</w:t>
            </w:r>
            <w:r w:rsidRPr="00727E82">
              <w:rPr>
                <w:kern w:val="2"/>
                <w:lang w:val="en-US"/>
              </w:rPr>
              <w:t xml:space="preserve"> </w:t>
            </w:r>
          </w:p>
        </w:tc>
        <w:tc>
          <w:tcPr>
            <w:tcW w:w="266" w:type="pct"/>
            <w:vAlign w:val="center"/>
          </w:tcPr>
          <w:p w14:paraId="4C72084D" w14:textId="77777777" w:rsidR="00DD7EA0" w:rsidRPr="00727E82" w:rsidRDefault="00DD7EA0" w:rsidP="00E16C5C">
            <w:pPr>
              <w:pStyle w:val="TAC"/>
              <w:rPr>
                <w:rFonts w:eastAsia="MS PGothic"/>
                <w:lang w:val="en-US"/>
              </w:rPr>
            </w:pPr>
          </w:p>
        </w:tc>
      </w:tr>
    </w:tbl>
    <w:p w14:paraId="3FCB34FE" w14:textId="77777777" w:rsidR="00DD7EA0" w:rsidRDefault="00DD7EA0" w:rsidP="00DD7EA0">
      <w:pPr>
        <w:rPr>
          <w:rFonts w:eastAsia="MS Mincho"/>
          <w:lang w:eastAsia="ja-JP"/>
        </w:rPr>
      </w:pPr>
    </w:p>
    <w:p w14:paraId="71BCCD10" w14:textId="77777777" w:rsidR="00DD7EA0" w:rsidRDefault="00DD7EA0" w:rsidP="00DD7EA0">
      <w:pPr>
        <w:rPr>
          <w:szCs w:val="20"/>
        </w:rPr>
      </w:pPr>
      <w:r w:rsidRPr="00663A7F">
        <w:rPr>
          <w:szCs w:val="20"/>
          <w:highlight w:val="green"/>
        </w:rPr>
        <w:t>Agreement:</w:t>
      </w:r>
    </w:p>
    <w:p w14:paraId="7313C204" w14:textId="77777777" w:rsidR="00DD7EA0" w:rsidRDefault="00DD7EA0" w:rsidP="00DD7EA0">
      <w:pPr>
        <w:rPr>
          <w:szCs w:val="20"/>
        </w:rPr>
      </w:pPr>
      <w:r w:rsidRPr="00663A7F">
        <w:rPr>
          <w:szCs w:val="20"/>
        </w:rPr>
        <w:t>2-51a is differentiated by FR1 and FR2.</w:t>
      </w:r>
      <w:r>
        <w:rPr>
          <w:szCs w:val="20"/>
        </w:rPr>
        <w:t xml:space="preserve"> </w:t>
      </w:r>
    </w:p>
    <w:p w14:paraId="5807002C" w14:textId="77777777" w:rsidR="00DD7EA0" w:rsidRDefault="00DD7EA0" w:rsidP="00DD7EA0">
      <w:pPr>
        <w:rPr>
          <w:rFonts w:eastAsia="MS Mincho"/>
          <w:lang w:eastAsia="ja-JP"/>
        </w:rPr>
      </w:pPr>
    </w:p>
    <w:p w14:paraId="1FBD5815" w14:textId="77777777" w:rsidR="00DD7EA0" w:rsidRDefault="00DD7EA0" w:rsidP="00DD7EA0">
      <w:pPr>
        <w:rPr>
          <w:rFonts w:eastAsia="MS Mincho"/>
          <w:lang w:eastAsia="ja-JP"/>
        </w:rPr>
      </w:pPr>
      <w:r w:rsidRPr="00CF3F82">
        <w:rPr>
          <w:rFonts w:eastAsia="MS Mincho"/>
          <w:highlight w:val="green"/>
          <w:lang w:eastAsia="ja-JP"/>
        </w:rPr>
        <w:t>Proposal:</w:t>
      </w:r>
      <w:r>
        <w:rPr>
          <w:rFonts w:eastAsia="MS Mincho"/>
          <w:lang w:eastAsia="ja-JP"/>
        </w:rPr>
        <w:t xml:space="preserve"> </w:t>
      </w:r>
    </w:p>
    <w:p w14:paraId="3DE8D30E" w14:textId="77777777" w:rsidR="00DD7EA0" w:rsidRDefault="00DD7EA0" w:rsidP="00DD7EA0">
      <w:pPr>
        <w:tabs>
          <w:tab w:val="left" w:pos="5316"/>
        </w:tabs>
        <w:rPr>
          <w:rFonts w:eastAsia="MS Mincho"/>
          <w:lang w:eastAsia="ja-JP"/>
        </w:rPr>
      </w:pPr>
      <w:r>
        <w:rPr>
          <w:rFonts w:eastAsia="MS Mincho"/>
          <w:lang w:eastAsia="ja-JP"/>
        </w:rPr>
        <w:t>Add a new FG as below:</w:t>
      </w:r>
      <w:r>
        <w:rPr>
          <w:rFonts w:eastAsia="MS Mincho"/>
          <w:lang w:eastAsia="ja-JP"/>
        </w:rPr>
        <w:tab/>
      </w:r>
    </w:p>
    <w:p w14:paraId="27F5871F" w14:textId="77777777" w:rsidR="00DD7EA0" w:rsidRDefault="00DD7EA0" w:rsidP="00DD7EA0">
      <w:pPr>
        <w:rPr>
          <w:rFonts w:eastAsia="MS Mincho"/>
          <w:lang w:eastAsia="ja-JP"/>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99"/>
        <w:gridCol w:w="1087"/>
        <w:gridCol w:w="2444"/>
        <w:gridCol w:w="499"/>
        <w:gridCol w:w="509"/>
        <w:gridCol w:w="428"/>
        <w:gridCol w:w="683"/>
        <w:gridCol w:w="545"/>
        <w:gridCol w:w="541"/>
        <w:gridCol w:w="359"/>
        <w:gridCol w:w="1135"/>
        <w:gridCol w:w="679"/>
        <w:gridCol w:w="1049"/>
      </w:tblGrid>
      <w:tr w:rsidR="00DD7EA0" w:rsidRPr="00A2173F" w14:paraId="684E08E0" w14:textId="77777777" w:rsidTr="0058551E">
        <w:trPr>
          <w:trHeight w:val="510"/>
        </w:trPr>
        <w:tc>
          <w:tcPr>
            <w:tcW w:w="241" w:type="pct"/>
            <w:shd w:val="clear" w:color="auto" w:fill="auto"/>
            <w:hideMark/>
          </w:tcPr>
          <w:p w14:paraId="114D6B3C" w14:textId="77777777" w:rsidR="00DD7EA0" w:rsidRPr="00A2173F" w:rsidRDefault="00DD7EA0" w:rsidP="00E16C5C">
            <w:pPr>
              <w:pStyle w:val="TAC"/>
              <w:rPr>
                <w:rFonts w:eastAsia="MS PGothic"/>
              </w:rPr>
            </w:pPr>
            <w:r w:rsidRPr="00A2173F">
              <w:rPr>
                <w:rFonts w:eastAsia="MS PGothic"/>
              </w:rPr>
              <w:t>2-33b</w:t>
            </w:r>
          </w:p>
        </w:tc>
        <w:tc>
          <w:tcPr>
            <w:tcW w:w="522" w:type="pct"/>
            <w:shd w:val="clear" w:color="auto" w:fill="auto"/>
            <w:hideMark/>
          </w:tcPr>
          <w:p w14:paraId="62178E66" w14:textId="77777777" w:rsidR="00DD7EA0" w:rsidRPr="00A2173F" w:rsidRDefault="00DD7EA0" w:rsidP="00E16C5C">
            <w:pPr>
              <w:pStyle w:val="TAC"/>
              <w:rPr>
                <w:rFonts w:eastAsia="MS PGothic"/>
              </w:rPr>
            </w:pPr>
            <w:r w:rsidRPr="00A2173F">
              <w:rPr>
                <w:rFonts w:eastAsia="MS PGothic"/>
              </w:rPr>
              <w:t xml:space="preserve">SP CSI-RS </w:t>
            </w:r>
          </w:p>
        </w:tc>
        <w:tc>
          <w:tcPr>
            <w:tcW w:w="1171" w:type="pct"/>
            <w:shd w:val="clear" w:color="auto" w:fill="auto"/>
            <w:hideMark/>
          </w:tcPr>
          <w:p w14:paraId="3CBEC256" w14:textId="77777777" w:rsidR="00DD7EA0" w:rsidRDefault="00DD7EA0" w:rsidP="00E16C5C">
            <w:pPr>
              <w:pStyle w:val="TAC"/>
              <w:rPr>
                <w:rFonts w:eastAsia="MS PGothic"/>
              </w:rPr>
            </w:pPr>
            <w:r w:rsidRPr="00A2173F">
              <w:rPr>
                <w:rFonts w:eastAsia="MS PGothic"/>
              </w:rPr>
              <w:t xml:space="preserve">1. Support </w:t>
            </w:r>
            <w:r>
              <w:rPr>
                <w:rFonts w:eastAsia="MS PGothic"/>
              </w:rPr>
              <w:t>SP CSI-RS</w:t>
            </w:r>
          </w:p>
          <w:p w14:paraId="7D322A91" w14:textId="77777777" w:rsidR="00DD7EA0" w:rsidRPr="00A2173F" w:rsidRDefault="00DD7EA0" w:rsidP="00E16C5C">
            <w:pPr>
              <w:pStyle w:val="TAC"/>
              <w:rPr>
                <w:rFonts w:eastAsia="MS PGothic"/>
              </w:rPr>
            </w:pPr>
          </w:p>
        </w:tc>
        <w:tc>
          <w:tcPr>
            <w:tcW w:w="241" w:type="pct"/>
            <w:shd w:val="clear" w:color="auto" w:fill="auto"/>
            <w:hideMark/>
          </w:tcPr>
          <w:p w14:paraId="0897E7E7" w14:textId="77777777" w:rsidR="00DD7EA0" w:rsidRPr="00A2173F" w:rsidRDefault="00DD7EA0" w:rsidP="00E16C5C">
            <w:pPr>
              <w:pStyle w:val="TAC"/>
              <w:rPr>
                <w:rFonts w:eastAsia="MS PGothic"/>
              </w:rPr>
            </w:pPr>
            <w:r w:rsidRPr="00A2173F">
              <w:rPr>
                <w:rFonts w:eastAsia="MS PGothic"/>
              </w:rPr>
              <w:t>2-1</w:t>
            </w:r>
          </w:p>
        </w:tc>
        <w:tc>
          <w:tcPr>
            <w:tcW w:w="228" w:type="pct"/>
            <w:shd w:val="clear" w:color="auto" w:fill="auto"/>
            <w:hideMark/>
          </w:tcPr>
          <w:p w14:paraId="46A839B2" w14:textId="77777777" w:rsidR="00DD7EA0" w:rsidRPr="00A2173F" w:rsidRDefault="00DD7EA0" w:rsidP="00E16C5C">
            <w:pPr>
              <w:pStyle w:val="TAC"/>
              <w:rPr>
                <w:rFonts w:eastAsia="MS PGothic"/>
              </w:rPr>
            </w:pPr>
            <w:r w:rsidRPr="00A2173F">
              <w:rPr>
                <w:rFonts w:eastAsia="MS PGothic"/>
              </w:rPr>
              <w:t>Yes</w:t>
            </w:r>
          </w:p>
        </w:tc>
        <w:tc>
          <w:tcPr>
            <w:tcW w:w="207" w:type="pct"/>
            <w:shd w:val="clear" w:color="auto" w:fill="auto"/>
            <w:hideMark/>
          </w:tcPr>
          <w:p w14:paraId="3EBA4505" w14:textId="77777777" w:rsidR="00DD7EA0" w:rsidRPr="00A2173F" w:rsidRDefault="00DD7EA0" w:rsidP="00E16C5C">
            <w:pPr>
              <w:pStyle w:val="TAC"/>
              <w:rPr>
                <w:rFonts w:eastAsia="MS PGothic"/>
              </w:rPr>
            </w:pPr>
          </w:p>
        </w:tc>
        <w:tc>
          <w:tcPr>
            <w:tcW w:w="329" w:type="pct"/>
            <w:shd w:val="clear" w:color="auto" w:fill="auto"/>
            <w:hideMark/>
          </w:tcPr>
          <w:p w14:paraId="0AF6A51D" w14:textId="77777777" w:rsidR="00DD7EA0" w:rsidRPr="00A2173F" w:rsidRDefault="00DD7EA0" w:rsidP="00E16C5C">
            <w:pPr>
              <w:pStyle w:val="TAC"/>
              <w:rPr>
                <w:rFonts w:eastAsia="MS PGothic"/>
              </w:rPr>
            </w:pPr>
            <w:r w:rsidRPr="00A2173F">
              <w:rPr>
                <w:rFonts w:eastAsia="MS PGothic"/>
              </w:rPr>
              <w:t xml:space="preserve">Type </w:t>
            </w:r>
            <w:r>
              <w:rPr>
                <w:rFonts w:eastAsia="MS PGothic"/>
              </w:rPr>
              <w:t>4</w:t>
            </w:r>
          </w:p>
        </w:tc>
        <w:tc>
          <w:tcPr>
            <w:tcW w:w="263" w:type="pct"/>
            <w:shd w:val="clear" w:color="auto" w:fill="auto"/>
            <w:hideMark/>
          </w:tcPr>
          <w:p w14:paraId="33290A46" w14:textId="77777777" w:rsidR="00DD7EA0" w:rsidRPr="00A2173F" w:rsidRDefault="00DD7EA0" w:rsidP="00E16C5C">
            <w:pPr>
              <w:pStyle w:val="TAC"/>
              <w:rPr>
                <w:rFonts w:eastAsia="MS PGothic"/>
              </w:rPr>
            </w:pPr>
            <w:r>
              <w:rPr>
                <w:rFonts w:eastAsia="MS PGothic"/>
              </w:rPr>
              <w:t>No</w:t>
            </w:r>
          </w:p>
        </w:tc>
        <w:tc>
          <w:tcPr>
            <w:tcW w:w="261" w:type="pct"/>
            <w:shd w:val="clear" w:color="auto" w:fill="auto"/>
          </w:tcPr>
          <w:p w14:paraId="487BF6DF" w14:textId="77777777" w:rsidR="00DD7EA0" w:rsidRPr="00A2173F" w:rsidRDefault="00DD7EA0" w:rsidP="00E16C5C">
            <w:pPr>
              <w:pStyle w:val="TAC"/>
              <w:rPr>
                <w:rFonts w:eastAsia="Malgun Gothic"/>
              </w:rPr>
            </w:pPr>
            <w:r>
              <w:rPr>
                <w:rFonts w:eastAsia="Malgun Gothic"/>
              </w:rPr>
              <w:t>Yes</w:t>
            </w:r>
          </w:p>
        </w:tc>
        <w:tc>
          <w:tcPr>
            <w:tcW w:w="174" w:type="pct"/>
            <w:shd w:val="clear" w:color="auto" w:fill="auto"/>
          </w:tcPr>
          <w:p w14:paraId="56BAA1E0" w14:textId="77777777" w:rsidR="00DD7EA0" w:rsidRPr="00A2173F" w:rsidRDefault="00DD7EA0" w:rsidP="00E16C5C">
            <w:pPr>
              <w:pStyle w:val="TAC"/>
              <w:rPr>
                <w:rFonts w:eastAsia="Malgun Gothic"/>
              </w:rPr>
            </w:pPr>
          </w:p>
        </w:tc>
        <w:tc>
          <w:tcPr>
            <w:tcW w:w="545" w:type="pct"/>
            <w:shd w:val="clear" w:color="auto" w:fill="auto"/>
          </w:tcPr>
          <w:p w14:paraId="50E0F88C" w14:textId="77777777" w:rsidR="00DD7EA0" w:rsidRPr="00A2173F" w:rsidRDefault="00DD7EA0" w:rsidP="00E16C5C">
            <w:pPr>
              <w:pStyle w:val="TAC"/>
              <w:rPr>
                <w:rFonts w:eastAsia="MS PGothic"/>
              </w:rPr>
            </w:pPr>
          </w:p>
        </w:tc>
        <w:tc>
          <w:tcPr>
            <w:tcW w:w="314" w:type="pct"/>
            <w:shd w:val="clear" w:color="auto" w:fill="auto"/>
            <w:hideMark/>
          </w:tcPr>
          <w:p w14:paraId="61ABFB75" w14:textId="77777777" w:rsidR="00DD7EA0" w:rsidRPr="00A2173F" w:rsidRDefault="00DD7EA0" w:rsidP="00E16C5C">
            <w:pPr>
              <w:pStyle w:val="TAC"/>
              <w:rPr>
                <w:rFonts w:eastAsia="MS PGothic"/>
              </w:rPr>
            </w:pPr>
            <w:r w:rsidRPr="00A2173F">
              <w:rPr>
                <w:rFonts w:eastAsia="MS PGothic"/>
              </w:rPr>
              <w:t>RAN1</w:t>
            </w:r>
          </w:p>
        </w:tc>
        <w:tc>
          <w:tcPr>
            <w:tcW w:w="504" w:type="pct"/>
            <w:shd w:val="clear" w:color="auto" w:fill="FFFFFF"/>
            <w:hideMark/>
          </w:tcPr>
          <w:p w14:paraId="1DDAA739" w14:textId="77777777" w:rsidR="00DD7EA0" w:rsidRPr="00A2173F" w:rsidRDefault="00DD7EA0" w:rsidP="00E16C5C">
            <w:pPr>
              <w:pStyle w:val="TAC"/>
              <w:rPr>
                <w:rFonts w:eastAsia="MS PGothic"/>
              </w:rPr>
            </w:pPr>
            <w:r>
              <w:rPr>
                <w:rFonts w:eastAsia="MS PGothic"/>
              </w:rPr>
              <w:t>FFS on the mandatory or optional</w:t>
            </w:r>
          </w:p>
        </w:tc>
      </w:tr>
      <w:tr w:rsidR="00DD7EA0" w:rsidRPr="00A2173F" w14:paraId="1C0FF0FD" w14:textId="77777777" w:rsidTr="0058551E">
        <w:trPr>
          <w:trHeight w:val="510"/>
        </w:trPr>
        <w:tc>
          <w:tcPr>
            <w:tcW w:w="241" w:type="pct"/>
            <w:shd w:val="clear" w:color="auto" w:fill="auto"/>
          </w:tcPr>
          <w:p w14:paraId="14B76B0B" w14:textId="77777777" w:rsidR="00DD7EA0" w:rsidRPr="00A2173F" w:rsidRDefault="00DD7EA0" w:rsidP="00E16C5C">
            <w:pPr>
              <w:pStyle w:val="TAC"/>
              <w:rPr>
                <w:rFonts w:eastAsia="MS PGothic"/>
              </w:rPr>
            </w:pPr>
            <w:r>
              <w:rPr>
                <w:rFonts w:eastAsia="MS PGothic"/>
              </w:rPr>
              <w:t>2-33c</w:t>
            </w:r>
          </w:p>
        </w:tc>
        <w:tc>
          <w:tcPr>
            <w:tcW w:w="522" w:type="pct"/>
            <w:shd w:val="clear" w:color="auto" w:fill="auto"/>
          </w:tcPr>
          <w:p w14:paraId="5B924D86" w14:textId="77777777" w:rsidR="00DD7EA0" w:rsidRPr="00A2173F" w:rsidRDefault="00DD7EA0" w:rsidP="00E16C5C">
            <w:pPr>
              <w:pStyle w:val="TAC"/>
              <w:rPr>
                <w:rFonts w:eastAsia="MS PGothic"/>
              </w:rPr>
            </w:pPr>
            <w:r w:rsidRPr="00A2173F">
              <w:rPr>
                <w:rFonts w:eastAsia="MS PGothic"/>
              </w:rPr>
              <w:t>SP CSI-IM</w:t>
            </w:r>
          </w:p>
        </w:tc>
        <w:tc>
          <w:tcPr>
            <w:tcW w:w="1171" w:type="pct"/>
            <w:shd w:val="clear" w:color="auto" w:fill="auto"/>
          </w:tcPr>
          <w:p w14:paraId="16B5074B" w14:textId="77777777" w:rsidR="00DD7EA0" w:rsidRPr="00A2173F" w:rsidRDefault="00DD7EA0" w:rsidP="00E16C5C">
            <w:pPr>
              <w:pStyle w:val="TAC"/>
              <w:rPr>
                <w:rFonts w:eastAsia="MS PGothic"/>
              </w:rPr>
            </w:pPr>
            <w:r>
              <w:rPr>
                <w:rFonts w:eastAsia="MS PGothic"/>
              </w:rPr>
              <w:t xml:space="preserve">2. Support SP CSI-IM </w:t>
            </w:r>
          </w:p>
        </w:tc>
        <w:tc>
          <w:tcPr>
            <w:tcW w:w="241" w:type="pct"/>
            <w:shd w:val="clear" w:color="auto" w:fill="auto"/>
          </w:tcPr>
          <w:p w14:paraId="39E57428" w14:textId="77777777" w:rsidR="00DD7EA0" w:rsidRPr="00A2173F" w:rsidRDefault="00DD7EA0" w:rsidP="00E16C5C">
            <w:pPr>
              <w:pStyle w:val="TAC"/>
              <w:rPr>
                <w:rFonts w:eastAsia="MS PGothic"/>
              </w:rPr>
            </w:pPr>
            <w:r w:rsidRPr="00A2173F">
              <w:rPr>
                <w:rFonts w:eastAsia="MS PGothic"/>
              </w:rPr>
              <w:t>2-1</w:t>
            </w:r>
          </w:p>
        </w:tc>
        <w:tc>
          <w:tcPr>
            <w:tcW w:w="228" w:type="pct"/>
            <w:shd w:val="clear" w:color="auto" w:fill="auto"/>
          </w:tcPr>
          <w:p w14:paraId="32A5E6F1" w14:textId="77777777" w:rsidR="00DD7EA0" w:rsidRPr="00A2173F" w:rsidRDefault="00DD7EA0" w:rsidP="00E16C5C">
            <w:pPr>
              <w:pStyle w:val="TAC"/>
              <w:rPr>
                <w:rFonts w:eastAsia="MS PGothic"/>
              </w:rPr>
            </w:pPr>
            <w:r w:rsidRPr="00A2173F">
              <w:rPr>
                <w:rFonts w:eastAsia="MS PGothic"/>
              </w:rPr>
              <w:t>Yes</w:t>
            </w:r>
          </w:p>
        </w:tc>
        <w:tc>
          <w:tcPr>
            <w:tcW w:w="207" w:type="pct"/>
            <w:shd w:val="clear" w:color="auto" w:fill="auto"/>
          </w:tcPr>
          <w:p w14:paraId="21997F2C" w14:textId="77777777" w:rsidR="00DD7EA0" w:rsidRPr="00A2173F" w:rsidRDefault="00DD7EA0" w:rsidP="00E16C5C">
            <w:pPr>
              <w:pStyle w:val="TAC"/>
              <w:rPr>
                <w:rFonts w:eastAsia="MS PGothic"/>
              </w:rPr>
            </w:pPr>
          </w:p>
        </w:tc>
        <w:tc>
          <w:tcPr>
            <w:tcW w:w="329" w:type="pct"/>
            <w:shd w:val="clear" w:color="auto" w:fill="auto"/>
          </w:tcPr>
          <w:p w14:paraId="18B089BD" w14:textId="77777777" w:rsidR="00DD7EA0" w:rsidRPr="00A2173F" w:rsidRDefault="00DD7EA0" w:rsidP="00E16C5C">
            <w:pPr>
              <w:pStyle w:val="TAC"/>
              <w:rPr>
                <w:rFonts w:eastAsia="MS PGothic"/>
              </w:rPr>
            </w:pPr>
            <w:r w:rsidRPr="00A2173F">
              <w:rPr>
                <w:rFonts w:eastAsia="MS PGothic"/>
              </w:rPr>
              <w:t xml:space="preserve">Type </w:t>
            </w:r>
            <w:r>
              <w:rPr>
                <w:rFonts w:eastAsia="MS PGothic"/>
              </w:rPr>
              <w:t>4</w:t>
            </w:r>
          </w:p>
        </w:tc>
        <w:tc>
          <w:tcPr>
            <w:tcW w:w="263" w:type="pct"/>
            <w:shd w:val="clear" w:color="auto" w:fill="auto"/>
          </w:tcPr>
          <w:p w14:paraId="47A0C777" w14:textId="77777777" w:rsidR="00DD7EA0" w:rsidRPr="00A2173F" w:rsidRDefault="00DD7EA0" w:rsidP="00E16C5C">
            <w:pPr>
              <w:pStyle w:val="TAC"/>
              <w:rPr>
                <w:rFonts w:eastAsia="MS PGothic"/>
              </w:rPr>
            </w:pPr>
            <w:r>
              <w:rPr>
                <w:rFonts w:eastAsia="MS PGothic"/>
              </w:rPr>
              <w:t>No</w:t>
            </w:r>
          </w:p>
        </w:tc>
        <w:tc>
          <w:tcPr>
            <w:tcW w:w="261" w:type="pct"/>
            <w:shd w:val="clear" w:color="auto" w:fill="auto"/>
          </w:tcPr>
          <w:p w14:paraId="7E10F5B8" w14:textId="77777777" w:rsidR="00DD7EA0" w:rsidRPr="00A2173F" w:rsidRDefault="00DD7EA0" w:rsidP="00E16C5C">
            <w:pPr>
              <w:pStyle w:val="TAC"/>
              <w:rPr>
                <w:rFonts w:eastAsia="Malgun Gothic"/>
              </w:rPr>
            </w:pPr>
            <w:r>
              <w:rPr>
                <w:rFonts w:eastAsia="Malgun Gothic"/>
              </w:rPr>
              <w:t>Yes</w:t>
            </w:r>
          </w:p>
        </w:tc>
        <w:tc>
          <w:tcPr>
            <w:tcW w:w="174" w:type="pct"/>
            <w:shd w:val="clear" w:color="auto" w:fill="auto"/>
          </w:tcPr>
          <w:p w14:paraId="6BAF9DB6" w14:textId="77777777" w:rsidR="00DD7EA0" w:rsidRPr="00A2173F" w:rsidRDefault="00DD7EA0" w:rsidP="00E16C5C">
            <w:pPr>
              <w:pStyle w:val="TAC"/>
              <w:rPr>
                <w:rFonts w:eastAsia="Malgun Gothic"/>
              </w:rPr>
            </w:pPr>
          </w:p>
        </w:tc>
        <w:tc>
          <w:tcPr>
            <w:tcW w:w="545" w:type="pct"/>
            <w:shd w:val="clear" w:color="auto" w:fill="auto"/>
          </w:tcPr>
          <w:p w14:paraId="4B423159" w14:textId="77777777" w:rsidR="00DD7EA0" w:rsidRPr="00A2173F" w:rsidRDefault="00DD7EA0" w:rsidP="00E16C5C">
            <w:pPr>
              <w:pStyle w:val="TAC"/>
              <w:rPr>
                <w:rFonts w:eastAsia="MS PGothic"/>
              </w:rPr>
            </w:pPr>
          </w:p>
        </w:tc>
        <w:tc>
          <w:tcPr>
            <w:tcW w:w="314" w:type="pct"/>
            <w:shd w:val="clear" w:color="auto" w:fill="auto"/>
          </w:tcPr>
          <w:p w14:paraId="456C0244" w14:textId="77777777" w:rsidR="00DD7EA0" w:rsidRPr="00A2173F" w:rsidRDefault="00DD7EA0" w:rsidP="00E16C5C">
            <w:pPr>
              <w:pStyle w:val="TAC"/>
              <w:rPr>
                <w:rFonts w:eastAsia="MS PGothic"/>
              </w:rPr>
            </w:pPr>
            <w:r w:rsidRPr="00A2173F">
              <w:rPr>
                <w:rFonts w:eastAsia="MS PGothic"/>
              </w:rPr>
              <w:t>RAN1</w:t>
            </w:r>
          </w:p>
        </w:tc>
        <w:tc>
          <w:tcPr>
            <w:tcW w:w="504" w:type="pct"/>
            <w:shd w:val="clear" w:color="auto" w:fill="FFFFFF"/>
          </w:tcPr>
          <w:p w14:paraId="5B9FC9DC" w14:textId="77777777" w:rsidR="00DD7EA0" w:rsidRPr="00A2173F" w:rsidRDefault="00DD7EA0" w:rsidP="00E16C5C">
            <w:pPr>
              <w:pStyle w:val="TAC"/>
              <w:rPr>
                <w:rFonts w:eastAsia="MS PGothic"/>
              </w:rPr>
            </w:pPr>
            <w:r>
              <w:rPr>
                <w:rFonts w:eastAsia="MS PGothic"/>
              </w:rPr>
              <w:t>FFS on the mandatory or optional</w:t>
            </w:r>
          </w:p>
        </w:tc>
      </w:tr>
    </w:tbl>
    <w:p w14:paraId="2A9CDB40" w14:textId="77777777" w:rsidR="00DD7EA0" w:rsidRDefault="00DD7EA0" w:rsidP="00DD7EA0">
      <w:pPr>
        <w:rPr>
          <w:rFonts w:eastAsia="MS Mincho"/>
          <w:lang w:eastAsia="ja-JP"/>
        </w:rPr>
      </w:pPr>
    </w:p>
    <w:p w14:paraId="5E93E8B6" w14:textId="77777777" w:rsidR="00DD7EA0" w:rsidRDefault="00DD7EA0" w:rsidP="00DD7EA0">
      <w:pPr>
        <w:rPr>
          <w:rFonts w:eastAsia="MS Mincho"/>
          <w:lang w:eastAsia="ja-JP"/>
        </w:rPr>
      </w:pPr>
    </w:p>
    <w:p w14:paraId="6B536C60" w14:textId="77777777" w:rsidR="00DD7EA0" w:rsidRPr="00F06FD3" w:rsidRDefault="00DD7EA0" w:rsidP="00DD7EA0">
      <w:pPr>
        <w:rPr>
          <w:szCs w:val="20"/>
        </w:rPr>
      </w:pPr>
      <w:r w:rsidRPr="00E16C5C">
        <w:rPr>
          <w:szCs w:val="20"/>
        </w:rPr>
        <w:t>Make final decision in the main session:</w:t>
      </w:r>
    </w:p>
    <w:p w14:paraId="7A718C0B" w14:textId="77777777" w:rsidR="00DD7EA0" w:rsidRPr="00F06FD3" w:rsidRDefault="00DD7EA0" w:rsidP="00DD7EA0">
      <w:pPr>
        <w:rPr>
          <w:szCs w:val="20"/>
        </w:rPr>
      </w:pPr>
      <w:r w:rsidRPr="00F06FD3">
        <w:rPr>
          <w:szCs w:val="20"/>
        </w:rPr>
        <w:t>On 2-50: TRS bandwidth configuration</w:t>
      </w:r>
    </w:p>
    <w:p w14:paraId="711674DC" w14:textId="77777777" w:rsidR="00DD7EA0" w:rsidRPr="00F06FD3" w:rsidRDefault="00DD7EA0" w:rsidP="00DD7EA0">
      <w:pPr>
        <w:rPr>
          <w:szCs w:val="20"/>
        </w:rPr>
      </w:pPr>
      <w:r w:rsidRPr="00F06FD3">
        <w:rPr>
          <w:szCs w:val="20"/>
        </w:rPr>
        <w:t>Atl.1 BWP;</w:t>
      </w:r>
    </w:p>
    <w:p w14:paraId="058E074C" w14:textId="77777777" w:rsidR="00DD7EA0" w:rsidRPr="00F06FD3" w:rsidRDefault="00DD7EA0" w:rsidP="00DD7EA0">
      <w:pPr>
        <w:rPr>
          <w:szCs w:val="20"/>
        </w:rPr>
      </w:pPr>
      <w:r w:rsidRPr="00F06FD3">
        <w:rPr>
          <w:szCs w:val="20"/>
        </w:rPr>
        <w:t>Alt.2: min(52,BWP)</w:t>
      </w:r>
    </w:p>
    <w:p w14:paraId="34BAAD53" w14:textId="77777777" w:rsidR="00DD7EA0" w:rsidRPr="00F06FD3" w:rsidRDefault="00DD7EA0" w:rsidP="00DD7EA0">
      <w:pPr>
        <w:rPr>
          <w:szCs w:val="20"/>
        </w:rPr>
      </w:pPr>
      <w:r w:rsidRPr="00F06FD3">
        <w:rPr>
          <w:szCs w:val="20"/>
        </w:rPr>
        <w:t>Alt.3: Both</w:t>
      </w:r>
    </w:p>
    <w:p w14:paraId="78982443" w14:textId="2C48103B" w:rsidR="00DD7EA0" w:rsidRPr="00E16C5C" w:rsidRDefault="00E16C5C" w:rsidP="00DD7EA0">
      <w:pPr>
        <w:rPr>
          <w:rFonts w:eastAsia="MS Mincho"/>
          <w:b/>
          <w:lang w:eastAsia="ja-JP"/>
        </w:rPr>
      </w:pPr>
      <w:r w:rsidRPr="00E16C5C">
        <w:rPr>
          <w:rFonts w:eastAsia="MS Mincho"/>
          <w:b/>
          <w:lang w:eastAsia="ja-JP"/>
        </w:rPr>
        <w:t>Friday</w:t>
      </w:r>
    </w:p>
    <w:p w14:paraId="0FDE433A" w14:textId="680E3D57" w:rsidR="00E16C5C" w:rsidRPr="00E16C5C" w:rsidRDefault="00E16C5C" w:rsidP="00E16C5C">
      <w:pPr>
        <w:ind w:left="720" w:hanging="720"/>
        <w:rPr>
          <w:szCs w:val="20"/>
        </w:rPr>
      </w:pPr>
      <w:r w:rsidRPr="00E16C5C">
        <w:rPr>
          <w:szCs w:val="20"/>
          <w:highlight w:val="green"/>
        </w:rPr>
        <w:t>Agreement</w:t>
      </w:r>
      <w:r w:rsidRPr="00E16C5C">
        <w:rPr>
          <w:szCs w:val="20"/>
        </w:rPr>
        <w:t>:</w:t>
      </w:r>
    </w:p>
    <w:p w14:paraId="5CC5D060" w14:textId="77777777" w:rsidR="00E16C5C" w:rsidRPr="00E16C5C" w:rsidRDefault="00E16C5C" w:rsidP="00017304">
      <w:pPr>
        <w:pStyle w:val="ListParagraph"/>
        <w:numPr>
          <w:ilvl w:val="0"/>
          <w:numId w:val="297"/>
        </w:numPr>
      </w:pPr>
      <w:r w:rsidRPr="00E16C5C">
        <w:t>On 2-50: TRS bandwidth configuration = BWP or min(52, BWP)</w:t>
      </w:r>
    </w:p>
    <w:p w14:paraId="2BD7D795" w14:textId="77777777" w:rsidR="00E16C5C" w:rsidRPr="00E16C5C" w:rsidRDefault="00E16C5C" w:rsidP="00017304">
      <w:pPr>
        <w:pStyle w:val="ListParagraph"/>
        <w:numPr>
          <w:ilvl w:val="1"/>
          <w:numId w:val="297"/>
        </w:numPr>
      </w:pPr>
      <w:r w:rsidRPr="00E16C5C">
        <w:t>TRS bandwidth configuration does not imply UE processing bandwidth</w:t>
      </w:r>
    </w:p>
    <w:p w14:paraId="63A383F8" w14:textId="77777777" w:rsidR="00E16C5C" w:rsidRDefault="00E16C5C" w:rsidP="00DD7EA0">
      <w:pPr>
        <w:rPr>
          <w:rFonts w:eastAsia="MS Mincho"/>
          <w:lang w:eastAsia="ja-JP"/>
        </w:rPr>
      </w:pPr>
    </w:p>
    <w:p w14:paraId="7FB419BE" w14:textId="77777777" w:rsidR="00DD7EA0" w:rsidRPr="007F3361" w:rsidRDefault="00DD7EA0" w:rsidP="00DD7EA0">
      <w:pPr>
        <w:rPr>
          <w:rFonts w:eastAsia="MS Mincho"/>
          <w:lang w:eastAsia="ja-JP"/>
        </w:rPr>
      </w:pPr>
    </w:p>
    <w:p w14:paraId="3B4C9485" w14:textId="2ABB25A5" w:rsidR="00DD7EA0" w:rsidRPr="00E16C5C" w:rsidRDefault="0058452E" w:rsidP="00DD7EA0">
      <w:pPr>
        <w:rPr>
          <w:b/>
          <w:lang w:eastAsia="x-none"/>
        </w:rPr>
      </w:pPr>
      <w:hyperlink r:id="rId1931" w:history="1">
        <w:r w:rsidR="000F2B08">
          <w:rPr>
            <w:rStyle w:val="Hyperlink"/>
            <w:b/>
            <w:lang w:eastAsia="x-none"/>
          </w:rPr>
          <w:t>R1-1806239</w:t>
        </w:r>
      </w:hyperlink>
      <w:r w:rsidR="00DD7EA0" w:rsidRPr="00E16C5C">
        <w:rPr>
          <w:b/>
          <w:lang w:eastAsia="x-none"/>
        </w:rPr>
        <w:tab/>
        <w:t>Discussion on UE capability list</w:t>
      </w:r>
      <w:r w:rsidR="00DD7EA0" w:rsidRPr="00E16C5C">
        <w:rPr>
          <w:b/>
          <w:lang w:eastAsia="x-none"/>
        </w:rPr>
        <w:tab/>
        <w:t>Ericsson</w:t>
      </w:r>
    </w:p>
    <w:p w14:paraId="03EA8DF5" w14:textId="7FCC4C23" w:rsidR="00DD7EA0" w:rsidRPr="000510F8" w:rsidRDefault="0058452E" w:rsidP="00DD7EA0">
      <w:pPr>
        <w:rPr>
          <w:rFonts w:eastAsia="MS Mincho"/>
          <w:lang w:eastAsia="ja-JP"/>
        </w:rPr>
      </w:pPr>
      <w:hyperlink r:id="rId1932" w:history="1">
        <w:r w:rsidR="000F2B08">
          <w:rPr>
            <w:rStyle w:val="Hyperlink"/>
            <w:lang w:eastAsia="x-none"/>
          </w:rPr>
          <w:t>R1-1806528</w:t>
        </w:r>
      </w:hyperlink>
      <w:r w:rsidR="00DD7EA0">
        <w:rPr>
          <w:lang w:eastAsia="x-none"/>
        </w:rPr>
        <w:tab/>
        <w:t>On Rel-15 UE feature list</w:t>
      </w:r>
      <w:r w:rsidR="00DD7EA0">
        <w:rPr>
          <w:lang w:eastAsia="x-none"/>
        </w:rPr>
        <w:tab/>
        <w:t>Intel Corporation</w:t>
      </w:r>
    </w:p>
    <w:p w14:paraId="5854A919" w14:textId="383B5DBF" w:rsidR="00DD7EA0" w:rsidRDefault="0058452E" w:rsidP="00DD7EA0">
      <w:pPr>
        <w:rPr>
          <w:lang w:eastAsia="x-none"/>
        </w:rPr>
      </w:pPr>
      <w:hyperlink r:id="rId1933" w:history="1">
        <w:r w:rsidR="000F2B08">
          <w:rPr>
            <w:rStyle w:val="Hyperlink"/>
            <w:lang w:eastAsia="x-none"/>
          </w:rPr>
          <w:t>R1-1806746</w:t>
        </w:r>
      </w:hyperlink>
      <w:r w:rsidR="00DD7EA0">
        <w:rPr>
          <w:lang w:eastAsia="x-none"/>
        </w:rPr>
        <w:tab/>
        <w:t>UE Features</w:t>
      </w:r>
      <w:r w:rsidR="00DD7EA0">
        <w:rPr>
          <w:lang w:eastAsia="x-none"/>
        </w:rPr>
        <w:tab/>
        <w:t>Samsung</w:t>
      </w:r>
    </w:p>
    <w:p w14:paraId="42E80DA8" w14:textId="7929D93A" w:rsidR="00DD7EA0" w:rsidRPr="006A6471" w:rsidRDefault="0058452E" w:rsidP="00DD7EA0">
      <w:pPr>
        <w:rPr>
          <w:rFonts w:eastAsia="Yu Mincho"/>
          <w:color w:val="BFBFBF"/>
          <w:lang w:eastAsia="ja-JP"/>
        </w:rPr>
      </w:pPr>
      <w:hyperlink r:id="rId1934" w:history="1">
        <w:r w:rsidR="000F2B08">
          <w:rPr>
            <w:rStyle w:val="Hyperlink"/>
            <w:rFonts w:eastAsia="Yu Mincho"/>
            <w:lang w:eastAsia="ja-JP"/>
          </w:rPr>
          <w:t>R1-1807616</w:t>
        </w:r>
      </w:hyperlink>
      <w:r w:rsidR="00DD7EA0" w:rsidRPr="006A6471">
        <w:rPr>
          <w:rFonts w:eastAsia="Yu Mincho"/>
          <w:color w:val="BFBFBF"/>
          <w:lang w:eastAsia="ja-JP"/>
        </w:rPr>
        <w:tab/>
      </w:r>
      <w:r w:rsidR="00DD7EA0" w:rsidRPr="00AD3A67">
        <w:rPr>
          <w:color w:val="BFBFBF"/>
          <w:lang w:eastAsia="x-none"/>
        </w:rPr>
        <w:t>NR Features and Capabilities</w:t>
      </w:r>
      <w:r w:rsidR="00DD7EA0" w:rsidRPr="00AD3A67">
        <w:rPr>
          <w:color w:val="BFBFBF"/>
          <w:lang w:eastAsia="x-none"/>
        </w:rPr>
        <w:tab/>
        <w:t>Qualcomm Incorporated</w:t>
      </w:r>
    </w:p>
    <w:p w14:paraId="5B60BD3F" w14:textId="652A40EC" w:rsidR="00DD7EA0" w:rsidRDefault="00DD7EA0" w:rsidP="00DD7EA0">
      <w:pPr>
        <w:rPr>
          <w:color w:val="BFBFBF"/>
          <w:lang w:eastAsia="x-none"/>
        </w:rPr>
      </w:pPr>
      <w:r>
        <w:rPr>
          <w:color w:val="BFBFBF"/>
          <w:lang w:eastAsia="x-none"/>
        </w:rPr>
        <w:t xml:space="preserve">Revision of </w:t>
      </w:r>
      <w:hyperlink r:id="rId1935" w:history="1">
        <w:r w:rsidR="000F2B08">
          <w:rPr>
            <w:rStyle w:val="Hyperlink"/>
            <w:lang w:eastAsia="x-none"/>
          </w:rPr>
          <w:t>R1-1807374</w:t>
        </w:r>
      </w:hyperlink>
    </w:p>
    <w:p w14:paraId="29490436" w14:textId="77777777" w:rsidR="00DD7EA0" w:rsidRPr="00803B25" w:rsidRDefault="00DD7EA0" w:rsidP="00DD7EA0">
      <w:pPr>
        <w:rPr>
          <w:color w:val="BFBFBF"/>
          <w:lang w:eastAsia="x-none"/>
        </w:rPr>
      </w:pPr>
      <w:r w:rsidRPr="00AD3A67">
        <w:rPr>
          <w:color w:val="BFBFBF"/>
          <w:lang w:eastAsia="x-none"/>
        </w:rPr>
        <w:t>Late submission</w:t>
      </w:r>
    </w:p>
    <w:p w14:paraId="256F149A" w14:textId="3F935E2A" w:rsidR="00DD7EA0" w:rsidRDefault="0058452E" w:rsidP="00DD7EA0">
      <w:pPr>
        <w:rPr>
          <w:lang w:eastAsia="x-none"/>
        </w:rPr>
      </w:pPr>
      <w:hyperlink r:id="rId1936" w:history="1">
        <w:r w:rsidR="000F2B08">
          <w:rPr>
            <w:rStyle w:val="Hyperlink"/>
            <w:lang w:eastAsia="x-none"/>
          </w:rPr>
          <w:t>R1-1806076</w:t>
        </w:r>
      </w:hyperlink>
      <w:r w:rsidR="00DD7EA0">
        <w:rPr>
          <w:lang w:eastAsia="x-none"/>
        </w:rPr>
        <w:tab/>
        <w:t>Discussion on Rel-15 NR UE features</w:t>
      </w:r>
      <w:r w:rsidR="00DD7EA0">
        <w:rPr>
          <w:lang w:eastAsia="x-none"/>
        </w:rPr>
        <w:tab/>
        <w:t>vivo</w:t>
      </w:r>
    </w:p>
    <w:p w14:paraId="31761982" w14:textId="50929EF1" w:rsidR="00DD7EA0" w:rsidRDefault="0058452E" w:rsidP="00DD7EA0">
      <w:pPr>
        <w:rPr>
          <w:lang w:eastAsia="x-none"/>
        </w:rPr>
      </w:pPr>
      <w:hyperlink r:id="rId1937" w:history="1">
        <w:r w:rsidR="000F2B08">
          <w:rPr>
            <w:rStyle w:val="Hyperlink"/>
            <w:lang w:eastAsia="x-none"/>
          </w:rPr>
          <w:t>R1-1806184</w:t>
        </w:r>
      </w:hyperlink>
      <w:r w:rsidR="00DD7EA0">
        <w:rPr>
          <w:lang w:eastAsia="x-none"/>
        </w:rPr>
        <w:tab/>
        <w:t>Discussion on multi-slot PUCCH and PUSCH supporting</w:t>
      </w:r>
      <w:r w:rsidR="00DD7EA0">
        <w:rPr>
          <w:lang w:eastAsia="x-none"/>
        </w:rPr>
        <w:tab/>
        <w:t>Panasonic Corporation</w:t>
      </w:r>
    </w:p>
    <w:p w14:paraId="1ABD6798" w14:textId="02729CAD" w:rsidR="00DD7EA0" w:rsidRDefault="0058452E" w:rsidP="00DD7EA0">
      <w:pPr>
        <w:rPr>
          <w:lang w:eastAsia="x-none"/>
        </w:rPr>
      </w:pPr>
      <w:hyperlink r:id="rId1938" w:history="1">
        <w:r w:rsidR="000F2B08">
          <w:rPr>
            <w:rStyle w:val="Hyperlink"/>
            <w:lang w:eastAsia="x-none"/>
          </w:rPr>
          <w:t>R1-1806792</w:t>
        </w:r>
      </w:hyperlink>
      <w:r w:rsidR="00DD7EA0">
        <w:rPr>
          <w:lang w:eastAsia="x-none"/>
        </w:rPr>
        <w:tab/>
        <w:t>Discussion on NR UE Feature List</w:t>
      </w:r>
      <w:r w:rsidR="00DD7EA0">
        <w:rPr>
          <w:lang w:eastAsia="x-none"/>
        </w:rPr>
        <w:tab/>
        <w:t>MediaTek Inc.</w:t>
      </w:r>
    </w:p>
    <w:p w14:paraId="6F3C041D" w14:textId="0DC7AF19" w:rsidR="00DD7EA0" w:rsidRDefault="0058452E" w:rsidP="00DD7EA0">
      <w:pPr>
        <w:rPr>
          <w:lang w:eastAsia="x-none"/>
        </w:rPr>
      </w:pPr>
      <w:hyperlink r:id="rId1939" w:history="1">
        <w:r w:rsidR="000F2B08">
          <w:rPr>
            <w:rStyle w:val="Hyperlink"/>
            <w:lang w:eastAsia="x-none"/>
          </w:rPr>
          <w:t>R1-1806973</w:t>
        </w:r>
      </w:hyperlink>
      <w:r w:rsidR="00DD7EA0">
        <w:rPr>
          <w:lang w:eastAsia="x-none"/>
        </w:rPr>
        <w:tab/>
        <w:t>Further details on NR UE Feature List</w:t>
      </w:r>
      <w:r w:rsidR="00DD7EA0">
        <w:rPr>
          <w:lang w:eastAsia="x-none"/>
        </w:rPr>
        <w:tab/>
        <w:t>AT&amp;T</w:t>
      </w:r>
    </w:p>
    <w:p w14:paraId="6C76BAD4" w14:textId="1012788E" w:rsidR="00DD7EA0" w:rsidRDefault="0058452E" w:rsidP="00DD7EA0">
      <w:pPr>
        <w:rPr>
          <w:lang w:eastAsia="x-none"/>
        </w:rPr>
      </w:pPr>
      <w:hyperlink r:id="rId1940" w:history="1">
        <w:r w:rsidR="000F2B08">
          <w:rPr>
            <w:rStyle w:val="Hyperlink"/>
            <w:lang w:eastAsia="x-none"/>
          </w:rPr>
          <w:t>R1-1807072</w:t>
        </w:r>
      </w:hyperlink>
      <w:r w:rsidR="00DD7EA0">
        <w:rPr>
          <w:lang w:eastAsia="x-none"/>
        </w:rPr>
        <w:tab/>
        <w:t>Further views on NR UE features</w:t>
      </w:r>
      <w:r w:rsidR="00DD7EA0">
        <w:rPr>
          <w:lang w:eastAsia="x-none"/>
        </w:rPr>
        <w:tab/>
        <w:t>NTT DOCOMO, INC.</w:t>
      </w:r>
    </w:p>
    <w:p w14:paraId="21EA3F3E" w14:textId="316F5213" w:rsidR="00DD7EA0" w:rsidRDefault="0058452E" w:rsidP="00DD7EA0">
      <w:pPr>
        <w:rPr>
          <w:lang w:eastAsia="x-none"/>
        </w:rPr>
      </w:pPr>
      <w:hyperlink r:id="rId1941" w:history="1">
        <w:r w:rsidR="000F2B08">
          <w:rPr>
            <w:rStyle w:val="Hyperlink"/>
            <w:lang w:eastAsia="x-none"/>
          </w:rPr>
          <w:t>R1-1807178</w:t>
        </w:r>
      </w:hyperlink>
      <w:r w:rsidR="00DD7EA0">
        <w:rPr>
          <w:lang w:eastAsia="x-none"/>
        </w:rPr>
        <w:tab/>
        <w:t>Consideration on UE feature for DL MIMO layers</w:t>
      </w:r>
      <w:r w:rsidR="00DD7EA0">
        <w:rPr>
          <w:lang w:eastAsia="x-none"/>
        </w:rPr>
        <w:tab/>
        <w:t>China Unicom</w:t>
      </w:r>
    </w:p>
    <w:p w14:paraId="4BFDE2B3" w14:textId="6BC61875" w:rsidR="00DD7EA0" w:rsidRDefault="0058452E" w:rsidP="00DD7EA0">
      <w:pPr>
        <w:rPr>
          <w:lang w:eastAsia="x-none"/>
        </w:rPr>
      </w:pPr>
      <w:hyperlink r:id="rId1942" w:history="1">
        <w:r w:rsidR="000F2B08">
          <w:rPr>
            <w:rStyle w:val="Hyperlink"/>
            <w:lang w:eastAsia="x-none"/>
          </w:rPr>
          <w:t>R1-1807375</w:t>
        </w:r>
      </w:hyperlink>
      <w:r w:rsidR="00DD7EA0">
        <w:rPr>
          <w:lang w:eastAsia="x-none"/>
        </w:rPr>
        <w:tab/>
        <w:t>Signaling aspects for UE capabilities</w:t>
      </w:r>
      <w:r w:rsidR="00DD7EA0">
        <w:rPr>
          <w:lang w:eastAsia="x-none"/>
        </w:rPr>
        <w:tab/>
        <w:t>Qualcomm Incorporated</w:t>
      </w:r>
    </w:p>
    <w:p w14:paraId="3EDB082A" w14:textId="176665A4" w:rsidR="00E16C5C" w:rsidRDefault="0058452E" w:rsidP="00E16C5C">
      <w:pPr>
        <w:rPr>
          <w:lang w:eastAsia="x-none"/>
        </w:rPr>
      </w:pPr>
      <w:hyperlink r:id="rId1943" w:history="1">
        <w:r w:rsidR="000F2B08">
          <w:rPr>
            <w:rStyle w:val="Hyperlink"/>
            <w:lang w:eastAsia="x-none"/>
          </w:rPr>
          <w:t>R1-1807618</w:t>
        </w:r>
      </w:hyperlink>
      <w:r w:rsidR="00E16C5C">
        <w:rPr>
          <w:lang w:eastAsia="x-none"/>
        </w:rPr>
        <w:tab/>
        <w:t>On selected MIMO UE features</w:t>
      </w:r>
      <w:r w:rsidR="00E16C5C">
        <w:rPr>
          <w:lang w:eastAsia="x-none"/>
        </w:rPr>
        <w:tab/>
        <w:t>Nokia, Nokia Shanghai Bell</w:t>
      </w:r>
    </w:p>
    <w:p w14:paraId="73D516C2" w14:textId="77C5B4C8" w:rsidR="00E16C5C" w:rsidRDefault="0058452E" w:rsidP="00E16C5C">
      <w:pPr>
        <w:rPr>
          <w:lang w:eastAsia="x-none"/>
        </w:rPr>
      </w:pPr>
      <w:hyperlink r:id="rId1944" w:history="1">
        <w:r w:rsidR="000F2B08">
          <w:rPr>
            <w:rStyle w:val="Hyperlink"/>
            <w:lang w:eastAsia="x-none"/>
          </w:rPr>
          <w:t>R1-1807761</w:t>
        </w:r>
      </w:hyperlink>
      <w:r w:rsidR="00E16C5C">
        <w:rPr>
          <w:lang w:eastAsia="x-none"/>
        </w:rPr>
        <w:tab/>
        <w:t>Remaining issues for MIMO feature list</w:t>
      </w:r>
      <w:r w:rsidR="00E16C5C">
        <w:rPr>
          <w:lang w:eastAsia="x-none"/>
        </w:rPr>
        <w:tab/>
        <w:t>Qualcomm</w:t>
      </w:r>
    </w:p>
    <w:p w14:paraId="4A75ECD3" w14:textId="77777777" w:rsidR="00966D15" w:rsidRPr="00966D15" w:rsidRDefault="00966D15" w:rsidP="001C6795">
      <w:pPr>
        <w:pStyle w:val="Heading3"/>
      </w:pPr>
      <w:bookmarkStart w:id="4372" w:name="_Toc516232654"/>
      <w:r w:rsidRPr="00966D15">
        <w:t>Other</w:t>
      </w:r>
      <w:bookmarkEnd w:id="4341"/>
      <w:bookmarkEnd w:id="4372"/>
    </w:p>
    <w:p w14:paraId="290B328C" w14:textId="24E463B4" w:rsidR="00966D15" w:rsidRPr="00966D15" w:rsidRDefault="0058452E" w:rsidP="00966D15">
      <w:pPr>
        <w:ind w:left="720" w:hanging="720"/>
        <w:rPr>
          <w:lang w:eastAsia="x-none"/>
        </w:rPr>
      </w:pPr>
      <w:hyperlink r:id="rId1945" w:history="1">
        <w:r w:rsidR="000F2B08">
          <w:rPr>
            <w:rStyle w:val="Hyperlink"/>
            <w:lang w:eastAsia="x-none"/>
          </w:rPr>
          <w:t>R1-1806240</w:t>
        </w:r>
      </w:hyperlink>
      <w:r w:rsidR="00966D15" w:rsidRPr="00966D15">
        <w:rPr>
          <w:lang w:eastAsia="x-none"/>
        </w:rPr>
        <w:tab/>
        <w:t>UE Feature Band Combination Signalling Granularity</w:t>
      </w:r>
      <w:r w:rsidR="00966D15" w:rsidRPr="00966D15">
        <w:rPr>
          <w:lang w:eastAsia="x-none"/>
        </w:rPr>
        <w:tab/>
        <w:t>Ericsson</w:t>
      </w:r>
    </w:p>
    <w:p w14:paraId="2D9EDACF" w14:textId="6A1819DA" w:rsidR="00966D15" w:rsidRDefault="00966D15" w:rsidP="00DC01E2">
      <w:pPr>
        <w:pStyle w:val="Heading2"/>
      </w:pPr>
      <w:bookmarkStart w:id="4373" w:name="_Toc513839893"/>
      <w:bookmarkStart w:id="4374" w:name="_Toc516232655"/>
      <w:r w:rsidRPr="00966D15">
        <w:t>NR URLLC in Release 15</w:t>
      </w:r>
      <w:bookmarkEnd w:id="4373"/>
      <w:bookmarkEnd w:id="4374"/>
    </w:p>
    <w:p w14:paraId="39A4BF46" w14:textId="082474DD" w:rsidR="00741868" w:rsidRPr="00741868" w:rsidRDefault="00741868" w:rsidP="00741868">
      <w:pPr>
        <w:rPr>
          <w:b/>
        </w:rPr>
      </w:pPr>
      <w:r w:rsidRPr="00741868">
        <w:rPr>
          <w:b/>
        </w:rPr>
        <w:t>Friday</w:t>
      </w:r>
    </w:p>
    <w:p w14:paraId="79A3E473" w14:textId="0840E172" w:rsidR="00741868" w:rsidRPr="00741868" w:rsidRDefault="00741868" w:rsidP="00741868">
      <w:pPr>
        <w:ind w:left="720" w:hanging="720"/>
        <w:rPr>
          <w:highlight w:val="cyan"/>
        </w:rPr>
      </w:pPr>
      <w:r w:rsidRPr="00007B1B">
        <w:rPr>
          <w:highlight w:val="cyan"/>
        </w:rPr>
        <w:t>Editor to prepare CRs: drafts to be distributed by Thursday May 31</w:t>
      </w:r>
      <w:r w:rsidRPr="00007B1B">
        <w:rPr>
          <w:highlight w:val="cyan"/>
          <w:vertAlign w:val="superscript"/>
        </w:rPr>
        <w:t>st</w:t>
      </w:r>
      <w:r w:rsidRPr="00007B1B">
        <w:rPr>
          <w:highlight w:val="cyan"/>
        </w:rPr>
        <w:t>, to be agreed by Tuesday June 5</w:t>
      </w:r>
      <w:r w:rsidRPr="00007B1B">
        <w:rPr>
          <w:highlight w:val="cyan"/>
          <w:vertAlign w:val="superscript"/>
        </w:rPr>
        <w:t>th</w:t>
      </w:r>
      <w:r w:rsidRPr="00007B1B">
        <w:rPr>
          <w:highlight w:val="cyan"/>
        </w:rPr>
        <w:t>.</w:t>
      </w:r>
    </w:p>
    <w:p w14:paraId="423D08A5" w14:textId="77777777" w:rsidR="00966D15" w:rsidRPr="00966D15" w:rsidRDefault="00966D15" w:rsidP="00D842E0">
      <w:pPr>
        <w:pStyle w:val="Heading3"/>
      </w:pPr>
      <w:bookmarkStart w:id="4375" w:name="_Toc513839894"/>
      <w:bookmarkStart w:id="4376" w:name="_Toc516232656"/>
      <w:r w:rsidRPr="00966D15">
        <w:t>Support of separate CQI and MCS table(s) for URLLC</w:t>
      </w:r>
      <w:bookmarkEnd w:id="4375"/>
      <w:bookmarkEnd w:id="4376"/>
    </w:p>
    <w:p w14:paraId="3A818CCA" w14:textId="77777777" w:rsidR="00966D15" w:rsidRPr="00966D15" w:rsidRDefault="00966D15" w:rsidP="00966D15">
      <w:pPr>
        <w:ind w:left="720" w:hanging="720"/>
        <w:rPr>
          <w:i/>
          <w:lang w:eastAsia="x-none"/>
        </w:rPr>
      </w:pPr>
      <w:r w:rsidRPr="00966D15">
        <w:rPr>
          <w:i/>
          <w:lang w:eastAsia="x-none"/>
        </w:rPr>
        <w:t>Focus on:</w:t>
      </w:r>
    </w:p>
    <w:p w14:paraId="1702FBF9" w14:textId="77777777" w:rsidR="00966D15" w:rsidRPr="00966D15" w:rsidRDefault="00966D15" w:rsidP="00613418">
      <w:pPr>
        <w:numPr>
          <w:ilvl w:val="0"/>
          <w:numId w:val="49"/>
        </w:numPr>
        <w:rPr>
          <w:rFonts w:ascii="Calibri" w:eastAsia="Times New Roman" w:hAnsi="Calibri"/>
          <w:szCs w:val="22"/>
          <w:lang w:val="en-US"/>
        </w:rPr>
      </w:pPr>
      <w:r w:rsidRPr="00966D15">
        <w:rPr>
          <w:rFonts w:eastAsia="Times New Roman"/>
          <w:i/>
          <w:iCs/>
        </w:rPr>
        <w:t>N separate CQI table(s) are supported for URLLC</w:t>
      </w:r>
    </w:p>
    <w:p w14:paraId="68894A15" w14:textId="77777777" w:rsidR="00966D15" w:rsidRPr="00966D15" w:rsidRDefault="00966D15" w:rsidP="00613418">
      <w:pPr>
        <w:numPr>
          <w:ilvl w:val="1"/>
          <w:numId w:val="49"/>
        </w:numPr>
        <w:rPr>
          <w:rFonts w:eastAsia="Times New Roman"/>
        </w:rPr>
      </w:pPr>
      <w:r w:rsidRPr="00966D15">
        <w:rPr>
          <w:rFonts w:eastAsia="Times New Roman"/>
          <w:i/>
          <w:iCs/>
        </w:rPr>
        <w:t>Downselect the value of N between 1 or 2</w:t>
      </w:r>
    </w:p>
    <w:p w14:paraId="75EC0488" w14:textId="77777777" w:rsidR="00966D15" w:rsidRPr="00966D15" w:rsidRDefault="00966D15" w:rsidP="00613418">
      <w:pPr>
        <w:numPr>
          <w:ilvl w:val="0"/>
          <w:numId w:val="49"/>
        </w:numPr>
        <w:rPr>
          <w:rFonts w:eastAsia="Times New Roman"/>
        </w:rPr>
      </w:pPr>
      <w:r w:rsidRPr="00966D15">
        <w:rPr>
          <w:rFonts w:eastAsia="Times New Roman"/>
          <w:i/>
          <w:iCs/>
        </w:rPr>
        <w:t>Two target BLER are supported for URLLC</w:t>
      </w:r>
    </w:p>
    <w:p w14:paraId="7A76CDBD" w14:textId="77777777" w:rsidR="00966D15" w:rsidRPr="00966D15" w:rsidRDefault="00966D15" w:rsidP="00613418">
      <w:pPr>
        <w:numPr>
          <w:ilvl w:val="1"/>
          <w:numId w:val="49"/>
        </w:numPr>
        <w:rPr>
          <w:rFonts w:eastAsia="Times New Roman"/>
        </w:rPr>
      </w:pPr>
      <w:r w:rsidRPr="00966D15">
        <w:rPr>
          <w:rFonts w:eastAsia="Times New Roman"/>
          <w:i/>
          <w:iCs/>
        </w:rPr>
        <w:lastRenderedPageBreak/>
        <w:t>Note: RRC signalling is used by gNB to select one of the two target BLER</w:t>
      </w:r>
    </w:p>
    <w:p w14:paraId="3ABFC113" w14:textId="77777777" w:rsidR="00966D15" w:rsidRPr="00966D15" w:rsidRDefault="00966D15" w:rsidP="00613418">
      <w:pPr>
        <w:numPr>
          <w:ilvl w:val="1"/>
          <w:numId w:val="49"/>
        </w:numPr>
        <w:rPr>
          <w:rFonts w:eastAsia="Times New Roman"/>
        </w:rPr>
      </w:pPr>
      <w:r w:rsidRPr="00966D15">
        <w:rPr>
          <w:rFonts w:eastAsia="Times New Roman"/>
          <w:i/>
          <w:iCs/>
        </w:rPr>
        <w:t>Note: The configuration of target BLER or CQI table is part of CSI report setting</w:t>
      </w:r>
    </w:p>
    <w:p w14:paraId="695EC1A7" w14:textId="77777777" w:rsidR="00966D15" w:rsidRPr="00966D15" w:rsidRDefault="00966D15" w:rsidP="00966D15"/>
    <w:p w14:paraId="73381601" w14:textId="26AF9A38" w:rsidR="00966D15" w:rsidRDefault="0058452E" w:rsidP="00966D15">
      <w:pPr>
        <w:ind w:left="720" w:hanging="720"/>
        <w:rPr>
          <w:b/>
          <w:lang w:eastAsia="x-none"/>
        </w:rPr>
      </w:pPr>
      <w:hyperlink r:id="rId1946" w:history="1">
        <w:r w:rsidR="000F2B08">
          <w:rPr>
            <w:rStyle w:val="Hyperlink"/>
            <w:b/>
            <w:lang w:eastAsia="x-none"/>
          </w:rPr>
          <w:t>R1-1805898</w:t>
        </w:r>
      </w:hyperlink>
      <w:r w:rsidR="00966D15" w:rsidRPr="00D842E0">
        <w:rPr>
          <w:b/>
          <w:lang w:eastAsia="x-none"/>
        </w:rPr>
        <w:tab/>
        <w:t>MCS and CQI design for URLLC</w:t>
      </w:r>
      <w:r w:rsidR="00966D15" w:rsidRPr="00D842E0">
        <w:rPr>
          <w:b/>
          <w:lang w:eastAsia="x-none"/>
        </w:rPr>
        <w:tab/>
        <w:t>Huawei, HiSilicon</w:t>
      </w:r>
    </w:p>
    <w:p w14:paraId="5886BD83" w14:textId="77777777" w:rsidR="00D842E0" w:rsidRDefault="00D842E0" w:rsidP="00D842E0">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6832089F" w14:textId="77777777" w:rsidR="00D842E0" w:rsidRPr="00D842E0" w:rsidRDefault="00D842E0" w:rsidP="00966D15">
      <w:pPr>
        <w:ind w:left="720" w:hanging="720"/>
        <w:rPr>
          <w:b/>
          <w:lang w:eastAsia="x-none"/>
        </w:rPr>
      </w:pPr>
    </w:p>
    <w:p w14:paraId="49B12B9C" w14:textId="2288EEE0" w:rsidR="00966D15" w:rsidRDefault="0058452E" w:rsidP="00966D15">
      <w:pPr>
        <w:ind w:left="720" w:hanging="720"/>
        <w:rPr>
          <w:b/>
          <w:lang w:eastAsia="x-none"/>
        </w:rPr>
      </w:pPr>
      <w:hyperlink r:id="rId1947" w:history="1">
        <w:r w:rsidR="000F2B08">
          <w:rPr>
            <w:rStyle w:val="Hyperlink"/>
            <w:b/>
            <w:lang w:eastAsia="x-none"/>
          </w:rPr>
          <w:t>R1-1806004</w:t>
        </w:r>
      </w:hyperlink>
      <w:r w:rsidR="00966D15" w:rsidRPr="00795407">
        <w:rPr>
          <w:b/>
          <w:lang w:eastAsia="x-none"/>
        </w:rPr>
        <w:tab/>
        <w:t>CQI and MCS Tables for URLLC</w:t>
      </w:r>
      <w:r w:rsidR="00966D15" w:rsidRPr="00795407">
        <w:rPr>
          <w:b/>
          <w:lang w:eastAsia="x-none"/>
        </w:rPr>
        <w:tab/>
        <w:t>Ericsson</w:t>
      </w:r>
    </w:p>
    <w:p w14:paraId="3D770F81" w14:textId="77777777" w:rsidR="00795407" w:rsidRDefault="00795407" w:rsidP="00795407">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6E7EC86" w14:textId="13C068E8" w:rsidR="00795407" w:rsidRDefault="00795407" w:rsidP="00966D15">
      <w:pPr>
        <w:ind w:left="720" w:hanging="720"/>
        <w:rPr>
          <w:b/>
          <w:lang w:eastAsia="x-none"/>
        </w:rPr>
      </w:pPr>
    </w:p>
    <w:p w14:paraId="56E849DC" w14:textId="677E72B3" w:rsidR="00D80F64" w:rsidRPr="00D80F64" w:rsidRDefault="0058452E" w:rsidP="00D80F64">
      <w:pPr>
        <w:ind w:left="720" w:hanging="720"/>
        <w:rPr>
          <w:b/>
          <w:lang w:eastAsia="x-none"/>
        </w:rPr>
      </w:pPr>
      <w:hyperlink r:id="rId1948" w:history="1">
        <w:r w:rsidR="000F2B08">
          <w:rPr>
            <w:rStyle w:val="Hyperlink"/>
            <w:b/>
            <w:lang w:eastAsia="x-none"/>
          </w:rPr>
          <w:t>R1-1806137</w:t>
        </w:r>
      </w:hyperlink>
      <w:r w:rsidR="00D80F64" w:rsidRPr="00D80F64">
        <w:rPr>
          <w:b/>
          <w:lang w:eastAsia="x-none"/>
        </w:rPr>
        <w:tab/>
        <w:t>Considerations on CQI /MCS table(s) for URLLC</w:t>
      </w:r>
      <w:r w:rsidR="00D80F64" w:rsidRPr="00D80F64">
        <w:rPr>
          <w:b/>
          <w:lang w:eastAsia="x-none"/>
        </w:rPr>
        <w:tab/>
        <w:t>ZTE</w:t>
      </w:r>
    </w:p>
    <w:p w14:paraId="75CF901C" w14:textId="77777777" w:rsidR="00D80F64" w:rsidRDefault="00D80F64" w:rsidP="00D80F64">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57855316" w14:textId="7D864602" w:rsidR="00D80F64" w:rsidRDefault="00D80F64" w:rsidP="00966D15">
      <w:pPr>
        <w:ind w:left="720" w:hanging="720"/>
        <w:rPr>
          <w:b/>
          <w:lang w:eastAsia="x-none"/>
        </w:rPr>
      </w:pPr>
    </w:p>
    <w:p w14:paraId="23A11AB3" w14:textId="07D44E76" w:rsidR="00D80F64" w:rsidRPr="00D80F64" w:rsidRDefault="0058452E" w:rsidP="00D80F64">
      <w:pPr>
        <w:ind w:left="720" w:hanging="720"/>
        <w:rPr>
          <w:b/>
          <w:lang w:eastAsia="x-none"/>
        </w:rPr>
      </w:pPr>
      <w:hyperlink r:id="rId1949" w:history="1">
        <w:r w:rsidR="000F2B08">
          <w:rPr>
            <w:rStyle w:val="Hyperlink"/>
            <w:b/>
            <w:lang w:eastAsia="x-none"/>
          </w:rPr>
          <w:t>R1-1806529</w:t>
        </w:r>
      </w:hyperlink>
      <w:r w:rsidR="00D80F64" w:rsidRPr="00D80F64">
        <w:rPr>
          <w:b/>
          <w:lang w:eastAsia="x-none"/>
        </w:rPr>
        <w:tab/>
        <w:t>CQI/MCS enhancements for URLLC</w:t>
      </w:r>
      <w:r w:rsidR="00D80F64" w:rsidRPr="00D80F64">
        <w:rPr>
          <w:b/>
          <w:lang w:eastAsia="x-none"/>
        </w:rPr>
        <w:tab/>
        <w:t>Intel Corporation</w:t>
      </w:r>
    </w:p>
    <w:p w14:paraId="7208E5D9" w14:textId="77777777" w:rsidR="00D80F64" w:rsidRDefault="00D80F64" w:rsidP="00D80F64">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338C45F" w14:textId="77777777" w:rsidR="00D80F64" w:rsidRDefault="00D80F64" w:rsidP="00966D15">
      <w:pPr>
        <w:ind w:left="720" w:hanging="720"/>
        <w:rPr>
          <w:b/>
          <w:lang w:eastAsia="x-none"/>
        </w:rPr>
      </w:pPr>
    </w:p>
    <w:p w14:paraId="615F1E8C" w14:textId="0F3EE7A8" w:rsidR="006F4915" w:rsidRPr="006F4915" w:rsidRDefault="0058452E" w:rsidP="006F4915">
      <w:pPr>
        <w:ind w:left="720" w:hanging="720"/>
        <w:rPr>
          <w:b/>
          <w:lang w:eastAsia="x-none"/>
        </w:rPr>
      </w:pPr>
      <w:hyperlink r:id="rId1950" w:history="1">
        <w:r w:rsidR="000F2B08">
          <w:rPr>
            <w:rStyle w:val="Hyperlink"/>
            <w:b/>
            <w:lang w:eastAsia="x-none"/>
          </w:rPr>
          <w:t>R1-1806747</w:t>
        </w:r>
      </w:hyperlink>
      <w:r w:rsidR="006F4915" w:rsidRPr="006F4915">
        <w:rPr>
          <w:b/>
          <w:lang w:eastAsia="x-none"/>
        </w:rPr>
        <w:tab/>
        <w:t>CQI and MCS Tables for URLLC</w:t>
      </w:r>
      <w:r w:rsidR="006F4915" w:rsidRPr="006F4915">
        <w:rPr>
          <w:b/>
          <w:lang w:eastAsia="x-none"/>
        </w:rPr>
        <w:tab/>
        <w:t>Samsung</w:t>
      </w:r>
    </w:p>
    <w:p w14:paraId="6963B3CD" w14:textId="4F6BC2BF" w:rsidR="00795407" w:rsidRDefault="00795407" w:rsidP="00795407">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741B0102" w14:textId="77777777" w:rsidR="006F4915" w:rsidRDefault="006F4915" w:rsidP="00795407">
      <w:pPr>
        <w:ind w:left="720" w:hanging="720"/>
        <w:rPr>
          <w:rFonts w:ascii="Times New Roman" w:hAnsi="Times New Roman"/>
          <w:szCs w:val="20"/>
        </w:rPr>
      </w:pPr>
    </w:p>
    <w:p w14:paraId="41424597" w14:textId="17DE4005" w:rsidR="00394D55" w:rsidRDefault="0058452E" w:rsidP="00394D55">
      <w:pPr>
        <w:ind w:left="720" w:hanging="720"/>
        <w:rPr>
          <w:b/>
          <w:lang w:eastAsia="x-none"/>
        </w:rPr>
      </w:pPr>
      <w:hyperlink r:id="rId1951" w:history="1">
        <w:r w:rsidR="000F2B08">
          <w:rPr>
            <w:rStyle w:val="Hyperlink"/>
            <w:b/>
            <w:lang w:eastAsia="x-none"/>
          </w:rPr>
          <w:t>R1-1807376</w:t>
        </w:r>
      </w:hyperlink>
      <w:r w:rsidR="00394D55" w:rsidRPr="00394D55">
        <w:rPr>
          <w:b/>
          <w:lang w:eastAsia="x-none"/>
        </w:rPr>
        <w:tab/>
        <w:t>Considerations for CQI and MCS for URLLC</w:t>
      </w:r>
      <w:r w:rsidR="00394D55" w:rsidRPr="00394D55">
        <w:rPr>
          <w:b/>
          <w:lang w:eastAsia="x-none"/>
        </w:rPr>
        <w:tab/>
        <w:t>Qualcomm Incorporated</w:t>
      </w:r>
    </w:p>
    <w:p w14:paraId="00D3E1DE" w14:textId="77777777" w:rsidR="00795407" w:rsidRDefault="00795407" w:rsidP="00795407">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77B51022" w14:textId="1DE2A281" w:rsidR="00795407" w:rsidRDefault="00795407" w:rsidP="00966D15">
      <w:pPr>
        <w:ind w:left="720" w:hanging="720"/>
        <w:rPr>
          <w:b/>
          <w:lang w:eastAsia="x-none"/>
        </w:rPr>
      </w:pPr>
    </w:p>
    <w:p w14:paraId="278AA041" w14:textId="77777777" w:rsidR="00D80F64" w:rsidRPr="00D80F64" w:rsidRDefault="00D80F64" w:rsidP="00D80F64">
      <w:pPr>
        <w:ind w:left="720" w:hanging="720"/>
        <w:rPr>
          <w:szCs w:val="20"/>
          <w:lang w:eastAsia="x-none"/>
        </w:rPr>
      </w:pPr>
      <w:r w:rsidRPr="00D80F64">
        <w:rPr>
          <w:szCs w:val="20"/>
          <w:highlight w:val="green"/>
          <w:lang w:eastAsia="x-none"/>
        </w:rPr>
        <w:t>Agreements</w:t>
      </w:r>
      <w:r w:rsidRPr="00D80F64">
        <w:rPr>
          <w:szCs w:val="20"/>
          <w:lang w:eastAsia="x-none"/>
        </w:rPr>
        <w:t>:</w:t>
      </w:r>
    </w:p>
    <w:p w14:paraId="0C32B4AF" w14:textId="77777777" w:rsidR="00D80F64" w:rsidRPr="00D80F64" w:rsidRDefault="00D80F64" w:rsidP="00613418">
      <w:pPr>
        <w:numPr>
          <w:ilvl w:val="0"/>
          <w:numId w:val="69"/>
        </w:numPr>
        <w:rPr>
          <w:szCs w:val="20"/>
          <w:lang w:eastAsia="x-none"/>
        </w:rPr>
      </w:pPr>
      <w:r w:rsidRPr="00D80F64">
        <w:rPr>
          <w:szCs w:val="20"/>
          <w:lang w:eastAsia="x-none"/>
        </w:rPr>
        <w:t xml:space="preserve">For CQI table for URLLC with target BLER of 10^-5, </w:t>
      </w:r>
    </w:p>
    <w:p w14:paraId="104A539A" w14:textId="77777777" w:rsidR="00D80F64" w:rsidRPr="00D80F64" w:rsidRDefault="00D80F64" w:rsidP="00613418">
      <w:pPr>
        <w:numPr>
          <w:ilvl w:val="1"/>
          <w:numId w:val="69"/>
        </w:numPr>
        <w:rPr>
          <w:szCs w:val="20"/>
          <w:lang w:eastAsia="x-none"/>
        </w:rPr>
      </w:pPr>
      <w:r w:rsidRPr="00D80F64">
        <w:rPr>
          <w:szCs w:val="20"/>
          <w:lang w:eastAsia="x-none"/>
        </w:rPr>
        <w:t>At least some entries for CQI table for target BLER of 10^-1 are re-used</w:t>
      </w:r>
    </w:p>
    <w:p w14:paraId="0E75ED00" w14:textId="77777777" w:rsidR="00D80F64" w:rsidRPr="00D80F64" w:rsidRDefault="00D80F64" w:rsidP="00613418">
      <w:pPr>
        <w:numPr>
          <w:ilvl w:val="1"/>
          <w:numId w:val="69"/>
        </w:numPr>
        <w:rPr>
          <w:szCs w:val="20"/>
          <w:lang w:eastAsia="x-none"/>
        </w:rPr>
      </w:pPr>
      <w:r w:rsidRPr="00D80F64">
        <w:rPr>
          <w:szCs w:val="20"/>
          <w:lang w:eastAsia="x-none"/>
        </w:rPr>
        <w:t>The highest SE entry is 772/1024*6</w:t>
      </w:r>
    </w:p>
    <w:p w14:paraId="5D11D95D" w14:textId="77777777" w:rsidR="00D80F64" w:rsidRPr="00D80F64" w:rsidRDefault="00D80F64" w:rsidP="00613418">
      <w:pPr>
        <w:numPr>
          <w:ilvl w:val="1"/>
          <w:numId w:val="69"/>
        </w:numPr>
        <w:rPr>
          <w:szCs w:val="20"/>
          <w:lang w:eastAsia="x-none"/>
        </w:rPr>
      </w:pPr>
      <w:r w:rsidRPr="00D80F64">
        <w:rPr>
          <w:szCs w:val="20"/>
          <w:lang w:eastAsia="x-none"/>
        </w:rPr>
        <w:t>The lowest SE entry is between (30 ~ 40)/1024*2</w:t>
      </w:r>
    </w:p>
    <w:p w14:paraId="10CC9FC0" w14:textId="77777777" w:rsidR="00D80F64" w:rsidRPr="00D80F64" w:rsidRDefault="00D80F64" w:rsidP="00D80F64">
      <w:pPr>
        <w:ind w:left="720" w:hanging="720"/>
        <w:rPr>
          <w:szCs w:val="20"/>
          <w:lang w:eastAsia="x-none"/>
        </w:rPr>
      </w:pPr>
    </w:p>
    <w:p w14:paraId="15194FDC" w14:textId="77777777" w:rsidR="00D80F64" w:rsidRPr="00D80F64" w:rsidRDefault="00D80F64" w:rsidP="00D80F64">
      <w:pPr>
        <w:ind w:left="720" w:hanging="720"/>
        <w:rPr>
          <w:szCs w:val="20"/>
          <w:lang w:eastAsia="x-none"/>
        </w:rPr>
      </w:pPr>
      <w:r w:rsidRPr="00D80F64">
        <w:rPr>
          <w:szCs w:val="20"/>
          <w:highlight w:val="green"/>
          <w:lang w:eastAsia="x-none"/>
        </w:rPr>
        <w:t>Agreements</w:t>
      </w:r>
      <w:r w:rsidRPr="00D80F64">
        <w:rPr>
          <w:szCs w:val="20"/>
          <w:lang w:eastAsia="x-none"/>
        </w:rPr>
        <w:t>:</w:t>
      </w:r>
    </w:p>
    <w:p w14:paraId="07196CDD" w14:textId="77777777" w:rsidR="00D80F64" w:rsidRPr="00D80F64" w:rsidRDefault="00D80F64" w:rsidP="00613418">
      <w:pPr>
        <w:numPr>
          <w:ilvl w:val="0"/>
          <w:numId w:val="69"/>
        </w:numPr>
        <w:rPr>
          <w:szCs w:val="20"/>
          <w:lang w:eastAsia="x-none"/>
        </w:rPr>
      </w:pPr>
      <w:r w:rsidRPr="00D80F64">
        <w:rPr>
          <w:szCs w:val="20"/>
          <w:lang w:eastAsia="x-none"/>
        </w:rPr>
        <w:t>The MCS table for CP-OFDM based PUSCH is separate from the MCS table for DFT-s-OFDM based PUSCH</w:t>
      </w:r>
    </w:p>
    <w:p w14:paraId="757207C4" w14:textId="77777777" w:rsidR="00D80F64" w:rsidRPr="00D80F64" w:rsidRDefault="00D80F64" w:rsidP="00613418">
      <w:pPr>
        <w:numPr>
          <w:ilvl w:val="0"/>
          <w:numId w:val="69"/>
        </w:numPr>
        <w:rPr>
          <w:szCs w:val="20"/>
          <w:lang w:eastAsia="x-none"/>
        </w:rPr>
      </w:pPr>
      <w:r w:rsidRPr="00D80F64">
        <w:rPr>
          <w:szCs w:val="20"/>
          <w:lang w:eastAsia="x-none"/>
        </w:rPr>
        <w:t>The same MCS table is used for PDSCH and CP-OFDM based PUSCH</w:t>
      </w:r>
    </w:p>
    <w:p w14:paraId="32A0CDDC" w14:textId="77777777" w:rsidR="00D80F64" w:rsidRPr="00D80F64" w:rsidRDefault="00D80F64" w:rsidP="00613418">
      <w:pPr>
        <w:numPr>
          <w:ilvl w:val="0"/>
          <w:numId w:val="69"/>
        </w:numPr>
        <w:rPr>
          <w:szCs w:val="20"/>
          <w:lang w:eastAsia="x-none"/>
        </w:rPr>
      </w:pPr>
      <w:r w:rsidRPr="00D80F64">
        <w:rPr>
          <w:szCs w:val="20"/>
          <w:lang w:eastAsia="x-none"/>
        </w:rPr>
        <w:t>At least one new MCS table is introduced for URLLC</w:t>
      </w:r>
    </w:p>
    <w:p w14:paraId="5E063AE0" w14:textId="77777777" w:rsidR="00D80F64" w:rsidRPr="00D80F64" w:rsidRDefault="00D80F64" w:rsidP="00D80F64">
      <w:pPr>
        <w:ind w:left="720" w:hanging="720"/>
        <w:rPr>
          <w:szCs w:val="20"/>
          <w:lang w:eastAsia="x-none"/>
        </w:rPr>
      </w:pPr>
    </w:p>
    <w:p w14:paraId="300D87EE" w14:textId="77777777" w:rsidR="00D80F64" w:rsidRPr="00D80F64" w:rsidRDefault="00D80F64" w:rsidP="00D80F64">
      <w:pPr>
        <w:ind w:left="720" w:hanging="720"/>
        <w:rPr>
          <w:szCs w:val="20"/>
          <w:lang w:eastAsia="x-none"/>
        </w:rPr>
      </w:pPr>
      <w:r w:rsidRPr="002F418A">
        <w:rPr>
          <w:szCs w:val="20"/>
          <w:lang w:eastAsia="x-none"/>
        </w:rPr>
        <w:t>Discuss further offline – Yufei (Ericsson)</w:t>
      </w:r>
    </w:p>
    <w:p w14:paraId="1A80EBB5" w14:textId="28AEA73F" w:rsidR="00D80F64" w:rsidRDefault="00D80F64" w:rsidP="00966D15">
      <w:pPr>
        <w:ind w:left="720" w:hanging="720"/>
        <w:rPr>
          <w:b/>
          <w:lang w:eastAsia="x-none"/>
        </w:rPr>
      </w:pPr>
    </w:p>
    <w:p w14:paraId="4F52EC95" w14:textId="074B0021" w:rsidR="00BC7662" w:rsidRDefault="00BC7662" w:rsidP="00966D15">
      <w:pPr>
        <w:ind w:left="720" w:hanging="720"/>
        <w:rPr>
          <w:b/>
          <w:lang w:eastAsia="x-none"/>
        </w:rPr>
      </w:pPr>
      <w:r>
        <w:rPr>
          <w:b/>
          <w:lang w:eastAsia="x-none"/>
        </w:rPr>
        <w:t>Wednesday session</w:t>
      </w:r>
    </w:p>
    <w:p w14:paraId="6350A95C" w14:textId="26A9FC7B" w:rsidR="00BC7662" w:rsidRDefault="0058452E" w:rsidP="00BC7662">
      <w:pPr>
        <w:ind w:left="720" w:hanging="720"/>
        <w:rPr>
          <w:b/>
          <w:lang w:eastAsia="x-none"/>
        </w:rPr>
      </w:pPr>
      <w:hyperlink r:id="rId1952" w:history="1">
        <w:r w:rsidR="000F2B08">
          <w:rPr>
            <w:rStyle w:val="Hyperlink"/>
            <w:b/>
            <w:lang w:eastAsia="x-none"/>
          </w:rPr>
          <w:t>R1-1807730</w:t>
        </w:r>
      </w:hyperlink>
      <w:r w:rsidR="00BC7662" w:rsidRPr="00BC7662">
        <w:rPr>
          <w:b/>
          <w:lang w:eastAsia="x-none"/>
        </w:rPr>
        <w:tab/>
        <w:t>Offline Discussion on Support of Separate CQI and MCS table(s) for URLLC</w:t>
      </w:r>
      <w:r w:rsidR="00BC7662" w:rsidRPr="00BC7662">
        <w:rPr>
          <w:b/>
          <w:lang w:eastAsia="x-none"/>
        </w:rPr>
        <w:tab/>
        <w:t>Ericsson</w:t>
      </w:r>
    </w:p>
    <w:p w14:paraId="440D8C0C" w14:textId="77777777" w:rsidR="00BC7662" w:rsidRDefault="00BC7662" w:rsidP="00BC766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0D58369C" w14:textId="4D717F1C" w:rsidR="00BC7662" w:rsidRDefault="00BC7662" w:rsidP="00BC7662">
      <w:pPr>
        <w:ind w:left="720" w:hanging="720"/>
        <w:rPr>
          <w:b/>
          <w:lang w:eastAsia="x-none"/>
        </w:rPr>
      </w:pPr>
    </w:p>
    <w:p w14:paraId="3C7E1664" w14:textId="57280E69" w:rsidR="002F418A" w:rsidRPr="002F418A" w:rsidRDefault="002F418A" w:rsidP="002F418A">
      <w:pPr>
        <w:ind w:left="720" w:hanging="720"/>
        <w:rPr>
          <w:szCs w:val="20"/>
          <w:lang w:eastAsia="x-none"/>
        </w:rPr>
      </w:pPr>
      <w:r w:rsidRPr="002F418A">
        <w:rPr>
          <w:szCs w:val="20"/>
          <w:highlight w:val="green"/>
          <w:lang w:eastAsia="x-none"/>
        </w:rPr>
        <w:t>Agreement</w:t>
      </w:r>
      <w:r w:rsidRPr="002F418A">
        <w:rPr>
          <w:szCs w:val="20"/>
          <w:lang w:eastAsia="x-none"/>
        </w:rPr>
        <w:t>:</w:t>
      </w:r>
    </w:p>
    <w:p w14:paraId="4C2DDD75" w14:textId="77777777" w:rsidR="002F418A" w:rsidRPr="002F418A" w:rsidRDefault="002F418A" w:rsidP="00613418">
      <w:pPr>
        <w:pStyle w:val="ListParagraph"/>
        <w:numPr>
          <w:ilvl w:val="0"/>
          <w:numId w:val="101"/>
        </w:numPr>
        <w:rPr>
          <w:u w:val="single"/>
        </w:rPr>
      </w:pPr>
      <w:r w:rsidRPr="002F418A">
        <w:t>The CQI table for URLLC with target BLER of 10^-5 is composed of 16 entries, including one entry of “out of range”.</w:t>
      </w:r>
    </w:p>
    <w:p w14:paraId="1695B742" w14:textId="77777777" w:rsidR="002F418A" w:rsidRPr="002F418A" w:rsidRDefault="002F418A" w:rsidP="002F418A">
      <w:pPr>
        <w:ind w:left="720" w:hanging="720"/>
        <w:rPr>
          <w:szCs w:val="20"/>
          <w:lang w:eastAsia="x-none"/>
        </w:rPr>
      </w:pPr>
      <w:r w:rsidRPr="002F418A">
        <w:rPr>
          <w:szCs w:val="20"/>
          <w:highlight w:val="green"/>
          <w:lang w:eastAsia="x-none"/>
        </w:rPr>
        <w:t>Agreements</w:t>
      </w:r>
      <w:r w:rsidRPr="002F418A">
        <w:rPr>
          <w:szCs w:val="20"/>
          <w:lang w:eastAsia="x-none"/>
        </w:rPr>
        <w:t>:</w:t>
      </w:r>
    </w:p>
    <w:p w14:paraId="08A42C15" w14:textId="77777777" w:rsidR="002F418A" w:rsidRPr="002F418A" w:rsidRDefault="002F418A" w:rsidP="00613418">
      <w:pPr>
        <w:numPr>
          <w:ilvl w:val="0"/>
          <w:numId w:val="124"/>
        </w:numPr>
        <w:spacing w:after="180"/>
        <w:contextualSpacing/>
        <w:rPr>
          <w:szCs w:val="20"/>
          <w:lang w:eastAsia="x-none"/>
        </w:rPr>
      </w:pPr>
      <w:r w:rsidRPr="002F418A">
        <w:rPr>
          <w:szCs w:val="20"/>
          <w:lang w:eastAsia="x-none"/>
        </w:rPr>
        <w:t xml:space="preserve">In CSI report, RRC parameter </w:t>
      </w:r>
      <w:r w:rsidRPr="002F418A">
        <w:rPr>
          <w:i/>
          <w:szCs w:val="20"/>
          <w:lang w:eastAsia="x-none"/>
        </w:rPr>
        <w:t>cqi-Table</w:t>
      </w:r>
      <w:r w:rsidRPr="002F418A">
        <w:rPr>
          <w:szCs w:val="20"/>
          <w:lang w:eastAsia="x-none"/>
        </w:rPr>
        <w:t xml:space="preserve"> implicitly provides the BLER target for CQI reporting.</w:t>
      </w:r>
    </w:p>
    <w:p w14:paraId="1D3BD196" w14:textId="77777777" w:rsidR="002F418A" w:rsidRPr="002F418A" w:rsidRDefault="002F418A" w:rsidP="00613418">
      <w:pPr>
        <w:numPr>
          <w:ilvl w:val="1"/>
          <w:numId w:val="124"/>
        </w:numPr>
        <w:spacing w:after="180"/>
        <w:contextualSpacing/>
        <w:rPr>
          <w:szCs w:val="20"/>
          <w:lang w:eastAsia="x-none"/>
        </w:rPr>
      </w:pPr>
      <w:r w:rsidRPr="002F418A">
        <w:rPr>
          <w:szCs w:val="20"/>
          <w:lang w:eastAsia="x-none"/>
        </w:rPr>
        <w:t xml:space="preserve">New 64QAM table implies BLER target =10^-5 only. </w:t>
      </w:r>
    </w:p>
    <w:p w14:paraId="1AE42490" w14:textId="77777777" w:rsidR="002F418A" w:rsidRPr="002F418A" w:rsidRDefault="002F418A" w:rsidP="00613418">
      <w:pPr>
        <w:numPr>
          <w:ilvl w:val="1"/>
          <w:numId w:val="124"/>
        </w:numPr>
        <w:spacing w:after="180"/>
        <w:contextualSpacing/>
        <w:rPr>
          <w:szCs w:val="20"/>
          <w:lang w:eastAsia="x-none"/>
        </w:rPr>
      </w:pPr>
      <w:r w:rsidRPr="002F418A">
        <w:rPr>
          <w:szCs w:val="20"/>
          <w:lang w:eastAsia="x-none"/>
        </w:rPr>
        <w:t>Existing 64QAM table and 256QAM table imply BLER target =10^-1 only.</w:t>
      </w:r>
    </w:p>
    <w:p w14:paraId="3D5B5D36" w14:textId="77777777" w:rsidR="002F418A" w:rsidRPr="002F418A" w:rsidRDefault="002F418A" w:rsidP="00613418">
      <w:pPr>
        <w:numPr>
          <w:ilvl w:val="0"/>
          <w:numId w:val="124"/>
        </w:numPr>
        <w:spacing w:after="180"/>
        <w:contextualSpacing/>
        <w:rPr>
          <w:szCs w:val="20"/>
          <w:lang w:eastAsia="x-none"/>
        </w:rPr>
      </w:pPr>
      <w:r w:rsidRPr="002F418A">
        <w:rPr>
          <w:szCs w:val="20"/>
          <w:lang w:eastAsia="x-none"/>
        </w:rPr>
        <w:t xml:space="preserve">From RAN1 perspective, RRC parameter </w:t>
      </w:r>
      <w:r w:rsidRPr="002F418A">
        <w:rPr>
          <w:i/>
          <w:szCs w:val="20"/>
          <w:lang w:eastAsia="x-none"/>
        </w:rPr>
        <w:t>bler-Target</w:t>
      </w:r>
      <w:r w:rsidRPr="002F418A">
        <w:rPr>
          <w:szCs w:val="20"/>
          <w:lang w:eastAsia="x-none"/>
        </w:rPr>
        <w:t xml:space="preserve"> is not to be used by RAN1 specification in Rel-15. Thus, from RAN1 perspective, this parameter can be removed from 38.331 in Rel-15</w:t>
      </w:r>
    </w:p>
    <w:p w14:paraId="7513C398" w14:textId="77777777" w:rsidR="002F418A" w:rsidRPr="002F418A" w:rsidRDefault="002F418A" w:rsidP="00613418">
      <w:pPr>
        <w:numPr>
          <w:ilvl w:val="1"/>
          <w:numId w:val="124"/>
        </w:numPr>
        <w:spacing w:after="180"/>
        <w:contextualSpacing/>
        <w:rPr>
          <w:szCs w:val="20"/>
          <w:lang w:eastAsia="x-none"/>
        </w:rPr>
      </w:pPr>
      <w:r w:rsidRPr="002F418A">
        <w:rPr>
          <w:szCs w:val="20"/>
          <w:lang w:eastAsia="x-none"/>
        </w:rPr>
        <w:t>Spec update is necessary since the parameter already appears in RAN1 specs</w:t>
      </w:r>
    </w:p>
    <w:p w14:paraId="12439C67" w14:textId="4DA9C32F" w:rsidR="002F418A" w:rsidRPr="00007B1B" w:rsidRDefault="002F418A" w:rsidP="00613418">
      <w:pPr>
        <w:numPr>
          <w:ilvl w:val="0"/>
          <w:numId w:val="124"/>
        </w:numPr>
        <w:spacing w:after="180"/>
        <w:contextualSpacing/>
        <w:rPr>
          <w:szCs w:val="20"/>
          <w:lang w:eastAsia="x-none"/>
        </w:rPr>
      </w:pPr>
      <w:r w:rsidRPr="00007B1B">
        <w:rPr>
          <w:szCs w:val="20"/>
          <w:lang w:eastAsia="x-none"/>
        </w:rPr>
        <w:t xml:space="preserve">Send an LS to RAN2 to inform the above agreements – </w:t>
      </w:r>
      <w:hyperlink r:id="rId1953" w:history="1">
        <w:r w:rsidR="000F2B08">
          <w:rPr>
            <w:rStyle w:val="Hyperlink"/>
            <w:szCs w:val="20"/>
            <w:lang w:eastAsia="x-none"/>
          </w:rPr>
          <w:t>R1-1807743</w:t>
        </w:r>
      </w:hyperlink>
    </w:p>
    <w:p w14:paraId="46D3CA66" w14:textId="1FE6F669" w:rsidR="002F418A" w:rsidRPr="00007B1B" w:rsidRDefault="00007B1B" w:rsidP="002F418A">
      <w:pPr>
        <w:ind w:left="720" w:hanging="720"/>
        <w:rPr>
          <w:b/>
          <w:lang w:eastAsia="x-none"/>
        </w:rPr>
      </w:pPr>
      <w:r w:rsidRPr="00007B1B">
        <w:rPr>
          <w:b/>
          <w:lang w:eastAsia="x-none"/>
        </w:rPr>
        <w:t>Friday</w:t>
      </w:r>
    </w:p>
    <w:p w14:paraId="18B760AA" w14:textId="3ED29B3C" w:rsidR="00007B1B" w:rsidRDefault="0058452E" w:rsidP="00007B1B">
      <w:hyperlink r:id="rId1954" w:history="1">
        <w:r w:rsidR="000F2B08">
          <w:rPr>
            <w:rStyle w:val="Hyperlink"/>
            <w:b/>
          </w:rPr>
          <w:t>R1-1807822</w:t>
        </w:r>
      </w:hyperlink>
      <w:r w:rsidR="00007B1B" w:rsidRPr="00007B1B">
        <w:rPr>
          <w:b/>
        </w:rPr>
        <w:tab/>
        <w:t>[Draft] LS on RRC Parameters for NR URLLC</w:t>
      </w:r>
      <w:r w:rsidR="00007B1B" w:rsidRPr="00007B1B">
        <w:rPr>
          <w:b/>
        </w:rPr>
        <w:tab/>
        <w:t>Ericsson</w:t>
      </w:r>
      <w:r w:rsidR="00007B1B" w:rsidRPr="00007B1B">
        <w:tab/>
        <w:t xml:space="preserve">(rev. of </w:t>
      </w:r>
      <w:hyperlink r:id="rId1955" w:history="1">
        <w:r w:rsidR="000F2B08">
          <w:rPr>
            <w:rStyle w:val="Hyperlink"/>
          </w:rPr>
          <w:t>R1-1807743</w:t>
        </w:r>
      </w:hyperlink>
      <w:r w:rsidR="00007B1B" w:rsidRPr="00007B1B">
        <w:t>)</w:t>
      </w:r>
    </w:p>
    <w:p w14:paraId="2D7FDE29" w14:textId="30081424" w:rsidR="00007B1B" w:rsidRPr="00007B1B" w:rsidRDefault="00007B1B" w:rsidP="00007B1B">
      <w:r w:rsidRPr="00007B1B">
        <w:rPr>
          <w:b/>
        </w:rPr>
        <w:t>Decision:</w:t>
      </w:r>
      <w:r>
        <w:t xml:space="preserve"> </w:t>
      </w:r>
      <w:r w:rsidRPr="00007B1B">
        <w:t xml:space="preserve">To prepare RRC parameter list </w:t>
      </w:r>
      <w:r>
        <w:t xml:space="preserve">in spreadsheet </w:t>
      </w:r>
      <w:r w:rsidRPr="00007B1B">
        <w:t>to send to RAN2 (</w:t>
      </w:r>
      <w:hyperlink r:id="rId1956" w:history="1">
        <w:r w:rsidR="000F2B08">
          <w:rPr>
            <w:rStyle w:val="Hyperlink"/>
          </w:rPr>
          <w:t>R1-1807866</w:t>
        </w:r>
      </w:hyperlink>
      <w:r w:rsidRPr="00007B1B">
        <w:t>)</w:t>
      </w:r>
    </w:p>
    <w:p w14:paraId="02E2FE4B" w14:textId="4451573D" w:rsidR="00007B1B" w:rsidRPr="00007B1B" w:rsidRDefault="0058452E" w:rsidP="00007B1B">
      <w:pPr>
        <w:rPr>
          <w:b/>
        </w:rPr>
      </w:pPr>
      <w:hyperlink r:id="rId1957" w:history="1">
        <w:r w:rsidR="000F2B08">
          <w:rPr>
            <w:rStyle w:val="Hyperlink"/>
            <w:b/>
          </w:rPr>
          <w:t>R1-1807874</w:t>
        </w:r>
      </w:hyperlink>
      <w:r w:rsidR="00007B1B" w:rsidRPr="00007B1B">
        <w:rPr>
          <w:b/>
        </w:rPr>
        <w:tab/>
        <w:t>[Draft] LS on RRC Parameters for NR URLLC</w:t>
      </w:r>
      <w:r w:rsidR="00007B1B" w:rsidRPr="00007B1B">
        <w:rPr>
          <w:b/>
        </w:rPr>
        <w:tab/>
        <w:t>Ericsson</w:t>
      </w:r>
      <w:r w:rsidR="00007B1B" w:rsidRPr="00007B1B">
        <w:tab/>
        <w:t xml:space="preserve">(rev. of </w:t>
      </w:r>
      <w:hyperlink r:id="rId1958" w:history="1">
        <w:r w:rsidR="000F2B08">
          <w:rPr>
            <w:rStyle w:val="Hyperlink"/>
          </w:rPr>
          <w:t>R1-1807822</w:t>
        </w:r>
      </w:hyperlink>
      <w:r w:rsidR="00007B1B" w:rsidRPr="00007B1B">
        <w:t>)</w:t>
      </w:r>
    </w:p>
    <w:p w14:paraId="281060F8" w14:textId="69132E2C" w:rsidR="00007B1B" w:rsidRPr="00007B1B" w:rsidRDefault="00007B1B" w:rsidP="00007B1B">
      <w:pPr>
        <w:rPr>
          <w:highlight w:val="cyan"/>
        </w:rPr>
      </w:pPr>
      <w:r w:rsidRPr="00007B1B">
        <w:rPr>
          <w:b/>
        </w:rPr>
        <w:t>Decision:</w:t>
      </w:r>
      <w:r>
        <w:t xml:space="preserve"> LS is for </w:t>
      </w:r>
      <w:r>
        <w:rPr>
          <w:highlight w:val="cyan"/>
        </w:rPr>
        <w:t>e</w:t>
      </w:r>
      <w:r w:rsidRPr="00007B1B">
        <w:rPr>
          <w:highlight w:val="cyan"/>
        </w:rPr>
        <w:t>mail approval till 5/31 – Yufei (Ericsson)</w:t>
      </w:r>
    </w:p>
    <w:p w14:paraId="7A87D52F" w14:textId="684DB8F4" w:rsidR="00007B1B" w:rsidRDefault="00007B1B" w:rsidP="002F418A">
      <w:pPr>
        <w:ind w:left="720" w:hanging="720"/>
        <w:rPr>
          <w:lang w:eastAsia="x-none"/>
        </w:rPr>
      </w:pPr>
    </w:p>
    <w:p w14:paraId="08BD572A" w14:textId="77777777" w:rsidR="00007B1B" w:rsidRPr="002F418A" w:rsidRDefault="00007B1B" w:rsidP="002F418A">
      <w:pPr>
        <w:ind w:left="720" w:hanging="720"/>
        <w:rPr>
          <w:lang w:eastAsia="x-none"/>
        </w:rPr>
      </w:pPr>
    </w:p>
    <w:p w14:paraId="4608809F" w14:textId="04CE78E5" w:rsidR="002F418A" w:rsidRPr="002F418A" w:rsidRDefault="002F418A" w:rsidP="002F418A">
      <w:pPr>
        <w:ind w:left="720" w:hanging="720"/>
        <w:rPr>
          <w:szCs w:val="20"/>
          <w:lang w:eastAsia="x-none"/>
        </w:rPr>
      </w:pPr>
      <w:r w:rsidRPr="002F418A">
        <w:rPr>
          <w:szCs w:val="20"/>
          <w:highlight w:val="green"/>
          <w:lang w:eastAsia="x-none"/>
        </w:rPr>
        <w:t>Agreement</w:t>
      </w:r>
      <w:r w:rsidRPr="002F418A">
        <w:rPr>
          <w:szCs w:val="20"/>
          <w:lang w:eastAsia="x-none"/>
        </w:rPr>
        <w:t>:</w:t>
      </w:r>
    </w:p>
    <w:p w14:paraId="4F3B3E3C" w14:textId="77777777" w:rsidR="002F418A" w:rsidRPr="002F418A" w:rsidRDefault="002F418A" w:rsidP="00613418">
      <w:pPr>
        <w:pStyle w:val="ListParagraph"/>
        <w:numPr>
          <w:ilvl w:val="0"/>
          <w:numId w:val="101"/>
        </w:numPr>
        <w:rPr>
          <w:u w:val="single"/>
        </w:rPr>
      </w:pPr>
      <w:r w:rsidRPr="002F418A">
        <w:t>Lowest SE entry for the new CQI table is 30/1024 * 2</w:t>
      </w:r>
    </w:p>
    <w:p w14:paraId="2ECF61E8" w14:textId="4DC09FF7" w:rsidR="002F418A" w:rsidRPr="002F418A" w:rsidRDefault="002F418A" w:rsidP="002F418A">
      <w:pPr>
        <w:ind w:left="720" w:hanging="720"/>
        <w:rPr>
          <w:szCs w:val="20"/>
          <w:lang w:eastAsia="x-none"/>
        </w:rPr>
      </w:pPr>
      <w:r w:rsidRPr="002F418A">
        <w:rPr>
          <w:szCs w:val="20"/>
          <w:highlight w:val="green"/>
          <w:lang w:eastAsia="x-none"/>
        </w:rPr>
        <w:t>Agreement</w:t>
      </w:r>
      <w:r w:rsidRPr="002F418A">
        <w:rPr>
          <w:szCs w:val="20"/>
          <w:lang w:eastAsia="x-none"/>
        </w:rPr>
        <w:t>:</w:t>
      </w:r>
    </w:p>
    <w:p w14:paraId="64EBE083" w14:textId="77777777" w:rsidR="002F418A" w:rsidRPr="002F418A" w:rsidRDefault="002F418A" w:rsidP="00613418">
      <w:pPr>
        <w:pStyle w:val="ListParagraph"/>
        <w:numPr>
          <w:ilvl w:val="0"/>
          <w:numId w:val="101"/>
        </w:numPr>
      </w:pPr>
      <w:r w:rsidRPr="002F418A">
        <w:t>The CQI table for URLLC with target BLER of 10^-5 is:</w:t>
      </w:r>
    </w:p>
    <w:tbl>
      <w:tblPr>
        <w:tblW w:w="0" w:type="auto"/>
        <w:jc w:val="center"/>
        <w:tblCellMar>
          <w:left w:w="0" w:type="dxa"/>
          <w:right w:w="0" w:type="dxa"/>
        </w:tblCellMar>
        <w:tblLook w:val="0000" w:firstRow="0" w:lastRow="0" w:firstColumn="0" w:lastColumn="0" w:noHBand="0" w:noVBand="0"/>
      </w:tblPr>
      <w:tblGrid>
        <w:gridCol w:w="1354"/>
        <w:gridCol w:w="1228"/>
        <w:gridCol w:w="1761"/>
        <w:gridCol w:w="1116"/>
      </w:tblGrid>
      <w:tr w:rsidR="002F418A" w:rsidRPr="002F418A" w14:paraId="2B7565F8" w14:textId="77777777" w:rsidTr="002F418A">
        <w:trPr>
          <w:jc w:val="center"/>
        </w:trPr>
        <w:tc>
          <w:tcPr>
            <w:tcW w:w="1155" w:type="dxa"/>
            <w:tcBorders>
              <w:top w:val="single" w:sz="8" w:space="0" w:color="auto"/>
              <w:left w:val="single" w:sz="8" w:space="0" w:color="auto"/>
              <w:bottom w:val="double" w:sz="4" w:space="0" w:color="auto"/>
              <w:right w:val="single" w:sz="8" w:space="0" w:color="auto"/>
            </w:tcBorders>
            <w:shd w:val="clear" w:color="auto" w:fill="E0E0E0"/>
            <w:tcMar>
              <w:top w:w="0" w:type="dxa"/>
              <w:left w:w="108" w:type="dxa"/>
              <w:bottom w:w="0" w:type="dxa"/>
              <w:right w:w="108" w:type="dxa"/>
            </w:tcMar>
          </w:tcPr>
          <w:p w14:paraId="4810FC9F" w14:textId="77777777" w:rsidR="002F418A" w:rsidRPr="002F418A" w:rsidRDefault="002F418A" w:rsidP="002F418A">
            <w:pPr>
              <w:keepNext/>
              <w:keepLines/>
              <w:ind w:left="720" w:hanging="720"/>
              <w:jc w:val="center"/>
              <w:rPr>
                <w:rFonts w:ascii="Arial" w:eastAsia="Times New Roman" w:hAnsi="Arial"/>
                <w:b/>
                <w:color w:val="000000"/>
                <w:sz w:val="16"/>
                <w:szCs w:val="16"/>
              </w:rPr>
            </w:pPr>
            <w:r w:rsidRPr="002F418A">
              <w:rPr>
                <w:rFonts w:ascii="Arial" w:eastAsia="Times New Roman" w:hAnsi="Arial"/>
                <w:b/>
                <w:color w:val="000000"/>
                <w:sz w:val="16"/>
                <w:szCs w:val="16"/>
              </w:rPr>
              <w:lastRenderedPageBreak/>
              <w:t>CQI index</w:t>
            </w:r>
          </w:p>
        </w:tc>
        <w:tc>
          <w:tcPr>
            <w:tcW w:w="1228" w:type="dxa"/>
            <w:tcBorders>
              <w:top w:val="single" w:sz="8" w:space="0" w:color="auto"/>
              <w:left w:val="nil"/>
              <w:bottom w:val="double" w:sz="4" w:space="0" w:color="auto"/>
              <w:right w:val="single" w:sz="8" w:space="0" w:color="auto"/>
            </w:tcBorders>
            <w:shd w:val="clear" w:color="auto" w:fill="E0E0E0"/>
            <w:tcMar>
              <w:top w:w="0" w:type="dxa"/>
              <w:left w:w="108" w:type="dxa"/>
              <w:bottom w:w="0" w:type="dxa"/>
              <w:right w:w="108" w:type="dxa"/>
            </w:tcMar>
          </w:tcPr>
          <w:p w14:paraId="4EB84357" w14:textId="77777777" w:rsidR="002F418A" w:rsidRPr="002F418A" w:rsidRDefault="002F418A" w:rsidP="002F418A">
            <w:pPr>
              <w:keepNext/>
              <w:keepLines/>
              <w:ind w:left="720" w:hanging="720"/>
              <w:jc w:val="center"/>
              <w:rPr>
                <w:rFonts w:ascii="Arial" w:eastAsia="Times New Roman" w:hAnsi="Arial"/>
                <w:b/>
                <w:color w:val="000000"/>
                <w:sz w:val="16"/>
                <w:szCs w:val="16"/>
              </w:rPr>
            </w:pPr>
            <w:r w:rsidRPr="002F418A">
              <w:rPr>
                <w:rFonts w:ascii="Arial" w:eastAsia="Times New Roman" w:hAnsi="Arial"/>
                <w:b/>
                <w:color w:val="000000"/>
                <w:sz w:val="16"/>
                <w:szCs w:val="16"/>
              </w:rPr>
              <w:t>modulation</w:t>
            </w:r>
          </w:p>
        </w:tc>
        <w:tc>
          <w:tcPr>
            <w:tcW w:w="1761" w:type="dxa"/>
            <w:tcBorders>
              <w:top w:val="single" w:sz="8" w:space="0" w:color="auto"/>
              <w:left w:val="nil"/>
              <w:bottom w:val="double" w:sz="4" w:space="0" w:color="auto"/>
              <w:right w:val="single" w:sz="8" w:space="0" w:color="auto"/>
            </w:tcBorders>
            <w:shd w:val="clear" w:color="auto" w:fill="E0E0E0"/>
            <w:tcMar>
              <w:top w:w="0" w:type="dxa"/>
              <w:left w:w="108" w:type="dxa"/>
              <w:bottom w:w="0" w:type="dxa"/>
              <w:right w:w="108" w:type="dxa"/>
            </w:tcMar>
          </w:tcPr>
          <w:p w14:paraId="0DFC49CF" w14:textId="77777777" w:rsidR="002F418A" w:rsidRPr="002F418A" w:rsidRDefault="002F418A" w:rsidP="002F418A">
            <w:pPr>
              <w:keepNext/>
              <w:keepLines/>
              <w:ind w:left="720" w:hanging="720"/>
              <w:jc w:val="center"/>
              <w:rPr>
                <w:rFonts w:ascii="Arial" w:eastAsia="Times New Roman" w:hAnsi="Arial"/>
                <w:b/>
                <w:color w:val="000000"/>
                <w:sz w:val="16"/>
                <w:szCs w:val="16"/>
              </w:rPr>
            </w:pPr>
            <w:r w:rsidRPr="002F418A">
              <w:rPr>
                <w:rFonts w:ascii="Arial" w:eastAsia="Times New Roman" w:hAnsi="Arial"/>
                <w:b/>
                <w:color w:val="000000"/>
                <w:sz w:val="16"/>
                <w:szCs w:val="16"/>
              </w:rPr>
              <w:t>code rate x 1024</w:t>
            </w:r>
          </w:p>
        </w:tc>
        <w:tc>
          <w:tcPr>
            <w:tcW w:w="1116" w:type="dxa"/>
            <w:tcBorders>
              <w:top w:val="single" w:sz="8" w:space="0" w:color="auto"/>
              <w:left w:val="nil"/>
              <w:bottom w:val="double" w:sz="4" w:space="0" w:color="auto"/>
              <w:right w:val="single" w:sz="8" w:space="0" w:color="auto"/>
            </w:tcBorders>
            <w:shd w:val="clear" w:color="auto" w:fill="E0E0E0"/>
            <w:tcMar>
              <w:top w:w="0" w:type="dxa"/>
              <w:left w:w="108" w:type="dxa"/>
              <w:bottom w:w="0" w:type="dxa"/>
              <w:right w:w="108" w:type="dxa"/>
            </w:tcMar>
          </w:tcPr>
          <w:p w14:paraId="22A83E94" w14:textId="77777777" w:rsidR="002F418A" w:rsidRPr="002F418A" w:rsidRDefault="002F418A" w:rsidP="002F418A">
            <w:pPr>
              <w:keepNext/>
              <w:keepLines/>
              <w:ind w:left="720" w:hanging="720"/>
              <w:jc w:val="center"/>
              <w:rPr>
                <w:rFonts w:ascii="Arial" w:eastAsia="Times New Roman" w:hAnsi="Arial"/>
                <w:b/>
                <w:color w:val="000000"/>
                <w:sz w:val="16"/>
                <w:szCs w:val="16"/>
              </w:rPr>
            </w:pPr>
            <w:r w:rsidRPr="002F418A">
              <w:rPr>
                <w:rFonts w:ascii="Arial" w:eastAsia="Times New Roman" w:hAnsi="Arial"/>
                <w:b/>
                <w:color w:val="000000"/>
                <w:sz w:val="16"/>
                <w:szCs w:val="16"/>
              </w:rPr>
              <w:t>efficiency</w:t>
            </w:r>
          </w:p>
        </w:tc>
      </w:tr>
      <w:tr w:rsidR="002F418A" w:rsidRPr="002F418A" w14:paraId="30295C5E" w14:textId="77777777" w:rsidTr="002F418A">
        <w:trPr>
          <w:jc w:val="center"/>
        </w:trPr>
        <w:tc>
          <w:tcPr>
            <w:tcW w:w="1155" w:type="dxa"/>
            <w:tcBorders>
              <w:top w:val="double" w:sz="4"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1D5A965"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0</w:t>
            </w:r>
          </w:p>
        </w:tc>
        <w:tc>
          <w:tcPr>
            <w:tcW w:w="4105" w:type="dxa"/>
            <w:gridSpan w:val="3"/>
            <w:tcBorders>
              <w:top w:val="nil"/>
              <w:left w:val="nil"/>
              <w:bottom w:val="single" w:sz="8" w:space="0" w:color="auto"/>
              <w:right w:val="single" w:sz="8" w:space="0" w:color="auto"/>
            </w:tcBorders>
            <w:tcMar>
              <w:top w:w="0" w:type="dxa"/>
              <w:left w:w="108" w:type="dxa"/>
              <w:bottom w:w="0" w:type="dxa"/>
              <w:right w:w="108" w:type="dxa"/>
            </w:tcMar>
          </w:tcPr>
          <w:p w14:paraId="0CD05A6A"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out of range</w:t>
            </w:r>
          </w:p>
        </w:tc>
      </w:tr>
      <w:tr w:rsidR="002F418A" w:rsidRPr="002F418A" w14:paraId="1A5FBFDB" w14:textId="77777777" w:rsidTr="002F418A">
        <w:trPr>
          <w:jc w:val="center"/>
        </w:trPr>
        <w:tc>
          <w:tcPr>
            <w:tcW w:w="115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3DC93D0B" w14:textId="77777777" w:rsidR="002F418A" w:rsidRPr="002F418A" w:rsidRDefault="002F418A" w:rsidP="002F418A">
            <w:pPr>
              <w:keepNext/>
              <w:keepLines/>
              <w:ind w:left="720" w:hanging="720"/>
              <w:jc w:val="center"/>
              <w:rPr>
                <w:rFonts w:ascii="Arial" w:eastAsia="Times New Roman" w:hAnsi="Arial"/>
                <w:color w:val="FF0000"/>
                <w:sz w:val="16"/>
                <w:szCs w:val="16"/>
                <w:u w:val="single"/>
              </w:rPr>
            </w:pPr>
            <w:r w:rsidRPr="002F418A">
              <w:rPr>
                <w:rFonts w:ascii="Arial" w:eastAsia="Times New Roman" w:hAnsi="Arial"/>
                <w:color w:val="FF0000"/>
                <w:sz w:val="16"/>
                <w:szCs w:val="16"/>
                <w:u w:val="single"/>
              </w:rPr>
              <w:t>1</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6C379FFE" w14:textId="77777777" w:rsidR="002F418A" w:rsidRPr="002F418A" w:rsidRDefault="002F418A" w:rsidP="002F418A">
            <w:pPr>
              <w:keepNext/>
              <w:keepLines/>
              <w:ind w:left="720" w:hanging="720"/>
              <w:jc w:val="center"/>
              <w:rPr>
                <w:rFonts w:ascii="Arial" w:eastAsia="Times New Roman" w:hAnsi="Arial"/>
                <w:color w:val="FF0000"/>
                <w:sz w:val="16"/>
                <w:szCs w:val="16"/>
                <w:u w:val="single"/>
              </w:rPr>
            </w:pPr>
            <w:r w:rsidRPr="002F418A">
              <w:rPr>
                <w:rFonts w:ascii="Arial" w:eastAsia="Times New Roman" w:hAnsi="Arial"/>
                <w:color w:val="FF0000"/>
                <w:sz w:val="16"/>
                <w:szCs w:val="16"/>
                <w:u w:val="single"/>
              </w:rPr>
              <w:t>Q</w:t>
            </w:r>
            <w:r w:rsidRPr="002F418A">
              <w:rPr>
                <w:rFonts w:ascii="Arial" w:eastAsia="Times New Roman" w:hAnsi="Arial" w:hint="eastAsia"/>
                <w:color w:val="FF0000"/>
                <w:sz w:val="16"/>
                <w:szCs w:val="16"/>
                <w:u w:val="single"/>
              </w:rPr>
              <w:t>PSK</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2D01BAAD" w14:textId="77777777" w:rsidR="002F418A" w:rsidRPr="002F418A" w:rsidRDefault="002F418A" w:rsidP="002F418A">
            <w:pPr>
              <w:keepNext/>
              <w:keepLines/>
              <w:ind w:left="720" w:hanging="720"/>
              <w:jc w:val="center"/>
              <w:rPr>
                <w:rFonts w:ascii="Arial" w:eastAsia="Times New Roman" w:hAnsi="Arial"/>
                <w:color w:val="FF0000"/>
                <w:sz w:val="16"/>
                <w:szCs w:val="16"/>
                <w:u w:val="single"/>
              </w:rPr>
            </w:pPr>
            <w:r w:rsidRPr="002F418A">
              <w:rPr>
                <w:rFonts w:ascii="Arial" w:eastAsia="Times New Roman" w:hAnsi="Arial"/>
                <w:color w:val="FF0000"/>
                <w:sz w:val="16"/>
                <w:szCs w:val="16"/>
                <w:u w:val="single"/>
              </w:rPr>
              <w:t>30</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36634BCD" w14:textId="77777777" w:rsidR="002F418A" w:rsidRPr="002F418A" w:rsidRDefault="002F418A" w:rsidP="002F418A">
            <w:pPr>
              <w:keepNext/>
              <w:keepLines/>
              <w:ind w:left="720" w:hanging="720"/>
              <w:jc w:val="center"/>
              <w:rPr>
                <w:rFonts w:ascii="Arial" w:eastAsia="Times New Roman" w:hAnsi="Arial"/>
                <w:color w:val="FF0000"/>
                <w:sz w:val="16"/>
                <w:szCs w:val="16"/>
              </w:rPr>
            </w:pPr>
            <w:r w:rsidRPr="002F418A">
              <w:rPr>
                <w:rFonts w:ascii="Arial" w:eastAsia="Times New Roman" w:hAnsi="Arial"/>
                <w:color w:val="FF0000"/>
                <w:sz w:val="16"/>
                <w:szCs w:val="16"/>
              </w:rPr>
              <w:t>0.0586</w:t>
            </w:r>
          </w:p>
        </w:tc>
      </w:tr>
      <w:tr w:rsidR="002F418A" w:rsidRPr="002F418A" w14:paraId="55149704" w14:textId="77777777" w:rsidTr="002F418A">
        <w:trPr>
          <w:jc w:val="center"/>
        </w:trPr>
        <w:tc>
          <w:tcPr>
            <w:tcW w:w="115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664FF9DE" w14:textId="77777777" w:rsidR="002F418A" w:rsidRPr="002F418A" w:rsidRDefault="002F418A" w:rsidP="002F418A">
            <w:pPr>
              <w:keepNext/>
              <w:keepLines/>
              <w:ind w:left="720" w:hanging="720"/>
              <w:jc w:val="center"/>
              <w:rPr>
                <w:rFonts w:ascii="Arial" w:eastAsia="Times New Roman" w:hAnsi="Arial"/>
                <w:color w:val="FF0000"/>
                <w:sz w:val="16"/>
                <w:szCs w:val="16"/>
                <w:u w:val="single"/>
              </w:rPr>
            </w:pPr>
            <w:r w:rsidRPr="002F418A">
              <w:rPr>
                <w:rFonts w:ascii="Arial" w:eastAsia="Times New Roman" w:hAnsi="Arial"/>
                <w:color w:val="FF0000"/>
                <w:sz w:val="16"/>
                <w:szCs w:val="16"/>
                <w:u w:val="single"/>
              </w:rPr>
              <w:t>2</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2531942A" w14:textId="77777777" w:rsidR="002F418A" w:rsidRPr="002F418A" w:rsidRDefault="002F418A" w:rsidP="002F418A">
            <w:pPr>
              <w:keepNext/>
              <w:keepLines/>
              <w:ind w:left="720" w:hanging="720"/>
              <w:jc w:val="center"/>
              <w:rPr>
                <w:rFonts w:ascii="Arial" w:eastAsia="Times New Roman" w:hAnsi="Arial"/>
                <w:color w:val="FF0000"/>
                <w:sz w:val="16"/>
                <w:szCs w:val="16"/>
                <w:u w:val="single"/>
              </w:rPr>
            </w:pPr>
            <w:r w:rsidRPr="002F418A">
              <w:rPr>
                <w:rFonts w:ascii="Arial" w:eastAsia="Times New Roman" w:hAnsi="Arial"/>
                <w:color w:val="FF0000"/>
                <w:sz w:val="16"/>
                <w:szCs w:val="16"/>
                <w:u w:val="single"/>
              </w:rPr>
              <w:t>Q</w:t>
            </w:r>
            <w:r w:rsidRPr="002F418A">
              <w:rPr>
                <w:rFonts w:ascii="Arial" w:eastAsia="Times New Roman" w:hAnsi="Arial" w:hint="eastAsia"/>
                <w:color w:val="FF0000"/>
                <w:sz w:val="16"/>
                <w:szCs w:val="16"/>
                <w:u w:val="single"/>
              </w:rPr>
              <w:t>PSK</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7A0DD2EA" w14:textId="77777777" w:rsidR="002F418A" w:rsidRPr="002F418A" w:rsidRDefault="002F418A" w:rsidP="002F418A">
            <w:pPr>
              <w:keepNext/>
              <w:keepLines/>
              <w:ind w:left="720" w:hanging="720"/>
              <w:jc w:val="center"/>
              <w:rPr>
                <w:rFonts w:ascii="Arial" w:eastAsia="Times New Roman" w:hAnsi="Arial"/>
                <w:color w:val="FF0000"/>
                <w:sz w:val="16"/>
                <w:szCs w:val="16"/>
                <w:u w:val="single"/>
              </w:rPr>
            </w:pPr>
            <w:r w:rsidRPr="002F418A">
              <w:rPr>
                <w:rFonts w:ascii="Arial" w:eastAsia="Times New Roman" w:hAnsi="Arial"/>
                <w:color w:val="FF0000"/>
                <w:sz w:val="16"/>
                <w:szCs w:val="16"/>
                <w:u w:val="single"/>
              </w:rPr>
              <w:t>50</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7F615C08" w14:textId="77777777" w:rsidR="002F418A" w:rsidRPr="002F418A" w:rsidRDefault="002F418A" w:rsidP="002F418A">
            <w:pPr>
              <w:keepNext/>
              <w:keepLines/>
              <w:ind w:left="720" w:hanging="720"/>
              <w:jc w:val="center"/>
              <w:rPr>
                <w:rFonts w:ascii="Arial" w:eastAsia="Times New Roman" w:hAnsi="Arial"/>
                <w:color w:val="FF0000"/>
                <w:sz w:val="16"/>
                <w:szCs w:val="16"/>
              </w:rPr>
            </w:pPr>
            <w:r w:rsidRPr="002F418A">
              <w:rPr>
                <w:rFonts w:ascii="Arial" w:eastAsia="Times New Roman" w:hAnsi="Arial"/>
                <w:color w:val="FF0000"/>
                <w:sz w:val="16"/>
                <w:szCs w:val="16"/>
              </w:rPr>
              <w:t>0.0977</w:t>
            </w:r>
          </w:p>
        </w:tc>
      </w:tr>
      <w:tr w:rsidR="002F418A" w:rsidRPr="002F418A" w14:paraId="02D06F67" w14:textId="77777777" w:rsidTr="002F418A">
        <w:trPr>
          <w:jc w:val="center"/>
        </w:trPr>
        <w:tc>
          <w:tcPr>
            <w:tcW w:w="115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11F254E4"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3</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18AF598A"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Q</w:t>
            </w:r>
            <w:r w:rsidRPr="002F418A">
              <w:rPr>
                <w:rFonts w:ascii="Arial" w:eastAsia="Times New Roman" w:hAnsi="Arial" w:hint="eastAsia"/>
                <w:color w:val="000000"/>
                <w:sz w:val="16"/>
                <w:szCs w:val="16"/>
              </w:rPr>
              <w:t>PSK</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1A0ACB24"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78</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2B1FECE9"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0.1523</w:t>
            </w:r>
          </w:p>
        </w:tc>
      </w:tr>
      <w:tr w:rsidR="002F418A" w:rsidRPr="002F418A" w14:paraId="2A635D91" w14:textId="77777777" w:rsidTr="002F418A">
        <w:trPr>
          <w:jc w:val="center"/>
        </w:trPr>
        <w:tc>
          <w:tcPr>
            <w:tcW w:w="115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114E8435"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4</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0C32AB2B"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Q</w:t>
            </w:r>
            <w:r w:rsidRPr="002F418A">
              <w:rPr>
                <w:rFonts w:ascii="Arial" w:eastAsia="Times New Roman" w:hAnsi="Arial" w:hint="eastAsia"/>
                <w:color w:val="000000"/>
                <w:sz w:val="16"/>
                <w:szCs w:val="16"/>
              </w:rPr>
              <w:t>PSK</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0EDD46CC"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120</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59F1C019"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0.2344</w:t>
            </w:r>
          </w:p>
        </w:tc>
      </w:tr>
      <w:tr w:rsidR="002F418A" w:rsidRPr="002F418A" w14:paraId="75CECBC3" w14:textId="77777777" w:rsidTr="002F418A">
        <w:trPr>
          <w:jc w:val="center"/>
        </w:trPr>
        <w:tc>
          <w:tcPr>
            <w:tcW w:w="115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41095F63"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5</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1F9D3F65"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Q</w:t>
            </w:r>
            <w:r w:rsidRPr="002F418A">
              <w:rPr>
                <w:rFonts w:ascii="Arial" w:eastAsia="Times New Roman" w:hAnsi="Arial" w:hint="eastAsia"/>
                <w:color w:val="000000"/>
                <w:sz w:val="16"/>
                <w:szCs w:val="16"/>
              </w:rPr>
              <w:t>PSK</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6E95C4C7"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193</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02AB0440"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0.3770</w:t>
            </w:r>
          </w:p>
        </w:tc>
      </w:tr>
      <w:tr w:rsidR="002F418A" w:rsidRPr="002F418A" w14:paraId="4B91175F" w14:textId="77777777" w:rsidTr="002F418A">
        <w:trPr>
          <w:jc w:val="center"/>
        </w:trPr>
        <w:tc>
          <w:tcPr>
            <w:tcW w:w="1155" w:type="dxa"/>
            <w:tcBorders>
              <w:top w:val="nil"/>
              <w:left w:val="single" w:sz="8" w:space="0" w:color="auto"/>
              <w:bottom w:val="double" w:sz="4" w:space="0" w:color="auto"/>
              <w:right w:val="single" w:sz="8" w:space="0" w:color="auto"/>
            </w:tcBorders>
            <w:shd w:val="clear" w:color="auto" w:fill="auto"/>
            <w:tcMar>
              <w:top w:w="0" w:type="dxa"/>
              <w:left w:w="108" w:type="dxa"/>
              <w:bottom w:w="0" w:type="dxa"/>
              <w:right w:w="108" w:type="dxa"/>
            </w:tcMar>
          </w:tcPr>
          <w:p w14:paraId="196BE0BF"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6</w:t>
            </w:r>
          </w:p>
        </w:tc>
        <w:tc>
          <w:tcPr>
            <w:tcW w:w="1228" w:type="dxa"/>
            <w:tcBorders>
              <w:top w:val="nil"/>
              <w:left w:val="nil"/>
              <w:bottom w:val="double" w:sz="4" w:space="0" w:color="auto"/>
              <w:right w:val="single" w:sz="8" w:space="0" w:color="auto"/>
            </w:tcBorders>
            <w:tcMar>
              <w:top w:w="0" w:type="dxa"/>
              <w:left w:w="108" w:type="dxa"/>
              <w:bottom w:w="0" w:type="dxa"/>
              <w:right w:w="108" w:type="dxa"/>
            </w:tcMar>
          </w:tcPr>
          <w:p w14:paraId="5A99AEF7"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Q</w:t>
            </w:r>
            <w:r w:rsidRPr="002F418A">
              <w:rPr>
                <w:rFonts w:ascii="Arial" w:eastAsia="Times New Roman" w:hAnsi="Arial" w:hint="eastAsia"/>
                <w:color w:val="000000"/>
                <w:sz w:val="16"/>
                <w:szCs w:val="16"/>
              </w:rPr>
              <w:t>PSK</w:t>
            </w:r>
          </w:p>
        </w:tc>
        <w:tc>
          <w:tcPr>
            <w:tcW w:w="1761" w:type="dxa"/>
            <w:tcBorders>
              <w:top w:val="nil"/>
              <w:left w:val="nil"/>
              <w:bottom w:val="double" w:sz="4" w:space="0" w:color="auto"/>
              <w:right w:val="single" w:sz="8" w:space="0" w:color="auto"/>
            </w:tcBorders>
            <w:tcMar>
              <w:top w:w="0" w:type="dxa"/>
              <w:left w:w="108" w:type="dxa"/>
              <w:bottom w:w="0" w:type="dxa"/>
              <w:right w:w="108" w:type="dxa"/>
            </w:tcMar>
          </w:tcPr>
          <w:p w14:paraId="54DA20AE"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308</w:t>
            </w:r>
          </w:p>
        </w:tc>
        <w:tc>
          <w:tcPr>
            <w:tcW w:w="1116" w:type="dxa"/>
            <w:tcBorders>
              <w:top w:val="nil"/>
              <w:left w:val="nil"/>
              <w:bottom w:val="double" w:sz="4" w:space="0" w:color="auto"/>
              <w:right w:val="single" w:sz="8" w:space="0" w:color="auto"/>
            </w:tcBorders>
            <w:tcMar>
              <w:top w:w="0" w:type="dxa"/>
              <w:left w:w="108" w:type="dxa"/>
              <w:bottom w:w="0" w:type="dxa"/>
              <w:right w:w="108" w:type="dxa"/>
            </w:tcMar>
          </w:tcPr>
          <w:p w14:paraId="4F24A314"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0.6016</w:t>
            </w:r>
          </w:p>
        </w:tc>
      </w:tr>
      <w:tr w:rsidR="002F418A" w:rsidRPr="002F418A" w14:paraId="16950BEE" w14:textId="77777777" w:rsidTr="002F418A">
        <w:trPr>
          <w:jc w:val="center"/>
        </w:trPr>
        <w:tc>
          <w:tcPr>
            <w:tcW w:w="115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183A80F0"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7</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17714078"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Q</w:t>
            </w:r>
            <w:r w:rsidRPr="002F418A">
              <w:rPr>
                <w:rFonts w:ascii="Arial" w:eastAsia="Times New Roman" w:hAnsi="Arial" w:hint="eastAsia"/>
                <w:color w:val="000000"/>
                <w:sz w:val="16"/>
                <w:szCs w:val="16"/>
              </w:rPr>
              <w:t>PSK</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6EC307CB"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449</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4B0EEC88"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0.8770</w:t>
            </w:r>
          </w:p>
        </w:tc>
      </w:tr>
      <w:tr w:rsidR="002F418A" w:rsidRPr="002F418A" w14:paraId="332FAA66" w14:textId="77777777" w:rsidTr="002F418A">
        <w:trPr>
          <w:jc w:val="center"/>
        </w:trPr>
        <w:tc>
          <w:tcPr>
            <w:tcW w:w="115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6EF759DD"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8</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223F5A2A"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Q</w:t>
            </w:r>
            <w:r w:rsidRPr="002F418A">
              <w:rPr>
                <w:rFonts w:ascii="Arial" w:eastAsia="Times New Roman" w:hAnsi="Arial" w:hint="eastAsia"/>
                <w:color w:val="000000"/>
                <w:sz w:val="16"/>
                <w:szCs w:val="16"/>
              </w:rPr>
              <w:t>PSK</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7372BFDE"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602</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143793D9"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1.1758</w:t>
            </w:r>
          </w:p>
        </w:tc>
      </w:tr>
      <w:tr w:rsidR="002F418A" w:rsidRPr="002F418A" w14:paraId="6B41235E" w14:textId="77777777" w:rsidTr="002F418A">
        <w:trPr>
          <w:jc w:val="center"/>
        </w:trPr>
        <w:tc>
          <w:tcPr>
            <w:tcW w:w="1155" w:type="dxa"/>
            <w:tcBorders>
              <w:top w:val="nil"/>
              <w:left w:val="single" w:sz="8" w:space="0" w:color="auto"/>
              <w:bottom w:val="double" w:sz="4" w:space="0" w:color="auto"/>
              <w:right w:val="single" w:sz="8" w:space="0" w:color="auto"/>
            </w:tcBorders>
            <w:shd w:val="clear" w:color="auto" w:fill="auto"/>
            <w:tcMar>
              <w:top w:w="0" w:type="dxa"/>
              <w:left w:w="108" w:type="dxa"/>
              <w:bottom w:w="0" w:type="dxa"/>
              <w:right w:w="108" w:type="dxa"/>
            </w:tcMar>
          </w:tcPr>
          <w:p w14:paraId="46A8D83B"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9</w:t>
            </w:r>
          </w:p>
        </w:tc>
        <w:tc>
          <w:tcPr>
            <w:tcW w:w="1228" w:type="dxa"/>
            <w:tcBorders>
              <w:top w:val="nil"/>
              <w:left w:val="nil"/>
              <w:bottom w:val="double" w:sz="4" w:space="0" w:color="auto"/>
              <w:right w:val="single" w:sz="8" w:space="0" w:color="auto"/>
            </w:tcBorders>
            <w:tcMar>
              <w:top w:w="0" w:type="dxa"/>
              <w:left w:w="108" w:type="dxa"/>
              <w:bottom w:w="0" w:type="dxa"/>
              <w:right w:w="108" w:type="dxa"/>
            </w:tcMar>
          </w:tcPr>
          <w:p w14:paraId="567C2CB8"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16Q</w:t>
            </w:r>
            <w:r w:rsidRPr="002F418A">
              <w:rPr>
                <w:rFonts w:ascii="Arial" w:eastAsia="Times New Roman" w:hAnsi="Arial" w:hint="eastAsia"/>
                <w:color w:val="000000"/>
                <w:sz w:val="16"/>
                <w:szCs w:val="16"/>
              </w:rPr>
              <w:t>AM</w:t>
            </w:r>
          </w:p>
        </w:tc>
        <w:tc>
          <w:tcPr>
            <w:tcW w:w="1761" w:type="dxa"/>
            <w:tcBorders>
              <w:top w:val="nil"/>
              <w:left w:val="nil"/>
              <w:bottom w:val="double" w:sz="4" w:space="0" w:color="auto"/>
              <w:right w:val="single" w:sz="8" w:space="0" w:color="auto"/>
            </w:tcBorders>
            <w:tcMar>
              <w:top w:w="0" w:type="dxa"/>
              <w:left w:w="108" w:type="dxa"/>
              <w:bottom w:w="0" w:type="dxa"/>
              <w:right w:w="108" w:type="dxa"/>
            </w:tcMar>
          </w:tcPr>
          <w:p w14:paraId="74CC6E26"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378</w:t>
            </w:r>
          </w:p>
        </w:tc>
        <w:tc>
          <w:tcPr>
            <w:tcW w:w="1116" w:type="dxa"/>
            <w:tcBorders>
              <w:top w:val="nil"/>
              <w:left w:val="nil"/>
              <w:bottom w:val="double" w:sz="4" w:space="0" w:color="auto"/>
              <w:right w:val="single" w:sz="8" w:space="0" w:color="auto"/>
            </w:tcBorders>
            <w:tcMar>
              <w:top w:w="0" w:type="dxa"/>
              <w:left w:w="108" w:type="dxa"/>
              <w:bottom w:w="0" w:type="dxa"/>
              <w:right w:w="108" w:type="dxa"/>
            </w:tcMar>
          </w:tcPr>
          <w:p w14:paraId="61AAA9CE"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1.4766</w:t>
            </w:r>
          </w:p>
        </w:tc>
      </w:tr>
      <w:tr w:rsidR="002F418A" w:rsidRPr="002F418A" w14:paraId="17F9F776" w14:textId="77777777" w:rsidTr="002F418A">
        <w:trPr>
          <w:jc w:val="center"/>
        </w:trPr>
        <w:tc>
          <w:tcPr>
            <w:tcW w:w="115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3CF6BDB1"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10</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60D8028B"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16Q</w:t>
            </w:r>
            <w:r w:rsidRPr="002F418A">
              <w:rPr>
                <w:rFonts w:ascii="Arial" w:eastAsia="Times New Roman" w:hAnsi="Arial" w:hint="eastAsia"/>
                <w:color w:val="000000"/>
                <w:sz w:val="16"/>
                <w:szCs w:val="16"/>
              </w:rPr>
              <w:t>AM</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59E68721"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490</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7BDAE7C2"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1.9141</w:t>
            </w:r>
          </w:p>
        </w:tc>
      </w:tr>
      <w:tr w:rsidR="002F418A" w:rsidRPr="002F418A" w14:paraId="23C0B9A4" w14:textId="77777777" w:rsidTr="002F418A">
        <w:trPr>
          <w:jc w:val="center"/>
        </w:trPr>
        <w:tc>
          <w:tcPr>
            <w:tcW w:w="115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6B97389D"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11</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2363DB91"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16Q</w:t>
            </w:r>
            <w:r w:rsidRPr="002F418A">
              <w:rPr>
                <w:rFonts w:ascii="Arial" w:eastAsia="Times New Roman" w:hAnsi="Arial" w:hint="eastAsia"/>
                <w:color w:val="000000"/>
                <w:sz w:val="16"/>
                <w:szCs w:val="16"/>
              </w:rPr>
              <w:t>AM</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48EB1F52"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616</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7F1D57DD"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2.4063</w:t>
            </w:r>
          </w:p>
        </w:tc>
      </w:tr>
      <w:tr w:rsidR="002F418A" w:rsidRPr="002F418A" w14:paraId="6662D6E8" w14:textId="77777777" w:rsidTr="002F418A">
        <w:trPr>
          <w:jc w:val="center"/>
        </w:trPr>
        <w:tc>
          <w:tcPr>
            <w:tcW w:w="115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339E81E6"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12</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62EA2CAB"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64Q</w:t>
            </w:r>
            <w:r w:rsidRPr="002F418A">
              <w:rPr>
                <w:rFonts w:ascii="Arial" w:eastAsia="Times New Roman" w:hAnsi="Arial" w:hint="eastAsia"/>
                <w:color w:val="000000"/>
                <w:sz w:val="16"/>
                <w:szCs w:val="16"/>
              </w:rPr>
              <w:t>AM</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4CC08D56"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466</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11FB07B1"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2.7305</w:t>
            </w:r>
          </w:p>
        </w:tc>
      </w:tr>
      <w:tr w:rsidR="002F418A" w:rsidRPr="002F418A" w14:paraId="5481EE7C" w14:textId="77777777" w:rsidTr="002F418A">
        <w:trPr>
          <w:jc w:val="center"/>
        </w:trPr>
        <w:tc>
          <w:tcPr>
            <w:tcW w:w="115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78DB78AA"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13</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16B111AA"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64Q</w:t>
            </w:r>
            <w:r w:rsidRPr="002F418A">
              <w:rPr>
                <w:rFonts w:ascii="Arial" w:eastAsia="Times New Roman" w:hAnsi="Arial" w:hint="eastAsia"/>
                <w:color w:val="000000"/>
                <w:sz w:val="16"/>
                <w:szCs w:val="16"/>
              </w:rPr>
              <w:t>AM</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21FF5CA2"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567</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5C917D54"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3.3223</w:t>
            </w:r>
          </w:p>
        </w:tc>
      </w:tr>
      <w:tr w:rsidR="002F418A" w:rsidRPr="002F418A" w14:paraId="0CB675B0" w14:textId="77777777" w:rsidTr="002F418A">
        <w:trPr>
          <w:jc w:val="center"/>
        </w:trPr>
        <w:tc>
          <w:tcPr>
            <w:tcW w:w="115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17A6E543"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14</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78B6097D"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64Q</w:t>
            </w:r>
            <w:r w:rsidRPr="002F418A">
              <w:rPr>
                <w:rFonts w:ascii="Arial" w:eastAsia="Times New Roman" w:hAnsi="Arial" w:hint="eastAsia"/>
                <w:color w:val="000000"/>
                <w:sz w:val="16"/>
                <w:szCs w:val="16"/>
              </w:rPr>
              <w:t>AM</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7A96EB8E"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666</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0AD79D33"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3.9023</w:t>
            </w:r>
          </w:p>
        </w:tc>
      </w:tr>
      <w:tr w:rsidR="002F418A" w:rsidRPr="002F418A" w14:paraId="4F5EA11C" w14:textId="77777777" w:rsidTr="002F418A">
        <w:trPr>
          <w:jc w:val="center"/>
        </w:trPr>
        <w:tc>
          <w:tcPr>
            <w:tcW w:w="115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4ECD9157"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15</w:t>
            </w:r>
          </w:p>
        </w:tc>
        <w:tc>
          <w:tcPr>
            <w:tcW w:w="1228" w:type="dxa"/>
            <w:tcBorders>
              <w:top w:val="nil"/>
              <w:left w:val="nil"/>
              <w:bottom w:val="single" w:sz="8" w:space="0" w:color="auto"/>
              <w:right w:val="single" w:sz="8" w:space="0" w:color="auto"/>
            </w:tcBorders>
            <w:tcMar>
              <w:top w:w="0" w:type="dxa"/>
              <w:left w:w="108" w:type="dxa"/>
              <w:bottom w:w="0" w:type="dxa"/>
              <w:right w:w="108" w:type="dxa"/>
            </w:tcMar>
          </w:tcPr>
          <w:p w14:paraId="3F4D9D7B"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64Q</w:t>
            </w:r>
            <w:r w:rsidRPr="002F418A">
              <w:rPr>
                <w:rFonts w:ascii="Arial" w:eastAsia="Times New Roman" w:hAnsi="Arial" w:hint="eastAsia"/>
                <w:color w:val="000000"/>
                <w:sz w:val="16"/>
                <w:szCs w:val="16"/>
              </w:rPr>
              <w:t>AM</w:t>
            </w:r>
          </w:p>
        </w:tc>
        <w:tc>
          <w:tcPr>
            <w:tcW w:w="1761" w:type="dxa"/>
            <w:tcBorders>
              <w:top w:val="nil"/>
              <w:left w:val="nil"/>
              <w:bottom w:val="single" w:sz="8" w:space="0" w:color="auto"/>
              <w:right w:val="single" w:sz="8" w:space="0" w:color="auto"/>
            </w:tcBorders>
            <w:tcMar>
              <w:top w:w="0" w:type="dxa"/>
              <w:left w:w="108" w:type="dxa"/>
              <w:bottom w:w="0" w:type="dxa"/>
              <w:right w:w="108" w:type="dxa"/>
            </w:tcMar>
          </w:tcPr>
          <w:p w14:paraId="1F9F6096"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772</w:t>
            </w:r>
          </w:p>
        </w:tc>
        <w:tc>
          <w:tcPr>
            <w:tcW w:w="1116" w:type="dxa"/>
            <w:tcBorders>
              <w:top w:val="nil"/>
              <w:left w:val="nil"/>
              <w:bottom w:val="single" w:sz="8" w:space="0" w:color="auto"/>
              <w:right w:val="single" w:sz="8" w:space="0" w:color="auto"/>
            </w:tcBorders>
            <w:tcMar>
              <w:top w:w="0" w:type="dxa"/>
              <w:left w:w="108" w:type="dxa"/>
              <w:bottom w:w="0" w:type="dxa"/>
              <w:right w:w="108" w:type="dxa"/>
            </w:tcMar>
          </w:tcPr>
          <w:p w14:paraId="4049195B" w14:textId="77777777" w:rsidR="002F418A" w:rsidRPr="002F418A" w:rsidRDefault="002F418A" w:rsidP="002F418A">
            <w:pPr>
              <w:keepNext/>
              <w:keepLines/>
              <w:ind w:left="720" w:hanging="720"/>
              <w:jc w:val="center"/>
              <w:rPr>
                <w:rFonts w:ascii="Arial" w:eastAsia="Times New Roman" w:hAnsi="Arial"/>
                <w:color w:val="000000"/>
                <w:sz w:val="16"/>
                <w:szCs w:val="16"/>
              </w:rPr>
            </w:pPr>
            <w:r w:rsidRPr="002F418A">
              <w:rPr>
                <w:rFonts w:ascii="Arial" w:eastAsia="Times New Roman" w:hAnsi="Arial"/>
                <w:color w:val="000000"/>
                <w:sz w:val="16"/>
                <w:szCs w:val="16"/>
              </w:rPr>
              <w:t>4.5234</w:t>
            </w:r>
          </w:p>
        </w:tc>
      </w:tr>
    </w:tbl>
    <w:p w14:paraId="7C577BF8" w14:textId="77777777" w:rsidR="002F418A" w:rsidRPr="002F418A" w:rsidRDefault="002F418A" w:rsidP="002F418A">
      <w:pPr>
        <w:ind w:left="720" w:hanging="720"/>
        <w:rPr>
          <w:lang w:eastAsia="x-none"/>
        </w:rPr>
      </w:pPr>
    </w:p>
    <w:p w14:paraId="433BE044" w14:textId="171322DB" w:rsidR="002F418A" w:rsidRPr="002F418A" w:rsidRDefault="002F418A" w:rsidP="002F418A">
      <w:pPr>
        <w:ind w:left="720" w:hanging="720"/>
        <w:rPr>
          <w:szCs w:val="20"/>
          <w:lang w:eastAsia="x-none"/>
        </w:rPr>
      </w:pPr>
      <w:r w:rsidRPr="002F418A">
        <w:rPr>
          <w:szCs w:val="20"/>
          <w:highlight w:val="green"/>
          <w:lang w:eastAsia="x-none"/>
        </w:rPr>
        <w:t>Agreement</w:t>
      </w:r>
      <w:r w:rsidRPr="002F418A">
        <w:rPr>
          <w:szCs w:val="20"/>
          <w:lang w:eastAsia="x-none"/>
        </w:rPr>
        <w:t>:</w:t>
      </w:r>
    </w:p>
    <w:p w14:paraId="6B175E40" w14:textId="77777777" w:rsidR="002F418A" w:rsidRPr="002F418A" w:rsidRDefault="002F418A" w:rsidP="00613418">
      <w:pPr>
        <w:numPr>
          <w:ilvl w:val="0"/>
          <w:numId w:val="109"/>
        </w:numPr>
        <w:rPr>
          <w:szCs w:val="20"/>
        </w:rPr>
      </w:pPr>
      <w:r w:rsidRPr="002F418A">
        <w:rPr>
          <w:szCs w:val="20"/>
        </w:rPr>
        <w:t>For both CP-OFDM and DFT-s-OFDM, the new MCS table for URLLC has a size of 32 entries, and the MCS information field in DCI is 5-bit.</w:t>
      </w:r>
    </w:p>
    <w:p w14:paraId="4478FD17" w14:textId="77777777" w:rsidR="002F418A" w:rsidRPr="002F418A" w:rsidRDefault="002F418A" w:rsidP="002F418A">
      <w:pPr>
        <w:ind w:left="720" w:hanging="720"/>
      </w:pPr>
    </w:p>
    <w:p w14:paraId="709246E0" w14:textId="77777777" w:rsidR="002F418A" w:rsidRPr="002F418A" w:rsidRDefault="002F418A" w:rsidP="002F418A">
      <w:pPr>
        <w:ind w:left="720" w:hanging="720"/>
        <w:rPr>
          <w:szCs w:val="20"/>
        </w:rPr>
      </w:pPr>
      <w:r w:rsidRPr="002F418A">
        <w:rPr>
          <w:szCs w:val="20"/>
          <w:highlight w:val="green"/>
        </w:rPr>
        <w:t>Agreements</w:t>
      </w:r>
      <w:r w:rsidRPr="002F418A">
        <w:rPr>
          <w:szCs w:val="20"/>
        </w:rPr>
        <w:t>:</w:t>
      </w:r>
    </w:p>
    <w:p w14:paraId="36B5F251" w14:textId="77777777" w:rsidR="002F418A" w:rsidRPr="002F418A" w:rsidRDefault="002F418A" w:rsidP="00613418">
      <w:pPr>
        <w:numPr>
          <w:ilvl w:val="0"/>
          <w:numId w:val="126"/>
        </w:numPr>
        <w:spacing w:after="180"/>
        <w:contextualSpacing/>
        <w:rPr>
          <w:szCs w:val="20"/>
          <w:lang w:eastAsia="x-none"/>
        </w:rPr>
      </w:pPr>
      <w:r w:rsidRPr="002F418A">
        <w:rPr>
          <w:szCs w:val="20"/>
          <w:lang w:eastAsia="x-none"/>
        </w:rPr>
        <w:t xml:space="preserve">For CP-OFDM, the 32-entry MCS table for URLLC includes at least 3 reserved entries for modulation order. </w:t>
      </w:r>
    </w:p>
    <w:p w14:paraId="7D1DD979" w14:textId="77777777" w:rsidR="002F418A" w:rsidRPr="002F418A" w:rsidRDefault="002F418A" w:rsidP="00613418">
      <w:pPr>
        <w:numPr>
          <w:ilvl w:val="1"/>
          <w:numId w:val="126"/>
        </w:numPr>
        <w:spacing w:after="180"/>
        <w:contextualSpacing/>
        <w:rPr>
          <w:szCs w:val="20"/>
          <w:lang w:eastAsia="x-none"/>
        </w:rPr>
      </w:pPr>
      <w:r w:rsidRPr="002F418A">
        <w:rPr>
          <w:szCs w:val="20"/>
          <w:lang w:eastAsia="x-none"/>
        </w:rPr>
        <w:t>FFS if more reserved entries are needed</w:t>
      </w:r>
    </w:p>
    <w:p w14:paraId="7D2D052B" w14:textId="77777777" w:rsidR="002F418A" w:rsidRPr="002F418A" w:rsidRDefault="002F418A" w:rsidP="00613418">
      <w:pPr>
        <w:numPr>
          <w:ilvl w:val="0"/>
          <w:numId w:val="126"/>
        </w:numPr>
        <w:spacing w:after="180"/>
        <w:contextualSpacing/>
        <w:rPr>
          <w:szCs w:val="20"/>
          <w:lang w:eastAsia="x-none"/>
        </w:rPr>
      </w:pPr>
      <w:r w:rsidRPr="002F418A">
        <w:rPr>
          <w:szCs w:val="20"/>
          <w:lang w:eastAsia="x-none"/>
        </w:rPr>
        <w:t>For DFT-s-OFDM, the 32-entry MCS table for URLLC includes at least 4 reserved entries for modulation order (pi/2-BPSK, QPSK, 16QAM, 64QAM).</w:t>
      </w:r>
    </w:p>
    <w:p w14:paraId="432C3988" w14:textId="77777777" w:rsidR="002F418A" w:rsidRPr="002F418A" w:rsidRDefault="002F418A" w:rsidP="00613418">
      <w:pPr>
        <w:numPr>
          <w:ilvl w:val="1"/>
          <w:numId w:val="126"/>
        </w:numPr>
        <w:spacing w:after="180"/>
        <w:contextualSpacing/>
        <w:rPr>
          <w:szCs w:val="20"/>
          <w:lang w:eastAsia="x-none"/>
        </w:rPr>
      </w:pPr>
      <w:r w:rsidRPr="002F418A">
        <w:rPr>
          <w:szCs w:val="20"/>
          <w:lang w:eastAsia="x-none"/>
        </w:rPr>
        <w:t>FFS if more reserved entries are needed</w:t>
      </w:r>
    </w:p>
    <w:p w14:paraId="12A7FA70" w14:textId="77777777" w:rsidR="002F418A" w:rsidRPr="002F418A" w:rsidRDefault="002F418A" w:rsidP="00613418">
      <w:pPr>
        <w:numPr>
          <w:ilvl w:val="0"/>
          <w:numId w:val="126"/>
        </w:numPr>
        <w:spacing w:after="180"/>
        <w:contextualSpacing/>
        <w:rPr>
          <w:szCs w:val="20"/>
          <w:lang w:eastAsia="x-none"/>
        </w:rPr>
      </w:pPr>
      <w:r w:rsidRPr="002F418A">
        <w:rPr>
          <w:szCs w:val="20"/>
          <w:lang w:eastAsia="x-none"/>
        </w:rPr>
        <w:t>Regarding pi/2-BPSK support for PUSCH, the same signalling and procedure are used for URLLC and eMBB.</w:t>
      </w:r>
    </w:p>
    <w:p w14:paraId="513F60F8" w14:textId="77777777" w:rsidR="002F418A" w:rsidRPr="002F418A" w:rsidRDefault="002F418A" w:rsidP="002F418A">
      <w:pPr>
        <w:ind w:left="720" w:hanging="720"/>
      </w:pPr>
    </w:p>
    <w:p w14:paraId="0777F279" w14:textId="016D089E" w:rsidR="002F418A" w:rsidRPr="002F418A" w:rsidRDefault="002F418A" w:rsidP="002F418A">
      <w:pPr>
        <w:ind w:left="720" w:hanging="720"/>
        <w:rPr>
          <w:szCs w:val="20"/>
        </w:rPr>
      </w:pPr>
      <w:r w:rsidRPr="002F418A">
        <w:rPr>
          <w:szCs w:val="20"/>
          <w:highlight w:val="green"/>
        </w:rPr>
        <w:t>Agreement</w:t>
      </w:r>
      <w:r w:rsidRPr="002F418A">
        <w:rPr>
          <w:szCs w:val="20"/>
        </w:rPr>
        <w:t>:</w:t>
      </w:r>
    </w:p>
    <w:p w14:paraId="1F9DC069" w14:textId="77777777" w:rsidR="002F418A" w:rsidRPr="002F418A" w:rsidRDefault="002F418A" w:rsidP="00613418">
      <w:pPr>
        <w:numPr>
          <w:ilvl w:val="0"/>
          <w:numId w:val="126"/>
        </w:numPr>
        <w:spacing w:after="180"/>
        <w:contextualSpacing/>
        <w:rPr>
          <w:szCs w:val="20"/>
          <w:lang w:eastAsia="x-none"/>
        </w:rPr>
      </w:pPr>
      <w:r w:rsidRPr="002F418A">
        <w:rPr>
          <w:szCs w:val="20"/>
          <w:lang w:eastAsia="x-none"/>
        </w:rPr>
        <w:t>The lowest SE entry in the new MCS table is the same as the lowest SE entry of the CQI table for BLER target of 10^-5.</w:t>
      </w:r>
    </w:p>
    <w:p w14:paraId="01EB3552" w14:textId="77777777" w:rsidR="002F418A" w:rsidRPr="002F418A" w:rsidRDefault="002F418A" w:rsidP="002F418A">
      <w:pPr>
        <w:ind w:left="720" w:hanging="720"/>
      </w:pPr>
    </w:p>
    <w:p w14:paraId="37692E9B" w14:textId="77777777" w:rsidR="002F418A" w:rsidRPr="002F418A" w:rsidRDefault="002F418A" w:rsidP="00A319B6">
      <w:r w:rsidRPr="00007B1B">
        <w:t>Discuss further offline regarding whether or not to address the discrepancy in the higest SE(s) in designing MCS table vs. the target packet BLER (e.g., 10^-5)</w:t>
      </w:r>
    </w:p>
    <w:p w14:paraId="592DC368" w14:textId="77777777" w:rsidR="002F418A" w:rsidRPr="002F418A" w:rsidRDefault="002F418A" w:rsidP="002F418A">
      <w:pPr>
        <w:ind w:left="720" w:hanging="720"/>
      </w:pPr>
    </w:p>
    <w:p w14:paraId="4BAE481E" w14:textId="77777777" w:rsidR="002F418A" w:rsidRPr="00503508" w:rsidRDefault="002F418A" w:rsidP="002F418A">
      <w:pPr>
        <w:ind w:left="720" w:hanging="720"/>
        <w:rPr>
          <w:szCs w:val="20"/>
        </w:rPr>
      </w:pPr>
      <w:r w:rsidRPr="00503508">
        <w:rPr>
          <w:szCs w:val="20"/>
        </w:rPr>
        <w:t xml:space="preserve">Discuss further offline whether or not there is a connection between the new CQI table vs. the new MCS table, e.g., </w:t>
      </w:r>
    </w:p>
    <w:p w14:paraId="781190D8" w14:textId="77777777" w:rsidR="002F418A" w:rsidRPr="00503508" w:rsidRDefault="002F418A" w:rsidP="00613418">
      <w:pPr>
        <w:numPr>
          <w:ilvl w:val="0"/>
          <w:numId w:val="109"/>
        </w:numPr>
        <w:rPr>
          <w:szCs w:val="20"/>
        </w:rPr>
      </w:pPr>
      <w:r w:rsidRPr="00503508">
        <w:rPr>
          <w:szCs w:val="20"/>
        </w:rPr>
        <w:t>Alt 1: the new MCS table can only be used when the new CQI table is configured</w:t>
      </w:r>
    </w:p>
    <w:p w14:paraId="54EEA887" w14:textId="7E9B8357" w:rsidR="002F418A" w:rsidRPr="00503508" w:rsidRDefault="002F418A" w:rsidP="00613418">
      <w:pPr>
        <w:numPr>
          <w:ilvl w:val="1"/>
          <w:numId w:val="109"/>
        </w:numPr>
        <w:rPr>
          <w:szCs w:val="20"/>
        </w:rPr>
      </w:pPr>
      <w:r w:rsidRPr="00503508">
        <w:rPr>
          <w:szCs w:val="20"/>
        </w:rPr>
        <w:t>Q</w:t>
      </w:r>
      <w:r w:rsidR="00503508" w:rsidRPr="00503508">
        <w:rPr>
          <w:szCs w:val="20"/>
        </w:rPr>
        <w:t>ualcomm</w:t>
      </w:r>
      <w:r w:rsidRPr="00503508">
        <w:rPr>
          <w:szCs w:val="20"/>
        </w:rPr>
        <w:t>, AT</w:t>
      </w:r>
      <w:r w:rsidR="00503508" w:rsidRPr="00503508">
        <w:rPr>
          <w:szCs w:val="20"/>
        </w:rPr>
        <w:t>&amp;</w:t>
      </w:r>
      <w:r w:rsidRPr="00503508">
        <w:rPr>
          <w:szCs w:val="20"/>
        </w:rPr>
        <w:t>T</w:t>
      </w:r>
    </w:p>
    <w:p w14:paraId="62C418D6" w14:textId="77777777" w:rsidR="002F418A" w:rsidRPr="00503508" w:rsidRDefault="002F418A" w:rsidP="00613418">
      <w:pPr>
        <w:numPr>
          <w:ilvl w:val="0"/>
          <w:numId w:val="109"/>
        </w:numPr>
        <w:rPr>
          <w:szCs w:val="20"/>
        </w:rPr>
      </w:pPr>
      <w:r w:rsidRPr="00503508">
        <w:rPr>
          <w:szCs w:val="20"/>
        </w:rPr>
        <w:t>Alt 2: the new MCS table can be used even when the new CQI table is NOT configured</w:t>
      </w:r>
    </w:p>
    <w:p w14:paraId="17F9A2C3" w14:textId="67638073" w:rsidR="002F418A" w:rsidRPr="00503508" w:rsidRDefault="002F418A" w:rsidP="00613418">
      <w:pPr>
        <w:numPr>
          <w:ilvl w:val="1"/>
          <w:numId w:val="109"/>
        </w:numPr>
        <w:rPr>
          <w:szCs w:val="20"/>
        </w:rPr>
      </w:pPr>
      <w:r w:rsidRPr="00503508">
        <w:rPr>
          <w:szCs w:val="20"/>
        </w:rPr>
        <w:t>E</w:t>
      </w:r>
      <w:r w:rsidR="00503508" w:rsidRPr="00503508">
        <w:rPr>
          <w:szCs w:val="20"/>
        </w:rPr>
        <w:t>ricsson</w:t>
      </w:r>
      <w:r w:rsidRPr="00503508">
        <w:rPr>
          <w:szCs w:val="20"/>
        </w:rPr>
        <w:t>, Nokia, S</w:t>
      </w:r>
      <w:r w:rsidR="00503508" w:rsidRPr="00503508">
        <w:rPr>
          <w:szCs w:val="20"/>
        </w:rPr>
        <w:t>amsung</w:t>
      </w:r>
      <w:r w:rsidRPr="00503508">
        <w:rPr>
          <w:szCs w:val="20"/>
        </w:rPr>
        <w:t>, vivo, Intel, CATT, M</w:t>
      </w:r>
      <w:r w:rsidR="00503508" w:rsidRPr="00503508">
        <w:rPr>
          <w:szCs w:val="20"/>
        </w:rPr>
        <w:t>ediaTek</w:t>
      </w:r>
      <w:r w:rsidRPr="00503508">
        <w:rPr>
          <w:szCs w:val="20"/>
        </w:rPr>
        <w:t xml:space="preserve">, </w:t>
      </w:r>
      <w:r w:rsidR="00503508" w:rsidRPr="00503508">
        <w:rPr>
          <w:szCs w:val="20"/>
        </w:rPr>
        <w:t>NTT DOCOMO</w:t>
      </w:r>
      <w:r w:rsidRPr="00503508">
        <w:rPr>
          <w:szCs w:val="20"/>
        </w:rPr>
        <w:t>, Sharp, H</w:t>
      </w:r>
      <w:r w:rsidR="00503508" w:rsidRPr="00503508">
        <w:rPr>
          <w:szCs w:val="20"/>
        </w:rPr>
        <w:t>uawei</w:t>
      </w:r>
    </w:p>
    <w:p w14:paraId="5EE5BE39" w14:textId="77777777" w:rsidR="002F418A" w:rsidRPr="00503508" w:rsidRDefault="002F418A" w:rsidP="002F418A">
      <w:pPr>
        <w:ind w:left="720" w:hanging="720"/>
        <w:rPr>
          <w:szCs w:val="20"/>
        </w:rPr>
      </w:pPr>
      <w:r w:rsidRPr="00503508">
        <w:rPr>
          <w:szCs w:val="20"/>
        </w:rPr>
        <w:t>Also consider UE capability aspects</w:t>
      </w:r>
    </w:p>
    <w:p w14:paraId="2EBF7111" w14:textId="77777777" w:rsidR="002F418A" w:rsidRPr="00503508" w:rsidRDefault="002F418A" w:rsidP="002F418A">
      <w:pPr>
        <w:ind w:left="720" w:hanging="720"/>
      </w:pPr>
    </w:p>
    <w:p w14:paraId="01616349" w14:textId="77777777" w:rsidR="002F418A" w:rsidRPr="00503508" w:rsidRDefault="002F418A" w:rsidP="002F418A">
      <w:pPr>
        <w:ind w:left="720" w:hanging="720"/>
        <w:rPr>
          <w:lang w:eastAsia="x-none"/>
        </w:rPr>
      </w:pPr>
      <w:r w:rsidRPr="00503508">
        <w:rPr>
          <w:lang w:eastAsia="x-none"/>
        </w:rPr>
        <w:t>Proposals:</w:t>
      </w:r>
    </w:p>
    <w:p w14:paraId="102A8D49" w14:textId="77777777" w:rsidR="002F418A" w:rsidRPr="00503508" w:rsidRDefault="002F418A" w:rsidP="00613418">
      <w:pPr>
        <w:numPr>
          <w:ilvl w:val="0"/>
          <w:numId w:val="109"/>
        </w:numPr>
      </w:pPr>
      <w:r w:rsidRPr="00503508">
        <w:t>For CP-OFDM of URLLC, the MCS table design and signalling is selected from one of the options below.</w:t>
      </w:r>
    </w:p>
    <w:p w14:paraId="4B7AF1FA" w14:textId="77777777" w:rsidR="002F418A" w:rsidRPr="00503508" w:rsidRDefault="002F418A" w:rsidP="00613418">
      <w:pPr>
        <w:numPr>
          <w:ilvl w:val="0"/>
          <w:numId w:val="125"/>
        </w:numPr>
        <w:spacing w:after="180"/>
        <w:contextualSpacing/>
        <w:rPr>
          <w:lang w:eastAsia="x-none"/>
        </w:rPr>
      </w:pPr>
      <w:r w:rsidRPr="00503508">
        <w:rPr>
          <w:lang w:eastAsia="x-none"/>
        </w:rPr>
        <w:t xml:space="preserve">Option 1: Two MCS tables are used for URLLC. </w:t>
      </w:r>
    </w:p>
    <w:p w14:paraId="46A1DB99" w14:textId="77777777" w:rsidR="002F418A" w:rsidRPr="00503508" w:rsidRDefault="002F418A" w:rsidP="00613418">
      <w:pPr>
        <w:numPr>
          <w:ilvl w:val="1"/>
          <w:numId w:val="125"/>
        </w:numPr>
        <w:spacing w:after="180"/>
        <w:contextualSpacing/>
        <w:rPr>
          <w:lang w:eastAsia="x-none"/>
        </w:rPr>
      </w:pPr>
      <w:r w:rsidRPr="00503508">
        <w:rPr>
          <w:lang w:eastAsia="x-none"/>
        </w:rPr>
        <w:t xml:space="preserve">The first MCS table reuses the existing 64QAM MCS table of eMBB. </w:t>
      </w:r>
    </w:p>
    <w:p w14:paraId="4A726196" w14:textId="77777777" w:rsidR="002F418A" w:rsidRPr="00503508" w:rsidRDefault="002F418A" w:rsidP="00613418">
      <w:pPr>
        <w:numPr>
          <w:ilvl w:val="1"/>
          <w:numId w:val="125"/>
        </w:numPr>
        <w:spacing w:after="180"/>
        <w:contextualSpacing/>
        <w:rPr>
          <w:lang w:eastAsia="x-none"/>
        </w:rPr>
      </w:pPr>
      <w:r w:rsidRPr="00503508">
        <w:rPr>
          <w:lang w:eastAsia="x-none"/>
        </w:rPr>
        <w:t>The second MCS table is newly introduced for URLLC.</w:t>
      </w:r>
    </w:p>
    <w:p w14:paraId="21168BA4" w14:textId="77777777" w:rsidR="002F418A" w:rsidRPr="00503508" w:rsidRDefault="002F418A" w:rsidP="00613418">
      <w:pPr>
        <w:numPr>
          <w:ilvl w:val="1"/>
          <w:numId w:val="125"/>
        </w:numPr>
        <w:spacing w:after="180"/>
        <w:contextualSpacing/>
        <w:rPr>
          <w:lang w:eastAsia="x-none"/>
        </w:rPr>
      </w:pPr>
      <w:r w:rsidRPr="00503508">
        <w:rPr>
          <w:lang w:eastAsia="x-none"/>
        </w:rPr>
        <w:t>Signalling is selected from the following:</w:t>
      </w:r>
    </w:p>
    <w:p w14:paraId="78F7C560" w14:textId="77777777" w:rsidR="002F418A" w:rsidRPr="00503508" w:rsidRDefault="002F418A" w:rsidP="00613418">
      <w:pPr>
        <w:numPr>
          <w:ilvl w:val="2"/>
          <w:numId w:val="125"/>
        </w:numPr>
        <w:spacing w:after="180"/>
        <w:contextualSpacing/>
        <w:rPr>
          <w:lang w:eastAsia="x-none"/>
        </w:rPr>
      </w:pPr>
      <w:r w:rsidRPr="00503508">
        <w:rPr>
          <w:lang w:eastAsia="x-none"/>
        </w:rPr>
        <w:t>Option 1-A: RRC signalling is used to select the MCS table. The RRC parameter is extension of existing RRC parameter.</w:t>
      </w:r>
    </w:p>
    <w:p w14:paraId="545BF9EC" w14:textId="77777777" w:rsidR="002F418A" w:rsidRPr="00503508" w:rsidRDefault="002F418A" w:rsidP="00613418">
      <w:pPr>
        <w:numPr>
          <w:ilvl w:val="3"/>
          <w:numId w:val="125"/>
        </w:numPr>
        <w:spacing w:after="180"/>
        <w:contextualSpacing/>
        <w:rPr>
          <w:lang w:eastAsia="x-none"/>
        </w:rPr>
      </w:pPr>
      <w:r w:rsidRPr="00503508">
        <w:rPr>
          <w:u w:val="single"/>
          <w:lang w:eastAsia="x-none"/>
        </w:rPr>
        <w:t>Supported by (6):</w:t>
      </w:r>
      <w:r w:rsidRPr="00503508">
        <w:rPr>
          <w:lang w:eastAsia="x-none"/>
        </w:rPr>
        <w:t xml:space="preserve"> Ericsson, Nokia, Intel, CATT, Samsung, MediaTek, Sharp</w:t>
      </w:r>
    </w:p>
    <w:p w14:paraId="678FAAEC" w14:textId="77777777" w:rsidR="002F418A" w:rsidRPr="00503508" w:rsidRDefault="002F418A" w:rsidP="00613418">
      <w:pPr>
        <w:numPr>
          <w:ilvl w:val="2"/>
          <w:numId w:val="125"/>
        </w:numPr>
        <w:spacing w:after="180"/>
        <w:contextualSpacing/>
        <w:rPr>
          <w:lang w:eastAsia="x-none"/>
        </w:rPr>
      </w:pPr>
      <w:r w:rsidRPr="00503508">
        <w:rPr>
          <w:lang w:eastAsia="x-none"/>
        </w:rPr>
        <w:t>Option 1-B: Dynamic signalling is used to select the MCS table.</w:t>
      </w:r>
    </w:p>
    <w:p w14:paraId="0D9D17EC" w14:textId="77777777" w:rsidR="002F418A" w:rsidRPr="00503508" w:rsidRDefault="002F418A" w:rsidP="00613418">
      <w:pPr>
        <w:numPr>
          <w:ilvl w:val="3"/>
          <w:numId w:val="125"/>
        </w:numPr>
        <w:spacing w:after="180"/>
        <w:contextualSpacing/>
        <w:rPr>
          <w:lang w:eastAsia="x-none"/>
        </w:rPr>
      </w:pPr>
      <w:r w:rsidRPr="00503508">
        <w:rPr>
          <w:lang w:eastAsia="x-none"/>
        </w:rPr>
        <w:t>NOTE: This option requires a new mechanism to provide dynamic signalling.</w:t>
      </w:r>
    </w:p>
    <w:p w14:paraId="5EAB79B2" w14:textId="77777777" w:rsidR="002F418A" w:rsidRPr="00503508" w:rsidRDefault="002F418A" w:rsidP="00613418">
      <w:pPr>
        <w:numPr>
          <w:ilvl w:val="3"/>
          <w:numId w:val="125"/>
        </w:numPr>
        <w:spacing w:after="180"/>
        <w:contextualSpacing/>
        <w:rPr>
          <w:lang w:eastAsia="x-none"/>
        </w:rPr>
      </w:pPr>
      <w:r w:rsidRPr="00503508">
        <w:rPr>
          <w:u w:val="single"/>
          <w:lang w:eastAsia="x-none"/>
        </w:rPr>
        <w:t>Supported by (5):</w:t>
      </w:r>
      <w:r w:rsidRPr="00503508">
        <w:rPr>
          <w:lang w:eastAsia="x-none"/>
        </w:rPr>
        <w:t xml:space="preserve"> Samsung, InterDigital, AT&amp;T, OPPO, Huawei</w:t>
      </w:r>
    </w:p>
    <w:p w14:paraId="73688E02" w14:textId="77777777" w:rsidR="002F418A" w:rsidRPr="00503508" w:rsidRDefault="002F418A" w:rsidP="00613418">
      <w:pPr>
        <w:numPr>
          <w:ilvl w:val="0"/>
          <w:numId w:val="125"/>
        </w:numPr>
        <w:spacing w:after="180"/>
        <w:contextualSpacing/>
        <w:rPr>
          <w:lang w:eastAsia="x-none"/>
        </w:rPr>
      </w:pPr>
      <w:r w:rsidRPr="00503508">
        <w:rPr>
          <w:lang w:eastAsia="x-none"/>
        </w:rPr>
        <w:t>Option 2: Only one MCS table is used for URLLC. The MCS table is newly introduced for URLLC.</w:t>
      </w:r>
    </w:p>
    <w:p w14:paraId="0D1CD598" w14:textId="77777777" w:rsidR="002F418A" w:rsidRPr="00503508" w:rsidRDefault="002F418A" w:rsidP="00613418">
      <w:pPr>
        <w:numPr>
          <w:ilvl w:val="1"/>
          <w:numId w:val="125"/>
        </w:numPr>
        <w:spacing w:after="180"/>
        <w:contextualSpacing/>
        <w:rPr>
          <w:lang w:eastAsia="x-none"/>
        </w:rPr>
      </w:pPr>
      <w:r w:rsidRPr="00503508">
        <w:rPr>
          <w:lang w:eastAsia="x-none"/>
        </w:rPr>
        <w:t>Signalling is selected from the following:</w:t>
      </w:r>
    </w:p>
    <w:p w14:paraId="263AED3B" w14:textId="77777777" w:rsidR="002F418A" w:rsidRPr="00503508" w:rsidRDefault="002F418A" w:rsidP="00613418">
      <w:pPr>
        <w:numPr>
          <w:ilvl w:val="2"/>
          <w:numId w:val="125"/>
        </w:numPr>
        <w:spacing w:after="180"/>
        <w:contextualSpacing/>
        <w:rPr>
          <w:lang w:eastAsia="x-none"/>
        </w:rPr>
      </w:pPr>
      <w:r w:rsidRPr="00503508">
        <w:rPr>
          <w:lang w:eastAsia="x-none"/>
        </w:rPr>
        <w:t>Option 2-A: RRC signalling is used to select the eMBB vs URLLC MCS table</w:t>
      </w:r>
    </w:p>
    <w:p w14:paraId="3DABAF13" w14:textId="77777777" w:rsidR="002F418A" w:rsidRPr="00503508" w:rsidRDefault="002F418A" w:rsidP="00613418">
      <w:pPr>
        <w:numPr>
          <w:ilvl w:val="3"/>
          <w:numId w:val="125"/>
        </w:numPr>
        <w:spacing w:after="180"/>
        <w:contextualSpacing/>
        <w:rPr>
          <w:lang w:eastAsia="x-none"/>
        </w:rPr>
      </w:pPr>
      <w:r w:rsidRPr="00503508">
        <w:rPr>
          <w:u w:val="single"/>
          <w:lang w:eastAsia="x-none"/>
        </w:rPr>
        <w:t>Supported by (3):</w:t>
      </w:r>
      <w:r w:rsidRPr="00503508">
        <w:rPr>
          <w:lang w:eastAsia="x-none"/>
        </w:rPr>
        <w:t xml:space="preserve"> Huawei, Qualcomm, ZTE</w:t>
      </w:r>
    </w:p>
    <w:p w14:paraId="7E68400B" w14:textId="77777777" w:rsidR="002F418A" w:rsidRPr="00503508" w:rsidRDefault="002F418A" w:rsidP="00613418">
      <w:pPr>
        <w:numPr>
          <w:ilvl w:val="2"/>
          <w:numId w:val="125"/>
        </w:numPr>
        <w:spacing w:after="180"/>
        <w:contextualSpacing/>
        <w:rPr>
          <w:lang w:eastAsia="x-none"/>
        </w:rPr>
      </w:pPr>
      <w:r w:rsidRPr="00503508">
        <w:rPr>
          <w:lang w:eastAsia="x-none"/>
        </w:rPr>
        <w:t>Option 2-B: Dynamic signalling is used to select the eMBB vs URLLC MCS table</w:t>
      </w:r>
    </w:p>
    <w:p w14:paraId="006DE587" w14:textId="77777777" w:rsidR="002F418A" w:rsidRPr="00503508" w:rsidRDefault="002F418A" w:rsidP="00613418">
      <w:pPr>
        <w:numPr>
          <w:ilvl w:val="3"/>
          <w:numId w:val="125"/>
        </w:numPr>
        <w:spacing w:after="180"/>
        <w:contextualSpacing/>
        <w:rPr>
          <w:lang w:eastAsia="x-none"/>
        </w:rPr>
      </w:pPr>
      <w:r w:rsidRPr="00503508">
        <w:rPr>
          <w:u w:val="single"/>
          <w:lang w:eastAsia="x-none"/>
        </w:rPr>
        <w:t>Supported by (4):</w:t>
      </w:r>
      <w:r w:rsidRPr="00503508">
        <w:rPr>
          <w:lang w:eastAsia="x-none"/>
        </w:rPr>
        <w:t xml:space="preserve"> AT&amp;T, Qualcomm, Huawei, InterDigital</w:t>
      </w:r>
    </w:p>
    <w:p w14:paraId="130B2584" w14:textId="77777777" w:rsidR="002F418A" w:rsidRPr="002F418A" w:rsidRDefault="002F418A" w:rsidP="002F418A">
      <w:pPr>
        <w:ind w:left="720" w:hanging="720"/>
        <w:rPr>
          <w:lang w:eastAsia="x-none"/>
        </w:rPr>
      </w:pPr>
      <w:r w:rsidRPr="00503508">
        <w:rPr>
          <w:lang w:eastAsia="x-none"/>
        </w:rPr>
        <w:t>Offline discussion to finalize the MCS tables for CP-OFDM &amp; DFT-s-OFDM</w:t>
      </w:r>
    </w:p>
    <w:p w14:paraId="2DAAF8A5" w14:textId="3FA9B843" w:rsidR="002F418A" w:rsidRDefault="002F418A" w:rsidP="002F418A">
      <w:pPr>
        <w:ind w:left="720" w:hanging="720"/>
        <w:rPr>
          <w:lang w:eastAsia="x-none"/>
        </w:rPr>
      </w:pPr>
    </w:p>
    <w:p w14:paraId="6D0EABEB" w14:textId="75F21767" w:rsidR="00E84ED2" w:rsidRPr="00E84ED2" w:rsidRDefault="00E84ED2" w:rsidP="002F418A">
      <w:pPr>
        <w:ind w:left="720" w:hanging="720"/>
        <w:rPr>
          <w:b/>
          <w:lang w:eastAsia="x-none"/>
        </w:rPr>
      </w:pPr>
      <w:r w:rsidRPr="00E84ED2">
        <w:rPr>
          <w:b/>
          <w:lang w:eastAsia="x-none"/>
        </w:rPr>
        <w:lastRenderedPageBreak/>
        <w:t>Thursday session</w:t>
      </w:r>
    </w:p>
    <w:p w14:paraId="46A067BE" w14:textId="636EB177" w:rsidR="003A23C4" w:rsidRDefault="0058452E" w:rsidP="003A23C4">
      <w:pPr>
        <w:ind w:left="720" w:hanging="720"/>
        <w:rPr>
          <w:b/>
          <w:lang w:eastAsia="x-none"/>
        </w:rPr>
      </w:pPr>
      <w:hyperlink r:id="rId1959" w:history="1">
        <w:r w:rsidR="000F2B08">
          <w:rPr>
            <w:rStyle w:val="Hyperlink"/>
            <w:b/>
            <w:lang w:eastAsia="x-none"/>
          </w:rPr>
          <w:t>R1-1807742</w:t>
        </w:r>
      </w:hyperlink>
      <w:r w:rsidR="003A23C4" w:rsidRPr="003A23C4">
        <w:rPr>
          <w:b/>
          <w:lang w:eastAsia="x-none"/>
        </w:rPr>
        <w:tab/>
        <w:t>Summary of offline discussion on eMBB and URLLC data differentiation</w:t>
      </w:r>
      <w:r w:rsidR="003A23C4" w:rsidRPr="003A23C4">
        <w:rPr>
          <w:b/>
          <w:lang w:eastAsia="x-none"/>
        </w:rPr>
        <w:tab/>
        <w:t>Nokia, Nokia Shanghai Bell</w:t>
      </w:r>
    </w:p>
    <w:p w14:paraId="1086B3D1" w14:textId="77777777" w:rsidR="003A23C4" w:rsidRDefault="003A23C4" w:rsidP="003A23C4">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6378CBBE" w14:textId="5C481824" w:rsidR="00E84ED2" w:rsidRPr="00E84ED2" w:rsidRDefault="0058452E" w:rsidP="003A23C4">
      <w:pPr>
        <w:ind w:left="720" w:hanging="720"/>
        <w:rPr>
          <w:b/>
          <w:lang w:eastAsia="x-none"/>
        </w:rPr>
      </w:pPr>
      <w:hyperlink r:id="rId1960" w:history="1">
        <w:r w:rsidR="000F2B08">
          <w:rPr>
            <w:rStyle w:val="Hyperlink"/>
            <w:b/>
            <w:lang w:eastAsia="x-none"/>
          </w:rPr>
          <w:t>R1-1807748</w:t>
        </w:r>
      </w:hyperlink>
      <w:r w:rsidR="00E84ED2" w:rsidRPr="00E84ED2">
        <w:rPr>
          <w:b/>
          <w:lang w:eastAsia="x-none"/>
        </w:rPr>
        <w:tab/>
        <w:t>Offline Discussion on Support of Separate CQI and MCS table(s) for URLLC</w:t>
      </w:r>
      <w:r w:rsidR="00E84ED2" w:rsidRPr="00E84ED2">
        <w:rPr>
          <w:b/>
          <w:lang w:eastAsia="x-none"/>
        </w:rPr>
        <w:tab/>
        <w:t>Ericsson</w:t>
      </w:r>
    </w:p>
    <w:p w14:paraId="491239A6" w14:textId="77777777" w:rsidR="00E84ED2" w:rsidRDefault="00E84ED2" w:rsidP="00E84ED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1626468B" w14:textId="6F068077" w:rsidR="00BC7662" w:rsidRDefault="00BC7662" w:rsidP="00BC7662">
      <w:pPr>
        <w:ind w:left="720" w:hanging="720"/>
        <w:rPr>
          <w:b/>
          <w:lang w:eastAsia="x-none"/>
        </w:rPr>
      </w:pPr>
    </w:p>
    <w:p w14:paraId="417A09F4" w14:textId="6C3C49ED" w:rsidR="00503508" w:rsidRPr="00503508" w:rsidRDefault="00503508" w:rsidP="00503508">
      <w:pPr>
        <w:ind w:left="720" w:hanging="720"/>
        <w:rPr>
          <w:szCs w:val="20"/>
          <w:highlight w:val="green"/>
          <w:lang w:eastAsia="x-none"/>
        </w:rPr>
      </w:pPr>
      <w:r w:rsidRPr="00503508">
        <w:rPr>
          <w:szCs w:val="20"/>
          <w:highlight w:val="green"/>
          <w:lang w:eastAsia="x-none"/>
        </w:rPr>
        <w:t>Agreement:</w:t>
      </w:r>
    </w:p>
    <w:p w14:paraId="01DCB913" w14:textId="77777777" w:rsidR="00503508" w:rsidRPr="00503508" w:rsidRDefault="00503508" w:rsidP="00613418">
      <w:pPr>
        <w:pStyle w:val="ListParagraph"/>
        <w:numPr>
          <w:ilvl w:val="0"/>
          <w:numId w:val="101"/>
        </w:numPr>
      </w:pPr>
      <w:r w:rsidRPr="00503508">
        <w:t>For PDSCH and PUSCH with CP-OFDM, one new MCS table is introduced for URLLC:</w:t>
      </w:r>
    </w:p>
    <w:tbl>
      <w:tblPr>
        <w:tblW w:w="5760" w:type="dxa"/>
        <w:jc w:val="center"/>
        <w:tblCellMar>
          <w:left w:w="0" w:type="dxa"/>
          <w:right w:w="0" w:type="dxa"/>
        </w:tblCellMar>
        <w:tblLook w:val="04A0" w:firstRow="1" w:lastRow="0" w:firstColumn="1" w:lastColumn="0" w:noHBand="0" w:noVBand="1"/>
      </w:tblPr>
      <w:tblGrid>
        <w:gridCol w:w="1244"/>
        <w:gridCol w:w="1636"/>
        <w:gridCol w:w="1440"/>
        <w:gridCol w:w="1440"/>
      </w:tblGrid>
      <w:tr w:rsidR="00503508" w:rsidRPr="00503508" w14:paraId="1420106D" w14:textId="77777777" w:rsidTr="00E07E70">
        <w:trPr>
          <w:tblHeader/>
          <w:jc w:val="center"/>
        </w:trPr>
        <w:tc>
          <w:tcPr>
            <w:tcW w:w="1244" w:type="dxa"/>
            <w:tcBorders>
              <w:top w:val="single" w:sz="8" w:space="0" w:color="auto"/>
              <w:left w:val="single" w:sz="4" w:space="0" w:color="auto"/>
              <w:bottom w:val="double" w:sz="4" w:space="0" w:color="auto"/>
              <w:right w:val="single" w:sz="4" w:space="0" w:color="auto"/>
            </w:tcBorders>
            <w:hideMark/>
          </w:tcPr>
          <w:p w14:paraId="0BB4C2CE" w14:textId="454831C4" w:rsidR="00503508" w:rsidRPr="00503508" w:rsidRDefault="00503508" w:rsidP="00503508">
            <w:pPr>
              <w:ind w:left="720" w:hanging="720"/>
              <w:jc w:val="center"/>
              <w:rPr>
                <w:rFonts w:ascii="Arial" w:hAnsi="Arial" w:cs="Arial"/>
                <w:b/>
                <w:bCs/>
                <w:sz w:val="16"/>
                <w:szCs w:val="16"/>
                <w:lang w:eastAsia="en-GB"/>
              </w:rPr>
            </w:pPr>
            <w:r w:rsidRPr="00503508">
              <w:rPr>
                <w:rFonts w:ascii="Arial" w:hAnsi="Arial" w:cs="Arial"/>
                <w:b/>
                <w:bCs/>
                <w:sz w:val="16"/>
                <w:szCs w:val="16"/>
                <w:lang w:eastAsia="en-GB"/>
              </w:rPr>
              <w:t>MCS Index</w:t>
            </w:r>
            <w:r w:rsidRPr="00503508">
              <w:rPr>
                <w:rFonts w:ascii="Arial" w:hAnsi="Arial" w:cs="Arial"/>
                <w:b/>
                <w:bCs/>
                <w:sz w:val="16"/>
                <w:szCs w:val="16"/>
                <w:lang w:eastAsia="en-GB"/>
              </w:rPr>
              <w:br/>
            </w:r>
            <w:r w:rsidRPr="003A23C4">
              <w:rPr>
                <w:rFonts w:ascii="Arial" w:hAnsi="Arial" w:cs="Arial"/>
                <w:b/>
                <w:noProof/>
                <w:position w:val="-10"/>
                <w:sz w:val="16"/>
                <w:szCs w:val="16"/>
                <w:lang w:eastAsia="en-GB"/>
              </w:rPr>
              <w:drawing>
                <wp:inline distT="0" distB="0" distL="0" distR="0" wp14:anchorId="6459EF93" wp14:editId="048A360D">
                  <wp:extent cx="274320" cy="2286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61" cstate="print">
                            <a:extLst>
                              <a:ext uri="{28A0092B-C50C-407E-A947-70E740481C1C}">
                                <a14:useLocalDpi xmlns:a14="http://schemas.microsoft.com/office/drawing/2010/main" val="0"/>
                              </a:ext>
                            </a:extLst>
                          </a:blip>
                          <a:srcRect/>
                          <a:stretch>
                            <a:fillRect/>
                          </a:stretch>
                        </pic:blipFill>
                        <pic:spPr bwMode="auto">
                          <a:xfrm>
                            <a:off x="0" y="0"/>
                            <a:ext cx="274320" cy="228600"/>
                          </a:xfrm>
                          <a:prstGeom prst="rect">
                            <a:avLst/>
                          </a:prstGeom>
                          <a:noFill/>
                          <a:ln>
                            <a:noFill/>
                          </a:ln>
                        </pic:spPr>
                      </pic:pic>
                    </a:graphicData>
                  </a:graphic>
                </wp:inline>
              </w:drawing>
            </w:r>
          </w:p>
        </w:tc>
        <w:tc>
          <w:tcPr>
            <w:tcW w:w="1636" w:type="dxa"/>
            <w:tcBorders>
              <w:top w:val="single" w:sz="8" w:space="0" w:color="auto"/>
              <w:left w:val="single" w:sz="4" w:space="0" w:color="auto"/>
              <w:bottom w:val="double" w:sz="4" w:space="0" w:color="auto"/>
              <w:right w:val="single" w:sz="8" w:space="0" w:color="auto"/>
            </w:tcBorders>
            <w:tcMar>
              <w:top w:w="0" w:type="dxa"/>
              <w:left w:w="108" w:type="dxa"/>
              <w:bottom w:w="0" w:type="dxa"/>
              <w:right w:w="108" w:type="dxa"/>
            </w:tcMar>
            <w:vAlign w:val="center"/>
            <w:hideMark/>
          </w:tcPr>
          <w:p w14:paraId="30A21575" w14:textId="04700A35" w:rsidR="00503508" w:rsidRPr="00503508" w:rsidRDefault="00503508" w:rsidP="00503508">
            <w:pPr>
              <w:ind w:left="720" w:hanging="720"/>
              <w:jc w:val="center"/>
              <w:rPr>
                <w:rFonts w:ascii="Calibri" w:hAnsi="Calibri"/>
                <w:sz w:val="16"/>
                <w:szCs w:val="16"/>
                <w:lang w:val="pt-BR" w:eastAsia="en-GB"/>
              </w:rPr>
            </w:pPr>
            <w:r w:rsidRPr="00503508">
              <w:rPr>
                <w:rFonts w:ascii="Arial" w:hAnsi="Arial" w:cs="Arial"/>
                <w:b/>
                <w:bCs/>
                <w:sz w:val="16"/>
                <w:szCs w:val="16"/>
                <w:lang w:eastAsia="en-GB"/>
              </w:rPr>
              <w:t>Modulation Order</w:t>
            </w:r>
            <w:r w:rsidRPr="00503508">
              <w:rPr>
                <w:rFonts w:ascii="Arial" w:hAnsi="Arial" w:cs="Arial"/>
                <w:b/>
                <w:bCs/>
                <w:sz w:val="16"/>
                <w:szCs w:val="16"/>
                <w:lang w:eastAsia="en-GB"/>
              </w:rPr>
              <w:br/>
            </w:r>
            <w:r w:rsidRPr="003A23C4">
              <w:rPr>
                <w:rFonts w:ascii="Arial" w:hAnsi="Arial" w:cs="Arial"/>
                <w:b/>
                <w:noProof/>
                <w:position w:val="-10"/>
                <w:sz w:val="16"/>
                <w:szCs w:val="16"/>
                <w:lang w:eastAsia="en-GB"/>
              </w:rPr>
              <w:drawing>
                <wp:inline distT="0" distB="0" distL="0" distR="0" wp14:anchorId="6948BD88" wp14:editId="50FC91BE">
                  <wp:extent cx="205740" cy="190500"/>
                  <wp:effectExtent l="0" t="0" r="381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62" cstate="print">
                            <a:extLst>
                              <a:ext uri="{28A0092B-C50C-407E-A947-70E740481C1C}">
                                <a14:useLocalDpi xmlns:a14="http://schemas.microsoft.com/office/drawing/2010/main" val="0"/>
                              </a:ext>
                            </a:extLst>
                          </a:blip>
                          <a:srcRect/>
                          <a:stretch>
                            <a:fillRect/>
                          </a:stretch>
                        </pic:blipFill>
                        <pic:spPr bwMode="auto">
                          <a:xfrm>
                            <a:off x="0" y="0"/>
                            <a:ext cx="205740" cy="190500"/>
                          </a:xfrm>
                          <a:prstGeom prst="rect">
                            <a:avLst/>
                          </a:prstGeom>
                          <a:noFill/>
                          <a:ln>
                            <a:noFill/>
                          </a:ln>
                        </pic:spPr>
                      </pic:pic>
                    </a:graphicData>
                  </a:graphic>
                </wp:inline>
              </w:drawing>
            </w:r>
          </w:p>
        </w:tc>
        <w:tc>
          <w:tcPr>
            <w:tcW w:w="1440"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551DF1F3" w14:textId="431E7852" w:rsidR="00503508" w:rsidRPr="00503508" w:rsidRDefault="00503508" w:rsidP="00503508">
            <w:pPr>
              <w:keepNext/>
              <w:ind w:left="720" w:hanging="720"/>
              <w:jc w:val="center"/>
              <w:rPr>
                <w:rFonts w:ascii="Arial" w:hAnsi="Arial" w:cs="Arial"/>
                <w:b/>
                <w:bCs/>
                <w:sz w:val="16"/>
                <w:szCs w:val="16"/>
                <w:lang w:eastAsia="en-GB"/>
              </w:rPr>
            </w:pPr>
            <w:r w:rsidRPr="00503508">
              <w:rPr>
                <w:rFonts w:ascii="Arial" w:hAnsi="Arial" w:cs="Arial"/>
                <w:b/>
                <w:bCs/>
                <w:sz w:val="16"/>
                <w:szCs w:val="16"/>
                <w:lang w:eastAsia="en-GB"/>
              </w:rPr>
              <w:t xml:space="preserve">Code rate </w:t>
            </w:r>
            <m:oMath>
              <m:r>
                <w:rPr>
                  <w:rFonts w:ascii="Cambria Math" w:hAnsi="Cambria Math"/>
                  <w:sz w:val="16"/>
                  <w:szCs w:val="16"/>
                  <w:lang w:eastAsia="en-GB"/>
                </w:rPr>
                <m:t>R</m:t>
              </m:r>
            </m:oMath>
            <w:r w:rsidRPr="00503508">
              <w:rPr>
                <w:rFonts w:ascii="Arial" w:hAnsi="Arial" w:cs="Arial"/>
                <w:b/>
                <w:bCs/>
                <w:sz w:val="16"/>
                <w:szCs w:val="16"/>
                <w:lang w:eastAsia="en-GB"/>
              </w:rPr>
              <w:br/>
              <w:t>× 1024</w:t>
            </w:r>
          </w:p>
        </w:tc>
        <w:tc>
          <w:tcPr>
            <w:tcW w:w="1440"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78D7DAAB" w14:textId="77777777" w:rsidR="00503508" w:rsidRPr="00503508" w:rsidRDefault="00503508" w:rsidP="00503508">
            <w:pPr>
              <w:keepNext/>
              <w:ind w:left="720" w:hanging="720"/>
              <w:jc w:val="center"/>
              <w:rPr>
                <w:rFonts w:ascii="Arial" w:hAnsi="Arial" w:cs="Arial"/>
                <w:b/>
                <w:bCs/>
                <w:sz w:val="16"/>
                <w:szCs w:val="16"/>
                <w:lang w:eastAsia="en-GB"/>
              </w:rPr>
            </w:pPr>
            <w:r w:rsidRPr="00503508">
              <w:rPr>
                <w:rFonts w:ascii="Arial" w:hAnsi="Arial" w:cs="Arial"/>
                <w:b/>
                <w:bCs/>
                <w:sz w:val="16"/>
                <w:szCs w:val="16"/>
                <w:lang w:eastAsia="en-GB"/>
              </w:rPr>
              <w:t>Spectral</w:t>
            </w:r>
          </w:p>
          <w:p w14:paraId="0BECBD1F" w14:textId="77777777" w:rsidR="00503508" w:rsidRPr="00503508" w:rsidRDefault="00503508" w:rsidP="00503508">
            <w:pPr>
              <w:keepNext/>
              <w:ind w:left="720" w:hanging="720"/>
              <w:jc w:val="center"/>
              <w:rPr>
                <w:rFonts w:ascii="Arial" w:hAnsi="Arial" w:cs="Arial"/>
                <w:b/>
                <w:bCs/>
                <w:sz w:val="16"/>
                <w:szCs w:val="16"/>
                <w:lang w:eastAsia="en-GB"/>
              </w:rPr>
            </w:pPr>
            <w:r w:rsidRPr="00503508">
              <w:rPr>
                <w:rFonts w:ascii="Arial" w:hAnsi="Arial" w:cs="Arial"/>
                <w:b/>
                <w:bCs/>
                <w:sz w:val="16"/>
                <w:szCs w:val="16"/>
                <w:lang w:eastAsia="en-GB"/>
              </w:rPr>
              <w:t>efficiency</w:t>
            </w:r>
          </w:p>
        </w:tc>
      </w:tr>
      <w:tr w:rsidR="00503508" w:rsidRPr="00503508" w14:paraId="1A0596A4" w14:textId="77777777" w:rsidTr="00E07E70">
        <w:trPr>
          <w:trHeight w:val="96"/>
          <w:jc w:val="center"/>
        </w:trPr>
        <w:tc>
          <w:tcPr>
            <w:tcW w:w="1244" w:type="dxa"/>
            <w:tcBorders>
              <w:top w:val="double" w:sz="4" w:space="0" w:color="auto"/>
              <w:left w:val="single" w:sz="4" w:space="0" w:color="auto"/>
              <w:bottom w:val="single" w:sz="8" w:space="0" w:color="auto"/>
              <w:right w:val="single" w:sz="4" w:space="0" w:color="auto"/>
            </w:tcBorders>
            <w:vAlign w:val="center"/>
            <w:hideMark/>
          </w:tcPr>
          <w:p w14:paraId="2D22E7FC"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0</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2F2A85D7"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0D5D540A"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30</w:t>
            </w: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506DA952"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0.0586</w:t>
            </w:r>
          </w:p>
        </w:tc>
      </w:tr>
      <w:tr w:rsidR="00503508" w:rsidRPr="00503508" w14:paraId="25F56D6F"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6370E1F9"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1</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7C9A09D6"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3C7844AA"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40</w:t>
            </w: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6CEEF337"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0.0781</w:t>
            </w:r>
          </w:p>
        </w:tc>
      </w:tr>
      <w:tr w:rsidR="00503508" w:rsidRPr="00503508" w14:paraId="2B099AEA"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5373F6E4"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2</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22D3722E"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24D01106"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50</w:t>
            </w: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5D29E380"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0.0977</w:t>
            </w:r>
          </w:p>
        </w:tc>
      </w:tr>
      <w:tr w:rsidR="00503508" w:rsidRPr="00503508" w14:paraId="65CCEA1E"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2A88CEB0"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3</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5D6DFAF2"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5F40FAEA"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64</w:t>
            </w: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5AE6DD84"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0.1250</w:t>
            </w:r>
          </w:p>
        </w:tc>
      </w:tr>
      <w:tr w:rsidR="00503508" w:rsidRPr="00503508" w14:paraId="2F97D8FF"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013E6096"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4</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510C0C3E"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563E97BD"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78</w:t>
            </w: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3A502492"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0.1523</w:t>
            </w:r>
          </w:p>
        </w:tc>
      </w:tr>
      <w:tr w:rsidR="00503508" w:rsidRPr="00503508" w14:paraId="54AEFFAD"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6F6C6DF3"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5</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2DC2EFC6"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2A75595F"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99</w:t>
            </w: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72F24E33"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0.1934</w:t>
            </w:r>
          </w:p>
        </w:tc>
      </w:tr>
      <w:tr w:rsidR="00503508" w:rsidRPr="00503508" w14:paraId="5A937F52"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58936125"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6</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2902A55B"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val="pt-BR"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658E5086"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120</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1FB414ED"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0.2344</w:t>
            </w:r>
          </w:p>
        </w:tc>
      </w:tr>
      <w:tr w:rsidR="00503508" w:rsidRPr="00503508" w14:paraId="7B8E2128"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6788419B"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7</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7149C8D3"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val="pt-BR"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36AA279C"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157</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38BE674F"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0.3066</w:t>
            </w:r>
          </w:p>
        </w:tc>
      </w:tr>
      <w:tr w:rsidR="00503508" w:rsidRPr="00503508" w14:paraId="1732B5F3"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169AE51C"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8</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4F541419"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6793F45F"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193</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3212D2EE"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0.3770</w:t>
            </w:r>
          </w:p>
        </w:tc>
      </w:tr>
      <w:tr w:rsidR="00503508" w:rsidRPr="00503508" w14:paraId="026B6DA5"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0F7AFBAE"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9</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7C15F1DD"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70EC9934"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251</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3FBE4BB6"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0.4902</w:t>
            </w:r>
          </w:p>
        </w:tc>
      </w:tr>
      <w:tr w:rsidR="00503508" w:rsidRPr="00503508" w14:paraId="60C0FFEA"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6E5A1553"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10</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10F10ED0"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0AD1FD22"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308</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34E8C457"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0.6016</w:t>
            </w:r>
          </w:p>
        </w:tc>
      </w:tr>
      <w:tr w:rsidR="00503508" w:rsidRPr="00503508" w14:paraId="516450EC"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6726AAB1"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11</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516F3DB6"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339F6129"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379</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045F26E8"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0.7402</w:t>
            </w:r>
          </w:p>
        </w:tc>
      </w:tr>
      <w:tr w:rsidR="00503508" w:rsidRPr="00503508" w14:paraId="29CBF2AB"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108141E2"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12</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49C92DE7"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45F2D69A"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449</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101FAA10"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0.8770</w:t>
            </w:r>
          </w:p>
        </w:tc>
      </w:tr>
      <w:tr w:rsidR="00503508" w:rsidRPr="00503508" w14:paraId="570DDB52"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10294F35"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13</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1BD069DD"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257A134F"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526</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5743973D"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1.0273</w:t>
            </w:r>
          </w:p>
        </w:tc>
      </w:tr>
      <w:tr w:rsidR="00503508" w:rsidRPr="00503508" w14:paraId="62EBF41A"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49A3C2AA"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14</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2A6FC07C"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1C382EE3"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602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326B8C23"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1.1758</w:t>
            </w:r>
          </w:p>
        </w:tc>
      </w:tr>
      <w:tr w:rsidR="00503508" w:rsidRPr="00503508" w14:paraId="4D841307"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shd w:val="clear" w:color="auto" w:fill="FFFFFF"/>
            <w:vAlign w:val="center"/>
            <w:hideMark/>
          </w:tcPr>
          <w:p w14:paraId="11007E09"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15</w:t>
            </w:r>
          </w:p>
        </w:tc>
        <w:tc>
          <w:tcPr>
            <w:tcW w:w="1636" w:type="dxa"/>
            <w:tcBorders>
              <w:top w:val="nil"/>
              <w:left w:val="single" w:sz="4"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AEFEB05"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4</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181128"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340</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570C6A"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1.3281</w:t>
            </w:r>
          </w:p>
        </w:tc>
      </w:tr>
      <w:tr w:rsidR="00503508" w:rsidRPr="00503508" w14:paraId="33A94D0B"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shd w:val="clear" w:color="auto" w:fill="auto"/>
            <w:vAlign w:val="center"/>
            <w:hideMark/>
          </w:tcPr>
          <w:p w14:paraId="5EDAC92F"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16</w:t>
            </w:r>
          </w:p>
        </w:tc>
        <w:tc>
          <w:tcPr>
            <w:tcW w:w="1636"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A650185"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4</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5FF7FEF1"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378</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47FC4329"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xml:space="preserve"> 1.4766</w:t>
            </w:r>
          </w:p>
        </w:tc>
      </w:tr>
      <w:tr w:rsidR="00503508" w:rsidRPr="00503508" w14:paraId="41414F0E"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shd w:val="clear" w:color="auto" w:fill="auto"/>
            <w:vAlign w:val="center"/>
            <w:hideMark/>
          </w:tcPr>
          <w:p w14:paraId="00FD6DFA"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17</w:t>
            </w:r>
          </w:p>
        </w:tc>
        <w:tc>
          <w:tcPr>
            <w:tcW w:w="1636"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1570AE2B"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4</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ED670C1"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434</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23B065E2"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1.6953</w:t>
            </w:r>
          </w:p>
        </w:tc>
      </w:tr>
      <w:tr w:rsidR="00503508" w:rsidRPr="00503508" w14:paraId="62253027"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shd w:val="clear" w:color="auto" w:fill="auto"/>
            <w:vAlign w:val="center"/>
            <w:hideMark/>
          </w:tcPr>
          <w:p w14:paraId="018293E9"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18</w:t>
            </w:r>
          </w:p>
        </w:tc>
        <w:tc>
          <w:tcPr>
            <w:tcW w:w="1636"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970F5EA"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4</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4D96C230"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490</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2BA488E9"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1.9141</w:t>
            </w:r>
          </w:p>
        </w:tc>
      </w:tr>
      <w:tr w:rsidR="00503508" w:rsidRPr="00503508" w14:paraId="1A4C0238"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shd w:val="clear" w:color="auto" w:fill="auto"/>
            <w:vAlign w:val="center"/>
            <w:hideMark/>
          </w:tcPr>
          <w:p w14:paraId="47B53C62"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19</w:t>
            </w:r>
          </w:p>
        </w:tc>
        <w:tc>
          <w:tcPr>
            <w:tcW w:w="1636"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EDA4AE1"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4</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77753F5"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553</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7DCBD03"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2.1602</w:t>
            </w:r>
          </w:p>
        </w:tc>
      </w:tr>
      <w:tr w:rsidR="00503508" w:rsidRPr="00503508" w14:paraId="63D6B0E3"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shd w:val="clear" w:color="auto" w:fill="auto"/>
            <w:vAlign w:val="center"/>
            <w:hideMark/>
          </w:tcPr>
          <w:p w14:paraId="70FDE7EC"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20</w:t>
            </w:r>
          </w:p>
        </w:tc>
        <w:tc>
          <w:tcPr>
            <w:tcW w:w="1636"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7B730CF"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4</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29D85A94"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616</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C17B063"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2.4063</w:t>
            </w:r>
          </w:p>
        </w:tc>
      </w:tr>
      <w:tr w:rsidR="00503508" w:rsidRPr="00503508" w14:paraId="56219CC1"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shd w:val="clear" w:color="auto" w:fill="FFFFFF"/>
            <w:vAlign w:val="center"/>
            <w:hideMark/>
          </w:tcPr>
          <w:p w14:paraId="3E4CD619"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21</w:t>
            </w:r>
          </w:p>
        </w:tc>
        <w:tc>
          <w:tcPr>
            <w:tcW w:w="1636" w:type="dxa"/>
            <w:tcBorders>
              <w:top w:val="nil"/>
              <w:left w:val="single" w:sz="4"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4BE4A8F"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6</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33F22BF"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438</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824C837"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2.5664</w:t>
            </w:r>
          </w:p>
        </w:tc>
      </w:tr>
      <w:tr w:rsidR="00503508" w:rsidRPr="00503508" w14:paraId="3B427234"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shd w:val="clear" w:color="auto" w:fill="auto"/>
            <w:vAlign w:val="center"/>
            <w:hideMark/>
          </w:tcPr>
          <w:p w14:paraId="6287697C"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22</w:t>
            </w:r>
          </w:p>
        </w:tc>
        <w:tc>
          <w:tcPr>
            <w:tcW w:w="1636"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FE69DEC"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6</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4D456BCE"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466</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B45AE73"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2.7305</w:t>
            </w:r>
          </w:p>
        </w:tc>
      </w:tr>
      <w:tr w:rsidR="00503508" w:rsidRPr="00503508" w14:paraId="7C2F199C"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7F241B9D"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23</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2744575D"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6</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03D8520C"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517</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1CD03FDF"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3.0293</w:t>
            </w:r>
          </w:p>
        </w:tc>
      </w:tr>
      <w:tr w:rsidR="00503508" w:rsidRPr="00503508" w14:paraId="2A8E499A"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35F68071"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24</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4CAA31D0"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6</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3845CC55"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567</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68BCB590"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3.3223</w:t>
            </w:r>
          </w:p>
        </w:tc>
      </w:tr>
      <w:tr w:rsidR="00503508" w:rsidRPr="00503508" w14:paraId="76228215"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2FAA6F30"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25</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387860E6"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6</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7D2A36EF"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616</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578A77CB"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3.6094</w:t>
            </w:r>
          </w:p>
        </w:tc>
      </w:tr>
      <w:tr w:rsidR="00503508" w:rsidRPr="00503508" w14:paraId="3C450268"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24E54994"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26</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0B44869D"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6</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5EECF253"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666</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43194A52"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3.9023</w:t>
            </w:r>
          </w:p>
        </w:tc>
      </w:tr>
      <w:tr w:rsidR="00503508" w:rsidRPr="00503508" w14:paraId="64A809F2"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3E7A28B9"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27</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6F790BFC"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6</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11CDA707"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719</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198D815A"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4.2129</w:t>
            </w:r>
          </w:p>
        </w:tc>
      </w:tr>
      <w:tr w:rsidR="00503508" w:rsidRPr="00503508" w14:paraId="6D5739C2"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1D928838"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28</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19809720"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6</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753264BD"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772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294F96C1"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eastAsia="en-GB"/>
              </w:rPr>
              <w:t> 4.5234</w:t>
            </w:r>
          </w:p>
        </w:tc>
      </w:tr>
      <w:tr w:rsidR="00503508" w:rsidRPr="00503508" w14:paraId="30845EA6"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464FCAE7"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29</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7E27CA78" w14:textId="77777777" w:rsidR="00503508" w:rsidRPr="00503508" w:rsidRDefault="00503508" w:rsidP="00503508">
            <w:pPr>
              <w:ind w:left="720" w:hanging="720"/>
              <w:jc w:val="center"/>
              <w:rPr>
                <w:rFonts w:ascii="Arial" w:hAnsi="Arial" w:cs="Arial"/>
                <w:sz w:val="16"/>
                <w:szCs w:val="16"/>
                <w:lang w:eastAsia="en-GB"/>
              </w:rPr>
            </w:pPr>
            <w:r w:rsidRPr="00503508">
              <w:rPr>
                <w:rFonts w:ascii="Arial" w:hAnsi="Arial" w:cs="Arial"/>
                <w:sz w:val="16"/>
                <w:szCs w:val="16"/>
                <w:lang w:eastAsia="en-GB"/>
              </w:rPr>
              <w:t>2</w:t>
            </w:r>
          </w:p>
        </w:tc>
        <w:tc>
          <w:tcPr>
            <w:tcW w:w="2880" w:type="dxa"/>
            <w:gridSpan w:val="2"/>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8F5388" w14:textId="77777777" w:rsidR="00503508" w:rsidRPr="00503508" w:rsidRDefault="00503508" w:rsidP="00503508">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reserved</w:t>
            </w:r>
          </w:p>
        </w:tc>
      </w:tr>
      <w:tr w:rsidR="00503508" w:rsidRPr="00503508" w14:paraId="11277B6C"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612FE2C4" w14:textId="77777777" w:rsidR="00503508" w:rsidRPr="00503508" w:rsidRDefault="00503508" w:rsidP="00503508">
            <w:pPr>
              <w:ind w:left="720" w:hanging="720"/>
              <w:jc w:val="center"/>
              <w:rPr>
                <w:rFonts w:ascii="Calibri" w:hAnsi="Calibri"/>
                <w:sz w:val="16"/>
                <w:szCs w:val="16"/>
                <w:lang w:eastAsia="en-GB"/>
              </w:rPr>
            </w:pPr>
            <w:r w:rsidRPr="00503508">
              <w:rPr>
                <w:sz w:val="16"/>
                <w:szCs w:val="16"/>
                <w:lang w:eastAsia="en-GB"/>
              </w:rPr>
              <w:t>30</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051B5897" w14:textId="77777777" w:rsidR="00503508" w:rsidRPr="00503508" w:rsidRDefault="00503508" w:rsidP="00503508">
            <w:pPr>
              <w:ind w:left="720" w:hanging="720"/>
              <w:jc w:val="center"/>
              <w:rPr>
                <w:sz w:val="16"/>
                <w:szCs w:val="16"/>
                <w:lang w:eastAsia="en-GB"/>
              </w:rPr>
            </w:pPr>
            <w:r w:rsidRPr="00503508">
              <w:rPr>
                <w:sz w:val="16"/>
                <w:szCs w:val="16"/>
                <w:lang w:eastAsia="en-GB"/>
              </w:rPr>
              <w:t>4</w:t>
            </w:r>
          </w:p>
        </w:tc>
        <w:tc>
          <w:tcPr>
            <w:tcW w:w="0" w:type="auto"/>
            <w:gridSpan w:val="2"/>
            <w:vMerge/>
            <w:tcBorders>
              <w:top w:val="nil"/>
              <w:left w:val="single" w:sz="4" w:space="0" w:color="auto"/>
              <w:bottom w:val="single" w:sz="8" w:space="0" w:color="auto"/>
              <w:right w:val="single" w:sz="8" w:space="0" w:color="auto"/>
            </w:tcBorders>
            <w:vAlign w:val="center"/>
            <w:hideMark/>
          </w:tcPr>
          <w:p w14:paraId="0522551A" w14:textId="77777777" w:rsidR="00503508" w:rsidRPr="00503508" w:rsidRDefault="00503508" w:rsidP="00503508">
            <w:pPr>
              <w:ind w:left="720" w:hanging="720"/>
              <w:rPr>
                <w:rFonts w:ascii="Arial" w:hAnsi="Arial" w:cs="Arial"/>
                <w:sz w:val="16"/>
                <w:szCs w:val="16"/>
                <w:lang w:val="pt-BR" w:eastAsia="en-GB"/>
              </w:rPr>
            </w:pPr>
          </w:p>
        </w:tc>
      </w:tr>
      <w:tr w:rsidR="00503508" w:rsidRPr="00503508" w14:paraId="5BAD9FC0" w14:textId="77777777" w:rsidTr="00E07E70">
        <w:trPr>
          <w:jc w:val="center"/>
        </w:trPr>
        <w:tc>
          <w:tcPr>
            <w:tcW w:w="1244" w:type="dxa"/>
            <w:tcBorders>
              <w:top w:val="single" w:sz="8" w:space="0" w:color="auto"/>
              <w:left w:val="single" w:sz="4" w:space="0" w:color="auto"/>
              <w:bottom w:val="single" w:sz="8" w:space="0" w:color="auto"/>
              <w:right w:val="single" w:sz="4" w:space="0" w:color="auto"/>
            </w:tcBorders>
            <w:vAlign w:val="center"/>
            <w:hideMark/>
          </w:tcPr>
          <w:p w14:paraId="32B6A1D2" w14:textId="77777777" w:rsidR="00503508" w:rsidRPr="00503508" w:rsidRDefault="00503508" w:rsidP="00503508">
            <w:pPr>
              <w:ind w:left="720" w:hanging="720"/>
              <w:jc w:val="center"/>
              <w:rPr>
                <w:sz w:val="16"/>
                <w:szCs w:val="16"/>
                <w:lang w:eastAsia="en-GB"/>
              </w:rPr>
            </w:pPr>
            <w:r w:rsidRPr="00503508">
              <w:rPr>
                <w:sz w:val="16"/>
                <w:szCs w:val="16"/>
                <w:lang w:eastAsia="en-GB"/>
              </w:rPr>
              <w:t>31</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236AC8FC" w14:textId="77777777" w:rsidR="00503508" w:rsidRPr="00503508" w:rsidRDefault="00503508" w:rsidP="00503508">
            <w:pPr>
              <w:ind w:left="720" w:hanging="720"/>
              <w:jc w:val="center"/>
              <w:rPr>
                <w:sz w:val="16"/>
                <w:szCs w:val="16"/>
                <w:lang w:eastAsia="en-GB"/>
              </w:rPr>
            </w:pPr>
            <w:r w:rsidRPr="00503508">
              <w:rPr>
                <w:sz w:val="16"/>
                <w:szCs w:val="16"/>
                <w:lang w:eastAsia="en-GB"/>
              </w:rPr>
              <w:t>6</w:t>
            </w:r>
          </w:p>
        </w:tc>
        <w:tc>
          <w:tcPr>
            <w:tcW w:w="0" w:type="auto"/>
            <w:gridSpan w:val="2"/>
            <w:vMerge/>
            <w:tcBorders>
              <w:top w:val="nil"/>
              <w:left w:val="single" w:sz="4" w:space="0" w:color="auto"/>
              <w:bottom w:val="single" w:sz="8" w:space="0" w:color="auto"/>
              <w:right w:val="single" w:sz="8" w:space="0" w:color="auto"/>
            </w:tcBorders>
            <w:vAlign w:val="center"/>
            <w:hideMark/>
          </w:tcPr>
          <w:p w14:paraId="52AD4144" w14:textId="77777777" w:rsidR="00503508" w:rsidRPr="00503508" w:rsidRDefault="00503508" w:rsidP="00503508">
            <w:pPr>
              <w:ind w:left="720" w:hanging="720"/>
              <w:rPr>
                <w:rFonts w:ascii="Arial" w:hAnsi="Arial" w:cs="Arial"/>
                <w:sz w:val="16"/>
                <w:szCs w:val="16"/>
                <w:lang w:val="pt-BR" w:eastAsia="en-GB"/>
              </w:rPr>
            </w:pPr>
          </w:p>
        </w:tc>
      </w:tr>
    </w:tbl>
    <w:p w14:paraId="2ED65E9F" w14:textId="77777777" w:rsidR="00503508" w:rsidRPr="00503508" w:rsidRDefault="00503508" w:rsidP="00503508">
      <w:pPr>
        <w:ind w:left="720" w:hanging="720"/>
        <w:rPr>
          <w:lang w:eastAsia="x-none"/>
        </w:rPr>
      </w:pPr>
    </w:p>
    <w:p w14:paraId="70F8B361" w14:textId="209624F5" w:rsidR="00503508" w:rsidRPr="00503508" w:rsidRDefault="00503508" w:rsidP="00503508">
      <w:pPr>
        <w:ind w:left="720" w:hanging="720"/>
        <w:rPr>
          <w:lang w:eastAsia="x-none"/>
        </w:rPr>
      </w:pPr>
      <w:r w:rsidRPr="00503508">
        <w:rPr>
          <w:highlight w:val="green"/>
          <w:lang w:eastAsia="x-none"/>
        </w:rPr>
        <w:t>Agreement</w:t>
      </w:r>
      <w:r w:rsidRPr="00503508">
        <w:rPr>
          <w:lang w:eastAsia="x-none"/>
        </w:rPr>
        <w:t>:</w:t>
      </w:r>
    </w:p>
    <w:p w14:paraId="1006843B" w14:textId="77777777" w:rsidR="00503508" w:rsidRPr="00503508" w:rsidRDefault="00503508" w:rsidP="00613418">
      <w:pPr>
        <w:pStyle w:val="ListParagraph"/>
        <w:numPr>
          <w:ilvl w:val="0"/>
          <w:numId w:val="101"/>
        </w:numPr>
      </w:pPr>
      <w:r w:rsidRPr="00503508">
        <w:t>For PUSCH with transform precoding, one new MCS table is introduced for URLLC:</w:t>
      </w:r>
    </w:p>
    <w:tbl>
      <w:tblPr>
        <w:tblpPr w:leftFromText="180" w:rightFromText="180" w:vertAnchor="text" w:tblpXSpec="center" w:tblpY="1"/>
        <w:tblOverlap w:val="never"/>
        <w:tblW w:w="5760" w:type="dxa"/>
        <w:tblCellMar>
          <w:left w:w="0" w:type="dxa"/>
          <w:right w:w="0" w:type="dxa"/>
        </w:tblCellMar>
        <w:tblLook w:val="04A0" w:firstRow="1" w:lastRow="0" w:firstColumn="1" w:lastColumn="0" w:noHBand="0" w:noVBand="1"/>
      </w:tblPr>
      <w:tblGrid>
        <w:gridCol w:w="1244"/>
        <w:gridCol w:w="1636"/>
        <w:gridCol w:w="1440"/>
        <w:gridCol w:w="1440"/>
      </w:tblGrid>
      <w:tr w:rsidR="003A23C4" w:rsidRPr="00503508" w14:paraId="26ED4408" w14:textId="77777777" w:rsidTr="00E07E70">
        <w:trPr>
          <w:trHeight w:hRule="exact" w:val="923"/>
          <w:tblHeader/>
        </w:trPr>
        <w:tc>
          <w:tcPr>
            <w:tcW w:w="1244" w:type="dxa"/>
            <w:tcBorders>
              <w:top w:val="single" w:sz="8" w:space="0" w:color="auto"/>
              <w:left w:val="single" w:sz="4" w:space="0" w:color="auto"/>
              <w:bottom w:val="double" w:sz="4" w:space="0" w:color="auto"/>
              <w:right w:val="single" w:sz="4" w:space="0" w:color="auto"/>
            </w:tcBorders>
            <w:hideMark/>
          </w:tcPr>
          <w:p w14:paraId="14CF29E4" w14:textId="77777777" w:rsidR="003A23C4" w:rsidRPr="00503508" w:rsidRDefault="003A23C4" w:rsidP="00E07E70">
            <w:pPr>
              <w:ind w:left="720" w:hanging="720"/>
              <w:jc w:val="center"/>
              <w:rPr>
                <w:rFonts w:ascii="Arial" w:hAnsi="Arial" w:cs="Arial"/>
                <w:b/>
                <w:bCs/>
                <w:sz w:val="16"/>
                <w:szCs w:val="16"/>
                <w:lang w:eastAsia="en-GB"/>
              </w:rPr>
            </w:pPr>
            <w:r w:rsidRPr="00503508">
              <w:rPr>
                <w:rFonts w:ascii="Arial" w:hAnsi="Arial" w:cs="Arial"/>
                <w:b/>
                <w:bCs/>
                <w:sz w:val="16"/>
                <w:szCs w:val="16"/>
                <w:lang w:eastAsia="en-GB"/>
              </w:rPr>
              <w:t xml:space="preserve">MCS Index </w:t>
            </w:r>
            <w:r w:rsidRPr="00503508">
              <w:rPr>
                <w:rFonts w:ascii="Arial" w:hAnsi="Arial" w:cs="Arial"/>
                <w:bCs/>
                <w:i/>
                <w:sz w:val="16"/>
                <w:szCs w:val="16"/>
                <w:lang w:eastAsia="en-GB"/>
              </w:rPr>
              <w:t>I</w:t>
            </w:r>
            <w:r w:rsidRPr="00503508">
              <w:rPr>
                <w:rFonts w:ascii="Arial" w:hAnsi="Arial" w:cs="Arial"/>
                <w:bCs/>
                <w:i/>
                <w:sz w:val="16"/>
                <w:szCs w:val="16"/>
                <w:vertAlign w:val="subscript"/>
                <w:lang w:eastAsia="en-GB"/>
              </w:rPr>
              <w:t>MCS</w:t>
            </w:r>
          </w:p>
        </w:tc>
        <w:tc>
          <w:tcPr>
            <w:tcW w:w="1636" w:type="dxa"/>
            <w:tcBorders>
              <w:top w:val="single" w:sz="8" w:space="0" w:color="auto"/>
              <w:left w:val="single" w:sz="4" w:space="0" w:color="auto"/>
              <w:bottom w:val="double" w:sz="4" w:space="0" w:color="auto"/>
              <w:right w:val="single" w:sz="8" w:space="0" w:color="auto"/>
            </w:tcBorders>
            <w:tcMar>
              <w:top w:w="0" w:type="dxa"/>
              <w:left w:w="108" w:type="dxa"/>
              <w:bottom w:w="0" w:type="dxa"/>
              <w:right w:w="108" w:type="dxa"/>
            </w:tcMar>
            <w:vAlign w:val="center"/>
            <w:hideMark/>
          </w:tcPr>
          <w:p w14:paraId="6A86C613" w14:textId="77777777" w:rsidR="003A23C4" w:rsidRPr="00503508" w:rsidRDefault="003A23C4" w:rsidP="00E07E70">
            <w:pPr>
              <w:ind w:left="720" w:hanging="720"/>
              <w:jc w:val="center"/>
              <w:rPr>
                <w:rFonts w:ascii="Calibri" w:hAnsi="Calibri"/>
                <w:sz w:val="16"/>
                <w:szCs w:val="16"/>
                <w:lang w:val="pt-BR" w:eastAsia="en-GB"/>
              </w:rPr>
            </w:pPr>
            <w:r w:rsidRPr="00503508">
              <w:rPr>
                <w:rFonts w:ascii="Arial" w:hAnsi="Arial" w:cs="Arial"/>
                <w:b/>
                <w:bCs/>
                <w:sz w:val="16"/>
                <w:szCs w:val="16"/>
                <w:lang w:eastAsia="en-GB"/>
              </w:rPr>
              <w:t xml:space="preserve">Modulation Order </w:t>
            </w:r>
            <w:r w:rsidRPr="00503508">
              <w:rPr>
                <w:rFonts w:ascii="Arial" w:hAnsi="Arial" w:cs="Arial"/>
                <w:bCs/>
                <w:i/>
                <w:sz w:val="16"/>
                <w:szCs w:val="16"/>
                <w:lang w:eastAsia="en-GB"/>
              </w:rPr>
              <w:t>Q</w:t>
            </w:r>
            <w:r w:rsidRPr="00503508">
              <w:rPr>
                <w:rFonts w:ascii="Arial" w:hAnsi="Arial" w:cs="Arial"/>
                <w:bCs/>
                <w:i/>
                <w:sz w:val="16"/>
                <w:szCs w:val="16"/>
                <w:vertAlign w:val="subscript"/>
                <w:lang w:eastAsia="en-GB"/>
              </w:rPr>
              <w:t>m</w:t>
            </w:r>
          </w:p>
        </w:tc>
        <w:tc>
          <w:tcPr>
            <w:tcW w:w="1440"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4F69B439" w14:textId="77777777" w:rsidR="003A23C4" w:rsidRPr="00503508" w:rsidRDefault="003A23C4" w:rsidP="00E07E70">
            <w:pPr>
              <w:keepNext/>
              <w:ind w:left="720" w:hanging="720"/>
              <w:jc w:val="center"/>
              <w:rPr>
                <w:rFonts w:ascii="Arial" w:hAnsi="Arial" w:cs="Arial"/>
                <w:b/>
                <w:bCs/>
                <w:sz w:val="16"/>
                <w:szCs w:val="16"/>
                <w:lang w:eastAsia="en-GB"/>
              </w:rPr>
            </w:pPr>
            <w:r w:rsidRPr="00503508">
              <w:rPr>
                <w:rFonts w:ascii="Arial" w:hAnsi="Arial" w:cs="Arial"/>
                <w:b/>
                <w:bCs/>
                <w:sz w:val="16"/>
                <w:szCs w:val="16"/>
                <w:lang w:eastAsia="en-GB"/>
              </w:rPr>
              <w:t xml:space="preserve">Code rate </w:t>
            </w:r>
            <w:r w:rsidRPr="00503508">
              <w:rPr>
                <w:rFonts w:ascii="Arial" w:hAnsi="Arial" w:cs="Arial"/>
                <w:b/>
                <w:bCs/>
                <w:i/>
                <w:sz w:val="16"/>
                <w:szCs w:val="16"/>
                <w:lang w:eastAsia="en-GB"/>
              </w:rPr>
              <w:t>R</w:t>
            </w:r>
            <w:r w:rsidRPr="00503508">
              <w:rPr>
                <w:rFonts w:ascii="Arial" w:hAnsi="Arial" w:cs="Arial"/>
                <w:b/>
                <w:bCs/>
                <w:sz w:val="16"/>
                <w:szCs w:val="16"/>
                <w:lang w:eastAsia="en-GB"/>
              </w:rPr>
              <w:br/>
              <w:t>× 1024</w:t>
            </w:r>
          </w:p>
        </w:tc>
        <w:tc>
          <w:tcPr>
            <w:tcW w:w="1440"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2533C913" w14:textId="77777777" w:rsidR="003A23C4" w:rsidRPr="00503508" w:rsidRDefault="003A23C4" w:rsidP="00E07E70">
            <w:pPr>
              <w:keepNext/>
              <w:ind w:left="720" w:hanging="720"/>
              <w:jc w:val="center"/>
              <w:rPr>
                <w:rFonts w:ascii="Arial" w:hAnsi="Arial" w:cs="Arial"/>
                <w:b/>
                <w:bCs/>
                <w:sz w:val="16"/>
                <w:szCs w:val="16"/>
                <w:lang w:eastAsia="en-GB"/>
              </w:rPr>
            </w:pPr>
            <w:r w:rsidRPr="00503508">
              <w:rPr>
                <w:rFonts w:ascii="Arial" w:hAnsi="Arial" w:cs="Arial"/>
                <w:b/>
                <w:bCs/>
                <w:sz w:val="16"/>
                <w:szCs w:val="16"/>
                <w:lang w:eastAsia="en-GB"/>
              </w:rPr>
              <w:t>Spectral</w:t>
            </w:r>
          </w:p>
          <w:p w14:paraId="4EB593A0" w14:textId="77777777" w:rsidR="003A23C4" w:rsidRPr="00503508" w:rsidRDefault="003A23C4" w:rsidP="00E07E70">
            <w:pPr>
              <w:keepNext/>
              <w:ind w:left="720" w:hanging="720"/>
              <w:jc w:val="center"/>
              <w:rPr>
                <w:rFonts w:ascii="Arial" w:hAnsi="Arial" w:cs="Arial"/>
                <w:b/>
                <w:bCs/>
                <w:sz w:val="16"/>
                <w:szCs w:val="16"/>
                <w:lang w:eastAsia="en-GB"/>
              </w:rPr>
            </w:pPr>
            <w:r w:rsidRPr="00503508">
              <w:rPr>
                <w:rFonts w:ascii="Arial" w:hAnsi="Arial" w:cs="Arial"/>
                <w:b/>
                <w:bCs/>
                <w:sz w:val="16"/>
                <w:szCs w:val="16"/>
                <w:lang w:eastAsia="en-GB"/>
              </w:rPr>
              <w:t>efficiency</w:t>
            </w:r>
          </w:p>
        </w:tc>
      </w:tr>
      <w:tr w:rsidR="003A23C4" w:rsidRPr="00503508" w14:paraId="7E104300" w14:textId="77777777" w:rsidTr="00E07E70">
        <w:trPr>
          <w:trHeight w:val="96"/>
        </w:trPr>
        <w:tc>
          <w:tcPr>
            <w:tcW w:w="1244" w:type="dxa"/>
            <w:tcBorders>
              <w:top w:val="double" w:sz="4" w:space="0" w:color="auto"/>
              <w:left w:val="single" w:sz="4" w:space="0" w:color="auto"/>
              <w:bottom w:val="single" w:sz="8" w:space="0" w:color="auto"/>
              <w:right w:val="single" w:sz="4" w:space="0" w:color="auto"/>
            </w:tcBorders>
            <w:vAlign w:val="center"/>
            <w:hideMark/>
          </w:tcPr>
          <w:p w14:paraId="7757B7C0"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0</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7B314093" w14:textId="77777777" w:rsidR="003A23C4" w:rsidRPr="00503508" w:rsidRDefault="003A23C4" w:rsidP="00E07E70">
            <w:pPr>
              <w:ind w:left="720" w:hanging="720"/>
              <w:jc w:val="center"/>
              <w:rPr>
                <w:rFonts w:ascii="Arial" w:hAnsi="Arial" w:cs="Arial"/>
                <w:i/>
                <w:sz w:val="16"/>
                <w:szCs w:val="16"/>
                <w:lang w:val="pt-BR" w:eastAsia="en-GB"/>
              </w:rPr>
            </w:pPr>
            <w:r w:rsidRPr="00503508">
              <w:rPr>
                <w:rFonts w:ascii="Arial" w:hAnsi="Arial" w:cs="Arial"/>
                <w:i/>
                <w:sz w:val="16"/>
                <w:szCs w:val="16"/>
                <w:lang w:val="pt-BR" w:eastAsia="en-GB"/>
              </w:rPr>
              <w:t>q</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2B87431C"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60/</w:t>
            </w:r>
            <w:r w:rsidRPr="00503508">
              <w:rPr>
                <w:rFonts w:ascii="Arial" w:hAnsi="Arial" w:cs="Arial"/>
                <w:i/>
                <w:sz w:val="16"/>
                <w:szCs w:val="16"/>
                <w:lang w:val="pt-BR" w:eastAsia="en-GB"/>
              </w:rPr>
              <w:t>q</w:t>
            </w: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7F265ED0"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0.0586</w:t>
            </w:r>
          </w:p>
        </w:tc>
      </w:tr>
      <w:tr w:rsidR="003A23C4" w:rsidRPr="00503508" w14:paraId="3F9819E8"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50E75780"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1</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hideMark/>
          </w:tcPr>
          <w:p w14:paraId="5614B71E" w14:textId="77777777" w:rsidR="003A23C4" w:rsidRPr="00503508" w:rsidRDefault="003A23C4" w:rsidP="00E07E70">
            <w:pPr>
              <w:ind w:left="720" w:hanging="720"/>
              <w:jc w:val="center"/>
              <w:rPr>
                <w:rFonts w:ascii="Arial" w:hAnsi="Arial" w:cs="Arial"/>
                <w:i/>
                <w:sz w:val="16"/>
                <w:szCs w:val="16"/>
                <w:lang w:val="pt-BR" w:eastAsia="en-GB"/>
              </w:rPr>
            </w:pPr>
            <w:r w:rsidRPr="00503508">
              <w:rPr>
                <w:rFonts w:ascii="Arial" w:hAnsi="Arial" w:cs="Arial"/>
                <w:i/>
                <w:sz w:val="16"/>
                <w:szCs w:val="16"/>
                <w:lang w:val="pt-BR" w:eastAsia="en-GB"/>
              </w:rPr>
              <w:t>q</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73C1F022"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80/</w:t>
            </w:r>
            <w:r w:rsidRPr="00503508">
              <w:rPr>
                <w:rFonts w:ascii="Arial" w:hAnsi="Arial" w:cs="Arial"/>
                <w:i/>
                <w:sz w:val="16"/>
                <w:szCs w:val="16"/>
                <w:lang w:val="pt-BR" w:eastAsia="en-GB"/>
              </w:rPr>
              <w:t>q</w:t>
            </w: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72263A51"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0.0781</w:t>
            </w:r>
          </w:p>
        </w:tc>
      </w:tr>
      <w:tr w:rsidR="003A23C4" w:rsidRPr="00503508" w14:paraId="3BE9FB0B"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4926A316"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2</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hideMark/>
          </w:tcPr>
          <w:p w14:paraId="6A4B599B" w14:textId="77777777" w:rsidR="003A23C4" w:rsidRPr="00503508" w:rsidRDefault="003A23C4" w:rsidP="00E07E70">
            <w:pPr>
              <w:ind w:left="720" w:hanging="720"/>
              <w:jc w:val="center"/>
              <w:rPr>
                <w:rFonts w:ascii="Arial" w:hAnsi="Arial" w:cs="Arial"/>
                <w:i/>
                <w:sz w:val="16"/>
                <w:szCs w:val="16"/>
                <w:lang w:val="pt-BR" w:eastAsia="en-GB"/>
              </w:rPr>
            </w:pPr>
            <w:r w:rsidRPr="00503508">
              <w:rPr>
                <w:rFonts w:ascii="Arial" w:hAnsi="Arial" w:cs="Arial"/>
                <w:i/>
                <w:sz w:val="16"/>
                <w:szCs w:val="16"/>
                <w:lang w:val="pt-BR" w:eastAsia="en-GB"/>
              </w:rPr>
              <w:t>q</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67B98E9C"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100/</w:t>
            </w:r>
            <w:r w:rsidRPr="00503508">
              <w:rPr>
                <w:rFonts w:ascii="Arial" w:hAnsi="Arial" w:cs="Arial"/>
                <w:i/>
                <w:sz w:val="16"/>
                <w:szCs w:val="16"/>
                <w:lang w:val="pt-BR" w:eastAsia="en-GB"/>
              </w:rPr>
              <w:t>q</w:t>
            </w: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54A0E7D0"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0.0977</w:t>
            </w:r>
          </w:p>
        </w:tc>
      </w:tr>
      <w:tr w:rsidR="003A23C4" w:rsidRPr="00503508" w14:paraId="57364513"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1A509EBA"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3</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hideMark/>
          </w:tcPr>
          <w:p w14:paraId="21E61539" w14:textId="77777777" w:rsidR="003A23C4" w:rsidRPr="00503508" w:rsidRDefault="003A23C4" w:rsidP="00E07E70">
            <w:pPr>
              <w:ind w:left="720" w:hanging="720"/>
              <w:jc w:val="center"/>
              <w:rPr>
                <w:rFonts w:ascii="Arial" w:hAnsi="Arial" w:cs="Arial"/>
                <w:i/>
                <w:sz w:val="16"/>
                <w:szCs w:val="16"/>
                <w:lang w:val="pt-BR" w:eastAsia="en-GB"/>
              </w:rPr>
            </w:pPr>
            <w:r w:rsidRPr="00503508">
              <w:rPr>
                <w:rFonts w:ascii="Arial" w:hAnsi="Arial" w:cs="Arial"/>
                <w:i/>
                <w:sz w:val="16"/>
                <w:szCs w:val="16"/>
                <w:lang w:val="pt-BR" w:eastAsia="en-GB"/>
              </w:rPr>
              <w:t>q</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12C8E268"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128/</w:t>
            </w:r>
            <w:r w:rsidRPr="00503508">
              <w:rPr>
                <w:rFonts w:ascii="Arial" w:hAnsi="Arial" w:cs="Arial"/>
                <w:i/>
                <w:sz w:val="16"/>
                <w:szCs w:val="16"/>
                <w:lang w:val="pt-BR" w:eastAsia="en-GB"/>
              </w:rPr>
              <w:t>q</w:t>
            </w: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3FA27A2F"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0.1250</w:t>
            </w:r>
          </w:p>
        </w:tc>
      </w:tr>
      <w:tr w:rsidR="003A23C4" w:rsidRPr="00503508" w14:paraId="1B6C08F5"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5804C83C"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4</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hideMark/>
          </w:tcPr>
          <w:p w14:paraId="4A8299EF" w14:textId="77777777" w:rsidR="003A23C4" w:rsidRPr="00503508" w:rsidRDefault="003A23C4" w:rsidP="00E07E70">
            <w:pPr>
              <w:ind w:left="720" w:hanging="720"/>
              <w:jc w:val="center"/>
              <w:rPr>
                <w:rFonts w:ascii="Arial" w:hAnsi="Arial" w:cs="Arial"/>
                <w:i/>
                <w:sz w:val="16"/>
                <w:szCs w:val="16"/>
                <w:lang w:val="pt-BR" w:eastAsia="en-GB"/>
              </w:rPr>
            </w:pPr>
            <w:r w:rsidRPr="00503508">
              <w:rPr>
                <w:rFonts w:ascii="Arial" w:hAnsi="Arial" w:cs="Arial"/>
                <w:i/>
                <w:sz w:val="16"/>
                <w:szCs w:val="16"/>
                <w:lang w:val="pt-BR" w:eastAsia="en-GB"/>
              </w:rPr>
              <w:t>q</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0F58547F"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156/</w:t>
            </w:r>
            <w:r w:rsidRPr="00503508">
              <w:rPr>
                <w:rFonts w:ascii="Arial" w:hAnsi="Arial" w:cs="Arial"/>
                <w:i/>
                <w:sz w:val="16"/>
                <w:szCs w:val="16"/>
                <w:lang w:val="pt-BR" w:eastAsia="en-GB"/>
              </w:rPr>
              <w:t>q</w:t>
            </w: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4AAE4A7A"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0.1523</w:t>
            </w:r>
          </w:p>
        </w:tc>
      </w:tr>
      <w:tr w:rsidR="003A23C4" w:rsidRPr="00503508" w14:paraId="69D8A50C"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1AA0624B"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5</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hideMark/>
          </w:tcPr>
          <w:p w14:paraId="15E78F12" w14:textId="77777777" w:rsidR="003A23C4" w:rsidRPr="00503508" w:rsidRDefault="003A23C4" w:rsidP="00E07E70">
            <w:pPr>
              <w:ind w:left="720" w:hanging="720"/>
              <w:jc w:val="center"/>
              <w:rPr>
                <w:rFonts w:ascii="Arial" w:hAnsi="Arial" w:cs="Arial"/>
                <w:i/>
                <w:sz w:val="16"/>
                <w:szCs w:val="16"/>
                <w:lang w:val="pt-BR" w:eastAsia="en-GB"/>
              </w:rPr>
            </w:pPr>
            <w:r w:rsidRPr="00503508">
              <w:rPr>
                <w:rFonts w:ascii="Arial" w:hAnsi="Arial" w:cs="Arial"/>
                <w:i/>
                <w:sz w:val="16"/>
                <w:szCs w:val="16"/>
                <w:lang w:val="pt-BR" w:eastAsia="en-GB"/>
              </w:rPr>
              <w:t>q</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6F686560"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198/</w:t>
            </w:r>
            <w:r w:rsidRPr="00503508">
              <w:rPr>
                <w:rFonts w:ascii="Arial" w:hAnsi="Arial" w:cs="Arial"/>
                <w:i/>
                <w:sz w:val="16"/>
                <w:szCs w:val="16"/>
                <w:lang w:val="pt-BR" w:eastAsia="en-GB"/>
              </w:rPr>
              <w:t>q</w:t>
            </w:r>
          </w:p>
        </w:tc>
        <w:tc>
          <w:tcPr>
            <w:tcW w:w="1440" w:type="dxa"/>
            <w:tcBorders>
              <w:top w:val="nil"/>
              <w:left w:val="nil"/>
              <w:bottom w:val="single" w:sz="8" w:space="0" w:color="auto"/>
              <w:right w:val="single" w:sz="8" w:space="0" w:color="auto"/>
            </w:tcBorders>
            <w:tcMar>
              <w:top w:w="0" w:type="dxa"/>
              <w:left w:w="108" w:type="dxa"/>
              <w:bottom w:w="0" w:type="dxa"/>
              <w:right w:w="108" w:type="dxa"/>
            </w:tcMar>
          </w:tcPr>
          <w:p w14:paraId="13060ACA"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0.1934</w:t>
            </w:r>
          </w:p>
        </w:tc>
      </w:tr>
      <w:tr w:rsidR="003A23C4" w:rsidRPr="00503508" w14:paraId="00786DF5"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3740AA02"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6</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46C6D0BD" w14:textId="77777777" w:rsidR="003A23C4" w:rsidRPr="00503508" w:rsidRDefault="003A23C4" w:rsidP="00E07E70">
            <w:pPr>
              <w:ind w:left="720" w:hanging="720"/>
              <w:jc w:val="center"/>
              <w:rPr>
                <w:rFonts w:ascii="Arial" w:hAnsi="Arial" w:cs="Arial"/>
                <w:i/>
                <w:sz w:val="16"/>
                <w:szCs w:val="16"/>
                <w:lang w:eastAsia="en-GB"/>
              </w:rPr>
            </w:pPr>
            <w:r w:rsidRPr="00503508">
              <w:rPr>
                <w:rFonts w:ascii="Arial" w:hAnsi="Arial" w:cs="Arial"/>
                <w:sz w:val="16"/>
                <w:szCs w:val="16"/>
                <w:lang w:val="pt-BR"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5442BD79"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 xml:space="preserve">120 </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1F6BAA7E"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0.2344</w:t>
            </w:r>
          </w:p>
        </w:tc>
      </w:tr>
      <w:tr w:rsidR="003A23C4" w:rsidRPr="00503508" w14:paraId="0A9DB9EF"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271EFCBD"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7</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6AD2A2FE" w14:textId="77777777" w:rsidR="003A23C4" w:rsidRPr="00503508" w:rsidRDefault="003A23C4" w:rsidP="00E07E70">
            <w:pPr>
              <w:ind w:left="720" w:hanging="720"/>
              <w:jc w:val="center"/>
              <w:rPr>
                <w:rFonts w:ascii="Arial" w:hAnsi="Arial" w:cs="Arial"/>
                <w:i/>
                <w:sz w:val="16"/>
                <w:szCs w:val="16"/>
                <w:lang w:eastAsia="en-GB"/>
              </w:rPr>
            </w:pPr>
            <w:r w:rsidRPr="00503508">
              <w:rPr>
                <w:rFonts w:ascii="Arial" w:hAnsi="Arial" w:cs="Arial"/>
                <w:sz w:val="16"/>
                <w:szCs w:val="16"/>
                <w:lang w:val="pt-BR"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2DC3E8CB"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 xml:space="preserve">157 </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4FC66F04"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0.3066</w:t>
            </w:r>
          </w:p>
        </w:tc>
      </w:tr>
      <w:tr w:rsidR="003A23C4" w:rsidRPr="00503508" w14:paraId="371F5CBF"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5FF2B241"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8</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7CAD5CCC"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21CE019C"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193</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77208F1E"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0.3770</w:t>
            </w:r>
          </w:p>
        </w:tc>
      </w:tr>
      <w:tr w:rsidR="003A23C4" w:rsidRPr="00503508" w14:paraId="1858E17B"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4935E620"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9</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33CA3231"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6EF45019"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251</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2DB1C82B"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0.4902</w:t>
            </w:r>
          </w:p>
        </w:tc>
      </w:tr>
      <w:tr w:rsidR="003A23C4" w:rsidRPr="00503508" w14:paraId="4AD547B3"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24CEE694"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10</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30708CC4"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68D4FC3D"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308</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4DDDA379"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0.6016</w:t>
            </w:r>
          </w:p>
        </w:tc>
      </w:tr>
      <w:tr w:rsidR="003A23C4" w:rsidRPr="00503508" w14:paraId="7024B6C2"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732C89B2"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11</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0EAB728B"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62560228"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379</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189D9332"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0.7402</w:t>
            </w:r>
          </w:p>
        </w:tc>
      </w:tr>
      <w:tr w:rsidR="003A23C4" w:rsidRPr="00503508" w14:paraId="2362C539"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4B842943"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12</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282FC1B0"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4B264851"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449</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16B11AED"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0.8770</w:t>
            </w:r>
          </w:p>
        </w:tc>
      </w:tr>
      <w:tr w:rsidR="003A23C4" w:rsidRPr="00503508" w14:paraId="048B5693"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1F34EE5B"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13</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4CA8D9F2"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04BDFE4C"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526</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07D153DF"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1.0273</w:t>
            </w:r>
          </w:p>
        </w:tc>
      </w:tr>
      <w:tr w:rsidR="003A23C4" w:rsidRPr="00503508" w14:paraId="3AA31649"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70850098"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14</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3974B417"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4D2DAD59"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602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6C6004BF"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1.1758</w:t>
            </w:r>
          </w:p>
        </w:tc>
      </w:tr>
      <w:tr w:rsidR="003A23C4" w:rsidRPr="00503508" w14:paraId="455C3BCD" w14:textId="77777777" w:rsidTr="00E07E70">
        <w:tc>
          <w:tcPr>
            <w:tcW w:w="1244" w:type="dxa"/>
            <w:tcBorders>
              <w:top w:val="single" w:sz="8" w:space="0" w:color="auto"/>
              <w:left w:val="single" w:sz="4" w:space="0" w:color="auto"/>
              <w:bottom w:val="single" w:sz="8" w:space="0" w:color="auto"/>
              <w:right w:val="single" w:sz="4" w:space="0" w:color="auto"/>
            </w:tcBorders>
            <w:shd w:val="clear" w:color="auto" w:fill="auto"/>
            <w:vAlign w:val="center"/>
            <w:hideMark/>
          </w:tcPr>
          <w:p w14:paraId="1D9AD4F3"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15</w:t>
            </w:r>
          </w:p>
        </w:tc>
        <w:tc>
          <w:tcPr>
            <w:tcW w:w="1636"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7E82D5E"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eastAsia="Times New Roman" w:hAnsi="Arial" w:cs="Arial"/>
                <w:sz w:val="16"/>
                <w:szCs w:val="16"/>
              </w:rPr>
              <w:t>2</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012146BE"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eastAsia="Times New Roman" w:hAnsi="Arial" w:cs="Arial"/>
                <w:sz w:val="16"/>
                <w:szCs w:val="16"/>
                <w:lang w:val="pt-BR"/>
              </w:rPr>
              <w:t>679</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4A3A775"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eastAsia="Times New Roman" w:hAnsi="Arial" w:cs="Arial"/>
                <w:sz w:val="16"/>
                <w:szCs w:val="16"/>
              </w:rPr>
              <w:t>1.3262</w:t>
            </w:r>
          </w:p>
        </w:tc>
      </w:tr>
      <w:tr w:rsidR="003A23C4" w:rsidRPr="00503508" w14:paraId="723D76BC" w14:textId="77777777" w:rsidTr="00E07E70">
        <w:tc>
          <w:tcPr>
            <w:tcW w:w="1244" w:type="dxa"/>
            <w:tcBorders>
              <w:top w:val="single" w:sz="8" w:space="0" w:color="auto"/>
              <w:left w:val="single" w:sz="4" w:space="0" w:color="auto"/>
              <w:bottom w:val="single" w:sz="8" w:space="0" w:color="auto"/>
              <w:right w:val="single" w:sz="4" w:space="0" w:color="auto"/>
            </w:tcBorders>
            <w:shd w:val="clear" w:color="auto" w:fill="auto"/>
            <w:vAlign w:val="center"/>
            <w:hideMark/>
          </w:tcPr>
          <w:p w14:paraId="7E6EF612"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lastRenderedPageBreak/>
              <w:t>16</w:t>
            </w:r>
          </w:p>
        </w:tc>
        <w:tc>
          <w:tcPr>
            <w:tcW w:w="1636"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1E2FF23"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4</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C629915"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378</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D97C3BF"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xml:space="preserve"> 1.4766</w:t>
            </w:r>
          </w:p>
        </w:tc>
      </w:tr>
      <w:tr w:rsidR="003A23C4" w:rsidRPr="00503508" w14:paraId="4FB5502E" w14:textId="77777777" w:rsidTr="00E07E70">
        <w:tc>
          <w:tcPr>
            <w:tcW w:w="1244" w:type="dxa"/>
            <w:tcBorders>
              <w:top w:val="single" w:sz="8" w:space="0" w:color="auto"/>
              <w:left w:val="single" w:sz="4" w:space="0" w:color="auto"/>
              <w:bottom w:val="single" w:sz="8" w:space="0" w:color="auto"/>
              <w:right w:val="single" w:sz="4" w:space="0" w:color="auto"/>
            </w:tcBorders>
            <w:shd w:val="clear" w:color="auto" w:fill="auto"/>
            <w:vAlign w:val="center"/>
            <w:hideMark/>
          </w:tcPr>
          <w:p w14:paraId="3B011058"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17</w:t>
            </w:r>
          </w:p>
        </w:tc>
        <w:tc>
          <w:tcPr>
            <w:tcW w:w="1636"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2DCD829"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4</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5D5D6EB7"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434</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46D49CE"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1.6953</w:t>
            </w:r>
          </w:p>
        </w:tc>
      </w:tr>
      <w:tr w:rsidR="003A23C4" w:rsidRPr="00503508" w14:paraId="74B1A80E" w14:textId="77777777" w:rsidTr="00E07E70">
        <w:tc>
          <w:tcPr>
            <w:tcW w:w="1244" w:type="dxa"/>
            <w:tcBorders>
              <w:top w:val="single" w:sz="8" w:space="0" w:color="auto"/>
              <w:left w:val="single" w:sz="4" w:space="0" w:color="auto"/>
              <w:bottom w:val="single" w:sz="8" w:space="0" w:color="auto"/>
              <w:right w:val="single" w:sz="4" w:space="0" w:color="auto"/>
            </w:tcBorders>
            <w:shd w:val="clear" w:color="auto" w:fill="auto"/>
            <w:vAlign w:val="center"/>
            <w:hideMark/>
          </w:tcPr>
          <w:p w14:paraId="79D1E793"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18</w:t>
            </w:r>
          </w:p>
        </w:tc>
        <w:tc>
          <w:tcPr>
            <w:tcW w:w="1636"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4ADDDB4"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4</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D1EFA11"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490</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486C1014"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1.9141</w:t>
            </w:r>
          </w:p>
        </w:tc>
      </w:tr>
      <w:tr w:rsidR="003A23C4" w:rsidRPr="00503508" w14:paraId="33C7AE50" w14:textId="77777777" w:rsidTr="00E07E70">
        <w:tc>
          <w:tcPr>
            <w:tcW w:w="1244" w:type="dxa"/>
            <w:tcBorders>
              <w:top w:val="single" w:sz="8" w:space="0" w:color="auto"/>
              <w:left w:val="single" w:sz="4" w:space="0" w:color="auto"/>
              <w:bottom w:val="single" w:sz="8" w:space="0" w:color="auto"/>
              <w:right w:val="single" w:sz="4" w:space="0" w:color="auto"/>
            </w:tcBorders>
            <w:shd w:val="clear" w:color="auto" w:fill="auto"/>
            <w:vAlign w:val="center"/>
            <w:hideMark/>
          </w:tcPr>
          <w:p w14:paraId="5E89044A"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19</w:t>
            </w:r>
          </w:p>
        </w:tc>
        <w:tc>
          <w:tcPr>
            <w:tcW w:w="1636"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976779A"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4</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0D73E49"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553</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C7D7393"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2.1602</w:t>
            </w:r>
          </w:p>
        </w:tc>
      </w:tr>
      <w:tr w:rsidR="003A23C4" w:rsidRPr="00503508" w14:paraId="6D3F69D3" w14:textId="77777777" w:rsidTr="00E07E70">
        <w:tc>
          <w:tcPr>
            <w:tcW w:w="1244" w:type="dxa"/>
            <w:tcBorders>
              <w:top w:val="single" w:sz="8" w:space="0" w:color="auto"/>
              <w:left w:val="single" w:sz="4" w:space="0" w:color="auto"/>
              <w:bottom w:val="single" w:sz="8" w:space="0" w:color="auto"/>
              <w:right w:val="single" w:sz="4" w:space="0" w:color="auto"/>
            </w:tcBorders>
            <w:shd w:val="clear" w:color="auto" w:fill="auto"/>
            <w:vAlign w:val="center"/>
            <w:hideMark/>
          </w:tcPr>
          <w:p w14:paraId="0E76F9B9"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20</w:t>
            </w:r>
          </w:p>
        </w:tc>
        <w:tc>
          <w:tcPr>
            <w:tcW w:w="1636"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556ECB3"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4</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72C3553B"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616</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4AA9C034"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2.4063</w:t>
            </w:r>
          </w:p>
        </w:tc>
      </w:tr>
      <w:tr w:rsidR="003A23C4" w:rsidRPr="00503508" w14:paraId="42E2072C" w14:textId="77777777" w:rsidTr="00E07E70">
        <w:tc>
          <w:tcPr>
            <w:tcW w:w="1244" w:type="dxa"/>
            <w:tcBorders>
              <w:top w:val="single" w:sz="8" w:space="0" w:color="auto"/>
              <w:left w:val="single" w:sz="4" w:space="0" w:color="auto"/>
              <w:bottom w:val="single" w:sz="8" w:space="0" w:color="auto"/>
              <w:right w:val="single" w:sz="4" w:space="0" w:color="auto"/>
            </w:tcBorders>
            <w:shd w:val="clear" w:color="auto" w:fill="auto"/>
            <w:vAlign w:val="center"/>
            <w:hideMark/>
          </w:tcPr>
          <w:p w14:paraId="34CBA2D0"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21</w:t>
            </w:r>
          </w:p>
        </w:tc>
        <w:tc>
          <w:tcPr>
            <w:tcW w:w="1636"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331D36B"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eastAsia="Times New Roman" w:hAnsi="Arial" w:cs="Arial"/>
                <w:sz w:val="16"/>
                <w:szCs w:val="16"/>
              </w:rPr>
              <w:t>4</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298858C9"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eastAsia="Times New Roman" w:hAnsi="Arial" w:cs="Arial"/>
                <w:sz w:val="16"/>
                <w:szCs w:val="16"/>
                <w:lang w:val="pt-BR"/>
              </w:rPr>
              <w:t>658</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EC2D13D"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eastAsia="Times New Roman" w:hAnsi="Arial" w:cs="Arial"/>
                <w:sz w:val="16"/>
                <w:szCs w:val="16"/>
              </w:rPr>
              <w:t>2.5703</w:t>
            </w:r>
          </w:p>
        </w:tc>
      </w:tr>
      <w:tr w:rsidR="003A23C4" w:rsidRPr="00503508" w14:paraId="247953D9" w14:textId="77777777" w:rsidTr="00E07E70">
        <w:tc>
          <w:tcPr>
            <w:tcW w:w="1244" w:type="dxa"/>
            <w:tcBorders>
              <w:top w:val="single" w:sz="8" w:space="0" w:color="auto"/>
              <w:left w:val="single" w:sz="4" w:space="0" w:color="auto"/>
              <w:bottom w:val="single" w:sz="8" w:space="0" w:color="auto"/>
              <w:right w:val="single" w:sz="4" w:space="0" w:color="auto"/>
            </w:tcBorders>
            <w:shd w:val="clear" w:color="auto" w:fill="auto"/>
            <w:vAlign w:val="center"/>
            <w:hideMark/>
          </w:tcPr>
          <w:p w14:paraId="743A001E"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22</w:t>
            </w:r>
          </w:p>
        </w:tc>
        <w:tc>
          <w:tcPr>
            <w:tcW w:w="1636"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702376A2"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4</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1B8B08E2"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699</w:t>
            </w:r>
          </w:p>
        </w:tc>
        <w:tc>
          <w:tcPr>
            <w:tcW w:w="144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FE08C76"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2.7305</w:t>
            </w:r>
          </w:p>
        </w:tc>
      </w:tr>
      <w:tr w:rsidR="003A23C4" w:rsidRPr="00503508" w14:paraId="0DD84EC6"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5D928286"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23</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58A62E96"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4</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7A561D82"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772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54B70F71"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3.0156</w:t>
            </w:r>
          </w:p>
        </w:tc>
      </w:tr>
      <w:tr w:rsidR="003A23C4" w:rsidRPr="00503508" w14:paraId="5828B381"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3E52CAE9"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24</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093F2357"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6</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563B7A26"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567</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42C9F0D3"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3.3223</w:t>
            </w:r>
          </w:p>
        </w:tc>
      </w:tr>
      <w:tr w:rsidR="003A23C4" w:rsidRPr="00503508" w14:paraId="6D18E50C"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2C7B4870"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25</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1096ABBC"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6</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7F4703DD"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616</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626C3ACE"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3.6094</w:t>
            </w:r>
          </w:p>
        </w:tc>
      </w:tr>
      <w:tr w:rsidR="003A23C4" w:rsidRPr="00503508" w14:paraId="4237AC87"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6F17F2FF"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26</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04D20160"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6</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078B602C"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666</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08F5367A"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3.9023</w:t>
            </w:r>
          </w:p>
        </w:tc>
      </w:tr>
      <w:tr w:rsidR="003A23C4" w:rsidRPr="00503508" w14:paraId="7692E75D"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6CE29873"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27</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4BFF52B6"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6</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1D14EF5A"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val="pt-BR" w:eastAsia="en-GB"/>
              </w:rPr>
              <w:t>772</w:t>
            </w:r>
          </w:p>
        </w:tc>
        <w:tc>
          <w:tcPr>
            <w:tcW w:w="1440" w:type="dxa"/>
            <w:tcBorders>
              <w:top w:val="nil"/>
              <w:left w:val="nil"/>
              <w:bottom w:val="single" w:sz="8" w:space="0" w:color="auto"/>
              <w:right w:val="single" w:sz="8" w:space="0" w:color="auto"/>
            </w:tcBorders>
            <w:tcMar>
              <w:top w:w="0" w:type="dxa"/>
              <w:left w:w="108" w:type="dxa"/>
              <w:bottom w:w="0" w:type="dxa"/>
              <w:right w:w="108" w:type="dxa"/>
            </w:tcMar>
            <w:hideMark/>
          </w:tcPr>
          <w:p w14:paraId="472F245D" w14:textId="77777777" w:rsidR="003A23C4" w:rsidRPr="00503508" w:rsidRDefault="003A23C4" w:rsidP="00E07E70">
            <w:pPr>
              <w:ind w:left="720" w:hanging="720"/>
              <w:jc w:val="center"/>
              <w:rPr>
                <w:rFonts w:ascii="Arial" w:hAnsi="Arial" w:cs="Arial"/>
                <w:sz w:val="16"/>
                <w:szCs w:val="16"/>
                <w:lang w:val="pt-BR" w:eastAsia="en-GB"/>
              </w:rPr>
            </w:pPr>
            <w:r w:rsidRPr="00503508">
              <w:rPr>
                <w:rFonts w:ascii="Arial" w:hAnsi="Arial" w:cs="Arial"/>
                <w:sz w:val="16"/>
                <w:szCs w:val="16"/>
                <w:lang w:eastAsia="en-GB"/>
              </w:rPr>
              <w:t> 4.5234</w:t>
            </w:r>
          </w:p>
        </w:tc>
      </w:tr>
      <w:tr w:rsidR="003A23C4" w:rsidRPr="00503508" w14:paraId="6716DC29"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7CC2C3FB"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28</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56E57549" w14:textId="77777777" w:rsidR="003A23C4" w:rsidRPr="00503508" w:rsidRDefault="003A23C4" w:rsidP="00E07E70">
            <w:pPr>
              <w:ind w:left="720" w:hanging="720"/>
              <w:jc w:val="center"/>
              <w:rPr>
                <w:rFonts w:ascii="Arial" w:hAnsi="Arial" w:cs="Arial"/>
                <w:i/>
                <w:sz w:val="16"/>
                <w:szCs w:val="16"/>
                <w:lang w:eastAsia="en-GB"/>
              </w:rPr>
            </w:pPr>
            <w:r w:rsidRPr="00503508">
              <w:rPr>
                <w:rFonts w:ascii="Arial" w:hAnsi="Arial" w:cs="Arial"/>
                <w:i/>
                <w:sz w:val="16"/>
                <w:szCs w:val="16"/>
                <w:lang w:eastAsia="en-GB"/>
              </w:rPr>
              <w:t>q</w:t>
            </w:r>
          </w:p>
        </w:tc>
        <w:tc>
          <w:tcPr>
            <w:tcW w:w="2880" w:type="dxa"/>
            <w:gridSpan w:val="2"/>
            <w:vMerge w:val="restart"/>
            <w:tcBorders>
              <w:top w:val="nil"/>
              <w:left w:val="nil"/>
              <w:right w:val="single" w:sz="8" w:space="0" w:color="auto"/>
            </w:tcBorders>
            <w:tcMar>
              <w:top w:w="0" w:type="dxa"/>
              <w:left w:w="108" w:type="dxa"/>
              <w:bottom w:w="0" w:type="dxa"/>
              <w:right w:w="108" w:type="dxa"/>
            </w:tcMar>
          </w:tcPr>
          <w:p w14:paraId="3BD14A29" w14:textId="77777777" w:rsidR="003A23C4" w:rsidRPr="00503508" w:rsidRDefault="003A23C4" w:rsidP="00E07E70">
            <w:pPr>
              <w:spacing w:before="240"/>
              <w:ind w:left="720" w:hanging="720"/>
              <w:jc w:val="center"/>
              <w:rPr>
                <w:rFonts w:ascii="Arial" w:hAnsi="Arial" w:cs="Arial"/>
                <w:sz w:val="16"/>
                <w:szCs w:val="16"/>
                <w:lang w:val="pt-BR" w:eastAsia="en-GB"/>
              </w:rPr>
            </w:pPr>
            <w:r w:rsidRPr="00503508">
              <w:rPr>
                <w:rFonts w:ascii="Arial" w:hAnsi="Arial" w:cs="Arial"/>
                <w:sz w:val="16"/>
                <w:szCs w:val="16"/>
                <w:lang w:val="pt-BR" w:eastAsia="en-GB"/>
              </w:rPr>
              <w:t>reserved</w:t>
            </w:r>
          </w:p>
        </w:tc>
      </w:tr>
      <w:tr w:rsidR="003A23C4" w:rsidRPr="00503508" w14:paraId="7F9A1AAB"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730905DB"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29</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3C329127" w14:textId="77777777" w:rsidR="003A23C4" w:rsidRPr="00503508" w:rsidRDefault="003A23C4" w:rsidP="00E07E70">
            <w:pPr>
              <w:ind w:left="720" w:hanging="720"/>
              <w:jc w:val="center"/>
              <w:rPr>
                <w:rFonts w:ascii="Arial" w:hAnsi="Arial" w:cs="Arial"/>
                <w:sz w:val="16"/>
                <w:szCs w:val="16"/>
                <w:lang w:eastAsia="en-GB"/>
              </w:rPr>
            </w:pPr>
            <w:r w:rsidRPr="00503508">
              <w:rPr>
                <w:rFonts w:ascii="Arial" w:hAnsi="Arial" w:cs="Arial"/>
                <w:sz w:val="16"/>
                <w:szCs w:val="16"/>
                <w:lang w:eastAsia="en-GB"/>
              </w:rPr>
              <w:t>2</w:t>
            </w:r>
          </w:p>
        </w:tc>
        <w:tc>
          <w:tcPr>
            <w:tcW w:w="2880" w:type="dxa"/>
            <w:gridSpan w:val="2"/>
            <w:vMerge/>
            <w:tcBorders>
              <w:left w:val="nil"/>
              <w:right w:val="single" w:sz="8" w:space="0" w:color="auto"/>
            </w:tcBorders>
            <w:tcMar>
              <w:top w:w="0" w:type="dxa"/>
              <w:left w:w="108" w:type="dxa"/>
              <w:bottom w:w="0" w:type="dxa"/>
              <w:right w:w="108" w:type="dxa"/>
            </w:tcMar>
            <w:vAlign w:val="center"/>
            <w:hideMark/>
          </w:tcPr>
          <w:p w14:paraId="7AF762E6" w14:textId="77777777" w:rsidR="003A23C4" w:rsidRPr="00503508" w:rsidRDefault="003A23C4" w:rsidP="00E07E70">
            <w:pPr>
              <w:ind w:left="720" w:hanging="720"/>
              <w:jc w:val="center"/>
              <w:rPr>
                <w:rFonts w:ascii="Arial" w:hAnsi="Arial" w:cs="Arial"/>
                <w:sz w:val="16"/>
                <w:szCs w:val="16"/>
                <w:lang w:val="pt-BR" w:eastAsia="en-GB"/>
              </w:rPr>
            </w:pPr>
          </w:p>
        </w:tc>
      </w:tr>
      <w:tr w:rsidR="003A23C4" w:rsidRPr="00503508" w14:paraId="1D25034A"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55FE21E8" w14:textId="77777777" w:rsidR="003A23C4" w:rsidRPr="00503508" w:rsidRDefault="003A23C4" w:rsidP="00E07E70">
            <w:pPr>
              <w:ind w:left="720" w:hanging="720"/>
              <w:jc w:val="center"/>
              <w:rPr>
                <w:rFonts w:ascii="Calibri" w:hAnsi="Calibri"/>
                <w:sz w:val="16"/>
                <w:szCs w:val="16"/>
                <w:lang w:eastAsia="en-GB"/>
              </w:rPr>
            </w:pPr>
            <w:r w:rsidRPr="00503508">
              <w:rPr>
                <w:sz w:val="16"/>
                <w:szCs w:val="16"/>
                <w:lang w:eastAsia="en-GB"/>
              </w:rPr>
              <w:t>30</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1167B101" w14:textId="77777777" w:rsidR="003A23C4" w:rsidRPr="00503508" w:rsidRDefault="003A23C4" w:rsidP="00E07E70">
            <w:pPr>
              <w:ind w:left="720" w:hanging="720"/>
              <w:jc w:val="center"/>
              <w:rPr>
                <w:sz w:val="16"/>
                <w:szCs w:val="16"/>
                <w:lang w:eastAsia="en-GB"/>
              </w:rPr>
            </w:pPr>
            <w:r w:rsidRPr="00503508">
              <w:rPr>
                <w:sz w:val="16"/>
                <w:szCs w:val="16"/>
                <w:lang w:eastAsia="en-GB"/>
              </w:rPr>
              <w:t>4</w:t>
            </w:r>
          </w:p>
        </w:tc>
        <w:tc>
          <w:tcPr>
            <w:tcW w:w="0" w:type="auto"/>
            <w:gridSpan w:val="2"/>
            <w:vMerge/>
            <w:tcBorders>
              <w:left w:val="single" w:sz="4" w:space="0" w:color="auto"/>
              <w:right w:val="single" w:sz="8" w:space="0" w:color="auto"/>
            </w:tcBorders>
            <w:vAlign w:val="center"/>
            <w:hideMark/>
          </w:tcPr>
          <w:p w14:paraId="51FE202B" w14:textId="77777777" w:rsidR="003A23C4" w:rsidRPr="00503508" w:rsidRDefault="003A23C4" w:rsidP="00E07E70">
            <w:pPr>
              <w:ind w:left="720" w:hanging="720"/>
              <w:rPr>
                <w:rFonts w:ascii="Arial" w:hAnsi="Arial" w:cs="Arial"/>
                <w:sz w:val="16"/>
                <w:szCs w:val="16"/>
                <w:lang w:val="pt-BR" w:eastAsia="en-GB"/>
              </w:rPr>
            </w:pPr>
          </w:p>
        </w:tc>
      </w:tr>
      <w:tr w:rsidR="003A23C4" w:rsidRPr="00503508" w14:paraId="3BC08B86" w14:textId="77777777" w:rsidTr="00E07E70">
        <w:tc>
          <w:tcPr>
            <w:tcW w:w="1244" w:type="dxa"/>
            <w:tcBorders>
              <w:top w:val="single" w:sz="8" w:space="0" w:color="auto"/>
              <w:left w:val="single" w:sz="4" w:space="0" w:color="auto"/>
              <w:bottom w:val="single" w:sz="8" w:space="0" w:color="auto"/>
              <w:right w:val="single" w:sz="4" w:space="0" w:color="auto"/>
            </w:tcBorders>
            <w:vAlign w:val="center"/>
            <w:hideMark/>
          </w:tcPr>
          <w:p w14:paraId="2FFBF66A" w14:textId="77777777" w:rsidR="003A23C4" w:rsidRPr="00503508" w:rsidRDefault="003A23C4" w:rsidP="00E07E70">
            <w:pPr>
              <w:ind w:left="720" w:hanging="720"/>
              <w:jc w:val="center"/>
              <w:rPr>
                <w:sz w:val="16"/>
                <w:szCs w:val="16"/>
                <w:lang w:eastAsia="en-GB"/>
              </w:rPr>
            </w:pPr>
            <w:r w:rsidRPr="00503508">
              <w:rPr>
                <w:sz w:val="16"/>
                <w:szCs w:val="16"/>
                <w:lang w:eastAsia="en-GB"/>
              </w:rPr>
              <w:t>31</w:t>
            </w:r>
          </w:p>
        </w:tc>
        <w:tc>
          <w:tcPr>
            <w:tcW w:w="163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702913C0" w14:textId="77777777" w:rsidR="003A23C4" w:rsidRPr="00503508" w:rsidRDefault="003A23C4" w:rsidP="00E07E70">
            <w:pPr>
              <w:ind w:left="720" w:hanging="720"/>
              <w:jc w:val="center"/>
              <w:rPr>
                <w:sz w:val="16"/>
                <w:szCs w:val="16"/>
                <w:lang w:eastAsia="en-GB"/>
              </w:rPr>
            </w:pPr>
            <w:r w:rsidRPr="00503508">
              <w:rPr>
                <w:sz w:val="16"/>
                <w:szCs w:val="16"/>
                <w:lang w:eastAsia="en-GB"/>
              </w:rPr>
              <w:t>6</w:t>
            </w:r>
          </w:p>
        </w:tc>
        <w:tc>
          <w:tcPr>
            <w:tcW w:w="0" w:type="auto"/>
            <w:gridSpan w:val="2"/>
            <w:vMerge/>
            <w:tcBorders>
              <w:left w:val="single" w:sz="4" w:space="0" w:color="auto"/>
              <w:bottom w:val="single" w:sz="8" w:space="0" w:color="auto"/>
              <w:right w:val="single" w:sz="8" w:space="0" w:color="auto"/>
            </w:tcBorders>
            <w:vAlign w:val="center"/>
            <w:hideMark/>
          </w:tcPr>
          <w:p w14:paraId="72E7A562" w14:textId="77777777" w:rsidR="003A23C4" w:rsidRPr="00503508" w:rsidRDefault="003A23C4" w:rsidP="00E07E70">
            <w:pPr>
              <w:ind w:left="720" w:hanging="720"/>
              <w:rPr>
                <w:rFonts w:ascii="Arial" w:hAnsi="Arial" w:cs="Arial"/>
                <w:sz w:val="16"/>
                <w:szCs w:val="16"/>
                <w:lang w:val="pt-BR" w:eastAsia="en-GB"/>
              </w:rPr>
            </w:pPr>
          </w:p>
        </w:tc>
      </w:tr>
    </w:tbl>
    <w:p w14:paraId="650B85CD" w14:textId="77777777" w:rsidR="00503508" w:rsidRPr="00503508" w:rsidRDefault="00503508" w:rsidP="00503508">
      <w:pPr>
        <w:ind w:left="720" w:hanging="720"/>
      </w:pPr>
    </w:p>
    <w:p w14:paraId="0618F66C" w14:textId="77777777" w:rsidR="00503508" w:rsidRPr="00503508" w:rsidRDefault="00503508" w:rsidP="00503508">
      <w:pPr>
        <w:ind w:left="720" w:hanging="720"/>
      </w:pPr>
    </w:p>
    <w:p w14:paraId="0EAC39CC" w14:textId="77777777" w:rsidR="00503508" w:rsidRPr="00503508" w:rsidRDefault="00503508" w:rsidP="003A23C4">
      <w:r w:rsidRPr="00503508">
        <w:br w:type="textWrapping" w:clear="all"/>
      </w:r>
    </w:p>
    <w:p w14:paraId="003205E7" w14:textId="21EE5F92" w:rsidR="00503508" w:rsidRPr="00503508" w:rsidRDefault="00503508" w:rsidP="00503508">
      <w:pPr>
        <w:ind w:left="720" w:hanging="720"/>
        <w:rPr>
          <w:szCs w:val="20"/>
          <w:lang w:eastAsia="x-none"/>
        </w:rPr>
      </w:pPr>
      <w:r w:rsidRPr="00503508">
        <w:rPr>
          <w:szCs w:val="20"/>
          <w:highlight w:val="green"/>
          <w:lang w:eastAsia="x-none"/>
        </w:rPr>
        <w:t>Agreement</w:t>
      </w:r>
      <w:r w:rsidRPr="00503508">
        <w:rPr>
          <w:szCs w:val="20"/>
          <w:lang w:eastAsia="x-none"/>
        </w:rPr>
        <w:t>:</w:t>
      </w:r>
    </w:p>
    <w:p w14:paraId="1A192AA3" w14:textId="77777777" w:rsidR="00503508" w:rsidRPr="00503508" w:rsidRDefault="00503508" w:rsidP="00613418">
      <w:pPr>
        <w:pStyle w:val="ListParagraph"/>
        <w:numPr>
          <w:ilvl w:val="0"/>
          <w:numId w:val="101"/>
        </w:numPr>
      </w:pPr>
      <w:r w:rsidRPr="00503508">
        <w:t>Regarding configuration of CQI reporting and MCS table:</w:t>
      </w:r>
    </w:p>
    <w:p w14:paraId="52858023" w14:textId="77777777" w:rsidR="00503508" w:rsidRPr="00503508" w:rsidRDefault="00503508" w:rsidP="00613418">
      <w:pPr>
        <w:pStyle w:val="ListParagraph"/>
        <w:numPr>
          <w:ilvl w:val="1"/>
          <w:numId w:val="101"/>
        </w:numPr>
        <w:rPr>
          <w:lang w:eastAsia="x-none"/>
        </w:rPr>
      </w:pPr>
      <w:r w:rsidRPr="00503508">
        <w:t>The new MCS table can be used even when the new CQI table is NOT configured</w:t>
      </w:r>
    </w:p>
    <w:p w14:paraId="6691AD83" w14:textId="77777777" w:rsidR="00503508" w:rsidRPr="00503508" w:rsidRDefault="00503508" w:rsidP="003A23C4"/>
    <w:p w14:paraId="7DBA7518" w14:textId="77777777" w:rsidR="00503508" w:rsidRPr="00007B1B" w:rsidRDefault="00503508" w:rsidP="00503508">
      <w:pPr>
        <w:ind w:left="720" w:hanging="720"/>
        <w:rPr>
          <w:szCs w:val="20"/>
          <w:lang w:eastAsia="x-none"/>
        </w:rPr>
      </w:pPr>
      <w:r w:rsidRPr="00007B1B">
        <w:rPr>
          <w:szCs w:val="20"/>
          <w:lang w:eastAsia="x-none"/>
        </w:rPr>
        <w:t>Proposals:</w:t>
      </w:r>
    </w:p>
    <w:p w14:paraId="752B193E" w14:textId="77777777" w:rsidR="00503508" w:rsidRPr="00007B1B" w:rsidRDefault="00503508" w:rsidP="00036580">
      <w:pPr>
        <w:numPr>
          <w:ilvl w:val="0"/>
          <w:numId w:val="168"/>
        </w:numPr>
        <w:rPr>
          <w:szCs w:val="20"/>
        </w:rPr>
      </w:pPr>
      <w:r w:rsidRPr="00007B1B">
        <w:rPr>
          <w:szCs w:val="20"/>
        </w:rPr>
        <w:t xml:space="preserve">For URLLC, for MCS table signalling for unicast, </w:t>
      </w:r>
    </w:p>
    <w:p w14:paraId="117465B9" w14:textId="77777777" w:rsidR="00503508" w:rsidRPr="00007B1B" w:rsidRDefault="00503508" w:rsidP="00036580">
      <w:pPr>
        <w:numPr>
          <w:ilvl w:val="1"/>
          <w:numId w:val="168"/>
        </w:numPr>
        <w:rPr>
          <w:szCs w:val="20"/>
        </w:rPr>
      </w:pPr>
      <w:r w:rsidRPr="00007B1B">
        <w:rPr>
          <w:szCs w:val="20"/>
        </w:rPr>
        <w:t>For grant-based scheduling, dynamic signalling is used to choose MCS table, which is based on a RNTI for URLLC</w:t>
      </w:r>
    </w:p>
    <w:p w14:paraId="396F29F9" w14:textId="77777777" w:rsidR="00503508" w:rsidRPr="00007B1B" w:rsidRDefault="00503508" w:rsidP="00036580">
      <w:pPr>
        <w:numPr>
          <w:ilvl w:val="2"/>
          <w:numId w:val="168"/>
        </w:numPr>
        <w:rPr>
          <w:szCs w:val="20"/>
        </w:rPr>
      </w:pPr>
      <w:r w:rsidRPr="00007B1B">
        <w:rPr>
          <w:szCs w:val="20"/>
        </w:rPr>
        <w:t xml:space="preserve">The RNTI is based on “111111” + C-RNTI for the new table, while “000000”+C-RNTI is for the legacy table </w:t>
      </w:r>
    </w:p>
    <w:p w14:paraId="78A9FF09" w14:textId="77777777" w:rsidR="00503508" w:rsidRPr="00007B1B" w:rsidRDefault="00503508" w:rsidP="00036580">
      <w:pPr>
        <w:numPr>
          <w:ilvl w:val="1"/>
          <w:numId w:val="168"/>
        </w:numPr>
        <w:rPr>
          <w:szCs w:val="20"/>
        </w:rPr>
      </w:pPr>
      <w:r w:rsidRPr="00007B1B">
        <w:rPr>
          <w:szCs w:val="20"/>
        </w:rPr>
        <w:t>For grant-free based scheduling (both initial &amp; re-transmissions), by RRC configuration</w:t>
      </w:r>
    </w:p>
    <w:p w14:paraId="2CA9E459" w14:textId="77777777" w:rsidR="00503508" w:rsidRPr="00007B1B" w:rsidRDefault="00503508" w:rsidP="00036580">
      <w:pPr>
        <w:numPr>
          <w:ilvl w:val="0"/>
          <w:numId w:val="168"/>
        </w:numPr>
        <w:rPr>
          <w:szCs w:val="20"/>
        </w:rPr>
      </w:pPr>
      <w:r w:rsidRPr="00007B1B">
        <w:rPr>
          <w:szCs w:val="20"/>
        </w:rPr>
        <w:t>For URLLC, for the case of grant-based scheduling, select from one of the options below.</w:t>
      </w:r>
    </w:p>
    <w:p w14:paraId="0CA9E95A" w14:textId="77777777" w:rsidR="00503508" w:rsidRPr="00007B1B" w:rsidRDefault="00503508" w:rsidP="00036580">
      <w:pPr>
        <w:numPr>
          <w:ilvl w:val="0"/>
          <w:numId w:val="169"/>
        </w:numPr>
        <w:spacing w:after="180"/>
        <w:contextualSpacing/>
        <w:rPr>
          <w:i/>
          <w:szCs w:val="20"/>
          <w:lang w:eastAsia="x-none"/>
        </w:rPr>
      </w:pPr>
      <w:r w:rsidRPr="00007B1B">
        <w:rPr>
          <w:szCs w:val="20"/>
          <w:lang w:eastAsia="x-none"/>
        </w:rPr>
        <w:t xml:space="preserve">Option A. by RRC configuration </w:t>
      </w:r>
    </w:p>
    <w:p w14:paraId="6D69CBF4" w14:textId="77777777" w:rsidR="00503508" w:rsidRPr="00007B1B" w:rsidRDefault="00503508" w:rsidP="00036580">
      <w:pPr>
        <w:numPr>
          <w:ilvl w:val="1"/>
          <w:numId w:val="169"/>
        </w:numPr>
        <w:spacing w:after="180"/>
        <w:contextualSpacing/>
        <w:rPr>
          <w:szCs w:val="20"/>
          <w:lang w:eastAsia="x-none"/>
        </w:rPr>
      </w:pPr>
      <w:r w:rsidRPr="00007B1B">
        <w:rPr>
          <w:szCs w:val="20"/>
          <w:lang w:eastAsia="x-none"/>
        </w:rPr>
        <w:t>Supported by (8): Ericsson, Nokia, Intel, CATT, Samsung, MediaTek, Sharp, LG</w:t>
      </w:r>
    </w:p>
    <w:p w14:paraId="0EC23A91" w14:textId="77777777" w:rsidR="00503508" w:rsidRPr="00007B1B" w:rsidRDefault="00503508" w:rsidP="00036580">
      <w:pPr>
        <w:numPr>
          <w:ilvl w:val="0"/>
          <w:numId w:val="169"/>
        </w:numPr>
        <w:spacing w:after="180"/>
        <w:contextualSpacing/>
        <w:rPr>
          <w:szCs w:val="20"/>
          <w:lang w:eastAsia="x-none"/>
        </w:rPr>
      </w:pPr>
      <w:r w:rsidRPr="00007B1B">
        <w:rPr>
          <w:szCs w:val="20"/>
          <w:lang w:eastAsia="x-none"/>
        </w:rPr>
        <w:t>Option B. Dynamic signalling is used to choose MCS table, which is based a RNTI for URLLC</w:t>
      </w:r>
    </w:p>
    <w:p w14:paraId="4C4D87F2" w14:textId="77777777" w:rsidR="00503508" w:rsidRPr="00007B1B" w:rsidRDefault="00503508" w:rsidP="00036580">
      <w:pPr>
        <w:numPr>
          <w:ilvl w:val="1"/>
          <w:numId w:val="169"/>
        </w:numPr>
        <w:spacing w:after="180"/>
        <w:contextualSpacing/>
        <w:rPr>
          <w:szCs w:val="20"/>
          <w:lang w:eastAsia="x-none"/>
        </w:rPr>
      </w:pPr>
      <w:r w:rsidRPr="00007B1B">
        <w:rPr>
          <w:szCs w:val="20"/>
          <w:lang w:eastAsia="x-none"/>
        </w:rPr>
        <w:t>Supported by (11): Qualcomm, Huawei, ZTE, AT&amp;T, InterDigital, OPPO, Spreadtrum, CMCC, Nokia, Orange, Fujitsu</w:t>
      </w:r>
    </w:p>
    <w:p w14:paraId="677B52E2" w14:textId="4EE77139" w:rsidR="00E84ED2" w:rsidRDefault="00E84ED2" w:rsidP="00BC7662">
      <w:pPr>
        <w:ind w:left="720" w:hanging="720"/>
        <w:rPr>
          <w:b/>
          <w:lang w:eastAsia="x-none"/>
        </w:rPr>
      </w:pPr>
    </w:p>
    <w:p w14:paraId="1FEF7AB1" w14:textId="401DF31A" w:rsidR="00503508" w:rsidRDefault="00180BAF" w:rsidP="00BC7662">
      <w:pPr>
        <w:ind w:left="720" w:hanging="720"/>
        <w:rPr>
          <w:b/>
          <w:lang w:eastAsia="x-none"/>
        </w:rPr>
      </w:pPr>
      <w:r>
        <w:rPr>
          <w:b/>
          <w:lang w:eastAsia="x-none"/>
        </w:rPr>
        <w:t>Friday session</w:t>
      </w:r>
    </w:p>
    <w:p w14:paraId="58040E27" w14:textId="2BB42896" w:rsidR="00180BAF" w:rsidRDefault="0058452E" w:rsidP="00180BAF">
      <w:pPr>
        <w:ind w:left="720" w:hanging="720"/>
        <w:rPr>
          <w:b/>
          <w:lang w:eastAsia="x-none"/>
        </w:rPr>
      </w:pPr>
      <w:hyperlink r:id="rId1963" w:history="1">
        <w:r w:rsidR="000F2B08">
          <w:rPr>
            <w:rStyle w:val="Hyperlink"/>
            <w:b/>
            <w:lang w:eastAsia="x-none"/>
          </w:rPr>
          <w:t>R1-1807823</w:t>
        </w:r>
      </w:hyperlink>
      <w:r w:rsidR="00180BAF" w:rsidRPr="00180BAF">
        <w:rPr>
          <w:b/>
          <w:lang w:eastAsia="x-none"/>
        </w:rPr>
        <w:tab/>
        <w:t>Offline Discussion on Support of Separate CQI and MCS table(s) for URLLC</w:t>
      </w:r>
      <w:r w:rsidR="00180BAF" w:rsidRPr="00180BAF">
        <w:rPr>
          <w:b/>
          <w:lang w:eastAsia="x-none"/>
        </w:rPr>
        <w:tab/>
        <w:t>Ericsson</w:t>
      </w:r>
    </w:p>
    <w:p w14:paraId="2CD9C28D" w14:textId="77777777" w:rsidR="00180BAF" w:rsidRDefault="00180BAF" w:rsidP="00180BA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6821B8C4" w14:textId="17DC8800" w:rsidR="00180BAF" w:rsidRDefault="00180BAF" w:rsidP="00180BAF">
      <w:pPr>
        <w:ind w:left="720" w:hanging="720"/>
        <w:rPr>
          <w:b/>
          <w:lang w:eastAsia="x-none"/>
        </w:rPr>
      </w:pPr>
    </w:p>
    <w:p w14:paraId="391D177B" w14:textId="77777777" w:rsidR="00007B1B" w:rsidRPr="00007B1B" w:rsidRDefault="00007B1B" w:rsidP="00007B1B">
      <w:pPr>
        <w:rPr>
          <w:szCs w:val="20"/>
        </w:rPr>
      </w:pPr>
      <w:r w:rsidRPr="00007B1B">
        <w:rPr>
          <w:szCs w:val="20"/>
          <w:highlight w:val="green"/>
        </w:rPr>
        <w:t>Agreements</w:t>
      </w:r>
      <w:r w:rsidRPr="00007B1B">
        <w:rPr>
          <w:szCs w:val="20"/>
        </w:rPr>
        <w:t>:</w:t>
      </w:r>
    </w:p>
    <w:p w14:paraId="2C1AA339" w14:textId="77777777" w:rsidR="00007B1B" w:rsidRPr="00007B1B" w:rsidRDefault="00007B1B" w:rsidP="00017304">
      <w:pPr>
        <w:numPr>
          <w:ilvl w:val="0"/>
          <w:numId w:val="296"/>
        </w:numPr>
        <w:spacing w:after="180"/>
        <w:contextualSpacing/>
        <w:rPr>
          <w:szCs w:val="20"/>
          <w:lang w:eastAsia="x-none"/>
        </w:rPr>
      </w:pPr>
      <w:r w:rsidRPr="00007B1B">
        <w:rPr>
          <w:szCs w:val="20"/>
          <w:lang w:eastAsia="x-none"/>
        </w:rPr>
        <w:t>For URLLC, for grant-based transmissions, introduce one RRC parameter for configuring a new RNTI.</w:t>
      </w:r>
    </w:p>
    <w:p w14:paraId="14F49DDF" w14:textId="77777777" w:rsidR="00007B1B" w:rsidRPr="00007B1B" w:rsidRDefault="00007B1B" w:rsidP="00017304">
      <w:pPr>
        <w:numPr>
          <w:ilvl w:val="1"/>
          <w:numId w:val="296"/>
        </w:numPr>
        <w:spacing w:after="180"/>
        <w:contextualSpacing/>
        <w:rPr>
          <w:szCs w:val="20"/>
          <w:lang w:eastAsia="x-none"/>
        </w:rPr>
      </w:pPr>
      <w:r w:rsidRPr="00007B1B">
        <w:rPr>
          <w:szCs w:val="20"/>
          <w:lang w:eastAsia="x-none"/>
        </w:rPr>
        <w:t xml:space="preserve">When the new RNTI is not configured, existing RRC parameter </w:t>
      </w:r>
      <w:r w:rsidRPr="00007B1B">
        <w:rPr>
          <w:i/>
          <w:szCs w:val="20"/>
          <w:lang w:eastAsia="x-none"/>
        </w:rPr>
        <w:t>mcs-table</w:t>
      </w:r>
      <w:r w:rsidRPr="00007B1B">
        <w:rPr>
          <w:szCs w:val="20"/>
          <w:lang w:eastAsia="x-none"/>
        </w:rPr>
        <w:t xml:space="preserve"> is extended to select from 3 MCS tables (existing 64QAM MCS table, existing 256QAM MCS table, new 64QAM MCS table). </w:t>
      </w:r>
    </w:p>
    <w:p w14:paraId="07593787" w14:textId="77777777" w:rsidR="00007B1B" w:rsidRPr="00007B1B" w:rsidRDefault="00007B1B" w:rsidP="00017304">
      <w:pPr>
        <w:numPr>
          <w:ilvl w:val="2"/>
          <w:numId w:val="296"/>
        </w:numPr>
        <w:spacing w:after="180"/>
        <w:contextualSpacing/>
        <w:rPr>
          <w:szCs w:val="20"/>
          <w:lang w:eastAsia="x-none"/>
        </w:rPr>
      </w:pPr>
      <w:r w:rsidRPr="00007B1B">
        <w:rPr>
          <w:szCs w:val="20"/>
          <w:lang w:eastAsia="x-none"/>
        </w:rPr>
        <w:t xml:space="preserve">When </w:t>
      </w:r>
      <w:r w:rsidRPr="00007B1B">
        <w:rPr>
          <w:i/>
          <w:szCs w:val="20"/>
          <w:lang w:eastAsia="x-none"/>
        </w:rPr>
        <w:t>mcs-table</w:t>
      </w:r>
      <w:r w:rsidRPr="00007B1B">
        <w:rPr>
          <w:rFonts w:hint="eastAsia"/>
          <w:i/>
          <w:szCs w:val="20"/>
          <w:lang w:eastAsia="zh-CN"/>
        </w:rPr>
        <w:t xml:space="preserve"> </w:t>
      </w:r>
      <w:r w:rsidRPr="00007B1B">
        <w:rPr>
          <w:rFonts w:hint="eastAsia"/>
          <w:szCs w:val="20"/>
          <w:lang w:eastAsia="zh-CN"/>
        </w:rPr>
        <w:t>indicates</w:t>
      </w:r>
      <w:r w:rsidRPr="00007B1B">
        <w:rPr>
          <w:szCs w:val="20"/>
          <w:lang w:val="en-US" w:eastAsia="zh-CN"/>
        </w:rPr>
        <w:t xml:space="preserve"> the new 64QAM MCS table:</w:t>
      </w:r>
    </w:p>
    <w:p w14:paraId="04B3DC69" w14:textId="77777777" w:rsidR="00007B1B" w:rsidRPr="00007B1B" w:rsidRDefault="00007B1B" w:rsidP="00017304">
      <w:pPr>
        <w:numPr>
          <w:ilvl w:val="3"/>
          <w:numId w:val="296"/>
        </w:numPr>
        <w:spacing w:after="180"/>
        <w:contextualSpacing/>
        <w:rPr>
          <w:szCs w:val="20"/>
          <w:lang w:eastAsia="x-none"/>
        </w:rPr>
      </w:pPr>
      <w:r w:rsidRPr="00007B1B">
        <w:rPr>
          <w:szCs w:val="20"/>
          <w:lang w:eastAsia="x-none"/>
        </w:rPr>
        <w:t>For DCI format 0_0/1_0 in CSS, existing 64QAM MCS table is used.</w:t>
      </w:r>
    </w:p>
    <w:p w14:paraId="031B5BA0" w14:textId="77777777" w:rsidR="00007B1B" w:rsidRPr="00007B1B" w:rsidRDefault="00007B1B" w:rsidP="00017304">
      <w:pPr>
        <w:numPr>
          <w:ilvl w:val="3"/>
          <w:numId w:val="296"/>
        </w:numPr>
        <w:spacing w:after="180"/>
        <w:contextualSpacing/>
        <w:rPr>
          <w:i/>
          <w:szCs w:val="20"/>
          <w:lang w:eastAsia="x-none"/>
        </w:rPr>
      </w:pPr>
      <w:r w:rsidRPr="00007B1B">
        <w:rPr>
          <w:szCs w:val="20"/>
          <w:lang w:eastAsia="x-none"/>
        </w:rPr>
        <w:t xml:space="preserve">For </w:t>
      </w:r>
      <w:r w:rsidRPr="00007B1B">
        <w:rPr>
          <w:rFonts w:eastAsia="Times New Roman"/>
          <w:szCs w:val="20"/>
          <w:lang w:eastAsia="x-none"/>
        </w:rPr>
        <w:t xml:space="preserve">DCI formats 0_0/1_0/0_1/1_1 </w:t>
      </w:r>
      <w:r w:rsidRPr="00007B1B">
        <w:rPr>
          <w:szCs w:val="20"/>
          <w:lang w:eastAsia="x-none"/>
        </w:rPr>
        <w:t xml:space="preserve">in USS, new 64QAM MCS table is used. </w:t>
      </w:r>
    </w:p>
    <w:p w14:paraId="4B96B46F" w14:textId="77777777" w:rsidR="00007B1B" w:rsidRPr="00007B1B" w:rsidRDefault="00007B1B" w:rsidP="00017304">
      <w:pPr>
        <w:numPr>
          <w:ilvl w:val="2"/>
          <w:numId w:val="296"/>
        </w:numPr>
        <w:spacing w:after="180"/>
        <w:contextualSpacing/>
        <w:rPr>
          <w:i/>
          <w:szCs w:val="20"/>
          <w:lang w:eastAsia="x-none"/>
        </w:rPr>
      </w:pPr>
      <w:r w:rsidRPr="00007B1B">
        <w:rPr>
          <w:szCs w:val="20"/>
          <w:lang w:eastAsia="x-none"/>
        </w:rPr>
        <w:t>Otherwise, follow existing behaviour.</w:t>
      </w:r>
    </w:p>
    <w:p w14:paraId="6F94DFB7" w14:textId="77777777" w:rsidR="00007B1B" w:rsidRPr="00007B1B" w:rsidRDefault="00007B1B" w:rsidP="00017304">
      <w:pPr>
        <w:numPr>
          <w:ilvl w:val="2"/>
          <w:numId w:val="296"/>
        </w:numPr>
        <w:spacing w:after="180"/>
        <w:contextualSpacing/>
        <w:rPr>
          <w:szCs w:val="20"/>
          <w:lang w:eastAsia="x-none"/>
        </w:rPr>
      </w:pPr>
      <w:r w:rsidRPr="00007B1B">
        <w:rPr>
          <w:szCs w:val="20"/>
          <w:lang w:eastAsia="x-none"/>
        </w:rPr>
        <w:t>Note: the configuration for DL and UL is separate</w:t>
      </w:r>
    </w:p>
    <w:p w14:paraId="3D5754B6" w14:textId="77777777" w:rsidR="00007B1B" w:rsidRPr="00007B1B" w:rsidRDefault="00007B1B" w:rsidP="00017304">
      <w:pPr>
        <w:numPr>
          <w:ilvl w:val="1"/>
          <w:numId w:val="296"/>
        </w:numPr>
        <w:spacing w:after="180"/>
        <w:contextualSpacing/>
        <w:rPr>
          <w:szCs w:val="20"/>
          <w:lang w:eastAsia="x-none"/>
        </w:rPr>
      </w:pPr>
      <w:r w:rsidRPr="00007B1B">
        <w:rPr>
          <w:szCs w:val="20"/>
          <w:lang w:eastAsia="x-none"/>
        </w:rPr>
        <w:t>When the new RNTI (via RRC) is configured, RNTI scrambling of DCI CRC is used to choose MCS table:</w:t>
      </w:r>
    </w:p>
    <w:p w14:paraId="5A598CE1" w14:textId="475D99F7" w:rsidR="00007B1B" w:rsidRDefault="00007B1B" w:rsidP="00017304">
      <w:pPr>
        <w:numPr>
          <w:ilvl w:val="2"/>
          <w:numId w:val="296"/>
        </w:numPr>
        <w:spacing w:after="180"/>
        <w:contextualSpacing/>
        <w:rPr>
          <w:szCs w:val="20"/>
          <w:lang w:eastAsia="x-none"/>
        </w:rPr>
      </w:pPr>
      <w:r w:rsidRPr="00007B1B">
        <w:rPr>
          <w:szCs w:val="20"/>
          <w:lang w:eastAsia="x-none"/>
        </w:rPr>
        <w:t>If the DCI CRC is scrambled with the new RNTI, the new 64QAM MCS table is used; otherw</w:t>
      </w:r>
      <w:r w:rsidR="00EA63CA">
        <w:rPr>
          <w:szCs w:val="20"/>
          <w:lang w:eastAsia="x-none"/>
        </w:rPr>
        <w:t>ise, follow existing behaviour.</w:t>
      </w:r>
    </w:p>
    <w:p w14:paraId="6CE876B0" w14:textId="77777777" w:rsidR="00EA63CA" w:rsidRPr="00007B1B" w:rsidRDefault="00EA63CA" w:rsidP="00EA63CA">
      <w:pPr>
        <w:spacing w:after="180"/>
        <w:contextualSpacing/>
        <w:rPr>
          <w:szCs w:val="20"/>
          <w:lang w:eastAsia="x-none"/>
        </w:rPr>
      </w:pPr>
    </w:p>
    <w:p w14:paraId="387E6782" w14:textId="77777777" w:rsidR="00007B1B" w:rsidRPr="00007B1B" w:rsidRDefault="00007B1B" w:rsidP="00EA63CA">
      <w:r w:rsidRPr="00007B1B">
        <w:t>Intel: concerns about impact of introducing new RNTI on false alarm probability increase compared with eMBB</w:t>
      </w:r>
    </w:p>
    <w:p w14:paraId="6455C2E9" w14:textId="2444CF7E" w:rsidR="00007B1B" w:rsidRDefault="00007B1B" w:rsidP="00EA63CA">
      <w:r w:rsidRPr="00007B1B">
        <w:t>vivo: share the same concern as above</w:t>
      </w:r>
    </w:p>
    <w:p w14:paraId="7ED8D4D5" w14:textId="77777777" w:rsidR="00EA63CA" w:rsidRPr="00007B1B" w:rsidRDefault="00EA63CA" w:rsidP="00EA63CA"/>
    <w:p w14:paraId="492358EF" w14:textId="77777777" w:rsidR="00007B1B" w:rsidRPr="00007B1B" w:rsidRDefault="00007B1B" w:rsidP="00007B1B">
      <w:pPr>
        <w:rPr>
          <w:szCs w:val="20"/>
        </w:rPr>
      </w:pPr>
      <w:r w:rsidRPr="00007B1B">
        <w:rPr>
          <w:szCs w:val="20"/>
          <w:highlight w:val="green"/>
        </w:rPr>
        <w:t>Agreements</w:t>
      </w:r>
      <w:r w:rsidRPr="00007B1B">
        <w:rPr>
          <w:szCs w:val="20"/>
        </w:rPr>
        <w:t>:</w:t>
      </w:r>
    </w:p>
    <w:p w14:paraId="6C179F10" w14:textId="77777777" w:rsidR="00007B1B" w:rsidRPr="00007B1B" w:rsidRDefault="00007B1B" w:rsidP="00007B1B">
      <w:pPr>
        <w:ind w:left="720" w:hanging="720"/>
        <w:rPr>
          <w:szCs w:val="20"/>
        </w:rPr>
      </w:pPr>
      <w:r w:rsidRPr="00007B1B">
        <w:rPr>
          <w:szCs w:val="20"/>
        </w:rPr>
        <w:t>For both initial transmission and re-transmissions for GF scheduling for URLLC,</w:t>
      </w:r>
    </w:p>
    <w:p w14:paraId="613E2BA3" w14:textId="77777777" w:rsidR="00007B1B" w:rsidRPr="00007B1B" w:rsidRDefault="00007B1B" w:rsidP="00EA63CA">
      <w:pPr>
        <w:pStyle w:val="ListParagraph"/>
        <w:numPr>
          <w:ilvl w:val="0"/>
          <w:numId w:val="101"/>
        </w:numPr>
      </w:pPr>
      <w:r w:rsidRPr="00007B1B">
        <w:t>For UL configured grant, the MCS table is configured by the existing parameter associated with the RRC configured grant configuration, which is extended to include the new 64QAM MCS table.</w:t>
      </w:r>
    </w:p>
    <w:p w14:paraId="291CEBC0" w14:textId="77777777" w:rsidR="00007B1B" w:rsidRPr="00007B1B" w:rsidRDefault="00007B1B" w:rsidP="00EA63CA">
      <w:pPr>
        <w:pStyle w:val="ListParagraph"/>
        <w:numPr>
          <w:ilvl w:val="0"/>
          <w:numId w:val="101"/>
        </w:numPr>
      </w:pPr>
      <w:r w:rsidRPr="00007B1B">
        <w:t>For DL SPS, RRC indicates whether or not the new 64QAM table is configured. The indication for the new MCS table for DL SPS is separate from the one for grant-based DL scheduling.</w:t>
      </w:r>
    </w:p>
    <w:p w14:paraId="025A1B2E" w14:textId="6C98DD00" w:rsidR="00180BAF" w:rsidRDefault="00180BAF" w:rsidP="00180BAF">
      <w:pPr>
        <w:ind w:left="720" w:hanging="720"/>
        <w:rPr>
          <w:b/>
          <w:lang w:eastAsia="x-none"/>
        </w:rPr>
      </w:pPr>
    </w:p>
    <w:p w14:paraId="57018B12" w14:textId="2C9E0FD2" w:rsidR="00EA63CA" w:rsidRPr="00EA63CA" w:rsidRDefault="0058452E" w:rsidP="00EA63CA">
      <w:pPr>
        <w:rPr>
          <w:b/>
        </w:rPr>
      </w:pPr>
      <w:hyperlink r:id="rId1964" w:history="1">
        <w:r w:rsidR="000F2B08">
          <w:rPr>
            <w:rStyle w:val="Hyperlink"/>
            <w:b/>
          </w:rPr>
          <w:t>R1-1807885</w:t>
        </w:r>
      </w:hyperlink>
      <w:r w:rsidR="00EA63CA" w:rsidRPr="00EA63CA">
        <w:rPr>
          <w:b/>
        </w:rPr>
        <w:tab/>
        <w:t>Summary of offline discussion on capturing URLLC related agreements</w:t>
      </w:r>
      <w:r w:rsidR="00EA63CA" w:rsidRPr="00EA63CA">
        <w:rPr>
          <w:b/>
        </w:rPr>
        <w:tab/>
        <w:t>Nokia, Nokia Shanghai Bell</w:t>
      </w:r>
    </w:p>
    <w:p w14:paraId="7141121E" w14:textId="000F46A6" w:rsidR="00EA63CA" w:rsidRPr="00EA63CA" w:rsidRDefault="00EA63CA" w:rsidP="00EA63CA">
      <w:pPr>
        <w:rPr>
          <w:b/>
          <w:szCs w:val="20"/>
        </w:rPr>
      </w:pPr>
      <w:r w:rsidRPr="00EA63CA">
        <w:rPr>
          <w:szCs w:val="20"/>
          <w:highlight w:val="green"/>
        </w:rPr>
        <w:t>Agreement</w:t>
      </w:r>
      <w:r w:rsidRPr="00EA63CA">
        <w:rPr>
          <w:b/>
          <w:szCs w:val="20"/>
        </w:rPr>
        <w:t>:</w:t>
      </w:r>
    </w:p>
    <w:p w14:paraId="68610E45" w14:textId="77777777" w:rsidR="00EA63CA" w:rsidRPr="00EA63CA" w:rsidRDefault="00EA63CA" w:rsidP="00EA63CA">
      <w:pPr>
        <w:pStyle w:val="ListParagraph"/>
        <w:numPr>
          <w:ilvl w:val="0"/>
          <w:numId w:val="101"/>
        </w:numPr>
      </w:pPr>
      <w:r w:rsidRPr="00EA63CA">
        <w:t>For Rel-15, capture the functionalities of all the agreements made for URLLC generically in RAN1 specs (i.e. without mentioning “URLLC”).</w:t>
      </w:r>
    </w:p>
    <w:p w14:paraId="2DB65996" w14:textId="77777777" w:rsidR="00EA63CA" w:rsidRPr="00007B1B" w:rsidRDefault="00EA63CA" w:rsidP="00EA63CA">
      <w:pPr>
        <w:ind w:left="720" w:hanging="720"/>
        <w:rPr>
          <w:lang w:eastAsia="x-none"/>
        </w:rPr>
      </w:pPr>
    </w:p>
    <w:p w14:paraId="0A207A22" w14:textId="77777777" w:rsidR="00EA63CA" w:rsidRPr="00795407" w:rsidRDefault="00EA63CA" w:rsidP="00180BAF">
      <w:pPr>
        <w:ind w:left="720" w:hanging="720"/>
        <w:rPr>
          <w:b/>
          <w:lang w:eastAsia="x-none"/>
        </w:rPr>
      </w:pPr>
    </w:p>
    <w:p w14:paraId="2CE2D444" w14:textId="26BBA80B" w:rsidR="00966D15" w:rsidRPr="00966D15" w:rsidRDefault="0058452E" w:rsidP="00966D15">
      <w:pPr>
        <w:ind w:left="720" w:hanging="720"/>
        <w:rPr>
          <w:lang w:eastAsia="x-none"/>
        </w:rPr>
      </w:pPr>
      <w:hyperlink r:id="rId1965" w:history="1">
        <w:r w:rsidR="000F2B08">
          <w:rPr>
            <w:rStyle w:val="Hyperlink"/>
            <w:lang w:eastAsia="x-none"/>
          </w:rPr>
          <w:t>R1-1806077</w:t>
        </w:r>
      </w:hyperlink>
      <w:r w:rsidR="00966D15" w:rsidRPr="00966D15">
        <w:rPr>
          <w:lang w:eastAsia="x-none"/>
        </w:rPr>
        <w:tab/>
        <w:t>Discussion on CSI report for URLLC</w:t>
      </w:r>
      <w:r w:rsidR="00966D15" w:rsidRPr="00966D15">
        <w:rPr>
          <w:lang w:eastAsia="x-none"/>
        </w:rPr>
        <w:tab/>
        <w:t>vivo</w:t>
      </w:r>
    </w:p>
    <w:p w14:paraId="3F031762" w14:textId="3DEF5B5A" w:rsidR="00966D15" w:rsidRPr="00966D15" w:rsidRDefault="0058452E" w:rsidP="00966D15">
      <w:pPr>
        <w:ind w:left="720" w:hanging="720"/>
        <w:rPr>
          <w:lang w:eastAsia="x-none"/>
        </w:rPr>
      </w:pPr>
      <w:hyperlink r:id="rId1966" w:history="1">
        <w:r w:rsidR="000F2B08">
          <w:rPr>
            <w:rStyle w:val="Hyperlink"/>
            <w:lang w:eastAsia="x-none"/>
          </w:rPr>
          <w:t>R1-1806140</w:t>
        </w:r>
      </w:hyperlink>
      <w:r w:rsidR="00966D15" w:rsidRPr="00966D15">
        <w:rPr>
          <w:lang w:eastAsia="x-none"/>
        </w:rPr>
        <w:tab/>
        <w:t>On details of CQI and MCS tables for NR URLLC</w:t>
      </w:r>
      <w:r w:rsidR="00966D15" w:rsidRPr="00966D15">
        <w:rPr>
          <w:lang w:eastAsia="x-none"/>
        </w:rPr>
        <w:tab/>
        <w:t>Panasonic</w:t>
      </w:r>
    </w:p>
    <w:p w14:paraId="74A4E4F6" w14:textId="64734549" w:rsidR="00966D15" w:rsidRPr="00966D15" w:rsidRDefault="0058452E" w:rsidP="00966D15">
      <w:pPr>
        <w:ind w:left="720" w:hanging="720"/>
        <w:rPr>
          <w:lang w:eastAsia="x-none"/>
        </w:rPr>
      </w:pPr>
      <w:hyperlink r:id="rId1967" w:history="1">
        <w:r w:rsidR="000F2B08">
          <w:rPr>
            <w:rStyle w:val="Hyperlink"/>
            <w:lang w:eastAsia="x-none"/>
          </w:rPr>
          <w:t>R1-1806304</w:t>
        </w:r>
      </w:hyperlink>
      <w:r w:rsidR="00966D15" w:rsidRPr="00966D15">
        <w:rPr>
          <w:lang w:eastAsia="x-none"/>
        </w:rPr>
        <w:tab/>
        <w:t>CQI and MCS design for NR URLLC</w:t>
      </w:r>
      <w:r w:rsidR="00966D15" w:rsidRPr="00966D15">
        <w:rPr>
          <w:lang w:eastAsia="x-none"/>
        </w:rPr>
        <w:tab/>
        <w:t>CATT</w:t>
      </w:r>
    </w:p>
    <w:p w14:paraId="74F0B3D0" w14:textId="5A965DE7" w:rsidR="00966D15" w:rsidRPr="00966D15" w:rsidRDefault="0058452E" w:rsidP="00966D15">
      <w:pPr>
        <w:ind w:left="720" w:hanging="720"/>
        <w:rPr>
          <w:lang w:eastAsia="x-none"/>
        </w:rPr>
      </w:pPr>
      <w:hyperlink r:id="rId1968" w:history="1">
        <w:r w:rsidR="000F2B08">
          <w:rPr>
            <w:rStyle w:val="Hyperlink"/>
            <w:lang w:eastAsia="x-none"/>
          </w:rPr>
          <w:t>R1-1806371</w:t>
        </w:r>
      </w:hyperlink>
      <w:r w:rsidR="00966D15" w:rsidRPr="00966D15">
        <w:rPr>
          <w:lang w:eastAsia="x-none"/>
        </w:rPr>
        <w:tab/>
        <w:t>Discussion on CQI and MCS design for URLLC</w:t>
      </w:r>
      <w:r w:rsidR="00966D15" w:rsidRPr="00966D15">
        <w:rPr>
          <w:lang w:eastAsia="x-none"/>
        </w:rPr>
        <w:tab/>
        <w:t>CMCC</w:t>
      </w:r>
    </w:p>
    <w:p w14:paraId="512F3BE8" w14:textId="77A08A58" w:rsidR="00966D15" w:rsidRPr="00966D15" w:rsidRDefault="0058452E" w:rsidP="00966D15">
      <w:pPr>
        <w:ind w:left="720" w:hanging="720"/>
        <w:rPr>
          <w:lang w:eastAsia="x-none"/>
        </w:rPr>
      </w:pPr>
      <w:hyperlink r:id="rId1969" w:history="1">
        <w:r w:rsidR="000F2B08">
          <w:rPr>
            <w:rStyle w:val="Hyperlink"/>
            <w:lang w:eastAsia="x-none"/>
          </w:rPr>
          <w:t>R1-1806409</w:t>
        </w:r>
      </w:hyperlink>
      <w:r w:rsidR="00966D15" w:rsidRPr="00966D15">
        <w:rPr>
          <w:lang w:eastAsia="x-none"/>
        </w:rPr>
        <w:tab/>
        <w:t>Consideration on CQI and MCS tables for NR URLLC</w:t>
      </w:r>
      <w:r w:rsidR="00966D15" w:rsidRPr="00966D15">
        <w:rPr>
          <w:lang w:eastAsia="x-none"/>
        </w:rPr>
        <w:tab/>
        <w:t>Spreadtrum Communications</w:t>
      </w:r>
    </w:p>
    <w:p w14:paraId="2E2B734C" w14:textId="7E1F55C5" w:rsidR="00966D15" w:rsidRPr="00966D15" w:rsidRDefault="0058452E" w:rsidP="00966D15">
      <w:pPr>
        <w:ind w:left="720" w:hanging="720"/>
        <w:rPr>
          <w:lang w:eastAsia="x-none"/>
        </w:rPr>
      </w:pPr>
      <w:hyperlink r:id="rId1970" w:history="1">
        <w:r w:rsidR="000F2B08">
          <w:rPr>
            <w:rStyle w:val="Hyperlink"/>
            <w:lang w:eastAsia="x-none"/>
          </w:rPr>
          <w:t>R1-1806634</w:t>
        </w:r>
      </w:hyperlink>
      <w:r w:rsidR="00966D15" w:rsidRPr="00966D15">
        <w:rPr>
          <w:lang w:eastAsia="x-none"/>
        </w:rPr>
        <w:tab/>
        <w:t>Discussion on CQI and MCS table design for URLLC</w:t>
      </w:r>
      <w:r w:rsidR="00966D15" w:rsidRPr="00966D15">
        <w:rPr>
          <w:lang w:eastAsia="x-none"/>
        </w:rPr>
        <w:tab/>
        <w:t>LG Electronics</w:t>
      </w:r>
    </w:p>
    <w:p w14:paraId="53F2FC0E" w14:textId="1616AB06" w:rsidR="00966D15" w:rsidRPr="00966D15" w:rsidRDefault="0058452E" w:rsidP="00966D15">
      <w:pPr>
        <w:ind w:left="720" w:hanging="720"/>
        <w:rPr>
          <w:lang w:eastAsia="x-none"/>
        </w:rPr>
      </w:pPr>
      <w:hyperlink r:id="rId1971" w:history="1">
        <w:r w:rsidR="000F2B08">
          <w:rPr>
            <w:rStyle w:val="Hyperlink"/>
            <w:lang w:eastAsia="x-none"/>
          </w:rPr>
          <w:t>R1-1806658</w:t>
        </w:r>
      </w:hyperlink>
      <w:r w:rsidR="00966D15" w:rsidRPr="00966D15">
        <w:rPr>
          <w:lang w:eastAsia="x-none"/>
        </w:rPr>
        <w:tab/>
        <w:t>Remaining details of CQI and MCS for URLLC</w:t>
      </w:r>
      <w:r w:rsidR="00966D15" w:rsidRPr="00966D15">
        <w:rPr>
          <w:lang w:eastAsia="x-none"/>
        </w:rPr>
        <w:tab/>
        <w:t>Nokia, Nokia Shanghai Bell</w:t>
      </w:r>
    </w:p>
    <w:p w14:paraId="7BEA9E69" w14:textId="4407A8CC" w:rsidR="00966D15" w:rsidRPr="00966D15" w:rsidRDefault="0058452E" w:rsidP="00966D15">
      <w:pPr>
        <w:ind w:left="720" w:hanging="720"/>
        <w:rPr>
          <w:lang w:eastAsia="x-none"/>
        </w:rPr>
      </w:pPr>
      <w:hyperlink r:id="rId1972" w:history="1">
        <w:r w:rsidR="000F2B08">
          <w:rPr>
            <w:rStyle w:val="Hyperlink"/>
            <w:lang w:eastAsia="x-none"/>
          </w:rPr>
          <w:t>R1-1806804</w:t>
        </w:r>
      </w:hyperlink>
      <w:r w:rsidR="00966D15" w:rsidRPr="00966D15">
        <w:rPr>
          <w:lang w:eastAsia="x-none"/>
        </w:rPr>
        <w:tab/>
        <w:t>On CQI and MCS design for URLLC</w:t>
      </w:r>
      <w:r w:rsidR="00966D15" w:rsidRPr="00966D15">
        <w:rPr>
          <w:lang w:eastAsia="x-none"/>
        </w:rPr>
        <w:tab/>
        <w:t>MediaTek Inc.</w:t>
      </w:r>
    </w:p>
    <w:p w14:paraId="72CC1322" w14:textId="031CE1AA" w:rsidR="00966D15" w:rsidRPr="00966D15" w:rsidRDefault="0058452E" w:rsidP="00966D15">
      <w:pPr>
        <w:ind w:left="720" w:hanging="720"/>
        <w:rPr>
          <w:lang w:eastAsia="x-none"/>
        </w:rPr>
      </w:pPr>
      <w:hyperlink r:id="rId1973" w:history="1">
        <w:r w:rsidR="000F2B08">
          <w:rPr>
            <w:rStyle w:val="Hyperlink"/>
            <w:lang w:eastAsia="x-none"/>
          </w:rPr>
          <w:t>R1-1806977</w:t>
        </w:r>
      </w:hyperlink>
      <w:r w:rsidR="00966D15" w:rsidRPr="00966D15">
        <w:rPr>
          <w:lang w:eastAsia="x-none"/>
        </w:rPr>
        <w:tab/>
        <w:t>CQI/MCS Reporting for NR URLLC</w:t>
      </w:r>
      <w:r w:rsidR="00966D15" w:rsidRPr="00966D15">
        <w:rPr>
          <w:lang w:eastAsia="x-none"/>
        </w:rPr>
        <w:tab/>
        <w:t>AT&amp;T</w:t>
      </w:r>
    </w:p>
    <w:p w14:paraId="1A06FC42" w14:textId="58547916" w:rsidR="00966D15" w:rsidRPr="00966D15" w:rsidRDefault="0058452E" w:rsidP="00966D15">
      <w:pPr>
        <w:ind w:left="720" w:hanging="720"/>
        <w:rPr>
          <w:lang w:eastAsia="x-none"/>
        </w:rPr>
      </w:pPr>
      <w:hyperlink r:id="rId1974" w:history="1">
        <w:r w:rsidR="000F2B08">
          <w:rPr>
            <w:rStyle w:val="Hyperlink"/>
            <w:lang w:eastAsia="x-none"/>
          </w:rPr>
          <w:t>R1-1807018</w:t>
        </w:r>
      </w:hyperlink>
      <w:r w:rsidR="00966D15" w:rsidRPr="00966D15">
        <w:rPr>
          <w:lang w:eastAsia="x-none"/>
        </w:rPr>
        <w:tab/>
        <w:t xml:space="preserve">CQI and MCS Tables for NR URLLC </w:t>
      </w:r>
      <w:r w:rsidR="00966D15" w:rsidRPr="00966D15">
        <w:rPr>
          <w:lang w:eastAsia="x-none"/>
        </w:rPr>
        <w:tab/>
        <w:t>InterDigital, Inc.</w:t>
      </w:r>
    </w:p>
    <w:p w14:paraId="6CD9B60C" w14:textId="111FEA6E" w:rsidR="00966D15" w:rsidRPr="00966D15" w:rsidRDefault="00966D15" w:rsidP="00D842E0">
      <w:pPr>
        <w:pStyle w:val="Heading3"/>
      </w:pPr>
      <w:bookmarkStart w:id="4377" w:name="_Toc513839895"/>
      <w:bookmarkStart w:id="4378" w:name="_Toc516232657"/>
      <w:r w:rsidRPr="00966D15">
        <w:t>Other</w:t>
      </w:r>
      <w:bookmarkEnd w:id="4377"/>
      <w:bookmarkEnd w:id="4378"/>
    </w:p>
    <w:p w14:paraId="7729CA57" w14:textId="14B16955" w:rsidR="00966D15" w:rsidRDefault="00966D15" w:rsidP="00966D15">
      <w:pPr>
        <w:ind w:left="720" w:hanging="720"/>
        <w:rPr>
          <w:i/>
          <w:lang w:eastAsia="x-none"/>
        </w:rPr>
      </w:pPr>
      <w:r w:rsidRPr="00966D15">
        <w:rPr>
          <w:i/>
          <w:lang w:eastAsia="x-none"/>
        </w:rPr>
        <w:t>Including any aspects not covering 7.2.1 and 7.1.3</w:t>
      </w:r>
    </w:p>
    <w:p w14:paraId="2E090883" w14:textId="77777777" w:rsidR="00007B1B" w:rsidRPr="00007B1B" w:rsidRDefault="00007B1B" w:rsidP="00966D15">
      <w:pPr>
        <w:ind w:left="720" w:hanging="720"/>
        <w:rPr>
          <w:lang w:eastAsia="x-none"/>
        </w:rPr>
      </w:pPr>
    </w:p>
    <w:p w14:paraId="19445FAC" w14:textId="6BFEA7C3" w:rsidR="00966D15" w:rsidRPr="00966D15" w:rsidRDefault="0058452E" w:rsidP="00966D15">
      <w:pPr>
        <w:ind w:left="720" w:hanging="720"/>
        <w:rPr>
          <w:lang w:eastAsia="x-none"/>
        </w:rPr>
      </w:pPr>
      <w:hyperlink r:id="rId1975" w:history="1">
        <w:r w:rsidR="000F2B08">
          <w:rPr>
            <w:rStyle w:val="Hyperlink"/>
            <w:lang w:eastAsia="x-none"/>
          </w:rPr>
          <w:t>R1-1806006</w:t>
        </w:r>
      </w:hyperlink>
      <w:r w:rsidR="00966D15" w:rsidRPr="00966D15">
        <w:rPr>
          <w:lang w:eastAsia="x-none"/>
        </w:rPr>
        <w:tab/>
        <w:t>Channel Coding Techniques for URLLC</w:t>
      </w:r>
      <w:r w:rsidR="00966D15" w:rsidRPr="00966D15">
        <w:rPr>
          <w:lang w:eastAsia="x-none"/>
        </w:rPr>
        <w:tab/>
        <w:t>Ericsson</w:t>
      </w:r>
    </w:p>
    <w:p w14:paraId="6F170AE5" w14:textId="4255E207" w:rsidR="00966D15" w:rsidRPr="00966D15" w:rsidRDefault="0058452E" w:rsidP="00966D15">
      <w:pPr>
        <w:ind w:left="720" w:hanging="720"/>
        <w:rPr>
          <w:lang w:eastAsia="x-none"/>
        </w:rPr>
      </w:pPr>
      <w:hyperlink r:id="rId1976" w:history="1">
        <w:r w:rsidR="000F2B08">
          <w:rPr>
            <w:rStyle w:val="Hyperlink"/>
            <w:lang w:eastAsia="x-none"/>
          </w:rPr>
          <w:t>R1-1806007</w:t>
        </w:r>
      </w:hyperlink>
      <w:r w:rsidR="00966D15" w:rsidRPr="00966D15">
        <w:rPr>
          <w:lang w:eastAsia="x-none"/>
        </w:rPr>
        <w:tab/>
        <w:t>On PUCCH for Ultra-Reliable Transmission</w:t>
      </w:r>
      <w:r w:rsidR="00966D15" w:rsidRPr="00966D15">
        <w:rPr>
          <w:lang w:eastAsia="x-none"/>
        </w:rPr>
        <w:tab/>
        <w:t>Ericsson</w:t>
      </w:r>
    </w:p>
    <w:p w14:paraId="6209E2FC" w14:textId="5B65A822" w:rsidR="00966D15" w:rsidRPr="00966D15" w:rsidRDefault="0058452E" w:rsidP="00966D15">
      <w:pPr>
        <w:ind w:left="720" w:hanging="720"/>
        <w:rPr>
          <w:lang w:eastAsia="x-none"/>
        </w:rPr>
      </w:pPr>
      <w:hyperlink r:id="rId1977" w:history="1">
        <w:r w:rsidR="000F2B08">
          <w:rPr>
            <w:rStyle w:val="Hyperlink"/>
            <w:lang w:eastAsia="x-none"/>
          </w:rPr>
          <w:t>R1-1806008</w:t>
        </w:r>
      </w:hyperlink>
      <w:r w:rsidR="00966D15" w:rsidRPr="00966D15">
        <w:rPr>
          <w:lang w:eastAsia="x-none"/>
        </w:rPr>
        <w:tab/>
        <w:t>On Performance of PUCCH Format 0 for URLLC Use Cases</w:t>
      </w:r>
      <w:r w:rsidR="00966D15" w:rsidRPr="00966D15">
        <w:rPr>
          <w:lang w:eastAsia="x-none"/>
        </w:rPr>
        <w:tab/>
        <w:t>Ericsson</w:t>
      </w:r>
    </w:p>
    <w:p w14:paraId="3055B7B0" w14:textId="7DEC558B" w:rsidR="00966D15" w:rsidRPr="00966D15" w:rsidRDefault="0058452E" w:rsidP="00966D15">
      <w:pPr>
        <w:ind w:left="720" w:hanging="720"/>
        <w:rPr>
          <w:lang w:eastAsia="x-none"/>
        </w:rPr>
      </w:pPr>
      <w:hyperlink r:id="rId1978" w:history="1">
        <w:r w:rsidR="000F2B08">
          <w:rPr>
            <w:rStyle w:val="Hyperlink"/>
            <w:lang w:eastAsia="x-none"/>
          </w:rPr>
          <w:t>R1-1806009</w:t>
        </w:r>
      </w:hyperlink>
      <w:r w:rsidR="00966D15" w:rsidRPr="00966D15">
        <w:rPr>
          <w:lang w:eastAsia="x-none"/>
        </w:rPr>
        <w:tab/>
        <w:t>On Performance of PUCCH Format 2 for URLLC Use Cases</w:t>
      </w:r>
      <w:r w:rsidR="00966D15" w:rsidRPr="00966D15">
        <w:rPr>
          <w:lang w:eastAsia="x-none"/>
        </w:rPr>
        <w:tab/>
        <w:t>Ericsson</w:t>
      </w:r>
    </w:p>
    <w:p w14:paraId="6374A21E" w14:textId="768C596C" w:rsidR="00966D15" w:rsidRPr="00966D15" w:rsidRDefault="0058452E" w:rsidP="00966D15">
      <w:pPr>
        <w:ind w:left="720" w:hanging="720"/>
        <w:rPr>
          <w:lang w:eastAsia="x-none"/>
        </w:rPr>
      </w:pPr>
      <w:hyperlink r:id="rId1979" w:history="1">
        <w:r w:rsidR="000F2B08">
          <w:rPr>
            <w:rStyle w:val="Hyperlink"/>
            <w:lang w:eastAsia="x-none"/>
          </w:rPr>
          <w:t>R1-1806010</w:t>
        </w:r>
      </w:hyperlink>
      <w:r w:rsidR="00966D15" w:rsidRPr="00966D15">
        <w:rPr>
          <w:lang w:eastAsia="x-none"/>
        </w:rPr>
        <w:tab/>
        <w:t>On Frequency Hopping for Ultra-reliable Transmission</w:t>
      </w:r>
      <w:r w:rsidR="00966D15" w:rsidRPr="00966D15">
        <w:rPr>
          <w:lang w:eastAsia="x-none"/>
        </w:rPr>
        <w:tab/>
        <w:t>Ericsson</w:t>
      </w:r>
    </w:p>
    <w:p w14:paraId="0C7C482C" w14:textId="3DD66B86" w:rsidR="00966D15" w:rsidRPr="00966D15" w:rsidRDefault="0058452E" w:rsidP="00966D15">
      <w:pPr>
        <w:ind w:left="720" w:hanging="720"/>
        <w:rPr>
          <w:lang w:eastAsia="x-none"/>
        </w:rPr>
      </w:pPr>
      <w:hyperlink r:id="rId1980" w:history="1">
        <w:r w:rsidR="000F2B08">
          <w:rPr>
            <w:rStyle w:val="Hyperlink"/>
            <w:lang w:eastAsia="x-none"/>
          </w:rPr>
          <w:t>R1-1806011</w:t>
        </w:r>
      </w:hyperlink>
      <w:r w:rsidR="00966D15" w:rsidRPr="00966D15">
        <w:rPr>
          <w:lang w:eastAsia="x-none"/>
        </w:rPr>
        <w:tab/>
        <w:t>On Transmit Diversity for Ultra-high Reliability Use Cases</w:t>
      </w:r>
      <w:r w:rsidR="00966D15" w:rsidRPr="00966D15">
        <w:rPr>
          <w:lang w:eastAsia="x-none"/>
        </w:rPr>
        <w:tab/>
        <w:t>Ericsson</w:t>
      </w:r>
    </w:p>
    <w:p w14:paraId="16E96959" w14:textId="6BB88C6A" w:rsidR="00966D15" w:rsidRPr="00966D15" w:rsidRDefault="0058452E" w:rsidP="00966D15">
      <w:pPr>
        <w:ind w:left="720" w:hanging="720"/>
        <w:rPr>
          <w:lang w:eastAsia="x-none"/>
        </w:rPr>
      </w:pPr>
      <w:hyperlink r:id="rId1981" w:history="1">
        <w:r w:rsidR="000F2B08">
          <w:rPr>
            <w:rStyle w:val="Hyperlink"/>
            <w:lang w:eastAsia="x-none"/>
          </w:rPr>
          <w:t>R1-1806012</w:t>
        </w:r>
      </w:hyperlink>
      <w:r w:rsidR="00966D15" w:rsidRPr="00966D15">
        <w:rPr>
          <w:lang w:eastAsia="x-none"/>
        </w:rPr>
        <w:tab/>
        <w:t>URLLC Downlink System Level Simulation Results</w:t>
      </w:r>
      <w:r w:rsidR="00966D15" w:rsidRPr="00966D15">
        <w:rPr>
          <w:lang w:eastAsia="x-none"/>
        </w:rPr>
        <w:tab/>
        <w:t>Ericsson</w:t>
      </w:r>
    </w:p>
    <w:p w14:paraId="137B3900" w14:textId="68CE5464" w:rsidR="00966D15" w:rsidRPr="00966D15" w:rsidRDefault="0058452E" w:rsidP="00966D15">
      <w:pPr>
        <w:ind w:left="720" w:hanging="720"/>
        <w:rPr>
          <w:lang w:eastAsia="x-none"/>
        </w:rPr>
      </w:pPr>
      <w:hyperlink r:id="rId1982" w:history="1">
        <w:r w:rsidR="000F2B08">
          <w:rPr>
            <w:rStyle w:val="Hyperlink"/>
            <w:lang w:eastAsia="x-none"/>
          </w:rPr>
          <w:t>R1-1806013</w:t>
        </w:r>
      </w:hyperlink>
      <w:r w:rsidR="00966D15" w:rsidRPr="00966D15">
        <w:rPr>
          <w:lang w:eastAsia="x-none"/>
        </w:rPr>
        <w:tab/>
        <w:t>On Supporting Reliable HARQ Feedback for UL Transmission with Configured Grant</w:t>
      </w:r>
      <w:r w:rsidR="00966D15" w:rsidRPr="00966D15">
        <w:rPr>
          <w:lang w:eastAsia="x-none"/>
        </w:rPr>
        <w:tab/>
        <w:t>Ericsson</w:t>
      </w:r>
    </w:p>
    <w:p w14:paraId="79467B48" w14:textId="28C8D937" w:rsidR="00966D15" w:rsidRPr="00966D15" w:rsidRDefault="0058452E" w:rsidP="00966D15">
      <w:pPr>
        <w:ind w:left="720" w:hanging="720"/>
        <w:rPr>
          <w:lang w:eastAsia="x-none"/>
        </w:rPr>
      </w:pPr>
      <w:hyperlink r:id="rId1983" w:history="1">
        <w:r w:rsidR="000F2B08">
          <w:rPr>
            <w:rStyle w:val="Hyperlink"/>
            <w:lang w:eastAsia="x-none"/>
          </w:rPr>
          <w:t>R1-1806014</w:t>
        </w:r>
      </w:hyperlink>
      <w:r w:rsidR="00966D15" w:rsidRPr="00966D15">
        <w:rPr>
          <w:lang w:eastAsia="x-none"/>
        </w:rPr>
        <w:tab/>
        <w:t>UCI Transmission for URLLC</w:t>
      </w:r>
      <w:r w:rsidR="00966D15" w:rsidRPr="00966D15">
        <w:rPr>
          <w:lang w:eastAsia="x-none"/>
        </w:rPr>
        <w:tab/>
        <w:t>Ericsson</w:t>
      </w:r>
    </w:p>
    <w:p w14:paraId="1FF46189" w14:textId="0922D890" w:rsidR="00966D15" w:rsidRPr="00966D15" w:rsidRDefault="0058452E" w:rsidP="00966D15">
      <w:pPr>
        <w:ind w:left="720" w:hanging="720"/>
        <w:rPr>
          <w:lang w:eastAsia="x-none"/>
        </w:rPr>
      </w:pPr>
      <w:hyperlink r:id="rId1984" w:history="1">
        <w:r w:rsidR="000F2B08">
          <w:rPr>
            <w:rStyle w:val="Hyperlink"/>
            <w:lang w:eastAsia="x-none"/>
          </w:rPr>
          <w:t>R1-1806015</w:t>
        </w:r>
      </w:hyperlink>
      <w:r w:rsidR="00966D15" w:rsidRPr="00966D15">
        <w:rPr>
          <w:lang w:eastAsia="x-none"/>
        </w:rPr>
        <w:tab/>
        <w:t>Evaluation of Reliability in NR</w:t>
      </w:r>
      <w:r w:rsidR="00966D15" w:rsidRPr="00966D15">
        <w:rPr>
          <w:lang w:eastAsia="x-none"/>
        </w:rPr>
        <w:tab/>
        <w:t>Ericsson</w:t>
      </w:r>
    </w:p>
    <w:p w14:paraId="7D4E794A" w14:textId="07503FCD" w:rsidR="00966D15" w:rsidRPr="00966D15" w:rsidRDefault="0058452E" w:rsidP="00966D15">
      <w:pPr>
        <w:ind w:left="720" w:hanging="720"/>
        <w:rPr>
          <w:lang w:eastAsia="x-none"/>
        </w:rPr>
      </w:pPr>
      <w:hyperlink r:id="rId1985" w:history="1">
        <w:r w:rsidR="000F2B08">
          <w:rPr>
            <w:rStyle w:val="Hyperlink"/>
            <w:lang w:eastAsia="x-none"/>
          </w:rPr>
          <w:t>R1-1806016</w:t>
        </w:r>
      </w:hyperlink>
      <w:r w:rsidR="00966D15" w:rsidRPr="00966D15">
        <w:rPr>
          <w:lang w:eastAsia="x-none"/>
        </w:rPr>
        <w:tab/>
        <w:t>Evaluation of UP latency in NR</w:t>
      </w:r>
      <w:r w:rsidR="00966D15" w:rsidRPr="00966D15">
        <w:rPr>
          <w:lang w:eastAsia="x-none"/>
        </w:rPr>
        <w:tab/>
        <w:t>Ericsson</w:t>
      </w:r>
    </w:p>
    <w:p w14:paraId="469018BF" w14:textId="62BA244E" w:rsidR="00966D15" w:rsidRPr="00966D15" w:rsidRDefault="0058452E" w:rsidP="00966D15">
      <w:pPr>
        <w:ind w:left="720" w:hanging="720"/>
        <w:rPr>
          <w:lang w:eastAsia="x-none"/>
        </w:rPr>
      </w:pPr>
      <w:hyperlink r:id="rId1986" w:history="1">
        <w:r w:rsidR="000F2B08">
          <w:rPr>
            <w:rStyle w:val="Hyperlink"/>
            <w:lang w:eastAsia="x-none"/>
          </w:rPr>
          <w:t>R1-1806017</w:t>
        </w:r>
      </w:hyperlink>
      <w:r w:rsidR="00966D15" w:rsidRPr="00966D15">
        <w:rPr>
          <w:lang w:eastAsia="x-none"/>
        </w:rPr>
        <w:tab/>
        <w:t>Indication of URLLC Configuration</w:t>
      </w:r>
      <w:r w:rsidR="00966D15" w:rsidRPr="00966D15">
        <w:rPr>
          <w:lang w:eastAsia="x-none"/>
        </w:rPr>
        <w:tab/>
        <w:t>Ericsson</w:t>
      </w:r>
    </w:p>
    <w:p w14:paraId="211243CF" w14:textId="04C299F4" w:rsidR="00966D15" w:rsidRPr="00966D15" w:rsidRDefault="0058452E" w:rsidP="00966D15">
      <w:pPr>
        <w:ind w:left="720" w:hanging="720"/>
        <w:rPr>
          <w:lang w:eastAsia="x-none"/>
        </w:rPr>
      </w:pPr>
      <w:hyperlink r:id="rId1987" w:history="1">
        <w:r w:rsidR="000F2B08">
          <w:rPr>
            <w:rStyle w:val="Hyperlink"/>
            <w:lang w:eastAsia="x-none"/>
          </w:rPr>
          <w:t>R1-1806018</w:t>
        </w:r>
      </w:hyperlink>
      <w:r w:rsidR="00966D15" w:rsidRPr="00966D15">
        <w:rPr>
          <w:lang w:eastAsia="x-none"/>
        </w:rPr>
        <w:tab/>
        <w:t>Precoder Update for SPS UL</w:t>
      </w:r>
      <w:r w:rsidR="00966D15" w:rsidRPr="00966D15">
        <w:rPr>
          <w:lang w:eastAsia="x-none"/>
        </w:rPr>
        <w:tab/>
        <w:t>Ericsson</w:t>
      </w:r>
    </w:p>
    <w:p w14:paraId="54C02FAB" w14:textId="2A19F810" w:rsidR="00966D15" w:rsidRPr="00966D15" w:rsidRDefault="0058452E" w:rsidP="00966D15">
      <w:pPr>
        <w:ind w:left="720" w:hanging="720"/>
        <w:rPr>
          <w:lang w:eastAsia="x-none"/>
        </w:rPr>
      </w:pPr>
      <w:hyperlink r:id="rId1988" w:history="1">
        <w:r w:rsidR="000F2B08">
          <w:rPr>
            <w:rStyle w:val="Hyperlink"/>
            <w:lang w:eastAsia="x-none"/>
          </w:rPr>
          <w:t>R1-1806078</w:t>
        </w:r>
      </w:hyperlink>
      <w:r w:rsidR="00966D15" w:rsidRPr="00966D15">
        <w:rPr>
          <w:lang w:eastAsia="x-none"/>
        </w:rPr>
        <w:tab/>
        <w:t>Other aspects for URLLC</w:t>
      </w:r>
      <w:r w:rsidR="00966D15" w:rsidRPr="00966D15">
        <w:rPr>
          <w:lang w:eastAsia="x-none"/>
        </w:rPr>
        <w:tab/>
        <w:t>vivo</w:t>
      </w:r>
    </w:p>
    <w:p w14:paraId="6BF19A4C" w14:textId="1246ED3F" w:rsidR="00966D15" w:rsidRPr="00966D15" w:rsidRDefault="0058452E" w:rsidP="00966D15">
      <w:pPr>
        <w:ind w:left="720" w:hanging="720"/>
        <w:rPr>
          <w:lang w:eastAsia="x-none"/>
        </w:rPr>
      </w:pPr>
      <w:hyperlink r:id="rId1989" w:history="1">
        <w:r w:rsidR="000F2B08">
          <w:rPr>
            <w:rStyle w:val="Hyperlink"/>
            <w:lang w:eastAsia="x-none"/>
          </w:rPr>
          <w:t>R1-1806138</w:t>
        </w:r>
      </w:hyperlink>
      <w:r w:rsidR="00966D15" w:rsidRPr="00966D15">
        <w:rPr>
          <w:lang w:eastAsia="x-none"/>
        </w:rPr>
        <w:tab/>
        <w:t>Discussion on URLLC control</w:t>
      </w:r>
      <w:r w:rsidR="00966D15" w:rsidRPr="00966D15">
        <w:rPr>
          <w:lang w:eastAsia="x-none"/>
        </w:rPr>
        <w:tab/>
        <w:t>ZTE</w:t>
      </w:r>
    </w:p>
    <w:p w14:paraId="29D6F080" w14:textId="1A476EB8" w:rsidR="00966D15" w:rsidRPr="00966D15" w:rsidRDefault="0058452E" w:rsidP="00966D15">
      <w:pPr>
        <w:ind w:left="720" w:hanging="720"/>
        <w:rPr>
          <w:lang w:eastAsia="x-none"/>
        </w:rPr>
      </w:pPr>
      <w:hyperlink r:id="rId1990" w:history="1">
        <w:r w:rsidR="000F2B08">
          <w:rPr>
            <w:rStyle w:val="Hyperlink"/>
            <w:lang w:eastAsia="x-none"/>
          </w:rPr>
          <w:t>R1-1806179</w:t>
        </w:r>
      </w:hyperlink>
      <w:r w:rsidR="00966D15" w:rsidRPr="00966D15">
        <w:rPr>
          <w:lang w:eastAsia="x-none"/>
        </w:rPr>
        <w:tab/>
        <w:t>Discussion on uplink power control for NR URLLC</w:t>
      </w:r>
      <w:r w:rsidR="00966D15" w:rsidRPr="00966D15">
        <w:rPr>
          <w:lang w:eastAsia="x-none"/>
        </w:rPr>
        <w:tab/>
        <w:t>Panasonic Corporation</w:t>
      </w:r>
    </w:p>
    <w:p w14:paraId="35D51D37" w14:textId="5ACE8830" w:rsidR="00966D15" w:rsidRPr="00966D15" w:rsidRDefault="0058452E" w:rsidP="00966D15">
      <w:pPr>
        <w:ind w:left="720" w:hanging="720"/>
        <w:rPr>
          <w:lang w:eastAsia="x-none"/>
        </w:rPr>
      </w:pPr>
      <w:hyperlink r:id="rId1991" w:history="1">
        <w:r w:rsidR="000F2B08">
          <w:rPr>
            <w:rStyle w:val="Hyperlink"/>
            <w:lang w:eastAsia="x-none"/>
          </w:rPr>
          <w:t>R1-1806530</w:t>
        </w:r>
      </w:hyperlink>
      <w:r w:rsidR="00966D15" w:rsidRPr="00966D15">
        <w:rPr>
          <w:lang w:eastAsia="x-none"/>
        </w:rPr>
        <w:tab/>
        <w:t>On UE features for URLLC</w:t>
      </w:r>
      <w:r w:rsidR="00966D15" w:rsidRPr="00966D15">
        <w:rPr>
          <w:lang w:eastAsia="x-none"/>
        </w:rPr>
        <w:tab/>
        <w:t>Intel Corporation</w:t>
      </w:r>
    </w:p>
    <w:p w14:paraId="4BCEA218" w14:textId="50F5F565" w:rsidR="00966D15" w:rsidRPr="00966D15" w:rsidRDefault="0058452E" w:rsidP="00966D15">
      <w:pPr>
        <w:ind w:left="720" w:hanging="720"/>
        <w:rPr>
          <w:lang w:eastAsia="x-none"/>
        </w:rPr>
      </w:pPr>
      <w:hyperlink r:id="rId1992" w:history="1">
        <w:r w:rsidR="000F2B08">
          <w:rPr>
            <w:rStyle w:val="Hyperlink"/>
            <w:lang w:eastAsia="x-none"/>
          </w:rPr>
          <w:t>R1-1806659</w:t>
        </w:r>
      </w:hyperlink>
      <w:r w:rsidR="00966D15" w:rsidRPr="00966D15">
        <w:rPr>
          <w:lang w:eastAsia="x-none"/>
        </w:rPr>
        <w:tab/>
        <w:t>On Intra-UE UL multiplexing between eMBB and URLLC</w:t>
      </w:r>
      <w:r w:rsidR="00966D15" w:rsidRPr="00966D15">
        <w:rPr>
          <w:lang w:eastAsia="x-none"/>
        </w:rPr>
        <w:tab/>
        <w:t>Nokia, Nokia Shanghai Bell</w:t>
      </w:r>
    </w:p>
    <w:p w14:paraId="512D47C3" w14:textId="188B8072" w:rsidR="00966D15" w:rsidRPr="00966D15" w:rsidRDefault="0058452E" w:rsidP="00966D15">
      <w:pPr>
        <w:ind w:left="720" w:hanging="720"/>
        <w:rPr>
          <w:lang w:eastAsia="x-none"/>
        </w:rPr>
      </w:pPr>
      <w:hyperlink r:id="rId1993" w:history="1">
        <w:r w:rsidR="000F2B08">
          <w:rPr>
            <w:rStyle w:val="Hyperlink"/>
            <w:lang w:eastAsia="x-none"/>
          </w:rPr>
          <w:t>R1-1806813</w:t>
        </w:r>
      </w:hyperlink>
      <w:r w:rsidR="00966D15" w:rsidRPr="00966D15">
        <w:rPr>
          <w:lang w:eastAsia="x-none"/>
        </w:rPr>
        <w:tab/>
        <w:t>On UL Multiplexing for URLLC</w:t>
      </w:r>
      <w:r w:rsidR="00966D15" w:rsidRPr="00966D15">
        <w:rPr>
          <w:lang w:eastAsia="x-none"/>
        </w:rPr>
        <w:tab/>
        <w:t>MediaTek Inc.</w:t>
      </w:r>
    </w:p>
    <w:p w14:paraId="5126E3E6" w14:textId="1F1C2442" w:rsidR="00966D15" w:rsidRPr="00966D15" w:rsidRDefault="0058452E" w:rsidP="00966D15">
      <w:pPr>
        <w:ind w:left="720" w:hanging="720"/>
        <w:rPr>
          <w:lang w:eastAsia="x-none"/>
        </w:rPr>
      </w:pPr>
      <w:hyperlink r:id="rId1994" w:history="1">
        <w:r w:rsidR="000F2B08">
          <w:rPr>
            <w:rStyle w:val="Hyperlink"/>
            <w:lang w:eastAsia="x-none"/>
          </w:rPr>
          <w:t>R1-1806847</w:t>
        </w:r>
      </w:hyperlink>
      <w:r w:rsidR="00966D15" w:rsidRPr="00966D15">
        <w:rPr>
          <w:lang w:eastAsia="x-none"/>
        </w:rPr>
        <w:tab/>
        <w:t>Study on URLLC scenario and UE</w:t>
      </w:r>
      <w:r w:rsidR="00966D15" w:rsidRPr="00966D15">
        <w:rPr>
          <w:lang w:eastAsia="x-none"/>
        </w:rPr>
        <w:tab/>
        <w:t>OPPO</w:t>
      </w:r>
    </w:p>
    <w:p w14:paraId="5C01C326" w14:textId="5A5CDC0D" w:rsidR="00966D15" w:rsidRPr="00966D15" w:rsidRDefault="0058452E" w:rsidP="00966D15">
      <w:pPr>
        <w:ind w:left="720" w:hanging="720"/>
        <w:rPr>
          <w:lang w:eastAsia="x-none"/>
        </w:rPr>
      </w:pPr>
      <w:hyperlink r:id="rId1995" w:history="1">
        <w:r w:rsidR="000F2B08">
          <w:rPr>
            <w:rStyle w:val="Hyperlink"/>
            <w:lang w:eastAsia="x-none"/>
          </w:rPr>
          <w:t>R1-1806896</w:t>
        </w:r>
      </w:hyperlink>
      <w:r w:rsidR="00966D15" w:rsidRPr="00966D15">
        <w:rPr>
          <w:lang w:eastAsia="x-none"/>
        </w:rPr>
        <w:tab/>
        <w:t>On evaluation assumptions for URLLC and the need of enhanced schemes</w:t>
      </w:r>
      <w:r w:rsidR="00966D15" w:rsidRPr="00966D15">
        <w:rPr>
          <w:lang w:eastAsia="x-none"/>
        </w:rPr>
        <w:tab/>
        <w:t>Huawei, HiSilicon</w:t>
      </w:r>
    </w:p>
    <w:p w14:paraId="4AA8656A" w14:textId="5EAD9DA1" w:rsidR="00966D15" w:rsidRPr="00966D15" w:rsidRDefault="0058452E" w:rsidP="00966D15">
      <w:pPr>
        <w:ind w:left="720" w:hanging="720"/>
        <w:rPr>
          <w:lang w:eastAsia="x-none"/>
        </w:rPr>
      </w:pPr>
      <w:hyperlink r:id="rId1996" w:history="1">
        <w:r w:rsidR="000F2B08">
          <w:rPr>
            <w:rStyle w:val="Hyperlink"/>
            <w:lang w:eastAsia="x-none"/>
          </w:rPr>
          <w:t>R1-1806919</w:t>
        </w:r>
      </w:hyperlink>
      <w:r w:rsidR="00966D15" w:rsidRPr="00966D15">
        <w:rPr>
          <w:lang w:eastAsia="x-none"/>
        </w:rPr>
        <w:tab/>
        <w:t>Reliability and latency problems with existing grant free transmission</w:t>
      </w:r>
      <w:r w:rsidR="00966D15" w:rsidRPr="00966D15">
        <w:rPr>
          <w:lang w:eastAsia="x-none"/>
        </w:rPr>
        <w:tab/>
        <w:t>Sequans Communications</w:t>
      </w:r>
    </w:p>
    <w:p w14:paraId="394780D4" w14:textId="0965A3E2" w:rsidR="00966D15" w:rsidRPr="00966D15" w:rsidRDefault="0058452E" w:rsidP="00966D15">
      <w:pPr>
        <w:ind w:left="720" w:hanging="720"/>
        <w:rPr>
          <w:lang w:eastAsia="x-none"/>
        </w:rPr>
      </w:pPr>
      <w:hyperlink r:id="rId1997" w:history="1">
        <w:r w:rsidR="000F2B08">
          <w:rPr>
            <w:rStyle w:val="Hyperlink"/>
            <w:lang w:eastAsia="x-none"/>
          </w:rPr>
          <w:t>R1-1806921</w:t>
        </w:r>
      </w:hyperlink>
      <w:r w:rsidR="00966D15" w:rsidRPr="00966D15">
        <w:rPr>
          <w:lang w:eastAsia="x-none"/>
        </w:rPr>
        <w:tab/>
        <w:t>Considerations for PUCCH reliability</w:t>
      </w:r>
      <w:r w:rsidR="00966D15" w:rsidRPr="00966D15">
        <w:rPr>
          <w:lang w:eastAsia="x-none"/>
        </w:rPr>
        <w:tab/>
        <w:t>Sequans Communications</w:t>
      </w:r>
    </w:p>
    <w:p w14:paraId="07261F62" w14:textId="79C261BA" w:rsidR="00966D15" w:rsidRPr="00966D15" w:rsidRDefault="0058452E" w:rsidP="00966D15">
      <w:pPr>
        <w:ind w:left="720" w:hanging="720"/>
        <w:rPr>
          <w:lang w:eastAsia="x-none"/>
        </w:rPr>
      </w:pPr>
      <w:hyperlink r:id="rId1998" w:history="1">
        <w:r w:rsidR="000F2B08">
          <w:rPr>
            <w:rStyle w:val="Hyperlink"/>
            <w:lang w:eastAsia="x-none"/>
          </w:rPr>
          <w:t>R1-1806957</w:t>
        </w:r>
      </w:hyperlink>
      <w:r w:rsidR="00966D15" w:rsidRPr="00966D15">
        <w:rPr>
          <w:lang w:eastAsia="x-none"/>
        </w:rPr>
        <w:tab/>
        <w:t>On enhancements for eMBB/URLLC multiplexing in DL</w:t>
      </w:r>
      <w:r w:rsidR="00966D15" w:rsidRPr="00966D15">
        <w:rPr>
          <w:lang w:eastAsia="x-none"/>
        </w:rPr>
        <w:tab/>
        <w:t>Sequans Communications</w:t>
      </w:r>
    </w:p>
    <w:p w14:paraId="5C8EA853" w14:textId="6393FCE1" w:rsidR="00966D15" w:rsidRPr="00966D15" w:rsidRDefault="0058452E" w:rsidP="00966D15">
      <w:pPr>
        <w:ind w:left="720" w:hanging="720"/>
        <w:rPr>
          <w:lang w:eastAsia="x-none"/>
        </w:rPr>
      </w:pPr>
      <w:hyperlink r:id="rId1999" w:history="1">
        <w:r w:rsidR="000F2B08">
          <w:rPr>
            <w:rStyle w:val="Hyperlink"/>
            <w:lang w:eastAsia="x-none"/>
          </w:rPr>
          <w:t>R1-1806958</w:t>
        </w:r>
      </w:hyperlink>
      <w:r w:rsidR="00966D15" w:rsidRPr="00966D15">
        <w:rPr>
          <w:lang w:eastAsia="x-none"/>
        </w:rPr>
        <w:tab/>
        <w:t>On PDCCH repetition for NR URLLC</w:t>
      </w:r>
      <w:r w:rsidR="00966D15" w:rsidRPr="00966D15">
        <w:rPr>
          <w:lang w:eastAsia="x-none"/>
        </w:rPr>
        <w:tab/>
        <w:t>Sequans Communications</w:t>
      </w:r>
    </w:p>
    <w:p w14:paraId="67DC5B0E" w14:textId="20F7D09E" w:rsidR="00966D15" w:rsidRPr="00966D15" w:rsidRDefault="0058452E" w:rsidP="00966D15">
      <w:pPr>
        <w:ind w:left="720" w:hanging="720"/>
        <w:rPr>
          <w:lang w:eastAsia="x-none"/>
        </w:rPr>
      </w:pPr>
      <w:hyperlink r:id="rId2000" w:history="1">
        <w:r w:rsidR="000F2B08">
          <w:rPr>
            <w:rStyle w:val="Hyperlink"/>
            <w:lang w:eastAsia="x-none"/>
          </w:rPr>
          <w:t>R1-1806959</w:t>
        </w:r>
      </w:hyperlink>
      <w:r w:rsidR="00966D15" w:rsidRPr="00966D15">
        <w:rPr>
          <w:lang w:eastAsia="x-none"/>
        </w:rPr>
        <w:tab/>
        <w:t>On UL multiplexing between grant-based URLLC and eMBB</w:t>
      </w:r>
      <w:r w:rsidR="00966D15" w:rsidRPr="00966D15">
        <w:rPr>
          <w:lang w:eastAsia="x-none"/>
        </w:rPr>
        <w:tab/>
        <w:t>Sequans Communications</w:t>
      </w:r>
    </w:p>
    <w:p w14:paraId="0B9E1F4D" w14:textId="0F4554DA" w:rsidR="00966D15" w:rsidRPr="00966D15" w:rsidRDefault="0058452E" w:rsidP="00966D15">
      <w:pPr>
        <w:ind w:left="720" w:hanging="720"/>
        <w:rPr>
          <w:lang w:eastAsia="x-none"/>
        </w:rPr>
      </w:pPr>
      <w:hyperlink r:id="rId2001" w:history="1">
        <w:r w:rsidR="000F2B08">
          <w:rPr>
            <w:rStyle w:val="Hyperlink"/>
            <w:lang w:eastAsia="x-none"/>
          </w:rPr>
          <w:t>R1-1806978</w:t>
        </w:r>
      </w:hyperlink>
      <w:r w:rsidR="00966D15" w:rsidRPr="00966D15">
        <w:rPr>
          <w:lang w:eastAsia="x-none"/>
        </w:rPr>
        <w:tab/>
        <w:t>On  the repetition of NR PDCCH for URLLC</w:t>
      </w:r>
      <w:r w:rsidR="00966D15" w:rsidRPr="00966D15">
        <w:rPr>
          <w:lang w:eastAsia="x-none"/>
        </w:rPr>
        <w:tab/>
        <w:t>AT&amp;T</w:t>
      </w:r>
    </w:p>
    <w:p w14:paraId="4C238013" w14:textId="414DD63F" w:rsidR="00966D15" w:rsidRPr="00966D15" w:rsidRDefault="0058452E" w:rsidP="00966D15">
      <w:pPr>
        <w:ind w:left="720" w:hanging="720"/>
        <w:rPr>
          <w:lang w:eastAsia="x-none"/>
        </w:rPr>
      </w:pPr>
      <w:hyperlink r:id="rId2002" w:history="1">
        <w:r w:rsidR="000F2B08">
          <w:rPr>
            <w:rStyle w:val="Hyperlink"/>
            <w:lang w:eastAsia="x-none"/>
          </w:rPr>
          <w:t>R1-1807140</w:t>
        </w:r>
      </w:hyperlink>
      <w:r w:rsidR="00966D15" w:rsidRPr="00966D15">
        <w:rPr>
          <w:lang w:eastAsia="x-none"/>
        </w:rPr>
        <w:tab/>
        <w:t>Intra-UE UL multiplexing with different reliability requirements</w:t>
      </w:r>
      <w:r w:rsidR="00966D15" w:rsidRPr="00966D15">
        <w:rPr>
          <w:lang w:eastAsia="x-none"/>
        </w:rPr>
        <w:tab/>
        <w:t>III</w:t>
      </w:r>
    </w:p>
    <w:p w14:paraId="08F52E19" w14:textId="07FC270E" w:rsidR="00966D15" w:rsidRPr="00966D15" w:rsidRDefault="0058452E" w:rsidP="00966D15">
      <w:pPr>
        <w:ind w:left="720" w:hanging="720"/>
        <w:rPr>
          <w:lang w:eastAsia="x-none"/>
        </w:rPr>
      </w:pPr>
      <w:hyperlink r:id="rId2003" w:history="1">
        <w:r w:rsidR="000F2B08">
          <w:rPr>
            <w:rStyle w:val="Hyperlink"/>
            <w:lang w:eastAsia="x-none"/>
          </w:rPr>
          <w:t>R1-1807228</w:t>
        </w:r>
      </w:hyperlink>
      <w:r w:rsidR="00966D15" w:rsidRPr="00966D15">
        <w:rPr>
          <w:lang w:eastAsia="x-none"/>
        </w:rPr>
        <w:tab/>
        <w:t>Discussion on UL pre-emption for URLLC reliability</w:t>
      </w:r>
      <w:r w:rsidR="00966D15" w:rsidRPr="00966D15">
        <w:rPr>
          <w:lang w:eastAsia="x-none"/>
        </w:rPr>
        <w:tab/>
        <w:t>Potevio</w:t>
      </w:r>
    </w:p>
    <w:p w14:paraId="40F63CB7" w14:textId="6A4EB1F7" w:rsidR="00966D15" w:rsidRPr="00966D15" w:rsidRDefault="0058452E" w:rsidP="00966D15">
      <w:pPr>
        <w:ind w:left="720" w:hanging="720"/>
        <w:rPr>
          <w:lang w:eastAsia="x-none"/>
        </w:rPr>
      </w:pPr>
      <w:hyperlink r:id="rId2004" w:history="1">
        <w:r w:rsidR="000F2B08">
          <w:rPr>
            <w:rStyle w:val="Hyperlink"/>
            <w:lang w:eastAsia="x-none"/>
          </w:rPr>
          <w:t>R1-1807294</w:t>
        </w:r>
      </w:hyperlink>
      <w:r w:rsidR="00966D15" w:rsidRPr="00966D15">
        <w:rPr>
          <w:lang w:eastAsia="x-none"/>
        </w:rPr>
        <w:tab/>
        <w:t>Discussions on intra-UE multiplexing between URLLC and eMBB</w:t>
      </w:r>
      <w:r w:rsidR="00966D15" w:rsidRPr="00966D15">
        <w:rPr>
          <w:lang w:eastAsia="x-none"/>
        </w:rPr>
        <w:tab/>
        <w:t>Mitsubishi Electric Co.</w:t>
      </w:r>
    </w:p>
    <w:p w14:paraId="3AAEDEB9" w14:textId="0DF5487B" w:rsidR="00966D15" w:rsidRPr="00966D15" w:rsidRDefault="0058452E" w:rsidP="00966D15">
      <w:pPr>
        <w:ind w:left="720" w:hanging="720"/>
        <w:rPr>
          <w:lang w:eastAsia="x-none"/>
        </w:rPr>
      </w:pPr>
      <w:hyperlink r:id="rId2005" w:history="1">
        <w:r w:rsidR="000F2B08">
          <w:rPr>
            <w:rStyle w:val="Hyperlink"/>
            <w:lang w:eastAsia="x-none"/>
          </w:rPr>
          <w:t>R1-1807326</w:t>
        </w:r>
      </w:hyperlink>
      <w:r w:rsidR="00966D15" w:rsidRPr="00966D15">
        <w:rPr>
          <w:lang w:eastAsia="x-none"/>
        </w:rPr>
        <w:tab/>
        <w:t>Discussion on the Reliability Enhancement for Grant-free Transmission</w:t>
      </w:r>
      <w:r w:rsidR="00966D15" w:rsidRPr="00966D15">
        <w:rPr>
          <w:lang w:eastAsia="x-none"/>
        </w:rPr>
        <w:tab/>
        <w:t>China Telecommunications</w:t>
      </w:r>
    </w:p>
    <w:p w14:paraId="61A32603" w14:textId="313998FD" w:rsidR="00966D15" w:rsidRPr="00966D15" w:rsidRDefault="0058452E" w:rsidP="00966D15">
      <w:pPr>
        <w:ind w:left="1440" w:hanging="1440"/>
        <w:rPr>
          <w:lang w:eastAsia="x-none"/>
        </w:rPr>
      </w:pPr>
      <w:hyperlink r:id="rId2006" w:history="1">
        <w:r w:rsidR="000F2B08">
          <w:rPr>
            <w:rStyle w:val="Hyperlink"/>
            <w:lang w:eastAsia="x-none"/>
          </w:rPr>
          <w:t>R1-1807406</w:t>
        </w:r>
      </w:hyperlink>
      <w:r w:rsidR="00966D15" w:rsidRPr="00966D15">
        <w:rPr>
          <w:lang w:eastAsia="x-none"/>
        </w:rPr>
        <w:tab/>
        <w:t>Discussion on Multiplexing UL Transmissions with Different Reliabilities</w:t>
      </w:r>
      <w:r w:rsidR="00966D15" w:rsidRPr="00966D15">
        <w:rPr>
          <w:lang w:eastAsia="x-none"/>
        </w:rPr>
        <w:tab/>
        <w:t>TCL Communication Ltd.</w:t>
      </w:r>
    </w:p>
    <w:p w14:paraId="62312311" w14:textId="78BD858D" w:rsidR="00966D15" w:rsidRPr="00DC01E2" w:rsidRDefault="00966D15" w:rsidP="00DC01E2">
      <w:pPr>
        <w:pStyle w:val="Heading2"/>
        <w:ind w:left="720" w:hanging="720"/>
        <w:rPr>
          <w:lang w:eastAsia="x-none"/>
        </w:rPr>
      </w:pPr>
      <w:bookmarkStart w:id="4379" w:name="_Toc513839896"/>
      <w:bookmarkStart w:id="4380" w:name="_Toc516232658"/>
      <w:r w:rsidRPr="00DC01E2">
        <w:t>Study on enhanced NR to support Non-Terrestrial Networks</w:t>
      </w:r>
      <w:bookmarkEnd w:id="4379"/>
      <w:r w:rsidR="00DC01E2">
        <w:t xml:space="preserve"> - </w:t>
      </w:r>
      <w:r w:rsidRPr="00966D15">
        <w:rPr>
          <w:lang w:eastAsia="x-none"/>
        </w:rPr>
        <w:t xml:space="preserve">SID in </w:t>
      </w:r>
      <w:hyperlink r:id="rId2007" w:history="1">
        <w:r w:rsidRPr="00DC01E2">
          <w:rPr>
            <w:color w:val="0000FF"/>
            <w:u w:val="single"/>
            <w:lang w:eastAsia="x-none"/>
          </w:rPr>
          <w:t>RP-171450</w:t>
        </w:r>
        <w:bookmarkEnd w:id="4380"/>
      </w:hyperlink>
    </w:p>
    <w:p w14:paraId="1EB42EF6" w14:textId="50D23679" w:rsidR="00EA63CA" w:rsidRPr="00EA63CA" w:rsidRDefault="0058452E" w:rsidP="00EA63CA">
      <w:pPr>
        <w:ind w:left="720" w:hanging="720"/>
        <w:rPr>
          <w:b/>
        </w:rPr>
      </w:pPr>
      <w:hyperlink r:id="rId2008" w:history="1">
        <w:r w:rsidR="000F2B08">
          <w:rPr>
            <w:rStyle w:val="Hyperlink"/>
            <w:b/>
            <w:lang w:eastAsia="x-none"/>
          </w:rPr>
          <w:t>R1-1807790</w:t>
        </w:r>
      </w:hyperlink>
      <w:r w:rsidR="00EA63CA" w:rsidRPr="00EA63CA">
        <w:rPr>
          <w:b/>
          <w:lang w:eastAsia="x-none"/>
        </w:rPr>
        <w:tab/>
      </w:r>
      <w:r w:rsidR="00EA63CA" w:rsidRPr="00EA63CA">
        <w:rPr>
          <w:b/>
        </w:rPr>
        <w:t>Chairman’s notes of AI 7.3 Study on enhanced NR to support NTN</w:t>
      </w:r>
      <w:r w:rsidR="00EA63CA" w:rsidRPr="00EA63CA">
        <w:rPr>
          <w:b/>
        </w:rPr>
        <w:tab/>
        <w:t>Ad-hoc chair (Samsung)</w:t>
      </w:r>
    </w:p>
    <w:p w14:paraId="121B2556" w14:textId="1E48B9B2" w:rsidR="00966D15" w:rsidRPr="00966D15" w:rsidRDefault="00EA63CA" w:rsidP="00EA63CA">
      <w:pPr>
        <w:ind w:left="720" w:hanging="720"/>
      </w:pPr>
      <w:r w:rsidRPr="00777035">
        <w:rPr>
          <w:rFonts w:ascii="Times New Roman" w:hAnsi="Times New Roman"/>
          <w:b/>
          <w:szCs w:val="20"/>
        </w:rPr>
        <w:t xml:space="preserve">Decision: </w:t>
      </w:r>
      <w:r w:rsidRPr="0058551E">
        <w:t xml:space="preserve">Contents incorporated below, </w:t>
      </w:r>
      <w:r>
        <w:t>the document is endorsed.</w:t>
      </w:r>
    </w:p>
    <w:p w14:paraId="7995B9C4" w14:textId="77777777" w:rsidR="006C1CE6" w:rsidRDefault="006C1CE6" w:rsidP="006C1CE6">
      <w:pPr>
        <w:pStyle w:val="Heading3"/>
      </w:pPr>
      <w:bookmarkStart w:id="4381" w:name="_Toc513839897"/>
      <w:bookmarkStart w:id="4382" w:name="_Toc516232659"/>
      <w:r w:rsidRPr="00284483">
        <w:t>Channel Model</w:t>
      </w:r>
      <w:bookmarkEnd w:id="4381"/>
      <w:bookmarkEnd w:id="4382"/>
    </w:p>
    <w:p w14:paraId="4BB56068" w14:textId="77777777" w:rsidR="006C1CE6" w:rsidRPr="000C684E" w:rsidRDefault="006C1CE6" w:rsidP="006C1CE6">
      <w:pPr>
        <w:jc w:val="both"/>
      </w:pPr>
      <w:r w:rsidRPr="000C684E">
        <w:rPr>
          <w:highlight w:val="green"/>
        </w:rPr>
        <w:t>Agreement</w:t>
      </w:r>
    </w:p>
    <w:p w14:paraId="08404D01" w14:textId="77777777" w:rsidR="006C1CE6" w:rsidRDefault="006C1CE6" w:rsidP="006C1CE6">
      <w:pPr>
        <w:jc w:val="both"/>
      </w:pPr>
      <w:r w:rsidRPr="006972EF">
        <w:lastRenderedPageBreak/>
        <w:t>In rural environment, consider the K-factor, clutter loss and SF values from suburban environment. In urban environment, consider the K-factor, clutter loss and SF values from suburban/dense urban environment</w:t>
      </w:r>
    </w:p>
    <w:p w14:paraId="25D6CAD3" w14:textId="77777777" w:rsidR="006C1CE6" w:rsidRPr="000C684E" w:rsidRDefault="006C1CE6" w:rsidP="006C1CE6">
      <w:pPr>
        <w:jc w:val="both"/>
        <w:rPr>
          <w:u w:val="single"/>
        </w:rPr>
      </w:pPr>
    </w:p>
    <w:p w14:paraId="3C2FC19E" w14:textId="77777777" w:rsidR="006C1CE6" w:rsidRPr="000C684E" w:rsidRDefault="006C1CE6" w:rsidP="006C1CE6">
      <w:pPr>
        <w:jc w:val="both"/>
        <w:rPr>
          <w:szCs w:val="20"/>
        </w:rPr>
      </w:pPr>
      <w:r w:rsidRPr="000C684E">
        <w:rPr>
          <w:szCs w:val="20"/>
          <w:highlight w:val="green"/>
        </w:rPr>
        <w:t>Agreement</w:t>
      </w:r>
    </w:p>
    <w:p w14:paraId="0F239063" w14:textId="77777777" w:rsidR="006C1CE6" w:rsidRPr="00305E64" w:rsidRDefault="006C1CE6" w:rsidP="006C1CE6">
      <w:pPr>
        <w:jc w:val="both"/>
        <w:rPr>
          <w:szCs w:val="20"/>
        </w:rPr>
      </w:pPr>
      <w:r w:rsidRPr="00305E64">
        <w:rPr>
          <w:szCs w:val="20"/>
        </w:rPr>
        <w:t xml:space="preserve">Reuse cluster parameters from TR38.901, with the below adjustments </w:t>
      </w:r>
    </w:p>
    <w:p w14:paraId="6266CC1A" w14:textId="77777777" w:rsidR="006C1CE6" w:rsidRPr="000C684E" w:rsidRDefault="006C1CE6" w:rsidP="000C684E">
      <w:pPr>
        <w:pStyle w:val="ListParagraph"/>
        <w:numPr>
          <w:ilvl w:val="0"/>
          <w:numId w:val="101"/>
        </w:numPr>
        <w:jc w:val="both"/>
      </w:pPr>
      <w:r w:rsidRPr="000C684E">
        <w:t xml:space="preserve">The number of clusters for suburban environment is </w:t>
      </w:r>
    </w:p>
    <w:p w14:paraId="1CB0ECBF" w14:textId="77777777" w:rsidR="006C1CE6" w:rsidRPr="00305E64" w:rsidRDefault="006C1CE6" w:rsidP="006C1CE6">
      <w:pPr>
        <w:rPr>
          <w:szCs w:val="20"/>
          <w:lang w:eastAsia="x-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7"/>
        <w:gridCol w:w="655"/>
        <w:gridCol w:w="655"/>
        <w:gridCol w:w="655"/>
        <w:gridCol w:w="655"/>
        <w:gridCol w:w="655"/>
        <w:gridCol w:w="655"/>
        <w:gridCol w:w="655"/>
        <w:gridCol w:w="655"/>
        <w:gridCol w:w="655"/>
      </w:tblGrid>
      <w:tr w:rsidR="006C1CE6" w:rsidRPr="00305E64" w14:paraId="3A928B45" w14:textId="77777777" w:rsidTr="00C41628">
        <w:trPr>
          <w:cantSplit/>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E0E0E0"/>
            <w:vAlign w:val="center"/>
            <w:hideMark/>
          </w:tcPr>
          <w:p w14:paraId="4A77130F" w14:textId="77777777" w:rsidR="006C1CE6" w:rsidRPr="00305E64" w:rsidRDefault="006C1CE6" w:rsidP="00C41628">
            <w:pPr>
              <w:pStyle w:val="TAH"/>
              <w:rPr>
                <w:rFonts w:ascii="Times New Roman" w:hAnsi="Times New Roman"/>
                <w:b w:val="0"/>
                <w:sz w:val="20"/>
              </w:rPr>
            </w:pPr>
            <w:r w:rsidRPr="00305E64">
              <w:rPr>
                <w:rFonts w:ascii="Times New Roman" w:hAnsi="Times New Roman"/>
                <w:b w:val="0"/>
                <w:sz w:val="20"/>
              </w:rPr>
              <w:t>Scenarios</w:t>
            </w:r>
          </w:p>
        </w:tc>
        <w:tc>
          <w:tcPr>
            <w:tcW w:w="0" w:type="auto"/>
            <w:gridSpan w:val="9"/>
            <w:tcBorders>
              <w:top w:val="single" w:sz="4" w:space="0" w:color="auto"/>
              <w:left w:val="single" w:sz="4" w:space="0" w:color="auto"/>
              <w:bottom w:val="single" w:sz="4" w:space="0" w:color="auto"/>
              <w:right w:val="single" w:sz="4" w:space="0" w:color="auto"/>
            </w:tcBorders>
            <w:shd w:val="clear" w:color="auto" w:fill="E0E0E0"/>
            <w:vAlign w:val="center"/>
            <w:hideMark/>
          </w:tcPr>
          <w:p w14:paraId="5522FEB7" w14:textId="77777777" w:rsidR="006C1CE6" w:rsidRPr="00305E64" w:rsidRDefault="006C1CE6" w:rsidP="00C41628">
            <w:pPr>
              <w:pStyle w:val="TAH"/>
              <w:tabs>
                <w:tab w:val="center" w:pos="2837"/>
                <w:tab w:val="right" w:pos="5675"/>
              </w:tabs>
              <w:jc w:val="left"/>
              <w:rPr>
                <w:rFonts w:ascii="Times New Roman" w:eastAsia="SimSun" w:hAnsi="Times New Roman"/>
                <w:b w:val="0"/>
                <w:sz w:val="20"/>
                <w:lang w:eastAsia="zh-CN"/>
              </w:rPr>
            </w:pPr>
            <w:r w:rsidRPr="00305E64">
              <w:rPr>
                <w:rFonts w:ascii="Times New Roman" w:hAnsi="Times New Roman"/>
                <w:b w:val="0"/>
                <w:sz w:val="20"/>
                <w:lang w:eastAsia="zh-CN"/>
              </w:rPr>
              <w:tab/>
            </w:r>
            <w:r w:rsidRPr="00305E64">
              <w:rPr>
                <w:rFonts w:ascii="Times New Roman" w:hAnsi="Times New Roman"/>
                <w:b w:val="0"/>
                <w:sz w:val="20"/>
              </w:rPr>
              <w:t>LOS</w:t>
            </w:r>
            <w:r w:rsidRPr="00305E64">
              <w:rPr>
                <w:rFonts w:ascii="Times New Roman" w:hAnsi="Times New Roman"/>
                <w:b w:val="0"/>
                <w:sz w:val="20"/>
              </w:rPr>
              <w:tab/>
            </w:r>
          </w:p>
        </w:tc>
      </w:tr>
      <w:tr w:rsidR="006C1CE6" w:rsidRPr="00305E64" w14:paraId="61214655" w14:textId="77777777" w:rsidTr="00C41628">
        <w:trPr>
          <w:cantSplit/>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F5B946" w14:textId="77777777" w:rsidR="006C1CE6" w:rsidRPr="00305E64" w:rsidRDefault="006C1CE6" w:rsidP="00C41628">
            <w:pPr>
              <w:rPr>
                <w:rFonts w:ascii="Times New Roman" w:eastAsia="Malgun Gothic" w:hAnsi="Times New Roman"/>
                <w:kern w:val="2"/>
                <w:szCs w:val="20"/>
              </w:rPr>
            </w:pPr>
          </w:p>
        </w:tc>
        <w:tc>
          <w:tcPr>
            <w:tcW w:w="0" w:type="auto"/>
            <w:tcBorders>
              <w:top w:val="single" w:sz="4" w:space="0" w:color="auto"/>
              <w:left w:val="single" w:sz="4" w:space="0" w:color="auto"/>
              <w:bottom w:val="single" w:sz="4" w:space="0" w:color="auto"/>
              <w:right w:val="single" w:sz="4" w:space="0" w:color="auto"/>
            </w:tcBorders>
            <w:shd w:val="clear" w:color="auto" w:fill="E0E0E0"/>
            <w:vAlign w:val="center"/>
            <w:hideMark/>
          </w:tcPr>
          <w:p w14:paraId="47D178CA" w14:textId="77777777" w:rsidR="006C1CE6" w:rsidRPr="00305E64" w:rsidRDefault="006C1CE6" w:rsidP="00C41628">
            <w:pPr>
              <w:pStyle w:val="TAH"/>
              <w:rPr>
                <w:rFonts w:ascii="Times New Roman" w:eastAsia="Malgun Gothic" w:hAnsi="Times New Roman"/>
                <w:b w:val="0"/>
                <w:sz w:val="20"/>
              </w:rPr>
            </w:pPr>
            <w:r w:rsidRPr="00305E64">
              <w:rPr>
                <w:rFonts w:ascii="Times New Roman" w:hAnsi="Times New Roman"/>
                <w:b w:val="0"/>
                <w:sz w:val="20"/>
              </w:rPr>
              <w:t>10°</w:t>
            </w:r>
          </w:p>
        </w:tc>
        <w:tc>
          <w:tcPr>
            <w:tcW w:w="0" w:type="auto"/>
            <w:tcBorders>
              <w:top w:val="single" w:sz="4" w:space="0" w:color="auto"/>
              <w:left w:val="single" w:sz="4" w:space="0" w:color="auto"/>
              <w:bottom w:val="single" w:sz="4" w:space="0" w:color="auto"/>
              <w:right w:val="single" w:sz="4" w:space="0" w:color="auto"/>
            </w:tcBorders>
            <w:shd w:val="clear" w:color="auto" w:fill="E0E0E0"/>
            <w:vAlign w:val="center"/>
            <w:hideMark/>
          </w:tcPr>
          <w:p w14:paraId="4A13A65D" w14:textId="77777777" w:rsidR="006C1CE6" w:rsidRPr="00305E64" w:rsidRDefault="006C1CE6" w:rsidP="00C41628">
            <w:pPr>
              <w:pStyle w:val="TAH"/>
              <w:rPr>
                <w:rFonts w:ascii="Times New Roman" w:hAnsi="Times New Roman"/>
                <w:b w:val="0"/>
                <w:sz w:val="20"/>
              </w:rPr>
            </w:pPr>
            <w:r w:rsidRPr="00305E64">
              <w:rPr>
                <w:rFonts w:ascii="Times New Roman" w:hAnsi="Times New Roman"/>
                <w:b w:val="0"/>
                <w:sz w:val="20"/>
              </w:rPr>
              <w:t>20°</w:t>
            </w:r>
          </w:p>
        </w:tc>
        <w:tc>
          <w:tcPr>
            <w:tcW w:w="0" w:type="auto"/>
            <w:tcBorders>
              <w:top w:val="single" w:sz="4" w:space="0" w:color="auto"/>
              <w:left w:val="single" w:sz="4" w:space="0" w:color="auto"/>
              <w:bottom w:val="single" w:sz="4" w:space="0" w:color="auto"/>
              <w:right w:val="single" w:sz="4" w:space="0" w:color="auto"/>
            </w:tcBorders>
            <w:shd w:val="clear" w:color="auto" w:fill="E0E0E0"/>
            <w:vAlign w:val="center"/>
            <w:hideMark/>
          </w:tcPr>
          <w:p w14:paraId="6EE2147A" w14:textId="77777777" w:rsidR="006C1CE6" w:rsidRPr="00305E64" w:rsidRDefault="006C1CE6" w:rsidP="00C41628">
            <w:pPr>
              <w:pStyle w:val="TAH"/>
              <w:rPr>
                <w:rFonts w:ascii="Times New Roman" w:hAnsi="Times New Roman"/>
                <w:b w:val="0"/>
                <w:sz w:val="20"/>
              </w:rPr>
            </w:pPr>
            <w:r w:rsidRPr="00305E64">
              <w:rPr>
                <w:rFonts w:ascii="Times New Roman" w:hAnsi="Times New Roman"/>
                <w:b w:val="0"/>
                <w:sz w:val="20"/>
              </w:rPr>
              <w:t>30°</w:t>
            </w:r>
          </w:p>
        </w:tc>
        <w:tc>
          <w:tcPr>
            <w:tcW w:w="0" w:type="auto"/>
            <w:tcBorders>
              <w:top w:val="single" w:sz="4" w:space="0" w:color="auto"/>
              <w:left w:val="single" w:sz="4" w:space="0" w:color="auto"/>
              <w:bottom w:val="single" w:sz="4" w:space="0" w:color="auto"/>
              <w:right w:val="single" w:sz="4" w:space="0" w:color="auto"/>
            </w:tcBorders>
            <w:shd w:val="clear" w:color="auto" w:fill="E0E0E0"/>
            <w:vAlign w:val="center"/>
            <w:hideMark/>
          </w:tcPr>
          <w:p w14:paraId="72386C3A" w14:textId="77777777" w:rsidR="006C1CE6" w:rsidRPr="00305E64" w:rsidRDefault="006C1CE6" w:rsidP="00C41628">
            <w:pPr>
              <w:pStyle w:val="TAH"/>
              <w:rPr>
                <w:rFonts w:ascii="Times New Roman" w:hAnsi="Times New Roman"/>
                <w:b w:val="0"/>
                <w:sz w:val="20"/>
              </w:rPr>
            </w:pPr>
            <w:r w:rsidRPr="00305E64">
              <w:rPr>
                <w:rFonts w:ascii="Times New Roman" w:hAnsi="Times New Roman"/>
                <w:b w:val="0"/>
                <w:sz w:val="20"/>
              </w:rPr>
              <w:t>40°</w:t>
            </w:r>
          </w:p>
        </w:tc>
        <w:tc>
          <w:tcPr>
            <w:tcW w:w="0" w:type="auto"/>
            <w:tcBorders>
              <w:top w:val="single" w:sz="4" w:space="0" w:color="auto"/>
              <w:left w:val="single" w:sz="4" w:space="0" w:color="auto"/>
              <w:bottom w:val="single" w:sz="4" w:space="0" w:color="auto"/>
              <w:right w:val="single" w:sz="4" w:space="0" w:color="auto"/>
            </w:tcBorders>
            <w:shd w:val="clear" w:color="auto" w:fill="E0E0E0"/>
            <w:vAlign w:val="center"/>
            <w:hideMark/>
          </w:tcPr>
          <w:p w14:paraId="799CDA16" w14:textId="77777777" w:rsidR="006C1CE6" w:rsidRPr="00305E64" w:rsidRDefault="006C1CE6" w:rsidP="00C41628">
            <w:pPr>
              <w:pStyle w:val="TAH"/>
              <w:rPr>
                <w:rFonts w:ascii="Times New Roman" w:hAnsi="Times New Roman"/>
                <w:b w:val="0"/>
                <w:sz w:val="20"/>
              </w:rPr>
            </w:pPr>
            <w:r w:rsidRPr="00305E64">
              <w:rPr>
                <w:rFonts w:ascii="Times New Roman" w:hAnsi="Times New Roman"/>
                <w:b w:val="0"/>
                <w:sz w:val="20"/>
              </w:rPr>
              <w:t>50°</w:t>
            </w:r>
          </w:p>
        </w:tc>
        <w:tc>
          <w:tcPr>
            <w:tcW w:w="0" w:type="auto"/>
            <w:tcBorders>
              <w:top w:val="single" w:sz="4" w:space="0" w:color="auto"/>
              <w:left w:val="single" w:sz="4" w:space="0" w:color="auto"/>
              <w:bottom w:val="single" w:sz="4" w:space="0" w:color="auto"/>
              <w:right w:val="single" w:sz="4" w:space="0" w:color="auto"/>
            </w:tcBorders>
            <w:shd w:val="clear" w:color="auto" w:fill="E0E0E0"/>
            <w:vAlign w:val="center"/>
            <w:hideMark/>
          </w:tcPr>
          <w:p w14:paraId="11678949" w14:textId="77777777" w:rsidR="006C1CE6" w:rsidRPr="00305E64" w:rsidRDefault="006C1CE6" w:rsidP="00C41628">
            <w:pPr>
              <w:pStyle w:val="TAH"/>
              <w:rPr>
                <w:rFonts w:ascii="Times New Roman" w:hAnsi="Times New Roman"/>
                <w:b w:val="0"/>
                <w:sz w:val="20"/>
              </w:rPr>
            </w:pPr>
            <w:r w:rsidRPr="00305E64">
              <w:rPr>
                <w:rFonts w:ascii="Times New Roman" w:hAnsi="Times New Roman"/>
                <w:b w:val="0"/>
                <w:sz w:val="20"/>
              </w:rPr>
              <w:t>60°</w:t>
            </w:r>
          </w:p>
        </w:tc>
        <w:tc>
          <w:tcPr>
            <w:tcW w:w="0" w:type="auto"/>
            <w:tcBorders>
              <w:top w:val="single" w:sz="4" w:space="0" w:color="auto"/>
              <w:left w:val="single" w:sz="4" w:space="0" w:color="auto"/>
              <w:bottom w:val="single" w:sz="4" w:space="0" w:color="auto"/>
              <w:right w:val="single" w:sz="4" w:space="0" w:color="auto"/>
            </w:tcBorders>
            <w:shd w:val="clear" w:color="auto" w:fill="E0E0E0"/>
            <w:vAlign w:val="center"/>
            <w:hideMark/>
          </w:tcPr>
          <w:p w14:paraId="4C0A82C5" w14:textId="77777777" w:rsidR="006C1CE6" w:rsidRPr="00305E64" w:rsidRDefault="006C1CE6" w:rsidP="00C41628">
            <w:pPr>
              <w:pStyle w:val="TAH"/>
              <w:rPr>
                <w:rFonts w:ascii="Times New Roman" w:hAnsi="Times New Roman"/>
                <w:b w:val="0"/>
                <w:sz w:val="20"/>
              </w:rPr>
            </w:pPr>
            <w:r w:rsidRPr="00305E64">
              <w:rPr>
                <w:rFonts w:ascii="Times New Roman" w:hAnsi="Times New Roman"/>
                <w:b w:val="0"/>
                <w:sz w:val="20"/>
              </w:rPr>
              <w:t>70°</w:t>
            </w:r>
          </w:p>
        </w:tc>
        <w:tc>
          <w:tcPr>
            <w:tcW w:w="0" w:type="auto"/>
            <w:tcBorders>
              <w:top w:val="single" w:sz="4" w:space="0" w:color="auto"/>
              <w:left w:val="single" w:sz="4" w:space="0" w:color="auto"/>
              <w:bottom w:val="single" w:sz="4" w:space="0" w:color="auto"/>
              <w:right w:val="single" w:sz="4" w:space="0" w:color="auto"/>
            </w:tcBorders>
            <w:shd w:val="clear" w:color="auto" w:fill="E0E0E0"/>
            <w:vAlign w:val="center"/>
            <w:hideMark/>
          </w:tcPr>
          <w:p w14:paraId="4A47A3D2" w14:textId="77777777" w:rsidR="006C1CE6" w:rsidRPr="00305E64" w:rsidRDefault="006C1CE6" w:rsidP="00C41628">
            <w:pPr>
              <w:pStyle w:val="TAH"/>
              <w:rPr>
                <w:rFonts w:ascii="Times New Roman" w:hAnsi="Times New Roman"/>
                <w:b w:val="0"/>
                <w:sz w:val="20"/>
              </w:rPr>
            </w:pPr>
            <w:r w:rsidRPr="00305E64">
              <w:rPr>
                <w:rFonts w:ascii="Times New Roman" w:hAnsi="Times New Roman"/>
                <w:b w:val="0"/>
                <w:sz w:val="20"/>
              </w:rPr>
              <w:t>80°</w:t>
            </w:r>
          </w:p>
        </w:tc>
        <w:tc>
          <w:tcPr>
            <w:tcW w:w="0" w:type="auto"/>
            <w:tcBorders>
              <w:top w:val="single" w:sz="4" w:space="0" w:color="auto"/>
              <w:left w:val="single" w:sz="4" w:space="0" w:color="auto"/>
              <w:bottom w:val="single" w:sz="4" w:space="0" w:color="auto"/>
              <w:right w:val="single" w:sz="4" w:space="0" w:color="auto"/>
            </w:tcBorders>
            <w:shd w:val="clear" w:color="auto" w:fill="E0E0E0"/>
            <w:vAlign w:val="center"/>
            <w:hideMark/>
          </w:tcPr>
          <w:p w14:paraId="39648A7A" w14:textId="77777777" w:rsidR="006C1CE6" w:rsidRPr="00305E64" w:rsidRDefault="006C1CE6" w:rsidP="00C41628">
            <w:pPr>
              <w:pStyle w:val="TAH"/>
              <w:rPr>
                <w:rFonts w:ascii="Times New Roman" w:hAnsi="Times New Roman"/>
                <w:b w:val="0"/>
                <w:sz w:val="20"/>
              </w:rPr>
            </w:pPr>
            <w:r w:rsidRPr="00305E64">
              <w:rPr>
                <w:rFonts w:ascii="Times New Roman" w:hAnsi="Times New Roman"/>
                <w:b w:val="0"/>
                <w:sz w:val="20"/>
              </w:rPr>
              <w:t>90°</w:t>
            </w:r>
          </w:p>
        </w:tc>
      </w:tr>
      <w:tr w:rsidR="006C1CE6" w:rsidRPr="00305E64" w14:paraId="67C900B8" w14:textId="77777777" w:rsidTr="00C41628">
        <w:trPr>
          <w:cantSplit/>
          <w:trHeight w:val="428"/>
          <w:jc w:val="center"/>
        </w:trPr>
        <w:tc>
          <w:tcPr>
            <w:tcW w:w="0" w:type="auto"/>
            <w:tcBorders>
              <w:left w:val="single" w:sz="4" w:space="0" w:color="auto"/>
              <w:bottom w:val="single" w:sz="4" w:space="0" w:color="auto"/>
              <w:right w:val="single" w:sz="4" w:space="0" w:color="auto"/>
            </w:tcBorders>
            <w:vAlign w:val="center"/>
            <w:hideMark/>
          </w:tcPr>
          <w:p w14:paraId="549406D1" w14:textId="77777777" w:rsidR="006C1CE6" w:rsidRPr="00305E64" w:rsidRDefault="006C1CE6" w:rsidP="00C41628">
            <w:pPr>
              <w:pStyle w:val="TAC"/>
              <w:rPr>
                <w:i/>
              </w:rPr>
            </w:pPr>
            <w:r w:rsidRPr="00305E64">
              <w:t xml:space="preserve">Number of clusters </w:t>
            </w:r>
            <w:r w:rsidRPr="00305E64">
              <w:rPr>
                <w:position w:val="-6"/>
              </w:rPr>
              <w:object w:dxaOrig="279" w:dyaOrig="279" w14:anchorId="656F4ACE">
                <v:shape id="_x0000_i1214" type="#_x0000_t75" style="width:12pt;height:12pt" o:ole="">
                  <v:imagedata r:id="rId2009" o:title=""/>
                </v:shape>
                <o:OLEObject Type="Embed" ProgID="Equation.3" ShapeID="_x0000_i1214" DrawAspect="Content" ObjectID="_1596006236" r:id="rId2010"/>
              </w:object>
            </w:r>
          </w:p>
        </w:tc>
        <w:tc>
          <w:tcPr>
            <w:tcW w:w="0" w:type="auto"/>
            <w:tcBorders>
              <w:top w:val="single" w:sz="4" w:space="0" w:color="auto"/>
              <w:left w:val="single" w:sz="4" w:space="0" w:color="auto"/>
              <w:bottom w:val="single" w:sz="4" w:space="0" w:color="auto"/>
              <w:right w:val="single" w:sz="4" w:space="0" w:color="auto"/>
            </w:tcBorders>
            <w:vAlign w:val="center"/>
            <w:hideMark/>
          </w:tcPr>
          <w:p w14:paraId="4DD654E5" w14:textId="77777777" w:rsidR="006C1CE6" w:rsidRPr="00305E64" w:rsidRDefault="006C1CE6" w:rsidP="00C41628">
            <w:pPr>
              <w:jc w:val="center"/>
              <w:rPr>
                <w:rFonts w:ascii="Times New Roman" w:eastAsia="SimSun" w:hAnsi="Times New Roman"/>
                <w:color w:val="000000"/>
                <w:szCs w:val="20"/>
              </w:rPr>
            </w:pPr>
            <w:r w:rsidRPr="00305E64">
              <w:rPr>
                <w:rFonts w:ascii="Times New Roman" w:hAnsi="Times New Roman"/>
                <w:color w:val="000000"/>
                <w:szCs w:val="20"/>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3283AE48" w14:textId="77777777" w:rsidR="006C1CE6" w:rsidRPr="00305E64" w:rsidRDefault="006C1CE6" w:rsidP="00C41628">
            <w:pPr>
              <w:jc w:val="center"/>
              <w:rPr>
                <w:rFonts w:ascii="Times New Roman" w:eastAsia="SimSun" w:hAnsi="Times New Roman"/>
                <w:color w:val="000000"/>
                <w:szCs w:val="20"/>
              </w:rPr>
            </w:pPr>
            <w:r w:rsidRPr="00305E64">
              <w:rPr>
                <w:rFonts w:ascii="Times New Roman" w:hAnsi="Times New Roman"/>
                <w:color w:val="000000"/>
                <w:szCs w:val="20"/>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00C1D8E0" w14:textId="77777777" w:rsidR="006C1CE6" w:rsidRPr="00305E64" w:rsidRDefault="006C1CE6" w:rsidP="00C41628">
            <w:pPr>
              <w:jc w:val="center"/>
              <w:rPr>
                <w:rFonts w:ascii="Times New Roman" w:eastAsia="SimSun" w:hAnsi="Times New Roman"/>
                <w:color w:val="000000"/>
                <w:szCs w:val="20"/>
              </w:rPr>
            </w:pPr>
            <w:r w:rsidRPr="00305E64">
              <w:rPr>
                <w:rFonts w:ascii="Times New Roman" w:hAnsi="Times New Roman"/>
                <w:color w:val="000000"/>
                <w:szCs w:val="20"/>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27A9BF40" w14:textId="77777777" w:rsidR="006C1CE6" w:rsidRPr="00305E64" w:rsidRDefault="006C1CE6" w:rsidP="00C41628">
            <w:pPr>
              <w:jc w:val="center"/>
              <w:rPr>
                <w:rFonts w:ascii="Times New Roman" w:eastAsia="SimSun" w:hAnsi="Times New Roman"/>
                <w:color w:val="000000"/>
                <w:szCs w:val="20"/>
              </w:rPr>
            </w:pPr>
            <w:r w:rsidRPr="00305E64">
              <w:rPr>
                <w:rFonts w:ascii="Times New Roman" w:hAnsi="Times New Roman"/>
                <w:color w:val="000000"/>
                <w:szCs w:val="20"/>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361AC4BB" w14:textId="77777777" w:rsidR="006C1CE6" w:rsidRPr="00305E64" w:rsidRDefault="006C1CE6" w:rsidP="00C41628">
            <w:pPr>
              <w:jc w:val="center"/>
              <w:rPr>
                <w:rFonts w:ascii="Times New Roman" w:eastAsia="SimSun" w:hAnsi="Times New Roman"/>
                <w:color w:val="000000"/>
                <w:szCs w:val="20"/>
              </w:rPr>
            </w:pPr>
            <w:r w:rsidRPr="00305E64">
              <w:rPr>
                <w:rFonts w:ascii="Times New Roman" w:hAnsi="Times New Roman"/>
                <w:color w:val="000000"/>
                <w:szCs w:val="20"/>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3BFA0E0B" w14:textId="77777777" w:rsidR="006C1CE6" w:rsidRPr="00305E64" w:rsidRDefault="006C1CE6" w:rsidP="00C41628">
            <w:pPr>
              <w:jc w:val="center"/>
              <w:rPr>
                <w:rFonts w:ascii="Times New Roman" w:eastAsia="SimSun" w:hAnsi="Times New Roman"/>
                <w:color w:val="000000"/>
                <w:szCs w:val="20"/>
              </w:rPr>
            </w:pPr>
            <w:r w:rsidRPr="00305E64">
              <w:rPr>
                <w:rFonts w:ascii="Times New Roman" w:hAnsi="Times New Roman"/>
                <w:color w:val="000000"/>
                <w:szCs w:val="20"/>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02F97E89" w14:textId="77777777" w:rsidR="006C1CE6" w:rsidRPr="00305E64" w:rsidRDefault="006C1CE6" w:rsidP="00C41628">
            <w:pPr>
              <w:jc w:val="center"/>
              <w:rPr>
                <w:rFonts w:ascii="Times New Roman" w:eastAsia="SimSun" w:hAnsi="Times New Roman"/>
                <w:color w:val="000000"/>
                <w:szCs w:val="20"/>
              </w:rPr>
            </w:pPr>
            <w:r w:rsidRPr="00305E64">
              <w:rPr>
                <w:rFonts w:ascii="Times New Roman" w:hAnsi="Times New Roman"/>
                <w:color w:val="000000"/>
                <w:szCs w:val="20"/>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38780CA3" w14:textId="77777777" w:rsidR="006C1CE6" w:rsidRPr="00305E64" w:rsidRDefault="006C1CE6" w:rsidP="00C41628">
            <w:pPr>
              <w:jc w:val="center"/>
              <w:rPr>
                <w:rFonts w:ascii="Times New Roman" w:eastAsia="SimSun" w:hAnsi="Times New Roman"/>
                <w:color w:val="000000"/>
                <w:szCs w:val="20"/>
              </w:rPr>
            </w:pPr>
            <w:r w:rsidRPr="00305E64">
              <w:rPr>
                <w:rFonts w:ascii="Times New Roman" w:hAnsi="Times New Roman"/>
                <w:color w:val="000000"/>
                <w:szCs w:val="20"/>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70898BE7" w14:textId="77777777" w:rsidR="006C1CE6" w:rsidRPr="00305E64" w:rsidRDefault="006C1CE6" w:rsidP="00C41628">
            <w:pPr>
              <w:pStyle w:val="TAC"/>
              <w:rPr>
                <w:color w:val="000000"/>
                <w:kern w:val="24"/>
              </w:rPr>
            </w:pPr>
            <w:r w:rsidRPr="00305E64">
              <w:rPr>
                <w:color w:val="000000"/>
                <w:kern w:val="24"/>
                <w:lang w:eastAsia="zh-CN"/>
              </w:rPr>
              <w:t>-</w:t>
            </w:r>
          </w:p>
        </w:tc>
      </w:tr>
    </w:tbl>
    <w:p w14:paraId="252D90F3" w14:textId="77777777" w:rsidR="006C1CE6" w:rsidRDefault="006C1CE6" w:rsidP="006C1CE6">
      <w:pPr>
        <w:rPr>
          <w:lang w:eastAsia="x-none"/>
        </w:rPr>
      </w:pPr>
    </w:p>
    <w:p w14:paraId="601E88A7" w14:textId="77777777" w:rsidR="006C1CE6" w:rsidRDefault="006C1CE6" w:rsidP="006C1CE6">
      <w:pPr>
        <w:rPr>
          <w:lang w:eastAsia="x-none"/>
        </w:rPr>
      </w:pPr>
    </w:p>
    <w:p w14:paraId="0E6D485C" w14:textId="009B2AA7" w:rsidR="006C1CE6" w:rsidRPr="000C684E" w:rsidRDefault="0058452E" w:rsidP="006C1CE6">
      <w:pPr>
        <w:rPr>
          <w:b/>
          <w:lang w:eastAsia="x-none"/>
        </w:rPr>
      </w:pPr>
      <w:hyperlink r:id="rId2011" w:history="1">
        <w:r w:rsidR="000F2B08">
          <w:rPr>
            <w:rStyle w:val="Hyperlink"/>
            <w:b/>
            <w:lang w:eastAsia="x-none"/>
          </w:rPr>
          <w:t>R1-1807792</w:t>
        </w:r>
      </w:hyperlink>
      <w:r w:rsidR="006C1CE6" w:rsidRPr="000C684E">
        <w:rPr>
          <w:b/>
          <w:lang w:eastAsia="x-none"/>
        </w:rPr>
        <w:tab/>
        <w:t>NR-NTN - Text proposal for TR 38.811 chap 6 NTN channel modelling</w:t>
      </w:r>
      <w:r w:rsidR="006C1CE6" w:rsidRPr="000C684E">
        <w:rPr>
          <w:b/>
          <w:lang w:eastAsia="x-none"/>
        </w:rPr>
        <w:tab/>
        <w:t>Thales</w:t>
      </w:r>
    </w:p>
    <w:p w14:paraId="117DB529" w14:textId="77777777" w:rsidR="006C1CE6" w:rsidRDefault="006C1CE6" w:rsidP="006C1CE6">
      <w:pPr>
        <w:rPr>
          <w:lang w:eastAsia="x-none"/>
        </w:rPr>
      </w:pPr>
    </w:p>
    <w:p w14:paraId="1E9BA12A" w14:textId="77777777" w:rsidR="006C1CE6" w:rsidRDefault="006C1CE6" w:rsidP="006C1CE6">
      <w:pPr>
        <w:rPr>
          <w:lang w:eastAsia="x-none"/>
        </w:rPr>
      </w:pPr>
    </w:p>
    <w:p w14:paraId="538295BC" w14:textId="00FE365E" w:rsidR="006C1CE6" w:rsidRPr="000C684E" w:rsidRDefault="0058452E" w:rsidP="006C1CE6">
      <w:pPr>
        <w:rPr>
          <w:b/>
          <w:lang w:eastAsia="x-none"/>
        </w:rPr>
      </w:pPr>
      <w:hyperlink r:id="rId2012" w:history="1">
        <w:r w:rsidR="000F2B08">
          <w:rPr>
            <w:rStyle w:val="Hyperlink"/>
            <w:b/>
          </w:rPr>
          <w:t>R1-1807803</w:t>
        </w:r>
      </w:hyperlink>
      <w:r w:rsidR="006C1CE6" w:rsidRPr="000C684E">
        <w:rPr>
          <w:b/>
          <w:lang w:eastAsia="x-none"/>
        </w:rPr>
        <w:tab/>
        <w:t>NR-NTN - Text proposal for TR 38.811 chap 6 NTN channel modelling</w:t>
      </w:r>
      <w:r w:rsidR="006C1CE6" w:rsidRPr="000C684E">
        <w:rPr>
          <w:b/>
          <w:lang w:eastAsia="x-none"/>
        </w:rPr>
        <w:tab/>
        <w:t>Thales, HNS, Huawei, Hisilicon, Nokia, ZTE, ESA, Dish</w:t>
      </w:r>
    </w:p>
    <w:p w14:paraId="53B72017" w14:textId="46A5A765" w:rsidR="006C1CE6" w:rsidRDefault="000C684E" w:rsidP="006C1CE6">
      <w:pPr>
        <w:rPr>
          <w:lang w:eastAsia="x-none"/>
        </w:rPr>
      </w:pPr>
      <w:r>
        <w:rPr>
          <w:highlight w:val="green"/>
          <w:lang w:eastAsia="x-none"/>
        </w:rPr>
        <w:t xml:space="preserve">Decision: </w:t>
      </w:r>
      <w:r w:rsidR="006C1CE6" w:rsidRPr="00930683">
        <w:rPr>
          <w:highlight w:val="green"/>
          <w:lang w:eastAsia="x-none"/>
        </w:rPr>
        <w:t xml:space="preserve">Text proposal in </w:t>
      </w:r>
      <w:hyperlink r:id="rId2013" w:history="1">
        <w:r w:rsidR="000F2B08">
          <w:rPr>
            <w:rStyle w:val="Hyperlink"/>
            <w:highlight w:val="green"/>
            <w:lang w:eastAsia="x-none"/>
          </w:rPr>
          <w:t>R1-1807803</w:t>
        </w:r>
      </w:hyperlink>
      <w:r w:rsidR="006C1CE6" w:rsidRPr="00930683">
        <w:rPr>
          <w:highlight w:val="green"/>
          <w:lang w:eastAsia="x-none"/>
        </w:rPr>
        <w:t xml:space="preserve"> is agreed.</w:t>
      </w:r>
    </w:p>
    <w:p w14:paraId="3357078B" w14:textId="77777777" w:rsidR="006C1CE6" w:rsidRDefault="006C1CE6" w:rsidP="006C1CE6">
      <w:pPr>
        <w:rPr>
          <w:lang w:eastAsia="x-none"/>
        </w:rPr>
      </w:pPr>
    </w:p>
    <w:p w14:paraId="2CC93CA2" w14:textId="5257B82C" w:rsidR="006C1CE6" w:rsidRPr="000C684E" w:rsidRDefault="0058452E" w:rsidP="006C1CE6">
      <w:pPr>
        <w:rPr>
          <w:b/>
          <w:lang w:eastAsia="x-none"/>
        </w:rPr>
      </w:pPr>
      <w:hyperlink r:id="rId2014" w:history="1">
        <w:r w:rsidR="000F2B08">
          <w:rPr>
            <w:rStyle w:val="Hyperlink"/>
            <w:b/>
          </w:rPr>
          <w:t>R1-1807793</w:t>
        </w:r>
      </w:hyperlink>
      <w:r w:rsidR="006C1CE6" w:rsidRPr="000C684E">
        <w:rPr>
          <w:b/>
          <w:lang w:eastAsia="x-none"/>
        </w:rPr>
        <w:tab/>
      </w:r>
      <w:r w:rsidR="000C684E" w:rsidRPr="000C684E">
        <w:rPr>
          <w:b/>
          <w:lang w:eastAsia="x-none"/>
        </w:rPr>
        <w:t>[Draft] Liaison Statement to RAN about TP for TR38.811 chapter 6</w:t>
      </w:r>
      <w:r w:rsidR="000C684E" w:rsidRPr="000C684E">
        <w:rPr>
          <w:b/>
          <w:lang w:eastAsia="x-none"/>
        </w:rPr>
        <w:tab/>
        <w:t>Thales</w:t>
      </w:r>
    </w:p>
    <w:p w14:paraId="3F27E439" w14:textId="46994798" w:rsidR="006C1CE6" w:rsidRDefault="000C684E" w:rsidP="006C1CE6">
      <w:pPr>
        <w:rPr>
          <w:lang w:eastAsia="x-none"/>
        </w:rPr>
      </w:pPr>
      <w:r>
        <w:rPr>
          <w:lang w:eastAsia="x-none"/>
        </w:rPr>
        <w:t xml:space="preserve">Decision: The draft LS is endorsed and final version is </w:t>
      </w:r>
      <w:r w:rsidR="006C1CE6" w:rsidRPr="00930683">
        <w:rPr>
          <w:highlight w:val="green"/>
          <w:lang w:eastAsia="x-none"/>
        </w:rPr>
        <w:t xml:space="preserve">approved in </w:t>
      </w:r>
      <w:hyperlink r:id="rId2015" w:history="1">
        <w:r w:rsidR="000F2B08">
          <w:rPr>
            <w:rStyle w:val="Hyperlink"/>
            <w:highlight w:val="green"/>
            <w:lang w:eastAsia="x-none"/>
          </w:rPr>
          <w:t>R1-1807719</w:t>
        </w:r>
      </w:hyperlink>
      <w:r w:rsidR="006C1CE6" w:rsidRPr="000C684E">
        <w:rPr>
          <w:lang w:eastAsia="x-none"/>
        </w:rPr>
        <w:t xml:space="preserve"> with </w:t>
      </w:r>
      <w:hyperlink r:id="rId2016" w:history="1">
        <w:r w:rsidR="000F2B08">
          <w:rPr>
            <w:rStyle w:val="Hyperlink"/>
            <w:lang w:eastAsia="x-none"/>
          </w:rPr>
          <w:t>R1-1807803</w:t>
        </w:r>
      </w:hyperlink>
      <w:r w:rsidR="006C1CE6" w:rsidRPr="000C684E">
        <w:rPr>
          <w:lang w:eastAsia="x-none"/>
        </w:rPr>
        <w:t xml:space="preserve"> as an attachment for information</w:t>
      </w:r>
    </w:p>
    <w:p w14:paraId="786B4295" w14:textId="77777777" w:rsidR="006C1CE6" w:rsidRDefault="006C1CE6" w:rsidP="006C1CE6">
      <w:pPr>
        <w:rPr>
          <w:lang w:eastAsia="x-none"/>
        </w:rPr>
      </w:pPr>
    </w:p>
    <w:p w14:paraId="45E65334" w14:textId="3040C915" w:rsidR="006C1CE6" w:rsidRDefault="0058452E" w:rsidP="006C1CE6">
      <w:pPr>
        <w:rPr>
          <w:lang w:eastAsia="x-none"/>
        </w:rPr>
      </w:pPr>
      <w:hyperlink r:id="rId2017" w:history="1">
        <w:r w:rsidR="000F2B08">
          <w:rPr>
            <w:rStyle w:val="Hyperlink"/>
            <w:lang w:eastAsia="x-none"/>
          </w:rPr>
          <w:t>R1-1805903</w:t>
        </w:r>
      </w:hyperlink>
      <w:r w:rsidR="006C1CE6">
        <w:rPr>
          <w:lang w:eastAsia="x-none"/>
        </w:rPr>
        <w:tab/>
        <w:t>Text Proposal for TR38.811</w:t>
      </w:r>
      <w:r w:rsidR="006C1CE6">
        <w:rPr>
          <w:lang w:eastAsia="x-none"/>
        </w:rPr>
        <w:tab/>
        <w:t>Huawei, HiSilicon</w:t>
      </w:r>
    </w:p>
    <w:p w14:paraId="3012BC25" w14:textId="1E74F534" w:rsidR="006C1CE6" w:rsidRPr="000C684E" w:rsidRDefault="0058452E" w:rsidP="006C1CE6">
      <w:pPr>
        <w:rPr>
          <w:b/>
          <w:lang w:eastAsia="x-none"/>
        </w:rPr>
      </w:pPr>
      <w:hyperlink r:id="rId2018" w:history="1">
        <w:r w:rsidR="000F2B08">
          <w:rPr>
            <w:rStyle w:val="Hyperlink"/>
            <w:b/>
            <w:lang w:eastAsia="x-none"/>
          </w:rPr>
          <w:t>R1-1806155</w:t>
        </w:r>
      </w:hyperlink>
      <w:r w:rsidR="006C1CE6" w:rsidRPr="000C684E">
        <w:rPr>
          <w:b/>
          <w:lang w:eastAsia="x-none"/>
        </w:rPr>
        <w:tab/>
        <w:t>Discussion on the channel model for sub-urban</w:t>
      </w:r>
      <w:r w:rsidR="006C1CE6" w:rsidRPr="000C684E">
        <w:rPr>
          <w:b/>
          <w:lang w:eastAsia="x-none"/>
        </w:rPr>
        <w:tab/>
        <w:t>ZTE,CATR</w:t>
      </w:r>
    </w:p>
    <w:p w14:paraId="59C8B181" w14:textId="5C7569D8" w:rsidR="006C1CE6" w:rsidRDefault="0058452E" w:rsidP="006C1CE6">
      <w:pPr>
        <w:rPr>
          <w:lang w:eastAsia="x-none"/>
        </w:rPr>
      </w:pPr>
      <w:hyperlink r:id="rId2019" w:history="1">
        <w:r w:rsidR="000F2B08">
          <w:rPr>
            <w:rStyle w:val="Hyperlink"/>
            <w:lang w:eastAsia="x-none"/>
          </w:rPr>
          <w:t>R1-1806467</w:t>
        </w:r>
      </w:hyperlink>
      <w:r w:rsidR="006C1CE6">
        <w:rPr>
          <w:lang w:eastAsia="x-none"/>
        </w:rPr>
        <w:tab/>
        <w:t>TP for Section 6 of TR38.811 – “Rain + Scintillations”</w:t>
      </w:r>
      <w:r w:rsidR="006C1CE6">
        <w:rPr>
          <w:lang w:eastAsia="x-none"/>
        </w:rPr>
        <w:tab/>
        <w:t>ESA, THALES</w:t>
      </w:r>
    </w:p>
    <w:p w14:paraId="034E8872" w14:textId="1C18E003" w:rsidR="006C1CE6" w:rsidRDefault="0058452E" w:rsidP="006C1CE6">
      <w:pPr>
        <w:rPr>
          <w:lang w:eastAsia="x-none"/>
        </w:rPr>
      </w:pPr>
      <w:hyperlink r:id="rId2020" w:history="1">
        <w:r w:rsidR="000F2B08">
          <w:rPr>
            <w:rStyle w:val="Hyperlink"/>
            <w:lang w:eastAsia="x-none"/>
          </w:rPr>
          <w:t>R1-1806748</w:t>
        </w:r>
      </w:hyperlink>
      <w:r w:rsidR="006C1CE6">
        <w:rPr>
          <w:lang w:eastAsia="x-none"/>
        </w:rPr>
        <w:tab/>
        <w:t>Remaining issues on NTN Channel Modeling</w:t>
      </w:r>
      <w:r w:rsidR="006C1CE6">
        <w:rPr>
          <w:lang w:eastAsia="x-none"/>
        </w:rPr>
        <w:tab/>
        <w:t>Samsung</w:t>
      </w:r>
    </w:p>
    <w:p w14:paraId="76D52413" w14:textId="767EE4FA" w:rsidR="006C1CE6" w:rsidRDefault="0058452E" w:rsidP="006C1CE6">
      <w:pPr>
        <w:rPr>
          <w:lang w:eastAsia="x-none"/>
        </w:rPr>
      </w:pPr>
      <w:hyperlink r:id="rId2021" w:history="1">
        <w:r w:rsidR="000F2B08">
          <w:rPr>
            <w:rStyle w:val="Hyperlink"/>
            <w:lang w:eastAsia="x-none"/>
          </w:rPr>
          <w:t>R1-1806969</w:t>
        </w:r>
      </w:hyperlink>
      <w:r w:rsidR="006C1CE6">
        <w:rPr>
          <w:lang w:eastAsia="x-none"/>
        </w:rPr>
        <w:tab/>
        <w:t>A Fast Fading Model for S-Band Satellites in GOOD Link State</w:t>
      </w:r>
      <w:r w:rsidR="006C1CE6">
        <w:rPr>
          <w:lang w:eastAsia="x-none"/>
        </w:rPr>
        <w:tab/>
        <w:t>Dish Network</w:t>
      </w:r>
    </w:p>
    <w:p w14:paraId="69D5E29D" w14:textId="772D8838" w:rsidR="006C1CE6" w:rsidRDefault="0058452E" w:rsidP="006C1CE6">
      <w:pPr>
        <w:ind w:left="1440" w:hanging="1440"/>
        <w:rPr>
          <w:lang w:eastAsia="x-none"/>
        </w:rPr>
      </w:pPr>
      <w:hyperlink r:id="rId2022" w:history="1">
        <w:r w:rsidR="000F2B08">
          <w:rPr>
            <w:rStyle w:val="Hyperlink"/>
            <w:lang w:eastAsia="x-none"/>
          </w:rPr>
          <w:t>R1-1806993</w:t>
        </w:r>
      </w:hyperlink>
      <w:r w:rsidR="006C1CE6">
        <w:rPr>
          <w:lang w:eastAsia="x-none"/>
        </w:rPr>
        <w:tab/>
        <w:t>Text proposal for LOS probability, path loss and shadow fading in TR38.811</w:t>
      </w:r>
      <w:r w:rsidR="006C1CE6">
        <w:rPr>
          <w:lang w:eastAsia="x-none"/>
        </w:rPr>
        <w:tab/>
        <w:t>Nokia, Nokia Shanghai Bell</w:t>
      </w:r>
    </w:p>
    <w:p w14:paraId="4D639F97" w14:textId="0E6CB68E" w:rsidR="006C1CE6" w:rsidRDefault="0058452E" w:rsidP="006C1CE6">
      <w:pPr>
        <w:rPr>
          <w:lang w:eastAsia="x-none"/>
        </w:rPr>
      </w:pPr>
      <w:hyperlink r:id="rId2023" w:history="1">
        <w:r w:rsidR="000F2B08">
          <w:rPr>
            <w:rStyle w:val="Hyperlink"/>
            <w:lang w:eastAsia="x-none"/>
          </w:rPr>
          <w:t>R1-1807019</w:t>
        </w:r>
      </w:hyperlink>
      <w:r w:rsidR="006C1CE6">
        <w:rPr>
          <w:lang w:eastAsia="x-none"/>
        </w:rPr>
        <w:tab/>
        <w:t xml:space="preserve">Rain and Cloud Attenuation in NTN Channel Model </w:t>
      </w:r>
      <w:r w:rsidR="006C1CE6">
        <w:rPr>
          <w:lang w:eastAsia="x-none"/>
        </w:rPr>
        <w:tab/>
        <w:t>InterDigital, Inc.</w:t>
      </w:r>
    </w:p>
    <w:p w14:paraId="01EE35AE" w14:textId="4BBACF0A" w:rsidR="006C1CE6" w:rsidRDefault="0058452E" w:rsidP="006C1CE6">
      <w:pPr>
        <w:ind w:left="1440" w:hanging="1440"/>
        <w:rPr>
          <w:lang w:eastAsia="x-none"/>
        </w:rPr>
      </w:pPr>
      <w:hyperlink r:id="rId2024" w:history="1">
        <w:r w:rsidR="000F2B08">
          <w:rPr>
            <w:rStyle w:val="Hyperlink"/>
            <w:lang w:eastAsia="x-none"/>
          </w:rPr>
          <w:t>R1-1807165</w:t>
        </w:r>
      </w:hyperlink>
      <w:r w:rsidR="006C1CE6">
        <w:rPr>
          <w:lang w:eastAsia="x-none"/>
        </w:rPr>
        <w:tab/>
        <w:t>NR-NTN Channel Modeling - TP for methodology, atmospheric absorption, fast fading model and calibration</w:t>
      </w:r>
      <w:r w:rsidR="006C1CE6">
        <w:rPr>
          <w:lang w:eastAsia="x-none"/>
        </w:rPr>
        <w:tab/>
        <w:t>THALES</w:t>
      </w:r>
    </w:p>
    <w:p w14:paraId="7EB9594A" w14:textId="5733D0F9" w:rsidR="000C684E" w:rsidRDefault="0058452E" w:rsidP="000C684E">
      <w:pPr>
        <w:ind w:left="1440" w:hanging="1440"/>
        <w:rPr>
          <w:lang w:eastAsia="x-none"/>
        </w:rPr>
      </w:pPr>
      <w:hyperlink r:id="rId2025" w:history="1">
        <w:r w:rsidR="000F2B08">
          <w:rPr>
            <w:rStyle w:val="Hyperlink"/>
            <w:lang w:eastAsia="x-none"/>
          </w:rPr>
          <w:t>R1-1807714</w:t>
        </w:r>
      </w:hyperlink>
      <w:r w:rsidR="000C684E">
        <w:rPr>
          <w:lang w:eastAsia="x-none"/>
        </w:rPr>
        <w:tab/>
        <w:t>NR-NTN Channel Modeling - Summary of offline discussions</w:t>
      </w:r>
      <w:r w:rsidR="000C684E">
        <w:rPr>
          <w:lang w:eastAsia="x-none"/>
        </w:rPr>
        <w:tab/>
        <w:t>Thales</w:t>
      </w:r>
    </w:p>
    <w:p w14:paraId="52D54816" w14:textId="4B327E71" w:rsidR="000C684E" w:rsidRDefault="0058452E" w:rsidP="000C684E">
      <w:pPr>
        <w:ind w:left="1440" w:hanging="1440"/>
        <w:rPr>
          <w:lang w:eastAsia="x-none"/>
        </w:rPr>
      </w:pPr>
      <w:hyperlink r:id="rId2026" w:history="1">
        <w:r w:rsidR="000F2B08">
          <w:rPr>
            <w:rStyle w:val="Hyperlink"/>
            <w:lang w:eastAsia="x-none"/>
          </w:rPr>
          <w:t>R1-1807715</w:t>
        </w:r>
      </w:hyperlink>
      <w:r w:rsidR="000C684E">
        <w:rPr>
          <w:lang w:eastAsia="x-none"/>
        </w:rPr>
        <w:tab/>
        <w:t>NR-NTN Channel Modeling - TP for remaining sections of the 6th clause of TR38.811</w:t>
      </w:r>
      <w:r w:rsidR="000C684E">
        <w:rPr>
          <w:lang w:eastAsia="x-none"/>
        </w:rPr>
        <w:tab/>
        <w:t>Thales</w:t>
      </w:r>
    </w:p>
    <w:p w14:paraId="2A8E152D" w14:textId="583A0A01" w:rsidR="006C1CE6" w:rsidRPr="00284483" w:rsidRDefault="006C1CE6" w:rsidP="006C1CE6">
      <w:pPr>
        <w:pStyle w:val="Heading3"/>
      </w:pPr>
      <w:bookmarkStart w:id="4383" w:name="_Toc513839898"/>
      <w:bookmarkStart w:id="4384" w:name="_Toc516232660"/>
      <w:r>
        <w:t>Other</w:t>
      </w:r>
      <w:bookmarkEnd w:id="4383"/>
      <w:bookmarkEnd w:id="4384"/>
    </w:p>
    <w:p w14:paraId="61FD5ABA" w14:textId="4328C671" w:rsidR="008C559E" w:rsidRDefault="0058452E" w:rsidP="008C559E">
      <w:hyperlink r:id="rId2027" w:history="1">
        <w:r w:rsidR="000F2B08">
          <w:rPr>
            <w:rStyle w:val="Hyperlink"/>
          </w:rPr>
          <w:t>R1-1805847</w:t>
        </w:r>
      </w:hyperlink>
      <w:r w:rsidR="008C559E">
        <w:tab/>
        <w:t>Impact of Doppler Shift on Time Density of DMRS in NTN</w:t>
      </w:r>
      <w:r w:rsidR="008C559E">
        <w:tab/>
        <w:t>Nokia, Nokia Shanghai Bell, Thales</w:t>
      </w:r>
    </w:p>
    <w:p w14:paraId="4F8E7D2B" w14:textId="124AB181" w:rsidR="008C559E" w:rsidRDefault="0058452E" w:rsidP="008C559E">
      <w:hyperlink r:id="rId2028" w:history="1">
        <w:r w:rsidR="000F2B08">
          <w:rPr>
            <w:rStyle w:val="Hyperlink"/>
          </w:rPr>
          <w:t>R1-1805904</w:t>
        </w:r>
      </w:hyperlink>
      <w:r w:rsidR="008C559E">
        <w:tab/>
        <w:t>HAPS channel modeling</w:t>
      </w:r>
      <w:r w:rsidR="008C559E">
        <w:tab/>
        <w:t>Huawei, HiSilicon</w:t>
      </w:r>
    </w:p>
    <w:p w14:paraId="2864AE2B" w14:textId="1BA12D58" w:rsidR="008C559E" w:rsidRDefault="0058452E" w:rsidP="008C559E">
      <w:hyperlink r:id="rId2029" w:history="1">
        <w:r w:rsidR="000F2B08">
          <w:rPr>
            <w:rStyle w:val="Hyperlink"/>
          </w:rPr>
          <w:t>R1-1805905</w:t>
        </w:r>
      </w:hyperlink>
      <w:r w:rsidR="008C559E">
        <w:tab/>
        <w:t>LEO/GEO channel modelling</w:t>
      </w:r>
      <w:r w:rsidR="008C559E">
        <w:tab/>
        <w:t>Huawei, HiSilicon</w:t>
      </w:r>
    </w:p>
    <w:p w14:paraId="397A6F67" w14:textId="476231C5" w:rsidR="008C559E" w:rsidRDefault="0058452E" w:rsidP="008C559E">
      <w:hyperlink r:id="rId2030" w:history="1">
        <w:r w:rsidR="000F2B08">
          <w:rPr>
            <w:rStyle w:val="Hyperlink"/>
          </w:rPr>
          <w:t>R1-1805984</w:t>
        </w:r>
      </w:hyperlink>
      <w:r w:rsidR="008C559E">
        <w:tab/>
        <w:t>Phase noise correction for non-terrestrial networks</w:t>
      </w:r>
      <w:r w:rsidR="008C559E">
        <w:tab/>
        <w:t>Mitsubishi Electric RCE</w:t>
      </w:r>
    </w:p>
    <w:p w14:paraId="29109CB5" w14:textId="7AED5B89" w:rsidR="008C559E" w:rsidRDefault="0058452E" w:rsidP="008C559E">
      <w:hyperlink r:id="rId2031" w:history="1">
        <w:r w:rsidR="000F2B08">
          <w:rPr>
            <w:rStyle w:val="Hyperlink"/>
          </w:rPr>
          <w:t>R1-1806003</w:t>
        </w:r>
      </w:hyperlink>
      <w:r w:rsidR="008C559E">
        <w:tab/>
        <w:t>TDD and FDD for NTN Applications</w:t>
      </w:r>
      <w:r w:rsidR="008C559E">
        <w:tab/>
        <w:t>HUGHES Network Systems Ltd</w:t>
      </w:r>
    </w:p>
    <w:p w14:paraId="7D58A0DE" w14:textId="58F952FB" w:rsidR="008C559E" w:rsidRDefault="0058452E" w:rsidP="008C559E">
      <w:hyperlink r:id="rId2032" w:history="1">
        <w:r w:rsidR="000F2B08">
          <w:rPr>
            <w:rStyle w:val="Hyperlink"/>
          </w:rPr>
          <w:t>R1-1806023</w:t>
        </w:r>
      </w:hyperlink>
      <w:r w:rsidR="008C559E">
        <w:tab/>
        <w:t>Discussion of PTRS for NR Supporting NTN</w:t>
      </w:r>
      <w:r w:rsidR="008C559E">
        <w:tab/>
        <w:t>Nokia, Nokia Shanghai Bell</w:t>
      </w:r>
    </w:p>
    <w:p w14:paraId="4C20720A" w14:textId="6BFEEFF1" w:rsidR="008C559E" w:rsidRDefault="0058452E" w:rsidP="008C559E">
      <w:hyperlink r:id="rId2033" w:history="1">
        <w:r w:rsidR="000F2B08">
          <w:rPr>
            <w:rStyle w:val="Hyperlink"/>
          </w:rPr>
          <w:t>R1-1806094</w:t>
        </w:r>
      </w:hyperlink>
      <w:r w:rsidR="008C559E">
        <w:tab/>
        <w:t>Impact of long propagation to control loops</w:t>
      </w:r>
      <w:r w:rsidR="008C559E">
        <w:tab/>
        <w:t>HUGHES Network Systems Ltd</w:t>
      </w:r>
    </w:p>
    <w:p w14:paraId="13C3BA2F" w14:textId="24928CBC" w:rsidR="008C559E" w:rsidRDefault="0058452E" w:rsidP="008C559E">
      <w:hyperlink r:id="rId2034" w:history="1">
        <w:r w:rsidR="000F2B08">
          <w:rPr>
            <w:rStyle w:val="Hyperlink"/>
          </w:rPr>
          <w:t>R1-1806095</w:t>
        </w:r>
      </w:hyperlink>
      <w:r w:rsidR="008C559E">
        <w:tab/>
        <w:t>Satellite Payload Characteristics and its performance impact on NTN signals</w:t>
      </w:r>
      <w:r w:rsidR="008C559E">
        <w:tab/>
        <w:t>HUGHES Network Systems Ltd</w:t>
      </w:r>
    </w:p>
    <w:p w14:paraId="56CA5AAA" w14:textId="798F9806" w:rsidR="008C559E" w:rsidRDefault="0058452E" w:rsidP="008C559E">
      <w:hyperlink r:id="rId2035" w:history="1">
        <w:r w:rsidR="000F2B08">
          <w:rPr>
            <w:rStyle w:val="Hyperlink"/>
          </w:rPr>
          <w:t>R1-1806156</w:t>
        </w:r>
      </w:hyperlink>
      <w:r w:rsidR="008C559E">
        <w:tab/>
        <w:t>TP for TR38.811 on random access for NTN</w:t>
      </w:r>
      <w:r w:rsidR="008C559E">
        <w:tab/>
        <w:t>ZTE</w:t>
      </w:r>
    </w:p>
    <w:p w14:paraId="2C051170" w14:textId="025670EA" w:rsidR="008C559E" w:rsidRDefault="0058452E" w:rsidP="008C559E">
      <w:hyperlink r:id="rId2036" w:history="1">
        <w:r w:rsidR="000F2B08">
          <w:rPr>
            <w:rStyle w:val="Hyperlink"/>
          </w:rPr>
          <w:t>R1-1806157</w:t>
        </w:r>
      </w:hyperlink>
      <w:r w:rsidR="008C559E">
        <w:tab/>
        <w:t>TP for TR38.811 on additional modelling components</w:t>
      </w:r>
      <w:r w:rsidR="008C559E">
        <w:tab/>
        <w:t>ZTE,CATR</w:t>
      </w:r>
    </w:p>
    <w:p w14:paraId="597ABBD2" w14:textId="740E56D1" w:rsidR="008C559E" w:rsidRDefault="0058452E" w:rsidP="008C559E">
      <w:hyperlink r:id="rId2037" w:history="1">
        <w:r w:rsidR="000F2B08">
          <w:rPr>
            <w:rStyle w:val="Hyperlink"/>
          </w:rPr>
          <w:t>R1-1806472</w:t>
        </w:r>
      </w:hyperlink>
      <w:r w:rsidR="008C559E">
        <w:tab/>
        <w:t>NR-NTN: Impact of Doppler variation rate on DM-RS time distribution</w:t>
      </w:r>
      <w:r w:rsidR="008C559E">
        <w:tab/>
        <w:t>THALES, Nokia, Nokia Shanghai Bell</w:t>
      </w:r>
    </w:p>
    <w:p w14:paraId="548441BA" w14:textId="5E999FCE" w:rsidR="008C559E" w:rsidRDefault="0058452E" w:rsidP="008C559E">
      <w:hyperlink r:id="rId2038" w:history="1">
        <w:r w:rsidR="000F2B08">
          <w:rPr>
            <w:rStyle w:val="Hyperlink"/>
          </w:rPr>
          <w:t>R1-1806473</w:t>
        </w:r>
      </w:hyperlink>
      <w:r w:rsidR="008C559E">
        <w:tab/>
        <w:t>NR-NTN: Proposed recommendations</w:t>
      </w:r>
      <w:r w:rsidR="008C559E">
        <w:tab/>
        <w:t>THALES</w:t>
      </w:r>
    </w:p>
    <w:p w14:paraId="70DA5F9F" w14:textId="5B9A7E51" w:rsidR="008C559E" w:rsidRDefault="0058452E" w:rsidP="008C559E">
      <w:hyperlink r:id="rId2039" w:history="1">
        <w:r w:rsidR="000F2B08">
          <w:rPr>
            <w:rStyle w:val="Hyperlink"/>
          </w:rPr>
          <w:t>R1-1806475</w:t>
        </w:r>
      </w:hyperlink>
      <w:r w:rsidR="008C559E">
        <w:tab/>
        <w:t>NR-NTN: Impact of channel frequency selectivity on DM-RS distribution in frequency</w:t>
      </w:r>
      <w:r w:rsidR="008C559E">
        <w:tab/>
        <w:t>THALES</w:t>
      </w:r>
    </w:p>
    <w:p w14:paraId="04935BEA" w14:textId="55791344" w:rsidR="008C559E" w:rsidRDefault="0058452E" w:rsidP="008C559E">
      <w:hyperlink r:id="rId2040" w:history="1">
        <w:r w:rsidR="000F2B08">
          <w:rPr>
            <w:rStyle w:val="Hyperlink"/>
          </w:rPr>
          <w:t>R1-1806476</w:t>
        </w:r>
      </w:hyperlink>
      <w:r w:rsidR="008C559E">
        <w:tab/>
        <w:t>NR-NTN: Impact on Initial TA during random access procedure</w:t>
      </w:r>
      <w:r w:rsidR="008C559E">
        <w:tab/>
        <w:t>THALES</w:t>
      </w:r>
    </w:p>
    <w:p w14:paraId="2439CAF2" w14:textId="5091EB8D" w:rsidR="008C559E" w:rsidRDefault="0058452E" w:rsidP="008C559E">
      <w:hyperlink r:id="rId2041" w:history="1">
        <w:r w:rsidR="000F2B08">
          <w:rPr>
            <w:rStyle w:val="Hyperlink"/>
          </w:rPr>
          <w:t>R1-1806749</w:t>
        </w:r>
      </w:hyperlink>
      <w:r w:rsidR="008C559E">
        <w:tab/>
        <w:t>PT-RS consideration for NTN</w:t>
      </w:r>
      <w:r w:rsidR="008C559E">
        <w:tab/>
        <w:t>Samsung</w:t>
      </w:r>
    </w:p>
    <w:p w14:paraId="582B5C76" w14:textId="2F5BFCB8" w:rsidR="008C559E" w:rsidRDefault="0058452E" w:rsidP="008C559E">
      <w:hyperlink r:id="rId2042" w:history="1">
        <w:r w:rsidR="000F2B08">
          <w:rPr>
            <w:rStyle w:val="Hyperlink"/>
          </w:rPr>
          <w:t>R1-1806750</w:t>
        </w:r>
      </w:hyperlink>
      <w:r w:rsidR="008C559E">
        <w:tab/>
        <w:t>Considerations on random access for NTN</w:t>
      </w:r>
      <w:r w:rsidR="008C559E">
        <w:tab/>
        <w:t>Samsung</w:t>
      </w:r>
    </w:p>
    <w:p w14:paraId="1286FDB3" w14:textId="0F1D44B0" w:rsidR="008C559E" w:rsidRDefault="0058452E" w:rsidP="008C559E">
      <w:hyperlink r:id="rId2043" w:history="1">
        <w:r w:rsidR="000F2B08">
          <w:rPr>
            <w:rStyle w:val="Hyperlink"/>
          </w:rPr>
          <w:t>R1-1806768</w:t>
        </w:r>
      </w:hyperlink>
      <w:r w:rsidR="008C559E">
        <w:tab/>
        <w:t>Considerations on Timing Advance and Random Access for NTN</w:t>
      </w:r>
      <w:r w:rsidR="008C559E">
        <w:tab/>
        <w:t>Nokia, Nokia Shanghai Bell</w:t>
      </w:r>
    </w:p>
    <w:p w14:paraId="5FBF85E8" w14:textId="1DD1836D" w:rsidR="008C559E" w:rsidRDefault="0058452E" w:rsidP="008C559E">
      <w:hyperlink r:id="rId2044" w:history="1">
        <w:r w:rsidR="000F2B08">
          <w:rPr>
            <w:rStyle w:val="Hyperlink"/>
          </w:rPr>
          <w:t>R1-1807020</w:t>
        </w:r>
      </w:hyperlink>
      <w:r w:rsidR="008C559E">
        <w:tab/>
        <w:t>Simulation Results for PTRS Performance in NTN</w:t>
      </w:r>
      <w:r w:rsidR="008C559E">
        <w:tab/>
        <w:t>InterDigital, Inc.</w:t>
      </w:r>
    </w:p>
    <w:p w14:paraId="5180F2DE" w14:textId="2D8C8D28" w:rsidR="008C559E" w:rsidRDefault="0058452E" w:rsidP="008C559E">
      <w:hyperlink r:id="rId2045" w:history="1">
        <w:r w:rsidR="000F2B08">
          <w:rPr>
            <w:rStyle w:val="Hyperlink"/>
          </w:rPr>
          <w:t>R1-1807164</w:t>
        </w:r>
      </w:hyperlink>
      <w:r w:rsidR="008C559E">
        <w:tab/>
        <w:t>NR-NTN Channel Modeling - Flat fading criteria</w:t>
      </w:r>
      <w:r w:rsidR="008C559E">
        <w:tab/>
        <w:t>THALES</w:t>
      </w:r>
    </w:p>
    <w:p w14:paraId="5AF20377" w14:textId="6AB4A17B" w:rsidR="008C559E" w:rsidRDefault="0058452E" w:rsidP="008C559E">
      <w:hyperlink r:id="rId2046" w:history="1">
        <w:r w:rsidR="000F2B08">
          <w:rPr>
            <w:rStyle w:val="Hyperlink"/>
          </w:rPr>
          <w:t>R1-1807243</w:t>
        </w:r>
      </w:hyperlink>
      <w:r w:rsidR="008C559E">
        <w:tab/>
        <w:t>Discussions on handover in NTN</w:t>
      </w:r>
      <w:r w:rsidR="008C559E">
        <w:tab/>
        <w:t>Sony</w:t>
      </w:r>
    </w:p>
    <w:p w14:paraId="117BDDC0" w14:textId="68FA9E42" w:rsidR="008C559E" w:rsidRDefault="0058452E" w:rsidP="008C559E">
      <w:hyperlink r:id="rId2047" w:history="1">
        <w:r w:rsidR="000F2B08">
          <w:rPr>
            <w:rStyle w:val="Hyperlink"/>
          </w:rPr>
          <w:t>R1-1807665</w:t>
        </w:r>
      </w:hyperlink>
      <w:r w:rsidR="008C559E">
        <w:tab/>
        <w:t>Consideration on HARQ Impact for NTN</w:t>
      </w:r>
      <w:r w:rsidR="008C559E">
        <w:tab/>
        <w:t>Nokia, Nokia Shanghai Bell</w:t>
      </w:r>
    </w:p>
    <w:p w14:paraId="57F6C958" w14:textId="76C79332" w:rsidR="008C559E" w:rsidRDefault="0058452E" w:rsidP="008C559E">
      <w:hyperlink r:id="rId2048" w:history="1">
        <w:r w:rsidR="000F2B08">
          <w:rPr>
            <w:rStyle w:val="Hyperlink"/>
          </w:rPr>
          <w:t>R1-1807673</w:t>
        </w:r>
      </w:hyperlink>
      <w:r w:rsidR="008C559E">
        <w:tab/>
        <w:t>Updated Ray Tracing simulation result for NTN</w:t>
      </w:r>
      <w:r w:rsidR="008C559E">
        <w:tab/>
        <w:t>Huawei, HiSilicon</w:t>
      </w:r>
    </w:p>
    <w:p w14:paraId="31971075" w14:textId="34DCB9AA" w:rsidR="008C559E" w:rsidRDefault="0058452E" w:rsidP="008C559E">
      <w:hyperlink r:id="rId2049" w:history="1">
        <w:r w:rsidR="000F2B08">
          <w:rPr>
            <w:rStyle w:val="Hyperlink"/>
          </w:rPr>
          <w:t>R1-1807794</w:t>
        </w:r>
      </w:hyperlink>
      <w:r w:rsidR="008C559E">
        <w:tab/>
        <w:t>Text proposal for TR 38.811 chap 7.3</w:t>
      </w:r>
      <w:r w:rsidR="008C559E">
        <w:tab/>
        <w:t>Thales</w:t>
      </w:r>
    </w:p>
    <w:p w14:paraId="0B5F2A08" w14:textId="0F3710BF" w:rsidR="008C559E" w:rsidRDefault="0058452E" w:rsidP="008C559E">
      <w:hyperlink r:id="rId2050" w:history="1">
        <w:r w:rsidR="000F2B08">
          <w:rPr>
            <w:rStyle w:val="Hyperlink"/>
          </w:rPr>
          <w:t>R1-1807795</w:t>
        </w:r>
      </w:hyperlink>
      <w:r w:rsidR="008C559E">
        <w:tab/>
        <w:t>Text proposal for TR 38.811 chap 8</w:t>
      </w:r>
      <w:r w:rsidR="008C559E">
        <w:tab/>
        <w:t>Thales</w:t>
      </w:r>
    </w:p>
    <w:p w14:paraId="19428878" w14:textId="575307A3" w:rsidR="00966D15" w:rsidRPr="00966D15" w:rsidRDefault="0058452E" w:rsidP="008C559E">
      <w:hyperlink r:id="rId2051" w:history="1">
        <w:r w:rsidR="000F2B08">
          <w:rPr>
            <w:rStyle w:val="Hyperlink"/>
          </w:rPr>
          <w:t>R1-1807864</w:t>
        </w:r>
      </w:hyperlink>
      <w:r w:rsidR="008C559E">
        <w:tab/>
        <w:t>NR-NTN: solution principles for NR to support Non-Terrestrial networks</w:t>
      </w:r>
      <w:r w:rsidR="008C559E">
        <w:tab/>
        <w:t>Thales</w:t>
      </w:r>
    </w:p>
    <w:p w14:paraId="71ADFE5C" w14:textId="174A1161" w:rsidR="00966D15" w:rsidRPr="00DC01E2" w:rsidRDefault="00966D15" w:rsidP="00DC01E2">
      <w:pPr>
        <w:pStyle w:val="Heading2"/>
        <w:ind w:left="720" w:hanging="720"/>
        <w:rPr>
          <w:lang w:eastAsia="x-none"/>
        </w:rPr>
      </w:pPr>
      <w:bookmarkStart w:id="4385" w:name="_Toc513839899"/>
      <w:bookmarkStart w:id="4386" w:name="_Toc516232661"/>
      <w:r w:rsidRPr="00DC01E2">
        <w:t>Study on non-orthogonal multiple access for NR</w:t>
      </w:r>
      <w:bookmarkEnd w:id="4385"/>
      <w:r w:rsidR="00DC01E2">
        <w:t xml:space="preserve"> - </w:t>
      </w:r>
      <w:r w:rsidRPr="00966D15">
        <w:rPr>
          <w:lang w:eastAsia="x-none"/>
        </w:rPr>
        <w:t xml:space="preserve">SID in </w:t>
      </w:r>
      <w:hyperlink r:id="rId2052" w:history="1">
        <w:r w:rsidRPr="00DC01E2">
          <w:rPr>
            <w:color w:val="0000FF"/>
            <w:u w:val="single"/>
            <w:lang w:eastAsia="x-none"/>
          </w:rPr>
          <w:t>RP-171043</w:t>
        </w:r>
        <w:bookmarkEnd w:id="4386"/>
      </w:hyperlink>
    </w:p>
    <w:p w14:paraId="24235288" w14:textId="28A95829" w:rsidR="00966D15" w:rsidRPr="00DC01E2" w:rsidRDefault="0058452E" w:rsidP="00966D15">
      <w:pPr>
        <w:ind w:left="720" w:hanging="720"/>
        <w:rPr>
          <w:b/>
          <w:lang w:eastAsia="x-none"/>
        </w:rPr>
      </w:pPr>
      <w:hyperlink r:id="rId2053" w:history="1">
        <w:r w:rsidR="000F2B08">
          <w:rPr>
            <w:rStyle w:val="Hyperlink"/>
            <w:b/>
            <w:highlight w:val="green"/>
            <w:lang w:eastAsia="x-none"/>
          </w:rPr>
          <w:t>R1-1805839</w:t>
        </w:r>
      </w:hyperlink>
      <w:r w:rsidR="00966D15" w:rsidRPr="00DC01E2">
        <w:rPr>
          <w:b/>
          <w:lang w:eastAsia="x-none"/>
        </w:rPr>
        <w:tab/>
        <w:t>Text proposal to capture agreements made in RAN1#92bis to TR 38.812 (NOMA)</w:t>
      </w:r>
      <w:r w:rsidR="00966D15" w:rsidRPr="00DC01E2">
        <w:rPr>
          <w:b/>
          <w:lang w:eastAsia="x-none"/>
        </w:rPr>
        <w:tab/>
        <w:t>ZTE</w:t>
      </w:r>
    </w:p>
    <w:p w14:paraId="0AD13209" w14:textId="7841DABA" w:rsidR="00DC01E2" w:rsidRPr="00966D15" w:rsidRDefault="00DC01E2" w:rsidP="002C61CD">
      <w:pPr>
        <w:rPr>
          <w:lang w:eastAsia="x-none"/>
        </w:rPr>
      </w:pPr>
      <w:r w:rsidRPr="002C61CD">
        <w:rPr>
          <w:rFonts w:ascii="Times New Roman" w:hAnsi="Times New Roman"/>
          <w:b/>
          <w:szCs w:val="20"/>
        </w:rPr>
        <w:t xml:space="preserve">Decision: </w:t>
      </w:r>
      <w:r w:rsidRPr="002C61CD">
        <w:rPr>
          <w:rFonts w:ascii="Times New Roman" w:hAnsi="Times New Roman"/>
          <w:szCs w:val="20"/>
        </w:rPr>
        <w:t xml:space="preserve">The </w:t>
      </w:r>
      <w:r w:rsidR="002C61CD" w:rsidRPr="002C61CD">
        <w:rPr>
          <w:rFonts w:ascii="Times New Roman" w:hAnsi="Times New Roman"/>
          <w:szCs w:val="20"/>
        </w:rPr>
        <w:t xml:space="preserve">TP is </w:t>
      </w:r>
      <w:r w:rsidR="002C61CD" w:rsidRPr="002C61CD">
        <w:rPr>
          <w:lang w:eastAsia="x-none"/>
        </w:rPr>
        <w:t>endorsed.</w:t>
      </w:r>
    </w:p>
    <w:p w14:paraId="7A21F1FC" w14:textId="77777777" w:rsidR="00966D15" w:rsidRPr="00966D15" w:rsidRDefault="00966D15" w:rsidP="00DC01E2">
      <w:pPr>
        <w:pStyle w:val="Heading3"/>
      </w:pPr>
      <w:bookmarkStart w:id="4387" w:name="_Toc513839900"/>
      <w:bookmarkStart w:id="4388" w:name="_Toc516232662"/>
      <w:bookmarkStart w:id="4389" w:name="_Hlk505097836"/>
      <w:r w:rsidRPr="00966D15">
        <w:t>Transmitter side signal processing schemes for NOMA</w:t>
      </w:r>
      <w:bookmarkEnd w:id="4387"/>
      <w:bookmarkEnd w:id="4388"/>
    </w:p>
    <w:p w14:paraId="034D54CD" w14:textId="40B8BA82" w:rsidR="00966D15" w:rsidRDefault="0058452E" w:rsidP="00966D15">
      <w:pPr>
        <w:ind w:left="720" w:hanging="720"/>
        <w:rPr>
          <w:b/>
          <w:lang w:eastAsia="x-none"/>
        </w:rPr>
      </w:pPr>
      <w:hyperlink r:id="rId2054" w:history="1">
        <w:r w:rsidR="000F2B08">
          <w:rPr>
            <w:rStyle w:val="Hyperlink"/>
            <w:b/>
            <w:lang w:eastAsia="x-none"/>
          </w:rPr>
          <w:t>R1-1805840</w:t>
        </w:r>
      </w:hyperlink>
      <w:r w:rsidR="00966D15" w:rsidRPr="005C4B00">
        <w:rPr>
          <w:b/>
          <w:lang w:eastAsia="x-none"/>
        </w:rPr>
        <w:tab/>
        <w:t>Key processing modules at transmitter side for NOMA</w:t>
      </w:r>
      <w:r w:rsidR="00966D15" w:rsidRPr="005C4B00">
        <w:rPr>
          <w:b/>
          <w:lang w:eastAsia="x-none"/>
        </w:rPr>
        <w:tab/>
        <w:t>ZTE</w:t>
      </w:r>
    </w:p>
    <w:p w14:paraId="6B4CFBF8" w14:textId="77777777" w:rsidR="005C4B00" w:rsidRPr="005C4B00" w:rsidRDefault="005C4B00" w:rsidP="00613418">
      <w:pPr>
        <w:pStyle w:val="ListParagraph"/>
        <w:numPr>
          <w:ilvl w:val="0"/>
          <w:numId w:val="76"/>
        </w:numPr>
        <w:spacing w:after="0"/>
        <w:ind w:left="714" w:hanging="357"/>
        <w:rPr>
          <w:lang w:val="en-US" w:eastAsia="zh-CN"/>
        </w:rPr>
      </w:pPr>
      <w:r w:rsidRPr="005C4B00">
        <w:rPr>
          <w:lang w:val="en-US" w:eastAsia="zh-CN"/>
        </w:rPr>
        <w:t>Observation 1: Low code rate is beneficial when the overloading is not very high, while low inter-user interference is beneficial for high overloading cases.</w:t>
      </w:r>
      <w:r w:rsidRPr="005C4B00">
        <w:rPr>
          <w:sz w:val="16"/>
          <w:lang w:val="en-US" w:eastAsia="zh-CN"/>
        </w:rPr>
        <w:t xml:space="preserve"> </w:t>
      </w:r>
    </w:p>
    <w:p w14:paraId="036B4A64" w14:textId="77777777" w:rsidR="005C4B00" w:rsidRPr="005C4B00" w:rsidRDefault="005C4B00" w:rsidP="00613418">
      <w:pPr>
        <w:pStyle w:val="ListParagraph"/>
        <w:numPr>
          <w:ilvl w:val="0"/>
          <w:numId w:val="76"/>
        </w:numPr>
        <w:spacing w:after="0"/>
        <w:ind w:left="714" w:hanging="357"/>
        <w:rPr>
          <w:lang w:val="en-US" w:eastAsia="zh-CN"/>
        </w:rPr>
      </w:pPr>
      <w:r w:rsidRPr="005C4B00">
        <w:rPr>
          <w:lang w:val="en-US" w:eastAsia="zh-CN"/>
        </w:rPr>
        <w:t>Observation 2: Multi-layer transmission can be applied for very high per UE spectral efficiency when the number of UEs is not very large.</w:t>
      </w:r>
      <w:r w:rsidRPr="005C4B00">
        <w:rPr>
          <w:sz w:val="16"/>
          <w:lang w:val="en-US" w:eastAsia="zh-CN"/>
        </w:rPr>
        <w:t xml:space="preserve"> </w:t>
      </w:r>
    </w:p>
    <w:p w14:paraId="46118404" w14:textId="77777777" w:rsidR="005C4B00" w:rsidRPr="005C4B00" w:rsidRDefault="005C4B00" w:rsidP="00613418">
      <w:pPr>
        <w:pStyle w:val="ListParagraph"/>
        <w:numPr>
          <w:ilvl w:val="0"/>
          <w:numId w:val="76"/>
        </w:numPr>
        <w:spacing w:after="0"/>
        <w:ind w:left="714" w:hanging="357"/>
        <w:rPr>
          <w:lang w:eastAsia="zh-CN"/>
        </w:rPr>
      </w:pPr>
      <w:r w:rsidRPr="005C4B00">
        <w:rPr>
          <w:lang w:eastAsia="zh-CN"/>
        </w:rPr>
        <w:t>Observation 3: Unequal power assignment with user grouping can facilitate SIC receiver to achieve better performance under high overloading cases.</w:t>
      </w:r>
    </w:p>
    <w:p w14:paraId="2902754E" w14:textId="77777777" w:rsidR="005C4B00" w:rsidRPr="005C4B00" w:rsidRDefault="005C4B00" w:rsidP="00613418">
      <w:pPr>
        <w:pStyle w:val="ListParagraph"/>
        <w:numPr>
          <w:ilvl w:val="0"/>
          <w:numId w:val="76"/>
        </w:numPr>
        <w:spacing w:after="0"/>
        <w:ind w:left="714" w:hanging="357"/>
        <w:rPr>
          <w:sz w:val="16"/>
          <w:lang w:val="en-US" w:eastAsia="zh-CN"/>
        </w:rPr>
      </w:pPr>
      <w:r w:rsidRPr="005C4B00">
        <w:rPr>
          <w:rFonts w:eastAsia="Times New Roman" w:hint="eastAsia"/>
        </w:rPr>
        <w:t xml:space="preserve">Proposal 1: Capture the </w:t>
      </w:r>
      <w:r w:rsidRPr="005C4B00">
        <w:rPr>
          <w:rFonts w:eastAsia="Times New Roman"/>
        </w:rPr>
        <w:t>listed key modules and the MA signature designs in the TR38.812.</w:t>
      </w:r>
      <w:r w:rsidRPr="005C4B00">
        <w:rPr>
          <w:sz w:val="16"/>
          <w:lang w:val="en-US" w:eastAsia="zh-CN"/>
        </w:rPr>
        <w:t xml:space="preserve"> </w:t>
      </w:r>
    </w:p>
    <w:p w14:paraId="5E5B01BC" w14:textId="77777777" w:rsidR="005C4B00" w:rsidRPr="005C4B00" w:rsidRDefault="005C4B00" w:rsidP="00613418">
      <w:pPr>
        <w:pStyle w:val="ListParagraph"/>
        <w:numPr>
          <w:ilvl w:val="0"/>
          <w:numId w:val="76"/>
        </w:numPr>
        <w:spacing w:after="0"/>
        <w:ind w:left="714" w:hanging="357"/>
        <w:rPr>
          <w:lang w:val="en-US" w:eastAsia="zh-CN"/>
        </w:rPr>
      </w:pPr>
      <w:r w:rsidRPr="005C4B00">
        <w:rPr>
          <w:rFonts w:eastAsia="Times New Roman" w:hint="eastAsia"/>
        </w:rPr>
        <w:t>Proposal 2</w:t>
      </w:r>
      <w:r w:rsidRPr="005C4B00">
        <w:rPr>
          <w:lang w:val="en-US" w:eastAsia="zh-CN"/>
        </w:rPr>
        <w:t>: Trade-off of spreading factor between per UE performance and overloading capability should be considered for the design of symbol-level linear spreading based NOMA.</w:t>
      </w:r>
    </w:p>
    <w:p w14:paraId="645E5F50" w14:textId="77777777" w:rsidR="005C4B00" w:rsidRPr="005C4B00" w:rsidRDefault="005C4B00" w:rsidP="00613418">
      <w:pPr>
        <w:pStyle w:val="ListParagraph"/>
        <w:numPr>
          <w:ilvl w:val="0"/>
          <w:numId w:val="76"/>
        </w:numPr>
        <w:spacing w:after="0"/>
        <w:ind w:left="714" w:hanging="357"/>
        <w:rPr>
          <w:lang w:val="en-US" w:eastAsia="zh-CN"/>
        </w:rPr>
      </w:pPr>
      <w:r w:rsidRPr="005C4B00">
        <w:rPr>
          <w:rFonts w:eastAsia="Times New Roman" w:hint="eastAsia"/>
        </w:rPr>
        <w:t>Proposal 3</w:t>
      </w:r>
      <w:r w:rsidRPr="005C4B00">
        <w:rPr>
          <w:lang w:val="en-US" w:eastAsia="zh-CN"/>
        </w:rPr>
        <w:t>: Trade-off of number of layer per UE between per UE performance and overloading capability should be considered for the design of symbol-level linear spreading based NOMA.</w:t>
      </w:r>
    </w:p>
    <w:p w14:paraId="137B6DFC" w14:textId="77777777" w:rsidR="005C4B00" w:rsidRPr="005C4B00" w:rsidRDefault="005C4B00" w:rsidP="00613418">
      <w:pPr>
        <w:pStyle w:val="ListParagraph"/>
        <w:numPr>
          <w:ilvl w:val="0"/>
          <w:numId w:val="76"/>
        </w:numPr>
        <w:spacing w:after="0"/>
        <w:ind w:left="714" w:hanging="357"/>
        <w:rPr>
          <w:lang w:val="en-US" w:eastAsia="zh-CN"/>
        </w:rPr>
      </w:pPr>
      <w:r w:rsidRPr="005C4B00">
        <w:rPr>
          <w:lang w:val="en-US" w:eastAsia="zh-CN"/>
        </w:rPr>
        <w:t>Proposal 4: Support symbol-level linear spreading and multi-layer transmission for NOMA transmitter processing.</w:t>
      </w:r>
    </w:p>
    <w:p w14:paraId="32964DD3" w14:textId="77777777" w:rsidR="005C4B00" w:rsidRDefault="005C4B00" w:rsidP="005C4B00">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042F3E24" w14:textId="04D031C1" w:rsidR="005C4B00" w:rsidRDefault="005C4B00" w:rsidP="00966D15">
      <w:pPr>
        <w:ind w:left="720" w:hanging="720"/>
        <w:rPr>
          <w:b/>
          <w:lang w:eastAsia="x-none"/>
        </w:rPr>
      </w:pPr>
    </w:p>
    <w:p w14:paraId="007616B2" w14:textId="088CABFE" w:rsidR="005C4B00" w:rsidRDefault="0058452E" w:rsidP="005C4B00">
      <w:pPr>
        <w:ind w:left="720" w:hanging="720"/>
        <w:rPr>
          <w:b/>
          <w:lang w:eastAsia="x-none"/>
        </w:rPr>
      </w:pPr>
      <w:hyperlink r:id="rId2055" w:history="1">
        <w:r w:rsidR="000F2B08">
          <w:rPr>
            <w:rStyle w:val="Hyperlink"/>
            <w:b/>
            <w:lang w:eastAsia="x-none"/>
          </w:rPr>
          <w:t>R1-1806531</w:t>
        </w:r>
      </w:hyperlink>
      <w:r w:rsidR="005C4B00" w:rsidRPr="005C4B00">
        <w:rPr>
          <w:b/>
          <w:lang w:eastAsia="x-none"/>
        </w:rPr>
        <w:tab/>
        <w:t>NOMA transmission scheme: LCRS</w:t>
      </w:r>
      <w:r w:rsidR="005C4B00" w:rsidRPr="005C4B00">
        <w:rPr>
          <w:b/>
          <w:lang w:eastAsia="x-none"/>
        </w:rPr>
        <w:tab/>
        <w:t>Intel Corporation</w:t>
      </w:r>
    </w:p>
    <w:p w14:paraId="36B6C66A" w14:textId="2775E059" w:rsidR="00D45C73" w:rsidRPr="00D45C73" w:rsidRDefault="00D45C73" w:rsidP="00613418">
      <w:pPr>
        <w:pStyle w:val="ListParagraph"/>
        <w:numPr>
          <w:ilvl w:val="0"/>
          <w:numId w:val="77"/>
        </w:numPr>
        <w:spacing w:after="0"/>
        <w:ind w:left="714" w:hanging="357"/>
        <w:rPr>
          <w:lang w:eastAsia="zh-CN"/>
        </w:rPr>
      </w:pPr>
      <w:r w:rsidRPr="00D45C73">
        <w:rPr>
          <w:lang w:eastAsia="en-GB"/>
        </w:rPr>
        <w:t xml:space="preserve">Observation 1: </w:t>
      </w:r>
      <w:r w:rsidRPr="00D45C73">
        <w:rPr>
          <w:lang w:eastAsia="zh-CN"/>
        </w:rPr>
        <w:t xml:space="preserve">Low Code Rate Spreading (LCRS) is a promising candidate for NOMA from the perspectives of </w:t>
      </w:r>
    </w:p>
    <w:p w14:paraId="1CE6B118" w14:textId="77777777" w:rsidR="00D45C73" w:rsidRPr="00D45C73" w:rsidRDefault="00D45C73" w:rsidP="00613418">
      <w:pPr>
        <w:pStyle w:val="ListParagraph"/>
        <w:numPr>
          <w:ilvl w:val="1"/>
          <w:numId w:val="77"/>
        </w:numPr>
        <w:spacing w:after="0"/>
        <w:rPr>
          <w:lang w:eastAsia="zh-CN"/>
        </w:rPr>
      </w:pPr>
      <w:r w:rsidRPr="00D45C73">
        <w:rPr>
          <w:lang w:eastAsia="zh-CN"/>
        </w:rPr>
        <w:t>Support of flexible code rate,</w:t>
      </w:r>
    </w:p>
    <w:p w14:paraId="59249E5D" w14:textId="77777777" w:rsidR="00D45C73" w:rsidRPr="00D45C73" w:rsidRDefault="00D45C73" w:rsidP="00613418">
      <w:pPr>
        <w:pStyle w:val="ListParagraph"/>
        <w:numPr>
          <w:ilvl w:val="1"/>
          <w:numId w:val="77"/>
        </w:numPr>
        <w:spacing w:after="0"/>
        <w:rPr>
          <w:lang w:eastAsia="zh-CN"/>
        </w:rPr>
      </w:pPr>
      <w:r w:rsidRPr="00D45C73">
        <w:rPr>
          <w:lang w:eastAsia="zh-CN"/>
        </w:rPr>
        <w:t>Support of (comparatively) with full coding gain</w:t>
      </w:r>
    </w:p>
    <w:p w14:paraId="6CDC3BE9" w14:textId="77777777" w:rsidR="00D45C73" w:rsidRPr="00D45C73" w:rsidRDefault="00D45C73" w:rsidP="00613418">
      <w:pPr>
        <w:pStyle w:val="ListParagraph"/>
        <w:numPr>
          <w:ilvl w:val="1"/>
          <w:numId w:val="77"/>
        </w:numPr>
        <w:spacing w:after="0"/>
        <w:rPr>
          <w:lang w:eastAsia="en-GB"/>
        </w:rPr>
      </w:pPr>
      <w:r w:rsidRPr="00D45C73">
        <w:rPr>
          <w:lang w:eastAsia="zh-CN"/>
        </w:rPr>
        <w:t>Support of NOMA without introducing new transmission schemes,</w:t>
      </w:r>
    </w:p>
    <w:p w14:paraId="2B5AE7B8" w14:textId="448EC813" w:rsidR="00D45C73" w:rsidRPr="00D45C73" w:rsidRDefault="00D45C73" w:rsidP="00613418">
      <w:pPr>
        <w:pStyle w:val="ListParagraph"/>
        <w:numPr>
          <w:ilvl w:val="0"/>
          <w:numId w:val="77"/>
        </w:numPr>
        <w:spacing w:after="0"/>
        <w:ind w:left="714" w:hanging="357"/>
        <w:rPr>
          <w:lang w:eastAsia="en-GB"/>
        </w:rPr>
      </w:pPr>
      <w:r w:rsidRPr="00D45C73">
        <w:rPr>
          <w:lang w:eastAsia="en-GB"/>
        </w:rPr>
        <w:t>Observation 2:</w:t>
      </w:r>
    </w:p>
    <w:p w14:paraId="59784AB8" w14:textId="77777777" w:rsidR="00D45C73" w:rsidRPr="00D45C73" w:rsidRDefault="00D45C73" w:rsidP="00613418">
      <w:pPr>
        <w:pStyle w:val="ListParagraph"/>
        <w:numPr>
          <w:ilvl w:val="1"/>
          <w:numId w:val="77"/>
        </w:numPr>
        <w:spacing w:after="0"/>
        <w:rPr>
          <w:lang w:eastAsia="zh-CN"/>
        </w:rPr>
      </w:pPr>
      <w:r w:rsidRPr="00D45C73">
        <w:rPr>
          <w:lang w:eastAsia="zh-CN"/>
        </w:rPr>
        <w:t xml:space="preserve">No (or negligible) specification impact is needed for the LCRS transmission scheme </w:t>
      </w:r>
    </w:p>
    <w:p w14:paraId="76D75C9E" w14:textId="77777777" w:rsidR="00D45C73" w:rsidRPr="00D45C73" w:rsidRDefault="00D45C73" w:rsidP="00613418">
      <w:pPr>
        <w:pStyle w:val="ListParagraph"/>
        <w:numPr>
          <w:ilvl w:val="1"/>
          <w:numId w:val="77"/>
        </w:numPr>
        <w:spacing w:after="0"/>
        <w:rPr>
          <w:lang w:eastAsia="zh-CN"/>
        </w:rPr>
      </w:pPr>
      <w:r w:rsidRPr="00D45C73">
        <w:rPr>
          <w:lang w:eastAsia="zh-CN"/>
        </w:rPr>
        <w:t>Possible improvement could be needed for PUSCH DMRS design regardless of NOMA transmission schemes</w:t>
      </w:r>
    </w:p>
    <w:p w14:paraId="58B276F0" w14:textId="269E31A2" w:rsidR="00D45C73" w:rsidRPr="00D45C73" w:rsidRDefault="00D45C73" w:rsidP="00613418">
      <w:pPr>
        <w:pStyle w:val="ListParagraph"/>
        <w:numPr>
          <w:ilvl w:val="0"/>
          <w:numId w:val="77"/>
        </w:numPr>
        <w:spacing w:after="0"/>
        <w:ind w:left="714" w:hanging="357"/>
        <w:rPr>
          <w:lang w:eastAsia="en-GB"/>
        </w:rPr>
      </w:pPr>
      <w:r w:rsidRPr="00D45C73">
        <w:rPr>
          <w:lang w:eastAsia="en-GB"/>
        </w:rPr>
        <w:t>Observation 3:</w:t>
      </w:r>
    </w:p>
    <w:p w14:paraId="5189C2BB" w14:textId="77777777" w:rsidR="00D45C73" w:rsidRPr="00D45C73" w:rsidRDefault="00D45C73" w:rsidP="00613418">
      <w:pPr>
        <w:pStyle w:val="ListParagraph"/>
        <w:numPr>
          <w:ilvl w:val="1"/>
          <w:numId w:val="77"/>
        </w:numPr>
        <w:spacing w:after="0"/>
        <w:rPr>
          <w:lang w:eastAsia="zh-CN"/>
        </w:rPr>
      </w:pPr>
      <w:r w:rsidRPr="00D45C73">
        <w:rPr>
          <w:lang w:eastAsia="zh-CN"/>
        </w:rPr>
        <w:t xml:space="preserve">For sufficiently low code rate, LCRS/MUSA/SCMA shows similar results </w:t>
      </w:r>
    </w:p>
    <w:p w14:paraId="2D006F34" w14:textId="77777777" w:rsidR="00D45C73" w:rsidRPr="00D45C73" w:rsidRDefault="00D45C73" w:rsidP="00613418">
      <w:pPr>
        <w:pStyle w:val="ListParagraph"/>
        <w:numPr>
          <w:ilvl w:val="1"/>
          <w:numId w:val="77"/>
        </w:numPr>
        <w:spacing w:after="0"/>
        <w:rPr>
          <w:lang w:eastAsia="zh-CN"/>
        </w:rPr>
      </w:pPr>
      <w:r w:rsidRPr="00D45C73">
        <w:rPr>
          <w:lang w:eastAsia="zh-CN"/>
        </w:rPr>
        <w:t xml:space="preserve">For comparatively high code rate, LCRS shows better LLS results due to the coding gain </w:t>
      </w:r>
    </w:p>
    <w:p w14:paraId="72C54675" w14:textId="30EF86A8" w:rsidR="00D45C73" w:rsidRPr="00D45C73" w:rsidRDefault="00D45C73" w:rsidP="00613418">
      <w:pPr>
        <w:pStyle w:val="ListParagraph"/>
        <w:numPr>
          <w:ilvl w:val="0"/>
          <w:numId w:val="77"/>
        </w:numPr>
        <w:spacing w:after="0"/>
        <w:ind w:left="714" w:hanging="357"/>
        <w:rPr>
          <w:lang w:eastAsia="zh-CN"/>
        </w:rPr>
      </w:pPr>
      <w:r w:rsidRPr="00D45C73">
        <w:rPr>
          <w:lang w:eastAsia="en-GB"/>
        </w:rPr>
        <w:t xml:space="preserve">Observation 4: </w:t>
      </w:r>
      <w:r w:rsidRPr="00D45C73">
        <w:rPr>
          <w:lang w:eastAsia="zh-CN"/>
        </w:rPr>
        <w:t xml:space="preserve">For OFDM waveform, spreading based NOMA scheme with frequency domain spreading using same spreading sequence increases PAPR substantially.  </w:t>
      </w:r>
    </w:p>
    <w:p w14:paraId="07663C00" w14:textId="56829B54" w:rsidR="00D45C73" w:rsidRPr="00D45C73" w:rsidRDefault="00D45C73" w:rsidP="00613418">
      <w:pPr>
        <w:pStyle w:val="ListParagraph"/>
        <w:numPr>
          <w:ilvl w:val="0"/>
          <w:numId w:val="77"/>
        </w:numPr>
        <w:spacing w:after="0"/>
        <w:ind w:left="714" w:hanging="357"/>
        <w:rPr>
          <w:lang w:eastAsia="zh-CN"/>
        </w:rPr>
      </w:pPr>
      <w:r w:rsidRPr="00D45C73">
        <w:rPr>
          <w:lang w:eastAsia="en-GB"/>
        </w:rPr>
        <w:t xml:space="preserve">Proposal: </w:t>
      </w:r>
      <w:r w:rsidRPr="00D45C73">
        <w:rPr>
          <w:lang w:eastAsia="zh-CN"/>
        </w:rPr>
        <w:t>LCRS is considered as the transmission scheme for NOMA study</w:t>
      </w:r>
    </w:p>
    <w:p w14:paraId="4326A2A6" w14:textId="77777777" w:rsidR="005C4B00" w:rsidRDefault="005C4B00" w:rsidP="005C4B00">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42115D87" w14:textId="3A295936" w:rsidR="005C4B00" w:rsidRDefault="005C4B00" w:rsidP="00966D15">
      <w:pPr>
        <w:ind w:left="720" w:hanging="720"/>
        <w:rPr>
          <w:b/>
          <w:lang w:eastAsia="x-none"/>
        </w:rPr>
      </w:pPr>
    </w:p>
    <w:p w14:paraId="4397C8BF" w14:textId="707950A1" w:rsidR="00D34A4D" w:rsidRDefault="0058452E" w:rsidP="00D34A4D">
      <w:pPr>
        <w:ind w:left="720" w:hanging="720"/>
        <w:rPr>
          <w:b/>
          <w:lang w:eastAsia="x-none"/>
        </w:rPr>
      </w:pPr>
      <w:hyperlink r:id="rId2056" w:history="1">
        <w:r w:rsidR="000F2B08">
          <w:rPr>
            <w:rStyle w:val="Hyperlink"/>
            <w:b/>
            <w:lang w:eastAsia="x-none"/>
          </w:rPr>
          <w:t>R1-1807377</w:t>
        </w:r>
      </w:hyperlink>
      <w:r w:rsidR="00D34A4D" w:rsidRPr="00D34A4D">
        <w:rPr>
          <w:b/>
          <w:lang w:eastAsia="x-none"/>
        </w:rPr>
        <w:tab/>
        <w:t>Transmitter side signaling processing schemes for NOMA</w:t>
      </w:r>
      <w:r w:rsidR="00D34A4D" w:rsidRPr="00D34A4D">
        <w:rPr>
          <w:b/>
          <w:lang w:eastAsia="x-none"/>
        </w:rPr>
        <w:tab/>
        <w:t>Qualcomm Incorporated</w:t>
      </w:r>
    </w:p>
    <w:p w14:paraId="6F0A1039" w14:textId="77777777" w:rsidR="00D34A4D" w:rsidRPr="00D34A4D" w:rsidRDefault="00D34A4D" w:rsidP="00613418">
      <w:pPr>
        <w:pStyle w:val="ListParagraph"/>
        <w:numPr>
          <w:ilvl w:val="0"/>
          <w:numId w:val="78"/>
        </w:numPr>
        <w:spacing w:after="0"/>
        <w:ind w:left="714" w:hanging="357"/>
        <w:rPr>
          <w:lang w:eastAsia="en-GB"/>
        </w:rPr>
      </w:pPr>
      <w:r w:rsidRPr="00D34A4D">
        <w:rPr>
          <w:lang w:eastAsia="en-GB"/>
        </w:rPr>
        <w:t>Proposal 1: NR NOMA should consider the joint use of linear modulation, linear spreading, scrambling and multi-layer transmission in UL to optimize the tradeoff in performance and transceiver complexity.</w:t>
      </w:r>
    </w:p>
    <w:p w14:paraId="701D5403" w14:textId="77777777" w:rsidR="00D34A4D" w:rsidRPr="00D34A4D" w:rsidRDefault="00D34A4D" w:rsidP="00613418">
      <w:pPr>
        <w:pStyle w:val="ListParagraph"/>
        <w:numPr>
          <w:ilvl w:val="0"/>
          <w:numId w:val="78"/>
        </w:numPr>
        <w:spacing w:after="0"/>
        <w:ind w:left="714" w:hanging="357"/>
        <w:rPr>
          <w:lang w:eastAsia="en-GB"/>
        </w:rPr>
      </w:pPr>
      <w:r w:rsidRPr="00D34A4D">
        <w:rPr>
          <w:lang w:eastAsia="en-GB"/>
        </w:rPr>
        <w:t>Proposal 2:   The transmission scheme of NR NOMA should support different spectral efficiency per UE via flexible configuration of spreading factor, code rate and number of layers.</w:t>
      </w:r>
    </w:p>
    <w:p w14:paraId="302CFA4A" w14:textId="77777777" w:rsidR="00D34A4D" w:rsidRPr="00D34A4D" w:rsidRDefault="00D34A4D" w:rsidP="00613418">
      <w:pPr>
        <w:pStyle w:val="ListParagraph"/>
        <w:numPr>
          <w:ilvl w:val="0"/>
          <w:numId w:val="78"/>
        </w:numPr>
        <w:spacing w:after="0"/>
        <w:ind w:left="714" w:hanging="357"/>
        <w:rPr>
          <w:lang w:eastAsia="en-GB"/>
        </w:rPr>
      </w:pPr>
      <w:r w:rsidRPr="00D34A4D">
        <w:rPr>
          <w:lang w:eastAsia="en-GB"/>
        </w:rPr>
        <w:t>Proposal 3: The transmission scheme of NR NOMA should support scalable configuration of multiplexing capacity and overloading ratios with minimal description complexity.</w:t>
      </w:r>
    </w:p>
    <w:p w14:paraId="488AC4D2" w14:textId="77777777" w:rsidR="00D34A4D" w:rsidRPr="00D34A4D" w:rsidRDefault="00D34A4D" w:rsidP="00613418">
      <w:pPr>
        <w:pStyle w:val="ListParagraph"/>
        <w:numPr>
          <w:ilvl w:val="0"/>
          <w:numId w:val="78"/>
        </w:numPr>
        <w:spacing w:after="0"/>
        <w:ind w:left="714" w:hanging="357"/>
        <w:rPr>
          <w:lang w:eastAsia="en-GB"/>
        </w:rPr>
      </w:pPr>
      <w:r w:rsidRPr="00D34A4D">
        <w:rPr>
          <w:lang w:eastAsia="en-GB"/>
        </w:rPr>
        <w:t>Proposal 4:  Depending on the use cases of NOMA, the following options of linear hybrid spreading and scrambling can be considered:</w:t>
      </w:r>
    </w:p>
    <w:p w14:paraId="31449A11" w14:textId="7DEB68D2" w:rsidR="00D34A4D" w:rsidRPr="00D34A4D" w:rsidRDefault="00D34A4D" w:rsidP="00613418">
      <w:pPr>
        <w:pStyle w:val="ListParagraph"/>
        <w:numPr>
          <w:ilvl w:val="1"/>
          <w:numId w:val="78"/>
        </w:numPr>
        <w:spacing w:after="0"/>
        <w:rPr>
          <w:rFonts w:eastAsia="Calibri"/>
          <w:lang w:eastAsia="en-GB"/>
        </w:rPr>
      </w:pPr>
      <w:r w:rsidRPr="00D34A4D">
        <w:rPr>
          <w:rFonts w:eastAsia="Calibri"/>
          <w:lang w:eastAsia="en-GB"/>
        </w:rPr>
        <w:t>Option A: Joint use of UE-specific spreading and cell-specific scrambling, wherein the configuration of spreading codes and/or scrambling sequences can be made symbol-dependent;</w:t>
      </w:r>
    </w:p>
    <w:p w14:paraId="732D4510" w14:textId="03D53643" w:rsidR="00D34A4D" w:rsidRPr="00D34A4D" w:rsidRDefault="00D34A4D" w:rsidP="00613418">
      <w:pPr>
        <w:pStyle w:val="ListParagraph"/>
        <w:numPr>
          <w:ilvl w:val="1"/>
          <w:numId w:val="78"/>
        </w:numPr>
        <w:spacing w:after="0"/>
        <w:rPr>
          <w:rFonts w:eastAsia="Calibri"/>
          <w:lang w:eastAsia="en-GB"/>
        </w:rPr>
      </w:pPr>
      <w:r w:rsidRPr="00D34A4D">
        <w:rPr>
          <w:rFonts w:eastAsia="Calibri"/>
          <w:lang w:eastAsia="en-GB"/>
        </w:rPr>
        <w:t xml:space="preserve">Option B: Joint use of symbol-level repetition and UE-specific scrambling, wherein the configuration of scrambling sequences can be made symbol-dependent; </w:t>
      </w:r>
    </w:p>
    <w:p w14:paraId="0BF860CA" w14:textId="08192754" w:rsidR="00D34A4D" w:rsidRPr="00D34A4D" w:rsidRDefault="00D34A4D" w:rsidP="00613418">
      <w:pPr>
        <w:pStyle w:val="ListParagraph"/>
        <w:numPr>
          <w:ilvl w:val="1"/>
          <w:numId w:val="78"/>
        </w:numPr>
        <w:spacing w:after="0"/>
        <w:rPr>
          <w:rFonts w:eastAsia="Calibri"/>
          <w:lang w:eastAsia="en-GB"/>
        </w:rPr>
      </w:pPr>
      <w:r w:rsidRPr="00D34A4D">
        <w:rPr>
          <w:rFonts w:eastAsia="Calibri"/>
          <w:lang w:eastAsia="en-GB"/>
        </w:rPr>
        <w:t>Option C: Joint use of UE-specific spreading and UE specific scrambling, wherein the configuration of spreading codes and/or scrambling sequences can be made symbol-dependent.</w:t>
      </w:r>
    </w:p>
    <w:p w14:paraId="52A5E72B" w14:textId="77777777" w:rsidR="00D34A4D" w:rsidRPr="00D34A4D" w:rsidRDefault="00D34A4D" w:rsidP="00613418">
      <w:pPr>
        <w:pStyle w:val="ListParagraph"/>
        <w:numPr>
          <w:ilvl w:val="0"/>
          <w:numId w:val="78"/>
        </w:numPr>
        <w:spacing w:after="0"/>
        <w:ind w:left="714" w:hanging="357"/>
        <w:rPr>
          <w:lang w:eastAsia="zh-CN"/>
        </w:rPr>
      </w:pPr>
      <w:r w:rsidRPr="00D34A4D">
        <w:rPr>
          <w:lang w:eastAsia="en-GB"/>
        </w:rPr>
        <w:t xml:space="preserve">Proposal 5:  </w:t>
      </w:r>
      <w:r w:rsidRPr="00D34A4D">
        <w:rPr>
          <w:lang w:eastAsia="zh-CN"/>
        </w:rPr>
        <w:t>To reduce the signalling overhead of NOMA systems, as well as the complexity and memory size of transceivers, it is desirable to employ the following schemes for NOMA transmission:</w:t>
      </w:r>
    </w:p>
    <w:p w14:paraId="41A248E5" w14:textId="77777777" w:rsidR="00D34A4D" w:rsidRPr="00D34A4D" w:rsidRDefault="00D34A4D" w:rsidP="00613418">
      <w:pPr>
        <w:pStyle w:val="ListParagraph"/>
        <w:numPr>
          <w:ilvl w:val="1"/>
          <w:numId w:val="78"/>
        </w:numPr>
        <w:spacing w:after="0"/>
        <w:rPr>
          <w:rFonts w:eastAsia="Calibri"/>
          <w:lang w:eastAsia="en-GB"/>
        </w:rPr>
      </w:pPr>
      <w:r w:rsidRPr="00D34A4D">
        <w:rPr>
          <w:rFonts w:eastAsia="Calibri"/>
          <w:lang w:eastAsia="zh-CN"/>
        </w:rPr>
        <w:t>a closed form design for the short spreading codes that achieves Welch bound equality (WBE) for arbitrary spreading factor (K) and overloading ratio (N/K&gt;1);</w:t>
      </w:r>
    </w:p>
    <w:p w14:paraId="09D33EBA" w14:textId="77777777" w:rsidR="00D34A4D" w:rsidRPr="00D34A4D" w:rsidRDefault="00D34A4D" w:rsidP="00613418">
      <w:pPr>
        <w:pStyle w:val="ListParagraph"/>
        <w:numPr>
          <w:ilvl w:val="1"/>
          <w:numId w:val="78"/>
        </w:numPr>
        <w:spacing w:after="0"/>
        <w:rPr>
          <w:rFonts w:eastAsia="Calibri"/>
          <w:lang w:eastAsia="en-GB"/>
        </w:rPr>
      </w:pPr>
      <w:r w:rsidRPr="00D34A4D">
        <w:rPr>
          <w:rFonts w:eastAsia="Calibri"/>
          <w:lang w:eastAsia="zh-CN"/>
        </w:rPr>
        <w:t>a closed from design for the long scrambling codes that is compliant with Rel-15 NR specification;</w:t>
      </w:r>
    </w:p>
    <w:p w14:paraId="081A2EA1" w14:textId="77777777" w:rsidR="00D34A4D" w:rsidRPr="00D34A4D" w:rsidRDefault="00D34A4D" w:rsidP="00613418">
      <w:pPr>
        <w:pStyle w:val="ListParagraph"/>
        <w:numPr>
          <w:ilvl w:val="1"/>
          <w:numId w:val="78"/>
        </w:numPr>
        <w:spacing w:after="0"/>
        <w:rPr>
          <w:rFonts w:eastAsia="Calibri"/>
          <w:lang w:eastAsia="en-GB"/>
        </w:rPr>
      </w:pPr>
      <w:r w:rsidRPr="00D34A4D">
        <w:rPr>
          <w:rFonts w:eastAsia="Calibri"/>
          <w:lang w:eastAsia="en-GB"/>
        </w:rPr>
        <w:t>reuse the same spreading codes and scrambling codes for both DFT-s-OFDM and CF-OFDM waveforms;</w:t>
      </w:r>
    </w:p>
    <w:p w14:paraId="6F7B8DC8" w14:textId="77777777" w:rsidR="00D34A4D" w:rsidRPr="00D34A4D" w:rsidRDefault="00D34A4D" w:rsidP="00613418">
      <w:pPr>
        <w:pStyle w:val="ListParagraph"/>
        <w:numPr>
          <w:ilvl w:val="1"/>
          <w:numId w:val="78"/>
        </w:numPr>
        <w:spacing w:after="0"/>
        <w:rPr>
          <w:rFonts w:eastAsia="Calibri"/>
          <w:lang w:eastAsia="en-GB"/>
        </w:rPr>
      </w:pPr>
      <w:r w:rsidRPr="00D34A4D">
        <w:rPr>
          <w:rFonts w:eastAsia="Calibri"/>
          <w:lang w:eastAsia="zh-CN"/>
        </w:rPr>
        <w:lastRenderedPageBreak/>
        <w:t>reuse linear modulation of NR Tx chain.</w:t>
      </w:r>
    </w:p>
    <w:p w14:paraId="71FB33CE" w14:textId="77777777" w:rsidR="00D34A4D" w:rsidRPr="00D34A4D" w:rsidRDefault="00D34A4D" w:rsidP="00613418">
      <w:pPr>
        <w:pStyle w:val="ListParagraph"/>
        <w:numPr>
          <w:ilvl w:val="0"/>
          <w:numId w:val="78"/>
        </w:numPr>
        <w:spacing w:after="0"/>
        <w:ind w:left="714" w:hanging="357"/>
        <w:rPr>
          <w:lang w:eastAsia="zh-CN"/>
        </w:rPr>
      </w:pPr>
      <w:r w:rsidRPr="00D34A4D">
        <w:rPr>
          <w:lang w:eastAsia="en-GB"/>
        </w:rPr>
        <w:t>Proposal 6: The design of linear spreading scheme for NOMA should consider the inclusion of symbol-wise scrambling to improve the PAPR performance. The PAPR performance of QPSK can be used as a baseline.</w:t>
      </w:r>
    </w:p>
    <w:p w14:paraId="2D842F40" w14:textId="77777777" w:rsidR="00D34A4D" w:rsidRDefault="00D34A4D" w:rsidP="00D34A4D">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5F504AE0" w14:textId="5212E7A2" w:rsidR="00D34A4D" w:rsidRDefault="00D34A4D" w:rsidP="00966D15">
      <w:pPr>
        <w:ind w:left="720" w:hanging="720"/>
        <w:rPr>
          <w:b/>
          <w:lang w:eastAsia="x-none"/>
        </w:rPr>
      </w:pPr>
    </w:p>
    <w:p w14:paraId="46C99033" w14:textId="77777777" w:rsidR="002C61CD" w:rsidRPr="002C61CD" w:rsidRDefault="002C61CD" w:rsidP="002C61CD">
      <w:pPr>
        <w:ind w:left="720" w:hanging="720"/>
        <w:rPr>
          <w:lang w:eastAsia="x-none"/>
        </w:rPr>
      </w:pPr>
      <w:r w:rsidRPr="009E2EC5">
        <w:rPr>
          <w:lang w:eastAsia="x-none"/>
        </w:rPr>
        <w:t>Continue offline discussion – Li (ZTE)</w:t>
      </w:r>
    </w:p>
    <w:p w14:paraId="3A4D24F1" w14:textId="3B55B319" w:rsidR="002C61CD" w:rsidRDefault="002C61CD" w:rsidP="00966D15">
      <w:pPr>
        <w:ind w:left="720" w:hanging="720"/>
        <w:rPr>
          <w:b/>
          <w:lang w:eastAsia="x-none"/>
        </w:rPr>
      </w:pPr>
    </w:p>
    <w:p w14:paraId="61C4870B" w14:textId="47DA3C46" w:rsidR="009E2EC5" w:rsidRDefault="009E2EC5" w:rsidP="00966D15">
      <w:pPr>
        <w:ind w:left="720" w:hanging="720"/>
        <w:rPr>
          <w:b/>
          <w:lang w:eastAsia="x-none"/>
        </w:rPr>
      </w:pPr>
      <w:r>
        <w:rPr>
          <w:b/>
          <w:lang w:eastAsia="x-none"/>
        </w:rPr>
        <w:t>Thursday</w:t>
      </w:r>
    </w:p>
    <w:p w14:paraId="1A472E10" w14:textId="188D4B20" w:rsidR="009E2EC5" w:rsidRDefault="0058452E" w:rsidP="009E2EC5">
      <w:pPr>
        <w:ind w:left="720" w:hanging="720"/>
        <w:rPr>
          <w:b/>
          <w:lang w:eastAsia="x-none"/>
        </w:rPr>
      </w:pPr>
      <w:hyperlink r:id="rId2057" w:history="1">
        <w:r w:rsidR="000F2B08">
          <w:rPr>
            <w:rStyle w:val="Hyperlink"/>
            <w:b/>
            <w:lang w:eastAsia="x-none"/>
          </w:rPr>
          <w:t>R1-1807778</w:t>
        </w:r>
      </w:hyperlink>
      <w:r w:rsidR="009E2EC5" w:rsidRPr="009E2EC5">
        <w:rPr>
          <w:b/>
          <w:lang w:eastAsia="x-none"/>
        </w:rPr>
        <w:tab/>
        <w:t>Offline summary of transmitter processing for NOMA</w:t>
      </w:r>
      <w:r w:rsidR="009E2EC5" w:rsidRPr="009E2EC5">
        <w:rPr>
          <w:b/>
          <w:lang w:eastAsia="x-none"/>
        </w:rPr>
        <w:tab/>
        <w:t>ZTE</w:t>
      </w:r>
    </w:p>
    <w:p w14:paraId="7F167E96" w14:textId="77777777" w:rsidR="009E2EC5" w:rsidRDefault="009E2EC5" w:rsidP="009E2EC5">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525A3725" w14:textId="1C80A30D" w:rsidR="009E2EC5" w:rsidRDefault="009E2EC5" w:rsidP="009E2EC5">
      <w:pPr>
        <w:ind w:left="720" w:hanging="720"/>
        <w:rPr>
          <w:b/>
          <w:lang w:eastAsia="x-none"/>
        </w:rPr>
      </w:pPr>
    </w:p>
    <w:p w14:paraId="6B0CD5FD" w14:textId="77777777" w:rsidR="003977DC" w:rsidRPr="003977DC" w:rsidRDefault="003977DC" w:rsidP="003977DC">
      <w:pPr>
        <w:ind w:left="720" w:hanging="720"/>
        <w:rPr>
          <w:b/>
          <w:szCs w:val="20"/>
          <w:lang w:eastAsia="x-none"/>
        </w:rPr>
      </w:pPr>
      <w:r w:rsidRPr="003977DC">
        <w:rPr>
          <w:szCs w:val="20"/>
          <w:highlight w:val="green"/>
          <w:lang w:eastAsia="x-none"/>
        </w:rPr>
        <w:t>Agreements</w:t>
      </w:r>
      <w:r w:rsidRPr="003977DC">
        <w:rPr>
          <w:b/>
          <w:szCs w:val="20"/>
          <w:lang w:eastAsia="x-none"/>
        </w:rPr>
        <w:t>:</w:t>
      </w:r>
    </w:p>
    <w:p w14:paraId="667A4425" w14:textId="77777777" w:rsidR="003977DC" w:rsidRPr="003977DC" w:rsidRDefault="003977DC" w:rsidP="00613418">
      <w:pPr>
        <w:pStyle w:val="ListParagraph"/>
        <w:numPr>
          <w:ilvl w:val="0"/>
          <w:numId w:val="146"/>
        </w:numPr>
      </w:pPr>
      <w:r w:rsidRPr="003977DC">
        <w:rPr>
          <w:rFonts w:hint="eastAsia"/>
          <w:lang w:val="en-US" w:eastAsia="zh-CN"/>
        </w:rPr>
        <w:t xml:space="preserve">Detailed </w:t>
      </w:r>
      <w:r w:rsidRPr="003977DC">
        <w:rPr>
          <w:lang w:val="en-US" w:eastAsia="zh-CN"/>
        </w:rPr>
        <w:t xml:space="preserve">transmission schemes particularly </w:t>
      </w:r>
      <w:r w:rsidRPr="003977DC">
        <w:rPr>
          <w:rFonts w:hint="eastAsia"/>
          <w:lang w:val="en-US" w:eastAsia="zh-CN"/>
        </w:rPr>
        <w:t xml:space="preserve">MA signature design </w:t>
      </w:r>
      <w:r w:rsidRPr="003977DC">
        <w:rPr>
          <w:lang w:val="en-US" w:eastAsia="zh-CN"/>
        </w:rPr>
        <w:t xml:space="preserve">per scheme </w:t>
      </w:r>
      <w:r w:rsidRPr="003977DC">
        <w:rPr>
          <w:rFonts w:hint="eastAsia"/>
          <w:lang w:val="en-US" w:eastAsia="zh-CN"/>
        </w:rPr>
        <w:t xml:space="preserve">will be captured </w:t>
      </w:r>
      <w:r w:rsidRPr="003977DC">
        <w:rPr>
          <w:lang w:val="en-US" w:eastAsia="zh-CN"/>
        </w:rPr>
        <w:t xml:space="preserve">in TR. Performance and complexity comparisons and observation/conclusion should at least be made scheme-wise. </w:t>
      </w:r>
    </w:p>
    <w:p w14:paraId="7B952C4F" w14:textId="77777777" w:rsidR="003977DC" w:rsidRPr="003977DC" w:rsidRDefault="003977DC" w:rsidP="00613418">
      <w:pPr>
        <w:pStyle w:val="ListParagraph"/>
        <w:numPr>
          <w:ilvl w:val="0"/>
          <w:numId w:val="146"/>
        </w:numPr>
      </w:pPr>
      <w:r w:rsidRPr="003977DC">
        <w:t>Transmitter side data processing for NOMA can be based on one or more of the following aspects</w:t>
      </w:r>
    </w:p>
    <w:p w14:paraId="24D1CFFB" w14:textId="77777777" w:rsidR="003977DC" w:rsidRPr="003977DC" w:rsidRDefault="003977DC" w:rsidP="00613418">
      <w:pPr>
        <w:pStyle w:val="ListParagraph"/>
        <w:numPr>
          <w:ilvl w:val="1"/>
          <w:numId w:val="146"/>
        </w:numPr>
        <w:rPr>
          <w:lang w:val="en-US"/>
        </w:rPr>
      </w:pPr>
      <w:r w:rsidRPr="003977DC">
        <w:t>UE -specific bit-level scrambling</w:t>
      </w:r>
    </w:p>
    <w:p w14:paraId="20249EA3" w14:textId="77777777" w:rsidR="003977DC" w:rsidRPr="003977DC" w:rsidRDefault="003977DC" w:rsidP="00613418">
      <w:pPr>
        <w:pStyle w:val="ListParagraph"/>
        <w:numPr>
          <w:ilvl w:val="1"/>
          <w:numId w:val="146"/>
        </w:numPr>
        <w:rPr>
          <w:lang w:val="en-US"/>
        </w:rPr>
      </w:pPr>
      <w:r w:rsidRPr="003977DC">
        <w:t>UE -specific bit-level interleaving</w:t>
      </w:r>
    </w:p>
    <w:p w14:paraId="37E68D83" w14:textId="77777777" w:rsidR="003977DC" w:rsidRPr="003977DC" w:rsidRDefault="003977DC" w:rsidP="00613418">
      <w:pPr>
        <w:pStyle w:val="ListParagraph"/>
        <w:numPr>
          <w:ilvl w:val="1"/>
          <w:numId w:val="146"/>
        </w:numPr>
        <w:rPr>
          <w:lang w:val="en-US"/>
        </w:rPr>
      </w:pPr>
      <w:r w:rsidRPr="003977DC">
        <w:t>UE -specific symbol-level spreading</w:t>
      </w:r>
    </w:p>
    <w:p w14:paraId="22CF9A35" w14:textId="77777777" w:rsidR="003977DC" w:rsidRPr="003977DC" w:rsidRDefault="003977DC" w:rsidP="00613418">
      <w:pPr>
        <w:pStyle w:val="ListParagraph"/>
        <w:numPr>
          <w:ilvl w:val="2"/>
          <w:numId w:val="146"/>
        </w:numPr>
        <w:rPr>
          <w:lang w:val="en-US"/>
        </w:rPr>
      </w:pPr>
      <w:r w:rsidRPr="003977DC">
        <w:t>Can be with NR legacy modulation or modified modulation</w:t>
      </w:r>
    </w:p>
    <w:p w14:paraId="115B9EE6" w14:textId="77777777" w:rsidR="003977DC" w:rsidRPr="003977DC" w:rsidRDefault="003977DC" w:rsidP="00613418">
      <w:pPr>
        <w:pStyle w:val="ListParagraph"/>
        <w:numPr>
          <w:ilvl w:val="1"/>
          <w:numId w:val="146"/>
        </w:numPr>
        <w:rPr>
          <w:lang w:val="en-US"/>
        </w:rPr>
      </w:pPr>
      <w:r w:rsidRPr="003977DC">
        <w:t>UE</w:t>
      </w:r>
      <w:r w:rsidRPr="003977DC">
        <w:rPr>
          <w:lang w:val="en-US" w:eastAsia="zh-CN"/>
        </w:rPr>
        <w:t xml:space="preserve"> -specific symbol-level scrambling </w:t>
      </w:r>
    </w:p>
    <w:p w14:paraId="02EBA783" w14:textId="77777777" w:rsidR="003977DC" w:rsidRPr="003977DC" w:rsidRDefault="003977DC" w:rsidP="00613418">
      <w:pPr>
        <w:pStyle w:val="ListParagraph"/>
        <w:numPr>
          <w:ilvl w:val="1"/>
          <w:numId w:val="146"/>
        </w:numPr>
        <w:rPr>
          <w:lang w:val="en-US"/>
        </w:rPr>
      </w:pPr>
      <w:r w:rsidRPr="003977DC">
        <w:t>UE</w:t>
      </w:r>
      <w:r w:rsidRPr="003977DC">
        <w:rPr>
          <w:lang w:val="en-US" w:eastAsia="zh-CN"/>
        </w:rPr>
        <w:t xml:space="preserve"> -specific symbol-level interleaving, with symbol-level zero padding</w:t>
      </w:r>
    </w:p>
    <w:p w14:paraId="25860AC8" w14:textId="77777777" w:rsidR="003977DC" w:rsidRPr="003977DC" w:rsidRDefault="003977DC" w:rsidP="00613418">
      <w:pPr>
        <w:pStyle w:val="ListParagraph"/>
        <w:numPr>
          <w:ilvl w:val="1"/>
          <w:numId w:val="146"/>
        </w:numPr>
        <w:rPr>
          <w:lang w:val="en-US"/>
        </w:rPr>
      </w:pPr>
      <w:r w:rsidRPr="003977DC">
        <w:t>UE -specific power assignment</w:t>
      </w:r>
    </w:p>
    <w:p w14:paraId="22586B5C" w14:textId="77777777" w:rsidR="003977DC" w:rsidRPr="003977DC" w:rsidRDefault="003977DC" w:rsidP="00613418">
      <w:pPr>
        <w:pStyle w:val="ListParagraph"/>
        <w:numPr>
          <w:ilvl w:val="1"/>
          <w:numId w:val="146"/>
        </w:numPr>
        <w:rPr>
          <w:lang w:val="en-US"/>
        </w:rPr>
      </w:pPr>
      <w:r w:rsidRPr="003977DC">
        <w:rPr>
          <w:lang w:val="en-US"/>
        </w:rPr>
        <w:t>UE-specific sparse RE mapping</w:t>
      </w:r>
    </w:p>
    <w:p w14:paraId="351B6497" w14:textId="77777777" w:rsidR="003977DC" w:rsidRPr="003977DC" w:rsidRDefault="003977DC" w:rsidP="00613418">
      <w:pPr>
        <w:pStyle w:val="ListParagraph"/>
        <w:numPr>
          <w:ilvl w:val="1"/>
          <w:numId w:val="146"/>
        </w:numPr>
        <w:rPr>
          <w:lang w:val="en-US"/>
        </w:rPr>
      </w:pPr>
      <w:r w:rsidRPr="003977DC">
        <w:t xml:space="preserve">Cell-specific MA signature </w:t>
      </w:r>
    </w:p>
    <w:p w14:paraId="76EEC939" w14:textId="77777777" w:rsidR="003977DC" w:rsidRPr="003977DC" w:rsidRDefault="003977DC" w:rsidP="00613418">
      <w:pPr>
        <w:pStyle w:val="ListParagraph"/>
        <w:numPr>
          <w:ilvl w:val="1"/>
          <w:numId w:val="146"/>
        </w:numPr>
        <w:rPr>
          <w:lang w:val="en-US" w:eastAsia="zh-CN"/>
        </w:rPr>
      </w:pPr>
      <w:r w:rsidRPr="003977DC">
        <w:rPr>
          <w:rFonts w:eastAsia="DengXian"/>
          <w:lang w:val="en-US" w:eastAsia="zh-CN"/>
        </w:rPr>
        <w:t>M</w:t>
      </w:r>
      <w:r w:rsidRPr="003977DC">
        <w:rPr>
          <w:lang w:val="en-US" w:eastAsia="zh-CN"/>
        </w:rPr>
        <w:t xml:space="preserve">ulti-branch/MA signature transmission (irrespective of rank) per UE </w:t>
      </w:r>
    </w:p>
    <w:p w14:paraId="0DFBE405" w14:textId="074A1482" w:rsidR="003977DC" w:rsidRDefault="003977DC" w:rsidP="003977DC">
      <w:pPr>
        <w:rPr>
          <w:b/>
          <w:lang w:val="en-US"/>
        </w:rPr>
      </w:pPr>
    </w:p>
    <w:p w14:paraId="4001704E" w14:textId="77777777" w:rsidR="003977DC" w:rsidRPr="003977DC" w:rsidRDefault="003977DC" w:rsidP="003977DC">
      <w:pPr>
        <w:rPr>
          <w:b/>
          <w:lang w:val="en-US"/>
        </w:rPr>
      </w:pPr>
    </w:p>
    <w:p w14:paraId="48BAE083" w14:textId="67C36A6C" w:rsidR="00966D15" w:rsidRPr="00966D15" w:rsidRDefault="0058452E" w:rsidP="00966D15">
      <w:pPr>
        <w:ind w:left="720" w:hanging="720"/>
        <w:rPr>
          <w:lang w:eastAsia="x-none"/>
        </w:rPr>
      </w:pPr>
      <w:hyperlink r:id="rId2058" w:history="1">
        <w:r w:rsidR="000F2B08">
          <w:rPr>
            <w:rStyle w:val="Hyperlink"/>
            <w:lang w:eastAsia="x-none"/>
          </w:rPr>
          <w:t>R1-1805907</w:t>
        </w:r>
      </w:hyperlink>
      <w:r w:rsidR="00966D15" w:rsidRPr="00966D15">
        <w:rPr>
          <w:lang w:eastAsia="x-none"/>
        </w:rPr>
        <w:tab/>
        <w:t>Discussion on the design of SCMA</w:t>
      </w:r>
      <w:r w:rsidR="00966D15" w:rsidRPr="00966D15">
        <w:rPr>
          <w:lang w:eastAsia="x-none"/>
        </w:rPr>
        <w:tab/>
        <w:t>Huawei, HiSilicon</w:t>
      </w:r>
    </w:p>
    <w:p w14:paraId="4443E998" w14:textId="708DDC5E" w:rsidR="00966D15" w:rsidRPr="00966D15" w:rsidRDefault="0058452E" w:rsidP="00966D15">
      <w:pPr>
        <w:ind w:left="720" w:hanging="720"/>
        <w:rPr>
          <w:lang w:eastAsia="x-none"/>
        </w:rPr>
      </w:pPr>
      <w:hyperlink r:id="rId2059" w:history="1">
        <w:r w:rsidR="000F2B08">
          <w:rPr>
            <w:rStyle w:val="Hyperlink"/>
            <w:lang w:eastAsia="x-none"/>
          </w:rPr>
          <w:t>R1-1806079</w:t>
        </w:r>
      </w:hyperlink>
      <w:r w:rsidR="00966D15" w:rsidRPr="00966D15">
        <w:rPr>
          <w:lang w:eastAsia="x-none"/>
        </w:rPr>
        <w:tab/>
        <w:t>Discussion on NOMA transmitters</w:t>
      </w:r>
      <w:r w:rsidR="00966D15" w:rsidRPr="00966D15">
        <w:rPr>
          <w:lang w:eastAsia="x-none"/>
        </w:rPr>
        <w:tab/>
        <w:t>vivo</w:t>
      </w:r>
    </w:p>
    <w:p w14:paraId="7C653B31" w14:textId="0EF4BEF9" w:rsidR="00966D15" w:rsidRPr="00966D15" w:rsidRDefault="0058452E" w:rsidP="00966D15">
      <w:pPr>
        <w:ind w:left="720" w:hanging="720"/>
        <w:rPr>
          <w:lang w:eastAsia="x-none"/>
        </w:rPr>
      </w:pPr>
      <w:hyperlink r:id="rId2060" w:history="1">
        <w:r w:rsidR="000F2B08">
          <w:rPr>
            <w:rStyle w:val="Hyperlink"/>
            <w:lang w:eastAsia="x-none"/>
          </w:rPr>
          <w:t>R1-1806241</w:t>
        </w:r>
      </w:hyperlink>
      <w:r w:rsidR="00966D15" w:rsidRPr="00966D15">
        <w:rPr>
          <w:lang w:eastAsia="x-none"/>
        </w:rPr>
        <w:tab/>
        <w:t>Signature design for NoMA</w:t>
      </w:r>
      <w:r w:rsidR="00966D15" w:rsidRPr="00966D15">
        <w:rPr>
          <w:lang w:eastAsia="x-none"/>
        </w:rPr>
        <w:tab/>
        <w:t>Ericsson</w:t>
      </w:r>
    </w:p>
    <w:p w14:paraId="529CB1DF" w14:textId="2F051C6C" w:rsidR="00966D15" w:rsidRPr="00966D15" w:rsidRDefault="0058452E" w:rsidP="00966D15">
      <w:pPr>
        <w:ind w:left="720" w:hanging="720"/>
        <w:rPr>
          <w:lang w:eastAsia="x-none"/>
        </w:rPr>
      </w:pPr>
      <w:hyperlink r:id="rId2061" w:history="1">
        <w:r w:rsidR="000F2B08">
          <w:rPr>
            <w:rStyle w:val="Hyperlink"/>
            <w:lang w:eastAsia="x-none"/>
          </w:rPr>
          <w:t>R1-1806305</w:t>
        </w:r>
      </w:hyperlink>
      <w:r w:rsidR="00966D15" w:rsidRPr="00966D15">
        <w:rPr>
          <w:lang w:eastAsia="x-none"/>
        </w:rPr>
        <w:tab/>
        <w:t>NOMA transmitter side signal processing</w:t>
      </w:r>
      <w:r w:rsidR="00966D15" w:rsidRPr="00966D15">
        <w:rPr>
          <w:lang w:eastAsia="x-none"/>
        </w:rPr>
        <w:tab/>
        <w:t>CATT</w:t>
      </w:r>
    </w:p>
    <w:p w14:paraId="6060A794" w14:textId="71CCEA20" w:rsidR="00966D15" w:rsidRPr="00966D15" w:rsidRDefault="0058452E" w:rsidP="00966D15">
      <w:pPr>
        <w:ind w:left="720" w:hanging="720"/>
        <w:rPr>
          <w:lang w:eastAsia="x-none"/>
        </w:rPr>
      </w:pPr>
      <w:hyperlink r:id="rId2062" w:history="1">
        <w:r w:rsidR="000F2B08">
          <w:rPr>
            <w:rStyle w:val="Hyperlink"/>
            <w:lang w:eastAsia="x-none"/>
          </w:rPr>
          <w:t>R1-1806372</w:t>
        </w:r>
      </w:hyperlink>
      <w:r w:rsidR="00966D15" w:rsidRPr="00966D15">
        <w:rPr>
          <w:lang w:eastAsia="x-none"/>
        </w:rPr>
        <w:tab/>
        <w:t>Considerations on Rel-15 NoMA Transmitter Design</w:t>
      </w:r>
      <w:r w:rsidR="00966D15" w:rsidRPr="00966D15">
        <w:rPr>
          <w:lang w:eastAsia="x-none"/>
        </w:rPr>
        <w:tab/>
        <w:t>CMCC</w:t>
      </w:r>
    </w:p>
    <w:p w14:paraId="7709C45C" w14:textId="64AF1B5A" w:rsidR="00966D15" w:rsidRPr="00966D15" w:rsidRDefault="0058452E" w:rsidP="00966D15">
      <w:pPr>
        <w:ind w:left="720" w:hanging="720"/>
        <w:rPr>
          <w:lang w:eastAsia="x-none"/>
        </w:rPr>
      </w:pPr>
      <w:hyperlink r:id="rId2063" w:history="1">
        <w:r w:rsidR="000F2B08">
          <w:rPr>
            <w:rStyle w:val="Hyperlink"/>
            <w:lang w:eastAsia="x-none"/>
          </w:rPr>
          <w:t>R1-1806469</w:t>
        </w:r>
      </w:hyperlink>
      <w:r w:rsidR="00966D15" w:rsidRPr="00966D15">
        <w:rPr>
          <w:lang w:eastAsia="x-none"/>
        </w:rPr>
        <w:tab/>
        <w:t>Discussion on NoMA Schemes for NR</w:t>
      </w:r>
      <w:r w:rsidR="00966D15" w:rsidRPr="00966D15">
        <w:rPr>
          <w:lang w:eastAsia="x-none"/>
        </w:rPr>
        <w:tab/>
        <w:t>NEC</w:t>
      </w:r>
    </w:p>
    <w:p w14:paraId="55233FBC" w14:textId="62ADC179" w:rsidR="00966D15" w:rsidRPr="00966D15" w:rsidRDefault="0058452E" w:rsidP="00966D15">
      <w:pPr>
        <w:ind w:left="720" w:hanging="720"/>
        <w:rPr>
          <w:lang w:eastAsia="x-none"/>
        </w:rPr>
      </w:pPr>
      <w:hyperlink r:id="rId2064" w:history="1">
        <w:r w:rsidR="000F2B08">
          <w:rPr>
            <w:rStyle w:val="Hyperlink"/>
            <w:lang w:eastAsia="x-none"/>
          </w:rPr>
          <w:t>R1-1806565</w:t>
        </w:r>
      </w:hyperlink>
      <w:r w:rsidR="00966D15" w:rsidRPr="00966D15">
        <w:rPr>
          <w:lang w:eastAsia="x-none"/>
        </w:rPr>
        <w:tab/>
        <w:t>Consideration on the transmitter side signal processing for NOMA</w:t>
      </w:r>
      <w:r w:rsidR="00966D15" w:rsidRPr="00966D15">
        <w:rPr>
          <w:lang w:eastAsia="x-none"/>
        </w:rPr>
        <w:tab/>
        <w:t>Sony</w:t>
      </w:r>
    </w:p>
    <w:p w14:paraId="4450F08E" w14:textId="4C0783F8" w:rsidR="00966D15" w:rsidRPr="00966D15" w:rsidRDefault="0058452E" w:rsidP="00966D15">
      <w:pPr>
        <w:ind w:left="720" w:hanging="720"/>
        <w:rPr>
          <w:lang w:eastAsia="x-none"/>
        </w:rPr>
      </w:pPr>
      <w:hyperlink r:id="rId2065" w:history="1">
        <w:r w:rsidR="000F2B08">
          <w:rPr>
            <w:rStyle w:val="Hyperlink"/>
            <w:lang w:eastAsia="x-none"/>
          </w:rPr>
          <w:t>R1-1806635</w:t>
        </w:r>
      </w:hyperlink>
      <w:r w:rsidR="00966D15" w:rsidRPr="00966D15">
        <w:rPr>
          <w:lang w:eastAsia="x-none"/>
        </w:rPr>
        <w:tab/>
        <w:t>Transmitter side signal processing schemes for NCMA</w:t>
      </w:r>
      <w:r w:rsidR="00966D15" w:rsidRPr="00966D15">
        <w:rPr>
          <w:lang w:eastAsia="x-none"/>
        </w:rPr>
        <w:tab/>
        <w:t>LG Electronics</w:t>
      </w:r>
    </w:p>
    <w:p w14:paraId="70294895" w14:textId="4AAE92E4" w:rsidR="00966D15" w:rsidRPr="00966D15" w:rsidRDefault="0058452E" w:rsidP="00966D15">
      <w:pPr>
        <w:ind w:left="720" w:hanging="720"/>
        <w:rPr>
          <w:lang w:eastAsia="x-none"/>
        </w:rPr>
      </w:pPr>
      <w:hyperlink r:id="rId2066" w:history="1">
        <w:r w:rsidR="000F2B08">
          <w:rPr>
            <w:rStyle w:val="Hyperlink"/>
            <w:lang w:eastAsia="x-none"/>
          </w:rPr>
          <w:t>R1-1806751</w:t>
        </w:r>
      </w:hyperlink>
      <w:r w:rsidR="00966D15" w:rsidRPr="00966D15">
        <w:rPr>
          <w:lang w:eastAsia="x-none"/>
        </w:rPr>
        <w:tab/>
        <w:t>Transmitter side signal processing schemes for NOMA</w:t>
      </w:r>
      <w:r w:rsidR="00966D15" w:rsidRPr="00966D15">
        <w:rPr>
          <w:lang w:eastAsia="x-none"/>
        </w:rPr>
        <w:tab/>
        <w:t>Samsung</w:t>
      </w:r>
    </w:p>
    <w:p w14:paraId="7AD26387" w14:textId="7427D940" w:rsidR="00966D15" w:rsidRPr="00966D15" w:rsidRDefault="0058452E" w:rsidP="00966D15">
      <w:pPr>
        <w:ind w:left="720" w:hanging="720"/>
        <w:rPr>
          <w:lang w:eastAsia="x-none"/>
        </w:rPr>
      </w:pPr>
      <w:hyperlink r:id="rId2067" w:history="1">
        <w:r w:rsidR="000F2B08">
          <w:rPr>
            <w:rStyle w:val="Hyperlink"/>
            <w:lang w:eastAsia="x-none"/>
          </w:rPr>
          <w:t>R1-1806876</w:t>
        </w:r>
      </w:hyperlink>
      <w:r w:rsidR="00966D15" w:rsidRPr="00966D15">
        <w:rPr>
          <w:lang w:eastAsia="x-none"/>
        </w:rPr>
        <w:tab/>
        <w:t>TX side processing for UL NOMA</w:t>
      </w:r>
      <w:r w:rsidR="00966D15" w:rsidRPr="00966D15">
        <w:rPr>
          <w:lang w:eastAsia="x-none"/>
        </w:rPr>
        <w:tab/>
        <w:t>NICT</w:t>
      </w:r>
    </w:p>
    <w:p w14:paraId="7441255B" w14:textId="305170F5" w:rsidR="00966D15" w:rsidRPr="00966D15" w:rsidRDefault="0058452E" w:rsidP="00966D15">
      <w:pPr>
        <w:ind w:left="720" w:hanging="720"/>
        <w:rPr>
          <w:lang w:eastAsia="x-none"/>
        </w:rPr>
      </w:pPr>
      <w:hyperlink r:id="rId2068" w:history="1">
        <w:r w:rsidR="000F2B08">
          <w:rPr>
            <w:rStyle w:val="Hyperlink"/>
            <w:lang w:eastAsia="x-none"/>
          </w:rPr>
          <w:t>R1-1806930</w:t>
        </w:r>
      </w:hyperlink>
      <w:r w:rsidR="00966D15" w:rsidRPr="00966D15">
        <w:rPr>
          <w:lang w:eastAsia="x-none"/>
        </w:rPr>
        <w:tab/>
        <w:t>Considerations on NOMA transmitter</w:t>
      </w:r>
      <w:r w:rsidR="00966D15" w:rsidRPr="00966D15">
        <w:rPr>
          <w:lang w:eastAsia="x-none"/>
        </w:rPr>
        <w:tab/>
        <w:t>Nokia, Nokia Shanghai Bell</w:t>
      </w:r>
    </w:p>
    <w:p w14:paraId="024302E2" w14:textId="01DE3277" w:rsidR="00966D15" w:rsidRPr="00966D15" w:rsidRDefault="0058452E" w:rsidP="00966D15">
      <w:pPr>
        <w:ind w:left="720" w:hanging="720"/>
        <w:rPr>
          <w:lang w:eastAsia="x-none"/>
        </w:rPr>
      </w:pPr>
      <w:hyperlink r:id="rId2069" w:history="1">
        <w:r w:rsidR="000F2B08">
          <w:rPr>
            <w:rStyle w:val="Hyperlink"/>
            <w:lang w:eastAsia="x-none"/>
          </w:rPr>
          <w:t>R1-1806979</w:t>
        </w:r>
      </w:hyperlink>
      <w:r w:rsidR="00966D15" w:rsidRPr="00966D15">
        <w:rPr>
          <w:lang w:eastAsia="x-none"/>
        </w:rPr>
        <w:tab/>
        <w:t>On Transmitter Side signal Processing for NOMA</w:t>
      </w:r>
      <w:r w:rsidR="00966D15" w:rsidRPr="00966D15">
        <w:rPr>
          <w:lang w:eastAsia="x-none"/>
        </w:rPr>
        <w:tab/>
        <w:t>AT&amp;T</w:t>
      </w:r>
    </w:p>
    <w:p w14:paraId="5FD23E17" w14:textId="3347F522" w:rsidR="00966D15" w:rsidRPr="00966D15" w:rsidRDefault="0058452E" w:rsidP="00966D15">
      <w:pPr>
        <w:ind w:left="720" w:hanging="720"/>
        <w:rPr>
          <w:lang w:eastAsia="x-none"/>
        </w:rPr>
      </w:pPr>
      <w:hyperlink r:id="rId2070" w:history="1">
        <w:r w:rsidR="000F2B08">
          <w:rPr>
            <w:rStyle w:val="Hyperlink"/>
            <w:lang w:eastAsia="x-none"/>
          </w:rPr>
          <w:t>R1-1807021</w:t>
        </w:r>
      </w:hyperlink>
      <w:r w:rsidR="00966D15" w:rsidRPr="00966D15">
        <w:rPr>
          <w:lang w:eastAsia="x-none"/>
        </w:rPr>
        <w:tab/>
        <w:t xml:space="preserve">Implementation Aspects of Low Code Rate NOMA Schemes </w:t>
      </w:r>
      <w:r w:rsidR="00966D15" w:rsidRPr="00966D15">
        <w:rPr>
          <w:lang w:eastAsia="x-none"/>
        </w:rPr>
        <w:tab/>
        <w:t>InterDigital, Inc.</w:t>
      </w:r>
    </w:p>
    <w:p w14:paraId="1FA4D5B9" w14:textId="2055559B" w:rsidR="00966D15" w:rsidRPr="00966D15" w:rsidRDefault="0058452E" w:rsidP="00966D15">
      <w:pPr>
        <w:ind w:left="720" w:hanging="720"/>
        <w:rPr>
          <w:lang w:eastAsia="x-none"/>
        </w:rPr>
      </w:pPr>
      <w:hyperlink r:id="rId2071" w:history="1">
        <w:r w:rsidR="000F2B08">
          <w:rPr>
            <w:rStyle w:val="Hyperlink"/>
            <w:lang w:eastAsia="x-none"/>
          </w:rPr>
          <w:t>R1-1807073</w:t>
        </w:r>
      </w:hyperlink>
      <w:r w:rsidR="00966D15" w:rsidRPr="00966D15">
        <w:rPr>
          <w:lang w:eastAsia="x-none"/>
        </w:rPr>
        <w:tab/>
        <w:t>Transmitter design of UGMA</w:t>
      </w:r>
      <w:r w:rsidR="00966D15" w:rsidRPr="00966D15">
        <w:rPr>
          <w:lang w:eastAsia="x-none"/>
        </w:rPr>
        <w:tab/>
        <w:t>NTT DOCOMO, INC.</w:t>
      </w:r>
    </w:p>
    <w:p w14:paraId="11A7CAC4" w14:textId="7F59E24E" w:rsidR="00966D15" w:rsidRPr="00966D15" w:rsidRDefault="0058452E" w:rsidP="00966D15">
      <w:pPr>
        <w:ind w:left="720" w:hanging="720"/>
        <w:rPr>
          <w:lang w:eastAsia="x-none"/>
        </w:rPr>
      </w:pPr>
      <w:hyperlink r:id="rId2072" w:history="1">
        <w:r w:rsidR="000F2B08">
          <w:rPr>
            <w:rStyle w:val="Hyperlink"/>
            <w:lang w:eastAsia="x-none"/>
          </w:rPr>
          <w:t>R1-1807601</w:t>
        </w:r>
      </w:hyperlink>
      <w:r w:rsidR="00966D15" w:rsidRPr="00966D15">
        <w:rPr>
          <w:lang w:eastAsia="x-none"/>
        </w:rPr>
        <w:tab/>
        <w:t>Discussion on NOMA schemes</w:t>
      </w:r>
      <w:r w:rsidR="00966D15" w:rsidRPr="00966D15">
        <w:rPr>
          <w:lang w:eastAsia="x-none"/>
        </w:rPr>
        <w:tab/>
        <w:t>Google Inc.</w:t>
      </w:r>
      <w:r w:rsidR="008C559E">
        <w:rPr>
          <w:lang w:eastAsia="x-none"/>
        </w:rPr>
        <w:tab/>
        <w:t xml:space="preserve">(rev. of </w:t>
      </w:r>
      <w:hyperlink r:id="rId2073" w:history="1">
        <w:r w:rsidR="000F2B08">
          <w:rPr>
            <w:rStyle w:val="Hyperlink"/>
            <w:lang w:eastAsia="x-none"/>
          </w:rPr>
          <w:t>R1-1807167</w:t>
        </w:r>
      </w:hyperlink>
      <w:r w:rsidR="008C559E">
        <w:rPr>
          <w:lang w:eastAsia="x-none"/>
        </w:rPr>
        <w:t>)</w:t>
      </w:r>
    </w:p>
    <w:p w14:paraId="6D1A694A" w14:textId="51097330" w:rsidR="00966D15" w:rsidRPr="00966D15" w:rsidRDefault="0058452E" w:rsidP="00966D15">
      <w:pPr>
        <w:ind w:left="720" w:hanging="720"/>
        <w:rPr>
          <w:lang w:eastAsia="x-none"/>
        </w:rPr>
      </w:pPr>
      <w:hyperlink r:id="rId2074" w:history="1">
        <w:r w:rsidR="000F2B08">
          <w:rPr>
            <w:rStyle w:val="Hyperlink"/>
            <w:lang w:eastAsia="x-none"/>
          </w:rPr>
          <w:t>R1-1807223</w:t>
        </w:r>
      </w:hyperlink>
      <w:r w:rsidR="00966D15" w:rsidRPr="00966D15">
        <w:rPr>
          <w:lang w:eastAsia="x-none"/>
        </w:rPr>
        <w:tab/>
        <w:t xml:space="preserve">Design Considerations for NOMA Transmitter </w:t>
      </w:r>
      <w:r w:rsidR="00966D15" w:rsidRPr="00966D15">
        <w:rPr>
          <w:lang w:eastAsia="x-none"/>
        </w:rPr>
        <w:tab/>
        <w:t>Convida Wireless LLC</w:t>
      </w:r>
    </w:p>
    <w:p w14:paraId="29461C8B" w14:textId="6BBDD3F8" w:rsidR="00966D15" w:rsidRPr="00966D15" w:rsidRDefault="0058452E" w:rsidP="00966D15">
      <w:pPr>
        <w:ind w:left="720" w:hanging="720"/>
        <w:rPr>
          <w:lang w:eastAsia="x-none"/>
        </w:rPr>
      </w:pPr>
      <w:hyperlink r:id="rId2075" w:history="1">
        <w:r w:rsidR="000F2B08">
          <w:rPr>
            <w:rStyle w:val="Hyperlink"/>
            <w:lang w:eastAsia="x-none"/>
          </w:rPr>
          <w:t>R1-1807290</w:t>
        </w:r>
      </w:hyperlink>
      <w:r w:rsidR="00966D15" w:rsidRPr="00966D15">
        <w:rPr>
          <w:lang w:eastAsia="x-none"/>
        </w:rPr>
        <w:tab/>
        <w:t>On the NOMA schemes</w:t>
      </w:r>
      <w:r w:rsidR="00966D15" w:rsidRPr="00966D15">
        <w:rPr>
          <w:lang w:eastAsia="x-none"/>
        </w:rPr>
        <w:tab/>
        <w:t>KT Corp.</w:t>
      </w:r>
    </w:p>
    <w:p w14:paraId="00F993EC" w14:textId="77777777" w:rsidR="00966D15" w:rsidRPr="00966D15" w:rsidRDefault="00966D15" w:rsidP="00DC01E2">
      <w:pPr>
        <w:pStyle w:val="Heading3"/>
      </w:pPr>
      <w:bookmarkStart w:id="4390" w:name="_Toc513839901"/>
      <w:bookmarkStart w:id="4391" w:name="_Toc516232663"/>
      <w:r w:rsidRPr="00966D15">
        <w:t>Receivers for NOMA</w:t>
      </w:r>
      <w:bookmarkEnd w:id="4390"/>
      <w:bookmarkEnd w:id="4391"/>
      <w:r w:rsidRPr="00966D15">
        <w:t xml:space="preserve"> </w:t>
      </w:r>
    </w:p>
    <w:p w14:paraId="42C02F2D" w14:textId="737D976A" w:rsidR="003D31C5" w:rsidRDefault="0058452E" w:rsidP="003D31C5">
      <w:pPr>
        <w:ind w:left="720" w:hanging="720"/>
        <w:rPr>
          <w:b/>
          <w:lang w:eastAsia="x-none"/>
        </w:rPr>
      </w:pPr>
      <w:hyperlink r:id="rId2076" w:history="1">
        <w:r w:rsidR="000F2B08">
          <w:rPr>
            <w:rStyle w:val="Hyperlink"/>
            <w:b/>
            <w:lang w:eastAsia="x-none"/>
          </w:rPr>
          <w:t>R1-1805908</w:t>
        </w:r>
      </w:hyperlink>
      <w:r w:rsidR="003D31C5" w:rsidRPr="003D31C5">
        <w:rPr>
          <w:b/>
          <w:lang w:eastAsia="x-none"/>
        </w:rPr>
        <w:tab/>
        <w:t>Discussion on the design of NoMA receiver</w:t>
      </w:r>
      <w:r w:rsidR="003D31C5" w:rsidRPr="003D31C5">
        <w:rPr>
          <w:b/>
          <w:lang w:eastAsia="x-none"/>
        </w:rPr>
        <w:tab/>
        <w:t>Huawei, HiSilicon</w:t>
      </w:r>
    </w:p>
    <w:p w14:paraId="66B5A7B0" w14:textId="77777777" w:rsidR="003D31C5" w:rsidRPr="003D31C5" w:rsidRDefault="003D31C5" w:rsidP="00613418">
      <w:pPr>
        <w:pStyle w:val="ListParagraph"/>
        <w:numPr>
          <w:ilvl w:val="0"/>
          <w:numId w:val="79"/>
        </w:numPr>
        <w:spacing w:after="0"/>
        <w:ind w:left="714" w:hanging="357"/>
      </w:pPr>
      <w:r w:rsidRPr="003D31C5">
        <w:t>Observation 1: The implementation of MPA supports full parallelism and its complexity can be greatly reduced by low projection in constellation design and ordered group SIC decoding.</w:t>
      </w:r>
    </w:p>
    <w:p w14:paraId="61EEFB7B" w14:textId="77777777" w:rsidR="003D31C5" w:rsidRPr="003D31C5" w:rsidRDefault="003D31C5" w:rsidP="00613418">
      <w:pPr>
        <w:pStyle w:val="ListParagraph"/>
        <w:numPr>
          <w:ilvl w:val="0"/>
          <w:numId w:val="79"/>
        </w:numPr>
        <w:spacing w:after="0"/>
        <w:ind w:left="714" w:hanging="357"/>
      </w:pPr>
      <w:r w:rsidRPr="003D31C5">
        <w:t xml:space="preserve">Observation 2: ESE heavily relies on the coding gain from the FEC and thus may have slower convergence, especially at high spectral efficiency and high overloading. </w:t>
      </w:r>
    </w:p>
    <w:p w14:paraId="28327C3F" w14:textId="77777777" w:rsidR="003D31C5" w:rsidRPr="003D31C5" w:rsidRDefault="003D31C5" w:rsidP="00613418">
      <w:pPr>
        <w:pStyle w:val="ListParagraph"/>
        <w:numPr>
          <w:ilvl w:val="0"/>
          <w:numId w:val="79"/>
        </w:numPr>
        <w:spacing w:after="0"/>
        <w:ind w:left="714" w:hanging="357"/>
      </w:pPr>
      <w:r w:rsidRPr="003D31C5">
        <w:t>Observation 3: A Block-wise MMSE has much higher complexity than a chip-by-chip MMSE.</w:t>
      </w:r>
    </w:p>
    <w:p w14:paraId="33D53934" w14:textId="77777777" w:rsidR="003D31C5" w:rsidRPr="003D31C5" w:rsidRDefault="003D31C5" w:rsidP="00613418">
      <w:pPr>
        <w:pStyle w:val="ListParagraph"/>
        <w:numPr>
          <w:ilvl w:val="0"/>
          <w:numId w:val="79"/>
        </w:numPr>
        <w:spacing w:after="0"/>
        <w:ind w:left="714" w:hanging="357"/>
      </w:pPr>
      <w:r w:rsidRPr="003D31C5">
        <w:t xml:space="preserve">Observation 4: EPA can achieve similar performance as MPA in many cases of interest with lower complexity and has better convergence performance compared with ESE. </w:t>
      </w:r>
    </w:p>
    <w:p w14:paraId="16006233" w14:textId="77777777" w:rsidR="003D31C5" w:rsidRPr="003D31C5" w:rsidRDefault="003D31C5" w:rsidP="00613418">
      <w:pPr>
        <w:pStyle w:val="ListParagraph"/>
        <w:numPr>
          <w:ilvl w:val="0"/>
          <w:numId w:val="79"/>
        </w:numPr>
        <w:spacing w:after="0"/>
        <w:ind w:left="714" w:hanging="357"/>
      </w:pPr>
      <w:r w:rsidRPr="003D31C5">
        <w:t xml:space="preserve">Observation 5: Hybrid IC can take advantages of both pure soft and pure hard IC schemes and achieves the best performance with low-complexity implementations.   </w:t>
      </w:r>
    </w:p>
    <w:p w14:paraId="27C3FDFE" w14:textId="77777777" w:rsidR="003D31C5" w:rsidRPr="003D31C5" w:rsidRDefault="003D31C5" w:rsidP="00613418">
      <w:pPr>
        <w:pStyle w:val="ListParagraph"/>
        <w:numPr>
          <w:ilvl w:val="0"/>
          <w:numId w:val="79"/>
        </w:numPr>
        <w:spacing w:after="0"/>
        <w:ind w:left="714" w:hanging="357"/>
      </w:pPr>
      <w:r w:rsidRPr="003D31C5">
        <w:t xml:space="preserve">Observation 6: Compared with SIC, PIC has much lower decoding latency and can avoid the impact of error propagation problem caused by inaccurate SINR sorting. </w:t>
      </w:r>
    </w:p>
    <w:p w14:paraId="24F3CD58" w14:textId="77777777" w:rsidR="003D31C5" w:rsidRPr="003D31C5" w:rsidRDefault="003D31C5" w:rsidP="00613418">
      <w:pPr>
        <w:pStyle w:val="ListParagraph"/>
        <w:numPr>
          <w:ilvl w:val="0"/>
          <w:numId w:val="79"/>
        </w:numPr>
        <w:spacing w:after="0"/>
        <w:ind w:left="714" w:hanging="357"/>
      </w:pPr>
      <w:r w:rsidRPr="003D31C5">
        <w:t>Observation 7: Hybrid PIC archives the best performances among different combinations of IC implementation.</w:t>
      </w:r>
    </w:p>
    <w:p w14:paraId="38197B2A" w14:textId="77777777" w:rsidR="003D31C5" w:rsidRPr="003D31C5" w:rsidRDefault="003D31C5" w:rsidP="00613418">
      <w:pPr>
        <w:pStyle w:val="ListParagraph"/>
        <w:numPr>
          <w:ilvl w:val="0"/>
          <w:numId w:val="79"/>
        </w:numPr>
        <w:spacing w:after="0"/>
        <w:ind w:left="714" w:hanging="357"/>
      </w:pPr>
      <w:r w:rsidRPr="003D31C5">
        <w:t>Observation 8: An iterative receiver can improve the BLER performance of the NoMA transmissions. The higher the number of users, the more iterations may be needed.</w:t>
      </w:r>
    </w:p>
    <w:p w14:paraId="4496DE10" w14:textId="77777777" w:rsidR="003D31C5" w:rsidRPr="003D31C5" w:rsidRDefault="003D31C5" w:rsidP="00613418">
      <w:pPr>
        <w:pStyle w:val="ListParagraph"/>
        <w:numPr>
          <w:ilvl w:val="0"/>
          <w:numId w:val="79"/>
        </w:numPr>
        <w:spacing w:after="0"/>
        <w:ind w:left="714" w:hanging="357"/>
      </w:pPr>
      <w:r w:rsidRPr="003D31C5">
        <w:lastRenderedPageBreak/>
        <w:t xml:space="preserve">Proposal 1: Capture the proposed candidates of the MU detectors into TR and further evaluate the performance and implementation limits. </w:t>
      </w:r>
    </w:p>
    <w:p w14:paraId="6AD1E38D" w14:textId="77777777" w:rsidR="003D31C5" w:rsidRPr="003D31C5" w:rsidRDefault="003D31C5" w:rsidP="00613418">
      <w:pPr>
        <w:pStyle w:val="ListParagraph"/>
        <w:numPr>
          <w:ilvl w:val="0"/>
          <w:numId w:val="79"/>
        </w:numPr>
        <w:spacing w:after="0"/>
        <w:ind w:left="714" w:hanging="357"/>
      </w:pPr>
      <w:r w:rsidRPr="003D31C5">
        <w:t>Proposal 2: Hybrid PIC should be supported for IC implementation.</w:t>
      </w:r>
    </w:p>
    <w:p w14:paraId="11138CF7" w14:textId="77777777" w:rsidR="003D31C5" w:rsidRPr="003D31C5" w:rsidRDefault="003D31C5" w:rsidP="00613418">
      <w:pPr>
        <w:pStyle w:val="ListParagraph"/>
        <w:numPr>
          <w:ilvl w:val="0"/>
          <w:numId w:val="79"/>
        </w:numPr>
        <w:spacing w:after="0"/>
        <w:ind w:left="714" w:hanging="357"/>
      </w:pPr>
      <w:r w:rsidRPr="003D31C5">
        <w:t>Proposal 3: Iterative advanced receiver with configurable number of outer-loop iterations between MU detector and channel decoders is supported for NoMA transmissions.</w:t>
      </w:r>
    </w:p>
    <w:p w14:paraId="6BE97CD0" w14:textId="36139335" w:rsidR="003D31C5" w:rsidRPr="003D31C5" w:rsidRDefault="003D31C5" w:rsidP="00613418">
      <w:pPr>
        <w:pStyle w:val="ListParagraph"/>
        <w:numPr>
          <w:ilvl w:val="0"/>
          <w:numId w:val="79"/>
        </w:numPr>
        <w:spacing w:after="0"/>
        <w:ind w:left="714" w:hanging="357"/>
      </w:pPr>
      <w:r w:rsidRPr="003D31C5">
        <w:t>Proposal 4: Further study the performance limits, application scenarios, and the implementation costs of the iterative NoMA receivers with different MU detectors and different IC methods.</w:t>
      </w:r>
    </w:p>
    <w:p w14:paraId="17EC9ABB" w14:textId="77777777" w:rsidR="003D31C5" w:rsidRDefault="003D31C5" w:rsidP="003D31C5">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4A4B4262" w14:textId="1D1D894F" w:rsidR="003D31C5" w:rsidRDefault="003D31C5" w:rsidP="00966D15">
      <w:pPr>
        <w:ind w:left="720" w:hanging="720"/>
      </w:pPr>
    </w:p>
    <w:p w14:paraId="4FF745E4" w14:textId="1864FB82" w:rsidR="003D31C5" w:rsidRDefault="0058452E" w:rsidP="003D31C5">
      <w:pPr>
        <w:ind w:left="720" w:hanging="720"/>
        <w:rPr>
          <w:b/>
          <w:lang w:eastAsia="x-none"/>
        </w:rPr>
      </w:pPr>
      <w:hyperlink r:id="rId2077" w:history="1">
        <w:r w:rsidR="000F2B08">
          <w:rPr>
            <w:rStyle w:val="Hyperlink"/>
            <w:b/>
            <w:lang w:eastAsia="x-none"/>
          </w:rPr>
          <w:t>R1-1806242</w:t>
        </w:r>
      </w:hyperlink>
      <w:r w:rsidR="003D31C5" w:rsidRPr="003D31C5">
        <w:rPr>
          <w:b/>
          <w:lang w:eastAsia="x-none"/>
        </w:rPr>
        <w:tab/>
        <w:t>Receiver design for NOMA</w:t>
      </w:r>
      <w:r w:rsidR="003D31C5" w:rsidRPr="003D31C5">
        <w:rPr>
          <w:b/>
          <w:lang w:eastAsia="x-none"/>
        </w:rPr>
        <w:tab/>
        <w:t>Ericsson</w:t>
      </w:r>
    </w:p>
    <w:p w14:paraId="24BC3E73" w14:textId="3AABFAA5" w:rsidR="009E4F82" w:rsidRPr="009E4F82" w:rsidRDefault="009E4F82" w:rsidP="00613418">
      <w:pPr>
        <w:pStyle w:val="ListParagraph"/>
        <w:numPr>
          <w:ilvl w:val="0"/>
          <w:numId w:val="80"/>
        </w:numPr>
        <w:spacing w:after="0"/>
        <w:ind w:left="714" w:hanging="357"/>
        <w:rPr>
          <w:rFonts w:ascii="Calibri" w:eastAsia="Times New Roman" w:hAnsi="Calibri"/>
          <w:noProof/>
        </w:rPr>
      </w:pPr>
      <w:r w:rsidRPr="009E4F82">
        <w:rPr>
          <w:bCs/>
          <w:lang w:eastAsia="zh-CN"/>
        </w:rPr>
        <w:fldChar w:fldCharType="begin"/>
      </w:r>
      <w:r w:rsidRPr="009E4F82">
        <w:rPr>
          <w:bCs/>
          <w:lang w:eastAsia="zh-CN"/>
        </w:rPr>
        <w:instrText xml:space="preserve"> TOC \f O \n \h \z \t "Observation" \c </w:instrText>
      </w:r>
      <w:r w:rsidRPr="009E4F82">
        <w:rPr>
          <w:bCs/>
          <w:lang w:eastAsia="zh-CN"/>
        </w:rPr>
        <w:fldChar w:fldCharType="separate"/>
      </w:r>
      <w:hyperlink w:anchor="_Toc513810424" w:history="1">
        <w:r w:rsidRPr="009E4F82">
          <w:rPr>
            <w:noProof/>
            <w:lang w:eastAsia="zh-CN"/>
          </w:rPr>
          <w:t>Observation 1</w:t>
        </w:r>
        <w:r>
          <w:rPr>
            <w:noProof/>
            <w:lang w:eastAsia="zh-CN"/>
          </w:rPr>
          <w:t xml:space="preserve">: </w:t>
        </w:r>
        <w:r w:rsidRPr="009E4F82">
          <w:rPr>
            <w:noProof/>
            <w:lang w:eastAsia="zh-CN"/>
          </w:rPr>
          <w:t>A commercial gNB preferably implements a single UL MU receiver architecture for different multiple-access signal demodulation scenarios, including regular MU-MIMO and NOMA, regardless of whether dynamic or configured grant-based scheduling is used.</w:t>
        </w:r>
      </w:hyperlink>
    </w:p>
    <w:p w14:paraId="64B492B3" w14:textId="52E1B33F" w:rsidR="009E4F82" w:rsidRPr="009E4F82" w:rsidRDefault="0058452E" w:rsidP="00613418">
      <w:pPr>
        <w:pStyle w:val="ListParagraph"/>
        <w:numPr>
          <w:ilvl w:val="0"/>
          <w:numId w:val="80"/>
        </w:numPr>
        <w:spacing w:after="0"/>
        <w:ind w:left="714" w:hanging="357"/>
        <w:rPr>
          <w:rFonts w:ascii="Calibri" w:eastAsia="Times New Roman" w:hAnsi="Calibri"/>
          <w:noProof/>
        </w:rPr>
      </w:pPr>
      <w:hyperlink w:anchor="_Toc513810425" w:history="1">
        <w:r w:rsidR="009E4F82" w:rsidRPr="009E4F82">
          <w:rPr>
            <w:noProof/>
            <w:lang w:eastAsia="zh-CN"/>
          </w:rPr>
          <w:t>Observation 2</w:t>
        </w:r>
        <w:r w:rsidR="009E4F82">
          <w:rPr>
            <w:noProof/>
            <w:lang w:eastAsia="zh-CN"/>
          </w:rPr>
          <w:t xml:space="preserve">: </w:t>
        </w:r>
        <w:r w:rsidR="009E4F82" w:rsidRPr="009E4F82">
          <w:rPr>
            <w:noProof/>
            <w:lang w:eastAsia="zh-CN"/>
          </w:rPr>
          <w:t>Due to the low total capacity impact of NOMA scenarios, the NOMA feature is likely to be implemented only if the receiver complexity increase compared to MU-MIMO is moderate.</w:t>
        </w:r>
      </w:hyperlink>
    </w:p>
    <w:p w14:paraId="7E6CBD75" w14:textId="742954E5" w:rsidR="009E4F82" w:rsidRPr="009E4F82" w:rsidRDefault="0058452E" w:rsidP="00613418">
      <w:pPr>
        <w:pStyle w:val="ListParagraph"/>
        <w:numPr>
          <w:ilvl w:val="0"/>
          <w:numId w:val="80"/>
        </w:numPr>
        <w:spacing w:after="0"/>
        <w:ind w:left="714" w:hanging="357"/>
        <w:rPr>
          <w:rFonts w:ascii="Calibri" w:eastAsia="Times New Roman" w:hAnsi="Calibri"/>
          <w:noProof/>
        </w:rPr>
      </w:pPr>
      <w:hyperlink w:anchor="_Toc513810426" w:history="1">
        <w:r w:rsidR="009E4F82" w:rsidRPr="009E4F82">
          <w:rPr>
            <w:noProof/>
            <w:lang w:eastAsia="zh-CN"/>
          </w:rPr>
          <w:t>Observation 3</w:t>
        </w:r>
        <w:r w:rsidR="009E4F82">
          <w:rPr>
            <w:noProof/>
            <w:lang w:eastAsia="zh-CN"/>
          </w:rPr>
          <w:t xml:space="preserve">: </w:t>
        </w:r>
        <w:r w:rsidR="009E4F82" w:rsidRPr="009E4F82">
          <w:rPr>
            <w:noProof/>
            <w:lang w:eastAsia="zh-CN"/>
          </w:rPr>
          <w:t>If the incremental cost of NOMA receiver for high overloading conditions is considerable, an operator may prefer avoiding high overloading by allocating additional resources to NOMA mode operations.</w:t>
        </w:r>
      </w:hyperlink>
    </w:p>
    <w:p w14:paraId="00658F86" w14:textId="111AE671" w:rsidR="009E4F82" w:rsidRPr="009E4F82" w:rsidRDefault="009E4F82" w:rsidP="00613418">
      <w:pPr>
        <w:pStyle w:val="ListParagraph"/>
        <w:numPr>
          <w:ilvl w:val="0"/>
          <w:numId w:val="80"/>
        </w:numPr>
        <w:spacing w:after="0"/>
        <w:ind w:left="714" w:hanging="357"/>
        <w:rPr>
          <w:rFonts w:ascii="Calibri" w:eastAsia="Times New Roman" w:hAnsi="Calibri"/>
          <w:noProof/>
        </w:rPr>
      </w:pPr>
      <w:r w:rsidRPr="009E4F82">
        <w:rPr>
          <w:bCs/>
        </w:rPr>
        <w:fldChar w:fldCharType="end"/>
      </w:r>
      <w:r w:rsidRPr="009E4F82">
        <w:rPr>
          <w:bCs/>
        </w:rPr>
        <w:fldChar w:fldCharType="begin"/>
      </w:r>
      <w:r w:rsidRPr="009E4F82">
        <w:rPr>
          <w:bCs/>
        </w:rPr>
        <w:instrText xml:space="preserve"> TOC \n \h \z \t "Proposal" \c </w:instrText>
      </w:r>
      <w:r w:rsidRPr="009E4F82">
        <w:rPr>
          <w:bCs/>
        </w:rPr>
        <w:fldChar w:fldCharType="separate"/>
      </w:r>
      <w:hyperlink w:anchor="_Toc513810427" w:history="1">
        <w:r w:rsidRPr="009E4F82">
          <w:rPr>
            <w:noProof/>
          </w:rPr>
          <w:t>Proposal 1</w:t>
        </w:r>
        <w:r>
          <w:rPr>
            <w:noProof/>
          </w:rPr>
          <w:t xml:space="preserve">: </w:t>
        </w:r>
        <w:r w:rsidRPr="009E4F82">
          <w:rPr>
            <w:noProof/>
          </w:rPr>
          <w:t>NOMA signature designs should target receiver architectures that attain performance gains with a limited processing overhead compared to conventional MU-MIMO reception.</w:t>
        </w:r>
      </w:hyperlink>
    </w:p>
    <w:p w14:paraId="1F5CF334" w14:textId="68000A03" w:rsidR="009E4F82" w:rsidRPr="003D31C5" w:rsidRDefault="0058452E" w:rsidP="00613418">
      <w:pPr>
        <w:pStyle w:val="ListParagraph"/>
        <w:numPr>
          <w:ilvl w:val="0"/>
          <w:numId w:val="80"/>
        </w:numPr>
        <w:spacing w:after="0"/>
        <w:ind w:left="714" w:hanging="357"/>
      </w:pPr>
      <w:hyperlink w:anchor="_Toc513810428" w:history="1">
        <w:r w:rsidR="009E4F82" w:rsidRPr="009E4F82">
          <w:rPr>
            <w:noProof/>
            <w:lang w:eastAsia="zh-CN"/>
          </w:rPr>
          <w:t>Proposal 2</w:t>
        </w:r>
        <w:r w:rsidR="009E4F82">
          <w:rPr>
            <w:noProof/>
            <w:lang w:eastAsia="zh-CN"/>
          </w:rPr>
          <w:t xml:space="preserve">: </w:t>
        </w:r>
        <w:r w:rsidR="009E4F82" w:rsidRPr="009E4F82">
          <w:rPr>
            <w:noProof/>
            <w:lang w:eastAsia="zh-CN"/>
          </w:rPr>
          <w:t>MMSE-SIC receiver should be used as a baseline receiver for NOMA scheme comparison. Additional performance figures may be provided for additional receiver architectures.</w:t>
        </w:r>
      </w:hyperlink>
      <w:r w:rsidR="009E4F82" w:rsidRPr="009E4F82">
        <w:rPr>
          <w:rFonts w:ascii="Calibri" w:hAnsi="Calibri"/>
          <w:bCs/>
        </w:rPr>
        <w:fldChar w:fldCharType="end"/>
      </w:r>
    </w:p>
    <w:p w14:paraId="4189E86D" w14:textId="77777777" w:rsidR="003D31C5" w:rsidRDefault="003D31C5" w:rsidP="003D31C5">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11296941" w14:textId="3649F70B" w:rsidR="003D31C5" w:rsidRDefault="003D31C5" w:rsidP="00966D15">
      <w:pPr>
        <w:ind w:left="720" w:hanging="720"/>
      </w:pPr>
    </w:p>
    <w:p w14:paraId="1C7E3C41" w14:textId="4D626E8D" w:rsidR="00C47802" w:rsidRDefault="0058452E" w:rsidP="00C47802">
      <w:pPr>
        <w:ind w:left="720" w:hanging="720"/>
        <w:rPr>
          <w:b/>
          <w:lang w:eastAsia="x-none"/>
        </w:rPr>
      </w:pPr>
      <w:hyperlink r:id="rId2078" w:history="1">
        <w:r w:rsidR="000F2B08">
          <w:rPr>
            <w:rStyle w:val="Hyperlink"/>
            <w:b/>
            <w:lang w:eastAsia="x-none"/>
          </w:rPr>
          <w:t>R1-1806931</w:t>
        </w:r>
      </w:hyperlink>
      <w:r w:rsidR="00C47802" w:rsidRPr="00C47802">
        <w:rPr>
          <w:b/>
          <w:lang w:eastAsia="x-none"/>
        </w:rPr>
        <w:tab/>
        <w:t>Receiver considerations for UL NOMA</w:t>
      </w:r>
      <w:r w:rsidR="00C47802" w:rsidRPr="00C47802">
        <w:rPr>
          <w:b/>
          <w:lang w:eastAsia="x-none"/>
        </w:rPr>
        <w:tab/>
        <w:t>Nokia, Nokia Shanghai Bell</w:t>
      </w:r>
    </w:p>
    <w:p w14:paraId="42A2A838" w14:textId="77777777" w:rsidR="00C47802" w:rsidRPr="00C47802" w:rsidRDefault="00C47802" w:rsidP="00613418">
      <w:pPr>
        <w:pStyle w:val="ListParagraph"/>
        <w:numPr>
          <w:ilvl w:val="0"/>
          <w:numId w:val="81"/>
        </w:numPr>
        <w:spacing w:after="0"/>
        <w:ind w:left="714" w:hanging="357"/>
        <w:rPr>
          <w:lang w:val="en-US" w:eastAsia="zh-CN"/>
        </w:rPr>
      </w:pPr>
      <w:r w:rsidRPr="00C47802">
        <w:rPr>
          <w:lang w:val="en-US" w:eastAsia="zh-CN"/>
        </w:rPr>
        <w:t>Observation 1: Linear decorrelation-based receivers can be used for the asynchronous NOMA.</w:t>
      </w:r>
    </w:p>
    <w:p w14:paraId="751C497A" w14:textId="77777777" w:rsidR="00C47802" w:rsidRPr="00C47802" w:rsidRDefault="00C47802" w:rsidP="00613418">
      <w:pPr>
        <w:pStyle w:val="ListParagraph"/>
        <w:numPr>
          <w:ilvl w:val="0"/>
          <w:numId w:val="81"/>
        </w:numPr>
        <w:spacing w:after="0"/>
        <w:ind w:left="714" w:hanging="357"/>
        <w:rPr>
          <w:rFonts w:cs="Arial"/>
          <w:lang w:val="en-US"/>
        </w:rPr>
      </w:pPr>
      <w:r w:rsidRPr="00C47802">
        <w:rPr>
          <w:rFonts w:cs="Arial"/>
          <w:lang w:val="en-US"/>
        </w:rPr>
        <w:t>Observation 2: For a parallel IC receiver architecture, the total processing latency is determined by the maximum number of iterations and processing latency of a single iteration.</w:t>
      </w:r>
    </w:p>
    <w:p w14:paraId="593BC50E" w14:textId="77777777" w:rsidR="00C47802" w:rsidRPr="00C47802" w:rsidRDefault="00C47802" w:rsidP="00613418">
      <w:pPr>
        <w:pStyle w:val="ListParagraph"/>
        <w:numPr>
          <w:ilvl w:val="0"/>
          <w:numId w:val="81"/>
        </w:numPr>
        <w:spacing w:after="0"/>
        <w:ind w:left="714" w:hanging="357"/>
        <w:rPr>
          <w:rFonts w:cs="Arial"/>
          <w:lang w:val="en-US"/>
        </w:rPr>
      </w:pPr>
      <w:r w:rsidRPr="00C47802">
        <w:rPr>
          <w:rFonts w:cs="Arial"/>
          <w:lang w:val="en-US"/>
        </w:rPr>
        <w:t>Observation 3: For a parallel IC receiver architecture, the total computation complexity is determined by the average number of iterations per user, the number of users processed in a single iteration and total computation complexity of a single user per iteration.</w:t>
      </w:r>
    </w:p>
    <w:p w14:paraId="65038E1D" w14:textId="77777777" w:rsidR="00C47802" w:rsidRPr="00C47802" w:rsidRDefault="00C47802" w:rsidP="00613418">
      <w:pPr>
        <w:pStyle w:val="ListParagraph"/>
        <w:numPr>
          <w:ilvl w:val="0"/>
          <w:numId w:val="81"/>
        </w:numPr>
        <w:spacing w:after="0"/>
        <w:ind w:left="714" w:hanging="357"/>
        <w:rPr>
          <w:lang w:val="en-US"/>
        </w:rPr>
      </w:pPr>
      <w:r w:rsidRPr="00C47802">
        <w:rPr>
          <w:lang w:val="en-US"/>
        </w:rPr>
        <w:t>Observation 4: MPA receiver shows significant computation complexity compared to linear decorrelation based receiver.</w:t>
      </w:r>
    </w:p>
    <w:p w14:paraId="546FDB2E" w14:textId="77777777" w:rsidR="00C47802" w:rsidRPr="00C47802" w:rsidRDefault="00C47802" w:rsidP="00613418">
      <w:pPr>
        <w:pStyle w:val="ListParagraph"/>
        <w:numPr>
          <w:ilvl w:val="0"/>
          <w:numId w:val="81"/>
        </w:numPr>
        <w:spacing w:after="0"/>
        <w:ind w:left="714" w:hanging="357"/>
        <w:rPr>
          <w:lang w:val="en-US"/>
        </w:rPr>
      </w:pPr>
      <w:r w:rsidRPr="00C47802">
        <w:rPr>
          <w:lang w:val="en-US"/>
        </w:rPr>
        <w:t>Observation 5: Channel re-encoding and re-decoding operation will dominate the complexity in iteration based codeword-level based receiver.</w:t>
      </w:r>
    </w:p>
    <w:p w14:paraId="273192CF" w14:textId="77777777" w:rsidR="00C47802" w:rsidRPr="00C47802" w:rsidRDefault="00C47802" w:rsidP="00613418">
      <w:pPr>
        <w:pStyle w:val="ListParagraph"/>
        <w:numPr>
          <w:ilvl w:val="0"/>
          <w:numId w:val="81"/>
        </w:numPr>
        <w:spacing w:after="0"/>
        <w:ind w:left="714" w:hanging="357"/>
        <w:rPr>
          <w:lang w:val="en-US"/>
        </w:rPr>
      </w:pPr>
      <w:r w:rsidRPr="00C47802">
        <w:rPr>
          <w:lang w:val="en-US"/>
        </w:rPr>
        <w:t xml:space="preserve">Proposal 1: When evaluating the performance of grant-free access, receiver complexity and receiver type should be explicitly indicated. </w:t>
      </w:r>
    </w:p>
    <w:p w14:paraId="44E8AEB1" w14:textId="77777777" w:rsidR="00C47802" w:rsidRPr="00C47802" w:rsidRDefault="00C47802" w:rsidP="00613418">
      <w:pPr>
        <w:pStyle w:val="ListParagraph"/>
        <w:numPr>
          <w:ilvl w:val="0"/>
          <w:numId w:val="81"/>
        </w:numPr>
        <w:spacing w:after="0"/>
        <w:ind w:left="714" w:hanging="357"/>
        <w:rPr>
          <w:lang w:val="en-US"/>
        </w:rPr>
      </w:pPr>
      <w:r w:rsidRPr="00C47802">
        <w:rPr>
          <w:lang w:val="en-US"/>
        </w:rPr>
        <w:t>Proposal 2: For NOMA evaluation consider an MMES-based Hard IC receiver.</w:t>
      </w:r>
    </w:p>
    <w:p w14:paraId="2D828F66" w14:textId="77777777" w:rsidR="00C47802" w:rsidRPr="00C47802" w:rsidRDefault="00C47802" w:rsidP="00613418">
      <w:pPr>
        <w:pStyle w:val="ListParagraph"/>
        <w:numPr>
          <w:ilvl w:val="0"/>
          <w:numId w:val="81"/>
        </w:numPr>
        <w:spacing w:after="0"/>
        <w:ind w:left="714" w:hanging="357"/>
        <w:rPr>
          <w:lang w:val="en-US"/>
        </w:rPr>
      </w:pPr>
      <w:r w:rsidRPr="00C47802">
        <w:rPr>
          <w:lang w:val="en-US"/>
        </w:rPr>
        <w:t>Proposal 3: For NOMA evaluation consider an ESE-based Soft IC receiver.</w:t>
      </w:r>
    </w:p>
    <w:p w14:paraId="74EB7C39" w14:textId="77777777" w:rsidR="00C47802" w:rsidRDefault="00C47802" w:rsidP="00C4780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4E973AD6" w14:textId="774E0C7E" w:rsidR="00C47802" w:rsidRDefault="00C47802" w:rsidP="00966D15">
      <w:pPr>
        <w:ind w:left="720" w:hanging="720"/>
      </w:pPr>
    </w:p>
    <w:p w14:paraId="03D080AD" w14:textId="77777777" w:rsidR="002C61CD" w:rsidRPr="002C61CD" w:rsidRDefault="002C61CD" w:rsidP="002C61CD">
      <w:pPr>
        <w:ind w:left="720" w:hanging="720"/>
        <w:rPr>
          <w:lang w:eastAsia="x-none"/>
        </w:rPr>
      </w:pPr>
      <w:r w:rsidRPr="003977DC">
        <w:rPr>
          <w:lang w:eastAsia="x-none"/>
        </w:rPr>
        <w:t>Continue offline discussion – Li (ZTE)</w:t>
      </w:r>
    </w:p>
    <w:p w14:paraId="084239EF" w14:textId="01D9EF77" w:rsidR="002C61CD" w:rsidRDefault="002C61CD" w:rsidP="00966D15">
      <w:pPr>
        <w:ind w:left="720" w:hanging="720"/>
      </w:pPr>
    </w:p>
    <w:p w14:paraId="321C4BCD" w14:textId="77777777" w:rsidR="009E2EC5" w:rsidRDefault="009E2EC5" w:rsidP="009E2EC5">
      <w:pPr>
        <w:ind w:left="720" w:hanging="720"/>
        <w:rPr>
          <w:b/>
          <w:lang w:eastAsia="x-none"/>
        </w:rPr>
      </w:pPr>
      <w:r>
        <w:rPr>
          <w:b/>
          <w:lang w:eastAsia="x-none"/>
        </w:rPr>
        <w:t>Thursday</w:t>
      </w:r>
    </w:p>
    <w:p w14:paraId="0D72541A" w14:textId="0DF55ACC" w:rsidR="009E2EC5" w:rsidRPr="009E2EC5" w:rsidRDefault="0058452E" w:rsidP="009E2EC5">
      <w:pPr>
        <w:ind w:left="720" w:hanging="720"/>
        <w:rPr>
          <w:b/>
          <w:lang w:eastAsia="x-none"/>
        </w:rPr>
      </w:pPr>
      <w:hyperlink r:id="rId2079" w:history="1">
        <w:r w:rsidR="000F2B08">
          <w:rPr>
            <w:rStyle w:val="Hyperlink"/>
            <w:b/>
            <w:lang w:eastAsia="x-none"/>
          </w:rPr>
          <w:t>R1-1807779</w:t>
        </w:r>
      </w:hyperlink>
      <w:r w:rsidR="009E2EC5" w:rsidRPr="009E2EC5">
        <w:rPr>
          <w:b/>
          <w:lang w:eastAsia="x-none"/>
        </w:rPr>
        <w:tab/>
        <w:t>Offline summary of receiver for NOMA</w:t>
      </w:r>
      <w:r w:rsidR="009E2EC5" w:rsidRPr="009E2EC5">
        <w:rPr>
          <w:b/>
          <w:lang w:eastAsia="x-none"/>
        </w:rPr>
        <w:tab/>
        <w:t>ZTE</w:t>
      </w:r>
    </w:p>
    <w:p w14:paraId="07E02ECF" w14:textId="77777777" w:rsidR="009E2EC5" w:rsidRDefault="009E2EC5" w:rsidP="009E2EC5">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0C44AB3" w14:textId="231AD411" w:rsidR="009E2EC5" w:rsidRDefault="009E2EC5" w:rsidP="00966D15">
      <w:pPr>
        <w:ind w:left="720" w:hanging="720"/>
      </w:pPr>
    </w:p>
    <w:p w14:paraId="31BFAC78" w14:textId="77777777" w:rsidR="003977DC" w:rsidRPr="003977DC" w:rsidRDefault="003977DC" w:rsidP="003977DC">
      <w:pPr>
        <w:widowControl w:val="0"/>
        <w:adjustRightInd w:val="0"/>
        <w:snapToGrid w:val="0"/>
        <w:spacing w:afterLines="20" w:after="48" w:line="276" w:lineRule="auto"/>
        <w:ind w:left="720" w:hanging="720"/>
        <w:rPr>
          <w:rFonts w:eastAsia="SimSun"/>
          <w:szCs w:val="20"/>
          <w:lang w:val="en-US" w:eastAsia="zh-CN"/>
        </w:rPr>
      </w:pPr>
      <w:r w:rsidRPr="003977DC">
        <w:rPr>
          <w:szCs w:val="20"/>
          <w:highlight w:val="green"/>
          <w:lang w:eastAsia="x-none"/>
        </w:rPr>
        <w:t>Agreements</w:t>
      </w:r>
      <w:r w:rsidRPr="003977DC">
        <w:rPr>
          <w:b/>
          <w:szCs w:val="20"/>
          <w:lang w:eastAsia="x-none"/>
        </w:rPr>
        <w:t>:</w:t>
      </w:r>
    </w:p>
    <w:p w14:paraId="214851F6" w14:textId="77777777" w:rsidR="003977DC" w:rsidRPr="003977DC" w:rsidRDefault="003977DC" w:rsidP="00613418">
      <w:pPr>
        <w:pStyle w:val="ListParagraph"/>
        <w:numPr>
          <w:ilvl w:val="0"/>
          <w:numId w:val="147"/>
        </w:numPr>
        <w:rPr>
          <w:rFonts w:eastAsia="Times New Roman"/>
          <w:lang w:val="en-US" w:eastAsia="zh-CN"/>
        </w:rPr>
      </w:pPr>
      <w:r w:rsidRPr="003977DC">
        <w:rPr>
          <w:lang w:val="en-US" w:eastAsia="zh-CN"/>
        </w:rPr>
        <w:t>In performing performance evaluation, companies should provide analsysis of receiver complexity. Particularlly (with details FFS):</w:t>
      </w:r>
    </w:p>
    <w:p w14:paraId="6E7D0017" w14:textId="77777777" w:rsidR="003977DC" w:rsidRPr="003977DC" w:rsidRDefault="003977DC" w:rsidP="00613418">
      <w:pPr>
        <w:pStyle w:val="ListParagraph"/>
        <w:numPr>
          <w:ilvl w:val="1"/>
          <w:numId w:val="147"/>
        </w:numPr>
        <w:rPr>
          <w:rFonts w:eastAsia="Times New Roman"/>
          <w:lang w:val="en-US" w:eastAsia="zh-CN"/>
        </w:rPr>
      </w:pPr>
      <w:r w:rsidRPr="003977DC">
        <w:rPr>
          <w:rFonts w:hint="eastAsia"/>
          <w:lang w:val="en-US" w:eastAsia="zh-CN"/>
        </w:rPr>
        <w:t xml:space="preserve">Detector complexity </w:t>
      </w:r>
    </w:p>
    <w:p w14:paraId="4C795543" w14:textId="77777777" w:rsidR="003977DC" w:rsidRPr="003977DC" w:rsidRDefault="003977DC" w:rsidP="00613418">
      <w:pPr>
        <w:pStyle w:val="ListParagraph"/>
        <w:numPr>
          <w:ilvl w:val="1"/>
          <w:numId w:val="147"/>
        </w:numPr>
        <w:rPr>
          <w:rFonts w:eastAsia="Times New Roman"/>
          <w:lang w:val="en-US" w:eastAsia="zh-CN"/>
        </w:rPr>
      </w:pPr>
      <w:r w:rsidRPr="003977DC">
        <w:rPr>
          <w:rFonts w:hint="eastAsia"/>
          <w:lang w:val="en-US" w:eastAsia="zh-CN"/>
        </w:rPr>
        <w:t>Decoding complexity</w:t>
      </w:r>
    </w:p>
    <w:p w14:paraId="65C8BC2F" w14:textId="77777777" w:rsidR="003977DC" w:rsidRPr="003977DC" w:rsidRDefault="003977DC" w:rsidP="00613418">
      <w:pPr>
        <w:pStyle w:val="ListParagraph"/>
        <w:numPr>
          <w:ilvl w:val="1"/>
          <w:numId w:val="147"/>
        </w:numPr>
        <w:rPr>
          <w:rFonts w:eastAsia="Times New Roman"/>
          <w:lang w:val="en-US" w:eastAsia="zh-CN"/>
        </w:rPr>
      </w:pPr>
      <w:r w:rsidRPr="003977DC">
        <w:rPr>
          <w:rFonts w:eastAsia="Times New Roman"/>
          <w:lang w:val="en-US" w:eastAsia="zh-CN"/>
        </w:rPr>
        <w:t>Interference cancellation complexity, if any</w:t>
      </w:r>
    </w:p>
    <w:p w14:paraId="60E856E6" w14:textId="77777777" w:rsidR="003977DC" w:rsidRPr="003977DC" w:rsidRDefault="003977DC" w:rsidP="00613418">
      <w:pPr>
        <w:pStyle w:val="ListParagraph"/>
        <w:numPr>
          <w:ilvl w:val="1"/>
          <w:numId w:val="147"/>
        </w:numPr>
        <w:rPr>
          <w:rFonts w:eastAsia="Times New Roman"/>
          <w:lang w:val="en-US" w:eastAsia="zh-CN"/>
        </w:rPr>
      </w:pPr>
      <w:r w:rsidRPr="003977DC">
        <w:rPr>
          <w:lang w:val="en-US" w:eastAsia="zh-CN"/>
        </w:rPr>
        <w:t>N</w:t>
      </w:r>
      <w:r w:rsidRPr="003977DC">
        <w:rPr>
          <w:rFonts w:hint="eastAsia"/>
          <w:lang w:val="en-US" w:eastAsia="zh-CN"/>
        </w:rPr>
        <w:t>umber</w:t>
      </w:r>
      <w:r w:rsidRPr="003977DC">
        <w:rPr>
          <w:lang w:val="en-US" w:eastAsia="zh-CN"/>
        </w:rPr>
        <w:t xml:space="preserve"> of </w:t>
      </w:r>
      <w:r w:rsidRPr="003977DC">
        <w:rPr>
          <w:rFonts w:hint="eastAsia"/>
          <w:lang w:val="en-US" w:eastAsia="zh-CN"/>
        </w:rPr>
        <w:t>iteration</w:t>
      </w:r>
      <w:r w:rsidRPr="003977DC">
        <w:rPr>
          <w:lang w:val="en-US" w:eastAsia="zh-CN"/>
        </w:rPr>
        <w:t>(s), if any</w:t>
      </w:r>
    </w:p>
    <w:p w14:paraId="4C5AB11C" w14:textId="77777777" w:rsidR="003977DC" w:rsidRPr="003977DC" w:rsidRDefault="003977DC" w:rsidP="00613418">
      <w:pPr>
        <w:pStyle w:val="ListParagraph"/>
        <w:numPr>
          <w:ilvl w:val="1"/>
          <w:numId w:val="147"/>
        </w:numPr>
        <w:rPr>
          <w:rFonts w:eastAsia="Times New Roman"/>
          <w:lang w:val="en-US" w:eastAsia="zh-CN"/>
        </w:rPr>
      </w:pPr>
      <w:r w:rsidRPr="003977DC">
        <w:rPr>
          <w:lang w:val="en-US" w:eastAsia="zh-CN"/>
        </w:rPr>
        <w:t>Other receiver optimization, if any</w:t>
      </w:r>
    </w:p>
    <w:p w14:paraId="4E496D2B" w14:textId="77777777" w:rsidR="003977DC" w:rsidRPr="003977DC" w:rsidRDefault="003977DC" w:rsidP="00613418">
      <w:pPr>
        <w:pStyle w:val="ListParagraph"/>
        <w:numPr>
          <w:ilvl w:val="1"/>
          <w:numId w:val="147"/>
        </w:numPr>
        <w:rPr>
          <w:rFonts w:eastAsia="Times New Roman"/>
          <w:lang w:val="en-US" w:eastAsia="zh-CN"/>
        </w:rPr>
      </w:pPr>
      <w:r w:rsidRPr="003977DC">
        <w:rPr>
          <w:rFonts w:hint="eastAsia"/>
          <w:lang w:val="en-US" w:eastAsia="zh-CN"/>
        </w:rPr>
        <w:t>C</w:t>
      </w:r>
      <w:r w:rsidRPr="003977DC">
        <w:rPr>
          <w:lang w:val="en-US" w:eastAsia="zh-CN"/>
        </w:rPr>
        <w:t>omplexity for the preamble/DMRS detection</w:t>
      </w:r>
    </w:p>
    <w:p w14:paraId="71EDD6F8" w14:textId="77777777" w:rsidR="003977DC" w:rsidRPr="003977DC" w:rsidRDefault="003977DC" w:rsidP="00613418">
      <w:pPr>
        <w:pStyle w:val="ListParagraph"/>
        <w:numPr>
          <w:ilvl w:val="1"/>
          <w:numId w:val="147"/>
        </w:numPr>
        <w:rPr>
          <w:rFonts w:eastAsia="Times New Roman"/>
          <w:lang w:val="en-US" w:eastAsia="zh-CN"/>
        </w:rPr>
      </w:pPr>
      <w:r w:rsidRPr="003977DC">
        <w:rPr>
          <w:rFonts w:eastAsia="Times New Roman"/>
          <w:lang w:val="en-US" w:eastAsia="zh-CN"/>
        </w:rPr>
        <w:t>Memory requirements</w:t>
      </w:r>
    </w:p>
    <w:p w14:paraId="4C5CEBD1" w14:textId="77777777" w:rsidR="003977DC" w:rsidRPr="003977DC" w:rsidRDefault="003977DC" w:rsidP="00613418">
      <w:pPr>
        <w:pStyle w:val="ListParagraph"/>
        <w:numPr>
          <w:ilvl w:val="1"/>
          <w:numId w:val="147"/>
        </w:numPr>
        <w:rPr>
          <w:rFonts w:eastAsia="Times New Roman"/>
          <w:lang w:val="en-US" w:eastAsia="zh-CN"/>
        </w:rPr>
      </w:pPr>
      <w:r w:rsidRPr="003977DC">
        <w:rPr>
          <w:lang w:val="en-US" w:eastAsia="zh-CN"/>
        </w:rPr>
        <w:t>Latency</w:t>
      </w:r>
    </w:p>
    <w:p w14:paraId="23CF975B" w14:textId="77777777" w:rsidR="003977DC" w:rsidRPr="003977DC" w:rsidRDefault="003977DC" w:rsidP="00613418">
      <w:pPr>
        <w:pStyle w:val="ListParagraph"/>
        <w:numPr>
          <w:ilvl w:val="1"/>
          <w:numId w:val="147"/>
        </w:numPr>
        <w:rPr>
          <w:rFonts w:eastAsia="Times New Roman"/>
          <w:lang w:val="en-US" w:eastAsia="zh-CN"/>
        </w:rPr>
      </w:pPr>
      <w:r w:rsidRPr="003977DC">
        <w:rPr>
          <w:lang w:val="en-US" w:eastAsia="zh-CN"/>
        </w:rPr>
        <w:t>FFS which simulation cases to be selected for evaluation</w:t>
      </w:r>
    </w:p>
    <w:p w14:paraId="6DEE3D25" w14:textId="77777777" w:rsidR="003977DC" w:rsidRPr="003977DC" w:rsidRDefault="003977DC" w:rsidP="00613418">
      <w:pPr>
        <w:pStyle w:val="ListParagraph"/>
        <w:numPr>
          <w:ilvl w:val="0"/>
          <w:numId w:val="147"/>
        </w:numPr>
        <w:rPr>
          <w:rFonts w:eastAsia="Times New Roman"/>
          <w:lang w:val="en-US" w:eastAsia="zh-CN"/>
        </w:rPr>
      </w:pPr>
      <w:r w:rsidRPr="003977DC">
        <w:rPr>
          <w:rFonts w:eastAsia="Times New Roman"/>
          <w:lang w:val="en-US" w:eastAsia="zh-CN"/>
        </w:rPr>
        <w:t>Discuss further next meeting potential template capturing the complexity analysis, especially regarding the level of details in the analysis</w:t>
      </w:r>
    </w:p>
    <w:p w14:paraId="57466644" w14:textId="77777777" w:rsidR="003977DC" w:rsidRPr="003977DC" w:rsidRDefault="003977DC" w:rsidP="00966D15">
      <w:pPr>
        <w:ind w:left="720" w:hanging="720"/>
        <w:rPr>
          <w:lang w:val="en-US"/>
        </w:rPr>
      </w:pPr>
    </w:p>
    <w:p w14:paraId="01AC8674" w14:textId="2B2F92D7" w:rsidR="00966D15" w:rsidRPr="00966D15" w:rsidRDefault="0058452E" w:rsidP="00966D15">
      <w:pPr>
        <w:ind w:left="720" w:hanging="720"/>
        <w:rPr>
          <w:lang w:eastAsia="x-none"/>
        </w:rPr>
      </w:pPr>
      <w:hyperlink r:id="rId2080" w:history="1">
        <w:r w:rsidR="000F2B08">
          <w:rPr>
            <w:rStyle w:val="Hyperlink"/>
            <w:lang w:eastAsia="x-none"/>
          </w:rPr>
          <w:t>R1-1805841</w:t>
        </w:r>
      </w:hyperlink>
      <w:r w:rsidR="00966D15" w:rsidRPr="00966D15">
        <w:rPr>
          <w:lang w:eastAsia="x-none"/>
        </w:rPr>
        <w:tab/>
        <w:t>Multi-user receivers for NOMA</w:t>
      </w:r>
      <w:r w:rsidR="00966D15" w:rsidRPr="00966D15">
        <w:rPr>
          <w:lang w:eastAsia="x-none"/>
        </w:rPr>
        <w:tab/>
        <w:t>ZTE</w:t>
      </w:r>
    </w:p>
    <w:p w14:paraId="14FDA350" w14:textId="35A566D0" w:rsidR="00966D15" w:rsidRPr="00966D15" w:rsidRDefault="0058452E" w:rsidP="00966D15">
      <w:pPr>
        <w:ind w:left="720" w:hanging="720"/>
        <w:rPr>
          <w:lang w:eastAsia="x-none"/>
        </w:rPr>
      </w:pPr>
      <w:hyperlink r:id="rId2081" w:history="1">
        <w:r w:rsidR="000F2B08">
          <w:rPr>
            <w:rStyle w:val="Hyperlink"/>
            <w:lang w:eastAsia="x-none"/>
          </w:rPr>
          <w:t>R1-1806080</w:t>
        </w:r>
      </w:hyperlink>
      <w:r w:rsidR="00966D15" w:rsidRPr="00966D15">
        <w:rPr>
          <w:lang w:eastAsia="x-none"/>
        </w:rPr>
        <w:tab/>
        <w:t>Receiver design considerations for NOMA</w:t>
      </w:r>
      <w:r w:rsidR="00966D15" w:rsidRPr="00966D15">
        <w:rPr>
          <w:lang w:eastAsia="x-none"/>
        </w:rPr>
        <w:tab/>
        <w:t>vivo</w:t>
      </w:r>
    </w:p>
    <w:p w14:paraId="770E86CB" w14:textId="60922227" w:rsidR="00966D15" w:rsidRPr="00966D15" w:rsidRDefault="0058452E" w:rsidP="00966D15">
      <w:pPr>
        <w:ind w:left="720" w:hanging="720"/>
        <w:rPr>
          <w:lang w:eastAsia="x-none"/>
        </w:rPr>
      </w:pPr>
      <w:hyperlink r:id="rId2082" w:history="1">
        <w:r w:rsidR="000F2B08">
          <w:rPr>
            <w:rStyle w:val="Hyperlink"/>
            <w:lang w:eastAsia="x-none"/>
          </w:rPr>
          <w:t>R1-1806306</w:t>
        </w:r>
      </w:hyperlink>
      <w:r w:rsidR="00966D15" w:rsidRPr="00966D15">
        <w:rPr>
          <w:lang w:eastAsia="x-none"/>
        </w:rPr>
        <w:tab/>
        <w:t>Discussion on NOMA receivers</w:t>
      </w:r>
      <w:r w:rsidR="00966D15" w:rsidRPr="00966D15">
        <w:rPr>
          <w:lang w:eastAsia="x-none"/>
        </w:rPr>
        <w:tab/>
        <w:t>CATT</w:t>
      </w:r>
    </w:p>
    <w:p w14:paraId="03560CD7" w14:textId="67DFB442" w:rsidR="00966D15" w:rsidRPr="00966D15" w:rsidRDefault="0058452E" w:rsidP="00966D15">
      <w:pPr>
        <w:ind w:left="720" w:hanging="720"/>
        <w:rPr>
          <w:lang w:eastAsia="x-none"/>
        </w:rPr>
      </w:pPr>
      <w:hyperlink r:id="rId2083" w:history="1">
        <w:r w:rsidR="000F2B08">
          <w:rPr>
            <w:rStyle w:val="Hyperlink"/>
            <w:lang w:eastAsia="x-none"/>
          </w:rPr>
          <w:t>R1-1806532</w:t>
        </w:r>
      </w:hyperlink>
      <w:r w:rsidR="00966D15" w:rsidRPr="00966D15">
        <w:rPr>
          <w:lang w:eastAsia="x-none"/>
        </w:rPr>
        <w:tab/>
        <w:t>Receiver structure for NOMA</w:t>
      </w:r>
      <w:r w:rsidR="00966D15" w:rsidRPr="00966D15">
        <w:rPr>
          <w:lang w:eastAsia="x-none"/>
        </w:rPr>
        <w:tab/>
        <w:t>Intel Corporation</w:t>
      </w:r>
    </w:p>
    <w:p w14:paraId="17374796" w14:textId="5E563BC1" w:rsidR="00966D15" w:rsidRPr="00966D15" w:rsidRDefault="0058452E" w:rsidP="00966D15">
      <w:pPr>
        <w:ind w:left="720" w:hanging="720"/>
        <w:rPr>
          <w:lang w:eastAsia="x-none"/>
        </w:rPr>
      </w:pPr>
      <w:hyperlink r:id="rId2084" w:history="1">
        <w:r w:rsidR="000F2B08">
          <w:rPr>
            <w:rStyle w:val="Hyperlink"/>
            <w:lang w:eastAsia="x-none"/>
          </w:rPr>
          <w:t>R1-1806636</w:t>
        </w:r>
      </w:hyperlink>
      <w:r w:rsidR="00966D15" w:rsidRPr="00966D15">
        <w:rPr>
          <w:lang w:eastAsia="x-none"/>
        </w:rPr>
        <w:tab/>
        <w:t>Considerations on the receiver types and NoMA schemes</w:t>
      </w:r>
      <w:r w:rsidR="00966D15" w:rsidRPr="00966D15">
        <w:rPr>
          <w:lang w:eastAsia="x-none"/>
        </w:rPr>
        <w:tab/>
        <w:t>LG Electronics</w:t>
      </w:r>
    </w:p>
    <w:p w14:paraId="3EC1F0CD" w14:textId="1084BA37" w:rsidR="00966D15" w:rsidRPr="00966D15" w:rsidRDefault="0058452E" w:rsidP="00966D15">
      <w:pPr>
        <w:ind w:left="720" w:hanging="720"/>
        <w:rPr>
          <w:lang w:eastAsia="x-none"/>
        </w:rPr>
      </w:pPr>
      <w:hyperlink r:id="rId2085" w:history="1">
        <w:r w:rsidR="000F2B08">
          <w:rPr>
            <w:rStyle w:val="Hyperlink"/>
            <w:lang w:eastAsia="x-none"/>
          </w:rPr>
          <w:t>R1-1806752</w:t>
        </w:r>
      </w:hyperlink>
      <w:r w:rsidR="00966D15" w:rsidRPr="00966D15">
        <w:rPr>
          <w:lang w:eastAsia="x-none"/>
        </w:rPr>
        <w:tab/>
        <w:t>Considerations on receiver types for NoMA schemes</w:t>
      </w:r>
      <w:r w:rsidR="00966D15" w:rsidRPr="00966D15">
        <w:rPr>
          <w:lang w:eastAsia="x-none"/>
        </w:rPr>
        <w:tab/>
        <w:t>Samsung</w:t>
      </w:r>
    </w:p>
    <w:p w14:paraId="75FD0982" w14:textId="2CB6EF32" w:rsidR="00966D15" w:rsidRPr="00966D15" w:rsidRDefault="0058452E" w:rsidP="00966D15">
      <w:pPr>
        <w:ind w:left="720" w:hanging="720"/>
        <w:rPr>
          <w:lang w:eastAsia="x-none"/>
        </w:rPr>
      </w:pPr>
      <w:hyperlink r:id="rId2086" w:history="1">
        <w:r w:rsidR="000F2B08">
          <w:rPr>
            <w:rStyle w:val="Hyperlink"/>
            <w:lang w:eastAsia="x-none"/>
          </w:rPr>
          <w:t>R1-1806980</w:t>
        </w:r>
      </w:hyperlink>
      <w:r w:rsidR="00966D15" w:rsidRPr="00966D15">
        <w:rPr>
          <w:lang w:eastAsia="x-none"/>
        </w:rPr>
        <w:tab/>
        <w:t>Receiver techniques for NOMA</w:t>
      </w:r>
      <w:r w:rsidR="00966D15" w:rsidRPr="00966D15">
        <w:rPr>
          <w:lang w:eastAsia="x-none"/>
        </w:rPr>
        <w:tab/>
        <w:t>AT&amp;T</w:t>
      </w:r>
    </w:p>
    <w:p w14:paraId="0762B259" w14:textId="139C4576" w:rsidR="00966D15" w:rsidRPr="00966D15" w:rsidRDefault="0058452E" w:rsidP="00966D15">
      <w:pPr>
        <w:ind w:left="720" w:hanging="720"/>
        <w:rPr>
          <w:lang w:eastAsia="x-none"/>
        </w:rPr>
      </w:pPr>
      <w:hyperlink r:id="rId2087" w:history="1">
        <w:r w:rsidR="000F2B08">
          <w:rPr>
            <w:rStyle w:val="Hyperlink"/>
            <w:lang w:eastAsia="x-none"/>
          </w:rPr>
          <w:t>R1-1807022</w:t>
        </w:r>
      </w:hyperlink>
      <w:r w:rsidR="00966D15" w:rsidRPr="00966D15">
        <w:rPr>
          <w:lang w:eastAsia="x-none"/>
        </w:rPr>
        <w:tab/>
        <w:t xml:space="preserve">IDMA Receiver Performance Evaluation </w:t>
      </w:r>
      <w:r w:rsidR="00966D15" w:rsidRPr="00966D15">
        <w:rPr>
          <w:lang w:eastAsia="x-none"/>
        </w:rPr>
        <w:tab/>
        <w:t>InterDigital, Inc.</w:t>
      </w:r>
    </w:p>
    <w:p w14:paraId="7060A605" w14:textId="0FFDCF1A" w:rsidR="00966D15" w:rsidRPr="00966D15" w:rsidRDefault="0058452E" w:rsidP="00966D15">
      <w:pPr>
        <w:ind w:left="720" w:hanging="720"/>
        <w:rPr>
          <w:lang w:eastAsia="x-none"/>
        </w:rPr>
      </w:pPr>
      <w:hyperlink r:id="rId2088" w:history="1">
        <w:r w:rsidR="000F2B08">
          <w:rPr>
            <w:rStyle w:val="Hyperlink"/>
            <w:lang w:eastAsia="x-none"/>
          </w:rPr>
          <w:t>R1-1807074</w:t>
        </w:r>
      </w:hyperlink>
      <w:r w:rsidR="00966D15" w:rsidRPr="00966D15">
        <w:rPr>
          <w:lang w:eastAsia="x-none"/>
        </w:rPr>
        <w:tab/>
        <w:t>Receiver candidates for uplink NOMA transmission</w:t>
      </w:r>
      <w:r w:rsidR="00966D15" w:rsidRPr="00966D15">
        <w:rPr>
          <w:lang w:eastAsia="x-none"/>
        </w:rPr>
        <w:tab/>
        <w:t>NTT DOCOMO, INC.</w:t>
      </w:r>
    </w:p>
    <w:p w14:paraId="46CDF5AB" w14:textId="38795178" w:rsidR="00966D15" w:rsidRPr="00966D15" w:rsidRDefault="0058452E" w:rsidP="00966D15">
      <w:pPr>
        <w:ind w:left="720" w:hanging="720"/>
        <w:rPr>
          <w:lang w:eastAsia="x-none"/>
        </w:rPr>
      </w:pPr>
      <w:hyperlink r:id="rId2089" w:history="1">
        <w:r w:rsidR="000F2B08">
          <w:rPr>
            <w:rStyle w:val="Hyperlink"/>
            <w:lang w:eastAsia="x-none"/>
          </w:rPr>
          <w:t>R1-1807378</w:t>
        </w:r>
      </w:hyperlink>
      <w:r w:rsidR="00966D15" w:rsidRPr="00966D15">
        <w:rPr>
          <w:lang w:eastAsia="x-none"/>
        </w:rPr>
        <w:tab/>
        <w:t>Receivers for NOMA</w:t>
      </w:r>
      <w:r w:rsidR="00966D15" w:rsidRPr="00966D15">
        <w:rPr>
          <w:lang w:eastAsia="x-none"/>
        </w:rPr>
        <w:tab/>
        <w:t>Qualcomm Incorporated</w:t>
      </w:r>
    </w:p>
    <w:p w14:paraId="665671AB" w14:textId="77777777" w:rsidR="00966D15" w:rsidRPr="00966D15" w:rsidRDefault="00966D15" w:rsidP="00DC01E2">
      <w:pPr>
        <w:pStyle w:val="Heading3"/>
      </w:pPr>
      <w:bookmarkStart w:id="4392" w:name="_Toc513839902"/>
      <w:bookmarkStart w:id="4393" w:name="_Toc516232664"/>
      <w:r w:rsidRPr="00966D15">
        <w:t>Procedures related to NOMA</w:t>
      </w:r>
      <w:bookmarkEnd w:id="4392"/>
      <w:bookmarkEnd w:id="4393"/>
    </w:p>
    <w:p w14:paraId="6C0C4BAE" w14:textId="139E03CD" w:rsidR="00FA345F" w:rsidRDefault="0058452E" w:rsidP="00FA345F">
      <w:pPr>
        <w:ind w:left="720" w:hanging="720"/>
        <w:rPr>
          <w:b/>
          <w:lang w:eastAsia="x-none"/>
        </w:rPr>
      </w:pPr>
      <w:hyperlink r:id="rId2090" w:history="1">
        <w:r w:rsidR="000F2B08">
          <w:rPr>
            <w:rStyle w:val="Hyperlink"/>
            <w:b/>
            <w:lang w:eastAsia="x-none"/>
          </w:rPr>
          <w:t>R1-1806081</w:t>
        </w:r>
      </w:hyperlink>
      <w:r w:rsidR="00FA345F" w:rsidRPr="00FA345F">
        <w:rPr>
          <w:b/>
          <w:lang w:eastAsia="x-none"/>
        </w:rPr>
        <w:tab/>
        <w:t>Discussion on NOMA procedures</w:t>
      </w:r>
      <w:r w:rsidR="00FA345F" w:rsidRPr="00FA345F">
        <w:rPr>
          <w:b/>
          <w:lang w:eastAsia="x-none"/>
        </w:rPr>
        <w:tab/>
        <w:t>vivo</w:t>
      </w:r>
    </w:p>
    <w:p w14:paraId="263E144F" w14:textId="0F86F641" w:rsidR="00FA345F" w:rsidRPr="00FA345F" w:rsidRDefault="00FA345F" w:rsidP="00613418">
      <w:pPr>
        <w:pStyle w:val="ListParagraph"/>
        <w:numPr>
          <w:ilvl w:val="0"/>
          <w:numId w:val="82"/>
        </w:numPr>
        <w:spacing w:after="0"/>
        <w:ind w:left="714" w:hanging="357"/>
        <w:rPr>
          <w:lang w:eastAsia="zh-CN"/>
        </w:rPr>
      </w:pPr>
      <w:r w:rsidRPr="00FA345F">
        <w:t xml:space="preserve">Proposal </w:t>
      </w:r>
      <w:r>
        <w:t>1</w:t>
      </w:r>
      <w:r w:rsidRPr="00FA345F">
        <w:t xml:space="preserve">: Asynchronous UL transmission should be fully studied in NR NOMA SI. </w:t>
      </w:r>
    </w:p>
    <w:p w14:paraId="369DE10F" w14:textId="77777777" w:rsidR="00FA345F" w:rsidRPr="00FA345F" w:rsidRDefault="00FA345F" w:rsidP="00613418">
      <w:pPr>
        <w:pStyle w:val="ListParagraph"/>
        <w:numPr>
          <w:ilvl w:val="0"/>
          <w:numId w:val="82"/>
        </w:numPr>
        <w:spacing w:after="0"/>
        <w:ind w:left="714" w:hanging="357"/>
        <w:rPr>
          <w:lang w:eastAsia="zh-CN"/>
        </w:rPr>
      </w:pPr>
      <w:r w:rsidRPr="00FA345F">
        <w:t xml:space="preserve">Proposal 2: Asynchronous UL transmission is targeting eMBB and mMTC UEs in inactive/idle state and UEs in out-of-sync state. </w:t>
      </w:r>
    </w:p>
    <w:p w14:paraId="61CFC56D" w14:textId="77777777" w:rsidR="00FA345F" w:rsidRPr="00FA345F" w:rsidRDefault="00FA345F" w:rsidP="00613418">
      <w:pPr>
        <w:pStyle w:val="ListParagraph"/>
        <w:numPr>
          <w:ilvl w:val="0"/>
          <w:numId w:val="82"/>
        </w:numPr>
        <w:spacing w:after="0"/>
        <w:ind w:left="714" w:hanging="357"/>
        <w:rPr>
          <w:lang w:eastAsia="zh-CN"/>
        </w:rPr>
      </w:pPr>
      <w:r w:rsidRPr="00FA345F">
        <w:t xml:space="preserve">Proposal 3: Synchronous and asynchronous UL transmission could be unified under the same framework. </w:t>
      </w:r>
    </w:p>
    <w:p w14:paraId="7AD5E3A6" w14:textId="77777777" w:rsidR="00FA345F" w:rsidRPr="00FA345F" w:rsidRDefault="00FA345F" w:rsidP="00613418">
      <w:pPr>
        <w:pStyle w:val="ListParagraph"/>
        <w:numPr>
          <w:ilvl w:val="0"/>
          <w:numId w:val="82"/>
        </w:numPr>
        <w:spacing w:after="0"/>
        <w:ind w:left="714" w:hanging="357"/>
        <w:rPr>
          <w:lang w:eastAsia="zh-CN"/>
        </w:rPr>
      </w:pPr>
      <w:r w:rsidRPr="00FA345F">
        <w:t>Proposal 4: Asynchronous procedures could be studied based on R-15 signal structures at least for some scenarios previously agreed.</w:t>
      </w:r>
    </w:p>
    <w:p w14:paraId="7A8B5D93" w14:textId="77777777" w:rsidR="00FA345F" w:rsidRPr="00FA345F" w:rsidRDefault="00FA345F" w:rsidP="00613418">
      <w:pPr>
        <w:pStyle w:val="ListParagraph"/>
        <w:numPr>
          <w:ilvl w:val="0"/>
          <w:numId w:val="82"/>
        </w:numPr>
        <w:spacing w:after="0"/>
        <w:ind w:left="714" w:hanging="357"/>
        <w:rPr>
          <w:lang w:eastAsia="zh-CN"/>
        </w:rPr>
      </w:pPr>
      <w:r w:rsidRPr="00FA345F">
        <w:t xml:space="preserve">Proposal 5: Signal structure could be further optimized considering larger overloading factor and simple Rx design. </w:t>
      </w:r>
    </w:p>
    <w:p w14:paraId="64662F1D" w14:textId="77777777" w:rsidR="00FA345F" w:rsidRDefault="00FA345F" w:rsidP="00FA345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3C911150" w14:textId="084E310C" w:rsidR="00FA345F" w:rsidRDefault="00FA345F" w:rsidP="00966D15">
      <w:pPr>
        <w:ind w:left="720" w:hanging="720"/>
      </w:pPr>
    </w:p>
    <w:p w14:paraId="499BED37" w14:textId="18F8BCC9" w:rsidR="002C61CD" w:rsidRDefault="0058452E" w:rsidP="002C61CD">
      <w:pPr>
        <w:ind w:left="720" w:hanging="720"/>
        <w:rPr>
          <w:b/>
          <w:lang w:eastAsia="x-none"/>
        </w:rPr>
      </w:pPr>
      <w:hyperlink r:id="rId2091" w:history="1">
        <w:r w:rsidR="000F2B08">
          <w:rPr>
            <w:rStyle w:val="Hyperlink"/>
            <w:b/>
            <w:lang w:eastAsia="x-none"/>
          </w:rPr>
          <w:t>R1-1806981</w:t>
        </w:r>
      </w:hyperlink>
      <w:r w:rsidR="002C61CD" w:rsidRPr="002C61CD">
        <w:rPr>
          <w:b/>
          <w:lang w:eastAsia="x-none"/>
        </w:rPr>
        <w:tab/>
        <w:t>On NOMA Procedures</w:t>
      </w:r>
      <w:r w:rsidR="002C61CD" w:rsidRPr="002C61CD">
        <w:rPr>
          <w:b/>
          <w:lang w:eastAsia="x-none"/>
        </w:rPr>
        <w:tab/>
        <w:t>AT&amp;T</w:t>
      </w:r>
    </w:p>
    <w:p w14:paraId="36F4ADAD" w14:textId="7DFCEDB6" w:rsidR="00A105CD" w:rsidRPr="00A105CD" w:rsidRDefault="00A105CD" w:rsidP="00613418">
      <w:pPr>
        <w:pStyle w:val="ListParagraph"/>
        <w:numPr>
          <w:ilvl w:val="0"/>
          <w:numId w:val="84"/>
        </w:numPr>
        <w:spacing w:after="0"/>
        <w:ind w:left="714" w:hanging="357"/>
        <w:rPr>
          <w:lang w:val="en-US"/>
        </w:rPr>
      </w:pPr>
      <w:r w:rsidRPr="00A105CD">
        <w:rPr>
          <w:lang w:val="en-US"/>
        </w:rPr>
        <w:t>Proposal</w:t>
      </w:r>
      <w:r>
        <w:rPr>
          <w:lang w:val="en-US"/>
        </w:rPr>
        <w:t xml:space="preserve"> 1: </w:t>
      </w:r>
      <w:r w:rsidRPr="00A105CD">
        <w:rPr>
          <w:lang w:val="en-US"/>
        </w:rPr>
        <w:t>For grant based transmissions, spreading factor should be indicated in the downlink control channel for smooth transition between NOMA and OMA</w:t>
      </w:r>
    </w:p>
    <w:p w14:paraId="63B790A0" w14:textId="7A18770D" w:rsidR="00A105CD" w:rsidRPr="00A105CD" w:rsidRDefault="00A105CD" w:rsidP="00613418">
      <w:pPr>
        <w:pStyle w:val="ListParagraph"/>
        <w:numPr>
          <w:ilvl w:val="0"/>
          <w:numId w:val="84"/>
        </w:numPr>
        <w:spacing w:after="0"/>
        <w:ind w:left="714" w:hanging="357"/>
        <w:rPr>
          <w:lang w:val="en-US"/>
        </w:rPr>
      </w:pPr>
      <w:r w:rsidRPr="00A105CD">
        <w:rPr>
          <w:lang w:val="en-US"/>
        </w:rPr>
        <w:t>Proposal</w:t>
      </w:r>
      <w:r>
        <w:rPr>
          <w:lang w:val="en-US"/>
        </w:rPr>
        <w:t xml:space="preserve"> 2: </w:t>
      </w:r>
      <w:r w:rsidRPr="00A105CD">
        <w:rPr>
          <w:lang w:val="en-US"/>
        </w:rPr>
        <w:t>RAN1 should study techniques for finding the approximate expression SINR for NOAM receivers for performing LA in NOMA scenarios</w:t>
      </w:r>
    </w:p>
    <w:p w14:paraId="40574437" w14:textId="77777777" w:rsidR="00A105CD" w:rsidRDefault="00A105CD" w:rsidP="00A105CD">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3ABC55C1" w14:textId="77777777" w:rsidR="002C61CD" w:rsidRDefault="002C61CD" w:rsidP="00966D15">
      <w:pPr>
        <w:ind w:left="720" w:hanging="720"/>
      </w:pPr>
    </w:p>
    <w:p w14:paraId="2D66B63F" w14:textId="1DC859E1" w:rsidR="00D02EB7" w:rsidRDefault="0058452E" w:rsidP="00D02EB7">
      <w:pPr>
        <w:ind w:left="720" w:hanging="720"/>
        <w:rPr>
          <w:b/>
          <w:lang w:eastAsia="x-none"/>
        </w:rPr>
      </w:pPr>
      <w:hyperlink r:id="rId2092" w:history="1">
        <w:r w:rsidR="000F2B08">
          <w:rPr>
            <w:rStyle w:val="Hyperlink"/>
            <w:b/>
            <w:lang w:eastAsia="x-none"/>
          </w:rPr>
          <w:t>R1-1807075</w:t>
        </w:r>
      </w:hyperlink>
      <w:r w:rsidR="00D02EB7" w:rsidRPr="00D02EB7">
        <w:rPr>
          <w:b/>
          <w:lang w:eastAsia="x-none"/>
        </w:rPr>
        <w:tab/>
        <w:t>Considerations on NOMA related procedures</w:t>
      </w:r>
      <w:r w:rsidR="00D02EB7" w:rsidRPr="00D02EB7">
        <w:rPr>
          <w:b/>
          <w:lang w:eastAsia="x-none"/>
        </w:rPr>
        <w:tab/>
        <w:t>NTT DOCOMO, INC.</w:t>
      </w:r>
    </w:p>
    <w:p w14:paraId="4DBC3A02" w14:textId="77777777" w:rsidR="00D02EB7" w:rsidRPr="00D02EB7" w:rsidRDefault="00D02EB7" w:rsidP="00613418">
      <w:pPr>
        <w:pStyle w:val="ListParagraph"/>
        <w:numPr>
          <w:ilvl w:val="0"/>
          <w:numId w:val="83"/>
        </w:numPr>
        <w:rPr>
          <w:lang w:val="en-US" w:eastAsia="zh-CN"/>
        </w:rPr>
      </w:pPr>
      <w:r w:rsidRPr="00D02EB7">
        <w:rPr>
          <w:lang w:val="en-US" w:eastAsia="zh-CN"/>
        </w:rPr>
        <w:t>Proposal 1:</w:t>
      </w:r>
    </w:p>
    <w:p w14:paraId="490A42D5" w14:textId="77777777" w:rsidR="00D02EB7" w:rsidRPr="00D02EB7" w:rsidRDefault="00D02EB7" w:rsidP="00613418">
      <w:pPr>
        <w:pStyle w:val="ListParagraph"/>
        <w:numPr>
          <w:ilvl w:val="1"/>
          <w:numId w:val="83"/>
        </w:numPr>
        <w:rPr>
          <w:rFonts w:eastAsia="Microsoft YaHei"/>
          <w:szCs w:val="22"/>
          <w:lang w:val="en-US" w:eastAsia="zh-CN"/>
        </w:rPr>
      </w:pPr>
      <w:r w:rsidRPr="00D02EB7">
        <w:rPr>
          <w:rFonts w:eastAsia="Microsoft YaHei"/>
          <w:szCs w:val="22"/>
          <w:lang w:val="en-US" w:eastAsia="zh-CN"/>
        </w:rPr>
        <w:t>Both grant-based and grant-free NOMA need to be further studied.</w:t>
      </w:r>
    </w:p>
    <w:p w14:paraId="29B2B2A2" w14:textId="77777777" w:rsidR="00D02EB7" w:rsidRPr="00D02EB7" w:rsidRDefault="00D02EB7" w:rsidP="00613418">
      <w:pPr>
        <w:pStyle w:val="ListParagraph"/>
        <w:numPr>
          <w:ilvl w:val="1"/>
          <w:numId w:val="83"/>
        </w:numPr>
        <w:rPr>
          <w:rFonts w:eastAsia="Microsoft YaHei"/>
          <w:szCs w:val="22"/>
          <w:lang w:val="en-US" w:eastAsia="zh-CN"/>
        </w:rPr>
      </w:pPr>
      <w:r w:rsidRPr="00D02EB7">
        <w:rPr>
          <w:rFonts w:eastAsia="Microsoft YaHei"/>
          <w:szCs w:val="22"/>
          <w:lang w:val="en-US" w:eastAsia="zh-CN"/>
        </w:rPr>
        <w:t>Grant-based NOMA is supported at least for eMBB scenario</w:t>
      </w:r>
    </w:p>
    <w:p w14:paraId="477BAEBE" w14:textId="77777777" w:rsidR="00D02EB7" w:rsidRPr="00D02EB7" w:rsidRDefault="00D02EB7" w:rsidP="00613418">
      <w:pPr>
        <w:pStyle w:val="ListParagraph"/>
        <w:numPr>
          <w:ilvl w:val="1"/>
          <w:numId w:val="83"/>
        </w:numPr>
        <w:rPr>
          <w:rFonts w:eastAsia="Microsoft YaHei"/>
          <w:szCs w:val="22"/>
          <w:lang w:val="en-US" w:eastAsia="zh-CN"/>
        </w:rPr>
      </w:pPr>
      <w:r w:rsidRPr="00D02EB7">
        <w:rPr>
          <w:rFonts w:eastAsia="Microsoft YaHei"/>
          <w:szCs w:val="22"/>
          <w:lang w:val="en-US" w:eastAsia="zh-CN"/>
        </w:rPr>
        <w:t>Grant-free NOMA is supported at least for mMTC scenario</w:t>
      </w:r>
    </w:p>
    <w:p w14:paraId="6EEB8A35" w14:textId="77777777" w:rsidR="00D02EB7" w:rsidRPr="00D02EB7" w:rsidRDefault="00D02EB7" w:rsidP="00613418">
      <w:pPr>
        <w:pStyle w:val="ListParagraph"/>
        <w:numPr>
          <w:ilvl w:val="1"/>
          <w:numId w:val="83"/>
        </w:numPr>
        <w:rPr>
          <w:rFonts w:eastAsia="Microsoft YaHei"/>
          <w:szCs w:val="22"/>
          <w:lang w:val="en-US" w:eastAsia="zh-CN"/>
        </w:rPr>
      </w:pPr>
      <w:r w:rsidRPr="00D02EB7">
        <w:rPr>
          <w:rFonts w:eastAsia="Microsoft YaHei"/>
          <w:szCs w:val="22"/>
          <w:lang w:val="en-US" w:eastAsia="zh-CN"/>
        </w:rPr>
        <w:t>Grant-free NOMA can be considered for eMBB scenario</w:t>
      </w:r>
    </w:p>
    <w:p w14:paraId="5D2215A1" w14:textId="77777777" w:rsidR="00D02EB7" w:rsidRPr="00D02EB7" w:rsidRDefault="00D02EB7" w:rsidP="00613418">
      <w:pPr>
        <w:pStyle w:val="ListParagraph"/>
        <w:numPr>
          <w:ilvl w:val="0"/>
          <w:numId w:val="83"/>
        </w:numPr>
        <w:rPr>
          <w:lang w:val="en-US" w:eastAsia="zh-CN"/>
        </w:rPr>
      </w:pPr>
      <w:r w:rsidRPr="00D02EB7">
        <w:rPr>
          <w:rFonts w:hint="eastAsia"/>
          <w:lang w:val="en-US" w:eastAsia="zh-CN"/>
        </w:rPr>
        <w:t xml:space="preserve">Proposal 2: The </w:t>
      </w:r>
      <w:r w:rsidRPr="00D02EB7">
        <w:rPr>
          <w:rFonts w:hint="eastAsia"/>
          <w:lang w:val="en-US"/>
        </w:rPr>
        <w:t xml:space="preserve">contents of </w:t>
      </w:r>
      <w:r w:rsidRPr="00D02EB7">
        <w:rPr>
          <w:rFonts w:hint="eastAsia"/>
          <w:lang w:val="en-US" w:eastAsia="zh-CN"/>
        </w:rPr>
        <w:t xml:space="preserve">resource pool </w:t>
      </w:r>
      <w:r w:rsidRPr="00D02EB7">
        <w:rPr>
          <w:lang w:val="en-US" w:eastAsia="zh-CN"/>
        </w:rPr>
        <w:t xml:space="preserve">including the time/frequency resource, candidate signatures and the DM-RS </w:t>
      </w:r>
      <w:r w:rsidRPr="00D02EB7">
        <w:rPr>
          <w:rFonts w:hint="eastAsia"/>
          <w:lang w:val="en-US" w:eastAsia="zh-CN"/>
        </w:rPr>
        <w:t xml:space="preserve">for the grant-free </w:t>
      </w:r>
      <w:r w:rsidRPr="00D02EB7">
        <w:rPr>
          <w:lang w:val="en-US" w:eastAsia="zh-CN"/>
        </w:rPr>
        <w:t xml:space="preserve">should be </w:t>
      </w:r>
      <w:r w:rsidRPr="00D02EB7">
        <w:rPr>
          <w:rFonts w:hint="eastAsia"/>
          <w:lang w:val="en-US"/>
        </w:rPr>
        <w:t>further considered</w:t>
      </w:r>
      <w:r w:rsidRPr="00D02EB7">
        <w:rPr>
          <w:lang w:val="en-US" w:eastAsia="zh-CN"/>
        </w:rPr>
        <w:t xml:space="preserve"> </w:t>
      </w:r>
      <w:r w:rsidRPr="00D02EB7">
        <w:rPr>
          <w:rFonts w:hint="eastAsia"/>
          <w:lang w:val="en-US"/>
        </w:rPr>
        <w:t>for</w:t>
      </w:r>
      <w:r w:rsidRPr="00D02EB7">
        <w:rPr>
          <w:lang w:val="en-US" w:eastAsia="zh-CN"/>
        </w:rPr>
        <w:t xml:space="preserve"> grant-free transmission </w:t>
      </w:r>
    </w:p>
    <w:p w14:paraId="7FA49D6C" w14:textId="77777777" w:rsidR="00D02EB7" w:rsidRPr="00D02EB7" w:rsidRDefault="00D02EB7" w:rsidP="00613418">
      <w:pPr>
        <w:pStyle w:val="ListParagraph"/>
        <w:numPr>
          <w:ilvl w:val="0"/>
          <w:numId w:val="83"/>
        </w:numPr>
        <w:rPr>
          <w:szCs w:val="22"/>
          <w:lang w:val="en-US" w:eastAsia="zh-CN"/>
        </w:rPr>
      </w:pPr>
      <w:r w:rsidRPr="00D02EB7">
        <w:rPr>
          <w:rFonts w:hint="eastAsia"/>
          <w:szCs w:val="22"/>
          <w:lang w:val="en-US" w:eastAsia="zh-CN"/>
        </w:rPr>
        <w:t xml:space="preserve">Proposal 3: </w:t>
      </w:r>
      <w:r w:rsidRPr="00D02EB7">
        <w:rPr>
          <w:rFonts w:hint="eastAsia"/>
          <w:szCs w:val="22"/>
          <w:lang w:val="en-US"/>
        </w:rPr>
        <w:t xml:space="preserve">NOMA SI should assume </w:t>
      </w:r>
      <w:r w:rsidRPr="00D02EB7">
        <w:rPr>
          <w:rFonts w:hint="eastAsia"/>
          <w:szCs w:val="22"/>
          <w:lang w:val="en-US" w:eastAsia="zh-CN"/>
        </w:rPr>
        <w:t xml:space="preserve">UL </w:t>
      </w:r>
      <w:r w:rsidRPr="00D02EB7">
        <w:rPr>
          <w:szCs w:val="22"/>
          <w:lang w:val="en-US" w:eastAsia="zh-CN"/>
        </w:rPr>
        <w:t xml:space="preserve">synchronization </w:t>
      </w:r>
      <w:r w:rsidRPr="00D02EB7">
        <w:rPr>
          <w:szCs w:val="22"/>
          <w:lang w:val="en-US"/>
        </w:rPr>
        <w:t>is</w:t>
      </w:r>
      <w:r w:rsidRPr="00D02EB7">
        <w:rPr>
          <w:rFonts w:hint="eastAsia"/>
          <w:szCs w:val="22"/>
          <w:lang w:val="en-US"/>
        </w:rPr>
        <w:t xml:space="preserve"> </w:t>
      </w:r>
      <w:r w:rsidRPr="00D02EB7">
        <w:rPr>
          <w:szCs w:val="22"/>
          <w:lang w:val="en-US" w:eastAsia="zh-CN"/>
        </w:rPr>
        <w:t xml:space="preserve">maintained by certain manners </w:t>
      </w:r>
    </w:p>
    <w:p w14:paraId="69383390" w14:textId="77777777" w:rsidR="00D02EB7" w:rsidRPr="00D02EB7" w:rsidRDefault="00D02EB7" w:rsidP="00613418">
      <w:pPr>
        <w:pStyle w:val="ListParagraph"/>
        <w:numPr>
          <w:ilvl w:val="1"/>
          <w:numId w:val="83"/>
        </w:numPr>
        <w:rPr>
          <w:szCs w:val="22"/>
          <w:lang w:val="en-US" w:eastAsia="zh-CN"/>
        </w:rPr>
      </w:pPr>
      <w:r w:rsidRPr="00D02EB7">
        <w:rPr>
          <w:rFonts w:hint="eastAsia"/>
          <w:szCs w:val="22"/>
          <w:lang w:val="en-US" w:eastAsia="zh-CN"/>
        </w:rPr>
        <w:t>Further study the exact manner</w:t>
      </w:r>
      <w:r w:rsidRPr="00D02EB7">
        <w:rPr>
          <w:szCs w:val="22"/>
          <w:lang w:val="en-US" w:eastAsia="zh-CN"/>
        </w:rPr>
        <w:t xml:space="preserve"> to maintain the UL synchronization</w:t>
      </w:r>
    </w:p>
    <w:p w14:paraId="2C1F1AEB" w14:textId="77777777" w:rsidR="00D02EB7" w:rsidRPr="00D02EB7" w:rsidRDefault="00D02EB7" w:rsidP="00613418">
      <w:pPr>
        <w:pStyle w:val="ListParagraph"/>
        <w:numPr>
          <w:ilvl w:val="0"/>
          <w:numId w:val="83"/>
        </w:numPr>
        <w:rPr>
          <w:szCs w:val="22"/>
          <w:lang w:eastAsia="zh-CN"/>
        </w:rPr>
      </w:pPr>
      <w:r w:rsidRPr="00D02EB7">
        <w:rPr>
          <w:rFonts w:hint="eastAsia"/>
          <w:szCs w:val="22"/>
          <w:lang w:eastAsia="zh-CN"/>
        </w:rPr>
        <w:t xml:space="preserve">Proposal 4: Support of HARQ </w:t>
      </w:r>
      <w:r w:rsidRPr="00D02EB7">
        <w:rPr>
          <w:szCs w:val="22"/>
          <w:lang w:eastAsia="zh-CN"/>
        </w:rPr>
        <w:t xml:space="preserve">can </w:t>
      </w:r>
      <w:r w:rsidRPr="00D02EB7">
        <w:rPr>
          <w:rFonts w:hint="eastAsia"/>
          <w:szCs w:val="22"/>
          <w:lang w:eastAsia="zh-CN"/>
        </w:rPr>
        <w:t xml:space="preserve">be </w:t>
      </w:r>
      <w:r w:rsidRPr="00D02EB7">
        <w:rPr>
          <w:szCs w:val="22"/>
          <w:lang w:eastAsia="zh-CN"/>
        </w:rPr>
        <w:t>considered</w:t>
      </w:r>
      <w:r w:rsidRPr="00D02EB7">
        <w:rPr>
          <w:rFonts w:hint="eastAsia"/>
          <w:szCs w:val="22"/>
          <w:lang w:eastAsia="zh-CN"/>
        </w:rPr>
        <w:t xml:space="preserve"> </w:t>
      </w:r>
    </w:p>
    <w:p w14:paraId="405869A9" w14:textId="77777777" w:rsidR="00D02EB7" w:rsidRPr="00D02EB7" w:rsidRDefault="00D02EB7" w:rsidP="00613418">
      <w:pPr>
        <w:pStyle w:val="ListParagraph"/>
        <w:numPr>
          <w:ilvl w:val="1"/>
          <w:numId w:val="83"/>
        </w:numPr>
        <w:rPr>
          <w:lang w:val="en-US" w:eastAsia="zh-CN"/>
        </w:rPr>
      </w:pPr>
      <w:r w:rsidRPr="00D02EB7">
        <w:rPr>
          <w:rFonts w:hint="eastAsia"/>
          <w:lang w:val="en-US" w:eastAsia="zh-CN"/>
        </w:rPr>
        <w:t xml:space="preserve">How to </w:t>
      </w:r>
      <w:r w:rsidRPr="00D02EB7">
        <w:rPr>
          <w:lang w:val="en-US" w:eastAsia="zh-CN"/>
        </w:rPr>
        <w:t xml:space="preserve">support the UE identification and differentiation of the initial transmission and retransmission needs further investigation </w:t>
      </w:r>
    </w:p>
    <w:p w14:paraId="1ADA4C64" w14:textId="77777777" w:rsidR="00D02EB7" w:rsidRPr="00D02EB7" w:rsidRDefault="00D02EB7" w:rsidP="00613418">
      <w:pPr>
        <w:pStyle w:val="ListParagraph"/>
        <w:numPr>
          <w:ilvl w:val="0"/>
          <w:numId w:val="83"/>
        </w:numPr>
        <w:rPr>
          <w:szCs w:val="22"/>
          <w:lang w:eastAsia="zh-CN"/>
        </w:rPr>
      </w:pPr>
      <w:r w:rsidRPr="00D02EB7">
        <w:rPr>
          <w:rFonts w:hint="eastAsia"/>
          <w:szCs w:val="22"/>
          <w:lang w:eastAsia="zh-CN"/>
        </w:rPr>
        <w:t>Proposal</w:t>
      </w:r>
      <w:r w:rsidRPr="00D02EB7">
        <w:rPr>
          <w:szCs w:val="22"/>
          <w:lang w:eastAsia="zh-CN"/>
        </w:rPr>
        <w:t xml:space="preserve"> </w:t>
      </w:r>
      <w:r w:rsidRPr="00D02EB7">
        <w:rPr>
          <w:rFonts w:hint="eastAsia"/>
          <w:szCs w:val="22"/>
          <w:lang w:eastAsia="zh-CN"/>
        </w:rPr>
        <w:t xml:space="preserve">5: </w:t>
      </w:r>
      <w:r w:rsidRPr="00D02EB7">
        <w:rPr>
          <w:rFonts w:hint="eastAsia"/>
          <w:szCs w:val="22"/>
        </w:rPr>
        <w:t>Functionalities to achieve</w:t>
      </w:r>
      <w:r w:rsidRPr="00D02EB7">
        <w:rPr>
          <w:rFonts w:hint="eastAsia"/>
          <w:szCs w:val="22"/>
          <w:lang w:eastAsia="zh-CN"/>
        </w:rPr>
        <w:t xml:space="preserve"> link adaptation should be </w:t>
      </w:r>
      <w:r w:rsidRPr="00D02EB7">
        <w:rPr>
          <w:rFonts w:hint="eastAsia"/>
          <w:szCs w:val="22"/>
        </w:rPr>
        <w:t>con</w:t>
      </w:r>
      <w:r w:rsidRPr="00D02EB7">
        <w:rPr>
          <w:szCs w:val="22"/>
        </w:rPr>
        <w:t>s</w:t>
      </w:r>
      <w:r w:rsidRPr="00D02EB7">
        <w:rPr>
          <w:rFonts w:hint="eastAsia"/>
          <w:szCs w:val="22"/>
        </w:rPr>
        <w:t>idered</w:t>
      </w:r>
      <w:r w:rsidRPr="00D02EB7">
        <w:rPr>
          <w:rFonts w:hint="eastAsia"/>
          <w:szCs w:val="22"/>
          <w:lang w:eastAsia="zh-CN"/>
        </w:rPr>
        <w:t xml:space="preserve"> </w:t>
      </w:r>
      <w:r w:rsidRPr="00D02EB7">
        <w:rPr>
          <w:szCs w:val="22"/>
          <w:lang w:eastAsia="zh-CN"/>
        </w:rPr>
        <w:t>for UL grant free transmission</w:t>
      </w:r>
    </w:p>
    <w:p w14:paraId="43B1638E" w14:textId="77777777" w:rsidR="00D02EB7" w:rsidRPr="00D02EB7" w:rsidRDefault="00D02EB7" w:rsidP="00613418">
      <w:pPr>
        <w:pStyle w:val="ListParagraph"/>
        <w:numPr>
          <w:ilvl w:val="1"/>
          <w:numId w:val="83"/>
        </w:numPr>
        <w:rPr>
          <w:lang w:val="en-US" w:eastAsia="zh-CN"/>
        </w:rPr>
      </w:pPr>
      <w:r w:rsidRPr="00D02EB7">
        <w:rPr>
          <w:rFonts w:hint="eastAsia"/>
          <w:lang w:val="en-US" w:eastAsia="zh-CN"/>
        </w:rPr>
        <w:t xml:space="preserve">The supported </w:t>
      </w:r>
      <w:r w:rsidRPr="00D02EB7">
        <w:rPr>
          <w:lang w:val="en-US" w:eastAsia="zh-CN"/>
        </w:rPr>
        <w:t xml:space="preserve">set of </w:t>
      </w:r>
      <w:r w:rsidRPr="00D02EB7">
        <w:rPr>
          <w:rFonts w:hint="eastAsia"/>
          <w:lang w:val="en-US" w:eastAsia="zh-CN"/>
        </w:rPr>
        <w:t>MCS levels needs further study</w:t>
      </w:r>
    </w:p>
    <w:p w14:paraId="07452684" w14:textId="77777777" w:rsidR="00D02EB7" w:rsidRPr="00D02EB7" w:rsidRDefault="00D02EB7" w:rsidP="00613418">
      <w:pPr>
        <w:pStyle w:val="ListParagraph"/>
        <w:numPr>
          <w:ilvl w:val="1"/>
          <w:numId w:val="83"/>
        </w:numPr>
        <w:rPr>
          <w:lang w:val="en-US" w:eastAsia="zh-CN"/>
        </w:rPr>
      </w:pPr>
      <w:r w:rsidRPr="00D02EB7">
        <w:rPr>
          <w:rFonts w:hint="eastAsia"/>
          <w:lang w:val="en-US" w:eastAsia="zh-CN"/>
        </w:rPr>
        <w:t>The detailed design for MCS notification needs further study</w:t>
      </w:r>
      <w:r w:rsidRPr="00D02EB7">
        <w:rPr>
          <w:lang w:val="en-US" w:eastAsia="zh-CN"/>
        </w:rPr>
        <w:t xml:space="preserve"> </w:t>
      </w:r>
    </w:p>
    <w:p w14:paraId="02E346F6" w14:textId="77777777" w:rsidR="00D02EB7" w:rsidRPr="00D02EB7" w:rsidRDefault="00D02EB7" w:rsidP="00613418">
      <w:pPr>
        <w:pStyle w:val="ListParagraph"/>
        <w:numPr>
          <w:ilvl w:val="0"/>
          <w:numId w:val="83"/>
        </w:numPr>
        <w:rPr>
          <w:lang w:val="en-US" w:eastAsia="zh-CN"/>
        </w:rPr>
      </w:pPr>
      <w:r w:rsidRPr="00D02EB7">
        <w:rPr>
          <w:rFonts w:hint="eastAsia"/>
          <w:lang w:val="en-US" w:eastAsia="zh-CN"/>
        </w:rPr>
        <w:t xml:space="preserve">Proposal </w:t>
      </w:r>
      <w:r w:rsidRPr="00D02EB7">
        <w:rPr>
          <w:lang w:val="en-US" w:eastAsia="zh-CN"/>
        </w:rPr>
        <w:t xml:space="preserve">6: Further investigate solution to control the signature collision and DM-RS collision </w:t>
      </w:r>
    </w:p>
    <w:p w14:paraId="6425F6E6" w14:textId="77777777" w:rsidR="00D02EB7" w:rsidRPr="00D02EB7" w:rsidRDefault="00D02EB7" w:rsidP="00613418">
      <w:pPr>
        <w:pStyle w:val="ListParagraph"/>
        <w:numPr>
          <w:ilvl w:val="1"/>
          <w:numId w:val="83"/>
        </w:numPr>
        <w:spacing w:after="0"/>
        <w:ind w:left="1434" w:hanging="357"/>
        <w:rPr>
          <w:lang w:val="en-US" w:eastAsia="zh-CN"/>
        </w:rPr>
      </w:pPr>
      <w:r w:rsidRPr="00D02EB7">
        <w:rPr>
          <w:rFonts w:hint="eastAsia"/>
          <w:lang w:val="en-US" w:eastAsia="zh-CN"/>
        </w:rPr>
        <w:t xml:space="preserve">Joint selection of signature and DM-RS </w:t>
      </w:r>
      <w:r w:rsidRPr="00D02EB7">
        <w:rPr>
          <w:lang w:val="en-US" w:eastAsia="zh-CN"/>
        </w:rPr>
        <w:t xml:space="preserve">for the collision reduction </w:t>
      </w:r>
      <w:r w:rsidRPr="00D02EB7">
        <w:rPr>
          <w:rFonts w:hint="eastAsia"/>
          <w:lang w:val="en-US" w:eastAsia="zh-CN"/>
        </w:rPr>
        <w:t xml:space="preserve">can be considered </w:t>
      </w:r>
    </w:p>
    <w:p w14:paraId="15C17D6B" w14:textId="77777777" w:rsidR="00D02EB7" w:rsidRDefault="00D02EB7" w:rsidP="00D02EB7">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007DE933" w14:textId="512FBACA" w:rsidR="00D02EB7" w:rsidRDefault="00D02EB7" w:rsidP="00966D15">
      <w:pPr>
        <w:ind w:left="720" w:hanging="720"/>
      </w:pPr>
    </w:p>
    <w:p w14:paraId="6D1920C2" w14:textId="77777777" w:rsidR="00A105CD" w:rsidRPr="002C61CD" w:rsidRDefault="00A105CD" w:rsidP="00A105CD">
      <w:pPr>
        <w:ind w:left="720" w:hanging="720"/>
        <w:rPr>
          <w:lang w:eastAsia="x-none"/>
        </w:rPr>
      </w:pPr>
      <w:r w:rsidRPr="00CF3935">
        <w:rPr>
          <w:lang w:eastAsia="x-none"/>
        </w:rPr>
        <w:t>Continue offline discussion – Li (ZTE)</w:t>
      </w:r>
    </w:p>
    <w:p w14:paraId="2F1DC741" w14:textId="6627F51D" w:rsidR="00A105CD" w:rsidRDefault="00A105CD" w:rsidP="00966D15">
      <w:pPr>
        <w:ind w:left="720" w:hanging="720"/>
      </w:pPr>
    </w:p>
    <w:p w14:paraId="5EE211DF" w14:textId="77777777" w:rsidR="009E2EC5" w:rsidRDefault="009E2EC5" w:rsidP="009E2EC5">
      <w:pPr>
        <w:ind w:left="720" w:hanging="720"/>
        <w:rPr>
          <w:b/>
          <w:lang w:eastAsia="x-none"/>
        </w:rPr>
      </w:pPr>
      <w:r>
        <w:rPr>
          <w:b/>
          <w:lang w:eastAsia="x-none"/>
        </w:rPr>
        <w:t>Thursday</w:t>
      </w:r>
    </w:p>
    <w:p w14:paraId="70D54AB2" w14:textId="79952209" w:rsidR="009E2EC5" w:rsidRPr="009E2EC5" w:rsidRDefault="0058452E" w:rsidP="009E2EC5">
      <w:pPr>
        <w:ind w:left="720" w:hanging="720"/>
        <w:rPr>
          <w:b/>
          <w:lang w:eastAsia="x-none"/>
        </w:rPr>
      </w:pPr>
      <w:hyperlink r:id="rId2093" w:history="1">
        <w:r w:rsidR="000F2B08">
          <w:rPr>
            <w:rStyle w:val="Hyperlink"/>
            <w:b/>
            <w:lang w:eastAsia="x-none"/>
          </w:rPr>
          <w:t>R1-1807780</w:t>
        </w:r>
      </w:hyperlink>
      <w:r w:rsidR="009E2EC5" w:rsidRPr="009E2EC5">
        <w:rPr>
          <w:b/>
          <w:lang w:eastAsia="x-none"/>
        </w:rPr>
        <w:tab/>
        <w:t>Offline summary of procedures for NOMA</w:t>
      </w:r>
      <w:r w:rsidR="009E2EC5" w:rsidRPr="009E2EC5">
        <w:rPr>
          <w:b/>
          <w:lang w:eastAsia="x-none"/>
        </w:rPr>
        <w:tab/>
        <w:t>ZTE</w:t>
      </w:r>
    </w:p>
    <w:p w14:paraId="0E447759" w14:textId="77777777" w:rsidR="009E2EC5" w:rsidRDefault="009E2EC5" w:rsidP="009E2EC5">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5F34FEC" w14:textId="699D974E" w:rsidR="009E2EC5" w:rsidRDefault="009E2EC5" w:rsidP="00966D15">
      <w:pPr>
        <w:ind w:left="720" w:hanging="720"/>
      </w:pPr>
    </w:p>
    <w:p w14:paraId="12FE83F6" w14:textId="77777777" w:rsidR="003977DC" w:rsidRPr="003977DC" w:rsidRDefault="003977DC" w:rsidP="003977DC">
      <w:pPr>
        <w:ind w:left="720" w:hanging="720"/>
        <w:rPr>
          <w:b/>
          <w:szCs w:val="20"/>
          <w:lang w:eastAsia="x-none"/>
        </w:rPr>
      </w:pPr>
      <w:r w:rsidRPr="003977DC">
        <w:rPr>
          <w:szCs w:val="20"/>
          <w:highlight w:val="green"/>
          <w:lang w:eastAsia="x-none"/>
        </w:rPr>
        <w:t>Agreements</w:t>
      </w:r>
      <w:r w:rsidRPr="003977DC">
        <w:rPr>
          <w:b/>
          <w:szCs w:val="20"/>
          <w:lang w:eastAsia="x-none"/>
        </w:rPr>
        <w:t>:</w:t>
      </w:r>
    </w:p>
    <w:p w14:paraId="49192FEF" w14:textId="77777777" w:rsidR="003977DC" w:rsidRPr="003977DC" w:rsidRDefault="003977DC" w:rsidP="00613418">
      <w:pPr>
        <w:pStyle w:val="ListParagraph"/>
        <w:numPr>
          <w:ilvl w:val="0"/>
          <w:numId w:val="149"/>
        </w:numPr>
      </w:pPr>
      <w:r w:rsidRPr="003977DC">
        <w:t>UL data transmission and detection procedures of Rel-15 configured grant is the starting point for NOMA study.</w:t>
      </w:r>
    </w:p>
    <w:p w14:paraId="6650CD2C" w14:textId="77777777" w:rsidR="003977DC" w:rsidRPr="003977DC" w:rsidRDefault="003977DC" w:rsidP="00613418">
      <w:pPr>
        <w:pStyle w:val="ListParagraph"/>
        <w:numPr>
          <w:ilvl w:val="0"/>
          <w:numId w:val="149"/>
        </w:numPr>
      </w:pPr>
      <w:r w:rsidRPr="003977DC">
        <w:t>Different UL data transmission and detection procedures from Rel-15 configured grant for NOMA study can be considered</w:t>
      </w:r>
    </w:p>
    <w:p w14:paraId="44DBF9A9" w14:textId="77777777" w:rsidR="003977DC" w:rsidRPr="003977DC" w:rsidRDefault="003977DC" w:rsidP="00613418">
      <w:pPr>
        <w:pStyle w:val="ListParagraph"/>
        <w:numPr>
          <w:ilvl w:val="1"/>
          <w:numId w:val="149"/>
        </w:numPr>
      </w:pPr>
      <w:r w:rsidRPr="003977DC">
        <w:lastRenderedPageBreak/>
        <w:t>e.g. Preamble, DMRS, synchronization, resource (physical resource and MA signature) configuration, UE detection, HARQ retransmission and ACK/NACK feedback, link adaptation, adaptation between orthogonal and non-orthogonal multiple access, collision control, etc.</w:t>
      </w:r>
    </w:p>
    <w:p w14:paraId="460598B8" w14:textId="77777777" w:rsidR="003977DC" w:rsidRPr="003977DC" w:rsidRDefault="003977DC" w:rsidP="003977DC">
      <w:pPr>
        <w:ind w:left="720" w:hanging="720"/>
        <w:rPr>
          <w:b/>
          <w:szCs w:val="20"/>
          <w:lang w:eastAsia="x-none"/>
        </w:rPr>
      </w:pPr>
      <w:r w:rsidRPr="003977DC">
        <w:rPr>
          <w:szCs w:val="20"/>
          <w:highlight w:val="green"/>
          <w:lang w:eastAsia="x-none"/>
        </w:rPr>
        <w:t>Agreements</w:t>
      </w:r>
      <w:r w:rsidRPr="003977DC">
        <w:rPr>
          <w:b/>
          <w:szCs w:val="20"/>
          <w:lang w:eastAsia="x-none"/>
        </w:rPr>
        <w:t>:</w:t>
      </w:r>
    </w:p>
    <w:p w14:paraId="5FC099E4" w14:textId="77777777" w:rsidR="003977DC" w:rsidRPr="003977DC" w:rsidRDefault="003977DC" w:rsidP="00613418">
      <w:pPr>
        <w:numPr>
          <w:ilvl w:val="0"/>
          <w:numId w:val="148"/>
        </w:numPr>
        <w:adjustRightInd w:val="0"/>
        <w:snapToGrid w:val="0"/>
        <w:spacing w:line="276" w:lineRule="auto"/>
        <w:jc w:val="both"/>
        <w:rPr>
          <w:bCs/>
          <w:iCs/>
          <w:szCs w:val="20"/>
          <w:lang w:eastAsia="x-none"/>
        </w:rPr>
      </w:pPr>
      <w:r w:rsidRPr="003977DC">
        <w:rPr>
          <w:bCs/>
          <w:iCs/>
          <w:szCs w:val="20"/>
          <w:lang w:eastAsia="x-none"/>
        </w:rPr>
        <w:t>Synchronous UL data transmission</w:t>
      </w:r>
      <w:r w:rsidRPr="003977DC">
        <w:rPr>
          <w:rFonts w:hint="eastAsia"/>
          <w:bCs/>
          <w:iCs/>
          <w:szCs w:val="20"/>
          <w:lang w:eastAsia="x-none"/>
        </w:rPr>
        <w:t xml:space="preserve"> should be the starting point.  </w:t>
      </w:r>
    </w:p>
    <w:p w14:paraId="7ADCB1DE" w14:textId="77777777" w:rsidR="003977DC" w:rsidRPr="003977DC" w:rsidRDefault="003977DC" w:rsidP="00613418">
      <w:pPr>
        <w:numPr>
          <w:ilvl w:val="0"/>
          <w:numId w:val="148"/>
        </w:numPr>
        <w:adjustRightInd w:val="0"/>
        <w:snapToGrid w:val="0"/>
        <w:spacing w:line="276" w:lineRule="auto"/>
        <w:jc w:val="both"/>
        <w:rPr>
          <w:bCs/>
          <w:iCs/>
          <w:szCs w:val="20"/>
          <w:lang w:eastAsia="x-none"/>
        </w:rPr>
      </w:pPr>
      <w:r w:rsidRPr="003977DC">
        <w:rPr>
          <w:bCs/>
          <w:iCs/>
          <w:szCs w:val="20"/>
          <w:lang w:eastAsia="x-none"/>
        </w:rPr>
        <w:t>Also considers the asynchronous transmission</w:t>
      </w:r>
    </w:p>
    <w:p w14:paraId="7FA07D04" w14:textId="77777777" w:rsidR="003977DC" w:rsidRPr="003977DC" w:rsidRDefault="003977DC" w:rsidP="00613418">
      <w:pPr>
        <w:numPr>
          <w:ilvl w:val="1"/>
          <w:numId w:val="148"/>
        </w:numPr>
        <w:adjustRightInd w:val="0"/>
        <w:snapToGrid w:val="0"/>
        <w:spacing w:line="276" w:lineRule="auto"/>
        <w:jc w:val="both"/>
        <w:rPr>
          <w:bCs/>
          <w:iCs/>
          <w:color w:val="000000"/>
          <w:szCs w:val="20"/>
          <w:lang w:eastAsia="x-none"/>
        </w:rPr>
      </w:pPr>
      <w:r w:rsidRPr="003977DC">
        <w:rPr>
          <w:bCs/>
          <w:iCs/>
          <w:color w:val="000000"/>
          <w:szCs w:val="20"/>
          <w:lang w:eastAsia="x-none"/>
        </w:rPr>
        <w:t>Timing offset is within [0,  y] as starting point, where y has two values at least for the purpose of evaluation:</w:t>
      </w:r>
    </w:p>
    <w:p w14:paraId="4AE90DE5" w14:textId="77777777" w:rsidR="003977DC" w:rsidRPr="003977DC" w:rsidRDefault="003977DC" w:rsidP="00613418">
      <w:pPr>
        <w:numPr>
          <w:ilvl w:val="2"/>
          <w:numId w:val="148"/>
        </w:numPr>
        <w:adjustRightInd w:val="0"/>
        <w:snapToGrid w:val="0"/>
        <w:spacing w:line="276" w:lineRule="auto"/>
        <w:jc w:val="both"/>
        <w:rPr>
          <w:bCs/>
          <w:iCs/>
          <w:szCs w:val="20"/>
          <w:lang w:eastAsia="x-none"/>
        </w:rPr>
      </w:pPr>
      <w:r w:rsidRPr="003977DC">
        <w:rPr>
          <w:bCs/>
          <w:iCs/>
          <w:szCs w:val="20"/>
          <w:lang w:eastAsia="x-none"/>
        </w:rPr>
        <w:t>Case 1: CP/[2] &lt; y &lt;= CP+rms_DS, with detailed value FFS</w:t>
      </w:r>
    </w:p>
    <w:p w14:paraId="69C6E560" w14:textId="77777777" w:rsidR="003977DC" w:rsidRPr="003977DC" w:rsidRDefault="003977DC" w:rsidP="00613418">
      <w:pPr>
        <w:numPr>
          <w:ilvl w:val="2"/>
          <w:numId w:val="148"/>
        </w:numPr>
        <w:adjustRightInd w:val="0"/>
        <w:snapToGrid w:val="0"/>
        <w:spacing w:line="276" w:lineRule="auto"/>
        <w:jc w:val="both"/>
        <w:rPr>
          <w:bCs/>
          <w:iCs/>
          <w:szCs w:val="20"/>
          <w:lang w:eastAsia="x-none"/>
        </w:rPr>
      </w:pPr>
      <w:r w:rsidRPr="003977DC">
        <w:rPr>
          <w:bCs/>
          <w:iCs/>
          <w:szCs w:val="20"/>
          <w:lang w:eastAsia="x-none"/>
        </w:rPr>
        <w:t>Case 2: 2*CP&gt;=y &gt; CP, with detailed value FFS</w:t>
      </w:r>
    </w:p>
    <w:p w14:paraId="0E5A9641" w14:textId="77777777" w:rsidR="003977DC" w:rsidRPr="003977DC" w:rsidRDefault="003977DC" w:rsidP="00613418">
      <w:pPr>
        <w:numPr>
          <w:ilvl w:val="2"/>
          <w:numId w:val="148"/>
        </w:numPr>
        <w:adjustRightInd w:val="0"/>
        <w:snapToGrid w:val="0"/>
        <w:spacing w:line="276" w:lineRule="auto"/>
        <w:jc w:val="both"/>
        <w:rPr>
          <w:bCs/>
          <w:iCs/>
          <w:szCs w:val="20"/>
          <w:lang w:eastAsia="x-none"/>
        </w:rPr>
      </w:pPr>
      <w:r w:rsidRPr="003977DC">
        <w:rPr>
          <w:bCs/>
          <w:iCs/>
          <w:szCs w:val="20"/>
          <w:lang w:eastAsia="x-none"/>
        </w:rPr>
        <w:t>Additional value(s) for y are not precluded</w:t>
      </w:r>
    </w:p>
    <w:p w14:paraId="4442F130" w14:textId="77777777" w:rsidR="003977DC" w:rsidRPr="003977DC" w:rsidRDefault="003977DC" w:rsidP="00613418">
      <w:pPr>
        <w:numPr>
          <w:ilvl w:val="2"/>
          <w:numId w:val="148"/>
        </w:numPr>
        <w:adjustRightInd w:val="0"/>
        <w:snapToGrid w:val="0"/>
        <w:spacing w:line="276" w:lineRule="auto"/>
        <w:jc w:val="both"/>
        <w:rPr>
          <w:bCs/>
          <w:iCs/>
          <w:szCs w:val="20"/>
          <w:lang w:eastAsia="x-none"/>
        </w:rPr>
      </w:pPr>
      <w:r w:rsidRPr="003977DC">
        <w:rPr>
          <w:bCs/>
          <w:iCs/>
          <w:szCs w:val="20"/>
          <w:lang w:eastAsia="x-none"/>
        </w:rPr>
        <w:t xml:space="preserve">Possible down-selection can still be discussed </w:t>
      </w:r>
    </w:p>
    <w:p w14:paraId="572B9368" w14:textId="77777777" w:rsidR="003977DC" w:rsidRPr="003977DC" w:rsidRDefault="003977DC" w:rsidP="00613418">
      <w:pPr>
        <w:widowControl w:val="0"/>
        <w:numPr>
          <w:ilvl w:val="1"/>
          <w:numId w:val="148"/>
        </w:numPr>
        <w:adjustRightInd w:val="0"/>
        <w:snapToGrid w:val="0"/>
        <w:spacing w:afterLines="20" w:after="48" w:line="276" w:lineRule="auto"/>
        <w:jc w:val="both"/>
        <w:rPr>
          <w:bCs/>
          <w:iCs/>
          <w:szCs w:val="20"/>
          <w:lang w:eastAsia="x-none"/>
        </w:rPr>
      </w:pPr>
      <w:r w:rsidRPr="003977DC">
        <w:rPr>
          <w:rFonts w:hint="eastAsia"/>
          <w:bCs/>
          <w:iCs/>
          <w:szCs w:val="20"/>
          <w:lang w:eastAsia="x-none"/>
        </w:rPr>
        <w:t xml:space="preserve">FFS the channel structure and procedures for </w:t>
      </w:r>
      <w:r w:rsidRPr="003977DC">
        <w:rPr>
          <w:bCs/>
          <w:iCs/>
          <w:szCs w:val="20"/>
          <w:lang w:eastAsia="x-none"/>
        </w:rPr>
        <w:t>asynchronous.</w:t>
      </w:r>
    </w:p>
    <w:p w14:paraId="5DC26C4B" w14:textId="7AA7CBE3" w:rsidR="003977DC" w:rsidRDefault="003977DC" w:rsidP="00966D15">
      <w:pPr>
        <w:ind w:left="720" w:hanging="720"/>
      </w:pPr>
    </w:p>
    <w:p w14:paraId="1245B98E" w14:textId="77777777" w:rsidR="003977DC" w:rsidRDefault="003977DC" w:rsidP="00966D15">
      <w:pPr>
        <w:ind w:left="720" w:hanging="720"/>
      </w:pPr>
    </w:p>
    <w:p w14:paraId="1D539114" w14:textId="6A0B4869" w:rsidR="00966D15" w:rsidRPr="00966D15" w:rsidRDefault="0058452E" w:rsidP="00966D15">
      <w:pPr>
        <w:ind w:left="720" w:hanging="720"/>
        <w:rPr>
          <w:lang w:eastAsia="x-none"/>
        </w:rPr>
      </w:pPr>
      <w:hyperlink r:id="rId2094" w:history="1">
        <w:r w:rsidR="000F2B08">
          <w:rPr>
            <w:rStyle w:val="Hyperlink"/>
            <w:lang w:eastAsia="x-none"/>
          </w:rPr>
          <w:t>R1-1805842</w:t>
        </w:r>
      </w:hyperlink>
      <w:r w:rsidR="00966D15" w:rsidRPr="00966D15">
        <w:rPr>
          <w:lang w:eastAsia="x-none"/>
        </w:rPr>
        <w:tab/>
        <w:t>Procedures related to NOMA</w:t>
      </w:r>
      <w:r w:rsidR="00966D15" w:rsidRPr="00966D15">
        <w:rPr>
          <w:lang w:eastAsia="x-none"/>
        </w:rPr>
        <w:tab/>
        <w:t>ZTE</w:t>
      </w:r>
    </w:p>
    <w:p w14:paraId="29F16B95" w14:textId="07295CB2" w:rsidR="00966D15" w:rsidRPr="00966D15" w:rsidRDefault="0058452E" w:rsidP="00966D15">
      <w:pPr>
        <w:ind w:left="720" w:hanging="720"/>
        <w:rPr>
          <w:lang w:eastAsia="x-none"/>
        </w:rPr>
      </w:pPr>
      <w:hyperlink r:id="rId2095" w:history="1">
        <w:r w:rsidR="000F2B08">
          <w:rPr>
            <w:rStyle w:val="Hyperlink"/>
            <w:lang w:eastAsia="x-none"/>
          </w:rPr>
          <w:t>R1-1805909</w:t>
        </w:r>
      </w:hyperlink>
      <w:r w:rsidR="00966D15" w:rsidRPr="00966D15">
        <w:rPr>
          <w:lang w:eastAsia="x-none"/>
        </w:rPr>
        <w:tab/>
        <w:t>Discussion on NoMA related procedures</w:t>
      </w:r>
      <w:r w:rsidR="00966D15" w:rsidRPr="00966D15">
        <w:rPr>
          <w:lang w:eastAsia="x-none"/>
        </w:rPr>
        <w:tab/>
        <w:t>Huawei, HiSilicon</w:t>
      </w:r>
    </w:p>
    <w:p w14:paraId="2C3F59C8" w14:textId="52C7C911" w:rsidR="00966D15" w:rsidRPr="00966D15" w:rsidRDefault="0058452E" w:rsidP="00966D15">
      <w:pPr>
        <w:ind w:left="720" w:hanging="720"/>
        <w:rPr>
          <w:lang w:eastAsia="x-none"/>
        </w:rPr>
      </w:pPr>
      <w:hyperlink r:id="rId2096" w:history="1">
        <w:r w:rsidR="000F2B08">
          <w:rPr>
            <w:rStyle w:val="Hyperlink"/>
            <w:lang w:eastAsia="x-none"/>
          </w:rPr>
          <w:t>R1-1806122</w:t>
        </w:r>
      </w:hyperlink>
      <w:r w:rsidR="00966D15" w:rsidRPr="00966D15">
        <w:rPr>
          <w:lang w:eastAsia="x-none"/>
        </w:rPr>
        <w:tab/>
        <w:t>Considerations on procedures related to NOMA</w:t>
      </w:r>
      <w:r w:rsidR="00966D15" w:rsidRPr="00966D15">
        <w:rPr>
          <w:lang w:eastAsia="x-none"/>
        </w:rPr>
        <w:tab/>
        <w:t>Fujitsu</w:t>
      </w:r>
    </w:p>
    <w:p w14:paraId="15640A5A" w14:textId="3697C9BF" w:rsidR="00966D15" w:rsidRPr="00966D15" w:rsidRDefault="0058452E" w:rsidP="00966D15">
      <w:pPr>
        <w:ind w:left="720" w:hanging="720"/>
        <w:rPr>
          <w:lang w:eastAsia="x-none"/>
        </w:rPr>
      </w:pPr>
      <w:hyperlink r:id="rId2097" w:history="1">
        <w:r w:rsidR="000F2B08">
          <w:rPr>
            <w:rStyle w:val="Hyperlink"/>
            <w:lang w:eastAsia="x-none"/>
          </w:rPr>
          <w:t>R1-1806243</w:t>
        </w:r>
      </w:hyperlink>
      <w:r w:rsidR="00966D15" w:rsidRPr="00966D15">
        <w:rPr>
          <w:lang w:eastAsia="x-none"/>
        </w:rPr>
        <w:tab/>
        <w:t>Procedures related to NoMA</w:t>
      </w:r>
      <w:r w:rsidR="00966D15" w:rsidRPr="00966D15">
        <w:rPr>
          <w:lang w:eastAsia="x-none"/>
        </w:rPr>
        <w:tab/>
        <w:t>Ericsson</w:t>
      </w:r>
    </w:p>
    <w:p w14:paraId="39EDD71E" w14:textId="22ACACC0" w:rsidR="00966D15" w:rsidRPr="00966D15" w:rsidRDefault="0058452E" w:rsidP="00966D15">
      <w:pPr>
        <w:ind w:left="720" w:hanging="720"/>
        <w:rPr>
          <w:lang w:eastAsia="x-none"/>
        </w:rPr>
      </w:pPr>
      <w:hyperlink r:id="rId2098" w:history="1">
        <w:r w:rsidR="000F2B08">
          <w:rPr>
            <w:rStyle w:val="Hyperlink"/>
            <w:lang w:eastAsia="x-none"/>
          </w:rPr>
          <w:t>R1-1806307</w:t>
        </w:r>
      </w:hyperlink>
      <w:r w:rsidR="00966D15" w:rsidRPr="00966D15">
        <w:rPr>
          <w:lang w:eastAsia="x-none"/>
        </w:rPr>
        <w:tab/>
        <w:t>Discussion on NOMA procedures</w:t>
      </w:r>
      <w:r w:rsidR="00966D15" w:rsidRPr="00966D15">
        <w:rPr>
          <w:lang w:eastAsia="x-none"/>
        </w:rPr>
        <w:tab/>
        <w:t>CATT</w:t>
      </w:r>
    </w:p>
    <w:p w14:paraId="74626B1E" w14:textId="6B2F750E" w:rsidR="00966D15" w:rsidRPr="00966D15" w:rsidRDefault="0058452E" w:rsidP="00966D15">
      <w:pPr>
        <w:ind w:left="720" w:hanging="720"/>
        <w:rPr>
          <w:lang w:eastAsia="x-none"/>
        </w:rPr>
      </w:pPr>
      <w:hyperlink r:id="rId2099" w:history="1">
        <w:r w:rsidR="000F2B08">
          <w:rPr>
            <w:rStyle w:val="Hyperlink"/>
            <w:lang w:eastAsia="x-none"/>
          </w:rPr>
          <w:t>R1-1806373</w:t>
        </w:r>
      </w:hyperlink>
      <w:r w:rsidR="00966D15" w:rsidRPr="00966D15">
        <w:rPr>
          <w:lang w:eastAsia="x-none"/>
        </w:rPr>
        <w:tab/>
        <w:t>Considerations on NoMA related procedures</w:t>
      </w:r>
      <w:r w:rsidR="00966D15" w:rsidRPr="00966D15">
        <w:rPr>
          <w:lang w:eastAsia="x-none"/>
        </w:rPr>
        <w:tab/>
        <w:t>CMCC</w:t>
      </w:r>
    </w:p>
    <w:p w14:paraId="7EB45A33" w14:textId="15BD6D3D" w:rsidR="00966D15" w:rsidRPr="00966D15" w:rsidRDefault="0058452E" w:rsidP="00966D15">
      <w:pPr>
        <w:ind w:left="720" w:hanging="720"/>
        <w:rPr>
          <w:lang w:eastAsia="x-none"/>
        </w:rPr>
      </w:pPr>
      <w:hyperlink r:id="rId2100" w:history="1">
        <w:r w:rsidR="000F2B08">
          <w:rPr>
            <w:rStyle w:val="Hyperlink"/>
            <w:lang w:eastAsia="x-none"/>
          </w:rPr>
          <w:t>R1-1806405</w:t>
        </w:r>
      </w:hyperlink>
      <w:r w:rsidR="00966D15" w:rsidRPr="00966D15">
        <w:rPr>
          <w:lang w:eastAsia="x-none"/>
        </w:rPr>
        <w:tab/>
        <w:t>Considerations on NOMA procedures</w:t>
      </w:r>
      <w:r w:rsidR="00966D15" w:rsidRPr="00966D15">
        <w:rPr>
          <w:lang w:eastAsia="x-none"/>
        </w:rPr>
        <w:tab/>
        <w:t>Spreadtrum Communications</w:t>
      </w:r>
    </w:p>
    <w:p w14:paraId="67F563EA" w14:textId="5396E5EE" w:rsidR="00966D15" w:rsidRPr="00966D15" w:rsidRDefault="0058452E" w:rsidP="00966D15">
      <w:pPr>
        <w:ind w:left="720" w:hanging="720"/>
        <w:rPr>
          <w:lang w:eastAsia="x-none"/>
        </w:rPr>
      </w:pPr>
      <w:hyperlink r:id="rId2101" w:history="1">
        <w:r w:rsidR="000F2B08">
          <w:rPr>
            <w:rStyle w:val="Hyperlink"/>
            <w:lang w:eastAsia="x-none"/>
          </w:rPr>
          <w:t>R1-1806470</w:t>
        </w:r>
      </w:hyperlink>
      <w:r w:rsidR="00966D15" w:rsidRPr="00966D15">
        <w:rPr>
          <w:lang w:eastAsia="x-none"/>
        </w:rPr>
        <w:tab/>
        <w:t>Considerations on NOMA related procedures</w:t>
      </w:r>
      <w:r w:rsidR="00966D15" w:rsidRPr="00966D15">
        <w:rPr>
          <w:lang w:eastAsia="x-none"/>
        </w:rPr>
        <w:tab/>
        <w:t>NEC</w:t>
      </w:r>
    </w:p>
    <w:p w14:paraId="4C06FEEB" w14:textId="38620052" w:rsidR="00966D15" w:rsidRPr="00966D15" w:rsidRDefault="0058452E" w:rsidP="00966D15">
      <w:pPr>
        <w:ind w:left="720" w:hanging="720"/>
        <w:rPr>
          <w:lang w:eastAsia="x-none"/>
        </w:rPr>
      </w:pPr>
      <w:hyperlink r:id="rId2102" w:history="1">
        <w:r w:rsidR="000F2B08">
          <w:rPr>
            <w:rStyle w:val="Hyperlink"/>
            <w:lang w:eastAsia="x-none"/>
          </w:rPr>
          <w:t>R1-1806474</w:t>
        </w:r>
      </w:hyperlink>
      <w:r w:rsidR="00966D15" w:rsidRPr="00966D15">
        <w:rPr>
          <w:lang w:eastAsia="x-none"/>
        </w:rPr>
        <w:tab/>
        <w:t xml:space="preserve">Discussion on HARQ Procedure </w:t>
      </w:r>
      <w:r w:rsidR="00966D15" w:rsidRPr="00966D15">
        <w:rPr>
          <w:lang w:eastAsia="x-none"/>
        </w:rPr>
        <w:tab/>
        <w:t>TCL Communication Ltd.</w:t>
      </w:r>
    </w:p>
    <w:p w14:paraId="436E6153" w14:textId="18FD7700" w:rsidR="00966D15" w:rsidRPr="00966D15" w:rsidRDefault="0058452E" w:rsidP="00966D15">
      <w:pPr>
        <w:ind w:left="720" w:hanging="720"/>
        <w:rPr>
          <w:lang w:eastAsia="x-none"/>
        </w:rPr>
      </w:pPr>
      <w:hyperlink r:id="rId2103" w:history="1">
        <w:r w:rsidR="000F2B08">
          <w:rPr>
            <w:rStyle w:val="Hyperlink"/>
            <w:lang w:eastAsia="x-none"/>
          </w:rPr>
          <w:t>R1-1806533</w:t>
        </w:r>
      </w:hyperlink>
      <w:r w:rsidR="00966D15" w:rsidRPr="00966D15">
        <w:rPr>
          <w:lang w:eastAsia="x-none"/>
        </w:rPr>
        <w:tab/>
        <w:t>NOMA related procedure</w:t>
      </w:r>
      <w:r w:rsidR="00966D15" w:rsidRPr="00966D15">
        <w:rPr>
          <w:lang w:eastAsia="x-none"/>
        </w:rPr>
        <w:tab/>
        <w:t>Intel Corporation</w:t>
      </w:r>
    </w:p>
    <w:p w14:paraId="7C9892D4" w14:textId="0131D23F" w:rsidR="00966D15" w:rsidRPr="00966D15" w:rsidRDefault="0058452E" w:rsidP="00966D15">
      <w:pPr>
        <w:ind w:left="720" w:hanging="720"/>
        <w:rPr>
          <w:lang w:eastAsia="x-none"/>
        </w:rPr>
      </w:pPr>
      <w:hyperlink r:id="rId2104" w:history="1">
        <w:r w:rsidR="000F2B08">
          <w:rPr>
            <w:rStyle w:val="Hyperlink"/>
            <w:lang w:eastAsia="x-none"/>
          </w:rPr>
          <w:t>R1-1806637</w:t>
        </w:r>
      </w:hyperlink>
      <w:r w:rsidR="00966D15" w:rsidRPr="00966D15">
        <w:rPr>
          <w:lang w:eastAsia="x-none"/>
        </w:rPr>
        <w:tab/>
        <w:t>Discussion on procedures related to NOMA</w:t>
      </w:r>
      <w:r w:rsidR="00966D15" w:rsidRPr="00966D15">
        <w:rPr>
          <w:lang w:eastAsia="x-none"/>
        </w:rPr>
        <w:tab/>
        <w:t>LG Electronics</w:t>
      </w:r>
    </w:p>
    <w:p w14:paraId="0445BB84" w14:textId="7D91B70D" w:rsidR="00966D15" w:rsidRPr="00966D15" w:rsidRDefault="0058452E" w:rsidP="00966D15">
      <w:pPr>
        <w:ind w:left="720" w:hanging="720"/>
        <w:rPr>
          <w:lang w:eastAsia="x-none"/>
        </w:rPr>
      </w:pPr>
      <w:hyperlink r:id="rId2105" w:history="1">
        <w:r w:rsidR="000F2B08">
          <w:rPr>
            <w:rStyle w:val="Hyperlink"/>
            <w:lang w:eastAsia="x-none"/>
          </w:rPr>
          <w:t>R1-1806753</w:t>
        </w:r>
      </w:hyperlink>
      <w:r w:rsidR="00966D15" w:rsidRPr="00966D15">
        <w:rPr>
          <w:lang w:eastAsia="x-none"/>
        </w:rPr>
        <w:tab/>
        <w:t>Discussion on NoMA related procedure</w:t>
      </w:r>
      <w:r w:rsidR="00966D15" w:rsidRPr="00966D15">
        <w:rPr>
          <w:lang w:eastAsia="x-none"/>
        </w:rPr>
        <w:tab/>
        <w:t>Samsung</w:t>
      </w:r>
    </w:p>
    <w:p w14:paraId="02376B08" w14:textId="61042EBD" w:rsidR="00966D15" w:rsidRPr="00966D15" w:rsidRDefault="0058452E" w:rsidP="00966D15">
      <w:pPr>
        <w:ind w:left="720" w:hanging="720"/>
        <w:rPr>
          <w:lang w:eastAsia="x-none"/>
        </w:rPr>
      </w:pPr>
      <w:hyperlink r:id="rId2106" w:history="1">
        <w:r w:rsidR="000F2B08">
          <w:rPr>
            <w:rStyle w:val="Hyperlink"/>
            <w:lang w:eastAsia="x-none"/>
          </w:rPr>
          <w:t>R1-1806932</w:t>
        </w:r>
      </w:hyperlink>
      <w:r w:rsidR="00966D15" w:rsidRPr="00966D15">
        <w:rPr>
          <w:lang w:eastAsia="x-none"/>
        </w:rPr>
        <w:tab/>
        <w:t>Procedures to be considered for NOMA operation</w:t>
      </w:r>
      <w:r w:rsidR="00966D15" w:rsidRPr="00966D15">
        <w:rPr>
          <w:lang w:eastAsia="x-none"/>
        </w:rPr>
        <w:tab/>
        <w:t>Nokia, Nokia Shanghai Bell</w:t>
      </w:r>
    </w:p>
    <w:p w14:paraId="2311CE9A" w14:textId="7CA23B27" w:rsidR="00966D15" w:rsidRPr="00966D15" w:rsidRDefault="0058452E" w:rsidP="00966D15">
      <w:pPr>
        <w:ind w:left="720" w:hanging="720"/>
        <w:rPr>
          <w:lang w:eastAsia="x-none"/>
        </w:rPr>
      </w:pPr>
      <w:hyperlink r:id="rId2107" w:history="1">
        <w:r w:rsidR="000F2B08">
          <w:rPr>
            <w:rStyle w:val="Hyperlink"/>
            <w:lang w:eastAsia="x-none"/>
          </w:rPr>
          <w:t>R1-1806960</w:t>
        </w:r>
      </w:hyperlink>
      <w:r w:rsidR="00966D15" w:rsidRPr="00966D15">
        <w:rPr>
          <w:lang w:eastAsia="x-none"/>
        </w:rPr>
        <w:tab/>
        <w:t>Discussion on Procedures Related to NOMA</w:t>
      </w:r>
      <w:r w:rsidR="00966D15" w:rsidRPr="00966D15">
        <w:rPr>
          <w:lang w:eastAsia="x-none"/>
        </w:rPr>
        <w:tab/>
        <w:t>National Taiwan University</w:t>
      </w:r>
    </w:p>
    <w:p w14:paraId="2774D860" w14:textId="259ABF8C" w:rsidR="00966D15" w:rsidRPr="00966D15" w:rsidRDefault="0058452E" w:rsidP="00966D15">
      <w:pPr>
        <w:ind w:left="720" w:hanging="720"/>
        <w:rPr>
          <w:lang w:eastAsia="x-none"/>
        </w:rPr>
      </w:pPr>
      <w:hyperlink r:id="rId2108" w:history="1">
        <w:r w:rsidR="000F2B08">
          <w:rPr>
            <w:rStyle w:val="Hyperlink"/>
            <w:lang w:eastAsia="x-none"/>
          </w:rPr>
          <w:t>R1-1807023</w:t>
        </w:r>
      </w:hyperlink>
      <w:r w:rsidR="00966D15" w:rsidRPr="00966D15">
        <w:rPr>
          <w:lang w:eastAsia="x-none"/>
        </w:rPr>
        <w:tab/>
        <w:t xml:space="preserve">On Procedures for Non-orthogonal Multiple Access </w:t>
      </w:r>
      <w:r w:rsidR="00966D15" w:rsidRPr="00966D15">
        <w:rPr>
          <w:lang w:eastAsia="x-none"/>
        </w:rPr>
        <w:tab/>
        <w:t>InterDigital, Inc.</w:t>
      </w:r>
    </w:p>
    <w:p w14:paraId="633C3865" w14:textId="119B8772" w:rsidR="00966D15" w:rsidRPr="00966D15" w:rsidRDefault="0058452E" w:rsidP="00966D15">
      <w:pPr>
        <w:ind w:left="720" w:hanging="720"/>
        <w:rPr>
          <w:lang w:eastAsia="x-none"/>
        </w:rPr>
      </w:pPr>
      <w:hyperlink r:id="rId2109" w:history="1">
        <w:r w:rsidR="000F2B08">
          <w:rPr>
            <w:rStyle w:val="Hyperlink"/>
            <w:lang w:eastAsia="x-none"/>
          </w:rPr>
          <w:t>R1-1807207</w:t>
        </w:r>
      </w:hyperlink>
      <w:r w:rsidR="00966D15" w:rsidRPr="00966D15">
        <w:rPr>
          <w:lang w:eastAsia="x-none"/>
        </w:rPr>
        <w:tab/>
        <w:t>Considerations on Link Rate Adaptation for NOMA</w:t>
      </w:r>
      <w:r w:rsidR="00966D15" w:rsidRPr="00966D15">
        <w:rPr>
          <w:lang w:eastAsia="x-none"/>
        </w:rPr>
        <w:tab/>
        <w:t>TCL Communication Ltd.</w:t>
      </w:r>
    </w:p>
    <w:p w14:paraId="184C665E" w14:textId="32A2B660" w:rsidR="00966D15" w:rsidRPr="00966D15" w:rsidRDefault="0058452E" w:rsidP="00966D15">
      <w:pPr>
        <w:ind w:left="720" w:hanging="720"/>
        <w:rPr>
          <w:lang w:eastAsia="x-none"/>
        </w:rPr>
      </w:pPr>
      <w:hyperlink r:id="rId2110" w:history="1">
        <w:r w:rsidR="000F2B08">
          <w:rPr>
            <w:rStyle w:val="Hyperlink"/>
            <w:lang w:eastAsia="x-none"/>
          </w:rPr>
          <w:t>R1-1807209</w:t>
        </w:r>
      </w:hyperlink>
      <w:r w:rsidR="00966D15" w:rsidRPr="00966D15">
        <w:rPr>
          <w:lang w:eastAsia="x-none"/>
        </w:rPr>
        <w:tab/>
        <w:t>Discussion on NOMA procedure</w:t>
      </w:r>
      <w:r w:rsidR="00966D15" w:rsidRPr="00966D15">
        <w:rPr>
          <w:lang w:eastAsia="x-none"/>
        </w:rPr>
        <w:tab/>
        <w:t>Google, Inc.</w:t>
      </w:r>
    </w:p>
    <w:p w14:paraId="45FFD84C" w14:textId="08DFDB76" w:rsidR="00966D15" w:rsidRPr="00966D15" w:rsidRDefault="0058452E" w:rsidP="00966D15">
      <w:pPr>
        <w:ind w:left="720" w:hanging="720"/>
        <w:rPr>
          <w:lang w:eastAsia="x-none"/>
        </w:rPr>
      </w:pPr>
      <w:hyperlink r:id="rId2111" w:history="1">
        <w:r w:rsidR="000F2B08">
          <w:rPr>
            <w:rStyle w:val="Hyperlink"/>
            <w:lang w:eastAsia="x-none"/>
          </w:rPr>
          <w:t>R1-1807222</w:t>
        </w:r>
      </w:hyperlink>
      <w:r w:rsidR="00966D15" w:rsidRPr="00966D15">
        <w:rPr>
          <w:lang w:eastAsia="x-none"/>
        </w:rPr>
        <w:tab/>
        <w:t>Discussion on procedures related to NOMA</w:t>
      </w:r>
      <w:r w:rsidR="00966D15" w:rsidRPr="00966D15">
        <w:rPr>
          <w:lang w:eastAsia="x-none"/>
        </w:rPr>
        <w:tab/>
        <w:t>KDDI Corporation</w:t>
      </w:r>
    </w:p>
    <w:p w14:paraId="0319C5A3" w14:textId="56FACE42" w:rsidR="00966D15" w:rsidRPr="00966D15" w:rsidRDefault="0058452E" w:rsidP="00966D15">
      <w:pPr>
        <w:ind w:left="720" w:hanging="720"/>
        <w:rPr>
          <w:lang w:eastAsia="x-none"/>
        </w:rPr>
      </w:pPr>
      <w:hyperlink r:id="rId2112" w:history="1">
        <w:r w:rsidR="000F2B08">
          <w:rPr>
            <w:rStyle w:val="Hyperlink"/>
            <w:lang w:eastAsia="x-none"/>
          </w:rPr>
          <w:t>R1-1807379</w:t>
        </w:r>
      </w:hyperlink>
      <w:r w:rsidR="00966D15" w:rsidRPr="00966D15">
        <w:rPr>
          <w:lang w:eastAsia="x-none"/>
        </w:rPr>
        <w:tab/>
        <w:t>Procedures related to NOMA</w:t>
      </w:r>
      <w:r w:rsidR="00966D15" w:rsidRPr="00966D15">
        <w:rPr>
          <w:lang w:eastAsia="x-none"/>
        </w:rPr>
        <w:tab/>
        <w:t>Qualcomm Incorporated</w:t>
      </w:r>
    </w:p>
    <w:p w14:paraId="0EBFB285" w14:textId="77777777" w:rsidR="00966D15" w:rsidRPr="00966D15" w:rsidRDefault="00966D15" w:rsidP="00DC01E2">
      <w:pPr>
        <w:pStyle w:val="Heading3"/>
      </w:pPr>
      <w:bookmarkStart w:id="4394" w:name="_Toc513839903"/>
      <w:bookmarkStart w:id="4395" w:name="_Toc516232665"/>
      <w:r w:rsidRPr="00966D15">
        <w:t>Link and system level performance evaluation for NOMA</w:t>
      </w:r>
      <w:bookmarkEnd w:id="4394"/>
      <w:bookmarkEnd w:id="4395"/>
    </w:p>
    <w:p w14:paraId="7037B409" w14:textId="290F181B" w:rsidR="00DC01E2" w:rsidRDefault="0058452E" w:rsidP="00DC01E2">
      <w:pPr>
        <w:ind w:left="720" w:hanging="720"/>
        <w:rPr>
          <w:b/>
          <w:lang w:eastAsia="x-none"/>
        </w:rPr>
      </w:pPr>
      <w:hyperlink r:id="rId2113" w:history="1">
        <w:r w:rsidR="000F2B08">
          <w:rPr>
            <w:rStyle w:val="Hyperlink"/>
            <w:b/>
            <w:lang w:eastAsia="x-none"/>
          </w:rPr>
          <w:t>R1-1806093</w:t>
        </w:r>
      </w:hyperlink>
      <w:r w:rsidR="00DC01E2" w:rsidRPr="00DC01E2">
        <w:rPr>
          <w:b/>
          <w:lang w:eastAsia="x-none"/>
        </w:rPr>
        <w:tab/>
        <w:t>Multiple Access Capacity for ACMA</w:t>
      </w:r>
      <w:r w:rsidR="00DC01E2" w:rsidRPr="00DC01E2">
        <w:rPr>
          <w:b/>
          <w:lang w:eastAsia="x-none"/>
        </w:rPr>
        <w:tab/>
        <w:t>HUGHES Network Systems Ltd</w:t>
      </w:r>
    </w:p>
    <w:p w14:paraId="1066213B" w14:textId="77777777" w:rsidR="00725B08" w:rsidRPr="00725B08" w:rsidRDefault="00725B08" w:rsidP="00613418">
      <w:pPr>
        <w:pStyle w:val="ListParagraph"/>
        <w:numPr>
          <w:ilvl w:val="0"/>
          <w:numId w:val="74"/>
        </w:numPr>
        <w:spacing w:after="0"/>
        <w:ind w:left="714" w:hanging="357"/>
        <w:rPr>
          <w:lang w:val="en-US"/>
        </w:rPr>
      </w:pPr>
      <w:r w:rsidRPr="00725B08">
        <w:rPr>
          <w:lang w:val="en-US"/>
        </w:rPr>
        <w:t>Observation1: Under the same test conditions, truly asynchronous NOMA can roughly double or triple the overloading capability of synchronous NOMA.</w:t>
      </w:r>
    </w:p>
    <w:p w14:paraId="39157F25" w14:textId="77777777" w:rsidR="00725B08" w:rsidRPr="00725B08" w:rsidRDefault="00725B08" w:rsidP="00613418">
      <w:pPr>
        <w:pStyle w:val="ListParagraph"/>
        <w:numPr>
          <w:ilvl w:val="0"/>
          <w:numId w:val="74"/>
        </w:numPr>
        <w:spacing w:after="0"/>
        <w:ind w:left="714" w:hanging="357"/>
        <w:rPr>
          <w:lang w:val="en-US" w:eastAsia="zh-CN"/>
        </w:rPr>
      </w:pPr>
      <w:r w:rsidRPr="00725B08">
        <w:rPr>
          <w:lang w:val="en-US"/>
        </w:rPr>
        <w:t>Observation 2: Overloading capacity is especially crucial for successful deployment of NOMA techniques within mMTC applications.</w:t>
      </w:r>
    </w:p>
    <w:p w14:paraId="1ABBE29C" w14:textId="77777777" w:rsidR="00725B08" w:rsidRPr="00725B08" w:rsidRDefault="00725B08" w:rsidP="00613418">
      <w:pPr>
        <w:pStyle w:val="ListParagraph"/>
        <w:numPr>
          <w:ilvl w:val="0"/>
          <w:numId w:val="74"/>
        </w:numPr>
        <w:spacing w:after="0"/>
        <w:ind w:left="714" w:hanging="357"/>
        <w:rPr>
          <w:lang w:val="en-US"/>
        </w:rPr>
      </w:pPr>
      <w:r w:rsidRPr="00725B08">
        <w:rPr>
          <w:lang w:val="en-US"/>
        </w:rPr>
        <w:t>Proposal: NR should further study and consider the adoption of completely asynchronous NOMA especially for mMTC applications.</w:t>
      </w:r>
    </w:p>
    <w:p w14:paraId="5BF02E5E" w14:textId="77777777" w:rsidR="00DC01E2" w:rsidRDefault="00DC01E2" w:rsidP="00DC01E2">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15A645A5" w14:textId="77777777" w:rsidR="00DC01E2" w:rsidRDefault="00DC01E2" w:rsidP="00966D15">
      <w:pPr>
        <w:ind w:left="720" w:hanging="720"/>
      </w:pPr>
    </w:p>
    <w:p w14:paraId="25BBB9A0" w14:textId="11EFE882" w:rsidR="00725B08" w:rsidRDefault="0058452E" w:rsidP="00725B08">
      <w:pPr>
        <w:ind w:left="720" w:hanging="720"/>
        <w:rPr>
          <w:b/>
          <w:lang w:eastAsia="x-none"/>
        </w:rPr>
      </w:pPr>
      <w:hyperlink r:id="rId2114" w:history="1">
        <w:r w:rsidR="000F2B08">
          <w:rPr>
            <w:rStyle w:val="Hyperlink"/>
            <w:b/>
            <w:lang w:eastAsia="x-none"/>
          </w:rPr>
          <w:t>R1-1806754</w:t>
        </w:r>
      </w:hyperlink>
      <w:r w:rsidR="00725B08" w:rsidRPr="00725B08">
        <w:rPr>
          <w:b/>
          <w:lang w:eastAsia="x-none"/>
        </w:rPr>
        <w:tab/>
        <w:t>Evaluation discussion for NoMA study</w:t>
      </w:r>
      <w:r w:rsidR="00725B08" w:rsidRPr="00725B08">
        <w:rPr>
          <w:b/>
          <w:lang w:eastAsia="x-none"/>
        </w:rPr>
        <w:tab/>
        <w:t>Samsung</w:t>
      </w:r>
    </w:p>
    <w:p w14:paraId="4D37FA4F" w14:textId="77777777" w:rsidR="00E50FC5" w:rsidRPr="00E50FC5" w:rsidRDefault="00E50FC5" w:rsidP="00613418">
      <w:pPr>
        <w:pStyle w:val="ListParagraph"/>
        <w:numPr>
          <w:ilvl w:val="0"/>
          <w:numId w:val="75"/>
        </w:numPr>
        <w:spacing w:after="0"/>
        <w:rPr>
          <w:lang w:val="en-US" w:eastAsia="zh-CN"/>
        </w:rPr>
      </w:pPr>
      <w:r w:rsidRPr="00E50FC5">
        <w:rPr>
          <w:rFonts w:hint="eastAsia"/>
          <w:lang w:val="en-US" w:eastAsia="zh-CN"/>
        </w:rPr>
        <w:t>Observation 1: For low UE spectral efficiency, almost all evaluated NoMA schemes can provide good capability of user multiplexing (e.g. &gt;=300% overloading) with good BLER performance, even with low complexity detectors.</w:t>
      </w:r>
    </w:p>
    <w:p w14:paraId="778A96B1" w14:textId="77777777" w:rsidR="00E50FC5" w:rsidRPr="00E50FC5" w:rsidRDefault="00E50FC5" w:rsidP="00613418">
      <w:pPr>
        <w:pStyle w:val="ListParagraph"/>
        <w:numPr>
          <w:ilvl w:val="0"/>
          <w:numId w:val="75"/>
        </w:numPr>
        <w:spacing w:after="0"/>
        <w:rPr>
          <w:lang w:val="en-US" w:eastAsia="zh-CN"/>
        </w:rPr>
      </w:pPr>
      <w:r w:rsidRPr="00E50FC5">
        <w:rPr>
          <w:rFonts w:hint="eastAsia"/>
          <w:lang w:val="en-US" w:eastAsia="zh-CN"/>
        </w:rPr>
        <w:t xml:space="preserve">Observation 2: In case of supporting high UE spectral efficiency, advanced receiver with higher computational complexity (e.g. MPA/MAP) or enabling of higher order modulation/ multi-layer transmission from single UE is required for NOMA. </w:t>
      </w:r>
    </w:p>
    <w:p w14:paraId="1AC3F705" w14:textId="77777777" w:rsidR="00E50FC5" w:rsidRPr="00E50FC5" w:rsidRDefault="00E50FC5" w:rsidP="00613418">
      <w:pPr>
        <w:pStyle w:val="ListParagraph"/>
        <w:numPr>
          <w:ilvl w:val="0"/>
          <w:numId w:val="75"/>
        </w:numPr>
        <w:spacing w:after="0"/>
        <w:rPr>
          <w:lang w:val="en-US" w:eastAsia="zh-CN"/>
        </w:rPr>
      </w:pPr>
      <w:r w:rsidRPr="00E50FC5">
        <w:rPr>
          <w:rFonts w:hint="eastAsia"/>
          <w:lang w:val="en-US" w:eastAsia="zh-CN"/>
        </w:rPr>
        <w:t>Observation 3: By configuring mapping density, proposed IGMA can achieve good trade-off between sparsity and channel coding gain.</w:t>
      </w:r>
    </w:p>
    <w:p w14:paraId="6AE831E3" w14:textId="77777777" w:rsidR="00E50FC5" w:rsidRPr="00E50FC5" w:rsidRDefault="00E50FC5" w:rsidP="00613418">
      <w:pPr>
        <w:pStyle w:val="ListParagraph"/>
        <w:numPr>
          <w:ilvl w:val="0"/>
          <w:numId w:val="75"/>
        </w:numPr>
        <w:spacing w:after="0"/>
        <w:rPr>
          <w:lang w:val="en-US" w:eastAsia="zh-CN"/>
        </w:rPr>
      </w:pPr>
      <w:r w:rsidRPr="00E50FC5">
        <w:rPr>
          <w:rFonts w:hint="eastAsia"/>
          <w:lang w:val="en-US" w:eastAsia="zh-CN"/>
        </w:rPr>
        <w:t xml:space="preserve">Observation 4: NOMA based on low coding rate and ESE detection, including IGMA, has great potential to support URLLC scenario. </w:t>
      </w:r>
    </w:p>
    <w:p w14:paraId="68CEBEB5" w14:textId="77777777" w:rsidR="00E50FC5" w:rsidRPr="00E50FC5" w:rsidRDefault="00E50FC5" w:rsidP="00613418">
      <w:pPr>
        <w:pStyle w:val="ListParagraph"/>
        <w:numPr>
          <w:ilvl w:val="0"/>
          <w:numId w:val="75"/>
        </w:numPr>
        <w:spacing w:after="0"/>
        <w:rPr>
          <w:lang w:val="en-US" w:eastAsia="zh-CN"/>
        </w:rPr>
      </w:pPr>
      <w:r w:rsidRPr="00E50FC5">
        <w:rPr>
          <w:rFonts w:hint="eastAsia"/>
          <w:lang w:val="en-US" w:eastAsia="zh-CN"/>
        </w:rPr>
        <w:t>Observation 5: Sparsity introduced by grid-mapping is important against inter-cell interference.</w:t>
      </w:r>
    </w:p>
    <w:p w14:paraId="5E771FA9" w14:textId="77777777" w:rsidR="00E50FC5" w:rsidRPr="00E50FC5" w:rsidRDefault="00E50FC5" w:rsidP="00613418">
      <w:pPr>
        <w:pStyle w:val="ListParagraph"/>
        <w:numPr>
          <w:ilvl w:val="0"/>
          <w:numId w:val="75"/>
        </w:numPr>
        <w:spacing w:after="0"/>
        <w:rPr>
          <w:lang w:val="en-US" w:eastAsia="zh-CN"/>
        </w:rPr>
      </w:pPr>
      <w:r w:rsidRPr="00E50FC5">
        <w:rPr>
          <w:lang w:val="en-US" w:eastAsia="zh-CN"/>
        </w:rPr>
        <w:t xml:space="preserve">Observation 6: </w:t>
      </w:r>
      <w:r w:rsidRPr="00E50FC5">
        <w:rPr>
          <w:rFonts w:hint="eastAsia"/>
          <w:lang w:val="en-US" w:eastAsia="zh-CN"/>
        </w:rPr>
        <w:t xml:space="preserve">the proposed IGMA can well suit for mMTC, URLLC and eMBB, even with low complexity ESE detector. The performance of IGMA is among the best of evaluated NOMA schemes. </w:t>
      </w:r>
    </w:p>
    <w:p w14:paraId="1B06848B" w14:textId="77777777" w:rsidR="00E50FC5" w:rsidRPr="00E50FC5" w:rsidRDefault="00E50FC5" w:rsidP="00613418">
      <w:pPr>
        <w:pStyle w:val="ListParagraph"/>
        <w:numPr>
          <w:ilvl w:val="0"/>
          <w:numId w:val="75"/>
        </w:numPr>
        <w:spacing w:after="0"/>
        <w:rPr>
          <w:lang w:eastAsia="zh-CN"/>
        </w:rPr>
      </w:pPr>
      <w:r w:rsidRPr="00E50FC5">
        <w:rPr>
          <w:rFonts w:hint="eastAsia"/>
        </w:rPr>
        <w:t xml:space="preserve">Observation </w:t>
      </w:r>
      <w:r w:rsidRPr="00E50FC5">
        <w:rPr>
          <w:rFonts w:hint="eastAsia"/>
          <w:lang w:eastAsia="zh-CN"/>
        </w:rPr>
        <w:t>7</w:t>
      </w:r>
      <w:r w:rsidRPr="00E50FC5">
        <w:rPr>
          <w:rFonts w:hint="eastAsia"/>
        </w:rPr>
        <w:t>:</w:t>
      </w:r>
      <w:r w:rsidRPr="00E50FC5">
        <w:rPr>
          <w:rFonts w:hint="eastAsia"/>
          <w:lang w:eastAsia="ko-KR"/>
        </w:rPr>
        <w:t xml:space="preserve"> </w:t>
      </w:r>
      <w:r w:rsidRPr="00E50FC5">
        <w:rPr>
          <w:rFonts w:hint="eastAsia"/>
          <w:lang w:eastAsia="zh-CN"/>
        </w:rPr>
        <w:t>Multi-layer transmission can help improve the performance of IGMA by achieving lower coding rate.</w:t>
      </w:r>
    </w:p>
    <w:p w14:paraId="64177C6B" w14:textId="77777777" w:rsidR="00E50FC5" w:rsidRPr="00E50FC5" w:rsidRDefault="00E50FC5" w:rsidP="00613418">
      <w:pPr>
        <w:pStyle w:val="ListParagraph"/>
        <w:numPr>
          <w:ilvl w:val="0"/>
          <w:numId w:val="75"/>
        </w:numPr>
        <w:spacing w:after="0"/>
        <w:rPr>
          <w:lang w:eastAsia="zh-CN"/>
        </w:rPr>
      </w:pPr>
      <w:r w:rsidRPr="00E50FC5">
        <w:rPr>
          <w:rFonts w:hint="eastAsia"/>
        </w:rPr>
        <w:lastRenderedPageBreak/>
        <w:t xml:space="preserve">Observation </w:t>
      </w:r>
      <w:r w:rsidRPr="00E50FC5">
        <w:rPr>
          <w:rFonts w:hint="eastAsia"/>
          <w:lang w:eastAsia="zh-CN"/>
        </w:rPr>
        <w:t>8</w:t>
      </w:r>
      <w:r w:rsidRPr="00E50FC5">
        <w:rPr>
          <w:rFonts w:hint="eastAsia"/>
        </w:rPr>
        <w:t>:</w:t>
      </w:r>
      <w:r w:rsidRPr="00E50FC5">
        <w:rPr>
          <w:rFonts w:hint="eastAsia"/>
          <w:lang w:eastAsia="ko-KR"/>
        </w:rPr>
        <w:t xml:space="preserve"> </w:t>
      </w:r>
      <w:r w:rsidRPr="00E50FC5">
        <w:rPr>
          <w:rFonts w:hint="eastAsia"/>
          <w:lang w:eastAsia="zh-CN"/>
        </w:rPr>
        <w:t xml:space="preserve">Enhanced ESE, i.e., e-ESE, can improve the performance of IGMA by </w:t>
      </w:r>
      <w:r w:rsidRPr="00E50FC5">
        <w:rPr>
          <w:lang w:eastAsia="zh-CN"/>
        </w:rPr>
        <w:t>exploit</w:t>
      </w:r>
      <w:r w:rsidRPr="00E50FC5">
        <w:rPr>
          <w:rFonts w:hint="eastAsia"/>
          <w:lang w:eastAsia="zh-CN"/>
        </w:rPr>
        <w:t xml:space="preserve">ing the multi-antenna receivers without </w:t>
      </w:r>
      <w:r w:rsidRPr="00E50FC5">
        <w:rPr>
          <w:lang w:eastAsia="zh-CN"/>
        </w:rPr>
        <w:t>introducing much complexity</w:t>
      </w:r>
      <w:r w:rsidRPr="00E50FC5">
        <w:rPr>
          <w:rFonts w:hint="eastAsia"/>
          <w:lang w:eastAsia="zh-CN"/>
        </w:rPr>
        <w:t>.</w:t>
      </w:r>
    </w:p>
    <w:p w14:paraId="740D105A" w14:textId="77777777" w:rsidR="00E50FC5" w:rsidRPr="00E50FC5" w:rsidRDefault="00E50FC5" w:rsidP="00613418">
      <w:pPr>
        <w:pStyle w:val="ListParagraph"/>
        <w:numPr>
          <w:ilvl w:val="0"/>
          <w:numId w:val="75"/>
        </w:numPr>
        <w:spacing w:after="0"/>
        <w:rPr>
          <w:lang w:val="en-US" w:eastAsia="zh-CN"/>
        </w:rPr>
      </w:pPr>
      <w:r w:rsidRPr="00E50FC5">
        <w:rPr>
          <w:lang w:val="en-US" w:eastAsia="zh-CN"/>
        </w:rPr>
        <w:t>O</w:t>
      </w:r>
      <w:r w:rsidRPr="00E50FC5">
        <w:rPr>
          <w:rFonts w:hint="eastAsia"/>
          <w:lang w:val="en-US" w:eastAsia="zh-CN"/>
        </w:rPr>
        <w:t xml:space="preserve">bservation 9: the IGMA </w:t>
      </w:r>
      <w:r w:rsidRPr="00E50FC5">
        <w:rPr>
          <w:lang w:val="en-US" w:eastAsia="zh-CN"/>
        </w:rPr>
        <w:t>with</w:t>
      </w:r>
      <w:r w:rsidRPr="00E50FC5">
        <w:rPr>
          <w:rFonts w:hint="eastAsia"/>
          <w:lang w:val="en-US" w:eastAsia="zh-CN"/>
        </w:rPr>
        <w:t xml:space="preserve"> e-ESE and MAP can satisfy the BLER requirement for URLLC.</w:t>
      </w:r>
    </w:p>
    <w:p w14:paraId="343933B9" w14:textId="77777777" w:rsidR="00E50FC5" w:rsidRPr="00E50FC5" w:rsidRDefault="00E50FC5" w:rsidP="00613418">
      <w:pPr>
        <w:pStyle w:val="ListParagraph"/>
        <w:numPr>
          <w:ilvl w:val="0"/>
          <w:numId w:val="75"/>
        </w:numPr>
        <w:spacing w:after="0"/>
        <w:rPr>
          <w:lang w:eastAsia="zh-CN"/>
        </w:rPr>
      </w:pPr>
      <w:r w:rsidRPr="00E50FC5">
        <w:rPr>
          <w:rFonts w:hint="eastAsia"/>
        </w:rPr>
        <w:t xml:space="preserve">Observation </w:t>
      </w:r>
      <w:r w:rsidRPr="00E50FC5">
        <w:rPr>
          <w:rFonts w:hint="eastAsia"/>
          <w:lang w:eastAsia="zh-CN"/>
        </w:rPr>
        <w:t>10</w:t>
      </w:r>
      <w:r w:rsidRPr="00E50FC5">
        <w:rPr>
          <w:rFonts w:hint="eastAsia"/>
        </w:rPr>
        <w:t>:</w:t>
      </w:r>
      <w:r w:rsidRPr="00E50FC5">
        <w:rPr>
          <w:rFonts w:hint="eastAsia"/>
          <w:lang w:eastAsia="ko-KR"/>
        </w:rPr>
        <w:t xml:space="preserve"> </w:t>
      </w:r>
      <w:r w:rsidRPr="00E50FC5">
        <w:rPr>
          <w:rFonts w:hint="eastAsia"/>
          <w:lang w:eastAsia="zh-CN"/>
        </w:rPr>
        <w:t>The performance loss caused by realistic channel estimation for IGMA is acceptable.</w:t>
      </w:r>
    </w:p>
    <w:p w14:paraId="2CBEB439" w14:textId="77777777" w:rsidR="00725B08" w:rsidRDefault="00725B08" w:rsidP="00725B08">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5DB0B53B" w14:textId="6C6DFA1B" w:rsidR="00DC01E2" w:rsidRDefault="00DC01E2" w:rsidP="00966D15">
      <w:pPr>
        <w:ind w:left="720" w:hanging="720"/>
      </w:pPr>
    </w:p>
    <w:p w14:paraId="6D2ADEF7" w14:textId="7CEFEC6F" w:rsidR="00E516F4" w:rsidRDefault="0058452E" w:rsidP="00E516F4">
      <w:pPr>
        <w:ind w:left="720" w:hanging="720"/>
        <w:rPr>
          <w:b/>
          <w:lang w:eastAsia="x-none"/>
        </w:rPr>
      </w:pPr>
      <w:hyperlink r:id="rId2115" w:history="1">
        <w:r w:rsidR="000F2B08">
          <w:rPr>
            <w:rStyle w:val="Hyperlink"/>
            <w:b/>
            <w:lang w:eastAsia="x-none"/>
          </w:rPr>
          <w:t>R1-1807024</w:t>
        </w:r>
      </w:hyperlink>
      <w:r w:rsidR="00E516F4" w:rsidRPr="00E516F4">
        <w:rPr>
          <w:b/>
          <w:lang w:eastAsia="x-none"/>
        </w:rPr>
        <w:tab/>
        <w:t xml:space="preserve">Link Level Evaluation of IDMA </w:t>
      </w:r>
      <w:r w:rsidR="00E516F4" w:rsidRPr="00E516F4">
        <w:rPr>
          <w:b/>
          <w:lang w:eastAsia="x-none"/>
        </w:rPr>
        <w:tab/>
        <w:t>InterDigital, Inc.</w:t>
      </w:r>
    </w:p>
    <w:p w14:paraId="759E7C0D" w14:textId="77777777" w:rsidR="00E516F4" w:rsidRPr="00E516F4" w:rsidRDefault="00E516F4" w:rsidP="00613418">
      <w:pPr>
        <w:pStyle w:val="ListParagraph"/>
        <w:numPr>
          <w:ilvl w:val="0"/>
          <w:numId w:val="75"/>
        </w:numPr>
        <w:spacing w:after="0"/>
        <w:ind w:left="714" w:hanging="357"/>
        <w:rPr>
          <w:noProof/>
          <w:lang w:val="en-US" w:eastAsia="en-GB"/>
        </w:rPr>
      </w:pPr>
      <w:r w:rsidRPr="00E516F4">
        <w:rPr>
          <w:noProof/>
          <w:lang w:eastAsia="en-GB"/>
        </w:rPr>
        <w:t xml:space="preserve">Observation 1 – </w:t>
      </w:r>
      <w:r w:rsidRPr="00E516F4">
        <w:rPr>
          <w:noProof/>
          <w:lang w:val="en-US" w:eastAsia="en-GB"/>
        </w:rPr>
        <w:t>For both</w:t>
      </w:r>
      <w:r w:rsidRPr="00E516F4">
        <w:rPr>
          <w:noProof/>
          <w:lang w:eastAsia="en-GB"/>
        </w:rPr>
        <w:t xml:space="preserve"> AWGN and fading channels, a </w:t>
      </w:r>
      <w:r w:rsidRPr="00E516F4">
        <w:rPr>
          <w:noProof/>
          <w:lang w:val="en-US" w:eastAsia="en-GB"/>
        </w:rPr>
        <w:t xml:space="preserve">significant throughput gain </w:t>
      </w:r>
      <w:r w:rsidRPr="00E516F4">
        <w:rPr>
          <w:noProof/>
          <w:lang w:eastAsia="en-GB"/>
        </w:rPr>
        <w:t xml:space="preserve">can be </w:t>
      </w:r>
      <w:r w:rsidRPr="00E516F4">
        <w:rPr>
          <w:noProof/>
          <w:lang w:val="en-US" w:eastAsia="en-GB"/>
        </w:rPr>
        <w:t>achieved by IDMA.</w:t>
      </w:r>
    </w:p>
    <w:p w14:paraId="5C09F93B" w14:textId="77777777" w:rsidR="00E516F4" w:rsidRPr="00E516F4" w:rsidRDefault="00E516F4" w:rsidP="00613418">
      <w:pPr>
        <w:pStyle w:val="ListParagraph"/>
        <w:numPr>
          <w:ilvl w:val="0"/>
          <w:numId w:val="75"/>
        </w:numPr>
        <w:spacing w:after="0"/>
        <w:ind w:left="714" w:hanging="357"/>
        <w:rPr>
          <w:noProof/>
          <w:lang w:eastAsia="en-GB"/>
        </w:rPr>
      </w:pPr>
      <w:r w:rsidRPr="00E516F4">
        <w:rPr>
          <w:noProof/>
          <w:lang w:val="en-US" w:eastAsia="en-GB"/>
        </w:rPr>
        <w:t xml:space="preserve">Observation 2 </w:t>
      </w:r>
      <w:r w:rsidRPr="00E516F4">
        <w:rPr>
          <w:noProof/>
          <w:lang w:eastAsia="en-GB"/>
        </w:rPr>
        <w:t>–</w:t>
      </w:r>
      <w:r w:rsidRPr="00E516F4">
        <w:rPr>
          <w:noProof/>
          <w:lang w:val="en-US" w:eastAsia="en-GB"/>
        </w:rPr>
        <w:t xml:space="preserve"> </w:t>
      </w:r>
      <w:r w:rsidRPr="00E516F4">
        <w:rPr>
          <w:noProof/>
          <w:lang w:eastAsia="en-GB"/>
        </w:rPr>
        <w:t>Frequency diversity plays an important role in multiplexing capability of  IDMA scheme.</w:t>
      </w:r>
    </w:p>
    <w:p w14:paraId="05AB25AD" w14:textId="77777777" w:rsidR="00E516F4" w:rsidRPr="00E516F4" w:rsidRDefault="00E516F4" w:rsidP="00613418">
      <w:pPr>
        <w:pStyle w:val="ListParagraph"/>
        <w:numPr>
          <w:ilvl w:val="0"/>
          <w:numId w:val="75"/>
        </w:numPr>
        <w:spacing w:after="0"/>
        <w:ind w:left="714" w:hanging="357"/>
        <w:rPr>
          <w:noProof/>
          <w:lang w:val="en-US" w:eastAsia="en-GB"/>
        </w:rPr>
      </w:pPr>
      <w:r w:rsidRPr="00E516F4">
        <w:rPr>
          <w:noProof/>
          <w:lang w:val="en-US" w:eastAsia="en-GB"/>
        </w:rPr>
        <w:t>Observation 3 – Unequal SNR have some negative impact on the capacity of IDMA in fading channels, however its performance is still superior to the OMA.</w:t>
      </w:r>
    </w:p>
    <w:p w14:paraId="11D11E24" w14:textId="77777777" w:rsidR="00E516F4" w:rsidRPr="00E516F4" w:rsidRDefault="00E516F4" w:rsidP="00613418">
      <w:pPr>
        <w:pStyle w:val="ListParagraph"/>
        <w:numPr>
          <w:ilvl w:val="0"/>
          <w:numId w:val="75"/>
        </w:numPr>
        <w:spacing w:after="0"/>
        <w:ind w:left="714" w:hanging="357"/>
        <w:rPr>
          <w:noProof/>
          <w:lang w:val="en-US" w:eastAsia="en-GB"/>
        </w:rPr>
      </w:pPr>
      <w:r w:rsidRPr="00E516F4">
        <w:rPr>
          <w:noProof/>
          <w:lang w:val="en-US" w:eastAsia="en-GB"/>
        </w:rPr>
        <w:t xml:space="preserve">Observation 4 </w:t>
      </w:r>
      <w:r w:rsidRPr="00E516F4">
        <w:rPr>
          <w:noProof/>
          <w:lang w:eastAsia="en-GB"/>
        </w:rPr>
        <w:t>–</w:t>
      </w:r>
      <w:r w:rsidRPr="00E516F4">
        <w:rPr>
          <w:noProof/>
          <w:lang w:val="en-US" w:eastAsia="en-GB"/>
        </w:rPr>
        <w:t xml:space="preserve"> IDMA can provide significant multiplexing gains compared to OMA at the cost of small SNR penalty. </w:t>
      </w:r>
    </w:p>
    <w:p w14:paraId="75D2EF6F" w14:textId="77777777" w:rsidR="00E516F4" w:rsidRDefault="00E516F4" w:rsidP="00E516F4">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5220DF49" w14:textId="7649131F" w:rsidR="00E516F4" w:rsidRDefault="00E516F4" w:rsidP="00966D15">
      <w:pPr>
        <w:ind w:left="720" w:hanging="720"/>
      </w:pPr>
    </w:p>
    <w:p w14:paraId="01F78E71" w14:textId="77777777" w:rsidR="00A105CD" w:rsidRPr="002C61CD" w:rsidRDefault="00A105CD" w:rsidP="00A105CD">
      <w:pPr>
        <w:ind w:left="720" w:hanging="720"/>
        <w:rPr>
          <w:lang w:eastAsia="x-none"/>
        </w:rPr>
      </w:pPr>
      <w:r w:rsidRPr="00FC44D3">
        <w:rPr>
          <w:lang w:eastAsia="x-none"/>
        </w:rPr>
        <w:t>Continue offline discussion – Li (ZTE)</w:t>
      </w:r>
    </w:p>
    <w:p w14:paraId="6C6F8F50" w14:textId="7EC6739C" w:rsidR="00A105CD" w:rsidRDefault="00A105CD" w:rsidP="00966D15">
      <w:pPr>
        <w:ind w:left="720" w:hanging="720"/>
      </w:pPr>
    </w:p>
    <w:p w14:paraId="15AB08A3" w14:textId="77777777" w:rsidR="009E2EC5" w:rsidRDefault="009E2EC5" w:rsidP="009E2EC5">
      <w:pPr>
        <w:ind w:left="720" w:hanging="720"/>
        <w:rPr>
          <w:b/>
          <w:lang w:eastAsia="x-none"/>
        </w:rPr>
      </w:pPr>
      <w:r>
        <w:rPr>
          <w:b/>
          <w:lang w:eastAsia="x-none"/>
        </w:rPr>
        <w:t>Thursday</w:t>
      </w:r>
    </w:p>
    <w:p w14:paraId="5D77150D" w14:textId="01B73082" w:rsidR="009E2EC5" w:rsidRPr="009E2EC5" w:rsidRDefault="0058452E" w:rsidP="009E2EC5">
      <w:pPr>
        <w:ind w:left="720" w:hanging="720"/>
        <w:rPr>
          <w:b/>
          <w:lang w:eastAsia="x-none"/>
        </w:rPr>
      </w:pPr>
      <w:hyperlink r:id="rId2116" w:history="1">
        <w:r w:rsidR="000F2B08">
          <w:rPr>
            <w:rStyle w:val="Hyperlink"/>
            <w:b/>
            <w:lang w:eastAsia="x-none"/>
          </w:rPr>
          <w:t>R1-1807781</w:t>
        </w:r>
      </w:hyperlink>
      <w:r w:rsidR="009E2EC5" w:rsidRPr="009E2EC5">
        <w:rPr>
          <w:b/>
          <w:lang w:eastAsia="x-none"/>
        </w:rPr>
        <w:tab/>
        <w:t>Offline summary of link and system level evaluations for NOMA</w:t>
      </w:r>
      <w:r w:rsidR="009E2EC5" w:rsidRPr="009E2EC5">
        <w:rPr>
          <w:b/>
          <w:lang w:eastAsia="x-none"/>
        </w:rPr>
        <w:tab/>
        <w:t>ZTE</w:t>
      </w:r>
    </w:p>
    <w:p w14:paraId="1F4C6E17" w14:textId="77777777" w:rsidR="009E2EC5" w:rsidRDefault="009E2EC5" w:rsidP="009E2EC5">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1E4E222F" w14:textId="0CD57A62" w:rsidR="009E2EC5" w:rsidRDefault="009E2EC5" w:rsidP="00966D15">
      <w:pPr>
        <w:ind w:left="720" w:hanging="720"/>
      </w:pPr>
    </w:p>
    <w:p w14:paraId="2A46DEBC" w14:textId="77777777" w:rsidR="007860EA" w:rsidRPr="007860EA" w:rsidRDefault="007860EA" w:rsidP="007860EA">
      <w:pPr>
        <w:ind w:left="720" w:hanging="720"/>
        <w:rPr>
          <w:lang w:eastAsia="x-none"/>
        </w:rPr>
      </w:pPr>
      <w:r w:rsidRPr="007860EA">
        <w:rPr>
          <w:highlight w:val="green"/>
          <w:lang w:eastAsia="x-none"/>
        </w:rPr>
        <w:t>Agreements</w:t>
      </w:r>
      <w:r w:rsidRPr="007860EA">
        <w:rPr>
          <w:lang w:eastAsia="x-none"/>
        </w:rPr>
        <w:t>:</w:t>
      </w:r>
    </w:p>
    <w:p w14:paraId="7BDBA95C" w14:textId="77777777" w:rsidR="007860EA" w:rsidRPr="007860EA" w:rsidRDefault="007860EA" w:rsidP="00613418">
      <w:pPr>
        <w:pStyle w:val="ListParagraph"/>
        <w:numPr>
          <w:ilvl w:val="0"/>
          <w:numId w:val="150"/>
        </w:numPr>
      </w:pPr>
      <w:r w:rsidRPr="007860EA">
        <w:t xml:space="preserve">For mMTC, </w:t>
      </w:r>
    </w:p>
    <w:p w14:paraId="34FD312C" w14:textId="77777777" w:rsidR="007860EA" w:rsidRPr="007860EA" w:rsidRDefault="007860EA" w:rsidP="00613418">
      <w:pPr>
        <w:pStyle w:val="ListParagraph"/>
        <w:numPr>
          <w:ilvl w:val="1"/>
          <w:numId w:val="150"/>
        </w:numPr>
      </w:pPr>
      <w:r w:rsidRPr="007860EA">
        <w:t>the baseline for system-level performance comparison is</w:t>
      </w:r>
      <w:r w:rsidRPr="007860EA">
        <w:rPr>
          <w:rFonts w:hint="eastAsia"/>
        </w:rPr>
        <w:t xml:space="preserve"> </w:t>
      </w:r>
    </w:p>
    <w:p w14:paraId="70543D79" w14:textId="77777777" w:rsidR="007860EA" w:rsidRPr="007860EA" w:rsidRDefault="007860EA" w:rsidP="00613418">
      <w:pPr>
        <w:pStyle w:val="ListParagraph"/>
        <w:numPr>
          <w:ilvl w:val="2"/>
          <w:numId w:val="150"/>
        </w:numPr>
      </w:pPr>
      <w:r w:rsidRPr="007860EA">
        <w:t>UL transmission with configured grant type 1 or type 2 in Rel.15 NR.</w:t>
      </w:r>
    </w:p>
    <w:p w14:paraId="6AC738A6" w14:textId="47E6A5B1" w:rsidR="007860EA" w:rsidRPr="007860EA" w:rsidRDefault="007860EA" w:rsidP="00613418">
      <w:pPr>
        <w:pStyle w:val="ListParagraph"/>
        <w:numPr>
          <w:ilvl w:val="3"/>
          <w:numId w:val="150"/>
        </w:numPr>
      </w:pPr>
      <w:r w:rsidRPr="007860EA">
        <w:t>Companies to report the link adaptation assumptions, if any.</w:t>
      </w:r>
    </w:p>
    <w:p w14:paraId="77D53582" w14:textId="77777777" w:rsidR="007860EA" w:rsidRPr="007860EA" w:rsidRDefault="007860EA" w:rsidP="00613418">
      <w:pPr>
        <w:pStyle w:val="ListParagraph"/>
        <w:numPr>
          <w:ilvl w:val="3"/>
          <w:numId w:val="150"/>
        </w:numPr>
      </w:pPr>
      <w:r w:rsidRPr="007860EA">
        <w:t>T</w:t>
      </w:r>
      <w:r w:rsidRPr="007860EA">
        <w:rPr>
          <w:rFonts w:hint="eastAsia"/>
        </w:rPr>
        <w:t>he DMRS collision</w:t>
      </w:r>
      <w:r w:rsidRPr="007860EA">
        <w:t xml:space="preserve">, if any, </w:t>
      </w:r>
      <w:r w:rsidRPr="007860EA">
        <w:rPr>
          <w:rFonts w:hint="eastAsia"/>
        </w:rPr>
        <w:t>should be taken into account.</w:t>
      </w:r>
    </w:p>
    <w:p w14:paraId="4972AA25" w14:textId="77777777" w:rsidR="007860EA" w:rsidRPr="007860EA" w:rsidRDefault="007860EA" w:rsidP="00613418">
      <w:pPr>
        <w:pStyle w:val="ListParagraph"/>
        <w:numPr>
          <w:ilvl w:val="1"/>
          <w:numId w:val="150"/>
        </w:numPr>
      </w:pPr>
      <w:r w:rsidRPr="007860EA">
        <w:t>For the</w:t>
      </w:r>
      <w:r w:rsidRPr="007860EA">
        <w:rPr>
          <w:rFonts w:hint="eastAsia"/>
        </w:rPr>
        <w:t xml:space="preserve"> evaluation of NOMA schemes</w:t>
      </w:r>
    </w:p>
    <w:p w14:paraId="4EF63943" w14:textId="77777777" w:rsidR="007860EA" w:rsidRPr="007860EA" w:rsidRDefault="007860EA" w:rsidP="00613418">
      <w:pPr>
        <w:pStyle w:val="ListParagraph"/>
        <w:numPr>
          <w:ilvl w:val="2"/>
          <w:numId w:val="150"/>
        </w:numPr>
      </w:pPr>
      <w:r w:rsidRPr="007860EA">
        <w:t>UL transmission with configured grant type 1 or type 2 in Rel.15 NR as staring point</w:t>
      </w:r>
    </w:p>
    <w:p w14:paraId="56FFA7CA" w14:textId="3C54AB9F" w:rsidR="007860EA" w:rsidRPr="007860EA" w:rsidRDefault="007860EA" w:rsidP="00613418">
      <w:pPr>
        <w:pStyle w:val="ListParagraph"/>
        <w:numPr>
          <w:ilvl w:val="3"/>
          <w:numId w:val="150"/>
        </w:numPr>
      </w:pPr>
      <w:r w:rsidRPr="007860EA">
        <w:t>Companies to report the link adaptation assumptions, if any.</w:t>
      </w:r>
    </w:p>
    <w:p w14:paraId="28D4D22A" w14:textId="684145FD" w:rsidR="007860EA" w:rsidRPr="007860EA" w:rsidRDefault="007860EA" w:rsidP="00613418">
      <w:pPr>
        <w:pStyle w:val="ListParagraph"/>
        <w:numPr>
          <w:ilvl w:val="3"/>
          <w:numId w:val="150"/>
        </w:numPr>
      </w:pPr>
      <w:r w:rsidRPr="007860EA">
        <w:t>The MA signature (including DMRS) is semi-statically configured.</w:t>
      </w:r>
    </w:p>
    <w:p w14:paraId="078F70AD" w14:textId="77777777" w:rsidR="007860EA" w:rsidRPr="007860EA" w:rsidRDefault="007860EA" w:rsidP="00613418">
      <w:pPr>
        <w:pStyle w:val="ListParagraph"/>
        <w:numPr>
          <w:ilvl w:val="4"/>
          <w:numId w:val="150"/>
        </w:numPr>
      </w:pPr>
      <w:r w:rsidRPr="007860EA">
        <w:t>T</w:t>
      </w:r>
      <w:r w:rsidRPr="007860EA">
        <w:rPr>
          <w:rFonts w:hint="eastAsia"/>
        </w:rPr>
        <w:t xml:space="preserve">he </w:t>
      </w:r>
      <w:r w:rsidRPr="007860EA">
        <w:t xml:space="preserve">MA signature </w:t>
      </w:r>
      <w:r w:rsidRPr="007860EA">
        <w:rPr>
          <w:rFonts w:hint="eastAsia"/>
        </w:rPr>
        <w:t>collision</w:t>
      </w:r>
      <w:r w:rsidRPr="007860EA">
        <w:t xml:space="preserve">, if any, </w:t>
      </w:r>
      <w:r w:rsidRPr="007860EA">
        <w:rPr>
          <w:rFonts w:hint="eastAsia"/>
        </w:rPr>
        <w:t>should be taken into account.</w:t>
      </w:r>
    </w:p>
    <w:p w14:paraId="24E2410A" w14:textId="77777777" w:rsidR="007860EA" w:rsidRPr="007860EA" w:rsidRDefault="007860EA" w:rsidP="00613418">
      <w:pPr>
        <w:pStyle w:val="ListParagraph"/>
        <w:numPr>
          <w:ilvl w:val="2"/>
          <w:numId w:val="150"/>
        </w:numPr>
      </w:pPr>
      <w:r w:rsidRPr="007860EA">
        <w:t>FFS: to demonstrate the potential NOMA gain under grant-free transmission with random selection of MA signatures, where collision of MA signature should be considered.</w:t>
      </w:r>
    </w:p>
    <w:p w14:paraId="16E5EC36" w14:textId="77777777" w:rsidR="007860EA" w:rsidRPr="007860EA" w:rsidRDefault="007860EA" w:rsidP="00613418">
      <w:pPr>
        <w:pStyle w:val="ListParagraph"/>
        <w:numPr>
          <w:ilvl w:val="3"/>
          <w:numId w:val="150"/>
        </w:numPr>
      </w:pPr>
      <w:r w:rsidRPr="007860EA">
        <w:t>The grant-free definition follows NR SI.</w:t>
      </w:r>
    </w:p>
    <w:p w14:paraId="0DA3835A" w14:textId="77777777" w:rsidR="007860EA" w:rsidRPr="007860EA" w:rsidRDefault="007860EA" w:rsidP="007860EA">
      <w:pPr>
        <w:ind w:left="720" w:hanging="720"/>
        <w:rPr>
          <w:lang w:eastAsia="x-none"/>
        </w:rPr>
      </w:pPr>
    </w:p>
    <w:p w14:paraId="54F2BBDB" w14:textId="77777777" w:rsidR="007860EA" w:rsidRPr="007860EA" w:rsidRDefault="007860EA" w:rsidP="007860EA">
      <w:pPr>
        <w:ind w:left="720" w:hanging="720"/>
        <w:rPr>
          <w:lang w:eastAsia="x-none"/>
        </w:rPr>
      </w:pPr>
      <w:r w:rsidRPr="007860EA">
        <w:rPr>
          <w:highlight w:val="green"/>
          <w:lang w:eastAsia="x-none"/>
        </w:rPr>
        <w:t>Agreements</w:t>
      </w:r>
      <w:r w:rsidRPr="007860EA">
        <w:rPr>
          <w:lang w:eastAsia="x-none"/>
        </w:rPr>
        <w:t>:</w:t>
      </w:r>
    </w:p>
    <w:p w14:paraId="7F1DA82E" w14:textId="77777777" w:rsidR="007860EA" w:rsidRPr="009C33F8" w:rsidRDefault="007860EA" w:rsidP="00613418">
      <w:pPr>
        <w:pStyle w:val="ListParagraph"/>
        <w:numPr>
          <w:ilvl w:val="0"/>
          <w:numId w:val="151"/>
        </w:numPr>
      </w:pPr>
      <w:r w:rsidRPr="007860EA">
        <w:rPr>
          <w:rFonts w:hint="eastAsia"/>
        </w:rPr>
        <w:t xml:space="preserve">For eMBB, </w:t>
      </w:r>
    </w:p>
    <w:p w14:paraId="2FC9F4EF" w14:textId="77777777" w:rsidR="007860EA" w:rsidRPr="009C33F8" w:rsidRDefault="007860EA" w:rsidP="00613418">
      <w:pPr>
        <w:pStyle w:val="ListParagraph"/>
        <w:numPr>
          <w:ilvl w:val="1"/>
          <w:numId w:val="151"/>
        </w:numPr>
      </w:pPr>
      <w:r w:rsidRPr="007860EA">
        <w:rPr>
          <w:rFonts w:hint="eastAsia"/>
        </w:rPr>
        <w:t>the baseline for</w:t>
      </w:r>
      <w:r w:rsidRPr="009C33F8">
        <w:t xml:space="preserve"> system-level</w:t>
      </w:r>
      <w:r w:rsidRPr="007860EA">
        <w:rPr>
          <w:rFonts w:hint="eastAsia"/>
        </w:rPr>
        <w:t xml:space="preserve"> performance comparison </w:t>
      </w:r>
      <w:r w:rsidRPr="009C33F8">
        <w:rPr>
          <w:rFonts w:hint="eastAsia"/>
        </w:rPr>
        <w:t xml:space="preserve">can be </w:t>
      </w:r>
    </w:p>
    <w:p w14:paraId="71C630FD" w14:textId="77777777" w:rsidR="007860EA" w:rsidRPr="009C33F8" w:rsidRDefault="007860EA" w:rsidP="00613418">
      <w:pPr>
        <w:pStyle w:val="ListParagraph"/>
        <w:numPr>
          <w:ilvl w:val="2"/>
          <w:numId w:val="151"/>
        </w:numPr>
      </w:pPr>
      <w:r w:rsidRPr="009C33F8">
        <w:t>Configured grant type 1 or type 2 in Rel.15 NR.</w:t>
      </w:r>
    </w:p>
    <w:p w14:paraId="5B5254A4" w14:textId="77777777" w:rsidR="007860EA" w:rsidRPr="009C33F8" w:rsidRDefault="007860EA" w:rsidP="00613418">
      <w:pPr>
        <w:pStyle w:val="ListParagraph"/>
        <w:numPr>
          <w:ilvl w:val="3"/>
          <w:numId w:val="151"/>
        </w:numPr>
      </w:pPr>
      <w:r w:rsidRPr="009C33F8">
        <w:t>T</w:t>
      </w:r>
      <w:r w:rsidRPr="009C33F8">
        <w:rPr>
          <w:rFonts w:hint="eastAsia"/>
        </w:rPr>
        <w:t>he DMRS collision</w:t>
      </w:r>
      <w:r w:rsidRPr="009C33F8">
        <w:t xml:space="preserve">, if any, </w:t>
      </w:r>
      <w:r w:rsidRPr="009C33F8">
        <w:rPr>
          <w:rFonts w:hint="eastAsia"/>
        </w:rPr>
        <w:t>should be taken into account.</w:t>
      </w:r>
    </w:p>
    <w:p w14:paraId="008605CD" w14:textId="77777777" w:rsidR="007860EA" w:rsidRPr="009C33F8" w:rsidRDefault="007860EA" w:rsidP="00613418">
      <w:pPr>
        <w:pStyle w:val="ListParagraph"/>
        <w:numPr>
          <w:ilvl w:val="3"/>
          <w:numId w:val="151"/>
        </w:numPr>
      </w:pPr>
      <w:r w:rsidRPr="009C33F8">
        <w:t>Companies to report the link adaptation assumptions, if any.</w:t>
      </w:r>
    </w:p>
    <w:p w14:paraId="3099445E" w14:textId="77777777" w:rsidR="007860EA" w:rsidRPr="009C33F8" w:rsidRDefault="007860EA" w:rsidP="00613418">
      <w:pPr>
        <w:pStyle w:val="ListParagraph"/>
        <w:numPr>
          <w:ilvl w:val="2"/>
          <w:numId w:val="151"/>
        </w:numPr>
      </w:pPr>
      <w:r w:rsidRPr="009C33F8">
        <w:t>UL transmission with dynamic grant</w:t>
      </w:r>
    </w:p>
    <w:p w14:paraId="02E09B27" w14:textId="77777777" w:rsidR="007860EA" w:rsidRPr="009C33F8" w:rsidRDefault="007860EA" w:rsidP="00613418">
      <w:pPr>
        <w:pStyle w:val="ListParagraph"/>
        <w:numPr>
          <w:ilvl w:val="3"/>
          <w:numId w:val="151"/>
        </w:numPr>
      </w:pPr>
      <w:r w:rsidRPr="009C33F8">
        <w:t>Details to be reported.</w:t>
      </w:r>
    </w:p>
    <w:p w14:paraId="7DACCD57" w14:textId="77777777" w:rsidR="007860EA" w:rsidRPr="009C33F8" w:rsidRDefault="007860EA" w:rsidP="00613418">
      <w:pPr>
        <w:pStyle w:val="ListParagraph"/>
        <w:numPr>
          <w:ilvl w:val="3"/>
          <w:numId w:val="151"/>
        </w:numPr>
      </w:pPr>
      <w:r w:rsidRPr="009C33F8">
        <w:t>The signalling overhead should be reported.</w:t>
      </w:r>
    </w:p>
    <w:p w14:paraId="694E8492" w14:textId="77777777" w:rsidR="007860EA" w:rsidRPr="009C33F8" w:rsidRDefault="007860EA" w:rsidP="00613418">
      <w:pPr>
        <w:pStyle w:val="ListParagraph"/>
        <w:numPr>
          <w:ilvl w:val="1"/>
          <w:numId w:val="151"/>
        </w:numPr>
      </w:pPr>
      <w:r w:rsidRPr="009C33F8">
        <w:t>For the</w:t>
      </w:r>
      <w:r w:rsidRPr="009C33F8">
        <w:rPr>
          <w:rFonts w:hint="eastAsia"/>
        </w:rPr>
        <w:t xml:space="preserve"> evaluation of NOMA schemes</w:t>
      </w:r>
    </w:p>
    <w:p w14:paraId="0440B4E0" w14:textId="77777777" w:rsidR="007860EA" w:rsidRPr="009C33F8" w:rsidRDefault="007860EA" w:rsidP="00613418">
      <w:pPr>
        <w:pStyle w:val="ListParagraph"/>
        <w:numPr>
          <w:ilvl w:val="2"/>
          <w:numId w:val="151"/>
        </w:numPr>
      </w:pPr>
      <w:r w:rsidRPr="009C33F8">
        <w:t>Configured grant type 1 or type 2 in Rel.15 NR.</w:t>
      </w:r>
    </w:p>
    <w:p w14:paraId="4167B510" w14:textId="6B68DC25" w:rsidR="007860EA" w:rsidRPr="009C33F8" w:rsidRDefault="007860EA" w:rsidP="00613418">
      <w:pPr>
        <w:pStyle w:val="ListParagraph"/>
        <w:numPr>
          <w:ilvl w:val="3"/>
          <w:numId w:val="151"/>
        </w:numPr>
      </w:pPr>
      <w:r w:rsidRPr="009C33F8">
        <w:t>The MA signature (including DMRS) is semi-statically configured.</w:t>
      </w:r>
    </w:p>
    <w:p w14:paraId="429A0FCA" w14:textId="77777777" w:rsidR="007860EA" w:rsidRPr="009C33F8" w:rsidRDefault="007860EA" w:rsidP="00613418">
      <w:pPr>
        <w:pStyle w:val="ListParagraph"/>
        <w:numPr>
          <w:ilvl w:val="3"/>
          <w:numId w:val="151"/>
        </w:numPr>
      </w:pPr>
      <w:r w:rsidRPr="009C33F8">
        <w:t>T</w:t>
      </w:r>
      <w:r w:rsidRPr="009C33F8">
        <w:rPr>
          <w:rFonts w:hint="eastAsia"/>
        </w:rPr>
        <w:t xml:space="preserve">he </w:t>
      </w:r>
      <w:r w:rsidRPr="009C33F8">
        <w:t xml:space="preserve">MA signature </w:t>
      </w:r>
      <w:r w:rsidRPr="009C33F8">
        <w:rPr>
          <w:rFonts w:hint="eastAsia"/>
        </w:rPr>
        <w:t>collision</w:t>
      </w:r>
      <w:r w:rsidRPr="009C33F8">
        <w:t xml:space="preserve">, if any, </w:t>
      </w:r>
      <w:r w:rsidRPr="009C33F8">
        <w:rPr>
          <w:rFonts w:hint="eastAsia"/>
        </w:rPr>
        <w:t>should be taken into account.</w:t>
      </w:r>
    </w:p>
    <w:p w14:paraId="2B5C7E38" w14:textId="77777777" w:rsidR="007860EA" w:rsidRPr="009C33F8" w:rsidRDefault="007860EA" w:rsidP="00613418">
      <w:pPr>
        <w:pStyle w:val="ListParagraph"/>
        <w:numPr>
          <w:ilvl w:val="3"/>
          <w:numId w:val="151"/>
        </w:numPr>
      </w:pPr>
      <w:r w:rsidRPr="009C33F8">
        <w:t>Companies to report the link adaptation assumptions, if any.</w:t>
      </w:r>
    </w:p>
    <w:p w14:paraId="1662E8E9" w14:textId="77777777" w:rsidR="007860EA" w:rsidRPr="009C33F8" w:rsidRDefault="007860EA" w:rsidP="00613418">
      <w:pPr>
        <w:pStyle w:val="ListParagraph"/>
        <w:numPr>
          <w:ilvl w:val="2"/>
          <w:numId w:val="151"/>
        </w:numPr>
      </w:pPr>
      <w:r w:rsidRPr="009C33F8">
        <w:t>UL transmission with dynamic grant</w:t>
      </w:r>
    </w:p>
    <w:p w14:paraId="6B8DFFD1" w14:textId="77777777" w:rsidR="007860EA" w:rsidRPr="009C33F8" w:rsidRDefault="007860EA" w:rsidP="00613418">
      <w:pPr>
        <w:pStyle w:val="ListParagraph"/>
        <w:numPr>
          <w:ilvl w:val="3"/>
          <w:numId w:val="151"/>
        </w:numPr>
      </w:pPr>
      <w:r w:rsidRPr="009C33F8">
        <w:t>Details to be reported.</w:t>
      </w:r>
    </w:p>
    <w:p w14:paraId="419BF893" w14:textId="77777777" w:rsidR="007860EA" w:rsidRPr="009C33F8" w:rsidRDefault="007860EA" w:rsidP="00613418">
      <w:pPr>
        <w:pStyle w:val="ListParagraph"/>
        <w:numPr>
          <w:ilvl w:val="3"/>
          <w:numId w:val="151"/>
        </w:numPr>
      </w:pPr>
      <w:r w:rsidRPr="009C33F8">
        <w:t>The signalling overhead should be reported.</w:t>
      </w:r>
    </w:p>
    <w:p w14:paraId="179BFECA" w14:textId="77777777" w:rsidR="007860EA" w:rsidRPr="009C33F8" w:rsidRDefault="007860EA" w:rsidP="00613418">
      <w:pPr>
        <w:pStyle w:val="ListParagraph"/>
        <w:numPr>
          <w:ilvl w:val="2"/>
          <w:numId w:val="151"/>
        </w:numPr>
      </w:pPr>
      <w:r w:rsidRPr="009C33F8">
        <w:t>FFS: to demonstrate the potential NOMA gain under grant-free transmission with random selection of MA signatures, where collision of MA signature should be considered.</w:t>
      </w:r>
    </w:p>
    <w:p w14:paraId="568A47A0" w14:textId="77777777" w:rsidR="007860EA" w:rsidRPr="009C33F8" w:rsidRDefault="007860EA" w:rsidP="00613418">
      <w:pPr>
        <w:pStyle w:val="ListParagraph"/>
        <w:numPr>
          <w:ilvl w:val="3"/>
          <w:numId w:val="151"/>
        </w:numPr>
      </w:pPr>
      <w:r w:rsidRPr="009C33F8">
        <w:t>The grant-free definition follows NR SI.</w:t>
      </w:r>
    </w:p>
    <w:p w14:paraId="11EAA077" w14:textId="77777777" w:rsidR="007860EA" w:rsidRPr="007860EA" w:rsidRDefault="007860EA" w:rsidP="007860EA">
      <w:pPr>
        <w:ind w:left="720" w:hanging="720"/>
        <w:rPr>
          <w:lang w:eastAsia="x-none"/>
        </w:rPr>
      </w:pPr>
    </w:p>
    <w:p w14:paraId="711AB8D0" w14:textId="77777777" w:rsidR="007860EA" w:rsidRPr="007860EA" w:rsidRDefault="007860EA" w:rsidP="007860EA">
      <w:pPr>
        <w:ind w:left="720" w:hanging="720"/>
        <w:rPr>
          <w:szCs w:val="20"/>
          <w:lang w:eastAsia="x-none"/>
        </w:rPr>
      </w:pPr>
      <w:r w:rsidRPr="007860EA">
        <w:rPr>
          <w:szCs w:val="20"/>
          <w:highlight w:val="green"/>
          <w:lang w:eastAsia="x-none"/>
        </w:rPr>
        <w:t>Agreements</w:t>
      </w:r>
      <w:r w:rsidRPr="007860EA">
        <w:rPr>
          <w:szCs w:val="20"/>
          <w:lang w:eastAsia="x-none"/>
        </w:rPr>
        <w:t>:</w:t>
      </w:r>
    </w:p>
    <w:p w14:paraId="2930FD9F" w14:textId="77777777" w:rsidR="007860EA" w:rsidRPr="007860EA" w:rsidRDefault="007860EA" w:rsidP="00613418">
      <w:pPr>
        <w:pStyle w:val="ListParagraph"/>
        <w:numPr>
          <w:ilvl w:val="0"/>
          <w:numId w:val="152"/>
        </w:numPr>
      </w:pPr>
      <w:r w:rsidRPr="007860EA">
        <w:rPr>
          <w:rFonts w:hint="eastAsia"/>
        </w:rPr>
        <w:t xml:space="preserve">For </w:t>
      </w:r>
      <w:r w:rsidRPr="007860EA">
        <w:t xml:space="preserve">SLS in </w:t>
      </w:r>
      <w:r w:rsidRPr="007860EA">
        <w:rPr>
          <w:rFonts w:hint="eastAsia"/>
        </w:rPr>
        <w:t xml:space="preserve">mMTC and eMBB, the packet drop rate (PDR) </w:t>
      </w:r>
      <w:r w:rsidRPr="007860EA">
        <w:t>is</w:t>
      </w:r>
      <w:r w:rsidRPr="007860EA">
        <w:rPr>
          <w:rFonts w:hint="eastAsia"/>
        </w:rPr>
        <w:t xml:space="preserve"> defined as (the number of packets in outage) / (the number of packets generated), where a packet is in outage if this packet failed to be successfully decoded by the receiver beyond</w:t>
      </w:r>
    </w:p>
    <w:p w14:paraId="577E928E" w14:textId="641909C5" w:rsidR="007860EA" w:rsidRPr="007860EA" w:rsidRDefault="007860EA" w:rsidP="00613418">
      <w:pPr>
        <w:pStyle w:val="ListParagraph"/>
        <w:numPr>
          <w:ilvl w:val="1"/>
          <w:numId w:val="152"/>
        </w:numPr>
      </w:pPr>
      <w:r w:rsidRPr="007860EA">
        <w:lastRenderedPageBreak/>
        <w:t>“</w:t>
      </w:r>
      <w:r w:rsidRPr="007860EA">
        <w:rPr>
          <w:rFonts w:hint="eastAsia"/>
        </w:rPr>
        <w:t>packet dropping timer</w:t>
      </w:r>
      <w:r w:rsidRPr="007860EA">
        <w:t>”</w:t>
      </w:r>
      <w:r w:rsidRPr="007860EA">
        <w:rPr>
          <w:rFonts w:hint="eastAsia"/>
        </w:rPr>
        <w:t>, or</w:t>
      </w:r>
    </w:p>
    <w:p w14:paraId="2DC92A9A" w14:textId="77777777" w:rsidR="007860EA" w:rsidRPr="007860EA" w:rsidRDefault="007860EA" w:rsidP="00613418">
      <w:pPr>
        <w:pStyle w:val="ListParagraph"/>
        <w:numPr>
          <w:ilvl w:val="2"/>
          <w:numId w:val="152"/>
        </w:numPr>
      </w:pPr>
      <w:r w:rsidRPr="007860EA">
        <w:rPr>
          <w:rFonts w:hint="eastAsia"/>
        </w:rPr>
        <w:t>The packet dropping timer can be set to 1</w:t>
      </w:r>
      <w:r w:rsidRPr="007860EA">
        <w:t xml:space="preserve"> second</w:t>
      </w:r>
      <w:r w:rsidRPr="007860EA">
        <w:rPr>
          <w:rFonts w:hint="eastAsia"/>
        </w:rPr>
        <w:t xml:space="preserve"> as the starting point.</w:t>
      </w:r>
    </w:p>
    <w:p w14:paraId="197427B2" w14:textId="77777777" w:rsidR="007860EA" w:rsidRPr="007860EA" w:rsidRDefault="007860EA" w:rsidP="00613418">
      <w:pPr>
        <w:pStyle w:val="ListParagraph"/>
        <w:numPr>
          <w:ilvl w:val="1"/>
          <w:numId w:val="152"/>
        </w:numPr>
      </w:pPr>
      <w:r w:rsidRPr="007860EA">
        <w:t>“maximum number of HARQ transmission(s)”</w:t>
      </w:r>
    </w:p>
    <w:p w14:paraId="182391A9" w14:textId="77777777" w:rsidR="007860EA" w:rsidRPr="007860EA" w:rsidRDefault="007860EA" w:rsidP="00613418">
      <w:pPr>
        <w:pStyle w:val="ListParagraph"/>
        <w:numPr>
          <w:ilvl w:val="2"/>
          <w:numId w:val="152"/>
        </w:numPr>
      </w:pPr>
      <w:r w:rsidRPr="007860EA">
        <w:t>1 and 8 as starting point</w:t>
      </w:r>
    </w:p>
    <w:p w14:paraId="2797CA80" w14:textId="77777777" w:rsidR="007860EA" w:rsidRPr="007860EA" w:rsidRDefault="007860EA" w:rsidP="00613418">
      <w:pPr>
        <w:pStyle w:val="ListParagraph"/>
        <w:numPr>
          <w:ilvl w:val="2"/>
          <w:numId w:val="152"/>
        </w:numPr>
      </w:pPr>
      <w:r w:rsidRPr="007860EA">
        <w:t>The HARQ timing is FFS</w:t>
      </w:r>
    </w:p>
    <w:p w14:paraId="05405CA2" w14:textId="77777777" w:rsidR="007860EA" w:rsidRPr="007860EA" w:rsidRDefault="007860EA" w:rsidP="007860EA">
      <w:pPr>
        <w:ind w:left="720" w:hanging="720"/>
        <w:rPr>
          <w:lang w:eastAsia="x-none"/>
        </w:rPr>
      </w:pPr>
    </w:p>
    <w:p w14:paraId="112E54F2" w14:textId="77777777" w:rsidR="007860EA" w:rsidRPr="007860EA" w:rsidRDefault="007860EA" w:rsidP="007860EA">
      <w:pPr>
        <w:ind w:left="720" w:hanging="720"/>
        <w:rPr>
          <w:lang w:eastAsia="x-none"/>
        </w:rPr>
      </w:pPr>
      <w:r w:rsidRPr="007860EA">
        <w:rPr>
          <w:highlight w:val="green"/>
          <w:lang w:eastAsia="x-none"/>
        </w:rPr>
        <w:t>Agreements</w:t>
      </w:r>
      <w:r w:rsidRPr="007860EA">
        <w:rPr>
          <w:lang w:eastAsia="x-none"/>
        </w:rPr>
        <w:t>:</w:t>
      </w:r>
    </w:p>
    <w:p w14:paraId="397D9431" w14:textId="77777777" w:rsidR="007860EA" w:rsidRPr="009C33F8" w:rsidRDefault="007860EA" w:rsidP="00613418">
      <w:pPr>
        <w:pStyle w:val="ListParagraph"/>
        <w:numPr>
          <w:ilvl w:val="0"/>
          <w:numId w:val="152"/>
        </w:numPr>
      </w:pPr>
      <w:r w:rsidRPr="009C33F8">
        <w:t>Simplified</w:t>
      </w:r>
      <w:r w:rsidRPr="007860EA">
        <w:rPr>
          <w:rFonts w:hint="eastAsia"/>
        </w:rPr>
        <w:t xml:space="preserve"> </w:t>
      </w:r>
      <w:r w:rsidRPr="007860EA">
        <w:t>system-level</w:t>
      </w:r>
      <w:r w:rsidRPr="007860EA">
        <w:rPr>
          <w:rFonts w:hint="eastAsia"/>
        </w:rPr>
        <w:t xml:space="preserve"> evaluations </w:t>
      </w:r>
      <w:r w:rsidRPr="007860EA">
        <w:t>can be used for</w:t>
      </w:r>
      <w:r w:rsidRPr="007860EA">
        <w:rPr>
          <w:rFonts w:hint="eastAsia"/>
        </w:rPr>
        <w:t xml:space="preserve"> </w:t>
      </w:r>
      <w:r w:rsidRPr="009C33F8">
        <w:rPr>
          <w:rFonts w:hint="eastAsia"/>
        </w:rPr>
        <w:t>URLLC</w:t>
      </w:r>
      <w:r w:rsidRPr="007860EA">
        <w:rPr>
          <w:rFonts w:hint="eastAsia"/>
        </w:rPr>
        <w:t xml:space="preserve"> scenario</w:t>
      </w:r>
      <w:r w:rsidRPr="007860EA">
        <w:t xml:space="preserve"> as detailed as follows:</w:t>
      </w:r>
    </w:p>
    <w:p w14:paraId="21AAF232" w14:textId="77777777" w:rsidR="007860EA" w:rsidRPr="009C33F8" w:rsidRDefault="007860EA" w:rsidP="00613418">
      <w:pPr>
        <w:pStyle w:val="ListParagraph"/>
        <w:numPr>
          <w:ilvl w:val="1"/>
          <w:numId w:val="152"/>
        </w:numPr>
      </w:pPr>
      <w:r w:rsidRPr="009C33F8">
        <w:t>Mean</w:t>
      </w:r>
      <w:r w:rsidRPr="007860EA">
        <w:rPr>
          <w:rFonts w:hint="eastAsia"/>
        </w:rPr>
        <w:t xml:space="preserve"> BLER of </w:t>
      </w:r>
      <w:r w:rsidRPr="009C33F8">
        <w:rPr>
          <w:rFonts w:hint="eastAsia"/>
        </w:rPr>
        <w:t>a</w:t>
      </w:r>
      <w:r w:rsidRPr="007860EA">
        <w:rPr>
          <w:rFonts w:hint="eastAsia"/>
        </w:rPr>
        <w:t xml:space="preserve"> UE </w:t>
      </w:r>
      <w:r w:rsidRPr="009C33F8">
        <w:rPr>
          <w:rFonts w:hint="eastAsia"/>
        </w:rPr>
        <w:t xml:space="preserve">can be used </w:t>
      </w:r>
      <w:r w:rsidRPr="007860EA">
        <w:rPr>
          <w:rFonts w:hint="eastAsia"/>
        </w:rPr>
        <w:t xml:space="preserve">to represent the </w:t>
      </w:r>
      <w:r w:rsidRPr="009C33F8">
        <w:rPr>
          <w:rFonts w:hint="eastAsia"/>
        </w:rPr>
        <w:t>reliability of</w:t>
      </w:r>
      <w:r w:rsidRPr="007860EA">
        <w:rPr>
          <w:rFonts w:hint="eastAsia"/>
        </w:rPr>
        <w:t xml:space="preserve"> the UE</w:t>
      </w:r>
      <w:r w:rsidRPr="009C33F8">
        <w:rPr>
          <w:rFonts w:hint="eastAsia"/>
        </w:rPr>
        <w:t xml:space="preserve">. </w:t>
      </w:r>
    </w:p>
    <w:p w14:paraId="361A2C33" w14:textId="77777777" w:rsidR="007860EA" w:rsidRPr="007860EA" w:rsidRDefault="007860EA" w:rsidP="00613418">
      <w:pPr>
        <w:pStyle w:val="ListParagraph"/>
        <w:numPr>
          <w:ilvl w:val="2"/>
          <w:numId w:val="152"/>
        </w:numPr>
      </w:pPr>
      <w:r w:rsidRPr="009C33F8">
        <w:rPr>
          <w:rFonts w:hint="eastAsia"/>
        </w:rPr>
        <w:t xml:space="preserve">Note: Further considerations can be reviewed, e.g. </w:t>
      </w:r>
      <w:r w:rsidRPr="009C33F8">
        <w:t>the deviation of BLER about the mean BLER.</w:t>
      </w:r>
    </w:p>
    <w:p w14:paraId="251E77AC" w14:textId="77777777" w:rsidR="007860EA" w:rsidRPr="009C33F8" w:rsidRDefault="007860EA" w:rsidP="00613418">
      <w:pPr>
        <w:pStyle w:val="ListParagraph"/>
        <w:numPr>
          <w:ilvl w:val="0"/>
          <w:numId w:val="152"/>
        </w:numPr>
      </w:pPr>
      <w:r w:rsidRPr="009C33F8">
        <w:rPr>
          <w:rFonts w:hint="eastAsia"/>
        </w:rPr>
        <w:t xml:space="preserve">PHY abstraction methods agreed in </w:t>
      </w:r>
      <w:r w:rsidRPr="009C33F8">
        <w:t xml:space="preserve">TR38.802 </w:t>
      </w:r>
      <w:r w:rsidRPr="009C33F8">
        <w:rPr>
          <w:rFonts w:hint="eastAsia"/>
        </w:rPr>
        <w:t>can be reused as the starting point.</w:t>
      </w:r>
    </w:p>
    <w:p w14:paraId="1CE1BE7A" w14:textId="77777777" w:rsidR="007860EA" w:rsidRPr="009C33F8" w:rsidRDefault="007860EA" w:rsidP="00613418">
      <w:pPr>
        <w:pStyle w:val="ListParagraph"/>
        <w:numPr>
          <w:ilvl w:val="1"/>
          <w:numId w:val="152"/>
        </w:numPr>
      </w:pPr>
      <w:r w:rsidRPr="009C33F8">
        <w:rPr>
          <w:rFonts w:hint="eastAsia"/>
        </w:rPr>
        <w:t>Note: Further considerations can be reviewed.</w:t>
      </w:r>
    </w:p>
    <w:p w14:paraId="1B55229E" w14:textId="77777777" w:rsidR="007860EA" w:rsidRPr="007860EA" w:rsidRDefault="007860EA" w:rsidP="009C33F8"/>
    <w:p w14:paraId="2C1DC823" w14:textId="77777777" w:rsidR="007860EA" w:rsidRPr="007860EA" w:rsidRDefault="007860EA" w:rsidP="009C33F8">
      <w:pPr>
        <w:widowControl w:val="0"/>
        <w:ind w:left="720" w:hanging="720"/>
        <w:jc w:val="both"/>
        <w:rPr>
          <w:rFonts w:eastAsia="SimSun"/>
          <w:szCs w:val="20"/>
          <w:lang w:eastAsia="x-none"/>
        </w:rPr>
      </w:pPr>
      <w:r w:rsidRPr="007860EA">
        <w:rPr>
          <w:rFonts w:eastAsia="SimSun"/>
          <w:szCs w:val="20"/>
          <w:highlight w:val="green"/>
          <w:lang w:eastAsia="x-none"/>
        </w:rPr>
        <w:t>Agreements</w:t>
      </w:r>
      <w:r w:rsidRPr="007860EA">
        <w:rPr>
          <w:rFonts w:eastAsia="SimSun"/>
          <w:szCs w:val="20"/>
          <w:lang w:eastAsia="x-none"/>
        </w:rPr>
        <w:t>:</w:t>
      </w:r>
    </w:p>
    <w:p w14:paraId="0D93BE29" w14:textId="77777777" w:rsidR="007860EA" w:rsidRPr="007860EA" w:rsidRDefault="007860EA" w:rsidP="00613418">
      <w:pPr>
        <w:pStyle w:val="ListParagraph"/>
        <w:numPr>
          <w:ilvl w:val="0"/>
          <w:numId w:val="153"/>
        </w:numPr>
      </w:pPr>
      <w:r w:rsidRPr="007860EA">
        <w:rPr>
          <w:rFonts w:hint="eastAsia"/>
        </w:rPr>
        <w:t>For mMTC, higher layer protocol overhead can be confirmed to 29 bytes for evaluation purpose.</w:t>
      </w:r>
    </w:p>
    <w:p w14:paraId="77F2DD65" w14:textId="77777777" w:rsidR="007860EA" w:rsidRPr="007860EA" w:rsidRDefault="007860EA" w:rsidP="00613418">
      <w:pPr>
        <w:pStyle w:val="ListParagraph"/>
        <w:numPr>
          <w:ilvl w:val="0"/>
          <w:numId w:val="153"/>
        </w:numPr>
      </w:pPr>
      <w:r w:rsidRPr="007860EA">
        <w:rPr>
          <w:rFonts w:hint="eastAsia"/>
        </w:rPr>
        <w:t xml:space="preserve">The traffic model below is used for NOMA evaluations in </w:t>
      </w:r>
      <w:r w:rsidRPr="009C33F8">
        <w:rPr>
          <w:rFonts w:hint="eastAsia"/>
        </w:rPr>
        <w:t>URLLC</w:t>
      </w:r>
      <w:r w:rsidRPr="007860EA">
        <w:rPr>
          <w:rFonts w:hint="eastAsia"/>
        </w:rPr>
        <w:t xml:space="preserve"> scenario:</w:t>
      </w:r>
    </w:p>
    <w:p w14:paraId="3B2455DE" w14:textId="77777777" w:rsidR="007860EA" w:rsidRPr="007860EA" w:rsidRDefault="007860EA" w:rsidP="00613418">
      <w:pPr>
        <w:pStyle w:val="ListParagraph"/>
        <w:numPr>
          <w:ilvl w:val="1"/>
          <w:numId w:val="153"/>
        </w:numPr>
      </w:pPr>
      <w:r w:rsidRPr="007860EA">
        <w:rPr>
          <w:rFonts w:hint="eastAsia"/>
        </w:rPr>
        <w:t>Packet arrival per UE</w:t>
      </w:r>
      <w:r w:rsidRPr="007860EA">
        <w:t xml:space="preserve"> </w:t>
      </w:r>
      <w:r w:rsidRPr="009C33F8">
        <w:t>can be based on either option 1 or option 2</w:t>
      </w:r>
    </w:p>
    <w:p w14:paraId="7BFEE7F5" w14:textId="77777777" w:rsidR="007860EA" w:rsidRPr="007860EA" w:rsidRDefault="007860EA" w:rsidP="00613418">
      <w:pPr>
        <w:pStyle w:val="ListParagraph"/>
        <w:numPr>
          <w:ilvl w:val="2"/>
          <w:numId w:val="153"/>
        </w:numPr>
      </w:pPr>
      <w:r w:rsidRPr="009C33F8">
        <w:rPr>
          <w:rFonts w:hint="eastAsia"/>
        </w:rPr>
        <w:t xml:space="preserve">Option 1: </w:t>
      </w:r>
      <w:r w:rsidRPr="007860EA">
        <w:rPr>
          <w:rFonts w:hint="eastAsia"/>
        </w:rPr>
        <w:t>FTP Model 3</w:t>
      </w:r>
      <w:r w:rsidRPr="009C33F8">
        <w:rPr>
          <w:rFonts w:hint="eastAsia"/>
        </w:rPr>
        <w:t xml:space="preserve"> </w:t>
      </w:r>
      <w:r w:rsidRPr="007860EA">
        <w:rPr>
          <w:rFonts w:hint="eastAsia"/>
        </w:rPr>
        <w:t>with Poisson arrival;</w:t>
      </w:r>
    </w:p>
    <w:p w14:paraId="7D1598B0" w14:textId="77777777" w:rsidR="007860EA" w:rsidRPr="007860EA" w:rsidRDefault="007860EA" w:rsidP="00613418">
      <w:pPr>
        <w:pStyle w:val="ListParagraph"/>
        <w:numPr>
          <w:ilvl w:val="2"/>
          <w:numId w:val="153"/>
        </w:numPr>
      </w:pPr>
      <w:r w:rsidRPr="009C33F8">
        <w:rPr>
          <w:rFonts w:hint="eastAsia"/>
        </w:rPr>
        <w:t>Option 2: Periodic packet arrivals.</w:t>
      </w:r>
    </w:p>
    <w:p w14:paraId="408F8D5A" w14:textId="77777777" w:rsidR="007860EA" w:rsidRPr="007860EA" w:rsidRDefault="007860EA" w:rsidP="00613418">
      <w:pPr>
        <w:pStyle w:val="ListParagraph"/>
        <w:numPr>
          <w:ilvl w:val="1"/>
          <w:numId w:val="153"/>
        </w:numPr>
      </w:pPr>
      <w:r w:rsidRPr="007860EA">
        <w:rPr>
          <w:rFonts w:hint="eastAsia"/>
        </w:rPr>
        <w:t>Packet size:</w:t>
      </w:r>
      <w:r w:rsidRPr="009C33F8">
        <w:rPr>
          <w:rFonts w:hint="eastAsia"/>
        </w:rPr>
        <w:t xml:space="preserve"> </w:t>
      </w:r>
    </w:p>
    <w:p w14:paraId="5E2E8172" w14:textId="77777777" w:rsidR="007860EA" w:rsidRPr="009C33F8" w:rsidRDefault="007860EA" w:rsidP="00613418">
      <w:pPr>
        <w:pStyle w:val="ListParagraph"/>
        <w:numPr>
          <w:ilvl w:val="2"/>
          <w:numId w:val="153"/>
        </w:numPr>
      </w:pPr>
      <w:r w:rsidRPr="009C33F8">
        <w:t>Single f</w:t>
      </w:r>
      <w:r w:rsidRPr="009C33F8">
        <w:rPr>
          <w:rFonts w:hint="eastAsia"/>
        </w:rPr>
        <w:t xml:space="preserve">ixed </w:t>
      </w:r>
      <w:r w:rsidRPr="009C33F8">
        <w:t>value per simulation: 60 bytes and 200 bytes</w:t>
      </w:r>
    </w:p>
    <w:p w14:paraId="3928E4C1" w14:textId="77777777" w:rsidR="007860EA" w:rsidRPr="009C33F8" w:rsidRDefault="007860EA" w:rsidP="00613418">
      <w:pPr>
        <w:pStyle w:val="ListParagraph"/>
        <w:numPr>
          <w:ilvl w:val="3"/>
          <w:numId w:val="153"/>
        </w:numPr>
      </w:pPr>
      <w:r w:rsidRPr="007860EA">
        <w:t>higher layer protocol overhead included</w:t>
      </w:r>
    </w:p>
    <w:p w14:paraId="70DCA0FE" w14:textId="77777777" w:rsidR="007860EA" w:rsidRPr="007860EA" w:rsidRDefault="007860EA" w:rsidP="00613418">
      <w:pPr>
        <w:pStyle w:val="ListParagraph"/>
        <w:numPr>
          <w:ilvl w:val="1"/>
          <w:numId w:val="153"/>
        </w:numPr>
      </w:pPr>
      <w:r w:rsidRPr="009C33F8">
        <w:t>The target reliability is 99.999% and the t</w:t>
      </w:r>
      <w:r w:rsidRPr="009C33F8">
        <w:rPr>
          <w:rFonts w:hint="eastAsia"/>
        </w:rPr>
        <w:t xml:space="preserve">arget delay requirement is 1ms </w:t>
      </w:r>
      <w:r w:rsidRPr="009C33F8">
        <w:t xml:space="preserve">(for 60 bytes) and 4ms (for 200bytes) </w:t>
      </w:r>
      <w:r w:rsidRPr="009C33F8">
        <w:rPr>
          <w:rFonts w:hint="eastAsia"/>
        </w:rPr>
        <w:t>as starting point.</w:t>
      </w:r>
    </w:p>
    <w:p w14:paraId="5B192B28" w14:textId="77777777" w:rsidR="007860EA" w:rsidRPr="007860EA" w:rsidRDefault="007860EA" w:rsidP="00613418">
      <w:pPr>
        <w:pStyle w:val="ListParagraph"/>
        <w:numPr>
          <w:ilvl w:val="0"/>
          <w:numId w:val="153"/>
        </w:numPr>
      </w:pPr>
      <w:r w:rsidRPr="007860EA">
        <w:rPr>
          <w:rFonts w:hint="eastAsia"/>
        </w:rPr>
        <w:t xml:space="preserve">The traffic model below is used for NOMA evaluations in </w:t>
      </w:r>
      <w:r w:rsidRPr="009C33F8">
        <w:rPr>
          <w:rFonts w:hint="eastAsia"/>
        </w:rPr>
        <w:t>eMBB</w:t>
      </w:r>
      <w:r w:rsidRPr="007860EA">
        <w:rPr>
          <w:rFonts w:hint="eastAsia"/>
        </w:rPr>
        <w:t xml:space="preserve"> scenario:</w:t>
      </w:r>
    </w:p>
    <w:p w14:paraId="6F99732C" w14:textId="77777777" w:rsidR="007860EA" w:rsidRPr="007860EA" w:rsidRDefault="007860EA" w:rsidP="00613418">
      <w:pPr>
        <w:pStyle w:val="ListParagraph"/>
        <w:numPr>
          <w:ilvl w:val="1"/>
          <w:numId w:val="153"/>
        </w:numPr>
      </w:pPr>
      <w:r w:rsidRPr="007860EA">
        <w:rPr>
          <w:rFonts w:hint="eastAsia"/>
        </w:rPr>
        <w:t>Packet arrival per UE: FTP Model 3</w:t>
      </w:r>
      <w:r w:rsidRPr="009C33F8">
        <w:rPr>
          <w:rFonts w:hint="eastAsia"/>
        </w:rPr>
        <w:t xml:space="preserve"> </w:t>
      </w:r>
      <w:r w:rsidRPr="007860EA">
        <w:rPr>
          <w:rFonts w:hint="eastAsia"/>
        </w:rPr>
        <w:t>with Poisson arrival</w:t>
      </w:r>
    </w:p>
    <w:p w14:paraId="6CE4506C" w14:textId="77777777" w:rsidR="007860EA" w:rsidRPr="007860EA" w:rsidRDefault="007860EA" w:rsidP="00613418">
      <w:pPr>
        <w:pStyle w:val="ListParagraph"/>
        <w:numPr>
          <w:ilvl w:val="1"/>
          <w:numId w:val="153"/>
        </w:numPr>
      </w:pPr>
      <w:r w:rsidRPr="007860EA">
        <w:rPr>
          <w:rFonts w:hint="eastAsia"/>
        </w:rPr>
        <w:t>Packet size:</w:t>
      </w:r>
    </w:p>
    <w:p w14:paraId="0DEE3FBD" w14:textId="77777777" w:rsidR="007860EA" w:rsidRPr="007860EA" w:rsidRDefault="007860EA" w:rsidP="00613418">
      <w:pPr>
        <w:pStyle w:val="ListParagraph"/>
        <w:numPr>
          <w:ilvl w:val="2"/>
          <w:numId w:val="153"/>
        </w:numPr>
      </w:pPr>
      <w:r w:rsidRPr="007860EA">
        <w:t>[40]~[600] bytes Pareto distribution, with shaping parameter alpha = [1.5] as starting point.</w:t>
      </w:r>
    </w:p>
    <w:p w14:paraId="080FFCEC" w14:textId="77777777" w:rsidR="007860EA" w:rsidRPr="007860EA" w:rsidRDefault="007860EA" w:rsidP="00613418">
      <w:pPr>
        <w:pStyle w:val="ListParagraph"/>
        <w:numPr>
          <w:ilvl w:val="3"/>
          <w:numId w:val="153"/>
        </w:numPr>
      </w:pPr>
      <w:r w:rsidRPr="007860EA">
        <w:t>Further refinement can be further discussed in RAN1#94</w:t>
      </w:r>
    </w:p>
    <w:p w14:paraId="26228002" w14:textId="77777777" w:rsidR="009C33F8" w:rsidRDefault="009C33F8" w:rsidP="009C33F8">
      <w:pPr>
        <w:widowControl w:val="0"/>
        <w:ind w:left="720" w:hanging="720"/>
        <w:jc w:val="both"/>
        <w:rPr>
          <w:rFonts w:eastAsia="SimSun"/>
          <w:szCs w:val="20"/>
          <w:highlight w:val="green"/>
          <w:lang w:eastAsia="x-none"/>
        </w:rPr>
      </w:pPr>
    </w:p>
    <w:p w14:paraId="6866933E" w14:textId="2D07FA85" w:rsidR="007860EA" w:rsidRPr="007860EA" w:rsidRDefault="007860EA" w:rsidP="009C33F8">
      <w:pPr>
        <w:widowControl w:val="0"/>
        <w:ind w:left="720" w:hanging="720"/>
        <w:jc w:val="both"/>
        <w:rPr>
          <w:rFonts w:eastAsia="SimSun"/>
          <w:szCs w:val="20"/>
          <w:lang w:eastAsia="x-none"/>
        </w:rPr>
      </w:pPr>
      <w:r w:rsidRPr="007860EA">
        <w:rPr>
          <w:rFonts w:eastAsia="SimSun"/>
          <w:szCs w:val="20"/>
          <w:highlight w:val="green"/>
          <w:lang w:eastAsia="x-none"/>
        </w:rPr>
        <w:t>Agreements</w:t>
      </w:r>
      <w:r w:rsidRPr="007860EA">
        <w:rPr>
          <w:rFonts w:eastAsia="SimSun"/>
          <w:szCs w:val="20"/>
          <w:lang w:eastAsia="x-none"/>
        </w:rPr>
        <w:t>:</w:t>
      </w:r>
    </w:p>
    <w:p w14:paraId="422BA37D" w14:textId="77777777" w:rsidR="007860EA" w:rsidRPr="007860EA" w:rsidRDefault="007860EA" w:rsidP="00613418">
      <w:pPr>
        <w:pStyle w:val="ListParagraph"/>
        <w:numPr>
          <w:ilvl w:val="0"/>
          <w:numId w:val="154"/>
        </w:numPr>
      </w:pPr>
      <w:r w:rsidRPr="007860EA">
        <w:t>T</w:t>
      </w:r>
      <w:r w:rsidRPr="007860EA">
        <w:rPr>
          <w:rFonts w:hint="eastAsia"/>
        </w:rPr>
        <w:t xml:space="preserve">he building penetration model defined in Table 7.4.3-3 in TR 38.901 is used for </w:t>
      </w:r>
      <w:r w:rsidRPr="007860EA">
        <w:t xml:space="preserve">SLS with </w:t>
      </w:r>
      <w:r w:rsidRPr="007860EA">
        <w:rPr>
          <w:rFonts w:hint="eastAsia"/>
        </w:rPr>
        <w:t>frequencies below 6 GHz.</w:t>
      </w:r>
    </w:p>
    <w:p w14:paraId="1F2BD6D1" w14:textId="77777777" w:rsidR="007860EA" w:rsidRPr="007860EA" w:rsidRDefault="007860EA" w:rsidP="00613418">
      <w:pPr>
        <w:pStyle w:val="ListParagraph"/>
        <w:numPr>
          <w:ilvl w:val="0"/>
          <w:numId w:val="154"/>
        </w:numPr>
      </w:pPr>
      <w:r w:rsidRPr="007860EA">
        <w:rPr>
          <w:rFonts w:hint="eastAsia"/>
        </w:rPr>
        <w:t>For mMTC:</w:t>
      </w:r>
    </w:p>
    <w:p w14:paraId="6FDCD2AF" w14:textId="77777777" w:rsidR="007860EA" w:rsidRPr="007860EA" w:rsidRDefault="007860EA" w:rsidP="00613418">
      <w:pPr>
        <w:pStyle w:val="ListParagraph"/>
        <w:numPr>
          <w:ilvl w:val="1"/>
          <w:numId w:val="154"/>
        </w:numPr>
      </w:pPr>
      <w:r w:rsidRPr="007860EA">
        <w:rPr>
          <w:rFonts w:hint="eastAsia"/>
        </w:rPr>
        <w:t>Inter-BS distance is 1732 m.</w:t>
      </w:r>
    </w:p>
    <w:p w14:paraId="058B7DB6" w14:textId="77777777" w:rsidR="007860EA" w:rsidRPr="007860EA" w:rsidRDefault="007860EA" w:rsidP="00613418">
      <w:pPr>
        <w:pStyle w:val="ListParagraph"/>
        <w:numPr>
          <w:ilvl w:val="1"/>
          <w:numId w:val="154"/>
        </w:numPr>
      </w:pPr>
      <w:r w:rsidRPr="007860EA">
        <w:rPr>
          <w:rFonts w:hint="eastAsia"/>
        </w:rPr>
        <w:t>Simulation bandwidth with 6 PRBs is the starting point.</w:t>
      </w:r>
    </w:p>
    <w:p w14:paraId="53626597" w14:textId="77777777" w:rsidR="007860EA" w:rsidRPr="007860EA" w:rsidRDefault="007860EA" w:rsidP="00613418">
      <w:pPr>
        <w:pStyle w:val="ListParagraph"/>
        <w:numPr>
          <w:ilvl w:val="1"/>
          <w:numId w:val="154"/>
        </w:numPr>
      </w:pPr>
      <w:r w:rsidRPr="007860EA">
        <w:rPr>
          <w:rFonts w:hint="eastAsia"/>
        </w:rPr>
        <w:t>For UE distribution, 20% of users are outdoors (3km/h), 80% of users are indoor (3km/h).</w:t>
      </w:r>
    </w:p>
    <w:p w14:paraId="00E02DB9" w14:textId="77777777" w:rsidR="007860EA" w:rsidRPr="007860EA" w:rsidRDefault="007860EA" w:rsidP="00613418">
      <w:pPr>
        <w:pStyle w:val="ListParagraph"/>
        <w:numPr>
          <w:ilvl w:val="0"/>
          <w:numId w:val="154"/>
        </w:numPr>
      </w:pPr>
      <w:r w:rsidRPr="007860EA">
        <w:rPr>
          <w:rFonts w:hint="eastAsia"/>
        </w:rPr>
        <w:t xml:space="preserve">For URLLC: </w:t>
      </w:r>
    </w:p>
    <w:p w14:paraId="3346B9D8" w14:textId="77777777" w:rsidR="007860EA" w:rsidRPr="007860EA" w:rsidRDefault="007860EA" w:rsidP="00613418">
      <w:pPr>
        <w:pStyle w:val="ListParagraph"/>
        <w:numPr>
          <w:ilvl w:val="1"/>
          <w:numId w:val="154"/>
        </w:numPr>
      </w:pPr>
      <w:r w:rsidRPr="007860EA">
        <w:rPr>
          <w:rFonts w:hint="eastAsia"/>
        </w:rPr>
        <w:t>Carrier frequency can be 4GHz or 700MHz.</w:t>
      </w:r>
    </w:p>
    <w:p w14:paraId="3B5470AE" w14:textId="77777777" w:rsidR="007860EA" w:rsidRPr="007860EA" w:rsidRDefault="007860EA" w:rsidP="00613418">
      <w:pPr>
        <w:pStyle w:val="ListParagraph"/>
        <w:numPr>
          <w:ilvl w:val="2"/>
          <w:numId w:val="154"/>
        </w:numPr>
      </w:pPr>
      <w:r w:rsidRPr="007860EA">
        <w:rPr>
          <w:rFonts w:hint="eastAsia"/>
        </w:rPr>
        <w:t xml:space="preserve">For 4GHz, </w:t>
      </w:r>
    </w:p>
    <w:p w14:paraId="3173A70E" w14:textId="77777777" w:rsidR="007860EA" w:rsidRPr="007860EA" w:rsidRDefault="007860EA" w:rsidP="00613418">
      <w:pPr>
        <w:pStyle w:val="ListParagraph"/>
        <w:numPr>
          <w:ilvl w:val="3"/>
          <w:numId w:val="154"/>
        </w:numPr>
      </w:pPr>
      <w:r w:rsidRPr="007860EA">
        <w:rPr>
          <w:rFonts w:hint="eastAsia"/>
        </w:rPr>
        <w:t>200m ISD, 20% of users are outdoors (3km/h), 80% of users are indoor (3km/h).</w:t>
      </w:r>
    </w:p>
    <w:p w14:paraId="3CDC8C2B" w14:textId="77777777" w:rsidR="007860EA" w:rsidRPr="007860EA" w:rsidRDefault="007860EA" w:rsidP="00613418">
      <w:pPr>
        <w:pStyle w:val="ListParagraph"/>
        <w:numPr>
          <w:ilvl w:val="3"/>
          <w:numId w:val="154"/>
        </w:numPr>
      </w:pPr>
      <w:r w:rsidRPr="007860EA">
        <w:rPr>
          <w:rFonts w:hint="eastAsia"/>
        </w:rPr>
        <w:t>For 700MHz</w:t>
      </w:r>
      <w:r w:rsidRPr="007860EA">
        <w:t>,</w:t>
      </w:r>
      <w:r w:rsidRPr="007860EA">
        <w:rPr>
          <w:rFonts w:hint="eastAsia"/>
        </w:rPr>
        <w:t xml:space="preserve"> 500m ISD, 20% of users are outdoors (3km/h), 80% of users are indoor (3km/h).</w:t>
      </w:r>
    </w:p>
    <w:p w14:paraId="73FA1D6B" w14:textId="77777777" w:rsidR="007860EA" w:rsidRPr="007860EA" w:rsidRDefault="007860EA" w:rsidP="00613418">
      <w:pPr>
        <w:pStyle w:val="ListParagraph"/>
        <w:numPr>
          <w:ilvl w:val="4"/>
          <w:numId w:val="154"/>
        </w:numPr>
      </w:pPr>
      <w:r w:rsidRPr="007860EA">
        <w:t xml:space="preserve">Other option(s) not precluded, e.g., </w:t>
      </w:r>
      <w:r w:rsidRPr="007860EA">
        <w:rPr>
          <w:rFonts w:hint="eastAsia"/>
        </w:rPr>
        <w:t>500m ISD, 80% of users are outdoors (3km/h), 20% of users are indoor (3km/h).</w:t>
      </w:r>
    </w:p>
    <w:p w14:paraId="5D477CDE" w14:textId="77777777" w:rsidR="007860EA" w:rsidRPr="007860EA" w:rsidRDefault="007860EA" w:rsidP="00613418">
      <w:pPr>
        <w:pStyle w:val="ListParagraph"/>
        <w:numPr>
          <w:ilvl w:val="0"/>
          <w:numId w:val="154"/>
        </w:numPr>
      </w:pPr>
      <w:r w:rsidRPr="007860EA">
        <w:rPr>
          <w:rFonts w:hint="eastAsia"/>
        </w:rPr>
        <w:t xml:space="preserve">Clarify the simulation bandwidth in the </w:t>
      </w:r>
      <w:r w:rsidRPr="007860EA">
        <w:t xml:space="preserve">SLS assumptions is the bandwidth for uplink transmission. </w:t>
      </w:r>
    </w:p>
    <w:p w14:paraId="1A8E392D" w14:textId="77777777" w:rsidR="007860EA" w:rsidRPr="007860EA" w:rsidRDefault="007860EA" w:rsidP="00613418">
      <w:pPr>
        <w:pStyle w:val="ListParagraph"/>
        <w:numPr>
          <w:ilvl w:val="1"/>
          <w:numId w:val="154"/>
        </w:numPr>
      </w:pPr>
      <w:r w:rsidRPr="007860EA">
        <w:t>FFS whether or not to introduce system bandwidth in SLS</w:t>
      </w:r>
    </w:p>
    <w:p w14:paraId="5D3435BC" w14:textId="77777777" w:rsidR="007860EA" w:rsidRPr="007860EA" w:rsidRDefault="007860EA" w:rsidP="009C33F8">
      <w:pPr>
        <w:widowControl w:val="0"/>
        <w:ind w:left="720" w:hanging="720"/>
        <w:jc w:val="both"/>
        <w:rPr>
          <w:rFonts w:eastAsia="SimSun"/>
          <w:szCs w:val="20"/>
          <w:lang w:eastAsia="x-none"/>
        </w:rPr>
      </w:pPr>
    </w:p>
    <w:p w14:paraId="36FE4497" w14:textId="77777777" w:rsidR="007860EA" w:rsidRPr="007860EA" w:rsidRDefault="007860EA" w:rsidP="009C33F8">
      <w:pPr>
        <w:widowControl w:val="0"/>
        <w:ind w:left="720" w:hanging="720"/>
        <w:jc w:val="both"/>
        <w:rPr>
          <w:rFonts w:eastAsia="SimSun"/>
          <w:szCs w:val="20"/>
          <w:lang w:eastAsia="x-none"/>
        </w:rPr>
      </w:pPr>
      <w:r w:rsidRPr="007860EA">
        <w:rPr>
          <w:rFonts w:eastAsia="SimSun"/>
          <w:szCs w:val="20"/>
          <w:highlight w:val="green"/>
          <w:lang w:eastAsia="x-none"/>
        </w:rPr>
        <w:t>Agreements</w:t>
      </w:r>
      <w:r w:rsidRPr="007860EA">
        <w:rPr>
          <w:rFonts w:eastAsia="SimSun"/>
          <w:szCs w:val="20"/>
          <w:lang w:eastAsia="x-none"/>
        </w:rPr>
        <w:t>:</w:t>
      </w:r>
    </w:p>
    <w:p w14:paraId="539A1FC8" w14:textId="77777777" w:rsidR="007860EA" w:rsidRPr="007860EA" w:rsidRDefault="007860EA" w:rsidP="00613418">
      <w:pPr>
        <w:pStyle w:val="ListParagraph"/>
        <w:numPr>
          <w:ilvl w:val="0"/>
          <w:numId w:val="155"/>
        </w:numPr>
      </w:pPr>
      <w:r w:rsidRPr="007860EA">
        <w:t>For calibration of the CDFs of coupling loss and downlink geometry averaged over two antenna ports.</w:t>
      </w:r>
    </w:p>
    <w:p w14:paraId="5AC22E12" w14:textId="77777777" w:rsidR="007860EA" w:rsidRPr="007860EA" w:rsidRDefault="007860EA" w:rsidP="00613418">
      <w:pPr>
        <w:pStyle w:val="ListParagraph"/>
        <w:numPr>
          <w:ilvl w:val="1"/>
          <w:numId w:val="155"/>
        </w:numPr>
      </w:pPr>
      <w:r w:rsidRPr="007860EA">
        <w:t>Use the assumption in the following Table.</w:t>
      </w:r>
      <w:r w:rsidRPr="009C33F8">
        <w:rPr>
          <w:color w:val="FF0000"/>
          <w:u w:val="single"/>
        </w:rPr>
        <w:t xml:space="preserve"> </w:t>
      </w:r>
    </w:p>
    <w:p w14:paraId="666E5063" w14:textId="77777777" w:rsidR="007860EA" w:rsidRPr="007860EA" w:rsidRDefault="007860EA" w:rsidP="007860EA">
      <w:pPr>
        <w:widowControl w:val="0"/>
        <w:spacing w:beforeLines="50" w:before="120" w:afterLines="50" w:after="120"/>
        <w:ind w:left="420" w:hanging="720"/>
        <w:jc w:val="center"/>
        <w:rPr>
          <w:rFonts w:eastAsia="MS Gothic"/>
          <w:b/>
          <w:bCs/>
          <w:szCs w:val="20"/>
          <w:lang w:eastAsia="ja-JP"/>
        </w:rPr>
      </w:pPr>
      <w:r w:rsidRPr="007860EA">
        <w:rPr>
          <w:b/>
          <w:bCs/>
          <w:szCs w:val="20"/>
        </w:rPr>
        <w:t xml:space="preserve">Table </w:t>
      </w:r>
      <w:r w:rsidRPr="007860EA">
        <w:rPr>
          <w:rFonts w:eastAsia="SimSun"/>
          <w:b/>
          <w:bCs/>
          <w:szCs w:val="20"/>
        </w:rPr>
        <w:t>System-level assumptions for calibration purpose</w:t>
      </w:r>
    </w:p>
    <w:tbl>
      <w:tblPr>
        <w:tblW w:w="7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5"/>
        <w:gridCol w:w="1905"/>
        <w:gridCol w:w="16"/>
        <w:gridCol w:w="1889"/>
        <w:gridCol w:w="32"/>
        <w:gridCol w:w="1921"/>
      </w:tblGrid>
      <w:tr w:rsidR="007860EA" w:rsidRPr="006F3100" w14:paraId="4BCF844F" w14:textId="77777777" w:rsidTr="009C33F8">
        <w:trPr>
          <w:trHeight w:val="20"/>
          <w:jc w:val="center"/>
        </w:trPr>
        <w:tc>
          <w:tcPr>
            <w:tcW w:w="1905" w:type="dxa"/>
            <w:shd w:val="clear" w:color="auto" w:fill="DBDBDB"/>
            <w:vAlign w:val="center"/>
          </w:tcPr>
          <w:p w14:paraId="310EDCBA" w14:textId="77777777" w:rsidR="007860EA" w:rsidRPr="006F3100" w:rsidRDefault="007860EA" w:rsidP="007860EA">
            <w:pPr>
              <w:ind w:left="720" w:hanging="720"/>
              <w:jc w:val="center"/>
              <w:rPr>
                <w:b/>
                <w:bCs/>
                <w:sz w:val="16"/>
                <w:szCs w:val="16"/>
              </w:rPr>
            </w:pPr>
            <w:r w:rsidRPr="006F3100">
              <w:rPr>
                <w:b/>
                <w:bCs/>
                <w:sz w:val="16"/>
                <w:szCs w:val="16"/>
              </w:rPr>
              <w:t>Parameters</w:t>
            </w:r>
          </w:p>
        </w:tc>
        <w:tc>
          <w:tcPr>
            <w:tcW w:w="1905" w:type="dxa"/>
            <w:shd w:val="clear" w:color="auto" w:fill="DBDBDB"/>
            <w:vAlign w:val="center"/>
          </w:tcPr>
          <w:p w14:paraId="2236A197" w14:textId="77777777" w:rsidR="007860EA" w:rsidRPr="006F3100" w:rsidRDefault="007860EA" w:rsidP="007860EA">
            <w:pPr>
              <w:ind w:left="720" w:hanging="720"/>
              <w:jc w:val="center"/>
              <w:rPr>
                <w:b/>
                <w:bCs/>
                <w:sz w:val="16"/>
                <w:szCs w:val="16"/>
              </w:rPr>
            </w:pPr>
            <w:r w:rsidRPr="006F3100">
              <w:rPr>
                <w:b/>
                <w:bCs/>
                <w:sz w:val="16"/>
                <w:szCs w:val="16"/>
              </w:rPr>
              <w:t>Case 1</w:t>
            </w:r>
          </w:p>
        </w:tc>
        <w:tc>
          <w:tcPr>
            <w:tcW w:w="1905" w:type="dxa"/>
            <w:gridSpan w:val="2"/>
            <w:shd w:val="clear" w:color="auto" w:fill="DBDBDB"/>
            <w:vAlign w:val="center"/>
          </w:tcPr>
          <w:p w14:paraId="24E1E56A" w14:textId="77777777" w:rsidR="007860EA" w:rsidRPr="006F3100" w:rsidRDefault="007860EA" w:rsidP="007860EA">
            <w:pPr>
              <w:ind w:left="720" w:hanging="720"/>
              <w:jc w:val="center"/>
              <w:rPr>
                <w:b/>
                <w:bCs/>
                <w:sz w:val="16"/>
                <w:szCs w:val="16"/>
              </w:rPr>
            </w:pPr>
            <w:r w:rsidRPr="006F3100">
              <w:rPr>
                <w:b/>
                <w:bCs/>
                <w:sz w:val="16"/>
                <w:szCs w:val="16"/>
              </w:rPr>
              <w:t>Case 2</w:t>
            </w:r>
          </w:p>
        </w:tc>
        <w:tc>
          <w:tcPr>
            <w:tcW w:w="1953" w:type="dxa"/>
            <w:gridSpan w:val="2"/>
            <w:shd w:val="clear" w:color="auto" w:fill="DBDBDB"/>
            <w:vAlign w:val="center"/>
          </w:tcPr>
          <w:p w14:paraId="092AD8E5" w14:textId="77777777" w:rsidR="007860EA" w:rsidRPr="006F3100" w:rsidRDefault="007860EA" w:rsidP="007860EA">
            <w:pPr>
              <w:ind w:left="720" w:hanging="720"/>
              <w:jc w:val="center"/>
              <w:rPr>
                <w:b/>
                <w:bCs/>
                <w:sz w:val="16"/>
                <w:szCs w:val="16"/>
              </w:rPr>
            </w:pPr>
            <w:r w:rsidRPr="006F3100">
              <w:rPr>
                <w:b/>
                <w:bCs/>
                <w:sz w:val="16"/>
                <w:szCs w:val="16"/>
              </w:rPr>
              <w:t>Case 3</w:t>
            </w:r>
          </w:p>
        </w:tc>
      </w:tr>
      <w:tr w:rsidR="007860EA" w:rsidRPr="006F3100" w14:paraId="7FF937B2" w14:textId="77777777" w:rsidTr="009C33F8">
        <w:trPr>
          <w:trHeight w:val="20"/>
          <w:jc w:val="center"/>
        </w:trPr>
        <w:tc>
          <w:tcPr>
            <w:tcW w:w="1905" w:type="dxa"/>
          </w:tcPr>
          <w:p w14:paraId="7313B099" w14:textId="77777777" w:rsidR="007860EA" w:rsidRPr="006F3100" w:rsidRDefault="007860EA" w:rsidP="007860EA">
            <w:pPr>
              <w:ind w:left="720" w:hanging="720"/>
              <w:rPr>
                <w:sz w:val="16"/>
                <w:szCs w:val="16"/>
              </w:rPr>
            </w:pPr>
            <w:r w:rsidRPr="006F3100">
              <w:rPr>
                <w:sz w:val="16"/>
                <w:szCs w:val="16"/>
                <w:lang w:eastAsia="ja-JP"/>
              </w:rPr>
              <w:t>Layout</w:t>
            </w:r>
          </w:p>
        </w:tc>
        <w:tc>
          <w:tcPr>
            <w:tcW w:w="5763" w:type="dxa"/>
            <w:gridSpan w:val="5"/>
          </w:tcPr>
          <w:p w14:paraId="556ADEFB" w14:textId="77777777" w:rsidR="007860EA" w:rsidRPr="006F3100" w:rsidRDefault="007860EA" w:rsidP="007860EA">
            <w:pPr>
              <w:ind w:left="720" w:hanging="720"/>
              <w:rPr>
                <w:sz w:val="16"/>
                <w:szCs w:val="16"/>
                <w:lang w:eastAsia="ja-JP"/>
              </w:rPr>
            </w:pPr>
            <w:r w:rsidRPr="006F3100">
              <w:rPr>
                <w:sz w:val="16"/>
                <w:szCs w:val="16"/>
                <w:lang w:eastAsia="ja-JP"/>
              </w:rPr>
              <w:t>Single layer - Macro layer: Hex. Grid</w:t>
            </w:r>
          </w:p>
        </w:tc>
      </w:tr>
      <w:tr w:rsidR="007860EA" w:rsidRPr="006F3100" w14:paraId="3D2DE6A9" w14:textId="77777777" w:rsidTr="009C33F8">
        <w:trPr>
          <w:trHeight w:val="20"/>
          <w:jc w:val="center"/>
        </w:trPr>
        <w:tc>
          <w:tcPr>
            <w:tcW w:w="1905" w:type="dxa"/>
          </w:tcPr>
          <w:p w14:paraId="16DA92D0" w14:textId="77777777" w:rsidR="007860EA" w:rsidRPr="006F3100" w:rsidRDefault="007860EA" w:rsidP="007860EA">
            <w:pPr>
              <w:ind w:left="720" w:hanging="720"/>
              <w:rPr>
                <w:sz w:val="16"/>
                <w:szCs w:val="16"/>
              </w:rPr>
            </w:pPr>
            <w:r w:rsidRPr="006F3100">
              <w:rPr>
                <w:sz w:val="16"/>
                <w:szCs w:val="16"/>
                <w:lang w:eastAsia="ja-JP"/>
              </w:rPr>
              <w:t>Inter-BS distance</w:t>
            </w:r>
          </w:p>
        </w:tc>
        <w:tc>
          <w:tcPr>
            <w:tcW w:w="1905" w:type="dxa"/>
          </w:tcPr>
          <w:p w14:paraId="5A3F05CF" w14:textId="77777777" w:rsidR="007860EA" w:rsidRPr="006F3100" w:rsidRDefault="007860EA" w:rsidP="007860EA">
            <w:pPr>
              <w:ind w:left="720" w:hanging="720"/>
              <w:rPr>
                <w:sz w:val="16"/>
                <w:szCs w:val="16"/>
              </w:rPr>
            </w:pPr>
            <w:r w:rsidRPr="006F3100">
              <w:rPr>
                <w:sz w:val="16"/>
                <w:szCs w:val="16"/>
                <w:lang w:eastAsia="ja-JP"/>
              </w:rPr>
              <w:t xml:space="preserve">1732m </w:t>
            </w:r>
          </w:p>
        </w:tc>
        <w:tc>
          <w:tcPr>
            <w:tcW w:w="1905" w:type="dxa"/>
            <w:gridSpan w:val="2"/>
          </w:tcPr>
          <w:p w14:paraId="3ECEC4A5" w14:textId="77777777" w:rsidR="007860EA" w:rsidRPr="006F3100" w:rsidRDefault="007860EA" w:rsidP="007860EA">
            <w:pPr>
              <w:ind w:left="720" w:hanging="720"/>
              <w:rPr>
                <w:sz w:val="16"/>
                <w:szCs w:val="16"/>
              </w:rPr>
            </w:pPr>
            <w:r w:rsidRPr="006F3100">
              <w:rPr>
                <w:sz w:val="16"/>
                <w:szCs w:val="16"/>
              </w:rPr>
              <w:t xml:space="preserve">500m </w:t>
            </w:r>
          </w:p>
        </w:tc>
        <w:tc>
          <w:tcPr>
            <w:tcW w:w="1953" w:type="dxa"/>
            <w:gridSpan w:val="2"/>
          </w:tcPr>
          <w:p w14:paraId="1D5ABDBE" w14:textId="77777777" w:rsidR="007860EA" w:rsidRPr="006F3100" w:rsidRDefault="007860EA" w:rsidP="007860EA">
            <w:pPr>
              <w:ind w:left="720" w:hanging="720"/>
              <w:rPr>
                <w:sz w:val="16"/>
                <w:szCs w:val="16"/>
                <w:lang w:eastAsia="ja-JP"/>
              </w:rPr>
            </w:pPr>
            <w:r w:rsidRPr="006F3100">
              <w:rPr>
                <w:sz w:val="16"/>
                <w:szCs w:val="16"/>
              </w:rPr>
              <w:t>200m</w:t>
            </w:r>
          </w:p>
        </w:tc>
      </w:tr>
      <w:tr w:rsidR="007860EA" w:rsidRPr="006F3100" w14:paraId="0A0E7615" w14:textId="77777777" w:rsidTr="009C33F8">
        <w:trPr>
          <w:trHeight w:val="20"/>
          <w:jc w:val="center"/>
        </w:trPr>
        <w:tc>
          <w:tcPr>
            <w:tcW w:w="1905" w:type="dxa"/>
          </w:tcPr>
          <w:p w14:paraId="24F6A38F" w14:textId="77777777" w:rsidR="007860EA" w:rsidRPr="006F3100" w:rsidRDefault="007860EA" w:rsidP="007860EA">
            <w:pPr>
              <w:ind w:left="720" w:hanging="720"/>
              <w:rPr>
                <w:sz w:val="16"/>
                <w:szCs w:val="16"/>
                <w:lang w:eastAsia="ja-JP"/>
              </w:rPr>
            </w:pPr>
            <w:r w:rsidRPr="006F3100">
              <w:rPr>
                <w:sz w:val="16"/>
                <w:szCs w:val="16"/>
                <w:lang w:eastAsia="ja-JP"/>
              </w:rPr>
              <w:t>Carrier frequency</w:t>
            </w:r>
          </w:p>
        </w:tc>
        <w:tc>
          <w:tcPr>
            <w:tcW w:w="1905" w:type="dxa"/>
          </w:tcPr>
          <w:p w14:paraId="24ED6756" w14:textId="77777777" w:rsidR="007860EA" w:rsidRPr="006F3100" w:rsidRDefault="007860EA" w:rsidP="007860EA">
            <w:pPr>
              <w:ind w:left="720" w:hanging="720"/>
              <w:rPr>
                <w:sz w:val="16"/>
                <w:szCs w:val="16"/>
                <w:lang w:eastAsia="ja-JP"/>
              </w:rPr>
            </w:pPr>
            <w:r w:rsidRPr="006F3100">
              <w:rPr>
                <w:sz w:val="16"/>
                <w:szCs w:val="16"/>
                <w:lang w:eastAsia="ja-JP"/>
              </w:rPr>
              <w:t>700MHz</w:t>
            </w:r>
          </w:p>
        </w:tc>
        <w:tc>
          <w:tcPr>
            <w:tcW w:w="1905" w:type="dxa"/>
            <w:gridSpan w:val="2"/>
          </w:tcPr>
          <w:p w14:paraId="42A22589" w14:textId="77777777" w:rsidR="007860EA" w:rsidRPr="006F3100" w:rsidRDefault="007860EA" w:rsidP="007860EA">
            <w:pPr>
              <w:ind w:left="720" w:hanging="720"/>
              <w:rPr>
                <w:sz w:val="16"/>
                <w:szCs w:val="16"/>
                <w:lang w:eastAsia="ja-JP"/>
              </w:rPr>
            </w:pPr>
            <w:r w:rsidRPr="006F3100">
              <w:rPr>
                <w:sz w:val="16"/>
                <w:szCs w:val="16"/>
              </w:rPr>
              <w:t>700MHz</w:t>
            </w:r>
          </w:p>
        </w:tc>
        <w:tc>
          <w:tcPr>
            <w:tcW w:w="1953" w:type="dxa"/>
            <w:gridSpan w:val="2"/>
          </w:tcPr>
          <w:p w14:paraId="6186C3B2" w14:textId="77777777" w:rsidR="007860EA" w:rsidRPr="006F3100" w:rsidRDefault="007860EA" w:rsidP="007860EA">
            <w:pPr>
              <w:ind w:left="720" w:hanging="720"/>
              <w:rPr>
                <w:sz w:val="16"/>
                <w:szCs w:val="16"/>
                <w:lang w:eastAsia="ja-JP"/>
              </w:rPr>
            </w:pPr>
            <w:r w:rsidRPr="006F3100">
              <w:rPr>
                <w:sz w:val="16"/>
                <w:szCs w:val="16"/>
              </w:rPr>
              <w:t>4GHz</w:t>
            </w:r>
          </w:p>
        </w:tc>
      </w:tr>
      <w:tr w:rsidR="007860EA" w:rsidRPr="006F3100" w14:paraId="189B99A1" w14:textId="77777777" w:rsidTr="009C33F8">
        <w:trPr>
          <w:trHeight w:val="20"/>
          <w:jc w:val="center"/>
        </w:trPr>
        <w:tc>
          <w:tcPr>
            <w:tcW w:w="1905" w:type="dxa"/>
          </w:tcPr>
          <w:p w14:paraId="67D4C51D" w14:textId="77777777" w:rsidR="007860EA" w:rsidRPr="006F3100" w:rsidRDefault="007860EA" w:rsidP="007860EA">
            <w:pPr>
              <w:ind w:left="720" w:hanging="720"/>
              <w:rPr>
                <w:sz w:val="16"/>
                <w:szCs w:val="16"/>
              </w:rPr>
            </w:pPr>
            <w:r w:rsidRPr="006F3100">
              <w:rPr>
                <w:sz w:val="16"/>
                <w:szCs w:val="16"/>
                <w:lang w:eastAsia="ja-JP"/>
              </w:rPr>
              <w:t>Channel model</w:t>
            </w:r>
          </w:p>
        </w:tc>
        <w:tc>
          <w:tcPr>
            <w:tcW w:w="5763" w:type="dxa"/>
            <w:gridSpan w:val="5"/>
            <w:vAlign w:val="center"/>
          </w:tcPr>
          <w:p w14:paraId="689AE04B" w14:textId="77777777" w:rsidR="007860EA" w:rsidRPr="006F3100" w:rsidRDefault="007860EA" w:rsidP="007860EA">
            <w:pPr>
              <w:ind w:left="720" w:hanging="720"/>
              <w:rPr>
                <w:sz w:val="16"/>
                <w:szCs w:val="16"/>
              </w:rPr>
            </w:pPr>
            <w:r w:rsidRPr="006F3100">
              <w:rPr>
                <w:sz w:val="16"/>
                <w:szCs w:val="16"/>
              </w:rPr>
              <w:t>UMa in TR 38.901</w:t>
            </w:r>
          </w:p>
        </w:tc>
      </w:tr>
      <w:tr w:rsidR="007860EA" w:rsidRPr="006F3100" w14:paraId="65CE2C81" w14:textId="77777777" w:rsidTr="009C33F8">
        <w:trPr>
          <w:trHeight w:val="20"/>
          <w:jc w:val="center"/>
        </w:trPr>
        <w:tc>
          <w:tcPr>
            <w:tcW w:w="1905" w:type="dxa"/>
          </w:tcPr>
          <w:p w14:paraId="24617D0C" w14:textId="77777777" w:rsidR="007860EA" w:rsidRPr="006F3100" w:rsidRDefault="007860EA" w:rsidP="007860EA">
            <w:pPr>
              <w:ind w:left="720" w:hanging="720"/>
              <w:rPr>
                <w:sz w:val="16"/>
                <w:szCs w:val="16"/>
              </w:rPr>
            </w:pPr>
            <w:r w:rsidRPr="006F3100">
              <w:rPr>
                <w:sz w:val="16"/>
                <w:szCs w:val="16"/>
                <w:lang w:eastAsia="ja-JP"/>
              </w:rPr>
              <w:t>UE Tx power</w:t>
            </w:r>
          </w:p>
        </w:tc>
        <w:tc>
          <w:tcPr>
            <w:tcW w:w="5763" w:type="dxa"/>
            <w:gridSpan w:val="5"/>
            <w:vAlign w:val="center"/>
          </w:tcPr>
          <w:p w14:paraId="4B06FABE" w14:textId="77777777" w:rsidR="007860EA" w:rsidRPr="006F3100" w:rsidRDefault="007860EA" w:rsidP="007860EA">
            <w:pPr>
              <w:ind w:left="720" w:hanging="720"/>
              <w:rPr>
                <w:sz w:val="16"/>
                <w:szCs w:val="16"/>
              </w:rPr>
            </w:pPr>
            <w:r w:rsidRPr="006F3100">
              <w:rPr>
                <w:sz w:val="16"/>
                <w:szCs w:val="16"/>
              </w:rPr>
              <w:t>Max 23 dBm</w:t>
            </w:r>
          </w:p>
        </w:tc>
      </w:tr>
      <w:tr w:rsidR="007860EA" w:rsidRPr="006F3100" w14:paraId="6E8F9099" w14:textId="77777777" w:rsidTr="009C33F8">
        <w:trPr>
          <w:trHeight w:val="20"/>
          <w:jc w:val="center"/>
        </w:trPr>
        <w:tc>
          <w:tcPr>
            <w:tcW w:w="1905" w:type="dxa"/>
          </w:tcPr>
          <w:p w14:paraId="318E36C4" w14:textId="77777777" w:rsidR="007860EA" w:rsidRPr="006F3100" w:rsidRDefault="007860EA" w:rsidP="007860EA">
            <w:pPr>
              <w:spacing w:before="40"/>
              <w:rPr>
                <w:rFonts w:ascii="Arial" w:eastAsia="MS Mincho" w:hAnsi="Arial"/>
                <w:color w:val="000000"/>
                <w:sz w:val="16"/>
                <w:szCs w:val="16"/>
                <w:lang w:eastAsia="en-GB"/>
              </w:rPr>
            </w:pPr>
            <w:r w:rsidRPr="006F3100">
              <w:rPr>
                <w:rFonts w:ascii="Arial" w:eastAsia="MS Mincho" w:hAnsi="Arial"/>
                <w:color w:val="000000"/>
                <w:sz w:val="16"/>
                <w:szCs w:val="16"/>
                <w:lang w:eastAsia="en-GB"/>
              </w:rPr>
              <w:t>BS Tx power</w:t>
            </w:r>
          </w:p>
        </w:tc>
        <w:tc>
          <w:tcPr>
            <w:tcW w:w="5763" w:type="dxa"/>
            <w:gridSpan w:val="5"/>
            <w:vAlign w:val="center"/>
          </w:tcPr>
          <w:p w14:paraId="37D7D83E" w14:textId="77777777" w:rsidR="007860EA" w:rsidRPr="006F3100" w:rsidRDefault="007860EA" w:rsidP="007860EA">
            <w:pPr>
              <w:ind w:left="720" w:hanging="720"/>
              <w:rPr>
                <w:color w:val="000000"/>
                <w:sz w:val="16"/>
                <w:szCs w:val="16"/>
              </w:rPr>
            </w:pPr>
            <w:r w:rsidRPr="006F3100">
              <w:rPr>
                <w:color w:val="000000"/>
                <w:sz w:val="16"/>
                <w:szCs w:val="16"/>
              </w:rPr>
              <w:t>Max 46 dBm</w:t>
            </w:r>
          </w:p>
        </w:tc>
      </w:tr>
      <w:tr w:rsidR="007860EA" w:rsidRPr="006F3100" w14:paraId="7B3EB694" w14:textId="77777777" w:rsidTr="009C33F8">
        <w:trPr>
          <w:trHeight w:val="20"/>
          <w:jc w:val="center"/>
        </w:trPr>
        <w:tc>
          <w:tcPr>
            <w:tcW w:w="1905" w:type="dxa"/>
          </w:tcPr>
          <w:p w14:paraId="14AB21C4" w14:textId="77777777" w:rsidR="007860EA" w:rsidRPr="006F3100" w:rsidRDefault="007860EA" w:rsidP="007860EA">
            <w:pPr>
              <w:spacing w:before="40"/>
              <w:rPr>
                <w:rFonts w:ascii="Arial" w:eastAsia="MS Mincho" w:hAnsi="Arial"/>
                <w:sz w:val="16"/>
                <w:szCs w:val="16"/>
                <w:lang w:eastAsia="en-GB"/>
              </w:rPr>
            </w:pPr>
            <w:r w:rsidRPr="006F3100">
              <w:rPr>
                <w:rFonts w:ascii="Arial" w:eastAsia="MS Mincho" w:hAnsi="Arial"/>
                <w:sz w:val="16"/>
                <w:szCs w:val="16"/>
                <w:lang w:eastAsia="en-GB"/>
              </w:rPr>
              <w:lastRenderedPageBreak/>
              <w:t>BS antenna configurations</w:t>
            </w:r>
          </w:p>
        </w:tc>
        <w:tc>
          <w:tcPr>
            <w:tcW w:w="5763" w:type="dxa"/>
            <w:gridSpan w:val="5"/>
            <w:vAlign w:val="center"/>
          </w:tcPr>
          <w:p w14:paraId="043B0A23" w14:textId="77777777" w:rsidR="007860EA" w:rsidRPr="006F3100" w:rsidRDefault="007860EA" w:rsidP="007860EA">
            <w:pPr>
              <w:ind w:left="720" w:hanging="720"/>
              <w:rPr>
                <w:sz w:val="16"/>
                <w:szCs w:val="16"/>
              </w:rPr>
            </w:pPr>
            <w:r w:rsidRPr="006F3100">
              <w:rPr>
                <w:sz w:val="16"/>
                <w:szCs w:val="16"/>
              </w:rPr>
              <w:t>2 ports: (M, N, P, Mg, Ng) = (10, 1, 2, 1, 1), +-45 Polarization</w:t>
            </w:r>
          </w:p>
          <w:p w14:paraId="6800A173" w14:textId="77777777" w:rsidR="007860EA" w:rsidRPr="006F3100" w:rsidRDefault="007860EA" w:rsidP="007860EA">
            <w:pPr>
              <w:ind w:left="720" w:hanging="720"/>
              <w:rPr>
                <w:rFonts w:eastAsia="SimSun"/>
                <w:sz w:val="16"/>
                <w:szCs w:val="16"/>
              </w:rPr>
            </w:pPr>
            <w:r w:rsidRPr="006F3100">
              <w:rPr>
                <w:sz w:val="16"/>
                <w:szCs w:val="16"/>
              </w:rPr>
              <w:t>dH = dV = 0.8λ;</w:t>
            </w:r>
          </w:p>
        </w:tc>
      </w:tr>
      <w:tr w:rsidR="007860EA" w:rsidRPr="006F3100" w14:paraId="75AFCCC6" w14:textId="77777777" w:rsidTr="009C33F8">
        <w:trPr>
          <w:trHeight w:val="20"/>
          <w:jc w:val="center"/>
        </w:trPr>
        <w:tc>
          <w:tcPr>
            <w:tcW w:w="1905" w:type="dxa"/>
          </w:tcPr>
          <w:p w14:paraId="2FEF4AFF" w14:textId="77777777" w:rsidR="007860EA" w:rsidRPr="006F3100" w:rsidRDefault="007860EA" w:rsidP="007860EA">
            <w:pPr>
              <w:spacing w:before="40"/>
              <w:rPr>
                <w:rFonts w:ascii="Arial" w:eastAsia="MS Mincho" w:hAnsi="Arial"/>
                <w:sz w:val="16"/>
                <w:szCs w:val="16"/>
                <w:lang w:eastAsia="en-GB"/>
              </w:rPr>
            </w:pPr>
            <w:r w:rsidRPr="006F3100">
              <w:rPr>
                <w:rFonts w:ascii="Arial" w:eastAsia="MS Mincho" w:hAnsi="Arial"/>
                <w:sz w:val="16"/>
                <w:szCs w:val="16"/>
                <w:lang w:eastAsia="en-GB"/>
              </w:rPr>
              <w:t>BS antenna downtilt</w:t>
            </w:r>
          </w:p>
        </w:tc>
        <w:tc>
          <w:tcPr>
            <w:tcW w:w="1921" w:type="dxa"/>
            <w:gridSpan w:val="2"/>
            <w:vAlign w:val="center"/>
          </w:tcPr>
          <w:p w14:paraId="0A1CDC9A" w14:textId="77777777" w:rsidR="007860EA" w:rsidRPr="006F3100" w:rsidRDefault="007860EA" w:rsidP="007860EA">
            <w:pPr>
              <w:ind w:left="720" w:hanging="720"/>
              <w:rPr>
                <w:rFonts w:eastAsia="SimSun"/>
                <w:sz w:val="16"/>
                <w:szCs w:val="16"/>
              </w:rPr>
            </w:pPr>
            <w:r w:rsidRPr="006F3100">
              <w:rPr>
                <w:rFonts w:eastAsia="SimSun" w:hint="eastAsia"/>
                <w:sz w:val="16"/>
                <w:szCs w:val="16"/>
              </w:rPr>
              <w:t>92</w:t>
            </w:r>
          </w:p>
        </w:tc>
        <w:tc>
          <w:tcPr>
            <w:tcW w:w="1921" w:type="dxa"/>
            <w:gridSpan w:val="2"/>
            <w:vAlign w:val="center"/>
          </w:tcPr>
          <w:p w14:paraId="1047A9C2" w14:textId="77777777" w:rsidR="007860EA" w:rsidRPr="006F3100" w:rsidRDefault="007860EA" w:rsidP="007860EA">
            <w:pPr>
              <w:ind w:left="720" w:hanging="720"/>
              <w:rPr>
                <w:rFonts w:eastAsia="SimSun"/>
                <w:sz w:val="16"/>
                <w:szCs w:val="16"/>
              </w:rPr>
            </w:pPr>
            <w:r w:rsidRPr="006F3100">
              <w:rPr>
                <w:rFonts w:eastAsia="SimSun" w:hint="eastAsia"/>
                <w:sz w:val="16"/>
                <w:szCs w:val="16"/>
              </w:rPr>
              <w:t>98</w:t>
            </w:r>
          </w:p>
        </w:tc>
        <w:tc>
          <w:tcPr>
            <w:tcW w:w="1921" w:type="dxa"/>
            <w:vAlign w:val="center"/>
          </w:tcPr>
          <w:p w14:paraId="28483897" w14:textId="77777777" w:rsidR="007860EA" w:rsidRPr="006F3100" w:rsidRDefault="007860EA" w:rsidP="007860EA">
            <w:pPr>
              <w:ind w:left="720" w:hanging="720"/>
              <w:rPr>
                <w:rFonts w:eastAsia="SimSun"/>
                <w:sz w:val="16"/>
                <w:szCs w:val="16"/>
              </w:rPr>
            </w:pPr>
            <w:r w:rsidRPr="006F3100">
              <w:rPr>
                <w:rFonts w:eastAsia="SimSun" w:hint="eastAsia"/>
                <w:sz w:val="16"/>
                <w:szCs w:val="16"/>
              </w:rPr>
              <w:t>102</w:t>
            </w:r>
          </w:p>
        </w:tc>
      </w:tr>
      <w:tr w:rsidR="007860EA" w:rsidRPr="006F3100" w14:paraId="7B638900" w14:textId="77777777" w:rsidTr="009C33F8">
        <w:trPr>
          <w:trHeight w:val="20"/>
          <w:jc w:val="center"/>
        </w:trPr>
        <w:tc>
          <w:tcPr>
            <w:tcW w:w="1905" w:type="dxa"/>
          </w:tcPr>
          <w:p w14:paraId="744FB28D" w14:textId="77777777" w:rsidR="007860EA" w:rsidRPr="006F3100" w:rsidRDefault="007860EA" w:rsidP="007860EA">
            <w:pPr>
              <w:spacing w:before="40"/>
              <w:rPr>
                <w:rFonts w:ascii="Arial" w:eastAsia="MS Mincho" w:hAnsi="Arial"/>
                <w:sz w:val="16"/>
                <w:szCs w:val="16"/>
                <w:lang w:eastAsia="en-GB"/>
              </w:rPr>
            </w:pPr>
            <w:r w:rsidRPr="006F3100">
              <w:rPr>
                <w:rFonts w:ascii="Arial" w:eastAsia="MS Mincho" w:hAnsi="Arial"/>
                <w:sz w:val="16"/>
                <w:szCs w:val="16"/>
                <w:lang w:eastAsia="en-GB"/>
              </w:rPr>
              <w:t>BS antenna height</w:t>
            </w:r>
          </w:p>
        </w:tc>
        <w:tc>
          <w:tcPr>
            <w:tcW w:w="5763" w:type="dxa"/>
            <w:gridSpan w:val="5"/>
            <w:vAlign w:val="center"/>
          </w:tcPr>
          <w:p w14:paraId="3081B758" w14:textId="77777777" w:rsidR="007860EA" w:rsidRPr="006F3100" w:rsidRDefault="007860EA" w:rsidP="007860EA">
            <w:pPr>
              <w:ind w:left="720" w:hanging="720"/>
              <w:rPr>
                <w:sz w:val="16"/>
                <w:szCs w:val="16"/>
              </w:rPr>
            </w:pPr>
            <w:r w:rsidRPr="006F3100">
              <w:rPr>
                <w:sz w:val="16"/>
                <w:szCs w:val="16"/>
              </w:rPr>
              <w:t>25m</w:t>
            </w:r>
          </w:p>
        </w:tc>
      </w:tr>
      <w:tr w:rsidR="007860EA" w:rsidRPr="006F3100" w14:paraId="6234D6BD" w14:textId="77777777" w:rsidTr="009C33F8">
        <w:trPr>
          <w:trHeight w:val="20"/>
          <w:jc w:val="center"/>
        </w:trPr>
        <w:tc>
          <w:tcPr>
            <w:tcW w:w="1905" w:type="dxa"/>
          </w:tcPr>
          <w:p w14:paraId="348BC3A1" w14:textId="77777777" w:rsidR="007860EA" w:rsidRPr="006F3100" w:rsidRDefault="007860EA" w:rsidP="007860EA">
            <w:pPr>
              <w:spacing w:before="40"/>
              <w:rPr>
                <w:rFonts w:ascii="Arial" w:eastAsia="MS Mincho" w:hAnsi="Arial"/>
                <w:sz w:val="16"/>
                <w:szCs w:val="16"/>
                <w:lang w:eastAsia="en-GB"/>
              </w:rPr>
            </w:pPr>
            <w:r w:rsidRPr="006F3100">
              <w:rPr>
                <w:rFonts w:ascii="Arial" w:eastAsia="MS Mincho" w:hAnsi="Arial"/>
                <w:sz w:val="16"/>
                <w:szCs w:val="16"/>
                <w:lang w:eastAsia="en-GB"/>
              </w:rPr>
              <w:t>BS antenna element gain + connector loss</w:t>
            </w:r>
          </w:p>
        </w:tc>
        <w:tc>
          <w:tcPr>
            <w:tcW w:w="5763" w:type="dxa"/>
            <w:gridSpan w:val="5"/>
            <w:vAlign w:val="center"/>
          </w:tcPr>
          <w:p w14:paraId="70DCD06D" w14:textId="77777777" w:rsidR="007860EA" w:rsidRPr="006F3100" w:rsidRDefault="007860EA" w:rsidP="007860EA">
            <w:pPr>
              <w:ind w:left="720" w:hanging="720"/>
              <w:rPr>
                <w:sz w:val="16"/>
                <w:szCs w:val="16"/>
                <w:lang w:eastAsia="ja-JP"/>
              </w:rPr>
            </w:pPr>
            <w:r w:rsidRPr="006F3100">
              <w:rPr>
                <w:sz w:val="16"/>
                <w:szCs w:val="16"/>
                <w:lang w:eastAsia="ja-JP"/>
              </w:rPr>
              <w:t>8 dBi, including 3dB cable loss</w:t>
            </w:r>
          </w:p>
        </w:tc>
      </w:tr>
      <w:tr w:rsidR="007860EA" w:rsidRPr="006F3100" w14:paraId="5E56BBA1" w14:textId="77777777" w:rsidTr="009C33F8">
        <w:trPr>
          <w:trHeight w:val="20"/>
          <w:jc w:val="center"/>
        </w:trPr>
        <w:tc>
          <w:tcPr>
            <w:tcW w:w="1905" w:type="dxa"/>
          </w:tcPr>
          <w:p w14:paraId="201EF54B" w14:textId="77777777" w:rsidR="007860EA" w:rsidRPr="006F3100" w:rsidRDefault="007860EA" w:rsidP="007860EA">
            <w:pPr>
              <w:spacing w:before="40"/>
              <w:rPr>
                <w:rFonts w:ascii="Arial" w:eastAsia="MS Mincho" w:hAnsi="Arial"/>
                <w:sz w:val="16"/>
                <w:szCs w:val="16"/>
                <w:lang w:eastAsia="en-GB"/>
              </w:rPr>
            </w:pPr>
            <w:r w:rsidRPr="006F3100">
              <w:rPr>
                <w:rFonts w:ascii="Arial" w:eastAsia="MS Mincho" w:hAnsi="Arial"/>
                <w:sz w:val="16"/>
                <w:szCs w:val="16"/>
                <w:lang w:eastAsia="en-GB"/>
              </w:rPr>
              <w:t>BS receiver noise figure</w:t>
            </w:r>
          </w:p>
        </w:tc>
        <w:tc>
          <w:tcPr>
            <w:tcW w:w="5763" w:type="dxa"/>
            <w:gridSpan w:val="5"/>
            <w:vAlign w:val="center"/>
          </w:tcPr>
          <w:p w14:paraId="5EB4EF8C" w14:textId="77777777" w:rsidR="007860EA" w:rsidRPr="006F3100" w:rsidRDefault="007860EA" w:rsidP="007860EA">
            <w:pPr>
              <w:ind w:left="720" w:hanging="720"/>
              <w:rPr>
                <w:sz w:val="16"/>
                <w:szCs w:val="16"/>
              </w:rPr>
            </w:pPr>
            <w:r w:rsidRPr="006F3100">
              <w:rPr>
                <w:sz w:val="16"/>
                <w:szCs w:val="16"/>
              </w:rPr>
              <w:t>5dB</w:t>
            </w:r>
          </w:p>
        </w:tc>
      </w:tr>
      <w:tr w:rsidR="007860EA" w:rsidRPr="006F3100" w14:paraId="6AB6B008" w14:textId="77777777" w:rsidTr="009C33F8">
        <w:trPr>
          <w:trHeight w:val="20"/>
          <w:jc w:val="center"/>
        </w:trPr>
        <w:tc>
          <w:tcPr>
            <w:tcW w:w="1905" w:type="dxa"/>
          </w:tcPr>
          <w:p w14:paraId="4068ED4C" w14:textId="77777777" w:rsidR="007860EA" w:rsidRPr="006F3100" w:rsidRDefault="007860EA" w:rsidP="007860EA">
            <w:pPr>
              <w:spacing w:before="40"/>
              <w:rPr>
                <w:rFonts w:ascii="Arial" w:eastAsia="MS Mincho" w:hAnsi="Arial"/>
                <w:sz w:val="16"/>
                <w:szCs w:val="16"/>
                <w:lang w:eastAsia="en-GB"/>
              </w:rPr>
            </w:pPr>
            <w:r w:rsidRPr="006F3100">
              <w:rPr>
                <w:rFonts w:ascii="Arial" w:eastAsia="MS Mincho" w:hAnsi="Arial"/>
                <w:sz w:val="16"/>
                <w:szCs w:val="16"/>
                <w:lang w:eastAsia="en-GB"/>
              </w:rPr>
              <w:t>UE antenna configuration</w:t>
            </w:r>
          </w:p>
        </w:tc>
        <w:tc>
          <w:tcPr>
            <w:tcW w:w="5763" w:type="dxa"/>
            <w:gridSpan w:val="5"/>
            <w:vAlign w:val="center"/>
          </w:tcPr>
          <w:p w14:paraId="14646656" w14:textId="77777777" w:rsidR="007860EA" w:rsidRPr="006F3100" w:rsidRDefault="007860EA" w:rsidP="007860EA">
            <w:pPr>
              <w:ind w:left="720" w:hanging="720"/>
              <w:rPr>
                <w:sz w:val="16"/>
                <w:szCs w:val="16"/>
              </w:rPr>
            </w:pPr>
            <w:r w:rsidRPr="006F3100">
              <w:rPr>
                <w:sz w:val="16"/>
                <w:szCs w:val="16"/>
              </w:rPr>
              <w:t>1</w:t>
            </w:r>
          </w:p>
        </w:tc>
      </w:tr>
      <w:tr w:rsidR="007860EA" w:rsidRPr="006F3100" w14:paraId="721981CF" w14:textId="77777777" w:rsidTr="009C33F8">
        <w:trPr>
          <w:trHeight w:val="20"/>
          <w:jc w:val="center"/>
        </w:trPr>
        <w:tc>
          <w:tcPr>
            <w:tcW w:w="1905" w:type="dxa"/>
          </w:tcPr>
          <w:p w14:paraId="7D8C04FC" w14:textId="77777777" w:rsidR="007860EA" w:rsidRPr="006F3100" w:rsidRDefault="007860EA" w:rsidP="007860EA">
            <w:pPr>
              <w:ind w:left="720" w:hanging="720"/>
              <w:rPr>
                <w:sz w:val="16"/>
                <w:szCs w:val="16"/>
              </w:rPr>
            </w:pPr>
            <w:r w:rsidRPr="006F3100">
              <w:rPr>
                <w:sz w:val="16"/>
                <w:szCs w:val="16"/>
                <w:lang w:eastAsia="ja-JP"/>
              </w:rPr>
              <w:t>UE antenna height</w:t>
            </w:r>
          </w:p>
        </w:tc>
        <w:tc>
          <w:tcPr>
            <w:tcW w:w="5763" w:type="dxa"/>
            <w:gridSpan w:val="5"/>
            <w:vAlign w:val="center"/>
          </w:tcPr>
          <w:p w14:paraId="7FA82ED4" w14:textId="77777777" w:rsidR="007860EA" w:rsidRPr="006F3100" w:rsidRDefault="007860EA" w:rsidP="007860EA">
            <w:pPr>
              <w:ind w:left="720" w:hanging="720"/>
              <w:rPr>
                <w:sz w:val="16"/>
                <w:szCs w:val="16"/>
              </w:rPr>
            </w:pPr>
            <w:r w:rsidRPr="006F3100">
              <w:rPr>
                <w:sz w:val="16"/>
                <w:szCs w:val="16"/>
              </w:rPr>
              <w:t>Follow the modelling of TR 38.901</w:t>
            </w:r>
          </w:p>
        </w:tc>
      </w:tr>
      <w:tr w:rsidR="007860EA" w:rsidRPr="006F3100" w14:paraId="389D3F4D" w14:textId="77777777" w:rsidTr="009C33F8">
        <w:trPr>
          <w:trHeight w:val="20"/>
          <w:jc w:val="center"/>
        </w:trPr>
        <w:tc>
          <w:tcPr>
            <w:tcW w:w="1905" w:type="dxa"/>
          </w:tcPr>
          <w:p w14:paraId="5795D9B5" w14:textId="77777777" w:rsidR="007860EA" w:rsidRPr="006F3100" w:rsidRDefault="007860EA" w:rsidP="007860EA">
            <w:pPr>
              <w:ind w:left="720" w:hanging="720"/>
              <w:rPr>
                <w:sz w:val="16"/>
                <w:szCs w:val="16"/>
              </w:rPr>
            </w:pPr>
            <w:r w:rsidRPr="006F3100">
              <w:rPr>
                <w:sz w:val="16"/>
                <w:szCs w:val="16"/>
                <w:lang w:eastAsia="ja-JP"/>
              </w:rPr>
              <w:t>UE antenna gain</w:t>
            </w:r>
          </w:p>
        </w:tc>
        <w:tc>
          <w:tcPr>
            <w:tcW w:w="5763" w:type="dxa"/>
            <w:gridSpan w:val="5"/>
            <w:vAlign w:val="center"/>
          </w:tcPr>
          <w:p w14:paraId="2ACDEA2B" w14:textId="77777777" w:rsidR="007860EA" w:rsidRPr="006F3100" w:rsidRDefault="007860EA" w:rsidP="007860EA">
            <w:pPr>
              <w:ind w:left="720" w:hanging="720"/>
              <w:rPr>
                <w:sz w:val="16"/>
                <w:szCs w:val="16"/>
              </w:rPr>
            </w:pPr>
            <w:r w:rsidRPr="006F3100">
              <w:rPr>
                <w:sz w:val="16"/>
                <w:szCs w:val="16"/>
              </w:rPr>
              <w:t>0dBi</w:t>
            </w:r>
          </w:p>
        </w:tc>
      </w:tr>
      <w:tr w:rsidR="007860EA" w:rsidRPr="006F3100" w14:paraId="46AEB895" w14:textId="77777777" w:rsidTr="009C33F8">
        <w:trPr>
          <w:trHeight w:val="20"/>
          <w:jc w:val="center"/>
        </w:trPr>
        <w:tc>
          <w:tcPr>
            <w:tcW w:w="1905" w:type="dxa"/>
          </w:tcPr>
          <w:p w14:paraId="039231FC" w14:textId="77777777" w:rsidR="007860EA" w:rsidRPr="006F3100" w:rsidRDefault="007860EA" w:rsidP="007860EA">
            <w:pPr>
              <w:ind w:left="720" w:hanging="720"/>
              <w:rPr>
                <w:sz w:val="16"/>
                <w:szCs w:val="16"/>
                <w:lang w:eastAsia="ja-JP"/>
              </w:rPr>
            </w:pPr>
            <w:r w:rsidRPr="006F3100">
              <w:rPr>
                <w:sz w:val="16"/>
                <w:szCs w:val="16"/>
                <w:lang w:eastAsia="ja-JP"/>
              </w:rPr>
              <w:t>UE distribution</w:t>
            </w:r>
          </w:p>
        </w:tc>
        <w:tc>
          <w:tcPr>
            <w:tcW w:w="5763" w:type="dxa"/>
            <w:gridSpan w:val="5"/>
            <w:vAlign w:val="center"/>
          </w:tcPr>
          <w:p w14:paraId="1A944F31" w14:textId="77777777" w:rsidR="007860EA" w:rsidRPr="006F3100" w:rsidRDefault="007860EA" w:rsidP="007860EA">
            <w:pPr>
              <w:ind w:left="720" w:hanging="720"/>
              <w:rPr>
                <w:sz w:val="16"/>
                <w:szCs w:val="16"/>
              </w:rPr>
            </w:pPr>
            <w:r w:rsidRPr="006F3100">
              <w:rPr>
                <w:sz w:val="16"/>
                <w:szCs w:val="16"/>
              </w:rPr>
              <w:t>Follow the evaluation assumptions</w:t>
            </w:r>
          </w:p>
        </w:tc>
      </w:tr>
      <w:tr w:rsidR="007860EA" w:rsidRPr="006F3100" w14:paraId="6A1B9B93" w14:textId="77777777" w:rsidTr="009C33F8">
        <w:trPr>
          <w:trHeight w:val="20"/>
          <w:jc w:val="center"/>
        </w:trPr>
        <w:tc>
          <w:tcPr>
            <w:tcW w:w="1905" w:type="dxa"/>
          </w:tcPr>
          <w:p w14:paraId="37EC054B" w14:textId="77777777" w:rsidR="007860EA" w:rsidRPr="006F3100" w:rsidRDefault="007860EA" w:rsidP="007860EA">
            <w:pPr>
              <w:ind w:left="720" w:hanging="720"/>
              <w:rPr>
                <w:sz w:val="16"/>
                <w:szCs w:val="16"/>
                <w:lang w:eastAsia="ja-JP"/>
              </w:rPr>
            </w:pPr>
            <w:r w:rsidRPr="006F3100">
              <w:rPr>
                <w:sz w:val="16"/>
                <w:szCs w:val="16"/>
              </w:rPr>
              <w:t>UE power control</w:t>
            </w:r>
          </w:p>
        </w:tc>
        <w:tc>
          <w:tcPr>
            <w:tcW w:w="5763" w:type="dxa"/>
            <w:gridSpan w:val="5"/>
            <w:vAlign w:val="center"/>
          </w:tcPr>
          <w:p w14:paraId="7493EDED" w14:textId="77777777" w:rsidR="007860EA" w:rsidRPr="006F3100" w:rsidRDefault="007860EA" w:rsidP="007860EA">
            <w:pPr>
              <w:ind w:left="720" w:hanging="720"/>
              <w:rPr>
                <w:sz w:val="16"/>
                <w:szCs w:val="16"/>
              </w:rPr>
            </w:pPr>
            <w:r w:rsidRPr="006F3100">
              <w:rPr>
                <w:sz w:val="16"/>
                <w:szCs w:val="16"/>
              </w:rPr>
              <w:t>Open loop PC, P0 = [-90] dBm, alpha = 1.</w:t>
            </w:r>
          </w:p>
        </w:tc>
      </w:tr>
      <w:tr w:rsidR="007860EA" w:rsidRPr="006F3100" w14:paraId="72374170" w14:textId="77777777" w:rsidTr="009C33F8">
        <w:trPr>
          <w:trHeight w:val="20"/>
          <w:jc w:val="center"/>
        </w:trPr>
        <w:tc>
          <w:tcPr>
            <w:tcW w:w="1905" w:type="dxa"/>
          </w:tcPr>
          <w:p w14:paraId="402C479F" w14:textId="77777777" w:rsidR="007860EA" w:rsidRPr="006F3100" w:rsidRDefault="007860EA" w:rsidP="007860EA">
            <w:pPr>
              <w:ind w:left="720" w:hanging="720"/>
              <w:rPr>
                <w:sz w:val="16"/>
                <w:szCs w:val="16"/>
              </w:rPr>
            </w:pPr>
            <w:r w:rsidRPr="006F3100">
              <w:rPr>
                <w:sz w:val="16"/>
                <w:szCs w:val="16"/>
              </w:rPr>
              <w:t>HARQ/repetition</w:t>
            </w:r>
          </w:p>
        </w:tc>
        <w:tc>
          <w:tcPr>
            <w:tcW w:w="5763" w:type="dxa"/>
            <w:gridSpan w:val="5"/>
            <w:vAlign w:val="center"/>
          </w:tcPr>
          <w:p w14:paraId="7DC463D8" w14:textId="77777777" w:rsidR="007860EA" w:rsidRPr="006F3100" w:rsidRDefault="007860EA" w:rsidP="007860EA">
            <w:pPr>
              <w:ind w:left="720" w:hanging="720"/>
              <w:rPr>
                <w:sz w:val="16"/>
                <w:szCs w:val="16"/>
              </w:rPr>
            </w:pPr>
            <w:r w:rsidRPr="006F3100">
              <w:rPr>
                <w:sz w:val="16"/>
                <w:szCs w:val="16"/>
              </w:rPr>
              <w:t>1</w:t>
            </w:r>
          </w:p>
        </w:tc>
      </w:tr>
      <w:tr w:rsidR="007860EA" w:rsidRPr="006F3100" w14:paraId="6CC0FAF9" w14:textId="77777777" w:rsidTr="009C33F8">
        <w:trPr>
          <w:trHeight w:val="20"/>
          <w:jc w:val="center"/>
        </w:trPr>
        <w:tc>
          <w:tcPr>
            <w:tcW w:w="1905" w:type="dxa"/>
          </w:tcPr>
          <w:p w14:paraId="4CD65C26" w14:textId="77777777" w:rsidR="007860EA" w:rsidRPr="006F3100" w:rsidRDefault="007860EA" w:rsidP="007860EA">
            <w:pPr>
              <w:ind w:left="720" w:hanging="720"/>
              <w:rPr>
                <w:rFonts w:eastAsia="SimSun"/>
                <w:sz w:val="16"/>
                <w:szCs w:val="16"/>
              </w:rPr>
            </w:pPr>
            <w:r w:rsidRPr="006F3100">
              <w:rPr>
                <w:rFonts w:eastAsia="SimSun" w:hint="eastAsia"/>
                <w:sz w:val="16"/>
                <w:szCs w:val="16"/>
              </w:rPr>
              <w:t xml:space="preserve">UE </w:t>
            </w:r>
            <w:r w:rsidRPr="006F3100">
              <w:rPr>
                <w:rFonts w:eastAsia="SimSun"/>
                <w:sz w:val="16"/>
                <w:szCs w:val="16"/>
              </w:rPr>
              <w:t>attachment</w:t>
            </w:r>
          </w:p>
        </w:tc>
        <w:tc>
          <w:tcPr>
            <w:tcW w:w="5763" w:type="dxa"/>
            <w:gridSpan w:val="5"/>
            <w:vAlign w:val="center"/>
          </w:tcPr>
          <w:p w14:paraId="5699FE63" w14:textId="77777777" w:rsidR="007860EA" w:rsidRPr="006F3100" w:rsidRDefault="007860EA" w:rsidP="007860EA">
            <w:pPr>
              <w:ind w:left="720" w:hanging="720"/>
              <w:rPr>
                <w:rFonts w:eastAsia="SimSun"/>
                <w:sz w:val="16"/>
                <w:szCs w:val="16"/>
              </w:rPr>
            </w:pPr>
            <w:r w:rsidRPr="006F3100">
              <w:rPr>
                <w:rFonts w:eastAsia="SimSun"/>
                <w:sz w:val="16"/>
                <w:szCs w:val="16"/>
              </w:rPr>
              <w:t>Refer to 36.873</w:t>
            </w:r>
          </w:p>
        </w:tc>
      </w:tr>
    </w:tbl>
    <w:p w14:paraId="42690896" w14:textId="77777777" w:rsidR="007860EA" w:rsidRPr="007860EA" w:rsidRDefault="007860EA" w:rsidP="008E3773">
      <w:pPr>
        <w:widowControl w:val="0"/>
        <w:ind w:left="720" w:hanging="720"/>
        <w:jc w:val="both"/>
        <w:rPr>
          <w:rFonts w:eastAsia="SimSun"/>
          <w:szCs w:val="20"/>
          <w:lang w:eastAsia="x-none"/>
        </w:rPr>
      </w:pPr>
    </w:p>
    <w:p w14:paraId="527B2C25" w14:textId="77777777" w:rsidR="007860EA" w:rsidRPr="007860EA" w:rsidRDefault="007860EA" w:rsidP="008E3773">
      <w:pPr>
        <w:widowControl w:val="0"/>
        <w:ind w:left="720" w:hanging="720"/>
        <w:jc w:val="both"/>
        <w:rPr>
          <w:rFonts w:eastAsia="SimSun"/>
          <w:szCs w:val="20"/>
          <w:lang w:eastAsia="x-none"/>
        </w:rPr>
      </w:pPr>
      <w:r w:rsidRPr="007860EA">
        <w:rPr>
          <w:rFonts w:eastAsia="SimSun"/>
          <w:szCs w:val="20"/>
          <w:highlight w:val="green"/>
          <w:lang w:eastAsia="x-none"/>
        </w:rPr>
        <w:t>Agreements</w:t>
      </w:r>
      <w:r w:rsidRPr="007860EA">
        <w:rPr>
          <w:rFonts w:eastAsia="SimSun"/>
          <w:szCs w:val="20"/>
          <w:lang w:eastAsia="x-none"/>
        </w:rPr>
        <w:t>:</w:t>
      </w:r>
    </w:p>
    <w:p w14:paraId="5A59767C" w14:textId="77777777" w:rsidR="007860EA" w:rsidRPr="007860EA" w:rsidRDefault="007860EA" w:rsidP="00613418">
      <w:pPr>
        <w:pStyle w:val="ListParagraph"/>
        <w:numPr>
          <w:ilvl w:val="0"/>
          <w:numId w:val="155"/>
        </w:numPr>
      </w:pPr>
      <w:r w:rsidRPr="007860EA">
        <w:t>Residual f</w:t>
      </w:r>
      <w:r w:rsidRPr="007860EA">
        <w:rPr>
          <w:rFonts w:hint="eastAsia"/>
        </w:rPr>
        <w:t xml:space="preserve">requency offset </w:t>
      </w:r>
      <w:r w:rsidRPr="007860EA">
        <w:t xml:space="preserve">for </w:t>
      </w:r>
      <w:r w:rsidRPr="007860EA">
        <w:rPr>
          <w:rFonts w:hint="eastAsia"/>
        </w:rPr>
        <w:t>link-level simulation</w:t>
      </w:r>
    </w:p>
    <w:p w14:paraId="3523543B" w14:textId="77777777" w:rsidR="007860EA" w:rsidRPr="007860EA" w:rsidRDefault="007860EA" w:rsidP="00613418">
      <w:pPr>
        <w:pStyle w:val="ListParagraph"/>
        <w:numPr>
          <w:ilvl w:val="1"/>
          <w:numId w:val="155"/>
        </w:numPr>
      </w:pPr>
      <w:r w:rsidRPr="007860EA">
        <w:t>In addition to 0, evaluate uniform distribution between -70 and 70 Hz for 700MHz carrier frequency</w:t>
      </w:r>
      <w:r w:rsidRPr="007860EA">
        <w:rPr>
          <w:rFonts w:hint="eastAsia"/>
        </w:rPr>
        <w:t xml:space="preserve">, </w:t>
      </w:r>
      <w:r w:rsidRPr="007860EA">
        <w:t xml:space="preserve">and uniform distribution between [-140] and [140] </w:t>
      </w:r>
      <w:r w:rsidRPr="007860EA">
        <w:rPr>
          <w:rFonts w:hint="eastAsia"/>
        </w:rPr>
        <w:t>Hz for 4GHz carrier frequency.</w:t>
      </w:r>
    </w:p>
    <w:p w14:paraId="21A10B64" w14:textId="77777777" w:rsidR="007860EA" w:rsidRPr="007860EA" w:rsidRDefault="007860EA" w:rsidP="008E3773">
      <w:pPr>
        <w:ind w:left="720" w:hanging="720"/>
        <w:rPr>
          <w:lang w:eastAsia="x-none"/>
        </w:rPr>
      </w:pPr>
    </w:p>
    <w:p w14:paraId="3A3EC7E8" w14:textId="77777777" w:rsidR="007860EA" w:rsidRPr="007860EA" w:rsidRDefault="007860EA" w:rsidP="008E3773">
      <w:pPr>
        <w:ind w:left="720" w:hanging="720"/>
        <w:rPr>
          <w:szCs w:val="20"/>
          <w:lang w:eastAsia="x-none"/>
        </w:rPr>
      </w:pPr>
      <w:r w:rsidRPr="007860EA">
        <w:rPr>
          <w:szCs w:val="20"/>
          <w:highlight w:val="green"/>
          <w:lang w:eastAsia="x-none"/>
        </w:rPr>
        <w:t>Agreements</w:t>
      </w:r>
      <w:r w:rsidRPr="007860EA">
        <w:rPr>
          <w:szCs w:val="20"/>
          <w:lang w:eastAsia="x-none"/>
        </w:rPr>
        <w:t>:</w:t>
      </w:r>
    </w:p>
    <w:p w14:paraId="1587DB30" w14:textId="77777777" w:rsidR="007860EA" w:rsidRPr="007860EA" w:rsidRDefault="007860EA" w:rsidP="00613418">
      <w:pPr>
        <w:pStyle w:val="ListParagraph"/>
        <w:numPr>
          <w:ilvl w:val="0"/>
          <w:numId w:val="155"/>
        </w:numPr>
      </w:pPr>
      <w:r w:rsidRPr="007860EA">
        <w:t>Clarify the definition of SNR in LLS as:</w:t>
      </w:r>
    </w:p>
    <w:p w14:paraId="17F073FE" w14:textId="77777777" w:rsidR="007860EA" w:rsidRPr="007860EA" w:rsidRDefault="007860EA" w:rsidP="00613418">
      <w:pPr>
        <w:pStyle w:val="ListParagraph"/>
        <w:numPr>
          <w:ilvl w:val="1"/>
          <w:numId w:val="155"/>
        </w:numPr>
      </w:pPr>
      <w:r w:rsidRPr="007860EA">
        <w:t>The mean received power over the allocated bandwidth per OFDM symbol carrying data, divided by noise power per OFDM symbol within the allocated bandwidth.</w:t>
      </w:r>
    </w:p>
    <w:p w14:paraId="12112CCE" w14:textId="77777777" w:rsidR="008E3773" w:rsidRDefault="008E3773" w:rsidP="008E3773">
      <w:pPr>
        <w:ind w:left="720" w:hanging="720"/>
        <w:rPr>
          <w:szCs w:val="20"/>
          <w:highlight w:val="green"/>
          <w:lang w:eastAsia="x-none"/>
        </w:rPr>
      </w:pPr>
    </w:p>
    <w:p w14:paraId="7E9E898C" w14:textId="073186E8" w:rsidR="007860EA" w:rsidRPr="007860EA" w:rsidRDefault="007860EA" w:rsidP="008E3773">
      <w:pPr>
        <w:ind w:left="720" w:hanging="720"/>
        <w:rPr>
          <w:szCs w:val="20"/>
          <w:lang w:eastAsia="x-none"/>
        </w:rPr>
      </w:pPr>
      <w:r w:rsidRPr="007860EA">
        <w:rPr>
          <w:szCs w:val="20"/>
          <w:highlight w:val="green"/>
          <w:lang w:eastAsia="x-none"/>
        </w:rPr>
        <w:t>Agreements</w:t>
      </w:r>
      <w:r w:rsidRPr="007860EA">
        <w:rPr>
          <w:szCs w:val="20"/>
          <w:lang w:eastAsia="x-none"/>
        </w:rPr>
        <w:t>:</w:t>
      </w:r>
    </w:p>
    <w:p w14:paraId="230FBB7E" w14:textId="77777777" w:rsidR="007860EA" w:rsidRPr="007860EA" w:rsidRDefault="007860EA" w:rsidP="00613418">
      <w:pPr>
        <w:pStyle w:val="ListParagraph"/>
        <w:numPr>
          <w:ilvl w:val="0"/>
          <w:numId w:val="155"/>
        </w:numPr>
      </w:pPr>
      <w:r w:rsidRPr="007860EA">
        <w:rPr>
          <w:rFonts w:hint="eastAsia"/>
        </w:rPr>
        <w:t>For realistic channel estimation</w:t>
      </w:r>
      <w:r w:rsidRPr="007860EA">
        <w:t xml:space="preserve"> with number of DMRS ports &lt;= 12</w:t>
      </w:r>
    </w:p>
    <w:p w14:paraId="2D989F86" w14:textId="77777777" w:rsidR="007860EA" w:rsidRPr="007860EA" w:rsidRDefault="007860EA" w:rsidP="00613418">
      <w:pPr>
        <w:pStyle w:val="ListParagraph"/>
        <w:numPr>
          <w:ilvl w:val="1"/>
          <w:numId w:val="155"/>
        </w:numPr>
      </w:pPr>
      <w:r w:rsidRPr="007860EA">
        <w:t>Reuse the NR design for evaluation purpose</w:t>
      </w:r>
    </w:p>
    <w:p w14:paraId="532CADD9" w14:textId="77777777" w:rsidR="007860EA" w:rsidRPr="007860EA" w:rsidRDefault="007860EA" w:rsidP="00613418">
      <w:pPr>
        <w:pStyle w:val="ListParagraph"/>
        <w:numPr>
          <w:ilvl w:val="1"/>
          <w:numId w:val="155"/>
        </w:numPr>
      </w:pPr>
      <w:r w:rsidRPr="007860EA">
        <w:t>Other DMRS designs are not precluded for the NOMA study</w:t>
      </w:r>
    </w:p>
    <w:p w14:paraId="74163353" w14:textId="77777777" w:rsidR="007860EA" w:rsidRPr="007860EA" w:rsidRDefault="007860EA" w:rsidP="00613418">
      <w:pPr>
        <w:pStyle w:val="ListParagraph"/>
        <w:numPr>
          <w:ilvl w:val="0"/>
          <w:numId w:val="155"/>
        </w:numPr>
      </w:pPr>
      <w:r w:rsidRPr="007860EA">
        <w:rPr>
          <w:rFonts w:hint="eastAsia"/>
        </w:rPr>
        <w:t>For realistic channel estimation</w:t>
      </w:r>
      <w:r w:rsidRPr="007860EA">
        <w:t xml:space="preserve"> with number of DMRS ports &gt; 12</w:t>
      </w:r>
    </w:p>
    <w:p w14:paraId="12BBDAA9" w14:textId="77777777" w:rsidR="007860EA" w:rsidRPr="007860EA" w:rsidRDefault="007860EA" w:rsidP="00613418">
      <w:pPr>
        <w:pStyle w:val="ListParagraph"/>
        <w:numPr>
          <w:ilvl w:val="1"/>
          <w:numId w:val="155"/>
        </w:numPr>
      </w:pPr>
      <w:r w:rsidRPr="007860EA">
        <w:t>The DMRS overhead should not be less than NR design for evaluation purpose.</w:t>
      </w:r>
    </w:p>
    <w:p w14:paraId="4BC04143" w14:textId="77777777" w:rsidR="007860EA" w:rsidRPr="007860EA" w:rsidRDefault="007860EA" w:rsidP="00613418">
      <w:pPr>
        <w:pStyle w:val="ListParagraph"/>
        <w:numPr>
          <w:ilvl w:val="1"/>
          <w:numId w:val="155"/>
        </w:numPr>
      </w:pPr>
      <w:r w:rsidRPr="007860EA">
        <w:t>FFS extending DMRS design for the NOMA study</w:t>
      </w:r>
    </w:p>
    <w:p w14:paraId="29948633" w14:textId="77777777" w:rsidR="007860EA" w:rsidRPr="008E3773" w:rsidRDefault="007860EA" w:rsidP="00613418">
      <w:pPr>
        <w:pStyle w:val="ListParagraph"/>
        <w:numPr>
          <w:ilvl w:val="0"/>
          <w:numId w:val="155"/>
        </w:numPr>
        <w:rPr>
          <w:bCs/>
        </w:rPr>
      </w:pPr>
      <w:r w:rsidRPr="008E3773">
        <w:rPr>
          <w:bCs/>
        </w:rPr>
        <w:t>Number of PRB is 24 PRBs for URLLC evaluations with 30 kHz SCS.</w:t>
      </w:r>
    </w:p>
    <w:p w14:paraId="41ED2AB8" w14:textId="77777777" w:rsidR="007860EA" w:rsidRPr="008E3773" w:rsidRDefault="007860EA" w:rsidP="00613418">
      <w:pPr>
        <w:pStyle w:val="ListParagraph"/>
        <w:numPr>
          <w:ilvl w:val="1"/>
          <w:numId w:val="155"/>
        </w:numPr>
        <w:rPr>
          <w:bCs/>
        </w:rPr>
      </w:pPr>
      <w:r w:rsidRPr="008E3773">
        <w:rPr>
          <w:bCs/>
        </w:rPr>
        <w:t>There is no implication to make performance comparison between 60 kHz and 30 kHz.</w:t>
      </w:r>
    </w:p>
    <w:p w14:paraId="428CA6AA" w14:textId="77777777" w:rsidR="007860EA" w:rsidRPr="008E3773" w:rsidRDefault="007860EA" w:rsidP="008E3773">
      <w:pPr>
        <w:ind w:left="720" w:hanging="720"/>
        <w:rPr>
          <w:szCs w:val="20"/>
          <w:lang w:eastAsia="x-none"/>
        </w:rPr>
      </w:pPr>
    </w:p>
    <w:p w14:paraId="28E2AF16" w14:textId="77777777" w:rsidR="007860EA" w:rsidRPr="007860EA" w:rsidRDefault="007860EA" w:rsidP="008E3773">
      <w:pPr>
        <w:ind w:left="720" w:hanging="720"/>
        <w:rPr>
          <w:szCs w:val="20"/>
          <w:highlight w:val="green"/>
          <w:lang w:eastAsia="x-none"/>
        </w:rPr>
      </w:pPr>
      <w:r w:rsidRPr="007860EA">
        <w:rPr>
          <w:szCs w:val="20"/>
          <w:highlight w:val="green"/>
          <w:lang w:eastAsia="x-none"/>
        </w:rPr>
        <w:t>Agreements:</w:t>
      </w:r>
    </w:p>
    <w:p w14:paraId="1B63A4FA" w14:textId="77777777" w:rsidR="007860EA" w:rsidRPr="007860EA" w:rsidRDefault="007860EA" w:rsidP="00613418">
      <w:pPr>
        <w:pStyle w:val="ListParagraph"/>
        <w:numPr>
          <w:ilvl w:val="0"/>
          <w:numId w:val="155"/>
        </w:numPr>
      </w:pPr>
      <w:r w:rsidRPr="007860EA">
        <w:t xml:space="preserve">For calibration purpose, the link-level evaluation assumptions are given below: </w:t>
      </w:r>
    </w:p>
    <w:p w14:paraId="58BCD752" w14:textId="77777777" w:rsidR="007860EA" w:rsidRPr="007860EA" w:rsidRDefault="007860EA" w:rsidP="00613418">
      <w:pPr>
        <w:pStyle w:val="ListParagraph"/>
        <w:numPr>
          <w:ilvl w:val="1"/>
          <w:numId w:val="155"/>
        </w:numPr>
      </w:pPr>
      <w:r w:rsidRPr="008E3773">
        <w:rPr>
          <w:highlight w:val="cyan"/>
        </w:rPr>
        <w:t>Companies to share the calibration results by RAN1 email by August 1</w:t>
      </w:r>
      <w:r w:rsidRPr="008E3773">
        <w:rPr>
          <w:highlight w:val="cyan"/>
          <w:vertAlign w:val="superscript"/>
        </w:rPr>
        <w:t>st</w:t>
      </w:r>
      <w:r w:rsidRPr="008E3773">
        <w:rPr>
          <w:highlight w:val="cyan"/>
        </w:rPr>
        <w:t>, to be consolidated for RAN1#94 contribution – Li (ZTE</w:t>
      </w:r>
      <w:r w:rsidRPr="007860EA">
        <w:t>)</w:t>
      </w:r>
    </w:p>
    <w:p w14:paraId="5F9D5016" w14:textId="77777777" w:rsidR="007860EA" w:rsidRPr="007860EA" w:rsidRDefault="007860EA" w:rsidP="007860EA">
      <w:pPr>
        <w:widowControl w:val="0"/>
        <w:spacing w:beforeLines="50" w:before="120"/>
        <w:ind w:left="1260"/>
        <w:jc w:val="both"/>
        <w:rPr>
          <w:rFonts w:eastAsia="SimSun"/>
          <w:iCs/>
          <w:lang w:eastAsia="x-none"/>
        </w:rPr>
      </w:pPr>
    </w:p>
    <w:tbl>
      <w:tblPr>
        <w:tblW w:w="9468" w:type="dxa"/>
        <w:tblInd w:w="108" w:type="dxa"/>
        <w:tblLook w:val="04A0" w:firstRow="1" w:lastRow="0" w:firstColumn="1" w:lastColumn="0" w:noHBand="0" w:noVBand="1"/>
      </w:tblPr>
      <w:tblGrid>
        <w:gridCol w:w="4960"/>
        <w:gridCol w:w="4508"/>
      </w:tblGrid>
      <w:tr w:rsidR="007860EA" w:rsidRPr="008E3773" w14:paraId="38553BFD" w14:textId="77777777" w:rsidTr="008E3773">
        <w:trPr>
          <w:trHeight w:val="20"/>
        </w:trPr>
        <w:tc>
          <w:tcPr>
            <w:tcW w:w="4960" w:type="dxa"/>
            <w:tcBorders>
              <w:top w:val="single" w:sz="4" w:space="0" w:color="auto"/>
              <w:left w:val="single" w:sz="4" w:space="0" w:color="auto"/>
              <w:bottom w:val="single" w:sz="4" w:space="0" w:color="auto"/>
              <w:right w:val="single" w:sz="4" w:space="0" w:color="auto"/>
            </w:tcBorders>
            <w:shd w:val="clear" w:color="auto" w:fill="auto"/>
            <w:vAlign w:val="center"/>
          </w:tcPr>
          <w:p w14:paraId="31163A07" w14:textId="77777777" w:rsidR="007860EA" w:rsidRPr="008E3773" w:rsidRDefault="007860EA" w:rsidP="007860EA">
            <w:pPr>
              <w:ind w:left="720" w:hanging="720"/>
              <w:rPr>
                <w:rFonts w:eastAsia="SimSun"/>
                <w:b/>
                <w:color w:val="000000"/>
                <w:sz w:val="16"/>
                <w:szCs w:val="16"/>
              </w:rPr>
            </w:pPr>
            <w:r w:rsidRPr="008E3773">
              <w:rPr>
                <w:rFonts w:eastAsia="SimSun"/>
                <w:b/>
                <w:color w:val="000000"/>
                <w:sz w:val="16"/>
                <w:szCs w:val="16"/>
              </w:rPr>
              <w:t>Implementation assumptions</w:t>
            </w:r>
          </w:p>
        </w:tc>
        <w:tc>
          <w:tcPr>
            <w:tcW w:w="4508" w:type="dxa"/>
            <w:tcBorders>
              <w:top w:val="single" w:sz="4" w:space="0" w:color="auto"/>
              <w:left w:val="single" w:sz="4" w:space="0" w:color="auto"/>
              <w:bottom w:val="single" w:sz="4" w:space="0" w:color="auto"/>
              <w:right w:val="single" w:sz="4" w:space="0" w:color="auto"/>
            </w:tcBorders>
          </w:tcPr>
          <w:p w14:paraId="3CBCF6CF" w14:textId="77777777" w:rsidR="007860EA" w:rsidRPr="008E3773" w:rsidRDefault="007860EA" w:rsidP="007860EA">
            <w:pPr>
              <w:ind w:left="720" w:hanging="720"/>
              <w:rPr>
                <w:rFonts w:eastAsia="SimSun"/>
                <w:b/>
                <w:color w:val="000000"/>
                <w:sz w:val="16"/>
                <w:szCs w:val="16"/>
              </w:rPr>
            </w:pPr>
            <w:r w:rsidRPr="008E3773">
              <w:rPr>
                <w:rFonts w:eastAsia="SimSun"/>
                <w:b/>
                <w:color w:val="000000"/>
                <w:sz w:val="16"/>
                <w:szCs w:val="16"/>
              </w:rPr>
              <w:t>Values</w:t>
            </w:r>
          </w:p>
        </w:tc>
      </w:tr>
      <w:tr w:rsidR="007860EA" w:rsidRPr="008E3773" w14:paraId="2098D9F5" w14:textId="77777777" w:rsidTr="008E3773">
        <w:trPr>
          <w:trHeight w:val="20"/>
        </w:trPr>
        <w:tc>
          <w:tcPr>
            <w:tcW w:w="4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EB3C1E" w14:textId="77777777" w:rsidR="007860EA" w:rsidRPr="008E3773" w:rsidRDefault="007860EA" w:rsidP="007860EA">
            <w:pPr>
              <w:spacing w:before="40"/>
              <w:rPr>
                <w:rFonts w:ascii="Arial" w:eastAsia="MS Mincho" w:hAnsi="Arial"/>
                <w:sz w:val="16"/>
                <w:szCs w:val="16"/>
                <w:lang w:eastAsia="en-GB"/>
              </w:rPr>
            </w:pPr>
            <w:r w:rsidRPr="008E3773">
              <w:rPr>
                <w:rFonts w:ascii="Arial" w:eastAsia="MS Mincho" w:hAnsi="Arial"/>
                <w:sz w:val="16"/>
                <w:szCs w:val="16"/>
                <w:lang w:eastAsia="en-GB"/>
              </w:rPr>
              <w:t>LDPC decoding algorithm</w:t>
            </w:r>
            <w:r w:rsidRPr="008E3773">
              <w:rPr>
                <w:rFonts w:ascii="Arial" w:eastAsia="MS Mincho" w:hAnsi="Arial"/>
                <w:sz w:val="16"/>
                <w:szCs w:val="16"/>
                <w:lang w:eastAsia="en-GB"/>
              </w:rPr>
              <w:br/>
              <w:t>(e.g. MaxLogMAP or LogMAP, fully parallel or row parallel)</w:t>
            </w:r>
          </w:p>
        </w:tc>
        <w:tc>
          <w:tcPr>
            <w:tcW w:w="4508" w:type="dxa"/>
            <w:tcBorders>
              <w:top w:val="single" w:sz="4" w:space="0" w:color="auto"/>
              <w:left w:val="single" w:sz="4" w:space="0" w:color="auto"/>
              <w:bottom w:val="single" w:sz="4" w:space="0" w:color="auto"/>
              <w:right w:val="single" w:sz="4" w:space="0" w:color="auto"/>
            </w:tcBorders>
          </w:tcPr>
          <w:p w14:paraId="336E1142" w14:textId="77777777" w:rsidR="007860EA" w:rsidRPr="008E3773" w:rsidRDefault="007860EA" w:rsidP="007860EA">
            <w:pPr>
              <w:ind w:left="720" w:hanging="720"/>
              <w:rPr>
                <w:rFonts w:eastAsia="SimSun"/>
                <w:color w:val="000000"/>
                <w:sz w:val="16"/>
                <w:szCs w:val="16"/>
              </w:rPr>
            </w:pPr>
            <w:r w:rsidRPr="008E3773">
              <w:rPr>
                <w:rFonts w:eastAsia="SimSun"/>
                <w:color w:val="000000"/>
                <w:sz w:val="16"/>
                <w:szCs w:val="16"/>
              </w:rPr>
              <w:t>Companies to report</w:t>
            </w:r>
          </w:p>
        </w:tc>
      </w:tr>
      <w:tr w:rsidR="007860EA" w:rsidRPr="008E3773" w14:paraId="60CD9C0F" w14:textId="77777777" w:rsidTr="008E3773">
        <w:trPr>
          <w:trHeight w:val="20"/>
        </w:trPr>
        <w:tc>
          <w:tcPr>
            <w:tcW w:w="4960" w:type="dxa"/>
            <w:tcBorders>
              <w:top w:val="single" w:sz="4" w:space="0" w:color="auto"/>
              <w:left w:val="single" w:sz="4" w:space="0" w:color="auto"/>
              <w:bottom w:val="single" w:sz="4" w:space="0" w:color="auto"/>
              <w:right w:val="single" w:sz="4" w:space="0" w:color="auto"/>
            </w:tcBorders>
            <w:shd w:val="clear" w:color="auto" w:fill="auto"/>
            <w:vAlign w:val="center"/>
          </w:tcPr>
          <w:p w14:paraId="22EE62B3" w14:textId="77777777" w:rsidR="007860EA" w:rsidRPr="008E3773" w:rsidRDefault="007860EA" w:rsidP="007860EA">
            <w:pPr>
              <w:spacing w:before="40"/>
              <w:rPr>
                <w:rFonts w:ascii="Arial" w:eastAsia="MS Mincho" w:hAnsi="Arial"/>
                <w:sz w:val="16"/>
                <w:szCs w:val="16"/>
                <w:lang w:eastAsia="en-GB"/>
              </w:rPr>
            </w:pPr>
            <w:r w:rsidRPr="008E3773">
              <w:rPr>
                <w:rFonts w:ascii="Arial" w:eastAsia="MS Mincho" w:hAnsi="Arial"/>
                <w:sz w:val="16"/>
                <w:szCs w:val="16"/>
                <w:lang w:eastAsia="en-GB"/>
              </w:rPr>
              <w:t>Number of LDPC decoding iteration</w:t>
            </w:r>
          </w:p>
        </w:tc>
        <w:tc>
          <w:tcPr>
            <w:tcW w:w="4508" w:type="dxa"/>
            <w:tcBorders>
              <w:top w:val="single" w:sz="4" w:space="0" w:color="auto"/>
              <w:left w:val="single" w:sz="4" w:space="0" w:color="auto"/>
              <w:bottom w:val="single" w:sz="4" w:space="0" w:color="auto"/>
              <w:right w:val="single" w:sz="4" w:space="0" w:color="auto"/>
            </w:tcBorders>
          </w:tcPr>
          <w:p w14:paraId="2E4D2693" w14:textId="77777777" w:rsidR="007860EA" w:rsidRPr="008E3773" w:rsidRDefault="007860EA" w:rsidP="007860EA">
            <w:pPr>
              <w:ind w:left="720" w:hanging="720"/>
              <w:rPr>
                <w:rFonts w:eastAsia="SimSun"/>
                <w:color w:val="000000"/>
                <w:sz w:val="16"/>
                <w:szCs w:val="16"/>
              </w:rPr>
            </w:pPr>
            <w:r w:rsidRPr="008E3773">
              <w:rPr>
                <w:rFonts w:eastAsia="SimSun"/>
                <w:color w:val="000000"/>
                <w:sz w:val="16"/>
                <w:szCs w:val="16"/>
              </w:rPr>
              <w:t>Companies to report (e.g., 50 for flooding, 25 for layered)</w:t>
            </w:r>
          </w:p>
        </w:tc>
      </w:tr>
      <w:tr w:rsidR="007860EA" w:rsidRPr="008E3773" w14:paraId="76E3E3E6" w14:textId="77777777" w:rsidTr="008E3773">
        <w:trPr>
          <w:trHeight w:val="20"/>
        </w:trPr>
        <w:tc>
          <w:tcPr>
            <w:tcW w:w="4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E8D04D" w14:textId="77777777" w:rsidR="007860EA" w:rsidRPr="008E3773" w:rsidRDefault="007860EA" w:rsidP="007860EA">
            <w:pPr>
              <w:ind w:left="720" w:hanging="720"/>
              <w:rPr>
                <w:rFonts w:eastAsia="SimSun"/>
                <w:color w:val="000000"/>
                <w:sz w:val="16"/>
                <w:szCs w:val="16"/>
              </w:rPr>
            </w:pPr>
            <w:r w:rsidRPr="008E3773">
              <w:rPr>
                <w:rFonts w:eastAsia="SimSun"/>
                <w:color w:val="000000"/>
                <w:sz w:val="16"/>
                <w:szCs w:val="16"/>
              </w:rPr>
              <w:t>Modulation for 10/20 bytes</w:t>
            </w:r>
          </w:p>
        </w:tc>
        <w:tc>
          <w:tcPr>
            <w:tcW w:w="4508" w:type="dxa"/>
            <w:tcBorders>
              <w:top w:val="single" w:sz="4" w:space="0" w:color="auto"/>
              <w:left w:val="single" w:sz="4" w:space="0" w:color="auto"/>
              <w:bottom w:val="single" w:sz="4" w:space="0" w:color="auto"/>
              <w:right w:val="single" w:sz="4" w:space="0" w:color="auto"/>
            </w:tcBorders>
          </w:tcPr>
          <w:p w14:paraId="608C068B" w14:textId="77777777" w:rsidR="007860EA" w:rsidRPr="008E3773" w:rsidRDefault="007860EA" w:rsidP="007860EA">
            <w:pPr>
              <w:ind w:left="720" w:hanging="720"/>
              <w:rPr>
                <w:rFonts w:eastAsia="SimSun"/>
                <w:color w:val="000000"/>
                <w:sz w:val="16"/>
                <w:szCs w:val="16"/>
              </w:rPr>
            </w:pPr>
            <w:r w:rsidRPr="008E3773">
              <w:rPr>
                <w:rFonts w:eastAsia="SimSun"/>
                <w:color w:val="000000"/>
                <w:sz w:val="16"/>
                <w:szCs w:val="16"/>
              </w:rPr>
              <w:t>QPSK</w:t>
            </w:r>
          </w:p>
        </w:tc>
      </w:tr>
      <w:tr w:rsidR="007860EA" w:rsidRPr="008E3773" w14:paraId="1CC43DA2" w14:textId="77777777" w:rsidTr="008E3773">
        <w:trPr>
          <w:trHeight w:val="20"/>
        </w:trPr>
        <w:tc>
          <w:tcPr>
            <w:tcW w:w="4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AAF3DB" w14:textId="77777777" w:rsidR="007860EA" w:rsidRPr="008E3773" w:rsidRDefault="007860EA" w:rsidP="007860EA">
            <w:pPr>
              <w:ind w:left="720" w:hanging="720"/>
              <w:rPr>
                <w:rFonts w:eastAsia="SimSun"/>
                <w:color w:val="000000"/>
                <w:sz w:val="16"/>
                <w:szCs w:val="16"/>
              </w:rPr>
            </w:pPr>
            <w:r w:rsidRPr="008E3773">
              <w:rPr>
                <w:rFonts w:eastAsia="SimSun"/>
                <w:color w:val="000000"/>
                <w:sz w:val="16"/>
                <w:szCs w:val="16"/>
              </w:rPr>
              <w:t>Modulation for 75/150 bytes</w:t>
            </w:r>
          </w:p>
        </w:tc>
        <w:tc>
          <w:tcPr>
            <w:tcW w:w="4508" w:type="dxa"/>
            <w:tcBorders>
              <w:top w:val="single" w:sz="4" w:space="0" w:color="auto"/>
              <w:left w:val="single" w:sz="4" w:space="0" w:color="auto"/>
              <w:bottom w:val="single" w:sz="4" w:space="0" w:color="auto"/>
              <w:right w:val="single" w:sz="4" w:space="0" w:color="auto"/>
            </w:tcBorders>
          </w:tcPr>
          <w:p w14:paraId="7C59D16D" w14:textId="77777777" w:rsidR="007860EA" w:rsidRPr="008E3773" w:rsidRDefault="007860EA" w:rsidP="007860EA">
            <w:pPr>
              <w:ind w:left="720" w:hanging="720"/>
              <w:rPr>
                <w:rFonts w:eastAsia="SimSun"/>
                <w:color w:val="000000"/>
                <w:sz w:val="16"/>
                <w:szCs w:val="16"/>
              </w:rPr>
            </w:pPr>
            <w:r w:rsidRPr="008E3773">
              <w:rPr>
                <w:rFonts w:eastAsia="SimSun"/>
                <w:color w:val="000000"/>
                <w:sz w:val="16"/>
                <w:szCs w:val="16"/>
              </w:rPr>
              <w:t>QPSK</w:t>
            </w:r>
          </w:p>
        </w:tc>
      </w:tr>
      <w:tr w:rsidR="007860EA" w:rsidRPr="008E3773" w14:paraId="5E24E765" w14:textId="77777777" w:rsidTr="008E3773">
        <w:trPr>
          <w:trHeight w:val="20"/>
        </w:trPr>
        <w:tc>
          <w:tcPr>
            <w:tcW w:w="4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7D2D38" w14:textId="77777777" w:rsidR="007860EA" w:rsidRPr="008E3773" w:rsidRDefault="007860EA" w:rsidP="007860EA">
            <w:pPr>
              <w:ind w:left="720" w:hanging="720"/>
              <w:rPr>
                <w:rFonts w:eastAsia="SimSun"/>
                <w:color w:val="000000"/>
                <w:sz w:val="16"/>
                <w:szCs w:val="16"/>
              </w:rPr>
            </w:pPr>
            <w:r w:rsidRPr="008E3773">
              <w:rPr>
                <w:rFonts w:eastAsia="SimSun"/>
                <w:color w:val="000000"/>
                <w:sz w:val="16"/>
                <w:szCs w:val="16"/>
              </w:rPr>
              <w:t>Channel Estimation</w:t>
            </w:r>
          </w:p>
        </w:tc>
        <w:tc>
          <w:tcPr>
            <w:tcW w:w="4508" w:type="dxa"/>
            <w:tcBorders>
              <w:top w:val="single" w:sz="4" w:space="0" w:color="auto"/>
              <w:left w:val="single" w:sz="4" w:space="0" w:color="auto"/>
              <w:bottom w:val="single" w:sz="4" w:space="0" w:color="auto"/>
              <w:right w:val="single" w:sz="4" w:space="0" w:color="auto"/>
            </w:tcBorders>
          </w:tcPr>
          <w:p w14:paraId="703C8E1D" w14:textId="77777777" w:rsidR="007860EA" w:rsidRPr="008E3773" w:rsidRDefault="007860EA" w:rsidP="007860EA">
            <w:pPr>
              <w:ind w:left="720" w:hanging="720"/>
              <w:rPr>
                <w:rFonts w:eastAsia="SimSun"/>
                <w:color w:val="000000"/>
                <w:sz w:val="16"/>
                <w:szCs w:val="16"/>
              </w:rPr>
            </w:pPr>
            <w:r w:rsidRPr="008E3773">
              <w:rPr>
                <w:rFonts w:eastAsia="SimSun"/>
                <w:color w:val="000000"/>
                <w:sz w:val="16"/>
                <w:szCs w:val="16"/>
              </w:rPr>
              <w:t>Ideal</w:t>
            </w:r>
          </w:p>
        </w:tc>
      </w:tr>
      <w:tr w:rsidR="007860EA" w:rsidRPr="008E3773" w14:paraId="4063200A" w14:textId="77777777" w:rsidTr="008E3773">
        <w:trPr>
          <w:trHeight w:val="20"/>
        </w:trPr>
        <w:tc>
          <w:tcPr>
            <w:tcW w:w="4960" w:type="dxa"/>
            <w:tcBorders>
              <w:top w:val="single" w:sz="4" w:space="0" w:color="auto"/>
              <w:left w:val="single" w:sz="4" w:space="0" w:color="auto"/>
              <w:bottom w:val="single" w:sz="4" w:space="0" w:color="auto"/>
              <w:right w:val="single" w:sz="4" w:space="0" w:color="auto"/>
            </w:tcBorders>
            <w:shd w:val="clear" w:color="auto" w:fill="auto"/>
            <w:vAlign w:val="center"/>
          </w:tcPr>
          <w:p w14:paraId="48CDE715" w14:textId="77777777" w:rsidR="007860EA" w:rsidRPr="008E3773" w:rsidRDefault="007860EA" w:rsidP="007860EA">
            <w:pPr>
              <w:ind w:left="720" w:hanging="720"/>
              <w:rPr>
                <w:rFonts w:eastAsia="SimSun"/>
                <w:color w:val="000000"/>
                <w:sz w:val="16"/>
                <w:szCs w:val="16"/>
              </w:rPr>
            </w:pPr>
            <w:r w:rsidRPr="008E3773">
              <w:rPr>
                <w:rFonts w:eastAsia="SimSun"/>
                <w:color w:val="000000"/>
                <w:sz w:val="16"/>
                <w:szCs w:val="16"/>
              </w:rPr>
              <w:t>Channel Model</w:t>
            </w:r>
          </w:p>
        </w:tc>
        <w:tc>
          <w:tcPr>
            <w:tcW w:w="4508" w:type="dxa"/>
            <w:tcBorders>
              <w:top w:val="single" w:sz="4" w:space="0" w:color="auto"/>
              <w:left w:val="single" w:sz="4" w:space="0" w:color="auto"/>
              <w:bottom w:val="single" w:sz="4" w:space="0" w:color="auto"/>
              <w:right w:val="single" w:sz="4" w:space="0" w:color="auto"/>
            </w:tcBorders>
          </w:tcPr>
          <w:p w14:paraId="1E26DEDB" w14:textId="77777777" w:rsidR="007860EA" w:rsidRPr="008E3773" w:rsidRDefault="007860EA" w:rsidP="007860EA">
            <w:pPr>
              <w:ind w:left="720" w:hanging="720"/>
              <w:rPr>
                <w:rFonts w:eastAsia="SimSun"/>
                <w:color w:val="000000"/>
                <w:sz w:val="16"/>
                <w:szCs w:val="16"/>
              </w:rPr>
            </w:pPr>
            <w:r w:rsidRPr="008E3773">
              <w:rPr>
                <w:rFonts w:eastAsia="SimSun"/>
                <w:color w:val="000000"/>
                <w:sz w:val="16"/>
                <w:szCs w:val="16"/>
              </w:rPr>
              <w:t>AWGN, TDL-A with 30ns (3km/h), TDL-C with 300ns (3km/h), no spatial correlation</w:t>
            </w:r>
          </w:p>
          <w:p w14:paraId="5440434F" w14:textId="77777777" w:rsidR="007860EA" w:rsidRPr="008E3773" w:rsidRDefault="007860EA" w:rsidP="007860EA">
            <w:pPr>
              <w:ind w:left="720" w:hanging="720"/>
              <w:rPr>
                <w:rFonts w:eastAsia="SimSun"/>
                <w:color w:val="000000"/>
                <w:sz w:val="16"/>
                <w:szCs w:val="16"/>
              </w:rPr>
            </w:pPr>
            <w:r w:rsidRPr="008E3773">
              <w:rPr>
                <w:rFonts w:eastAsia="SimSun"/>
                <w:color w:val="000000"/>
                <w:sz w:val="16"/>
                <w:szCs w:val="16"/>
              </w:rPr>
              <w:t>Initialize channel realization at each slot</w:t>
            </w:r>
          </w:p>
        </w:tc>
      </w:tr>
      <w:tr w:rsidR="007860EA" w:rsidRPr="008E3773" w14:paraId="71694394" w14:textId="77777777" w:rsidTr="008E3773">
        <w:trPr>
          <w:trHeight w:val="20"/>
        </w:trPr>
        <w:tc>
          <w:tcPr>
            <w:tcW w:w="4960" w:type="dxa"/>
            <w:tcBorders>
              <w:top w:val="single" w:sz="4" w:space="0" w:color="auto"/>
              <w:left w:val="single" w:sz="4" w:space="0" w:color="auto"/>
              <w:bottom w:val="single" w:sz="4" w:space="0" w:color="auto"/>
              <w:right w:val="single" w:sz="4" w:space="0" w:color="auto"/>
            </w:tcBorders>
            <w:shd w:val="clear" w:color="auto" w:fill="auto"/>
            <w:vAlign w:val="bottom"/>
          </w:tcPr>
          <w:p w14:paraId="35D10084" w14:textId="77777777" w:rsidR="007860EA" w:rsidRPr="008E3773" w:rsidRDefault="007860EA" w:rsidP="007860EA">
            <w:pPr>
              <w:ind w:left="720" w:hanging="720"/>
              <w:rPr>
                <w:rFonts w:eastAsia="SimSun"/>
                <w:color w:val="000000"/>
                <w:sz w:val="16"/>
                <w:szCs w:val="16"/>
              </w:rPr>
            </w:pPr>
            <w:r w:rsidRPr="008E3773">
              <w:rPr>
                <w:rFonts w:eastAsia="SimSun"/>
                <w:color w:val="000000"/>
                <w:sz w:val="16"/>
                <w:szCs w:val="16"/>
              </w:rPr>
              <w:t>Total number of slots</w:t>
            </w:r>
          </w:p>
        </w:tc>
        <w:tc>
          <w:tcPr>
            <w:tcW w:w="4508" w:type="dxa"/>
            <w:tcBorders>
              <w:top w:val="single" w:sz="4" w:space="0" w:color="auto"/>
              <w:left w:val="single" w:sz="4" w:space="0" w:color="auto"/>
              <w:bottom w:val="single" w:sz="4" w:space="0" w:color="auto"/>
              <w:right w:val="single" w:sz="4" w:space="0" w:color="auto"/>
            </w:tcBorders>
          </w:tcPr>
          <w:p w14:paraId="2E0D9C79" w14:textId="77777777" w:rsidR="007860EA" w:rsidRPr="008E3773" w:rsidRDefault="007860EA" w:rsidP="007860EA">
            <w:pPr>
              <w:ind w:left="720" w:hanging="720"/>
              <w:rPr>
                <w:rFonts w:eastAsia="SimSun"/>
                <w:color w:val="000000"/>
                <w:sz w:val="16"/>
                <w:szCs w:val="16"/>
              </w:rPr>
            </w:pPr>
            <w:r w:rsidRPr="008E3773">
              <w:rPr>
                <w:rFonts w:eastAsia="SimSun"/>
                <w:color w:val="000000"/>
                <w:sz w:val="16"/>
                <w:szCs w:val="16"/>
              </w:rPr>
              <w:t>1000 for eMBB/mMTC AWGN</w:t>
            </w:r>
          </w:p>
          <w:p w14:paraId="5B38A399" w14:textId="77777777" w:rsidR="007860EA" w:rsidRPr="008E3773" w:rsidRDefault="007860EA" w:rsidP="007860EA">
            <w:pPr>
              <w:ind w:left="720" w:hanging="720"/>
              <w:rPr>
                <w:rFonts w:eastAsia="SimSun"/>
                <w:color w:val="000000"/>
                <w:sz w:val="16"/>
                <w:szCs w:val="16"/>
              </w:rPr>
            </w:pPr>
            <w:r w:rsidRPr="008E3773">
              <w:rPr>
                <w:rFonts w:eastAsia="SimSun"/>
                <w:color w:val="000000"/>
                <w:sz w:val="16"/>
                <w:szCs w:val="16"/>
              </w:rPr>
              <w:t>10000 for eMBB/mMTC fading channel</w:t>
            </w:r>
          </w:p>
          <w:p w14:paraId="26E91606" w14:textId="77777777" w:rsidR="007860EA" w:rsidRPr="008E3773" w:rsidRDefault="007860EA" w:rsidP="007860EA">
            <w:pPr>
              <w:ind w:left="720" w:hanging="720"/>
              <w:rPr>
                <w:rFonts w:eastAsia="SimSun"/>
                <w:color w:val="000000"/>
                <w:sz w:val="16"/>
                <w:szCs w:val="16"/>
              </w:rPr>
            </w:pPr>
          </w:p>
          <w:p w14:paraId="56FEBE2B" w14:textId="77777777" w:rsidR="007860EA" w:rsidRPr="008E3773" w:rsidRDefault="007860EA" w:rsidP="007860EA">
            <w:pPr>
              <w:ind w:left="720" w:hanging="720"/>
              <w:rPr>
                <w:rFonts w:eastAsia="SimSun"/>
                <w:color w:val="000000"/>
                <w:sz w:val="16"/>
                <w:szCs w:val="16"/>
              </w:rPr>
            </w:pPr>
            <w:r w:rsidRPr="008E3773">
              <w:rPr>
                <w:rFonts w:eastAsia="SimSun"/>
                <w:color w:val="000000"/>
                <w:sz w:val="16"/>
                <w:szCs w:val="16"/>
              </w:rPr>
              <w:t>[50000] for URLLC AWGN</w:t>
            </w:r>
          </w:p>
          <w:p w14:paraId="05D2573C" w14:textId="77777777" w:rsidR="007860EA" w:rsidRPr="008E3773" w:rsidRDefault="007860EA" w:rsidP="007860EA">
            <w:pPr>
              <w:ind w:left="720" w:hanging="720"/>
              <w:rPr>
                <w:rFonts w:eastAsia="SimSun"/>
                <w:color w:val="000000"/>
                <w:sz w:val="16"/>
                <w:szCs w:val="16"/>
              </w:rPr>
            </w:pPr>
            <w:r w:rsidRPr="008E3773">
              <w:rPr>
                <w:rFonts w:eastAsia="SimSun"/>
                <w:color w:val="000000"/>
                <w:sz w:val="16"/>
                <w:szCs w:val="16"/>
              </w:rPr>
              <w:t>[100000] for URLLC fading channel</w:t>
            </w:r>
          </w:p>
        </w:tc>
      </w:tr>
      <w:tr w:rsidR="007860EA" w:rsidRPr="008E3773" w14:paraId="77F5D142" w14:textId="77777777" w:rsidTr="008E3773">
        <w:trPr>
          <w:trHeight w:val="20"/>
        </w:trPr>
        <w:tc>
          <w:tcPr>
            <w:tcW w:w="4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527A1A" w14:textId="77777777" w:rsidR="007860EA" w:rsidRPr="008E3773" w:rsidRDefault="007860EA" w:rsidP="007860EA">
            <w:pPr>
              <w:ind w:left="720" w:hanging="720"/>
              <w:rPr>
                <w:rFonts w:eastAsia="SimSun"/>
                <w:color w:val="000000"/>
                <w:sz w:val="16"/>
                <w:szCs w:val="16"/>
              </w:rPr>
            </w:pPr>
            <w:r w:rsidRPr="008E3773">
              <w:rPr>
                <w:rFonts w:eastAsia="SimSun"/>
                <w:color w:val="000000"/>
                <w:sz w:val="16"/>
                <w:szCs w:val="16"/>
              </w:rPr>
              <w:t>System bandwidth</w:t>
            </w:r>
          </w:p>
        </w:tc>
        <w:tc>
          <w:tcPr>
            <w:tcW w:w="4508" w:type="dxa"/>
            <w:tcBorders>
              <w:top w:val="single" w:sz="4" w:space="0" w:color="auto"/>
              <w:left w:val="single" w:sz="4" w:space="0" w:color="auto"/>
              <w:bottom w:val="single" w:sz="4" w:space="0" w:color="auto"/>
              <w:right w:val="single" w:sz="4" w:space="0" w:color="auto"/>
            </w:tcBorders>
          </w:tcPr>
          <w:p w14:paraId="6D2322AA" w14:textId="77777777" w:rsidR="007860EA" w:rsidRPr="008E3773" w:rsidRDefault="007860EA" w:rsidP="007860EA">
            <w:pPr>
              <w:ind w:left="720" w:hanging="720"/>
              <w:rPr>
                <w:rFonts w:eastAsia="SimSun"/>
                <w:color w:val="000000"/>
                <w:sz w:val="16"/>
                <w:szCs w:val="16"/>
              </w:rPr>
            </w:pPr>
            <w:r w:rsidRPr="008E3773">
              <w:rPr>
                <w:rFonts w:eastAsia="SimSun"/>
                <w:color w:val="000000"/>
                <w:sz w:val="16"/>
                <w:szCs w:val="16"/>
              </w:rPr>
              <w:t>10 MHz</w:t>
            </w:r>
          </w:p>
        </w:tc>
      </w:tr>
    </w:tbl>
    <w:p w14:paraId="2C69DAC5" w14:textId="77777777" w:rsidR="007860EA" w:rsidRPr="007860EA" w:rsidRDefault="007860EA" w:rsidP="008E3773"/>
    <w:p w14:paraId="73FA92E7" w14:textId="77777777" w:rsidR="007860EA" w:rsidRPr="007860EA" w:rsidRDefault="007860EA" w:rsidP="008E3773"/>
    <w:p w14:paraId="6EE291DD" w14:textId="77777777" w:rsidR="007860EA" w:rsidRPr="007860EA" w:rsidRDefault="007860EA" w:rsidP="008E3773">
      <w:pPr>
        <w:rPr>
          <w:highlight w:val="cyan"/>
        </w:rPr>
      </w:pPr>
      <w:r w:rsidRPr="007860EA">
        <w:rPr>
          <w:highlight w:val="cyan"/>
        </w:rPr>
        <w:t>E</w:t>
      </w:r>
      <w:r w:rsidRPr="007860EA">
        <w:rPr>
          <w:rFonts w:hint="eastAsia"/>
          <w:highlight w:val="cyan"/>
        </w:rPr>
        <w:t xml:space="preserve">mail discussion </w:t>
      </w:r>
      <w:r w:rsidRPr="007860EA">
        <w:rPr>
          <w:highlight w:val="cyan"/>
        </w:rPr>
        <w:t>for the templates of</w:t>
      </w:r>
      <w:r w:rsidRPr="007860EA">
        <w:rPr>
          <w:rFonts w:hint="eastAsia"/>
          <w:highlight w:val="cyan"/>
        </w:rPr>
        <w:t xml:space="preserve"> </w:t>
      </w:r>
      <w:r w:rsidRPr="007860EA">
        <w:rPr>
          <w:highlight w:val="cyan"/>
        </w:rPr>
        <w:t>reporting the link-level evaluation results, to start email discussion from June 18, aim to finish by 8/3</w:t>
      </w:r>
    </w:p>
    <w:p w14:paraId="0502C57F" w14:textId="77777777" w:rsidR="007860EA" w:rsidRPr="007860EA" w:rsidRDefault="007860EA" w:rsidP="007860EA">
      <w:pPr>
        <w:ind w:left="720" w:hanging="720"/>
        <w:rPr>
          <w:lang w:eastAsia="x-none"/>
        </w:rPr>
      </w:pPr>
    </w:p>
    <w:p w14:paraId="74C4A9FC" w14:textId="77777777" w:rsidR="007860EA" w:rsidRDefault="007860EA" w:rsidP="00966D15">
      <w:pPr>
        <w:ind w:left="720" w:hanging="720"/>
      </w:pPr>
    </w:p>
    <w:p w14:paraId="6B30438D" w14:textId="372BD9B0" w:rsidR="00966D15" w:rsidRPr="00966D15" w:rsidRDefault="0058452E" w:rsidP="00966D15">
      <w:pPr>
        <w:ind w:left="720" w:hanging="720"/>
        <w:rPr>
          <w:lang w:eastAsia="x-none"/>
        </w:rPr>
      </w:pPr>
      <w:hyperlink r:id="rId2117" w:history="1">
        <w:r w:rsidR="000F2B08">
          <w:rPr>
            <w:rStyle w:val="Hyperlink"/>
            <w:lang w:eastAsia="x-none"/>
          </w:rPr>
          <w:t>R1-1805843</w:t>
        </w:r>
      </w:hyperlink>
      <w:r w:rsidR="00966D15" w:rsidRPr="00966D15">
        <w:rPr>
          <w:lang w:eastAsia="x-none"/>
        </w:rPr>
        <w:tab/>
        <w:t>Remaining evaluation methodology and assumptions for NOMA</w:t>
      </w:r>
      <w:r w:rsidR="00966D15" w:rsidRPr="00966D15">
        <w:rPr>
          <w:lang w:eastAsia="x-none"/>
        </w:rPr>
        <w:tab/>
        <w:t>ZTE</w:t>
      </w:r>
    </w:p>
    <w:p w14:paraId="359C61A6" w14:textId="6D985CD4" w:rsidR="00966D15" w:rsidRPr="00966D15" w:rsidRDefault="0058452E" w:rsidP="00966D15">
      <w:pPr>
        <w:ind w:left="720" w:hanging="720"/>
        <w:rPr>
          <w:lang w:eastAsia="x-none"/>
        </w:rPr>
      </w:pPr>
      <w:hyperlink r:id="rId2118" w:history="1">
        <w:r w:rsidR="000F2B08">
          <w:rPr>
            <w:rStyle w:val="Hyperlink"/>
            <w:lang w:eastAsia="x-none"/>
          </w:rPr>
          <w:t>R1-1805910</w:t>
        </w:r>
      </w:hyperlink>
      <w:r w:rsidR="00966D15" w:rsidRPr="00966D15">
        <w:rPr>
          <w:lang w:eastAsia="x-none"/>
        </w:rPr>
        <w:tab/>
        <w:t>Further discussion on SLS and LLS evaluations</w:t>
      </w:r>
      <w:r w:rsidR="00966D15" w:rsidRPr="00966D15">
        <w:rPr>
          <w:lang w:eastAsia="x-none"/>
        </w:rPr>
        <w:tab/>
        <w:t>Huawei, HiSilicon</w:t>
      </w:r>
    </w:p>
    <w:p w14:paraId="4B5AE6A9" w14:textId="5AD34FB5" w:rsidR="00966D15" w:rsidRPr="00966D15" w:rsidRDefault="0058452E" w:rsidP="00966D15">
      <w:pPr>
        <w:ind w:left="720" w:hanging="720"/>
        <w:rPr>
          <w:lang w:eastAsia="x-none"/>
        </w:rPr>
      </w:pPr>
      <w:hyperlink r:id="rId2119" w:history="1">
        <w:r w:rsidR="000F2B08">
          <w:rPr>
            <w:rStyle w:val="Hyperlink"/>
            <w:lang w:eastAsia="x-none"/>
          </w:rPr>
          <w:t>R1-1806082</w:t>
        </w:r>
      </w:hyperlink>
      <w:r w:rsidR="00966D15" w:rsidRPr="00966D15">
        <w:rPr>
          <w:lang w:eastAsia="x-none"/>
        </w:rPr>
        <w:tab/>
        <w:t>Evaluations for NOMA</w:t>
      </w:r>
      <w:r w:rsidR="00966D15" w:rsidRPr="00966D15">
        <w:rPr>
          <w:lang w:eastAsia="x-none"/>
        </w:rPr>
        <w:tab/>
        <w:t>vivo</w:t>
      </w:r>
    </w:p>
    <w:p w14:paraId="794FB490" w14:textId="1E7F2636" w:rsidR="00966D15" w:rsidRPr="00966D15" w:rsidRDefault="0058452E" w:rsidP="00966D15">
      <w:pPr>
        <w:ind w:left="720" w:hanging="720"/>
        <w:rPr>
          <w:lang w:eastAsia="x-none"/>
        </w:rPr>
      </w:pPr>
      <w:hyperlink r:id="rId2120" w:history="1">
        <w:r w:rsidR="000F2B08">
          <w:rPr>
            <w:rStyle w:val="Hyperlink"/>
            <w:lang w:eastAsia="x-none"/>
          </w:rPr>
          <w:t>R1-1806092</w:t>
        </w:r>
      </w:hyperlink>
      <w:r w:rsidR="00966D15" w:rsidRPr="00966D15">
        <w:rPr>
          <w:lang w:eastAsia="x-none"/>
        </w:rPr>
        <w:tab/>
        <w:t>Link-Level Simulation results for ACMA</w:t>
      </w:r>
      <w:r w:rsidR="00966D15" w:rsidRPr="00966D15">
        <w:rPr>
          <w:lang w:eastAsia="x-none"/>
        </w:rPr>
        <w:tab/>
        <w:t>HUGHES Network Systems Ltd</w:t>
      </w:r>
    </w:p>
    <w:p w14:paraId="79F30AC9" w14:textId="735CCA69" w:rsidR="00966D15" w:rsidRPr="00966D15" w:rsidRDefault="0058452E" w:rsidP="00966D15">
      <w:pPr>
        <w:ind w:left="720" w:hanging="720"/>
        <w:rPr>
          <w:lang w:eastAsia="x-none"/>
        </w:rPr>
      </w:pPr>
      <w:hyperlink r:id="rId2121" w:history="1">
        <w:r w:rsidR="000F2B08">
          <w:rPr>
            <w:rStyle w:val="Hyperlink"/>
            <w:lang w:eastAsia="x-none"/>
          </w:rPr>
          <w:t>R1-1806244</w:t>
        </w:r>
      </w:hyperlink>
      <w:r w:rsidR="00966D15" w:rsidRPr="00966D15">
        <w:rPr>
          <w:lang w:eastAsia="x-none"/>
        </w:rPr>
        <w:tab/>
        <w:t>Evaluation methodology and metrics for NoMA</w:t>
      </w:r>
      <w:r w:rsidR="00966D15" w:rsidRPr="00966D15">
        <w:rPr>
          <w:lang w:eastAsia="x-none"/>
        </w:rPr>
        <w:tab/>
        <w:t>Ericsson</w:t>
      </w:r>
    </w:p>
    <w:p w14:paraId="7BF1C198" w14:textId="2A5F97CE" w:rsidR="00966D15" w:rsidRPr="00966D15" w:rsidRDefault="0058452E" w:rsidP="00966D15">
      <w:pPr>
        <w:ind w:left="720" w:hanging="720"/>
        <w:rPr>
          <w:lang w:eastAsia="x-none"/>
        </w:rPr>
      </w:pPr>
      <w:hyperlink r:id="rId2122" w:history="1">
        <w:r w:rsidR="000F2B08">
          <w:rPr>
            <w:rStyle w:val="Hyperlink"/>
            <w:lang w:eastAsia="x-none"/>
          </w:rPr>
          <w:t>R1-1806308</w:t>
        </w:r>
      </w:hyperlink>
      <w:r w:rsidR="00966D15" w:rsidRPr="00966D15">
        <w:rPr>
          <w:lang w:eastAsia="x-none"/>
        </w:rPr>
        <w:tab/>
        <w:t>Further link level evaluation results of NOMA</w:t>
      </w:r>
      <w:r w:rsidR="00966D15" w:rsidRPr="00966D15">
        <w:rPr>
          <w:lang w:eastAsia="x-none"/>
        </w:rPr>
        <w:tab/>
        <w:t>CATT</w:t>
      </w:r>
    </w:p>
    <w:p w14:paraId="049CEFD0" w14:textId="419EF1AE" w:rsidR="00966D15" w:rsidRPr="00966D15" w:rsidRDefault="0058452E" w:rsidP="00966D15">
      <w:pPr>
        <w:ind w:left="720" w:hanging="720"/>
        <w:rPr>
          <w:lang w:eastAsia="x-none"/>
        </w:rPr>
      </w:pPr>
      <w:hyperlink r:id="rId2123" w:history="1">
        <w:r w:rsidR="000F2B08">
          <w:rPr>
            <w:rStyle w:val="Hyperlink"/>
            <w:lang w:eastAsia="x-none"/>
          </w:rPr>
          <w:t>R1-1806534</w:t>
        </w:r>
      </w:hyperlink>
      <w:r w:rsidR="00966D15" w:rsidRPr="00966D15">
        <w:rPr>
          <w:lang w:eastAsia="x-none"/>
        </w:rPr>
        <w:tab/>
        <w:t>Evaluation methodology for NOMA study</w:t>
      </w:r>
      <w:r w:rsidR="00966D15" w:rsidRPr="00966D15">
        <w:rPr>
          <w:lang w:eastAsia="x-none"/>
        </w:rPr>
        <w:tab/>
        <w:t>Intel Corporation</w:t>
      </w:r>
    </w:p>
    <w:p w14:paraId="13A8C154" w14:textId="3F3B6A64" w:rsidR="00966D15" w:rsidRPr="00966D15" w:rsidRDefault="0058452E" w:rsidP="00966D15">
      <w:pPr>
        <w:ind w:left="720" w:hanging="720"/>
        <w:rPr>
          <w:lang w:eastAsia="x-none"/>
        </w:rPr>
      </w:pPr>
      <w:hyperlink r:id="rId2124" w:history="1">
        <w:r w:rsidR="000F2B08">
          <w:rPr>
            <w:rStyle w:val="Hyperlink"/>
            <w:lang w:eastAsia="x-none"/>
          </w:rPr>
          <w:t>R1-1806638</w:t>
        </w:r>
      </w:hyperlink>
      <w:r w:rsidR="00966D15" w:rsidRPr="00966D15">
        <w:rPr>
          <w:lang w:eastAsia="x-none"/>
        </w:rPr>
        <w:tab/>
        <w:t>LLS evaluation for NCMA</w:t>
      </w:r>
      <w:r w:rsidR="00966D15" w:rsidRPr="00966D15">
        <w:rPr>
          <w:lang w:eastAsia="x-none"/>
        </w:rPr>
        <w:tab/>
        <w:t>LG Electronics</w:t>
      </w:r>
    </w:p>
    <w:p w14:paraId="4C0D60EC" w14:textId="39BF30EB" w:rsidR="00966D15" w:rsidRPr="00966D15" w:rsidRDefault="0058452E" w:rsidP="00966D15">
      <w:pPr>
        <w:ind w:left="720" w:hanging="720"/>
        <w:rPr>
          <w:lang w:eastAsia="x-none"/>
        </w:rPr>
      </w:pPr>
      <w:hyperlink r:id="rId2125" w:history="1">
        <w:r w:rsidR="000F2B08">
          <w:rPr>
            <w:rStyle w:val="Hyperlink"/>
            <w:lang w:eastAsia="x-none"/>
          </w:rPr>
          <w:t>R1-1806669</w:t>
        </w:r>
      </w:hyperlink>
      <w:r w:rsidR="00966D15" w:rsidRPr="00966D15">
        <w:rPr>
          <w:lang w:eastAsia="x-none"/>
        </w:rPr>
        <w:tab/>
        <w:t>Comparison of full-length spreading domains for NOMA transmitter design</w:t>
      </w:r>
      <w:r w:rsidR="00966D15" w:rsidRPr="00966D15">
        <w:rPr>
          <w:lang w:eastAsia="x-none"/>
        </w:rPr>
        <w:tab/>
        <w:t>ETRI</w:t>
      </w:r>
    </w:p>
    <w:p w14:paraId="5A9E6F29" w14:textId="12FCF960" w:rsidR="00966D15" w:rsidRPr="00966D15" w:rsidRDefault="0058452E" w:rsidP="00966D15">
      <w:pPr>
        <w:ind w:left="720" w:hanging="720"/>
        <w:rPr>
          <w:lang w:eastAsia="x-none"/>
        </w:rPr>
      </w:pPr>
      <w:hyperlink r:id="rId2126" w:history="1">
        <w:r w:rsidR="000F2B08">
          <w:rPr>
            <w:rStyle w:val="Hyperlink"/>
            <w:lang w:eastAsia="x-none"/>
          </w:rPr>
          <w:t>R1-1806933</w:t>
        </w:r>
      </w:hyperlink>
      <w:r w:rsidR="00966D15" w:rsidRPr="00966D15">
        <w:rPr>
          <w:lang w:eastAsia="x-none"/>
        </w:rPr>
        <w:tab/>
        <w:t>Further considerations on NOMA evaluation</w:t>
      </w:r>
      <w:r w:rsidR="00966D15" w:rsidRPr="00966D15">
        <w:rPr>
          <w:lang w:eastAsia="x-none"/>
        </w:rPr>
        <w:tab/>
        <w:t>Nokia, Nokia Shanghai Bell</w:t>
      </w:r>
    </w:p>
    <w:p w14:paraId="0B1B4E24" w14:textId="7BF6DA61" w:rsidR="00966D15" w:rsidRPr="00966D15" w:rsidRDefault="0058452E" w:rsidP="00966D15">
      <w:pPr>
        <w:ind w:left="720" w:hanging="720"/>
        <w:rPr>
          <w:lang w:eastAsia="x-none"/>
        </w:rPr>
      </w:pPr>
      <w:hyperlink r:id="rId2127" w:history="1">
        <w:r w:rsidR="000F2B08">
          <w:rPr>
            <w:rStyle w:val="Hyperlink"/>
            <w:lang w:eastAsia="x-none"/>
          </w:rPr>
          <w:t>R1-1806982</w:t>
        </w:r>
      </w:hyperlink>
      <w:r w:rsidR="00966D15" w:rsidRPr="00966D15">
        <w:rPr>
          <w:lang w:eastAsia="x-none"/>
        </w:rPr>
        <w:tab/>
        <w:t>Link system performance for NOMA</w:t>
      </w:r>
      <w:r w:rsidR="00966D15" w:rsidRPr="00966D15">
        <w:rPr>
          <w:lang w:eastAsia="x-none"/>
        </w:rPr>
        <w:tab/>
        <w:t>AT&amp;T</w:t>
      </w:r>
    </w:p>
    <w:p w14:paraId="33AFAABC" w14:textId="6B2D9E13" w:rsidR="00966D15" w:rsidRPr="00966D15" w:rsidRDefault="0058452E" w:rsidP="00966D15">
      <w:pPr>
        <w:ind w:left="1440" w:hanging="1440"/>
        <w:rPr>
          <w:lang w:eastAsia="x-none"/>
        </w:rPr>
      </w:pPr>
      <w:hyperlink r:id="rId2128" w:history="1">
        <w:r w:rsidR="000F2B08">
          <w:rPr>
            <w:rStyle w:val="Hyperlink"/>
            <w:lang w:eastAsia="x-none"/>
          </w:rPr>
          <w:t>R1-1807076</w:t>
        </w:r>
      </w:hyperlink>
      <w:r w:rsidR="00966D15" w:rsidRPr="00966D15">
        <w:rPr>
          <w:lang w:eastAsia="x-none"/>
        </w:rPr>
        <w:tab/>
        <w:t>Discussion on comparison methodology and evaluations assumption for NOMA</w:t>
      </w:r>
      <w:r w:rsidR="00966D15" w:rsidRPr="00966D15">
        <w:rPr>
          <w:lang w:eastAsia="x-none"/>
        </w:rPr>
        <w:tab/>
        <w:t>NTT DOCOMO, INC.</w:t>
      </w:r>
    </w:p>
    <w:p w14:paraId="7535AA89" w14:textId="3A788D38" w:rsidR="00966D15" w:rsidRPr="00966D15" w:rsidRDefault="0058452E" w:rsidP="00966D15">
      <w:pPr>
        <w:ind w:left="720" w:hanging="720"/>
        <w:rPr>
          <w:lang w:eastAsia="x-none"/>
        </w:rPr>
      </w:pPr>
      <w:hyperlink r:id="rId2129" w:history="1">
        <w:r w:rsidR="000F2B08">
          <w:rPr>
            <w:rStyle w:val="Hyperlink"/>
            <w:lang w:eastAsia="x-none"/>
          </w:rPr>
          <w:t>R1-1807203</w:t>
        </w:r>
      </w:hyperlink>
      <w:r w:rsidR="00966D15" w:rsidRPr="00966D15">
        <w:rPr>
          <w:lang w:eastAsia="x-none"/>
        </w:rPr>
        <w:tab/>
        <w:t>Further link level simulation results of non-orthogonal multiple-access schemes</w:t>
      </w:r>
      <w:r w:rsidR="00966D15" w:rsidRPr="00966D15">
        <w:rPr>
          <w:lang w:eastAsia="x-none"/>
        </w:rPr>
        <w:tab/>
        <w:t>CATR</w:t>
      </w:r>
    </w:p>
    <w:p w14:paraId="26DC4B79" w14:textId="7CB83F6E" w:rsidR="00966D15" w:rsidRPr="00966D15" w:rsidRDefault="0058452E" w:rsidP="00966D15">
      <w:pPr>
        <w:ind w:left="720" w:hanging="720"/>
        <w:rPr>
          <w:lang w:eastAsia="x-none"/>
        </w:rPr>
      </w:pPr>
      <w:hyperlink r:id="rId2130" w:history="1">
        <w:r w:rsidR="000F2B08">
          <w:rPr>
            <w:rStyle w:val="Hyperlink"/>
            <w:lang w:eastAsia="x-none"/>
          </w:rPr>
          <w:t>R1-1807244</w:t>
        </w:r>
      </w:hyperlink>
      <w:r w:rsidR="00966D15" w:rsidRPr="00966D15">
        <w:rPr>
          <w:lang w:eastAsia="x-none"/>
        </w:rPr>
        <w:tab/>
        <w:t>Initial link level simulation result of NOMA</w:t>
      </w:r>
      <w:r w:rsidR="00966D15" w:rsidRPr="00966D15">
        <w:rPr>
          <w:lang w:eastAsia="x-none"/>
        </w:rPr>
        <w:tab/>
        <w:t>Sony</w:t>
      </w:r>
    </w:p>
    <w:p w14:paraId="6C48249D" w14:textId="5848DEE6" w:rsidR="00966D15" w:rsidRPr="00966D15" w:rsidRDefault="0058452E" w:rsidP="00966D15">
      <w:pPr>
        <w:ind w:left="720" w:hanging="720"/>
        <w:rPr>
          <w:lang w:eastAsia="x-none"/>
        </w:rPr>
      </w:pPr>
      <w:hyperlink r:id="rId2131" w:history="1">
        <w:r w:rsidR="000F2B08">
          <w:rPr>
            <w:rStyle w:val="Hyperlink"/>
            <w:lang w:eastAsia="x-none"/>
          </w:rPr>
          <w:t>R1-1807380</w:t>
        </w:r>
      </w:hyperlink>
      <w:r w:rsidR="00966D15" w:rsidRPr="00966D15">
        <w:rPr>
          <w:lang w:eastAsia="x-none"/>
        </w:rPr>
        <w:tab/>
        <w:t>System level  evaluation for NOMA</w:t>
      </w:r>
      <w:r w:rsidR="00966D15" w:rsidRPr="00966D15">
        <w:rPr>
          <w:lang w:eastAsia="x-none"/>
        </w:rPr>
        <w:tab/>
        <w:t>Qualcomm Incorporated</w:t>
      </w:r>
    </w:p>
    <w:p w14:paraId="26B19C10" w14:textId="21DD7070" w:rsidR="00966D15" w:rsidRPr="00966D15" w:rsidRDefault="0058452E" w:rsidP="00966D15">
      <w:pPr>
        <w:ind w:left="720" w:hanging="720"/>
        <w:rPr>
          <w:lang w:eastAsia="x-none"/>
        </w:rPr>
      </w:pPr>
      <w:hyperlink r:id="rId2132" w:history="1">
        <w:r w:rsidR="000F2B08">
          <w:rPr>
            <w:rStyle w:val="Hyperlink"/>
            <w:lang w:eastAsia="x-none"/>
          </w:rPr>
          <w:t>R1-1807381</w:t>
        </w:r>
      </w:hyperlink>
      <w:r w:rsidR="00966D15" w:rsidRPr="00966D15">
        <w:rPr>
          <w:lang w:eastAsia="x-none"/>
        </w:rPr>
        <w:tab/>
        <w:t>Link level evaluation for NOMA</w:t>
      </w:r>
      <w:r w:rsidR="00966D15" w:rsidRPr="00966D15">
        <w:rPr>
          <w:lang w:eastAsia="x-none"/>
        </w:rPr>
        <w:tab/>
        <w:t>Qualcomm Incorporated</w:t>
      </w:r>
    </w:p>
    <w:p w14:paraId="06BCE390" w14:textId="08F8CDC5" w:rsidR="00966D15" w:rsidRPr="00966D15" w:rsidRDefault="00966D15" w:rsidP="00DC01E2">
      <w:pPr>
        <w:pStyle w:val="Heading3"/>
      </w:pPr>
      <w:bookmarkStart w:id="4396" w:name="_Toc513839904"/>
      <w:bookmarkStart w:id="4397" w:name="_Toc516232666"/>
      <w:r w:rsidRPr="00966D15">
        <w:t>Other</w:t>
      </w:r>
      <w:bookmarkEnd w:id="4396"/>
      <w:bookmarkEnd w:id="4397"/>
    </w:p>
    <w:p w14:paraId="1772C54F" w14:textId="3C9244DA" w:rsidR="00966D15" w:rsidRPr="00966D15" w:rsidRDefault="0058452E" w:rsidP="00966D15">
      <w:pPr>
        <w:ind w:left="720" w:hanging="720"/>
        <w:rPr>
          <w:lang w:eastAsia="x-none"/>
        </w:rPr>
      </w:pPr>
      <w:hyperlink r:id="rId2133" w:history="1">
        <w:r w:rsidR="000F2B08">
          <w:rPr>
            <w:rStyle w:val="Hyperlink"/>
            <w:lang w:eastAsia="x-none"/>
          </w:rPr>
          <w:t>R1-1805844</w:t>
        </w:r>
      </w:hyperlink>
      <w:r w:rsidR="00966D15" w:rsidRPr="00966D15">
        <w:rPr>
          <w:lang w:eastAsia="x-none"/>
        </w:rPr>
        <w:tab/>
        <w:t>Channel estimation error modeling for NOMA receiver</w:t>
      </w:r>
      <w:r w:rsidR="00966D15" w:rsidRPr="00966D15">
        <w:rPr>
          <w:lang w:eastAsia="x-none"/>
        </w:rPr>
        <w:tab/>
        <w:t>ZTE</w:t>
      </w:r>
    </w:p>
    <w:p w14:paraId="290831CE" w14:textId="61A260BD" w:rsidR="00966D15" w:rsidRPr="00966D15" w:rsidRDefault="0058452E" w:rsidP="00966D15">
      <w:pPr>
        <w:ind w:left="720" w:hanging="720"/>
        <w:rPr>
          <w:lang w:eastAsia="x-none"/>
        </w:rPr>
      </w:pPr>
      <w:hyperlink r:id="rId2134" w:history="1">
        <w:r w:rsidR="000F2B08">
          <w:rPr>
            <w:rStyle w:val="Hyperlink"/>
            <w:lang w:eastAsia="x-none"/>
          </w:rPr>
          <w:t>R1-1805845</w:t>
        </w:r>
      </w:hyperlink>
      <w:r w:rsidR="00966D15" w:rsidRPr="00966D15">
        <w:rPr>
          <w:lang w:eastAsia="x-none"/>
        </w:rPr>
        <w:tab/>
        <w:t>Link-level simulation results for NOMA</w:t>
      </w:r>
      <w:r w:rsidR="00966D15" w:rsidRPr="00966D15">
        <w:rPr>
          <w:lang w:eastAsia="x-none"/>
        </w:rPr>
        <w:tab/>
        <w:t>ZTE</w:t>
      </w:r>
    </w:p>
    <w:p w14:paraId="3A6B77F7" w14:textId="1CC07AA3" w:rsidR="00966D15" w:rsidRPr="00966D15" w:rsidRDefault="0058452E" w:rsidP="00966D15">
      <w:pPr>
        <w:ind w:left="720" w:hanging="720"/>
        <w:rPr>
          <w:lang w:eastAsia="x-none"/>
        </w:rPr>
      </w:pPr>
      <w:hyperlink r:id="rId2135" w:history="1">
        <w:r w:rsidR="000F2B08">
          <w:rPr>
            <w:rStyle w:val="Hyperlink"/>
            <w:lang w:eastAsia="x-none"/>
          </w:rPr>
          <w:t>R1-1805846</w:t>
        </w:r>
      </w:hyperlink>
      <w:r w:rsidR="00966D15" w:rsidRPr="00966D15">
        <w:rPr>
          <w:lang w:eastAsia="x-none"/>
        </w:rPr>
        <w:tab/>
        <w:t>Calibration results of reference OMA single user cases</w:t>
      </w:r>
      <w:r w:rsidR="00966D15" w:rsidRPr="00966D15">
        <w:rPr>
          <w:lang w:eastAsia="x-none"/>
        </w:rPr>
        <w:tab/>
        <w:t>ZTE</w:t>
      </w:r>
    </w:p>
    <w:p w14:paraId="47E60730" w14:textId="031B21E0" w:rsidR="00966D15" w:rsidRPr="00966D15" w:rsidRDefault="0058452E" w:rsidP="00966D15">
      <w:pPr>
        <w:ind w:left="720" w:hanging="720"/>
        <w:rPr>
          <w:lang w:eastAsia="x-none"/>
        </w:rPr>
      </w:pPr>
      <w:hyperlink r:id="rId2136" w:history="1">
        <w:r w:rsidR="000F2B08">
          <w:rPr>
            <w:rStyle w:val="Hyperlink"/>
            <w:lang w:eastAsia="x-none"/>
          </w:rPr>
          <w:t>R1-1805911</w:t>
        </w:r>
      </w:hyperlink>
      <w:r w:rsidR="00966D15" w:rsidRPr="00966D15">
        <w:rPr>
          <w:lang w:eastAsia="x-none"/>
        </w:rPr>
        <w:tab/>
        <w:t>LLS evaluation results for mMTC scenario</w:t>
      </w:r>
      <w:r w:rsidR="00966D15" w:rsidRPr="00966D15">
        <w:rPr>
          <w:lang w:eastAsia="x-none"/>
        </w:rPr>
        <w:tab/>
        <w:t>Huawei, HiSilicon</w:t>
      </w:r>
    </w:p>
    <w:p w14:paraId="5EAE88B7" w14:textId="39B67183" w:rsidR="00966D15" w:rsidRPr="00966D15" w:rsidRDefault="0058452E" w:rsidP="00966D15">
      <w:pPr>
        <w:ind w:left="720" w:hanging="720"/>
        <w:rPr>
          <w:lang w:eastAsia="x-none"/>
        </w:rPr>
      </w:pPr>
      <w:hyperlink r:id="rId2137" w:history="1">
        <w:r w:rsidR="000F2B08">
          <w:rPr>
            <w:rStyle w:val="Hyperlink"/>
            <w:lang w:eastAsia="x-none"/>
          </w:rPr>
          <w:t>R1-1805912</w:t>
        </w:r>
      </w:hyperlink>
      <w:r w:rsidR="00966D15" w:rsidRPr="00966D15">
        <w:rPr>
          <w:lang w:eastAsia="x-none"/>
        </w:rPr>
        <w:tab/>
        <w:t>LLS evaluation results for URLLC scenario</w:t>
      </w:r>
      <w:r w:rsidR="00966D15" w:rsidRPr="00966D15">
        <w:rPr>
          <w:lang w:eastAsia="x-none"/>
        </w:rPr>
        <w:tab/>
        <w:t>Huawei, HiSilicon</w:t>
      </w:r>
    </w:p>
    <w:p w14:paraId="68BFAADF" w14:textId="6E074913" w:rsidR="00966D15" w:rsidRPr="00966D15" w:rsidRDefault="0058452E" w:rsidP="00966D15">
      <w:pPr>
        <w:ind w:left="720" w:hanging="720"/>
        <w:rPr>
          <w:lang w:eastAsia="x-none"/>
        </w:rPr>
      </w:pPr>
      <w:hyperlink r:id="rId2138" w:history="1">
        <w:r w:rsidR="000F2B08">
          <w:rPr>
            <w:rStyle w:val="Hyperlink"/>
            <w:lang w:eastAsia="x-none"/>
          </w:rPr>
          <w:t>R1-1805913</w:t>
        </w:r>
      </w:hyperlink>
      <w:r w:rsidR="00966D15" w:rsidRPr="00966D15">
        <w:rPr>
          <w:lang w:eastAsia="x-none"/>
        </w:rPr>
        <w:tab/>
        <w:t>LLS evaluation results for eMBB scenario</w:t>
      </w:r>
      <w:r w:rsidR="00966D15" w:rsidRPr="00966D15">
        <w:rPr>
          <w:lang w:eastAsia="x-none"/>
        </w:rPr>
        <w:tab/>
        <w:t>Huawei, HiSilicon</w:t>
      </w:r>
    </w:p>
    <w:p w14:paraId="1C0B176A" w14:textId="2E3A01EF" w:rsidR="00966D15" w:rsidRPr="00966D15" w:rsidRDefault="0058452E" w:rsidP="00966D15">
      <w:pPr>
        <w:ind w:left="720" w:hanging="720"/>
        <w:rPr>
          <w:lang w:eastAsia="x-none"/>
        </w:rPr>
      </w:pPr>
      <w:hyperlink r:id="rId2139" w:history="1">
        <w:r w:rsidR="000F2B08">
          <w:rPr>
            <w:rStyle w:val="Hyperlink"/>
            <w:lang w:eastAsia="x-none"/>
          </w:rPr>
          <w:t>R1-1806245</w:t>
        </w:r>
      </w:hyperlink>
      <w:r w:rsidR="00966D15" w:rsidRPr="00966D15">
        <w:rPr>
          <w:lang w:eastAsia="x-none"/>
        </w:rPr>
        <w:tab/>
        <w:t>Observations on NOMA traffic models</w:t>
      </w:r>
      <w:r w:rsidR="00966D15" w:rsidRPr="00966D15">
        <w:rPr>
          <w:lang w:eastAsia="x-none"/>
        </w:rPr>
        <w:tab/>
        <w:t>Ericsson</w:t>
      </w:r>
    </w:p>
    <w:p w14:paraId="708DEE49" w14:textId="1CFF36E7" w:rsidR="00966D15" w:rsidRPr="00966D15" w:rsidRDefault="0058452E" w:rsidP="00966D15">
      <w:pPr>
        <w:ind w:left="720" w:hanging="720"/>
        <w:rPr>
          <w:lang w:eastAsia="x-none"/>
        </w:rPr>
      </w:pPr>
      <w:hyperlink r:id="rId2140" w:history="1">
        <w:r w:rsidR="000F2B08">
          <w:rPr>
            <w:rStyle w:val="Hyperlink"/>
            <w:lang w:eastAsia="x-none"/>
          </w:rPr>
          <w:t>R1-1806246</w:t>
        </w:r>
      </w:hyperlink>
      <w:r w:rsidR="00966D15" w:rsidRPr="00966D15">
        <w:rPr>
          <w:lang w:eastAsia="x-none"/>
        </w:rPr>
        <w:tab/>
        <w:t>Impairments model for link and system evaluations</w:t>
      </w:r>
      <w:r w:rsidR="00966D15" w:rsidRPr="00966D15">
        <w:rPr>
          <w:lang w:eastAsia="x-none"/>
        </w:rPr>
        <w:tab/>
        <w:t>Ericsson</w:t>
      </w:r>
    </w:p>
    <w:p w14:paraId="0FFB49E1" w14:textId="06847AC7" w:rsidR="00966D15" w:rsidRPr="00966D15" w:rsidRDefault="0058452E" w:rsidP="00966D15">
      <w:pPr>
        <w:ind w:left="720" w:hanging="720"/>
        <w:rPr>
          <w:lang w:eastAsia="x-none"/>
        </w:rPr>
      </w:pPr>
      <w:hyperlink r:id="rId2141" w:history="1">
        <w:r w:rsidR="000F2B08">
          <w:rPr>
            <w:rStyle w:val="Hyperlink"/>
            <w:lang w:eastAsia="x-none"/>
          </w:rPr>
          <w:t>R1-1806247</w:t>
        </w:r>
      </w:hyperlink>
      <w:r w:rsidR="00966D15" w:rsidRPr="00966D15">
        <w:rPr>
          <w:lang w:eastAsia="x-none"/>
        </w:rPr>
        <w:tab/>
        <w:t>Link level evaluations for MU-MIMO</w:t>
      </w:r>
      <w:r w:rsidR="00966D15" w:rsidRPr="00966D15">
        <w:rPr>
          <w:lang w:eastAsia="x-none"/>
        </w:rPr>
        <w:tab/>
        <w:t>Ericsson</w:t>
      </w:r>
    </w:p>
    <w:p w14:paraId="364DEAD2" w14:textId="2C912ED4" w:rsidR="00966D15" w:rsidRPr="00966D15" w:rsidRDefault="0058452E" w:rsidP="00966D15">
      <w:pPr>
        <w:ind w:left="720" w:hanging="720"/>
        <w:rPr>
          <w:lang w:eastAsia="x-none"/>
        </w:rPr>
      </w:pPr>
      <w:hyperlink r:id="rId2142" w:history="1">
        <w:r w:rsidR="000F2B08">
          <w:rPr>
            <w:rStyle w:val="Hyperlink"/>
            <w:lang w:eastAsia="x-none"/>
          </w:rPr>
          <w:t>R1-1806248</w:t>
        </w:r>
      </w:hyperlink>
      <w:r w:rsidR="00966D15" w:rsidRPr="00966D15">
        <w:rPr>
          <w:lang w:eastAsia="x-none"/>
        </w:rPr>
        <w:tab/>
        <w:t>MU-MIMO operation in NR with configured grants</w:t>
      </w:r>
      <w:r w:rsidR="00966D15" w:rsidRPr="00966D15">
        <w:rPr>
          <w:lang w:eastAsia="x-none"/>
        </w:rPr>
        <w:tab/>
        <w:t>Ericsson</w:t>
      </w:r>
    </w:p>
    <w:p w14:paraId="663648F6" w14:textId="44D04A8C" w:rsidR="00966D15" w:rsidRPr="00966D15" w:rsidRDefault="0058452E" w:rsidP="00966D15">
      <w:pPr>
        <w:ind w:left="720" w:hanging="720"/>
        <w:rPr>
          <w:lang w:eastAsia="x-none"/>
        </w:rPr>
      </w:pPr>
      <w:hyperlink r:id="rId2143" w:history="1">
        <w:r w:rsidR="000F2B08">
          <w:rPr>
            <w:rStyle w:val="Hyperlink"/>
            <w:lang w:eastAsia="x-none"/>
          </w:rPr>
          <w:t>R1-1806309</w:t>
        </w:r>
      </w:hyperlink>
      <w:r w:rsidR="00966D15" w:rsidRPr="00966D15">
        <w:rPr>
          <w:lang w:eastAsia="x-none"/>
        </w:rPr>
        <w:tab/>
        <w:t>Link level evaluation results of OMA</w:t>
      </w:r>
      <w:r w:rsidR="00966D15" w:rsidRPr="00966D15">
        <w:rPr>
          <w:lang w:eastAsia="x-none"/>
        </w:rPr>
        <w:tab/>
        <w:t>CATT</w:t>
      </w:r>
    </w:p>
    <w:p w14:paraId="4B99FAEE" w14:textId="66A0F08A" w:rsidR="00966D15" w:rsidRPr="00966D15" w:rsidRDefault="0058452E" w:rsidP="00966D15">
      <w:pPr>
        <w:ind w:left="720" w:hanging="720"/>
        <w:rPr>
          <w:lang w:eastAsia="x-none"/>
        </w:rPr>
      </w:pPr>
      <w:hyperlink r:id="rId2144" w:history="1">
        <w:r w:rsidR="000F2B08">
          <w:rPr>
            <w:rStyle w:val="Hyperlink"/>
            <w:lang w:eastAsia="x-none"/>
          </w:rPr>
          <w:t>R1-1806310</w:t>
        </w:r>
      </w:hyperlink>
      <w:r w:rsidR="00966D15" w:rsidRPr="00966D15">
        <w:rPr>
          <w:lang w:eastAsia="x-none"/>
        </w:rPr>
        <w:tab/>
        <w:t>Remaining evaluation assumptions</w:t>
      </w:r>
      <w:r w:rsidR="00966D15" w:rsidRPr="00966D15">
        <w:rPr>
          <w:lang w:eastAsia="x-none"/>
        </w:rPr>
        <w:tab/>
        <w:t>CATT</w:t>
      </w:r>
    </w:p>
    <w:p w14:paraId="6D3C5613" w14:textId="7B35765E" w:rsidR="00966D15" w:rsidRPr="00966D15" w:rsidRDefault="0058452E" w:rsidP="00966D15">
      <w:pPr>
        <w:ind w:left="720" w:hanging="720"/>
        <w:rPr>
          <w:lang w:eastAsia="x-none"/>
        </w:rPr>
      </w:pPr>
      <w:hyperlink r:id="rId2145" w:history="1">
        <w:r w:rsidR="000F2B08">
          <w:rPr>
            <w:rStyle w:val="Hyperlink"/>
            <w:lang w:eastAsia="x-none"/>
          </w:rPr>
          <w:t>R1-1806535</w:t>
        </w:r>
      </w:hyperlink>
      <w:r w:rsidR="00966D15" w:rsidRPr="00966D15">
        <w:rPr>
          <w:lang w:eastAsia="x-none"/>
        </w:rPr>
        <w:tab/>
        <w:t>Initial link level evaluations for NOMA – mMTC</w:t>
      </w:r>
      <w:r w:rsidR="00966D15" w:rsidRPr="00966D15">
        <w:rPr>
          <w:lang w:eastAsia="x-none"/>
        </w:rPr>
        <w:tab/>
        <w:t>Intel Corporation</w:t>
      </w:r>
    </w:p>
    <w:p w14:paraId="3EBEFA08" w14:textId="297FBFF6" w:rsidR="00966D15" w:rsidRPr="00966D15" w:rsidRDefault="0058452E" w:rsidP="00966D15">
      <w:pPr>
        <w:ind w:left="720" w:hanging="720"/>
        <w:rPr>
          <w:lang w:eastAsia="x-none"/>
        </w:rPr>
      </w:pPr>
      <w:hyperlink r:id="rId2146" w:history="1">
        <w:r w:rsidR="000F2B08">
          <w:rPr>
            <w:rStyle w:val="Hyperlink"/>
            <w:lang w:eastAsia="x-none"/>
          </w:rPr>
          <w:t>R1-1806536</w:t>
        </w:r>
      </w:hyperlink>
      <w:r w:rsidR="00966D15" w:rsidRPr="00966D15">
        <w:rPr>
          <w:lang w:eastAsia="x-none"/>
        </w:rPr>
        <w:tab/>
        <w:t>Initial link level evaluations for NOMA – eMBB</w:t>
      </w:r>
      <w:r w:rsidR="00966D15" w:rsidRPr="00966D15">
        <w:rPr>
          <w:lang w:eastAsia="x-none"/>
        </w:rPr>
        <w:tab/>
        <w:t>Intel Corporation</w:t>
      </w:r>
    </w:p>
    <w:p w14:paraId="3F8AEABC" w14:textId="102E3429" w:rsidR="00966D15" w:rsidRPr="00966D15" w:rsidRDefault="0058452E" w:rsidP="00966D15">
      <w:pPr>
        <w:ind w:left="720" w:hanging="720"/>
        <w:rPr>
          <w:color w:val="BFBFBF"/>
          <w:lang w:eastAsia="x-none"/>
        </w:rPr>
      </w:pPr>
      <w:hyperlink r:id="rId2147" w:history="1">
        <w:r w:rsidR="000F2B08">
          <w:rPr>
            <w:rStyle w:val="Hyperlink"/>
            <w:lang w:eastAsia="x-none"/>
          </w:rPr>
          <w:t>R1-1806537</w:t>
        </w:r>
      </w:hyperlink>
      <w:r w:rsidR="00966D15" w:rsidRPr="00966D15">
        <w:rPr>
          <w:color w:val="BFBFBF"/>
          <w:lang w:eastAsia="x-none"/>
        </w:rPr>
        <w:tab/>
        <w:t>Initial link level evaluations for NOMA - URLLC</w:t>
      </w:r>
      <w:r w:rsidR="00966D15" w:rsidRPr="00966D15">
        <w:rPr>
          <w:color w:val="BFBFBF"/>
          <w:lang w:eastAsia="x-none"/>
        </w:rPr>
        <w:tab/>
        <w:t>Intel Corporation</w:t>
      </w:r>
    </w:p>
    <w:p w14:paraId="4F5C025E" w14:textId="77777777" w:rsidR="00966D15" w:rsidRPr="00966D15" w:rsidRDefault="00966D15" w:rsidP="00966D15">
      <w:pPr>
        <w:ind w:left="720" w:hanging="720"/>
        <w:rPr>
          <w:color w:val="BFBFBF"/>
          <w:lang w:eastAsia="x-none"/>
        </w:rPr>
      </w:pPr>
      <w:r w:rsidRPr="00966D15">
        <w:rPr>
          <w:color w:val="BFBFBF"/>
          <w:lang w:eastAsia="x-none"/>
        </w:rPr>
        <w:t>Late submission</w:t>
      </w:r>
    </w:p>
    <w:p w14:paraId="17D3A259" w14:textId="586A45F0" w:rsidR="00966D15" w:rsidRPr="00966D15" w:rsidRDefault="0058452E" w:rsidP="00966D15">
      <w:pPr>
        <w:ind w:left="720" w:hanging="720"/>
        <w:rPr>
          <w:lang w:eastAsia="x-none"/>
        </w:rPr>
      </w:pPr>
      <w:hyperlink r:id="rId2148" w:history="1">
        <w:r w:rsidR="000F2B08">
          <w:rPr>
            <w:rStyle w:val="Hyperlink"/>
            <w:lang w:eastAsia="x-none"/>
          </w:rPr>
          <w:t>R1-1806934</w:t>
        </w:r>
      </w:hyperlink>
      <w:r w:rsidR="00966D15" w:rsidRPr="00966D15">
        <w:rPr>
          <w:lang w:eastAsia="x-none"/>
        </w:rPr>
        <w:tab/>
        <w:t>Initial link level simulation results for NOCA</w:t>
      </w:r>
      <w:r w:rsidR="00966D15" w:rsidRPr="00966D15">
        <w:rPr>
          <w:lang w:eastAsia="x-none"/>
        </w:rPr>
        <w:tab/>
        <w:t>Nokia, Nokia Shanghai Bell</w:t>
      </w:r>
    </w:p>
    <w:p w14:paraId="2D07EDC6" w14:textId="08E66159" w:rsidR="00966D15" w:rsidRPr="00966D15" w:rsidRDefault="0058452E" w:rsidP="00966D15">
      <w:pPr>
        <w:ind w:left="720" w:hanging="720"/>
        <w:rPr>
          <w:lang w:eastAsia="x-none"/>
        </w:rPr>
      </w:pPr>
      <w:hyperlink r:id="rId2149" w:history="1">
        <w:r w:rsidR="000F2B08">
          <w:rPr>
            <w:rStyle w:val="Hyperlink"/>
            <w:lang w:eastAsia="x-none"/>
          </w:rPr>
          <w:t>R1-1806935</w:t>
        </w:r>
      </w:hyperlink>
      <w:r w:rsidR="00966D15" w:rsidRPr="00966D15">
        <w:rPr>
          <w:lang w:eastAsia="x-none"/>
        </w:rPr>
        <w:tab/>
        <w:t>Initial system level simulation results for NOCA</w:t>
      </w:r>
      <w:r w:rsidR="00966D15" w:rsidRPr="00966D15">
        <w:rPr>
          <w:lang w:eastAsia="x-none"/>
        </w:rPr>
        <w:tab/>
        <w:t>Nokia, Nokia Shanghai Bell</w:t>
      </w:r>
    </w:p>
    <w:p w14:paraId="24399CAC" w14:textId="25DFD280" w:rsidR="00966D15" w:rsidRPr="00966D15" w:rsidRDefault="0058452E" w:rsidP="00966D15">
      <w:pPr>
        <w:ind w:left="720" w:hanging="720"/>
        <w:rPr>
          <w:lang w:eastAsia="x-none"/>
        </w:rPr>
      </w:pPr>
      <w:hyperlink r:id="rId2150" w:history="1">
        <w:r w:rsidR="000F2B08">
          <w:rPr>
            <w:rStyle w:val="Hyperlink"/>
            <w:lang w:eastAsia="x-none"/>
          </w:rPr>
          <w:t>R1-1807025</w:t>
        </w:r>
      </w:hyperlink>
      <w:r w:rsidR="00966D15" w:rsidRPr="00966D15">
        <w:rPr>
          <w:lang w:eastAsia="x-none"/>
        </w:rPr>
        <w:tab/>
        <w:t xml:space="preserve">DMRS CHEST Error Model for NOMA Evaluation </w:t>
      </w:r>
      <w:r w:rsidR="00966D15" w:rsidRPr="00966D15">
        <w:rPr>
          <w:lang w:eastAsia="x-none"/>
        </w:rPr>
        <w:tab/>
        <w:t>InterDigital, Inc.</w:t>
      </w:r>
    </w:p>
    <w:p w14:paraId="513C40DC" w14:textId="0ED42C28" w:rsidR="00966D15" w:rsidRPr="00966D15" w:rsidRDefault="0058452E" w:rsidP="00966D15">
      <w:pPr>
        <w:ind w:left="720" w:hanging="720"/>
        <w:rPr>
          <w:lang w:eastAsia="x-none"/>
        </w:rPr>
      </w:pPr>
      <w:hyperlink r:id="rId2151" w:history="1">
        <w:r w:rsidR="000F2B08">
          <w:rPr>
            <w:rStyle w:val="Hyperlink"/>
            <w:lang w:eastAsia="x-none"/>
          </w:rPr>
          <w:t>R1-1807026</w:t>
        </w:r>
      </w:hyperlink>
      <w:r w:rsidR="00966D15" w:rsidRPr="00966D15">
        <w:rPr>
          <w:lang w:eastAsia="x-none"/>
        </w:rPr>
        <w:tab/>
        <w:t xml:space="preserve">Remaining issues on system level simulations for NOMA </w:t>
      </w:r>
      <w:r w:rsidR="00966D15" w:rsidRPr="00966D15">
        <w:rPr>
          <w:lang w:eastAsia="x-none"/>
        </w:rPr>
        <w:tab/>
        <w:t>InterDigital, Inc.</w:t>
      </w:r>
    </w:p>
    <w:p w14:paraId="0F91119D" w14:textId="797FBA02" w:rsidR="00966D15" w:rsidRPr="00966D15" w:rsidRDefault="0058452E" w:rsidP="00966D15">
      <w:pPr>
        <w:ind w:left="720" w:hanging="720"/>
        <w:rPr>
          <w:lang w:eastAsia="x-none"/>
        </w:rPr>
      </w:pPr>
      <w:hyperlink r:id="rId2152" w:history="1">
        <w:r w:rsidR="000F2B08">
          <w:rPr>
            <w:rStyle w:val="Hyperlink"/>
            <w:lang w:eastAsia="x-none"/>
          </w:rPr>
          <w:t>R1-1807027</w:t>
        </w:r>
      </w:hyperlink>
      <w:r w:rsidR="00966D15" w:rsidRPr="00966D15">
        <w:rPr>
          <w:lang w:eastAsia="x-none"/>
        </w:rPr>
        <w:tab/>
        <w:t xml:space="preserve">Link Level mMTC Performance Comparison </w:t>
      </w:r>
      <w:r w:rsidR="00966D15" w:rsidRPr="00966D15">
        <w:rPr>
          <w:lang w:eastAsia="x-none"/>
        </w:rPr>
        <w:tab/>
        <w:t>InterDigital, Inc.</w:t>
      </w:r>
    </w:p>
    <w:p w14:paraId="4B5D77C5" w14:textId="3D7EC7C8" w:rsidR="00966D15" w:rsidRPr="00966D15" w:rsidRDefault="0058452E" w:rsidP="00966D15">
      <w:pPr>
        <w:ind w:left="720" w:hanging="720"/>
        <w:rPr>
          <w:lang w:eastAsia="x-none"/>
        </w:rPr>
      </w:pPr>
      <w:hyperlink r:id="rId2153" w:history="1">
        <w:r w:rsidR="000F2B08">
          <w:rPr>
            <w:rStyle w:val="Hyperlink"/>
            <w:lang w:eastAsia="x-none"/>
          </w:rPr>
          <w:t>R1-1807028</w:t>
        </w:r>
      </w:hyperlink>
      <w:r w:rsidR="00966D15" w:rsidRPr="00966D15">
        <w:rPr>
          <w:lang w:eastAsia="x-none"/>
        </w:rPr>
        <w:tab/>
        <w:t xml:space="preserve">On Operations of Non-orthogonal Multiple Access </w:t>
      </w:r>
      <w:r w:rsidR="00966D15" w:rsidRPr="00966D15">
        <w:rPr>
          <w:lang w:eastAsia="x-none"/>
        </w:rPr>
        <w:tab/>
        <w:t>InterDigital, Inc.</w:t>
      </w:r>
    </w:p>
    <w:p w14:paraId="5BC8A232" w14:textId="65B02A1D" w:rsidR="00966D15" w:rsidRPr="00966D15" w:rsidRDefault="0058452E" w:rsidP="00966D15">
      <w:pPr>
        <w:ind w:left="720" w:hanging="720"/>
        <w:rPr>
          <w:lang w:eastAsia="x-none"/>
        </w:rPr>
      </w:pPr>
      <w:hyperlink r:id="rId2154" w:history="1">
        <w:r w:rsidR="000F2B08">
          <w:rPr>
            <w:rStyle w:val="Hyperlink"/>
            <w:lang w:eastAsia="x-none"/>
          </w:rPr>
          <w:t>R1-1807029</w:t>
        </w:r>
      </w:hyperlink>
      <w:r w:rsidR="00966D15" w:rsidRPr="00966D15">
        <w:rPr>
          <w:lang w:eastAsia="x-none"/>
        </w:rPr>
        <w:tab/>
        <w:t xml:space="preserve">On Collision Mitigation and Handling for Non-orthogonal Multiple Access </w:t>
      </w:r>
      <w:r w:rsidR="00966D15" w:rsidRPr="00966D15">
        <w:rPr>
          <w:lang w:eastAsia="x-none"/>
        </w:rPr>
        <w:tab/>
        <w:t>InterDigital, Inc.</w:t>
      </w:r>
    </w:p>
    <w:p w14:paraId="3B034C01" w14:textId="4E53F608" w:rsidR="00966D15" w:rsidRPr="00966D15" w:rsidRDefault="0058452E" w:rsidP="00966D15">
      <w:pPr>
        <w:ind w:left="720" w:hanging="720"/>
        <w:rPr>
          <w:lang w:eastAsia="x-none"/>
        </w:rPr>
      </w:pPr>
      <w:hyperlink r:id="rId2155" w:history="1">
        <w:r w:rsidR="000F2B08">
          <w:rPr>
            <w:rStyle w:val="Hyperlink"/>
            <w:lang w:eastAsia="x-none"/>
          </w:rPr>
          <w:t>R1-1807030</w:t>
        </w:r>
      </w:hyperlink>
      <w:r w:rsidR="00966D15" w:rsidRPr="00966D15">
        <w:rPr>
          <w:lang w:eastAsia="x-none"/>
        </w:rPr>
        <w:tab/>
        <w:t xml:space="preserve">On Demodulation Reference Signal for Non-orthogonal Multiple Access </w:t>
      </w:r>
      <w:r w:rsidR="00966D15" w:rsidRPr="00966D15">
        <w:rPr>
          <w:lang w:eastAsia="x-none"/>
        </w:rPr>
        <w:tab/>
        <w:t>InterDigital, Inc.</w:t>
      </w:r>
    </w:p>
    <w:p w14:paraId="0887952A" w14:textId="125B6F18" w:rsidR="00966D15" w:rsidRPr="00966D15" w:rsidRDefault="0058452E" w:rsidP="00966D15">
      <w:pPr>
        <w:ind w:left="720" w:hanging="720"/>
        <w:rPr>
          <w:lang w:eastAsia="x-none"/>
        </w:rPr>
      </w:pPr>
      <w:hyperlink r:id="rId2156" w:history="1">
        <w:r w:rsidR="000F2B08">
          <w:rPr>
            <w:rStyle w:val="Hyperlink"/>
            <w:lang w:eastAsia="x-none"/>
          </w:rPr>
          <w:t>R1-1807077</w:t>
        </w:r>
      </w:hyperlink>
      <w:r w:rsidR="00966D15" w:rsidRPr="00966D15">
        <w:rPr>
          <w:lang w:eastAsia="x-none"/>
        </w:rPr>
        <w:tab/>
        <w:t>LLS calibration results for OMA</w:t>
      </w:r>
      <w:r w:rsidR="00966D15" w:rsidRPr="00966D15">
        <w:rPr>
          <w:lang w:eastAsia="x-none"/>
        </w:rPr>
        <w:tab/>
        <w:t>NTT DOCOMO, INC.</w:t>
      </w:r>
    </w:p>
    <w:p w14:paraId="547214B8" w14:textId="7F2BE3AB" w:rsidR="00966D15" w:rsidRPr="00966D15" w:rsidRDefault="0058452E" w:rsidP="00966D15">
      <w:pPr>
        <w:ind w:left="720" w:hanging="720"/>
        <w:rPr>
          <w:lang w:eastAsia="x-none"/>
        </w:rPr>
      </w:pPr>
      <w:hyperlink r:id="rId2157" w:history="1">
        <w:r w:rsidR="000F2B08">
          <w:rPr>
            <w:rStyle w:val="Hyperlink"/>
            <w:lang w:eastAsia="x-none"/>
          </w:rPr>
          <w:t>R1-1807169</w:t>
        </w:r>
      </w:hyperlink>
      <w:r w:rsidR="00966D15" w:rsidRPr="00966D15">
        <w:rPr>
          <w:lang w:eastAsia="x-none"/>
        </w:rPr>
        <w:tab/>
        <w:t>Coding schemes for NOMA in mMTC</w:t>
      </w:r>
      <w:r w:rsidR="00966D15" w:rsidRPr="00966D15">
        <w:rPr>
          <w:lang w:eastAsia="x-none"/>
        </w:rPr>
        <w:tab/>
        <w:t>Google Inc.</w:t>
      </w:r>
    </w:p>
    <w:p w14:paraId="6BB2758E" w14:textId="698250AD" w:rsidR="00966D15" w:rsidRPr="00F64A08" w:rsidRDefault="00966D15" w:rsidP="002F418A">
      <w:pPr>
        <w:pStyle w:val="Heading2"/>
        <w:ind w:left="720" w:hanging="720"/>
        <w:rPr>
          <w:lang w:eastAsia="x-none"/>
        </w:rPr>
      </w:pPr>
      <w:bookmarkStart w:id="4398" w:name="_Toc513839905"/>
      <w:bookmarkStart w:id="4399" w:name="_Toc516232667"/>
      <w:bookmarkEnd w:id="4389"/>
      <w:r w:rsidRPr="00966D15">
        <w:t>Study on evaluation methodology of new V2X use cases</w:t>
      </w:r>
      <w:bookmarkEnd w:id="4398"/>
      <w:r w:rsidR="00F64A08">
        <w:t xml:space="preserve"> - </w:t>
      </w:r>
      <w:r w:rsidRPr="00966D15">
        <w:rPr>
          <w:lang w:eastAsia="x-none"/>
        </w:rPr>
        <w:t xml:space="preserve">SID in </w:t>
      </w:r>
      <w:hyperlink r:id="rId2158" w:history="1">
        <w:r w:rsidRPr="00F64A08">
          <w:rPr>
            <w:color w:val="0000FF"/>
            <w:u w:val="single"/>
            <w:lang w:eastAsia="x-none"/>
          </w:rPr>
          <w:t>RP-170837</w:t>
        </w:r>
        <w:bookmarkEnd w:id="4399"/>
      </w:hyperlink>
    </w:p>
    <w:p w14:paraId="3854AC77" w14:textId="332639C6" w:rsidR="00966D15" w:rsidRPr="00F64A08" w:rsidRDefault="0058452E" w:rsidP="00F64A08">
      <w:pPr>
        <w:rPr>
          <w:b/>
        </w:rPr>
      </w:pPr>
      <w:hyperlink r:id="rId2159" w:history="1">
        <w:r w:rsidR="000F2B08">
          <w:rPr>
            <w:rStyle w:val="Hyperlink"/>
            <w:b/>
            <w:highlight w:val="green"/>
            <w:lang w:eastAsia="x-none"/>
          </w:rPr>
          <w:t>R1-1806178</w:t>
        </w:r>
      </w:hyperlink>
      <w:r w:rsidR="00966D15" w:rsidRPr="00F64A08">
        <w:rPr>
          <w:b/>
        </w:rPr>
        <w:tab/>
        <w:t>Draft TR 37.885 v0.2.0 Study on evaluation methodology of new Vehicle-to-Everything V2X use cases for LTE and NR</w:t>
      </w:r>
      <w:r w:rsidR="00966D15" w:rsidRPr="00F64A08">
        <w:rPr>
          <w:b/>
        </w:rPr>
        <w:tab/>
        <w:t>LG Electronics Inc.</w:t>
      </w:r>
    </w:p>
    <w:p w14:paraId="23693004" w14:textId="4549EA8A" w:rsidR="00966D15" w:rsidRDefault="00F64A08" w:rsidP="00966D15">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(v0.2.0) is endorsed.</w:t>
      </w:r>
    </w:p>
    <w:p w14:paraId="3FB78062" w14:textId="03689207" w:rsidR="00CC1E25" w:rsidRDefault="00CC1E25" w:rsidP="00966D15">
      <w:pPr>
        <w:ind w:left="720" w:hanging="720"/>
        <w:rPr>
          <w:rFonts w:ascii="Times New Roman" w:hAnsi="Times New Roman"/>
          <w:szCs w:val="20"/>
        </w:rPr>
      </w:pPr>
    </w:p>
    <w:p w14:paraId="5DB6C4C6" w14:textId="06407257" w:rsidR="00CC1E25" w:rsidRPr="00CC1E25" w:rsidRDefault="00CC1E25" w:rsidP="00966D15">
      <w:pPr>
        <w:ind w:left="720" w:hanging="720"/>
        <w:rPr>
          <w:rFonts w:ascii="Times New Roman" w:hAnsi="Times New Roman"/>
          <w:b/>
          <w:szCs w:val="20"/>
        </w:rPr>
      </w:pPr>
      <w:r w:rsidRPr="00CC1E25">
        <w:rPr>
          <w:rFonts w:ascii="Times New Roman" w:hAnsi="Times New Roman"/>
          <w:b/>
          <w:szCs w:val="20"/>
        </w:rPr>
        <w:t>Thursday</w:t>
      </w:r>
    </w:p>
    <w:p w14:paraId="47C6353F" w14:textId="05E69AD8" w:rsidR="00CC1E25" w:rsidRPr="00C9050C" w:rsidRDefault="00CC1E25" w:rsidP="00CC1E25">
      <w:r w:rsidRPr="00C9050C">
        <w:t>TP to capture the agreements to be prepared by Hanbyul (LGE)</w:t>
      </w:r>
      <w:r w:rsidR="00C9050C">
        <w:t>.</w:t>
      </w:r>
    </w:p>
    <w:p w14:paraId="19F5A01C" w14:textId="49840683" w:rsidR="00CC1E25" w:rsidRPr="00CC1E25" w:rsidRDefault="00C9050C" w:rsidP="00CC1E25">
      <w:r w:rsidRPr="00C9050C">
        <w:t xml:space="preserve">Prepare </w:t>
      </w:r>
      <w:r w:rsidR="00CC1E25" w:rsidRPr="00C9050C">
        <w:t>reply LS</w:t>
      </w:r>
      <w:r w:rsidRPr="00C9050C">
        <w:t xml:space="preserve"> to S4-180633</w:t>
      </w:r>
      <w:r>
        <w:t>.</w:t>
      </w:r>
    </w:p>
    <w:p w14:paraId="716F36E3" w14:textId="281B5952" w:rsidR="00CC1E25" w:rsidRDefault="00CC1E25" w:rsidP="00966D15">
      <w:pPr>
        <w:ind w:left="720" w:hanging="720"/>
        <w:rPr>
          <w:rFonts w:ascii="Times New Roman" w:hAnsi="Times New Roman"/>
          <w:szCs w:val="20"/>
        </w:rPr>
      </w:pPr>
    </w:p>
    <w:p w14:paraId="3C3E5629" w14:textId="4BFA2102" w:rsidR="00C9050C" w:rsidRPr="00C9050C" w:rsidRDefault="00C9050C" w:rsidP="00966D15">
      <w:pPr>
        <w:ind w:left="720" w:hanging="720"/>
        <w:rPr>
          <w:rFonts w:ascii="Times New Roman" w:hAnsi="Times New Roman"/>
          <w:b/>
          <w:szCs w:val="20"/>
        </w:rPr>
      </w:pPr>
      <w:r w:rsidRPr="00C9050C">
        <w:rPr>
          <w:rFonts w:ascii="Times New Roman" w:hAnsi="Times New Roman"/>
          <w:b/>
          <w:szCs w:val="20"/>
        </w:rPr>
        <w:t>Friday</w:t>
      </w:r>
    </w:p>
    <w:p w14:paraId="566AD928" w14:textId="3EF424A5" w:rsidR="00C9050C" w:rsidRDefault="0058452E" w:rsidP="00C9050C">
      <w:pPr>
        <w:rPr>
          <w:b/>
        </w:rPr>
      </w:pPr>
      <w:hyperlink r:id="rId2160" w:history="1">
        <w:r w:rsidR="000F2B08">
          <w:rPr>
            <w:rStyle w:val="Hyperlink"/>
            <w:b/>
          </w:rPr>
          <w:t>R1-1807837</w:t>
        </w:r>
      </w:hyperlink>
      <w:r w:rsidR="00C9050C" w:rsidRPr="00C9050C">
        <w:rPr>
          <w:b/>
        </w:rPr>
        <w:tab/>
        <w:t>Draft TR 37.885 v0.3.0 Study on evaluation methodology of new Vehicle-to-Everything V2X use cases for LTE and NR</w:t>
      </w:r>
      <w:r w:rsidR="00C9050C" w:rsidRPr="00C9050C">
        <w:rPr>
          <w:b/>
        </w:rPr>
        <w:tab/>
        <w:t>LG Electronics</w:t>
      </w:r>
    </w:p>
    <w:p w14:paraId="0E79E866" w14:textId="6024303A" w:rsidR="00C9050C" w:rsidRPr="00C9050C" w:rsidRDefault="00C9050C" w:rsidP="00C9050C">
      <w:pPr>
        <w:ind w:left="720" w:hanging="720"/>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 xml:space="preserve">document is endorsed as version 1.0.0 </w:t>
      </w:r>
      <w:r w:rsidRPr="00C9050C">
        <w:t xml:space="preserve">in </w:t>
      </w:r>
      <w:hyperlink r:id="rId2161" w:history="1">
        <w:r w:rsidR="000F2B08">
          <w:rPr>
            <w:rStyle w:val="Hyperlink"/>
          </w:rPr>
          <w:t>R1-1807869</w:t>
        </w:r>
      </w:hyperlink>
      <w:r>
        <w:t>, aiming at one-step approval by next plenary.</w:t>
      </w:r>
    </w:p>
    <w:p w14:paraId="75D55024" w14:textId="77777777" w:rsidR="00C9050C" w:rsidRPr="00C9050C" w:rsidRDefault="00C9050C" w:rsidP="00C9050C"/>
    <w:p w14:paraId="13707309" w14:textId="0E5B9AB2" w:rsidR="00C9050C" w:rsidRPr="00C9050C" w:rsidRDefault="0058452E" w:rsidP="00C9050C">
      <w:pPr>
        <w:rPr>
          <w:b/>
        </w:rPr>
      </w:pPr>
      <w:hyperlink r:id="rId2162" w:history="1">
        <w:r w:rsidR="000F2B08">
          <w:rPr>
            <w:rStyle w:val="Hyperlink"/>
            <w:b/>
          </w:rPr>
          <w:t>R1-1807826</w:t>
        </w:r>
      </w:hyperlink>
      <w:r w:rsidR="00C9050C" w:rsidRPr="00C9050C">
        <w:rPr>
          <w:b/>
        </w:rPr>
        <w:tab/>
        <w:t xml:space="preserve">[Draft] Reply LS on the transmission of video over PC5 interface </w:t>
      </w:r>
      <w:r w:rsidR="00C9050C" w:rsidRPr="00C9050C">
        <w:rPr>
          <w:b/>
        </w:rPr>
        <w:tab/>
        <w:t>Huawei</w:t>
      </w:r>
    </w:p>
    <w:p w14:paraId="55D117A7" w14:textId="156B59A9" w:rsidR="00C9050C" w:rsidRPr="00C9050C" w:rsidRDefault="00C9050C" w:rsidP="00C9050C">
      <w:pPr>
        <w:ind w:left="720" w:hanging="720"/>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 xml:space="preserve">document is endorsed and final LS is </w:t>
      </w:r>
      <w:r w:rsidRPr="00C9050C">
        <w:rPr>
          <w:highlight w:val="green"/>
        </w:rPr>
        <w:t xml:space="preserve">approved in </w:t>
      </w:r>
      <w:hyperlink r:id="rId2163" w:history="1">
        <w:r w:rsidR="000F2B08">
          <w:rPr>
            <w:rStyle w:val="Hyperlink"/>
            <w:highlight w:val="green"/>
          </w:rPr>
          <w:t>R1-1807870</w:t>
        </w:r>
      </w:hyperlink>
      <w:r>
        <w:t>.</w:t>
      </w:r>
    </w:p>
    <w:p w14:paraId="1563DAAE" w14:textId="77777777" w:rsidR="00966D15" w:rsidRPr="00966D15" w:rsidRDefault="00966D15" w:rsidP="00F64A08">
      <w:pPr>
        <w:pStyle w:val="Heading3"/>
      </w:pPr>
      <w:bookmarkStart w:id="4400" w:name="_Toc513839906"/>
      <w:bookmarkStart w:id="4401" w:name="_Toc516232668"/>
      <w:r w:rsidRPr="00966D15">
        <w:lastRenderedPageBreak/>
        <w:t>Evaluation scenarios</w:t>
      </w:r>
      <w:bookmarkEnd w:id="4400"/>
      <w:bookmarkEnd w:id="4401"/>
      <w:r w:rsidRPr="00966D15">
        <w:t xml:space="preserve"> </w:t>
      </w:r>
    </w:p>
    <w:p w14:paraId="32C8F4CB" w14:textId="77777777" w:rsidR="00966D15" w:rsidRPr="00966D15" w:rsidRDefault="00966D15" w:rsidP="00966D15">
      <w:pPr>
        <w:tabs>
          <w:tab w:val="left" w:pos="0"/>
        </w:tabs>
        <w:ind w:left="720" w:hanging="720"/>
        <w:rPr>
          <w:i/>
          <w:lang w:val="en-US" w:eastAsia="ja-JP"/>
        </w:rPr>
      </w:pPr>
      <w:r w:rsidRPr="00966D15">
        <w:rPr>
          <w:i/>
          <w:lang w:val="en-US" w:eastAsia="ja-JP"/>
        </w:rPr>
        <w:t>Including scenarios, performance metric, vehicle dropping, traffic model</w:t>
      </w:r>
    </w:p>
    <w:p w14:paraId="34E2C310" w14:textId="77777777" w:rsidR="00F64A08" w:rsidRDefault="00F64A08" w:rsidP="00966D15">
      <w:pPr>
        <w:ind w:left="720" w:hanging="720"/>
      </w:pPr>
    </w:p>
    <w:p w14:paraId="2B3F5DA7" w14:textId="5C540960" w:rsidR="00F64A08" w:rsidRPr="00F64A08" w:rsidRDefault="0058452E" w:rsidP="00F64A08">
      <w:pPr>
        <w:ind w:left="720" w:hanging="720"/>
        <w:rPr>
          <w:b/>
        </w:rPr>
      </w:pPr>
      <w:hyperlink r:id="rId2164" w:history="1">
        <w:r w:rsidR="000F2B08">
          <w:rPr>
            <w:rStyle w:val="Hyperlink"/>
            <w:b/>
          </w:rPr>
          <w:t>R1-1807687</w:t>
        </w:r>
      </w:hyperlink>
      <w:r w:rsidR="00F64A08" w:rsidRPr="00F64A08">
        <w:rPr>
          <w:b/>
        </w:rPr>
        <w:tab/>
        <w:t>Summary of discussion on NR V2X evaluation scenarios</w:t>
      </w:r>
      <w:r w:rsidR="00F64A08" w:rsidRPr="00F64A08">
        <w:rPr>
          <w:b/>
        </w:rPr>
        <w:tab/>
        <w:t>LG Electronics</w:t>
      </w:r>
    </w:p>
    <w:p w14:paraId="3DC27FAC" w14:textId="77777777" w:rsidR="00F64A08" w:rsidRDefault="00F64A08" w:rsidP="00F64A08">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170B4192" w14:textId="71943046" w:rsidR="00F64A08" w:rsidRDefault="00F64A08" w:rsidP="00F64A08">
      <w:pPr>
        <w:ind w:left="720" w:hanging="720"/>
      </w:pPr>
    </w:p>
    <w:p w14:paraId="1E58052C" w14:textId="77777777" w:rsidR="001D2C05" w:rsidRPr="001D2C05" w:rsidRDefault="001D2C05" w:rsidP="001D2C05">
      <w:pPr>
        <w:rPr>
          <w:szCs w:val="20"/>
        </w:rPr>
      </w:pPr>
      <w:r w:rsidRPr="001D2C05">
        <w:rPr>
          <w:szCs w:val="20"/>
          <w:highlight w:val="green"/>
        </w:rPr>
        <w:t>Agreements</w:t>
      </w:r>
      <w:r w:rsidRPr="001D2C05">
        <w:rPr>
          <w:szCs w:val="20"/>
        </w:rPr>
        <w:t>:</w:t>
      </w:r>
    </w:p>
    <w:p w14:paraId="31CB29B9" w14:textId="77777777" w:rsidR="001D2C05" w:rsidRPr="001D2C05" w:rsidRDefault="001D2C05" w:rsidP="00613418">
      <w:pPr>
        <w:numPr>
          <w:ilvl w:val="0"/>
          <w:numId w:val="109"/>
        </w:numPr>
        <w:rPr>
          <w:szCs w:val="20"/>
        </w:rPr>
      </w:pPr>
      <w:r w:rsidRPr="001D2C05">
        <w:rPr>
          <w:szCs w:val="20"/>
        </w:rPr>
        <w:t>For sidelink simulation bandwidth for below 6GHz:</w:t>
      </w:r>
    </w:p>
    <w:p w14:paraId="5A0C75A6" w14:textId="77777777" w:rsidR="001D2C05" w:rsidRPr="001D2C05" w:rsidRDefault="001D2C05" w:rsidP="00613418">
      <w:pPr>
        <w:numPr>
          <w:ilvl w:val="1"/>
          <w:numId w:val="109"/>
        </w:numPr>
        <w:rPr>
          <w:szCs w:val="20"/>
        </w:rPr>
      </w:pPr>
      <w:r w:rsidRPr="001D2C05">
        <w:rPr>
          <w:rFonts w:hint="eastAsia"/>
          <w:szCs w:val="20"/>
        </w:rPr>
        <w:t>Both 10 MHz and 20 MHz are the baseline.</w:t>
      </w:r>
    </w:p>
    <w:p w14:paraId="2B0A3A2C" w14:textId="77777777" w:rsidR="001D2C05" w:rsidRPr="001D2C05" w:rsidRDefault="001D2C05" w:rsidP="00613418">
      <w:pPr>
        <w:numPr>
          <w:ilvl w:val="1"/>
          <w:numId w:val="109"/>
        </w:numPr>
        <w:rPr>
          <w:szCs w:val="20"/>
        </w:rPr>
      </w:pPr>
      <w:r w:rsidRPr="001D2C05">
        <w:rPr>
          <w:rFonts w:hint="eastAsia"/>
          <w:szCs w:val="20"/>
        </w:rPr>
        <w:t>100 MHz is optional</w:t>
      </w:r>
    </w:p>
    <w:p w14:paraId="42666DCB" w14:textId="77777777" w:rsidR="001D2C05" w:rsidRPr="001D2C05" w:rsidRDefault="001D2C05" w:rsidP="00613418">
      <w:pPr>
        <w:numPr>
          <w:ilvl w:val="2"/>
          <w:numId w:val="109"/>
        </w:numPr>
        <w:rPr>
          <w:szCs w:val="20"/>
        </w:rPr>
      </w:pPr>
      <w:r w:rsidRPr="001D2C05">
        <w:rPr>
          <w:rFonts w:hint="eastAsia"/>
          <w:szCs w:val="20"/>
        </w:rPr>
        <w:t>Note that this bandwidth is available in licensed spectrum at this moment and not supported in the current ITS spectrum allocation.</w:t>
      </w:r>
    </w:p>
    <w:p w14:paraId="6E8EED58" w14:textId="77777777" w:rsidR="001D2C05" w:rsidRPr="001D2C05" w:rsidRDefault="001D2C05" w:rsidP="001D2C05"/>
    <w:p w14:paraId="7C3438AF" w14:textId="77777777" w:rsidR="001D2C05" w:rsidRPr="001D2C05" w:rsidRDefault="001D2C05" w:rsidP="001D2C05">
      <w:pPr>
        <w:rPr>
          <w:szCs w:val="20"/>
        </w:rPr>
      </w:pPr>
      <w:r w:rsidRPr="001D2C05">
        <w:rPr>
          <w:szCs w:val="20"/>
          <w:highlight w:val="green"/>
        </w:rPr>
        <w:t>Agreements</w:t>
      </w:r>
      <w:r w:rsidRPr="001D2C05">
        <w:rPr>
          <w:szCs w:val="20"/>
        </w:rPr>
        <w:t>:</w:t>
      </w:r>
    </w:p>
    <w:p w14:paraId="7A6F8B2E" w14:textId="77777777" w:rsidR="001D2C05" w:rsidRPr="001D2C05" w:rsidRDefault="001D2C05" w:rsidP="00613418">
      <w:pPr>
        <w:numPr>
          <w:ilvl w:val="0"/>
          <w:numId w:val="113"/>
        </w:numPr>
        <w:rPr>
          <w:szCs w:val="20"/>
        </w:rPr>
      </w:pPr>
      <w:r w:rsidRPr="001D2C05">
        <w:rPr>
          <w:rFonts w:hint="eastAsia"/>
          <w:szCs w:val="20"/>
        </w:rPr>
        <w:t>Aggregated system bandwidth for above 6 GHz is up to 1 GHz in DL+UL and SL. Simulation bandwidth is 200 MHz for DL+UL and 200 MHz for SL.</w:t>
      </w:r>
    </w:p>
    <w:p w14:paraId="243B5C6C" w14:textId="77777777" w:rsidR="001D2C05" w:rsidRPr="001D2C05" w:rsidRDefault="001D2C05" w:rsidP="00613418">
      <w:pPr>
        <w:numPr>
          <w:ilvl w:val="1"/>
          <w:numId w:val="113"/>
        </w:numPr>
        <w:rPr>
          <w:szCs w:val="20"/>
        </w:rPr>
      </w:pPr>
      <w:r w:rsidRPr="001D2C05">
        <w:rPr>
          <w:rFonts w:hint="eastAsia"/>
          <w:szCs w:val="20"/>
        </w:rPr>
        <w:t>Further consideration is needed on how to scale the performance of sidelink.</w:t>
      </w:r>
    </w:p>
    <w:p w14:paraId="145566B1" w14:textId="77777777" w:rsidR="001D2C05" w:rsidRPr="001D2C05" w:rsidRDefault="001D2C05" w:rsidP="001D2C05"/>
    <w:p w14:paraId="2B514468" w14:textId="77777777" w:rsidR="001D2C05" w:rsidRPr="001D2C05" w:rsidRDefault="001D2C05" w:rsidP="001D2C05">
      <w:pPr>
        <w:rPr>
          <w:szCs w:val="20"/>
        </w:rPr>
      </w:pPr>
      <w:r w:rsidRPr="001D2C05">
        <w:rPr>
          <w:szCs w:val="20"/>
          <w:highlight w:val="green"/>
        </w:rPr>
        <w:t>Agreements</w:t>
      </w:r>
      <w:r w:rsidRPr="001D2C05">
        <w:rPr>
          <w:szCs w:val="20"/>
        </w:rPr>
        <w:t>:</w:t>
      </w:r>
    </w:p>
    <w:p w14:paraId="67BA14C8" w14:textId="77777777" w:rsidR="001D2C05" w:rsidRPr="001D2C05" w:rsidRDefault="001D2C05" w:rsidP="00613418">
      <w:pPr>
        <w:pStyle w:val="ListParagraph"/>
        <w:numPr>
          <w:ilvl w:val="0"/>
          <w:numId w:val="111"/>
        </w:numPr>
        <w:rPr>
          <w:lang w:eastAsia="zh-CN"/>
        </w:rPr>
      </w:pPr>
      <w:r w:rsidRPr="001D2C05">
        <w:t>Max transmit power of vehicle/pedestrian UE for both urban case and highway case:</w:t>
      </w:r>
    </w:p>
    <w:p w14:paraId="68BC360A" w14:textId="77777777" w:rsidR="001D2C05" w:rsidRPr="001D2C05" w:rsidRDefault="001D2C05" w:rsidP="00613418">
      <w:pPr>
        <w:pStyle w:val="ListParagraph"/>
        <w:numPr>
          <w:ilvl w:val="1"/>
          <w:numId w:val="111"/>
        </w:numPr>
        <w:rPr>
          <w:lang w:eastAsia="zh-CN"/>
        </w:rPr>
      </w:pPr>
      <w:r w:rsidRPr="001D2C05">
        <w:t>30GHz: 23dBm</w:t>
      </w:r>
    </w:p>
    <w:p w14:paraId="1772015D" w14:textId="77777777" w:rsidR="001D2C05" w:rsidRPr="001D2C05" w:rsidRDefault="001D2C05" w:rsidP="00613418">
      <w:pPr>
        <w:pStyle w:val="ListParagraph"/>
        <w:numPr>
          <w:ilvl w:val="1"/>
          <w:numId w:val="111"/>
        </w:numPr>
        <w:rPr>
          <w:lang w:eastAsia="zh-CN"/>
        </w:rPr>
      </w:pPr>
      <w:r w:rsidRPr="001D2C05">
        <w:t>63GHz: 2</w:t>
      </w:r>
      <w:r w:rsidRPr="001D2C05">
        <w:rPr>
          <w:rFonts w:hint="eastAsia"/>
        </w:rPr>
        <w:t>1</w:t>
      </w:r>
      <w:r w:rsidRPr="001D2C05">
        <w:t>dBm</w:t>
      </w:r>
      <w:r w:rsidRPr="001D2C05">
        <w:rPr>
          <w:rFonts w:hint="eastAsia"/>
        </w:rPr>
        <w:t xml:space="preserve"> (baseline) and 27dBm (optional)</w:t>
      </w:r>
    </w:p>
    <w:p w14:paraId="0BAB1D90" w14:textId="77777777" w:rsidR="001D2C05" w:rsidRPr="001D2C05" w:rsidRDefault="001D2C05" w:rsidP="00613418">
      <w:pPr>
        <w:pStyle w:val="ListParagraph"/>
        <w:numPr>
          <w:ilvl w:val="1"/>
          <w:numId w:val="111"/>
        </w:numPr>
        <w:rPr>
          <w:lang w:eastAsia="zh-CN"/>
        </w:rPr>
      </w:pPr>
      <w:r w:rsidRPr="001D2C05">
        <w:t>For both 30Ghz &amp; 63GHz, EIRP should not exceed 43 dBm</w:t>
      </w:r>
    </w:p>
    <w:p w14:paraId="2CD1F3BB" w14:textId="77777777" w:rsidR="001D2C05" w:rsidRPr="001D2C05" w:rsidRDefault="001D2C05" w:rsidP="001D2C05">
      <w:pPr>
        <w:rPr>
          <w:szCs w:val="20"/>
          <w:highlight w:val="green"/>
        </w:rPr>
      </w:pPr>
      <w:r w:rsidRPr="001D2C05">
        <w:rPr>
          <w:szCs w:val="20"/>
          <w:highlight w:val="green"/>
        </w:rPr>
        <w:t>Agreements:</w:t>
      </w:r>
    </w:p>
    <w:p w14:paraId="0D801432" w14:textId="77777777" w:rsidR="001D2C05" w:rsidRPr="001D2C05" w:rsidRDefault="001D2C05" w:rsidP="00613418">
      <w:pPr>
        <w:pStyle w:val="ListParagraph"/>
        <w:numPr>
          <w:ilvl w:val="0"/>
          <w:numId w:val="111"/>
        </w:numPr>
        <w:rPr>
          <w:lang w:eastAsia="zh-CN"/>
        </w:rPr>
      </w:pPr>
      <w:r w:rsidRPr="001D2C05">
        <w:t>Max transmit power of BS and BS-type RSU</w:t>
      </w:r>
    </w:p>
    <w:p w14:paraId="05936BAE" w14:textId="77777777" w:rsidR="001D2C05" w:rsidRPr="001D2C05" w:rsidRDefault="001D2C05" w:rsidP="00613418">
      <w:pPr>
        <w:pStyle w:val="ListParagraph"/>
        <w:numPr>
          <w:ilvl w:val="1"/>
          <w:numId w:val="111"/>
        </w:numPr>
        <w:rPr>
          <w:lang w:eastAsia="zh-CN"/>
        </w:rPr>
      </w:pPr>
      <w:r w:rsidRPr="001D2C05">
        <w:rPr>
          <w:rFonts w:hint="eastAsia"/>
        </w:rPr>
        <w:t xml:space="preserve">Urban </w:t>
      </w:r>
      <w:r w:rsidRPr="001D2C05">
        <w:t>scenario</w:t>
      </w:r>
    </w:p>
    <w:p w14:paraId="03969774" w14:textId="77777777" w:rsidR="001D2C05" w:rsidRPr="001D2C05" w:rsidRDefault="001D2C05" w:rsidP="00613418">
      <w:pPr>
        <w:pStyle w:val="ListParagraph"/>
        <w:numPr>
          <w:ilvl w:val="2"/>
          <w:numId w:val="111"/>
        </w:numPr>
        <w:rPr>
          <w:lang w:eastAsia="zh-CN"/>
        </w:rPr>
      </w:pPr>
      <w:r w:rsidRPr="001D2C05">
        <w:rPr>
          <w:lang w:eastAsia="zh-CN"/>
        </w:rPr>
        <w:t>43dBm PA scaled down proportionally with simulation BW when system BW is higher than simulation BW. Otherwise, 43dBm. EIRP should not exceed 78 dBm and is also subject to appropriate scaling</w:t>
      </w:r>
    </w:p>
    <w:p w14:paraId="433CFB2E" w14:textId="77777777" w:rsidR="001D2C05" w:rsidRPr="001D2C05" w:rsidRDefault="001D2C05" w:rsidP="00613418">
      <w:pPr>
        <w:pStyle w:val="ListParagraph"/>
        <w:numPr>
          <w:ilvl w:val="1"/>
          <w:numId w:val="111"/>
        </w:numPr>
        <w:rPr>
          <w:lang w:eastAsia="zh-CN"/>
        </w:rPr>
      </w:pPr>
      <w:r w:rsidRPr="001D2C05">
        <w:t>Highway</w:t>
      </w:r>
      <w:r w:rsidRPr="001D2C05">
        <w:rPr>
          <w:rFonts w:hint="eastAsia"/>
        </w:rPr>
        <w:t xml:space="preserve"> </w:t>
      </w:r>
      <w:r w:rsidRPr="001D2C05">
        <w:t>scenario</w:t>
      </w:r>
    </w:p>
    <w:p w14:paraId="157CFCD7" w14:textId="77777777" w:rsidR="001D2C05" w:rsidRPr="001D2C05" w:rsidRDefault="001D2C05" w:rsidP="00613418">
      <w:pPr>
        <w:pStyle w:val="ListParagraph"/>
        <w:numPr>
          <w:ilvl w:val="2"/>
          <w:numId w:val="111"/>
        </w:numPr>
        <w:rPr>
          <w:lang w:eastAsia="zh-CN"/>
        </w:rPr>
      </w:pPr>
      <w:r w:rsidRPr="001D2C05">
        <w:t>43dBm PA scaled down proportionally with simulation BW when system BW is higher than simulation BW. Otherwise, 43dBm.</w:t>
      </w:r>
    </w:p>
    <w:p w14:paraId="76FC7182" w14:textId="77777777" w:rsidR="001D2C05" w:rsidRPr="001D2C05" w:rsidRDefault="001D2C05" w:rsidP="00613418">
      <w:pPr>
        <w:pStyle w:val="ListParagraph"/>
        <w:numPr>
          <w:ilvl w:val="0"/>
          <w:numId w:val="111"/>
        </w:numPr>
        <w:rPr>
          <w:lang w:eastAsia="zh-CN"/>
        </w:rPr>
      </w:pPr>
      <w:r w:rsidRPr="001D2C05">
        <w:t>Max transmit power of UE-type RSU for both urban case and highway case</w:t>
      </w:r>
    </w:p>
    <w:p w14:paraId="4D9B8B47" w14:textId="77777777" w:rsidR="001D2C05" w:rsidRPr="001D2C05" w:rsidRDefault="001D2C05" w:rsidP="00613418">
      <w:pPr>
        <w:pStyle w:val="ListParagraph"/>
        <w:numPr>
          <w:ilvl w:val="1"/>
          <w:numId w:val="111"/>
        </w:numPr>
        <w:rPr>
          <w:lang w:eastAsia="zh-CN"/>
        </w:rPr>
      </w:pPr>
      <w:r w:rsidRPr="001D2C05">
        <w:t>30GHz: 23dBm</w:t>
      </w:r>
    </w:p>
    <w:p w14:paraId="633AF0CB" w14:textId="77777777" w:rsidR="001D2C05" w:rsidRPr="001D2C05" w:rsidRDefault="001D2C05" w:rsidP="00613418">
      <w:pPr>
        <w:pStyle w:val="ListParagraph"/>
        <w:numPr>
          <w:ilvl w:val="1"/>
          <w:numId w:val="111"/>
        </w:numPr>
        <w:rPr>
          <w:lang w:eastAsia="zh-CN"/>
        </w:rPr>
      </w:pPr>
      <w:r w:rsidRPr="001D2C05">
        <w:t>63GHz: 2</w:t>
      </w:r>
      <w:r w:rsidRPr="001D2C05">
        <w:rPr>
          <w:rFonts w:hint="eastAsia"/>
        </w:rPr>
        <w:t>1</w:t>
      </w:r>
      <w:r w:rsidRPr="001D2C05">
        <w:t>dBm</w:t>
      </w:r>
      <w:r w:rsidRPr="001D2C05">
        <w:rPr>
          <w:rFonts w:hint="eastAsia"/>
        </w:rPr>
        <w:t xml:space="preserve"> (baseline) and 27dBm (optional)</w:t>
      </w:r>
    </w:p>
    <w:p w14:paraId="673478F4" w14:textId="77777777" w:rsidR="001D2C05" w:rsidRPr="001D2C05" w:rsidRDefault="001D2C05" w:rsidP="00613418">
      <w:pPr>
        <w:pStyle w:val="ListParagraph"/>
        <w:numPr>
          <w:ilvl w:val="1"/>
          <w:numId w:val="111"/>
        </w:numPr>
        <w:rPr>
          <w:lang w:eastAsia="zh-CN"/>
        </w:rPr>
      </w:pPr>
      <w:r w:rsidRPr="001D2C05">
        <w:t>For both 30Ghz &amp; 63GHz, EIRP should not exceed 43 dBm</w:t>
      </w:r>
    </w:p>
    <w:p w14:paraId="241F3ABB" w14:textId="33BD3683" w:rsidR="001D2C05" w:rsidRPr="001D2C05" w:rsidRDefault="001D2C05" w:rsidP="001D2C05">
      <w:pPr>
        <w:rPr>
          <w:szCs w:val="20"/>
        </w:rPr>
      </w:pPr>
      <w:r w:rsidRPr="001D2C05">
        <w:rPr>
          <w:szCs w:val="20"/>
          <w:highlight w:val="green"/>
        </w:rPr>
        <w:t>Agreement</w:t>
      </w:r>
      <w:r w:rsidRPr="001D2C05">
        <w:rPr>
          <w:szCs w:val="20"/>
        </w:rPr>
        <w:t>:</w:t>
      </w:r>
    </w:p>
    <w:p w14:paraId="5D1CD0A7" w14:textId="77777777" w:rsidR="001D2C05" w:rsidRPr="001D2C05" w:rsidRDefault="001D2C05" w:rsidP="00613418">
      <w:pPr>
        <w:pStyle w:val="ListParagraph"/>
        <w:numPr>
          <w:ilvl w:val="0"/>
          <w:numId w:val="112"/>
        </w:numPr>
      </w:pPr>
      <w:r w:rsidRPr="001D2C05">
        <w:rPr>
          <w:rFonts w:hint="eastAsia"/>
        </w:rPr>
        <w:t>I</w:t>
      </w:r>
      <w:r w:rsidRPr="001D2C05">
        <w:t>nter-vehicle distance by max {</w:t>
      </w:r>
      <w:r w:rsidRPr="001D2C05">
        <w:rPr>
          <w:rFonts w:hint="eastAsia"/>
        </w:rPr>
        <w:t>2</w:t>
      </w:r>
      <w:r w:rsidRPr="001D2C05">
        <w:t xml:space="preserve"> m, an exponential random variable with the average of the speed * </w:t>
      </w:r>
      <w:r w:rsidRPr="001D2C05">
        <w:rPr>
          <w:rFonts w:hint="eastAsia"/>
        </w:rPr>
        <w:t>2</w:t>
      </w:r>
      <w:r w:rsidRPr="001D2C05">
        <w:t xml:space="preserve"> sec}</w:t>
      </w:r>
      <w:r w:rsidRPr="001D2C05">
        <w:rPr>
          <w:rFonts w:hint="eastAsia"/>
        </w:rPr>
        <w:t>.</w:t>
      </w:r>
    </w:p>
    <w:p w14:paraId="2B34BBAA" w14:textId="77777777" w:rsidR="001D2C05" w:rsidRPr="001D2C05" w:rsidRDefault="001D2C05" w:rsidP="001D2C05">
      <w:pPr>
        <w:ind w:left="720" w:hanging="720"/>
        <w:rPr>
          <w:szCs w:val="20"/>
        </w:rPr>
      </w:pPr>
      <w:r w:rsidRPr="001D2C05">
        <w:rPr>
          <w:szCs w:val="20"/>
          <w:highlight w:val="green"/>
        </w:rPr>
        <w:t>Agreements</w:t>
      </w:r>
      <w:r w:rsidRPr="001D2C05">
        <w:rPr>
          <w:szCs w:val="20"/>
        </w:rPr>
        <w:t>:</w:t>
      </w:r>
    </w:p>
    <w:p w14:paraId="21102AD9" w14:textId="77777777" w:rsidR="001D2C05" w:rsidRPr="001D2C05" w:rsidRDefault="001D2C05" w:rsidP="00613418">
      <w:pPr>
        <w:pStyle w:val="ListParagraph"/>
        <w:numPr>
          <w:ilvl w:val="0"/>
          <w:numId w:val="112"/>
        </w:numPr>
      </w:pPr>
      <w:r w:rsidRPr="001D2C05">
        <w:t>F</w:t>
      </w:r>
      <w:r w:rsidRPr="001D2C05">
        <w:rPr>
          <w:rFonts w:hint="eastAsia"/>
        </w:rPr>
        <w:t>or Option A in highway scenario</w:t>
      </w:r>
    </w:p>
    <w:p w14:paraId="04488241" w14:textId="77777777" w:rsidR="001D2C05" w:rsidRPr="001D2C05" w:rsidRDefault="001D2C05" w:rsidP="00613418">
      <w:pPr>
        <w:pStyle w:val="ListParagraph"/>
        <w:numPr>
          <w:ilvl w:val="1"/>
          <w:numId w:val="112"/>
        </w:numPr>
      </w:pPr>
      <w:r w:rsidRPr="001D2C05">
        <w:rPr>
          <w:rFonts w:hint="eastAsia"/>
        </w:rPr>
        <w:t>Vehicle speed is 140 km/h as baseline and 70 km/h as optional</w:t>
      </w:r>
    </w:p>
    <w:p w14:paraId="6CB9ACA9" w14:textId="77777777" w:rsidR="001D2C05" w:rsidRPr="001D2C05" w:rsidRDefault="001D2C05" w:rsidP="00613418">
      <w:pPr>
        <w:pStyle w:val="ListParagraph"/>
        <w:numPr>
          <w:ilvl w:val="0"/>
          <w:numId w:val="112"/>
        </w:numPr>
      </w:pPr>
      <w:r w:rsidRPr="001D2C05">
        <w:t>F</w:t>
      </w:r>
      <w:r w:rsidRPr="001D2C05">
        <w:rPr>
          <w:rFonts w:hint="eastAsia"/>
        </w:rPr>
        <w:t>or Option A in urban scenario</w:t>
      </w:r>
      <w:r w:rsidRPr="001D2C05">
        <w:t>, vehicle speed is</w:t>
      </w:r>
      <w:r w:rsidRPr="001D2C05">
        <w:rPr>
          <w:rFonts w:hint="eastAsia"/>
        </w:rPr>
        <w:t xml:space="preserve"> 60 km/h.</w:t>
      </w:r>
    </w:p>
    <w:p w14:paraId="6BDB8CB5" w14:textId="09F70FC5" w:rsidR="001D2C05" w:rsidRPr="001D2C05" w:rsidRDefault="00DE11A7" w:rsidP="001D2C05">
      <w:pPr>
        <w:ind w:left="720" w:hanging="720"/>
        <w:rPr>
          <w:szCs w:val="20"/>
        </w:rPr>
      </w:pPr>
      <w:r>
        <w:rPr>
          <w:szCs w:val="20"/>
          <w:highlight w:val="green"/>
        </w:rPr>
        <w:t>Agreement</w:t>
      </w:r>
      <w:r w:rsidR="001D2C05" w:rsidRPr="001D2C05">
        <w:rPr>
          <w:szCs w:val="20"/>
        </w:rPr>
        <w:t>:</w:t>
      </w:r>
    </w:p>
    <w:p w14:paraId="60B1FF2D" w14:textId="77777777" w:rsidR="001D2C05" w:rsidRPr="001D2C05" w:rsidRDefault="001D2C05" w:rsidP="00613418">
      <w:pPr>
        <w:pStyle w:val="ListParagraph"/>
        <w:numPr>
          <w:ilvl w:val="0"/>
          <w:numId w:val="112"/>
        </w:numPr>
      </w:pPr>
      <w:r w:rsidRPr="001D2C05">
        <w:t>Vehicle type distribution is not dependent of the lane</w:t>
      </w:r>
      <w:r w:rsidRPr="001D2C05">
        <w:rPr>
          <w:rFonts w:hint="eastAsia"/>
        </w:rPr>
        <w:t>.</w:t>
      </w:r>
    </w:p>
    <w:p w14:paraId="733BCA46" w14:textId="77777777" w:rsidR="001D2C05" w:rsidRPr="001D2C05" w:rsidRDefault="001D2C05" w:rsidP="001D2C05">
      <w:pPr>
        <w:ind w:left="720" w:hanging="720"/>
        <w:rPr>
          <w:szCs w:val="20"/>
        </w:rPr>
      </w:pPr>
      <w:r w:rsidRPr="001D2C05">
        <w:rPr>
          <w:szCs w:val="20"/>
          <w:highlight w:val="green"/>
        </w:rPr>
        <w:t>Agreements</w:t>
      </w:r>
      <w:r w:rsidRPr="001D2C05">
        <w:rPr>
          <w:szCs w:val="20"/>
        </w:rPr>
        <w:t>:</w:t>
      </w:r>
    </w:p>
    <w:p w14:paraId="57CBDBE2" w14:textId="77777777" w:rsidR="001D2C05" w:rsidRPr="001D2C05" w:rsidRDefault="001D2C05" w:rsidP="00613418">
      <w:pPr>
        <w:pStyle w:val="ListParagraph"/>
        <w:numPr>
          <w:ilvl w:val="0"/>
          <w:numId w:val="112"/>
        </w:numPr>
      </w:pPr>
      <w:r w:rsidRPr="001D2C05">
        <w:rPr>
          <w:rFonts w:hint="eastAsia"/>
        </w:rPr>
        <w:t>In option B of the urban scenario,</w:t>
      </w:r>
    </w:p>
    <w:p w14:paraId="42BF6211" w14:textId="77777777" w:rsidR="001D2C05" w:rsidRPr="001D2C05" w:rsidRDefault="001D2C05" w:rsidP="00613418">
      <w:pPr>
        <w:pStyle w:val="ListParagraph"/>
        <w:numPr>
          <w:ilvl w:val="1"/>
          <w:numId w:val="112"/>
        </w:numPr>
      </w:pPr>
      <w:r w:rsidRPr="001D2C05">
        <w:rPr>
          <w:rFonts w:hint="eastAsia"/>
        </w:rPr>
        <w:t>D</w:t>
      </w:r>
      <w:r w:rsidRPr="001D2C05">
        <w:t>o not drop vehicles at the intersections</w:t>
      </w:r>
      <w:r w:rsidRPr="001D2C05">
        <w:rPr>
          <w:rFonts w:hint="eastAsia"/>
        </w:rPr>
        <w:t xml:space="preserve"> in the</w:t>
      </w:r>
      <w:r w:rsidRPr="001D2C05">
        <w:t xml:space="preserve"> North-South directions</w:t>
      </w:r>
      <w:r w:rsidRPr="001D2C05">
        <w:rPr>
          <w:rFonts w:hint="eastAsia"/>
        </w:rPr>
        <w:t>:</w:t>
      </w:r>
    </w:p>
    <w:p w14:paraId="4321EE68" w14:textId="77777777" w:rsidR="001D2C05" w:rsidRPr="001D2C05" w:rsidRDefault="001D2C05" w:rsidP="00613418">
      <w:pPr>
        <w:pStyle w:val="ListParagraph"/>
        <w:numPr>
          <w:ilvl w:val="1"/>
          <w:numId w:val="112"/>
        </w:numPr>
      </w:pPr>
      <w:r w:rsidRPr="001D2C05">
        <w:t>No change of direction at the intersection</w:t>
      </w:r>
    </w:p>
    <w:p w14:paraId="6218BC07" w14:textId="25DA482F" w:rsidR="001D2C05" w:rsidRPr="001D2C05" w:rsidRDefault="001D2C05" w:rsidP="00DE11A7">
      <w:pPr>
        <w:ind w:left="720" w:hanging="720"/>
        <w:rPr>
          <w:szCs w:val="20"/>
        </w:rPr>
      </w:pPr>
      <w:r w:rsidRPr="001D2C05">
        <w:rPr>
          <w:szCs w:val="20"/>
          <w:highlight w:val="green"/>
        </w:rPr>
        <w:t>Agreement</w:t>
      </w:r>
      <w:r w:rsidRPr="001D2C05">
        <w:rPr>
          <w:szCs w:val="20"/>
        </w:rPr>
        <w:t>:</w:t>
      </w:r>
      <w:r w:rsidR="00DE11A7">
        <w:rPr>
          <w:szCs w:val="20"/>
        </w:rPr>
        <w:t xml:space="preserve"> </w:t>
      </w:r>
      <w:r w:rsidRPr="001D2C05">
        <w:rPr>
          <w:rFonts w:hint="eastAsia"/>
          <w:szCs w:val="20"/>
        </w:rPr>
        <w:t xml:space="preserve">In option </w:t>
      </w:r>
      <w:r w:rsidRPr="001D2C05">
        <w:rPr>
          <w:szCs w:val="20"/>
        </w:rPr>
        <w:t>A</w:t>
      </w:r>
      <w:r w:rsidRPr="001D2C05">
        <w:rPr>
          <w:rFonts w:hint="eastAsia"/>
          <w:szCs w:val="20"/>
        </w:rPr>
        <w:t xml:space="preserve"> of the urban scenario,</w:t>
      </w:r>
    </w:p>
    <w:p w14:paraId="69F23A40" w14:textId="77777777" w:rsidR="001D2C05" w:rsidRPr="001D2C05" w:rsidRDefault="001D2C05" w:rsidP="00613418">
      <w:pPr>
        <w:pStyle w:val="ListParagraph"/>
        <w:numPr>
          <w:ilvl w:val="0"/>
          <w:numId w:val="112"/>
        </w:numPr>
      </w:pPr>
      <w:r w:rsidRPr="00DE11A7">
        <w:rPr>
          <w:rFonts w:hint="eastAsia"/>
          <w:lang w:val="en-US"/>
        </w:rPr>
        <w:t>No specific handling is needed for vehicle overlap at the intersections.</w:t>
      </w:r>
    </w:p>
    <w:p w14:paraId="56C8A93D" w14:textId="2B62D1D8" w:rsidR="001D2C05" w:rsidRPr="001D2C05" w:rsidRDefault="001D2C05" w:rsidP="00DE11A7">
      <w:pPr>
        <w:ind w:left="720" w:hanging="720"/>
        <w:rPr>
          <w:rFonts w:ascii="Calibri" w:hAnsi="Calibri"/>
          <w:szCs w:val="20"/>
          <w:lang w:val="en-US"/>
        </w:rPr>
      </w:pPr>
      <w:r w:rsidRPr="001D2C05">
        <w:rPr>
          <w:szCs w:val="20"/>
          <w:highlight w:val="green"/>
        </w:rPr>
        <w:t>Agreement</w:t>
      </w:r>
      <w:r w:rsidRPr="001D2C05">
        <w:rPr>
          <w:szCs w:val="20"/>
        </w:rPr>
        <w:t>:</w:t>
      </w:r>
      <w:r w:rsidR="00DE11A7">
        <w:rPr>
          <w:szCs w:val="20"/>
        </w:rPr>
        <w:t xml:space="preserve"> </w:t>
      </w:r>
      <w:r w:rsidRPr="001D2C05">
        <w:rPr>
          <w:rFonts w:ascii="Calibri" w:hAnsi="Calibri"/>
          <w:szCs w:val="20"/>
          <w:lang w:val="en-US"/>
        </w:rPr>
        <w:t>I</w:t>
      </w:r>
      <w:r w:rsidRPr="001D2C05">
        <w:rPr>
          <w:rFonts w:ascii="Calibri" w:hAnsi="Calibri" w:hint="eastAsia"/>
          <w:szCs w:val="20"/>
          <w:lang w:val="en-US"/>
        </w:rPr>
        <w:t>n Option B of urban scenario</w:t>
      </w:r>
    </w:p>
    <w:p w14:paraId="6B1162B2" w14:textId="77777777" w:rsidR="001D2C05" w:rsidRPr="001D2C05" w:rsidRDefault="001D2C05" w:rsidP="00613418">
      <w:pPr>
        <w:pStyle w:val="ListParagraph"/>
        <w:numPr>
          <w:ilvl w:val="0"/>
          <w:numId w:val="112"/>
        </w:numPr>
      </w:pPr>
      <w:r w:rsidRPr="00DE11A7">
        <w:rPr>
          <w:rFonts w:hint="eastAsia"/>
          <w:lang w:val="en-US"/>
        </w:rPr>
        <w:t>No consensus in supporting the reduced layout.</w:t>
      </w:r>
    </w:p>
    <w:p w14:paraId="6078A076" w14:textId="015101CC" w:rsidR="001D2C05" w:rsidRPr="001D2C05" w:rsidRDefault="001D2C05" w:rsidP="001D2C05">
      <w:pPr>
        <w:ind w:left="720" w:hanging="720"/>
      </w:pPr>
      <w:r w:rsidRPr="001D2C05">
        <w:rPr>
          <w:highlight w:val="green"/>
        </w:rPr>
        <w:t>Agreement</w:t>
      </w:r>
      <w:r w:rsidRPr="001D2C05">
        <w:t>:</w:t>
      </w:r>
    </w:p>
    <w:p w14:paraId="0EB0A989" w14:textId="77777777" w:rsidR="001D2C05" w:rsidRPr="001D2C05" w:rsidRDefault="001D2C05" w:rsidP="00613418">
      <w:pPr>
        <w:pStyle w:val="ListParagraph"/>
        <w:numPr>
          <w:ilvl w:val="0"/>
          <w:numId w:val="112"/>
        </w:numPr>
      </w:pPr>
      <w:r w:rsidRPr="00DE11A7">
        <w:rPr>
          <w:lang w:val="en-US"/>
        </w:rPr>
        <w:t>Reuse the pedestrian UE dropping in TR 36.885</w:t>
      </w:r>
      <w:r w:rsidRPr="00DE11A7">
        <w:rPr>
          <w:rFonts w:hint="eastAsia"/>
          <w:lang w:val="en-US"/>
        </w:rPr>
        <w:t>.</w:t>
      </w:r>
    </w:p>
    <w:p w14:paraId="50E4615D" w14:textId="25AE888D" w:rsidR="001D2C05" w:rsidRPr="00DE11A7" w:rsidRDefault="001D2C05" w:rsidP="00DE11A7">
      <w:pPr>
        <w:rPr>
          <w:snapToGrid w:val="0"/>
        </w:rPr>
      </w:pPr>
      <w:r w:rsidRPr="00DE11A7">
        <w:rPr>
          <w:highlight w:val="green"/>
        </w:rPr>
        <w:t>Agreements</w:t>
      </w:r>
      <w:r w:rsidRPr="00DE11A7">
        <w:t>:</w:t>
      </w:r>
      <w:r w:rsidR="00DE11A7" w:rsidRPr="00DE11A7">
        <w:t xml:space="preserve"> </w:t>
      </w:r>
      <w:r w:rsidRPr="00DE11A7">
        <w:rPr>
          <w:snapToGrid w:val="0"/>
        </w:rPr>
        <w:t>The following cellular</w:t>
      </w:r>
      <w:r w:rsidR="00DE11A7">
        <w:rPr>
          <w:snapToGrid w:val="0"/>
        </w:rPr>
        <w:t xml:space="preserve"> UE dropping is defined.</w:t>
      </w:r>
    </w:p>
    <w:p w14:paraId="64781E99" w14:textId="77777777" w:rsidR="001D2C05" w:rsidRPr="00DE11A7" w:rsidRDefault="001D2C05" w:rsidP="00613418">
      <w:pPr>
        <w:pStyle w:val="ListParagraph"/>
        <w:numPr>
          <w:ilvl w:val="0"/>
          <w:numId w:val="112"/>
        </w:numPr>
        <w:rPr>
          <w:snapToGrid w:val="0"/>
        </w:rPr>
      </w:pPr>
      <w:r w:rsidRPr="00DE11A7">
        <w:rPr>
          <w:snapToGrid w:val="0"/>
        </w:rPr>
        <w:lastRenderedPageBreak/>
        <w:t xml:space="preserve">Cellular UE inside a vehicle </w:t>
      </w:r>
    </w:p>
    <w:p w14:paraId="6F3AD069" w14:textId="77777777" w:rsidR="001D2C05" w:rsidRPr="00DE11A7" w:rsidRDefault="001D2C05" w:rsidP="00613418">
      <w:pPr>
        <w:pStyle w:val="ListParagraph"/>
        <w:numPr>
          <w:ilvl w:val="1"/>
          <w:numId w:val="112"/>
        </w:numPr>
        <w:rPr>
          <w:snapToGrid w:val="0"/>
        </w:rPr>
      </w:pPr>
      <w:r w:rsidRPr="00DE11A7">
        <w:rPr>
          <w:snapToGrid w:val="0"/>
        </w:rPr>
        <w:t>In each vehicle of type 1 or type 2, the number of cellular UEs inside the vehicle is uniformly random in the range between 1 and 4</w:t>
      </w:r>
    </w:p>
    <w:p w14:paraId="3E5A3D83" w14:textId="77777777" w:rsidR="001D2C05" w:rsidRPr="00DE11A7" w:rsidRDefault="001D2C05" w:rsidP="00613418">
      <w:pPr>
        <w:pStyle w:val="ListParagraph"/>
        <w:numPr>
          <w:ilvl w:val="1"/>
          <w:numId w:val="112"/>
        </w:numPr>
        <w:rPr>
          <w:snapToGrid w:val="0"/>
        </w:rPr>
      </w:pPr>
      <w:r w:rsidRPr="00DE11A7">
        <w:rPr>
          <w:snapToGrid w:val="0"/>
        </w:rPr>
        <w:t>In each vehicle of type 3, the number of cellular UEs inside the vehicle is uniformly random in the range between 10 and 20</w:t>
      </w:r>
    </w:p>
    <w:p w14:paraId="26F69DB0" w14:textId="77777777" w:rsidR="001D2C05" w:rsidRPr="00DE11A7" w:rsidRDefault="001D2C05" w:rsidP="00613418">
      <w:pPr>
        <w:pStyle w:val="ListParagraph"/>
        <w:numPr>
          <w:ilvl w:val="1"/>
          <w:numId w:val="112"/>
        </w:numPr>
        <w:rPr>
          <w:snapToGrid w:val="0"/>
        </w:rPr>
      </w:pPr>
      <w:r w:rsidRPr="00DE11A7">
        <w:rPr>
          <w:snapToGrid w:val="0"/>
        </w:rPr>
        <w:t>The portion of the active cellular UEs is [20], [50], [80]%.</w:t>
      </w:r>
    </w:p>
    <w:p w14:paraId="5E0C2D45" w14:textId="77777777" w:rsidR="001D2C05" w:rsidRPr="00DE11A7" w:rsidRDefault="001D2C05" w:rsidP="00613418">
      <w:pPr>
        <w:pStyle w:val="ListParagraph"/>
        <w:numPr>
          <w:ilvl w:val="1"/>
          <w:numId w:val="112"/>
        </w:numPr>
        <w:rPr>
          <w:snapToGrid w:val="0"/>
        </w:rPr>
      </w:pPr>
      <w:r w:rsidRPr="00DE11A7">
        <w:rPr>
          <w:snapToGrid w:val="0"/>
        </w:rPr>
        <w:t>Note that the traffic for the cellular UE is to use licensed spectrum.</w:t>
      </w:r>
    </w:p>
    <w:p w14:paraId="1431A316" w14:textId="77777777" w:rsidR="001D2C05" w:rsidRPr="001D2C05" w:rsidRDefault="001D2C05" w:rsidP="001D2C05">
      <w:pPr>
        <w:ind w:left="720" w:hanging="720"/>
      </w:pPr>
    </w:p>
    <w:p w14:paraId="4F4A2F80" w14:textId="77777777" w:rsidR="001D2C05" w:rsidRPr="001D2C05" w:rsidRDefault="001D2C05" w:rsidP="001D2C05">
      <w:pPr>
        <w:ind w:left="720" w:hanging="720"/>
        <w:rPr>
          <w:szCs w:val="20"/>
        </w:rPr>
      </w:pPr>
      <w:r w:rsidRPr="001D2C05">
        <w:rPr>
          <w:szCs w:val="20"/>
          <w:highlight w:val="green"/>
        </w:rPr>
        <w:t>Agreements</w:t>
      </w:r>
      <w:r w:rsidRPr="001D2C05">
        <w:rPr>
          <w:szCs w:val="20"/>
        </w:rPr>
        <w:t>:</w:t>
      </w:r>
    </w:p>
    <w:p w14:paraId="6C0D174A" w14:textId="77777777" w:rsidR="001D2C05" w:rsidRPr="001D2C05" w:rsidRDefault="001D2C05" w:rsidP="00613418">
      <w:pPr>
        <w:pStyle w:val="ListParagraph"/>
        <w:numPr>
          <w:ilvl w:val="0"/>
          <w:numId w:val="112"/>
        </w:numPr>
      </w:pPr>
      <w:r w:rsidRPr="001D2C05">
        <w:t>For &gt;6GHz</w:t>
      </w:r>
    </w:p>
    <w:p w14:paraId="4D437143" w14:textId="77777777" w:rsidR="001D2C05" w:rsidRPr="001D2C05" w:rsidRDefault="001D2C05" w:rsidP="00613418">
      <w:pPr>
        <w:pStyle w:val="ListParagraph"/>
        <w:numPr>
          <w:ilvl w:val="1"/>
          <w:numId w:val="112"/>
        </w:numPr>
      </w:pPr>
      <w:r w:rsidRPr="001D2C05">
        <w:rPr>
          <w:rFonts w:hint="eastAsia"/>
        </w:rPr>
        <w:t>The BS deployment in urban scenario is the same as that for below 6 GHz.</w:t>
      </w:r>
    </w:p>
    <w:p w14:paraId="2F5CE917" w14:textId="77777777" w:rsidR="001D2C05" w:rsidRPr="001D2C05" w:rsidRDefault="001D2C05" w:rsidP="00613418">
      <w:pPr>
        <w:pStyle w:val="ListParagraph"/>
        <w:numPr>
          <w:ilvl w:val="1"/>
          <w:numId w:val="112"/>
        </w:numPr>
      </w:pPr>
      <w:r w:rsidRPr="001D2C05">
        <w:rPr>
          <w:rFonts w:hint="eastAsia"/>
        </w:rPr>
        <w:t xml:space="preserve">The BS </w:t>
      </w:r>
      <w:r w:rsidRPr="001D2C05">
        <w:t>deployment</w:t>
      </w:r>
      <w:r w:rsidRPr="001D2C05">
        <w:rPr>
          <w:rFonts w:hint="eastAsia"/>
        </w:rPr>
        <w:t xml:space="preserve"> in highway scenario uses the option of the </w:t>
      </w:r>
      <w:r w:rsidRPr="001D2C05">
        <w:t>highway</w:t>
      </w:r>
      <w:r w:rsidRPr="001D2C05">
        <w:rPr>
          <w:rFonts w:hint="eastAsia"/>
        </w:rPr>
        <w:t xml:space="preserve"> overlaid with 500 m ISD cell layout (Figure A.1.3-3 of TR 36.885).</w:t>
      </w:r>
    </w:p>
    <w:p w14:paraId="757A33CC" w14:textId="4A2EEACF" w:rsidR="001D2C05" w:rsidRPr="001D2C05" w:rsidRDefault="001D2C05" w:rsidP="001D2C05">
      <w:pPr>
        <w:ind w:left="720" w:hanging="720"/>
        <w:rPr>
          <w:szCs w:val="20"/>
        </w:rPr>
      </w:pPr>
      <w:r w:rsidRPr="001D2C05">
        <w:rPr>
          <w:szCs w:val="20"/>
          <w:highlight w:val="green"/>
        </w:rPr>
        <w:t>Agreement</w:t>
      </w:r>
      <w:r w:rsidRPr="001D2C05">
        <w:rPr>
          <w:szCs w:val="20"/>
        </w:rPr>
        <w:t>:</w:t>
      </w:r>
    </w:p>
    <w:p w14:paraId="6C220B99" w14:textId="77777777" w:rsidR="001D2C05" w:rsidRPr="001D2C05" w:rsidRDefault="001D2C05" w:rsidP="00613418">
      <w:pPr>
        <w:pStyle w:val="ListParagraph"/>
        <w:numPr>
          <w:ilvl w:val="0"/>
          <w:numId w:val="112"/>
        </w:numPr>
      </w:pPr>
      <w:r w:rsidRPr="001D2C05">
        <w:rPr>
          <w:rFonts w:hint="eastAsia"/>
        </w:rPr>
        <w:t>Baseline is to drop the macro BS only. Companies are not precluded to evaluate a scenario with additional micro BS.</w:t>
      </w:r>
    </w:p>
    <w:p w14:paraId="07A4CAC6" w14:textId="11CE8518" w:rsidR="001D2C05" w:rsidRPr="001D2C05" w:rsidRDefault="001D2C05" w:rsidP="001D2C05">
      <w:pPr>
        <w:ind w:left="720" w:hanging="720"/>
        <w:rPr>
          <w:szCs w:val="20"/>
        </w:rPr>
      </w:pPr>
      <w:r w:rsidRPr="001D2C05">
        <w:rPr>
          <w:szCs w:val="20"/>
          <w:highlight w:val="green"/>
        </w:rPr>
        <w:t>Agreement</w:t>
      </w:r>
      <w:r w:rsidRPr="001D2C05">
        <w:rPr>
          <w:szCs w:val="20"/>
        </w:rPr>
        <w:t>:</w:t>
      </w:r>
    </w:p>
    <w:p w14:paraId="5803C500" w14:textId="77777777" w:rsidR="001D2C05" w:rsidRPr="001D2C05" w:rsidRDefault="001D2C05" w:rsidP="00613418">
      <w:pPr>
        <w:pStyle w:val="ListParagraph"/>
        <w:numPr>
          <w:ilvl w:val="0"/>
          <w:numId w:val="112"/>
        </w:numPr>
      </w:pPr>
      <w:r w:rsidRPr="001D2C05">
        <w:rPr>
          <w:rFonts w:hint="eastAsia"/>
        </w:rPr>
        <w:t>UE-type RSU deployment is the same as that of TR 36.885. Companies are not precluded to evaluate a scenario with additional UE-type RSU.</w:t>
      </w:r>
    </w:p>
    <w:p w14:paraId="23A97E3F" w14:textId="77777777" w:rsidR="001D2C05" w:rsidRPr="001D2C05" w:rsidRDefault="001D2C05" w:rsidP="001D2C05">
      <w:pPr>
        <w:ind w:left="720" w:hanging="720"/>
      </w:pPr>
    </w:p>
    <w:p w14:paraId="385D0A48" w14:textId="77777777" w:rsidR="001D2C05" w:rsidRPr="001D2C05" w:rsidRDefault="001D2C05" w:rsidP="001D2C05">
      <w:pPr>
        <w:ind w:left="720" w:hanging="720"/>
        <w:rPr>
          <w:szCs w:val="20"/>
        </w:rPr>
      </w:pPr>
      <w:r w:rsidRPr="001D2C05">
        <w:rPr>
          <w:szCs w:val="20"/>
          <w:highlight w:val="green"/>
        </w:rPr>
        <w:t>Agreements</w:t>
      </w:r>
      <w:r w:rsidRPr="001D2C05">
        <w:rPr>
          <w:szCs w:val="20"/>
        </w:rPr>
        <w:t>:</w:t>
      </w:r>
    </w:p>
    <w:p w14:paraId="64604C5D" w14:textId="77777777" w:rsidR="001D2C05" w:rsidRPr="001D2C05" w:rsidRDefault="001D2C05" w:rsidP="00613418">
      <w:pPr>
        <w:widowControl w:val="0"/>
        <w:numPr>
          <w:ilvl w:val="0"/>
          <w:numId w:val="114"/>
        </w:numPr>
        <w:autoSpaceDE w:val="0"/>
        <w:autoSpaceDN w:val="0"/>
        <w:adjustRightInd w:val="0"/>
        <w:snapToGrid w:val="0"/>
        <w:jc w:val="both"/>
        <w:rPr>
          <w:rFonts w:ascii="Times New Roman" w:hAnsi="Times New Roman"/>
          <w:kern w:val="2"/>
          <w:szCs w:val="20"/>
          <w:lang w:val="en-US" w:eastAsia="ko-KR"/>
        </w:rPr>
      </w:pPr>
      <w:r w:rsidRPr="001D2C05">
        <w:rPr>
          <w:rFonts w:ascii="Times New Roman" w:hAnsi="Times New Roman"/>
          <w:kern w:val="2"/>
          <w:szCs w:val="20"/>
          <w:lang w:val="en-US" w:eastAsia="ko-KR"/>
        </w:rPr>
        <w:t>To define three options for periodic traffic:</w:t>
      </w:r>
    </w:p>
    <w:p w14:paraId="5D5E6E50" w14:textId="77777777" w:rsidR="001D2C05" w:rsidRPr="001D2C05" w:rsidRDefault="001D2C05" w:rsidP="00613418">
      <w:pPr>
        <w:numPr>
          <w:ilvl w:val="1"/>
          <w:numId w:val="114"/>
        </w:numPr>
        <w:jc w:val="both"/>
        <w:rPr>
          <w:rFonts w:ascii="Times New Roman" w:hAnsi="Times New Roman"/>
          <w:szCs w:val="20"/>
          <w:lang w:eastAsia="x-none"/>
        </w:rPr>
      </w:pPr>
      <w:r w:rsidRPr="001D2C05">
        <w:rPr>
          <w:rFonts w:ascii="Times New Roman" w:hAnsi="Times New Roman"/>
          <w:szCs w:val="20"/>
          <w:lang w:eastAsia="x-none"/>
        </w:rPr>
        <w:t>One option with low traffic intensity</w:t>
      </w:r>
    </w:p>
    <w:p w14:paraId="0ABAEDCC" w14:textId="77777777" w:rsidR="001D2C05" w:rsidRPr="001D2C05" w:rsidRDefault="001D2C05" w:rsidP="00613418">
      <w:pPr>
        <w:numPr>
          <w:ilvl w:val="2"/>
          <w:numId w:val="114"/>
        </w:numPr>
        <w:jc w:val="both"/>
        <w:rPr>
          <w:rFonts w:ascii="Times New Roman" w:hAnsi="Times New Roman"/>
          <w:szCs w:val="20"/>
          <w:lang w:eastAsia="x-none"/>
        </w:rPr>
      </w:pPr>
      <w:r w:rsidRPr="001D2C05">
        <w:rPr>
          <w:rFonts w:ascii="Times New Roman" w:hAnsi="Times New Roman"/>
          <w:szCs w:val="20"/>
          <w:lang w:eastAsia="x-none"/>
        </w:rPr>
        <w:t>Inter-packet arrival time: 100 ms</w:t>
      </w:r>
    </w:p>
    <w:p w14:paraId="404172D1" w14:textId="77777777" w:rsidR="001D2C05" w:rsidRPr="001D2C05" w:rsidRDefault="001D2C05" w:rsidP="00613418">
      <w:pPr>
        <w:numPr>
          <w:ilvl w:val="2"/>
          <w:numId w:val="114"/>
        </w:numPr>
        <w:jc w:val="both"/>
        <w:rPr>
          <w:rFonts w:ascii="Times New Roman" w:hAnsi="Times New Roman"/>
          <w:szCs w:val="20"/>
          <w:lang w:eastAsia="x-none"/>
        </w:rPr>
      </w:pPr>
      <w:r w:rsidRPr="001D2C05">
        <w:rPr>
          <w:rFonts w:ascii="Times New Roman" w:hAnsi="Times New Roman"/>
          <w:szCs w:val="20"/>
          <w:lang w:eastAsia="x-none"/>
        </w:rPr>
        <w:t>Packet size: Pattern of {300 bytes, 190 bytes, 190 bytes, 190 bytes, 190 bytes} with random starting point for each UE</w:t>
      </w:r>
    </w:p>
    <w:p w14:paraId="29DE8F3F" w14:textId="77777777" w:rsidR="001D2C05" w:rsidRPr="001D2C05" w:rsidRDefault="001D2C05" w:rsidP="00613418">
      <w:pPr>
        <w:numPr>
          <w:ilvl w:val="2"/>
          <w:numId w:val="114"/>
        </w:numPr>
        <w:jc w:val="both"/>
        <w:rPr>
          <w:rFonts w:ascii="Times New Roman" w:hAnsi="Times New Roman"/>
          <w:szCs w:val="20"/>
          <w:lang w:eastAsia="x-none"/>
        </w:rPr>
      </w:pPr>
      <w:r w:rsidRPr="001D2C05">
        <w:rPr>
          <w:rFonts w:ascii="Times New Roman" w:hAnsi="Times New Roman"/>
          <w:szCs w:val="20"/>
          <w:lang w:eastAsia="x-none"/>
        </w:rPr>
        <w:t>Latency requirement: 100 ms</w:t>
      </w:r>
    </w:p>
    <w:p w14:paraId="5A2A3D20" w14:textId="77777777" w:rsidR="001D2C05" w:rsidRPr="001D2C05" w:rsidRDefault="001D2C05" w:rsidP="00613418">
      <w:pPr>
        <w:numPr>
          <w:ilvl w:val="1"/>
          <w:numId w:val="114"/>
        </w:numPr>
        <w:jc w:val="both"/>
        <w:rPr>
          <w:rFonts w:ascii="Times New Roman" w:hAnsi="Times New Roman"/>
          <w:szCs w:val="20"/>
          <w:lang w:eastAsia="x-none"/>
        </w:rPr>
      </w:pPr>
      <w:r w:rsidRPr="001D2C05">
        <w:rPr>
          <w:rFonts w:ascii="Times New Roman" w:hAnsi="Times New Roman"/>
          <w:szCs w:val="20"/>
          <w:lang w:eastAsia="x-none"/>
        </w:rPr>
        <w:t>One option with medium traffic intensity</w:t>
      </w:r>
    </w:p>
    <w:p w14:paraId="2177DB47" w14:textId="77777777" w:rsidR="001D2C05" w:rsidRPr="001D2C05" w:rsidRDefault="001D2C05" w:rsidP="00613418">
      <w:pPr>
        <w:numPr>
          <w:ilvl w:val="2"/>
          <w:numId w:val="114"/>
        </w:numPr>
        <w:jc w:val="both"/>
        <w:rPr>
          <w:rFonts w:ascii="Times New Roman" w:hAnsi="Times New Roman"/>
          <w:szCs w:val="20"/>
          <w:lang w:eastAsia="x-none"/>
        </w:rPr>
      </w:pPr>
      <w:r w:rsidRPr="001D2C05">
        <w:rPr>
          <w:rFonts w:ascii="Times New Roman" w:hAnsi="Times New Roman"/>
          <w:szCs w:val="20"/>
          <w:lang w:eastAsia="x-none"/>
        </w:rPr>
        <w:t>Inter-packet arrival time: 10 ms</w:t>
      </w:r>
    </w:p>
    <w:p w14:paraId="0E2406CA" w14:textId="77777777" w:rsidR="001D2C05" w:rsidRPr="001D2C05" w:rsidRDefault="001D2C05" w:rsidP="00613418">
      <w:pPr>
        <w:numPr>
          <w:ilvl w:val="3"/>
          <w:numId w:val="114"/>
        </w:numPr>
        <w:jc w:val="both"/>
        <w:rPr>
          <w:rFonts w:ascii="Times New Roman" w:hAnsi="Times New Roman"/>
          <w:szCs w:val="20"/>
          <w:lang w:eastAsia="x-none"/>
        </w:rPr>
      </w:pPr>
      <w:r w:rsidRPr="001D2C05">
        <w:rPr>
          <w:rFonts w:ascii="Times New Roman" w:hAnsi="Times New Roman"/>
          <w:szCs w:val="20"/>
          <w:lang w:eastAsia="x-none"/>
        </w:rPr>
        <w:t>Other value(s) are not precluded, e.g., 100ms</w:t>
      </w:r>
    </w:p>
    <w:p w14:paraId="17253E9D" w14:textId="77777777" w:rsidR="001D2C05" w:rsidRPr="001D2C05" w:rsidRDefault="001D2C05" w:rsidP="00613418">
      <w:pPr>
        <w:numPr>
          <w:ilvl w:val="2"/>
          <w:numId w:val="114"/>
        </w:numPr>
        <w:jc w:val="both"/>
        <w:rPr>
          <w:rFonts w:ascii="Times New Roman" w:hAnsi="Times New Roman"/>
          <w:szCs w:val="20"/>
          <w:lang w:eastAsia="x-none"/>
        </w:rPr>
      </w:pPr>
      <w:r w:rsidRPr="001D2C05">
        <w:rPr>
          <w:rFonts w:ascii="Times New Roman" w:hAnsi="Times New Roman"/>
          <w:szCs w:val="20"/>
          <w:lang w:eastAsia="x-none"/>
        </w:rPr>
        <w:t>Packet size: 1200 bytes with probability of 0.2 and 800 bytes with probability of 0.8</w:t>
      </w:r>
    </w:p>
    <w:p w14:paraId="0ADFCE9A" w14:textId="77777777" w:rsidR="001D2C05" w:rsidRPr="001D2C05" w:rsidRDefault="001D2C05" w:rsidP="00613418">
      <w:pPr>
        <w:numPr>
          <w:ilvl w:val="2"/>
          <w:numId w:val="114"/>
        </w:numPr>
        <w:jc w:val="both"/>
        <w:rPr>
          <w:rFonts w:ascii="Times New Roman" w:hAnsi="Times New Roman"/>
          <w:szCs w:val="20"/>
          <w:lang w:eastAsia="x-none"/>
        </w:rPr>
      </w:pPr>
      <w:r w:rsidRPr="001D2C05">
        <w:rPr>
          <w:rFonts w:ascii="Times New Roman" w:hAnsi="Times New Roman"/>
          <w:szCs w:val="20"/>
          <w:lang w:eastAsia="x-none"/>
        </w:rPr>
        <w:t>Latency requirement: 10 ms</w:t>
      </w:r>
    </w:p>
    <w:p w14:paraId="47059AF3" w14:textId="77777777" w:rsidR="001D2C05" w:rsidRPr="001D2C05" w:rsidRDefault="001D2C05" w:rsidP="00613418">
      <w:pPr>
        <w:numPr>
          <w:ilvl w:val="1"/>
          <w:numId w:val="114"/>
        </w:numPr>
        <w:jc w:val="both"/>
        <w:rPr>
          <w:rFonts w:ascii="Times New Roman" w:hAnsi="Times New Roman"/>
          <w:szCs w:val="20"/>
          <w:lang w:eastAsia="x-none"/>
        </w:rPr>
      </w:pPr>
      <w:r w:rsidRPr="001D2C05">
        <w:rPr>
          <w:rFonts w:ascii="Times New Roman" w:hAnsi="Times New Roman"/>
          <w:szCs w:val="20"/>
          <w:lang w:eastAsia="x-none"/>
        </w:rPr>
        <w:t>One option with high traffic intensity</w:t>
      </w:r>
    </w:p>
    <w:p w14:paraId="3D162E2D" w14:textId="77777777" w:rsidR="001D2C05" w:rsidRPr="001D2C05" w:rsidRDefault="001D2C05" w:rsidP="00613418">
      <w:pPr>
        <w:numPr>
          <w:ilvl w:val="2"/>
          <w:numId w:val="114"/>
        </w:numPr>
        <w:jc w:val="both"/>
        <w:rPr>
          <w:rFonts w:ascii="Times New Roman" w:hAnsi="Times New Roman"/>
          <w:szCs w:val="20"/>
          <w:lang w:eastAsia="x-none"/>
        </w:rPr>
      </w:pPr>
      <w:r w:rsidRPr="001D2C05">
        <w:rPr>
          <w:rFonts w:ascii="Times New Roman" w:hAnsi="Times New Roman"/>
          <w:szCs w:val="20"/>
          <w:lang w:eastAsia="x-none"/>
        </w:rPr>
        <w:t>Inter-packet arrival time: 30 ms</w:t>
      </w:r>
    </w:p>
    <w:p w14:paraId="16F63C48" w14:textId="77777777" w:rsidR="001D2C05" w:rsidRPr="001D2C05" w:rsidRDefault="001D2C05" w:rsidP="00613418">
      <w:pPr>
        <w:numPr>
          <w:ilvl w:val="2"/>
          <w:numId w:val="114"/>
        </w:numPr>
        <w:jc w:val="both"/>
        <w:rPr>
          <w:rFonts w:ascii="Times New Roman" w:hAnsi="Times New Roman"/>
          <w:szCs w:val="20"/>
          <w:lang w:eastAsia="x-none"/>
        </w:rPr>
      </w:pPr>
      <w:r w:rsidRPr="001D2C05">
        <w:rPr>
          <w:rFonts w:ascii="Times New Roman" w:hAnsi="Times New Roman"/>
          <w:szCs w:val="20"/>
          <w:lang w:eastAsia="x-none"/>
        </w:rPr>
        <w:t>Packet size: Uniformly random in the range between 30000 bytes and 60000 bytes with the quantization step of 10000 bytes</w:t>
      </w:r>
    </w:p>
    <w:p w14:paraId="7F735804" w14:textId="77777777" w:rsidR="001D2C05" w:rsidRPr="001D2C05" w:rsidRDefault="001D2C05" w:rsidP="00613418">
      <w:pPr>
        <w:numPr>
          <w:ilvl w:val="2"/>
          <w:numId w:val="114"/>
        </w:numPr>
        <w:jc w:val="both"/>
        <w:rPr>
          <w:rFonts w:ascii="Times New Roman" w:hAnsi="Times New Roman"/>
          <w:szCs w:val="20"/>
          <w:lang w:eastAsia="x-none"/>
        </w:rPr>
      </w:pPr>
      <w:r w:rsidRPr="001D2C05">
        <w:rPr>
          <w:rFonts w:ascii="Times New Roman" w:hAnsi="Times New Roman"/>
          <w:szCs w:val="20"/>
          <w:lang w:eastAsia="x-none"/>
        </w:rPr>
        <w:t>Latency requirement: 30 ms</w:t>
      </w:r>
    </w:p>
    <w:p w14:paraId="070484B2" w14:textId="77777777" w:rsidR="001D2C05" w:rsidRPr="001D2C05" w:rsidRDefault="001D2C05" w:rsidP="00613418">
      <w:pPr>
        <w:widowControl w:val="0"/>
        <w:numPr>
          <w:ilvl w:val="0"/>
          <w:numId w:val="114"/>
        </w:numPr>
        <w:autoSpaceDE w:val="0"/>
        <w:autoSpaceDN w:val="0"/>
        <w:adjustRightInd w:val="0"/>
        <w:snapToGrid w:val="0"/>
        <w:jc w:val="both"/>
        <w:rPr>
          <w:rFonts w:ascii="Times New Roman" w:hAnsi="Times New Roman"/>
          <w:kern w:val="2"/>
          <w:szCs w:val="20"/>
          <w:lang w:val="en-US" w:eastAsia="ko-KR"/>
        </w:rPr>
      </w:pPr>
      <w:r w:rsidRPr="001D2C05">
        <w:rPr>
          <w:rFonts w:ascii="Times New Roman" w:hAnsi="Times New Roman"/>
          <w:kern w:val="2"/>
          <w:szCs w:val="20"/>
          <w:lang w:val="en-US" w:eastAsia="ko-KR"/>
        </w:rPr>
        <w:t>To define two options for aperiodic traffic:</w:t>
      </w:r>
    </w:p>
    <w:p w14:paraId="5363623A" w14:textId="77777777" w:rsidR="001D2C05" w:rsidRPr="001D2C05" w:rsidRDefault="001D2C05" w:rsidP="00613418">
      <w:pPr>
        <w:numPr>
          <w:ilvl w:val="1"/>
          <w:numId w:val="114"/>
        </w:numPr>
        <w:jc w:val="both"/>
        <w:rPr>
          <w:rFonts w:ascii="Times New Roman" w:hAnsi="Times New Roman"/>
          <w:szCs w:val="20"/>
          <w:lang w:eastAsia="x-none"/>
        </w:rPr>
      </w:pPr>
      <w:r w:rsidRPr="001D2C05">
        <w:rPr>
          <w:rFonts w:ascii="Times New Roman" w:hAnsi="Times New Roman"/>
          <w:szCs w:val="20"/>
          <w:lang w:eastAsia="x-none"/>
        </w:rPr>
        <w:t>One option with medium traffic intensity</w:t>
      </w:r>
    </w:p>
    <w:p w14:paraId="26BC2270" w14:textId="77777777" w:rsidR="001D2C05" w:rsidRPr="001D2C05" w:rsidRDefault="001D2C05" w:rsidP="00613418">
      <w:pPr>
        <w:numPr>
          <w:ilvl w:val="2"/>
          <w:numId w:val="114"/>
        </w:numPr>
        <w:jc w:val="both"/>
        <w:rPr>
          <w:rFonts w:ascii="Times New Roman" w:hAnsi="Times New Roman"/>
          <w:szCs w:val="20"/>
          <w:lang w:eastAsia="x-none"/>
        </w:rPr>
      </w:pPr>
      <w:r w:rsidRPr="001D2C05">
        <w:rPr>
          <w:rFonts w:ascii="Times New Roman" w:hAnsi="Times New Roman"/>
          <w:szCs w:val="20"/>
          <w:lang w:eastAsia="zh-CN"/>
        </w:rPr>
        <w:t>Inter-packet arrival time</w:t>
      </w:r>
      <w:r w:rsidRPr="001D2C05">
        <w:rPr>
          <w:rFonts w:ascii="Times New Roman" w:hAnsi="Times New Roman"/>
          <w:szCs w:val="20"/>
          <w:lang w:eastAsia="x-none"/>
        </w:rPr>
        <w:t>: 50 ms + an exponential random variable with the mean of 50 ms</w:t>
      </w:r>
    </w:p>
    <w:p w14:paraId="1A81F496" w14:textId="77777777" w:rsidR="001D2C05" w:rsidRPr="001D2C05" w:rsidRDefault="001D2C05" w:rsidP="00613418">
      <w:pPr>
        <w:numPr>
          <w:ilvl w:val="2"/>
          <w:numId w:val="114"/>
        </w:numPr>
        <w:jc w:val="both"/>
        <w:rPr>
          <w:rFonts w:ascii="Times New Roman" w:hAnsi="Times New Roman"/>
          <w:szCs w:val="20"/>
          <w:lang w:eastAsia="x-none"/>
        </w:rPr>
      </w:pPr>
      <w:r w:rsidRPr="001D2C05">
        <w:rPr>
          <w:rFonts w:ascii="Times New Roman" w:hAnsi="Times New Roman"/>
          <w:szCs w:val="20"/>
          <w:lang w:eastAsia="x-none"/>
        </w:rPr>
        <w:t>Packet size: Uniformly random in the range between 200 bytes and 2000 bytes with the quantization step of 200 bytes</w:t>
      </w:r>
    </w:p>
    <w:p w14:paraId="0690E66D" w14:textId="77777777" w:rsidR="001D2C05" w:rsidRPr="001D2C05" w:rsidRDefault="001D2C05" w:rsidP="00613418">
      <w:pPr>
        <w:numPr>
          <w:ilvl w:val="2"/>
          <w:numId w:val="114"/>
        </w:numPr>
        <w:jc w:val="both"/>
        <w:rPr>
          <w:rFonts w:ascii="Times New Roman" w:hAnsi="Times New Roman"/>
          <w:szCs w:val="20"/>
          <w:lang w:eastAsia="x-none"/>
        </w:rPr>
      </w:pPr>
      <w:r w:rsidRPr="001D2C05">
        <w:rPr>
          <w:rFonts w:ascii="Times New Roman" w:hAnsi="Times New Roman"/>
          <w:szCs w:val="20"/>
          <w:lang w:eastAsia="x-none"/>
        </w:rPr>
        <w:t>Latency requirement: 50 ms</w:t>
      </w:r>
    </w:p>
    <w:p w14:paraId="7FE4A575" w14:textId="77777777" w:rsidR="001D2C05" w:rsidRPr="001D2C05" w:rsidRDefault="001D2C05" w:rsidP="00613418">
      <w:pPr>
        <w:numPr>
          <w:ilvl w:val="1"/>
          <w:numId w:val="114"/>
        </w:numPr>
        <w:jc w:val="both"/>
        <w:rPr>
          <w:rFonts w:ascii="Times New Roman" w:hAnsi="Times New Roman"/>
          <w:szCs w:val="20"/>
          <w:lang w:eastAsia="x-none"/>
        </w:rPr>
      </w:pPr>
      <w:r w:rsidRPr="001D2C05">
        <w:rPr>
          <w:rFonts w:ascii="Times New Roman" w:hAnsi="Times New Roman"/>
          <w:szCs w:val="20"/>
          <w:lang w:eastAsia="x-none"/>
        </w:rPr>
        <w:t>One option with high traffic intensity</w:t>
      </w:r>
    </w:p>
    <w:p w14:paraId="01AC6CBF" w14:textId="77777777" w:rsidR="001D2C05" w:rsidRPr="001D2C05" w:rsidRDefault="001D2C05" w:rsidP="00613418">
      <w:pPr>
        <w:numPr>
          <w:ilvl w:val="2"/>
          <w:numId w:val="114"/>
        </w:numPr>
        <w:jc w:val="both"/>
        <w:rPr>
          <w:rFonts w:ascii="Times New Roman" w:hAnsi="Times New Roman"/>
          <w:szCs w:val="20"/>
          <w:lang w:eastAsia="x-none"/>
        </w:rPr>
      </w:pPr>
      <w:r w:rsidRPr="001D2C05">
        <w:rPr>
          <w:rFonts w:ascii="Times New Roman" w:hAnsi="Times New Roman"/>
          <w:szCs w:val="20"/>
          <w:lang w:eastAsia="x-none"/>
        </w:rPr>
        <w:t>Inter-packet arrival time: 10 ms + an exponential random variable with the mean of 10 ms</w:t>
      </w:r>
    </w:p>
    <w:p w14:paraId="4ED49CF3" w14:textId="77777777" w:rsidR="001D2C05" w:rsidRPr="001D2C05" w:rsidRDefault="001D2C05" w:rsidP="00613418">
      <w:pPr>
        <w:numPr>
          <w:ilvl w:val="2"/>
          <w:numId w:val="114"/>
        </w:numPr>
        <w:jc w:val="both"/>
        <w:rPr>
          <w:rFonts w:ascii="Times New Roman" w:hAnsi="Times New Roman"/>
          <w:szCs w:val="20"/>
          <w:lang w:eastAsia="x-none"/>
        </w:rPr>
      </w:pPr>
      <w:r w:rsidRPr="001D2C05">
        <w:rPr>
          <w:rFonts w:ascii="Times New Roman" w:hAnsi="Times New Roman"/>
          <w:szCs w:val="20"/>
          <w:lang w:eastAsia="x-none"/>
        </w:rPr>
        <w:t>Packet size: Uniformly random in the range between 10000 bytes and 30000 bytes with the quantization step of 4000 bytes</w:t>
      </w:r>
    </w:p>
    <w:p w14:paraId="4D95EDA5" w14:textId="77777777" w:rsidR="001D2C05" w:rsidRPr="001D2C05" w:rsidRDefault="001D2C05" w:rsidP="00613418">
      <w:pPr>
        <w:numPr>
          <w:ilvl w:val="2"/>
          <w:numId w:val="114"/>
        </w:numPr>
        <w:jc w:val="both"/>
        <w:rPr>
          <w:rFonts w:ascii="Times New Roman" w:hAnsi="Times New Roman"/>
          <w:szCs w:val="20"/>
          <w:lang w:eastAsia="x-none"/>
        </w:rPr>
      </w:pPr>
      <w:r w:rsidRPr="001D2C05">
        <w:rPr>
          <w:rFonts w:ascii="Times New Roman" w:hAnsi="Times New Roman"/>
          <w:szCs w:val="20"/>
          <w:lang w:eastAsia="x-none"/>
        </w:rPr>
        <w:t>Latency requirement: 10 ms</w:t>
      </w:r>
    </w:p>
    <w:p w14:paraId="0BCABBD8" w14:textId="77777777" w:rsidR="001D2C05" w:rsidRPr="001D2C05" w:rsidRDefault="001D2C05" w:rsidP="00DE11A7">
      <w:pPr>
        <w:ind w:left="720" w:hanging="720"/>
        <w:rPr>
          <w:rFonts w:ascii="Times New Roman" w:hAnsi="Times New Roman"/>
        </w:rPr>
      </w:pPr>
    </w:p>
    <w:p w14:paraId="7B950C55" w14:textId="77777777" w:rsidR="001D2C05" w:rsidRPr="001D2C05" w:rsidRDefault="001D2C05" w:rsidP="001D2C05">
      <w:pPr>
        <w:ind w:left="720" w:hanging="720"/>
        <w:rPr>
          <w:szCs w:val="20"/>
        </w:rPr>
      </w:pPr>
      <w:r w:rsidRPr="001D2C05">
        <w:rPr>
          <w:szCs w:val="20"/>
          <w:highlight w:val="green"/>
        </w:rPr>
        <w:t>Agreements</w:t>
      </w:r>
      <w:r w:rsidRPr="001D2C05">
        <w:rPr>
          <w:szCs w:val="20"/>
        </w:rPr>
        <w:t>:</w:t>
      </w:r>
    </w:p>
    <w:p w14:paraId="200701EE" w14:textId="77777777" w:rsidR="001D2C05" w:rsidRPr="00DE11A7" w:rsidRDefault="001D2C05" w:rsidP="00613418">
      <w:pPr>
        <w:pStyle w:val="ListParagraph"/>
        <w:numPr>
          <w:ilvl w:val="0"/>
          <w:numId w:val="115"/>
        </w:numPr>
        <w:rPr>
          <w:lang w:val="en-US" w:eastAsia="ko-KR"/>
        </w:rPr>
      </w:pPr>
      <w:r w:rsidRPr="00DE11A7">
        <w:rPr>
          <w:rFonts w:hint="eastAsia"/>
          <w:lang w:val="en-US" w:eastAsia="ko-KR"/>
        </w:rPr>
        <w:t xml:space="preserve">For evaluations of </w:t>
      </w:r>
      <w:r w:rsidRPr="00DE11A7">
        <w:rPr>
          <w:lang w:val="en-US" w:eastAsia="ko-KR"/>
        </w:rPr>
        <w:t>UE-network relaying</w:t>
      </w:r>
      <w:r w:rsidRPr="00DE11A7">
        <w:rPr>
          <w:rFonts w:hint="eastAsia"/>
          <w:lang w:val="en-US" w:eastAsia="ko-KR"/>
        </w:rPr>
        <w:t xml:space="preserve"> or</w:t>
      </w:r>
      <w:r w:rsidRPr="00DE11A7">
        <w:rPr>
          <w:lang w:val="en-US" w:eastAsia="ko-KR"/>
        </w:rPr>
        <w:t xml:space="preserve"> coexistence of sidelink and Uu in licensed spectrum</w:t>
      </w:r>
      <w:r w:rsidRPr="00DE11A7">
        <w:rPr>
          <w:rFonts w:hint="eastAsia"/>
          <w:lang w:val="en-US" w:eastAsia="ko-KR"/>
        </w:rPr>
        <w:t xml:space="preserve">, FTP model </w:t>
      </w:r>
      <w:r w:rsidRPr="00DE11A7">
        <w:rPr>
          <w:lang w:val="en-US" w:eastAsia="ko-KR"/>
        </w:rPr>
        <w:t>3</w:t>
      </w:r>
      <w:r w:rsidRPr="00DE11A7">
        <w:rPr>
          <w:rFonts w:hint="eastAsia"/>
          <w:lang w:val="en-US" w:eastAsia="ko-KR"/>
        </w:rPr>
        <w:t xml:space="preserve"> is used.</w:t>
      </w:r>
    </w:p>
    <w:p w14:paraId="47E1D46A" w14:textId="77777777" w:rsidR="001D2C05" w:rsidRPr="001D2C05" w:rsidRDefault="001D2C05" w:rsidP="00613418">
      <w:pPr>
        <w:pStyle w:val="ListParagraph"/>
        <w:numPr>
          <w:ilvl w:val="0"/>
          <w:numId w:val="115"/>
        </w:numPr>
      </w:pPr>
      <w:r w:rsidRPr="00DE11A7">
        <w:rPr>
          <w:rFonts w:cs="Calibri" w:hint="eastAsia"/>
        </w:rPr>
        <w:t xml:space="preserve">No new </w:t>
      </w:r>
      <w:r w:rsidRPr="00DE11A7">
        <w:rPr>
          <w:rFonts w:cs="Calibri"/>
        </w:rPr>
        <w:t>model is needed for event-triggered traffic.</w:t>
      </w:r>
    </w:p>
    <w:p w14:paraId="3D9EAEE4" w14:textId="77777777" w:rsidR="001D2C05" w:rsidRPr="00DE11A7" w:rsidRDefault="001D2C05" w:rsidP="00613418">
      <w:pPr>
        <w:pStyle w:val="ListParagraph"/>
        <w:numPr>
          <w:ilvl w:val="0"/>
          <w:numId w:val="115"/>
        </w:numPr>
        <w:rPr>
          <w:lang w:val="en-US" w:eastAsia="ko-KR"/>
        </w:rPr>
      </w:pPr>
      <w:r w:rsidRPr="00DE11A7">
        <w:rPr>
          <w:rFonts w:hint="eastAsia"/>
          <w:lang w:val="en-US" w:eastAsia="ko-KR"/>
        </w:rPr>
        <w:t xml:space="preserve">The baseline is all the vehicles generate messages in </w:t>
      </w:r>
      <w:r w:rsidRPr="00DE11A7">
        <w:rPr>
          <w:lang w:val="en-US" w:eastAsia="ko-KR"/>
        </w:rPr>
        <w:t>evaluating</w:t>
      </w:r>
      <w:r w:rsidRPr="00DE11A7">
        <w:rPr>
          <w:rFonts w:hint="eastAsia"/>
          <w:lang w:val="en-US" w:eastAsia="ko-KR"/>
        </w:rPr>
        <w:t xml:space="preserve"> broadcast.</w:t>
      </w:r>
    </w:p>
    <w:p w14:paraId="4CCBE73A" w14:textId="77777777" w:rsidR="001D2C05" w:rsidRPr="001D2C05" w:rsidRDefault="001D2C05" w:rsidP="001D2C05">
      <w:pPr>
        <w:ind w:left="720" w:hanging="720"/>
        <w:rPr>
          <w:szCs w:val="20"/>
        </w:rPr>
      </w:pPr>
      <w:r w:rsidRPr="001D2C05">
        <w:rPr>
          <w:szCs w:val="20"/>
          <w:highlight w:val="green"/>
        </w:rPr>
        <w:t>Agreements</w:t>
      </w:r>
      <w:r w:rsidRPr="001D2C05">
        <w:rPr>
          <w:szCs w:val="20"/>
        </w:rPr>
        <w:t>:</w:t>
      </w:r>
    </w:p>
    <w:p w14:paraId="45728618" w14:textId="77777777" w:rsidR="001D2C05" w:rsidRPr="00DE11A7" w:rsidRDefault="001D2C05" w:rsidP="00613418">
      <w:pPr>
        <w:pStyle w:val="ListParagraph"/>
        <w:numPr>
          <w:ilvl w:val="0"/>
          <w:numId w:val="115"/>
        </w:numPr>
        <w:rPr>
          <w:lang w:val="en-US" w:eastAsia="ko-KR"/>
        </w:rPr>
      </w:pPr>
      <w:r w:rsidRPr="00DE11A7">
        <w:rPr>
          <w:rFonts w:hint="eastAsia"/>
          <w:lang w:val="en-US" w:eastAsia="ko-KR"/>
        </w:rPr>
        <w:t xml:space="preserve">Baseline is to evaluate unicast, multicast, and broadcast in </w:t>
      </w:r>
      <w:r w:rsidRPr="00DE11A7">
        <w:rPr>
          <w:lang w:val="en-US" w:eastAsia="ko-KR"/>
        </w:rPr>
        <w:t>separate</w:t>
      </w:r>
      <w:r w:rsidRPr="00DE11A7">
        <w:rPr>
          <w:rFonts w:hint="eastAsia"/>
          <w:lang w:val="en-US" w:eastAsia="ko-KR"/>
        </w:rPr>
        <w:t xml:space="preserve"> simulations.</w:t>
      </w:r>
    </w:p>
    <w:p w14:paraId="558F2162" w14:textId="77777777" w:rsidR="001D2C05" w:rsidRPr="00DE11A7" w:rsidRDefault="001D2C05" w:rsidP="00613418">
      <w:pPr>
        <w:pStyle w:val="ListParagraph"/>
        <w:numPr>
          <w:ilvl w:val="0"/>
          <w:numId w:val="115"/>
        </w:numPr>
        <w:rPr>
          <w:lang w:val="en-US" w:eastAsia="ko-KR"/>
        </w:rPr>
      </w:pPr>
      <w:r w:rsidRPr="00DE11A7">
        <w:rPr>
          <w:lang w:val="en-US" w:eastAsia="ko-KR"/>
        </w:rPr>
        <w:t xml:space="preserve">Note: in evaluating technical solutions, scenarios such as mixture of </w:t>
      </w:r>
      <w:r w:rsidRPr="00DE11A7">
        <w:rPr>
          <w:rFonts w:hint="eastAsia"/>
          <w:lang w:val="en-US" w:eastAsia="ko-KR"/>
        </w:rPr>
        <w:t>unicast, multicast,</w:t>
      </w:r>
      <w:r w:rsidRPr="00DE11A7">
        <w:rPr>
          <w:lang w:val="en-US" w:eastAsia="ko-KR"/>
        </w:rPr>
        <w:t xml:space="preserve"> and</w:t>
      </w:r>
      <w:r w:rsidRPr="00DE11A7">
        <w:rPr>
          <w:rFonts w:hint="eastAsia"/>
          <w:lang w:val="en-US" w:eastAsia="ko-KR"/>
        </w:rPr>
        <w:t xml:space="preserve"> broadcast</w:t>
      </w:r>
      <w:r w:rsidRPr="00DE11A7">
        <w:rPr>
          <w:lang w:val="en-US" w:eastAsia="ko-KR"/>
        </w:rPr>
        <w:t>, mixture of periodic and aperiodic traffic, etc., may be discussed</w:t>
      </w:r>
    </w:p>
    <w:p w14:paraId="6F007E32" w14:textId="77777777" w:rsidR="001D2C05" w:rsidRPr="00DE11A7" w:rsidRDefault="001D2C05" w:rsidP="00DE11A7">
      <w:pPr>
        <w:rPr>
          <w:szCs w:val="20"/>
          <w:lang w:val="en-US" w:eastAsia="ko-KR"/>
        </w:rPr>
      </w:pPr>
      <w:r w:rsidRPr="00DE11A7">
        <w:rPr>
          <w:szCs w:val="20"/>
          <w:highlight w:val="green"/>
          <w:lang w:val="en-US" w:eastAsia="ko-KR"/>
        </w:rPr>
        <w:t>Agreements</w:t>
      </w:r>
      <w:r w:rsidRPr="00DE11A7">
        <w:rPr>
          <w:szCs w:val="20"/>
          <w:lang w:val="en-US" w:eastAsia="ko-KR"/>
        </w:rPr>
        <w:t>:</w:t>
      </w:r>
    </w:p>
    <w:p w14:paraId="00F63CF4" w14:textId="77777777" w:rsidR="001D2C05" w:rsidRPr="001D2C05" w:rsidRDefault="001D2C05" w:rsidP="00613418">
      <w:pPr>
        <w:numPr>
          <w:ilvl w:val="0"/>
          <w:numId w:val="116"/>
        </w:numPr>
        <w:adjustRightInd w:val="0"/>
        <w:snapToGrid w:val="0"/>
        <w:jc w:val="both"/>
        <w:rPr>
          <w:rFonts w:ascii="Times New Roman" w:hAnsi="Times New Roman"/>
          <w:kern w:val="2"/>
          <w:szCs w:val="20"/>
          <w:lang w:val="en-US" w:eastAsia="ko-KR"/>
        </w:rPr>
      </w:pPr>
      <w:r w:rsidRPr="001D2C05">
        <w:rPr>
          <w:rFonts w:ascii="Times New Roman" w:hAnsi="Times New Roman"/>
          <w:kern w:val="2"/>
          <w:szCs w:val="20"/>
          <w:lang w:val="en-US" w:eastAsia="ko-KR"/>
        </w:rPr>
        <w:lastRenderedPageBreak/>
        <w:t>For each transmitter for unicast, the target receiver is randomly selected among the UEs within X meters.</w:t>
      </w:r>
    </w:p>
    <w:p w14:paraId="018D08A1" w14:textId="77777777" w:rsidR="001D2C05" w:rsidRPr="001D2C05" w:rsidRDefault="001D2C05" w:rsidP="00613418">
      <w:pPr>
        <w:numPr>
          <w:ilvl w:val="1"/>
          <w:numId w:val="116"/>
        </w:numPr>
        <w:jc w:val="both"/>
        <w:rPr>
          <w:rFonts w:ascii="Times New Roman" w:hAnsi="Times New Roman"/>
          <w:kern w:val="2"/>
          <w:szCs w:val="20"/>
          <w:lang w:eastAsia="x-none"/>
        </w:rPr>
      </w:pPr>
      <w:r w:rsidRPr="001D2C05">
        <w:rPr>
          <w:rFonts w:ascii="Times New Roman" w:hAnsi="Times New Roman"/>
          <w:kern w:val="2"/>
          <w:szCs w:val="20"/>
          <w:lang w:eastAsia="x-none"/>
        </w:rPr>
        <w:t>For the clustered vehicle dropping, the target receiver should be in the same cluster as the transmitter.</w:t>
      </w:r>
    </w:p>
    <w:p w14:paraId="1A90AD82" w14:textId="77777777" w:rsidR="001D2C05" w:rsidRPr="001D2C05" w:rsidRDefault="001D2C05" w:rsidP="00613418">
      <w:pPr>
        <w:numPr>
          <w:ilvl w:val="1"/>
          <w:numId w:val="116"/>
        </w:numPr>
        <w:jc w:val="both"/>
        <w:rPr>
          <w:rFonts w:ascii="Times New Roman" w:hAnsi="Times New Roman"/>
          <w:kern w:val="2"/>
          <w:szCs w:val="20"/>
          <w:lang w:eastAsia="x-none"/>
        </w:rPr>
      </w:pPr>
      <w:r w:rsidRPr="001D2C05">
        <w:rPr>
          <w:rFonts w:ascii="Times New Roman" w:hAnsi="Times New Roman"/>
          <w:kern w:val="2"/>
          <w:szCs w:val="20"/>
          <w:lang w:eastAsia="x-none"/>
        </w:rPr>
        <w:t>X:</w:t>
      </w:r>
    </w:p>
    <w:p w14:paraId="3B5D08DD" w14:textId="77777777" w:rsidR="001D2C05" w:rsidRPr="001D2C05" w:rsidRDefault="001D2C05" w:rsidP="00613418">
      <w:pPr>
        <w:numPr>
          <w:ilvl w:val="2"/>
          <w:numId w:val="116"/>
        </w:numPr>
        <w:jc w:val="both"/>
        <w:rPr>
          <w:rFonts w:ascii="Times New Roman" w:hAnsi="Times New Roman"/>
          <w:kern w:val="2"/>
          <w:szCs w:val="20"/>
          <w:lang w:eastAsia="x-none"/>
        </w:rPr>
      </w:pPr>
      <w:r w:rsidRPr="008F435B">
        <w:rPr>
          <w:rFonts w:ascii="Times New Roman" w:hAnsi="Times New Roman"/>
          <w:strike/>
          <w:kern w:val="2"/>
          <w:szCs w:val="20"/>
          <w:lang w:eastAsia="x-none"/>
        </w:rPr>
        <w:t xml:space="preserve">Further discussion offline. If no additional progress, </w:t>
      </w:r>
      <w:r w:rsidRPr="001D2C05">
        <w:rPr>
          <w:rFonts w:ascii="Times New Roman" w:hAnsi="Times New Roman"/>
          <w:kern w:val="2"/>
          <w:szCs w:val="20"/>
          <w:lang w:eastAsia="x-none"/>
        </w:rPr>
        <w:t>X is to be discussed as a part of technical solutions.</w:t>
      </w:r>
    </w:p>
    <w:p w14:paraId="7B29CD0D" w14:textId="77777777" w:rsidR="001D2C05" w:rsidRPr="001D2C05" w:rsidRDefault="001D2C05" w:rsidP="00613418">
      <w:pPr>
        <w:numPr>
          <w:ilvl w:val="1"/>
          <w:numId w:val="116"/>
        </w:numPr>
        <w:jc w:val="both"/>
        <w:rPr>
          <w:rFonts w:ascii="Times New Roman" w:hAnsi="Times New Roman"/>
          <w:kern w:val="2"/>
          <w:szCs w:val="20"/>
          <w:lang w:eastAsia="x-none"/>
        </w:rPr>
      </w:pPr>
      <w:r w:rsidRPr="001D2C05">
        <w:rPr>
          <w:rFonts w:ascii="Times New Roman" w:hAnsi="Times New Roman"/>
          <w:kern w:val="2"/>
          <w:szCs w:val="20"/>
          <w:lang w:eastAsia="x-none"/>
        </w:rPr>
        <w:t>This transmitter-receiver association assumption can be revisited if an issue is identified.</w:t>
      </w:r>
    </w:p>
    <w:p w14:paraId="0DAC6E40" w14:textId="77777777" w:rsidR="001D2C05" w:rsidRPr="001D2C05" w:rsidRDefault="001D2C05" w:rsidP="00613418">
      <w:pPr>
        <w:numPr>
          <w:ilvl w:val="0"/>
          <w:numId w:val="116"/>
        </w:numPr>
        <w:adjustRightInd w:val="0"/>
        <w:snapToGrid w:val="0"/>
        <w:jc w:val="both"/>
        <w:rPr>
          <w:rFonts w:ascii="Times New Roman" w:hAnsi="Times New Roman"/>
          <w:kern w:val="2"/>
          <w:szCs w:val="20"/>
          <w:lang w:val="en-US" w:eastAsia="ko-KR"/>
        </w:rPr>
      </w:pPr>
      <w:r w:rsidRPr="001D2C05">
        <w:rPr>
          <w:rFonts w:ascii="Times New Roman" w:hAnsi="Times New Roman"/>
          <w:kern w:val="2"/>
          <w:szCs w:val="20"/>
          <w:lang w:val="en-US" w:eastAsia="ko-KR"/>
        </w:rPr>
        <w:t>For each transmitter for multicast, the target receivers are all the UEs within Y meters.</w:t>
      </w:r>
    </w:p>
    <w:p w14:paraId="2B0E50E9" w14:textId="77777777" w:rsidR="001D2C05" w:rsidRPr="001D2C05" w:rsidRDefault="001D2C05" w:rsidP="00613418">
      <w:pPr>
        <w:numPr>
          <w:ilvl w:val="1"/>
          <w:numId w:val="116"/>
        </w:numPr>
        <w:jc w:val="both"/>
        <w:rPr>
          <w:rFonts w:ascii="Times New Roman" w:hAnsi="Times New Roman"/>
          <w:kern w:val="2"/>
          <w:szCs w:val="20"/>
          <w:lang w:eastAsia="x-none"/>
        </w:rPr>
      </w:pPr>
      <w:r w:rsidRPr="001D2C05">
        <w:rPr>
          <w:rFonts w:ascii="Times New Roman" w:hAnsi="Times New Roman"/>
          <w:kern w:val="2"/>
          <w:szCs w:val="20"/>
          <w:lang w:eastAsia="x-none"/>
        </w:rPr>
        <w:t>For the clustered vehicle dropping, the target receivers should be in the same cluster as the transmitter.</w:t>
      </w:r>
    </w:p>
    <w:p w14:paraId="5F42D54E" w14:textId="77777777" w:rsidR="001D2C05" w:rsidRPr="001D2C05" w:rsidRDefault="001D2C05" w:rsidP="00613418">
      <w:pPr>
        <w:numPr>
          <w:ilvl w:val="1"/>
          <w:numId w:val="116"/>
        </w:numPr>
        <w:jc w:val="both"/>
        <w:rPr>
          <w:rFonts w:ascii="Times New Roman" w:hAnsi="Times New Roman"/>
          <w:kern w:val="2"/>
          <w:szCs w:val="20"/>
          <w:lang w:eastAsia="x-none"/>
        </w:rPr>
      </w:pPr>
      <w:r w:rsidRPr="001D2C05">
        <w:rPr>
          <w:rFonts w:ascii="Times New Roman" w:hAnsi="Times New Roman"/>
          <w:kern w:val="2"/>
          <w:szCs w:val="20"/>
          <w:lang w:eastAsia="x-none"/>
        </w:rPr>
        <w:t>Y :</w:t>
      </w:r>
    </w:p>
    <w:p w14:paraId="21FE094C" w14:textId="77777777" w:rsidR="001D2C05" w:rsidRPr="008F435B" w:rsidRDefault="001D2C05" w:rsidP="00613418">
      <w:pPr>
        <w:numPr>
          <w:ilvl w:val="2"/>
          <w:numId w:val="116"/>
        </w:numPr>
        <w:jc w:val="both"/>
        <w:rPr>
          <w:rFonts w:ascii="Times New Roman" w:hAnsi="Times New Roman"/>
          <w:kern w:val="2"/>
          <w:szCs w:val="20"/>
          <w:lang w:eastAsia="x-none"/>
        </w:rPr>
      </w:pPr>
      <w:r w:rsidRPr="008F435B">
        <w:rPr>
          <w:rFonts w:ascii="Times New Roman" w:hAnsi="Times New Roman"/>
          <w:strike/>
          <w:kern w:val="2"/>
          <w:szCs w:val="20"/>
          <w:lang w:eastAsia="x-none"/>
        </w:rPr>
        <w:t xml:space="preserve">Further discussion offline. If no additional progress, </w:t>
      </w:r>
      <w:r w:rsidRPr="008F435B">
        <w:rPr>
          <w:rFonts w:ascii="Times New Roman" w:hAnsi="Times New Roman"/>
          <w:kern w:val="2"/>
          <w:szCs w:val="20"/>
          <w:lang w:eastAsia="x-none"/>
        </w:rPr>
        <w:t>Y is to be discussed as a part of technical solutions.</w:t>
      </w:r>
    </w:p>
    <w:p w14:paraId="29B77B08" w14:textId="77777777" w:rsidR="001D2C05" w:rsidRPr="001D2C05" w:rsidRDefault="001D2C05" w:rsidP="00DE11A7">
      <w:pPr>
        <w:adjustRightInd w:val="0"/>
        <w:snapToGrid w:val="0"/>
        <w:jc w:val="both"/>
        <w:rPr>
          <w:rFonts w:ascii="Times New Roman" w:hAnsi="Times New Roman"/>
          <w:kern w:val="2"/>
          <w:szCs w:val="20"/>
          <w:lang w:eastAsia="ko-KR"/>
        </w:rPr>
      </w:pPr>
    </w:p>
    <w:p w14:paraId="7FCAECFD" w14:textId="5497A41C" w:rsidR="001D2C05" w:rsidRPr="001D2C05" w:rsidRDefault="001D2C05" w:rsidP="00DE11A7">
      <w:pPr>
        <w:ind w:left="720" w:hanging="720"/>
        <w:rPr>
          <w:rFonts w:ascii="Calibri" w:hAnsi="Calibri"/>
          <w:kern w:val="2"/>
          <w:szCs w:val="20"/>
          <w:lang w:val="en-US" w:eastAsia="ko-KR"/>
        </w:rPr>
      </w:pPr>
      <w:r w:rsidRPr="001D2C05">
        <w:rPr>
          <w:szCs w:val="20"/>
          <w:highlight w:val="green"/>
          <w:lang w:val="en-US"/>
        </w:rPr>
        <w:t>Agreements</w:t>
      </w:r>
      <w:r w:rsidRPr="001D2C05">
        <w:rPr>
          <w:szCs w:val="20"/>
          <w:lang w:val="en-US"/>
        </w:rPr>
        <w:t>:</w:t>
      </w:r>
      <w:r w:rsidR="00DE11A7">
        <w:rPr>
          <w:szCs w:val="20"/>
          <w:lang w:val="en-US"/>
        </w:rPr>
        <w:t xml:space="preserve"> </w:t>
      </w:r>
      <w:r w:rsidRPr="001D2C05">
        <w:rPr>
          <w:rFonts w:ascii="Calibri" w:hAnsi="Calibri" w:hint="eastAsia"/>
          <w:kern w:val="2"/>
          <w:szCs w:val="20"/>
          <w:lang w:val="en-US" w:eastAsia="ko-KR"/>
        </w:rPr>
        <w:t>Define two types of PIR similarly to PRR:</w:t>
      </w:r>
    </w:p>
    <w:p w14:paraId="26F29BED" w14:textId="77777777" w:rsidR="001D2C05" w:rsidRPr="001D2C05" w:rsidRDefault="001D2C05" w:rsidP="00613418">
      <w:pPr>
        <w:numPr>
          <w:ilvl w:val="0"/>
          <w:numId w:val="117"/>
        </w:numPr>
        <w:jc w:val="both"/>
        <w:rPr>
          <w:rFonts w:ascii="Times New Roman" w:hAnsi="Times New Roman"/>
          <w:kern w:val="2"/>
          <w:szCs w:val="20"/>
          <w:lang w:eastAsia="zh-CN"/>
        </w:rPr>
      </w:pPr>
      <w:r w:rsidRPr="001D2C05">
        <w:rPr>
          <w:rFonts w:ascii="Times New Roman" w:hAnsi="Times New Roman"/>
          <w:kern w:val="2"/>
          <w:szCs w:val="20"/>
          <w:lang w:eastAsia="zh-CN"/>
        </w:rPr>
        <w:t xml:space="preserve">PIR type 1: For a given distance D, PIR is the time Ti elapsed between two successive successful receptions of two different packets transmitted from node A to node B for the same application, if the distances at the two packets’ receiving time between node A and node B is within the range of (0,D]. </w:t>
      </w:r>
    </w:p>
    <w:p w14:paraId="445489DF" w14:textId="77777777" w:rsidR="001D2C05" w:rsidRPr="001D2C05" w:rsidRDefault="001D2C05" w:rsidP="00613418">
      <w:pPr>
        <w:numPr>
          <w:ilvl w:val="1"/>
          <w:numId w:val="117"/>
        </w:numPr>
        <w:jc w:val="both"/>
        <w:rPr>
          <w:rFonts w:ascii="Times New Roman" w:hAnsi="Times New Roman"/>
          <w:kern w:val="2"/>
          <w:szCs w:val="20"/>
          <w:lang w:eastAsia="zh-CN"/>
        </w:rPr>
      </w:pPr>
      <w:r w:rsidRPr="001D2C05">
        <w:rPr>
          <w:rFonts w:ascii="Times New Roman" w:hAnsi="Times New Roman"/>
          <w:kern w:val="2"/>
          <w:szCs w:val="20"/>
          <w:lang w:eastAsia="zh-CN"/>
        </w:rPr>
        <w:t xml:space="preserve">Average PIR within given distance D, calculated as (T1+T2+T3+…+Tn)/n where n denotes the number of collected PIR in simulation. </w:t>
      </w:r>
    </w:p>
    <w:p w14:paraId="7A3A0161" w14:textId="77777777" w:rsidR="001D2C05" w:rsidRPr="001D2C05" w:rsidRDefault="001D2C05" w:rsidP="00613418">
      <w:pPr>
        <w:numPr>
          <w:ilvl w:val="1"/>
          <w:numId w:val="117"/>
        </w:numPr>
        <w:jc w:val="both"/>
        <w:rPr>
          <w:rFonts w:ascii="Times New Roman" w:hAnsi="Times New Roman"/>
          <w:kern w:val="2"/>
          <w:szCs w:val="20"/>
          <w:lang w:eastAsia="zh-CN"/>
        </w:rPr>
      </w:pPr>
      <w:r w:rsidRPr="001D2C05">
        <w:rPr>
          <w:rFonts w:ascii="Times New Roman" w:hAnsi="Times New Roman"/>
          <w:kern w:val="2"/>
          <w:szCs w:val="20"/>
          <w:lang w:eastAsia="zh-CN"/>
        </w:rPr>
        <w:t>CDF of PIR with given distance D.</w:t>
      </w:r>
    </w:p>
    <w:p w14:paraId="1E53F07C" w14:textId="77777777" w:rsidR="001D2C05" w:rsidRPr="001D2C05" w:rsidRDefault="001D2C05" w:rsidP="00613418">
      <w:pPr>
        <w:numPr>
          <w:ilvl w:val="0"/>
          <w:numId w:val="117"/>
        </w:numPr>
        <w:jc w:val="both"/>
        <w:rPr>
          <w:rFonts w:ascii="Times New Roman" w:hAnsi="Times New Roman"/>
          <w:kern w:val="2"/>
          <w:szCs w:val="20"/>
          <w:lang w:eastAsia="zh-CN"/>
        </w:rPr>
      </w:pPr>
      <w:r w:rsidRPr="001D2C05">
        <w:rPr>
          <w:rFonts w:ascii="Times New Roman" w:hAnsi="Times New Roman"/>
          <w:kern w:val="2"/>
          <w:szCs w:val="20"/>
          <w:lang w:eastAsia="zh-CN"/>
        </w:rPr>
        <w:t>PIR type 2: PIR is the time Ti elapsed between two successive successful receptions of two different packets transmitted from node A to node B for the same application, if the node B is one of the intended set of receivers of the node A.</w:t>
      </w:r>
    </w:p>
    <w:p w14:paraId="153D7D79" w14:textId="77777777" w:rsidR="001D2C05" w:rsidRPr="001D2C05" w:rsidRDefault="001D2C05" w:rsidP="00613418">
      <w:pPr>
        <w:numPr>
          <w:ilvl w:val="1"/>
          <w:numId w:val="117"/>
        </w:numPr>
        <w:jc w:val="both"/>
        <w:rPr>
          <w:rFonts w:ascii="Times New Roman" w:hAnsi="Times New Roman"/>
          <w:kern w:val="2"/>
          <w:szCs w:val="20"/>
          <w:lang w:eastAsia="zh-CN"/>
        </w:rPr>
      </w:pPr>
      <w:r w:rsidRPr="001D2C05">
        <w:rPr>
          <w:rFonts w:ascii="Times New Roman" w:hAnsi="Times New Roman"/>
          <w:kern w:val="2"/>
          <w:szCs w:val="20"/>
          <w:lang w:eastAsia="zh-CN"/>
        </w:rPr>
        <w:t xml:space="preserve">Average PIR with intended set of receives, calculated as (T1+T2+T3+…+Tn)/n where n denotes the number of collected PIR in simulation. </w:t>
      </w:r>
    </w:p>
    <w:p w14:paraId="730335D0" w14:textId="77777777" w:rsidR="001D2C05" w:rsidRPr="001D2C05" w:rsidRDefault="001D2C05" w:rsidP="00613418">
      <w:pPr>
        <w:numPr>
          <w:ilvl w:val="1"/>
          <w:numId w:val="117"/>
        </w:numPr>
        <w:jc w:val="both"/>
        <w:rPr>
          <w:rFonts w:ascii="Times New Roman" w:hAnsi="Times New Roman"/>
          <w:kern w:val="2"/>
          <w:szCs w:val="20"/>
          <w:lang w:eastAsia="zh-CN"/>
        </w:rPr>
      </w:pPr>
      <w:r w:rsidRPr="001D2C05">
        <w:rPr>
          <w:rFonts w:ascii="Times New Roman" w:hAnsi="Times New Roman"/>
          <w:kern w:val="2"/>
          <w:szCs w:val="20"/>
          <w:lang w:eastAsia="zh-CN"/>
        </w:rPr>
        <w:t>CDF of PIR with intended set of receives.</w:t>
      </w:r>
    </w:p>
    <w:p w14:paraId="5D3468DE" w14:textId="77777777" w:rsidR="001D2C05" w:rsidRPr="001D2C05" w:rsidRDefault="001D2C05" w:rsidP="00613418">
      <w:pPr>
        <w:numPr>
          <w:ilvl w:val="0"/>
          <w:numId w:val="117"/>
        </w:numPr>
        <w:jc w:val="both"/>
        <w:rPr>
          <w:rFonts w:ascii="Times New Roman" w:hAnsi="Times New Roman"/>
          <w:kern w:val="2"/>
          <w:szCs w:val="20"/>
          <w:lang w:eastAsia="zh-CN"/>
        </w:rPr>
      </w:pPr>
      <w:r w:rsidRPr="001D2C05">
        <w:rPr>
          <w:rFonts w:ascii="Times New Roman" w:hAnsi="Times New Roman"/>
          <w:kern w:val="2"/>
          <w:szCs w:val="20"/>
          <w:lang w:eastAsia="zh-CN"/>
        </w:rPr>
        <w:t>P</w:t>
      </w:r>
      <w:r w:rsidRPr="001D2C05">
        <w:rPr>
          <w:rFonts w:ascii="Times New Roman" w:hAnsi="Times New Roman"/>
          <w:kern w:val="2"/>
          <w:szCs w:val="20"/>
          <w:lang w:eastAsia="x-none"/>
        </w:rPr>
        <w:t>I</w:t>
      </w:r>
      <w:r w:rsidRPr="001D2C05">
        <w:rPr>
          <w:rFonts w:ascii="Times New Roman" w:hAnsi="Times New Roman"/>
          <w:kern w:val="2"/>
          <w:szCs w:val="20"/>
          <w:lang w:eastAsia="zh-CN"/>
        </w:rPr>
        <w:t>R type 1 is included as a performance metric at least for the broadcast-type use cases.</w:t>
      </w:r>
    </w:p>
    <w:p w14:paraId="3EA7F3AD" w14:textId="77777777" w:rsidR="001D2C05" w:rsidRPr="001D2C05" w:rsidRDefault="001D2C05" w:rsidP="00613418">
      <w:pPr>
        <w:numPr>
          <w:ilvl w:val="0"/>
          <w:numId w:val="117"/>
        </w:numPr>
        <w:jc w:val="both"/>
        <w:rPr>
          <w:rFonts w:ascii="Times New Roman" w:hAnsi="Times New Roman"/>
          <w:kern w:val="2"/>
          <w:szCs w:val="20"/>
          <w:lang w:eastAsia="zh-CN"/>
        </w:rPr>
      </w:pPr>
      <w:r w:rsidRPr="001D2C05">
        <w:rPr>
          <w:rFonts w:ascii="Times New Roman" w:hAnsi="Times New Roman"/>
          <w:kern w:val="2"/>
          <w:szCs w:val="20"/>
          <w:lang w:eastAsia="zh-CN"/>
        </w:rPr>
        <w:t>P</w:t>
      </w:r>
      <w:r w:rsidRPr="001D2C05">
        <w:rPr>
          <w:rFonts w:ascii="Times New Roman" w:hAnsi="Times New Roman"/>
          <w:kern w:val="2"/>
          <w:szCs w:val="20"/>
          <w:lang w:eastAsia="x-none"/>
        </w:rPr>
        <w:t>I</w:t>
      </w:r>
      <w:r w:rsidRPr="001D2C05">
        <w:rPr>
          <w:rFonts w:ascii="Times New Roman" w:hAnsi="Times New Roman"/>
          <w:kern w:val="2"/>
          <w:szCs w:val="20"/>
          <w:lang w:eastAsia="zh-CN"/>
        </w:rPr>
        <w:t>R type 2 is supported and can be used as performance metric in scenarios such as multicast/unicast or to see the performance of links in a certain condition (e.g., links blocked by a building)</w:t>
      </w:r>
      <w:r w:rsidRPr="001D2C05">
        <w:rPr>
          <w:rFonts w:ascii="Times New Roman" w:hAnsi="Times New Roman"/>
          <w:kern w:val="2"/>
          <w:szCs w:val="20"/>
          <w:lang w:eastAsia="x-none"/>
        </w:rPr>
        <w:t xml:space="preserve"> or links in a specific area (e.g., lanes with high congestion in highway scenario)</w:t>
      </w:r>
      <w:r w:rsidRPr="001D2C05">
        <w:rPr>
          <w:rFonts w:ascii="Times New Roman" w:hAnsi="Times New Roman"/>
          <w:kern w:val="2"/>
          <w:szCs w:val="20"/>
          <w:lang w:eastAsia="zh-CN"/>
        </w:rPr>
        <w:t>. When used, the company needs to clarify how the intended set of receivers is determined and what the motivation is.</w:t>
      </w:r>
    </w:p>
    <w:p w14:paraId="4C3C0452" w14:textId="77777777" w:rsidR="001D2C05" w:rsidRPr="001D2C05" w:rsidRDefault="001D2C05" w:rsidP="001D2C05">
      <w:pPr>
        <w:jc w:val="both"/>
        <w:rPr>
          <w:rFonts w:ascii="Times New Roman" w:hAnsi="Times New Roman"/>
          <w:kern w:val="2"/>
          <w:szCs w:val="20"/>
          <w:lang w:eastAsia="x-none"/>
        </w:rPr>
      </w:pPr>
    </w:p>
    <w:p w14:paraId="357E9AC7" w14:textId="30771FD5" w:rsidR="001D2C05" w:rsidRPr="001D2C05" w:rsidRDefault="001D2C05" w:rsidP="001D2C05">
      <w:pPr>
        <w:jc w:val="both"/>
        <w:rPr>
          <w:rFonts w:ascii="Times New Roman" w:hAnsi="Times New Roman"/>
          <w:kern w:val="2"/>
          <w:szCs w:val="20"/>
          <w:lang w:eastAsia="x-none"/>
        </w:rPr>
      </w:pPr>
      <w:r w:rsidRPr="001D2C05">
        <w:rPr>
          <w:rFonts w:ascii="Times New Roman" w:hAnsi="Times New Roman"/>
          <w:kern w:val="2"/>
          <w:szCs w:val="20"/>
          <w:highlight w:val="green"/>
          <w:lang w:eastAsia="x-none"/>
        </w:rPr>
        <w:t>Agreement</w:t>
      </w:r>
      <w:r w:rsidRPr="001D2C05">
        <w:rPr>
          <w:rFonts w:ascii="Times New Roman" w:hAnsi="Times New Roman"/>
          <w:kern w:val="2"/>
          <w:szCs w:val="20"/>
          <w:lang w:eastAsia="x-none"/>
        </w:rPr>
        <w:t>:</w:t>
      </w:r>
    </w:p>
    <w:p w14:paraId="550487BA" w14:textId="77777777" w:rsidR="001D2C05" w:rsidRPr="001D2C05" w:rsidRDefault="001D2C05" w:rsidP="00613418">
      <w:pPr>
        <w:numPr>
          <w:ilvl w:val="0"/>
          <w:numId w:val="110"/>
        </w:numPr>
        <w:jc w:val="both"/>
        <w:rPr>
          <w:rFonts w:ascii="Times New Roman" w:hAnsi="Times New Roman"/>
          <w:kern w:val="2"/>
          <w:szCs w:val="20"/>
          <w:lang w:eastAsia="x-none"/>
        </w:rPr>
      </w:pPr>
      <w:r w:rsidRPr="001D2C05">
        <w:rPr>
          <w:rFonts w:ascii="Times New Roman" w:hAnsi="Times New Roman"/>
          <w:szCs w:val="20"/>
          <w:lang w:val="en-US" w:eastAsia="x-none"/>
        </w:rPr>
        <w:t>Packet throughput is used as a performance metric.</w:t>
      </w:r>
    </w:p>
    <w:p w14:paraId="29D7D6B2" w14:textId="77777777" w:rsidR="001D2C05" w:rsidRPr="001D2C05" w:rsidRDefault="001D2C05" w:rsidP="001D2C05">
      <w:pPr>
        <w:ind w:left="720" w:hanging="720"/>
        <w:rPr>
          <w:rFonts w:ascii="Times New Roman" w:hAnsi="Times New Roman"/>
          <w:szCs w:val="20"/>
        </w:rPr>
      </w:pPr>
    </w:p>
    <w:p w14:paraId="58542242" w14:textId="77777777" w:rsidR="001D2C05" w:rsidRPr="001D2C05" w:rsidRDefault="001D2C05" w:rsidP="001D2C05">
      <w:pPr>
        <w:ind w:left="720" w:hanging="720"/>
        <w:rPr>
          <w:rFonts w:ascii="Times New Roman" w:hAnsi="Times New Roman"/>
          <w:szCs w:val="20"/>
        </w:rPr>
      </w:pPr>
      <w:r w:rsidRPr="001D2C05">
        <w:rPr>
          <w:rFonts w:ascii="Times New Roman" w:hAnsi="Times New Roman"/>
          <w:szCs w:val="20"/>
          <w:highlight w:val="green"/>
        </w:rPr>
        <w:t>Agreements</w:t>
      </w:r>
      <w:r w:rsidRPr="001D2C05">
        <w:rPr>
          <w:rFonts w:ascii="Times New Roman" w:hAnsi="Times New Roman"/>
          <w:szCs w:val="20"/>
        </w:rPr>
        <w:t>:</w:t>
      </w:r>
    </w:p>
    <w:p w14:paraId="2EB335A3" w14:textId="77777777" w:rsidR="001D2C05" w:rsidRPr="001D2C05" w:rsidRDefault="001D2C05" w:rsidP="00613418">
      <w:pPr>
        <w:widowControl w:val="0"/>
        <w:numPr>
          <w:ilvl w:val="0"/>
          <w:numId w:val="118"/>
        </w:numPr>
        <w:autoSpaceDE w:val="0"/>
        <w:autoSpaceDN w:val="0"/>
        <w:adjustRightInd w:val="0"/>
        <w:snapToGrid w:val="0"/>
        <w:jc w:val="both"/>
        <w:rPr>
          <w:rFonts w:ascii="Times New Roman" w:hAnsi="Times New Roman"/>
          <w:kern w:val="2"/>
          <w:szCs w:val="20"/>
          <w:lang w:val="en-US" w:eastAsia="ko-KR"/>
        </w:rPr>
      </w:pPr>
      <w:r w:rsidRPr="001D2C05">
        <w:rPr>
          <w:rFonts w:ascii="Times New Roman" w:hAnsi="Times New Roman"/>
          <w:kern w:val="2"/>
          <w:szCs w:val="20"/>
          <w:lang w:val="en-US" w:eastAsia="ko-KR"/>
        </w:rPr>
        <w:t>Add “Between vehicle/pedestrian UE” and “UE-type-RSU to/from vehicle/pedestrian UE” to the links being evaluated using 30 GHz frequency</w:t>
      </w:r>
    </w:p>
    <w:p w14:paraId="2C1D8B21" w14:textId="77777777" w:rsidR="001D2C05" w:rsidRPr="001D2C05" w:rsidRDefault="001D2C05" w:rsidP="00613418">
      <w:pPr>
        <w:widowControl w:val="0"/>
        <w:numPr>
          <w:ilvl w:val="1"/>
          <w:numId w:val="118"/>
        </w:numPr>
        <w:autoSpaceDE w:val="0"/>
        <w:autoSpaceDN w:val="0"/>
        <w:adjustRightInd w:val="0"/>
        <w:snapToGrid w:val="0"/>
        <w:jc w:val="both"/>
        <w:rPr>
          <w:rFonts w:ascii="Times New Roman" w:hAnsi="Times New Roman"/>
          <w:kern w:val="2"/>
          <w:szCs w:val="20"/>
          <w:lang w:val="en-US" w:eastAsia="ko-KR"/>
        </w:rPr>
      </w:pPr>
      <w:r w:rsidRPr="001D2C05">
        <w:rPr>
          <w:rFonts w:ascii="Times New Roman" w:hAnsi="Times New Roman"/>
          <w:kern w:val="2"/>
          <w:szCs w:val="20"/>
          <w:lang w:val="en-US" w:eastAsia="ko-KR"/>
        </w:rPr>
        <w:t>The channel model is the same as that of 63 GHz except the center frequency.</w:t>
      </w:r>
    </w:p>
    <w:p w14:paraId="5D0CDF8B" w14:textId="4C9BC754" w:rsidR="001D2C05" w:rsidRDefault="001D2C05" w:rsidP="00F64A08">
      <w:pPr>
        <w:ind w:left="720" w:hanging="720"/>
        <w:rPr>
          <w:lang w:val="en-US"/>
        </w:rPr>
      </w:pPr>
    </w:p>
    <w:p w14:paraId="0F3AB3CA" w14:textId="5F5C3D02" w:rsidR="00D02712" w:rsidRDefault="00D02712" w:rsidP="00F64A08">
      <w:pPr>
        <w:ind w:left="720" w:hanging="720"/>
        <w:rPr>
          <w:lang w:val="en-US"/>
        </w:rPr>
      </w:pPr>
    </w:p>
    <w:p w14:paraId="709D61FF" w14:textId="7D946282" w:rsidR="008215E5" w:rsidRPr="008215E5" w:rsidRDefault="008215E5" w:rsidP="00F64A08">
      <w:pPr>
        <w:ind w:left="720" w:hanging="720"/>
        <w:rPr>
          <w:b/>
          <w:lang w:val="en-US"/>
        </w:rPr>
      </w:pPr>
      <w:r w:rsidRPr="008215E5">
        <w:rPr>
          <w:b/>
          <w:lang w:val="en-US"/>
        </w:rPr>
        <w:t>Thursday</w:t>
      </w:r>
    </w:p>
    <w:p w14:paraId="6F82E83D" w14:textId="15826F96" w:rsidR="008215E5" w:rsidRPr="00D46148" w:rsidRDefault="0058452E" w:rsidP="008215E5">
      <w:pPr>
        <w:ind w:left="720" w:hanging="720"/>
        <w:rPr>
          <w:b/>
          <w:szCs w:val="20"/>
          <w:lang w:eastAsia="x-none"/>
        </w:rPr>
      </w:pPr>
      <w:hyperlink r:id="rId2165" w:history="1">
        <w:r w:rsidR="000F2B08">
          <w:rPr>
            <w:rStyle w:val="Hyperlink"/>
            <w:b/>
            <w:szCs w:val="20"/>
            <w:lang w:eastAsia="x-none"/>
          </w:rPr>
          <w:t>R1-1807756</w:t>
        </w:r>
      </w:hyperlink>
      <w:r w:rsidR="008215E5" w:rsidRPr="00D46148">
        <w:rPr>
          <w:b/>
          <w:szCs w:val="20"/>
          <w:lang w:eastAsia="x-none"/>
        </w:rPr>
        <w:tab/>
        <w:t>Summary of offline discussion on NR V2X evaluation scenarios</w:t>
      </w:r>
      <w:r w:rsidR="008215E5" w:rsidRPr="00D46148">
        <w:rPr>
          <w:b/>
          <w:szCs w:val="20"/>
          <w:lang w:eastAsia="x-none"/>
        </w:rPr>
        <w:tab/>
        <w:t>LG Electronics</w:t>
      </w:r>
    </w:p>
    <w:p w14:paraId="0C147176" w14:textId="77777777" w:rsidR="008215E5" w:rsidRDefault="008215E5" w:rsidP="008215E5">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075174BE" w14:textId="77777777" w:rsidR="008215E5" w:rsidRDefault="008215E5" w:rsidP="008215E5">
      <w:pPr>
        <w:ind w:left="720" w:hanging="720"/>
        <w:rPr>
          <w:szCs w:val="20"/>
          <w:lang w:eastAsia="x-none"/>
        </w:rPr>
      </w:pPr>
    </w:p>
    <w:p w14:paraId="5AF84B54" w14:textId="77777777" w:rsidR="008215E5" w:rsidRPr="008F435B" w:rsidRDefault="008215E5" w:rsidP="008215E5">
      <w:pPr>
        <w:ind w:left="720" w:hanging="720"/>
        <w:rPr>
          <w:szCs w:val="20"/>
          <w:highlight w:val="green"/>
          <w:lang w:eastAsia="x-none"/>
        </w:rPr>
      </w:pPr>
      <w:r w:rsidRPr="008F435B">
        <w:rPr>
          <w:szCs w:val="20"/>
          <w:highlight w:val="green"/>
          <w:lang w:eastAsia="x-none"/>
        </w:rPr>
        <w:t>Agreement:</w:t>
      </w:r>
    </w:p>
    <w:p w14:paraId="026EB919" w14:textId="77777777" w:rsidR="008215E5" w:rsidRPr="00D46148" w:rsidRDefault="008215E5" w:rsidP="00613418">
      <w:pPr>
        <w:pStyle w:val="ListParagraph"/>
        <w:numPr>
          <w:ilvl w:val="0"/>
          <w:numId w:val="162"/>
        </w:numPr>
        <w:rPr>
          <w:lang w:val="en-US"/>
        </w:rPr>
      </w:pPr>
      <w:r w:rsidRPr="00D46148">
        <w:rPr>
          <w:rFonts w:hint="eastAsia"/>
          <w:lang w:val="en-US"/>
        </w:rPr>
        <w:t xml:space="preserve">TR22.872 </w:t>
      </w:r>
      <w:r w:rsidRPr="00D46148">
        <w:rPr>
          <w:lang w:val="en-US"/>
        </w:rPr>
        <w:t xml:space="preserve">can be used as a starting point when necessary </w:t>
      </w:r>
      <w:r w:rsidRPr="00D46148">
        <w:rPr>
          <w:rFonts w:hint="eastAsia"/>
          <w:lang w:val="en-US"/>
        </w:rPr>
        <w:t xml:space="preserve">for the additional </w:t>
      </w:r>
      <w:r w:rsidRPr="00D46148">
        <w:rPr>
          <w:lang w:val="en-US"/>
        </w:rPr>
        <w:t>performance</w:t>
      </w:r>
      <w:r w:rsidRPr="00D46148">
        <w:rPr>
          <w:rFonts w:hint="eastAsia"/>
          <w:lang w:val="en-US"/>
        </w:rPr>
        <w:t xml:space="preserve"> metric for latency</w:t>
      </w:r>
      <w:r w:rsidRPr="00D46148">
        <w:rPr>
          <w:lang w:val="en-US"/>
        </w:rPr>
        <w:t xml:space="preserve"> for positioning evaluation</w:t>
      </w:r>
      <w:r w:rsidRPr="00D46148">
        <w:rPr>
          <w:rFonts w:hint="eastAsia"/>
          <w:lang w:val="en-US"/>
        </w:rPr>
        <w:t>.</w:t>
      </w:r>
    </w:p>
    <w:p w14:paraId="40942218" w14:textId="00155163" w:rsidR="008215E5" w:rsidRDefault="008215E5" w:rsidP="00F64A08">
      <w:pPr>
        <w:ind w:left="720" w:hanging="720"/>
        <w:rPr>
          <w:lang w:val="en-US"/>
        </w:rPr>
      </w:pPr>
    </w:p>
    <w:p w14:paraId="4CDFE37C" w14:textId="77777777" w:rsidR="008215E5" w:rsidRPr="001D2C05" w:rsidRDefault="008215E5" w:rsidP="00F64A08">
      <w:pPr>
        <w:ind w:left="720" w:hanging="720"/>
        <w:rPr>
          <w:lang w:val="en-US"/>
        </w:rPr>
      </w:pPr>
    </w:p>
    <w:p w14:paraId="6263D055" w14:textId="7E374CB9" w:rsidR="00966D15" w:rsidRPr="00966D15" w:rsidRDefault="0058452E" w:rsidP="00966D15">
      <w:pPr>
        <w:ind w:left="720" w:hanging="720"/>
        <w:rPr>
          <w:lang w:eastAsia="x-none"/>
        </w:rPr>
      </w:pPr>
      <w:hyperlink r:id="rId2166" w:history="1">
        <w:r w:rsidR="000F2B08">
          <w:rPr>
            <w:rStyle w:val="Hyperlink"/>
            <w:lang w:eastAsia="x-none"/>
          </w:rPr>
          <w:t>R1-1805915</w:t>
        </w:r>
      </w:hyperlink>
      <w:r w:rsidR="00966D15" w:rsidRPr="00966D15">
        <w:rPr>
          <w:lang w:eastAsia="x-none"/>
        </w:rPr>
        <w:tab/>
        <w:t>On eV2X Evaluation Methodology</w:t>
      </w:r>
      <w:r w:rsidR="00966D15" w:rsidRPr="00966D15">
        <w:rPr>
          <w:lang w:eastAsia="x-none"/>
        </w:rPr>
        <w:tab/>
        <w:t>Huawei, HiSilicon</w:t>
      </w:r>
    </w:p>
    <w:p w14:paraId="2A3C3CC0" w14:textId="6D816998" w:rsidR="00966D15" w:rsidRPr="00966D15" w:rsidRDefault="0058452E" w:rsidP="00966D15">
      <w:pPr>
        <w:ind w:left="720" w:hanging="720"/>
        <w:rPr>
          <w:color w:val="BFBFBF"/>
          <w:lang w:eastAsia="x-none"/>
        </w:rPr>
      </w:pPr>
      <w:hyperlink r:id="rId2167" w:history="1">
        <w:r w:rsidR="000F2B08">
          <w:rPr>
            <w:rStyle w:val="Hyperlink"/>
            <w:lang w:eastAsia="x-none"/>
          </w:rPr>
          <w:t>R1-1806027</w:t>
        </w:r>
      </w:hyperlink>
      <w:r w:rsidR="00966D15" w:rsidRPr="00966D15">
        <w:rPr>
          <w:color w:val="BFBFBF"/>
          <w:lang w:eastAsia="x-none"/>
        </w:rPr>
        <w:tab/>
        <w:t>NR eV2X Evaluation Methodology</w:t>
      </w:r>
      <w:r w:rsidR="00966D15" w:rsidRPr="00966D15">
        <w:rPr>
          <w:color w:val="BFBFBF"/>
          <w:lang w:eastAsia="x-none"/>
        </w:rPr>
        <w:tab/>
        <w:t>ZTE Wistron Telecom AB, Sanechips</w:t>
      </w:r>
    </w:p>
    <w:p w14:paraId="63F34C7E" w14:textId="77777777" w:rsidR="00966D15" w:rsidRPr="00966D15" w:rsidRDefault="00966D15" w:rsidP="00966D15">
      <w:pPr>
        <w:ind w:left="720" w:hanging="720"/>
        <w:rPr>
          <w:color w:val="BFBFBF"/>
          <w:lang w:eastAsia="x-none"/>
        </w:rPr>
      </w:pPr>
      <w:r w:rsidRPr="00966D15">
        <w:rPr>
          <w:color w:val="BFBFBF"/>
          <w:lang w:eastAsia="x-none"/>
        </w:rPr>
        <w:t>Withdrawn</w:t>
      </w:r>
    </w:p>
    <w:p w14:paraId="07CA6734" w14:textId="3A395376" w:rsidR="00966D15" w:rsidRPr="00966D15" w:rsidRDefault="0058452E" w:rsidP="00966D15">
      <w:pPr>
        <w:ind w:left="720" w:hanging="720"/>
        <w:rPr>
          <w:lang w:eastAsia="x-none"/>
        </w:rPr>
      </w:pPr>
      <w:hyperlink r:id="rId2168" w:history="1">
        <w:r w:rsidR="000F2B08">
          <w:rPr>
            <w:rStyle w:val="Hyperlink"/>
            <w:lang w:eastAsia="x-none"/>
          </w:rPr>
          <w:t>R1-1806102</w:t>
        </w:r>
      </w:hyperlink>
      <w:r w:rsidR="00966D15" w:rsidRPr="00966D15">
        <w:rPr>
          <w:lang w:eastAsia="x-none"/>
        </w:rPr>
        <w:tab/>
        <w:t>On NR eV2X evaluation methodology</w:t>
      </w:r>
      <w:r w:rsidR="00966D15" w:rsidRPr="00966D15">
        <w:rPr>
          <w:lang w:eastAsia="x-none"/>
        </w:rPr>
        <w:tab/>
        <w:t>ZTE</w:t>
      </w:r>
    </w:p>
    <w:p w14:paraId="7AE5D8CE" w14:textId="54F75BC1" w:rsidR="00966D15" w:rsidRPr="00966D15" w:rsidRDefault="0058452E" w:rsidP="00966D15">
      <w:pPr>
        <w:ind w:left="720" w:hanging="720"/>
        <w:rPr>
          <w:lang w:eastAsia="x-none"/>
        </w:rPr>
      </w:pPr>
      <w:hyperlink r:id="rId2169" w:history="1">
        <w:r w:rsidR="000F2B08">
          <w:rPr>
            <w:rStyle w:val="Hyperlink"/>
            <w:lang w:eastAsia="x-none"/>
          </w:rPr>
          <w:t>R1-1806151</w:t>
        </w:r>
      </w:hyperlink>
      <w:r w:rsidR="00966D15" w:rsidRPr="00966D15">
        <w:rPr>
          <w:lang w:eastAsia="x-none"/>
        </w:rPr>
        <w:tab/>
        <w:t>Simulation scenarios and performance metrics for V2X</w:t>
      </w:r>
      <w:r w:rsidR="00966D15" w:rsidRPr="00966D15">
        <w:rPr>
          <w:lang w:eastAsia="x-none"/>
        </w:rPr>
        <w:tab/>
        <w:t>Ericsson</w:t>
      </w:r>
    </w:p>
    <w:p w14:paraId="5EBB4966" w14:textId="6DFFE339" w:rsidR="00966D15" w:rsidRPr="00966D15" w:rsidRDefault="0058452E" w:rsidP="00966D15">
      <w:pPr>
        <w:ind w:left="720" w:hanging="720"/>
        <w:rPr>
          <w:color w:val="BFBFBF"/>
          <w:lang w:eastAsia="x-none"/>
        </w:rPr>
      </w:pPr>
      <w:hyperlink r:id="rId2170" w:history="1">
        <w:r w:rsidR="000F2B08">
          <w:rPr>
            <w:rStyle w:val="Hyperlink"/>
            <w:lang w:eastAsia="x-none"/>
          </w:rPr>
          <w:t>R1-1806205</w:t>
        </w:r>
      </w:hyperlink>
      <w:r w:rsidR="00966D15" w:rsidRPr="00966D15">
        <w:rPr>
          <w:color w:val="BFBFBF"/>
          <w:lang w:eastAsia="x-none"/>
        </w:rPr>
        <w:tab/>
        <w:t>On the Motivation for Periodic Data Traffic Model</w:t>
      </w:r>
      <w:r w:rsidR="00966D15" w:rsidRPr="00966D15">
        <w:rPr>
          <w:color w:val="BFBFBF"/>
          <w:lang w:eastAsia="x-none"/>
        </w:rPr>
        <w:tab/>
        <w:t>OnStar Europe</w:t>
      </w:r>
    </w:p>
    <w:p w14:paraId="51FBC3EB" w14:textId="77777777" w:rsidR="00966D15" w:rsidRPr="00966D15" w:rsidRDefault="00966D15" w:rsidP="00966D15">
      <w:pPr>
        <w:ind w:left="720" w:hanging="720"/>
        <w:rPr>
          <w:color w:val="BFBFBF"/>
          <w:lang w:eastAsia="x-none"/>
        </w:rPr>
      </w:pPr>
      <w:r w:rsidRPr="00966D15">
        <w:rPr>
          <w:color w:val="BFBFBF"/>
          <w:lang w:eastAsia="x-none"/>
        </w:rPr>
        <w:t>Withdrawn</w:t>
      </w:r>
    </w:p>
    <w:p w14:paraId="4297DD7F" w14:textId="4B5F086A" w:rsidR="00966D15" w:rsidRPr="00966D15" w:rsidRDefault="0058452E" w:rsidP="00966D15">
      <w:pPr>
        <w:ind w:left="720" w:hanging="720"/>
        <w:rPr>
          <w:lang w:eastAsia="x-none"/>
        </w:rPr>
      </w:pPr>
      <w:hyperlink r:id="rId2171" w:history="1">
        <w:r w:rsidR="000F2B08">
          <w:rPr>
            <w:rStyle w:val="Hyperlink"/>
            <w:lang w:eastAsia="x-none"/>
          </w:rPr>
          <w:t>R1-1806206</w:t>
        </w:r>
      </w:hyperlink>
      <w:r w:rsidR="00966D15" w:rsidRPr="00966D15">
        <w:rPr>
          <w:lang w:eastAsia="x-none"/>
        </w:rPr>
        <w:tab/>
        <w:t>PRI Metric Calculation</w:t>
      </w:r>
      <w:r w:rsidR="00966D15" w:rsidRPr="00966D15">
        <w:rPr>
          <w:lang w:eastAsia="x-none"/>
        </w:rPr>
        <w:tab/>
        <w:t>OnStar Europe</w:t>
      </w:r>
    </w:p>
    <w:p w14:paraId="571923C8" w14:textId="03E52758" w:rsidR="00966D15" w:rsidRPr="00966D15" w:rsidRDefault="0058452E" w:rsidP="00966D15">
      <w:pPr>
        <w:ind w:left="720" w:hanging="720"/>
        <w:rPr>
          <w:lang w:eastAsia="x-none"/>
        </w:rPr>
      </w:pPr>
      <w:hyperlink r:id="rId2172" w:history="1">
        <w:r w:rsidR="000F2B08">
          <w:rPr>
            <w:rStyle w:val="Hyperlink"/>
            <w:lang w:eastAsia="x-none"/>
          </w:rPr>
          <w:t>R1-1806311</w:t>
        </w:r>
      </w:hyperlink>
      <w:r w:rsidR="00966D15" w:rsidRPr="00966D15">
        <w:rPr>
          <w:lang w:eastAsia="x-none"/>
        </w:rPr>
        <w:tab/>
        <w:t>Remaining details on evaluation scenarios of new V2X use cases</w:t>
      </w:r>
      <w:r w:rsidR="00966D15" w:rsidRPr="00966D15">
        <w:rPr>
          <w:lang w:eastAsia="x-none"/>
        </w:rPr>
        <w:tab/>
        <w:t>CATT</w:t>
      </w:r>
    </w:p>
    <w:p w14:paraId="7A7E96E7" w14:textId="55BDBDAD" w:rsidR="00966D15" w:rsidRPr="00966D15" w:rsidRDefault="0058452E" w:rsidP="00966D15">
      <w:pPr>
        <w:ind w:left="720" w:hanging="720"/>
        <w:rPr>
          <w:lang w:eastAsia="x-none"/>
        </w:rPr>
      </w:pPr>
      <w:hyperlink r:id="rId2173" w:history="1">
        <w:r w:rsidR="000F2B08">
          <w:rPr>
            <w:rStyle w:val="Hyperlink"/>
            <w:lang w:eastAsia="x-none"/>
          </w:rPr>
          <w:t>R1-1806335</w:t>
        </w:r>
      </w:hyperlink>
      <w:r w:rsidR="00966D15" w:rsidRPr="00966D15">
        <w:rPr>
          <w:lang w:eastAsia="x-none"/>
        </w:rPr>
        <w:tab/>
        <w:t>On the Urban Scenario Evaluation Scenario</w:t>
      </w:r>
      <w:r w:rsidR="00966D15" w:rsidRPr="00966D15">
        <w:rPr>
          <w:lang w:eastAsia="x-none"/>
        </w:rPr>
        <w:tab/>
        <w:t>OnStar Europe</w:t>
      </w:r>
    </w:p>
    <w:p w14:paraId="657027A8" w14:textId="5FFAAB30" w:rsidR="00966D15" w:rsidRPr="00966D15" w:rsidRDefault="0058452E" w:rsidP="00966D15">
      <w:pPr>
        <w:ind w:left="720" w:hanging="720"/>
        <w:rPr>
          <w:lang w:eastAsia="x-none"/>
        </w:rPr>
      </w:pPr>
      <w:hyperlink r:id="rId2174" w:history="1">
        <w:r w:rsidR="000F2B08">
          <w:rPr>
            <w:rStyle w:val="Hyperlink"/>
            <w:lang w:eastAsia="x-none"/>
          </w:rPr>
          <w:t>R1-1806538</w:t>
        </w:r>
      </w:hyperlink>
      <w:r w:rsidR="00966D15" w:rsidRPr="00966D15">
        <w:rPr>
          <w:lang w:eastAsia="x-none"/>
        </w:rPr>
        <w:tab/>
        <w:t>Scenarios, traffic models and performance metrics for eV2X evaluations</w:t>
      </w:r>
      <w:r w:rsidR="00966D15" w:rsidRPr="00966D15">
        <w:rPr>
          <w:lang w:eastAsia="x-none"/>
        </w:rPr>
        <w:tab/>
        <w:t>Intel Corporation</w:t>
      </w:r>
    </w:p>
    <w:p w14:paraId="1AAE4F18" w14:textId="73D39603" w:rsidR="00966D15" w:rsidRPr="00966D15" w:rsidRDefault="0058452E" w:rsidP="00966D15">
      <w:pPr>
        <w:ind w:left="720" w:hanging="720"/>
        <w:rPr>
          <w:lang w:eastAsia="x-none"/>
        </w:rPr>
      </w:pPr>
      <w:hyperlink r:id="rId2175" w:history="1">
        <w:r w:rsidR="000F2B08">
          <w:rPr>
            <w:rStyle w:val="Hyperlink"/>
            <w:lang w:eastAsia="x-none"/>
          </w:rPr>
          <w:t>R1-1806566</w:t>
        </w:r>
      </w:hyperlink>
      <w:r w:rsidR="00966D15" w:rsidRPr="00966D15">
        <w:rPr>
          <w:lang w:eastAsia="x-none"/>
        </w:rPr>
        <w:tab/>
        <w:t>Discussion on remaining issues of eV2X evaluation methodology</w:t>
      </w:r>
      <w:r w:rsidR="00966D15" w:rsidRPr="00966D15">
        <w:rPr>
          <w:lang w:eastAsia="x-none"/>
        </w:rPr>
        <w:tab/>
        <w:t>Sony</w:t>
      </w:r>
    </w:p>
    <w:p w14:paraId="2C1D173F" w14:textId="7B95148D" w:rsidR="00966D15" w:rsidRPr="00966D15" w:rsidRDefault="0058452E" w:rsidP="00966D15">
      <w:pPr>
        <w:ind w:left="720" w:hanging="720"/>
        <w:rPr>
          <w:lang w:eastAsia="x-none"/>
        </w:rPr>
      </w:pPr>
      <w:hyperlink r:id="rId2176" w:history="1">
        <w:r w:rsidR="000F2B08">
          <w:rPr>
            <w:rStyle w:val="Hyperlink"/>
            <w:lang w:eastAsia="x-none"/>
          </w:rPr>
          <w:t>R1-1806639</w:t>
        </w:r>
      </w:hyperlink>
      <w:r w:rsidR="00966D15" w:rsidRPr="00966D15">
        <w:rPr>
          <w:lang w:eastAsia="x-none"/>
        </w:rPr>
        <w:tab/>
        <w:t>Discussion on evaluation scenarios for new V2X use cases</w:t>
      </w:r>
      <w:r w:rsidR="00966D15" w:rsidRPr="00966D15">
        <w:rPr>
          <w:lang w:eastAsia="x-none"/>
        </w:rPr>
        <w:tab/>
        <w:t>LG Electronics</w:t>
      </w:r>
    </w:p>
    <w:p w14:paraId="7311A952" w14:textId="4C4C926F" w:rsidR="00966D15" w:rsidRPr="00966D15" w:rsidRDefault="0058452E" w:rsidP="00966D15">
      <w:pPr>
        <w:ind w:left="720" w:hanging="720"/>
        <w:rPr>
          <w:lang w:eastAsia="x-none"/>
        </w:rPr>
      </w:pPr>
      <w:hyperlink r:id="rId2177" w:history="1">
        <w:r w:rsidR="000F2B08">
          <w:rPr>
            <w:rStyle w:val="Hyperlink"/>
            <w:lang w:eastAsia="x-none"/>
          </w:rPr>
          <w:t>R1-1806755</w:t>
        </w:r>
      </w:hyperlink>
      <w:r w:rsidR="00966D15" w:rsidRPr="00966D15">
        <w:rPr>
          <w:lang w:eastAsia="x-none"/>
        </w:rPr>
        <w:tab/>
        <w:t>Evaluation scenarios for NR V2X</w:t>
      </w:r>
      <w:r w:rsidR="00966D15" w:rsidRPr="00966D15">
        <w:rPr>
          <w:lang w:eastAsia="x-none"/>
        </w:rPr>
        <w:tab/>
        <w:t>Samsung</w:t>
      </w:r>
    </w:p>
    <w:p w14:paraId="07999C0A" w14:textId="62C1F851" w:rsidR="00966D15" w:rsidRPr="00966D15" w:rsidRDefault="0058452E" w:rsidP="00966D15">
      <w:pPr>
        <w:ind w:left="720" w:hanging="720"/>
        <w:rPr>
          <w:lang w:eastAsia="x-none"/>
        </w:rPr>
      </w:pPr>
      <w:hyperlink r:id="rId2178" w:history="1">
        <w:r w:rsidR="000F2B08">
          <w:rPr>
            <w:rStyle w:val="Hyperlink"/>
            <w:lang w:eastAsia="x-none"/>
          </w:rPr>
          <w:t>R1-1806820</w:t>
        </w:r>
      </w:hyperlink>
      <w:r w:rsidR="00966D15" w:rsidRPr="00966D15">
        <w:rPr>
          <w:lang w:eastAsia="x-none"/>
        </w:rPr>
        <w:tab/>
        <w:t>Remaining issues on evaluation scenarios for new V2X use cases</w:t>
      </w:r>
      <w:r w:rsidR="00966D15" w:rsidRPr="00966D15">
        <w:rPr>
          <w:lang w:eastAsia="x-none"/>
        </w:rPr>
        <w:tab/>
        <w:t>China Telecommunications</w:t>
      </w:r>
    </w:p>
    <w:p w14:paraId="2B03D8D1" w14:textId="7FB4818F" w:rsidR="00966D15" w:rsidRPr="00966D15" w:rsidRDefault="0058452E" w:rsidP="00966D15">
      <w:pPr>
        <w:ind w:left="720" w:hanging="720"/>
        <w:rPr>
          <w:lang w:eastAsia="x-none"/>
        </w:rPr>
      </w:pPr>
      <w:hyperlink r:id="rId2179" w:history="1">
        <w:r w:rsidR="000F2B08">
          <w:rPr>
            <w:rStyle w:val="Hyperlink"/>
            <w:lang w:eastAsia="x-none"/>
          </w:rPr>
          <w:t>R1-1806831</w:t>
        </w:r>
      </w:hyperlink>
      <w:r w:rsidR="00966D15" w:rsidRPr="00966D15">
        <w:rPr>
          <w:lang w:eastAsia="x-none"/>
        </w:rPr>
        <w:tab/>
        <w:t>Further considerations on evaluation scenarios for NR-V2X</w:t>
      </w:r>
      <w:r w:rsidR="00966D15" w:rsidRPr="00966D15">
        <w:rPr>
          <w:lang w:eastAsia="x-none"/>
        </w:rPr>
        <w:tab/>
        <w:t>OPPO</w:t>
      </w:r>
    </w:p>
    <w:p w14:paraId="4DA191B5" w14:textId="53084AF2" w:rsidR="00966D15" w:rsidRPr="00966D15" w:rsidRDefault="0058452E" w:rsidP="00966D15">
      <w:pPr>
        <w:ind w:left="720" w:hanging="720"/>
        <w:rPr>
          <w:lang w:eastAsia="x-none"/>
        </w:rPr>
      </w:pPr>
      <w:hyperlink r:id="rId2180" w:history="1">
        <w:r w:rsidR="000F2B08">
          <w:rPr>
            <w:rStyle w:val="Hyperlink"/>
            <w:lang w:eastAsia="x-none"/>
          </w:rPr>
          <w:t>R1-1806984</w:t>
        </w:r>
      </w:hyperlink>
      <w:r w:rsidR="00966D15" w:rsidRPr="00966D15">
        <w:rPr>
          <w:lang w:eastAsia="x-none"/>
        </w:rPr>
        <w:tab/>
        <w:t>Evaluation scenario and simulation assumptions</w:t>
      </w:r>
      <w:r w:rsidR="00966D15" w:rsidRPr="00966D15">
        <w:rPr>
          <w:lang w:eastAsia="x-none"/>
        </w:rPr>
        <w:tab/>
        <w:t>AT&amp;T</w:t>
      </w:r>
    </w:p>
    <w:p w14:paraId="4A5FA70B" w14:textId="5221E2EB" w:rsidR="00966D15" w:rsidRPr="00966D15" w:rsidRDefault="0058452E" w:rsidP="00966D15">
      <w:pPr>
        <w:ind w:left="720" w:hanging="720"/>
        <w:rPr>
          <w:lang w:eastAsia="x-none"/>
        </w:rPr>
      </w:pPr>
      <w:hyperlink r:id="rId2181" w:history="1">
        <w:r w:rsidR="000F2B08">
          <w:rPr>
            <w:rStyle w:val="Hyperlink"/>
            <w:lang w:eastAsia="x-none"/>
          </w:rPr>
          <w:t>R1-1807001</w:t>
        </w:r>
      </w:hyperlink>
      <w:r w:rsidR="00966D15" w:rsidRPr="00966D15">
        <w:rPr>
          <w:lang w:eastAsia="x-none"/>
        </w:rPr>
        <w:tab/>
        <w:t>Evaluation scenarios of new V2X use cases</w:t>
      </w:r>
      <w:r w:rsidR="00966D15" w:rsidRPr="00966D15">
        <w:rPr>
          <w:lang w:eastAsia="x-none"/>
        </w:rPr>
        <w:tab/>
        <w:t>Nokia, Nokia Shanghai Bell</w:t>
      </w:r>
    </w:p>
    <w:p w14:paraId="5298261D" w14:textId="235349A9" w:rsidR="00966D15" w:rsidRPr="00966D15" w:rsidRDefault="0058452E" w:rsidP="00966D15">
      <w:pPr>
        <w:ind w:left="720" w:hanging="720"/>
        <w:rPr>
          <w:lang w:eastAsia="x-none"/>
        </w:rPr>
      </w:pPr>
      <w:hyperlink r:id="rId2182" w:history="1">
        <w:r w:rsidR="000F2B08">
          <w:rPr>
            <w:rStyle w:val="Hyperlink"/>
            <w:lang w:eastAsia="x-none"/>
          </w:rPr>
          <w:t>R1-1807031</w:t>
        </w:r>
      </w:hyperlink>
      <w:r w:rsidR="00966D15" w:rsidRPr="00966D15">
        <w:rPr>
          <w:lang w:eastAsia="x-none"/>
        </w:rPr>
        <w:tab/>
        <w:t>Discussion on Remaining Issues of V2X Evaluation Scenarios</w:t>
      </w:r>
      <w:r w:rsidR="00966D15" w:rsidRPr="00966D15">
        <w:rPr>
          <w:lang w:eastAsia="x-none"/>
        </w:rPr>
        <w:tab/>
        <w:t>InterDigital, Inc.</w:t>
      </w:r>
    </w:p>
    <w:p w14:paraId="31FB0D90" w14:textId="4AA24DB2" w:rsidR="00966D15" w:rsidRPr="00966D15" w:rsidRDefault="0058452E" w:rsidP="00966D15">
      <w:pPr>
        <w:ind w:left="720" w:hanging="720"/>
        <w:rPr>
          <w:lang w:eastAsia="x-none"/>
        </w:rPr>
      </w:pPr>
      <w:hyperlink r:id="rId2183" w:history="1">
        <w:r w:rsidR="000F2B08">
          <w:rPr>
            <w:rStyle w:val="Hyperlink"/>
            <w:lang w:eastAsia="x-none"/>
          </w:rPr>
          <w:t>R1-1807078</w:t>
        </w:r>
      </w:hyperlink>
      <w:r w:rsidR="00966D15" w:rsidRPr="00966D15">
        <w:rPr>
          <w:lang w:eastAsia="x-none"/>
        </w:rPr>
        <w:tab/>
        <w:t>Evaluation assumption for V2X phase 3</w:t>
      </w:r>
      <w:r w:rsidR="00966D15" w:rsidRPr="00966D15">
        <w:rPr>
          <w:lang w:eastAsia="x-none"/>
        </w:rPr>
        <w:tab/>
        <w:t>NTT DOCOMO, INC.</w:t>
      </w:r>
    </w:p>
    <w:p w14:paraId="07441DCA" w14:textId="66E96C74" w:rsidR="00966D15" w:rsidRPr="00966D15" w:rsidRDefault="0058452E" w:rsidP="00966D15">
      <w:pPr>
        <w:ind w:left="720" w:hanging="720"/>
        <w:rPr>
          <w:lang w:eastAsia="x-none"/>
        </w:rPr>
      </w:pPr>
      <w:hyperlink r:id="rId2184" w:history="1">
        <w:r w:rsidR="000F2B08">
          <w:rPr>
            <w:rStyle w:val="Hyperlink"/>
            <w:lang w:eastAsia="x-none"/>
          </w:rPr>
          <w:t>R1-1807200</w:t>
        </w:r>
      </w:hyperlink>
      <w:r w:rsidR="00966D15" w:rsidRPr="00966D15">
        <w:rPr>
          <w:lang w:eastAsia="x-none"/>
        </w:rPr>
        <w:tab/>
        <w:t>Discussion on eV2X evaluation scenarios</w:t>
      </w:r>
      <w:r w:rsidR="00966D15" w:rsidRPr="00966D15">
        <w:rPr>
          <w:lang w:eastAsia="x-none"/>
        </w:rPr>
        <w:tab/>
        <w:t>vivo</w:t>
      </w:r>
    </w:p>
    <w:p w14:paraId="5B378501" w14:textId="4263F3BA" w:rsidR="00966D15" w:rsidRDefault="0058452E" w:rsidP="00966D15">
      <w:pPr>
        <w:ind w:left="720" w:hanging="720"/>
        <w:rPr>
          <w:lang w:eastAsia="x-none"/>
        </w:rPr>
      </w:pPr>
      <w:hyperlink r:id="rId2185" w:history="1">
        <w:r w:rsidR="000F2B08">
          <w:rPr>
            <w:rStyle w:val="Hyperlink"/>
            <w:lang w:eastAsia="x-none"/>
          </w:rPr>
          <w:t>R1-1807382</w:t>
        </w:r>
      </w:hyperlink>
      <w:r w:rsidR="00966D15" w:rsidRPr="00966D15">
        <w:rPr>
          <w:lang w:eastAsia="x-none"/>
        </w:rPr>
        <w:tab/>
        <w:t>Traffic models for NR V2X evaluation scenarios</w:t>
      </w:r>
      <w:r w:rsidR="00966D15" w:rsidRPr="00966D15">
        <w:rPr>
          <w:lang w:eastAsia="x-none"/>
        </w:rPr>
        <w:tab/>
        <w:t>Qualcomm Incorporated</w:t>
      </w:r>
    </w:p>
    <w:p w14:paraId="47CBFA7C" w14:textId="2BED55F7" w:rsidR="00BD542D" w:rsidRPr="00966D15" w:rsidRDefault="0058452E" w:rsidP="00966D15">
      <w:pPr>
        <w:ind w:left="720" w:hanging="720"/>
        <w:rPr>
          <w:lang w:eastAsia="x-none"/>
        </w:rPr>
      </w:pPr>
      <w:hyperlink r:id="rId2186" w:history="1">
        <w:r w:rsidR="000F2B08">
          <w:rPr>
            <w:rStyle w:val="Hyperlink"/>
            <w:lang w:eastAsia="x-none"/>
          </w:rPr>
          <w:t>R1-1807666</w:t>
        </w:r>
      </w:hyperlink>
      <w:r w:rsidR="00BD542D" w:rsidRPr="00BD542D">
        <w:rPr>
          <w:lang w:eastAsia="x-none"/>
        </w:rPr>
        <w:tab/>
        <w:t>WF on evaluation methodology for use case ‘tethering via vehicle’</w:t>
      </w:r>
      <w:r w:rsidR="00BD542D" w:rsidRPr="00BD542D">
        <w:rPr>
          <w:lang w:eastAsia="x-none"/>
        </w:rPr>
        <w:tab/>
        <w:t>NTT DOCOMO</w:t>
      </w:r>
      <w:r w:rsidR="00BD542D">
        <w:rPr>
          <w:lang w:eastAsia="x-none"/>
        </w:rPr>
        <w:t>, AT&amp;T</w:t>
      </w:r>
    </w:p>
    <w:p w14:paraId="7BF66129" w14:textId="7FCFA6C3" w:rsidR="00966D15" w:rsidRDefault="00966D15" w:rsidP="00F64A08">
      <w:pPr>
        <w:pStyle w:val="Heading3"/>
      </w:pPr>
      <w:bookmarkStart w:id="4402" w:name="_Toc513839907"/>
      <w:bookmarkStart w:id="4403" w:name="_Toc516232669"/>
      <w:r w:rsidRPr="00966D15">
        <w:t>Channel Model</w:t>
      </w:r>
      <w:bookmarkEnd w:id="4402"/>
      <w:bookmarkEnd w:id="4403"/>
    </w:p>
    <w:p w14:paraId="69731BF5" w14:textId="6D9EF00C" w:rsidR="009855DC" w:rsidRPr="009855DC" w:rsidRDefault="009855DC" w:rsidP="00F64A08">
      <w:pPr>
        <w:rPr>
          <w:b/>
        </w:rPr>
      </w:pPr>
      <w:r w:rsidRPr="009855DC">
        <w:rPr>
          <w:b/>
        </w:rPr>
        <w:t>Thursday</w:t>
      </w:r>
    </w:p>
    <w:p w14:paraId="056BF526" w14:textId="417E2545" w:rsidR="009855DC" w:rsidRPr="009855DC" w:rsidRDefault="0058452E" w:rsidP="009855DC">
      <w:pPr>
        <w:rPr>
          <w:b/>
        </w:rPr>
      </w:pPr>
      <w:hyperlink r:id="rId2187" w:history="1">
        <w:r w:rsidR="000F2B08">
          <w:rPr>
            <w:rStyle w:val="Hyperlink"/>
            <w:b/>
          </w:rPr>
          <w:t>R1-1807755</w:t>
        </w:r>
      </w:hyperlink>
      <w:r w:rsidR="009855DC" w:rsidRPr="009855DC">
        <w:rPr>
          <w:b/>
        </w:rPr>
        <w:tab/>
        <w:t>Summary of discussion for NR V2X channel model</w:t>
      </w:r>
      <w:r w:rsidR="009855DC" w:rsidRPr="009855DC">
        <w:rPr>
          <w:b/>
        </w:rPr>
        <w:tab/>
        <w:t>LG Electronics</w:t>
      </w:r>
    </w:p>
    <w:p w14:paraId="483DD98F" w14:textId="77777777" w:rsidR="009855DC" w:rsidRDefault="009855DC" w:rsidP="009855DC">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AAA3312" w14:textId="4A0E7CDB" w:rsidR="009855DC" w:rsidRDefault="009855DC" w:rsidP="009855DC"/>
    <w:p w14:paraId="3B684CAC" w14:textId="77777777" w:rsidR="008F435B" w:rsidRPr="00BD542D" w:rsidRDefault="008F435B" w:rsidP="008F435B">
      <w:pPr>
        <w:ind w:left="720" w:hanging="720"/>
        <w:rPr>
          <w:rFonts w:ascii="Times New Roman" w:hAnsi="Times New Roman"/>
          <w:szCs w:val="20"/>
        </w:rPr>
      </w:pPr>
      <w:r w:rsidRPr="00BD542D">
        <w:rPr>
          <w:rFonts w:ascii="Times New Roman" w:hAnsi="Times New Roman"/>
          <w:szCs w:val="20"/>
          <w:highlight w:val="green"/>
        </w:rPr>
        <w:t>Agreements</w:t>
      </w:r>
      <w:r w:rsidRPr="00BD542D">
        <w:rPr>
          <w:rFonts w:ascii="Times New Roman" w:hAnsi="Times New Roman"/>
          <w:szCs w:val="20"/>
        </w:rPr>
        <w:t>:</w:t>
      </w:r>
    </w:p>
    <w:p w14:paraId="2B524385" w14:textId="77777777" w:rsidR="008F435B" w:rsidRPr="008F435B" w:rsidRDefault="008F435B" w:rsidP="00613418">
      <w:pPr>
        <w:pStyle w:val="ListParagraph"/>
        <w:numPr>
          <w:ilvl w:val="0"/>
          <w:numId w:val="118"/>
        </w:numPr>
        <w:rPr>
          <w:lang w:val="en-US" w:eastAsia="ko-KR"/>
        </w:rPr>
      </w:pPr>
      <w:r w:rsidRPr="008F435B">
        <w:rPr>
          <w:lang w:val="en-US" w:eastAsia="ko-KR"/>
        </w:rPr>
        <w:t>Reuse gNB cell layout from TR 36.885 including antenna boresight angle definition</w:t>
      </w:r>
    </w:p>
    <w:p w14:paraId="0DF5016A" w14:textId="77777777" w:rsidR="008F435B" w:rsidRPr="008F435B" w:rsidRDefault="008F435B" w:rsidP="00613418">
      <w:pPr>
        <w:pStyle w:val="ListParagraph"/>
        <w:numPr>
          <w:ilvl w:val="0"/>
          <w:numId w:val="118"/>
        </w:numPr>
      </w:pPr>
      <w:r w:rsidRPr="008F435B">
        <w:t>Apply gNB antenna tilts of 102 degree</w:t>
      </w:r>
      <w:r w:rsidRPr="008F435B">
        <w:rPr>
          <w:rFonts w:hint="eastAsia"/>
        </w:rPr>
        <w:t xml:space="preserve"> </w:t>
      </w:r>
      <w:r w:rsidRPr="008F435B">
        <w:t>for the case of ISD 500m.</w:t>
      </w:r>
    </w:p>
    <w:p w14:paraId="0B43E68D" w14:textId="77777777" w:rsidR="008F435B" w:rsidRPr="008F435B" w:rsidRDefault="008F435B" w:rsidP="00613418">
      <w:pPr>
        <w:pStyle w:val="ListParagraph"/>
        <w:numPr>
          <w:ilvl w:val="0"/>
          <w:numId w:val="118"/>
        </w:numPr>
      </w:pPr>
      <w:r w:rsidRPr="008F435B">
        <w:t>Apply gNB antenna tilts of 96 degree for the case of ISD 1732m.</w:t>
      </w:r>
    </w:p>
    <w:p w14:paraId="46F054B0" w14:textId="77777777" w:rsidR="008F435B" w:rsidRPr="008F435B" w:rsidRDefault="008F435B" w:rsidP="008F435B">
      <w:pPr>
        <w:ind w:left="720" w:hanging="720"/>
        <w:rPr>
          <w:b/>
          <w:lang w:eastAsia="x-none"/>
        </w:rPr>
      </w:pPr>
      <w:r w:rsidRPr="008F435B">
        <w:rPr>
          <w:highlight w:val="green"/>
          <w:lang w:eastAsia="x-none"/>
        </w:rPr>
        <w:t>Agreements</w:t>
      </w:r>
      <w:r w:rsidRPr="008F435B">
        <w:rPr>
          <w:b/>
          <w:lang w:eastAsia="x-none"/>
        </w:rPr>
        <w:t>:</w:t>
      </w:r>
    </w:p>
    <w:p w14:paraId="0CEDB6E3" w14:textId="77777777" w:rsidR="008F435B" w:rsidRPr="008F435B" w:rsidRDefault="008F435B" w:rsidP="00613418">
      <w:pPr>
        <w:pStyle w:val="ListParagraph"/>
        <w:numPr>
          <w:ilvl w:val="0"/>
          <w:numId w:val="118"/>
        </w:numPr>
      </w:pPr>
      <w:r w:rsidRPr="008F435B">
        <w:rPr>
          <w:rFonts w:hint="eastAsia"/>
        </w:rPr>
        <w:t>BS antenna configuration is as follows: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9"/>
        <w:gridCol w:w="3725"/>
        <w:gridCol w:w="3725"/>
      </w:tblGrid>
      <w:tr w:rsidR="008F435B" w:rsidRPr="008F435B" w14:paraId="62AD95D5" w14:textId="77777777" w:rsidTr="001522DE">
        <w:trPr>
          <w:trHeight w:val="50"/>
        </w:trPr>
        <w:tc>
          <w:tcPr>
            <w:tcW w:w="0" w:type="auto"/>
            <w:vMerge w:val="restart"/>
            <w:shd w:val="clear" w:color="auto" w:fill="D9D9D9"/>
          </w:tcPr>
          <w:p w14:paraId="168DD8DE" w14:textId="77777777" w:rsidR="008F435B" w:rsidRPr="008F435B" w:rsidRDefault="008F435B" w:rsidP="008F435B">
            <w:pPr>
              <w:ind w:left="720" w:hanging="720"/>
              <w:rPr>
                <w:rFonts w:ascii="Arial" w:eastAsia="MS Mincho" w:hAnsi="Arial" w:cs="Arial"/>
                <w:sz w:val="16"/>
                <w:szCs w:val="16"/>
                <w:lang w:eastAsia="ja-JP"/>
              </w:rPr>
            </w:pPr>
          </w:p>
        </w:tc>
        <w:tc>
          <w:tcPr>
            <w:tcW w:w="0" w:type="auto"/>
            <w:gridSpan w:val="2"/>
            <w:shd w:val="clear" w:color="auto" w:fill="D9D9D9"/>
          </w:tcPr>
          <w:p w14:paraId="5AC56B2D" w14:textId="77777777" w:rsidR="008F435B" w:rsidRPr="008F435B" w:rsidRDefault="008F435B" w:rsidP="008F435B">
            <w:pPr>
              <w:keepNext/>
              <w:keepLines/>
              <w:overflowPunct w:val="0"/>
              <w:adjustRightInd w:val="0"/>
              <w:spacing w:after="120"/>
              <w:ind w:left="720" w:hanging="720"/>
              <w:textAlignment w:val="baseline"/>
              <w:rPr>
                <w:rFonts w:ascii="Arial" w:eastAsia="SimSun" w:hAnsi="Arial" w:cs="Arial"/>
                <w:b/>
                <w:sz w:val="16"/>
                <w:szCs w:val="16"/>
                <w:lang w:eastAsia="ja-JP"/>
              </w:rPr>
            </w:pPr>
            <w:r w:rsidRPr="008F435B">
              <w:rPr>
                <w:rFonts w:ascii="Arial" w:eastAsia="SimSun" w:hAnsi="Arial" w:cs="Arial"/>
                <w:b/>
                <w:sz w:val="16"/>
                <w:szCs w:val="16"/>
                <w:lang w:eastAsia="ja-JP"/>
              </w:rPr>
              <w:t>gNB (Macro gNB)</w:t>
            </w:r>
          </w:p>
        </w:tc>
      </w:tr>
      <w:tr w:rsidR="008F435B" w:rsidRPr="008F435B" w14:paraId="0FDF02E2" w14:textId="77777777" w:rsidTr="001522DE">
        <w:trPr>
          <w:trHeight w:val="50"/>
        </w:trPr>
        <w:tc>
          <w:tcPr>
            <w:tcW w:w="0" w:type="auto"/>
            <w:vMerge/>
            <w:shd w:val="clear" w:color="auto" w:fill="D9D9D9"/>
          </w:tcPr>
          <w:p w14:paraId="3859E937" w14:textId="77777777" w:rsidR="008F435B" w:rsidRPr="008F435B" w:rsidRDefault="008F435B" w:rsidP="008F435B">
            <w:pPr>
              <w:ind w:left="720" w:hanging="720"/>
              <w:rPr>
                <w:rFonts w:ascii="Arial" w:eastAsia="MS Mincho" w:hAnsi="Arial" w:cs="Arial"/>
                <w:sz w:val="16"/>
                <w:szCs w:val="16"/>
                <w:lang w:eastAsia="ja-JP"/>
              </w:rPr>
            </w:pPr>
          </w:p>
        </w:tc>
        <w:tc>
          <w:tcPr>
            <w:tcW w:w="0" w:type="auto"/>
            <w:shd w:val="clear" w:color="auto" w:fill="D9D9D9"/>
          </w:tcPr>
          <w:p w14:paraId="6C54BED7" w14:textId="77777777" w:rsidR="008F435B" w:rsidRPr="008F435B" w:rsidRDefault="008F435B" w:rsidP="008F435B">
            <w:pPr>
              <w:keepNext/>
              <w:keepLines/>
              <w:overflowPunct w:val="0"/>
              <w:adjustRightInd w:val="0"/>
              <w:spacing w:after="120"/>
              <w:ind w:left="720" w:hanging="720"/>
              <w:textAlignment w:val="baseline"/>
              <w:rPr>
                <w:rFonts w:ascii="Arial" w:eastAsia="SimSun" w:hAnsi="Arial" w:cs="Arial"/>
                <w:b/>
                <w:sz w:val="16"/>
                <w:szCs w:val="16"/>
              </w:rPr>
            </w:pPr>
            <w:r w:rsidRPr="008F435B">
              <w:rPr>
                <w:rFonts w:ascii="Arial" w:eastAsia="SimSun" w:hAnsi="Arial" w:cs="Arial"/>
                <w:b/>
                <w:sz w:val="16"/>
                <w:szCs w:val="16"/>
                <w:lang w:eastAsia="ja-JP"/>
              </w:rPr>
              <w:t xml:space="preserve">Low band (2-4 </w:t>
            </w:r>
            <w:r w:rsidRPr="008F435B">
              <w:rPr>
                <w:rFonts w:ascii="Arial" w:eastAsia="SimSun" w:hAnsi="Arial" w:cs="Arial"/>
                <w:b/>
                <w:sz w:val="16"/>
                <w:szCs w:val="16"/>
              </w:rPr>
              <w:t>GHz)</w:t>
            </w:r>
          </w:p>
        </w:tc>
        <w:tc>
          <w:tcPr>
            <w:tcW w:w="0" w:type="auto"/>
            <w:shd w:val="clear" w:color="auto" w:fill="D9D9D9"/>
          </w:tcPr>
          <w:p w14:paraId="0A2A3279" w14:textId="77777777" w:rsidR="008F435B" w:rsidRPr="008F435B" w:rsidRDefault="008F435B" w:rsidP="008F435B">
            <w:pPr>
              <w:keepNext/>
              <w:keepLines/>
              <w:overflowPunct w:val="0"/>
              <w:adjustRightInd w:val="0"/>
              <w:spacing w:after="120"/>
              <w:ind w:left="720" w:hanging="720"/>
              <w:textAlignment w:val="baseline"/>
              <w:rPr>
                <w:rFonts w:ascii="Arial" w:eastAsia="SimSun" w:hAnsi="Arial" w:cs="Arial"/>
                <w:b/>
                <w:sz w:val="16"/>
                <w:szCs w:val="16"/>
              </w:rPr>
            </w:pPr>
            <w:r w:rsidRPr="008F435B">
              <w:rPr>
                <w:rFonts w:ascii="Arial" w:eastAsia="SimSun" w:hAnsi="Arial" w:cs="Arial"/>
                <w:b/>
                <w:sz w:val="16"/>
                <w:szCs w:val="16"/>
                <w:lang w:eastAsia="ja-JP"/>
              </w:rPr>
              <w:t>High band (</w:t>
            </w:r>
            <w:r w:rsidRPr="008F435B">
              <w:rPr>
                <w:rFonts w:ascii="Arial" w:eastAsia="SimSun" w:hAnsi="Arial" w:cs="Arial"/>
                <w:b/>
                <w:sz w:val="16"/>
                <w:szCs w:val="16"/>
              </w:rPr>
              <w:t>30 GHz)</w:t>
            </w:r>
          </w:p>
        </w:tc>
      </w:tr>
      <w:tr w:rsidR="008F435B" w:rsidRPr="008F435B" w14:paraId="0C72143E" w14:textId="77777777" w:rsidTr="001522DE">
        <w:trPr>
          <w:trHeight w:val="209"/>
        </w:trPr>
        <w:tc>
          <w:tcPr>
            <w:tcW w:w="0" w:type="auto"/>
            <w:shd w:val="clear" w:color="auto" w:fill="auto"/>
          </w:tcPr>
          <w:p w14:paraId="797E510B" w14:textId="77777777" w:rsidR="008F435B" w:rsidRPr="008F435B" w:rsidRDefault="008F435B" w:rsidP="008F435B">
            <w:pPr>
              <w:ind w:left="720" w:hanging="720"/>
              <w:rPr>
                <w:rFonts w:ascii="Arial" w:eastAsia="MS Mincho" w:hAnsi="Arial" w:cs="Arial"/>
                <w:sz w:val="16"/>
                <w:szCs w:val="16"/>
                <w:lang w:eastAsia="ja-JP"/>
              </w:rPr>
            </w:pPr>
            <w:r w:rsidRPr="008F435B">
              <w:rPr>
                <w:rFonts w:ascii="Arial" w:eastAsia="MS Mincho" w:hAnsi="Arial" w:cs="Arial"/>
                <w:sz w:val="16"/>
                <w:szCs w:val="16"/>
                <w:lang w:eastAsia="ja-JP"/>
              </w:rPr>
              <w:t>TXRU mapping</w:t>
            </w:r>
          </w:p>
        </w:tc>
        <w:tc>
          <w:tcPr>
            <w:tcW w:w="0" w:type="auto"/>
            <w:shd w:val="clear" w:color="auto" w:fill="auto"/>
          </w:tcPr>
          <w:p w14:paraId="7DF814FE" w14:textId="77777777" w:rsidR="008F435B" w:rsidRPr="008F435B" w:rsidRDefault="008F435B" w:rsidP="008F435B">
            <w:pPr>
              <w:ind w:left="720" w:hanging="720"/>
              <w:rPr>
                <w:rFonts w:ascii="Arial" w:eastAsia="MS Mincho" w:hAnsi="Arial" w:cs="Arial"/>
                <w:color w:val="000000"/>
                <w:sz w:val="16"/>
                <w:szCs w:val="16"/>
                <w:lang w:eastAsia="ja-JP"/>
              </w:rPr>
            </w:pPr>
            <w:r w:rsidRPr="008F435B">
              <w:rPr>
                <w:rFonts w:ascii="Arial" w:eastAsia="Calibri" w:hAnsi="Arial" w:cs="Arial"/>
                <w:color w:val="000000"/>
                <w:sz w:val="16"/>
                <w:szCs w:val="16"/>
              </w:rPr>
              <w:t>Up to proponents</w:t>
            </w:r>
          </w:p>
        </w:tc>
        <w:tc>
          <w:tcPr>
            <w:tcW w:w="0" w:type="auto"/>
            <w:shd w:val="clear" w:color="auto" w:fill="auto"/>
          </w:tcPr>
          <w:p w14:paraId="314A5A2C" w14:textId="77777777" w:rsidR="008F435B" w:rsidRPr="008F435B" w:rsidRDefault="008F435B" w:rsidP="008F435B">
            <w:pPr>
              <w:ind w:left="720" w:hanging="720"/>
              <w:rPr>
                <w:rFonts w:ascii="Arial" w:eastAsia="MS Mincho" w:hAnsi="Arial" w:cs="Arial"/>
                <w:color w:val="000000"/>
                <w:sz w:val="16"/>
                <w:szCs w:val="16"/>
                <w:lang w:eastAsia="ja-JP"/>
              </w:rPr>
            </w:pPr>
            <w:r w:rsidRPr="008F435B">
              <w:rPr>
                <w:rFonts w:ascii="Arial" w:eastAsia="Calibri" w:hAnsi="Arial" w:cs="Arial"/>
                <w:color w:val="000000"/>
                <w:sz w:val="16"/>
                <w:szCs w:val="16"/>
              </w:rPr>
              <w:t>Up to proponents</w:t>
            </w:r>
          </w:p>
        </w:tc>
      </w:tr>
      <w:tr w:rsidR="008F435B" w:rsidRPr="008F435B" w14:paraId="7F1E7634" w14:textId="77777777" w:rsidTr="001522DE">
        <w:trPr>
          <w:trHeight w:val="103"/>
        </w:trPr>
        <w:tc>
          <w:tcPr>
            <w:tcW w:w="0" w:type="auto"/>
            <w:shd w:val="clear" w:color="auto" w:fill="auto"/>
          </w:tcPr>
          <w:p w14:paraId="0F7F423A" w14:textId="77777777" w:rsidR="008F435B" w:rsidRPr="008F435B" w:rsidRDefault="008F435B" w:rsidP="008F435B">
            <w:pPr>
              <w:ind w:left="720" w:hanging="720"/>
              <w:rPr>
                <w:rFonts w:ascii="Arial" w:eastAsia="MS Mincho" w:hAnsi="Arial" w:cs="Arial"/>
                <w:sz w:val="16"/>
                <w:szCs w:val="16"/>
                <w:lang w:eastAsia="ja-JP"/>
              </w:rPr>
            </w:pPr>
            <w:r w:rsidRPr="008F435B">
              <w:rPr>
                <w:rFonts w:ascii="Arial" w:eastAsia="MS Mincho" w:hAnsi="Arial" w:cs="Arial"/>
                <w:sz w:val="16"/>
                <w:szCs w:val="16"/>
                <w:lang w:eastAsia="ja-JP"/>
              </w:rPr>
              <w:t>Number of antenna elements across all panels</w:t>
            </w:r>
          </w:p>
        </w:tc>
        <w:tc>
          <w:tcPr>
            <w:tcW w:w="0" w:type="auto"/>
            <w:shd w:val="clear" w:color="auto" w:fill="auto"/>
          </w:tcPr>
          <w:p w14:paraId="201C6B49"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Up to 256 Tx /Rx antenna elements</w:t>
            </w:r>
          </w:p>
        </w:tc>
        <w:tc>
          <w:tcPr>
            <w:tcW w:w="0" w:type="auto"/>
            <w:shd w:val="clear" w:color="auto" w:fill="auto"/>
          </w:tcPr>
          <w:p w14:paraId="7D4C9C8B"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lang w:eastAsia="ja-JP"/>
              </w:rPr>
            </w:pPr>
            <w:r w:rsidRPr="008F435B">
              <w:rPr>
                <w:rFonts w:ascii="Arial" w:eastAsia="SimSun" w:hAnsi="Arial" w:cs="Arial"/>
                <w:color w:val="000000"/>
                <w:sz w:val="16"/>
                <w:szCs w:val="16"/>
              </w:rPr>
              <w:t>Up to 256 Tx /Rx antenna elements</w:t>
            </w:r>
          </w:p>
        </w:tc>
      </w:tr>
      <w:tr w:rsidR="008F435B" w:rsidRPr="008F435B" w14:paraId="5F0C0E60" w14:textId="77777777" w:rsidTr="001522DE">
        <w:trPr>
          <w:trHeight w:val="114"/>
        </w:trPr>
        <w:tc>
          <w:tcPr>
            <w:tcW w:w="0" w:type="auto"/>
            <w:shd w:val="clear" w:color="auto" w:fill="auto"/>
          </w:tcPr>
          <w:p w14:paraId="4EA9B6E1" w14:textId="77777777" w:rsidR="008F435B" w:rsidRPr="008F435B" w:rsidRDefault="008F435B" w:rsidP="008F435B">
            <w:pPr>
              <w:ind w:left="720" w:hanging="720"/>
              <w:rPr>
                <w:rFonts w:ascii="Arial" w:eastAsia="MS Mincho" w:hAnsi="Arial" w:cs="Arial"/>
                <w:sz w:val="16"/>
                <w:szCs w:val="16"/>
                <w:lang w:eastAsia="ja-JP"/>
              </w:rPr>
            </w:pPr>
            <w:r w:rsidRPr="008F435B">
              <w:rPr>
                <w:rFonts w:ascii="Arial" w:eastAsia="MS Mincho" w:hAnsi="Arial" w:cs="Arial"/>
                <w:sz w:val="16"/>
                <w:szCs w:val="16"/>
                <w:lang w:eastAsia="ja-JP"/>
              </w:rPr>
              <w:t>Antenna array configuration</w:t>
            </w:r>
            <w:r w:rsidRPr="008F435B">
              <w:rPr>
                <w:rFonts w:ascii="Arial" w:eastAsia="MS Mincho" w:hAnsi="Arial" w:cs="Arial"/>
                <w:sz w:val="16"/>
                <w:szCs w:val="16"/>
                <w:lang w:eastAsia="ja-JP"/>
              </w:rPr>
              <w:br/>
            </w:r>
            <w:r w:rsidRPr="008F435B">
              <w:rPr>
                <w:rFonts w:ascii="Arial" w:eastAsia="MS UI Gothic" w:hAnsi="Arial" w:cs="Arial"/>
                <w:sz w:val="16"/>
                <w:szCs w:val="16"/>
                <w:lang w:eastAsia="ja-JP"/>
              </w:rPr>
              <w:t>(M, N, P, M</w:t>
            </w:r>
            <w:r w:rsidRPr="008F435B">
              <w:rPr>
                <w:rFonts w:ascii="Arial" w:eastAsia="MS UI Gothic" w:hAnsi="Arial" w:cs="Arial"/>
                <w:sz w:val="16"/>
                <w:szCs w:val="16"/>
                <w:vertAlign w:val="subscript"/>
                <w:lang w:eastAsia="ja-JP"/>
              </w:rPr>
              <w:t>g</w:t>
            </w:r>
            <w:r w:rsidRPr="008F435B">
              <w:rPr>
                <w:rFonts w:ascii="Arial" w:eastAsia="MS UI Gothic" w:hAnsi="Arial" w:cs="Arial"/>
                <w:sz w:val="16"/>
                <w:szCs w:val="16"/>
                <w:lang w:eastAsia="ja-JP"/>
              </w:rPr>
              <w:t>, N</w:t>
            </w:r>
            <w:r w:rsidRPr="008F435B">
              <w:rPr>
                <w:rFonts w:ascii="Arial" w:eastAsia="MS UI Gothic" w:hAnsi="Arial" w:cs="Arial"/>
                <w:sz w:val="16"/>
                <w:szCs w:val="16"/>
                <w:vertAlign w:val="subscript"/>
                <w:lang w:eastAsia="ja-JP"/>
              </w:rPr>
              <w:t>g</w:t>
            </w:r>
            <w:r w:rsidRPr="008F435B">
              <w:rPr>
                <w:rFonts w:ascii="Arial" w:eastAsia="MS UI Gothic" w:hAnsi="Arial" w:cs="Arial"/>
                <w:sz w:val="16"/>
                <w:szCs w:val="16"/>
                <w:lang w:eastAsia="ja-JP"/>
              </w:rPr>
              <w:t>)</w:t>
            </w:r>
          </w:p>
        </w:tc>
        <w:tc>
          <w:tcPr>
            <w:tcW w:w="0" w:type="auto"/>
            <w:shd w:val="clear" w:color="auto" w:fill="auto"/>
          </w:tcPr>
          <w:p w14:paraId="5FD9B7AB"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lang w:eastAsia="ja-JP"/>
              </w:rPr>
            </w:pPr>
            <w:r w:rsidRPr="008F435B">
              <w:rPr>
                <w:rFonts w:ascii="Arial" w:eastAsia="SimSun" w:hAnsi="Arial" w:cs="Arial"/>
                <w:color w:val="000000"/>
                <w:sz w:val="16"/>
                <w:szCs w:val="16"/>
                <w:lang w:eastAsia="ja-JP"/>
              </w:rPr>
              <w:t>(8, 8, 2, 1, 1)</w:t>
            </w:r>
          </w:p>
          <w:p w14:paraId="3E680478"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lang w:eastAsia="ja-JP"/>
              </w:rPr>
            </w:pPr>
            <w:r w:rsidRPr="008F435B">
              <w:rPr>
                <w:rFonts w:ascii="Arial" w:eastAsia="SimSun" w:hAnsi="Arial" w:cs="Arial"/>
                <w:color w:val="000000"/>
                <w:sz w:val="16"/>
                <w:szCs w:val="16"/>
                <w:lang w:eastAsia="ja-JP"/>
              </w:rPr>
              <w:t>(</w:t>
            </w:r>
            <w:r w:rsidRPr="008F435B">
              <w:rPr>
                <w:rFonts w:ascii="Arial" w:eastAsia="SimSun" w:hAnsi="Arial" w:cs="Arial"/>
                <w:color w:val="000000"/>
                <w:sz w:val="16"/>
                <w:szCs w:val="16"/>
              </w:rPr>
              <w:t>TR 38.802, Baseline gNB antenna configuration for UMa scenario</w:t>
            </w:r>
            <w:r w:rsidRPr="008F435B">
              <w:rPr>
                <w:rFonts w:ascii="Arial" w:eastAsia="SimSun" w:hAnsi="Arial" w:cs="Arial"/>
                <w:color w:val="000000"/>
                <w:sz w:val="16"/>
                <w:szCs w:val="16"/>
                <w:lang w:eastAsia="ja-JP"/>
              </w:rPr>
              <w:t>)</w:t>
            </w:r>
          </w:p>
        </w:tc>
        <w:tc>
          <w:tcPr>
            <w:tcW w:w="0" w:type="auto"/>
            <w:shd w:val="clear" w:color="auto" w:fill="auto"/>
          </w:tcPr>
          <w:p w14:paraId="37805845"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(4, 8, 2, 2, 2)</w:t>
            </w:r>
          </w:p>
          <w:p w14:paraId="51C71F64"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(TR 38.802, Baseline gNB antenna configuration for UMa scenario)</w:t>
            </w:r>
          </w:p>
        </w:tc>
      </w:tr>
      <w:tr w:rsidR="008F435B" w:rsidRPr="008F435B" w14:paraId="79087D0B" w14:textId="77777777" w:rsidTr="001522DE">
        <w:trPr>
          <w:trHeight w:val="50"/>
        </w:trPr>
        <w:tc>
          <w:tcPr>
            <w:tcW w:w="0" w:type="auto"/>
            <w:shd w:val="clear" w:color="auto" w:fill="auto"/>
          </w:tcPr>
          <w:p w14:paraId="6C906AEA" w14:textId="77777777" w:rsidR="008F435B" w:rsidRPr="008F435B" w:rsidRDefault="008F435B" w:rsidP="008F435B">
            <w:pPr>
              <w:ind w:left="720" w:hanging="720"/>
              <w:rPr>
                <w:rFonts w:ascii="Arial" w:eastAsia="MS Mincho" w:hAnsi="Arial" w:cs="Arial"/>
                <w:sz w:val="16"/>
                <w:szCs w:val="16"/>
                <w:lang w:eastAsia="ja-JP"/>
              </w:rPr>
            </w:pPr>
            <w:r w:rsidRPr="008F435B">
              <w:rPr>
                <w:rFonts w:ascii="Arial" w:eastAsia="MS Mincho" w:hAnsi="Arial" w:cs="Arial"/>
                <w:sz w:val="16"/>
                <w:szCs w:val="16"/>
                <w:lang w:eastAsia="ja-JP"/>
              </w:rPr>
              <w:t>Antenna array spacing (d</w:t>
            </w:r>
            <w:r w:rsidRPr="008F435B">
              <w:rPr>
                <w:rFonts w:ascii="Arial" w:eastAsia="MS Mincho" w:hAnsi="Arial" w:cs="Arial"/>
                <w:sz w:val="16"/>
                <w:szCs w:val="16"/>
                <w:vertAlign w:val="subscript"/>
                <w:lang w:eastAsia="ja-JP"/>
              </w:rPr>
              <w:t>H</w:t>
            </w:r>
            <w:r w:rsidRPr="008F435B">
              <w:rPr>
                <w:rFonts w:ascii="Arial" w:eastAsia="MS Mincho" w:hAnsi="Arial" w:cs="Arial"/>
                <w:sz w:val="16"/>
                <w:szCs w:val="16"/>
                <w:lang w:eastAsia="ja-JP"/>
              </w:rPr>
              <w:t>,d</w:t>
            </w:r>
            <w:r w:rsidRPr="008F435B">
              <w:rPr>
                <w:rFonts w:ascii="Arial" w:eastAsia="MS Mincho" w:hAnsi="Arial" w:cs="Arial"/>
                <w:sz w:val="16"/>
                <w:szCs w:val="16"/>
                <w:vertAlign w:val="subscript"/>
                <w:lang w:eastAsia="ja-JP"/>
              </w:rPr>
              <w:t>V</w:t>
            </w:r>
            <w:r w:rsidRPr="008F435B">
              <w:rPr>
                <w:rFonts w:ascii="Arial" w:eastAsia="MS Mincho" w:hAnsi="Arial" w:cs="Arial"/>
                <w:sz w:val="16"/>
                <w:szCs w:val="16"/>
                <w:lang w:eastAsia="ja-JP"/>
              </w:rPr>
              <w:t>,d</w:t>
            </w:r>
            <w:r w:rsidRPr="008F435B">
              <w:rPr>
                <w:rFonts w:ascii="Arial" w:eastAsia="MS Mincho" w:hAnsi="Arial" w:cs="Arial"/>
                <w:sz w:val="16"/>
                <w:szCs w:val="16"/>
                <w:vertAlign w:val="subscript"/>
                <w:lang w:eastAsia="ja-JP"/>
              </w:rPr>
              <w:t>H,g</w:t>
            </w:r>
            <w:r w:rsidRPr="008F435B">
              <w:rPr>
                <w:rFonts w:ascii="Arial" w:eastAsia="MS Mincho" w:hAnsi="Arial" w:cs="Arial"/>
                <w:sz w:val="16"/>
                <w:szCs w:val="16"/>
                <w:lang w:eastAsia="ja-JP"/>
              </w:rPr>
              <w:t>,d</w:t>
            </w:r>
            <w:r w:rsidRPr="008F435B">
              <w:rPr>
                <w:rFonts w:ascii="Arial" w:eastAsia="MS Mincho" w:hAnsi="Arial" w:cs="Arial"/>
                <w:sz w:val="16"/>
                <w:szCs w:val="16"/>
                <w:vertAlign w:val="subscript"/>
                <w:lang w:eastAsia="ja-JP"/>
              </w:rPr>
              <w:t>V,g</w:t>
            </w:r>
            <w:r w:rsidRPr="008F435B">
              <w:rPr>
                <w:rFonts w:ascii="Arial" w:eastAsia="MS Mincho" w:hAnsi="Arial" w:cs="Arial"/>
                <w:sz w:val="16"/>
                <w:szCs w:val="16"/>
                <w:lang w:eastAsia="ja-JP"/>
              </w:rPr>
              <w:t>)</w:t>
            </w:r>
          </w:p>
        </w:tc>
        <w:tc>
          <w:tcPr>
            <w:tcW w:w="0" w:type="auto"/>
            <w:shd w:val="clear" w:color="auto" w:fill="auto"/>
          </w:tcPr>
          <w:p w14:paraId="7B627E60"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lang w:eastAsia="ja-JP"/>
              </w:rPr>
            </w:pPr>
            <w:r w:rsidRPr="008F435B">
              <w:rPr>
                <w:rFonts w:ascii="Arial" w:eastAsia="SimSun" w:hAnsi="Arial" w:cs="Arial"/>
                <w:color w:val="000000"/>
                <w:sz w:val="16"/>
                <w:szCs w:val="16"/>
              </w:rPr>
              <w:t>(d</w:t>
            </w:r>
            <w:r w:rsidRPr="008F435B">
              <w:rPr>
                <w:rFonts w:ascii="Arial" w:eastAsia="SimSun" w:hAnsi="Arial" w:cs="Arial"/>
                <w:color w:val="000000"/>
                <w:sz w:val="16"/>
                <w:szCs w:val="16"/>
                <w:vertAlign w:val="subscript"/>
              </w:rPr>
              <w:t>H</w:t>
            </w:r>
            <w:r w:rsidRPr="008F435B">
              <w:rPr>
                <w:rFonts w:ascii="Arial" w:eastAsia="SimSun" w:hAnsi="Arial" w:cs="Arial"/>
                <w:color w:val="000000"/>
                <w:sz w:val="16"/>
                <w:szCs w:val="16"/>
              </w:rPr>
              <w:t>, d</w:t>
            </w:r>
            <w:r w:rsidRPr="008F435B">
              <w:rPr>
                <w:rFonts w:ascii="Arial" w:eastAsia="SimSun" w:hAnsi="Arial" w:cs="Arial"/>
                <w:color w:val="000000"/>
                <w:sz w:val="16"/>
                <w:szCs w:val="16"/>
                <w:vertAlign w:val="subscript"/>
              </w:rPr>
              <w:t>V</w:t>
            </w:r>
            <w:r w:rsidRPr="008F435B">
              <w:rPr>
                <w:rFonts w:ascii="Arial" w:eastAsia="SimSun" w:hAnsi="Arial" w:cs="Arial"/>
                <w:color w:val="000000"/>
                <w:sz w:val="16"/>
                <w:szCs w:val="16"/>
              </w:rPr>
              <w:t>)</w:t>
            </w:r>
            <w:r w:rsidRPr="008F435B">
              <w:rPr>
                <w:rFonts w:ascii="Arial" w:eastAsia="SimSun" w:hAnsi="Arial" w:cs="Arial"/>
                <w:color w:val="000000"/>
                <w:sz w:val="16"/>
                <w:szCs w:val="16"/>
                <w:lang w:eastAsia="ja-JP"/>
              </w:rPr>
              <w:t xml:space="preserve"> = (0.5, 0.8)λ</w:t>
            </w:r>
          </w:p>
        </w:tc>
        <w:tc>
          <w:tcPr>
            <w:tcW w:w="0" w:type="auto"/>
            <w:shd w:val="clear" w:color="auto" w:fill="auto"/>
          </w:tcPr>
          <w:p w14:paraId="0C973452"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(d</w:t>
            </w:r>
            <w:r w:rsidRPr="008F435B">
              <w:rPr>
                <w:rFonts w:ascii="Arial" w:eastAsia="SimSun" w:hAnsi="Arial" w:cs="Arial"/>
                <w:color w:val="000000"/>
                <w:sz w:val="16"/>
                <w:szCs w:val="16"/>
                <w:vertAlign w:val="subscript"/>
              </w:rPr>
              <w:t>H</w:t>
            </w:r>
            <w:r w:rsidRPr="008F435B">
              <w:rPr>
                <w:rFonts w:ascii="Arial" w:eastAsia="SimSun" w:hAnsi="Arial" w:cs="Arial"/>
                <w:color w:val="000000"/>
                <w:sz w:val="16"/>
                <w:szCs w:val="16"/>
              </w:rPr>
              <w:t>, d</w:t>
            </w:r>
            <w:r w:rsidRPr="008F435B">
              <w:rPr>
                <w:rFonts w:ascii="Arial" w:eastAsia="SimSun" w:hAnsi="Arial" w:cs="Arial"/>
                <w:color w:val="000000"/>
                <w:sz w:val="16"/>
                <w:szCs w:val="16"/>
                <w:vertAlign w:val="subscript"/>
              </w:rPr>
              <w:t>V</w:t>
            </w:r>
            <w:r w:rsidRPr="008F435B">
              <w:rPr>
                <w:rFonts w:ascii="Arial" w:eastAsia="SimSun" w:hAnsi="Arial" w:cs="Arial"/>
                <w:color w:val="000000"/>
                <w:sz w:val="16"/>
                <w:szCs w:val="16"/>
              </w:rPr>
              <w:t>) = (0.5, 0.5)λ</w:t>
            </w:r>
          </w:p>
          <w:p w14:paraId="1FBEE29E"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w:t>
            </w:r>
            <w:r w:rsidRPr="008F435B">
              <w:rPr>
                <w:rFonts w:ascii="Arial" w:eastAsia="SimSun" w:hAnsi="Arial" w:cs="Arial"/>
                <w:sz w:val="16"/>
                <w:szCs w:val="16"/>
              </w:rPr>
              <w:t>d</w:t>
            </w:r>
            <w:r w:rsidRPr="008F435B">
              <w:rPr>
                <w:rFonts w:ascii="Arial" w:eastAsia="SimSun" w:hAnsi="Arial" w:cs="Arial"/>
                <w:sz w:val="16"/>
                <w:szCs w:val="16"/>
                <w:vertAlign w:val="subscript"/>
              </w:rPr>
              <w:t>H,g</w:t>
            </w:r>
            <w:r w:rsidRPr="008F435B">
              <w:rPr>
                <w:rFonts w:ascii="Arial" w:eastAsia="SimSun" w:hAnsi="Arial" w:cs="Arial"/>
                <w:color w:val="000000"/>
                <w:sz w:val="16"/>
                <w:szCs w:val="16"/>
              </w:rPr>
              <w:t>,</w:t>
            </w:r>
            <w:r w:rsidRPr="008F435B">
              <w:rPr>
                <w:rFonts w:ascii="Arial" w:eastAsia="SimSun" w:hAnsi="Arial" w:cs="Arial"/>
                <w:sz w:val="16"/>
                <w:szCs w:val="16"/>
              </w:rPr>
              <w:t xml:space="preserve"> d</w:t>
            </w:r>
            <w:r w:rsidRPr="008F435B">
              <w:rPr>
                <w:rFonts w:ascii="Arial" w:eastAsia="SimSun" w:hAnsi="Arial" w:cs="Arial"/>
                <w:sz w:val="16"/>
                <w:szCs w:val="16"/>
                <w:vertAlign w:val="subscript"/>
              </w:rPr>
              <w:t>V,g</w:t>
            </w:r>
            <w:r w:rsidRPr="008F435B">
              <w:rPr>
                <w:rFonts w:ascii="Arial" w:eastAsia="SimSun" w:hAnsi="Arial" w:cs="Arial"/>
                <w:color w:val="000000"/>
                <w:sz w:val="16"/>
                <w:szCs w:val="16"/>
              </w:rPr>
              <w:t>) = (4.0, 2.0)λ</w:t>
            </w:r>
          </w:p>
        </w:tc>
      </w:tr>
      <w:tr w:rsidR="008F435B" w:rsidRPr="008F435B" w14:paraId="799E97B9" w14:textId="77777777" w:rsidTr="001522DE">
        <w:trPr>
          <w:trHeight w:val="50"/>
        </w:trPr>
        <w:tc>
          <w:tcPr>
            <w:tcW w:w="0" w:type="auto"/>
            <w:shd w:val="clear" w:color="auto" w:fill="auto"/>
          </w:tcPr>
          <w:p w14:paraId="55B2114C" w14:textId="77777777" w:rsidR="008F435B" w:rsidRPr="008F435B" w:rsidRDefault="008F435B" w:rsidP="008F435B">
            <w:pPr>
              <w:ind w:left="720" w:hanging="720"/>
              <w:rPr>
                <w:rFonts w:ascii="Arial" w:eastAsia="Calibri" w:hAnsi="Arial" w:cs="Arial"/>
                <w:color w:val="000000"/>
                <w:sz w:val="16"/>
                <w:szCs w:val="16"/>
              </w:rPr>
            </w:pPr>
            <w:r w:rsidRPr="008F435B">
              <w:rPr>
                <w:rFonts w:ascii="Arial" w:eastAsia="Calibri" w:hAnsi="Arial" w:cs="Arial"/>
                <w:color w:val="000000"/>
                <w:sz w:val="16"/>
                <w:szCs w:val="16"/>
              </w:rPr>
              <w:t>Others</w:t>
            </w:r>
          </w:p>
        </w:tc>
        <w:tc>
          <w:tcPr>
            <w:tcW w:w="0" w:type="auto"/>
            <w:gridSpan w:val="2"/>
            <w:shd w:val="clear" w:color="auto" w:fill="auto"/>
          </w:tcPr>
          <w:p w14:paraId="2B4E65A8" w14:textId="77777777" w:rsidR="008F435B" w:rsidRPr="008F435B" w:rsidRDefault="008F435B" w:rsidP="008F435B">
            <w:pPr>
              <w:overflowPunct w:val="0"/>
              <w:adjustRightInd w:val="0"/>
              <w:ind w:left="720" w:hanging="720"/>
              <w:textAlignment w:val="baseline"/>
              <w:rPr>
                <w:rFonts w:ascii="Arial" w:eastAsia="Calibri" w:hAnsi="Arial" w:cs="Arial"/>
                <w:color w:val="000000"/>
                <w:sz w:val="16"/>
                <w:szCs w:val="16"/>
              </w:rPr>
            </w:pPr>
            <w:r w:rsidRPr="008F435B">
              <w:rPr>
                <w:rFonts w:ascii="Arial" w:eastAsia="Calibri" w:hAnsi="Arial" w:cs="Arial"/>
                <w:color w:val="000000"/>
                <w:sz w:val="16"/>
                <w:szCs w:val="16"/>
              </w:rPr>
              <w:t>TXRUs within a panel can be assumed to be synchronized and phase-calibrated (at least to the same level as in LTE)</w:t>
            </w:r>
          </w:p>
        </w:tc>
      </w:tr>
    </w:tbl>
    <w:p w14:paraId="542F8F2A" w14:textId="77777777" w:rsidR="008F435B" w:rsidRPr="008F435B" w:rsidRDefault="008F435B" w:rsidP="008F435B">
      <w:pPr>
        <w:ind w:left="720" w:hanging="720"/>
        <w:rPr>
          <w:b/>
          <w:lang w:eastAsia="x-none"/>
        </w:rPr>
      </w:pPr>
    </w:p>
    <w:p w14:paraId="3F941AF2" w14:textId="01CC30E4" w:rsidR="008F435B" w:rsidRPr="008F435B" w:rsidRDefault="008F435B" w:rsidP="008F435B">
      <w:pPr>
        <w:ind w:left="720" w:hanging="720"/>
        <w:rPr>
          <w:b/>
          <w:lang w:eastAsia="x-none"/>
        </w:rPr>
      </w:pPr>
      <w:r w:rsidRPr="008F435B">
        <w:rPr>
          <w:highlight w:val="green"/>
          <w:lang w:eastAsia="x-none"/>
        </w:rPr>
        <w:t>Agreement</w:t>
      </w:r>
      <w:r w:rsidRPr="008F435B">
        <w:rPr>
          <w:b/>
          <w:lang w:eastAsia="x-none"/>
        </w:rPr>
        <w:t>:</w:t>
      </w:r>
    </w:p>
    <w:p w14:paraId="2FDA83D7" w14:textId="77777777" w:rsidR="008F435B" w:rsidRPr="008F435B" w:rsidRDefault="008F435B" w:rsidP="00613418">
      <w:pPr>
        <w:pStyle w:val="ListParagraph"/>
        <w:numPr>
          <w:ilvl w:val="0"/>
          <w:numId w:val="118"/>
        </w:numPr>
        <w:rPr>
          <w:rFonts w:eastAsia="DengXian"/>
        </w:rPr>
      </w:pPr>
      <w:r w:rsidRPr="008F435B">
        <w:rPr>
          <w:rFonts w:hint="eastAsia"/>
        </w:rPr>
        <w:t xml:space="preserve">Use </w:t>
      </w:r>
      <w:r w:rsidRPr="008F435B">
        <w:t>“</w:t>
      </w:r>
      <w:r w:rsidRPr="008F435B">
        <w:rPr>
          <w:rFonts w:hint="eastAsia"/>
        </w:rPr>
        <w:t>micro BS</w:t>
      </w:r>
      <w:r w:rsidRPr="008F435B">
        <w:t>”</w:t>
      </w:r>
      <w:r w:rsidRPr="008F435B">
        <w:rPr>
          <w:rFonts w:hint="eastAsia"/>
        </w:rPr>
        <w:t xml:space="preserve"> in the TR instead of </w:t>
      </w:r>
      <w:r w:rsidRPr="008F435B">
        <w:t>“</w:t>
      </w:r>
      <w:r w:rsidRPr="008F435B">
        <w:rPr>
          <w:rFonts w:hint="eastAsia"/>
        </w:rPr>
        <w:t>BS-type RSU.</w:t>
      </w:r>
      <w:r w:rsidRPr="008F435B">
        <w:t>”</w:t>
      </w:r>
      <w:r w:rsidRPr="008F435B">
        <w:rPr>
          <w:rFonts w:hint="eastAsia"/>
        </w:rPr>
        <w:t xml:space="preserve"> Detailed text will be discussed with the TR update.</w:t>
      </w:r>
    </w:p>
    <w:p w14:paraId="6D00A558" w14:textId="77777777" w:rsidR="008F435B" w:rsidRPr="008F435B" w:rsidRDefault="008F435B" w:rsidP="008F435B">
      <w:pPr>
        <w:ind w:left="720" w:hanging="720"/>
        <w:rPr>
          <w:rFonts w:eastAsia="DengXian"/>
        </w:rPr>
      </w:pPr>
    </w:p>
    <w:p w14:paraId="4CD423CB" w14:textId="77777777" w:rsidR="008F435B" w:rsidRPr="008F435B" w:rsidRDefault="008F435B" w:rsidP="008F435B">
      <w:pPr>
        <w:ind w:left="720" w:hanging="720"/>
        <w:rPr>
          <w:rFonts w:eastAsia="DengXian"/>
        </w:rPr>
      </w:pPr>
      <w:r w:rsidRPr="008F435B">
        <w:rPr>
          <w:rFonts w:eastAsia="DengXian"/>
          <w:highlight w:val="green"/>
        </w:rPr>
        <w:t>Agreements</w:t>
      </w:r>
      <w:r w:rsidRPr="008F435B">
        <w:rPr>
          <w:rFonts w:eastAsia="DengXian"/>
        </w:rPr>
        <w:t>:</w:t>
      </w:r>
    </w:p>
    <w:p w14:paraId="016E0249" w14:textId="77777777" w:rsidR="008F435B" w:rsidRPr="008F435B" w:rsidRDefault="008F435B" w:rsidP="00613418">
      <w:pPr>
        <w:pStyle w:val="ListParagraph"/>
        <w:numPr>
          <w:ilvl w:val="0"/>
          <w:numId w:val="118"/>
        </w:numPr>
        <w:rPr>
          <w:lang w:eastAsia="zh-CN"/>
        </w:rPr>
      </w:pPr>
      <w:r w:rsidRPr="008F435B">
        <w:rPr>
          <w:rFonts w:hint="eastAsia"/>
        </w:rPr>
        <w:t>UE-type RSU antenna pattern is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5823"/>
      </w:tblGrid>
      <w:tr w:rsidR="008F435B" w:rsidRPr="008F435B" w14:paraId="7CF2358D" w14:textId="77777777" w:rsidTr="008F435B">
        <w:trPr>
          <w:trHeight w:val="20"/>
        </w:trPr>
        <w:tc>
          <w:tcPr>
            <w:tcW w:w="3539" w:type="dxa"/>
            <w:shd w:val="clear" w:color="auto" w:fill="BFBFBF"/>
          </w:tcPr>
          <w:p w14:paraId="745A4E55" w14:textId="77777777" w:rsidR="008F435B" w:rsidRPr="008F435B" w:rsidRDefault="008F435B" w:rsidP="008F435B">
            <w:pPr>
              <w:ind w:left="720" w:hanging="720"/>
              <w:rPr>
                <w:rFonts w:ascii="Arial" w:hAnsi="Arial" w:cs="Arial"/>
                <w:color w:val="000000"/>
                <w:sz w:val="16"/>
                <w:szCs w:val="16"/>
              </w:rPr>
            </w:pPr>
          </w:p>
        </w:tc>
        <w:tc>
          <w:tcPr>
            <w:tcW w:w="5823" w:type="dxa"/>
            <w:shd w:val="clear" w:color="auto" w:fill="BFBFBF"/>
            <w:vAlign w:val="center"/>
          </w:tcPr>
          <w:p w14:paraId="477C0C57" w14:textId="77777777" w:rsidR="008F435B" w:rsidRPr="008F435B" w:rsidRDefault="008F435B" w:rsidP="008F435B">
            <w:pPr>
              <w:keepNext/>
              <w:keepLines/>
              <w:ind w:left="-109"/>
              <w:jc w:val="center"/>
              <w:rPr>
                <w:rFonts w:ascii="Arial" w:eastAsia="MS Mincho" w:hAnsi="Arial" w:cs="Arial"/>
                <w:sz w:val="16"/>
                <w:szCs w:val="16"/>
                <w:lang w:val="en-US" w:eastAsia="ja-JP"/>
              </w:rPr>
            </w:pPr>
            <w:r w:rsidRPr="008F435B">
              <w:rPr>
                <w:rFonts w:ascii="Arial" w:eastAsia="SimSun" w:hAnsi="Arial" w:cs="Arial"/>
                <w:b/>
                <w:sz w:val="16"/>
                <w:szCs w:val="16"/>
                <w:lang w:val="en-US" w:eastAsia="ja-JP"/>
              </w:rPr>
              <w:t>Low band (6 GHz)</w:t>
            </w:r>
          </w:p>
        </w:tc>
      </w:tr>
      <w:tr w:rsidR="008F435B" w:rsidRPr="008F435B" w14:paraId="781BEDE0" w14:textId="77777777" w:rsidTr="008F435B">
        <w:trPr>
          <w:trHeight w:val="20"/>
        </w:trPr>
        <w:tc>
          <w:tcPr>
            <w:tcW w:w="3539" w:type="dxa"/>
            <w:shd w:val="clear" w:color="auto" w:fill="FFFFFF"/>
          </w:tcPr>
          <w:p w14:paraId="72FD5B27" w14:textId="77777777" w:rsidR="008F435B" w:rsidRPr="008F435B" w:rsidRDefault="008F435B" w:rsidP="008F435B">
            <w:pPr>
              <w:ind w:left="720" w:hanging="720"/>
              <w:rPr>
                <w:rFonts w:ascii="Arial" w:hAnsi="Arial" w:cs="Arial"/>
                <w:color w:val="000000"/>
                <w:sz w:val="16"/>
                <w:szCs w:val="16"/>
              </w:rPr>
            </w:pPr>
            <w:r w:rsidRPr="008F435B">
              <w:rPr>
                <w:rFonts w:ascii="Arial" w:hAnsi="Arial" w:cs="Arial"/>
                <w:color w:val="000000"/>
                <w:sz w:val="16"/>
                <w:szCs w:val="16"/>
              </w:rPr>
              <w:t>Antenna element gain vertical pattern</w:t>
            </w:r>
          </w:p>
        </w:tc>
        <w:tc>
          <w:tcPr>
            <w:tcW w:w="5823" w:type="dxa"/>
            <w:vAlign w:val="center"/>
          </w:tcPr>
          <w:p w14:paraId="7C9EEDF6" w14:textId="77777777" w:rsidR="008F435B" w:rsidRPr="008F435B" w:rsidRDefault="0058452E" w:rsidP="008F435B">
            <w:pPr>
              <w:keepNext/>
              <w:keepLines/>
              <w:ind w:left="-109" w:firstLineChars="100" w:firstLine="160"/>
              <w:rPr>
                <w:rFonts w:ascii="Arial" w:eastAsia="MS Mincho" w:hAnsi="Arial" w:cs="Arial"/>
                <w:sz w:val="16"/>
                <w:szCs w:val="16"/>
                <w:lang w:val="en-US" w:eastAsia="ja-JP"/>
              </w:rPr>
            </w:pPr>
            <w:r>
              <w:rPr>
                <w:rFonts w:ascii="Arial" w:eastAsia="MS Mincho" w:hAnsi="Arial" w:cs="Arial"/>
                <w:position w:val="-58"/>
                <w:sz w:val="16"/>
                <w:szCs w:val="16"/>
                <w:lang w:val="en-US" w:eastAsia="ja-JP"/>
              </w:rPr>
              <w:pict w14:anchorId="2ABF14E8">
                <v:shape id="_x0000_i1215" type="#_x0000_t75" style="width:168pt;height:48pt">
                  <v:imagedata r:id="rId2188" o:title=""/>
                </v:shape>
              </w:pict>
            </w:r>
          </w:p>
        </w:tc>
      </w:tr>
      <w:tr w:rsidR="008F435B" w:rsidRPr="008F435B" w14:paraId="09660EB2" w14:textId="77777777" w:rsidTr="008F435B">
        <w:trPr>
          <w:trHeight w:val="20"/>
        </w:trPr>
        <w:tc>
          <w:tcPr>
            <w:tcW w:w="3539" w:type="dxa"/>
            <w:shd w:val="clear" w:color="auto" w:fill="FFFFFF"/>
          </w:tcPr>
          <w:p w14:paraId="62819FC9" w14:textId="77777777" w:rsidR="008F435B" w:rsidRPr="008F435B" w:rsidRDefault="008F435B" w:rsidP="008F435B">
            <w:pPr>
              <w:ind w:left="720" w:hanging="720"/>
              <w:rPr>
                <w:rFonts w:ascii="Arial" w:hAnsi="Arial" w:cs="Arial"/>
                <w:color w:val="000000"/>
                <w:sz w:val="16"/>
                <w:szCs w:val="16"/>
              </w:rPr>
            </w:pPr>
            <w:r w:rsidRPr="008F435B">
              <w:rPr>
                <w:rFonts w:ascii="Arial" w:hAnsi="Arial" w:cs="Arial"/>
                <w:color w:val="000000"/>
                <w:sz w:val="16"/>
                <w:szCs w:val="16"/>
              </w:rPr>
              <w:t>Antenna element gain horizontal pattern</w:t>
            </w:r>
          </w:p>
        </w:tc>
        <w:tc>
          <w:tcPr>
            <w:tcW w:w="5823" w:type="dxa"/>
            <w:vAlign w:val="center"/>
          </w:tcPr>
          <w:p w14:paraId="21DBD423" w14:textId="77777777" w:rsidR="008F435B" w:rsidRPr="008F435B" w:rsidRDefault="0058452E" w:rsidP="008F435B">
            <w:pPr>
              <w:keepNext/>
              <w:keepLines/>
              <w:ind w:leftChars="50" w:left="100"/>
              <w:rPr>
                <w:rFonts w:ascii="Arial" w:eastAsia="MS Mincho" w:hAnsi="Arial" w:cs="Arial"/>
                <w:sz w:val="16"/>
                <w:szCs w:val="16"/>
                <w:u w:val="single"/>
                <w:lang w:val="en-US" w:eastAsia="ja-JP"/>
              </w:rPr>
            </w:pPr>
            <w:r>
              <w:rPr>
                <w:rFonts w:ascii="Arial" w:eastAsia="Malgun Gothic" w:hAnsi="Arial" w:cs="Arial"/>
                <w:position w:val="-14"/>
                <w:sz w:val="16"/>
                <w:szCs w:val="16"/>
                <w:lang w:val="en-US"/>
              </w:rPr>
              <w:pict w14:anchorId="7F91C113">
                <v:shape id="_x0000_i1216" type="#_x0000_t75" style="width:66pt;height:18pt">
                  <v:imagedata r:id="rId2189" o:title=""/>
                </v:shape>
              </w:pict>
            </w:r>
          </w:p>
        </w:tc>
      </w:tr>
      <w:tr w:rsidR="008F435B" w:rsidRPr="008F435B" w14:paraId="1A5EC4DD" w14:textId="77777777" w:rsidTr="008F435B">
        <w:trPr>
          <w:trHeight w:val="20"/>
        </w:trPr>
        <w:tc>
          <w:tcPr>
            <w:tcW w:w="3539" w:type="dxa"/>
            <w:shd w:val="clear" w:color="auto" w:fill="FFFFFF"/>
          </w:tcPr>
          <w:p w14:paraId="2B4E7D2F" w14:textId="77777777" w:rsidR="008F435B" w:rsidRPr="008F435B" w:rsidRDefault="008F435B" w:rsidP="008F435B">
            <w:pPr>
              <w:ind w:left="720" w:hanging="720"/>
              <w:rPr>
                <w:rFonts w:ascii="Arial" w:hAnsi="Arial" w:cs="Arial"/>
                <w:color w:val="000000"/>
                <w:sz w:val="16"/>
                <w:szCs w:val="16"/>
              </w:rPr>
            </w:pPr>
            <w:r w:rsidRPr="008F435B">
              <w:rPr>
                <w:rFonts w:ascii="Arial" w:hAnsi="Arial" w:cs="Arial"/>
                <w:color w:val="000000"/>
                <w:sz w:val="16"/>
                <w:szCs w:val="16"/>
              </w:rPr>
              <w:t xml:space="preserve">Pattern combining method for 3D </w:t>
            </w:r>
          </w:p>
        </w:tc>
        <w:tc>
          <w:tcPr>
            <w:tcW w:w="5823" w:type="dxa"/>
            <w:vAlign w:val="center"/>
          </w:tcPr>
          <w:p w14:paraId="7D254897" w14:textId="77777777" w:rsidR="008F435B" w:rsidRPr="008F435B" w:rsidRDefault="0058452E" w:rsidP="008F435B">
            <w:pPr>
              <w:keepNext/>
              <w:keepLines/>
              <w:ind w:left="-109" w:firstLineChars="100" w:firstLine="160"/>
              <w:rPr>
                <w:rFonts w:ascii="Arial" w:eastAsia="MS Mincho" w:hAnsi="Arial" w:cs="Arial"/>
                <w:sz w:val="16"/>
                <w:szCs w:val="16"/>
                <w:lang w:val="en-US" w:eastAsia="ja-JP"/>
              </w:rPr>
            </w:pPr>
            <w:r>
              <w:rPr>
                <w:rFonts w:ascii="Arial" w:eastAsia="MS Mincho" w:hAnsi="Arial" w:cs="Arial"/>
                <w:sz w:val="16"/>
                <w:szCs w:val="16"/>
                <w:lang w:val="en-US" w:eastAsia="ja-JP"/>
              </w:rPr>
              <w:pict w14:anchorId="15A8E9F8">
                <v:shape id="_x0000_i1217" type="#_x0000_t75" style="width:192pt;height:18pt">
                  <v:imagedata r:id="rId2190" o:title=""/>
                </v:shape>
              </w:pict>
            </w:r>
          </w:p>
        </w:tc>
      </w:tr>
      <w:tr w:rsidR="008F435B" w:rsidRPr="008F435B" w14:paraId="080CBF6F" w14:textId="77777777" w:rsidTr="008F435B">
        <w:trPr>
          <w:trHeight w:val="20"/>
        </w:trPr>
        <w:tc>
          <w:tcPr>
            <w:tcW w:w="3539" w:type="dxa"/>
            <w:shd w:val="clear" w:color="auto" w:fill="FFFFFF"/>
          </w:tcPr>
          <w:p w14:paraId="40B31D70" w14:textId="77777777" w:rsidR="008F435B" w:rsidRPr="008F435B" w:rsidRDefault="008F435B" w:rsidP="008F435B">
            <w:pPr>
              <w:ind w:left="720" w:hanging="720"/>
              <w:rPr>
                <w:rFonts w:ascii="Arial" w:hAnsi="Arial" w:cs="Arial"/>
                <w:color w:val="000000"/>
                <w:sz w:val="16"/>
                <w:szCs w:val="16"/>
              </w:rPr>
            </w:pPr>
            <w:r w:rsidRPr="008F435B">
              <w:rPr>
                <w:rFonts w:ascii="Arial" w:hAnsi="Arial" w:cs="Arial"/>
                <w:color w:val="000000"/>
                <w:sz w:val="16"/>
                <w:szCs w:val="16"/>
              </w:rPr>
              <w:t>Max direct. gain of the antenna element</w:t>
            </w:r>
          </w:p>
        </w:tc>
        <w:tc>
          <w:tcPr>
            <w:tcW w:w="5823" w:type="dxa"/>
          </w:tcPr>
          <w:p w14:paraId="327D32A5" w14:textId="77777777" w:rsidR="008F435B" w:rsidRPr="008F435B" w:rsidRDefault="008F435B" w:rsidP="008F435B">
            <w:pPr>
              <w:keepNext/>
              <w:keepLines/>
              <w:ind w:left="-109" w:firstLineChars="100" w:firstLine="160"/>
              <w:rPr>
                <w:rFonts w:ascii="Arial" w:eastAsia="MS Mincho" w:hAnsi="Arial" w:cs="Arial"/>
                <w:sz w:val="16"/>
                <w:szCs w:val="16"/>
                <w:lang w:val="en-US" w:eastAsia="ja-JP"/>
              </w:rPr>
            </w:pPr>
            <w:r w:rsidRPr="008F435B">
              <w:rPr>
                <w:rFonts w:ascii="Arial" w:eastAsia="DengXian" w:hAnsi="Arial" w:cs="Arial"/>
                <w:sz w:val="16"/>
                <w:szCs w:val="16"/>
                <w:lang w:val="en-US" w:eastAsia="ko-KR"/>
              </w:rPr>
              <w:t>3</w:t>
            </w:r>
            <w:r w:rsidRPr="008F435B">
              <w:rPr>
                <w:rFonts w:ascii="Arial" w:eastAsia="MS Mincho" w:hAnsi="Arial" w:cs="Arial"/>
                <w:sz w:val="16"/>
                <w:szCs w:val="16"/>
                <w:lang w:val="en-US" w:eastAsia="ja-JP"/>
              </w:rPr>
              <w:t xml:space="preserve"> dBi</w:t>
            </w:r>
          </w:p>
        </w:tc>
      </w:tr>
    </w:tbl>
    <w:p w14:paraId="6C18B07B" w14:textId="77777777" w:rsidR="008F435B" w:rsidRPr="008F435B" w:rsidRDefault="008F435B" w:rsidP="008F435B">
      <w:pPr>
        <w:ind w:left="720" w:hanging="720"/>
        <w:rPr>
          <w:rFonts w:eastAsia="SimSun"/>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4"/>
        <w:gridCol w:w="5596"/>
      </w:tblGrid>
      <w:tr w:rsidR="008F435B" w:rsidRPr="008F435B" w14:paraId="41EC18F8" w14:textId="77777777" w:rsidTr="008F435B">
        <w:trPr>
          <w:trHeight w:val="20"/>
        </w:trPr>
        <w:tc>
          <w:tcPr>
            <w:tcW w:w="0" w:type="auto"/>
            <w:shd w:val="clear" w:color="auto" w:fill="BFBFBF"/>
          </w:tcPr>
          <w:p w14:paraId="0A375081" w14:textId="77777777" w:rsidR="008F435B" w:rsidRPr="008F435B" w:rsidRDefault="008F435B" w:rsidP="008F435B">
            <w:pPr>
              <w:ind w:left="720" w:hanging="720"/>
              <w:rPr>
                <w:rFonts w:ascii="Arial" w:hAnsi="Arial" w:cs="Arial"/>
                <w:color w:val="000000"/>
                <w:sz w:val="16"/>
                <w:szCs w:val="16"/>
              </w:rPr>
            </w:pPr>
          </w:p>
        </w:tc>
        <w:tc>
          <w:tcPr>
            <w:tcW w:w="0" w:type="auto"/>
            <w:shd w:val="clear" w:color="auto" w:fill="BFBFBF"/>
            <w:vAlign w:val="center"/>
          </w:tcPr>
          <w:p w14:paraId="0718150C" w14:textId="77777777" w:rsidR="008F435B" w:rsidRPr="008F435B" w:rsidRDefault="008F435B" w:rsidP="008F435B">
            <w:pPr>
              <w:keepNext/>
              <w:keepLines/>
              <w:ind w:left="-109"/>
              <w:jc w:val="center"/>
              <w:rPr>
                <w:rFonts w:ascii="Arial" w:eastAsia="MS Mincho" w:hAnsi="Arial" w:cs="Arial"/>
                <w:sz w:val="16"/>
                <w:szCs w:val="16"/>
                <w:lang w:val="en-US" w:eastAsia="ja-JP"/>
              </w:rPr>
            </w:pPr>
            <w:r w:rsidRPr="008F435B">
              <w:rPr>
                <w:rFonts w:ascii="Arial" w:eastAsia="SimSun" w:hAnsi="Arial" w:cs="Arial"/>
                <w:b/>
                <w:sz w:val="16"/>
                <w:szCs w:val="16"/>
                <w:lang w:val="en-US" w:eastAsia="ja-JP"/>
              </w:rPr>
              <w:t>High band (63 GHz)</w:t>
            </w:r>
          </w:p>
        </w:tc>
      </w:tr>
      <w:tr w:rsidR="008F435B" w:rsidRPr="008F435B" w14:paraId="57862A7D" w14:textId="77777777" w:rsidTr="008F435B">
        <w:trPr>
          <w:trHeight w:val="20"/>
        </w:trPr>
        <w:tc>
          <w:tcPr>
            <w:tcW w:w="0" w:type="auto"/>
            <w:shd w:val="clear" w:color="auto" w:fill="FFFFFF"/>
          </w:tcPr>
          <w:p w14:paraId="1986B0FF" w14:textId="77777777" w:rsidR="008F435B" w:rsidRPr="008F435B" w:rsidRDefault="008F435B" w:rsidP="008F435B">
            <w:pPr>
              <w:ind w:left="720" w:hanging="720"/>
              <w:rPr>
                <w:rFonts w:ascii="Arial" w:hAnsi="Arial" w:cs="Arial"/>
                <w:color w:val="000000"/>
                <w:sz w:val="16"/>
                <w:szCs w:val="16"/>
              </w:rPr>
            </w:pPr>
            <w:r w:rsidRPr="008F435B">
              <w:rPr>
                <w:rFonts w:ascii="Arial" w:hAnsi="Arial" w:cs="Arial"/>
                <w:color w:val="000000"/>
                <w:sz w:val="16"/>
                <w:szCs w:val="16"/>
              </w:rPr>
              <w:t>Antenna element gain vertical pattern</w:t>
            </w:r>
          </w:p>
        </w:tc>
        <w:tc>
          <w:tcPr>
            <w:tcW w:w="0" w:type="auto"/>
            <w:vAlign w:val="center"/>
          </w:tcPr>
          <w:p w14:paraId="5F40E460" w14:textId="77777777" w:rsidR="008F435B" w:rsidRPr="008F435B" w:rsidRDefault="0058452E" w:rsidP="008F435B">
            <w:pPr>
              <w:keepNext/>
              <w:keepLines/>
              <w:ind w:left="-109"/>
              <w:jc w:val="center"/>
              <w:rPr>
                <w:rFonts w:ascii="Arial" w:eastAsia="MS Mincho" w:hAnsi="Arial" w:cs="Arial"/>
                <w:sz w:val="16"/>
                <w:szCs w:val="16"/>
                <w:lang w:val="en-US" w:eastAsia="ja-JP"/>
              </w:rPr>
            </w:pPr>
            <w:r>
              <w:rPr>
                <w:rFonts w:ascii="Arial" w:eastAsia="MS Mincho" w:hAnsi="Arial" w:cs="Arial"/>
                <w:position w:val="-38"/>
                <w:sz w:val="16"/>
                <w:szCs w:val="16"/>
                <w:lang w:val="en-US" w:eastAsia="ja-JP"/>
              </w:rPr>
              <w:pict w14:anchorId="0C249082">
                <v:shape id="_x0000_i1218" type="#_x0000_t75" style="width:270pt;height:36pt">
                  <v:imagedata r:id="rId2191" o:title=""/>
                </v:shape>
              </w:pict>
            </w:r>
          </w:p>
        </w:tc>
      </w:tr>
      <w:tr w:rsidR="008F435B" w:rsidRPr="008F435B" w14:paraId="123B4CEE" w14:textId="77777777" w:rsidTr="008F435B">
        <w:trPr>
          <w:trHeight w:val="20"/>
        </w:trPr>
        <w:tc>
          <w:tcPr>
            <w:tcW w:w="0" w:type="auto"/>
            <w:shd w:val="clear" w:color="auto" w:fill="FFFFFF"/>
          </w:tcPr>
          <w:p w14:paraId="5118E1AA" w14:textId="77777777" w:rsidR="008F435B" w:rsidRPr="008F435B" w:rsidRDefault="008F435B" w:rsidP="008F435B">
            <w:pPr>
              <w:ind w:left="720" w:hanging="720"/>
              <w:rPr>
                <w:rFonts w:ascii="Arial" w:hAnsi="Arial" w:cs="Arial"/>
                <w:color w:val="000000"/>
                <w:sz w:val="16"/>
                <w:szCs w:val="16"/>
              </w:rPr>
            </w:pPr>
            <w:r w:rsidRPr="008F435B">
              <w:rPr>
                <w:rFonts w:ascii="Arial" w:hAnsi="Arial" w:cs="Arial"/>
                <w:color w:val="000000"/>
                <w:sz w:val="16"/>
                <w:szCs w:val="16"/>
              </w:rPr>
              <w:t>Antenna element gain horizontal pattern</w:t>
            </w:r>
          </w:p>
        </w:tc>
        <w:tc>
          <w:tcPr>
            <w:tcW w:w="0" w:type="auto"/>
            <w:vAlign w:val="center"/>
          </w:tcPr>
          <w:p w14:paraId="429611F2" w14:textId="7625C7F6" w:rsidR="008F435B" w:rsidRPr="008F435B" w:rsidRDefault="008F435B" w:rsidP="008F435B">
            <w:pPr>
              <w:keepNext/>
              <w:keepLines/>
              <w:ind w:left="-109" w:firstLineChars="50" w:firstLine="80"/>
              <w:rPr>
                <w:rFonts w:ascii="Arial" w:eastAsia="MS Mincho" w:hAnsi="Arial" w:cs="Arial"/>
                <w:sz w:val="16"/>
                <w:szCs w:val="16"/>
                <w:u w:val="single"/>
                <w:lang w:val="en-US" w:eastAsia="ja-JP"/>
              </w:rPr>
            </w:pPr>
            <w:r w:rsidRPr="008F435B">
              <w:rPr>
                <w:rFonts w:ascii="Arial" w:eastAsia="MS Mincho" w:hAnsi="Arial" w:cs="Arial"/>
                <w:noProof/>
                <w:position w:val="-38"/>
                <w:sz w:val="16"/>
                <w:szCs w:val="16"/>
                <w:lang w:eastAsia="en-GB"/>
              </w:rPr>
              <w:drawing>
                <wp:inline distT="0" distB="0" distL="0" distR="0" wp14:anchorId="71C894A7" wp14:editId="12CDA453">
                  <wp:extent cx="3101340" cy="487680"/>
                  <wp:effectExtent l="0" t="0" r="381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2192" cstate="print">
                            <a:extLst>
                              <a:ext uri="{28A0092B-C50C-407E-A947-70E740481C1C}">
                                <a14:useLocalDpi xmlns:a14="http://schemas.microsoft.com/office/drawing/2010/main" val="0"/>
                              </a:ext>
                            </a:extLst>
                          </a:blip>
                          <a:srcRect/>
                          <a:stretch>
                            <a:fillRect/>
                          </a:stretch>
                        </pic:blipFill>
                        <pic:spPr bwMode="auto">
                          <a:xfrm>
                            <a:off x="0" y="0"/>
                            <a:ext cx="3101340" cy="487680"/>
                          </a:xfrm>
                          <a:prstGeom prst="rect">
                            <a:avLst/>
                          </a:prstGeom>
                          <a:noFill/>
                          <a:ln>
                            <a:noFill/>
                          </a:ln>
                        </pic:spPr>
                      </pic:pic>
                    </a:graphicData>
                  </a:graphic>
                </wp:inline>
              </w:drawing>
            </w:r>
          </w:p>
        </w:tc>
      </w:tr>
      <w:tr w:rsidR="008F435B" w:rsidRPr="008F435B" w14:paraId="0C748F41" w14:textId="77777777" w:rsidTr="008F435B">
        <w:trPr>
          <w:trHeight w:val="20"/>
        </w:trPr>
        <w:tc>
          <w:tcPr>
            <w:tcW w:w="0" w:type="auto"/>
            <w:shd w:val="clear" w:color="auto" w:fill="FFFFFF"/>
          </w:tcPr>
          <w:p w14:paraId="0802FC0A" w14:textId="77777777" w:rsidR="008F435B" w:rsidRPr="008F435B" w:rsidRDefault="008F435B" w:rsidP="008F435B">
            <w:pPr>
              <w:ind w:left="720" w:hanging="720"/>
              <w:rPr>
                <w:rFonts w:ascii="Arial" w:hAnsi="Arial" w:cs="Arial"/>
                <w:color w:val="000000"/>
                <w:sz w:val="16"/>
                <w:szCs w:val="16"/>
              </w:rPr>
            </w:pPr>
            <w:r w:rsidRPr="008F435B">
              <w:rPr>
                <w:rFonts w:ascii="Arial" w:hAnsi="Arial" w:cs="Arial"/>
                <w:color w:val="000000"/>
                <w:sz w:val="16"/>
                <w:szCs w:val="16"/>
              </w:rPr>
              <w:t xml:space="preserve">Pattern combining method for 3D </w:t>
            </w:r>
          </w:p>
        </w:tc>
        <w:tc>
          <w:tcPr>
            <w:tcW w:w="0" w:type="auto"/>
            <w:vAlign w:val="center"/>
          </w:tcPr>
          <w:p w14:paraId="758BBA3C" w14:textId="48E1250A" w:rsidR="008F435B" w:rsidRPr="008F435B" w:rsidRDefault="008F435B" w:rsidP="008F435B">
            <w:pPr>
              <w:keepNext/>
              <w:keepLines/>
              <w:ind w:left="-109" w:firstLineChars="50" w:firstLine="80"/>
              <w:rPr>
                <w:rFonts w:ascii="Arial" w:eastAsia="MS Mincho" w:hAnsi="Arial" w:cs="Arial"/>
                <w:sz w:val="16"/>
                <w:szCs w:val="16"/>
                <w:lang w:val="en-US" w:eastAsia="ja-JP"/>
              </w:rPr>
            </w:pPr>
            <w:r w:rsidRPr="008F435B">
              <w:rPr>
                <w:rFonts w:ascii="Arial" w:eastAsia="MS Mincho" w:hAnsi="Arial" w:cs="Arial"/>
                <w:noProof/>
                <w:sz w:val="16"/>
                <w:szCs w:val="16"/>
                <w:lang w:eastAsia="en-GB"/>
              </w:rPr>
              <w:drawing>
                <wp:inline distT="0" distB="0" distL="0" distR="0" wp14:anchorId="36FBCB2C" wp14:editId="5B222B3A">
                  <wp:extent cx="2392680" cy="22860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
                          <pic:cNvPicPr>
                            <a:picLocks noChangeAspect="1" noChangeArrowheads="1"/>
                          </pic:cNvPicPr>
                        </pic:nvPicPr>
                        <pic:blipFill>
                          <a:blip r:embed="rId2193" cstate="print">
                            <a:extLst>
                              <a:ext uri="{28A0092B-C50C-407E-A947-70E740481C1C}">
                                <a14:useLocalDpi xmlns:a14="http://schemas.microsoft.com/office/drawing/2010/main" val="0"/>
                              </a:ext>
                            </a:extLst>
                          </a:blip>
                          <a:srcRect/>
                          <a:stretch>
                            <a:fillRect/>
                          </a:stretch>
                        </pic:blipFill>
                        <pic:spPr bwMode="auto">
                          <a:xfrm>
                            <a:off x="0" y="0"/>
                            <a:ext cx="2392680" cy="228600"/>
                          </a:xfrm>
                          <a:prstGeom prst="rect">
                            <a:avLst/>
                          </a:prstGeom>
                          <a:noFill/>
                          <a:ln>
                            <a:noFill/>
                          </a:ln>
                        </pic:spPr>
                      </pic:pic>
                    </a:graphicData>
                  </a:graphic>
                </wp:inline>
              </w:drawing>
            </w:r>
          </w:p>
        </w:tc>
      </w:tr>
      <w:tr w:rsidR="008F435B" w:rsidRPr="008F435B" w14:paraId="223F5377" w14:textId="77777777" w:rsidTr="008F435B">
        <w:trPr>
          <w:trHeight w:val="20"/>
        </w:trPr>
        <w:tc>
          <w:tcPr>
            <w:tcW w:w="0" w:type="auto"/>
            <w:shd w:val="clear" w:color="auto" w:fill="FFFFFF"/>
          </w:tcPr>
          <w:p w14:paraId="6EA8630A" w14:textId="77777777" w:rsidR="008F435B" w:rsidRPr="008F435B" w:rsidRDefault="008F435B" w:rsidP="008F435B">
            <w:pPr>
              <w:ind w:left="720" w:hanging="720"/>
              <w:rPr>
                <w:rFonts w:ascii="Arial" w:hAnsi="Arial" w:cs="Arial"/>
                <w:color w:val="000000"/>
                <w:sz w:val="16"/>
                <w:szCs w:val="16"/>
              </w:rPr>
            </w:pPr>
            <w:r w:rsidRPr="008F435B">
              <w:rPr>
                <w:rFonts w:ascii="Arial" w:hAnsi="Arial" w:cs="Arial"/>
                <w:color w:val="000000"/>
                <w:sz w:val="16"/>
                <w:szCs w:val="16"/>
              </w:rPr>
              <w:t>Max direct. gain of the antenna element</w:t>
            </w:r>
          </w:p>
        </w:tc>
        <w:tc>
          <w:tcPr>
            <w:tcW w:w="0" w:type="auto"/>
          </w:tcPr>
          <w:p w14:paraId="4CEC59D6" w14:textId="77777777" w:rsidR="008F435B" w:rsidRPr="008F435B" w:rsidRDefault="008F435B" w:rsidP="008F435B">
            <w:pPr>
              <w:keepNext/>
              <w:keepLines/>
              <w:ind w:left="-109" w:firstLineChars="50" w:firstLine="80"/>
              <w:rPr>
                <w:rFonts w:ascii="Arial" w:eastAsia="MS Mincho" w:hAnsi="Arial" w:cs="Arial"/>
                <w:sz w:val="16"/>
                <w:szCs w:val="16"/>
                <w:lang w:val="en-US" w:eastAsia="ja-JP"/>
              </w:rPr>
            </w:pPr>
            <w:r w:rsidRPr="008F435B">
              <w:rPr>
                <w:rFonts w:ascii="Arial" w:eastAsia="DengXian" w:hAnsi="Arial" w:cs="Arial"/>
                <w:sz w:val="16"/>
                <w:szCs w:val="16"/>
                <w:lang w:val="en-US" w:eastAsia="ko-KR"/>
              </w:rPr>
              <w:t>5</w:t>
            </w:r>
            <w:r w:rsidRPr="008F435B">
              <w:rPr>
                <w:rFonts w:ascii="Arial" w:eastAsia="MS Mincho" w:hAnsi="Arial" w:cs="Arial"/>
                <w:sz w:val="16"/>
                <w:szCs w:val="16"/>
                <w:lang w:val="en-US" w:eastAsia="ja-JP"/>
              </w:rPr>
              <w:t xml:space="preserve"> dBi</w:t>
            </w:r>
          </w:p>
        </w:tc>
      </w:tr>
    </w:tbl>
    <w:p w14:paraId="7271C535" w14:textId="77777777" w:rsidR="008F435B" w:rsidRPr="008F435B" w:rsidRDefault="008F435B" w:rsidP="008F435B">
      <w:pPr>
        <w:ind w:left="720" w:hanging="720"/>
        <w:rPr>
          <w:rFonts w:eastAsia="DengXian"/>
        </w:rPr>
      </w:pPr>
    </w:p>
    <w:p w14:paraId="11A77F50" w14:textId="77777777" w:rsidR="008F435B" w:rsidRPr="008F435B" w:rsidRDefault="008F435B" w:rsidP="008F435B">
      <w:pPr>
        <w:ind w:left="720" w:hanging="720"/>
        <w:rPr>
          <w:szCs w:val="20"/>
          <w:lang w:eastAsia="x-none"/>
        </w:rPr>
      </w:pPr>
      <w:r w:rsidRPr="008F435B">
        <w:rPr>
          <w:szCs w:val="20"/>
          <w:highlight w:val="green"/>
          <w:lang w:eastAsia="x-none"/>
        </w:rPr>
        <w:lastRenderedPageBreak/>
        <w:t>Agreements</w:t>
      </w:r>
      <w:r w:rsidRPr="008F435B">
        <w:rPr>
          <w:szCs w:val="20"/>
          <w:lang w:eastAsia="x-none"/>
        </w:rPr>
        <w:t>:</w:t>
      </w:r>
    </w:p>
    <w:p w14:paraId="61CBD9AE" w14:textId="77777777" w:rsidR="008F435B" w:rsidRPr="008F435B" w:rsidRDefault="008F435B" w:rsidP="00613418">
      <w:pPr>
        <w:pStyle w:val="ListParagraph"/>
        <w:numPr>
          <w:ilvl w:val="0"/>
          <w:numId w:val="118"/>
        </w:numPr>
      </w:pPr>
      <w:r w:rsidRPr="008F435B">
        <w:rPr>
          <w:rFonts w:hint="eastAsia"/>
        </w:rPr>
        <w:t>UE-type RSU antenna configuration is as follows: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4040"/>
        <w:gridCol w:w="4040"/>
      </w:tblGrid>
      <w:tr w:rsidR="008F435B" w:rsidRPr="008F435B" w14:paraId="3F9D84C5" w14:textId="77777777" w:rsidTr="008F435B">
        <w:trPr>
          <w:trHeight w:val="20"/>
        </w:trPr>
        <w:tc>
          <w:tcPr>
            <w:tcW w:w="1985" w:type="dxa"/>
            <w:shd w:val="clear" w:color="auto" w:fill="D9D9D9"/>
          </w:tcPr>
          <w:p w14:paraId="646ADC33" w14:textId="77777777" w:rsidR="008F435B" w:rsidRPr="008F435B" w:rsidRDefault="008F435B" w:rsidP="008F435B">
            <w:pPr>
              <w:keepNext/>
              <w:keepLines/>
              <w:overflowPunct w:val="0"/>
              <w:adjustRightInd w:val="0"/>
              <w:spacing w:after="120"/>
              <w:ind w:left="720" w:hanging="720"/>
              <w:textAlignment w:val="baseline"/>
              <w:rPr>
                <w:rFonts w:ascii="Arial" w:eastAsia="SimSun" w:hAnsi="Arial" w:cs="Arial"/>
                <w:b/>
                <w:sz w:val="16"/>
                <w:szCs w:val="16"/>
              </w:rPr>
            </w:pPr>
          </w:p>
        </w:tc>
        <w:tc>
          <w:tcPr>
            <w:tcW w:w="4040" w:type="dxa"/>
            <w:shd w:val="clear" w:color="auto" w:fill="D9D9D9"/>
          </w:tcPr>
          <w:p w14:paraId="728E7142" w14:textId="77777777" w:rsidR="008F435B" w:rsidRPr="008F435B" w:rsidRDefault="008F435B" w:rsidP="008F435B">
            <w:pPr>
              <w:keepNext/>
              <w:keepLines/>
              <w:overflowPunct w:val="0"/>
              <w:adjustRightInd w:val="0"/>
              <w:spacing w:after="120"/>
              <w:ind w:left="720" w:hanging="720"/>
              <w:textAlignment w:val="baseline"/>
              <w:rPr>
                <w:rFonts w:ascii="Arial" w:eastAsia="SimSun" w:hAnsi="Arial" w:cs="Arial"/>
                <w:b/>
                <w:sz w:val="16"/>
                <w:szCs w:val="16"/>
                <w:lang w:eastAsia="ja-JP"/>
              </w:rPr>
            </w:pPr>
            <w:r w:rsidRPr="008F435B">
              <w:rPr>
                <w:rFonts w:ascii="Arial" w:eastAsia="SimSun" w:hAnsi="Arial" w:cs="Arial"/>
                <w:b/>
                <w:sz w:val="16"/>
                <w:szCs w:val="16"/>
                <w:lang w:eastAsia="ja-JP"/>
              </w:rPr>
              <w:t>Low band (2-6 GHz)</w:t>
            </w:r>
          </w:p>
        </w:tc>
        <w:tc>
          <w:tcPr>
            <w:tcW w:w="4040" w:type="dxa"/>
            <w:shd w:val="clear" w:color="auto" w:fill="D9D9D9"/>
          </w:tcPr>
          <w:p w14:paraId="5D9BDDEC" w14:textId="77777777" w:rsidR="008F435B" w:rsidRPr="008F435B" w:rsidRDefault="008F435B" w:rsidP="008F435B">
            <w:pPr>
              <w:keepNext/>
              <w:keepLines/>
              <w:overflowPunct w:val="0"/>
              <w:adjustRightInd w:val="0"/>
              <w:spacing w:after="120"/>
              <w:ind w:left="720" w:hanging="720"/>
              <w:textAlignment w:val="baseline"/>
              <w:rPr>
                <w:rFonts w:ascii="Arial" w:eastAsia="SimSun" w:hAnsi="Arial" w:cs="Arial"/>
                <w:b/>
                <w:sz w:val="16"/>
                <w:szCs w:val="16"/>
                <w:lang w:eastAsia="ja-JP"/>
              </w:rPr>
            </w:pPr>
            <w:r w:rsidRPr="008F435B">
              <w:rPr>
                <w:rFonts w:ascii="Arial" w:eastAsia="SimSun" w:hAnsi="Arial" w:cs="Arial"/>
                <w:b/>
                <w:sz w:val="16"/>
                <w:szCs w:val="16"/>
                <w:lang w:eastAsia="ja-JP"/>
              </w:rPr>
              <w:t>High band (30-63 GHz)</w:t>
            </w:r>
          </w:p>
        </w:tc>
      </w:tr>
      <w:tr w:rsidR="008F435B" w:rsidRPr="008F435B" w14:paraId="05B48861" w14:textId="77777777" w:rsidTr="008F435B">
        <w:trPr>
          <w:trHeight w:val="20"/>
        </w:trPr>
        <w:tc>
          <w:tcPr>
            <w:tcW w:w="1985" w:type="dxa"/>
            <w:shd w:val="clear" w:color="auto" w:fill="auto"/>
          </w:tcPr>
          <w:p w14:paraId="18FB51D6"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TXRU mapping</w:t>
            </w:r>
          </w:p>
        </w:tc>
        <w:tc>
          <w:tcPr>
            <w:tcW w:w="4040" w:type="dxa"/>
            <w:shd w:val="clear" w:color="auto" w:fill="auto"/>
          </w:tcPr>
          <w:p w14:paraId="7C7F312A" w14:textId="77777777" w:rsidR="008F435B" w:rsidRPr="008F435B" w:rsidRDefault="008F435B" w:rsidP="008F435B">
            <w:pPr>
              <w:ind w:left="720" w:hanging="720"/>
              <w:rPr>
                <w:rFonts w:ascii="Arial" w:eastAsia="MS Mincho" w:hAnsi="Arial" w:cs="Arial"/>
                <w:color w:val="000000"/>
                <w:sz w:val="16"/>
                <w:szCs w:val="16"/>
                <w:lang w:eastAsia="ja-JP"/>
              </w:rPr>
            </w:pPr>
            <w:r w:rsidRPr="008F435B">
              <w:rPr>
                <w:rFonts w:ascii="Arial" w:eastAsia="Calibri" w:hAnsi="Arial" w:cs="Arial"/>
                <w:color w:val="000000"/>
                <w:sz w:val="16"/>
                <w:szCs w:val="16"/>
              </w:rPr>
              <w:t>Up to proponents decision</w:t>
            </w:r>
          </w:p>
        </w:tc>
        <w:tc>
          <w:tcPr>
            <w:tcW w:w="4040" w:type="dxa"/>
            <w:shd w:val="clear" w:color="auto" w:fill="auto"/>
          </w:tcPr>
          <w:p w14:paraId="368E21D4" w14:textId="77777777" w:rsidR="008F435B" w:rsidRPr="008F435B" w:rsidRDefault="008F435B" w:rsidP="008F435B">
            <w:pPr>
              <w:ind w:left="720" w:hanging="720"/>
              <w:rPr>
                <w:rFonts w:ascii="Arial" w:eastAsia="MS Mincho" w:hAnsi="Arial" w:cs="Arial"/>
                <w:color w:val="000000"/>
                <w:sz w:val="16"/>
                <w:szCs w:val="16"/>
                <w:lang w:eastAsia="ja-JP"/>
              </w:rPr>
            </w:pPr>
            <w:r w:rsidRPr="008F435B">
              <w:rPr>
                <w:rFonts w:ascii="Arial" w:eastAsia="Calibri" w:hAnsi="Arial" w:cs="Arial"/>
                <w:color w:val="000000"/>
                <w:sz w:val="16"/>
                <w:szCs w:val="16"/>
              </w:rPr>
              <w:t>Up to proponents decision</w:t>
            </w:r>
          </w:p>
        </w:tc>
      </w:tr>
      <w:tr w:rsidR="008F435B" w:rsidRPr="008F435B" w14:paraId="2904CD6D" w14:textId="77777777" w:rsidTr="008F435B">
        <w:trPr>
          <w:trHeight w:val="20"/>
        </w:trPr>
        <w:tc>
          <w:tcPr>
            <w:tcW w:w="1985" w:type="dxa"/>
            <w:shd w:val="clear" w:color="auto" w:fill="auto"/>
          </w:tcPr>
          <w:p w14:paraId="79E093DA"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Number of antenna elements across all panels</w:t>
            </w:r>
          </w:p>
        </w:tc>
        <w:tc>
          <w:tcPr>
            <w:tcW w:w="4040" w:type="dxa"/>
            <w:shd w:val="clear" w:color="auto" w:fill="auto"/>
          </w:tcPr>
          <w:p w14:paraId="37950F40"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 xml:space="preserve">Up to 8 Tx /Rx antenna elements </w:t>
            </w:r>
          </w:p>
        </w:tc>
        <w:tc>
          <w:tcPr>
            <w:tcW w:w="4040" w:type="dxa"/>
            <w:shd w:val="clear" w:color="auto" w:fill="auto"/>
          </w:tcPr>
          <w:p w14:paraId="6C76EA3B"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lang w:eastAsia="ja-JP"/>
              </w:rPr>
            </w:pPr>
            <w:r w:rsidRPr="008F435B">
              <w:rPr>
                <w:rFonts w:ascii="Arial" w:eastAsia="SimSun" w:hAnsi="Arial" w:cs="Arial"/>
                <w:color w:val="000000"/>
                <w:sz w:val="16"/>
                <w:szCs w:val="16"/>
              </w:rPr>
              <w:t>Up to 32 Tx /Rx antenna elements</w:t>
            </w:r>
          </w:p>
        </w:tc>
      </w:tr>
      <w:tr w:rsidR="008F435B" w:rsidRPr="008F435B" w14:paraId="0D615BD9" w14:textId="77777777" w:rsidTr="008F435B">
        <w:trPr>
          <w:trHeight w:val="20"/>
        </w:trPr>
        <w:tc>
          <w:tcPr>
            <w:tcW w:w="1985" w:type="dxa"/>
            <w:shd w:val="clear" w:color="auto" w:fill="auto"/>
          </w:tcPr>
          <w:p w14:paraId="384988F8"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Antenna array configuration</w:t>
            </w:r>
            <w:r w:rsidRPr="008F435B">
              <w:rPr>
                <w:rFonts w:ascii="Arial" w:eastAsia="SimSun" w:hAnsi="Arial" w:cs="Arial"/>
                <w:color w:val="000000"/>
                <w:sz w:val="16"/>
                <w:szCs w:val="16"/>
              </w:rPr>
              <w:br/>
              <w:t>(M, N, P, M</w:t>
            </w:r>
            <w:r w:rsidRPr="008F435B">
              <w:rPr>
                <w:rFonts w:ascii="Arial" w:eastAsia="SimSun" w:hAnsi="Arial" w:cs="Arial"/>
                <w:color w:val="000000"/>
                <w:sz w:val="16"/>
                <w:szCs w:val="16"/>
                <w:vertAlign w:val="subscript"/>
              </w:rPr>
              <w:t>g</w:t>
            </w:r>
            <w:r w:rsidRPr="008F435B">
              <w:rPr>
                <w:rFonts w:ascii="Arial" w:eastAsia="SimSun" w:hAnsi="Arial" w:cs="Arial"/>
                <w:color w:val="000000"/>
                <w:sz w:val="16"/>
                <w:szCs w:val="16"/>
              </w:rPr>
              <w:t>, N</w:t>
            </w:r>
            <w:r w:rsidRPr="008F435B">
              <w:rPr>
                <w:rFonts w:ascii="Arial" w:eastAsia="SimSun" w:hAnsi="Arial" w:cs="Arial"/>
                <w:color w:val="000000"/>
                <w:sz w:val="16"/>
                <w:szCs w:val="16"/>
                <w:vertAlign w:val="subscript"/>
              </w:rPr>
              <w:t>g</w:t>
            </w:r>
            <w:r w:rsidRPr="008F435B">
              <w:rPr>
                <w:rFonts w:ascii="Arial" w:eastAsia="SimSun" w:hAnsi="Arial" w:cs="Arial"/>
                <w:color w:val="000000"/>
                <w:sz w:val="16"/>
                <w:szCs w:val="16"/>
              </w:rPr>
              <w:t>)</w:t>
            </w:r>
          </w:p>
        </w:tc>
        <w:tc>
          <w:tcPr>
            <w:tcW w:w="4040" w:type="dxa"/>
            <w:shd w:val="clear" w:color="auto" w:fill="auto"/>
          </w:tcPr>
          <w:p w14:paraId="781858AC" w14:textId="77777777" w:rsidR="008F435B" w:rsidRPr="008F435B" w:rsidRDefault="008F435B" w:rsidP="008F435B">
            <w:pPr>
              <w:overflowPunct w:val="0"/>
              <w:adjustRightInd w:val="0"/>
              <w:ind w:left="720" w:hanging="720"/>
              <w:textAlignment w:val="baseline"/>
              <w:rPr>
                <w:rFonts w:ascii="Arial" w:eastAsia="DengXian" w:hAnsi="Arial" w:cs="Arial"/>
                <w:color w:val="000000"/>
                <w:sz w:val="16"/>
                <w:szCs w:val="16"/>
              </w:rPr>
            </w:pPr>
            <w:r w:rsidRPr="008F435B">
              <w:rPr>
                <w:rFonts w:ascii="Arial" w:eastAsia="DengXian" w:hAnsi="Arial" w:cs="Arial"/>
                <w:color w:val="000000"/>
                <w:sz w:val="16"/>
                <w:szCs w:val="16"/>
              </w:rPr>
              <w:t xml:space="preserve">Baseline: </w:t>
            </w:r>
            <w:r w:rsidRPr="008F435B">
              <w:rPr>
                <w:rFonts w:ascii="Arial" w:eastAsia="SimSun" w:hAnsi="Arial" w:cs="Arial"/>
                <w:color w:val="000000"/>
                <w:sz w:val="16"/>
                <w:szCs w:val="16"/>
              </w:rPr>
              <w:t>(1, 2, 2, 1, 1)</w:t>
            </w:r>
          </w:p>
          <w:p w14:paraId="590EC2BB" w14:textId="77777777" w:rsidR="008F435B" w:rsidRPr="008F435B" w:rsidRDefault="008F435B" w:rsidP="008F435B">
            <w:pPr>
              <w:overflowPunct w:val="0"/>
              <w:adjustRightInd w:val="0"/>
              <w:ind w:left="720" w:hanging="720"/>
              <w:textAlignment w:val="baseline"/>
              <w:rPr>
                <w:rFonts w:ascii="Arial" w:eastAsia="DengXian" w:hAnsi="Arial" w:cs="Arial"/>
                <w:color w:val="000000"/>
                <w:sz w:val="16"/>
                <w:szCs w:val="16"/>
              </w:rPr>
            </w:pPr>
            <w:r w:rsidRPr="008F435B">
              <w:rPr>
                <w:rFonts w:ascii="Arial" w:eastAsia="DengXian" w:hAnsi="Arial" w:cs="Arial"/>
                <w:color w:val="000000"/>
                <w:sz w:val="16"/>
                <w:szCs w:val="16"/>
              </w:rPr>
              <w:t xml:space="preserve">Optional: </w:t>
            </w:r>
            <w:r w:rsidRPr="008F435B">
              <w:rPr>
                <w:rFonts w:ascii="Arial" w:eastAsia="SimSun" w:hAnsi="Arial" w:cs="Arial"/>
                <w:color w:val="000000"/>
                <w:sz w:val="16"/>
                <w:szCs w:val="16"/>
              </w:rPr>
              <w:t xml:space="preserve">(1, </w:t>
            </w:r>
            <w:r w:rsidRPr="008F435B">
              <w:rPr>
                <w:rFonts w:ascii="Arial" w:eastAsia="DengXian" w:hAnsi="Arial" w:cs="Arial"/>
                <w:color w:val="000000"/>
                <w:sz w:val="16"/>
                <w:szCs w:val="16"/>
              </w:rPr>
              <w:t>4</w:t>
            </w:r>
            <w:r w:rsidRPr="008F435B">
              <w:rPr>
                <w:rFonts w:ascii="Arial" w:eastAsia="SimSun" w:hAnsi="Arial" w:cs="Arial"/>
                <w:color w:val="000000"/>
                <w:sz w:val="16"/>
                <w:szCs w:val="16"/>
              </w:rPr>
              <w:t>, 2, 1, 1)</w:t>
            </w:r>
          </w:p>
          <w:p w14:paraId="265170B4"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sidDel="00362E09">
              <w:rPr>
                <w:rFonts w:ascii="Arial" w:eastAsia="SimSun" w:hAnsi="Arial" w:cs="Arial"/>
                <w:color w:val="000000"/>
                <w:sz w:val="16"/>
                <w:szCs w:val="16"/>
              </w:rPr>
              <w:t xml:space="preserve"> </w:t>
            </w:r>
          </w:p>
          <w:p w14:paraId="1D5D6B08"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lang w:eastAsia="ja-JP"/>
              </w:rPr>
            </w:pPr>
          </w:p>
        </w:tc>
        <w:tc>
          <w:tcPr>
            <w:tcW w:w="4040" w:type="dxa"/>
            <w:shd w:val="clear" w:color="auto" w:fill="auto"/>
          </w:tcPr>
          <w:p w14:paraId="23DFC9E1"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 xml:space="preserve"> (</w:t>
            </w:r>
            <w:r w:rsidRPr="008F435B">
              <w:rPr>
                <w:rFonts w:ascii="Arial" w:eastAsia="DengXian" w:hAnsi="Arial" w:cs="Arial"/>
                <w:color w:val="000000"/>
                <w:sz w:val="16"/>
                <w:szCs w:val="16"/>
              </w:rPr>
              <w:t>1</w:t>
            </w:r>
            <w:r w:rsidRPr="008F435B">
              <w:rPr>
                <w:rFonts w:ascii="Arial" w:eastAsia="SimSun" w:hAnsi="Arial" w:cs="Arial"/>
                <w:color w:val="000000"/>
                <w:sz w:val="16"/>
                <w:szCs w:val="16"/>
              </w:rPr>
              <w:t xml:space="preserve">, </w:t>
            </w:r>
            <w:r w:rsidRPr="008F435B">
              <w:rPr>
                <w:rFonts w:ascii="Arial" w:eastAsia="DengXian" w:hAnsi="Arial" w:cs="Arial"/>
                <w:color w:val="000000"/>
                <w:sz w:val="16"/>
                <w:szCs w:val="16"/>
              </w:rPr>
              <w:t>4</w:t>
            </w:r>
            <w:r w:rsidRPr="008F435B">
              <w:rPr>
                <w:rFonts w:ascii="Arial" w:eastAsia="SimSun" w:hAnsi="Arial" w:cs="Arial"/>
                <w:color w:val="000000"/>
                <w:sz w:val="16"/>
                <w:szCs w:val="16"/>
              </w:rPr>
              <w:t>, 2, 1, 4)</w:t>
            </w:r>
          </w:p>
          <w:p w14:paraId="5B508A83"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Panel bearing angle:</w:t>
            </w:r>
          </w:p>
          <w:p w14:paraId="3BDEB242"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sz w:val="16"/>
                <w:szCs w:val="16"/>
                <w:lang w:eastAsia="ja-JP"/>
              </w:rPr>
              <w:t>Ω</w:t>
            </w:r>
            <w:r w:rsidRPr="008F435B">
              <w:rPr>
                <w:rFonts w:ascii="Arial" w:eastAsia="SimSun" w:hAnsi="Arial" w:cs="Arial"/>
                <w:sz w:val="16"/>
                <w:szCs w:val="16"/>
                <w:vertAlign w:val="subscript"/>
                <w:lang w:eastAsia="ja-JP"/>
              </w:rPr>
              <w:t>0,1</w:t>
            </w:r>
            <w:r w:rsidRPr="008F435B">
              <w:rPr>
                <w:rFonts w:ascii="Arial" w:eastAsia="SimSun" w:hAnsi="Arial" w:cs="Arial"/>
                <w:sz w:val="16"/>
                <w:szCs w:val="16"/>
                <w:lang w:eastAsia="ja-JP"/>
              </w:rPr>
              <w:t>=Ω</w:t>
            </w:r>
            <w:r w:rsidRPr="008F435B">
              <w:rPr>
                <w:rFonts w:ascii="Arial" w:eastAsia="SimSun" w:hAnsi="Arial" w:cs="Arial"/>
                <w:sz w:val="16"/>
                <w:szCs w:val="16"/>
                <w:vertAlign w:val="subscript"/>
                <w:lang w:eastAsia="ja-JP"/>
              </w:rPr>
              <w:t>0,0</w:t>
            </w:r>
            <w:r w:rsidRPr="008F435B">
              <w:rPr>
                <w:rFonts w:ascii="Arial" w:eastAsia="SimSun" w:hAnsi="Arial" w:cs="Arial"/>
                <w:sz w:val="16"/>
                <w:szCs w:val="16"/>
                <w:lang w:eastAsia="ja-JP"/>
              </w:rPr>
              <w:t>+90°; Ω</w:t>
            </w:r>
            <w:r w:rsidRPr="008F435B">
              <w:rPr>
                <w:rFonts w:ascii="Arial" w:eastAsia="SimSun" w:hAnsi="Arial" w:cs="Arial"/>
                <w:sz w:val="16"/>
                <w:szCs w:val="16"/>
                <w:vertAlign w:val="subscript"/>
                <w:lang w:eastAsia="ja-JP"/>
              </w:rPr>
              <w:t>0,2</w:t>
            </w:r>
            <w:r w:rsidRPr="008F435B">
              <w:rPr>
                <w:rFonts w:ascii="Arial" w:eastAsia="SimSun" w:hAnsi="Arial" w:cs="Arial"/>
                <w:sz w:val="16"/>
                <w:szCs w:val="16"/>
                <w:lang w:eastAsia="ja-JP"/>
              </w:rPr>
              <w:t>=Ω</w:t>
            </w:r>
            <w:r w:rsidRPr="008F435B">
              <w:rPr>
                <w:rFonts w:ascii="Arial" w:eastAsia="SimSun" w:hAnsi="Arial" w:cs="Arial"/>
                <w:sz w:val="16"/>
                <w:szCs w:val="16"/>
                <w:vertAlign w:val="subscript"/>
                <w:lang w:eastAsia="ja-JP"/>
              </w:rPr>
              <w:t>0,0</w:t>
            </w:r>
            <w:r w:rsidRPr="008F435B">
              <w:rPr>
                <w:rFonts w:ascii="Arial" w:eastAsia="SimSun" w:hAnsi="Arial" w:cs="Arial"/>
                <w:sz w:val="16"/>
                <w:szCs w:val="16"/>
                <w:lang w:eastAsia="ja-JP"/>
              </w:rPr>
              <w:t>+180°; Ω</w:t>
            </w:r>
            <w:r w:rsidRPr="008F435B">
              <w:rPr>
                <w:rFonts w:ascii="Arial" w:eastAsia="SimSun" w:hAnsi="Arial" w:cs="Arial"/>
                <w:sz w:val="16"/>
                <w:szCs w:val="16"/>
                <w:vertAlign w:val="subscript"/>
                <w:lang w:eastAsia="ja-JP"/>
              </w:rPr>
              <w:t>0,3</w:t>
            </w:r>
            <w:r w:rsidRPr="008F435B">
              <w:rPr>
                <w:rFonts w:ascii="Arial" w:eastAsia="SimSun" w:hAnsi="Arial" w:cs="Arial"/>
                <w:sz w:val="16"/>
                <w:szCs w:val="16"/>
                <w:lang w:eastAsia="ja-JP"/>
              </w:rPr>
              <w:t>=Ω</w:t>
            </w:r>
            <w:r w:rsidRPr="008F435B">
              <w:rPr>
                <w:rFonts w:ascii="Arial" w:eastAsia="SimSun" w:hAnsi="Arial" w:cs="Arial"/>
                <w:sz w:val="16"/>
                <w:szCs w:val="16"/>
                <w:vertAlign w:val="subscript"/>
                <w:lang w:eastAsia="ja-JP"/>
              </w:rPr>
              <w:t>0,0</w:t>
            </w:r>
            <w:r w:rsidRPr="008F435B">
              <w:rPr>
                <w:rFonts w:ascii="Arial" w:eastAsia="SimSun" w:hAnsi="Arial" w:cs="Arial"/>
                <w:sz w:val="16"/>
                <w:szCs w:val="16"/>
                <w:lang w:eastAsia="ja-JP"/>
              </w:rPr>
              <w:t>+270°;</w:t>
            </w:r>
          </w:p>
          <w:p w14:paraId="696972AE"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p>
        </w:tc>
      </w:tr>
      <w:tr w:rsidR="008F435B" w:rsidRPr="008F435B" w14:paraId="3C171BD0" w14:textId="77777777" w:rsidTr="008F435B">
        <w:trPr>
          <w:trHeight w:val="20"/>
        </w:trPr>
        <w:tc>
          <w:tcPr>
            <w:tcW w:w="1985" w:type="dxa"/>
            <w:shd w:val="clear" w:color="auto" w:fill="auto"/>
          </w:tcPr>
          <w:p w14:paraId="6B0D571E"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sz w:val="16"/>
                <w:szCs w:val="16"/>
              </w:rPr>
              <w:t>A</w:t>
            </w:r>
            <w:r w:rsidRPr="008F435B">
              <w:rPr>
                <w:rFonts w:ascii="Arial" w:eastAsia="MS Mincho" w:hAnsi="Arial" w:cs="Arial"/>
                <w:sz w:val="16"/>
                <w:szCs w:val="16"/>
                <w:lang w:eastAsia="ja-JP"/>
              </w:rPr>
              <w:t xml:space="preserve">ntenna </w:t>
            </w:r>
            <w:r w:rsidRPr="008F435B">
              <w:rPr>
                <w:rFonts w:ascii="Arial" w:eastAsia="SimSun" w:hAnsi="Arial" w:cs="Arial"/>
                <w:color w:val="000000"/>
                <w:sz w:val="16"/>
                <w:szCs w:val="16"/>
              </w:rPr>
              <w:t>array spacing (d</w:t>
            </w:r>
            <w:r w:rsidRPr="008F435B">
              <w:rPr>
                <w:rFonts w:ascii="Arial" w:eastAsia="SimSun" w:hAnsi="Arial" w:cs="Arial"/>
                <w:color w:val="000000"/>
                <w:sz w:val="16"/>
                <w:szCs w:val="16"/>
                <w:vertAlign w:val="subscript"/>
              </w:rPr>
              <w:t>H</w:t>
            </w:r>
            <w:r w:rsidRPr="008F435B">
              <w:rPr>
                <w:rFonts w:ascii="Arial" w:eastAsia="SimSun" w:hAnsi="Arial" w:cs="Arial"/>
                <w:color w:val="000000"/>
                <w:sz w:val="16"/>
                <w:szCs w:val="16"/>
              </w:rPr>
              <w:t>,d</w:t>
            </w:r>
            <w:r w:rsidRPr="008F435B">
              <w:rPr>
                <w:rFonts w:ascii="Arial" w:eastAsia="SimSun" w:hAnsi="Arial" w:cs="Arial"/>
                <w:color w:val="000000"/>
                <w:sz w:val="16"/>
                <w:szCs w:val="16"/>
                <w:vertAlign w:val="subscript"/>
              </w:rPr>
              <w:t>V</w:t>
            </w:r>
            <w:r w:rsidRPr="008F435B">
              <w:rPr>
                <w:rFonts w:ascii="Arial" w:eastAsia="SimSun" w:hAnsi="Arial" w:cs="Arial"/>
                <w:color w:val="000000"/>
                <w:sz w:val="16"/>
                <w:szCs w:val="16"/>
              </w:rPr>
              <w:t>,d</w:t>
            </w:r>
            <w:r w:rsidRPr="008F435B">
              <w:rPr>
                <w:rFonts w:ascii="Arial" w:eastAsia="SimSun" w:hAnsi="Arial" w:cs="Arial"/>
                <w:color w:val="000000"/>
                <w:sz w:val="16"/>
                <w:szCs w:val="16"/>
                <w:vertAlign w:val="subscript"/>
              </w:rPr>
              <w:t>H,g</w:t>
            </w:r>
            <w:r w:rsidRPr="008F435B">
              <w:rPr>
                <w:rFonts w:ascii="Arial" w:eastAsia="SimSun" w:hAnsi="Arial" w:cs="Arial"/>
                <w:color w:val="000000"/>
                <w:sz w:val="16"/>
                <w:szCs w:val="16"/>
              </w:rPr>
              <w:t>,d</w:t>
            </w:r>
            <w:r w:rsidRPr="008F435B">
              <w:rPr>
                <w:rFonts w:ascii="Arial" w:eastAsia="SimSun" w:hAnsi="Arial" w:cs="Arial"/>
                <w:color w:val="000000"/>
                <w:sz w:val="16"/>
                <w:szCs w:val="16"/>
                <w:vertAlign w:val="subscript"/>
              </w:rPr>
              <w:t>V,g</w:t>
            </w:r>
            <w:r w:rsidRPr="008F435B">
              <w:rPr>
                <w:rFonts w:ascii="Arial" w:eastAsia="SimSun" w:hAnsi="Arial" w:cs="Arial"/>
                <w:color w:val="000000"/>
                <w:sz w:val="16"/>
                <w:szCs w:val="16"/>
              </w:rPr>
              <w:t>)</w:t>
            </w:r>
          </w:p>
        </w:tc>
        <w:tc>
          <w:tcPr>
            <w:tcW w:w="4040" w:type="dxa"/>
            <w:shd w:val="clear" w:color="auto" w:fill="auto"/>
          </w:tcPr>
          <w:p w14:paraId="79D3F815"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lang w:eastAsia="ja-JP"/>
              </w:rPr>
            </w:pPr>
            <w:r w:rsidRPr="008F435B">
              <w:rPr>
                <w:rFonts w:ascii="Arial" w:eastAsia="SimSun" w:hAnsi="Arial" w:cs="Arial"/>
                <w:color w:val="000000"/>
                <w:sz w:val="16"/>
                <w:szCs w:val="16"/>
              </w:rPr>
              <w:t>(d</w:t>
            </w:r>
            <w:r w:rsidRPr="008F435B">
              <w:rPr>
                <w:rFonts w:ascii="Arial" w:eastAsia="SimSun" w:hAnsi="Arial" w:cs="Arial"/>
                <w:color w:val="000000"/>
                <w:sz w:val="16"/>
                <w:szCs w:val="16"/>
                <w:vertAlign w:val="subscript"/>
              </w:rPr>
              <w:t>H</w:t>
            </w:r>
            <w:r w:rsidRPr="008F435B">
              <w:rPr>
                <w:rFonts w:ascii="Arial" w:eastAsia="SimSun" w:hAnsi="Arial" w:cs="Arial"/>
                <w:color w:val="000000"/>
                <w:sz w:val="16"/>
                <w:szCs w:val="16"/>
              </w:rPr>
              <w:t>, d</w:t>
            </w:r>
            <w:r w:rsidRPr="008F435B">
              <w:rPr>
                <w:rFonts w:ascii="Arial" w:eastAsia="SimSun" w:hAnsi="Arial" w:cs="Arial"/>
                <w:color w:val="000000"/>
                <w:sz w:val="16"/>
                <w:szCs w:val="16"/>
                <w:vertAlign w:val="subscript"/>
              </w:rPr>
              <w:t>V</w:t>
            </w:r>
            <w:r w:rsidRPr="008F435B">
              <w:rPr>
                <w:rFonts w:ascii="Arial" w:eastAsia="SimSun" w:hAnsi="Arial" w:cs="Arial"/>
                <w:color w:val="000000"/>
                <w:sz w:val="16"/>
                <w:szCs w:val="16"/>
              </w:rPr>
              <w:t>)</w:t>
            </w:r>
            <w:r w:rsidRPr="008F435B">
              <w:rPr>
                <w:rFonts w:ascii="Arial" w:eastAsia="SimSun" w:hAnsi="Arial" w:cs="Arial"/>
                <w:color w:val="000000"/>
                <w:sz w:val="16"/>
                <w:szCs w:val="16"/>
                <w:lang w:eastAsia="ja-JP"/>
              </w:rPr>
              <w:t xml:space="preserve"> = (0.5, 0.8)λ</w:t>
            </w:r>
          </w:p>
          <w:p w14:paraId="53E123E8"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lang w:eastAsia="ja-JP"/>
              </w:rPr>
            </w:pPr>
            <w:r w:rsidRPr="008F435B">
              <w:rPr>
                <w:rFonts w:ascii="Arial" w:eastAsia="SimSun" w:hAnsi="Arial" w:cs="Arial"/>
                <w:color w:val="000000"/>
                <w:sz w:val="16"/>
                <w:szCs w:val="16"/>
                <w:lang w:eastAsia="ja-JP"/>
              </w:rPr>
              <w:t>TR 38.802, Section A.2.1, Dense Urban micro cell TRP configuration</w:t>
            </w:r>
          </w:p>
        </w:tc>
        <w:tc>
          <w:tcPr>
            <w:tcW w:w="4040" w:type="dxa"/>
            <w:shd w:val="clear" w:color="auto" w:fill="auto"/>
          </w:tcPr>
          <w:p w14:paraId="7F2B52DE"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(d</w:t>
            </w:r>
            <w:r w:rsidRPr="008F435B">
              <w:rPr>
                <w:rFonts w:ascii="Arial" w:eastAsia="SimSun" w:hAnsi="Arial" w:cs="Arial"/>
                <w:color w:val="000000"/>
                <w:sz w:val="16"/>
                <w:szCs w:val="16"/>
                <w:vertAlign w:val="subscript"/>
              </w:rPr>
              <w:t>H</w:t>
            </w:r>
            <w:r w:rsidRPr="008F435B">
              <w:rPr>
                <w:rFonts w:ascii="Arial" w:eastAsia="SimSun" w:hAnsi="Arial" w:cs="Arial"/>
                <w:color w:val="000000"/>
                <w:sz w:val="16"/>
                <w:szCs w:val="16"/>
              </w:rPr>
              <w:t>, d</w:t>
            </w:r>
            <w:r w:rsidRPr="008F435B">
              <w:rPr>
                <w:rFonts w:ascii="Arial" w:eastAsia="SimSun" w:hAnsi="Arial" w:cs="Arial"/>
                <w:color w:val="000000"/>
                <w:sz w:val="16"/>
                <w:szCs w:val="16"/>
                <w:vertAlign w:val="subscript"/>
              </w:rPr>
              <w:t>V</w:t>
            </w:r>
            <w:r w:rsidRPr="008F435B">
              <w:rPr>
                <w:rFonts w:ascii="Arial" w:eastAsia="SimSun" w:hAnsi="Arial" w:cs="Arial"/>
                <w:color w:val="000000"/>
                <w:sz w:val="16"/>
                <w:szCs w:val="16"/>
              </w:rPr>
              <w:t>) = (0.5, 0.5)λ</w:t>
            </w:r>
          </w:p>
        </w:tc>
      </w:tr>
      <w:tr w:rsidR="008F435B" w:rsidRPr="008F435B" w14:paraId="2912AF83" w14:textId="77777777" w:rsidTr="008F435B">
        <w:trPr>
          <w:trHeight w:val="20"/>
        </w:trPr>
        <w:tc>
          <w:tcPr>
            <w:tcW w:w="1985" w:type="dxa"/>
            <w:shd w:val="clear" w:color="auto" w:fill="auto"/>
          </w:tcPr>
          <w:p w14:paraId="5D92DC7E"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Antenna tilt, deg</w:t>
            </w:r>
          </w:p>
        </w:tc>
        <w:tc>
          <w:tcPr>
            <w:tcW w:w="4040" w:type="dxa"/>
            <w:shd w:val="clear" w:color="auto" w:fill="auto"/>
          </w:tcPr>
          <w:p w14:paraId="6621B71F"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96</w:t>
            </w:r>
          </w:p>
        </w:tc>
        <w:tc>
          <w:tcPr>
            <w:tcW w:w="4040" w:type="dxa"/>
            <w:shd w:val="clear" w:color="auto" w:fill="auto"/>
          </w:tcPr>
          <w:p w14:paraId="367B08F0"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96</w:t>
            </w:r>
          </w:p>
        </w:tc>
      </w:tr>
    </w:tbl>
    <w:p w14:paraId="4CE403A4" w14:textId="77777777" w:rsidR="008F435B" w:rsidRPr="008F435B" w:rsidRDefault="008F435B" w:rsidP="008F435B">
      <w:pPr>
        <w:ind w:left="720" w:hanging="720"/>
        <w:rPr>
          <w:b/>
          <w:lang w:eastAsia="x-none"/>
        </w:rPr>
      </w:pPr>
    </w:p>
    <w:p w14:paraId="760186FC" w14:textId="317D72D4" w:rsidR="008F435B" w:rsidRPr="008F435B" w:rsidRDefault="008F435B" w:rsidP="008F435B">
      <w:pPr>
        <w:ind w:left="720" w:hanging="720"/>
      </w:pPr>
      <w:r w:rsidRPr="008F435B">
        <w:rPr>
          <w:highlight w:val="green"/>
          <w:lang w:eastAsia="x-none"/>
        </w:rPr>
        <w:t>Agreements</w:t>
      </w:r>
      <w:r w:rsidRPr="008F435B">
        <w:rPr>
          <w:b/>
          <w:lang w:eastAsia="x-none"/>
        </w:rPr>
        <w:t>:</w:t>
      </w:r>
      <w:r>
        <w:rPr>
          <w:b/>
          <w:lang w:eastAsia="x-none"/>
        </w:rPr>
        <w:t xml:space="preserve"> </w:t>
      </w:r>
      <w:r w:rsidRPr="008F435B">
        <w:rPr>
          <w:rFonts w:hint="eastAsia"/>
        </w:rPr>
        <w:t xml:space="preserve">Two options are defined as follows. Companies are </w:t>
      </w:r>
      <w:r w:rsidRPr="008F435B">
        <w:t>encouraged</w:t>
      </w:r>
      <w:r w:rsidRPr="008F435B">
        <w:rPr>
          <w:rFonts w:hint="eastAsia"/>
        </w:rPr>
        <w:t xml:space="preserve"> to provide evaluation results using both options.</w:t>
      </w:r>
    </w:p>
    <w:p w14:paraId="33A4568D" w14:textId="77777777" w:rsidR="008F435B" w:rsidRPr="008F435B" w:rsidRDefault="008F435B" w:rsidP="00613418">
      <w:pPr>
        <w:pStyle w:val="ListParagraph"/>
        <w:numPr>
          <w:ilvl w:val="0"/>
          <w:numId w:val="118"/>
        </w:numPr>
        <w:rPr>
          <w:lang w:eastAsia="zh-CN"/>
        </w:rPr>
      </w:pPr>
      <w:r w:rsidRPr="008F435B">
        <w:rPr>
          <w:rFonts w:hint="eastAsia"/>
        </w:rPr>
        <w:t xml:space="preserve">Option 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5823"/>
      </w:tblGrid>
      <w:tr w:rsidR="008F435B" w:rsidRPr="008F435B" w14:paraId="654BBABE" w14:textId="77777777" w:rsidTr="00696994">
        <w:trPr>
          <w:trHeight w:val="20"/>
        </w:trPr>
        <w:tc>
          <w:tcPr>
            <w:tcW w:w="3539" w:type="dxa"/>
            <w:shd w:val="clear" w:color="auto" w:fill="BFBFBF"/>
          </w:tcPr>
          <w:p w14:paraId="4299335E" w14:textId="77777777" w:rsidR="008F435B" w:rsidRPr="008F435B" w:rsidRDefault="008F435B" w:rsidP="008F435B">
            <w:pPr>
              <w:ind w:left="840"/>
              <w:rPr>
                <w:rFonts w:ascii="Arial" w:hAnsi="Arial" w:cs="Arial"/>
                <w:color w:val="000000"/>
                <w:sz w:val="16"/>
                <w:szCs w:val="16"/>
                <w:lang w:eastAsia="x-none"/>
              </w:rPr>
            </w:pPr>
          </w:p>
        </w:tc>
        <w:tc>
          <w:tcPr>
            <w:tcW w:w="5823" w:type="dxa"/>
            <w:shd w:val="clear" w:color="auto" w:fill="BFBFBF"/>
            <w:vAlign w:val="center"/>
          </w:tcPr>
          <w:p w14:paraId="0A547651" w14:textId="77777777" w:rsidR="008F435B" w:rsidRPr="008F435B" w:rsidRDefault="008F435B" w:rsidP="008F435B">
            <w:pPr>
              <w:keepNext/>
              <w:keepLines/>
              <w:ind w:left="-109"/>
              <w:jc w:val="center"/>
              <w:rPr>
                <w:rFonts w:ascii="Arial" w:eastAsia="MS Mincho" w:hAnsi="Arial" w:cs="Arial"/>
                <w:sz w:val="16"/>
                <w:szCs w:val="16"/>
                <w:lang w:val="en-US" w:eastAsia="ja-JP"/>
              </w:rPr>
            </w:pPr>
            <w:r w:rsidRPr="008F435B">
              <w:rPr>
                <w:rFonts w:ascii="Arial" w:eastAsia="SimSun" w:hAnsi="Arial" w:cs="Arial"/>
                <w:b/>
                <w:sz w:val="16"/>
                <w:szCs w:val="16"/>
                <w:lang w:val="en-US" w:eastAsia="ja-JP"/>
              </w:rPr>
              <w:t>Low band (6 GHz)</w:t>
            </w:r>
          </w:p>
        </w:tc>
      </w:tr>
      <w:tr w:rsidR="008F435B" w:rsidRPr="008F435B" w14:paraId="65A1ABED" w14:textId="77777777" w:rsidTr="00696994">
        <w:trPr>
          <w:trHeight w:val="20"/>
        </w:trPr>
        <w:tc>
          <w:tcPr>
            <w:tcW w:w="3539" w:type="dxa"/>
            <w:shd w:val="clear" w:color="auto" w:fill="FFFFFF"/>
          </w:tcPr>
          <w:p w14:paraId="25480981" w14:textId="77777777" w:rsidR="008F435B" w:rsidRPr="008F435B" w:rsidRDefault="008F435B" w:rsidP="008F435B">
            <w:pPr>
              <w:ind w:left="720" w:hanging="720"/>
              <w:rPr>
                <w:rFonts w:ascii="Arial" w:hAnsi="Arial" w:cs="Arial"/>
                <w:color w:val="000000"/>
                <w:sz w:val="16"/>
                <w:szCs w:val="16"/>
              </w:rPr>
            </w:pPr>
            <w:r w:rsidRPr="008F435B">
              <w:rPr>
                <w:rFonts w:ascii="Arial" w:hAnsi="Arial" w:cs="Arial"/>
                <w:color w:val="000000"/>
                <w:sz w:val="16"/>
                <w:szCs w:val="16"/>
              </w:rPr>
              <w:t>Antenna element gain vertical pattern</w:t>
            </w:r>
          </w:p>
        </w:tc>
        <w:tc>
          <w:tcPr>
            <w:tcW w:w="5823" w:type="dxa"/>
            <w:vAlign w:val="center"/>
          </w:tcPr>
          <w:p w14:paraId="57A164B7" w14:textId="77777777" w:rsidR="008F435B" w:rsidRPr="008F435B" w:rsidRDefault="0058452E" w:rsidP="008F435B">
            <w:pPr>
              <w:keepNext/>
              <w:keepLines/>
              <w:ind w:left="-109"/>
              <w:jc w:val="center"/>
              <w:rPr>
                <w:rFonts w:ascii="Arial" w:eastAsia="MS Mincho" w:hAnsi="Arial" w:cs="Arial"/>
                <w:sz w:val="16"/>
                <w:szCs w:val="16"/>
                <w:lang w:val="en-US" w:eastAsia="ja-JP"/>
              </w:rPr>
            </w:pPr>
            <w:r>
              <w:rPr>
                <w:rFonts w:ascii="Arial" w:eastAsia="MS Mincho" w:hAnsi="Arial" w:cs="Arial"/>
                <w:position w:val="-38"/>
                <w:sz w:val="16"/>
                <w:szCs w:val="16"/>
                <w:lang w:val="en-US" w:eastAsia="ja-JP"/>
              </w:rPr>
              <w:pict w14:anchorId="74AE1E3D">
                <v:shape id="_x0000_i1219" type="#_x0000_t75" style="width:264pt;height:36pt">
                  <v:imagedata r:id="rId2194" o:title=""/>
                </v:shape>
              </w:pict>
            </w:r>
          </w:p>
        </w:tc>
      </w:tr>
      <w:tr w:rsidR="008F435B" w:rsidRPr="008F435B" w14:paraId="4CE775EF" w14:textId="77777777" w:rsidTr="00696994">
        <w:trPr>
          <w:trHeight w:val="20"/>
        </w:trPr>
        <w:tc>
          <w:tcPr>
            <w:tcW w:w="3539" w:type="dxa"/>
            <w:shd w:val="clear" w:color="auto" w:fill="FFFFFF"/>
          </w:tcPr>
          <w:p w14:paraId="064D8F13" w14:textId="77777777" w:rsidR="008F435B" w:rsidRPr="008F435B" w:rsidRDefault="008F435B" w:rsidP="008F435B">
            <w:pPr>
              <w:ind w:left="720" w:hanging="720"/>
              <w:rPr>
                <w:rFonts w:ascii="Arial" w:hAnsi="Arial" w:cs="Arial"/>
                <w:color w:val="000000"/>
                <w:sz w:val="16"/>
                <w:szCs w:val="16"/>
              </w:rPr>
            </w:pPr>
            <w:r w:rsidRPr="008F435B">
              <w:rPr>
                <w:rFonts w:ascii="Arial" w:hAnsi="Arial" w:cs="Arial"/>
                <w:color w:val="000000"/>
                <w:sz w:val="16"/>
                <w:szCs w:val="16"/>
              </w:rPr>
              <w:t>Antenna element gain horizontal pattern</w:t>
            </w:r>
          </w:p>
        </w:tc>
        <w:tc>
          <w:tcPr>
            <w:tcW w:w="5823" w:type="dxa"/>
            <w:vAlign w:val="center"/>
          </w:tcPr>
          <w:p w14:paraId="6876758F" w14:textId="77777777" w:rsidR="008F435B" w:rsidRPr="008F435B" w:rsidRDefault="008F435B" w:rsidP="008F435B">
            <w:pPr>
              <w:keepNext/>
              <w:keepLines/>
              <w:ind w:left="-109" w:firstLineChars="100" w:firstLine="160"/>
              <w:rPr>
                <w:rFonts w:ascii="Arial" w:eastAsia="Malgun Gothic" w:hAnsi="Arial" w:cs="Arial"/>
                <w:sz w:val="16"/>
                <w:szCs w:val="16"/>
                <w:lang w:val="en-US"/>
              </w:rPr>
            </w:pPr>
            <w:r w:rsidRPr="008F435B">
              <w:rPr>
                <w:rFonts w:ascii="Arial" w:eastAsia="Malgun Gothic" w:hAnsi="Arial" w:cs="Arial"/>
                <w:sz w:val="16"/>
                <w:szCs w:val="16"/>
                <w:u w:val="single"/>
                <w:lang w:val="en-US"/>
              </w:rPr>
              <w:t xml:space="preserve">Vehicle Type 2: </w:t>
            </w:r>
          </w:p>
          <w:p w14:paraId="2388EEDB" w14:textId="03797B08" w:rsidR="008F435B" w:rsidRPr="008F435B" w:rsidRDefault="008F435B" w:rsidP="008F435B">
            <w:pPr>
              <w:keepNext/>
              <w:keepLines/>
              <w:ind w:left="-109" w:firstLineChars="100" w:firstLine="160"/>
              <w:rPr>
                <w:rFonts w:ascii="Arial" w:eastAsia="Malgun Gothic" w:hAnsi="Arial" w:cs="Arial"/>
                <w:sz w:val="16"/>
                <w:szCs w:val="16"/>
                <w:lang w:val="en-US"/>
              </w:rPr>
            </w:pPr>
            <w:r w:rsidRPr="00696994">
              <w:rPr>
                <w:rFonts w:ascii="Arial" w:eastAsia="Malgun Gothic" w:hAnsi="Arial" w:cs="Arial"/>
                <w:noProof/>
                <w:position w:val="-14"/>
                <w:sz w:val="16"/>
                <w:szCs w:val="16"/>
                <w:lang w:eastAsia="en-GB"/>
              </w:rPr>
              <w:drawing>
                <wp:inline distT="0" distB="0" distL="0" distR="0" wp14:anchorId="56CB0065" wp14:editId="0618E0EC">
                  <wp:extent cx="807720" cy="228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
                          <pic:cNvPicPr>
                            <a:picLocks noChangeAspect="1" noChangeArrowheads="1"/>
                          </pic:cNvPicPr>
                        </pic:nvPicPr>
                        <pic:blipFill>
                          <a:blip r:embed="rId2195" cstate="print">
                            <a:extLst>
                              <a:ext uri="{28A0092B-C50C-407E-A947-70E740481C1C}">
                                <a14:useLocalDpi xmlns:a14="http://schemas.microsoft.com/office/drawing/2010/main" val="0"/>
                              </a:ext>
                            </a:extLst>
                          </a:blip>
                          <a:srcRect/>
                          <a:stretch>
                            <a:fillRect/>
                          </a:stretch>
                        </pic:blipFill>
                        <pic:spPr bwMode="auto">
                          <a:xfrm>
                            <a:off x="0" y="0"/>
                            <a:ext cx="807720" cy="228600"/>
                          </a:xfrm>
                          <a:prstGeom prst="rect">
                            <a:avLst/>
                          </a:prstGeom>
                          <a:noFill/>
                          <a:ln>
                            <a:noFill/>
                          </a:ln>
                        </pic:spPr>
                      </pic:pic>
                    </a:graphicData>
                  </a:graphic>
                </wp:inline>
              </w:drawing>
            </w:r>
          </w:p>
          <w:p w14:paraId="573FFD5B" w14:textId="77777777" w:rsidR="008F435B" w:rsidRPr="008F435B" w:rsidRDefault="008F435B" w:rsidP="008F435B">
            <w:pPr>
              <w:keepNext/>
              <w:keepLines/>
              <w:ind w:leftChars="50" w:left="100"/>
              <w:rPr>
                <w:rFonts w:ascii="Arial" w:eastAsia="MS Mincho" w:hAnsi="Arial" w:cs="Arial"/>
                <w:sz w:val="16"/>
                <w:szCs w:val="16"/>
                <w:u w:val="single"/>
                <w:lang w:val="en-US" w:eastAsia="ja-JP"/>
              </w:rPr>
            </w:pPr>
            <w:r w:rsidRPr="008F435B">
              <w:rPr>
                <w:rFonts w:ascii="Arial" w:eastAsia="Malgun Gothic" w:hAnsi="Arial" w:cs="Arial"/>
                <w:sz w:val="16"/>
                <w:szCs w:val="16"/>
                <w:u w:val="single"/>
                <w:lang w:val="en-US"/>
              </w:rPr>
              <w:t>Vehicle Type 1 and Type 3:</w:t>
            </w:r>
            <w:r w:rsidRPr="008F435B">
              <w:rPr>
                <w:rFonts w:ascii="Arial" w:eastAsia="Malgun Gothic" w:hAnsi="Arial" w:cs="Arial"/>
                <w:sz w:val="16"/>
                <w:szCs w:val="16"/>
                <w:lang w:val="en-US"/>
              </w:rPr>
              <w:t xml:space="preserve"> </w:t>
            </w:r>
            <w:r w:rsidR="0058452E">
              <w:rPr>
                <w:rFonts w:ascii="Arial" w:eastAsia="MS Mincho" w:hAnsi="Arial" w:cs="Arial"/>
                <w:position w:val="-38"/>
                <w:sz w:val="16"/>
                <w:szCs w:val="16"/>
                <w:lang w:val="en-US" w:eastAsia="ja-JP"/>
              </w:rPr>
              <w:pict w14:anchorId="44DB14CF">
                <v:shape id="_x0000_i1220" type="#_x0000_t75" style="width:246pt;height:36pt">
                  <v:imagedata r:id="rId2196" o:title=""/>
                </v:shape>
              </w:pict>
            </w:r>
          </w:p>
        </w:tc>
      </w:tr>
      <w:tr w:rsidR="008F435B" w:rsidRPr="008F435B" w14:paraId="24AAF47D" w14:textId="77777777" w:rsidTr="00696994">
        <w:trPr>
          <w:trHeight w:val="20"/>
        </w:trPr>
        <w:tc>
          <w:tcPr>
            <w:tcW w:w="3539" w:type="dxa"/>
            <w:shd w:val="clear" w:color="auto" w:fill="FFFFFF"/>
          </w:tcPr>
          <w:p w14:paraId="66A41E8C" w14:textId="77777777" w:rsidR="008F435B" w:rsidRPr="008F435B" w:rsidRDefault="008F435B" w:rsidP="008F435B">
            <w:pPr>
              <w:ind w:left="720" w:hanging="720"/>
              <w:rPr>
                <w:rFonts w:ascii="Arial" w:hAnsi="Arial" w:cs="Arial"/>
                <w:color w:val="000000"/>
                <w:sz w:val="16"/>
                <w:szCs w:val="16"/>
              </w:rPr>
            </w:pPr>
            <w:r w:rsidRPr="008F435B">
              <w:rPr>
                <w:rFonts w:ascii="Arial" w:hAnsi="Arial" w:cs="Arial"/>
                <w:color w:val="000000"/>
                <w:sz w:val="16"/>
                <w:szCs w:val="16"/>
              </w:rPr>
              <w:t xml:space="preserve">Pattern combining method for 3D </w:t>
            </w:r>
          </w:p>
        </w:tc>
        <w:tc>
          <w:tcPr>
            <w:tcW w:w="5823" w:type="dxa"/>
            <w:vAlign w:val="center"/>
          </w:tcPr>
          <w:p w14:paraId="4134E110" w14:textId="5B768505" w:rsidR="008F435B" w:rsidRPr="008F435B" w:rsidRDefault="008F435B" w:rsidP="008F435B">
            <w:pPr>
              <w:keepNext/>
              <w:keepLines/>
              <w:ind w:left="-109" w:firstLineChars="50" w:firstLine="80"/>
              <w:rPr>
                <w:rFonts w:ascii="Arial" w:eastAsia="MS Mincho" w:hAnsi="Arial" w:cs="Arial"/>
                <w:sz w:val="16"/>
                <w:szCs w:val="16"/>
                <w:lang w:val="en-US" w:eastAsia="ja-JP"/>
              </w:rPr>
            </w:pPr>
            <w:r w:rsidRPr="00696994">
              <w:rPr>
                <w:rFonts w:ascii="Arial" w:eastAsia="MS Mincho" w:hAnsi="Arial" w:cs="Arial"/>
                <w:noProof/>
                <w:sz w:val="16"/>
                <w:szCs w:val="16"/>
                <w:lang w:eastAsia="en-GB"/>
              </w:rPr>
              <w:drawing>
                <wp:inline distT="0" distB="0" distL="0" distR="0" wp14:anchorId="23BA152E" wp14:editId="314C6975">
                  <wp:extent cx="2392680" cy="22860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1"/>
                          <pic:cNvPicPr>
                            <a:picLocks noChangeAspect="1" noChangeArrowheads="1"/>
                          </pic:cNvPicPr>
                        </pic:nvPicPr>
                        <pic:blipFill>
                          <a:blip r:embed="rId2193" cstate="print">
                            <a:extLst>
                              <a:ext uri="{28A0092B-C50C-407E-A947-70E740481C1C}">
                                <a14:useLocalDpi xmlns:a14="http://schemas.microsoft.com/office/drawing/2010/main" val="0"/>
                              </a:ext>
                            </a:extLst>
                          </a:blip>
                          <a:srcRect/>
                          <a:stretch>
                            <a:fillRect/>
                          </a:stretch>
                        </pic:blipFill>
                        <pic:spPr bwMode="auto">
                          <a:xfrm>
                            <a:off x="0" y="0"/>
                            <a:ext cx="2392680" cy="228600"/>
                          </a:xfrm>
                          <a:prstGeom prst="rect">
                            <a:avLst/>
                          </a:prstGeom>
                          <a:noFill/>
                          <a:ln>
                            <a:noFill/>
                          </a:ln>
                        </pic:spPr>
                      </pic:pic>
                    </a:graphicData>
                  </a:graphic>
                </wp:inline>
              </w:drawing>
            </w:r>
          </w:p>
        </w:tc>
      </w:tr>
      <w:tr w:rsidR="008F435B" w:rsidRPr="008F435B" w14:paraId="4D0D7CC3" w14:textId="77777777" w:rsidTr="00696994">
        <w:trPr>
          <w:trHeight w:val="20"/>
        </w:trPr>
        <w:tc>
          <w:tcPr>
            <w:tcW w:w="3539" w:type="dxa"/>
            <w:shd w:val="clear" w:color="auto" w:fill="FFFFFF"/>
          </w:tcPr>
          <w:p w14:paraId="4D721270" w14:textId="77777777" w:rsidR="008F435B" w:rsidRPr="008F435B" w:rsidRDefault="008F435B" w:rsidP="008F435B">
            <w:pPr>
              <w:ind w:left="720" w:hanging="720"/>
              <w:rPr>
                <w:rFonts w:ascii="Arial" w:hAnsi="Arial" w:cs="Arial"/>
                <w:color w:val="000000"/>
                <w:sz w:val="16"/>
                <w:szCs w:val="16"/>
              </w:rPr>
            </w:pPr>
            <w:r w:rsidRPr="008F435B">
              <w:rPr>
                <w:rFonts w:ascii="Arial" w:hAnsi="Arial" w:cs="Arial"/>
                <w:color w:val="000000"/>
                <w:sz w:val="16"/>
                <w:szCs w:val="16"/>
              </w:rPr>
              <w:t>Max direct. gain of the antenna element</w:t>
            </w:r>
          </w:p>
        </w:tc>
        <w:tc>
          <w:tcPr>
            <w:tcW w:w="5823" w:type="dxa"/>
          </w:tcPr>
          <w:p w14:paraId="2C3A20EA" w14:textId="77777777" w:rsidR="008F435B" w:rsidRPr="008F435B" w:rsidRDefault="008F435B" w:rsidP="008F435B">
            <w:pPr>
              <w:keepNext/>
              <w:keepLines/>
              <w:ind w:left="-109" w:firstLineChars="50" w:firstLine="80"/>
              <w:rPr>
                <w:rFonts w:ascii="Arial" w:eastAsia="MS Mincho" w:hAnsi="Arial" w:cs="Arial"/>
                <w:sz w:val="16"/>
                <w:szCs w:val="16"/>
                <w:lang w:val="en-US" w:eastAsia="ja-JP"/>
              </w:rPr>
            </w:pPr>
            <w:r w:rsidRPr="008F435B">
              <w:rPr>
                <w:rFonts w:ascii="Arial" w:eastAsia="DengXian" w:hAnsi="Arial" w:cs="Arial"/>
                <w:sz w:val="16"/>
                <w:szCs w:val="16"/>
                <w:lang w:val="en-US" w:eastAsia="ko-KR"/>
              </w:rPr>
              <w:t>3</w:t>
            </w:r>
            <w:r w:rsidRPr="008F435B">
              <w:rPr>
                <w:rFonts w:ascii="Arial" w:eastAsia="MS Mincho" w:hAnsi="Arial" w:cs="Arial"/>
                <w:sz w:val="16"/>
                <w:szCs w:val="16"/>
                <w:lang w:val="en-US" w:eastAsia="ja-JP"/>
              </w:rPr>
              <w:t xml:space="preserve"> dBi</w:t>
            </w:r>
          </w:p>
        </w:tc>
      </w:tr>
    </w:tbl>
    <w:p w14:paraId="197810D2" w14:textId="77777777" w:rsidR="008F435B" w:rsidRPr="008F435B" w:rsidRDefault="008F435B" w:rsidP="008F435B">
      <w:pPr>
        <w:ind w:left="720" w:hanging="720"/>
        <w:rPr>
          <w:rFonts w:eastAsia="SimSun"/>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4"/>
        <w:gridCol w:w="5596"/>
      </w:tblGrid>
      <w:tr w:rsidR="008F435B" w:rsidRPr="008F435B" w14:paraId="3CC1CF7D" w14:textId="77777777" w:rsidTr="00696994">
        <w:trPr>
          <w:trHeight w:val="20"/>
        </w:trPr>
        <w:tc>
          <w:tcPr>
            <w:tcW w:w="0" w:type="auto"/>
            <w:shd w:val="clear" w:color="auto" w:fill="BFBFBF"/>
          </w:tcPr>
          <w:p w14:paraId="2E2A02CF" w14:textId="77777777" w:rsidR="008F435B" w:rsidRPr="008F435B" w:rsidRDefault="008F435B" w:rsidP="008F435B">
            <w:pPr>
              <w:ind w:left="720" w:hanging="720"/>
              <w:rPr>
                <w:rFonts w:ascii="Arial" w:hAnsi="Arial" w:cs="Arial"/>
                <w:color w:val="000000"/>
                <w:sz w:val="16"/>
                <w:szCs w:val="16"/>
              </w:rPr>
            </w:pPr>
          </w:p>
        </w:tc>
        <w:tc>
          <w:tcPr>
            <w:tcW w:w="0" w:type="auto"/>
            <w:shd w:val="clear" w:color="auto" w:fill="BFBFBF"/>
            <w:vAlign w:val="center"/>
          </w:tcPr>
          <w:p w14:paraId="1CBA93B9" w14:textId="77777777" w:rsidR="008F435B" w:rsidRPr="008F435B" w:rsidRDefault="008F435B" w:rsidP="008F435B">
            <w:pPr>
              <w:keepNext/>
              <w:keepLines/>
              <w:ind w:left="-109"/>
              <w:jc w:val="center"/>
              <w:rPr>
                <w:rFonts w:ascii="Arial" w:eastAsia="MS Mincho" w:hAnsi="Arial" w:cs="Arial"/>
                <w:sz w:val="16"/>
                <w:szCs w:val="16"/>
                <w:lang w:val="en-US" w:eastAsia="ja-JP"/>
              </w:rPr>
            </w:pPr>
            <w:r w:rsidRPr="008F435B">
              <w:rPr>
                <w:rFonts w:ascii="Arial" w:eastAsia="SimSun" w:hAnsi="Arial" w:cs="Arial"/>
                <w:b/>
                <w:sz w:val="16"/>
                <w:szCs w:val="16"/>
                <w:lang w:val="en-US" w:eastAsia="ja-JP"/>
              </w:rPr>
              <w:t>High band (63 GHz)</w:t>
            </w:r>
          </w:p>
        </w:tc>
      </w:tr>
      <w:tr w:rsidR="008F435B" w:rsidRPr="008F435B" w14:paraId="67E28ABC" w14:textId="77777777" w:rsidTr="00696994">
        <w:trPr>
          <w:trHeight w:val="20"/>
        </w:trPr>
        <w:tc>
          <w:tcPr>
            <w:tcW w:w="0" w:type="auto"/>
            <w:shd w:val="clear" w:color="auto" w:fill="FFFFFF"/>
          </w:tcPr>
          <w:p w14:paraId="7241B97C" w14:textId="77777777" w:rsidR="008F435B" w:rsidRPr="008F435B" w:rsidRDefault="008F435B" w:rsidP="008F435B">
            <w:pPr>
              <w:ind w:left="720" w:hanging="720"/>
              <w:rPr>
                <w:rFonts w:ascii="Arial" w:hAnsi="Arial" w:cs="Arial"/>
                <w:color w:val="000000"/>
                <w:sz w:val="16"/>
                <w:szCs w:val="16"/>
              </w:rPr>
            </w:pPr>
            <w:r w:rsidRPr="008F435B">
              <w:rPr>
                <w:rFonts w:ascii="Arial" w:hAnsi="Arial" w:cs="Arial"/>
                <w:color w:val="000000"/>
                <w:sz w:val="16"/>
                <w:szCs w:val="16"/>
              </w:rPr>
              <w:t>Antenna element gain vertical pattern</w:t>
            </w:r>
          </w:p>
        </w:tc>
        <w:tc>
          <w:tcPr>
            <w:tcW w:w="0" w:type="auto"/>
            <w:vAlign w:val="center"/>
          </w:tcPr>
          <w:p w14:paraId="5E75CA66" w14:textId="77777777" w:rsidR="008F435B" w:rsidRPr="008F435B" w:rsidRDefault="0058452E" w:rsidP="008F435B">
            <w:pPr>
              <w:keepNext/>
              <w:keepLines/>
              <w:ind w:left="-109"/>
              <w:jc w:val="center"/>
              <w:rPr>
                <w:rFonts w:ascii="Arial" w:eastAsia="MS Mincho" w:hAnsi="Arial" w:cs="Arial"/>
                <w:sz w:val="16"/>
                <w:szCs w:val="16"/>
                <w:lang w:val="en-US" w:eastAsia="ja-JP"/>
              </w:rPr>
            </w:pPr>
            <w:r>
              <w:rPr>
                <w:rFonts w:ascii="Arial" w:eastAsia="MS Mincho" w:hAnsi="Arial" w:cs="Arial"/>
                <w:position w:val="-38"/>
                <w:sz w:val="16"/>
                <w:szCs w:val="16"/>
                <w:lang w:val="en-US" w:eastAsia="ja-JP"/>
              </w:rPr>
              <w:pict w14:anchorId="34CB403B">
                <v:shape id="_x0000_i1221" type="#_x0000_t75" style="width:270pt;height:36pt">
                  <v:imagedata r:id="rId2191" o:title=""/>
                </v:shape>
              </w:pict>
            </w:r>
          </w:p>
        </w:tc>
      </w:tr>
      <w:tr w:rsidR="008F435B" w:rsidRPr="008F435B" w14:paraId="1B6C2BF7" w14:textId="77777777" w:rsidTr="00696994">
        <w:trPr>
          <w:trHeight w:val="20"/>
        </w:trPr>
        <w:tc>
          <w:tcPr>
            <w:tcW w:w="0" w:type="auto"/>
            <w:shd w:val="clear" w:color="auto" w:fill="FFFFFF"/>
          </w:tcPr>
          <w:p w14:paraId="78F14CC6" w14:textId="77777777" w:rsidR="008F435B" w:rsidRPr="008F435B" w:rsidRDefault="008F435B" w:rsidP="008F435B">
            <w:pPr>
              <w:ind w:left="720" w:hanging="720"/>
              <w:rPr>
                <w:rFonts w:ascii="Arial" w:hAnsi="Arial" w:cs="Arial"/>
                <w:color w:val="000000"/>
                <w:sz w:val="16"/>
                <w:szCs w:val="16"/>
              </w:rPr>
            </w:pPr>
            <w:r w:rsidRPr="008F435B">
              <w:rPr>
                <w:rFonts w:ascii="Arial" w:hAnsi="Arial" w:cs="Arial"/>
                <w:color w:val="000000"/>
                <w:sz w:val="16"/>
                <w:szCs w:val="16"/>
              </w:rPr>
              <w:t>Antenna element gain horizontal pattern</w:t>
            </w:r>
          </w:p>
        </w:tc>
        <w:tc>
          <w:tcPr>
            <w:tcW w:w="0" w:type="auto"/>
            <w:vAlign w:val="center"/>
          </w:tcPr>
          <w:p w14:paraId="5C1B3925" w14:textId="1788808E" w:rsidR="008F435B" w:rsidRPr="008F435B" w:rsidRDefault="008F435B" w:rsidP="008F435B">
            <w:pPr>
              <w:keepNext/>
              <w:keepLines/>
              <w:ind w:left="-109" w:firstLineChars="50" w:firstLine="80"/>
              <w:rPr>
                <w:rFonts w:ascii="Arial" w:eastAsia="MS Mincho" w:hAnsi="Arial" w:cs="Arial"/>
                <w:sz w:val="16"/>
                <w:szCs w:val="16"/>
                <w:u w:val="single"/>
                <w:lang w:val="en-US" w:eastAsia="ja-JP"/>
              </w:rPr>
            </w:pPr>
            <w:r w:rsidRPr="00696994">
              <w:rPr>
                <w:rFonts w:ascii="Arial" w:eastAsia="MS Mincho" w:hAnsi="Arial" w:cs="Arial"/>
                <w:noProof/>
                <w:position w:val="-38"/>
                <w:sz w:val="16"/>
                <w:szCs w:val="16"/>
                <w:lang w:eastAsia="en-GB"/>
              </w:rPr>
              <w:drawing>
                <wp:inline distT="0" distB="0" distL="0" distR="0" wp14:anchorId="746BEBF3" wp14:editId="55256B0C">
                  <wp:extent cx="3101340" cy="487680"/>
                  <wp:effectExtent l="0" t="0" r="381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2"/>
                          <pic:cNvPicPr>
                            <a:picLocks noChangeAspect="1" noChangeArrowheads="1"/>
                          </pic:cNvPicPr>
                        </pic:nvPicPr>
                        <pic:blipFill>
                          <a:blip r:embed="rId2192" cstate="print">
                            <a:extLst>
                              <a:ext uri="{28A0092B-C50C-407E-A947-70E740481C1C}">
                                <a14:useLocalDpi xmlns:a14="http://schemas.microsoft.com/office/drawing/2010/main" val="0"/>
                              </a:ext>
                            </a:extLst>
                          </a:blip>
                          <a:srcRect/>
                          <a:stretch>
                            <a:fillRect/>
                          </a:stretch>
                        </pic:blipFill>
                        <pic:spPr bwMode="auto">
                          <a:xfrm>
                            <a:off x="0" y="0"/>
                            <a:ext cx="3101340" cy="487680"/>
                          </a:xfrm>
                          <a:prstGeom prst="rect">
                            <a:avLst/>
                          </a:prstGeom>
                          <a:noFill/>
                          <a:ln>
                            <a:noFill/>
                          </a:ln>
                        </pic:spPr>
                      </pic:pic>
                    </a:graphicData>
                  </a:graphic>
                </wp:inline>
              </w:drawing>
            </w:r>
          </w:p>
        </w:tc>
      </w:tr>
      <w:tr w:rsidR="008F435B" w:rsidRPr="008F435B" w14:paraId="6783EEDB" w14:textId="77777777" w:rsidTr="00696994">
        <w:trPr>
          <w:trHeight w:val="20"/>
        </w:trPr>
        <w:tc>
          <w:tcPr>
            <w:tcW w:w="0" w:type="auto"/>
            <w:shd w:val="clear" w:color="auto" w:fill="FFFFFF"/>
          </w:tcPr>
          <w:p w14:paraId="1FDF6F4F" w14:textId="77777777" w:rsidR="008F435B" w:rsidRPr="008F435B" w:rsidRDefault="008F435B" w:rsidP="008F435B">
            <w:pPr>
              <w:ind w:left="720" w:hanging="720"/>
              <w:rPr>
                <w:rFonts w:ascii="Arial" w:hAnsi="Arial" w:cs="Arial"/>
                <w:color w:val="000000"/>
                <w:sz w:val="16"/>
                <w:szCs w:val="16"/>
              </w:rPr>
            </w:pPr>
            <w:r w:rsidRPr="008F435B">
              <w:rPr>
                <w:rFonts w:ascii="Arial" w:hAnsi="Arial" w:cs="Arial"/>
                <w:color w:val="000000"/>
                <w:sz w:val="16"/>
                <w:szCs w:val="16"/>
              </w:rPr>
              <w:t xml:space="preserve">Pattern combining method for 3D </w:t>
            </w:r>
          </w:p>
        </w:tc>
        <w:tc>
          <w:tcPr>
            <w:tcW w:w="0" w:type="auto"/>
            <w:vAlign w:val="center"/>
          </w:tcPr>
          <w:p w14:paraId="59BDF59A" w14:textId="29476062" w:rsidR="008F435B" w:rsidRPr="008F435B" w:rsidRDefault="008F435B" w:rsidP="008F435B">
            <w:pPr>
              <w:keepNext/>
              <w:keepLines/>
              <w:ind w:left="-109" w:firstLineChars="50" w:firstLine="80"/>
              <w:rPr>
                <w:rFonts w:ascii="Arial" w:eastAsia="MS Mincho" w:hAnsi="Arial" w:cs="Arial"/>
                <w:sz w:val="16"/>
                <w:szCs w:val="16"/>
                <w:lang w:val="en-US" w:eastAsia="ja-JP"/>
              </w:rPr>
            </w:pPr>
            <w:r w:rsidRPr="00696994">
              <w:rPr>
                <w:rFonts w:ascii="Arial" w:eastAsia="MS Mincho" w:hAnsi="Arial" w:cs="Arial"/>
                <w:noProof/>
                <w:sz w:val="16"/>
                <w:szCs w:val="16"/>
                <w:lang w:eastAsia="en-GB"/>
              </w:rPr>
              <w:drawing>
                <wp:inline distT="0" distB="0" distL="0" distR="0" wp14:anchorId="6B47C548" wp14:editId="28218711">
                  <wp:extent cx="2392680" cy="22860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0"/>
                          <pic:cNvPicPr>
                            <a:picLocks noChangeAspect="1" noChangeArrowheads="1"/>
                          </pic:cNvPicPr>
                        </pic:nvPicPr>
                        <pic:blipFill>
                          <a:blip r:embed="rId2193" cstate="print">
                            <a:extLst>
                              <a:ext uri="{28A0092B-C50C-407E-A947-70E740481C1C}">
                                <a14:useLocalDpi xmlns:a14="http://schemas.microsoft.com/office/drawing/2010/main" val="0"/>
                              </a:ext>
                            </a:extLst>
                          </a:blip>
                          <a:srcRect/>
                          <a:stretch>
                            <a:fillRect/>
                          </a:stretch>
                        </pic:blipFill>
                        <pic:spPr bwMode="auto">
                          <a:xfrm>
                            <a:off x="0" y="0"/>
                            <a:ext cx="2392680" cy="228600"/>
                          </a:xfrm>
                          <a:prstGeom prst="rect">
                            <a:avLst/>
                          </a:prstGeom>
                          <a:noFill/>
                          <a:ln>
                            <a:noFill/>
                          </a:ln>
                        </pic:spPr>
                      </pic:pic>
                    </a:graphicData>
                  </a:graphic>
                </wp:inline>
              </w:drawing>
            </w:r>
          </w:p>
        </w:tc>
      </w:tr>
      <w:tr w:rsidR="008F435B" w:rsidRPr="008F435B" w14:paraId="2D453DBB" w14:textId="77777777" w:rsidTr="00696994">
        <w:trPr>
          <w:trHeight w:val="20"/>
        </w:trPr>
        <w:tc>
          <w:tcPr>
            <w:tcW w:w="0" w:type="auto"/>
            <w:shd w:val="clear" w:color="auto" w:fill="FFFFFF"/>
          </w:tcPr>
          <w:p w14:paraId="4B6F4690" w14:textId="77777777" w:rsidR="008F435B" w:rsidRPr="008F435B" w:rsidRDefault="008F435B" w:rsidP="008F435B">
            <w:pPr>
              <w:ind w:left="720" w:hanging="720"/>
              <w:rPr>
                <w:rFonts w:ascii="Arial" w:hAnsi="Arial" w:cs="Arial"/>
                <w:color w:val="000000"/>
                <w:sz w:val="16"/>
                <w:szCs w:val="16"/>
              </w:rPr>
            </w:pPr>
            <w:r w:rsidRPr="008F435B">
              <w:rPr>
                <w:rFonts w:ascii="Arial" w:hAnsi="Arial" w:cs="Arial"/>
                <w:color w:val="000000"/>
                <w:sz w:val="16"/>
                <w:szCs w:val="16"/>
              </w:rPr>
              <w:t>Max direct. gain of the antenna element</w:t>
            </w:r>
          </w:p>
        </w:tc>
        <w:tc>
          <w:tcPr>
            <w:tcW w:w="0" w:type="auto"/>
          </w:tcPr>
          <w:p w14:paraId="06F2D796" w14:textId="77777777" w:rsidR="008F435B" w:rsidRPr="008F435B" w:rsidRDefault="008F435B" w:rsidP="008F435B">
            <w:pPr>
              <w:keepNext/>
              <w:keepLines/>
              <w:ind w:left="-109" w:firstLineChars="50" w:firstLine="80"/>
              <w:rPr>
                <w:rFonts w:ascii="Arial" w:eastAsia="MS Mincho" w:hAnsi="Arial" w:cs="Arial"/>
                <w:sz w:val="16"/>
                <w:szCs w:val="16"/>
                <w:lang w:val="en-US" w:eastAsia="ja-JP"/>
              </w:rPr>
            </w:pPr>
            <w:r w:rsidRPr="008F435B">
              <w:rPr>
                <w:rFonts w:ascii="Arial" w:eastAsia="MS Mincho" w:hAnsi="Arial" w:cs="Arial"/>
                <w:sz w:val="16"/>
                <w:szCs w:val="16"/>
                <w:lang w:val="en-US" w:eastAsia="ja-JP"/>
              </w:rPr>
              <w:t>5 dBi</w:t>
            </w:r>
          </w:p>
        </w:tc>
      </w:tr>
    </w:tbl>
    <w:p w14:paraId="545DF72A" w14:textId="77777777" w:rsidR="008F435B" w:rsidRPr="008F435B" w:rsidRDefault="008F435B" w:rsidP="008F435B">
      <w:pPr>
        <w:spacing w:after="120"/>
        <w:ind w:left="800" w:hanging="720"/>
        <w:jc w:val="both"/>
        <w:rPr>
          <w:rFonts w:ascii="Calibri" w:hAnsi="Calibri" w:cs="Calibri"/>
          <w:szCs w:val="22"/>
          <w:lang w:eastAsia="x-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6"/>
        <w:gridCol w:w="3472"/>
        <w:gridCol w:w="4089"/>
      </w:tblGrid>
      <w:tr w:rsidR="008F435B" w:rsidRPr="008F435B" w14:paraId="6F0277D1" w14:textId="77777777" w:rsidTr="00696994">
        <w:trPr>
          <w:trHeight w:val="20"/>
        </w:trPr>
        <w:tc>
          <w:tcPr>
            <w:tcW w:w="1385" w:type="pct"/>
            <w:vMerge w:val="restart"/>
            <w:shd w:val="clear" w:color="auto" w:fill="D9D9D9"/>
          </w:tcPr>
          <w:p w14:paraId="33DFE3FF" w14:textId="77777777" w:rsidR="008F435B" w:rsidRPr="008F435B" w:rsidRDefault="008F435B" w:rsidP="008F435B">
            <w:pPr>
              <w:overflowPunct w:val="0"/>
              <w:adjustRightInd w:val="0"/>
              <w:ind w:left="720" w:hanging="720"/>
              <w:textAlignment w:val="baseline"/>
              <w:rPr>
                <w:rFonts w:ascii="Arial" w:eastAsia="SimSun" w:hAnsi="Arial" w:cs="Arial"/>
                <w:b/>
                <w:color w:val="000000"/>
                <w:sz w:val="16"/>
                <w:szCs w:val="16"/>
              </w:rPr>
            </w:pPr>
          </w:p>
        </w:tc>
        <w:tc>
          <w:tcPr>
            <w:tcW w:w="3615" w:type="pct"/>
            <w:gridSpan w:val="2"/>
            <w:shd w:val="clear" w:color="auto" w:fill="D9D9D9"/>
          </w:tcPr>
          <w:p w14:paraId="2F3A6A08" w14:textId="77777777" w:rsidR="008F435B" w:rsidRPr="008F435B" w:rsidRDefault="008F435B" w:rsidP="008F435B">
            <w:pPr>
              <w:keepNext/>
              <w:keepLines/>
              <w:overflowPunct w:val="0"/>
              <w:adjustRightInd w:val="0"/>
              <w:spacing w:after="120"/>
              <w:ind w:left="720" w:hanging="720"/>
              <w:textAlignment w:val="baseline"/>
              <w:rPr>
                <w:rFonts w:ascii="Arial" w:eastAsia="SimSun" w:hAnsi="Arial" w:cs="Arial"/>
                <w:b/>
                <w:sz w:val="16"/>
                <w:szCs w:val="16"/>
                <w:lang w:eastAsia="ja-JP"/>
              </w:rPr>
            </w:pPr>
            <w:r w:rsidRPr="008F435B">
              <w:rPr>
                <w:rFonts w:ascii="Arial" w:eastAsia="SimSun" w:hAnsi="Arial" w:cs="Arial"/>
                <w:b/>
                <w:sz w:val="16"/>
                <w:szCs w:val="16"/>
                <w:lang w:eastAsia="ja-JP"/>
              </w:rPr>
              <w:t>Vehicle UE</w:t>
            </w:r>
          </w:p>
        </w:tc>
      </w:tr>
      <w:tr w:rsidR="008F435B" w:rsidRPr="008F435B" w14:paraId="7BF842B7" w14:textId="77777777" w:rsidTr="00696994">
        <w:trPr>
          <w:trHeight w:val="20"/>
        </w:trPr>
        <w:tc>
          <w:tcPr>
            <w:tcW w:w="1385" w:type="pct"/>
            <w:vMerge/>
            <w:shd w:val="clear" w:color="auto" w:fill="D9D9D9"/>
          </w:tcPr>
          <w:p w14:paraId="4CBB6EA2" w14:textId="77777777" w:rsidR="008F435B" w:rsidRPr="008F435B" w:rsidRDefault="008F435B" w:rsidP="008F435B">
            <w:pPr>
              <w:overflowPunct w:val="0"/>
              <w:adjustRightInd w:val="0"/>
              <w:ind w:left="720" w:hanging="720"/>
              <w:textAlignment w:val="baseline"/>
              <w:rPr>
                <w:rFonts w:ascii="Arial" w:eastAsia="SimSun" w:hAnsi="Arial" w:cs="Arial"/>
                <w:b/>
                <w:color w:val="000000"/>
                <w:sz w:val="16"/>
                <w:szCs w:val="16"/>
              </w:rPr>
            </w:pPr>
          </w:p>
        </w:tc>
        <w:tc>
          <w:tcPr>
            <w:tcW w:w="1660" w:type="pct"/>
            <w:shd w:val="clear" w:color="auto" w:fill="D9D9D9"/>
          </w:tcPr>
          <w:p w14:paraId="4D90114C" w14:textId="77777777" w:rsidR="008F435B" w:rsidRPr="008F435B" w:rsidRDefault="008F435B" w:rsidP="008F435B">
            <w:pPr>
              <w:keepNext/>
              <w:keepLines/>
              <w:overflowPunct w:val="0"/>
              <w:adjustRightInd w:val="0"/>
              <w:spacing w:after="120"/>
              <w:ind w:left="720" w:hanging="720"/>
              <w:textAlignment w:val="baseline"/>
              <w:rPr>
                <w:rFonts w:ascii="Arial" w:eastAsia="SimSun" w:hAnsi="Arial" w:cs="Arial"/>
                <w:b/>
                <w:sz w:val="16"/>
                <w:szCs w:val="16"/>
                <w:lang w:eastAsia="ja-JP"/>
              </w:rPr>
            </w:pPr>
            <w:r w:rsidRPr="008F435B">
              <w:rPr>
                <w:rFonts w:ascii="Arial" w:eastAsia="SimSun" w:hAnsi="Arial" w:cs="Arial"/>
                <w:b/>
                <w:sz w:val="16"/>
                <w:szCs w:val="16"/>
                <w:lang w:eastAsia="ja-JP"/>
              </w:rPr>
              <w:t>Low band (2-6 GHz)</w:t>
            </w:r>
          </w:p>
        </w:tc>
        <w:tc>
          <w:tcPr>
            <w:tcW w:w="1955" w:type="pct"/>
            <w:shd w:val="clear" w:color="auto" w:fill="D9D9D9"/>
          </w:tcPr>
          <w:p w14:paraId="2AF45F49" w14:textId="77777777" w:rsidR="008F435B" w:rsidRPr="008F435B" w:rsidRDefault="008F435B" w:rsidP="008F435B">
            <w:pPr>
              <w:keepNext/>
              <w:keepLines/>
              <w:overflowPunct w:val="0"/>
              <w:adjustRightInd w:val="0"/>
              <w:spacing w:after="120"/>
              <w:ind w:left="720" w:hanging="720"/>
              <w:textAlignment w:val="baseline"/>
              <w:rPr>
                <w:rFonts w:ascii="Arial" w:eastAsia="SimSun" w:hAnsi="Arial" w:cs="Arial"/>
                <w:b/>
                <w:sz w:val="16"/>
                <w:szCs w:val="16"/>
                <w:lang w:eastAsia="ja-JP"/>
              </w:rPr>
            </w:pPr>
            <w:r w:rsidRPr="008F435B">
              <w:rPr>
                <w:rFonts w:ascii="Arial" w:eastAsia="SimSun" w:hAnsi="Arial" w:cs="Arial"/>
                <w:b/>
                <w:sz w:val="16"/>
                <w:szCs w:val="16"/>
                <w:lang w:eastAsia="ja-JP"/>
              </w:rPr>
              <w:t>High band (30-63 GHz)</w:t>
            </w:r>
          </w:p>
        </w:tc>
      </w:tr>
      <w:tr w:rsidR="008F435B" w:rsidRPr="008F435B" w14:paraId="0976E449" w14:textId="77777777" w:rsidTr="00696994">
        <w:trPr>
          <w:trHeight w:val="20"/>
        </w:trPr>
        <w:tc>
          <w:tcPr>
            <w:tcW w:w="1385" w:type="pct"/>
            <w:shd w:val="clear" w:color="auto" w:fill="auto"/>
          </w:tcPr>
          <w:p w14:paraId="7E246674"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TXRU mapping</w:t>
            </w:r>
          </w:p>
        </w:tc>
        <w:tc>
          <w:tcPr>
            <w:tcW w:w="1660" w:type="pct"/>
          </w:tcPr>
          <w:p w14:paraId="557B79A2" w14:textId="77777777" w:rsidR="008F435B" w:rsidRPr="008F435B" w:rsidRDefault="008F435B" w:rsidP="008F435B">
            <w:pPr>
              <w:ind w:left="720" w:hanging="720"/>
              <w:rPr>
                <w:rFonts w:ascii="Arial" w:eastAsia="Calibri" w:hAnsi="Arial" w:cs="Arial"/>
                <w:color w:val="000000"/>
                <w:sz w:val="16"/>
                <w:szCs w:val="16"/>
              </w:rPr>
            </w:pPr>
            <w:r w:rsidRPr="008F435B">
              <w:rPr>
                <w:rFonts w:ascii="Arial" w:eastAsia="Calibri" w:hAnsi="Arial" w:cs="Arial"/>
                <w:color w:val="000000"/>
                <w:sz w:val="16"/>
                <w:szCs w:val="16"/>
              </w:rPr>
              <w:t>Up to proponents decision</w:t>
            </w:r>
          </w:p>
        </w:tc>
        <w:tc>
          <w:tcPr>
            <w:tcW w:w="1955" w:type="pct"/>
          </w:tcPr>
          <w:p w14:paraId="7CF621AD" w14:textId="77777777" w:rsidR="008F435B" w:rsidRPr="008F435B" w:rsidRDefault="008F435B" w:rsidP="008F435B">
            <w:pPr>
              <w:ind w:left="720" w:hanging="720"/>
              <w:rPr>
                <w:rFonts w:ascii="Arial" w:eastAsia="Calibri" w:hAnsi="Arial" w:cs="Arial"/>
                <w:color w:val="000000"/>
                <w:sz w:val="16"/>
                <w:szCs w:val="16"/>
              </w:rPr>
            </w:pPr>
            <w:r w:rsidRPr="008F435B">
              <w:rPr>
                <w:rFonts w:ascii="Arial" w:eastAsia="Calibri" w:hAnsi="Arial" w:cs="Arial"/>
                <w:color w:val="000000"/>
                <w:sz w:val="16"/>
                <w:szCs w:val="16"/>
              </w:rPr>
              <w:t>Up to proponents decision</w:t>
            </w:r>
          </w:p>
        </w:tc>
      </w:tr>
      <w:tr w:rsidR="008F435B" w:rsidRPr="008F435B" w14:paraId="3AEC774E" w14:textId="77777777" w:rsidTr="00696994">
        <w:trPr>
          <w:trHeight w:val="20"/>
        </w:trPr>
        <w:tc>
          <w:tcPr>
            <w:tcW w:w="1385" w:type="pct"/>
            <w:shd w:val="clear" w:color="auto" w:fill="auto"/>
          </w:tcPr>
          <w:p w14:paraId="31207081"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Number of antenna elements across all panels</w:t>
            </w:r>
          </w:p>
        </w:tc>
        <w:tc>
          <w:tcPr>
            <w:tcW w:w="1660" w:type="pct"/>
          </w:tcPr>
          <w:p w14:paraId="4488D03E"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 xml:space="preserve">Up to 8 Tx /Rx antenna elements </w:t>
            </w:r>
          </w:p>
        </w:tc>
        <w:tc>
          <w:tcPr>
            <w:tcW w:w="1955" w:type="pct"/>
          </w:tcPr>
          <w:p w14:paraId="4FA9AA06"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 xml:space="preserve">Up to </w:t>
            </w:r>
            <w:r w:rsidRPr="008F435B">
              <w:rPr>
                <w:rFonts w:ascii="Arial" w:eastAsia="DengXian" w:hAnsi="Arial" w:cs="Arial"/>
                <w:color w:val="000000"/>
                <w:sz w:val="16"/>
                <w:szCs w:val="16"/>
              </w:rPr>
              <w:t>32</w:t>
            </w:r>
            <w:r w:rsidRPr="008F435B">
              <w:rPr>
                <w:rFonts w:ascii="Arial" w:eastAsia="SimSun" w:hAnsi="Arial" w:cs="Arial"/>
                <w:color w:val="000000"/>
                <w:sz w:val="16"/>
                <w:szCs w:val="16"/>
              </w:rPr>
              <w:t xml:space="preserve"> Tx /Rx antenna elements</w:t>
            </w:r>
          </w:p>
        </w:tc>
      </w:tr>
      <w:tr w:rsidR="008F435B" w:rsidRPr="008F435B" w14:paraId="00FE4F89" w14:textId="77777777" w:rsidTr="00696994">
        <w:trPr>
          <w:trHeight w:val="20"/>
        </w:trPr>
        <w:tc>
          <w:tcPr>
            <w:tcW w:w="1385" w:type="pct"/>
            <w:shd w:val="clear" w:color="auto" w:fill="auto"/>
          </w:tcPr>
          <w:p w14:paraId="1CA9BDFC"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Antenna array configuration</w:t>
            </w:r>
            <w:r w:rsidRPr="008F435B">
              <w:rPr>
                <w:rFonts w:ascii="Arial" w:eastAsia="Calibri" w:hAnsi="Arial" w:cs="Arial"/>
                <w:color w:val="000000"/>
                <w:sz w:val="16"/>
                <w:szCs w:val="16"/>
              </w:rPr>
              <w:br/>
              <w:t>(M, N, P, M</w:t>
            </w:r>
            <w:r w:rsidRPr="008F435B">
              <w:rPr>
                <w:rFonts w:ascii="Arial" w:eastAsia="Calibri" w:hAnsi="Arial" w:cs="Arial"/>
                <w:color w:val="000000"/>
                <w:sz w:val="16"/>
                <w:szCs w:val="16"/>
                <w:vertAlign w:val="subscript"/>
              </w:rPr>
              <w:t>g</w:t>
            </w:r>
            <w:r w:rsidRPr="008F435B">
              <w:rPr>
                <w:rFonts w:ascii="Arial" w:eastAsia="Calibri" w:hAnsi="Arial" w:cs="Arial"/>
                <w:color w:val="000000"/>
                <w:sz w:val="16"/>
                <w:szCs w:val="16"/>
              </w:rPr>
              <w:t>, N</w:t>
            </w:r>
            <w:r w:rsidRPr="008F435B">
              <w:rPr>
                <w:rFonts w:ascii="Arial" w:eastAsia="Calibri" w:hAnsi="Arial" w:cs="Arial"/>
                <w:color w:val="000000"/>
                <w:sz w:val="16"/>
                <w:szCs w:val="16"/>
                <w:vertAlign w:val="subscript"/>
              </w:rPr>
              <w:t>g</w:t>
            </w:r>
            <w:r w:rsidRPr="008F435B">
              <w:rPr>
                <w:rFonts w:ascii="Arial" w:eastAsia="Calibri" w:hAnsi="Arial" w:cs="Arial"/>
                <w:color w:val="000000"/>
                <w:sz w:val="16"/>
                <w:szCs w:val="16"/>
              </w:rPr>
              <w:t>)</w:t>
            </w:r>
          </w:p>
        </w:tc>
        <w:tc>
          <w:tcPr>
            <w:tcW w:w="1660" w:type="pct"/>
          </w:tcPr>
          <w:p w14:paraId="36EA2D70"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u w:val="single"/>
              </w:rPr>
            </w:pPr>
            <w:r w:rsidRPr="008F435B">
              <w:rPr>
                <w:rFonts w:ascii="Arial" w:eastAsia="SimSun" w:hAnsi="Arial" w:cs="Arial"/>
                <w:color w:val="000000"/>
                <w:sz w:val="16"/>
                <w:szCs w:val="16"/>
                <w:u w:val="single"/>
              </w:rPr>
              <w:t>Vehicle Type 1 and Type 3:</w:t>
            </w:r>
          </w:p>
          <w:p w14:paraId="50DDE0B4"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Front and rear antennas:</w:t>
            </w:r>
          </w:p>
          <w:p w14:paraId="6B022A03" w14:textId="77777777" w:rsidR="008F435B" w:rsidRPr="008F435B" w:rsidRDefault="008F435B" w:rsidP="008F435B">
            <w:pPr>
              <w:overflowPunct w:val="0"/>
              <w:adjustRightInd w:val="0"/>
              <w:ind w:left="720" w:hanging="720"/>
              <w:textAlignment w:val="baseline"/>
              <w:rPr>
                <w:rFonts w:ascii="Arial" w:eastAsia="DengXian" w:hAnsi="Arial" w:cs="Arial"/>
                <w:color w:val="000000"/>
                <w:sz w:val="16"/>
                <w:szCs w:val="16"/>
              </w:rPr>
            </w:pPr>
            <w:r w:rsidRPr="008F435B">
              <w:rPr>
                <w:rFonts w:ascii="Arial" w:eastAsia="DengXian" w:hAnsi="Arial" w:cs="Arial"/>
                <w:color w:val="000000"/>
                <w:sz w:val="16"/>
                <w:szCs w:val="16"/>
              </w:rPr>
              <w:t xml:space="preserve">Baseline: </w:t>
            </w:r>
            <w:r w:rsidRPr="008F435B">
              <w:rPr>
                <w:rFonts w:ascii="Arial" w:eastAsia="SimSun" w:hAnsi="Arial" w:cs="Arial"/>
                <w:color w:val="000000"/>
                <w:sz w:val="16"/>
                <w:szCs w:val="16"/>
              </w:rPr>
              <w:t xml:space="preserve">(1, </w:t>
            </w:r>
            <w:r w:rsidRPr="008F435B">
              <w:rPr>
                <w:rFonts w:ascii="Arial" w:eastAsia="DengXian" w:hAnsi="Arial" w:cs="Arial"/>
                <w:color w:val="000000"/>
                <w:sz w:val="16"/>
                <w:szCs w:val="16"/>
              </w:rPr>
              <w:t>1</w:t>
            </w:r>
            <w:r w:rsidRPr="008F435B">
              <w:rPr>
                <w:rFonts w:ascii="Arial" w:eastAsia="SimSun" w:hAnsi="Arial" w:cs="Arial"/>
                <w:color w:val="000000"/>
                <w:sz w:val="16"/>
                <w:szCs w:val="16"/>
              </w:rPr>
              <w:t>, 2, 1, 1)</w:t>
            </w:r>
            <w:r w:rsidRPr="008F435B">
              <w:rPr>
                <w:rFonts w:ascii="Arial" w:eastAsia="DengXian" w:hAnsi="Arial" w:cs="Arial"/>
                <w:color w:val="000000"/>
                <w:sz w:val="16"/>
                <w:szCs w:val="16"/>
              </w:rPr>
              <w:t xml:space="preserve"> for each location</w:t>
            </w:r>
          </w:p>
          <w:p w14:paraId="4D12A003" w14:textId="77777777" w:rsidR="008F435B" w:rsidRPr="008F435B" w:rsidRDefault="008F435B" w:rsidP="008F435B">
            <w:pPr>
              <w:overflowPunct w:val="0"/>
              <w:adjustRightInd w:val="0"/>
              <w:ind w:left="720" w:hanging="720"/>
              <w:textAlignment w:val="baseline"/>
              <w:rPr>
                <w:rFonts w:ascii="Arial" w:eastAsia="DengXian" w:hAnsi="Arial" w:cs="Arial"/>
                <w:color w:val="000000"/>
                <w:sz w:val="16"/>
                <w:szCs w:val="16"/>
              </w:rPr>
            </w:pPr>
            <w:r w:rsidRPr="008F435B">
              <w:rPr>
                <w:rFonts w:ascii="Arial" w:eastAsia="DengXian" w:hAnsi="Arial" w:cs="Arial"/>
                <w:color w:val="000000"/>
                <w:sz w:val="16"/>
                <w:szCs w:val="16"/>
              </w:rPr>
              <w:t xml:space="preserve">Optional: </w:t>
            </w:r>
            <w:r w:rsidRPr="008F435B">
              <w:rPr>
                <w:rFonts w:ascii="Arial" w:eastAsia="SimSun" w:hAnsi="Arial" w:cs="Arial"/>
                <w:color w:val="000000"/>
                <w:sz w:val="16"/>
                <w:szCs w:val="16"/>
              </w:rPr>
              <w:t>(1, 2, 2, 1, 1)</w:t>
            </w:r>
            <w:r w:rsidRPr="008F435B">
              <w:rPr>
                <w:rFonts w:ascii="Arial" w:eastAsia="DengXian" w:hAnsi="Arial" w:cs="Arial"/>
                <w:color w:val="000000"/>
                <w:sz w:val="16"/>
                <w:szCs w:val="16"/>
              </w:rPr>
              <w:t xml:space="preserve"> for each location</w:t>
            </w:r>
          </w:p>
          <w:p w14:paraId="5E9174B8"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p>
          <w:p w14:paraId="0D37AAB0"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u w:val="single"/>
              </w:rPr>
            </w:pPr>
            <w:r w:rsidRPr="008F435B">
              <w:rPr>
                <w:rFonts w:ascii="Arial" w:eastAsia="SimSun" w:hAnsi="Arial" w:cs="Arial"/>
                <w:color w:val="000000"/>
                <w:sz w:val="16"/>
                <w:szCs w:val="16"/>
                <w:u w:val="single"/>
              </w:rPr>
              <w:t>Vehicle Type 2:</w:t>
            </w:r>
          </w:p>
          <w:p w14:paraId="2B9BCE5F"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lang w:val="ru-RU"/>
              </w:rPr>
            </w:pPr>
            <w:r w:rsidRPr="008F435B">
              <w:rPr>
                <w:rFonts w:ascii="Arial" w:eastAsia="SimSun" w:hAnsi="Arial" w:cs="Arial"/>
                <w:color w:val="000000"/>
                <w:sz w:val="16"/>
                <w:szCs w:val="16"/>
              </w:rPr>
              <w:t>Rooftop antenna:</w:t>
            </w:r>
          </w:p>
          <w:p w14:paraId="1348E157" w14:textId="77777777" w:rsidR="008F435B" w:rsidRPr="008F435B" w:rsidRDefault="008F435B" w:rsidP="008F435B">
            <w:pPr>
              <w:overflowPunct w:val="0"/>
              <w:adjustRightInd w:val="0"/>
              <w:ind w:left="720" w:hanging="720"/>
              <w:textAlignment w:val="baseline"/>
              <w:rPr>
                <w:rFonts w:ascii="Arial" w:eastAsia="DengXian" w:hAnsi="Arial" w:cs="Arial"/>
                <w:color w:val="000000"/>
                <w:sz w:val="16"/>
                <w:szCs w:val="16"/>
              </w:rPr>
            </w:pPr>
            <w:r w:rsidRPr="008F435B">
              <w:rPr>
                <w:rFonts w:ascii="Arial" w:eastAsia="DengXian" w:hAnsi="Arial" w:cs="Arial"/>
                <w:color w:val="000000"/>
                <w:sz w:val="16"/>
                <w:szCs w:val="16"/>
              </w:rPr>
              <w:t xml:space="preserve">Baseline: </w:t>
            </w:r>
            <w:r w:rsidRPr="008F435B">
              <w:rPr>
                <w:rFonts w:ascii="Arial" w:eastAsia="SimSun" w:hAnsi="Arial" w:cs="Arial"/>
                <w:color w:val="000000"/>
                <w:sz w:val="16"/>
                <w:szCs w:val="16"/>
              </w:rPr>
              <w:t>(1, 2, 2, 1, 1)</w:t>
            </w:r>
          </w:p>
          <w:p w14:paraId="6DF97D60" w14:textId="77777777" w:rsidR="008F435B" w:rsidRPr="008F435B" w:rsidRDefault="008F435B" w:rsidP="008F435B">
            <w:pPr>
              <w:overflowPunct w:val="0"/>
              <w:adjustRightInd w:val="0"/>
              <w:ind w:left="720" w:hanging="720"/>
              <w:textAlignment w:val="baseline"/>
              <w:rPr>
                <w:rFonts w:ascii="Arial" w:eastAsia="DengXian" w:hAnsi="Arial" w:cs="Arial"/>
                <w:color w:val="000000"/>
                <w:sz w:val="16"/>
                <w:szCs w:val="16"/>
              </w:rPr>
            </w:pPr>
            <w:r w:rsidRPr="008F435B">
              <w:rPr>
                <w:rFonts w:ascii="Arial" w:eastAsia="DengXian" w:hAnsi="Arial" w:cs="Arial"/>
                <w:color w:val="000000"/>
                <w:sz w:val="16"/>
                <w:szCs w:val="16"/>
              </w:rPr>
              <w:t xml:space="preserve">Optional: </w:t>
            </w:r>
            <w:r w:rsidRPr="008F435B">
              <w:rPr>
                <w:rFonts w:ascii="Arial" w:eastAsia="SimSun" w:hAnsi="Arial" w:cs="Arial"/>
                <w:color w:val="000000"/>
                <w:sz w:val="16"/>
                <w:szCs w:val="16"/>
              </w:rPr>
              <w:t xml:space="preserve">(1, </w:t>
            </w:r>
            <w:r w:rsidRPr="008F435B">
              <w:rPr>
                <w:rFonts w:ascii="Arial" w:eastAsia="DengXian" w:hAnsi="Arial" w:cs="Arial"/>
                <w:color w:val="000000"/>
                <w:sz w:val="16"/>
                <w:szCs w:val="16"/>
              </w:rPr>
              <w:t>4</w:t>
            </w:r>
            <w:r w:rsidRPr="008F435B">
              <w:rPr>
                <w:rFonts w:ascii="Arial" w:eastAsia="SimSun" w:hAnsi="Arial" w:cs="Arial"/>
                <w:color w:val="000000"/>
                <w:sz w:val="16"/>
                <w:szCs w:val="16"/>
              </w:rPr>
              <w:t>, 2, 1, 1)</w:t>
            </w:r>
          </w:p>
          <w:p w14:paraId="174BC39D"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p>
        </w:tc>
        <w:tc>
          <w:tcPr>
            <w:tcW w:w="1955" w:type="pct"/>
          </w:tcPr>
          <w:p w14:paraId="509C1BB3"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u w:val="single"/>
              </w:rPr>
            </w:pPr>
            <w:r w:rsidRPr="008F435B">
              <w:rPr>
                <w:rFonts w:ascii="Arial" w:eastAsia="SimSun" w:hAnsi="Arial" w:cs="Arial"/>
                <w:color w:val="000000"/>
                <w:sz w:val="16"/>
                <w:szCs w:val="16"/>
                <w:u w:val="single"/>
              </w:rPr>
              <w:t>Vehicle Type 1</w:t>
            </w:r>
            <w:r w:rsidRPr="008F435B">
              <w:rPr>
                <w:rFonts w:ascii="Arial" w:eastAsia="DengXian" w:hAnsi="Arial" w:cs="Arial"/>
                <w:color w:val="000000"/>
                <w:sz w:val="16"/>
                <w:szCs w:val="16"/>
                <w:u w:val="single"/>
              </w:rPr>
              <w:t xml:space="preserve"> and 3</w:t>
            </w:r>
            <w:r w:rsidRPr="008F435B">
              <w:rPr>
                <w:rFonts w:ascii="Arial" w:eastAsia="SimSun" w:hAnsi="Arial" w:cs="Arial"/>
                <w:color w:val="000000"/>
                <w:sz w:val="16"/>
                <w:szCs w:val="16"/>
                <w:u w:val="single"/>
              </w:rPr>
              <w:t>:</w:t>
            </w:r>
          </w:p>
          <w:p w14:paraId="0FDF8EAD"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DengXian" w:hAnsi="Arial" w:cs="Arial"/>
                <w:color w:val="000000"/>
                <w:sz w:val="16"/>
                <w:szCs w:val="16"/>
              </w:rPr>
              <w:t>[</w:t>
            </w:r>
            <w:r w:rsidRPr="008F435B">
              <w:rPr>
                <w:rFonts w:ascii="Arial" w:eastAsia="SimSun" w:hAnsi="Arial" w:cs="Arial"/>
                <w:color w:val="000000"/>
                <w:sz w:val="16"/>
                <w:szCs w:val="16"/>
              </w:rPr>
              <w:t>Front and rear antennas:</w:t>
            </w:r>
          </w:p>
          <w:p w14:paraId="0E7144DD" w14:textId="77777777" w:rsidR="008F435B" w:rsidRPr="008F435B" w:rsidRDefault="008F435B" w:rsidP="008F435B">
            <w:pPr>
              <w:overflowPunct w:val="0"/>
              <w:adjustRightInd w:val="0"/>
              <w:ind w:left="720" w:hanging="720"/>
              <w:textAlignment w:val="baseline"/>
              <w:rPr>
                <w:rFonts w:ascii="Arial" w:eastAsia="DengXian" w:hAnsi="Arial" w:cs="Arial"/>
                <w:color w:val="000000"/>
                <w:sz w:val="16"/>
                <w:szCs w:val="16"/>
              </w:rPr>
            </w:pPr>
            <w:r w:rsidRPr="008F435B">
              <w:rPr>
                <w:rFonts w:ascii="Arial" w:eastAsia="SimSun" w:hAnsi="Arial" w:cs="Arial"/>
                <w:color w:val="000000"/>
                <w:sz w:val="16"/>
                <w:szCs w:val="16"/>
              </w:rPr>
              <w:t>(</w:t>
            </w:r>
            <w:r w:rsidRPr="008F435B">
              <w:rPr>
                <w:rFonts w:ascii="Arial" w:eastAsia="DengXian" w:hAnsi="Arial" w:cs="Arial"/>
                <w:color w:val="000000"/>
                <w:sz w:val="16"/>
                <w:szCs w:val="16"/>
              </w:rPr>
              <w:t>2</w:t>
            </w:r>
            <w:r w:rsidRPr="008F435B">
              <w:rPr>
                <w:rFonts w:ascii="Arial" w:eastAsia="SimSun" w:hAnsi="Arial" w:cs="Arial"/>
                <w:color w:val="000000"/>
                <w:sz w:val="16"/>
                <w:szCs w:val="16"/>
              </w:rPr>
              <w:t xml:space="preserve">, </w:t>
            </w:r>
            <w:r w:rsidRPr="008F435B">
              <w:rPr>
                <w:rFonts w:ascii="Arial" w:eastAsia="DengXian" w:hAnsi="Arial" w:cs="Arial"/>
                <w:color w:val="000000"/>
                <w:sz w:val="16"/>
                <w:szCs w:val="16"/>
              </w:rPr>
              <w:t>4</w:t>
            </w:r>
            <w:r w:rsidRPr="008F435B">
              <w:rPr>
                <w:rFonts w:ascii="Arial" w:eastAsia="SimSun" w:hAnsi="Arial" w:cs="Arial"/>
                <w:color w:val="000000"/>
                <w:sz w:val="16"/>
                <w:szCs w:val="16"/>
              </w:rPr>
              <w:t>, 2, 1, 1)</w:t>
            </w:r>
            <w:r w:rsidRPr="008F435B">
              <w:rPr>
                <w:rFonts w:ascii="Arial" w:eastAsia="DengXian" w:hAnsi="Arial" w:cs="Arial"/>
                <w:color w:val="000000"/>
                <w:sz w:val="16"/>
                <w:szCs w:val="16"/>
              </w:rPr>
              <w:t xml:space="preserve"> for each location</w:t>
            </w:r>
          </w:p>
          <w:p w14:paraId="2A6B86BD" w14:textId="77777777" w:rsidR="008F435B" w:rsidRPr="008F435B" w:rsidRDefault="008F435B" w:rsidP="008F435B">
            <w:pPr>
              <w:overflowPunct w:val="0"/>
              <w:adjustRightInd w:val="0"/>
              <w:ind w:left="720" w:hanging="720"/>
              <w:textAlignment w:val="baseline"/>
              <w:rPr>
                <w:rFonts w:ascii="Arial" w:eastAsia="SimSun" w:hAnsi="Arial" w:cs="Arial"/>
                <w:sz w:val="16"/>
                <w:szCs w:val="16"/>
                <w:lang w:eastAsia="ja-JP"/>
              </w:rPr>
            </w:pPr>
            <w:r w:rsidRPr="008F435B">
              <w:rPr>
                <w:rFonts w:ascii="Arial" w:eastAsia="SimSun" w:hAnsi="Arial" w:cs="Arial"/>
                <w:color w:val="000000"/>
                <w:sz w:val="16"/>
                <w:szCs w:val="16"/>
              </w:rPr>
              <w:t xml:space="preserve">Front antenna array bearing angle: </w:t>
            </w:r>
            <w:r w:rsidRPr="008F435B">
              <w:rPr>
                <w:rFonts w:ascii="Arial" w:eastAsia="SimSun" w:hAnsi="Arial" w:cs="Arial"/>
                <w:sz w:val="16"/>
                <w:szCs w:val="16"/>
                <w:lang w:eastAsia="ja-JP"/>
              </w:rPr>
              <w:t>Ω</w:t>
            </w:r>
            <w:r w:rsidRPr="008F435B">
              <w:rPr>
                <w:rFonts w:ascii="Arial" w:eastAsia="SimSun" w:hAnsi="Arial" w:cs="Arial"/>
                <w:sz w:val="16"/>
                <w:szCs w:val="16"/>
                <w:vertAlign w:val="subscript"/>
                <w:lang w:eastAsia="ja-JP"/>
              </w:rPr>
              <w:t xml:space="preserve">Front </w:t>
            </w:r>
            <w:r w:rsidRPr="008F435B">
              <w:rPr>
                <w:rFonts w:ascii="Arial" w:eastAsia="SimSun" w:hAnsi="Arial" w:cs="Arial"/>
                <w:sz w:val="16"/>
                <w:szCs w:val="16"/>
                <w:lang w:eastAsia="ja-JP"/>
              </w:rPr>
              <w:t>= 0°</w:t>
            </w:r>
          </w:p>
          <w:p w14:paraId="7A1CB9D4" w14:textId="77777777" w:rsidR="008F435B" w:rsidRPr="008F435B" w:rsidRDefault="008F435B" w:rsidP="008F435B">
            <w:pPr>
              <w:overflowPunct w:val="0"/>
              <w:adjustRightInd w:val="0"/>
              <w:ind w:left="720" w:hanging="720"/>
              <w:textAlignment w:val="baseline"/>
              <w:rPr>
                <w:rFonts w:ascii="Arial" w:eastAsia="SimSun" w:hAnsi="Arial" w:cs="Arial"/>
                <w:sz w:val="16"/>
                <w:szCs w:val="16"/>
                <w:lang w:eastAsia="ja-JP"/>
              </w:rPr>
            </w:pPr>
            <w:r w:rsidRPr="008F435B">
              <w:rPr>
                <w:rFonts w:ascii="Arial" w:eastAsia="SimSun" w:hAnsi="Arial" w:cs="Arial"/>
                <w:color w:val="000000"/>
                <w:sz w:val="16"/>
                <w:szCs w:val="16"/>
              </w:rPr>
              <w:t xml:space="preserve">Rear antenna array bearing angle: </w:t>
            </w:r>
            <w:r w:rsidRPr="008F435B">
              <w:rPr>
                <w:rFonts w:ascii="Arial" w:eastAsia="SimSun" w:hAnsi="Arial" w:cs="Arial"/>
                <w:sz w:val="16"/>
                <w:szCs w:val="16"/>
                <w:lang w:eastAsia="ja-JP"/>
              </w:rPr>
              <w:t>Ω</w:t>
            </w:r>
            <w:r w:rsidRPr="008F435B">
              <w:rPr>
                <w:rFonts w:ascii="Arial" w:eastAsia="SimSun" w:hAnsi="Arial" w:cs="Arial"/>
                <w:sz w:val="16"/>
                <w:szCs w:val="16"/>
                <w:vertAlign w:val="subscript"/>
                <w:lang w:eastAsia="ja-JP"/>
              </w:rPr>
              <w:t xml:space="preserve">Rear </w:t>
            </w:r>
            <w:r w:rsidRPr="008F435B">
              <w:rPr>
                <w:rFonts w:ascii="Arial" w:eastAsia="SimSun" w:hAnsi="Arial" w:cs="Arial"/>
                <w:sz w:val="16"/>
                <w:szCs w:val="16"/>
                <w:lang w:eastAsia="ja-JP"/>
              </w:rPr>
              <w:t>= 180°</w:t>
            </w:r>
          </w:p>
          <w:p w14:paraId="3B11EA8F" w14:textId="77777777" w:rsidR="008F435B" w:rsidRPr="008F435B" w:rsidRDefault="008F435B" w:rsidP="008F435B">
            <w:pPr>
              <w:overflowPunct w:val="0"/>
              <w:adjustRightInd w:val="0"/>
              <w:ind w:left="720" w:hanging="720"/>
              <w:textAlignment w:val="baseline"/>
              <w:rPr>
                <w:rFonts w:ascii="Arial" w:eastAsia="SimSun" w:hAnsi="Arial" w:cs="Arial"/>
                <w:sz w:val="16"/>
                <w:szCs w:val="16"/>
                <w:lang w:eastAsia="ja-JP"/>
              </w:rPr>
            </w:pPr>
          </w:p>
          <w:p w14:paraId="39604332"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u w:val="single"/>
              </w:rPr>
            </w:pPr>
            <w:r w:rsidRPr="008F435B">
              <w:rPr>
                <w:rFonts w:ascii="Arial" w:eastAsia="SimSun" w:hAnsi="Arial" w:cs="Arial"/>
                <w:color w:val="000000"/>
                <w:sz w:val="16"/>
                <w:szCs w:val="16"/>
                <w:u w:val="single"/>
              </w:rPr>
              <w:t>Vehicle Type 2:</w:t>
            </w:r>
          </w:p>
          <w:p w14:paraId="3CFEA770"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Multi-panel</w:t>
            </w:r>
            <w:r w:rsidRPr="008F435B">
              <w:rPr>
                <w:rFonts w:ascii="Arial" w:eastAsia="DengXian" w:hAnsi="Arial" w:cs="Arial"/>
                <w:color w:val="000000"/>
                <w:sz w:val="16"/>
                <w:szCs w:val="16"/>
              </w:rPr>
              <w:t xml:space="preserve"> at rooftop</w:t>
            </w:r>
            <w:r w:rsidRPr="008F435B">
              <w:rPr>
                <w:rFonts w:ascii="Arial" w:eastAsia="SimSun" w:hAnsi="Arial" w:cs="Arial"/>
                <w:color w:val="000000"/>
                <w:sz w:val="16"/>
                <w:szCs w:val="16"/>
              </w:rPr>
              <w:t>:</w:t>
            </w:r>
          </w:p>
          <w:p w14:paraId="106A381A"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w:t>
            </w:r>
            <w:r w:rsidRPr="008F435B">
              <w:rPr>
                <w:rFonts w:ascii="Arial" w:eastAsia="DengXian" w:hAnsi="Arial" w:cs="Arial"/>
                <w:color w:val="000000"/>
                <w:sz w:val="16"/>
                <w:szCs w:val="16"/>
              </w:rPr>
              <w:t>1</w:t>
            </w:r>
            <w:r w:rsidRPr="008F435B">
              <w:rPr>
                <w:rFonts w:ascii="Arial" w:eastAsia="SimSun" w:hAnsi="Arial" w:cs="Arial"/>
                <w:color w:val="000000"/>
                <w:sz w:val="16"/>
                <w:szCs w:val="16"/>
              </w:rPr>
              <w:t xml:space="preserve">, </w:t>
            </w:r>
            <w:r w:rsidRPr="008F435B">
              <w:rPr>
                <w:rFonts w:ascii="Arial" w:eastAsia="DengXian" w:hAnsi="Arial" w:cs="Arial"/>
                <w:color w:val="000000"/>
                <w:sz w:val="16"/>
                <w:szCs w:val="16"/>
              </w:rPr>
              <w:t>4</w:t>
            </w:r>
            <w:r w:rsidRPr="008F435B">
              <w:rPr>
                <w:rFonts w:ascii="Arial" w:eastAsia="SimSun" w:hAnsi="Arial" w:cs="Arial"/>
                <w:color w:val="000000"/>
                <w:sz w:val="16"/>
                <w:szCs w:val="16"/>
              </w:rPr>
              <w:t>, 2, 1, 4)</w:t>
            </w:r>
          </w:p>
          <w:p w14:paraId="55F6EAB3"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Panel bearing angle:</w:t>
            </w:r>
          </w:p>
          <w:p w14:paraId="7C96CA23" w14:textId="77777777" w:rsidR="008F435B" w:rsidRPr="008F435B" w:rsidRDefault="008F435B" w:rsidP="008F435B">
            <w:pPr>
              <w:overflowPunct w:val="0"/>
              <w:adjustRightInd w:val="0"/>
              <w:ind w:left="720" w:hanging="720"/>
              <w:textAlignment w:val="baseline"/>
              <w:rPr>
                <w:rFonts w:ascii="Arial" w:eastAsia="DengXian" w:hAnsi="Arial" w:cs="Arial"/>
                <w:sz w:val="16"/>
                <w:szCs w:val="16"/>
              </w:rPr>
            </w:pPr>
            <w:r w:rsidRPr="008F435B">
              <w:rPr>
                <w:rFonts w:ascii="Arial" w:eastAsia="SimSun" w:hAnsi="Arial" w:cs="Arial"/>
                <w:sz w:val="16"/>
                <w:szCs w:val="16"/>
                <w:lang w:eastAsia="ja-JP"/>
              </w:rPr>
              <w:t>Ω</w:t>
            </w:r>
            <w:r w:rsidRPr="008F435B">
              <w:rPr>
                <w:rFonts w:ascii="Arial" w:eastAsia="SimSun" w:hAnsi="Arial" w:cs="Arial"/>
                <w:sz w:val="16"/>
                <w:szCs w:val="16"/>
                <w:vertAlign w:val="subscript"/>
                <w:lang w:eastAsia="ja-JP"/>
              </w:rPr>
              <w:t>0,1</w:t>
            </w:r>
            <w:r w:rsidRPr="008F435B">
              <w:rPr>
                <w:rFonts w:ascii="Arial" w:eastAsia="SimSun" w:hAnsi="Arial" w:cs="Arial"/>
                <w:sz w:val="16"/>
                <w:szCs w:val="16"/>
                <w:lang w:eastAsia="ja-JP"/>
              </w:rPr>
              <w:t>=Ω</w:t>
            </w:r>
            <w:r w:rsidRPr="008F435B">
              <w:rPr>
                <w:rFonts w:ascii="Arial" w:eastAsia="SimSun" w:hAnsi="Arial" w:cs="Arial"/>
                <w:sz w:val="16"/>
                <w:szCs w:val="16"/>
                <w:vertAlign w:val="subscript"/>
                <w:lang w:eastAsia="ja-JP"/>
              </w:rPr>
              <w:t>0,0</w:t>
            </w:r>
            <w:r w:rsidRPr="008F435B">
              <w:rPr>
                <w:rFonts w:ascii="Arial" w:eastAsia="SimSun" w:hAnsi="Arial" w:cs="Arial"/>
                <w:sz w:val="16"/>
                <w:szCs w:val="16"/>
                <w:lang w:eastAsia="ja-JP"/>
              </w:rPr>
              <w:t>+90°; Ω</w:t>
            </w:r>
            <w:r w:rsidRPr="008F435B">
              <w:rPr>
                <w:rFonts w:ascii="Arial" w:eastAsia="SimSun" w:hAnsi="Arial" w:cs="Arial"/>
                <w:sz w:val="16"/>
                <w:szCs w:val="16"/>
                <w:vertAlign w:val="subscript"/>
                <w:lang w:eastAsia="ja-JP"/>
              </w:rPr>
              <w:t>0,2</w:t>
            </w:r>
            <w:r w:rsidRPr="008F435B">
              <w:rPr>
                <w:rFonts w:ascii="Arial" w:eastAsia="SimSun" w:hAnsi="Arial" w:cs="Arial"/>
                <w:sz w:val="16"/>
                <w:szCs w:val="16"/>
                <w:lang w:eastAsia="ja-JP"/>
              </w:rPr>
              <w:t>=Ω</w:t>
            </w:r>
            <w:r w:rsidRPr="008F435B">
              <w:rPr>
                <w:rFonts w:ascii="Arial" w:eastAsia="SimSun" w:hAnsi="Arial" w:cs="Arial"/>
                <w:sz w:val="16"/>
                <w:szCs w:val="16"/>
                <w:vertAlign w:val="subscript"/>
                <w:lang w:eastAsia="ja-JP"/>
              </w:rPr>
              <w:t>0,0</w:t>
            </w:r>
            <w:r w:rsidRPr="008F435B">
              <w:rPr>
                <w:rFonts w:ascii="Arial" w:eastAsia="SimSun" w:hAnsi="Arial" w:cs="Arial"/>
                <w:sz w:val="16"/>
                <w:szCs w:val="16"/>
                <w:lang w:eastAsia="ja-JP"/>
              </w:rPr>
              <w:t>+180°; Ω</w:t>
            </w:r>
            <w:r w:rsidRPr="008F435B">
              <w:rPr>
                <w:rFonts w:ascii="Arial" w:eastAsia="SimSun" w:hAnsi="Arial" w:cs="Arial"/>
                <w:sz w:val="16"/>
                <w:szCs w:val="16"/>
                <w:vertAlign w:val="subscript"/>
                <w:lang w:eastAsia="ja-JP"/>
              </w:rPr>
              <w:t>0,3</w:t>
            </w:r>
            <w:r w:rsidRPr="008F435B">
              <w:rPr>
                <w:rFonts w:ascii="Arial" w:eastAsia="SimSun" w:hAnsi="Arial" w:cs="Arial"/>
                <w:sz w:val="16"/>
                <w:szCs w:val="16"/>
                <w:lang w:eastAsia="ja-JP"/>
              </w:rPr>
              <w:t>=Ω</w:t>
            </w:r>
            <w:r w:rsidRPr="008F435B">
              <w:rPr>
                <w:rFonts w:ascii="Arial" w:eastAsia="SimSun" w:hAnsi="Arial" w:cs="Arial"/>
                <w:sz w:val="16"/>
                <w:szCs w:val="16"/>
                <w:vertAlign w:val="subscript"/>
                <w:lang w:eastAsia="ja-JP"/>
              </w:rPr>
              <w:t>0,0</w:t>
            </w:r>
            <w:r w:rsidRPr="008F435B">
              <w:rPr>
                <w:rFonts w:ascii="Arial" w:eastAsia="SimSun" w:hAnsi="Arial" w:cs="Arial"/>
                <w:sz w:val="16"/>
                <w:szCs w:val="16"/>
                <w:lang w:eastAsia="ja-JP"/>
              </w:rPr>
              <w:t>+270°;</w:t>
            </w:r>
            <w:r w:rsidRPr="008F435B">
              <w:rPr>
                <w:rFonts w:ascii="Arial" w:eastAsia="DengXian" w:hAnsi="Arial" w:cs="Arial"/>
                <w:sz w:val="16"/>
                <w:szCs w:val="16"/>
              </w:rPr>
              <w:t>]</w:t>
            </w:r>
          </w:p>
          <w:p w14:paraId="3FD59D3F"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p>
        </w:tc>
      </w:tr>
      <w:tr w:rsidR="008F435B" w:rsidRPr="008F435B" w14:paraId="166F2F1A" w14:textId="77777777" w:rsidTr="00696994">
        <w:trPr>
          <w:trHeight w:val="20"/>
        </w:trPr>
        <w:tc>
          <w:tcPr>
            <w:tcW w:w="1385" w:type="pct"/>
            <w:shd w:val="clear" w:color="auto" w:fill="auto"/>
          </w:tcPr>
          <w:p w14:paraId="373DDF7C"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Antenna array spacing (d</w:t>
            </w:r>
            <w:r w:rsidRPr="008F435B">
              <w:rPr>
                <w:rFonts w:ascii="Arial" w:eastAsia="SimSun" w:hAnsi="Arial" w:cs="Arial"/>
                <w:color w:val="000000"/>
                <w:sz w:val="16"/>
                <w:szCs w:val="16"/>
                <w:vertAlign w:val="subscript"/>
              </w:rPr>
              <w:t>H</w:t>
            </w:r>
            <w:r w:rsidRPr="008F435B">
              <w:rPr>
                <w:rFonts w:ascii="Arial" w:eastAsia="SimSun" w:hAnsi="Arial" w:cs="Arial"/>
                <w:color w:val="000000"/>
                <w:sz w:val="16"/>
                <w:szCs w:val="16"/>
              </w:rPr>
              <w:t>,d</w:t>
            </w:r>
            <w:r w:rsidRPr="008F435B">
              <w:rPr>
                <w:rFonts w:ascii="Arial" w:eastAsia="SimSun" w:hAnsi="Arial" w:cs="Arial"/>
                <w:color w:val="000000"/>
                <w:sz w:val="16"/>
                <w:szCs w:val="16"/>
                <w:vertAlign w:val="subscript"/>
              </w:rPr>
              <w:t>V</w:t>
            </w:r>
            <w:r w:rsidRPr="008F435B">
              <w:rPr>
                <w:rFonts w:ascii="Arial" w:eastAsia="SimSun" w:hAnsi="Arial" w:cs="Arial"/>
                <w:color w:val="000000"/>
                <w:sz w:val="16"/>
                <w:szCs w:val="16"/>
              </w:rPr>
              <w:t>,d</w:t>
            </w:r>
            <w:r w:rsidRPr="008F435B">
              <w:rPr>
                <w:rFonts w:ascii="Arial" w:eastAsia="SimSun" w:hAnsi="Arial" w:cs="Arial"/>
                <w:color w:val="000000"/>
                <w:sz w:val="16"/>
                <w:szCs w:val="16"/>
                <w:vertAlign w:val="subscript"/>
              </w:rPr>
              <w:t>H,g</w:t>
            </w:r>
            <w:r w:rsidRPr="008F435B">
              <w:rPr>
                <w:rFonts w:ascii="Arial" w:eastAsia="SimSun" w:hAnsi="Arial" w:cs="Arial"/>
                <w:color w:val="000000"/>
                <w:sz w:val="16"/>
                <w:szCs w:val="16"/>
              </w:rPr>
              <w:t>,d</w:t>
            </w:r>
            <w:r w:rsidRPr="008F435B">
              <w:rPr>
                <w:rFonts w:ascii="Arial" w:eastAsia="SimSun" w:hAnsi="Arial" w:cs="Arial"/>
                <w:color w:val="000000"/>
                <w:sz w:val="16"/>
                <w:szCs w:val="16"/>
                <w:vertAlign w:val="subscript"/>
              </w:rPr>
              <w:t>V,g</w:t>
            </w:r>
            <w:r w:rsidRPr="008F435B">
              <w:rPr>
                <w:rFonts w:ascii="Arial" w:eastAsia="SimSun" w:hAnsi="Arial" w:cs="Arial"/>
                <w:color w:val="000000"/>
                <w:sz w:val="16"/>
                <w:szCs w:val="16"/>
              </w:rPr>
              <w:t>)</w:t>
            </w:r>
          </w:p>
        </w:tc>
        <w:tc>
          <w:tcPr>
            <w:tcW w:w="1660" w:type="pct"/>
          </w:tcPr>
          <w:p w14:paraId="5BB37209"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(d</w:t>
            </w:r>
            <w:r w:rsidRPr="008F435B">
              <w:rPr>
                <w:rFonts w:ascii="Arial" w:eastAsia="SimSun" w:hAnsi="Arial" w:cs="Arial"/>
                <w:color w:val="000000"/>
                <w:sz w:val="16"/>
                <w:szCs w:val="16"/>
                <w:vertAlign w:val="subscript"/>
              </w:rPr>
              <w:t>H</w:t>
            </w:r>
            <w:r w:rsidRPr="008F435B">
              <w:rPr>
                <w:rFonts w:ascii="Arial" w:eastAsia="SimSun" w:hAnsi="Arial" w:cs="Arial"/>
                <w:color w:val="000000"/>
                <w:sz w:val="16"/>
                <w:szCs w:val="16"/>
              </w:rPr>
              <w:t>, d</w:t>
            </w:r>
            <w:r w:rsidRPr="008F435B">
              <w:rPr>
                <w:rFonts w:ascii="Arial" w:eastAsia="SimSun" w:hAnsi="Arial" w:cs="Arial"/>
                <w:color w:val="000000"/>
                <w:sz w:val="16"/>
                <w:szCs w:val="16"/>
                <w:vertAlign w:val="subscript"/>
              </w:rPr>
              <w:t>V</w:t>
            </w:r>
            <w:r w:rsidRPr="008F435B">
              <w:rPr>
                <w:rFonts w:ascii="Arial" w:eastAsia="SimSun" w:hAnsi="Arial" w:cs="Arial"/>
                <w:color w:val="000000"/>
                <w:sz w:val="16"/>
                <w:szCs w:val="16"/>
              </w:rPr>
              <w:t>)</w:t>
            </w:r>
            <w:r w:rsidRPr="008F435B">
              <w:rPr>
                <w:rFonts w:ascii="Arial" w:eastAsia="SimSun" w:hAnsi="Arial" w:cs="Arial"/>
                <w:color w:val="000000"/>
                <w:sz w:val="16"/>
                <w:szCs w:val="16"/>
                <w:lang w:eastAsia="ja-JP"/>
              </w:rPr>
              <w:t xml:space="preserve"> = (0.5, 0.5)λ</w:t>
            </w:r>
          </w:p>
        </w:tc>
        <w:tc>
          <w:tcPr>
            <w:tcW w:w="1955" w:type="pct"/>
          </w:tcPr>
          <w:p w14:paraId="0E2AAE58"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(d</w:t>
            </w:r>
            <w:r w:rsidRPr="008F435B">
              <w:rPr>
                <w:rFonts w:ascii="Arial" w:eastAsia="SimSun" w:hAnsi="Arial" w:cs="Arial"/>
                <w:color w:val="000000"/>
                <w:sz w:val="16"/>
                <w:szCs w:val="16"/>
                <w:vertAlign w:val="subscript"/>
              </w:rPr>
              <w:t>H</w:t>
            </w:r>
            <w:r w:rsidRPr="008F435B">
              <w:rPr>
                <w:rFonts w:ascii="Arial" w:eastAsia="SimSun" w:hAnsi="Arial" w:cs="Arial"/>
                <w:color w:val="000000"/>
                <w:sz w:val="16"/>
                <w:szCs w:val="16"/>
              </w:rPr>
              <w:t>, d</w:t>
            </w:r>
            <w:r w:rsidRPr="008F435B">
              <w:rPr>
                <w:rFonts w:ascii="Arial" w:eastAsia="SimSun" w:hAnsi="Arial" w:cs="Arial"/>
                <w:color w:val="000000"/>
                <w:sz w:val="16"/>
                <w:szCs w:val="16"/>
                <w:vertAlign w:val="subscript"/>
              </w:rPr>
              <w:t>V</w:t>
            </w:r>
            <w:r w:rsidRPr="008F435B">
              <w:rPr>
                <w:rFonts w:ascii="Arial" w:eastAsia="SimSun" w:hAnsi="Arial" w:cs="Arial"/>
                <w:color w:val="000000"/>
                <w:sz w:val="16"/>
                <w:szCs w:val="16"/>
              </w:rPr>
              <w:t>) = (0.5, 0.5)λ</w:t>
            </w:r>
          </w:p>
        </w:tc>
      </w:tr>
      <w:tr w:rsidR="008F435B" w:rsidRPr="008F435B" w14:paraId="37181469" w14:textId="77777777" w:rsidTr="00696994">
        <w:trPr>
          <w:trHeight w:val="20"/>
        </w:trPr>
        <w:tc>
          <w:tcPr>
            <w:tcW w:w="1385" w:type="pct"/>
            <w:shd w:val="clear" w:color="auto" w:fill="auto"/>
          </w:tcPr>
          <w:p w14:paraId="426EB6B6"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Antenna tilt, deg</w:t>
            </w:r>
          </w:p>
        </w:tc>
        <w:tc>
          <w:tcPr>
            <w:tcW w:w="1660" w:type="pct"/>
          </w:tcPr>
          <w:p w14:paraId="2C643BC9"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90</w:t>
            </w:r>
          </w:p>
        </w:tc>
        <w:tc>
          <w:tcPr>
            <w:tcW w:w="1955" w:type="pct"/>
          </w:tcPr>
          <w:p w14:paraId="1C56556E"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90</w:t>
            </w:r>
          </w:p>
        </w:tc>
      </w:tr>
    </w:tbl>
    <w:p w14:paraId="31D3C382" w14:textId="77777777" w:rsidR="008F435B" w:rsidRPr="008F435B" w:rsidRDefault="008F435B" w:rsidP="00D46148"/>
    <w:p w14:paraId="24001105" w14:textId="77777777" w:rsidR="008F435B" w:rsidRPr="008F435B" w:rsidRDefault="008F435B" w:rsidP="00613418">
      <w:pPr>
        <w:pStyle w:val="ListParagraph"/>
        <w:numPr>
          <w:ilvl w:val="0"/>
          <w:numId w:val="118"/>
        </w:numPr>
      </w:pPr>
      <w:r w:rsidRPr="008F435B">
        <w:rPr>
          <w:rFonts w:hint="eastAsia"/>
        </w:rPr>
        <w:lastRenderedPageBreak/>
        <w:t>Option 2:</w:t>
      </w:r>
    </w:p>
    <w:p w14:paraId="3199A889" w14:textId="5C4F6B47" w:rsidR="008F435B" w:rsidRPr="008F435B" w:rsidRDefault="008F435B" w:rsidP="00613418">
      <w:pPr>
        <w:pStyle w:val="ListParagraph"/>
        <w:numPr>
          <w:ilvl w:val="1"/>
          <w:numId w:val="118"/>
        </w:numPr>
        <w:rPr>
          <w:lang w:eastAsia="zh-CN"/>
        </w:rPr>
      </w:pPr>
      <w:r w:rsidRPr="008F435B">
        <w:rPr>
          <w:rFonts w:hint="eastAsia"/>
        </w:rPr>
        <w:t xml:space="preserve">Antenna pattern in </w:t>
      </w:r>
      <w:hyperlink r:id="rId2197" w:history="1">
        <w:r w:rsidR="000F2B08">
          <w:rPr>
            <w:rStyle w:val="Hyperlink"/>
          </w:rPr>
          <w:t>R1-1807613</w:t>
        </w:r>
      </w:hyperlink>
      <w:r w:rsidRPr="008F435B">
        <w:rPr>
          <w:rFonts w:hint="eastAsia"/>
        </w:rPr>
        <w:t xml:space="preserve"> is used.</w:t>
      </w:r>
    </w:p>
    <w:p w14:paraId="6EE360B1" w14:textId="77777777" w:rsidR="008F435B" w:rsidRPr="008F435B" w:rsidRDefault="008F435B" w:rsidP="00613418">
      <w:pPr>
        <w:pStyle w:val="ListParagraph"/>
        <w:numPr>
          <w:ilvl w:val="1"/>
          <w:numId w:val="118"/>
        </w:numPr>
        <w:rPr>
          <w:lang w:eastAsia="zh-CN"/>
        </w:rPr>
      </w:pPr>
      <w:r w:rsidRPr="008F435B">
        <w:rPr>
          <w:lang w:eastAsia="zh-CN"/>
        </w:rPr>
        <w:t xml:space="preserve">For </w:t>
      </w:r>
      <w:r w:rsidRPr="008F435B">
        <w:rPr>
          <w:rFonts w:hint="eastAsia"/>
        </w:rPr>
        <w:t>vehicle type 1</w:t>
      </w:r>
      <w:r w:rsidRPr="008F435B">
        <w:rPr>
          <w:lang w:eastAsia="zh-CN"/>
        </w:rPr>
        <w:t xml:space="preserve">, </w:t>
      </w:r>
    </w:p>
    <w:p w14:paraId="240146BC" w14:textId="77777777" w:rsidR="008F435B" w:rsidRPr="008F435B" w:rsidRDefault="008F435B" w:rsidP="00613418">
      <w:pPr>
        <w:pStyle w:val="ListParagraph"/>
        <w:numPr>
          <w:ilvl w:val="2"/>
          <w:numId w:val="118"/>
        </w:numPr>
        <w:rPr>
          <w:lang w:eastAsia="zh-CN"/>
        </w:rPr>
      </w:pPr>
      <w:r w:rsidRPr="008F435B">
        <w:t xml:space="preserve">One panel </w:t>
      </w:r>
      <w:r w:rsidRPr="008F435B">
        <w:rPr>
          <w:rFonts w:hint="eastAsia"/>
        </w:rPr>
        <w:t xml:space="preserve">at </w:t>
      </w:r>
      <w:r w:rsidRPr="008F435B">
        <w:rPr>
          <w:lang w:eastAsia="zh-CN"/>
        </w:rPr>
        <w:t xml:space="preserve">the front </w:t>
      </w:r>
      <w:r w:rsidRPr="008F435B">
        <w:rPr>
          <w:rFonts w:hint="eastAsia"/>
        </w:rPr>
        <w:t xml:space="preserve">bumper and one panel at the </w:t>
      </w:r>
      <w:r w:rsidRPr="008F435B">
        <w:rPr>
          <w:lang w:eastAsia="zh-CN"/>
        </w:rPr>
        <w:t>rear bumper</w:t>
      </w:r>
    </w:p>
    <w:p w14:paraId="60036B71" w14:textId="77777777" w:rsidR="008F435B" w:rsidRPr="008F435B" w:rsidRDefault="008F435B" w:rsidP="00613418">
      <w:pPr>
        <w:pStyle w:val="ListParagraph"/>
        <w:numPr>
          <w:ilvl w:val="1"/>
          <w:numId w:val="118"/>
        </w:numPr>
        <w:rPr>
          <w:lang w:eastAsia="zh-CN"/>
        </w:rPr>
      </w:pPr>
      <w:r w:rsidRPr="008F435B">
        <w:rPr>
          <w:lang w:eastAsia="zh-CN"/>
        </w:rPr>
        <w:t xml:space="preserve">For </w:t>
      </w:r>
      <w:r w:rsidRPr="008F435B">
        <w:rPr>
          <w:rFonts w:hint="eastAsia"/>
        </w:rPr>
        <w:t>vehicle type 2</w:t>
      </w:r>
      <w:r w:rsidRPr="008F435B">
        <w:rPr>
          <w:lang w:eastAsia="zh-CN"/>
        </w:rPr>
        <w:t xml:space="preserve">, </w:t>
      </w:r>
    </w:p>
    <w:p w14:paraId="7E3DC363" w14:textId="77777777" w:rsidR="008F435B" w:rsidRPr="008F435B" w:rsidRDefault="008F435B" w:rsidP="00613418">
      <w:pPr>
        <w:pStyle w:val="ListParagraph"/>
        <w:numPr>
          <w:ilvl w:val="2"/>
          <w:numId w:val="118"/>
        </w:numPr>
        <w:rPr>
          <w:lang w:eastAsia="zh-CN"/>
        </w:rPr>
      </w:pPr>
      <w:r w:rsidRPr="008F435B">
        <w:t xml:space="preserve">One panel </w:t>
      </w:r>
      <w:r w:rsidRPr="008F435B">
        <w:rPr>
          <w:rFonts w:hint="eastAsia"/>
        </w:rPr>
        <w:t xml:space="preserve">at </w:t>
      </w:r>
      <w:r w:rsidRPr="008F435B">
        <w:rPr>
          <w:lang w:eastAsia="zh-CN"/>
        </w:rPr>
        <w:t xml:space="preserve">the front </w:t>
      </w:r>
      <w:r w:rsidRPr="008F435B">
        <w:rPr>
          <w:rFonts w:hint="eastAsia"/>
        </w:rPr>
        <w:t xml:space="preserve">edge and one panel at the </w:t>
      </w:r>
      <w:r w:rsidRPr="008F435B">
        <w:rPr>
          <w:lang w:eastAsia="zh-CN"/>
        </w:rPr>
        <w:t xml:space="preserve">rear </w:t>
      </w:r>
      <w:r w:rsidRPr="008F435B">
        <w:rPr>
          <w:rFonts w:hint="eastAsia"/>
        </w:rPr>
        <w:t>edge of the rooftop</w:t>
      </w:r>
    </w:p>
    <w:p w14:paraId="227D980A" w14:textId="77777777" w:rsidR="008F435B" w:rsidRPr="008F435B" w:rsidRDefault="008F435B" w:rsidP="00613418">
      <w:pPr>
        <w:pStyle w:val="ListParagraph"/>
        <w:numPr>
          <w:ilvl w:val="1"/>
          <w:numId w:val="118"/>
        </w:numPr>
        <w:rPr>
          <w:lang w:eastAsia="zh-CN"/>
        </w:rPr>
      </w:pPr>
      <w:r w:rsidRPr="008F435B">
        <w:rPr>
          <w:lang w:eastAsia="zh-CN"/>
        </w:rPr>
        <w:t xml:space="preserve">For </w:t>
      </w:r>
      <w:r w:rsidRPr="008F435B">
        <w:rPr>
          <w:rFonts w:hint="eastAsia"/>
        </w:rPr>
        <w:t>vehicle type 3</w:t>
      </w:r>
      <w:r w:rsidRPr="008F435B">
        <w:rPr>
          <w:lang w:eastAsia="zh-CN"/>
        </w:rPr>
        <w:t>,</w:t>
      </w:r>
    </w:p>
    <w:p w14:paraId="473E80D6" w14:textId="77777777" w:rsidR="008F435B" w:rsidRPr="008F435B" w:rsidRDefault="008F435B" w:rsidP="00613418">
      <w:pPr>
        <w:pStyle w:val="ListParagraph"/>
        <w:numPr>
          <w:ilvl w:val="2"/>
          <w:numId w:val="118"/>
        </w:numPr>
        <w:rPr>
          <w:lang w:eastAsia="zh-CN"/>
        </w:rPr>
      </w:pPr>
      <w:r w:rsidRPr="008F435B">
        <w:t xml:space="preserve">One panel </w:t>
      </w:r>
      <w:r w:rsidRPr="008F435B">
        <w:rPr>
          <w:rFonts w:hint="eastAsia"/>
        </w:rPr>
        <w:t xml:space="preserve">at </w:t>
      </w:r>
      <w:r w:rsidRPr="008F435B">
        <w:rPr>
          <w:lang w:eastAsia="zh-CN"/>
        </w:rPr>
        <w:t xml:space="preserve">the front </w:t>
      </w:r>
      <w:r w:rsidRPr="008F435B">
        <w:rPr>
          <w:rFonts w:hint="eastAsia"/>
        </w:rPr>
        <w:t xml:space="preserve">edge and one panel at the </w:t>
      </w:r>
      <w:r w:rsidRPr="008F435B">
        <w:rPr>
          <w:lang w:eastAsia="zh-CN"/>
        </w:rPr>
        <w:t xml:space="preserve">rear </w:t>
      </w:r>
      <w:r w:rsidRPr="008F435B">
        <w:rPr>
          <w:rFonts w:hint="eastAsia"/>
        </w:rPr>
        <w:t>edge of the rooftop</w:t>
      </w:r>
    </w:p>
    <w:p w14:paraId="43E17D57" w14:textId="77777777" w:rsidR="008F435B" w:rsidRPr="008F435B" w:rsidRDefault="008F435B" w:rsidP="00613418">
      <w:pPr>
        <w:pStyle w:val="ListParagraph"/>
        <w:numPr>
          <w:ilvl w:val="1"/>
          <w:numId w:val="118"/>
        </w:numPr>
        <w:rPr>
          <w:lang w:eastAsia="zh-CN"/>
        </w:rPr>
      </w:pPr>
      <w:r w:rsidRPr="008F435B">
        <w:rPr>
          <w:rFonts w:hint="eastAsia"/>
        </w:rPr>
        <w:t xml:space="preserve">Antenna </w:t>
      </w:r>
      <w:r w:rsidRPr="008F435B">
        <w:t>configuration</w:t>
      </w:r>
      <w:r w:rsidRPr="008F435B">
        <w:rPr>
          <w:rFonts w:hint="eastAsia"/>
        </w:rPr>
        <w:t xml:space="preserve"> is as follows:</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4040"/>
        <w:gridCol w:w="4040"/>
      </w:tblGrid>
      <w:tr w:rsidR="008F435B" w:rsidRPr="008F435B" w14:paraId="15AD78CC" w14:textId="77777777" w:rsidTr="00D46148">
        <w:trPr>
          <w:trHeight w:val="20"/>
        </w:trPr>
        <w:tc>
          <w:tcPr>
            <w:tcW w:w="1985" w:type="dxa"/>
            <w:shd w:val="clear" w:color="auto" w:fill="D9D9D9"/>
          </w:tcPr>
          <w:p w14:paraId="3C924627" w14:textId="77777777" w:rsidR="008F435B" w:rsidRPr="008F435B" w:rsidRDefault="008F435B" w:rsidP="008F435B">
            <w:pPr>
              <w:keepNext/>
              <w:keepLines/>
              <w:overflowPunct w:val="0"/>
              <w:adjustRightInd w:val="0"/>
              <w:spacing w:after="120"/>
              <w:ind w:left="720" w:hanging="720"/>
              <w:textAlignment w:val="baseline"/>
              <w:rPr>
                <w:rFonts w:ascii="Arial" w:eastAsia="SimSun" w:hAnsi="Arial" w:cs="Arial"/>
                <w:b/>
                <w:sz w:val="16"/>
                <w:szCs w:val="16"/>
              </w:rPr>
            </w:pPr>
          </w:p>
        </w:tc>
        <w:tc>
          <w:tcPr>
            <w:tcW w:w="4040" w:type="dxa"/>
            <w:shd w:val="clear" w:color="auto" w:fill="D9D9D9"/>
          </w:tcPr>
          <w:p w14:paraId="529A0DF3" w14:textId="77777777" w:rsidR="008F435B" w:rsidRPr="008F435B" w:rsidRDefault="008F435B" w:rsidP="008F435B">
            <w:pPr>
              <w:keepNext/>
              <w:keepLines/>
              <w:overflowPunct w:val="0"/>
              <w:adjustRightInd w:val="0"/>
              <w:spacing w:after="120"/>
              <w:ind w:left="720" w:hanging="720"/>
              <w:textAlignment w:val="baseline"/>
              <w:rPr>
                <w:rFonts w:ascii="Arial" w:eastAsia="SimSun" w:hAnsi="Arial" w:cs="Arial"/>
                <w:b/>
                <w:sz w:val="16"/>
                <w:szCs w:val="16"/>
                <w:lang w:eastAsia="ja-JP"/>
              </w:rPr>
            </w:pPr>
            <w:r w:rsidRPr="008F435B">
              <w:rPr>
                <w:rFonts w:ascii="Arial" w:eastAsia="SimSun" w:hAnsi="Arial" w:cs="Arial"/>
                <w:b/>
                <w:sz w:val="16"/>
                <w:szCs w:val="16"/>
                <w:lang w:eastAsia="ja-JP"/>
              </w:rPr>
              <w:t>Low band (2-6 GHz)</w:t>
            </w:r>
          </w:p>
        </w:tc>
        <w:tc>
          <w:tcPr>
            <w:tcW w:w="4040" w:type="dxa"/>
            <w:shd w:val="clear" w:color="auto" w:fill="D9D9D9"/>
          </w:tcPr>
          <w:p w14:paraId="7B15FD90" w14:textId="77777777" w:rsidR="008F435B" w:rsidRPr="008F435B" w:rsidRDefault="008F435B" w:rsidP="008F435B">
            <w:pPr>
              <w:keepNext/>
              <w:keepLines/>
              <w:overflowPunct w:val="0"/>
              <w:adjustRightInd w:val="0"/>
              <w:spacing w:after="120"/>
              <w:ind w:left="720" w:hanging="720"/>
              <w:textAlignment w:val="baseline"/>
              <w:rPr>
                <w:rFonts w:ascii="Arial" w:eastAsia="SimSun" w:hAnsi="Arial" w:cs="Arial"/>
                <w:b/>
                <w:sz w:val="16"/>
                <w:szCs w:val="16"/>
                <w:lang w:eastAsia="ja-JP"/>
              </w:rPr>
            </w:pPr>
            <w:r w:rsidRPr="008F435B">
              <w:rPr>
                <w:rFonts w:ascii="Arial" w:eastAsia="SimSun" w:hAnsi="Arial" w:cs="Arial"/>
                <w:b/>
                <w:sz w:val="16"/>
                <w:szCs w:val="16"/>
                <w:lang w:eastAsia="ja-JP"/>
              </w:rPr>
              <w:t>High band (30-63 GHz)</w:t>
            </w:r>
          </w:p>
        </w:tc>
      </w:tr>
      <w:tr w:rsidR="008F435B" w:rsidRPr="008F435B" w14:paraId="5162E337" w14:textId="77777777" w:rsidTr="00D46148">
        <w:trPr>
          <w:trHeight w:val="20"/>
        </w:trPr>
        <w:tc>
          <w:tcPr>
            <w:tcW w:w="1985" w:type="dxa"/>
            <w:shd w:val="clear" w:color="auto" w:fill="auto"/>
          </w:tcPr>
          <w:p w14:paraId="3AFFEAC6"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TXRU mapping</w:t>
            </w:r>
          </w:p>
        </w:tc>
        <w:tc>
          <w:tcPr>
            <w:tcW w:w="4040" w:type="dxa"/>
            <w:shd w:val="clear" w:color="auto" w:fill="auto"/>
          </w:tcPr>
          <w:p w14:paraId="06DE7E68" w14:textId="77777777" w:rsidR="008F435B" w:rsidRPr="008F435B" w:rsidRDefault="008F435B" w:rsidP="008F435B">
            <w:pPr>
              <w:ind w:left="720" w:hanging="720"/>
              <w:rPr>
                <w:rFonts w:ascii="Arial" w:eastAsia="MS Mincho" w:hAnsi="Arial" w:cs="Arial"/>
                <w:color w:val="000000"/>
                <w:sz w:val="16"/>
                <w:szCs w:val="16"/>
                <w:lang w:eastAsia="ja-JP"/>
              </w:rPr>
            </w:pPr>
            <w:r w:rsidRPr="008F435B">
              <w:rPr>
                <w:rFonts w:ascii="Arial" w:eastAsia="Calibri" w:hAnsi="Arial" w:cs="Arial"/>
                <w:color w:val="000000"/>
                <w:sz w:val="16"/>
                <w:szCs w:val="16"/>
              </w:rPr>
              <w:t>Up to proponents decision</w:t>
            </w:r>
          </w:p>
        </w:tc>
        <w:tc>
          <w:tcPr>
            <w:tcW w:w="4040" w:type="dxa"/>
            <w:shd w:val="clear" w:color="auto" w:fill="auto"/>
          </w:tcPr>
          <w:p w14:paraId="20A41268" w14:textId="77777777" w:rsidR="008F435B" w:rsidRPr="008F435B" w:rsidRDefault="008F435B" w:rsidP="008F435B">
            <w:pPr>
              <w:ind w:left="720" w:hanging="720"/>
              <w:rPr>
                <w:rFonts w:ascii="Arial" w:eastAsia="MS Mincho" w:hAnsi="Arial" w:cs="Arial"/>
                <w:color w:val="000000"/>
                <w:sz w:val="16"/>
                <w:szCs w:val="16"/>
                <w:lang w:eastAsia="ja-JP"/>
              </w:rPr>
            </w:pPr>
            <w:r w:rsidRPr="008F435B">
              <w:rPr>
                <w:rFonts w:ascii="Arial" w:eastAsia="Calibri" w:hAnsi="Arial" w:cs="Arial"/>
                <w:color w:val="000000"/>
                <w:sz w:val="16"/>
                <w:szCs w:val="16"/>
              </w:rPr>
              <w:t>Up to proponents decision</w:t>
            </w:r>
          </w:p>
        </w:tc>
      </w:tr>
      <w:tr w:rsidR="008F435B" w:rsidRPr="008F435B" w14:paraId="1215872E" w14:textId="77777777" w:rsidTr="00D46148">
        <w:trPr>
          <w:trHeight w:val="20"/>
        </w:trPr>
        <w:tc>
          <w:tcPr>
            <w:tcW w:w="1985" w:type="dxa"/>
            <w:shd w:val="clear" w:color="auto" w:fill="auto"/>
          </w:tcPr>
          <w:p w14:paraId="59B3A11A"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Number of antenna elements across all panels</w:t>
            </w:r>
          </w:p>
        </w:tc>
        <w:tc>
          <w:tcPr>
            <w:tcW w:w="4040" w:type="dxa"/>
            <w:shd w:val="clear" w:color="auto" w:fill="auto"/>
          </w:tcPr>
          <w:p w14:paraId="5B384067"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 xml:space="preserve">Up to 8 Tx /Rx antenna elements </w:t>
            </w:r>
          </w:p>
        </w:tc>
        <w:tc>
          <w:tcPr>
            <w:tcW w:w="4040" w:type="dxa"/>
            <w:shd w:val="clear" w:color="auto" w:fill="auto"/>
          </w:tcPr>
          <w:p w14:paraId="180BA715"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lang w:eastAsia="ja-JP"/>
              </w:rPr>
            </w:pPr>
            <w:r w:rsidRPr="008F435B">
              <w:rPr>
                <w:rFonts w:ascii="Arial" w:eastAsia="SimSun" w:hAnsi="Arial" w:cs="Arial"/>
                <w:color w:val="000000"/>
                <w:sz w:val="16"/>
                <w:szCs w:val="16"/>
              </w:rPr>
              <w:t>Up to 32 Tx /Rx antenna elements</w:t>
            </w:r>
          </w:p>
        </w:tc>
      </w:tr>
      <w:tr w:rsidR="008F435B" w:rsidRPr="008F435B" w14:paraId="5F7B0A77" w14:textId="77777777" w:rsidTr="00D46148">
        <w:trPr>
          <w:trHeight w:val="20"/>
        </w:trPr>
        <w:tc>
          <w:tcPr>
            <w:tcW w:w="1985" w:type="dxa"/>
            <w:shd w:val="clear" w:color="auto" w:fill="auto"/>
          </w:tcPr>
          <w:p w14:paraId="5EEFAC2D"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Antenna array configuration</w:t>
            </w:r>
            <w:r w:rsidRPr="008F435B">
              <w:rPr>
                <w:rFonts w:ascii="Arial" w:eastAsia="SimSun" w:hAnsi="Arial" w:cs="Arial"/>
                <w:color w:val="000000"/>
                <w:sz w:val="16"/>
                <w:szCs w:val="16"/>
              </w:rPr>
              <w:br/>
              <w:t>(M, N, P, M</w:t>
            </w:r>
            <w:r w:rsidRPr="008F435B">
              <w:rPr>
                <w:rFonts w:ascii="Arial" w:eastAsia="SimSun" w:hAnsi="Arial" w:cs="Arial"/>
                <w:color w:val="000000"/>
                <w:sz w:val="16"/>
                <w:szCs w:val="16"/>
                <w:vertAlign w:val="subscript"/>
              </w:rPr>
              <w:t>g</w:t>
            </w:r>
            <w:r w:rsidRPr="008F435B">
              <w:rPr>
                <w:rFonts w:ascii="Arial" w:eastAsia="SimSun" w:hAnsi="Arial" w:cs="Arial"/>
                <w:color w:val="000000"/>
                <w:sz w:val="16"/>
                <w:szCs w:val="16"/>
              </w:rPr>
              <w:t>, N</w:t>
            </w:r>
            <w:r w:rsidRPr="008F435B">
              <w:rPr>
                <w:rFonts w:ascii="Arial" w:eastAsia="SimSun" w:hAnsi="Arial" w:cs="Arial"/>
                <w:color w:val="000000"/>
                <w:sz w:val="16"/>
                <w:szCs w:val="16"/>
                <w:vertAlign w:val="subscript"/>
              </w:rPr>
              <w:t>g</w:t>
            </w:r>
            <w:r w:rsidRPr="008F435B">
              <w:rPr>
                <w:rFonts w:ascii="Arial" w:eastAsia="SimSun" w:hAnsi="Arial" w:cs="Arial"/>
                <w:color w:val="000000"/>
                <w:sz w:val="16"/>
                <w:szCs w:val="16"/>
              </w:rPr>
              <w:t>)</w:t>
            </w:r>
          </w:p>
        </w:tc>
        <w:tc>
          <w:tcPr>
            <w:tcW w:w="4040" w:type="dxa"/>
            <w:shd w:val="clear" w:color="auto" w:fill="auto"/>
          </w:tcPr>
          <w:p w14:paraId="2BAD2A98" w14:textId="77777777" w:rsidR="008F435B" w:rsidRPr="008F435B" w:rsidRDefault="008F435B" w:rsidP="008F435B">
            <w:pPr>
              <w:overflowPunct w:val="0"/>
              <w:adjustRightInd w:val="0"/>
              <w:ind w:left="720" w:hanging="720"/>
              <w:textAlignment w:val="baseline"/>
              <w:rPr>
                <w:rFonts w:ascii="Arial" w:eastAsia="SimSun" w:hAnsi="Arial" w:cs="Arial"/>
                <w:sz w:val="16"/>
                <w:szCs w:val="16"/>
                <w:lang w:eastAsia="ja-JP"/>
              </w:rPr>
            </w:pPr>
            <w:r w:rsidRPr="008F435B">
              <w:rPr>
                <w:rFonts w:ascii="Arial" w:eastAsia="SimSun" w:hAnsi="Arial" w:cs="Arial"/>
                <w:color w:val="000000"/>
                <w:sz w:val="16"/>
                <w:szCs w:val="16"/>
              </w:rPr>
              <w:t xml:space="preserve">(1, </w:t>
            </w:r>
            <w:r w:rsidRPr="008F435B">
              <w:rPr>
                <w:rFonts w:ascii="Arial" w:eastAsia="DengXian" w:hAnsi="Arial" w:cs="Arial"/>
                <w:color w:val="000000"/>
                <w:sz w:val="16"/>
                <w:szCs w:val="16"/>
              </w:rPr>
              <w:t>1</w:t>
            </w:r>
            <w:r w:rsidRPr="008F435B">
              <w:rPr>
                <w:rFonts w:ascii="Arial" w:eastAsia="SimSun" w:hAnsi="Arial" w:cs="Arial"/>
                <w:color w:val="000000"/>
                <w:sz w:val="16"/>
                <w:szCs w:val="16"/>
              </w:rPr>
              <w:t>, 2, 1, 1)</w:t>
            </w:r>
            <w:r w:rsidRPr="008F435B">
              <w:rPr>
                <w:rFonts w:ascii="Arial" w:eastAsia="DengXian" w:hAnsi="Arial" w:cs="Arial"/>
                <w:color w:val="000000"/>
                <w:sz w:val="16"/>
                <w:szCs w:val="16"/>
              </w:rPr>
              <w:t xml:space="preserve"> for each location</w:t>
            </w:r>
          </w:p>
          <w:p w14:paraId="2D47C071"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lang w:eastAsia="ja-JP"/>
              </w:rPr>
            </w:pPr>
          </w:p>
        </w:tc>
        <w:tc>
          <w:tcPr>
            <w:tcW w:w="4040" w:type="dxa"/>
            <w:shd w:val="clear" w:color="auto" w:fill="auto"/>
          </w:tcPr>
          <w:p w14:paraId="34AE83DF"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 xml:space="preserve"> (</w:t>
            </w:r>
            <w:r w:rsidRPr="008F435B">
              <w:rPr>
                <w:rFonts w:ascii="Arial" w:eastAsia="DengXian" w:hAnsi="Arial" w:cs="Arial"/>
                <w:color w:val="000000"/>
                <w:sz w:val="16"/>
                <w:szCs w:val="16"/>
              </w:rPr>
              <w:t>2</w:t>
            </w:r>
            <w:r w:rsidRPr="008F435B">
              <w:rPr>
                <w:rFonts w:ascii="Arial" w:eastAsia="SimSun" w:hAnsi="Arial" w:cs="Arial"/>
                <w:color w:val="000000"/>
                <w:sz w:val="16"/>
                <w:szCs w:val="16"/>
              </w:rPr>
              <w:t xml:space="preserve">, </w:t>
            </w:r>
            <w:r w:rsidRPr="008F435B">
              <w:rPr>
                <w:rFonts w:ascii="Arial" w:eastAsia="DengXian" w:hAnsi="Arial" w:cs="Arial"/>
                <w:color w:val="000000"/>
                <w:sz w:val="16"/>
                <w:szCs w:val="16"/>
              </w:rPr>
              <w:t>4</w:t>
            </w:r>
            <w:r w:rsidRPr="008F435B">
              <w:rPr>
                <w:rFonts w:ascii="Arial" w:eastAsia="SimSun" w:hAnsi="Arial" w:cs="Arial"/>
                <w:color w:val="000000"/>
                <w:sz w:val="16"/>
                <w:szCs w:val="16"/>
              </w:rPr>
              <w:t>, 2, 1, 1)</w:t>
            </w:r>
            <w:r w:rsidRPr="008F435B">
              <w:rPr>
                <w:rFonts w:ascii="Arial" w:eastAsia="DengXian" w:hAnsi="Arial" w:cs="Arial"/>
                <w:color w:val="000000"/>
                <w:sz w:val="16"/>
                <w:szCs w:val="16"/>
              </w:rPr>
              <w:t xml:space="preserve"> for each location</w:t>
            </w:r>
          </w:p>
          <w:p w14:paraId="2605CD2B"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p>
          <w:p w14:paraId="479CA537"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p>
        </w:tc>
      </w:tr>
      <w:tr w:rsidR="008F435B" w:rsidRPr="008F435B" w14:paraId="59658243" w14:textId="77777777" w:rsidTr="00D46148">
        <w:trPr>
          <w:trHeight w:val="20"/>
        </w:trPr>
        <w:tc>
          <w:tcPr>
            <w:tcW w:w="1985" w:type="dxa"/>
            <w:shd w:val="clear" w:color="auto" w:fill="auto"/>
          </w:tcPr>
          <w:p w14:paraId="0E4D6F1E"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sz w:val="16"/>
                <w:szCs w:val="16"/>
              </w:rPr>
              <w:t>A</w:t>
            </w:r>
            <w:r w:rsidRPr="008F435B">
              <w:rPr>
                <w:rFonts w:ascii="Arial" w:eastAsia="MS Mincho" w:hAnsi="Arial" w:cs="Arial"/>
                <w:sz w:val="16"/>
                <w:szCs w:val="16"/>
                <w:lang w:eastAsia="ja-JP"/>
              </w:rPr>
              <w:t xml:space="preserve">ntenna </w:t>
            </w:r>
            <w:r w:rsidRPr="008F435B">
              <w:rPr>
                <w:rFonts w:ascii="Arial" w:eastAsia="SimSun" w:hAnsi="Arial" w:cs="Arial"/>
                <w:color w:val="000000"/>
                <w:sz w:val="16"/>
                <w:szCs w:val="16"/>
              </w:rPr>
              <w:t>array spacing (d</w:t>
            </w:r>
            <w:r w:rsidRPr="008F435B">
              <w:rPr>
                <w:rFonts w:ascii="Arial" w:eastAsia="SimSun" w:hAnsi="Arial" w:cs="Arial"/>
                <w:color w:val="000000"/>
                <w:sz w:val="16"/>
                <w:szCs w:val="16"/>
                <w:vertAlign w:val="subscript"/>
              </w:rPr>
              <w:t>H</w:t>
            </w:r>
            <w:r w:rsidRPr="008F435B">
              <w:rPr>
                <w:rFonts w:ascii="Arial" w:eastAsia="SimSun" w:hAnsi="Arial" w:cs="Arial"/>
                <w:color w:val="000000"/>
                <w:sz w:val="16"/>
                <w:szCs w:val="16"/>
              </w:rPr>
              <w:t>,d</w:t>
            </w:r>
            <w:r w:rsidRPr="008F435B">
              <w:rPr>
                <w:rFonts w:ascii="Arial" w:eastAsia="SimSun" w:hAnsi="Arial" w:cs="Arial"/>
                <w:color w:val="000000"/>
                <w:sz w:val="16"/>
                <w:szCs w:val="16"/>
                <w:vertAlign w:val="subscript"/>
              </w:rPr>
              <w:t>V</w:t>
            </w:r>
            <w:r w:rsidRPr="008F435B">
              <w:rPr>
                <w:rFonts w:ascii="Arial" w:eastAsia="SimSun" w:hAnsi="Arial" w:cs="Arial"/>
                <w:color w:val="000000"/>
                <w:sz w:val="16"/>
                <w:szCs w:val="16"/>
              </w:rPr>
              <w:t>,d</w:t>
            </w:r>
            <w:r w:rsidRPr="008F435B">
              <w:rPr>
                <w:rFonts w:ascii="Arial" w:eastAsia="SimSun" w:hAnsi="Arial" w:cs="Arial"/>
                <w:color w:val="000000"/>
                <w:sz w:val="16"/>
                <w:szCs w:val="16"/>
                <w:vertAlign w:val="subscript"/>
              </w:rPr>
              <w:t>H,g</w:t>
            </w:r>
            <w:r w:rsidRPr="008F435B">
              <w:rPr>
                <w:rFonts w:ascii="Arial" w:eastAsia="SimSun" w:hAnsi="Arial" w:cs="Arial"/>
                <w:color w:val="000000"/>
                <w:sz w:val="16"/>
                <w:szCs w:val="16"/>
              </w:rPr>
              <w:t>,d</w:t>
            </w:r>
            <w:r w:rsidRPr="008F435B">
              <w:rPr>
                <w:rFonts w:ascii="Arial" w:eastAsia="SimSun" w:hAnsi="Arial" w:cs="Arial"/>
                <w:color w:val="000000"/>
                <w:sz w:val="16"/>
                <w:szCs w:val="16"/>
                <w:vertAlign w:val="subscript"/>
              </w:rPr>
              <w:t>V,g</w:t>
            </w:r>
            <w:r w:rsidRPr="008F435B">
              <w:rPr>
                <w:rFonts w:ascii="Arial" w:eastAsia="SimSun" w:hAnsi="Arial" w:cs="Arial"/>
                <w:color w:val="000000"/>
                <w:sz w:val="16"/>
                <w:szCs w:val="16"/>
              </w:rPr>
              <w:t>)</w:t>
            </w:r>
          </w:p>
        </w:tc>
        <w:tc>
          <w:tcPr>
            <w:tcW w:w="4040" w:type="dxa"/>
            <w:shd w:val="clear" w:color="auto" w:fill="auto"/>
          </w:tcPr>
          <w:p w14:paraId="4BAC9D5A"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(d</w:t>
            </w:r>
            <w:r w:rsidRPr="008F435B">
              <w:rPr>
                <w:rFonts w:ascii="Arial" w:eastAsia="SimSun" w:hAnsi="Arial" w:cs="Arial"/>
                <w:color w:val="000000"/>
                <w:sz w:val="16"/>
                <w:szCs w:val="16"/>
                <w:vertAlign w:val="subscript"/>
              </w:rPr>
              <w:t>H</w:t>
            </w:r>
            <w:r w:rsidRPr="008F435B">
              <w:rPr>
                <w:rFonts w:ascii="Arial" w:eastAsia="SimSun" w:hAnsi="Arial" w:cs="Arial"/>
                <w:color w:val="000000"/>
                <w:sz w:val="16"/>
                <w:szCs w:val="16"/>
              </w:rPr>
              <w:t>, d</w:t>
            </w:r>
            <w:r w:rsidRPr="008F435B">
              <w:rPr>
                <w:rFonts w:ascii="Arial" w:eastAsia="SimSun" w:hAnsi="Arial" w:cs="Arial"/>
                <w:color w:val="000000"/>
                <w:sz w:val="16"/>
                <w:szCs w:val="16"/>
                <w:vertAlign w:val="subscript"/>
              </w:rPr>
              <w:t>V</w:t>
            </w:r>
            <w:r w:rsidRPr="008F435B">
              <w:rPr>
                <w:rFonts w:ascii="Arial" w:eastAsia="SimSun" w:hAnsi="Arial" w:cs="Arial"/>
                <w:color w:val="000000"/>
                <w:sz w:val="16"/>
                <w:szCs w:val="16"/>
              </w:rPr>
              <w:t>)</w:t>
            </w:r>
            <w:r w:rsidRPr="008F435B">
              <w:rPr>
                <w:rFonts w:ascii="Arial" w:eastAsia="SimSun" w:hAnsi="Arial" w:cs="Arial"/>
                <w:color w:val="000000"/>
                <w:sz w:val="16"/>
                <w:szCs w:val="16"/>
                <w:lang w:eastAsia="ja-JP"/>
              </w:rPr>
              <w:t xml:space="preserve"> = (0.5, 0.5)λ</w:t>
            </w:r>
          </w:p>
        </w:tc>
        <w:tc>
          <w:tcPr>
            <w:tcW w:w="4040" w:type="dxa"/>
            <w:shd w:val="clear" w:color="auto" w:fill="auto"/>
          </w:tcPr>
          <w:p w14:paraId="381D5C2A"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(d</w:t>
            </w:r>
            <w:r w:rsidRPr="008F435B">
              <w:rPr>
                <w:rFonts w:ascii="Arial" w:eastAsia="SimSun" w:hAnsi="Arial" w:cs="Arial"/>
                <w:color w:val="000000"/>
                <w:sz w:val="16"/>
                <w:szCs w:val="16"/>
                <w:vertAlign w:val="subscript"/>
              </w:rPr>
              <w:t>H</w:t>
            </w:r>
            <w:r w:rsidRPr="008F435B">
              <w:rPr>
                <w:rFonts w:ascii="Arial" w:eastAsia="SimSun" w:hAnsi="Arial" w:cs="Arial"/>
                <w:color w:val="000000"/>
                <w:sz w:val="16"/>
                <w:szCs w:val="16"/>
              </w:rPr>
              <w:t>, d</w:t>
            </w:r>
            <w:r w:rsidRPr="008F435B">
              <w:rPr>
                <w:rFonts w:ascii="Arial" w:eastAsia="SimSun" w:hAnsi="Arial" w:cs="Arial"/>
                <w:color w:val="000000"/>
                <w:sz w:val="16"/>
                <w:szCs w:val="16"/>
                <w:vertAlign w:val="subscript"/>
              </w:rPr>
              <w:t>V</w:t>
            </w:r>
            <w:r w:rsidRPr="008F435B">
              <w:rPr>
                <w:rFonts w:ascii="Arial" w:eastAsia="SimSun" w:hAnsi="Arial" w:cs="Arial"/>
                <w:color w:val="000000"/>
                <w:sz w:val="16"/>
                <w:szCs w:val="16"/>
              </w:rPr>
              <w:t>) = (0.5, 0.5)λ</w:t>
            </w:r>
          </w:p>
        </w:tc>
      </w:tr>
      <w:tr w:rsidR="008F435B" w:rsidRPr="008F435B" w14:paraId="60DA4032" w14:textId="77777777" w:rsidTr="00D46148">
        <w:trPr>
          <w:trHeight w:val="20"/>
        </w:trPr>
        <w:tc>
          <w:tcPr>
            <w:tcW w:w="1985" w:type="dxa"/>
            <w:shd w:val="clear" w:color="auto" w:fill="auto"/>
          </w:tcPr>
          <w:p w14:paraId="2643175D"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Antenna tilt, deg</w:t>
            </w:r>
          </w:p>
        </w:tc>
        <w:tc>
          <w:tcPr>
            <w:tcW w:w="4040" w:type="dxa"/>
            <w:shd w:val="clear" w:color="auto" w:fill="auto"/>
          </w:tcPr>
          <w:p w14:paraId="76E40826"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0</w:t>
            </w:r>
          </w:p>
        </w:tc>
        <w:tc>
          <w:tcPr>
            <w:tcW w:w="4040" w:type="dxa"/>
            <w:shd w:val="clear" w:color="auto" w:fill="auto"/>
          </w:tcPr>
          <w:p w14:paraId="251990F1" w14:textId="77777777" w:rsidR="008F435B" w:rsidRPr="008F435B" w:rsidRDefault="008F435B" w:rsidP="008F435B">
            <w:pPr>
              <w:overflowPunct w:val="0"/>
              <w:adjustRightInd w:val="0"/>
              <w:ind w:left="720" w:hanging="720"/>
              <w:textAlignment w:val="baseline"/>
              <w:rPr>
                <w:rFonts w:ascii="Arial" w:eastAsia="SimSun" w:hAnsi="Arial" w:cs="Arial"/>
                <w:color w:val="000000"/>
                <w:sz w:val="16"/>
                <w:szCs w:val="16"/>
              </w:rPr>
            </w:pPr>
            <w:r w:rsidRPr="008F435B">
              <w:rPr>
                <w:rFonts w:ascii="Arial" w:eastAsia="SimSun" w:hAnsi="Arial" w:cs="Arial"/>
                <w:color w:val="000000"/>
                <w:sz w:val="16"/>
                <w:szCs w:val="16"/>
              </w:rPr>
              <w:t>0</w:t>
            </w:r>
          </w:p>
        </w:tc>
      </w:tr>
    </w:tbl>
    <w:p w14:paraId="2FDDA56B" w14:textId="77777777" w:rsidR="008F435B" w:rsidRPr="008F435B" w:rsidRDefault="008F435B" w:rsidP="008F435B">
      <w:pPr>
        <w:ind w:left="720" w:hanging="720"/>
        <w:rPr>
          <w:b/>
          <w:lang w:eastAsia="x-none"/>
        </w:rPr>
      </w:pPr>
    </w:p>
    <w:p w14:paraId="651FB8E2" w14:textId="58646AB8" w:rsidR="008F435B" w:rsidRPr="008F435B" w:rsidRDefault="008F435B" w:rsidP="008F435B">
      <w:pPr>
        <w:ind w:left="720" w:hanging="720"/>
        <w:rPr>
          <w:b/>
          <w:szCs w:val="20"/>
          <w:lang w:eastAsia="x-none"/>
        </w:rPr>
      </w:pPr>
      <w:r w:rsidRPr="008F435B">
        <w:rPr>
          <w:szCs w:val="20"/>
          <w:highlight w:val="green"/>
          <w:lang w:eastAsia="x-none"/>
        </w:rPr>
        <w:t>Agreement</w:t>
      </w:r>
      <w:r w:rsidRPr="008F435B">
        <w:rPr>
          <w:b/>
          <w:szCs w:val="20"/>
          <w:lang w:eastAsia="x-none"/>
        </w:rPr>
        <w:t>:</w:t>
      </w:r>
    </w:p>
    <w:p w14:paraId="0D04AD17" w14:textId="77777777" w:rsidR="008F435B" w:rsidRPr="00D46148" w:rsidRDefault="008F435B" w:rsidP="00613418">
      <w:pPr>
        <w:pStyle w:val="ListParagraph"/>
        <w:numPr>
          <w:ilvl w:val="0"/>
          <w:numId w:val="118"/>
        </w:numPr>
        <w:rPr>
          <w:b/>
          <w:lang w:eastAsia="x-none"/>
        </w:rPr>
      </w:pPr>
      <w:r w:rsidRPr="00D46148">
        <w:rPr>
          <w:rFonts w:hint="eastAsia"/>
          <w:snapToGrid w:val="0"/>
        </w:rPr>
        <w:t>Determination between LOS and NLOSv states is decided per vehicle pair. Note that self-blockage effect is captured Option 2 in the antenna pattern. Self-blockage effect in Option 1 can be further discussed later</w:t>
      </w:r>
      <w:r w:rsidRPr="00D46148">
        <w:rPr>
          <w:snapToGrid w:val="0"/>
        </w:rPr>
        <w:t xml:space="preserve"> if necessary</w:t>
      </w:r>
      <w:r w:rsidRPr="00D46148">
        <w:rPr>
          <w:rFonts w:hint="eastAsia"/>
          <w:snapToGrid w:val="0"/>
        </w:rPr>
        <w:t>.</w:t>
      </w:r>
    </w:p>
    <w:p w14:paraId="177C6591" w14:textId="79B5B156" w:rsidR="008F435B" w:rsidRPr="008F435B" w:rsidRDefault="008F435B" w:rsidP="008F435B">
      <w:pPr>
        <w:ind w:left="720" w:hanging="720"/>
        <w:rPr>
          <w:b/>
          <w:lang w:eastAsia="x-none"/>
        </w:rPr>
      </w:pPr>
      <w:r w:rsidRPr="008F435B">
        <w:rPr>
          <w:highlight w:val="green"/>
          <w:lang w:eastAsia="x-none"/>
        </w:rPr>
        <w:t>Agreement</w:t>
      </w:r>
      <w:r w:rsidRPr="008F435B">
        <w:rPr>
          <w:b/>
          <w:lang w:eastAsia="x-none"/>
        </w:rPr>
        <w:t>:</w:t>
      </w:r>
    </w:p>
    <w:p w14:paraId="1A513230" w14:textId="77777777" w:rsidR="008F435B" w:rsidRPr="00D46148" w:rsidRDefault="008F435B" w:rsidP="00613418">
      <w:pPr>
        <w:pStyle w:val="ListParagraph"/>
        <w:numPr>
          <w:ilvl w:val="0"/>
          <w:numId w:val="118"/>
        </w:numPr>
        <w:rPr>
          <w:lang w:val="en-US" w:eastAsia="ko-KR"/>
        </w:rPr>
      </w:pPr>
      <w:r w:rsidRPr="008F435B">
        <w:rPr>
          <w:rFonts w:hint="eastAsia"/>
          <w:lang w:eastAsia="ko-KR"/>
        </w:rPr>
        <w:t xml:space="preserve">Pedestrian antenna height is 1.5 m. A single panel array with </w:t>
      </w:r>
      <w:r w:rsidRPr="00D46148">
        <w:rPr>
          <w:rFonts w:eastAsia="Calibri" w:cs="Calibri"/>
          <w:color w:val="000000"/>
          <w:lang w:eastAsia="ko-KR"/>
        </w:rPr>
        <w:t>(M, N, P, M</w:t>
      </w:r>
      <w:r w:rsidRPr="00D46148">
        <w:rPr>
          <w:rFonts w:eastAsia="Calibri" w:cs="Calibri"/>
          <w:color w:val="000000"/>
          <w:vertAlign w:val="subscript"/>
          <w:lang w:eastAsia="ko-KR"/>
        </w:rPr>
        <w:t>g</w:t>
      </w:r>
      <w:r w:rsidRPr="00D46148">
        <w:rPr>
          <w:rFonts w:eastAsia="Calibri" w:cs="Calibri"/>
          <w:color w:val="000000"/>
          <w:lang w:eastAsia="ko-KR"/>
        </w:rPr>
        <w:t>, N</w:t>
      </w:r>
      <w:r w:rsidRPr="00D46148">
        <w:rPr>
          <w:rFonts w:eastAsia="Calibri" w:cs="Calibri"/>
          <w:color w:val="000000"/>
          <w:vertAlign w:val="subscript"/>
          <w:lang w:eastAsia="ko-KR"/>
        </w:rPr>
        <w:t>g</w:t>
      </w:r>
      <w:r w:rsidRPr="00D46148">
        <w:rPr>
          <w:rFonts w:eastAsia="Calibri" w:cs="Calibri"/>
          <w:color w:val="000000"/>
          <w:lang w:eastAsia="ko-KR"/>
        </w:rPr>
        <w:t>)</w:t>
      </w:r>
      <w:r w:rsidRPr="008F435B">
        <w:rPr>
          <w:rFonts w:hint="eastAsia"/>
          <w:lang w:eastAsia="ko-KR"/>
        </w:rPr>
        <w:t xml:space="preserve"> = (1, 2, 2, 1, 1) is used.</w:t>
      </w:r>
    </w:p>
    <w:p w14:paraId="37FF0BFE" w14:textId="77777777" w:rsidR="008F435B" w:rsidRPr="008F435B" w:rsidRDefault="008F435B" w:rsidP="008F435B">
      <w:pPr>
        <w:ind w:left="720" w:hanging="720"/>
        <w:rPr>
          <w:szCs w:val="20"/>
          <w:lang w:val="en-US" w:eastAsia="x-none"/>
        </w:rPr>
      </w:pPr>
      <w:r w:rsidRPr="008F435B">
        <w:rPr>
          <w:szCs w:val="20"/>
          <w:highlight w:val="green"/>
          <w:lang w:val="en-US" w:eastAsia="x-none"/>
        </w:rPr>
        <w:t>Agreements</w:t>
      </w:r>
      <w:r w:rsidRPr="008F435B">
        <w:rPr>
          <w:szCs w:val="20"/>
          <w:lang w:val="en-US" w:eastAsia="x-none"/>
        </w:rPr>
        <w:t>:</w:t>
      </w:r>
    </w:p>
    <w:p w14:paraId="4E7BDDB9" w14:textId="0F260AF0" w:rsidR="008F435B" w:rsidRPr="008F435B" w:rsidRDefault="008F435B" w:rsidP="00613418">
      <w:pPr>
        <w:numPr>
          <w:ilvl w:val="0"/>
          <w:numId w:val="109"/>
        </w:numPr>
        <w:rPr>
          <w:szCs w:val="20"/>
          <w:lang w:val="en-US" w:eastAsia="x-none"/>
        </w:rPr>
      </w:pPr>
      <w:r w:rsidRPr="008F435B">
        <w:rPr>
          <w:szCs w:val="20"/>
          <w:lang w:val="en-US" w:eastAsia="x-none"/>
        </w:rPr>
        <w:t xml:space="preserve">The first proposal in Section 3 of </w:t>
      </w:r>
      <w:hyperlink r:id="rId2198" w:history="1">
        <w:r w:rsidR="000F2B08">
          <w:rPr>
            <w:rStyle w:val="Hyperlink"/>
            <w:szCs w:val="20"/>
            <w:lang w:val="en-US" w:eastAsia="x-none"/>
          </w:rPr>
          <w:t>R1-1807755</w:t>
        </w:r>
      </w:hyperlink>
      <w:r w:rsidRPr="008F435B">
        <w:rPr>
          <w:szCs w:val="20"/>
          <w:lang w:val="en-US" w:eastAsia="x-none"/>
        </w:rPr>
        <w:t xml:space="preserve"> is agreed, with the except that the detailed table is agreed as a </w:t>
      </w:r>
      <w:r w:rsidRPr="008F435B">
        <w:rPr>
          <w:szCs w:val="20"/>
          <w:highlight w:val="darkYellow"/>
          <w:lang w:val="en-US" w:eastAsia="x-none"/>
        </w:rPr>
        <w:t>working assumption</w:t>
      </w:r>
    </w:p>
    <w:p w14:paraId="00F5E2DE" w14:textId="77777777" w:rsidR="008F435B" w:rsidRPr="008F435B" w:rsidRDefault="008F435B" w:rsidP="00613418">
      <w:pPr>
        <w:numPr>
          <w:ilvl w:val="1"/>
          <w:numId w:val="109"/>
        </w:numPr>
        <w:rPr>
          <w:szCs w:val="20"/>
          <w:lang w:val="en-US" w:eastAsia="x-none"/>
        </w:rPr>
      </w:pPr>
      <w:r w:rsidRPr="008F435B">
        <w:rPr>
          <w:szCs w:val="20"/>
          <w:lang w:val="en-US" w:eastAsia="x-none"/>
        </w:rPr>
        <w:t>If no additional concensus can be reached by Friday, the working assumption automatically becomes agreements</w:t>
      </w:r>
    </w:p>
    <w:p w14:paraId="740D1E42" w14:textId="77777777" w:rsidR="008F435B" w:rsidRPr="008F435B" w:rsidRDefault="008F435B" w:rsidP="008F435B">
      <w:pPr>
        <w:ind w:left="720" w:hanging="720"/>
        <w:rPr>
          <w:b/>
          <w:lang w:eastAsia="x-none"/>
        </w:rPr>
      </w:pPr>
    </w:p>
    <w:p w14:paraId="364ED259" w14:textId="77777777" w:rsidR="008F435B" w:rsidRPr="008F435B" w:rsidRDefault="008F435B" w:rsidP="008F435B">
      <w:pPr>
        <w:ind w:left="720" w:hanging="720"/>
        <w:rPr>
          <w:b/>
          <w:szCs w:val="20"/>
          <w:highlight w:val="green"/>
          <w:lang w:eastAsia="x-none"/>
        </w:rPr>
      </w:pPr>
      <w:r w:rsidRPr="008F435B">
        <w:rPr>
          <w:szCs w:val="20"/>
          <w:highlight w:val="green"/>
          <w:lang w:eastAsia="x-none"/>
        </w:rPr>
        <w:t>Agreements</w:t>
      </w:r>
      <w:r w:rsidRPr="008F435B">
        <w:rPr>
          <w:b/>
          <w:szCs w:val="20"/>
          <w:highlight w:val="green"/>
          <w:lang w:eastAsia="x-none"/>
        </w:rPr>
        <w:t>:</w:t>
      </w:r>
    </w:p>
    <w:p w14:paraId="08E875D4" w14:textId="77777777" w:rsidR="008F435B" w:rsidRPr="008F435B" w:rsidRDefault="008F435B" w:rsidP="008F435B">
      <w:pPr>
        <w:ind w:left="720" w:hanging="720"/>
        <w:rPr>
          <w:szCs w:val="20"/>
        </w:rPr>
      </w:pPr>
      <w:r w:rsidRPr="008F435B">
        <w:rPr>
          <w:rFonts w:hint="eastAsia"/>
          <w:szCs w:val="20"/>
        </w:rPr>
        <w:t xml:space="preserve">The following statistics of the </w:t>
      </w:r>
      <w:r w:rsidRPr="008F435B">
        <w:rPr>
          <w:szCs w:val="20"/>
        </w:rPr>
        <w:t>additional</w:t>
      </w:r>
      <w:r w:rsidRPr="008F435B">
        <w:rPr>
          <w:rFonts w:hint="eastAsia"/>
          <w:szCs w:val="20"/>
        </w:rPr>
        <w:t xml:space="preserve"> loss value are used when a link is in NLOSv:</w:t>
      </w:r>
    </w:p>
    <w:p w14:paraId="58FD0328" w14:textId="77777777" w:rsidR="008F435B" w:rsidRPr="008F435B" w:rsidRDefault="008F435B" w:rsidP="00613418">
      <w:pPr>
        <w:pStyle w:val="ListParagraph"/>
        <w:numPr>
          <w:ilvl w:val="0"/>
          <w:numId w:val="118"/>
        </w:numPr>
        <w:rPr>
          <w:lang w:eastAsia="zh-CN"/>
        </w:rPr>
      </w:pPr>
      <w:r w:rsidRPr="008F435B">
        <w:rPr>
          <w:rFonts w:hint="eastAsia"/>
        </w:rPr>
        <w:t xml:space="preserve">The blocker height is the vehicle height which is randomly selected out of the three vehicle types according to the portion of the vehicle types in the </w:t>
      </w:r>
      <w:r w:rsidRPr="008F435B">
        <w:t>simulated</w:t>
      </w:r>
      <w:r w:rsidRPr="008F435B">
        <w:rPr>
          <w:rFonts w:hint="eastAsia"/>
        </w:rPr>
        <w:t xml:space="preserve"> scenario.</w:t>
      </w:r>
    </w:p>
    <w:p w14:paraId="7D6EF7C2" w14:textId="77777777" w:rsidR="008F435B" w:rsidRPr="008F435B" w:rsidRDefault="008F435B" w:rsidP="00613418">
      <w:pPr>
        <w:pStyle w:val="ListParagraph"/>
        <w:numPr>
          <w:ilvl w:val="0"/>
          <w:numId w:val="118"/>
        </w:numPr>
        <w:rPr>
          <w:lang w:eastAsia="zh-CN"/>
        </w:rPr>
      </w:pPr>
      <w:r w:rsidRPr="008F435B">
        <w:rPr>
          <w:rFonts w:hint="eastAsia"/>
        </w:rPr>
        <w:t>The additional blockage loss is max {0 dB, a log-normal random variable}.</w:t>
      </w:r>
    </w:p>
    <w:p w14:paraId="2523D2B3" w14:textId="77777777" w:rsidR="008F435B" w:rsidRPr="008F435B" w:rsidRDefault="008F435B" w:rsidP="00613418">
      <w:pPr>
        <w:pStyle w:val="ListParagraph"/>
        <w:numPr>
          <w:ilvl w:val="0"/>
          <w:numId w:val="118"/>
        </w:numPr>
      </w:pPr>
      <w:r w:rsidRPr="008F435B">
        <w:t xml:space="preserve">Case </w:t>
      </w:r>
      <w:r w:rsidRPr="008F435B">
        <w:rPr>
          <w:rFonts w:hint="eastAsia"/>
        </w:rPr>
        <w:t>1</w:t>
      </w:r>
      <w:r w:rsidRPr="008F435B">
        <w:t>: M</w:t>
      </w:r>
      <w:r w:rsidRPr="008F435B">
        <w:rPr>
          <w:rFonts w:hint="eastAsia"/>
        </w:rPr>
        <w:t xml:space="preserve">inimum </w:t>
      </w:r>
      <w:r w:rsidRPr="008F435B">
        <w:t>antenna height value of TX and RX &gt; Blocker height</w:t>
      </w:r>
    </w:p>
    <w:p w14:paraId="6A56F55E" w14:textId="77777777" w:rsidR="008F435B" w:rsidRPr="008F435B" w:rsidRDefault="008F435B" w:rsidP="00613418">
      <w:pPr>
        <w:pStyle w:val="ListParagraph"/>
        <w:numPr>
          <w:ilvl w:val="1"/>
          <w:numId w:val="118"/>
        </w:numPr>
      </w:pPr>
      <w:r w:rsidRPr="008F435B">
        <w:t xml:space="preserve">No </w:t>
      </w:r>
      <w:r w:rsidRPr="008F435B">
        <w:rPr>
          <w:rFonts w:hint="eastAsia"/>
        </w:rPr>
        <w:t xml:space="preserve">additional </w:t>
      </w:r>
      <w:r w:rsidRPr="008F435B">
        <w:t>blockage</w:t>
      </w:r>
      <w:r w:rsidRPr="008F435B">
        <w:rPr>
          <w:rFonts w:hint="eastAsia"/>
        </w:rPr>
        <w:t xml:space="preserve"> loss</w:t>
      </w:r>
    </w:p>
    <w:p w14:paraId="250FF6E9" w14:textId="77777777" w:rsidR="008F435B" w:rsidRPr="008F435B" w:rsidRDefault="008F435B" w:rsidP="00613418">
      <w:pPr>
        <w:pStyle w:val="ListParagraph"/>
        <w:numPr>
          <w:ilvl w:val="0"/>
          <w:numId w:val="118"/>
        </w:numPr>
      </w:pPr>
      <w:r w:rsidRPr="008F435B">
        <w:rPr>
          <w:rFonts w:hint="eastAsia"/>
        </w:rPr>
        <w:t>Case 2:</w:t>
      </w:r>
      <w:r w:rsidRPr="008F435B">
        <w:t xml:space="preserve"> Maximum antenna height value of TX and RX </w:t>
      </w:r>
      <w:r w:rsidRPr="008F435B">
        <w:rPr>
          <w:rFonts w:hint="eastAsia"/>
        </w:rPr>
        <w:t>&lt;</w:t>
      </w:r>
      <w:r w:rsidRPr="008F435B">
        <w:t xml:space="preserve"> Blocker height</w:t>
      </w:r>
    </w:p>
    <w:p w14:paraId="7080015D" w14:textId="77777777" w:rsidR="008F435B" w:rsidRPr="008F435B" w:rsidRDefault="008F435B" w:rsidP="00613418">
      <w:pPr>
        <w:pStyle w:val="ListParagraph"/>
        <w:numPr>
          <w:ilvl w:val="1"/>
          <w:numId w:val="118"/>
        </w:numPr>
      </w:pPr>
      <w:r w:rsidRPr="008F435B">
        <w:rPr>
          <w:rFonts w:hint="eastAsia"/>
        </w:rPr>
        <w:t>Mean</w:t>
      </w:r>
      <w:r w:rsidRPr="008F435B">
        <w:t xml:space="preserve">: </w:t>
      </w:r>
      <w:r w:rsidRPr="008F435B">
        <w:rPr>
          <w:rFonts w:hint="eastAsia"/>
        </w:rPr>
        <w:t>12.5 dB</w:t>
      </w:r>
    </w:p>
    <w:p w14:paraId="79C139E1" w14:textId="77777777" w:rsidR="008F435B" w:rsidRPr="008F435B" w:rsidRDefault="008F435B" w:rsidP="00613418">
      <w:pPr>
        <w:pStyle w:val="ListParagraph"/>
        <w:numPr>
          <w:ilvl w:val="1"/>
          <w:numId w:val="118"/>
        </w:numPr>
      </w:pPr>
      <w:r w:rsidRPr="008F435B">
        <w:rPr>
          <w:rFonts w:hint="eastAsia"/>
        </w:rPr>
        <w:t>STD: 4.5 dB</w:t>
      </w:r>
    </w:p>
    <w:p w14:paraId="04D65890" w14:textId="77777777" w:rsidR="008F435B" w:rsidRPr="008F435B" w:rsidRDefault="008F435B" w:rsidP="00613418">
      <w:pPr>
        <w:pStyle w:val="ListParagraph"/>
        <w:numPr>
          <w:ilvl w:val="0"/>
          <w:numId w:val="118"/>
        </w:numPr>
      </w:pPr>
      <w:r w:rsidRPr="008F435B">
        <w:t xml:space="preserve">Case </w:t>
      </w:r>
      <w:r w:rsidRPr="008F435B">
        <w:rPr>
          <w:rFonts w:hint="eastAsia"/>
        </w:rPr>
        <w:t>3</w:t>
      </w:r>
      <w:r w:rsidRPr="008F435B">
        <w:t xml:space="preserve">: </w:t>
      </w:r>
      <w:r w:rsidRPr="008F435B">
        <w:rPr>
          <w:rFonts w:hint="eastAsia"/>
        </w:rPr>
        <w:t>Otherwise</w:t>
      </w:r>
    </w:p>
    <w:p w14:paraId="2E104E7A" w14:textId="77777777" w:rsidR="008F435B" w:rsidRPr="008F435B" w:rsidRDefault="008F435B" w:rsidP="00613418">
      <w:pPr>
        <w:pStyle w:val="ListParagraph"/>
        <w:numPr>
          <w:ilvl w:val="1"/>
          <w:numId w:val="118"/>
        </w:numPr>
      </w:pPr>
      <w:r w:rsidRPr="008F435B">
        <w:rPr>
          <w:rFonts w:hint="eastAsia"/>
        </w:rPr>
        <w:t>Mean</w:t>
      </w:r>
      <w:r w:rsidRPr="008F435B">
        <w:t xml:space="preserve">: </w:t>
      </w:r>
      <w:r w:rsidRPr="008F435B">
        <w:rPr>
          <w:rFonts w:hint="eastAsia"/>
        </w:rPr>
        <w:t>5 dB</w:t>
      </w:r>
    </w:p>
    <w:p w14:paraId="429F60B5" w14:textId="77777777" w:rsidR="008F435B" w:rsidRPr="008F435B" w:rsidRDefault="008F435B" w:rsidP="00613418">
      <w:pPr>
        <w:pStyle w:val="ListParagraph"/>
        <w:numPr>
          <w:ilvl w:val="1"/>
          <w:numId w:val="118"/>
        </w:numPr>
      </w:pPr>
      <w:r w:rsidRPr="008F435B">
        <w:rPr>
          <w:rFonts w:hint="eastAsia"/>
        </w:rPr>
        <w:t>STD: 4 dB</w:t>
      </w:r>
    </w:p>
    <w:p w14:paraId="774DD70B" w14:textId="77777777" w:rsidR="008F435B" w:rsidRPr="008F435B" w:rsidRDefault="008F435B" w:rsidP="008F435B">
      <w:pPr>
        <w:ind w:left="720" w:hanging="720"/>
        <w:rPr>
          <w:b/>
          <w:lang w:eastAsia="x-none"/>
        </w:rPr>
      </w:pPr>
    </w:p>
    <w:p w14:paraId="003FB24B" w14:textId="28DAA29F" w:rsidR="008F435B" w:rsidRPr="008F435B" w:rsidRDefault="008F435B" w:rsidP="008F435B">
      <w:pPr>
        <w:ind w:left="720" w:hanging="720"/>
        <w:rPr>
          <w:b/>
          <w:szCs w:val="20"/>
          <w:lang w:eastAsia="x-none"/>
        </w:rPr>
      </w:pPr>
      <w:r w:rsidRPr="008F435B">
        <w:rPr>
          <w:szCs w:val="20"/>
          <w:highlight w:val="green"/>
          <w:lang w:eastAsia="x-none"/>
        </w:rPr>
        <w:t>Agreement</w:t>
      </w:r>
      <w:r w:rsidRPr="008F435B">
        <w:rPr>
          <w:b/>
          <w:szCs w:val="20"/>
          <w:lang w:eastAsia="x-none"/>
        </w:rPr>
        <w:t>:</w:t>
      </w:r>
    </w:p>
    <w:p w14:paraId="26A78CF0" w14:textId="77777777" w:rsidR="008F435B" w:rsidRPr="00D46148" w:rsidRDefault="008F435B" w:rsidP="00613418">
      <w:pPr>
        <w:pStyle w:val="ListParagraph"/>
        <w:numPr>
          <w:ilvl w:val="0"/>
          <w:numId w:val="162"/>
        </w:numPr>
        <w:rPr>
          <w:b/>
          <w:lang w:eastAsia="x-none"/>
        </w:rPr>
      </w:pPr>
      <w:r w:rsidRPr="00D46148">
        <w:rPr>
          <w:lang w:val="en-US"/>
        </w:rPr>
        <w:t>For Uu interface, u</w:t>
      </w:r>
      <w:r w:rsidRPr="00D46148">
        <w:rPr>
          <w:rFonts w:hint="eastAsia"/>
          <w:lang w:val="en-US"/>
        </w:rPr>
        <w:t xml:space="preserve">se UMa of TR 38.901 for above 6 GHz </w:t>
      </w:r>
      <w:r w:rsidRPr="00D46148">
        <w:rPr>
          <w:lang w:val="en-US"/>
        </w:rPr>
        <w:t>in highway scenario</w:t>
      </w:r>
      <w:r w:rsidRPr="00D46148">
        <w:rPr>
          <w:rFonts w:hint="eastAsia"/>
          <w:lang w:val="en-US"/>
        </w:rPr>
        <w:t>.</w:t>
      </w:r>
    </w:p>
    <w:p w14:paraId="04D694AE" w14:textId="77777777" w:rsidR="008F435B" w:rsidRPr="008F435B" w:rsidRDefault="008F435B" w:rsidP="008F435B">
      <w:pPr>
        <w:ind w:left="720" w:hanging="720"/>
        <w:rPr>
          <w:b/>
          <w:lang w:eastAsia="x-none"/>
        </w:rPr>
      </w:pPr>
    </w:p>
    <w:p w14:paraId="37128FA2" w14:textId="77777777" w:rsidR="008F435B" w:rsidRPr="008F435B" w:rsidRDefault="008F435B" w:rsidP="008F435B">
      <w:pPr>
        <w:ind w:left="720" w:hanging="720"/>
        <w:rPr>
          <w:b/>
          <w:lang w:eastAsia="x-none"/>
        </w:rPr>
      </w:pPr>
      <w:r w:rsidRPr="008F435B">
        <w:rPr>
          <w:highlight w:val="green"/>
          <w:lang w:eastAsia="x-none"/>
        </w:rPr>
        <w:t>Agreements</w:t>
      </w:r>
      <w:r w:rsidRPr="008F435B">
        <w:rPr>
          <w:b/>
          <w:lang w:eastAsia="x-none"/>
        </w:rPr>
        <w:t>:</w:t>
      </w:r>
    </w:p>
    <w:p w14:paraId="5E1D0B13" w14:textId="77777777" w:rsidR="008F435B" w:rsidRPr="008F435B" w:rsidRDefault="008F435B" w:rsidP="00613418">
      <w:pPr>
        <w:numPr>
          <w:ilvl w:val="0"/>
          <w:numId w:val="109"/>
        </w:numPr>
        <w:rPr>
          <w:rFonts w:ascii="Times New Roman" w:hAnsi="Times New Roman"/>
          <w:szCs w:val="20"/>
        </w:rPr>
      </w:pPr>
      <w:r w:rsidRPr="008F435B">
        <w:rPr>
          <w:rFonts w:ascii="Times New Roman" w:hAnsi="Times New Roman"/>
          <w:szCs w:val="20"/>
          <w:lang w:val="en-US"/>
        </w:rPr>
        <w:t xml:space="preserve">Set the effective environment height </w:t>
      </w:r>
      <w:r w:rsidRPr="008F435B">
        <w:rPr>
          <w:rFonts w:ascii="Times New Roman" w:hAnsi="Times New Roman"/>
          <w:szCs w:val="20"/>
        </w:rPr>
        <w:t>h</w:t>
      </w:r>
      <w:r w:rsidRPr="008F435B">
        <w:rPr>
          <w:rFonts w:ascii="Times New Roman" w:hAnsi="Times New Roman"/>
          <w:szCs w:val="20"/>
          <w:vertAlign w:val="subscript"/>
        </w:rPr>
        <w:t>E</w:t>
      </w:r>
      <w:r w:rsidRPr="008F435B">
        <w:rPr>
          <w:rFonts w:ascii="Times New Roman" w:hAnsi="Times New Roman"/>
          <w:szCs w:val="20"/>
        </w:rPr>
        <w:t xml:space="preserve"> to 0.25m.</w:t>
      </w:r>
    </w:p>
    <w:p w14:paraId="1B3EADD9" w14:textId="77777777" w:rsidR="008F435B" w:rsidRPr="008F435B" w:rsidRDefault="008F435B" w:rsidP="00613418">
      <w:pPr>
        <w:widowControl w:val="0"/>
        <w:numPr>
          <w:ilvl w:val="0"/>
          <w:numId w:val="109"/>
        </w:numPr>
        <w:autoSpaceDE w:val="0"/>
        <w:autoSpaceDN w:val="0"/>
        <w:adjustRightInd w:val="0"/>
        <w:snapToGrid w:val="0"/>
        <w:spacing w:before="100" w:beforeAutospacing="1" w:afterAutospacing="1"/>
        <w:jc w:val="both"/>
        <w:rPr>
          <w:rFonts w:ascii="Times New Roman" w:hAnsi="Times New Roman"/>
          <w:kern w:val="2"/>
          <w:szCs w:val="20"/>
          <w:lang w:eastAsia="ko-KR"/>
        </w:rPr>
      </w:pPr>
      <w:r w:rsidRPr="008F435B">
        <w:rPr>
          <w:rFonts w:ascii="Times New Roman" w:hAnsi="Times New Roman"/>
          <w:kern w:val="2"/>
          <w:szCs w:val="20"/>
          <w:lang w:eastAsia="ko-KR"/>
        </w:rPr>
        <w:t>Pathloss equation for V2V link in NLOS is PL= 36.85 + 30log10(d) + 18.9log10(fc) (fc is in GHz and d is in meters) where d is the Euclidean distance between TX and RX.</w:t>
      </w:r>
    </w:p>
    <w:p w14:paraId="4EA01E6B" w14:textId="77777777" w:rsidR="008F435B" w:rsidRPr="008F435B" w:rsidRDefault="008F435B" w:rsidP="00613418">
      <w:pPr>
        <w:widowControl w:val="0"/>
        <w:numPr>
          <w:ilvl w:val="0"/>
          <w:numId w:val="109"/>
        </w:numPr>
        <w:autoSpaceDE w:val="0"/>
        <w:autoSpaceDN w:val="0"/>
        <w:adjustRightInd w:val="0"/>
        <w:snapToGrid w:val="0"/>
        <w:spacing w:before="100" w:beforeAutospacing="1" w:afterAutospacing="1"/>
        <w:jc w:val="both"/>
        <w:rPr>
          <w:rFonts w:ascii="Times New Roman" w:hAnsi="Times New Roman"/>
          <w:kern w:val="2"/>
          <w:szCs w:val="20"/>
          <w:lang w:eastAsia="ko-KR"/>
        </w:rPr>
      </w:pPr>
      <w:r w:rsidRPr="008F435B">
        <w:rPr>
          <w:rFonts w:ascii="Times New Roman" w:hAnsi="Times New Roman"/>
          <w:kern w:val="2"/>
          <w:szCs w:val="20"/>
          <w:lang w:eastAsia="ko-KR"/>
        </w:rPr>
        <w:t>Pathloss equation of V2V is reused for that of V2P, P2P, V2R, R2R.</w:t>
      </w:r>
    </w:p>
    <w:p w14:paraId="6FBBDEBD" w14:textId="77777777" w:rsidR="008F435B" w:rsidRPr="008F435B" w:rsidRDefault="008F435B" w:rsidP="00613418">
      <w:pPr>
        <w:numPr>
          <w:ilvl w:val="0"/>
          <w:numId w:val="109"/>
        </w:numPr>
        <w:rPr>
          <w:rFonts w:ascii="Times New Roman" w:hAnsi="Times New Roman"/>
          <w:szCs w:val="20"/>
        </w:rPr>
      </w:pPr>
      <w:r w:rsidRPr="008F435B">
        <w:rPr>
          <w:rFonts w:ascii="Times New Roman" w:hAnsi="Times New Roman"/>
          <w:szCs w:val="20"/>
        </w:rPr>
        <w:t>For V2V, V2P, P2P, V2R, R2R links, the shadowing model in TR 36.885 is used. The LOS shadowing model in TR 36.885 applies to NLOSv. For B2V, B2P, B2R links, the shadowing model and fast fading parameters associated with the used pathloss model in TR 38.901 is used.</w:t>
      </w:r>
    </w:p>
    <w:p w14:paraId="155CD9C5" w14:textId="77777777" w:rsidR="008F435B" w:rsidRPr="008F435B" w:rsidRDefault="008F435B" w:rsidP="008F435B">
      <w:pPr>
        <w:ind w:left="720" w:hanging="720"/>
        <w:rPr>
          <w:lang w:eastAsia="x-none"/>
        </w:rPr>
      </w:pPr>
    </w:p>
    <w:p w14:paraId="261B1DA1" w14:textId="77777777" w:rsidR="008F435B" w:rsidRPr="008F435B" w:rsidRDefault="008F435B" w:rsidP="008F435B">
      <w:pPr>
        <w:ind w:left="720" w:hanging="720"/>
        <w:rPr>
          <w:szCs w:val="20"/>
          <w:highlight w:val="green"/>
          <w:lang w:eastAsia="x-none"/>
        </w:rPr>
      </w:pPr>
      <w:r w:rsidRPr="008F435B">
        <w:rPr>
          <w:szCs w:val="20"/>
          <w:highlight w:val="green"/>
          <w:lang w:eastAsia="x-none"/>
        </w:rPr>
        <w:t>Agreements:</w:t>
      </w:r>
    </w:p>
    <w:p w14:paraId="794C72C4" w14:textId="2DED1383" w:rsidR="008F435B" w:rsidRPr="008F435B" w:rsidRDefault="008F435B" w:rsidP="00613418">
      <w:pPr>
        <w:numPr>
          <w:ilvl w:val="0"/>
          <w:numId w:val="109"/>
        </w:numPr>
        <w:rPr>
          <w:szCs w:val="20"/>
          <w:lang w:eastAsia="x-none"/>
        </w:rPr>
      </w:pPr>
      <w:r w:rsidRPr="008F435B">
        <w:rPr>
          <w:szCs w:val="20"/>
          <w:lang w:eastAsia="x-none"/>
        </w:rPr>
        <w:t xml:space="preserve">The proposal in Section 6 of </w:t>
      </w:r>
      <w:hyperlink r:id="rId2199" w:history="1">
        <w:r w:rsidR="000F2B08">
          <w:rPr>
            <w:rStyle w:val="Hyperlink"/>
            <w:szCs w:val="20"/>
            <w:lang w:eastAsia="x-none"/>
          </w:rPr>
          <w:t>R1-1807755</w:t>
        </w:r>
      </w:hyperlink>
      <w:r w:rsidRPr="008F435B">
        <w:rPr>
          <w:szCs w:val="20"/>
          <w:lang w:eastAsia="x-none"/>
        </w:rPr>
        <w:t xml:space="preserve"> is taken as a </w:t>
      </w:r>
      <w:r w:rsidRPr="008F435B">
        <w:rPr>
          <w:szCs w:val="20"/>
          <w:highlight w:val="darkYellow"/>
          <w:lang w:eastAsia="x-none"/>
        </w:rPr>
        <w:t>working assumption</w:t>
      </w:r>
    </w:p>
    <w:p w14:paraId="04DBBBC6" w14:textId="77777777" w:rsidR="008F435B" w:rsidRPr="008F435B" w:rsidRDefault="008F435B" w:rsidP="00613418">
      <w:pPr>
        <w:numPr>
          <w:ilvl w:val="1"/>
          <w:numId w:val="109"/>
        </w:numPr>
        <w:rPr>
          <w:szCs w:val="20"/>
          <w:lang w:val="en-US" w:eastAsia="x-none"/>
        </w:rPr>
      </w:pPr>
      <w:r w:rsidRPr="008F435B">
        <w:rPr>
          <w:szCs w:val="20"/>
          <w:lang w:val="en-US" w:eastAsia="x-none"/>
        </w:rPr>
        <w:t>If no additional concensus can be reached by Friday, the working assumption automatically becomes agreements</w:t>
      </w:r>
    </w:p>
    <w:p w14:paraId="7CBF4410" w14:textId="77777777" w:rsidR="008F435B" w:rsidRPr="008F435B" w:rsidRDefault="008F435B" w:rsidP="008F435B">
      <w:pPr>
        <w:ind w:left="720" w:hanging="720"/>
        <w:rPr>
          <w:szCs w:val="20"/>
          <w:lang w:val="en-US" w:eastAsia="x-none"/>
        </w:rPr>
      </w:pPr>
    </w:p>
    <w:p w14:paraId="50A30F4D" w14:textId="0F0D4C7F" w:rsidR="008F435B" w:rsidRPr="008F435B" w:rsidRDefault="008F435B" w:rsidP="008F435B">
      <w:pPr>
        <w:ind w:left="720" w:hanging="720"/>
        <w:rPr>
          <w:szCs w:val="20"/>
          <w:lang w:val="en-US" w:eastAsia="x-none"/>
        </w:rPr>
      </w:pPr>
      <w:r w:rsidRPr="008F435B">
        <w:rPr>
          <w:szCs w:val="20"/>
          <w:highlight w:val="green"/>
          <w:lang w:val="en-US" w:eastAsia="x-none"/>
        </w:rPr>
        <w:t>Agreement</w:t>
      </w:r>
      <w:r w:rsidRPr="008F435B">
        <w:rPr>
          <w:szCs w:val="20"/>
          <w:lang w:val="en-US" w:eastAsia="x-none"/>
        </w:rPr>
        <w:t>:</w:t>
      </w:r>
    </w:p>
    <w:p w14:paraId="1A8ECF9F" w14:textId="18FF5669" w:rsidR="008F435B" w:rsidRPr="008F435B" w:rsidRDefault="008F435B" w:rsidP="00613418">
      <w:pPr>
        <w:numPr>
          <w:ilvl w:val="0"/>
          <w:numId w:val="109"/>
        </w:numPr>
        <w:rPr>
          <w:szCs w:val="20"/>
          <w:lang w:val="en-US" w:eastAsia="x-none"/>
        </w:rPr>
      </w:pPr>
      <w:r w:rsidRPr="008F435B">
        <w:rPr>
          <w:szCs w:val="20"/>
          <w:lang w:eastAsia="x-none"/>
        </w:rPr>
        <w:t xml:space="preserve">The proposal in Section 7 of </w:t>
      </w:r>
      <w:hyperlink r:id="rId2200" w:history="1">
        <w:r w:rsidR="000F2B08">
          <w:rPr>
            <w:rStyle w:val="Hyperlink"/>
            <w:szCs w:val="20"/>
            <w:lang w:eastAsia="x-none"/>
          </w:rPr>
          <w:t>R1-1807755</w:t>
        </w:r>
      </w:hyperlink>
      <w:r w:rsidRPr="008F435B">
        <w:rPr>
          <w:szCs w:val="20"/>
          <w:lang w:eastAsia="x-none"/>
        </w:rPr>
        <w:t xml:space="preserve"> is agreed. </w:t>
      </w:r>
    </w:p>
    <w:p w14:paraId="73BFC7A6" w14:textId="77777777" w:rsidR="008F435B" w:rsidRPr="008F435B" w:rsidRDefault="008F435B" w:rsidP="008F435B">
      <w:pPr>
        <w:ind w:left="720" w:hanging="720"/>
        <w:rPr>
          <w:lang w:eastAsia="x-none"/>
        </w:rPr>
      </w:pPr>
    </w:p>
    <w:p w14:paraId="1F5B10AF" w14:textId="77777777" w:rsidR="008F435B" w:rsidRPr="008F435B" w:rsidRDefault="008F435B" w:rsidP="008F435B">
      <w:pPr>
        <w:ind w:left="720" w:hanging="720"/>
        <w:rPr>
          <w:b/>
          <w:szCs w:val="20"/>
          <w:lang w:eastAsia="x-none"/>
        </w:rPr>
      </w:pPr>
      <w:r w:rsidRPr="008F435B">
        <w:rPr>
          <w:szCs w:val="20"/>
          <w:highlight w:val="green"/>
          <w:lang w:eastAsia="x-none"/>
        </w:rPr>
        <w:t>Agreements</w:t>
      </w:r>
      <w:r w:rsidRPr="008F435B">
        <w:rPr>
          <w:b/>
          <w:szCs w:val="20"/>
          <w:lang w:eastAsia="x-none"/>
        </w:rPr>
        <w:t>:</w:t>
      </w:r>
    </w:p>
    <w:p w14:paraId="039BDA47" w14:textId="77777777" w:rsidR="008F435B" w:rsidRPr="008F435B" w:rsidRDefault="008F435B" w:rsidP="00613418">
      <w:pPr>
        <w:pStyle w:val="ListParagraph"/>
        <w:numPr>
          <w:ilvl w:val="0"/>
          <w:numId w:val="162"/>
        </w:numPr>
        <w:rPr>
          <w:lang w:eastAsia="ko-KR"/>
        </w:rPr>
      </w:pPr>
      <w:r w:rsidRPr="008F435B">
        <w:rPr>
          <w:lang w:eastAsia="ko-KR"/>
        </w:rPr>
        <w:t>Reuse V2</w:t>
      </w:r>
      <w:r w:rsidRPr="008F435B">
        <w:rPr>
          <w:rFonts w:hint="eastAsia"/>
          <w:lang w:eastAsia="ko-KR"/>
        </w:rPr>
        <w:t>P</w:t>
      </w:r>
      <w:r w:rsidRPr="008F435B">
        <w:rPr>
          <w:lang w:eastAsia="ko-KR"/>
        </w:rPr>
        <w:t xml:space="preserve"> channel model as baseline</w:t>
      </w:r>
      <w:r w:rsidRPr="008F435B">
        <w:rPr>
          <w:rFonts w:hint="eastAsia"/>
          <w:lang w:eastAsia="ko-KR"/>
        </w:rPr>
        <w:t xml:space="preserve"> for the channel model between vehicle UE acting as relay and cellular UE.</w:t>
      </w:r>
    </w:p>
    <w:p w14:paraId="0D117AF6" w14:textId="77777777" w:rsidR="008F435B" w:rsidRPr="008F435B" w:rsidRDefault="008F435B" w:rsidP="00613418">
      <w:pPr>
        <w:pStyle w:val="ListParagraph"/>
        <w:numPr>
          <w:ilvl w:val="1"/>
          <w:numId w:val="162"/>
        </w:numPr>
        <w:rPr>
          <w:lang w:eastAsia="ko-KR"/>
        </w:rPr>
      </w:pPr>
      <w:r w:rsidRPr="008F435B">
        <w:rPr>
          <w:rFonts w:hint="eastAsia"/>
          <w:lang w:eastAsia="ko-KR"/>
        </w:rPr>
        <w:t xml:space="preserve">[3] meter is assumed for the link between </w:t>
      </w:r>
      <w:r w:rsidRPr="008F435B">
        <w:rPr>
          <w:lang w:eastAsia="ko-KR"/>
        </w:rPr>
        <w:t>antenna</w:t>
      </w:r>
      <w:r w:rsidRPr="008F435B">
        <w:rPr>
          <w:rFonts w:hint="eastAsia"/>
          <w:lang w:eastAsia="ko-KR"/>
        </w:rPr>
        <w:t xml:space="preserve"> of a cellular UE inside a vehicle and the antenna of the same vehicle UE.</w:t>
      </w:r>
    </w:p>
    <w:p w14:paraId="72A6E670" w14:textId="77777777" w:rsidR="008F435B" w:rsidRPr="00D46148" w:rsidRDefault="008F435B" w:rsidP="00613418">
      <w:pPr>
        <w:pStyle w:val="ListParagraph"/>
        <w:numPr>
          <w:ilvl w:val="0"/>
          <w:numId w:val="162"/>
        </w:numPr>
        <w:rPr>
          <w:snapToGrid w:val="0"/>
        </w:rPr>
      </w:pPr>
      <w:r w:rsidRPr="00D46148">
        <w:rPr>
          <w:rFonts w:hint="eastAsia"/>
          <w:snapToGrid w:val="0"/>
        </w:rPr>
        <w:t xml:space="preserve">Cellular UE uses the </w:t>
      </w:r>
      <w:r w:rsidRPr="00D46148">
        <w:rPr>
          <w:snapToGrid w:val="0"/>
        </w:rPr>
        <w:t>antenna</w:t>
      </w:r>
      <w:r w:rsidRPr="00D46148">
        <w:rPr>
          <w:rFonts w:hint="eastAsia"/>
          <w:snapToGrid w:val="0"/>
        </w:rPr>
        <w:t xml:space="preserve"> model of pedestrian UE.</w:t>
      </w:r>
    </w:p>
    <w:p w14:paraId="07E343F0" w14:textId="77777777" w:rsidR="008F435B" w:rsidRPr="008F435B" w:rsidRDefault="008F435B" w:rsidP="00D46148">
      <w:pPr>
        <w:rPr>
          <w:snapToGrid w:val="0"/>
        </w:rPr>
      </w:pPr>
    </w:p>
    <w:p w14:paraId="28D8B54D" w14:textId="162592E7" w:rsidR="009855DC" w:rsidRPr="00BD542D" w:rsidRDefault="00BD542D" w:rsidP="009855DC">
      <w:pPr>
        <w:rPr>
          <w:b/>
        </w:rPr>
      </w:pPr>
      <w:r w:rsidRPr="00BD542D">
        <w:rPr>
          <w:b/>
        </w:rPr>
        <w:t>Friday</w:t>
      </w:r>
    </w:p>
    <w:p w14:paraId="3A8166B5" w14:textId="52703A65" w:rsidR="00BD542D" w:rsidRPr="00BD542D" w:rsidRDefault="0058452E" w:rsidP="009855DC">
      <w:pPr>
        <w:rPr>
          <w:b/>
        </w:rPr>
      </w:pPr>
      <w:hyperlink r:id="rId2201" w:history="1">
        <w:r w:rsidR="000F2B08">
          <w:rPr>
            <w:rStyle w:val="Hyperlink"/>
            <w:b/>
          </w:rPr>
          <w:t>R1-1807836</w:t>
        </w:r>
      </w:hyperlink>
      <w:r w:rsidR="00BD542D" w:rsidRPr="00BD542D">
        <w:rPr>
          <w:b/>
        </w:rPr>
        <w:tab/>
        <w:t>Offline discussions on working assumptions in channel model</w:t>
      </w:r>
      <w:r w:rsidR="00BD542D" w:rsidRPr="00BD542D">
        <w:rPr>
          <w:b/>
        </w:rPr>
        <w:tab/>
        <w:t>LG Electronics</w:t>
      </w:r>
    </w:p>
    <w:p w14:paraId="48050501" w14:textId="77777777" w:rsidR="00BD542D" w:rsidRDefault="00BD542D" w:rsidP="00BD542D">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094FB63B" w14:textId="091FF501" w:rsidR="00BD542D" w:rsidRDefault="00BD542D" w:rsidP="009855DC"/>
    <w:p w14:paraId="2A06CB55" w14:textId="77777777" w:rsidR="00BD542D" w:rsidRPr="00F64A08" w:rsidRDefault="00BD542D" w:rsidP="009855DC"/>
    <w:p w14:paraId="35FA4E04" w14:textId="52F31961" w:rsidR="00966D15" w:rsidRPr="00966D15" w:rsidRDefault="0058452E" w:rsidP="00966D15">
      <w:pPr>
        <w:ind w:left="720" w:hanging="720"/>
        <w:rPr>
          <w:lang w:eastAsia="x-none"/>
        </w:rPr>
      </w:pPr>
      <w:hyperlink r:id="rId2202" w:history="1">
        <w:r w:rsidR="000F2B08">
          <w:rPr>
            <w:rStyle w:val="Hyperlink"/>
            <w:lang w:eastAsia="x-none"/>
          </w:rPr>
          <w:t>R1-1807672</w:t>
        </w:r>
      </w:hyperlink>
      <w:r w:rsidR="00BD542D">
        <w:rPr>
          <w:lang w:eastAsia="x-none"/>
        </w:rPr>
        <w:tab/>
        <w:t>V2X sidelink channel model</w:t>
      </w:r>
      <w:r w:rsidR="00BD542D">
        <w:rPr>
          <w:lang w:eastAsia="x-none"/>
        </w:rPr>
        <w:tab/>
        <w:t>Huawei, HiSilicon, InterDigital, General Motors, Sony</w:t>
      </w:r>
      <w:r w:rsidR="00BD542D">
        <w:rPr>
          <w:lang w:eastAsia="x-none"/>
        </w:rPr>
        <w:tab/>
        <w:t>(</w:t>
      </w:r>
      <w:hyperlink r:id="rId2203" w:history="1">
        <w:r w:rsidR="000F2B08">
          <w:rPr>
            <w:rStyle w:val="Hyperlink"/>
            <w:lang w:eastAsia="x-none"/>
          </w:rPr>
          <w:t>R1-1805914</w:t>
        </w:r>
      </w:hyperlink>
      <w:r w:rsidR="00BD542D">
        <w:rPr>
          <w:lang w:eastAsia="x-none"/>
        </w:rPr>
        <w:t>)</w:t>
      </w:r>
    </w:p>
    <w:p w14:paraId="5E8FCD7D" w14:textId="41ADCC74" w:rsidR="00966D15" w:rsidRPr="00966D15" w:rsidRDefault="0058452E" w:rsidP="00966D15">
      <w:pPr>
        <w:ind w:left="720" w:hanging="720"/>
        <w:rPr>
          <w:color w:val="BFBFBF"/>
          <w:lang w:eastAsia="x-none"/>
        </w:rPr>
      </w:pPr>
      <w:hyperlink r:id="rId2204" w:history="1">
        <w:r w:rsidR="000F2B08">
          <w:rPr>
            <w:rStyle w:val="Hyperlink"/>
            <w:lang w:eastAsia="x-none"/>
          </w:rPr>
          <w:t>R1-1806028</w:t>
        </w:r>
      </w:hyperlink>
      <w:r w:rsidR="00966D15" w:rsidRPr="00966D15">
        <w:rPr>
          <w:color w:val="BFBFBF"/>
          <w:lang w:eastAsia="x-none"/>
        </w:rPr>
        <w:tab/>
        <w:t>Further discussion on eV2X Channel Modeling</w:t>
      </w:r>
      <w:r w:rsidR="00966D15" w:rsidRPr="00966D15">
        <w:rPr>
          <w:color w:val="BFBFBF"/>
          <w:lang w:eastAsia="x-none"/>
        </w:rPr>
        <w:tab/>
        <w:t>ZTE Wistron Telecom AB, Sanechips</w:t>
      </w:r>
    </w:p>
    <w:p w14:paraId="4DCB0CAD" w14:textId="77777777" w:rsidR="00966D15" w:rsidRPr="00966D15" w:rsidRDefault="00966D15" w:rsidP="00966D15">
      <w:pPr>
        <w:ind w:left="720" w:hanging="720"/>
        <w:rPr>
          <w:color w:val="BFBFBF"/>
          <w:lang w:eastAsia="x-none"/>
        </w:rPr>
      </w:pPr>
      <w:r w:rsidRPr="00966D15">
        <w:rPr>
          <w:color w:val="BFBFBF"/>
          <w:lang w:eastAsia="x-none"/>
        </w:rPr>
        <w:t>Withdrawn</w:t>
      </w:r>
    </w:p>
    <w:p w14:paraId="01B221A4" w14:textId="6AA91514" w:rsidR="00966D15" w:rsidRPr="00966D15" w:rsidRDefault="0058452E" w:rsidP="00966D15">
      <w:pPr>
        <w:ind w:left="720" w:hanging="720"/>
        <w:rPr>
          <w:lang w:eastAsia="x-none"/>
        </w:rPr>
      </w:pPr>
      <w:hyperlink r:id="rId2205" w:history="1">
        <w:r w:rsidR="000F2B08">
          <w:rPr>
            <w:rStyle w:val="Hyperlink"/>
            <w:lang w:eastAsia="x-none"/>
          </w:rPr>
          <w:t>R1-1806103</w:t>
        </w:r>
      </w:hyperlink>
      <w:r w:rsidR="00966D15" w:rsidRPr="00966D15">
        <w:rPr>
          <w:lang w:eastAsia="x-none"/>
        </w:rPr>
        <w:tab/>
        <w:t>Remaining issues on eV2X channel modeling</w:t>
      </w:r>
      <w:r w:rsidR="00966D15" w:rsidRPr="00966D15">
        <w:rPr>
          <w:lang w:eastAsia="x-none"/>
        </w:rPr>
        <w:tab/>
        <w:t>ZTE</w:t>
      </w:r>
    </w:p>
    <w:p w14:paraId="29C14D6C" w14:textId="1BE6ED4F" w:rsidR="00966D15" w:rsidRPr="00966D15" w:rsidRDefault="0058452E" w:rsidP="00966D15">
      <w:pPr>
        <w:ind w:left="720" w:hanging="720"/>
        <w:rPr>
          <w:lang w:eastAsia="x-none"/>
        </w:rPr>
      </w:pPr>
      <w:hyperlink r:id="rId2206" w:history="1">
        <w:r w:rsidR="000F2B08">
          <w:rPr>
            <w:rStyle w:val="Hyperlink"/>
            <w:lang w:eastAsia="x-none"/>
          </w:rPr>
          <w:t>R1-1806152</w:t>
        </w:r>
      </w:hyperlink>
      <w:r w:rsidR="00966D15" w:rsidRPr="00966D15">
        <w:rPr>
          <w:lang w:eastAsia="x-none"/>
        </w:rPr>
        <w:tab/>
        <w:t>Remaining issues on channel models and antenna models for V2X</w:t>
      </w:r>
      <w:r w:rsidR="00966D15" w:rsidRPr="00966D15">
        <w:rPr>
          <w:lang w:eastAsia="x-none"/>
        </w:rPr>
        <w:tab/>
        <w:t>Ericsson</w:t>
      </w:r>
    </w:p>
    <w:p w14:paraId="77C3EE97" w14:textId="3DEECF3A" w:rsidR="00966D15" w:rsidRPr="00966D15" w:rsidRDefault="0058452E" w:rsidP="00966D15">
      <w:pPr>
        <w:ind w:left="720" w:hanging="720"/>
        <w:rPr>
          <w:lang w:eastAsia="x-none"/>
        </w:rPr>
      </w:pPr>
      <w:hyperlink r:id="rId2207" w:history="1">
        <w:r w:rsidR="000F2B08">
          <w:rPr>
            <w:rStyle w:val="Hyperlink"/>
            <w:lang w:eastAsia="x-none"/>
          </w:rPr>
          <w:t>R1-1807613</w:t>
        </w:r>
      </w:hyperlink>
      <w:r w:rsidR="00BD542D">
        <w:rPr>
          <w:lang w:eastAsia="x-none"/>
        </w:rPr>
        <w:tab/>
        <w:t>Vehicle UE Antenna Radiation Patterns</w:t>
      </w:r>
      <w:r w:rsidR="00BD542D">
        <w:rPr>
          <w:lang w:eastAsia="x-none"/>
        </w:rPr>
        <w:tab/>
        <w:t>OnStar Europe</w:t>
      </w:r>
      <w:r w:rsidR="00BD542D">
        <w:rPr>
          <w:lang w:eastAsia="x-none"/>
        </w:rPr>
        <w:tab/>
        <w:t>(</w:t>
      </w:r>
      <w:hyperlink r:id="rId2208" w:history="1">
        <w:r w:rsidR="000F2B08">
          <w:rPr>
            <w:rStyle w:val="Hyperlink"/>
            <w:lang w:eastAsia="x-none"/>
          </w:rPr>
          <w:t>R1-1806204</w:t>
        </w:r>
      </w:hyperlink>
      <w:r w:rsidR="00BD542D">
        <w:rPr>
          <w:lang w:eastAsia="x-none"/>
        </w:rPr>
        <w:t>)</w:t>
      </w:r>
    </w:p>
    <w:p w14:paraId="32A51D34" w14:textId="74D6FE3D" w:rsidR="00966D15" w:rsidRPr="00966D15" w:rsidRDefault="0058452E" w:rsidP="00966D15">
      <w:pPr>
        <w:ind w:left="720" w:hanging="720"/>
        <w:rPr>
          <w:lang w:eastAsia="x-none"/>
        </w:rPr>
      </w:pPr>
      <w:hyperlink r:id="rId2209" w:history="1">
        <w:r w:rsidR="000F2B08">
          <w:rPr>
            <w:rStyle w:val="Hyperlink"/>
            <w:lang w:eastAsia="x-none"/>
          </w:rPr>
          <w:t>R1-1806312</w:t>
        </w:r>
      </w:hyperlink>
      <w:r w:rsidR="00966D15" w:rsidRPr="00966D15">
        <w:rPr>
          <w:lang w:eastAsia="x-none"/>
        </w:rPr>
        <w:tab/>
        <w:t>Remaining details on channel models of new V2X use cases</w:t>
      </w:r>
      <w:r w:rsidR="00966D15" w:rsidRPr="00966D15">
        <w:rPr>
          <w:lang w:eastAsia="x-none"/>
        </w:rPr>
        <w:tab/>
        <w:t>CATT</w:t>
      </w:r>
    </w:p>
    <w:p w14:paraId="035E2198" w14:textId="0756176F" w:rsidR="00966D15" w:rsidRPr="00966D15" w:rsidRDefault="0058452E" w:rsidP="00966D15">
      <w:pPr>
        <w:ind w:left="720" w:hanging="720"/>
        <w:rPr>
          <w:lang w:eastAsia="x-none"/>
        </w:rPr>
      </w:pPr>
      <w:hyperlink r:id="rId2210" w:history="1">
        <w:r w:rsidR="000F2B08">
          <w:rPr>
            <w:rStyle w:val="Hyperlink"/>
            <w:lang w:eastAsia="x-none"/>
          </w:rPr>
          <w:t>R1-1806539</w:t>
        </w:r>
      </w:hyperlink>
      <w:r w:rsidR="00966D15" w:rsidRPr="00966D15">
        <w:rPr>
          <w:lang w:eastAsia="x-none"/>
        </w:rPr>
        <w:tab/>
        <w:t>Channel models for eV2X evaluation methodology</w:t>
      </w:r>
      <w:r w:rsidR="00966D15" w:rsidRPr="00966D15">
        <w:rPr>
          <w:lang w:eastAsia="x-none"/>
        </w:rPr>
        <w:tab/>
        <w:t>Intel Corporation</w:t>
      </w:r>
    </w:p>
    <w:p w14:paraId="4D3B858E" w14:textId="475611F1" w:rsidR="00966D15" w:rsidRPr="00966D15" w:rsidRDefault="0058452E" w:rsidP="00966D15">
      <w:pPr>
        <w:ind w:left="720" w:hanging="720"/>
        <w:rPr>
          <w:lang w:eastAsia="x-none"/>
        </w:rPr>
      </w:pPr>
      <w:hyperlink r:id="rId2211" w:history="1">
        <w:r w:rsidR="000F2B08">
          <w:rPr>
            <w:rStyle w:val="Hyperlink"/>
            <w:lang w:eastAsia="x-none"/>
          </w:rPr>
          <w:t>R1-1806640</w:t>
        </w:r>
      </w:hyperlink>
      <w:r w:rsidR="00966D15" w:rsidRPr="00966D15">
        <w:rPr>
          <w:lang w:eastAsia="x-none"/>
        </w:rPr>
        <w:tab/>
        <w:t>Discussion on channel model for new V2X use cases</w:t>
      </w:r>
      <w:r w:rsidR="00966D15" w:rsidRPr="00966D15">
        <w:rPr>
          <w:lang w:eastAsia="x-none"/>
        </w:rPr>
        <w:tab/>
        <w:t>LG Electronics</w:t>
      </w:r>
    </w:p>
    <w:p w14:paraId="7F7F8168" w14:textId="4B0199F3" w:rsidR="00966D15" w:rsidRPr="00966D15" w:rsidRDefault="0058452E" w:rsidP="00966D15">
      <w:pPr>
        <w:ind w:left="720" w:hanging="720"/>
        <w:rPr>
          <w:lang w:eastAsia="x-none"/>
        </w:rPr>
      </w:pPr>
      <w:hyperlink r:id="rId2212" w:history="1">
        <w:r w:rsidR="000F2B08">
          <w:rPr>
            <w:rStyle w:val="Hyperlink"/>
            <w:lang w:eastAsia="x-none"/>
          </w:rPr>
          <w:t>R1-1806756</w:t>
        </w:r>
      </w:hyperlink>
      <w:r w:rsidR="00966D15" w:rsidRPr="00966D15">
        <w:rPr>
          <w:lang w:eastAsia="x-none"/>
        </w:rPr>
        <w:tab/>
        <w:t>Channel model for NR V2X</w:t>
      </w:r>
      <w:r w:rsidR="00966D15" w:rsidRPr="00966D15">
        <w:rPr>
          <w:lang w:eastAsia="x-none"/>
        </w:rPr>
        <w:tab/>
        <w:t>Samsung</w:t>
      </w:r>
    </w:p>
    <w:p w14:paraId="59947767" w14:textId="1CE78472" w:rsidR="00966D15" w:rsidRPr="00966D15" w:rsidRDefault="0058452E" w:rsidP="00966D15">
      <w:pPr>
        <w:ind w:left="720" w:hanging="720"/>
        <w:rPr>
          <w:lang w:eastAsia="x-none"/>
        </w:rPr>
      </w:pPr>
      <w:hyperlink r:id="rId2213" w:history="1">
        <w:r w:rsidR="000F2B08">
          <w:rPr>
            <w:rStyle w:val="Hyperlink"/>
            <w:lang w:eastAsia="x-none"/>
          </w:rPr>
          <w:t>R1-1806832</w:t>
        </w:r>
      </w:hyperlink>
      <w:r w:rsidR="00966D15" w:rsidRPr="00966D15">
        <w:rPr>
          <w:lang w:eastAsia="x-none"/>
        </w:rPr>
        <w:tab/>
        <w:t>On vehicle blocking in channel modelling</w:t>
      </w:r>
      <w:r w:rsidR="00966D15" w:rsidRPr="00966D15">
        <w:rPr>
          <w:lang w:eastAsia="x-none"/>
        </w:rPr>
        <w:tab/>
        <w:t>OPPO</w:t>
      </w:r>
    </w:p>
    <w:p w14:paraId="2FB597BD" w14:textId="513718C4" w:rsidR="00966D15" w:rsidRPr="00966D15" w:rsidRDefault="0058452E" w:rsidP="00966D15">
      <w:pPr>
        <w:ind w:left="720" w:hanging="720"/>
        <w:rPr>
          <w:lang w:eastAsia="x-none"/>
        </w:rPr>
      </w:pPr>
      <w:hyperlink r:id="rId2214" w:history="1">
        <w:r w:rsidR="000F2B08">
          <w:rPr>
            <w:rStyle w:val="Hyperlink"/>
            <w:lang w:eastAsia="x-none"/>
          </w:rPr>
          <w:t>R1-1806985</w:t>
        </w:r>
      </w:hyperlink>
      <w:r w:rsidR="00966D15" w:rsidRPr="00966D15">
        <w:rPr>
          <w:lang w:eastAsia="x-none"/>
        </w:rPr>
        <w:tab/>
        <w:t>Channel model for V2X</w:t>
      </w:r>
      <w:r w:rsidR="00966D15" w:rsidRPr="00966D15">
        <w:rPr>
          <w:lang w:eastAsia="x-none"/>
        </w:rPr>
        <w:tab/>
        <w:t>AT&amp;T</w:t>
      </w:r>
    </w:p>
    <w:p w14:paraId="648B0806" w14:textId="6F0CDD32" w:rsidR="00966D15" w:rsidRPr="00966D15" w:rsidRDefault="0058452E" w:rsidP="00966D15">
      <w:pPr>
        <w:ind w:left="720" w:hanging="720"/>
        <w:rPr>
          <w:lang w:eastAsia="x-none"/>
        </w:rPr>
      </w:pPr>
      <w:hyperlink r:id="rId2215" w:history="1">
        <w:r w:rsidR="000F2B08">
          <w:rPr>
            <w:rStyle w:val="Hyperlink"/>
            <w:lang w:eastAsia="x-none"/>
          </w:rPr>
          <w:t>R1-1807032</w:t>
        </w:r>
      </w:hyperlink>
      <w:r w:rsidR="00966D15" w:rsidRPr="00966D15">
        <w:rPr>
          <w:lang w:eastAsia="x-none"/>
        </w:rPr>
        <w:tab/>
        <w:t xml:space="preserve">On the Remaining Details of V2X Channel Model </w:t>
      </w:r>
      <w:r w:rsidR="00966D15" w:rsidRPr="00966D15">
        <w:rPr>
          <w:lang w:eastAsia="x-none"/>
        </w:rPr>
        <w:tab/>
        <w:t>InterDigital, Inc.</w:t>
      </w:r>
    </w:p>
    <w:p w14:paraId="44BFAA44" w14:textId="2955817C" w:rsidR="00966D15" w:rsidRDefault="0058452E" w:rsidP="00966D15">
      <w:pPr>
        <w:ind w:left="720" w:hanging="720"/>
        <w:rPr>
          <w:lang w:eastAsia="x-none"/>
        </w:rPr>
      </w:pPr>
      <w:hyperlink r:id="rId2216" w:history="1">
        <w:r w:rsidR="000F2B08">
          <w:rPr>
            <w:rStyle w:val="Hyperlink"/>
            <w:lang w:eastAsia="x-none"/>
          </w:rPr>
          <w:t>R1-1807079</w:t>
        </w:r>
      </w:hyperlink>
      <w:r w:rsidR="00966D15" w:rsidRPr="00966D15">
        <w:rPr>
          <w:lang w:eastAsia="x-none"/>
        </w:rPr>
        <w:tab/>
        <w:t>Channel model for V2X phase 3</w:t>
      </w:r>
      <w:r w:rsidR="00966D15" w:rsidRPr="00966D15">
        <w:rPr>
          <w:lang w:eastAsia="x-none"/>
        </w:rPr>
        <w:tab/>
        <w:t>NTT DOCOMO, INC.</w:t>
      </w:r>
    </w:p>
    <w:p w14:paraId="3A968136" w14:textId="7F093AB0" w:rsidR="00BD542D" w:rsidRDefault="0058452E" w:rsidP="00BD542D">
      <w:pPr>
        <w:ind w:left="720" w:hanging="720"/>
        <w:rPr>
          <w:lang w:eastAsia="x-none"/>
        </w:rPr>
      </w:pPr>
      <w:hyperlink r:id="rId2217" w:history="1">
        <w:r w:rsidR="000F2B08">
          <w:rPr>
            <w:rStyle w:val="Hyperlink"/>
            <w:lang w:eastAsia="x-none"/>
          </w:rPr>
          <w:t>R1-1807612</w:t>
        </w:r>
      </w:hyperlink>
      <w:r w:rsidR="00BD542D">
        <w:rPr>
          <w:lang w:eastAsia="x-none"/>
        </w:rPr>
        <w:tab/>
        <w:t>Discussion on antenna radiation pattern for vehicle UE</w:t>
      </w:r>
      <w:r w:rsidR="00BD542D">
        <w:rPr>
          <w:lang w:eastAsia="x-none"/>
        </w:rPr>
        <w:tab/>
        <w:t>LG Electronics, OnStar</w:t>
      </w:r>
    </w:p>
    <w:p w14:paraId="07F3D59D" w14:textId="51CD08BB" w:rsidR="00966D15" w:rsidRPr="00966D15" w:rsidRDefault="00966D15" w:rsidP="00F64A08">
      <w:pPr>
        <w:pStyle w:val="Heading3"/>
      </w:pPr>
      <w:bookmarkStart w:id="4404" w:name="_Toc513839908"/>
      <w:bookmarkStart w:id="4405" w:name="_Toc516232670"/>
      <w:r w:rsidRPr="00966D15">
        <w:t>Other</w:t>
      </w:r>
      <w:bookmarkEnd w:id="4404"/>
      <w:bookmarkEnd w:id="4405"/>
    </w:p>
    <w:p w14:paraId="30569285" w14:textId="0920014A" w:rsidR="00966D15" w:rsidRPr="00966D15" w:rsidRDefault="0058452E" w:rsidP="00966D15">
      <w:pPr>
        <w:ind w:left="720" w:hanging="720"/>
        <w:rPr>
          <w:color w:val="BFBFBF"/>
          <w:lang w:eastAsia="x-none"/>
        </w:rPr>
      </w:pPr>
      <w:hyperlink r:id="rId2218" w:history="1">
        <w:r w:rsidR="000F2B08">
          <w:rPr>
            <w:rStyle w:val="Hyperlink"/>
            <w:lang w:eastAsia="x-none"/>
          </w:rPr>
          <w:t>R1-1806029</w:t>
        </w:r>
      </w:hyperlink>
      <w:r w:rsidR="00966D15" w:rsidRPr="00966D15">
        <w:rPr>
          <w:color w:val="BFBFBF"/>
          <w:lang w:eastAsia="x-none"/>
        </w:rPr>
        <w:tab/>
        <w:t>NR eV2X Link Level Simulation Assumptions</w:t>
      </w:r>
      <w:r w:rsidR="00966D15" w:rsidRPr="00966D15">
        <w:rPr>
          <w:color w:val="BFBFBF"/>
          <w:lang w:eastAsia="x-none"/>
        </w:rPr>
        <w:tab/>
        <w:t>ZTE Wistron Telecom AB, Sanechips</w:t>
      </w:r>
    </w:p>
    <w:p w14:paraId="043FD1C9" w14:textId="77777777" w:rsidR="00966D15" w:rsidRPr="00966D15" w:rsidRDefault="00966D15" w:rsidP="00966D15">
      <w:pPr>
        <w:ind w:left="720" w:hanging="720"/>
        <w:rPr>
          <w:color w:val="BFBFBF"/>
          <w:lang w:eastAsia="x-none"/>
        </w:rPr>
      </w:pPr>
      <w:r w:rsidRPr="00966D15">
        <w:rPr>
          <w:color w:val="BFBFBF"/>
          <w:lang w:eastAsia="x-none"/>
        </w:rPr>
        <w:t>Withdrawn</w:t>
      </w:r>
    </w:p>
    <w:p w14:paraId="1F5FBADA" w14:textId="17005483" w:rsidR="00966D15" w:rsidRPr="00966D15" w:rsidRDefault="0058452E" w:rsidP="00966D15">
      <w:pPr>
        <w:ind w:left="720" w:hanging="720"/>
        <w:rPr>
          <w:lang w:eastAsia="x-none"/>
        </w:rPr>
      </w:pPr>
      <w:hyperlink r:id="rId2219" w:history="1">
        <w:r w:rsidR="000F2B08">
          <w:rPr>
            <w:rStyle w:val="Hyperlink"/>
            <w:lang w:eastAsia="x-none"/>
          </w:rPr>
          <w:t>R1-1806153</w:t>
        </w:r>
      </w:hyperlink>
      <w:r w:rsidR="00966D15" w:rsidRPr="00966D15">
        <w:rPr>
          <w:lang w:eastAsia="x-none"/>
        </w:rPr>
        <w:tab/>
        <w:t>Discussion on eV2X use cases</w:t>
      </w:r>
      <w:r w:rsidR="00966D15" w:rsidRPr="00966D15">
        <w:rPr>
          <w:lang w:eastAsia="x-none"/>
        </w:rPr>
        <w:tab/>
        <w:t>Ericsson</w:t>
      </w:r>
    </w:p>
    <w:p w14:paraId="369004D4" w14:textId="6B2A2C73" w:rsidR="00966D15" w:rsidRPr="00966D15" w:rsidRDefault="0058452E" w:rsidP="00966D15">
      <w:pPr>
        <w:ind w:left="720" w:hanging="720"/>
        <w:rPr>
          <w:lang w:eastAsia="x-none"/>
        </w:rPr>
      </w:pPr>
      <w:hyperlink r:id="rId2220" w:history="1">
        <w:r w:rsidR="000F2B08">
          <w:rPr>
            <w:rStyle w:val="Hyperlink"/>
            <w:lang w:eastAsia="x-none"/>
          </w:rPr>
          <w:t>R1-1806986</w:t>
        </w:r>
      </w:hyperlink>
      <w:r w:rsidR="00966D15" w:rsidRPr="00966D15">
        <w:rPr>
          <w:lang w:eastAsia="x-none"/>
        </w:rPr>
        <w:tab/>
        <w:t>Autonomous topology management for sidelink operation</w:t>
      </w:r>
      <w:r w:rsidR="00966D15" w:rsidRPr="00966D15">
        <w:rPr>
          <w:lang w:eastAsia="x-none"/>
        </w:rPr>
        <w:tab/>
        <w:t>AT&amp;T</w:t>
      </w:r>
    </w:p>
    <w:p w14:paraId="4E16055E" w14:textId="62101670" w:rsidR="00966D15" w:rsidRPr="00966D15" w:rsidRDefault="0058452E" w:rsidP="00966D15">
      <w:pPr>
        <w:ind w:left="720" w:hanging="720"/>
        <w:rPr>
          <w:lang w:eastAsia="x-none"/>
        </w:rPr>
      </w:pPr>
      <w:hyperlink r:id="rId2221" w:history="1">
        <w:r w:rsidR="000F2B08">
          <w:rPr>
            <w:rStyle w:val="Hyperlink"/>
            <w:lang w:eastAsia="x-none"/>
          </w:rPr>
          <w:t>R1-1807080</w:t>
        </w:r>
      </w:hyperlink>
      <w:r w:rsidR="00966D15" w:rsidRPr="00966D15">
        <w:rPr>
          <w:lang w:eastAsia="x-none"/>
        </w:rPr>
        <w:tab/>
        <w:t>Discussion on eV2X operation scenario</w:t>
      </w:r>
      <w:r w:rsidR="00966D15" w:rsidRPr="00966D15">
        <w:rPr>
          <w:lang w:eastAsia="x-none"/>
        </w:rPr>
        <w:tab/>
        <w:t>NTT DOCOMO, INC.</w:t>
      </w:r>
    </w:p>
    <w:p w14:paraId="3DD8C482" w14:textId="270F37D6" w:rsidR="00966D15" w:rsidRPr="00966D15" w:rsidRDefault="0058452E" w:rsidP="00966D15">
      <w:pPr>
        <w:ind w:left="720" w:hanging="720"/>
        <w:rPr>
          <w:lang w:eastAsia="x-none"/>
        </w:rPr>
      </w:pPr>
      <w:hyperlink r:id="rId2222" w:history="1">
        <w:r w:rsidR="000F2B08">
          <w:rPr>
            <w:rStyle w:val="Hyperlink"/>
            <w:lang w:eastAsia="x-none"/>
          </w:rPr>
          <w:t>R1-1807201</w:t>
        </w:r>
      </w:hyperlink>
      <w:r w:rsidR="00966D15" w:rsidRPr="00966D15">
        <w:rPr>
          <w:lang w:eastAsia="x-none"/>
        </w:rPr>
        <w:tab/>
        <w:t>On the Motivation for Periodic Data Traffic Model</w:t>
      </w:r>
      <w:r w:rsidR="00966D15" w:rsidRPr="00966D15">
        <w:rPr>
          <w:lang w:eastAsia="x-none"/>
        </w:rPr>
        <w:tab/>
        <w:t>OnStar Europe</w:t>
      </w:r>
    </w:p>
    <w:p w14:paraId="182F4D62" w14:textId="16899C19" w:rsidR="00966D15" w:rsidRPr="00B740DF" w:rsidRDefault="00966D15" w:rsidP="00C41628">
      <w:pPr>
        <w:pStyle w:val="Heading2"/>
        <w:ind w:left="720" w:hanging="720"/>
        <w:rPr>
          <w:lang w:eastAsia="x-none"/>
        </w:rPr>
      </w:pPr>
      <w:bookmarkStart w:id="4406" w:name="_Toc513839909"/>
      <w:bookmarkStart w:id="4407" w:name="_Toc516232671"/>
      <w:r w:rsidRPr="00966D15">
        <w:t>Study on NR-based Access to Unlicensed Spectrum</w:t>
      </w:r>
      <w:bookmarkEnd w:id="4406"/>
      <w:r w:rsidR="00B740DF">
        <w:t xml:space="preserve"> - </w:t>
      </w:r>
      <w:r w:rsidRPr="00966D15">
        <w:rPr>
          <w:lang w:eastAsia="x-none"/>
        </w:rPr>
        <w:t xml:space="preserve">SID in </w:t>
      </w:r>
      <w:hyperlink r:id="rId2223" w:history="1">
        <w:r w:rsidRPr="00B740DF">
          <w:rPr>
            <w:color w:val="0000FF"/>
            <w:u w:val="single"/>
            <w:lang w:eastAsia="x-none"/>
          </w:rPr>
          <w:t>RP-172021</w:t>
        </w:r>
        <w:bookmarkEnd w:id="4407"/>
      </w:hyperlink>
    </w:p>
    <w:p w14:paraId="32DCA6C2" w14:textId="1DB69DC9" w:rsidR="000233A9" w:rsidRPr="000233A9" w:rsidRDefault="0058452E" w:rsidP="000233A9">
      <w:pPr>
        <w:ind w:left="720" w:hanging="720"/>
        <w:rPr>
          <w:b/>
        </w:rPr>
      </w:pPr>
      <w:hyperlink r:id="rId2224" w:history="1">
        <w:r w:rsidR="000F2B08">
          <w:rPr>
            <w:rStyle w:val="Hyperlink"/>
            <w:b/>
            <w:lang w:eastAsia="x-none"/>
          </w:rPr>
          <w:t>R1-1807791</w:t>
        </w:r>
      </w:hyperlink>
      <w:r w:rsidR="000233A9" w:rsidRPr="000233A9">
        <w:rPr>
          <w:b/>
          <w:lang w:eastAsia="x-none"/>
        </w:rPr>
        <w:tab/>
      </w:r>
      <w:r w:rsidR="000233A9" w:rsidRPr="000233A9">
        <w:rPr>
          <w:b/>
        </w:rPr>
        <w:t>Chairman's notes of AI 7.6 Study on NR-based Access to Unlicensed Spectrum</w:t>
      </w:r>
      <w:r w:rsidR="000233A9" w:rsidRPr="000233A9">
        <w:rPr>
          <w:b/>
        </w:rPr>
        <w:tab/>
        <w:t>Ad-Hoc chair (Ericsson)</w:t>
      </w:r>
    </w:p>
    <w:p w14:paraId="4C912873" w14:textId="64602197" w:rsidR="00715130" w:rsidRPr="00173008" w:rsidRDefault="000233A9" w:rsidP="00173008">
      <w:r w:rsidRPr="00777035">
        <w:rPr>
          <w:b/>
        </w:rPr>
        <w:t>D</w:t>
      </w:r>
      <w:r w:rsidR="00715130">
        <w:rPr>
          <w:b/>
        </w:rPr>
        <w:t xml:space="preserve">iscussion: </w:t>
      </w:r>
      <w:r w:rsidR="00715130" w:rsidRPr="00173008">
        <w:t>Huawei commented that no Tdoc</w:t>
      </w:r>
      <w:r w:rsidR="00173008">
        <w:t>s</w:t>
      </w:r>
      <w:r w:rsidR="00715130" w:rsidRPr="00173008">
        <w:t xml:space="preserve"> were opened and treated </w:t>
      </w:r>
      <w:r w:rsidR="00715130" w:rsidRPr="00173008">
        <w:sym w:font="Wingdings" w:char="F0E0"/>
      </w:r>
      <w:r w:rsidR="00715130" w:rsidRPr="00173008">
        <w:t xml:space="preserve"> would like such situation be avoided </w:t>
      </w:r>
      <w:r w:rsidR="00173008" w:rsidRPr="00173008">
        <w:t>for the next meeting</w:t>
      </w:r>
      <w:r w:rsidR="00173008">
        <w:t>.</w:t>
      </w:r>
    </w:p>
    <w:p w14:paraId="4A1701F5" w14:textId="503B41E9" w:rsidR="000233A9" w:rsidRPr="005359DC" w:rsidRDefault="00715130" w:rsidP="000233A9">
      <w:pPr>
        <w:ind w:left="720" w:hanging="720"/>
      </w:pPr>
      <w:r>
        <w:rPr>
          <w:rFonts w:ascii="Times New Roman" w:hAnsi="Times New Roman"/>
          <w:b/>
          <w:szCs w:val="20"/>
        </w:rPr>
        <w:t>D</w:t>
      </w:r>
      <w:r w:rsidR="000233A9" w:rsidRPr="00777035">
        <w:rPr>
          <w:rFonts w:ascii="Times New Roman" w:hAnsi="Times New Roman"/>
          <w:b/>
          <w:szCs w:val="20"/>
        </w:rPr>
        <w:t xml:space="preserve">ecision: </w:t>
      </w:r>
      <w:r w:rsidR="000233A9" w:rsidRPr="0058551E">
        <w:t xml:space="preserve">Contents incorporated below, </w:t>
      </w:r>
      <w:r w:rsidR="000233A9">
        <w:t>the document is endorsed.</w:t>
      </w:r>
    </w:p>
    <w:p w14:paraId="69B86212" w14:textId="77777777" w:rsidR="00966D15" w:rsidRPr="00966D15" w:rsidRDefault="00966D15" w:rsidP="00966D15">
      <w:pPr>
        <w:ind w:left="720" w:hanging="720"/>
        <w:rPr>
          <w:lang w:eastAsia="x-none"/>
        </w:rPr>
      </w:pPr>
    </w:p>
    <w:bookmarkStart w:id="4408" w:name="_Toc513839922"/>
    <w:p w14:paraId="34C80B4A" w14:textId="2B935570" w:rsidR="00B740DF" w:rsidRPr="00715130" w:rsidRDefault="000F2B08" w:rsidP="00B740DF">
      <w:pPr>
        <w:rPr>
          <w:b/>
          <w:lang w:eastAsia="x-none"/>
        </w:rPr>
      </w:pPr>
      <w:r>
        <w:rPr>
          <w:b/>
          <w:lang w:eastAsia="x-none"/>
        </w:rPr>
        <w:fldChar w:fldCharType="begin"/>
      </w:r>
      <w:r>
        <w:rPr>
          <w:b/>
          <w:lang w:eastAsia="x-none"/>
        </w:rPr>
        <w:instrText xml:space="preserve"> HYPERLINK "../Docs/R1-1807383.zip" </w:instrText>
      </w:r>
      <w:r>
        <w:rPr>
          <w:b/>
          <w:lang w:eastAsia="x-none"/>
        </w:rPr>
        <w:fldChar w:fldCharType="separate"/>
      </w:r>
      <w:r>
        <w:rPr>
          <w:rStyle w:val="Hyperlink"/>
          <w:b/>
          <w:lang w:eastAsia="x-none"/>
        </w:rPr>
        <w:t>R1-1807383</w:t>
      </w:r>
      <w:r>
        <w:rPr>
          <w:b/>
          <w:lang w:eastAsia="x-none"/>
        </w:rPr>
        <w:fldChar w:fldCharType="end"/>
      </w:r>
      <w:r w:rsidR="00B740DF" w:rsidRPr="00715130">
        <w:rPr>
          <w:b/>
          <w:lang w:eastAsia="x-none"/>
        </w:rPr>
        <w:tab/>
      </w:r>
      <w:r w:rsidR="00715130" w:rsidRPr="00715130">
        <w:rPr>
          <w:b/>
          <w:lang w:eastAsia="x-none"/>
        </w:rPr>
        <w:t>TR38.889 v0.0.2 Study on NR-based Access to Unlicensed Spectrum</w:t>
      </w:r>
      <w:r w:rsidR="00B740DF" w:rsidRPr="00715130">
        <w:rPr>
          <w:b/>
          <w:lang w:eastAsia="x-none"/>
        </w:rPr>
        <w:tab/>
        <w:t>Qualcomm Incorporated</w:t>
      </w:r>
    </w:p>
    <w:p w14:paraId="7965E65A" w14:textId="49EE09A3" w:rsidR="00B740DF" w:rsidRDefault="00715130" w:rsidP="00B740DF">
      <w:pPr>
        <w:rPr>
          <w:lang w:eastAsia="x-none"/>
        </w:rPr>
      </w:pPr>
      <w:r w:rsidRPr="00777035">
        <w:rPr>
          <w:rFonts w:ascii="Times New Roman" w:hAnsi="Times New Roman"/>
          <w:b/>
          <w:szCs w:val="20"/>
        </w:rPr>
        <w:t>Decision:</w:t>
      </w:r>
      <w:r w:rsidRPr="00715130">
        <w:rPr>
          <w:rFonts w:ascii="Times New Roman" w:hAnsi="Times New Roman"/>
          <w:szCs w:val="20"/>
        </w:rPr>
        <w:t xml:space="preserve"> The draft TR is </w:t>
      </w:r>
      <w:r>
        <w:rPr>
          <w:highlight w:val="green"/>
          <w:lang w:eastAsia="x-none"/>
        </w:rPr>
        <w:t>e</w:t>
      </w:r>
      <w:r w:rsidR="00B740DF" w:rsidRPr="00E63C6D">
        <w:rPr>
          <w:highlight w:val="green"/>
          <w:lang w:eastAsia="x-none"/>
        </w:rPr>
        <w:t>ndorsed as v0.</w:t>
      </w:r>
      <w:r w:rsidR="00B740DF" w:rsidRPr="00855AF6">
        <w:rPr>
          <w:highlight w:val="green"/>
          <w:lang w:eastAsia="x-none"/>
        </w:rPr>
        <w:t>0.2</w:t>
      </w:r>
      <w:r>
        <w:rPr>
          <w:lang w:eastAsia="x-none"/>
        </w:rPr>
        <w:t>.</w:t>
      </w:r>
    </w:p>
    <w:p w14:paraId="55430E0B" w14:textId="77777777" w:rsidR="00B740DF" w:rsidRDefault="00B740DF" w:rsidP="00B740DF">
      <w:pPr>
        <w:rPr>
          <w:lang w:eastAsia="x-none"/>
        </w:rPr>
      </w:pPr>
    </w:p>
    <w:p w14:paraId="087EA5E0" w14:textId="2599CD2A" w:rsidR="00B740DF" w:rsidRPr="00715130" w:rsidRDefault="0058452E" w:rsidP="00B740DF">
      <w:pPr>
        <w:rPr>
          <w:b/>
          <w:lang w:eastAsia="x-none"/>
        </w:rPr>
      </w:pPr>
      <w:hyperlink r:id="rId2225" w:history="1">
        <w:r w:rsidR="000F2B08">
          <w:rPr>
            <w:rStyle w:val="Hyperlink"/>
            <w:b/>
            <w:lang w:eastAsia="x-none"/>
          </w:rPr>
          <w:t>R1-1807701</w:t>
        </w:r>
      </w:hyperlink>
      <w:r w:rsidR="00B740DF" w:rsidRPr="00715130">
        <w:rPr>
          <w:b/>
          <w:lang w:eastAsia="x-none"/>
        </w:rPr>
        <w:tab/>
      </w:r>
      <w:r w:rsidR="00715130" w:rsidRPr="00715130">
        <w:rPr>
          <w:b/>
          <w:lang w:eastAsia="x-none"/>
        </w:rPr>
        <w:t>TR38.889 v0.0.2 Study on NR-based Access to Unlicensed Spectrum</w:t>
      </w:r>
      <w:r w:rsidR="00715130" w:rsidRPr="00715130">
        <w:rPr>
          <w:b/>
          <w:lang w:eastAsia="x-none"/>
        </w:rPr>
        <w:tab/>
      </w:r>
      <w:r w:rsidR="00B740DF" w:rsidRPr="00715130">
        <w:rPr>
          <w:b/>
          <w:lang w:eastAsia="x-none"/>
        </w:rPr>
        <w:t>Qualcomm Incorporated</w:t>
      </w:r>
    </w:p>
    <w:p w14:paraId="7DAE28BC" w14:textId="1A0D0932" w:rsidR="00B740DF" w:rsidRDefault="00B740DF" w:rsidP="00B740DF">
      <w:pPr>
        <w:rPr>
          <w:lang w:eastAsia="x-none"/>
        </w:rPr>
      </w:pPr>
      <w:r>
        <w:rPr>
          <w:lang w:eastAsia="x-none"/>
        </w:rPr>
        <w:t xml:space="preserve">Revision of </w:t>
      </w:r>
      <w:hyperlink r:id="rId2226" w:history="1">
        <w:r w:rsidR="000F2B08">
          <w:rPr>
            <w:rStyle w:val="Hyperlink"/>
            <w:lang w:eastAsia="x-none"/>
          </w:rPr>
          <w:t>R1-1807383</w:t>
        </w:r>
      </w:hyperlink>
    </w:p>
    <w:p w14:paraId="1D5DB480" w14:textId="2AF068A2" w:rsidR="00B740DF" w:rsidRDefault="00A40B51" w:rsidP="00B740DF">
      <w:pPr>
        <w:rPr>
          <w:rFonts w:ascii="Times New Roman" w:hAnsi="Times New Roman"/>
          <w:szCs w:val="20"/>
        </w:rPr>
      </w:pPr>
      <w:r w:rsidRPr="00777035">
        <w:rPr>
          <w:rFonts w:ascii="Times New Roman" w:hAnsi="Times New Roman"/>
          <w:b/>
          <w:szCs w:val="20"/>
        </w:rPr>
        <w:t>Decision:</w:t>
      </w:r>
      <w:r w:rsidRPr="00715130">
        <w:rPr>
          <w:rFonts w:ascii="Times New Roman" w:hAnsi="Times New Roman"/>
          <w:szCs w:val="20"/>
        </w:rPr>
        <w:t xml:space="preserve"> </w:t>
      </w:r>
      <w:r>
        <w:rPr>
          <w:rFonts w:ascii="Times New Roman" w:hAnsi="Times New Roman"/>
          <w:szCs w:val="20"/>
        </w:rPr>
        <w:t>More time needed for checking.</w:t>
      </w:r>
    </w:p>
    <w:p w14:paraId="0828363C" w14:textId="77777777" w:rsidR="00A40B51" w:rsidRDefault="00A40B51" w:rsidP="00B740DF">
      <w:pPr>
        <w:rPr>
          <w:lang w:eastAsia="x-none"/>
        </w:rPr>
      </w:pPr>
    </w:p>
    <w:p w14:paraId="2EE26440" w14:textId="0C0063A7" w:rsidR="00B740DF" w:rsidRPr="00715130" w:rsidRDefault="0058452E" w:rsidP="00B740DF">
      <w:pPr>
        <w:rPr>
          <w:b/>
          <w:lang w:eastAsia="x-none"/>
        </w:rPr>
      </w:pPr>
      <w:hyperlink r:id="rId2227" w:history="1">
        <w:r w:rsidR="000F2B08">
          <w:rPr>
            <w:rStyle w:val="Hyperlink"/>
            <w:b/>
            <w:lang w:eastAsia="x-none"/>
          </w:rPr>
          <w:t>R1-1807728</w:t>
        </w:r>
      </w:hyperlink>
      <w:r w:rsidR="00B740DF" w:rsidRPr="00715130">
        <w:rPr>
          <w:b/>
          <w:lang w:eastAsia="x-none"/>
        </w:rPr>
        <w:tab/>
        <w:t>Summary of Offline Discussion on NR-U</w:t>
      </w:r>
      <w:r w:rsidR="00B740DF" w:rsidRPr="00715130">
        <w:rPr>
          <w:b/>
          <w:lang w:eastAsia="x-none"/>
        </w:rPr>
        <w:tab/>
        <w:t>Qualcomm Incorporated</w:t>
      </w:r>
    </w:p>
    <w:p w14:paraId="3E2CA53F" w14:textId="77777777" w:rsidR="00B740DF" w:rsidRDefault="00B740DF" w:rsidP="00B740DF">
      <w:pPr>
        <w:rPr>
          <w:lang w:eastAsia="x-none"/>
        </w:rPr>
      </w:pPr>
    </w:p>
    <w:p w14:paraId="51CC2BFD" w14:textId="72E71BB2" w:rsidR="00B740DF" w:rsidRPr="00715130" w:rsidRDefault="0058452E" w:rsidP="00B740DF">
      <w:pPr>
        <w:rPr>
          <w:b/>
          <w:lang w:eastAsia="x-none"/>
        </w:rPr>
      </w:pPr>
      <w:hyperlink r:id="rId2228" w:history="1">
        <w:r w:rsidR="000F2B08">
          <w:rPr>
            <w:rStyle w:val="Hyperlink"/>
            <w:b/>
            <w:lang w:eastAsia="x-none"/>
          </w:rPr>
          <w:t>R1-1807777</w:t>
        </w:r>
      </w:hyperlink>
      <w:r w:rsidR="00B740DF" w:rsidRPr="00715130">
        <w:rPr>
          <w:b/>
          <w:lang w:eastAsia="x-none"/>
        </w:rPr>
        <w:tab/>
      </w:r>
      <w:r w:rsidR="00B740DF" w:rsidRPr="00715130">
        <w:rPr>
          <w:b/>
        </w:rPr>
        <w:t>Summary of offline discussion on NR-U</w:t>
      </w:r>
      <w:r w:rsidR="00B740DF" w:rsidRPr="00715130">
        <w:rPr>
          <w:b/>
        </w:rPr>
        <w:tab/>
        <w:t>Qualcomm Incorporated</w:t>
      </w:r>
    </w:p>
    <w:p w14:paraId="20C07B67" w14:textId="036654AB" w:rsidR="00B740DF" w:rsidRDefault="00715130" w:rsidP="00B740DF">
      <w:pPr>
        <w:rPr>
          <w:lang w:eastAsia="x-none"/>
        </w:rPr>
      </w:pPr>
      <w:r>
        <w:rPr>
          <w:lang w:eastAsia="x-none"/>
        </w:rPr>
        <w:t xml:space="preserve">Further revised in </w:t>
      </w:r>
      <w:hyperlink r:id="rId2229" w:history="1">
        <w:r w:rsidR="000F2B08">
          <w:rPr>
            <w:rStyle w:val="Hyperlink"/>
            <w:lang w:eastAsia="x-none"/>
          </w:rPr>
          <w:t>R1-1807815</w:t>
        </w:r>
      </w:hyperlink>
      <w:r>
        <w:rPr>
          <w:lang w:eastAsia="x-none"/>
        </w:rPr>
        <w:t>.</w:t>
      </w:r>
    </w:p>
    <w:p w14:paraId="134AE6E0" w14:textId="77777777" w:rsidR="00B740DF" w:rsidRDefault="00B740DF" w:rsidP="00B740DF">
      <w:pPr>
        <w:pStyle w:val="Heading3"/>
      </w:pPr>
      <w:bookmarkStart w:id="4409" w:name="_Toc513839910"/>
      <w:bookmarkStart w:id="4410" w:name="_Toc516232672"/>
      <w:r w:rsidRPr="00EB4C05">
        <w:t>Simulation Methodology for NR-U operation</w:t>
      </w:r>
      <w:bookmarkEnd w:id="4409"/>
      <w:bookmarkEnd w:id="4410"/>
      <w:r w:rsidRPr="00EB4C05">
        <w:t xml:space="preserve">   </w:t>
      </w:r>
    </w:p>
    <w:p w14:paraId="3B87EBA7" w14:textId="2A2E6277" w:rsidR="00B740DF" w:rsidRDefault="0058452E" w:rsidP="00B740DF">
      <w:pPr>
        <w:rPr>
          <w:lang w:eastAsia="x-none"/>
        </w:rPr>
      </w:pPr>
      <w:hyperlink r:id="rId2230" w:history="1">
        <w:r w:rsidR="000F2B08">
          <w:rPr>
            <w:rStyle w:val="Hyperlink"/>
            <w:lang w:eastAsia="x-none"/>
          </w:rPr>
          <w:t>R1-1806104</w:t>
        </w:r>
      </w:hyperlink>
      <w:r w:rsidR="00B740DF">
        <w:rPr>
          <w:lang w:eastAsia="x-none"/>
        </w:rPr>
        <w:tab/>
        <w:t>Simulation Methodology and Assumptions for NR-U Evaluations</w:t>
      </w:r>
      <w:r w:rsidR="00B740DF">
        <w:rPr>
          <w:lang w:eastAsia="x-none"/>
        </w:rPr>
        <w:tab/>
        <w:t>Nokia, Nokia Shanghai Bell</w:t>
      </w:r>
    </w:p>
    <w:p w14:paraId="68683C0F" w14:textId="15267C48" w:rsidR="00B740DF" w:rsidRDefault="0058452E" w:rsidP="00B740DF">
      <w:pPr>
        <w:rPr>
          <w:lang w:eastAsia="x-none"/>
        </w:rPr>
      </w:pPr>
      <w:hyperlink r:id="rId2231" w:history="1">
        <w:r w:rsidR="000F2B08">
          <w:rPr>
            <w:rStyle w:val="Hyperlink"/>
            <w:lang w:eastAsia="x-none"/>
          </w:rPr>
          <w:t>R1-1806249</w:t>
        </w:r>
      </w:hyperlink>
      <w:r w:rsidR="00B740DF">
        <w:rPr>
          <w:lang w:eastAsia="x-none"/>
        </w:rPr>
        <w:tab/>
        <w:t>NR-U evaluation methodology</w:t>
      </w:r>
      <w:r w:rsidR="00B740DF">
        <w:rPr>
          <w:lang w:eastAsia="x-none"/>
        </w:rPr>
        <w:tab/>
        <w:t>Ericsson</w:t>
      </w:r>
    </w:p>
    <w:p w14:paraId="01D4F5DA" w14:textId="0828FA16" w:rsidR="00B740DF" w:rsidRDefault="0058452E" w:rsidP="00B740DF">
      <w:pPr>
        <w:rPr>
          <w:lang w:eastAsia="x-none"/>
        </w:rPr>
      </w:pPr>
      <w:hyperlink r:id="rId2232" w:history="1">
        <w:r w:rsidR="000F2B08">
          <w:rPr>
            <w:rStyle w:val="Hyperlink"/>
            <w:lang w:eastAsia="x-none"/>
          </w:rPr>
          <w:t>R1-1806313</w:t>
        </w:r>
      </w:hyperlink>
      <w:r w:rsidR="00B740DF">
        <w:rPr>
          <w:lang w:eastAsia="x-none"/>
        </w:rPr>
        <w:tab/>
        <w:t>Remaining Issues of Simulation Methodology for NR Unlicensed operations</w:t>
      </w:r>
      <w:r w:rsidR="00B740DF">
        <w:rPr>
          <w:lang w:eastAsia="x-none"/>
        </w:rPr>
        <w:tab/>
        <w:t>CATT</w:t>
      </w:r>
    </w:p>
    <w:p w14:paraId="61E85CF9" w14:textId="46415F04" w:rsidR="00B740DF" w:rsidRDefault="0058452E" w:rsidP="00B740DF">
      <w:pPr>
        <w:rPr>
          <w:lang w:eastAsia="x-none"/>
        </w:rPr>
      </w:pPr>
      <w:hyperlink r:id="rId2233" w:history="1">
        <w:r w:rsidR="000F2B08">
          <w:rPr>
            <w:rStyle w:val="Hyperlink"/>
            <w:lang w:eastAsia="x-none"/>
          </w:rPr>
          <w:t>R1-1806458</w:t>
        </w:r>
      </w:hyperlink>
      <w:r w:rsidR="00B740DF">
        <w:rPr>
          <w:lang w:eastAsia="x-none"/>
        </w:rPr>
        <w:tab/>
        <w:t xml:space="preserve">Simulation Methodology for NR-U Operation </w:t>
      </w:r>
      <w:r w:rsidR="00B740DF">
        <w:rPr>
          <w:lang w:eastAsia="x-none"/>
        </w:rPr>
        <w:tab/>
        <w:t>ZTE Corporation</w:t>
      </w:r>
    </w:p>
    <w:p w14:paraId="2A439FD1" w14:textId="0B52948E" w:rsidR="00B740DF" w:rsidRDefault="0058452E" w:rsidP="00B740DF">
      <w:pPr>
        <w:rPr>
          <w:lang w:eastAsia="x-none"/>
        </w:rPr>
      </w:pPr>
      <w:hyperlink r:id="rId2234" w:history="1">
        <w:r w:rsidR="000F2B08">
          <w:rPr>
            <w:rStyle w:val="Hyperlink"/>
            <w:lang w:eastAsia="x-none"/>
          </w:rPr>
          <w:t>R1-1806540</w:t>
        </w:r>
      </w:hyperlink>
      <w:r w:rsidR="00B740DF">
        <w:rPr>
          <w:lang w:eastAsia="x-none"/>
        </w:rPr>
        <w:tab/>
        <w:t>Simulation methodology and assumptions for NR unlicensed</w:t>
      </w:r>
      <w:r w:rsidR="00B740DF">
        <w:rPr>
          <w:lang w:eastAsia="x-none"/>
        </w:rPr>
        <w:tab/>
        <w:t>Intel Corporation</w:t>
      </w:r>
    </w:p>
    <w:p w14:paraId="7F56D9DB" w14:textId="73225D29" w:rsidR="00B740DF" w:rsidRDefault="0058452E" w:rsidP="00B740DF">
      <w:pPr>
        <w:rPr>
          <w:lang w:eastAsia="x-none"/>
        </w:rPr>
      </w:pPr>
      <w:hyperlink r:id="rId2235" w:history="1">
        <w:r w:rsidR="000F2B08">
          <w:rPr>
            <w:rStyle w:val="Hyperlink"/>
            <w:lang w:eastAsia="x-none"/>
          </w:rPr>
          <w:t>R1-1806641</w:t>
        </w:r>
      </w:hyperlink>
      <w:r w:rsidR="00B740DF">
        <w:rPr>
          <w:lang w:eastAsia="x-none"/>
        </w:rPr>
        <w:tab/>
        <w:t>Simulation methodology for NR unlicensed operation</w:t>
      </w:r>
      <w:r w:rsidR="00B740DF">
        <w:rPr>
          <w:lang w:eastAsia="x-none"/>
        </w:rPr>
        <w:tab/>
        <w:t>LG Electronics</w:t>
      </w:r>
    </w:p>
    <w:p w14:paraId="41F0AAF5" w14:textId="0F02CE00" w:rsidR="00B740DF" w:rsidRDefault="0058452E" w:rsidP="00B740DF">
      <w:pPr>
        <w:rPr>
          <w:lang w:eastAsia="x-none"/>
        </w:rPr>
      </w:pPr>
      <w:hyperlink r:id="rId2236" w:history="1">
        <w:r w:rsidR="000F2B08">
          <w:rPr>
            <w:rStyle w:val="Hyperlink"/>
            <w:lang w:eastAsia="x-none"/>
          </w:rPr>
          <w:t>R1-1806757</w:t>
        </w:r>
      </w:hyperlink>
      <w:r w:rsidR="00B740DF">
        <w:rPr>
          <w:lang w:eastAsia="x-none"/>
        </w:rPr>
        <w:tab/>
        <w:t>Remaining simulation methodology for NR-U</w:t>
      </w:r>
      <w:r w:rsidR="00B740DF">
        <w:rPr>
          <w:lang w:eastAsia="x-none"/>
        </w:rPr>
        <w:tab/>
        <w:t>Samsung</w:t>
      </w:r>
    </w:p>
    <w:p w14:paraId="48DB5158" w14:textId="641F6952" w:rsidR="00B740DF" w:rsidRDefault="0058452E" w:rsidP="00B740DF">
      <w:pPr>
        <w:rPr>
          <w:lang w:eastAsia="x-none"/>
        </w:rPr>
      </w:pPr>
      <w:hyperlink r:id="rId2237" w:history="1">
        <w:r w:rsidR="000F2B08">
          <w:rPr>
            <w:rStyle w:val="Hyperlink"/>
            <w:lang w:eastAsia="x-none"/>
          </w:rPr>
          <w:t>R1-1806793</w:t>
        </w:r>
      </w:hyperlink>
      <w:r w:rsidR="00B740DF">
        <w:rPr>
          <w:lang w:eastAsia="x-none"/>
        </w:rPr>
        <w:tab/>
        <w:t>On simulation methodology for NR-U operation</w:t>
      </w:r>
      <w:r w:rsidR="00B740DF">
        <w:rPr>
          <w:lang w:eastAsia="x-none"/>
        </w:rPr>
        <w:tab/>
        <w:t>MediaTek Inc.</w:t>
      </w:r>
    </w:p>
    <w:p w14:paraId="20CC7CBB" w14:textId="16667E0C" w:rsidR="00B740DF" w:rsidRDefault="0058452E" w:rsidP="00B740DF">
      <w:pPr>
        <w:rPr>
          <w:lang w:eastAsia="x-none"/>
        </w:rPr>
      </w:pPr>
      <w:hyperlink r:id="rId2238" w:history="1">
        <w:r w:rsidR="000F2B08">
          <w:rPr>
            <w:rStyle w:val="Hyperlink"/>
            <w:lang w:eastAsia="x-none"/>
          </w:rPr>
          <w:t>R1-1806905</w:t>
        </w:r>
      </w:hyperlink>
      <w:r w:rsidR="00B740DF">
        <w:rPr>
          <w:lang w:eastAsia="x-none"/>
        </w:rPr>
        <w:tab/>
        <w:t>Simulation assumptions and preliminary results for NR unlicensed bands</w:t>
      </w:r>
      <w:r w:rsidR="00B740DF">
        <w:rPr>
          <w:lang w:eastAsia="x-none"/>
        </w:rPr>
        <w:tab/>
        <w:t>Huawei, HiSilicon</w:t>
      </w:r>
    </w:p>
    <w:p w14:paraId="5FD9CAA7" w14:textId="08CF5CE0" w:rsidR="00B740DF" w:rsidRDefault="0058452E" w:rsidP="00B740DF">
      <w:pPr>
        <w:rPr>
          <w:lang w:eastAsia="x-none"/>
        </w:rPr>
      </w:pPr>
      <w:hyperlink r:id="rId2239" w:history="1">
        <w:r w:rsidR="000F2B08">
          <w:rPr>
            <w:rStyle w:val="Hyperlink"/>
            <w:lang w:eastAsia="x-none"/>
          </w:rPr>
          <w:t>R1-1807033</w:t>
        </w:r>
      </w:hyperlink>
      <w:r w:rsidR="00B740DF">
        <w:rPr>
          <w:lang w:eastAsia="x-none"/>
        </w:rPr>
        <w:tab/>
        <w:t xml:space="preserve">Simulation Calibration and Model Selection for NR-Unlicensed </w:t>
      </w:r>
      <w:r w:rsidR="00B740DF">
        <w:rPr>
          <w:lang w:eastAsia="x-none"/>
        </w:rPr>
        <w:tab/>
        <w:t>InterDigital, Inc.</w:t>
      </w:r>
    </w:p>
    <w:p w14:paraId="414055C4" w14:textId="0A1AC888" w:rsidR="00B740DF" w:rsidRDefault="0058452E" w:rsidP="00B740DF">
      <w:pPr>
        <w:rPr>
          <w:lang w:eastAsia="x-none"/>
        </w:rPr>
      </w:pPr>
      <w:hyperlink r:id="rId2240" w:history="1">
        <w:r w:rsidR="000F2B08">
          <w:rPr>
            <w:rStyle w:val="Hyperlink"/>
            <w:lang w:eastAsia="x-none"/>
          </w:rPr>
          <w:t>R1-1807156</w:t>
        </w:r>
      </w:hyperlink>
      <w:r w:rsidR="00B740DF">
        <w:rPr>
          <w:lang w:eastAsia="x-none"/>
        </w:rPr>
        <w:tab/>
        <w:t>Outdoor Sub-7 GHz RSSI Evaluation</w:t>
      </w:r>
      <w:r w:rsidR="00B740DF">
        <w:rPr>
          <w:lang w:eastAsia="x-none"/>
        </w:rPr>
        <w:tab/>
        <w:t>Charter Communications</w:t>
      </w:r>
    </w:p>
    <w:p w14:paraId="5C2705A9" w14:textId="7A3E4863" w:rsidR="00B740DF" w:rsidRDefault="0058452E" w:rsidP="00B740DF">
      <w:pPr>
        <w:ind w:left="1440" w:hanging="1440"/>
        <w:rPr>
          <w:lang w:eastAsia="x-none"/>
        </w:rPr>
      </w:pPr>
      <w:hyperlink r:id="rId2241" w:history="1">
        <w:r w:rsidR="000F2B08">
          <w:rPr>
            <w:rStyle w:val="Hyperlink"/>
            <w:lang w:eastAsia="x-none"/>
          </w:rPr>
          <w:t>R1-1807327</w:t>
        </w:r>
      </w:hyperlink>
      <w:r w:rsidR="00B740DF">
        <w:rPr>
          <w:lang w:eastAsia="x-none"/>
        </w:rPr>
        <w:tab/>
        <w:t>Discussion on outdoor network topology for sub-7GHz coexistence evaluations between NR-U and Wi-Fi</w:t>
      </w:r>
      <w:r w:rsidR="00B740DF">
        <w:rPr>
          <w:lang w:eastAsia="x-none"/>
        </w:rPr>
        <w:tab/>
        <w:t>BROADCOM</w:t>
      </w:r>
    </w:p>
    <w:p w14:paraId="60110CD8" w14:textId="62CDE45A" w:rsidR="00B740DF" w:rsidRDefault="0058452E" w:rsidP="00B740DF">
      <w:pPr>
        <w:rPr>
          <w:lang w:eastAsia="x-none"/>
        </w:rPr>
      </w:pPr>
      <w:hyperlink r:id="rId2242" w:history="1">
        <w:r w:rsidR="000F2B08">
          <w:rPr>
            <w:rStyle w:val="Hyperlink"/>
            <w:lang w:eastAsia="x-none"/>
          </w:rPr>
          <w:t>R1-1807384</w:t>
        </w:r>
      </w:hyperlink>
      <w:r w:rsidR="00B740DF">
        <w:rPr>
          <w:lang w:eastAsia="x-none"/>
        </w:rPr>
        <w:tab/>
        <w:t>Email discussion summary for sub7 indoor evalution calibration</w:t>
      </w:r>
      <w:r w:rsidR="00B740DF">
        <w:rPr>
          <w:lang w:eastAsia="x-none"/>
        </w:rPr>
        <w:tab/>
        <w:t>Qualcomm Incorporated</w:t>
      </w:r>
    </w:p>
    <w:p w14:paraId="09269C41" w14:textId="131FA0FC" w:rsidR="00B740DF" w:rsidRDefault="0058452E" w:rsidP="00B740DF">
      <w:pPr>
        <w:rPr>
          <w:lang w:eastAsia="x-none"/>
        </w:rPr>
      </w:pPr>
      <w:hyperlink r:id="rId2243" w:history="1">
        <w:r w:rsidR="000F2B08">
          <w:rPr>
            <w:rStyle w:val="Hyperlink"/>
            <w:lang w:eastAsia="x-none"/>
          </w:rPr>
          <w:t>R1-1807385</w:t>
        </w:r>
      </w:hyperlink>
      <w:r w:rsidR="00B740DF">
        <w:rPr>
          <w:lang w:eastAsia="x-none"/>
        </w:rPr>
        <w:tab/>
        <w:t>Simulation methodology for NR unlicensed</w:t>
      </w:r>
      <w:r w:rsidR="00B740DF">
        <w:rPr>
          <w:lang w:eastAsia="x-none"/>
        </w:rPr>
        <w:tab/>
        <w:t>Qualcomm Incorporated</w:t>
      </w:r>
    </w:p>
    <w:p w14:paraId="29451EAA" w14:textId="77777777" w:rsidR="00B740DF" w:rsidRDefault="00B740DF" w:rsidP="00B740DF">
      <w:pPr>
        <w:rPr>
          <w:lang w:eastAsia="x-none"/>
        </w:rPr>
      </w:pPr>
    </w:p>
    <w:p w14:paraId="5BB62A4F" w14:textId="77777777" w:rsidR="00B740DF" w:rsidRDefault="00B740DF" w:rsidP="00B740DF">
      <w:r w:rsidRPr="00F94629">
        <w:rPr>
          <w:highlight w:val="green"/>
        </w:rPr>
        <w:t>Agreement:</w:t>
      </w:r>
    </w:p>
    <w:p w14:paraId="76820EA2" w14:textId="77777777" w:rsidR="00B740DF" w:rsidRDefault="00B740DF" w:rsidP="00476CB9">
      <w:pPr>
        <w:pStyle w:val="ListParagraph"/>
        <w:numPr>
          <w:ilvl w:val="0"/>
          <w:numId w:val="202"/>
        </w:numPr>
        <w:overflowPunct/>
        <w:autoSpaceDE/>
        <w:autoSpaceDN/>
        <w:adjustRightInd/>
        <w:spacing w:after="0" w:line="259" w:lineRule="auto"/>
        <w:textAlignment w:val="auto"/>
      </w:pPr>
      <w:r>
        <w:t>For sub7 GHz outdoor scenario, adopting the following</w:t>
      </w:r>
    </w:p>
    <w:p w14:paraId="7678594E" w14:textId="77777777" w:rsidR="00B740DF" w:rsidRDefault="00B740DF" w:rsidP="00476CB9">
      <w:pPr>
        <w:pStyle w:val="ListParagraph"/>
        <w:numPr>
          <w:ilvl w:val="1"/>
          <w:numId w:val="202"/>
        </w:numPr>
        <w:overflowPunct/>
        <w:autoSpaceDE/>
        <w:autoSpaceDN/>
        <w:adjustRightInd/>
        <w:spacing w:after="0" w:line="259" w:lineRule="auto"/>
        <w:textAlignment w:val="auto"/>
      </w:pPr>
      <w:r>
        <w:t>Macro deployment with ISD=200×A meters</w:t>
      </w:r>
    </w:p>
    <w:p w14:paraId="0206FA4E" w14:textId="77777777" w:rsidR="00B740DF" w:rsidRDefault="00B740DF" w:rsidP="00476CB9">
      <w:pPr>
        <w:numPr>
          <w:ilvl w:val="1"/>
          <w:numId w:val="202"/>
        </w:numPr>
        <w:rPr>
          <w:rFonts w:eastAsia="Times New Roman"/>
        </w:rPr>
      </w:pPr>
      <w:r>
        <w:t xml:space="preserve">Each </w:t>
      </w:r>
      <w:r>
        <w:rPr>
          <w:rFonts w:eastAsia="Times New Roman"/>
        </w:rPr>
        <w:t>operator randomly drops 1 micro-layer TRP within each macro cell sector with minimum distance between micro-layer TRPs equals 57.9</w:t>
      </w:r>
      <w:r>
        <w:t>×</w:t>
      </w:r>
      <w:r>
        <w:rPr>
          <w:rFonts w:eastAsia="Times New Roman"/>
        </w:rPr>
        <w:t>A meters</w:t>
      </w:r>
    </w:p>
    <w:p w14:paraId="60BD2447" w14:textId="77777777" w:rsidR="00B740DF" w:rsidRDefault="00B740DF" w:rsidP="00476CB9">
      <w:pPr>
        <w:numPr>
          <w:ilvl w:val="1"/>
          <w:numId w:val="202"/>
        </w:numPr>
        <w:rPr>
          <w:rFonts w:eastAsia="Times New Roman"/>
        </w:rPr>
      </w:pPr>
      <w:r>
        <w:rPr>
          <w:rFonts w:eastAsia="Times New Roman"/>
        </w:rPr>
        <w:t>Independent dropping between two operators</w:t>
      </w:r>
    </w:p>
    <w:p w14:paraId="53259C80" w14:textId="77777777" w:rsidR="00B740DF" w:rsidRDefault="00B740DF" w:rsidP="00476CB9">
      <w:pPr>
        <w:numPr>
          <w:ilvl w:val="2"/>
          <w:numId w:val="202"/>
        </w:numPr>
        <w:rPr>
          <w:rFonts w:eastAsia="Times New Roman"/>
        </w:rPr>
      </w:pPr>
      <w:r>
        <w:rPr>
          <w:rFonts w:eastAsia="Times New Roman"/>
        </w:rPr>
        <w:t>Use 10 meters as the inter-operator micro-layer TRP minimum distance</w:t>
      </w:r>
    </w:p>
    <w:p w14:paraId="64F1A9C6" w14:textId="77777777" w:rsidR="00B740DF" w:rsidRDefault="00B740DF" w:rsidP="00476CB9">
      <w:pPr>
        <w:numPr>
          <w:ilvl w:val="2"/>
          <w:numId w:val="202"/>
        </w:numPr>
        <w:rPr>
          <w:rFonts w:eastAsia="Times New Roman"/>
        </w:rPr>
      </w:pPr>
      <w:r>
        <w:rPr>
          <w:rFonts w:eastAsia="Times New Roman"/>
        </w:rPr>
        <w:t>For the inter-operator micro-layer TRP maximum distance</w:t>
      </w:r>
    </w:p>
    <w:p w14:paraId="260AF184" w14:textId="77777777" w:rsidR="00B740DF" w:rsidRDefault="00B740DF" w:rsidP="00476CB9">
      <w:pPr>
        <w:numPr>
          <w:ilvl w:val="3"/>
          <w:numId w:val="202"/>
        </w:numPr>
        <w:rPr>
          <w:rFonts w:eastAsia="Times New Roman"/>
        </w:rPr>
      </w:pPr>
      <w:r>
        <w:rPr>
          <w:rFonts w:eastAsia="Times New Roman"/>
        </w:rPr>
        <w:t>Outdoor scenario 1: 30</w:t>
      </w:r>
    </w:p>
    <w:p w14:paraId="0CE00D9A" w14:textId="77777777" w:rsidR="00B740DF" w:rsidRDefault="00B740DF" w:rsidP="00476CB9">
      <w:pPr>
        <w:numPr>
          <w:ilvl w:val="3"/>
          <w:numId w:val="202"/>
        </w:numPr>
        <w:rPr>
          <w:rFonts w:eastAsia="Times New Roman"/>
        </w:rPr>
      </w:pPr>
      <w:r>
        <w:rPr>
          <w:rFonts w:eastAsia="Times New Roman"/>
        </w:rPr>
        <w:t>Outdoor scenario 2: No limit as long as the TRP is within the macro cell</w:t>
      </w:r>
    </w:p>
    <w:p w14:paraId="0A768CB6" w14:textId="77777777" w:rsidR="00B740DF" w:rsidRPr="00197E67" w:rsidRDefault="00B740DF" w:rsidP="00476CB9">
      <w:pPr>
        <w:numPr>
          <w:ilvl w:val="1"/>
          <w:numId w:val="202"/>
        </w:numPr>
        <w:rPr>
          <w:rFonts w:eastAsia="Times New Roman"/>
        </w:rPr>
      </w:pPr>
      <w:r w:rsidRPr="00197E67">
        <w:rPr>
          <w:rFonts w:eastAsia="Times New Roman"/>
        </w:rPr>
        <w:t>UE randomly dropped within macro cell</w:t>
      </w:r>
      <w:r>
        <w:rPr>
          <w:rFonts w:eastAsia="Times New Roman"/>
        </w:rPr>
        <w:t xml:space="preserve"> sector </w:t>
      </w:r>
      <w:r w:rsidRPr="00197E67">
        <w:rPr>
          <w:rFonts w:eastAsia="Times New Roman"/>
        </w:rPr>
        <w:t>with a minimum serving cell RSSI of -82dBm</w:t>
      </w:r>
    </w:p>
    <w:p w14:paraId="0100EBB3" w14:textId="77777777" w:rsidR="00B740DF" w:rsidRDefault="00B740DF" w:rsidP="00476CB9">
      <w:pPr>
        <w:numPr>
          <w:ilvl w:val="1"/>
          <w:numId w:val="202"/>
        </w:numPr>
        <w:rPr>
          <w:rFonts w:eastAsia="Times New Roman"/>
        </w:rPr>
      </w:pPr>
      <w:r>
        <w:rPr>
          <w:rFonts w:eastAsia="Times New Roman"/>
        </w:rPr>
        <w:t>All UEs dropped outdoor</w:t>
      </w:r>
    </w:p>
    <w:p w14:paraId="1B5EF3BE" w14:textId="77777777" w:rsidR="00B740DF" w:rsidRDefault="00B740DF" w:rsidP="00476CB9">
      <w:pPr>
        <w:numPr>
          <w:ilvl w:val="1"/>
          <w:numId w:val="202"/>
        </w:numPr>
        <w:rPr>
          <w:rFonts w:eastAsia="Times New Roman"/>
        </w:rPr>
      </w:pPr>
      <w:r>
        <w:rPr>
          <w:rFonts w:eastAsia="Times New Roman"/>
        </w:rPr>
        <w:t>Try A&gt;=1 and find the A that satisfies serving cell received power distribution satisfies (10+X)% to (15+X)%] UEs below -72dBm</w:t>
      </w:r>
    </w:p>
    <w:p w14:paraId="24B97EF7" w14:textId="77777777" w:rsidR="00B740DF" w:rsidRDefault="00B740DF" w:rsidP="00476CB9">
      <w:pPr>
        <w:numPr>
          <w:ilvl w:val="1"/>
          <w:numId w:val="202"/>
        </w:numPr>
        <w:rPr>
          <w:rFonts w:eastAsia="Times New Roman"/>
        </w:rPr>
      </w:pPr>
      <w:r>
        <w:rPr>
          <w:rFonts w:eastAsia="Times New Roman"/>
        </w:rPr>
        <w:t>Other parameters follow the table below</w:t>
      </w:r>
    </w:p>
    <w:p w14:paraId="7B489EE2" w14:textId="77777777" w:rsidR="00B740DF" w:rsidRDefault="00B740DF" w:rsidP="00B740DF"/>
    <w:tbl>
      <w:tblPr>
        <w:tblW w:w="7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1"/>
        <w:gridCol w:w="5314"/>
      </w:tblGrid>
      <w:tr w:rsidR="00B740DF" w:rsidRPr="006F2E67" w14:paraId="199858B8" w14:textId="77777777" w:rsidTr="00C41628">
        <w:trPr>
          <w:jc w:val="center"/>
        </w:trPr>
        <w:tc>
          <w:tcPr>
            <w:tcW w:w="1971" w:type="dxa"/>
            <w:shd w:val="clear" w:color="auto" w:fill="auto"/>
          </w:tcPr>
          <w:p w14:paraId="2C0441CC" w14:textId="77777777" w:rsidR="00B740DF" w:rsidRPr="006F2E67" w:rsidRDefault="00B740DF" w:rsidP="00C41628">
            <w:r w:rsidRPr="006F2E67">
              <w:t>Parameters</w:t>
            </w:r>
          </w:p>
        </w:tc>
        <w:tc>
          <w:tcPr>
            <w:tcW w:w="5314" w:type="dxa"/>
            <w:shd w:val="clear" w:color="auto" w:fill="auto"/>
          </w:tcPr>
          <w:p w14:paraId="3A5CEA61" w14:textId="77777777" w:rsidR="00B740DF" w:rsidRPr="006F2E67" w:rsidRDefault="00B740DF" w:rsidP="00C41628">
            <w:r>
              <w:t>Outdoor</w:t>
            </w:r>
            <w:r w:rsidRPr="006F2E67">
              <w:t xml:space="preserve"> Sub-7GHz</w:t>
            </w:r>
          </w:p>
        </w:tc>
      </w:tr>
      <w:tr w:rsidR="00B740DF" w:rsidRPr="006F2E67" w14:paraId="046B238A" w14:textId="77777777" w:rsidTr="00C41628">
        <w:trPr>
          <w:jc w:val="center"/>
        </w:trPr>
        <w:tc>
          <w:tcPr>
            <w:tcW w:w="1971" w:type="dxa"/>
            <w:shd w:val="clear" w:color="auto" w:fill="auto"/>
          </w:tcPr>
          <w:p w14:paraId="04903748" w14:textId="77777777" w:rsidR="00B740DF" w:rsidRPr="006F2E67" w:rsidRDefault="00B740DF" w:rsidP="00C41628">
            <w:r w:rsidRPr="006F2E67">
              <w:t>Carrier Frequency</w:t>
            </w:r>
          </w:p>
        </w:tc>
        <w:tc>
          <w:tcPr>
            <w:tcW w:w="5314" w:type="dxa"/>
            <w:shd w:val="clear" w:color="auto" w:fill="auto"/>
          </w:tcPr>
          <w:p w14:paraId="2BA56D9E" w14:textId="77777777" w:rsidR="00B740DF" w:rsidRPr="006F2E67" w:rsidRDefault="00B740DF" w:rsidP="00C41628">
            <w:r w:rsidRPr="006F2E67">
              <w:t>5GHz</w:t>
            </w:r>
          </w:p>
        </w:tc>
      </w:tr>
      <w:tr w:rsidR="00B740DF" w:rsidRPr="00CA7A13" w14:paraId="1CD94DB7" w14:textId="77777777" w:rsidTr="00C41628">
        <w:trPr>
          <w:jc w:val="center"/>
        </w:trPr>
        <w:tc>
          <w:tcPr>
            <w:tcW w:w="1971" w:type="dxa"/>
            <w:shd w:val="clear" w:color="auto" w:fill="auto"/>
          </w:tcPr>
          <w:p w14:paraId="1D3F1025" w14:textId="77777777" w:rsidR="00B740DF" w:rsidRPr="006F2E67" w:rsidRDefault="00B740DF" w:rsidP="00C41628">
            <w:r w:rsidRPr="006F2E67">
              <w:t>Carrier Channel Bandwidth</w:t>
            </w:r>
          </w:p>
        </w:tc>
        <w:tc>
          <w:tcPr>
            <w:tcW w:w="5314" w:type="dxa"/>
            <w:shd w:val="clear" w:color="auto" w:fill="auto"/>
          </w:tcPr>
          <w:p w14:paraId="175B18F6" w14:textId="77777777" w:rsidR="00B740DF" w:rsidRPr="00CA7A13" w:rsidRDefault="00B740DF" w:rsidP="00C41628">
            <w:r>
              <w:t>20MHz baseline , 80MHz optional</w:t>
            </w:r>
          </w:p>
        </w:tc>
      </w:tr>
      <w:tr w:rsidR="00B740DF" w14:paraId="27BCC500" w14:textId="77777777" w:rsidTr="00C41628">
        <w:trPr>
          <w:jc w:val="center"/>
        </w:trPr>
        <w:tc>
          <w:tcPr>
            <w:tcW w:w="1971" w:type="dxa"/>
            <w:shd w:val="clear" w:color="auto" w:fill="auto"/>
          </w:tcPr>
          <w:p w14:paraId="57872FBC" w14:textId="77777777" w:rsidR="00B740DF" w:rsidRPr="006F2E67" w:rsidRDefault="00B740DF" w:rsidP="00C41628">
            <w:r w:rsidRPr="006F2E67">
              <w:t>Number of carriers</w:t>
            </w:r>
          </w:p>
        </w:tc>
        <w:tc>
          <w:tcPr>
            <w:tcW w:w="5314" w:type="dxa"/>
            <w:shd w:val="clear" w:color="auto" w:fill="auto"/>
          </w:tcPr>
          <w:p w14:paraId="783F195C" w14:textId="77777777" w:rsidR="00B740DF" w:rsidRDefault="00B740DF" w:rsidP="00C41628">
            <w:r>
              <w:t>1</w:t>
            </w:r>
          </w:p>
        </w:tc>
      </w:tr>
      <w:tr w:rsidR="00B740DF" w14:paraId="2EFDD945" w14:textId="77777777" w:rsidTr="00C41628">
        <w:trPr>
          <w:jc w:val="center"/>
        </w:trPr>
        <w:tc>
          <w:tcPr>
            <w:tcW w:w="1971" w:type="dxa"/>
            <w:shd w:val="clear" w:color="auto" w:fill="auto"/>
          </w:tcPr>
          <w:p w14:paraId="0FDE5E1B" w14:textId="77777777" w:rsidR="00B740DF" w:rsidRPr="006F2E67" w:rsidRDefault="00B740DF" w:rsidP="00C41628">
            <w:r>
              <w:rPr>
                <w:lang w:eastAsia="x-none"/>
              </w:rPr>
              <w:t>Number of users per operator</w:t>
            </w:r>
          </w:p>
        </w:tc>
        <w:tc>
          <w:tcPr>
            <w:tcW w:w="5314" w:type="dxa"/>
            <w:shd w:val="clear" w:color="auto" w:fill="auto"/>
          </w:tcPr>
          <w:p w14:paraId="60CCE1C3" w14:textId="77777777" w:rsidR="00B740DF" w:rsidRDefault="00B740DF" w:rsidP="00C41628">
            <w:r>
              <w:t>5 per gNB per 20MHz</w:t>
            </w:r>
          </w:p>
        </w:tc>
      </w:tr>
      <w:tr w:rsidR="00B740DF" w14:paraId="05F453F5" w14:textId="77777777" w:rsidTr="00C41628">
        <w:trPr>
          <w:jc w:val="center"/>
        </w:trPr>
        <w:tc>
          <w:tcPr>
            <w:tcW w:w="1971" w:type="dxa"/>
            <w:shd w:val="clear" w:color="auto" w:fill="auto"/>
          </w:tcPr>
          <w:p w14:paraId="5B850754" w14:textId="77777777" w:rsidR="00B740DF" w:rsidRPr="006F2E67" w:rsidRDefault="00B740DF" w:rsidP="00C41628">
            <w:r w:rsidRPr="006F2E67">
              <w:t>SCS</w:t>
            </w:r>
          </w:p>
        </w:tc>
        <w:tc>
          <w:tcPr>
            <w:tcW w:w="5314" w:type="dxa"/>
            <w:shd w:val="clear" w:color="auto" w:fill="auto"/>
          </w:tcPr>
          <w:p w14:paraId="19770480" w14:textId="77777777" w:rsidR="00B740DF" w:rsidRDefault="00B740DF" w:rsidP="00C41628">
            <w:r>
              <w:t>To be reported together simulation results</w:t>
            </w:r>
          </w:p>
        </w:tc>
      </w:tr>
      <w:tr w:rsidR="00B740DF" w:rsidRPr="006F2E67" w14:paraId="131FC403" w14:textId="77777777" w:rsidTr="00C41628">
        <w:trPr>
          <w:jc w:val="center"/>
        </w:trPr>
        <w:tc>
          <w:tcPr>
            <w:tcW w:w="1971" w:type="dxa"/>
            <w:shd w:val="clear" w:color="auto" w:fill="auto"/>
          </w:tcPr>
          <w:p w14:paraId="09458CFD" w14:textId="77777777" w:rsidR="00B740DF" w:rsidRPr="006F2E67" w:rsidRDefault="00B740DF" w:rsidP="00C41628">
            <w:r w:rsidRPr="006F2E67">
              <w:t>Channel Model</w:t>
            </w:r>
          </w:p>
        </w:tc>
        <w:tc>
          <w:tcPr>
            <w:tcW w:w="5314" w:type="dxa"/>
            <w:shd w:val="clear" w:color="auto" w:fill="auto"/>
          </w:tcPr>
          <w:p w14:paraId="4C3E751D" w14:textId="77777777" w:rsidR="00B740DF" w:rsidRPr="006F2E67" w:rsidRDefault="00B740DF" w:rsidP="00C41628">
            <w:r w:rsidRPr="006F2E67">
              <w:t xml:space="preserve">NR </w:t>
            </w:r>
            <w:r>
              <w:t>UMi street canyon</w:t>
            </w:r>
          </w:p>
        </w:tc>
      </w:tr>
      <w:tr w:rsidR="00B740DF" w:rsidRPr="006F2E67" w14:paraId="2E3C497E" w14:textId="77777777" w:rsidTr="00C41628">
        <w:trPr>
          <w:jc w:val="center"/>
        </w:trPr>
        <w:tc>
          <w:tcPr>
            <w:tcW w:w="1971" w:type="dxa"/>
            <w:shd w:val="clear" w:color="auto" w:fill="auto"/>
          </w:tcPr>
          <w:p w14:paraId="44AF5ED6" w14:textId="77777777" w:rsidR="00B740DF" w:rsidRPr="006F2E67" w:rsidRDefault="00B740DF" w:rsidP="00C41628">
            <w:r w:rsidRPr="006F2E67">
              <w:t>BS/AP Tx Power</w:t>
            </w:r>
          </w:p>
        </w:tc>
        <w:tc>
          <w:tcPr>
            <w:tcW w:w="5314" w:type="dxa"/>
            <w:shd w:val="clear" w:color="auto" w:fill="auto"/>
          </w:tcPr>
          <w:p w14:paraId="16D616FB" w14:textId="77777777" w:rsidR="00B740DF" w:rsidRPr="006F2E67" w:rsidRDefault="00B740DF" w:rsidP="00C41628">
            <w:r w:rsidRPr="006F2E67">
              <w:t>23dBm (total across all TX antennas)</w:t>
            </w:r>
          </w:p>
        </w:tc>
      </w:tr>
      <w:tr w:rsidR="00B740DF" w:rsidRPr="006F2E67" w14:paraId="38882EE9" w14:textId="77777777" w:rsidTr="00C41628">
        <w:trPr>
          <w:jc w:val="center"/>
        </w:trPr>
        <w:tc>
          <w:tcPr>
            <w:tcW w:w="1971" w:type="dxa"/>
            <w:shd w:val="clear" w:color="auto" w:fill="auto"/>
          </w:tcPr>
          <w:p w14:paraId="59DC23FD" w14:textId="77777777" w:rsidR="00B740DF" w:rsidRPr="006F2E67" w:rsidRDefault="00B740DF" w:rsidP="00C41628">
            <w:r w:rsidRPr="006F2E67">
              <w:t>UE/STA Tx Power</w:t>
            </w:r>
          </w:p>
        </w:tc>
        <w:tc>
          <w:tcPr>
            <w:tcW w:w="5314" w:type="dxa"/>
            <w:shd w:val="clear" w:color="auto" w:fill="auto"/>
          </w:tcPr>
          <w:p w14:paraId="6D5D8A1B" w14:textId="77777777" w:rsidR="00B740DF" w:rsidRPr="006F2E67" w:rsidRDefault="00B740DF" w:rsidP="00C41628">
            <w:r w:rsidRPr="006F2E67">
              <w:t>18dBm (total across all TX antennas)</w:t>
            </w:r>
          </w:p>
        </w:tc>
      </w:tr>
      <w:tr w:rsidR="00B740DF" w:rsidRPr="006F2E67" w14:paraId="7B1BA5FB" w14:textId="77777777" w:rsidTr="00C41628">
        <w:trPr>
          <w:jc w:val="center"/>
        </w:trPr>
        <w:tc>
          <w:tcPr>
            <w:tcW w:w="1971" w:type="dxa"/>
            <w:shd w:val="clear" w:color="auto" w:fill="auto"/>
          </w:tcPr>
          <w:p w14:paraId="5B7C7949" w14:textId="77777777" w:rsidR="00B740DF" w:rsidRPr="006F2E67" w:rsidRDefault="00B740DF" w:rsidP="00C41628">
            <w:r w:rsidRPr="006F2E67">
              <w:t>BS/AP Antenna gain</w:t>
            </w:r>
          </w:p>
        </w:tc>
        <w:tc>
          <w:tcPr>
            <w:tcW w:w="5314" w:type="dxa"/>
            <w:shd w:val="clear" w:color="auto" w:fill="auto"/>
          </w:tcPr>
          <w:p w14:paraId="5145BACA" w14:textId="77777777" w:rsidR="00B740DF" w:rsidRPr="006F2E67" w:rsidRDefault="00B740DF" w:rsidP="00C41628">
            <w:r w:rsidRPr="006F2E67">
              <w:t>0</w:t>
            </w:r>
            <w:r>
              <w:t xml:space="preserve"> </w:t>
            </w:r>
            <w:r w:rsidRPr="006F2E67">
              <w:t xml:space="preserve">dBi   </w:t>
            </w:r>
          </w:p>
        </w:tc>
      </w:tr>
      <w:tr w:rsidR="00B740DF" w:rsidRPr="006F2E67" w14:paraId="2F703B60" w14:textId="77777777" w:rsidTr="00C41628">
        <w:trPr>
          <w:jc w:val="center"/>
        </w:trPr>
        <w:tc>
          <w:tcPr>
            <w:tcW w:w="1971" w:type="dxa"/>
            <w:shd w:val="clear" w:color="auto" w:fill="auto"/>
          </w:tcPr>
          <w:p w14:paraId="6EBB7CC6" w14:textId="77777777" w:rsidR="00B740DF" w:rsidRPr="006F2E67" w:rsidRDefault="00B740DF" w:rsidP="00C41628">
            <w:r w:rsidRPr="006F2E67">
              <w:t>UE/STA Antenna gain</w:t>
            </w:r>
          </w:p>
        </w:tc>
        <w:tc>
          <w:tcPr>
            <w:tcW w:w="5314" w:type="dxa"/>
            <w:shd w:val="clear" w:color="auto" w:fill="auto"/>
          </w:tcPr>
          <w:p w14:paraId="29AEBC08" w14:textId="77777777" w:rsidR="00B740DF" w:rsidRPr="006F2E67" w:rsidRDefault="00B740DF" w:rsidP="00C41628">
            <w:r w:rsidRPr="006F2E67">
              <w:t>0 dBi</w:t>
            </w:r>
          </w:p>
        </w:tc>
      </w:tr>
      <w:tr w:rsidR="00B740DF" w:rsidRPr="006F2E67" w14:paraId="15465FED" w14:textId="77777777" w:rsidTr="00C41628">
        <w:trPr>
          <w:jc w:val="center"/>
        </w:trPr>
        <w:tc>
          <w:tcPr>
            <w:tcW w:w="1971" w:type="dxa"/>
            <w:shd w:val="clear" w:color="auto" w:fill="auto"/>
          </w:tcPr>
          <w:p w14:paraId="7FA29BC0" w14:textId="77777777" w:rsidR="00B740DF" w:rsidRPr="006F2E67" w:rsidRDefault="00B740DF" w:rsidP="00C41628">
            <w:r w:rsidRPr="006F2E67">
              <w:t>BS/AP Noise Figure</w:t>
            </w:r>
          </w:p>
        </w:tc>
        <w:tc>
          <w:tcPr>
            <w:tcW w:w="5314" w:type="dxa"/>
            <w:shd w:val="clear" w:color="auto" w:fill="auto"/>
          </w:tcPr>
          <w:p w14:paraId="1C3E18B4" w14:textId="77777777" w:rsidR="00B740DF" w:rsidRPr="006F2E67" w:rsidRDefault="00B740DF" w:rsidP="00C41628">
            <w:r w:rsidRPr="006F2E67">
              <w:t>5dB</w:t>
            </w:r>
          </w:p>
        </w:tc>
      </w:tr>
      <w:tr w:rsidR="00B740DF" w:rsidRPr="006F2E67" w14:paraId="70A7F68D" w14:textId="77777777" w:rsidTr="00C41628">
        <w:trPr>
          <w:jc w:val="center"/>
        </w:trPr>
        <w:tc>
          <w:tcPr>
            <w:tcW w:w="1971" w:type="dxa"/>
            <w:shd w:val="clear" w:color="auto" w:fill="auto"/>
          </w:tcPr>
          <w:p w14:paraId="47DAB2DB" w14:textId="77777777" w:rsidR="00B740DF" w:rsidRPr="006F2E67" w:rsidRDefault="00B740DF" w:rsidP="00C41628">
            <w:r w:rsidRPr="006F2E67">
              <w:t>UE/STA Receiver Noise Figure</w:t>
            </w:r>
          </w:p>
        </w:tc>
        <w:tc>
          <w:tcPr>
            <w:tcW w:w="5314" w:type="dxa"/>
            <w:shd w:val="clear" w:color="auto" w:fill="auto"/>
          </w:tcPr>
          <w:p w14:paraId="2C0C5865" w14:textId="77777777" w:rsidR="00B740DF" w:rsidRPr="006F2E67" w:rsidRDefault="00B740DF" w:rsidP="00C41628">
            <w:r w:rsidRPr="006F2E67">
              <w:t>9dB</w:t>
            </w:r>
          </w:p>
        </w:tc>
      </w:tr>
      <w:tr w:rsidR="00B740DF" w:rsidRPr="006F2E67" w14:paraId="05A697AE" w14:textId="77777777" w:rsidTr="00C41628">
        <w:trPr>
          <w:jc w:val="center"/>
        </w:trPr>
        <w:tc>
          <w:tcPr>
            <w:tcW w:w="1971" w:type="dxa"/>
            <w:shd w:val="clear" w:color="auto" w:fill="auto"/>
          </w:tcPr>
          <w:p w14:paraId="76AA7395" w14:textId="77777777" w:rsidR="00B740DF" w:rsidRPr="006F2E67" w:rsidRDefault="00B740DF" w:rsidP="00C41628">
            <w:r w:rsidRPr="006F2E67">
              <w:t>Minimum received power from serving cell for UE dropping</w:t>
            </w:r>
          </w:p>
        </w:tc>
        <w:tc>
          <w:tcPr>
            <w:tcW w:w="5314" w:type="dxa"/>
            <w:shd w:val="clear" w:color="auto" w:fill="auto"/>
          </w:tcPr>
          <w:p w14:paraId="04211EC8" w14:textId="77777777" w:rsidR="00B740DF" w:rsidRPr="006F2E67" w:rsidRDefault="00B740DF" w:rsidP="00C41628">
            <w:r w:rsidRPr="006F2E67">
              <w:t>-82dBm</w:t>
            </w:r>
          </w:p>
        </w:tc>
      </w:tr>
      <w:tr w:rsidR="00B740DF" w:rsidRPr="006F2E67" w14:paraId="12ADD546" w14:textId="77777777" w:rsidTr="00C41628">
        <w:trPr>
          <w:jc w:val="center"/>
        </w:trPr>
        <w:tc>
          <w:tcPr>
            <w:tcW w:w="1971" w:type="dxa"/>
            <w:shd w:val="clear" w:color="auto" w:fill="auto"/>
          </w:tcPr>
          <w:p w14:paraId="6315AA74" w14:textId="77777777" w:rsidR="00B740DF" w:rsidRPr="006F2E67" w:rsidRDefault="00B740DF" w:rsidP="00C41628">
            <w:r w:rsidRPr="006F2E67">
              <w:t>UE receiver</w:t>
            </w:r>
          </w:p>
        </w:tc>
        <w:tc>
          <w:tcPr>
            <w:tcW w:w="5314" w:type="dxa"/>
            <w:shd w:val="clear" w:color="auto" w:fill="auto"/>
          </w:tcPr>
          <w:p w14:paraId="5138FF7A" w14:textId="77777777" w:rsidR="00B740DF" w:rsidRPr="006F2E67" w:rsidRDefault="00B740DF" w:rsidP="00C41628">
            <w:r w:rsidRPr="00CA7A13">
              <w:t>MMSE-IRC as the baseline receiver</w:t>
            </w:r>
          </w:p>
        </w:tc>
      </w:tr>
      <w:tr w:rsidR="00B740DF" w:rsidRPr="006F2E67" w14:paraId="277C78FF" w14:textId="77777777" w:rsidTr="00C41628">
        <w:trPr>
          <w:jc w:val="center"/>
        </w:trPr>
        <w:tc>
          <w:tcPr>
            <w:tcW w:w="1971" w:type="dxa"/>
            <w:shd w:val="clear" w:color="auto" w:fill="auto"/>
          </w:tcPr>
          <w:p w14:paraId="31DB8BC3" w14:textId="77777777" w:rsidR="00B740DF" w:rsidRPr="006F2E67" w:rsidRDefault="00B740DF" w:rsidP="00C41628">
            <w:r w:rsidRPr="006F2E67">
              <w:t>BS/AP antenna Array configuration</w:t>
            </w:r>
          </w:p>
        </w:tc>
        <w:tc>
          <w:tcPr>
            <w:tcW w:w="5314" w:type="dxa"/>
            <w:shd w:val="clear" w:color="auto" w:fill="auto"/>
          </w:tcPr>
          <w:p w14:paraId="4E8D8D8F" w14:textId="77777777" w:rsidR="00B740DF" w:rsidRPr="006F2E67" w:rsidRDefault="00B740DF" w:rsidP="00C41628">
            <w:r w:rsidRPr="00CA7A13">
              <w:t>(M, N, P, M</w:t>
            </w:r>
            <w:r w:rsidRPr="006F2E67">
              <w:rPr>
                <w:vertAlign w:val="subscript"/>
              </w:rPr>
              <w:t>g</w:t>
            </w:r>
            <w:r w:rsidRPr="00CA7A13">
              <w:t>, N</w:t>
            </w:r>
            <w:r w:rsidRPr="006F2E67">
              <w:rPr>
                <w:vertAlign w:val="subscript"/>
              </w:rPr>
              <w:t>g</w:t>
            </w:r>
            <w:r w:rsidRPr="00CA7A13">
              <w:t>)  = (1, 2, 2, 1, 1), dH = dV = 0.5 λ</w:t>
            </w:r>
          </w:p>
        </w:tc>
      </w:tr>
      <w:tr w:rsidR="00B740DF" w:rsidRPr="00293776" w14:paraId="31B61B2F" w14:textId="77777777" w:rsidTr="00C41628">
        <w:trPr>
          <w:jc w:val="center"/>
        </w:trPr>
        <w:tc>
          <w:tcPr>
            <w:tcW w:w="1971" w:type="dxa"/>
            <w:shd w:val="clear" w:color="auto" w:fill="auto"/>
          </w:tcPr>
          <w:p w14:paraId="6D3AA481" w14:textId="77777777" w:rsidR="00B740DF" w:rsidRPr="006F2E67" w:rsidRDefault="00B740DF" w:rsidP="00C41628">
            <w:r w:rsidRPr="006F2E67">
              <w:lastRenderedPageBreak/>
              <w:t>UE/STA antenna Array configuration</w:t>
            </w:r>
          </w:p>
        </w:tc>
        <w:tc>
          <w:tcPr>
            <w:tcW w:w="5314" w:type="dxa"/>
            <w:shd w:val="clear" w:color="auto" w:fill="auto"/>
          </w:tcPr>
          <w:p w14:paraId="7DC5C8D8" w14:textId="77777777" w:rsidR="00B740DF" w:rsidRDefault="00B740DF" w:rsidP="00C41628">
            <w:r>
              <w:t xml:space="preserve">Baseline Tx/Rx: </w:t>
            </w:r>
            <w:r w:rsidRPr="00CA7A13">
              <w:t xml:space="preserve">(M, N, P, Mg, Ng) = (1, </w:t>
            </w:r>
            <w:r>
              <w:t>1</w:t>
            </w:r>
            <w:r w:rsidRPr="00CA7A13">
              <w:t>, 2, 1, 1), dH = dV = 0.5 λ</w:t>
            </w:r>
          </w:p>
          <w:p w14:paraId="27B6FA89" w14:textId="77777777" w:rsidR="00B740DF" w:rsidRPr="00293776" w:rsidRDefault="00B740DF" w:rsidP="00C41628">
            <w:r>
              <w:t xml:space="preserve">Optional Tx/Rx: </w:t>
            </w:r>
            <w:r w:rsidRPr="00CA7A13">
              <w:t xml:space="preserve">(M, N, P, Mg, Ng) = (1, </w:t>
            </w:r>
            <w:r>
              <w:t>2</w:t>
            </w:r>
            <w:r w:rsidRPr="00CA7A13">
              <w:t>, 2, 1, 1), dH = dV = 0.5 λ</w:t>
            </w:r>
          </w:p>
        </w:tc>
      </w:tr>
      <w:tr w:rsidR="00B740DF" w:rsidRPr="00CA7A13" w14:paraId="7585F2C4" w14:textId="77777777" w:rsidTr="00C41628">
        <w:trPr>
          <w:jc w:val="center"/>
        </w:trPr>
        <w:tc>
          <w:tcPr>
            <w:tcW w:w="1971" w:type="dxa"/>
            <w:shd w:val="clear" w:color="auto" w:fill="auto"/>
          </w:tcPr>
          <w:p w14:paraId="323DA381" w14:textId="77777777" w:rsidR="00B740DF" w:rsidRPr="006F2E67" w:rsidRDefault="00B740DF" w:rsidP="00C41628">
            <w:r w:rsidRPr="006F2E67">
              <w:t>Traffic model</w:t>
            </w:r>
          </w:p>
        </w:tc>
        <w:tc>
          <w:tcPr>
            <w:tcW w:w="5314" w:type="dxa"/>
            <w:shd w:val="clear" w:color="auto" w:fill="auto"/>
          </w:tcPr>
          <w:p w14:paraId="01B66602" w14:textId="77777777" w:rsidR="00B740DF" w:rsidRDefault="00B740DF" w:rsidP="00C41628">
            <w:r>
              <w:t xml:space="preserve">Use 36.889 Table A.1.1. </w:t>
            </w:r>
          </w:p>
          <w:p w14:paraId="4D73FB8B" w14:textId="77777777" w:rsidR="00B740DF" w:rsidRPr="00CA7A13" w:rsidRDefault="00B740DF" w:rsidP="00C41628">
            <w:r>
              <w:t>Note: Results based on the mixed traffic models can be used to determine the design.</w:t>
            </w:r>
          </w:p>
        </w:tc>
      </w:tr>
      <w:tr w:rsidR="00B740DF" w:rsidRPr="006F2E67" w14:paraId="1A4D3494" w14:textId="77777777" w:rsidTr="00C41628">
        <w:trPr>
          <w:jc w:val="center"/>
        </w:trPr>
        <w:tc>
          <w:tcPr>
            <w:tcW w:w="1971" w:type="dxa"/>
            <w:shd w:val="clear" w:color="auto" w:fill="auto"/>
          </w:tcPr>
          <w:p w14:paraId="2EBF2FEE" w14:textId="77777777" w:rsidR="00B740DF" w:rsidRPr="006F2E67" w:rsidRDefault="00B740DF" w:rsidP="00C41628">
            <w:r w:rsidRPr="006F2E67">
              <w:t>UE/STA to UE/STA link pathloss model</w:t>
            </w:r>
          </w:p>
        </w:tc>
        <w:tc>
          <w:tcPr>
            <w:tcW w:w="5314" w:type="dxa"/>
            <w:shd w:val="clear" w:color="auto" w:fill="auto"/>
          </w:tcPr>
          <w:p w14:paraId="779E987F" w14:textId="77777777" w:rsidR="00B740DF" w:rsidRPr="006F2E67" w:rsidRDefault="00B740DF" w:rsidP="00C41628">
            <w:r w:rsidRPr="006F2E67">
              <w:t xml:space="preserve">Directly use </w:t>
            </w:r>
            <w:r>
              <w:t xml:space="preserve">UMi street canyon </w:t>
            </w:r>
            <w:r w:rsidRPr="006F2E67">
              <w:t xml:space="preserve">pathloss model with proper d_3D with </w:t>
            </w:r>
            <w:r>
              <w:t xml:space="preserve">UMi street canyon </w:t>
            </w:r>
            <w:r w:rsidRPr="006F2E67">
              <w:t>LOS probability</w:t>
            </w:r>
          </w:p>
        </w:tc>
      </w:tr>
      <w:tr w:rsidR="00B740DF" w:rsidRPr="006F2E67" w14:paraId="26681940" w14:textId="77777777" w:rsidTr="00C41628">
        <w:trPr>
          <w:jc w:val="center"/>
        </w:trPr>
        <w:tc>
          <w:tcPr>
            <w:tcW w:w="1971" w:type="dxa"/>
            <w:shd w:val="clear" w:color="auto" w:fill="auto"/>
          </w:tcPr>
          <w:p w14:paraId="1EE6CFBC" w14:textId="77777777" w:rsidR="00B740DF" w:rsidRPr="006F2E67" w:rsidRDefault="00B740DF" w:rsidP="00C41628">
            <w:r w:rsidRPr="006F2E67">
              <w:t>gNB to gNB link pathloss model</w:t>
            </w:r>
          </w:p>
        </w:tc>
        <w:tc>
          <w:tcPr>
            <w:tcW w:w="5314" w:type="dxa"/>
            <w:shd w:val="clear" w:color="auto" w:fill="auto"/>
          </w:tcPr>
          <w:p w14:paraId="17BC1B18" w14:textId="77777777" w:rsidR="00B740DF" w:rsidRPr="006F2E67" w:rsidRDefault="00B740DF" w:rsidP="00C41628">
            <w:r w:rsidRPr="006F2E67">
              <w:t xml:space="preserve">Directly use </w:t>
            </w:r>
            <w:r>
              <w:t xml:space="preserve">UMi street canyon </w:t>
            </w:r>
            <w:r w:rsidRPr="006F2E67">
              <w:t xml:space="preserve">pathloss model with proper d_3D with </w:t>
            </w:r>
            <w:r>
              <w:t xml:space="preserve">UMi street canyon </w:t>
            </w:r>
            <w:r w:rsidRPr="006F2E67">
              <w:t>LOS probability</w:t>
            </w:r>
          </w:p>
        </w:tc>
      </w:tr>
    </w:tbl>
    <w:p w14:paraId="029D6234" w14:textId="77777777" w:rsidR="00B740DF" w:rsidRDefault="00B740DF" w:rsidP="00B740DF">
      <w:pPr>
        <w:rPr>
          <w:lang w:eastAsia="x-none"/>
        </w:rPr>
      </w:pPr>
    </w:p>
    <w:p w14:paraId="6ACD0FF9" w14:textId="77777777" w:rsidR="00B740DF" w:rsidRDefault="00B740DF" w:rsidP="00B740DF">
      <w:pPr>
        <w:rPr>
          <w:rFonts w:eastAsia="Times New Roman"/>
        </w:rPr>
      </w:pPr>
    </w:p>
    <w:p w14:paraId="612DD800" w14:textId="3A0C6218" w:rsidR="00B740DF" w:rsidRPr="00173008" w:rsidRDefault="00B740DF" w:rsidP="00B740DF">
      <w:pPr>
        <w:rPr>
          <w:rFonts w:eastAsia="Times New Roman"/>
        </w:rPr>
      </w:pPr>
      <w:r w:rsidRPr="00F94629">
        <w:rPr>
          <w:rFonts w:eastAsia="Times New Roman"/>
          <w:highlight w:val="cyan"/>
        </w:rPr>
        <w:t>Email discussion on calibration of parameters A and X targeting a single setting of parameters for both outdoor scenarios</w:t>
      </w:r>
      <w:r>
        <w:rPr>
          <w:rFonts w:eastAsia="Times New Roman"/>
          <w:highlight w:val="cyan"/>
        </w:rPr>
        <w:t xml:space="preserve"> until August 2</w:t>
      </w:r>
      <w:r w:rsidR="00173008" w:rsidRPr="00173008">
        <w:rPr>
          <w:rFonts w:eastAsia="Times New Roman"/>
          <w:highlight w:val="cyan"/>
          <w:vertAlign w:val="superscript"/>
        </w:rPr>
        <w:t>nd</w:t>
      </w:r>
      <w:r>
        <w:rPr>
          <w:rFonts w:eastAsia="Times New Roman"/>
          <w:highlight w:val="cyan"/>
        </w:rPr>
        <w:t>, 2018</w:t>
      </w:r>
      <w:r w:rsidRPr="00F94629">
        <w:rPr>
          <w:rFonts w:eastAsia="Times New Roman"/>
          <w:highlight w:val="cyan"/>
        </w:rPr>
        <w:tab/>
        <w:t>Qualcomm (Jing)</w:t>
      </w:r>
      <w:r w:rsidR="00173008">
        <w:rPr>
          <w:rFonts w:eastAsia="Times New Roman"/>
        </w:rPr>
        <w:t>.</w:t>
      </w:r>
    </w:p>
    <w:p w14:paraId="36C466E5" w14:textId="77777777" w:rsidR="00B740DF" w:rsidRDefault="00B740DF" w:rsidP="00B740DF">
      <w:pPr>
        <w:pStyle w:val="Heading3"/>
      </w:pPr>
      <w:bookmarkStart w:id="4411" w:name="_Toc513839911"/>
      <w:bookmarkStart w:id="4412" w:name="_Toc516232673"/>
      <w:r w:rsidRPr="000A4333">
        <w:t>Frame structure for NR-U operation</w:t>
      </w:r>
      <w:bookmarkEnd w:id="4411"/>
      <w:bookmarkEnd w:id="4412"/>
    </w:p>
    <w:p w14:paraId="27AC3270" w14:textId="31971FA2" w:rsidR="00B740DF" w:rsidRDefault="0058452E" w:rsidP="00B740DF">
      <w:pPr>
        <w:rPr>
          <w:lang w:eastAsia="x-none"/>
        </w:rPr>
      </w:pPr>
      <w:hyperlink r:id="rId2244" w:history="1">
        <w:r w:rsidR="000F2B08">
          <w:rPr>
            <w:rStyle w:val="Hyperlink"/>
            <w:lang w:eastAsia="x-none"/>
          </w:rPr>
          <w:t>R1-1805917</w:t>
        </w:r>
      </w:hyperlink>
      <w:r w:rsidR="00B740DF">
        <w:rPr>
          <w:lang w:eastAsia="x-none"/>
        </w:rPr>
        <w:tab/>
        <w:t>NR frame structure on unlicensed bands</w:t>
      </w:r>
      <w:r w:rsidR="00B740DF">
        <w:rPr>
          <w:lang w:eastAsia="x-none"/>
        </w:rPr>
        <w:tab/>
        <w:t>Huawei, HiSilicon</w:t>
      </w:r>
    </w:p>
    <w:p w14:paraId="1417C4F6" w14:textId="02224DE5" w:rsidR="00B740DF" w:rsidRDefault="0058452E" w:rsidP="00B740DF">
      <w:pPr>
        <w:rPr>
          <w:lang w:eastAsia="x-none"/>
        </w:rPr>
      </w:pPr>
      <w:hyperlink r:id="rId2245" w:history="1">
        <w:r w:rsidR="000F2B08">
          <w:rPr>
            <w:rStyle w:val="Hyperlink"/>
            <w:lang w:eastAsia="x-none"/>
          </w:rPr>
          <w:t>R1-1806083</w:t>
        </w:r>
      </w:hyperlink>
      <w:r w:rsidR="00B740DF">
        <w:rPr>
          <w:lang w:eastAsia="x-none"/>
        </w:rPr>
        <w:tab/>
        <w:t>Frame structure for NR-U operation</w:t>
      </w:r>
      <w:r w:rsidR="00B740DF">
        <w:rPr>
          <w:lang w:eastAsia="x-none"/>
        </w:rPr>
        <w:tab/>
        <w:t>vivo</w:t>
      </w:r>
    </w:p>
    <w:p w14:paraId="6EEBD5C6" w14:textId="222331BC" w:rsidR="00B740DF" w:rsidRDefault="0058452E" w:rsidP="00B740DF">
      <w:pPr>
        <w:rPr>
          <w:lang w:eastAsia="x-none"/>
        </w:rPr>
      </w:pPr>
      <w:hyperlink r:id="rId2246" w:history="1">
        <w:r w:rsidR="000F2B08">
          <w:rPr>
            <w:rStyle w:val="Hyperlink"/>
            <w:lang w:eastAsia="x-none"/>
          </w:rPr>
          <w:t>R1-1806105</w:t>
        </w:r>
      </w:hyperlink>
      <w:r w:rsidR="00B740DF">
        <w:rPr>
          <w:lang w:eastAsia="x-none"/>
        </w:rPr>
        <w:tab/>
        <w:t>Frame Structure for NR-U Operation</w:t>
      </w:r>
      <w:r w:rsidR="00B740DF">
        <w:rPr>
          <w:lang w:eastAsia="x-none"/>
        </w:rPr>
        <w:tab/>
        <w:t>Nokia, Nokia Shanghai Bell</w:t>
      </w:r>
    </w:p>
    <w:p w14:paraId="687506E9" w14:textId="411E4191" w:rsidR="00B740DF" w:rsidRDefault="0058452E" w:rsidP="00B740DF">
      <w:pPr>
        <w:rPr>
          <w:lang w:eastAsia="x-none"/>
        </w:rPr>
      </w:pPr>
      <w:hyperlink r:id="rId2247" w:history="1">
        <w:r w:rsidR="000F2B08">
          <w:rPr>
            <w:rStyle w:val="Hyperlink"/>
            <w:lang w:eastAsia="x-none"/>
          </w:rPr>
          <w:t>R1-1806123</w:t>
        </w:r>
      </w:hyperlink>
      <w:r w:rsidR="00B740DF">
        <w:rPr>
          <w:lang w:eastAsia="x-none"/>
        </w:rPr>
        <w:tab/>
        <w:t>Discussion on flextible starting positions and related PDCCH monitoring for NR-U</w:t>
      </w:r>
      <w:r w:rsidR="00B740DF">
        <w:rPr>
          <w:lang w:eastAsia="x-none"/>
        </w:rPr>
        <w:tab/>
        <w:t>Fujitsu</w:t>
      </w:r>
    </w:p>
    <w:p w14:paraId="6C970DC1" w14:textId="24A9E97B" w:rsidR="00B740DF" w:rsidRDefault="0058452E" w:rsidP="00B740DF">
      <w:pPr>
        <w:rPr>
          <w:lang w:eastAsia="x-none"/>
        </w:rPr>
      </w:pPr>
      <w:hyperlink r:id="rId2248" w:history="1">
        <w:r w:rsidR="000F2B08">
          <w:rPr>
            <w:rStyle w:val="Hyperlink"/>
            <w:lang w:eastAsia="x-none"/>
          </w:rPr>
          <w:t>R1-1806250</w:t>
        </w:r>
      </w:hyperlink>
      <w:r w:rsidR="00B740DF">
        <w:rPr>
          <w:lang w:eastAsia="x-none"/>
        </w:rPr>
        <w:tab/>
        <w:t>Frame structure for NR-U</w:t>
      </w:r>
      <w:r w:rsidR="00B740DF">
        <w:rPr>
          <w:lang w:eastAsia="x-none"/>
        </w:rPr>
        <w:tab/>
        <w:t>Ericsson</w:t>
      </w:r>
    </w:p>
    <w:p w14:paraId="79F7A1A4" w14:textId="1B72EE66" w:rsidR="00B740DF" w:rsidRDefault="0058452E" w:rsidP="00B740DF">
      <w:pPr>
        <w:rPr>
          <w:lang w:eastAsia="x-none"/>
        </w:rPr>
      </w:pPr>
      <w:hyperlink r:id="rId2249" w:history="1">
        <w:r w:rsidR="000F2B08">
          <w:rPr>
            <w:rStyle w:val="Hyperlink"/>
            <w:lang w:eastAsia="x-none"/>
          </w:rPr>
          <w:t>R1-1806314</w:t>
        </w:r>
      </w:hyperlink>
      <w:r w:rsidR="00B740DF">
        <w:rPr>
          <w:lang w:eastAsia="x-none"/>
        </w:rPr>
        <w:tab/>
        <w:t>Frame Structure for NR Unlicensed Operations</w:t>
      </w:r>
      <w:r w:rsidR="00B740DF">
        <w:rPr>
          <w:lang w:eastAsia="x-none"/>
        </w:rPr>
        <w:tab/>
        <w:t>CATT</w:t>
      </w:r>
    </w:p>
    <w:p w14:paraId="2C010C96" w14:textId="66DB517A" w:rsidR="00B740DF" w:rsidRDefault="0058452E" w:rsidP="00B740DF">
      <w:pPr>
        <w:rPr>
          <w:lang w:eastAsia="x-none"/>
        </w:rPr>
      </w:pPr>
      <w:hyperlink r:id="rId2250" w:history="1">
        <w:r w:rsidR="000F2B08">
          <w:rPr>
            <w:rStyle w:val="Hyperlink"/>
            <w:lang w:eastAsia="x-none"/>
          </w:rPr>
          <w:t>R1-1806345</w:t>
        </w:r>
      </w:hyperlink>
      <w:r w:rsidR="00B740DF">
        <w:rPr>
          <w:lang w:eastAsia="x-none"/>
        </w:rPr>
        <w:tab/>
        <w:t>Frame structure for NR-U operation</w:t>
      </w:r>
      <w:r w:rsidR="00B740DF">
        <w:rPr>
          <w:lang w:eastAsia="x-none"/>
        </w:rPr>
        <w:tab/>
        <w:t>Lenovo, Motorola Mobility</w:t>
      </w:r>
    </w:p>
    <w:p w14:paraId="3F4CA1A5" w14:textId="733ED6CE" w:rsidR="00B740DF" w:rsidRDefault="0058452E" w:rsidP="00B740DF">
      <w:pPr>
        <w:rPr>
          <w:lang w:eastAsia="x-none"/>
        </w:rPr>
      </w:pPr>
      <w:hyperlink r:id="rId2251" w:history="1">
        <w:r w:rsidR="000F2B08">
          <w:rPr>
            <w:rStyle w:val="Hyperlink"/>
            <w:lang w:eastAsia="x-none"/>
          </w:rPr>
          <w:t>R1-1806459</w:t>
        </w:r>
      </w:hyperlink>
      <w:r w:rsidR="00B740DF">
        <w:rPr>
          <w:lang w:eastAsia="x-none"/>
        </w:rPr>
        <w:tab/>
        <w:t>Discussion on frame structure for NR-U</w:t>
      </w:r>
      <w:r w:rsidR="00B740DF">
        <w:rPr>
          <w:lang w:eastAsia="x-none"/>
        </w:rPr>
        <w:tab/>
        <w:t>ZTE Corporation</w:t>
      </w:r>
    </w:p>
    <w:p w14:paraId="79E217E5" w14:textId="75D387B0" w:rsidR="00B740DF" w:rsidRDefault="0058452E" w:rsidP="00B740DF">
      <w:pPr>
        <w:rPr>
          <w:lang w:eastAsia="x-none"/>
        </w:rPr>
      </w:pPr>
      <w:hyperlink r:id="rId2252" w:history="1">
        <w:r w:rsidR="000F2B08">
          <w:rPr>
            <w:rStyle w:val="Hyperlink"/>
            <w:lang w:eastAsia="x-none"/>
          </w:rPr>
          <w:t>R1-1806541</w:t>
        </w:r>
      </w:hyperlink>
      <w:r w:rsidR="00B740DF">
        <w:rPr>
          <w:lang w:eastAsia="x-none"/>
        </w:rPr>
        <w:tab/>
        <w:t>On the NR frame structure to support unlicensed operation</w:t>
      </w:r>
      <w:r w:rsidR="00B740DF">
        <w:rPr>
          <w:lang w:eastAsia="x-none"/>
        </w:rPr>
        <w:tab/>
        <w:t>Intel Corporation</w:t>
      </w:r>
    </w:p>
    <w:p w14:paraId="71BBAE0A" w14:textId="2DE9B308" w:rsidR="00B740DF" w:rsidRDefault="0058452E" w:rsidP="00B740DF">
      <w:pPr>
        <w:rPr>
          <w:lang w:eastAsia="x-none"/>
        </w:rPr>
      </w:pPr>
      <w:hyperlink r:id="rId2253" w:history="1">
        <w:r w:rsidR="000F2B08">
          <w:rPr>
            <w:rStyle w:val="Hyperlink"/>
            <w:lang w:eastAsia="x-none"/>
          </w:rPr>
          <w:t>R1-1806567</w:t>
        </w:r>
      </w:hyperlink>
      <w:r w:rsidR="00B740DF">
        <w:rPr>
          <w:lang w:eastAsia="x-none"/>
        </w:rPr>
        <w:tab/>
        <w:t>Considerations on frame structure for NR unlicensed operations</w:t>
      </w:r>
      <w:r w:rsidR="00B740DF">
        <w:rPr>
          <w:lang w:eastAsia="x-none"/>
        </w:rPr>
        <w:tab/>
        <w:t>Sony</w:t>
      </w:r>
    </w:p>
    <w:p w14:paraId="4810AD98" w14:textId="57113DC7" w:rsidR="00B740DF" w:rsidRDefault="0058452E" w:rsidP="00B740DF">
      <w:pPr>
        <w:rPr>
          <w:lang w:eastAsia="x-none"/>
        </w:rPr>
      </w:pPr>
      <w:hyperlink r:id="rId2254" w:history="1">
        <w:r w:rsidR="000F2B08">
          <w:rPr>
            <w:rStyle w:val="Hyperlink"/>
            <w:lang w:eastAsia="x-none"/>
          </w:rPr>
          <w:t>R1-1806642</w:t>
        </w:r>
      </w:hyperlink>
      <w:r w:rsidR="00B740DF">
        <w:rPr>
          <w:lang w:eastAsia="x-none"/>
        </w:rPr>
        <w:tab/>
        <w:t>Frame structure for NR unlicensed operation</w:t>
      </w:r>
      <w:r w:rsidR="00B740DF">
        <w:rPr>
          <w:lang w:eastAsia="x-none"/>
        </w:rPr>
        <w:tab/>
        <w:t>LG Electronics</w:t>
      </w:r>
    </w:p>
    <w:p w14:paraId="42E072B7" w14:textId="17B73D25" w:rsidR="00B740DF" w:rsidRDefault="0058452E" w:rsidP="00B740DF">
      <w:pPr>
        <w:rPr>
          <w:lang w:eastAsia="x-none"/>
        </w:rPr>
      </w:pPr>
      <w:hyperlink r:id="rId2255" w:history="1">
        <w:r w:rsidR="000F2B08">
          <w:rPr>
            <w:rStyle w:val="Hyperlink"/>
            <w:lang w:eastAsia="x-none"/>
          </w:rPr>
          <w:t>R1-1806758</w:t>
        </w:r>
      </w:hyperlink>
      <w:r w:rsidR="00B740DF">
        <w:rPr>
          <w:lang w:eastAsia="x-none"/>
        </w:rPr>
        <w:tab/>
        <w:t>Frame structure for NR-U</w:t>
      </w:r>
      <w:r w:rsidR="00B740DF">
        <w:rPr>
          <w:lang w:eastAsia="x-none"/>
        </w:rPr>
        <w:tab/>
        <w:t>Samsung</w:t>
      </w:r>
    </w:p>
    <w:p w14:paraId="379DAFCC" w14:textId="64C32A66" w:rsidR="00B740DF" w:rsidRDefault="0058452E" w:rsidP="00B740DF">
      <w:pPr>
        <w:rPr>
          <w:lang w:eastAsia="x-none"/>
        </w:rPr>
      </w:pPr>
      <w:hyperlink r:id="rId2256" w:history="1">
        <w:r w:rsidR="000F2B08">
          <w:rPr>
            <w:rStyle w:val="Hyperlink"/>
            <w:lang w:eastAsia="x-none"/>
          </w:rPr>
          <w:t>R1-1806794</w:t>
        </w:r>
      </w:hyperlink>
      <w:r w:rsidR="00B740DF">
        <w:rPr>
          <w:lang w:eastAsia="x-none"/>
        </w:rPr>
        <w:tab/>
        <w:t>On frame structure design for NR-U operation</w:t>
      </w:r>
      <w:r w:rsidR="00B740DF">
        <w:rPr>
          <w:lang w:eastAsia="x-none"/>
        </w:rPr>
        <w:tab/>
        <w:t>MediaTek Inc.</w:t>
      </w:r>
    </w:p>
    <w:p w14:paraId="376DEC5E" w14:textId="4DCD1593" w:rsidR="00B740DF" w:rsidRDefault="0058452E" w:rsidP="00B740DF">
      <w:pPr>
        <w:rPr>
          <w:lang w:eastAsia="x-none"/>
        </w:rPr>
      </w:pPr>
      <w:hyperlink r:id="rId2257" w:history="1">
        <w:r w:rsidR="000F2B08">
          <w:rPr>
            <w:rStyle w:val="Hyperlink"/>
            <w:lang w:eastAsia="x-none"/>
          </w:rPr>
          <w:t>R1-1806849</w:t>
        </w:r>
      </w:hyperlink>
      <w:r w:rsidR="00B740DF">
        <w:rPr>
          <w:lang w:eastAsia="x-none"/>
        </w:rPr>
        <w:tab/>
        <w:t>Frame structure for NR-U</w:t>
      </w:r>
      <w:r w:rsidR="00B740DF">
        <w:rPr>
          <w:lang w:eastAsia="x-none"/>
        </w:rPr>
        <w:tab/>
        <w:t>OPPO</w:t>
      </w:r>
    </w:p>
    <w:p w14:paraId="0F11A206" w14:textId="1F9F770D" w:rsidR="00B740DF" w:rsidRDefault="0058452E" w:rsidP="00B740DF">
      <w:pPr>
        <w:rPr>
          <w:lang w:eastAsia="x-none"/>
        </w:rPr>
      </w:pPr>
      <w:hyperlink r:id="rId2258" w:history="1">
        <w:r w:rsidR="000F2B08">
          <w:rPr>
            <w:rStyle w:val="Hyperlink"/>
            <w:lang w:eastAsia="x-none"/>
          </w:rPr>
          <w:t>R1-1806987</w:t>
        </w:r>
      </w:hyperlink>
      <w:r w:rsidR="00B740DF">
        <w:rPr>
          <w:lang w:eastAsia="x-none"/>
        </w:rPr>
        <w:tab/>
        <w:t>Frame structure for NR-U operation</w:t>
      </w:r>
      <w:r w:rsidR="00B740DF">
        <w:rPr>
          <w:lang w:eastAsia="x-none"/>
        </w:rPr>
        <w:tab/>
        <w:t>AT&amp;T</w:t>
      </w:r>
    </w:p>
    <w:p w14:paraId="32818BC9" w14:textId="23076F3A" w:rsidR="00B740DF" w:rsidRDefault="0058452E" w:rsidP="00B740DF">
      <w:pPr>
        <w:rPr>
          <w:lang w:eastAsia="x-none"/>
        </w:rPr>
      </w:pPr>
      <w:hyperlink r:id="rId2259" w:history="1">
        <w:r w:rsidR="000F2B08">
          <w:rPr>
            <w:rStyle w:val="Hyperlink"/>
            <w:lang w:eastAsia="x-none"/>
          </w:rPr>
          <w:t>R1-1807034</w:t>
        </w:r>
      </w:hyperlink>
      <w:r w:rsidR="00B740DF">
        <w:rPr>
          <w:lang w:eastAsia="x-none"/>
        </w:rPr>
        <w:tab/>
        <w:t xml:space="preserve">On NR-Unlicensed Frame Structure </w:t>
      </w:r>
      <w:r w:rsidR="00B740DF">
        <w:rPr>
          <w:lang w:eastAsia="x-none"/>
        </w:rPr>
        <w:tab/>
        <w:t>InterDigital, Inc.</w:t>
      </w:r>
    </w:p>
    <w:p w14:paraId="2EDC5C10" w14:textId="6D911F36" w:rsidR="00B740DF" w:rsidRDefault="0058452E" w:rsidP="00B740DF">
      <w:pPr>
        <w:rPr>
          <w:lang w:eastAsia="x-none"/>
        </w:rPr>
      </w:pPr>
      <w:hyperlink r:id="rId2260" w:history="1">
        <w:r w:rsidR="000F2B08">
          <w:rPr>
            <w:rStyle w:val="Hyperlink"/>
            <w:lang w:eastAsia="x-none"/>
          </w:rPr>
          <w:t>R1-1807141</w:t>
        </w:r>
      </w:hyperlink>
      <w:r w:rsidR="00B740DF">
        <w:rPr>
          <w:lang w:eastAsia="x-none"/>
        </w:rPr>
        <w:tab/>
        <w:t>Frame structure and numerology for NR-U</w:t>
      </w:r>
      <w:r w:rsidR="00B740DF">
        <w:rPr>
          <w:lang w:eastAsia="x-none"/>
        </w:rPr>
        <w:tab/>
        <w:t>ITL</w:t>
      </w:r>
    </w:p>
    <w:p w14:paraId="56C49493" w14:textId="45DC9654" w:rsidR="00B740DF" w:rsidRDefault="0058452E" w:rsidP="00B740DF">
      <w:pPr>
        <w:rPr>
          <w:lang w:eastAsia="x-none"/>
        </w:rPr>
      </w:pPr>
      <w:hyperlink r:id="rId2261" w:history="1">
        <w:r w:rsidR="000F2B08">
          <w:rPr>
            <w:rStyle w:val="Hyperlink"/>
            <w:lang w:eastAsia="x-none"/>
          </w:rPr>
          <w:t>R1-1807204</w:t>
        </w:r>
      </w:hyperlink>
      <w:r w:rsidR="00B740DF">
        <w:rPr>
          <w:lang w:eastAsia="x-none"/>
        </w:rPr>
        <w:tab/>
        <w:t>Frame structure design in NR-U</w:t>
      </w:r>
      <w:r w:rsidR="00B740DF">
        <w:rPr>
          <w:lang w:eastAsia="x-none"/>
        </w:rPr>
        <w:tab/>
        <w:t>CATR</w:t>
      </w:r>
    </w:p>
    <w:p w14:paraId="4E849F2C" w14:textId="772BEF41" w:rsidR="00B740DF" w:rsidRDefault="0058452E" w:rsidP="00B740DF">
      <w:pPr>
        <w:rPr>
          <w:lang w:eastAsia="x-none"/>
        </w:rPr>
      </w:pPr>
      <w:hyperlink r:id="rId2262" w:history="1">
        <w:r w:rsidR="000F2B08">
          <w:rPr>
            <w:rStyle w:val="Hyperlink"/>
            <w:lang w:eastAsia="x-none"/>
          </w:rPr>
          <w:t>R1-1807386</w:t>
        </w:r>
      </w:hyperlink>
      <w:r w:rsidR="00B740DF">
        <w:rPr>
          <w:lang w:eastAsia="x-none"/>
        </w:rPr>
        <w:tab/>
        <w:t>Frame structure for NR-U operation</w:t>
      </w:r>
      <w:r w:rsidR="00B740DF">
        <w:rPr>
          <w:lang w:eastAsia="x-none"/>
        </w:rPr>
        <w:tab/>
        <w:t>Qualcomm Incorporated</w:t>
      </w:r>
    </w:p>
    <w:p w14:paraId="50DB37AC" w14:textId="77777777" w:rsidR="00B740DF" w:rsidRDefault="00B740DF" w:rsidP="00B740DF">
      <w:pPr>
        <w:rPr>
          <w:lang w:eastAsia="x-none"/>
        </w:rPr>
      </w:pPr>
    </w:p>
    <w:p w14:paraId="04F38F6A" w14:textId="77777777" w:rsidR="00B740DF" w:rsidRDefault="00B740DF" w:rsidP="00B740DF">
      <w:pPr>
        <w:rPr>
          <w:lang w:eastAsia="x-none"/>
        </w:rPr>
      </w:pPr>
    </w:p>
    <w:p w14:paraId="0ED18564" w14:textId="77777777" w:rsidR="00B740DF" w:rsidRPr="00173008" w:rsidRDefault="00B740DF" w:rsidP="00173008">
      <w:pPr>
        <w:rPr>
          <w:rFonts w:ascii="Times New Roman" w:hAnsi="Times New Roman"/>
          <w:szCs w:val="20"/>
          <w:lang w:eastAsia="x-none"/>
        </w:rPr>
      </w:pPr>
      <w:r w:rsidRPr="00173008">
        <w:rPr>
          <w:rFonts w:ascii="Times New Roman" w:hAnsi="Times New Roman"/>
          <w:szCs w:val="20"/>
          <w:highlight w:val="green"/>
          <w:lang w:eastAsia="x-none"/>
        </w:rPr>
        <w:t>Agreement:</w:t>
      </w:r>
    </w:p>
    <w:p w14:paraId="16F7036E" w14:textId="77777777" w:rsidR="00B740DF" w:rsidRPr="00173008" w:rsidRDefault="00B740DF" w:rsidP="00476CB9">
      <w:pPr>
        <w:numPr>
          <w:ilvl w:val="0"/>
          <w:numId w:val="200"/>
        </w:numPr>
        <w:rPr>
          <w:rFonts w:ascii="Times New Roman" w:hAnsi="Times New Roman"/>
          <w:szCs w:val="20"/>
          <w:lang w:eastAsia="x-none"/>
        </w:rPr>
      </w:pPr>
      <w:r w:rsidRPr="00173008">
        <w:rPr>
          <w:rFonts w:ascii="Times New Roman" w:hAnsi="Times New Roman"/>
          <w:szCs w:val="20"/>
          <w:lang w:eastAsia="x-none"/>
        </w:rPr>
        <w:t>Single and multiple DL to UL and UL to DL switching within a shared gNB COT is identified to be beneficial and can be supported</w:t>
      </w:r>
    </w:p>
    <w:p w14:paraId="1D4B4BFC" w14:textId="77777777" w:rsidR="00B740DF" w:rsidRPr="00173008" w:rsidRDefault="00B740DF" w:rsidP="00476CB9">
      <w:pPr>
        <w:numPr>
          <w:ilvl w:val="1"/>
          <w:numId w:val="200"/>
        </w:numPr>
        <w:rPr>
          <w:rFonts w:ascii="Times New Roman" w:hAnsi="Times New Roman"/>
          <w:szCs w:val="20"/>
          <w:lang w:eastAsia="x-none"/>
        </w:rPr>
      </w:pPr>
      <w:r w:rsidRPr="00173008">
        <w:rPr>
          <w:rFonts w:ascii="Times New Roman" w:hAnsi="Times New Roman"/>
          <w:szCs w:val="20"/>
          <w:lang w:eastAsia="x-none"/>
        </w:rPr>
        <w:t>LBT requirements to support single or multiple switching points, include</w:t>
      </w:r>
    </w:p>
    <w:p w14:paraId="6CAEBEC9" w14:textId="77777777" w:rsidR="00B740DF" w:rsidRPr="00173008" w:rsidRDefault="00B740DF" w:rsidP="00476CB9">
      <w:pPr>
        <w:numPr>
          <w:ilvl w:val="2"/>
          <w:numId w:val="200"/>
        </w:numPr>
        <w:rPr>
          <w:rFonts w:ascii="Times New Roman" w:hAnsi="Times New Roman"/>
          <w:szCs w:val="20"/>
          <w:lang w:eastAsia="x-none"/>
        </w:rPr>
      </w:pPr>
      <w:r w:rsidRPr="00173008">
        <w:rPr>
          <w:rFonts w:ascii="Times New Roman" w:hAnsi="Times New Roman"/>
          <w:szCs w:val="20"/>
          <w:lang w:eastAsia="x-none"/>
        </w:rPr>
        <w:t xml:space="preserve">For gap of less than 16us: no-LBT can be used </w:t>
      </w:r>
    </w:p>
    <w:p w14:paraId="06DA26B9" w14:textId="77777777" w:rsidR="00B740DF" w:rsidRPr="00173008" w:rsidRDefault="00B740DF" w:rsidP="00476CB9">
      <w:pPr>
        <w:pStyle w:val="ListParagraph"/>
        <w:numPr>
          <w:ilvl w:val="3"/>
          <w:numId w:val="200"/>
        </w:numPr>
        <w:overflowPunct/>
        <w:autoSpaceDE/>
        <w:autoSpaceDN/>
        <w:adjustRightInd/>
        <w:spacing w:after="0" w:line="259" w:lineRule="auto"/>
        <w:textAlignment w:val="auto"/>
      </w:pPr>
      <w:r w:rsidRPr="00173008">
        <w:t xml:space="preserve">Restrictions/conditions on when no-LBT option can be used will be further identified, in consideration of fair coexistence. </w:t>
      </w:r>
    </w:p>
    <w:p w14:paraId="7A0C4ADD" w14:textId="77777777" w:rsidR="00B740DF" w:rsidRPr="00173008" w:rsidRDefault="00B740DF" w:rsidP="00476CB9">
      <w:pPr>
        <w:numPr>
          <w:ilvl w:val="2"/>
          <w:numId w:val="200"/>
        </w:numPr>
        <w:rPr>
          <w:rFonts w:ascii="Times New Roman" w:hAnsi="Times New Roman"/>
          <w:szCs w:val="20"/>
          <w:lang w:eastAsia="x-none"/>
        </w:rPr>
      </w:pPr>
      <w:r w:rsidRPr="00173008">
        <w:rPr>
          <w:rFonts w:ascii="Times New Roman" w:hAnsi="Times New Roman"/>
          <w:szCs w:val="20"/>
          <w:lang w:eastAsia="x-none"/>
        </w:rPr>
        <w:t xml:space="preserve">For gap of above 16us but does not exceed 25us: one-shot LBT can be used </w:t>
      </w:r>
    </w:p>
    <w:p w14:paraId="44A10150" w14:textId="77777777" w:rsidR="00B740DF" w:rsidRPr="00173008" w:rsidRDefault="00B740DF" w:rsidP="00476CB9">
      <w:pPr>
        <w:pStyle w:val="ListParagraph"/>
        <w:numPr>
          <w:ilvl w:val="3"/>
          <w:numId w:val="200"/>
        </w:numPr>
        <w:overflowPunct/>
        <w:autoSpaceDE/>
        <w:autoSpaceDN/>
        <w:adjustRightInd/>
        <w:spacing w:after="0" w:line="259" w:lineRule="auto"/>
        <w:textAlignment w:val="auto"/>
      </w:pPr>
      <w:r w:rsidRPr="00173008">
        <w:t xml:space="preserve">Restrictions/conditions on when one-shot LBT option can be used will be further identified, in consideration of fair coexistence. </w:t>
      </w:r>
    </w:p>
    <w:p w14:paraId="6FBC2BCF" w14:textId="77777777" w:rsidR="00B740DF" w:rsidRPr="00173008" w:rsidRDefault="00B740DF" w:rsidP="00476CB9">
      <w:pPr>
        <w:numPr>
          <w:ilvl w:val="2"/>
          <w:numId w:val="200"/>
        </w:numPr>
        <w:rPr>
          <w:rFonts w:ascii="Times New Roman" w:hAnsi="Times New Roman"/>
          <w:szCs w:val="20"/>
          <w:lang w:eastAsia="x-none"/>
        </w:rPr>
      </w:pPr>
      <w:r w:rsidRPr="00173008">
        <w:rPr>
          <w:rFonts w:ascii="Times New Roman" w:hAnsi="Times New Roman"/>
          <w:szCs w:val="20"/>
          <w:lang w:eastAsia="x-none"/>
        </w:rPr>
        <w:t xml:space="preserve">For single switching point, for the gap from DL transmission to UL transmission exceeds 25us: one-shot LBT is used </w:t>
      </w:r>
    </w:p>
    <w:p w14:paraId="20E9848F" w14:textId="77777777" w:rsidR="00B740DF" w:rsidRPr="00173008" w:rsidRDefault="00B740DF" w:rsidP="00476CB9">
      <w:pPr>
        <w:pStyle w:val="ListParagraph"/>
        <w:numPr>
          <w:ilvl w:val="3"/>
          <w:numId w:val="200"/>
        </w:numPr>
        <w:overflowPunct/>
        <w:autoSpaceDE/>
        <w:autoSpaceDN/>
        <w:adjustRightInd/>
        <w:spacing w:after="0"/>
        <w:textAlignment w:val="auto"/>
      </w:pPr>
      <w:r w:rsidRPr="00173008">
        <w:t xml:space="preserve">Further study needed on how many one-shot LBT attempts is allowed for granted UL transmission </w:t>
      </w:r>
    </w:p>
    <w:p w14:paraId="398F2C34" w14:textId="77777777" w:rsidR="00B740DF" w:rsidRPr="00173008" w:rsidRDefault="00B740DF" w:rsidP="00476CB9">
      <w:pPr>
        <w:numPr>
          <w:ilvl w:val="2"/>
          <w:numId w:val="200"/>
        </w:numPr>
        <w:rPr>
          <w:rFonts w:ascii="Times New Roman" w:hAnsi="Times New Roman"/>
          <w:szCs w:val="20"/>
          <w:lang w:eastAsia="x-none"/>
        </w:rPr>
      </w:pPr>
      <w:r w:rsidRPr="00173008">
        <w:rPr>
          <w:rFonts w:ascii="Times New Roman" w:hAnsi="Times New Roman"/>
          <w:szCs w:val="20"/>
          <w:lang w:eastAsia="x-none"/>
        </w:rPr>
        <w:t>FFS: For multiple switching points, for the gap from DL transmission to UL transmission exceeds 25us, one-shot LBT is used. Regulations for this option.</w:t>
      </w:r>
    </w:p>
    <w:p w14:paraId="449FA0F4" w14:textId="77777777" w:rsidR="00B740DF" w:rsidRPr="00173008" w:rsidRDefault="00B740DF" w:rsidP="00173008">
      <w:pPr>
        <w:rPr>
          <w:rFonts w:ascii="Times New Roman" w:hAnsi="Times New Roman"/>
          <w:szCs w:val="20"/>
          <w:lang w:eastAsia="x-none"/>
        </w:rPr>
      </w:pPr>
    </w:p>
    <w:p w14:paraId="3AEE9738" w14:textId="77777777" w:rsidR="00B740DF" w:rsidRPr="00173008" w:rsidRDefault="00B740DF" w:rsidP="00173008">
      <w:pPr>
        <w:rPr>
          <w:rFonts w:ascii="Times New Roman" w:hAnsi="Times New Roman"/>
          <w:szCs w:val="20"/>
        </w:rPr>
      </w:pPr>
      <w:r w:rsidRPr="00173008">
        <w:rPr>
          <w:rFonts w:ascii="Times New Roman" w:hAnsi="Times New Roman"/>
          <w:szCs w:val="20"/>
          <w:highlight w:val="green"/>
        </w:rPr>
        <w:t>Agreement:</w:t>
      </w:r>
    </w:p>
    <w:p w14:paraId="6E2C0C5E" w14:textId="77777777" w:rsidR="00B740DF" w:rsidRPr="00173008" w:rsidRDefault="00B740DF" w:rsidP="00476CB9">
      <w:pPr>
        <w:widowControl w:val="0"/>
        <w:numPr>
          <w:ilvl w:val="0"/>
          <w:numId w:val="202"/>
        </w:numPr>
        <w:jc w:val="both"/>
        <w:rPr>
          <w:rFonts w:ascii="Times New Roman" w:hAnsi="Times New Roman"/>
          <w:szCs w:val="20"/>
        </w:rPr>
      </w:pPr>
      <w:r w:rsidRPr="00173008">
        <w:rPr>
          <w:rFonts w:ascii="Times New Roman" w:hAnsi="Times New Roman"/>
          <w:szCs w:val="20"/>
        </w:rPr>
        <w:t>Study FBE (as in the ETSI BRAN specifications) based frame structure</w:t>
      </w:r>
    </w:p>
    <w:p w14:paraId="2AE367DD" w14:textId="77777777" w:rsidR="00B740DF" w:rsidRPr="00173008" w:rsidRDefault="00B740DF" w:rsidP="00476CB9">
      <w:pPr>
        <w:widowControl w:val="0"/>
        <w:numPr>
          <w:ilvl w:val="1"/>
          <w:numId w:val="202"/>
        </w:numPr>
        <w:jc w:val="both"/>
        <w:rPr>
          <w:rFonts w:ascii="Times New Roman" w:hAnsi="Times New Roman"/>
          <w:szCs w:val="20"/>
        </w:rPr>
      </w:pPr>
      <w:r w:rsidRPr="00173008">
        <w:rPr>
          <w:rFonts w:ascii="Times New Roman" w:hAnsi="Times New Roman"/>
          <w:szCs w:val="20"/>
        </w:rPr>
        <w:t>Identify the changes needed to support FBE operation of NR-U</w:t>
      </w:r>
    </w:p>
    <w:p w14:paraId="71144A8C" w14:textId="77777777" w:rsidR="00B740DF" w:rsidRPr="00173008" w:rsidRDefault="00B740DF" w:rsidP="00476CB9">
      <w:pPr>
        <w:pStyle w:val="ListParagraph"/>
        <w:numPr>
          <w:ilvl w:val="2"/>
          <w:numId w:val="202"/>
        </w:numPr>
        <w:overflowPunct/>
        <w:autoSpaceDE/>
        <w:autoSpaceDN/>
        <w:adjustRightInd/>
        <w:spacing w:after="0" w:line="259" w:lineRule="auto"/>
        <w:textAlignment w:val="auto"/>
      </w:pPr>
      <w:r w:rsidRPr="00173008">
        <w:t xml:space="preserve">Restrictions/conditions on when FBE option can be used will be further identified, in consideration of fair coexistence. </w:t>
      </w:r>
    </w:p>
    <w:p w14:paraId="327CBEB8" w14:textId="77777777" w:rsidR="00B740DF" w:rsidRPr="00173008" w:rsidRDefault="00B740DF" w:rsidP="00476CB9">
      <w:pPr>
        <w:widowControl w:val="0"/>
        <w:numPr>
          <w:ilvl w:val="1"/>
          <w:numId w:val="202"/>
        </w:numPr>
        <w:jc w:val="both"/>
        <w:rPr>
          <w:rFonts w:ascii="Times New Roman" w:hAnsi="Times New Roman"/>
          <w:szCs w:val="20"/>
        </w:rPr>
      </w:pPr>
      <w:r w:rsidRPr="00173008">
        <w:rPr>
          <w:rFonts w:ascii="Times New Roman" w:hAnsi="Times New Roman"/>
          <w:szCs w:val="20"/>
        </w:rPr>
        <w:t>Strive to minimize the change from current NR design</w:t>
      </w:r>
    </w:p>
    <w:p w14:paraId="72A32875" w14:textId="77777777" w:rsidR="00B740DF" w:rsidRPr="00173008" w:rsidRDefault="00B740DF" w:rsidP="00173008">
      <w:pPr>
        <w:rPr>
          <w:rFonts w:ascii="Times New Roman" w:hAnsi="Times New Roman"/>
          <w:szCs w:val="20"/>
        </w:rPr>
      </w:pPr>
    </w:p>
    <w:p w14:paraId="7853FEB8" w14:textId="77777777" w:rsidR="00B740DF" w:rsidRPr="00173008" w:rsidRDefault="00B740DF" w:rsidP="00173008">
      <w:pPr>
        <w:pStyle w:val="bullet"/>
        <w:numPr>
          <w:ilvl w:val="0"/>
          <w:numId w:val="0"/>
        </w:numPr>
        <w:spacing w:after="0" w:afterAutospacing="0"/>
        <w:rPr>
          <w:sz w:val="20"/>
        </w:rPr>
      </w:pPr>
      <w:r w:rsidRPr="00173008">
        <w:rPr>
          <w:sz w:val="20"/>
          <w:highlight w:val="green"/>
        </w:rPr>
        <w:t>Agreement:</w:t>
      </w:r>
    </w:p>
    <w:p w14:paraId="495FE08A" w14:textId="77777777" w:rsidR="00B740DF" w:rsidRPr="00173008" w:rsidRDefault="00B740DF" w:rsidP="00476CB9">
      <w:pPr>
        <w:pStyle w:val="bullet"/>
        <w:widowControl w:val="0"/>
        <w:numPr>
          <w:ilvl w:val="0"/>
          <w:numId w:val="203"/>
        </w:numPr>
        <w:snapToGrid/>
        <w:spacing w:after="0" w:afterAutospacing="0"/>
        <w:contextualSpacing/>
        <w:rPr>
          <w:sz w:val="20"/>
        </w:rPr>
      </w:pPr>
      <w:r w:rsidRPr="00173008">
        <w:rPr>
          <w:sz w:val="20"/>
        </w:rPr>
        <w:t xml:space="preserve">Benefits of using a signal that facilitates its detection with low complexity can be investigated including all/part of the following scenarios/use cases: </w:t>
      </w:r>
    </w:p>
    <w:p w14:paraId="7E35E62C" w14:textId="77777777" w:rsidR="00B740DF" w:rsidRPr="00173008" w:rsidRDefault="00B740DF" w:rsidP="00476CB9">
      <w:pPr>
        <w:pStyle w:val="bullet"/>
        <w:widowControl w:val="0"/>
        <w:numPr>
          <w:ilvl w:val="1"/>
          <w:numId w:val="203"/>
        </w:numPr>
        <w:snapToGrid/>
        <w:spacing w:after="0" w:afterAutospacing="0"/>
        <w:contextualSpacing/>
        <w:rPr>
          <w:sz w:val="20"/>
        </w:rPr>
      </w:pPr>
      <w:r w:rsidRPr="00173008">
        <w:rPr>
          <w:sz w:val="20"/>
        </w:rPr>
        <w:t>UE power saving</w:t>
      </w:r>
    </w:p>
    <w:p w14:paraId="74CC103B" w14:textId="77777777" w:rsidR="00B740DF" w:rsidRPr="00173008" w:rsidRDefault="00B740DF" w:rsidP="00476CB9">
      <w:pPr>
        <w:pStyle w:val="bullet"/>
        <w:widowControl w:val="0"/>
        <w:numPr>
          <w:ilvl w:val="1"/>
          <w:numId w:val="203"/>
        </w:numPr>
        <w:snapToGrid/>
        <w:spacing w:after="0" w:afterAutospacing="0"/>
        <w:contextualSpacing/>
        <w:rPr>
          <w:sz w:val="20"/>
        </w:rPr>
      </w:pPr>
      <w:r w:rsidRPr="00173008">
        <w:rPr>
          <w:sz w:val="20"/>
        </w:rPr>
        <w:t>Improved coexistence</w:t>
      </w:r>
    </w:p>
    <w:p w14:paraId="53979727" w14:textId="77777777" w:rsidR="00B740DF" w:rsidRPr="00173008" w:rsidRDefault="00B740DF" w:rsidP="00476CB9">
      <w:pPr>
        <w:pStyle w:val="bullet"/>
        <w:widowControl w:val="0"/>
        <w:numPr>
          <w:ilvl w:val="1"/>
          <w:numId w:val="203"/>
        </w:numPr>
        <w:snapToGrid/>
        <w:spacing w:after="0" w:afterAutospacing="0"/>
        <w:contextualSpacing/>
        <w:rPr>
          <w:sz w:val="20"/>
        </w:rPr>
      </w:pPr>
      <w:r w:rsidRPr="00173008">
        <w:rPr>
          <w:sz w:val="20"/>
        </w:rPr>
        <w:t xml:space="preserve">Spatial reuse at least within the same operator network </w:t>
      </w:r>
    </w:p>
    <w:p w14:paraId="798E8669" w14:textId="77777777" w:rsidR="00B740DF" w:rsidRPr="00173008" w:rsidRDefault="00B740DF" w:rsidP="00476CB9">
      <w:pPr>
        <w:pStyle w:val="bullet"/>
        <w:widowControl w:val="0"/>
        <w:numPr>
          <w:ilvl w:val="1"/>
          <w:numId w:val="203"/>
        </w:numPr>
        <w:snapToGrid/>
        <w:spacing w:after="0" w:afterAutospacing="0"/>
        <w:contextualSpacing/>
        <w:rPr>
          <w:sz w:val="20"/>
        </w:rPr>
      </w:pPr>
      <w:r w:rsidRPr="00173008">
        <w:rPr>
          <w:sz w:val="20"/>
        </w:rPr>
        <w:t>Serving cell transmission burst acquisition</w:t>
      </w:r>
    </w:p>
    <w:p w14:paraId="5B255737" w14:textId="6B56CFB6" w:rsidR="00B740DF" w:rsidRPr="00173008" w:rsidRDefault="00B740DF" w:rsidP="00476CB9">
      <w:pPr>
        <w:pStyle w:val="bullet"/>
        <w:widowControl w:val="0"/>
        <w:numPr>
          <w:ilvl w:val="1"/>
          <w:numId w:val="203"/>
        </w:numPr>
        <w:snapToGrid/>
        <w:spacing w:after="120" w:afterAutospacing="0"/>
        <w:ind w:left="1434" w:hanging="357"/>
        <w:contextualSpacing/>
        <w:rPr>
          <w:sz w:val="20"/>
        </w:rPr>
      </w:pPr>
      <w:r w:rsidRPr="00173008">
        <w:rPr>
          <w:sz w:val="20"/>
        </w:rPr>
        <w:t>FFS: further usage scenarios</w:t>
      </w:r>
    </w:p>
    <w:p w14:paraId="428FBA9D" w14:textId="77777777" w:rsidR="00B740DF" w:rsidRDefault="00B740DF" w:rsidP="00B740DF">
      <w:pPr>
        <w:pStyle w:val="Heading3"/>
      </w:pPr>
      <w:bookmarkStart w:id="4413" w:name="_Toc513839912"/>
      <w:bookmarkStart w:id="4414" w:name="_Toc516232674"/>
      <w:r w:rsidRPr="000A4333">
        <w:t xml:space="preserve">Potential </w:t>
      </w:r>
      <w:r>
        <w:t>physical layer</w:t>
      </w:r>
      <w:r w:rsidRPr="000A4333">
        <w:t xml:space="preserve"> channel design</w:t>
      </w:r>
      <w:bookmarkEnd w:id="4413"/>
      <w:bookmarkEnd w:id="4414"/>
      <w:r w:rsidRPr="00EB4C05">
        <w:t xml:space="preserve">  </w:t>
      </w:r>
    </w:p>
    <w:p w14:paraId="1EF6E683" w14:textId="77777777" w:rsidR="00B740DF" w:rsidRDefault="00B740DF" w:rsidP="00B740DF">
      <w:pPr>
        <w:pStyle w:val="Heading4"/>
      </w:pPr>
      <w:bookmarkStart w:id="4415" w:name="_Toc513839913"/>
      <w:bookmarkStart w:id="4416" w:name="_Toc516232675"/>
      <w:r>
        <w:t>DL Signals and Channels</w:t>
      </w:r>
      <w:bookmarkEnd w:id="4415"/>
      <w:bookmarkEnd w:id="4416"/>
    </w:p>
    <w:p w14:paraId="00F60264" w14:textId="5C212AD8" w:rsidR="00B740DF" w:rsidRDefault="00B740DF" w:rsidP="00B740DF">
      <w:pPr>
        <w:rPr>
          <w:i/>
          <w:lang w:eastAsia="x-none"/>
        </w:rPr>
      </w:pPr>
      <w:r w:rsidRPr="00315986">
        <w:rPr>
          <w:i/>
          <w:lang w:eastAsia="x-none"/>
        </w:rPr>
        <w:t>Including DL data channel, DL control channel, DL RS, Sync channel, etc.</w:t>
      </w:r>
    </w:p>
    <w:p w14:paraId="7F75785B" w14:textId="77777777" w:rsidR="00173008" w:rsidRDefault="00173008" w:rsidP="00B740DF">
      <w:pPr>
        <w:rPr>
          <w:i/>
          <w:lang w:eastAsia="x-none"/>
        </w:rPr>
      </w:pPr>
    </w:p>
    <w:p w14:paraId="78C65EC9" w14:textId="53BD2E73" w:rsidR="00B740DF" w:rsidRDefault="0058452E" w:rsidP="00B740DF">
      <w:pPr>
        <w:rPr>
          <w:lang w:eastAsia="x-none"/>
        </w:rPr>
      </w:pPr>
      <w:hyperlink r:id="rId2263" w:history="1">
        <w:r w:rsidR="000F2B08">
          <w:rPr>
            <w:rStyle w:val="Hyperlink"/>
            <w:lang w:eastAsia="x-none"/>
          </w:rPr>
          <w:t>R1-1805916</w:t>
        </w:r>
      </w:hyperlink>
      <w:r w:rsidR="00B740DF">
        <w:rPr>
          <w:lang w:eastAsia="x-none"/>
        </w:rPr>
        <w:tab/>
        <w:t>DL channel and signals in NR unlicensed band</w:t>
      </w:r>
      <w:r w:rsidR="00B740DF">
        <w:rPr>
          <w:lang w:eastAsia="x-none"/>
        </w:rPr>
        <w:tab/>
        <w:t>Huawei, HiSilicon</w:t>
      </w:r>
    </w:p>
    <w:p w14:paraId="6D2F4884" w14:textId="3DEA780C" w:rsidR="00B740DF" w:rsidRDefault="0058452E" w:rsidP="00B740DF">
      <w:pPr>
        <w:rPr>
          <w:lang w:eastAsia="x-none"/>
        </w:rPr>
      </w:pPr>
      <w:hyperlink r:id="rId2264" w:history="1">
        <w:r w:rsidR="000F2B08">
          <w:rPr>
            <w:rStyle w:val="Hyperlink"/>
            <w:lang w:eastAsia="x-none"/>
          </w:rPr>
          <w:t>R1-1806084</w:t>
        </w:r>
      </w:hyperlink>
      <w:r w:rsidR="00B740DF">
        <w:rPr>
          <w:lang w:eastAsia="x-none"/>
        </w:rPr>
        <w:tab/>
        <w:t>Discussion on physical DL channel design in unlicensed spectrum</w:t>
      </w:r>
      <w:r w:rsidR="00B740DF">
        <w:rPr>
          <w:lang w:eastAsia="x-none"/>
        </w:rPr>
        <w:tab/>
        <w:t>vivo</w:t>
      </w:r>
    </w:p>
    <w:p w14:paraId="49FDF34D" w14:textId="7DC3B640" w:rsidR="00B740DF" w:rsidRDefault="0058452E" w:rsidP="00B740DF">
      <w:pPr>
        <w:rPr>
          <w:lang w:eastAsia="x-none"/>
        </w:rPr>
      </w:pPr>
      <w:hyperlink r:id="rId2265" w:history="1">
        <w:r w:rsidR="000F2B08">
          <w:rPr>
            <w:rStyle w:val="Hyperlink"/>
            <w:lang w:eastAsia="x-none"/>
          </w:rPr>
          <w:t>R1-1806106</w:t>
        </w:r>
      </w:hyperlink>
      <w:r w:rsidR="00B740DF">
        <w:rPr>
          <w:lang w:eastAsia="x-none"/>
        </w:rPr>
        <w:tab/>
        <w:t>On DL Signals and Channels for NR-U</w:t>
      </w:r>
      <w:r w:rsidR="00B740DF">
        <w:rPr>
          <w:lang w:eastAsia="x-none"/>
        </w:rPr>
        <w:tab/>
        <w:t>Nokia, Nokia Shanghai Bell</w:t>
      </w:r>
    </w:p>
    <w:p w14:paraId="2E6BBAD9" w14:textId="2D1AEDAA" w:rsidR="00B740DF" w:rsidRDefault="0058452E" w:rsidP="00B740DF">
      <w:pPr>
        <w:rPr>
          <w:lang w:eastAsia="x-none"/>
        </w:rPr>
      </w:pPr>
      <w:hyperlink r:id="rId2266" w:history="1">
        <w:r w:rsidR="000F2B08">
          <w:rPr>
            <w:rStyle w:val="Hyperlink"/>
            <w:lang w:eastAsia="x-none"/>
          </w:rPr>
          <w:t>R1-1806251</w:t>
        </w:r>
      </w:hyperlink>
      <w:r w:rsidR="00B740DF">
        <w:rPr>
          <w:lang w:eastAsia="x-none"/>
        </w:rPr>
        <w:tab/>
        <w:t>On DL Signals and channels</w:t>
      </w:r>
      <w:r w:rsidR="00B740DF">
        <w:rPr>
          <w:lang w:eastAsia="x-none"/>
        </w:rPr>
        <w:tab/>
        <w:t>Ericsson</w:t>
      </w:r>
    </w:p>
    <w:p w14:paraId="75EBE38E" w14:textId="1F37C1B7" w:rsidR="00B740DF" w:rsidRDefault="0058452E" w:rsidP="00B740DF">
      <w:pPr>
        <w:rPr>
          <w:lang w:eastAsia="x-none"/>
        </w:rPr>
      </w:pPr>
      <w:hyperlink r:id="rId2267" w:history="1">
        <w:r w:rsidR="000F2B08">
          <w:rPr>
            <w:rStyle w:val="Hyperlink"/>
            <w:lang w:eastAsia="x-none"/>
          </w:rPr>
          <w:t>R1-1806315</w:t>
        </w:r>
      </w:hyperlink>
      <w:r w:rsidR="00B740DF">
        <w:rPr>
          <w:lang w:eastAsia="x-none"/>
        </w:rPr>
        <w:tab/>
        <w:t>DL Physical Channel and Signal Design for NR-U Operations</w:t>
      </w:r>
      <w:r w:rsidR="00B740DF">
        <w:rPr>
          <w:lang w:eastAsia="x-none"/>
        </w:rPr>
        <w:tab/>
        <w:t>CATT</w:t>
      </w:r>
    </w:p>
    <w:p w14:paraId="7585BEC9" w14:textId="1A7943FE" w:rsidR="00B740DF" w:rsidRDefault="0058452E" w:rsidP="00B740DF">
      <w:pPr>
        <w:rPr>
          <w:lang w:eastAsia="x-none"/>
        </w:rPr>
      </w:pPr>
      <w:hyperlink r:id="rId2268" w:history="1">
        <w:r w:rsidR="000F2B08">
          <w:rPr>
            <w:rStyle w:val="Hyperlink"/>
            <w:lang w:eastAsia="x-none"/>
          </w:rPr>
          <w:t>R1-1806410</w:t>
        </w:r>
      </w:hyperlink>
      <w:r w:rsidR="00B740DF">
        <w:rPr>
          <w:lang w:eastAsia="x-none"/>
        </w:rPr>
        <w:tab/>
        <w:t>Discussion on SS/PBCH block design in NR-U operation</w:t>
      </w:r>
      <w:r w:rsidR="00B740DF">
        <w:rPr>
          <w:lang w:eastAsia="x-none"/>
        </w:rPr>
        <w:tab/>
        <w:t>Spreadtrum Communications</w:t>
      </w:r>
    </w:p>
    <w:p w14:paraId="26F51D22" w14:textId="0DCD6D86" w:rsidR="00B740DF" w:rsidRDefault="0058452E" w:rsidP="00B740DF">
      <w:pPr>
        <w:rPr>
          <w:lang w:eastAsia="x-none"/>
        </w:rPr>
      </w:pPr>
      <w:hyperlink r:id="rId2269" w:history="1">
        <w:r w:rsidR="000F2B08">
          <w:rPr>
            <w:rStyle w:val="Hyperlink"/>
            <w:lang w:eastAsia="x-none"/>
          </w:rPr>
          <w:t>R1-1806460</w:t>
        </w:r>
      </w:hyperlink>
      <w:r w:rsidR="00B740DF">
        <w:rPr>
          <w:lang w:eastAsia="x-none"/>
        </w:rPr>
        <w:tab/>
        <w:t>Consideration on DL reference signals and channels design for NR-U</w:t>
      </w:r>
      <w:r w:rsidR="00B740DF">
        <w:rPr>
          <w:lang w:eastAsia="x-none"/>
        </w:rPr>
        <w:tab/>
        <w:t>ZTE Corporation</w:t>
      </w:r>
    </w:p>
    <w:p w14:paraId="246B5B6C" w14:textId="0CC58AE4" w:rsidR="00B740DF" w:rsidRDefault="0058452E" w:rsidP="00B740DF">
      <w:pPr>
        <w:rPr>
          <w:lang w:eastAsia="x-none"/>
        </w:rPr>
      </w:pPr>
      <w:hyperlink r:id="rId2270" w:history="1">
        <w:r w:rsidR="000F2B08">
          <w:rPr>
            <w:rStyle w:val="Hyperlink"/>
            <w:lang w:eastAsia="x-none"/>
          </w:rPr>
          <w:t>R1-1806542</w:t>
        </w:r>
      </w:hyperlink>
      <w:r w:rsidR="00B740DF">
        <w:rPr>
          <w:lang w:eastAsia="x-none"/>
        </w:rPr>
        <w:tab/>
        <w:t>Potential enhancements to NR DL signals and channels for unlicensed operation</w:t>
      </w:r>
      <w:r w:rsidR="00B740DF">
        <w:rPr>
          <w:lang w:eastAsia="x-none"/>
        </w:rPr>
        <w:tab/>
        <w:t>Intel Corporation</w:t>
      </w:r>
    </w:p>
    <w:p w14:paraId="459F0F4F" w14:textId="48A5894E" w:rsidR="00B740DF" w:rsidRDefault="0058452E" w:rsidP="00B740DF">
      <w:pPr>
        <w:rPr>
          <w:lang w:eastAsia="x-none"/>
        </w:rPr>
      </w:pPr>
      <w:hyperlink r:id="rId2271" w:history="1">
        <w:r w:rsidR="000F2B08">
          <w:rPr>
            <w:rStyle w:val="Hyperlink"/>
            <w:lang w:eastAsia="x-none"/>
          </w:rPr>
          <w:t>R1-1806568</w:t>
        </w:r>
      </w:hyperlink>
      <w:r w:rsidR="00B740DF">
        <w:rPr>
          <w:lang w:eastAsia="x-none"/>
        </w:rPr>
        <w:tab/>
        <w:t>Considerations on DL signals and channels for NR unlicensed operations</w:t>
      </w:r>
      <w:r w:rsidR="00B740DF">
        <w:rPr>
          <w:lang w:eastAsia="x-none"/>
        </w:rPr>
        <w:tab/>
        <w:t>Sony</w:t>
      </w:r>
    </w:p>
    <w:p w14:paraId="021B11B6" w14:textId="31D365F7" w:rsidR="00B740DF" w:rsidRDefault="0058452E" w:rsidP="00B740DF">
      <w:pPr>
        <w:rPr>
          <w:lang w:eastAsia="x-none"/>
        </w:rPr>
      </w:pPr>
      <w:hyperlink r:id="rId2272" w:history="1">
        <w:r w:rsidR="000F2B08">
          <w:rPr>
            <w:rStyle w:val="Hyperlink"/>
            <w:lang w:eastAsia="x-none"/>
          </w:rPr>
          <w:t>R1-1806643</w:t>
        </w:r>
      </w:hyperlink>
      <w:r w:rsidR="00B740DF">
        <w:rPr>
          <w:lang w:eastAsia="x-none"/>
        </w:rPr>
        <w:tab/>
        <w:t>Physical layer design of DL signals and channels for NR unlicensed operation</w:t>
      </w:r>
      <w:r w:rsidR="00B740DF">
        <w:rPr>
          <w:lang w:eastAsia="x-none"/>
        </w:rPr>
        <w:tab/>
        <w:t>LG Electronics</w:t>
      </w:r>
    </w:p>
    <w:p w14:paraId="63831595" w14:textId="5477E2FE" w:rsidR="00B740DF" w:rsidRDefault="0058452E" w:rsidP="00B740DF">
      <w:pPr>
        <w:rPr>
          <w:lang w:eastAsia="x-none"/>
        </w:rPr>
      </w:pPr>
      <w:hyperlink r:id="rId2273" w:history="1">
        <w:r w:rsidR="000F2B08">
          <w:rPr>
            <w:rStyle w:val="Hyperlink"/>
            <w:lang w:eastAsia="x-none"/>
          </w:rPr>
          <w:t>R1-1806759</w:t>
        </w:r>
      </w:hyperlink>
      <w:r w:rsidR="00B740DF">
        <w:rPr>
          <w:lang w:eastAsia="x-none"/>
        </w:rPr>
        <w:tab/>
        <w:t>Downlink signal and channel design for NR-U</w:t>
      </w:r>
      <w:r w:rsidR="00B740DF">
        <w:rPr>
          <w:lang w:eastAsia="x-none"/>
        </w:rPr>
        <w:tab/>
        <w:t>Samsung</w:t>
      </w:r>
    </w:p>
    <w:p w14:paraId="36DFE440" w14:textId="1E13CE1D" w:rsidR="00B740DF" w:rsidRDefault="0058452E" w:rsidP="00B740DF">
      <w:pPr>
        <w:rPr>
          <w:lang w:eastAsia="x-none"/>
        </w:rPr>
      </w:pPr>
      <w:hyperlink r:id="rId2274" w:history="1">
        <w:r w:rsidR="000F2B08">
          <w:rPr>
            <w:rStyle w:val="Hyperlink"/>
            <w:lang w:eastAsia="x-none"/>
          </w:rPr>
          <w:t>R1-1806795</w:t>
        </w:r>
      </w:hyperlink>
      <w:r w:rsidR="00B740DF">
        <w:rPr>
          <w:lang w:eastAsia="x-none"/>
        </w:rPr>
        <w:tab/>
        <w:t>On downlink transmission detection for NR-U operation</w:t>
      </w:r>
      <w:r w:rsidR="00B740DF">
        <w:rPr>
          <w:lang w:eastAsia="x-none"/>
        </w:rPr>
        <w:tab/>
        <w:t>MediaTek Inc.</w:t>
      </w:r>
    </w:p>
    <w:p w14:paraId="4644440A" w14:textId="0B1FD283" w:rsidR="00B740DF" w:rsidRDefault="0058452E" w:rsidP="00B740DF">
      <w:pPr>
        <w:rPr>
          <w:lang w:eastAsia="x-none"/>
        </w:rPr>
      </w:pPr>
      <w:hyperlink r:id="rId2275" w:history="1">
        <w:r w:rsidR="000F2B08">
          <w:rPr>
            <w:rStyle w:val="Hyperlink"/>
            <w:lang w:eastAsia="x-none"/>
          </w:rPr>
          <w:t>R1-1806850</w:t>
        </w:r>
      </w:hyperlink>
      <w:r w:rsidR="00B740DF">
        <w:rPr>
          <w:lang w:eastAsia="x-none"/>
        </w:rPr>
        <w:tab/>
        <w:t>DL design for NR-U</w:t>
      </w:r>
      <w:r w:rsidR="00B740DF">
        <w:rPr>
          <w:lang w:eastAsia="x-none"/>
        </w:rPr>
        <w:tab/>
        <w:t>OPPO</w:t>
      </w:r>
    </w:p>
    <w:p w14:paraId="43F316D7" w14:textId="4D84ECB8" w:rsidR="00B740DF" w:rsidRDefault="0058452E" w:rsidP="00B740DF">
      <w:pPr>
        <w:rPr>
          <w:lang w:eastAsia="x-none"/>
        </w:rPr>
      </w:pPr>
      <w:hyperlink r:id="rId2276" w:history="1">
        <w:r w:rsidR="000F2B08">
          <w:rPr>
            <w:rStyle w:val="Hyperlink"/>
            <w:lang w:eastAsia="x-none"/>
          </w:rPr>
          <w:t>R1-1806988</w:t>
        </w:r>
      </w:hyperlink>
      <w:r w:rsidR="00B740DF">
        <w:rPr>
          <w:lang w:eastAsia="x-none"/>
        </w:rPr>
        <w:tab/>
        <w:t>Physical layer channel design for NR-U</w:t>
      </w:r>
      <w:r w:rsidR="00B740DF">
        <w:rPr>
          <w:lang w:eastAsia="x-none"/>
        </w:rPr>
        <w:tab/>
        <w:t>AT&amp;T</w:t>
      </w:r>
    </w:p>
    <w:p w14:paraId="5FBFFC76" w14:textId="7904A8FE" w:rsidR="00B740DF" w:rsidRDefault="0058452E" w:rsidP="00B740DF">
      <w:pPr>
        <w:rPr>
          <w:lang w:eastAsia="x-none"/>
        </w:rPr>
      </w:pPr>
      <w:hyperlink r:id="rId2277" w:history="1">
        <w:r w:rsidR="000F2B08">
          <w:rPr>
            <w:rStyle w:val="Hyperlink"/>
            <w:lang w:eastAsia="x-none"/>
          </w:rPr>
          <w:t>R1-1807081</w:t>
        </w:r>
      </w:hyperlink>
      <w:r w:rsidR="00B740DF">
        <w:rPr>
          <w:lang w:eastAsia="x-none"/>
        </w:rPr>
        <w:tab/>
        <w:t>DL Signals and Channels for NR-U operation</w:t>
      </w:r>
      <w:r w:rsidR="00B740DF">
        <w:rPr>
          <w:lang w:eastAsia="x-none"/>
        </w:rPr>
        <w:tab/>
        <w:t>NTT DOCOMO, INC.</w:t>
      </w:r>
    </w:p>
    <w:p w14:paraId="63452A35" w14:textId="21964327" w:rsidR="00B740DF" w:rsidRDefault="0058452E" w:rsidP="00B740DF">
      <w:pPr>
        <w:rPr>
          <w:lang w:eastAsia="x-none"/>
        </w:rPr>
      </w:pPr>
      <w:hyperlink r:id="rId2278" w:history="1">
        <w:r w:rsidR="000F2B08">
          <w:rPr>
            <w:rStyle w:val="Hyperlink"/>
            <w:lang w:eastAsia="x-none"/>
          </w:rPr>
          <w:t>R1-1807208</w:t>
        </w:r>
      </w:hyperlink>
      <w:r w:rsidR="00B740DF">
        <w:rPr>
          <w:lang w:eastAsia="x-none"/>
        </w:rPr>
        <w:tab/>
        <w:t>SS/PBCH blocks transmission for NR unlicensed</w:t>
      </w:r>
      <w:r w:rsidR="00B740DF">
        <w:rPr>
          <w:lang w:eastAsia="x-none"/>
        </w:rPr>
        <w:tab/>
        <w:t>Xiaomi Technology</w:t>
      </w:r>
    </w:p>
    <w:p w14:paraId="6F71304F" w14:textId="43BBAE53" w:rsidR="00B740DF" w:rsidRDefault="0058452E" w:rsidP="00B740DF">
      <w:pPr>
        <w:rPr>
          <w:lang w:eastAsia="x-none"/>
        </w:rPr>
      </w:pPr>
      <w:hyperlink r:id="rId2279" w:history="1">
        <w:r w:rsidR="000F2B08">
          <w:rPr>
            <w:rStyle w:val="Hyperlink"/>
            <w:lang w:eastAsia="x-none"/>
          </w:rPr>
          <w:t>R1-1807225</w:t>
        </w:r>
      </w:hyperlink>
      <w:r w:rsidR="00B740DF">
        <w:rPr>
          <w:lang w:eastAsia="x-none"/>
        </w:rPr>
        <w:tab/>
        <w:t xml:space="preserve">Design Considerations for SSB in NR-U </w:t>
      </w:r>
      <w:r w:rsidR="00B740DF">
        <w:rPr>
          <w:lang w:eastAsia="x-none"/>
        </w:rPr>
        <w:tab/>
        <w:t>Convida Wireless LLC</w:t>
      </w:r>
    </w:p>
    <w:p w14:paraId="6457269B" w14:textId="7FB666C4" w:rsidR="00B740DF" w:rsidRDefault="0058452E" w:rsidP="00B740DF">
      <w:pPr>
        <w:rPr>
          <w:lang w:eastAsia="x-none"/>
        </w:rPr>
      </w:pPr>
      <w:hyperlink r:id="rId2280" w:history="1">
        <w:r w:rsidR="000F2B08">
          <w:rPr>
            <w:rStyle w:val="Hyperlink"/>
            <w:lang w:eastAsia="x-none"/>
          </w:rPr>
          <w:t>R1-1807387</w:t>
        </w:r>
      </w:hyperlink>
      <w:r w:rsidR="00B740DF">
        <w:rPr>
          <w:lang w:eastAsia="x-none"/>
        </w:rPr>
        <w:tab/>
        <w:t>DL signals and channels for NR-U</w:t>
      </w:r>
      <w:r w:rsidR="00B740DF">
        <w:rPr>
          <w:lang w:eastAsia="x-none"/>
        </w:rPr>
        <w:tab/>
        <w:t>Qualcomm Incorporated</w:t>
      </w:r>
    </w:p>
    <w:p w14:paraId="7E70F553" w14:textId="77777777" w:rsidR="00B740DF" w:rsidRDefault="00B740DF" w:rsidP="00B740DF">
      <w:pPr>
        <w:rPr>
          <w:lang w:eastAsia="x-none"/>
        </w:rPr>
      </w:pPr>
    </w:p>
    <w:p w14:paraId="4E807C5E" w14:textId="77777777" w:rsidR="00B740DF" w:rsidRDefault="00B740DF" w:rsidP="00B740DF">
      <w:pPr>
        <w:rPr>
          <w:lang w:eastAsia="x-none"/>
        </w:rPr>
      </w:pPr>
    </w:p>
    <w:p w14:paraId="32300EDF" w14:textId="77777777" w:rsidR="00B740DF" w:rsidRPr="001211DA" w:rsidRDefault="00B740DF" w:rsidP="00B740DF">
      <w:pPr>
        <w:rPr>
          <w:highlight w:val="cyan"/>
          <w:lang w:eastAsia="x-none"/>
        </w:rPr>
      </w:pPr>
      <w:r w:rsidRPr="00CC6586">
        <w:rPr>
          <w:highlight w:val="green"/>
          <w:lang w:eastAsia="x-none"/>
        </w:rPr>
        <w:t>Agreement:</w:t>
      </w:r>
    </w:p>
    <w:p w14:paraId="78B749FD" w14:textId="77777777" w:rsidR="00B740DF" w:rsidRPr="001211DA" w:rsidRDefault="00B740DF" w:rsidP="00476CB9">
      <w:pPr>
        <w:numPr>
          <w:ilvl w:val="0"/>
          <w:numId w:val="204"/>
        </w:numPr>
        <w:rPr>
          <w:lang w:eastAsia="x-none"/>
        </w:rPr>
      </w:pPr>
      <w:r w:rsidRPr="001211DA">
        <w:rPr>
          <w:lang w:eastAsia="x-none"/>
        </w:rPr>
        <w:t>NR-U should have a signal that contains at least SS/PBCH block burst set transmission</w:t>
      </w:r>
    </w:p>
    <w:p w14:paraId="2A9E6BF8" w14:textId="77777777" w:rsidR="00B740DF" w:rsidRPr="001211DA" w:rsidRDefault="00B740DF" w:rsidP="00476CB9">
      <w:pPr>
        <w:numPr>
          <w:ilvl w:val="1"/>
          <w:numId w:val="204"/>
        </w:numPr>
        <w:rPr>
          <w:lang w:eastAsia="x-none"/>
        </w:rPr>
      </w:pPr>
      <w:r w:rsidRPr="001211DA">
        <w:rPr>
          <w:lang w:eastAsia="x-none"/>
        </w:rPr>
        <w:t>FFS: Other channels and signals transmitted together as part of the signal</w:t>
      </w:r>
    </w:p>
    <w:p w14:paraId="1AA0C2B7" w14:textId="77777777" w:rsidR="00B740DF" w:rsidRPr="001211DA" w:rsidRDefault="00B740DF" w:rsidP="00476CB9">
      <w:pPr>
        <w:numPr>
          <w:ilvl w:val="0"/>
          <w:numId w:val="204"/>
        </w:numPr>
        <w:rPr>
          <w:lang w:eastAsia="x-none"/>
        </w:rPr>
      </w:pPr>
      <w:r w:rsidRPr="001211DA">
        <w:rPr>
          <w:lang w:eastAsia="x-none"/>
        </w:rPr>
        <w:t>The design of this signal should consider the following characteristics specific to unlicensed band operation</w:t>
      </w:r>
    </w:p>
    <w:p w14:paraId="245AB41C" w14:textId="77777777" w:rsidR="00B740DF" w:rsidRDefault="00B740DF" w:rsidP="00476CB9">
      <w:pPr>
        <w:numPr>
          <w:ilvl w:val="1"/>
          <w:numId w:val="204"/>
        </w:numPr>
        <w:rPr>
          <w:lang w:eastAsia="x-none"/>
        </w:rPr>
      </w:pPr>
      <w:r w:rsidRPr="001211DA">
        <w:rPr>
          <w:lang w:eastAsia="x-none"/>
        </w:rPr>
        <w:t>There are no gaps within the time span the signal is transmitted</w:t>
      </w:r>
      <w:r>
        <w:rPr>
          <w:lang w:eastAsia="x-none"/>
        </w:rPr>
        <w:t xml:space="preserve"> at least within a beam</w:t>
      </w:r>
    </w:p>
    <w:p w14:paraId="46BC508A" w14:textId="77777777" w:rsidR="00B740DF" w:rsidRPr="001211DA" w:rsidRDefault="00B740DF" w:rsidP="00476CB9">
      <w:pPr>
        <w:numPr>
          <w:ilvl w:val="2"/>
          <w:numId w:val="204"/>
        </w:numPr>
        <w:rPr>
          <w:lang w:eastAsia="x-none"/>
        </w:rPr>
      </w:pPr>
      <w:r>
        <w:rPr>
          <w:lang w:eastAsia="x-none"/>
        </w:rPr>
        <w:t>FFS: Whether any gaps are needed for beam switching and, if needed, their duration</w:t>
      </w:r>
    </w:p>
    <w:p w14:paraId="416AAB14" w14:textId="77777777" w:rsidR="00B740DF" w:rsidRPr="001211DA" w:rsidRDefault="00B740DF" w:rsidP="00476CB9">
      <w:pPr>
        <w:numPr>
          <w:ilvl w:val="1"/>
          <w:numId w:val="204"/>
        </w:numPr>
        <w:rPr>
          <w:lang w:eastAsia="x-none"/>
        </w:rPr>
      </w:pPr>
      <w:r w:rsidRPr="001211DA">
        <w:rPr>
          <w:lang w:eastAsia="x-none"/>
        </w:rPr>
        <w:t>The occupied channel bandwidth is satisfied (although this may not be a requirement)</w:t>
      </w:r>
    </w:p>
    <w:p w14:paraId="3431FC27" w14:textId="77777777" w:rsidR="00B740DF" w:rsidRPr="001211DA" w:rsidRDefault="00B740DF" w:rsidP="00476CB9">
      <w:pPr>
        <w:numPr>
          <w:ilvl w:val="1"/>
          <w:numId w:val="204"/>
        </w:numPr>
        <w:rPr>
          <w:lang w:eastAsia="x-none"/>
        </w:rPr>
      </w:pPr>
      <w:r w:rsidRPr="001211DA">
        <w:rPr>
          <w:lang w:eastAsia="x-none"/>
        </w:rPr>
        <w:t>Strive to minimize the channel occupancy time of the signal</w:t>
      </w:r>
    </w:p>
    <w:p w14:paraId="59561727" w14:textId="39548F86" w:rsidR="00B740DF" w:rsidRDefault="00B740DF" w:rsidP="00476CB9">
      <w:pPr>
        <w:numPr>
          <w:ilvl w:val="1"/>
          <w:numId w:val="204"/>
        </w:numPr>
        <w:spacing w:after="120"/>
        <w:ind w:left="1434" w:hanging="357"/>
      </w:pPr>
      <w:r w:rsidRPr="001211DA">
        <w:rPr>
          <w:lang w:eastAsia="x-none"/>
        </w:rPr>
        <w:t>Characteristics that may facilitate fast channel access</w:t>
      </w:r>
    </w:p>
    <w:p w14:paraId="56C30789" w14:textId="77777777" w:rsidR="00B740DF" w:rsidRDefault="00B740DF" w:rsidP="00B740DF">
      <w:pPr>
        <w:pStyle w:val="Heading4"/>
      </w:pPr>
      <w:bookmarkStart w:id="4417" w:name="_Toc513839914"/>
      <w:bookmarkStart w:id="4418" w:name="_Toc516232676"/>
      <w:r>
        <w:t>UL Signals and Channels</w:t>
      </w:r>
      <w:bookmarkEnd w:id="4417"/>
      <w:bookmarkEnd w:id="4418"/>
    </w:p>
    <w:p w14:paraId="130500D8" w14:textId="77777777" w:rsidR="00B740DF" w:rsidRDefault="00B740DF" w:rsidP="00B740DF">
      <w:pPr>
        <w:rPr>
          <w:i/>
          <w:lang w:eastAsia="x-none"/>
        </w:rPr>
      </w:pPr>
      <w:r w:rsidRPr="00315986">
        <w:rPr>
          <w:i/>
          <w:lang w:eastAsia="x-none"/>
        </w:rPr>
        <w:t>Including UL data channel, UL control channel, UL RS, PRACH, etc.</w:t>
      </w:r>
    </w:p>
    <w:p w14:paraId="132269BB" w14:textId="77777777" w:rsidR="00173008" w:rsidRDefault="00173008" w:rsidP="00B740DF"/>
    <w:p w14:paraId="41FE0B6D" w14:textId="03345E9E" w:rsidR="00B740DF" w:rsidRDefault="0058452E" w:rsidP="00B740DF">
      <w:pPr>
        <w:rPr>
          <w:lang w:eastAsia="x-none"/>
        </w:rPr>
      </w:pPr>
      <w:hyperlink r:id="rId2281" w:history="1">
        <w:r w:rsidR="000F2B08">
          <w:rPr>
            <w:rStyle w:val="Hyperlink"/>
            <w:lang w:eastAsia="x-none"/>
          </w:rPr>
          <w:t>R1-1805921</w:t>
        </w:r>
      </w:hyperlink>
      <w:r w:rsidR="00B740DF">
        <w:rPr>
          <w:lang w:eastAsia="x-none"/>
        </w:rPr>
        <w:tab/>
        <w:t>UL PHY channels for NR unlicensed</w:t>
      </w:r>
      <w:r w:rsidR="00B740DF">
        <w:rPr>
          <w:lang w:eastAsia="x-none"/>
        </w:rPr>
        <w:tab/>
        <w:t>Huawei, HiSilicon</w:t>
      </w:r>
    </w:p>
    <w:p w14:paraId="4A092DD6" w14:textId="7FD8544D" w:rsidR="00B740DF" w:rsidRDefault="0058452E" w:rsidP="00B740DF">
      <w:pPr>
        <w:rPr>
          <w:lang w:eastAsia="x-none"/>
        </w:rPr>
      </w:pPr>
      <w:hyperlink r:id="rId2282" w:history="1">
        <w:r w:rsidR="000F2B08">
          <w:rPr>
            <w:rStyle w:val="Hyperlink"/>
            <w:lang w:eastAsia="x-none"/>
          </w:rPr>
          <w:t>R1-1806085</w:t>
        </w:r>
      </w:hyperlink>
      <w:r w:rsidR="00B740DF">
        <w:rPr>
          <w:lang w:eastAsia="x-none"/>
        </w:rPr>
        <w:tab/>
        <w:t>Discussion on physical UL channel design in unlicensed spectrum</w:t>
      </w:r>
      <w:r w:rsidR="00B740DF">
        <w:rPr>
          <w:lang w:eastAsia="x-none"/>
        </w:rPr>
        <w:tab/>
        <w:t>vivo</w:t>
      </w:r>
    </w:p>
    <w:p w14:paraId="5D305164" w14:textId="46B131EC" w:rsidR="00B740DF" w:rsidRDefault="0058452E" w:rsidP="00B740DF">
      <w:pPr>
        <w:rPr>
          <w:lang w:eastAsia="x-none"/>
        </w:rPr>
      </w:pPr>
      <w:hyperlink r:id="rId2283" w:history="1">
        <w:r w:rsidR="000F2B08">
          <w:rPr>
            <w:rStyle w:val="Hyperlink"/>
            <w:lang w:eastAsia="x-none"/>
          </w:rPr>
          <w:t>R1-1806107</w:t>
        </w:r>
      </w:hyperlink>
      <w:r w:rsidR="00B740DF">
        <w:rPr>
          <w:lang w:eastAsia="x-none"/>
        </w:rPr>
        <w:tab/>
        <w:t>On Uplink Signal and Channel Structures for NR-U</w:t>
      </w:r>
      <w:r w:rsidR="00B740DF">
        <w:rPr>
          <w:lang w:eastAsia="x-none"/>
        </w:rPr>
        <w:tab/>
        <w:t>Nokia, Nokia Shanghai Bell</w:t>
      </w:r>
    </w:p>
    <w:p w14:paraId="21AF63B0" w14:textId="324A6540" w:rsidR="00B740DF" w:rsidRDefault="0058452E" w:rsidP="00B740DF">
      <w:pPr>
        <w:rPr>
          <w:lang w:eastAsia="x-none"/>
        </w:rPr>
      </w:pPr>
      <w:hyperlink r:id="rId2284" w:history="1">
        <w:r w:rsidR="000F2B08">
          <w:rPr>
            <w:rStyle w:val="Hyperlink"/>
            <w:lang w:eastAsia="x-none"/>
          </w:rPr>
          <w:t>R1-1806252</w:t>
        </w:r>
      </w:hyperlink>
      <w:r w:rsidR="00B740DF">
        <w:rPr>
          <w:lang w:eastAsia="x-none"/>
        </w:rPr>
        <w:tab/>
        <w:t>On UL Signals and channels</w:t>
      </w:r>
      <w:r w:rsidR="00B740DF">
        <w:rPr>
          <w:lang w:eastAsia="x-none"/>
        </w:rPr>
        <w:tab/>
        <w:t>Ericsson</w:t>
      </w:r>
    </w:p>
    <w:p w14:paraId="6090222A" w14:textId="271D01ED" w:rsidR="00B740DF" w:rsidRDefault="0058452E" w:rsidP="00B740DF">
      <w:pPr>
        <w:rPr>
          <w:lang w:eastAsia="x-none"/>
        </w:rPr>
      </w:pPr>
      <w:hyperlink r:id="rId2285" w:history="1">
        <w:r w:rsidR="000F2B08">
          <w:rPr>
            <w:rStyle w:val="Hyperlink"/>
            <w:lang w:eastAsia="x-none"/>
          </w:rPr>
          <w:t>R1-1806316</w:t>
        </w:r>
      </w:hyperlink>
      <w:r w:rsidR="00B740DF">
        <w:rPr>
          <w:lang w:eastAsia="x-none"/>
        </w:rPr>
        <w:tab/>
        <w:t>UL Physical Channel and Signal Design for NR-U Operations</w:t>
      </w:r>
      <w:r w:rsidR="00B740DF">
        <w:rPr>
          <w:lang w:eastAsia="x-none"/>
        </w:rPr>
        <w:tab/>
        <w:t>CATT</w:t>
      </w:r>
    </w:p>
    <w:p w14:paraId="147B8D30" w14:textId="2292EE0B" w:rsidR="00B740DF" w:rsidRDefault="0058452E" w:rsidP="00B740DF">
      <w:pPr>
        <w:rPr>
          <w:lang w:eastAsia="x-none"/>
        </w:rPr>
      </w:pPr>
      <w:hyperlink r:id="rId2286" w:history="1">
        <w:r w:rsidR="000F2B08">
          <w:rPr>
            <w:rStyle w:val="Hyperlink"/>
            <w:lang w:eastAsia="x-none"/>
          </w:rPr>
          <w:t>R1-1806461</w:t>
        </w:r>
      </w:hyperlink>
      <w:r w:rsidR="00B740DF">
        <w:rPr>
          <w:lang w:eastAsia="x-none"/>
        </w:rPr>
        <w:tab/>
        <w:t>Consideration on UL reference signals and channels design for NR-U</w:t>
      </w:r>
      <w:r w:rsidR="00B740DF">
        <w:rPr>
          <w:lang w:eastAsia="x-none"/>
        </w:rPr>
        <w:tab/>
        <w:t>ZTE Corporation</w:t>
      </w:r>
    </w:p>
    <w:p w14:paraId="62E41B70" w14:textId="1645640A" w:rsidR="00B740DF" w:rsidRDefault="0058452E" w:rsidP="00B740DF">
      <w:pPr>
        <w:rPr>
          <w:lang w:eastAsia="x-none"/>
        </w:rPr>
      </w:pPr>
      <w:hyperlink r:id="rId2287" w:history="1">
        <w:r w:rsidR="000F2B08">
          <w:rPr>
            <w:rStyle w:val="Hyperlink"/>
            <w:lang w:eastAsia="x-none"/>
          </w:rPr>
          <w:t>R1-1806543</w:t>
        </w:r>
      </w:hyperlink>
      <w:r w:rsidR="00B740DF">
        <w:rPr>
          <w:lang w:eastAsia="x-none"/>
        </w:rPr>
        <w:tab/>
        <w:t>Potential enhancements to NR UL signals and channels for unlicensed operation</w:t>
      </w:r>
      <w:r w:rsidR="00B740DF">
        <w:rPr>
          <w:lang w:eastAsia="x-none"/>
        </w:rPr>
        <w:tab/>
        <w:t>Intel Corporation</w:t>
      </w:r>
    </w:p>
    <w:p w14:paraId="63FD8FF2" w14:textId="650E2D31" w:rsidR="00B740DF" w:rsidRDefault="0058452E" w:rsidP="00B740DF">
      <w:pPr>
        <w:rPr>
          <w:lang w:eastAsia="x-none"/>
        </w:rPr>
      </w:pPr>
      <w:hyperlink r:id="rId2288" w:history="1">
        <w:r w:rsidR="000F2B08">
          <w:rPr>
            <w:rStyle w:val="Hyperlink"/>
            <w:lang w:eastAsia="x-none"/>
          </w:rPr>
          <w:t>R1-1806644</w:t>
        </w:r>
      </w:hyperlink>
      <w:r w:rsidR="00B740DF">
        <w:rPr>
          <w:lang w:eastAsia="x-none"/>
        </w:rPr>
        <w:tab/>
        <w:t>Physical layer design of UL signals and channels for NR unlicensed operation</w:t>
      </w:r>
      <w:r w:rsidR="00B740DF">
        <w:rPr>
          <w:lang w:eastAsia="x-none"/>
        </w:rPr>
        <w:tab/>
        <w:t>LG Electronics</w:t>
      </w:r>
    </w:p>
    <w:p w14:paraId="11882536" w14:textId="13537E6B" w:rsidR="00B740DF" w:rsidRDefault="0058452E" w:rsidP="00B740DF">
      <w:pPr>
        <w:rPr>
          <w:lang w:eastAsia="x-none"/>
        </w:rPr>
      </w:pPr>
      <w:hyperlink r:id="rId2289" w:history="1">
        <w:r w:rsidR="000F2B08">
          <w:rPr>
            <w:rStyle w:val="Hyperlink"/>
            <w:lang w:eastAsia="x-none"/>
          </w:rPr>
          <w:t>R1-1806760</w:t>
        </w:r>
      </w:hyperlink>
      <w:r w:rsidR="00B740DF">
        <w:rPr>
          <w:lang w:eastAsia="x-none"/>
        </w:rPr>
        <w:tab/>
        <w:t>Uplink signal and channel design for NR-U</w:t>
      </w:r>
      <w:r w:rsidR="00B740DF">
        <w:rPr>
          <w:lang w:eastAsia="x-none"/>
        </w:rPr>
        <w:tab/>
        <w:t>Samsung</w:t>
      </w:r>
    </w:p>
    <w:p w14:paraId="2F084A7B" w14:textId="6901D1BA" w:rsidR="00B740DF" w:rsidRDefault="0058452E" w:rsidP="00B740DF">
      <w:pPr>
        <w:rPr>
          <w:lang w:eastAsia="x-none"/>
        </w:rPr>
      </w:pPr>
      <w:hyperlink r:id="rId2290" w:history="1">
        <w:r w:rsidR="000F2B08">
          <w:rPr>
            <w:rStyle w:val="Hyperlink"/>
            <w:lang w:eastAsia="x-none"/>
          </w:rPr>
          <w:t>R1-1806796</w:t>
        </w:r>
      </w:hyperlink>
      <w:r w:rsidR="00B740DF">
        <w:rPr>
          <w:lang w:eastAsia="x-none"/>
        </w:rPr>
        <w:tab/>
        <w:t>On UL signals and channels design for NR-U operation</w:t>
      </w:r>
      <w:r w:rsidR="00B740DF">
        <w:rPr>
          <w:lang w:eastAsia="x-none"/>
        </w:rPr>
        <w:tab/>
        <w:t>MediaTek Inc.</w:t>
      </w:r>
    </w:p>
    <w:p w14:paraId="6C1E1D8F" w14:textId="6E782910" w:rsidR="00B740DF" w:rsidRDefault="0058452E" w:rsidP="00B740DF">
      <w:pPr>
        <w:rPr>
          <w:lang w:eastAsia="x-none"/>
        </w:rPr>
      </w:pPr>
      <w:hyperlink r:id="rId2291" w:history="1">
        <w:r w:rsidR="000F2B08">
          <w:rPr>
            <w:rStyle w:val="Hyperlink"/>
            <w:lang w:eastAsia="x-none"/>
          </w:rPr>
          <w:t>R1-1806851</w:t>
        </w:r>
      </w:hyperlink>
      <w:r w:rsidR="00B740DF">
        <w:rPr>
          <w:lang w:eastAsia="x-none"/>
        </w:rPr>
        <w:tab/>
        <w:t>UL design for NR-U</w:t>
      </w:r>
      <w:r w:rsidR="00B740DF">
        <w:rPr>
          <w:lang w:eastAsia="x-none"/>
        </w:rPr>
        <w:tab/>
        <w:t>OPPO</w:t>
      </w:r>
    </w:p>
    <w:p w14:paraId="5A60DEB9" w14:textId="3E1762D2" w:rsidR="00B740DF" w:rsidRDefault="0058452E" w:rsidP="00B740DF">
      <w:pPr>
        <w:rPr>
          <w:lang w:eastAsia="x-none"/>
        </w:rPr>
      </w:pPr>
      <w:hyperlink r:id="rId2292" w:history="1">
        <w:r w:rsidR="000F2B08">
          <w:rPr>
            <w:rStyle w:val="Hyperlink"/>
            <w:lang w:eastAsia="x-none"/>
          </w:rPr>
          <w:t>R1-1807002</w:t>
        </w:r>
      </w:hyperlink>
      <w:r w:rsidR="00B740DF">
        <w:rPr>
          <w:lang w:eastAsia="x-none"/>
        </w:rPr>
        <w:tab/>
        <w:t>NR Unlicensed physical channel design considerations</w:t>
      </w:r>
      <w:r w:rsidR="00B740DF">
        <w:rPr>
          <w:lang w:eastAsia="x-none"/>
        </w:rPr>
        <w:tab/>
        <w:t>Apple Inc.</w:t>
      </w:r>
    </w:p>
    <w:p w14:paraId="514D4F13" w14:textId="2C64E124" w:rsidR="00B740DF" w:rsidRDefault="0058452E" w:rsidP="00B740DF">
      <w:pPr>
        <w:rPr>
          <w:lang w:eastAsia="x-none"/>
        </w:rPr>
      </w:pPr>
      <w:hyperlink r:id="rId2293" w:history="1">
        <w:r w:rsidR="000F2B08">
          <w:rPr>
            <w:rStyle w:val="Hyperlink"/>
            <w:lang w:eastAsia="x-none"/>
          </w:rPr>
          <w:t>R1-1807035</w:t>
        </w:r>
      </w:hyperlink>
      <w:r w:rsidR="00B740DF">
        <w:rPr>
          <w:lang w:eastAsia="x-none"/>
        </w:rPr>
        <w:tab/>
        <w:t xml:space="preserve">On UL Signals and Channels in NR-Unlicensed </w:t>
      </w:r>
      <w:r w:rsidR="00B740DF">
        <w:rPr>
          <w:lang w:eastAsia="x-none"/>
        </w:rPr>
        <w:tab/>
        <w:t>InterDigital, Inc.</w:t>
      </w:r>
    </w:p>
    <w:p w14:paraId="1DDF6D03" w14:textId="09162086" w:rsidR="00B740DF" w:rsidRDefault="0058452E" w:rsidP="00B740DF">
      <w:pPr>
        <w:rPr>
          <w:lang w:eastAsia="x-none"/>
        </w:rPr>
      </w:pPr>
      <w:hyperlink r:id="rId2294" w:history="1">
        <w:r w:rsidR="000F2B08">
          <w:rPr>
            <w:rStyle w:val="Hyperlink"/>
            <w:lang w:eastAsia="x-none"/>
          </w:rPr>
          <w:t>R1-1807082</w:t>
        </w:r>
      </w:hyperlink>
      <w:r w:rsidR="00B740DF">
        <w:rPr>
          <w:lang w:eastAsia="x-none"/>
        </w:rPr>
        <w:tab/>
        <w:t>UL Signals and Channels for NR-U operation</w:t>
      </w:r>
      <w:r w:rsidR="00B740DF">
        <w:rPr>
          <w:lang w:eastAsia="x-none"/>
        </w:rPr>
        <w:tab/>
        <w:t>NTT DOCOMO, INC.</w:t>
      </w:r>
    </w:p>
    <w:p w14:paraId="1F65CF27" w14:textId="0E88B6D5" w:rsidR="00B740DF" w:rsidRDefault="0058452E" w:rsidP="00B740DF">
      <w:pPr>
        <w:rPr>
          <w:lang w:eastAsia="x-none"/>
        </w:rPr>
      </w:pPr>
      <w:hyperlink r:id="rId2295" w:history="1">
        <w:r w:rsidR="000F2B08">
          <w:rPr>
            <w:rStyle w:val="Hyperlink"/>
            <w:lang w:eastAsia="x-none"/>
          </w:rPr>
          <w:t>R1-1807157</w:t>
        </w:r>
      </w:hyperlink>
      <w:r w:rsidR="00B740DF">
        <w:rPr>
          <w:lang w:eastAsia="x-none"/>
        </w:rPr>
        <w:tab/>
        <w:t>On PUCCH for NR-U</w:t>
      </w:r>
      <w:r w:rsidR="00B740DF">
        <w:rPr>
          <w:lang w:eastAsia="x-none"/>
        </w:rPr>
        <w:tab/>
        <w:t>Charter Communications</w:t>
      </w:r>
    </w:p>
    <w:p w14:paraId="1FC8D473" w14:textId="3B3D3EB0" w:rsidR="00B740DF" w:rsidRDefault="0058452E" w:rsidP="00B740DF">
      <w:pPr>
        <w:rPr>
          <w:lang w:eastAsia="x-none"/>
        </w:rPr>
      </w:pPr>
      <w:hyperlink r:id="rId2296" w:history="1">
        <w:r w:rsidR="000F2B08">
          <w:rPr>
            <w:rStyle w:val="Hyperlink"/>
            <w:lang w:eastAsia="x-none"/>
          </w:rPr>
          <w:t>R1-1807388</w:t>
        </w:r>
      </w:hyperlink>
      <w:r w:rsidR="00B740DF">
        <w:rPr>
          <w:lang w:eastAsia="x-none"/>
        </w:rPr>
        <w:tab/>
        <w:t>UL signals and channels for NR-U</w:t>
      </w:r>
      <w:r w:rsidR="00B740DF">
        <w:rPr>
          <w:lang w:eastAsia="x-none"/>
        </w:rPr>
        <w:tab/>
        <w:t>Qualcomm Incorporated</w:t>
      </w:r>
    </w:p>
    <w:p w14:paraId="768B0BFA" w14:textId="77777777" w:rsidR="00B740DF" w:rsidRDefault="00B740DF" w:rsidP="00B740DF">
      <w:pPr>
        <w:rPr>
          <w:lang w:eastAsia="x-none"/>
        </w:rPr>
      </w:pPr>
    </w:p>
    <w:p w14:paraId="4F576B9B" w14:textId="77777777" w:rsidR="00B740DF" w:rsidRPr="00173008" w:rsidRDefault="00B740DF" w:rsidP="00173008">
      <w:pPr>
        <w:rPr>
          <w:rFonts w:ascii="Times New Roman" w:hAnsi="Times New Roman"/>
          <w:lang w:eastAsia="x-none"/>
        </w:rPr>
      </w:pPr>
    </w:p>
    <w:p w14:paraId="67C807D3" w14:textId="77777777" w:rsidR="00B740DF" w:rsidRPr="00173008" w:rsidRDefault="00B740DF" w:rsidP="00173008">
      <w:pPr>
        <w:rPr>
          <w:rFonts w:ascii="Times New Roman" w:hAnsi="Times New Roman"/>
          <w:lang w:eastAsia="x-none"/>
        </w:rPr>
      </w:pPr>
      <w:r w:rsidRPr="00173008">
        <w:rPr>
          <w:rFonts w:ascii="Times New Roman" w:hAnsi="Times New Roman"/>
          <w:highlight w:val="green"/>
          <w:lang w:eastAsia="x-none"/>
        </w:rPr>
        <w:t>Agreement:</w:t>
      </w:r>
    </w:p>
    <w:p w14:paraId="7FE126C7" w14:textId="77777777" w:rsidR="00B740DF" w:rsidRPr="00173008" w:rsidRDefault="00B740DF" w:rsidP="00476CB9">
      <w:pPr>
        <w:numPr>
          <w:ilvl w:val="0"/>
          <w:numId w:val="195"/>
        </w:numPr>
        <w:rPr>
          <w:rFonts w:ascii="Times New Roman" w:hAnsi="Times New Roman"/>
          <w:lang w:eastAsia="x-none"/>
        </w:rPr>
      </w:pPr>
      <w:r w:rsidRPr="00173008">
        <w:rPr>
          <w:rFonts w:ascii="Times New Roman" w:hAnsi="Times New Roman"/>
          <w:lang w:eastAsia="x-none"/>
        </w:rPr>
        <w:t>An interlaced waveform can have benefits in some scenarios including</w:t>
      </w:r>
    </w:p>
    <w:p w14:paraId="7B99AD88" w14:textId="77777777" w:rsidR="00B740DF" w:rsidRPr="00173008" w:rsidRDefault="00B740DF" w:rsidP="00476CB9">
      <w:pPr>
        <w:numPr>
          <w:ilvl w:val="1"/>
          <w:numId w:val="195"/>
        </w:numPr>
        <w:rPr>
          <w:rFonts w:ascii="Times New Roman" w:hAnsi="Times New Roman"/>
          <w:lang w:eastAsia="x-none"/>
        </w:rPr>
      </w:pPr>
      <w:r w:rsidRPr="00173008">
        <w:rPr>
          <w:rFonts w:ascii="Times New Roman" w:hAnsi="Times New Roman"/>
        </w:rPr>
        <w:t>Link budget limited cases with given PSD constraint</w:t>
      </w:r>
    </w:p>
    <w:p w14:paraId="51A32361" w14:textId="77777777" w:rsidR="00B740DF" w:rsidRPr="00173008" w:rsidRDefault="00B740DF" w:rsidP="00476CB9">
      <w:pPr>
        <w:numPr>
          <w:ilvl w:val="1"/>
          <w:numId w:val="195"/>
        </w:numPr>
        <w:rPr>
          <w:rFonts w:ascii="Times New Roman" w:hAnsi="Times New Roman"/>
          <w:lang w:eastAsia="x-none"/>
        </w:rPr>
      </w:pPr>
      <w:r w:rsidRPr="00173008">
        <w:rPr>
          <w:rFonts w:ascii="Times New Roman" w:hAnsi="Times New Roman"/>
        </w:rPr>
        <w:t xml:space="preserve">As one option to efficiently meet the occupied channel bandwidth requirement. </w:t>
      </w:r>
    </w:p>
    <w:p w14:paraId="7A912C82" w14:textId="77777777" w:rsidR="00B740DF" w:rsidRPr="00173008" w:rsidRDefault="00B740DF" w:rsidP="00476CB9">
      <w:pPr>
        <w:numPr>
          <w:ilvl w:val="0"/>
          <w:numId w:val="195"/>
        </w:numPr>
        <w:rPr>
          <w:rFonts w:ascii="Times New Roman" w:hAnsi="Times New Roman"/>
          <w:lang w:eastAsia="x-none"/>
        </w:rPr>
      </w:pPr>
      <w:r w:rsidRPr="00173008">
        <w:rPr>
          <w:rFonts w:ascii="Times New Roman" w:hAnsi="Times New Roman"/>
          <w:lang w:eastAsia="x-none"/>
        </w:rPr>
        <w:t>A waveform contiguous in frequency may be adequate in some scenarios</w:t>
      </w:r>
    </w:p>
    <w:p w14:paraId="2E656320" w14:textId="77777777" w:rsidR="00B740DF" w:rsidRPr="00173008" w:rsidRDefault="00B740DF" w:rsidP="00476CB9">
      <w:pPr>
        <w:numPr>
          <w:ilvl w:val="1"/>
          <w:numId w:val="201"/>
        </w:numPr>
        <w:rPr>
          <w:rFonts w:ascii="Times New Roman" w:hAnsi="Times New Roman"/>
          <w:lang w:eastAsia="x-none"/>
        </w:rPr>
      </w:pPr>
      <w:r w:rsidRPr="00173008">
        <w:rPr>
          <w:rFonts w:ascii="Times New Roman" w:hAnsi="Times New Roman"/>
        </w:rPr>
        <w:t>To inherit legacy contiguous allocation designs.</w:t>
      </w:r>
    </w:p>
    <w:p w14:paraId="02988BAF" w14:textId="77777777" w:rsidR="00B740DF" w:rsidRPr="00173008" w:rsidRDefault="00B740DF" w:rsidP="00173008">
      <w:pPr>
        <w:ind w:left="360"/>
        <w:rPr>
          <w:rFonts w:ascii="Times New Roman" w:hAnsi="Times New Roman"/>
          <w:lang w:eastAsia="x-none"/>
        </w:rPr>
      </w:pPr>
      <w:r w:rsidRPr="00173008">
        <w:rPr>
          <w:rFonts w:ascii="Times New Roman" w:hAnsi="Times New Roman"/>
          <w:lang w:eastAsia="x-none"/>
        </w:rPr>
        <w:t>Note: It is RAN1’s understanding that the temporal allowance of not meeting occupied channel bandwidth by regulation can be exploited if the minimum bandwidth requirement, e.g., 2 MHz, is satisfied.</w:t>
      </w:r>
    </w:p>
    <w:p w14:paraId="31336FDF" w14:textId="77777777" w:rsidR="00B740DF" w:rsidRPr="00173008" w:rsidRDefault="00B740DF" w:rsidP="00173008">
      <w:pPr>
        <w:rPr>
          <w:rFonts w:ascii="Times New Roman" w:hAnsi="Times New Roman"/>
          <w:lang w:eastAsia="x-none"/>
        </w:rPr>
      </w:pPr>
    </w:p>
    <w:p w14:paraId="44B42B82" w14:textId="77777777" w:rsidR="00B740DF" w:rsidRPr="00173008" w:rsidRDefault="00B740DF" w:rsidP="00173008">
      <w:pPr>
        <w:rPr>
          <w:rFonts w:ascii="Times New Roman" w:hAnsi="Times New Roman"/>
          <w:lang w:eastAsia="x-none"/>
        </w:rPr>
      </w:pPr>
      <w:r w:rsidRPr="00173008">
        <w:rPr>
          <w:rFonts w:ascii="Times New Roman" w:hAnsi="Times New Roman"/>
          <w:highlight w:val="green"/>
          <w:lang w:eastAsia="x-none"/>
        </w:rPr>
        <w:t>Agreement:</w:t>
      </w:r>
    </w:p>
    <w:p w14:paraId="4EF5F27E" w14:textId="77777777" w:rsidR="00B740DF" w:rsidRPr="00173008" w:rsidRDefault="00B740DF" w:rsidP="00017304">
      <w:pPr>
        <w:pStyle w:val="ListParagraph"/>
        <w:numPr>
          <w:ilvl w:val="0"/>
          <w:numId w:val="292"/>
        </w:numPr>
      </w:pPr>
      <w:r w:rsidRPr="00173008">
        <w:t xml:space="preserve">Support for Rel-15 NR PUCCH formats can be considered. Exclusion of the support of certain formats is to be identified. </w:t>
      </w:r>
    </w:p>
    <w:p w14:paraId="4C64A490" w14:textId="77777777" w:rsidR="00B740DF" w:rsidRPr="00173008" w:rsidRDefault="00B740DF" w:rsidP="00017304">
      <w:pPr>
        <w:pStyle w:val="ListParagraph"/>
        <w:numPr>
          <w:ilvl w:val="1"/>
          <w:numId w:val="292"/>
        </w:numPr>
      </w:pPr>
      <w:r w:rsidRPr="00173008">
        <w:t xml:space="preserve">Note: It is RAN1’s understanding that certain formats do not meet the minimum bandwidth requirement by regulation. </w:t>
      </w:r>
    </w:p>
    <w:p w14:paraId="4C0A0B84" w14:textId="77777777" w:rsidR="00B740DF" w:rsidRPr="00173008" w:rsidRDefault="00B740DF" w:rsidP="00017304">
      <w:pPr>
        <w:pStyle w:val="ListParagraph"/>
        <w:numPr>
          <w:ilvl w:val="0"/>
          <w:numId w:val="292"/>
        </w:numPr>
      </w:pPr>
      <w:r w:rsidRPr="00173008">
        <w:t xml:space="preserve">It is identified that block-interlaced based PUSCH can be beneficial. </w:t>
      </w:r>
    </w:p>
    <w:p w14:paraId="3868B3AD" w14:textId="77777777" w:rsidR="00B740DF" w:rsidRPr="00173008" w:rsidRDefault="00B740DF" w:rsidP="00017304">
      <w:pPr>
        <w:pStyle w:val="ListParagraph"/>
        <w:numPr>
          <w:ilvl w:val="0"/>
          <w:numId w:val="292"/>
        </w:numPr>
      </w:pPr>
      <w:r w:rsidRPr="00173008">
        <w:t xml:space="preserve">It is beneficial to use the same interlace structure for PUCCH and PUSCH. </w:t>
      </w:r>
    </w:p>
    <w:p w14:paraId="23C1BCD4" w14:textId="77777777" w:rsidR="00B740DF" w:rsidRPr="00173008" w:rsidRDefault="00B740DF" w:rsidP="00017304">
      <w:pPr>
        <w:pStyle w:val="ListParagraph"/>
        <w:numPr>
          <w:ilvl w:val="0"/>
          <w:numId w:val="292"/>
        </w:numPr>
      </w:pPr>
      <w:r w:rsidRPr="00173008">
        <w:t>The following aspects can be considered for interlace waveform based PUCCH design:</w:t>
      </w:r>
    </w:p>
    <w:p w14:paraId="5A75E7B5" w14:textId="77777777" w:rsidR="00B740DF" w:rsidRPr="00173008" w:rsidRDefault="00B740DF" w:rsidP="00017304">
      <w:pPr>
        <w:pStyle w:val="ListParagraph"/>
        <w:numPr>
          <w:ilvl w:val="1"/>
          <w:numId w:val="292"/>
        </w:numPr>
      </w:pPr>
      <w:r w:rsidRPr="00173008">
        <w:t>Flexible number of OFDM symbols</w:t>
      </w:r>
    </w:p>
    <w:p w14:paraId="7846EAA9" w14:textId="77777777" w:rsidR="00B740DF" w:rsidRPr="00173008" w:rsidRDefault="00B740DF" w:rsidP="00017304">
      <w:pPr>
        <w:pStyle w:val="ListParagraph"/>
        <w:numPr>
          <w:ilvl w:val="1"/>
          <w:numId w:val="292"/>
        </w:numPr>
      </w:pPr>
      <w:r w:rsidRPr="00173008">
        <w:t>Flexible payload size</w:t>
      </w:r>
    </w:p>
    <w:p w14:paraId="53A5426A" w14:textId="77777777" w:rsidR="00B740DF" w:rsidRPr="00173008" w:rsidRDefault="00B740DF" w:rsidP="00017304">
      <w:pPr>
        <w:pStyle w:val="ListParagraph"/>
        <w:numPr>
          <w:ilvl w:val="1"/>
          <w:numId w:val="292"/>
        </w:numPr>
      </w:pPr>
      <w:r w:rsidRPr="00173008">
        <w:t>User multiplexing</w:t>
      </w:r>
    </w:p>
    <w:p w14:paraId="05F1C171" w14:textId="77777777" w:rsidR="00B740DF" w:rsidRPr="00173008" w:rsidRDefault="00B740DF" w:rsidP="00017304">
      <w:pPr>
        <w:pStyle w:val="ListParagraph"/>
        <w:numPr>
          <w:ilvl w:val="1"/>
          <w:numId w:val="292"/>
        </w:numPr>
      </w:pPr>
      <w:r w:rsidRPr="00173008">
        <w:t>Number of formats</w:t>
      </w:r>
    </w:p>
    <w:p w14:paraId="7E58A591" w14:textId="77777777" w:rsidR="00B740DF" w:rsidRPr="00173008" w:rsidRDefault="00B740DF" w:rsidP="00173008">
      <w:pPr>
        <w:rPr>
          <w:rFonts w:ascii="Times New Roman" w:hAnsi="Times New Roman"/>
          <w:lang w:eastAsia="x-none"/>
        </w:rPr>
      </w:pPr>
    </w:p>
    <w:p w14:paraId="29D4B159" w14:textId="77777777" w:rsidR="00B740DF" w:rsidRPr="00173008" w:rsidRDefault="00B740DF" w:rsidP="00173008">
      <w:pPr>
        <w:rPr>
          <w:rFonts w:ascii="Times New Roman" w:hAnsi="Times New Roman"/>
          <w:highlight w:val="green"/>
          <w:lang w:eastAsia="x-none"/>
        </w:rPr>
      </w:pPr>
      <w:r w:rsidRPr="00173008">
        <w:rPr>
          <w:rFonts w:ascii="Times New Roman" w:hAnsi="Times New Roman"/>
          <w:highlight w:val="green"/>
          <w:lang w:eastAsia="x-none"/>
        </w:rPr>
        <w:t>Agreement:</w:t>
      </w:r>
    </w:p>
    <w:p w14:paraId="5FA47EF8" w14:textId="77777777" w:rsidR="00B740DF" w:rsidRPr="00173008" w:rsidRDefault="00B740DF" w:rsidP="00017304">
      <w:pPr>
        <w:pStyle w:val="ListParagraph"/>
        <w:numPr>
          <w:ilvl w:val="0"/>
          <w:numId w:val="293"/>
        </w:numPr>
      </w:pPr>
      <w:r w:rsidRPr="00173008">
        <w:t xml:space="preserve">Support for Rel-15 NR PRACH formats can be considered. Exclusion of the support of certain formats is to be identified. </w:t>
      </w:r>
    </w:p>
    <w:p w14:paraId="44A7CF8D" w14:textId="77777777" w:rsidR="00B740DF" w:rsidRPr="00173008" w:rsidRDefault="00B740DF" w:rsidP="00017304">
      <w:pPr>
        <w:pStyle w:val="ListParagraph"/>
        <w:numPr>
          <w:ilvl w:val="1"/>
          <w:numId w:val="293"/>
        </w:numPr>
      </w:pPr>
      <w:r w:rsidRPr="00173008">
        <w:t xml:space="preserve">Note: It is RAN1’s understanding that certain formats do not meet the minimum bandwidth requirement by regulation. </w:t>
      </w:r>
    </w:p>
    <w:p w14:paraId="74D23DCB" w14:textId="77777777" w:rsidR="00B740DF" w:rsidRPr="00173008" w:rsidRDefault="00B740DF" w:rsidP="00017304">
      <w:pPr>
        <w:pStyle w:val="ListParagraph"/>
        <w:numPr>
          <w:ilvl w:val="0"/>
          <w:numId w:val="293"/>
        </w:numPr>
      </w:pPr>
      <w:r w:rsidRPr="00173008">
        <w:t xml:space="preserve">It is identified that interlaced based PRACH can be beneficial. </w:t>
      </w:r>
    </w:p>
    <w:p w14:paraId="40999254" w14:textId="77777777" w:rsidR="00B740DF" w:rsidRPr="00173008" w:rsidRDefault="00B740DF" w:rsidP="00017304">
      <w:pPr>
        <w:pStyle w:val="ListParagraph"/>
        <w:numPr>
          <w:ilvl w:val="0"/>
          <w:numId w:val="293"/>
        </w:numPr>
      </w:pPr>
      <w:r w:rsidRPr="00173008">
        <w:t>The following aspects can be considered for Interlace waveform based PRACH design for 4-step random access:</w:t>
      </w:r>
    </w:p>
    <w:p w14:paraId="5E8F6479" w14:textId="77777777" w:rsidR="00B740DF" w:rsidRPr="00173008" w:rsidRDefault="00B740DF" w:rsidP="00017304">
      <w:pPr>
        <w:pStyle w:val="ListParagraph"/>
        <w:numPr>
          <w:ilvl w:val="1"/>
          <w:numId w:val="293"/>
        </w:numPr>
      </w:pPr>
      <w:r w:rsidRPr="00173008">
        <w:t>Interlacing based on PRB or REs</w:t>
      </w:r>
    </w:p>
    <w:p w14:paraId="3E0E6C7E" w14:textId="77777777" w:rsidR="00B740DF" w:rsidRPr="00173008" w:rsidRDefault="00B740DF" w:rsidP="00017304">
      <w:pPr>
        <w:pStyle w:val="ListParagraph"/>
        <w:numPr>
          <w:ilvl w:val="1"/>
          <w:numId w:val="293"/>
        </w:numPr>
      </w:pPr>
      <w:r w:rsidRPr="00173008">
        <w:t>Targeted cell sizes</w:t>
      </w:r>
    </w:p>
    <w:p w14:paraId="4A650540" w14:textId="77777777" w:rsidR="00B740DF" w:rsidRPr="00173008" w:rsidRDefault="00B740DF" w:rsidP="00017304">
      <w:pPr>
        <w:pStyle w:val="ListParagraph"/>
        <w:numPr>
          <w:ilvl w:val="1"/>
          <w:numId w:val="293"/>
        </w:numPr>
      </w:pPr>
      <w:r w:rsidRPr="00173008">
        <w:t>Targeted PRACH capacity</w:t>
      </w:r>
    </w:p>
    <w:p w14:paraId="20873C2C" w14:textId="77777777" w:rsidR="00B740DF" w:rsidRPr="00173008" w:rsidRDefault="00B740DF" w:rsidP="00017304">
      <w:pPr>
        <w:pStyle w:val="ListParagraph"/>
        <w:numPr>
          <w:ilvl w:val="1"/>
          <w:numId w:val="293"/>
        </w:numPr>
      </w:pPr>
      <w:r w:rsidRPr="00173008">
        <w:t>Targeted false alarm and detection rates</w:t>
      </w:r>
    </w:p>
    <w:p w14:paraId="7F1C283E" w14:textId="77777777" w:rsidR="00B740DF" w:rsidRPr="00173008" w:rsidRDefault="00B740DF" w:rsidP="00017304">
      <w:pPr>
        <w:pStyle w:val="ListParagraph"/>
        <w:numPr>
          <w:ilvl w:val="1"/>
          <w:numId w:val="293"/>
        </w:numPr>
      </w:pPr>
      <w:r w:rsidRPr="00173008">
        <w:t>Targeted timing estimation accuracy</w:t>
      </w:r>
    </w:p>
    <w:p w14:paraId="7640BE91" w14:textId="77777777" w:rsidR="00B740DF" w:rsidRPr="00173008" w:rsidRDefault="00B740DF" w:rsidP="00017304">
      <w:pPr>
        <w:pStyle w:val="ListParagraph"/>
        <w:numPr>
          <w:ilvl w:val="1"/>
          <w:numId w:val="293"/>
        </w:numPr>
      </w:pPr>
      <w:r w:rsidRPr="00173008">
        <w:t>Number of formats</w:t>
      </w:r>
    </w:p>
    <w:p w14:paraId="051BCE25" w14:textId="7FBC6437" w:rsidR="00B740DF" w:rsidRPr="00173008" w:rsidRDefault="00B740DF" w:rsidP="00017304">
      <w:pPr>
        <w:pStyle w:val="ListParagraph"/>
        <w:numPr>
          <w:ilvl w:val="1"/>
          <w:numId w:val="293"/>
        </w:numPr>
      </w:pPr>
      <w:r w:rsidRPr="00173008">
        <w:t>Multiplexing with other channels such as block interlaced PUCCH and PUSCH</w:t>
      </w:r>
    </w:p>
    <w:p w14:paraId="16C01658" w14:textId="77777777" w:rsidR="00B740DF" w:rsidRDefault="00B740DF" w:rsidP="00B740DF">
      <w:pPr>
        <w:pStyle w:val="Heading3"/>
      </w:pPr>
      <w:bookmarkStart w:id="4419" w:name="_Toc513839915"/>
      <w:bookmarkStart w:id="4420" w:name="_Toc516232677"/>
      <w:r>
        <w:t>Potential physical layer procedures</w:t>
      </w:r>
      <w:bookmarkEnd w:id="4419"/>
      <w:bookmarkEnd w:id="4420"/>
      <w:r>
        <w:t xml:space="preserve"> </w:t>
      </w:r>
    </w:p>
    <w:p w14:paraId="6225EA95" w14:textId="77777777" w:rsidR="00B740DF" w:rsidRDefault="00B740DF" w:rsidP="00B740DF">
      <w:pPr>
        <w:pStyle w:val="Heading4"/>
      </w:pPr>
      <w:bookmarkStart w:id="4421" w:name="_Toc513839916"/>
      <w:bookmarkStart w:id="4422" w:name="_Toc516232678"/>
      <w:r>
        <w:t>Channel access procedures</w:t>
      </w:r>
      <w:bookmarkEnd w:id="4421"/>
      <w:bookmarkEnd w:id="4422"/>
    </w:p>
    <w:p w14:paraId="63A5544E" w14:textId="3303C221" w:rsidR="00B740DF" w:rsidRDefault="0058452E" w:rsidP="00B740DF">
      <w:pPr>
        <w:rPr>
          <w:lang w:eastAsia="x-none"/>
        </w:rPr>
      </w:pPr>
      <w:hyperlink r:id="rId2297" w:history="1">
        <w:r w:rsidR="000F2B08">
          <w:rPr>
            <w:rStyle w:val="Hyperlink"/>
            <w:lang w:eastAsia="x-none"/>
          </w:rPr>
          <w:t>R1-1805919</w:t>
        </w:r>
      </w:hyperlink>
      <w:r w:rsidR="00B740DF">
        <w:rPr>
          <w:lang w:eastAsia="x-none"/>
        </w:rPr>
        <w:tab/>
        <w:t>Coexistence and channel access for NR unlicensed band operations</w:t>
      </w:r>
      <w:r w:rsidR="00B740DF">
        <w:rPr>
          <w:lang w:eastAsia="x-none"/>
        </w:rPr>
        <w:tab/>
        <w:t>Huawei, HiSilicon</w:t>
      </w:r>
    </w:p>
    <w:p w14:paraId="58A0300B" w14:textId="6E07F2E5" w:rsidR="00B740DF" w:rsidRDefault="0058452E" w:rsidP="00B740DF">
      <w:pPr>
        <w:rPr>
          <w:lang w:eastAsia="x-none"/>
        </w:rPr>
      </w:pPr>
      <w:hyperlink r:id="rId2298" w:history="1">
        <w:r w:rsidR="000F2B08">
          <w:rPr>
            <w:rStyle w:val="Hyperlink"/>
            <w:lang w:eastAsia="x-none"/>
          </w:rPr>
          <w:t>R1-1806086</w:t>
        </w:r>
      </w:hyperlink>
      <w:r w:rsidR="00B740DF">
        <w:rPr>
          <w:lang w:eastAsia="x-none"/>
        </w:rPr>
        <w:tab/>
        <w:t>Discussion on the channel access procedures</w:t>
      </w:r>
      <w:r w:rsidR="00B740DF">
        <w:rPr>
          <w:lang w:eastAsia="x-none"/>
        </w:rPr>
        <w:tab/>
        <w:t>vivo</w:t>
      </w:r>
    </w:p>
    <w:p w14:paraId="145FEB91" w14:textId="40EE0CA4" w:rsidR="00B740DF" w:rsidRDefault="0058452E" w:rsidP="00B740DF">
      <w:pPr>
        <w:rPr>
          <w:lang w:eastAsia="x-none"/>
        </w:rPr>
      </w:pPr>
      <w:hyperlink r:id="rId2299" w:history="1">
        <w:r w:rsidR="000F2B08">
          <w:rPr>
            <w:rStyle w:val="Hyperlink"/>
            <w:lang w:eastAsia="x-none"/>
          </w:rPr>
          <w:t>R1-1806108</w:t>
        </w:r>
      </w:hyperlink>
      <w:r w:rsidR="00B740DF">
        <w:rPr>
          <w:lang w:eastAsia="x-none"/>
        </w:rPr>
        <w:tab/>
        <w:t>Channel access and co-existence for NR-U operation</w:t>
      </w:r>
      <w:r w:rsidR="00B740DF">
        <w:rPr>
          <w:lang w:eastAsia="x-none"/>
        </w:rPr>
        <w:tab/>
        <w:t>Nokia, Nokia Shanghai Bell</w:t>
      </w:r>
    </w:p>
    <w:p w14:paraId="3EDCDDC9" w14:textId="18FADFA8" w:rsidR="00B740DF" w:rsidRDefault="0058452E" w:rsidP="00B740DF">
      <w:pPr>
        <w:rPr>
          <w:lang w:eastAsia="x-none"/>
        </w:rPr>
      </w:pPr>
      <w:hyperlink r:id="rId2300" w:history="1">
        <w:r w:rsidR="000F2B08">
          <w:rPr>
            <w:rStyle w:val="Hyperlink"/>
            <w:lang w:eastAsia="x-none"/>
          </w:rPr>
          <w:t>R1-1806253</w:t>
        </w:r>
      </w:hyperlink>
      <w:r w:rsidR="00B740DF">
        <w:rPr>
          <w:lang w:eastAsia="x-none"/>
        </w:rPr>
        <w:tab/>
        <w:t>Channel access mechanisms</w:t>
      </w:r>
      <w:r w:rsidR="00B740DF">
        <w:rPr>
          <w:lang w:eastAsia="x-none"/>
        </w:rPr>
        <w:tab/>
        <w:t>Ericsson</w:t>
      </w:r>
    </w:p>
    <w:p w14:paraId="3A354621" w14:textId="2C4BF832" w:rsidR="00B740DF" w:rsidRDefault="0058452E" w:rsidP="00B740DF">
      <w:pPr>
        <w:rPr>
          <w:lang w:eastAsia="x-none"/>
        </w:rPr>
      </w:pPr>
      <w:hyperlink r:id="rId2301" w:history="1">
        <w:r w:rsidR="000F2B08">
          <w:rPr>
            <w:rStyle w:val="Hyperlink"/>
            <w:lang w:eastAsia="x-none"/>
          </w:rPr>
          <w:t>R1-1806317</w:t>
        </w:r>
      </w:hyperlink>
      <w:r w:rsidR="00B740DF">
        <w:rPr>
          <w:lang w:eastAsia="x-none"/>
        </w:rPr>
        <w:tab/>
        <w:t>Channel Access Procedures for NR Unlicensed Operations</w:t>
      </w:r>
      <w:r w:rsidR="00B740DF">
        <w:rPr>
          <w:lang w:eastAsia="x-none"/>
        </w:rPr>
        <w:tab/>
        <w:t>CATT</w:t>
      </w:r>
    </w:p>
    <w:p w14:paraId="28D03F39" w14:textId="4DA9C5FC" w:rsidR="00B740DF" w:rsidRDefault="0058452E" w:rsidP="00B740DF">
      <w:pPr>
        <w:rPr>
          <w:lang w:eastAsia="x-none"/>
        </w:rPr>
      </w:pPr>
      <w:hyperlink r:id="rId2302" w:history="1">
        <w:r w:rsidR="000F2B08">
          <w:rPr>
            <w:rStyle w:val="Hyperlink"/>
            <w:lang w:eastAsia="x-none"/>
          </w:rPr>
          <w:t>R1-1806412</w:t>
        </w:r>
      </w:hyperlink>
      <w:r w:rsidR="00B740DF">
        <w:rPr>
          <w:lang w:eastAsia="x-none"/>
        </w:rPr>
        <w:tab/>
        <w:t>Considerations on the channel access procedures for NR-U</w:t>
      </w:r>
      <w:r w:rsidR="00B740DF">
        <w:rPr>
          <w:lang w:eastAsia="x-none"/>
        </w:rPr>
        <w:tab/>
        <w:t>Spreadtrum Communications</w:t>
      </w:r>
    </w:p>
    <w:p w14:paraId="58164260" w14:textId="3ECADD20" w:rsidR="00B740DF" w:rsidRDefault="0058452E" w:rsidP="00B740DF">
      <w:pPr>
        <w:rPr>
          <w:lang w:eastAsia="x-none"/>
        </w:rPr>
      </w:pPr>
      <w:hyperlink r:id="rId2303" w:history="1">
        <w:r w:rsidR="000F2B08">
          <w:rPr>
            <w:rStyle w:val="Hyperlink"/>
            <w:lang w:eastAsia="x-none"/>
          </w:rPr>
          <w:t>R1-1806462</w:t>
        </w:r>
      </w:hyperlink>
      <w:r w:rsidR="00B740DF">
        <w:rPr>
          <w:lang w:eastAsia="x-none"/>
        </w:rPr>
        <w:tab/>
        <w:t>Discussion on Channel access mechanism for NR-U</w:t>
      </w:r>
      <w:r w:rsidR="00B740DF">
        <w:rPr>
          <w:lang w:eastAsia="x-none"/>
        </w:rPr>
        <w:tab/>
        <w:t>ZTE Corporation</w:t>
      </w:r>
    </w:p>
    <w:p w14:paraId="68FD4074" w14:textId="34EE1843" w:rsidR="00B740DF" w:rsidRDefault="0058452E" w:rsidP="00B740DF">
      <w:pPr>
        <w:rPr>
          <w:lang w:eastAsia="x-none"/>
        </w:rPr>
      </w:pPr>
      <w:hyperlink r:id="rId2304" w:history="1">
        <w:r w:rsidR="000F2B08">
          <w:rPr>
            <w:rStyle w:val="Hyperlink"/>
            <w:lang w:eastAsia="x-none"/>
          </w:rPr>
          <w:t>R1-1806544</w:t>
        </w:r>
      </w:hyperlink>
      <w:r w:rsidR="00B740DF">
        <w:rPr>
          <w:lang w:eastAsia="x-none"/>
        </w:rPr>
        <w:tab/>
        <w:t>Potential designs for NR unlicensed channel access mechanism</w:t>
      </w:r>
      <w:r w:rsidR="00B740DF">
        <w:rPr>
          <w:lang w:eastAsia="x-none"/>
        </w:rPr>
        <w:tab/>
        <w:t>Intel Corporation</w:t>
      </w:r>
    </w:p>
    <w:p w14:paraId="569E8B57" w14:textId="6E87B70D" w:rsidR="00B740DF" w:rsidRDefault="0058452E" w:rsidP="00B740DF">
      <w:pPr>
        <w:rPr>
          <w:lang w:eastAsia="x-none"/>
        </w:rPr>
      </w:pPr>
      <w:hyperlink r:id="rId2305" w:history="1">
        <w:r w:rsidR="000F2B08">
          <w:rPr>
            <w:rStyle w:val="Hyperlink"/>
            <w:lang w:eastAsia="x-none"/>
          </w:rPr>
          <w:t>R1-1806569</w:t>
        </w:r>
      </w:hyperlink>
      <w:r w:rsidR="00B740DF">
        <w:rPr>
          <w:lang w:eastAsia="x-none"/>
        </w:rPr>
        <w:tab/>
        <w:t>Considerations on channel access for NR unlicensed operations</w:t>
      </w:r>
      <w:r w:rsidR="00B740DF">
        <w:rPr>
          <w:lang w:eastAsia="x-none"/>
        </w:rPr>
        <w:tab/>
        <w:t>Sony</w:t>
      </w:r>
    </w:p>
    <w:p w14:paraId="1B546359" w14:textId="1771C81A" w:rsidR="00B740DF" w:rsidRDefault="0058452E" w:rsidP="00B740DF">
      <w:pPr>
        <w:rPr>
          <w:lang w:eastAsia="x-none"/>
        </w:rPr>
      </w:pPr>
      <w:hyperlink r:id="rId2306" w:history="1">
        <w:r w:rsidR="000F2B08">
          <w:rPr>
            <w:rStyle w:val="Hyperlink"/>
            <w:lang w:eastAsia="x-none"/>
          </w:rPr>
          <w:t>R1-1806645</w:t>
        </w:r>
      </w:hyperlink>
      <w:r w:rsidR="00B740DF">
        <w:rPr>
          <w:lang w:eastAsia="x-none"/>
        </w:rPr>
        <w:tab/>
        <w:t>Channel access procedure for NR unlicensed operation</w:t>
      </w:r>
      <w:r w:rsidR="00B740DF">
        <w:rPr>
          <w:lang w:eastAsia="x-none"/>
        </w:rPr>
        <w:tab/>
        <w:t>LG Electronics</w:t>
      </w:r>
    </w:p>
    <w:p w14:paraId="0F73FF8A" w14:textId="1FAA5B3B" w:rsidR="00B740DF" w:rsidRDefault="0058452E" w:rsidP="00B740DF">
      <w:pPr>
        <w:rPr>
          <w:lang w:eastAsia="x-none"/>
        </w:rPr>
      </w:pPr>
      <w:hyperlink r:id="rId2307" w:history="1">
        <w:r w:rsidR="000F2B08">
          <w:rPr>
            <w:rStyle w:val="Hyperlink"/>
            <w:lang w:eastAsia="x-none"/>
          </w:rPr>
          <w:t>R1-1806670</w:t>
        </w:r>
      </w:hyperlink>
      <w:r w:rsidR="00B740DF">
        <w:rPr>
          <w:lang w:eastAsia="x-none"/>
        </w:rPr>
        <w:tab/>
        <w:t>Discussion on subband based channel access procedures for NR-U</w:t>
      </w:r>
      <w:r w:rsidR="00B740DF">
        <w:rPr>
          <w:lang w:eastAsia="x-none"/>
        </w:rPr>
        <w:tab/>
        <w:t>NEC</w:t>
      </w:r>
    </w:p>
    <w:p w14:paraId="701EF911" w14:textId="1511B908" w:rsidR="00B740DF" w:rsidRDefault="0058452E" w:rsidP="00B740DF">
      <w:pPr>
        <w:rPr>
          <w:lang w:eastAsia="x-none"/>
        </w:rPr>
      </w:pPr>
      <w:hyperlink r:id="rId2308" w:history="1">
        <w:r w:rsidR="000F2B08">
          <w:rPr>
            <w:rStyle w:val="Hyperlink"/>
            <w:lang w:eastAsia="x-none"/>
          </w:rPr>
          <w:t>R1-1806761</w:t>
        </w:r>
      </w:hyperlink>
      <w:r w:rsidR="00B740DF">
        <w:rPr>
          <w:lang w:eastAsia="x-none"/>
        </w:rPr>
        <w:tab/>
        <w:t>Channel access procedure for NR-U</w:t>
      </w:r>
      <w:r w:rsidR="00B740DF">
        <w:rPr>
          <w:lang w:eastAsia="x-none"/>
        </w:rPr>
        <w:tab/>
        <w:t>Samsung</w:t>
      </w:r>
    </w:p>
    <w:p w14:paraId="6F45FA42" w14:textId="00D1AAE1" w:rsidR="00B740DF" w:rsidRDefault="0058452E" w:rsidP="00B740DF">
      <w:pPr>
        <w:rPr>
          <w:lang w:eastAsia="x-none"/>
        </w:rPr>
      </w:pPr>
      <w:hyperlink r:id="rId2309" w:history="1">
        <w:r w:rsidR="000F2B08">
          <w:rPr>
            <w:rStyle w:val="Hyperlink"/>
            <w:lang w:eastAsia="x-none"/>
          </w:rPr>
          <w:t>R1-1806797</w:t>
        </w:r>
      </w:hyperlink>
      <w:r w:rsidR="00B740DF">
        <w:rPr>
          <w:lang w:eastAsia="x-none"/>
        </w:rPr>
        <w:tab/>
        <w:t>Channel access to NR-based unlicensed spectrum</w:t>
      </w:r>
      <w:r w:rsidR="00B740DF">
        <w:rPr>
          <w:lang w:eastAsia="x-none"/>
        </w:rPr>
        <w:tab/>
        <w:t>MediaTek Inc.</w:t>
      </w:r>
    </w:p>
    <w:p w14:paraId="6A9EA432" w14:textId="021A0159" w:rsidR="00B740DF" w:rsidRDefault="0058452E" w:rsidP="00B740DF">
      <w:pPr>
        <w:rPr>
          <w:lang w:eastAsia="x-none"/>
        </w:rPr>
      </w:pPr>
      <w:hyperlink r:id="rId2310" w:history="1">
        <w:r w:rsidR="000F2B08">
          <w:rPr>
            <w:rStyle w:val="Hyperlink"/>
            <w:lang w:eastAsia="x-none"/>
          </w:rPr>
          <w:t>R1-1806852</w:t>
        </w:r>
      </w:hyperlink>
      <w:r w:rsidR="00B740DF">
        <w:rPr>
          <w:lang w:eastAsia="x-none"/>
        </w:rPr>
        <w:tab/>
        <w:t>Channel access mechanisms on NR-U</w:t>
      </w:r>
      <w:r w:rsidR="00B740DF">
        <w:rPr>
          <w:lang w:eastAsia="x-none"/>
        </w:rPr>
        <w:tab/>
        <w:t>OPPO</w:t>
      </w:r>
    </w:p>
    <w:p w14:paraId="630DF37E" w14:textId="2F9443AC" w:rsidR="00B740DF" w:rsidRDefault="0058452E" w:rsidP="00B740DF">
      <w:pPr>
        <w:rPr>
          <w:lang w:eastAsia="x-none"/>
        </w:rPr>
      </w:pPr>
      <w:hyperlink r:id="rId2311" w:history="1">
        <w:r w:rsidR="000F2B08">
          <w:rPr>
            <w:rStyle w:val="Hyperlink"/>
          </w:rPr>
          <w:t>R1-1807685</w:t>
        </w:r>
      </w:hyperlink>
      <w:r w:rsidR="00173008" w:rsidRPr="00173008">
        <w:tab/>
        <w:t>Channel access enhancements for NR-U</w:t>
      </w:r>
      <w:r w:rsidR="00173008" w:rsidRPr="00173008">
        <w:tab/>
        <w:t>AT&amp;T</w:t>
      </w:r>
      <w:r w:rsidR="00D30348">
        <w:tab/>
        <w:t>(</w:t>
      </w:r>
      <w:hyperlink r:id="rId2312" w:history="1">
        <w:r w:rsidR="000F2B08">
          <w:rPr>
            <w:rStyle w:val="Hyperlink"/>
          </w:rPr>
          <w:t>R1-1806989</w:t>
        </w:r>
      </w:hyperlink>
      <w:r w:rsidR="00D30348">
        <w:rPr>
          <w:lang w:eastAsia="x-none"/>
        </w:rPr>
        <w:t>)</w:t>
      </w:r>
    </w:p>
    <w:p w14:paraId="2943271B" w14:textId="2A17F1F7" w:rsidR="00B740DF" w:rsidRDefault="0058452E" w:rsidP="00B740DF">
      <w:pPr>
        <w:rPr>
          <w:lang w:eastAsia="x-none"/>
        </w:rPr>
      </w:pPr>
      <w:hyperlink r:id="rId2313" w:history="1">
        <w:r w:rsidR="000F2B08">
          <w:rPr>
            <w:rStyle w:val="Hyperlink"/>
            <w:lang w:eastAsia="x-none"/>
          </w:rPr>
          <w:t>R1-1807003</w:t>
        </w:r>
      </w:hyperlink>
      <w:r w:rsidR="00B740DF">
        <w:rPr>
          <w:lang w:eastAsia="x-none"/>
        </w:rPr>
        <w:tab/>
        <w:t>NR Unlicensed channel access procedure considerations</w:t>
      </w:r>
      <w:r w:rsidR="00B740DF">
        <w:rPr>
          <w:lang w:eastAsia="x-none"/>
        </w:rPr>
        <w:tab/>
        <w:t>Apple Inc.</w:t>
      </w:r>
    </w:p>
    <w:p w14:paraId="103FF3BB" w14:textId="2F4F7106" w:rsidR="00B740DF" w:rsidRDefault="0058452E" w:rsidP="00B740DF">
      <w:pPr>
        <w:rPr>
          <w:lang w:eastAsia="x-none"/>
        </w:rPr>
      </w:pPr>
      <w:hyperlink r:id="rId2314" w:history="1">
        <w:r w:rsidR="000F2B08">
          <w:rPr>
            <w:rStyle w:val="Hyperlink"/>
            <w:lang w:eastAsia="x-none"/>
          </w:rPr>
          <w:t>R1-1807036</w:t>
        </w:r>
      </w:hyperlink>
      <w:r w:rsidR="00B740DF">
        <w:rPr>
          <w:lang w:eastAsia="x-none"/>
        </w:rPr>
        <w:tab/>
        <w:t>On NR-Unlicensed channel access procedures</w:t>
      </w:r>
      <w:r w:rsidR="00B740DF">
        <w:rPr>
          <w:lang w:eastAsia="x-none"/>
        </w:rPr>
        <w:tab/>
        <w:t>InterDigital, Inc.</w:t>
      </w:r>
    </w:p>
    <w:p w14:paraId="0075F3E7" w14:textId="4238ADC5" w:rsidR="00B740DF" w:rsidRDefault="0058452E" w:rsidP="00B740DF">
      <w:pPr>
        <w:rPr>
          <w:lang w:eastAsia="x-none"/>
        </w:rPr>
      </w:pPr>
      <w:hyperlink r:id="rId2315" w:history="1">
        <w:r w:rsidR="000F2B08">
          <w:rPr>
            <w:rStyle w:val="Hyperlink"/>
            <w:lang w:eastAsia="x-none"/>
          </w:rPr>
          <w:t>R1-1807083</w:t>
        </w:r>
      </w:hyperlink>
      <w:r w:rsidR="00B740DF">
        <w:rPr>
          <w:lang w:eastAsia="x-none"/>
        </w:rPr>
        <w:tab/>
        <w:t>Channel access procedures for NR-U operation</w:t>
      </w:r>
      <w:r w:rsidR="00B740DF">
        <w:rPr>
          <w:lang w:eastAsia="x-none"/>
        </w:rPr>
        <w:tab/>
        <w:t>NTT DOCOMO, INC.</w:t>
      </w:r>
    </w:p>
    <w:p w14:paraId="481A836A" w14:textId="31DD1BA8" w:rsidR="00B740DF" w:rsidRDefault="0058452E" w:rsidP="00B740DF">
      <w:pPr>
        <w:rPr>
          <w:lang w:eastAsia="x-none"/>
        </w:rPr>
      </w:pPr>
      <w:hyperlink r:id="rId2316" w:history="1">
        <w:r w:rsidR="000F2B08">
          <w:rPr>
            <w:rStyle w:val="Hyperlink"/>
            <w:lang w:eastAsia="x-none"/>
          </w:rPr>
          <w:t>R1-1807161</w:t>
        </w:r>
      </w:hyperlink>
      <w:r w:rsidR="00B740DF">
        <w:rPr>
          <w:lang w:eastAsia="x-none"/>
        </w:rPr>
        <w:tab/>
        <w:t>Discussion on NR unlicensed band operation</w:t>
      </w:r>
      <w:r w:rsidR="00B740DF">
        <w:rPr>
          <w:lang w:eastAsia="x-none"/>
        </w:rPr>
        <w:tab/>
        <w:t>ITRI</w:t>
      </w:r>
    </w:p>
    <w:p w14:paraId="3C305094" w14:textId="2A60374E" w:rsidR="00B740DF" w:rsidRDefault="0058452E" w:rsidP="00B740DF">
      <w:pPr>
        <w:rPr>
          <w:lang w:eastAsia="x-none"/>
        </w:rPr>
      </w:pPr>
      <w:hyperlink r:id="rId2317" w:history="1">
        <w:r w:rsidR="000F2B08">
          <w:rPr>
            <w:rStyle w:val="Hyperlink"/>
            <w:lang w:eastAsia="x-none"/>
          </w:rPr>
          <w:t>R1-1807205</w:t>
        </w:r>
      </w:hyperlink>
      <w:r w:rsidR="00B740DF">
        <w:rPr>
          <w:lang w:eastAsia="x-none"/>
        </w:rPr>
        <w:tab/>
        <w:t>Considerations on LBT in NR-U</w:t>
      </w:r>
      <w:r w:rsidR="00B740DF">
        <w:rPr>
          <w:lang w:eastAsia="x-none"/>
        </w:rPr>
        <w:tab/>
        <w:t>CATR</w:t>
      </w:r>
    </w:p>
    <w:p w14:paraId="248FFF41" w14:textId="733B7821" w:rsidR="00B740DF" w:rsidRDefault="0058452E" w:rsidP="00B740DF">
      <w:pPr>
        <w:rPr>
          <w:lang w:eastAsia="x-none"/>
        </w:rPr>
      </w:pPr>
      <w:hyperlink r:id="rId2318" w:history="1">
        <w:r w:rsidR="000F2B08">
          <w:rPr>
            <w:rStyle w:val="Hyperlink"/>
            <w:lang w:eastAsia="x-none"/>
          </w:rPr>
          <w:t>R1-1807230</w:t>
        </w:r>
      </w:hyperlink>
      <w:r w:rsidR="00B740DF">
        <w:rPr>
          <w:lang w:eastAsia="x-none"/>
        </w:rPr>
        <w:tab/>
        <w:t>Discussion on Procedures for LBT in NR-U</w:t>
      </w:r>
      <w:r w:rsidR="00B740DF">
        <w:rPr>
          <w:lang w:eastAsia="x-none"/>
        </w:rPr>
        <w:tab/>
        <w:t>Convida Wireless LLC</w:t>
      </w:r>
    </w:p>
    <w:p w14:paraId="43403103" w14:textId="7A83832A" w:rsidR="00B740DF" w:rsidRDefault="0058452E" w:rsidP="00B740DF">
      <w:pPr>
        <w:rPr>
          <w:lang w:eastAsia="x-none"/>
        </w:rPr>
      </w:pPr>
      <w:hyperlink r:id="rId2319" w:history="1">
        <w:r w:rsidR="000F2B08">
          <w:rPr>
            <w:rStyle w:val="Hyperlink"/>
            <w:lang w:eastAsia="x-none"/>
          </w:rPr>
          <w:t>R1-1807231</w:t>
        </w:r>
      </w:hyperlink>
      <w:r w:rsidR="00B740DF">
        <w:rPr>
          <w:lang w:eastAsia="x-none"/>
        </w:rPr>
        <w:tab/>
        <w:t xml:space="preserve">Design Considerations for Network Assisted Channel Access </w:t>
      </w:r>
      <w:r w:rsidR="00B740DF">
        <w:rPr>
          <w:lang w:eastAsia="x-none"/>
        </w:rPr>
        <w:tab/>
        <w:t>Convida Wireless LLC</w:t>
      </w:r>
    </w:p>
    <w:p w14:paraId="10A5161C" w14:textId="203686C8" w:rsidR="00B740DF" w:rsidRDefault="0058452E" w:rsidP="00B740DF">
      <w:pPr>
        <w:rPr>
          <w:lang w:eastAsia="x-none"/>
        </w:rPr>
      </w:pPr>
      <w:hyperlink r:id="rId2320" w:history="1">
        <w:r w:rsidR="000F2B08">
          <w:rPr>
            <w:rStyle w:val="Hyperlink"/>
            <w:lang w:eastAsia="x-none"/>
          </w:rPr>
          <w:t>R1-1807240</w:t>
        </w:r>
      </w:hyperlink>
      <w:r w:rsidR="00B740DF">
        <w:rPr>
          <w:lang w:eastAsia="x-none"/>
        </w:rPr>
        <w:tab/>
        <w:t>Discussion on Channel Access Indication in NR-U</w:t>
      </w:r>
      <w:r w:rsidR="00B740DF">
        <w:rPr>
          <w:lang w:eastAsia="x-none"/>
        </w:rPr>
        <w:tab/>
        <w:t>Convida Wireless LLC</w:t>
      </w:r>
    </w:p>
    <w:p w14:paraId="284DF7BB" w14:textId="14A24B69" w:rsidR="00B740DF" w:rsidRDefault="0058452E" w:rsidP="00B740DF">
      <w:pPr>
        <w:rPr>
          <w:lang w:eastAsia="x-none"/>
        </w:rPr>
      </w:pPr>
      <w:hyperlink r:id="rId2321" w:history="1">
        <w:r w:rsidR="000F2B08">
          <w:rPr>
            <w:rStyle w:val="Hyperlink"/>
            <w:lang w:eastAsia="x-none"/>
          </w:rPr>
          <w:t>R1-1807389</w:t>
        </w:r>
      </w:hyperlink>
      <w:r w:rsidR="00B740DF">
        <w:rPr>
          <w:lang w:eastAsia="x-none"/>
        </w:rPr>
        <w:tab/>
        <w:t>Channel access procedure for NR-U</w:t>
      </w:r>
      <w:r w:rsidR="00B740DF">
        <w:rPr>
          <w:lang w:eastAsia="x-none"/>
        </w:rPr>
        <w:tab/>
        <w:t>Qualcomm Incorporated</w:t>
      </w:r>
    </w:p>
    <w:p w14:paraId="049EB2E9" w14:textId="77777777" w:rsidR="00B740DF" w:rsidRDefault="00B740DF" w:rsidP="00B740DF"/>
    <w:p w14:paraId="5742542F" w14:textId="77777777" w:rsidR="00B740DF" w:rsidRDefault="00B740DF" w:rsidP="00B740DF">
      <w:pPr>
        <w:rPr>
          <w:lang w:eastAsia="x-none"/>
        </w:rPr>
      </w:pPr>
    </w:p>
    <w:p w14:paraId="26A46A1D" w14:textId="77777777" w:rsidR="00B740DF" w:rsidRDefault="00B740DF" w:rsidP="00B740DF">
      <w:r w:rsidRPr="00F02E0B">
        <w:rPr>
          <w:highlight w:val="green"/>
        </w:rPr>
        <w:t>Agreement:</w:t>
      </w:r>
    </w:p>
    <w:p w14:paraId="0C87A89D" w14:textId="77777777" w:rsidR="00B740DF" w:rsidRDefault="00B740DF" w:rsidP="00476CB9">
      <w:pPr>
        <w:pStyle w:val="ListParagraph"/>
        <w:widowControl w:val="0"/>
        <w:numPr>
          <w:ilvl w:val="0"/>
          <w:numId w:val="197"/>
        </w:numPr>
        <w:overflowPunct/>
        <w:autoSpaceDE/>
        <w:autoSpaceDN/>
        <w:adjustRightInd/>
        <w:spacing w:after="60"/>
        <w:jc w:val="both"/>
        <w:textAlignment w:val="auto"/>
      </w:pPr>
      <w:r>
        <w:t xml:space="preserve">LTE-LAA channel access mechanism is adopted as baseline for 5GHz </w:t>
      </w:r>
    </w:p>
    <w:p w14:paraId="4B5C4CDA" w14:textId="77777777" w:rsidR="00B740DF" w:rsidRDefault="00B740DF" w:rsidP="00476CB9">
      <w:pPr>
        <w:pStyle w:val="ListParagraph"/>
        <w:numPr>
          <w:ilvl w:val="1"/>
          <w:numId w:val="197"/>
        </w:numPr>
        <w:overflowPunct/>
        <w:autoSpaceDE/>
        <w:autoSpaceDN/>
        <w:adjustRightInd/>
        <w:spacing w:after="0" w:line="259" w:lineRule="auto"/>
        <w:textAlignment w:val="auto"/>
      </w:pPr>
      <w:r>
        <w:t xml:space="preserve">Further enhancements not precluded </w:t>
      </w:r>
    </w:p>
    <w:p w14:paraId="2EFD1B6B" w14:textId="77777777" w:rsidR="00B740DF" w:rsidRDefault="00B740DF" w:rsidP="00476CB9">
      <w:pPr>
        <w:pStyle w:val="ListParagraph"/>
        <w:widowControl w:val="0"/>
        <w:numPr>
          <w:ilvl w:val="0"/>
          <w:numId w:val="197"/>
        </w:numPr>
        <w:overflowPunct/>
        <w:autoSpaceDE/>
        <w:autoSpaceDN/>
        <w:adjustRightInd/>
        <w:spacing w:after="60"/>
        <w:jc w:val="both"/>
        <w:textAlignment w:val="auto"/>
      </w:pPr>
      <w:r>
        <w:t xml:space="preserve">LTE-LAA channel access mechanism is adopted as starting point of the design for 6GHz </w:t>
      </w:r>
    </w:p>
    <w:p w14:paraId="3F1191A4" w14:textId="77777777" w:rsidR="00B740DF" w:rsidRDefault="00B740DF" w:rsidP="00476CB9">
      <w:pPr>
        <w:pStyle w:val="ListParagraph"/>
        <w:numPr>
          <w:ilvl w:val="1"/>
          <w:numId w:val="197"/>
        </w:numPr>
        <w:overflowPunct/>
        <w:autoSpaceDE/>
        <w:autoSpaceDN/>
        <w:adjustRightInd/>
        <w:spacing w:after="0" w:line="259" w:lineRule="auto"/>
        <w:textAlignment w:val="auto"/>
      </w:pPr>
      <w:r>
        <w:t xml:space="preserve">Further enhancements not precluded </w:t>
      </w:r>
    </w:p>
    <w:p w14:paraId="200D1C25" w14:textId="77777777" w:rsidR="00B740DF" w:rsidRDefault="00B740DF" w:rsidP="00476CB9">
      <w:pPr>
        <w:pStyle w:val="ListParagraph"/>
        <w:numPr>
          <w:ilvl w:val="0"/>
          <w:numId w:val="197"/>
        </w:numPr>
        <w:overflowPunct/>
        <w:autoSpaceDE/>
        <w:autoSpaceDN/>
        <w:adjustRightInd/>
        <w:spacing w:after="0" w:line="259" w:lineRule="auto"/>
        <w:textAlignment w:val="auto"/>
      </w:pPr>
      <w:r>
        <w:t xml:space="preserve">For 5GHz band, a no-LBT option is beneficial for NR-U, such as for supporting fast A/N feedback, and is permitted per regulation. </w:t>
      </w:r>
    </w:p>
    <w:p w14:paraId="31FD6992" w14:textId="77777777" w:rsidR="00B740DF" w:rsidRDefault="00B740DF" w:rsidP="00476CB9">
      <w:pPr>
        <w:pStyle w:val="ListParagraph"/>
        <w:numPr>
          <w:ilvl w:val="1"/>
          <w:numId w:val="197"/>
        </w:numPr>
        <w:overflowPunct/>
        <w:autoSpaceDE/>
        <w:autoSpaceDN/>
        <w:adjustRightInd/>
        <w:spacing w:after="0" w:line="259" w:lineRule="auto"/>
        <w:textAlignment w:val="auto"/>
      </w:pPr>
      <w:r>
        <w:t xml:space="preserve">Restrictions/conditions on when no-LBT option can be used will be further identified, e.g., in consideration of fair coexistence. </w:t>
      </w:r>
    </w:p>
    <w:p w14:paraId="61C7CD5E" w14:textId="77777777" w:rsidR="00B740DF" w:rsidRDefault="00B740DF" w:rsidP="00476CB9">
      <w:pPr>
        <w:pStyle w:val="ListParagraph"/>
        <w:numPr>
          <w:ilvl w:val="0"/>
          <w:numId w:val="197"/>
        </w:numPr>
        <w:overflowPunct/>
        <w:autoSpaceDE/>
        <w:autoSpaceDN/>
        <w:adjustRightInd/>
        <w:spacing w:after="0" w:line="259" w:lineRule="auto"/>
        <w:textAlignment w:val="auto"/>
      </w:pPr>
      <w:r>
        <w:t>No-LBT option can be applied to 6GHz band if allowed by regulation</w:t>
      </w:r>
    </w:p>
    <w:p w14:paraId="491E8C5A" w14:textId="77777777" w:rsidR="00B740DF" w:rsidRDefault="00B740DF" w:rsidP="00476CB9">
      <w:pPr>
        <w:pStyle w:val="ListParagraph"/>
        <w:numPr>
          <w:ilvl w:val="1"/>
          <w:numId w:val="197"/>
        </w:numPr>
        <w:overflowPunct/>
        <w:autoSpaceDE/>
        <w:autoSpaceDN/>
        <w:adjustRightInd/>
        <w:spacing w:after="0" w:line="259" w:lineRule="auto"/>
        <w:textAlignment w:val="auto"/>
      </w:pPr>
      <w:r>
        <w:t>Restrictions/conditions on when no-LBT option can be used will be further identified, if fair coexistence criterion is defined for 6GHz band</w:t>
      </w:r>
    </w:p>
    <w:p w14:paraId="33FB468B" w14:textId="77777777" w:rsidR="00B740DF" w:rsidRDefault="00B740DF" w:rsidP="00D30348">
      <w:pPr>
        <w:spacing w:after="120"/>
        <w:ind w:left="357"/>
        <w:rPr>
          <w:lang w:eastAsia="x-none"/>
        </w:rPr>
      </w:pPr>
      <w:r>
        <w:rPr>
          <w:lang w:eastAsia="x-none"/>
        </w:rPr>
        <w:t>Note: Channel access mechanisms need to comply with regulations and may therefore need to be adapted for particular frequency ranges.</w:t>
      </w:r>
    </w:p>
    <w:p w14:paraId="7F05D03E" w14:textId="77777777" w:rsidR="00B740DF" w:rsidRDefault="00B740DF" w:rsidP="00B740DF">
      <w:pPr>
        <w:rPr>
          <w:highlight w:val="cyan"/>
        </w:rPr>
      </w:pPr>
    </w:p>
    <w:p w14:paraId="1D12E66B" w14:textId="77777777" w:rsidR="00B740DF" w:rsidRDefault="00B740DF" w:rsidP="00B740DF">
      <w:r w:rsidRPr="00F02E0B">
        <w:rPr>
          <w:highlight w:val="green"/>
        </w:rPr>
        <w:t>Agreement:</w:t>
      </w:r>
      <w:r>
        <w:t xml:space="preserve"> </w:t>
      </w:r>
    </w:p>
    <w:p w14:paraId="791E4F24" w14:textId="77777777" w:rsidR="00B740DF" w:rsidRDefault="00B740DF" w:rsidP="00476CB9">
      <w:pPr>
        <w:pStyle w:val="ListParagraph"/>
        <w:numPr>
          <w:ilvl w:val="0"/>
          <w:numId w:val="196"/>
        </w:numPr>
        <w:overflowPunct/>
        <w:autoSpaceDE/>
        <w:autoSpaceDN/>
        <w:adjustRightInd/>
        <w:spacing w:after="0" w:line="259" w:lineRule="auto"/>
        <w:textAlignment w:val="auto"/>
      </w:pPr>
      <w:r>
        <w:t>Initial active DL/UL BWP is approximately 20MHz for 5GHz band</w:t>
      </w:r>
    </w:p>
    <w:p w14:paraId="1ACF01BB" w14:textId="77777777" w:rsidR="00B740DF" w:rsidRDefault="00B740DF" w:rsidP="00476CB9">
      <w:pPr>
        <w:pStyle w:val="ListParagraph"/>
        <w:numPr>
          <w:ilvl w:val="1"/>
          <w:numId w:val="196"/>
        </w:numPr>
        <w:overflowPunct/>
        <w:autoSpaceDE/>
        <w:autoSpaceDN/>
        <w:adjustRightInd/>
        <w:spacing w:after="0" w:line="259" w:lineRule="auto"/>
        <w:textAlignment w:val="auto"/>
      </w:pPr>
      <w:r>
        <w:t>The final value will be quantized to number of PRBs</w:t>
      </w:r>
    </w:p>
    <w:p w14:paraId="12821AE8" w14:textId="77777777" w:rsidR="00B740DF" w:rsidRDefault="00B740DF" w:rsidP="00476CB9">
      <w:pPr>
        <w:pStyle w:val="ListParagraph"/>
        <w:numPr>
          <w:ilvl w:val="0"/>
          <w:numId w:val="196"/>
        </w:numPr>
        <w:overflowPunct/>
        <w:autoSpaceDE/>
        <w:autoSpaceDN/>
        <w:adjustRightInd/>
        <w:spacing w:after="0" w:line="259" w:lineRule="auto"/>
        <w:textAlignment w:val="auto"/>
      </w:pPr>
      <w:r>
        <w:t>Initial active DL/UL BWP is approximately 20MHz for 6GHz band if similar channelization as 5GHz band is used for 6GHz band</w:t>
      </w:r>
    </w:p>
    <w:p w14:paraId="065B7BC2" w14:textId="4BB53584" w:rsidR="00B740DF" w:rsidRDefault="00B740DF" w:rsidP="00476CB9">
      <w:pPr>
        <w:pStyle w:val="ListParagraph"/>
        <w:numPr>
          <w:ilvl w:val="0"/>
          <w:numId w:val="196"/>
        </w:numPr>
        <w:overflowPunct/>
        <w:autoSpaceDE/>
        <w:autoSpaceDN/>
        <w:adjustRightInd/>
        <w:spacing w:after="120" w:line="259" w:lineRule="auto"/>
        <w:ind w:left="714" w:hanging="357"/>
        <w:textAlignment w:val="auto"/>
      </w:pPr>
      <w:r>
        <w:t>FFS: Initial active DL/UL BWP for other applicable bands, including 60GHz</w:t>
      </w:r>
    </w:p>
    <w:p w14:paraId="7EA77FD0" w14:textId="77777777" w:rsidR="00B740DF" w:rsidRDefault="00B740DF" w:rsidP="00B740DF">
      <w:pPr>
        <w:pStyle w:val="Heading4"/>
      </w:pPr>
      <w:bookmarkStart w:id="4423" w:name="_Toc513839917"/>
      <w:bookmarkStart w:id="4424" w:name="_Toc516232679"/>
      <w:r>
        <w:t>Initial access and mobility</w:t>
      </w:r>
      <w:bookmarkEnd w:id="4423"/>
      <w:bookmarkEnd w:id="4424"/>
    </w:p>
    <w:p w14:paraId="7ADF538F" w14:textId="1B8D1382" w:rsidR="00B740DF" w:rsidRDefault="0058452E" w:rsidP="00B740DF">
      <w:pPr>
        <w:rPr>
          <w:lang w:eastAsia="x-none"/>
        </w:rPr>
      </w:pPr>
      <w:hyperlink r:id="rId2322" w:history="1">
        <w:r w:rsidR="000F2B08">
          <w:rPr>
            <w:rStyle w:val="Hyperlink"/>
            <w:lang w:eastAsia="x-none"/>
          </w:rPr>
          <w:t>R1-1805920</w:t>
        </w:r>
      </w:hyperlink>
      <w:r w:rsidR="00B740DF">
        <w:rPr>
          <w:lang w:eastAsia="x-none"/>
        </w:rPr>
        <w:tab/>
        <w:t>Initial access in NR unlicensed</w:t>
      </w:r>
      <w:r w:rsidR="00B740DF">
        <w:rPr>
          <w:lang w:eastAsia="x-none"/>
        </w:rPr>
        <w:tab/>
        <w:t>Huawei, HiSilicon</w:t>
      </w:r>
    </w:p>
    <w:p w14:paraId="64957EAC" w14:textId="524D5A1F" w:rsidR="00B740DF" w:rsidRDefault="0058452E" w:rsidP="00B740DF">
      <w:pPr>
        <w:rPr>
          <w:lang w:eastAsia="x-none"/>
        </w:rPr>
      </w:pPr>
      <w:hyperlink r:id="rId2323" w:history="1">
        <w:r w:rsidR="000F2B08">
          <w:rPr>
            <w:rStyle w:val="Hyperlink"/>
            <w:lang w:eastAsia="x-none"/>
          </w:rPr>
          <w:t>R1-1806087</w:t>
        </w:r>
      </w:hyperlink>
      <w:r w:rsidR="00B740DF">
        <w:rPr>
          <w:lang w:eastAsia="x-none"/>
        </w:rPr>
        <w:tab/>
        <w:t>Discussion on RACH procedure for NR-U</w:t>
      </w:r>
      <w:r w:rsidR="00B740DF">
        <w:rPr>
          <w:lang w:eastAsia="x-none"/>
        </w:rPr>
        <w:tab/>
        <w:t>vivo</w:t>
      </w:r>
    </w:p>
    <w:p w14:paraId="562971B6" w14:textId="130BCDC5" w:rsidR="00B740DF" w:rsidRDefault="0058452E" w:rsidP="00B740DF">
      <w:pPr>
        <w:rPr>
          <w:lang w:eastAsia="x-none"/>
        </w:rPr>
      </w:pPr>
      <w:hyperlink r:id="rId2324" w:history="1">
        <w:r w:rsidR="000F2B08">
          <w:rPr>
            <w:rStyle w:val="Hyperlink"/>
            <w:lang w:eastAsia="x-none"/>
          </w:rPr>
          <w:t>R1-1806109</w:t>
        </w:r>
      </w:hyperlink>
      <w:r w:rsidR="00B740DF">
        <w:rPr>
          <w:lang w:eastAsia="x-none"/>
        </w:rPr>
        <w:tab/>
        <w:t>On Initial Access and Mobility for NR-U</w:t>
      </w:r>
      <w:r w:rsidR="00B740DF">
        <w:rPr>
          <w:lang w:eastAsia="x-none"/>
        </w:rPr>
        <w:tab/>
        <w:t>Nokia, Nokia Shanghai Bell</w:t>
      </w:r>
    </w:p>
    <w:p w14:paraId="0EFC3C2C" w14:textId="3B0514E1" w:rsidR="00B740DF" w:rsidRDefault="0058452E" w:rsidP="00B740DF">
      <w:pPr>
        <w:rPr>
          <w:lang w:eastAsia="x-none"/>
        </w:rPr>
      </w:pPr>
      <w:hyperlink r:id="rId2325" w:history="1">
        <w:r w:rsidR="000F2B08">
          <w:rPr>
            <w:rStyle w:val="Hyperlink"/>
            <w:lang w:eastAsia="x-none"/>
          </w:rPr>
          <w:t>R1-1806254</w:t>
        </w:r>
      </w:hyperlink>
      <w:r w:rsidR="00B740DF">
        <w:rPr>
          <w:lang w:eastAsia="x-none"/>
        </w:rPr>
        <w:tab/>
        <w:t>On initial access, RRM, mobility and RLM</w:t>
      </w:r>
      <w:r w:rsidR="00B740DF">
        <w:rPr>
          <w:lang w:eastAsia="x-none"/>
        </w:rPr>
        <w:tab/>
        <w:t>Ericsson</w:t>
      </w:r>
    </w:p>
    <w:p w14:paraId="7D9D0A6B" w14:textId="2FDF2F0D" w:rsidR="00B740DF" w:rsidRPr="00AD3A67" w:rsidRDefault="0058452E" w:rsidP="00B740DF">
      <w:pPr>
        <w:rPr>
          <w:color w:val="BFBFBF"/>
          <w:lang w:eastAsia="x-none"/>
        </w:rPr>
      </w:pPr>
      <w:hyperlink r:id="rId2326" w:history="1">
        <w:r w:rsidR="000F2B08">
          <w:rPr>
            <w:rStyle w:val="Hyperlink"/>
            <w:lang w:eastAsia="x-none"/>
          </w:rPr>
          <w:t>R1-1806318</w:t>
        </w:r>
      </w:hyperlink>
      <w:r w:rsidR="00B740DF" w:rsidRPr="00AD3A67">
        <w:rPr>
          <w:color w:val="BFBFBF"/>
          <w:lang w:eastAsia="x-none"/>
        </w:rPr>
        <w:tab/>
        <w:t>Initial Access and Mobiity for NR Unlicensed Operations</w:t>
      </w:r>
      <w:r w:rsidR="00B740DF" w:rsidRPr="00AD3A67">
        <w:rPr>
          <w:color w:val="BFBFBF"/>
          <w:lang w:eastAsia="x-none"/>
        </w:rPr>
        <w:tab/>
        <w:t>CATT</w:t>
      </w:r>
    </w:p>
    <w:p w14:paraId="0CA5B20C" w14:textId="77777777" w:rsidR="00B740DF" w:rsidRPr="00AD3A67" w:rsidRDefault="00B740DF" w:rsidP="00B740DF">
      <w:pPr>
        <w:rPr>
          <w:color w:val="BFBFBF"/>
          <w:lang w:eastAsia="x-none"/>
        </w:rPr>
      </w:pPr>
      <w:r w:rsidRPr="00AD3A67">
        <w:rPr>
          <w:color w:val="BFBFBF"/>
          <w:lang w:eastAsia="x-none"/>
        </w:rPr>
        <w:t>Withdrawn</w:t>
      </w:r>
    </w:p>
    <w:p w14:paraId="4BAC1D8C" w14:textId="2E704ECF" w:rsidR="00B740DF" w:rsidRDefault="0058452E" w:rsidP="00B740DF">
      <w:pPr>
        <w:rPr>
          <w:lang w:eastAsia="x-none"/>
        </w:rPr>
      </w:pPr>
      <w:hyperlink r:id="rId2327" w:history="1">
        <w:r w:rsidR="000F2B08">
          <w:rPr>
            <w:rStyle w:val="Hyperlink"/>
            <w:lang w:eastAsia="x-none"/>
          </w:rPr>
          <w:t>R1-1806463</w:t>
        </w:r>
      </w:hyperlink>
      <w:r w:rsidR="00B740DF">
        <w:rPr>
          <w:lang w:eastAsia="x-none"/>
        </w:rPr>
        <w:tab/>
        <w:t>Discussion on initial access and mobility for NR-U</w:t>
      </w:r>
      <w:r w:rsidR="00B740DF">
        <w:rPr>
          <w:lang w:eastAsia="x-none"/>
        </w:rPr>
        <w:tab/>
        <w:t>ZTE Corporation</w:t>
      </w:r>
    </w:p>
    <w:p w14:paraId="24F65DA0" w14:textId="7B9423DB" w:rsidR="00B740DF" w:rsidRDefault="0058452E" w:rsidP="00B740DF">
      <w:pPr>
        <w:ind w:left="1440" w:hanging="1440"/>
        <w:rPr>
          <w:lang w:eastAsia="x-none"/>
        </w:rPr>
      </w:pPr>
      <w:hyperlink r:id="rId2328" w:history="1">
        <w:r w:rsidR="000F2B08">
          <w:rPr>
            <w:rStyle w:val="Hyperlink"/>
            <w:lang w:eastAsia="x-none"/>
          </w:rPr>
          <w:t>R1-1806545</w:t>
        </w:r>
      </w:hyperlink>
      <w:r w:rsidR="00B740DF">
        <w:rPr>
          <w:lang w:eastAsia="x-none"/>
        </w:rPr>
        <w:tab/>
        <w:t>Potential enhancements to NR initial access and mobility to support unlicensed operation</w:t>
      </w:r>
      <w:r w:rsidR="00B740DF">
        <w:rPr>
          <w:lang w:eastAsia="x-none"/>
        </w:rPr>
        <w:tab/>
        <w:t>Intel Corporation</w:t>
      </w:r>
    </w:p>
    <w:p w14:paraId="1A728DD5" w14:textId="362C069C" w:rsidR="00B740DF" w:rsidRDefault="0058452E" w:rsidP="00B740DF">
      <w:pPr>
        <w:rPr>
          <w:lang w:eastAsia="x-none"/>
        </w:rPr>
      </w:pPr>
      <w:hyperlink r:id="rId2329" w:history="1">
        <w:r w:rsidR="000F2B08">
          <w:rPr>
            <w:rStyle w:val="Hyperlink"/>
            <w:lang w:eastAsia="x-none"/>
          </w:rPr>
          <w:t>R1-1806570</w:t>
        </w:r>
      </w:hyperlink>
      <w:r w:rsidR="00B740DF">
        <w:rPr>
          <w:lang w:eastAsia="x-none"/>
        </w:rPr>
        <w:tab/>
        <w:t>Considerations on initial access procedures for NR unlicensed operations</w:t>
      </w:r>
      <w:r w:rsidR="00B740DF">
        <w:rPr>
          <w:lang w:eastAsia="x-none"/>
        </w:rPr>
        <w:tab/>
        <w:t>Sony</w:t>
      </w:r>
    </w:p>
    <w:p w14:paraId="37B7DB87" w14:textId="23CE315D" w:rsidR="00B740DF" w:rsidRDefault="0058452E" w:rsidP="00B740DF">
      <w:pPr>
        <w:rPr>
          <w:lang w:eastAsia="x-none"/>
        </w:rPr>
      </w:pPr>
      <w:hyperlink r:id="rId2330" w:history="1">
        <w:r w:rsidR="000F2B08">
          <w:rPr>
            <w:rStyle w:val="Hyperlink"/>
            <w:lang w:eastAsia="x-none"/>
          </w:rPr>
          <w:t>R1-1806646</w:t>
        </w:r>
      </w:hyperlink>
      <w:r w:rsidR="00B740DF">
        <w:rPr>
          <w:lang w:eastAsia="x-none"/>
        </w:rPr>
        <w:tab/>
        <w:t>Initial access and mobility for NR unlicensed operation</w:t>
      </w:r>
      <w:r w:rsidR="00B740DF">
        <w:rPr>
          <w:lang w:eastAsia="x-none"/>
        </w:rPr>
        <w:tab/>
        <w:t>LG Electronics</w:t>
      </w:r>
    </w:p>
    <w:p w14:paraId="236D97E5" w14:textId="01F68299" w:rsidR="00B740DF" w:rsidRDefault="0058452E" w:rsidP="00B740DF">
      <w:pPr>
        <w:rPr>
          <w:lang w:eastAsia="x-none"/>
        </w:rPr>
      </w:pPr>
      <w:hyperlink r:id="rId2331" w:history="1">
        <w:r w:rsidR="000F2B08">
          <w:rPr>
            <w:rStyle w:val="Hyperlink"/>
            <w:lang w:eastAsia="x-none"/>
          </w:rPr>
          <w:t>R1-1806762</w:t>
        </w:r>
      </w:hyperlink>
      <w:r w:rsidR="00B740DF">
        <w:rPr>
          <w:lang w:eastAsia="x-none"/>
        </w:rPr>
        <w:tab/>
        <w:t>Initial access and mobility procedure for NR-U</w:t>
      </w:r>
      <w:r w:rsidR="00B740DF">
        <w:rPr>
          <w:lang w:eastAsia="x-none"/>
        </w:rPr>
        <w:tab/>
        <w:t>Samsung</w:t>
      </w:r>
    </w:p>
    <w:p w14:paraId="3E68FB77" w14:textId="65F1B8E3" w:rsidR="00B740DF" w:rsidRDefault="0058452E" w:rsidP="00B740DF">
      <w:pPr>
        <w:rPr>
          <w:lang w:eastAsia="x-none"/>
        </w:rPr>
      </w:pPr>
      <w:hyperlink r:id="rId2332" w:history="1">
        <w:r w:rsidR="000F2B08">
          <w:rPr>
            <w:rStyle w:val="Hyperlink"/>
            <w:lang w:eastAsia="x-none"/>
          </w:rPr>
          <w:t>R1-1806798</w:t>
        </w:r>
      </w:hyperlink>
      <w:r w:rsidR="00B740DF">
        <w:rPr>
          <w:lang w:eastAsia="x-none"/>
        </w:rPr>
        <w:tab/>
        <w:t>Considerations on initial access and mobility for NR-U</w:t>
      </w:r>
      <w:r w:rsidR="00B740DF">
        <w:rPr>
          <w:lang w:eastAsia="x-none"/>
        </w:rPr>
        <w:tab/>
        <w:t>MediaTek Inc.</w:t>
      </w:r>
    </w:p>
    <w:p w14:paraId="5C83E4D0" w14:textId="0E090A27" w:rsidR="00B740DF" w:rsidRDefault="0058452E" w:rsidP="00B740DF">
      <w:pPr>
        <w:rPr>
          <w:lang w:eastAsia="x-none"/>
        </w:rPr>
      </w:pPr>
      <w:hyperlink r:id="rId2333" w:history="1">
        <w:r w:rsidR="000F2B08">
          <w:rPr>
            <w:rStyle w:val="Hyperlink"/>
            <w:lang w:eastAsia="x-none"/>
          </w:rPr>
          <w:t>R1-1806853</w:t>
        </w:r>
      </w:hyperlink>
      <w:r w:rsidR="00B740DF">
        <w:rPr>
          <w:lang w:eastAsia="x-none"/>
        </w:rPr>
        <w:tab/>
        <w:t>Initial access procedure on NR-U</w:t>
      </w:r>
      <w:r w:rsidR="00B740DF">
        <w:rPr>
          <w:lang w:eastAsia="x-none"/>
        </w:rPr>
        <w:tab/>
        <w:t>OPPO</w:t>
      </w:r>
    </w:p>
    <w:p w14:paraId="4AEDDE92" w14:textId="2AD98731" w:rsidR="00B740DF" w:rsidRDefault="0058452E" w:rsidP="00B740DF">
      <w:pPr>
        <w:rPr>
          <w:lang w:eastAsia="x-none"/>
        </w:rPr>
      </w:pPr>
      <w:hyperlink r:id="rId2334" w:history="1">
        <w:r w:rsidR="000F2B08">
          <w:rPr>
            <w:rStyle w:val="Hyperlink"/>
            <w:lang w:eastAsia="x-none"/>
          </w:rPr>
          <w:t>R1-1806990</w:t>
        </w:r>
      </w:hyperlink>
      <w:r w:rsidR="00B740DF">
        <w:rPr>
          <w:lang w:eastAsia="x-none"/>
        </w:rPr>
        <w:tab/>
        <w:t>Beam measurement for NR-U</w:t>
      </w:r>
      <w:r w:rsidR="00B740DF">
        <w:rPr>
          <w:lang w:eastAsia="x-none"/>
        </w:rPr>
        <w:tab/>
        <w:t>AT&amp;T</w:t>
      </w:r>
    </w:p>
    <w:p w14:paraId="22806D2B" w14:textId="279F212D" w:rsidR="00B740DF" w:rsidRDefault="0058452E" w:rsidP="00B740DF">
      <w:pPr>
        <w:rPr>
          <w:lang w:eastAsia="x-none"/>
        </w:rPr>
      </w:pPr>
      <w:hyperlink r:id="rId2335" w:history="1">
        <w:r w:rsidR="000F2B08">
          <w:rPr>
            <w:rStyle w:val="Hyperlink"/>
            <w:lang w:eastAsia="x-none"/>
          </w:rPr>
          <w:t>R1-1807037</w:t>
        </w:r>
      </w:hyperlink>
      <w:r w:rsidR="00B740DF">
        <w:rPr>
          <w:lang w:eastAsia="x-none"/>
        </w:rPr>
        <w:tab/>
        <w:t xml:space="preserve">On Initial Access in NR-Unlicensed Spectrum </w:t>
      </w:r>
      <w:r w:rsidR="00B740DF">
        <w:rPr>
          <w:lang w:eastAsia="x-none"/>
        </w:rPr>
        <w:tab/>
        <w:t>InterDigital, Inc.</w:t>
      </w:r>
    </w:p>
    <w:p w14:paraId="33E8D434" w14:textId="1F00B28B" w:rsidR="00B740DF" w:rsidRDefault="0058452E" w:rsidP="00B740DF">
      <w:pPr>
        <w:rPr>
          <w:lang w:eastAsia="x-none"/>
        </w:rPr>
      </w:pPr>
      <w:hyperlink r:id="rId2336" w:history="1">
        <w:r w:rsidR="000F2B08">
          <w:rPr>
            <w:rStyle w:val="Hyperlink"/>
            <w:lang w:eastAsia="x-none"/>
          </w:rPr>
          <w:t>R1-1807142</w:t>
        </w:r>
      </w:hyperlink>
      <w:r w:rsidR="00B740DF">
        <w:rPr>
          <w:lang w:eastAsia="x-none"/>
        </w:rPr>
        <w:tab/>
        <w:t>Initial access and mobility for NR-U</w:t>
      </w:r>
      <w:r w:rsidR="00B740DF">
        <w:rPr>
          <w:lang w:eastAsia="x-none"/>
        </w:rPr>
        <w:tab/>
        <w:t>ITL</w:t>
      </w:r>
    </w:p>
    <w:p w14:paraId="0621909B" w14:textId="4148B081" w:rsidR="00B740DF" w:rsidRDefault="0058452E" w:rsidP="00B740DF">
      <w:pPr>
        <w:rPr>
          <w:lang w:eastAsia="x-none"/>
        </w:rPr>
      </w:pPr>
      <w:hyperlink r:id="rId2337" w:history="1">
        <w:r w:rsidR="000F2B08">
          <w:rPr>
            <w:rStyle w:val="Hyperlink"/>
            <w:lang w:eastAsia="x-none"/>
          </w:rPr>
          <w:t>R1-1807390</w:t>
        </w:r>
      </w:hyperlink>
      <w:r w:rsidR="00B740DF">
        <w:rPr>
          <w:lang w:eastAsia="x-none"/>
        </w:rPr>
        <w:tab/>
        <w:t>Initial access and mobility for NR-U</w:t>
      </w:r>
      <w:r w:rsidR="00B740DF">
        <w:rPr>
          <w:lang w:eastAsia="x-none"/>
        </w:rPr>
        <w:tab/>
        <w:t>Qualcomm Incorporated</w:t>
      </w:r>
    </w:p>
    <w:p w14:paraId="50B5493F" w14:textId="77777777" w:rsidR="00B740DF" w:rsidRDefault="00B740DF" w:rsidP="00B740DF">
      <w:pPr>
        <w:rPr>
          <w:lang w:eastAsia="x-none"/>
        </w:rPr>
      </w:pPr>
    </w:p>
    <w:p w14:paraId="70CBBDF6" w14:textId="77777777" w:rsidR="00B740DF" w:rsidRDefault="00B740DF" w:rsidP="00B740DF">
      <w:pPr>
        <w:rPr>
          <w:lang w:eastAsia="x-none"/>
        </w:rPr>
      </w:pPr>
    </w:p>
    <w:p w14:paraId="5343678C" w14:textId="77777777" w:rsidR="00B740DF" w:rsidRDefault="00B740DF" w:rsidP="00B740DF">
      <w:pPr>
        <w:rPr>
          <w:lang w:eastAsia="x-none"/>
        </w:rPr>
      </w:pPr>
      <w:r w:rsidRPr="00F02E0B">
        <w:rPr>
          <w:highlight w:val="green"/>
          <w:lang w:eastAsia="x-none"/>
        </w:rPr>
        <w:t>Agreement:</w:t>
      </w:r>
    </w:p>
    <w:p w14:paraId="5BE85653" w14:textId="77777777" w:rsidR="00B740DF" w:rsidRDefault="00B740DF" w:rsidP="00B740DF">
      <w:pPr>
        <w:rPr>
          <w:lang w:eastAsia="x-none"/>
        </w:rPr>
      </w:pPr>
      <w:r>
        <w:rPr>
          <w:lang w:eastAsia="x-none"/>
        </w:rPr>
        <w:t>The following modifications to initial access procedures are beneficial</w:t>
      </w:r>
    </w:p>
    <w:p w14:paraId="7B44A0A4" w14:textId="77777777" w:rsidR="00B740DF" w:rsidRDefault="00B740DF" w:rsidP="00476CB9">
      <w:pPr>
        <w:numPr>
          <w:ilvl w:val="0"/>
          <w:numId w:val="198"/>
        </w:numPr>
        <w:rPr>
          <w:lang w:eastAsia="x-none"/>
        </w:rPr>
      </w:pPr>
      <w:r>
        <w:rPr>
          <w:lang w:eastAsia="x-none"/>
        </w:rPr>
        <w:t>Modifications to initial access procedures considering limitations on access to the channel based on LBT</w:t>
      </w:r>
    </w:p>
    <w:p w14:paraId="12D3A266" w14:textId="77777777" w:rsidR="00B740DF" w:rsidRDefault="00B740DF" w:rsidP="00476CB9">
      <w:pPr>
        <w:numPr>
          <w:ilvl w:val="1"/>
          <w:numId w:val="198"/>
        </w:numPr>
        <w:rPr>
          <w:lang w:eastAsia="x-none"/>
        </w:rPr>
      </w:pPr>
      <w:r>
        <w:rPr>
          <w:lang w:eastAsia="x-none"/>
        </w:rPr>
        <w:t>Develop techniques to handle reduced SS/PBCH block and RMSI transmission opportunities due to LBT failure</w:t>
      </w:r>
    </w:p>
    <w:p w14:paraId="5C09EF68" w14:textId="77777777" w:rsidR="00B740DF" w:rsidRDefault="00B740DF" w:rsidP="00476CB9">
      <w:pPr>
        <w:pStyle w:val="ListParagraph"/>
        <w:numPr>
          <w:ilvl w:val="0"/>
          <w:numId w:val="198"/>
        </w:numPr>
        <w:overflowPunct/>
        <w:autoSpaceDE/>
        <w:autoSpaceDN/>
        <w:adjustRightInd/>
        <w:spacing w:after="0" w:line="259" w:lineRule="auto"/>
        <w:textAlignment w:val="auto"/>
      </w:pPr>
      <w:r>
        <w:t>Enhancement to 4-step RACH</w:t>
      </w:r>
    </w:p>
    <w:p w14:paraId="04324625" w14:textId="77777777" w:rsidR="00B740DF" w:rsidRDefault="00B740DF" w:rsidP="00476CB9">
      <w:pPr>
        <w:pStyle w:val="ListParagraph"/>
        <w:numPr>
          <w:ilvl w:val="1"/>
          <w:numId w:val="198"/>
        </w:numPr>
        <w:overflowPunct/>
        <w:autoSpaceDE/>
        <w:autoSpaceDN/>
        <w:adjustRightInd/>
        <w:spacing w:after="0" w:line="259" w:lineRule="auto"/>
        <w:textAlignment w:val="auto"/>
      </w:pPr>
      <w:r>
        <w:t>Mechanisms to handle reduced msg 1/2/3/4 transmission opportunities due to LBT failure</w:t>
      </w:r>
    </w:p>
    <w:p w14:paraId="17B9B95C" w14:textId="77777777" w:rsidR="00B740DF" w:rsidRDefault="00B740DF" w:rsidP="00476CB9">
      <w:pPr>
        <w:pStyle w:val="ListParagraph"/>
        <w:numPr>
          <w:ilvl w:val="0"/>
          <w:numId w:val="198"/>
        </w:numPr>
        <w:overflowPunct/>
        <w:autoSpaceDE/>
        <w:autoSpaceDN/>
        <w:adjustRightInd/>
        <w:spacing w:after="0" w:line="259" w:lineRule="auto"/>
        <w:textAlignment w:val="auto"/>
      </w:pPr>
      <w:r>
        <w:t>2-step RACH potentially has benefit for channel access</w:t>
      </w:r>
    </w:p>
    <w:p w14:paraId="4B08AF93" w14:textId="77777777" w:rsidR="00B740DF" w:rsidRDefault="00B740DF" w:rsidP="00B740DF">
      <w:pPr>
        <w:rPr>
          <w:lang w:eastAsia="x-none"/>
        </w:rPr>
      </w:pPr>
    </w:p>
    <w:p w14:paraId="27447A3D" w14:textId="77777777" w:rsidR="00B740DF" w:rsidRPr="00F02E0B" w:rsidRDefault="00B740DF" w:rsidP="00B740DF">
      <w:pPr>
        <w:rPr>
          <w:lang w:eastAsia="x-none"/>
        </w:rPr>
      </w:pPr>
      <w:r w:rsidRPr="00FC56BB">
        <w:rPr>
          <w:highlight w:val="green"/>
          <w:lang w:eastAsia="x-none"/>
        </w:rPr>
        <w:t>Agreement:</w:t>
      </w:r>
    </w:p>
    <w:p w14:paraId="091235DA" w14:textId="53806F2A" w:rsidR="00B740DF" w:rsidRPr="00F02E0B" w:rsidRDefault="00B740DF" w:rsidP="00B740DF">
      <w:pPr>
        <w:pStyle w:val="ListParagraph"/>
        <w:widowControl w:val="0"/>
        <w:spacing w:after="60"/>
        <w:ind w:left="0"/>
        <w:jc w:val="both"/>
      </w:pPr>
      <w:r>
        <w:t>Potential m</w:t>
      </w:r>
      <w:r w:rsidRPr="00F02E0B">
        <w:t xml:space="preserve">odifications </w:t>
      </w:r>
      <w:r>
        <w:t>to</w:t>
      </w:r>
      <w:r w:rsidRPr="00F02E0B">
        <w:t xml:space="preserve"> RLM/RRM procedures due to</w:t>
      </w:r>
      <w:r>
        <w:t xml:space="preserve"> reduced transmission opportunities for DL signals and channels due to </w:t>
      </w:r>
      <w:r>
        <w:lastRenderedPageBreak/>
        <w:t>LBT failure should be identified and studied</w:t>
      </w:r>
      <w:r w:rsidR="00D30348">
        <w:t>.</w:t>
      </w:r>
    </w:p>
    <w:p w14:paraId="1AA8AECF" w14:textId="77777777" w:rsidR="00B740DF" w:rsidRDefault="00B740DF" w:rsidP="00B740DF">
      <w:pPr>
        <w:rPr>
          <w:highlight w:val="yellow"/>
          <w:lang w:eastAsia="x-none"/>
        </w:rPr>
      </w:pPr>
    </w:p>
    <w:p w14:paraId="54470108" w14:textId="77777777" w:rsidR="00B740DF" w:rsidRPr="00F02E0B" w:rsidRDefault="00B740DF" w:rsidP="00B740DF">
      <w:pPr>
        <w:rPr>
          <w:lang w:eastAsia="x-none"/>
        </w:rPr>
      </w:pPr>
      <w:r w:rsidRPr="00FC56BB">
        <w:rPr>
          <w:highlight w:val="green"/>
          <w:lang w:eastAsia="x-none"/>
        </w:rPr>
        <w:t>Agreement:</w:t>
      </w:r>
    </w:p>
    <w:p w14:paraId="5D3202EB" w14:textId="57A9F001" w:rsidR="00B740DF" w:rsidRDefault="00B740DF" w:rsidP="00B740DF">
      <w:pPr>
        <w:rPr>
          <w:lang w:eastAsia="x-none"/>
        </w:rPr>
      </w:pPr>
      <w:r>
        <w:t>M</w:t>
      </w:r>
      <w:r w:rsidRPr="00F02E0B">
        <w:t xml:space="preserve">odifications </w:t>
      </w:r>
      <w:r>
        <w:t>to</w:t>
      </w:r>
      <w:r w:rsidRPr="00F02E0B">
        <w:t xml:space="preserve"> </w:t>
      </w:r>
      <w:r>
        <w:t>paging</w:t>
      </w:r>
      <w:r w:rsidRPr="00F02E0B">
        <w:t xml:space="preserve"> procedures due to</w:t>
      </w:r>
      <w:r>
        <w:t xml:space="preserve"> reduced transmission opportunities for paging due to LBT failure are beneficial and should be identified and studied</w:t>
      </w:r>
      <w:r w:rsidR="00D30348">
        <w:rPr>
          <w:lang w:eastAsia="x-none"/>
        </w:rPr>
        <w:t>.</w:t>
      </w:r>
    </w:p>
    <w:p w14:paraId="62A6CEA8" w14:textId="77777777" w:rsidR="00B740DF" w:rsidRDefault="00B740DF" w:rsidP="00B740DF">
      <w:pPr>
        <w:pStyle w:val="Heading4"/>
      </w:pPr>
      <w:bookmarkStart w:id="4425" w:name="_Toc513839918"/>
      <w:bookmarkStart w:id="4426" w:name="_Toc516232680"/>
      <w:r>
        <w:t>Potential HARQ enhancements</w:t>
      </w:r>
      <w:bookmarkEnd w:id="4425"/>
      <w:bookmarkEnd w:id="4426"/>
    </w:p>
    <w:p w14:paraId="3452E257" w14:textId="3D405D87" w:rsidR="00B740DF" w:rsidRDefault="0058452E" w:rsidP="00B740DF">
      <w:pPr>
        <w:rPr>
          <w:lang w:eastAsia="x-none"/>
        </w:rPr>
      </w:pPr>
      <w:hyperlink r:id="rId2338" w:history="1">
        <w:r w:rsidR="000F2B08">
          <w:rPr>
            <w:rStyle w:val="Hyperlink"/>
            <w:lang w:eastAsia="x-none"/>
          </w:rPr>
          <w:t>R1-1805918</w:t>
        </w:r>
      </w:hyperlink>
      <w:r w:rsidR="00B740DF">
        <w:rPr>
          <w:lang w:eastAsia="x-none"/>
        </w:rPr>
        <w:tab/>
        <w:t>HARQ enhencement in NR unlicensed</w:t>
      </w:r>
      <w:r w:rsidR="00B740DF">
        <w:rPr>
          <w:lang w:eastAsia="x-none"/>
        </w:rPr>
        <w:tab/>
        <w:t>Huawei, HiSilicon</w:t>
      </w:r>
    </w:p>
    <w:p w14:paraId="6AC1FF3E" w14:textId="4C89C185" w:rsidR="00B740DF" w:rsidRDefault="0058452E" w:rsidP="00B740DF">
      <w:pPr>
        <w:rPr>
          <w:lang w:eastAsia="x-none"/>
        </w:rPr>
      </w:pPr>
      <w:hyperlink r:id="rId2339" w:history="1">
        <w:r w:rsidR="000F2B08">
          <w:rPr>
            <w:rStyle w:val="Hyperlink"/>
            <w:lang w:eastAsia="x-none"/>
          </w:rPr>
          <w:t>R1-1806088</w:t>
        </w:r>
      </w:hyperlink>
      <w:r w:rsidR="00B740DF">
        <w:rPr>
          <w:lang w:eastAsia="x-none"/>
        </w:rPr>
        <w:tab/>
        <w:t>Discussion on HARQ operation for NR-U</w:t>
      </w:r>
      <w:r w:rsidR="00B740DF">
        <w:rPr>
          <w:lang w:eastAsia="x-none"/>
        </w:rPr>
        <w:tab/>
        <w:t>vivo</w:t>
      </w:r>
    </w:p>
    <w:p w14:paraId="2F69CCFC" w14:textId="4B51290A" w:rsidR="00B740DF" w:rsidRDefault="0058452E" w:rsidP="00B740DF">
      <w:pPr>
        <w:rPr>
          <w:lang w:eastAsia="x-none"/>
        </w:rPr>
      </w:pPr>
      <w:hyperlink r:id="rId2340" w:history="1">
        <w:r w:rsidR="000F2B08">
          <w:rPr>
            <w:rStyle w:val="Hyperlink"/>
            <w:lang w:eastAsia="x-none"/>
          </w:rPr>
          <w:t>R1-1806110</w:t>
        </w:r>
      </w:hyperlink>
      <w:r w:rsidR="00B740DF">
        <w:rPr>
          <w:lang w:eastAsia="x-none"/>
        </w:rPr>
        <w:tab/>
        <w:t>HARQ Enhancements for NR-Unlicensed</w:t>
      </w:r>
      <w:r w:rsidR="00B740DF">
        <w:rPr>
          <w:lang w:eastAsia="x-none"/>
        </w:rPr>
        <w:tab/>
        <w:t>Nokia, Nokia Shanghai Bell</w:t>
      </w:r>
    </w:p>
    <w:p w14:paraId="08E9A2C3" w14:textId="5BCF38D1" w:rsidR="00B740DF" w:rsidRDefault="0058452E" w:rsidP="00B740DF">
      <w:pPr>
        <w:rPr>
          <w:lang w:eastAsia="x-none"/>
        </w:rPr>
      </w:pPr>
      <w:hyperlink r:id="rId2341" w:history="1">
        <w:r w:rsidR="000F2B08">
          <w:rPr>
            <w:rStyle w:val="Hyperlink"/>
            <w:lang w:eastAsia="x-none"/>
          </w:rPr>
          <w:t>R1-1806255</w:t>
        </w:r>
      </w:hyperlink>
      <w:r w:rsidR="00B740DF">
        <w:rPr>
          <w:lang w:eastAsia="x-none"/>
        </w:rPr>
        <w:tab/>
        <w:t>HARQ enhancements for NR-U</w:t>
      </w:r>
      <w:r w:rsidR="00B740DF">
        <w:rPr>
          <w:lang w:eastAsia="x-none"/>
        </w:rPr>
        <w:tab/>
        <w:t>Ericsson</w:t>
      </w:r>
    </w:p>
    <w:p w14:paraId="0615C3B2" w14:textId="457F043C" w:rsidR="00B740DF" w:rsidRDefault="0058452E" w:rsidP="00B740DF">
      <w:pPr>
        <w:rPr>
          <w:lang w:eastAsia="x-none"/>
        </w:rPr>
      </w:pPr>
      <w:hyperlink r:id="rId2342" w:history="1">
        <w:r w:rsidR="000F2B08">
          <w:rPr>
            <w:rStyle w:val="Hyperlink"/>
            <w:lang w:eastAsia="x-none"/>
          </w:rPr>
          <w:t>R1-1806319</w:t>
        </w:r>
      </w:hyperlink>
      <w:r w:rsidR="00B740DF">
        <w:rPr>
          <w:lang w:eastAsia="x-none"/>
        </w:rPr>
        <w:tab/>
        <w:t>HARQ Operations in NR-U</w:t>
      </w:r>
      <w:r w:rsidR="00B740DF">
        <w:rPr>
          <w:lang w:eastAsia="x-none"/>
        </w:rPr>
        <w:tab/>
        <w:t>CATT</w:t>
      </w:r>
    </w:p>
    <w:p w14:paraId="0C0147A1" w14:textId="34BB4EFA" w:rsidR="00B740DF" w:rsidRDefault="0058452E" w:rsidP="00B740DF">
      <w:pPr>
        <w:rPr>
          <w:lang w:eastAsia="x-none"/>
        </w:rPr>
      </w:pPr>
      <w:hyperlink r:id="rId2343" w:history="1">
        <w:r w:rsidR="000F2B08">
          <w:rPr>
            <w:rStyle w:val="Hyperlink"/>
            <w:lang w:eastAsia="x-none"/>
          </w:rPr>
          <w:t>R1-1806346</w:t>
        </w:r>
      </w:hyperlink>
      <w:r w:rsidR="00B740DF">
        <w:rPr>
          <w:lang w:eastAsia="x-none"/>
        </w:rPr>
        <w:tab/>
        <w:t>HARQ-ACK transmission on unlicensed carriers</w:t>
      </w:r>
      <w:r w:rsidR="00B740DF">
        <w:rPr>
          <w:lang w:eastAsia="x-none"/>
        </w:rPr>
        <w:tab/>
        <w:t>Lenovo, Motorola Mobility</w:t>
      </w:r>
    </w:p>
    <w:p w14:paraId="2825954D" w14:textId="00AA59CB" w:rsidR="00B740DF" w:rsidRDefault="0058452E" w:rsidP="00B740DF">
      <w:pPr>
        <w:rPr>
          <w:lang w:eastAsia="x-none"/>
        </w:rPr>
      </w:pPr>
      <w:hyperlink r:id="rId2344" w:history="1">
        <w:r w:rsidR="000F2B08">
          <w:rPr>
            <w:rStyle w:val="Hyperlink"/>
            <w:lang w:eastAsia="x-none"/>
          </w:rPr>
          <w:t>R1-1806464</w:t>
        </w:r>
      </w:hyperlink>
      <w:r w:rsidR="00B740DF">
        <w:rPr>
          <w:lang w:eastAsia="x-none"/>
        </w:rPr>
        <w:tab/>
        <w:t>Discussion on scheduling and HARQ for NR-U</w:t>
      </w:r>
      <w:r w:rsidR="00B740DF">
        <w:rPr>
          <w:lang w:eastAsia="x-none"/>
        </w:rPr>
        <w:tab/>
        <w:t>ZTE Corporation</w:t>
      </w:r>
    </w:p>
    <w:p w14:paraId="44DD6C16" w14:textId="601CC7D5" w:rsidR="00B740DF" w:rsidRDefault="0058452E" w:rsidP="00B740DF">
      <w:pPr>
        <w:ind w:left="1440" w:hanging="1440"/>
        <w:rPr>
          <w:lang w:eastAsia="x-none"/>
        </w:rPr>
      </w:pPr>
      <w:hyperlink r:id="rId2345" w:history="1">
        <w:r w:rsidR="000F2B08">
          <w:rPr>
            <w:rStyle w:val="Hyperlink"/>
            <w:lang w:eastAsia="x-none"/>
          </w:rPr>
          <w:t>R1-1806546</w:t>
        </w:r>
      </w:hyperlink>
      <w:r w:rsidR="00B740DF">
        <w:rPr>
          <w:lang w:eastAsia="x-none"/>
        </w:rPr>
        <w:tab/>
        <w:t>Potential enhancements to NR scheduling and HARQ to support unlicensed operation</w:t>
      </w:r>
      <w:r w:rsidR="00B740DF">
        <w:rPr>
          <w:lang w:eastAsia="x-none"/>
        </w:rPr>
        <w:tab/>
        <w:t>Intel Corporation</w:t>
      </w:r>
    </w:p>
    <w:p w14:paraId="7D885BE9" w14:textId="1B8BCA7B" w:rsidR="00B740DF" w:rsidRDefault="0058452E" w:rsidP="00B740DF">
      <w:pPr>
        <w:rPr>
          <w:lang w:eastAsia="x-none"/>
        </w:rPr>
      </w:pPr>
      <w:hyperlink r:id="rId2346" w:history="1">
        <w:r w:rsidR="000F2B08">
          <w:rPr>
            <w:rStyle w:val="Hyperlink"/>
            <w:lang w:eastAsia="x-none"/>
          </w:rPr>
          <w:t>R1-1806647</w:t>
        </w:r>
      </w:hyperlink>
      <w:r w:rsidR="00B740DF">
        <w:rPr>
          <w:lang w:eastAsia="x-none"/>
        </w:rPr>
        <w:tab/>
        <w:t>HARQ operation for NR unlicensed operation</w:t>
      </w:r>
      <w:r w:rsidR="00B740DF">
        <w:rPr>
          <w:lang w:eastAsia="x-none"/>
        </w:rPr>
        <w:tab/>
        <w:t>LG Electronics</w:t>
      </w:r>
    </w:p>
    <w:p w14:paraId="733AE444" w14:textId="0CF0B48B" w:rsidR="00B740DF" w:rsidRDefault="0058452E" w:rsidP="00B740DF">
      <w:pPr>
        <w:rPr>
          <w:lang w:eastAsia="x-none"/>
        </w:rPr>
      </w:pPr>
      <w:hyperlink r:id="rId2347" w:history="1">
        <w:r w:rsidR="000F2B08">
          <w:rPr>
            <w:rStyle w:val="Hyperlink"/>
            <w:lang w:eastAsia="x-none"/>
          </w:rPr>
          <w:t>R1-1806671</w:t>
        </w:r>
      </w:hyperlink>
      <w:r w:rsidR="00B740DF">
        <w:rPr>
          <w:lang w:eastAsia="x-none"/>
        </w:rPr>
        <w:tab/>
        <w:t>Discussion on HARQ enhancements for NR-U</w:t>
      </w:r>
      <w:r w:rsidR="00B740DF">
        <w:rPr>
          <w:lang w:eastAsia="x-none"/>
        </w:rPr>
        <w:tab/>
        <w:t>NEC</w:t>
      </w:r>
    </w:p>
    <w:p w14:paraId="3553F0D3" w14:textId="7D500212" w:rsidR="00B740DF" w:rsidRDefault="0058452E" w:rsidP="00B740DF">
      <w:pPr>
        <w:rPr>
          <w:lang w:eastAsia="x-none"/>
        </w:rPr>
      </w:pPr>
      <w:hyperlink r:id="rId2348" w:history="1">
        <w:r w:rsidR="000F2B08">
          <w:rPr>
            <w:rStyle w:val="Hyperlink"/>
            <w:lang w:eastAsia="x-none"/>
          </w:rPr>
          <w:t>R1-1806763</w:t>
        </w:r>
      </w:hyperlink>
      <w:r w:rsidR="00B740DF">
        <w:rPr>
          <w:lang w:eastAsia="x-none"/>
        </w:rPr>
        <w:tab/>
        <w:t>HARQ enhancements for NR-U</w:t>
      </w:r>
      <w:r w:rsidR="00B740DF">
        <w:rPr>
          <w:lang w:eastAsia="x-none"/>
        </w:rPr>
        <w:tab/>
        <w:t>Samsung</w:t>
      </w:r>
    </w:p>
    <w:p w14:paraId="704AACAF" w14:textId="07B1D6E0" w:rsidR="00B740DF" w:rsidRDefault="0058452E" w:rsidP="00B740DF">
      <w:pPr>
        <w:rPr>
          <w:lang w:eastAsia="x-none"/>
        </w:rPr>
      </w:pPr>
      <w:hyperlink r:id="rId2349" w:history="1">
        <w:r w:rsidR="000F2B08">
          <w:rPr>
            <w:rStyle w:val="Hyperlink"/>
            <w:lang w:eastAsia="x-none"/>
          </w:rPr>
          <w:t>R1-1806854</w:t>
        </w:r>
      </w:hyperlink>
      <w:r w:rsidR="00B740DF">
        <w:rPr>
          <w:lang w:eastAsia="x-none"/>
        </w:rPr>
        <w:tab/>
        <w:t>HARQ procedure on NR-U</w:t>
      </w:r>
      <w:r w:rsidR="00B740DF">
        <w:rPr>
          <w:lang w:eastAsia="x-none"/>
        </w:rPr>
        <w:tab/>
        <w:t>OPPO</w:t>
      </w:r>
    </w:p>
    <w:p w14:paraId="7BCFB433" w14:textId="3069E44C" w:rsidR="00B740DF" w:rsidRDefault="0058452E" w:rsidP="00B740DF">
      <w:pPr>
        <w:rPr>
          <w:lang w:eastAsia="x-none"/>
        </w:rPr>
      </w:pPr>
      <w:hyperlink r:id="rId2350" w:history="1">
        <w:r w:rsidR="000F2B08">
          <w:rPr>
            <w:rStyle w:val="Hyperlink"/>
            <w:lang w:eastAsia="x-none"/>
          </w:rPr>
          <w:t>R1-1807038</w:t>
        </w:r>
      </w:hyperlink>
      <w:r w:rsidR="00B740DF">
        <w:rPr>
          <w:lang w:eastAsia="x-none"/>
        </w:rPr>
        <w:tab/>
        <w:t xml:space="preserve">Discussion on HARQ Procedure in NR-Unlicensed </w:t>
      </w:r>
      <w:r w:rsidR="00B740DF">
        <w:rPr>
          <w:lang w:eastAsia="x-none"/>
        </w:rPr>
        <w:tab/>
        <w:t>InterDigital, Inc.</w:t>
      </w:r>
    </w:p>
    <w:p w14:paraId="6A4107D4" w14:textId="1B0721B5" w:rsidR="00B740DF" w:rsidRDefault="0058452E" w:rsidP="00B740DF">
      <w:pPr>
        <w:rPr>
          <w:lang w:eastAsia="x-none"/>
        </w:rPr>
      </w:pPr>
      <w:hyperlink r:id="rId2351" w:history="1">
        <w:r w:rsidR="000F2B08">
          <w:rPr>
            <w:rStyle w:val="Hyperlink"/>
            <w:lang w:eastAsia="x-none"/>
          </w:rPr>
          <w:t>R1-1807158</w:t>
        </w:r>
      </w:hyperlink>
      <w:r w:rsidR="00B740DF">
        <w:rPr>
          <w:lang w:eastAsia="x-none"/>
        </w:rPr>
        <w:tab/>
        <w:t>HARQ Feedback Principles</w:t>
      </w:r>
      <w:r w:rsidR="00B740DF">
        <w:rPr>
          <w:lang w:eastAsia="x-none"/>
        </w:rPr>
        <w:tab/>
        <w:t>Charter Communications</w:t>
      </w:r>
    </w:p>
    <w:p w14:paraId="5BD6413B" w14:textId="4516E72E" w:rsidR="00B740DF" w:rsidRDefault="0058452E" w:rsidP="00B740DF">
      <w:pPr>
        <w:rPr>
          <w:lang w:eastAsia="x-none"/>
        </w:rPr>
      </w:pPr>
      <w:hyperlink r:id="rId2352" w:history="1">
        <w:r w:rsidR="000F2B08">
          <w:rPr>
            <w:rStyle w:val="Hyperlink"/>
            <w:lang w:eastAsia="x-none"/>
          </w:rPr>
          <w:t>R1-1807206</w:t>
        </w:r>
      </w:hyperlink>
      <w:r w:rsidR="00B740DF">
        <w:rPr>
          <w:lang w:eastAsia="x-none"/>
        </w:rPr>
        <w:tab/>
        <w:t>Discussions on HARQ enhancement for NR-U</w:t>
      </w:r>
      <w:r w:rsidR="00B740DF">
        <w:rPr>
          <w:lang w:eastAsia="x-none"/>
        </w:rPr>
        <w:tab/>
        <w:t>CATR</w:t>
      </w:r>
    </w:p>
    <w:p w14:paraId="45915FE1" w14:textId="40B9FC62" w:rsidR="00B740DF" w:rsidRPr="00AD3A67" w:rsidRDefault="0058452E" w:rsidP="00B740DF">
      <w:pPr>
        <w:rPr>
          <w:color w:val="BFBFBF"/>
          <w:lang w:eastAsia="x-none"/>
        </w:rPr>
      </w:pPr>
      <w:hyperlink r:id="rId2353" w:history="1">
        <w:r w:rsidR="000F2B08">
          <w:rPr>
            <w:rStyle w:val="Hyperlink"/>
            <w:lang w:eastAsia="x-none"/>
          </w:rPr>
          <w:t>R1-1807304</w:t>
        </w:r>
      </w:hyperlink>
      <w:r w:rsidR="00B740DF" w:rsidRPr="00AD3A67">
        <w:rPr>
          <w:color w:val="BFBFBF"/>
          <w:lang w:eastAsia="x-none"/>
        </w:rPr>
        <w:tab/>
        <w:t>Considerations on HARQ operation for NR-U</w:t>
      </w:r>
      <w:r w:rsidR="00B740DF" w:rsidRPr="00AD3A67">
        <w:rPr>
          <w:color w:val="BFBFBF"/>
          <w:lang w:eastAsia="x-none"/>
        </w:rPr>
        <w:tab/>
        <w:t>KT Corp.</w:t>
      </w:r>
    </w:p>
    <w:p w14:paraId="751826B5" w14:textId="77777777" w:rsidR="00B740DF" w:rsidRPr="00AD3A67" w:rsidRDefault="00B740DF" w:rsidP="00B740DF">
      <w:pPr>
        <w:rPr>
          <w:color w:val="BFBFBF"/>
          <w:lang w:eastAsia="x-none"/>
        </w:rPr>
      </w:pPr>
      <w:r w:rsidRPr="00AD3A67">
        <w:rPr>
          <w:color w:val="BFBFBF"/>
          <w:lang w:eastAsia="x-none"/>
        </w:rPr>
        <w:t>Late submission</w:t>
      </w:r>
    </w:p>
    <w:p w14:paraId="3A91E424" w14:textId="69B3DA57" w:rsidR="00B740DF" w:rsidRDefault="0058452E" w:rsidP="00B740DF">
      <w:pPr>
        <w:rPr>
          <w:lang w:eastAsia="x-none"/>
        </w:rPr>
      </w:pPr>
      <w:hyperlink r:id="rId2354" w:history="1">
        <w:r w:rsidR="000F2B08">
          <w:rPr>
            <w:rStyle w:val="Hyperlink"/>
            <w:lang w:eastAsia="x-none"/>
          </w:rPr>
          <w:t>R1-1807391</w:t>
        </w:r>
      </w:hyperlink>
      <w:r w:rsidR="00B740DF">
        <w:rPr>
          <w:lang w:eastAsia="x-none"/>
        </w:rPr>
        <w:tab/>
        <w:t>Potential HARQ enhancements for NR-U</w:t>
      </w:r>
      <w:r w:rsidR="00B740DF">
        <w:rPr>
          <w:lang w:eastAsia="x-none"/>
        </w:rPr>
        <w:tab/>
        <w:t>Qualcomm Incorporated</w:t>
      </w:r>
    </w:p>
    <w:p w14:paraId="09EA129F" w14:textId="77777777" w:rsidR="00B740DF" w:rsidRDefault="00B740DF" w:rsidP="00B740DF">
      <w:pPr>
        <w:rPr>
          <w:lang w:eastAsia="x-none"/>
        </w:rPr>
      </w:pPr>
    </w:p>
    <w:p w14:paraId="73D9138F" w14:textId="77777777" w:rsidR="00B740DF" w:rsidRDefault="00B740DF" w:rsidP="00B740DF">
      <w:pPr>
        <w:spacing w:line="259" w:lineRule="auto"/>
      </w:pPr>
    </w:p>
    <w:p w14:paraId="69D03ED2" w14:textId="77777777" w:rsidR="00B740DF" w:rsidRPr="00D80EDE" w:rsidRDefault="00B740DF" w:rsidP="00B740DF">
      <w:pPr>
        <w:rPr>
          <w:lang w:eastAsia="x-none"/>
        </w:rPr>
      </w:pPr>
      <w:r w:rsidRPr="00876D16">
        <w:rPr>
          <w:highlight w:val="green"/>
          <w:lang w:eastAsia="x-none"/>
        </w:rPr>
        <w:t>Agreement:</w:t>
      </w:r>
    </w:p>
    <w:p w14:paraId="7506F173" w14:textId="77777777" w:rsidR="00B740DF" w:rsidRPr="00D80EDE" w:rsidRDefault="00B740DF" w:rsidP="00017304">
      <w:pPr>
        <w:pStyle w:val="ListParagraph"/>
        <w:numPr>
          <w:ilvl w:val="0"/>
          <w:numId w:val="294"/>
        </w:numPr>
      </w:pPr>
      <w:r w:rsidRPr="00D80EDE">
        <w:t>Transmission of HARQ A/N for the corresponding data in the same shared COT is identified as beneficial</w:t>
      </w:r>
    </w:p>
    <w:p w14:paraId="2669CFF3" w14:textId="77777777" w:rsidR="00B740DF" w:rsidRPr="00D80EDE" w:rsidRDefault="00B740DF" w:rsidP="00017304">
      <w:pPr>
        <w:pStyle w:val="ListParagraph"/>
        <w:numPr>
          <w:ilvl w:val="1"/>
          <w:numId w:val="294"/>
        </w:numPr>
      </w:pPr>
      <w:r w:rsidRPr="00D80EDE">
        <w:t>Strive to support transmitting all HARQ A/N for the corresponding data in the same shared COT, if possible, considering the current NR UE processing time required</w:t>
      </w:r>
    </w:p>
    <w:p w14:paraId="445B6AD4" w14:textId="77777777" w:rsidR="00B740DF" w:rsidRPr="00D80EDE" w:rsidRDefault="00B740DF" w:rsidP="00017304">
      <w:pPr>
        <w:pStyle w:val="ListParagraph"/>
        <w:numPr>
          <w:ilvl w:val="2"/>
          <w:numId w:val="294"/>
        </w:numPr>
      </w:pPr>
      <w:r w:rsidRPr="00D80EDE">
        <w:t>Mechanisms to support this need to be identified</w:t>
      </w:r>
    </w:p>
    <w:p w14:paraId="021E20C9" w14:textId="77777777" w:rsidR="00B740DF" w:rsidRPr="00D80EDE" w:rsidRDefault="00B740DF" w:rsidP="00017304">
      <w:pPr>
        <w:pStyle w:val="ListParagraph"/>
        <w:numPr>
          <w:ilvl w:val="1"/>
          <w:numId w:val="294"/>
        </w:numPr>
      </w:pPr>
      <w:r w:rsidRPr="00D80EDE">
        <w:t>It is understood in some cases, the HARQ A/N has to be transmitted in a separate COT from the one the corresponding data was transmitted</w:t>
      </w:r>
    </w:p>
    <w:p w14:paraId="58DC635C" w14:textId="77777777" w:rsidR="00B740DF" w:rsidRPr="00D80EDE" w:rsidRDefault="00B740DF" w:rsidP="00017304">
      <w:pPr>
        <w:pStyle w:val="ListParagraph"/>
        <w:numPr>
          <w:ilvl w:val="2"/>
          <w:numId w:val="294"/>
        </w:numPr>
      </w:pPr>
      <w:r w:rsidRPr="00D80EDE">
        <w:t>Mechanisms to support this need to be identified</w:t>
      </w:r>
    </w:p>
    <w:p w14:paraId="19DC9DF0" w14:textId="77777777" w:rsidR="00B740DF" w:rsidRPr="00D80EDE" w:rsidRDefault="00B740DF" w:rsidP="00B740DF">
      <w:pPr>
        <w:spacing w:line="259" w:lineRule="auto"/>
        <w:rPr>
          <w:highlight w:val="cyan"/>
        </w:rPr>
      </w:pPr>
      <w:r w:rsidRPr="00876D16">
        <w:rPr>
          <w:highlight w:val="green"/>
        </w:rPr>
        <w:t>Agreement:</w:t>
      </w:r>
    </w:p>
    <w:p w14:paraId="3FA3BEAE" w14:textId="77777777" w:rsidR="00B740DF" w:rsidRPr="00D80EDE" w:rsidRDefault="00B740DF" w:rsidP="00017304">
      <w:pPr>
        <w:pStyle w:val="ListParagraph"/>
        <w:numPr>
          <w:ilvl w:val="0"/>
          <w:numId w:val="294"/>
        </w:numPr>
      </w:pPr>
      <w:r w:rsidRPr="00D80EDE">
        <w:t>Techniques to handle reduced HARQ A/N transmission opportunities for a given HARQ process due to LBT failure are identified as beneficial</w:t>
      </w:r>
    </w:p>
    <w:p w14:paraId="07D6DF6C" w14:textId="77777777" w:rsidR="00B740DF" w:rsidRPr="00D80EDE" w:rsidRDefault="00B740DF" w:rsidP="00017304">
      <w:pPr>
        <w:pStyle w:val="ListParagraph"/>
        <w:numPr>
          <w:ilvl w:val="1"/>
          <w:numId w:val="294"/>
        </w:numPr>
      </w:pPr>
      <w:r w:rsidRPr="00D80EDE">
        <w:t>Potential techniques include mechanisms to provide multiple and/or supplemental time and/or frequency domain transmission opportunities</w:t>
      </w:r>
    </w:p>
    <w:p w14:paraId="5945ED47" w14:textId="77777777" w:rsidR="00B740DF" w:rsidRPr="00C032F8" w:rsidRDefault="00B740DF" w:rsidP="00B740DF">
      <w:pPr>
        <w:spacing w:line="259" w:lineRule="auto"/>
      </w:pPr>
      <w:r w:rsidRPr="00876D16">
        <w:rPr>
          <w:highlight w:val="green"/>
        </w:rPr>
        <w:t>Agreement:</w:t>
      </w:r>
    </w:p>
    <w:p w14:paraId="6AAC9BBA" w14:textId="77777777" w:rsidR="00B740DF" w:rsidRPr="00C032F8" w:rsidRDefault="00B740DF" w:rsidP="00017304">
      <w:pPr>
        <w:pStyle w:val="ListParagraph"/>
        <w:numPr>
          <w:ilvl w:val="0"/>
          <w:numId w:val="294"/>
        </w:numPr>
      </w:pPr>
      <w:r w:rsidRPr="00C032F8">
        <w:t>NR-U uses NR HARQ feedback mechanisms as baseline, and enhancements can be identified</w:t>
      </w:r>
    </w:p>
    <w:p w14:paraId="7ADF0DBA" w14:textId="77777777" w:rsidR="00B740DF" w:rsidRPr="00C032F8" w:rsidRDefault="00B740DF" w:rsidP="00017304">
      <w:pPr>
        <w:pStyle w:val="ListParagraph"/>
        <w:numPr>
          <w:ilvl w:val="0"/>
          <w:numId w:val="294"/>
        </w:numPr>
      </w:pPr>
      <w:r w:rsidRPr="00C032F8">
        <w:t>When UL HARQ feedback is transmitted on unlicensed band, NR-U considers mechanisms to support flexible triggering and multiplexing of HARQ feedback for one or more DL HARQ processes</w:t>
      </w:r>
    </w:p>
    <w:p w14:paraId="61060AA0" w14:textId="77777777" w:rsidR="00B740DF" w:rsidRPr="00ED02EE" w:rsidRDefault="00B740DF" w:rsidP="00B740DF">
      <w:pPr>
        <w:spacing w:line="259" w:lineRule="auto"/>
      </w:pPr>
      <w:r w:rsidRPr="00876D16">
        <w:rPr>
          <w:highlight w:val="green"/>
        </w:rPr>
        <w:t>Agreement:</w:t>
      </w:r>
    </w:p>
    <w:p w14:paraId="3FD28BEB" w14:textId="77777777" w:rsidR="00B740DF" w:rsidRPr="00ED02EE" w:rsidRDefault="00B740DF" w:rsidP="00017304">
      <w:pPr>
        <w:pStyle w:val="ListParagraph"/>
        <w:numPr>
          <w:ilvl w:val="0"/>
          <w:numId w:val="295"/>
        </w:numPr>
      </w:pPr>
      <w:r w:rsidRPr="00ED02EE">
        <w:t xml:space="preserve">Scheduling multiple TTIs for PUSCH each using a separate UL grant in the same PDCCH monitoring occasion is identified as beneficial </w:t>
      </w:r>
    </w:p>
    <w:p w14:paraId="600AB8C5" w14:textId="67F48D6E" w:rsidR="00B740DF" w:rsidRDefault="00B740DF" w:rsidP="00017304">
      <w:pPr>
        <w:pStyle w:val="ListParagraph"/>
        <w:numPr>
          <w:ilvl w:val="0"/>
          <w:numId w:val="295"/>
        </w:numPr>
      </w:pPr>
      <w:r w:rsidRPr="00ED02EE">
        <w:t>Scheduling multiple TTIs for PUSCH using a single UL grant is identified as beneficial and should be supported in NR-U</w:t>
      </w:r>
    </w:p>
    <w:p w14:paraId="165F4CD6" w14:textId="77777777" w:rsidR="00B740DF" w:rsidRDefault="00B740DF" w:rsidP="00B740DF">
      <w:pPr>
        <w:pStyle w:val="Heading4"/>
      </w:pPr>
      <w:bookmarkStart w:id="4427" w:name="_Toc513839919"/>
      <w:bookmarkStart w:id="4428" w:name="_Toc516232681"/>
      <w:r>
        <w:t>Potential enhancements to configured grants</w:t>
      </w:r>
      <w:bookmarkEnd w:id="4427"/>
      <w:bookmarkEnd w:id="4428"/>
    </w:p>
    <w:p w14:paraId="61137D77" w14:textId="0032FAF1" w:rsidR="00B740DF" w:rsidRDefault="0058452E" w:rsidP="00B740DF">
      <w:pPr>
        <w:rPr>
          <w:lang w:eastAsia="x-none"/>
        </w:rPr>
      </w:pPr>
      <w:hyperlink r:id="rId2355" w:history="1">
        <w:r w:rsidR="000F2B08">
          <w:rPr>
            <w:rStyle w:val="Hyperlink"/>
            <w:lang w:eastAsia="x-none"/>
          </w:rPr>
          <w:t>R1-1805922</w:t>
        </w:r>
      </w:hyperlink>
      <w:r w:rsidR="00B740DF">
        <w:rPr>
          <w:lang w:eastAsia="x-none"/>
        </w:rPr>
        <w:tab/>
        <w:t>Transmission with configured grant in NR unlicensed band</w:t>
      </w:r>
      <w:r w:rsidR="00B740DF">
        <w:rPr>
          <w:lang w:eastAsia="x-none"/>
        </w:rPr>
        <w:tab/>
        <w:t>Huawei, HiSilicon</w:t>
      </w:r>
    </w:p>
    <w:p w14:paraId="43C12243" w14:textId="4A007FEC" w:rsidR="00B740DF" w:rsidRDefault="0058452E" w:rsidP="00B740DF">
      <w:pPr>
        <w:rPr>
          <w:lang w:eastAsia="x-none"/>
        </w:rPr>
      </w:pPr>
      <w:hyperlink r:id="rId2356" w:history="1">
        <w:r w:rsidR="000F2B08">
          <w:rPr>
            <w:rStyle w:val="Hyperlink"/>
            <w:lang w:eastAsia="x-none"/>
          </w:rPr>
          <w:t>R1-1806111</w:t>
        </w:r>
      </w:hyperlink>
      <w:r w:rsidR="00B740DF">
        <w:rPr>
          <w:lang w:eastAsia="x-none"/>
        </w:rPr>
        <w:tab/>
        <w:t>On Support of UL Transmission with Configured Grants in NR-U</w:t>
      </w:r>
      <w:r w:rsidR="00B740DF">
        <w:rPr>
          <w:lang w:eastAsia="x-none"/>
        </w:rPr>
        <w:tab/>
        <w:t>Nokia, Nokia Shanghai Bell</w:t>
      </w:r>
    </w:p>
    <w:p w14:paraId="634C2A9F" w14:textId="7231F390" w:rsidR="00B740DF" w:rsidRDefault="0058452E" w:rsidP="00B740DF">
      <w:pPr>
        <w:rPr>
          <w:lang w:eastAsia="x-none"/>
        </w:rPr>
      </w:pPr>
      <w:hyperlink r:id="rId2357" w:history="1">
        <w:r w:rsidR="000F2B08">
          <w:rPr>
            <w:rStyle w:val="Hyperlink"/>
            <w:lang w:eastAsia="x-none"/>
          </w:rPr>
          <w:t>R1-1806256</w:t>
        </w:r>
      </w:hyperlink>
      <w:r w:rsidR="00B740DF">
        <w:rPr>
          <w:lang w:eastAsia="x-none"/>
        </w:rPr>
        <w:tab/>
        <w:t>Configured UL grant for NR-U</w:t>
      </w:r>
      <w:r w:rsidR="00B740DF">
        <w:rPr>
          <w:lang w:eastAsia="x-none"/>
        </w:rPr>
        <w:tab/>
        <w:t>Ericsson</w:t>
      </w:r>
    </w:p>
    <w:p w14:paraId="7C0BFE22" w14:textId="7ECF6858" w:rsidR="00B740DF" w:rsidRPr="00AD3A67" w:rsidRDefault="0058452E" w:rsidP="00B740DF">
      <w:pPr>
        <w:rPr>
          <w:color w:val="BFBFBF"/>
          <w:lang w:eastAsia="x-none"/>
        </w:rPr>
      </w:pPr>
      <w:hyperlink r:id="rId2358" w:history="1">
        <w:r w:rsidR="000F2B08">
          <w:rPr>
            <w:rStyle w:val="Hyperlink"/>
            <w:lang w:eastAsia="x-none"/>
          </w:rPr>
          <w:t>R1-1806320</w:t>
        </w:r>
      </w:hyperlink>
      <w:r w:rsidR="00B740DF" w:rsidRPr="00AD3A67">
        <w:rPr>
          <w:color w:val="BFBFBF"/>
          <w:lang w:eastAsia="x-none"/>
        </w:rPr>
        <w:tab/>
        <w:t>DL control design for NR-U</w:t>
      </w:r>
      <w:r w:rsidR="00B740DF" w:rsidRPr="00AD3A67">
        <w:rPr>
          <w:color w:val="BFBFBF"/>
          <w:lang w:eastAsia="x-none"/>
        </w:rPr>
        <w:tab/>
        <w:t>CATT</w:t>
      </w:r>
    </w:p>
    <w:p w14:paraId="73215F86" w14:textId="77777777" w:rsidR="00B740DF" w:rsidRPr="00AD3A67" w:rsidRDefault="00B740DF" w:rsidP="00B740DF">
      <w:pPr>
        <w:rPr>
          <w:color w:val="BFBFBF"/>
          <w:lang w:eastAsia="x-none"/>
        </w:rPr>
      </w:pPr>
      <w:r w:rsidRPr="00AD3A67">
        <w:rPr>
          <w:color w:val="BFBFBF"/>
          <w:lang w:eastAsia="x-none"/>
        </w:rPr>
        <w:t>Withdrawn</w:t>
      </w:r>
    </w:p>
    <w:p w14:paraId="625A9D93" w14:textId="11E4FBFE" w:rsidR="00B740DF" w:rsidRDefault="0058452E" w:rsidP="00B740DF">
      <w:pPr>
        <w:rPr>
          <w:lang w:eastAsia="x-none"/>
        </w:rPr>
      </w:pPr>
      <w:hyperlink r:id="rId2359" w:history="1">
        <w:r w:rsidR="000F2B08">
          <w:rPr>
            <w:rStyle w:val="Hyperlink"/>
            <w:lang w:eastAsia="x-none"/>
          </w:rPr>
          <w:t>R1-1806413</w:t>
        </w:r>
      </w:hyperlink>
      <w:r w:rsidR="00B740DF">
        <w:rPr>
          <w:lang w:eastAsia="x-none"/>
        </w:rPr>
        <w:tab/>
        <w:t>Consideration on autonomous UL transmission in NR-U operation</w:t>
      </w:r>
      <w:r w:rsidR="00B740DF">
        <w:rPr>
          <w:lang w:eastAsia="x-none"/>
        </w:rPr>
        <w:tab/>
        <w:t>Spreadtrum Communications</w:t>
      </w:r>
    </w:p>
    <w:p w14:paraId="495C0105" w14:textId="0AF66FEB" w:rsidR="00B740DF" w:rsidRDefault="0058452E" w:rsidP="00B740DF">
      <w:pPr>
        <w:rPr>
          <w:lang w:eastAsia="x-none"/>
        </w:rPr>
      </w:pPr>
      <w:hyperlink r:id="rId2360" w:history="1">
        <w:r w:rsidR="000F2B08">
          <w:rPr>
            <w:rStyle w:val="Hyperlink"/>
            <w:lang w:eastAsia="x-none"/>
          </w:rPr>
          <w:t>R1-1806465</w:t>
        </w:r>
      </w:hyperlink>
      <w:r w:rsidR="00B740DF">
        <w:rPr>
          <w:lang w:eastAsia="x-none"/>
        </w:rPr>
        <w:tab/>
        <w:t>Discussion on configured grant for NR-U</w:t>
      </w:r>
      <w:r w:rsidR="00B740DF">
        <w:rPr>
          <w:lang w:eastAsia="x-none"/>
        </w:rPr>
        <w:tab/>
        <w:t>ZTE Corporation</w:t>
      </w:r>
    </w:p>
    <w:p w14:paraId="699FF6E1" w14:textId="6EB84200" w:rsidR="00B740DF" w:rsidRDefault="0058452E" w:rsidP="00B740DF">
      <w:pPr>
        <w:rPr>
          <w:lang w:eastAsia="x-none"/>
        </w:rPr>
      </w:pPr>
      <w:hyperlink r:id="rId2361" w:history="1">
        <w:r w:rsidR="000F2B08">
          <w:rPr>
            <w:rStyle w:val="Hyperlink"/>
            <w:lang w:eastAsia="x-none"/>
          </w:rPr>
          <w:t>R1-1806547</w:t>
        </w:r>
      </w:hyperlink>
      <w:r w:rsidR="00B740DF">
        <w:rPr>
          <w:lang w:eastAsia="x-none"/>
        </w:rPr>
        <w:tab/>
        <w:t>Potential enhancements to NR configured grants to support unlicensed operation</w:t>
      </w:r>
      <w:r w:rsidR="00B740DF">
        <w:rPr>
          <w:lang w:eastAsia="x-none"/>
        </w:rPr>
        <w:tab/>
        <w:t>Intel Corporation</w:t>
      </w:r>
    </w:p>
    <w:p w14:paraId="38CEFC51" w14:textId="14EEA645" w:rsidR="00B740DF" w:rsidRDefault="0058452E" w:rsidP="00B740DF">
      <w:pPr>
        <w:rPr>
          <w:lang w:eastAsia="x-none"/>
        </w:rPr>
      </w:pPr>
      <w:hyperlink r:id="rId2362" w:history="1">
        <w:r w:rsidR="000F2B08">
          <w:rPr>
            <w:rStyle w:val="Hyperlink"/>
            <w:lang w:eastAsia="x-none"/>
          </w:rPr>
          <w:t>R1-1806571</w:t>
        </w:r>
      </w:hyperlink>
      <w:r w:rsidR="00B740DF">
        <w:rPr>
          <w:lang w:eastAsia="x-none"/>
        </w:rPr>
        <w:tab/>
        <w:t>Considerations on Configured Grant for NR-U</w:t>
      </w:r>
      <w:r w:rsidR="00B740DF">
        <w:rPr>
          <w:lang w:eastAsia="x-none"/>
        </w:rPr>
        <w:tab/>
        <w:t>Sony</w:t>
      </w:r>
    </w:p>
    <w:p w14:paraId="77B27C73" w14:textId="37ABFD8E" w:rsidR="00B740DF" w:rsidRDefault="0058452E" w:rsidP="00B740DF">
      <w:pPr>
        <w:rPr>
          <w:lang w:eastAsia="x-none"/>
        </w:rPr>
      </w:pPr>
      <w:hyperlink r:id="rId2363" w:history="1">
        <w:r w:rsidR="000F2B08">
          <w:rPr>
            <w:rStyle w:val="Hyperlink"/>
            <w:lang w:eastAsia="x-none"/>
          </w:rPr>
          <w:t>R1-1806648</w:t>
        </w:r>
      </w:hyperlink>
      <w:r w:rsidR="00B740DF">
        <w:rPr>
          <w:lang w:eastAsia="x-none"/>
        </w:rPr>
        <w:tab/>
        <w:t>Discussion on configured grant for NR unlicensed operation</w:t>
      </w:r>
      <w:r w:rsidR="00B740DF">
        <w:rPr>
          <w:lang w:eastAsia="x-none"/>
        </w:rPr>
        <w:tab/>
        <w:t>LG Electronics</w:t>
      </w:r>
    </w:p>
    <w:p w14:paraId="155D3D7E" w14:textId="0A3A11EB" w:rsidR="00B740DF" w:rsidRDefault="0058452E" w:rsidP="00B740DF">
      <w:pPr>
        <w:rPr>
          <w:lang w:eastAsia="x-none"/>
        </w:rPr>
      </w:pPr>
      <w:hyperlink r:id="rId2364" w:history="1">
        <w:r w:rsidR="000F2B08">
          <w:rPr>
            <w:rStyle w:val="Hyperlink"/>
            <w:lang w:eastAsia="x-none"/>
          </w:rPr>
          <w:t>R1-1806764</w:t>
        </w:r>
      </w:hyperlink>
      <w:r w:rsidR="00B740DF">
        <w:rPr>
          <w:lang w:eastAsia="x-none"/>
        </w:rPr>
        <w:tab/>
        <w:t>Enhancements on configured grant for NR-U</w:t>
      </w:r>
      <w:r w:rsidR="00B740DF">
        <w:rPr>
          <w:lang w:eastAsia="x-none"/>
        </w:rPr>
        <w:tab/>
        <w:t>Samsung</w:t>
      </w:r>
    </w:p>
    <w:p w14:paraId="350CCC09" w14:textId="20810287" w:rsidR="00B740DF" w:rsidRDefault="0058452E" w:rsidP="00B740DF">
      <w:pPr>
        <w:rPr>
          <w:lang w:eastAsia="x-none"/>
        </w:rPr>
      </w:pPr>
      <w:hyperlink r:id="rId2365" w:history="1">
        <w:r w:rsidR="000F2B08">
          <w:rPr>
            <w:rStyle w:val="Hyperlink"/>
            <w:lang w:eastAsia="x-none"/>
          </w:rPr>
          <w:t>R1-1807039</w:t>
        </w:r>
      </w:hyperlink>
      <w:r w:rsidR="00B740DF">
        <w:rPr>
          <w:lang w:eastAsia="x-none"/>
        </w:rPr>
        <w:tab/>
        <w:t xml:space="preserve">Discussion on Configured Grants in NR-Unlicensed </w:t>
      </w:r>
      <w:r w:rsidR="00B740DF">
        <w:rPr>
          <w:lang w:eastAsia="x-none"/>
        </w:rPr>
        <w:tab/>
        <w:t>InterDigital, Inc.</w:t>
      </w:r>
    </w:p>
    <w:p w14:paraId="46FC5720" w14:textId="15B6A72A" w:rsidR="00B740DF" w:rsidRDefault="0058452E" w:rsidP="00B740DF">
      <w:pPr>
        <w:rPr>
          <w:lang w:eastAsia="x-none"/>
        </w:rPr>
      </w:pPr>
      <w:hyperlink r:id="rId2366" w:history="1">
        <w:r w:rsidR="000F2B08">
          <w:rPr>
            <w:rStyle w:val="Hyperlink"/>
            <w:lang w:eastAsia="x-none"/>
          </w:rPr>
          <w:t>R1-1807392</w:t>
        </w:r>
      </w:hyperlink>
      <w:r w:rsidR="00B740DF">
        <w:rPr>
          <w:lang w:eastAsia="x-none"/>
        </w:rPr>
        <w:tab/>
        <w:t>Potential enhancements to configured grants for NR-U</w:t>
      </w:r>
      <w:r w:rsidR="00B740DF">
        <w:rPr>
          <w:lang w:eastAsia="x-none"/>
        </w:rPr>
        <w:tab/>
        <w:t>Qualcomm Incorporated</w:t>
      </w:r>
    </w:p>
    <w:p w14:paraId="59A74901" w14:textId="77777777" w:rsidR="00B740DF" w:rsidRDefault="00B740DF" w:rsidP="00B740DF">
      <w:pPr>
        <w:rPr>
          <w:lang w:eastAsia="x-none"/>
        </w:rPr>
      </w:pPr>
    </w:p>
    <w:p w14:paraId="01A8982A" w14:textId="77777777" w:rsidR="00B740DF" w:rsidRDefault="00B740DF" w:rsidP="00B740DF">
      <w:pPr>
        <w:rPr>
          <w:lang w:eastAsia="x-none"/>
        </w:rPr>
      </w:pPr>
    </w:p>
    <w:p w14:paraId="3BE22CD8" w14:textId="77777777" w:rsidR="00B740DF" w:rsidRPr="007C7520" w:rsidRDefault="00B740DF" w:rsidP="00B740DF">
      <w:r w:rsidRPr="00815372">
        <w:rPr>
          <w:highlight w:val="green"/>
        </w:rPr>
        <w:t>Agreement:</w:t>
      </w:r>
    </w:p>
    <w:p w14:paraId="6EDF2D0A" w14:textId="77777777" w:rsidR="00B740DF" w:rsidRPr="007C7520" w:rsidRDefault="00B740DF" w:rsidP="00476CB9">
      <w:pPr>
        <w:pStyle w:val="ListParagraph"/>
        <w:widowControl w:val="0"/>
        <w:numPr>
          <w:ilvl w:val="0"/>
          <w:numId w:val="199"/>
        </w:numPr>
        <w:overflowPunct/>
        <w:autoSpaceDE/>
        <w:autoSpaceDN/>
        <w:adjustRightInd/>
        <w:spacing w:after="60"/>
        <w:jc w:val="both"/>
        <w:textAlignment w:val="auto"/>
      </w:pPr>
      <w:r w:rsidRPr="007C7520">
        <w:t>The following modifications to the configured grant procedures are beneficial</w:t>
      </w:r>
    </w:p>
    <w:p w14:paraId="02CFC462" w14:textId="77777777" w:rsidR="00B740DF" w:rsidRPr="007C7520" w:rsidRDefault="00B740DF" w:rsidP="00476CB9">
      <w:pPr>
        <w:pStyle w:val="ListParagraph"/>
        <w:widowControl w:val="0"/>
        <w:numPr>
          <w:ilvl w:val="1"/>
          <w:numId w:val="199"/>
        </w:numPr>
        <w:overflowPunct/>
        <w:autoSpaceDE/>
        <w:autoSpaceDN/>
        <w:adjustRightInd/>
        <w:spacing w:after="60"/>
        <w:jc w:val="both"/>
        <w:textAlignment w:val="auto"/>
      </w:pPr>
      <w:r w:rsidRPr="007C7520">
        <w:t>Removing dependencies of HARQ process information to the timing</w:t>
      </w:r>
    </w:p>
    <w:p w14:paraId="77AD9EDE" w14:textId="77777777" w:rsidR="00B740DF" w:rsidRPr="007C7520" w:rsidRDefault="00B740DF" w:rsidP="00476CB9">
      <w:pPr>
        <w:pStyle w:val="ListParagraph"/>
        <w:widowControl w:val="0"/>
        <w:numPr>
          <w:ilvl w:val="2"/>
          <w:numId w:val="199"/>
        </w:numPr>
        <w:overflowPunct/>
        <w:autoSpaceDE/>
        <w:autoSpaceDN/>
        <w:adjustRightInd/>
        <w:spacing w:after="60"/>
        <w:jc w:val="both"/>
        <w:textAlignment w:val="auto"/>
      </w:pPr>
      <w:r w:rsidRPr="007C7520">
        <w:t>Introducing UCI on PUSCH to carry HARQ process ID, NDI, RVID</w:t>
      </w:r>
    </w:p>
    <w:p w14:paraId="5AB49E7D" w14:textId="77777777" w:rsidR="00B740DF" w:rsidRPr="007C7520" w:rsidRDefault="00B740DF" w:rsidP="00476CB9">
      <w:pPr>
        <w:pStyle w:val="ListParagraph"/>
        <w:widowControl w:val="0"/>
        <w:numPr>
          <w:ilvl w:val="1"/>
          <w:numId w:val="199"/>
        </w:numPr>
        <w:overflowPunct/>
        <w:autoSpaceDE/>
        <w:autoSpaceDN/>
        <w:adjustRightInd/>
        <w:spacing w:after="60"/>
        <w:jc w:val="both"/>
        <w:textAlignment w:val="auto"/>
      </w:pPr>
      <w:r w:rsidRPr="007C7520">
        <w:t>Introducing Downlink Feedback Information (DFI) including HARQ feedback for configured grant transmission</w:t>
      </w:r>
    </w:p>
    <w:p w14:paraId="5E310B48" w14:textId="77777777" w:rsidR="00B740DF" w:rsidRPr="007C7520" w:rsidRDefault="00B740DF" w:rsidP="00476CB9">
      <w:pPr>
        <w:pStyle w:val="ListParagraph"/>
        <w:widowControl w:val="0"/>
        <w:numPr>
          <w:ilvl w:val="1"/>
          <w:numId w:val="199"/>
        </w:numPr>
        <w:overflowPunct/>
        <w:autoSpaceDE/>
        <w:autoSpaceDN/>
        <w:adjustRightInd/>
        <w:spacing w:after="60"/>
        <w:jc w:val="both"/>
        <w:textAlignment w:val="auto"/>
      </w:pPr>
      <w:r w:rsidRPr="007C7520">
        <w:t>Increased flexibility on time domain resource allocation for the configured grant transmissions</w:t>
      </w:r>
    </w:p>
    <w:p w14:paraId="576496BA" w14:textId="4B9307EA" w:rsidR="00B740DF" w:rsidRDefault="00B740DF" w:rsidP="00476CB9">
      <w:pPr>
        <w:pStyle w:val="ListParagraph"/>
        <w:widowControl w:val="0"/>
        <w:numPr>
          <w:ilvl w:val="1"/>
          <w:numId w:val="199"/>
        </w:numPr>
        <w:overflowPunct/>
        <w:autoSpaceDE/>
        <w:autoSpaceDN/>
        <w:adjustRightInd/>
        <w:spacing w:after="120"/>
        <w:ind w:left="1434" w:hanging="357"/>
        <w:jc w:val="both"/>
        <w:textAlignment w:val="auto"/>
      </w:pPr>
      <w:r w:rsidRPr="007C7520">
        <w:t>Supporting retransmissions without explicit UL grant</w:t>
      </w:r>
    </w:p>
    <w:p w14:paraId="48F72F3E" w14:textId="2B9AC5DF" w:rsidR="00B740DF" w:rsidRDefault="00B740DF" w:rsidP="00B740DF">
      <w:pPr>
        <w:pStyle w:val="Heading4"/>
      </w:pPr>
      <w:bookmarkStart w:id="4429" w:name="_Toc513839920"/>
      <w:bookmarkStart w:id="4430" w:name="_Toc516232682"/>
      <w:r>
        <w:t>Other</w:t>
      </w:r>
      <w:bookmarkEnd w:id="4429"/>
      <w:bookmarkEnd w:id="4430"/>
    </w:p>
    <w:p w14:paraId="4DDC36EA" w14:textId="4F626279" w:rsidR="00B740DF" w:rsidRDefault="0058452E" w:rsidP="00B740DF">
      <w:pPr>
        <w:rPr>
          <w:lang w:eastAsia="x-none"/>
        </w:rPr>
      </w:pPr>
      <w:hyperlink r:id="rId2367" w:history="1">
        <w:r w:rsidR="000F2B08">
          <w:rPr>
            <w:rStyle w:val="Hyperlink"/>
            <w:lang w:eastAsia="x-none"/>
          </w:rPr>
          <w:t>R1-1805923</w:t>
        </w:r>
      </w:hyperlink>
      <w:r w:rsidR="00B740DF">
        <w:rPr>
          <w:lang w:eastAsia="x-none"/>
        </w:rPr>
        <w:tab/>
        <w:t>BWP operation in NR unlicesned band</w:t>
      </w:r>
      <w:r w:rsidR="00B740DF">
        <w:rPr>
          <w:lang w:eastAsia="x-none"/>
        </w:rPr>
        <w:tab/>
        <w:t>Huawei, HiSilicon</w:t>
      </w:r>
    </w:p>
    <w:p w14:paraId="14337D3C" w14:textId="131EA434" w:rsidR="00B740DF" w:rsidRDefault="0058452E" w:rsidP="00B740DF">
      <w:pPr>
        <w:rPr>
          <w:lang w:eastAsia="x-none"/>
        </w:rPr>
      </w:pPr>
      <w:hyperlink r:id="rId2368" w:history="1">
        <w:r w:rsidR="000F2B08">
          <w:rPr>
            <w:rStyle w:val="Hyperlink"/>
            <w:lang w:eastAsia="x-none"/>
          </w:rPr>
          <w:t>R1-1806112</w:t>
        </w:r>
      </w:hyperlink>
      <w:r w:rsidR="00B740DF">
        <w:rPr>
          <w:lang w:eastAsia="x-none"/>
        </w:rPr>
        <w:tab/>
        <w:t>On Wideband Operation for NR-U</w:t>
      </w:r>
      <w:r w:rsidR="00B740DF">
        <w:rPr>
          <w:lang w:eastAsia="x-none"/>
        </w:rPr>
        <w:tab/>
        <w:t>Nokia, Nokia Shanghai Bell</w:t>
      </w:r>
    </w:p>
    <w:p w14:paraId="1658328D" w14:textId="5DC01F3A" w:rsidR="00B740DF" w:rsidRDefault="0058452E" w:rsidP="00B740DF">
      <w:pPr>
        <w:rPr>
          <w:lang w:eastAsia="x-none"/>
        </w:rPr>
      </w:pPr>
      <w:hyperlink r:id="rId2369" w:history="1">
        <w:r w:rsidR="000F2B08">
          <w:rPr>
            <w:rStyle w:val="Hyperlink"/>
            <w:lang w:eastAsia="x-none"/>
          </w:rPr>
          <w:t>R1-1806548</w:t>
        </w:r>
      </w:hyperlink>
      <w:r w:rsidR="00B740DF">
        <w:rPr>
          <w:lang w:eastAsia="x-none"/>
        </w:rPr>
        <w:tab/>
        <w:t>Potential designs to support spatial reuse for NR-unlicensed.</w:t>
      </w:r>
      <w:r w:rsidR="00B740DF">
        <w:rPr>
          <w:lang w:eastAsia="x-none"/>
        </w:rPr>
        <w:tab/>
        <w:t>Intel Corporation</w:t>
      </w:r>
    </w:p>
    <w:p w14:paraId="50981733" w14:textId="39AA15BA" w:rsidR="00B740DF" w:rsidRDefault="0058452E" w:rsidP="00B740DF">
      <w:pPr>
        <w:rPr>
          <w:lang w:eastAsia="x-none"/>
        </w:rPr>
      </w:pPr>
      <w:hyperlink r:id="rId2370" w:history="1">
        <w:r w:rsidR="000F2B08">
          <w:rPr>
            <w:rStyle w:val="Hyperlink"/>
            <w:lang w:eastAsia="x-none"/>
          </w:rPr>
          <w:t>R1-1806855</w:t>
        </w:r>
      </w:hyperlink>
      <w:r w:rsidR="00B740DF">
        <w:rPr>
          <w:lang w:eastAsia="x-none"/>
        </w:rPr>
        <w:tab/>
        <w:t>Paging transmission on NR-U</w:t>
      </w:r>
      <w:r w:rsidR="00B740DF">
        <w:rPr>
          <w:lang w:eastAsia="x-none"/>
        </w:rPr>
        <w:tab/>
        <w:t>OPPO</w:t>
      </w:r>
    </w:p>
    <w:p w14:paraId="75BEE068" w14:textId="7D58405B" w:rsidR="00B740DF" w:rsidRDefault="0058452E" w:rsidP="00B740DF">
      <w:pPr>
        <w:rPr>
          <w:lang w:eastAsia="x-none"/>
        </w:rPr>
      </w:pPr>
      <w:hyperlink r:id="rId2371" w:history="1">
        <w:r w:rsidR="000F2B08">
          <w:rPr>
            <w:rStyle w:val="Hyperlink"/>
            <w:lang w:eastAsia="x-none"/>
          </w:rPr>
          <w:t>R1-1806856</w:t>
        </w:r>
      </w:hyperlink>
      <w:r w:rsidR="00B740DF">
        <w:rPr>
          <w:lang w:eastAsia="x-none"/>
        </w:rPr>
        <w:tab/>
        <w:t>SS/PBCH block transmission on NR-U</w:t>
      </w:r>
      <w:r w:rsidR="00B740DF">
        <w:rPr>
          <w:lang w:eastAsia="x-none"/>
        </w:rPr>
        <w:tab/>
        <w:t>OPPO</w:t>
      </w:r>
    </w:p>
    <w:p w14:paraId="36B3F0AA" w14:textId="0E47E3D9" w:rsidR="00B740DF" w:rsidRDefault="0058452E" w:rsidP="00B740DF">
      <w:pPr>
        <w:rPr>
          <w:lang w:eastAsia="x-none"/>
        </w:rPr>
      </w:pPr>
      <w:hyperlink r:id="rId2372" w:history="1">
        <w:r w:rsidR="000F2B08">
          <w:rPr>
            <w:rStyle w:val="Hyperlink"/>
            <w:lang w:eastAsia="x-none"/>
          </w:rPr>
          <w:t>R1-1806968</w:t>
        </w:r>
      </w:hyperlink>
      <w:r w:rsidR="00B740DF">
        <w:rPr>
          <w:lang w:eastAsia="x-none"/>
        </w:rPr>
        <w:tab/>
        <w:t>BWP operation in unlicensed spectrum</w:t>
      </w:r>
      <w:r w:rsidR="00B740DF">
        <w:rPr>
          <w:lang w:eastAsia="x-none"/>
        </w:rPr>
        <w:tab/>
        <w:t>InterDigital, Inc.</w:t>
      </w:r>
    </w:p>
    <w:p w14:paraId="30247F67" w14:textId="75908B2D" w:rsidR="00B740DF" w:rsidRDefault="0058452E" w:rsidP="00B740DF">
      <w:pPr>
        <w:rPr>
          <w:lang w:eastAsia="x-none"/>
        </w:rPr>
      </w:pPr>
      <w:hyperlink r:id="rId2373" w:history="1">
        <w:r w:rsidR="000F2B08">
          <w:rPr>
            <w:rStyle w:val="Hyperlink"/>
            <w:lang w:eastAsia="x-none"/>
          </w:rPr>
          <w:t>R1-1807237</w:t>
        </w:r>
      </w:hyperlink>
      <w:r w:rsidR="00B740DF">
        <w:rPr>
          <w:lang w:eastAsia="x-none"/>
        </w:rPr>
        <w:tab/>
        <w:t>Discussion on NR-U in Wider Band</w:t>
      </w:r>
      <w:r w:rsidR="00B740DF">
        <w:rPr>
          <w:lang w:eastAsia="x-none"/>
        </w:rPr>
        <w:tab/>
        <w:t>Convida Wireless LLC</w:t>
      </w:r>
    </w:p>
    <w:p w14:paraId="03385D80" w14:textId="4BA77D5B" w:rsidR="00B740DF" w:rsidRDefault="00B740DF" w:rsidP="00B740DF">
      <w:pPr>
        <w:pStyle w:val="Heading3"/>
      </w:pPr>
      <w:bookmarkStart w:id="4431" w:name="_Toc513839921"/>
      <w:bookmarkStart w:id="4432" w:name="_Toc516232683"/>
      <w:r>
        <w:t>Other</w:t>
      </w:r>
      <w:bookmarkEnd w:id="4431"/>
      <w:bookmarkEnd w:id="4432"/>
    </w:p>
    <w:p w14:paraId="2467AB21" w14:textId="453C06FC" w:rsidR="00B740DF" w:rsidRDefault="0058452E" w:rsidP="00B740DF">
      <w:pPr>
        <w:rPr>
          <w:lang w:eastAsia="x-none"/>
        </w:rPr>
      </w:pPr>
      <w:hyperlink r:id="rId2374" w:history="1">
        <w:r w:rsidR="000F2B08">
          <w:rPr>
            <w:rStyle w:val="Hyperlink"/>
            <w:lang w:eastAsia="x-none"/>
          </w:rPr>
          <w:t>R1-1805989</w:t>
        </w:r>
      </w:hyperlink>
      <w:r w:rsidR="00B740DF">
        <w:rPr>
          <w:lang w:eastAsia="x-none"/>
        </w:rPr>
        <w:tab/>
        <w:t>Waveform considerations for NR-U in the 60GHz band</w:t>
      </w:r>
      <w:r w:rsidR="00B740DF">
        <w:rPr>
          <w:lang w:eastAsia="x-none"/>
        </w:rPr>
        <w:tab/>
        <w:t>Mitsubishi Electric RCE</w:t>
      </w:r>
    </w:p>
    <w:p w14:paraId="381CCA3D" w14:textId="7ABF9857" w:rsidR="00B740DF" w:rsidRDefault="0058452E" w:rsidP="00B740DF">
      <w:pPr>
        <w:rPr>
          <w:lang w:eastAsia="x-none"/>
        </w:rPr>
      </w:pPr>
      <w:hyperlink r:id="rId2375" w:history="1">
        <w:r w:rsidR="000F2B08">
          <w:rPr>
            <w:rStyle w:val="Hyperlink"/>
            <w:lang w:eastAsia="x-none"/>
          </w:rPr>
          <w:t>R1-1806257</w:t>
        </w:r>
      </w:hyperlink>
      <w:r w:rsidR="00B740DF">
        <w:rPr>
          <w:lang w:eastAsia="x-none"/>
        </w:rPr>
        <w:tab/>
        <w:t>On NR operation in 60GHz unlicensed band</w:t>
      </w:r>
      <w:r w:rsidR="00B740DF">
        <w:rPr>
          <w:lang w:eastAsia="x-none"/>
        </w:rPr>
        <w:tab/>
        <w:t>Ericsson</w:t>
      </w:r>
    </w:p>
    <w:p w14:paraId="438747F3" w14:textId="54C5BCDC" w:rsidR="00B740DF" w:rsidRDefault="0058452E" w:rsidP="00B740DF">
      <w:pPr>
        <w:rPr>
          <w:lang w:eastAsia="x-none"/>
        </w:rPr>
      </w:pPr>
      <w:hyperlink r:id="rId2376" w:history="1">
        <w:r w:rsidR="000F2B08">
          <w:rPr>
            <w:rStyle w:val="Hyperlink"/>
            <w:lang w:eastAsia="x-none"/>
          </w:rPr>
          <w:t>R1-1806258</w:t>
        </w:r>
      </w:hyperlink>
      <w:r w:rsidR="00B740DF">
        <w:rPr>
          <w:lang w:eastAsia="x-none"/>
        </w:rPr>
        <w:tab/>
        <w:t>On PRACH for NR in Unlicensed Spectrum</w:t>
      </w:r>
      <w:r w:rsidR="00B740DF">
        <w:rPr>
          <w:lang w:eastAsia="x-none"/>
        </w:rPr>
        <w:tab/>
        <w:t>Ericsson</w:t>
      </w:r>
    </w:p>
    <w:p w14:paraId="37DFFB30" w14:textId="12763158" w:rsidR="00B740DF" w:rsidRDefault="0058452E" w:rsidP="00B740DF">
      <w:pPr>
        <w:rPr>
          <w:lang w:eastAsia="x-none"/>
        </w:rPr>
      </w:pPr>
      <w:hyperlink r:id="rId2377" w:history="1">
        <w:r w:rsidR="000F2B08">
          <w:rPr>
            <w:rStyle w:val="Hyperlink"/>
            <w:lang w:eastAsia="x-none"/>
          </w:rPr>
          <w:t>R1-1806259</w:t>
        </w:r>
      </w:hyperlink>
      <w:r w:rsidR="00B740DF">
        <w:rPr>
          <w:lang w:eastAsia="x-none"/>
        </w:rPr>
        <w:tab/>
        <w:t>On interlace design for NR-U uplinks</w:t>
      </w:r>
      <w:r w:rsidR="00B740DF">
        <w:rPr>
          <w:lang w:eastAsia="x-none"/>
        </w:rPr>
        <w:tab/>
        <w:t>Ericsson</w:t>
      </w:r>
    </w:p>
    <w:p w14:paraId="26B425F9" w14:textId="773FE06C" w:rsidR="00B740DF" w:rsidRDefault="0058452E" w:rsidP="00B740DF">
      <w:pPr>
        <w:rPr>
          <w:lang w:eastAsia="x-none"/>
        </w:rPr>
      </w:pPr>
      <w:hyperlink r:id="rId2378" w:history="1">
        <w:r w:rsidR="000F2B08">
          <w:rPr>
            <w:rStyle w:val="Hyperlink"/>
            <w:lang w:eastAsia="x-none"/>
          </w:rPr>
          <w:t>R1-1806260</w:t>
        </w:r>
      </w:hyperlink>
      <w:r w:rsidR="00B740DF">
        <w:rPr>
          <w:lang w:eastAsia="x-none"/>
        </w:rPr>
        <w:tab/>
        <w:t>On SRS design for NR unlicensed operation</w:t>
      </w:r>
      <w:r w:rsidR="00B740DF">
        <w:rPr>
          <w:lang w:eastAsia="x-none"/>
        </w:rPr>
        <w:tab/>
        <w:t>Ericsson</w:t>
      </w:r>
    </w:p>
    <w:p w14:paraId="68218A83" w14:textId="792D6213" w:rsidR="00B740DF" w:rsidRDefault="0058452E" w:rsidP="00B740DF">
      <w:pPr>
        <w:rPr>
          <w:lang w:eastAsia="x-none"/>
        </w:rPr>
      </w:pPr>
      <w:hyperlink r:id="rId2379" w:history="1">
        <w:r w:rsidR="000F2B08">
          <w:rPr>
            <w:rStyle w:val="Hyperlink"/>
            <w:lang w:eastAsia="x-none"/>
          </w:rPr>
          <w:t>R1-1806261</w:t>
        </w:r>
      </w:hyperlink>
      <w:r w:rsidR="00B740DF">
        <w:rPr>
          <w:lang w:eastAsia="x-none"/>
        </w:rPr>
        <w:tab/>
        <w:t>NR-U PUCCH Design</w:t>
      </w:r>
      <w:r w:rsidR="00B740DF">
        <w:rPr>
          <w:lang w:eastAsia="x-none"/>
        </w:rPr>
        <w:tab/>
        <w:t>Ericsson</w:t>
      </w:r>
    </w:p>
    <w:p w14:paraId="69CBA13F" w14:textId="35B1A2D3" w:rsidR="00B740DF" w:rsidRDefault="0058452E" w:rsidP="00B740DF">
      <w:pPr>
        <w:rPr>
          <w:lang w:eastAsia="x-none"/>
        </w:rPr>
      </w:pPr>
      <w:hyperlink r:id="rId2380" w:history="1">
        <w:r w:rsidR="000F2B08">
          <w:rPr>
            <w:rStyle w:val="Hyperlink"/>
            <w:lang w:eastAsia="x-none"/>
          </w:rPr>
          <w:t>R1-1806444</w:t>
        </w:r>
      </w:hyperlink>
      <w:r w:rsidR="00B740DF">
        <w:rPr>
          <w:lang w:eastAsia="x-none"/>
        </w:rPr>
        <w:tab/>
        <w:t>On Maximum TX Power for UL Interlace Structures</w:t>
      </w:r>
      <w:r w:rsidR="00B740DF">
        <w:rPr>
          <w:lang w:eastAsia="x-none"/>
        </w:rPr>
        <w:tab/>
        <w:t>Nokia, Nokia Shanghai Bell</w:t>
      </w:r>
    </w:p>
    <w:p w14:paraId="43F5F00A" w14:textId="6E6E80CB" w:rsidR="00B740DF" w:rsidRDefault="0058452E" w:rsidP="00B740DF">
      <w:pPr>
        <w:rPr>
          <w:lang w:eastAsia="x-none"/>
        </w:rPr>
      </w:pPr>
      <w:hyperlink r:id="rId2381" w:history="1">
        <w:r w:rsidR="000F2B08">
          <w:rPr>
            <w:rStyle w:val="Hyperlink"/>
            <w:lang w:eastAsia="x-none"/>
          </w:rPr>
          <w:t>R1-1806549</w:t>
        </w:r>
      </w:hyperlink>
      <w:r w:rsidR="00B740DF">
        <w:rPr>
          <w:lang w:eastAsia="x-none"/>
        </w:rPr>
        <w:tab/>
        <w:t>Initial thoughts on technology neutral design for greenfield</w:t>
      </w:r>
      <w:r w:rsidR="00B740DF">
        <w:rPr>
          <w:lang w:eastAsia="x-none"/>
        </w:rPr>
        <w:tab/>
        <w:t>Intel Corporation</w:t>
      </w:r>
    </w:p>
    <w:p w14:paraId="4D0676AA" w14:textId="26A67776" w:rsidR="00B740DF" w:rsidRDefault="0058452E" w:rsidP="00B740DF">
      <w:pPr>
        <w:rPr>
          <w:lang w:eastAsia="x-none"/>
        </w:rPr>
      </w:pPr>
      <w:hyperlink r:id="rId2382" w:history="1">
        <w:r w:rsidR="000F2B08">
          <w:rPr>
            <w:rStyle w:val="Hyperlink"/>
            <w:lang w:eastAsia="x-none"/>
          </w:rPr>
          <w:t>R1-1806906</w:t>
        </w:r>
      </w:hyperlink>
      <w:r w:rsidR="00B740DF">
        <w:rPr>
          <w:lang w:eastAsia="x-none"/>
        </w:rPr>
        <w:tab/>
        <w:t>Zero-Autocorrelation zone of frequency-interlaced PRACH</w:t>
      </w:r>
      <w:r w:rsidR="00B740DF">
        <w:rPr>
          <w:lang w:eastAsia="x-none"/>
        </w:rPr>
        <w:tab/>
        <w:t>Huawei, HiSilicon</w:t>
      </w:r>
    </w:p>
    <w:p w14:paraId="0C033918" w14:textId="2CA8D4E8" w:rsidR="00B740DF" w:rsidRDefault="0058452E" w:rsidP="00B740DF">
      <w:pPr>
        <w:rPr>
          <w:lang w:eastAsia="x-none"/>
        </w:rPr>
      </w:pPr>
      <w:hyperlink r:id="rId2383" w:history="1">
        <w:r w:rsidR="000F2B08">
          <w:rPr>
            <w:rStyle w:val="Hyperlink"/>
            <w:lang w:eastAsia="x-none"/>
          </w:rPr>
          <w:t>R1-1807040</w:t>
        </w:r>
      </w:hyperlink>
      <w:r w:rsidR="00B740DF">
        <w:rPr>
          <w:lang w:eastAsia="x-none"/>
        </w:rPr>
        <w:tab/>
        <w:t xml:space="preserve">Discussion on Potential Waveform Solutions for NR Unlicensed </w:t>
      </w:r>
      <w:r w:rsidR="00B740DF">
        <w:rPr>
          <w:lang w:eastAsia="x-none"/>
        </w:rPr>
        <w:tab/>
        <w:t>InterDigital, Inc.</w:t>
      </w:r>
    </w:p>
    <w:p w14:paraId="67E70FF0" w14:textId="604A9CBF" w:rsidR="00B740DF" w:rsidRPr="00D30348" w:rsidRDefault="0058452E" w:rsidP="00B740DF">
      <w:pPr>
        <w:rPr>
          <w:lang w:eastAsia="x-none"/>
        </w:rPr>
      </w:pPr>
      <w:hyperlink r:id="rId2384" w:history="1">
        <w:r w:rsidR="000F2B08">
          <w:rPr>
            <w:rStyle w:val="Hyperlink"/>
            <w:lang w:eastAsia="x-none"/>
          </w:rPr>
          <w:t>R1-1807229</w:t>
        </w:r>
      </w:hyperlink>
      <w:r w:rsidR="00B740DF">
        <w:rPr>
          <w:lang w:eastAsia="x-none"/>
        </w:rPr>
        <w:tab/>
        <w:t>Discussion on SSB design for NR-U</w:t>
      </w:r>
      <w:r w:rsidR="00B740DF">
        <w:rPr>
          <w:lang w:eastAsia="x-none"/>
        </w:rPr>
        <w:tab/>
        <w:t>Potevio</w:t>
      </w:r>
    </w:p>
    <w:p w14:paraId="5D5DCDCD" w14:textId="00496640" w:rsidR="00966D15" w:rsidRPr="00F96D5B" w:rsidRDefault="00966D15" w:rsidP="00CB2EBC">
      <w:pPr>
        <w:pStyle w:val="Heading2"/>
        <w:ind w:left="720" w:hanging="720"/>
        <w:rPr>
          <w:lang w:eastAsia="x-none"/>
        </w:rPr>
      </w:pPr>
      <w:bookmarkStart w:id="4433" w:name="_Toc516232684"/>
      <w:r w:rsidRPr="00F96D5B">
        <w:t>Study on Integrated Access and Backhaul for NR</w:t>
      </w:r>
      <w:bookmarkEnd w:id="4408"/>
      <w:r w:rsidR="00F96D5B">
        <w:t xml:space="preserve"> - </w:t>
      </w:r>
      <w:r w:rsidRPr="00966D15">
        <w:rPr>
          <w:lang w:eastAsia="x-none"/>
        </w:rPr>
        <w:t xml:space="preserve">SID in </w:t>
      </w:r>
      <w:hyperlink r:id="rId2385" w:history="1">
        <w:r w:rsidRPr="00F96D5B">
          <w:rPr>
            <w:color w:val="0000FF"/>
            <w:u w:val="single"/>
            <w:lang w:eastAsia="x-none"/>
          </w:rPr>
          <w:t>RP-172290</w:t>
        </w:r>
        <w:bookmarkEnd w:id="4433"/>
      </w:hyperlink>
    </w:p>
    <w:p w14:paraId="72AD0E88" w14:textId="77777777" w:rsidR="00966D15" w:rsidRPr="00966D15" w:rsidRDefault="00966D15" w:rsidP="00F96D5B">
      <w:pPr>
        <w:pStyle w:val="Heading3"/>
      </w:pPr>
      <w:bookmarkStart w:id="4434" w:name="_Toc513839923"/>
      <w:bookmarkStart w:id="4435" w:name="_Toc516232685"/>
      <w:r w:rsidRPr="00966D15">
        <w:t>Enhancements to support NR backhaul links</w:t>
      </w:r>
      <w:bookmarkEnd w:id="4434"/>
      <w:bookmarkEnd w:id="4435"/>
    </w:p>
    <w:p w14:paraId="15E36007" w14:textId="7A074C50" w:rsidR="004948CF" w:rsidRDefault="0058452E" w:rsidP="004948CF">
      <w:pPr>
        <w:ind w:left="720" w:hanging="720"/>
        <w:rPr>
          <w:b/>
          <w:lang w:eastAsia="x-none"/>
        </w:rPr>
      </w:pPr>
      <w:hyperlink r:id="rId2386" w:history="1">
        <w:r w:rsidR="000F2B08">
          <w:rPr>
            <w:rStyle w:val="Hyperlink"/>
            <w:b/>
            <w:lang w:eastAsia="x-none"/>
          </w:rPr>
          <w:t>R1-1806649</w:t>
        </w:r>
      </w:hyperlink>
      <w:r w:rsidR="004948CF" w:rsidRPr="004948CF">
        <w:rPr>
          <w:b/>
          <w:lang w:eastAsia="x-none"/>
        </w:rPr>
        <w:tab/>
        <w:t>Discussions on NR IAB support</w:t>
      </w:r>
      <w:r w:rsidR="004948CF" w:rsidRPr="004948CF">
        <w:rPr>
          <w:b/>
          <w:lang w:eastAsia="x-none"/>
        </w:rPr>
        <w:tab/>
        <w:t>LG Electronics</w:t>
      </w:r>
    </w:p>
    <w:p w14:paraId="2A9000D9" w14:textId="060A556B" w:rsidR="004948CF" w:rsidRPr="004948CF" w:rsidRDefault="004948CF" w:rsidP="00613418">
      <w:pPr>
        <w:pStyle w:val="ListParagraph"/>
        <w:numPr>
          <w:ilvl w:val="0"/>
          <w:numId w:val="103"/>
        </w:numPr>
        <w:spacing w:after="0"/>
        <w:rPr>
          <w:lang w:eastAsia="ko-KR"/>
        </w:rPr>
      </w:pPr>
      <w:r w:rsidRPr="004948CF">
        <w:rPr>
          <w:lang w:eastAsia="ko-KR"/>
        </w:rPr>
        <w:t>Proposal 1</w:t>
      </w:r>
      <w:r>
        <w:rPr>
          <w:lang w:eastAsia="ko-KR"/>
        </w:rPr>
        <w:t xml:space="preserve">: </w:t>
      </w:r>
      <w:r w:rsidRPr="004948CF">
        <w:rPr>
          <w:lang w:eastAsia="ko-KR"/>
        </w:rPr>
        <w:t xml:space="preserve">It is supported that access and backhaul use different numerology. </w:t>
      </w:r>
    </w:p>
    <w:p w14:paraId="717D402C" w14:textId="77777777" w:rsidR="004948CF" w:rsidRPr="004948CF" w:rsidRDefault="004948CF" w:rsidP="00613418">
      <w:pPr>
        <w:pStyle w:val="ListParagraph"/>
        <w:numPr>
          <w:ilvl w:val="1"/>
          <w:numId w:val="103"/>
        </w:numPr>
        <w:spacing w:after="0"/>
        <w:rPr>
          <w:lang w:eastAsia="ko-KR"/>
        </w:rPr>
      </w:pPr>
      <w:r w:rsidRPr="004948CF">
        <w:rPr>
          <w:lang w:eastAsia="ko-KR"/>
        </w:rPr>
        <w:t>Dynamic BWP switching in backhaul link is not supported</w:t>
      </w:r>
    </w:p>
    <w:p w14:paraId="6D13D2CA" w14:textId="77777777" w:rsidR="004948CF" w:rsidRPr="004948CF" w:rsidRDefault="004948CF" w:rsidP="00613418">
      <w:pPr>
        <w:pStyle w:val="ListParagraph"/>
        <w:numPr>
          <w:ilvl w:val="1"/>
          <w:numId w:val="103"/>
        </w:numPr>
        <w:spacing w:after="0"/>
        <w:rPr>
          <w:lang w:eastAsia="ko-KR"/>
        </w:rPr>
      </w:pPr>
      <w:r w:rsidRPr="004948CF">
        <w:rPr>
          <w:lang w:eastAsia="ko-KR"/>
        </w:rPr>
        <w:t xml:space="preserve">Enhancements on scheduling in consideration of multi-beam or dual connectivity can be further considered. </w:t>
      </w:r>
    </w:p>
    <w:p w14:paraId="2C8A847F" w14:textId="77777777" w:rsidR="004948CF" w:rsidRPr="004948CF" w:rsidRDefault="004948CF" w:rsidP="00613418">
      <w:pPr>
        <w:pStyle w:val="ListParagraph"/>
        <w:numPr>
          <w:ilvl w:val="1"/>
          <w:numId w:val="103"/>
        </w:numPr>
        <w:spacing w:after="0"/>
        <w:rPr>
          <w:lang w:eastAsia="ko-KR"/>
        </w:rPr>
      </w:pPr>
      <w:r w:rsidRPr="004948CF">
        <w:rPr>
          <w:lang w:eastAsia="ko-KR"/>
        </w:rPr>
        <w:t>At least semi-static SFI is supported for backhaul link.</w:t>
      </w:r>
    </w:p>
    <w:p w14:paraId="5909D261" w14:textId="77777777" w:rsidR="004948CF" w:rsidRPr="004948CF" w:rsidRDefault="004948CF" w:rsidP="00613418">
      <w:pPr>
        <w:pStyle w:val="ListParagraph"/>
        <w:numPr>
          <w:ilvl w:val="1"/>
          <w:numId w:val="103"/>
        </w:numPr>
        <w:spacing w:after="0"/>
        <w:rPr>
          <w:lang w:eastAsia="ko-KR"/>
        </w:rPr>
      </w:pPr>
      <w:r w:rsidRPr="004948CF">
        <w:rPr>
          <w:lang w:eastAsia="ko-KR"/>
        </w:rPr>
        <w:t>Non-slot scheduling is supported in backhaul link.</w:t>
      </w:r>
    </w:p>
    <w:p w14:paraId="68D8AFB3" w14:textId="77777777" w:rsidR="004948CF" w:rsidRPr="004948CF" w:rsidRDefault="004948CF" w:rsidP="00613418">
      <w:pPr>
        <w:pStyle w:val="ListParagraph"/>
        <w:numPr>
          <w:ilvl w:val="0"/>
          <w:numId w:val="103"/>
        </w:numPr>
        <w:spacing w:after="0"/>
        <w:ind w:left="714" w:hanging="357"/>
        <w:rPr>
          <w:lang w:val="en-US" w:eastAsia="ko-KR"/>
        </w:rPr>
      </w:pPr>
      <w:r w:rsidRPr="004948CF">
        <w:rPr>
          <w:rFonts w:hint="eastAsia"/>
          <w:lang w:val="en-US" w:eastAsia="ko-KR"/>
        </w:rPr>
        <w:t xml:space="preserve">Proposal </w:t>
      </w:r>
      <w:r w:rsidRPr="004948CF">
        <w:rPr>
          <w:lang w:val="en-US" w:eastAsia="ko-KR"/>
        </w:rPr>
        <w:t>2</w:t>
      </w:r>
      <w:r w:rsidRPr="004948CF">
        <w:rPr>
          <w:rFonts w:hint="eastAsia"/>
          <w:lang w:val="en-US" w:eastAsia="ko-KR"/>
        </w:rPr>
        <w:t>:</w:t>
      </w:r>
      <w:r w:rsidRPr="004948CF">
        <w:rPr>
          <w:lang w:val="en-US" w:eastAsia="ko-KR"/>
        </w:rPr>
        <w:t xml:space="preserve"> Dynamic point selection and coordinated muting are further studied for both cases of same or different cell IDs between donor and relay nodes. Intra-frequency dual connectivity can be considered between donor and relay node with different cell IDs. </w:t>
      </w:r>
    </w:p>
    <w:p w14:paraId="5BD94569" w14:textId="77777777" w:rsidR="004948CF" w:rsidRPr="004948CF" w:rsidRDefault="004948CF" w:rsidP="00613418">
      <w:pPr>
        <w:pStyle w:val="ListParagraph"/>
        <w:numPr>
          <w:ilvl w:val="0"/>
          <w:numId w:val="103"/>
        </w:numPr>
        <w:spacing w:after="0"/>
        <w:ind w:left="714" w:hanging="357"/>
        <w:rPr>
          <w:lang w:val="en-US" w:eastAsia="ko-KR"/>
        </w:rPr>
      </w:pPr>
      <w:r w:rsidRPr="004948CF">
        <w:rPr>
          <w:rFonts w:hint="eastAsia"/>
          <w:lang w:val="en-US" w:eastAsia="ko-KR"/>
        </w:rPr>
        <w:t xml:space="preserve">Proposal </w:t>
      </w:r>
      <w:r w:rsidRPr="004948CF">
        <w:rPr>
          <w:lang w:val="en-US" w:eastAsia="ko-KR"/>
        </w:rPr>
        <w:t>3</w:t>
      </w:r>
      <w:r w:rsidRPr="004948CF">
        <w:rPr>
          <w:rFonts w:hint="eastAsia"/>
          <w:lang w:val="en-US" w:eastAsia="ko-KR"/>
        </w:rPr>
        <w:t xml:space="preserve">: </w:t>
      </w:r>
      <w:r w:rsidRPr="004948CF">
        <w:rPr>
          <w:lang w:val="en-US" w:eastAsia="ko-KR"/>
        </w:rPr>
        <w:t>Cell selection/measurement mechanisms on unequal priority between donor and relay nodes need to be further studied. The number of hops need to be also taken into account.</w:t>
      </w:r>
    </w:p>
    <w:p w14:paraId="3948AFC0" w14:textId="77777777" w:rsidR="004948CF" w:rsidRPr="004948CF" w:rsidRDefault="004948CF" w:rsidP="00613418">
      <w:pPr>
        <w:pStyle w:val="ListParagraph"/>
        <w:numPr>
          <w:ilvl w:val="0"/>
          <w:numId w:val="103"/>
        </w:numPr>
        <w:spacing w:after="0"/>
        <w:ind w:left="714" w:hanging="357"/>
        <w:rPr>
          <w:lang w:val="en-US" w:eastAsia="ko-KR"/>
        </w:rPr>
      </w:pPr>
      <w:r w:rsidRPr="004948CF">
        <w:rPr>
          <w:rFonts w:hint="eastAsia"/>
          <w:lang w:val="en-US" w:eastAsia="ko-KR"/>
        </w:rPr>
        <w:t xml:space="preserve">Proposal </w:t>
      </w:r>
      <w:r w:rsidRPr="004948CF">
        <w:rPr>
          <w:lang w:val="en-US" w:eastAsia="ko-KR"/>
        </w:rPr>
        <w:t>4</w:t>
      </w:r>
      <w:r w:rsidRPr="004948CF">
        <w:rPr>
          <w:rFonts w:hint="eastAsia"/>
          <w:lang w:val="en-US" w:eastAsia="ko-KR"/>
        </w:rPr>
        <w:t xml:space="preserve">: </w:t>
      </w:r>
      <w:r w:rsidRPr="004948CF">
        <w:rPr>
          <w:lang w:val="en-US" w:eastAsia="ko-KR"/>
        </w:rPr>
        <w:t>For the initial access, min(RSRP) from DgNB to UE can be considered.</w:t>
      </w:r>
    </w:p>
    <w:p w14:paraId="348B3417" w14:textId="77777777" w:rsidR="004948CF" w:rsidRPr="004948CF" w:rsidRDefault="004948CF" w:rsidP="00613418">
      <w:pPr>
        <w:pStyle w:val="ListParagraph"/>
        <w:numPr>
          <w:ilvl w:val="0"/>
          <w:numId w:val="103"/>
        </w:numPr>
        <w:spacing w:after="0"/>
        <w:ind w:left="714" w:hanging="357"/>
        <w:rPr>
          <w:lang w:val="en-US" w:eastAsia="ko-KR"/>
        </w:rPr>
      </w:pPr>
      <w:r w:rsidRPr="004948CF">
        <w:rPr>
          <w:rFonts w:hint="eastAsia"/>
          <w:lang w:val="en-US" w:eastAsia="ko-KR"/>
        </w:rPr>
        <w:t xml:space="preserve">Proposal </w:t>
      </w:r>
      <w:r w:rsidRPr="004948CF">
        <w:rPr>
          <w:lang w:val="en-US" w:eastAsia="ko-KR"/>
        </w:rPr>
        <w:t>5</w:t>
      </w:r>
      <w:r w:rsidRPr="004948CF">
        <w:rPr>
          <w:rFonts w:hint="eastAsia"/>
          <w:lang w:val="en-US" w:eastAsia="ko-KR"/>
        </w:rPr>
        <w:t xml:space="preserve">: </w:t>
      </w:r>
      <w:r w:rsidRPr="004948CF">
        <w:rPr>
          <w:lang w:val="en-US" w:eastAsia="ko-KR"/>
        </w:rPr>
        <w:t>Study resource/contents of channels/signals for initial access procedure of IAB-node.</w:t>
      </w:r>
    </w:p>
    <w:p w14:paraId="5B5A19F0" w14:textId="77777777" w:rsidR="004948CF" w:rsidRPr="004948CF" w:rsidRDefault="004948CF" w:rsidP="00613418">
      <w:pPr>
        <w:pStyle w:val="ListParagraph"/>
        <w:numPr>
          <w:ilvl w:val="0"/>
          <w:numId w:val="103"/>
        </w:numPr>
        <w:spacing w:after="0"/>
        <w:ind w:left="714" w:hanging="357"/>
        <w:rPr>
          <w:lang w:val="en-US" w:eastAsia="ko-KR"/>
        </w:rPr>
      </w:pPr>
      <w:r w:rsidRPr="004948CF">
        <w:rPr>
          <w:lang w:val="en-US" w:eastAsia="ko-KR"/>
        </w:rPr>
        <w:t>P</w:t>
      </w:r>
      <w:r w:rsidRPr="004948CF">
        <w:rPr>
          <w:rFonts w:hint="eastAsia"/>
          <w:lang w:val="en-US" w:eastAsia="ko-KR"/>
        </w:rPr>
        <w:t xml:space="preserve">roposal </w:t>
      </w:r>
      <w:r w:rsidRPr="004948CF">
        <w:rPr>
          <w:lang w:val="en-US" w:eastAsia="ko-KR"/>
        </w:rPr>
        <w:t>6: D/U alignment between parent node and child node can be considered and symbol boundary among simultaneous Tx/Rx links should be aligned in one node.</w:t>
      </w:r>
    </w:p>
    <w:p w14:paraId="2AA2063F" w14:textId="77777777" w:rsidR="004948CF" w:rsidRPr="004948CF" w:rsidRDefault="004948CF" w:rsidP="00613418">
      <w:pPr>
        <w:pStyle w:val="ListParagraph"/>
        <w:numPr>
          <w:ilvl w:val="0"/>
          <w:numId w:val="103"/>
        </w:numPr>
        <w:spacing w:after="0"/>
        <w:ind w:left="714" w:hanging="357"/>
        <w:rPr>
          <w:lang w:val="en-US" w:eastAsia="ko-KR"/>
        </w:rPr>
      </w:pPr>
      <w:r w:rsidRPr="004948CF">
        <w:rPr>
          <w:lang w:val="en-US" w:eastAsia="ko-KR"/>
        </w:rPr>
        <w:t>P</w:t>
      </w:r>
      <w:r w:rsidRPr="004948CF">
        <w:rPr>
          <w:rFonts w:hint="eastAsia"/>
          <w:lang w:val="en-US" w:eastAsia="ko-KR"/>
        </w:rPr>
        <w:t xml:space="preserve">roposal </w:t>
      </w:r>
      <w:r w:rsidRPr="004948CF">
        <w:rPr>
          <w:lang w:val="en-US" w:eastAsia="ko-KR"/>
        </w:rPr>
        <w:t xml:space="preserve">7: It should be further studied that resource coordination to minimize cross-link interference in IAB scenario. </w:t>
      </w:r>
    </w:p>
    <w:p w14:paraId="24D6749B" w14:textId="77777777" w:rsidR="004948CF" w:rsidRPr="004948CF" w:rsidRDefault="004948CF" w:rsidP="00613418">
      <w:pPr>
        <w:pStyle w:val="ListParagraph"/>
        <w:numPr>
          <w:ilvl w:val="0"/>
          <w:numId w:val="103"/>
        </w:numPr>
        <w:spacing w:after="0"/>
        <w:ind w:left="714" w:hanging="357"/>
        <w:rPr>
          <w:lang w:val="en-US" w:eastAsia="ko-KR"/>
        </w:rPr>
      </w:pPr>
      <w:r w:rsidRPr="004948CF">
        <w:rPr>
          <w:lang w:val="en-US" w:eastAsia="ko-KR"/>
        </w:rPr>
        <w:t>P</w:t>
      </w:r>
      <w:r w:rsidRPr="004948CF">
        <w:rPr>
          <w:rFonts w:hint="eastAsia"/>
          <w:lang w:val="en-US" w:eastAsia="ko-KR"/>
        </w:rPr>
        <w:t xml:space="preserve">roposal </w:t>
      </w:r>
      <w:r w:rsidRPr="004948CF">
        <w:rPr>
          <w:lang w:val="en-US" w:eastAsia="ko-KR"/>
        </w:rPr>
        <w:t>8: In determining timing for backhaul and access links, it is necessary to consider potential impacts of dynamic path change in backhaul link on access link performance. It seems desirable that timing of access link is not changed even if backhaul link path may change.</w:t>
      </w:r>
    </w:p>
    <w:p w14:paraId="5244305B" w14:textId="77777777" w:rsidR="004948CF" w:rsidRPr="004948CF" w:rsidRDefault="004948CF" w:rsidP="00613418">
      <w:pPr>
        <w:pStyle w:val="ListParagraph"/>
        <w:numPr>
          <w:ilvl w:val="0"/>
          <w:numId w:val="103"/>
        </w:numPr>
        <w:spacing w:after="0"/>
        <w:ind w:left="714" w:hanging="357"/>
        <w:rPr>
          <w:lang w:val="en-US" w:eastAsia="ko-KR"/>
        </w:rPr>
      </w:pPr>
      <w:r w:rsidRPr="004948CF">
        <w:rPr>
          <w:rFonts w:hint="eastAsia"/>
          <w:lang w:val="en-US" w:eastAsia="ko-KR"/>
        </w:rPr>
        <w:t>Proposal</w:t>
      </w:r>
      <w:r w:rsidRPr="004948CF">
        <w:rPr>
          <w:lang w:val="en-US" w:eastAsia="ko-KR"/>
        </w:rPr>
        <w:t xml:space="preserve"> 9</w:t>
      </w:r>
      <w:r w:rsidRPr="004948CF">
        <w:rPr>
          <w:rFonts w:hint="eastAsia"/>
          <w:lang w:val="en-US" w:eastAsia="ko-KR"/>
        </w:rPr>
        <w:t xml:space="preserve">: </w:t>
      </w:r>
      <w:r w:rsidRPr="004948CF">
        <w:rPr>
          <w:lang w:val="en-US" w:eastAsia="ko-KR"/>
        </w:rPr>
        <w:t>Consider Option (a), (b) and (c) in Section 4.2 for scheduling IAB links.</w:t>
      </w:r>
    </w:p>
    <w:p w14:paraId="4BA40F97" w14:textId="77777777" w:rsidR="004948CF" w:rsidRDefault="004948CF" w:rsidP="004948CF">
      <w:pPr>
        <w:ind w:left="720" w:hanging="720"/>
        <w:rPr>
          <w:rFonts w:ascii="Times New Roman" w:hAnsi="Times New Roman"/>
          <w:szCs w:val="20"/>
        </w:rPr>
      </w:pPr>
      <w:r w:rsidRPr="00777035">
        <w:rPr>
          <w:rFonts w:ascii="Times New Roman" w:hAnsi="Times New Roman"/>
          <w:b/>
          <w:szCs w:val="20"/>
        </w:rPr>
        <w:lastRenderedPageBreak/>
        <w:t xml:space="preserve">Decision: </w:t>
      </w:r>
      <w:r w:rsidRPr="00777035">
        <w:rPr>
          <w:rFonts w:ascii="Times New Roman" w:hAnsi="Times New Roman"/>
          <w:szCs w:val="20"/>
        </w:rPr>
        <w:t xml:space="preserve">The </w:t>
      </w:r>
      <w:r>
        <w:rPr>
          <w:rFonts w:ascii="Times New Roman" w:hAnsi="Times New Roman"/>
          <w:szCs w:val="20"/>
        </w:rPr>
        <w:t>document is noted.</w:t>
      </w:r>
    </w:p>
    <w:p w14:paraId="1473F50E" w14:textId="626A8247" w:rsidR="004948CF" w:rsidRDefault="004948CF" w:rsidP="00966D15">
      <w:pPr>
        <w:ind w:left="720" w:hanging="720"/>
      </w:pPr>
    </w:p>
    <w:p w14:paraId="05D561C1" w14:textId="4787B129" w:rsidR="00E17695" w:rsidRDefault="0058452E" w:rsidP="00E17695">
      <w:pPr>
        <w:ind w:left="720" w:hanging="720"/>
        <w:rPr>
          <w:b/>
          <w:lang w:eastAsia="x-none"/>
        </w:rPr>
      </w:pPr>
      <w:hyperlink r:id="rId2387" w:history="1">
        <w:r w:rsidR="000F2B08">
          <w:rPr>
            <w:rStyle w:val="Hyperlink"/>
            <w:b/>
            <w:lang w:eastAsia="x-none"/>
          </w:rPr>
          <w:t>R1-1806660</w:t>
        </w:r>
      </w:hyperlink>
      <w:r w:rsidR="00E17695" w:rsidRPr="00E17695">
        <w:rPr>
          <w:b/>
          <w:lang w:eastAsia="x-none"/>
        </w:rPr>
        <w:tab/>
        <w:t>NR support for IAB</w:t>
      </w:r>
      <w:r w:rsidR="00E17695" w:rsidRPr="00E17695">
        <w:rPr>
          <w:b/>
          <w:lang w:eastAsia="x-none"/>
        </w:rPr>
        <w:tab/>
        <w:t>Nokia, Nokia Shanghai Bell</w:t>
      </w:r>
    </w:p>
    <w:p w14:paraId="66BBF990" w14:textId="77777777" w:rsidR="00E17695" w:rsidRPr="00E17695" w:rsidRDefault="00E17695" w:rsidP="00613418">
      <w:pPr>
        <w:pStyle w:val="ListParagraph"/>
        <w:numPr>
          <w:ilvl w:val="0"/>
          <w:numId w:val="106"/>
        </w:numPr>
        <w:spacing w:after="0"/>
        <w:rPr>
          <w:lang w:val="en-US"/>
        </w:rPr>
      </w:pPr>
      <w:r w:rsidRPr="00E17695">
        <w:rPr>
          <w:lang w:val="en-US"/>
        </w:rPr>
        <w:t>Observation 1: Resource allocation schemes developed for different access link scenarios can be reused for BH link.</w:t>
      </w:r>
    </w:p>
    <w:p w14:paraId="5461F67B" w14:textId="77777777" w:rsidR="00E17695" w:rsidRPr="00E17695" w:rsidRDefault="00E17695" w:rsidP="00613418">
      <w:pPr>
        <w:pStyle w:val="ListParagraph"/>
        <w:numPr>
          <w:ilvl w:val="0"/>
          <w:numId w:val="106"/>
        </w:numPr>
        <w:spacing w:after="0"/>
        <w:rPr>
          <w:lang w:val="en-US"/>
        </w:rPr>
      </w:pPr>
      <w:r w:rsidRPr="00E17695">
        <w:rPr>
          <w:lang w:val="en-US"/>
        </w:rPr>
        <w:t>Observation 2: Detected cells and related measurement results obtained during the cell search/selection phase can be utilized as the basis for the cell monitoring during the active IAB operation.</w:t>
      </w:r>
    </w:p>
    <w:p w14:paraId="4D39BF79" w14:textId="77777777" w:rsidR="00E17695" w:rsidRPr="00E17695" w:rsidRDefault="00E17695" w:rsidP="00613418">
      <w:pPr>
        <w:pStyle w:val="ListParagraph"/>
        <w:numPr>
          <w:ilvl w:val="0"/>
          <w:numId w:val="106"/>
        </w:numPr>
        <w:spacing w:after="0"/>
      </w:pPr>
      <w:r w:rsidRPr="00E17695">
        <w:t>Observation 3: GC-PDCCH can enable interference coordination between DgNB cell and RN cell(s) with dynamic split between Access/BH in such that the network can be operated free from cross-link interference</w:t>
      </w:r>
    </w:p>
    <w:p w14:paraId="559AF7AD" w14:textId="5A01C164" w:rsidR="00E17695" w:rsidRPr="00E17695" w:rsidRDefault="00E17695" w:rsidP="00613418">
      <w:pPr>
        <w:pStyle w:val="ListParagraph"/>
        <w:numPr>
          <w:ilvl w:val="0"/>
          <w:numId w:val="106"/>
        </w:numPr>
        <w:spacing w:after="0"/>
        <w:rPr>
          <w:lang w:val="en-US"/>
        </w:rPr>
      </w:pPr>
      <w:r w:rsidRPr="00E17695">
        <w:rPr>
          <w:lang w:val="en-US"/>
        </w:rPr>
        <w:t>Observation 4: NR cell selection and initial access procedures with TA based IAB timing adjustment can be used as the baseline for IAB synchronization.</w:t>
      </w:r>
    </w:p>
    <w:p w14:paraId="215D51F9" w14:textId="422AD5D6" w:rsidR="00E17695" w:rsidRPr="00E17695" w:rsidRDefault="00E17695" w:rsidP="00613418">
      <w:pPr>
        <w:pStyle w:val="ListParagraph"/>
        <w:numPr>
          <w:ilvl w:val="0"/>
          <w:numId w:val="106"/>
        </w:numPr>
        <w:spacing w:after="0"/>
        <w:rPr>
          <w:lang w:val="en-US" w:eastAsia="zh-CN"/>
        </w:rPr>
      </w:pPr>
      <w:r w:rsidRPr="00E17695">
        <w:rPr>
          <w:lang w:val="en-US" w:eastAsia="zh-CN"/>
        </w:rPr>
        <w:t>Proposal 1: Support half-duplex IAB scenarios with both TDM and SDM/FDM between Access and BH links.</w:t>
      </w:r>
    </w:p>
    <w:p w14:paraId="735D1EC3" w14:textId="5CD61DFA" w:rsidR="00E17695" w:rsidRPr="00E17695" w:rsidRDefault="00E17695" w:rsidP="00613418">
      <w:pPr>
        <w:pStyle w:val="ListParagraph"/>
        <w:numPr>
          <w:ilvl w:val="0"/>
          <w:numId w:val="106"/>
        </w:numPr>
        <w:spacing w:after="0"/>
        <w:rPr>
          <w:lang w:val="en-US" w:eastAsia="zh-CN"/>
        </w:rPr>
      </w:pPr>
      <w:r w:rsidRPr="00E17695">
        <w:rPr>
          <w:lang w:val="en-US" w:eastAsia="zh-CN"/>
        </w:rPr>
        <w:t>Proposal 2: GC-PDCCH enhancements are needed to facilitate dynamic resource allocation between the backhaul and access links as well as related interference coordination.</w:t>
      </w:r>
    </w:p>
    <w:p w14:paraId="56721FCA" w14:textId="77777777" w:rsidR="00E17695" w:rsidRPr="00E17695" w:rsidRDefault="00E17695" w:rsidP="00613418">
      <w:pPr>
        <w:pStyle w:val="ListParagraph"/>
        <w:numPr>
          <w:ilvl w:val="0"/>
          <w:numId w:val="106"/>
        </w:numPr>
        <w:spacing w:after="0"/>
        <w:rPr>
          <w:lang w:val="en-US" w:eastAsia="zh-CN"/>
        </w:rPr>
      </w:pPr>
      <w:r w:rsidRPr="00E17695">
        <w:rPr>
          <w:lang w:val="en-US" w:eastAsia="zh-CN"/>
        </w:rPr>
        <w:t>Proposal 3: RN processing time capabilities need to be discussed as part of the IAB studies.</w:t>
      </w:r>
    </w:p>
    <w:p w14:paraId="733A7972" w14:textId="77777777" w:rsidR="00E17695" w:rsidRPr="00E17695" w:rsidRDefault="00E17695" w:rsidP="00613418">
      <w:pPr>
        <w:pStyle w:val="ListParagraph"/>
        <w:numPr>
          <w:ilvl w:val="0"/>
          <w:numId w:val="106"/>
        </w:numPr>
        <w:spacing w:after="0"/>
      </w:pPr>
      <w:r w:rsidRPr="00E17695">
        <w:t>Proposal 4: To enable inter-IAB node monitoring there shall be means to configure measurement opportunities for some IAB nodes matching with the reference signal transmissions of the monitored IAB nodes.</w:t>
      </w:r>
    </w:p>
    <w:p w14:paraId="25520E4A" w14:textId="77777777" w:rsidR="00E17695" w:rsidRPr="00E17695" w:rsidRDefault="00E17695" w:rsidP="00613418">
      <w:pPr>
        <w:pStyle w:val="ListParagraph"/>
        <w:numPr>
          <w:ilvl w:val="0"/>
          <w:numId w:val="106"/>
        </w:numPr>
        <w:spacing w:after="0"/>
      </w:pPr>
      <w:r w:rsidRPr="00E17695">
        <w:t>Proposal 5: RAN1 is asked to consider CSI-RS measurements as a suitable option for IAB monitoring.</w:t>
      </w:r>
    </w:p>
    <w:p w14:paraId="57FAFABB" w14:textId="77777777" w:rsidR="00E17695" w:rsidRPr="00E17695" w:rsidRDefault="00E17695" w:rsidP="00613418">
      <w:pPr>
        <w:pStyle w:val="ListParagraph"/>
        <w:numPr>
          <w:ilvl w:val="0"/>
          <w:numId w:val="106"/>
        </w:numPr>
        <w:spacing w:after="0"/>
        <w:rPr>
          <w:lang w:val="en-US"/>
        </w:rPr>
      </w:pPr>
      <w:r w:rsidRPr="00E17695">
        <w:rPr>
          <w:lang w:val="en-US"/>
        </w:rPr>
        <w:t>Proposal 6: Cross-link interference management related to half-duplex operation with SDM/FDM between access and backhaul needs to be considered as part of NR studies.</w:t>
      </w:r>
    </w:p>
    <w:p w14:paraId="5271CD92" w14:textId="77777777" w:rsidR="00E17695" w:rsidRPr="00E17695" w:rsidRDefault="00E17695" w:rsidP="00613418">
      <w:pPr>
        <w:pStyle w:val="ListParagraph"/>
        <w:numPr>
          <w:ilvl w:val="0"/>
          <w:numId w:val="106"/>
        </w:numPr>
        <w:spacing w:after="0"/>
      </w:pPr>
      <w:r w:rsidRPr="00E17695">
        <w:t>Proposal 7: Develop a unified cross-link interference management framework under single WI, e.g. flexible duplexing or MIMO, covering all potential use-cases, e.g. dynamic TDD and IAB, etc.</w:t>
      </w:r>
    </w:p>
    <w:p w14:paraId="72E83A9E" w14:textId="77777777" w:rsidR="00E17695" w:rsidRPr="00E17695" w:rsidRDefault="00E17695" w:rsidP="00613418">
      <w:pPr>
        <w:pStyle w:val="ListParagraph"/>
        <w:numPr>
          <w:ilvl w:val="0"/>
          <w:numId w:val="106"/>
        </w:numPr>
        <w:spacing w:after="0"/>
        <w:rPr>
          <w:rFonts w:eastAsia="MS Mincho"/>
        </w:rPr>
      </w:pPr>
      <w:r w:rsidRPr="00E17695">
        <w:rPr>
          <w:rFonts w:eastAsia="MS Mincho"/>
        </w:rPr>
        <w:t>Proposal 8. TA based synchronization can be taken as basis for IAB synchronization supporting also multi-hop scenarios.</w:t>
      </w:r>
    </w:p>
    <w:p w14:paraId="608BBA64" w14:textId="546734E5" w:rsidR="00E17695" w:rsidRPr="00E17695" w:rsidRDefault="00E17695" w:rsidP="00613418">
      <w:pPr>
        <w:pStyle w:val="ListParagraph"/>
        <w:numPr>
          <w:ilvl w:val="0"/>
          <w:numId w:val="106"/>
        </w:numPr>
        <w:spacing w:after="0"/>
        <w:rPr>
          <w:rFonts w:eastAsia="MS Mincho"/>
          <w:lang w:val="en-US"/>
        </w:rPr>
      </w:pPr>
      <w:r w:rsidRPr="00E17695">
        <w:rPr>
          <w:rFonts w:eastAsia="MS Mincho"/>
          <w:lang w:val="en-US"/>
        </w:rPr>
        <w:t>Proposal 9. Spectrum efficiency improvements can be considered generic NR features and do not have to be studied separately for IAB cases.</w:t>
      </w:r>
    </w:p>
    <w:p w14:paraId="18B90C87" w14:textId="77777777" w:rsidR="00E17695" w:rsidRDefault="00E17695" w:rsidP="00E17695">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B14BE87" w14:textId="77777777" w:rsidR="00E17695" w:rsidRDefault="00E17695" w:rsidP="00966D15">
      <w:pPr>
        <w:ind w:left="720" w:hanging="720"/>
      </w:pPr>
    </w:p>
    <w:p w14:paraId="45A9B872" w14:textId="0A8E952D" w:rsidR="009059C8" w:rsidRDefault="0058452E" w:rsidP="009059C8">
      <w:pPr>
        <w:ind w:left="720" w:hanging="720"/>
        <w:rPr>
          <w:b/>
          <w:lang w:eastAsia="x-none"/>
        </w:rPr>
      </w:pPr>
      <w:hyperlink r:id="rId2388" w:history="1">
        <w:r w:rsidR="000F2B08">
          <w:rPr>
            <w:rStyle w:val="Hyperlink"/>
            <w:b/>
            <w:lang w:eastAsia="x-none"/>
          </w:rPr>
          <w:t>R1-1806970</w:t>
        </w:r>
      </w:hyperlink>
      <w:r w:rsidR="009059C8" w:rsidRPr="009059C8">
        <w:rPr>
          <w:b/>
          <w:lang w:eastAsia="x-none"/>
        </w:rPr>
        <w:tab/>
        <w:t>Details of physical layer enhancements for IAB</w:t>
      </w:r>
      <w:r w:rsidR="009059C8" w:rsidRPr="009059C8">
        <w:rPr>
          <w:b/>
          <w:lang w:eastAsia="x-none"/>
        </w:rPr>
        <w:tab/>
        <w:t>AT&amp;T</w:t>
      </w:r>
    </w:p>
    <w:p w14:paraId="099E64E5" w14:textId="77777777" w:rsidR="009059C8" w:rsidRPr="009059C8" w:rsidRDefault="009059C8" w:rsidP="00613418">
      <w:pPr>
        <w:pStyle w:val="ListParagraph"/>
        <w:numPr>
          <w:ilvl w:val="0"/>
          <w:numId w:val="106"/>
        </w:numPr>
        <w:rPr>
          <w:lang w:eastAsia="ko-KR"/>
        </w:rPr>
      </w:pPr>
      <w:r w:rsidRPr="009059C8">
        <w:rPr>
          <w:lang w:eastAsia="ko-KR"/>
        </w:rPr>
        <w:t>Proposal 1: Orthogonal time periods are required for SSB transmissions intended for backhaul link discovery and maintenance with a possibly different periodicity of transmission and separately configured from the parameters/resources used by access UEs.</w:t>
      </w:r>
    </w:p>
    <w:p w14:paraId="0D851AFF" w14:textId="77777777" w:rsidR="009059C8" w:rsidRPr="009059C8" w:rsidRDefault="009059C8" w:rsidP="00613418">
      <w:pPr>
        <w:pStyle w:val="ListParagraph"/>
        <w:numPr>
          <w:ilvl w:val="0"/>
          <w:numId w:val="106"/>
        </w:numPr>
        <w:rPr>
          <w:lang w:eastAsia="ko-KR"/>
        </w:rPr>
      </w:pPr>
      <w:r w:rsidRPr="009059C8">
        <w:rPr>
          <w:lang w:eastAsia="ko-KR"/>
        </w:rPr>
        <w:t>Proposal 2: IAB should support coordination mechanisms for the partitioning and configuration of CSI-RS resources for topology and route management measurements across multiple backhaul hops.</w:t>
      </w:r>
    </w:p>
    <w:p w14:paraId="5494E3F9" w14:textId="77777777" w:rsidR="009059C8" w:rsidRPr="009059C8" w:rsidRDefault="009059C8" w:rsidP="00613418">
      <w:pPr>
        <w:pStyle w:val="ListParagraph"/>
        <w:numPr>
          <w:ilvl w:val="0"/>
          <w:numId w:val="106"/>
        </w:numPr>
        <w:rPr>
          <w:lang w:eastAsia="ko-KR"/>
        </w:rPr>
      </w:pPr>
      <w:r w:rsidRPr="009059C8">
        <w:rPr>
          <w:lang w:eastAsia="ko-KR"/>
        </w:rPr>
        <w:t>Proposal 3: IAB should support coordination mechanisms for the partitioning of time slots and frequency resources across multiple backhaul hops to support orthogonal resources for access and backhaul links at a given IAB node.</w:t>
      </w:r>
    </w:p>
    <w:p w14:paraId="1F21DCC2" w14:textId="77777777" w:rsidR="009059C8" w:rsidRPr="009059C8" w:rsidRDefault="009059C8" w:rsidP="00613418">
      <w:pPr>
        <w:pStyle w:val="ListParagraph"/>
        <w:numPr>
          <w:ilvl w:val="0"/>
          <w:numId w:val="106"/>
        </w:numPr>
        <w:rPr>
          <w:lang w:eastAsia="ko-KR"/>
        </w:rPr>
      </w:pPr>
      <w:r w:rsidRPr="009059C8">
        <w:rPr>
          <w:lang w:eastAsia="ko-KR"/>
        </w:rPr>
        <w:t>Proposal 4: IAB should support frame structure coordination mechanisms which enable alignment of DL transmission with UL reception slots as well as alignment of DL reception with UL transmission slots at the IAB node.</w:t>
      </w:r>
    </w:p>
    <w:p w14:paraId="45974188" w14:textId="77777777" w:rsidR="009059C8" w:rsidRPr="009059C8" w:rsidRDefault="009059C8" w:rsidP="00613418">
      <w:pPr>
        <w:pStyle w:val="ListParagraph"/>
        <w:numPr>
          <w:ilvl w:val="0"/>
          <w:numId w:val="106"/>
        </w:numPr>
        <w:rPr>
          <w:rFonts w:cs="Arial"/>
          <w:lang w:eastAsia="ko-KR"/>
        </w:rPr>
      </w:pPr>
      <w:r w:rsidRPr="009059C8">
        <w:rPr>
          <w:rFonts w:cs="Arial"/>
          <w:lang w:eastAsia="ko-KR"/>
        </w:rPr>
        <w:t>Proposal 5: IAB supports dynamic UL/DL determination based on L1 scheduling DCI with/without cell specific RRC configured UL/DL assignment at the IAB node UE-f.</w:t>
      </w:r>
    </w:p>
    <w:p w14:paraId="32703D25" w14:textId="77777777" w:rsidR="009059C8" w:rsidRPr="009059C8" w:rsidRDefault="009059C8" w:rsidP="00613418">
      <w:pPr>
        <w:pStyle w:val="ListParagraph"/>
        <w:numPr>
          <w:ilvl w:val="0"/>
          <w:numId w:val="106"/>
        </w:numPr>
        <w:rPr>
          <w:rFonts w:eastAsia="Times New Roman"/>
          <w:color w:val="000000"/>
          <w:kern w:val="24"/>
          <w:lang w:val="en-US"/>
        </w:rPr>
      </w:pPr>
      <w:r w:rsidRPr="009059C8">
        <w:rPr>
          <w:rFonts w:eastAsia="Times New Roman"/>
          <w:color w:val="000000"/>
          <w:kern w:val="24"/>
          <w:lang w:val="en-US"/>
        </w:rPr>
        <w:t>Proposal 6: CLI mitigation techniques such as advanced receivers, transmitter coordination, etc. should be studied and prioritized in terms of complexity and performance.</w:t>
      </w:r>
    </w:p>
    <w:p w14:paraId="26B668C7" w14:textId="77777777" w:rsidR="009059C8" w:rsidRPr="009059C8" w:rsidRDefault="009059C8" w:rsidP="00613418">
      <w:pPr>
        <w:pStyle w:val="ListParagraph"/>
        <w:numPr>
          <w:ilvl w:val="0"/>
          <w:numId w:val="106"/>
        </w:numPr>
        <w:rPr>
          <w:rFonts w:eastAsia="Times New Roman"/>
          <w:color w:val="000000"/>
          <w:kern w:val="24"/>
          <w:lang w:val="en-US"/>
        </w:rPr>
      </w:pPr>
      <w:r w:rsidRPr="009059C8">
        <w:rPr>
          <w:rFonts w:eastAsia="Times New Roman"/>
          <w:color w:val="000000"/>
          <w:kern w:val="24"/>
          <w:lang w:val="en-US"/>
        </w:rPr>
        <w:t>Proposal 7: CLI measurements such as short term and long term measurements, multiple antenna and beamforming based measurements should be studied to enable CLI mitigation in IAB.</w:t>
      </w:r>
    </w:p>
    <w:p w14:paraId="740C3132" w14:textId="77777777" w:rsidR="009059C8" w:rsidRPr="009059C8" w:rsidRDefault="009059C8" w:rsidP="00613418">
      <w:pPr>
        <w:pStyle w:val="ListParagraph"/>
        <w:numPr>
          <w:ilvl w:val="0"/>
          <w:numId w:val="106"/>
        </w:numPr>
        <w:rPr>
          <w:lang w:eastAsia="ko-KR"/>
        </w:rPr>
      </w:pPr>
      <w:r w:rsidRPr="009059C8">
        <w:rPr>
          <w:lang w:eastAsia="ko-KR"/>
        </w:rPr>
        <w:t>Proposal 8: RAN1 should study over the air synchronization of IAB nodes using existing Rel. 15 initial access signal such as PSS, SSS, etc., as well as study enhancements to the synchronization signal to allow for multiple hops.</w:t>
      </w:r>
    </w:p>
    <w:p w14:paraId="2A30D930" w14:textId="77777777" w:rsidR="009059C8" w:rsidRPr="009059C8" w:rsidRDefault="009059C8" w:rsidP="00613418">
      <w:pPr>
        <w:pStyle w:val="ListParagraph"/>
        <w:numPr>
          <w:ilvl w:val="0"/>
          <w:numId w:val="106"/>
        </w:numPr>
        <w:rPr>
          <w:rFonts w:eastAsia="Times New Roman"/>
          <w:lang w:eastAsia="zh-CN"/>
        </w:rPr>
      </w:pPr>
      <w:r w:rsidRPr="009059C8">
        <w:rPr>
          <w:rFonts w:eastAsia="Times New Roman"/>
          <w:lang w:eastAsia="zh-CN"/>
        </w:rPr>
        <w:t xml:space="preserve">Proposal 9: IAB nodes should use timing advance received from the parent node to align its access subframes. The following options should be supported for over the air synchronization: </w:t>
      </w:r>
    </w:p>
    <w:p w14:paraId="2F08D7F6" w14:textId="77777777" w:rsidR="009059C8" w:rsidRPr="009059C8" w:rsidRDefault="009059C8" w:rsidP="00613418">
      <w:pPr>
        <w:pStyle w:val="ListParagraph"/>
        <w:numPr>
          <w:ilvl w:val="1"/>
          <w:numId w:val="106"/>
        </w:numPr>
        <w:rPr>
          <w:rFonts w:eastAsia="Times New Roman"/>
          <w:lang w:eastAsia="zh-CN"/>
        </w:rPr>
      </w:pPr>
      <w:r w:rsidRPr="009059C8">
        <w:rPr>
          <w:rFonts w:eastAsia="Times New Roman"/>
          <w:lang w:eastAsia="zh-CN"/>
        </w:rPr>
        <w:t>Option 1: The relative timing equal to TA/2 between the DL subframe on the backhaul and DL subframe on the access</w:t>
      </w:r>
    </w:p>
    <w:p w14:paraId="38D225C2" w14:textId="4E4DB3D8" w:rsidR="009059C8" w:rsidRPr="009059C8" w:rsidRDefault="009059C8" w:rsidP="00613418">
      <w:pPr>
        <w:pStyle w:val="ListParagraph"/>
        <w:numPr>
          <w:ilvl w:val="1"/>
          <w:numId w:val="106"/>
        </w:numPr>
        <w:rPr>
          <w:rFonts w:eastAsia="Times New Roman"/>
          <w:lang w:eastAsia="zh-CN"/>
        </w:rPr>
      </w:pPr>
      <w:r w:rsidRPr="009059C8">
        <w:rPr>
          <w:rFonts w:eastAsia="Times New Roman"/>
          <w:lang w:eastAsia="zh-CN"/>
        </w:rPr>
        <w:t>Option 2: FFS</w:t>
      </w:r>
    </w:p>
    <w:p w14:paraId="70FF4E7A" w14:textId="77777777" w:rsidR="009059C8" w:rsidRPr="009059C8" w:rsidRDefault="009059C8" w:rsidP="00613418">
      <w:pPr>
        <w:pStyle w:val="ListParagraph"/>
        <w:numPr>
          <w:ilvl w:val="0"/>
          <w:numId w:val="106"/>
        </w:numPr>
        <w:rPr>
          <w:lang w:eastAsia="ko-KR"/>
        </w:rPr>
      </w:pPr>
      <w:r w:rsidRPr="009059C8">
        <w:rPr>
          <w:lang w:eastAsia="ko-KR"/>
        </w:rPr>
        <w:t>Proposal 10: Study DL and UL power control enhancements to allow for intra-panel FDM and SDM of backhaul and access links.</w:t>
      </w:r>
    </w:p>
    <w:p w14:paraId="01EA846A" w14:textId="77777777" w:rsidR="009059C8" w:rsidRPr="009059C8" w:rsidRDefault="009059C8" w:rsidP="00613418">
      <w:pPr>
        <w:pStyle w:val="ListParagraph"/>
        <w:numPr>
          <w:ilvl w:val="0"/>
          <w:numId w:val="106"/>
        </w:numPr>
        <w:rPr>
          <w:lang w:eastAsia="ko-KR"/>
        </w:rPr>
      </w:pPr>
      <w:r w:rsidRPr="009059C8">
        <w:rPr>
          <w:lang w:eastAsia="ko-KR"/>
        </w:rPr>
        <w:t>Proposal 11: IAB should support access and backhaul traffic multiplexing on single link (DL or UL) using multi-user MIMO transmission schemes.</w:t>
      </w:r>
    </w:p>
    <w:p w14:paraId="5076DAAE" w14:textId="77777777" w:rsidR="009059C8" w:rsidRPr="009059C8" w:rsidRDefault="009059C8" w:rsidP="00613418">
      <w:pPr>
        <w:pStyle w:val="ListParagraph"/>
        <w:numPr>
          <w:ilvl w:val="0"/>
          <w:numId w:val="106"/>
        </w:numPr>
        <w:spacing w:after="0"/>
        <w:ind w:left="714" w:hanging="357"/>
        <w:rPr>
          <w:lang w:eastAsia="ko-KR"/>
        </w:rPr>
      </w:pPr>
      <w:r w:rsidRPr="009059C8">
        <w:rPr>
          <w:lang w:eastAsia="ko-KR"/>
        </w:rPr>
        <w:t xml:space="preserve">Proposal 12: Consider to support 8 layers of PUSCH transmission in the spec. </w:t>
      </w:r>
    </w:p>
    <w:p w14:paraId="1983B9ED" w14:textId="77777777" w:rsidR="009059C8" w:rsidRDefault="009059C8" w:rsidP="009059C8">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13DB6508" w14:textId="27D8ED57" w:rsidR="004948CF" w:rsidRDefault="004948CF" w:rsidP="00966D15">
      <w:pPr>
        <w:ind w:left="720" w:hanging="720"/>
      </w:pPr>
    </w:p>
    <w:p w14:paraId="570C0E7D" w14:textId="57CAFE3B" w:rsidR="009059C8" w:rsidRDefault="0058452E" w:rsidP="009059C8">
      <w:pPr>
        <w:ind w:left="720" w:hanging="720"/>
        <w:rPr>
          <w:b/>
          <w:lang w:eastAsia="x-none"/>
        </w:rPr>
      </w:pPr>
      <w:hyperlink r:id="rId2389" w:history="1">
        <w:r w:rsidR="000F2B08">
          <w:rPr>
            <w:rStyle w:val="Hyperlink"/>
            <w:b/>
            <w:lang w:eastAsia="x-none"/>
          </w:rPr>
          <w:t>R1-1807393</w:t>
        </w:r>
      </w:hyperlink>
      <w:r w:rsidR="009059C8" w:rsidRPr="009059C8">
        <w:rPr>
          <w:b/>
          <w:lang w:eastAsia="x-none"/>
        </w:rPr>
        <w:tab/>
        <w:t>Enhancements to support NR backhaul links</w:t>
      </w:r>
      <w:r w:rsidR="009059C8" w:rsidRPr="009059C8">
        <w:rPr>
          <w:b/>
          <w:lang w:eastAsia="x-none"/>
        </w:rPr>
        <w:tab/>
        <w:t>Qualcomm Incorporated</w:t>
      </w:r>
    </w:p>
    <w:p w14:paraId="11007376" w14:textId="77777777" w:rsidR="00C96FF0" w:rsidRPr="00C96FF0" w:rsidRDefault="00C96FF0" w:rsidP="00613418">
      <w:pPr>
        <w:pStyle w:val="ListParagraph"/>
        <w:numPr>
          <w:ilvl w:val="0"/>
          <w:numId w:val="107"/>
        </w:numPr>
      </w:pPr>
      <w:r w:rsidRPr="00C96FF0">
        <w:t>Proposal 1.1: NR studies how to handle multiplexing of RACH transmission from access and backhaul links.</w:t>
      </w:r>
    </w:p>
    <w:p w14:paraId="595A3A5A" w14:textId="77777777" w:rsidR="00C96FF0" w:rsidRPr="00C96FF0" w:rsidRDefault="00C96FF0" w:rsidP="00613418">
      <w:pPr>
        <w:pStyle w:val="ListParagraph"/>
        <w:numPr>
          <w:ilvl w:val="0"/>
          <w:numId w:val="107"/>
        </w:numPr>
      </w:pPr>
      <w:r w:rsidRPr="00C96FF0">
        <w:t>Proposal 2.1: simple modifications to the NR R15 RRM framework should be considered to make it more suitable for backhaul operations.</w:t>
      </w:r>
    </w:p>
    <w:p w14:paraId="757D6948" w14:textId="77777777" w:rsidR="00C96FF0" w:rsidRPr="00C96FF0" w:rsidRDefault="00C96FF0" w:rsidP="00613418">
      <w:pPr>
        <w:pStyle w:val="ListParagraph"/>
        <w:numPr>
          <w:ilvl w:val="1"/>
          <w:numId w:val="107"/>
        </w:numPr>
      </w:pPr>
      <w:r w:rsidRPr="00C96FF0">
        <w:lastRenderedPageBreak/>
        <w:t>FFS: new values for CSI-RS/SMTC periodicity, maximum number of SMTC configured per frequency, flexible time-domain location of the SSBs within a SMTC.</w:t>
      </w:r>
    </w:p>
    <w:p w14:paraId="673CE025" w14:textId="77777777" w:rsidR="00C96FF0" w:rsidRPr="00C96FF0" w:rsidRDefault="00C96FF0" w:rsidP="00613418">
      <w:pPr>
        <w:pStyle w:val="ListParagraph"/>
        <w:numPr>
          <w:ilvl w:val="0"/>
          <w:numId w:val="107"/>
        </w:numPr>
      </w:pPr>
      <w:r w:rsidRPr="00C96FF0">
        <w:t xml:space="preserve">Proposal 2.2: IAB-nodes should adopt a </w:t>
      </w:r>
      <w:r w:rsidRPr="00C96FF0">
        <w:rPr>
          <w:u w:val="single"/>
        </w:rPr>
        <w:t>TX/RX coordination (muting pattern)</w:t>
      </w:r>
      <w:r w:rsidRPr="00C96FF0">
        <w:t xml:space="preserve"> to enable discovering/measuring other IAB-nodes while being discoverable/measurable by the other IAB-nodes.</w:t>
      </w:r>
    </w:p>
    <w:p w14:paraId="256FE859" w14:textId="77777777" w:rsidR="00C96FF0" w:rsidRPr="00C96FF0" w:rsidRDefault="00C96FF0" w:rsidP="00613418">
      <w:pPr>
        <w:pStyle w:val="ListParagraph"/>
        <w:numPr>
          <w:ilvl w:val="0"/>
          <w:numId w:val="107"/>
        </w:numPr>
      </w:pPr>
      <w:r w:rsidRPr="00C96FF0">
        <w:t>Proposal 2.3: further study the details of the configuration of the TX/RX coordination and its required signaling.</w:t>
      </w:r>
    </w:p>
    <w:p w14:paraId="5131704E" w14:textId="77777777" w:rsidR="00C96FF0" w:rsidRPr="00C96FF0" w:rsidRDefault="00C96FF0" w:rsidP="00613418">
      <w:pPr>
        <w:pStyle w:val="ListParagraph"/>
        <w:numPr>
          <w:ilvl w:val="0"/>
          <w:numId w:val="107"/>
        </w:numPr>
      </w:pPr>
      <w:r w:rsidRPr="00C96FF0">
        <w:t>Proposal 2.4: adopt the proposed framework in Table 3 for initial acquisition, inter-IAB-node discovery and BH measurements.</w:t>
      </w:r>
    </w:p>
    <w:p w14:paraId="70AE2F3C" w14:textId="77777777" w:rsidR="00C96FF0" w:rsidRPr="00C96FF0" w:rsidRDefault="00C96FF0" w:rsidP="00C96FF0">
      <w:pPr>
        <w:keepNext/>
        <w:spacing w:before="120" w:after="120" w:line="259" w:lineRule="auto"/>
        <w:jc w:val="center"/>
        <w:rPr>
          <w:rFonts w:ascii="Calibri" w:eastAsia="Calibri" w:hAnsi="Calibri"/>
          <w:b/>
          <w:sz w:val="22"/>
          <w:szCs w:val="22"/>
        </w:rPr>
      </w:pPr>
      <w:r w:rsidRPr="00C96FF0">
        <w:rPr>
          <w:rFonts w:ascii="Calibri" w:eastAsia="Calibri" w:hAnsi="Calibri"/>
          <w:b/>
          <w:sz w:val="22"/>
          <w:szCs w:val="22"/>
        </w:rPr>
        <w:t xml:space="preserve">Table </w:t>
      </w:r>
      <w:r w:rsidRPr="00C96FF0">
        <w:rPr>
          <w:rFonts w:ascii="Calibri" w:eastAsia="Calibri" w:hAnsi="Calibri"/>
          <w:b/>
          <w:sz w:val="22"/>
          <w:szCs w:val="22"/>
        </w:rPr>
        <w:fldChar w:fldCharType="begin"/>
      </w:r>
      <w:r w:rsidRPr="00C96FF0">
        <w:rPr>
          <w:rFonts w:ascii="Calibri" w:eastAsia="Calibri" w:hAnsi="Calibri"/>
          <w:b/>
          <w:sz w:val="22"/>
          <w:szCs w:val="22"/>
        </w:rPr>
        <w:instrText xml:space="preserve"> SEQ Table \* ARABIC </w:instrText>
      </w:r>
      <w:r w:rsidRPr="00C96FF0">
        <w:rPr>
          <w:rFonts w:ascii="Calibri" w:eastAsia="Calibri" w:hAnsi="Calibri"/>
          <w:b/>
          <w:sz w:val="22"/>
          <w:szCs w:val="22"/>
        </w:rPr>
        <w:fldChar w:fldCharType="separate"/>
      </w:r>
      <w:r w:rsidRPr="00C96FF0">
        <w:rPr>
          <w:rFonts w:ascii="Calibri" w:eastAsia="Calibri" w:hAnsi="Calibri"/>
          <w:b/>
          <w:noProof/>
          <w:sz w:val="22"/>
          <w:szCs w:val="22"/>
        </w:rPr>
        <w:t>3</w:t>
      </w:r>
      <w:r w:rsidRPr="00C96FF0">
        <w:rPr>
          <w:rFonts w:ascii="Calibri" w:eastAsia="Calibri" w:hAnsi="Calibri"/>
          <w:b/>
          <w:noProof/>
          <w:sz w:val="22"/>
          <w:szCs w:val="22"/>
        </w:rPr>
        <w:fldChar w:fldCharType="end"/>
      </w:r>
      <w:r w:rsidRPr="00C96FF0">
        <w:rPr>
          <w:rFonts w:ascii="Calibri" w:eastAsia="Calibri" w:hAnsi="Calibri"/>
          <w:b/>
          <w:sz w:val="22"/>
          <w:szCs w:val="22"/>
        </w:rPr>
        <w:t>: reference signals used for various BH operations</w:t>
      </w:r>
    </w:p>
    <w:tbl>
      <w:tblPr>
        <w:tblStyle w:val="TableGrid20"/>
        <w:tblW w:w="0" w:type="auto"/>
        <w:jc w:val="center"/>
        <w:tblLook w:val="04A0" w:firstRow="1" w:lastRow="0" w:firstColumn="1" w:lastColumn="0" w:noHBand="0" w:noVBand="1"/>
      </w:tblPr>
      <w:tblGrid>
        <w:gridCol w:w="2740"/>
        <w:gridCol w:w="2038"/>
        <w:gridCol w:w="2625"/>
      </w:tblGrid>
      <w:tr w:rsidR="00C96FF0" w:rsidRPr="00C96FF0" w14:paraId="045F1491" w14:textId="77777777" w:rsidTr="002F418A">
        <w:trPr>
          <w:jc w:val="center"/>
        </w:trPr>
        <w:tc>
          <w:tcPr>
            <w:tcW w:w="2740" w:type="dxa"/>
          </w:tcPr>
          <w:p w14:paraId="6556F4E6" w14:textId="77777777" w:rsidR="00C96FF0" w:rsidRPr="00C96FF0" w:rsidRDefault="00C96FF0" w:rsidP="00C96FF0">
            <w:pPr>
              <w:spacing w:after="160" w:line="259" w:lineRule="auto"/>
              <w:rPr>
                <w:rFonts w:ascii="Times New Roman" w:eastAsia="Calibri" w:hAnsi="Times New Roman"/>
                <w:b/>
                <w:sz w:val="16"/>
                <w:szCs w:val="16"/>
              </w:rPr>
            </w:pPr>
            <w:r w:rsidRPr="00C96FF0">
              <w:rPr>
                <w:rFonts w:ascii="Times New Roman" w:eastAsia="Calibri" w:hAnsi="Times New Roman"/>
                <w:b/>
                <w:sz w:val="16"/>
                <w:szCs w:val="16"/>
              </w:rPr>
              <w:t>BH procedure</w:t>
            </w:r>
          </w:p>
        </w:tc>
        <w:tc>
          <w:tcPr>
            <w:tcW w:w="2038" w:type="dxa"/>
          </w:tcPr>
          <w:p w14:paraId="53FE0F2B" w14:textId="77777777" w:rsidR="00C96FF0" w:rsidRPr="00C96FF0" w:rsidRDefault="00C96FF0" w:rsidP="00C96FF0">
            <w:pPr>
              <w:spacing w:after="160" w:line="259" w:lineRule="auto"/>
              <w:rPr>
                <w:rFonts w:ascii="Times New Roman" w:eastAsia="Calibri" w:hAnsi="Times New Roman"/>
                <w:b/>
                <w:sz w:val="16"/>
                <w:szCs w:val="16"/>
              </w:rPr>
            </w:pPr>
            <w:r w:rsidRPr="00C96FF0">
              <w:rPr>
                <w:rFonts w:ascii="Times New Roman" w:eastAsia="Calibri" w:hAnsi="Times New Roman"/>
                <w:b/>
                <w:sz w:val="16"/>
                <w:szCs w:val="16"/>
              </w:rPr>
              <w:t>Baseline ref signals</w:t>
            </w:r>
          </w:p>
        </w:tc>
        <w:tc>
          <w:tcPr>
            <w:tcW w:w="2625" w:type="dxa"/>
          </w:tcPr>
          <w:p w14:paraId="5498C8E0" w14:textId="77777777" w:rsidR="00C96FF0" w:rsidRPr="00C96FF0" w:rsidRDefault="00C96FF0" w:rsidP="00C96FF0">
            <w:pPr>
              <w:spacing w:after="160" w:line="259" w:lineRule="auto"/>
              <w:rPr>
                <w:rFonts w:ascii="Times New Roman" w:eastAsia="Calibri" w:hAnsi="Times New Roman"/>
                <w:b/>
                <w:sz w:val="16"/>
                <w:szCs w:val="16"/>
              </w:rPr>
            </w:pPr>
            <w:r w:rsidRPr="00C96FF0">
              <w:rPr>
                <w:rFonts w:ascii="Times New Roman" w:eastAsia="Calibri" w:hAnsi="Times New Roman"/>
                <w:b/>
                <w:sz w:val="16"/>
                <w:szCs w:val="16"/>
              </w:rPr>
              <w:t xml:space="preserve">Additional ref signals </w:t>
            </w:r>
          </w:p>
        </w:tc>
      </w:tr>
      <w:tr w:rsidR="00C96FF0" w:rsidRPr="00C96FF0" w14:paraId="145D443F" w14:textId="77777777" w:rsidTr="002F418A">
        <w:trPr>
          <w:jc w:val="center"/>
        </w:trPr>
        <w:tc>
          <w:tcPr>
            <w:tcW w:w="2740" w:type="dxa"/>
          </w:tcPr>
          <w:p w14:paraId="4EA4B453" w14:textId="77777777" w:rsidR="00C96FF0" w:rsidRPr="00C96FF0" w:rsidRDefault="00C96FF0" w:rsidP="00C96FF0">
            <w:pPr>
              <w:spacing w:after="160" w:line="259" w:lineRule="auto"/>
              <w:rPr>
                <w:rFonts w:ascii="Times New Roman" w:eastAsia="Calibri" w:hAnsi="Times New Roman"/>
                <w:b/>
                <w:sz w:val="16"/>
                <w:szCs w:val="16"/>
              </w:rPr>
            </w:pPr>
            <w:r w:rsidRPr="00C96FF0">
              <w:rPr>
                <w:rFonts w:ascii="Times New Roman" w:eastAsia="Calibri" w:hAnsi="Times New Roman"/>
                <w:b/>
                <w:sz w:val="16"/>
                <w:szCs w:val="16"/>
              </w:rPr>
              <w:t>Initial acquisition</w:t>
            </w:r>
          </w:p>
        </w:tc>
        <w:tc>
          <w:tcPr>
            <w:tcW w:w="2038" w:type="dxa"/>
          </w:tcPr>
          <w:p w14:paraId="1FA6B017" w14:textId="77777777" w:rsidR="00C96FF0" w:rsidRPr="00C96FF0" w:rsidRDefault="00C96FF0" w:rsidP="00C96FF0">
            <w:pPr>
              <w:spacing w:after="160" w:line="259" w:lineRule="auto"/>
              <w:rPr>
                <w:rFonts w:ascii="Times New Roman" w:eastAsia="Calibri" w:hAnsi="Times New Roman"/>
                <w:sz w:val="16"/>
                <w:szCs w:val="16"/>
              </w:rPr>
            </w:pPr>
            <w:r w:rsidRPr="00C96FF0">
              <w:rPr>
                <w:rFonts w:ascii="Times New Roman" w:eastAsia="Calibri" w:hAnsi="Times New Roman"/>
                <w:sz w:val="16"/>
                <w:szCs w:val="16"/>
              </w:rPr>
              <w:t>CD SSBs</w:t>
            </w:r>
          </w:p>
        </w:tc>
        <w:tc>
          <w:tcPr>
            <w:tcW w:w="2625" w:type="dxa"/>
          </w:tcPr>
          <w:p w14:paraId="58BE3753" w14:textId="77777777" w:rsidR="00C96FF0" w:rsidRPr="00C96FF0" w:rsidRDefault="00C96FF0" w:rsidP="00C96FF0">
            <w:pPr>
              <w:spacing w:after="160" w:line="259" w:lineRule="auto"/>
              <w:rPr>
                <w:rFonts w:ascii="Times New Roman" w:eastAsia="Calibri" w:hAnsi="Times New Roman"/>
                <w:sz w:val="16"/>
                <w:szCs w:val="16"/>
              </w:rPr>
            </w:pPr>
            <w:r w:rsidRPr="00C96FF0">
              <w:rPr>
                <w:rFonts w:ascii="Times New Roman" w:eastAsia="Calibri" w:hAnsi="Times New Roman"/>
                <w:sz w:val="16"/>
                <w:szCs w:val="16"/>
              </w:rPr>
              <w:t>Off-raster SSBs</w:t>
            </w:r>
          </w:p>
        </w:tc>
      </w:tr>
      <w:tr w:rsidR="00C96FF0" w:rsidRPr="00C96FF0" w14:paraId="73B36A5F" w14:textId="77777777" w:rsidTr="002F418A">
        <w:trPr>
          <w:jc w:val="center"/>
        </w:trPr>
        <w:tc>
          <w:tcPr>
            <w:tcW w:w="2740" w:type="dxa"/>
          </w:tcPr>
          <w:p w14:paraId="590FD73D" w14:textId="77777777" w:rsidR="00C96FF0" w:rsidRPr="00C96FF0" w:rsidRDefault="00C96FF0" w:rsidP="00C96FF0">
            <w:pPr>
              <w:spacing w:after="160" w:line="259" w:lineRule="auto"/>
              <w:rPr>
                <w:rFonts w:ascii="Times New Roman" w:eastAsia="Calibri" w:hAnsi="Times New Roman"/>
                <w:b/>
                <w:sz w:val="16"/>
                <w:szCs w:val="16"/>
              </w:rPr>
            </w:pPr>
            <w:r w:rsidRPr="00C96FF0">
              <w:rPr>
                <w:rFonts w:ascii="Times New Roman" w:eastAsia="Calibri" w:hAnsi="Times New Roman"/>
                <w:b/>
                <w:sz w:val="16"/>
                <w:szCs w:val="16"/>
              </w:rPr>
              <w:t>Inter-IAB-node discovery</w:t>
            </w:r>
          </w:p>
        </w:tc>
        <w:tc>
          <w:tcPr>
            <w:tcW w:w="2038" w:type="dxa"/>
          </w:tcPr>
          <w:p w14:paraId="4FC11B65" w14:textId="77777777" w:rsidR="00C96FF0" w:rsidRPr="00C96FF0" w:rsidRDefault="00C96FF0" w:rsidP="00C96FF0">
            <w:pPr>
              <w:spacing w:after="160" w:line="259" w:lineRule="auto"/>
              <w:rPr>
                <w:rFonts w:ascii="Times New Roman" w:eastAsia="Calibri" w:hAnsi="Times New Roman"/>
                <w:sz w:val="16"/>
                <w:szCs w:val="16"/>
              </w:rPr>
            </w:pPr>
            <w:r w:rsidRPr="00C96FF0">
              <w:rPr>
                <w:rFonts w:ascii="Times New Roman" w:eastAsia="Calibri" w:hAnsi="Times New Roman"/>
                <w:sz w:val="16"/>
                <w:szCs w:val="16"/>
              </w:rPr>
              <w:t>Off-raster SSBs</w:t>
            </w:r>
          </w:p>
        </w:tc>
        <w:tc>
          <w:tcPr>
            <w:tcW w:w="2625" w:type="dxa"/>
          </w:tcPr>
          <w:p w14:paraId="3E44E289" w14:textId="77777777" w:rsidR="00C96FF0" w:rsidRPr="00C96FF0" w:rsidRDefault="00C96FF0" w:rsidP="00C96FF0">
            <w:pPr>
              <w:spacing w:after="160" w:line="259" w:lineRule="auto"/>
              <w:rPr>
                <w:rFonts w:ascii="Times New Roman" w:eastAsia="Calibri" w:hAnsi="Times New Roman"/>
                <w:sz w:val="16"/>
                <w:szCs w:val="16"/>
              </w:rPr>
            </w:pPr>
            <w:r w:rsidRPr="00C96FF0">
              <w:rPr>
                <w:rFonts w:ascii="Times New Roman" w:eastAsia="Calibri" w:hAnsi="Times New Roman"/>
                <w:sz w:val="16"/>
                <w:szCs w:val="16"/>
              </w:rPr>
              <w:t>CD SSBs, CSI-RS</w:t>
            </w:r>
          </w:p>
        </w:tc>
      </w:tr>
      <w:tr w:rsidR="00C96FF0" w:rsidRPr="00C96FF0" w14:paraId="39967E30" w14:textId="77777777" w:rsidTr="002F418A">
        <w:trPr>
          <w:jc w:val="center"/>
        </w:trPr>
        <w:tc>
          <w:tcPr>
            <w:tcW w:w="2740" w:type="dxa"/>
          </w:tcPr>
          <w:p w14:paraId="4504BF17" w14:textId="77777777" w:rsidR="00C96FF0" w:rsidRPr="00C96FF0" w:rsidRDefault="00C96FF0" w:rsidP="00C96FF0">
            <w:pPr>
              <w:spacing w:after="160" w:line="259" w:lineRule="auto"/>
              <w:rPr>
                <w:rFonts w:ascii="Times New Roman" w:eastAsia="Calibri" w:hAnsi="Times New Roman"/>
                <w:b/>
                <w:sz w:val="16"/>
                <w:szCs w:val="16"/>
              </w:rPr>
            </w:pPr>
            <w:r w:rsidRPr="00C96FF0">
              <w:rPr>
                <w:rFonts w:ascii="Times New Roman" w:eastAsia="Calibri" w:hAnsi="Times New Roman"/>
                <w:b/>
                <w:sz w:val="16"/>
                <w:szCs w:val="16"/>
              </w:rPr>
              <w:t>BH measurements</w:t>
            </w:r>
          </w:p>
        </w:tc>
        <w:tc>
          <w:tcPr>
            <w:tcW w:w="2038" w:type="dxa"/>
          </w:tcPr>
          <w:p w14:paraId="6223A381" w14:textId="77777777" w:rsidR="00C96FF0" w:rsidRPr="00C96FF0" w:rsidRDefault="00C96FF0" w:rsidP="00C96FF0">
            <w:pPr>
              <w:spacing w:after="160" w:line="259" w:lineRule="auto"/>
              <w:rPr>
                <w:rFonts w:ascii="Times New Roman" w:eastAsia="Calibri" w:hAnsi="Times New Roman"/>
                <w:sz w:val="16"/>
                <w:szCs w:val="16"/>
              </w:rPr>
            </w:pPr>
            <w:r w:rsidRPr="00C96FF0">
              <w:rPr>
                <w:rFonts w:ascii="Times New Roman" w:eastAsia="Calibri" w:hAnsi="Times New Roman"/>
                <w:sz w:val="16"/>
                <w:szCs w:val="16"/>
              </w:rPr>
              <w:t>On-demand CSI-RS</w:t>
            </w:r>
          </w:p>
        </w:tc>
        <w:tc>
          <w:tcPr>
            <w:tcW w:w="2625" w:type="dxa"/>
          </w:tcPr>
          <w:p w14:paraId="0C447704" w14:textId="77777777" w:rsidR="00C96FF0" w:rsidRPr="00C96FF0" w:rsidRDefault="00C96FF0" w:rsidP="00C96FF0">
            <w:pPr>
              <w:spacing w:after="160" w:line="259" w:lineRule="auto"/>
              <w:rPr>
                <w:rFonts w:ascii="Times New Roman" w:eastAsia="Calibri" w:hAnsi="Times New Roman"/>
                <w:sz w:val="16"/>
                <w:szCs w:val="16"/>
              </w:rPr>
            </w:pPr>
            <w:r w:rsidRPr="00C96FF0">
              <w:rPr>
                <w:rFonts w:ascii="Times New Roman" w:eastAsia="Calibri" w:hAnsi="Times New Roman"/>
                <w:sz w:val="16"/>
                <w:szCs w:val="16"/>
              </w:rPr>
              <w:t>CD SSBs, off-raster SSBs</w:t>
            </w:r>
          </w:p>
        </w:tc>
      </w:tr>
    </w:tbl>
    <w:p w14:paraId="403036F5" w14:textId="77777777" w:rsidR="00C96FF0" w:rsidRPr="00C96FF0" w:rsidRDefault="00C96FF0" w:rsidP="00613418">
      <w:pPr>
        <w:pStyle w:val="ListParagraph"/>
        <w:numPr>
          <w:ilvl w:val="0"/>
          <w:numId w:val="108"/>
        </w:numPr>
        <w:spacing w:after="0"/>
        <w:ind w:left="714" w:hanging="357"/>
      </w:pPr>
      <w:r w:rsidRPr="00C96FF0">
        <w:t>Proposal 3.1: Over-the-air (OTA) synchronization (over Uu interface) can be used to synchronize a multi-hop IAB network to the IAB-donors.</w:t>
      </w:r>
    </w:p>
    <w:p w14:paraId="14B918E4" w14:textId="77777777" w:rsidR="00C96FF0" w:rsidRPr="00C96FF0" w:rsidRDefault="00C96FF0" w:rsidP="00613418">
      <w:pPr>
        <w:pStyle w:val="ListParagraph"/>
        <w:numPr>
          <w:ilvl w:val="0"/>
          <w:numId w:val="108"/>
        </w:numPr>
        <w:spacing w:after="0"/>
        <w:ind w:left="714" w:hanging="357"/>
      </w:pPr>
      <w:r w:rsidRPr="00C96FF0">
        <w:t xml:space="preserve">Proposal 3.2: network should synchronize the IAB-donors using the available techniques, e.g. using GPS/GNSS, Ethernet, etc. </w:t>
      </w:r>
    </w:p>
    <w:p w14:paraId="1BFCAC09" w14:textId="77777777" w:rsidR="00C96FF0" w:rsidRPr="00C96FF0" w:rsidRDefault="00C96FF0" w:rsidP="00613418">
      <w:pPr>
        <w:pStyle w:val="ListParagraph"/>
        <w:numPr>
          <w:ilvl w:val="0"/>
          <w:numId w:val="108"/>
        </w:numPr>
        <w:spacing w:after="0"/>
        <w:ind w:left="714" w:hanging="357"/>
      </w:pPr>
      <w:r w:rsidRPr="00C96FF0">
        <w:t>Proposal 4.1: the slot boundaries across multi-hop IAB network should be aligned.</w:t>
      </w:r>
    </w:p>
    <w:p w14:paraId="47609A81" w14:textId="77777777" w:rsidR="00C96FF0" w:rsidRPr="00C96FF0" w:rsidRDefault="00C96FF0" w:rsidP="00613418">
      <w:pPr>
        <w:pStyle w:val="ListParagraph"/>
        <w:numPr>
          <w:ilvl w:val="0"/>
          <w:numId w:val="108"/>
        </w:numPr>
        <w:spacing w:after="0"/>
        <w:ind w:left="714" w:hanging="357"/>
      </w:pPr>
      <w:r w:rsidRPr="00C96FF0">
        <w:t xml:space="preserve">Proposal 5.1: Further study is required to understand whether and how a DU of an IAB-node can ensure no DL/UL transmissions on an unallocated resource unit by using existing NR framework.        </w:t>
      </w:r>
    </w:p>
    <w:p w14:paraId="60141A68" w14:textId="77777777" w:rsidR="00C96FF0" w:rsidRPr="00C96FF0" w:rsidRDefault="00C96FF0" w:rsidP="00613418">
      <w:pPr>
        <w:pStyle w:val="ListParagraph"/>
        <w:numPr>
          <w:ilvl w:val="0"/>
          <w:numId w:val="108"/>
        </w:numPr>
        <w:spacing w:after="0"/>
        <w:ind w:left="714" w:hanging="357"/>
        <w:rPr>
          <w:rFonts w:eastAsia="Calibri"/>
          <w:color w:val="262626"/>
          <w:lang w:eastAsia="x-none"/>
        </w:rPr>
      </w:pPr>
      <w:r w:rsidRPr="00C96FF0">
        <w:t>Proposal 5.2: For resource partitioning on time-domain, the partitioning granularity, whether to be a symbol, a mini-slot, a slot or multiple slots, and its impact on various procedures shall be studied.</w:t>
      </w:r>
    </w:p>
    <w:p w14:paraId="7E45F5EC" w14:textId="77777777" w:rsidR="00C96FF0" w:rsidRPr="00C96FF0" w:rsidRDefault="00C96FF0" w:rsidP="00613418">
      <w:pPr>
        <w:pStyle w:val="ListParagraph"/>
        <w:numPr>
          <w:ilvl w:val="0"/>
          <w:numId w:val="108"/>
        </w:numPr>
        <w:spacing w:after="0"/>
        <w:ind w:left="714" w:hanging="357"/>
      </w:pPr>
      <w:r w:rsidRPr="00C96FF0">
        <w:t>Proposal 6.1: donor and relay maintain separate cell IDs.</w:t>
      </w:r>
    </w:p>
    <w:p w14:paraId="039535CF" w14:textId="20699461" w:rsidR="00C96FF0" w:rsidRPr="00C96FF0" w:rsidRDefault="00C96FF0" w:rsidP="00613418">
      <w:pPr>
        <w:pStyle w:val="ListParagraph"/>
        <w:numPr>
          <w:ilvl w:val="0"/>
          <w:numId w:val="108"/>
        </w:numPr>
        <w:spacing w:after="0"/>
        <w:ind w:left="714" w:hanging="357"/>
      </w:pPr>
      <w:r w:rsidRPr="00C96FF0">
        <w:t xml:space="preserve">Proposal 6.2: during NR-IAB SI, we should prioritize discussions of the design aspects that are fundamentally required for NR-IAB operation. Discussing enhancements (e.g. CLI, higher modulation, multi-link/multi-TRP, etc) should be deferred to WI or leverage a unified study with other NR features. </w:t>
      </w:r>
    </w:p>
    <w:p w14:paraId="7A6DA16C" w14:textId="77777777" w:rsidR="009059C8" w:rsidRDefault="009059C8" w:rsidP="009059C8">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4815FB2C" w14:textId="0F0DADE0" w:rsidR="009059C8" w:rsidRDefault="009059C8" w:rsidP="00966D15">
      <w:pPr>
        <w:ind w:left="720" w:hanging="720"/>
      </w:pPr>
    </w:p>
    <w:p w14:paraId="1AD43442" w14:textId="4604904A" w:rsidR="009059C8" w:rsidRPr="00A35E50" w:rsidRDefault="0058452E" w:rsidP="009059C8">
      <w:pPr>
        <w:ind w:left="720" w:hanging="720"/>
        <w:rPr>
          <w:b/>
        </w:rPr>
      </w:pPr>
      <w:hyperlink r:id="rId2390" w:history="1">
        <w:r w:rsidR="000F2B08">
          <w:rPr>
            <w:rStyle w:val="Hyperlink"/>
            <w:b/>
          </w:rPr>
          <w:t>R1-1807703</w:t>
        </w:r>
      </w:hyperlink>
      <w:r w:rsidR="009059C8" w:rsidRPr="00A35E50">
        <w:rPr>
          <w:b/>
        </w:rPr>
        <w:tab/>
        <w:t>Summary of 7.7.1 Enhancements to support NR backhaul links</w:t>
      </w:r>
      <w:r w:rsidR="009059C8" w:rsidRPr="00A35E50">
        <w:rPr>
          <w:b/>
        </w:rPr>
        <w:tab/>
        <w:t>AT&amp;T</w:t>
      </w:r>
    </w:p>
    <w:p w14:paraId="2D26AF7F" w14:textId="77777777" w:rsidR="00A35E50" w:rsidRDefault="00A35E50" w:rsidP="00A35E50">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1233F411" w14:textId="1440E232" w:rsidR="00A35E50" w:rsidRDefault="00A35E50" w:rsidP="009059C8">
      <w:pPr>
        <w:ind w:left="720" w:hanging="720"/>
      </w:pPr>
    </w:p>
    <w:p w14:paraId="41AA1C3C" w14:textId="77777777" w:rsidR="00887D23" w:rsidRPr="008C1C14" w:rsidRDefault="00887D23" w:rsidP="00887D23">
      <w:pPr>
        <w:ind w:left="720" w:hanging="720"/>
        <w:rPr>
          <w:szCs w:val="20"/>
          <w:lang w:eastAsia="x-none"/>
        </w:rPr>
      </w:pPr>
      <w:r w:rsidRPr="008C1C14">
        <w:rPr>
          <w:szCs w:val="20"/>
          <w:lang w:eastAsia="x-none"/>
        </w:rPr>
        <w:t>Proposals:</w:t>
      </w:r>
    </w:p>
    <w:p w14:paraId="360A05F6" w14:textId="77777777" w:rsidR="00887D23" w:rsidRPr="008C1C14" w:rsidRDefault="00887D23" w:rsidP="00613418">
      <w:pPr>
        <w:numPr>
          <w:ilvl w:val="0"/>
          <w:numId w:val="119"/>
        </w:numPr>
        <w:spacing w:line="288" w:lineRule="auto"/>
        <w:ind w:hanging="357"/>
        <w:jc w:val="both"/>
        <w:rPr>
          <w:rFonts w:ascii="Times New Roman" w:eastAsia="Malgun Gothic" w:hAnsi="Times New Roman"/>
          <w:szCs w:val="20"/>
          <w:lang w:eastAsia="ko-KR"/>
        </w:rPr>
      </w:pPr>
      <w:r w:rsidRPr="008C1C14">
        <w:rPr>
          <w:rFonts w:ascii="Times New Roman" w:eastAsia="Malgun Gothic" w:hAnsi="Times New Roman"/>
          <w:szCs w:val="20"/>
          <w:lang w:eastAsia="ko-KR"/>
        </w:rPr>
        <w:t xml:space="preserve">To support the half-duplex constraint from the perspective of a given IAB node, IAB supports candidate backhaul link discovery (after initial access) which utilizes resources that are orthogonal in time from those used by access UEs for access link discovery. </w:t>
      </w:r>
    </w:p>
    <w:p w14:paraId="399371E1" w14:textId="77777777" w:rsidR="00887D23" w:rsidRPr="008C1C14" w:rsidRDefault="00887D23" w:rsidP="00613418">
      <w:pPr>
        <w:numPr>
          <w:ilvl w:val="0"/>
          <w:numId w:val="119"/>
        </w:numPr>
        <w:spacing w:line="288" w:lineRule="auto"/>
        <w:ind w:hanging="357"/>
        <w:jc w:val="both"/>
        <w:rPr>
          <w:rFonts w:ascii="Times New Roman" w:eastAsia="Malgun Gothic" w:hAnsi="Times New Roman"/>
          <w:szCs w:val="20"/>
          <w:lang w:eastAsia="ko-KR"/>
        </w:rPr>
      </w:pPr>
      <w:r w:rsidRPr="008C1C14">
        <w:rPr>
          <w:rFonts w:ascii="Times New Roman" w:eastAsia="Malgun Gothic" w:hAnsi="Times New Roman"/>
          <w:szCs w:val="20"/>
          <w:lang w:eastAsia="ko-KR"/>
        </w:rPr>
        <w:t>The following solutions for candidate IAB node discovery can be further considered:</w:t>
      </w:r>
    </w:p>
    <w:p w14:paraId="68849176" w14:textId="77777777" w:rsidR="00887D23" w:rsidRPr="008C1C14" w:rsidRDefault="00887D23" w:rsidP="00613418">
      <w:pPr>
        <w:numPr>
          <w:ilvl w:val="1"/>
          <w:numId w:val="119"/>
        </w:numPr>
        <w:spacing w:line="288" w:lineRule="auto"/>
        <w:ind w:hanging="357"/>
        <w:jc w:val="both"/>
        <w:rPr>
          <w:rFonts w:ascii="Times New Roman" w:eastAsia="Malgun Gothic" w:hAnsi="Times New Roman"/>
          <w:szCs w:val="20"/>
          <w:lang w:eastAsia="ko-KR"/>
        </w:rPr>
      </w:pPr>
      <w:r w:rsidRPr="008C1C14">
        <w:rPr>
          <w:rFonts w:ascii="Times New Roman" w:eastAsia="Malgun Gothic" w:hAnsi="Times New Roman"/>
          <w:szCs w:val="20"/>
          <w:lang w:eastAsia="ko-KR"/>
        </w:rPr>
        <w:t>TDM of SSBs (e.g. depending on hop order, cell ID, etc.)</w:t>
      </w:r>
    </w:p>
    <w:p w14:paraId="40CD5C12" w14:textId="77777777" w:rsidR="00887D23" w:rsidRPr="008C1C14" w:rsidRDefault="00887D23" w:rsidP="00613418">
      <w:pPr>
        <w:numPr>
          <w:ilvl w:val="1"/>
          <w:numId w:val="119"/>
        </w:numPr>
        <w:spacing w:line="288" w:lineRule="auto"/>
        <w:ind w:hanging="357"/>
        <w:jc w:val="both"/>
        <w:rPr>
          <w:rFonts w:ascii="Times New Roman" w:eastAsia="Malgun Gothic" w:hAnsi="Times New Roman"/>
          <w:szCs w:val="20"/>
          <w:lang w:eastAsia="ko-KR"/>
        </w:rPr>
      </w:pPr>
      <w:r w:rsidRPr="008C1C14">
        <w:rPr>
          <w:rFonts w:ascii="Times New Roman" w:eastAsia="Malgun Gothic" w:hAnsi="Times New Roman"/>
          <w:szCs w:val="20"/>
          <w:lang w:eastAsia="ko-KR"/>
        </w:rPr>
        <w:t xml:space="preserve">SSB muting across IAB nodes </w:t>
      </w:r>
    </w:p>
    <w:p w14:paraId="2151F037" w14:textId="77777777" w:rsidR="00887D23" w:rsidRPr="008C1C14" w:rsidRDefault="00887D23" w:rsidP="00613418">
      <w:pPr>
        <w:numPr>
          <w:ilvl w:val="1"/>
          <w:numId w:val="119"/>
        </w:numPr>
        <w:spacing w:line="288" w:lineRule="auto"/>
        <w:ind w:hanging="357"/>
        <w:jc w:val="both"/>
        <w:rPr>
          <w:rFonts w:ascii="Times New Roman" w:eastAsia="Malgun Gothic" w:hAnsi="Times New Roman"/>
          <w:szCs w:val="20"/>
          <w:lang w:eastAsia="ko-KR"/>
        </w:rPr>
      </w:pPr>
      <w:r w:rsidRPr="008C1C14">
        <w:rPr>
          <w:rFonts w:ascii="Times New Roman" w:eastAsia="Malgun Gothic" w:hAnsi="Times New Roman"/>
          <w:szCs w:val="20"/>
          <w:lang w:eastAsia="ko-KR"/>
        </w:rPr>
        <w:t xml:space="preserve">Multiplexing of SSBs for access UEs and IABs within a half-frame or across half-frames </w:t>
      </w:r>
    </w:p>
    <w:p w14:paraId="5F792101" w14:textId="77777777" w:rsidR="00887D23" w:rsidRPr="008C1C14" w:rsidRDefault="00887D23" w:rsidP="00613418">
      <w:pPr>
        <w:numPr>
          <w:ilvl w:val="1"/>
          <w:numId w:val="119"/>
        </w:numPr>
        <w:spacing w:line="288" w:lineRule="auto"/>
        <w:ind w:hanging="357"/>
        <w:jc w:val="both"/>
        <w:rPr>
          <w:rFonts w:ascii="Times New Roman" w:eastAsia="Malgun Gothic" w:hAnsi="Times New Roman"/>
          <w:szCs w:val="20"/>
          <w:lang w:eastAsia="ko-KR"/>
        </w:rPr>
      </w:pPr>
      <w:r w:rsidRPr="008C1C14">
        <w:rPr>
          <w:rFonts w:ascii="Times New Roman" w:eastAsia="Malgun Gothic" w:hAnsi="Times New Roman"/>
          <w:szCs w:val="20"/>
          <w:lang w:eastAsia="ko-KR"/>
        </w:rPr>
        <w:t>Additional IAB node discovery signal TDM with SSB (e.g. CSI-RS)</w:t>
      </w:r>
    </w:p>
    <w:p w14:paraId="44F417F4" w14:textId="77777777" w:rsidR="00887D23" w:rsidRPr="008C1C14" w:rsidRDefault="00887D23" w:rsidP="00613418">
      <w:pPr>
        <w:numPr>
          <w:ilvl w:val="1"/>
          <w:numId w:val="119"/>
        </w:numPr>
        <w:spacing w:line="288" w:lineRule="auto"/>
        <w:ind w:hanging="357"/>
        <w:jc w:val="both"/>
        <w:rPr>
          <w:rFonts w:ascii="Times New Roman" w:eastAsia="Malgun Gothic" w:hAnsi="Times New Roman"/>
          <w:szCs w:val="20"/>
          <w:lang w:eastAsia="ko-KR"/>
        </w:rPr>
      </w:pPr>
      <w:r w:rsidRPr="008C1C14">
        <w:rPr>
          <w:rFonts w:ascii="Times New Roman" w:eastAsia="Malgun Gothic" w:hAnsi="Times New Roman"/>
          <w:szCs w:val="20"/>
          <w:lang w:eastAsia="ko-KR"/>
        </w:rPr>
        <w:t>Use of off-raster SSBs</w:t>
      </w:r>
    </w:p>
    <w:p w14:paraId="6347B764" w14:textId="77777777" w:rsidR="00887D23" w:rsidRPr="008C1C14" w:rsidRDefault="00887D23" w:rsidP="00613418">
      <w:pPr>
        <w:numPr>
          <w:ilvl w:val="1"/>
          <w:numId w:val="119"/>
        </w:numPr>
        <w:spacing w:line="288" w:lineRule="auto"/>
        <w:ind w:hanging="357"/>
        <w:jc w:val="both"/>
        <w:rPr>
          <w:rFonts w:ascii="Times New Roman" w:eastAsia="Malgun Gothic" w:hAnsi="Times New Roman"/>
          <w:szCs w:val="20"/>
          <w:lang w:eastAsia="ko-KR"/>
        </w:rPr>
      </w:pPr>
      <w:r w:rsidRPr="008C1C14">
        <w:rPr>
          <w:rFonts w:ascii="Times New Roman" w:eastAsia="Malgun Gothic" w:hAnsi="Times New Roman"/>
          <w:szCs w:val="20"/>
          <w:lang w:eastAsia="ko-KR"/>
        </w:rPr>
        <w:t>Different transmission periodicity compared to the periodicity used by access UEs</w:t>
      </w:r>
    </w:p>
    <w:p w14:paraId="515369AB" w14:textId="77777777" w:rsidR="00887D23" w:rsidRPr="008C1C14" w:rsidRDefault="00887D23" w:rsidP="00613418">
      <w:pPr>
        <w:numPr>
          <w:ilvl w:val="0"/>
          <w:numId w:val="119"/>
        </w:numPr>
        <w:spacing w:line="288" w:lineRule="auto"/>
        <w:ind w:hanging="357"/>
        <w:jc w:val="both"/>
        <w:rPr>
          <w:rFonts w:ascii="Times New Roman" w:eastAsia="Malgun Gothic" w:hAnsi="Times New Roman"/>
          <w:szCs w:val="20"/>
          <w:lang w:eastAsia="ko-KR"/>
        </w:rPr>
      </w:pPr>
      <w:r w:rsidRPr="008C1C14">
        <w:rPr>
          <w:rFonts w:ascii="Times New Roman" w:eastAsia="Malgun Gothic" w:hAnsi="Times New Roman"/>
          <w:szCs w:val="20"/>
          <w:lang w:eastAsia="ko-KR"/>
        </w:rPr>
        <w:t>Further study coordination mechanisms for different solutions</w:t>
      </w:r>
    </w:p>
    <w:p w14:paraId="461BB7FF" w14:textId="77777777" w:rsidR="00887D23" w:rsidRPr="008C1C14" w:rsidRDefault="00887D23" w:rsidP="00887D23">
      <w:pPr>
        <w:ind w:left="720" w:hanging="720"/>
        <w:rPr>
          <w:szCs w:val="20"/>
          <w:lang w:eastAsia="x-none"/>
        </w:rPr>
      </w:pPr>
    </w:p>
    <w:p w14:paraId="0809A602" w14:textId="2ADB9CD1" w:rsidR="00887D23" w:rsidRPr="00887D23" w:rsidRDefault="00887D23" w:rsidP="00887D23">
      <w:pPr>
        <w:ind w:left="720" w:hanging="720"/>
        <w:rPr>
          <w:szCs w:val="20"/>
          <w:lang w:eastAsia="x-none"/>
        </w:rPr>
      </w:pPr>
      <w:r w:rsidRPr="00887D23">
        <w:rPr>
          <w:szCs w:val="20"/>
          <w:highlight w:val="green"/>
          <w:lang w:eastAsia="x-none"/>
        </w:rPr>
        <w:t>Agreements</w:t>
      </w:r>
      <w:r w:rsidRPr="00887D23">
        <w:rPr>
          <w:szCs w:val="20"/>
          <w:lang w:eastAsia="x-none"/>
        </w:rPr>
        <w:t>:</w:t>
      </w:r>
    </w:p>
    <w:p w14:paraId="753248E1" w14:textId="77777777" w:rsidR="00887D23" w:rsidRPr="00887D23" w:rsidRDefault="00887D23" w:rsidP="00613418">
      <w:pPr>
        <w:numPr>
          <w:ilvl w:val="0"/>
          <w:numId w:val="120"/>
        </w:numPr>
        <w:jc w:val="both"/>
        <w:rPr>
          <w:rFonts w:ascii="Times New Roman" w:eastAsia="Malgun Gothic" w:hAnsi="Times New Roman"/>
          <w:szCs w:val="20"/>
          <w:lang w:eastAsia="ko-KR"/>
        </w:rPr>
      </w:pPr>
      <w:r w:rsidRPr="00887D23">
        <w:rPr>
          <w:rFonts w:ascii="Times New Roman" w:eastAsia="Malgun Gothic" w:hAnsi="Times New Roman"/>
          <w:szCs w:val="20"/>
          <w:lang w:eastAsia="ko-KR"/>
        </w:rPr>
        <w:t>IAB supports SSB and CSI-RS based RRM measurements. The following features can be considered:</w:t>
      </w:r>
    </w:p>
    <w:p w14:paraId="2522DBBF" w14:textId="77777777" w:rsidR="00887D23" w:rsidRPr="00887D23" w:rsidRDefault="00887D23" w:rsidP="00613418">
      <w:pPr>
        <w:numPr>
          <w:ilvl w:val="1"/>
          <w:numId w:val="120"/>
        </w:numPr>
        <w:jc w:val="both"/>
        <w:rPr>
          <w:rFonts w:ascii="Times New Roman" w:eastAsia="Malgun Gothic" w:hAnsi="Times New Roman"/>
          <w:szCs w:val="20"/>
          <w:lang w:eastAsia="ko-KR"/>
        </w:rPr>
      </w:pPr>
      <w:r w:rsidRPr="00887D23">
        <w:rPr>
          <w:rFonts w:ascii="Times New Roman" w:eastAsia="Malgun Gothic" w:hAnsi="Times New Roman"/>
          <w:szCs w:val="20"/>
          <w:lang w:eastAsia="ko-KR"/>
        </w:rPr>
        <w:t xml:space="preserve">Mechanisms for coordination of RS transmission and measurement occasions for IAB nodes </w:t>
      </w:r>
    </w:p>
    <w:p w14:paraId="4554F98A" w14:textId="77777777" w:rsidR="00887D23" w:rsidRPr="00887D23" w:rsidRDefault="00887D23" w:rsidP="00613418">
      <w:pPr>
        <w:numPr>
          <w:ilvl w:val="1"/>
          <w:numId w:val="120"/>
        </w:numPr>
        <w:jc w:val="both"/>
        <w:rPr>
          <w:rFonts w:ascii="Times New Roman" w:eastAsia="Malgun Gothic" w:hAnsi="Times New Roman"/>
          <w:szCs w:val="20"/>
          <w:lang w:eastAsia="ko-KR"/>
        </w:rPr>
      </w:pPr>
      <w:r w:rsidRPr="00887D23">
        <w:rPr>
          <w:rFonts w:ascii="Times New Roman" w:eastAsia="Malgun Gothic" w:hAnsi="Times New Roman"/>
          <w:szCs w:val="20"/>
          <w:lang w:eastAsia="ko-KR"/>
        </w:rPr>
        <w:t xml:space="preserve">Enhancements of SMTC and CSI-RS configurations for IAB </w:t>
      </w:r>
    </w:p>
    <w:p w14:paraId="67F60417" w14:textId="77777777" w:rsidR="00887D23" w:rsidRPr="00887D23" w:rsidRDefault="00887D23" w:rsidP="00613418">
      <w:pPr>
        <w:numPr>
          <w:ilvl w:val="0"/>
          <w:numId w:val="120"/>
        </w:numPr>
        <w:jc w:val="both"/>
        <w:rPr>
          <w:rFonts w:ascii="Times New Roman" w:eastAsia="Malgun Gothic" w:hAnsi="Times New Roman"/>
          <w:szCs w:val="20"/>
          <w:lang w:eastAsia="ko-KR"/>
        </w:rPr>
      </w:pPr>
      <w:r w:rsidRPr="00887D23">
        <w:rPr>
          <w:rFonts w:ascii="Times New Roman" w:eastAsia="Malgun Gothic" w:hAnsi="Times New Roman"/>
          <w:szCs w:val="20"/>
          <w:lang w:eastAsia="ko-KR"/>
        </w:rPr>
        <w:t>An IAB-node supports mechanisms for detecting/recovering from backhaul link failure based on Rel-15 mechanisms.</w:t>
      </w:r>
    </w:p>
    <w:p w14:paraId="6407C1D7" w14:textId="77777777" w:rsidR="00887D23" w:rsidRPr="00887D23" w:rsidRDefault="00887D23" w:rsidP="00613418">
      <w:pPr>
        <w:numPr>
          <w:ilvl w:val="1"/>
          <w:numId w:val="120"/>
        </w:numPr>
        <w:jc w:val="both"/>
        <w:rPr>
          <w:rFonts w:ascii="Times New Roman" w:eastAsia="Malgun Gothic" w:hAnsi="Times New Roman"/>
          <w:szCs w:val="20"/>
          <w:lang w:eastAsia="ko-KR"/>
        </w:rPr>
      </w:pPr>
      <w:r w:rsidRPr="00887D23">
        <w:rPr>
          <w:rFonts w:ascii="Times New Roman" w:eastAsia="Malgun Gothic" w:hAnsi="Times New Roman"/>
          <w:szCs w:val="20"/>
          <w:lang w:eastAsia="ko-KR"/>
        </w:rPr>
        <w:t>Study enhancements to RLM RS and associated procedures for IAB</w:t>
      </w:r>
    </w:p>
    <w:p w14:paraId="6A9ABE66" w14:textId="77777777" w:rsidR="00887D23" w:rsidRDefault="00887D23" w:rsidP="00887D23">
      <w:pPr>
        <w:ind w:left="720" w:hanging="720"/>
        <w:rPr>
          <w:rFonts w:ascii="Times New Roman" w:hAnsi="Times New Roman"/>
          <w:szCs w:val="20"/>
          <w:highlight w:val="green"/>
          <w:lang w:eastAsia="x-none"/>
        </w:rPr>
      </w:pPr>
    </w:p>
    <w:p w14:paraId="18A44CFE" w14:textId="7778A68F" w:rsidR="00887D23" w:rsidRPr="00887D23" w:rsidRDefault="00887D23" w:rsidP="00887D23">
      <w:pPr>
        <w:ind w:left="720" w:hanging="720"/>
        <w:rPr>
          <w:rFonts w:ascii="Times New Roman" w:hAnsi="Times New Roman"/>
          <w:szCs w:val="20"/>
          <w:lang w:eastAsia="x-none"/>
        </w:rPr>
      </w:pPr>
      <w:r w:rsidRPr="00887D23">
        <w:rPr>
          <w:rFonts w:ascii="Times New Roman" w:hAnsi="Times New Roman"/>
          <w:szCs w:val="20"/>
          <w:highlight w:val="green"/>
          <w:lang w:eastAsia="x-none"/>
        </w:rPr>
        <w:t>Agreements</w:t>
      </w:r>
      <w:r w:rsidRPr="00887D23">
        <w:rPr>
          <w:rFonts w:ascii="Times New Roman" w:hAnsi="Times New Roman"/>
          <w:szCs w:val="20"/>
          <w:lang w:eastAsia="x-none"/>
        </w:rPr>
        <w:t>:</w:t>
      </w:r>
    </w:p>
    <w:p w14:paraId="722A77B9" w14:textId="77777777" w:rsidR="00887D23" w:rsidRPr="00887D23" w:rsidRDefault="00887D23" w:rsidP="00613418">
      <w:pPr>
        <w:numPr>
          <w:ilvl w:val="0"/>
          <w:numId w:val="121"/>
        </w:numPr>
        <w:jc w:val="both"/>
        <w:rPr>
          <w:rFonts w:ascii="Times New Roman" w:hAnsi="Times New Roman"/>
          <w:szCs w:val="20"/>
        </w:rPr>
      </w:pPr>
      <w:r w:rsidRPr="00887D23">
        <w:rPr>
          <w:rFonts w:ascii="Times New Roman" w:hAnsi="Times New Roman"/>
          <w:szCs w:val="20"/>
        </w:rPr>
        <w:t>IAB supports TDM, FDM, and SDM between Access and BH links at an IAB node, subject to a half-duplex constraint. Further study the following solutions for the different multiplexing options:</w:t>
      </w:r>
    </w:p>
    <w:p w14:paraId="623FF109" w14:textId="77777777" w:rsidR="00887D23" w:rsidRPr="00887D23" w:rsidRDefault="00887D23" w:rsidP="00613418">
      <w:pPr>
        <w:numPr>
          <w:ilvl w:val="1"/>
          <w:numId w:val="121"/>
        </w:numPr>
        <w:jc w:val="both"/>
        <w:rPr>
          <w:rFonts w:ascii="Times New Roman" w:hAnsi="Times New Roman"/>
          <w:szCs w:val="20"/>
        </w:rPr>
      </w:pPr>
      <w:r w:rsidRPr="00887D23">
        <w:rPr>
          <w:rFonts w:ascii="Times New Roman" w:hAnsi="Times New Roman"/>
          <w:szCs w:val="20"/>
        </w:rPr>
        <w:t>Mechanisms for orthogonal partitioning of time slots or frequency resources between access and backhaul links across one or multiple hops</w:t>
      </w:r>
    </w:p>
    <w:p w14:paraId="4A0ED7C9" w14:textId="77777777" w:rsidR="00887D23" w:rsidRPr="00887D23" w:rsidRDefault="00887D23" w:rsidP="00613418">
      <w:pPr>
        <w:numPr>
          <w:ilvl w:val="1"/>
          <w:numId w:val="121"/>
        </w:numPr>
        <w:jc w:val="both"/>
        <w:rPr>
          <w:rFonts w:ascii="Times New Roman" w:hAnsi="Times New Roman"/>
          <w:szCs w:val="20"/>
        </w:rPr>
      </w:pPr>
      <w:r w:rsidRPr="00887D23">
        <w:rPr>
          <w:rFonts w:ascii="Times New Roman" w:hAnsi="Times New Roman"/>
          <w:szCs w:val="20"/>
        </w:rPr>
        <w:lastRenderedPageBreak/>
        <w:t>Utilization of different DL/UL slot configurations for access and backhaul links</w:t>
      </w:r>
    </w:p>
    <w:p w14:paraId="36791AFA" w14:textId="77777777" w:rsidR="00887D23" w:rsidRPr="00887D23" w:rsidRDefault="00887D23" w:rsidP="00613418">
      <w:pPr>
        <w:numPr>
          <w:ilvl w:val="1"/>
          <w:numId w:val="121"/>
        </w:numPr>
        <w:jc w:val="both"/>
        <w:rPr>
          <w:rFonts w:ascii="Times New Roman" w:hAnsi="Times New Roman"/>
          <w:szCs w:val="20"/>
        </w:rPr>
      </w:pPr>
      <w:r w:rsidRPr="00887D23">
        <w:rPr>
          <w:rFonts w:ascii="Times New Roman" w:hAnsi="Times New Roman"/>
          <w:szCs w:val="20"/>
        </w:rPr>
        <w:t>DL and UL power control enhancements and timing requirements to allow for intra-panel FDM and SDM of backhaul and access links.</w:t>
      </w:r>
    </w:p>
    <w:p w14:paraId="5F0CC44E" w14:textId="77777777" w:rsidR="00887D23" w:rsidRPr="00887D23" w:rsidRDefault="00887D23" w:rsidP="00613418">
      <w:pPr>
        <w:numPr>
          <w:ilvl w:val="1"/>
          <w:numId w:val="121"/>
        </w:numPr>
        <w:jc w:val="both"/>
        <w:rPr>
          <w:rFonts w:ascii="Times New Roman" w:hAnsi="Times New Roman"/>
          <w:szCs w:val="20"/>
        </w:rPr>
      </w:pPr>
      <w:r w:rsidRPr="00887D23">
        <w:rPr>
          <w:rFonts w:ascii="Times New Roman" w:hAnsi="Times New Roman"/>
          <w:szCs w:val="20"/>
        </w:rPr>
        <w:t>Interference management including cross-link interference</w:t>
      </w:r>
    </w:p>
    <w:p w14:paraId="07D3DC3A" w14:textId="77777777" w:rsidR="00887D23" w:rsidRPr="00887D23" w:rsidRDefault="00887D23" w:rsidP="00613418">
      <w:pPr>
        <w:numPr>
          <w:ilvl w:val="1"/>
          <w:numId w:val="121"/>
        </w:numPr>
        <w:jc w:val="both"/>
        <w:rPr>
          <w:rFonts w:ascii="Times New Roman" w:hAnsi="Times New Roman"/>
          <w:szCs w:val="20"/>
        </w:rPr>
      </w:pPr>
      <w:r w:rsidRPr="00887D23">
        <w:rPr>
          <w:rFonts w:ascii="Times New Roman" w:hAnsi="Times New Roman"/>
          <w:szCs w:val="20"/>
        </w:rPr>
        <w:t>Note: the level of required enhancement or optimization for the different options is FFS</w:t>
      </w:r>
    </w:p>
    <w:p w14:paraId="26BD1C1D" w14:textId="77777777" w:rsidR="00887D23" w:rsidRDefault="00887D23" w:rsidP="00887D23">
      <w:pPr>
        <w:ind w:left="720" w:hanging="720"/>
        <w:rPr>
          <w:rFonts w:ascii="Times New Roman" w:hAnsi="Times New Roman"/>
          <w:szCs w:val="20"/>
          <w:highlight w:val="green"/>
          <w:lang w:eastAsia="x-none"/>
        </w:rPr>
      </w:pPr>
    </w:p>
    <w:p w14:paraId="65B44228" w14:textId="4EC2EAF8" w:rsidR="00887D23" w:rsidRPr="00887D23" w:rsidRDefault="00887D23" w:rsidP="00887D23">
      <w:pPr>
        <w:ind w:left="720" w:hanging="720"/>
        <w:rPr>
          <w:rFonts w:ascii="Times New Roman" w:hAnsi="Times New Roman"/>
          <w:szCs w:val="20"/>
          <w:lang w:eastAsia="x-none"/>
        </w:rPr>
      </w:pPr>
      <w:r w:rsidRPr="00887D23">
        <w:rPr>
          <w:rFonts w:ascii="Times New Roman" w:hAnsi="Times New Roman"/>
          <w:szCs w:val="20"/>
          <w:highlight w:val="green"/>
          <w:lang w:eastAsia="x-none"/>
        </w:rPr>
        <w:t>Agreements</w:t>
      </w:r>
      <w:r w:rsidRPr="00887D23">
        <w:rPr>
          <w:rFonts w:ascii="Times New Roman" w:hAnsi="Times New Roman"/>
          <w:szCs w:val="20"/>
          <w:lang w:eastAsia="x-none"/>
        </w:rPr>
        <w:t>:</w:t>
      </w:r>
    </w:p>
    <w:p w14:paraId="4F5AF55C" w14:textId="77777777" w:rsidR="00887D23" w:rsidRPr="00887D23" w:rsidRDefault="00887D23" w:rsidP="00613418">
      <w:pPr>
        <w:numPr>
          <w:ilvl w:val="0"/>
          <w:numId w:val="122"/>
        </w:numPr>
        <w:jc w:val="both"/>
        <w:rPr>
          <w:rFonts w:ascii="Times New Roman" w:hAnsi="Times New Roman"/>
          <w:szCs w:val="20"/>
        </w:rPr>
      </w:pPr>
      <w:r w:rsidRPr="00887D23">
        <w:rPr>
          <w:rFonts w:ascii="Times New Roman" w:hAnsi="Times New Roman"/>
          <w:szCs w:val="20"/>
        </w:rPr>
        <w:t>IAB supports TA-based synchronization between IAB nodes, including across multiple backhaul hops</w:t>
      </w:r>
    </w:p>
    <w:p w14:paraId="6F83BBC9" w14:textId="77777777" w:rsidR="00887D23" w:rsidRPr="00887D23" w:rsidRDefault="00887D23" w:rsidP="00613418">
      <w:pPr>
        <w:numPr>
          <w:ilvl w:val="1"/>
          <w:numId w:val="122"/>
        </w:numPr>
        <w:jc w:val="both"/>
        <w:rPr>
          <w:rFonts w:ascii="Times New Roman" w:hAnsi="Times New Roman"/>
          <w:szCs w:val="20"/>
        </w:rPr>
      </w:pPr>
      <w:r w:rsidRPr="00887D23">
        <w:rPr>
          <w:rFonts w:ascii="Times New Roman" w:hAnsi="Times New Roman"/>
          <w:szCs w:val="20"/>
        </w:rPr>
        <w:t>Enhancements to existing mechanisms can be further studied</w:t>
      </w:r>
    </w:p>
    <w:p w14:paraId="2BC80768" w14:textId="77777777" w:rsidR="00887D23" w:rsidRPr="00887D23" w:rsidRDefault="00887D23" w:rsidP="00613418">
      <w:pPr>
        <w:numPr>
          <w:ilvl w:val="0"/>
          <w:numId w:val="122"/>
        </w:numPr>
        <w:jc w:val="both"/>
        <w:rPr>
          <w:rFonts w:ascii="Times New Roman" w:hAnsi="Times New Roman"/>
          <w:szCs w:val="20"/>
        </w:rPr>
      </w:pPr>
      <w:r w:rsidRPr="00887D23">
        <w:rPr>
          <w:rFonts w:ascii="Times New Roman" w:hAnsi="Times New Roman"/>
          <w:szCs w:val="20"/>
        </w:rPr>
        <w:t>The following cases should be further studied:</w:t>
      </w:r>
    </w:p>
    <w:p w14:paraId="33D0DE26" w14:textId="77777777" w:rsidR="00887D23" w:rsidRPr="00887D23" w:rsidRDefault="00887D23" w:rsidP="00613418">
      <w:pPr>
        <w:numPr>
          <w:ilvl w:val="1"/>
          <w:numId w:val="122"/>
        </w:numPr>
        <w:jc w:val="both"/>
        <w:rPr>
          <w:rFonts w:ascii="Times New Roman" w:hAnsi="Times New Roman"/>
          <w:szCs w:val="20"/>
        </w:rPr>
      </w:pPr>
      <w:r w:rsidRPr="00887D23">
        <w:rPr>
          <w:rFonts w:ascii="Times New Roman" w:hAnsi="Times New Roman"/>
          <w:szCs w:val="20"/>
        </w:rPr>
        <w:t>Case 1: DL transmission timing alignment across IAB nodes and donor nodes</w:t>
      </w:r>
    </w:p>
    <w:p w14:paraId="6EE72893" w14:textId="77777777" w:rsidR="00887D23" w:rsidRPr="00887D23" w:rsidRDefault="00887D23" w:rsidP="00613418">
      <w:pPr>
        <w:numPr>
          <w:ilvl w:val="1"/>
          <w:numId w:val="122"/>
        </w:numPr>
        <w:jc w:val="both"/>
        <w:rPr>
          <w:rFonts w:ascii="Times New Roman" w:hAnsi="Times New Roman"/>
          <w:szCs w:val="20"/>
        </w:rPr>
      </w:pPr>
      <w:r w:rsidRPr="00887D23">
        <w:rPr>
          <w:rFonts w:ascii="Times New Roman" w:hAnsi="Times New Roman"/>
          <w:szCs w:val="20"/>
        </w:rPr>
        <w:t>Case 2: DL and UL transmission timing is aligned within an IAB node</w:t>
      </w:r>
    </w:p>
    <w:p w14:paraId="350C8843" w14:textId="77777777" w:rsidR="00887D23" w:rsidRPr="00887D23" w:rsidRDefault="00887D23" w:rsidP="00613418">
      <w:pPr>
        <w:numPr>
          <w:ilvl w:val="1"/>
          <w:numId w:val="122"/>
        </w:numPr>
        <w:jc w:val="both"/>
        <w:rPr>
          <w:rFonts w:ascii="Times New Roman" w:hAnsi="Times New Roman"/>
          <w:szCs w:val="20"/>
        </w:rPr>
      </w:pPr>
      <w:r w:rsidRPr="00887D23">
        <w:rPr>
          <w:rFonts w:ascii="Times New Roman" w:hAnsi="Times New Roman"/>
          <w:szCs w:val="20"/>
        </w:rPr>
        <w:t>Case 3: DL and UL reception timing is aligned within an IAB node</w:t>
      </w:r>
    </w:p>
    <w:p w14:paraId="3CD44BBB" w14:textId="77777777" w:rsidR="00887D23" w:rsidRPr="00887D23" w:rsidRDefault="00887D23" w:rsidP="00613418">
      <w:pPr>
        <w:numPr>
          <w:ilvl w:val="1"/>
          <w:numId w:val="122"/>
        </w:numPr>
        <w:jc w:val="both"/>
        <w:rPr>
          <w:rFonts w:ascii="Times New Roman" w:hAnsi="Times New Roman"/>
          <w:szCs w:val="20"/>
        </w:rPr>
      </w:pPr>
      <w:r w:rsidRPr="00887D23">
        <w:rPr>
          <w:rFonts w:ascii="Times New Roman" w:hAnsi="Times New Roman"/>
          <w:szCs w:val="20"/>
        </w:rPr>
        <w:t>Case 4: within an IAB node, when transmitting using case 2 while when receiving using case 3</w:t>
      </w:r>
    </w:p>
    <w:p w14:paraId="376A1329" w14:textId="77777777" w:rsidR="00887D23" w:rsidRPr="00887D23" w:rsidRDefault="00887D23" w:rsidP="00613418">
      <w:pPr>
        <w:numPr>
          <w:ilvl w:val="1"/>
          <w:numId w:val="122"/>
        </w:numPr>
        <w:jc w:val="both"/>
        <w:rPr>
          <w:rFonts w:ascii="Times New Roman" w:hAnsi="Times New Roman"/>
          <w:szCs w:val="20"/>
        </w:rPr>
      </w:pPr>
      <w:r w:rsidRPr="00887D23">
        <w:rPr>
          <w:rFonts w:ascii="Times New Roman" w:hAnsi="Times New Roman"/>
          <w:szCs w:val="20"/>
        </w:rPr>
        <w:t>Case 5: Case 1 for access link timing and Case 4 for backhaul link timing within an IAB node in different time slots</w:t>
      </w:r>
    </w:p>
    <w:p w14:paraId="7B6DD7A5" w14:textId="77777777" w:rsidR="00887D23" w:rsidRPr="00887D23" w:rsidRDefault="00887D23" w:rsidP="00613418">
      <w:pPr>
        <w:numPr>
          <w:ilvl w:val="0"/>
          <w:numId w:val="122"/>
        </w:numPr>
        <w:jc w:val="both"/>
        <w:rPr>
          <w:rFonts w:ascii="Times New Roman" w:hAnsi="Times New Roman"/>
          <w:szCs w:val="20"/>
        </w:rPr>
      </w:pPr>
      <w:r w:rsidRPr="00887D23">
        <w:rPr>
          <w:rFonts w:ascii="Times New Roman" w:hAnsi="Times New Roman"/>
          <w:szCs w:val="20"/>
        </w:rPr>
        <w:t>Further study the following levels of alignment between IAB nodes/donor nodes or within an IAB node:</w:t>
      </w:r>
    </w:p>
    <w:p w14:paraId="3FF6C748" w14:textId="77777777" w:rsidR="00887D23" w:rsidRPr="00887D23" w:rsidRDefault="00887D23" w:rsidP="00613418">
      <w:pPr>
        <w:numPr>
          <w:ilvl w:val="1"/>
          <w:numId w:val="122"/>
        </w:numPr>
        <w:jc w:val="both"/>
        <w:rPr>
          <w:rFonts w:ascii="Times New Roman" w:hAnsi="Times New Roman"/>
          <w:szCs w:val="20"/>
        </w:rPr>
      </w:pPr>
      <w:r w:rsidRPr="00887D23">
        <w:rPr>
          <w:rFonts w:ascii="Times New Roman" w:hAnsi="Times New Roman"/>
          <w:szCs w:val="20"/>
        </w:rPr>
        <w:t>Slot alignment</w:t>
      </w:r>
    </w:p>
    <w:p w14:paraId="7947F62F" w14:textId="77777777" w:rsidR="00887D23" w:rsidRPr="00887D23" w:rsidRDefault="00887D23" w:rsidP="00613418">
      <w:pPr>
        <w:numPr>
          <w:ilvl w:val="1"/>
          <w:numId w:val="122"/>
        </w:numPr>
        <w:jc w:val="both"/>
        <w:rPr>
          <w:rFonts w:ascii="Times New Roman" w:hAnsi="Times New Roman"/>
          <w:szCs w:val="20"/>
        </w:rPr>
      </w:pPr>
      <w:r w:rsidRPr="00887D23">
        <w:rPr>
          <w:rFonts w:ascii="Times New Roman" w:hAnsi="Times New Roman"/>
          <w:szCs w:val="20"/>
        </w:rPr>
        <w:t>Symbol-level alignment</w:t>
      </w:r>
    </w:p>
    <w:p w14:paraId="58BC71E4" w14:textId="77777777" w:rsidR="00887D23" w:rsidRPr="00887D23" w:rsidRDefault="00887D23" w:rsidP="00613418">
      <w:pPr>
        <w:numPr>
          <w:ilvl w:val="1"/>
          <w:numId w:val="122"/>
        </w:numPr>
        <w:jc w:val="both"/>
        <w:rPr>
          <w:rFonts w:ascii="Times New Roman" w:hAnsi="Times New Roman"/>
          <w:szCs w:val="20"/>
        </w:rPr>
      </w:pPr>
      <w:r w:rsidRPr="00887D23">
        <w:rPr>
          <w:rFonts w:ascii="Times New Roman" w:hAnsi="Times New Roman"/>
          <w:szCs w:val="20"/>
        </w:rPr>
        <w:t>No alignment</w:t>
      </w:r>
    </w:p>
    <w:p w14:paraId="506A2BBE" w14:textId="77777777" w:rsidR="00887D23" w:rsidRPr="00887D23" w:rsidRDefault="00887D23" w:rsidP="00613418">
      <w:pPr>
        <w:numPr>
          <w:ilvl w:val="0"/>
          <w:numId w:val="122"/>
        </w:numPr>
        <w:jc w:val="both"/>
        <w:rPr>
          <w:rFonts w:ascii="Times New Roman" w:hAnsi="Times New Roman"/>
          <w:szCs w:val="20"/>
        </w:rPr>
      </w:pPr>
      <w:r w:rsidRPr="00887D23">
        <w:rPr>
          <w:rFonts w:ascii="Times New Roman" w:hAnsi="Times New Roman"/>
          <w:szCs w:val="20"/>
        </w:rPr>
        <w:t>Further consider the impact of different cases on TDM/FDM/SDM multiplexing of access and backhaul links, cross-link interference, and impact on access UEs</w:t>
      </w:r>
    </w:p>
    <w:p w14:paraId="141CF1CA" w14:textId="77777777" w:rsidR="00887D23" w:rsidRPr="00887D23" w:rsidRDefault="00887D23" w:rsidP="00887D23">
      <w:pPr>
        <w:ind w:left="720" w:hanging="720"/>
        <w:rPr>
          <w:rFonts w:ascii="Times New Roman" w:hAnsi="Times New Roman"/>
          <w:szCs w:val="20"/>
          <w:lang w:eastAsia="x-none"/>
        </w:rPr>
      </w:pPr>
    </w:p>
    <w:p w14:paraId="18326678" w14:textId="02A0C9F5" w:rsidR="00887D23" w:rsidRPr="00C646A5" w:rsidRDefault="00C646A5" w:rsidP="009059C8">
      <w:pPr>
        <w:ind w:left="720" w:hanging="720"/>
        <w:rPr>
          <w:b/>
        </w:rPr>
      </w:pPr>
      <w:r w:rsidRPr="00C646A5">
        <w:rPr>
          <w:b/>
        </w:rPr>
        <w:t>Thursday session</w:t>
      </w:r>
    </w:p>
    <w:p w14:paraId="6D705DF2" w14:textId="6BD33E92" w:rsidR="00C646A5" w:rsidRPr="00C646A5" w:rsidRDefault="0058452E" w:rsidP="00C646A5">
      <w:pPr>
        <w:ind w:left="720" w:hanging="720"/>
        <w:rPr>
          <w:b/>
        </w:rPr>
      </w:pPr>
      <w:hyperlink r:id="rId2391" w:history="1">
        <w:r w:rsidR="000F2B08">
          <w:rPr>
            <w:rStyle w:val="Hyperlink"/>
            <w:b/>
          </w:rPr>
          <w:t>R1-1807769</w:t>
        </w:r>
      </w:hyperlink>
      <w:r w:rsidR="00C646A5" w:rsidRPr="00C646A5">
        <w:rPr>
          <w:b/>
        </w:rPr>
        <w:tab/>
        <w:t>Summary of 7.7.1 Enhancements to support NR backhaul links</w:t>
      </w:r>
      <w:r w:rsidR="00C646A5" w:rsidRPr="00C646A5">
        <w:rPr>
          <w:b/>
        </w:rPr>
        <w:tab/>
        <w:t>AT&amp;T</w:t>
      </w:r>
    </w:p>
    <w:p w14:paraId="217301E9" w14:textId="77777777" w:rsidR="00C646A5" w:rsidRDefault="00C646A5" w:rsidP="00C646A5">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48178A55" w14:textId="25E669A4" w:rsidR="00C646A5" w:rsidRDefault="00C646A5" w:rsidP="00C646A5">
      <w:pPr>
        <w:ind w:left="720" w:hanging="720"/>
      </w:pPr>
    </w:p>
    <w:p w14:paraId="1B13822A" w14:textId="77777777" w:rsidR="008C1C14" w:rsidRPr="008C1C14" w:rsidRDefault="008C1C14" w:rsidP="008C1C14">
      <w:pPr>
        <w:ind w:left="720" w:hanging="720"/>
        <w:rPr>
          <w:szCs w:val="20"/>
          <w:lang w:eastAsia="x-none"/>
        </w:rPr>
      </w:pPr>
      <w:r w:rsidRPr="008C1C14">
        <w:rPr>
          <w:szCs w:val="20"/>
          <w:highlight w:val="green"/>
          <w:lang w:eastAsia="x-none"/>
        </w:rPr>
        <w:t>Agreements</w:t>
      </w:r>
      <w:r w:rsidRPr="008C1C14">
        <w:rPr>
          <w:szCs w:val="20"/>
          <w:lang w:eastAsia="x-none"/>
        </w:rPr>
        <w:t>:</w:t>
      </w:r>
    </w:p>
    <w:p w14:paraId="567537D5" w14:textId="77777777" w:rsidR="008C1C14" w:rsidRPr="008C1C14" w:rsidRDefault="008C1C14" w:rsidP="00613418">
      <w:pPr>
        <w:pStyle w:val="ListParagraph"/>
        <w:numPr>
          <w:ilvl w:val="0"/>
          <w:numId w:val="157"/>
        </w:numPr>
        <w:rPr>
          <w:lang w:eastAsia="ko-KR"/>
        </w:rPr>
      </w:pPr>
      <w:r w:rsidRPr="008C1C14">
        <w:rPr>
          <w:lang w:eastAsia="ko-KR"/>
        </w:rPr>
        <w:t xml:space="preserve">To support the half-duplex constraint from the perspective of a given IAB node, IAB supports detection and measurement of candidate backhaul links (after initial access) which utilizes resources that are orthogonal in time from those used by access UEs for cell detection and measurement. </w:t>
      </w:r>
    </w:p>
    <w:p w14:paraId="69EBD785" w14:textId="77777777" w:rsidR="008C1C14" w:rsidRPr="008C1C14" w:rsidRDefault="008C1C14" w:rsidP="00613418">
      <w:pPr>
        <w:pStyle w:val="ListParagraph"/>
        <w:numPr>
          <w:ilvl w:val="0"/>
          <w:numId w:val="157"/>
        </w:numPr>
        <w:rPr>
          <w:lang w:eastAsia="ko-KR"/>
        </w:rPr>
      </w:pPr>
      <w:r w:rsidRPr="008C1C14">
        <w:rPr>
          <w:lang w:eastAsia="ko-KR"/>
        </w:rPr>
        <w:t>The following solutions can be further considered:</w:t>
      </w:r>
    </w:p>
    <w:p w14:paraId="17B7EDCC" w14:textId="77777777" w:rsidR="008C1C14" w:rsidRPr="008C1C14" w:rsidRDefault="008C1C14" w:rsidP="00613418">
      <w:pPr>
        <w:pStyle w:val="ListParagraph"/>
        <w:numPr>
          <w:ilvl w:val="1"/>
          <w:numId w:val="157"/>
        </w:numPr>
        <w:rPr>
          <w:lang w:eastAsia="ko-KR"/>
        </w:rPr>
      </w:pPr>
      <w:r w:rsidRPr="008C1C14">
        <w:rPr>
          <w:lang w:eastAsia="ko-KR"/>
        </w:rPr>
        <w:t>TDM of SSBs (e.g. depending on hop order, cell ID, etc.)</w:t>
      </w:r>
    </w:p>
    <w:p w14:paraId="062A74D8" w14:textId="77777777" w:rsidR="008C1C14" w:rsidRPr="008C1C14" w:rsidRDefault="008C1C14" w:rsidP="00613418">
      <w:pPr>
        <w:pStyle w:val="ListParagraph"/>
        <w:numPr>
          <w:ilvl w:val="1"/>
          <w:numId w:val="157"/>
        </w:numPr>
        <w:rPr>
          <w:lang w:eastAsia="ko-KR"/>
        </w:rPr>
      </w:pPr>
      <w:r w:rsidRPr="008C1C14">
        <w:rPr>
          <w:lang w:eastAsia="ko-KR"/>
        </w:rPr>
        <w:t xml:space="preserve">SSB muting across IAB nodes </w:t>
      </w:r>
    </w:p>
    <w:p w14:paraId="25D12BC2" w14:textId="77777777" w:rsidR="008C1C14" w:rsidRPr="008C1C14" w:rsidRDefault="008C1C14" w:rsidP="00613418">
      <w:pPr>
        <w:pStyle w:val="ListParagraph"/>
        <w:numPr>
          <w:ilvl w:val="1"/>
          <w:numId w:val="157"/>
        </w:numPr>
        <w:rPr>
          <w:lang w:eastAsia="ko-KR"/>
        </w:rPr>
      </w:pPr>
      <w:r w:rsidRPr="008C1C14">
        <w:rPr>
          <w:lang w:eastAsia="ko-KR"/>
        </w:rPr>
        <w:t xml:space="preserve">Multiplexing of SSBs for access UEs and IABs within a half-frame or across half-frames </w:t>
      </w:r>
    </w:p>
    <w:p w14:paraId="6488682C" w14:textId="77777777" w:rsidR="008C1C14" w:rsidRPr="008C1C14" w:rsidRDefault="008C1C14" w:rsidP="00613418">
      <w:pPr>
        <w:pStyle w:val="ListParagraph"/>
        <w:numPr>
          <w:ilvl w:val="1"/>
          <w:numId w:val="157"/>
        </w:numPr>
        <w:rPr>
          <w:lang w:eastAsia="ko-KR"/>
        </w:rPr>
      </w:pPr>
      <w:r w:rsidRPr="008C1C14">
        <w:rPr>
          <w:lang w:eastAsia="ko-KR"/>
        </w:rPr>
        <w:t>Additional IAB node discovery signal TDM with SSB (e.g. CSI-RS)</w:t>
      </w:r>
    </w:p>
    <w:p w14:paraId="601150C0" w14:textId="77777777" w:rsidR="008C1C14" w:rsidRPr="008C1C14" w:rsidRDefault="008C1C14" w:rsidP="00613418">
      <w:pPr>
        <w:pStyle w:val="ListParagraph"/>
        <w:numPr>
          <w:ilvl w:val="1"/>
          <w:numId w:val="157"/>
        </w:numPr>
        <w:rPr>
          <w:lang w:eastAsia="ko-KR"/>
        </w:rPr>
      </w:pPr>
      <w:r w:rsidRPr="008C1C14">
        <w:rPr>
          <w:lang w:eastAsia="ko-KR"/>
        </w:rPr>
        <w:t>Use of off-raster SSBs</w:t>
      </w:r>
    </w:p>
    <w:p w14:paraId="1353BDC1" w14:textId="77777777" w:rsidR="008C1C14" w:rsidRPr="008C1C14" w:rsidRDefault="008C1C14" w:rsidP="00613418">
      <w:pPr>
        <w:pStyle w:val="ListParagraph"/>
        <w:numPr>
          <w:ilvl w:val="1"/>
          <w:numId w:val="157"/>
        </w:numPr>
        <w:rPr>
          <w:lang w:eastAsia="ko-KR"/>
        </w:rPr>
      </w:pPr>
      <w:r w:rsidRPr="008C1C14">
        <w:rPr>
          <w:lang w:eastAsia="ko-KR"/>
        </w:rPr>
        <w:t>Different transmission periodicity compared to the periodicity used by access UEs</w:t>
      </w:r>
    </w:p>
    <w:p w14:paraId="0EA34D17" w14:textId="77777777" w:rsidR="008C1C14" w:rsidRPr="008C1C14" w:rsidRDefault="008C1C14" w:rsidP="00613418">
      <w:pPr>
        <w:pStyle w:val="ListParagraph"/>
        <w:numPr>
          <w:ilvl w:val="0"/>
          <w:numId w:val="157"/>
        </w:numPr>
        <w:rPr>
          <w:lang w:eastAsia="ko-KR"/>
        </w:rPr>
      </w:pPr>
      <w:r w:rsidRPr="008C1C14">
        <w:rPr>
          <w:lang w:eastAsia="ko-KR"/>
        </w:rPr>
        <w:t>Further study coordination mechanisms for different solutions</w:t>
      </w:r>
    </w:p>
    <w:p w14:paraId="136F8E60" w14:textId="77777777" w:rsidR="008C1C14" w:rsidRDefault="008C1C14" w:rsidP="00CC1E25"/>
    <w:p w14:paraId="15A05972" w14:textId="63982908" w:rsidR="00CC1E25" w:rsidRPr="00CC1E25" w:rsidRDefault="00CC1E25" w:rsidP="00CC1E25">
      <w:r w:rsidRPr="00CC1E25">
        <w:rPr>
          <w:highlight w:val="green"/>
        </w:rPr>
        <w:t>Agreement</w:t>
      </w:r>
      <w:r w:rsidRPr="00CC1E25">
        <w:t>:</w:t>
      </w:r>
      <w:r>
        <w:t xml:space="preserve"> </w:t>
      </w:r>
      <w:r w:rsidRPr="00CC1E25">
        <w:rPr>
          <w:szCs w:val="20"/>
        </w:rPr>
        <w:t>Study mechanisms for multiplexing of RACH transmissions from UEs and RACH transmissions from IAB nodes.</w:t>
      </w:r>
    </w:p>
    <w:p w14:paraId="4394392A" w14:textId="77777777" w:rsidR="00CC1E25" w:rsidRPr="00CC1E25" w:rsidRDefault="00CC1E25" w:rsidP="00CC1E25"/>
    <w:p w14:paraId="2861D66D" w14:textId="77777777" w:rsidR="00CC1E25" w:rsidRPr="00CC1E25" w:rsidRDefault="00CC1E25" w:rsidP="00CC1E25">
      <w:pPr>
        <w:ind w:left="720" w:hanging="720"/>
        <w:rPr>
          <w:szCs w:val="20"/>
          <w:lang w:eastAsia="x-none"/>
        </w:rPr>
      </w:pPr>
      <w:r w:rsidRPr="00CC1E25">
        <w:rPr>
          <w:szCs w:val="20"/>
          <w:highlight w:val="green"/>
          <w:lang w:eastAsia="x-none"/>
        </w:rPr>
        <w:t>Agreements</w:t>
      </w:r>
      <w:r w:rsidRPr="00CC1E25">
        <w:rPr>
          <w:szCs w:val="20"/>
          <w:lang w:eastAsia="x-none"/>
        </w:rPr>
        <w:t>:</w:t>
      </w:r>
    </w:p>
    <w:p w14:paraId="4C6BE917" w14:textId="77777777" w:rsidR="00CC1E25" w:rsidRPr="00CC1E25" w:rsidRDefault="00CC1E25" w:rsidP="00613418">
      <w:pPr>
        <w:pStyle w:val="ListParagraph"/>
        <w:numPr>
          <w:ilvl w:val="0"/>
          <w:numId w:val="161"/>
        </w:numPr>
        <w:rPr>
          <w:lang w:eastAsia="ko-KR"/>
        </w:rPr>
      </w:pPr>
      <w:r w:rsidRPr="00CC1E25">
        <w:rPr>
          <w:lang w:eastAsia="ko-KR"/>
        </w:rPr>
        <w:t>Downlink IAB transmissions (transmissions from an IAB node to child IAB nodes and UEs directly under the IAB node) should be scheduled by the IAB node itself.</w:t>
      </w:r>
    </w:p>
    <w:p w14:paraId="62D9FADC" w14:textId="77777777" w:rsidR="00CC1E25" w:rsidRPr="00CC1E25" w:rsidRDefault="00CC1E25" w:rsidP="00613418">
      <w:pPr>
        <w:pStyle w:val="ListParagraph"/>
        <w:numPr>
          <w:ilvl w:val="0"/>
          <w:numId w:val="161"/>
        </w:numPr>
        <w:rPr>
          <w:lang w:eastAsia="ko-KR"/>
        </w:rPr>
      </w:pPr>
      <w:r w:rsidRPr="00CC1E25">
        <w:rPr>
          <w:lang w:eastAsia="ko-KR"/>
        </w:rPr>
        <w:t>Uplink IAB transmission (transmissions from an IAB node to its parent node) should be scheduled by the parent node.</w:t>
      </w:r>
    </w:p>
    <w:p w14:paraId="5F79AC27" w14:textId="77777777" w:rsidR="00CC1E25" w:rsidRPr="00CC1E25" w:rsidRDefault="00CC1E25" w:rsidP="00613418">
      <w:pPr>
        <w:pStyle w:val="ListParagraph"/>
        <w:numPr>
          <w:ilvl w:val="0"/>
          <w:numId w:val="161"/>
        </w:numPr>
        <w:rPr>
          <w:lang w:eastAsia="ko-KR"/>
        </w:rPr>
      </w:pPr>
      <w:r w:rsidRPr="00CC1E25">
        <w:rPr>
          <w:lang w:eastAsia="ko-KR"/>
        </w:rPr>
        <w:t xml:space="preserve">Semi-static (on the timescale of RRC signalling) should be supported for resource (frequency, time in terms of slot/slot format, etc.) coordination between IAB nodes. </w:t>
      </w:r>
    </w:p>
    <w:p w14:paraId="59CE3307" w14:textId="77777777" w:rsidR="00CC1E25" w:rsidRPr="00CC1E25" w:rsidRDefault="00CC1E25" w:rsidP="00613418">
      <w:pPr>
        <w:pStyle w:val="ListParagraph"/>
        <w:numPr>
          <w:ilvl w:val="0"/>
          <w:numId w:val="161"/>
        </w:numPr>
        <w:rPr>
          <w:lang w:eastAsia="ko-KR"/>
        </w:rPr>
      </w:pPr>
      <w:r w:rsidRPr="00CC1E25">
        <w:rPr>
          <w:lang w:eastAsia="ko-KR"/>
        </w:rPr>
        <w:t>The following aspects should be further studied:</w:t>
      </w:r>
    </w:p>
    <w:p w14:paraId="56886BBC" w14:textId="77777777" w:rsidR="00CC1E25" w:rsidRPr="00CC1E25" w:rsidRDefault="00CC1E25" w:rsidP="00613418">
      <w:pPr>
        <w:pStyle w:val="ListParagraph"/>
        <w:numPr>
          <w:ilvl w:val="1"/>
          <w:numId w:val="161"/>
        </w:numPr>
        <w:rPr>
          <w:lang w:eastAsia="ko-KR"/>
        </w:rPr>
      </w:pPr>
      <w:r w:rsidRPr="00CC1E25">
        <w:rPr>
          <w:lang w:eastAsia="ko-KR"/>
        </w:rPr>
        <w:t>Distributed or centralized coordination mechanisms</w:t>
      </w:r>
    </w:p>
    <w:p w14:paraId="4A99DD1E" w14:textId="77777777" w:rsidR="00CC1E25" w:rsidRPr="00CC1E25" w:rsidRDefault="00CC1E25" w:rsidP="00613418">
      <w:pPr>
        <w:pStyle w:val="ListParagraph"/>
        <w:numPr>
          <w:ilvl w:val="1"/>
          <w:numId w:val="161"/>
        </w:numPr>
        <w:rPr>
          <w:lang w:eastAsia="ko-KR"/>
        </w:rPr>
      </w:pPr>
      <w:r w:rsidRPr="00CC1E25">
        <w:rPr>
          <w:lang w:eastAsia="ko-KR"/>
        </w:rPr>
        <w:t>Resource granularity of the required signalling (e.g. TDD configuration pattern)</w:t>
      </w:r>
    </w:p>
    <w:p w14:paraId="0BC4AF3A" w14:textId="77777777" w:rsidR="00CC1E25" w:rsidRPr="00CC1E25" w:rsidRDefault="00CC1E25" w:rsidP="00613418">
      <w:pPr>
        <w:pStyle w:val="ListParagraph"/>
        <w:numPr>
          <w:ilvl w:val="1"/>
          <w:numId w:val="161"/>
        </w:numPr>
        <w:rPr>
          <w:lang w:eastAsia="ko-KR"/>
        </w:rPr>
      </w:pPr>
      <w:r w:rsidRPr="00CC1E25">
        <w:rPr>
          <w:lang w:eastAsia="ko-KR"/>
        </w:rPr>
        <w:t>Exchange of L1 and/or L3 measurements between IAB nodes</w:t>
      </w:r>
    </w:p>
    <w:p w14:paraId="13830A0E" w14:textId="77777777" w:rsidR="00CC1E25" w:rsidRPr="00CC1E25" w:rsidRDefault="00CC1E25" w:rsidP="00613418">
      <w:pPr>
        <w:pStyle w:val="ListParagraph"/>
        <w:numPr>
          <w:ilvl w:val="1"/>
          <w:numId w:val="161"/>
        </w:numPr>
        <w:rPr>
          <w:lang w:eastAsia="ko-KR"/>
        </w:rPr>
      </w:pPr>
      <w:r w:rsidRPr="00CC1E25">
        <w:rPr>
          <w:lang w:eastAsia="ko-KR"/>
        </w:rPr>
        <w:t>Exchange of topology related information (e.g. hop order) impacting RAN1 study</w:t>
      </w:r>
    </w:p>
    <w:p w14:paraId="25258797" w14:textId="77777777" w:rsidR="00CC1E25" w:rsidRPr="00CC1E25" w:rsidRDefault="00CC1E25" w:rsidP="00613418">
      <w:pPr>
        <w:pStyle w:val="ListParagraph"/>
        <w:numPr>
          <w:ilvl w:val="1"/>
          <w:numId w:val="161"/>
        </w:numPr>
        <w:rPr>
          <w:lang w:eastAsia="ko-KR"/>
        </w:rPr>
      </w:pPr>
      <w:r w:rsidRPr="00CC1E25">
        <w:rPr>
          <w:lang w:eastAsia="ko-KR"/>
        </w:rPr>
        <w:t>Resource (frequency, time in terms of slot/slot format, etc.) coordination which is faster than semi-static coordination</w:t>
      </w:r>
    </w:p>
    <w:p w14:paraId="2BCF70CB" w14:textId="77777777" w:rsidR="00CC1E25" w:rsidRPr="00CC1E25" w:rsidRDefault="00CC1E25" w:rsidP="00CC1E25">
      <w:pPr>
        <w:ind w:left="720" w:hanging="720"/>
        <w:rPr>
          <w:lang w:eastAsia="x-none"/>
        </w:rPr>
      </w:pPr>
    </w:p>
    <w:p w14:paraId="5026D36B" w14:textId="77777777" w:rsidR="00CC1E25" w:rsidRPr="00CC1E25" w:rsidRDefault="00CC1E25" w:rsidP="00CC1E25">
      <w:pPr>
        <w:ind w:left="720" w:hanging="720"/>
        <w:rPr>
          <w:szCs w:val="20"/>
          <w:lang w:eastAsia="x-none"/>
        </w:rPr>
      </w:pPr>
      <w:r w:rsidRPr="00CC1E25">
        <w:rPr>
          <w:szCs w:val="20"/>
          <w:highlight w:val="green"/>
          <w:lang w:eastAsia="x-none"/>
        </w:rPr>
        <w:t>Agreements</w:t>
      </w:r>
      <w:r w:rsidRPr="00CC1E25">
        <w:rPr>
          <w:szCs w:val="20"/>
          <w:lang w:eastAsia="x-none"/>
        </w:rPr>
        <w:t>:</w:t>
      </w:r>
    </w:p>
    <w:p w14:paraId="7C898822" w14:textId="77777777" w:rsidR="00CC1E25" w:rsidRPr="00CC1E25" w:rsidRDefault="00CC1E25" w:rsidP="00613418">
      <w:pPr>
        <w:numPr>
          <w:ilvl w:val="0"/>
          <w:numId w:val="159"/>
        </w:numPr>
        <w:spacing w:line="288" w:lineRule="auto"/>
        <w:ind w:hanging="357"/>
        <w:jc w:val="both"/>
        <w:rPr>
          <w:rFonts w:ascii="Times New Roman" w:hAnsi="Times New Roman"/>
          <w:kern w:val="24"/>
          <w:szCs w:val="20"/>
        </w:rPr>
      </w:pPr>
      <w:r w:rsidRPr="00CC1E25">
        <w:rPr>
          <w:rFonts w:ascii="Times New Roman" w:hAnsi="Times New Roman"/>
          <w:kern w:val="24"/>
          <w:szCs w:val="20"/>
        </w:rPr>
        <w:t>CLI mitigation techniques including advanced receivers and transmitter coordination should be studied and prioritized in terms of complexity and performance.</w:t>
      </w:r>
    </w:p>
    <w:p w14:paraId="43387F81" w14:textId="77777777" w:rsidR="00CC1E25" w:rsidRPr="00CC1E25" w:rsidRDefault="00CC1E25" w:rsidP="00613418">
      <w:pPr>
        <w:numPr>
          <w:ilvl w:val="0"/>
          <w:numId w:val="159"/>
        </w:numPr>
        <w:spacing w:line="288" w:lineRule="auto"/>
        <w:ind w:hanging="357"/>
        <w:jc w:val="both"/>
        <w:rPr>
          <w:rFonts w:ascii="Times New Roman" w:hAnsi="Times New Roman"/>
          <w:kern w:val="24"/>
          <w:szCs w:val="20"/>
        </w:rPr>
      </w:pPr>
      <w:r w:rsidRPr="00CC1E25">
        <w:rPr>
          <w:rFonts w:ascii="Times New Roman" w:hAnsi="Times New Roman"/>
          <w:kern w:val="24"/>
          <w:szCs w:val="20"/>
        </w:rPr>
        <w:t>CLI mitigation techniques should be able to manage the following inter IAB node interference scenarios:</w:t>
      </w:r>
    </w:p>
    <w:p w14:paraId="69805B24" w14:textId="77777777" w:rsidR="00CC1E25" w:rsidRPr="00CC1E25" w:rsidRDefault="00CC1E25" w:rsidP="00613418">
      <w:pPr>
        <w:numPr>
          <w:ilvl w:val="1"/>
          <w:numId w:val="158"/>
        </w:numPr>
        <w:spacing w:line="288" w:lineRule="auto"/>
        <w:ind w:hanging="357"/>
        <w:jc w:val="both"/>
        <w:rPr>
          <w:rFonts w:ascii="Times New Roman" w:hAnsi="Times New Roman"/>
          <w:kern w:val="24"/>
          <w:szCs w:val="20"/>
        </w:rPr>
      </w:pPr>
      <w:r w:rsidRPr="00CC1E25">
        <w:rPr>
          <w:rFonts w:ascii="Times New Roman" w:hAnsi="Times New Roman"/>
          <w:kern w:val="24"/>
          <w:szCs w:val="20"/>
        </w:rPr>
        <w:lastRenderedPageBreak/>
        <w:t>Case 1: Victim IAB node is receiving in DL in the backhaul link, interfering IAB node is transmitting in UL in the backhaul link.</w:t>
      </w:r>
    </w:p>
    <w:p w14:paraId="7C3567C4" w14:textId="77777777" w:rsidR="00CC1E25" w:rsidRPr="00CC1E25" w:rsidRDefault="00CC1E25" w:rsidP="00613418">
      <w:pPr>
        <w:numPr>
          <w:ilvl w:val="1"/>
          <w:numId w:val="158"/>
        </w:numPr>
        <w:spacing w:line="288" w:lineRule="auto"/>
        <w:ind w:hanging="357"/>
        <w:jc w:val="both"/>
        <w:rPr>
          <w:rFonts w:ascii="Times New Roman" w:hAnsi="Times New Roman"/>
          <w:kern w:val="24"/>
          <w:szCs w:val="20"/>
        </w:rPr>
      </w:pPr>
      <w:r w:rsidRPr="00CC1E25">
        <w:rPr>
          <w:rFonts w:ascii="Times New Roman" w:hAnsi="Times New Roman"/>
          <w:kern w:val="24"/>
          <w:szCs w:val="20"/>
        </w:rPr>
        <w:t>Case 2: Victim IAB node is receiving in DL in the backhaul link, interfering IAB node is transmitting in DL in the access link.</w:t>
      </w:r>
    </w:p>
    <w:p w14:paraId="27DAB56D" w14:textId="77777777" w:rsidR="00CC1E25" w:rsidRPr="00CC1E25" w:rsidRDefault="00CC1E25" w:rsidP="00613418">
      <w:pPr>
        <w:numPr>
          <w:ilvl w:val="1"/>
          <w:numId w:val="158"/>
        </w:numPr>
        <w:spacing w:line="288" w:lineRule="auto"/>
        <w:ind w:hanging="357"/>
        <w:jc w:val="both"/>
        <w:rPr>
          <w:rFonts w:ascii="Times New Roman" w:hAnsi="Times New Roman"/>
          <w:kern w:val="24"/>
          <w:szCs w:val="20"/>
        </w:rPr>
      </w:pPr>
      <w:r w:rsidRPr="00CC1E25">
        <w:rPr>
          <w:rFonts w:ascii="Times New Roman" w:hAnsi="Times New Roman"/>
          <w:kern w:val="24"/>
          <w:szCs w:val="20"/>
        </w:rPr>
        <w:t>Case 3: Victim IAB node is receiving in UL in the access link, interfering IAB node is transmitting in UL in the backhaul link.</w:t>
      </w:r>
    </w:p>
    <w:p w14:paraId="0C6EEDBE" w14:textId="77777777" w:rsidR="00CC1E25" w:rsidRPr="00CC1E25" w:rsidRDefault="00CC1E25" w:rsidP="00613418">
      <w:pPr>
        <w:numPr>
          <w:ilvl w:val="1"/>
          <w:numId w:val="158"/>
        </w:numPr>
        <w:spacing w:line="288" w:lineRule="auto"/>
        <w:ind w:hanging="357"/>
        <w:jc w:val="both"/>
        <w:rPr>
          <w:rFonts w:ascii="Times New Roman" w:hAnsi="Times New Roman"/>
          <w:kern w:val="24"/>
          <w:szCs w:val="20"/>
        </w:rPr>
      </w:pPr>
      <w:r w:rsidRPr="00CC1E25">
        <w:rPr>
          <w:rFonts w:ascii="Times New Roman" w:hAnsi="Times New Roman"/>
          <w:kern w:val="24"/>
          <w:szCs w:val="20"/>
        </w:rPr>
        <w:t>Case 4: Victim IAB node is receiving in UL in the access link, interfering IAB node is transmitting in DL in the access link.</w:t>
      </w:r>
    </w:p>
    <w:p w14:paraId="16A34F05" w14:textId="77777777" w:rsidR="00CC1E25" w:rsidRPr="00CC1E25" w:rsidRDefault="00CC1E25" w:rsidP="00613418">
      <w:pPr>
        <w:numPr>
          <w:ilvl w:val="0"/>
          <w:numId w:val="158"/>
        </w:numPr>
        <w:spacing w:line="288" w:lineRule="auto"/>
        <w:ind w:hanging="357"/>
        <w:jc w:val="both"/>
        <w:rPr>
          <w:rFonts w:ascii="Times New Roman" w:hAnsi="Times New Roman"/>
          <w:kern w:val="24"/>
          <w:szCs w:val="20"/>
        </w:rPr>
      </w:pPr>
      <w:r w:rsidRPr="00CC1E25">
        <w:rPr>
          <w:rFonts w:ascii="Times New Roman" w:hAnsi="Times New Roman"/>
          <w:kern w:val="24"/>
          <w:szCs w:val="20"/>
        </w:rPr>
        <w:t>Note: In this case access links include links to and from the IAB node to child IAB nodes and UEs which are served by the IAB node</w:t>
      </w:r>
    </w:p>
    <w:p w14:paraId="121B20C0" w14:textId="77777777" w:rsidR="00CC1E25" w:rsidRPr="00CC1E25" w:rsidRDefault="00CC1E25" w:rsidP="00613418">
      <w:pPr>
        <w:numPr>
          <w:ilvl w:val="0"/>
          <w:numId w:val="159"/>
        </w:numPr>
        <w:spacing w:line="288" w:lineRule="auto"/>
        <w:ind w:hanging="357"/>
        <w:jc w:val="both"/>
        <w:rPr>
          <w:rFonts w:ascii="Times New Roman" w:eastAsia="Malgun Gothic" w:hAnsi="Times New Roman"/>
          <w:kern w:val="24"/>
          <w:szCs w:val="20"/>
          <w:lang w:eastAsia="ko-KR"/>
        </w:rPr>
      </w:pPr>
      <w:r w:rsidRPr="00CC1E25">
        <w:rPr>
          <w:rFonts w:ascii="Times New Roman" w:eastAsia="Malgun Gothic" w:hAnsi="Times New Roman"/>
          <w:kern w:val="24"/>
          <w:szCs w:val="20"/>
          <w:lang w:eastAsia="ko-KR"/>
        </w:rPr>
        <w:t>CLI measurements such as short-term and long term measurements, and multiple-antenna and beamforming based measurements should be studied to enable CLI mitigation in IAB.</w:t>
      </w:r>
    </w:p>
    <w:p w14:paraId="35C4267D" w14:textId="77777777" w:rsidR="00CC1E25" w:rsidRPr="00CC1E25" w:rsidRDefault="00CC1E25" w:rsidP="00613418">
      <w:pPr>
        <w:numPr>
          <w:ilvl w:val="0"/>
          <w:numId w:val="159"/>
        </w:numPr>
        <w:spacing w:line="288" w:lineRule="auto"/>
        <w:ind w:hanging="357"/>
        <w:jc w:val="both"/>
        <w:rPr>
          <w:rFonts w:ascii="Times New Roman" w:hAnsi="Times New Roman"/>
          <w:kern w:val="24"/>
          <w:szCs w:val="20"/>
        </w:rPr>
      </w:pPr>
      <w:r w:rsidRPr="00CC1E25">
        <w:rPr>
          <w:rFonts w:ascii="Times New Roman" w:hAnsi="Times New Roman"/>
          <w:kern w:val="24"/>
          <w:szCs w:val="20"/>
        </w:rPr>
        <w:t>Mechanisms for inter IAB node CLI measurement need to be able to capture Cases 1-4.</w:t>
      </w:r>
      <w:r w:rsidRPr="00CC1E25">
        <w:rPr>
          <w:rFonts w:ascii="Times New Roman" w:hAnsi="Times New Roman"/>
          <w:szCs w:val="20"/>
        </w:rPr>
        <w:t xml:space="preserve"> </w:t>
      </w:r>
    </w:p>
    <w:p w14:paraId="410560DA" w14:textId="77777777" w:rsidR="00CC1E25" w:rsidRPr="00CC1E25" w:rsidRDefault="00CC1E25" w:rsidP="00CC1E25">
      <w:pPr>
        <w:spacing w:line="288" w:lineRule="auto"/>
        <w:ind w:left="720" w:hanging="720"/>
        <w:jc w:val="both"/>
        <w:rPr>
          <w:kern w:val="24"/>
          <w:szCs w:val="20"/>
        </w:rPr>
      </w:pPr>
    </w:p>
    <w:p w14:paraId="06616410" w14:textId="4BED99E8" w:rsidR="00CC1E25" w:rsidRPr="00CC1E25" w:rsidRDefault="00CC1E25" w:rsidP="00CC1E25">
      <w:pPr>
        <w:spacing w:line="288" w:lineRule="auto"/>
        <w:ind w:left="720" w:hanging="720"/>
        <w:jc w:val="both"/>
        <w:rPr>
          <w:kern w:val="24"/>
          <w:szCs w:val="20"/>
        </w:rPr>
      </w:pPr>
      <w:r w:rsidRPr="00CC1E25">
        <w:rPr>
          <w:kern w:val="24"/>
          <w:szCs w:val="20"/>
          <w:highlight w:val="green"/>
        </w:rPr>
        <w:t>Agreement</w:t>
      </w:r>
      <w:r w:rsidRPr="00CC1E25">
        <w:rPr>
          <w:kern w:val="24"/>
          <w:szCs w:val="20"/>
        </w:rPr>
        <w:t>:</w:t>
      </w:r>
    </w:p>
    <w:p w14:paraId="61487D9F" w14:textId="77777777" w:rsidR="00CC1E25" w:rsidRPr="00CC1E25" w:rsidRDefault="00CC1E25" w:rsidP="00613418">
      <w:pPr>
        <w:pStyle w:val="ListParagraph"/>
        <w:numPr>
          <w:ilvl w:val="0"/>
          <w:numId w:val="160"/>
        </w:numPr>
      </w:pPr>
      <w:r w:rsidRPr="00CC1E25">
        <w:t>Interference experienced at the IAB node in case of FDM/SDM reception between access and backhaul links at a given IAB node should be further studied.</w:t>
      </w:r>
    </w:p>
    <w:p w14:paraId="3508255D" w14:textId="77777777" w:rsidR="00CC1E25" w:rsidRPr="00CC1E25" w:rsidRDefault="00CC1E25" w:rsidP="00CC1E25">
      <w:pPr>
        <w:spacing w:line="288" w:lineRule="auto"/>
        <w:ind w:left="720" w:hanging="720"/>
        <w:jc w:val="both"/>
        <w:rPr>
          <w:kern w:val="24"/>
          <w:szCs w:val="20"/>
        </w:rPr>
      </w:pPr>
    </w:p>
    <w:p w14:paraId="4D5736D1" w14:textId="77777777" w:rsidR="00C646A5" w:rsidRDefault="00C646A5" w:rsidP="00C646A5">
      <w:pPr>
        <w:ind w:left="720" w:hanging="720"/>
      </w:pPr>
    </w:p>
    <w:p w14:paraId="7413682C" w14:textId="679FF98D" w:rsidR="00966D15" w:rsidRPr="00966D15" w:rsidRDefault="0058452E" w:rsidP="00966D15">
      <w:pPr>
        <w:ind w:left="720" w:hanging="720"/>
        <w:rPr>
          <w:lang w:eastAsia="x-none"/>
        </w:rPr>
      </w:pPr>
      <w:hyperlink r:id="rId2392" w:history="1">
        <w:r w:rsidR="000F2B08">
          <w:rPr>
            <w:rStyle w:val="Hyperlink"/>
            <w:lang w:eastAsia="x-none"/>
          </w:rPr>
          <w:t>R1-1805925</w:t>
        </w:r>
      </w:hyperlink>
      <w:r w:rsidR="00966D15" w:rsidRPr="00966D15">
        <w:rPr>
          <w:lang w:eastAsia="x-none"/>
        </w:rPr>
        <w:tab/>
        <w:t>Physical layer enhancement consideration on IAB</w:t>
      </w:r>
      <w:r w:rsidR="00966D15" w:rsidRPr="00966D15">
        <w:rPr>
          <w:lang w:eastAsia="x-none"/>
        </w:rPr>
        <w:tab/>
        <w:t>Huawei, HiSilicon</w:t>
      </w:r>
    </w:p>
    <w:p w14:paraId="27904810" w14:textId="52B986BA" w:rsidR="00966D15" w:rsidRPr="00966D15" w:rsidRDefault="0058452E" w:rsidP="00966D15">
      <w:pPr>
        <w:ind w:left="720" w:hanging="720"/>
        <w:rPr>
          <w:lang w:eastAsia="x-none"/>
        </w:rPr>
      </w:pPr>
      <w:hyperlink r:id="rId2393" w:history="1">
        <w:r w:rsidR="000F2B08">
          <w:rPr>
            <w:rStyle w:val="Hyperlink"/>
            <w:lang w:eastAsia="x-none"/>
          </w:rPr>
          <w:t>R1-1806024</w:t>
        </w:r>
      </w:hyperlink>
      <w:r w:rsidR="00966D15" w:rsidRPr="00966D15">
        <w:rPr>
          <w:lang w:eastAsia="x-none"/>
        </w:rPr>
        <w:tab/>
        <w:t>Overview of physical layer enhancements for IAB</w:t>
      </w:r>
      <w:r w:rsidR="00966D15" w:rsidRPr="00966D15">
        <w:rPr>
          <w:lang w:eastAsia="x-none"/>
        </w:rPr>
        <w:tab/>
        <w:t>ZTE</w:t>
      </w:r>
    </w:p>
    <w:p w14:paraId="65294CD3" w14:textId="2A3275FA" w:rsidR="00966D15" w:rsidRPr="00966D15" w:rsidRDefault="0058452E" w:rsidP="00966D15">
      <w:pPr>
        <w:ind w:left="720" w:hanging="720"/>
        <w:rPr>
          <w:lang w:eastAsia="x-none"/>
        </w:rPr>
      </w:pPr>
      <w:hyperlink r:id="rId2394" w:history="1">
        <w:r w:rsidR="000F2B08">
          <w:rPr>
            <w:rStyle w:val="Hyperlink"/>
            <w:lang w:eastAsia="x-none"/>
          </w:rPr>
          <w:t>R1-1806089</w:t>
        </w:r>
      </w:hyperlink>
      <w:r w:rsidR="00966D15" w:rsidRPr="00966D15">
        <w:rPr>
          <w:lang w:eastAsia="x-none"/>
        </w:rPr>
        <w:tab/>
        <w:t>Enhancements to support NR backhaul link</w:t>
      </w:r>
      <w:r w:rsidR="00966D15" w:rsidRPr="00966D15">
        <w:rPr>
          <w:lang w:eastAsia="x-none"/>
        </w:rPr>
        <w:tab/>
        <w:t>vivo</w:t>
      </w:r>
    </w:p>
    <w:p w14:paraId="7C7531A3" w14:textId="6843FFE3" w:rsidR="00966D15" w:rsidRPr="00966D15" w:rsidRDefault="0058452E" w:rsidP="00966D15">
      <w:pPr>
        <w:ind w:left="720" w:hanging="720"/>
        <w:rPr>
          <w:lang w:eastAsia="x-none"/>
        </w:rPr>
      </w:pPr>
      <w:hyperlink r:id="rId2395" w:history="1">
        <w:r w:rsidR="000F2B08">
          <w:rPr>
            <w:rStyle w:val="Hyperlink"/>
            <w:lang w:eastAsia="x-none"/>
          </w:rPr>
          <w:t>R1-1806321</w:t>
        </w:r>
      </w:hyperlink>
      <w:r w:rsidR="00966D15" w:rsidRPr="00966D15">
        <w:rPr>
          <w:lang w:eastAsia="x-none"/>
        </w:rPr>
        <w:tab/>
        <w:t>NR Physical Layer design for IAB backhual link</w:t>
      </w:r>
      <w:r w:rsidR="00966D15" w:rsidRPr="00966D15">
        <w:rPr>
          <w:lang w:eastAsia="x-none"/>
        </w:rPr>
        <w:tab/>
        <w:t>CATT</w:t>
      </w:r>
    </w:p>
    <w:p w14:paraId="36FE2523" w14:textId="1CE1678A" w:rsidR="00966D15" w:rsidRPr="00966D15" w:rsidRDefault="0058452E" w:rsidP="00966D15">
      <w:pPr>
        <w:ind w:left="720" w:hanging="720"/>
        <w:rPr>
          <w:lang w:eastAsia="x-none"/>
        </w:rPr>
      </w:pPr>
      <w:hyperlink r:id="rId2396" w:history="1">
        <w:r w:rsidR="000F2B08">
          <w:rPr>
            <w:rStyle w:val="Hyperlink"/>
            <w:lang w:eastAsia="x-none"/>
          </w:rPr>
          <w:t>R1-1806374</w:t>
        </w:r>
      </w:hyperlink>
      <w:r w:rsidR="00966D15" w:rsidRPr="00966D15">
        <w:rPr>
          <w:lang w:eastAsia="x-none"/>
        </w:rPr>
        <w:tab/>
        <w:t>Discussion on enhancements for IAB</w:t>
      </w:r>
      <w:r w:rsidR="00966D15" w:rsidRPr="00966D15">
        <w:rPr>
          <w:lang w:eastAsia="x-none"/>
        </w:rPr>
        <w:tab/>
        <w:t>CMCC</w:t>
      </w:r>
    </w:p>
    <w:p w14:paraId="4EE39159" w14:textId="3B63AF18" w:rsidR="00966D15" w:rsidRPr="00966D15" w:rsidRDefault="0058452E" w:rsidP="00966D15">
      <w:pPr>
        <w:ind w:left="720" w:hanging="720"/>
        <w:rPr>
          <w:lang w:eastAsia="x-none"/>
        </w:rPr>
      </w:pPr>
      <w:hyperlink r:id="rId2397" w:history="1">
        <w:r w:rsidR="000F2B08">
          <w:rPr>
            <w:rStyle w:val="Hyperlink"/>
            <w:lang w:eastAsia="x-none"/>
          </w:rPr>
          <w:t>R1-1806551</w:t>
        </w:r>
      </w:hyperlink>
      <w:r w:rsidR="00966D15" w:rsidRPr="00966D15">
        <w:rPr>
          <w:lang w:eastAsia="x-none"/>
        </w:rPr>
        <w:tab/>
        <w:t>PHY layer enhancements for NR IAB</w:t>
      </w:r>
      <w:r w:rsidR="00966D15" w:rsidRPr="00966D15">
        <w:rPr>
          <w:lang w:eastAsia="x-none"/>
        </w:rPr>
        <w:tab/>
        <w:t>Intel Corporation</w:t>
      </w:r>
    </w:p>
    <w:p w14:paraId="0B4BD0D0" w14:textId="007E7157" w:rsidR="00966D15" w:rsidRPr="00966D15" w:rsidRDefault="0058452E" w:rsidP="00966D15">
      <w:pPr>
        <w:ind w:left="720" w:hanging="720"/>
        <w:rPr>
          <w:lang w:eastAsia="x-none"/>
        </w:rPr>
      </w:pPr>
      <w:hyperlink r:id="rId2398" w:history="1">
        <w:r w:rsidR="000F2B08">
          <w:rPr>
            <w:rStyle w:val="Hyperlink"/>
            <w:lang w:eastAsia="x-none"/>
          </w:rPr>
          <w:t>R1-1806572</w:t>
        </w:r>
      </w:hyperlink>
      <w:r w:rsidR="00966D15" w:rsidRPr="00966D15">
        <w:rPr>
          <w:lang w:eastAsia="x-none"/>
        </w:rPr>
        <w:tab/>
        <w:t>Discussion on NR enhancements to support IAB</w:t>
      </w:r>
      <w:r w:rsidR="00966D15" w:rsidRPr="00966D15">
        <w:rPr>
          <w:lang w:eastAsia="x-none"/>
        </w:rPr>
        <w:tab/>
        <w:t>Sony</w:t>
      </w:r>
    </w:p>
    <w:p w14:paraId="0E873C02" w14:textId="47978E02" w:rsidR="00966D15" w:rsidRPr="00966D15" w:rsidRDefault="0058452E" w:rsidP="00966D15">
      <w:pPr>
        <w:ind w:left="720" w:hanging="720"/>
        <w:rPr>
          <w:lang w:eastAsia="x-none"/>
        </w:rPr>
      </w:pPr>
      <w:hyperlink r:id="rId2399" w:history="1">
        <w:r w:rsidR="000F2B08">
          <w:rPr>
            <w:rStyle w:val="Hyperlink"/>
            <w:lang w:eastAsia="x-none"/>
          </w:rPr>
          <w:t>R1-1806765</w:t>
        </w:r>
      </w:hyperlink>
      <w:r w:rsidR="00966D15" w:rsidRPr="00966D15">
        <w:rPr>
          <w:lang w:eastAsia="x-none"/>
        </w:rPr>
        <w:tab/>
        <w:t>Necessary Enhancements for NR IAB</w:t>
      </w:r>
      <w:r w:rsidR="00966D15" w:rsidRPr="00966D15">
        <w:rPr>
          <w:lang w:eastAsia="x-none"/>
        </w:rPr>
        <w:tab/>
        <w:t>Samsung</w:t>
      </w:r>
    </w:p>
    <w:p w14:paraId="7515C3BC" w14:textId="4726937B" w:rsidR="00966D15" w:rsidRPr="00966D15" w:rsidRDefault="0058452E" w:rsidP="00966D15">
      <w:pPr>
        <w:ind w:left="720" w:hanging="720"/>
        <w:rPr>
          <w:lang w:eastAsia="x-none"/>
        </w:rPr>
      </w:pPr>
      <w:hyperlink r:id="rId2400" w:history="1">
        <w:r w:rsidR="000F2B08">
          <w:rPr>
            <w:rStyle w:val="Hyperlink"/>
            <w:lang w:eastAsia="x-none"/>
          </w:rPr>
          <w:t>R1-1806821</w:t>
        </w:r>
      </w:hyperlink>
      <w:r w:rsidR="00966D15" w:rsidRPr="00966D15">
        <w:rPr>
          <w:lang w:eastAsia="x-none"/>
        </w:rPr>
        <w:tab/>
        <w:t>On enhancements for IAB</w:t>
      </w:r>
      <w:r w:rsidR="00966D15" w:rsidRPr="00966D15">
        <w:rPr>
          <w:lang w:eastAsia="x-none"/>
        </w:rPr>
        <w:tab/>
        <w:t>China Telecommunications</w:t>
      </w:r>
    </w:p>
    <w:p w14:paraId="5F02FE2D" w14:textId="6B7447B8" w:rsidR="00966D15" w:rsidRPr="00966D15" w:rsidRDefault="0058452E" w:rsidP="00966D15">
      <w:pPr>
        <w:ind w:left="720" w:hanging="720"/>
        <w:rPr>
          <w:lang w:eastAsia="x-none"/>
        </w:rPr>
      </w:pPr>
      <w:hyperlink r:id="rId2401" w:history="1">
        <w:r w:rsidR="000F2B08">
          <w:rPr>
            <w:rStyle w:val="Hyperlink"/>
            <w:lang w:eastAsia="x-none"/>
          </w:rPr>
          <w:t>R1-1806859</w:t>
        </w:r>
      </w:hyperlink>
      <w:r w:rsidR="00966D15" w:rsidRPr="00966D15">
        <w:rPr>
          <w:lang w:eastAsia="x-none"/>
        </w:rPr>
        <w:tab/>
        <w:t>Discussion of backhaul link enhancement for IAB</w:t>
      </w:r>
      <w:r w:rsidR="00966D15" w:rsidRPr="00966D15">
        <w:rPr>
          <w:lang w:eastAsia="x-none"/>
        </w:rPr>
        <w:tab/>
        <w:t>OPPO</w:t>
      </w:r>
    </w:p>
    <w:p w14:paraId="2FC06E23" w14:textId="286263E0" w:rsidR="00966D15" w:rsidRPr="00966D15" w:rsidRDefault="0058452E" w:rsidP="00966D15">
      <w:pPr>
        <w:ind w:left="720" w:hanging="720"/>
        <w:rPr>
          <w:lang w:eastAsia="x-none"/>
        </w:rPr>
      </w:pPr>
      <w:hyperlink r:id="rId2402" w:history="1">
        <w:r w:rsidR="000F2B08">
          <w:rPr>
            <w:rStyle w:val="Hyperlink"/>
            <w:lang w:eastAsia="x-none"/>
          </w:rPr>
          <w:t>R1-1807221</w:t>
        </w:r>
      </w:hyperlink>
      <w:r w:rsidR="00966D15" w:rsidRPr="00966D15">
        <w:rPr>
          <w:lang w:eastAsia="x-none"/>
        </w:rPr>
        <w:tab/>
        <w:t>Physical-layer aspects related to IAB</w:t>
      </w:r>
      <w:r w:rsidR="00966D15" w:rsidRPr="00966D15">
        <w:rPr>
          <w:lang w:eastAsia="x-none"/>
        </w:rPr>
        <w:tab/>
        <w:t>Ericsson</w:t>
      </w:r>
    </w:p>
    <w:p w14:paraId="4196EF00" w14:textId="77777777" w:rsidR="00966D15" w:rsidRPr="00966D15" w:rsidRDefault="00966D15" w:rsidP="00F96D5B">
      <w:pPr>
        <w:pStyle w:val="Heading3"/>
      </w:pPr>
      <w:bookmarkStart w:id="4436" w:name="_Toc513839924"/>
      <w:bookmarkStart w:id="4437" w:name="_Toc516232686"/>
      <w:r w:rsidRPr="00966D15">
        <w:t>Evaluation methodology for NR IAB</w:t>
      </w:r>
      <w:bookmarkEnd w:id="4436"/>
      <w:bookmarkEnd w:id="4437"/>
    </w:p>
    <w:p w14:paraId="565BA425" w14:textId="77777777" w:rsidR="00966D15" w:rsidRPr="00966D15" w:rsidRDefault="00966D15" w:rsidP="00966D15">
      <w:pPr>
        <w:ind w:left="720" w:hanging="720"/>
        <w:rPr>
          <w:i/>
          <w:lang w:eastAsia="x-none"/>
        </w:rPr>
      </w:pPr>
      <w:r w:rsidRPr="00966D15">
        <w:rPr>
          <w:i/>
          <w:lang w:eastAsia="x-none"/>
        </w:rPr>
        <w:t>Including deployment scenarios, evaluation assumptions, etc.</w:t>
      </w:r>
    </w:p>
    <w:p w14:paraId="5942579E" w14:textId="57A92DCD" w:rsidR="00CB2EBC" w:rsidRDefault="00CB2EBC" w:rsidP="00966D15">
      <w:pPr>
        <w:ind w:left="720" w:hanging="720"/>
      </w:pPr>
    </w:p>
    <w:p w14:paraId="6F927B60" w14:textId="76EB60F4" w:rsidR="00CB2EBC" w:rsidRDefault="0058452E" w:rsidP="00CB2EBC">
      <w:pPr>
        <w:ind w:left="720" w:hanging="720"/>
        <w:rPr>
          <w:b/>
          <w:lang w:eastAsia="x-none"/>
        </w:rPr>
      </w:pPr>
      <w:hyperlink r:id="rId2403" w:history="1">
        <w:r w:rsidR="000F2B08">
          <w:rPr>
            <w:rStyle w:val="Hyperlink"/>
            <w:b/>
            <w:lang w:eastAsia="x-none"/>
          </w:rPr>
          <w:t>R1-1806552</w:t>
        </w:r>
      </w:hyperlink>
      <w:r w:rsidR="00CB2EBC" w:rsidRPr="00CB2EBC">
        <w:rPr>
          <w:b/>
          <w:lang w:eastAsia="x-none"/>
        </w:rPr>
        <w:tab/>
        <w:t>Evaluation methodology for NR IAB</w:t>
      </w:r>
      <w:r w:rsidR="00CB2EBC" w:rsidRPr="00CB2EBC">
        <w:rPr>
          <w:b/>
          <w:lang w:eastAsia="x-none"/>
        </w:rPr>
        <w:tab/>
        <w:t>Intel Corporation</w:t>
      </w:r>
    </w:p>
    <w:p w14:paraId="36C649F7" w14:textId="77777777" w:rsidR="004948CF" w:rsidRPr="004948CF" w:rsidRDefault="004948CF" w:rsidP="00613418">
      <w:pPr>
        <w:pStyle w:val="ListParagraph"/>
        <w:numPr>
          <w:ilvl w:val="0"/>
          <w:numId w:val="104"/>
        </w:numPr>
        <w:rPr>
          <w:lang w:eastAsia="zh-CN"/>
        </w:rPr>
      </w:pPr>
      <w:r w:rsidRPr="004948CF">
        <w:rPr>
          <w:lang w:eastAsia="zh-CN"/>
        </w:rPr>
        <w:t xml:space="preserve">Observation 1: In heterogeneous deployment, cases with two backhaul hops can be observed for ISD = 200m, 500m, 1000m. </w:t>
      </w:r>
      <w:r w:rsidRPr="004948CF">
        <w:rPr>
          <w:lang w:val="en-US" w:eastAsia="zh-CN"/>
        </w:rPr>
        <w:t>The number of backhaul hops increases as the macro layer ISD increases</w:t>
      </w:r>
      <w:r w:rsidRPr="004948CF">
        <w:rPr>
          <w:lang w:eastAsia="zh-CN"/>
        </w:rPr>
        <w:t>.</w:t>
      </w:r>
    </w:p>
    <w:p w14:paraId="70105B99" w14:textId="77777777" w:rsidR="004948CF" w:rsidRPr="004948CF" w:rsidRDefault="004948CF" w:rsidP="00613418">
      <w:pPr>
        <w:pStyle w:val="ListParagraph"/>
        <w:numPr>
          <w:ilvl w:val="0"/>
          <w:numId w:val="104"/>
        </w:numPr>
        <w:rPr>
          <w:lang w:eastAsia="zh-CN"/>
        </w:rPr>
      </w:pPr>
      <w:r w:rsidRPr="004948CF">
        <w:rPr>
          <w:lang w:eastAsia="zh-CN"/>
        </w:rPr>
        <w:t xml:space="preserve">Observation 2: </w:t>
      </w:r>
      <w:r w:rsidRPr="004948CF">
        <w:t xml:space="preserve">Increasing the number of large-scale realization N from 1 to 5 with Alternative 1 leverages the pathloss gain added to the backhaul link and the effect of applying Alternative 1 to backhaul channel realizations </w:t>
      </w:r>
      <w:r w:rsidRPr="004948CF">
        <w:rPr>
          <w:lang w:eastAsia="zh-CN"/>
        </w:rPr>
        <w:t xml:space="preserve">appears to be different from low to high pathloss environments. </w:t>
      </w:r>
    </w:p>
    <w:p w14:paraId="3E96F8BD" w14:textId="77777777" w:rsidR="004948CF" w:rsidRPr="004948CF" w:rsidRDefault="004948CF" w:rsidP="00613418">
      <w:pPr>
        <w:pStyle w:val="ListParagraph"/>
        <w:numPr>
          <w:ilvl w:val="0"/>
          <w:numId w:val="104"/>
        </w:numPr>
        <w:rPr>
          <w:lang w:eastAsia="zh-CN"/>
        </w:rPr>
      </w:pPr>
      <w:r w:rsidRPr="004948CF">
        <w:rPr>
          <w:lang w:eastAsia="zh-CN"/>
        </w:rPr>
        <w:t xml:space="preserve">Observation 3: </w:t>
      </w:r>
      <w:r w:rsidRPr="004948CF">
        <w:t xml:space="preserve">Varying the number of N from 1 to 5 with Alternative 1 does not have much impact on the distribution of the number of backhaul hops. </w:t>
      </w:r>
    </w:p>
    <w:p w14:paraId="40D143C0" w14:textId="77777777" w:rsidR="004948CF" w:rsidRPr="004948CF" w:rsidRDefault="004948CF" w:rsidP="00613418">
      <w:pPr>
        <w:pStyle w:val="ListParagraph"/>
        <w:numPr>
          <w:ilvl w:val="0"/>
          <w:numId w:val="104"/>
        </w:numPr>
        <w:rPr>
          <w:lang w:eastAsia="zh-CN"/>
        </w:rPr>
      </w:pPr>
      <w:r w:rsidRPr="004948CF">
        <w:rPr>
          <w:lang w:eastAsia="zh-CN"/>
        </w:rPr>
        <w:t xml:space="preserve">Proposal 1: The remaining issues of IAB deployment scenarios need to be addressed.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3491"/>
        <w:gridCol w:w="3619"/>
      </w:tblGrid>
      <w:tr w:rsidR="004948CF" w:rsidRPr="004948CF" w14:paraId="4B745182" w14:textId="77777777" w:rsidTr="002F418A">
        <w:tc>
          <w:tcPr>
            <w:tcW w:w="2520" w:type="dxa"/>
            <w:tcBorders>
              <w:tl2br w:val="single" w:sz="4" w:space="0" w:color="auto"/>
            </w:tcBorders>
            <w:shd w:val="clear" w:color="auto" w:fill="auto"/>
          </w:tcPr>
          <w:p w14:paraId="3720F577" w14:textId="77777777" w:rsidR="004948CF" w:rsidRPr="004948CF" w:rsidRDefault="004948CF" w:rsidP="004948CF">
            <w:pPr>
              <w:tabs>
                <w:tab w:val="left" w:pos="1416"/>
                <w:tab w:val="right" w:pos="2057"/>
              </w:tabs>
              <w:spacing w:before="60" w:after="60"/>
              <w:rPr>
                <w:rFonts w:ascii="Times New Roman" w:eastAsia="SimSun" w:hAnsi="Times New Roman"/>
                <w:szCs w:val="20"/>
                <w:lang w:val="en-US" w:eastAsia="zh-CN"/>
              </w:rPr>
            </w:pPr>
            <w:r w:rsidRPr="004948CF">
              <w:rPr>
                <w:rFonts w:ascii="Times New Roman" w:eastAsia="SimSun" w:hAnsi="Times New Roman"/>
                <w:szCs w:val="20"/>
                <w:lang w:val="en-US" w:eastAsia="zh-CN"/>
              </w:rPr>
              <w:tab/>
            </w:r>
          </w:p>
        </w:tc>
        <w:tc>
          <w:tcPr>
            <w:tcW w:w="3491" w:type="dxa"/>
            <w:shd w:val="clear" w:color="auto" w:fill="auto"/>
          </w:tcPr>
          <w:p w14:paraId="0675B279" w14:textId="77777777" w:rsidR="004948CF" w:rsidRPr="004948CF" w:rsidRDefault="004948CF" w:rsidP="004948CF">
            <w:pPr>
              <w:spacing w:before="60" w:after="60"/>
              <w:rPr>
                <w:rFonts w:ascii="Times New Roman" w:eastAsia="SimSun" w:hAnsi="Times New Roman"/>
                <w:szCs w:val="20"/>
                <w:lang w:val="en-US" w:eastAsia="zh-CN"/>
              </w:rPr>
            </w:pPr>
            <w:r w:rsidRPr="004948CF">
              <w:rPr>
                <w:rFonts w:ascii="Times New Roman" w:eastAsia="SimSun" w:hAnsi="Times New Roman"/>
                <w:szCs w:val="20"/>
                <w:lang w:val="en-US" w:eastAsia="zh-CN"/>
              </w:rPr>
              <w:t>Homogeneous IAB scenario</w:t>
            </w:r>
          </w:p>
        </w:tc>
        <w:tc>
          <w:tcPr>
            <w:tcW w:w="3619" w:type="dxa"/>
          </w:tcPr>
          <w:p w14:paraId="6C4C7012" w14:textId="77777777" w:rsidR="004948CF" w:rsidRPr="004948CF" w:rsidRDefault="004948CF" w:rsidP="004948CF">
            <w:pPr>
              <w:spacing w:before="60" w:after="60"/>
              <w:rPr>
                <w:rFonts w:ascii="Times New Roman" w:eastAsia="SimSun" w:hAnsi="Times New Roman"/>
                <w:szCs w:val="20"/>
                <w:lang w:val="en-US" w:eastAsia="zh-CN"/>
              </w:rPr>
            </w:pPr>
            <w:r w:rsidRPr="004948CF">
              <w:rPr>
                <w:rFonts w:ascii="Times New Roman" w:eastAsia="SimSun" w:hAnsi="Times New Roman"/>
                <w:szCs w:val="20"/>
                <w:lang w:val="en-US" w:eastAsia="zh-CN"/>
              </w:rPr>
              <w:t>Heterogeneous IAB scenario</w:t>
            </w:r>
          </w:p>
        </w:tc>
      </w:tr>
      <w:tr w:rsidR="004948CF" w:rsidRPr="004948CF" w14:paraId="239E2F27" w14:textId="77777777" w:rsidTr="002F418A">
        <w:tc>
          <w:tcPr>
            <w:tcW w:w="2520" w:type="dxa"/>
            <w:shd w:val="clear" w:color="auto" w:fill="auto"/>
          </w:tcPr>
          <w:p w14:paraId="4867C284" w14:textId="77777777" w:rsidR="004948CF" w:rsidRPr="004948CF" w:rsidRDefault="004948CF" w:rsidP="004948CF">
            <w:pPr>
              <w:spacing w:before="60" w:after="60"/>
              <w:jc w:val="both"/>
              <w:rPr>
                <w:rFonts w:ascii="Times New Roman" w:eastAsia="SimSun" w:hAnsi="Times New Roman"/>
                <w:szCs w:val="20"/>
                <w:lang w:val="en-US" w:eastAsia="zh-CN"/>
              </w:rPr>
            </w:pPr>
            <w:r w:rsidRPr="004948CF">
              <w:rPr>
                <w:rFonts w:ascii="Times New Roman" w:eastAsia="SimSun" w:hAnsi="Times New Roman"/>
                <w:szCs w:val="20"/>
                <w:lang w:val="en-US" w:eastAsia="zh-CN"/>
              </w:rPr>
              <w:t>RN deployment</w:t>
            </w:r>
          </w:p>
        </w:tc>
        <w:tc>
          <w:tcPr>
            <w:tcW w:w="3491" w:type="dxa"/>
            <w:shd w:val="clear" w:color="auto" w:fill="auto"/>
          </w:tcPr>
          <w:p w14:paraId="4F9E1712" w14:textId="77777777" w:rsidR="004948CF" w:rsidRPr="004948CF" w:rsidRDefault="004948CF" w:rsidP="004948CF">
            <w:pPr>
              <w:spacing w:before="60" w:after="60"/>
              <w:rPr>
                <w:rFonts w:ascii="Times New Roman" w:eastAsia="SimSun" w:hAnsi="Times New Roman"/>
                <w:szCs w:val="20"/>
                <w:lang w:val="en-US" w:eastAsia="zh-CN"/>
              </w:rPr>
            </w:pPr>
            <w:r w:rsidRPr="004948CF">
              <w:rPr>
                <w:rFonts w:ascii="Times New Roman" w:eastAsia="SimSun" w:hAnsi="Times New Roman"/>
                <w:szCs w:val="20"/>
                <w:lang w:val="en-US" w:eastAsia="zh-CN"/>
              </w:rPr>
              <w:t>Planned dropping</w:t>
            </w:r>
          </w:p>
        </w:tc>
        <w:tc>
          <w:tcPr>
            <w:tcW w:w="3619" w:type="dxa"/>
          </w:tcPr>
          <w:p w14:paraId="7EE7F490" w14:textId="77777777" w:rsidR="004948CF" w:rsidRPr="004948CF" w:rsidRDefault="004948CF" w:rsidP="004948CF">
            <w:pPr>
              <w:spacing w:before="60" w:after="60"/>
              <w:rPr>
                <w:rFonts w:ascii="Times New Roman" w:eastAsia="SimSun" w:hAnsi="Times New Roman"/>
                <w:szCs w:val="20"/>
                <w:lang w:val="en-US" w:eastAsia="zh-CN"/>
              </w:rPr>
            </w:pPr>
            <w:r w:rsidRPr="004948CF">
              <w:rPr>
                <w:rFonts w:ascii="Times New Roman" w:eastAsia="SimSun" w:hAnsi="Times New Roman"/>
                <w:szCs w:val="20"/>
                <w:lang w:val="en-US" w:eastAsia="zh-CN"/>
              </w:rPr>
              <w:t>Random or planned dropping</w:t>
            </w:r>
          </w:p>
        </w:tc>
      </w:tr>
      <w:tr w:rsidR="004948CF" w:rsidRPr="004948CF" w14:paraId="296251A5" w14:textId="77777777" w:rsidTr="002F418A">
        <w:tc>
          <w:tcPr>
            <w:tcW w:w="2520" w:type="dxa"/>
            <w:shd w:val="clear" w:color="auto" w:fill="auto"/>
          </w:tcPr>
          <w:p w14:paraId="0683A1F2" w14:textId="77777777" w:rsidR="004948CF" w:rsidRPr="004948CF" w:rsidRDefault="004948CF" w:rsidP="004948CF">
            <w:pPr>
              <w:spacing w:before="60" w:after="60"/>
              <w:jc w:val="both"/>
              <w:rPr>
                <w:rFonts w:ascii="Times New Roman" w:eastAsia="SimSun" w:hAnsi="Times New Roman"/>
                <w:szCs w:val="20"/>
                <w:lang w:val="en-US" w:eastAsia="zh-CN"/>
              </w:rPr>
            </w:pPr>
            <w:r w:rsidRPr="004948CF">
              <w:rPr>
                <w:rFonts w:ascii="Times New Roman" w:eastAsia="SimSun" w:hAnsi="Times New Roman"/>
                <w:szCs w:val="20"/>
                <w:lang w:val="en-US" w:eastAsia="zh-CN"/>
              </w:rPr>
              <w:t xml:space="preserve">RN’s antenna </w:t>
            </w:r>
          </w:p>
          <w:p w14:paraId="02E86BED" w14:textId="77777777" w:rsidR="004948CF" w:rsidRPr="004948CF" w:rsidRDefault="004948CF" w:rsidP="004948CF">
            <w:pPr>
              <w:spacing w:before="60" w:after="60"/>
              <w:rPr>
                <w:rFonts w:ascii="Times New Roman" w:eastAsia="SimSun" w:hAnsi="Times New Roman"/>
                <w:szCs w:val="20"/>
                <w:lang w:val="en-US" w:eastAsia="zh-CN"/>
              </w:rPr>
            </w:pPr>
          </w:p>
        </w:tc>
        <w:tc>
          <w:tcPr>
            <w:tcW w:w="3491" w:type="dxa"/>
            <w:shd w:val="clear" w:color="auto" w:fill="auto"/>
          </w:tcPr>
          <w:p w14:paraId="2981209E" w14:textId="77777777" w:rsidR="004948CF" w:rsidRPr="004948CF" w:rsidRDefault="004948CF" w:rsidP="004948CF">
            <w:pPr>
              <w:spacing w:before="60" w:after="60"/>
              <w:rPr>
                <w:rFonts w:ascii="Times New Roman" w:eastAsia="SimSun" w:hAnsi="Times New Roman"/>
                <w:szCs w:val="20"/>
                <w:lang w:val="en-US" w:eastAsia="zh-CN"/>
              </w:rPr>
            </w:pPr>
            <w:r w:rsidRPr="004948CF">
              <w:rPr>
                <w:rFonts w:ascii="Times New Roman" w:eastAsia="SimSun" w:hAnsi="Times New Roman"/>
                <w:szCs w:val="20"/>
                <w:lang w:val="en-US" w:eastAsia="zh-CN"/>
              </w:rPr>
              <w:t xml:space="preserve">Three sectors/panels </w:t>
            </w:r>
          </w:p>
        </w:tc>
        <w:tc>
          <w:tcPr>
            <w:tcW w:w="3619" w:type="dxa"/>
          </w:tcPr>
          <w:p w14:paraId="59CD05BF" w14:textId="77777777" w:rsidR="004948CF" w:rsidRPr="004948CF" w:rsidRDefault="004948CF" w:rsidP="004948CF">
            <w:pPr>
              <w:spacing w:before="60" w:after="60"/>
              <w:rPr>
                <w:rFonts w:ascii="Times New Roman" w:eastAsia="SimSun" w:hAnsi="Times New Roman"/>
                <w:szCs w:val="20"/>
                <w:lang w:val="en-US" w:eastAsia="zh-CN"/>
              </w:rPr>
            </w:pPr>
            <w:r w:rsidRPr="004948CF">
              <w:rPr>
                <w:rFonts w:ascii="Times New Roman" w:eastAsia="SimSun" w:hAnsi="Times New Roman"/>
                <w:szCs w:val="20"/>
                <w:lang w:val="en-US" w:eastAsia="zh-CN"/>
              </w:rPr>
              <w:t xml:space="preserve">Two sectors/panels and three sectors/panels </w:t>
            </w:r>
          </w:p>
        </w:tc>
      </w:tr>
      <w:tr w:rsidR="004948CF" w:rsidRPr="004948CF" w14:paraId="59E38794" w14:textId="77777777" w:rsidTr="002F418A">
        <w:tc>
          <w:tcPr>
            <w:tcW w:w="2520" w:type="dxa"/>
            <w:shd w:val="clear" w:color="auto" w:fill="auto"/>
          </w:tcPr>
          <w:p w14:paraId="3BE2F7F1" w14:textId="77777777" w:rsidR="004948CF" w:rsidRPr="004948CF" w:rsidRDefault="004948CF" w:rsidP="004948CF">
            <w:pPr>
              <w:spacing w:before="60" w:after="60"/>
              <w:rPr>
                <w:rFonts w:ascii="Times New Roman" w:eastAsia="SimSun" w:hAnsi="Times New Roman"/>
                <w:szCs w:val="20"/>
                <w:lang w:val="en-US" w:eastAsia="zh-CN"/>
              </w:rPr>
            </w:pPr>
            <w:r w:rsidRPr="004948CF">
              <w:rPr>
                <w:rFonts w:ascii="Times New Roman" w:eastAsia="SimSun" w:hAnsi="Times New Roman"/>
                <w:szCs w:val="20"/>
                <w:lang w:val="en-US" w:eastAsia="zh-CN"/>
              </w:rPr>
              <w:t xml:space="preserve">RN’s sector/panel boresight </w:t>
            </w:r>
          </w:p>
        </w:tc>
        <w:tc>
          <w:tcPr>
            <w:tcW w:w="3491" w:type="dxa"/>
            <w:shd w:val="clear" w:color="auto" w:fill="auto"/>
          </w:tcPr>
          <w:p w14:paraId="0D4E9998" w14:textId="77777777" w:rsidR="004948CF" w:rsidRPr="004948CF" w:rsidRDefault="004948CF" w:rsidP="004948CF">
            <w:pPr>
              <w:spacing w:before="60" w:after="60"/>
              <w:rPr>
                <w:rFonts w:ascii="Times New Roman" w:eastAsia="SimSun" w:hAnsi="Times New Roman"/>
                <w:szCs w:val="20"/>
                <w:lang w:val="en-US" w:eastAsia="zh-CN"/>
              </w:rPr>
            </w:pPr>
            <w:r w:rsidRPr="004948CF">
              <w:rPr>
                <w:rFonts w:ascii="Times New Roman" w:eastAsia="SimSun" w:hAnsi="Times New Roman"/>
                <w:szCs w:val="20"/>
                <w:lang w:val="en-US" w:eastAsia="zh-CN"/>
              </w:rPr>
              <w:t>Planned orientation</w:t>
            </w:r>
          </w:p>
        </w:tc>
        <w:tc>
          <w:tcPr>
            <w:tcW w:w="3619" w:type="dxa"/>
          </w:tcPr>
          <w:p w14:paraId="1B6702CF" w14:textId="77777777" w:rsidR="004948CF" w:rsidRPr="004948CF" w:rsidRDefault="004948CF" w:rsidP="004948CF">
            <w:pPr>
              <w:spacing w:before="60" w:after="60"/>
              <w:rPr>
                <w:rFonts w:ascii="Times New Roman" w:eastAsia="SimSun" w:hAnsi="Times New Roman"/>
                <w:szCs w:val="20"/>
                <w:lang w:val="en-US" w:eastAsia="zh-CN"/>
              </w:rPr>
            </w:pPr>
            <w:r w:rsidRPr="004948CF">
              <w:rPr>
                <w:rFonts w:ascii="Times New Roman" w:eastAsia="SimSun" w:hAnsi="Times New Roman"/>
                <w:szCs w:val="20"/>
                <w:lang w:val="en-US" w:eastAsia="zh-CN"/>
              </w:rPr>
              <w:t>Random or planned orientation</w:t>
            </w:r>
          </w:p>
        </w:tc>
      </w:tr>
      <w:tr w:rsidR="004948CF" w:rsidRPr="004948CF" w14:paraId="01F8098E" w14:textId="77777777" w:rsidTr="002F418A">
        <w:tc>
          <w:tcPr>
            <w:tcW w:w="2520" w:type="dxa"/>
            <w:shd w:val="clear" w:color="auto" w:fill="auto"/>
          </w:tcPr>
          <w:p w14:paraId="08D52471" w14:textId="77777777" w:rsidR="004948CF" w:rsidRPr="004948CF" w:rsidRDefault="004948CF" w:rsidP="004948CF">
            <w:pPr>
              <w:spacing w:before="60" w:after="60"/>
              <w:rPr>
                <w:rFonts w:ascii="Times New Roman" w:eastAsia="SimSun" w:hAnsi="Times New Roman"/>
                <w:szCs w:val="20"/>
                <w:lang w:val="en-US" w:eastAsia="zh-CN"/>
              </w:rPr>
            </w:pPr>
            <w:r w:rsidRPr="004948CF">
              <w:rPr>
                <w:rFonts w:ascii="Times New Roman" w:eastAsia="SimSun" w:hAnsi="Times New Roman"/>
                <w:szCs w:val="20"/>
                <w:lang w:val="en-US" w:eastAsia="zh-CN"/>
              </w:rPr>
              <w:t>Macro layer ISD</w:t>
            </w:r>
          </w:p>
        </w:tc>
        <w:tc>
          <w:tcPr>
            <w:tcW w:w="7110" w:type="dxa"/>
            <w:gridSpan w:val="2"/>
            <w:shd w:val="clear" w:color="auto" w:fill="auto"/>
          </w:tcPr>
          <w:p w14:paraId="73E3B733" w14:textId="77777777" w:rsidR="004948CF" w:rsidRPr="004948CF" w:rsidRDefault="004948CF" w:rsidP="004948CF">
            <w:pPr>
              <w:tabs>
                <w:tab w:val="left" w:pos="480"/>
              </w:tabs>
              <w:spacing w:before="60" w:after="60"/>
              <w:rPr>
                <w:rFonts w:ascii="Times New Roman" w:eastAsia="SimSun" w:hAnsi="Times New Roman"/>
                <w:color w:val="FF0000"/>
                <w:szCs w:val="20"/>
                <w:lang w:val="en-US" w:eastAsia="zh-CN"/>
              </w:rPr>
            </w:pPr>
            <w:r w:rsidRPr="004948CF">
              <w:rPr>
                <w:rFonts w:ascii="Times New Roman" w:eastAsia="SimSun" w:hAnsi="Times New Roman"/>
                <w:szCs w:val="20"/>
                <w:lang w:val="en-US" w:eastAsia="zh-CN"/>
              </w:rPr>
              <w:t>200m, 500m</w:t>
            </w:r>
          </w:p>
        </w:tc>
      </w:tr>
    </w:tbl>
    <w:p w14:paraId="632FF5EF" w14:textId="77777777" w:rsidR="004948CF" w:rsidRPr="004948CF" w:rsidRDefault="004948CF" w:rsidP="00613418">
      <w:pPr>
        <w:pStyle w:val="ListParagraph"/>
        <w:numPr>
          <w:ilvl w:val="0"/>
          <w:numId w:val="105"/>
        </w:numPr>
        <w:spacing w:before="120" w:after="0"/>
        <w:ind w:left="714" w:hanging="357"/>
        <w:rPr>
          <w:lang w:val="en-US" w:eastAsia="zh-CN"/>
        </w:rPr>
      </w:pPr>
      <w:r w:rsidRPr="004948CF">
        <w:rPr>
          <w:lang w:eastAsia="zh-CN"/>
        </w:rPr>
        <w:t xml:space="preserve">Proposal 2: In NR IAB simulation, use </w:t>
      </w:r>
      <w:r w:rsidRPr="004948CF">
        <w:rPr>
          <w:lang w:val="en-US" w:eastAsia="zh-CN"/>
        </w:rPr>
        <w:t xml:space="preserve">Alternative 1 for path loss and LOS probability generation in the backhaul link. </w:t>
      </w:r>
    </w:p>
    <w:p w14:paraId="41FAB721" w14:textId="77777777" w:rsidR="004948CF" w:rsidRPr="004948CF" w:rsidRDefault="004948CF" w:rsidP="00613418">
      <w:pPr>
        <w:pStyle w:val="ListParagraph"/>
        <w:numPr>
          <w:ilvl w:val="0"/>
          <w:numId w:val="105"/>
        </w:numPr>
        <w:spacing w:after="0"/>
        <w:ind w:left="714" w:hanging="357"/>
        <w:rPr>
          <w:lang w:val="en-US" w:eastAsia="zh-CN"/>
        </w:rPr>
      </w:pPr>
      <w:r w:rsidRPr="004948CF">
        <w:rPr>
          <w:lang w:val="en-US" w:eastAsia="zh-CN"/>
        </w:rPr>
        <w:t>Proposal 3: Use the following steps in generating IAB network.</w:t>
      </w:r>
    </w:p>
    <w:p w14:paraId="4A5036A4" w14:textId="77777777" w:rsidR="004948CF" w:rsidRPr="004948CF" w:rsidRDefault="004948CF" w:rsidP="00613418">
      <w:pPr>
        <w:pStyle w:val="ListParagraph"/>
        <w:numPr>
          <w:ilvl w:val="1"/>
          <w:numId w:val="105"/>
        </w:numPr>
        <w:spacing w:after="0"/>
      </w:pPr>
      <w:r w:rsidRPr="004948CF">
        <w:rPr>
          <w:rFonts w:ascii="times new romans" w:hAnsi="times new romans"/>
        </w:rPr>
        <w:t xml:space="preserve">Step 0: Deploy a serving node set </w:t>
      </w:r>
      <w:r w:rsidRPr="004948CF">
        <w:rPr>
          <w:rFonts w:ascii="Calibri" w:hAnsi="Calibri" w:cs="Calibri"/>
        </w:rPr>
        <w:t>A</w:t>
      </w:r>
      <w:r w:rsidRPr="004948CF">
        <w:rPr>
          <w:rFonts w:ascii="times new romans" w:hAnsi="times new romans"/>
        </w:rPr>
        <w:t xml:space="preserve"> with L DNs and an unassociated node set </w:t>
      </w:r>
      <w:r w:rsidRPr="004948CF">
        <w:rPr>
          <w:rFonts w:ascii="Calibri" w:hAnsi="Calibri" w:cs="Calibri"/>
        </w:rPr>
        <w:t>B</w:t>
      </w:r>
      <w:r w:rsidRPr="004948CF">
        <w:rPr>
          <w:rFonts w:ascii="times new romans" w:hAnsi="times new romans"/>
        </w:rPr>
        <w:t xml:space="preserve"> with M RNs in the network area. </w:t>
      </w:r>
    </w:p>
    <w:p w14:paraId="024D20A0" w14:textId="77777777" w:rsidR="004948CF" w:rsidRPr="004948CF" w:rsidRDefault="004948CF" w:rsidP="00613418">
      <w:pPr>
        <w:pStyle w:val="ListParagraph"/>
        <w:numPr>
          <w:ilvl w:val="1"/>
          <w:numId w:val="105"/>
        </w:numPr>
        <w:spacing w:after="0"/>
      </w:pPr>
      <w:r w:rsidRPr="004948CF">
        <w:rPr>
          <w:rFonts w:ascii="times new romans" w:hAnsi="times new romans"/>
        </w:rPr>
        <w:lastRenderedPageBreak/>
        <w:t xml:space="preserve">Step 1: </w:t>
      </w:r>
      <w:r w:rsidRPr="004948CF">
        <w:t>Calculate the RSRP values of size |</w:t>
      </w:r>
      <w:r w:rsidRPr="004948CF">
        <w:rPr>
          <w:rFonts w:ascii="Calibri" w:hAnsi="Calibri" w:cs="Calibri"/>
        </w:rPr>
        <w:t>A</w:t>
      </w:r>
      <w:r w:rsidRPr="004948CF">
        <w:t>|×|</w:t>
      </w:r>
      <w:r w:rsidRPr="004948CF">
        <w:rPr>
          <w:rFonts w:ascii="Calibri" w:hAnsi="Calibri" w:cs="Calibri"/>
        </w:rPr>
        <w:t>B</w:t>
      </w:r>
      <w:r w:rsidRPr="004948CF">
        <w:t xml:space="preserve">|×N between the node in </w:t>
      </w:r>
      <w:r w:rsidRPr="004948CF">
        <w:rPr>
          <w:rFonts w:ascii="Calibri" w:hAnsi="Calibri" w:cs="Calibri"/>
        </w:rPr>
        <w:t>A</w:t>
      </w:r>
      <w:r w:rsidRPr="004948CF">
        <w:t xml:space="preserve"> and the node in </w:t>
      </w:r>
      <w:r w:rsidRPr="004948CF">
        <w:rPr>
          <w:rFonts w:ascii="Calibri" w:hAnsi="Calibri" w:cs="Calibri"/>
        </w:rPr>
        <w:t>B</w:t>
      </w:r>
      <w:r w:rsidRPr="004948CF">
        <w:t xml:space="preserve"> for N channel realizations.</w:t>
      </w:r>
    </w:p>
    <w:p w14:paraId="63E954F1" w14:textId="77777777" w:rsidR="004948CF" w:rsidRPr="004948CF" w:rsidRDefault="004948CF" w:rsidP="00613418">
      <w:pPr>
        <w:pStyle w:val="ListParagraph"/>
        <w:numPr>
          <w:ilvl w:val="1"/>
          <w:numId w:val="105"/>
        </w:numPr>
        <w:spacing w:after="0"/>
      </w:pPr>
      <w:r w:rsidRPr="004948CF">
        <w:rPr>
          <w:rFonts w:ascii="times new romans" w:hAnsi="times new romans"/>
        </w:rPr>
        <w:t xml:space="preserve">Step 2: </w:t>
      </w:r>
      <w:r w:rsidRPr="004948CF">
        <w:t>Sort RSRP</w:t>
      </w:r>
      <w:r w:rsidRPr="004948CF">
        <w:rPr>
          <w:rFonts w:eastAsia="Malgun Gothic" w:hint="eastAsia"/>
          <w:lang w:val="en-US" w:eastAsia="ko-KR"/>
        </w:rPr>
        <w:t>(</w:t>
      </w:r>
      <w:r w:rsidRPr="004948CF">
        <w:t xml:space="preserve">l, m, n) and pick (l*, m*, n*) = argmax{RSRP(l, m, n)}. </w:t>
      </w:r>
    </w:p>
    <w:p w14:paraId="096C91F3" w14:textId="77777777" w:rsidR="004948CF" w:rsidRPr="004948CF" w:rsidRDefault="004948CF" w:rsidP="00613418">
      <w:pPr>
        <w:pStyle w:val="ListParagraph"/>
        <w:numPr>
          <w:ilvl w:val="1"/>
          <w:numId w:val="105"/>
        </w:numPr>
        <w:spacing w:after="0"/>
      </w:pPr>
      <w:r w:rsidRPr="004948CF">
        <w:t xml:space="preserve">Step 3: Associate nodes l* and m*. The associated and non-associated channels between the node m* and the nodes in the set </w:t>
      </w:r>
      <w:r w:rsidRPr="004948CF">
        <w:rPr>
          <w:rFonts w:ascii="Calibri" w:hAnsi="Calibri" w:cs="Calibri"/>
        </w:rPr>
        <w:t>A</w:t>
      </w:r>
      <w:r w:rsidRPr="004948CF">
        <w:t xml:space="preserve"> are determined using n*-th channel realization.</w:t>
      </w:r>
    </w:p>
    <w:p w14:paraId="2527CD14" w14:textId="77777777" w:rsidR="004948CF" w:rsidRPr="004948CF" w:rsidRDefault="004948CF" w:rsidP="00613418">
      <w:pPr>
        <w:pStyle w:val="ListParagraph"/>
        <w:numPr>
          <w:ilvl w:val="1"/>
          <w:numId w:val="105"/>
        </w:numPr>
        <w:spacing w:after="0"/>
      </w:pPr>
      <w:r w:rsidRPr="004948CF">
        <w:rPr>
          <w:rFonts w:ascii="times new romans" w:hAnsi="times new romans"/>
        </w:rPr>
        <w:t xml:space="preserve">Step 4: </w:t>
      </w:r>
      <w:r w:rsidRPr="004948CF">
        <w:t xml:space="preserve">Add node m* into set </w:t>
      </w:r>
      <w:r w:rsidRPr="004948CF">
        <w:rPr>
          <w:rFonts w:ascii="Calibri" w:hAnsi="Calibri" w:cs="Calibri"/>
        </w:rPr>
        <w:t>A</w:t>
      </w:r>
      <w:r w:rsidRPr="004948CF">
        <w:t xml:space="preserve"> and remove node m* from set </w:t>
      </w:r>
      <w:r w:rsidRPr="004948CF">
        <w:rPr>
          <w:rFonts w:ascii="Calibri" w:hAnsi="Calibri" w:cs="Calibri"/>
        </w:rPr>
        <w:t>B</w:t>
      </w:r>
      <w:r w:rsidRPr="004948CF">
        <w:t>.</w:t>
      </w:r>
    </w:p>
    <w:p w14:paraId="02F33BC8" w14:textId="77777777" w:rsidR="004948CF" w:rsidRPr="004948CF" w:rsidRDefault="004948CF" w:rsidP="00613418">
      <w:pPr>
        <w:pStyle w:val="ListParagraph"/>
        <w:numPr>
          <w:ilvl w:val="1"/>
          <w:numId w:val="105"/>
        </w:numPr>
        <w:spacing w:after="0"/>
      </w:pPr>
      <w:r w:rsidRPr="004948CF">
        <w:rPr>
          <w:rFonts w:ascii="times new romans" w:hAnsi="times new romans"/>
        </w:rPr>
        <w:t xml:space="preserve">Step 5: </w:t>
      </w:r>
      <w:r w:rsidRPr="004948CF">
        <w:t xml:space="preserve">Repeat Steps 1-4 until all RNs are associated (i.e., until the set </w:t>
      </w:r>
      <w:r w:rsidRPr="004948CF">
        <w:rPr>
          <w:rFonts w:ascii="Calibri" w:hAnsi="Calibri" w:cs="Calibri"/>
        </w:rPr>
        <w:t>B</w:t>
      </w:r>
      <w:r w:rsidRPr="004948CF">
        <w:t xml:space="preserve"> is empty).</w:t>
      </w:r>
    </w:p>
    <w:p w14:paraId="48490E05" w14:textId="77777777" w:rsidR="004948CF" w:rsidRPr="004948CF" w:rsidRDefault="004948CF" w:rsidP="00613418">
      <w:pPr>
        <w:pStyle w:val="ListParagraph"/>
        <w:numPr>
          <w:ilvl w:val="0"/>
          <w:numId w:val="105"/>
        </w:numPr>
        <w:spacing w:after="0"/>
        <w:ind w:left="714" w:hanging="357"/>
        <w:rPr>
          <w:lang w:val="en-US" w:eastAsia="zh-CN"/>
        </w:rPr>
      </w:pPr>
      <w:r w:rsidRPr="004948CF">
        <w:rPr>
          <w:lang w:val="en-US" w:eastAsia="zh-CN"/>
        </w:rPr>
        <w:t>Proposal 4:</w:t>
      </w:r>
      <w:r w:rsidRPr="004948CF">
        <w:t xml:space="preserve"> IAB node association could be based on RSRP of the immediate backhaul link and the backhaul load and number of hops throughout the multiple backhaul hops.</w:t>
      </w:r>
    </w:p>
    <w:p w14:paraId="35ABAFA9" w14:textId="77777777" w:rsidR="004948CF" w:rsidRPr="004948CF" w:rsidRDefault="004948CF" w:rsidP="00613418">
      <w:pPr>
        <w:pStyle w:val="ListParagraph"/>
        <w:numPr>
          <w:ilvl w:val="0"/>
          <w:numId w:val="105"/>
        </w:numPr>
        <w:spacing w:after="0"/>
        <w:ind w:left="714" w:hanging="357"/>
        <w:rPr>
          <w:lang w:val="en-US" w:eastAsia="zh-CN"/>
        </w:rPr>
      </w:pPr>
      <w:r w:rsidRPr="004948CF">
        <w:rPr>
          <w:lang w:val="en-US" w:eastAsia="zh-CN"/>
        </w:rPr>
        <w:t>Proposal 5: The following performance metrics are used for FTP traffics in IAB evaluation.</w:t>
      </w:r>
    </w:p>
    <w:p w14:paraId="167EA8B5" w14:textId="77777777" w:rsidR="004948CF" w:rsidRPr="004948CF" w:rsidRDefault="004948CF" w:rsidP="00613418">
      <w:pPr>
        <w:pStyle w:val="ListParagraph"/>
        <w:numPr>
          <w:ilvl w:val="1"/>
          <w:numId w:val="105"/>
        </w:numPr>
        <w:spacing w:after="0"/>
        <w:rPr>
          <w:lang w:val="en-US" w:eastAsia="zh-CN"/>
        </w:rPr>
      </w:pPr>
      <w:r w:rsidRPr="004948CF">
        <w:rPr>
          <w:lang w:val="en-US" w:eastAsia="zh-CN"/>
        </w:rPr>
        <w:t>Per-hop resource utilization in the backhaul link and access link.</w:t>
      </w:r>
    </w:p>
    <w:p w14:paraId="141AF814" w14:textId="77777777" w:rsidR="004948CF" w:rsidRPr="004948CF" w:rsidRDefault="004948CF" w:rsidP="00613418">
      <w:pPr>
        <w:pStyle w:val="ListParagraph"/>
        <w:numPr>
          <w:ilvl w:val="1"/>
          <w:numId w:val="105"/>
        </w:numPr>
        <w:spacing w:after="0"/>
        <w:rPr>
          <w:lang w:val="en-US" w:eastAsia="zh-CN"/>
        </w:rPr>
      </w:pPr>
      <w:r w:rsidRPr="004948CF">
        <w:rPr>
          <w:lang w:val="en-US" w:eastAsia="zh-CN"/>
        </w:rPr>
        <w:t xml:space="preserve">E2E UPT considering the finished packets and E2E packet delivery time through relaying [3]. </w:t>
      </w:r>
    </w:p>
    <w:p w14:paraId="68B80F7B" w14:textId="3E0047DA" w:rsidR="004948CF" w:rsidRDefault="004948CF" w:rsidP="004948C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2BD13A62" w14:textId="77777777" w:rsidR="004948CF" w:rsidRDefault="004948CF" w:rsidP="004948CF">
      <w:pPr>
        <w:ind w:left="720" w:hanging="720"/>
        <w:rPr>
          <w:rFonts w:ascii="Times New Roman" w:hAnsi="Times New Roman"/>
          <w:szCs w:val="20"/>
        </w:rPr>
      </w:pPr>
    </w:p>
    <w:p w14:paraId="4ACD3236" w14:textId="0A6D12FE" w:rsidR="004948CF" w:rsidRDefault="0058452E" w:rsidP="004948CF">
      <w:pPr>
        <w:ind w:left="720" w:hanging="720"/>
        <w:rPr>
          <w:b/>
          <w:lang w:eastAsia="x-none"/>
        </w:rPr>
      </w:pPr>
      <w:hyperlink r:id="rId2404" w:history="1">
        <w:r w:rsidR="000F2B08">
          <w:rPr>
            <w:rStyle w:val="Hyperlink"/>
            <w:b/>
            <w:lang w:eastAsia="x-none"/>
          </w:rPr>
          <w:t>R1-1807642</w:t>
        </w:r>
      </w:hyperlink>
      <w:r w:rsidR="004948CF" w:rsidRPr="004948CF">
        <w:rPr>
          <w:b/>
          <w:lang w:eastAsia="x-none"/>
        </w:rPr>
        <w:tab/>
        <w:t>Evaluation Methodology for NR IAB</w:t>
      </w:r>
      <w:r w:rsidR="004948CF" w:rsidRPr="004948CF">
        <w:rPr>
          <w:b/>
          <w:lang w:eastAsia="x-none"/>
        </w:rPr>
        <w:tab/>
        <w:t>Samsung</w:t>
      </w:r>
      <w:r w:rsidR="004948CF" w:rsidRPr="004948CF">
        <w:rPr>
          <w:b/>
          <w:lang w:eastAsia="x-none"/>
        </w:rPr>
        <w:tab/>
        <w:t xml:space="preserve">(rev of </w:t>
      </w:r>
      <w:hyperlink r:id="rId2405" w:history="1">
        <w:r w:rsidR="000F2B08">
          <w:rPr>
            <w:rStyle w:val="Hyperlink"/>
            <w:b/>
            <w:lang w:eastAsia="x-none"/>
          </w:rPr>
          <w:t>R1-1806766</w:t>
        </w:r>
      </w:hyperlink>
      <w:r w:rsidR="004948CF" w:rsidRPr="004948CF">
        <w:rPr>
          <w:b/>
          <w:lang w:eastAsia="x-none"/>
        </w:rPr>
        <w:t>)</w:t>
      </w:r>
    </w:p>
    <w:p w14:paraId="2332D415" w14:textId="56276EC8" w:rsidR="004948CF" w:rsidRPr="004948CF" w:rsidRDefault="004948CF" w:rsidP="00613418">
      <w:pPr>
        <w:pStyle w:val="ListParagraph"/>
        <w:numPr>
          <w:ilvl w:val="0"/>
          <w:numId w:val="102"/>
        </w:numPr>
        <w:rPr>
          <w:lang w:val="en-US" w:eastAsia="ko-KR"/>
        </w:rPr>
      </w:pPr>
      <w:r w:rsidRPr="004948CF">
        <w:rPr>
          <w:lang w:val="en-US" w:eastAsia="ko-KR"/>
        </w:rPr>
        <w:t>Proposal 1: IAB should be evaluated with the following assumptions.</w:t>
      </w:r>
    </w:p>
    <w:p w14:paraId="6FFEF082" w14:textId="77777777" w:rsidR="004948CF" w:rsidRPr="004948CF" w:rsidRDefault="004948CF" w:rsidP="00613418">
      <w:pPr>
        <w:pStyle w:val="ListParagraph"/>
        <w:numPr>
          <w:ilvl w:val="1"/>
          <w:numId w:val="102"/>
        </w:numPr>
        <w:rPr>
          <w:lang w:val="en-US" w:eastAsia="ko-KR"/>
        </w:rPr>
      </w:pPr>
      <w:r w:rsidRPr="004948CF">
        <w:rPr>
          <w:lang w:val="en-US" w:eastAsia="ko-KR"/>
        </w:rPr>
        <w:t>Physically fixed relays (imply that the benefit of planning should be captured in modelling)</w:t>
      </w:r>
    </w:p>
    <w:p w14:paraId="225DA4FD" w14:textId="77777777" w:rsidR="004948CF" w:rsidRPr="004948CF" w:rsidRDefault="004948CF" w:rsidP="00613418">
      <w:pPr>
        <w:pStyle w:val="ListParagraph"/>
        <w:numPr>
          <w:ilvl w:val="1"/>
          <w:numId w:val="102"/>
        </w:numPr>
        <w:rPr>
          <w:lang w:val="en-US" w:eastAsia="ko-KR"/>
        </w:rPr>
      </w:pPr>
      <w:r w:rsidRPr="004948CF">
        <w:rPr>
          <w:lang w:val="en-US" w:eastAsia="ko-KR"/>
        </w:rPr>
        <w:t>In-band and out-of-band scenarios</w:t>
      </w:r>
    </w:p>
    <w:p w14:paraId="7D8F37D4" w14:textId="77777777" w:rsidR="004948CF" w:rsidRPr="004948CF" w:rsidRDefault="004948CF" w:rsidP="00613418">
      <w:pPr>
        <w:pStyle w:val="ListParagraph"/>
        <w:numPr>
          <w:ilvl w:val="1"/>
          <w:numId w:val="102"/>
        </w:numPr>
        <w:rPr>
          <w:lang w:val="en-US" w:eastAsia="ko-KR"/>
        </w:rPr>
      </w:pPr>
      <w:r w:rsidRPr="004948CF">
        <w:rPr>
          <w:lang w:val="en-US" w:eastAsia="ko-KR"/>
        </w:rPr>
        <w:t>NR access over NR backhaul</w:t>
      </w:r>
    </w:p>
    <w:p w14:paraId="7A5DA983" w14:textId="77777777" w:rsidR="004948CF" w:rsidRPr="004948CF" w:rsidRDefault="004948CF" w:rsidP="00613418">
      <w:pPr>
        <w:pStyle w:val="ListParagraph"/>
        <w:numPr>
          <w:ilvl w:val="1"/>
          <w:numId w:val="102"/>
        </w:numPr>
        <w:rPr>
          <w:lang w:val="en-US" w:eastAsia="ko-KR"/>
        </w:rPr>
      </w:pPr>
      <w:r w:rsidRPr="004948CF">
        <w:rPr>
          <w:lang w:val="en-US" w:eastAsia="ko-KR"/>
        </w:rPr>
        <w:t>30GHz for NR backhaul</w:t>
      </w:r>
    </w:p>
    <w:p w14:paraId="763CFD33" w14:textId="77777777" w:rsidR="004948CF" w:rsidRPr="004948CF" w:rsidRDefault="004948CF" w:rsidP="00613418">
      <w:pPr>
        <w:pStyle w:val="ListParagraph"/>
        <w:numPr>
          <w:ilvl w:val="1"/>
          <w:numId w:val="102"/>
        </w:numPr>
        <w:rPr>
          <w:lang w:val="en-US" w:eastAsia="ko-KR"/>
        </w:rPr>
      </w:pPr>
      <w:r w:rsidRPr="004948CF">
        <w:rPr>
          <w:lang w:val="en-US" w:eastAsia="ko-KR"/>
        </w:rPr>
        <w:t>Support of multiple backhaul hops</w:t>
      </w:r>
    </w:p>
    <w:p w14:paraId="1CCA7C0D" w14:textId="77777777" w:rsidR="004948CF" w:rsidRPr="004948CF" w:rsidRDefault="004948CF" w:rsidP="00613418">
      <w:pPr>
        <w:pStyle w:val="ListParagraph"/>
        <w:numPr>
          <w:ilvl w:val="1"/>
          <w:numId w:val="102"/>
        </w:numPr>
        <w:rPr>
          <w:lang w:val="en-US" w:eastAsia="ko-KR"/>
        </w:rPr>
      </w:pPr>
      <w:r w:rsidRPr="004948CF">
        <w:rPr>
          <w:lang w:val="en-US" w:eastAsia="ko-KR"/>
        </w:rPr>
        <w:t>Topology adaptation to enable robust operation, e.g., mitigate blockage and load variation on backhaul links</w:t>
      </w:r>
    </w:p>
    <w:p w14:paraId="381F255F" w14:textId="054E03B4" w:rsidR="004948CF" w:rsidRPr="004948CF" w:rsidRDefault="004948CF" w:rsidP="00613418">
      <w:pPr>
        <w:pStyle w:val="ListParagraph"/>
        <w:numPr>
          <w:ilvl w:val="1"/>
          <w:numId w:val="102"/>
        </w:numPr>
        <w:rPr>
          <w:lang w:val="en-US" w:eastAsia="ko-KR"/>
        </w:rPr>
      </w:pPr>
      <w:r w:rsidRPr="004948CF">
        <w:rPr>
          <w:lang w:val="en-US" w:eastAsia="ko-KR"/>
        </w:rPr>
        <w:t>Maximize the reuse of Rel-15 NR specifications</w:t>
      </w:r>
    </w:p>
    <w:p w14:paraId="1DE9924B" w14:textId="77777777" w:rsidR="004948CF" w:rsidRPr="004948CF" w:rsidRDefault="004948CF" w:rsidP="00613418">
      <w:pPr>
        <w:pStyle w:val="ListParagraph"/>
        <w:numPr>
          <w:ilvl w:val="0"/>
          <w:numId w:val="102"/>
        </w:numPr>
        <w:rPr>
          <w:lang w:val="en-US" w:eastAsia="ko-KR"/>
        </w:rPr>
      </w:pPr>
      <w:r w:rsidRPr="004948CF">
        <w:rPr>
          <w:lang w:val="en-US" w:eastAsia="ko-KR"/>
        </w:rPr>
        <w:t>Observation: For the “HetNet” scenario, replacing macro TRP with micro TRP for the donor BS can be considered as an additional option, if evaluation of topologies with larger number of hops on average is necessary.</w:t>
      </w:r>
    </w:p>
    <w:p w14:paraId="249E067D" w14:textId="77777777" w:rsidR="004948CF" w:rsidRPr="004948CF" w:rsidRDefault="004948CF" w:rsidP="00613418">
      <w:pPr>
        <w:pStyle w:val="ListParagraph"/>
        <w:numPr>
          <w:ilvl w:val="0"/>
          <w:numId w:val="102"/>
        </w:numPr>
        <w:rPr>
          <w:lang w:eastAsia="ko-KR"/>
        </w:rPr>
      </w:pPr>
      <w:r w:rsidRPr="004948CF">
        <w:rPr>
          <w:lang w:eastAsia="ko-KR"/>
        </w:rPr>
        <w:t xml:space="preserve">Proposal 2: The </w:t>
      </w:r>
      <w:r w:rsidRPr="004948CF">
        <w:rPr>
          <w:lang w:val="en-US" w:eastAsia="ko-KR"/>
        </w:rPr>
        <w:t xml:space="preserve">evaluation assumptions for the heterogeneous network is according to </w:t>
      </w:r>
      <w:r w:rsidRPr="004948CF">
        <w:rPr>
          <w:lang w:val="en-US" w:eastAsia="ko-KR"/>
        </w:rPr>
        <w:fldChar w:fldCharType="begin"/>
      </w:r>
      <w:r w:rsidRPr="004948CF">
        <w:rPr>
          <w:lang w:val="en-US" w:eastAsia="ko-KR"/>
        </w:rPr>
        <w:instrText xml:space="preserve"> REF _Ref492904416 \h  \* MERGEFORMAT </w:instrText>
      </w:r>
      <w:r w:rsidRPr="004948CF">
        <w:rPr>
          <w:lang w:val="en-US" w:eastAsia="ko-KR"/>
        </w:rPr>
      </w:r>
      <w:r w:rsidRPr="004948CF">
        <w:rPr>
          <w:lang w:val="en-US" w:eastAsia="ko-KR"/>
        </w:rPr>
        <w:fldChar w:fldCharType="separate"/>
      </w:r>
      <w:r w:rsidRPr="004948CF">
        <w:rPr>
          <w:lang w:val="en-US" w:eastAsia="ko-KR"/>
        </w:rPr>
        <w:t>Table 1</w:t>
      </w:r>
      <w:r w:rsidRPr="004948CF">
        <w:rPr>
          <w:lang w:val="en-US" w:eastAsia="ko-KR"/>
        </w:rPr>
        <w:fldChar w:fldCharType="end"/>
      </w:r>
      <w:r w:rsidRPr="004948CF">
        <w:rPr>
          <w:lang w:val="en-US" w:eastAsia="ko-KR"/>
        </w:rPr>
        <w:t xml:space="preserve"> in Sec 3.1.</w:t>
      </w:r>
    </w:p>
    <w:p w14:paraId="5D6BA893" w14:textId="77777777" w:rsidR="004948CF" w:rsidRPr="004948CF" w:rsidRDefault="004948CF" w:rsidP="00613418">
      <w:pPr>
        <w:pStyle w:val="ListParagraph"/>
        <w:numPr>
          <w:ilvl w:val="0"/>
          <w:numId w:val="102"/>
        </w:numPr>
      </w:pPr>
      <w:r w:rsidRPr="004948CF">
        <w:t>Proposal 3: Adopt Alt 1 with N=3 to determine the pathloss for links between the IAB node and other IAB nodes/donors.</w:t>
      </w:r>
    </w:p>
    <w:p w14:paraId="062EEDF7" w14:textId="77777777" w:rsidR="004948CF" w:rsidRPr="004948CF" w:rsidRDefault="004948CF" w:rsidP="00613418">
      <w:pPr>
        <w:pStyle w:val="ListParagraph"/>
        <w:numPr>
          <w:ilvl w:val="1"/>
          <w:numId w:val="102"/>
        </w:numPr>
        <w:spacing w:after="0"/>
        <w:ind w:left="1434" w:hanging="357"/>
        <w:rPr>
          <w:rFonts w:ascii="Calibri" w:eastAsia="Malgun Gothic" w:hAnsi="Calibri" w:cs="Batang"/>
          <w:i/>
          <w:lang w:eastAsia="ko-KR"/>
        </w:rPr>
      </w:pPr>
      <w:r w:rsidRPr="004948CF">
        <w:rPr>
          <w:rFonts w:ascii="Calibri" w:eastAsia="Malgun Gothic" w:hAnsi="Calibri" w:cs="Batang"/>
          <w:i/>
          <w:lang w:eastAsia="ko-KR"/>
        </w:rPr>
        <w:t>Alt. 1: Determine the pathloss for links between the IAB node and candidate serving IAB nodes/donors based on N (value FFS but &lt;= 5) independent large-scale channel realizations (taking into account LOS/NLOS probability and shadow fading).</w:t>
      </w:r>
    </w:p>
    <w:p w14:paraId="516BD90C" w14:textId="77777777" w:rsidR="004948CF" w:rsidRPr="004948CF" w:rsidRDefault="004948CF" w:rsidP="00613418">
      <w:pPr>
        <w:pStyle w:val="ListParagraph"/>
        <w:numPr>
          <w:ilvl w:val="1"/>
          <w:numId w:val="102"/>
        </w:numPr>
        <w:spacing w:after="0"/>
        <w:ind w:left="1434" w:hanging="357"/>
        <w:rPr>
          <w:rFonts w:ascii="Calibri" w:eastAsia="Malgun Gothic" w:hAnsi="Calibri" w:cs="Batang"/>
          <w:i/>
          <w:lang w:eastAsia="ko-KR"/>
        </w:rPr>
      </w:pPr>
      <w:r w:rsidRPr="004948CF">
        <w:rPr>
          <w:rFonts w:ascii="Calibri" w:eastAsia="Malgun Gothic" w:hAnsi="Calibri" w:cs="Batang"/>
          <w:i/>
          <w:lang w:eastAsia="ko-KR"/>
        </w:rPr>
        <w:t>Select the realization that results in the minimum pathloss between the IAB node and the selected serving IAB node/donor.</w:t>
      </w:r>
      <w:r w:rsidRPr="004948CF">
        <w:rPr>
          <w:rFonts w:ascii="Calibri" w:eastAsia="Malgun Gothic" w:hAnsi="Calibri" w:cs="Batang"/>
          <w:i/>
          <w:lang w:eastAsia="ko-KR"/>
        </w:rPr>
        <w:tab/>
      </w:r>
    </w:p>
    <w:p w14:paraId="1C21AA40" w14:textId="77777777" w:rsidR="004948CF" w:rsidRDefault="004948CF" w:rsidP="004948CF">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104EF6A1" w14:textId="4095956E" w:rsidR="00CB2EBC" w:rsidRDefault="00CB2EBC" w:rsidP="00966D15">
      <w:pPr>
        <w:ind w:left="720" w:hanging="720"/>
      </w:pPr>
    </w:p>
    <w:p w14:paraId="2827C44A" w14:textId="5A61B21E" w:rsidR="009059C8" w:rsidRPr="009059C8" w:rsidRDefault="0058452E" w:rsidP="009059C8">
      <w:pPr>
        <w:ind w:left="720" w:hanging="720"/>
        <w:rPr>
          <w:b/>
        </w:rPr>
      </w:pPr>
      <w:hyperlink r:id="rId2406" w:history="1">
        <w:r w:rsidR="000F2B08">
          <w:rPr>
            <w:rStyle w:val="Hyperlink"/>
            <w:b/>
          </w:rPr>
          <w:t>R1-1807704</w:t>
        </w:r>
      </w:hyperlink>
      <w:r w:rsidR="009059C8" w:rsidRPr="009059C8">
        <w:rPr>
          <w:b/>
        </w:rPr>
        <w:tab/>
        <w:t>Summary of 7.7.2 Evaluation Methodology for NR IAB</w:t>
      </w:r>
      <w:r w:rsidR="009059C8" w:rsidRPr="009059C8">
        <w:rPr>
          <w:b/>
        </w:rPr>
        <w:tab/>
        <w:t>AT&amp;T</w:t>
      </w:r>
    </w:p>
    <w:p w14:paraId="44B6B98B" w14:textId="77777777" w:rsidR="009059C8" w:rsidRDefault="009059C8" w:rsidP="009059C8">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459283EA" w14:textId="3CB71FAE" w:rsidR="009059C8" w:rsidRDefault="009059C8" w:rsidP="00966D15">
      <w:pPr>
        <w:ind w:left="720" w:hanging="720"/>
      </w:pPr>
    </w:p>
    <w:p w14:paraId="70A63AA3" w14:textId="4E968A04" w:rsidR="00CC7AD6" w:rsidRPr="00CC7AD6" w:rsidRDefault="00CC7AD6" w:rsidP="00CC7AD6">
      <w:pPr>
        <w:ind w:left="720" w:hanging="720"/>
        <w:rPr>
          <w:szCs w:val="20"/>
          <w:lang w:eastAsia="x-none"/>
        </w:rPr>
      </w:pPr>
      <w:r w:rsidRPr="00CC7AD6">
        <w:rPr>
          <w:szCs w:val="20"/>
          <w:highlight w:val="green"/>
          <w:lang w:eastAsia="x-none"/>
        </w:rPr>
        <w:t>Agreement</w:t>
      </w:r>
      <w:r w:rsidRPr="00CC7AD6">
        <w:rPr>
          <w:szCs w:val="20"/>
          <w:lang w:eastAsia="x-none"/>
        </w:rPr>
        <w:t>:</w:t>
      </w:r>
    </w:p>
    <w:p w14:paraId="342462A5" w14:textId="77777777" w:rsidR="00CC7AD6" w:rsidRPr="00CC7AD6" w:rsidRDefault="00CC7AD6" w:rsidP="00613418">
      <w:pPr>
        <w:numPr>
          <w:ilvl w:val="0"/>
          <w:numId w:val="123"/>
        </w:numPr>
        <w:rPr>
          <w:rFonts w:ascii="Times New Roman" w:eastAsia="Calibri" w:hAnsi="Times New Roman"/>
          <w:szCs w:val="20"/>
        </w:rPr>
      </w:pPr>
      <w:r w:rsidRPr="00CC7AD6">
        <w:rPr>
          <w:rFonts w:ascii="Times New Roman" w:eastAsia="Calibri" w:hAnsi="Times New Roman"/>
          <w:szCs w:val="20"/>
        </w:rPr>
        <w:t>UEs in outage (which is defined as when UEs with traffic to be served but no packets have been delivered to higher layers by the end of the simulation) are included in the CDF for UPT.</w:t>
      </w:r>
    </w:p>
    <w:p w14:paraId="72E92F47" w14:textId="77777777" w:rsidR="00CC7AD6" w:rsidRPr="00CC7AD6" w:rsidRDefault="00CC7AD6" w:rsidP="00CC7AD6">
      <w:pPr>
        <w:ind w:left="720" w:hanging="720"/>
        <w:rPr>
          <w:rFonts w:ascii="Times New Roman" w:hAnsi="Times New Roman"/>
          <w:szCs w:val="20"/>
          <w:lang w:eastAsia="x-none"/>
        </w:rPr>
      </w:pPr>
    </w:p>
    <w:p w14:paraId="76C7A0BD" w14:textId="77777777" w:rsidR="00CC7AD6" w:rsidRPr="00CC7AD6" w:rsidRDefault="00CC7AD6" w:rsidP="00CC7AD6">
      <w:pPr>
        <w:ind w:left="720" w:hanging="720"/>
        <w:rPr>
          <w:rFonts w:ascii="Times New Roman" w:hAnsi="Times New Roman"/>
          <w:szCs w:val="20"/>
          <w:lang w:eastAsia="x-none"/>
        </w:rPr>
      </w:pPr>
      <w:r w:rsidRPr="00CC7AD6">
        <w:rPr>
          <w:rFonts w:ascii="Times New Roman" w:hAnsi="Times New Roman"/>
          <w:szCs w:val="20"/>
          <w:highlight w:val="green"/>
          <w:lang w:eastAsia="x-none"/>
        </w:rPr>
        <w:t>Agreements</w:t>
      </w:r>
      <w:r w:rsidRPr="00CC7AD6">
        <w:rPr>
          <w:rFonts w:ascii="Times New Roman" w:hAnsi="Times New Roman"/>
          <w:szCs w:val="20"/>
          <w:lang w:eastAsia="x-none"/>
        </w:rPr>
        <w:t>:</w:t>
      </w:r>
    </w:p>
    <w:p w14:paraId="636E6CDE" w14:textId="77777777" w:rsidR="00CC7AD6" w:rsidRPr="00CC7AD6" w:rsidRDefault="00CC7AD6" w:rsidP="00613418">
      <w:pPr>
        <w:numPr>
          <w:ilvl w:val="0"/>
          <w:numId w:val="123"/>
        </w:numPr>
        <w:rPr>
          <w:rFonts w:ascii="Times New Roman" w:hAnsi="Times New Roman"/>
          <w:szCs w:val="20"/>
          <w:lang w:eastAsia="x-none"/>
        </w:rPr>
      </w:pPr>
      <w:r w:rsidRPr="00CC7AD6">
        <w:rPr>
          <w:rFonts w:ascii="Times New Roman" w:hAnsi="Times New Roman"/>
          <w:szCs w:val="20"/>
          <w:lang w:eastAsia="x-none"/>
        </w:rPr>
        <w:t>Update the previous agreements as follows:</w:t>
      </w:r>
    </w:p>
    <w:p w14:paraId="1E536461" w14:textId="77777777" w:rsidR="00CC7AD6" w:rsidRPr="00CC7AD6" w:rsidRDefault="00CC7AD6" w:rsidP="00613418">
      <w:pPr>
        <w:numPr>
          <w:ilvl w:val="1"/>
          <w:numId w:val="123"/>
        </w:numPr>
        <w:spacing w:line="360" w:lineRule="auto"/>
        <w:rPr>
          <w:rFonts w:ascii="Times New Roman" w:eastAsia="MS UI Gothic" w:hAnsi="Times New Roman"/>
          <w:szCs w:val="20"/>
          <w:lang w:eastAsia="ja-JP"/>
        </w:rPr>
      </w:pPr>
      <w:r w:rsidRPr="00CC7AD6">
        <w:rPr>
          <w:rFonts w:ascii="Times New Roman" w:eastAsia="MS UI Gothic" w:hAnsi="Times New Roman"/>
          <w:szCs w:val="20"/>
          <w:lang w:eastAsia="ja-JP"/>
        </w:rPr>
        <w:t xml:space="preserve">Per-link </w:t>
      </w:r>
      <w:r w:rsidRPr="00CC7AD6">
        <w:rPr>
          <w:rFonts w:ascii="Times New Roman" w:eastAsia="MS UI Gothic" w:hAnsi="Times New Roman"/>
          <w:strike/>
          <w:color w:val="FF0000"/>
          <w:szCs w:val="20"/>
          <w:lang w:eastAsia="ja-JP"/>
        </w:rPr>
        <w:t>SNR and</w:t>
      </w:r>
      <w:r w:rsidRPr="00CC7AD6">
        <w:rPr>
          <w:rFonts w:ascii="Times New Roman" w:eastAsia="MS UI Gothic" w:hAnsi="Times New Roman"/>
          <w:szCs w:val="20"/>
          <w:lang w:eastAsia="ja-JP"/>
        </w:rPr>
        <w:t xml:space="preserve"> Geometry </w:t>
      </w:r>
      <w:r w:rsidRPr="00CC7AD6">
        <w:rPr>
          <w:rFonts w:ascii="Times New Roman" w:eastAsia="MS UI Gothic" w:hAnsi="Times New Roman"/>
          <w:color w:val="FF0000"/>
          <w:szCs w:val="20"/>
          <w:u w:val="single"/>
          <w:lang w:eastAsia="ja-JP"/>
        </w:rPr>
        <w:t>can be reported</w:t>
      </w:r>
      <w:r w:rsidRPr="00CC7AD6">
        <w:rPr>
          <w:rFonts w:ascii="Times New Roman" w:eastAsia="MS UI Gothic" w:hAnsi="Times New Roman"/>
          <w:szCs w:val="20"/>
          <w:lang w:eastAsia="ja-JP"/>
        </w:rPr>
        <w:t xml:space="preserve"> </w:t>
      </w:r>
      <w:r w:rsidRPr="00CC7AD6">
        <w:rPr>
          <w:rFonts w:ascii="Times New Roman" w:eastAsia="MS UI Gothic" w:hAnsi="Times New Roman"/>
          <w:color w:val="FF0000"/>
          <w:szCs w:val="20"/>
          <w:u w:val="single"/>
          <w:lang w:eastAsia="ja-JP"/>
        </w:rPr>
        <w:t>per hop level</w:t>
      </w:r>
    </w:p>
    <w:p w14:paraId="003EAE04" w14:textId="77777777" w:rsidR="00CC7AD6" w:rsidRPr="00CC7AD6" w:rsidRDefault="00CC7AD6" w:rsidP="00613418">
      <w:pPr>
        <w:numPr>
          <w:ilvl w:val="2"/>
          <w:numId w:val="123"/>
        </w:numPr>
        <w:spacing w:line="360" w:lineRule="auto"/>
        <w:rPr>
          <w:rFonts w:ascii="Times New Roman" w:eastAsia="MS UI Gothic" w:hAnsi="Times New Roman"/>
          <w:strike/>
          <w:color w:val="FF0000"/>
          <w:szCs w:val="20"/>
          <w:lang w:eastAsia="ja-JP"/>
        </w:rPr>
      </w:pPr>
      <w:r w:rsidRPr="00CC7AD6">
        <w:rPr>
          <w:rFonts w:ascii="Times New Roman" w:eastAsia="MS UI Gothic" w:hAnsi="Times New Roman"/>
          <w:strike/>
          <w:color w:val="FF0000"/>
          <w:szCs w:val="20"/>
          <w:lang w:eastAsia="ja-JP"/>
        </w:rPr>
        <w:t>Detailed definition of per-link SNR FFS</w:t>
      </w:r>
    </w:p>
    <w:p w14:paraId="7FA67B95" w14:textId="77777777" w:rsidR="00CC7AD6" w:rsidRPr="00CC7AD6" w:rsidRDefault="00CC7AD6" w:rsidP="00613418">
      <w:pPr>
        <w:numPr>
          <w:ilvl w:val="1"/>
          <w:numId w:val="123"/>
        </w:numPr>
        <w:rPr>
          <w:rFonts w:ascii="Times New Roman" w:hAnsi="Times New Roman"/>
          <w:color w:val="FF0000"/>
          <w:szCs w:val="20"/>
          <w:u w:val="single"/>
          <w:lang w:eastAsia="x-none"/>
        </w:rPr>
      </w:pPr>
      <w:r w:rsidRPr="00CC7AD6">
        <w:rPr>
          <w:rFonts w:ascii="Times New Roman" w:hAnsi="Times New Roman"/>
          <w:color w:val="FF0000"/>
          <w:szCs w:val="20"/>
          <w:u w:val="single"/>
          <w:lang w:eastAsia="x-none"/>
        </w:rPr>
        <w:t>Min(Geometry) of all links for a given UE route (access and one or more backhaul links) between a donor and UE can be reported</w:t>
      </w:r>
    </w:p>
    <w:p w14:paraId="584717D9" w14:textId="250E20AC" w:rsidR="00CC7AD6" w:rsidRDefault="00CC7AD6" w:rsidP="00CC7AD6">
      <w:pPr>
        <w:ind w:left="720" w:hanging="720"/>
      </w:pPr>
    </w:p>
    <w:p w14:paraId="3D1B1797" w14:textId="77777777" w:rsidR="00C646A5" w:rsidRPr="00C646A5" w:rsidRDefault="00C646A5" w:rsidP="00C646A5">
      <w:pPr>
        <w:ind w:left="720" w:hanging="720"/>
        <w:rPr>
          <w:b/>
        </w:rPr>
      </w:pPr>
      <w:r w:rsidRPr="00C646A5">
        <w:rPr>
          <w:b/>
        </w:rPr>
        <w:t>Thursday session</w:t>
      </w:r>
    </w:p>
    <w:p w14:paraId="5364D339" w14:textId="1E01F8FC" w:rsidR="00C646A5" w:rsidRPr="00C646A5" w:rsidRDefault="0058452E" w:rsidP="00C646A5">
      <w:pPr>
        <w:ind w:left="720" w:hanging="720"/>
        <w:rPr>
          <w:b/>
        </w:rPr>
      </w:pPr>
      <w:hyperlink r:id="rId2407" w:history="1">
        <w:r w:rsidR="000F2B08">
          <w:rPr>
            <w:rStyle w:val="Hyperlink"/>
            <w:b/>
            <w:highlight w:val="green"/>
          </w:rPr>
          <w:t>R1-1807770</w:t>
        </w:r>
      </w:hyperlink>
      <w:r w:rsidR="00C646A5" w:rsidRPr="00C646A5">
        <w:rPr>
          <w:b/>
        </w:rPr>
        <w:tab/>
        <w:t>Summary of 7.7.2 Evaluation Methodology for NR IAB</w:t>
      </w:r>
      <w:r w:rsidR="00C646A5" w:rsidRPr="00C646A5">
        <w:rPr>
          <w:b/>
        </w:rPr>
        <w:tab/>
        <w:t>AT&amp;T</w:t>
      </w:r>
    </w:p>
    <w:p w14:paraId="58F6755F" w14:textId="5B6D8726" w:rsidR="00CC1E25" w:rsidRPr="00CC1E25" w:rsidRDefault="00C646A5" w:rsidP="00CC1E25">
      <w:pPr>
        <w:ind w:left="720" w:hanging="720"/>
        <w:rPr>
          <w:rFonts w:ascii="Times New Roman" w:hAnsi="Times New Roman"/>
          <w:szCs w:val="20"/>
        </w:rPr>
      </w:pPr>
      <w:r w:rsidRPr="00777035">
        <w:rPr>
          <w:rFonts w:ascii="Times New Roman" w:hAnsi="Times New Roman"/>
          <w:b/>
          <w:szCs w:val="20"/>
        </w:rPr>
        <w:t xml:space="preserve">Decision: </w:t>
      </w:r>
      <w:r w:rsidR="00CC1E25" w:rsidRPr="00CC1E25">
        <w:rPr>
          <w:lang w:eastAsia="x-none"/>
        </w:rPr>
        <w:t xml:space="preserve">The TP in </w:t>
      </w:r>
      <w:hyperlink r:id="rId2408" w:history="1">
        <w:r w:rsidR="000F2B08">
          <w:rPr>
            <w:rStyle w:val="Hyperlink"/>
            <w:lang w:eastAsia="x-none"/>
          </w:rPr>
          <w:t>R1-1807770</w:t>
        </w:r>
      </w:hyperlink>
      <w:r w:rsidR="00CC1E25" w:rsidRPr="00CC1E25">
        <w:rPr>
          <w:lang w:eastAsia="x-none"/>
        </w:rPr>
        <w:t xml:space="preserve"> is endorsed. </w:t>
      </w:r>
    </w:p>
    <w:p w14:paraId="2A081D42" w14:textId="08BBBA66" w:rsidR="00CC7AD6" w:rsidRDefault="00CC7AD6" w:rsidP="00966D15">
      <w:pPr>
        <w:ind w:left="720" w:hanging="720"/>
      </w:pPr>
    </w:p>
    <w:p w14:paraId="24EA9E01" w14:textId="77777777" w:rsidR="00C646A5" w:rsidRDefault="00C646A5" w:rsidP="00966D15">
      <w:pPr>
        <w:ind w:left="720" w:hanging="720"/>
      </w:pPr>
    </w:p>
    <w:p w14:paraId="14B514C8" w14:textId="4700598D" w:rsidR="00966D15" w:rsidRPr="00966D15" w:rsidRDefault="0058452E" w:rsidP="00966D15">
      <w:pPr>
        <w:ind w:left="720" w:hanging="720"/>
        <w:rPr>
          <w:lang w:eastAsia="x-none"/>
        </w:rPr>
      </w:pPr>
      <w:hyperlink r:id="rId2409" w:history="1">
        <w:r w:rsidR="000F2B08">
          <w:rPr>
            <w:rStyle w:val="Hyperlink"/>
            <w:lang w:eastAsia="x-none"/>
          </w:rPr>
          <w:t>R1-1805924</w:t>
        </w:r>
      </w:hyperlink>
      <w:r w:rsidR="00966D15" w:rsidRPr="00966D15">
        <w:rPr>
          <w:lang w:eastAsia="x-none"/>
        </w:rPr>
        <w:tab/>
        <w:t>IAB system evaluation methodology and preliminary results</w:t>
      </w:r>
      <w:r w:rsidR="00966D15" w:rsidRPr="00966D15">
        <w:rPr>
          <w:lang w:eastAsia="x-none"/>
        </w:rPr>
        <w:tab/>
        <w:t>Huawei, HiSilicon</w:t>
      </w:r>
    </w:p>
    <w:p w14:paraId="01EB015F" w14:textId="2849879F" w:rsidR="00966D15" w:rsidRPr="00966D15" w:rsidRDefault="0058452E" w:rsidP="00966D15">
      <w:pPr>
        <w:ind w:left="720" w:hanging="720"/>
        <w:rPr>
          <w:lang w:eastAsia="x-none"/>
        </w:rPr>
      </w:pPr>
      <w:hyperlink r:id="rId2410" w:history="1">
        <w:r w:rsidR="000F2B08">
          <w:rPr>
            <w:rStyle w:val="Hyperlink"/>
            <w:lang w:eastAsia="x-none"/>
          </w:rPr>
          <w:t>R1-1806025</w:t>
        </w:r>
      </w:hyperlink>
      <w:r w:rsidR="00966D15" w:rsidRPr="00966D15">
        <w:rPr>
          <w:lang w:eastAsia="x-none"/>
        </w:rPr>
        <w:tab/>
        <w:t>IAB scenarios and evaluations</w:t>
      </w:r>
      <w:r w:rsidR="00966D15" w:rsidRPr="00966D15">
        <w:rPr>
          <w:lang w:eastAsia="x-none"/>
        </w:rPr>
        <w:tab/>
        <w:t>ZTE</w:t>
      </w:r>
    </w:p>
    <w:p w14:paraId="2FA03C48" w14:textId="0329A353" w:rsidR="00966D15" w:rsidRPr="00966D15" w:rsidRDefault="0058452E" w:rsidP="00966D15">
      <w:pPr>
        <w:ind w:left="720" w:hanging="720"/>
        <w:rPr>
          <w:lang w:eastAsia="x-none"/>
        </w:rPr>
      </w:pPr>
      <w:hyperlink r:id="rId2411" w:history="1">
        <w:r w:rsidR="000F2B08">
          <w:rPr>
            <w:rStyle w:val="Hyperlink"/>
            <w:lang w:eastAsia="x-none"/>
          </w:rPr>
          <w:t>R1-1806375</w:t>
        </w:r>
      </w:hyperlink>
      <w:r w:rsidR="00966D15" w:rsidRPr="00966D15">
        <w:rPr>
          <w:lang w:eastAsia="x-none"/>
        </w:rPr>
        <w:tab/>
        <w:t>Discussion on evaluation methodology for IAB</w:t>
      </w:r>
      <w:r w:rsidR="00966D15" w:rsidRPr="00966D15">
        <w:rPr>
          <w:lang w:eastAsia="x-none"/>
        </w:rPr>
        <w:tab/>
        <w:t>CMCC</w:t>
      </w:r>
    </w:p>
    <w:p w14:paraId="65F4A1E7" w14:textId="243F21BD" w:rsidR="00966D15" w:rsidRPr="00966D15" w:rsidRDefault="0058452E" w:rsidP="00966D15">
      <w:pPr>
        <w:ind w:left="720" w:hanging="720"/>
        <w:rPr>
          <w:lang w:eastAsia="x-none"/>
        </w:rPr>
      </w:pPr>
      <w:hyperlink r:id="rId2412" w:history="1">
        <w:r w:rsidR="000F2B08">
          <w:rPr>
            <w:rStyle w:val="Hyperlink"/>
            <w:lang w:eastAsia="x-none"/>
          </w:rPr>
          <w:t>R1-1806650</w:t>
        </w:r>
      </w:hyperlink>
      <w:r w:rsidR="00966D15" w:rsidRPr="00966D15">
        <w:rPr>
          <w:lang w:eastAsia="x-none"/>
        </w:rPr>
        <w:tab/>
        <w:t>Discussions on evaluation methodology on NR IAB</w:t>
      </w:r>
      <w:r w:rsidR="00966D15" w:rsidRPr="00966D15">
        <w:rPr>
          <w:lang w:eastAsia="x-none"/>
        </w:rPr>
        <w:tab/>
        <w:t>LG Electronics</w:t>
      </w:r>
    </w:p>
    <w:p w14:paraId="74F3FF9E" w14:textId="31EE68B6" w:rsidR="00966D15" w:rsidRPr="00966D15" w:rsidRDefault="0058452E" w:rsidP="00966D15">
      <w:pPr>
        <w:ind w:left="720" w:hanging="720"/>
        <w:rPr>
          <w:lang w:eastAsia="x-none"/>
        </w:rPr>
      </w:pPr>
      <w:hyperlink r:id="rId2413" w:history="1">
        <w:r w:rsidR="000F2B08">
          <w:rPr>
            <w:rStyle w:val="Hyperlink"/>
            <w:lang w:eastAsia="x-none"/>
          </w:rPr>
          <w:t>R1-1806661</w:t>
        </w:r>
      </w:hyperlink>
      <w:r w:rsidR="00966D15" w:rsidRPr="00966D15">
        <w:rPr>
          <w:lang w:eastAsia="x-none"/>
        </w:rPr>
        <w:tab/>
        <w:t>Evaluation Methodology for NR IAB</w:t>
      </w:r>
      <w:r w:rsidR="00966D15" w:rsidRPr="00966D15">
        <w:rPr>
          <w:lang w:eastAsia="x-none"/>
        </w:rPr>
        <w:tab/>
        <w:t>Nokia, Nokia Shanghai Bell</w:t>
      </w:r>
    </w:p>
    <w:p w14:paraId="21B2ED6B" w14:textId="3C8B982A" w:rsidR="00966D15" w:rsidRPr="00966D15" w:rsidRDefault="0058452E" w:rsidP="00966D15">
      <w:pPr>
        <w:ind w:left="720" w:hanging="720"/>
        <w:rPr>
          <w:lang w:eastAsia="x-none"/>
        </w:rPr>
      </w:pPr>
      <w:hyperlink r:id="rId2414" w:history="1">
        <w:r w:rsidR="000F2B08">
          <w:rPr>
            <w:rStyle w:val="Hyperlink"/>
            <w:lang w:eastAsia="x-none"/>
          </w:rPr>
          <w:t>R1-1806971</w:t>
        </w:r>
      </w:hyperlink>
      <w:r w:rsidR="00966D15" w:rsidRPr="00966D15">
        <w:rPr>
          <w:lang w:eastAsia="x-none"/>
        </w:rPr>
        <w:tab/>
        <w:t>Remaining details of IAB evaluation methodology</w:t>
      </w:r>
      <w:r w:rsidR="00966D15" w:rsidRPr="00966D15">
        <w:rPr>
          <w:lang w:eastAsia="x-none"/>
        </w:rPr>
        <w:tab/>
        <w:t>AT&amp;T</w:t>
      </w:r>
    </w:p>
    <w:p w14:paraId="684AE0A9" w14:textId="74A59DD9" w:rsidR="00966D15" w:rsidRPr="00966D15" w:rsidRDefault="0058452E" w:rsidP="00966D15">
      <w:pPr>
        <w:ind w:left="720" w:hanging="720"/>
        <w:rPr>
          <w:lang w:eastAsia="x-none"/>
        </w:rPr>
      </w:pPr>
      <w:hyperlink r:id="rId2415" w:history="1">
        <w:r w:rsidR="000F2B08">
          <w:rPr>
            <w:rStyle w:val="Hyperlink"/>
            <w:lang w:eastAsia="x-none"/>
          </w:rPr>
          <w:t>R1-1807224</w:t>
        </w:r>
      </w:hyperlink>
      <w:r w:rsidR="00966D15" w:rsidRPr="00966D15">
        <w:rPr>
          <w:lang w:eastAsia="x-none"/>
        </w:rPr>
        <w:tab/>
        <w:t>Duplexing options for IAB</w:t>
      </w:r>
      <w:r w:rsidR="00966D15" w:rsidRPr="00966D15">
        <w:rPr>
          <w:lang w:eastAsia="x-none"/>
        </w:rPr>
        <w:tab/>
        <w:t>Ericsson</w:t>
      </w:r>
    </w:p>
    <w:p w14:paraId="1B99957A" w14:textId="3B47246E" w:rsidR="00966D15" w:rsidRPr="00966D15" w:rsidRDefault="0058452E" w:rsidP="00966D15">
      <w:pPr>
        <w:ind w:left="720" w:hanging="720"/>
        <w:rPr>
          <w:lang w:eastAsia="x-none"/>
        </w:rPr>
      </w:pPr>
      <w:hyperlink r:id="rId2416" w:history="1">
        <w:r w:rsidR="000F2B08">
          <w:rPr>
            <w:rStyle w:val="Hyperlink"/>
            <w:lang w:eastAsia="x-none"/>
          </w:rPr>
          <w:t>R1-1807394</w:t>
        </w:r>
      </w:hyperlink>
      <w:r w:rsidR="00966D15" w:rsidRPr="00966D15">
        <w:rPr>
          <w:lang w:eastAsia="x-none"/>
        </w:rPr>
        <w:tab/>
        <w:t>Evaluation methodology for NR IAB</w:t>
      </w:r>
      <w:r w:rsidR="00966D15" w:rsidRPr="00966D15">
        <w:rPr>
          <w:lang w:eastAsia="x-none"/>
        </w:rPr>
        <w:tab/>
        <w:t>Qualcomm Incorporated</w:t>
      </w:r>
    </w:p>
    <w:p w14:paraId="6E083A3E" w14:textId="24A951D4" w:rsidR="00966D15" w:rsidRDefault="00966D15" w:rsidP="00F96D5B">
      <w:pPr>
        <w:pStyle w:val="Heading3"/>
      </w:pPr>
      <w:bookmarkStart w:id="4438" w:name="_Toc513839925"/>
      <w:bookmarkStart w:id="4439" w:name="_Toc516232687"/>
      <w:r w:rsidRPr="00966D15">
        <w:t>Other</w:t>
      </w:r>
      <w:bookmarkEnd w:id="4438"/>
      <w:bookmarkEnd w:id="4439"/>
    </w:p>
    <w:p w14:paraId="0EB4FF7F" w14:textId="31F63A37" w:rsidR="008C1C14" w:rsidRPr="008C1C14" w:rsidRDefault="008C1C14" w:rsidP="008C1C14">
      <w:pPr>
        <w:rPr>
          <w:b/>
        </w:rPr>
      </w:pPr>
      <w:r w:rsidRPr="008C1C14">
        <w:rPr>
          <w:b/>
        </w:rPr>
        <w:t>Thursday</w:t>
      </w:r>
    </w:p>
    <w:p w14:paraId="460695A3" w14:textId="77777777" w:rsidR="008C1C14" w:rsidRPr="008C1C14" w:rsidRDefault="008C1C14" w:rsidP="008C1C14">
      <w:r w:rsidRPr="00E801FE">
        <w:t>TP to capture IAB agreements to be prepared by Thomas (AT&amp;T)</w:t>
      </w:r>
    </w:p>
    <w:p w14:paraId="54ED556F" w14:textId="403FBDAE" w:rsidR="008C1C14" w:rsidRPr="00E801FE" w:rsidRDefault="00E801FE" w:rsidP="008C1C14">
      <w:pPr>
        <w:rPr>
          <w:b/>
        </w:rPr>
      </w:pPr>
      <w:r w:rsidRPr="00E801FE">
        <w:rPr>
          <w:b/>
        </w:rPr>
        <w:t>Friday</w:t>
      </w:r>
    </w:p>
    <w:p w14:paraId="685C8D48" w14:textId="49C3E0DE" w:rsidR="00E801FE" w:rsidRPr="00E801FE" w:rsidRDefault="0058452E" w:rsidP="008C1C14">
      <w:pPr>
        <w:rPr>
          <w:b/>
        </w:rPr>
      </w:pPr>
      <w:hyperlink r:id="rId2417" w:history="1">
        <w:r w:rsidR="000F2B08">
          <w:rPr>
            <w:rStyle w:val="Hyperlink"/>
            <w:b/>
            <w:highlight w:val="green"/>
          </w:rPr>
          <w:t>R1-1807850</w:t>
        </w:r>
      </w:hyperlink>
      <w:r w:rsidR="00E801FE" w:rsidRPr="00E801FE">
        <w:rPr>
          <w:b/>
        </w:rPr>
        <w:tab/>
        <w:t>TP for 38.874 capturing RAN1 agreements on IAB</w:t>
      </w:r>
      <w:r w:rsidR="00E801FE" w:rsidRPr="00E801FE">
        <w:rPr>
          <w:b/>
        </w:rPr>
        <w:tab/>
        <w:t>AT&amp;T</w:t>
      </w:r>
    </w:p>
    <w:p w14:paraId="74DBC4D4" w14:textId="78D6DB5B" w:rsidR="00E801FE" w:rsidRDefault="00E801FE" w:rsidP="00E801FE">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endorsed.</w:t>
      </w:r>
    </w:p>
    <w:p w14:paraId="1C528301" w14:textId="77777777" w:rsidR="00E801FE" w:rsidRPr="008C1C14" w:rsidRDefault="00E801FE" w:rsidP="008C1C14"/>
    <w:p w14:paraId="4CAF3CF5" w14:textId="36C3DB85" w:rsidR="00966D15" w:rsidRPr="00966D15" w:rsidRDefault="0058452E" w:rsidP="00966D15">
      <w:pPr>
        <w:ind w:left="720" w:hanging="720"/>
        <w:rPr>
          <w:lang w:eastAsia="x-none"/>
        </w:rPr>
      </w:pPr>
      <w:hyperlink r:id="rId2418" w:history="1">
        <w:r w:rsidR="000F2B08">
          <w:rPr>
            <w:rStyle w:val="Hyperlink"/>
            <w:lang w:eastAsia="x-none"/>
          </w:rPr>
          <w:t>R1-1806026</w:t>
        </w:r>
      </w:hyperlink>
      <w:r w:rsidR="00966D15" w:rsidRPr="00966D15">
        <w:rPr>
          <w:lang w:eastAsia="x-none"/>
        </w:rPr>
        <w:tab/>
        <w:t>Discussion on IAB node initial access process</w:t>
      </w:r>
      <w:r w:rsidR="00966D15" w:rsidRPr="00966D15">
        <w:rPr>
          <w:lang w:eastAsia="x-none"/>
        </w:rPr>
        <w:tab/>
        <w:t>ZTE</w:t>
      </w:r>
    </w:p>
    <w:p w14:paraId="79C25426" w14:textId="4AE9AE90" w:rsidR="00966D15" w:rsidRPr="00966D15" w:rsidRDefault="0058452E" w:rsidP="00966D15">
      <w:pPr>
        <w:ind w:left="720" w:hanging="720"/>
        <w:rPr>
          <w:lang w:eastAsia="x-none"/>
        </w:rPr>
      </w:pPr>
      <w:hyperlink r:id="rId2419" w:history="1">
        <w:r w:rsidR="000F2B08">
          <w:rPr>
            <w:rStyle w:val="Hyperlink"/>
            <w:lang w:eastAsia="x-none"/>
          </w:rPr>
          <w:t>R1-1806662</w:t>
        </w:r>
      </w:hyperlink>
      <w:r w:rsidR="00966D15" w:rsidRPr="00966D15">
        <w:rPr>
          <w:lang w:eastAsia="x-none"/>
        </w:rPr>
        <w:tab/>
        <w:t>Dynamic resource allocation between backhaul and access link</w:t>
      </w:r>
      <w:r w:rsidR="00966D15" w:rsidRPr="00966D15">
        <w:rPr>
          <w:lang w:eastAsia="x-none"/>
        </w:rPr>
        <w:tab/>
        <w:t>Nokia, Nokia Shanghai Bell</w:t>
      </w:r>
    </w:p>
    <w:p w14:paraId="2F232B25" w14:textId="7B1EE309" w:rsidR="00966D15" w:rsidRPr="00966D15" w:rsidRDefault="0058452E" w:rsidP="00966D15">
      <w:pPr>
        <w:ind w:left="720" w:hanging="720"/>
        <w:rPr>
          <w:lang w:eastAsia="x-none"/>
        </w:rPr>
      </w:pPr>
      <w:hyperlink r:id="rId2420" w:history="1">
        <w:r w:rsidR="000F2B08">
          <w:rPr>
            <w:rStyle w:val="Hyperlink"/>
            <w:lang w:eastAsia="x-none"/>
          </w:rPr>
          <w:t>R1-1806663</w:t>
        </w:r>
      </w:hyperlink>
      <w:r w:rsidR="00966D15" w:rsidRPr="00966D15">
        <w:rPr>
          <w:lang w:eastAsia="x-none"/>
        </w:rPr>
        <w:tab/>
        <w:t>Measurements for IAB</w:t>
      </w:r>
      <w:r w:rsidR="00966D15" w:rsidRPr="00966D15">
        <w:rPr>
          <w:lang w:eastAsia="x-none"/>
        </w:rPr>
        <w:tab/>
        <w:t>Nokia, Nokia Shanghai Bell</w:t>
      </w:r>
    </w:p>
    <w:p w14:paraId="733AEF4C" w14:textId="0B4390F7" w:rsidR="00966D15" w:rsidRPr="00966D15" w:rsidRDefault="0058452E" w:rsidP="00966D15">
      <w:pPr>
        <w:ind w:left="720" w:hanging="720"/>
        <w:rPr>
          <w:lang w:eastAsia="x-none"/>
        </w:rPr>
      </w:pPr>
      <w:hyperlink r:id="rId2421" w:history="1">
        <w:r w:rsidR="000F2B08">
          <w:rPr>
            <w:rStyle w:val="Hyperlink"/>
            <w:lang w:eastAsia="x-none"/>
          </w:rPr>
          <w:t>R1-1806664</w:t>
        </w:r>
      </w:hyperlink>
      <w:r w:rsidR="00966D15" w:rsidRPr="00966D15">
        <w:rPr>
          <w:lang w:eastAsia="x-none"/>
        </w:rPr>
        <w:tab/>
        <w:t>IAB Synchronization</w:t>
      </w:r>
      <w:r w:rsidR="00966D15" w:rsidRPr="00966D15">
        <w:rPr>
          <w:lang w:eastAsia="x-none"/>
        </w:rPr>
        <w:tab/>
        <w:t>Nokia, Nokia Shanghai Bell</w:t>
      </w:r>
    </w:p>
    <w:p w14:paraId="36FB340A" w14:textId="14B79E15" w:rsidR="00966D15" w:rsidRPr="00966D15" w:rsidRDefault="0058452E" w:rsidP="00966D15">
      <w:pPr>
        <w:ind w:left="720" w:hanging="720"/>
        <w:rPr>
          <w:lang w:eastAsia="x-none"/>
        </w:rPr>
      </w:pPr>
      <w:hyperlink r:id="rId2422" w:history="1">
        <w:r w:rsidR="000F2B08">
          <w:rPr>
            <w:rStyle w:val="Hyperlink"/>
            <w:lang w:eastAsia="x-none"/>
          </w:rPr>
          <w:t>R1-1806665</w:t>
        </w:r>
      </w:hyperlink>
      <w:r w:rsidR="00966D15" w:rsidRPr="00966D15">
        <w:rPr>
          <w:lang w:eastAsia="x-none"/>
        </w:rPr>
        <w:tab/>
        <w:t>On Cross-link Interference Management in IA</w:t>
      </w:r>
      <w:r w:rsidR="00966D15" w:rsidRPr="00966D15">
        <w:rPr>
          <w:lang w:eastAsia="x-none"/>
        </w:rPr>
        <w:tab/>
        <w:t>Nokia, Nokia Shanghai Bell</w:t>
      </w:r>
    </w:p>
    <w:p w14:paraId="5E08402B" w14:textId="5E47A9BC" w:rsidR="00966D15" w:rsidRPr="00966D15" w:rsidRDefault="0058452E" w:rsidP="00966D15">
      <w:pPr>
        <w:ind w:left="720" w:hanging="720"/>
        <w:rPr>
          <w:lang w:eastAsia="x-none"/>
        </w:rPr>
      </w:pPr>
      <w:hyperlink r:id="rId2423" w:history="1">
        <w:r w:rsidR="000F2B08">
          <w:rPr>
            <w:rStyle w:val="Hyperlink"/>
            <w:lang w:eastAsia="x-none"/>
          </w:rPr>
          <w:t>R1-1806833</w:t>
        </w:r>
      </w:hyperlink>
      <w:r w:rsidR="00966D15" w:rsidRPr="00966D15">
        <w:rPr>
          <w:lang w:eastAsia="x-none"/>
        </w:rPr>
        <w:tab/>
        <w:t>Utilising sidelink in IAB</w:t>
      </w:r>
      <w:r w:rsidR="00966D15" w:rsidRPr="00966D15">
        <w:rPr>
          <w:lang w:eastAsia="x-none"/>
        </w:rPr>
        <w:tab/>
        <w:t>OPPO</w:t>
      </w:r>
    </w:p>
    <w:p w14:paraId="7D9297F8" w14:textId="16447BAE" w:rsidR="00966D15" w:rsidRPr="00966D15" w:rsidRDefault="0058452E" w:rsidP="00966D15">
      <w:pPr>
        <w:ind w:left="720" w:hanging="720"/>
        <w:rPr>
          <w:lang w:eastAsia="x-none"/>
        </w:rPr>
      </w:pPr>
      <w:hyperlink r:id="rId2424" w:history="1">
        <w:r w:rsidR="000F2B08">
          <w:rPr>
            <w:rStyle w:val="Hyperlink"/>
            <w:lang w:eastAsia="x-none"/>
          </w:rPr>
          <w:t>R1-1806907</w:t>
        </w:r>
      </w:hyperlink>
      <w:r w:rsidR="00966D15" w:rsidRPr="00966D15">
        <w:rPr>
          <w:lang w:eastAsia="x-none"/>
        </w:rPr>
        <w:tab/>
        <w:t>On the performance of IAB solutions</w:t>
      </w:r>
      <w:r w:rsidR="00966D15" w:rsidRPr="00966D15">
        <w:rPr>
          <w:lang w:eastAsia="x-none"/>
        </w:rPr>
        <w:tab/>
        <w:t>Huawei, HiSilicon</w:t>
      </w:r>
    </w:p>
    <w:p w14:paraId="7BDD09F0" w14:textId="7AB9F61C" w:rsidR="00966D15" w:rsidRPr="00966D15" w:rsidRDefault="0058452E" w:rsidP="00966D15">
      <w:pPr>
        <w:ind w:left="720" w:hanging="720"/>
        <w:rPr>
          <w:lang w:eastAsia="x-none"/>
        </w:rPr>
      </w:pPr>
      <w:hyperlink r:id="rId2425" w:history="1">
        <w:r w:rsidR="000F2B08">
          <w:rPr>
            <w:rStyle w:val="Hyperlink"/>
            <w:lang w:eastAsia="x-none"/>
          </w:rPr>
          <w:t>R1-1806972</w:t>
        </w:r>
      </w:hyperlink>
      <w:r w:rsidR="00966D15" w:rsidRPr="00966D15">
        <w:rPr>
          <w:lang w:eastAsia="x-none"/>
        </w:rPr>
        <w:tab/>
        <w:t>System level simulation results of IAB</w:t>
      </w:r>
      <w:r w:rsidR="00966D15" w:rsidRPr="00966D15">
        <w:rPr>
          <w:lang w:eastAsia="x-none"/>
        </w:rPr>
        <w:tab/>
        <w:t>AT&amp;T</w:t>
      </w:r>
    </w:p>
    <w:p w14:paraId="69D33E56" w14:textId="5CB495EF" w:rsidR="00966D15" w:rsidRPr="00966D15" w:rsidRDefault="0058452E" w:rsidP="00966D15">
      <w:pPr>
        <w:ind w:left="720" w:hanging="720"/>
        <w:rPr>
          <w:lang w:eastAsia="x-none"/>
        </w:rPr>
      </w:pPr>
      <w:hyperlink r:id="rId2426" w:history="1">
        <w:r w:rsidR="000F2B08">
          <w:rPr>
            <w:rStyle w:val="Hyperlink"/>
            <w:lang w:eastAsia="x-none"/>
          </w:rPr>
          <w:t>R1-1807226</w:t>
        </w:r>
      </w:hyperlink>
      <w:r w:rsidR="00966D15" w:rsidRPr="00966D15">
        <w:rPr>
          <w:lang w:eastAsia="x-none"/>
        </w:rPr>
        <w:tab/>
        <w:t>Node failure in AB half duplexing</w:t>
      </w:r>
      <w:r w:rsidR="00966D15" w:rsidRPr="00966D15">
        <w:rPr>
          <w:lang w:eastAsia="x-none"/>
        </w:rPr>
        <w:tab/>
        <w:t>Nanjing Ericsson Panda Com Ltd</w:t>
      </w:r>
    </w:p>
    <w:p w14:paraId="680B56B6" w14:textId="034FD0EA" w:rsidR="00966D15" w:rsidRPr="00966D15" w:rsidRDefault="0058452E" w:rsidP="00966D15">
      <w:pPr>
        <w:ind w:left="720" w:hanging="720"/>
        <w:rPr>
          <w:lang w:eastAsia="x-none"/>
        </w:rPr>
      </w:pPr>
      <w:hyperlink r:id="rId2427" w:history="1">
        <w:r w:rsidR="000F2B08">
          <w:rPr>
            <w:rStyle w:val="Hyperlink"/>
            <w:lang w:eastAsia="x-none"/>
          </w:rPr>
          <w:t>R1-1807227</w:t>
        </w:r>
      </w:hyperlink>
      <w:r w:rsidR="00966D15" w:rsidRPr="00966D15">
        <w:rPr>
          <w:lang w:eastAsia="x-none"/>
        </w:rPr>
        <w:tab/>
        <w:t>Interference overview of IAB architecture</w:t>
      </w:r>
      <w:r w:rsidR="00966D15" w:rsidRPr="00966D15">
        <w:rPr>
          <w:lang w:eastAsia="x-none"/>
        </w:rPr>
        <w:tab/>
        <w:t>Ericsson</w:t>
      </w:r>
    </w:p>
    <w:p w14:paraId="160A6C6C" w14:textId="022EAF0F" w:rsidR="00966D15" w:rsidRPr="00966D15" w:rsidRDefault="0058452E" w:rsidP="00966D15">
      <w:pPr>
        <w:ind w:left="720" w:hanging="720"/>
        <w:rPr>
          <w:lang w:eastAsia="x-none"/>
        </w:rPr>
      </w:pPr>
      <w:hyperlink r:id="rId2428" w:history="1">
        <w:r w:rsidR="000F2B08">
          <w:rPr>
            <w:rStyle w:val="Hyperlink"/>
            <w:lang w:eastAsia="x-none"/>
          </w:rPr>
          <w:t>R1-1807395</w:t>
        </w:r>
      </w:hyperlink>
      <w:r w:rsidR="00966D15" w:rsidRPr="00966D15">
        <w:rPr>
          <w:lang w:eastAsia="x-none"/>
        </w:rPr>
        <w:tab/>
        <w:t>Inter-IAB-node discovery</w:t>
      </w:r>
      <w:r w:rsidR="00966D15" w:rsidRPr="00966D15">
        <w:rPr>
          <w:lang w:eastAsia="x-none"/>
        </w:rPr>
        <w:tab/>
        <w:t>Qualcomm Incorporated</w:t>
      </w:r>
    </w:p>
    <w:p w14:paraId="28EE18B8" w14:textId="5ADD3755" w:rsidR="00966D15" w:rsidRPr="00966D15" w:rsidRDefault="0058452E" w:rsidP="00966D15">
      <w:pPr>
        <w:ind w:left="720" w:hanging="720"/>
        <w:rPr>
          <w:lang w:eastAsia="x-none"/>
        </w:rPr>
      </w:pPr>
      <w:hyperlink r:id="rId2429" w:history="1">
        <w:r w:rsidR="000F2B08">
          <w:rPr>
            <w:rStyle w:val="Hyperlink"/>
            <w:lang w:eastAsia="x-none"/>
          </w:rPr>
          <w:t>R1-1807396</w:t>
        </w:r>
      </w:hyperlink>
      <w:r w:rsidR="00966D15" w:rsidRPr="00966D15">
        <w:rPr>
          <w:lang w:eastAsia="x-none"/>
        </w:rPr>
        <w:tab/>
        <w:t>Network synchronization for multi-hop IAB</w:t>
      </w:r>
      <w:r w:rsidR="00966D15" w:rsidRPr="00966D15">
        <w:rPr>
          <w:lang w:eastAsia="x-none"/>
        </w:rPr>
        <w:tab/>
        <w:t>Qualcomm Incorporated</w:t>
      </w:r>
    </w:p>
    <w:p w14:paraId="51370822" w14:textId="413ADD8C" w:rsidR="00966D15" w:rsidRPr="00966D15" w:rsidRDefault="0058452E" w:rsidP="00966D15">
      <w:pPr>
        <w:ind w:left="720" w:hanging="720"/>
        <w:rPr>
          <w:lang w:eastAsia="x-none"/>
        </w:rPr>
      </w:pPr>
      <w:hyperlink r:id="rId2430" w:history="1">
        <w:r w:rsidR="000F2B08">
          <w:rPr>
            <w:rStyle w:val="Hyperlink"/>
            <w:lang w:eastAsia="x-none"/>
          </w:rPr>
          <w:t>R1-1807398</w:t>
        </w:r>
      </w:hyperlink>
      <w:r w:rsidR="00966D15" w:rsidRPr="00966D15">
        <w:rPr>
          <w:lang w:eastAsia="x-none"/>
        </w:rPr>
        <w:tab/>
        <w:t>Inter-IAB-node discovery</w:t>
      </w:r>
      <w:r w:rsidR="00966D15" w:rsidRPr="00966D15">
        <w:rPr>
          <w:lang w:eastAsia="x-none"/>
        </w:rPr>
        <w:tab/>
        <w:t>Qualcomm Incorporated</w:t>
      </w:r>
    </w:p>
    <w:p w14:paraId="473FF085" w14:textId="33A234F6" w:rsidR="00966D15" w:rsidRPr="00966D15" w:rsidRDefault="0058452E" w:rsidP="00966D15">
      <w:pPr>
        <w:ind w:left="720" w:hanging="720"/>
        <w:rPr>
          <w:lang w:eastAsia="x-none"/>
        </w:rPr>
      </w:pPr>
      <w:hyperlink r:id="rId2431" w:history="1">
        <w:r w:rsidR="000F2B08">
          <w:rPr>
            <w:rStyle w:val="Hyperlink"/>
            <w:lang w:eastAsia="x-none"/>
          </w:rPr>
          <w:t>R1-1807399</w:t>
        </w:r>
      </w:hyperlink>
      <w:r w:rsidR="00966D15" w:rsidRPr="00966D15">
        <w:rPr>
          <w:lang w:eastAsia="x-none"/>
        </w:rPr>
        <w:tab/>
        <w:t>Network synchronization for multi-hop IAB</w:t>
      </w:r>
      <w:r w:rsidR="00966D15" w:rsidRPr="00966D15">
        <w:rPr>
          <w:lang w:eastAsia="x-none"/>
        </w:rPr>
        <w:tab/>
        <w:t>Qualcomm Incorporated</w:t>
      </w:r>
    </w:p>
    <w:p w14:paraId="7AFAF4EE" w14:textId="77777777" w:rsidR="00966D15" w:rsidRPr="00966D15" w:rsidRDefault="00966D15" w:rsidP="00836A67">
      <w:pPr>
        <w:pStyle w:val="Heading2"/>
      </w:pPr>
      <w:bookmarkStart w:id="4440" w:name="_Toc513839926"/>
      <w:bookmarkStart w:id="4441" w:name="_Toc516232688"/>
      <w:r w:rsidRPr="00966D15">
        <w:t>Study on Self Evaluation towards IMT-2020 Submission</w:t>
      </w:r>
      <w:bookmarkEnd w:id="4440"/>
      <w:bookmarkEnd w:id="4441"/>
    </w:p>
    <w:p w14:paraId="08934DC5" w14:textId="6CDEF28F" w:rsidR="00966D15" w:rsidRDefault="00966D15" w:rsidP="003977DC">
      <w:pPr>
        <w:pStyle w:val="Heading3"/>
      </w:pPr>
      <w:bookmarkStart w:id="4442" w:name="_Toc513839927"/>
      <w:bookmarkStart w:id="4443" w:name="_Toc516232689"/>
      <w:r w:rsidRPr="00966D15">
        <w:t>Evaluation methodology</w:t>
      </w:r>
      <w:bookmarkEnd w:id="4442"/>
      <w:bookmarkEnd w:id="4443"/>
    </w:p>
    <w:p w14:paraId="400C4366" w14:textId="3B125B6E" w:rsidR="003977DC" w:rsidRPr="003977DC" w:rsidRDefault="0058452E" w:rsidP="003977DC">
      <w:pPr>
        <w:rPr>
          <w:b/>
        </w:rPr>
      </w:pPr>
      <w:hyperlink r:id="rId2432" w:history="1">
        <w:r w:rsidR="000F2B08">
          <w:rPr>
            <w:rStyle w:val="Hyperlink"/>
            <w:b/>
          </w:rPr>
          <w:t>R1-1807758</w:t>
        </w:r>
      </w:hyperlink>
      <w:r w:rsidR="003977DC" w:rsidRPr="003977DC">
        <w:rPr>
          <w:b/>
        </w:rPr>
        <w:tab/>
        <w:t>Summary on offline discussion on eMBB evaluation method and parameters for IMT-2020 self-evaluation</w:t>
      </w:r>
      <w:r w:rsidR="003977DC" w:rsidRPr="003977DC">
        <w:rPr>
          <w:b/>
        </w:rPr>
        <w:tab/>
        <w:t>Huawei</w:t>
      </w:r>
    </w:p>
    <w:p w14:paraId="7ECBAC2B" w14:textId="3FD02585" w:rsidR="003977DC" w:rsidRDefault="003977DC" w:rsidP="003977DC">
      <w:pPr>
        <w:ind w:left="720" w:hanging="720"/>
        <w:rPr>
          <w:rFonts w:ascii="Times New Roman" w:hAnsi="Times New Roman"/>
          <w:szCs w:val="20"/>
        </w:rPr>
      </w:pPr>
      <w:r>
        <w:rPr>
          <w:rFonts w:ascii="Times New Roman" w:hAnsi="Times New Roman"/>
          <w:b/>
          <w:szCs w:val="20"/>
        </w:rPr>
        <w:t>D</w:t>
      </w:r>
      <w:r w:rsidRPr="00777035">
        <w:rPr>
          <w:rFonts w:ascii="Times New Roman" w:hAnsi="Times New Roman"/>
          <w:b/>
          <w:szCs w:val="20"/>
        </w:rPr>
        <w:t xml:space="preserve">ecision: </w:t>
      </w:r>
      <w:r w:rsidRPr="00777035">
        <w:rPr>
          <w:rFonts w:ascii="Times New Roman" w:hAnsi="Times New Roman"/>
          <w:szCs w:val="20"/>
        </w:rPr>
        <w:t xml:space="preserve">The </w:t>
      </w:r>
      <w:r>
        <w:rPr>
          <w:rFonts w:ascii="Times New Roman" w:hAnsi="Times New Roman"/>
          <w:szCs w:val="20"/>
        </w:rPr>
        <w:t>document is noted.</w:t>
      </w:r>
    </w:p>
    <w:p w14:paraId="536DA39C" w14:textId="15E93345" w:rsidR="003977DC" w:rsidRDefault="003977DC" w:rsidP="003977DC"/>
    <w:p w14:paraId="5ACF8FA0" w14:textId="0ED1A1C8" w:rsidR="008C1C14" w:rsidRPr="008C1C14" w:rsidRDefault="008C1C14" w:rsidP="008C1C14">
      <w:pPr>
        <w:ind w:left="720" w:hanging="720"/>
        <w:rPr>
          <w:lang w:eastAsia="x-none"/>
        </w:rPr>
      </w:pPr>
      <w:r w:rsidRPr="008C1C14">
        <w:rPr>
          <w:highlight w:val="green"/>
          <w:lang w:eastAsia="x-none"/>
        </w:rPr>
        <w:t>Agreement</w:t>
      </w:r>
      <w:r w:rsidRPr="008C1C14">
        <w:rPr>
          <w:lang w:eastAsia="x-none"/>
        </w:rPr>
        <w:t>:</w:t>
      </w:r>
      <w:r>
        <w:rPr>
          <w:lang w:eastAsia="x-none"/>
        </w:rPr>
        <w:t xml:space="preserve"> </w:t>
      </w:r>
      <w:r w:rsidRPr="008C1C14">
        <w:rPr>
          <w:lang w:eastAsia="x-none"/>
        </w:rPr>
        <w:t xml:space="preserve">The proposals in Section 2 of </w:t>
      </w:r>
      <w:hyperlink r:id="rId2433" w:history="1">
        <w:r w:rsidR="000F2B08">
          <w:rPr>
            <w:rStyle w:val="Hyperlink"/>
            <w:lang w:eastAsia="x-none"/>
          </w:rPr>
          <w:t>R1-1807758</w:t>
        </w:r>
      </w:hyperlink>
      <w:r w:rsidRPr="008C1C14">
        <w:rPr>
          <w:lang w:eastAsia="x-none"/>
        </w:rPr>
        <w:t xml:space="preserve"> are agreed.</w:t>
      </w:r>
    </w:p>
    <w:p w14:paraId="2E609C2F" w14:textId="77777777" w:rsidR="008C1C14" w:rsidRDefault="008C1C14" w:rsidP="003977DC"/>
    <w:p w14:paraId="348AC236" w14:textId="4F38D5EF" w:rsidR="008C1C14" w:rsidRPr="003977DC" w:rsidRDefault="0058452E" w:rsidP="008C1C14">
      <w:pPr>
        <w:rPr>
          <w:b/>
        </w:rPr>
      </w:pPr>
      <w:hyperlink r:id="rId2434" w:history="1">
        <w:r w:rsidR="000F2B08">
          <w:rPr>
            <w:rStyle w:val="Hyperlink"/>
            <w:b/>
          </w:rPr>
          <w:t>R1-1807759</w:t>
        </w:r>
      </w:hyperlink>
      <w:r w:rsidR="008C1C14" w:rsidRPr="003977DC">
        <w:rPr>
          <w:b/>
        </w:rPr>
        <w:tab/>
        <w:t>Summary on offline discussion on mMTC evaluation method and parameters for IMT-2020 self-evaluation</w:t>
      </w:r>
      <w:r w:rsidR="008C1C14" w:rsidRPr="003977DC">
        <w:rPr>
          <w:b/>
        </w:rPr>
        <w:tab/>
        <w:t>Huawei</w:t>
      </w:r>
    </w:p>
    <w:p w14:paraId="4A496E74" w14:textId="77777777" w:rsidR="008C1C14" w:rsidRDefault="008C1C14" w:rsidP="008C1C14">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196CAF6D" w14:textId="76266A04" w:rsidR="003977DC" w:rsidRDefault="003977DC" w:rsidP="003977DC"/>
    <w:p w14:paraId="1F8D5AE1" w14:textId="782EB11E" w:rsidR="008C1C14" w:rsidRPr="008C1C14" w:rsidRDefault="008C1C14" w:rsidP="008C1C14">
      <w:pPr>
        <w:ind w:left="720" w:hanging="720"/>
        <w:rPr>
          <w:lang w:eastAsia="x-none"/>
        </w:rPr>
      </w:pPr>
      <w:r w:rsidRPr="008C1C14">
        <w:rPr>
          <w:highlight w:val="green"/>
          <w:lang w:eastAsia="x-none"/>
        </w:rPr>
        <w:t>Agreement</w:t>
      </w:r>
      <w:r w:rsidRPr="008C1C14">
        <w:rPr>
          <w:lang w:eastAsia="x-none"/>
        </w:rPr>
        <w:t>:</w:t>
      </w:r>
      <w:r>
        <w:rPr>
          <w:lang w:eastAsia="x-none"/>
        </w:rPr>
        <w:t xml:space="preserve"> </w:t>
      </w:r>
      <w:r w:rsidRPr="008C1C14">
        <w:rPr>
          <w:lang w:eastAsia="x-none"/>
        </w:rPr>
        <w:t xml:space="preserve">The proposals in Section 2 of </w:t>
      </w:r>
      <w:hyperlink r:id="rId2435" w:history="1">
        <w:r w:rsidR="000F2B08">
          <w:rPr>
            <w:rStyle w:val="Hyperlink"/>
            <w:lang w:eastAsia="x-none"/>
          </w:rPr>
          <w:t>R1-1807759</w:t>
        </w:r>
      </w:hyperlink>
      <w:r w:rsidRPr="008C1C14">
        <w:rPr>
          <w:lang w:eastAsia="x-none"/>
        </w:rPr>
        <w:t xml:space="preserve"> are agreed.</w:t>
      </w:r>
    </w:p>
    <w:p w14:paraId="3ABE24CC" w14:textId="77777777" w:rsidR="008C1C14" w:rsidRDefault="008C1C14" w:rsidP="003977DC"/>
    <w:p w14:paraId="1CCF94EA" w14:textId="676953B9" w:rsidR="008C1C14" w:rsidRPr="003977DC" w:rsidRDefault="0058452E" w:rsidP="008C1C14">
      <w:pPr>
        <w:rPr>
          <w:b/>
        </w:rPr>
      </w:pPr>
      <w:hyperlink r:id="rId2436" w:history="1">
        <w:r w:rsidR="000F2B08">
          <w:rPr>
            <w:rStyle w:val="Hyperlink"/>
            <w:b/>
          </w:rPr>
          <w:t>R1-1807760</w:t>
        </w:r>
      </w:hyperlink>
      <w:r w:rsidR="008C1C14" w:rsidRPr="003977DC">
        <w:rPr>
          <w:b/>
        </w:rPr>
        <w:tab/>
        <w:t>Summary on offline discussion on URLLC evaluation method and parameters for IMT-2020 self-evaluation</w:t>
      </w:r>
      <w:r w:rsidR="008C1C14" w:rsidRPr="003977DC">
        <w:rPr>
          <w:b/>
        </w:rPr>
        <w:tab/>
        <w:t>Huawei</w:t>
      </w:r>
    </w:p>
    <w:p w14:paraId="629095E5" w14:textId="77777777" w:rsidR="008C1C14" w:rsidRPr="003977DC" w:rsidRDefault="008C1C14" w:rsidP="008C1C14">
      <w:pPr>
        <w:ind w:left="720" w:hanging="720"/>
        <w:rPr>
          <w:rFonts w:ascii="Times New Roman" w:hAnsi="Times New Roman"/>
          <w:szCs w:val="20"/>
        </w:rPr>
      </w:pPr>
      <w:r w:rsidRPr="00777035">
        <w:rPr>
          <w:rFonts w:ascii="Times New Roman" w:hAnsi="Times New Roman"/>
          <w:b/>
          <w:szCs w:val="20"/>
        </w:rPr>
        <w:t>D</w:t>
      </w:r>
      <w:r>
        <w:rPr>
          <w:rFonts w:ascii="Times New Roman" w:hAnsi="Times New Roman"/>
          <w:b/>
          <w:szCs w:val="20"/>
        </w:rPr>
        <w:t xml:space="preserve">iscussion: </w:t>
      </w:r>
      <w:r w:rsidRPr="003977DC">
        <w:rPr>
          <w:rFonts w:ascii="Times New Roman" w:hAnsi="Times New Roman"/>
          <w:szCs w:val="20"/>
        </w:rPr>
        <w:t>CATT requested more time for reviewing and checking</w:t>
      </w:r>
    </w:p>
    <w:p w14:paraId="5FD35791" w14:textId="77777777" w:rsidR="008C1C14" w:rsidRDefault="008C1C14" w:rsidP="008C1C14">
      <w:pPr>
        <w:ind w:left="720" w:hanging="720"/>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w:t>
      </w:r>
      <w:r>
        <w:rPr>
          <w:rFonts w:ascii="Times New Roman" w:hAnsi="Times New Roman"/>
          <w:szCs w:val="20"/>
        </w:rPr>
        <w:t>document is noted.</w:t>
      </w:r>
    </w:p>
    <w:p w14:paraId="5FEC2529" w14:textId="5511775A" w:rsidR="008C1C14" w:rsidRPr="008C1C14" w:rsidRDefault="008C1C14" w:rsidP="008C1C14">
      <w:pPr>
        <w:ind w:left="720" w:hanging="720"/>
        <w:rPr>
          <w:lang w:eastAsia="x-none"/>
        </w:rPr>
      </w:pPr>
    </w:p>
    <w:p w14:paraId="5AD907D4" w14:textId="2D1B75A1" w:rsidR="008C1C14" w:rsidRPr="008C1C14" w:rsidRDefault="008C1C14" w:rsidP="008C1C14">
      <w:pPr>
        <w:ind w:left="720" w:hanging="720"/>
        <w:rPr>
          <w:szCs w:val="20"/>
          <w:lang w:eastAsia="x-none"/>
        </w:rPr>
      </w:pPr>
      <w:r w:rsidRPr="008C1C14">
        <w:rPr>
          <w:szCs w:val="20"/>
          <w:highlight w:val="green"/>
          <w:lang w:eastAsia="x-none"/>
        </w:rPr>
        <w:t>Agreement</w:t>
      </w:r>
      <w:r w:rsidRPr="008C1C14">
        <w:rPr>
          <w:szCs w:val="20"/>
          <w:lang w:eastAsia="x-none"/>
        </w:rPr>
        <w:t xml:space="preserve">: The proposals in Section 2 of </w:t>
      </w:r>
      <w:hyperlink r:id="rId2437" w:history="1">
        <w:r w:rsidR="000F2B08">
          <w:rPr>
            <w:rStyle w:val="Hyperlink"/>
            <w:szCs w:val="20"/>
            <w:lang w:eastAsia="x-none"/>
          </w:rPr>
          <w:t>R1-1807760</w:t>
        </w:r>
      </w:hyperlink>
      <w:r w:rsidRPr="008C1C14">
        <w:rPr>
          <w:szCs w:val="20"/>
          <w:lang w:eastAsia="x-none"/>
        </w:rPr>
        <w:t xml:space="preserve"> are agreed with the following update:</w:t>
      </w:r>
    </w:p>
    <w:p w14:paraId="530E43F6" w14:textId="77777777" w:rsidR="008C1C14" w:rsidRPr="008C1C14" w:rsidRDefault="008C1C14" w:rsidP="00613418">
      <w:pPr>
        <w:pStyle w:val="ListParagraph"/>
        <w:numPr>
          <w:ilvl w:val="0"/>
          <w:numId w:val="156"/>
        </w:numPr>
        <w:rPr>
          <w:b/>
        </w:rPr>
      </w:pPr>
      <w:r w:rsidRPr="008C1C14">
        <w:rPr>
          <w:lang w:eastAsia="zh-CN"/>
        </w:rPr>
        <w:t xml:space="preserve">“…pre-processing SINR is </w:t>
      </w:r>
      <w:r w:rsidRPr="008C1C14">
        <w:rPr>
          <w:color w:val="FF0000"/>
          <w:u w:val="single"/>
          <w:lang w:eastAsia="zh-CN"/>
        </w:rPr>
        <w:t>encouraged to be</w:t>
      </w:r>
      <w:r w:rsidRPr="008C1C14">
        <w:rPr>
          <w:lang w:eastAsia="zh-CN"/>
        </w:rPr>
        <w:t xml:space="preserve"> used in system….”</w:t>
      </w:r>
    </w:p>
    <w:p w14:paraId="2C08A283" w14:textId="77777777" w:rsidR="008C1C14" w:rsidRPr="003977DC" w:rsidRDefault="008C1C14" w:rsidP="003977DC"/>
    <w:p w14:paraId="161B230F" w14:textId="5FCF5EBB" w:rsidR="00966D15" w:rsidRPr="00966D15" w:rsidRDefault="0058452E" w:rsidP="00966D15">
      <w:pPr>
        <w:ind w:left="1440" w:hanging="1440"/>
        <w:rPr>
          <w:lang w:eastAsia="x-none"/>
        </w:rPr>
      </w:pPr>
      <w:hyperlink r:id="rId2438" w:history="1">
        <w:r w:rsidR="000F2B08">
          <w:rPr>
            <w:rStyle w:val="Hyperlink"/>
            <w:lang w:eastAsia="x-none"/>
          </w:rPr>
          <w:t>R1-1805926</w:t>
        </w:r>
      </w:hyperlink>
      <w:r w:rsidR="00966D15" w:rsidRPr="00966D15">
        <w:rPr>
          <w:lang w:eastAsia="x-none"/>
        </w:rPr>
        <w:tab/>
        <w:t>Consideration on evaluation features and parameters for IMT-2020 self evaluation</w:t>
      </w:r>
      <w:r w:rsidR="00966D15" w:rsidRPr="00966D15">
        <w:rPr>
          <w:lang w:eastAsia="x-none"/>
        </w:rPr>
        <w:tab/>
        <w:t>Huawei, HiSilicon</w:t>
      </w:r>
    </w:p>
    <w:p w14:paraId="2A1CBB89" w14:textId="28A9A2FA" w:rsidR="00966D15" w:rsidRPr="00966D15" w:rsidRDefault="0058452E" w:rsidP="00966D15">
      <w:pPr>
        <w:ind w:left="720" w:hanging="720"/>
        <w:rPr>
          <w:lang w:eastAsia="x-none"/>
        </w:rPr>
      </w:pPr>
      <w:hyperlink r:id="rId2439" w:history="1">
        <w:r w:rsidR="000F2B08">
          <w:rPr>
            <w:rStyle w:val="Hyperlink"/>
            <w:lang w:eastAsia="x-none"/>
          </w:rPr>
          <w:t>R1-1806118</w:t>
        </w:r>
      </w:hyperlink>
      <w:r w:rsidR="00966D15" w:rsidRPr="00966D15">
        <w:rPr>
          <w:lang w:eastAsia="x-none"/>
        </w:rPr>
        <w:tab/>
        <w:t>Consideration on Evaluation methodology of IMT-2020 self-evaluation</w:t>
      </w:r>
      <w:r w:rsidR="00966D15" w:rsidRPr="00966D15">
        <w:rPr>
          <w:lang w:eastAsia="x-none"/>
        </w:rPr>
        <w:tab/>
        <w:t>ZTE</w:t>
      </w:r>
    </w:p>
    <w:p w14:paraId="2B533C61" w14:textId="03AD3D4B" w:rsidR="00966D15" w:rsidRPr="00966D15" w:rsidRDefault="0058452E" w:rsidP="00966D15">
      <w:pPr>
        <w:ind w:left="720" w:hanging="720"/>
        <w:rPr>
          <w:lang w:eastAsia="x-none"/>
        </w:rPr>
      </w:pPr>
      <w:hyperlink r:id="rId2440" w:history="1">
        <w:r w:rsidR="000F2B08">
          <w:rPr>
            <w:rStyle w:val="Hyperlink"/>
            <w:lang w:eastAsia="x-none"/>
          </w:rPr>
          <w:t>R1-1806322</w:t>
        </w:r>
      </w:hyperlink>
      <w:r w:rsidR="00966D15" w:rsidRPr="00966D15">
        <w:rPr>
          <w:lang w:eastAsia="x-none"/>
        </w:rPr>
        <w:tab/>
        <w:t>Discussions on evaluation methodology for self-evaluation</w:t>
      </w:r>
      <w:r w:rsidR="00966D15" w:rsidRPr="00966D15">
        <w:rPr>
          <w:lang w:eastAsia="x-none"/>
        </w:rPr>
        <w:tab/>
        <w:t>CATT</w:t>
      </w:r>
    </w:p>
    <w:p w14:paraId="33402543" w14:textId="797CCCDC" w:rsidR="00966D15" w:rsidRPr="00966D15" w:rsidRDefault="0058452E" w:rsidP="00966D15">
      <w:pPr>
        <w:ind w:left="720" w:hanging="720"/>
        <w:rPr>
          <w:lang w:eastAsia="x-none"/>
        </w:rPr>
      </w:pPr>
      <w:hyperlink r:id="rId2441" w:history="1">
        <w:r w:rsidR="000F2B08">
          <w:rPr>
            <w:rStyle w:val="Hyperlink"/>
            <w:lang w:eastAsia="x-none"/>
          </w:rPr>
          <w:t>R1-1806430</w:t>
        </w:r>
      </w:hyperlink>
      <w:r w:rsidR="00966D15" w:rsidRPr="00966D15">
        <w:rPr>
          <w:lang w:eastAsia="x-none"/>
        </w:rPr>
        <w:tab/>
        <w:t>On IMT-2020 Evaluation methodology</w:t>
      </w:r>
      <w:r w:rsidR="00966D15" w:rsidRPr="00966D15">
        <w:rPr>
          <w:lang w:eastAsia="x-none"/>
        </w:rPr>
        <w:tab/>
        <w:t>Ericsson</w:t>
      </w:r>
    </w:p>
    <w:p w14:paraId="3EE254E1" w14:textId="00E2E795" w:rsidR="00966D15" w:rsidRPr="00966D15" w:rsidRDefault="0058452E" w:rsidP="00966D15">
      <w:pPr>
        <w:ind w:left="720" w:hanging="720"/>
        <w:rPr>
          <w:lang w:eastAsia="x-none"/>
        </w:rPr>
      </w:pPr>
      <w:hyperlink r:id="rId2442" w:history="1">
        <w:r w:rsidR="000F2B08">
          <w:rPr>
            <w:rStyle w:val="Hyperlink"/>
            <w:lang w:eastAsia="x-none"/>
          </w:rPr>
          <w:t>R1-1806553</w:t>
        </w:r>
      </w:hyperlink>
      <w:r w:rsidR="00966D15" w:rsidRPr="00966D15">
        <w:rPr>
          <w:lang w:eastAsia="x-none"/>
        </w:rPr>
        <w:tab/>
        <w:t>On the IMT-2020 self-evaluation performance metrics and evaluation methods</w:t>
      </w:r>
      <w:r w:rsidR="00966D15" w:rsidRPr="00966D15">
        <w:rPr>
          <w:lang w:eastAsia="x-none"/>
        </w:rPr>
        <w:tab/>
        <w:t>Intel Corporation</w:t>
      </w:r>
    </w:p>
    <w:p w14:paraId="0BDF17E7" w14:textId="677A41FC" w:rsidR="00966D15" w:rsidRPr="00966D15" w:rsidRDefault="0058452E" w:rsidP="00966D15">
      <w:pPr>
        <w:ind w:left="720" w:hanging="720"/>
        <w:rPr>
          <w:lang w:eastAsia="x-none"/>
        </w:rPr>
      </w:pPr>
      <w:hyperlink r:id="rId2443" w:history="1">
        <w:r w:rsidR="000F2B08">
          <w:rPr>
            <w:rStyle w:val="Hyperlink"/>
            <w:lang w:eastAsia="x-none"/>
          </w:rPr>
          <w:t>R1-1806767</w:t>
        </w:r>
      </w:hyperlink>
      <w:r w:rsidR="00966D15" w:rsidRPr="00966D15">
        <w:rPr>
          <w:lang w:eastAsia="x-none"/>
        </w:rPr>
        <w:tab/>
        <w:t>Evaluation methodology for IMT-2020 submission</w:t>
      </w:r>
      <w:r w:rsidR="00966D15" w:rsidRPr="00966D15">
        <w:rPr>
          <w:lang w:eastAsia="x-none"/>
        </w:rPr>
        <w:tab/>
        <w:t>Samsung</w:t>
      </w:r>
    </w:p>
    <w:p w14:paraId="08A4BC6F" w14:textId="776A8B28" w:rsidR="00966D15" w:rsidRPr="00966D15" w:rsidRDefault="0058452E" w:rsidP="00966D15">
      <w:pPr>
        <w:ind w:left="720" w:hanging="720"/>
        <w:rPr>
          <w:lang w:eastAsia="x-none"/>
        </w:rPr>
      </w:pPr>
      <w:hyperlink r:id="rId2444" w:history="1">
        <w:r w:rsidR="000F2B08">
          <w:rPr>
            <w:rStyle w:val="Hyperlink"/>
            <w:lang w:eastAsia="x-none"/>
          </w:rPr>
          <w:t>R1-1806865</w:t>
        </w:r>
      </w:hyperlink>
      <w:r w:rsidR="00966D15" w:rsidRPr="00966D15">
        <w:rPr>
          <w:lang w:eastAsia="x-none"/>
        </w:rPr>
        <w:tab/>
        <w:t>Consideration on mobility evaluation method</w:t>
      </w:r>
      <w:r w:rsidR="00966D15" w:rsidRPr="00966D15">
        <w:rPr>
          <w:lang w:eastAsia="x-none"/>
        </w:rPr>
        <w:tab/>
        <w:t>OPPO</w:t>
      </w:r>
    </w:p>
    <w:p w14:paraId="32DD94B0" w14:textId="4E203EAC" w:rsidR="00966D15" w:rsidRPr="00966D15" w:rsidRDefault="0058452E" w:rsidP="00966D15">
      <w:pPr>
        <w:ind w:left="720" w:hanging="720"/>
        <w:rPr>
          <w:lang w:eastAsia="x-none"/>
        </w:rPr>
      </w:pPr>
      <w:hyperlink r:id="rId2445" w:history="1">
        <w:r w:rsidR="000F2B08">
          <w:rPr>
            <w:rStyle w:val="Hyperlink"/>
            <w:lang w:eastAsia="x-none"/>
          </w:rPr>
          <w:t>R1-1807283</w:t>
        </w:r>
      </w:hyperlink>
      <w:r w:rsidR="00966D15" w:rsidRPr="00966D15">
        <w:rPr>
          <w:lang w:eastAsia="x-none"/>
        </w:rPr>
        <w:tab/>
        <w:t>On Evaluation of the Mobility Parameter for IMT-2020</w:t>
      </w:r>
      <w:r w:rsidR="00966D15" w:rsidRPr="00966D15">
        <w:rPr>
          <w:lang w:eastAsia="x-none"/>
        </w:rPr>
        <w:tab/>
        <w:t>Nokia, Nokia Shanghai Bell</w:t>
      </w:r>
    </w:p>
    <w:p w14:paraId="799DFDC6" w14:textId="6885E181" w:rsidR="00966D15" w:rsidRPr="00966D15" w:rsidRDefault="00966D15" w:rsidP="003977DC">
      <w:pPr>
        <w:pStyle w:val="Heading3"/>
      </w:pPr>
      <w:bookmarkStart w:id="4444" w:name="_Toc513839928"/>
      <w:bookmarkStart w:id="4445" w:name="_Toc516232690"/>
      <w:r w:rsidRPr="00966D15">
        <w:t>Other</w:t>
      </w:r>
      <w:bookmarkEnd w:id="4444"/>
      <w:bookmarkEnd w:id="4445"/>
    </w:p>
    <w:p w14:paraId="3D1D8CF7" w14:textId="77777777" w:rsidR="00966D15" w:rsidRPr="00966D15" w:rsidRDefault="00966D15" w:rsidP="00966D15">
      <w:pPr>
        <w:ind w:left="720" w:hanging="720"/>
        <w:rPr>
          <w:i/>
          <w:lang w:eastAsia="x-none"/>
        </w:rPr>
      </w:pPr>
      <w:r w:rsidRPr="00966D15">
        <w:rPr>
          <w:i/>
          <w:lang w:eastAsia="x-none"/>
        </w:rPr>
        <w:t>Including evaluation results</w:t>
      </w:r>
    </w:p>
    <w:p w14:paraId="16C91C4A" w14:textId="77777777" w:rsidR="003977DC" w:rsidRDefault="003977DC" w:rsidP="00966D15">
      <w:pPr>
        <w:ind w:left="1440" w:hanging="1440"/>
      </w:pPr>
    </w:p>
    <w:p w14:paraId="31B5B945" w14:textId="24FCF087" w:rsidR="00966D15" w:rsidRPr="00966D15" w:rsidRDefault="0058452E" w:rsidP="00966D15">
      <w:pPr>
        <w:ind w:left="1440" w:hanging="1440"/>
        <w:rPr>
          <w:lang w:eastAsia="x-none"/>
        </w:rPr>
      </w:pPr>
      <w:hyperlink r:id="rId2446" w:history="1">
        <w:r w:rsidR="000F2B08">
          <w:rPr>
            <w:rStyle w:val="Hyperlink"/>
            <w:lang w:eastAsia="x-none"/>
          </w:rPr>
          <w:t>R1-1805927</w:t>
        </w:r>
      </w:hyperlink>
      <w:r w:rsidR="00966D15" w:rsidRPr="00966D15">
        <w:rPr>
          <w:lang w:eastAsia="x-none"/>
        </w:rPr>
        <w:tab/>
        <w:t>Considerations and evaluation results for IMT-2020 for eMBB spectral efficiency</w:t>
      </w:r>
      <w:r w:rsidR="00966D15" w:rsidRPr="00966D15">
        <w:rPr>
          <w:lang w:eastAsia="x-none"/>
        </w:rPr>
        <w:tab/>
        <w:t>Huawei, HiSilicon</w:t>
      </w:r>
    </w:p>
    <w:p w14:paraId="2391683B" w14:textId="4A1ACA2E" w:rsidR="00966D15" w:rsidRPr="00966D15" w:rsidRDefault="0058452E" w:rsidP="00966D15">
      <w:pPr>
        <w:ind w:left="720" w:hanging="720"/>
        <w:rPr>
          <w:lang w:eastAsia="x-none"/>
        </w:rPr>
      </w:pPr>
      <w:hyperlink r:id="rId2447" w:history="1">
        <w:r w:rsidR="000F2B08">
          <w:rPr>
            <w:rStyle w:val="Hyperlink"/>
            <w:lang w:eastAsia="x-none"/>
          </w:rPr>
          <w:t>R1-1805928</w:t>
        </w:r>
      </w:hyperlink>
      <w:r w:rsidR="00966D15" w:rsidRPr="00966D15">
        <w:rPr>
          <w:lang w:eastAsia="x-none"/>
        </w:rPr>
        <w:tab/>
        <w:t>IMT-2020 initial evaluation results for user experienced data rate</w:t>
      </w:r>
      <w:r w:rsidR="00966D15" w:rsidRPr="00966D15">
        <w:rPr>
          <w:lang w:eastAsia="x-none"/>
        </w:rPr>
        <w:tab/>
        <w:t>Huawei, HiSilicon</w:t>
      </w:r>
    </w:p>
    <w:p w14:paraId="1C5862F2" w14:textId="062CC11C" w:rsidR="00966D15" w:rsidRPr="00966D15" w:rsidRDefault="0058452E" w:rsidP="00966D15">
      <w:pPr>
        <w:ind w:left="720" w:hanging="720"/>
        <w:rPr>
          <w:lang w:eastAsia="x-none"/>
        </w:rPr>
      </w:pPr>
      <w:hyperlink r:id="rId2448" w:history="1">
        <w:r w:rsidR="000F2B08">
          <w:rPr>
            <w:rStyle w:val="Hyperlink"/>
            <w:lang w:eastAsia="x-none"/>
          </w:rPr>
          <w:t>R1-1805929</w:t>
        </w:r>
      </w:hyperlink>
      <w:r w:rsidR="00966D15" w:rsidRPr="00966D15">
        <w:rPr>
          <w:lang w:eastAsia="x-none"/>
        </w:rPr>
        <w:tab/>
        <w:t>Considerations and evaluation results for IMT-2020 for area traffic capacity</w:t>
      </w:r>
      <w:r w:rsidR="00966D15" w:rsidRPr="00966D15">
        <w:rPr>
          <w:lang w:eastAsia="x-none"/>
        </w:rPr>
        <w:tab/>
        <w:t>Huawei, HiSilicon</w:t>
      </w:r>
    </w:p>
    <w:p w14:paraId="05D8AAA5" w14:textId="73DCA1EC" w:rsidR="00966D15" w:rsidRPr="00966D15" w:rsidRDefault="0058452E" w:rsidP="00966D15">
      <w:pPr>
        <w:ind w:left="720" w:hanging="720"/>
        <w:rPr>
          <w:lang w:eastAsia="x-none"/>
        </w:rPr>
      </w:pPr>
      <w:hyperlink r:id="rId2449" w:history="1">
        <w:r w:rsidR="000F2B08">
          <w:rPr>
            <w:rStyle w:val="Hyperlink"/>
            <w:lang w:eastAsia="x-none"/>
          </w:rPr>
          <w:t>R1-1805930</w:t>
        </w:r>
      </w:hyperlink>
      <w:r w:rsidR="00966D15" w:rsidRPr="00966D15">
        <w:rPr>
          <w:lang w:eastAsia="x-none"/>
        </w:rPr>
        <w:tab/>
        <w:t>Considerations and evaluation results for IMT-2020 for high mobility</w:t>
      </w:r>
      <w:r w:rsidR="00966D15" w:rsidRPr="00966D15">
        <w:rPr>
          <w:lang w:eastAsia="x-none"/>
        </w:rPr>
        <w:tab/>
        <w:t>Huawei, HiSilicon</w:t>
      </w:r>
    </w:p>
    <w:p w14:paraId="64172F6A" w14:textId="0BF13C8C" w:rsidR="00966D15" w:rsidRPr="00966D15" w:rsidRDefault="0058452E" w:rsidP="00966D15">
      <w:pPr>
        <w:ind w:left="720" w:hanging="720"/>
        <w:rPr>
          <w:lang w:eastAsia="x-none"/>
        </w:rPr>
      </w:pPr>
      <w:hyperlink r:id="rId2450" w:history="1">
        <w:r w:rsidR="000F2B08">
          <w:rPr>
            <w:rStyle w:val="Hyperlink"/>
            <w:lang w:eastAsia="x-none"/>
          </w:rPr>
          <w:t>R1-1805931</w:t>
        </w:r>
      </w:hyperlink>
      <w:r w:rsidR="00966D15" w:rsidRPr="00966D15">
        <w:rPr>
          <w:lang w:eastAsia="x-none"/>
        </w:rPr>
        <w:tab/>
        <w:t>Considerations and evaluation results for IMT-2020 for peak spectral efficiency and peak data rate</w:t>
      </w:r>
      <w:r w:rsidR="00966D15" w:rsidRPr="00966D15">
        <w:rPr>
          <w:lang w:eastAsia="x-none"/>
        </w:rPr>
        <w:tab/>
        <w:t>Huawei, HiSilicon</w:t>
      </w:r>
    </w:p>
    <w:p w14:paraId="6882ED8A" w14:textId="368FAB3A" w:rsidR="00966D15" w:rsidRPr="00966D15" w:rsidRDefault="0058452E" w:rsidP="00966D15">
      <w:pPr>
        <w:ind w:left="1440" w:hanging="1440"/>
        <w:rPr>
          <w:lang w:eastAsia="x-none"/>
        </w:rPr>
      </w:pPr>
      <w:hyperlink r:id="rId2451" w:history="1">
        <w:r w:rsidR="000F2B08">
          <w:rPr>
            <w:rStyle w:val="Hyperlink"/>
            <w:lang w:eastAsia="x-none"/>
          </w:rPr>
          <w:t>R1-1805932</w:t>
        </w:r>
      </w:hyperlink>
      <w:r w:rsidR="00966D15" w:rsidRPr="00966D15">
        <w:rPr>
          <w:lang w:eastAsia="x-none"/>
        </w:rPr>
        <w:tab/>
        <w:t>Considerations and evaluation results for IMT-2020 for network energy efficiency</w:t>
      </w:r>
      <w:r w:rsidR="00966D15" w:rsidRPr="00966D15">
        <w:rPr>
          <w:lang w:eastAsia="x-none"/>
        </w:rPr>
        <w:tab/>
        <w:t>Huawei, HiSilicon</w:t>
      </w:r>
    </w:p>
    <w:p w14:paraId="01DFC6E4" w14:textId="7D29EE4D" w:rsidR="00966D15" w:rsidRPr="00966D15" w:rsidRDefault="0058452E" w:rsidP="00966D15">
      <w:pPr>
        <w:ind w:left="720" w:hanging="720"/>
        <w:rPr>
          <w:lang w:eastAsia="x-none"/>
        </w:rPr>
      </w:pPr>
      <w:hyperlink r:id="rId2452" w:history="1">
        <w:r w:rsidR="000F2B08">
          <w:rPr>
            <w:rStyle w:val="Hyperlink"/>
            <w:lang w:eastAsia="x-none"/>
          </w:rPr>
          <w:t>R1-1805933</w:t>
        </w:r>
      </w:hyperlink>
      <w:r w:rsidR="00966D15" w:rsidRPr="00966D15">
        <w:rPr>
          <w:lang w:eastAsia="x-none"/>
        </w:rPr>
        <w:tab/>
        <w:t>Considerations and evaluation results for IMT-2020 for UE energy efficiency</w:t>
      </w:r>
      <w:r w:rsidR="00966D15" w:rsidRPr="00966D15">
        <w:rPr>
          <w:lang w:eastAsia="x-none"/>
        </w:rPr>
        <w:tab/>
        <w:t>Huawei, HiSilicon</w:t>
      </w:r>
    </w:p>
    <w:p w14:paraId="00DDC0B2" w14:textId="47AC23A3" w:rsidR="00966D15" w:rsidRPr="00966D15" w:rsidRDefault="0058452E" w:rsidP="00966D15">
      <w:pPr>
        <w:ind w:left="1440" w:hanging="1440"/>
        <w:rPr>
          <w:lang w:eastAsia="x-none"/>
        </w:rPr>
      </w:pPr>
      <w:hyperlink r:id="rId2453" w:history="1">
        <w:r w:rsidR="000F2B08">
          <w:rPr>
            <w:rStyle w:val="Hyperlink"/>
            <w:lang w:eastAsia="x-none"/>
          </w:rPr>
          <w:t>R1-1805934</w:t>
        </w:r>
      </w:hyperlink>
      <w:r w:rsidR="00966D15" w:rsidRPr="00966D15">
        <w:rPr>
          <w:lang w:eastAsia="x-none"/>
        </w:rPr>
        <w:tab/>
        <w:t>Considerations and evaluation results for IMT-2020 for mMTC connection density</w:t>
      </w:r>
      <w:r w:rsidR="00966D15" w:rsidRPr="00966D15">
        <w:rPr>
          <w:lang w:eastAsia="x-none"/>
        </w:rPr>
        <w:tab/>
        <w:t>Huawei, HiSilicon</w:t>
      </w:r>
    </w:p>
    <w:p w14:paraId="5636120E" w14:textId="2D06A32F" w:rsidR="00966D15" w:rsidRPr="00966D15" w:rsidRDefault="0058452E" w:rsidP="00966D15">
      <w:pPr>
        <w:ind w:left="720" w:hanging="720"/>
        <w:rPr>
          <w:lang w:eastAsia="x-none"/>
        </w:rPr>
      </w:pPr>
      <w:hyperlink r:id="rId2454" w:history="1">
        <w:r w:rsidR="000F2B08">
          <w:rPr>
            <w:rStyle w:val="Hyperlink"/>
            <w:lang w:eastAsia="x-none"/>
          </w:rPr>
          <w:t>R1-1805935</w:t>
        </w:r>
      </w:hyperlink>
      <w:r w:rsidR="00966D15" w:rsidRPr="00966D15">
        <w:rPr>
          <w:lang w:eastAsia="x-none"/>
        </w:rPr>
        <w:tab/>
        <w:t>Considerations and evaluation results for IMT-2020 for reliability</w:t>
      </w:r>
      <w:r w:rsidR="00966D15" w:rsidRPr="00966D15">
        <w:rPr>
          <w:lang w:eastAsia="x-none"/>
        </w:rPr>
        <w:tab/>
        <w:t>Huawei, HiSilicon</w:t>
      </w:r>
    </w:p>
    <w:p w14:paraId="735F860F" w14:textId="624B7010" w:rsidR="00966D15" w:rsidRPr="00966D15" w:rsidRDefault="0058452E" w:rsidP="00966D15">
      <w:pPr>
        <w:ind w:left="720" w:hanging="720"/>
        <w:rPr>
          <w:lang w:eastAsia="x-none"/>
        </w:rPr>
      </w:pPr>
      <w:hyperlink r:id="rId2455" w:history="1">
        <w:r w:rsidR="000F2B08">
          <w:rPr>
            <w:rStyle w:val="Hyperlink"/>
            <w:lang w:eastAsia="x-none"/>
          </w:rPr>
          <w:t>R1-1805936</w:t>
        </w:r>
      </w:hyperlink>
      <w:r w:rsidR="00966D15" w:rsidRPr="00966D15">
        <w:rPr>
          <w:lang w:eastAsia="x-none"/>
        </w:rPr>
        <w:tab/>
        <w:t>Considerations and evaluation results for IMT-2020 for control plane latency</w:t>
      </w:r>
      <w:r w:rsidR="00966D15" w:rsidRPr="00966D15">
        <w:rPr>
          <w:lang w:eastAsia="x-none"/>
        </w:rPr>
        <w:tab/>
        <w:t>Huawei, HiSilicon</w:t>
      </w:r>
    </w:p>
    <w:p w14:paraId="32A6D886" w14:textId="163EB15D" w:rsidR="00966D15" w:rsidRPr="00966D15" w:rsidRDefault="0058452E" w:rsidP="00966D15">
      <w:pPr>
        <w:ind w:left="720" w:hanging="720"/>
        <w:rPr>
          <w:lang w:eastAsia="x-none"/>
        </w:rPr>
      </w:pPr>
      <w:hyperlink r:id="rId2456" w:history="1">
        <w:r w:rsidR="000F2B08">
          <w:rPr>
            <w:rStyle w:val="Hyperlink"/>
            <w:lang w:eastAsia="x-none"/>
          </w:rPr>
          <w:t>R1-1805937</w:t>
        </w:r>
      </w:hyperlink>
      <w:r w:rsidR="00966D15" w:rsidRPr="00966D15">
        <w:rPr>
          <w:lang w:eastAsia="x-none"/>
        </w:rPr>
        <w:tab/>
        <w:t>Considerations and evaluation results for IMT-2020 for user plane latency</w:t>
      </w:r>
      <w:r w:rsidR="00966D15" w:rsidRPr="00966D15">
        <w:rPr>
          <w:lang w:eastAsia="x-none"/>
        </w:rPr>
        <w:tab/>
        <w:t>Huawei, HiSilicon</w:t>
      </w:r>
    </w:p>
    <w:p w14:paraId="45CD55E2" w14:textId="52431C73" w:rsidR="00966D15" w:rsidRPr="00966D15" w:rsidRDefault="0058452E" w:rsidP="00966D15">
      <w:pPr>
        <w:ind w:left="720" w:hanging="720"/>
        <w:rPr>
          <w:lang w:eastAsia="x-none"/>
        </w:rPr>
      </w:pPr>
      <w:hyperlink r:id="rId2457" w:history="1">
        <w:r w:rsidR="000F2B08">
          <w:rPr>
            <w:rStyle w:val="Hyperlink"/>
            <w:lang w:eastAsia="x-none"/>
          </w:rPr>
          <w:t>R1-1805938</w:t>
        </w:r>
      </w:hyperlink>
      <w:r w:rsidR="00966D15" w:rsidRPr="00966D15">
        <w:rPr>
          <w:lang w:eastAsia="x-none"/>
        </w:rPr>
        <w:tab/>
        <w:t>Consideration on self evaluation of IMT-2020 for link budget</w:t>
      </w:r>
      <w:r w:rsidR="00966D15" w:rsidRPr="00966D15">
        <w:rPr>
          <w:lang w:eastAsia="x-none"/>
        </w:rPr>
        <w:tab/>
        <w:t>Huawei, HiSilicon</w:t>
      </w:r>
    </w:p>
    <w:p w14:paraId="7164AAB2" w14:textId="00375FD2" w:rsidR="00966D15" w:rsidRPr="00966D15" w:rsidRDefault="0058452E" w:rsidP="00966D15">
      <w:pPr>
        <w:ind w:left="720" w:hanging="720"/>
        <w:rPr>
          <w:lang w:eastAsia="x-none"/>
        </w:rPr>
      </w:pPr>
      <w:hyperlink r:id="rId2458" w:history="1">
        <w:r w:rsidR="000F2B08">
          <w:rPr>
            <w:rStyle w:val="Hyperlink"/>
            <w:lang w:eastAsia="x-none"/>
          </w:rPr>
          <w:t>R1-1806113</w:t>
        </w:r>
      </w:hyperlink>
      <w:r w:rsidR="00966D15" w:rsidRPr="00966D15">
        <w:rPr>
          <w:lang w:eastAsia="x-none"/>
        </w:rPr>
        <w:tab/>
        <w:t>Updated UMi calibration results for user experience data rate in the multi-layer network deployment</w:t>
      </w:r>
      <w:r w:rsidR="00966D15" w:rsidRPr="00966D15">
        <w:rPr>
          <w:lang w:eastAsia="x-none"/>
        </w:rPr>
        <w:tab/>
        <w:t>ZTE</w:t>
      </w:r>
    </w:p>
    <w:p w14:paraId="3DF56893" w14:textId="7F4A6A2E" w:rsidR="00966D15" w:rsidRPr="00966D15" w:rsidRDefault="0058452E" w:rsidP="00966D15">
      <w:pPr>
        <w:ind w:left="720" w:hanging="720"/>
        <w:rPr>
          <w:lang w:eastAsia="x-none"/>
        </w:rPr>
      </w:pPr>
      <w:hyperlink r:id="rId2459" w:history="1">
        <w:r w:rsidR="000F2B08">
          <w:rPr>
            <w:rStyle w:val="Hyperlink"/>
            <w:lang w:eastAsia="x-none"/>
          </w:rPr>
          <w:t>R1-1806114</w:t>
        </w:r>
      </w:hyperlink>
      <w:r w:rsidR="00966D15" w:rsidRPr="00966D15">
        <w:rPr>
          <w:lang w:eastAsia="x-none"/>
        </w:rPr>
        <w:tab/>
        <w:t>Updated DL spectral efficiency in the eMBB usage scenario for IMT-2020 self evaluation</w:t>
      </w:r>
      <w:r w:rsidR="00966D15" w:rsidRPr="00966D15">
        <w:rPr>
          <w:lang w:eastAsia="x-none"/>
        </w:rPr>
        <w:tab/>
        <w:t>ZTE</w:t>
      </w:r>
    </w:p>
    <w:p w14:paraId="0AB99743" w14:textId="0C4636CE" w:rsidR="00966D15" w:rsidRPr="00966D15" w:rsidRDefault="0058452E" w:rsidP="00966D15">
      <w:pPr>
        <w:ind w:left="720" w:hanging="720"/>
        <w:rPr>
          <w:lang w:eastAsia="x-none"/>
        </w:rPr>
      </w:pPr>
      <w:hyperlink r:id="rId2460" w:history="1">
        <w:r w:rsidR="000F2B08">
          <w:rPr>
            <w:rStyle w:val="Hyperlink"/>
            <w:lang w:eastAsia="x-none"/>
          </w:rPr>
          <w:t>R1-1806115</w:t>
        </w:r>
      </w:hyperlink>
      <w:r w:rsidR="00966D15" w:rsidRPr="00966D15">
        <w:rPr>
          <w:lang w:eastAsia="x-none"/>
        </w:rPr>
        <w:tab/>
        <w:t>Link curve performance of LDPC coding in IMT-2020 self evaluation</w:t>
      </w:r>
      <w:r w:rsidR="00966D15" w:rsidRPr="00966D15">
        <w:rPr>
          <w:lang w:eastAsia="x-none"/>
        </w:rPr>
        <w:tab/>
        <w:t>ZTE</w:t>
      </w:r>
    </w:p>
    <w:p w14:paraId="0CECA03D" w14:textId="5CCCB55E" w:rsidR="00966D15" w:rsidRPr="00966D15" w:rsidRDefault="0058452E" w:rsidP="00966D15">
      <w:pPr>
        <w:ind w:left="720" w:hanging="720"/>
        <w:rPr>
          <w:lang w:eastAsia="x-none"/>
        </w:rPr>
      </w:pPr>
      <w:hyperlink r:id="rId2461" w:history="1">
        <w:r w:rsidR="000F2B08">
          <w:rPr>
            <w:rStyle w:val="Hyperlink"/>
            <w:lang w:eastAsia="x-none"/>
          </w:rPr>
          <w:t>R1-1806116</w:t>
        </w:r>
      </w:hyperlink>
      <w:r w:rsidR="00966D15" w:rsidRPr="00966D15">
        <w:rPr>
          <w:lang w:eastAsia="x-none"/>
        </w:rPr>
        <w:tab/>
        <w:t>Considerations on the evaluated details and parameters for IMT-2020 self evaluation</w:t>
      </w:r>
      <w:r w:rsidR="00966D15" w:rsidRPr="00966D15">
        <w:rPr>
          <w:lang w:eastAsia="x-none"/>
        </w:rPr>
        <w:tab/>
        <w:t>ZTE</w:t>
      </w:r>
    </w:p>
    <w:p w14:paraId="6CCBEECB" w14:textId="7FD48A59" w:rsidR="00966D15" w:rsidRPr="00966D15" w:rsidRDefault="0058452E" w:rsidP="00966D15">
      <w:pPr>
        <w:ind w:left="720" w:hanging="720"/>
        <w:rPr>
          <w:lang w:eastAsia="x-none"/>
        </w:rPr>
      </w:pPr>
      <w:hyperlink r:id="rId2462" w:history="1">
        <w:r w:rsidR="000F2B08">
          <w:rPr>
            <w:rStyle w:val="Hyperlink"/>
            <w:lang w:eastAsia="x-none"/>
          </w:rPr>
          <w:t>R1-1806117</w:t>
        </w:r>
      </w:hyperlink>
      <w:r w:rsidR="00966D15" w:rsidRPr="00966D15">
        <w:rPr>
          <w:lang w:eastAsia="x-none"/>
        </w:rPr>
        <w:tab/>
        <w:t>Updated UL spectral efficiency in the eMBB usage scenario for IMT-2020 self evaluation</w:t>
      </w:r>
      <w:r w:rsidR="00966D15" w:rsidRPr="00966D15">
        <w:rPr>
          <w:lang w:eastAsia="x-none"/>
        </w:rPr>
        <w:tab/>
        <w:t>ZTE</w:t>
      </w:r>
    </w:p>
    <w:p w14:paraId="6694C925" w14:textId="65111B9F" w:rsidR="00966D15" w:rsidRPr="00966D15" w:rsidRDefault="0058452E" w:rsidP="00966D15">
      <w:pPr>
        <w:ind w:left="720" w:hanging="720"/>
        <w:rPr>
          <w:lang w:eastAsia="x-none"/>
        </w:rPr>
      </w:pPr>
      <w:hyperlink r:id="rId2463" w:history="1">
        <w:r w:rsidR="000F2B08">
          <w:rPr>
            <w:rStyle w:val="Hyperlink"/>
            <w:lang w:eastAsia="x-none"/>
          </w:rPr>
          <w:t>R1-1806119</w:t>
        </w:r>
      </w:hyperlink>
      <w:r w:rsidR="00966D15" w:rsidRPr="00966D15">
        <w:rPr>
          <w:lang w:eastAsia="x-none"/>
        </w:rPr>
        <w:tab/>
        <w:t>Consideration on Evaluation of mobility and reliability of IMT-2020 self-evaluation</w:t>
      </w:r>
      <w:r w:rsidR="00966D15" w:rsidRPr="00966D15">
        <w:rPr>
          <w:lang w:eastAsia="x-none"/>
        </w:rPr>
        <w:tab/>
        <w:t>ZTE</w:t>
      </w:r>
    </w:p>
    <w:p w14:paraId="74F583C1" w14:textId="6425EDBB" w:rsidR="00966D15" w:rsidRPr="00966D15" w:rsidRDefault="0058452E" w:rsidP="00966D15">
      <w:pPr>
        <w:ind w:left="720" w:hanging="720"/>
        <w:rPr>
          <w:lang w:eastAsia="x-none"/>
        </w:rPr>
      </w:pPr>
      <w:hyperlink r:id="rId2464" w:history="1">
        <w:r w:rsidR="000F2B08">
          <w:rPr>
            <w:rStyle w:val="Hyperlink"/>
            <w:lang w:eastAsia="x-none"/>
          </w:rPr>
          <w:t>R1-1806323</w:t>
        </w:r>
      </w:hyperlink>
      <w:r w:rsidR="00966D15" w:rsidRPr="00966D15">
        <w:rPr>
          <w:lang w:eastAsia="x-none"/>
        </w:rPr>
        <w:tab/>
        <w:t>Discussions on detailed link budget evaluation methodology</w:t>
      </w:r>
      <w:r w:rsidR="00966D15" w:rsidRPr="00966D15">
        <w:rPr>
          <w:lang w:eastAsia="x-none"/>
        </w:rPr>
        <w:tab/>
        <w:t>CATT</w:t>
      </w:r>
    </w:p>
    <w:p w14:paraId="09CC71DC" w14:textId="0F5D47A6" w:rsidR="00966D15" w:rsidRPr="00966D15" w:rsidRDefault="0058452E" w:rsidP="00966D15">
      <w:pPr>
        <w:ind w:left="720" w:hanging="720"/>
        <w:rPr>
          <w:lang w:eastAsia="x-none"/>
        </w:rPr>
      </w:pPr>
      <w:hyperlink r:id="rId2465" w:history="1">
        <w:r w:rsidR="000F2B08">
          <w:rPr>
            <w:rStyle w:val="Hyperlink"/>
            <w:lang w:eastAsia="x-none"/>
          </w:rPr>
          <w:t>R1-1806324</w:t>
        </w:r>
      </w:hyperlink>
      <w:r w:rsidR="00966D15" w:rsidRPr="00966D15">
        <w:rPr>
          <w:lang w:eastAsia="x-none"/>
        </w:rPr>
        <w:tab/>
        <w:t>Discussions on calculation of shadow fading margin  for link budget</w:t>
      </w:r>
      <w:r w:rsidR="00966D15" w:rsidRPr="00966D15">
        <w:rPr>
          <w:lang w:eastAsia="x-none"/>
        </w:rPr>
        <w:tab/>
        <w:t>CATT</w:t>
      </w:r>
    </w:p>
    <w:p w14:paraId="0338CA62" w14:textId="2C7D06D9" w:rsidR="00966D15" w:rsidRPr="00966D15" w:rsidRDefault="0058452E" w:rsidP="00966D15">
      <w:pPr>
        <w:ind w:left="720" w:hanging="720"/>
        <w:rPr>
          <w:lang w:eastAsia="x-none"/>
        </w:rPr>
      </w:pPr>
      <w:hyperlink r:id="rId2466" w:history="1">
        <w:r w:rsidR="000F2B08">
          <w:rPr>
            <w:rStyle w:val="Hyperlink"/>
            <w:lang w:eastAsia="x-none"/>
          </w:rPr>
          <w:t>R1-1806325</w:t>
        </w:r>
      </w:hyperlink>
      <w:r w:rsidR="00966D15" w:rsidRPr="00966D15">
        <w:rPr>
          <w:lang w:eastAsia="x-none"/>
        </w:rPr>
        <w:tab/>
        <w:t>Discussions on penetration margin and SD for link budget</w:t>
      </w:r>
      <w:r w:rsidR="00966D15" w:rsidRPr="00966D15">
        <w:rPr>
          <w:lang w:eastAsia="x-none"/>
        </w:rPr>
        <w:tab/>
        <w:t>CATT</w:t>
      </w:r>
    </w:p>
    <w:p w14:paraId="34B8D3B0" w14:textId="72BD3B7C" w:rsidR="00966D15" w:rsidRPr="00966D15" w:rsidRDefault="0058452E" w:rsidP="00966D15">
      <w:pPr>
        <w:ind w:left="720" w:hanging="720"/>
        <w:rPr>
          <w:lang w:eastAsia="x-none"/>
        </w:rPr>
      </w:pPr>
      <w:hyperlink r:id="rId2467" w:history="1">
        <w:r w:rsidR="000F2B08">
          <w:rPr>
            <w:rStyle w:val="Hyperlink"/>
            <w:lang w:eastAsia="x-none"/>
          </w:rPr>
          <w:t>R1-1806326</w:t>
        </w:r>
      </w:hyperlink>
      <w:r w:rsidR="00966D15" w:rsidRPr="00966D15">
        <w:rPr>
          <w:lang w:eastAsia="x-none"/>
        </w:rPr>
        <w:tab/>
        <w:t>Discussions on system level simulation configurations and technical features for self evaluation</w:t>
      </w:r>
      <w:r w:rsidR="00966D15" w:rsidRPr="00966D15">
        <w:rPr>
          <w:lang w:eastAsia="x-none"/>
        </w:rPr>
        <w:tab/>
        <w:t>CATT</w:t>
      </w:r>
    </w:p>
    <w:p w14:paraId="319DE8B9" w14:textId="77732067" w:rsidR="00966D15" w:rsidRPr="00966D15" w:rsidRDefault="0058452E" w:rsidP="00966D15">
      <w:pPr>
        <w:ind w:left="720" w:hanging="720"/>
        <w:rPr>
          <w:lang w:eastAsia="x-none"/>
        </w:rPr>
      </w:pPr>
      <w:hyperlink r:id="rId2468" w:history="1">
        <w:r w:rsidR="000F2B08">
          <w:rPr>
            <w:rStyle w:val="Hyperlink"/>
            <w:lang w:eastAsia="x-none"/>
          </w:rPr>
          <w:t>R1-1806327</w:t>
        </w:r>
      </w:hyperlink>
      <w:r w:rsidR="00966D15" w:rsidRPr="00966D15">
        <w:rPr>
          <w:lang w:eastAsia="x-none"/>
        </w:rPr>
        <w:tab/>
        <w:t>Initial self evaluation on peak data rate and peak spectrum efficiency</w:t>
      </w:r>
      <w:r w:rsidR="00966D15" w:rsidRPr="00966D15">
        <w:rPr>
          <w:lang w:eastAsia="x-none"/>
        </w:rPr>
        <w:tab/>
        <w:t>CATT</w:t>
      </w:r>
    </w:p>
    <w:p w14:paraId="11F5CD43" w14:textId="1AD89D79" w:rsidR="00966D15" w:rsidRPr="00966D15" w:rsidRDefault="0058452E" w:rsidP="00966D15">
      <w:pPr>
        <w:ind w:left="720" w:hanging="720"/>
        <w:rPr>
          <w:lang w:eastAsia="x-none"/>
        </w:rPr>
      </w:pPr>
      <w:hyperlink r:id="rId2469" w:history="1">
        <w:r w:rsidR="000F2B08">
          <w:rPr>
            <w:rStyle w:val="Hyperlink"/>
            <w:lang w:eastAsia="x-none"/>
          </w:rPr>
          <w:t>R1-1806328</w:t>
        </w:r>
      </w:hyperlink>
      <w:r w:rsidR="00966D15" w:rsidRPr="00966D15">
        <w:rPr>
          <w:lang w:eastAsia="x-none"/>
        </w:rPr>
        <w:tab/>
        <w:t>Initial self evaluation for Indoor Hotspot-eMBB</w:t>
      </w:r>
      <w:r w:rsidR="00966D15" w:rsidRPr="00966D15">
        <w:rPr>
          <w:lang w:eastAsia="x-none"/>
        </w:rPr>
        <w:tab/>
        <w:t>CATT</w:t>
      </w:r>
    </w:p>
    <w:p w14:paraId="1DD044D4" w14:textId="11AC21C6" w:rsidR="00966D15" w:rsidRPr="00966D15" w:rsidRDefault="0058452E" w:rsidP="00966D15">
      <w:pPr>
        <w:ind w:left="720" w:hanging="720"/>
        <w:rPr>
          <w:lang w:eastAsia="x-none"/>
        </w:rPr>
      </w:pPr>
      <w:hyperlink r:id="rId2470" w:history="1">
        <w:r w:rsidR="000F2B08">
          <w:rPr>
            <w:rStyle w:val="Hyperlink"/>
            <w:lang w:eastAsia="x-none"/>
          </w:rPr>
          <w:t>R1-1806329</w:t>
        </w:r>
      </w:hyperlink>
      <w:r w:rsidR="00966D15" w:rsidRPr="00966D15">
        <w:rPr>
          <w:lang w:eastAsia="x-none"/>
        </w:rPr>
        <w:tab/>
        <w:t>Initial self evaluation for Dense Urban-eMBB</w:t>
      </w:r>
      <w:r w:rsidR="00966D15" w:rsidRPr="00966D15">
        <w:rPr>
          <w:lang w:eastAsia="x-none"/>
        </w:rPr>
        <w:tab/>
        <w:t>CATT</w:t>
      </w:r>
    </w:p>
    <w:p w14:paraId="59ED496A" w14:textId="3444AB55" w:rsidR="00966D15" w:rsidRPr="00966D15" w:rsidRDefault="0058452E" w:rsidP="00966D15">
      <w:pPr>
        <w:ind w:left="720" w:hanging="720"/>
        <w:rPr>
          <w:lang w:eastAsia="x-none"/>
        </w:rPr>
      </w:pPr>
      <w:hyperlink r:id="rId2471" w:history="1">
        <w:r w:rsidR="000F2B08">
          <w:rPr>
            <w:rStyle w:val="Hyperlink"/>
            <w:lang w:eastAsia="x-none"/>
          </w:rPr>
          <w:t>R1-1806330</w:t>
        </w:r>
      </w:hyperlink>
      <w:r w:rsidR="00966D15" w:rsidRPr="00966D15">
        <w:rPr>
          <w:lang w:eastAsia="x-none"/>
        </w:rPr>
        <w:tab/>
        <w:t>Initial self evaluation for Rural-eMBB</w:t>
      </w:r>
      <w:r w:rsidR="00966D15" w:rsidRPr="00966D15">
        <w:rPr>
          <w:lang w:eastAsia="x-none"/>
        </w:rPr>
        <w:tab/>
        <w:t>CATT</w:t>
      </w:r>
    </w:p>
    <w:p w14:paraId="7F263D86" w14:textId="63E31AD8" w:rsidR="00966D15" w:rsidRPr="00966D15" w:rsidRDefault="0058452E" w:rsidP="00966D15">
      <w:pPr>
        <w:ind w:left="720" w:hanging="720"/>
        <w:rPr>
          <w:lang w:eastAsia="x-none"/>
        </w:rPr>
      </w:pPr>
      <w:hyperlink r:id="rId2472" w:history="1">
        <w:r w:rsidR="000F2B08">
          <w:rPr>
            <w:rStyle w:val="Hyperlink"/>
            <w:lang w:eastAsia="x-none"/>
          </w:rPr>
          <w:t>R1-1806331</w:t>
        </w:r>
      </w:hyperlink>
      <w:r w:rsidR="00966D15" w:rsidRPr="00966D15">
        <w:rPr>
          <w:lang w:eastAsia="x-none"/>
        </w:rPr>
        <w:tab/>
        <w:t>Initial self evaluation on control plane latency</w:t>
      </w:r>
      <w:r w:rsidR="00966D15" w:rsidRPr="00966D15">
        <w:rPr>
          <w:lang w:eastAsia="x-none"/>
        </w:rPr>
        <w:tab/>
        <w:t>CATT</w:t>
      </w:r>
    </w:p>
    <w:p w14:paraId="79132B99" w14:textId="39AF9160" w:rsidR="00966D15" w:rsidRPr="00966D15" w:rsidRDefault="0058452E" w:rsidP="00966D15">
      <w:pPr>
        <w:ind w:left="720" w:hanging="720"/>
        <w:rPr>
          <w:lang w:eastAsia="x-none"/>
        </w:rPr>
      </w:pPr>
      <w:hyperlink r:id="rId2473" w:history="1">
        <w:r w:rsidR="000F2B08">
          <w:rPr>
            <w:rStyle w:val="Hyperlink"/>
            <w:lang w:eastAsia="x-none"/>
          </w:rPr>
          <w:t>R1-1806332</w:t>
        </w:r>
      </w:hyperlink>
      <w:r w:rsidR="00966D15" w:rsidRPr="00966D15">
        <w:rPr>
          <w:lang w:eastAsia="x-none"/>
        </w:rPr>
        <w:tab/>
        <w:t>Initial self evaluation on user plane latency</w:t>
      </w:r>
      <w:r w:rsidR="00966D15" w:rsidRPr="00966D15">
        <w:rPr>
          <w:lang w:eastAsia="x-none"/>
        </w:rPr>
        <w:tab/>
        <w:t>CATT</w:t>
      </w:r>
    </w:p>
    <w:p w14:paraId="6F7C7867" w14:textId="47EA5548" w:rsidR="00966D15" w:rsidRPr="00966D15" w:rsidRDefault="0058452E" w:rsidP="00966D15">
      <w:pPr>
        <w:ind w:left="720" w:hanging="720"/>
        <w:rPr>
          <w:lang w:eastAsia="x-none"/>
        </w:rPr>
      </w:pPr>
      <w:hyperlink r:id="rId2474" w:history="1">
        <w:r w:rsidR="000F2B08">
          <w:rPr>
            <w:rStyle w:val="Hyperlink"/>
            <w:lang w:eastAsia="x-none"/>
          </w:rPr>
          <w:t>R1-1806333</w:t>
        </w:r>
      </w:hyperlink>
      <w:r w:rsidR="00966D15" w:rsidRPr="00966D15">
        <w:rPr>
          <w:lang w:eastAsia="x-none"/>
        </w:rPr>
        <w:tab/>
        <w:t>Discussions and initial self evaluation on energy efficiency</w:t>
      </w:r>
      <w:r w:rsidR="00966D15" w:rsidRPr="00966D15">
        <w:rPr>
          <w:lang w:eastAsia="x-none"/>
        </w:rPr>
        <w:tab/>
        <w:t>CATT</w:t>
      </w:r>
    </w:p>
    <w:p w14:paraId="1523EFF2" w14:textId="1D44120C" w:rsidR="00966D15" w:rsidRPr="00966D15" w:rsidRDefault="0058452E" w:rsidP="00966D15">
      <w:pPr>
        <w:ind w:left="720" w:hanging="720"/>
        <w:rPr>
          <w:lang w:eastAsia="x-none"/>
        </w:rPr>
      </w:pPr>
      <w:hyperlink r:id="rId2475" w:history="1">
        <w:r w:rsidR="000F2B08">
          <w:rPr>
            <w:rStyle w:val="Hyperlink"/>
            <w:lang w:eastAsia="x-none"/>
          </w:rPr>
          <w:t>R1-1806334</w:t>
        </w:r>
      </w:hyperlink>
      <w:r w:rsidR="00966D15" w:rsidRPr="00966D15">
        <w:rPr>
          <w:lang w:eastAsia="x-none"/>
        </w:rPr>
        <w:tab/>
        <w:t>Initial self evaluation on mobility</w:t>
      </w:r>
      <w:r w:rsidR="00966D15" w:rsidRPr="00966D15">
        <w:rPr>
          <w:lang w:eastAsia="x-none"/>
        </w:rPr>
        <w:tab/>
        <w:t>CATT</w:t>
      </w:r>
    </w:p>
    <w:p w14:paraId="1EB8D961" w14:textId="2F72EDF3" w:rsidR="00966D15" w:rsidRPr="00966D15" w:rsidRDefault="0058452E" w:rsidP="00966D15">
      <w:pPr>
        <w:ind w:left="720" w:hanging="720"/>
        <w:rPr>
          <w:lang w:eastAsia="x-none"/>
        </w:rPr>
      </w:pPr>
      <w:hyperlink r:id="rId2476" w:history="1">
        <w:r w:rsidR="000F2B08">
          <w:rPr>
            <w:rStyle w:val="Hyperlink"/>
            <w:lang w:eastAsia="x-none"/>
          </w:rPr>
          <w:t>R1-1806376</w:t>
        </w:r>
      </w:hyperlink>
      <w:r w:rsidR="00966D15" w:rsidRPr="00966D15">
        <w:rPr>
          <w:lang w:eastAsia="x-none"/>
        </w:rPr>
        <w:tab/>
        <w:t>Initial self evaluation results for eMBB spectrum efficiency</w:t>
      </w:r>
      <w:r w:rsidR="00966D15" w:rsidRPr="00966D15">
        <w:rPr>
          <w:lang w:eastAsia="x-none"/>
        </w:rPr>
        <w:tab/>
        <w:t>CMCC</w:t>
      </w:r>
    </w:p>
    <w:p w14:paraId="34781623" w14:textId="47592A8D" w:rsidR="00966D15" w:rsidRPr="00966D15" w:rsidRDefault="0058452E" w:rsidP="00966D15">
      <w:pPr>
        <w:ind w:left="720" w:hanging="720"/>
        <w:rPr>
          <w:lang w:eastAsia="x-none"/>
        </w:rPr>
      </w:pPr>
      <w:hyperlink r:id="rId2477" w:history="1">
        <w:r w:rsidR="000F2B08">
          <w:rPr>
            <w:rStyle w:val="Hyperlink"/>
            <w:lang w:eastAsia="x-none"/>
          </w:rPr>
          <w:t>R1-1806377</w:t>
        </w:r>
      </w:hyperlink>
      <w:r w:rsidR="00966D15" w:rsidRPr="00966D15">
        <w:rPr>
          <w:lang w:eastAsia="x-none"/>
        </w:rPr>
        <w:tab/>
        <w:t>Initial self evaluation results for mobility in eMBB scenario</w:t>
      </w:r>
      <w:r w:rsidR="00966D15" w:rsidRPr="00966D15">
        <w:rPr>
          <w:lang w:eastAsia="x-none"/>
        </w:rPr>
        <w:tab/>
        <w:t>CMCC</w:t>
      </w:r>
    </w:p>
    <w:p w14:paraId="7DF60385" w14:textId="24780145" w:rsidR="00966D15" w:rsidRPr="00966D15" w:rsidRDefault="0058452E" w:rsidP="00966D15">
      <w:pPr>
        <w:ind w:left="720" w:hanging="720"/>
        <w:rPr>
          <w:lang w:eastAsia="x-none"/>
        </w:rPr>
      </w:pPr>
      <w:hyperlink r:id="rId2478" w:history="1">
        <w:r w:rsidR="000F2B08">
          <w:rPr>
            <w:rStyle w:val="Hyperlink"/>
            <w:lang w:eastAsia="x-none"/>
          </w:rPr>
          <w:t>R1-1806378</w:t>
        </w:r>
      </w:hyperlink>
      <w:r w:rsidR="00966D15" w:rsidRPr="00966D15">
        <w:rPr>
          <w:lang w:eastAsia="x-none"/>
        </w:rPr>
        <w:tab/>
        <w:t>Initial self evaluation results for connection density in mMTC scenario</w:t>
      </w:r>
      <w:r w:rsidR="00966D15" w:rsidRPr="00966D15">
        <w:rPr>
          <w:lang w:eastAsia="x-none"/>
        </w:rPr>
        <w:tab/>
        <w:t>CMCC</w:t>
      </w:r>
    </w:p>
    <w:p w14:paraId="61F1F81B" w14:textId="2DD55A3C" w:rsidR="00966D15" w:rsidRPr="00966D15" w:rsidRDefault="0058452E" w:rsidP="00966D15">
      <w:pPr>
        <w:ind w:left="720" w:hanging="720"/>
        <w:rPr>
          <w:lang w:eastAsia="x-none"/>
        </w:rPr>
      </w:pPr>
      <w:hyperlink r:id="rId2479" w:history="1">
        <w:r w:rsidR="000F2B08">
          <w:rPr>
            <w:rStyle w:val="Hyperlink"/>
            <w:lang w:eastAsia="x-none"/>
          </w:rPr>
          <w:t>R1-1806379</w:t>
        </w:r>
      </w:hyperlink>
      <w:r w:rsidR="00966D15" w:rsidRPr="00966D15">
        <w:rPr>
          <w:lang w:eastAsia="x-none"/>
        </w:rPr>
        <w:tab/>
        <w:t>Initial self evaluation results for reliability in URLLC scenario</w:t>
      </w:r>
      <w:r w:rsidR="00966D15" w:rsidRPr="00966D15">
        <w:rPr>
          <w:lang w:eastAsia="x-none"/>
        </w:rPr>
        <w:tab/>
        <w:t>CMCC</w:t>
      </w:r>
    </w:p>
    <w:p w14:paraId="1AC80824" w14:textId="69843ABD" w:rsidR="00966D15" w:rsidRPr="00966D15" w:rsidRDefault="0058452E" w:rsidP="00966D15">
      <w:pPr>
        <w:ind w:left="720" w:hanging="720"/>
        <w:rPr>
          <w:lang w:eastAsia="x-none"/>
        </w:rPr>
      </w:pPr>
      <w:hyperlink r:id="rId2480" w:history="1">
        <w:r w:rsidR="000F2B08">
          <w:rPr>
            <w:rStyle w:val="Hyperlink"/>
            <w:lang w:eastAsia="x-none"/>
          </w:rPr>
          <w:t>R1-1806380</w:t>
        </w:r>
      </w:hyperlink>
      <w:r w:rsidR="00966D15" w:rsidRPr="00966D15">
        <w:rPr>
          <w:lang w:eastAsia="x-none"/>
        </w:rPr>
        <w:tab/>
        <w:t>Initial link-level self evaluation results for mobility in eMBB scenario</w:t>
      </w:r>
      <w:r w:rsidR="00966D15" w:rsidRPr="00966D15">
        <w:rPr>
          <w:lang w:eastAsia="x-none"/>
        </w:rPr>
        <w:tab/>
        <w:t>CMCC</w:t>
      </w:r>
    </w:p>
    <w:p w14:paraId="06ED08E0" w14:textId="5409F956" w:rsidR="00966D15" w:rsidRPr="00966D15" w:rsidRDefault="0058452E" w:rsidP="00966D15">
      <w:pPr>
        <w:ind w:left="720" w:hanging="720"/>
        <w:rPr>
          <w:lang w:eastAsia="x-none"/>
        </w:rPr>
      </w:pPr>
      <w:hyperlink r:id="rId2481" w:history="1">
        <w:r w:rsidR="000F2B08">
          <w:rPr>
            <w:rStyle w:val="Hyperlink"/>
            <w:lang w:eastAsia="x-none"/>
          </w:rPr>
          <w:t>R1-1806431</w:t>
        </w:r>
      </w:hyperlink>
      <w:r w:rsidR="00966D15" w:rsidRPr="00966D15">
        <w:rPr>
          <w:lang w:eastAsia="x-none"/>
        </w:rPr>
        <w:tab/>
        <w:t>An overview of the IMT-2020 Evaluations</w:t>
      </w:r>
      <w:r w:rsidR="00966D15" w:rsidRPr="00966D15">
        <w:rPr>
          <w:lang w:eastAsia="x-none"/>
        </w:rPr>
        <w:tab/>
        <w:t>Ericsson</w:t>
      </w:r>
    </w:p>
    <w:p w14:paraId="4E7A2AE7" w14:textId="234FB380" w:rsidR="00966D15" w:rsidRPr="00966D15" w:rsidRDefault="0058452E" w:rsidP="00966D15">
      <w:pPr>
        <w:ind w:left="720" w:hanging="720"/>
        <w:rPr>
          <w:lang w:eastAsia="x-none"/>
        </w:rPr>
      </w:pPr>
      <w:hyperlink r:id="rId2482" w:history="1">
        <w:r w:rsidR="000F2B08">
          <w:rPr>
            <w:rStyle w:val="Hyperlink"/>
            <w:lang w:eastAsia="x-none"/>
          </w:rPr>
          <w:t>R1-1806432</w:t>
        </w:r>
      </w:hyperlink>
      <w:r w:rsidR="00966D15" w:rsidRPr="00966D15">
        <w:rPr>
          <w:lang w:eastAsia="x-none"/>
        </w:rPr>
        <w:tab/>
        <w:t>IMT-2020 Self-Evaluation: NR Link Budgets</w:t>
      </w:r>
      <w:r w:rsidR="00966D15" w:rsidRPr="00966D15">
        <w:rPr>
          <w:lang w:eastAsia="x-none"/>
        </w:rPr>
        <w:tab/>
        <w:t>Ericsson</w:t>
      </w:r>
    </w:p>
    <w:p w14:paraId="2C5DF4E2" w14:textId="67943D49" w:rsidR="00966D15" w:rsidRPr="00966D15" w:rsidRDefault="0058452E" w:rsidP="00966D15">
      <w:pPr>
        <w:ind w:left="720" w:hanging="720"/>
        <w:rPr>
          <w:lang w:eastAsia="x-none"/>
        </w:rPr>
      </w:pPr>
      <w:hyperlink r:id="rId2483" w:history="1">
        <w:r w:rsidR="000F2B08">
          <w:rPr>
            <w:rStyle w:val="Hyperlink"/>
            <w:lang w:eastAsia="x-none"/>
          </w:rPr>
          <w:t>R1-1806434</w:t>
        </w:r>
      </w:hyperlink>
      <w:r w:rsidR="00966D15" w:rsidRPr="00966D15">
        <w:rPr>
          <w:lang w:eastAsia="x-none"/>
        </w:rPr>
        <w:tab/>
        <w:t>IMT 2020 Evaluations: On eMBB user experienced data rate with NR</w:t>
      </w:r>
      <w:r w:rsidR="00966D15" w:rsidRPr="00966D15">
        <w:rPr>
          <w:lang w:eastAsia="x-none"/>
        </w:rPr>
        <w:tab/>
        <w:t>Ericsson</w:t>
      </w:r>
    </w:p>
    <w:p w14:paraId="2B884696" w14:textId="066CE985" w:rsidR="00966D15" w:rsidRPr="00966D15" w:rsidRDefault="0058452E" w:rsidP="00966D15">
      <w:pPr>
        <w:ind w:left="720" w:hanging="720"/>
        <w:rPr>
          <w:lang w:eastAsia="x-none"/>
        </w:rPr>
      </w:pPr>
      <w:hyperlink r:id="rId2484" w:history="1">
        <w:r w:rsidR="000F2B08">
          <w:rPr>
            <w:rStyle w:val="Hyperlink"/>
            <w:lang w:eastAsia="x-none"/>
          </w:rPr>
          <w:t>R1-1806435</w:t>
        </w:r>
      </w:hyperlink>
      <w:r w:rsidR="00966D15" w:rsidRPr="00966D15">
        <w:rPr>
          <w:lang w:eastAsia="x-none"/>
        </w:rPr>
        <w:tab/>
        <w:t>IMT 2020 Evaluations: On eMBB area traffic capacity with NR</w:t>
      </w:r>
      <w:r w:rsidR="00966D15" w:rsidRPr="00966D15">
        <w:rPr>
          <w:lang w:eastAsia="x-none"/>
        </w:rPr>
        <w:tab/>
        <w:t>Ericsson</w:t>
      </w:r>
    </w:p>
    <w:p w14:paraId="2608C315" w14:textId="2E427937" w:rsidR="00966D15" w:rsidRPr="00966D15" w:rsidRDefault="0058452E" w:rsidP="00966D15">
      <w:pPr>
        <w:ind w:left="720" w:hanging="720"/>
        <w:rPr>
          <w:lang w:eastAsia="x-none"/>
        </w:rPr>
      </w:pPr>
      <w:hyperlink r:id="rId2485" w:history="1">
        <w:r w:rsidR="000F2B08">
          <w:rPr>
            <w:rStyle w:val="Hyperlink"/>
            <w:lang w:eastAsia="x-none"/>
          </w:rPr>
          <w:t>R1-1806436</w:t>
        </w:r>
      </w:hyperlink>
      <w:r w:rsidR="00966D15" w:rsidRPr="00966D15">
        <w:rPr>
          <w:lang w:eastAsia="x-none"/>
        </w:rPr>
        <w:tab/>
        <w:t>IMT-2020 self-evaluation: mMTC non-full-buffer connection density</w:t>
      </w:r>
      <w:r w:rsidR="00966D15" w:rsidRPr="00966D15">
        <w:rPr>
          <w:lang w:eastAsia="x-none"/>
        </w:rPr>
        <w:tab/>
        <w:t>Ericsson</w:t>
      </w:r>
    </w:p>
    <w:p w14:paraId="3930C742" w14:textId="0F2561D5" w:rsidR="00966D15" w:rsidRPr="00966D15" w:rsidRDefault="0058452E" w:rsidP="00966D15">
      <w:pPr>
        <w:ind w:left="720" w:hanging="720"/>
        <w:rPr>
          <w:lang w:eastAsia="x-none"/>
        </w:rPr>
      </w:pPr>
      <w:hyperlink r:id="rId2486" w:history="1">
        <w:r w:rsidR="000F2B08">
          <w:rPr>
            <w:rStyle w:val="Hyperlink"/>
            <w:lang w:eastAsia="x-none"/>
          </w:rPr>
          <w:t>R1-1806437</w:t>
        </w:r>
      </w:hyperlink>
      <w:r w:rsidR="00966D15" w:rsidRPr="00966D15">
        <w:rPr>
          <w:lang w:eastAsia="x-none"/>
        </w:rPr>
        <w:tab/>
        <w:t>IMT-2020 self-evaluation: mMTC full buffer connection density</w:t>
      </w:r>
      <w:r w:rsidR="00966D15" w:rsidRPr="00966D15">
        <w:rPr>
          <w:lang w:eastAsia="x-none"/>
        </w:rPr>
        <w:tab/>
        <w:t>Ericsson</w:t>
      </w:r>
    </w:p>
    <w:p w14:paraId="1F590585" w14:textId="40143753" w:rsidR="00966D15" w:rsidRPr="00966D15" w:rsidRDefault="0058452E" w:rsidP="00966D15">
      <w:pPr>
        <w:ind w:left="720" w:hanging="720"/>
        <w:rPr>
          <w:lang w:eastAsia="x-none"/>
        </w:rPr>
      </w:pPr>
      <w:hyperlink r:id="rId2487" w:history="1">
        <w:r w:rsidR="000F2B08">
          <w:rPr>
            <w:rStyle w:val="Hyperlink"/>
            <w:lang w:eastAsia="x-none"/>
          </w:rPr>
          <w:t>R1-1806438</w:t>
        </w:r>
      </w:hyperlink>
      <w:r w:rsidR="00966D15" w:rsidRPr="00966D15">
        <w:rPr>
          <w:lang w:eastAsia="x-none"/>
        </w:rPr>
        <w:tab/>
        <w:t>IMT-2020 self-evaluation: Mobility evaluations for NR</w:t>
      </w:r>
      <w:r w:rsidR="00966D15" w:rsidRPr="00966D15">
        <w:rPr>
          <w:lang w:eastAsia="x-none"/>
        </w:rPr>
        <w:tab/>
        <w:t>Ericsson</w:t>
      </w:r>
    </w:p>
    <w:p w14:paraId="3535914A" w14:textId="10444F8A" w:rsidR="00966D15" w:rsidRPr="00966D15" w:rsidRDefault="0058452E" w:rsidP="00966D15">
      <w:pPr>
        <w:ind w:left="720" w:hanging="720"/>
        <w:rPr>
          <w:lang w:eastAsia="x-none"/>
        </w:rPr>
      </w:pPr>
      <w:hyperlink r:id="rId2488" w:history="1">
        <w:r w:rsidR="000F2B08">
          <w:rPr>
            <w:rStyle w:val="Hyperlink"/>
            <w:lang w:eastAsia="x-none"/>
          </w:rPr>
          <w:t>R1-1806439</w:t>
        </w:r>
      </w:hyperlink>
      <w:r w:rsidR="00966D15" w:rsidRPr="00966D15">
        <w:rPr>
          <w:lang w:eastAsia="x-none"/>
        </w:rPr>
        <w:tab/>
        <w:t>IMT-2020 self-evaluation: Peak data rate and peak spectrum efficiency evaluations for NR</w:t>
      </w:r>
      <w:r w:rsidR="00966D15" w:rsidRPr="00966D15">
        <w:rPr>
          <w:lang w:eastAsia="x-none"/>
        </w:rPr>
        <w:tab/>
        <w:t>Ericsson</w:t>
      </w:r>
    </w:p>
    <w:p w14:paraId="631392C8" w14:textId="6FBF9B0B" w:rsidR="00966D15" w:rsidRPr="00966D15" w:rsidRDefault="0058452E" w:rsidP="00966D15">
      <w:pPr>
        <w:ind w:left="720" w:hanging="720"/>
        <w:rPr>
          <w:lang w:eastAsia="x-none"/>
        </w:rPr>
      </w:pPr>
      <w:hyperlink r:id="rId2489" w:history="1">
        <w:r w:rsidR="000F2B08">
          <w:rPr>
            <w:rStyle w:val="Hyperlink"/>
            <w:lang w:eastAsia="x-none"/>
          </w:rPr>
          <w:t>R1-1806440</w:t>
        </w:r>
      </w:hyperlink>
      <w:r w:rsidR="00966D15" w:rsidRPr="00966D15">
        <w:rPr>
          <w:lang w:eastAsia="x-none"/>
        </w:rPr>
        <w:tab/>
        <w:t>IMT-2020 self evaluation: Radio Network Energy Performance</w:t>
      </w:r>
      <w:r w:rsidR="00966D15" w:rsidRPr="00966D15">
        <w:rPr>
          <w:lang w:eastAsia="x-none"/>
        </w:rPr>
        <w:tab/>
        <w:t>Ericsson</w:t>
      </w:r>
    </w:p>
    <w:p w14:paraId="00F2E6C4" w14:textId="4AE82182" w:rsidR="00966D15" w:rsidRPr="00966D15" w:rsidRDefault="0058452E" w:rsidP="00966D15">
      <w:pPr>
        <w:ind w:left="720" w:hanging="720"/>
        <w:rPr>
          <w:lang w:eastAsia="x-none"/>
        </w:rPr>
      </w:pPr>
      <w:hyperlink r:id="rId2490" w:history="1">
        <w:r w:rsidR="000F2B08">
          <w:rPr>
            <w:rStyle w:val="Hyperlink"/>
            <w:lang w:eastAsia="x-none"/>
          </w:rPr>
          <w:t>R1-1806441</w:t>
        </w:r>
      </w:hyperlink>
      <w:r w:rsidR="00966D15" w:rsidRPr="00966D15">
        <w:rPr>
          <w:lang w:eastAsia="x-none"/>
        </w:rPr>
        <w:tab/>
        <w:t>IMT 2020 Evaluations - CP latency in NR</w:t>
      </w:r>
      <w:r w:rsidR="00966D15" w:rsidRPr="00966D15">
        <w:rPr>
          <w:lang w:eastAsia="x-none"/>
        </w:rPr>
        <w:tab/>
        <w:t>Ericsson</w:t>
      </w:r>
    </w:p>
    <w:p w14:paraId="018B9418" w14:textId="0E1B9A9E" w:rsidR="00966D15" w:rsidRPr="00966D15" w:rsidRDefault="0058452E" w:rsidP="00966D15">
      <w:pPr>
        <w:ind w:left="720" w:hanging="720"/>
        <w:rPr>
          <w:lang w:eastAsia="x-none"/>
        </w:rPr>
      </w:pPr>
      <w:hyperlink r:id="rId2491" w:history="1">
        <w:r w:rsidR="000F2B08">
          <w:rPr>
            <w:rStyle w:val="Hyperlink"/>
            <w:lang w:eastAsia="x-none"/>
          </w:rPr>
          <w:t>R1-1806442</w:t>
        </w:r>
      </w:hyperlink>
      <w:r w:rsidR="00966D15" w:rsidRPr="00966D15">
        <w:rPr>
          <w:lang w:eastAsia="x-none"/>
        </w:rPr>
        <w:tab/>
        <w:t>IMT 2020 Evaluations - UP latency in NR</w:t>
      </w:r>
      <w:r w:rsidR="00966D15" w:rsidRPr="00966D15">
        <w:rPr>
          <w:lang w:eastAsia="x-none"/>
        </w:rPr>
        <w:tab/>
        <w:t>Ericsson</w:t>
      </w:r>
    </w:p>
    <w:p w14:paraId="62BD1A9C" w14:textId="4E683E4F" w:rsidR="00966D15" w:rsidRPr="00966D15" w:rsidRDefault="0058452E" w:rsidP="00966D15">
      <w:pPr>
        <w:ind w:left="720" w:hanging="720"/>
        <w:rPr>
          <w:lang w:eastAsia="x-none"/>
        </w:rPr>
      </w:pPr>
      <w:hyperlink r:id="rId2492" w:history="1">
        <w:r w:rsidR="000F2B08">
          <w:rPr>
            <w:rStyle w:val="Hyperlink"/>
            <w:lang w:eastAsia="x-none"/>
          </w:rPr>
          <w:t>R1-1806443</w:t>
        </w:r>
      </w:hyperlink>
      <w:r w:rsidR="00966D15" w:rsidRPr="00966D15">
        <w:rPr>
          <w:lang w:eastAsia="x-none"/>
        </w:rPr>
        <w:tab/>
        <w:t>IMT 2020 Evaluations - Reliability in NR</w:t>
      </w:r>
      <w:r w:rsidR="00966D15" w:rsidRPr="00966D15">
        <w:rPr>
          <w:lang w:eastAsia="x-none"/>
        </w:rPr>
        <w:tab/>
        <w:t>Ericsson</w:t>
      </w:r>
    </w:p>
    <w:p w14:paraId="0BB2B95D" w14:textId="338690AC" w:rsidR="00966D15" w:rsidRPr="00966D15" w:rsidRDefault="0058452E" w:rsidP="00966D15">
      <w:pPr>
        <w:ind w:left="720" w:hanging="720"/>
        <w:rPr>
          <w:lang w:eastAsia="x-none"/>
        </w:rPr>
      </w:pPr>
      <w:hyperlink r:id="rId2493" w:history="1">
        <w:r w:rsidR="000F2B08">
          <w:rPr>
            <w:rStyle w:val="Hyperlink"/>
            <w:lang w:eastAsia="x-none"/>
          </w:rPr>
          <w:t>R1-1806554</w:t>
        </w:r>
      </w:hyperlink>
      <w:r w:rsidR="00966D15" w:rsidRPr="00966D15">
        <w:rPr>
          <w:lang w:eastAsia="x-none"/>
        </w:rPr>
        <w:tab/>
        <w:t>Initial Results for IMT-2020 self-evaluation</w:t>
      </w:r>
      <w:r w:rsidR="00966D15" w:rsidRPr="00966D15">
        <w:rPr>
          <w:lang w:eastAsia="x-none"/>
        </w:rPr>
        <w:tab/>
        <w:t>Intel Corporation</w:t>
      </w:r>
    </w:p>
    <w:p w14:paraId="627DD21D" w14:textId="749546F3" w:rsidR="00966D15" w:rsidRPr="00966D15" w:rsidRDefault="0058452E" w:rsidP="00966D15">
      <w:pPr>
        <w:ind w:left="720" w:hanging="720"/>
        <w:rPr>
          <w:lang w:eastAsia="x-none"/>
        </w:rPr>
      </w:pPr>
      <w:hyperlink r:id="rId2494" w:history="1">
        <w:r w:rsidR="000F2B08">
          <w:rPr>
            <w:rStyle w:val="Hyperlink"/>
            <w:lang w:eastAsia="x-none"/>
          </w:rPr>
          <w:t>R1-1806651</w:t>
        </w:r>
      </w:hyperlink>
      <w:r w:rsidR="00966D15" w:rsidRPr="00966D15">
        <w:rPr>
          <w:lang w:eastAsia="x-none"/>
        </w:rPr>
        <w:tab/>
        <w:t>Initial evaluation results of IMT-2020 self-evaluation for high mobility</w:t>
      </w:r>
      <w:r w:rsidR="00966D15" w:rsidRPr="00966D15">
        <w:rPr>
          <w:lang w:eastAsia="x-none"/>
        </w:rPr>
        <w:tab/>
        <w:t>LG Electronics</w:t>
      </w:r>
    </w:p>
    <w:p w14:paraId="0FF29E9F" w14:textId="6F0391E6" w:rsidR="00966D15" w:rsidRPr="00966D15" w:rsidRDefault="0058452E" w:rsidP="00966D15">
      <w:pPr>
        <w:ind w:left="720" w:hanging="720"/>
        <w:rPr>
          <w:lang w:eastAsia="x-none"/>
        </w:rPr>
      </w:pPr>
      <w:hyperlink r:id="rId2495" w:history="1">
        <w:r w:rsidR="000F2B08">
          <w:rPr>
            <w:rStyle w:val="Hyperlink"/>
            <w:lang w:eastAsia="x-none"/>
          </w:rPr>
          <w:t>R1-1806652</w:t>
        </w:r>
      </w:hyperlink>
      <w:r w:rsidR="00966D15" w:rsidRPr="00966D15">
        <w:rPr>
          <w:lang w:eastAsia="x-none"/>
        </w:rPr>
        <w:tab/>
        <w:t>Initial evaluation results of Rural-eMBB for IMT-2020 self-evaluation</w:t>
      </w:r>
      <w:r w:rsidR="00966D15" w:rsidRPr="00966D15">
        <w:rPr>
          <w:lang w:eastAsia="x-none"/>
        </w:rPr>
        <w:tab/>
        <w:t>LG Electronics</w:t>
      </w:r>
    </w:p>
    <w:p w14:paraId="69BBE571" w14:textId="07433B70" w:rsidR="00966D15" w:rsidRPr="00966D15" w:rsidRDefault="0058452E" w:rsidP="00966D15">
      <w:pPr>
        <w:ind w:left="720" w:hanging="720"/>
        <w:rPr>
          <w:lang w:eastAsia="x-none"/>
        </w:rPr>
      </w:pPr>
      <w:hyperlink r:id="rId2496" w:history="1">
        <w:r w:rsidR="000F2B08">
          <w:rPr>
            <w:rStyle w:val="Hyperlink"/>
            <w:lang w:eastAsia="x-none"/>
          </w:rPr>
          <w:t>R1-1806653</w:t>
        </w:r>
      </w:hyperlink>
      <w:r w:rsidR="00966D15" w:rsidRPr="00966D15">
        <w:rPr>
          <w:lang w:eastAsia="x-none"/>
        </w:rPr>
        <w:tab/>
        <w:t>Initial evaluation results of Indoor Hotspot-eMBB for IMT-2020 self-evaluation</w:t>
      </w:r>
      <w:r w:rsidR="00966D15" w:rsidRPr="00966D15">
        <w:rPr>
          <w:lang w:eastAsia="x-none"/>
        </w:rPr>
        <w:tab/>
        <w:t>LG Electronics</w:t>
      </w:r>
    </w:p>
    <w:p w14:paraId="685E1C48" w14:textId="29C4E8FB" w:rsidR="00966D15" w:rsidRPr="00966D15" w:rsidRDefault="0058452E" w:rsidP="00966D15">
      <w:pPr>
        <w:ind w:left="720" w:hanging="720"/>
        <w:rPr>
          <w:lang w:eastAsia="x-none"/>
        </w:rPr>
      </w:pPr>
      <w:hyperlink r:id="rId2497" w:history="1">
        <w:r w:rsidR="000F2B08">
          <w:rPr>
            <w:rStyle w:val="Hyperlink"/>
            <w:lang w:eastAsia="x-none"/>
          </w:rPr>
          <w:t>R1-1806654</w:t>
        </w:r>
      </w:hyperlink>
      <w:r w:rsidR="00966D15" w:rsidRPr="00966D15">
        <w:rPr>
          <w:lang w:eastAsia="x-none"/>
        </w:rPr>
        <w:tab/>
        <w:t>Initial evaluation results of Dense Urban-eMBB for IMT-2020 self-evaluation</w:t>
      </w:r>
      <w:r w:rsidR="00966D15" w:rsidRPr="00966D15">
        <w:rPr>
          <w:lang w:eastAsia="x-none"/>
        </w:rPr>
        <w:tab/>
        <w:t>LG Electronics</w:t>
      </w:r>
    </w:p>
    <w:p w14:paraId="7D6FD623" w14:textId="10989B1C" w:rsidR="00966D15" w:rsidRPr="00966D15" w:rsidRDefault="0058452E" w:rsidP="00966D15">
      <w:pPr>
        <w:ind w:left="720" w:hanging="720"/>
        <w:rPr>
          <w:lang w:eastAsia="x-none"/>
        </w:rPr>
      </w:pPr>
      <w:hyperlink r:id="rId2498" w:history="1">
        <w:r w:rsidR="000F2B08">
          <w:rPr>
            <w:rStyle w:val="Hyperlink"/>
            <w:lang w:eastAsia="x-none"/>
          </w:rPr>
          <w:t>R1-1806822</w:t>
        </w:r>
      </w:hyperlink>
      <w:r w:rsidR="00966D15" w:rsidRPr="00966D15">
        <w:rPr>
          <w:lang w:eastAsia="x-none"/>
        </w:rPr>
        <w:tab/>
        <w:t>Initial self-evaluation for Indoor Hotspot-eMBB</w:t>
      </w:r>
      <w:r w:rsidR="00966D15" w:rsidRPr="00966D15">
        <w:rPr>
          <w:lang w:eastAsia="x-none"/>
        </w:rPr>
        <w:tab/>
        <w:t>China Telecommunications</w:t>
      </w:r>
    </w:p>
    <w:p w14:paraId="4676F0B4" w14:textId="45827CF6" w:rsidR="00966D15" w:rsidRPr="00966D15" w:rsidRDefault="0058452E" w:rsidP="00966D15">
      <w:pPr>
        <w:ind w:left="720" w:hanging="720"/>
        <w:rPr>
          <w:color w:val="BFBFBF"/>
          <w:lang w:eastAsia="x-none"/>
        </w:rPr>
      </w:pPr>
      <w:hyperlink r:id="rId2499" w:history="1">
        <w:r w:rsidR="000F2B08">
          <w:rPr>
            <w:rStyle w:val="Hyperlink"/>
            <w:lang w:eastAsia="x-none"/>
          </w:rPr>
          <w:t>R1-1806823</w:t>
        </w:r>
      </w:hyperlink>
      <w:r w:rsidR="00966D15" w:rsidRPr="00966D15">
        <w:rPr>
          <w:color w:val="BFBFBF"/>
          <w:lang w:eastAsia="x-none"/>
        </w:rPr>
        <w:tab/>
        <w:t>Link level performance for LDPC coding with BP decoder</w:t>
      </w:r>
      <w:r w:rsidR="00966D15" w:rsidRPr="00966D15">
        <w:rPr>
          <w:color w:val="BFBFBF"/>
          <w:lang w:eastAsia="x-none"/>
        </w:rPr>
        <w:tab/>
        <w:t>China Telecommunications</w:t>
      </w:r>
    </w:p>
    <w:p w14:paraId="5BFD0A1F" w14:textId="77777777" w:rsidR="00966D15" w:rsidRPr="00966D15" w:rsidRDefault="00966D15" w:rsidP="00966D15">
      <w:pPr>
        <w:ind w:left="720" w:hanging="720"/>
        <w:rPr>
          <w:color w:val="BFBFBF"/>
          <w:lang w:eastAsia="x-none"/>
        </w:rPr>
      </w:pPr>
      <w:r w:rsidRPr="00966D15">
        <w:rPr>
          <w:color w:val="BFBFBF"/>
          <w:lang w:eastAsia="x-none"/>
        </w:rPr>
        <w:t>Withdrawn</w:t>
      </w:r>
    </w:p>
    <w:p w14:paraId="157A3436" w14:textId="6F3B780F" w:rsidR="00966D15" w:rsidRPr="00966D15" w:rsidRDefault="0058452E" w:rsidP="00966D15">
      <w:pPr>
        <w:ind w:left="1440" w:hanging="1440"/>
        <w:rPr>
          <w:lang w:eastAsia="x-none"/>
        </w:rPr>
      </w:pPr>
      <w:hyperlink r:id="rId2500" w:history="1">
        <w:r w:rsidR="000F2B08">
          <w:rPr>
            <w:rStyle w:val="Hyperlink"/>
            <w:lang w:eastAsia="x-none"/>
          </w:rPr>
          <w:t>R1-1807084</w:t>
        </w:r>
      </w:hyperlink>
      <w:r w:rsidR="00966D15" w:rsidRPr="00966D15">
        <w:rPr>
          <w:lang w:eastAsia="x-none"/>
        </w:rPr>
        <w:tab/>
        <w:t>Evaluation results of Indoor Hotspot-eMBB for IMT-2020 self-evaluation</w:t>
      </w:r>
      <w:r w:rsidR="00966D15" w:rsidRPr="00966D15">
        <w:rPr>
          <w:lang w:eastAsia="x-none"/>
        </w:rPr>
        <w:tab/>
        <w:t>NTT DOCOMO, INC.</w:t>
      </w:r>
    </w:p>
    <w:p w14:paraId="0C31B324" w14:textId="362BCA7C" w:rsidR="00966D15" w:rsidRPr="00966D15" w:rsidRDefault="0058452E" w:rsidP="00966D15">
      <w:pPr>
        <w:ind w:left="720" w:hanging="720"/>
        <w:rPr>
          <w:lang w:eastAsia="x-none"/>
        </w:rPr>
      </w:pPr>
      <w:hyperlink r:id="rId2501" w:history="1">
        <w:r w:rsidR="000F2B08">
          <w:rPr>
            <w:rStyle w:val="Hyperlink"/>
            <w:lang w:eastAsia="x-none"/>
          </w:rPr>
          <w:t>R1-1807085</w:t>
        </w:r>
      </w:hyperlink>
      <w:r w:rsidR="00966D15" w:rsidRPr="00966D15">
        <w:rPr>
          <w:lang w:eastAsia="x-none"/>
        </w:rPr>
        <w:tab/>
        <w:t>Evaluation results of dense urban-eMBB for IMT-2020 self-evaluation</w:t>
      </w:r>
      <w:r w:rsidR="00966D15" w:rsidRPr="00966D15">
        <w:rPr>
          <w:lang w:eastAsia="x-none"/>
        </w:rPr>
        <w:tab/>
        <w:t>NTT DOCOMO, INC.</w:t>
      </w:r>
    </w:p>
    <w:p w14:paraId="69B23668" w14:textId="1C31F33B" w:rsidR="00966D15" w:rsidRPr="00966D15" w:rsidRDefault="0058452E" w:rsidP="00966D15">
      <w:pPr>
        <w:ind w:left="720" w:hanging="720"/>
        <w:rPr>
          <w:lang w:eastAsia="x-none"/>
        </w:rPr>
      </w:pPr>
      <w:hyperlink r:id="rId2502" w:history="1">
        <w:r w:rsidR="000F2B08">
          <w:rPr>
            <w:rStyle w:val="Hyperlink"/>
            <w:lang w:eastAsia="x-none"/>
          </w:rPr>
          <w:t>R1-1807086</w:t>
        </w:r>
      </w:hyperlink>
      <w:r w:rsidR="00966D15" w:rsidRPr="00966D15">
        <w:rPr>
          <w:lang w:eastAsia="x-none"/>
        </w:rPr>
        <w:tab/>
        <w:t>Evaluation results of rural-eMBB for IMT-2020 self-evaluation</w:t>
      </w:r>
      <w:r w:rsidR="00966D15" w:rsidRPr="00966D15">
        <w:rPr>
          <w:lang w:eastAsia="x-none"/>
        </w:rPr>
        <w:tab/>
        <w:t>NTT DOCOMO, INC.</w:t>
      </w:r>
    </w:p>
    <w:p w14:paraId="74DE14CF" w14:textId="65396453" w:rsidR="00966D15" w:rsidRPr="00966D15" w:rsidRDefault="0058452E" w:rsidP="00966D15">
      <w:pPr>
        <w:ind w:left="720" w:hanging="720"/>
        <w:rPr>
          <w:lang w:eastAsia="x-none"/>
        </w:rPr>
      </w:pPr>
      <w:hyperlink r:id="rId2503" w:history="1">
        <w:r w:rsidR="000F2B08">
          <w:rPr>
            <w:rStyle w:val="Hyperlink"/>
            <w:lang w:eastAsia="x-none"/>
          </w:rPr>
          <w:t>R1-1807087</w:t>
        </w:r>
      </w:hyperlink>
      <w:r w:rsidR="00966D15" w:rsidRPr="00966D15">
        <w:rPr>
          <w:lang w:eastAsia="x-none"/>
        </w:rPr>
        <w:tab/>
        <w:t>Preliminary evaluation results of mobility for IMT-2020 self-evaluation</w:t>
      </w:r>
      <w:r w:rsidR="00966D15" w:rsidRPr="00966D15">
        <w:rPr>
          <w:lang w:eastAsia="x-none"/>
        </w:rPr>
        <w:tab/>
        <w:t>NTT DOCOMO, INC.</w:t>
      </w:r>
    </w:p>
    <w:p w14:paraId="06D15206" w14:textId="0CEEDEFE" w:rsidR="00966D15" w:rsidRPr="00966D15" w:rsidRDefault="0058452E" w:rsidP="00966D15">
      <w:pPr>
        <w:ind w:left="720" w:hanging="720"/>
        <w:rPr>
          <w:lang w:eastAsia="x-none"/>
        </w:rPr>
      </w:pPr>
      <w:hyperlink r:id="rId2504" w:history="1">
        <w:r w:rsidR="000F2B08">
          <w:rPr>
            <w:rStyle w:val="Hyperlink"/>
            <w:lang w:eastAsia="x-none"/>
          </w:rPr>
          <w:t>R1-1807284</w:t>
        </w:r>
      </w:hyperlink>
      <w:r w:rsidR="00966D15" w:rsidRPr="00966D15">
        <w:rPr>
          <w:lang w:eastAsia="x-none"/>
        </w:rPr>
        <w:tab/>
        <w:t>Spectral Efficiency Results for the IMT-2020 Self-Evaluation</w:t>
      </w:r>
      <w:r w:rsidR="00966D15" w:rsidRPr="00966D15">
        <w:rPr>
          <w:lang w:eastAsia="x-none"/>
        </w:rPr>
        <w:tab/>
        <w:t>Nokia, Nokia Shanghai Bell</w:t>
      </w:r>
    </w:p>
    <w:p w14:paraId="2744575E" w14:textId="4891E785" w:rsidR="00966D15" w:rsidRPr="00966D15" w:rsidRDefault="0058452E" w:rsidP="00966D15">
      <w:pPr>
        <w:ind w:left="720" w:hanging="720"/>
        <w:rPr>
          <w:lang w:eastAsia="x-none"/>
        </w:rPr>
      </w:pPr>
      <w:hyperlink r:id="rId2505" w:history="1">
        <w:r w:rsidR="000F2B08">
          <w:rPr>
            <w:rStyle w:val="Hyperlink"/>
            <w:lang w:eastAsia="x-none"/>
          </w:rPr>
          <w:t>R1-1807285</w:t>
        </w:r>
      </w:hyperlink>
      <w:r w:rsidR="00966D15" w:rsidRPr="00966D15">
        <w:rPr>
          <w:lang w:eastAsia="x-none"/>
        </w:rPr>
        <w:tab/>
        <w:t>IMT-2020 Reliability Evaluation Results (URLLC)</w:t>
      </w:r>
      <w:r w:rsidR="00966D15" w:rsidRPr="00966D15">
        <w:rPr>
          <w:lang w:eastAsia="x-none"/>
        </w:rPr>
        <w:tab/>
        <w:t>Nokia, Nokia Shanghai Bell</w:t>
      </w:r>
    </w:p>
    <w:p w14:paraId="03D88AEB" w14:textId="00765F17" w:rsidR="00966D15" w:rsidRPr="00966D15" w:rsidRDefault="0058452E" w:rsidP="00966D15">
      <w:pPr>
        <w:ind w:left="720" w:hanging="720"/>
        <w:rPr>
          <w:lang w:eastAsia="x-none"/>
        </w:rPr>
      </w:pPr>
      <w:hyperlink r:id="rId2506" w:history="1">
        <w:r w:rsidR="000F2B08">
          <w:rPr>
            <w:rStyle w:val="Hyperlink"/>
            <w:lang w:eastAsia="x-none"/>
          </w:rPr>
          <w:t>R1-1807286</w:t>
        </w:r>
      </w:hyperlink>
      <w:r w:rsidR="00966D15" w:rsidRPr="00966D15">
        <w:rPr>
          <w:lang w:eastAsia="x-none"/>
        </w:rPr>
        <w:tab/>
        <w:t>IMT-2020 Connection Density Evaluation Results (mMTC)</w:t>
      </w:r>
      <w:r w:rsidR="00966D15" w:rsidRPr="00966D15">
        <w:rPr>
          <w:lang w:eastAsia="x-none"/>
        </w:rPr>
        <w:tab/>
        <w:t>Nokia, Nokia Shanghai Bell</w:t>
      </w:r>
    </w:p>
    <w:p w14:paraId="2555FDB7" w14:textId="2149BEF2" w:rsidR="00966D15" w:rsidRPr="00966D15" w:rsidRDefault="0058452E" w:rsidP="00966D15">
      <w:pPr>
        <w:ind w:left="720" w:hanging="720"/>
        <w:rPr>
          <w:lang w:eastAsia="x-none"/>
        </w:rPr>
      </w:pPr>
      <w:hyperlink r:id="rId2507" w:history="1">
        <w:r w:rsidR="000F2B08">
          <w:rPr>
            <w:rStyle w:val="Hyperlink"/>
            <w:lang w:eastAsia="x-none"/>
          </w:rPr>
          <w:t>R1-1807287</w:t>
        </w:r>
      </w:hyperlink>
      <w:r w:rsidR="00966D15" w:rsidRPr="00966D15">
        <w:rPr>
          <w:lang w:eastAsia="x-none"/>
        </w:rPr>
        <w:tab/>
        <w:t>IMT-2020 self evaluation: Control plane latency</w:t>
      </w:r>
      <w:r w:rsidR="00966D15" w:rsidRPr="00966D15">
        <w:rPr>
          <w:lang w:eastAsia="x-none"/>
        </w:rPr>
        <w:tab/>
        <w:t>Nokia, Nokia Shanghai Bell</w:t>
      </w:r>
    </w:p>
    <w:p w14:paraId="6EF30CA0" w14:textId="20D9725A" w:rsidR="00966D15" w:rsidRPr="00966D15" w:rsidRDefault="0058452E" w:rsidP="00966D15">
      <w:pPr>
        <w:ind w:left="720" w:hanging="720"/>
        <w:rPr>
          <w:lang w:eastAsia="x-none"/>
        </w:rPr>
      </w:pPr>
      <w:hyperlink r:id="rId2508" w:history="1">
        <w:r w:rsidR="000F2B08">
          <w:rPr>
            <w:rStyle w:val="Hyperlink"/>
            <w:lang w:eastAsia="x-none"/>
          </w:rPr>
          <w:t>R1-1807288</w:t>
        </w:r>
      </w:hyperlink>
      <w:r w:rsidR="00966D15" w:rsidRPr="00966D15">
        <w:rPr>
          <w:lang w:eastAsia="x-none"/>
        </w:rPr>
        <w:tab/>
        <w:t>IMT-2020 self evaluation: User plane latency</w:t>
      </w:r>
      <w:r w:rsidR="00966D15" w:rsidRPr="00966D15">
        <w:rPr>
          <w:lang w:eastAsia="x-none"/>
        </w:rPr>
        <w:tab/>
        <w:t>Nokia, Nokia Shanghai Bell</w:t>
      </w:r>
    </w:p>
    <w:p w14:paraId="7D384A56" w14:textId="6988ACAB" w:rsidR="00966D15" w:rsidRDefault="0058452E" w:rsidP="00966D15">
      <w:pPr>
        <w:ind w:left="720" w:hanging="720"/>
        <w:rPr>
          <w:lang w:eastAsia="x-none"/>
        </w:rPr>
      </w:pPr>
      <w:hyperlink r:id="rId2509" w:history="1">
        <w:r w:rsidR="000F2B08">
          <w:rPr>
            <w:rStyle w:val="Hyperlink"/>
            <w:lang w:eastAsia="x-none"/>
          </w:rPr>
          <w:t>R1-1807289</w:t>
        </w:r>
      </w:hyperlink>
      <w:r w:rsidR="00966D15" w:rsidRPr="00966D15">
        <w:rPr>
          <w:lang w:eastAsia="x-none"/>
        </w:rPr>
        <w:tab/>
        <w:t>IMT-2020 self evaluation: Network energy efficiency</w:t>
      </w:r>
      <w:r w:rsidR="00966D15" w:rsidRPr="00966D15">
        <w:rPr>
          <w:lang w:eastAsia="x-none"/>
        </w:rPr>
        <w:tab/>
        <w:t>Nokia, Nokia Shanghai Bell</w:t>
      </w:r>
    </w:p>
    <w:p w14:paraId="11581EA6" w14:textId="6E02BFEF" w:rsidR="00A40B51" w:rsidRDefault="0058452E" w:rsidP="00A40B51">
      <w:pPr>
        <w:ind w:left="720" w:hanging="720"/>
        <w:rPr>
          <w:lang w:eastAsia="x-none"/>
        </w:rPr>
      </w:pPr>
      <w:hyperlink r:id="rId2510" w:history="1">
        <w:r w:rsidR="000F2B08">
          <w:rPr>
            <w:rStyle w:val="Hyperlink"/>
            <w:lang w:eastAsia="x-none"/>
          </w:rPr>
          <w:t>R1-1807609</w:t>
        </w:r>
      </w:hyperlink>
      <w:r w:rsidR="00A40B51">
        <w:rPr>
          <w:lang w:eastAsia="x-none"/>
        </w:rPr>
        <w:tab/>
        <w:t>IMT 2020 Evaluations: On eMBB spectral efficiency with NR</w:t>
      </w:r>
      <w:r w:rsidR="00A40B51">
        <w:rPr>
          <w:lang w:eastAsia="x-none"/>
        </w:rPr>
        <w:tab/>
        <w:t>Ericsson</w:t>
      </w:r>
      <w:r w:rsidR="00D95B64">
        <w:rPr>
          <w:lang w:eastAsia="x-none"/>
        </w:rPr>
        <w:tab/>
        <w:t>(</w:t>
      </w:r>
      <w:hyperlink r:id="rId2511" w:history="1">
        <w:r w:rsidR="000F2B08">
          <w:rPr>
            <w:rStyle w:val="Hyperlink"/>
            <w:lang w:eastAsia="x-none"/>
          </w:rPr>
          <w:t>R1-1806433</w:t>
        </w:r>
      </w:hyperlink>
      <w:r w:rsidR="00D95B64">
        <w:rPr>
          <w:lang w:eastAsia="x-none"/>
        </w:rPr>
        <w:t>)</w:t>
      </w:r>
    </w:p>
    <w:p w14:paraId="02CD6865" w14:textId="2F603A9C" w:rsidR="00A40B51" w:rsidRPr="00966D15" w:rsidRDefault="0058452E" w:rsidP="00A40B51">
      <w:pPr>
        <w:ind w:left="720" w:hanging="720"/>
        <w:rPr>
          <w:lang w:eastAsia="x-none"/>
        </w:rPr>
      </w:pPr>
      <w:hyperlink r:id="rId2512" w:history="1">
        <w:r w:rsidR="000F2B08">
          <w:rPr>
            <w:rStyle w:val="Hyperlink"/>
            <w:lang w:eastAsia="x-none"/>
          </w:rPr>
          <w:t>R1-1807680</w:t>
        </w:r>
      </w:hyperlink>
      <w:r w:rsidR="00A40B51">
        <w:rPr>
          <w:lang w:eastAsia="x-none"/>
        </w:rPr>
        <w:tab/>
        <w:t>Initial evaluation results of the Dense Urban-eMBB scenario for IMT-2020 evaluation</w:t>
      </w:r>
      <w:r w:rsidR="00A40B51">
        <w:rPr>
          <w:lang w:eastAsia="x-none"/>
        </w:rPr>
        <w:tab/>
        <w:t>Motorola Mobility, Lenovo</w:t>
      </w:r>
    </w:p>
    <w:p w14:paraId="7388BAF4" w14:textId="48EB55E3" w:rsidR="00966D15" w:rsidRPr="00966D15" w:rsidRDefault="00966D15" w:rsidP="00836A67">
      <w:pPr>
        <w:pStyle w:val="Heading2"/>
      </w:pPr>
      <w:bookmarkStart w:id="4446" w:name="_Toc513839929"/>
      <w:bookmarkStart w:id="4447" w:name="_Toc516232691"/>
      <w:r w:rsidRPr="00966D15">
        <w:t>Other</w:t>
      </w:r>
      <w:bookmarkEnd w:id="4446"/>
      <w:bookmarkEnd w:id="4447"/>
    </w:p>
    <w:p w14:paraId="5F790A44" w14:textId="0EDFA7EF" w:rsidR="00966D15" w:rsidRPr="00966D15" w:rsidRDefault="0058452E" w:rsidP="00966D15">
      <w:pPr>
        <w:ind w:left="720" w:hanging="720"/>
        <w:rPr>
          <w:lang w:eastAsia="x-none"/>
        </w:rPr>
      </w:pPr>
      <w:hyperlink r:id="rId2513" w:history="1">
        <w:r w:rsidR="000F2B08">
          <w:rPr>
            <w:rStyle w:val="Hyperlink"/>
            <w:lang w:eastAsia="x-none"/>
          </w:rPr>
          <w:t>R1-1806090</w:t>
        </w:r>
      </w:hyperlink>
      <w:r w:rsidR="00966D15" w:rsidRPr="00966D15">
        <w:rPr>
          <w:lang w:eastAsia="x-none"/>
        </w:rPr>
        <w:tab/>
        <w:t>Measurement results and analysis on UE power consumption</w:t>
      </w:r>
      <w:r w:rsidR="00966D15" w:rsidRPr="00966D15">
        <w:rPr>
          <w:lang w:eastAsia="x-none"/>
        </w:rPr>
        <w:tab/>
        <w:t>vivo</w:t>
      </w:r>
    </w:p>
    <w:p w14:paraId="418BB4A2" w14:textId="7C0658CE" w:rsidR="00966D15" w:rsidRPr="00966D15" w:rsidRDefault="0058452E" w:rsidP="00966D15">
      <w:pPr>
        <w:ind w:left="720" w:hanging="720"/>
        <w:rPr>
          <w:lang w:eastAsia="x-none"/>
        </w:rPr>
      </w:pPr>
      <w:hyperlink r:id="rId2514" w:history="1">
        <w:r w:rsidR="000F2B08">
          <w:rPr>
            <w:rStyle w:val="Hyperlink"/>
            <w:lang w:eastAsia="x-none"/>
          </w:rPr>
          <w:t>R1-1806091</w:t>
        </w:r>
      </w:hyperlink>
      <w:r w:rsidR="00966D15" w:rsidRPr="00966D15">
        <w:rPr>
          <w:lang w:eastAsia="x-none"/>
        </w:rPr>
        <w:tab/>
        <w:t>NR UE power saving</w:t>
      </w:r>
      <w:r w:rsidR="00966D15" w:rsidRPr="00966D15">
        <w:rPr>
          <w:lang w:eastAsia="x-none"/>
        </w:rPr>
        <w:tab/>
        <w:t>vivo</w:t>
      </w:r>
    </w:p>
    <w:p w14:paraId="279D9434" w14:textId="6E56B712" w:rsidR="00966D15" w:rsidRPr="00966D15" w:rsidRDefault="0058452E" w:rsidP="00966D15">
      <w:pPr>
        <w:ind w:left="720" w:hanging="720"/>
        <w:rPr>
          <w:lang w:eastAsia="x-none"/>
        </w:rPr>
      </w:pPr>
      <w:hyperlink r:id="rId2515" w:history="1">
        <w:r w:rsidR="000F2B08">
          <w:rPr>
            <w:rStyle w:val="Hyperlink"/>
            <w:lang w:eastAsia="x-none"/>
          </w:rPr>
          <w:t>R1-1806803</w:t>
        </w:r>
      </w:hyperlink>
      <w:r w:rsidR="00966D15" w:rsidRPr="00966D15">
        <w:rPr>
          <w:lang w:eastAsia="x-none"/>
        </w:rPr>
        <w:tab/>
        <w:t>On UE power saving for NR</w:t>
      </w:r>
      <w:r w:rsidR="00966D15" w:rsidRPr="00966D15">
        <w:rPr>
          <w:lang w:eastAsia="x-none"/>
        </w:rPr>
        <w:tab/>
        <w:t>MediaTek Inc.</w:t>
      </w:r>
    </w:p>
    <w:p w14:paraId="0BD3EEAE" w14:textId="5C52F15F" w:rsidR="00966D15" w:rsidRPr="00966D15" w:rsidRDefault="0058452E" w:rsidP="00D95B64">
      <w:pPr>
        <w:ind w:left="720" w:hanging="720"/>
        <w:rPr>
          <w:lang w:eastAsia="x-none"/>
        </w:rPr>
      </w:pPr>
      <w:hyperlink r:id="rId2516" w:history="1">
        <w:r w:rsidR="000F2B08">
          <w:rPr>
            <w:rStyle w:val="Hyperlink"/>
            <w:lang w:eastAsia="x-none"/>
          </w:rPr>
          <w:t>R1-1806888</w:t>
        </w:r>
      </w:hyperlink>
      <w:r w:rsidR="00966D15" w:rsidRPr="00966D15">
        <w:rPr>
          <w:lang w:eastAsia="x-none"/>
        </w:rPr>
        <w:tab/>
        <w:t>On coexistence between LTE and NR</w:t>
      </w:r>
      <w:r w:rsidR="00966D15" w:rsidRPr="00966D15">
        <w:rPr>
          <w:lang w:eastAsia="x-none"/>
        </w:rPr>
        <w:tab/>
        <w:t>Huawei, HiSilicon</w:t>
      </w:r>
    </w:p>
    <w:p w14:paraId="340F6807" w14:textId="5E96BD71" w:rsidR="0020094B" w:rsidRPr="005D191B" w:rsidRDefault="0020094B" w:rsidP="001D13D3">
      <w:pPr>
        <w:pStyle w:val="Heading1"/>
      </w:pPr>
      <w:bookmarkStart w:id="4448" w:name="_Toc490832601"/>
      <w:bookmarkStart w:id="4449" w:name="_Toc516232692"/>
      <w:r w:rsidRPr="0052548E">
        <w:t>Closing of the meeting</w:t>
      </w:r>
      <w:bookmarkEnd w:id="4448"/>
      <w:bookmarkEnd w:id="4449"/>
    </w:p>
    <w:p w14:paraId="76258140" w14:textId="77777777" w:rsidR="00AB0E89" w:rsidRDefault="00244B57" w:rsidP="00CE2F10">
      <w:pPr>
        <w:rPr>
          <w:rFonts w:eastAsia="MS Mincho"/>
          <w:szCs w:val="20"/>
        </w:rPr>
      </w:pPr>
      <w:r>
        <w:rPr>
          <w:rFonts w:eastAsia="MS Mincho"/>
          <w:szCs w:val="20"/>
        </w:rPr>
        <w:t xml:space="preserve">RAN1 chair </w:t>
      </w:r>
      <w:r w:rsidR="00D95B64">
        <w:rPr>
          <w:rFonts w:eastAsia="MS Mincho"/>
          <w:szCs w:val="20"/>
        </w:rPr>
        <w:t>commented that RAN1#93 was the last meeting for Rel-15. At this point in time, none knows what's going to be approved in the upcoming plenary with regards to the next release. Together RAN1 made a good progress, and should be proud of the achievement; RAN1 chair expressed his appreciation for the mutual trust between each other</w:t>
      </w:r>
      <w:r w:rsidR="00AB0E89">
        <w:rPr>
          <w:rFonts w:eastAsia="MS Mincho"/>
          <w:szCs w:val="20"/>
        </w:rPr>
        <w:t>...</w:t>
      </w:r>
    </w:p>
    <w:p w14:paraId="31C2C964" w14:textId="77777777" w:rsidR="00AB0E89" w:rsidRPr="00AB0E89" w:rsidRDefault="00AB0E89" w:rsidP="00CE2F10">
      <w:pPr>
        <w:rPr>
          <w:rFonts w:eastAsia="MS Mincho"/>
          <w:b/>
          <w:szCs w:val="20"/>
        </w:rPr>
      </w:pPr>
      <w:r w:rsidRPr="00AB0E89">
        <w:rPr>
          <w:rFonts w:eastAsia="MS Mincho"/>
          <w:b/>
          <w:szCs w:val="20"/>
        </w:rPr>
        <w:t>From RAN1 perspective, Release 15 is completed.</w:t>
      </w:r>
    </w:p>
    <w:p w14:paraId="7B8727E7" w14:textId="77777777" w:rsidR="00AB0E89" w:rsidRDefault="00AB0E89" w:rsidP="00CE2F10">
      <w:pPr>
        <w:rPr>
          <w:rFonts w:eastAsia="MS Mincho"/>
          <w:szCs w:val="20"/>
        </w:rPr>
      </w:pPr>
      <w:r>
        <w:rPr>
          <w:rFonts w:eastAsia="MS Mincho"/>
          <w:szCs w:val="20"/>
        </w:rPr>
        <w:t xml:space="preserve">RAN1 chair </w:t>
      </w:r>
      <w:r w:rsidR="00244B57">
        <w:rPr>
          <w:rFonts w:eastAsia="MS Mincho"/>
          <w:szCs w:val="20"/>
        </w:rPr>
        <w:t xml:space="preserve">thanked </w:t>
      </w:r>
      <w:r>
        <w:rPr>
          <w:rFonts w:eastAsia="MS Mincho"/>
          <w:szCs w:val="20"/>
        </w:rPr>
        <w:t xml:space="preserve">the host (Samsung) for the location and the well organization through the full week, especially the free lunch was very nice. Thanks to </w:t>
      </w:r>
      <w:r w:rsidR="00244B57">
        <w:rPr>
          <w:rFonts w:eastAsia="MS Mincho"/>
          <w:szCs w:val="20"/>
        </w:rPr>
        <w:t xml:space="preserve">all the delegates for their </w:t>
      </w:r>
      <w:r w:rsidR="0037319D">
        <w:rPr>
          <w:rFonts w:eastAsia="MS Mincho"/>
          <w:szCs w:val="20"/>
        </w:rPr>
        <w:t>great efforts</w:t>
      </w:r>
      <w:r w:rsidR="00244B57">
        <w:rPr>
          <w:rFonts w:eastAsia="MS Mincho"/>
          <w:szCs w:val="20"/>
        </w:rPr>
        <w:t xml:space="preserve">, </w:t>
      </w:r>
      <w:r>
        <w:rPr>
          <w:rFonts w:eastAsia="MS Mincho"/>
          <w:szCs w:val="20"/>
        </w:rPr>
        <w:t>to</w:t>
      </w:r>
      <w:r w:rsidR="0037319D">
        <w:rPr>
          <w:rFonts w:eastAsia="MS Mincho"/>
          <w:szCs w:val="20"/>
        </w:rPr>
        <w:t xml:space="preserve"> the feature </w:t>
      </w:r>
      <w:r w:rsidR="00244B57">
        <w:rPr>
          <w:rFonts w:eastAsia="MS Mincho"/>
          <w:szCs w:val="20"/>
        </w:rPr>
        <w:t>leads</w:t>
      </w:r>
      <w:r w:rsidR="0037319D">
        <w:rPr>
          <w:rFonts w:eastAsia="MS Mincho"/>
          <w:szCs w:val="20"/>
        </w:rPr>
        <w:t xml:space="preserve"> for their implication</w:t>
      </w:r>
      <w:r>
        <w:rPr>
          <w:rFonts w:eastAsia="MS Mincho"/>
          <w:szCs w:val="20"/>
        </w:rPr>
        <w:t>. Apologizes for scheduling so many offline sessions outside the main meeting rooms.</w:t>
      </w:r>
    </w:p>
    <w:p w14:paraId="16FD0A72" w14:textId="25224478" w:rsidR="0037319D" w:rsidRDefault="0037319D" w:rsidP="00CE2F10">
      <w:pPr>
        <w:rPr>
          <w:rFonts w:eastAsia="MS Mincho"/>
          <w:szCs w:val="20"/>
        </w:rPr>
      </w:pPr>
    </w:p>
    <w:p w14:paraId="4147A415" w14:textId="4467413A" w:rsidR="00CE2F10" w:rsidRDefault="00CE2F10" w:rsidP="00CE2F10">
      <w:pPr>
        <w:rPr>
          <w:rFonts w:eastAsia="MS Mincho"/>
          <w:szCs w:val="20"/>
        </w:rPr>
      </w:pPr>
      <w:r w:rsidRPr="000B1042">
        <w:rPr>
          <w:rFonts w:eastAsia="MS Mincho"/>
          <w:szCs w:val="20"/>
        </w:rPr>
        <w:t xml:space="preserve">Meeting was closed </w:t>
      </w:r>
      <w:r w:rsidRPr="000B1042">
        <w:rPr>
          <w:rFonts w:ascii="Times New Roman" w:eastAsia="MS Mincho" w:hAnsi="Times New Roman"/>
          <w:szCs w:val="20"/>
        </w:rPr>
        <w:t>at 1</w:t>
      </w:r>
      <w:r w:rsidR="00D95B64">
        <w:rPr>
          <w:rFonts w:ascii="Times New Roman" w:eastAsia="MS Mincho" w:hAnsi="Times New Roman"/>
          <w:szCs w:val="20"/>
        </w:rPr>
        <w:t>7</w:t>
      </w:r>
      <w:r w:rsidRPr="000B1042">
        <w:rPr>
          <w:rFonts w:ascii="Times New Roman" w:eastAsia="MS Mincho" w:hAnsi="Times New Roman"/>
          <w:szCs w:val="20"/>
        </w:rPr>
        <w:t>:</w:t>
      </w:r>
      <w:r w:rsidR="00FE4C7E">
        <w:rPr>
          <w:rFonts w:ascii="Times New Roman" w:eastAsia="MS Mincho" w:hAnsi="Times New Roman"/>
          <w:szCs w:val="20"/>
        </w:rPr>
        <w:t>3</w:t>
      </w:r>
      <w:r w:rsidR="00D95B64">
        <w:rPr>
          <w:rFonts w:ascii="Times New Roman" w:eastAsia="MS Mincho" w:hAnsi="Times New Roman"/>
          <w:szCs w:val="20"/>
        </w:rPr>
        <w:t>0</w:t>
      </w:r>
      <w:r w:rsidRPr="000B1042">
        <w:rPr>
          <w:rFonts w:eastAsia="MS Mincho"/>
          <w:szCs w:val="20"/>
        </w:rPr>
        <w:t>.</w:t>
      </w:r>
    </w:p>
    <w:p w14:paraId="19FED70E" w14:textId="2C816FAC" w:rsidR="00226DF5" w:rsidRPr="00BA48F8" w:rsidRDefault="00CE2F10" w:rsidP="00D92DF7">
      <w:pPr>
        <w:rPr>
          <w:rFonts w:eastAsia="MS Mincho"/>
          <w:szCs w:val="20"/>
        </w:rPr>
      </w:pPr>
      <w:r w:rsidRPr="000B1042">
        <w:rPr>
          <w:rFonts w:eastAsia="MS Mincho"/>
          <w:szCs w:val="20"/>
        </w:rPr>
        <w:t xml:space="preserve">See you all in </w:t>
      </w:r>
      <w:r w:rsidR="00D95B64">
        <w:rPr>
          <w:rFonts w:eastAsia="MS Mincho"/>
          <w:szCs w:val="20"/>
        </w:rPr>
        <w:t>Gothenburg</w:t>
      </w:r>
      <w:r>
        <w:rPr>
          <w:rFonts w:eastAsia="MS Mincho"/>
          <w:szCs w:val="20"/>
        </w:rPr>
        <w:t>.</w:t>
      </w:r>
    </w:p>
    <w:p w14:paraId="1A527666" w14:textId="1FBE7F51" w:rsidR="000C3D87" w:rsidRPr="000B1042" w:rsidRDefault="000C3D87" w:rsidP="009643F7">
      <w:pPr>
        <w:rPr>
          <w:rFonts w:ascii="Times New Roman" w:eastAsia="MS Mincho" w:hAnsi="Times New Roman"/>
          <w:szCs w:val="20"/>
        </w:rPr>
        <w:sectPr w:rsidR="000C3D87" w:rsidRPr="000B1042" w:rsidSect="00066B44">
          <w:headerReference w:type="default" r:id="rId2517"/>
          <w:footerReference w:type="default" r:id="rId2518"/>
          <w:pgSz w:w="11907" w:h="16840" w:code="9"/>
          <w:pgMar w:top="720" w:right="720" w:bottom="720" w:left="720" w:header="709" w:footer="578" w:gutter="0"/>
          <w:cols w:space="720"/>
          <w:docGrid w:linePitch="272"/>
        </w:sectPr>
      </w:pPr>
    </w:p>
    <w:p w14:paraId="6894D6A2" w14:textId="7602F280" w:rsidR="007A5AC0" w:rsidRPr="000B1042" w:rsidRDefault="007A5AC0" w:rsidP="009643F7">
      <w:pPr>
        <w:pStyle w:val="Heading1"/>
        <w:numPr>
          <w:ilvl w:val="0"/>
          <w:numId w:val="0"/>
        </w:numPr>
        <w:spacing w:before="0" w:after="0"/>
        <w:rPr>
          <w:rFonts w:ascii="Times New Roman" w:hAnsi="Times New Roman" w:cs="Times New Roman"/>
          <w:sz w:val="20"/>
          <w:szCs w:val="20"/>
        </w:rPr>
      </w:pPr>
      <w:bookmarkStart w:id="4450" w:name="_Toc516232693"/>
      <w:r w:rsidRPr="000B1042">
        <w:rPr>
          <w:rFonts w:ascii="Times New Roman" w:hAnsi="Times New Roman" w:cs="Times New Roman"/>
          <w:sz w:val="20"/>
          <w:szCs w:val="20"/>
        </w:rPr>
        <w:lastRenderedPageBreak/>
        <w:t>Annex A:</w:t>
      </w:r>
      <w:r w:rsidRPr="000B1042">
        <w:rPr>
          <w:rFonts w:ascii="Times New Roman" w:hAnsi="Times New Roman" w:cs="Times New Roman"/>
          <w:sz w:val="20"/>
          <w:szCs w:val="20"/>
        </w:rPr>
        <w:tab/>
        <w:t xml:space="preserve">List of Tdocs at RAN1 </w:t>
      </w:r>
      <w:r w:rsidR="00BE268D">
        <w:rPr>
          <w:rFonts w:ascii="Times New Roman" w:hAnsi="Times New Roman" w:cs="Times New Roman"/>
          <w:sz w:val="20"/>
          <w:szCs w:val="20"/>
        </w:rPr>
        <w:t>#93</w:t>
      </w:r>
      <w:bookmarkEnd w:id="4450"/>
    </w:p>
    <w:p w14:paraId="20896DE6" w14:textId="77777777" w:rsidR="005C5573" w:rsidRPr="000B1042" w:rsidRDefault="005C5573" w:rsidP="009643F7">
      <w:pPr>
        <w:rPr>
          <w:rFonts w:ascii="Times New Roman" w:eastAsia="SimSun" w:hAnsi="Times New Roman"/>
          <w:kern w:val="2"/>
          <w:szCs w:val="20"/>
        </w:rPr>
      </w:pPr>
    </w:p>
    <w:p w14:paraId="30FAEBCE" w14:textId="77777777" w:rsidR="007A5AC0" w:rsidRPr="000B1042" w:rsidRDefault="007A5AC0" w:rsidP="009643F7">
      <w:pPr>
        <w:rPr>
          <w:rFonts w:ascii="Times New Roman" w:eastAsia="SimSun" w:hAnsi="Times New Roman"/>
          <w:kern w:val="2"/>
          <w:szCs w:val="20"/>
        </w:rPr>
      </w:pPr>
      <w:r w:rsidRPr="000B1042">
        <w:rPr>
          <w:rFonts w:ascii="Times New Roman" w:eastAsia="SimSun" w:hAnsi="Times New Roman"/>
          <w:kern w:val="2"/>
          <w:szCs w:val="20"/>
        </w:rPr>
        <w:t>Please see excel file attached to this report</w:t>
      </w:r>
    </w:p>
    <w:p w14:paraId="7E6775B6" w14:textId="1B5DE8A6" w:rsidR="007A5AC0" w:rsidRDefault="007A5AC0" w:rsidP="00BA48F8"/>
    <w:p w14:paraId="7597CE76" w14:textId="77777777" w:rsidR="00BA48F8" w:rsidRDefault="00BA48F8">
      <w:pPr>
        <w:rPr>
          <w:rFonts w:ascii="Times New Roman" w:hAnsi="Times New Roman"/>
          <w:b/>
          <w:bCs/>
          <w:kern w:val="32"/>
          <w:szCs w:val="20"/>
        </w:rPr>
      </w:pPr>
      <w:r>
        <w:rPr>
          <w:rFonts w:ascii="Times New Roman" w:hAnsi="Times New Roman"/>
          <w:szCs w:val="20"/>
        </w:rPr>
        <w:br w:type="page"/>
      </w:r>
    </w:p>
    <w:p w14:paraId="7A6A8F62" w14:textId="0A1E14D8" w:rsidR="00BA48F8" w:rsidRDefault="00BA48F8" w:rsidP="00BA48F8">
      <w:pPr>
        <w:pStyle w:val="Heading1"/>
        <w:numPr>
          <w:ilvl w:val="0"/>
          <w:numId w:val="0"/>
        </w:numPr>
        <w:spacing w:before="0" w:after="0"/>
        <w:rPr>
          <w:rFonts w:ascii="Times New Roman" w:hAnsi="Times New Roman" w:cs="Times New Roman"/>
          <w:sz w:val="20"/>
          <w:szCs w:val="20"/>
        </w:rPr>
      </w:pPr>
      <w:bookmarkStart w:id="4451" w:name="_Toc516232694"/>
      <w:r w:rsidRPr="000B1042">
        <w:rPr>
          <w:rFonts w:ascii="Times New Roman" w:hAnsi="Times New Roman" w:cs="Times New Roman"/>
          <w:sz w:val="20"/>
          <w:szCs w:val="20"/>
        </w:rPr>
        <w:lastRenderedPageBreak/>
        <w:t xml:space="preserve">Annex </w:t>
      </w:r>
      <w:r>
        <w:rPr>
          <w:rFonts w:ascii="Times New Roman" w:hAnsi="Times New Roman" w:cs="Times New Roman"/>
          <w:sz w:val="20"/>
          <w:szCs w:val="20"/>
        </w:rPr>
        <w:t>B</w:t>
      </w:r>
      <w:r w:rsidRPr="000B1042">
        <w:rPr>
          <w:rFonts w:ascii="Times New Roman" w:hAnsi="Times New Roman" w:cs="Times New Roman"/>
          <w:sz w:val="20"/>
          <w:szCs w:val="20"/>
        </w:rPr>
        <w:t>:</w:t>
      </w:r>
      <w:r w:rsidRPr="000B1042">
        <w:rPr>
          <w:rFonts w:ascii="Times New Roman" w:hAnsi="Times New Roman" w:cs="Times New Roman"/>
          <w:sz w:val="20"/>
          <w:szCs w:val="20"/>
        </w:rPr>
        <w:tab/>
        <w:t xml:space="preserve">List of CRs agreed at RAN1 </w:t>
      </w:r>
      <w:r w:rsidR="00BE268D">
        <w:rPr>
          <w:rFonts w:ascii="Times New Roman" w:hAnsi="Times New Roman" w:cs="Times New Roman"/>
          <w:sz w:val="20"/>
          <w:szCs w:val="20"/>
        </w:rPr>
        <w:t>#93</w:t>
      </w:r>
      <w:bookmarkEnd w:id="4451"/>
    </w:p>
    <w:p w14:paraId="220FF2CC" w14:textId="77777777" w:rsidR="00FD5B1A" w:rsidRPr="00FD5B1A" w:rsidRDefault="00FD5B1A" w:rsidP="00FD5B1A"/>
    <w:tbl>
      <w:tblPr>
        <w:tblStyle w:val="TableGrid"/>
        <w:tblW w:w="13689" w:type="dxa"/>
        <w:jc w:val="center"/>
        <w:tblLook w:val="04A0" w:firstRow="1" w:lastRow="0" w:firstColumn="1" w:lastColumn="0" w:noHBand="0" w:noVBand="1"/>
      </w:tblPr>
      <w:tblGrid>
        <w:gridCol w:w="800"/>
        <w:gridCol w:w="616"/>
        <w:gridCol w:w="550"/>
        <w:gridCol w:w="666"/>
        <w:gridCol w:w="3897"/>
        <w:gridCol w:w="528"/>
        <w:gridCol w:w="794"/>
        <w:gridCol w:w="1055"/>
        <w:gridCol w:w="974"/>
        <w:gridCol w:w="1393"/>
        <w:gridCol w:w="2416"/>
      </w:tblGrid>
      <w:tr w:rsidR="00285277" w:rsidRPr="00E46766" w14:paraId="798E78B7" w14:textId="77777777" w:rsidTr="00E46766">
        <w:trPr>
          <w:trHeight w:val="20"/>
          <w:tblHeader/>
          <w:jc w:val="center"/>
        </w:trPr>
        <w:tc>
          <w:tcPr>
            <w:tcW w:w="800" w:type="dxa"/>
            <w:shd w:val="clear" w:color="auto" w:fill="BFBFBF" w:themeFill="background1" w:themeFillShade="BF"/>
            <w:hideMark/>
          </w:tcPr>
          <w:p w14:paraId="00916153" w14:textId="597B9C89" w:rsidR="00FD5B1A" w:rsidRPr="00E46766" w:rsidRDefault="00FD5B1A" w:rsidP="00FD5B1A">
            <w:pPr>
              <w:rPr>
                <w:rFonts w:ascii="Times New Roman" w:hAnsi="Times New Roman"/>
                <w:b/>
                <w:bCs/>
                <w:sz w:val="16"/>
                <w:szCs w:val="16"/>
                <w:highlight w:val="lightGray"/>
              </w:rPr>
            </w:pPr>
            <w:r w:rsidRPr="00E46766">
              <w:rPr>
                <w:rFonts w:ascii="Times New Roman" w:hAnsi="Times New Roman"/>
                <w:b/>
                <w:bCs/>
                <w:sz w:val="16"/>
                <w:szCs w:val="16"/>
                <w:highlight w:val="lightGray"/>
              </w:rPr>
              <w:t>T</w:t>
            </w:r>
            <w:r w:rsidR="003D0015" w:rsidRPr="00E46766">
              <w:rPr>
                <w:rFonts w:ascii="Times New Roman" w:hAnsi="Times New Roman"/>
                <w:b/>
                <w:bCs/>
                <w:sz w:val="16"/>
                <w:szCs w:val="16"/>
                <w:highlight w:val="lightGray"/>
              </w:rPr>
              <w:t>S/T</w:t>
            </w:r>
            <w:r w:rsidRPr="00E46766">
              <w:rPr>
                <w:rFonts w:ascii="Times New Roman" w:hAnsi="Times New Roman"/>
                <w:b/>
                <w:bCs/>
                <w:sz w:val="16"/>
                <w:szCs w:val="16"/>
                <w:highlight w:val="lightGray"/>
              </w:rPr>
              <w:t>R</w:t>
            </w:r>
          </w:p>
        </w:tc>
        <w:tc>
          <w:tcPr>
            <w:tcW w:w="616" w:type="dxa"/>
            <w:shd w:val="clear" w:color="auto" w:fill="BFBFBF" w:themeFill="background1" w:themeFillShade="BF"/>
            <w:hideMark/>
          </w:tcPr>
          <w:p w14:paraId="644F5995" w14:textId="77777777" w:rsidR="00FD5B1A" w:rsidRPr="00E46766" w:rsidRDefault="00FD5B1A" w:rsidP="001E1F4E">
            <w:pPr>
              <w:rPr>
                <w:rFonts w:ascii="Times New Roman" w:hAnsi="Times New Roman"/>
                <w:b/>
                <w:bCs/>
                <w:sz w:val="16"/>
                <w:szCs w:val="16"/>
                <w:highlight w:val="lightGray"/>
              </w:rPr>
            </w:pPr>
            <w:r w:rsidRPr="00E46766">
              <w:rPr>
                <w:rFonts w:ascii="Times New Roman" w:hAnsi="Times New Roman"/>
                <w:b/>
                <w:bCs/>
                <w:sz w:val="16"/>
                <w:szCs w:val="16"/>
                <w:highlight w:val="lightGray"/>
              </w:rPr>
              <w:t>CR</w:t>
            </w:r>
          </w:p>
        </w:tc>
        <w:tc>
          <w:tcPr>
            <w:tcW w:w="550" w:type="dxa"/>
            <w:shd w:val="clear" w:color="auto" w:fill="BFBFBF" w:themeFill="background1" w:themeFillShade="BF"/>
            <w:hideMark/>
          </w:tcPr>
          <w:p w14:paraId="532C9E51" w14:textId="77777777" w:rsidR="00FD5B1A" w:rsidRPr="00E46766" w:rsidRDefault="00FD5B1A" w:rsidP="001E1F4E">
            <w:pPr>
              <w:rPr>
                <w:rFonts w:ascii="Times New Roman" w:hAnsi="Times New Roman"/>
                <w:b/>
                <w:bCs/>
                <w:sz w:val="16"/>
                <w:szCs w:val="16"/>
                <w:highlight w:val="lightGray"/>
              </w:rPr>
            </w:pPr>
            <w:r w:rsidRPr="00E46766">
              <w:rPr>
                <w:rFonts w:ascii="Times New Roman" w:hAnsi="Times New Roman"/>
                <w:b/>
                <w:bCs/>
                <w:sz w:val="16"/>
                <w:szCs w:val="16"/>
                <w:highlight w:val="lightGray"/>
              </w:rPr>
              <w:t>Rev</w:t>
            </w:r>
          </w:p>
        </w:tc>
        <w:tc>
          <w:tcPr>
            <w:tcW w:w="666" w:type="dxa"/>
            <w:shd w:val="clear" w:color="auto" w:fill="BFBFBF" w:themeFill="background1" w:themeFillShade="BF"/>
            <w:hideMark/>
          </w:tcPr>
          <w:p w14:paraId="71C27206" w14:textId="77777777" w:rsidR="00FD5B1A" w:rsidRPr="00E46766" w:rsidRDefault="00FD5B1A" w:rsidP="001E1F4E">
            <w:pPr>
              <w:rPr>
                <w:rFonts w:ascii="Times New Roman" w:hAnsi="Times New Roman"/>
                <w:b/>
                <w:bCs/>
                <w:sz w:val="16"/>
                <w:szCs w:val="16"/>
                <w:highlight w:val="lightGray"/>
              </w:rPr>
            </w:pPr>
            <w:r w:rsidRPr="00E46766">
              <w:rPr>
                <w:rFonts w:ascii="Times New Roman" w:hAnsi="Times New Roman"/>
                <w:b/>
                <w:bCs/>
                <w:sz w:val="16"/>
                <w:szCs w:val="16"/>
                <w:highlight w:val="lightGray"/>
              </w:rPr>
              <w:t>Rel</w:t>
            </w:r>
          </w:p>
        </w:tc>
        <w:tc>
          <w:tcPr>
            <w:tcW w:w="3897" w:type="dxa"/>
            <w:shd w:val="clear" w:color="auto" w:fill="BFBFBF" w:themeFill="background1" w:themeFillShade="BF"/>
            <w:hideMark/>
          </w:tcPr>
          <w:p w14:paraId="4B9D3FE6" w14:textId="77777777" w:rsidR="00FD5B1A" w:rsidRPr="00E46766" w:rsidRDefault="00FD5B1A" w:rsidP="001E1F4E">
            <w:pPr>
              <w:rPr>
                <w:rFonts w:ascii="Times New Roman" w:hAnsi="Times New Roman"/>
                <w:b/>
                <w:bCs/>
                <w:sz w:val="16"/>
                <w:szCs w:val="16"/>
                <w:highlight w:val="lightGray"/>
              </w:rPr>
            </w:pPr>
            <w:r w:rsidRPr="00E46766">
              <w:rPr>
                <w:rFonts w:ascii="Times New Roman" w:hAnsi="Times New Roman"/>
                <w:b/>
                <w:bCs/>
                <w:sz w:val="16"/>
                <w:szCs w:val="16"/>
                <w:highlight w:val="lightGray"/>
              </w:rPr>
              <w:t>Title</w:t>
            </w:r>
          </w:p>
        </w:tc>
        <w:tc>
          <w:tcPr>
            <w:tcW w:w="528" w:type="dxa"/>
            <w:shd w:val="clear" w:color="auto" w:fill="BFBFBF" w:themeFill="background1" w:themeFillShade="BF"/>
            <w:hideMark/>
          </w:tcPr>
          <w:p w14:paraId="6AA92DCC" w14:textId="77777777" w:rsidR="00FD5B1A" w:rsidRPr="00E46766" w:rsidRDefault="00FD5B1A" w:rsidP="001E1F4E">
            <w:pPr>
              <w:rPr>
                <w:rFonts w:ascii="Times New Roman" w:hAnsi="Times New Roman"/>
                <w:b/>
                <w:bCs/>
                <w:sz w:val="16"/>
                <w:szCs w:val="16"/>
                <w:highlight w:val="lightGray"/>
              </w:rPr>
            </w:pPr>
            <w:r w:rsidRPr="00E46766">
              <w:rPr>
                <w:rFonts w:ascii="Times New Roman" w:hAnsi="Times New Roman"/>
                <w:b/>
                <w:bCs/>
                <w:sz w:val="16"/>
                <w:szCs w:val="16"/>
                <w:highlight w:val="lightGray"/>
              </w:rPr>
              <w:t>Cat</w:t>
            </w:r>
          </w:p>
        </w:tc>
        <w:tc>
          <w:tcPr>
            <w:tcW w:w="794" w:type="dxa"/>
            <w:shd w:val="clear" w:color="auto" w:fill="BFBFBF" w:themeFill="background1" w:themeFillShade="BF"/>
            <w:hideMark/>
          </w:tcPr>
          <w:p w14:paraId="774EE3BE" w14:textId="77777777" w:rsidR="00FD5B1A" w:rsidRPr="00E46766" w:rsidRDefault="00FD5B1A" w:rsidP="001E1F4E">
            <w:pPr>
              <w:rPr>
                <w:rFonts w:ascii="Times New Roman" w:hAnsi="Times New Roman"/>
                <w:b/>
                <w:bCs/>
                <w:sz w:val="16"/>
                <w:szCs w:val="16"/>
                <w:highlight w:val="lightGray"/>
              </w:rPr>
            </w:pPr>
            <w:r w:rsidRPr="00E46766">
              <w:rPr>
                <w:rFonts w:ascii="Times New Roman" w:hAnsi="Times New Roman"/>
                <w:b/>
                <w:bCs/>
                <w:sz w:val="16"/>
                <w:szCs w:val="16"/>
                <w:highlight w:val="lightGray"/>
              </w:rPr>
              <w:t>Vsn</w:t>
            </w:r>
          </w:p>
        </w:tc>
        <w:tc>
          <w:tcPr>
            <w:tcW w:w="1055" w:type="dxa"/>
            <w:shd w:val="clear" w:color="auto" w:fill="BFBFBF" w:themeFill="background1" w:themeFillShade="BF"/>
            <w:hideMark/>
          </w:tcPr>
          <w:p w14:paraId="2883DACC" w14:textId="77777777" w:rsidR="00FD5B1A" w:rsidRPr="00E46766" w:rsidRDefault="00FD5B1A" w:rsidP="001E1F4E">
            <w:pPr>
              <w:rPr>
                <w:rFonts w:ascii="Times New Roman" w:hAnsi="Times New Roman"/>
                <w:b/>
                <w:bCs/>
                <w:sz w:val="16"/>
                <w:szCs w:val="16"/>
                <w:highlight w:val="lightGray"/>
              </w:rPr>
            </w:pPr>
            <w:r w:rsidRPr="00E46766">
              <w:rPr>
                <w:rFonts w:ascii="Times New Roman" w:hAnsi="Times New Roman"/>
                <w:b/>
                <w:bCs/>
                <w:sz w:val="16"/>
                <w:szCs w:val="16"/>
                <w:highlight w:val="lightGray"/>
              </w:rPr>
              <w:t>@ Mtg</w:t>
            </w:r>
          </w:p>
        </w:tc>
        <w:tc>
          <w:tcPr>
            <w:tcW w:w="974" w:type="dxa"/>
            <w:shd w:val="clear" w:color="auto" w:fill="BFBFBF" w:themeFill="background1" w:themeFillShade="BF"/>
            <w:hideMark/>
          </w:tcPr>
          <w:p w14:paraId="656D97CD" w14:textId="77777777" w:rsidR="00FD5B1A" w:rsidRPr="00E46766" w:rsidRDefault="00FD5B1A" w:rsidP="001E1F4E">
            <w:pPr>
              <w:rPr>
                <w:rFonts w:ascii="Times New Roman" w:hAnsi="Times New Roman"/>
                <w:b/>
                <w:bCs/>
                <w:sz w:val="16"/>
                <w:szCs w:val="16"/>
                <w:highlight w:val="lightGray"/>
              </w:rPr>
            </w:pPr>
            <w:r w:rsidRPr="00E46766">
              <w:rPr>
                <w:rFonts w:ascii="Times New Roman" w:hAnsi="Times New Roman"/>
                <w:b/>
                <w:bCs/>
                <w:sz w:val="16"/>
                <w:szCs w:val="16"/>
                <w:highlight w:val="lightGray"/>
              </w:rPr>
              <w:t>TD#</w:t>
            </w:r>
          </w:p>
        </w:tc>
        <w:tc>
          <w:tcPr>
            <w:tcW w:w="1393" w:type="dxa"/>
            <w:shd w:val="clear" w:color="auto" w:fill="BFBFBF" w:themeFill="background1" w:themeFillShade="BF"/>
            <w:hideMark/>
          </w:tcPr>
          <w:p w14:paraId="38658F8E" w14:textId="77777777" w:rsidR="00FD5B1A" w:rsidRPr="00E46766" w:rsidRDefault="00FD5B1A" w:rsidP="001E1F4E">
            <w:pPr>
              <w:rPr>
                <w:rFonts w:ascii="Times New Roman" w:hAnsi="Times New Roman"/>
                <w:b/>
                <w:bCs/>
                <w:sz w:val="16"/>
                <w:szCs w:val="16"/>
                <w:highlight w:val="lightGray"/>
              </w:rPr>
            </w:pPr>
            <w:r w:rsidRPr="00E46766">
              <w:rPr>
                <w:rFonts w:ascii="Times New Roman" w:hAnsi="Times New Roman"/>
                <w:b/>
                <w:bCs/>
                <w:sz w:val="16"/>
                <w:szCs w:val="16"/>
                <w:highlight w:val="lightGray"/>
              </w:rPr>
              <w:t>Source to WG</w:t>
            </w:r>
          </w:p>
        </w:tc>
        <w:tc>
          <w:tcPr>
            <w:tcW w:w="2416" w:type="dxa"/>
            <w:shd w:val="clear" w:color="auto" w:fill="BFBFBF" w:themeFill="background1" w:themeFillShade="BF"/>
            <w:hideMark/>
          </w:tcPr>
          <w:p w14:paraId="2B410CA2" w14:textId="77777777" w:rsidR="00FD5B1A" w:rsidRPr="00E46766" w:rsidRDefault="00FD5B1A" w:rsidP="001E1F4E">
            <w:pPr>
              <w:rPr>
                <w:rFonts w:ascii="Times New Roman" w:hAnsi="Times New Roman"/>
                <w:b/>
                <w:bCs/>
                <w:sz w:val="16"/>
                <w:szCs w:val="16"/>
              </w:rPr>
            </w:pPr>
            <w:r w:rsidRPr="00E46766">
              <w:rPr>
                <w:rFonts w:ascii="Times New Roman" w:hAnsi="Times New Roman"/>
                <w:b/>
                <w:bCs/>
                <w:sz w:val="16"/>
                <w:szCs w:val="16"/>
                <w:highlight w:val="lightGray"/>
              </w:rPr>
              <w:t>Work Item</w:t>
            </w:r>
          </w:p>
        </w:tc>
      </w:tr>
      <w:tr w:rsidR="00E46766" w:rsidRPr="00407616" w14:paraId="297919A8" w14:textId="77777777" w:rsidTr="00E46766">
        <w:trPr>
          <w:trHeight w:val="20"/>
          <w:jc w:val="center"/>
        </w:trPr>
        <w:tc>
          <w:tcPr>
            <w:tcW w:w="800" w:type="dxa"/>
          </w:tcPr>
          <w:p w14:paraId="45FF479B" w14:textId="5AB37F05"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6D6AE1FE" w14:textId="331CC0DA" w:rsidR="00E46766" w:rsidRPr="00E46766" w:rsidRDefault="00E46766" w:rsidP="00E46766">
            <w:pPr>
              <w:rPr>
                <w:rFonts w:ascii="Times New Roman" w:hAnsi="Times New Roman"/>
                <w:b/>
                <w:bCs/>
                <w:sz w:val="16"/>
                <w:szCs w:val="16"/>
                <w:highlight w:val="lightGray"/>
              </w:rPr>
            </w:pPr>
            <w:r w:rsidRPr="00E46766">
              <w:rPr>
                <w:sz w:val="16"/>
                <w:szCs w:val="16"/>
              </w:rPr>
              <w:t>1076</w:t>
            </w:r>
          </w:p>
        </w:tc>
        <w:tc>
          <w:tcPr>
            <w:tcW w:w="550" w:type="dxa"/>
          </w:tcPr>
          <w:p w14:paraId="386CC190" w14:textId="711F4375"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3F4A878E" w14:textId="576BDEA8" w:rsidR="00E46766" w:rsidRPr="00E46766" w:rsidRDefault="00E46766" w:rsidP="00E46766">
            <w:pPr>
              <w:rPr>
                <w:rFonts w:ascii="Times New Roman" w:hAnsi="Times New Roman"/>
                <w:b/>
                <w:bCs/>
                <w:sz w:val="16"/>
                <w:szCs w:val="16"/>
                <w:highlight w:val="lightGray"/>
              </w:rPr>
            </w:pPr>
            <w:r w:rsidRPr="00E46766">
              <w:rPr>
                <w:sz w:val="16"/>
                <w:szCs w:val="16"/>
              </w:rPr>
              <w:t>Rel-13</w:t>
            </w:r>
          </w:p>
        </w:tc>
        <w:tc>
          <w:tcPr>
            <w:tcW w:w="3897" w:type="dxa"/>
          </w:tcPr>
          <w:p w14:paraId="293F2F0D" w14:textId="6049B64F" w:rsidR="00E46766" w:rsidRPr="00E46766" w:rsidRDefault="00E46766" w:rsidP="00E46766">
            <w:pPr>
              <w:rPr>
                <w:rFonts w:ascii="Times New Roman" w:hAnsi="Times New Roman"/>
                <w:b/>
                <w:bCs/>
                <w:sz w:val="16"/>
                <w:szCs w:val="16"/>
                <w:highlight w:val="lightGray"/>
              </w:rPr>
            </w:pPr>
            <w:r w:rsidRPr="00E46766">
              <w:rPr>
                <w:sz w:val="16"/>
                <w:szCs w:val="16"/>
              </w:rPr>
              <w:t>Correction of a typo further to CR0594 faulty implementation</w:t>
            </w:r>
          </w:p>
        </w:tc>
        <w:tc>
          <w:tcPr>
            <w:tcW w:w="528" w:type="dxa"/>
          </w:tcPr>
          <w:p w14:paraId="77FCBEBD" w14:textId="06E3E864"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362E61A1" w14:textId="7057092F" w:rsidR="00E46766" w:rsidRPr="00E46766" w:rsidRDefault="00E46766" w:rsidP="00E46766">
            <w:pPr>
              <w:rPr>
                <w:rFonts w:ascii="Times New Roman" w:hAnsi="Times New Roman"/>
                <w:b/>
                <w:bCs/>
                <w:sz w:val="16"/>
                <w:szCs w:val="16"/>
                <w:highlight w:val="lightGray"/>
              </w:rPr>
            </w:pPr>
            <w:r w:rsidRPr="00E46766">
              <w:rPr>
                <w:sz w:val="16"/>
                <w:szCs w:val="16"/>
              </w:rPr>
              <w:t>13.9.0</w:t>
            </w:r>
          </w:p>
        </w:tc>
        <w:tc>
          <w:tcPr>
            <w:tcW w:w="1055" w:type="dxa"/>
          </w:tcPr>
          <w:p w14:paraId="2C6438D4" w14:textId="56084D81"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1BE4E09A" w14:textId="17922A67" w:rsidR="00E46766" w:rsidRPr="00E46766" w:rsidRDefault="00E46766" w:rsidP="00E46766">
            <w:pPr>
              <w:rPr>
                <w:rFonts w:ascii="Times New Roman" w:hAnsi="Times New Roman"/>
                <w:b/>
                <w:bCs/>
                <w:sz w:val="16"/>
                <w:szCs w:val="16"/>
                <w:highlight w:val="lightGray"/>
              </w:rPr>
            </w:pPr>
            <w:r w:rsidRPr="00E46766">
              <w:rPr>
                <w:sz w:val="16"/>
                <w:szCs w:val="16"/>
              </w:rPr>
              <w:t>R1-1807423</w:t>
            </w:r>
          </w:p>
        </w:tc>
        <w:tc>
          <w:tcPr>
            <w:tcW w:w="1393" w:type="dxa"/>
          </w:tcPr>
          <w:p w14:paraId="368947A4" w14:textId="5D717168" w:rsidR="00E46766" w:rsidRPr="00E46766" w:rsidRDefault="00E46766" w:rsidP="00E46766">
            <w:pPr>
              <w:rPr>
                <w:rFonts w:ascii="Times New Roman" w:hAnsi="Times New Roman"/>
                <w:b/>
                <w:bCs/>
                <w:sz w:val="16"/>
                <w:szCs w:val="16"/>
                <w:highlight w:val="lightGray"/>
              </w:rPr>
            </w:pPr>
            <w:r w:rsidRPr="00E46766">
              <w:rPr>
                <w:sz w:val="16"/>
                <w:szCs w:val="16"/>
              </w:rPr>
              <w:t>ETSI (MCC)</w:t>
            </w:r>
          </w:p>
        </w:tc>
        <w:tc>
          <w:tcPr>
            <w:tcW w:w="2416" w:type="dxa"/>
          </w:tcPr>
          <w:p w14:paraId="4B8E344C" w14:textId="64188144" w:rsidR="00E46766" w:rsidRPr="00794262" w:rsidRDefault="00E46766" w:rsidP="00E46766">
            <w:pPr>
              <w:rPr>
                <w:rFonts w:ascii="Times New Roman" w:hAnsi="Times New Roman"/>
                <w:b/>
                <w:bCs/>
                <w:sz w:val="16"/>
                <w:szCs w:val="16"/>
                <w:highlight w:val="lightGray"/>
                <w:lang w:val="fr-FR"/>
              </w:rPr>
            </w:pPr>
            <w:r w:rsidRPr="00794262">
              <w:rPr>
                <w:sz w:val="16"/>
                <w:szCs w:val="16"/>
                <w:lang w:val="fr-FR"/>
              </w:rPr>
              <w:t>LTE_CA_enh_b5C-Core</w:t>
            </w:r>
          </w:p>
        </w:tc>
      </w:tr>
      <w:tr w:rsidR="00E46766" w:rsidRPr="00407616" w14:paraId="078361C5" w14:textId="77777777" w:rsidTr="00E46766">
        <w:trPr>
          <w:trHeight w:val="20"/>
          <w:jc w:val="center"/>
        </w:trPr>
        <w:tc>
          <w:tcPr>
            <w:tcW w:w="800" w:type="dxa"/>
          </w:tcPr>
          <w:p w14:paraId="25DA17E7" w14:textId="1B23E96B"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3AD3B28A" w14:textId="4BBE6DEF" w:rsidR="00E46766" w:rsidRPr="00E46766" w:rsidRDefault="00E46766" w:rsidP="00E46766">
            <w:pPr>
              <w:rPr>
                <w:rFonts w:ascii="Times New Roman" w:hAnsi="Times New Roman"/>
                <w:b/>
                <w:bCs/>
                <w:sz w:val="16"/>
                <w:szCs w:val="16"/>
                <w:highlight w:val="lightGray"/>
              </w:rPr>
            </w:pPr>
            <w:r w:rsidRPr="00E46766">
              <w:rPr>
                <w:sz w:val="16"/>
                <w:szCs w:val="16"/>
              </w:rPr>
              <w:t>1077</w:t>
            </w:r>
          </w:p>
        </w:tc>
        <w:tc>
          <w:tcPr>
            <w:tcW w:w="550" w:type="dxa"/>
          </w:tcPr>
          <w:p w14:paraId="667525C2" w14:textId="638C4F46"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37366436" w14:textId="18CA2E63" w:rsidR="00E46766" w:rsidRPr="00E46766" w:rsidRDefault="00E46766" w:rsidP="00E46766">
            <w:pPr>
              <w:rPr>
                <w:rFonts w:ascii="Times New Roman" w:hAnsi="Times New Roman"/>
                <w:b/>
                <w:bCs/>
                <w:sz w:val="16"/>
                <w:szCs w:val="16"/>
                <w:highlight w:val="lightGray"/>
              </w:rPr>
            </w:pPr>
            <w:r w:rsidRPr="00E46766">
              <w:rPr>
                <w:sz w:val="16"/>
                <w:szCs w:val="16"/>
              </w:rPr>
              <w:t>Rel-14</w:t>
            </w:r>
          </w:p>
        </w:tc>
        <w:tc>
          <w:tcPr>
            <w:tcW w:w="3897" w:type="dxa"/>
          </w:tcPr>
          <w:p w14:paraId="3CAF3233" w14:textId="1F624C68" w:rsidR="00E46766" w:rsidRPr="00E46766" w:rsidRDefault="00E46766" w:rsidP="00E46766">
            <w:pPr>
              <w:rPr>
                <w:rFonts w:ascii="Times New Roman" w:hAnsi="Times New Roman"/>
                <w:b/>
                <w:bCs/>
                <w:sz w:val="16"/>
                <w:szCs w:val="16"/>
                <w:highlight w:val="lightGray"/>
              </w:rPr>
            </w:pPr>
            <w:r w:rsidRPr="00E46766">
              <w:rPr>
                <w:sz w:val="16"/>
                <w:szCs w:val="16"/>
              </w:rPr>
              <w:t>Correction of a typo further to CR0594 faulty implementation</w:t>
            </w:r>
          </w:p>
        </w:tc>
        <w:tc>
          <w:tcPr>
            <w:tcW w:w="528" w:type="dxa"/>
          </w:tcPr>
          <w:p w14:paraId="2825AC6A" w14:textId="1919ED5A" w:rsidR="00E46766" w:rsidRPr="00E46766" w:rsidRDefault="00E46766" w:rsidP="00E46766">
            <w:pPr>
              <w:rPr>
                <w:rFonts w:ascii="Times New Roman" w:hAnsi="Times New Roman"/>
                <w:b/>
                <w:bCs/>
                <w:sz w:val="16"/>
                <w:szCs w:val="16"/>
                <w:highlight w:val="lightGray"/>
              </w:rPr>
            </w:pPr>
            <w:r w:rsidRPr="00E46766">
              <w:rPr>
                <w:sz w:val="16"/>
                <w:szCs w:val="16"/>
              </w:rPr>
              <w:t>A</w:t>
            </w:r>
          </w:p>
        </w:tc>
        <w:tc>
          <w:tcPr>
            <w:tcW w:w="794" w:type="dxa"/>
          </w:tcPr>
          <w:p w14:paraId="485428D6" w14:textId="12B358AF" w:rsidR="00E46766" w:rsidRPr="00E46766" w:rsidRDefault="00E46766" w:rsidP="00E46766">
            <w:pPr>
              <w:rPr>
                <w:rFonts w:ascii="Times New Roman" w:hAnsi="Times New Roman"/>
                <w:b/>
                <w:bCs/>
                <w:sz w:val="16"/>
                <w:szCs w:val="16"/>
                <w:highlight w:val="lightGray"/>
              </w:rPr>
            </w:pPr>
            <w:r w:rsidRPr="00E46766">
              <w:rPr>
                <w:sz w:val="16"/>
                <w:szCs w:val="16"/>
              </w:rPr>
              <w:t>14.6.0</w:t>
            </w:r>
          </w:p>
        </w:tc>
        <w:tc>
          <w:tcPr>
            <w:tcW w:w="1055" w:type="dxa"/>
          </w:tcPr>
          <w:p w14:paraId="5FAF7AC6" w14:textId="055DF3E4"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6A05E062" w14:textId="00621BCB" w:rsidR="00E46766" w:rsidRPr="00E46766" w:rsidRDefault="00E46766" w:rsidP="00E46766">
            <w:pPr>
              <w:rPr>
                <w:rFonts w:ascii="Times New Roman" w:hAnsi="Times New Roman"/>
                <w:b/>
                <w:bCs/>
                <w:sz w:val="16"/>
                <w:szCs w:val="16"/>
                <w:highlight w:val="lightGray"/>
              </w:rPr>
            </w:pPr>
            <w:r w:rsidRPr="00E46766">
              <w:rPr>
                <w:sz w:val="16"/>
                <w:szCs w:val="16"/>
              </w:rPr>
              <w:t>R1-1807424</w:t>
            </w:r>
          </w:p>
        </w:tc>
        <w:tc>
          <w:tcPr>
            <w:tcW w:w="1393" w:type="dxa"/>
          </w:tcPr>
          <w:p w14:paraId="7E7E035D" w14:textId="4ED0E36E" w:rsidR="00E46766" w:rsidRPr="00E46766" w:rsidRDefault="00E46766" w:rsidP="00E46766">
            <w:pPr>
              <w:rPr>
                <w:rFonts w:ascii="Times New Roman" w:hAnsi="Times New Roman"/>
                <w:b/>
                <w:bCs/>
                <w:sz w:val="16"/>
                <w:szCs w:val="16"/>
                <w:highlight w:val="lightGray"/>
              </w:rPr>
            </w:pPr>
            <w:r w:rsidRPr="00E46766">
              <w:rPr>
                <w:sz w:val="16"/>
                <w:szCs w:val="16"/>
              </w:rPr>
              <w:t>ETSI (MCC)</w:t>
            </w:r>
          </w:p>
        </w:tc>
        <w:tc>
          <w:tcPr>
            <w:tcW w:w="2416" w:type="dxa"/>
          </w:tcPr>
          <w:p w14:paraId="4353F8FA" w14:textId="3EB1E501" w:rsidR="00E46766" w:rsidRPr="00794262" w:rsidRDefault="00E46766" w:rsidP="00E46766">
            <w:pPr>
              <w:rPr>
                <w:rFonts w:ascii="Times New Roman" w:hAnsi="Times New Roman"/>
                <w:b/>
                <w:bCs/>
                <w:sz w:val="16"/>
                <w:szCs w:val="16"/>
                <w:highlight w:val="lightGray"/>
                <w:lang w:val="fr-FR"/>
              </w:rPr>
            </w:pPr>
            <w:r w:rsidRPr="00794262">
              <w:rPr>
                <w:sz w:val="16"/>
                <w:szCs w:val="16"/>
                <w:lang w:val="fr-FR"/>
              </w:rPr>
              <w:t>LTE_CA_enh_b5C-Core</w:t>
            </w:r>
          </w:p>
        </w:tc>
      </w:tr>
      <w:tr w:rsidR="00E46766" w:rsidRPr="00407616" w14:paraId="7637EA52" w14:textId="77777777" w:rsidTr="00E46766">
        <w:trPr>
          <w:trHeight w:val="20"/>
          <w:jc w:val="center"/>
        </w:trPr>
        <w:tc>
          <w:tcPr>
            <w:tcW w:w="800" w:type="dxa"/>
          </w:tcPr>
          <w:p w14:paraId="564A78F7" w14:textId="49AB2AC2"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020F70A1" w14:textId="469434AF" w:rsidR="00E46766" w:rsidRPr="00E46766" w:rsidRDefault="00E46766" w:rsidP="00E46766">
            <w:pPr>
              <w:rPr>
                <w:rFonts w:ascii="Times New Roman" w:hAnsi="Times New Roman"/>
                <w:b/>
                <w:bCs/>
                <w:sz w:val="16"/>
                <w:szCs w:val="16"/>
                <w:highlight w:val="lightGray"/>
              </w:rPr>
            </w:pPr>
            <w:r w:rsidRPr="00E46766">
              <w:rPr>
                <w:sz w:val="16"/>
                <w:szCs w:val="16"/>
              </w:rPr>
              <w:t>1078</w:t>
            </w:r>
          </w:p>
        </w:tc>
        <w:tc>
          <w:tcPr>
            <w:tcW w:w="550" w:type="dxa"/>
          </w:tcPr>
          <w:p w14:paraId="25607C40" w14:textId="3EB6001B"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018B59BB" w14:textId="672EE02D"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59FE0112" w14:textId="0C5B0C6C" w:rsidR="00E46766" w:rsidRPr="00E46766" w:rsidRDefault="00E46766" w:rsidP="00E46766">
            <w:pPr>
              <w:rPr>
                <w:rFonts w:ascii="Times New Roman" w:hAnsi="Times New Roman"/>
                <w:b/>
                <w:bCs/>
                <w:sz w:val="16"/>
                <w:szCs w:val="16"/>
                <w:highlight w:val="lightGray"/>
              </w:rPr>
            </w:pPr>
            <w:r w:rsidRPr="00E46766">
              <w:rPr>
                <w:sz w:val="16"/>
                <w:szCs w:val="16"/>
              </w:rPr>
              <w:t>Correction of a typo further to CR0594 faulty implementatio</w:t>
            </w:r>
          </w:p>
        </w:tc>
        <w:tc>
          <w:tcPr>
            <w:tcW w:w="528" w:type="dxa"/>
          </w:tcPr>
          <w:p w14:paraId="007BFAD7" w14:textId="1BF83832" w:rsidR="00E46766" w:rsidRPr="00E46766" w:rsidRDefault="00E46766" w:rsidP="00E46766">
            <w:pPr>
              <w:rPr>
                <w:rFonts w:ascii="Times New Roman" w:hAnsi="Times New Roman"/>
                <w:b/>
                <w:bCs/>
                <w:sz w:val="16"/>
                <w:szCs w:val="16"/>
                <w:highlight w:val="lightGray"/>
              </w:rPr>
            </w:pPr>
            <w:r w:rsidRPr="00E46766">
              <w:rPr>
                <w:sz w:val="16"/>
                <w:szCs w:val="16"/>
              </w:rPr>
              <w:t>A</w:t>
            </w:r>
          </w:p>
        </w:tc>
        <w:tc>
          <w:tcPr>
            <w:tcW w:w="794" w:type="dxa"/>
          </w:tcPr>
          <w:p w14:paraId="2F52CD3E" w14:textId="1C90890B"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169893C7" w14:textId="6FE62B48"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7669E682" w14:textId="6C176383" w:rsidR="00E46766" w:rsidRPr="00E46766" w:rsidRDefault="00E46766" w:rsidP="00E46766">
            <w:pPr>
              <w:rPr>
                <w:rFonts w:ascii="Times New Roman" w:hAnsi="Times New Roman"/>
                <w:b/>
                <w:bCs/>
                <w:sz w:val="16"/>
                <w:szCs w:val="16"/>
                <w:highlight w:val="lightGray"/>
              </w:rPr>
            </w:pPr>
            <w:r w:rsidRPr="00E46766">
              <w:rPr>
                <w:sz w:val="16"/>
                <w:szCs w:val="16"/>
              </w:rPr>
              <w:t>R1-1807425</w:t>
            </w:r>
          </w:p>
        </w:tc>
        <w:tc>
          <w:tcPr>
            <w:tcW w:w="1393" w:type="dxa"/>
          </w:tcPr>
          <w:p w14:paraId="57BD0E09" w14:textId="58518A41" w:rsidR="00E46766" w:rsidRPr="00E46766" w:rsidRDefault="00E46766" w:rsidP="00E46766">
            <w:pPr>
              <w:rPr>
                <w:rFonts w:ascii="Times New Roman" w:hAnsi="Times New Roman"/>
                <w:b/>
                <w:bCs/>
                <w:sz w:val="16"/>
                <w:szCs w:val="16"/>
                <w:highlight w:val="lightGray"/>
              </w:rPr>
            </w:pPr>
            <w:r w:rsidRPr="00E46766">
              <w:rPr>
                <w:sz w:val="16"/>
                <w:szCs w:val="16"/>
              </w:rPr>
              <w:t>ETSI (MCC)</w:t>
            </w:r>
          </w:p>
        </w:tc>
        <w:tc>
          <w:tcPr>
            <w:tcW w:w="2416" w:type="dxa"/>
          </w:tcPr>
          <w:p w14:paraId="0AD05ACC" w14:textId="4B31CE95" w:rsidR="00E46766" w:rsidRPr="00794262" w:rsidRDefault="00E46766" w:rsidP="00E46766">
            <w:pPr>
              <w:rPr>
                <w:rFonts w:ascii="Times New Roman" w:hAnsi="Times New Roman"/>
                <w:b/>
                <w:bCs/>
                <w:sz w:val="16"/>
                <w:szCs w:val="16"/>
                <w:highlight w:val="lightGray"/>
                <w:lang w:val="fr-FR"/>
              </w:rPr>
            </w:pPr>
            <w:r w:rsidRPr="00794262">
              <w:rPr>
                <w:sz w:val="16"/>
                <w:szCs w:val="16"/>
                <w:lang w:val="fr-FR"/>
              </w:rPr>
              <w:t>LTE_CA_enh_b5C-Core</w:t>
            </w:r>
          </w:p>
        </w:tc>
      </w:tr>
      <w:tr w:rsidR="00E46766" w:rsidRPr="00407616" w14:paraId="2F968D0F" w14:textId="77777777" w:rsidTr="00E46766">
        <w:trPr>
          <w:trHeight w:val="20"/>
          <w:jc w:val="center"/>
        </w:trPr>
        <w:tc>
          <w:tcPr>
            <w:tcW w:w="800" w:type="dxa"/>
          </w:tcPr>
          <w:p w14:paraId="5A253E0E" w14:textId="50CF0458"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61CA7913" w14:textId="30E6721F" w:rsidR="00E46766" w:rsidRPr="00E46766" w:rsidRDefault="00E46766" w:rsidP="00E46766">
            <w:pPr>
              <w:rPr>
                <w:rFonts w:ascii="Times New Roman" w:hAnsi="Times New Roman"/>
                <w:b/>
                <w:bCs/>
                <w:sz w:val="16"/>
                <w:szCs w:val="16"/>
                <w:highlight w:val="lightGray"/>
              </w:rPr>
            </w:pPr>
            <w:r w:rsidRPr="00E46766">
              <w:rPr>
                <w:sz w:val="16"/>
                <w:szCs w:val="16"/>
              </w:rPr>
              <w:t>1079</w:t>
            </w:r>
          </w:p>
        </w:tc>
        <w:tc>
          <w:tcPr>
            <w:tcW w:w="550" w:type="dxa"/>
          </w:tcPr>
          <w:p w14:paraId="2F93AD83" w14:textId="13B4D40D"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4F744BBD" w14:textId="1B37A076" w:rsidR="00E46766" w:rsidRPr="00E46766" w:rsidRDefault="00E46766" w:rsidP="00E46766">
            <w:pPr>
              <w:rPr>
                <w:rFonts w:ascii="Times New Roman" w:hAnsi="Times New Roman"/>
                <w:b/>
                <w:bCs/>
                <w:sz w:val="16"/>
                <w:szCs w:val="16"/>
                <w:highlight w:val="lightGray"/>
              </w:rPr>
            </w:pPr>
            <w:r w:rsidRPr="00E46766">
              <w:rPr>
                <w:sz w:val="16"/>
                <w:szCs w:val="16"/>
              </w:rPr>
              <w:t>Rel-13</w:t>
            </w:r>
          </w:p>
        </w:tc>
        <w:tc>
          <w:tcPr>
            <w:tcW w:w="3897" w:type="dxa"/>
          </w:tcPr>
          <w:p w14:paraId="3B8A60A3" w14:textId="40138903" w:rsidR="00E46766" w:rsidRPr="00E46766" w:rsidRDefault="00E46766" w:rsidP="00E46766">
            <w:pPr>
              <w:rPr>
                <w:rFonts w:ascii="Times New Roman" w:hAnsi="Times New Roman"/>
                <w:b/>
                <w:bCs/>
                <w:sz w:val="16"/>
                <w:szCs w:val="16"/>
                <w:highlight w:val="lightGray"/>
              </w:rPr>
            </w:pPr>
            <w:r w:rsidRPr="00E46766">
              <w:rPr>
                <w:sz w:val="16"/>
                <w:szCs w:val="16"/>
              </w:rPr>
              <w:t>Clarification on beta offset for more than 22 HARQ-Ack bits</w:t>
            </w:r>
          </w:p>
        </w:tc>
        <w:tc>
          <w:tcPr>
            <w:tcW w:w="528" w:type="dxa"/>
          </w:tcPr>
          <w:p w14:paraId="46AA11ED" w14:textId="487C1021"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057E7A3B" w14:textId="5A83AC3C" w:rsidR="00E46766" w:rsidRPr="00E46766" w:rsidRDefault="00E46766" w:rsidP="00E46766">
            <w:pPr>
              <w:rPr>
                <w:rFonts w:ascii="Times New Roman" w:hAnsi="Times New Roman"/>
                <w:b/>
                <w:bCs/>
                <w:sz w:val="16"/>
                <w:szCs w:val="16"/>
                <w:highlight w:val="lightGray"/>
              </w:rPr>
            </w:pPr>
            <w:r w:rsidRPr="00E46766">
              <w:rPr>
                <w:sz w:val="16"/>
                <w:szCs w:val="16"/>
              </w:rPr>
              <w:t>13.9.0</w:t>
            </w:r>
          </w:p>
        </w:tc>
        <w:tc>
          <w:tcPr>
            <w:tcW w:w="1055" w:type="dxa"/>
          </w:tcPr>
          <w:p w14:paraId="6023E7B3" w14:textId="0873695E"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5C7C95B1" w14:textId="4E9E0062" w:rsidR="00E46766" w:rsidRPr="00E46766" w:rsidRDefault="00E46766" w:rsidP="00E46766">
            <w:pPr>
              <w:rPr>
                <w:rFonts w:ascii="Times New Roman" w:hAnsi="Times New Roman"/>
                <w:b/>
                <w:bCs/>
                <w:sz w:val="16"/>
                <w:szCs w:val="16"/>
                <w:highlight w:val="lightGray"/>
              </w:rPr>
            </w:pPr>
            <w:r w:rsidRPr="00E46766">
              <w:rPr>
                <w:sz w:val="16"/>
                <w:szCs w:val="16"/>
              </w:rPr>
              <w:t>R1-1807432</w:t>
            </w:r>
          </w:p>
        </w:tc>
        <w:tc>
          <w:tcPr>
            <w:tcW w:w="1393" w:type="dxa"/>
          </w:tcPr>
          <w:p w14:paraId="32879512" w14:textId="1E818326" w:rsidR="00E46766" w:rsidRPr="00E46766" w:rsidRDefault="00E46766" w:rsidP="00E46766">
            <w:pPr>
              <w:rPr>
                <w:rFonts w:ascii="Times New Roman" w:hAnsi="Times New Roman"/>
                <w:b/>
                <w:bCs/>
                <w:sz w:val="16"/>
                <w:szCs w:val="16"/>
                <w:highlight w:val="lightGray"/>
              </w:rPr>
            </w:pPr>
            <w:r w:rsidRPr="00E46766">
              <w:rPr>
                <w:sz w:val="16"/>
                <w:szCs w:val="16"/>
              </w:rPr>
              <w:t>Qualcomm Incorporated</w:t>
            </w:r>
          </w:p>
        </w:tc>
        <w:tc>
          <w:tcPr>
            <w:tcW w:w="2416" w:type="dxa"/>
          </w:tcPr>
          <w:p w14:paraId="166EB15A" w14:textId="69911095" w:rsidR="00E46766" w:rsidRPr="00794262" w:rsidRDefault="00E46766" w:rsidP="00E46766">
            <w:pPr>
              <w:rPr>
                <w:rFonts w:ascii="Times New Roman" w:hAnsi="Times New Roman"/>
                <w:b/>
                <w:bCs/>
                <w:sz w:val="16"/>
                <w:szCs w:val="16"/>
                <w:highlight w:val="lightGray"/>
                <w:lang w:val="fr-FR"/>
              </w:rPr>
            </w:pPr>
            <w:r w:rsidRPr="00794262">
              <w:rPr>
                <w:sz w:val="16"/>
                <w:szCs w:val="16"/>
                <w:lang w:val="fr-FR"/>
              </w:rPr>
              <w:t>LTE_CA_enh_b5C-Core</w:t>
            </w:r>
          </w:p>
        </w:tc>
      </w:tr>
      <w:tr w:rsidR="00E46766" w:rsidRPr="00407616" w14:paraId="36F1FACA" w14:textId="77777777" w:rsidTr="00E46766">
        <w:trPr>
          <w:trHeight w:val="20"/>
          <w:jc w:val="center"/>
        </w:trPr>
        <w:tc>
          <w:tcPr>
            <w:tcW w:w="800" w:type="dxa"/>
          </w:tcPr>
          <w:p w14:paraId="3DAE373D" w14:textId="7D3624C7"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5F8A013D" w14:textId="212DE1C7" w:rsidR="00E46766" w:rsidRPr="00E46766" w:rsidRDefault="00E46766" w:rsidP="00E46766">
            <w:pPr>
              <w:rPr>
                <w:rFonts w:ascii="Times New Roman" w:hAnsi="Times New Roman"/>
                <w:b/>
                <w:bCs/>
                <w:sz w:val="16"/>
                <w:szCs w:val="16"/>
                <w:highlight w:val="lightGray"/>
              </w:rPr>
            </w:pPr>
            <w:r w:rsidRPr="00E46766">
              <w:rPr>
                <w:sz w:val="16"/>
                <w:szCs w:val="16"/>
              </w:rPr>
              <w:t>1080</w:t>
            </w:r>
          </w:p>
        </w:tc>
        <w:tc>
          <w:tcPr>
            <w:tcW w:w="550" w:type="dxa"/>
          </w:tcPr>
          <w:p w14:paraId="4C5E7872" w14:textId="783B4FF4"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5F3F8DD8" w14:textId="16773A7B" w:rsidR="00E46766" w:rsidRPr="00E46766" w:rsidRDefault="00E46766" w:rsidP="00E46766">
            <w:pPr>
              <w:rPr>
                <w:rFonts w:ascii="Times New Roman" w:hAnsi="Times New Roman"/>
                <w:b/>
                <w:bCs/>
                <w:sz w:val="16"/>
                <w:szCs w:val="16"/>
                <w:highlight w:val="lightGray"/>
              </w:rPr>
            </w:pPr>
            <w:r w:rsidRPr="00E46766">
              <w:rPr>
                <w:sz w:val="16"/>
                <w:szCs w:val="16"/>
              </w:rPr>
              <w:t>Rel-14</w:t>
            </w:r>
          </w:p>
        </w:tc>
        <w:tc>
          <w:tcPr>
            <w:tcW w:w="3897" w:type="dxa"/>
          </w:tcPr>
          <w:p w14:paraId="24318EE8" w14:textId="770B3774" w:rsidR="00E46766" w:rsidRPr="00E46766" w:rsidRDefault="00E46766" w:rsidP="00E46766">
            <w:pPr>
              <w:rPr>
                <w:rFonts w:ascii="Times New Roman" w:hAnsi="Times New Roman"/>
                <w:b/>
                <w:bCs/>
                <w:sz w:val="16"/>
                <w:szCs w:val="16"/>
                <w:highlight w:val="lightGray"/>
              </w:rPr>
            </w:pPr>
            <w:r w:rsidRPr="00E46766">
              <w:rPr>
                <w:sz w:val="16"/>
                <w:szCs w:val="16"/>
              </w:rPr>
              <w:t>Clarification on beta offset for more than 22 HARQ-Ack bits</w:t>
            </w:r>
          </w:p>
        </w:tc>
        <w:tc>
          <w:tcPr>
            <w:tcW w:w="528" w:type="dxa"/>
          </w:tcPr>
          <w:p w14:paraId="1C44224A" w14:textId="045B54E1" w:rsidR="00E46766" w:rsidRPr="00E46766" w:rsidRDefault="00E46766" w:rsidP="00E46766">
            <w:pPr>
              <w:rPr>
                <w:rFonts w:ascii="Times New Roman" w:hAnsi="Times New Roman"/>
                <w:b/>
                <w:bCs/>
                <w:sz w:val="16"/>
                <w:szCs w:val="16"/>
                <w:highlight w:val="lightGray"/>
              </w:rPr>
            </w:pPr>
            <w:r w:rsidRPr="00E46766">
              <w:rPr>
                <w:sz w:val="16"/>
                <w:szCs w:val="16"/>
              </w:rPr>
              <w:t>A</w:t>
            </w:r>
          </w:p>
        </w:tc>
        <w:tc>
          <w:tcPr>
            <w:tcW w:w="794" w:type="dxa"/>
          </w:tcPr>
          <w:p w14:paraId="7CE439B6" w14:textId="3ED3F968" w:rsidR="00E46766" w:rsidRPr="00E46766" w:rsidRDefault="00E46766" w:rsidP="00E46766">
            <w:pPr>
              <w:rPr>
                <w:rFonts w:ascii="Times New Roman" w:hAnsi="Times New Roman"/>
                <w:b/>
                <w:bCs/>
                <w:sz w:val="16"/>
                <w:szCs w:val="16"/>
                <w:highlight w:val="lightGray"/>
              </w:rPr>
            </w:pPr>
            <w:r w:rsidRPr="00E46766">
              <w:rPr>
                <w:sz w:val="16"/>
                <w:szCs w:val="16"/>
              </w:rPr>
              <w:t>14.6.0</w:t>
            </w:r>
          </w:p>
        </w:tc>
        <w:tc>
          <w:tcPr>
            <w:tcW w:w="1055" w:type="dxa"/>
          </w:tcPr>
          <w:p w14:paraId="5A86EA3C" w14:textId="6513D110"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04D4E807" w14:textId="44483B30" w:rsidR="00E46766" w:rsidRPr="00E46766" w:rsidRDefault="00E46766" w:rsidP="00E46766">
            <w:pPr>
              <w:rPr>
                <w:rFonts w:ascii="Times New Roman" w:hAnsi="Times New Roman"/>
                <w:b/>
                <w:bCs/>
                <w:sz w:val="16"/>
                <w:szCs w:val="16"/>
                <w:highlight w:val="lightGray"/>
              </w:rPr>
            </w:pPr>
            <w:r w:rsidRPr="00E46766">
              <w:rPr>
                <w:sz w:val="16"/>
                <w:szCs w:val="16"/>
              </w:rPr>
              <w:t>R1-1807433</w:t>
            </w:r>
          </w:p>
        </w:tc>
        <w:tc>
          <w:tcPr>
            <w:tcW w:w="1393" w:type="dxa"/>
          </w:tcPr>
          <w:p w14:paraId="76D5FB0E" w14:textId="22137B41" w:rsidR="00E46766" w:rsidRPr="00E46766" w:rsidRDefault="00E46766" w:rsidP="00E46766">
            <w:pPr>
              <w:rPr>
                <w:rFonts w:ascii="Times New Roman" w:hAnsi="Times New Roman"/>
                <w:b/>
                <w:bCs/>
                <w:sz w:val="16"/>
                <w:szCs w:val="16"/>
                <w:highlight w:val="lightGray"/>
              </w:rPr>
            </w:pPr>
            <w:r w:rsidRPr="00E46766">
              <w:rPr>
                <w:sz w:val="16"/>
                <w:szCs w:val="16"/>
              </w:rPr>
              <w:t>Qualcomm Incorporated</w:t>
            </w:r>
          </w:p>
        </w:tc>
        <w:tc>
          <w:tcPr>
            <w:tcW w:w="2416" w:type="dxa"/>
          </w:tcPr>
          <w:p w14:paraId="0A0D2FDE" w14:textId="606C25C8" w:rsidR="00E46766" w:rsidRPr="00794262" w:rsidRDefault="00E46766" w:rsidP="00E46766">
            <w:pPr>
              <w:rPr>
                <w:rFonts w:ascii="Times New Roman" w:hAnsi="Times New Roman"/>
                <w:b/>
                <w:bCs/>
                <w:sz w:val="16"/>
                <w:szCs w:val="16"/>
                <w:highlight w:val="lightGray"/>
                <w:lang w:val="fr-FR"/>
              </w:rPr>
            </w:pPr>
            <w:r w:rsidRPr="00794262">
              <w:rPr>
                <w:sz w:val="16"/>
                <w:szCs w:val="16"/>
                <w:lang w:val="fr-FR"/>
              </w:rPr>
              <w:t>LTE_CA_enh_b5C-Core</w:t>
            </w:r>
          </w:p>
        </w:tc>
      </w:tr>
      <w:tr w:rsidR="00E46766" w:rsidRPr="00407616" w14:paraId="30CFA1BB" w14:textId="77777777" w:rsidTr="00E46766">
        <w:trPr>
          <w:trHeight w:val="20"/>
          <w:jc w:val="center"/>
        </w:trPr>
        <w:tc>
          <w:tcPr>
            <w:tcW w:w="800" w:type="dxa"/>
          </w:tcPr>
          <w:p w14:paraId="7C2EF87D" w14:textId="2FF25A33"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30FFBCD6" w14:textId="7F7B299F" w:rsidR="00E46766" w:rsidRPr="00E46766" w:rsidRDefault="00E46766" w:rsidP="00E46766">
            <w:pPr>
              <w:rPr>
                <w:rFonts w:ascii="Times New Roman" w:hAnsi="Times New Roman"/>
                <w:b/>
                <w:bCs/>
                <w:sz w:val="16"/>
                <w:szCs w:val="16"/>
                <w:highlight w:val="lightGray"/>
              </w:rPr>
            </w:pPr>
            <w:r w:rsidRPr="00E46766">
              <w:rPr>
                <w:sz w:val="16"/>
                <w:szCs w:val="16"/>
              </w:rPr>
              <w:t>1081</w:t>
            </w:r>
          </w:p>
        </w:tc>
        <w:tc>
          <w:tcPr>
            <w:tcW w:w="550" w:type="dxa"/>
          </w:tcPr>
          <w:p w14:paraId="5DFC2718" w14:textId="32F8A376"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2D74BD41" w14:textId="07A3B286"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728D31EA" w14:textId="2E046B30" w:rsidR="00E46766" w:rsidRPr="00E46766" w:rsidRDefault="00E46766" w:rsidP="00E46766">
            <w:pPr>
              <w:rPr>
                <w:rFonts w:ascii="Times New Roman" w:hAnsi="Times New Roman"/>
                <w:b/>
                <w:bCs/>
                <w:sz w:val="16"/>
                <w:szCs w:val="16"/>
                <w:highlight w:val="lightGray"/>
              </w:rPr>
            </w:pPr>
            <w:r w:rsidRPr="00E46766">
              <w:rPr>
                <w:sz w:val="16"/>
                <w:szCs w:val="16"/>
              </w:rPr>
              <w:t>Clarification on beta offset for more than 22 HARQ-Ack bits</w:t>
            </w:r>
          </w:p>
        </w:tc>
        <w:tc>
          <w:tcPr>
            <w:tcW w:w="528" w:type="dxa"/>
          </w:tcPr>
          <w:p w14:paraId="2DC0CCE7" w14:textId="7A90E63A" w:rsidR="00E46766" w:rsidRPr="00E46766" w:rsidRDefault="00E46766" w:rsidP="00E46766">
            <w:pPr>
              <w:rPr>
                <w:rFonts w:ascii="Times New Roman" w:hAnsi="Times New Roman"/>
                <w:b/>
                <w:bCs/>
                <w:sz w:val="16"/>
                <w:szCs w:val="16"/>
                <w:highlight w:val="lightGray"/>
              </w:rPr>
            </w:pPr>
            <w:r w:rsidRPr="00E46766">
              <w:rPr>
                <w:sz w:val="16"/>
                <w:szCs w:val="16"/>
              </w:rPr>
              <w:t>A</w:t>
            </w:r>
          </w:p>
        </w:tc>
        <w:tc>
          <w:tcPr>
            <w:tcW w:w="794" w:type="dxa"/>
          </w:tcPr>
          <w:p w14:paraId="58818D2A" w14:textId="23DD3E73"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7D115687" w14:textId="79B19385"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1D3163D1" w14:textId="2C755C0A" w:rsidR="00E46766" w:rsidRPr="00E46766" w:rsidRDefault="00E46766" w:rsidP="00E46766">
            <w:pPr>
              <w:rPr>
                <w:rFonts w:ascii="Times New Roman" w:hAnsi="Times New Roman"/>
                <w:b/>
                <w:bCs/>
                <w:sz w:val="16"/>
                <w:szCs w:val="16"/>
                <w:highlight w:val="lightGray"/>
              </w:rPr>
            </w:pPr>
            <w:r w:rsidRPr="00E46766">
              <w:rPr>
                <w:sz w:val="16"/>
                <w:szCs w:val="16"/>
              </w:rPr>
              <w:t>R1-1807434</w:t>
            </w:r>
          </w:p>
        </w:tc>
        <w:tc>
          <w:tcPr>
            <w:tcW w:w="1393" w:type="dxa"/>
          </w:tcPr>
          <w:p w14:paraId="0ACF1CA0" w14:textId="2D58B5E3" w:rsidR="00E46766" w:rsidRPr="00E46766" w:rsidRDefault="00E46766" w:rsidP="00E46766">
            <w:pPr>
              <w:rPr>
                <w:rFonts w:ascii="Times New Roman" w:hAnsi="Times New Roman"/>
                <w:b/>
                <w:bCs/>
                <w:sz w:val="16"/>
                <w:szCs w:val="16"/>
                <w:highlight w:val="lightGray"/>
              </w:rPr>
            </w:pPr>
            <w:r w:rsidRPr="00E46766">
              <w:rPr>
                <w:sz w:val="16"/>
                <w:szCs w:val="16"/>
              </w:rPr>
              <w:t>Qualcomm Incorporated</w:t>
            </w:r>
          </w:p>
        </w:tc>
        <w:tc>
          <w:tcPr>
            <w:tcW w:w="2416" w:type="dxa"/>
          </w:tcPr>
          <w:p w14:paraId="4689D57B" w14:textId="3F469F87" w:rsidR="00E46766" w:rsidRPr="00794262" w:rsidRDefault="00E46766" w:rsidP="00E46766">
            <w:pPr>
              <w:rPr>
                <w:rFonts w:ascii="Times New Roman" w:hAnsi="Times New Roman"/>
                <w:b/>
                <w:bCs/>
                <w:sz w:val="16"/>
                <w:szCs w:val="16"/>
                <w:highlight w:val="lightGray"/>
                <w:lang w:val="fr-FR"/>
              </w:rPr>
            </w:pPr>
            <w:r w:rsidRPr="00794262">
              <w:rPr>
                <w:sz w:val="16"/>
                <w:szCs w:val="16"/>
                <w:lang w:val="fr-FR"/>
              </w:rPr>
              <w:t>LTE_CA_enh_b5C-Core</w:t>
            </w:r>
          </w:p>
        </w:tc>
      </w:tr>
      <w:tr w:rsidR="00E46766" w:rsidRPr="00407616" w14:paraId="7A578F25" w14:textId="77777777" w:rsidTr="00E46766">
        <w:trPr>
          <w:trHeight w:val="20"/>
          <w:jc w:val="center"/>
        </w:trPr>
        <w:tc>
          <w:tcPr>
            <w:tcW w:w="800" w:type="dxa"/>
          </w:tcPr>
          <w:p w14:paraId="287C58CE" w14:textId="1362E49F"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45679075" w14:textId="53E974CA" w:rsidR="00E46766" w:rsidRPr="00E46766" w:rsidRDefault="00E46766" w:rsidP="00E46766">
            <w:pPr>
              <w:rPr>
                <w:rFonts w:ascii="Times New Roman" w:hAnsi="Times New Roman"/>
                <w:b/>
                <w:bCs/>
                <w:sz w:val="16"/>
                <w:szCs w:val="16"/>
                <w:highlight w:val="lightGray"/>
              </w:rPr>
            </w:pPr>
            <w:r w:rsidRPr="00E46766">
              <w:rPr>
                <w:sz w:val="16"/>
                <w:szCs w:val="16"/>
              </w:rPr>
              <w:t>1082</w:t>
            </w:r>
          </w:p>
        </w:tc>
        <w:tc>
          <w:tcPr>
            <w:tcW w:w="550" w:type="dxa"/>
          </w:tcPr>
          <w:p w14:paraId="311DA621" w14:textId="3E3238BB"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597B20B8" w14:textId="27B7457C" w:rsidR="00E46766" w:rsidRPr="00E46766" w:rsidRDefault="00E46766" w:rsidP="00E46766">
            <w:pPr>
              <w:rPr>
                <w:rFonts w:ascii="Times New Roman" w:hAnsi="Times New Roman"/>
                <w:b/>
                <w:bCs/>
                <w:sz w:val="16"/>
                <w:szCs w:val="16"/>
                <w:highlight w:val="lightGray"/>
              </w:rPr>
            </w:pPr>
            <w:r w:rsidRPr="00E46766">
              <w:rPr>
                <w:sz w:val="16"/>
                <w:szCs w:val="16"/>
              </w:rPr>
              <w:t>Rel-13</w:t>
            </w:r>
          </w:p>
        </w:tc>
        <w:tc>
          <w:tcPr>
            <w:tcW w:w="3897" w:type="dxa"/>
          </w:tcPr>
          <w:p w14:paraId="63A31FCA" w14:textId="3CF180EF" w:rsidR="00E46766" w:rsidRPr="00E46766" w:rsidRDefault="00E46766" w:rsidP="00E46766">
            <w:pPr>
              <w:rPr>
                <w:rFonts w:ascii="Times New Roman" w:hAnsi="Times New Roman"/>
                <w:b/>
                <w:bCs/>
                <w:sz w:val="16"/>
                <w:szCs w:val="16"/>
                <w:highlight w:val="lightGray"/>
              </w:rPr>
            </w:pPr>
            <w:r w:rsidRPr="00E46766">
              <w:rPr>
                <w:sz w:val="16"/>
                <w:szCs w:val="16"/>
              </w:rPr>
              <w:t>Clarification on simultaneousAckNackAndCQI for format 4-5 and format 3</w:t>
            </w:r>
          </w:p>
        </w:tc>
        <w:tc>
          <w:tcPr>
            <w:tcW w:w="528" w:type="dxa"/>
          </w:tcPr>
          <w:p w14:paraId="04076646" w14:textId="17EC3754"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2AEB2F66" w14:textId="5C135792" w:rsidR="00E46766" w:rsidRPr="00E46766" w:rsidRDefault="00E46766" w:rsidP="00E46766">
            <w:pPr>
              <w:rPr>
                <w:rFonts w:ascii="Times New Roman" w:hAnsi="Times New Roman"/>
                <w:b/>
                <w:bCs/>
                <w:sz w:val="16"/>
                <w:szCs w:val="16"/>
                <w:highlight w:val="lightGray"/>
              </w:rPr>
            </w:pPr>
            <w:r w:rsidRPr="00E46766">
              <w:rPr>
                <w:sz w:val="16"/>
                <w:szCs w:val="16"/>
              </w:rPr>
              <w:t>13.9.0</w:t>
            </w:r>
          </w:p>
        </w:tc>
        <w:tc>
          <w:tcPr>
            <w:tcW w:w="1055" w:type="dxa"/>
          </w:tcPr>
          <w:p w14:paraId="1B8616BA" w14:textId="6D1375DF"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022299AB" w14:textId="1E9DD331" w:rsidR="00E46766" w:rsidRPr="00E46766" w:rsidRDefault="00E46766" w:rsidP="00E46766">
            <w:pPr>
              <w:rPr>
                <w:rFonts w:ascii="Times New Roman" w:hAnsi="Times New Roman"/>
                <w:b/>
                <w:bCs/>
                <w:sz w:val="16"/>
                <w:szCs w:val="16"/>
                <w:highlight w:val="lightGray"/>
              </w:rPr>
            </w:pPr>
            <w:r w:rsidRPr="00E46766">
              <w:rPr>
                <w:sz w:val="16"/>
                <w:szCs w:val="16"/>
              </w:rPr>
              <w:t>R1-1807435</w:t>
            </w:r>
          </w:p>
        </w:tc>
        <w:tc>
          <w:tcPr>
            <w:tcW w:w="1393" w:type="dxa"/>
          </w:tcPr>
          <w:p w14:paraId="046DDC2A" w14:textId="27BBB6ED" w:rsidR="00E46766" w:rsidRPr="00E46766" w:rsidRDefault="00E46766" w:rsidP="00E46766">
            <w:pPr>
              <w:rPr>
                <w:rFonts w:ascii="Times New Roman" w:hAnsi="Times New Roman"/>
                <w:b/>
                <w:bCs/>
                <w:sz w:val="16"/>
                <w:szCs w:val="16"/>
                <w:highlight w:val="lightGray"/>
              </w:rPr>
            </w:pPr>
            <w:r w:rsidRPr="00E46766">
              <w:rPr>
                <w:sz w:val="16"/>
                <w:szCs w:val="16"/>
              </w:rPr>
              <w:t>Qualcomm Incorporated</w:t>
            </w:r>
          </w:p>
        </w:tc>
        <w:tc>
          <w:tcPr>
            <w:tcW w:w="2416" w:type="dxa"/>
          </w:tcPr>
          <w:p w14:paraId="05A3DCBA" w14:textId="67655772" w:rsidR="00E46766" w:rsidRPr="00E46766" w:rsidRDefault="00E46766" w:rsidP="00E46766">
            <w:pPr>
              <w:rPr>
                <w:rFonts w:ascii="Times New Roman" w:hAnsi="Times New Roman"/>
                <w:b/>
                <w:bCs/>
                <w:sz w:val="16"/>
                <w:szCs w:val="16"/>
                <w:highlight w:val="lightGray"/>
                <w:lang w:val="fr-FR"/>
              </w:rPr>
            </w:pPr>
            <w:r w:rsidRPr="00794262">
              <w:rPr>
                <w:sz w:val="16"/>
                <w:szCs w:val="16"/>
                <w:lang w:val="fr-FR"/>
              </w:rPr>
              <w:t>LTE_CA_enh_b5C-Core</w:t>
            </w:r>
          </w:p>
        </w:tc>
      </w:tr>
      <w:tr w:rsidR="00E46766" w:rsidRPr="00407616" w14:paraId="16DE18F4" w14:textId="77777777" w:rsidTr="00E46766">
        <w:trPr>
          <w:trHeight w:val="20"/>
          <w:jc w:val="center"/>
        </w:trPr>
        <w:tc>
          <w:tcPr>
            <w:tcW w:w="800" w:type="dxa"/>
          </w:tcPr>
          <w:p w14:paraId="0C1B693F" w14:textId="35D896D8"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12A14A90" w14:textId="511F9B8F" w:rsidR="00E46766" w:rsidRPr="00E46766" w:rsidRDefault="00E46766" w:rsidP="00E46766">
            <w:pPr>
              <w:rPr>
                <w:rFonts w:ascii="Times New Roman" w:hAnsi="Times New Roman"/>
                <w:b/>
                <w:bCs/>
                <w:sz w:val="16"/>
                <w:szCs w:val="16"/>
                <w:highlight w:val="lightGray"/>
              </w:rPr>
            </w:pPr>
            <w:r w:rsidRPr="00E46766">
              <w:rPr>
                <w:sz w:val="16"/>
                <w:szCs w:val="16"/>
              </w:rPr>
              <w:t>1083</w:t>
            </w:r>
          </w:p>
        </w:tc>
        <w:tc>
          <w:tcPr>
            <w:tcW w:w="550" w:type="dxa"/>
          </w:tcPr>
          <w:p w14:paraId="50B64463" w14:textId="449F948A"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7B6A6E24" w14:textId="391258EF" w:rsidR="00E46766" w:rsidRPr="00E46766" w:rsidRDefault="00E46766" w:rsidP="00E46766">
            <w:pPr>
              <w:rPr>
                <w:rFonts w:ascii="Times New Roman" w:hAnsi="Times New Roman"/>
                <w:b/>
                <w:bCs/>
                <w:sz w:val="16"/>
                <w:szCs w:val="16"/>
                <w:highlight w:val="lightGray"/>
              </w:rPr>
            </w:pPr>
            <w:r w:rsidRPr="00E46766">
              <w:rPr>
                <w:sz w:val="16"/>
                <w:szCs w:val="16"/>
              </w:rPr>
              <w:t>Rel-14</w:t>
            </w:r>
          </w:p>
        </w:tc>
        <w:tc>
          <w:tcPr>
            <w:tcW w:w="3897" w:type="dxa"/>
          </w:tcPr>
          <w:p w14:paraId="3D1055A9" w14:textId="0FEAAAC2" w:rsidR="00E46766" w:rsidRPr="00E46766" w:rsidRDefault="00E46766" w:rsidP="00E46766">
            <w:pPr>
              <w:rPr>
                <w:rFonts w:ascii="Times New Roman" w:hAnsi="Times New Roman"/>
                <w:b/>
                <w:bCs/>
                <w:sz w:val="16"/>
                <w:szCs w:val="16"/>
                <w:highlight w:val="lightGray"/>
              </w:rPr>
            </w:pPr>
            <w:r w:rsidRPr="00E46766">
              <w:rPr>
                <w:sz w:val="16"/>
                <w:szCs w:val="16"/>
              </w:rPr>
              <w:t>Clarification on simultaneousAckNackAndCQI for format 4-5 and format 3</w:t>
            </w:r>
          </w:p>
        </w:tc>
        <w:tc>
          <w:tcPr>
            <w:tcW w:w="528" w:type="dxa"/>
          </w:tcPr>
          <w:p w14:paraId="36B31487" w14:textId="38A59777" w:rsidR="00E46766" w:rsidRPr="00E46766" w:rsidRDefault="00E46766" w:rsidP="00E46766">
            <w:pPr>
              <w:rPr>
                <w:rFonts w:ascii="Times New Roman" w:hAnsi="Times New Roman"/>
                <w:b/>
                <w:bCs/>
                <w:sz w:val="16"/>
                <w:szCs w:val="16"/>
                <w:highlight w:val="lightGray"/>
              </w:rPr>
            </w:pPr>
            <w:r w:rsidRPr="00E46766">
              <w:rPr>
                <w:sz w:val="16"/>
                <w:szCs w:val="16"/>
              </w:rPr>
              <w:t>A</w:t>
            </w:r>
          </w:p>
        </w:tc>
        <w:tc>
          <w:tcPr>
            <w:tcW w:w="794" w:type="dxa"/>
          </w:tcPr>
          <w:p w14:paraId="0F275A9C" w14:textId="43B0728B" w:rsidR="00E46766" w:rsidRPr="00E46766" w:rsidRDefault="00E46766" w:rsidP="00E46766">
            <w:pPr>
              <w:rPr>
                <w:rFonts w:ascii="Times New Roman" w:hAnsi="Times New Roman"/>
                <w:b/>
                <w:bCs/>
                <w:sz w:val="16"/>
                <w:szCs w:val="16"/>
                <w:highlight w:val="lightGray"/>
              </w:rPr>
            </w:pPr>
            <w:r w:rsidRPr="00E46766">
              <w:rPr>
                <w:sz w:val="16"/>
                <w:szCs w:val="16"/>
              </w:rPr>
              <w:t>14.6.0</w:t>
            </w:r>
          </w:p>
        </w:tc>
        <w:tc>
          <w:tcPr>
            <w:tcW w:w="1055" w:type="dxa"/>
          </w:tcPr>
          <w:p w14:paraId="73CBC4CC" w14:textId="63270ED1"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6B49B3CD" w14:textId="6C705D56" w:rsidR="00E46766" w:rsidRPr="00E46766" w:rsidRDefault="00E46766" w:rsidP="00E46766">
            <w:pPr>
              <w:rPr>
                <w:rFonts w:ascii="Times New Roman" w:hAnsi="Times New Roman"/>
                <w:b/>
                <w:bCs/>
                <w:sz w:val="16"/>
                <w:szCs w:val="16"/>
                <w:highlight w:val="lightGray"/>
              </w:rPr>
            </w:pPr>
            <w:r w:rsidRPr="00E46766">
              <w:rPr>
                <w:sz w:val="16"/>
                <w:szCs w:val="16"/>
              </w:rPr>
              <w:t>R1-1807436</w:t>
            </w:r>
          </w:p>
        </w:tc>
        <w:tc>
          <w:tcPr>
            <w:tcW w:w="1393" w:type="dxa"/>
          </w:tcPr>
          <w:p w14:paraId="0583BCAF" w14:textId="2DB99E49" w:rsidR="00E46766" w:rsidRPr="00E46766" w:rsidRDefault="00E46766" w:rsidP="00E46766">
            <w:pPr>
              <w:rPr>
                <w:rFonts w:ascii="Times New Roman" w:hAnsi="Times New Roman"/>
                <w:b/>
                <w:bCs/>
                <w:sz w:val="16"/>
                <w:szCs w:val="16"/>
                <w:highlight w:val="lightGray"/>
              </w:rPr>
            </w:pPr>
            <w:r w:rsidRPr="00E46766">
              <w:rPr>
                <w:sz w:val="16"/>
                <w:szCs w:val="16"/>
              </w:rPr>
              <w:t>Qualcomm Incorporated</w:t>
            </w:r>
          </w:p>
        </w:tc>
        <w:tc>
          <w:tcPr>
            <w:tcW w:w="2416" w:type="dxa"/>
          </w:tcPr>
          <w:p w14:paraId="29EA26C5" w14:textId="44FA1BAE" w:rsidR="00E46766" w:rsidRPr="00E46766" w:rsidRDefault="00E46766" w:rsidP="00E46766">
            <w:pPr>
              <w:rPr>
                <w:rFonts w:ascii="Times New Roman" w:hAnsi="Times New Roman"/>
                <w:b/>
                <w:bCs/>
                <w:sz w:val="16"/>
                <w:szCs w:val="16"/>
                <w:highlight w:val="lightGray"/>
                <w:lang w:val="fr-FR"/>
              </w:rPr>
            </w:pPr>
            <w:r w:rsidRPr="00794262">
              <w:rPr>
                <w:sz w:val="16"/>
                <w:szCs w:val="16"/>
                <w:lang w:val="fr-FR"/>
              </w:rPr>
              <w:t>LTE_CA_enh_b5C-Core</w:t>
            </w:r>
          </w:p>
        </w:tc>
      </w:tr>
      <w:tr w:rsidR="00E46766" w:rsidRPr="00407616" w14:paraId="25C2840D" w14:textId="77777777" w:rsidTr="00E46766">
        <w:trPr>
          <w:trHeight w:val="20"/>
          <w:jc w:val="center"/>
        </w:trPr>
        <w:tc>
          <w:tcPr>
            <w:tcW w:w="800" w:type="dxa"/>
          </w:tcPr>
          <w:p w14:paraId="617003C2" w14:textId="4A04AECA"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214D0F62" w14:textId="30B24749" w:rsidR="00E46766" w:rsidRPr="00E46766" w:rsidRDefault="00E46766" w:rsidP="00E46766">
            <w:pPr>
              <w:rPr>
                <w:rFonts w:ascii="Times New Roman" w:hAnsi="Times New Roman"/>
                <w:b/>
                <w:bCs/>
                <w:sz w:val="16"/>
                <w:szCs w:val="16"/>
                <w:highlight w:val="lightGray"/>
              </w:rPr>
            </w:pPr>
            <w:r w:rsidRPr="00E46766">
              <w:rPr>
                <w:sz w:val="16"/>
                <w:szCs w:val="16"/>
              </w:rPr>
              <w:t>1084</w:t>
            </w:r>
          </w:p>
        </w:tc>
        <w:tc>
          <w:tcPr>
            <w:tcW w:w="550" w:type="dxa"/>
          </w:tcPr>
          <w:p w14:paraId="2453D747" w14:textId="4265956F"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3F768CDE" w14:textId="4E229BF7"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420704D4" w14:textId="20C62800" w:rsidR="00E46766" w:rsidRPr="00E46766" w:rsidRDefault="00E46766" w:rsidP="00E46766">
            <w:pPr>
              <w:rPr>
                <w:rFonts w:ascii="Times New Roman" w:hAnsi="Times New Roman"/>
                <w:b/>
                <w:bCs/>
                <w:sz w:val="16"/>
                <w:szCs w:val="16"/>
                <w:highlight w:val="lightGray"/>
              </w:rPr>
            </w:pPr>
            <w:r w:rsidRPr="00E46766">
              <w:rPr>
                <w:sz w:val="16"/>
                <w:szCs w:val="16"/>
              </w:rPr>
              <w:t>Clarification on simultaneousAckNackAndCQI for format 4-5 and format 3</w:t>
            </w:r>
          </w:p>
        </w:tc>
        <w:tc>
          <w:tcPr>
            <w:tcW w:w="528" w:type="dxa"/>
          </w:tcPr>
          <w:p w14:paraId="22510D3D" w14:textId="6CF95699" w:rsidR="00E46766" w:rsidRPr="00E46766" w:rsidRDefault="00E46766" w:rsidP="00E46766">
            <w:pPr>
              <w:rPr>
                <w:rFonts w:ascii="Times New Roman" w:hAnsi="Times New Roman"/>
                <w:b/>
                <w:bCs/>
                <w:sz w:val="16"/>
                <w:szCs w:val="16"/>
                <w:highlight w:val="lightGray"/>
              </w:rPr>
            </w:pPr>
            <w:r w:rsidRPr="00E46766">
              <w:rPr>
                <w:sz w:val="16"/>
                <w:szCs w:val="16"/>
              </w:rPr>
              <w:t>A</w:t>
            </w:r>
          </w:p>
        </w:tc>
        <w:tc>
          <w:tcPr>
            <w:tcW w:w="794" w:type="dxa"/>
          </w:tcPr>
          <w:p w14:paraId="1A7596EF" w14:textId="347C1A2D"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2C2C0406" w14:textId="18050E16"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2FA332AC" w14:textId="14FA1E63" w:rsidR="00E46766" w:rsidRPr="00E46766" w:rsidRDefault="00E46766" w:rsidP="00E46766">
            <w:pPr>
              <w:rPr>
                <w:rFonts w:ascii="Times New Roman" w:hAnsi="Times New Roman"/>
                <w:b/>
                <w:bCs/>
                <w:sz w:val="16"/>
                <w:szCs w:val="16"/>
                <w:highlight w:val="lightGray"/>
              </w:rPr>
            </w:pPr>
            <w:r w:rsidRPr="00E46766">
              <w:rPr>
                <w:sz w:val="16"/>
                <w:szCs w:val="16"/>
              </w:rPr>
              <w:t>R1-1807437</w:t>
            </w:r>
          </w:p>
        </w:tc>
        <w:tc>
          <w:tcPr>
            <w:tcW w:w="1393" w:type="dxa"/>
          </w:tcPr>
          <w:p w14:paraId="22DBB7D1" w14:textId="5A6C7EE0" w:rsidR="00E46766" w:rsidRPr="00E46766" w:rsidRDefault="00E46766" w:rsidP="00E46766">
            <w:pPr>
              <w:rPr>
                <w:rFonts w:ascii="Times New Roman" w:hAnsi="Times New Roman"/>
                <w:b/>
                <w:bCs/>
                <w:sz w:val="16"/>
                <w:szCs w:val="16"/>
                <w:highlight w:val="lightGray"/>
              </w:rPr>
            </w:pPr>
            <w:r w:rsidRPr="00E46766">
              <w:rPr>
                <w:sz w:val="16"/>
                <w:szCs w:val="16"/>
              </w:rPr>
              <w:t>Qualcomm Incorporated</w:t>
            </w:r>
          </w:p>
        </w:tc>
        <w:tc>
          <w:tcPr>
            <w:tcW w:w="2416" w:type="dxa"/>
          </w:tcPr>
          <w:p w14:paraId="6227A3C4" w14:textId="0F4C3916" w:rsidR="00E46766" w:rsidRPr="00794262" w:rsidRDefault="00E46766" w:rsidP="00E46766">
            <w:pPr>
              <w:rPr>
                <w:rFonts w:ascii="Times New Roman" w:hAnsi="Times New Roman"/>
                <w:b/>
                <w:bCs/>
                <w:sz w:val="16"/>
                <w:szCs w:val="16"/>
                <w:highlight w:val="lightGray"/>
                <w:lang w:val="fr-FR"/>
              </w:rPr>
            </w:pPr>
            <w:r w:rsidRPr="00794262">
              <w:rPr>
                <w:sz w:val="16"/>
                <w:szCs w:val="16"/>
                <w:lang w:val="fr-FR"/>
              </w:rPr>
              <w:t>LTE_CA_enh_b5C-Core</w:t>
            </w:r>
          </w:p>
        </w:tc>
      </w:tr>
      <w:tr w:rsidR="00E46766" w:rsidRPr="00407616" w14:paraId="2508FFF0" w14:textId="77777777" w:rsidTr="00E46766">
        <w:trPr>
          <w:trHeight w:val="20"/>
          <w:jc w:val="center"/>
        </w:trPr>
        <w:tc>
          <w:tcPr>
            <w:tcW w:w="800" w:type="dxa"/>
          </w:tcPr>
          <w:p w14:paraId="3250A524" w14:textId="7A36AF12"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5ADC1551" w14:textId="1EE73A94" w:rsidR="00E46766" w:rsidRPr="00E46766" w:rsidRDefault="00E46766" w:rsidP="00E46766">
            <w:pPr>
              <w:rPr>
                <w:rFonts w:ascii="Times New Roman" w:hAnsi="Times New Roman"/>
                <w:b/>
                <w:bCs/>
                <w:sz w:val="16"/>
                <w:szCs w:val="16"/>
                <w:highlight w:val="lightGray"/>
              </w:rPr>
            </w:pPr>
            <w:r w:rsidRPr="00E46766">
              <w:rPr>
                <w:sz w:val="16"/>
                <w:szCs w:val="16"/>
              </w:rPr>
              <w:t>1085</w:t>
            </w:r>
          </w:p>
        </w:tc>
        <w:tc>
          <w:tcPr>
            <w:tcW w:w="550" w:type="dxa"/>
          </w:tcPr>
          <w:p w14:paraId="482AA9F4" w14:textId="27BF0F1E"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27C6D434" w14:textId="67B3B315" w:rsidR="00E46766" w:rsidRPr="00E46766" w:rsidRDefault="00E46766" w:rsidP="00E46766">
            <w:pPr>
              <w:rPr>
                <w:rFonts w:ascii="Times New Roman" w:hAnsi="Times New Roman"/>
                <w:b/>
                <w:bCs/>
                <w:sz w:val="16"/>
                <w:szCs w:val="16"/>
                <w:highlight w:val="lightGray"/>
              </w:rPr>
            </w:pPr>
            <w:r w:rsidRPr="00E46766">
              <w:rPr>
                <w:sz w:val="16"/>
                <w:szCs w:val="16"/>
              </w:rPr>
              <w:t>Rel-13</w:t>
            </w:r>
          </w:p>
        </w:tc>
        <w:tc>
          <w:tcPr>
            <w:tcW w:w="3897" w:type="dxa"/>
          </w:tcPr>
          <w:p w14:paraId="11C78B36" w14:textId="73EA2DE1" w:rsidR="00E46766" w:rsidRPr="00E46766" w:rsidRDefault="00E46766" w:rsidP="00E46766">
            <w:pPr>
              <w:rPr>
                <w:rFonts w:ascii="Times New Roman" w:hAnsi="Times New Roman"/>
                <w:b/>
                <w:bCs/>
                <w:sz w:val="16"/>
                <w:szCs w:val="16"/>
                <w:highlight w:val="lightGray"/>
              </w:rPr>
            </w:pPr>
            <w:r w:rsidRPr="00E46766">
              <w:rPr>
                <w:sz w:val="16"/>
                <w:szCs w:val="16"/>
              </w:rPr>
              <w:t>Clarification on PUCCH formats</w:t>
            </w:r>
          </w:p>
        </w:tc>
        <w:tc>
          <w:tcPr>
            <w:tcW w:w="528" w:type="dxa"/>
          </w:tcPr>
          <w:p w14:paraId="2F345290" w14:textId="79EEF73D"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05501DC8" w14:textId="5F8FCB94" w:rsidR="00E46766" w:rsidRPr="00E46766" w:rsidRDefault="00E46766" w:rsidP="00E46766">
            <w:pPr>
              <w:rPr>
                <w:rFonts w:ascii="Times New Roman" w:hAnsi="Times New Roman"/>
                <w:b/>
                <w:bCs/>
                <w:sz w:val="16"/>
                <w:szCs w:val="16"/>
                <w:highlight w:val="lightGray"/>
              </w:rPr>
            </w:pPr>
            <w:r w:rsidRPr="00E46766">
              <w:rPr>
                <w:sz w:val="16"/>
                <w:szCs w:val="16"/>
              </w:rPr>
              <w:t>13.9.0</w:t>
            </w:r>
          </w:p>
        </w:tc>
        <w:tc>
          <w:tcPr>
            <w:tcW w:w="1055" w:type="dxa"/>
          </w:tcPr>
          <w:p w14:paraId="6D932F5C" w14:textId="2A81E6AD"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428CD4FB" w14:textId="547B42A1" w:rsidR="00E46766" w:rsidRPr="00E46766" w:rsidRDefault="00E46766" w:rsidP="00E46766">
            <w:pPr>
              <w:rPr>
                <w:rFonts w:ascii="Times New Roman" w:hAnsi="Times New Roman"/>
                <w:b/>
                <w:bCs/>
                <w:sz w:val="16"/>
                <w:szCs w:val="16"/>
                <w:highlight w:val="lightGray"/>
              </w:rPr>
            </w:pPr>
            <w:r w:rsidRPr="00E46766">
              <w:rPr>
                <w:sz w:val="16"/>
                <w:szCs w:val="16"/>
              </w:rPr>
              <w:t>R1-1807438</w:t>
            </w:r>
          </w:p>
        </w:tc>
        <w:tc>
          <w:tcPr>
            <w:tcW w:w="1393" w:type="dxa"/>
          </w:tcPr>
          <w:p w14:paraId="2FD38510" w14:textId="17B7F4C8" w:rsidR="00E46766" w:rsidRPr="00E46766" w:rsidRDefault="00E46766" w:rsidP="00E46766">
            <w:pPr>
              <w:rPr>
                <w:rFonts w:ascii="Times New Roman" w:hAnsi="Times New Roman"/>
                <w:b/>
                <w:bCs/>
                <w:sz w:val="16"/>
                <w:szCs w:val="16"/>
                <w:highlight w:val="lightGray"/>
              </w:rPr>
            </w:pPr>
            <w:r w:rsidRPr="00E46766">
              <w:rPr>
                <w:sz w:val="16"/>
                <w:szCs w:val="16"/>
              </w:rPr>
              <w:t>Qualcomm Incorporated</w:t>
            </w:r>
          </w:p>
        </w:tc>
        <w:tc>
          <w:tcPr>
            <w:tcW w:w="2416" w:type="dxa"/>
          </w:tcPr>
          <w:p w14:paraId="60A49585" w14:textId="07364B6A" w:rsidR="00E46766" w:rsidRPr="00794262" w:rsidRDefault="00E46766" w:rsidP="00E46766">
            <w:pPr>
              <w:rPr>
                <w:rFonts w:ascii="Times New Roman" w:hAnsi="Times New Roman"/>
                <w:b/>
                <w:bCs/>
                <w:sz w:val="16"/>
                <w:szCs w:val="16"/>
                <w:highlight w:val="lightGray"/>
                <w:lang w:val="fr-FR"/>
              </w:rPr>
            </w:pPr>
            <w:r w:rsidRPr="00794262">
              <w:rPr>
                <w:sz w:val="16"/>
                <w:szCs w:val="16"/>
                <w:lang w:val="fr-FR"/>
              </w:rPr>
              <w:t>LTE_CA_enh_b5C-Core</w:t>
            </w:r>
          </w:p>
        </w:tc>
      </w:tr>
      <w:tr w:rsidR="00E46766" w:rsidRPr="00407616" w14:paraId="2FBC2B8A" w14:textId="77777777" w:rsidTr="00E46766">
        <w:trPr>
          <w:trHeight w:val="20"/>
          <w:jc w:val="center"/>
        </w:trPr>
        <w:tc>
          <w:tcPr>
            <w:tcW w:w="800" w:type="dxa"/>
          </w:tcPr>
          <w:p w14:paraId="654F4DE3" w14:textId="48F7E22C"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2E6BE40B" w14:textId="68AC8275" w:rsidR="00E46766" w:rsidRPr="00E46766" w:rsidRDefault="00E46766" w:rsidP="00E46766">
            <w:pPr>
              <w:rPr>
                <w:rFonts w:ascii="Times New Roman" w:hAnsi="Times New Roman"/>
                <w:b/>
                <w:bCs/>
                <w:sz w:val="16"/>
                <w:szCs w:val="16"/>
                <w:highlight w:val="lightGray"/>
              </w:rPr>
            </w:pPr>
            <w:r w:rsidRPr="00E46766">
              <w:rPr>
                <w:sz w:val="16"/>
                <w:szCs w:val="16"/>
              </w:rPr>
              <w:t>1086</w:t>
            </w:r>
          </w:p>
        </w:tc>
        <w:tc>
          <w:tcPr>
            <w:tcW w:w="550" w:type="dxa"/>
          </w:tcPr>
          <w:p w14:paraId="7C184705" w14:textId="3D159F7E"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4A698087" w14:textId="01946837" w:rsidR="00E46766" w:rsidRPr="00E46766" w:rsidRDefault="00E46766" w:rsidP="00E46766">
            <w:pPr>
              <w:rPr>
                <w:rFonts w:ascii="Times New Roman" w:hAnsi="Times New Roman"/>
                <w:b/>
                <w:bCs/>
                <w:sz w:val="16"/>
                <w:szCs w:val="16"/>
                <w:highlight w:val="lightGray"/>
              </w:rPr>
            </w:pPr>
            <w:r w:rsidRPr="00E46766">
              <w:rPr>
                <w:sz w:val="16"/>
                <w:szCs w:val="16"/>
              </w:rPr>
              <w:t>Rel-14</w:t>
            </w:r>
          </w:p>
        </w:tc>
        <w:tc>
          <w:tcPr>
            <w:tcW w:w="3897" w:type="dxa"/>
          </w:tcPr>
          <w:p w14:paraId="4C74A2AB" w14:textId="356EA560" w:rsidR="00E46766" w:rsidRPr="00E46766" w:rsidRDefault="00E46766" w:rsidP="00E46766">
            <w:pPr>
              <w:rPr>
                <w:rFonts w:ascii="Times New Roman" w:hAnsi="Times New Roman"/>
                <w:b/>
                <w:bCs/>
                <w:sz w:val="16"/>
                <w:szCs w:val="16"/>
                <w:highlight w:val="lightGray"/>
              </w:rPr>
            </w:pPr>
            <w:r w:rsidRPr="00E46766">
              <w:rPr>
                <w:sz w:val="16"/>
                <w:szCs w:val="16"/>
              </w:rPr>
              <w:t>Clarification on PUCCH formats</w:t>
            </w:r>
          </w:p>
        </w:tc>
        <w:tc>
          <w:tcPr>
            <w:tcW w:w="528" w:type="dxa"/>
          </w:tcPr>
          <w:p w14:paraId="31915BFB" w14:textId="70CB31D5" w:rsidR="00E46766" w:rsidRPr="00E46766" w:rsidRDefault="00E46766" w:rsidP="00E46766">
            <w:pPr>
              <w:rPr>
                <w:rFonts w:ascii="Times New Roman" w:hAnsi="Times New Roman"/>
                <w:b/>
                <w:bCs/>
                <w:sz w:val="16"/>
                <w:szCs w:val="16"/>
                <w:highlight w:val="lightGray"/>
              </w:rPr>
            </w:pPr>
            <w:r w:rsidRPr="00E46766">
              <w:rPr>
                <w:sz w:val="16"/>
                <w:szCs w:val="16"/>
              </w:rPr>
              <w:t>A</w:t>
            </w:r>
          </w:p>
        </w:tc>
        <w:tc>
          <w:tcPr>
            <w:tcW w:w="794" w:type="dxa"/>
          </w:tcPr>
          <w:p w14:paraId="30826834" w14:textId="3E43BB81" w:rsidR="00E46766" w:rsidRPr="00E46766" w:rsidRDefault="00E46766" w:rsidP="00E46766">
            <w:pPr>
              <w:rPr>
                <w:rFonts w:ascii="Times New Roman" w:hAnsi="Times New Roman"/>
                <w:b/>
                <w:bCs/>
                <w:sz w:val="16"/>
                <w:szCs w:val="16"/>
                <w:highlight w:val="lightGray"/>
              </w:rPr>
            </w:pPr>
            <w:r w:rsidRPr="00E46766">
              <w:rPr>
                <w:sz w:val="16"/>
                <w:szCs w:val="16"/>
              </w:rPr>
              <w:t>14.6.0</w:t>
            </w:r>
          </w:p>
        </w:tc>
        <w:tc>
          <w:tcPr>
            <w:tcW w:w="1055" w:type="dxa"/>
          </w:tcPr>
          <w:p w14:paraId="15E45953" w14:textId="477D18E8"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74439519" w14:textId="25315C57" w:rsidR="00E46766" w:rsidRPr="00E46766" w:rsidRDefault="00E46766" w:rsidP="00E46766">
            <w:pPr>
              <w:rPr>
                <w:rFonts w:ascii="Times New Roman" w:hAnsi="Times New Roman"/>
                <w:b/>
                <w:bCs/>
                <w:sz w:val="16"/>
                <w:szCs w:val="16"/>
                <w:highlight w:val="lightGray"/>
              </w:rPr>
            </w:pPr>
            <w:r w:rsidRPr="00E46766">
              <w:rPr>
                <w:sz w:val="16"/>
                <w:szCs w:val="16"/>
              </w:rPr>
              <w:t>R1-1807439</w:t>
            </w:r>
          </w:p>
        </w:tc>
        <w:tc>
          <w:tcPr>
            <w:tcW w:w="1393" w:type="dxa"/>
          </w:tcPr>
          <w:p w14:paraId="5FBBD904" w14:textId="71B04A32" w:rsidR="00E46766" w:rsidRPr="00E46766" w:rsidRDefault="00E46766" w:rsidP="00E46766">
            <w:pPr>
              <w:rPr>
                <w:rFonts w:ascii="Times New Roman" w:hAnsi="Times New Roman"/>
                <w:b/>
                <w:bCs/>
                <w:sz w:val="16"/>
                <w:szCs w:val="16"/>
                <w:highlight w:val="lightGray"/>
              </w:rPr>
            </w:pPr>
            <w:r w:rsidRPr="00E46766">
              <w:rPr>
                <w:sz w:val="16"/>
                <w:szCs w:val="16"/>
              </w:rPr>
              <w:t>Qualcomm Incorporated</w:t>
            </w:r>
          </w:p>
        </w:tc>
        <w:tc>
          <w:tcPr>
            <w:tcW w:w="2416" w:type="dxa"/>
          </w:tcPr>
          <w:p w14:paraId="44814EE3" w14:textId="131B6324" w:rsidR="00E46766" w:rsidRPr="00794262" w:rsidRDefault="00E46766" w:rsidP="00E46766">
            <w:pPr>
              <w:rPr>
                <w:rFonts w:ascii="Times New Roman" w:hAnsi="Times New Roman"/>
                <w:b/>
                <w:bCs/>
                <w:sz w:val="16"/>
                <w:szCs w:val="16"/>
                <w:highlight w:val="lightGray"/>
                <w:lang w:val="fr-FR"/>
              </w:rPr>
            </w:pPr>
            <w:r w:rsidRPr="00794262">
              <w:rPr>
                <w:sz w:val="16"/>
                <w:szCs w:val="16"/>
                <w:lang w:val="fr-FR"/>
              </w:rPr>
              <w:t>LTE_CA_enh_b5C-Core</w:t>
            </w:r>
          </w:p>
        </w:tc>
      </w:tr>
      <w:tr w:rsidR="00E46766" w:rsidRPr="00407616" w14:paraId="165546E8" w14:textId="77777777" w:rsidTr="00E46766">
        <w:trPr>
          <w:trHeight w:val="20"/>
          <w:jc w:val="center"/>
        </w:trPr>
        <w:tc>
          <w:tcPr>
            <w:tcW w:w="800" w:type="dxa"/>
          </w:tcPr>
          <w:p w14:paraId="60DF1523" w14:textId="1CB7230A"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693ACEE8" w14:textId="38C7EAA2" w:rsidR="00E46766" w:rsidRPr="00E46766" w:rsidRDefault="00E46766" w:rsidP="00E46766">
            <w:pPr>
              <w:rPr>
                <w:rFonts w:ascii="Times New Roman" w:hAnsi="Times New Roman"/>
                <w:b/>
                <w:bCs/>
                <w:sz w:val="16"/>
                <w:szCs w:val="16"/>
                <w:highlight w:val="lightGray"/>
              </w:rPr>
            </w:pPr>
            <w:r w:rsidRPr="00E46766">
              <w:rPr>
                <w:sz w:val="16"/>
                <w:szCs w:val="16"/>
              </w:rPr>
              <w:t>1087</w:t>
            </w:r>
          </w:p>
        </w:tc>
        <w:tc>
          <w:tcPr>
            <w:tcW w:w="550" w:type="dxa"/>
          </w:tcPr>
          <w:p w14:paraId="10208967" w14:textId="688124F0"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4B43F634" w14:textId="3D72EE18"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0949152A" w14:textId="7D24DF90" w:rsidR="00E46766" w:rsidRPr="00E46766" w:rsidRDefault="00E46766" w:rsidP="00E46766">
            <w:pPr>
              <w:rPr>
                <w:rFonts w:ascii="Times New Roman" w:hAnsi="Times New Roman"/>
                <w:b/>
                <w:bCs/>
                <w:sz w:val="16"/>
                <w:szCs w:val="16"/>
                <w:highlight w:val="lightGray"/>
              </w:rPr>
            </w:pPr>
            <w:r w:rsidRPr="00E46766">
              <w:rPr>
                <w:sz w:val="16"/>
                <w:szCs w:val="16"/>
              </w:rPr>
              <w:t>Clarification on PUCCH formats</w:t>
            </w:r>
          </w:p>
        </w:tc>
        <w:tc>
          <w:tcPr>
            <w:tcW w:w="528" w:type="dxa"/>
          </w:tcPr>
          <w:p w14:paraId="53BDB1CA" w14:textId="0AA19725" w:rsidR="00E46766" w:rsidRPr="00E46766" w:rsidRDefault="00E46766" w:rsidP="00E46766">
            <w:pPr>
              <w:rPr>
                <w:rFonts w:ascii="Times New Roman" w:hAnsi="Times New Roman"/>
                <w:b/>
                <w:bCs/>
                <w:sz w:val="16"/>
                <w:szCs w:val="16"/>
                <w:highlight w:val="lightGray"/>
              </w:rPr>
            </w:pPr>
            <w:r w:rsidRPr="00E46766">
              <w:rPr>
                <w:sz w:val="16"/>
                <w:szCs w:val="16"/>
              </w:rPr>
              <w:t>A</w:t>
            </w:r>
          </w:p>
        </w:tc>
        <w:tc>
          <w:tcPr>
            <w:tcW w:w="794" w:type="dxa"/>
          </w:tcPr>
          <w:p w14:paraId="2F5A81CD" w14:textId="7430156B"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3E327322" w14:textId="73B2A5CD"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3077BB24" w14:textId="278F9419" w:rsidR="00E46766" w:rsidRPr="00E46766" w:rsidRDefault="00E46766" w:rsidP="00E46766">
            <w:pPr>
              <w:rPr>
                <w:rFonts w:ascii="Times New Roman" w:hAnsi="Times New Roman"/>
                <w:b/>
                <w:bCs/>
                <w:sz w:val="16"/>
                <w:szCs w:val="16"/>
                <w:highlight w:val="lightGray"/>
              </w:rPr>
            </w:pPr>
            <w:r w:rsidRPr="00E46766">
              <w:rPr>
                <w:sz w:val="16"/>
                <w:szCs w:val="16"/>
              </w:rPr>
              <w:t>R1-1807440</w:t>
            </w:r>
          </w:p>
        </w:tc>
        <w:tc>
          <w:tcPr>
            <w:tcW w:w="1393" w:type="dxa"/>
          </w:tcPr>
          <w:p w14:paraId="7C531B1B" w14:textId="4A3148D7" w:rsidR="00E46766" w:rsidRPr="00E46766" w:rsidRDefault="00E46766" w:rsidP="00E46766">
            <w:pPr>
              <w:rPr>
                <w:rFonts w:ascii="Times New Roman" w:hAnsi="Times New Roman"/>
                <w:b/>
                <w:bCs/>
                <w:sz w:val="16"/>
                <w:szCs w:val="16"/>
                <w:highlight w:val="lightGray"/>
              </w:rPr>
            </w:pPr>
            <w:r w:rsidRPr="00E46766">
              <w:rPr>
                <w:sz w:val="16"/>
                <w:szCs w:val="16"/>
              </w:rPr>
              <w:t>Qualcomm Incorporated</w:t>
            </w:r>
          </w:p>
        </w:tc>
        <w:tc>
          <w:tcPr>
            <w:tcW w:w="2416" w:type="dxa"/>
          </w:tcPr>
          <w:p w14:paraId="1B43E282" w14:textId="5FC43E10" w:rsidR="00E46766" w:rsidRPr="00794262" w:rsidRDefault="00E46766" w:rsidP="00E46766">
            <w:pPr>
              <w:rPr>
                <w:rFonts w:ascii="Times New Roman" w:hAnsi="Times New Roman"/>
                <w:b/>
                <w:bCs/>
                <w:sz w:val="16"/>
                <w:szCs w:val="16"/>
                <w:highlight w:val="lightGray"/>
                <w:lang w:val="fr-FR"/>
              </w:rPr>
            </w:pPr>
            <w:r w:rsidRPr="00794262">
              <w:rPr>
                <w:sz w:val="16"/>
                <w:szCs w:val="16"/>
                <w:lang w:val="fr-FR"/>
              </w:rPr>
              <w:t>LTE_CA_enh_b5C-Core</w:t>
            </w:r>
          </w:p>
        </w:tc>
      </w:tr>
      <w:tr w:rsidR="00E46766" w:rsidRPr="00E46766" w14:paraId="5D4E0340" w14:textId="77777777" w:rsidTr="00E46766">
        <w:trPr>
          <w:trHeight w:val="20"/>
          <w:jc w:val="center"/>
        </w:trPr>
        <w:tc>
          <w:tcPr>
            <w:tcW w:w="800" w:type="dxa"/>
          </w:tcPr>
          <w:p w14:paraId="608DF62A" w14:textId="068DE37A"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412998D4" w14:textId="0C5C75DF" w:rsidR="00E46766" w:rsidRPr="00E46766" w:rsidRDefault="00E46766" w:rsidP="00E46766">
            <w:pPr>
              <w:rPr>
                <w:rFonts w:ascii="Times New Roman" w:hAnsi="Times New Roman"/>
                <w:b/>
                <w:bCs/>
                <w:sz w:val="16"/>
                <w:szCs w:val="16"/>
                <w:highlight w:val="lightGray"/>
              </w:rPr>
            </w:pPr>
            <w:r w:rsidRPr="00E46766">
              <w:rPr>
                <w:sz w:val="16"/>
                <w:szCs w:val="16"/>
              </w:rPr>
              <w:t>1088</w:t>
            </w:r>
          </w:p>
        </w:tc>
        <w:tc>
          <w:tcPr>
            <w:tcW w:w="550" w:type="dxa"/>
          </w:tcPr>
          <w:p w14:paraId="73D8C23F" w14:textId="5222A87A"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5DA0E4CB" w14:textId="16A64091" w:rsidR="00E46766" w:rsidRPr="00E46766" w:rsidRDefault="00E46766" w:rsidP="00E46766">
            <w:pPr>
              <w:rPr>
                <w:rFonts w:ascii="Times New Roman" w:hAnsi="Times New Roman"/>
                <w:b/>
                <w:bCs/>
                <w:sz w:val="16"/>
                <w:szCs w:val="16"/>
                <w:highlight w:val="lightGray"/>
              </w:rPr>
            </w:pPr>
            <w:r w:rsidRPr="00E46766">
              <w:rPr>
                <w:sz w:val="16"/>
                <w:szCs w:val="16"/>
              </w:rPr>
              <w:t>Rel-13</w:t>
            </w:r>
          </w:p>
        </w:tc>
        <w:tc>
          <w:tcPr>
            <w:tcW w:w="3897" w:type="dxa"/>
          </w:tcPr>
          <w:p w14:paraId="00762DF8" w14:textId="0307B1E7" w:rsidR="00E46766" w:rsidRPr="00E46766" w:rsidRDefault="00E46766" w:rsidP="00E46766">
            <w:pPr>
              <w:rPr>
                <w:rFonts w:ascii="Times New Roman" w:hAnsi="Times New Roman"/>
                <w:b/>
                <w:bCs/>
                <w:sz w:val="16"/>
                <w:szCs w:val="16"/>
                <w:highlight w:val="lightGray"/>
              </w:rPr>
            </w:pPr>
            <w:r w:rsidRPr="00E46766">
              <w:rPr>
                <w:sz w:val="16"/>
                <w:szCs w:val="16"/>
              </w:rPr>
              <w:t>Correction on PUCCH configuration with CEModeA or CEModeB</w:t>
            </w:r>
          </w:p>
        </w:tc>
        <w:tc>
          <w:tcPr>
            <w:tcW w:w="528" w:type="dxa"/>
          </w:tcPr>
          <w:p w14:paraId="50CE3DFD" w14:textId="5940995F"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132CE3E9" w14:textId="1E48C308" w:rsidR="00E46766" w:rsidRPr="00E46766" w:rsidRDefault="00E46766" w:rsidP="00E46766">
            <w:pPr>
              <w:rPr>
                <w:rFonts w:ascii="Times New Roman" w:hAnsi="Times New Roman"/>
                <w:b/>
                <w:bCs/>
                <w:sz w:val="16"/>
                <w:szCs w:val="16"/>
                <w:highlight w:val="lightGray"/>
              </w:rPr>
            </w:pPr>
            <w:r w:rsidRPr="00E46766">
              <w:rPr>
                <w:sz w:val="16"/>
                <w:szCs w:val="16"/>
              </w:rPr>
              <w:t>13.9.0</w:t>
            </w:r>
          </w:p>
        </w:tc>
        <w:tc>
          <w:tcPr>
            <w:tcW w:w="1055" w:type="dxa"/>
          </w:tcPr>
          <w:p w14:paraId="3C302E26" w14:textId="686EDB80"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1F672CBE" w14:textId="7FE7B648" w:rsidR="00E46766" w:rsidRPr="00E46766" w:rsidRDefault="00E46766" w:rsidP="00E46766">
            <w:pPr>
              <w:rPr>
                <w:rFonts w:ascii="Times New Roman" w:hAnsi="Times New Roman"/>
                <w:b/>
                <w:bCs/>
                <w:sz w:val="16"/>
                <w:szCs w:val="16"/>
                <w:highlight w:val="lightGray"/>
              </w:rPr>
            </w:pPr>
            <w:r w:rsidRPr="00E46766">
              <w:rPr>
                <w:sz w:val="16"/>
                <w:szCs w:val="16"/>
              </w:rPr>
              <w:t>R1-1807441</w:t>
            </w:r>
          </w:p>
        </w:tc>
        <w:tc>
          <w:tcPr>
            <w:tcW w:w="1393" w:type="dxa"/>
          </w:tcPr>
          <w:p w14:paraId="542C2CB2" w14:textId="7748E0DD" w:rsidR="00E46766" w:rsidRPr="00E46766" w:rsidRDefault="00E46766" w:rsidP="00E46766">
            <w:pPr>
              <w:rPr>
                <w:rFonts w:ascii="Times New Roman" w:hAnsi="Times New Roman"/>
                <w:b/>
                <w:bCs/>
                <w:sz w:val="16"/>
                <w:szCs w:val="16"/>
                <w:highlight w:val="lightGray"/>
              </w:rPr>
            </w:pPr>
            <w:r w:rsidRPr="00E46766">
              <w:rPr>
                <w:sz w:val="16"/>
                <w:szCs w:val="16"/>
              </w:rPr>
              <w:t>Huawei Tech.(UK) Co., Ltd</w:t>
            </w:r>
          </w:p>
        </w:tc>
        <w:tc>
          <w:tcPr>
            <w:tcW w:w="2416" w:type="dxa"/>
          </w:tcPr>
          <w:p w14:paraId="3DBB80EE" w14:textId="41E7701A" w:rsidR="00E46766" w:rsidRPr="00E46766" w:rsidRDefault="00E46766" w:rsidP="00E46766">
            <w:pPr>
              <w:rPr>
                <w:rFonts w:ascii="Times New Roman" w:hAnsi="Times New Roman"/>
                <w:b/>
                <w:bCs/>
                <w:sz w:val="16"/>
                <w:szCs w:val="16"/>
                <w:highlight w:val="lightGray"/>
                <w:lang w:val="fr-FR"/>
              </w:rPr>
            </w:pPr>
            <w:r w:rsidRPr="00E46766">
              <w:rPr>
                <w:sz w:val="16"/>
                <w:szCs w:val="16"/>
              </w:rPr>
              <w:t>LTE_MTCe2_L1-Core</w:t>
            </w:r>
          </w:p>
        </w:tc>
      </w:tr>
      <w:tr w:rsidR="00E46766" w:rsidRPr="00E46766" w14:paraId="3622726E" w14:textId="77777777" w:rsidTr="00E46766">
        <w:trPr>
          <w:trHeight w:val="20"/>
          <w:jc w:val="center"/>
        </w:trPr>
        <w:tc>
          <w:tcPr>
            <w:tcW w:w="800" w:type="dxa"/>
          </w:tcPr>
          <w:p w14:paraId="14DF9175" w14:textId="66C46BFC"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5FDBFBDC" w14:textId="186F9AE2" w:rsidR="00E46766" w:rsidRPr="00E46766" w:rsidRDefault="00E46766" w:rsidP="00E46766">
            <w:pPr>
              <w:rPr>
                <w:rFonts w:ascii="Times New Roman" w:hAnsi="Times New Roman"/>
                <w:b/>
                <w:bCs/>
                <w:sz w:val="16"/>
                <w:szCs w:val="16"/>
                <w:highlight w:val="lightGray"/>
              </w:rPr>
            </w:pPr>
            <w:r w:rsidRPr="00E46766">
              <w:rPr>
                <w:sz w:val="16"/>
                <w:szCs w:val="16"/>
              </w:rPr>
              <w:t>1089</w:t>
            </w:r>
          </w:p>
        </w:tc>
        <w:tc>
          <w:tcPr>
            <w:tcW w:w="550" w:type="dxa"/>
          </w:tcPr>
          <w:p w14:paraId="155A1645" w14:textId="0C959F01"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3C150565" w14:textId="6301A71A" w:rsidR="00E46766" w:rsidRPr="00E46766" w:rsidRDefault="00E46766" w:rsidP="00E46766">
            <w:pPr>
              <w:rPr>
                <w:rFonts w:ascii="Times New Roman" w:hAnsi="Times New Roman"/>
                <w:b/>
                <w:bCs/>
                <w:sz w:val="16"/>
                <w:szCs w:val="16"/>
                <w:highlight w:val="lightGray"/>
              </w:rPr>
            </w:pPr>
            <w:r w:rsidRPr="00E46766">
              <w:rPr>
                <w:sz w:val="16"/>
                <w:szCs w:val="16"/>
              </w:rPr>
              <w:t>Rel-14</w:t>
            </w:r>
          </w:p>
        </w:tc>
        <w:tc>
          <w:tcPr>
            <w:tcW w:w="3897" w:type="dxa"/>
          </w:tcPr>
          <w:p w14:paraId="0D7CD39A" w14:textId="5174840F" w:rsidR="00E46766" w:rsidRPr="00E46766" w:rsidRDefault="00E46766" w:rsidP="00E46766">
            <w:pPr>
              <w:rPr>
                <w:rFonts w:ascii="Times New Roman" w:hAnsi="Times New Roman"/>
                <w:b/>
                <w:bCs/>
                <w:sz w:val="16"/>
                <w:szCs w:val="16"/>
                <w:highlight w:val="lightGray"/>
              </w:rPr>
            </w:pPr>
            <w:r w:rsidRPr="00E46766">
              <w:rPr>
                <w:sz w:val="16"/>
                <w:szCs w:val="16"/>
              </w:rPr>
              <w:t>Correction on PUCCH configuration with CEModeA or CEModeB</w:t>
            </w:r>
          </w:p>
        </w:tc>
        <w:tc>
          <w:tcPr>
            <w:tcW w:w="528" w:type="dxa"/>
          </w:tcPr>
          <w:p w14:paraId="08CE819B" w14:textId="7DFB17B3" w:rsidR="00E46766" w:rsidRPr="00E46766" w:rsidRDefault="00E46766" w:rsidP="00E46766">
            <w:pPr>
              <w:rPr>
                <w:rFonts w:ascii="Times New Roman" w:hAnsi="Times New Roman"/>
                <w:b/>
                <w:bCs/>
                <w:sz w:val="16"/>
                <w:szCs w:val="16"/>
                <w:highlight w:val="lightGray"/>
              </w:rPr>
            </w:pPr>
            <w:r w:rsidRPr="00E46766">
              <w:rPr>
                <w:sz w:val="16"/>
                <w:szCs w:val="16"/>
              </w:rPr>
              <w:t>A</w:t>
            </w:r>
          </w:p>
        </w:tc>
        <w:tc>
          <w:tcPr>
            <w:tcW w:w="794" w:type="dxa"/>
          </w:tcPr>
          <w:p w14:paraId="754ED5CC" w14:textId="24C92F95" w:rsidR="00E46766" w:rsidRPr="00E46766" w:rsidRDefault="00E46766" w:rsidP="00E46766">
            <w:pPr>
              <w:rPr>
                <w:rFonts w:ascii="Times New Roman" w:hAnsi="Times New Roman"/>
                <w:b/>
                <w:bCs/>
                <w:sz w:val="16"/>
                <w:szCs w:val="16"/>
                <w:highlight w:val="lightGray"/>
              </w:rPr>
            </w:pPr>
            <w:r w:rsidRPr="00E46766">
              <w:rPr>
                <w:sz w:val="16"/>
                <w:szCs w:val="16"/>
              </w:rPr>
              <w:t>14.6.0</w:t>
            </w:r>
          </w:p>
        </w:tc>
        <w:tc>
          <w:tcPr>
            <w:tcW w:w="1055" w:type="dxa"/>
          </w:tcPr>
          <w:p w14:paraId="6C6CDFAE" w14:textId="55331CDA"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27CDF7B2" w14:textId="24E6BA1A" w:rsidR="00E46766" w:rsidRPr="00E46766" w:rsidRDefault="00E46766" w:rsidP="00E46766">
            <w:pPr>
              <w:rPr>
                <w:rFonts w:ascii="Times New Roman" w:hAnsi="Times New Roman"/>
                <w:b/>
                <w:bCs/>
                <w:sz w:val="16"/>
                <w:szCs w:val="16"/>
                <w:highlight w:val="lightGray"/>
              </w:rPr>
            </w:pPr>
            <w:r w:rsidRPr="00E46766">
              <w:rPr>
                <w:sz w:val="16"/>
                <w:szCs w:val="16"/>
              </w:rPr>
              <w:t>R1-1807442</w:t>
            </w:r>
          </w:p>
        </w:tc>
        <w:tc>
          <w:tcPr>
            <w:tcW w:w="1393" w:type="dxa"/>
          </w:tcPr>
          <w:p w14:paraId="23A42748" w14:textId="427E484B" w:rsidR="00E46766" w:rsidRPr="00E46766" w:rsidRDefault="00E46766" w:rsidP="00E46766">
            <w:pPr>
              <w:rPr>
                <w:rFonts w:ascii="Times New Roman" w:hAnsi="Times New Roman"/>
                <w:b/>
                <w:bCs/>
                <w:sz w:val="16"/>
                <w:szCs w:val="16"/>
                <w:highlight w:val="lightGray"/>
              </w:rPr>
            </w:pPr>
            <w:r w:rsidRPr="00E46766">
              <w:rPr>
                <w:sz w:val="16"/>
                <w:szCs w:val="16"/>
              </w:rPr>
              <w:t>Huawei Tech.(UK) Co., Ltd</w:t>
            </w:r>
          </w:p>
        </w:tc>
        <w:tc>
          <w:tcPr>
            <w:tcW w:w="2416" w:type="dxa"/>
          </w:tcPr>
          <w:p w14:paraId="6B83B0CC" w14:textId="01A83EB7" w:rsidR="00E46766" w:rsidRPr="00E46766" w:rsidRDefault="00E46766" w:rsidP="00E46766">
            <w:pPr>
              <w:rPr>
                <w:rFonts w:ascii="Times New Roman" w:hAnsi="Times New Roman"/>
                <w:b/>
                <w:bCs/>
                <w:sz w:val="16"/>
                <w:szCs w:val="16"/>
                <w:highlight w:val="lightGray"/>
                <w:lang w:val="fr-FR"/>
              </w:rPr>
            </w:pPr>
            <w:r w:rsidRPr="00E46766">
              <w:rPr>
                <w:sz w:val="16"/>
                <w:szCs w:val="16"/>
              </w:rPr>
              <w:t>LTE_MTCe2_L1-Core</w:t>
            </w:r>
          </w:p>
        </w:tc>
      </w:tr>
      <w:tr w:rsidR="00E46766" w:rsidRPr="00E46766" w14:paraId="701B0E39" w14:textId="77777777" w:rsidTr="00E46766">
        <w:trPr>
          <w:trHeight w:val="20"/>
          <w:jc w:val="center"/>
        </w:trPr>
        <w:tc>
          <w:tcPr>
            <w:tcW w:w="800" w:type="dxa"/>
          </w:tcPr>
          <w:p w14:paraId="628CA439" w14:textId="2E7AA150"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48851CBC" w14:textId="318B41B2" w:rsidR="00E46766" w:rsidRPr="00E46766" w:rsidRDefault="00E46766" w:rsidP="00E46766">
            <w:pPr>
              <w:rPr>
                <w:rFonts w:ascii="Times New Roman" w:hAnsi="Times New Roman"/>
                <w:b/>
                <w:bCs/>
                <w:sz w:val="16"/>
                <w:szCs w:val="16"/>
                <w:highlight w:val="lightGray"/>
              </w:rPr>
            </w:pPr>
            <w:r w:rsidRPr="00E46766">
              <w:rPr>
                <w:sz w:val="16"/>
                <w:szCs w:val="16"/>
              </w:rPr>
              <w:t>1090</w:t>
            </w:r>
          </w:p>
        </w:tc>
        <w:tc>
          <w:tcPr>
            <w:tcW w:w="550" w:type="dxa"/>
          </w:tcPr>
          <w:p w14:paraId="35AC4611" w14:textId="46642184"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2D08D7FD" w14:textId="0A66B0F7"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4752C845" w14:textId="209FB405" w:rsidR="00E46766" w:rsidRPr="00E46766" w:rsidRDefault="00E46766" w:rsidP="00E46766">
            <w:pPr>
              <w:rPr>
                <w:rFonts w:ascii="Times New Roman" w:hAnsi="Times New Roman"/>
                <w:b/>
                <w:bCs/>
                <w:sz w:val="16"/>
                <w:szCs w:val="16"/>
                <w:highlight w:val="lightGray"/>
              </w:rPr>
            </w:pPr>
            <w:r w:rsidRPr="00E46766">
              <w:rPr>
                <w:sz w:val="16"/>
                <w:szCs w:val="16"/>
              </w:rPr>
              <w:t>Correction on PUCCH configuration with CEModeA or CEModeB</w:t>
            </w:r>
          </w:p>
        </w:tc>
        <w:tc>
          <w:tcPr>
            <w:tcW w:w="528" w:type="dxa"/>
          </w:tcPr>
          <w:p w14:paraId="4DD9E438" w14:textId="29C9F7D0" w:rsidR="00E46766" w:rsidRPr="00E46766" w:rsidRDefault="00E46766" w:rsidP="00E46766">
            <w:pPr>
              <w:rPr>
                <w:rFonts w:ascii="Times New Roman" w:hAnsi="Times New Roman"/>
                <w:b/>
                <w:bCs/>
                <w:sz w:val="16"/>
                <w:szCs w:val="16"/>
                <w:highlight w:val="lightGray"/>
              </w:rPr>
            </w:pPr>
            <w:r w:rsidRPr="00E46766">
              <w:rPr>
                <w:sz w:val="16"/>
                <w:szCs w:val="16"/>
              </w:rPr>
              <w:t>A</w:t>
            </w:r>
          </w:p>
        </w:tc>
        <w:tc>
          <w:tcPr>
            <w:tcW w:w="794" w:type="dxa"/>
          </w:tcPr>
          <w:p w14:paraId="3B151A6D" w14:textId="4434B1CA"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33A39885" w14:textId="34957A4F"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261F06C0" w14:textId="65820010" w:rsidR="00E46766" w:rsidRPr="00E46766" w:rsidRDefault="00E46766" w:rsidP="00E46766">
            <w:pPr>
              <w:rPr>
                <w:rFonts w:ascii="Times New Roman" w:hAnsi="Times New Roman"/>
                <w:b/>
                <w:bCs/>
                <w:sz w:val="16"/>
                <w:szCs w:val="16"/>
                <w:highlight w:val="lightGray"/>
              </w:rPr>
            </w:pPr>
            <w:r w:rsidRPr="00E46766">
              <w:rPr>
                <w:sz w:val="16"/>
                <w:szCs w:val="16"/>
              </w:rPr>
              <w:t>R1-1807443</w:t>
            </w:r>
          </w:p>
        </w:tc>
        <w:tc>
          <w:tcPr>
            <w:tcW w:w="1393" w:type="dxa"/>
          </w:tcPr>
          <w:p w14:paraId="0F52C4D3" w14:textId="47495E13" w:rsidR="00E46766" w:rsidRPr="00E46766" w:rsidRDefault="00E46766" w:rsidP="00E46766">
            <w:pPr>
              <w:rPr>
                <w:rFonts w:ascii="Times New Roman" w:hAnsi="Times New Roman"/>
                <w:b/>
                <w:bCs/>
                <w:sz w:val="16"/>
                <w:szCs w:val="16"/>
                <w:highlight w:val="lightGray"/>
              </w:rPr>
            </w:pPr>
            <w:r w:rsidRPr="00E46766">
              <w:rPr>
                <w:sz w:val="16"/>
                <w:szCs w:val="16"/>
              </w:rPr>
              <w:t>Huawei Tech.(UK) Co., Ltd</w:t>
            </w:r>
          </w:p>
        </w:tc>
        <w:tc>
          <w:tcPr>
            <w:tcW w:w="2416" w:type="dxa"/>
          </w:tcPr>
          <w:p w14:paraId="75559AA8" w14:textId="64AAC6D5" w:rsidR="00E46766" w:rsidRPr="00E46766" w:rsidRDefault="00E46766" w:rsidP="00E46766">
            <w:pPr>
              <w:rPr>
                <w:rFonts w:ascii="Times New Roman" w:hAnsi="Times New Roman"/>
                <w:b/>
                <w:bCs/>
                <w:sz w:val="16"/>
                <w:szCs w:val="16"/>
                <w:highlight w:val="lightGray"/>
                <w:lang w:val="fr-FR"/>
              </w:rPr>
            </w:pPr>
            <w:r w:rsidRPr="00E46766">
              <w:rPr>
                <w:sz w:val="16"/>
                <w:szCs w:val="16"/>
              </w:rPr>
              <w:t>LTE_MTCe2_L1-Core</w:t>
            </w:r>
          </w:p>
        </w:tc>
      </w:tr>
      <w:tr w:rsidR="00E46766" w:rsidRPr="00E46766" w14:paraId="7EE5BCB1" w14:textId="77777777" w:rsidTr="00E46766">
        <w:trPr>
          <w:trHeight w:val="20"/>
          <w:jc w:val="center"/>
        </w:trPr>
        <w:tc>
          <w:tcPr>
            <w:tcW w:w="800" w:type="dxa"/>
          </w:tcPr>
          <w:p w14:paraId="58FD8FD3" w14:textId="069AC19C"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128379E1" w14:textId="7A02242F" w:rsidR="00E46766" w:rsidRPr="00E46766" w:rsidRDefault="00E46766" w:rsidP="00E46766">
            <w:pPr>
              <w:rPr>
                <w:rFonts w:ascii="Times New Roman" w:hAnsi="Times New Roman"/>
                <w:b/>
                <w:bCs/>
                <w:sz w:val="16"/>
                <w:szCs w:val="16"/>
                <w:highlight w:val="lightGray"/>
              </w:rPr>
            </w:pPr>
            <w:r w:rsidRPr="00E46766">
              <w:rPr>
                <w:sz w:val="16"/>
                <w:szCs w:val="16"/>
              </w:rPr>
              <w:t>1095</w:t>
            </w:r>
          </w:p>
        </w:tc>
        <w:tc>
          <w:tcPr>
            <w:tcW w:w="550" w:type="dxa"/>
          </w:tcPr>
          <w:p w14:paraId="58E7799D" w14:textId="3F3306DA"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433163D0" w14:textId="239AA2B4" w:rsidR="00E46766" w:rsidRPr="00E46766" w:rsidRDefault="00E46766" w:rsidP="00E46766">
            <w:pPr>
              <w:rPr>
                <w:rFonts w:ascii="Times New Roman" w:hAnsi="Times New Roman"/>
                <w:b/>
                <w:bCs/>
                <w:sz w:val="16"/>
                <w:szCs w:val="16"/>
                <w:highlight w:val="lightGray"/>
              </w:rPr>
            </w:pPr>
            <w:r w:rsidRPr="00E46766">
              <w:rPr>
                <w:sz w:val="16"/>
                <w:szCs w:val="16"/>
              </w:rPr>
              <w:t>Rel-14</w:t>
            </w:r>
          </w:p>
        </w:tc>
        <w:tc>
          <w:tcPr>
            <w:tcW w:w="3897" w:type="dxa"/>
          </w:tcPr>
          <w:p w14:paraId="58CEEBFE" w14:textId="7E608E22" w:rsidR="00E46766" w:rsidRPr="00E46766" w:rsidRDefault="00E46766" w:rsidP="00E46766">
            <w:pPr>
              <w:rPr>
                <w:rFonts w:ascii="Times New Roman" w:hAnsi="Times New Roman"/>
                <w:b/>
                <w:bCs/>
                <w:sz w:val="16"/>
                <w:szCs w:val="16"/>
                <w:highlight w:val="lightGray"/>
              </w:rPr>
            </w:pPr>
            <w:r w:rsidRPr="00E46766">
              <w:rPr>
                <w:sz w:val="16"/>
                <w:szCs w:val="16"/>
              </w:rPr>
              <w:t>Corrections in Physical Resource Block numbering to RA Type0 for FeMTC UEs</w:t>
            </w:r>
          </w:p>
        </w:tc>
        <w:tc>
          <w:tcPr>
            <w:tcW w:w="528" w:type="dxa"/>
          </w:tcPr>
          <w:p w14:paraId="1540496A" w14:textId="593997C6"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5E4D2EB0" w14:textId="118076A7" w:rsidR="00E46766" w:rsidRPr="00E46766" w:rsidRDefault="00E46766" w:rsidP="00E46766">
            <w:pPr>
              <w:rPr>
                <w:rFonts w:ascii="Times New Roman" w:hAnsi="Times New Roman"/>
                <w:b/>
                <w:bCs/>
                <w:sz w:val="16"/>
                <w:szCs w:val="16"/>
                <w:highlight w:val="lightGray"/>
              </w:rPr>
            </w:pPr>
            <w:r w:rsidRPr="00E46766">
              <w:rPr>
                <w:sz w:val="16"/>
                <w:szCs w:val="16"/>
              </w:rPr>
              <w:t>14.6.0</w:t>
            </w:r>
          </w:p>
        </w:tc>
        <w:tc>
          <w:tcPr>
            <w:tcW w:w="1055" w:type="dxa"/>
          </w:tcPr>
          <w:p w14:paraId="52050535" w14:textId="0854917B"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25A591FB" w14:textId="2F5DC0A0" w:rsidR="00E46766" w:rsidRPr="00E46766" w:rsidRDefault="00E46766" w:rsidP="00E46766">
            <w:pPr>
              <w:rPr>
                <w:rFonts w:ascii="Times New Roman" w:hAnsi="Times New Roman"/>
                <w:b/>
                <w:bCs/>
                <w:sz w:val="16"/>
                <w:szCs w:val="16"/>
                <w:highlight w:val="lightGray"/>
              </w:rPr>
            </w:pPr>
            <w:r w:rsidRPr="00E46766">
              <w:rPr>
                <w:sz w:val="16"/>
                <w:szCs w:val="16"/>
              </w:rPr>
              <w:t>R1-1807480</w:t>
            </w:r>
          </w:p>
        </w:tc>
        <w:tc>
          <w:tcPr>
            <w:tcW w:w="1393" w:type="dxa"/>
          </w:tcPr>
          <w:p w14:paraId="5BDE07D9" w14:textId="3AB382A8" w:rsidR="00E46766" w:rsidRPr="00E46766" w:rsidRDefault="00E46766" w:rsidP="00E46766">
            <w:pPr>
              <w:rPr>
                <w:rFonts w:ascii="Times New Roman" w:hAnsi="Times New Roman"/>
                <w:b/>
                <w:bCs/>
                <w:sz w:val="16"/>
                <w:szCs w:val="16"/>
                <w:highlight w:val="lightGray"/>
              </w:rPr>
            </w:pPr>
            <w:r w:rsidRPr="00E46766">
              <w:rPr>
                <w:sz w:val="16"/>
                <w:szCs w:val="16"/>
              </w:rPr>
              <w:t>Samsung</w:t>
            </w:r>
          </w:p>
        </w:tc>
        <w:tc>
          <w:tcPr>
            <w:tcW w:w="2416" w:type="dxa"/>
          </w:tcPr>
          <w:p w14:paraId="6FDFFC7A" w14:textId="13A83A48" w:rsidR="00E46766" w:rsidRPr="00E46766" w:rsidRDefault="00E46766" w:rsidP="00E46766">
            <w:pPr>
              <w:rPr>
                <w:rFonts w:ascii="Times New Roman" w:hAnsi="Times New Roman"/>
                <w:b/>
                <w:bCs/>
                <w:sz w:val="16"/>
                <w:szCs w:val="16"/>
                <w:highlight w:val="lightGray"/>
              </w:rPr>
            </w:pPr>
            <w:r w:rsidRPr="00E46766">
              <w:rPr>
                <w:sz w:val="16"/>
                <w:szCs w:val="16"/>
              </w:rPr>
              <w:t>LTE_feMTC-Core</w:t>
            </w:r>
          </w:p>
        </w:tc>
      </w:tr>
      <w:tr w:rsidR="00E46766" w:rsidRPr="00E46766" w14:paraId="69745EA5" w14:textId="77777777" w:rsidTr="00E46766">
        <w:trPr>
          <w:trHeight w:val="20"/>
          <w:jc w:val="center"/>
        </w:trPr>
        <w:tc>
          <w:tcPr>
            <w:tcW w:w="800" w:type="dxa"/>
          </w:tcPr>
          <w:p w14:paraId="4E84D38D" w14:textId="37D08811"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58B4AECC" w14:textId="5600B896" w:rsidR="00E46766" w:rsidRPr="00E46766" w:rsidRDefault="00E46766" w:rsidP="00E46766">
            <w:pPr>
              <w:rPr>
                <w:rFonts w:ascii="Times New Roman" w:hAnsi="Times New Roman"/>
                <w:b/>
                <w:bCs/>
                <w:sz w:val="16"/>
                <w:szCs w:val="16"/>
                <w:highlight w:val="lightGray"/>
              </w:rPr>
            </w:pPr>
            <w:r w:rsidRPr="00E46766">
              <w:rPr>
                <w:sz w:val="16"/>
                <w:szCs w:val="16"/>
              </w:rPr>
              <w:t>1096</w:t>
            </w:r>
          </w:p>
        </w:tc>
        <w:tc>
          <w:tcPr>
            <w:tcW w:w="550" w:type="dxa"/>
          </w:tcPr>
          <w:p w14:paraId="26A2BB80" w14:textId="74B6261C"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4BFFECD9" w14:textId="0AE0F54A"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342E2862" w14:textId="732EC7C2" w:rsidR="00E46766" w:rsidRPr="00E46766" w:rsidRDefault="00E46766" w:rsidP="00E46766">
            <w:pPr>
              <w:rPr>
                <w:rFonts w:ascii="Times New Roman" w:hAnsi="Times New Roman"/>
                <w:b/>
                <w:bCs/>
                <w:sz w:val="16"/>
                <w:szCs w:val="16"/>
                <w:highlight w:val="lightGray"/>
              </w:rPr>
            </w:pPr>
            <w:r w:rsidRPr="00E46766">
              <w:rPr>
                <w:sz w:val="16"/>
                <w:szCs w:val="16"/>
              </w:rPr>
              <w:t>Corrections in Physical Resource Block numbering to RA Type0 for FeMTC UEs</w:t>
            </w:r>
          </w:p>
        </w:tc>
        <w:tc>
          <w:tcPr>
            <w:tcW w:w="528" w:type="dxa"/>
          </w:tcPr>
          <w:p w14:paraId="69D0127D" w14:textId="64B2604D" w:rsidR="00E46766" w:rsidRPr="00E46766" w:rsidRDefault="00E46766" w:rsidP="00E46766">
            <w:pPr>
              <w:rPr>
                <w:rFonts w:ascii="Times New Roman" w:hAnsi="Times New Roman"/>
                <w:b/>
                <w:bCs/>
                <w:sz w:val="16"/>
                <w:szCs w:val="16"/>
                <w:highlight w:val="lightGray"/>
              </w:rPr>
            </w:pPr>
            <w:r w:rsidRPr="00E46766">
              <w:rPr>
                <w:sz w:val="16"/>
                <w:szCs w:val="16"/>
              </w:rPr>
              <w:t>A</w:t>
            </w:r>
          </w:p>
        </w:tc>
        <w:tc>
          <w:tcPr>
            <w:tcW w:w="794" w:type="dxa"/>
          </w:tcPr>
          <w:p w14:paraId="6E622BE9" w14:textId="2A254982"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473B7611" w14:textId="7381CA67"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4F2D3DB8" w14:textId="553ECAE0" w:rsidR="00E46766" w:rsidRPr="00E46766" w:rsidRDefault="00E46766" w:rsidP="00E46766">
            <w:pPr>
              <w:rPr>
                <w:rFonts w:ascii="Times New Roman" w:hAnsi="Times New Roman"/>
                <w:b/>
                <w:bCs/>
                <w:sz w:val="16"/>
                <w:szCs w:val="16"/>
                <w:highlight w:val="lightGray"/>
              </w:rPr>
            </w:pPr>
            <w:r w:rsidRPr="00E46766">
              <w:rPr>
                <w:sz w:val="16"/>
                <w:szCs w:val="16"/>
              </w:rPr>
              <w:t>R1-1807481</w:t>
            </w:r>
          </w:p>
        </w:tc>
        <w:tc>
          <w:tcPr>
            <w:tcW w:w="1393" w:type="dxa"/>
          </w:tcPr>
          <w:p w14:paraId="15A5A9FE" w14:textId="64F9DE25" w:rsidR="00E46766" w:rsidRPr="00E46766" w:rsidRDefault="00E46766" w:rsidP="00E46766">
            <w:pPr>
              <w:rPr>
                <w:rFonts w:ascii="Times New Roman" w:hAnsi="Times New Roman"/>
                <w:b/>
                <w:bCs/>
                <w:sz w:val="16"/>
                <w:szCs w:val="16"/>
                <w:highlight w:val="lightGray"/>
              </w:rPr>
            </w:pPr>
            <w:r w:rsidRPr="00E46766">
              <w:rPr>
                <w:sz w:val="16"/>
                <w:szCs w:val="16"/>
              </w:rPr>
              <w:t>Samsung</w:t>
            </w:r>
          </w:p>
        </w:tc>
        <w:tc>
          <w:tcPr>
            <w:tcW w:w="2416" w:type="dxa"/>
          </w:tcPr>
          <w:p w14:paraId="0F772934" w14:textId="60CC2B6C" w:rsidR="00E46766" w:rsidRPr="00E46766" w:rsidRDefault="00E46766" w:rsidP="00E46766">
            <w:pPr>
              <w:rPr>
                <w:rFonts w:ascii="Times New Roman" w:hAnsi="Times New Roman"/>
                <w:b/>
                <w:bCs/>
                <w:sz w:val="16"/>
                <w:szCs w:val="16"/>
                <w:highlight w:val="lightGray"/>
              </w:rPr>
            </w:pPr>
            <w:r w:rsidRPr="00E46766">
              <w:rPr>
                <w:sz w:val="16"/>
                <w:szCs w:val="16"/>
              </w:rPr>
              <w:t>LTE_feMTC-Core</w:t>
            </w:r>
          </w:p>
        </w:tc>
      </w:tr>
      <w:tr w:rsidR="00E46766" w:rsidRPr="00E46766" w14:paraId="51E1ED18" w14:textId="77777777" w:rsidTr="00E46766">
        <w:trPr>
          <w:trHeight w:val="20"/>
          <w:jc w:val="center"/>
        </w:trPr>
        <w:tc>
          <w:tcPr>
            <w:tcW w:w="800" w:type="dxa"/>
          </w:tcPr>
          <w:p w14:paraId="305FC6F8" w14:textId="13AAC35A" w:rsidR="00E46766" w:rsidRPr="00E46766" w:rsidRDefault="00E46766" w:rsidP="00E46766">
            <w:pPr>
              <w:rPr>
                <w:rFonts w:ascii="Times New Roman" w:hAnsi="Times New Roman"/>
                <w:b/>
                <w:bCs/>
                <w:sz w:val="16"/>
                <w:szCs w:val="16"/>
                <w:highlight w:val="lightGray"/>
              </w:rPr>
            </w:pPr>
            <w:r w:rsidRPr="00E46766">
              <w:rPr>
                <w:sz w:val="16"/>
                <w:szCs w:val="16"/>
              </w:rPr>
              <w:t>36.211</w:t>
            </w:r>
          </w:p>
        </w:tc>
        <w:tc>
          <w:tcPr>
            <w:tcW w:w="616" w:type="dxa"/>
          </w:tcPr>
          <w:p w14:paraId="6560E891" w14:textId="19150381" w:rsidR="00E46766" w:rsidRPr="00E46766" w:rsidRDefault="00E46766" w:rsidP="00E46766">
            <w:pPr>
              <w:rPr>
                <w:rFonts w:ascii="Times New Roman" w:hAnsi="Times New Roman"/>
                <w:b/>
                <w:bCs/>
                <w:sz w:val="16"/>
                <w:szCs w:val="16"/>
                <w:highlight w:val="lightGray"/>
              </w:rPr>
            </w:pPr>
            <w:r w:rsidRPr="00E46766">
              <w:rPr>
                <w:sz w:val="16"/>
                <w:szCs w:val="16"/>
              </w:rPr>
              <w:t>448</w:t>
            </w:r>
          </w:p>
        </w:tc>
        <w:tc>
          <w:tcPr>
            <w:tcW w:w="550" w:type="dxa"/>
          </w:tcPr>
          <w:p w14:paraId="51C6DFA9" w14:textId="56341AFE"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557F4031" w14:textId="27FC65C8"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0DCE83ED" w14:textId="18D96587" w:rsidR="00E46766" w:rsidRPr="00E46766" w:rsidRDefault="00E46766" w:rsidP="00E46766">
            <w:pPr>
              <w:rPr>
                <w:rFonts w:ascii="Times New Roman" w:hAnsi="Times New Roman"/>
                <w:b/>
                <w:bCs/>
                <w:sz w:val="16"/>
                <w:szCs w:val="16"/>
                <w:highlight w:val="lightGray"/>
              </w:rPr>
            </w:pPr>
            <w:r w:rsidRPr="00E46766">
              <w:rPr>
                <w:sz w:val="16"/>
                <w:szCs w:val="16"/>
              </w:rPr>
              <w:t>Introduction Rel-15 Further NB-IoT enhancements</w:t>
            </w:r>
          </w:p>
        </w:tc>
        <w:tc>
          <w:tcPr>
            <w:tcW w:w="528" w:type="dxa"/>
          </w:tcPr>
          <w:p w14:paraId="46A7D2B2" w14:textId="6718A489"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2F4AC7F6" w14:textId="376D1A53"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62E60547" w14:textId="6F97B3F9"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2D6557A0" w14:textId="29E03EC9" w:rsidR="00E46766" w:rsidRPr="00E46766" w:rsidRDefault="00E46766" w:rsidP="00E46766">
            <w:pPr>
              <w:rPr>
                <w:rFonts w:ascii="Times New Roman" w:hAnsi="Times New Roman"/>
                <w:b/>
                <w:bCs/>
                <w:sz w:val="16"/>
                <w:szCs w:val="16"/>
                <w:highlight w:val="lightGray"/>
              </w:rPr>
            </w:pPr>
            <w:r w:rsidRPr="00E46766">
              <w:rPr>
                <w:sz w:val="16"/>
                <w:szCs w:val="16"/>
              </w:rPr>
              <w:t>R1-1807939</w:t>
            </w:r>
          </w:p>
        </w:tc>
        <w:tc>
          <w:tcPr>
            <w:tcW w:w="1393" w:type="dxa"/>
          </w:tcPr>
          <w:p w14:paraId="23DF5F02" w14:textId="1AD56B15" w:rsidR="00E46766" w:rsidRPr="00E46766" w:rsidRDefault="00E46766" w:rsidP="00E46766">
            <w:pPr>
              <w:rPr>
                <w:rFonts w:ascii="Times New Roman" w:hAnsi="Times New Roman"/>
                <w:b/>
                <w:bCs/>
                <w:sz w:val="16"/>
                <w:szCs w:val="16"/>
                <w:highlight w:val="lightGray"/>
              </w:rPr>
            </w:pPr>
            <w:r w:rsidRPr="00E46766">
              <w:rPr>
                <w:sz w:val="16"/>
                <w:szCs w:val="16"/>
              </w:rPr>
              <w:t>Ericsson</w:t>
            </w:r>
          </w:p>
        </w:tc>
        <w:tc>
          <w:tcPr>
            <w:tcW w:w="2416" w:type="dxa"/>
          </w:tcPr>
          <w:p w14:paraId="4B4C86F3" w14:textId="0879B1BD" w:rsidR="00E46766" w:rsidRPr="00E46766" w:rsidRDefault="00E46766" w:rsidP="00E46766">
            <w:pPr>
              <w:rPr>
                <w:rFonts w:ascii="Times New Roman" w:hAnsi="Times New Roman"/>
                <w:b/>
                <w:bCs/>
                <w:sz w:val="16"/>
                <w:szCs w:val="16"/>
                <w:highlight w:val="lightGray"/>
              </w:rPr>
            </w:pPr>
            <w:r w:rsidRPr="00E46766">
              <w:rPr>
                <w:sz w:val="16"/>
                <w:szCs w:val="16"/>
              </w:rPr>
              <w:t>NB_IOTenh2-Core</w:t>
            </w:r>
          </w:p>
        </w:tc>
      </w:tr>
      <w:tr w:rsidR="00E46766" w:rsidRPr="00E46766" w14:paraId="324508B6" w14:textId="77777777" w:rsidTr="00E46766">
        <w:trPr>
          <w:trHeight w:val="20"/>
          <w:jc w:val="center"/>
        </w:trPr>
        <w:tc>
          <w:tcPr>
            <w:tcW w:w="800" w:type="dxa"/>
          </w:tcPr>
          <w:p w14:paraId="6351A33C" w14:textId="3FA46079" w:rsidR="00E46766" w:rsidRPr="00E46766" w:rsidRDefault="00E46766" w:rsidP="00E46766">
            <w:pPr>
              <w:rPr>
                <w:rFonts w:ascii="Times New Roman" w:hAnsi="Times New Roman"/>
                <w:b/>
                <w:bCs/>
                <w:sz w:val="16"/>
                <w:szCs w:val="16"/>
                <w:highlight w:val="lightGray"/>
              </w:rPr>
            </w:pPr>
            <w:r w:rsidRPr="00E46766">
              <w:rPr>
                <w:sz w:val="16"/>
                <w:szCs w:val="16"/>
              </w:rPr>
              <w:t>36.212</w:t>
            </w:r>
          </w:p>
        </w:tc>
        <w:tc>
          <w:tcPr>
            <w:tcW w:w="616" w:type="dxa"/>
          </w:tcPr>
          <w:p w14:paraId="4DF015C1" w14:textId="2015E05E" w:rsidR="00E46766" w:rsidRPr="00E46766" w:rsidRDefault="00E46766" w:rsidP="00E46766">
            <w:pPr>
              <w:rPr>
                <w:rFonts w:ascii="Times New Roman" w:hAnsi="Times New Roman"/>
                <w:b/>
                <w:bCs/>
                <w:sz w:val="16"/>
                <w:szCs w:val="16"/>
                <w:highlight w:val="lightGray"/>
              </w:rPr>
            </w:pPr>
            <w:r w:rsidRPr="00E46766">
              <w:rPr>
                <w:sz w:val="16"/>
                <w:szCs w:val="16"/>
              </w:rPr>
              <w:t>293</w:t>
            </w:r>
          </w:p>
        </w:tc>
        <w:tc>
          <w:tcPr>
            <w:tcW w:w="550" w:type="dxa"/>
          </w:tcPr>
          <w:p w14:paraId="0E7F689B" w14:textId="024D4AE5"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48DCAD78" w14:textId="6A3EF760"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54F7A00C" w14:textId="0CA502F6" w:rsidR="00E46766" w:rsidRPr="00E46766" w:rsidRDefault="00E46766" w:rsidP="00E46766">
            <w:pPr>
              <w:rPr>
                <w:rFonts w:ascii="Times New Roman" w:hAnsi="Times New Roman"/>
                <w:b/>
                <w:bCs/>
                <w:sz w:val="16"/>
                <w:szCs w:val="16"/>
                <w:highlight w:val="lightGray"/>
              </w:rPr>
            </w:pPr>
            <w:r w:rsidRPr="00E46766">
              <w:rPr>
                <w:sz w:val="16"/>
                <w:szCs w:val="16"/>
              </w:rPr>
              <w:t>Introduction of further enhancements of NB-IoT</w:t>
            </w:r>
          </w:p>
        </w:tc>
        <w:tc>
          <w:tcPr>
            <w:tcW w:w="528" w:type="dxa"/>
          </w:tcPr>
          <w:p w14:paraId="3AC3C2D4" w14:textId="316F3CC2"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03160A06" w14:textId="137AAA75"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7F8B34D5" w14:textId="63EA0505"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1A76D97A" w14:textId="23CF8BB3" w:rsidR="00E46766" w:rsidRPr="00E46766" w:rsidRDefault="00E46766" w:rsidP="00E46766">
            <w:pPr>
              <w:rPr>
                <w:rFonts w:ascii="Times New Roman" w:hAnsi="Times New Roman"/>
                <w:b/>
                <w:bCs/>
                <w:sz w:val="16"/>
                <w:szCs w:val="16"/>
                <w:highlight w:val="lightGray"/>
              </w:rPr>
            </w:pPr>
            <w:r w:rsidRPr="00E46766">
              <w:rPr>
                <w:sz w:val="16"/>
                <w:szCs w:val="16"/>
              </w:rPr>
              <w:t>R1-1807917</w:t>
            </w:r>
          </w:p>
        </w:tc>
        <w:tc>
          <w:tcPr>
            <w:tcW w:w="1393" w:type="dxa"/>
          </w:tcPr>
          <w:p w14:paraId="5C81DEBB" w14:textId="6C2F27AB" w:rsidR="00E46766" w:rsidRPr="00E46766" w:rsidRDefault="00E46766" w:rsidP="00E46766">
            <w:pPr>
              <w:rPr>
                <w:rFonts w:ascii="Times New Roman" w:hAnsi="Times New Roman"/>
                <w:b/>
                <w:bCs/>
                <w:sz w:val="16"/>
                <w:szCs w:val="16"/>
                <w:highlight w:val="lightGray"/>
              </w:rPr>
            </w:pPr>
            <w:r w:rsidRPr="00E46766">
              <w:rPr>
                <w:sz w:val="16"/>
                <w:szCs w:val="16"/>
              </w:rPr>
              <w:t>Huawei</w:t>
            </w:r>
          </w:p>
        </w:tc>
        <w:tc>
          <w:tcPr>
            <w:tcW w:w="2416" w:type="dxa"/>
          </w:tcPr>
          <w:p w14:paraId="7D4A9BB9" w14:textId="6811BC8F" w:rsidR="00E46766" w:rsidRPr="00E46766" w:rsidRDefault="00E46766" w:rsidP="00E46766">
            <w:pPr>
              <w:rPr>
                <w:rFonts w:ascii="Times New Roman" w:hAnsi="Times New Roman"/>
                <w:b/>
                <w:bCs/>
                <w:sz w:val="16"/>
                <w:szCs w:val="16"/>
                <w:highlight w:val="lightGray"/>
              </w:rPr>
            </w:pPr>
            <w:r w:rsidRPr="00E46766">
              <w:rPr>
                <w:sz w:val="16"/>
                <w:szCs w:val="16"/>
              </w:rPr>
              <w:t>NB_IOTenh2-Core</w:t>
            </w:r>
          </w:p>
        </w:tc>
      </w:tr>
      <w:tr w:rsidR="00E46766" w:rsidRPr="00E46766" w14:paraId="33EAD1D2" w14:textId="77777777" w:rsidTr="00E46766">
        <w:trPr>
          <w:trHeight w:val="20"/>
          <w:jc w:val="center"/>
        </w:trPr>
        <w:tc>
          <w:tcPr>
            <w:tcW w:w="800" w:type="dxa"/>
          </w:tcPr>
          <w:p w14:paraId="1D6BF560" w14:textId="0B7BBA74"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51B133BF" w14:textId="24ACBB53" w:rsidR="00E46766" w:rsidRPr="00E46766" w:rsidRDefault="00E46766" w:rsidP="00E46766">
            <w:pPr>
              <w:rPr>
                <w:rFonts w:ascii="Times New Roman" w:hAnsi="Times New Roman"/>
                <w:b/>
                <w:bCs/>
                <w:sz w:val="16"/>
                <w:szCs w:val="16"/>
                <w:highlight w:val="lightGray"/>
              </w:rPr>
            </w:pPr>
            <w:r w:rsidRPr="00E46766">
              <w:rPr>
                <w:sz w:val="16"/>
                <w:szCs w:val="16"/>
              </w:rPr>
              <w:t>1104</w:t>
            </w:r>
          </w:p>
        </w:tc>
        <w:tc>
          <w:tcPr>
            <w:tcW w:w="550" w:type="dxa"/>
          </w:tcPr>
          <w:p w14:paraId="161B185B" w14:textId="119B2810"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2882191A" w14:textId="085C972D"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2209BD35" w14:textId="63205703" w:rsidR="00E46766" w:rsidRPr="00E46766" w:rsidRDefault="00E46766" w:rsidP="00E46766">
            <w:pPr>
              <w:rPr>
                <w:rFonts w:ascii="Times New Roman" w:hAnsi="Times New Roman"/>
                <w:b/>
                <w:bCs/>
                <w:sz w:val="16"/>
                <w:szCs w:val="16"/>
                <w:highlight w:val="lightGray"/>
              </w:rPr>
            </w:pPr>
            <w:r w:rsidRPr="00E46766">
              <w:rPr>
                <w:sz w:val="16"/>
                <w:szCs w:val="16"/>
              </w:rPr>
              <w:t>Introduction of Rel-15 Further NB-IoT enhancements in 36.213, s14</w:t>
            </w:r>
          </w:p>
        </w:tc>
        <w:tc>
          <w:tcPr>
            <w:tcW w:w="528" w:type="dxa"/>
          </w:tcPr>
          <w:p w14:paraId="6AAC6E05" w14:textId="6AB6FABC"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7405B8DD" w14:textId="08BDE6AD"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1A91EA94" w14:textId="78472F4B"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6AE0DFA4" w14:textId="5DEE5624" w:rsidR="00E46766" w:rsidRPr="00E46766" w:rsidRDefault="00E46766" w:rsidP="00E46766">
            <w:pPr>
              <w:rPr>
                <w:rFonts w:ascii="Times New Roman" w:hAnsi="Times New Roman"/>
                <w:b/>
                <w:bCs/>
                <w:sz w:val="16"/>
                <w:szCs w:val="16"/>
                <w:highlight w:val="lightGray"/>
              </w:rPr>
            </w:pPr>
            <w:r w:rsidRPr="00E46766">
              <w:rPr>
                <w:sz w:val="16"/>
                <w:szCs w:val="16"/>
              </w:rPr>
              <w:t>R1-1807940</w:t>
            </w:r>
          </w:p>
        </w:tc>
        <w:tc>
          <w:tcPr>
            <w:tcW w:w="1393" w:type="dxa"/>
          </w:tcPr>
          <w:p w14:paraId="4FF09967" w14:textId="1B6B93B3" w:rsidR="00E46766" w:rsidRPr="00E46766" w:rsidRDefault="00E46766" w:rsidP="00E46766">
            <w:pPr>
              <w:rPr>
                <w:rFonts w:ascii="Times New Roman" w:hAnsi="Times New Roman"/>
                <w:b/>
                <w:bCs/>
                <w:sz w:val="16"/>
                <w:szCs w:val="16"/>
                <w:highlight w:val="lightGray"/>
              </w:rPr>
            </w:pPr>
            <w:r w:rsidRPr="00E46766">
              <w:rPr>
                <w:sz w:val="16"/>
                <w:szCs w:val="16"/>
              </w:rPr>
              <w:t>Motorola Mobility</w:t>
            </w:r>
          </w:p>
        </w:tc>
        <w:tc>
          <w:tcPr>
            <w:tcW w:w="2416" w:type="dxa"/>
          </w:tcPr>
          <w:p w14:paraId="5C39E3F3" w14:textId="090DEDBB" w:rsidR="00E46766" w:rsidRPr="00E46766" w:rsidRDefault="00E46766" w:rsidP="00E46766">
            <w:pPr>
              <w:rPr>
                <w:rFonts w:ascii="Times New Roman" w:hAnsi="Times New Roman"/>
                <w:b/>
                <w:bCs/>
                <w:sz w:val="16"/>
                <w:szCs w:val="16"/>
                <w:highlight w:val="lightGray"/>
              </w:rPr>
            </w:pPr>
            <w:r w:rsidRPr="00E46766">
              <w:rPr>
                <w:sz w:val="16"/>
                <w:szCs w:val="16"/>
              </w:rPr>
              <w:t>NB_IOTenh2-Core</w:t>
            </w:r>
          </w:p>
        </w:tc>
      </w:tr>
      <w:tr w:rsidR="00E46766" w:rsidRPr="00E46766" w14:paraId="51CE3F91" w14:textId="77777777" w:rsidTr="00E46766">
        <w:trPr>
          <w:trHeight w:val="20"/>
          <w:jc w:val="center"/>
        </w:trPr>
        <w:tc>
          <w:tcPr>
            <w:tcW w:w="800" w:type="dxa"/>
          </w:tcPr>
          <w:p w14:paraId="52803862" w14:textId="7665DF25" w:rsidR="00E46766" w:rsidRPr="00E46766" w:rsidRDefault="00E46766" w:rsidP="00E46766">
            <w:pPr>
              <w:rPr>
                <w:rFonts w:ascii="Times New Roman" w:hAnsi="Times New Roman"/>
                <w:b/>
                <w:bCs/>
                <w:sz w:val="16"/>
                <w:szCs w:val="16"/>
                <w:highlight w:val="lightGray"/>
              </w:rPr>
            </w:pPr>
            <w:r w:rsidRPr="00E46766">
              <w:rPr>
                <w:sz w:val="16"/>
                <w:szCs w:val="16"/>
              </w:rPr>
              <w:lastRenderedPageBreak/>
              <w:t>36.214</w:t>
            </w:r>
          </w:p>
        </w:tc>
        <w:tc>
          <w:tcPr>
            <w:tcW w:w="616" w:type="dxa"/>
          </w:tcPr>
          <w:p w14:paraId="1BFFF24D" w14:textId="3D2E81D5" w:rsidR="00E46766" w:rsidRPr="00E46766" w:rsidRDefault="00E46766" w:rsidP="00E46766">
            <w:pPr>
              <w:rPr>
                <w:rFonts w:ascii="Times New Roman" w:hAnsi="Times New Roman"/>
                <w:b/>
                <w:bCs/>
                <w:sz w:val="16"/>
                <w:szCs w:val="16"/>
                <w:highlight w:val="lightGray"/>
              </w:rPr>
            </w:pPr>
            <w:r w:rsidRPr="00E46766">
              <w:rPr>
                <w:sz w:val="16"/>
                <w:szCs w:val="16"/>
              </w:rPr>
              <w:t>50</w:t>
            </w:r>
          </w:p>
        </w:tc>
        <w:tc>
          <w:tcPr>
            <w:tcW w:w="550" w:type="dxa"/>
          </w:tcPr>
          <w:p w14:paraId="44FF40A0" w14:textId="3C3797BB"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0F5F0D00" w14:textId="3BC4A21F"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4C82686E" w14:textId="018C5A27" w:rsidR="00E46766" w:rsidRPr="00E46766" w:rsidRDefault="00E46766" w:rsidP="00E46766">
            <w:pPr>
              <w:rPr>
                <w:rFonts w:ascii="Times New Roman" w:hAnsi="Times New Roman"/>
                <w:b/>
                <w:bCs/>
                <w:sz w:val="16"/>
                <w:szCs w:val="16"/>
                <w:highlight w:val="lightGray"/>
              </w:rPr>
            </w:pPr>
            <w:r w:rsidRPr="00E46766">
              <w:rPr>
                <w:sz w:val="16"/>
                <w:szCs w:val="16"/>
              </w:rPr>
              <w:t>Introduction Rel-15 Further NB-IoT enhancements</w:t>
            </w:r>
          </w:p>
        </w:tc>
        <w:tc>
          <w:tcPr>
            <w:tcW w:w="528" w:type="dxa"/>
          </w:tcPr>
          <w:p w14:paraId="41ED1CFA" w14:textId="006B4A50"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407D7491" w14:textId="2F0E7EC2"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27EDBF09" w14:textId="5A21B772"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66C6865F" w14:textId="5A876F3C" w:rsidR="00E46766" w:rsidRPr="00E46766" w:rsidRDefault="00E46766" w:rsidP="00E46766">
            <w:pPr>
              <w:rPr>
                <w:rFonts w:ascii="Times New Roman" w:hAnsi="Times New Roman"/>
                <w:b/>
                <w:bCs/>
                <w:sz w:val="16"/>
                <w:szCs w:val="16"/>
                <w:highlight w:val="lightGray"/>
              </w:rPr>
            </w:pPr>
            <w:r w:rsidRPr="00E46766">
              <w:rPr>
                <w:sz w:val="16"/>
                <w:szCs w:val="16"/>
              </w:rPr>
              <w:t>R1-1807941</w:t>
            </w:r>
          </w:p>
        </w:tc>
        <w:tc>
          <w:tcPr>
            <w:tcW w:w="1393" w:type="dxa"/>
          </w:tcPr>
          <w:p w14:paraId="691DDD00" w14:textId="18C338A6" w:rsidR="00E46766" w:rsidRPr="00E46766" w:rsidRDefault="00E46766" w:rsidP="00E46766">
            <w:pPr>
              <w:rPr>
                <w:rFonts w:ascii="Times New Roman" w:hAnsi="Times New Roman"/>
                <w:b/>
                <w:bCs/>
                <w:sz w:val="16"/>
                <w:szCs w:val="16"/>
                <w:highlight w:val="lightGray"/>
              </w:rPr>
            </w:pPr>
            <w:r w:rsidRPr="00E46766">
              <w:rPr>
                <w:sz w:val="16"/>
                <w:szCs w:val="16"/>
              </w:rPr>
              <w:t>Ericsson</w:t>
            </w:r>
          </w:p>
        </w:tc>
        <w:tc>
          <w:tcPr>
            <w:tcW w:w="2416" w:type="dxa"/>
          </w:tcPr>
          <w:p w14:paraId="39B437D2" w14:textId="146108B5" w:rsidR="00E46766" w:rsidRPr="00E46766" w:rsidRDefault="00E46766" w:rsidP="00E46766">
            <w:pPr>
              <w:rPr>
                <w:rFonts w:ascii="Times New Roman" w:hAnsi="Times New Roman"/>
                <w:b/>
                <w:bCs/>
                <w:sz w:val="16"/>
                <w:szCs w:val="16"/>
                <w:highlight w:val="lightGray"/>
              </w:rPr>
            </w:pPr>
            <w:r w:rsidRPr="00E46766">
              <w:rPr>
                <w:sz w:val="16"/>
                <w:szCs w:val="16"/>
              </w:rPr>
              <w:t>NB_IOTenh2-Core</w:t>
            </w:r>
          </w:p>
        </w:tc>
      </w:tr>
      <w:tr w:rsidR="00E46766" w:rsidRPr="00E46766" w14:paraId="68D87D16" w14:textId="77777777" w:rsidTr="00E46766">
        <w:trPr>
          <w:trHeight w:val="20"/>
          <w:jc w:val="center"/>
        </w:trPr>
        <w:tc>
          <w:tcPr>
            <w:tcW w:w="800" w:type="dxa"/>
          </w:tcPr>
          <w:p w14:paraId="04B3773C" w14:textId="6997B768" w:rsidR="00E46766" w:rsidRPr="00E46766" w:rsidRDefault="00E46766" w:rsidP="00E46766">
            <w:pPr>
              <w:rPr>
                <w:rFonts w:ascii="Times New Roman" w:hAnsi="Times New Roman"/>
                <w:b/>
                <w:bCs/>
                <w:sz w:val="16"/>
                <w:szCs w:val="16"/>
                <w:highlight w:val="lightGray"/>
              </w:rPr>
            </w:pPr>
            <w:r w:rsidRPr="00E46766">
              <w:rPr>
                <w:sz w:val="16"/>
                <w:szCs w:val="16"/>
              </w:rPr>
              <w:t>36.211</w:t>
            </w:r>
          </w:p>
        </w:tc>
        <w:tc>
          <w:tcPr>
            <w:tcW w:w="616" w:type="dxa"/>
          </w:tcPr>
          <w:p w14:paraId="73F1ED2B" w14:textId="7C63FEB3" w:rsidR="00E46766" w:rsidRPr="00E46766" w:rsidRDefault="00E46766" w:rsidP="00E46766">
            <w:pPr>
              <w:rPr>
                <w:rFonts w:ascii="Times New Roman" w:hAnsi="Times New Roman"/>
                <w:b/>
                <w:bCs/>
                <w:sz w:val="16"/>
                <w:szCs w:val="16"/>
                <w:highlight w:val="lightGray"/>
              </w:rPr>
            </w:pPr>
            <w:r w:rsidRPr="00E46766">
              <w:rPr>
                <w:sz w:val="16"/>
                <w:szCs w:val="16"/>
              </w:rPr>
              <w:t>442</w:t>
            </w:r>
          </w:p>
        </w:tc>
        <w:tc>
          <w:tcPr>
            <w:tcW w:w="550" w:type="dxa"/>
          </w:tcPr>
          <w:p w14:paraId="2324898D" w14:textId="232F04C7"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4BBDB4AC" w14:textId="5DD7018F" w:rsidR="00E46766" w:rsidRPr="00E46766" w:rsidRDefault="00E46766" w:rsidP="00E46766">
            <w:pPr>
              <w:rPr>
                <w:rFonts w:ascii="Times New Roman" w:hAnsi="Times New Roman"/>
                <w:b/>
                <w:bCs/>
                <w:sz w:val="16"/>
                <w:szCs w:val="16"/>
                <w:highlight w:val="lightGray"/>
              </w:rPr>
            </w:pPr>
            <w:r w:rsidRPr="00E46766">
              <w:rPr>
                <w:sz w:val="16"/>
                <w:szCs w:val="16"/>
              </w:rPr>
              <w:t>Rel-13</w:t>
            </w:r>
          </w:p>
        </w:tc>
        <w:tc>
          <w:tcPr>
            <w:tcW w:w="3897" w:type="dxa"/>
          </w:tcPr>
          <w:p w14:paraId="47C90B24" w14:textId="1C63BECA" w:rsidR="00E46766" w:rsidRPr="00E46766" w:rsidRDefault="00E46766" w:rsidP="00E46766">
            <w:pPr>
              <w:rPr>
                <w:rFonts w:ascii="Times New Roman" w:hAnsi="Times New Roman"/>
                <w:b/>
                <w:bCs/>
                <w:sz w:val="16"/>
                <w:szCs w:val="16"/>
                <w:highlight w:val="lightGray"/>
              </w:rPr>
            </w:pPr>
            <w:r w:rsidRPr="00E46766">
              <w:rPr>
                <w:sz w:val="16"/>
                <w:szCs w:val="16"/>
              </w:rPr>
              <w:t>Clarification on CSI-RS resource aggregation</w:t>
            </w:r>
          </w:p>
        </w:tc>
        <w:tc>
          <w:tcPr>
            <w:tcW w:w="528" w:type="dxa"/>
          </w:tcPr>
          <w:p w14:paraId="06BD4A0F" w14:textId="399B1E2E"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26CEDD18" w14:textId="0EE1998A" w:rsidR="00E46766" w:rsidRPr="00E46766" w:rsidRDefault="00E46766" w:rsidP="00E46766">
            <w:pPr>
              <w:rPr>
                <w:rFonts w:ascii="Times New Roman" w:hAnsi="Times New Roman"/>
                <w:b/>
                <w:bCs/>
                <w:sz w:val="16"/>
                <w:szCs w:val="16"/>
                <w:highlight w:val="lightGray"/>
              </w:rPr>
            </w:pPr>
            <w:r w:rsidRPr="00E46766">
              <w:rPr>
                <w:sz w:val="16"/>
                <w:szCs w:val="16"/>
              </w:rPr>
              <w:t>13.9.0</w:t>
            </w:r>
          </w:p>
        </w:tc>
        <w:tc>
          <w:tcPr>
            <w:tcW w:w="1055" w:type="dxa"/>
          </w:tcPr>
          <w:p w14:paraId="6904ABAC" w14:textId="7FCBF9E7"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733ACA09" w14:textId="4F3F0AA7" w:rsidR="00E46766" w:rsidRPr="00E46766" w:rsidRDefault="00E46766" w:rsidP="00E46766">
            <w:pPr>
              <w:rPr>
                <w:rFonts w:ascii="Times New Roman" w:hAnsi="Times New Roman"/>
                <w:b/>
                <w:bCs/>
                <w:sz w:val="16"/>
                <w:szCs w:val="16"/>
                <w:highlight w:val="lightGray"/>
              </w:rPr>
            </w:pPr>
            <w:r w:rsidRPr="00E46766">
              <w:rPr>
                <w:sz w:val="16"/>
                <w:szCs w:val="16"/>
              </w:rPr>
              <w:t>R1-1807587</w:t>
            </w:r>
          </w:p>
        </w:tc>
        <w:tc>
          <w:tcPr>
            <w:tcW w:w="1393" w:type="dxa"/>
          </w:tcPr>
          <w:p w14:paraId="3165B255" w14:textId="40888CB3" w:rsidR="00E46766" w:rsidRPr="00E46766" w:rsidRDefault="00E46766" w:rsidP="00E46766">
            <w:pPr>
              <w:rPr>
                <w:rFonts w:ascii="Times New Roman" w:hAnsi="Times New Roman"/>
                <w:b/>
                <w:bCs/>
                <w:sz w:val="16"/>
                <w:szCs w:val="16"/>
                <w:highlight w:val="lightGray"/>
              </w:rPr>
            </w:pPr>
            <w:r w:rsidRPr="00E46766">
              <w:rPr>
                <w:sz w:val="16"/>
                <w:szCs w:val="16"/>
              </w:rPr>
              <w:t>Qualcomm Incorporated</w:t>
            </w:r>
          </w:p>
        </w:tc>
        <w:tc>
          <w:tcPr>
            <w:tcW w:w="2416" w:type="dxa"/>
          </w:tcPr>
          <w:p w14:paraId="2577327C" w14:textId="518A754F" w:rsidR="00E46766" w:rsidRPr="00E46766" w:rsidRDefault="00E46766" w:rsidP="00E46766">
            <w:pPr>
              <w:rPr>
                <w:rFonts w:ascii="Times New Roman" w:hAnsi="Times New Roman"/>
                <w:b/>
                <w:bCs/>
                <w:sz w:val="16"/>
                <w:szCs w:val="16"/>
                <w:highlight w:val="lightGray"/>
              </w:rPr>
            </w:pPr>
            <w:r w:rsidRPr="00E46766">
              <w:rPr>
                <w:sz w:val="16"/>
                <w:szCs w:val="16"/>
              </w:rPr>
              <w:t>LTE_EBF_FDMIMO-Core</w:t>
            </w:r>
          </w:p>
        </w:tc>
      </w:tr>
      <w:tr w:rsidR="00E46766" w:rsidRPr="00E46766" w14:paraId="14DB2DC1" w14:textId="77777777" w:rsidTr="00E46766">
        <w:trPr>
          <w:trHeight w:val="20"/>
          <w:jc w:val="center"/>
        </w:trPr>
        <w:tc>
          <w:tcPr>
            <w:tcW w:w="800" w:type="dxa"/>
          </w:tcPr>
          <w:p w14:paraId="54439E1E" w14:textId="47C34013" w:rsidR="00E46766" w:rsidRPr="00E46766" w:rsidRDefault="00E46766" w:rsidP="00E46766">
            <w:pPr>
              <w:rPr>
                <w:rFonts w:ascii="Times New Roman" w:hAnsi="Times New Roman"/>
                <w:b/>
                <w:bCs/>
                <w:sz w:val="16"/>
                <w:szCs w:val="16"/>
                <w:highlight w:val="lightGray"/>
              </w:rPr>
            </w:pPr>
            <w:r w:rsidRPr="00E46766">
              <w:rPr>
                <w:sz w:val="16"/>
                <w:szCs w:val="16"/>
              </w:rPr>
              <w:t>36.211</w:t>
            </w:r>
          </w:p>
        </w:tc>
        <w:tc>
          <w:tcPr>
            <w:tcW w:w="616" w:type="dxa"/>
          </w:tcPr>
          <w:p w14:paraId="4115B8AB" w14:textId="287DF3B8" w:rsidR="00E46766" w:rsidRPr="00E46766" w:rsidRDefault="00E46766" w:rsidP="00E46766">
            <w:pPr>
              <w:rPr>
                <w:rFonts w:ascii="Times New Roman" w:hAnsi="Times New Roman"/>
                <w:b/>
                <w:bCs/>
                <w:sz w:val="16"/>
                <w:szCs w:val="16"/>
                <w:highlight w:val="lightGray"/>
              </w:rPr>
            </w:pPr>
            <w:r w:rsidRPr="00E46766">
              <w:rPr>
                <w:sz w:val="16"/>
                <w:szCs w:val="16"/>
              </w:rPr>
              <w:t>443</w:t>
            </w:r>
          </w:p>
        </w:tc>
        <w:tc>
          <w:tcPr>
            <w:tcW w:w="550" w:type="dxa"/>
          </w:tcPr>
          <w:p w14:paraId="795A54CE" w14:textId="02FB9305"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19745721" w14:textId="0843CAA3" w:rsidR="00E46766" w:rsidRPr="00E46766" w:rsidRDefault="00E46766" w:rsidP="00E46766">
            <w:pPr>
              <w:rPr>
                <w:rFonts w:ascii="Times New Roman" w:hAnsi="Times New Roman"/>
                <w:b/>
                <w:bCs/>
                <w:sz w:val="16"/>
                <w:szCs w:val="16"/>
                <w:highlight w:val="lightGray"/>
              </w:rPr>
            </w:pPr>
            <w:r w:rsidRPr="00E46766">
              <w:rPr>
                <w:sz w:val="16"/>
                <w:szCs w:val="16"/>
              </w:rPr>
              <w:t>Rel-14</w:t>
            </w:r>
          </w:p>
        </w:tc>
        <w:tc>
          <w:tcPr>
            <w:tcW w:w="3897" w:type="dxa"/>
          </w:tcPr>
          <w:p w14:paraId="1F3F3CDF" w14:textId="2BC17BF3" w:rsidR="00E46766" w:rsidRPr="00E46766" w:rsidRDefault="00E46766" w:rsidP="00E46766">
            <w:pPr>
              <w:rPr>
                <w:rFonts w:ascii="Times New Roman" w:hAnsi="Times New Roman"/>
                <w:b/>
                <w:bCs/>
                <w:sz w:val="16"/>
                <w:szCs w:val="16"/>
                <w:highlight w:val="lightGray"/>
              </w:rPr>
            </w:pPr>
            <w:r w:rsidRPr="00E46766">
              <w:rPr>
                <w:sz w:val="16"/>
                <w:szCs w:val="16"/>
              </w:rPr>
              <w:t>Clarification on CSI-RS resource aggregation</w:t>
            </w:r>
          </w:p>
        </w:tc>
        <w:tc>
          <w:tcPr>
            <w:tcW w:w="528" w:type="dxa"/>
          </w:tcPr>
          <w:p w14:paraId="580EED1C" w14:textId="38BCF49B" w:rsidR="00E46766" w:rsidRPr="00E46766" w:rsidRDefault="00E46766" w:rsidP="00E46766">
            <w:pPr>
              <w:rPr>
                <w:rFonts w:ascii="Times New Roman" w:hAnsi="Times New Roman"/>
                <w:b/>
                <w:bCs/>
                <w:sz w:val="16"/>
                <w:szCs w:val="16"/>
                <w:highlight w:val="lightGray"/>
              </w:rPr>
            </w:pPr>
            <w:r w:rsidRPr="00E46766">
              <w:rPr>
                <w:sz w:val="16"/>
                <w:szCs w:val="16"/>
              </w:rPr>
              <w:t>A</w:t>
            </w:r>
          </w:p>
        </w:tc>
        <w:tc>
          <w:tcPr>
            <w:tcW w:w="794" w:type="dxa"/>
          </w:tcPr>
          <w:p w14:paraId="4FAB2A8E" w14:textId="4400B902" w:rsidR="00E46766" w:rsidRPr="00E46766" w:rsidRDefault="00E46766" w:rsidP="00E46766">
            <w:pPr>
              <w:rPr>
                <w:rFonts w:ascii="Times New Roman" w:hAnsi="Times New Roman"/>
                <w:b/>
                <w:bCs/>
                <w:sz w:val="16"/>
                <w:szCs w:val="16"/>
                <w:highlight w:val="lightGray"/>
              </w:rPr>
            </w:pPr>
            <w:r w:rsidRPr="00E46766">
              <w:rPr>
                <w:sz w:val="16"/>
                <w:szCs w:val="16"/>
              </w:rPr>
              <w:t>14.6.0</w:t>
            </w:r>
          </w:p>
        </w:tc>
        <w:tc>
          <w:tcPr>
            <w:tcW w:w="1055" w:type="dxa"/>
          </w:tcPr>
          <w:p w14:paraId="748C6C30" w14:textId="6AC66A06"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4A1F6F23" w14:textId="58DE6263" w:rsidR="00E46766" w:rsidRPr="00E46766" w:rsidRDefault="00E46766" w:rsidP="00E46766">
            <w:pPr>
              <w:rPr>
                <w:rFonts w:ascii="Times New Roman" w:hAnsi="Times New Roman"/>
                <w:b/>
                <w:bCs/>
                <w:sz w:val="16"/>
                <w:szCs w:val="16"/>
                <w:highlight w:val="lightGray"/>
              </w:rPr>
            </w:pPr>
            <w:r w:rsidRPr="00E46766">
              <w:rPr>
                <w:sz w:val="16"/>
                <w:szCs w:val="16"/>
              </w:rPr>
              <w:t>R1-1807588</w:t>
            </w:r>
          </w:p>
        </w:tc>
        <w:tc>
          <w:tcPr>
            <w:tcW w:w="1393" w:type="dxa"/>
          </w:tcPr>
          <w:p w14:paraId="32F77BBD" w14:textId="667153B1" w:rsidR="00E46766" w:rsidRPr="00E46766" w:rsidRDefault="00E46766" w:rsidP="00E46766">
            <w:pPr>
              <w:rPr>
                <w:rFonts w:ascii="Times New Roman" w:hAnsi="Times New Roman"/>
                <w:b/>
                <w:bCs/>
                <w:sz w:val="16"/>
                <w:szCs w:val="16"/>
                <w:highlight w:val="lightGray"/>
              </w:rPr>
            </w:pPr>
            <w:r w:rsidRPr="00E46766">
              <w:rPr>
                <w:sz w:val="16"/>
                <w:szCs w:val="16"/>
              </w:rPr>
              <w:t>Qualcomm Incorporated</w:t>
            </w:r>
          </w:p>
        </w:tc>
        <w:tc>
          <w:tcPr>
            <w:tcW w:w="2416" w:type="dxa"/>
          </w:tcPr>
          <w:p w14:paraId="5B52DC52" w14:textId="24A4A470" w:rsidR="00E46766" w:rsidRPr="00E46766" w:rsidRDefault="00E46766" w:rsidP="00E46766">
            <w:pPr>
              <w:rPr>
                <w:rFonts w:ascii="Times New Roman" w:hAnsi="Times New Roman"/>
                <w:b/>
                <w:bCs/>
                <w:sz w:val="16"/>
                <w:szCs w:val="16"/>
                <w:highlight w:val="lightGray"/>
              </w:rPr>
            </w:pPr>
            <w:r w:rsidRPr="00E46766">
              <w:rPr>
                <w:sz w:val="16"/>
                <w:szCs w:val="16"/>
              </w:rPr>
              <w:t>LTE_EBF_FDMIMO-Core</w:t>
            </w:r>
          </w:p>
        </w:tc>
      </w:tr>
      <w:tr w:rsidR="00E46766" w:rsidRPr="00E46766" w14:paraId="4CF517B1" w14:textId="77777777" w:rsidTr="00E46766">
        <w:trPr>
          <w:trHeight w:val="20"/>
          <w:jc w:val="center"/>
        </w:trPr>
        <w:tc>
          <w:tcPr>
            <w:tcW w:w="800" w:type="dxa"/>
          </w:tcPr>
          <w:p w14:paraId="3776F12C" w14:textId="5B452F2F" w:rsidR="00E46766" w:rsidRPr="00E46766" w:rsidRDefault="00E46766" w:rsidP="00E46766">
            <w:pPr>
              <w:rPr>
                <w:rFonts w:ascii="Times New Roman" w:hAnsi="Times New Roman"/>
                <w:b/>
                <w:bCs/>
                <w:sz w:val="16"/>
                <w:szCs w:val="16"/>
                <w:highlight w:val="lightGray"/>
              </w:rPr>
            </w:pPr>
            <w:r w:rsidRPr="00E46766">
              <w:rPr>
                <w:sz w:val="16"/>
                <w:szCs w:val="16"/>
              </w:rPr>
              <w:t>36.211</w:t>
            </w:r>
          </w:p>
        </w:tc>
        <w:tc>
          <w:tcPr>
            <w:tcW w:w="616" w:type="dxa"/>
          </w:tcPr>
          <w:p w14:paraId="690EF754" w14:textId="082FF764" w:rsidR="00E46766" w:rsidRPr="00E46766" w:rsidRDefault="00E46766" w:rsidP="00E46766">
            <w:pPr>
              <w:rPr>
                <w:rFonts w:ascii="Times New Roman" w:hAnsi="Times New Roman"/>
                <w:b/>
                <w:bCs/>
                <w:sz w:val="16"/>
                <w:szCs w:val="16"/>
                <w:highlight w:val="lightGray"/>
              </w:rPr>
            </w:pPr>
            <w:r w:rsidRPr="00E46766">
              <w:rPr>
                <w:sz w:val="16"/>
                <w:szCs w:val="16"/>
              </w:rPr>
              <w:t>444</w:t>
            </w:r>
          </w:p>
        </w:tc>
        <w:tc>
          <w:tcPr>
            <w:tcW w:w="550" w:type="dxa"/>
          </w:tcPr>
          <w:p w14:paraId="7E334341" w14:textId="33327E96"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0FA80A7B" w14:textId="332F105E"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3CA6B985" w14:textId="2F93B1C1" w:rsidR="00E46766" w:rsidRPr="00E46766" w:rsidRDefault="00E46766" w:rsidP="00E46766">
            <w:pPr>
              <w:rPr>
                <w:rFonts w:ascii="Times New Roman" w:hAnsi="Times New Roman"/>
                <w:b/>
                <w:bCs/>
                <w:sz w:val="16"/>
                <w:szCs w:val="16"/>
                <w:highlight w:val="lightGray"/>
              </w:rPr>
            </w:pPr>
            <w:r w:rsidRPr="00E46766">
              <w:rPr>
                <w:sz w:val="16"/>
                <w:szCs w:val="16"/>
              </w:rPr>
              <w:t>Clarification on CSI-RS resource aggregation</w:t>
            </w:r>
          </w:p>
        </w:tc>
        <w:tc>
          <w:tcPr>
            <w:tcW w:w="528" w:type="dxa"/>
          </w:tcPr>
          <w:p w14:paraId="6327FCEE" w14:textId="5016F727" w:rsidR="00E46766" w:rsidRPr="00E46766" w:rsidRDefault="00E46766" w:rsidP="00E46766">
            <w:pPr>
              <w:rPr>
                <w:rFonts w:ascii="Times New Roman" w:hAnsi="Times New Roman"/>
                <w:b/>
                <w:bCs/>
                <w:sz w:val="16"/>
                <w:szCs w:val="16"/>
                <w:highlight w:val="lightGray"/>
              </w:rPr>
            </w:pPr>
            <w:r w:rsidRPr="00E46766">
              <w:rPr>
                <w:sz w:val="16"/>
                <w:szCs w:val="16"/>
              </w:rPr>
              <w:t>A</w:t>
            </w:r>
          </w:p>
        </w:tc>
        <w:tc>
          <w:tcPr>
            <w:tcW w:w="794" w:type="dxa"/>
          </w:tcPr>
          <w:p w14:paraId="101F1998" w14:textId="1C147C4B"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14259B9C" w14:textId="58F11D04"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01CF7CC7" w14:textId="34F2FF24" w:rsidR="00E46766" w:rsidRPr="00E46766" w:rsidRDefault="00E46766" w:rsidP="00E46766">
            <w:pPr>
              <w:rPr>
                <w:rFonts w:ascii="Times New Roman" w:hAnsi="Times New Roman"/>
                <w:b/>
                <w:bCs/>
                <w:sz w:val="16"/>
                <w:szCs w:val="16"/>
                <w:highlight w:val="lightGray"/>
              </w:rPr>
            </w:pPr>
            <w:r w:rsidRPr="00E46766">
              <w:rPr>
                <w:sz w:val="16"/>
                <w:szCs w:val="16"/>
              </w:rPr>
              <w:t>R1-1807589</w:t>
            </w:r>
          </w:p>
        </w:tc>
        <w:tc>
          <w:tcPr>
            <w:tcW w:w="1393" w:type="dxa"/>
          </w:tcPr>
          <w:p w14:paraId="0FF28E40" w14:textId="6932D600" w:rsidR="00E46766" w:rsidRPr="00E46766" w:rsidRDefault="00E46766" w:rsidP="00E46766">
            <w:pPr>
              <w:rPr>
                <w:rFonts w:ascii="Times New Roman" w:hAnsi="Times New Roman"/>
                <w:b/>
                <w:bCs/>
                <w:sz w:val="16"/>
                <w:szCs w:val="16"/>
                <w:highlight w:val="lightGray"/>
              </w:rPr>
            </w:pPr>
            <w:r w:rsidRPr="00E46766">
              <w:rPr>
                <w:sz w:val="16"/>
                <w:szCs w:val="16"/>
              </w:rPr>
              <w:t>Qualcomm Incorporated</w:t>
            </w:r>
          </w:p>
        </w:tc>
        <w:tc>
          <w:tcPr>
            <w:tcW w:w="2416" w:type="dxa"/>
          </w:tcPr>
          <w:p w14:paraId="6747EA51" w14:textId="5E48BA9B" w:rsidR="00E46766" w:rsidRPr="00E46766" w:rsidRDefault="00E46766" w:rsidP="00E46766">
            <w:pPr>
              <w:rPr>
                <w:rFonts w:ascii="Times New Roman" w:hAnsi="Times New Roman"/>
                <w:b/>
                <w:bCs/>
                <w:sz w:val="16"/>
                <w:szCs w:val="16"/>
                <w:highlight w:val="lightGray"/>
              </w:rPr>
            </w:pPr>
            <w:r w:rsidRPr="00E46766">
              <w:rPr>
                <w:sz w:val="16"/>
                <w:szCs w:val="16"/>
              </w:rPr>
              <w:t>LTE_EBF_FDMIMO-Core</w:t>
            </w:r>
          </w:p>
        </w:tc>
      </w:tr>
      <w:tr w:rsidR="00E46766" w:rsidRPr="00E46766" w14:paraId="32CAA959" w14:textId="77777777" w:rsidTr="00E46766">
        <w:trPr>
          <w:trHeight w:val="20"/>
          <w:jc w:val="center"/>
        </w:trPr>
        <w:tc>
          <w:tcPr>
            <w:tcW w:w="800" w:type="dxa"/>
          </w:tcPr>
          <w:p w14:paraId="719ABB36" w14:textId="272BA8C6" w:rsidR="00E46766" w:rsidRPr="00E46766" w:rsidRDefault="00E46766" w:rsidP="00E46766">
            <w:pPr>
              <w:rPr>
                <w:rFonts w:ascii="Times New Roman" w:hAnsi="Times New Roman"/>
                <w:b/>
                <w:bCs/>
                <w:sz w:val="16"/>
                <w:szCs w:val="16"/>
                <w:highlight w:val="lightGray"/>
              </w:rPr>
            </w:pPr>
            <w:r w:rsidRPr="00E46766">
              <w:rPr>
                <w:sz w:val="16"/>
                <w:szCs w:val="16"/>
              </w:rPr>
              <w:t>36.211</w:t>
            </w:r>
          </w:p>
        </w:tc>
        <w:tc>
          <w:tcPr>
            <w:tcW w:w="616" w:type="dxa"/>
          </w:tcPr>
          <w:p w14:paraId="580D059F" w14:textId="50F66CF3" w:rsidR="00E46766" w:rsidRPr="00E46766" w:rsidRDefault="00E46766" w:rsidP="00E46766">
            <w:pPr>
              <w:rPr>
                <w:rFonts w:ascii="Times New Roman" w:hAnsi="Times New Roman"/>
                <w:b/>
                <w:bCs/>
                <w:sz w:val="16"/>
                <w:szCs w:val="16"/>
                <w:highlight w:val="lightGray"/>
              </w:rPr>
            </w:pPr>
            <w:r w:rsidRPr="00E46766">
              <w:rPr>
                <w:sz w:val="16"/>
                <w:szCs w:val="16"/>
              </w:rPr>
              <w:t>449</w:t>
            </w:r>
          </w:p>
        </w:tc>
        <w:tc>
          <w:tcPr>
            <w:tcW w:w="550" w:type="dxa"/>
          </w:tcPr>
          <w:p w14:paraId="069D7A1C" w14:textId="18BE88E3"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62623360" w14:textId="60962170"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6C59D459" w14:textId="7A8DAFA2" w:rsidR="00E46766" w:rsidRPr="00E46766" w:rsidRDefault="00E46766" w:rsidP="00E46766">
            <w:pPr>
              <w:rPr>
                <w:rFonts w:ascii="Times New Roman" w:hAnsi="Times New Roman"/>
                <w:b/>
                <w:bCs/>
                <w:sz w:val="16"/>
                <w:szCs w:val="16"/>
                <w:highlight w:val="lightGray"/>
              </w:rPr>
            </w:pPr>
            <w:r w:rsidRPr="00E46766">
              <w:rPr>
                <w:sz w:val="16"/>
                <w:szCs w:val="16"/>
              </w:rPr>
              <w:t>Correction on layer-to-port mapping for feCoMP</w:t>
            </w:r>
          </w:p>
        </w:tc>
        <w:tc>
          <w:tcPr>
            <w:tcW w:w="528" w:type="dxa"/>
          </w:tcPr>
          <w:p w14:paraId="4D343871" w14:textId="2897D3E9"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67662648" w14:textId="63A96770"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54D79330" w14:textId="74F20CB3"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6D367C04" w14:textId="04DE2724" w:rsidR="00E46766" w:rsidRPr="00E46766" w:rsidRDefault="00E46766" w:rsidP="00E46766">
            <w:pPr>
              <w:rPr>
                <w:rFonts w:ascii="Times New Roman" w:hAnsi="Times New Roman"/>
                <w:b/>
                <w:bCs/>
                <w:sz w:val="16"/>
                <w:szCs w:val="16"/>
                <w:highlight w:val="lightGray"/>
              </w:rPr>
            </w:pPr>
            <w:r w:rsidRPr="00E46766">
              <w:rPr>
                <w:sz w:val="16"/>
                <w:szCs w:val="16"/>
              </w:rPr>
              <w:t>R1-1807943</w:t>
            </w:r>
          </w:p>
        </w:tc>
        <w:tc>
          <w:tcPr>
            <w:tcW w:w="1393" w:type="dxa"/>
          </w:tcPr>
          <w:p w14:paraId="5E408EA7" w14:textId="59904A25" w:rsidR="00E46766" w:rsidRPr="00E46766" w:rsidRDefault="00E46766" w:rsidP="00E46766">
            <w:pPr>
              <w:rPr>
                <w:rFonts w:ascii="Times New Roman" w:hAnsi="Times New Roman"/>
                <w:b/>
                <w:bCs/>
                <w:sz w:val="16"/>
                <w:szCs w:val="16"/>
                <w:highlight w:val="lightGray"/>
              </w:rPr>
            </w:pPr>
            <w:r w:rsidRPr="00E46766">
              <w:rPr>
                <w:sz w:val="16"/>
                <w:szCs w:val="16"/>
              </w:rPr>
              <w:t>Ericsson</w:t>
            </w:r>
          </w:p>
        </w:tc>
        <w:tc>
          <w:tcPr>
            <w:tcW w:w="2416" w:type="dxa"/>
          </w:tcPr>
          <w:p w14:paraId="6DAD7767" w14:textId="0F7964E1" w:rsidR="00E46766" w:rsidRPr="00E46766" w:rsidRDefault="00E46766" w:rsidP="00E46766">
            <w:pPr>
              <w:rPr>
                <w:rFonts w:ascii="Times New Roman" w:hAnsi="Times New Roman"/>
                <w:b/>
                <w:bCs/>
                <w:sz w:val="16"/>
                <w:szCs w:val="16"/>
                <w:highlight w:val="lightGray"/>
              </w:rPr>
            </w:pPr>
            <w:r w:rsidRPr="00E46766">
              <w:rPr>
                <w:sz w:val="16"/>
                <w:szCs w:val="16"/>
              </w:rPr>
              <w:t>feCOMP_LTE-Core</w:t>
            </w:r>
          </w:p>
        </w:tc>
      </w:tr>
      <w:tr w:rsidR="00E46766" w:rsidRPr="00E46766" w14:paraId="3A7006CE" w14:textId="77777777" w:rsidTr="00E46766">
        <w:trPr>
          <w:trHeight w:val="20"/>
          <w:jc w:val="center"/>
        </w:trPr>
        <w:tc>
          <w:tcPr>
            <w:tcW w:w="800" w:type="dxa"/>
          </w:tcPr>
          <w:p w14:paraId="23CF89C9" w14:textId="3F1FD3BF"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6BE59E50" w14:textId="430B0F38" w:rsidR="00E46766" w:rsidRPr="00E46766" w:rsidRDefault="00E46766" w:rsidP="00E46766">
            <w:pPr>
              <w:rPr>
                <w:rFonts w:ascii="Times New Roman" w:hAnsi="Times New Roman"/>
                <w:b/>
                <w:bCs/>
                <w:sz w:val="16"/>
                <w:szCs w:val="16"/>
                <w:highlight w:val="lightGray"/>
              </w:rPr>
            </w:pPr>
            <w:r w:rsidRPr="00E46766">
              <w:rPr>
                <w:sz w:val="16"/>
                <w:szCs w:val="16"/>
              </w:rPr>
              <w:t>1106</w:t>
            </w:r>
          </w:p>
        </w:tc>
        <w:tc>
          <w:tcPr>
            <w:tcW w:w="550" w:type="dxa"/>
          </w:tcPr>
          <w:p w14:paraId="62F7490A" w14:textId="1A53A01A"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43B9E6B7" w14:textId="1531C73C"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4DD4CB67" w14:textId="31B50EB5" w:rsidR="00E46766" w:rsidRPr="00E46766" w:rsidRDefault="00E46766" w:rsidP="00E46766">
            <w:pPr>
              <w:rPr>
                <w:rFonts w:ascii="Times New Roman" w:hAnsi="Times New Roman"/>
                <w:b/>
                <w:bCs/>
                <w:sz w:val="16"/>
                <w:szCs w:val="16"/>
                <w:highlight w:val="lightGray"/>
              </w:rPr>
            </w:pPr>
            <w:r w:rsidRPr="00E46766">
              <w:rPr>
                <w:sz w:val="16"/>
                <w:szCs w:val="16"/>
              </w:rPr>
              <w:t>Corrections to feCoMP in 36.213, s06-s07</w:t>
            </w:r>
          </w:p>
        </w:tc>
        <w:tc>
          <w:tcPr>
            <w:tcW w:w="528" w:type="dxa"/>
          </w:tcPr>
          <w:p w14:paraId="778C0ED9" w14:textId="0A01FB4A"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53229244" w14:textId="09120EF1"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70522938" w14:textId="14D3EADA"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1B04467A" w14:textId="20E5629F" w:rsidR="00E46766" w:rsidRPr="00E46766" w:rsidRDefault="00E46766" w:rsidP="00E46766">
            <w:pPr>
              <w:rPr>
                <w:rFonts w:ascii="Times New Roman" w:hAnsi="Times New Roman"/>
                <w:b/>
                <w:bCs/>
                <w:sz w:val="16"/>
                <w:szCs w:val="16"/>
                <w:highlight w:val="lightGray"/>
              </w:rPr>
            </w:pPr>
            <w:r w:rsidRPr="00E46766">
              <w:rPr>
                <w:sz w:val="16"/>
                <w:szCs w:val="16"/>
              </w:rPr>
              <w:t>R1-1807933</w:t>
            </w:r>
          </w:p>
        </w:tc>
        <w:tc>
          <w:tcPr>
            <w:tcW w:w="1393" w:type="dxa"/>
          </w:tcPr>
          <w:p w14:paraId="0E1076FD" w14:textId="1B0534CC" w:rsidR="00E46766" w:rsidRPr="00E46766" w:rsidRDefault="00E46766" w:rsidP="00E46766">
            <w:pPr>
              <w:rPr>
                <w:rFonts w:ascii="Times New Roman" w:hAnsi="Times New Roman"/>
                <w:b/>
                <w:bCs/>
                <w:sz w:val="16"/>
                <w:szCs w:val="16"/>
                <w:highlight w:val="lightGray"/>
              </w:rPr>
            </w:pPr>
            <w:r w:rsidRPr="00E46766">
              <w:rPr>
                <w:sz w:val="16"/>
                <w:szCs w:val="16"/>
              </w:rPr>
              <w:t>Motorola Mobility</w:t>
            </w:r>
          </w:p>
        </w:tc>
        <w:tc>
          <w:tcPr>
            <w:tcW w:w="2416" w:type="dxa"/>
          </w:tcPr>
          <w:p w14:paraId="28B17206" w14:textId="31C73114" w:rsidR="00E46766" w:rsidRPr="00E46766" w:rsidRDefault="00E46766" w:rsidP="00E46766">
            <w:pPr>
              <w:rPr>
                <w:rFonts w:ascii="Times New Roman" w:hAnsi="Times New Roman"/>
                <w:b/>
                <w:bCs/>
                <w:sz w:val="16"/>
                <w:szCs w:val="16"/>
                <w:highlight w:val="lightGray"/>
              </w:rPr>
            </w:pPr>
            <w:r w:rsidRPr="00E46766">
              <w:rPr>
                <w:sz w:val="16"/>
                <w:szCs w:val="16"/>
              </w:rPr>
              <w:t>feCOMP_LTE-Core</w:t>
            </w:r>
          </w:p>
        </w:tc>
      </w:tr>
      <w:tr w:rsidR="00E46766" w:rsidRPr="00407616" w14:paraId="04B75D8F" w14:textId="77777777" w:rsidTr="00E46766">
        <w:trPr>
          <w:trHeight w:val="20"/>
          <w:jc w:val="center"/>
        </w:trPr>
        <w:tc>
          <w:tcPr>
            <w:tcW w:w="800" w:type="dxa"/>
          </w:tcPr>
          <w:p w14:paraId="76C1D045" w14:textId="41B2A43B"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045FD331" w14:textId="7D534EB6" w:rsidR="00E46766" w:rsidRPr="00E46766" w:rsidRDefault="00E46766" w:rsidP="00E46766">
            <w:pPr>
              <w:rPr>
                <w:rFonts w:ascii="Times New Roman" w:hAnsi="Times New Roman"/>
                <w:b/>
                <w:bCs/>
                <w:sz w:val="16"/>
                <w:szCs w:val="16"/>
                <w:highlight w:val="lightGray"/>
              </w:rPr>
            </w:pPr>
            <w:r w:rsidRPr="00E46766">
              <w:rPr>
                <w:sz w:val="16"/>
                <w:szCs w:val="16"/>
              </w:rPr>
              <w:t>1093</w:t>
            </w:r>
          </w:p>
        </w:tc>
        <w:tc>
          <w:tcPr>
            <w:tcW w:w="550" w:type="dxa"/>
          </w:tcPr>
          <w:p w14:paraId="6B35B678" w14:textId="7FFF8FCE"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06A6183A" w14:textId="0A3CBD10" w:rsidR="00E46766" w:rsidRPr="00E46766" w:rsidRDefault="00E46766" w:rsidP="00E46766">
            <w:pPr>
              <w:rPr>
                <w:rFonts w:ascii="Times New Roman" w:hAnsi="Times New Roman"/>
                <w:b/>
                <w:bCs/>
                <w:sz w:val="16"/>
                <w:szCs w:val="16"/>
                <w:highlight w:val="lightGray"/>
              </w:rPr>
            </w:pPr>
            <w:r w:rsidRPr="00E46766">
              <w:rPr>
                <w:sz w:val="16"/>
                <w:szCs w:val="16"/>
              </w:rPr>
              <w:t>Rel-14</w:t>
            </w:r>
          </w:p>
        </w:tc>
        <w:tc>
          <w:tcPr>
            <w:tcW w:w="3897" w:type="dxa"/>
          </w:tcPr>
          <w:p w14:paraId="2CFC1BA6" w14:textId="572DBF97" w:rsidR="00E46766" w:rsidRPr="00E46766" w:rsidRDefault="00E46766" w:rsidP="00E46766">
            <w:pPr>
              <w:rPr>
                <w:rFonts w:ascii="Times New Roman" w:hAnsi="Times New Roman"/>
                <w:b/>
                <w:bCs/>
                <w:sz w:val="16"/>
                <w:szCs w:val="16"/>
                <w:highlight w:val="lightGray"/>
              </w:rPr>
            </w:pPr>
            <w:r w:rsidRPr="00E46766">
              <w:rPr>
                <w:sz w:val="16"/>
                <w:szCs w:val="16"/>
              </w:rPr>
              <w:t>Correction on RV determination for eVoLTE</w:t>
            </w:r>
          </w:p>
        </w:tc>
        <w:tc>
          <w:tcPr>
            <w:tcW w:w="528" w:type="dxa"/>
          </w:tcPr>
          <w:p w14:paraId="5EBD7A15" w14:textId="111BE737"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26015C1C" w14:textId="7681D6E9" w:rsidR="00E46766" w:rsidRPr="00E46766" w:rsidRDefault="00E46766" w:rsidP="00E46766">
            <w:pPr>
              <w:rPr>
                <w:rFonts w:ascii="Times New Roman" w:hAnsi="Times New Roman"/>
                <w:b/>
                <w:bCs/>
                <w:sz w:val="16"/>
                <w:szCs w:val="16"/>
                <w:highlight w:val="lightGray"/>
              </w:rPr>
            </w:pPr>
            <w:r w:rsidRPr="00E46766">
              <w:rPr>
                <w:sz w:val="16"/>
                <w:szCs w:val="16"/>
              </w:rPr>
              <w:t>14.6.0</w:t>
            </w:r>
          </w:p>
        </w:tc>
        <w:tc>
          <w:tcPr>
            <w:tcW w:w="1055" w:type="dxa"/>
          </w:tcPr>
          <w:p w14:paraId="1D3767E7" w14:textId="6E1E8FBE"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7199D890" w14:textId="257D69D4" w:rsidR="00E46766" w:rsidRPr="00E46766" w:rsidRDefault="00E46766" w:rsidP="00E46766">
            <w:pPr>
              <w:rPr>
                <w:rFonts w:ascii="Times New Roman" w:hAnsi="Times New Roman"/>
                <w:b/>
                <w:bCs/>
                <w:sz w:val="16"/>
                <w:szCs w:val="16"/>
                <w:highlight w:val="lightGray"/>
              </w:rPr>
            </w:pPr>
            <w:r w:rsidRPr="00E46766">
              <w:rPr>
                <w:sz w:val="16"/>
                <w:szCs w:val="16"/>
              </w:rPr>
              <w:t>R1-1807448</w:t>
            </w:r>
          </w:p>
        </w:tc>
        <w:tc>
          <w:tcPr>
            <w:tcW w:w="1393" w:type="dxa"/>
          </w:tcPr>
          <w:p w14:paraId="36160FBD" w14:textId="5751C2F4" w:rsidR="00E46766" w:rsidRPr="00E46766" w:rsidRDefault="00E46766" w:rsidP="00E46766">
            <w:pPr>
              <w:rPr>
                <w:rFonts w:ascii="Times New Roman" w:hAnsi="Times New Roman"/>
                <w:b/>
                <w:bCs/>
                <w:sz w:val="16"/>
                <w:szCs w:val="16"/>
                <w:highlight w:val="lightGray"/>
              </w:rPr>
            </w:pPr>
            <w:r w:rsidRPr="00E46766">
              <w:rPr>
                <w:sz w:val="16"/>
                <w:szCs w:val="16"/>
              </w:rPr>
              <w:t>Huawei, HiSilicon, CMCC</w:t>
            </w:r>
          </w:p>
        </w:tc>
        <w:tc>
          <w:tcPr>
            <w:tcW w:w="2416" w:type="dxa"/>
          </w:tcPr>
          <w:p w14:paraId="07669038" w14:textId="76B0FBC8" w:rsidR="00E46766" w:rsidRPr="00794262" w:rsidRDefault="00E46766" w:rsidP="00E46766">
            <w:pPr>
              <w:rPr>
                <w:rFonts w:ascii="Times New Roman" w:hAnsi="Times New Roman"/>
                <w:b/>
                <w:bCs/>
                <w:sz w:val="16"/>
                <w:szCs w:val="16"/>
                <w:highlight w:val="lightGray"/>
                <w:lang w:val="fr-FR"/>
              </w:rPr>
            </w:pPr>
            <w:r w:rsidRPr="00794262">
              <w:rPr>
                <w:sz w:val="16"/>
                <w:szCs w:val="16"/>
                <w:lang w:val="fr-FR"/>
              </w:rPr>
              <w:t>LTE_VoLTE_ViLTE_enh-Core</w:t>
            </w:r>
          </w:p>
        </w:tc>
      </w:tr>
      <w:tr w:rsidR="00E46766" w:rsidRPr="00407616" w14:paraId="6A788009" w14:textId="77777777" w:rsidTr="00E46766">
        <w:trPr>
          <w:trHeight w:val="20"/>
          <w:jc w:val="center"/>
        </w:trPr>
        <w:tc>
          <w:tcPr>
            <w:tcW w:w="800" w:type="dxa"/>
          </w:tcPr>
          <w:p w14:paraId="098CE6AF" w14:textId="7EB80C22"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7D7A6FBB" w14:textId="75B66484" w:rsidR="00E46766" w:rsidRPr="00E46766" w:rsidRDefault="00E46766" w:rsidP="00E46766">
            <w:pPr>
              <w:rPr>
                <w:rFonts w:ascii="Times New Roman" w:hAnsi="Times New Roman"/>
                <w:b/>
                <w:bCs/>
                <w:sz w:val="16"/>
                <w:szCs w:val="16"/>
                <w:highlight w:val="lightGray"/>
              </w:rPr>
            </w:pPr>
            <w:r w:rsidRPr="00E46766">
              <w:rPr>
                <w:sz w:val="16"/>
                <w:szCs w:val="16"/>
              </w:rPr>
              <w:t>1094</w:t>
            </w:r>
          </w:p>
        </w:tc>
        <w:tc>
          <w:tcPr>
            <w:tcW w:w="550" w:type="dxa"/>
          </w:tcPr>
          <w:p w14:paraId="5D1D66EC" w14:textId="713B1901"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4C024DAA" w14:textId="033B41B7"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0F6A5C1C" w14:textId="1354B0D2" w:rsidR="00E46766" w:rsidRPr="00E46766" w:rsidRDefault="00E46766" w:rsidP="00E46766">
            <w:pPr>
              <w:rPr>
                <w:rFonts w:ascii="Times New Roman" w:hAnsi="Times New Roman"/>
                <w:b/>
                <w:bCs/>
                <w:sz w:val="16"/>
                <w:szCs w:val="16"/>
                <w:highlight w:val="lightGray"/>
              </w:rPr>
            </w:pPr>
            <w:r w:rsidRPr="00E46766">
              <w:rPr>
                <w:sz w:val="16"/>
                <w:szCs w:val="16"/>
              </w:rPr>
              <w:t>Correction on RV determination for eVoLTE</w:t>
            </w:r>
          </w:p>
        </w:tc>
        <w:tc>
          <w:tcPr>
            <w:tcW w:w="528" w:type="dxa"/>
          </w:tcPr>
          <w:p w14:paraId="7E5C607B" w14:textId="331029A1" w:rsidR="00E46766" w:rsidRPr="00E46766" w:rsidRDefault="00E46766" w:rsidP="00E46766">
            <w:pPr>
              <w:rPr>
                <w:rFonts w:ascii="Times New Roman" w:hAnsi="Times New Roman"/>
                <w:b/>
                <w:bCs/>
                <w:sz w:val="16"/>
                <w:szCs w:val="16"/>
                <w:highlight w:val="lightGray"/>
              </w:rPr>
            </w:pPr>
            <w:r w:rsidRPr="00E46766">
              <w:rPr>
                <w:sz w:val="16"/>
                <w:szCs w:val="16"/>
              </w:rPr>
              <w:t>A</w:t>
            </w:r>
          </w:p>
        </w:tc>
        <w:tc>
          <w:tcPr>
            <w:tcW w:w="794" w:type="dxa"/>
          </w:tcPr>
          <w:p w14:paraId="38EE455F" w14:textId="0E19DEF5"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27E81C90" w14:textId="118B0BD6"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0E9C8BFE" w14:textId="1E51D860" w:rsidR="00E46766" w:rsidRPr="00E46766" w:rsidRDefault="00E46766" w:rsidP="00E46766">
            <w:pPr>
              <w:rPr>
                <w:rFonts w:ascii="Times New Roman" w:hAnsi="Times New Roman"/>
                <w:b/>
                <w:bCs/>
                <w:sz w:val="16"/>
                <w:szCs w:val="16"/>
                <w:highlight w:val="lightGray"/>
              </w:rPr>
            </w:pPr>
            <w:r w:rsidRPr="00E46766">
              <w:rPr>
                <w:sz w:val="16"/>
                <w:szCs w:val="16"/>
              </w:rPr>
              <w:t>R1-1807449</w:t>
            </w:r>
          </w:p>
        </w:tc>
        <w:tc>
          <w:tcPr>
            <w:tcW w:w="1393" w:type="dxa"/>
          </w:tcPr>
          <w:p w14:paraId="26B35449" w14:textId="44E6A73A" w:rsidR="00E46766" w:rsidRPr="00E46766" w:rsidRDefault="00E46766" w:rsidP="00E46766">
            <w:pPr>
              <w:rPr>
                <w:rFonts w:ascii="Times New Roman" w:hAnsi="Times New Roman"/>
                <w:b/>
                <w:bCs/>
                <w:sz w:val="16"/>
                <w:szCs w:val="16"/>
                <w:highlight w:val="lightGray"/>
              </w:rPr>
            </w:pPr>
            <w:r w:rsidRPr="00E46766">
              <w:rPr>
                <w:sz w:val="16"/>
                <w:szCs w:val="16"/>
              </w:rPr>
              <w:t>Huawei, HiSilicon, CMCC</w:t>
            </w:r>
          </w:p>
        </w:tc>
        <w:tc>
          <w:tcPr>
            <w:tcW w:w="2416" w:type="dxa"/>
          </w:tcPr>
          <w:p w14:paraId="48B53329" w14:textId="5FAA396E" w:rsidR="00E46766" w:rsidRPr="00E46766" w:rsidRDefault="00E46766" w:rsidP="00E46766">
            <w:pPr>
              <w:rPr>
                <w:rFonts w:ascii="Times New Roman" w:hAnsi="Times New Roman"/>
                <w:b/>
                <w:bCs/>
                <w:sz w:val="16"/>
                <w:szCs w:val="16"/>
                <w:highlight w:val="lightGray"/>
                <w:lang w:val="fr-FR"/>
              </w:rPr>
            </w:pPr>
            <w:r w:rsidRPr="00794262">
              <w:rPr>
                <w:sz w:val="16"/>
                <w:szCs w:val="16"/>
                <w:lang w:val="fr-FR"/>
              </w:rPr>
              <w:t>LTE_VoLTE_ViLTE_enh-Core</w:t>
            </w:r>
          </w:p>
        </w:tc>
      </w:tr>
      <w:tr w:rsidR="00E46766" w:rsidRPr="00E46766" w14:paraId="7F74A0ED" w14:textId="77777777" w:rsidTr="00E46766">
        <w:trPr>
          <w:trHeight w:val="20"/>
          <w:jc w:val="center"/>
        </w:trPr>
        <w:tc>
          <w:tcPr>
            <w:tcW w:w="800" w:type="dxa"/>
          </w:tcPr>
          <w:p w14:paraId="2BD4D8CD" w14:textId="206A173E" w:rsidR="00E46766" w:rsidRPr="00E46766" w:rsidRDefault="00E46766" w:rsidP="00E46766">
            <w:pPr>
              <w:rPr>
                <w:rFonts w:ascii="Times New Roman" w:hAnsi="Times New Roman"/>
                <w:b/>
                <w:bCs/>
                <w:sz w:val="16"/>
                <w:szCs w:val="16"/>
                <w:highlight w:val="lightGray"/>
              </w:rPr>
            </w:pPr>
            <w:r w:rsidRPr="00E46766">
              <w:rPr>
                <w:sz w:val="16"/>
                <w:szCs w:val="16"/>
              </w:rPr>
              <w:t>36.211</w:t>
            </w:r>
          </w:p>
        </w:tc>
        <w:tc>
          <w:tcPr>
            <w:tcW w:w="616" w:type="dxa"/>
          </w:tcPr>
          <w:p w14:paraId="1F8DE9CC" w14:textId="210A56AE" w:rsidR="00E46766" w:rsidRPr="00E46766" w:rsidRDefault="00E46766" w:rsidP="00E46766">
            <w:pPr>
              <w:rPr>
                <w:rFonts w:ascii="Times New Roman" w:hAnsi="Times New Roman"/>
                <w:b/>
                <w:bCs/>
                <w:sz w:val="16"/>
                <w:szCs w:val="16"/>
                <w:highlight w:val="lightGray"/>
              </w:rPr>
            </w:pPr>
            <w:r w:rsidRPr="00E46766">
              <w:rPr>
                <w:sz w:val="16"/>
                <w:szCs w:val="16"/>
              </w:rPr>
              <w:t>440</w:t>
            </w:r>
          </w:p>
        </w:tc>
        <w:tc>
          <w:tcPr>
            <w:tcW w:w="550" w:type="dxa"/>
          </w:tcPr>
          <w:p w14:paraId="224EE8DD" w14:textId="24AC0AAF"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48483123" w14:textId="77229B43"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1491F72A" w14:textId="05AB4251" w:rsidR="00E46766" w:rsidRPr="00E46766" w:rsidRDefault="00E46766" w:rsidP="00E46766">
            <w:pPr>
              <w:rPr>
                <w:rFonts w:ascii="Times New Roman" w:hAnsi="Times New Roman"/>
                <w:b/>
                <w:bCs/>
                <w:sz w:val="16"/>
                <w:szCs w:val="16"/>
                <w:highlight w:val="lightGray"/>
              </w:rPr>
            </w:pPr>
            <w:r w:rsidRPr="00E46766">
              <w:rPr>
                <w:sz w:val="16"/>
                <w:szCs w:val="16"/>
              </w:rPr>
              <w:t>Corrections to sTTI and SPT implementation</w:t>
            </w:r>
          </w:p>
        </w:tc>
        <w:tc>
          <w:tcPr>
            <w:tcW w:w="528" w:type="dxa"/>
          </w:tcPr>
          <w:p w14:paraId="3EC3CBDE" w14:textId="161BE356"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7870D3AB" w14:textId="46ED1FC7"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1B754707" w14:textId="11E8DE5A"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7D328D6A" w14:textId="2DA6D9FE" w:rsidR="00E46766" w:rsidRPr="00E46766" w:rsidRDefault="00E46766" w:rsidP="00E46766">
            <w:pPr>
              <w:rPr>
                <w:rFonts w:ascii="Times New Roman" w:hAnsi="Times New Roman"/>
                <w:b/>
                <w:bCs/>
                <w:sz w:val="16"/>
                <w:szCs w:val="16"/>
                <w:highlight w:val="lightGray"/>
              </w:rPr>
            </w:pPr>
            <w:r w:rsidRPr="00E46766">
              <w:rPr>
                <w:sz w:val="16"/>
                <w:szCs w:val="16"/>
              </w:rPr>
              <w:t>R1-1807925</w:t>
            </w:r>
          </w:p>
        </w:tc>
        <w:tc>
          <w:tcPr>
            <w:tcW w:w="1393" w:type="dxa"/>
          </w:tcPr>
          <w:p w14:paraId="17680C5A" w14:textId="7505C10F" w:rsidR="00E46766" w:rsidRPr="00E46766" w:rsidRDefault="00E46766" w:rsidP="00E46766">
            <w:pPr>
              <w:rPr>
                <w:rFonts w:ascii="Times New Roman" w:hAnsi="Times New Roman"/>
                <w:b/>
                <w:bCs/>
                <w:sz w:val="16"/>
                <w:szCs w:val="16"/>
                <w:highlight w:val="lightGray"/>
              </w:rPr>
            </w:pPr>
            <w:r w:rsidRPr="00E46766">
              <w:rPr>
                <w:sz w:val="16"/>
                <w:szCs w:val="16"/>
              </w:rPr>
              <w:t>Ericsson</w:t>
            </w:r>
          </w:p>
        </w:tc>
        <w:tc>
          <w:tcPr>
            <w:tcW w:w="2416" w:type="dxa"/>
          </w:tcPr>
          <w:p w14:paraId="0DAEA174" w14:textId="78CC49D7" w:rsidR="00E46766" w:rsidRPr="00E46766" w:rsidRDefault="00E46766" w:rsidP="00E46766">
            <w:pPr>
              <w:rPr>
                <w:rFonts w:ascii="Times New Roman" w:hAnsi="Times New Roman"/>
                <w:b/>
                <w:bCs/>
                <w:sz w:val="16"/>
                <w:szCs w:val="16"/>
                <w:highlight w:val="lightGray"/>
                <w:lang w:val="fr-FR"/>
              </w:rPr>
            </w:pPr>
            <w:r w:rsidRPr="00E46766">
              <w:rPr>
                <w:sz w:val="16"/>
                <w:szCs w:val="16"/>
              </w:rPr>
              <w:t>LTE_sTTIandPT-Core</w:t>
            </w:r>
          </w:p>
        </w:tc>
      </w:tr>
      <w:tr w:rsidR="00E46766" w:rsidRPr="00E46766" w14:paraId="2349D418" w14:textId="77777777" w:rsidTr="00E46766">
        <w:trPr>
          <w:trHeight w:val="20"/>
          <w:jc w:val="center"/>
        </w:trPr>
        <w:tc>
          <w:tcPr>
            <w:tcW w:w="800" w:type="dxa"/>
          </w:tcPr>
          <w:p w14:paraId="384E905F" w14:textId="5039C4CD" w:rsidR="00E46766" w:rsidRPr="00E46766" w:rsidRDefault="00E46766" w:rsidP="00E46766">
            <w:pPr>
              <w:rPr>
                <w:rFonts w:ascii="Times New Roman" w:hAnsi="Times New Roman"/>
                <w:b/>
                <w:bCs/>
                <w:sz w:val="16"/>
                <w:szCs w:val="16"/>
                <w:highlight w:val="lightGray"/>
              </w:rPr>
            </w:pPr>
            <w:r w:rsidRPr="00E46766">
              <w:rPr>
                <w:sz w:val="16"/>
                <w:szCs w:val="16"/>
              </w:rPr>
              <w:t>36.212</w:t>
            </w:r>
          </w:p>
        </w:tc>
        <w:tc>
          <w:tcPr>
            <w:tcW w:w="616" w:type="dxa"/>
          </w:tcPr>
          <w:p w14:paraId="3905521F" w14:textId="533FC483" w:rsidR="00E46766" w:rsidRPr="00E46766" w:rsidRDefault="00E46766" w:rsidP="00E46766">
            <w:pPr>
              <w:rPr>
                <w:rFonts w:ascii="Times New Roman" w:hAnsi="Times New Roman"/>
                <w:b/>
                <w:bCs/>
                <w:sz w:val="16"/>
                <w:szCs w:val="16"/>
                <w:highlight w:val="lightGray"/>
              </w:rPr>
            </w:pPr>
            <w:r w:rsidRPr="00E46766">
              <w:rPr>
                <w:sz w:val="16"/>
                <w:szCs w:val="16"/>
              </w:rPr>
              <w:t>280</w:t>
            </w:r>
          </w:p>
        </w:tc>
        <w:tc>
          <w:tcPr>
            <w:tcW w:w="550" w:type="dxa"/>
          </w:tcPr>
          <w:p w14:paraId="1C2C3F4A" w14:textId="5062BFD6" w:rsidR="00E46766" w:rsidRPr="00E46766" w:rsidRDefault="00E46766" w:rsidP="00E46766">
            <w:pPr>
              <w:rPr>
                <w:rFonts w:ascii="Times New Roman" w:hAnsi="Times New Roman"/>
                <w:b/>
                <w:bCs/>
                <w:sz w:val="16"/>
                <w:szCs w:val="16"/>
                <w:highlight w:val="lightGray"/>
              </w:rPr>
            </w:pPr>
            <w:r w:rsidRPr="00E46766">
              <w:rPr>
                <w:sz w:val="16"/>
                <w:szCs w:val="16"/>
              </w:rPr>
              <w:t>2</w:t>
            </w:r>
          </w:p>
        </w:tc>
        <w:tc>
          <w:tcPr>
            <w:tcW w:w="666" w:type="dxa"/>
          </w:tcPr>
          <w:p w14:paraId="6884AD0F" w14:textId="7766644F"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44EFF49C" w14:textId="2E23164C" w:rsidR="00E46766" w:rsidRPr="00E46766" w:rsidRDefault="00E46766" w:rsidP="00E46766">
            <w:pPr>
              <w:rPr>
                <w:rFonts w:ascii="Times New Roman" w:hAnsi="Times New Roman"/>
                <w:b/>
                <w:bCs/>
                <w:sz w:val="16"/>
                <w:szCs w:val="16"/>
                <w:highlight w:val="lightGray"/>
              </w:rPr>
            </w:pPr>
            <w:r w:rsidRPr="00E46766">
              <w:rPr>
                <w:sz w:val="16"/>
                <w:szCs w:val="16"/>
              </w:rPr>
              <w:t>Corrections on shortened processing time and shortened TTI in 36 212</w:t>
            </w:r>
          </w:p>
        </w:tc>
        <w:tc>
          <w:tcPr>
            <w:tcW w:w="528" w:type="dxa"/>
          </w:tcPr>
          <w:p w14:paraId="4487EE8C" w14:textId="131B3528"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2DD73D96" w14:textId="15D30751"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35627D55" w14:textId="5BCC625A"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1E6EF78E" w14:textId="4AE5EBD0" w:rsidR="00E46766" w:rsidRPr="00E46766" w:rsidRDefault="00E46766" w:rsidP="00E46766">
            <w:pPr>
              <w:rPr>
                <w:rFonts w:ascii="Times New Roman" w:hAnsi="Times New Roman"/>
                <w:b/>
                <w:bCs/>
                <w:sz w:val="16"/>
                <w:szCs w:val="16"/>
                <w:highlight w:val="lightGray"/>
              </w:rPr>
            </w:pPr>
            <w:r w:rsidRPr="00E46766">
              <w:rPr>
                <w:sz w:val="16"/>
                <w:szCs w:val="16"/>
              </w:rPr>
              <w:t>R1-1807913</w:t>
            </w:r>
          </w:p>
        </w:tc>
        <w:tc>
          <w:tcPr>
            <w:tcW w:w="1393" w:type="dxa"/>
          </w:tcPr>
          <w:p w14:paraId="221BB59D" w14:textId="71947196" w:rsidR="00E46766" w:rsidRPr="00E46766" w:rsidRDefault="00E46766" w:rsidP="00E46766">
            <w:pPr>
              <w:rPr>
                <w:rFonts w:ascii="Times New Roman" w:hAnsi="Times New Roman"/>
                <w:b/>
                <w:bCs/>
                <w:sz w:val="16"/>
                <w:szCs w:val="16"/>
                <w:highlight w:val="lightGray"/>
              </w:rPr>
            </w:pPr>
            <w:r w:rsidRPr="00E46766">
              <w:rPr>
                <w:sz w:val="16"/>
                <w:szCs w:val="16"/>
              </w:rPr>
              <w:t>Huawei</w:t>
            </w:r>
          </w:p>
        </w:tc>
        <w:tc>
          <w:tcPr>
            <w:tcW w:w="2416" w:type="dxa"/>
          </w:tcPr>
          <w:p w14:paraId="1C131643" w14:textId="66D67E54" w:rsidR="00E46766" w:rsidRPr="00E46766" w:rsidRDefault="00E46766" w:rsidP="00E46766">
            <w:pPr>
              <w:rPr>
                <w:rFonts w:ascii="Times New Roman" w:hAnsi="Times New Roman"/>
                <w:b/>
                <w:bCs/>
                <w:sz w:val="16"/>
                <w:szCs w:val="16"/>
                <w:highlight w:val="lightGray"/>
              </w:rPr>
            </w:pPr>
            <w:r w:rsidRPr="00E46766">
              <w:rPr>
                <w:sz w:val="16"/>
                <w:szCs w:val="16"/>
              </w:rPr>
              <w:t>LTE_sTTIandPT-Core</w:t>
            </w:r>
          </w:p>
        </w:tc>
      </w:tr>
      <w:tr w:rsidR="00E46766" w:rsidRPr="00E46766" w14:paraId="16ACCE60" w14:textId="77777777" w:rsidTr="00E46766">
        <w:trPr>
          <w:trHeight w:val="20"/>
          <w:jc w:val="center"/>
        </w:trPr>
        <w:tc>
          <w:tcPr>
            <w:tcW w:w="800" w:type="dxa"/>
          </w:tcPr>
          <w:p w14:paraId="625A68B2" w14:textId="4DB939A7"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416F558C" w14:textId="55E58D0A" w:rsidR="00E46766" w:rsidRPr="00E46766" w:rsidRDefault="00E46766" w:rsidP="00E46766">
            <w:pPr>
              <w:rPr>
                <w:rFonts w:ascii="Times New Roman" w:hAnsi="Times New Roman"/>
                <w:b/>
                <w:bCs/>
                <w:sz w:val="16"/>
                <w:szCs w:val="16"/>
                <w:highlight w:val="lightGray"/>
              </w:rPr>
            </w:pPr>
            <w:r w:rsidRPr="00E46766">
              <w:rPr>
                <w:sz w:val="16"/>
                <w:szCs w:val="16"/>
              </w:rPr>
              <w:t>1049</w:t>
            </w:r>
          </w:p>
        </w:tc>
        <w:tc>
          <w:tcPr>
            <w:tcW w:w="550" w:type="dxa"/>
          </w:tcPr>
          <w:p w14:paraId="6731B060" w14:textId="62609C83" w:rsidR="00E46766" w:rsidRPr="00E46766" w:rsidRDefault="00E46766" w:rsidP="00E46766">
            <w:pPr>
              <w:rPr>
                <w:rFonts w:ascii="Times New Roman" w:hAnsi="Times New Roman"/>
                <w:b/>
                <w:bCs/>
                <w:sz w:val="16"/>
                <w:szCs w:val="16"/>
                <w:highlight w:val="lightGray"/>
              </w:rPr>
            </w:pPr>
            <w:r w:rsidRPr="00E46766">
              <w:rPr>
                <w:sz w:val="16"/>
                <w:szCs w:val="16"/>
              </w:rPr>
              <w:t>2</w:t>
            </w:r>
          </w:p>
        </w:tc>
        <w:tc>
          <w:tcPr>
            <w:tcW w:w="666" w:type="dxa"/>
          </w:tcPr>
          <w:p w14:paraId="78484EE1" w14:textId="2F612C4D"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0906FF2F" w14:textId="3DED503A" w:rsidR="00E46766" w:rsidRPr="00E46766" w:rsidRDefault="00E46766" w:rsidP="00E46766">
            <w:pPr>
              <w:rPr>
                <w:rFonts w:ascii="Times New Roman" w:hAnsi="Times New Roman"/>
                <w:b/>
                <w:bCs/>
                <w:sz w:val="16"/>
                <w:szCs w:val="16"/>
                <w:highlight w:val="lightGray"/>
              </w:rPr>
            </w:pPr>
            <w:r w:rsidRPr="00E46766">
              <w:rPr>
                <w:sz w:val="16"/>
                <w:szCs w:val="16"/>
              </w:rPr>
              <w:t>Corrections for shortened processing time and shortened TTI in 36.213, s00-s05</w:t>
            </w:r>
          </w:p>
        </w:tc>
        <w:tc>
          <w:tcPr>
            <w:tcW w:w="528" w:type="dxa"/>
          </w:tcPr>
          <w:p w14:paraId="6C7861D9" w14:textId="542B9B22"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614EAF60" w14:textId="27EB4DEE"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22AAE54C" w14:textId="0919707E"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112B4BE9" w14:textId="2FFD3AC3" w:rsidR="00E46766" w:rsidRPr="00E46766" w:rsidRDefault="00E46766" w:rsidP="00E46766">
            <w:pPr>
              <w:rPr>
                <w:rFonts w:ascii="Times New Roman" w:hAnsi="Times New Roman"/>
                <w:b/>
                <w:bCs/>
                <w:sz w:val="16"/>
                <w:szCs w:val="16"/>
                <w:highlight w:val="lightGray"/>
              </w:rPr>
            </w:pPr>
            <w:r w:rsidRPr="00E46766">
              <w:rPr>
                <w:sz w:val="16"/>
                <w:szCs w:val="16"/>
              </w:rPr>
              <w:t>R1-1807926</w:t>
            </w:r>
          </w:p>
        </w:tc>
        <w:tc>
          <w:tcPr>
            <w:tcW w:w="1393" w:type="dxa"/>
          </w:tcPr>
          <w:p w14:paraId="450BDF12" w14:textId="20C40C08" w:rsidR="00E46766" w:rsidRPr="00E46766" w:rsidRDefault="00E46766" w:rsidP="00E46766">
            <w:pPr>
              <w:rPr>
                <w:rFonts w:ascii="Times New Roman" w:hAnsi="Times New Roman"/>
                <w:b/>
                <w:bCs/>
                <w:sz w:val="16"/>
                <w:szCs w:val="16"/>
                <w:highlight w:val="lightGray"/>
              </w:rPr>
            </w:pPr>
            <w:r w:rsidRPr="00E46766">
              <w:rPr>
                <w:sz w:val="16"/>
                <w:szCs w:val="16"/>
              </w:rPr>
              <w:t>Motorola Mobility Germany GmbH</w:t>
            </w:r>
          </w:p>
        </w:tc>
        <w:tc>
          <w:tcPr>
            <w:tcW w:w="2416" w:type="dxa"/>
          </w:tcPr>
          <w:p w14:paraId="73797C91" w14:textId="1C0E436F" w:rsidR="00E46766" w:rsidRPr="00E46766" w:rsidRDefault="00E46766" w:rsidP="00E46766">
            <w:pPr>
              <w:rPr>
                <w:rFonts w:ascii="Times New Roman" w:hAnsi="Times New Roman"/>
                <w:b/>
                <w:bCs/>
                <w:sz w:val="16"/>
                <w:szCs w:val="16"/>
                <w:highlight w:val="lightGray"/>
              </w:rPr>
            </w:pPr>
            <w:r w:rsidRPr="00E46766">
              <w:rPr>
                <w:sz w:val="16"/>
                <w:szCs w:val="16"/>
              </w:rPr>
              <w:t>LTE_sTTIandPT-Core</w:t>
            </w:r>
          </w:p>
        </w:tc>
      </w:tr>
      <w:tr w:rsidR="00E46766" w:rsidRPr="00E46766" w14:paraId="03F05D8C" w14:textId="77777777" w:rsidTr="00E46766">
        <w:trPr>
          <w:trHeight w:val="20"/>
          <w:jc w:val="center"/>
        </w:trPr>
        <w:tc>
          <w:tcPr>
            <w:tcW w:w="800" w:type="dxa"/>
          </w:tcPr>
          <w:p w14:paraId="7E75EA8D" w14:textId="6A3DB976"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0CB40D79" w14:textId="5D00D049" w:rsidR="00E46766" w:rsidRPr="00E46766" w:rsidRDefault="00E46766" w:rsidP="00E46766">
            <w:pPr>
              <w:rPr>
                <w:rFonts w:ascii="Times New Roman" w:hAnsi="Times New Roman"/>
                <w:b/>
                <w:bCs/>
                <w:sz w:val="16"/>
                <w:szCs w:val="16"/>
                <w:highlight w:val="lightGray"/>
              </w:rPr>
            </w:pPr>
            <w:r w:rsidRPr="00E46766">
              <w:rPr>
                <w:sz w:val="16"/>
                <w:szCs w:val="16"/>
              </w:rPr>
              <w:t>1050</w:t>
            </w:r>
          </w:p>
        </w:tc>
        <w:tc>
          <w:tcPr>
            <w:tcW w:w="550" w:type="dxa"/>
          </w:tcPr>
          <w:p w14:paraId="7275A44F" w14:textId="03437A5B" w:rsidR="00E46766" w:rsidRPr="00E46766" w:rsidRDefault="00E46766" w:rsidP="00E46766">
            <w:pPr>
              <w:rPr>
                <w:rFonts w:ascii="Times New Roman" w:hAnsi="Times New Roman"/>
                <w:b/>
                <w:bCs/>
                <w:sz w:val="16"/>
                <w:szCs w:val="16"/>
                <w:highlight w:val="lightGray"/>
              </w:rPr>
            </w:pPr>
            <w:r w:rsidRPr="00E46766">
              <w:rPr>
                <w:sz w:val="16"/>
                <w:szCs w:val="16"/>
              </w:rPr>
              <w:t>2</w:t>
            </w:r>
          </w:p>
        </w:tc>
        <w:tc>
          <w:tcPr>
            <w:tcW w:w="666" w:type="dxa"/>
          </w:tcPr>
          <w:p w14:paraId="262D643C" w14:textId="4EB9B5DF"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366B1D40" w14:textId="45830A6C" w:rsidR="00E46766" w:rsidRPr="00E46766" w:rsidRDefault="00E46766" w:rsidP="00E46766">
            <w:pPr>
              <w:rPr>
                <w:rFonts w:ascii="Times New Roman" w:hAnsi="Times New Roman"/>
                <w:b/>
                <w:bCs/>
                <w:sz w:val="16"/>
                <w:szCs w:val="16"/>
                <w:highlight w:val="lightGray"/>
              </w:rPr>
            </w:pPr>
            <w:r w:rsidRPr="00E46766">
              <w:rPr>
                <w:sz w:val="16"/>
                <w:szCs w:val="16"/>
              </w:rPr>
              <w:t>Corrections for shortened processing time and shortened TTI in 36.213, s06-s07</w:t>
            </w:r>
          </w:p>
        </w:tc>
        <w:tc>
          <w:tcPr>
            <w:tcW w:w="528" w:type="dxa"/>
          </w:tcPr>
          <w:p w14:paraId="464DF6B8" w14:textId="4F33BCFB"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37FEBBD9" w14:textId="0EE5CAAB"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427946DA" w14:textId="209CC1AA"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419FFCED" w14:textId="38BE4B6F" w:rsidR="00E46766" w:rsidRPr="00E46766" w:rsidRDefault="00E46766" w:rsidP="00E46766">
            <w:pPr>
              <w:rPr>
                <w:rFonts w:ascii="Times New Roman" w:hAnsi="Times New Roman"/>
                <w:b/>
                <w:bCs/>
                <w:sz w:val="16"/>
                <w:szCs w:val="16"/>
                <w:highlight w:val="lightGray"/>
              </w:rPr>
            </w:pPr>
            <w:r w:rsidRPr="00E46766">
              <w:rPr>
                <w:sz w:val="16"/>
                <w:szCs w:val="16"/>
              </w:rPr>
              <w:t>R1-1807927</w:t>
            </w:r>
          </w:p>
        </w:tc>
        <w:tc>
          <w:tcPr>
            <w:tcW w:w="1393" w:type="dxa"/>
          </w:tcPr>
          <w:p w14:paraId="31B6E0DF" w14:textId="7760AF65" w:rsidR="00E46766" w:rsidRPr="00E46766" w:rsidRDefault="00E46766" w:rsidP="00E46766">
            <w:pPr>
              <w:rPr>
                <w:rFonts w:ascii="Times New Roman" w:hAnsi="Times New Roman"/>
                <w:b/>
                <w:bCs/>
                <w:sz w:val="16"/>
                <w:szCs w:val="16"/>
                <w:highlight w:val="lightGray"/>
              </w:rPr>
            </w:pPr>
            <w:r w:rsidRPr="00E46766">
              <w:rPr>
                <w:sz w:val="16"/>
                <w:szCs w:val="16"/>
              </w:rPr>
              <w:t>Motorola Mobility Germany GmbH</w:t>
            </w:r>
          </w:p>
        </w:tc>
        <w:tc>
          <w:tcPr>
            <w:tcW w:w="2416" w:type="dxa"/>
          </w:tcPr>
          <w:p w14:paraId="4FDD9D82" w14:textId="5335C03C" w:rsidR="00E46766" w:rsidRPr="00E46766" w:rsidRDefault="00E46766" w:rsidP="00E46766">
            <w:pPr>
              <w:rPr>
                <w:rFonts w:ascii="Times New Roman" w:hAnsi="Times New Roman"/>
                <w:b/>
                <w:bCs/>
                <w:sz w:val="16"/>
                <w:szCs w:val="16"/>
                <w:highlight w:val="lightGray"/>
              </w:rPr>
            </w:pPr>
            <w:r w:rsidRPr="00E46766">
              <w:rPr>
                <w:sz w:val="16"/>
                <w:szCs w:val="16"/>
              </w:rPr>
              <w:t>LTE_sTTIandPT-Core</w:t>
            </w:r>
          </w:p>
        </w:tc>
      </w:tr>
      <w:tr w:rsidR="00E46766" w:rsidRPr="00E46766" w14:paraId="077E4E1A" w14:textId="77777777" w:rsidTr="00E46766">
        <w:trPr>
          <w:trHeight w:val="20"/>
          <w:jc w:val="center"/>
        </w:trPr>
        <w:tc>
          <w:tcPr>
            <w:tcW w:w="800" w:type="dxa"/>
          </w:tcPr>
          <w:p w14:paraId="374164C1" w14:textId="501C9217"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62C30FFC" w14:textId="731D6374" w:rsidR="00E46766" w:rsidRPr="00E46766" w:rsidRDefault="00E46766" w:rsidP="00E46766">
            <w:pPr>
              <w:rPr>
                <w:rFonts w:ascii="Times New Roman" w:hAnsi="Times New Roman"/>
                <w:b/>
                <w:bCs/>
                <w:sz w:val="16"/>
                <w:szCs w:val="16"/>
                <w:highlight w:val="lightGray"/>
              </w:rPr>
            </w:pPr>
            <w:r w:rsidRPr="00E46766">
              <w:rPr>
                <w:sz w:val="16"/>
                <w:szCs w:val="16"/>
              </w:rPr>
              <w:t>1051</w:t>
            </w:r>
          </w:p>
        </w:tc>
        <w:tc>
          <w:tcPr>
            <w:tcW w:w="550" w:type="dxa"/>
          </w:tcPr>
          <w:p w14:paraId="70492883" w14:textId="497D56F2" w:rsidR="00E46766" w:rsidRPr="00E46766" w:rsidRDefault="00E46766" w:rsidP="00E46766">
            <w:pPr>
              <w:rPr>
                <w:rFonts w:ascii="Times New Roman" w:hAnsi="Times New Roman"/>
                <w:b/>
                <w:bCs/>
                <w:sz w:val="16"/>
                <w:szCs w:val="16"/>
                <w:highlight w:val="lightGray"/>
              </w:rPr>
            </w:pPr>
            <w:r w:rsidRPr="00E46766">
              <w:rPr>
                <w:sz w:val="16"/>
                <w:szCs w:val="16"/>
              </w:rPr>
              <w:t>2</w:t>
            </w:r>
          </w:p>
        </w:tc>
        <w:tc>
          <w:tcPr>
            <w:tcW w:w="666" w:type="dxa"/>
          </w:tcPr>
          <w:p w14:paraId="41A40DFE" w14:textId="687D5ADA"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4DB9B266" w14:textId="2C134E57" w:rsidR="00E46766" w:rsidRPr="00E46766" w:rsidRDefault="00E46766" w:rsidP="00E46766">
            <w:pPr>
              <w:rPr>
                <w:rFonts w:ascii="Times New Roman" w:hAnsi="Times New Roman"/>
                <w:b/>
                <w:bCs/>
                <w:sz w:val="16"/>
                <w:szCs w:val="16"/>
                <w:highlight w:val="lightGray"/>
              </w:rPr>
            </w:pPr>
            <w:r w:rsidRPr="00E46766">
              <w:rPr>
                <w:sz w:val="16"/>
                <w:szCs w:val="16"/>
              </w:rPr>
              <w:t>Corrections for shortened processing time and shortened TTI in 36.213, s10-s13</w:t>
            </w:r>
          </w:p>
        </w:tc>
        <w:tc>
          <w:tcPr>
            <w:tcW w:w="528" w:type="dxa"/>
          </w:tcPr>
          <w:p w14:paraId="67FDC6D3" w14:textId="7BB11DB8"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0DC16958" w14:textId="54CE0BEF"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4FF2FC88" w14:textId="7FACC5D5"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37CEC3A6" w14:textId="222E7FCE" w:rsidR="00E46766" w:rsidRPr="00E46766" w:rsidRDefault="00E46766" w:rsidP="00E46766">
            <w:pPr>
              <w:rPr>
                <w:rFonts w:ascii="Times New Roman" w:hAnsi="Times New Roman"/>
                <w:b/>
                <w:bCs/>
                <w:sz w:val="16"/>
                <w:szCs w:val="16"/>
                <w:highlight w:val="lightGray"/>
              </w:rPr>
            </w:pPr>
            <w:r w:rsidRPr="00E46766">
              <w:rPr>
                <w:sz w:val="16"/>
                <w:szCs w:val="16"/>
              </w:rPr>
              <w:t>R1-1807928</w:t>
            </w:r>
          </w:p>
        </w:tc>
        <w:tc>
          <w:tcPr>
            <w:tcW w:w="1393" w:type="dxa"/>
          </w:tcPr>
          <w:p w14:paraId="123493C5" w14:textId="6CE9CC63" w:rsidR="00E46766" w:rsidRPr="00E46766" w:rsidRDefault="00E46766" w:rsidP="00E46766">
            <w:pPr>
              <w:rPr>
                <w:rFonts w:ascii="Times New Roman" w:hAnsi="Times New Roman"/>
                <w:b/>
                <w:bCs/>
                <w:sz w:val="16"/>
                <w:szCs w:val="16"/>
                <w:highlight w:val="lightGray"/>
              </w:rPr>
            </w:pPr>
            <w:r w:rsidRPr="00E46766">
              <w:rPr>
                <w:sz w:val="16"/>
                <w:szCs w:val="16"/>
              </w:rPr>
              <w:t>Motorola Mobility Germany GmbH</w:t>
            </w:r>
          </w:p>
        </w:tc>
        <w:tc>
          <w:tcPr>
            <w:tcW w:w="2416" w:type="dxa"/>
          </w:tcPr>
          <w:p w14:paraId="0615A597" w14:textId="6052E7E6" w:rsidR="00E46766" w:rsidRPr="00E46766" w:rsidRDefault="00E46766" w:rsidP="00E46766">
            <w:pPr>
              <w:rPr>
                <w:rFonts w:ascii="Times New Roman" w:hAnsi="Times New Roman"/>
                <w:b/>
                <w:bCs/>
                <w:sz w:val="16"/>
                <w:szCs w:val="16"/>
                <w:highlight w:val="lightGray"/>
              </w:rPr>
            </w:pPr>
            <w:r w:rsidRPr="00E46766">
              <w:rPr>
                <w:sz w:val="16"/>
                <w:szCs w:val="16"/>
              </w:rPr>
              <w:t>LTE_sTTIandPT-Core</w:t>
            </w:r>
          </w:p>
        </w:tc>
      </w:tr>
      <w:tr w:rsidR="00E46766" w:rsidRPr="00E46766" w14:paraId="44B2CD02" w14:textId="77777777" w:rsidTr="00E46766">
        <w:trPr>
          <w:trHeight w:val="20"/>
          <w:jc w:val="center"/>
        </w:trPr>
        <w:tc>
          <w:tcPr>
            <w:tcW w:w="800" w:type="dxa"/>
          </w:tcPr>
          <w:p w14:paraId="1386F06C" w14:textId="67975F29"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3AC222D2" w14:textId="352A845B" w:rsidR="00E46766" w:rsidRPr="00E46766" w:rsidRDefault="00E46766" w:rsidP="00E46766">
            <w:pPr>
              <w:rPr>
                <w:rFonts w:ascii="Times New Roman" w:hAnsi="Times New Roman"/>
                <w:b/>
                <w:bCs/>
                <w:sz w:val="16"/>
                <w:szCs w:val="16"/>
                <w:highlight w:val="lightGray"/>
              </w:rPr>
            </w:pPr>
            <w:r w:rsidRPr="00E46766">
              <w:rPr>
                <w:sz w:val="16"/>
                <w:szCs w:val="16"/>
              </w:rPr>
              <w:t>1074</w:t>
            </w:r>
          </w:p>
        </w:tc>
        <w:tc>
          <w:tcPr>
            <w:tcW w:w="550" w:type="dxa"/>
          </w:tcPr>
          <w:p w14:paraId="44BEA5FC" w14:textId="3B247671"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60F28A43" w14:textId="00E0AFA9"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53AF24C0" w14:textId="46BF9B5E" w:rsidR="00E46766" w:rsidRPr="00E46766" w:rsidRDefault="00E46766" w:rsidP="00E46766">
            <w:pPr>
              <w:rPr>
                <w:rFonts w:ascii="Times New Roman" w:hAnsi="Times New Roman"/>
                <w:b/>
                <w:bCs/>
                <w:sz w:val="16"/>
                <w:szCs w:val="16"/>
                <w:highlight w:val="lightGray"/>
              </w:rPr>
            </w:pPr>
            <w:r w:rsidRPr="00E46766">
              <w:rPr>
                <w:sz w:val="16"/>
                <w:szCs w:val="16"/>
              </w:rPr>
              <w:t>Corrections for shortened processing time and shortened TTI in 36.213, s08-s09</w:t>
            </w:r>
          </w:p>
        </w:tc>
        <w:tc>
          <w:tcPr>
            <w:tcW w:w="528" w:type="dxa"/>
          </w:tcPr>
          <w:p w14:paraId="0121AF9F" w14:textId="3FB84F19"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045B2063" w14:textId="1CBF513E"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36F61D3B" w14:textId="729C8539"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1ACC264D" w14:textId="79AFC368" w:rsidR="00E46766" w:rsidRPr="00E46766" w:rsidRDefault="00E46766" w:rsidP="00E46766">
            <w:pPr>
              <w:rPr>
                <w:rFonts w:ascii="Times New Roman" w:hAnsi="Times New Roman"/>
                <w:b/>
                <w:bCs/>
                <w:sz w:val="16"/>
                <w:szCs w:val="16"/>
                <w:highlight w:val="lightGray"/>
              </w:rPr>
            </w:pPr>
            <w:r w:rsidRPr="00E46766">
              <w:rPr>
                <w:sz w:val="16"/>
                <w:szCs w:val="16"/>
              </w:rPr>
              <w:t>R1-1807929</w:t>
            </w:r>
          </w:p>
        </w:tc>
        <w:tc>
          <w:tcPr>
            <w:tcW w:w="1393" w:type="dxa"/>
          </w:tcPr>
          <w:p w14:paraId="24E6259A" w14:textId="66E8559B" w:rsidR="00E46766" w:rsidRPr="00E46766" w:rsidRDefault="00E46766" w:rsidP="00E46766">
            <w:pPr>
              <w:rPr>
                <w:rFonts w:ascii="Times New Roman" w:hAnsi="Times New Roman"/>
                <w:b/>
                <w:bCs/>
                <w:sz w:val="16"/>
                <w:szCs w:val="16"/>
                <w:highlight w:val="lightGray"/>
              </w:rPr>
            </w:pPr>
            <w:r w:rsidRPr="00E46766">
              <w:rPr>
                <w:sz w:val="16"/>
                <w:szCs w:val="16"/>
              </w:rPr>
              <w:t>Motorola Mobility Germany GmbH</w:t>
            </w:r>
          </w:p>
        </w:tc>
        <w:tc>
          <w:tcPr>
            <w:tcW w:w="2416" w:type="dxa"/>
          </w:tcPr>
          <w:p w14:paraId="2C3D3F51" w14:textId="7A28F9A4" w:rsidR="00E46766" w:rsidRPr="00E46766" w:rsidRDefault="00E46766" w:rsidP="00E46766">
            <w:pPr>
              <w:rPr>
                <w:rFonts w:ascii="Times New Roman" w:hAnsi="Times New Roman"/>
                <w:b/>
                <w:bCs/>
                <w:sz w:val="16"/>
                <w:szCs w:val="16"/>
                <w:highlight w:val="lightGray"/>
                <w:lang w:val="fr-FR"/>
              </w:rPr>
            </w:pPr>
            <w:r w:rsidRPr="00E46766">
              <w:rPr>
                <w:sz w:val="16"/>
                <w:szCs w:val="16"/>
              </w:rPr>
              <w:t>LTE_sTTIandPT-Core</w:t>
            </w:r>
          </w:p>
        </w:tc>
      </w:tr>
      <w:tr w:rsidR="00E46766" w:rsidRPr="00E46766" w14:paraId="700A3D70" w14:textId="77777777" w:rsidTr="00E46766">
        <w:trPr>
          <w:trHeight w:val="20"/>
          <w:jc w:val="center"/>
        </w:trPr>
        <w:tc>
          <w:tcPr>
            <w:tcW w:w="800" w:type="dxa"/>
          </w:tcPr>
          <w:p w14:paraId="1A6FA39D" w14:textId="10FDFCB8"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47E4885D" w14:textId="7AD4E74C" w:rsidR="00E46766" w:rsidRPr="00E46766" w:rsidRDefault="00E46766" w:rsidP="00E46766">
            <w:pPr>
              <w:rPr>
                <w:rFonts w:ascii="Times New Roman" w:hAnsi="Times New Roman"/>
                <w:b/>
                <w:bCs/>
                <w:sz w:val="16"/>
                <w:szCs w:val="16"/>
                <w:highlight w:val="lightGray"/>
              </w:rPr>
            </w:pPr>
            <w:r w:rsidRPr="00E46766">
              <w:rPr>
                <w:sz w:val="16"/>
                <w:szCs w:val="16"/>
              </w:rPr>
              <w:t>1044</w:t>
            </w:r>
          </w:p>
        </w:tc>
        <w:tc>
          <w:tcPr>
            <w:tcW w:w="550" w:type="dxa"/>
          </w:tcPr>
          <w:p w14:paraId="255038D2" w14:textId="54BA4140"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11A08C62" w14:textId="08660ACC" w:rsidR="00E46766" w:rsidRPr="00E46766" w:rsidRDefault="00E46766" w:rsidP="00E46766">
            <w:pPr>
              <w:rPr>
                <w:rFonts w:ascii="Times New Roman" w:hAnsi="Times New Roman"/>
                <w:b/>
                <w:bCs/>
                <w:sz w:val="16"/>
                <w:szCs w:val="16"/>
                <w:highlight w:val="lightGray"/>
              </w:rPr>
            </w:pPr>
            <w:r w:rsidRPr="00E46766">
              <w:rPr>
                <w:sz w:val="16"/>
                <w:szCs w:val="16"/>
              </w:rPr>
              <w:t>Rel-14</w:t>
            </w:r>
          </w:p>
        </w:tc>
        <w:tc>
          <w:tcPr>
            <w:tcW w:w="3897" w:type="dxa"/>
          </w:tcPr>
          <w:p w14:paraId="57365900" w14:textId="4DB8DFB8" w:rsidR="00E46766" w:rsidRPr="00E46766" w:rsidRDefault="00E46766" w:rsidP="00E46766">
            <w:pPr>
              <w:rPr>
                <w:rFonts w:ascii="Times New Roman" w:hAnsi="Times New Roman"/>
                <w:b/>
                <w:bCs/>
                <w:sz w:val="16"/>
                <w:szCs w:val="16"/>
                <w:highlight w:val="lightGray"/>
              </w:rPr>
            </w:pPr>
            <w:r w:rsidRPr="00E46766">
              <w:rPr>
                <w:sz w:val="16"/>
                <w:szCs w:val="16"/>
              </w:rPr>
              <w:t>Support of early contention resolution</w:t>
            </w:r>
          </w:p>
        </w:tc>
        <w:tc>
          <w:tcPr>
            <w:tcW w:w="528" w:type="dxa"/>
          </w:tcPr>
          <w:p w14:paraId="5B014730" w14:textId="486B64BE"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5B14F5BF" w14:textId="5B04B120" w:rsidR="00E46766" w:rsidRPr="00E46766" w:rsidRDefault="00E46766" w:rsidP="00E46766">
            <w:pPr>
              <w:rPr>
                <w:rFonts w:ascii="Times New Roman" w:hAnsi="Times New Roman"/>
                <w:b/>
                <w:bCs/>
                <w:sz w:val="16"/>
                <w:szCs w:val="16"/>
                <w:highlight w:val="lightGray"/>
              </w:rPr>
            </w:pPr>
            <w:r w:rsidRPr="00E46766">
              <w:rPr>
                <w:sz w:val="16"/>
                <w:szCs w:val="16"/>
              </w:rPr>
              <w:t>14.6.0</w:t>
            </w:r>
          </w:p>
        </w:tc>
        <w:tc>
          <w:tcPr>
            <w:tcW w:w="1055" w:type="dxa"/>
          </w:tcPr>
          <w:p w14:paraId="4E247D26" w14:textId="5E0C0C3D"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68E1EFB2" w14:textId="0F3E646B" w:rsidR="00E46766" w:rsidRPr="00E46766" w:rsidRDefault="00E46766" w:rsidP="00E46766">
            <w:pPr>
              <w:rPr>
                <w:rFonts w:ascii="Times New Roman" w:hAnsi="Times New Roman"/>
                <w:b/>
                <w:bCs/>
                <w:sz w:val="16"/>
                <w:szCs w:val="16"/>
                <w:highlight w:val="lightGray"/>
              </w:rPr>
            </w:pPr>
            <w:r w:rsidRPr="00E46766">
              <w:rPr>
                <w:sz w:val="16"/>
                <w:szCs w:val="16"/>
              </w:rPr>
              <w:t>R1-1807966</w:t>
            </w:r>
          </w:p>
        </w:tc>
        <w:tc>
          <w:tcPr>
            <w:tcW w:w="1393" w:type="dxa"/>
          </w:tcPr>
          <w:p w14:paraId="3EB57826" w14:textId="679F11B2" w:rsidR="00E46766" w:rsidRPr="00E46766" w:rsidRDefault="00E46766" w:rsidP="00E46766">
            <w:pPr>
              <w:rPr>
                <w:rFonts w:ascii="Times New Roman" w:hAnsi="Times New Roman"/>
                <w:b/>
                <w:bCs/>
                <w:sz w:val="16"/>
                <w:szCs w:val="16"/>
                <w:highlight w:val="lightGray"/>
              </w:rPr>
            </w:pPr>
            <w:r w:rsidRPr="00E46766">
              <w:rPr>
                <w:sz w:val="16"/>
                <w:szCs w:val="16"/>
              </w:rPr>
              <w:t>Qualcomm</w:t>
            </w:r>
          </w:p>
        </w:tc>
        <w:tc>
          <w:tcPr>
            <w:tcW w:w="2416" w:type="dxa"/>
          </w:tcPr>
          <w:p w14:paraId="52CF26A4" w14:textId="5C76B5AD" w:rsidR="00E46766" w:rsidRPr="00E46766" w:rsidRDefault="00E46766" w:rsidP="00E46766">
            <w:pPr>
              <w:rPr>
                <w:rFonts w:ascii="Times New Roman" w:hAnsi="Times New Roman"/>
                <w:b/>
                <w:bCs/>
                <w:sz w:val="16"/>
                <w:szCs w:val="16"/>
                <w:highlight w:val="lightGray"/>
                <w:lang w:val="fr-FR"/>
              </w:rPr>
            </w:pPr>
            <w:r w:rsidRPr="00E46766">
              <w:rPr>
                <w:sz w:val="16"/>
                <w:szCs w:val="16"/>
              </w:rPr>
              <w:t>TEI14, NB_IOT-Core</w:t>
            </w:r>
          </w:p>
        </w:tc>
      </w:tr>
      <w:tr w:rsidR="00E46766" w:rsidRPr="00E46766" w14:paraId="7CE05A88" w14:textId="77777777" w:rsidTr="00E46766">
        <w:trPr>
          <w:trHeight w:val="20"/>
          <w:jc w:val="center"/>
        </w:trPr>
        <w:tc>
          <w:tcPr>
            <w:tcW w:w="800" w:type="dxa"/>
          </w:tcPr>
          <w:p w14:paraId="53E3E60D" w14:textId="512489C9"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68FD5E02" w14:textId="01C6B8FE" w:rsidR="00E46766" w:rsidRPr="00E46766" w:rsidRDefault="00E46766" w:rsidP="00E46766">
            <w:pPr>
              <w:rPr>
                <w:rFonts w:ascii="Times New Roman" w:hAnsi="Times New Roman"/>
                <w:b/>
                <w:bCs/>
                <w:sz w:val="16"/>
                <w:szCs w:val="16"/>
                <w:highlight w:val="lightGray"/>
              </w:rPr>
            </w:pPr>
            <w:r w:rsidRPr="00E46766">
              <w:rPr>
                <w:sz w:val="16"/>
                <w:szCs w:val="16"/>
              </w:rPr>
              <w:t>1045</w:t>
            </w:r>
          </w:p>
        </w:tc>
        <w:tc>
          <w:tcPr>
            <w:tcW w:w="550" w:type="dxa"/>
          </w:tcPr>
          <w:p w14:paraId="5B0C5209" w14:textId="3FB39B00"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02B3FEE9" w14:textId="684E27B7"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4E46E9BD" w14:textId="19568AB9" w:rsidR="00E46766" w:rsidRPr="00E46766" w:rsidRDefault="00E46766" w:rsidP="00E46766">
            <w:pPr>
              <w:rPr>
                <w:rFonts w:ascii="Times New Roman" w:hAnsi="Times New Roman"/>
                <w:b/>
                <w:bCs/>
                <w:sz w:val="16"/>
                <w:szCs w:val="16"/>
                <w:highlight w:val="lightGray"/>
              </w:rPr>
            </w:pPr>
            <w:r w:rsidRPr="00E46766">
              <w:rPr>
                <w:sz w:val="16"/>
                <w:szCs w:val="16"/>
              </w:rPr>
              <w:t>Support of early contention resolution</w:t>
            </w:r>
          </w:p>
        </w:tc>
        <w:tc>
          <w:tcPr>
            <w:tcW w:w="528" w:type="dxa"/>
          </w:tcPr>
          <w:p w14:paraId="1181E13D" w14:textId="28149C9F" w:rsidR="00E46766" w:rsidRPr="00E46766" w:rsidRDefault="00E46766" w:rsidP="00E46766">
            <w:pPr>
              <w:rPr>
                <w:rFonts w:ascii="Times New Roman" w:hAnsi="Times New Roman"/>
                <w:b/>
                <w:bCs/>
                <w:sz w:val="16"/>
                <w:szCs w:val="16"/>
                <w:highlight w:val="lightGray"/>
              </w:rPr>
            </w:pPr>
            <w:r w:rsidRPr="00E46766">
              <w:rPr>
                <w:sz w:val="16"/>
                <w:szCs w:val="16"/>
              </w:rPr>
              <w:t>A</w:t>
            </w:r>
          </w:p>
        </w:tc>
        <w:tc>
          <w:tcPr>
            <w:tcW w:w="794" w:type="dxa"/>
          </w:tcPr>
          <w:p w14:paraId="3EAAA904" w14:textId="39C94931"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3422DFB6" w14:textId="7A09B6F0"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38ED1A1E" w14:textId="61BC02BB" w:rsidR="00E46766" w:rsidRPr="00E46766" w:rsidRDefault="00E46766" w:rsidP="00E46766">
            <w:pPr>
              <w:rPr>
                <w:rFonts w:ascii="Times New Roman" w:hAnsi="Times New Roman"/>
                <w:b/>
                <w:bCs/>
                <w:sz w:val="16"/>
                <w:szCs w:val="16"/>
                <w:highlight w:val="lightGray"/>
              </w:rPr>
            </w:pPr>
            <w:r w:rsidRPr="00E46766">
              <w:rPr>
                <w:sz w:val="16"/>
                <w:szCs w:val="16"/>
              </w:rPr>
              <w:t>R1-1807967</w:t>
            </w:r>
          </w:p>
        </w:tc>
        <w:tc>
          <w:tcPr>
            <w:tcW w:w="1393" w:type="dxa"/>
          </w:tcPr>
          <w:p w14:paraId="7B0FB1EF" w14:textId="04C1AF5B" w:rsidR="00E46766" w:rsidRPr="00E46766" w:rsidRDefault="00E46766" w:rsidP="00E46766">
            <w:pPr>
              <w:rPr>
                <w:rFonts w:ascii="Times New Roman" w:hAnsi="Times New Roman"/>
                <w:b/>
                <w:bCs/>
                <w:sz w:val="16"/>
                <w:szCs w:val="16"/>
                <w:highlight w:val="lightGray"/>
              </w:rPr>
            </w:pPr>
            <w:r w:rsidRPr="00E46766">
              <w:rPr>
                <w:sz w:val="16"/>
                <w:szCs w:val="16"/>
              </w:rPr>
              <w:t>Qualcomm</w:t>
            </w:r>
          </w:p>
        </w:tc>
        <w:tc>
          <w:tcPr>
            <w:tcW w:w="2416" w:type="dxa"/>
          </w:tcPr>
          <w:p w14:paraId="242A1124" w14:textId="1570ED5C" w:rsidR="00E46766" w:rsidRPr="00E46766" w:rsidRDefault="00E46766" w:rsidP="00E46766">
            <w:pPr>
              <w:rPr>
                <w:rFonts w:ascii="Times New Roman" w:hAnsi="Times New Roman"/>
                <w:b/>
                <w:bCs/>
                <w:sz w:val="16"/>
                <w:szCs w:val="16"/>
                <w:highlight w:val="lightGray"/>
                <w:lang w:val="fr-FR"/>
              </w:rPr>
            </w:pPr>
            <w:r w:rsidRPr="00E46766">
              <w:rPr>
                <w:sz w:val="16"/>
                <w:szCs w:val="16"/>
              </w:rPr>
              <w:t>TEI14, NB_IOT-Core</w:t>
            </w:r>
          </w:p>
        </w:tc>
      </w:tr>
      <w:tr w:rsidR="00E46766" w:rsidRPr="00E46766" w14:paraId="0AF1C0B1" w14:textId="77777777" w:rsidTr="00E46766">
        <w:trPr>
          <w:trHeight w:val="20"/>
          <w:jc w:val="center"/>
        </w:trPr>
        <w:tc>
          <w:tcPr>
            <w:tcW w:w="800" w:type="dxa"/>
          </w:tcPr>
          <w:p w14:paraId="45FE060C" w14:textId="284E97D9"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3D3AD0E7" w14:textId="6A2426DD" w:rsidR="00E46766" w:rsidRPr="00E46766" w:rsidRDefault="00E46766" w:rsidP="00E46766">
            <w:pPr>
              <w:rPr>
                <w:rFonts w:ascii="Times New Roman" w:hAnsi="Times New Roman"/>
                <w:b/>
                <w:bCs/>
                <w:sz w:val="16"/>
                <w:szCs w:val="16"/>
                <w:highlight w:val="lightGray"/>
              </w:rPr>
            </w:pPr>
            <w:r w:rsidRPr="00E46766">
              <w:rPr>
                <w:sz w:val="16"/>
                <w:szCs w:val="16"/>
              </w:rPr>
              <w:t>1114</w:t>
            </w:r>
          </w:p>
        </w:tc>
        <w:tc>
          <w:tcPr>
            <w:tcW w:w="550" w:type="dxa"/>
          </w:tcPr>
          <w:p w14:paraId="146CFFE4" w14:textId="07F3CD9F"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34A19CBB" w14:textId="2F23FE5E"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37066FAD" w14:textId="12E21911" w:rsidR="00E46766" w:rsidRPr="00E46766" w:rsidRDefault="00E46766" w:rsidP="00E46766">
            <w:pPr>
              <w:rPr>
                <w:rFonts w:ascii="Times New Roman" w:hAnsi="Times New Roman"/>
                <w:b/>
                <w:bCs/>
                <w:sz w:val="16"/>
                <w:szCs w:val="16"/>
                <w:highlight w:val="lightGray"/>
              </w:rPr>
            </w:pPr>
            <w:r w:rsidRPr="00E46766">
              <w:rPr>
                <w:sz w:val="16"/>
                <w:szCs w:val="16"/>
              </w:rPr>
              <w:t>Correction for EN-DC Coexistence into TS36.213 s06-s07</w:t>
            </w:r>
          </w:p>
        </w:tc>
        <w:tc>
          <w:tcPr>
            <w:tcW w:w="528" w:type="dxa"/>
          </w:tcPr>
          <w:p w14:paraId="0CF70D1A" w14:textId="06E86E81"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7CBE5C55" w14:textId="1DE40FBA"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2DE92A6E" w14:textId="513C0346"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650D9A0C" w14:textId="065670D2" w:rsidR="00E46766" w:rsidRPr="00E46766" w:rsidRDefault="00E46766" w:rsidP="00E46766">
            <w:pPr>
              <w:rPr>
                <w:rFonts w:ascii="Times New Roman" w:hAnsi="Times New Roman"/>
                <w:b/>
                <w:bCs/>
                <w:sz w:val="16"/>
                <w:szCs w:val="16"/>
                <w:highlight w:val="lightGray"/>
              </w:rPr>
            </w:pPr>
            <w:r w:rsidRPr="00E46766">
              <w:rPr>
                <w:sz w:val="16"/>
                <w:szCs w:val="16"/>
              </w:rPr>
              <w:t>R1-1807952</w:t>
            </w:r>
          </w:p>
        </w:tc>
        <w:tc>
          <w:tcPr>
            <w:tcW w:w="1393" w:type="dxa"/>
          </w:tcPr>
          <w:p w14:paraId="55DBA144" w14:textId="3D32DA57" w:rsidR="00E46766" w:rsidRPr="00E46766" w:rsidRDefault="00E46766" w:rsidP="00E46766">
            <w:pPr>
              <w:rPr>
                <w:rFonts w:ascii="Times New Roman" w:hAnsi="Times New Roman"/>
                <w:b/>
                <w:bCs/>
                <w:sz w:val="16"/>
                <w:szCs w:val="16"/>
                <w:highlight w:val="lightGray"/>
              </w:rPr>
            </w:pPr>
            <w:r w:rsidRPr="00E46766">
              <w:rPr>
                <w:sz w:val="16"/>
                <w:szCs w:val="16"/>
              </w:rPr>
              <w:t>Motorola Mobility</w:t>
            </w:r>
          </w:p>
        </w:tc>
        <w:tc>
          <w:tcPr>
            <w:tcW w:w="2416" w:type="dxa"/>
          </w:tcPr>
          <w:p w14:paraId="65C67E8C" w14:textId="62EF2255" w:rsidR="00E46766" w:rsidRPr="00E46766" w:rsidRDefault="00E46766" w:rsidP="00E46766">
            <w:pPr>
              <w:rPr>
                <w:rFonts w:ascii="Times New Roman" w:hAnsi="Times New Roman"/>
                <w:b/>
                <w:bCs/>
                <w:sz w:val="16"/>
                <w:szCs w:val="16"/>
                <w:highlight w:val="lightGray"/>
              </w:rPr>
            </w:pPr>
            <w:r w:rsidRPr="00E46766">
              <w:rPr>
                <w:sz w:val="16"/>
                <w:szCs w:val="16"/>
              </w:rPr>
              <w:t>NR_newRAT-Core</w:t>
            </w:r>
          </w:p>
        </w:tc>
      </w:tr>
      <w:tr w:rsidR="00E46766" w:rsidRPr="00E46766" w14:paraId="3156B0D9" w14:textId="77777777" w:rsidTr="00E46766">
        <w:trPr>
          <w:trHeight w:val="20"/>
          <w:jc w:val="center"/>
        </w:trPr>
        <w:tc>
          <w:tcPr>
            <w:tcW w:w="800" w:type="dxa"/>
          </w:tcPr>
          <w:p w14:paraId="7779F521" w14:textId="0B04F1D8"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1CBDE0FC" w14:textId="57BEB293" w:rsidR="00E46766" w:rsidRPr="00E46766" w:rsidRDefault="00E46766" w:rsidP="00E46766">
            <w:pPr>
              <w:rPr>
                <w:rFonts w:ascii="Times New Roman" w:hAnsi="Times New Roman"/>
                <w:b/>
                <w:bCs/>
                <w:sz w:val="16"/>
                <w:szCs w:val="16"/>
                <w:highlight w:val="lightGray"/>
              </w:rPr>
            </w:pPr>
            <w:r w:rsidRPr="00E46766">
              <w:rPr>
                <w:sz w:val="16"/>
                <w:szCs w:val="16"/>
              </w:rPr>
              <w:t>1115</w:t>
            </w:r>
          </w:p>
        </w:tc>
        <w:tc>
          <w:tcPr>
            <w:tcW w:w="550" w:type="dxa"/>
          </w:tcPr>
          <w:p w14:paraId="3B6CEFE6" w14:textId="49D599B4"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5D3C27EA" w14:textId="2276623D"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67D42248" w14:textId="32A37B74" w:rsidR="00E46766" w:rsidRPr="00E46766" w:rsidRDefault="00E46766" w:rsidP="00E46766">
            <w:pPr>
              <w:rPr>
                <w:rFonts w:ascii="Times New Roman" w:hAnsi="Times New Roman"/>
                <w:b/>
                <w:bCs/>
                <w:sz w:val="16"/>
                <w:szCs w:val="16"/>
                <w:highlight w:val="lightGray"/>
              </w:rPr>
            </w:pPr>
            <w:r w:rsidRPr="00E46766">
              <w:rPr>
                <w:sz w:val="16"/>
                <w:szCs w:val="16"/>
              </w:rPr>
              <w:t>Correction for EN-DC Coexistence into TS36.213 s08-s09</w:t>
            </w:r>
          </w:p>
        </w:tc>
        <w:tc>
          <w:tcPr>
            <w:tcW w:w="528" w:type="dxa"/>
          </w:tcPr>
          <w:p w14:paraId="50342209" w14:textId="44C3DAF2"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7B0A9319" w14:textId="28B34C88"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5FBA327F" w14:textId="018BD65A"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05301B44" w14:textId="6CAADF1C" w:rsidR="00E46766" w:rsidRPr="00E46766" w:rsidRDefault="00E46766" w:rsidP="00E46766">
            <w:pPr>
              <w:rPr>
                <w:rFonts w:ascii="Times New Roman" w:hAnsi="Times New Roman"/>
                <w:b/>
                <w:bCs/>
                <w:sz w:val="16"/>
                <w:szCs w:val="16"/>
                <w:highlight w:val="lightGray"/>
              </w:rPr>
            </w:pPr>
            <w:r w:rsidRPr="00E46766">
              <w:rPr>
                <w:sz w:val="16"/>
                <w:szCs w:val="16"/>
              </w:rPr>
              <w:t>R1-1807953</w:t>
            </w:r>
          </w:p>
        </w:tc>
        <w:tc>
          <w:tcPr>
            <w:tcW w:w="1393" w:type="dxa"/>
          </w:tcPr>
          <w:p w14:paraId="2192AD1D" w14:textId="723E19A6" w:rsidR="00E46766" w:rsidRPr="00E46766" w:rsidRDefault="00E46766" w:rsidP="00E46766">
            <w:pPr>
              <w:rPr>
                <w:rFonts w:ascii="Times New Roman" w:hAnsi="Times New Roman"/>
                <w:b/>
                <w:bCs/>
                <w:sz w:val="16"/>
                <w:szCs w:val="16"/>
                <w:highlight w:val="lightGray"/>
              </w:rPr>
            </w:pPr>
            <w:r w:rsidRPr="00E46766">
              <w:rPr>
                <w:sz w:val="16"/>
                <w:szCs w:val="16"/>
              </w:rPr>
              <w:t>Motorola Mobility</w:t>
            </w:r>
          </w:p>
        </w:tc>
        <w:tc>
          <w:tcPr>
            <w:tcW w:w="2416" w:type="dxa"/>
          </w:tcPr>
          <w:p w14:paraId="1307E7DC" w14:textId="536AF103" w:rsidR="00E46766" w:rsidRPr="00E46766" w:rsidRDefault="00E46766" w:rsidP="00E46766">
            <w:pPr>
              <w:rPr>
                <w:rFonts w:ascii="Times New Roman" w:hAnsi="Times New Roman"/>
                <w:b/>
                <w:bCs/>
                <w:sz w:val="16"/>
                <w:szCs w:val="16"/>
                <w:highlight w:val="lightGray"/>
              </w:rPr>
            </w:pPr>
            <w:r w:rsidRPr="00E46766">
              <w:rPr>
                <w:sz w:val="16"/>
                <w:szCs w:val="16"/>
              </w:rPr>
              <w:t>NR_newRAT-Core</w:t>
            </w:r>
          </w:p>
        </w:tc>
      </w:tr>
      <w:tr w:rsidR="00E46766" w:rsidRPr="00E46766" w14:paraId="722C65DF" w14:textId="77777777" w:rsidTr="00E46766">
        <w:trPr>
          <w:trHeight w:val="20"/>
          <w:jc w:val="center"/>
        </w:trPr>
        <w:tc>
          <w:tcPr>
            <w:tcW w:w="800" w:type="dxa"/>
          </w:tcPr>
          <w:p w14:paraId="65CB4B13" w14:textId="48ACD5BC"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430BF45D" w14:textId="29905860" w:rsidR="00E46766" w:rsidRPr="00E46766" w:rsidRDefault="00E46766" w:rsidP="00E46766">
            <w:pPr>
              <w:rPr>
                <w:rFonts w:ascii="Times New Roman" w:hAnsi="Times New Roman"/>
                <w:b/>
                <w:bCs/>
                <w:sz w:val="16"/>
                <w:szCs w:val="16"/>
                <w:highlight w:val="lightGray"/>
              </w:rPr>
            </w:pPr>
            <w:r w:rsidRPr="00E46766">
              <w:rPr>
                <w:sz w:val="16"/>
                <w:szCs w:val="16"/>
              </w:rPr>
              <w:t>1116</w:t>
            </w:r>
          </w:p>
        </w:tc>
        <w:tc>
          <w:tcPr>
            <w:tcW w:w="550" w:type="dxa"/>
          </w:tcPr>
          <w:p w14:paraId="3CAA732B" w14:textId="219B34DE"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72111B39" w14:textId="5A47E1E4"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154E5B69" w14:textId="12B1DF58" w:rsidR="00E46766" w:rsidRPr="00E46766" w:rsidRDefault="00E46766" w:rsidP="00E46766">
            <w:pPr>
              <w:rPr>
                <w:rFonts w:ascii="Times New Roman" w:hAnsi="Times New Roman"/>
                <w:b/>
                <w:bCs/>
                <w:sz w:val="16"/>
                <w:szCs w:val="16"/>
                <w:highlight w:val="lightGray"/>
              </w:rPr>
            </w:pPr>
            <w:r w:rsidRPr="00E46766">
              <w:rPr>
                <w:sz w:val="16"/>
                <w:szCs w:val="16"/>
              </w:rPr>
              <w:t>Correction for EN-DC Coexistence into TS36.213 s00-s05</w:t>
            </w:r>
          </w:p>
        </w:tc>
        <w:tc>
          <w:tcPr>
            <w:tcW w:w="528" w:type="dxa"/>
          </w:tcPr>
          <w:p w14:paraId="7A158ECD" w14:textId="4CD1DB94"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28144F80" w14:textId="29E1A7D7"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2E3AB340" w14:textId="50F0AC3C"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1CFB583F" w14:textId="3C0C5E6D" w:rsidR="00E46766" w:rsidRPr="00E46766" w:rsidRDefault="00E46766" w:rsidP="00E46766">
            <w:pPr>
              <w:rPr>
                <w:rFonts w:ascii="Times New Roman" w:hAnsi="Times New Roman"/>
                <w:b/>
                <w:bCs/>
                <w:sz w:val="16"/>
                <w:szCs w:val="16"/>
                <w:highlight w:val="lightGray"/>
              </w:rPr>
            </w:pPr>
            <w:r w:rsidRPr="00E46766">
              <w:rPr>
                <w:sz w:val="16"/>
                <w:szCs w:val="16"/>
              </w:rPr>
              <w:t>R1-1807964</w:t>
            </w:r>
          </w:p>
        </w:tc>
        <w:tc>
          <w:tcPr>
            <w:tcW w:w="1393" w:type="dxa"/>
          </w:tcPr>
          <w:p w14:paraId="717532FD" w14:textId="418F5344" w:rsidR="00E46766" w:rsidRPr="00E46766" w:rsidRDefault="00E46766" w:rsidP="00E46766">
            <w:pPr>
              <w:rPr>
                <w:rFonts w:ascii="Times New Roman" w:hAnsi="Times New Roman"/>
                <w:b/>
                <w:bCs/>
                <w:sz w:val="16"/>
                <w:szCs w:val="16"/>
                <w:highlight w:val="lightGray"/>
              </w:rPr>
            </w:pPr>
            <w:r w:rsidRPr="00E46766">
              <w:rPr>
                <w:sz w:val="16"/>
                <w:szCs w:val="16"/>
              </w:rPr>
              <w:t>Motorola Mobility</w:t>
            </w:r>
          </w:p>
        </w:tc>
        <w:tc>
          <w:tcPr>
            <w:tcW w:w="2416" w:type="dxa"/>
          </w:tcPr>
          <w:p w14:paraId="38320667" w14:textId="327A1F1C" w:rsidR="00E46766" w:rsidRPr="00E46766" w:rsidRDefault="00E46766" w:rsidP="00E46766">
            <w:pPr>
              <w:rPr>
                <w:rFonts w:ascii="Times New Roman" w:hAnsi="Times New Roman"/>
                <w:b/>
                <w:bCs/>
                <w:sz w:val="16"/>
                <w:szCs w:val="16"/>
                <w:highlight w:val="lightGray"/>
              </w:rPr>
            </w:pPr>
            <w:r w:rsidRPr="00E46766">
              <w:rPr>
                <w:sz w:val="16"/>
                <w:szCs w:val="16"/>
              </w:rPr>
              <w:t>NR_newRAT-Core</w:t>
            </w:r>
          </w:p>
        </w:tc>
      </w:tr>
      <w:tr w:rsidR="00E46766" w:rsidRPr="00E46766" w14:paraId="38DBF10B" w14:textId="77777777" w:rsidTr="00E46766">
        <w:trPr>
          <w:trHeight w:val="20"/>
          <w:jc w:val="center"/>
        </w:trPr>
        <w:tc>
          <w:tcPr>
            <w:tcW w:w="800" w:type="dxa"/>
          </w:tcPr>
          <w:p w14:paraId="2C4D0EA7" w14:textId="120852FC"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2337F336" w14:textId="646450E8" w:rsidR="00E46766" w:rsidRPr="00E46766" w:rsidRDefault="00E46766" w:rsidP="00E46766">
            <w:pPr>
              <w:rPr>
                <w:rFonts w:ascii="Times New Roman" w:hAnsi="Times New Roman"/>
                <w:b/>
                <w:bCs/>
                <w:sz w:val="16"/>
                <w:szCs w:val="16"/>
                <w:highlight w:val="lightGray"/>
              </w:rPr>
            </w:pPr>
            <w:r w:rsidRPr="00E46766">
              <w:rPr>
                <w:sz w:val="16"/>
                <w:szCs w:val="16"/>
              </w:rPr>
              <w:t>1117</w:t>
            </w:r>
          </w:p>
        </w:tc>
        <w:tc>
          <w:tcPr>
            <w:tcW w:w="550" w:type="dxa"/>
          </w:tcPr>
          <w:p w14:paraId="347A3097" w14:textId="7780B96E"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4EA6DFC1" w14:textId="2056B968"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72E2D337" w14:textId="3A139BC8" w:rsidR="00E46766" w:rsidRPr="00E46766" w:rsidRDefault="00E46766" w:rsidP="00E46766">
            <w:pPr>
              <w:rPr>
                <w:rFonts w:ascii="Times New Roman" w:hAnsi="Times New Roman"/>
                <w:b/>
                <w:bCs/>
                <w:sz w:val="16"/>
                <w:szCs w:val="16"/>
                <w:highlight w:val="lightGray"/>
              </w:rPr>
            </w:pPr>
            <w:r w:rsidRPr="00E46766">
              <w:rPr>
                <w:sz w:val="16"/>
                <w:szCs w:val="16"/>
              </w:rPr>
              <w:t>Correction for EN-DC Coexistence into TS36.213 s10-s13</w:t>
            </w:r>
          </w:p>
        </w:tc>
        <w:tc>
          <w:tcPr>
            <w:tcW w:w="528" w:type="dxa"/>
          </w:tcPr>
          <w:p w14:paraId="02CDD899" w14:textId="1D4C08B2"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2DFB238D" w14:textId="08F6619E"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168F9405" w14:textId="6F0BB2C7"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1D2E4C59" w14:textId="2ED667F7" w:rsidR="00E46766" w:rsidRPr="00E46766" w:rsidRDefault="00E46766" w:rsidP="00E46766">
            <w:pPr>
              <w:rPr>
                <w:rFonts w:ascii="Times New Roman" w:hAnsi="Times New Roman"/>
                <w:b/>
                <w:bCs/>
                <w:sz w:val="16"/>
                <w:szCs w:val="16"/>
                <w:highlight w:val="lightGray"/>
              </w:rPr>
            </w:pPr>
            <w:r w:rsidRPr="00E46766">
              <w:rPr>
                <w:sz w:val="16"/>
                <w:szCs w:val="16"/>
              </w:rPr>
              <w:t>R1-1807965</w:t>
            </w:r>
          </w:p>
        </w:tc>
        <w:tc>
          <w:tcPr>
            <w:tcW w:w="1393" w:type="dxa"/>
          </w:tcPr>
          <w:p w14:paraId="1433C595" w14:textId="725F4951" w:rsidR="00E46766" w:rsidRPr="00E46766" w:rsidRDefault="00E46766" w:rsidP="00E46766">
            <w:pPr>
              <w:rPr>
                <w:rFonts w:ascii="Times New Roman" w:hAnsi="Times New Roman"/>
                <w:b/>
                <w:bCs/>
                <w:sz w:val="16"/>
                <w:szCs w:val="16"/>
                <w:highlight w:val="lightGray"/>
              </w:rPr>
            </w:pPr>
            <w:r w:rsidRPr="00E46766">
              <w:rPr>
                <w:sz w:val="16"/>
                <w:szCs w:val="16"/>
              </w:rPr>
              <w:t>Motorola Mobility</w:t>
            </w:r>
          </w:p>
        </w:tc>
        <w:tc>
          <w:tcPr>
            <w:tcW w:w="2416" w:type="dxa"/>
          </w:tcPr>
          <w:p w14:paraId="212F910A" w14:textId="4C8C996B" w:rsidR="00E46766" w:rsidRPr="00E46766" w:rsidRDefault="00E46766" w:rsidP="00E46766">
            <w:pPr>
              <w:rPr>
                <w:rFonts w:ascii="Times New Roman" w:hAnsi="Times New Roman"/>
                <w:b/>
                <w:bCs/>
                <w:sz w:val="16"/>
                <w:szCs w:val="16"/>
                <w:highlight w:val="lightGray"/>
              </w:rPr>
            </w:pPr>
            <w:r w:rsidRPr="00E46766">
              <w:rPr>
                <w:sz w:val="16"/>
                <w:szCs w:val="16"/>
              </w:rPr>
              <w:t>NR_newRAT-Core</w:t>
            </w:r>
          </w:p>
        </w:tc>
      </w:tr>
      <w:tr w:rsidR="00E46766" w:rsidRPr="00E46766" w14:paraId="68A012F2" w14:textId="77777777" w:rsidTr="00E46766">
        <w:trPr>
          <w:trHeight w:val="20"/>
          <w:jc w:val="center"/>
        </w:trPr>
        <w:tc>
          <w:tcPr>
            <w:tcW w:w="800" w:type="dxa"/>
          </w:tcPr>
          <w:p w14:paraId="68BB069D" w14:textId="48E6746A" w:rsidR="00E46766" w:rsidRPr="00E46766" w:rsidRDefault="00E46766" w:rsidP="00E46766">
            <w:pPr>
              <w:rPr>
                <w:rFonts w:ascii="Times New Roman" w:hAnsi="Times New Roman"/>
                <w:b/>
                <w:bCs/>
                <w:sz w:val="16"/>
                <w:szCs w:val="16"/>
                <w:highlight w:val="lightGray"/>
              </w:rPr>
            </w:pPr>
            <w:r w:rsidRPr="00E46766">
              <w:rPr>
                <w:sz w:val="16"/>
                <w:szCs w:val="16"/>
              </w:rPr>
              <w:lastRenderedPageBreak/>
              <w:t>38.202</w:t>
            </w:r>
          </w:p>
        </w:tc>
        <w:tc>
          <w:tcPr>
            <w:tcW w:w="616" w:type="dxa"/>
          </w:tcPr>
          <w:p w14:paraId="69F9AA25" w14:textId="4C0CD87B" w:rsidR="00E46766" w:rsidRPr="00E46766" w:rsidRDefault="00E46766" w:rsidP="00E46766">
            <w:pPr>
              <w:rPr>
                <w:rFonts w:ascii="Times New Roman" w:hAnsi="Times New Roman"/>
                <w:b/>
                <w:bCs/>
                <w:sz w:val="16"/>
                <w:szCs w:val="16"/>
                <w:highlight w:val="lightGray"/>
              </w:rPr>
            </w:pPr>
            <w:r w:rsidRPr="00E46766">
              <w:rPr>
                <w:sz w:val="16"/>
                <w:szCs w:val="16"/>
              </w:rPr>
              <w:t>2</w:t>
            </w:r>
          </w:p>
        </w:tc>
        <w:tc>
          <w:tcPr>
            <w:tcW w:w="550" w:type="dxa"/>
          </w:tcPr>
          <w:p w14:paraId="2A0149F9" w14:textId="23D9B596"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0E7FAAF4" w14:textId="7217F93B"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52CE0FC8" w14:textId="1CC1400D" w:rsidR="00E46766" w:rsidRPr="00E46766" w:rsidRDefault="00E46766" w:rsidP="00E46766">
            <w:pPr>
              <w:rPr>
                <w:rFonts w:ascii="Times New Roman" w:hAnsi="Times New Roman"/>
                <w:b/>
                <w:bCs/>
                <w:sz w:val="16"/>
                <w:szCs w:val="16"/>
                <w:highlight w:val="lightGray"/>
              </w:rPr>
            </w:pPr>
            <w:r w:rsidRPr="00E46766">
              <w:rPr>
                <w:sz w:val="16"/>
                <w:szCs w:val="16"/>
              </w:rPr>
              <w:t>CR to 38.202 capturing the RAN1#92bis and RAN1#93 meeting agreements</w:t>
            </w:r>
          </w:p>
        </w:tc>
        <w:tc>
          <w:tcPr>
            <w:tcW w:w="528" w:type="dxa"/>
          </w:tcPr>
          <w:p w14:paraId="46404DE3" w14:textId="3CC2F0B0"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2BF8DC53" w14:textId="1D987219"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05293459" w14:textId="7C5DDA9B"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18C9E5CB" w14:textId="37986EFC" w:rsidR="00E46766" w:rsidRPr="00E46766" w:rsidRDefault="00E46766" w:rsidP="00E46766">
            <w:pPr>
              <w:rPr>
                <w:rFonts w:ascii="Times New Roman" w:hAnsi="Times New Roman"/>
                <w:b/>
                <w:bCs/>
                <w:sz w:val="16"/>
                <w:szCs w:val="16"/>
                <w:highlight w:val="lightGray"/>
              </w:rPr>
            </w:pPr>
            <w:r w:rsidRPr="00E46766">
              <w:rPr>
                <w:sz w:val="16"/>
                <w:szCs w:val="16"/>
              </w:rPr>
              <w:t>R1-1807954</w:t>
            </w:r>
          </w:p>
        </w:tc>
        <w:tc>
          <w:tcPr>
            <w:tcW w:w="1393" w:type="dxa"/>
          </w:tcPr>
          <w:p w14:paraId="14815DB6" w14:textId="6DE68AFE" w:rsidR="00E46766" w:rsidRPr="00E46766" w:rsidRDefault="00E46766" w:rsidP="00E46766">
            <w:pPr>
              <w:rPr>
                <w:rFonts w:ascii="Times New Roman" w:hAnsi="Times New Roman"/>
                <w:b/>
                <w:bCs/>
                <w:sz w:val="16"/>
                <w:szCs w:val="16"/>
                <w:highlight w:val="lightGray"/>
              </w:rPr>
            </w:pPr>
            <w:r w:rsidRPr="00E46766">
              <w:rPr>
                <w:sz w:val="16"/>
                <w:szCs w:val="16"/>
              </w:rPr>
              <w:t>Qualcomm</w:t>
            </w:r>
          </w:p>
        </w:tc>
        <w:tc>
          <w:tcPr>
            <w:tcW w:w="2416" w:type="dxa"/>
          </w:tcPr>
          <w:p w14:paraId="41F4D51A" w14:textId="406F1D1F" w:rsidR="00E46766" w:rsidRPr="00E46766" w:rsidRDefault="00E46766" w:rsidP="00E46766">
            <w:pPr>
              <w:rPr>
                <w:rFonts w:ascii="Times New Roman" w:hAnsi="Times New Roman"/>
                <w:b/>
                <w:bCs/>
                <w:sz w:val="16"/>
                <w:szCs w:val="16"/>
                <w:highlight w:val="lightGray"/>
              </w:rPr>
            </w:pPr>
            <w:r w:rsidRPr="00E46766">
              <w:rPr>
                <w:sz w:val="16"/>
                <w:szCs w:val="16"/>
              </w:rPr>
              <w:t>NR_newRAT-Core</w:t>
            </w:r>
          </w:p>
        </w:tc>
      </w:tr>
      <w:tr w:rsidR="00E46766" w:rsidRPr="00E46766" w14:paraId="3819E55F" w14:textId="77777777" w:rsidTr="00E46766">
        <w:trPr>
          <w:trHeight w:val="20"/>
          <w:jc w:val="center"/>
        </w:trPr>
        <w:tc>
          <w:tcPr>
            <w:tcW w:w="800" w:type="dxa"/>
          </w:tcPr>
          <w:p w14:paraId="6003B936" w14:textId="01BD0901" w:rsidR="00E46766" w:rsidRPr="00E46766" w:rsidRDefault="00E46766" w:rsidP="00E46766">
            <w:pPr>
              <w:rPr>
                <w:rFonts w:ascii="Times New Roman" w:hAnsi="Times New Roman"/>
                <w:b/>
                <w:bCs/>
                <w:sz w:val="16"/>
                <w:szCs w:val="16"/>
                <w:highlight w:val="lightGray"/>
              </w:rPr>
            </w:pPr>
            <w:r w:rsidRPr="00E46766">
              <w:rPr>
                <w:sz w:val="16"/>
                <w:szCs w:val="16"/>
              </w:rPr>
              <w:t>38.211</w:t>
            </w:r>
          </w:p>
        </w:tc>
        <w:tc>
          <w:tcPr>
            <w:tcW w:w="616" w:type="dxa"/>
          </w:tcPr>
          <w:p w14:paraId="09E52AA8" w14:textId="4C0F1D91" w:rsidR="00E46766" w:rsidRPr="00E46766" w:rsidRDefault="00E46766" w:rsidP="00E46766">
            <w:pPr>
              <w:rPr>
                <w:rFonts w:ascii="Times New Roman" w:hAnsi="Times New Roman"/>
                <w:b/>
                <w:bCs/>
                <w:sz w:val="16"/>
                <w:szCs w:val="16"/>
                <w:highlight w:val="lightGray"/>
              </w:rPr>
            </w:pPr>
            <w:r w:rsidRPr="00E46766">
              <w:rPr>
                <w:sz w:val="16"/>
                <w:szCs w:val="16"/>
              </w:rPr>
              <w:t>2</w:t>
            </w:r>
          </w:p>
        </w:tc>
        <w:tc>
          <w:tcPr>
            <w:tcW w:w="550" w:type="dxa"/>
          </w:tcPr>
          <w:p w14:paraId="37A220EF" w14:textId="7AEE11FA"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61D6499D" w14:textId="1A348D8C"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74D2EF3D" w14:textId="6D26F2B9" w:rsidR="00E46766" w:rsidRPr="00E46766" w:rsidRDefault="00E46766" w:rsidP="00E46766">
            <w:pPr>
              <w:rPr>
                <w:rFonts w:ascii="Times New Roman" w:hAnsi="Times New Roman"/>
                <w:b/>
                <w:bCs/>
                <w:sz w:val="16"/>
                <w:szCs w:val="16"/>
                <w:highlight w:val="lightGray"/>
              </w:rPr>
            </w:pPr>
            <w:r w:rsidRPr="00E46766">
              <w:rPr>
                <w:sz w:val="16"/>
                <w:szCs w:val="16"/>
              </w:rPr>
              <w:t>CR to 38.211 capturing the RAN1#92bis and RAN1#93 meeting agreements</w:t>
            </w:r>
          </w:p>
        </w:tc>
        <w:tc>
          <w:tcPr>
            <w:tcW w:w="528" w:type="dxa"/>
          </w:tcPr>
          <w:p w14:paraId="5B30E3E1" w14:textId="0A3A8C43"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7DA31E27" w14:textId="03238CEF"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75C8C230" w14:textId="05E24ED8"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31CEADBD" w14:textId="55F779C7" w:rsidR="00E46766" w:rsidRPr="00E46766" w:rsidRDefault="00E46766" w:rsidP="00E46766">
            <w:pPr>
              <w:rPr>
                <w:rFonts w:ascii="Times New Roman" w:hAnsi="Times New Roman"/>
                <w:b/>
                <w:bCs/>
                <w:sz w:val="16"/>
                <w:szCs w:val="16"/>
                <w:highlight w:val="lightGray"/>
              </w:rPr>
            </w:pPr>
            <w:r w:rsidRPr="00E46766">
              <w:rPr>
                <w:sz w:val="16"/>
                <w:szCs w:val="16"/>
              </w:rPr>
              <w:t>R1-1807955</w:t>
            </w:r>
          </w:p>
        </w:tc>
        <w:tc>
          <w:tcPr>
            <w:tcW w:w="1393" w:type="dxa"/>
          </w:tcPr>
          <w:p w14:paraId="60EC00B4" w14:textId="1207B8CE" w:rsidR="00E46766" w:rsidRPr="00E46766" w:rsidRDefault="00E46766" w:rsidP="00E46766">
            <w:pPr>
              <w:rPr>
                <w:rFonts w:ascii="Times New Roman" w:hAnsi="Times New Roman"/>
                <w:b/>
                <w:bCs/>
                <w:sz w:val="16"/>
                <w:szCs w:val="16"/>
                <w:highlight w:val="lightGray"/>
              </w:rPr>
            </w:pPr>
            <w:r w:rsidRPr="00E46766">
              <w:rPr>
                <w:sz w:val="16"/>
                <w:szCs w:val="16"/>
              </w:rPr>
              <w:t>Ericsson</w:t>
            </w:r>
          </w:p>
        </w:tc>
        <w:tc>
          <w:tcPr>
            <w:tcW w:w="2416" w:type="dxa"/>
          </w:tcPr>
          <w:p w14:paraId="58E3D973" w14:textId="4D496225" w:rsidR="00E46766" w:rsidRPr="00E46766" w:rsidRDefault="00E46766" w:rsidP="00E46766">
            <w:pPr>
              <w:rPr>
                <w:rFonts w:ascii="Times New Roman" w:hAnsi="Times New Roman"/>
                <w:b/>
                <w:bCs/>
                <w:sz w:val="16"/>
                <w:szCs w:val="16"/>
                <w:highlight w:val="lightGray"/>
              </w:rPr>
            </w:pPr>
            <w:r w:rsidRPr="00E46766">
              <w:rPr>
                <w:sz w:val="16"/>
                <w:szCs w:val="16"/>
              </w:rPr>
              <w:t>NR_newRAT-Core</w:t>
            </w:r>
          </w:p>
        </w:tc>
      </w:tr>
      <w:tr w:rsidR="00E46766" w:rsidRPr="00E46766" w14:paraId="5F207F70" w14:textId="77777777" w:rsidTr="00E46766">
        <w:trPr>
          <w:trHeight w:val="20"/>
          <w:jc w:val="center"/>
        </w:trPr>
        <w:tc>
          <w:tcPr>
            <w:tcW w:w="800" w:type="dxa"/>
          </w:tcPr>
          <w:p w14:paraId="306D2D23" w14:textId="1346FED5" w:rsidR="00E46766" w:rsidRPr="00E46766" w:rsidRDefault="00E46766" w:rsidP="00E46766">
            <w:pPr>
              <w:rPr>
                <w:rFonts w:ascii="Times New Roman" w:hAnsi="Times New Roman"/>
                <w:b/>
                <w:bCs/>
                <w:sz w:val="16"/>
                <w:szCs w:val="16"/>
                <w:highlight w:val="lightGray"/>
              </w:rPr>
            </w:pPr>
            <w:r w:rsidRPr="00E46766">
              <w:rPr>
                <w:sz w:val="16"/>
                <w:szCs w:val="16"/>
              </w:rPr>
              <w:t>38.212</w:t>
            </w:r>
          </w:p>
        </w:tc>
        <w:tc>
          <w:tcPr>
            <w:tcW w:w="616" w:type="dxa"/>
          </w:tcPr>
          <w:p w14:paraId="676969C2" w14:textId="25AAFF9B" w:rsidR="00E46766" w:rsidRPr="00E46766" w:rsidRDefault="00E46766" w:rsidP="00E46766">
            <w:pPr>
              <w:rPr>
                <w:rFonts w:ascii="Times New Roman" w:hAnsi="Times New Roman"/>
                <w:b/>
                <w:bCs/>
                <w:sz w:val="16"/>
                <w:szCs w:val="16"/>
                <w:highlight w:val="lightGray"/>
              </w:rPr>
            </w:pPr>
            <w:r w:rsidRPr="00E46766">
              <w:rPr>
                <w:sz w:val="16"/>
                <w:szCs w:val="16"/>
              </w:rPr>
              <w:t>2</w:t>
            </w:r>
          </w:p>
        </w:tc>
        <w:tc>
          <w:tcPr>
            <w:tcW w:w="550" w:type="dxa"/>
          </w:tcPr>
          <w:p w14:paraId="520B33B5" w14:textId="2C1CA910"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12CB86BD" w14:textId="628E96CA"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24FCCE4A" w14:textId="133BA445" w:rsidR="00E46766" w:rsidRPr="00E46766" w:rsidRDefault="00E46766" w:rsidP="00E46766">
            <w:pPr>
              <w:rPr>
                <w:rFonts w:ascii="Times New Roman" w:hAnsi="Times New Roman"/>
                <w:b/>
                <w:bCs/>
                <w:sz w:val="16"/>
                <w:szCs w:val="16"/>
                <w:highlight w:val="lightGray"/>
              </w:rPr>
            </w:pPr>
            <w:r w:rsidRPr="00E46766">
              <w:rPr>
                <w:sz w:val="16"/>
                <w:szCs w:val="16"/>
              </w:rPr>
              <w:t>CR to 38.212 capturing the RAN1#92bis and RAN1#93 meeting agreements</w:t>
            </w:r>
          </w:p>
        </w:tc>
        <w:tc>
          <w:tcPr>
            <w:tcW w:w="528" w:type="dxa"/>
          </w:tcPr>
          <w:p w14:paraId="1182A741" w14:textId="72199938"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5C572F32" w14:textId="5B17F559" w:rsidR="00E46766" w:rsidRPr="00E46766" w:rsidRDefault="00E46766" w:rsidP="00E46766">
            <w:pPr>
              <w:rPr>
                <w:rFonts w:ascii="Times New Roman" w:hAnsi="Times New Roman"/>
                <w:b/>
                <w:bCs/>
                <w:sz w:val="16"/>
                <w:szCs w:val="16"/>
                <w:highlight w:val="lightGray"/>
              </w:rPr>
            </w:pPr>
            <w:r w:rsidRPr="00E46766">
              <w:rPr>
                <w:sz w:val="16"/>
                <w:szCs w:val="16"/>
              </w:rPr>
              <w:t>15.1.1</w:t>
            </w:r>
          </w:p>
        </w:tc>
        <w:tc>
          <w:tcPr>
            <w:tcW w:w="1055" w:type="dxa"/>
          </w:tcPr>
          <w:p w14:paraId="17BA6F0D" w14:textId="412C48D9"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6643100D" w14:textId="5AF38DCA" w:rsidR="00E46766" w:rsidRPr="00E46766" w:rsidRDefault="00E46766" w:rsidP="00E46766">
            <w:pPr>
              <w:rPr>
                <w:rFonts w:ascii="Times New Roman" w:hAnsi="Times New Roman"/>
                <w:b/>
                <w:bCs/>
                <w:sz w:val="16"/>
                <w:szCs w:val="16"/>
                <w:highlight w:val="lightGray"/>
              </w:rPr>
            </w:pPr>
            <w:r w:rsidRPr="00E46766">
              <w:rPr>
                <w:sz w:val="16"/>
                <w:szCs w:val="16"/>
              </w:rPr>
              <w:t>R1-1807956</w:t>
            </w:r>
          </w:p>
        </w:tc>
        <w:tc>
          <w:tcPr>
            <w:tcW w:w="1393" w:type="dxa"/>
          </w:tcPr>
          <w:p w14:paraId="35CBA3C1" w14:textId="4C9359DF" w:rsidR="00E46766" w:rsidRPr="00E46766" w:rsidRDefault="00E46766" w:rsidP="00E46766">
            <w:pPr>
              <w:rPr>
                <w:rFonts w:ascii="Times New Roman" w:hAnsi="Times New Roman"/>
                <w:b/>
                <w:bCs/>
                <w:sz w:val="16"/>
                <w:szCs w:val="16"/>
                <w:highlight w:val="lightGray"/>
              </w:rPr>
            </w:pPr>
            <w:r w:rsidRPr="00E46766">
              <w:rPr>
                <w:sz w:val="16"/>
                <w:szCs w:val="16"/>
              </w:rPr>
              <w:t>Huawei</w:t>
            </w:r>
          </w:p>
        </w:tc>
        <w:tc>
          <w:tcPr>
            <w:tcW w:w="2416" w:type="dxa"/>
          </w:tcPr>
          <w:p w14:paraId="60560591" w14:textId="4BEB9189" w:rsidR="00E46766" w:rsidRPr="00E46766" w:rsidRDefault="00E46766" w:rsidP="00E46766">
            <w:pPr>
              <w:rPr>
                <w:rFonts w:ascii="Times New Roman" w:hAnsi="Times New Roman"/>
                <w:b/>
                <w:bCs/>
                <w:sz w:val="16"/>
                <w:szCs w:val="16"/>
                <w:highlight w:val="lightGray"/>
              </w:rPr>
            </w:pPr>
            <w:r w:rsidRPr="00E46766">
              <w:rPr>
                <w:sz w:val="16"/>
                <w:szCs w:val="16"/>
              </w:rPr>
              <w:t>NR_newRAT-Core</w:t>
            </w:r>
          </w:p>
        </w:tc>
      </w:tr>
      <w:tr w:rsidR="00E46766" w:rsidRPr="00E46766" w14:paraId="04643D74" w14:textId="77777777" w:rsidTr="00E46766">
        <w:trPr>
          <w:trHeight w:val="20"/>
          <w:jc w:val="center"/>
        </w:trPr>
        <w:tc>
          <w:tcPr>
            <w:tcW w:w="800" w:type="dxa"/>
          </w:tcPr>
          <w:p w14:paraId="7CC5DDE0" w14:textId="273B0039" w:rsidR="00E46766" w:rsidRPr="00E46766" w:rsidRDefault="00E46766" w:rsidP="00E46766">
            <w:pPr>
              <w:rPr>
                <w:rFonts w:ascii="Times New Roman" w:hAnsi="Times New Roman"/>
                <w:b/>
                <w:bCs/>
                <w:sz w:val="16"/>
                <w:szCs w:val="16"/>
                <w:highlight w:val="lightGray"/>
              </w:rPr>
            </w:pPr>
            <w:r w:rsidRPr="00E46766">
              <w:rPr>
                <w:sz w:val="16"/>
                <w:szCs w:val="16"/>
              </w:rPr>
              <w:t>38.213</w:t>
            </w:r>
          </w:p>
        </w:tc>
        <w:tc>
          <w:tcPr>
            <w:tcW w:w="616" w:type="dxa"/>
          </w:tcPr>
          <w:p w14:paraId="4DDDD3AF" w14:textId="1D84612D" w:rsidR="00E46766" w:rsidRPr="00E46766" w:rsidRDefault="00E46766" w:rsidP="00E46766">
            <w:pPr>
              <w:rPr>
                <w:rFonts w:ascii="Times New Roman" w:hAnsi="Times New Roman"/>
                <w:b/>
                <w:bCs/>
                <w:sz w:val="16"/>
                <w:szCs w:val="16"/>
                <w:highlight w:val="lightGray"/>
              </w:rPr>
            </w:pPr>
            <w:r w:rsidRPr="00E46766">
              <w:rPr>
                <w:sz w:val="16"/>
                <w:szCs w:val="16"/>
              </w:rPr>
              <w:t>2</w:t>
            </w:r>
          </w:p>
        </w:tc>
        <w:tc>
          <w:tcPr>
            <w:tcW w:w="550" w:type="dxa"/>
          </w:tcPr>
          <w:p w14:paraId="520EBD69" w14:textId="7A90C659"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1A854102" w14:textId="1F163DB8"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051BB7BB" w14:textId="334A7936" w:rsidR="00E46766" w:rsidRPr="00E46766" w:rsidRDefault="00E46766" w:rsidP="00E46766">
            <w:pPr>
              <w:rPr>
                <w:rFonts w:ascii="Times New Roman" w:hAnsi="Times New Roman"/>
                <w:b/>
                <w:bCs/>
                <w:sz w:val="16"/>
                <w:szCs w:val="16"/>
                <w:highlight w:val="lightGray"/>
              </w:rPr>
            </w:pPr>
            <w:r w:rsidRPr="00E46766">
              <w:rPr>
                <w:sz w:val="16"/>
                <w:szCs w:val="16"/>
              </w:rPr>
              <w:t>CR to 38.213 capturing the RAN1#92bis and RAN1#93 meeting agreements</w:t>
            </w:r>
          </w:p>
        </w:tc>
        <w:tc>
          <w:tcPr>
            <w:tcW w:w="528" w:type="dxa"/>
          </w:tcPr>
          <w:p w14:paraId="136437C9" w14:textId="4B18DD64"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06BCCC00" w14:textId="13F217D4"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13EAD566" w14:textId="4988D2F7"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330962C7" w14:textId="21123B5A" w:rsidR="00E46766" w:rsidRPr="00E46766" w:rsidRDefault="00E46766" w:rsidP="00E46766">
            <w:pPr>
              <w:rPr>
                <w:rFonts w:ascii="Times New Roman" w:hAnsi="Times New Roman"/>
                <w:b/>
                <w:bCs/>
                <w:sz w:val="16"/>
                <w:szCs w:val="16"/>
                <w:highlight w:val="lightGray"/>
              </w:rPr>
            </w:pPr>
            <w:r w:rsidRPr="00E46766">
              <w:rPr>
                <w:sz w:val="16"/>
                <w:szCs w:val="16"/>
              </w:rPr>
              <w:t>R1-1807957</w:t>
            </w:r>
          </w:p>
        </w:tc>
        <w:tc>
          <w:tcPr>
            <w:tcW w:w="1393" w:type="dxa"/>
          </w:tcPr>
          <w:p w14:paraId="0A1F3307" w14:textId="537BBB91" w:rsidR="00E46766" w:rsidRPr="00E46766" w:rsidRDefault="00E46766" w:rsidP="00E46766">
            <w:pPr>
              <w:rPr>
                <w:rFonts w:ascii="Times New Roman" w:hAnsi="Times New Roman"/>
                <w:b/>
                <w:bCs/>
                <w:sz w:val="16"/>
                <w:szCs w:val="16"/>
                <w:highlight w:val="lightGray"/>
              </w:rPr>
            </w:pPr>
            <w:r w:rsidRPr="00E46766">
              <w:rPr>
                <w:sz w:val="16"/>
                <w:szCs w:val="16"/>
              </w:rPr>
              <w:t>Samsung</w:t>
            </w:r>
          </w:p>
        </w:tc>
        <w:tc>
          <w:tcPr>
            <w:tcW w:w="2416" w:type="dxa"/>
          </w:tcPr>
          <w:p w14:paraId="69F55900" w14:textId="4CD79BA4" w:rsidR="00E46766" w:rsidRPr="00E46766" w:rsidRDefault="00E46766" w:rsidP="00E46766">
            <w:pPr>
              <w:rPr>
                <w:rFonts w:ascii="Times New Roman" w:hAnsi="Times New Roman"/>
                <w:b/>
                <w:bCs/>
                <w:sz w:val="16"/>
                <w:szCs w:val="16"/>
                <w:highlight w:val="lightGray"/>
              </w:rPr>
            </w:pPr>
            <w:r w:rsidRPr="00E46766">
              <w:rPr>
                <w:sz w:val="16"/>
                <w:szCs w:val="16"/>
              </w:rPr>
              <w:t>NR_newRAT-Core</w:t>
            </w:r>
          </w:p>
        </w:tc>
      </w:tr>
      <w:tr w:rsidR="00E46766" w:rsidRPr="00E46766" w14:paraId="289CA5F9" w14:textId="77777777" w:rsidTr="00E46766">
        <w:trPr>
          <w:trHeight w:val="20"/>
          <w:jc w:val="center"/>
        </w:trPr>
        <w:tc>
          <w:tcPr>
            <w:tcW w:w="800" w:type="dxa"/>
          </w:tcPr>
          <w:p w14:paraId="14964690" w14:textId="067AC6FC" w:rsidR="00E46766" w:rsidRPr="00E46766" w:rsidRDefault="00E46766" w:rsidP="00E46766">
            <w:pPr>
              <w:rPr>
                <w:rFonts w:ascii="Times New Roman" w:hAnsi="Times New Roman"/>
                <w:b/>
                <w:bCs/>
                <w:sz w:val="16"/>
                <w:szCs w:val="16"/>
                <w:highlight w:val="lightGray"/>
              </w:rPr>
            </w:pPr>
            <w:r w:rsidRPr="00E46766">
              <w:rPr>
                <w:sz w:val="16"/>
                <w:szCs w:val="16"/>
              </w:rPr>
              <w:t>38.214</w:t>
            </w:r>
          </w:p>
        </w:tc>
        <w:tc>
          <w:tcPr>
            <w:tcW w:w="616" w:type="dxa"/>
          </w:tcPr>
          <w:p w14:paraId="641DB75C" w14:textId="2F30744F" w:rsidR="00E46766" w:rsidRPr="00E46766" w:rsidRDefault="00E46766" w:rsidP="00E46766">
            <w:pPr>
              <w:rPr>
                <w:rFonts w:ascii="Times New Roman" w:hAnsi="Times New Roman"/>
                <w:b/>
                <w:bCs/>
                <w:sz w:val="16"/>
                <w:szCs w:val="16"/>
                <w:highlight w:val="lightGray"/>
              </w:rPr>
            </w:pPr>
            <w:r w:rsidRPr="00E46766">
              <w:rPr>
                <w:sz w:val="16"/>
                <w:szCs w:val="16"/>
              </w:rPr>
              <w:t>2</w:t>
            </w:r>
          </w:p>
        </w:tc>
        <w:tc>
          <w:tcPr>
            <w:tcW w:w="550" w:type="dxa"/>
          </w:tcPr>
          <w:p w14:paraId="63103556" w14:textId="70EACE77"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7FDB1A2D" w14:textId="7AFFAE47"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13882CCE" w14:textId="3DCDCE28" w:rsidR="00E46766" w:rsidRPr="00E46766" w:rsidRDefault="00E46766" w:rsidP="00E46766">
            <w:pPr>
              <w:rPr>
                <w:rFonts w:ascii="Times New Roman" w:hAnsi="Times New Roman"/>
                <w:b/>
                <w:bCs/>
                <w:sz w:val="16"/>
                <w:szCs w:val="16"/>
                <w:highlight w:val="lightGray"/>
              </w:rPr>
            </w:pPr>
            <w:r w:rsidRPr="00E46766">
              <w:rPr>
                <w:sz w:val="16"/>
                <w:szCs w:val="16"/>
              </w:rPr>
              <w:t>CR to 38.214 capturing the RAN1#92bis and RAN1#93 meeting agreements</w:t>
            </w:r>
          </w:p>
        </w:tc>
        <w:tc>
          <w:tcPr>
            <w:tcW w:w="528" w:type="dxa"/>
          </w:tcPr>
          <w:p w14:paraId="6A2BA96F" w14:textId="1B6AB1D2"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280FF5EC" w14:textId="67347E3C"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075A161C" w14:textId="63DB9F6F"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260EEC91" w14:textId="7B8044C8" w:rsidR="00E46766" w:rsidRPr="00E46766" w:rsidRDefault="00E46766" w:rsidP="00E46766">
            <w:pPr>
              <w:rPr>
                <w:rFonts w:ascii="Times New Roman" w:hAnsi="Times New Roman"/>
                <w:b/>
                <w:bCs/>
                <w:sz w:val="16"/>
                <w:szCs w:val="16"/>
                <w:highlight w:val="lightGray"/>
              </w:rPr>
            </w:pPr>
            <w:r w:rsidRPr="00E46766">
              <w:rPr>
                <w:sz w:val="16"/>
                <w:szCs w:val="16"/>
              </w:rPr>
              <w:t>R1-1807958</w:t>
            </w:r>
          </w:p>
        </w:tc>
        <w:tc>
          <w:tcPr>
            <w:tcW w:w="1393" w:type="dxa"/>
          </w:tcPr>
          <w:p w14:paraId="25963997" w14:textId="02DB963C" w:rsidR="00E46766" w:rsidRPr="00E46766" w:rsidRDefault="00E46766" w:rsidP="00E46766">
            <w:pPr>
              <w:rPr>
                <w:rFonts w:ascii="Times New Roman" w:hAnsi="Times New Roman"/>
                <w:b/>
                <w:bCs/>
                <w:sz w:val="16"/>
                <w:szCs w:val="16"/>
                <w:highlight w:val="lightGray"/>
              </w:rPr>
            </w:pPr>
            <w:r w:rsidRPr="00E46766">
              <w:rPr>
                <w:sz w:val="16"/>
                <w:szCs w:val="16"/>
              </w:rPr>
              <w:t>Nokia</w:t>
            </w:r>
          </w:p>
        </w:tc>
        <w:tc>
          <w:tcPr>
            <w:tcW w:w="2416" w:type="dxa"/>
          </w:tcPr>
          <w:p w14:paraId="0F2C1134" w14:textId="3D1F2CBA" w:rsidR="00E46766" w:rsidRPr="00E46766" w:rsidRDefault="00E46766" w:rsidP="00E46766">
            <w:pPr>
              <w:rPr>
                <w:rFonts w:ascii="Times New Roman" w:hAnsi="Times New Roman"/>
                <w:b/>
                <w:bCs/>
                <w:sz w:val="16"/>
                <w:szCs w:val="16"/>
                <w:highlight w:val="lightGray"/>
              </w:rPr>
            </w:pPr>
            <w:r w:rsidRPr="00E46766">
              <w:rPr>
                <w:sz w:val="16"/>
                <w:szCs w:val="16"/>
              </w:rPr>
              <w:t>NR_newRAT-Core</w:t>
            </w:r>
          </w:p>
        </w:tc>
      </w:tr>
      <w:tr w:rsidR="00E46766" w:rsidRPr="00E46766" w14:paraId="681157F7" w14:textId="77777777" w:rsidTr="00E46766">
        <w:trPr>
          <w:trHeight w:val="20"/>
          <w:jc w:val="center"/>
        </w:trPr>
        <w:tc>
          <w:tcPr>
            <w:tcW w:w="800" w:type="dxa"/>
          </w:tcPr>
          <w:p w14:paraId="1C981022" w14:textId="7003A680" w:rsidR="00E46766" w:rsidRPr="00E46766" w:rsidRDefault="00E46766" w:rsidP="00E46766">
            <w:pPr>
              <w:rPr>
                <w:rFonts w:ascii="Times New Roman" w:hAnsi="Times New Roman"/>
                <w:b/>
                <w:bCs/>
                <w:sz w:val="16"/>
                <w:szCs w:val="16"/>
                <w:highlight w:val="lightGray"/>
              </w:rPr>
            </w:pPr>
            <w:r w:rsidRPr="00E46766">
              <w:rPr>
                <w:sz w:val="16"/>
                <w:szCs w:val="16"/>
              </w:rPr>
              <w:t>38.214</w:t>
            </w:r>
          </w:p>
        </w:tc>
        <w:tc>
          <w:tcPr>
            <w:tcW w:w="616" w:type="dxa"/>
          </w:tcPr>
          <w:p w14:paraId="10AFB78E" w14:textId="57175F8E" w:rsidR="00E46766" w:rsidRPr="00E46766" w:rsidRDefault="00E46766" w:rsidP="00E46766">
            <w:pPr>
              <w:rPr>
                <w:rFonts w:ascii="Times New Roman" w:hAnsi="Times New Roman"/>
                <w:b/>
                <w:bCs/>
                <w:sz w:val="16"/>
                <w:szCs w:val="16"/>
                <w:highlight w:val="lightGray"/>
              </w:rPr>
            </w:pPr>
            <w:r w:rsidRPr="00E46766">
              <w:rPr>
                <w:sz w:val="16"/>
                <w:szCs w:val="16"/>
              </w:rPr>
              <w:t>4</w:t>
            </w:r>
          </w:p>
        </w:tc>
        <w:tc>
          <w:tcPr>
            <w:tcW w:w="550" w:type="dxa"/>
          </w:tcPr>
          <w:p w14:paraId="402175D6" w14:textId="36B9A985"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5EB275DF" w14:textId="0BA9327B"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7F60D1C3" w14:textId="75024005" w:rsidR="00E46766" w:rsidRPr="00E46766" w:rsidRDefault="00E46766" w:rsidP="00E46766">
            <w:pPr>
              <w:rPr>
                <w:rFonts w:ascii="Times New Roman" w:hAnsi="Times New Roman"/>
                <w:b/>
                <w:bCs/>
                <w:sz w:val="16"/>
                <w:szCs w:val="16"/>
                <w:highlight w:val="lightGray"/>
              </w:rPr>
            </w:pPr>
            <w:r w:rsidRPr="00E46766">
              <w:rPr>
                <w:sz w:val="16"/>
                <w:szCs w:val="16"/>
              </w:rPr>
              <w:t>CR to 38.214: maintenance according to agreed Rel 15 features</w:t>
            </w:r>
          </w:p>
        </w:tc>
        <w:tc>
          <w:tcPr>
            <w:tcW w:w="528" w:type="dxa"/>
          </w:tcPr>
          <w:p w14:paraId="405C194E" w14:textId="725EE784"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28439BBB" w14:textId="3DE49BC7"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44BA18F8" w14:textId="0638FFA2"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325CB93D" w14:textId="53B39143" w:rsidR="00E46766" w:rsidRPr="00E46766" w:rsidRDefault="00E46766" w:rsidP="00E46766">
            <w:pPr>
              <w:rPr>
                <w:rFonts w:ascii="Times New Roman" w:hAnsi="Times New Roman"/>
                <w:b/>
                <w:bCs/>
                <w:sz w:val="16"/>
                <w:szCs w:val="16"/>
                <w:highlight w:val="lightGray"/>
              </w:rPr>
            </w:pPr>
            <w:r w:rsidRPr="00E46766">
              <w:rPr>
                <w:sz w:val="16"/>
                <w:szCs w:val="16"/>
              </w:rPr>
              <w:t>R1-1807968</w:t>
            </w:r>
          </w:p>
        </w:tc>
        <w:tc>
          <w:tcPr>
            <w:tcW w:w="1393" w:type="dxa"/>
          </w:tcPr>
          <w:p w14:paraId="2A3B1627" w14:textId="2AD8A603" w:rsidR="00E46766" w:rsidRPr="00E46766" w:rsidRDefault="00E46766" w:rsidP="00E46766">
            <w:pPr>
              <w:rPr>
                <w:rFonts w:ascii="Times New Roman" w:hAnsi="Times New Roman"/>
                <w:b/>
                <w:bCs/>
                <w:sz w:val="16"/>
                <w:szCs w:val="16"/>
                <w:highlight w:val="lightGray"/>
              </w:rPr>
            </w:pPr>
            <w:r w:rsidRPr="00E46766">
              <w:rPr>
                <w:sz w:val="16"/>
                <w:szCs w:val="16"/>
              </w:rPr>
              <w:t>Nokia</w:t>
            </w:r>
          </w:p>
        </w:tc>
        <w:tc>
          <w:tcPr>
            <w:tcW w:w="2416" w:type="dxa"/>
          </w:tcPr>
          <w:p w14:paraId="37CDAA77" w14:textId="54657F6E" w:rsidR="00E46766" w:rsidRPr="00E46766" w:rsidRDefault="00E46766" w:rsidP="00E46766">
            <w:pPr>
              <w:rPr>
                <w:rFonts w:ascii="Times New Roman" w:hAnsi="Times New Roman"/>
                <w:b/>
                <w:bCs/>
                <w:sz w:val="16"/>
                <w:szCs w:val="16"/>
                <w:highlight w:val="lightGray"/>
              </w:rPr>
            </w:pPr>
            <w:r w:rsidRPr="00E46766">
              <w:rPr>
                <w:sz w:val="16"/>
                <w:szCs w:val="16"/>
              </w:rPr>
              <w:t>NR_newRAT-Core</w:t>
            </w:r>
          </w:p>
        </w:tc>
      </w:tr>
      <w:tr w:rsidR="00E46766" w:rsidRPr="00E46766" w14:paraId="1CAA07B2" w14:textId="77777777" w:rsidTr="00E46766">
        <w:trPr>
          <w:trHeight w:val="20"/>
          <w:jc w:val="center"/>
        </w:trPr>
        <w:tc>
          <w:tcPr>
            <w:tcW w:w="800" w:type="dxa"/>
          </w:tcPr>
          <w:p w14:paraId="7C689C88" w14:textId="54D67D98" w:rsidR="00E46766" w:rsidRPr="00E46766" w:rsidRDefault="00E46766" w:rsidP="00E46766">
            <w:pPr>
              <w:rPr>
                <w:rFonts w:ascii="Times New Roman" w:hAnsi="Times New Roman"/>
                <w:b/>
                <w:bCs/>
                <w:sz w:val="16"/>
                <w:szCs w:val="16"/>
                <w:highlight w:val="lightGray"/>
              </w:rPr>
            </w:pPr>
            <w:r w:rsidRPr="00E46766">
              <w:rPr>
                <w:sz w:val="16"/>
                <w:szCs w:val="16"/>
              </w:rPr>
              <w:t>38.215</w:t>
            </w:r>
          </w:p>
        </w:tc>
        <w:tc>
          <w:tcPr>
            <w:tcW w:w="616" w:type="dxa"/>
          </w:tcPr>
          <w:p w14:paraId="544A0CA2" w14:textId="439D19DE" w:rsidR="00E46766" w:rsidRPr="00E46766" w:rsidRDefault="00E46766" w:rsidP="00E46766">
            <w:pPr>
              <w:rPr>
                <w:rFonts w:ascii="Times New Roman" w:hAnsi="Times New Roman"/>
                <w:b/>
                <w:bCs/>
                <w:sz w:val="16"/>
                <w:szCs w:val="16"/>
                <w:highlight w:val="lightGray"/>
              </w:rPr>
            </w:pPr>
            <w:r w:rsidRPr="00E46766">
              <w:rPr>
                <w:sz w:val="16"/>
                <w:szCs w:val="16"/>
              </w:rPr>
              <w:t>3</w:t>
            </w:r>
          </w:p>
        </w:tc>
        <w:tc>
          <w:tcPr>
            <w:tcW w:w="550" w:type="dxa"/>
          </w:tcPr>
          <w:p w14:paraId="37D38D2D" w14:textId="7CF637D4"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49DBC785" w14:textId="0CC8CC96"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0F8220CC" w14:textId="0E5D40AE" w:rsidR="00E46766" w:rsidRPr="00E46766" w:rsidRDefault="00E46766" w:rsidP="00E46766">
            <w:pPr>
              <w:rPr>
                <w:rFonts w:ascii="Times New Roman" w:hAnsi="Times New Roman"/>
                <w:b/>
                <w:bCs/>
                <w:sz w:val="16"/>
                <w:szCs w:val="16"/>
                <w:highlight w:val="lightGray"/>
              </w:rPr>
            </w:pPr>
            <w:r w:rsidRPr="00E46766">
              <w:rPr>
                <w:sz w:val="16"/>
                <w:szCs w:val="16"/>
              </w:rPr>
              <w:t>CR to 38.215 capturing the RAN1#92bis and RAN1#93 meeting agreements</w:t>
            </w:r>
          </w:p>
        </w:tc>
        <w:tc>
          <w:tcPr>
            <w:tcW w:w="528" w:type="dxa"/>
          </w:tcPr>
          <w:p w14:paraId="0E30DFAB" w14:textId="2A8710CE"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04016762" w14:textId="1A9C6E27"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44E7E049" w14:textId="7E3A944C"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0E942784" w14:textId="2858286A" w:rsidR="00E46766" w:rsidRPr="00E46766" w:rsidRDefault="00E46766" w:rsidP="00E46766">
            <w:pPr>
              <w:rPr>
                <w:rFonts w:ascii="Times New Roman" w:hAnsi="Times New Roman"/>
                <w:b/>
                <w:bCs/>
                <w:sz w:val="16"/>
                <w:szCs w:val="16"/>
                <w:highlight w:val="lightGray"/>
              </w:rPr>
            </w:pPr>
            <w:r w:rsidRPr="00E46766">
              <w:rPr>
                <w:sz w:val="16"/>
                <w:szCs w:val="16"/>
              </w:rPr>
              <w:t>R1-1807959</w:t>
            </w:r>
          </w:p>
        </w:tc>
        <w:tc>
          <w:tcPr>
            <w:tcW w:w="1393" w:type="dxa"/>
          </w:tcPr>
          <w:p w14:paraId="64BCA202" w14:textId="59132746" w:rsidR="00E46766" w:rsidRPr="00E46766" w:rsidRDefault="00E46766" w:rsidP="00E46766">
            <w:pPr>
              <w:rPr>
                <w:rFonts w:ascii="Times New Roman" w:hAnsi="Times New Roman"/>
                <w:b/>
                <w:bCs/>
                <w:sz w:val="16"/>
                <w:szCs w:val="16"/>
                <w:highlight w:val="lightGray"/>
              </w:rPr>
            </w:pPr>
            <w:r w:rsidRPr="00E46766">
              <w:rPr>
                <w:sz w:val="16"/>
                <w:szCs w:val="16"/>
              </w:rPr>
              <w:t>Intel</w:t>
            </w:r>
          </w:p>
        </w:tc>
        <w:tc>
          <w:tcPr>
            <w:tcW w:w="2416" w:type="dxa"/>
          </w:tcPr>
          <w:p w14:paraId="33A00344" w14:textId="4ED68E2F" w:rsidR="00E46766" w:rsidRPr="00E46766" w:rsidRDefault="00E46766" w:rsidP="00E46766">
            <w:pPr>
              <w:rPr>
                <w:rFonts w:ascii="Times New Roman" w:hAnsi="Times New Roman"/>
                <w:b/>
                <w:bCs/>
                <w:sz w:val="16"/>
                <w:szCs w:val="16"/>
                <w:highlight w:val="lightGray"/>
              </w:rPr>
            </w:pPr>
            <w:r w:rsidRPr="00E46766">
              <w:rPr>
                <w:sz w:val="16"/>
                <w:szCs w:val="16"/>
              </w:rPr>
              <w:t>NR_newRAT-Core</w:t>
            </w:r>
          </w:p>
        </w:tc>
      </w:tr>
      <w:tr w:rsidR="00E46766" w:rsidRPr="00E46766" w14:paraId="3E786D3A" w14:textId="77777777" w:rsidTr="00E46766">
        <w:trPr>
          <w:trHeight w:val="20"/>
          <w:jc w:val="center"/>
        </w:trPr>
        <w:tc>
          <w:tcPr>
            <w:tcW w:w="800" w:type="dxa"/>
          </w:tcPr>
          <w:p w14:paraId="41F5EFC9" w14:textId="18196E2E" w:rsidR="00E46766" w:rsidRPr="00E46766" w:rsidRDefault="00E46766" w:rsidP="00E46766">
            <w:pPr>
              <w:rPr>
                <w:rFonts w:ascii="Times New Roman" w:hAnsi="Times New Roman"/>
                <w:b/>
                <w:bCs/>
                <w:sz w:val="16"/>
                <w:szCs w:val="16"/>
                <w:highlight w:val="lightGray"/>
              </w:rPr>
            </w:pPr>
            <w:r w:rsidRPr="00E46766">
              <w:rPr>
                <w:sz w:val="16"/>
                <w:szCs w:val="16"/>
              </w:rPr>
              <w:t>36.212</w:t>
            </w:r>
          </w:p>
        </w:tc>
        <w:tc>
          <w:tcPr>
            <w:tcW w:w="616" w:type="dxa"/>
          </w:tcPr>
          <w:p w14:paraId="12FCCDBC" w14:textId="22A48AAB" w:rsidR="00E46766" w:rsidRPr="00E46766" w:rsidRDefault="00E46766" w:rsidP="00E46766">
            <w:pPr>
              <w:rPr>
                <w:rFonts w:ascii="Times New Roman" w:hAnsi="Times New Roman"/>
                <w:b/>
                <w:bCs/>
                <w:sz w:val="16"/>
                <w:szCs w:val="16"/>
                <w:highlight w:val="lightGray"/>
              </w:rPr>
            </w:pPr>
            <w:r w:rsidRPr="00E46766">
              <w:rPr>
                <w:sz w:val="16"/>
                <w:szCs w:val="16"/>
              </w:rPr>
              <w:t>284</w:t>
            </w:r>
          </w:p>
        </w:tc>
        <w:tc>
          <w:tcPr>
            <w:tcW w:w="550" w:type="dxa"/>
          </w:tcPr>
          <w:p w14:paraId="076D655D" w14:textId="1D687F31"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0AD65FE1" w14:textId="4CE42FB3"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5D28EBF7" w14:textId="6906C901" w:rsidR="00E46766" w:rsidRPr="00E46766" w:rsidRDefault="00E46766" w:rsidP="00E46766">
            <w:pPr>
              <w:rPr>
                <w:rFonts w:ascii="Times New Roman" w:hAnsi="Times New Roman"/>
                <w:b/>
                <w:bCs/>
                <w:sz w:val="16"/>
                <w:szCs w:val="16"/>
                <w:highlight w:val="lightGray"/>
              </w:rPr>
            </w:pPr>
            <w:r w:rsidRPr="00E46766">
              <w:rPr>
                <w:sz w:val="16"/>
                <w:szCs w:val="16"/>
              </w:rPr>
              <w:t>Introduction of high capacity stationary wireless link and 1024QAM into 36.212</w:t>
            </w:r>
          </w:p>
        </w:tc>
        <w:tc>
          <w:tcPr>
            <w:tcW w:w="528" w:type="dxa"/>
          </w:tcPr>
          <w:p w14:paraId="05F14989" w14:textId="445A298B"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149EC857" w14:textId="51F88ED7"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2A787498" w14:textId="478CA3AC"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6A1DAD87" w14:textId="796FE7F4" w:rsidR="00E46766" w:rsidRPr="00E46766" w:rsidRDefault="00E46766" w:rsidP="00E46766">
            <w:pPr>
              <w:rPr>
                <w:rFonts w:ascii="Times New Roman" w:hAnsi="Times New Roman"/>
                <w:b/>
                <w:bCs/>
                <w:sz w:val="16"/>
                <w:szCs w:val="16"/>
                <w:highlight w:val="lightGray"/>
              </w:rPr>
            </w:pPr>
            <w:r w:rsidRPr="00E46766">
              <w:rPr>
                <w:sz w:val="16"/>
                <w:szCs w:val="16"/>
              </w:rPr>
              <w:t>R1-1807915</w:t>
            </w:r>
          </w:p>
        </w:tc>
        <w:tc>
          <w:tcPr>
            <w:tcW w:w="1393" w:type="dxa"/>
          </w:tcPr>
          <w:p w14:paraId="0F970ABC" w14:textId="5522801D" w:rsidR="00E46766" w:rsidRPr="00E46766" w:rsidRDefault="00E46766" w:rsidP="00E46766">
            <w:pPr>
              <w:rPr>
                <w:rFonts w:ascii="Times New Roman" w:hAnsi="Times New Roman"/>
                <w:b/>
                <w:bCs/>
                <w:sz w:val="16"/>
                <w:szCs w:val="16"/>
                <w:highlight w:val="lightGray"/>
              </w:rPr>
            </w:pPr>
            <w:r w:rsidRPr="00E46766">
              <w:rPr>
                <w:sz w:val="16"/>
                <w:szCs w:val="16"/>
              </w:rPr>
              <w:t>Huawei</w:t>
            </w:r>
          </w:p>
        </w:tc>
        <w:tc>
          <w:tcPr>
            <w:tcW w:w="2416" w:type="dxa"/>
          </w:tcPr>
          <w:p w14:paraId="308376FC" w14:textId="2799B7C5" w:rsidR="00E46766" w:rsidRPr="00E46766" w:rsidRDefault="00E46766" w:rsidP="00E46766">
            <w:pPr>
              <w:rPr>
                <w:rFonts w:ascii="Times New Roman" w:hAnsi="Times New Roman"/>
                <w:b/>
                <w:bCs/>
                <w:sz w:val="16"/>
                <w:szCs w:val="16"/>
                <w:highlight w:val="lightGray"/>
              </w:rPr>
            </w:pPr>
            <w:r w:rsidRPr="00E46766">
              <w:rPr>
                <w:sz w:val="16"/>
                <w:szCs w:val="16"/>
              </w:rPr>
              <w:t>LTE_1024QAM_DL-Core</w:t>
            </w:r>
          </w:p>
        </w:tc>
      </w:tr>
      <w:tr w:rsidR="00E46766" w:rsidRPr="00E46766" w14:paraId="7FC0F0E6" w14:textId="77777777" w:rsidTr="00E46766">
        <w:trPr>
          <w:trHeight w:val="20"/>
          <w:jc w:val="center"/>
        </w:trPr>
        <w:tc>
          <w:tcPr>
            <w:tcW w:w="800" w:type="dxa"/>
          </w:tcPr>
          <w:p w14:paraId="2D030F15" w14:textId="4F2BD53C"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69665744" w14:textId="5FA04260" w:rsidR="00E46766" w:rsidRPr="00E46766" w:rsidRDefault="00E46766" w:rsidP="00E46766">
            <w:pPr>
              <w:rPr>
                <w:rFonts w:ascii="Times New Roman" w:hAnsi="Times New Roman"/>
                <w:b/>
                <w:bCs/>
                <w:sz w:val="16"/>
                <w:szCs w:val="16"/>
                <w:highlight w:val="lightGray"/>
              </w:rPr>
            </w:pPr>
            <w:r w:rsidRPr="00E46766">
              <w:rPr>
                <w:sz w:val="16"/>
                <w:szCs w:val="16"/>
              </w:rPr>
              <w:t>1053</w:t>
            </w:r>
          </w:p>
        </w:tc>
        <w:tc>
          <w:tcPr>
            <w:tcW w:w="550" w:type="dxa"/>
          </w:tcPr>
          <w:p w14:paraId="162EC637" w14:textId="221F4614"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1B76DEC9" w14:textId="24D021A4"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3A4D7E57" w14:textId="5FA76924" w:rsidR="00E46766" w:rsidRPr="00E46766" w:rsidRDefault="00E46766" w:rsidP="00E46766">
            <w:pPr>
              <w:rPr>
                <w:rFonts w:ascii="Times New Roman" w:hAnsi="Times New Roman"/>
                <w:b/>
                <w:bCs/>
                <w:sz w:val="16"/>
                <w:szCs w:val="16"/>
                <w:highlight w:val="lightGray"/>
              </w:rPr>
            </w:pPr>
            <w:r w:rsidRPr="00E46766">
              <w:rPr>
                <w:sz w:val="16"/>
                <w:szCs w:val="16"/>
              </w:rPr>
              <w:t>Introduction of enhancements for high capacity stationary wireless link and introduction of 1024 QAM for LTE to 36.213</w:t>
            </w:r>
          </w:p>
        </w:tc>
        <w:tc>
          <w:tcPr>
            <w:tcW w:w="528" w:type="dxa"/>
          </w:tcPr>
          <w:p w14:paraId="49F4A7B9" w14:textId="34797EBE"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49D32F0F" w14:textId="340011BF"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45C13DE5" w14:textId="01B5943F"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2170662A" w14:textId="2E04EFC8" w:rsidR="00E46766" w:rsidRPr="00E46766" w:rsidRDefault="00E46766" w:rsidP="00E46766">
            <w:pPr>
              <w:rPr>
                <w:rFonts w:ascii="Times New Roman" w:hAnsi="Times New Roman"/>
                <w:b/>
                <w:bCs/>
                <w:sz w:val="16"/>
                <w:szCs w:val="16"/>
                <w:highlight w:val="lightGray"/>
              </w:rPr>
            </w:pPr>
            <w:r w:rsidRPr="00E46766">
              <w:rPr>
                <w:sz w:val="16"/>
                <w:szCs w:val="16"/>
              </w:rPr>
              <w:t>R1-1807942</w:t>
            </w:r>
          </w:p>
        </w:tc>
        <w:tc>
          <w:tcPr>
            <w:tcW w:w="1393" w:type="dxa"/>
          </w:tcPr>
          <w:p w14:paraId="700C2947" w14:textId="0E6F9CA9" w:rsidR="00E46766" w:rsidRPr="00E46766" w:rsidRDefault="00E46766" w:rsidP="00E46766">
            <w:pPr>
              <w:rPr>
                <w:rFonts w:ascii="Times New Roman" w:hAnsi="Times New Roman"/>
                <w:b/>
                <w:bCs/>
                <w:sz w:val="16"/>
                <w:szCs w:val="16"/>
                <w:highlight w:val="lightGray"/>
              </w:rPr>
            </w:pPr>
            <w:r w:rsidRPr="00E46766">
              <w:rPr>
                <w:sz w:val="16"/>
                <w:szCs w:val="16"/>
              </w:rPr>
              <w:t>Motorola Mobility Germany GmbH</w:t>
            </w:r>
          </w:p>
        </w:tc>
        <w:tc>
          <w:tcPr>
            <w:tcW w:w="2416" w:type="dxa"/>
          </w:tcPr>
          <w:p w14:paraId="1D9888B3" w14:textId="6AD9B112" w:rsidR="00E46766" w:rsidRPr="00E46766" w:rsidRDefault="00E46766" w:rsidP="00E46766">
            <w:pPr>
              <w:rPr>
                <w:rFonts w:ascii="Times New Roman" w:hAnsi="Times New Roman"/>
                <w:b/>
                <w:bCs/>
                <w:sz w:val="16"/>
                <w:szCs w:val="16"/>
                <w:highlight w:val="lightGray"/>
                <w:lang w:val="fr-FR"/>
              </w:rPr>
            </w:pPr>
            <w:r w:rsidRPr="00E46766">
              <w:rPr>
                <w:sz w:val="16"/>
                <w:szCs w:val="16"/>
              </w:rPr>
              <w:t>LTE_1024QAM_DL-Core</w:t>
            </w:r>
          </w:p>
        </w:tc>
      </w:tr>
      <w:tr w:rsidR="00E46766" w:rsidRPr="00E46766" w14:paraId="59A5AC5C" w14:textId="77777777" w:rsidTr="00E46766">
        <w:trPr>
          <w:trHeight w:val="20"/>
          <w:jc w:val="center"/>
        </w:trPr>
        <w:tc>
          <w:tcPr>
            <w:tcW w:w="800" w:type="dxa"/>
          </w:tcPr>
          <w:p w14:paraId="27E69866" w14:textId="3C6AE9CA" w:rsidR="00E46766" w:rsidRPr="00E46766" w:rsidRDefault="00E46766" w:rsidP="00E46766">
            <w:pPr>
              <w:rPr>
                <w:rFonts w:ascii="Times New Roman" w:hAnsi="Times New Roman"/>
                <w:b/>
                <w:bCs/>
                <w:sz w:val="16"/>
                <w:szCs w:val="16"/>
                <w:highlight w:val="lightGray"/>
              </w:rPr>
            </w:pPr>
            <w:r w:rsidRPr="00E46766">
              <w:rPr>
                <w:sz w:val="16"/>
                <w:szCs w:val="16"/>
              </w:rPr>
              <w:t>36.211</w:t>
            </w:r>
          </w:p>
        </w:tc>
        <w:tc>
          <w:tcPr>
            <w:tcW w:w="616" w:type="dxa"/>
          </w:tcPr>
          <w:p w14:paraId="547149CF" w14:textId="6C97B3BC" w:rsidR="00E46766" w:rsidRPr="00E46766" w:rsidRDefault="00E46766" w:rsidP="00E46766">
            <w:pPr>
              <w:rPr>
                <w:rFonts w:ascii="Times New Roman" w:hAnsi="Times New Roman"/>
                <w:b/>
                <w:bCs/>
                <w:sz w:val="16"/>
                <w:szCs w:val="16"/>
                <w:highlight w:val="lightGray"/>
              </w:rPr>
            </w:pPr>
            <w:r w:rsidRPr="00E46766">
              <w:rPr>
                <w:sz w:val="16"/>
                <w:szCs w:val="16"/>
              </w:rPr>
              <w:t>447</w:t>
            </w:r>
          </w:p>
        </w:tc>
        <w:tc>
          <w:tcPr>
            <w:tcW w:w="550" w:type="dxa"/>
          </w:tcPr>
          <w:p w14:paraId="1929725A" w14:textId="12D72CD5"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6614AC9A" w14:textId="63DFB2D4"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422E7BD8" w14:textId="17DC6BD9" w:rsidR="00E46766" w:rsidRPr="00E46766" w:rsidRDefault="00E46766" w:rsidP="00E46766">
            <w:pPr>
              <w:rPr>
                <w:rFonts w:ascii="Times New Roman" w:hAnsi="Times New Roman"/>
                <w:b/>
                <w:bCs/>
                <w:sz w:val="16"/>
                <w:szCs w:val="16"/>
                <w:highlight w:val="lightGray"/>
              </w:rPr>
            </w:pPr>
            <w:r w:rsidRPr="00E46766">
              <w:rPr>
                <w:sz w:val="16"/>
                <w:szCs w:val="16"/>
              </w:rPr>
              <w:t>Introduction of Even Further Enhanced MTC for LTE</w:t>
            </w:r>
          </w:p>
        </w:tc>
        <w:tc>
          <w:tcPr>
            <w:tcW w:w="528" w:type="dxa"/>
          </w:tcPr>
          <w:p w14:paraId="0C51D687" w14:textId="7E222ED5"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3A9FB057" w14:textId="006B9AC4"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1B3CD565" w14:textId="3B1D0E92"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07D34ABA" w14:textId="64C4C7D0" w:rsidR="00E46766" w:rsidRPr="00E46766" w:rsidRDefault="00E46766" w:rsidP="00E46766">
            <w:pPr>
              <w:rPr>
                <w:rFonts w:ascii="Times New Roman" w:hAnsi="Times New Roman"/>
                <w:b/>
                <w:bCs/>
                <w:sz w:val="16"/>
                <w:szCs w:val="16"/>
                <w:highlight w:val="lightGray"/>
              </w:rPr>
            </w:pPr>
            <w:r w:rsidRPr="00E46766">
              <w:rPr>
                <w:sz w:val="16"/>
                <w:szCs w:val="16"/>
              </w:rPr>
              <w:t>R1-1807935</w:t>
            </w:r>
          </w:p>
        </w:tc>
        <w:tc>
          <w:tcPr>
            <w:tcW w:w="1393" w:type="dxa"/>
          </w:tcPr>
          <w:p w14:paraId="4FE67C8A" w14:textId="6C325485" w:rsidR="00E46766" w:rsidRPr="00E46766" w:rsidRDefault="00E46766" w:rsidP="00E46766">
            <w:pPr>
              <w:rPr>
                <w:rFonts w:ascii="Times New Roman" w:hAnsi="Times New Roman"/>
                <w:b/>
                <w:bCs/>
                <w:sz w:val="16"/>
                <w:szCs w:val="16"/>
                <w:highlight w:val="lightGray"/>
              </w:rPr>
            </w:pPr>
            <w:r w:rsidRPr="00E46766">
              <w:rPr>
                <w:sz w:val="16"/>
                <w:szCs w:val="16"/>
              </w:rPr>
              <w:t>Ericsson</w:t>
            </w:r>
          </w:p>
        </w:tc>
        <w:tc>
          <w:tcPr>
            <w:tcW w:w="2416" w:type="dxa"/>
          </w:tcPr>
          <w:p w14:paraId="58449219" w14:textId="61E169FA" w:rsidR="00E46766" w:rsidRPr="00E46766" w:rsidRDefault="00E46766" w:rsidP="00E46766">
            <w:pPr>
              <w:rPr>
                <w:rFonts w:ascii="Times New Roman" w:hAnsi="Times New Roman"/>
                <w:b/>
                <w:bCs/>
                <w:sz w:val="16"/>
                <w:szCs w:val="16"/>
                <w:highlight w:val="lightGray"/>
                <w:lang w:val="fr-FR"/>
              </w:rPr>
            </w:pPr>
            <w:r w:rsidRPr="00E46766">
              <w:rPr>
                <w:sz w:val="16"/>
                <w:szCs w:val="16"/>
              </w:rPr>
              <w:t>LTE_eMTC4-Core</w:t>
            </w:r>
          </w:p>
        </w:tc>
      </w:tr>
      <w:tr w:rsidR="00E46766" w:rsidRPr="00E46766" w14:paraId="542F7002" w14:textId="77777777" w:rsidTr="00E46766">
        <w:trPr>
          <w:trHeight w:val="20"/>
          <w:jc w:val="center"/>
        </w:trPr>
        <w:tc>
          <w:tcPr>
            <w:tcW w:w="800" w:type="dxa"/>
          </w:tcPr>
          <w:p w14:paraId="43D2391C" w14:textId="1FAB78CF" w:rsidR="00E46766" w:rsidRPr="00E46766" w:rsidRDefault="00E46766" w:rsidP="00E46766">
            <w:pPr>
              <w:rPr>
                <w:rFonts w:ascii="Times New Roman" w:hAnsi="Times New Roman"/>
                <w:b/>
                <w:bCs/>
                <w:sz w:val="16"/>
                <w:szCs w:val="16"/>
                <w:highlight w:val="lightGray"/>
              </w:rPr>
            </w:pPr>
            <w:r w:rsidRPr="00E46766">
              <w:rPr>
                <w:sz w:val="16"/>
                <w:szCs w:val="16"/>
              </w:rPr>
              <w:t>36.212</w:t>
            </w:r>
          </w:p>
        </w:tc>
        <w:tc>
          <w:tcPr>
            <w:tcW w:w="616" w:type="dxa"/>
          </w:tcPr>
          <w:p w14:paraId="72E5D264" w14:textId="104660A3" w:rsidR="00E46766" w:rsidRPr="00E46766" w:rsidRDefault="00E46766" w:rsidP="00E46766">
            <w:pPr>
              <w:rPr>
                <w:rFonts w:ascii="Times New Roman" w:hAnsi="Times New Roman"/>
                <w:b/>
                <w:bCs/>
                <w:sz w:val="16"/>
                <w:szCs w:val="16"/>
                <w:highlight w:val="lightGray"/>
              </w:rPr>
            </w:pPr>
            <w:r w:rsidRPr="00E46766">
              <w:rPr>
                <w:sz w:val="16"/>
                <w:szCs w:val="16"/>
              </w:rPr>
              <w:t>292</w:t>
            </w:r>
          </w:p>
        </w:tc>
        <w:tc>
          <w:tcPr>
            <w:tcW w:w="550" w:type="dxa"/>
          </w:tcPr>
          <w:p w14:paraId="75C543C1" w14:textId="76F612F8"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2BC54604" w14:textId="5942B86A"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4A1BC784" w14:textId="6FA9B251" w:rsidR="00E46766" w:rsidRPr="00E46766" w:rsidRDefault="00E46766" w:rsidP="00E46766">
            <w:pPr>
              <w:rPr>
                <w:rFonts w:ascii="Times New Roman" w:hAnsi="Times New Roman"/>
                <w:b/>
                <w:bCs/>
                <w:sz w:val="16"/>
                <w:szCs w:val="16"/>
                <w:highlight w:val="lightGray"/>
              </w:rPr>
            </w:pPr>
            <w:r w:rsidRPr="00E46766">
              <w:rPr>
                <w:sz w:val="16"/>
                <w:szCs w:val="16"/>
              </w:rPr>
              <w:t>Introduction of even further enhancements of eMTC</w:t>
            </w:r>
          </w:p>
        </w:tc>
        <w:tc>
          <w:tcPr>
            <w:tcW w:w="528" w:type="dxa"/>
          </w:tcPr>
          <w:p w14:paraId="26C1F868" w14:textId="5C2AB846"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7A63855F" w14:textId="6DEC302A"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57007450" w14:textId="1900BA30"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477B02FE" w14:textId="4BF391E3" w:rsidR="00E46766" w:rsidRPr="00E46766" w:rsidRDefault="00E46766" w:rsidP="00E46766">
            <w:pPr>
              <w:rPr>
                <w:rFonts w:ascii="Times New Roman" w:hAnsi="Times New Roman"/>
                <w:b/>
                <w:bCs/>
                <w:sz w:val="16"/>
                <w:szCs w:val="16"/>
                <w:highlight w:val="lightGray"/>
              </w:rPr>
            </w:pPr>
            <w:r w:rsidRPr="00E46766">
              <w:rPr>
                <w:sz w:val="16"/>
                <w:szCs w:val="16"/>
              </w:rPr>
              <w:t>R1-1807916</w:t>
            </w:r>
          </w:p>
        </w:tc>
        <w:tc>
          <w:tcPr>
            <w:tcW w:w="1393" w:type="dxa"/>
          </w:tcPr>
          <w:p w14:paraId="552EB39F" w14:textId="5A30921F" w:rsidR="00E46766" w:rsidRPr="00E46766" w:rsidRDefault="00E46766" w:rsidP="00E46766">
            <w:pPr>
              <w:rPr>
                <w:rFonts w:ascii="Times New Roman" w:hAnsi="Times New Roman"/>
                <w:b/>
                <w:bCs/>
                <w:sz w:val="16"/>
                <w:szCs w:val="16"/>
                <w:highlight w:val="lightGray"/>
              </w:rPr>
            </w:pPr>
            <w:r w:rsidRPr="00E46766">
              <w:rPr>
                <w:sz w:val="16"/>
                <w:szCs w:val="16"/>
              </w:rPr>
              <w:t>Huawei</w:t>
            </w:r>
          </w:p>
        </w:tc>
        <w:tc>
          <w:tcPr>
            <w:tcW w:w="2416" w:type="dxa"/>
          </w:tcPr>
          <w:p w14:paraId="7BADC36F" w14:textId="1462953E" w:rsidR="00E46766" w:rsidRPr="00E46766" w:rsidRDefault="00E46766" w:rsidP="00E46766">
            <w:pPr>
              <w:rPr>
                <w:rFonts w:ascii="Times New Roman" w:hAnsi="Times New Roman"/>
                <w:b/>
                <w:bCs/>
                <w:sz w:val="16"/>
                <w:szCs w:val="16"/>
                <w:highlight w:val="lightGray"/>
              </w:rPr>
            </w:pPr>
            <w:r w:rsidRPr="00E46766">
              <w:rPr>
                <w:sz w:val="16"/>
                <w:szCs w:val="16"/>
              </w:rPr>
              <w:t>LTE_eMTC4-Core</w:t>
            </w:r>
          </w:p>
        </w:tc>
      </w:tr>
      <w:tr w:rsidR="00E46766" w:rsidRPr="00E46766" w14:paraId="213ED7F5" w14:textId="77777777" w:rsidTr="00E46766">
        <w:trPr>
          <w:trHeight w:val="20"/>
          <w:jc w:val="center"/>
        </w:trPr>
        <w:tc>
          <w:tcPr>
            <w:tcW w:w="800" w:type="dxa"/>
          </w:tcPr>
          <w:p w14:paraId="3AE8F224" w14:textId="2504272B"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159E1AC2" w14:textId="2B5F6694" w:rsidR="00E46766" w:rsidRPr="00E46766" w:rsidRDefault="00E46766" w:rsidP="00E46766">
            <w:pPr>
              <w:rPr>
                <w:rFonts w:ascii="Times New Roman" w:hAnsi="Times New Roman"/>
                <w:b/>
                <w:bCs/>
                <w:sz w:val="16"/>
                <w:szCs w:val="16"/>
                <w:highlight w:val="lightGray"/>
              </w:rPr>
            </w:pPr>
            <w:r w:rsidRPr="00E46766">
              <w:rPr>
                <w:sz w:val="16"/>
                <w:szCs w:val="16"/>
              </w:rPr>
              <w:t>1101</w:t>
            </w:r>
          </w:p>
        </w:tc>
        <w:tc>
          <w:tcPr>
            <w:tcW w:w="550" w:type="dxa"/>
          </w:tcPr>
          <w:p w14:paraId="6D75497C" w14:textId="05EEF9F6"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4790FF0D" w14:textId="3BF7FCB4"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209569DF" w14:textId="33A650EB" w:rsidR="00E46766" w:rsidRPr="00E46766" w:rsidRDefault="00E46766" w:rsidP="00E46766">
            <w:pPr>
              <w:rPr>
                <w:rFonts w:ascii="Times New Roman" w:hAnsi="Times New Roman"/>
                <w:b/>
                <w:bCs/>
                <w:sz w:val="16"/>
                <w:szCs w:val="16"/>
                <w:highlight w:val="lightGray"/>
              </w:rPr>
            </w:pPr>
            <w:r w:rsidRPr="00E46766">
              <w:rPr>
                <w:sz w:val="16"/>
                <w:szCs w:val="16"/>
              </w:rPr>
              <w:t>Introduction of even further enhanced MTC for LTE in 36.213, s00-s05</w:t>
            </w:r>
          </w:p>
        </w:tc>
        <w:tc>
          <w:tcPr>
            <w:tcW w:w="528" w:type="dxa"/>
          </w:tcPr>
          <w:p w14:paraId="1F0B42D1" w14:textId="0E7B24CF"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0E0F0540" w14:textId="253FE015"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71491A00" w14:textId="1E845907"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1C776338" w14:textId="56581B63" w:rsidR="00E46766" w:rsidRPr="00E46766" w:rsidRDefault="00E46766" w:rsidP="00E46766">
            <w:pPr>
              <w:rPr>
                <w:rFonts w:ascii="Times New Roman" w:hAnsi="Times New Roman"/>
                <w:b/>
                <w:bCs/>
                <w:sz w:val="16"/>
                <w:szCs w:val="16"/>
                <w:highlight w:val="lightGray"/>
              </w:rPr>
            </w:pPr>
            <w:r w:rsidRPr="00E46766">
              <w:rPr>
                <w:sz w:val="16"/>
                <w:szCs w:val="16"/>
              </w:rPr>
              <w:t>R1-1807936</w:t>
            </w:r>
          </w:p>
        </w:tc>
        <w:tc>
          <w:tcPr>
            <w:tcW w:w="1393" w:type="dxa"/>
          </w:tcPr>
          <w:p w14:paraId="2B262081" w14:textId="0D1F8780" w:rsidR="00E46766" w:rsidRPr="00E46766" w:rsidRDefault="00E46766" w:rsidP="00E46766">
            <w:pPr>
              <w:rPr>
                <w:rFonts w:ascii="Times New Roman" w:hAnsi="Times New Roman"/>
                <w:b/>
                <w:bCs/>
                <w:sz w:val="16"/>
                <w:szCs w:val="16"/>
                <w:highlight w:val="lightGray"/>
              </w:rPr>
            </w:pPr>
            <w:r w:rsidRPr="00E46766">
              <w:rPr>
                <w:sz w:val="16"/>
                <w:szCs w:val="16"/>
              </w:rPr>
              <w:t>Motorola Mobility</w:t>
            </w:r>
          </w:p>
        </w:tc>
        <w:tc>
          <w:tcPr>
            <w:tcW w:w="2416" w:type="dxa"/>
          </w:tcPr>
          <w:p w14:paraId="70B9C170" w14:textId="0D9DE782" w:rsidR="00E46766" w:rsidRPr="00E46766" w:rsidRDefault="00E46766" w:rsidP="00E46766">
            <w:pPr>
              <w:rPr>
                <w:rFonts w:ascii="Times New Roman" w:hAnsi="Times New Roman"/>
                <w:b/>
                <w:bCs/>
                <w:sz w:val="16"/>
                <w:szCs w:val="16"/>
                <w:highlight w:val="lightGray"/>
              </w:rPr>
            </w:pPr>
            <w:r w:rsidRPr="00E46766">
              <w:rPr>
                <w:sz w:val="16"/>
                <w:szCs w:val="16"/>
              </w:rPr>
              <w:t>LTE_eMTC4-Core</w:t>
            </w:r>
          </w:p>
        </w:tc>
      </w:tr>
      <w:tr w:rsidR="00E46766" w:rsidRPr="00E46766" w14:paraId="7D5245D8" w14:textId="77777777" w:rsidTr="00E46766">
        <w:trPr>
          <w:trHeight w:val="20"/>
          <w:jc w:val="center"/>
        </w:trPr>
        <w:tc>
          <w:tcPr>
            <w:tcW w:w="800" w:type="dxa"/>
          </w:tcPr>
          <w:p w14:paraId="02EF85A2" w14:textId="7DC72DEE"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39E65119" w14:textId="5D39FD25" w:rsidR="00E46766" w:rsidRPr="00E46766" w:rsidRDefault="00E46766" w:rsidP="00E46766">
            <w:pPr>
              <w:rPr>
                <w:rFonts w:ascii="Times New Roman" w:hAnsi="Times New Roman"/>
                <w:b/>
                <w:bCs/>
                <w:sz w:val="16"/>
                <w:szCs w:val="16"/>
                <w:highlight w:val="lightGray"/>
              </w:rPr>
            </w:pPr>
            <w:r w:rsidRPr="00E46766">
              <w:rPr>
                <w:sz w:val="16"/>
                <w:szCs w:val="16"/>
              </w:rPr>
              <w:t>1102</w:t>
            </w:r>
          </w:p>
        </w:tc>
        <w:tc>
          <w:tcPr>
            <w:tcW w:w="550" w:type="dxa"/>
          </w:tcPr>
          <w:p w14:paraId="53C1FD3B" w14:textId="14B14DAF"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541CA669" w14:textId="70FDF2DC"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6A28EC26" w14:textId="595ADC47" w:rsidR="00E46766" w:rsidRPr="00E46766" w:rsidRDefault="00E46766" w:rsidP="00E46766">
            <w:pPr>
              <w:rPr>
                <w:rFonts w:ascii="Times New Roman" w:hAnsi="Times New Roman"/>
                <w:b/>
                <w:bCs/>
                <w:sz w:val="16"/>
                <w:szCs w:val="16"/>
                <w:highlight w:val="lightGray"/>
              </w:rPr>
            </w:pPr>
            <w:r w:rsidRPr="00E46766">
              <w:rPr>
                <w:sz w:val="16"/>
                <w:szCs w:val="16"/>
              </w:rPr>
              <w:t>Introduction of even further enhanced MTC for LTE in 36.213, s06-s07</w:t>
            </w:r>
          </w:p>
        </w:tc>
        <w:tc>
          <w:tcPr>
            <w:tcW w:w="528" w:type="dxa"/>
          </w:tcPr>
          <w:p w14:paraId="3EF85E1F" w14:textId="0DC18176"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593FAFD0" w14:textId="53905466"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7B48B59F" w14:textId="6302A04C"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2F6C86A7" w14:textId="76CC7C3E" w:rsidR="00E46766" w:rsidRPr="00E46766" w:rsidRDefault="00E46766" w:rsidP="00E46766">
            <w:pPr>
              <w:rPr>
                <w:rFonts w:ascii="Times New Roman" w:hAnsi="Times New Roman"/>
                <w:b/>
                <w:bCs/>
                <w:sz w:val="16"/>
                <w:szCs w:val="16"/>
                <w:highlight w:val="lightGray"/>
              </w:rPr>
            </w:pPr>
            <w:r w:rsidRPr="00E46766">
              <w:rPr>
                <w:sz w:val="16"/>
                <w:szCs w:val="16"/>
              </w:rPr>
              <w:t>R1-1807937</w:t>
            </w:r>
          </w:p>
        </w:tc>
        <w:tc>
          <w:tcPr>
            <w:tcW w:w="1393" w:type="dxa"/>
          </w:tcPr>
          <w:p w14:paraId="7176921A" w14:textId="1DC7414C" w:rsidR="00E46766" w:rsidRPr="00E46766" w:rsidRDefault="00E46766" w:rsidP="00E46766">
            <w:pPr>
              <w:rPr>
                <w:rFonts w:ascii="Times New Roman" w:hAnsi="Times New Roman"/>
                <w:b/>
                <w:bCs/>
                <w:sz w:val="16"/>
                <w:szCs w:val="16"/>
                <w:highlight w:val="lightGray"/>
              </w:rPr>
            </w:pPr>
            <w:r w:rsidRPr="00E46766">
              <w:rPr>
                <w:sz w:val="16"/>
                <w:szCs w:val="16"/>
              </w:rPr>
              <w:t>Motorola Mobility</w:t>
            </w:r>
          </w:p>
        </w:tc>
        <w:tc>
          <w:tcPr>
            <w:tcW w:w="2416" w:type="dxa"/>
          </w:tcPr>
          <w:p w14:paraId="6CCFDCB0" w14:textId="0020D44F" w:rsidR="00E46766" w:rsidRPr="00E46766" w:rsidRDefault="00E46766" w:rsidP="00E46766">
            <w:pPr>
              <w:rPr>
                <w:rFonts w:ascii="Times New Roman" w:hAnsi="Times New Roman"/>
                <w:b/>
                <w:bCs/>
                <w:sz w:val="16"/>
                <w:szCs w:val="16"/>
                <w:highlight w:val="lightGray"/>
              </w:rPr>
            </w:pPr>
            <w:r w:rsidRPr="00E46766">
              <w:rPr>
                <w:sz w:val="16"/>
                <w:szCs w:val="16"/>
              </w:rPr>
              <w:t>LTE_eMTC4-Core</w:t>
            </w:r>
          </w:p>
        </w:tc>
      </w:tr>
      <w:tr w:rsidR="00E46766" w:rsidRPr="00E46766" w14:paraId="4586828D" w14:textId="77777777" w:rsidTr="00E46766">
        <w:trPr>
          <w:trHeight w:val="20"/>
          <w:jc w:val="center"/>
        </w:trPr>
        <w:tc>
          <w:tcPr>
            <w:tcW w:w="800" w:type="dxa"/>
          </w:tcPr>
          <w:p w14:paraId="584E5DB0" w14:textId="067D8A0F"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516D0A45" w14:textId="19260D23" w:rsidR="00E46766" w:rsidRPr="00E46766" w:rsidRDefault="00E46766" w:rsidP="00E46766">
            <w:pPr>
              <w:rPr>
                <w:rFonts w:ascii="Times New Roman" w:hAnsi="Times New Roman"/>
                <w:b/>
                <w:bCs/>
                <w:sz w:val="16"/>
                <w:szCs w:val="16"/>
                <w:highlight w:val="lightGray"/>
              </w:rPr>
            </w:pPr>
            <w:r w:rsidRPr="00E46766">
              <w:rPr>
                <w:sz w:val="16"/>
                <w:szCs w:val="16"/>
              </w:rPr>
              <w:t>1103</w:t>
            </w:r>
          </w:p>
        </w:tc>
        <w:tc>
          <w:tcPr>
            <w:tcW w:w="550" w:type="dxa"/>
          </w:tcPr>
          <w:p w14:paraId="5F2FD108" w14:textId="63D2B597"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48730330" w14:textId="258D4C85"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7F4E15C3" w14:textId="38BD4044" w:rsidR="00E46766" w:rsidRPr="00E46766" w:rsidRDefault="00E46766" w:rsidP="00E46766">
            <w:pPr>
              <w:rPr>
                <w:rFonts w:ascii="Times New Roman" w:hAnsi="Times New Roman"/>
                <w:b/>
                <w:bCs/>
                <w:sz w:val="16"/>
                <w:szCs w:val="16"/>
                <w:highlight w:val="lightGray"/>
              </w:rPr>
            </w:pPr>
            <w:r w:rsidRPr="00E46766">
              <w:rPr>
                <w:sz w:val="16"/>
                <w:szCs w:val="16"/>
              </w:rPr>
              <w:t>Introduction of even further enhanced MTC for LTE in 36.213, s08-s09</w:t>
            </w:r>
          </w:p>
        </w:tc>
        <w:tc>
          <w:tcPr>
            <w:tcW w:w="528" w:type="dxa"/>
          </w:tcPr>
          <w:p w14:paraId="71A5C50F" w14:textId="4F574226"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7F85CDF3" w14:textId="619196A7"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4B3AED12" w14:textId="294D5F42"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2EA5A6E1" w14:textId="184C319C" w:rsidR="00E46766" w:rsidRPr="00E46766" w:rsidRDefault="00E46766" w:rsidP="00E46766">
            <w:pPr>
              <w:rPr>
                <w:rFonts w:ascii="Times New Roman" w:hAnsi="Times New Roman"/>
                <w:b/>
                <w:bCs/>
                <w:sz w:val="16"/>
                <w:szCs w:val="16"/>
                <w:highlight w:val="lightGray"/>
              </w:rPr>
            </w:pPr>
            <w:r w:rsidRPr="00E46766">
              <w:rPr>
                <w:sz w:val="16"/>
                <w:szCs w:val="16"/>
              </w:rPr>
              <w:t>R1-1807938</w:t>
            </w:r>
          </w:p>
        </w:tc>
        <w:tc>
          <w:tcPr>
            <w:tcW w:w="1393" w:type="dxa"/>
          </w:tcPr>
          <w:p w14:paraId="23FFC953" w14:textId="3E17DDDA" w:rsidR="00E46766" w:rsidRPr="00E46766" w:rsidRDefault="00E46766" w:rsidP="00E46766">
            <w:pPr>
              <w:rPr>
                <w:rFonts w:ascii="Times New Roman" w:hAnsi="Times New Roman"/>
                <w:b/>
                <w:bCs/>
                <w:sz w:val="16"/>
                <w:szCs w:val="16"/>
                <w:highlight w:val="lightGray"/>
              </w:rPr>
            </w:pPr>
            <w:r w:rsidRPr="00E46766">
              <w:rPr>
                <w:sz w:val="16"/>
                <w:szCs w:val="16"/>
              </w:rPr>
              <w:t>Motorola Mobility</w:t>
            </w:r>
          </w:p>
        </w:tc>
        <w:tc>
          <w:tcPr>
            <w:tcW w:w="2416" w:type="dxa"/>
          </w:tcPr>
          <w:p w14:paraId="26DB48D9" w14:textId="34A6C62B" w:rsidR="00E46766" w:rsidRPr="00E46766" w:rsidRDefault="00E46766" w:rsidP="00E46766">
            <w:pPr>
              <w:rPr>
                <w:rFonts w:ascii="Times New Roman" w:hAnsi="Times New Roman"/>
                <w:b/>
                <w:bCs/>
                <w:sz w:val="16"/>
                <w:szCs w:val="16"/>
                <w:highlight w:val="lightGray"/>
              </w:rPr>
            </w:pPr>
            <w:r w:rsidRPr="00E46766">
              <w:rPr>
                <w:sz w:val="16"/>
                <w:szCs w:val="16"/>
              </w:rPr>
              <w:t>LTE_eMTC4-Core</w:t>
            </w:r>
          </w:p>
        </w:tc>
      </w:tr>
      <w:tr w:rsidR="00E46766" w:rsidRPr="00E46766" w14:paraId="1B15A5AB" w14:textId="77777777" w:rsidTr="00E46766">
        <w:trPr>
          <w:trHeight w:val="20"/>
          <w:jc w:val="center"/>
        </w:trPr>
        <w:tc>
          <w:tcPr>
            <w:tcW w:w="800" w:type="dxa"/>
          </w:tcPr>
          <w:p w14:paraId="544B2D45" w14:textId="7D0D2E84"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631485EF" w14:textId="7DBE886B" w:rsidR="00E46766" w:rsidRPr="00E46766" w:rsidRDefault="00E46766" w:rsidP="00E46766">
            <w:pPr>
              <w:rPr>
                <w:rFonts w:ascii="Times New Roman" w:hAnsi="Times New Roman"/>
                <w:b/>
                <w:bCs/>
                <w:sz w:val="16"/>
                <w:szCs w:val="16"/>
                <w:highlight w:val="lightGray"/>
              </w:rPr>
            </w:pPr>
            <w:r w:rsidRPr="00E46766">
              <w:rPr>
                <w:sz w:val="16"/>
                <w:szCs w:val="16"/>
              </w:rPr>
              <w:t>1100</w:t>
            </w:r>
          </w:p>
        </w:tc>
        <w:tc>
          <w:tcPr>
            <w:tcW w:w="550" w:type="dxa"/>
          </w:tcPr>
          <w:p w14:paraId="256301CF" w14:textId="1184647D"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62492FD3" w14:textId="1F0FCD61"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2CBC9263" w14:textId="3C46BE08" w:rsidR="00E46766" w:rsidRPr="00E46766" w:rsidRDefault="00E46766" w:rsidP="00E46766">
            <w:pPr>
              <w:rPr>
                <w:rFonts w:ascii="Times New Roman" w:hAnsi="Times New Roman"/>
                <w:b/>
                <w:bCs/>
                <w:sz w:val="16"/>
                <w:szCs w:val="16"/>
                <w:highlight w:val="lightGray"/>
              </w:rPr>
            </w:pPr>
            <w:r w:rsidRPr="00E46766">
              <w:rPr>
                <w:sz w:val="16"/>
                <w:szCs w:val="16"/>
              </w:rPr>
              <w:t>Short CQI Reporting for EuCA</w:t>
            </w:r>
          </w:p>
        </w:tc>
        <w:tc>
          <w:tcPr>
            <w:tcW w:w="528" w:type="dxa"/>
          </w:tcPr>
          <w:p w14:paraId="5948A68C" w14:textId="00F510CD"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532A26BE" w14:textId="54923E6C"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131D37B8" w14:textId="097186B0"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62EF4883" w14:textId="6348B785" w:rsidR="00E46766" w:rsidRPr="00E46766" w:rsidRDefault="00E46766" w:rsidP="00E46766">
            <w:pPr>
              <w:rPr>
                <w:rFonts w:ascii="Times New Roman" w:hAnsi="Times New Roman"/>
                <w:b/>
                <w:bCs/>
                <w:sz w:val="16"/>
                <w:szCs w:val="16"/>
                <w:highlight w:val="lightGray"/>
              </w:rPr>
            </w:pPr>
            <w:r w:rsidRPr="00E46766">
              <w:rPr>
                <w:sz w:val="16"/>
                <w:szCs w:val="16"/>
              </w:rPr>
              <w:t>R1-1807552</w:t>
            </w:r>
          </w:p>
        </w:tc>
        <w:tc>
          <w:tcPr>
            <w:tcW w:w="1393" w:type="dxa"/>
          </w:tcPr>
          <w:p w14:paraId="10BDAC0D" w14:textId="77B5623F" w:rsidR="00E46766" w:rsidRPr="00E46766" w:rsidRDefault="00E46766" w:rsidP="00E46766">
            <w:pPr>
              <w:rPr>
                <w:rFonts w:ascii="Times New Roman" w:hAnsi="Times New Roman"/>
                <w:b/>
                <w:bCs/>
                <w:sz w:val="16"/>
                <w:szCs w:val="16"/>
                <w:highlight w:val="lightGray"/>
              </w:rPr>
            </w:pPr>
            <w:r w:rsidRPr="00E46766">
              <w:rPr>
                <w:sz w:val="16"/>
                <w:szCs w:val="16"/>
              </w:rPr>
              <w:t>Nokia, Nokia Shanghai Bell</w:t>
            </w:r>
          </w:p>
        </w:tc>
        <w:tc>
          <w:tcPr>
            <w:tcW w:w="2416" w:type="dxa"/>
          </w:tcPr>
          <w:p w14:paraId="577E15C2" w14:textId="04871189" w:rsidR="00E46766" w:rsidRPr="00E46766" w:rsidRDefault="00E46766" w:rsidP="00E46766">
            <w:pPr>
              <w:rPr>
                <w:rFonts w:ascii="Times New Roman" w:hAnsi="Times New Roman"/>
                <w:b/>
                <w:bCs/>
                <w:sz w:val="16"/>
                <w:szCs w:val="16"/>
                <w:highlight w:val="lightGray"/>
                <w:lang w:val="fr-FR"/>
              </w:rPr>
            </w:pPr>
            <w:r w:rsidRPr="00E46766">
              <w:rPr>
                <w:sz w:val="16"/>
                <w:szCs w:val="16"/>
              </w:rPr>
              <w:t>LTE_euCA-Core</w:t>
            </w:r>
          </w:p>
        </w:tc>
      </w:tr>
      <w:tr w:rsidR="00E46766" w:rsidRPr="00E46766" w14:paraId="61DBF1B7" w14:textId="77777777" w:rsidTr="00E46766">
        <w:trPr>
          <w:trHeight w:val="20"/>
          <w:jc w:val="center"/>
        </w:trPr>
        <w:tc>
          <w:tcPr>
            <w:tcW w:w="800" w:type="dxa"/>
          </w:tcPr>
          <w:p w14:paraId="28816412" w14:textId="4CB877FB" w:rsidR="00E46766" w:rsidRPr="00E46766" w:rsidRDefault="00E46766" w:rsidP="00E46766">
            <w:pPr>
              <w:rPr>
                <w:rFonts w:ascii="Times New Roman" w:hAnsi="Times New Roman"/>
                <w:b/>
                <w:bCs/>
                <w:sz w:val="16"/>
                <w:szCs w:val="16"/>
                <w:highlight w:val="lightGray"/>
              </w:rPr>
            </w:pPr>
            <w:r w:rsidRPr="00E46766">
              <w:rPr>
                <w:sz w:val="16"/>
                <w:szCs w:val="16"/>
              </w:rPr>
              <w:t>36.201</w:t>
            </w:r>
          </w:p>
        </w:tc>
        <w:tc>
          <w:tcPr>
            <w:tcW w:w="616" w:type="dxa"/>
          </w:tcPr>
          <w:p w14:paraId="06E8BCF1" w14:textId="5BDFAF66" w:rsidR="00E46766" w:rsidRPr="00E46766" w:rsidRDefault="00E46766" w:rsidP="00E46766">
            <w:pPr>
              <w:rPr>
                <w:rFonts w:ascii="Times New Roman" w:hAnsi="Times New Roman"/>
                <w:b/>
                <w:bCs/>
                <w:sz w:val="16"/>
                <w:szCs w:val="16"/>
                <w:highlight w:val="lightGray"/>
              </w:rPr>
            </w:pPr>
            <w:r w:rsidRPr="00E46766">
              <w:rPr>
                <w:sz w:val="16"/>
                <w:szCs w:val="16"/>
              </w:rPr>
              <w:t>26</w:t>
            </w:r>
          </w:p>
        </w:tc>
        <w:tc>
          <w:tcPr>
            <w:tcW w:w="550" w:type="dxa"/>
          </w:tcPr>
          <w:p w14:paraId="29A51815" w14:textId="2F58C661"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3D99AFC0" w14:textId="7BBF4769"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4BF83596" w14:textId="74236E9E" w:rsidR="00E46766" w:rsidRPr="00E46766" w:rsidRDefault="00E46766" w:rsidP="00E46766">
            <w:pPr>
              <w:rPr>
                <w:rFonts w:ascii="Times New Roman" w:hAnsi="Times New Roman"/>
                <w:b/>
                <w:bCs/>
                <w:sz w:val="16"/>
                <w:szCs w:val="16"/>
                <w:highlight w:val="lightGray"/>
              </w:rPr>
            </w:pPr>
            <w:r w:rsidRPr="00E46766">
              <w:rPr>
                <w:sz w:val="16"/>
                <w:szCs w:val="16"/>
              </w:rPr>
              <w:t>Introduction of V2X Phase 2 enhancements into 36.201</w:t>
            </w:r>
          </w:p>
        </w:tc>
        <w:tc>
          <w:tcPr>
            <w:tcW w:w="528" w:type="dxa"/>
          </w:tcPr>
          <w:p w14:paraId="0C2C975C" w14:textId="0E579DC2"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25B74C10" w14:textId="524BE6C7" w:rsidR="00E46766" w:rsidRPr="00E46766" w:rsidRDefault="00E46766" w:rsidP="00E46766">
            <w:pPr>
              <w:rPr>
                <w:rFonts w:ascii="Times New Roman" w:hAnsi="Times New Roman"/>
                <w:b/>
                <w:bCs/>
                <w:sz w:val="16"/>
                <w:szCs w:val="16"/>
                <w:highlight w:val="lightGray"/>
              </w:rPr>
            </w:pPr>
            <w:r w:rsidRPr="00E46766">
              <w:rPr>
                <w:sz w:val="16"/>
                <w:szCs w:val="16"/>
              </w:rPr>
              <w:t>15.0.0</w:t>
            </w:r>
          </w:p>
        </w:tc>
        <w:tc>
          <w:tcPr>
            <w:tcW w:w="1055" w:type="dxa"/>
          </w:tcPr>
          <w:p w14:paraId="03EDB8AA" w14:textId="44E14F30"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51D203BC" w14:textId="12A7B7B0" w:rsidR="00E46766" w:rsidRPr="00E46766" w:rsidRDefault="00E46766" w:rsidP="00E46766">
            <w:pPr>
              <w:rPr>
                <w:rFonts w:ascii="Times New Roman" w:hAnsi="Times New Roman"/>
                <w:b/>
                <w:bCs/>
                <w:sz w:val="16"/>
                <w:szCs w:val="16"/>
                <w:highlight w:val="lightGray"/>
              </w:rPr>
            </w:pPr>
            <w:r w:rsidRPr="00E46766">
              <w:rPr>
                <w:sz w:val="16"/>
                <w:szCs w:val="16"/>
              </w:rPr>
              <w:t>R1-1807414</w:t>
            </w:r>
          </w:p>
        </w:tc>
        <w:tc>
          <w:tcPr>
            <w:tcW w:w="1393" w:type="dxa"/>
          </w:tcPr>
          <w:p w14:paraId="00E6230F" w14:textId="473E86D8" w:rsidR="00E46766" w:rsidRPr="00E46766" w:rsidRDefault="00E46766" w:rsidP="00E46766">
            <w:pPr>
              <w:rPr>
                <w:rFonts w:ascii="Times New Roman" w:hAnsi="Times New Roman"/>
                <w:b/>
                <w:bCs/>
                <w:sz w:val="16"/>
                <w:szCs w:val="16"/>
                <w:highlight w:val="lightGray"/>
              </w:rPr>
            </w:pPr>
            <w:r w:rsidRPr="00E46766">
              <w:rPr>
                <w:sz w:val="16"/>
                <w:szCs w:val="16"/>
              </w:rPr>
              <w:t>Nokia, Nokia Shanghai Bell</w:t>
            </w:r>
          </w:p>
        </w:tc>
        <w:tc>
          <w:tcPr>
            <w:tcW w:w="2416" w:type="dxa"/>
          </w:tcPr>
          <w:p w14:paraId="17DBAF2C" w14:textId="44C7F73E" w:rsidR="00E46766" w:rsidRPr="00E46766" w:rsidRDefault="00E46766" w:rsidP="00E46766">
            <w:pPr>
              <w:rPr>
                <w:rFonts w:ascii="Times New Roman" w:hAnsi="Times New Roman"/>
                <w:b/>
                <w:bCs/>
                <w:sz w:val="16"/>
                <w:szCs w:val="16"/>
                <w:highlight w:val="lightGray"/>
                <w:lang w:val="fr-FR"/>
              </w:rPr>
            </w:pPr>
            <w:r w:rsidRPr="00E46766">
              <w:rPr>
                <w:sz w:val="16"/>
                <w:szCs w:val="16"/>
              </w:rPr>
              <w:t>LTE_eV2X-Core</w:t>
            </w:r>
          </w:p>
        </w:tc>
      </w:tr>
      <w:tr w:rsidR="00E46766" w:rsidRPr="00E46766" w14:paraId="79657C4D" w14:textId="77777777" w:rsidTr="00E46766">
        <w:trPr>
          <w:trHeight w:val="20"/>
          <w:jc w:val="center"/>
        </w:trPr>
        <w:tc>
          <w:tcPr>
            <w:tcW w:w="800" w:type="dxa"/>
          </w:tcPr>
          <w:p w14:paraId="4DD4F0CE" w14:textId="4664D925" w:rsidR="00E46766" w:rsidRPr="00E46766" w:rsidRDefault="00E46766" w:rsidP="00E46766">
            <w:pPr>
              <w:rPr>
                <w:rFonts w:ascii="Times New Roman" w:hAnsi="Times New Roman"/>
                <w:b/>
                <w:bCs/>
                <w:sz w:val="16"/>
                <w:szCs w:val="16"/>
                <w:highlight w:val="lightGray"/>
              </w:rPr>
            </w:pPr>
            <w:r w:rsidRPr="00E46766">
              <w:rPr>
                <w:sz w:val="16"/>
                <w:szCs w:val="16"/>
              </w:rPr>
              <w:t>36.212</w:t>
            </w:r>
          </w:p>
        </w:tc>
        <w:tc>
          <w:tcPr>
            <w:tcW w:w="616" w:type="dxa"/>
          </w:tcPr>
          <w:p w14:paraId="7D26DF9B" w14:textId="25EB2F31" w:rsidR="00E46766" w:rsidRPr="00E46766" w:rsidRDefault="00E46766" w:rsidP="00E46766">
            <w:pPr>
              <w:rPr>
                <w:rFonts w:ascii="Times New Roman" w:hAnsi="Times New Roman"/>
                <w:b/>
                <w:bCs/>
                <w:sz w:val="16"/>
                <w:szCs w:val="16"/>
                <w:highlight w:val="lightGray"/>
              </w:rPr>
            </w:pPr>
            <w:r w:rsidRPr="00E46766">
              <w:rPr>
                <w:sz w:val="16"/>
                <w:szCs w:val="16"/>
              </w:rPr>
              <w:t>294</w:t>
            </w:r>
          </w:p>
        </w:tc>
        <w:tc>
          <w:tcPr>
            <w:tcW w:w="550" w:type="dxa"/>
          </w:tcPr>
          <w:p w14:paraId="575D362B" w14:textId="4A7E40F8"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2DF3E903" w14:textId="688F3F96"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013EE652" w14:textId="5A8740FF" w:rsidR="00E46766" w:rsidRPr="00E46766" w:rsidRDefault="00E46766" w:rsidP="00E46766">
            <w:pPr>
              <w:rPr>
                <w:rFonts w:ascii="Times New Roman" w:hAnsi="Times New Roman"/>
                <w:b/>
                <w:bCs/>
                <w:sz w:val="16"/>
                <w:szCs w:val="16"/>
                <w:highlight w:val="lightGray"/>
              </w:rPr>
            </w:pPr>
            <w:r w:rsidRPr="00E46766">
              <w:rPr>
                <w:sz w:val="16"/>
                <w:szCs w:val="16"/>
              </w:rPr>
              <w:t>Introduction of V2X Phase 2 based on LTE</w:t>
            </w:r>
          </w:p>
        </w:tc>
        <w:tc>
          <w:tcPr>
            <w:tcW w:w="528" w:type="dxa"/>
          </w:tcPr>
          <w:p w14:paraId="65167D2D" w14:textId="11D558DF"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2ACD19B1" w14:textId="40BF1B82"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195F6149" w14:textId="7E8F226A"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7B23FA05" w14:textId="542834B1" w:rsidR="00E46766" w:rsidRPr="00E46766" w:rsidRDefault="00E46766" w:rsidP="00E46766">
            <w:pPr>
              <w:rPr>
                <w:rFonts w:ascii="Times New Roman" w:hAnsi="Times New Roman"/>
                <w:b/>
                <w:bCs/>
                <w:sz w:val="16"/>
                <w:szCs w:val="16"/>
                <w:highlight w:val="lightGray"/>
              </w:rPr>
            </w:pPr>
            <w:r w:rsidRPr="00E46766">
              <w:rPr>
                <w:sz w:val="16"/>
                <w:szCs w:val="16"/>
              </w:rPr>
              <w:t>R1-1807918</w:t>
            </w:r>
          </w:p>
        </w:tc>
        <w:tc>
          <w:tcPr>
            <w:tcW w:w="1393" w:type="dxa"/>
          </w:tcPr>
          <w:p w14:paraId="2E3B7D1D" w14:textId="257A51A1" w:rsidR="00E46766" w:rsidRPr="00E46766" w:rsidRDefault="00E46766" w:rsidP="00E46766">
            <w:pPr>
              <w:rPr>
                <w:rFonts w:ascii="Times New Roman" w:hAnsi="Times New Roman"/>
                <w:b/>
                <w:bCs/>
                <w:sz w:val="16"/>
                <w:szCs w:val="16"/>
                <w:highlight w:val="lightGray"/>
              </w:rPr>
            </w:pPr>
            <w:r w:rsidRPr="00E46766">
              <w:rPr>
                <w:sz w:val="16"/>
                <w:szCs w:val="16"/>
              </w:rPr>
              <w:t>Huawei</w:t>
            </w:r>
          </w:p>
        </w:tc>
        <w:tc>
          <w:tcPr>
            <w:tcW w:w="2416" w:type="dxa"/>
          </w:tcPr>
          <w:p w14:paraId="3B3B9F92" w14:textId="609A5378" w:rsidR="00E46766" w:rsidRPr="00E46766" w:rsidRDefault="00E46766" w:rsidP="00E46766">
            <w:pPr>
              <w:rPr>
                <w:rFonts w:ascii="Times New Roman" w:hAnsi="Times New Roman"/>
                <w:b/>
                <w:bCs/>
                <w:sz w:val="16"/>
                <w:szCs w:val="16"/>
                <w:highlight w:val="lightGray"/>
                <w:lang w:val="fr-FR"/>
              </w:rPr>
            </w:pPr>
            <w:r w:rsidRPr="00E46766">
              <w:rPr>
                <w:sz w:val="16"/>
                <w:szCs w:val="16"/>
              </w:rPr>
              <w:t>LTE_eV2X-Core</w:t>
            </w:r>
          </w:p>
        </w:tc>
      </w:tr>
      <w:tr w:rsidR="00E46766" w:rsidRPr="00E46766" w14:paraId="0E4B555E" w14:textId="77777777" w:rsidTr="00E46766">
        <w:trPr>
          <w:trHeight w:val="20"/>
          <w:jc w:val="center"/>
        </w:trPr>
        <w:tc>
          <w:tcPr>
            <w:tcW w:w="800" w:type="dxa"/>
          </w:tcPr>
          <w:p w14:paraId="455E9520" w14:textId="1B811576"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588BCFE7" w14:textId="422114CD" w:rsidR="00E46766" w:rsidRPr="00E46766" w:rsidRDefault="00E46766" w:rsidP="00E46766">
            <w:pPr>
              <w:rPr>
                <w:rFonts w:ascii="Times New Roman" w:hAnsi="Times New Roman"/>
                <w:b/>
                <w:bCs/>
                <w:sz w:val="16"/>
                <w:szCs w:val="16"/>
                <w:highlight w:val="lightGray"/>
              </w:rPr>
            </w:pPr>
            <w:r w:rsidRPr="00E46766">
              <w:rPr>
                <w:sz w:val="16"/>
                <w:szCs w:val="16"/>
              </w:rPr>
              <w:t>1107</w:t>
            </w:r>
          </w:p>
        </w:tc>
        <w:tc>
          <w:tcPr>
            <w:tcW w:w="550" w:type="dxa"/>
          </w:tcPr>
          <w:p w14:paraId="06B3C49C" w14:textId="0A27DA83"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398A5988" w14:textId="35F6857E"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0B998D7A" w14:textId="4D6C0B90" w:rsidR="00E46766" w:rsidRPr="00E46766" w:rsidRDefault="00E46766" w:rsidP="00E46766">
            <w:pPr>
              <w:rPr>
                <w:rFonts w:ascii="Times New Roman" w:hAnsi="Times New Roman"/>
                <w:b/>
                <w:bCs/>
                <w:sz w:val="16"/>
                <w:szCs w:val="16"/>
                <w:highlight w:val="lightGray"/>
              </w:rPr>
            </w:pPr>
            <w:r w:rsidRPr="00E46766">
              <w:rPr>
                <w:sz w:val="16"/>
                <w:szCs w:val="16"/>
              </w:rPr>
              <w:t>Addition of V2X Phase 2 based on LTE in 36.213, s14</w:t>
            </w:r>
          </w:p>
        </w:tc>
        <w:tc>
          <w:tcPr>
            <w:tcW w:w="528" w:type="dxa"/>
          </w:tcPr>
          <w:p w14:paraId="1CD53759" w14:textId="45047684"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3AB90363" w14:textId="574392AC"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66C3AD54" w14:textId="565EBFD4"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7BDD4A7A" w14:textId="0BF1FEB6" w:rsidR="00E46766" w:rsidRPr="00E46766" w:rsidRDefault="00E46766" w:rsidP="00E46766">
            <w:pPr>
              <w:rPr>
                <w:rFonts w:ascii="Times New Roman" w:hAnsi="Times New Roman"/>
                <w:b/>
                <w:bCs/>
                <w:sz w:val="16"/>
                <w:szCs w:val="16"/>
                <w:highlight w:val="lightGray"/>
              </w:rPr>
            </w:pPr>
            <w:r w:rsidRPr="00E46766">
              <w:rPr>
                <w:sz w:val="16"/>
                <w:szCs w:val="16"/>
              </w:rPr>
              <w:t>R1-1807944</w:t>
            </w:r>
          </w:p>
        </w:tc>
        <w:tc>
          <w:tcPr>
            <w:tcW w:w="1393" w:type="dxa"/>
          </w:tcPr>
          <w:p w14:paraId="737F17CA" w14:textId="5DC545A9" w:rsidR="00E46766" w:rsidRPr="00E46766" w:rsidRDefault="00E46766" w:rsidP="00E46766">
            <w:pPr>
              <w:rPr>
                <w:rFonts w:ascii="Times New Roman" w:hAnsi="Times New Roman"/>
                <w:b/>
                <w:bCs/>
                <w:sz w:val="16"/>
                <w:szCs w:val="16"/>
                <w:highlight w:val="lightGray"/>
              </w:rPr>
            </w:pPr>
            <w:r w:rsidRPr="00E46766">
              <w:rPr>
                <w:sz w:val="16"/>
                <w:szCs w:val="16"/>
              </w:rPr>
              <w:t>Motorola Mobility, LG Electronics</w:t>
            </w:r>
          </w:p>
        </w:tc>
        <w:tc>
          <w:tcPr>
            <w:tcW w:w="2416" w:type="dxa"/>
          </w:tcPr>
          <w:p w14:paraId="6DC088C1" w14:textId="740E516A" w:rsidR="00E46766" w:rsidRPr="00E46766" w:rsidRDefault="00E46766" w:rsidP="00E46766">
            <w:pPr>
              <w:rPr>
                <w:rFonts w:ascii="Times New Roman" w:hAnsi="Times New Roman"/>
                <w:b/>
                <w:bCs/>
                <w:sz w:val="16"/>
                <w:szCs w:val="16"/>
                <w:highlight w:val="lightGray"/>
              </w:rPr>
            </w:pPr>
            <w:r w:rsidRPr="00E46766">
              <w:rPr>
                <w:sz w:val="16"/>
                <w:szCs w:val="16"/>
              </w:rPr>
              <w:t>LTE_eV2X-Core</w:t>
            </w:r>
          </w:p>
        </w:tc>
      </w:tr>
      <w:tr w:rsidR="00E46766" w:rsidRPr="00E46766" w14:paraId="22BC7CE5" w14:textId="77777777" w:rsidTr="00E46766">
        <w:trPr>
          <w:trHeight w:val="20"/>
          <w:jc w:val="center"/>
        </w:trPr>
        <w:tc>
          <w:tcPr>
            <w:tcW w:w="800" w:type="dxa"/>
          </w:tcPr>
          <w:p w14:paraId="7B16B75C" w14:textId="6456345C" w:rsidR="00E46766" w:rsidRPr="00E46766" w:rsidRDefault="00E46766" w:rsidP="00E46766">
            <w:pPr>
              <w:rPr>
                <w:rFonts w:ascii="Times New Roman" w:hAnsi="Times New Roman"/>
                <w:b/>
                <w:bCs/>
                <w:sz w:val="16"/>
                <w:szCs w:val="16"/>
                <w:highlight w:val="lightGray"/>
              </w:rPr>
            </w:pPr>
            <w:r w:rsidRPr="00E46766">
              <w:rPr>
                <w:sz w:val="16"/>
                <w:szCs w:val="16"/>
              </w:rPr>
              <w:t>36.211</w:t>
            </w:r>
          </w:p>
        </w:tc>
        <w:tc>
          <w:tcPr>
            <w:tcW w:w="616" w:type="dxa"/>
          </w:tcPr>
          <w:p w14:paraId="318537D0" w14:textId="5A239A24" w:rsidR="00E46766" w:rsidRPr="00E46766" w:rsidRDefault="00E46766" w:rsidP="00E46766">
            <w:pPr>
              <w:rPr>
                <w:rFonts w:ascii="Times New Roman" w:hAnsi="Times New Roman"/>
                <w:b/>
                <w:bCs/>
                <w:sz w:val="16"/>
                <w:szCs w:val="16"/>
                <w:highlight w:val="lightGray"/>
              </w:rPr>
            </w:pPr>
            <w:r w:rsidRPr="00E46766">
              <w:rPr>
                <w:sz w:val="16"/>
                <w:szCs w:val="16"/>
              </w:rPr>
              <w:t>450</w:t>
            </w:r>
          </w:p>
        </w:tc>
        <w:tc>
          <w:tcPr>
            <w:tcW w:w="550" w:type="dxa"/>
          </w:tcPr>
          <w:p w14:paraId="5EBAF5E9" w14:textId="22DD466C"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4578D332" w14:textId="1DE373EE"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474B000D" w14:textId="39E32B02" w:rsidR="00E46766" w:rsidRPr="00E46766" w:rsidRDefault="00E46766" w:rsidP="00E46766">
            <w:pPr>
              <w:rPr>
                <w:rFonts w:ascii="Times New Roman" w:hAnsi="Times New Roman"/>
                <w:b/>
                <w:bCs/>
                <w:sz w:val="16"/>
                <w:szCs w:val="16"/>
                <w:highlight w:val="lightGray"/>
              </w:rPr>
            </w:pPr>
            <w:r w:rsidRPr="00E46766">
              <w:rPr>
                <w:sz w:val="16"/>
                <w:szCs w:val="16"/>
              </w:rPr>
              <w:t>Introduction of HRLLC into 36.211</w:t>
            </w:r>
          </w:p>
        </w:tc>
        <w:tc>
          <w:tcPr>
            <w:tcW w:w="528" w:type="dxa"/>
          </w:tcPr>
          <w:p w14:paraId="234DD93A" w14:textId="5AF5B262"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7C934C20" w14:textId="1EC93E75"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39DC6176" w14:textId="296DD4B7"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5693ACD4" w14:textId="75862B85" w:rsidR="00E46766" w:rsidRPr="00E46766" w:rsidRDefault="00E46766" w:rsidP="00E46766">
            <w:pPr>
              <w:rPr>
                <w:rFonts w:ascii="Times New Roman" w:hAnsi="Times New Roman"/>
                <w:b/>
                <w:bCs/>
                <w:sz w:val="16"/>
                <w:szCs w:val="16"/>
                <w:highlight w:val="lightGray"/>
              </w:rPr>
            </w:pPr>
            <w:r w:rsidRPr="00E46766">
              <w:rPr>
                <w:sz w:val="16"/>
                <w:szCs w:val="16"/>
              </w:rPr>
              <w:t>R1-1807945</w:t>
            </w:r>
          </w:p>
        </w:tc>
        <w:tc>
          <w:tcPr>
            <w:tcW w:w="1393" w:type="dxa"/>
          </w:tcPr>
          <w:p w14:paraId="7A5A2D5C" w14:textId="3740929D" w:rsidR="00E46766" w:rsidRPr="00E46766" w:rsidRDefault="00E46766" w:rsidP="00E46766">
            <w:pPr>
              <w:rPr>
                <w:rFonts w:ascii="Times New Roman" w:hAnsi="Times New Roman"/>
                <w:b/>
                <w:bCs/>
                <w:sz w:val="16"/>
                <w:szCs w:val="16"/>
                <w:highlight w:val="lightGray"/>
              </w:rPr>
            </w:pPr>
            <w:r w:rsidRPr="00E46766">
              <w:rPr>
                <w:sz w:val="16"/>
                <w:szCs w:val="16"/>
              </w:rPr>
              <w:t>Ericsson</w:t>
            </w:r>
          </w:p>
        </w:tc>
        <w:tc>
          <w:tcPr>
            <w:tcW w:w="2416" w:type="dxa"/>
          </w:tcPr>
          <w:p w14:paraId="708B1549" w14:textId="43457045" w:rsidR="00E46766" w:rsidRPr="00E46766" w:rsidRDefault="00E46766" w:rsidP="00E46766">
            <w:pPr>
              <w:rPr>
                <w:rFonts w:ascii="Times New Roman" w:hAnsi="Times New Roman"/>
                <w:b/>
                <w:bCs/>
                <w:sz w:val="16"/>
                <w:szCs w:val="16"/>
                <w:highlight w:val="lightGray"/>
              </w:rPr>
            </w:pPr>
            <w:r w:rsidRPr="00E46766">
              <w:rPr>
                <w:sz w:val="16"/>
                <w:szCs w:val="16"/>
              </w:rPr>
              <w:t>LTE_HRLLC-Core</w:t>
            </w:r>
          </w:p>
        </w:tc>
      </w:tr>
      <w:tr w:rsidR="00E46766" w:rsidRPr="00E46766" w14:paraId="7FA44250" w14:textId="77777777" w:rsidTr="00E46766">
        <w:trPr>
          <w:trHeight w:val="20"/>
          <w:jc w:val="center"/>
        </w:trPr>
        <w:tc>
          <w:tcPr>
            <w:tcW w:w="800" w:type="dxa"/>
          </w:tcPr>
          <w:p w14:paraId="34101BE8" w14:textId="59F0DBBC" w:rsidR="00E46766" w:rsidRPr="00E46766" w:rsidRDefault="00E46766" w:rsidP="00E46766">
            <w:pPr>
              <w:rPr>
                <w:rFonts w:ascii="Times New Roman" w:hAnsi="Times New Roman"/>
                <w:b/>
                <w:bCs/>
                <w:sz w:val="16"/>
                <w:szCs w:val="16"/>
                <w:highlight w:val="lightGray"/>
              </w:rPr>
            </w:pPr>
            <w:r w:rsidRPr="00E46766">
              <w:rPr>
                <w:sz w:val="16"/>
                <w:szCs w:val="16"/>
              </w:rPr>
              <w:t>36.212</w:t>
            </w:r>
          </w:p>
        </w:tc>
        <w:tc>
          <w:tcPr>
            <w:tcW w:w="616" w:type="dxa"/>
          </w:tcPr>
          <w:p w14:paraId="690B6E64" w14:textId="082A9EE1" w:rsidR="00E46766" w:rsidRPr="00E46766" w:rsidRDefault="00E46766" w:rsidP="00E46766">
            <w:pPr>
              <w:rPr>
                <w:rFonts w:ascii="Times New Roman" w:hAnsi="Times New Roman"/>
                <w:b/>
                <w:bCs/>
                <w:sz w:val="16"/>
                <w:szCs w:val="16"/>
                <w:highlight w:val="lightGray"/>
              </w:rPr>
            </w:pPr>
            <w:r w:rsidRPr="00E46766">
              <w:rPr>
                <w:sz w:val="16"/>
                <w:szCs w:val="16"/>
              </w:rPr>
              <w:t>295</w:t>
            </w:r>
          </w:p>
        </w:tc>
        <w:tc>
          <w:tcPr>
            <w:tcW w:w="550" w:type="dxa"/>
          </w:tcPr>
          <w:p w14:paraId="7696EDBB" w14:textId="661DE093"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172B255C" w14:textId="233D4225"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6D44E8CD" w14:textId="001F37A6" w:rsidR="00E46766" w:rsidRPr="00E46766" w:rsidRDefault="00E46766" w:rsidP="00E46766">
            <w:pPr>
              <w:rPr>
                <w:rFonts w:ascii="Times New Roman" w:hAnsi="Times New Roman"/>
                <w:b/>
                <w:bCs/>
                <w:sz w:val="16"/>
                <w:szCs w:val="16"/>
                <w:highlight w:val="lightGray"/>
              </w:rPr>
            </w:pPr>
            <w:r w:rsidRPr="00E46766">
              <w:rPr>
                <w:sz w:val="16"/>
                <w:szCs w:val="16"/>
              </w:rPr>
              <w:t>Introduction of HRLLC into 36.212</w:t>
            </w:r>
          </w:p>
        </w:tc>
        <w:tc>
          <w:tcPr>
            <w:tcW w:w="528" w:type="dxa"/>
          </w:tcPr>
          <w:p w14:paraId="07A3EB06" w14:textId="48A6833E"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367C040C" w14:textId="3705B43F"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4EB4030C" w14:textId="70E0AB20"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6AE5B029" w14:textId="7611ED72" w:rsidR="00E46766" w:rsidRPr="00E46766" w:rsidRDefault="00E46766" w:rsidP="00E46766">
            <w:pPr>
              <w:rPr>
                <w:rFonts w:ascii="Times New Roman" w:hAnsi="Times New Roman"/>
                <w:b/>
                <w:bCs/>
                <w:sz w:val="16"/>
                <w:szCs w:val="16"/>
                <w:highlight w:val="lightGray"/>
              </w:rPr>
            </w:pPr>
            <w:r w:rsidRPr="00E46766">
              <w:rPr>
                <w:sz w:val="16"/>
                <w:szCs w:val="16"/>
              </w:rPr>
              <w:t>R1-1807919</w:t>
            </w:r>
          </w:p>
        </w:tc>
        <w:tc>
          <w:tcPr>
            <w:tcW w:w="1393" w:type="dxa"/>
          </w:tcPr>
          <w:p w14:paraId="08A3F5B5" w14:textId="28CF3450" w:rsidR="00E46766" w:rsidRPr="00E46766" w:rsidRDefault="00E46766" w:rsidP="00E46766">
            <w:pPr>
              <w:rPr>
                <w:rFonts w:ascii="Times New Roman" w:hAnsi="Times New Roman"/>
                <w:b/>
                <w:bCs/>
                <w:sz w:val="16"/>
                <w:szCs w:val="16"/>
                <w:highlight w:val="lightGray"/>
              </w:rPr>
            </w:pPr>
            <w:r w:rsidRPr="00E46766">
              <w:rPr>
                <w:sz w:val="16"/>
                <w:szCs w:val="16"/>
              </w:rPr>
              <w:t>Huawei</w:t>
            </w:r>
          </w:p>
        </w:tc>
        <w:tc>
          <w:tcPr>
            <w:tcW w:w="2416" w:type="dxa"/>
          </w:tcPr>
          <w:p w14:paraId="1515C7F2" w14:textId="3016AB51" w:rsidR="00E46766" w:rsidRPr="00E46766" w:rsidRDefault="00E46766" w:rsidP="00E46766">
            <w:pPr>
              <w:rPr>
                <w:rFonts w:ascii="Times New Roman" w:hAnsi="Times New Roman"/>
                <w:b/>
                <w:bCs/>
                <w:sz w:val="16"/>
                <w:szCs w:val="16"/>
                <w:highlight w:val="lightGray"/>
              </w:rPr>
            </w:pPr>
            <w:r w:rsidRPr="00E46766">
              <w:rPr>
                <w:sz w:val="16"/>
                <w:szCs w:val="16"/>
              </w:rPr>
              <w:t>LTE_HRLLC-Core</w:t>
            </w:r>
          </w:p>
        </w:tc>
      </w:tr>
      <w:tr w:rsidR="00E46766" w:rsidRPr="00E46766" w14:paraId="53FB0B19" w14:textId="77777777" w:rsidTr="00E46766">
        <w:trPr>
          <w:trHeight w:val="20"/>
          <w:jc w:val="center"/>
        </w:trPr>
        <w:tc>
          <w:tcPr>
            <w:tcW w:w="800" w:type="dxa"/>
          </w:tcPr>
          <w:p w14:paraId="5B90E821" w14:textId="70B71C7D"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61261792" w14:textId="3BCCCDFD" w:rsidR="00E46766" w:rsidRPr="00E46766" w:rsidRDefault="00E46766" w:rsidP="00E46766">
            <w:pPr>
              <w:rPr>
                <w:rFonts w:ascii="Times New Roman" w:hAnsi="Times New Roman"/>
                <w:b/>
                <w:bCs/>
                <w:sz w:val="16"/>
                <w:szCs w:val="16"/>
                <w:highlight w:val="lightGray"/>
              </w:rPr>
            </w:pPr>
            <w:r w:rsidRPr="00E46766">
              <w:rPr>
                <w:sz w:val="16"/>
                <w:szCs w:val="16"/>
              </w:rPr>
              <w:t>1108</w:t>
            </w:r>
          </w:p>
        </w:tc>
        <w:tc>
          <w:tcPr>
            <w:tcW w:w="550" w:type="dxa"/>
          </w:tcPr>
          <w:p w14:paraId="0D633739" w14:textId="3B073003"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324A50DC" w14:textId="1DC9B969"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680CE8E1" w14:textId="5EDAAE36" w:rsidR="00E46766" w:rsidRPr="00E46766" w:rsidRDefault="00E46766" w:rsidP="00E46766">
            <w:pPr>
              <w:rPr>
                <w:rFonts w:ascii="Times New Roman" w:hAnsi="Times New Roman"/>
                <w:b/>
                <w:bCs/>
                <w:sz w:val="16"/>
                <w:szCs w:val="16"/>
                <w:highlight w:val="lightGray"/>
              </w:rPr>
            </w:pPr>
            <w:r w:rsidRPr="00E46766">
              <w:rPr>
                <w:sz w:val="16"/>
                <w:szCs w:val="16"/>
              </w:rPr>
              <w:t>Introduction of HRLLC for LTE in 36.213, s07-1</w:t>
            </w:r>
          </w:p>
        </w:tc>
        <w:tc>
          <w:tcPr>
            <w:tcW w:w="528" w:type="dxa"/>
          </w:tcPr>
          <w:p w14:paraId="524EDB3A" w14:textId="065A28E2"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363D1198" w14:textId="4BDF22B8"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5FD8BFAC" w14:textId="4A43C4A9"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193DFFF4" w14:textId="24DC5CBD" w:rsidR="00E46766" w:rsidRPr="00E46766" w:rsidRDefault="00E46766" w:rsidP="00E46766">
            <w:pPr>
              <w:rPr>
                <w:rFonts w:ascii="Times New Roman" w:hAnsi="Times New Roman"/>
                <w:b/>
                <w:bCs/>
                <w:sz w:val="16"/>
                <w:szCs w:val="16"/>
                <w:highlight w:val="lightGray"/>
              </w:rPr>
            </w:pPr>
            <w:r w:rsidRPr="00E46766">
              <w:rPr>
                <w:sz w:val="16"/>
                <w:szCs w:val="16"/>
              </w:rPr>
              <w:t>R1-1807946</w:t>
            </w:r>
          </w:p>
        </w:tc>
        <w:tc>
          <w:tcPr>
            <w:tcW w:w="1393" w:type="dxa"/>
          </w:tcPr>
          <w:p w14:paraId="7A90FEA4" w14:textId="34DE943B" w:rsidR="00E46766" w:rsidRPr="00E46766" w:rsidRDefault="00E46766" w:rsidP="00E46766">
            <w:pPr>
              <w:rPr>
                <w:rFonts w:ascii="Times New Roman" w:hAnsi="Times New Roman"/>
                <w:b/>
                <w:bCs/>
                <w:sz w:val="16"/>
                <w:szCs w:val="16"/>
                <w:highlight w:val="lightGray"/>
              </w:rPr>
            </w:pPr>
            <w:r w:rsidRPr="00E46766">
              <w:rPr>
                <w:sz w:val="16"/>
                <w:szCs w:val="16"/>
              </w:rPr>
              <w:t>Motorola Mobility</w:t>
            </w:r>
          </w:p>
        </w:tc>
        <w:tc>
          <w:tcPr>
            <w:tcW w:w="2416" w:type="dxa"/>
          </w:tcPr>
          <w:p w14:paraId="2785D2F7" w14:textId="59E95F8B" w:rsidR="00E46766" w:rsidRPr="00E46766" w:rsidRDefault="00E46766" w:rsidP="00E46766">
            <w:pPr>
              <w:rPr>
                <w:rFonts w:ascii="Times New Roman" w:hAnsi="Times New Roman"/>
                <w:b/>
                <w:bCs/>
                <w:sz w:val="16"/>
                <w:szCs w:val="16"/>
                <w:highlight w:val="lightGray"/>
              </w:rPr>
            </w:pPr>
            <w:r w:rsidRPr="00E46766">
              <w:rPr>
                <w:sz w:val="16"/>
                <w:szCs w:val="16"/>
              </w:rPr>
              <w:t>LTE_HRLLC-Core</w:t>
            </w:r>
          </w:p>
        </w:tc>
      </w:tr>
      <w:tr w:rsidR="00E46766" w:rsidRPr="00E46766" w14:paraId="68657708" w14:textId="77777777" w:rsidTr="00E46766">
        <w:trPr>
          <w:trHeight w:val="20"/>
          <w:jc w:val="center"/>
        </w:trPr>
        <w:tc>
          <w:tcPr>
            <w:tcW w:w="800" w:type="dxa"/>
          </w:tcPr>
          <w:p w14:paraId="60E58EDA" w14:textId="6903359B" w:rsidR="00E46766" w:rsidRPr="00E46766" w:rsidRDefault="00E46766" w:rsidP="00E46766">
            <w:pPr>
              <w:rPr>
                <w:rFonts w:ascii="Times New Roman" w:hAnsi="Times New Roman"/>
                <w:b/>
                <w:bCs/>
                <w:sz w:val="16"/>
                <w:szCs w:val="16"/>
                <w:highlight w:val="lightGray"/>
              </w:rPr>
            </w:pPr>
            <w:r w:rsidRPr="00E46766">
              <w:rPr>
                <w:sz w:val="16"/>
                <w:szCs w:val="16"/>
              </w:rPr>
              <w:lastRenderedPageBreak/>
              <w:t>36.213</w:t>
            </w:r>
          </w:p>
        </w:tc>
        <w:tc>
          <w:tcPr>
            <w:tcW w:w="616" w:type="dxa"/>
          </w:tcPr>
          <w:p w14:paraId="61A63A0E" w14:textId="3B2C5A8B" w:rsidR="00E46766" w:rsidRPr="00E46766" w:rsidRDefault="00E46766" w:rsidP="00E46766">
            <w:pPr>
              <w:rPr>
                <w:rFonts w:ascii="Times New Roman" w:hAnsi="Times New Roman"/>
                <w:b/>
                <w:bCs/>
                <w:sz w:val="16"/>
                <w:szCs w:val="16"/>
                <w:highlight w:val="lightGray"/>
              </w:rPr>
            </w:pPr>
            <w:r w:rsidRPr="00E46766">
              <w:rPr>
                <w:sz w:val="16"/>
                <w:szCs w:val="16"/>
              </w:rPr>
              <w:t>1109</w:t>
            </w:r>
          </w:p>
        </w:tc>
        <w:tc>
          <w:tcPr>
            <w:tcW w:w="550" w:type="dxa"/>
          </w:tcPr>
          <w:p w14:paraId="410E0467" w14:textId="2F9A5B2B"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51CBAAAD" w14:textId="4FA83DD6"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0D5F7EBA" w14:textId="045923F2" w:rsidR="00E46766" w:rsidRPr="00E46766" w:rsidRDefault="00E46766" w:rsidP="00E46766">
            <w:pPr>
              <w:rPr>
                <w:rFonts w:ascii="Times New Roman" w:hAnsi="Times New Roman"/>
                <w:b/>
                <w:bCs/>
                <w:sz w:val="16"/>
                <w:szCs w:val="16"/>
                <w:highlight w:val="lightGray"/>
              </w:rPr>
            </w:pPr>
            <w:r w:rsidRPr="00E46766">
              <w:rPr>
                <w:sz w:val="16"/>
                <w:szCs w:val="16"/>
              </w:rPr>
              <w:t>Introduction of HRLLC for LTE in 36.213, s07-3</w:t>
            </w:r>
          </w:p>
        </w:tc>
        <w:tc>
          <w:tcPr>
            <w:tcW w:w="528" w:type="dxa"/>
          </w:tcPr>
          <w:p w14:paraId="238D4AD0" w14:textId="6AC4AF49"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7E7BCB9A" w14:textId="16858273"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6E3EBC11" w14:textId="1AEA4414"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77C1D261" w14:textId="284285FD" w:rsidR="00E46766" w:rsidRPr="00E46766" w:rsidRDefault="00E46766" w:rsidP="00E46766">
            <w:pPr>
              <w:rPr>
                <w:rFonts w:ascii="Times New Roman" w:hAnsi="Times New Roman"/>
                <w:b/>
                <w:bCs/>
                <w:sz w:val="16"/>
                <w:szCs w:val="16"/>
                <w:highlight w:val="lightGray"/>
              </w:rPr>
            </w:pPr>
            <w:r w:rsidRPr="00E46766">
              <w:rPr>
                <w:sz w:val="16"/>
                <w:szCs w:val="16"/>
              </w:rPr>
              <w:t>R1-1807947</w:t>
            </w:r>
          </w:p>
        </w:tc>
        <w:tc>
          <w:tcPr>
            <w:tcW w:w="1393" w:type="dxa"/>
          </w:tcPr>
          <w:p w14:paraId="61B0DD54" w14:textId="1B1B02C5" w:rsidR="00E46766" w:rsidRPr="00E46766" w:rsidRDefault="00E46766" w:rsidP="00E46766">
            <w:pPr>
              <w:rPr>
                <w:rFonts w:ascii="Times New Roman" w:hAnsi="Times New Roman"/>
                <w:b/>
                <w:bCs/>
                <w:sz w:val="16"/>
                <w:szCs w:val="16"/>
                <w:highlight w:val="lightGray"/>
              </w:rPr>
            </w:pPr>
            <w:r w:rsidRPr="00E46766">
              <w:rPr>
                <w:sz w:val="16"/>
                <w:szCs w:val="16"/>
              </w:rPr>
              <w:t>Motorola Mobility</w:t>
            </w:r>
          </w:p>
        </w:tc>
        <w:tc>
          <w:tcPr>
            <w:tcW w:w="2416" w:type="dxa"/>
          </w:tcPr>
          <w:p w14:paraId="5927D6BA" w14:textId="7645FA75" w:rsidR="00E46766" w:rsidRPr="00E46766" w:rsidRDefault="00E46766" w:rsidP="00E46766">
            <w:pPr>
              <w:rPr>
                <w:rFonts w:ascii="Times New Roman" w:hAnsi="Times New Roman"/>
                <w:b/>
                <w:bCs/>
                <w:sz w:val="16"/>
                <w:szCs w:val="16"/>
                <w:highlight w:val="lightGray"/>
              </w:rPr>
            </w:pPr>
            <w:r w:rsidRPr="00E46766">
              <w:rPr>
                <w:sz w:val="16"/>
                <w:szCs w:val="16"/>
              </w:rPr>
              <w:t>LTE_HRLLC-Core</w:t>
            </w:r>
          </w:p>
        </w:tc>
      </w:tr>
      <w:tr w:rsidR="00E46766" w:rsidRPr="00E46766" w14:paraId="743A2946" w14:textId="77777777" w:rsidTr="00E46766">
        <w:trPr>
          <w:trHeight w:val="20"/>
          <w:jc w:val="center"/>
        </w:trPr>
        <w:tc>
          <w:tcPr>
            <w:tcW w:w="800" w:type="dxa"/>
          </w:tcPr>
          <w:p w14:paraId="17946977" w14:textId="75A651DD"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339EC1DD" w14:textId="089F72C4" w:rsidR="00E46766" w:rsidRPr="00E46766" w:rsidRDefault="00E46766" w:rsidP="00E46766">
            <w:pPr>
              <w:rPr>
                <w:rFonts w:ascii="Times New Roman" w:hAnsi="Times New Roman"/>
                <w:b/>
                <w:bCs/>
                <w:sz w:val="16"/>
                <w:szCs w:val="16"/>
                <w:highlight w:val="lightGray"/>
              </w:rPr>
            </w:pPr>
            <w:r w:rsidRPr="00E46766">
              <w:rPr>
                <w:sz w:val="16"/>
                <w:szCs w:val="16"/>
              </w:rPr>
              <w:t>1110</w:t>
            </w:r>
          </w:p>
        </w:tc>
        <w:tc>
          <w:tcPr>
            <w:tcW w:w="550" w:type="dxa"/>
          </w:tcPr>
          <w:p w14:paraId="6C8007A2" w14:textId="680276D5"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06B1D594" w14:textId="4195BAF8"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6F5B4ED4" w14:textId="2832A405" w:rsidR="00E46766" w:rsidRPr="00E46766" w:rsidRDefault="00E46766" w:rsidP="00E46766">
            <w:pPr>
              <w:rPr>
                <w:rFonts w:ascii="Times New Roman" w:hAnsi="Times New Roman"/>
                <w:b/>
                <w:bCs/>
                <w:sz w:val="16"/>
                <w:szCs w:val="16"/>
                <w:highlight w:val="lightGray"/>
              </w:rPr>
            </w:pPr>
            <w:r w:rsidRPr="00E46766">
              <w:rPr>
                <w:sz w:val="16"/>
                <w:szCs w:val="16"/>
              </w:rPr>
              <w:t>Introduction of HRLLC for LTE in 36.213, s08</w:t>
            </w:r>
          </w:p>
        </w:tc>
        <w:tc>
          <w:tcPr>
            <w:tcW w:w="528" w:type="dxa"/>
          </w:tcPr>
          <w:p w14:paraId="1CEC0079" w14:textId="39CB2B2F"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24DAD356" w14:textId="42447BF9"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79EA589D" w14:textId="5854C763"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2E567F17" w14:textId="47720931" w:rsidR="00E46766" w:rsidRPr="00E46766" w:rsidRDefault="00E46766" w:rsidP="00E46766">
            <w:pPr>
              <w:rPr>
                <w:rFonts w:ascii="Times New Roman" w:hAnsi="Times New Roman"/>
                <w:b/>
                <w:bCs/>
                <w:sz w:val="16"/>
                <w:szCs w:val="16"/>
                <w:highlight w:val="lightGray"/>
              </w:rPr>
            </w:pPr>
            <w:r w:rsidRPr="00E46766">
              <w:rPr>
                <w:sz w:val="16"/>
                <w:szCs w:val="16"/>
              </w:rPr>
              <w:t>R1-1807948</w:t>
            </w:r>
          </w:p>
        </w:tc>
        <w:tc>
          <w:tcPr>
            <w:tcW w:w="1393" w:type="dxa"/>
          </w:tcPr>
          <w:p w14:paraId="4756592A" w14:textId="7CD769AC" w:rsidR="00E46766" w:rsidRPr="00E46766" w:rsidRDefault="00E46766" w:rsidP="00E46766">
            <w:pPr>
              <w:rPr>
                <w:rFonts w:ascii="Times New Roman" w:hAnsi="Times New Roman"/>
                <w:b/>
                <w:bCs/>
                <w:sz w:val="16"/>
                <w:szCs w:val="16"/>
                <w:highlight w:val="lightGray"/>
              </w:rPr>
            </w:pPr>
            <w:r w:rsidRPr="00E46766">
              <w:rPr>
                <w:sz w:val="16"/>
                <w:szCs w:val="16"/>
              </w:rPr>
              <w:t>Motorola Mobility</w:t>
            </w:r>
          </w:p>
        </w:tc>
        <w:tc>
          <w:tcPr>
            <w:tcW w:w="2416" w:type="dxa"/>
          </w:tcPr>
          <w:p w14:paraId="56A788DB" w14:textId="6EFDF99F" w:rsidR="00E46766" w:rsidRPr="00E46766" w:rsidRDefault="00E46766" w:rsidP="00E46766">
            <w:pPr>
              <w:rPr>
                <w:rFonts w:ascii="Times New Roman" w:hAnsi="Times New Roman"/>
                <w:b/>
                <w:bCs/>
                <w:sz w:val="16"/>
                <w:szCs w:val="16"/>
                <w:highlight w:val="lightGray"/>
              </w:rPr>
            </w:pPr>
            <w:r w:rsidRPr="00E46766">
              <w:rPr>
                <w:sz w:val="16"/>
                <w:szCs w:val="16"/>
              </w:rPr>
              <w:t>LTE_HRLLC-Core</w:t>
            </w:r>
          </w:p>
        </w:tc>
      </w:tr>
      <w:tr w:rsidR="00E46766" w:rsidRPr="00E46766" w14:paraId="66E821A6" w14:textId="77777777" w:rsidTr="00E46766">
        <w:trPr>
          <w:trHeight w:val="20"/>
          <w:jc w:val="center"/>
        </w:trPr>
        <w:tc>
          <w:tcPr>
            <w:tcW w:w="800" w:type="dxa"/>
          </w:tcPr>
          <w:p w14:paraId="0B05CC0A" w14:textId="205E38A2"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78716476" w14:textId="59AF59AB" w:rsidR="00E46766" w:rsidRPr="00E46766" w:rsidRDefault="00E46766" w:rsidP="00E46766">
            <w:pPr>
              <w:rPr>
                <w:rFonts w:ascii="Times New Roman" w:hAnsi="Times New Roman"/>
                <w:b/>
                <w:bCs/>
                <w:sz w:val="16"/>
                <w:szCs w:val="16"/>
                <w:highlight w:val="lightGray"/>
              </w:rPr>
            </w:pPr>
            <w:r w:rsidRPr="00E46766">
              <w:rPr>
                <w:sz w:val="16"/>
                <w:szCs w:val="16"/>
              </w:rPr>
              <w:t>1111</w:t>
            </w:r>
          </w:p>
        </w:tc>
        <w:tc>
          <w:tcPr>
            <w:tcW w:w="550" w:type="dxa"/>
          </w:tcPr>
          <w:p w14:paraId="3127F1FD" w14:textId="370FE584"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647B38C5" w14:textId="77E4BE1C"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663DD0CE" w14:textId="1D5E2B1D" w:rsidR="00E46766" w:rsidRPr="00E46766" w:rsidRDefault="00E46766" w:rsidP="00E46766">
            <w:pPr>
              <w:rPr>
                <w:rFonts w:ascii="Times New Roman" w:hAnsi="Times New Roman"/>
                <w:b/>
                <w:bCs/>
                <w:sz w:val="16"/>
                <w:szCs w:val="16"/>
                <w:highlight w:val="lightGray"/>
              </w:rPr>
            </w:pPr>
            <w:r w:rsidRPr="00E46766">
              <w:rPr>
                <w:sz w:val="16"/>
                <w:szCs w:val="16"/>
              </w:rPr>
              <w:t>Introduction of HRLLC for LTE in 36.213, s09</w:t>
            </w:r>
          </w:p>
        </w:tc>
        <w:tc>
          <w:tcPr>
            <w:tcW w:w="528" w:type="dxa"/>
          </w:tcPr>
          <w:p w14:paraId="6C80569C" w14:textId="40A8C396"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12878E78" w14:textId="25643958"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7571455E" w14:textId="10F8B55F"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157F14B2" w14:textId="3052AD2B" w:rsidR="00E46766" w:rsidRPr="00E46766" w:rsidRDefault="00E46766" w:rsidP="00E46766">
            <w:pPr>
              <w:rPr>
                <w:rFonts w:ascii="Times New Roman" w:hAnsi="Times New Roman"/>
                <w:b/>
                <w:bCs/>
                <w:sz w:val="16"/>
                <w:szCs w:val="16"/>
                <w:highlight w:val="lightGray"/>
              </w:rPr>
            </w:pPr>
            <w:r w:rsidRPr="00E46766">
              <w:rPr>
                <w:sz w:val="16"/>
                <w:szCs w:val="16"/>
              </w:rPr>
              <w:t>R1-1807949</w:t>
            </w:r>
          </w:p>
        </w:tc>
        <w:tc>
          <w:tcPr>
            <w:tcW w:w="1393" w:type="dxa"/>
          </w:tcPr>
          <w:p w14:paraId="4749B9B8" w14:textId="6ECA122D" w:rsidR="00E46766" w:rsidRPr="00E46766" w:rsidRDefault="00E46766" w:rsidP="00E46766">
            <w:pPr>
              <w:rPr>
                <w:rFonts w:ascii="Times New Roman" w:hAnsi="Times New Roman"/>
                <w:b/>
                <w:bCs/>
                <w:sz w:val="16"/>
                <w:szCs w:val="16"/>
                <w:highlight w:val="lightGray"/>
              </w:rPr>
            </w:pPr>
            <w:r w:rsidRPr="00E46766">
              <w:rPr>
                <w:sz w:val="16"/>
                <w:szCs w:val="16"/>
              </w:rPr>
              <w:t>Motorola Mobility</w:t>
            </w:r>
          </w:p>
        </w:tc>
        <w:tc>
          <w:tcPr>
            <w:tcW w:w="2416" w:type="dxa"/>
          </w:tcPr>
          <w:p w14:paraId="7266A580" w14:textId="59283418" w:rsidR="00E46766" w:rsidRPr="00E46766" w:rsidRDefault="00E46766" w:rsidP="00E46766">
            <w:pPr>
              <w:rPr>
                <w:rFonts w:ascii="Times New Roman" w:hAnsi="Times New Roman"/>
                <w:b/>
                <w:bCs/>
                <w:sz w:val="16"/>
                <w:szCs w:val="16"/>
                <w:highlight w:val="lightGray"/>
              </w:rPr>
            </w:pPr>
            <w:r w:rsidRPr="00E46766">
              <w:rPr>
                <w:sz w:val="16"/>
                <w:szCs w:val="16"/>
              </w:rPr>
              <w:t>LTE_HRLLC-Core</w:t>
            </w:r>
          </w:p>
        </w:tc>
      </w:tr>
      <w:tr w:rsidR="00E46766" w:rsidRPr="00E46766" w14:paraId="3B76A213" w14:textId="77777777" w:rsidTr="00E46766">
        <w:trPr>
          <w:trHeight w:val="20"/>
          <w:jc w:val="center"/>
        </w:trPr>
        <w:tc>
          <w:tcPr>
            <w:tcW w:w="800" w:type="dxa"/>
          </w:tcPr>
          <w:p w14:paraId="725FCAC6" w14:textId="76635E59"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5FF2F63A" w14:textId="5D27702B" w:rsidR="00E46766" w:rsidRPr="00E46766" w:rsidRDefault="00E46766" w:rsidP="00E46766">
            <w:pPr>
              <w:rPr>
                <w:rFonts w:ascii="Times New Roman" w:hAnsi="Times New Roman"/>
                <w:b/>
                <w:bCs/>
                <w:sz w:val="16"/>
                <w:szCs w:val="16"/>
                <w:highlight w:val="lightGray"/>
              </w:rPr>
            </w:pPr>
            <w:r w:rsidRPr="00E46766">
              <w:rPr>
                <w:sz w:val="16"/>
                <w:szCs w:val="16"/>
              </w:rPr>
              <w:t>1112</w:t>
            </w:r>
          </w:p>
        </w:tc>
        <w:tc>
          <w:tcPr>
            <w:tcW w:w="550" w:type="dxa"/>
          </w:tcPr>
          <w:p w14:paraId="06DD0948" w14:textId="4D071AEE"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68B9CC72" w14:textId="24A0F939"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3AE52195" w14:textId="4E85D49A" w:rsidR="00E46766" w:rsidRPr="00E46766" w:rsidRDefault="00E46766" w:rsidP="00E46766">
            <w:pPr>
              <w:rPr>
                <w:rFonts w:ascii="Times New Roman" w:hAnsi="Times New Roman"/>
                <w:b/>
                <w:bCs/>
                <w:sz w:val="16"/>
                <w:szCs w:val="16"/>
                <w:highlight w:val="lightGray"/>
              </w:rPr>
            </w:pPr>
            <w:r w:rsidRPr="00E46766">
              <w:rPr>
                <w:sz w:val="16"/>
                <w:szCs w:val="16"/>
              </w:rPr>
              <w:t>Introduction of HRLLC for LTE in 36.213, s10</w:t>
            </w:r>
          </w:p>
        </w:tc>
        <w:tc>
          <w:tcPr>
            <w:tcW w:w="528" w:type="dxa"/>
          </w:tcPr>
          <w:p w14:paraId="034627C0" w14:textId="7F39EA10"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356FA354" w14:textId="6BD56B02"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16D9984D" w14:textId="75772E06"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34B470BB" w14:textId="782D9795" w:rsidR="00E46766" w:rsidRPr="00E46766" w:rsidRDefault="00E46766" w:rsidP="00E46766">
            <w:pPr>
              <w:rPr>
                <w:rFonts w:ascii="Times New Roman" w:hAnsi="Times New Roman"/>
                <w:b/>
                <w:bCs/>
                <w:sz w:val="16"/>
                <w:szCs w:val="16"/>
                <w:highlight w:val="lightGray"/>
              </w:rPr>
            </w:pPr>
            <w:r w:rsidRPr="00E46766">
              <w:rPr>
                <w:sz w:val="16"/>
                <w:szCs w:val="16"/>
              </w:rPr>
              <w:t>R1-1807950</w:t>
            </w:r>
          </w:p>
        </w:tc>
        <w:tc>
          <w:tcPr>
            <w:tcW w:w="1393" w:type="dxa"/>
          </w:tcPr>
          <w:p w14:paraId="0955769A" w14:textId="081D35A1" w:rsidR="00E46766" w:rsidRPr="00E46766" w:rsidRDefault="00E46766" w:rsidP="00E46766">
            <w:pPr>
              <w:rPr>
                <w:rFonts w:ascii="Times New Roman" w:hAnsi="Times New Roman"/>
                <w:b/>
                <w:bCs/>
                <w:sz w:val="16"/>
                <w:szCs w:val="16"/>
                <w:highlight w:val="lightGray"/>
              </w:rPr>
            </w:pPr>
            <w:r w:rsidRPr="00E46766">
              <w:rPr>
                <w:sz w:val="16"/>
                <w:szCs w:val="16"/>
              </w:rPr>
              <w:t>Motorola Mobility</w:t>
            </w:r>
          </w:p>
        </w:tc>
        <w:tc>
          <w:tcPr>
            <w:tcW w:w="2416" w:type="dxa"/>
          </w:tcPr>
          <w:p w14:paraId="2EB39C0E" w14:textId="639F16C3" w:rsidR="00E46766" w:rsidRPr="00E46766" w:rsidRDefault="00E46766" w:rsidP="00E46766">
            <w:pPr>
              <w:rPr>
                <w:rFonts w:ascii="Times New Roman" w:hAnsi="Times New Roman"/>
                <w:b/>
                <w:bCs/>
                <w:sz w:val="16"/>
                <w:szCs w:val="16"/>
                <w:highlight w:val="lightGray"/>
              </w:rPr>
            </w:pPr>
            <w:r w:rsidRPr="00E46766">
              <w:rPr>
                <w:sz w:val="16"/>
                <w:szCs w:val="16"/>
              </w:rPr>
              <w:t>LTE_HRLLC-Core</w:t>
            </w:r>
          </w:p>
        </w:tc>
      </w:tr>
      <w:tr w:rsidR="00E46766" w:rsidRPr="00E46766" w14:paraId="004E59B1" w14:textId="77777777" w:rsidTr="00E46766">
        <w:trPr>
          <w:trHeight w:val="20"/>
          <w:jc w:val="center"/>
        </w:trPr>
        <w:tc>
          <w:tcPr>
            <w:tcW w:w="800" w:type="dxa"/>
          </w:tcPr>
          <w:p w14:paraId="51347656" w14:textId="6939164C"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64ACAD5D" w14:textId="4E194B2F" w:rsidR="00E46766" w:rsidRPr="00E46766" w:rsidRDefault="00E46766" w:rsidP="00E46766">
            <w:pPr>
              <w:rPr>
                <w:rFonts w:ascii="Times New Roman" w:hAnsi="Times New Roman"/>
                <w:b/>
                <w:bCs/>
                <w:sz w:val="16"/>
                <w:szCs w:val="16"/>
                <w:highlight w:val="lightGray"/>
              </w:rPr>
            </w:pPr>
            <w:r w:rsidRPr="00E46766">
              <w:rPr>
                <w:sz w:val="16"/>
                <w:szCs w:val="16"/>
              </w:rPr>
              <w:t>1091</w:t>
            </w:r>
          </w:p>
        </w:tc>
        <w:tc>
          <w:tcPr>
            <w:tcW w:w="550" w:type="dxa"/>
          </w:tcPr>
          <w:p w14:paraId="4F83A6BF" w14:textId="3B66214B"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08A0BEB0" w14:textId="5817FE34" w:rsidR="00E46766" w:rsidRPr="00E46766" w:rsidRDefault="00E46766" w:rsidP="00E46766">
            <w:pPr>
              <w:rPr>
                <w:rFonts w:ascii="Times New Roman" w:hAnsi="Times New Roman"/>
                <w:b/>
                <w:bCs/>
                <w:sz w:val="16"/>
                <w:szCs w:val="16"/>
                <w:highlight w:val="lightGray"/>
              </w:rPr>
            </w:pPr>
            <w:r w:rsidRPr="00E46766">
              <w:rPr>
                <w:sz w:val="16"/>
                <w:szCs w:val="16"/>
              </w:rPr>
              <w:t>Rel-14</w:t>
            </w:r>
          </w:p>
        </w:tc>
        <w:tc>
          <w:tcPr>
            <w:tcW w:w="3897" w:type="dxa"/>
          </w:tcPr>
          <w:p w14:paraId="19C01C7D" w14:textId="2B80076E" w:rsidR="00E46766" w:rsidRPr="00E46766" w:rsidRDefault="00E46766" w:rsidP="00E46766">
            <w:pPr>
              <w:rPr>
                <w:rFonts w:ascii="Times New Roman" w:hAnsi="Times New Roman"/>
                <w:b/>
                <w:bCs/>
                <w:sz w:val="16"/>
                <w:szCs w:val="16"/>
                <w:highlight w:val="lightGray"/>
              </w:rPr>
            </w:pPr>
            <w:r w:rsidRPr="00E46766">
              <w:rPr>
                <w:sz w:val="16"/>
                <w:szCs w:val="16"/>
              </w:rPr>
              <w:t>Correction to timing advance</w:t>
            </w:r>
          </w:p>
        </w:tc>
        <w:tc>
          <w:tcPr>
            <w:tcW w:w="528" w:type="dxa"/>
          </w:tcPr>
          <w:p w14:paraId="7A11A3E0" w14:textId="69A9C812"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11C8B89F" w14:textId="316D54D3" w:rsidR="00E46766" w:rsidRPr="00E46766" w:rsidRDefault="00E46766" w:rsidP="00E46766">
            <w:pPr>
              <w:rPr>
                <w:rFonts w:ascii="Times New Roman" w:hAnsi="Times New Roman"/>
                <w:b/>
                <w:bCs/>
                <w:sz w:val="16"/>
                <w:szCs w:val="16"/>
                <w:highlight w:val="lightGray"/>
              </w:rPr>
            </w:pPr>
            <w:r w:rsidRPr="00E46766">
              <w:rPr>
                <w:sz w:val="16"/>
                <w:szCs w:val="16"/>
              </w:rPr>
              <w:t>14.6.0</w:t>
            </w:r>
          </w:p>
        </w:tc>
        <w:tc>
          <w:tcPr>
            <w:tcW w:w="1055" w:type="dxa"/>
          </w:tcPr>
          <w:p w14:paraId="5C5F6322" w14:textId="4A5BE6E9"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526AF21B" w14:textId="42B664B1" w:rsidR="00E46766" w:rsidRPr="00E46766" w:rsidRDefault="00E46766" w:rsidP="00E46766">
            <w:pPr>
              <w:rPr>
                <w:rFonts w:ascii="Times New Roman" w:hAnsi="Times New Roman"/>
                <w:b/>
                <w:bCs/>
                <w:sz w:val="16"/>
                <w:szCs w:val="16"/>
                <w:highlight w:val="lightGray"/>
              </w:rPr>
            </w:pPr>
            <w:r w:rsidRPr="00E46766">
              <w:rPr>
                <w:sz w:val="16"/>
                <w:szCs w:val="16"/>
              </w:rPr>
              <w:t>R1-1807446</w:t>
            </w:r>
          </w:p>
        </w:tc>
        <w:tc>
          <w:tcPr>
            <w:tcW w:w="1393" w:type="dxa"/>
          </w:tcPr>
          <w:p w14:paraId="6BD6DF15" w14:textId="6A41B14A" w:rsidR="00E46766" w:rsidRPr="00E46766" w:rsidRDefault="00E46766" w:rsidP="00E46766">
            <w:pPr>
              <w:rPr>
                <w:rFonts w:ascii="Times New Roman" w:hAnsi="Times New Roman"/>
                <w:b/>
                <w:bCs/>
                <w:sz w:val="16"/>
                <w:szCs w:val="16"/>
                <w:highlight w:val="lightGray"/>
              </w:rPr>
            </w:pPr>
            <w:r w:rsidRPr="00E46766">
              <w:rPr>
                <w:sz w:val="16"/>
                <w:szCs w:val="16"/>
              </w:rPr>
              <w:t>Qualcomm Incorporated</w:t>
            </w:r>
          </w:p>
        </w:tc>
        <w:tc>
          <w:tcPr>
            <w:tcW w:w="2416" w:type="dxa"/>
          </w:tcPr>
          <w:p w14:paraId="2D390A56" w14:textId="753B5FA9" w:rsidR="00E46766" w:rsidRPr="00E46766" w:rsidRDefault="00E46766" w:rsidP="00E46766">
            <w:pPr>
              <w:rPr>
                <w:rFonts w:ascii="Times New Roman" w:hAnsi="Times New Roman"/>
                <w:b/>
                <w:bCs/>
                <w:sz w:val="16"/>
                <w:szCs w:val="16"/>
                <w:highlight w:val="lightGray"/>
              </w:rPr>
            </w:pPr>
            <w:r w:rsidRPr="00E46766">
              <w:rPr>
                <w:sz w:val="16"/>
                <w:szCs w:val="16"/>
              </w:rPr>
              <w:t>LTE_MTCe2_L1-Core</w:t>
            </w:r>
          </w:p>
        </w:tc>
      </w:tr>
      <w:tr w:rsidR="00E46766" w:rsidRPr="00E46766" w14:paraId="7541B6A6" w14:textId="77777777" w:rsidTr="00E46766">
        <w:trPr>
          <w:trHeight w:val="20"/>
          <w:jc w:val="center"/>
        </w:trPr>
        <w:tc>
          <w:tcPr>
            <w:tcW w:w="800" w:type="dxa"/>
          </w:tcPr>
          <w:p w14:paraId="58D3839C" w14:textId="01D1D94C"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456CED3C" w14:textId="6A89F8AC" w:rsidR="00E46766" w:rsidRPr="00E46766" w:rsidRDefault="00E46766" w:rsidP="00E46766">
            <w:pPr>
              <w:rPr>
                <w:rFonts w:ascii="Times New Roman" w:hAnsi="Times New Roman"/>
                <w:b/>
                <w:bCs/>
                <w:sz w:val="16"/>
                <w:szCs w:val="16"/>
                <w:highlight w:val="lightGray"/>
              </w:rPr>
            </w:pPr>
            <w:r w:rsidRPr="00E46766">
              <w:rPr>
                <w:sz w:val="16"/>
                <w:szCs w:val="16"/>
              </w:rPr>
              <w:t>1092</w:t>
            </w:r>
          </w:p>
        </w:tc>
        <w:tc>
          <w:tcPr>
            <w:tcW w:w="550" w:type="dxa"/>
          </w:tcPr>
          <w:p w14:paraId="7ED5FECB" w14:textId="4A15C3F0"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729CB671" w14:textId="400ABCC8"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01100145" w14:textId="76F92263" w:rsidR="00E46766" w:rsidRPr="00E46766" w:rsidRDefault="00E46766" w:rsidP="00E46766">
            <w:pPr>
              <w:rPr>
                <w:rFonts w:ascii="Times New Roman" w:hAnsi="Times New Roman"/>
                <w:b/>
                <w:bCs/>
                <w:sz w:val="16"/>
                <w:szCs w:val="16"/>
                <w:highlight w:val="lightGray"/>
              </w:rPr>
            </w:pPr>
            <w:r w:rsidRPr="00E46766">
              <w:rPr>
                <w:sz w:val="16"/>
                <w:szCs w:val="16"/>
              </w:rPr>
              <w:t>Correction to timing advance</w:t>
            </w:r>
          </w:p>
        </w:tc>
        <w:tc>
          <w:tcPr>
            <w:tcW w:w="528" w:type="dxa"/>
          </w:tcPr>
          <w:p w14:paraId="5E0D5D0D" w14:textId="4EA93915" w:rsidR="00E46766" w:rsidRPr="00E46766" w:rsidRDefault="00E46766" w:rsidP="00E46766">
            <w:pPr>
              <w:rPr>
                <w:rFonts w:ascii="Times New Roman" w:hAnsi="Times New Roman"/>
                <w:b/>
                <w:bCs/>
                <w:sz w:val="16"/>
                <w:szCs w:val="16"/>
                <w:highlight w:val="lightGray"/>
              </w:rPr>
            </w:pPr>
            <w:r w:rsidRPr="00E46766">
              <w:rPr>
                <w:sz w:val="16"/>
                <w:szCs w:val="16"/>
              </w:rPr>
              <w:t>A</w:t>
            </w:r>
          </w:p>
        </w:tc>
        <w:tc>
          <w:tcPr>
            <w:tcW w:w="794" w:type="dxa"/>
          </w:tcPr>
          <w:p w14:paraId="41B7A346" w14:textId="4CFFC40D"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3CFF9AC8" w14:textId="0B11165F"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34E1C924" w14:textId="2993E05A" w:rsidR="00E46766" w:rsidRPr="00E46766" w:rsidRDefault="00E46766" w:rsidP="00E46766">
            <w:pPr>
              <w:rPr>
                <w:rFonts w:ascii="Times New Roman" w:hAnsi="Times New Roman"/>
                <w:b/>
                <w:bCs/>
                <w:sz w:val="16"/>
                <w:szCs w:val="16"/>
                <w:highlight w:val="lightGray"/>
              </w:rPr>
            </w:pPr>
            <w:r w:rsidRPr="00E46766">
              <w:rPr>
                <w:sz w:val="16"/>
                <w:szCs w:val="16"/>
              </w:rPr>
              <w:t>R1-1807447</w:t>
            </w:r>
          </w:p>
        </w:tc>
        <w:tc>
          <w:tcPr>
            <w:tcW w:w="1393" w:type="dxa"/>
          </w:tcPr>
          <w:p w14:paraId="54EE45CA" w14:textId="2912AC1F" w:rsidR="00E46766" w:rsidRPr="00E46766" w:rsidRDefault="00E46766" w:rsidP="00E46766">
            <w:pPr>
              <w:rPr>
                <w:rFonts w:ascii="Times New Roman" w:hAnsi="Times New Roman"/>
                <w:b/>
                <w:bCs/>
                <w:sz w:val="16"/>
                <w:szCs w:val="16"/>
                <w:highlight w:val="lightGray"/>
              </w:rPr>
            </w:pPr>
            <w:r w:rsidRPr="00E46766">
              <w:rPr>
                <w:sz w:val="16"/>
                <w:szCs w:val="16"/>
              </w:rPr>
              <w:t>Qualcomm Incorporated</w:t>
            </w:r>
          </w:p>
        </w:tc>
        <w:tc>
          <w:tcPr>
            <w:tcW w:w="2416" w:type="dxa"/>
          </w:tcPr>
          <w:p w14:paraId="53F83CCF" w14:textId="4C61E96B" w:rsidR="00E46766" w:rsidRPr="00E46766" w:rsidRDefault="00E46766" w:rsidP="00E46766">
            <w:pPr>
              <w:rPr>
                <w:rFonts w:ascii="Times New Roman" w:hAnsi="Times New Roman"/>
                <w:b/>
                <w:bCs/>
                <w:sz w:val="16"/>
                <w:szCs w:val="16"/>
                <w:highlight w:val="lightGray"/>
              </w:rPr>
            </w:pPr>
            <w:r w:rsidRPr="00E46766">
              <w:rPr>
                <w:sz w:val="16"/>
                <w:szCs w:val="16"/>
              </w:rPr>
              <w:t>LTE_MTCe2_L1-Core</w:t>
            </w:r>
          </w:p>
        </w:tc>
      </w:tr>
      <w:tr w:rsidR="00E46766" w:rsidRPr="00E46766" w14:paraId="489C25E7" w14:textId="77777777" w:rsidTr="00E46766">
        <w:trPr>
          <w:trHeight w:val="20"/>
          <w:jc w:val="center"/>
        </w:trPr>
        <w:tc>
          <w:tcPr>
            <w:tcW w:w="800" w:type="dxa"/>
          </w:tcPr>
          <w:p w14:paraId="7508FC42" w14:textId="634484A3" w:rsidR="00E46766" w:rsidRPr="00E46766" w:rsidRDefault="00E46766" w:rsidP="00E46766">
            <w:pPr>
              <w:rPr>
                <w:rFonts w:ascii="Times New Roman" w:hAnsi="Times New Roman"/>
                <w:b/>
                <w:bCs/>
                <w:sz w:val="16"/>
                <w:szCs w:val="16"/>
                <w:highlight w:val="lightGray"/>
              </w:rPr>
            </w:pPr>
            <w:r w:rsidRPr="00E46766">
              <w:rPr>
                <w:sz w:val="16"/>
                <w:szCs w:val="16"/>
              </w:rPr>
              <w:t>36.211</w:t>
            </w:r>
          </w:p>
        </w:tc>
        <w:tc>
          <w:tcPr>
            <w:tcW w:w="616" w:type="dxa"/>
          </w:tcPr>
          <w:p w14:paraId="74C256DA" w14:textId="56A14817" w:rsidR="00E46766" w:rsidRPr="00E46766" w:rsidRDefault="00E46766" w:rsidP="00E46766">
            <w:pPr>
              <w:rPr>
                <w:rFonts w:ascii="Times New Roman" w:hAnsi="Times New Roman"/>
                <w:b/>
                <w:bCs/>
                <w:sz w:val="16"/>
                <w:szCs w:val="16"/>
                <w:highlight w:val="lightGray"/>
              </w:rPr>
            </w:pPr>
            <w:r w:rsidRPr="00E46766">
              <w:rPr>
                <w:sz w:val="16"/>
                <w:szCs w:val="16"/>
              </w:rPr>
              <w:t>441</w:t>
            </w:r>
          </w:p>
        </w:tc>
        <w:tc>
          <w:tcPr>
            <w:tcW w:w="550" w:type="dxa"/>
          </w:tcPr>
          <w:p w14:paraId="5E8AD22B" w14:textId="04578342"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0EADA7E5" w14:textId="2C5339D8"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370EC1BA" w14:textId="0FDED628" w:rsidR="00E46766" w:rsidRPr="00E46766" w:rsidRDefault="00E46766" w:rsidP="00E46766">
            <w:pPr>
              <w:rPr>
                <w:rFonts w:ascii="Times New Roman" w:hAnsi="Times New Roman"/>
                <w:b/>
                <w:bCs/>
                <w:sz w:val="16"/>
                <w:szCs w:val="16"/>
                <w:highlight w:val="lightGray"/>
              </w:rPr>
            </w:pPr>
            <w:r w:rsidRPr="00E46766">
              <w:rPr>
                <w:sz w:val="16"/>
                <w:szCs w:val="16"/>
              </w:rPr>
              <w:t>Introduction of enhancements to operation in unlicensed spectrum</w:t>
            </w:r>
          </w:p>
        </w:tc>
        <w:tc>
          <w:tcPr>
            <w:tcW w:w="528" w:type="dxa"/>
          </w:tcPr>
          <w:p w14:paraId="4C2AC5A0" w14:textId="72CA8954"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1FEC68CA" w14:textId="5F0362AF"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4B7CC2CE" w14:textId="1FEDC77E"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0C4A463C" w14:textId="000AE02E" w:rsidR="00E46766" w:rsidRPr="00E46766" w:rsidRDefault="00E46766" w:rsidP="00E46766">
            <w:pPr>
              <w:rPr>
                <w:rFonts w:ascii="Times New Roman" w:hAnsi="Times New Roman"/>
                <w:b/>
                <w:bCs/>
                <w:sz w:val="16"/>
                <w:szCs w:val="16"/>
                <w:highlight w:val="lightGray"/>
              </w:rPr>
            </w:pPr>
            <w:r w:rsidRPr="00E46766">
              <w:rPr>
                <w:sz w:val="16"/>
                <w:szCs w:val="16"/>
              </w:rPr>
              <w:t>R1-1807930</w:t>
            </w:r>
          </w:p>
        </w:tc>
        <w:tc>
          <w:tcPr>
            <w:tcW w:w="1393" w:type="dxa"/>
          </w:tcPr>
          <w:p w14:paraId="187526C5" w14:textId="3C46E90D" w:rsidR="00E46766" w:rsidRPr="00E46766" w:rsidRDefault="00E46766" w:rsidP="00E46766">
            <w:pPr>
              <w:rPr>
                <w:rFonts w:ascii="Times New Roman" w:hAnsi="Times New Roman"/>
                <w:b/>
                <w:bCs/>
                <w:sz w:val="16"/>
                <w:szCs w:val="16"/>
                <w:highlight w:val="lightGray"/>
              </w:rPr>
            </w:pPr>
            <w:r w:rsidRPr="00E46766">
              <w:rPr>
                <w:sz w:val="16"/>
                <w:szCs w:val="16"/>
              </w:rPr>
              <w:t>Ericsson</w:t>
            </w:r>
          </w:p>
        </w:tc>
        <w:tc>
          <w:tcPr>
            <w:tcW w:w="2416" w:type="dxa"/>
          </w:tcPr>
          <w:p w14:paraId="615D052B" w14:textId="0767753D" w:rsidR="00E46766" w:rsidRPr="00E46766" w:rsidRDefault="00E46766" w:rsidP="00E46766">
            <w:pPr>
              <w:rPr>
                <w:rFonts w:ascii="Times New Roman" w:hAnsi="Times New Roman"/>
                <w:b/>
                <w:bCs/>
                <w:sz w:val="16"/>
                <w:szCs w:val="16"/>
                <w:highlight w:val="lightGray"/>
              </w:rPr>
            </w:pPr>
            <w:r w:rsidRPr="00E46766">
              <w:rPr>
                <w:sz w:val="16"/>
                <w:szCs w:val="16"/>
              </w:rPr>
              <w:t>LTE_unlic-Core</w:t>
            </w:r>
          </w:p>
        </w:tc>
      </w:tr>
      <w:tr w:rsidR="00E46766" w:rsidRPr="00E46766" w14:paraId="283D73ED" w14:textId="77777777" w:rsidTr="00E46766">
        <w:trPr>
          <w:trHeight w:val="20"/>
          <w:jc w:val="center"/>
        </w:trPr>
        <w:tc>
          <w:tcPr>
            <w:tcW w:w="800" w:type="dxa"/>
          </w:tcPr>
          <w:p w14:paraId="2966DC3F" w14:textId="27095A49" w:rsidR="00E46766" w:rsidRPr="00E46766" w:rsidRDefault="00E46766" w:rsidP="00E46766">
            <w:pPr>
              <w:rPr>
                <w:rFonts w:ascii="Times New Roman" w:hAnsi="Times New Roman"/>
                <w:b/>
                <w:bCs/>
                <w:sz w:val="16"/>
                <w:szCs w:val="16"/>
                <w:highlight w:val="lightGray"/>
              </w:rPr>
            </w:pPr>
            <w:r w:rsidRPr="00E46766">
              <w:rPr>
                <w:sz w:val="16"/>
                <w:szCs w:val="16"/>
              </w:rPr>
              <w:t>36.212</w:t>
            </w:r>
          </w:p>
        </w:tc>
        <w:tc>
          <w:tcPr>
            <w:tcW w:w="616" w:type="dxa"/>
          </w:tcPr>
          <w:p w14:paraId="6A1C21BE" w14:textId="2CD9740B" w:rsidR="00E46766" w:rsidRPr="00E46766" w:rsidRDefault="00E46766" w:rsidP="00E46766">
            <w:pPr>
              <w:rPr>
                <w:rFonts w:ascii="Times New Roman" w:hAnsi="Times New Roman"/>
                <w:b/>
                <w:bCs/>
                <w:sz w:val="16"/>
                <w:szCs w:val="16"/>
                <w:highlight w:val="lightGray"/>
              </w:rPr>
            </w:pPr>
            <w:r w:rsidRPr="00E46766">
              <w:rPr>
                <w:sz w:val="16"/>
                <w:szCs w:val="16"/>
              </w:rPr>
              <w:t>290</w:t>
            </w:r>
          </w:p>
        </w:tc>
        <w:tc>
          <w:tcPr>
            <w:tcW w:w="550" w:type="dxa"/>
          </w:tcPr>
          <w:p w14:paraId="54477374" w14:textId="2D459573" w:rsidR="00E46766" w:rsidRPr="00E46766" w:rsidRDefault="00E46766" w:rsidP="00E46766">
            <w:pPr>
              <w:rPr>
                <w:rFonts w:ascii="Times New Roman" w:hAnsi="Times New Roman"/>
                <w:b/>
                <w:bCs/>
                <w:sz w:val="16"/>
                <w:szCs w:val="16"/>
                <w:highlight w:val="lightGray"/>
              </w:rPr>
            </w:pPr>
            <w:r w:rsidRPr="00E46766">
              <w:rPr>
                <w:sz w:val="16"/>
                <w:szCs w:val="16"/>
              </w:rPr>
              <w:t>2</w:t>
            </w:r>
          </w:p>
        </w:tc>
        <w:tc>
          <w:tcPr>
            <w:tcW w:w="666" w:type="dxa"/>
          </w:tcPr>
          <w:p w14:paraId="54250587" w14:textId="6183333E"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2B51E476" w14:textId="0151C2E5" w:rsidR="00E46766" w:rsidRPr="00E46766" w:rsidRDefault="00E46766" w:rsidP="00E46766">
            <w:pPr>
              <w:rPr>
                <w:rFonts w:ascii="Times New Roman" w:hAnsi="Times New Roman"/>
                <w:b/>
                <w:bCs/>
                <w:sz w:val="16"/>
                <w:szCs w:val="16"/>
                <w:highlight w:val="lightGray"/>
              </w:rPr>
            </w:pPr>
            <w:r w:rsidRPr="00E46766">
              <w:rPr>
                <w:sz w:val="16"/>
                <w:szCs w:val="16"/>
              </w:rPr>
              <w:t>Introduction of FeLAA into 36.212</w:t>
            </w:r>
          </w:p>
        </w:tc>
        <w:tc>
          <w:tcPr>
            <w:tcW w:w="528" w:type="dxa"/>
          </w:tcPr>
          <w:p w14:paraId="7FB6433A" w14:textId="38AE77D9"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0E3E0966" w14:textId="1838A391"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7CFB554F" w14:textId="4FE7A78C"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5104ADEF" w14:textId="051396B5" w:rsidR="00E46766" w:rsidRPr="00E46766" w:rsidRDefault="00E46766" w:rsidP="00E46766">
            <w:pPr>
              <w:rPr>
                <w:rFonts w:ascii="Times New Roman" w:hAnsi="Times New Roman"/>
                <w:b/>
                <w:bCs/>
                <w:sz w:val="16"/>
                <w:szCs w:val="16"/>
                <w:highlight w:val="lightGray"/>
              </w:rPr>
            </w:pPr>
            <w:r w:rsidRPr="00E46766">
              <w:rPr>
                <w:sz w:val="16"/>
                <w:szCs w:val="16"/>
              </w:rPr>
              <w:t>R1-1807914</w:t>
            </w:r>
          </w:p>
        </w:tc>
        <w:tc>
          <w:tcPr>
            <w:tcW w:w="1393" w:type="dxa"/>
          </w:tcPr>
          <w:p w14:paraId="3B919BF1" w14:textId="5B893FFF" w:rsidR="00E46766" w:rsidRPr="00E46766" w:rsidRDefault="00E46766" w:rsidP="00E46766">
            <w:pPr>
              <w:rPr>
                <w:rFonts w:ascii="Times New Roman" w:hAnsi="Times New Roman"/>
                <w:b/>
                <w:bCs/>
                <w:sz w:val="16"/>
                <w:szCs w:val="16"/>
                <w:highlight w:val="lightGray"/>
              </w:rPr>
            </w:pPr>
            <w:r w:rsidRPr="00E46766">
              <w:rPr>
                <w:sz w:val="16"/>
                <w:szCs w:val="16"/>
              </w:rPr>
              <w:t>Huawei</w:t>
            </w:r>
          </w:p>
        </w:tc>
        <w:tc>
          <w:tcPr>
            <w:tcW w:w="2416" w:type="dxa"/>
          </w:tcPr>
          <w:p w14:paraId="5C183887" w14:textId="3B68F3DA" w:rsidR="00E46766" w:rsidRPr="00E46766" w:rsidRDefault="00E46766" w:rsidP="00E46766">
            <w:pPr>
              <w:rPr>
                <w:rFonts w:ascii="Times New Roman" w:hAnsi="Times New Roman"/>
                <w:b/>
                <w:bCs/>
                <w:sz w:val="16"/>
                <w:szCs w:val="16"/>
                <w:highlight w:val="lightGray"/>
              </w:rPr>
            </w:pPr>
            <w:r w:rsidRPr="00E46766">
              <w:rPr>
                <w:sz w:val="16"/>
                <w:szCs w:val="16"/>
              </w:rPr>
              <w:t>LTE_unlic-Core</w:t>
            </w:r>
          </w:p>
        </w:tc>
      </w:tr>
      <w:tr w:rsidR="00E46766" w:rsidRPr="00E46766" w14:paraId="4A9E781C" w14:textId="77777777" w:rsidTr="00E46766">
        <w:trPr>
          <w:trHeight w:val="20"/>
          <w:jc w:val="center"/>
        </w:trPr>
        <w:tc>
          <w:tcPr>
            <w:tcW w:w="800" w:type="dxa"/>
          </w:tcPr>
          <w:p w14:paraId="58951F9E" w14:textId="445FC058"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6BEAC60A" w14:textId="2862DB1E" w:rsidR="00E46766" w:rsidRPr="00E46766" w:rsidRDefault="00E46766" w:rsidP="00E46766">
            <w:pPr>
              <w:rPr>
                <w:rFonts w:ascii="Times New Roman" w:hAnsi="Times New Roman"/>
                <w:b/>
                <w:bCs/>
                <w:sz w:val="16"/>
                <w:szCs w:val="16"/>
                <w:highlight w:val="lightGray"/>
              </w:rPr>
            </w:pPr>
            <w:r w:rsidRPr="00E46766">
              <w:rPr>
                <w:sz w:val="16"/>
                <w:szCs w:val="16"/>
              </w:rPr>
              <w:t>1055</w:t>
            </w:r>
          </w:p>
        </w:tc>
        <w:tc>
          <w:tcPr>
            <w:tcW w:w="550" w:type="dxa"/>
          </w:tcPr>
          <w:p w14:paraId="28BC5F13" w14:textId="737CDDFE" w:rsidR="00E46766" w:rsidRPr="00E46766" w:rsidRDefault="00E46766" w:rsidP="00E46766">
            <w:pPr>
              <w:rPr>
                <w:rFonts w:ascii="Times New Roman" w:hAnsi="Times New Roman"/>
                <w:b/>
                <w:bCs/>
                <w:sz w:val="16"/>
                <w:szCs w:val="16"/>
                <w:highlight w:val="lightGray"/>
              </w:rPr>
            </w:pPr>
            <w:r w:rsidRPr="00E46766">
              <w:rPr>
                <w:sz w:val="16"/>
                <w:szCs w:val="16"/>
              </w:rPr>
              <w:t>2</w:t>
            </w:r>
          </w:p>
        </w:tc>
        <w:tc>
          <w:tcPr>
            <w:tcW w:w="666" w:type="dxa"/>
          </w:tcPr>
          <w:p w14:paraId="5D98360A" w14:textId="185D6026"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335E0B2E" w14:textId="513E437B" w:rsidR="00E46766" w:rsidRPr="00E46766" w:rsidRDefault="00E46766" w:rsidP="00E46766">
            <w:pPr>
              <w:rPr>
                <w:rFonts w:ascii="Times New Roman" w:hAnsi="Times New Roman"/>
                <w:b/>
                <w:bCs/>
                <w:sz w:val="16"/>
                <w:szCs w:val="16"/>
                <w:highlight w:val="lightGray"/>
              </w:rPr>
            </w:pPr>
            <w:r w:rsidRPr="00E46766">
              <w:rPr>
                <w:sz w:val="16"/>
                <w:szCs w:val="16"/>
              </w:rPr>
              <w:t>Introduction of Enhancements to LTE operation in unlicensed spectrum into 36.213 s06-s09</w:t>
            </w:r>
          </w:p>
        </w:tc>
        <w:tc>
          <w:tcPr>
            <w:tcW w:w="528" w:type="dxa"/>
          </w:tcPr>
          <w:p w14:paraId="39DFAC9E" w14:textId="5CAFAFEE"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54EDF91F" w14:textId="5AFD2D07"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487AFE4A" w14:textId="3DB55124"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317A4988" w14:textId="6FF6A59F" w:rsidR="00E46766" w:rsidRPr="00E46766" w:rsidRDefault="00E46766" w:rsidP="00E46766">
            <w:pPr>
              <w:rPr>
                <w:rFonts w:ascii="Times New Roman" w:hAnsi="Times New Roman"/>
                <w:b/>
                <w:bCs/>
                <w:sz w:val="16"/>
                <w:szCs w:val="16"/>
                <w:highlight w:val="lightGray"/>
              </w:rPr>
            </w:pPr>
            <w:r w:rsidRPr="00E46766">
              <w:rPr>
                <w:sz w:val="16"/>
                <w:szCs w:val="16"/>
              </w:rPr>
              <w:t>R1-1807931</w:t>
            </w:r>
          </w:p>
        </w:tc>
        <w:tc>
          <w:tcPr>
            <w:tcW w:w="1393" w:type="dxa"/>
          </w:tcPr>
          <w:p w14:paraId="3B63A86B" w14:textId="643CB2E8" w:rsidR="00E46766" w:rsidRPr="00E46766" w:rsidRDefault="00E46766" w:rsidP="00E46766">
            <w:pPr>
              <w:rPr>
                <w:rFonts w:ascii="Times New Roman" w:hAnsi="Times New Roman"/>
                <w:b/>
                <w:bCs/>
                <w:sz w:val="16"/>
                <w:szCs w:val="16"/>
                <w:highlight w:val="lightGray"/>
              </w:rPr>
            </w:pPr>
            <w:r w:rsidRPr="00E46766">
              <w:rPr>
                <w:sz w:val="16"/>
                <w:szCs w:val="16"/>
              </w:rPr>
              <w:t>Motorola Mobility Germany GmbH</w:t>
            </w:r>
          </w:p>
        </w:tc>
        <w:tc>
          <w:tcPr>
            <w:tcW w:w="2416" w:type="dxa"/>
          </w:tcPr>
          <w:p w14:paraId="7940EBAE" w14:textId="07A848B9" w:rsidR="00E46766" w:rsidRPr="00E46766" w:rsidRDefault="00E46766" w:rsidP="00E46766">
            <w:pPr>
              <w:rPr>
                <w:rFonts w:ascii="Times New Roman" w:hAnsi="Times New Roman"/>
                <w:b/>
                <w:bCs/>
                <w:sz w:val="16"/>
                <w:szCs w:val="16"/>
                <w:highlight w:val="lightGray"/>
                <w:lang w:val="fr-FR"/>
              </w:rPr>
            </w:pPr>
            <w:r w:rsidRPr="00E46766">
              <w:rPr>
                <w:sz w:val="16"/>
                <w:szCs w:val="16"/>
              </w:rPr>
              <w:t>LTE_unlic-Core</w:t>
            </w:r>
          </w:p>
        </w:tc>
      </w:tr>
      <w:tr w:rsidR="00E46766" w:rsidRPr="00E46766" w14:paraId="5F6AE4FC" w14:textId="77777777" w:rsidTr="00E46766">
        <w:trPr>
          <w:trHeight w:val="20"/>
          <w:jc w:val="center"/>
        </w:trPr>
        <w:tc>
          <w:tcPr>
            <w:tcW w:w="800" w:type="dxa"/>
          </w:tcPr>
          <w:p w14:paraId="3C72946D" w14:textId="5DFA9DE6"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12B4F3AA" w14:textId="72885F56" w:rsidR="00E46766" w:rsidRPr="00E46766" w:rsidRDefault="00E46766" w:rsidP="00E46766">
            <w:pPr>
              <w:rPr>
                <w:rFonts w:ascii="Times New Roman" w:hAnsi="Times New Roman"/>
                <w:b/>
                <w:bCs/>
                <w:sz w:val="16"/>
                <w:szCs w:val="16"/>
                <w:highlight w:val="lightGray"/>
              </w:rPr>
            </w:pPr>
            <w:r w:rsidRPr="00E46766">
              <w:rPr>
                <w:sz w:val="16"/>
                <w:szCs w:val="16"/>
              </w:rPr>
              <w:t>1098</w:t>
            </w:r>
          </w:p>
        </w:tc>
        <w:tc>
          <w:tcPr>
            <w:tcW w:w="550" w:type="dxa"/>
          </w:tcPr>
          <w:p w14:paraId="42F480F9" w14:textId="74BE5DD3"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39049D7C" w14:textId="462263F5" w:rsidR="00E46766" w:rsidRPr="00E46766" w:rsidRDefault="00E46766" w:rsidP="00E46766">
            <w:pPr>
              <w:rPr>
                <w:rFonts w:ascii="Times New Roman" w:hAnsi="Times New Roman"/>
                <w:b/>
                <w:bCs/>
                <w:sz w:val="16"/>
                <w:szCs w:val="16"/>
                <w:highlight w:val="lightGray"/>
              </w:rPr>
            </w:pPr>
            <w:r w:rsidRPr="00E46766">
              <w:rPr>
                <w:sz w:val="16"/>
                <w:szCs w:val="16"/>
              </w:rPr>
              <w:t>Rel-14</w:t>
            </w:r>
          </w:p>
        </w:tc>
        <w:tc>
          <w:tcPr>
            <w:tcW w:w="3897" w:type="dxa"/>
          </w:tcPr>
          <w:p w14:paraId="011A6D66" w14:textId="30619508" w:rsidR="00E46766" w:rsidRPr="00E46766" w:rsidRDefault="00E46766" w:rsidP="00E46766">
            <w:pPr>
              <w:rPr>
                <w:rFonts w:ascii="Times New Roman" w:hAnsi="Times New Roman"/>
                <w:b/>
                <w:bCs/>
                <w:sz w:val="16"/>
                <w:szCs w:val="16"/>
                <w:highlight w:val="lightGray"/>
              </w:rPr>
            </w:pPr>
            <w:r w:rsidRPr="00E46766">
              <w:rPr>
                <w:sz w:val="16"/>
                <w:szCs w:val="16"/>
              </w:rPr>
              <w:t>Clarification of NPUSCH reception in 2 NB-IoT HARQ processes</w:t>
            </w:r>
          </w:p>
        </w:tc>
        <w:tc>
          <w:tcPr>
            <w:tcW w:w="528" w:type="dxa"/>
          </w:tcPr>
          <w:p w14:paraId="6DE3A33D" w14:textId="2A9F2462"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50FA5C69" w14:textId="36437A3A" w:rsidR="00E46766" w:rsidRPr="00E46766" w:rsidRDefault="00E46766" w:rsidP="00E46766">
            <w:pPr>
              <w:rPr>
                <w:rFonts w:ascii="Times New Roman" w:hAnsi="Times New Roman"/>
                <w:b/>
                <w:bCs/>
                <w:sz w:val="16"/>
                <w:szCs w:val="16"/>
                <w:highlight w:val="lightGray"/>
              </w:rPr>
            </w:pPr>
            <w:r w:rsidRPr="00E46766">
              <w:rPr>
                <w:sz w:val="16"/>
                <w:szCs w:val="16"/>
              </w:rPr>
              <w:t>14.6.0</w:t>
            </w:r>
          </w:p>
        </w:tc>
        <w:tc>
          <w:tcPr>
            <w:tcW w:w="1055" w:type="dxa"/>
          </w:tcPr>
          <w:p w14:paraId="2FB81A43" w14:textId="55B4C681"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44D44851" w14:textId="13302EFD" w:rsidR="00E46766" w:rsidRPr="00E46766" w:rsidRDefault="00E46766" w:rsidP="00E46766">
            <w:pPr>
              <w:rPr>
                <w:rFonts w:ascii="Times New Roman" w:hAnsi="Times New Roman"/>
                <w:b/>
                <w:bCs/>
                <w:sz w:val="16"/>
                <w:szCs w:val="16"/>
                <w:highlight w:val="lightGray"/>
              </w:rPr>
            </w:pPr>
            <w:r w:rsidRPr="00E46766">
              <w:rPr>
                <w:sz w:val="16"/>
                <w:szCs w:val="16"/>
              </w:rPr>
              <w:t>R1-1807547</w:t>
            </w:r>
          </w:p>
        </w:tc>
        <w:tc>
          <w:tcPr>
            <w:tcW w:w="1393" w:type="dxa"/>
          </w:tcPr>
          <w:p w14:paraId="1EE72C4F" w14:textId="3A875782" w:rsidR="00E46766" w:rsidRPr="00E46766" w:rsidRDefault="00E46766" w:rsidP="00E46766">
            <w:pPr>
              <w:rPr>
                <w:rFonts w:ascii="Times New Roman" w:hAnsi="Times New Roman"/>
                <w:b/>
                <w:bCs/>
                <w:sz w:val="16"/>
                <w:szCs w:val="16"/>
                <w:highlight w:val="lightGray"/>
              </w:rPr>
            </w:pPr>
            <w:r w:rsidRPr="00E46766">
              <w:rPr>
                <w:sz w:val="16"/>
                <w:szCs w:val="16"/>
              </w:rPr>
              <w:t>Huawei, HiSilicon, Ericsson</w:t>
            </w:r>
          </w:p>
        </w:tc>
        <w:tc>
          <w:tcPr>
            <w:tcW w:w="2416" w:type="dxa"/>
          </w:tcPr>
          <w:p w14:paraId="259BA738" w14:textId="7534E785" w:rsidR="00E46766" w:rsidRPr="00E46766" w:rsidRDefault="00E46766" w:rsidP="00E46766">
            <w:pPr>
              <w:rPr>
                <w:rFonts w:ascii="Times New Roman" w:hAnsi="Times New Roman"/>
                <w:b/>
                <w:bCs/>
                <w:sz w:val="16"/>
                <w:szCs w:val="16"/>
                <w:highlight w:val="lightGray"/>
                <w:lang w:val="fr-FR"/>
              </w:rPr>
            </w:pPr>
            <w:r w:rsidRPr="00E46766">
              <w:rPr>
                <w:sz w:val="16"/>
                <w:szCs w:val="16"/>
              </w:rPr>
              <w:t>NB_IOTenh-Core</w:t>
            </w:r>
          </w:p>
        </w:tc>
      </w:tr>
      <w:tr w:rsidR="00E46766" w:rsidRPr="00E46766" w14:paraId="35922E9A" w14:textId="77777777" w:rsidTr="00E46766">
        <w:trPr>
          <w:trHeight w:val="20"/>
          <w:jc w:val="center"/>
        </w:trPr>
        <w:tc>
          <w:tcPr>
            <w:tcW w:w="800" w:type="dxa"/>
          </w:tcPr>
          <w:p w14:paraId="22DF88FE" w14:textId="09A2DC98"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74972BE5" w14:textId="47F56FB0" w:rsidR="00E46766" w:rsidRPr="00E46766" w:rsidRDefault="00E46766" w:rsidP="00E46766">
            <w:pPr>
              <w:rPr>
                <w:rFonts w:ascii="Times New Roman" w:hAnsi="Times New Roman"/>
                <w:b/>
                <w:bCs/>
                <w:sz w:val="16"/>
                <w:szCs w:val="16"/>
                <w:highlight w:val="lightGray"/>
              </w:rPr>
            </w:pPr>
            <w:r w:rsidRPr="00E46766">
              <w:rPr>
                <w:sz w:val="16"/>
                <w:szCs w:val="16"/>
              </w:rPr>
              <w:t>1099</w:t>
            </w:r>
          </w:p>
        </w:tc>
        <w:tc>
          <w:tcPr>
            <w:tcW w:w="550" w:type="dxa"/>
          </w:tcPr>
          <w:p w14:paraId="667BF629" w14:textId="2DCA7CD1"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3C9F7A68" w14:textId="4C233B83"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4D27B6C1" w14:textId="7EAEE568" w:rsidR="00E46766" w:rsidRPr="00E46766" w:rsidRDefault="00E46766" w:rsidP="00E46766">
            <w:pPr>
              <w:rPr>
                <w:rFonts w:ascii="Times New Roman" w:hAnsi="Times New Roman"/>
                <w:b/>
                <w:bCs/>
                <w:sz w:val="16"/>
                <w:szCs w:val="16"/>
                <w:highlight w:val="lightGray"/>
              </w:rPr>
            </w:pPr>
            <w:r w:rsidRPr="00E46766">
              <w:rPr>
                <w:sz w:val="16"/>
                <w:szCs w:val="16"/>
              </w:rPr>
              <w:t>Clarification of NPUSCH reception in 2 NB-IoT HARQ processes</w:t>
            </w:r>
          </w:p>
        </w:tc>
        <w:tc>
          <w:tcPr>
            <w:tcW w:w="528" w:type="dxa"/>
          </w:tcPr>
          <w:p w14:paraId="079AF531" w14:textId="16A3B84D" w:rsidR="00E46766" w:rsidRPr="00E46766" w:rsidRDefault="00E46766" w:rsidP="00E46766">
            <w:pPr>
              <w:rPr>
                <w:rFonts w:ascii="Times New Roman" w:hAnsi="Times New Roman"/>
                <w:b/>
                <w:bCs/>
                <w:sz w:val="16"/>
                <w:szCs w:val="16"/>
                <w:highlight w:val="lightGray"/>
              </w:rPr>
            </w:pPr>
            <w:r w:rsidRPr="00E46766">
              <w:rPr>
                <w:sz w:val="16"/>
                <w:szCs w:val="16"/>
              </w:rPr>
              <w:t>A</w:t>
            </w:r>
          </w:p>
        </w:tc>
        <w:tc>
          <w:tcPr>
            <w:tcW w:w="794" w:type="dxa"/>
          </w:tcPr>
          <w:p w14:paraId="5EBCFB91" w14:textId="21E21CA5"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130BCE4F" w14:textId="7A71A208"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46F65E00" w14:textId="746200AB" w:rsidR="00E46766" w:rsidRPr="00E46766" w:rsidRDefault="00E46766" w:rsidP="00E46766">
            <w:pPr>
              <w:rPr>
                <w:rFonts w:ascii="Times New Roman" w:hAnsi="Times New Roman"/>
                <w:b/>
                <w:bCs/>
                <w:sz w:val="16"/>
                <w:szCs w:val="16"/>
                <w:highlight w:val="lightGray"/>
              </w:rPr>
            </w:pPr>
            <w:r w:rsidRPr="00E46766">
              <w:rPr>
                <w:sz w:val="16"/>
                <w:szCs w:val="16"/>
              </w:rPr>
              <w:t>R1-1807548</w:t>
            </w:r>
          </w:p>
        </w:tc>
        <w:tc>
          <w:tcPr>
            <w:tcW w:w="1393" w:type="dxa"/>
          </w:tcPr>
          <w:p w14:paraId="748113C4" w14:textId="6EC09262" w:rsidR="00E46766" w:rsidRPr="00E46766" w:rsidRDefault="00E46766" w:rsidP="00E46766">
            <w:pPr>
              <w:rPr>
                <w:rFonts w:ascii="Times New Roman" w:hAnsi="Times New Roman"/>
                <w:b/>
                <w:bCs/>
                <w:sz w:val="16"/>
                <w:szCs w:val="16"/>
                <w:highlight w:val="lightGray"/>
              </w:rPr>
            </w:pPr>
            <w:r w:rsidRPr="00E46766">
              <w:rPr>
                <w:sz w:val="16"/>
                <w:szCs w:val="16"/>
              </w:rPr>
              <w:t>Huawei, HiSilicon, Ericsson</w:t>
            </w:r>
          </w:p>
        </w:tc>
        <w:tc>
          <w:tcPr>
            <w:tcW w:w="2416" w:type="dxa"/>
          </w:tcPr>
          <w:p w14:paraId="16E04A61" w14:textId="6CBCB9F4" w:rsidR="00E46766" w:rsidRPr="00E46766" w:rsidRDefault="00E46766" w:rsidP="00E46766">
            <w:pPr>
              <w:rPr>
                <w:rFonts w:ascii="Times New Roman" w:hAnsi="Times New Roman"/>
                <w:b/>
                <w:bCs/>
                <w:sz w:val="16"/>
                <w:szCs w:val="16"/>
                <w:highlight w:val="lightGray"/>
              </w:rPr>
            </w:pPr>
            <w:r w:rsidRPr="00E46766">
              <w:rPr>
                <w:sz w:val="16"/>
                <w:szCs w:val="16"/>
              </w:rPr>
              <w:t>NB_IOTenh-Core</w:t>
            </w:r>
          </w:p>
        </w:tc>
      </w:tr>
      <w:tr w:rsidR="00E46766" w:rsidRPr="00E46766" w14:paraId="07944F0D" w14:textId="77777777" w:rsidTr="00E46766">
        <w:trPr>
          <w:trHeight w:val="20"/>
          <w:jc w:val="center"/>
        </w:trPr>
        <w:tc>
          <w:tcPr>
            <w:tcW w:w="800" w:type="dxa"/>
          </w:tcPr>
          <w:p w14:paraId="441288BC" w14:textId="1F36A554" w:rsidR="00E46766" w:rsidRPr="00E46766" w:rsidRDefault="00E46766" w:rsidP="00E46766">
            <w:pPr>
              <w:rPr>
                <w:rFonts w:ascii="Times New Roman" w:hAnsi="Times New Roman"/>
                <w:b/>
                <w:bCs/>
                <w:sz w:val="16"/>
                <w:szCs w:val="16"/>
                <w:highlight w:val="lightGray"/>
              </w:rPr>
            </w:pPr>
            <w:r w:rsidRPr="00E46766">
              <w:rPr>
                <w:sz w:val="16"/>
                <w:szCs w:val="16"/>
              </w:rPr>
              <w:t>36.212</w:t>
            </w:r>
          </w:p>
        </w:tc>
        <w:tc>
          <w:tcPr>
            <w:tcW w:w="616" w:type="dxa"/>
          </w:tcPr>
          <w:p w14:paraId="16147662" w14:textId="0E713959" w:rsidR="00E46766" w:rsidRPr="00E46766" w:rsidRDefault="00E46766" w:rsidP="00E46766">
            <w:pPr>
              <w:rPr>
                <w:rFonts w:ascii="Times New Roman" w:hAnsi="Times New Roman"/>
                <w:b/>
                <w:bCs/>
                <w:sz w:val="16"/>
                <w:szCs w:val="16"/>
                <w:highlight w:val="lightGray"/>
              </w:rPr>
            </w:pPr>
            <w:r w:rsidRPr="00E46766">
              <w:rPr>
                <w:sz w:val="16"/>
                <w:szCs w:val="16"/>
              </w:rPr>
              <w:t>291</w:t>
            </w:r>
          </w:p>
        </w:tc>
        <w:tc>
          <w:tcPr>
            <w:tcW w:w="550" w:type="dxa"/>
          </w:tcPr>
          <w:p w14:paraId="2A0E382A" w14:textId="28B1B6CB"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7E8D5D53" w14:textId="44BE4AB5"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10423097" w14:textId="5344EE19" w:rsidR="00E46766" w:rsidRPr="00E46766" w:rsidRDefault="00E46766" w:rsidP="00E46766">
            <w:pPr>
              <w:rPr>
                <w:rFonts w:ascii="Times New Roman" w:hAnsi="Times New Roman"/>
                <w:b/>
                <w:bCs/>
                <w:sz w:val="16"/>
                <w:szCs w:val="16"/>
                <w:highlight w:val="lightGray"/>
              </w:rPr>
            </w:pPr>
            <w:r w:rsidRPr="00E46766">
              <w:rPr>
                <w:sz w:val="16"/>
                <w:szCs w:val="16"/>
              </w:rPr>
              <w:t>Introduce definition of non-BL/CE in Definitions section</w:t>
            </w:r>
          </w:p>
        </w:tc>
        <w:tc>
          <w:tcPr>
            <w:tcW w:w="528" w:type="dxa"/>
          </w:tcPr>
          <w:p w14:paraId="564ED903" w14:textId="166F27F3" w:rsidR="00E46766" w:rsidRPr="00E46766" w:rsidRDefault="00E46766" w:rsidP="00E46766">
            <w:pPr>
              <w:rPr>
                <w:rFonts w:ascii="Times New Roman" w:hAnsi="Times New Roman"/>
                <w:b/>
                <w:bCs/>
                <w:sz w:val="16"/>
                <w:szCs w:val="16"/>
                <w:highlight w:val="lightGray"/>
              </w:rPr>
            </w:pPr>
            <w:r w:rsidRPr="00E46766">
              <w:rPr>
                <w:sz w:val="16"/>
                <w:szCs w:val="16"/>
              </w:rPr>
              <w:t>F</w:t>
            </w:r>
          </w:p>
        </w:tc>
        <w:tc>
          <w:tcPr>
            <w:tcW w:w="794" w:type="dxa"/>
          </w:tcPr>
          <w:p w14:paraId="29E81EDC" w14:textId="415C5A36"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48F49E6F" w14:textId="0EFDA7A8"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6B6EF139" w14:textId="341589EF" w:rsidR="00E46766" w:rsidRPr="00E46766" w:rsidRDefault="00E46766" w:rsidP="00E46766">
            <w:pPr>
              <w:rPr>
                <w:rFonts w:ascii="Times New Roman" w:hAnsi="Times New Roman"/>
                <w:b/>
                <w:bCs/>
                <w:sz w:val="16"/>
                <w:szCs w:val="16"/>
                <w:highlight w:val="lightGray"/>
              </w:rPr>
            </w:pPr>
            <w:r w:rsidRPr="00E46766">
              <w:rPr>
                <w:sz w:val="16"/>
                <w:szCs w:val="16"/>
              </w:rPr>
              <w:t>R1-1807499</w:t>
            </w:r>
          </w:p>
        </w:tc>
        <w:tc>
          <w:tcPr>
            <w:tcW w:w="1393" w:type="dxa"/>
          </w:tcPr>
          <w:p w14:paraId="1A28FCF0" w14:textId="39596E9D" w:rsidR="00E46766" w:rsidRPr="00E46766" w:rsidRDefault="00E46766" w:rsidP="00E46766">
            <w:pPr>
              <w:rPr>
                <w:rFonts w:ascii="Times New Roman" w:hAnsi="Times New Roman"/>
                <w:b/>
                <w:bCs/>
                <w:sz w:val="16"/>
                <w:szCs w:val="16"/>
                <w:highlight w:val="lightGray"/>
              </w:rPr>
            </w:pPr>
            <w:r w:rsidRPr="00E46766">
              <w:rPr>
                <w:sz w:val="16"/>
                <w:szCs w:val="16"/>
              </w:rPr>
              <w:t>Ericsson</w:t>
            </w:r>
          </w:p>
        </w:tc>
        <w:tc>
          <w:tcPr>
            <w:tcW w:w="2416" w:type="dxa"/>
          </w:tcPr>
          <w:p w14:paraId="317C45F3" w14:textId="36F5603E" w:rsidR="00E46766" w:rsidRPr="00E46766" w:rsidRDefault="00E46766" w:rsidP="00E46766">
            <w:pPr>
              <w:rPr>
                <w:rFonts w:ascii="Times New Roman" w:hAnsi="Times New Roman"/>
                <w:b/>
                <w:bCs/>
                <w:sz w:val="16"/>
                <w:szCs w:val="16"/>
                <w:highlight w:val="lightGray"/>
              </w:rPr>
            </w:pPr>
            <w:r w:rsidRPr="00E46766">
              <w:rPr>
                <w:sz w:val="16"/>
                <w:szCs w:val="16"/>
              </w:rPr>
              <w:t>LTE_MTCe2_L1-Core</w:t>
            </w:r>
          </w:p>
        </w:tc>
      </w:tr>
      <w:tr w:rsidR="00E46766" w:rsidRPr="00E46766" w14:paraId="07B6C894" w14:textId="77777777" w:rsidTr="00E46766">
        <w:trPr>
          <w:trHeight w:val="20"/>
          <w:jc w:val="center"/>
        </w:trPr>
        <w:tc>
          <w:tcPr>
            <w:tcW w:w="800" w:type="dxa"/>
          </w:tcPr>
          <w:p w14:paraId="5FA95C0B" w14:textId="7E79F0E1" w:rsidR="00E46766" w:rsidRPr="00E46766" w:rsidRDefault="00E46766" w:rsidP="00E46766">
            <w:pPr>
              <w:rPr>
                <w:rFonts w:ascii="Times New Roman" w:hAnsi="Times New Roman"/>
                <w:b/>
                <w:bCs/>
                <w:sz w:val="16"/>
                <w:szCs w:val="16"/>
                <w:highlight w:val="lightGray"/>
              </w:rPr>
            </w:pPr>
            <w:r w:rsidRPr="00E46766">
              <w:rPr>
                <w:sz w:val="16"/>
                <w:szCs w:val="16"/>
              </w:rPr>
              <w:t>36.212</w:t>
            </w:r>
          </w:p>
        </w:tc>
        <w:tc>
          <w:tcPr>
            <w:tcW w:w="616" w:type="dxa"/>
          </w:tcPr>
          <w:p w14:paraId="7F3D0648" w14:textId="271AD715" w:rsidR="00E46766" w:rsidRPr="00E46766" w:rsidRDefault="00E46766" w:rsidP="00E46766">
            <w:pPr>
              <w:rPr>
                <w:rFonts w:ascii="Times New Roman" w:hAnsi="Times New Roman"/>
                <w:b/>
                <w:bCs/>
                <w:sz w:val="16"/>
                <w:szCs w:val="16"/>
                <w:highlight w:val="lightGray"/>
              </w:rPr>
            </w:pPr>
            <w:r w:rsidRPr="00E46766">
              <w:rPr>
                <w:sz w:val="16"/>
                <w:szCs w:val="16"/>
              </w:rPr>
              <w:t>296</w:t>
            </w:r>
          </w:p>
        </w:tc>
        <w:tc>
          <w:tcPr>
            <w:tcW w:w="550" w:type="dxa"/>
          </w:tcPr>
          <w:p w14:paraId="6326F4C3" w14:textId="4BBA1778"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6888B960" w14:textId="3D234470"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603C7E3A" w14:textId="0D056178" w:rsidR="00E46766" w:rsidRPr="00E46766" w:rsidRDefault="00E46766" w:rsidP="00E46766">
            <w:pPr>
              <w:rPr>
                <w:rFonts w:ascii="Times New Roman" w:hAnsi="Times New Roman"/>
                <w:b/>
                <w:bCs/>
                <w:sz w:val="16"/>
                <w:szCs w:val="16"/>
                <w:highlight w:val="lightGray"/>
              </w:rPr>
            </w:pPr>
            <w:r w:rsidRPr="00E46766">
              <w:rPr>
                <w:sz w:val="16"/>
                <w:szCs w:val="16"/>
              </w:rPr>
              <w:t>Introduction of modulation enhancements</w:t>
            </w:r>
          </w:p>
        </w:tc>
        <w:tc>
          <w:tcPr>
            <w:tcW w:w="528" w:type="dxa"/>
          </w:tcPr>
          <w:p w14:paraId="0BC3558F" w14:textId="2278F7D6"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5FB6044C" w14:textId="15C88BE9"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64CFBE09" w14:textId="49AC21D7"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10BA44BA" w14:textId="6B9B17C9" w:rsidR="00E46766" w:rsidRPr="00E46766" w:rsidRDefault="00E46766" w:rsidP="00E46766">
            <w:pPr>
              <w:rPr>
                <w:rFonts w:ascii="Times New Roman" w:hAnsi="Times New Roman"/>
                <w:b/>
                <w:bCs/>
                <w:sz w:val="16"/>
                <w:szCs w:val="16"/>
                <w:highlight w:val="lightGray"/>
              </w:rPr>
            </w:pPr>
            <w:r w:rsidRPr="00E46766">
              <w:rPr>
                <w:sz w:val="16"/>
                <w:szCs w:val="16"/>
              </w:rPr>
              <w:t>R1-1807922</w:t>
            </w:r>
          </w:p>
        </w:tc>
        <w:tc>
          <w:tcPr>
            <w:tcW w:w="1393" w:type="dxa"/>
          </w:tcPr>
          <w:p w14:paraId="54EB44CC" w14:textId="37EC5C54" w:rsidR="00E46766" w:rsidRPr="00E46766" w:rsidRDefault="00E46766" w:rsidP="00E46766">
            <w:pPr>
              <w:rPr>
                <w:rFonts w:ascii="Times New Roman" w:hAnsi="Times New Roman"/>
                <w:b/>
                <w:bCs/>
                <w:sz w:val="16"/>
                <w:szCs w:val="16"/>
                <w:highlight w:val="lightGray"/>
              </w:rPr>
            </w:pPr>
            <w:r w:rsidRPr="00E46766">
              <w:rPr>
                <w:sz w:val="16"/>
                <w:szCs w:val="16"/>
              </w:rPr>
              <w:t>Qualcomm Incorporated</w:t>
            </w:r>
          </w:p>
        </w:tc>
        <w:tc>
          <w:tcPr>
            <w:tcW w:w="2416" w:type="dxa"/>
          </w:tcPr>
          <w:p w14:paraId="60BB2CE9" w14:textId="019EC1FC" w:rsidR="00E46766" w:rsidRPr="00E46766" w:rsidRDefault="00E46766" w:rsidP="00E46766">
            <w:pPr>
              <w:rPr>
                <w:rFonts w:ascii="Times New Roman" w:hAnsi="Times New Roman"/>
                <w:b/>
                <w:bCs/>
                <w:sz w:val="16"/>
                <w:szCs w:val="16"/>
                <w:highlight w:val="lightGray"/>
              </w:rPr>
            </w:pPr>
            <w:r w:rsidRPr="00E46766">
              <w:rPr>
                <w:sz w:val="16"/>
                <w:szCs w:val="16"/>
              </w:rPr>
              <w:t>TEI15</w:t>
            </w:r>
          </w:p>
        </w:tc>
      </w:tr>
      <w:tr w:rsidR="00E46766" w:rsidRPr="00E46766" w14:paraId="5EABE3FC" w14:textId="77777777" w:rsidTr="00E46766">
        <w:trPr>
          <w:trHeight w:val="20"/>
          <w:jc w:val="center"/>
        </w:trPr>
        <w:tc>
          <w:tcPr>
            <w:tcW w:w="800" w:type="dxa"/>
          </w:tcPr>
          <w:p w14:paraId="0A3998C1" w14:textId="42848E41"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5EA5E66C" w14:textId="725225CF" w:rsidR="00E46766" w:rsidRPr="00E46766" w:rsidRDefault="00E46766" w:rsidP="00E46766">
            <w:pPr>
              <w:rPr>
                <w:rFonts w:ascii="Times New Roman" w:hAnsi="Times New Roman"/>
                <w:b/>
                <w:bCs/>
                <w:sz w:val="16"/>
                <w:szCs w:val="16"/>
                <w:highlight w:val="lightGray"/>
              </w:rPr>
            </w:pPr>
            <w:r w:rsidRPr="00E46766">
              <w:rPr>
                <w:sz w:val="16"/>
                <w:szCs w:val="16"/>
              </w:rPr>
              <w:t>1075</w:t>
            </w:r>
          </w:p>
        </w:tc>
        <w:tc>
          <w:tcPr>
            <w:tcW w:w="550" w:type="dxa"/>
          </w:tcPr>
          <w:p w14:paraId="1D85B3EC" w14:textId="54816578" w:rsidR="00E46766" w:rsidRPr="00E46766" w:rsidRDefault="00E46766" w:rsidP="00E46766">
            <w:pPr>
              <w:rPr>
                <w:rFonts w:ascii="Times New Roman" w:hAnsi="Times New Roman"/>
                <w:b/>
                <w:bCs/>
                <w:sz w:val="16"/>
                <w:szCs w:val="16"/>
                <w:highlight w:val="lightGray"/>
              </w:rPr>
            </w:pPr>
            <w:r w:rsidRPr="00E46766">
              <w:rPr>
                <w:sz w:val="16"/>
                <w:szCs w:val="16"/>
              </w:rPr>
              <w:t>1</w:t>
            </w:r>
          </w:p>
        </w:tc>
        <w:tc>
          <w:tcPr>
            <w:tcW w:w="666" w:type="dxa"/>
          </w:tcPr>
          <w:p w14:paraId="2D5433C9" w14:textId="031E7C65"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125371B3" w14:textId="4396F353" w:rsidR="00E46766" w:rsidRPr="00E46766" w:rsidRDefault="00E46766" w:rsidP="00E46766">
            <w:pPr>
              <w:rPr>
                <w:rFonts w:ascii="Times New Roman" w:hAnsi="Times New Roman"/>
                <w:b/>
                <w:bCs/>
                <w:sz w:val="16"/>
                <w:szCs w:val="16"/>
                <w:highlight w:val="lightGray"/>
              </w:rPr>
            </w:pPr>
            <w:r w:rsidRPr="00E46766">
              <w:rPr>
                <w:sz w:val="16"/>
                <w:szCs w:val="16"/>
              </w:rPr>
              <w:t>Introduction of SRS antenna switching for 4 ports in TS36.213</w:t>
            </w:r>
          </w:p>
        </w:tc>
        <w:tc>
          <w:tcPr>
            <w:tcW w:w="528" w:type="dxa"/>
          </w:tcPr>
          <w:p w14:paraId="263DA50A" w14:textId="11019FAF"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25F12F46" w14:textId="0657AF9B"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30AF6493" w14:textId="6CF8752B"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53B23491" w14:textId="12B3E4BD" w:rsidR="00E46766" w:rsidRPr="00E46766" w:rsidRDefault="00E46766" w:rsidP="00E46766">
            <w:pPr>
              <w:rPr>
                <w:rFonts w:ascii="Times New Roman" w:hAnsi="Times New Roman"/>
                <w:b/>
                <w:bCs/>
                <w:sz w:val="16"/>
                <w:szCs w:val="16"/>
                <w:highlight w:val="lightGray"/>
              </w:rPr>
            </w:pPr>
            <w:r w:rsidRPr="00E46766">
              <w:rPr>
                <w:sz w:val="16"/>
                <w:szCs w:val="16"/>
              </w:rPr>
              <w:t>R1-1807504</w:t>
            </w:r>
          </w:p>
        </w:tc>
        <w:tc>
          <w:tcPr>
            <w:tcW w:w="1393" w:type="dxa"/>
          </w:tcPr>
          <w:p w14:paraId="76977E5B" w14:textId="1A5AF2B7" w:rsidR="00E46766" w:rsidRPr="00E46766" w:rsidRDefault="00E46766" w:rsidP="00E46766">
            <w:pPr>
              <w:rPr>
                <w:rFonts w:ascii="Times New Roman" w:hAnsi="Times New Roman"/>
                <w:b/>
                <w:bCs/>
                <w:sz w:val="16"/>
                <w:szCs w:val="16"/>
                <w:highlight w:val="lightGray"/>
              </w:rPr>
            </w:pPr>
            <w:r w:rsidRPr="00E46766">
              <w:rPr>
                <w:sz w:val="16"/>
                <w:szCs w:val="16"/>
              </w:rPr>
              <w:t>Qualcomm, Huawei, HiSilicon</w:t>
            </w:r>
          </w:p>
        </w:tc>
        <w:tc>
          <w:tcPr>
            <w:tcW w:w="2416" w:type="dxa"/>
          </w:tcPr>
          <w:p w14:paraId="2CD7678A" w14:textId="2E1E17F8" w:rsidR="00E46766" w:rsidRPr="00E46766" w:rsidRDefault="00E46766" w:rsidP="00E46766">
            <w:pPr>
              <w:rPr>
                <w:rFonts w:ascii="Times New Roman" w:hAnsi="Times New Roman"/>
                <w:b/>
                <w:bCs/>
                <w:sz w:val="16"/>
                <w:szCs w:val="16"/>
                <w:highlight w:val="lightGray"/>
              </w:rPr>
            </w:pPr>
            <w:r w:rsidRPr="00E46766">
              <w:rPr>
                <w:sz w:val="16"/>
                <w:szCs w:val="16"/>
              </w:rPr>
              <w:t>TEI15</w:t>
            </w:r>
          </w:p>
        </w:tc>
      </w:tr>
      <w:tr w:rsidR="00E46766" w:rsidRPr="00E46766" w14:paraId="5B635437" w14:textId="77777777" w:rsidTr="00E46766">
        <w:trPr>
          <w:trHeight w:val="20"/>
          <w:jc w:val="center"/>
        </w:trPr>
        <w:tc>
          <w:tcPr>
            <w:tcW w:w="800" w:type="dxa"/>
          </w:tcPr>
          <w:p w14:paraId="03562600" w14:textId="538A557E"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1AFC6D3F" w14:textId="7CFE98CA" w:rsidR="00E46766" w:rsidRPr="00E46766" w:rsidRDefault="00E46766" w:rsidP="00E46766">
            <w:pPr>
              <w:rPr>
                <w:rFonts w:ascii="Times New Roman" w:hAnsi="Times New Roman"/>
                <w:b/>
                <w:bCs/>
                <w:sz w:val="16"/>
                <w:szCs w:val="16"/>
                <w:highlight w:val="lightGray"/>
              </w:rPr>
            </w:pPr>
            <w:r w:rsidRPr="00E46766">
              <w:rPr>
                <w:sz w:val="16"/>
                <w:szCs w:val="16"/>
              </w:rPr>
              <w:t>1097</w:t>
            </w:r>
          </w:p>
        </w:tc>
        <w:tc>
          <w:tcPr>
            <w:tcW w:w="550" w:type="dxa"/>
          </w:tcPr>
          <w:p w14:paraId="60F7D9E9" w14:textId="4E386B4D"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1F6F9930" w14:textId="657954CB"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17547C3D" w14:textId="7AB6D831" w:rsidR="00E46766" w:rsidRPr="00E46766" w:rsidRDefault="00E46766" w:rsidP="00E46766">
            <w:pPr>
              <w:rPr>
                <w:rFonts w:ascii="Times New Roman" w:hAnsi="Times New Roman"/>
                <w:b/>
                <w:bCs/>
                <w:sz w:val="16"/>
                <w:szCs w:val="16"/>
                <w:highlight w:val="lightGray"/>
              </w:rPr>
            </w:pPr>
            <w:r w:rsidRPr="00E46766">
              <w:rPr>
                <w:sz w:val="16"/>
                <w:szCs w:val="16"/>
              </w:rPr>
              <w:t>Introduction of advanced CSI CBSR in TS 36.213</w:t>
            </w:r>
          </w:p>
        </w:tc>
        <w:tc>
          <w:tcPr>
            <w:tcW w:w="528" w:type="dxa"/>
          </w:tcPr>
          <w:p w14:paraId="1F2EF3AC" w14:textId="5390D7F2"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6746DA35" w14:textId="76B93A66"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242E2375" w14:textId="3B0252F1"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1913112E" w14:textId="6334B300" w:rsidR="00E46766" w:rsidRPr="00E46766" w:rsidRDefault="00E46766" w:rsidP="00E46766">
            <w:pPr>
              <w:rPr>
                <w:rFonts w:ascii="Times New Roman" w:hAnsi="Times New Roman"/>
                <w:b/>
                <w:bCs/>
                <w:sz w:val="16"/>
                <w:szCs w:val="16"/>
                <w:highlight w:val="lightGray"/>
              </w:rPr>
            </w:pPr>
            <w:r w:rsidRPr="00E46766">
              <w:rPr>
                <w:sz w:val="16"/>
                <w:szCs w:val="16"/>
              </w:rPr>
              <w:t>R1-1807506</w:t>
            </w:r>
          </w:p>
        </w:tc>
        <w:tc>
          <w:tcPr>
            <w:tcW w:w="1393" w:type="dxa"/>
          </w:tcPr>
          <w:p w14:paraId="0B86C4BE" w14:textId="77C403D4" w:rsidR="00E46766" w:rsidRPr="00E46766" w:rsidRDefault="00E46766" w:rsidP="00E46766">
            <w:pPr>
              <w:rPr>
                <w:rFonts w:ascii="Times New Roman" w:hAnsi="Times New Roman"/>
                <w:b/>
                <w:bCs/>
                <w:sz w:val="16"/>
                <w:szCs w:val="16"/>
                <w:highlight w:val="lightGray"/>
              </w:rPr>
            </w:pPr>
            <w:r w:rsidRPr="00E46766">
              <w:rPr>
                <w:sz w:val="16"/>
                <w:szCs w:val="16"/>
              </w:rPr>
              <w:t>Ericsson</w:t>
            </w:r>
          </w:p>
        </w:tc>
        <w:tc>
          <w:tcPr>
            <w:tcW w:w="2416" w:type="dxa"/>
          </w:tcPr>
          <w:p w14:paraId="4C3654E3" w14:textId="35D3CD62" w:rsidR="00E46766" w:rsidRPr="00E46766" w:rsidRDefault="00E46766" w:rsidP="00E46766">
            <w:pPr>
              <w:rPr>
                <w:rFonts w:ascii="Times New Roman" w:hAnsi="Times New Roman"/>
                <w:b/>
                <w:bCs/>
                <w:sz w:val="16"/>
                <w:szCs w:val="16"/>
                <w:highlight w:val="lightGray"/>
                <w:lang w:val="fr-FR"/>
              </w:rPr>
            </w:pPr>
            <w:r w:rsidRPr="00E46766">
              <w:rPr>
                <w:sz w:val="16"/>
                <w:szCs w:val="16"/>
              </w:rPr>
              <w:t>TEI15</w:t>
            </w:r>
          </w:p>
        </w:tc>
      </w:tr>
      <w:tr w:rsidR="00E46766" w:rsidRPr="00E46766" w14:paraId="3A64413B" w14:textId="77777777" w:rsidTr="00E46766">
        <w:trPr>
          <w:trHeight w:val="20"/>
          <w:jc w:val="center"/>
        </w:trPr>
        <w:tc>
          <w:tcPr>
            <w:tcW w:w="800" w:type="dxa"/>
          </w:tcPr>
          <w:p w14:paraId="0CA2B453" w14:textId="197AFBB3"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58EC8EAC" w14:textId="1E16C65D" w:rsidR="00E46766" w:rsidRPr="00E46766" w:rsidRDefault="00E46766" w:rsidP="00E46766">
            <w:pPr>
              <w:rPr>
                <w:rFonts w:ascii="Times New Roman" w:hAnsi="Times New Roman"/>
                <w:b/>
                <w:bCs/>
                <w:sz w:val="16"/>
                <w:szCs w:val="16"/>
                <w:highlight w:val="lightGray"/>
              </w:rPr>
            </w:pPr>
            <w:r w:rsidRPr="00E46766">
              <w:rPr>
                <w:sz w:val="16"/>
                <w:szCs w:val="16"/>
              </w:rPr>
              <w:t>1105</w:t>
            </w:r>
          </w:p>
        </w:tc>
        <w:tc>
          <w:tcPr>
            <w:tcW w:w="550" w:type="dxa"/>
          </w:tcPr>
          <w:p w14:paraId="062A3102" w14:textId="6AC4AA6F"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1BA6C902" w14:textId="15CB5D90"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687A1CCD" w14:textId="35D10CBE" w:rsidR="00E46766" w:rsidRPr="00E46766" w:rsidRDefault="00E46766" w:rsidP="00E46766">
            <w:pPr>
              <w:rPr>
                <w:rFonts w:ascii="Times New Roman" w:hAnsi="Times New Roman"/>
                <w:b/>
                <w:bCs/>
                <w:sz w:val="16"/>
                <w:szCs w:val="16"/>
                <w:highlight w:val="lightGray"/>
              </w:rPr>
            </w:pPr>
            <w:r w:rsidRPr="00E46766">
              <w:rPr>
                <w:sz w:val="16"/>
                <w:szCs w:val="16"/>
              </w:rPr>
              <w:t>Introduction of modulation enhancements</w:t>
            </w:r>
          </w:p>
        </w:tc>
        <w:tc>
          <w:tcPr>
            <w:tcW w:w="528" w:type="dxa"/>
          </w:tcPr>
          <w:p w14:paraId="2FAFE4D3" w14:textId="2FE2AE0A"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09EA5244" w14:textId="263B8762"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7D62A57C" w14:textId="54C57498"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4C737B62" w14:textId="3616DBB0" w:rsidR="00E46766" w:rsidRPr="00E46766" w:rsidRDefault="00E46766" w:rsidP="00E46766">
            <w:pPr>
              <w:rPr>
                <w:rFonts w:ascii="Times New Roman" w:hAnsi="Times New Roman"/>
                <w:b/>
                <w:bCs/>
                <w:sz w:val="16"/>
                <w:szCs w:val="16"/>
                <w:highlight w:val="lightGray"/>
              </w:rPr>
            </w:pPr>
            <w:r w:rsidRPr="00E46766">
              <w:rPr>
                <w:sz w:val="16"/>
                <w:szCs w:val="16"/>
              </w:rPr>
              <w:t>R1-1807923</w:t>
            </w:r>
          </w:p>
        </w:tc>
        <w:tc>
          <w:tcPr>
            <w:tcW w:w="1393" w:type="dxa"/>
          </w:tcPr>
          <w:p w14:paraId="055149D4" w14:textId="25F6BB11" w:rsidR="00E46766" w:rsidRPr="00E46766" w:rsidRDefault="00E46766" w:rsidP="00E46766">
            <w:pPr>
              <w:rPr>
                <w:rFonts w:ascii="Times New Roman" w:hAnsi="Times New Roman"/>
                <w:b/>
                <w:bCs/>
                <w:sz w:val="16"/>
                <w:szCs w:val="16"/>
                <w:highlight w:val="lightGray"/>
              </w:rPr>
            </w:pPr>
            <w:r w:rsidRPr="00E46766">
              <w:rPr>
                <w:sz w:val="16"/>
                <w:szCs w:val="16"/>
              </w:rPr>
              <w:t>Qualcomm Incorporated</w:t>
            </w:r>
          </w:p>
        </w:tc>
        <w:tc>
          <w:tcPr>
            <w:tcW w:w="2416" w:type="dxa"/>
          </w:tcPr>
          <w:p w14:paraId="1A89FAB9" w14:textId="057343A3" w:rsidR="00E46766" w:rsidRPr="00E46766" w:rsidRDefault="00E46766" w:rsidP="00E46766">
            <w:pPr>
              <w:rPr>
                <w:rFonts w:ascii="Times New Roman" w:hAnsi="Times New Roman"/>
                <w:b/>
                <w:bCs/>
                <w:sz w:val="16"/>
                <w:szCs w:val="16"/>
                <w:highlight w:val="lightGray"/>
                <w:lang w:val="fr-FR"/>
              </w:rPr>
            </w:pPr>
            <w:r w:rsidRPr="00E46766">
              <w:rPr>
                <w:sz w:val="16"/>
                <w:szCs w:val="16"/>
              </w:rPr>
              <w:t>TEI15</w:t>
            </w:r>
          </w:p>
        </w:tc>
      </w:tr>
      <w:tr w:rsidR="00E46766" w:rsidRPr="00E46766" w14:paraId="464E2C97" w14:textId="77777777" w:rsidTr="00E46766">
        <w:trPr>
          <w:trHeight w:val="20"/>
          <w:jc w:val="center"/>
        </w:trPr>
        <w:tc>
          <w:tcPr>
            <w:tcW w:w="800" w:type="dxa"/>
          </w:tcPr>
          <w:p w14:paraId="33274CDA" w14:textId="31F66A21" w:rsidR="00E46766" w:rsidRPr="00E46766" w:rsidRDefault="00E46766" w:rsidP="00E46766">
            <w:pPr>
              <w:rPr>
                <w:rFonts w:ascii="Times New Roman" w:hAnsi="Times New Roman"/>
                <w:b/>
                <w:bCs/>
                <w:sz w:val="16"/>
                <w:szCs w:val="16"/>
                <w:highlight w:val="lightGray"/>
              </w:rPr>
            </w:pPr>
            <w:r w:rsidRPr="00E46766">
              <w:rPr>
                <w:sz w:val="16"/>
                <w:szCs w:val="16"/>
              </w:rPr>
              <w:t>38.202</w:t>
            </w:r>
          </w:p>
        </w:tc>
        <w:tc>
          <w:tcPr>
            <w:tcW w:w="616" w:type="dxa"/>
          </w:tcPr>
          <w:p w14:paraId="05BC0790" w14:textId="55524A61" w:rsidR="00E46766" w:rsidRPr="00E46766" w:rsidRDefault="00E46766" w:rsidP="00E46766">
            <w:pPr>
              <w:rPr>
                <w:rFonts w:ascii="Times New Roman" w:hAnsi="Times New Roman"/>
                <w:b/>
                <w:bCs/>
                <w:sz w:val="16"/>
                <w:szCs w:val="16"/>
                <w:highlight w:val="lightGray"/>
              </w:rPr>
            </w:pPr>
            <w:r w:rsidRPr="00E46766">
              <w:rPr>
                <w:sz w:val="16"/>
                <w:szCs w:val="16"/>
              </w:rPr>
              <w:t>3</w:t>
            </w:r>
          </w:p>
        </w:tc>
        <w:tc>
          <w:tcPr>
            <w:tcW w:w="550" w:type="dxa"/>
          </w:tcPr>
          <w:p w14:paraId="197AD3EA" w14:textId="50FC55A3"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18207F1E" w14:textId="7B6E255A"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31B963D6" w14:textId="4B9BF76A" w:rsidR="00E46766" w:rsidRPr="00E46766" w:rsidRDefault="00E46766" w:rsidP="00E46766">
            <w:pPr>
              <w:rPr>
                <w:rFonts w:ascii="Times New Roman" w:hAnsi="Times New Roman"/>
                <w:b/>
                <w:bCs/>
                <w:sz w:val="16"/>
                <w:szCs w:val="16"/>
                <w:highlight w:val="lightGray"/>
              </w:rPr>
            </w:pPr>
            <w:r w:rsidRPr="00E46766">
              <w:rPr>
                <w:sz w:val="16"/>
                <w:szCs w:val="16"/>
              </w:rPr>
              <w:t>CR to 38.202 capturing the RAN1#92bis and RAN1#93 meeting agreements related to URLLC</w:t>
            </w:r>
          </w:p>
        </w:tc>
        <w:tc>
          <w:tcPr>
            <w:tcW w:w="528" w:type="dxa"/>
          </w:tcPr>
          <w:p w14:paraId="3037DC97" w14:textId="396F71F4"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6A164A25" w14:textId="03736C52"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74275D9B" w14:textId="7E0F2E9F"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253F004A" w14:textId="277C89BE" w:rsidR="00E46766" w:rsidRPr="00E46766" w:rsidRDefault="00E46766" w:rsidP="00E46766">
            <w:pPr>
              <w:rPr>
                <w:rFonts w:ascii="Times New Roman" w:hAnsi="Times New Roman"/>
                <w:b/>
                <w:bCs/>
                <w:sz w:val="16"/>
                <w:szCs w:val="16"/>
                <w:highlight w:val="lightGray"/>
              </w:rPr>
            </w:pPr>
            <w:r w:rsidRPr="00E46766">
              <w:rPr>
                <w:sz w:val="16"/>
                <w:szCs w:val="16"/>
              </w:rPr>
              <w:t>R1-1807961</w:t>
            </w:r>
          </w:p>
        </w:tc>
        <w:tc>
          <w:tcPr>
            <w:tcW w:w="1393" w:type="dxa"/>
          </w:tcPr>
          <w:p w14:paraId="7CFAEFD2" w14:textId="6FBCFACA" w:rsidR="00E46766" w:rsidRPr="00E46766" w:rsidRDefault="00E46766" w:rsidP="00E46766">
            <w:pPr>
              <w:rPr>
                <w:rFonts w:ascii="Times New Roman" w:hAnsi="Times New Roman"/>
                <w:b/>
                <w:bCs/>
                <w:sz w:val="16"/>
                <w:szCs w:val="16"/>
                <w:highlight w:val="lightGray"/>
              </w:rPr>
            </w:pPr>
            <w:r w:rsidRPr="00E46766">
              <w:rPr>
                <w:sz w:val="16"/>
                <w:szCs w:val="16"/>
              </w:rPr>
              <w:t>Qualcomm</w:t>
            </w:r>
          </w:p>
        </w:tc>
        <w:tc>
          <w:tcPr>
            <w:tcW w:w="2416" w:type="dxa"/>
          </w:tcPr>
          <w:p w14:paraId="41CF3C6E" w14:textId="3FEDFD23" w:rsidR="00E46766" w:rsidRPr="00E46766" w:rsidRDefault="00E46766" w:rsidP="00E46766">
            <w:pPr>
              <w:rPr>
                <w:rFonts w:ascii="Times New Roman" w:hAnsi="Times New Roman"/>
                <w:b/>
                <w:bCs/>
                <w:sz w:val="16"/>
                <w:szCs w:val="16"/>
                <w:highlight w:val="lightGray"/>
                <w:lang w:val="fr-FR"/>
              </w:rPr>
            </w:pPr>
            <w:r w:rsidRPr="00E46766">
              <w:rPr>
                <w:sz w:val="16"/>
                <w:szCs w:val="16"/>
              </w:rPr>
              <w:t>NR_newRAT-Core</w:t>
            </w:r>
          </w:p>
        </w:tc>
      </w:tr>
      <w:tr w:rsidR="00E46766" w:rsidRPr="00E46766" w14:paraId="650F9AE0" w14:textId="77777777" w:rsidTr="00E46766">
        <w:trPr>
          <w:trHeight w:val="20"/>
          <w:jc w:val="center"/>
        </w:trPr>
        <w:tc>
          <w:tcPr>
            <w:tcW w:w="800" w:type="dxa"/>
          </w:tcPr>
          <w:p w14:paraId="40117486" w14:textId="2814F4F8" w:rsidR="00E46766" w:rsidRPr="00E46766" w:rsidRDefault="00E46766" w:rsidP="00E46766">
            <w:pPr>
              <w:rPr>
                <w:rFonts w:ascii="Times New Roman" w:hAnsi="Times New Roman"/>
                <w:b/>
                <w:bCs/>
                <w:sz w:val="16"/>
                <w:szCs w:val="16"/>
                <w:highlight w:val="lightGray"/>
              </w:rPr>
            </w:pPr>
            <w:r w:rsidRPr="00E46766">
              <w:rPr>
                <w:sz w:val="16"/>
                <w:szCs w:val="16"/>
              </w:rPr>
              <w:t>38.212</w:t>
            </w:r>
          </w:p>
        </w:tc>
        <w:tc>
          <w:tcPr>
            <w:tcW w:w="616" w:type="dxa"/>
          </w:tcPr>
          <w:p w14:paraId="78B00015" w14:textId="47068BFC" w:rsidR="00E46766" w:rsidRPr="00E46766" w:rsidRDefault="00E46766" w:rsidP="00E46766">
            <w:pPr>
              <w:rPr>
                <w:rFonts w:ascii="Times New Roman" w:hAnsi="Times New Roman"/>
                <w:b/>
                <w:bCs/>
                <w:sz w:val="16"/>
                <w:szCs w:val="16"/>
                <w:highlight w:val="lightGray"/>
              </w:rPr>
            </w:pPr>
            <w:r w:rsidRPr="00E46766">
              <w:rPr>
                <w:sz w:val="16"/>
                <w:szCs w:val="16"/>
              </w:rPr>
              <w:t>3</w:t>
            </w:r>
          </w:p>
        </w:tc>
        <w:tc>
          <w:tcPr>
            <w:tcW w:w="550" w:type="dxa"/>
          </w:tcPr>
          <w:p w14:paraId="130029CE" w14:textId="61351DBC"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08508733" w14:textId="4DC2914F"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145F6E52" w14:textId="3C4D5FA3" w:rsidR="00E46766" w:rsidRPr="00E46766" w:rsidRDefault="00E46766" w:rsidP="00E46766">
            <w:pPr>
              <w:rPr>
                <w:rFonts w:ascii="Times New Roman" w:hAnsi="Times New Roman"/>
                <w:b/>
                <w:bCs/>
                <w:sz w:val="16"/>
                <w:szCs w:val="16"/>
                <w:highlight w:val="lightGray"/>
              </w:rPr>
            </w:pPr>
            <w:r w:rsidRPr="00E46766">
              <w:rPr>
                <w:sz w:val="16"/>
                <w:szCs w:val="16"/>
              </w:rPr>
              <w:t>CR to 38.212 capturing the RAN1#92bis and RAN1#93 meeting agreements related to URLLC</w:t>
            </w:r>
          </w:p>
        </w:tc>
        <w:tc>
          <w:tcPr>
            <w:tcW w:w="528" w:type="dxa"/>
          </w:tcPr>
          <w:p w14:paraId="2C17FB82" w14:textId="7F5AC52E"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2F187B27" w14:textId="584B752A" w:rsidR="00E46766" w:rsidRPr="00E46766" w:rsidRDefault="00E46766" w:rsidP="00E46766">
            <w:pPr>
              <w:rPr>
                <w:rFonts w:ascii="Times New Roman" w:hAnsi="Times New Roman"/>
                <w:b/>
                <w:bCs/>
                <w:sz w:val="16"/>
                <w:szCs w:val="16"/>
                <w:highlight w:val="lightGray"/>
              </w:rPr>
            </w:pPr>
            <w:r w:rsidRPr="00E46766">
              <w:rPr>
                <w:sz w:val="16"/>
                <w:szCs w:val="16"/>
              </w:rPr>
              <w:t>15.1.1</w:t>
            </w:r>
          </w:p>
        </w:tc>
        <w:tc>
          <w:tcPr>
            <w:tcW w:w="1055" w:type="dxa"/>
          </w:tcPr>
          <w:p w14:paraId="5939413C" w14:textId="61DAA50C"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0488923D" w14:textId="1BFAA091" w:rsidR="00E46766" w:rsidRPr="00E46766" w:rsidRDefault="00E46766" w:rsidP="00E46766">
            <w:pPr>
              <w:rPr>
                <w:rFonts w:ascii="Times New Roman" w:hAnsi="Times New Roman"/>
                <w:b/>
                <w:bCs/>
                <w:sz w:val="16"/>
                <w:szCs w:val="16"/>
                <w:highlight w:val="lightGray"/>
              </w:rPr>
            </w:pPr>
            <w:r w:rsidRPr="00E46766">
              <w:rPr>
                <w:sz w:val="16"/>
                <w:szCs w:val="16"/>
              </w:rPr>
              <w:t>R1-1807962</w:t>
            </w:r>
          </w:p>
        </w:tc>
        <w:tc>
          <w:tcPr>
            <w:tcW w:w="1393" w:type="dxa"/>
          </w:tcPr>
          <w:p w14:paraId="065ECFCF" w14:textId="78EEA108" w:rsidR="00E46766" w:rsidRPr="00E46766" w:rsidRDefault="00E46766" w:rsidP="00E46766">
            <w:pPr>
              <w:rPr>
                <w:rFonts w:ascii="Times New Roman" w:hAnsi="Times New Roman"/>
                <w:b/>
                <w:bCs/>
                <w:sz w:val="16"/>
                <w:szCs w:val="16"/>
                <w:highlight w:val="lightGray"/>
              </w:rPr>
            </w:pPr>
            <w:r w:rsidRPr="00E46766">
              <w:rPr>
                <w:sz w:val="16"/>
                <w:szCs w:val="16"/>
              </w:rPr>
              <w:t>Huawei</w:t>
            </w:r>
          </w:p>
        </w:tc>
        <w:tc>
          <w:tcPr>
            <w:tcW w:w="2416" w:type="dxa"/>
          </w:tcPr>
          <w:p w14:paraId="7E56DAAA" w14:textId="75A49F3F" w:rsidR="00E46766" w:rsidRPr="00E46766" w:rsidRDefault="00E46766" w:rsidP="00E46766">
            <w:pPr>
              <w:rPr>
                <w:rFonts w:ascii="Times New Roman" w:hAnsi="Times New Roman"/>
                <w:b/>
                <w:bCs/>
                <w:sz w:val="16"/>
                <w:szCs w:val="16"/>
                <w:highlight w:val="lightGray"/>
              </w:rPr>
            </w:pPr>
            <w:r w:rsidRPr="00E46766">
              <w:rPr>
                <w:sz w:val="16"/>
                <w:szCs w:val="16"/>
              </w:rPr>
              <w:t>NR_newRAT-Core</w:t>
            </w:r>
          </w:p>
        </w:tc>
      </w:tr>
      <w:tr w:rsidR="00E46766" w:rsidRPr="00E46766" w14:paraId="0433EE38" w14:textId="77777777" w:rsidTr="00E46766">
        <w:trPr>
          <w:trHeight w:val="20"/>
          <w:jc w:val="center"/>
        </w:trPr>
        <w:tc>
          <w:tcPr>
            <w:tcW w:w="800" w:type="dxa"/>
          </w:tcPr>
          <w:p w14:paraId="22B56B9A" w14:textId="477E3117" w:rsidR="00E46766" w:rsidRPr="00E46766" w:rsidRDefault="00E46766" w:rsidP="00E46766">
            <w:pPr>
              <w:rPr>
                <w:rFonts w:ascii="Times New Roman" w:hAnsi="Times New Roman"/>
                <w:b/>
                <w:bCs/>
                <w:sz w:val="16"/>
                <w:szCs w:val="16"/>
                <w:highlight w:val="lightGray"/>
              </w:rPr>
            </w:pPr>
            <w:r w:rsidRPr="00E46766">
              <w:rPr>
                <w:sz w:val="16"/>
                <w:szCs w:val="16"/>
              </w:rPr>
              <w:t>38.214</w:t>
            </w:r>
          </w:p>
        </w:tc>
        <w:tc>
          <w:tcPr>
            <w:tcW w:w="616" w:type="dxa"/>
          </w:tcPr>
          <w:p w14:paraId="24EDBFD3" w14:textId="4F2E2D46" w:rsidR="00E46766" w:rsidRPr="00E46766" w:rsidRDefault="00E46766" w:rsidP="00E46766">
            <w:pPr>
              <w:rPr>
                <w:rFonts w:ascii="Times New Roman" w:hAnsi="Times New Roman"/>
                <w:b/>
                <w:bCs/>
                <w:sz w:val="16"/>
                <w:szCs w:val="16"/>
                <w:highlight w:val="lightGray"/>
              </w:rPr>
            </w:pPr>
            <w:r w:rsidRPr="00E46766">
              <w:rPr>
                <w:sz w:val="16"/>
                <w:szCs w:val="16"/>
              </w:rPr>
              <w:t>3</w:t>
            </w:r>
          </w:p>
        </w:tc>
        <w:tc>
          <w:tcPr>
            <w:tcW w:w="550" w:type="dxa"/>
          </w:tcPr>
          <w:p w14:paraId="4FE4C310" w14:textId="398BC22D"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161C2C9C" w14:textId="41A519D4"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51E81072" w14:textId="75DCBFEA" w:rsidR="00E46766" w:rsidRPr="00E46766" w:rsidRDefault="00E46766" w:rsidP="00E46766">
            <w:pPr>
              <w:rPr>
                <w:rFonts w:ascii="Times New Roman" w:hAnsi="Times New Roman"/>
                <w:b/>
                <w:bCs/>
                <w:sz w:val="16"/>
                <w:szCs w:val="16"/>
                <w:highlight w:val="lightGray"/>
              </w:rPr>
            </w:pPr>
            <w:r w:rsidRPr="00E46766">
              <w:rPr>
                <w:sz w:val="16"/>
                <w:szCs w:val="16"/>
              </w:rPr>
              <w:t>CR to 38.214 capturing the RAN1#92bis and RAN1#93 meeting agreements related to URLLC</w:t>
            </w:r>
          </w:p>
        </w:tc>
        <w:tc>
          <w:tcPr>
            <w:tcW w:w="528" w:type="dxa"/>
          </w:tcPr>
          <w:p w14:paraId="4ECBD2F5" w14:textId="30BB7569"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7C68F045" w14:textId="22940B4C"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60D67D27" w14:textId="24822765"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1F8C2533" w14:textId="302E1DCB" w:rsidR="00E46766" w:rsidRPr="00E46766" w:rsidRDefault="00E46766" w:rsidP="00E46766">
            <w:pPr>
              <w:rPr>
                <w:rFonts w:ascii="Times New Roman" w:hAnsi="Times New Roman"/>
                <w:b/>
                <w:bCs/>
                <w:sz w:val="16"/>
                <w:szCs w:val="16"/>
                <w:highlight w:val="lightGray"/>
              </w:rPr>
            </w:pPr>
            <w:r w:rsidRPr="00E46766">
              <w:rPr>
                <w:sz w:val="16"/>
                <w:szCs w:val="16"/>
              </w:rPr>
              <w:t>R1-1807963</w:t>
            </w:r>
          </w:p>
        </w:tc>
        <w:tc>
          <w:tcPr>
            <w:tcW w:w="1393" w:type="dxa"/>
          </w:tcPr>
          <w:p w14:paraId="5E7BDBCF" w14:textId="7439AEE3" w:rsidR="00E46766" w:rsidRPr="00E46766" w:rsidRDefault="00E46766" w:rsidP="00E46766">
            <w:pPr>
              <w:rPr>
                <w:rFonts w:ascii="Times New Roman" w:hAnsi="Times New Roman"/>
                <w:b/>
                <w:bCs/>
                <w:sz w:val="16"/>
                <w:szCs w:val="16"/>
                <w:highlight w:val="lightGray"/>
              </w:rPr>
            </w:pPr>
            <w:r w:rsidRPr="00E46766">
              <w:rPr>
                <w:sz w:val="16"/>
                <w:szCs w:val="16"/>
              </w:rPr>
              <w:t>Nokia</w:t>
            </w:r>
          </w:p>
        </w:tc>
        <w:tc>
          <w:tcPr>
            <w:tcW w:w="2416" w:type="dxa"/>
          </w:tcPr>
          <w:p w14:paraId="50AC7C93" w14:textId="63F738DE" w:rsidR="00E46766" w:rsidRPr="00E46766" w:rsidRDefault="00E46766" w:rsidP="00E46766">
            <w:pPr>
              <w:rPr>
                <w:rFonts w:ascii="Times New Roman" w:hAnsi="Times New Roman"/>
                <w:b/>
                <w:bCs/>
                <w:sz w:val="16"/>
                <w:szCs w:val="16"/>
                <w:highlight w:val="lightGray"/>
              </w:rPr>
            </w:pPr>
            <w:r w:rsidRPr="00E46766">
              <w:rPr>
                <w:sz w:val="16"/>
                <w:szCs w:val="16"/>
              </w:rPr>
              <w:t>NR_newRAT-Core</w:t>
            </w:r>
          </w:p>
        </w:tc>
      </w:tr>
      <w:tr w:rsidR="00E46766" w:rsidRPr="00E46766" w14:paraId="4A21ECD0" w14:textId="77777777" w:rsidTr="00E46766">
        <w:trPr>
          <w:trHeight w:val="20"/>
          <w:jc w:val="center"/>
        </w:trPr>
        <w:tc>
          <w:tcPr>
            <w:tcW w:w="800" w:type="dxa"/>
          </w:tcPr>
          <w:p w14:paraId="57469383" w14:textId="1E4D86F9" w:rsidR="00E46766" w:rsidRPr="00E46766" w:rsidRDefault="00E46766" w:rsidP="00E46766">
            <w:pPr>
              <w:rPr>
                <w:rFonts w:ascii="Times New Roman" w:hAnsi="Times New Roman"/>
                <w:b/>
                <w:bCs/>
                <w:sz w:val="16"/>
                <w:szCs w:val="16"/>
                <w:highlight w:val="lightGray"/>
              </w:rPr>
            </w:pPr>
            <w:r w:rsidRPr="00E46766">
              <w:rPr>
                <w:sz w:val="16"/>
                <w:szCs w:val="16"/>
              </w:rPr>
              <w:t>36.213</w:t>
            </w:r>
          </w:p>
        </w:tc>
        <w:tc>
          <w:tcPr>
            <w:tcW w:w="616" w:type="dxa"/>
          </w:tcPr>
          <w:p w14:paraId="4995F922" w14:textId="1F3FCEA2" w:rsidR="00E46766" w:rsidRPr="00E46766" w:rsidRDefault="00E46766" w:rsidP="00E46766">
            <w:pPr>
              <w:rPr>
                <w:rFonts w:ascii="Times New Roman" w:hAnsi="Times New Roman"/>
                <w:b/>
                <w:bCs/>
                <w:sz w:val="16"/>
                <w:szCs w:val="16"/>
                <w:highlight w:val="lightGray"/>
              </w:rPr>
            </w:pPr>
            <w:r w:rsidRPr="00E46766">
              <w:rPr>
                <w:sz w:val="16"/>
                <w:szCs w:val="16"/>
              </w:rPr>
              <w:t>1113</w:t>
            </w:r>
          </w:p>
        </w:tc>
        <w:tc>
          <w:tcPr>
            <w:tcW w:w="550" w:type="dxa"/>
          </w:tcPr>
          <w:p w14:paraId="19836073" w14:textId="6DE6DDF6" w:rsidR="00E46766" w:rsidRPr="00E46766" w:rsidRDefault="00E46766" w:rsidP="00E46766">
            <w:pPr>
              <w:rPr>
                <w:rFonts w:ascii="Times New Roman" w:hAnsi="Times New Roman"/>
                <w:b/>
                <w:bCs/>
                <w:sz w:val="16"/>
                <w:szCs w:val="16"/>
                <w:highlight w:val="lightGray"/>
              </w:rPr>
            </w:pPr>
            <w:r w:rsidRPr="00E46766">
              <w:rPr>
                <w:sz w:val="16"/>
                <w:szCs w:val="16"/>
              </w:rPr>
              <w:t>-</w:t>
            </w:r>
          </w:p>
        </w:tc>
        <w:tc>
          <w:tcPr>
            <w:tcW w:w="666" w:type="dxa"/>
          </w:tcPr>
          <w:p w14:paraId="6017E01C" w14:textId="4CDE20A6" w:rsidR="00E46766" w:rsidRPr="00E46766" w:rsidRDefault="00E46766" w:rsidP="00E46766">
            <w:pPr>
              <w:rPr>
                <w:rFonts w:ascii="Times New Roman" w:hAnsi="Times New Roman"/>
                <w:b/>
                <w:bCs/>
                <w:sz w:val="16"/>
                <w:szCs w:val="16"/>
                <w:highlight w:val="lightGray"/>
              </w:rPr>
            </w:pPr>
            <w:r w:rsidRPr="00E46766">
              <w:rPr>
                <w:sz w:val="16"/>
                <w:szCs w:val="16"/>
              </w:rPr>
              <w:t>Rel-15</w:t>
            </w:r>
          </w:p>
        </w:tc>
        <w:tc>
          <w:tcPr>
            <w:tcW w:w="3897" w:type="dxa"/>
          </w:tcPr>
          <w:p w14:paraId="0EFD8531" w14:textId="00976AEF" w:rsidR="00E46766" w:rsidRPr="00E46766" w:rsidRDefault="00E46766" w:rsidP="00E46766">
            <w:pPr>
              <w:rPr>
                <w:rFonts w:ascii="Times New Roman" w:hAnsi="Times New Roman"/>
                <w:b/>
                <w:bCs/>
                <w:sz w:val="16"/>
                <w:szCs w:val="16"/>
                <w:highlight w:val="lightGray"/>
              </w:rPr>
            </w:pPr>
            <w:r w:rsidRPr="00E46766">
              <w:rPr>
                <w:sz w:val="16"/>
                <w:szCs w:val="16"/>
              </w:rPr>
              <w:t>Introduction of Aerial for LTE in 36.213, s00-s05</w:t>
            </w:r>
          </w:p>
        </w:tc>
        <w:tc>
          <w:tcPr>
            <w:tcW w:w="528" w:type="dxa"/>
          </w:tcPr>
          <w:p w14:paraId="2EEB554F" w14:textId="4BEDF225" w:rsidR="00E46766" w:rsidRPr="00E46766" w:rsidRDefault="00E46766" w:rsidP="00E46766">
            <w:pPr>
              <w:rPr>
                <w:rFonts w:ascii="Times New Roman" w:hAnsi="Times New Roman"/>
                <w:b/>
                <w:bCs/>
                <w:sz w:val="16"/>
                <w:szCs w:val="16"/>
                <w:highlight w:val="lightGray"/>
              </w:rPr>
            </w:pPr>
            <w:r w:rsidRPr="00E46766">
              <w:rPr>
                <w:sz w:val="16"/>
                <w:szCs w:val="16"/>
              </w:rPr>
              <w:t>B</w:t>
            </w:r>
          </w:p>
        </w:tc>
        <w:tc>
          <w:tcPr>
            <w:tcW w:w="794" w:type="dxa"/>
          </w:tcPr>
          <w:p w14:paraId="15348D7F" w14:textId="026F4C70" w:rsidR="00E46766" w:rsidRPr="00E46766" w:rsidRDefault="00E46766" w:rsidP="00E46766">
            <w:pPr>
              <w:rPr>
                <w:rFonts w:ascii="Times New Roman" w:hAnsi="Times New Roman"/>
                <w:b/>
                <w:bCs/>
                <w:sz w:val="16"/>
                <w:szCs w:val="16"/>
                <w:highlight w:val="lightGray"/>
              </w:rPr>
            </w:pPr>
            <w:r w:rsidRPr="00E46766">
              <w:rPr>
                <w:sz w:val="16"/>
                <w:szCs w:val="16"/>
              </w:rPr>
              <w:t>15.1.0</w:t>
            </w:r>
          </w:p>
        </w:tc>
        <w:tc>
          <w:tcPr>
            <w:tcW w:w="1055" w:type="dxa"/>
          </w:tcPr>
          <w:p w14:paraId="1C24F3CA" w14:textId="02D41F36" w:rsidR="00E46766" w:rsidRPr="00E46766" w:rsidRDefault="00E46766" w:rsidP="00E46766">
            <w:pPr>
              <w:rPr>
                <w:rFonts w:ascii="Times New Roman" w:hAnsi="Times New Roman"/>
                <w:b/>
                <w:bCs/>
                <w:sz w:val="16"/>
                <w:szCs w:val="16"/>
                <w:highlight w:val="lightGray"/>
              </w:rPr>
            </w:pPr>
            <w:r w:rsidRPr="00E46766">
              <w:rPr>
                <w:sz w:val="16"/>
                <w:szCs w:val="16"/>
              </w:rPr>
              <w:t>RAN1#93</w:t>
            </w:r>
          </w:p>
        </w:tc>
        <w:tc>
          <w:tcPr>
            <w:tcW w:w="974" w:type="dxa"/>
          </w:tcPr>
          <w:p w14:paraId="50A95E21" w14:textId="1EBE08C7" w:rsidR="00E46766" w:rsidRPr="00E46766" w:rsidRDefault="00E46766" w:rsidP="00E46766">
            <w:pPr>
              <w:rPr>
                <w:rFonts w:ascii="Times New Roman" w:hAnsi="Times New Roman"/>
                <w:b/>
                <w:bCs/>
                <w:sz w:val="16"/>
                <w:szCs w:val="16"/>
                <w:highlight w:val="lightGray"/>
              </w:rPr>
            </w:pPr>
            <w:r w:rsidRPr="00E46766">
              <w:rPr>
                <w:sz w:val="16"/>
                <w:szCs w:val="16"/>
              </w:rPr>
              <w:t>R1-1807951</w:t>
            </w:r>
          </w:p>
        </w:tc>
        <w:tc>
          <w:tcPr>
            <w:tcW w:w="1393" w:type="dxa"/>
          </w:tcPr>
          <w:p w14:paraId="0C8CF859" w14:textId="7B638091" w:rsidR="00E46766" w:rsidRPr="00E46766" w:rsidRDefault="00E46766" w:rsidP="00E46766">
            <w:pPr>
              <w:rPr>
                <w:rFonts w:ascii="Times New Roman" w:hAnsi="Times New Roman"/>
                <w:b/>
                <w:bCs/>
                <w:sz w:val="16"/>
                <w:szCs w:val="16"/>
                <w:highlight w:val="lightGray"/>
              </w:rPr>
            </w:pPr>
            <w:r w:rsidRPr="00E46766">
              <w:rPr>
                <w:sz w:val="16"/>
                <w:szCs w:val="16"/>
              </w:rPr>
              <w:t>Motorola Mobility</w:t>
            </w:r>
          </w:p>
        </w:tc>
        <w:tc>
          <w:tcPr>
            <w:tcW w:w="2416" w:type="dxa"/>
          </w:tcPr>
          <w:p w14:paraId="17203870" w14:textId="334841C6" w:rsidR="00E46766" w:rsidRPr="00E46766" w:rsidRDefault="00E46766" w:rsidP="00E46766">
            <w:pPr>
              <w:rPr>
                <w:rFonts w:ascii="Times New Roman" w:hAnsi="Times New Roman"/>
                <w:b/>
                <w:bCs/>
                <w:sz w:val="16"/>
                <w:szCs w:val="16"/>
                <w:highlight w:val="lightGray"/>
              </w:rPr>
            </w:pPr>
            <w:r w:rsidRPr="00E46766">
              <w:rPr>
                <w:sz w:val="16"/>
                <w:szCs w:val="16"/>
              </w:rPr>
              <w:t>LTE_Aerial-Core</w:t>
            </w:r>
          </w:p>
        </w:tc>
      </w:tr>
    </w:tbl>
    <w:p w14:paraId="3DDDBDAC" w14:textId="77777777" w:rsidR="001572D9" w:rsidRPr="000B1042" w:rsidRDefault="001572D9" w:rsidP="009643F7">
      <w:pPr>
        <w:rPr>
          <w:rFonts w:ascii="Times New Roman" w:hAnsi="Times New Roman"/>
          <w:szCs w:val="20"/>
        </w:rPr>
      </w:pPr>
    </w:p>
    <w:p w14:paraId="39609A58" w14:textId="25184761"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4452" w:name="_Toc516232695"/>
      <w:r w:rsidRPr="000B1042">
        <w:rPr>
          <w:rFonts w:ascii="Times New Roman" w:hAnsi="Times New Roman" w:cs="Times New Roman"/>
          <w:sz w:val="20"/>
          <w:szCs w:val="20"/>
        </w:rPr>
        <w:lastRenderedPageBreak/>
        <w:t>Annex C</w:t>
      </w:r>
      <w:r w:rsidRPr="000B1042">
        <w:rPr>
          <w:rFonts w:ascii="Times New Roman" w:eastAsia="MS Mincho" w:hAnsi="Times New Roman" w:cs="Times New Roman"/>
          <w:sz w:val="20"/>
          <w:szCs w:val="20"/>
          <w:lang w:eastAsia="ja-JP"/>
        </w:rPr>
        <w:t>-1</w:t>
      </w:r>
      <w:r w:rsidRPr="000B1042">
        <w:rPr>
          <w:rFonts w:ascii="Times New Roman" w:hAnsi="Times New Roman" w:cs="Times New Roman"/>
          <w:sz w:val="20"/>
          <w:szCs w:val="20"/>
        </w:rPr>
        <w:t>:</w:t>
      </w:r>
      <w:r w:rsidRPr="000B1042">
        <w:rPr>
          <w:rFonts w:ascii="Times New Roman" w:hAnsi="Times New Roman" w:cs="Times New Roman"/>
          <w:sz w:val="20"/>
          <w:szCs w:val="20"/>
        </w:rPr>
        <w:tab/>
        <w:t>List of Outgoing LSs</w:t>
      </w:r>
      <w:r w:rsidRPr="000B1042">
        <w:rPr>
          <w:rFonts w:ascii="Times New Roman" w:eastAsia="MS Mincho" w:hAnsi="Times New Roman" w:cs="Times New Roman"/>
          <w:sz w:val="20"/>
          <w:szCs w:val="20"/>
          <w:lang w:eastAsia="ja-JP"/>
        </w:rPr>
        <w:t xml:space="preserve"> from </w:t>
      </w:r>
      <w:r w:rsidRPr="000B1042">
        <w:rPr>
          <w:rFonts w:ascii="Times New Roman" w:hAnsi="Times New Roman" w:cs="Times New Roman"/>
          <w:sz w:val="20"/>
          <w:szCs w:val="20"/>
        </w:rPr>
        <w:t xml:space="preserve">RAN1 </w:t>
      </w:r>
      <w:r w:rsidR="00BE268D">
        <w:rPr>
          <w:rFonts w:ascii="Times New Roman" w:hAnsi="Times New Roman" w:cs="Times New Roman"/>
          <w:sz w:val="20"/>
          <w:szCs w:val="20"/>
        </w:rPr>
        <w:t>#93</w:t>
      </w:r>
      <w:bookmarkEnd w:id="4452"/>
    </w:p>
    <w:p w14:paraId="5349C5C1" w14:textId="77777777" w:rsidR="005C5573" w:rsidRPr="000B1042" w:rsidRDefault="005C5573" w:rsidP="005C5573">
      <w:pPr>
        <w:rPr>
          <w:szCs w:val="20"/>
        </w:rPr>
      </w:pPr>
    </w:p>
    <w:tbl>
      <w:tblPr>
        <w:tblStyle w:val="TableGrid"/>
        <w:tblW w:w="14067" w:type="dxa"/>
        <w:jc w:val="center"/>
        <w:tblLook w:val="04A0" w:firstRow="1" w:lastRow="0" w:firstColumn="1" w:lastColumn="0" w:noHBand="0" w:noVBand="1"/>
      </w:tblPr>
      <w:tblGrid>
        <w:gridCol w:w="1102"/>
        <w:gridCol w:w="2707"/>
        <w:gridCol w:w="1291"/>
        <w:gridCol w:w="818"/>
        <w:gridCol w:w="2793"/>
        <w:gridCol w:w="1088"/>
        <w:gridCol w:w="1023"/>
        <w:gridCol w:w="1023"/>
        <w:gridCol w:w="1138"/>
        <w:gridCol w:w="1084"/>
      </w:tblGrid>
      <w:tr w:rsidR="00BA2E22" w:rsidRPr="00293E01" w14:paraId="1CF70865" w14:textId="77777777" w:rsidTr="00BA2E22">
        <w:trPr>
          <w:trHeight w:val="20"/>
          <w:tblHeader/>
          <w:jc w:val="center"/>
        </w:trPr>
        <w:tc>
          <w:tcPr>
            <w:tcW w:w="1102" w:type="dxa"/>
            <w:shd w:val="clear" w:color="auto" w:fill="BFBFBF" w:themeFill="background1" w:themeFillShade="BF"/>
            <w:hideMark/>
          </w:tcPr>
          <w:p w14:paraId="2A0CD22B" w14:textId="77777777" w:rsidR="003D240D" w:rsidRPr="00293E01" w:rsidRDefault="003D240D" w:rsidP="00266384">
            <w:pPr>
              <w:rPr>
                <w:rFonts w:ascii="Times New Roman" w:hAnsi="Times New Roman"/>
                <w:bCs/>
                <w:sz w:val="16"/>
                <w:szCs w:val="16"/>
              </w:rPr>
            </w:pPr>
            <w:r w:rsidRPr="00293E01">
              <w:rPr>
                <w:rFonts w:ascii="Times New Roman" w:hAnsi="Times New Roman"/>
                <w:bCs/>
                <w:sz w:val="16"/>
                <w:szCs w:val="16"/>
              </w:rPr>
              <w:t>TDoc #</w:t>
            </w:r>
          </w:p>
        </w:tc>
        <w:tc>
          <w:tcPr>
            <w:tcW w:w="2707" w:type="dxa"/>
            <w:shd w:val="clear" w:color="auto" w:fill="BFBFBF" w:themeFill="background1" w:themeFillShade="BF"/>
            <w:hideMark/>
          </w:tcPr>
          <w:p w14:paraId="48E79649" w14:textId="77777777" w:rsidR="003D240D" w:rsidRPr="00293E01" w:rsidRDefault="003D240D" w:rsidP="00266384">
            <w:pPr>
              <w:rPr>
                <w:rFonts w:ascii="Times New Roman" w:hAnsi="Times New Roman"/>
                <w:bCs/>
                <w:sz w:val="16"/>
                <w:szCs w:val="16"/>
              </w:rPr>
            </w:pPr>
            <w:r w:rsidRPr="00293E01">
              <w:rPr>
                <w:rFonts w:ascii="Times New Roman" w:hAnsi="Times New Roman"/>
                <w:bCs/>
                <w:sz w:val="16"/>
                <w:szCs w:val="16"/>
              </w:rPr>
              <w:t>Title</w:t>
            </w:r>
          </w:p>
        </w:tc>
        <w:tc>
          <w:tcPr>
            <w:tcW w:w="1291" w:type="dxa"/>
            <w:shd w:val="clear" w:color="auto" w:fill="BFBFBF" w:themeFill="background1" w:themeFillShade="BF"/>
            <w:hideMark/>
          </w:tcPr>
          <w:p w14:paraId="777D401D" w14:textId="77777777" w:rsidR="003D240D" w:rsidRPr="00293E01" w:rsidRDefault="003D240D" w:rsidP="00266384">
            <w:pPr>
              <w:rPr>
                <w:rFonts w:ascii="Times New Roman" w:hAnsi="Times New Roman"/>
                <w:bCs/>
                <w:sz w:val="16"/>
                <w:szCs w:val="16"/>
              </w:rPr>
            </w:pPr>
            <w:r w:rsidRPr="00293E01">
              <w:rPr>
                <w:rFonts w:ascii="Times New Roman" w:hAnsi="Times New Roman"/>
                <w:bCs/>
                <w:sz w:val="16"/>
                <w:szCs w:val="16"/>
              </w:rPr>
              <w:t>Source</w:t>
            </w:r>
          </w:p>
        </w:tc>
        <w:tc>
          <w:tcPr>
            <w:tcW w:w="818" w:type="dxa"/>
            <w:shd w:val="clear" w:color="auto" w:fill="BFBFBF" w:themeFill="background1" w:themeFillShade="BF"/>
            <w:hideMark/>
          </w:tcPr>
          <w:p w14:paraId="1B119152" w14:textId="77777777" w:rsidR="003D240D" w:rsidRPr="00293E01" w:rsidRDefault="003D240D" w:rsidP="00266384">
            <w:pPr>
              <w:rPr>
                <w:rFonts w:ascii="Times New Roman" w:hAnsi="Times New Roman"/>
                <w:bCs/>
                <w:sz w:val="16"/>
                <w:szCs w:val="16"/>
              </w:rPr>
            </w:pPr>
            <w:r w:rsidRPr="00293E01">
              <w:rPr>
                <w:rFonts w:ascii="Times New Roman" w:hAnsi="Times New Roman"/>
                <w:bCs/>
                <w:sz w:val="16"/>
                <w:szCs w:val="16"/>
              </w:rPr>
              <w:t>Release</w:t>
            </w:r>
          </w:p>
        </w:tc>
        <w:tc>
          <w:tcPr>
            <w:tcW w:w="2793" w:type="dxa"/>
            <w:shd w:val="clear" w:color="auto" w:fill="BFBFBF" w:themeFill="background1" w:themeFillShade="BF"/>
            <w:hideMark/>
          </w:tcPr>
          <w:p w14:paraId="0C00C924" w14:textId="77777777" w:rsidR="003D240D" w:rsidRPr="00293E01" w:rsidRDefault="003D240D" w:rsidP="00266384">
            <w:pPr>
              <w:rPr>
                <w:rFonts w:ascii="Times New Roman" w:hAnsi="Times New Roman"/>
                <w:bCs/>
                <w:sz w:val="16"/>
                <w:szCs w:val="16"/>
              </w:rPr>
            </w:pPr>
            <w:r w:rsidRPr="00293E01">
              <w:rPr>
                <w:rFonts w:ascii="Times New Roman" w:hAnsi="Times New Roman"/>
                <w:bCs/>
                <w:sz w:val="16"/>
                <w:szCs w:val="16"/>
              </w:rPr>
              <w:t>Related WIs</w:t>
            </w:r>
          </w:p>
        </w:tc>
        <w:tc>
          <w:tcPr>
            <w:tcW w:w="1088" w:type="dxa"/>
            <w:shd w:val="clear" w:color="auto" w:fill="BFBFBF" w:themeFill="background1" w:themeFillShade="BF"/>
            <w:hideMark/>
          </w:tcPr>
          <w:p w14:paraId="15310F18" w14:textId="77777777" w:rsidR="003D240D" w:rsidRPr="00293E01" w:rsidRDefault="003D240D" w:rsidP="00266384">
            <w:pPr>
              <w:rPr>
                <w:rFonts w:ascii="Times New Roman" w:hAnsi="Times New Roman"/>
                <w:bCs/>
                <w:sz w:val="16"/>
                <w:szCs w:val="16"/>
              </w:rPr>
            </w:pPr>
            <w:r w:rsidRPr="00293E01">
              <w:rPr>
                <w:rFonts w:ascii="Times New Roman" w:hAnsi="Times New Roman"/>
                <w:bCs/>
                <w:sz w:val="16"/>
                <w:szCs w:val="16"/>
              </w:rPr>
              <w:t>Reply to</w:t>
            </w:r>
          </w:p>
        </w:tc>
        <w:tc>
          <w:tcPr>
            <w:tcW w:w="1023" w:type="dxa"/>
            <w:shd w:val="clear" w:color="auto" w:fill="BFBFBF" w:themeFill="background1" w:themeFillShade="BF"/>
            <w:hideMark/>
          </w:tcPr>
          <w:p w14:paraId="161CDB38" w14:textId="77777777" w:rsidR="003D240D" w:rsidRPr="00293E01" w:rsidRDefault="003D240D" w:rsidP="00266384">
            <w:pPr>
              <w:rPr>
                <w:rFonts w:ascii="Times New Roman" w:hAnsi="Times New Roman"/>
                <w:bCs/>
                <w:sz w:val="16"/>
                <w:szCs w:val="16"/>
              </w:rPr>
            </w:pPr>
            <w:r w:rsidRPr="00293E01">
              <w:rPr>
                <w:rFonts w:ascii="Times New Roman" w:hAnsi="Times New Roman"/>
                <w:bCs/>
                <w:sz w:val="16"/>
                <w:szCs w:val="16"/>
              </w:rPr>
              <w:t>To</w:t>
            </w:r>
          </w:p>
        </w:tc>
        <w:tc>
          <w:tcPr>
            <w:tcW w:w="1023" w:type="dxa"/>
            <w:shd w:val="clear" w:color="auto" w:fill="BFBFBF" w:themeFill="background1" w:themeFillShade="BF"/>
            <w:hideMark/>
          </w:tcPr>
          <w:p w14:paraId="6C12C277" w14:textId="77777777" w:rsidR="003D240D" w:rsidRPr="00293E01" w:rsidRDefault="003D240D" w:rsidP="00266384">
            <w:pPr>
              <w:rPr>
                <w:rFonts w:ascii="Times New Roman" w:hAnsi="Times New Roman"/>
                <w:bCs/>
                <w:sz w:val="16"/>
                <w:szCs w:val="16"/>
              </w:rPr>
            </w:pPr>
            <w:r w:rsidRPr="00293E01">
              <w:rPr>
                <w:rFonts w:ascii="Times New Roman" w:hAnsi="Times New Roman"/>
                <w:bCs/>
                <w:sz w:val="16"/>
                <w:szCs w:val="16"/>
              </w:rPr>
              <w:t>Cc</w:t>
            </w:r>
          </w:p>
        </w:tc>
        <w:tc>
          <w:tcPr>
            <w:tcW w:w="1138" w:type="dxa"/>
            <w:shd w:val="clear" w:color="auto" w:fill="BFBFBF" w:themeFill="background1" w:themeFillShade="BF"/>
            <w:hideMark/>
          </w:tcPr>
          <w:p w14:paraId="26BB483E" w14:textId="77777777" w:rsidR="003D240D" w:rsidRPr="00293E01" w:rsidRDefault="003D240D" w:rsidP="00266384">
            <w:pPr>
              <w:rPr>
                <w:rFonts w:ascii="Times New Roman" w:hAnsi="Times New Roman"/>
                <w:bCs/>
                <w:sz w:val="16"/>
                <w:szCs w:val="16"/>
              </w:rPr>
            </w:pPr>
            <w:r w:rsidRPr="00293E01">
              <w:rPr>
                <w:rFonts w:ascii="Times New Roman" w:hAnsi="Times New Roman"/>
                <w:bCs/>
                <w:sz w:val="16"/>
                <w:szCs w:val="16"/>
              </w:rPr>
              <w:t>Original LS</w:t>
            </w:r>
          </w:p>
        </w:tc>
        <w:tc>
          <w:tcPr>
            <w:tcW w:w="1084" w:type="dxa"/>
            <w:shd w:val="clear" w:color="auto" w:fill="BFBFBF" w:themeFill="background1" w:themeFillShade="BF"/>
            <w:hideMark/>
          </w:tcPr>
          <w:p w14:paraId="79CF337C" w14:textId="77777777" w:rsidR="003D240D" w:rsidRPr="00293E01" w:rsidRDefault="003D240D" w:rsidP="00266384">
            <w:pPr>
              <w:rPr>
                <w:rFonts w:ascii="Times New Roman" w:hAnsi="Times New Roman"/>
                <w:bCs/>
                <w:sz w:val="16"/>
                <w:szCs w:val="16"/>
              </w:rPr>
            </w:pPr>
            <w:r w:rsidRPr="00293E01">
              <w:rPr>
                <w:rFonts w:ascii="Times New Roman" w:hAnsi="Times New Roman"/>
                <w:bCs/>
                <w:sz w:val="16"/>
                <w:szCs w:val="16"/>
              </w:rPr>
              <w:t>Reply in</w:t>
            </w:r>
          </w:p>
        </w:tc>
      </w:tr>
      <w:tr w:rsidR="00293E01" w:rsidRPr="00293E01" w14:paraId="40177D24" w14:textId="77777777" w:rsidTr="00794262">
        <w:trPr>
          <w:trHeight w:val="20"/>
          <w:jc w:val="center"/>
        </w:trPr>
        <w:tc>
          <w:tcPr>
            <w:tcW w:w="1102" w:type="dxa"/>
          </w:tcPr>
          <w:p w14:paraId="777079B9" w14:textId="44C73029" w:rsidR="00293E01" w:rsidRPr="00293E01" w:rsidRDefault="00293E01" w:rsidP="00293E01">
            <w:pPr>
              <w:rPr>
                <w:rFonts w:ascii="Times New Roman" w:hAnsi="Times New Roman"/>
                <w:bCs/>
                <w:sz w:val="16"/>
                <w:szCs w:val="16"/>
              </w:rPr>
            </w:pPr>
            <w:r w:rsidRPr="00293E01">
              <w:rPr>
                <w:sz w:val="16"/>
                <w:szCs w:val="16"/>
              </w:rPr>
              <w:t>R1-1807457</w:t>
            </w:r>
          </w:p>
        </w:tc>
        <w:tc>
          <w:tcPr>
            <w:tcW w:w="2707" w:type="dxa"/>
          </w:tcPr>
          <w:p w14:paraId="30FAA319" w14:textId="288F6A51" w:rsidR="00293E01" w:rsidRPr="00293E01" w:rsidRDefault="00293E01" w:rsidP="00293E01">
            <w:pPr>
              <w:rPr>
                <w:rFonts w:ascii="Times New Roman" w:hAnsi="Times New Roman"/>
                <w:sz w:val="16"/>
                <w:szCs w:val="16"/>
              </w:rPr>
            </w:pPr>
            <w:r w:rsidRPr="00293E01">
              <w:rPr>
                <w:sz w:val="16"/>
                <w:szCs w:val="16"/>
              </w:rPr>
              <w:t>LS on introduction of advanced CSI CBSR and associated UE capability</w:t>
            </w:r>
          </w:p>
        </w:tc>
        <w:tc>
          <w:tcPr>
            <w:tcW w:w="1291" w:type="dxa"/>
          </w:tcPr>
          <w:p w14:paraId="1A4FB759" w14:textId="20EE5B9A" w:rsidR="00293E01" w:rsidRPr="00293E01" w:rsidRDefault="00293E01" w:rsidP="00293E01">
            <w:pPr>
              <w:rPr>
                <w:rFonts w:ascii="Times New Roman" w:hAnsi="Times New Roman"/>
                <w:sz w:val="16"/>
                <w:szCs w:val="16"/>
              </w:rPr>
            </w:pPr>
            <w:r w:rsidRPr="00293E01">
              <w:rPr>
                <w:sz w:val="16"/>
                <w:szCs w:val="16"/>
              </w:rPr>
              <w:t>RAN1, Ericsson</w:t>
            </w:r>
          </w:p>
        </w:tc>
        <w:tc>
          <w:tcPr>
            <w:tcW w:w="818" w:type="dxa"/>
          </w:tcPr>
          <w:p w14:paraId="7F398CD2" w14:textId="4D1B36A4"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5DDC5D08" w14:textId="5936BB35" w:rsidR="00293E01" w:rsidRPr="00293E01" w:rsidRDefault="00293E01" w:rsidP="00293E01">
            <w:pPr>
              <w:rPr>
                <w:rFonts w:ascii="Times New Roman" w:hAnsi="Times New Roman"/>
                <w:bCs/>
                <w:sz w:val="16"/>
                <w:szCs w:val="16"/>
              </w:rPr>
            </w:pPr>
            <w:r w:rsidRPr="00293E01">
              <w:rPr>
                <w:sz w:val="16"/>
                <w:szCs w:val="16"/>
              </w:rPr>
              <w:t>TEI15</w:t>
            </w:r>
          </w:p>
        </w:tc>
        <w:tc>
          <w:tcPr>
            <w:tcW w:w="1088" w:type="dxa"/>
          </w:tcPr>
          <w:p w14:paraId="69E9E8C6" w14:textId="77777777" w:rsidR="00293E01" w:rsidRPr="00293E01" w:rsidRDefault="00293E01" w:rsidP="00293E01">
            <w:pPr>
              <w:rPr>
                <w:rFonts w:ascii="Times New Roman" w:hAnsi="Times New Roman"/>
                <w:sz w:val="16"/>
                <w:szCs w:val="16"/>
              </w:rPr>
            </w:pPr>
          </w:p>
        </w:tc>
        <w:tc>
          <w:tcPr>
            <w:tcW w:w="1023" w:type="dxa"/>
          </w:tcPr>
          <w:p w14:paraId="4D93F136" w14:textId="5D5DAAA7"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3F997311" w14:textId="77777777" w:rsidR="00293E01" w:rsidRPr="00293E01" w:rsidRDefault="00293E01" w:rsidP="00293E01">
            <w:pPr>
              <w:rPr>
                <w:rFonts w:ascii="Times New Roman" w:hAnsi="Times New Roman"/>
                <w:sz w:val="16"/>
                <w:szCs w:val="16"/>
              </w:rPr>
            </w:pPr>
          </w:p>
        </w:tc>
        <w:tc>
          <w:tcPr>
            <w:tcW w:w="1138" w:type="dxa"/>
          </w:tcPr>
          <w:p w14:paraId="7CE033D4" w14:textId="77777777" w:rsidR="00293E01" w:rsidRPr="00293E01" w:rsidRDefault="00293E01" w:rsidP="00293E01">
            <w:pPr>
              <w:rPr>
                <w:rFonts w:ascii="Times New Roman" w:hAnsi="Times New Roman"/>
                <w:sz w:val="16"/>
                <w:szCs w:val="16"/>
              </w:rPr>
            </w:pPr>
          </w:p>
        </w:tc>
        <w:tc>
          <w:tcPr>
            <w:tcW w:w="1084" w:type="dxa"/>
          </w:tcPr>
          <w:p w14:paraId="4031585B" w14:textId="77777777" w:rsidR="00293E01" w:rsidRPr="00293E01" w:rsidRDefault="00293E01" w:rsidP="00293E01">
            <w:pPr>
              <w:rPr>
                <w:rFonts w:ascii="Times New Roman" w:hAnsi="Times New Roman"/>
                <w:sz w:val="16"/>
                <w:szCs w:val="16"/>
              </w:rPr>
            </w:pPr>
          </w:p>
        </w:tc>
      </w:tr>
      <w:tr w:rsidR="00293E01" w:rsidRPr="00293E01" w14:paraId="5772A71C" w14:textId="77777777" w:rsidTr="00794262">
        <w:trPr>
          <w:trHeight w:val="20"/>
          <w:jc w:val="center"/>
        </w:trPr>
        <w:tc>
          <w:tcPr>
            <w:tcW w:w="1102" w:type="dxa"/>
          </w:tcPr>
          <w:p w14:paraId="60289F00" w14:textId="733CE2EE" w:rsidR="00293E01" w:rsidRPr="00293E01" w:rsidRDefault="00293E01" w:rsidP="00293E01">
            <w:pPr>
              <w:rPr>
                <w:rFonts w:ascii="Times New Roman" w:hAnsi="Times New Roman"/>
                <w:bCs/>
                <w:sz w:val="16"/>
                <w:szCs w:val="16"/>
              </w:rPr>
            </w:pPr>
            <w:r w:rsidRPr="00293E01">
              <w:rPr>
                <w:sz w:val="16"/>
                <w:szCs w:val="16"/>
              </w:rPr>
              <w:t>R1-1807488</w:t>
            </w:r>
          </w:p>
        </w:tc>
        <w:tc>
          <w:tcPr>
            <w:tcW w:w="2707" w:type="dxa"/>
          </w:tcPr>
          <w:p w14:paraId="1168A370" w14:textId="01DAC950" w:rsidR="00293E01" w:rsidRPr="00293E01" w:rsidRDefault="00293E01" w:rsidP="00293E01">
            <w:pPr>
              <w:rPr>
                <w:rFonts w:ascii="Times New Roman" w:hAnsi="Times New Roman"/>
                <w:sz w:val="16"/>
                <w:szCs w:val="16"/>
              </w:rPr>
            </w:pPr>
            <w:r w:rsidRPr="00293E01">
              <w:rPr>
                <w:sz w:val="16"/>
                <w:szCs w:val="16"/>
              </w:rPr>
              <w:t>LS on shortened TTI and processing time for LTE</w:t>
            </w:r>
          </w:p>
        </w:tc>
        <w:tc>
          <w:tcPr>
            <w:tcW w:w="1291" w:type="dxa"/>
          </w:tcPr>
          <w:p w14:paraId="7652AA65" w14:textId="4169B77D" w:rsidR="00293E01" w:rsidRPr="00293E01" w:rsidRDefault="00293E01" w:rsidP="00293E01">
            <w:pPr>
              <w:rPr>
                <w:rFonts w:ascii="Times New Roman" w:hAnsi="Times New Roman"/>
                <w:sz w:val="16"/>
                <w:szCs w:val="16"/>
              </w:rPr>
            </w:pPr>
            <w:r w:rsidRPr="00293E01">
              <w:rPr>
                <w:sz w:val="16"/>
                <w:szCs w:val="16"/>
              </w:rPr>
              <w:t>Ericsson</w:t>
            </w:r>
          </w:p>
        </w:tc>
        <w:tc>
          <w:tcPr>
            <w:tcW w:w="818" w:type="dxa"/>
          </w:tcPr>
          <w:p w14:paraId="5C5FD30F" w14:textId="280BFD1C"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6330D5B7" w14:textId="23B8C855" w:rsidR="00293E01" w:rsidRPr="00293E01" w:rsidRDefault="00293E01" w:rsidP="00293E01">
            <w:pPr>
              <w:rPr>
                <w:rFonts w:ascii="Times New Roman" w:hAnsi="Times New Roman"/>
                <w:bCs/>
                <w:sz w:val="16"/>
                <w:szCs w:val="16"/>
              </w:rPr>
            </w:pPr>
            <w:r w:rsidRPr="00293E01">
              <w:rPr>
                <w:sz w:val="16"/>
                <w:szCs w:val="16"/>
              </w:rPr>
              <w:t>LTE_sTTIandPT-Core</w:t>
            </w:r>
          </w:p>
        </w:tc>
        <w:tc>
          <w:tcPr>
            <w:tcW w:w="1088" w:type="dxa"/>
          </w:tcPr>
          <w:p w14:paraId="6383C391" w14:textId="77777777" w:rsidR="00293E01" w:rsidRPr="00293E01" w:rsidRDefault="00293E01" w:rsidP="00293E01">
            <w:pPr>
              <w:rPr>
                <w:rFonts w:ascii="Times New Roman" w:hAnsi="Times New Roman"/>
                <w:sz w:val="16"/>
                <w:szCs w:val="16"/>
              </w:rPr>
            </w:pPr>
          </w:p>
        </w:tc>
        <w:tc>
          <w:tcPr>
            <w:tcW w:w="1023" w:type="dxa"/>
          </w:tcPr>
          <w:p w14:paraId="50F275B4" w14:textId="6D68AAD2"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009A670A" w14:textId="77777777" w:rsidR="00293E01" w:rsidRPr="00293E01" w:rsidRDefault="00293E01" w:rsidP="00293E01">
            <w:pPr>
              <w:rPr>
                <w:rFonts w:ascii="Times New Roman" w:hAnsi="Times New Roman"/>
                <w:sz w:val="16"/>
                <w:szCs w:val="16"/>
              </w:rPr>
            </w:pPr>
          </w:p>
        </w:tc>
        <w:tc>
          <w:tcPr>
            <w:tcW w:w="1138" w:type="dxa"/>
          </w:tcPr>
          <w:p w14:paraId="3E6FACA5" w14:textId="77777777" w:rsidR="00293E01" w:rsidRPr="00293E01" w:rsidRDefault="00293E01" w:rsidP="00293E01">
            <w:pPr>
              <w:rPr>
                <w:rFonts w:ascii="Times New Roman" w:hAnsi="Times New Roman"/>
                <w:sz w:val="16"/>
                <w:szCs w:val="16"/>
              </w:rPr>
            </w:pPr>
          </w:p>
        </w:tc>
        <w:tc>
          <w:tcPr>
            <w:tcW w:w="1084" w:type="dxa"/>
          </w:tcPr>
          <w:p w14:paraId="5D3F10C1" w14:textId="77777777" w:rsidR="00293E01" w:rsidRPr="00293E01" w:rsidRDefault="00293E01" w:rsidP="00293E01">
            <w:pPr>
              <w:rPr>
                <w:rFonts w:ascii="Times New Roman" w:hAnsi="Times New Roman"/>
                <w:sz w:val="16"/>
                <w:szCs w:val="16"/>
              </w:rPr>
            </w:pPr>
          </w:p>
        </w:tc>
      </w:tr>
      <w:tr w:rsidR="00293E01" w:rsidRPr="00293E01" w14:paraId="08A75946" w14:textId="77777777" w:rsidTr="00794262">
        <w:trPr>
          <w:trHeight w:val="20"/>
          <w:jc w:val="center"/>
        </w:trPr>
        <w:tc>
          <w:tcPr>
            <w:tcW w:w="1102" w:type="dxa"/>
          </w:tcPr>
          <w:p w14:paraId="6481C5B2" w14:textId="0FB0FD73" w:rsidR="00293E01" w:rsidRPr="00293E01" w:rsidRDefault="00293E01" w:rsidP="00293E01">
            <w:pPr>
              <w:rPr>
                <w:rFonts w:ascii="Times New Roman" w:hAnsi="Times New Roman"/>
                <w:bCs/>
                <w:sz w:val="16"/>
                <w:szCs w:val="16"/>
              </w:rPr>
            </w:pPr>
            <w:r w:rsidRPr="00293E01">
              <w:rPr>
                <w:sz w:val="16"/>
                <w:szCs w:val="16"/>
              </w:rPr>
              <w:t>R1-1807492</w:t>
            </w:r>
          </w:p>
        </w:tc>
        <w:tc>
          <w:tcPr>
            <w:tcW w:w="2707" w:type="dxa"/>
          </w:tcPr>
          <w:p w14:paraId="618A2669" w14:textId="13F7D063" w:rsidR="00293E01" w:rsidRPr="00293E01" w:rsidRDefault="00293E01" w:rsidP="00293E01">
            <w:pPr>
              <w:rPr>
                <w:rFonts w:ascii="Times New Roman" w:hAnsi="Times New Roman"/>
                <w:sz w:val="16"/>
                <w:szCs w:val="16"/>
              </w:rPr>
            </w:pPr>
            <w:r w:rsidRPr="00293E01">
              <w:rPr>
                <w:sz w:val="16"/>
                <w:szCs w:val="16"/>
              </w:rPr>
              <w:t>LS on Ultra Reliable Low Latency Communication for LTE</w:t>
            </w:r>
          </w:p>
        </w:tc>
        <w:tc>
          <w:tcPr>
            <w:tcW w:w="1291" w:type="dxa"/>
          </w:tcPr>
          <w:p w14:paraId="0BF087CE" w14:textId="250234DE" w:rsidR="00293E01" w:rsidRPr="00293E01" w:rsidRDefault="00293E01" w:rsidP="00293E01">
            <w:pPr>
              <w:rPr>
                <w:rFonts w:ascii="Times New Roman" w:hAnsi="Times New Roman"/>
                <w:sz w:val="16"/>
                <w:szCs w:val="16"/>
              </w:rPr>
            </w:pPr>
            <w:r w:rsidRPr="00293E01">
              <w:rPr>
                <w:sz w:val="16"/>
                <w:szCs w:val="16"/>
              </w:rPr>
              <w:t>RAN1, Qualcomm</w:t>
            </w:r>
          </w:p>
        </w:tc>
        <w:tc>
          <w:tcPr>
            <w:tcW w:w="818" w:type="dxa"/>
          </w:tcPr>
          <w:p w14:paraId="25968E67" w14:textId="6EF9D23E"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1BE1D179" w14:textId="02EA23D3" w:rsidR="00293E01" w:rsidRPr="00293E01" w:rsidRDefault="00293E01" w:rsidP="00293E01">
            <w:pPr>
              <w:rPr>
                <w:rFonts w:ascii="Times New Roman" w:hAnsi="Times New Roman"/>
                <w:bCs/>
                <w:sz w:val="16"/>
                <w:szCs w:val="16"/>
              </w:rPr>
            </w:pPr>
            <w:r w:rsidRPr="00293E01">
              <w:rPr>
                <w:sz w:val="16"/>
                <w:szCs w:val="16"/>
              </w:rPr>
              <w:t>LTE_HRLLC-Core</w:t>
            </w:r>
          </w:p>
        </w:tc>
        <w:tc>
          <w:tcPr>
            <w:tcW w:w="1088" w:type="dxa"/>
          </w:tcPr>
          <w:p w14:paraId="412DD072" w14:textId="77777777" w:rsidR="00293E01" w:rsidRPr="00293E01" w:rsidRDefault="00293E01" w:rsidP="00293E01">
            <w:pPr>
              <w:rPr>
                <w:rFonts w:ascii="Times New Roman" w:hAnsi="Times New Roman"/>
                <w:sz w:val="16"/>
                <w:szCs w:val="16"/>
              </w:rPr>
            </w:pPr>
          </w:p>
        </w:tc>
        <w:tc>
          <w:tcPr>
            <w:tcW w:w="1023" w:type="dxa"/>
          </w:tcPr>
          <w:p w14:paraId="15A275D1" w14:textId="636E388B"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148E8295" w14:textId="77777777" w:rsidR="00293E01" w:rsidRPr="00293E01" w:rsidRDefault="00293E01" w:rsidP="00293E01">
            <w:pPr>
              <w:rPr>
                <w:rFonts w:ascii="Times New Roman" w:hAnsi="Times New Roman"/>
                <w:sz w:val="16"/>
                <w:szCs w:val="16"/>
              </w:rPr>
            </w:pPr>
          </w:p>
        </w:tc>
        <w:tc>
          <w:tcPr>
            <w:tcW w:w="1138" w:type="dxa"/>
          </w:tcPr>
          <w:p w14:paraId="3A3455B0" w14:textId="77777777" w:rsidR="00293E01" w:rsidRPr="00293E01" w:rsidRDefault="00293E01" w:rsidP="00293E01">
            <w:pPr>
              <w:rPr>
                <w:rFonts w:ascii="Times New Roman" w:hAnsi="Times New Roman"/>
                <w:sz w:val="16"/>
                <w:szCs w:val="16"/>
              </w:rPr>
            </w:pPr>
          </w:p>
        </w:tc>
        <w:tc>
          <w:tcPr>
            <w:tcW w:w="1084" w:type="dxa"/>
          </w:tcPr>
          <w:p w14:paraId="04C80653" w14:textId="77777777" w:rsidR="00293E01" w:rsidRPr="00293E01" w:rsidRDefault="00293E01" w:rsidP="00293E01">
            <w:pPr>
              <w:rPr>
                <w:rFonts w:ascii="Times New Roman" w:hAnsi="Times New Roman"/>
                <w:sz w:val="16"/>
                <w:szCs w:val="16"/>
              </w:rPr>
            </w:pPr>
          </w:p>
        </w:tc>
      </w:tr>
      <w:tr w:rsidR="00293E01" w:rsidRPr="00293E01" w14:paraId="2479405A" w14:textId="77777777" w:rsidTr="00794262">
        <w:trPr>
          <w:trHeight w:val="20"/>
          <w:jc w:val="center"/>
        </w:trPr>
        <w:tc>
          <w:tcPr>
            <w:tcW w:w="1102" w:type="dxa"/>
          </w:tcPr>
          <w:p w14:paraId="171891F9" w14:textId="60B2E663" w:rsidR="00293E01" w:rsidRPr="00293E01" w:rsidRDefault="00293E01" w:rsidP="00293E01">
            <w:pPr>
              <w:rPr>
                <w:rFonts w:ascii="Times New Roman" w:hAnsi="Times New Roman"/>
                <w:bCs/>
                <w:sz w:val="16"/>
                <w:szCs w:val="16"/>
              </w:rPr>
            </w:pPr>
            <w:r w:rsidRPr="00293E01">
              <w:rPr>
                <w:sz w:val="16"/>
                <w:szCs w:val="16"/>
              </w:rPr>
              <w:t>R1-1807519</w:t>
            </w:r>
          </w:p>
        </w:tc>
        <w:tc>
          <w:tcPr>
            <w:tcW w:w="2707" w:type="dxa"/>
          </w:tcPr>
          <w:p w14:paraId="24A4B222" w14:textId="4A3D5794" w:rsidR="00293E01" w:rsidRPr="00293E01" w:rsidRDefault="00293E01" w:rsidP="00293E01">
            <w:pPr>
              <w:rPr>
                <w:rFonts w:ascii="Times New Roman" w:hAnsi="Times New Roman"/>
                <w:sz w:val="16"/>
                <w:szCs w:val="16"/>
              </w:rPr>
            </w:pPr>
            <w:r w:rsidRPr="00293E01">
              <w:rPr>
                <w:sz w:val="16"/>
                <w:szCs w:val="16"/>
              </w:rPr>
              <w:t>LS on RRC parameter list for Ultra Reliable Low Latency Communication for LTE</w:t>
            </w:r>
          </w:p>
        </w:tc>
        <w:tc>
          <w:tcPr>
            <w:tcW w:w="1291" w:type="dxa"/>
          </w:tcPr>
          <w:p w14:paraId="5D52906D" w14:textId="2E55AD05" w:rsidR="00293E01" w:rsidRPr="00293E01" w:rsidRDefault="00293E01" w:rsidP="00293E01">
            <w:pPr>
              <w:rPr>
                <w:rFonts w:ascii="Times New Roman" w:hAnsi="Times New Roman"/>
                <w:sz w:val="16"/>
                <w:szCs w:val="16"/>
              </w:rPr>
            </w:pPr>
            <w:r w:rsidRPr="00293E01">
              <w:rPr>
                <w:sz w:val="16"/>
                <w:szCs w:val="16"/>
              </w:rPr>
              <w:t>RAN1, Ericsson</w:t>
            </w:r>
          </w:p>
        </w:tc>
        <w:tc>
          <w:tcPr>
            <w:tcW w:w="818" w:type="dxa"/>
          </w:tcPr>
          <w:p w14:paraId="437B89C7" w14:textId="010381C6"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75616B82" w14:textId="6B6CF8F1" w:rsidR="00293E01" w:rsidRPr="00293E01" w:rsidRDefault="00293E01" w:rsidP="00293E01">
            <w:pPr>
              <w:rPr>
                <w:rFonts w:ascii="Times New Roman" w:hAnsi="Times New Roman"/>
                <w:bCs/>
                <w:sz w:val="16"/>
                <w:szCs w:val="16"/>
              </w:rPr>
            </w:pPr>
            <w:r w:rsidRPr="00293E01">
              <w:rPr>
                <w:sz w:val="16"/>
                <w:szCs w:val="16"/>
              </w:rPr>
              <w:t>LTE_HRLLC-Core</w:t>
            </w:r>
          </w:p>
        </w:tc>
        <w:tc>
          <w:tcPr>
            <w:tcW w:w="1088" w:type="dxa"/>
          </w:tcPr>
          <w:p w14:paraId="356660B9" w14:textId="77777777" w:rsidR="00293E01" w:rsidRPr="00293E01" w:rsidRDefault="00293E01" w:rsidP="00293E01">
            <w:pPr>
              <w:rPr>
                <w:rFonts w:ascii="Times New Roman" w:hAnsi="Times New Roman"/>
                <w:sz w:val="16"/>
                <w:szCs w:val="16"/>
              </w:rPr>
            </w:pPr>
          </w:p>
        </w:tc>
        <w:tc>
          <w:tcPr>
            <w:tcW w:w="1023" w:type="dxa"/>
          </w:tcPr>
          <w:p w14:paraId="339974D8" w14:textId="167C08E3"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212461EE" w14:textId="77777777" w:rsidR="00293E01" w:rsidRPr="00293E01" w:rsidRDefault="00293E01" w:rsidP="00293E01">
            <w:pPr>
              <w:rPr>
                <w:rFonts w:ascii="Times New Roman" w:hAnsi="Times New Roman"/>
                <w:sz w:val="16"/>
                <w:szCs w:val="16"/>
              </w:rPr>
            </w:pPr>
          </w:p>
        </w:tc>
        <w:tc>
          <w:tcPr>
            <w:tcW w:w="1138" w:type="dxa"/>
          </w:tcPr>
          <w:p w14:paraId="0BCDAAAD" w14:textId="77777777" w:rsidR="00293E01" w:rsidRPr="00293E01" w:rsidRDefault="00293E01" w:rsidP="00293E01">
            <w:pPr>
              <w:rPr>
                <w:rFonts w:ascii="Times New Roman" w:hAnsi="Times New Roman"/>
                <w:sz w:val="16"/>
                <w:szCs w:val="16"/>
              </w:rPr>
            </w:pPr>
          </w:p>
        </w:tc>
        <w:tc>
          <w:tcPr>
            <w:tcW w:w="1084" w:type="dxa"/>
          </w:tcPr>
          <w:p w14:paraId="6C195FB3" w14:textId="77777777" w:rsidR="00293E01" w:rsidRPr="00293E01" w:rsidRDefault="00293E01" w:rsidP="00293E01">
            <w:pPr>
              <w:rPr>
                <w:rFonts w:ascii="Times New Roman" w:hAnsi="Times New Roman"/>
                <w:sz w:val="16"/>
                <w:szCs w:val="16"/>
              </w:rPr>
            </w:pPr>
          </w:p>
        </w:tc>
      </w:tr>
      <w:tr w:rsidR="00293E01" w:rsidRPr="00293E01" w14:paraId="6286933D" w14:textId="77777777" w:rsidTr="00794262">
        <w:trPr>
          <w:trHeight w:val="20"/>
          <w:jc w:val="center"/>
        </w:trPr>
        <w:tc>
          <w:tcPr>
            <w:tcW w:w="1102" w:type="dxa"/>
          </w:tcPr>
          <w:p w14:paraId="5AA68CF1" w14:textId="27DB7402" w:rsidR="00293E01" w:rsidRPr="00293E01" w:rsidRDefault="00293E01" w:rsidP="00293E01">
            <w:pPr>
              <w:rPr>
                <w:rFonts w:ascii="Times New Roman" w:hAnsi="Times New Roman"/>
                <w:sz w:val="16"/>
                <w:szCs w:val="16"/>
              </w:rPr>
            </w:pPr>
            <w:r w:rsidRPr="00293E01">
              <w:rPr>
                <w:sz w:val="16"/>
                <w:szCs w:val="16"/>
              </w:rPr>
              <w:t>R1-1807520</w:t>
            </w:r>
          </w:p>
        </w:tc>
        <w:tc>
          <w:tcPr>
            <w:tcW w:w="2707" w:type="dxa"/>
          </w:tcPr>
          <w:p w14:paraId="4279E7FF" w14:textId="28FE2661" w:rsidR="00293E01" w:rsidRPr="00293E01" w:rsidRDefault="00293E01" w:rsidP="00293E01">
            <w:pPr>
              <w:rPr>
                <w:rFonts w:ascii="Times New Roman" w:hAnsi="Times New Roman"/>
                <w:sz w:val="16"/>
                <w:szCs w:val="16"/>
              </w:rPr>
            </w:pPr>
            <w:r w:rsidRPr="00293E01">
              <w:rPr>
                <w:sz w:val="16"/>
                <w:szCs w:val="16"/>
              </w:rPr>
              <w:t>Reply LS on RLM Qin/Qout Targets for URLLC</w:t>
            </w:r>
          </w:p>
        </w:tc>
        <w:tc>
          <w:tcPr>
            <w:tcW w:w="1291" w:type="dxa"/>
          </w:tcPr>
          <w:p w14:paraId="59C5F16F" w14:textId="39130CD0" w:rsidR="00293E01" w:rsidRPr="00293E01" w:rsidRDefault="00293E01" w:rsidP="00293E01">
            <w:pPr>
              <w:rPr>
                <w:rFonts w:ascii="Times New Roman" w:hAnsi="Times New Roman"/>
                <w:sz w:val="16"/>
                <w:szCs w:val="16"/>
              </w:rPr>
            </w:pPr>
            <w:r w:rsidRPr="00293E01">
              <w:rPr>
                <w:sz w:val="16"/>
                <w:szCs w:val="16"/>
              </w:rPr>
              <w:t>RAN1, Nokia</w:t>
            </w:r>
          </w:p>
        </w:tc>
        <w:tc>
          <w:tcPr>
            <w:tcW w:w="818" w:type="dxa"/>
          </w:tcPr>
          <w:p w14:paraId="19CC1A53" w14:textId="7E96361C" w:rsidR="00293E01" w:rsidRPr="00293E01" w:rsidRDefault="00293E01" w:rsidP="00293E01">
            <w:pPr>
              <w:rPr>
                <w:rFonts w:ascii="Times New Roman" w:hAnsi="Times New Roman"/>
                <w:sz w:val="16"/>
                <w:szCs w:val="16"/>
              </w:rPr>
            </w:pPr>
            <w:r w:rsidRPr="00293E01">
              <w:rPr>
                <w:sz w:val="16"/>
                <w:szCs w:val="16"/>
              </w:rPr>
              <w:t>Rel-15</w:t>
            </w:r>
          </w:p>
        </w:tc>
        <w:tc>
          <w:tcPr>
            <w:tcW w:w="2793" w:type="dxa"/>
          </w:tcPr>
          <w:p w14:paraId="461AA450" w14:textId="4E972499" w:rsidR="00293E01" w:rsidRPr="00293E01" w:rsidRDefault="00293E01" w:rsidP="00293E01">
            <w:pPr>
              <w:rPr>
                <w:rFonts w:ascii="Times New Roman" w:hAnsi="Times New Roman"/>
                <w:sz w:val="16"/>
                <w:szCs w:val="16"/>
              </w:rPr>
            </w:pPr>
            <w:r w:rsidRPr="00293E01">
              <w:rPr>
                <w:sz w:val="16"/>
                <w:szCs w:val="16"/>
              </w:rPr>
              <w:t>LTE_HRLLC-Core</w:t>
            </w:r>
          </w:p>
        </w:tc>
        <w:tc>
          <w:tcPr>
            <w:tcW w:w="1088" w:type="dxa"/>
          </w:tcPr>
          <w:p w14:paraId="071E79D1" w14:textId="2F6D9E85" w:rsidR="00293E01" w:rsidRPr="00293E01" w:rsidRDefault="00293E01" w:rsidP="00293E01">
            <w:pPr>
              <w:rPr>
                <w:rFonts w:ascii="Times New Roman" w:hAnsi="Times New Roman"/>
                <w:sz w:val="16"/>
                <w:szCs w:val="16"/>
              </w:rPr>
            </w:pPr>
            <w:r w:rsidRPr="00293E01">
              <w:rPr>
                <w:sz w:val="16"/>
                <w:szCs w:val="16"/>
              </w:rPr>
              <w:t>R4-1805042</w:t>
            </w:r>
          </w:p>
        </w:tc>
        <w:tc>
          <w:tcPr>
            <w:tcW w:w="1023" w:type="dxa"/>
          </w:tcPr>
          <w:p w14:paraId="3733F7DB" w14:textId="1B6714AF" w:rsidR="00293E01" w:rsidRPr="00293E01" w:rsidRDefault="00293E01" w:rsidP="00293E01">
            <w:pPr>
              <w:rPr>
                <w:rFonts w:ascii="Times New Roman" w:hAnsi="Times New Roman"/>
                <w:sz w:val="16"/>
                <w:szCs w:val="16"/>
              </w:rPr>
            </w:pPr>
            <w:r w:rsidRPr="00293E01">
              <w:rPr>
                <w:sz w:val="16"/>
                <w:szCs w:val="16"/>
              </w:rPr>
              <w:t>RAN4</w:t>
            </w:r>
          </w:p>
        </w:tc>
        <w:tc>
          <w:tcPr>
            <w:tcW w:w="1023" w:type="dxa"/>
          </w:tcPr>
          <w:p w14:paraId="5FB8577C" w14:textId="5C91322C" w:rsidR="00293E01" w:rsidRPr="00293E01" w:rsidRDefault="00293E01" w:rsidP="00293E01">
            <w:pPr>
              <w:rPr>
                <w:rFonts w:ascii="Times New Roman" w:hAnsi="Times New Roman"/>
                <w:sz w:val="16"/>
                <w:szCs w:val="16"/>
              </w:rPr>
            </w:pPr>
            <w:r w:rsidRPr="00293E01">
              <w:rPr>
                <w:sz w:val="16"/>
                <w:szCs w:val="16"/>
              </w:rPr>
              <w:t>RAN2</w:t>
            </w:r>
          </w:p>
        </w:tc>
        <w:tc>
          <w:tcPr>
            <w:tcW w:w="1138" w:type="dxa"/>
          </w:tcPr>
          <w:p w14:paraId="3E012276" w14:textId="77777777" w:rsidR="00293E01" w:rsidRPr="00293E01" w:rsidRDefault="00293E01" w:rsidP="00293E01">
            <w:pPr>
              <w:rPr>
                <w:rFonts w:ascii="Times New Roman" w:hAnsi="Times New Roman"/>
                <w:sz w:val="16"/>
                <w:szCs w:val="16"/>
              </w:rPr>
            </w:pPr>
          </w:p>
        </w:tc>
        <w:tc>
          <w:tcPr>
            <w:tcW w:w="1084" w:type="dxa"/>
          </w:tcPr>
          <w:p w14:paraId="4C93F0B8" w14:textId="77777777" w:rsidR="00293E01" w:rsidRPr="00293E01" w:rsidRDefault="00293E01" w:rsidP="00293E01">
            <w:pPr>
              <w:rPr>
                <w:rFonts w:ascii="Times New Roman" w:hAnsi="Times New Roman"/>
                <w:sz w:val="16"/>
                <w:szCs w:val="16"/>
              </w:rPr>
            </w:pPr>
          </w:p>
        </w:tc>
      </w:tr>
      <w:tr w:rsidR="00293E01" w:rsidRPr="00293E01" w14:paraId="4DFEA013" w14:textId="77777777" w:rsidTr="00794262">
        <w:trPr>
          <w:trHeight w:val="20"/>
          <w:jc w:val="center"/>
        </w:trPr>
        <w:tc>
          <w:tcPr>
            <w:tcW w:w="1102" w:type="dxa"/>
          </w:tcPr>
          <w:p w14:paraId="5FCB878A" w14:textId="2ADF5C88" w:rsidR="00293E01" w:rsidRPr="00293E01" w:rsidRDefault="00293E01" w:rsidP="00293E01">
            <w:pPr>
              <w:rPr>
                <w:rFonts w:ascii="Times New Roman" w:hAnsi="Times New Roman"/>
                <w:bCs/>
                <w:sz w:val="16"/>
                <w:szCs w:val="16"/>
              </w:rPr>
            </w:pPr>
            <w:r w:rsidRPr="00293E01">
              <w:rPr>
                <w:sz w:val="16"/>
                <w:szCs w:val="16"/>
              </w:rPr>
              <w:t>R1-1807543</w:t>
            </w:r>
          </w:p>
        </w:tc>
        <w:tc>
          <w:tcPr>
            <w:tcW w:w="2707" w:type="dxa"/>
          </w:tcPr>
          <w:p w14:paraId="1E1BA70E" w14:textId="55EDA67F" w:rsidR="00293E01" w:rsidRPr="00293E01" w:rsidRDefault="00293E01" w:rsidP="00293E01">
            <w:pPr>
              <w:rPr>
                <w:rFonts w:ascii="Times New Roman" w:hAnsi="Times New Roman"/>
                <w:sz w:val="16"/>
                <w:szCs w:val="16"/>
              </w:rPr>
            </w:pPr>
            <w:r w:rsidRPr="00293E01">
              <w:rPr>
                <w:sz w:val="16"/>
                <w:szCs w:val="16"/>
              </w:rPr>
              <w:t>LS on capability signalling for maximum number of ports for advanced CSI</w:t>
            </w:r>
          </w:p>
        </w:tc>
        <w:tc>
          <w:tcPr>
            <w:tcW w:w="1291" w:type="dxa"/>
          </w:tcPr>
          <w:p w14:paraId="25E48979" w14:textId="19192EDB" w:rsidR="00293E01" w:rsidRPr="00293E01" w:rsidRDefault="00293E01" w:rsidP="00293E01">
            <w:pPr>
              <w:rPr>
                <w:rFonts w:ascii="Times New Roman" w:hAnsi="Times New Roman"/>
                <w:sz w:val="16"/>
                <w:szCs w:val="16"/>
              </w:rPr>
            </w:pPr>
            <w:r w:rsidRPr="00293E01">
              <w:rPr>
                <w:sz w:val="16"/>
                <w:szCs w:val="16"/>
              </w:rPr>
              <w:t>RAN1, Qualcomm Incorporated</w:t>
            </w:r>
          </w:p>
        </w:tc>
        <w:tc>
          <w:tcPr>
            <w:tcW w:w="818" w:type="dxa"/>
          </w:tcPr>
          <w:p w14:paraId="4B7AA213" w14:textId="63A6BE51" w:rsidR="00293E01" w:rsidRPr="00293E01" w:rsidRDefault="00293E01" w:rsidP="00293E01">
            <w:pPr>
              <w:rPr>
                <w:rFonts w:ascii="Times New Roman" w:hAnsi="Times New Roman"/>
                <w:bCs/>
                <w:sz w:val="16"/>
                <w:szCs w:val="16"/>
              </w:rPr>
            </w:pPr>
            <w:r w:rsidRPr="00293E01">
              <w:rPr>
                <w:sz w:val="16"/>
                <w:szCs w:val="16"/>
              </w:rPr>
              <w:t>Rel-14</w:t>
            </w:r>
          </w:p>
        </w:tc>
        <w:tc>
          <w:tcPr>
            <w:tcW w:w="2793" w:type="dxa"/>
          </w:tcPr>
          <w:p w14:paraId="3AA898CE" w14:textId="1763D37B" w:rsidR="00293E01" w:rsidRPr="00293E01" w:rsidRDefault="00293E01" w:rsidP="00293E01">
            <w:pPr>
              <w:rPr>
                <w:rFonts w:ascii="Times New Roman" w:hAnsi="Times New Roman"/>
                <w:bCs/>
                <w:sz w:val="16"/>
                <w:szCs w:val="16"/>
              </w:rPr>
            </w:pPr>
            <w:r w:rsidRPr="00293E01">
              <w:rPr>
                <w:sz w:val="16"/>
                <w:szCs w:val="16"/>
              </w:rPr>
              <w:t>LTE_eFDMIMO-Core</w:t>
            </w:r>
          </w:p>
        </w:tc>
        <w:tc>
          <w:tcPr>
            <w:tcW w:w="1088" w:type="dxa"/>
          </w:tcPr>
          <w:p w14:paraId="70FAF1DF" w14:textId="77777777" w:rsidR="00293E01" w:rsidRPr="00293E01" w:rsidRDefault="00293E01" w:rsidP="00293E01">
            <w:pPr>
              <w:rPr>
                <w:rFonts w:ascii="Times New Roman" w:hAnsi="Times New Roman"/>
                <w:sz w:val="16"/>
                <w:szCs w:val="16"/>
              </w:rPr>
            </w:pPr>
          </w:p>
        </w:tc>
        <w:tc>
          <w:tcPr>
            <w:tcW w:w="1023" w:type="dxa"/>
          </w:tcPr>
          <w:p w14:paraId="661DEC73" w14:textId="493EAF74"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2504DC1C" w14:textId="77777777" w:rsidR="00293E01" w:rsidRPr="00293E01" w:rsidRDefault="00293E01" w:rsidP="00293E01">
            <w:pPr>
              <w:rPr>
                <w:rFonts w:ascii="Times New Roman" w:hAnsi="Times New Roman"/>
                <w:sz w:val="16"/>
                <w:szCs w:val="16"/>
              </w:rPr>
            </w:pPr>
          </w:p>
        </w:tc>
        <w:tc>
          <w:tcPr>
            <w:tcW w:w="1138" w:type="dxa"/>
          </w:tcPr>
          <w:p w14:paraId="467CD9F7" w14:textId="77777777" w:rsidR="00293E01" w:rsidRPr="00293E01" w:rsidRDefault="00293E01" w:rsidP="00293E01">
            <w:pPr>
              <w:rPr>
                <w:rFonts w:ascii="Times New Roman" w:hAnsi="Times New Roman"/>
                <w:sz w:val="16"/>
                <w:szCs w:val="16"/>
              </w:rPr>
            </w:pPr>
          </w:p>
        </w:tc>
        <w:tc>
          <w:tcPr>
            <w:tcW w:w="1084" w:type="dxa"/>
          </w:tcPr>
          <w:p w14:paraId="3EC2B09F" w14:textId="77777777" w:rsidR="00293E01" w:rsidRPr="00293E01" w:rsidRDefault="00293E01" w:rsidP="00293E01">
            <w:pPr>
              <w:rPr>
                <w:rFonts w:ascii="Times New Roman" w:hAnsi="Times New Roman"/>
                <w:sz w:val="16"/>
                <w:szCs w:val="16"/>
              </w:rPr>
            </w:pPr>
          </w:p>
        </w:tc>
      </w:tr>
      <w:tr w:rsidR="00293E01" w:rsidRPr="00293E01" w14:paraId="2AC42414" w14:textId="77777777" w:rsidTr="00794262">
        <w:trPr>
          <w:trHeight w:val="20"/>
          <w:jc w:val="center"/>
        </w:trPr>
        <w:tc>
          <w:tcPr>
            <w:tcW w:w="1102" w:type="dxa"/>
          </w:tcPr>
          <w:p w14:paraId="3C4FCA5A" w14:textId="76273D6E" w:rsidR="00293E01" w:rsidRPr="00293E01" w:rsidRDefault="00293E01" w:rsidP="00293E01">
            <w:pPr>
              <w:rPr>
                <w:rFonts w:ascii="Times New Roman" w:hAnsi="Times New Roman"/>
                <w:bCs/>
                <w:sz w:val="16"/>
                <w:szCs w:val="16"/>
              </w:rPr>
            </w:pPr>
            <w:r w:rsidRPr="00293E01">
              <w:rPr>
                <w:sz w:val="16"/>
                <w:szCs w:val="16"/>
              </w:rPr>
              <w:t>R1-1807549</w:t>
            </w:r>
          </w:p>
        </w:tc>
        <w:tc>
          <w:tcPr>
            <w:tcW w:w="2707" w:type="dxa"/>
          </w:tcPr>
          <w:p w14:paraId="5C12A32E" w14:textId="5A6C95CD" w:rsidR="00293E01" w:rsidRPr="00293E01" w:rsidRDefault="00293E01" w:rsidP="00293E01">
            <w:pPr>
              <w:rPr>
                <w:rFonts w:ascii="Times New Roman" w:hAnsi="Times New Roman"/>
                <w:sz w:val="16"/>
                <w:szCs w:val="16"/>
              </w:rPr>
            </w:pPr>
            <w:r w:rsidRPr="00293E01">
              <w:rPr>
                <w:sz w:val="16"/>
                <w:szCs w:val="16"/>
              </w:rPr>
              <w:t>LS on details of new categories for 1024QAM</w:t>
            </w:r>
          </w:p>
        </w:tc>
        <w:tc>
          <w:tcPr>
            <w:tcW w:w="1291" w:type="dxa"/>
          </w:tcPr>
          <w:p w14:paraId="520AF64C" w14:textId="12BBC898" w:rsidR="00293E01" w:rsidRPr="00293E01" w:rsidRDefault="00293E01" w:rsidP="00293E01">
            <w:pPr>
              <w:rPr>
                <w:rFonts w:ascii="Times New Roman" w:hAnsi="Times New Roman"/>
                <w:sz w:val="16"/>
                <w:szCs w:val="16"/>
              </w:rPr>
            </w:pPr>
            <w:r w:rsidRPr="00293E01">
              <w:rPr>
                <w:sz w:val="16"/>
                <w:szCs w:val="16"/>
              </w:rPr>
              <w:t>RAN1, Qualcomm</w:t>
            </w:r>
          </w:p>
        </w:tc>
        <w:tc>
          <w:tcPr>
            <w:tcW w:w="818" w:type="dxa"/>
          </w:tcPr>
          <w:p w14:paraId="0997B29B" w14:textId="0EE00F42"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1BAB947D" w14:textId="6BB4DD9D" w:rsidR="00293E01" w:rsidRPr="00293E01" w:rsidRDefault="00293E01" w:rsidP="00293E01">
            <w:pPr>
              <w:rPr>
                <w:rFonts w:ascii="Times New Roman" w:hAnsi="Times New Roman"/>
                <w:bCs/>
                <w:sz w:val="16"/>
                <w:szCs w:val="16"/>
              </w:rPr>
            </w:pPr>
            <w:r w:rsidRPr="00293E01">
              <w:rPr>
                <w:sz w:val="16"/>
                <w:szCs w:val="16"/>
              </w:rPr>
              <w:t>LTE_1024QAM_DL-Core</w:t>
            </w:r>
          </w:p>
        </w:tc>
        <w:tc>
          <w:tcPr>
            <w:tcW w:w="1088" w:type="dxa"/>
          </w:tcPr>
          <w:p w14:paraId="206C5162" w14:textId="77777777" w:rsidR="00293E01" w:rsidRPr="00293E01" w:rsidRDefault="00293E01" w:rsidP="00293E01">
            <w:pPr>
              <w:rPr>
                <w:rFonts w:ascii="Times New Roman" w:hAnsi="Times New Roman"/>
                <w:sz w:val="16"/>
                <w:szCs w:val="16"/>
              </w:rPr>
            </w:pPr>
          </w:p>
        </w:tc>
        <w:tc>
          <w:tcPr>
            <w:tcW w:w="1023" w:type="dxa"/>
          </w:tcPr>
          <w:p w14:paraId="767AEB80" w14:textId="04DDDD72"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64A9719A" w14:textId="77777777" w:rsidR="00293E01" w:rsidRPr="00293E01" w:rsidRDefault="00293E01" w:rsidP="00293E01">
            <w:pPr>
              <w:rPr>
                <w:rFonts w:ascii="Times New Roman" w:hAnsi="Times New Roman"/>
                <w:sz w:val="16"/>
                <w:szCs w:val="16"/>
              </w:rPr>
            </w:pPr>
          </w:p>
        </w:tc>
        <w:tc>
          <w:tcPr>
            <w:tcW w:w="1138" w:type="dxa"/>
          </w:tcPr>
          <w:p w14:paraId="5378148F" w14:textId="77777777" w:rsidR="00293E01" w:rsidRPr="00293E01" w:rsidRDefault="00293E01" w:rsidP="00293E01">
            <w:pPr>
              <w:rPr>
                <w:rFonts w:ascii="Times New Roman" w:hAnsi="Times New Roman"/>
                <w:sz w:val="16"/>
                <w:szCs w:val="16"/>
              </w:rPr>
            </w:pPr>
          </w:p>
        </w:tc>
        <w:tc>
          <w:tcPr>
            <w:tcW w:w="1084" w:type="dxa"/>
          </w:tcPr>
          <w:p w14:paraId="40B99634" w14:textId="77777777" w:rsidR="00293E01" w:rsidRPr="00293E01" w:rsidRDefault="00293E01" w:rsidP="00293E01">
            <w:pPr>
              <w:rPr>
                <w:rFonts w:ascii="Times New Roman" w:hAnsi="Times New Roman"/>
                <w:sz w:val="16"/>
                <w:szCs w:val="16"/>
              </w:rPr>
            </w:pPr>
          </w:p>
        </w:tc>
      </w:tr>
      <w:tr w:rsidR="00293E01" w:rsidRPr="00293E01" w14:paraId="1EB54B63" w14:textId="77777777" w:rsidTr="00794262">
        <w:trPr>
          <w:trHeight w:val="20"/>
          <w:jc w:val="center"/>
        </w:trPr>
        <w:tc>
          <w:tcPr>
            <w:tcW w:w="1102" w:type="dxa"/>
          </w:tcPr>
          <w:p w14:paraId="41A8EF47" w14:textId="490B3101" w:rsidR="00293E01" w:rsidRPr="00293E01" w:rsidRDefault="00293E01" w:rsidP="00293E01">
            <w:pPr>
              <w:rPr>
                <w:rFonts w:ascii="Times New Roman" w:hAnsi="Times New Roman"/>
                <w:bCs/>
                <w:sz w:val="16"/>
                <w:szCs w:val="16"/>
              </w:rPr>
            </w:pPr>
            <w:r w:rsidRPr="00293E01">
              <w:rPr>
                <w:sz w:val="16"/>
                <w:szCs w:val="16"/>
              </w:rPr>
              <w:t>R1-1807551</w:t>
            </w:r>
          </w:p>
        </w:tc>
        <w:tc>
          <w:tcPr>
            <w:tcW w:w="2707" w:type="dxa"/>
          </w:tcPr>
          <w:p w14:paraId="08F052BC" w14:textId="4D63DFA2" w:rsidR="00293E01" w:rsidRPr="00293E01" w:rsidRDefault="00293E01" w:rsidP="00293E01">
            <w:pPr>
              <w:rPr>
                <w:rFonts w:ascii="Times New Roman" w:hAnsi="Times New Roman"/>
                <w:sz w:val="16"/>
                <w:szCs w:val="16"/>
              </w:rPr>
            </w:pPr>
            <w:r w:rsidRPr="00293E01">
              <w:rPr>
                <w:sz w:val="16"/>
                <w:szCs w:val="16"/>
              </w:rPr>
              <w:t>LS on parameters and capabilities for SRS antenna switching</w:t>
            </w:r>
          </w:p>
        </w:tc>
        <w:tc>
          <w:tcPr>
            <w:tcW w:w="1291" w:type="dxa"/>
          </w:tcPr>
          <w:p w14:paraId="06A2A4E8" w14:textId="0B8735C0" w:rsidR="00293E01" w:rsidRPr="00293E01" w:rsidRDefault="00293E01" w:rsidP="00293E01">
            <w:pPr>
              <w:rPr>
                <w:rFonts w:ascii="Times New Roman" w:hAnsi="Times New Roman"/>
                <w:sz w:val="16"/>
                <w:szCs w:val="16"/>
              </w:rPr>
            </w:pPr>
            <w:r w:rsidRPr="00293E01">
              <w:rPr>
                <w:sz w:val="16"/>
                <w:szCs w:val="16"/>
              </w:rPr>
              <w:t>RAN1, Qualcomm</w:t>
            </w:r>
          </w:p>
        </w:tc>
        <w:tc>
          <w:tcPr>
            <w:tcW w:w="818" w:type="dxa"/>
          </w:tcPr>
          <w:p w14:paraId="289D0B02" w14:textId="44B604AF"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2BBC2471" w14:textId="14A6B843" w:rsidR="00293E01" w:rsidRPr="00293E01" w:rsidRDefault="00293E01" w:rsidP="00293E01">
            <w:pPr>
              <w:rPr>
                <w:rFonts w:ascii="Times New Roman" w:hAnsi="Times New Roman"/>
                <w:bCs/>
                <w:sz w:val="16"/>
                <w:szCs w:val="16"/>
              </w:rPr>
            </w:pPr>
            <w:r w:rsidRPr="00293E01">
              <w:rPr>
                <w:sz w:val="16"/>
                <w:szCs w:val="16"/>
              </w:rPr>
              <w:t>TEI15</w:t>
            </w:r>
          </w:p>
        </w:tc>
        <w:tc>
          <w:tcPr>
            <w:tcW w:w="1088" w:type="dxa"/>
          </w:tcPr>
          <w:p w14:paraId="6BCEDF49" w14:textId="77777777" w:rsidR="00293E01" w:rsidRPr="00293E01" w:rsidRDefault="00293E01" w:rsidP="00293E01">
            <w:pPr>
              <w:rPr>
                <w:rFonts w:ascii="Times New Roman" w:hAnsi="Times New Roman"/>
                <w:sz w:val="16"/>
                <w:szCs w:val="16"/>
              </w:rPr>
            </w:pPr>
          </w:p>
        </w:tc>
        <w:tc>
          <w:tcPr>
            <w:tcW w:w="1023" w:type="dxa"/>
          </w:tcPr>
          <w:p w14:paraId="7A58E45C" w14:textId="4E850BE5"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3F3D8C8A" w14:textId="77777777" w:rsidR="00293E01" w:rsidRPr="00293E01" w:rsidRDefault="00293E01" w:rsidP="00293E01">
            <w:pPr>
              <w:rPr>
                <w:rFonts w:ascii="Times New Roman" w:hAnsi="Times New Roman"/>
                <w:sz w:val="16"/>
                <w:szCs w:val="16"/>
              </w:rPr>
            </w:pPr>
          </w:p>
        </w:tc>
        <w:tc>
          <w:tcPr>
            <w:tcW w:w="1138" w:type="dxa"/>
          </w:tcPr>
          <w:p w14:paraId="3745725C" w14:textId="77777777" w:rsidR="00293E01" w:rsidRPr="00293E01" w:rsidRDefault="00293E01" w:rsidP="00293E01">
            <w:pPr>
              <w:rPr>
                <w:rFonts w:ascii="Times New Roman" w:hAnsi="Times New Roman"/>
                <w:sz w:val="16"/>
                <w:szCs w:val="16"/>
              </w:rPr>
            </w:pPr>
          </w:p>
        </w:tc>
        <w:tc>
          <w:tcPr>
            <w:tcW w:w="1084" w:type="dxa"/>
          </w:tcPr>
          <w:p w14:paraId="7E41004B" w14:textId="77777777" w:rsidR="00293E01" w:rsidRPr="00293E01" w:rsidRDefault="00293E01" w:rsidP="00293E01">
            <w:pPr>
              <w:rPr>
                <w:rFonts w:ascii="Times New Roman" w:hAnsi="Times New Roman"/>
                <w:sz w:val="16"/>
                <w:szCs w:val="16"/>
              </w:rPr>
            </w:pPr>
          </w:p>
        </w:tc>
      </w:tr>
      <w:tr w:rsidR="00293E01" w:rsidRPr="00293E01" w14:paraId="0D3D603B" w14:textId="77777777" w:rsidTr="00794262">
        <w:trPr>
          <w:trHeight w:val="20"/>
          <w:jc w:val="center"/>
        </w:trPr>
        <w:tc>
          <w:tcPr>
            <w:tcW w:w="1102" w:type="dxa"/>
          </w:tcPr>
          <w:p w14:paraId="2C19DE79" w14:textId="5D25CFCE" w:rsidR="00293E01" w:rsidRPr="00293E01" w:rsidRDefault="00293E01" w:rsidP="00293E01">
            <w:pPr>
              <w:rPr>
                <w:rFonts w:ascii="Times New Roman" w:hAnsi="Times New Roman"/>
                <w:bCs/>
                <w:sz w:val="16"/>
                <w:szCs w:val="16"/>
              </w:rPr>
            </w:pPr>
            <w:r w:rsidRPr="00293E01">
              <w:rPr>
                <w:sz w:val="16"/>
                <w:szCs w:val="16"/>
              </w:rPr>
              <w:t>R1-1807566</w:t>
            </w:r>
          </w:p>
        </w:tc>
        <w:tc>
          <w:tcPr>
            <w:tcW w:w="2707" w:type="dxa"/>
          </w:tcPr>
          <w:p w14:paraId="777882B3" w14:textId="0EA1EF80" w:rsidR="00293E01" w:rsidRPr="00293E01" w:rsidRDefault="00293E01" w:rsidP="00293E01">
            <w:pPr>
              <w:rPr>
                <w:rFonts w:ascii="Times New Roman" w:hAnsi="Times New Roman"/>
                <w:sz w:val="16"/>
                <w:szCs w:val="16"/>
              </w:rPr>
            </w:pPr>
            <w:r w:rsidRPr="00293E01">
              <w:rPr>
                <w:sz w:val="16"/>
                <w:szCs w:val="16"/>
              </w:rPr>
              <w:t>LS on additional agreements for shortened TTI and processing time for LTE</w:t>
            </w:r>
          </w:p>
        </w:tc>
        <w:tc>
          <w:tcPr>
            <w:tcW w:w="1291" w:type="dxa"/>
          </w:tcPr>
          <w:p w14:paraId="653AF673" w14:textId="756DB6EC" w:rsidR="00293E01" w:rsidRPr="00293E01" w:rsidRDefault="00293E01" w:rsidP="00293E01">
            <w:pPr>
              <w:rPr>
                <w:rFonts w:ascii="Times New Roman" w:hAnsi="Times New Roman"/>
                <w:sz w:val="16"/>
                <w:szCs w:val="16"/>
              </w:rPr>
            </w:pPr>
            <w:r w:rsidRPr="00293E01">
              <w:rPr>
                <w:sz w:val="16"/>
                <w:szCs w:val="16"/>
              </w:rPr>
              <w:t>Ericsson</w:t>
            </w:r>
          </w:p>
        </w:tc>
        <w:tc>
          <w:tcPr>
            <w:tcW w:w="818" w:type="dxa"/>
          </w:tcPr>
          <w:p w14:paraId="220D897F" w14:textId="15DE7FC6"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7C60A04E" w14:textId="5AF7AF4A" w:rsidR="00293E01" w:rsidRPr="00293E01" w:rsidRDefault="00293E01" w:rsidP="00293E01">
            <w:pPr>
              <w:rPr>
                <w:rFonts w:ascii="Times New Roman" w:hAnsi="Times New Roman"/>
                <w:bCs/>
                <w:sz w:val="16"/>
                <w:szCs w:val="16"/>
              </w:rPr>
            </w:pPr>
            <w:r w:rsidRPr="00293E01">
              <w:rPr>
                <w:sz w:val="16"/>
                <w:szCs w:val="16"/>
              </w:rPr>
              <w:t>LTE_sTTIandPT-Core</w:t>
            </w:r>
          </w:p>
        </w:tc>
        <w:tc>
          <w:tcPr>
            <w:tcW w:w="1088" w:type="dxa"/>
          </w:tcPr>
          <w:p w14:paraId="21F2C201" w14:textId="77777777" w:rsidR="00293E01" w:rsidRPr="00293E01" w:rsidRDefault="00293E01" w:rsidP="00293E01">
            <w:pPr>
              <w:rPr>
                <w:rFonts w:ascii="Times New Roman" w:hAnsi="Times New Roman"/>
                <w:sz w:val="16"/>
                <w:szCs w:val="16"/>
              </w:rPr>
            </w:pPr>
          </w:p>
        </w:tc>
        <w:tc>
          <w:tcPr>
            <w:tcW w:w="1023" w:type="dxa"/>
          </w:tcPr>
          <w:p w14:paraId="790968F7" w14:textId="612633D8"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790CCC4E" w14:textId="77777777" w:rsidR="00293E01" w:rsidRPr="00293E01" w:rsidRDefault="00293E01" w:rsidP="00293E01">
            <w:pPr>
              <w:rPr>
                <w:rFonts w:ascii="Times New Roman" w:hAnsi="Times New Roman"/>
                <w:sz w:val="16"/>
                <w:szCs w:val="16"/>
              </w:rPr>
            </w:pPr>
          </w:p>
        </w:tc>
        <w:tc>
          <w:tcPr>
            <w:tcW w:w="1138" w:type="dxa"/>
          </w:tcPr>
          <w:p w14:paraId="7B06C0D9" w14:textId="77777777" w:rsidR="00293E01" w:rsidRPr="00293E01" w:rsidRDefault="00293E01" w:rsidP="00293E01">
            <w:pPr>
              <w:rPr>
                <w:rFonts w:ascii="Times New Roman" w:hAnsi="Times New Roman"/>
                <w:sz w:val="16"/>
                <w:szCs w:val="16"/>
              </w:rPr>
            </w:pPr>
          </w:p>
        </w:tc>
        <w:tc>
          <w:tcPr>
            <w:tcW w:w="1084" w:type="dxa"/>
          </w:tcPr>
          <w:p w14:paraId="4D21300E" w14:textId="77777777" w:rsidR="00293E01" w:rsidRPr="00293E01" w:rsidRDefault="00293E01" w:rsidP="00293E01">
            <w:pPr>
              <w:rPr>
                <w:rFonts w:ascii="Times New Roman" w:hAnsi="Times New Roman"/>
                <w:sz w:val="16"/>
                <w:szCs w:val="16"/>
              </w:rPr>
            </w:pPr>
          </w:p>
        </w:tc>
      </w:tr>
      <w:tr w:rsidR="00293E01" w:rsidRPr="00293E01" w14:paraId="4FC54E8D" w14:textId="77777777" w:rsidTr="00794262">
        <w:trPr>
          <w:trHeight w:val="20"/>
          <w:jc w:val="center"/>
        </w:trPr>
        <w:tc>
          <w:tcPr>
            <w:tcW w:w="1102" w:type="dxa"/>
          </w:tcPr>
          <w:p w14:paraId="06A1746E" w14:textId="0D0F6922" w:rsidR="00293E01" w:rsidRPr="00293E01" w:rsidRDefault="00293E01" w:rsidP="00293E01">
            <w:pPr>
              <w:rPr>
                <w:rFonts w:ascii="Times New Roman" w:hAnsi="Times New Roman"/>
                <w:sz w:val="16"/>
                <w:szCs w:val="16"/>
              </w:rPr>
            </w:pPr>
            <w:r w:rsidRPr="00293E01">
              <w:rPr>
                <w:sz w:val="16"/>
                <w:szCs w:val="16"/>
              </w:rPr>
              <w:t>R1-1807567</w:t>
            </w:r>
          </w:p>
        </w:tc>
        <w:tc>
          <w:tcPr>
            <w:tcW w:w="2707" w:type="dxa"/>
          </w:tcPr>
          <w:p w14:paraId="7AFC4DE4" w14:textId="2340F852" w:rsidR="00293E01" w:rsidRPr="00794262" w:rsidRDefault="00293E01" w:rsidP="00293E01">
            <w:pPr>
              <w:rPr>
                <w:rFonts w:ascii="Times New Roman" w:hAnsi="Times New Roman"/>
                <w:sz w:val="16"/>
                <w:szCs w:val="16"/>
                <w:lang w:val="fr-FR"/>
              </w:rPr>
            </w:pPr>
            <w:r w:rsidRPr="00794262">
              <w:rPr>
                <w:sz w:val="16"/>
                <w:szCs w:val="16"/>
                <w:lang w:val="fr-FR"/>
              </w:rPr>
              <w:t>LS on Rel-14 NPRS enhancements</w:t>
            </w:r>
          </w:p>
        </w:tc>
        <w:tc>
          <w:tcPr>
            <w:tcW w:w="1291" w:type="dxa"/>
          </w:tcPr>
          <w:p w14:paraId="3C450AEE" w14:textId="0E8339C2" w:rsidR="00293E01" w:rsidRPr="00293E01" w:rsidRDefault="00293E01" w:rsidP="00293E01">
            <w:pPr>
              <w:rPr>
                <w:rFonts w:ascii="Times New Roman" w:hAnsi="Times New Roman"/>
                <w:sz w:val="16"/>
                <w:szCs w:val="16"/>
              </w:rPr>
            </w:pPr>
            <w:r w:rsidRPr="00293E01">
              <w:rPr>
                <w:sz w:val="16"/>
                <w:szCs w:val="16"/>
              </w:rPr>
              <w:t>RAN1, Qualcomm</w:t>
            </w:r>
          </w:p>
        </w:tc>
        <w:tc>
          <w:tcPr>
            <w:tcW w:w="818" w:type="dxa"/>
          </w:tcPr>
          <w:p w14:paraId="3FC123E7" w14:textId="13D88C60" w:rsidR="00293E01" w:rsidRPr="00293E01" w:rsidRDefault="00293E01" w:rsidP="00293E01">
            <w:pPr>
              <w:rPr>
                <w:rFonts w:ascii="Times New Roman" w:hAnsi="Times New Roman"/>
                <w:sz w:val="16"/>
                <w:szCs w:val="16"/>
              </w:rPr>
            </w:pPr>
            <w:r w:rsidRPr="00293E01">
              <w:rPr>
                <w:sz w:val="16"/>
                <w:szCs w:val="16"/>
              </w:rPr>
              <w:t>Rel-14</w:t>
            </w:r>
          </w:p>
        </w:tc>
        <w:tc>
          <w:tcPr>
            <w:tcW w:w="2793" w:type="dxa"/>
          </w:tcPr>
          <w:p w14:paraId="6F8B2DC8" w14:textId="6B0C98A0" w:rsidR="00293E01" w:rsidRPr="00293E01" w:rsidRDefault="00293E01" w:rsidP="00293E01">
            <w:pPr>
              <w:rPr>
                <w:rFonts w:ascii="Times New Roman" w:hAnsi="Times New Roman"/>
                <w:sz w:val="16"/>
                <w:szCs w:val="16"/>
              </w:rPr>
            </w:pPr>
            <w:r w:rsidRPr="00293E01">
              <w:rPr>
                <w:sz w:val="16"/>
                <w:szCs w:val="16"/>
              </w:rPr>
              <w:t>NB_IOTenh-Core</w:t>
            </w:r>
          </w:p>
        </w:tc>
        <w:tc>
          <w:tcPr>
            <w:tcW w:w="1088" w:type="dxa"/>
          </w:tcPr>
          <w:p w14:paraId="49683BD4" w14:textId="77777777" w:rsidR="00293E01" w:rsidRPr="00293E01" w:rsidRDefault="00293E01" w:rsidP="00293E01">
            <w:pPr>
              <w:rPr>
                <w:rFonts w:ascii="Times New Roman" w:hAnsi="Times New Roman"/>
                <w:sz w:val="16"/>
                <w:szCs w:val="16"/>
              </w:rPr>
            </w:pPr>
          </w:p>
        </w:tc>
        <w:tc>
          <w:tcPr>
            <w:tcW w:w="1023" w:type="dxa"/>
          </w:tcPr>
          <w:p w14:paraId="3ECC1CB1" w14:textId="119FD5A4" w:rsidR="00293E01" w:rsidRPr="00293E01" w:rsidRDefault="00293E01" w:rsidP="00293E01">
            <w:pPr>
              <w:rPr>
                <w:rFonts w:ascii="Times New Roman" w:hAnsi="Times New Roman"/>
                <w:sz w:val="16"/>
                <w:szCs w:val="16"/>
              </w:rPr>
            </w:pPr>
            <w:r w:rsidRPr="00293E01">
              <w:rPr>
                <w:sz w:val="16"/>
                <w:szCs w:val="16"/>
              </w:rPr>
              <w:t>RAN2, RAN4</w:t>
            </w:r>
          </w:p>
        </w:tc>
        <w:tc>
          <w:tcPr>
            <w:tcW w:w="1023" w:type="dxa"/>
          </w:tcPr>
          <w:p w14:paraId="377582A0" w14:textId="77777777" w:rsidR="00293E01" w:rsidRPr="00293E01" w:rsidRDefault="00293E01" w:rsidP="00293E01">
            <w:pPr>
              <w:rPr>
                <w:rFonts w:ascii="Times New Roman" w:hAnsi="Times New Roman"/>
                <w:sz w:val="16"/>
                <w:szCs w:val="16"/>
              </w:rPr>
            </w:pPr>
          </w:p>
        </w:tc>
        <w:tc>
          <w:tcPr>
            <w:tcW w:w="1138" w:type="dxa"/>
          </w:tcPr>
          <w:p w14:paraId="3221032D" w14:textId="77777777" w:rsidR="00293E01" w:rsidRPr="00293E01" w:rsidRDefault="00293E01" w:rsidP="00293E01">
            <w:pPr>
              <w:rPr>
                <w:rFonts w:ascii="Times New Roman" w:hAnsi="Times New Roman"/>
                <w:sz w:val="16"/>
                <w:szCs w:val="16"/>
              </w:rPr>
            </w:pPr>
          </w:p>
        </w:tc>
        <w:tc>
          <w:tcPr>
            <w:tcW w:w="1084" w:type="dxa"/>
          </w:tcPr>
          <w:p w14:paraId="3783A107" w14:textId="77777777" w:rsidR="00293E01" w:rsidRPr="00293E01" w:rsidRDefault="00293E01" w:rsidP="00293E01">
            <w:pPr>
              <w:rPr>
                <w:rFonts w:ascii="Times New Roman" w:hAnsi="Times New Roman"/>
                <w:sz w:val="16"/>
                <w:szCs w:val="16"/>
              </w:rPr>
            </w:pPr>
          </w:p>
        </w:tc>
      </w:tr>
      <w:tr w:rsidR="00293E01" w:rsidRPr="00293E01" w14:paraId="049C0592" w14:textId="77777777" w:rsidTr="00794262">
        <w:trPr>
          <w:trHeight w:val="20"/>
          <w:jc w:val="center"/>
        </w:trPr>
        <w:tc>
          <w:tcPr>
            <w:tcW w:w="1102" w:type="dxa"/>
          </w:tcPr>
          <w:p w14:paraId="5F635C39" w14:textId="5B4B8464" w:rsidR="00293E01" w:rsidRPr="00293E01" w:rsidRDefault="00293E01" w:rsidP="00293E01">
            <w:pPr>
              <w:rPr>
                <w:rFonts w:ascii="Times New Roman" w:hAnsi="Times New Roman"/>
                <w:bCs/>
                <w:sz w:val="16"/>
                <w:szCs w:val="16"/>
              </w:rPr>
            </w:pPr>
            <w:r w:rsidRPr="00293E01">
              <w:rPr>
                <w:sz w:val="16"/>
                <w:szCs w:val="16"/>
              </w:rPr>
              <w:t>R1-1807572</w:t>
            </w:r>
          </w:p>
        </w:tc>
        <w:tc>
          <w:tcPr>
            <w:tcW w:w="2707" w:type="dxa"/>
          </w:tcPr>
          <w:p w14:paraId="01D5F138" w14:textId="7B22E404" w:rsidR="00293E01" w:rsidRPr="00293E01" w:rsidRDefault="00293E01" w:rsidP="00293E01">
            <w:pPr>
              <w:rPr>
                <w:rFonts w:ascii="Times New Roman" w:hAnsi="Times New Roman"/>
                <w:sz w:val="16"/>
                <w:szCs w:val="16"/>
              </w:rPr>
            </w:pPr>
            <w:r w:rsidRPr="00293E01">
              <w:rPr>
                <w:sz w:val="16"/>
                <w:szCs w:val="16"/>
              </w:rPr>
              <w:t>[DRAFT] LS on NPBCH for RRM measurements</w:t>
            </w:r>
          </w:p>
        </w:tc>
        <w:tc>
          <w:tcPr>
            <w:tcW w:w="1291" w:type="dxa"/>
          </w:tcPr>
          <w:p w14:paraId="0793A426" w14:textId="049258AE" w:rsidR="00293E01" w:rsidRPr="00293E01" w:rsidRDefault="00293E01" w:rsidP="00293E01">
            <w:pPr>
              <w:rPr>
                <w:rFonts w:ascii="Times New Roman" w:hAnsi="Times New Roman"/>
                <w:sz w:val="16"/>
                <w:szCs w:val="16"/>
              </w:rPr>
            </w:pPr>
            <w:r w:rsidRPr="00293E01">
              <w:rPr>
                <w:sz w:val="16"/>
                <w:szCs w:val="16"/>
              </w:rPr>
              <w:t>Huawei</w:t>
            </w:r>
          </w:p>
        </w:tc>
        <w:tc>
          <w:tcPr>
            <w:tcW w:w="818" w:type="dxa"/>
          </w:tcPr>
          <w:p w14:paraId="460CFF21" w14:textId="758DF040"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7BA45DBB" w14:textId="5D481DCC" w:rsidR="00293E01" w:rsidRPr="00293E01" w:rsidRDefault="00293E01" w:rsidP="00293E01">
            <w:pPr>
              <w:rPr>
                <w:rFonts w:ascii="Times New Roman" w:hAnsi="Times New Roman"/>
                <w:bCs/>
                <w:sz w:val="16"/>
                <w:szCs w:val="16"/>
              </w:rPr>
            </w:pPr>
            <w:r w:rsidRPr="00293E01">
              <w:rPr>
                <w:sz w:val="16"/>
                <w:szCs w:val="16"/>
              </w:rPr>
              <w:t>NB_IOTenh2-Core</w:t>
            </w:r>
          </w:p>
        </w:tc>
        <w:tc>
          <w:tcPr>
            <w:tcW w:w="1088" w:type="dxa"/>
          </w:tcPr>
          <w:p w14:paraId="6BACCE29" w14:textId="77777777" w:rsidR="00293E01" w:rsidRPr="00293E01" w:rsidRDefault="00293E01" w:rsidP="00293E01">
            <w:pPr>
              <w:rPr>
                <w:rFonts w:ascii="Times New Roman" w:hAnsi="Times New Roman"/>
                <w:sz w:val="16"/>
                <w:szCs w:val="16"/>
              </w:rPr>
            </w:pPr>
          </w:p>
        </w:tc>
        <w:tc>
          <w:tcPr>
            <w:tcW w:w="1023" w:type="dxa"/>
          </w:tcPr>
          <w:p w14:paraId="5F6DE537" w14:textId="3BD3A4D5" w:rsidR="00293E01" w:rsidRPr="00293E01" w:rsidRDefault="00293E01" w:rsidP="00293E01">
            <w:pPr>
              <w:rPr>
                <w:rFonts w:ascii="Times New Roman" w:hAnsi="Times New Roman"/>
                <w:sz w:val="16"/>
                <w:szCs w:val="16"/>
              </w:rPr>
            </w:pPr>
            <w:r w:rsidRPr="00293E01">
              <w:rPr>
                <w:sz w:val="16"/>
                <w:szCs w:val="16"/>
              </w:rPr>
              <w:t>RAN4</w:t>
            </w:r>
          </w:p>
        </w:tc>
        <w:tc>
          <w:tcPr>
            <w:tcW w:w="1023" w:type="dxa"/>
          </w:tcPr>
          <w:p w14:paraId="15FF6598" w14:textId="77777777" w:rsidR="00293E01" w:rsidRPr="00293E01" w:rsidRDefault="00293E01" w:rsidP="00293E01">
            <w:pPr>
              <w:rPr>
                <w:rFonts w:ascii="Times New Roman" w:hAnsi="Times New Roman"/>
                <w:sz w:val="16"/>
                <w:szCs w:val="16"/>
              </w:rPr>
            </w:pPr>
          </w:p>
        </w:tc>
        <w:tc>
          <w:tcPr>
            <w:tcW w:w="1138" w:type="dxa"/>
          </w:tcPr>
          <w:p w14:paraId="01E9404E" w14:textId="77777777" w:rsidR="00293E01" w:rsidRPr="00293E01" w:rsidRDefault="00293E01" w:rsidP="00293E01">
            <w:pPr>
              <w:rPr>
                <w:rFonts w:ascii="Times New Roman" w:hAnsi="Times New Roman"/>
                <w:sz w:val="16"/>
                <w:szCs w:val="16"/>
              </w:rPr>
            </w:pPr>
          </w:p>
        </w:tc>
        <w:tc>
          <w:tcPr>
            <w:tcW w:w="1084" w:type="dxa"/>
          </w:tcPr>
          <w:p w14:paraId="6C5499C5" w14:textId="77777777" w:rsidR="00293E01" w:rsidRPr="00293E01" w:rsidRDefault="00293E01" w:rsidP="00293E01">
            <w:pPr>
              <w:rPr>
                <w:rFonts w:ascii="Times New Roman" w:hAnsi="Times New Roman"/>
                <w:sz w:val="16"/>
                <w:szCs w:val="16"/>
              </w:rPr>
            </w:pPr>
          </w:p>
        </w:tc>
      </w:tr>
      <w:tr w:rsidR="00293E01" w:rsidRPr="00293E01" w14:paraId="3C78F79E" w14:textId="77777777" w:rsidTr="00794262">
        <w:trPr>
          <w:trHeight w:val="20"/>
          <w:jc w:val="center"/>
        </w:trPr>
        <w:tc>
          <w:tcPr>
            <w:tcW w:w="1102" w:type="dxa"/>
          </w:tcPr>
          <w:p w14:paraId="708E64EA" w14:textId="7D60BBFC" w:rsidR="00293E01" w:rsidRPr="00293E01" w:rsidRDefault="00293E01" w:rsidP="00293E01">
            <w:pPr>
              <w:rPr>
                <w:rFonts w:ascii="Times New Roman" w:hAnsi="Times New Roman"/>
                <w:bCs/>
                <w:sz w:val="16"/>
                <w:szCs w:val="16"/>
              </w:rPr>
            </w:pPr>
            <w:r w:rsidRPr="00293E01">
              <w:rPr>
                <w:sz w:val="16"/>
                <w:szCs w:val="16"/>
              </w:rPr>
              <w:t>R1-1807575</w:t>
            </w:r>
          </w:p>
        </w:tc>
        <w:tc>
          <w:tcPr>
            <w:tcW w:w="2707" w:type="dxa"/>
          </w:tcPr>
          <w:p w14:paraId="21C24BA9" w14:textId="0318BC45" w:rsidR="00293E01" w:rsidRPr="00293E01" w:rsidRDefault="00293E01" w:rsidP="00293E01">
            <w:pPr>
              <w:rPr>
                <w:rFonts w:ascii="Times New Roman" w:hAnsi="Times New Roman"/>
                <w:sz w:val="16"/>
                <w:szCs w:val="16"/>
              </w:rPr>
            </w:pPr>
            <w:r w:rsidRPr="00293E01">
              <w:rPr>
                <w:sz w:val="16"/>
                <w:szCs w:val="16"/>
              </w:rPr>
              <w:t>LS on updated RRC and LPP parameter list for further NB-IoT enhancements</w:t>
            </w:r>
          </w:p>
        </w:tc>
        <w:tc>
          <w:tcPr>
            <w:tcW w:w="1291" w:type="dxa"/>
          </w:tcPr>
          <w:p w14:paraId="35DD668A" w14:textId="66FB5125" w:rsidR="00293E01" w:rsidRPr="00293E01" w:rsidRDefault="00293E01" w:rsidP="00293E01">
            <w:pPr>
              <w:rPr>
                <w:rFonts w:ascii="Times New Roman" w:hAnsi="Times New Roman"/>
                <w:sz w:val="16"/>
                <w:szCs w:val="16"/>
              </w:rPr>
            </w:pPr>
            <w:r w:rsidRPr="00293E01">
              <w:rPr>
                <w:sz w:val="16"/>
                <w:szCs w:val="16"/>
              </w:rPr>
              <w:t>RAN1, Huawei</w:t>
            </w:r>
          </w:p>
        </w:tc>
        <w:tc>
          <w:tcPr>
            <w:tcW w:w="818" w:type="dxa"/>
          </w:tcPr>
          <w:p w14:paraId="09B3954D" w14:textId="6146BBFD"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4973644B" w14:textId="32ABF5B3" w:rsidR="00293E01" w:rsidRPr="00293E01" w:rsidRDefault="00293E01" w:rsidP="00293E01">
            <w:pPr>
              <w:rPr>
                <w:rFonts w:ascii="Times New Roman" w:hAnsi="Times New Roman"/>
                <w:bCs/>
                <w:sz w:val="16"/>
                <w:szCs w:val="16"/>
              </w:rPr>
            </w:pPr>
            <w:r w:rsidRPr="00293E01">
              <w:rPr>
                <w:sz w:val="16"/>
                <w:szCs w:val="16"/>
              </w:rPr>
              <w:t>NB_IOTenh2-Core</w:t>
            </w:r>
          </w:p>
        </w:tc>
        <w:tc>
          <w:tcPr>
            <w:tcW w:w="1088" w:type="dxa"/>
          </w:tcPr>
          <w:p w14:paraId="6ADB695C" w14:textId="77777777" w:rsidR="00293E01" w:rsidRPr="00293E01" w:rsidRDefault="00293E01" w:rsidP="00293E01">
            <w:pPr>
              <w:rPr>
                <w:rFonts w:ascii="Times New Roman" w:hAnsi="Times New Roman"/>
                <w:sz w:val="16"/>
                <w:szCs w:val="16"/>
              </w:rPr>
            </w:pPr>
          </w:p>
        </w:tc>
        <w:tc>
          <w:tcPr>
            <w:tcW w:w="1023" w:type="dxa"/>
          </w:tcPr>
          <w:p w14:paraId="7E65DFA3" w14:textId="41675852" w:rsidR="00293E01" w:rsidRPr="00293E01" w:rsidRDefault="00293E01" w:rsidP="00293E01">
            <w:pPr>
              <w:rPr>
                <w:rFonts w:ascii="Times New Roman" w:hAnsi="Times New Roman"/>
                <w:sz w:val="16"/>
                <w:szCs w:val="16"/>
              </w:rPr>
            </w:pPr>
            <w:r w:rsidRPr="00293E01">
              <w:rPr>
                <w:sz w:val="16"/>
                <w:szCs w:val="16"/>
              </w:rPr>
              <w:t>RAN2, RAN3</w:t>
            </w:r>
          </w:p>
        </w:tc>
        <w:tc>
          <w:tcPr>
            <w:tcW w:w="1023" w:type="dxa"/>
          </w:tcPr>
          <w:p w14:paraId="25415BBD" w14:textId="77777777" w:rsidR="00293E01" w:rsidRPr="00293E01" w:rsidRDefault="00293E01" w:rsidP="00293E01">
            <w:pPr>
              <w:rPr>
                <w:rFonts w:ascii="Times New Roman" w:hAnsi="Times New Roman"/>
                <w:sz w:val="16"/>
                <w:szCs w:val="16"/>
              </w:rPr>
            </w:pPr>
          </w:p>
        </w:tc>
        <w:tc>
          <w:tcPr>
            <w:tcW w:w="1138" w:type="dxa"/>
          </w:tcPr>
          <w:p w14:paraId="57692E50" w14:textId="77777777" w:rsidR="00293E01" w:rsidRPr="00293E01" w:rsidRDefault="00293E01" w:rsidP="00293E01">
            <w:pPr>
              <w:rPr>
                <w:rFonts w:ascii="Times New Roman" w:hAnsi="Times New Roman"/>
                <w:sz w:val="16"/>
                <w:szCs w:val="16"/>
              </w:rPr>
            </w:pPr>
          </w:p>
        </w:tc>
        <w:tc>
          <w:tcPr>
            <w:tcW w:w="1084" w:type="dxa"/>
          </w:tcPr>
          <w:p w14:paraId="792285EE" w14:textId="77777777" w:rsidR="00293E01" w:rsidRPr="00293E01" w:rsidRDefault="00293E01" w:rsidP="00293E01">
            <w:pPr>
              <w:rPr>
                <w:rFonts w:ascii="Times New Roman" w:hAnsi="Times New Roman"/>
                <w:sz w:val="16"/>
                <w:szCs w:val="16"/>
              </w:rPr>
            </w:pPr>
          </w:p>
        </w:tc>
      </w:tr>
      <w:tr w:rsidR="00293E01" w:rsidRPr="00293E01" w14:paraId="3BA48FB8" w14:textId="77777777" w:rsidTr="00794262">
        <w:trPr>
          <w:trHeight w:val="20"/>
          <w:jc w:val="center"/>
        </w:trPr>
        <w:tc>
          <w:tcPr>
            <w:tcW w:w="1102" w:type="dxa"/>
          </w:tcPr>
          <w:p w14:paraId="07C0417E" w14:textId="5264ED7B" w:rsidR="00293E01" w:rsidRPr="00293E01" w:rsidRDefault="00293E01" w:rsidP="00293E01">
            <w:pPr>
              <w:rPr>
                <w:rFonts w:ascii="Times New Roman" w:hAnsi="Times New Roman"/>
                <w:bCs/>
                <w:sz w:val="16"/>
                <w:szCs w:val="16"/>
              </w:rPr>
            </w:pPr>
            <w:r w:rsidRPr="00293E01">
              <w:rPr>
                <w:sz w:val="16"/>
                <w:szCs w:val="16"/>
              </w:rPr>
              <w:t>R1-1807580</w:t>
            </w:r>
          </w:p>
        </w:tc>
        <w:tc>
          <w:tcPr>
            <w:tcW w:w="2707" w:type="dxa"/>
          </w:tcPr>
          <w:p w14:paraId="759D311F" w14:textId="04F76DE4" w:rsidR="00293E01" w:rsidRPr="00293E01" w:rsidRDefault="00293E01" w:rsidP="00293E01">
            <w:pPr>
              <w:rPr>
                <w:rFonts w:ascii="Times New Roman" w:hAnsi="Times New Roman"/>
                <w:sz w:val="16"/>
                <w:szCs w:val="16"/>
              </w:rPr>
            </w:pPr>
            <w:r w:rsidRPr="00293E01">
              <w:rPr>
                <w:sz w:val="16"/>
                <w:szCs w:val="16"/>
              </w:rPr>
              <w:t>LS on RRC parameter list for L1 configuration of Rel-15 LTE-MTC</w:t>
            </w:r>
          </w:p>
        </w:tc>
        <w:tc>
          <w:tcPr>
            <w:tcW w:w="1291" w:type="dxa"/>
          </w:tcPr>
          <w:p w14:paraId="2A7274DD" w14:textId="233F6E04" w:rsidR="00293E01" w:rsidRPr="00293E01" w:rsidRDefault="00293E01" w:rsidP="00293E01">
            <w:pPr>
              <w:rPr>
                <w:rFonts w:ascii="Times New Roman" w:hAnsi="Times New Roman"/>
                <w:sz w:val="16"/>
                <w:szCs w:val="16"/>
              </w:rPr>
            </w:pPr>
            <w:r w:rsidRPr="00293E01">
              <w:rPr>
                <w:sz w:val="16"/>
                <w:szCs w:val="16"/>
              </w:rPr>
              <w:t>RAN1, Ericsson</w:t>
            </w:r>
          </w:p>
        </w:tc>
        <w:tc>
          <w:tcPr>
            <w:tcW w:w="818" w:type="dxa"/>
          </w:tcPr>
          <w:p w14:paraId="03FA0CD8" w14:textId="71A6B2BF"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2ACB63AE" w14:textId="09FD9EA9" w:rsidR="00293E01" w:rsidRPr="00293E01" w:rsidRDefault="00293E01" w:rsidP="00293E01">
            <w:pPr>
              <w:rPr>
                <w:rFonts w:ascii="Times New Roman" w:hAnsi="Times New Roman"/>
                <w:bCs/>
                <w:sz w:val="16"/>
                <w:szCs w:val="16"/>
              </w:rPr>
            </w:pPr>
            <w:r w:rsidRPr="00293E01">
              <w:rPr>
                <w:sz w:val="16"/>
                <w:szCs w:val="16"/>
              </w:rPr>
              <w:t>LTE_eMTC4-Core</w:t>
            </w:r>
          </w:p>
        </w:tc>
        <w:tc>
          <w:tcPr>
            <w:tcW w:w="1088" w:type="dxa"/>
          </w:tcPr>
          <w:p w14:paraId="57BBE04D" w14:textId="77777777" w:rsidR="00293E01" w:rsidRPr="00293E01" w:rsidRDefault="00293E01" w:rsidP="00293E01">
            <w:pPr>
              <w:rPr>
                <w:rFonts w:ascii="Times New Roman" w:hAnsi="Times New Roman"/>
                <w:sz w:val="16"/>
                <w:szCs w:val="16"/>
              </w:rPr>
            </w:pPr>
          </w:p>
        </w:tc>
        <w:tc>
          <w:tcPr>
            <w:tcW w:w="1023" w:type="dxa"/>
          </w:tcPr>
          <w:p w14:paraId="5D98DEDC" w14:textId="34B40C92"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4CAA858C" w14:textId="77777777" w:rsidR="00293E01" w:rsidRPr="00293E01" w:rsidRDefault="00293E01" w:rsidP="00293E01">
            <w:pPr>
              <w:rPr>
                <w:rFonts w:ascii="Times New Roman" w:hAnsi="Times New Roman"/>
                <w:sz w:val="16"/>
                <w:szCs w:val="16"/>
              </w:rPr>
            </w:pPr>
          </w:p>
        </w:tc>
        <w:tc>
          <w:tcPr>
            <w:tcW w:w="1138" w:type="dxa"/>
          </w:tcPr>
          <w:p w14:paraId="44D22DB7" w14:textId="77777777" w:rsidR="00293E01" w:rsidRPr="00293E01" w:rsidRDefault="00293E01" w:rsidP="00293E01">
            <w:pPr>
              <w:rPr>
                <w:rFonts w:ascii="Times New Roman" w:hAnsi="Times New Roman"/>
                <w:sz w:val="16"/>
                <w:szCs w:val="16"/>
              </w:rPr>
            </w:pPr>
          </w:p>
        </w:tc>
        <w:tc>
          <w:tcPr>
            <w:tcW w:w="1084" w:type="dxa"/>
          </w:tcPr>
          <w:p w14:paraId="4E30A7DC" w14:textId="77777777" w:rsidR="00293E01" w:rsidRPr="00293E01" w:rsidRDefault="00293E01" w:rsidP="00293E01">
            <w:pPr>
              <w:rPr>
                <w:rFonts w:ascii="Times New Roman" w:hAnsi="Times New Roman"/>
                <w:sz w:val="16"/>
                <w:szCs w:val="16"/>
              </w:rPr>
            </w:pPr>
          </w:p>
        </w:tc>
      </w:tr>
      <w:tr w:rsidR="00293E01" w:rsidRPr="00293E01" w14:paraId="15EE0F22" w14:textId="77777777" w:rsidTr="00794262">
        <w:trPr>
          <w:trHeight w:val="20"/>
          <w:jc w:val="center"/>
        </w:trPr>
        <w:tc>
          <w:tcPr>
            <w:tcW w:w="1102" w:type="dxa"/>
          </w:tcPr>
          <w:p w14:paraId="332A55CB" w14:textId="536C4D0B" w:rsidR="00293E01" w:rsidRPr="00293E01" w:rsidRDefault="00293E01" w:rsidP="00293E01">
            <w:pPr>
              <w:rPr>
                <w:rFonts w:ascii="Times New Roman" w:hAnsi="Times New Roman"/>
                <w:bCs/>
                <w:sz w:val="16"/>
                <w:szCs w:val="16"/>
              </w:rPr>
            </w:pPr>
            <w:r w:rsidRPr="00293E01">
              <w:rPr>
                <w:sz w:val="16"/>
                <w:szCs w:val="16"/>
              </w:rPr>
              <w:t>R1-1807650</w:t>
            </w:r>
          </w:p>
        </w:tc>
        <w:tc>
          <w:tcPr>
            <w:tcW w:w="2707" w:type="dxa"/>
          </w:tcPr>
          <w:p w14:paraId="7A2A1F50" w14:textId="7CD484AC" w:rsidR="00293E01" w:rsidRPr="00293E01" w:rsidRDefault="00293E01" w:rsidP="00293E01">
            <w:pPr>
              <w:rPr>
                <w:rFonts w:ascii="Times New Roman" w:hAnsi="Times New Roman"/>
                <w:sz w:val="16"/>
                <w:szCs w:val="16"/>
              </w:rPr>
            </w:pPr>
            <w:r w:rsidRPr="00293E01">
              <w:rPr>
                <w:sz w:val="16"/>
                <w:szCs w:val="16"/>
              </w:rPr>
              <w:t>Reply LS on messagePowerOffsetGroupB</w:t>
            </w:r>
          </w:p>
        </w:tc>
        <w:tc>
          <w:tcPr>
            <w:tcW w:w="1291" w:type="dxa"/>
          </w:tcPr>
          <w:p w14:paraId="3D0046B6" w14:textId="7FF2A6FA" w:rsidR="00293E01" w:rsidRPr="00293E01" w:rsidRDefault="00293E01" w:rsidP="00293E01">
            <w:pPr>
              <w:rPr>
                <w:rFonts w:ascii="Times New Roman" w:hAnsi="Times New Roman"/>
                <w:sz w:val="16"/>
                <w:szCs w:val="16"/>
              </w:rPr>
            </w:pPr>
            <w:r w:rsidRPr="00293E01">
              <w:rPr>
                <w:sz w:val="16"/>
                <w:szCs w:val="16"/>
              </w:rPr>
              <w:t>RAN1, Ericsson</w:t>
            </w:r>
          </w:p>
        </w:tc>
        <w:tc>
          <w:tcPr>
            <w:tcW w:w="818" w:type="dxa"/>
          </w:tcPr>
          <w:p w14:paraId="4EA57754" w14:textId="2324416D"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3CDFA8BC" w14:textId="61BC6992"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6B58F841" w14:textId="7A52FB27" w:rsidR="00293E01" w:rsidRPr="00293E01" w:rsidRDefault="00293E01" w:rsidP="00293E01">
            <w:pPr>
              <w:rPr>
                <w:rFonts w:ascii="Times New Roman" w:hAnsi="Times New Roman"/>
                <w:sz w:val="16"/>
                <w:szCs w:val="16"/>
              </w:rPr>
            </w:pPr>
            <w:r w:rsidRPr="00293E01">
              <w:rPr>
                <w:sz w:val="16"/>
                <w:szCs w:val="16"/>
              </w:rPr>
              <w:t>R2-1803860</w:t>
            </w:r>
          </w:p>
        </w:tc>
        <w:tc>
          <w:tcPr>
            <w:tcW w:w="1023" w:type="dxa"/>
          </w:tcPr>
          <w:p w14:paraId="4F38CC26" w14:textId="5C79F742"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50FCB56E" w14:textId="77777777" w:rsidR="00293E01" w:rsidRPr="00293E01" w:rsidRDefault="00293E01" w:rsidP="00293E01">
            <w:pPr>
              <w:rPr>
                <w:rFonts w:ascii="Times New Roman" w:hAnsi="Times New Roman"/>
                <w:sz w:val="16"/>
                <w:szCs w:val="16"/>
              </w:rPr>
            </w:pPr>
          </w:p>
        </w:tc>
        <w:tc>
          <w:tcPr>
            <w:tcW w:w="1138" w:type="dxa"/>
          </w:tcPr>
          <w:p w14:paraId="09C91ED2" w14:textId="77777777" w:rsidR="00293E01" w:rsidRPr="00293E01" w:rsidRDefault="00293E01" w:rsidP="00293E01">
            <w:pPr>
              <w:rPr>
                <w:rFonts w:ascii="Times New Roman" w:hAnsi="Times New Roman"/>
                <w:sz w:val="16"/>
                <w:szCs w:val="16"/>
              </w:rPr>
            </w:pPr>
          </w:p>
        </w:tc>
        <w:tc>
          <w:tcPr>
            <w:tcW w:w="1084" w:type="dxa"/>
          </w:tcPr>
          <w:p w14:paraId="03B01A50" w14:textId="77777777" w:rsidR="00293E01" w:rsidRPr="00293E01" w:rsidRDefault="00293E01" w:rsidP="00293E01">
            <w:pPr>
              <w:rPr>
                <w:rFonts w:ascii="Times New Roman" w:hAnsi="Times New Roman"/>
                <w:sz w:val="16"/>
                <w:szCs w:val="16"/>
              </w:rPr>
            </w:pPr>
          </w:p>
        </w:tc>
      </w:tr>
      <w:tr w:rsidR="00293E01" w:rsidRPr="00293E01" w14:paraId="01176A21" w14:textId="77777777" w:rsidTr="00794262">
        <w:trPr>
          <w:trHeight w:val="20"/>
          <w:jc w:val="center"/>
        </w:trPr>
        <w:tc>
          <w:tcPr>
            <w:tcW w:w="1102" w:type="dxa"/>
          </w:tcPr>
          <w:p w14:paraId="68C75B4C" w14:textId="1AFCC5A0" w:rsidR="00293E01" w:rsidRPr="00293E01" w:rsidRDefault="00293E01" w:rsidP="00293E01">
            <w:pPr>
              <w:rPr>
                <w:rFonts w:ascii="Times New Roman" w:hAnsi="Times New Roman"/>
                <w:sz w:val="16"/>
                <w:szCs w:val="16"/>
              </w:rPr>
            </w:pPr>
            <w:r w:rsidRPr="00293E01">
              <w:rPr>
                <w:sz w:val="16"/>
                <w:szCs w:val="16"/>
              </w:rPr>
              <w:t>R1-1807651</w:t>
            </w:r>
          </w:p>
        </w:tc>
        <w:tc>
          <w:tcPr>
            <w:tcW w:w="2707" w:type="dxa"/>
          </w:tcPr>
          <w:p w14:paraId="43066B8B" w14:textId="6E3647E4" w:rsidR="00293E01" w:rsidRPr="00293E01" w:rsidRDefault="00293E01" w:rsidP="00293E01">
            <w:pPr>
              <w:rPr>
                <w:rFonts w:ascii="Times New Roman" w:hAnsi="Times New Roman"/>
                <w:sz w:val="16"/>
                <w:szCs w:val="16"/>
              </w:rPr>
            </w:pPr>
            <w:r w:rsidRPr="00293E01">
              <w:rPr>
                <w:sz w:val="16"/>
                <w:szCs w:val="16"/>
              </w:rPr>
              <w:t>Reply LS on formula or table for L1 data rate</w:t>
            </w:r>
          </w:p>
        </w:tc>
        <w:tc>
          <w:tcPr>
            <w:tcW w:w="1291" w:type="dxa"/>
          </w:tcPr>
          <w:p w14:paraId="685893C7" w14:textId="3370DB95" w:rsidR="00293E01" w:rsidRPr="00293E01" w:rsidRDefault="00293E01" w:rsidP="00293E01">
            <w:pPr>
              <w:rPr>
                <w:rFonts w:ascii="Times New Roman" w:hAnsi="Times New Roman"/>
                <w:sz w:val="16"/>
                <w:szCs w:val="16"/>
              </w:rPr>
            </w:pPr>
            <w:r w:rsidRPr="00293E01">
              <w:rPr>
                <w:sz w:val="16"/>
                <w:szCs w:val="16"/>
              </w:rPr>
              <w:t>RAN1, Intel Corporation</w:t>
            </w:r>
          </w:p>
        </w:tc>
        <w:tc>
          <w:tcPr>
            <w:tcW w:w="818" w:type="dxa"/>
          </w:tcPr>
          <w:p w14:paraId="292A22CB" w14:textId="40EEA5C6" w:rsidR="00293E01" w:rsidRPr="00293E01" w:rsidRDefault="00293E01" w:rsidP="00293E01">
            <w:pPr>
              <w:rPr>
                <w:rFonts w:ascii="Times New Roman" w:hAnsi="Times New Roman"/>
                <w:sz w:val="16"/>
                <w:szCs w:val="16"/>
              </w:rPr>
            </w:pPr>
            <w:r w:rsidRPr="00293E01">
              <w:rPr>
                <w:sz w:val="16"/>
                <w:szCs w:val="16"/>
              </w:rPr>
              <w:t>Rel-15</w:t>
            </w:r>
          </w:p>
        </w:tc>
        <w:tc>
          <w:tcPr>
            <w:tcW w:w="2793" w:type="dxa"/>
          </w:tcPr>
          <w:p w14:paraId="508595FE" w14:textId="142AFE60" w:rsidR="00293E01" w:rsidRPr="00293E01" w:rsidRDefault="00293E01" w:rsidP="00293E01">
            <w:pPr>
              <w:rPr>
                <w:rFonts w:ascii="Times New Roman" w:hAnsi="Times New Roman"/>
                <w:sz w:val="16"/>
                <w:szCs w:val="16"/>
              </w:rPr>
            </w:pPr>
            <w:r w:rsidRPr="00293E01">
              <w:rPr>
                <w:sz w:val="16"/>
                <w:szCs w:val="16"/>
              </w:rPr>
              <w:t>NR_newRAT-Core</w:t>
            </w:r>
          </w:p>
        </w:tc>
        <w:tc>
          <w:tcPr>
            <w:tcW w:w="1088" w:type="dxa"/>
          </w:tcPr>
          <w:p w14:paraId="2FD81FB8" w14:textId="4E0F94FD" w:rsidR="00293E01" w:rsidRPr="00293E01" w:rsidRDefault="00293E01" w:rsidP="00293E01">
            <w:pPr>
              <w:rPr>
                <w:rFonts w:ascii="Times New Roman" w:hAnsi="Times New Roman"/>
                <w:sz w:val="16"/>
                <w:szCs w:val="16"/>
              </w:rPr>
            </w:pPr>
            <w:r w:rsidRPr="00293E01">
              <w:rPr>
                <w:sz w:val="16"/>
                <w:szCs w:val="16"/>
              </w:rPr>
              <w:t>R2-1801668</w:t>
            </w:r>
          </w:p>
        </w:tc>
        <w:tc>
          <w:tcPr>
            <w:tcW w:w="1023" w:type="dxa"/>
          </w:tcPr>
          <w:p w14:paraId="1145A5A5" w14:textId="46D38AF9"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37F06F94" w14:textId="77777777" w:rsidR="00293E01" w:rsidRPr="00293E01" w:rsidRDefault="00293E01" w:rsidP="00293E01">
            <w:pPr>
              <w:rPr>
                <w:rFonts w:ascii="Times New Roman" w:hAnsi="Times New Roman"/>
                <w:sz w:val="16"/>
                <w:szCs w:val="16"/>
              </w:rPr>
            </w:pPr>
          </w:p>
        </w:tc>
        <w:tc>
          <w:tcPr>
            <w:tcW w:w="1138" w:type="dxa"/>
          </w:tcPr>
          <w:p w14:paraId="1DF542EE" w14:textId="77777777" w:rsidR="00293E01" w:rsidRPr="00293E01" w:rsidRDefault="00293E01" w:rsidP="00293E01">
            <w:pPr>
              <w:rPr>
                <w:rFonts w:ascii="Times New Roman" w:hAnsi="Times New Roman"/>
                <w:sz w:val="16"/>
                <w:szCs w:val="16"/>
              </w:rPr>
            </w:pPr>
          </w:p>
        </w:tc>
        <w:tc>
          <w:tcPr>
            <w:tcW w:w="1084" w:type="dxa"/>
          </w:tcPr>
          <w:p w14:paraId="651566D8" w14:textId="77777777" w:rsidR="00293E01" w:rsidRPr="00293E01" w:rsidRDefault="00293E01" w:rsidP="00293E01">
            <w:pPr>
              <w:rPr>
                <w:rFonts w:ascii="Times New Roman" w:hAnsi="Times New Roman"/>
                <w:sz w:val="16"/>
                <w:szCs w:val="16"/>
              </w:rPr>
            </w:pPr>
          </w:p>
        </w:tc>
      </w:tr>
      <w:tr w:rsidR="00293E01" w:rsidRPr="00293E01" w14:paraId="73D9B249" w14:textId="77777777" w:rsidTr="00794262">
        <w:trPr>
          <w:trHeight w:val="20"/>
          <w:jc w:val="center"/>
        </w:trPr>
        <w:tc>
          <w:tcPr>
            <w:tcW w:w="1102" w:type="dxa"/>
          </w:tcPr>
          <w:p w14:paraId="7A4F188D" w14:textId="0BA4B062" w:rsidR="00293E01" w:rsidRPr="00293E01" w:rsidRDefault="00293E01" w:rsidP="00293E01">
            <w:pPr>
              <w:rPr>
                <w:rFonts w:ascii="Times New Roman" w:hAnsi="Times New Roman"/>
                <w:bCs/>
                <w:sz w:val="16"/>
                <w:szCs w:val="16"/>
              </w:rPr>
            </w:pPr>
            <w:r w:rsidRPr="00293E01">
              <w:rPr>
                <w:sz w:val="16"/>
                <w:szCs w:val="16"/>
              </w:rPr>
              <w:t>R1-1807676</w:t>
            </w:r>
          </w:p>
        </w:tc>
        <w:tc>
          <w:tcPr>
            <w:tcW w:w="2707" w:type="dxa"/>
          </w:tcPr>
          <w:p w14:paraId="476DCBA4" w14:textId="480F5D7E" w:rsidR="00293E01" w:rsidRPr="00293E01" w:rsidRDefault="00293E01" w:rsidP="00293E01">
            <w:pPr>
              <w:rPr>
                <w:rFonts w:ascii="Times New Roman" w:hAnsi="Times New Roman"/>
                <w:sz w:val="16"/>
                <w:szCs w:val="16"/>
              </w:rPr>
            </w:pPr>
            <w:r w:rsidRPr="00293E01">
              <w:rPr>
                <w:sz w:val="16"/>
                <w:szCs w:val="16"/>
              </w:rPr>
              <w:t>LS reply on subcarrier spacing for BWPs and TDD configurations</w:t>
            </w:r>
          </w:p>
        </w:tc>
        <w:tc>
          <w:tcPr>
            <w:tcW w:w="1291" w:type="dxa"/>
          </w:tcPr>
          <w:p w14:paraId="5A2A1FAE" w14:textId="108285F7" w:rsidR="00293E01" w:rsidRPr="00293E01" w:rsidRDefault="00293E01" w:rsidP="00293E01">
            <w:pPr>
              <w:rPr>
                <w:rFonts w:ascii="Times New Roman" w:hAnsi="Times New Roman"/>
                <w:sz w:val="16"/>
                <w:szCs w:val="16"/>
              </w:rPr>
            </w:pPr>
            <w:r w:rsidRPr="00293E01">
              <w:rPr>
                <w:sz w:val="16"/>
                <w:szCs w:val="16"/>
              </w:rPr>
              <w:t>RAN1, MediaTek Inc.</w:t>
            </w:r>
          </w:p>
        </w:tc>
        <w:tc>
          <w:tcPr>
            <w:tcW w:w="818" w:type="dxa"/>
          </w:tcPr>
          <w:p w14:paraId="1D0E2C88" w14:textId="1E5A7918"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43CF1A79" w14:textId="506D77C6"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7B376F37" w14:textId="3C873CDD" w:rsidR="00293E01" w:rsidRPr="00293E01" w:rsidRDefault="00293E01" w:rsidP="00293E01">
            <w:pPr>
              <w:rPr>
                <w:rFonts w:ascii="Times New Roman" w:hAnsi="Times New Roman"/>
                <w:sz w:val="16"/>
                <w:szCs w:val="16"/>
              </w:rPr>
            </w:pPr>
            <w:r w:rsidRPr="00293E01">
              <w:rPr>
                <w:sz w:val="16"/>
                <w:szCs w:val="16"/>
              </w:rPr>
              <w:t>R2-1806505</w:t>
            </w:r>
          </w:p>
        </w:tc>
        <w:tc>
          <w:tcPr>
            <w:tcW w:w="1023" w:type="dxa"/>
          </w:tcPr>
          <w:p w14:paraId="18B29A54" w14:textId="2B36ABED"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16D73A0C" w14:textId="77777777" w:rsidR="00293E01" w:rsidRPr="00293E01" w:rsidRDefault="00293E01" w:rsidP="00293E01">
            <w:pPr>
              <w:rPr>
                <w:rFonts w:ascii="Times New Roman" w:hAnsi="Times New Roman"/>
                <w:sz w:val="16"/>
                <w:szCs w:val="16"/>
              </w:rPr>
            </w:pPr>
          </w:p>
        </w:tc>
        <w:tc>
          <w:tcPr>
            <w:tcW w:w="1138" w:type="dxa"/>
          </w:tcPr>
          <w:p w14:paraId="59DA944E" w14:textId="77777777" w:rsidR="00293E01" w:rsidRPr="00293E01" w:rsidRDefault="00293E01" w:rsidP="00293E01">
            <w:pPr>
              <w:rPr>
                <w:rFonts w:ascii="Times New Roman" w:hAnsi="Times New Roman"/>
                <w:sz w:val="16"/>
                <w:szCs w:val="16"/>
              </w:rPr>
            </w:pPr>
          </w:p>
        </w:tc>
        <w:tc>
          <w:tcPr>
            <w:tcW w:w="1084" w:type="dxa"/>
          </w:tcPr>
          <w:p w14:paraId="31786C26" w14:textId="77777777" w:rsidR="00293E01" w:rsidRPr="00293E01" w:rsidRDefault="00293E01" w:rsidP="00293E01">
            <w:pPr>
              <w:rPr>
                <w:rFonts w:ascii="Times New Roman" w:hAnsi="Times New Roman"/>
                <w:sz w:val="16"/>
                <w:szCs w:val="16"/>
              </w:rPr>
            </w:pPr>
          </w:p>
        </w:tc>
      </w:tr>
      <w:tr w:rsidR="00293E01" w:rsidRPr="00293E01" w14:paraId="4CAFC11D" w14:textId="77777777" w:rsidTr="00794262">
        <w:trPr>
          <w:trHeight w:val="20"/>
          <w:jc w:val="center"/>
        </w:trPr>
        <w:tc>
          <w:tcPr>
            <w:tcW w:w="1102" w:type="dxa"/>
          </w:tcPr>
          <w:p w14:paraId="01999B7A" w14:textId="7A5A0A60" w:rsidR="00293E01" w:rsidRPr="00293E01" w:rsidRDefault="00293E01" w:rsidP="00293E01">
            <w:pPr>
              <w:rPr>
                <w:rFonts w:ascii="Times New Roman" w:hAnsi="Times New Roman"/>
                <w:bCs/>
                <w:sz w:val="16"/>
                <w:szCs w:val="16"/>
              </w:rPr>
            </w:pPr>
            <w:r w:rsidRPr="00293E01">
              <w:rPr>
                <w:sz w:val="16"/>
                <w:szCs w:val="16"/>
              </w:rPr>
              <w:t>R1-1807718</w:t>
            </w:r>
          </w:p>
        </w:tc>
        <w:tc>
          <w:tcPr>
            <w:tcW w:w="2707" w:type="dxa"/>
          </w:tcPr>
          <w:p w14:paraId="7CEE3BA8" w14:textId="6B4D072C" w:rsidR="00293E01" w:rsidRPr="00293E01" w:rsidRDefault="00293E01" w:rsidP="00293E01">
            <w:pPr>
              <w:rPr>
                <w:rFonts w:ascii="Times New Roman" w:hAnsi="Times New Roman"/>
                <w:sz w:val="16"/>
                <w:szCs w:val="16"/>
              </w:rPr>
            </w:pPr>
            <w:r w:rsidRPr="00293E01">
              <w:rPr>
                <w:sz w:val="16"/>
                <w:szCs w:val="16"/>
              </w:rPr>
              <w:t>Reply LS on PC5 transmission mechanism selection</w:t>
            </w:r>
          </w:p>
        </w:tc>
        <w:tc>
          <w:tcPr>
            <w:tcW w:w="1291" w:type="dxa"/>
          </w:tcPr>
          <w:p w14:paraId="5A739FE8" w14:textId="05191E65" w:rsidR="00293E01" w:rsidRPr="00293E01" w:rsidRDefault="00293E01" w:rsidP="00293E01">
            <w:pPr>
              <w:rPr>
                <w:rFonts w:ascii="Times New Roman" w:hAnsi="Times New Roman"/>
                <w:sz w:val="16"/>
                <w:szCs w:val="16"/>
              </w:rPr>
            </w:pPr>
            <w:r w:rsidRPr="00293E01">
              <w:rPr>
                <w:sz w:val="16"/>
                <w:szCs w:val="16"/>
              </w:rPr>
              <w:t>RAN1, LG Electronics</w:t>
            </w:r>
          </w:p>
        </w:tc>
        <w:tc>
          <w:tcPr>
            <w:tcW w:w="818" w:type="dxa"/>
          </w:tcPr>
          <w:p w14:paraId="20CA60AC" w14:textId="0FE4513B"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0EEB74B6" w14:textId="1298CB09" w:rsidR="00293E01" w:rsidRPr="00293E01" w:rsidRDefault="00293E01" w:rsidP="00293E01">
            <w:pPr>
              <w:rPr>
                <w:rFonts w:ascii="Times New Roman" w:hAnsi="Times New Roman"/>
                <w:bCs/>
                <w:sz w:val="16"/>
                <w:szCs w:val="16"/>
              </w:rPr>
            </w:pPr>
            <w:r w:rsidRPr="00293E01">
              <w:rPr>
                <w:sz w:val="16"/>
                <w:szCs w:val="16"/>
              </w:rPr>
              <w:t>LTE_eV2X-Core</w:t>
            </w:r>
          </w:p>
        </w:tc>
        <w:tc>
          <w:tcPr>
            <w:tcW w:w="1088" w:type="dxa"/>
          </w:tcPr>
          <w:p w14:paraId="79E935DE" w14:textId="6B6E5B11" w:rsidR="00293E01" w:rsidRPr="00293E01" w:rsidRDefault="00293E01" w:rsidP="00293E01">
            <w:pPr>
              <w:rPr>
                <w:rFonts w:ascii="Times New Roman" w:hAnsi="Times New Roman"/>
                <w:sz w:val="16"/>
                <w:szCs w:val="16"/>
              </w:rPr>
            </w:pPr>
            <w:r w:rsidRPr="00293E01">
              <w:rPr>
                <w:sz w:val="16"/>
                <w:szCs w:val="16"/>
              </w:rPr>
              <w:t>S2-183968</w:t>
            </w:r>
          </w:p>
        </w:tc>
        <w:tc>
          <w:tcPr>
            <w:tcW w:w="1023" w:type="dxa"/>
          </w:tcPr>
          <w:p w14:paraId="02C477FE" w14:textId="03A88F52" w:rsidR="00293E01" w:rsidRPr="00293E01" w:rsidRDefault="00293E01" w:rsidP="00293E01">
            <w:pPr>
              <w:rPr>
                <w:rFonts w:ascii="Times New Roman" w:hAnsi="Times New Roman"/>
                <w:sz w:val="16"/>
                <w:szCs w:val="16"/>
              </w:rPr>
            </w:pPr>
            <w:r w:rsidRPr="00293E01">
              <w:rPr>
                <w:sz w:val="16"/>
                <w:szCs w:val="16"/>
              </w:rPr>
              <w:t>SA2, RAN2</w:t>
            </w:r>
          </w:p>
        </w:tc>
        <w:tc>
          <w:tcPr>
            <w:tcW w:w="1023" w:type="dxa"/>
          </w:tcPr>
          <w:p w14:paraId="463C05F1" w14:textId="77777777" w:rsidR="00293E01" w:rsidRPr="00293E01" w:rsidRDefault="00293E01" w:rsidP="00293E01">
            <w:pPr>
              <w:rPr>
                <w:rFonts w:ascii="Times New Roman" w:hAnsi="Times New Roman"/>
                <w:sz w:val="16"/>
                <w:szCs w:val="16"/>
              </w:rPr>
            </w:pPr>
          </w:p>
        </w:tc>
        <w:tc>
          <w:tcPr>
            <w:tcW w:w="1138" w:type="dxa"/>
          </w:tcPr>
          <w:p w14:paraId="07BCD103" w14:textId="77777777" w:rsidR="00293E01" w:rsidRPr="00293E01" w:rsidRDefault="00293E01" w:rsidP="00293E01">
            <w:pPr>
              <w:rPr>
                <w:rFonts w:ascii="Times New Roman" w:hAnsi="Times New Roman"/>
                <w:sz w:val="16"/>
                <w:szCs w:val="16"/>
              </w:rPr>
            </w:pPr>
          </w:p>
        </w:tc>
        <w:tc>
          <w:tcPr>
            <w:tcW w:w="1084" w:type="dxa"/>
          </w:tcPr>
          <w:p w14:paraId="71AB1E21" w14:textId="77777777" w:rsidR="00293E01" w:rsidRPr="00293E01" w:rsidRDefault="00293E01" w:rsidP="00293E01">
            <w:pPr>
              <w:rPr>
                <w:rFonts w:ascii="Times New Roman" w:hAnsi="Times New Roman"/>
                <w:sz w:val="16"/>
                <w:szCs w:val="16"/>
              </w:rPr>
            </w:pPr>
          </w:p>
        </w:tc>
      </w:tr>
      <w:tr w:rsidR="00293E01" w:rsidRPr="00293E01" w14:paraId="342FD5A5" w14:textId="77777777" w:rsidTr="00794262">
        <w:trPr>
          <w:trHeight w:val="20"/>
          <w:jc w:val="center"/>
        </w:trPr>
        <w:tc>
          <w:tcPr>
            <w:tcW w:w="1102" w:type="dxa"/>
          </w:tcPr>
          <w:p w14:paraId="0D904962" w14:textId="2FAFC276" w:rsidR="00293E01" w:rsidRPr="00293E01" w:rsidRDefault="00293E01" w:rsidP="00293E01">
            <w:pPr>
              <w:rPr>
                <w:rFonts w:ascii="Times New Roman" w:hAnsi="Times New Roman"/>
                <w:bCs/>
                <w:sz w:val="16"/>
                <w:szCs w:val="16"/>
              </w:rPr>
            </w:pPr>
            <w:r w:rsidRPr="00293E01">
              <w:rPr>
                <w:sz w:val="16"/>
                <w:szCs w:val="16"/>
              </w:rPr>
              <w:t>R1-1807719</w:t>
            </w:r>
          </w:p>
        </w:tc>
        <w:tc>
          <w:tcPr>
            <w:tcW w:w="2707" w:type="dxa"/>
          </w:tcPr>
          <w:p w14:paraId="735BF1E4" w14:textId="04C4046F" w:rsidR="00293E01" w:rsidRPr="00293E01" w:rsidRDefault="00293E01" w:rsidP="00293E01">
            <w:pPr>
              <w:rPr>
                <w:rFonts w:ascii="Times New Roman" w:hAnsi="Times New Roman"/>
                <w:sz w:val="16"/>
                <w:szCs w:val="16"/>
              </w:rPr>
            </w:pPr>
            <w:r w:rsidRPr="00293E01">
              <w:rPr>
                <w:sz w:val="16"/>
                <w:szCs w:val="16"/>
              </w:rPr>
              <w:t>LS to RAN about TR38.811 chap 6 text proposal completion</w:t>
            </w:r>
          </w:p>
        </w:tc>
        <w:tc>
          <w:tcPr>
            <w:tcW w:w="1291" w:type="dxa"/>
          </w:tcPr>
          <w:p w14:paraId="295BA7FF" w14:textId="6EEAC873" w:rsidR="00293E01" w:rsidRPr="00293E01" w:rsidRDefault="00293E01" w:rsidP="00293E01">
            <w:pPr>
              <w:rPr>
                <w:rFonts w:ascii="Times New Roman" w:hAnsi="Times New Roman"/>
                <w:sz w:val="16"/>
                <w:szCs w:val="16"/>
              </w:rPr>
            </w:pPr>
            <w:r w:rsidRPr="00293E01">
              <w:rPr>
                <w:sz w:val="16"/>
                <w:szCs w:val="16"/>
              </w:rPr>
              <w:t>RAN1, Thales</w:t>
            </w:r>
          </w:p>
        </w:tc>
        <w:tc>
          <w:tcPr>
            <w:tcW w:w="818" w:type="dxa"/>
          </w:tcPr>
          <w:p w14:paraId="3C48B854" w14:textId="450D1129"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4CD44E6C" w14:textId="0AB1E586" w:rsidR="00293E01" w:rsidRPr="00293E01" w:rsidRDefault="00293E01" w:rsidP="00293E01">
            <w:pPr>
              <w:rPr>
                <w:rFonts w:ascii="Times New Roman" w:hAnsi="Times New Roman"/>
                <w:bCs/>
                <w:sz w:val="16"/>
                <w:szCs w:val="16"/>
              </w:rPr>
            </w:pPr>
            <w:r w:rsidRPr="00293E01">
              <w:rPr>
                <w:sz w:val="16"/>
                <w:szCs w:val="16"/>
              </w:rPr>
              <w:t>FS_NR_nonterr_nw</w:t>
            </w:r>
          </w:p>
        </w:tc>
        <w:tc>
          <w:tcPr>
            <w:tcW w:w="1088" w:type="dxa"/>
          </w:tcPr>
          <w:p w14:paraId="07D17242" w14:textId="77777777" w:rsidR="00293E01" w:rsidRPr="00293E01" w:rsidRDefault="00293E01" w:rsidP="00293E01">
            <w:pPr>
              <w:rPr>
                <w:rFonts w:ascii="Times New Roman" w:hAnsi="Times New Roman"/>
                <w:sz w:val="16"/>
                <w:szCs w:val="16"/>
              </w:rPr>
            </w:pPr>
          </w:p>
        </w:tc>
        <w:tc>
          <w:tcPr>
            <w:tcW w:w="1023" w:type="dxa"/>
          </w:tcPr>
          <w:p w14:paraId="09190C78" w14:textId="748EDEE1" w:rsidR="00293E01" w:rsidRPr="00293E01" w:rsidRDefault="00293E01" w:rsidP="00293E01">
            <w:pPr>
              <w:rPr>
                <w:rFonts w:ascii="Times New Roman" w:hAnsi="Times New Roman"/>
                <w:sz w:val="16"/>
                <w:szCs w:val="16"/>
              </w:rPr>
            </w:pPr>
            <w:r w:rsidRPr="00293E01">
              <w:rPr>
                <w:sz w:val="16"/>
                <w:szCs w:val="16"/>
              </w:rPr>
              <w:t>RAN</w:t>
            </w:r>
          </w:p>
        </w:tc>
        <w:tc>
          <w:tcPr>
            <w:tcW w:w="1023" w:type="dxa"/>
          </w:tcPr>
          <w:p w14:paraId="21001DCE" w14:textId="77777777" w:rsidR="00293E01" w:rsidRPr="00293E01" w:rsidRDefault="00293E01" w:rsidP="00293E01">
            <w:pPr>
              <w:rPr>
                <w:rFonts w:ascii="Times New Roman" w:hAnsi="Times New Roman"/>
                <w:sz w:val="16"/>
                <w:szCs w:val="16"/>
              </w:rPr>
            </w:pPr>
          </w:p>
        </w:tc>
        <w:tc>
          <w:tcPr>
            <w:tcW w:w="1138" w:type="dxa"/>
          </w:tcPr>
          <w:p w14:paraId="1C8422E2" w14:textId="77777777" w:rsidR="00293E01" w:rsidRPr="00293E01" w:rsidRDefault="00293E01" w:rsidP="00293E01">
            <w:pPr>
              <w:rPr>
                <w:rFonts w:ascii="Times New Roman" w:hAnsi="Times New Roman"/>
                <w:sz w:val="16"/>
                <w:szCs w:val="16"/>
              </w:rPr>
            </w:pPr>
          </w:p>
        </w:tc>
        <w:tc>
          <w:tcPr>
            <w:tcW w:w="1084" w:type="dxa"/>
          </w:tcPr>
          <w:p w14:paraId="143AF0AD" w14:textId="77777777" w:rsidR="00293E01" w:rsidRPr="00293E01" w:rsidRDefault="00293E01" w:rsidP="00293E01">
            <w:pPr>
              <w:rPr>
                <w:rFonts w:ascii="Times New Roman" w:hAnsi="Times New Roman"/>
                <w:sz w:val="16"/>
                <w:szCs w:val="16"/>
              </w:rPr>
            </w:pPr>
          </w:p>
        </w:tc>
      </w:tr>
      <w:tr w:rsidR="00293E01" w:rsidRPr="00293E01" w14:paraId="46FE35DF" w14:textId="77777777" w:rsidTr="00794262">
        <w:trPr>
          <w:trHeight w:val="20"/>
          <w:jc w:val="center"/>
        </w:trPr>
        <w:tc>
          <w:tcPr>
            <w:tcW w:w="1102" w:type="dxa"/>
          </w:tcPr>
          <w:p w14:paraId="2A23E8A5" w14:textId="4018D179" w:rsidR="00293E01" w:rsidRPr="00293E01" w:rsidRDefault="00293E01" w:rsidP="00293E01">
            <w:pPr>
              <w:rPr>
                <w:rFonts w:ascii="Times New Roman" w:hAnsi="Times New Roman"/>
                <w:bCs/>
                <w:sz w:val="16"/>
                <w:szCs w:val="16"/>
              </w:rPr>
            </w:pPr>
            <w:r w:rsidRPr="00293E01">
              <w:rPr>
                <w:sz w:val="16"/>
                <w:szCs w:val="16"/>
              </w:rPr>
              <w:t>R1-1807720</w:t>
            </w:r>
          </w:p>
        </w:tc>
        <w:tc>
          <w:tcPr>
            <w:tcW w:w="2707" w:type="dxa"/>
          </w:tcPr>
          <w:p w14:paraId="3EA0C347" w14:textId="1328E5CD" w:rsidR="00293E01" w:rsidRPr="00293E01" w:rsidRDefault="00293E01" w:rsidP="00293E01">
            <w:pPr>
              <w:rPr>
                <w:rFonts w:ascii="Times New Roman" w:hAnsi="Times New Roman"/>
                <w:sz w:val="16"/>
                <w:szCs w:val="16"/>
              </w:rPr>
            </w:pPr>
            <w:r w:rsidRPr="00293E01">
              <w:rPr>
                <w:sz w:val="16"/>
                <w:szCs w:val="16"/>
              </w:rPr>
              <w:t>Signalling Aspects Related to Pi/2 BPSK</w:t>
            </w:r>
          </w:p>
        </w:tc>
        <w:tc>
          <w:tcPr>
            <w:tcW w:w="1291" w:type="dxa"/>
          </w:tcPr>
          <w:p w14:paraId="3870639E" w14:textId="2304B0F5" w:rsidR="00293E01" w:rsidRPr="00293E01" w:rsidRDefault="00293E01" w:rsidP="00293E01">
            <w:pPr>
              <w:rPr>
                <w:rFonts w:ascii="Times New Roman" w:hAnsi="Times New Roman"/>
                <w:sz w:val="16"/>
                <w:szCs w:val="16"/>
              </w:rPr>
            </w:pPr>
            <w:r w:rsidRPr="00293E01">
              <w:rPr>
                <w:sz w:val="16"/>
                <w:szCs w:val="16"/>
              </w:rPr>
              <w:t>RAN1, Qualcomm</w:t>
            </w:r>
          </w:p>
        </w:tc>
        <w:tc>
          <w:tcPr>
            <w:tcW w:w="818" w:type="dxa"/>
          </w:tcPr>
          <w:p w14:paraId="4AAA82A8" w14:textId="21582BBC"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0A635435" w14:textId="65BF0392"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1FA21B52" w14:textId="77777777" w:rsidR="00293E01" w:rsidRPr="00293E01" w:rsidRDefault="00293E01" w:rsidP="00293E01">
            <w:pPr>
              <w:rPr>
                <w:rFonts w:ascii="Times New Roman" w:hAnsi="Times New Roman"/>
                <w:sz w:val="16"/>
                <w:szCs w:val="16"/>
              </w:rPr>
            </w:pPr>
          </w:p>
        </w:tc>
        <w:tc>
          <w:tcPr>
            <w:tcW w:w="1023" w:type="dxa"/>
          </w:tcPr>
          <w:p w14:paraId="28FED6C2" w14:textId="28095061"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53818C45" w14:textId="77777777" w:rsidR="00293E01" w:rsidRPr="00293E01" w:rsidRDefault="00293E01" w:rsidP="00293E01">
            <w:pPr>
              <w:rPr>
                <w:rFonts w:ascii="Times New Roman" w:hAnsi="Times New Roman"/>
                <w:sz w:val="16"/>
                <w:szCs w:val="16"/>
              </w:rPr>
            </w:pPr>
          </w:p>
        </w:tc>
        <w:tc>
          <w:tcPr>
            <w:tcW w:w="1138" w:type="dxa"/>
          </w:tcPr>
          <w:p w14:paraId="2BEF0AF5" w14:textId="77777777" w:rsidR="00293E01" w:rsidRPr="00293E01" w:rsidRDefault="00293E01" w:rsidP="00293E01">
            <w:pPr>
              <w:rPr>
                <w:rFonts w:ascii="Times New Roman" w:hAnsi="Times New Roman"/>
                <w:sz w:val="16"/>
                <w:szCs w:val="16"/>
              </w:rPr>
            </w:pPr>
          </w:p>
        </w:tc>
        <w:tc>
          <w:tcPr>
            <w:tcW w:w="1084" w:type="dxa"/>
          </w:tcPr>
          <w:p w14:paraId="0C843552" w14:textId="77777777" w:rsidR="00293E01" w:rsidRPr="00293E01" w:rsidRDefault="00293E01" w:rsidP="00293E01">
            <w:pPr>
              <w:rPr>
                <w:rFonts w:ascii="Times New Roman" w:hAnsi="Times New Roman"/>
                <w:sz w:val="16"/>
                <w:szCs w:val="16"/>
              </w:rPr>
            </w:pPr>
          </w:p>
        </w:tc>
      </w:tr>
      <w:tr w:rsidR="00293E01" w:rsidRPr="00293E01" w14:paraId="7F4D0BA4" w14:textId="77777777" w:rsidTr="00794262">
        <w:trPr>
          <w:trHeight w:val="20"/>
          <w:jc w:val="center"/>
        </w:trPr>
        <w:tc>
          <w:tcPr>
            <w:tcW w:w="1102" w:type="dxa"/>
          </w:tcPr>
          <w:p w14:paraId="216596DD" w14:textId="0605656C" w:rsidR="00293E01" w:rsidRPr="00293E01" w:rsidRDefault="00293E01" w:rsidP="00293E01">
            <w:pPr>
              <w:rPr>
                <w:rFonts w:ascii="Times New Roman" w:hAnsi="Times New Roman"/>
                <w:sz w:val="16"/>
                <w:szCs w:val="16"/>
              </w:rPr>
            </w:pPr>
            <w:r w:rsidRPr="00293E01">
              <w:rPr>
                <w:sz w:val="16"/>
                <w:szCs w:val="16"/>
              </w:rPr>
              <w:lastRenderedPageBreak/>
              <w:t>R1-1807722</w:t>
            </w:r>
          </w:p>
        </w:tc>
        <w:tc>
          <w:tcPr>
            <w:tcW w:w="2707" w:type="dxa"/>
          </w:tcPr>
          <w:p w14:paraId="51595082" w14:textId="18109F7A" w:rsidR="00293E01" w:rsidRPr="00293E01" w:rsidRDefault="00293E01" w:rsidP="00293E01">
            <w:pPr>
              <w:rPr>
                <w:rFonts w:ascii="Times New Roman" w:hAnsi="Times New Roman"/>
                <w:sz w:val="16"/>
                <w:szCs w:val="16"/>
              </w:rPr>
            </w:pPr>
            <w:r w:rsidRPr="00293E01">
              <w:rPr>
                <w:sz w:val="16"/>
                <w:szCs w:val="16"/>
              </w:rPr>
              <w:t>LS on adjacent TDM combinations of SRS for antenna switching and other UL physical channels</w:t>
            </w:r>
          </w:p>
        </w:tc>
        <w:tc>
          <w:tcPr>
            <w:tcW w:w="1291" w:type="dxa"/>
          </w:tcPr>
          <w:p w14:paraId="6A727C37" w14:textId="50C2CA7C" w:rsidR="00293E01" w:rsidRPr="00293E01" w:rsidRDefault="00293E01" w:rsidP="00293E01">
            <w:pPr>
              <w:rPr>
                <w:rFonts w:ascii="Times New Roman" w:hAnsi="Times New Roman"/>
                <w:sz w:val="16"/>
                <w:szCs w:val="16"/>
              </w:rPr>
            </w:pPr>
            <w:r w:rsidRPr="00293E01">
              <w:rPr>
                <w:sz w:val="16"/>
                <w:szCs w:val="16"/>
              </w:rPr>
              <w:t>RAN1, Qualcomm</w:t>
            </w:r>
          </w:p>
        </w:tc>
        <w:tc>
          <w:tcPr>
            <w:tcW w:w="818" w:type="dxa"/>
          </w:tcPr>
          <w:p w14:paraId="451446E3" w14:textId="4E929CF8" w:rsidR="00293E01" w:rsidRPr="00293E01" w:rsidRDefault="00293E01" w:rsidP="00293E01">
            <w:pPr>
              <w:rPr>
                <w:rFonts w:ascii="Times New Roman" w:hAnsi="Times New Roman"/>
                <w:sz w:val="16"/>
                <w:szCs w:val="16"/>
              </w:rPr>
            </w:pPr>
            <w:r w:rsidRPr="00293E01">
              <w:rPr>
                <w:sz w:val="16"/>
                <w:szCs w:val="16"/>
              </w:rPr>
              <w:t>Rel-15</w:t>
            </w:r>
          </w:p>
        </w:tc>
        <w:tc>
          <w:tcPr>
            <w:tcW w:w="2793" w:type="dxa"/>
          </w:tcPr>
          <w:p w14:paraId="35F04470" w14:textId="6BF8D339" w:rsidR="00293E01" w:rsidRPr="00293E01" w:rsidRDefault="00293E01" w:rsidP="00293E01">
            <w:pPr>
              <w:rPr>
                <w:rFonts w:ascii="Times New Roman" w:hAnsi="Times New Roman"/>
                <w:sz w:val="16"/>
                <w:szCs w:val="16"/>
              </w:rPr>
            </w:pPr>
            <w:r w:rsidRPr="00293E01">
              <w:rPr>
                <w:sz w:val="16"/>
                <w:szCs w:val="16"/>
              </w:rPr>
              <w:t>NR_newRAT-Core</w:t>
            </w:r>
          </w:p>
        </w:tc>
        <w:tc>
          <w:tcPr>
            <w:tcW w:w="1088" w:type="dxa"/>
          </w:tcPr>
          <w:p w14:paraId="5D7E4B96" w14:textId="77777777" w:rsidR="00293E01" w:rsidRPr="00293E01" w:rsidRDefault="00293E01" w:rsidP="00293E01">
            <w:pPr>
              <w:rPr>
                <w:rFonts w:ascii="Times New Roman" w:hAnsi="Times New Roman"/>
                <w:sz w:val="16"/>
                <w:szCs w:val="16"/>
              </w:rPr>
            </w:pPr>
          </w:p>
        </w:tc>
        <w:tc>
          <w:tcPr>
            <w:tcW w:w="1023" w:type="dxa"/>
          </w:tcPr>
          <w:p w14:paraId="51269D98" w14:textId="085D6FC9" w:rsidR="00293E01" w:rsidRPr="00293E01" w:rsidRDefault="00293E01" w:rsidP="00293E01">
            <w:pPr>
              <w:rPr>
                <w:rFonts w:ascii="Times New Roman" w:hAnsi="Times New Roman"/>
                <w:sz w:val="16"/>
                <w:szCs w:val="16"/>
              </w:rPr>
            </w:pPr>
            <w:r w:rsidRPr="00293E01">
              <w:rPr>
                <w:sz w:val="16"/>
                <w:szCs w:val="16"/>
              </w:rPr>
              <w:t>RAN4</w:t>
            </w:r>
          </w:p>
        </w:tc>
        <w:tc>
          <w:tcPr>
            <w:tcW w:w="1023" w:type="dxa"/>
          </w:tcPr>
          <w:p w14:paraId="5178C3D5" w14:textId="77777777" w:rsidR="00293E01" w:rsidRPr="00293E01" w:rsidRDefault="00293E01" w:rsidP="00293E01">
            <w:pPr>
              <w:rPr>
                <w:rFonts w:ascii="Times New Roman" w:hAnsi="Times New Roman"/>
                <w:sz w:val="16"/>
                <w:szCs w:val="16"/>
              </w:rPr>
            </w:pPr>
          </w:p>
        </w:tc>
        <w:tc>
          <w:tcPr>
            <w:tcW w:w="1138" w:type="dxa"/>
          </w:tcPr>
          <w:p w14:paraId="20FDA6A3" w14:textId="77777777" w:rsidR="00293E01" w:rsidRPr="00293E01" w:rsidRDefault="00293E01" w:rsidP="00293E01">
            <w:pPr>
              <w:rPr>
                <w:rFonts w:ascii="Times New Roman" w:hAnsi="Times New Roman"/>
                <w:sz w:val="16"/>
                <w:szCs w:val="16"/>
              </w:rPr>
            </w:pPr>
          </w:p>
        </w:tc>
        <w:tc>
          <w:tcPr>
            <w:tcW w:w="1084" w:type="dxa"/>
          </w:tcPr>
          <w:p w14:paraId="3DEE700A" w14:textId="77777777" w:rsidR="00293E01" w:rsidRPr="00293E01" w:rsidRDefault="00293E01" w:rsidP="00293E01">
            <w:pPr>
              <w:rPr>
                <w:rFonts w:ascii="Times New Roman" w:hAnsi="Times New Roman"/>
                <w:sz w:val="16"/>
                <w:szCs w:val="16"/>
              </w:rPr>
            </w:pPr>
          </w:p>
        </w:tc>
      </w:tr>
      <w:tr w:rsidR="00293E01" w:rsidRPr="00293E01" w14:paraId="0041DBF4" w14:textId="77777777" w:rsidTr="00794262">
        <w:trPr>
          <w:trHeight w:val="20"/>
          <w:jc w:val="center"/>
        </w:trPr>
        <w:tc>
          <w:tcPr>
            <w:tcW w:w="1102" w:type="dxa"/>
          </w:tcPr>
          <w:p w14:paraId="49C494E1" w14:textId="5BDED59B" w:rsidR="00293E01" w:rsidRPr="00293E01" w:rsidRDefault="00293E01" w:rsidP="00293E01">
            <w:pPr>
              <w:rPr>
                <w:rFonts w:ascii="Times New Roman" w:hAnsi="Times New Roman"/>
                <w:bCs/>
                <w:sz w:val="16"/>
                <w:szCs w:val="16"/>
              </w:rPr>
            </w:pPr>
            <w:r w:rsidRPr="00293E01">
              <w:rPr>
                <w:sz w:val="16"/>
                <w:szCs w:val="16"/>
              </w:rPr>
              <w:t>R1-1807723</w:t>
            </w:r>
          </w:p>
        </w:tc>
        <w:tc>
          <w:tcPr>
            <w:tcW w:w="2707" w:type="dxa"/>
          </w:tcPr>
          <w:p w14:paraId="159050C9" w14:textId="0EB57DFE" w:rsidR="00293E01" w:rsidRPr="00293E01" w:rsidRDefault="00293E01" w:rsidP="00293E01">
            <w:pPr>
              <w:rPr>
                <w:rFonts w:ascii="Times New Roman" w:hAnsi="Times New Roman"/>
                <w:sz w:val="16"/>
                <w:szCs w:val="16"/>
              </w:rPr>
            </w:pPr>
            <w:r w:rsidRPr="00293E01">
              <w:rPr>
                <w:sz w:val="16"/>
                <w:szCs w:val="16"/>
              </w:rPr>
              <w:t>Reply LS on removal of CSI-RS-for-tracking from TCI-State</w:t>
            </w:r>
          </w:p>
        </w:tc>
        <w:tc>
          <w:tcPr>
            <w:tcW w:w="1291" w:type="dxa"/>
          </w:tcPr>
          <w:p w14:paraId="5C77E8B7" w14:textId="63AF3537" w:rsidR="00293E01" w:rsidRPr="00293E01" w:rsidRDefault="00293E01" w:rsidP="00293E01">
            <w:pPr>
              <w:rPr>
                <w:rFonts w:ascii="Times New Roman" w:hAnsi="Times New Roman"/>
                <w:sz w:val="16"/>
                <w:szCs w:val="16"/>
              </w:rPr>
            </w:pPr>
            <w:r w:rsidRPr="00293E01">
              <w:rPr>
                <w:sz w:val="16"/>
                <w:szCs w:val="16"/>
              </w:rPr>
              <w:t>RAN1, ZTE</w:t>
            </w:r>
          </w:p>
        </w:tc>
        <w:tc>
          <w:tcPr>
            <w:tcW w:w="818" w:type="dxa"/>
          </w:tcPr>
          <w:p w14:paraId="7F278912" w14:textId="699CAF7B"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2AC27A84" w14:textId="43CC3415"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01E2E0EA" w14:textId="03961DA2" w:rsidR="00293E01" w:rsidRPr="00293E01" w:rsidRDefault="00293E01" w:rsidP="00293E01">
            <w:pPr>
              <w:rPr>
                <w:rFonts w:ascii="Times New Roman" w:hAnsi="Times New Roman"/>
                <w:sz w:val="16"/>
                <w:szCs w:val="16"/>
              </w:rPr>
            </w:pPr>
            <w:r w:rsidRPr="00293E01">
              <w:rPr>
                <w:sz w:val="16"/>
                <w:szCs w:val="16"/>
              </w:rPr>
              <w:t>R2-1806495</w:t>
            </w:r>
          </w:p>
        </w:tc>
        <w:tc>
          <w:tcPr>
            <w:tcW w:w="1023" w:type="dxa"/>
          </w:tcPr>
          <w:p w14:paraId="77DB2501" w14:textId="30FB7864"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2D2799D1" w14:textId="77777777" w:rsidR="00293E01" w:rsidRPr="00293E01" w:rsidRDefault="00293E01" w:rsidP="00293E01">
            <w:pPr>
              <w:rPr>
                <w:rFonts w:ascii="Times New Roman" w:hAnsi="Times New Roman"/>
                <w:sz w:val="16"/>
                <w:szCs w:val="16"/>
              </w:rPr>
            </w:pPr>
          </w:p>
        </w:tc>
        <w:tc>
          <w:tcPr>
            <w:tcW w:w="1138" w:type="dxa"/>
          </w:tcPr>
          <w:p w14:paraId="6344BA78" w14:textId="77777777" w:rsidR="00293E01" w:rsidRPr="00293E01" w:rsidRDefault="00293E01" w:rsidP="00293E01">
            <w:pPr>
              <w:rPr>
                <w:rFonts w:ascii="Times New Roman" w:hAnsi="Times New Roman"/>
                <w:sz w:val="16"/>
                <w:szCs w:val="16"/>
              </w:rPr>
            </w:pPr>
          </w:p>
        </w:tc>
        <w:tc>
          <w:tcPr>
            <w:tcW w:w="1084" w:type="dxa"/>
          </w:tcPr>
          <w:p w14:paraId="5EB27BBD" w14:textId="77777777" w:rsidR="00293E01" w:rsidRPr="00293E01" w:rsidRDefault="00293E01" w:rsidP="00293E01">
            <w:pPr>
              <w:rPr>
                <w:rFonts w:ascii="Times New Roman" w:hAnsi="Times New Roman"/>
                <w:sz w:val="16"/>
                <w:szCs w:val="16"/>
              </w:rPr>
            </w:pPr>
          </w:p>
        </w:tc>
      </w:tr>
      <w:tr w:rsidR="00293E01" w:rsidRPr="00293E01" w14:paraId="75DCCE73" w14:textId="77777777" w:rsidTr="00794262">
        <w:trPr>
          <w:trHeight w:val="20"/>
          <w:jc w:val="center"/>
        </w:trPr>
        <w:tc>
          <w:tcPr>
            <w:tcW w:w="1102" w:type="dxa"/>
          </w:tcPr>
          <w:p w14:paraId="799FCE65" w14:textId="539964CF" w:rsidR="00293E01" w:rsidRPr="00293E01" w:rsidRDefault="00293E01" w:rsidP="00293E01">
            <w:pPr>
              <w:rPr>
                <w:rFonts w:ascii="Times New Roman" w:hAnsi="Times New Roman"/>
                <w:bCs/>
                <w:sz w:val="16"/>
                <w:szCs w:val="16"/>
              </w:rPr>
            </w:pPr>
            <w:r w:rsidRPr="00293E01">
              <w:rPr>
                <w:sz w:val="16"/>
                <w:szCs w:val="16"/>
              </w:rPr>
              <w:t>R1-1807725</w:t>
            </w:r>
          </w:p>
        </w:tc>
        <w:tc>
          <w:tcPr>
            <w:tcW w:w="2707" w:type="dxa"/>
          </w:tcPr>
          <w:p w14:paraId="02BDDFB9" w14:textId="3EBD2D45" w:rsidR="00293E01" w:rsidRPr="00293E01" w:rsidRDefault="00293E01" w:rsidP="00293E01">
            <w:pPr>
              <w:rPr>
                <w:rFonts w:ascii="Times New Roman" w:hAnsi="Times New Roman"/>
                <w:sz w:val="16"/>
                <w:szCs w:val="16"/>
              </w:rPr>
            </w:pPr>
            <w:r w:rsidRPr="00293E01">
              <w:rPr>
                <w:sz w:val="16"/>
                <w:szCs w:val="16"/>
              </w:rPr>
              <w:t>Reply LS on beam failure recovery</w:t>
            </w:r>
          </w:p>
        </w:tc>
        <w:tc>
          <w:tcPr>
            <w:tcW w:w="1291" w:type="dxa"/>
          </w:tcPr>
          <w:p w14:paraId="493C74C7" w14:textId="7A7E8242" w:rsidR="00293E01" w:rsidRPr="00293E01" w:rsidRDefault="00293E01" w:rsidP="00293E01">
            <w:pPr>
              <w:rPr>
                <w:rFonts w:ascii="Times New Roman" w:hAnsi="Times New Roman"/>
                <w:sz w:val="16"/>
                <w:szCs w:val="16"/>
              </w:rPr>
            </w:pPr>
            <w:r w:rsidRPr="00293E01">
              <w:rPr>
                <w:sz w:val="16"/>
                <w:szCs w:val="16"/>
              </w:rPr>
              <w:t>RAN1, Ericsson</w:t>
            </w:r>
          </w:p>
        </w:tc>
        <w:tc>
          <w:tcPr>
            <w:tcW w:w="818" w:type="dxa"/>
          </w:tcPr>
          <w:p w14:paraId="2F58D575" w14:textId="3B04F646"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7E01A7D7" w14:textId="0BF6E592"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2090E81B" w14:textId="3A465212" w:rsidR="00293E01" w:rsidRPr="00293E01" w:rsidRDefault="00293E01" w:rsidP="00293E01">
            <w:pPr>
              <w:rPr>
                <w:rFonts w:ascii="Times New Roman" w:hAnsi="Times New Roman"/>
                <w:sz w:val="16"/>
                <w:szCs w:val="16"/>
              </w:rPr>
            </w:pPr>
            <w:r w:rsidRPr="00293E01">
              <w:rPr>
                <w:sz w:val="16"/>
                <w:szCs w:val="16"/>
              </w:rPr>
              <w:t>R2-1806223</w:t>
            </w:r>
          </w:p>
        </w:tc>
        <w:tc>
          <w:tcPr>
            <w:tcW w:w="1023" w:type="dxa"/>
          </w:tcPr>
          <w:p w14:paraId="7225172B" w14:textId="36C749CB"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13F6B1C7" w14:textId="77777777" w:rsidR="00293E01" w:rsidRPr="00293E01" w:rsidRDefault="00293E01" w:rsidP="00293E01">
            <w:pPr>
              <w:rPr>
                <w:rFonts w:ascii="Times New Roman" w:hAnsi="Times New Roman"/>
                <w:sz w:val="16"/>
                <w:szCs w:val="16"/>
              </w:rPr>
            </w:pPr>
          </w:p>
        </w:tc>
        <w:tc>
          <w:tcPr>
            <w:tcW w:w="1138" w:type="dxa"/>
          </w:tcPr>
          <w:p w14:paraId="7A0EDB28" w14:textId="77777777" w:rsidR="00293E01" w:rsidRPr="00293E01" w:rsidRDefault="00293E01" w:rsidP="00293E01">
            <w:pPr>
              <w:rPr>
                <w:rFonts w:ascii="Times New Roman" w:hAnsi="Times New Roman"/>
                <w:sz w:val="16"/>
                <w:szCs w:val="16"/>
              </w:rPr>
            </w:pPr>
          </w:p>
        </w:tc>
        <w:tc>
          <w:tcPr>
            <w:tcW w:w="1084" w:type="dxa"/>
          </w:tcPr>
          <w:p w14:paraId="26FA92C1" w14:textId="77777777" w:rsidR="00293E01" w:rsidRPr="00293E01" w:rsidRDefault="00293E01" w:rsidP="00293E01">
            <w:pPr>
              <w:rPr>
                <w:rFonts w:ascii="Times New Roman" w:hAnsi="Times New Roman"/>
                <w:sz w:val="16"/>
                <w:szCs w:val="16"/>
              </w:rPr>
            </w:pPr>
          </w:p>
        </w:tc>
      </w:tr>
      <w:tr w:rsidR="00293E01" w:rsidRPr="00293E01" w14:paraId="39871946" w14:textId="77777777" w:rsidTr="00794262">
        <w:trPr>
          <w:trHeight w:val="20"/>
          <w:jc w:val="center"/>
        </w:trPr>
        <w:tc>
          <w:tcPr>
            <w:tcW w:w="1102" w:type="dxa"/>
          </w:tcPr>
          <w:p w14:paraId="32E917E6" w14:textId="62582824" w:rsidR="00293E01" w:rsidRPr="00293E01" w:rsidRDefault="00293E01" w:rsidP="00293E01">
            <w:pPr>
              <w:rPr>
                <w:rFonts w:ascii="Times New Roman" w:hAnsi="Times New Roman"/>
                <w:bCs/>
                <w:sz w:val="16"/>
                <w:szCs w:val="16"/>
              </w:rPr>
            </w:pPr>
            <w:r w:rsidRPr="00293E01">
              <w:rPr>
                <w:sz w:val="16"/>
                <w:szCs w:val="16"/>
              </w:rPr>
              <w:t>R1-1807726</w:t>
            </w:r>
          </w:p>
        </w:tc>
        <w:tc>
          <w:tcPr>
            <w:tcW w:w="2707" w:type="dxa"/>
          </w:tcPr>
          <w:p w14:paraId="3346B1CA" w14:textId="6B08EB2E" w:rsidR="00293E01" w:rsidRPr="00293E01" w:rsidRDefault="00293E01" w:rsidP="00293E01">
            <w:pPr>
              <w:rPr>
                <w:rFonts w:ascii="Times New Roman" w:hAnsi="Times New Roman"/>
                <w:sz w:val="16"/>
                <w:szCs w:val="16"/>
              </w:rPr>
            </w:pPr>
            <w:r w:rsidRPr="00293E01">
              <w:rPr>
                <w:sz w:val="16"/>
                <w:szCs w:val="16"/>
              </w:rPr>
              <w:t>[DRAFT] LS on DMRS positions of PUSCH</w:t>
            </w:r>
          </w:p>
        </w:tc>
        <w:tc>
          <w:tcPr>
            <w:tcW w:w="1291" w:type="dxa"/>
          </w:tcPr>
          <w:p w14:paraId="3A1F670D" w14:textId="50333873" w:rsidR="00293E01" w:rsidRPr="00293E01" w:rsidRDefault="00293E01" w:rsidP="00293E01">
            <w:pPr>
              <w:rPr>
                <w:rFonts w:ascii="Times New Roman" w:hAnsi="Times New Roman"/>
                <w:sz w:val="16"/>
                <w:szCs w:val="16"/>
              </w:rPr>
            </w:pPr>
            <w:r w:rsidRPr="00293E01">
              <w:rPr>
                <w:sz w:val="16"/>
                <w:szCs w:val="16"/>
              </w:rPr>
              <w:t>RAN1, vivo</w:t>
            </w:r>
          </w:p>
        </w:tc>
        <w:tc>
          <w:tcPr>
            <w:tcW w:w="818" w:type="dxa"/>
          </w:tcPr>
          <w:p w14:paraId="61C1414D" w14:textId="4868A72F"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4DF3102C" w14:textId="19D1C0A6"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00C042BA" w14:textId="77777777" w:rsidR="00293E01" w:rsidRPr="00293E01" w:rsidRDefault="00293E01" w:rsidP="00293E01">
            <w:pPr>
              <w:rPr>
                <w:rFonts w:ascii="Times New Roman" w:hAnsi="Times New Roman"/>
                <w:sz w:val="16"/>
                <w:szCs w:val="16"/>
              </w:rPr>
            </w:pPr>
          </w:p>
        </w:tc>
        <w:tc>
          <w:tcPr>
            <w:tcW w:w="1023" w:type="dxa"/>
          </w:tcPr>
          <w:p w14:paraId="6ACC8BC5" w14:textId="1666AEA4" w:rsidR="00293E01" w:rsidRPr="00293E01" w:rsidRDefault="00293E01" w:rsidP="00293E01">
            <w:pPr>
              <w:rPr>
                <w:rFonts w:ascii="Times New Roman" w:hAnsi="Times New Roman"/>
                <w:sz w:val="16"/>
                <w:szCs w:val="16"/>
              </w:rPr>
            </w:pPr>
            <w:r w:rsidRPr="00293E01">
              <w:rPr>
                <w:sz w:val="16"/>
                <w:szCs w:val="16"/>
              </w:rPr>
              <w:t>RAN4</w:t>
            </w:r>
          </w:p>
        </w:tc>
        <w:tc>
          <w:tcPr>
            <w:tcW w:w="1023" w:type="dxa"/>
          </w:tcPr>
          <w:p w14:paraId="441AF93B" w14:textId="77777777" w:rsidR="00293E01" w:rsidRPr="00293E01" w:rsidRDefault="00293E01" w:rsidP="00293E01">
            <w:pPr>
              <w:rPr>
                <w:rFonts w:ascii="Times New Roman" w:hAnsi="Times New Roman"/>
                <w:sz w:val="16"/>
                <w:szCs w:val="16"/>
              </w:rPr>
            </w:pPr>
          </w:p>
        </w:tc>
        <w:tc>
          <w:tcPr>
            <w:tcW w:w="1138" w:type="dxa"/>
          </w:tcPr>
          <w:p w14:paraId="59D82AC4" w14:textId="77777777" w:rsidR="00293E01" w:rsidRPr="00293E01" w:rsidRDefault="00293E01" w:rsidP="00293E01">
            <w:pPr>
              <w:rPr>
                <w:rFonts w:ascii="Times New Roman" w:hAnsi="Times New Roman"/>
                <w:sz w:val="16"/>
                <w:szCs w:val="16"/>
              </w:rPr>
            </w:pPr>
          </w:p>
        </w:tc>
        <w:tc>
          <w:tcPr>
            <w:tcW w:w="1084" w:type="dxa"/>
          </w:tcPr>
          <w:p w14:paraId="54ED9557" w14:textId="77777777" w:rsidR="00293E01" w:rsidRPr="00293E01" w:rsidRDefault="00293E01" w:rsidP="00293E01">
            <w:pPr>
              <w:rPr>
                <w:rFonts w:ascii="Times New Roman" w:hAnsi="Times New Roman"/>
                <w:sz w:val="16"/>
                <w:szCs w:val="16"/>
              </w:rPr>
            </w:pPr>
          </w:p>
        </w:tc>
      </w:tr>
      <w:tr w:rsidR="00293E01" w:rsidRPr="00293E01" w14:paraId="570AF5DF" w14:textId="77777777" w:rsidTr="00794262">
        <w:trPr>
          <w:trHeight w:val="20"/>
          <w:jc w:val="center"/>
        </w:trPr>
        <w:tc>
          <w:tcPr>
            <w:tcW w:w="1102" w:type="dxa"/>
          </w:tcPr>
          <w:p w14:paraId="0EE17723" w14:textId="58096D9D" w:rsidR="00293E01" w:rsidRPr="00293E01" w:rsidRDefault="00293E01" w:rsidP="00293E01">
            <w:pPr>
              <w:rPr>
                <w:rFonts w:ascii="Times New Roman" w:hAnsi="Times New Roman"/>
                <w:bCs/>
                <w:sz w:val="16"/>
                <w:szCs w:val="16"/>
              </w:rPr>
            </w:pPr>
            <w:r w:rsidRPr="00293E01">
              <w:rPr>
                <w:sz w:val="16"/>
                <w:szCs w:val="16"/>
              </w:rPr>
              <w:t>R1-1807727</w:t>
            </w:r>
          </w:p>
        </w:tc>
        <w:tc>
          <w:tcPr>
            <w:tcW w:w="2707" w:type="dxa"/>
          </w:tcPr>
          <w:p w14:paraId="7AA431FC" w14:textId="7CBF1811" w:rsidR="00293E01" w:rsidRPr="00293E01" w:rsidRDefault="00293E01" w:rsidP="00293E01">
            <w:pPr>
              <w:rPr>
                <w:rFonts w:ascii="Times New Roman" w:hAnsi="Times New Roman"/>
                <w:sz w:val="16"/>
                <w:szCs w:val="16"/>
              </w:rPr>
            </w:pPr>
            <w:r w:rsidRPr="00293E01">
              <w:rPr>
                <w:sz w:val="16"/>
                <w:szCs w:val="16"/>
              </w:rPr>
              <w:t>LS on configuration of non-PMI port index</w:t>
            </w:r>
          </w:p>
        </w:tc>
        <w:tc>
          <w:tcPr>
            <w:tcW w:w="1291" w:type="dxa"/>
          </w:tcPr>
          <w:p w14:paraId="081E7A33" w14:textId="4A0B43EE" w:rsidR="00293E01" w:rsidRPr="00293E01" w:rsidRDefault="00293E01" w:rsidP="00293E01">
            <w:pPr>
              <w:rPr>
                <w:rFonts w:ascii="Times New Roman" w:hAnsi="Times New Roman"/>
                <w:sz w:val="16"/>
                <w:szCs w:val="16"/>
              </w:rPr>
            </w:pPr>
            <w:r w:rsidRPr="00293E01">
              <w:rPr>
                <w:sz w:val="16"/>
                <w:szCs w:val="16"/>
              </w:rPr>
              <w:t>RAN1, ZTE</w:t>
            </w:r>
          </w:p>
        </w:tc>
        <w:tc>
          <w:tcPr>
            <w:tcW w:w="818" w:type="dxa"/>
          </w:tcPr>
          <w:p w14:paraId="1442AE80" w14:textId="71E2820C"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5D2D3246" w14:textId="1ED85309"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29EE961A" w14:textId="77777777" w:rsidR="00293E01" w:rsidRPr="00293E01" w:rsidRDefault="00293E01" w:rsidP="00293E01">
            <w:pPr>
              <w:rPr>
                <w:rFonts w:ascii="Times New Roman" w:hAnsi="Times New Roman"/>
                <w:sz w:val="16"/>
                <w:szCs w:val="16"/>
              </w:rPr>
            </w:pPr>
          </w:p>
        </w:tc>
        <w:tc>
          <w:tcPr>
            <w:tcW w:w="1023" w:type="dxa"/>
          </w:tcPr>
          <w:p w14:paraId="410121C9" w14:textId="7C467E66"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6379FAA7" w14:textId="77777777" w:rsidR="00293E01" w:rsidRPr="00293E01" w:rsidRDefault="00293E01" w:rsidP="00293E01">
            <w:pPr>
              <w:rPr>
                <w:rFonts w:ascii="Times New Roman" w:hAnsi="Times New Roman"/>
                <w:sz w:val="16"/>
                <w:szCs w:val="16"/>
              </w:rPr>
            </w:pPr>
          </w:p>
        </w:tc>
        <w:tc>
          <w:tcPr>
            <w:tcW w:w="1138" w:type="dxa"/>
          </w:tcPr>
          <w:p w14:paraId="5991C251" w14:textId="77777777" w:rsidR="00293E01" w:rsidRPr="00293E01" w:rsidRDefault="00293E01" w:rsidP="00293E01">
            <w:pPr>
              <w:rPr>
                <w:rFonts w:ascii="Times New Roman" w:hAnsi="Times New Roman"/>
                <w:sz w:val="16"/>
                <w:szCs w:val="16"/>
              </w:rPr>
            </w:pPr>
          </w:p>
        </w:tc>
        <w:tc>
          <w:tcPr>
            <w:tcW w:w="1084" w:type="dxa"/>
          </w:tcPr>
          <w:p w14:paraId="47D87B9C" w14:textId="77777777" w:rsidR="00293E01" w:rsidRPr="00293E01" w:rsidRDefault="00293E01" w:rsidP="00293E01">
            <w:pPr>
              <w:rPr>
                <w:rFonts w:ascii="Times New Roman" w:hAnsi="Times New Roman"/>
                <w:sz w:val="16"/>
                <w:szCs w:val="16"/>
              </w:rPr>
            </w:pPr>
          </w:p>
        </w:tc>
      </w:tr>
      <w:tr w:rsidR="00293E01" w:rsidRPr="00293E01" w14:paraId="1EAFC5A3" w14:textId="77777777" w:rsidTr="00794262">
        <w:trPr>
          <w:trHeight w:val="20"/>
          <w:jc w:val="center"/>
        </w:trPr>
        <w:tc>
          <w:tcPr>
            <w:tcW w:w="1102" w:type="dxa"/>
          </w:tcPr>
          <w:p w14:paraId="5A8762EC" w14:textId="2D39CFC3" w:rsidR="00293E01" w:rsidRPr="00293E01" w:rsidRDefault="00293E01" w:rsidP="00293E01">
            <w:pPr>
              <w:rPr>
                <w:rFonts w:ascii="Times New Roman" w:hAnsi="Times New Roman"/>
                <w:sz w:val="16"/>
                <w:szCs w:val="16"/>
              </w:rPr>
            </w:pPr>
            <w:r w:rsidRPr="00293E01">
              <w:rPr>
                <w:sz w:val="16"/>
                <w:szCs w:val="16"/>
              </w:rPr>
              <w:t>R1-1807763</w:t>
            </w:r>
          </w:p>
        </w:tc>
        <w:tc>
          <w:tcPr>
            <w:tcW w:w="2707" w:type="dxa"/>
          </w:tcPr>
          <w:p w14:paraId="16EADBB1" w14:textId="1DE43E90" w:rsidR="00293E01" w:rsidRPr="00293E01" w:rsidRDefault="00293E01" w:rsidP="00293E01">
            <w:pPr>
              <w:rPr>
                <w:rFonts w:ascii="Times New Roman" w:hAnsi="Times New Roman"/>
                <w:sz w:val="16"/>
                <w:szCs w:val="16"/>
              </w:rPr>
            </w:pPr>
            <w:r w:rsidRPr="00293E01">
              <w:rPr>
                <w:sz w:val="16"/>
                <w:szCs w:val="16"/>
              </w:rPr>
              <w:t>LS on simultaneous PDSCH reception with Paging</w:t>
            </w:r>
          </w:p>
        </w:tc>
        <w:tc>
          <w:tcPr>
            <w:tcW w:w="1291" w:type="dxa"/>
          </w:tcPr>
          <w:p w14:paraId="4AFAD49D" w14:textId="5840E22B" w:rsidR="00293E01" w:rsidRPr="00293E01" w:rsidRDefault="00293E01" w:rsidP="00293E01">
            <w:pPr>
              <w:rPr>
                <w:rFonts w:ascii="Times New Roman" w:hAnsi="Times New Roman"/>
                <w:sz w:val="16"/>
                <w:szCs w:val="16"/>
              </w:rPr>
            </w:pPr>
            <w:r w:rsidRPr="00293E01">
              <w:rPr>
                <w:sz w:val="16"/>
                <w:szCs w:val="16"/>
              </w:rPr>
              <w:t>RAN1, Huawei</w:t>
            </w:r>
          </w:p>
        </w:tc>
        <w:tc>
          <w:tcPr>
            <w:tcW w:w="818" w:type="dxa"/>
          </w:tcPr>
          <w:p w14:paraId="13BB7789" w14:textId="19A40D9C" w:rsidR="00293E01" w:rsidRPr="00293E01" w:rsidRDefault="00293E01" w:rsidP="00293E01">
            <w:pPr>
              <w:rPr>
                <w:rFonts w:ascii="Times New Roman" w:hAnsi="Times New Roman"/>
                <w:sz w:val="16"/>
                <w:szCs w:val="16"/>
              </w:rPr>
            </w:pPr>
            <w:r w:rsidRPr="00293E01">
              <w:rPr>
                <w:sz w:val="16"/>
                <w:szCs w:val="16"/>
              </w:rPr>
              <w:t>Rel-15</w:t>
            </w:r>
          </w:p>
        </w:tc>
        <w:tc>
          <w:tcPr>
            <w:tcW w:w="2793" w:type="dxa"/>
          </w:tcPr>
          <w:p w14:paraId="19E576D9" w14:textId="6BF6329E" w:rsidR="00293E01" w:rsidRPr="00293E01" w:rsidRDefault="00293E01" w:rsidP="00293E01">
            <w:pPr>
              <w:rPr>
                <w:rFonts w:ascii="Times New Roman" w:hAnsi="Times New Roman"/>
                <w:sz w:val="16"/>
                <w:szCs w:val="16"/>
              </w:rPr>
            </w:pPr>
            <w:r w:rsidRPr="00293E01">
              <w:rPr>
                <w:sz w:val="16"/>
                <w:szCs w:val="16"/>
              </w:rPr>
              <w:t>NR_newRAT-Core</w:t>
            </w:r>
          </w:p>
        </w:tc>
        <w:tc>
          <w:tcPr>
            <w:tcW w:w="1088" w:type="dxa"/>
          </w:tcPr>
          <w:p w14:paraId="130D1F87" w14:textId="77777777" w:rsidR="00293E01" w:rsidRPr="00293E01" w:rsidRDefault="00293E01" w:rsidP="00293E01">
            <w:pPr>
              <w:rPr>
                <w:rFonts w:ascii="Times New Roman" w:hAnsi="Times New Roman"/>
                <w:sz w:val="16"/>
                <w:szCs w:val="16"/>
              </w:rPr>
            </w:pPr>
          </w:p>
        </w:tc>
        <w:tc>
          <w:tcPr>
            <w:tcW w:w="1023" w:type="dxa"/>
          </w:tcPr>
          <w:p w14:paraId="797F3676" w14:textId="376C116E"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20594474" w14:textId="77777777" w:rsidR="00293E01" w:rsidRPr="00293E01" w:rsidRDefault="00293E01" w:rsidP="00293E01">
            <w:pPr>
              <w:rPr>
                <w:rFonts w:ascii="Times New Roman" w:hAnsi="Times New Roman"/>
                <w:sz w:val="16"/>
                <w:szCs w:val="16"/>
              </w:rPr>
            </w:pPr>
          </w:p>
        </w:tc>
        <w:tc>
          <w:tcPr>
            <w:tcW w:w="1138" w:type="dxa"/>
          </w:tcPr>
          <w:p w14:paraId="1BA3EC16" w14:textId="77777777" w:rsidR="00293E01" w:rsidRPr="00293E01" w:rsidRDefault="00293E01" w:rsidP="00293E01">
            <w:pPr>
              <w:rPr>
                <w:rFonts w:ascii="Times New Roman" w:hAnsi="Times New Roman"/>
                <w:sz w:val="16"/>
                <w:szCs w:val="16"/>
              </w:rPr>
            </w:pPr>
          </w:p>
        </w:tc>
        <w:tc>
          <w:tcPr>
            <w:tcW w:w="1084" w:type="dxa"/>
          </w:tcPr>
          <w:p w14:paraId="7AA4C894" w14:textId="77777777" w:rsidR="00293E01" w:rsidRPr="00293E01" w:rsidRDefault="00293E01" w:rsidP="00293E01">
            <w:pPr>
              <w:rPr>
                <w:rFonts w:ascii="Times New Roman" w:hAnsi="Times New Roman"/>
                <w:sz w:val="16"/>
                <w:szCs w:val="16"/>
              </w:rPr>
            </w:pPr>
          </w:p>
        </w:tc>
      </w:tr>
      <w:tr w:rsidR="00293E01" w:rsidRPr="00293E01" w14:paraId="275C420A" w14:textId="77777777" w:rsidTr="00794262">
        <w:trPr>
          <w:trHeight w:val="20"/>
          <w:jc w:val="center"/>
        </w:trPr>
        <w:tc>
          <w:tcPr>
            <w:tcW w:w="1102" w:type="dxa"/>
          </w:tcPr>
          <w:p w14:paraId="583DB908" w14:textId="4C316CE1" w:rsidR="00293E01" w:rsidRPr="00293E01" w:rsidRDefault="00293E01" w:rsidP="00293E01">
            <w:pPr>
              <w:rPr>
                <w:rFonts w:ascii="Times New Roman" w:hAnsi="Times New Roman"/>
                <w:sz w:val="16"/>
                <w:szCs w:val="16"/>
              </w:rPr>
            </w:pPr>
            <w:r w:rsidRPr="00293E01">
              <w:rPr>
                <w:sz w:val="16"/>
                <w:szCs w:val="16"/>
              </w:rPr>
              <w:t>R1-1807764</w:t>
            </w:r>
          </w:p>
        </w:tc>
        <w:tc>
          <w:tcPr>
            <w:tcW w:w="2707" w:type="dxa"/>
          </w:tcPr>
          <w:p w14:paraId="52F0584C" w14:textId="1F2AC4BD" w:rsidR="00293E01" w:rsidRPr="00293E01" w:rsidRDefault="00293E01" w:rsidP="00293E01">
            <w:pPr>
              <w:rPr>
                <w:rFonts w:ascii="Times New Roman" w:hAnsi="Times New Roman"/>
                <w:sz w:val="16"/>
                <w:szCs w:val="16"/>
              </w:rPr>
            </w:pPr>
            <w:r w:rsidRPr="00293E01">
              <w:rPr>
                <w:sz w:val="16"/>
                <w:szCs w:val="16"/>
              </w:rPr>
              <w:t>LS on numberOfRA-PreamblesGroupA</w:t>
            </w:r>
          </w:p>
        </w:tc>
        <w:tc>
          <w:tcPr>
            <w:tcW w:w="1291" w:type="dxa"/>
          </w:tcPr>
          <w:p w14:paraId="69784721" w14:textId="46CA47B3" w:rsidR="00293E01" w:rsidRPr="00293E01" w:rsidRDefault="00293E01" w:rsidP="00293E01">
            <w:pPr>
              <w:rPr>
                <w:rFonts w:ascii="Times New Roman" w:hAnsi="Times New Roman"/>
                <w:sz w:val="16"/>
                <w:szCs w:val="16"/>
              </w:rPr>
            </w:pPr>
            <w:r w:rsidRPr="00293E01">
              <w:rPr>
                <w:sz w:val="16"/>
                <w:szCs w:val="16"/>
              </w:rPr>
              <w:t>RAN1, Qualcomm</w:t>
            </w:r>
          </w:p>
        </w:tc>
        <w:tc>
          <w:tcPr>
            <w:tcW w:w="818" w:type="dxa"/>
          </w:tcPr>
          <w:p w14:paraId="464DAFEE" w14:textId="45AAC7E7" w:rsidR="00293E01" w:rsidRPr="00293E01" w:rsidRDefault="00293E01" w:rsidP="00293E01">
            <w:pPr>
              <w:rPr>
                <w:rFonts w:ascii="Times New Roman" w:hAnsi="Times New Roman"/>
                <w:sz w:val="16"/>
                <w:szCs w:val="16"/>
              </w:rPr>
            </w:pPr>
            <w:r w:rsidRPr="00293E01">
              <w:rPr>
                <w:sz w:val="16"/>
                <w:szCs w:val="16"/>
              </w:rPr>
              <w:t>Rel-15</w:t>
            </w:r>
          </w:p>
        </w:tc>
        <w:tc>
          <w:tcPr>
            <w:tcW w:w="2793" w:type="dxa"/>
          </w:tcPr>
          <w:p w14:paraId="2D63095D" w14:textId="5F00D9FF" w:rsidR="00293E01" w:rsidRPr="00293E01" w:rsidRDefault="00293E01" w:rsidP="00293E01">
            <w:pPr>
              <w:rPr>
                <w:rFonts w:ascii="Times New Roman" w:hAnsi="Times New Roman"/>
                <w:sz w:val="16"/>
                <w:szCs w:val="16"/>
              </w:rPr>
            </w:pPr>
            <w:r w:rsidRPr="00293E01">
              <w:rPr>
                <w:sz w:val="16"/>
                <w:szCs w:val="16"/>
              </w:rPr>
              <w:t>NR_newRAT-Core</w:t>
            </w:r>
          </w:p>
        </w:tc>
        <w:tc>
          <w:tcPr>
            <w:tcW w:w="1088" w:type="dxa"/>
          </w:tcPr>
          <w:p w14:paraId="4B6B0EB3" w14:textId="77777777" w:rsidR="00293E01" w:rsidRPr="00293E01" w:rsidRDefault="00293E01" w:rsidP="00293E01">
            <w:pPr>
              <w:rPr>
                <w:rFonts w:ascii="Times New Roman" w:hAnsi="Times New Roman"/>
                <w:sz w:val="16"/>
                <w:szCs w:val="16"/>
              </w:rPr>
            </w:pPr>
          </w:p>
        </w:tc>
        <w:tc>
          <w:tcPr>
            <w:tcW w:w="1023" w:type="dxa"/>
          </w:tcPr>
          <w:p w14:paraId="651FC1AA" w14:textId="47E584E6"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0E559265" w14:textId="77777777" w:rsidR="00293E01" w:rsidRPr="00293E01" w:rsidRDefault="00293E01" w:rsidP="00293E01">
            <w:pPr>
              <w:rPr>
                <w:rFonts w:ascii="Times New Roman" w:hAnsi="Times New Roman"/>
                <w:sz w:val="16"/>
                <w:szCs w:val="16"/>
              </w:rPr>
            </w:pPr>
          </w:p>
        </w:tc>
        <w:tc>
          <w:tcPr>
            <w:tcW w:w="1138" w:type="dxa"/>
          </w:tcPr>
          <w:p w14:paraId="03DDD4EF" w14:textId="77777777" w:rsidR="00293E01" w:rsidRPr="00293E01" w:rsidRDefault="00293E01" w:rsidP="00293E01">
            <w:pPr>
              <w:rPr>
                <w:rFonts w:ascii="Times New Roman" w:hAnsi="Times New Roman"/>
                <w:sz w:val="16"/>
                <w:szCs w:val="16"/>
              </w:rPr>
            </w:pPr>
          </w:p>
        </w:tc>
        <w:tc>
          <w:tcPr>
            <w:tcW w:w="1084" w:type="dxa"/>
          </w:tcPr>
          <w:p w14:paraId="703E76B0" w14:textId="77777777" w:rsidR="00293E01" w:rsidRPr="00293E01" w:rsidRDefault="00293E01" w:rsidP="00293E01">
            <w:pPr>
              <w:rPr>
                <w:rFonts w:ascii="Times New Roman" w:hAnsi="Times New Roman"/>
                <w:sz w:val="16"/>
                <w:szCs w:val="16"/>
              </w:rPr>
            </w:pPr>
          </w:p>
        </w:tc>
      </w:tr>
      <w:tr w:rsidR="00293E01" w:rsidRPr="00293E01" w14:paraId="1E2D5AF7" w14:textId="77777777" w:rsidTr="00794262">
        <w:trPr>
          <w:trHeight w:val="20"/>
          <w:jc w:val="center"/>
        </w:trPr>
        <w:tc>
          <w:tcPr>
            <w:tcW w:w="1102" w:type="dxa"/>
          </w:tcPr>
          <w:p w14:paraId="195E361A" w14:textId="592D6AFA" w:rsidR="00293E01" w:rsidRPr="00293E01" w:rsidRDefault="00293E01" w:rsidP="00293E01">
            <w:pPr>
              <w:rPr>
                <w:rFonts w:ascii="Times New Roman" w:hAnsi="Times New Roman"/>
                <w:sz w:val="16"/>
                <w:szCs w:val="16"/>
              </w:rPr>
            </w:pPr>
            <w:r w:rsidRPr="00293E01">
              <w:rPr>
                <w:sz w:val="16"/>
                <w:szCs w:val="16"/>
              </w:rPr>
              <w:t>R1-1807767</w:t>
            </w:r>
          </w:p>
        </w:tc>
        <w:tc>
          <w:tcPr>
            <w:tcW w:w="2707" w:type="dxa"/>
          </w:tcPr>
          <w:p w14:paraId="4E4E4D53" w14:textId="3E6DE791" w:rsidR="00293E01" w:rsidRPr="00293E01" w:rsidRDefault="00293E01" w:rsidP="00293E01">
            <w:pPr>
              <w:rPr>
                <w:rFonts w:ascii="Times New Roman" w:hAnsi="Times New Roman"/>
                <w:sz w:val="16"/>
                <w:szCs w:val="16"/>
              </w:rPr>
            </w:pPr>
            <w:r w:rsidRPr="00293E01">
              <w:rPr>
                <w:sz w:val="16"/>
                <w:szCs w:val="16"/>
              </w:rPr>
              <w:t>LS on useServingCellTimingForSync definition</w:t>
            </w:r>
          </w:p>
        </w:tc>
        <w:tc>
          <w:tcPr>
            <w:tcW w:w="1291" w:type="dxa"/>
          </w:tcPr>
          <w:p w14:paraId="2CF946BD" w14:textId="19596AFD" w:rsidR="00293E01" w:rsidRPr="00293E01" w:rsidRDefault="00293E01" w:rsidP="00293E01">
            <w:pPr>
              <w:rPr>
                <w:rFonts w:ascii="Times New Roman" w:hAnsi="Times New Roman"/>
                <w:sz w:val="16"/>
                <w:szCs w:val="16"/>
              </w:rPr>
            </w:pPr>
            <w:r w:rsidRPr="00293E01">
              <w:rPr>
                <w:sz w:val="16"/>
                <w:szCs w:val="16"/>
              </w:rPr>
              <w:t>RAN1, Intel Corporation</w:t>
            </w:r>
          </w:p>
        </w:tc>
        <w:tc>
          <w:tcPr>
            <w:tcW w:w="818" w:type="dxa"/>
          </w:tcPr>
          <w:p w14:paraId="721B957A" w14:textId="43C3C588" w:rsidR="00293E01" w:rsidRPr="00293E01" w:rsidRDefault="00293E01" w:rsidP="00293E01">
            <w:pPr>
              <w:rPr>
                <w:rFonts w:ascii="Times New Roman" w:hAnsi="Times New Roman"/>
                <w:sz w:val="16"/>
                <w:szCs w:val="16"/>
              </w:rPr>
            </w:pPr>
            <w:r w:rsidRPr="00293E01">
              <w:rPr>
                <w:sz w:val="16"/>
                <w:szCs w:val="16"/>
              </w:rPr>
              <w:t>Rel-15</w:t>
            </w:r>
          </w:p>
        </w:tc>
        <w:tc>
          <w:tcPr>
            <w:tcW w:w="2793" w:type="dxa"/>
          </w:tcPr>
          <w:p w14:paraId="27425AD7" w14:textId="3EB7FC8E" w:rsidR="00293E01" w:rsidRPr="00293E01" w:rsidRDefault="00293E01" w:rsidP="00293E01">
            <w:pPr>
              <w:rPr>
                <w:rFonts w:ascii="Times New Roman" w:hAnsi="Times New Roman"/>
                <w:sz w:val="16"/>
                <w:szCs w:val="16"/>
              </w:rPr>
            </w:pPr>
            <w:r w:rsidRPr="00293E01">
              <w:rPr>
                <w:sz w:val="16"/>
                <w:szCs w:val="16"/>
              </w:rPr>
              <w:t>NR_newRAT-Core</w:t>
            </w:r>
          </w:p>
        </w:tc>
        <w:tc>
          <w:tcPr>
            <w:tcW w:w="1088" w:type="dxa"/>
          </w:tcPr>
          <w:p w14:paraId="37A3A4C6" w14:textId="77777777" w:rsidR="00293E01" w:rsidRPr="00293E01" w:rsidRDefault="00293E01" w:rsidP="00293E01">
            <w:pPr>
              <w:rPr>
                <w:rFonts w:ascii="Times New Roman" w:hAnsi="Times New Roman"/>
                <w:sz w:val="16"/>
                <w:szCs w:val="16"/>
              </w:rPr>
            </w:pPr>
          </w:p>
        </w:tc>
        <w:tc>
          <w:tcPr>
            <w:tcW w:w="1023" w:type="dxa"/>
          </w:tcPr>
          <w:p w14:paraId="1BF52263" w14:textId="4B284086" w:rsidR="00293E01" w:rsidRPr="00293E01" w:rsidRDefault="00293E01" w:rsidP="00293E01">
            <w:pPr>
              <w:rPr>
                <w:rFonts w:ascii="Times New Roman" w:hAnsi="Times New Roman"/>
                <w:sz w:val="16"/>
                <w:szCs w:val="16"/>
              </w:rPr>
            </w:pPr>
            <w:r w:rsidRPr="00293E01">
              <w:rPr>
                <w:sz w:val="16"/>
                <w:szCs w:val="16"/>
              </w:rPr>
              <w:t>RAN2, RAN4</w:t>
            </w:r>
          </w:p>
        </w:tc>
        <w:tc>
          <w:tcPr>
            <w:tcW w:w="1023" w:type="dxa"/>
          </w:tcPr>
          <w:p w14:paraId="2634FD5E" w14:textId="77777777" w:rsidR="00293E01" w:rsidRPr="00293E01" w:rsidRDefault="00293E01" w:rsidP="00293E01">
            <w:pPr>
              <w:rPr>
                <w:rFonts w:ascii="Times New Roman" w:hAnsi="Times New Roman"/>
                <w:sz w:val="16"/>
                <w:szCs w:val="16"/>
              </w:rPr>
            </w:pPr>
          </w:p>
        </w:tc>
        <w:tc>
          <w:tcPr>
            <w:tcW w:w="1138" w:type="dxa"/>
          </w:tcPr>
          <w:p w14:paraId="59E8CAFA" w14:textId="77777777" w:rsidR="00293E01" w:rsidRPr="00293E01" w:rsidRDefault="00293E01" w:rsidP="00293E01">
            <w:pPr>
              <w:rPr>
                <w:rFonts w:ascii="Times New Roman" w:hAnsi="Times New Roman"/>
                <w:sz w:val="16"/>
                <w:szCs w:val="16"/>
              </w:rPr>
            </w:pPr>
          </w:p>
        </w:tc>
        <w:tc>
          <w:tcPr>
            <w:tcW w:w="1084" w:type="dxa"/>
          </w:tcPr>
          <w:p w14:paraId="52BFABC4" w14:textId="77777777" w:rsidR="00293E01" w:rsidRPr="00293E01" w:rsidRDefault="00293E01" w:rsidP="00293E01">
            <w:pPr>
              <w:rPr>
                <w:rFonts w:ascii="Times New Roman" w:hAnsi="Times New Roman"/>
                <w:sz w:val="16"/>
                <w:szCs w:val="16"/>
              </w:rPr>
            </w:pPr>
          </w:p>
        </w:tc>
      </w:tr>
      <w:tr w:rsidR="00293E01" w:rsidRPr="00293E01" w14:paraId="19A151A0" w14:textId="77777777" w:rsidTr="00794262">
        <w:trPr>
          <w:trHeight w:val="20"/>
          <w:jc w:val="center"/>
        </w:trPr>
        <w:tc>
          <w:tcPr>
            <w:tcW w:w="1102" w:type="dxa"/>
          </w:tcPr>
          <w:p w14:paraId="4D078AA0" w14:textId="166A2010" w:rsidR="00293E01" w:rsidRPr="00293E01" w:rsidRDefault="00293E01" w:rsidP="00293E01">
            <w:pPr>
              <w:rPr>
                <w:rFonts w:ascii="Times New Roman" w:hAnsi="Times New Roman"/>
                <w:sz w:val="16"/>
                <w:szCs w:val="16"/>
              </w:rPr>
            </w:pPr>
            <w:r w:rsidRPr="00293E01">
              <w:rPr>
                <w:sz w:val="16"/>
                <w:szCs w:val="16"/>
              </w:rPr>
              <w:t>R1-1807831</w:t>
            </w:r>
          </w:p>
        </w:tc>
        <w:tc>
          <w:tcPr>
            <w:tcW w:w="2707" w:type="dxa"/>
          </w:tcPr>
          <w:p w14:paraId="355DEE3F" w14:textId="005CC97A" w:rsidR="00293E01" w:rsidRPr="00794262" w:rsidRDefault="00293E01" w:rsidP="00293E01">
            <w:pPr>
              <w:rPr>
                <w:rFonts w:ascii="Times New Roman" w:hAnsi="Times New Roman"/>
                <w:sz w:val="16"/>
                <w:szCs w:val="16"/>
              </w:rPr>
            </w:pPr>
            <w:r w:rsidRPr="00293E01">
              <w:rPr>
                <w:sz w:val="16"/>
                <w:szCs w:val="16"/>
              </w:rPr>
              <w:t>Reply LS on RMSI CORESET configuration for a band with 15kHz SSB SCS and 10MHz minimum channel bandwidth</w:t>
            </w:r>
          </w:p>
        </w:tc>
        <w:tc>
          <w:tcPr>
            <w:tcW w:w="1291" w:type="dxa"/>
          </w:tcPr>
          <w:p w14:paraId="6F89C3B8" w14:textId="02AA01A0" w:rsidR="00293E01" w:rsidRPr="00293E01" w:rsidRDefault="00293E01" w:rsidP="00293E01">
            <w:pPr>
              <w:rPr>
                <w:rFonts w:ascii="Times New Roman" w:hAnsi="Times New Roman"/>
                <w:sz w:val="16"/>
                <w:szCs w:val="16"/>
              </w:rPr>
            </w:pPr>
            <w:r w:rsidRPr="00293E01">
              <w:rPr>
                <w:sz w:val="16"/>
                <w:szCs w:val="16"/>
              </w:rPr>
              <w:t>RAN1, CATT</w:t>
            </w:r>
          </w:p>
        </w:tc>
        <w:tc>
          <w:tcPr>
            <w:tcW w:w="818" w:type="dxa"/>
          </w:tcPr>
          <w:p w14:paraId="13266C12" w14:textId="487DB95D" w:rsidR="00293E01" w:rsidRPr="00293E01" w:rsidRDefault="00293E01" w:rsidP="00293E01">
            <w:pPr>
              <w:rPr>
                <w:rFonts w:ascii="Times New Roman" w:hAnsi="Times New Roman"/>
                <w:sz w:val="16"/>
                <w:szCs w:val="16"/>
              </w:rPr>
            </w:pPr>
            <w:r w:rsidRPr="00293E01">
              <w:rPr>
                <w:sz w:val="16"/>
                <w:szCs w:val="16"/>
              </w:rPr>
              <w:t>Rel-15</w:t>
            </w:r>
          </w:p>
        </w:tc>
        <w:tc>
          <w:tcPr>
            <w:tcW w:w="2793" w:type="dxa"/>
          </w:tcPr>
          <w:p w14:paraId="440CBCB0" w14:textId="3360A329" w:rsidR="00293E01" w:rsidRPr="00293E01" w:rsidRDefault="00293E01" w:rsidP="00293E01">
            <w:pPr>
              <w:rPr>
                <w:rFonts w:ascii="Times New Roman" w:hAnsi="Times New Roman"/>
                <w:sz w:val="16"/>
                <w:szCs w:val="16"/>
              </w:rPr>
            </w:pPr>
            <w:r w:rsidRPr="00293E01">
              <w:rPr>
                <w:sz w:val="16"/>
                <w:szCs w:val="16"/>
              </w:rPr>
              <w:t>NR_newRAT-Core</w:t>
            </w:r>
          </w:p>
        </w:tc>
        <w:tc>
          <w:tcPr>
            <w:tcW w:w="1088" w:type="dxa"/>
          </w:tcPr>
          <w:p w14:paraId="37AF9716" w14:textId="77777777" w:rsidR="00293E01" w:rsidRPr="00293E01" w:rsidRDefault="00293E01" w:rsidP="00293E01">
            <w:pPr>
              <w:rPr>
                <w:rFonts w:ascii="Times New Roman" w:hAnsi="Times New Roman"/>
                <w:sz w:val="16"/>
                <w:szCs w:val="16"/>
              </w:rPr>
            </w:pPr>
          </w:p>
        </w:tc>
        <w:tc>
          <w:tcPr>
            <w:tcW w:w="1023" w:type="dxa"/>
          </w:tcPr>
          <w:p w14:paraId="6643F717" w14:textId="62402DC5" w:rsidR="00293E01" w:rsidRPr="00293E01" w:rsidRDefault="00293E01" w:rsidP="00293E01">
            <w:pPr>
              <w:rPr>
                <w:rFonts w:ascii="Times New Roman" w:hAnsi="Times New Roman"/>
                <w:sz w:val="16"/>
                <w:szCs w:val="16"/>
              </w:rPr>
            </w:pPr>
            <w:r w:rsidRPr="00293E01">
              <w:rPr>
                <w:sz w:val="16"/>
                <w:szCs w:val="16"/>
              </w:rPr>
              <w:t>RAN4</w:t>
            </w:r>
          </w:p>
        </w:tc>
        <w:tc>
          <w:tcPr>
            <w:tcW w:w="1023" w:type="dxa"/>
          </w:tcPr>
          <w:p w14:paraId="586B0DDD" w14:textId="5328B748" w:rsidR="00293E01" w:rsidRPr="00293E01" w:rsidRDefault="00293E01" w:rsidP="00293E01">
            <w:pPr>
              <w:rPr>
                <w:rFonts w:ascii="Times New Roman" w:hAnsi="Times New Roman"/>
                <w:sz w:val="16"/>
                <w:szCs w:val="16"/>
              </w:rPr>
            </w:pPr>
            <w:r w:rsidRPr="00293E01">
              <w:rPr>
                <w:sz w:val="16"/>
                <w:szCs w:val="16"/>
              </w:rPr>
              <w:t>RAN2</w:t>
            </w:r>
          </w:p>
        </w:tc>
        <w:tc>
          <w:tcPr>
            <w:tcW w:w="1138" w:type="dxa"/>
          </w:tcPr>
          <w:p w14:paraId="1DFFAF54" w14:textId="77777777" w:rsidR="00293E01" w:rsidRPr="00293E01" w:rsidRDefault="00293E01" w:rsidP="00293E01">
            <w:pPr>
              <w:rPr>
                <w:rFonts w:ascii="Times New Roman" w:hAnsi="Times New Roman"/>
                <w:sz w:val="16"/>
                <w:szCs w:val="16"/>
              </w:rPr>
            </w:pPr>
          </w:p>
        </w:tc>
        <w:tc>
          <w:tcPr>
            <w:tcW w:w="1084" w:type="dxa"/>
          </w:tcPr>
          <w:p w14:paraId="74F5ED66" w14:textId="77777777" w:rsidR="00293E01" w:rsidRPr="00293E01" w:rsidRDefault="00293E01" w:rsidP="00293E01">
            <w:pPr>
              <w:rPr>
                <w:rFonts w:ascii="Times New Roman" w:hAnsi="Times New Roman"/>
                <w:sz w:val="16"/>
                <w:szCs w:val="16"/>
              </w:rPr>
            </w:pPr>
          </w:p>
        </w:tc>
      </w:tr>
      <w:tr w:rsidR="00293E01" w:rsidRPr="00293E01" w14:paraId="583471AA" w14:textId="77777777" w:rsidTr="00794262">
        <w:trPr>
          <w:trHeight w:val="20"/>
          <w:jc w:val="center"/>
        </w:trPr>
        <w:tc>
          <w:tcPr>
            <w:tcW w:w="1102" w:type="dxa"/>
          </w:tcPr>
          <w:p w14:paraId="5CC52C6F" w14:textId="4F0D025C" w:rsidR="00293E01" w:rsidRPr="00293E01" w:rsidRDefault="00293E01" w:rsidP="00293E01">
            <w:pPr>
              <w:rPr>
                <w:rFonts w:ascii="Times New Roman" w:hAnsi="Times New Roman"/>
                <w:sz w:val="16"/>
                <w:szCs w:val="16"/>
              </w:rPr>
            </w:pPr>
            <w:r w:rsidRPr="00293E01">
              <w:rPr>
                <w:sz w:val="16"/>
                <w:szCs w:val="16"/>
              </w:rPr>
              <w:t>R1-1807842</w:t>
            </w:r>
          </w:p>
        </w:tc>
        <w:tc>
          <w:tcPr>
            <w:tcW w:w="2707" w:type="dxa"/>
          </w:tcPr>
          <w:p w14:paraId="134678D7" w14:textId="41206438" w:rsidR="00293E01" w:rsidRPr="00293E01" w:rsidRDefault="00293E01" w:rsidP="00293E01">
            <w:pPr>
              <w:rPr>
                <w:rFonts w:ascii="Times New Roman" w:hAnsi="Times New Roman"/>
                <w:sz w:val="16"/>
                <w:szCs w:val="16"/>
              </w:rPr>
            </w:pPr>
            <w:r w:rsidRPr="00293E01">
              <w:rPr>
                <w:sz w:val="16"/>
                <w:szCs w:val="16"/>
              </w:rPr>
              <w:t>Reply LS on MSG3 size for NR</w:t>
            </w:r>
          </w:p>
        </w:tc>
        <w:tc>
          <w:tcPr>
            <w:tcW w:w="1291" w:type="dxa"/>
          </w:tcPr>
          <w:p w14:paraId="119693C5" w14:textId="12B185F9" w:rsidR="00293E01" w:rsidRPr="00293E01" w:rsidRDefault="00293E01" w:rsidP="00293E01">
            <w:pPr>
              <w:rPr>
                <w:rFonts w:ascii="Times New Roman" w:hAnsi="Times New Roman"/>
                <w:sz w:val="16"/>
                <w:szCs w:val="16"/>
              </w:rPr>
            </w:pPr>
            <w:r w:rsidRPr="00293E01">
              <w:rPr>
                <w:sz w:val="16"/>
                <w:szCs w:val="16"/>
              </w:rPr>
              <w:t>RAN1, Ericsson</w:t>
            </w:r>
          </w:p>
        </w:tc>
        <w:tc>
          <w:tcPr>
            <w:tcW w:w="818" w:type="dxa"/>
          </w:tcPr>
          <w:p w14:paraId="58AFA0DD" w14:textId="1A3CFF27" w:rsidR="00293E01" w:rsidRPr="00293E01" w:rsidRDefault="00293E01" w:rsidP="00293E01">
            <w:pPr>
              <w:rPr>
                <w:rFonts w:ascii="Times New Roman" w:hAnsi="Times New Roman"/>
                <w:sz w:val="16"/>
                <w:szCs w:val="16"/>
              </w:rPr>
            </w:pPr>
            <w:r w:rsidRPr="00293E01">
              <w:rPr>
                <w:sz w:val="16"/>
                <w:szCs w:val="16"/>
              </w:rPr>
              <w:t>Rel-15</w:t>
            </w:r>
          </w:p>
        </w:tc>
        <w:tc>
          <w:tcPr>
            <w:tcW w:w="2793" w:type="dxa"/>
          </w:tcPr>
          <w:p w14:paraId="64BB363E" w14:textId="1D6031FD" w:rsidR="00293E01" w:rsidRPr="00293E01" w:rsidRDefault="00293E01" w:rsidP="00293E01">
            <w:pPr>
              <w:rPr>
                <w:rFonts w:ascii="Times New Roman" w:hAnsi="Times New Roman"/>
                <w:sz w:val="16"/>
                <w:szCs w:val="16"/>
              </w:rPr>
            </w:pPr>
            <w:r w:rsidRPr="00293E01">
              <w:rPr>
                <w:sz w:val="16"/>
                <w:szCs w:val="16"/>
              </w:rPr>
              <w:t>NR_newRAT-Core</w:t>
            </w:r>
          </w:p>
        </w:tc>
        <w:tc>
          <w:tcPr>
            <w:tcW w:w="1088" w:type="dxa"/>
          </w:tcPr>
          <w:p w14:paraId="7D1CE14E" w14:textId="5C0C2164" w:rsidR="00293E01" w:rsidRPr="00293E01" w:rsidRDefault="00293E01" w:rsidP="00293E01">
            <w:pPr>
              <w:rPr>
                <w:rFonts w:ascii="Times New Roman" w:hAnsi="Times New Roman"/>
                <w:sz w:val="16"/>
                <w:szCs w:val="16"/>
              </w:rPr>
            </w:pPr>
            <w:r w:rsidRPr="00293E01">
              <w:rPr>
                <w:sz w:val="16"/>
                <w:szCs w:val="16"/>
              </w:rPr>
              <w:t>R2-1806508</w:t>
            </w:r>
          </w:p>
        </w:tc>
        <w:tc>
          <w:tcPr>
            <w:tcW w:w="1023" w:type="dxa"/>
          </w:tcPr>
          <w:p w14:paraId="57FC660B" w14:textId="5869EA2B"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08E3A5D1" w14:textId="77777777" w:rsidR="00293E01" w:rsidRPr="00293E01" w:rsidRDefault="00293E01" w:rsidP="00293E01">
            <w:pPr>
              <w:rPr>
                <w:rFonts w:ascii="Times New Roman" w:hAnsi="Times New Roman"/>
                <w:sz w:val="16"/>
                <w:szCs w:val="16"/>
              </w:rPr>
            </w:pPr>
          </w:p>
        </w:tc>
        <w:tc>
          <w:tcPr>
            <w:tcW w:w="1138" w:type="dxa"/>
          </w:tcPr>
          <w:p w14:paraId="205CF308" w14:textId="77777777" w:rsidR="00293E01" w:rsidRPr="00293E01" w:rsidRDefault="00293E01" w:rsidP="00293E01">
            <w:pPr>
              <w:rPr>
                <w:rFonts w:ascii="Times New Roman" w:hAnsi="Times New Roman"/>
                <w:sz w:val="16"/>
                <w:szCs w:val="16"/>
              </w:rPr>
            </w:pPr>
          </w:p>
        </w:tc>
        <w:tc>
          <w:tcPr>
            <w:tcW w:w="1084" w:type="dxa"/>
          </w:tcPr>
          <w:p w14:paraId="28E444E9" w14:textId="77777777" w:rsidR="00293E01" w:rsidRPr="00293E01" w:rsidRDefault="00293E01" w:rsidP="00293E01">
            <w:pPr>
              <w:rPr>
                <w:rFonts w:ascii="Times New Roman" w:hAnsi="Times New Roman"/>
                <w:sz w:val="16"/>
                <w:szCs w:val="16"/>
              </w:rPr>
            </w:pPr>
          </w:p>
        </w:tc>
      </w:tr>
      <w:tr w:rsidR="00293E01" w:rsidRPr="00293E01" w14:paraId="7ECD4212" w14:textId="77777777" w:rsidTr="00794262">
        <w:trPr>
          <w:trHeight w:val="20"/>
          <w:jc w:val="center"/>
        </w:trPr>
        <w:tc>
          <w:tcPr>
            <w:tcW w:w="1102" w:type="dxa"/>
          </w:tcPr>
          <w:p w14:paraId="6EF96A7C" w14:textId="3F6D5BD4" w:rsidR="00293E01" w:rsidRPr="00293E01" w:rsidRDefault="00293E01" w:rsidP="00293E01">
            <w:pPr>
              <w:rPr>
                <w:rFonts w:ascii="Times New Roman" w:hAnsi="Times New Roman"/>
                <w:sz w:val="16"/>
                <w:szCs w:val="16"/>
              </w:rPr>
            </w:pPr>
            <w:r w:rsidRPr="00293E01">
              <w:rPr>
                <w:sz w:val="16"/>
                <w:szCs w:val="16"/>
              </w:rPr>
              <w:t>R1-1807858</w:t>
            </w:r>
          </w:p>
        </w:tc>
        <w:tc>
          <w:tcPr>
            <w:tcW w:w="2707" w:type="dxa"/>
          </w:tcPr>
          <w:p w14:paraId="71770E2E" w14:textId="61689A99" w:rsidR="00293E01" w:rsidRPr="00293E01" w:rsidRDefault="00293E01" w:rsidP="00293E01">
            <w:pPr>
              <w:rPr>
                <w:rFonts w:ascii="Times New Roman" w:hAnsi="Times New Roman"/>
                <w:sz w:val="16"/>
                <w:szCs w:val="16"/>
              </w:rPr>
            </w:pPr>
            <w:r w:rsidRPr="00293E01">
              <w:rPr>
                <w:sz w:val="16"/>
                <w:szCs w:val="16"/>
              </w:rPr>
              <w:t>Reply LS on physical layer aspects of Rel-15 NB-IoT and eMTC for TS 36.300</w:t>
            </w:r>
          </w:p>
        </w:tc>
        <w:tc>
          <w:tcPr>
            <w:tcW w:w="1291" w:type="dxa"/>
          </w:tcPr>
          <w:p w14:paraId="7F67F3B7" w14:textId="04FFBD79" w:rsidR="00293E01" w:rsidRPr="00293E01" w:rsidRDefault="00293E01" w:rsidP="00293E01">
            <w:pPr>
              <w:rPr>
                <w:rFonts w:ascii="Times New Roman" w:hAnsi="Times New Roman"/>
                <w:sz w:val="16"/>
                <w:szCs w:val="16"/>
              </w:rPr>
            </w:pPr>
            <w:r w:rsidRPr="00293E01">
              <w:rPr>
                <w:sz w:val="16"/>
                <w:szCs w:val="16"/>
              </w:rPr>
              <w:t>RAN1, Huawei</w:t>
            </w:r>
          </w:p>
        </w:tc>
        <w:tc>
          <w:tcPr>
            <w:tcW w:w="818" w:type="dxa"/>
          </w:tcPr>
          <w:p w14:paraId="51FDC12B" w14:textId="311530E5" w:rsidR="00293E01" w:rsidRPr="00293E01" w:rsidRDefault="00293E01" w:rsidP="00293E01">
            <w:pPr>
              <w:rPr>
                <w:rFonts w:ascii="Times New Roman" w:hAnsi="Times New Roman"/>
                <w:sz w:val="16"/>
                <w:szCs w:val="16"/>
              </w:rPr>
            </w:pPr>
            <w:r w:rsidRPr="00293E01">
              <w:rPr>
                <w:sz w:val="16"/>
                <w:szCs w:val="16"/>
              </w:rPr>
              <w:t>Rel-15</w:t>
            </w:r>
          </w:p>
        </w:tc>
        <w:tc>
          <w:tcPr>
            <w:tcW w:w="2793" w:type="dxa"/>
          </w:tcPr>
          <w:p w14:paraId="0EE87B0C" w14:textId="0E6A8570" w:rsidR="00293E01" w:rsidRPr="00794262" w:rsidRDefault="00293E01" w:rsidP="00293E01">
            <w:pPr>
              <w:rPr>
                <w:rFonts w:ascii="Times New Roman" w:hAnsi="Times New Roman"/>
                <w:sz w:val="16"/>
                <w:szCs w:val="16"/>
                <w:lang w:val="fr-FR"/>
              </w:rPr>
            </w:pPr>
            <w:r w:rsidRPr="00794262">
              <w:rPr>
                <w:sz w:val="16"/>
                <w:szCs w:val="16"/>
                <w:lang w:val="fr-FR"/>
              </w:rPr>
              <w:t>NB_IOTenh2-Core, LTE_eMTC4-Core</w:t>
            </w:r>
          </w:p>
        </w:tc>
        <w:tc>
          <w:tcPr>
            <w:tcW w:w="1088" w:type="dxa"/>
          </w:tcPr>
          <w:p w14:paraId="07C52878" w14:textId="72496296" w:rsidR="00293E01" w:rsidRPr="00293E01" w:rsidRDefault="00293E01" w:rsidP="00293E01">
            <w:pPr>
              <w:rPr>
                <w:rFonts w:ascii="Times New Roman" w:hAnsi="Times New Roman"/>
                <w:sz w:val="16"/>
                <w:szCs w:val="16"/>
              </w:rPr>
            </w:pPr>
            <w:r w:rsidRPr="00293E01">
              <w:rPr>
                <w:sz w:val="16"/>
                <w:szCs w:val="16"/>
              </w:rPr>
              <w:t>R2-1808848</w:t>
            </w:r>
          </w:p>
        </w:tc>
        <w:tc>
          <w:tcPr>
            <w:tcW w:w="1023" w:type="dxa"/>
          </w:tcPr>
          <w:p w14:paraId="31AE4468" w14:textId="04581513"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05832832" w14:textId="77777777" w:rsidR="00293E01" w:rsidRPr="00293E01" w:rsidRDefault="00293E01" w:rsidP="00293E01">
            <w:pPr>
              <w:rPr>
                <w:rFonts w:ascii="Times New Roman" w:hAnsi="Times New Roman"/>
                <w:sz w:val="16"/>
                <w:szCs w:val="16"/>
              </w:rPr>
            </w:pPr>
          </w:p>
        </w:tc>
        <w:tc>
          <w:tcPr>
            <w:tcW w:w="1138" w:type="dxa"/>
          </w:tcPr>
          <w:p w14:paraId="13A9B48C" w14:textId="77777777" w:rsidR="00293E01" w:rsidRPr="00293E01" w:rsidRDefault="00293E01" w:rsidP="00293E01">
            <w:pPr>
              <w:rPr>
                <w:rFonts w:ascii="Times New Roman" w:hAnsi="Times New Roman"/>
                <w:sz w:val="16"/>
                <w:szCs w:val="16"/>
              </w:rPr>
            </w:pPr>
          </w:p>
        </w:tc>
        <w:tc>
          <w:tcPr>
            <w:tcW w:w="1084" w:type="dxa"/>
          </w:tcPr>
          <w:p w14:paraId="7080230B" w14:textId="77777777" w:rsidR="00293E01" w:rsidRPr="00293E01" w:rsidRDefault="00293E01" w:rsidP="00293E01">
            <w:pPr>
              <w:rPr>
                <w:rFonts w:ascii="Times New Roman" w:hAnsi="Times New Roman"/>
                <w:sz w:val="16"/>
                <w:szCs w:val="16"/>
              </w:rPr>
            </w:pPr>
          </w:p>
        </w:tc>
      </w:tr>
      <w:tr w:rsidR="00293E01" w:rsidRPr="00293E01" w14:paraId="0C4CB9E5" w14:textId="77777777" w:rsidTr="00B42881">
        <w:trPr>
          <w:trHeight w:val="20"/>
          <w:jc w:val="center"/>
        </w:trPr>
        <w:tc>
          <w:tcPr>
            <w:tcW w:w="1102" w:type="dxa"/>
          </w:tcPr>
          <w:p w14:paraId="34011EB5" w14:textId="62146EEC" w:rsidR="00293E01" w:rsidRPr="00293E01" w:rsidRDefault="00293E01" w:rsidP="00293E01">
            <w:pPr>
              <w:rPr>
                <w:rFonts w:ascii="Times New Roman" w:hAnsi="Times New Roman"/>
                <w:bCs/>
                <w:sz w:val="16"/>
                <w:szCs w:val="16"/>
              </w:rPr>
            </w:pPr>
            <w:r w:rsidRPr="00293E01">
              <w:rPr>
                <w:sz w:val="16"/>
                <w:szCs w:val="16"/>
              </w:rPr>
              <w:t>R1-1807868</w:t>
            </w:r>
          </w:p>
        </w:tc>
        <w:tc>
          <w:tcPr>
            <w:tcW w:w="2707" w:type="dxa"/>
          </w:tcPr>
          <w:p w14:paraId="2A03CFC9" w14:textId="44F034C4" w:rsidR="00293E01" w:rsidRPr="00293E01" w:rsidRDefault="00293E01" w:rsidP="00293E01">
            <w:pPr>
              <w:rPr>
                <w:rFonts w:ascii="Times New Roman" w:hAnsi="Times New Roman"/>
                <w:sz w:val="16"/>
                <w:szCs w:val="16"/>
              </w:rPr>
            </w:pPr>
            <w:r w:rsidRPr="00293E01">
              <w:rPr>
                <w:sz w:val="16"/>
                <w:szCs w:val="16"/>
              </w:rPr>
              <w:t>LS reply on Coexistence of NR-NR and NR-LTE networks with synchronised, unsynchronised and semi-synchronised operation in 3400-3800 MHz</w:t>
            </w:r>
          </w:p>
        </w:tc>
        <w:tc>
          <w:tcPr>
            <w:tcW w:w="1291" w:type="dxa"/>
          </w:tcPr>
          <w:p w14:paraId="6F47172D" w14:textId="4E2525A9" w:rsidR="00293E01" w:rsidRPr="00293E01" w:rsidRDefault="00293E01" w:rsidP="00293E01">
            <w:pPr>
              <w:rPr>
                <w:rFonts w:ascii="Times New Roman" w:hAnsi="Times New Roman"/>
                <w:sz w:val="16"/>
                <w:szCs w:val="16"/>
              </w:rPr>
            </w:pPr>
            <w:r w:rsidRPr="00293E01">
              <w:rPr>
                <w:sz w:val="16"/>
                <w:szCs w:val="16"/>
              </w:rPr>
              <w:t>RAN1, Huawei</w:t>
            </w:r>
          </w:p>
        </w:tc>
        <w:tc>
          <w:tcPr>
            <w:tcW w:w="818" w:type="dxa"/>
          </w:tcPr>
          <w:p w14:paraId="15510C4A" w14:textId="15017DBD"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61513EEF" w14:textId="278DDAF4"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04E83EAE" w14:textId="422D21B1" w:rsidR="00293E01" w:rsidRPr="00293E01" w:rsidRDefault="00293E01" w:rsidP="00293E01">
            <w:pPr>
              <w:rPr>
                <w:rFonts w:ascii="Times New Roman" w:hAnsi="Times New Roman"/>
                <w:sz w:val="16"/>
                <w:szCs w:val="16"/>
              </w:rPr>
            </w:pPr>
            <w:r w:rsidRPr="00293E01">
              <w:rPr>
                <w:sz w:val="16"/>
                <w:szCs w:val="16"/>
              </w:rPr>
              <w:t>R1-1806022</w:t>
            </w:r>
          </w:p>
        </w:tc>
        <w:tc>
          <w:tcPr>
            <w:tcW w:w="1023" w:type="dxa"/>
          </w:tcPr>
          <w:p w14:paraId="5CB9433F" w14:textId="58724815" w:rsidR="00293E01" w:rsidRPr="00293E01" w:rsidRDefault="00293E01" w:rsidP="00293E01">
            <w:pPr>
              <w:rPr>
                <w:rFonts w:ascii="Times New Roman" w:hAnsi="Times New Roman"/>
                <w:sz w:val="16"/>
                <w:szCs w:val="16"/>
              </w:rPr>
            </w:pPr>
            <w:r w:rsidRPr="00293E01">
              <w:rPr>
                <w:sz w:val="16"/>
                <w:szCs w:val="16"/>
              </w:rPr>
              <w:t>RAN</w:t>
            </w:r>
          </w:p>
        </w:tc>
        <w:tc>
          <w:tcPr>
            <w:tcW w:w="1023" w:type="dxa"/>
          </w:tcPr>
          <w:p w14:paraId="4A559DE7" w14:textId="33444417" w:rsidR="00293E01" w:rsidRPr="00293E01" w:rsidRDefault="00293E01" w:rsidP="00293E01">
            <w:pPr>
              <w:rPr>
                <w:rFonts w:ascii="Times New Roman" w:hAnsi="Times New Roman"/>
                <w:sz w:val="16"/>
                <w:szCs w:val="16"/>
              </w:rPr>
            </w:pPr>
            <w:r w:rsidRPr="00293E01">
              <w:rPr>
                <w:sz w:val="16"/>
                <w:szCs w:val="16"/>
              </w:rPr>
              <w:t>RAN4</w:t>
            </w:r>
          </w:p>
        </w:tc>
        <w:tc>
          <w:tcPr>
            <w:tcW w:w="1138" w:type="dxa"/>
          </w:tcPr>
          <w:p w14:paraId="519794D6" w14:textId="582AA0C3" w:rsidR="00293E01" w:rsidRPr="00293E01" w:rsidRDefault="00293E01" w:rsidP="00293E01">
            <w:pPr>
              <w:rPr>
                <w:rFonts w:ascii="Times New Roman" w:hAnsi="Times New Roman"/>
                <w:sz w:val="16"/>
                <w:szCs w:val="16"/>
              </w:rPr>
            </w:pPr>
          </w:p>
        </w:tc>
        <w:tc>
          <w:tcPr>
            <w:tcW w:w="1084" w:type="dxa"/>
          </w:tcPr>
          <w:p w14:paraId="3F35C17D" w14:textId="77777777" w:rsidR="00293E01" w:rsidRPr="00293E01" w:rsidRDefault="00293E01" w:rsidP="00293E01">
            <w:pPr>
              <w:rPr>
                <w:rFonts w:ascii="Times New Roman" w:hAnsi="Times New Roman"/>
                <w:sz w:val="16"/>
                <w:szCs w:val="16"/>
              </w:rPr>
            </w:pPr>
          </w:p>
        </w:tc>
      </w:tr>
      <w:tr w:rsidR="00293E01" w:rsidRPr="00293E01" w14:paraId="35CC22C3" w14:textId="77777777" w:rsidTr="00B42881">
        <w:trPr>
          <w:trHeight w:val="20"/>
          <w:jc w:val="center"/>
        </w:trPr>
        <w:tc>
          <w:tcPr>
            <w:tcW w:w="1102" w:type="dxa"/>
          </w:tcPr>
          <w:p w14:paraId="768445BA" w14:textId="022291CD" w:rsidR="00293E01" w:rsidRPr="00293E01" w:rsidRDefault="00293E01" w:rsidP="00293E01">
            <w:pPr>
              <w:rPr>
                <w:rFonts w:ascii="Times New Roman" w:hAnsi="Times New Roman"/>
                <w:bCs/>
                <w:sz w:val="16"/>
                <w:szCs w:val="16"/>
              </w:rPr>
            </w:pPr>
            <w:r w:rsidRPr="00293E01">
              <w:rPr>
                <w:sz w:val="16"/>
                <w:szCs w:val="16"/>
              </w:rPr>
              <w:t>R1-1807870</w:t>
            </w:r>
          </w:p>
        </w:tc>
        <w:tc>
          <w:tcPr>
            <w:tcW w:w="2707" w:type="dxa"/>
          </w:tcPr>
          <w:p w14:paraId="4B73F1F9" w14:textId="03400AF1" w:rsidR="00293E01" w:rsidRPr="00293E01" w:rsidRDefault="00293E01" w:rsidP="00293E01">
            <w:pPr>
              <w:rPr>
                <w:rFonts w:ascii="Times New Roman" w:hAnsi="Times New Roman"/>
                <w:sz w:val="16"/>
                <w:szCs w:val="16"/>
              </w:rPr>
            </w:pPr>
            <w:r w:rsidRPr="00293E01">
              <w:rPr>
                <w:sz w:val="16"/>
                <w:szCs w:val="16"/>
              </w:rPr>
              <w:t>Reply LS on the transmission of video over PC5 interface</w:t>
            </w:r>
          </w:p>
        </w:tc>
        <w:tc>
          <w:tcPr>
            <w:tcW w:w="1291" w:type="dxa"/>
          </w:tcPr>
          <w:p w14:paraId="3A16AB9C" w14:textId="4AF06C23" w:rsidR="00293E01" w:rsidRPr="00293E01" w:rsidRDefault="00293E01" w:rsidP="00293E01">
            <w:pPr>
              <w:rPr>
                <w:rFonts w:ascii="Times New Roman" w:hAnsi="Times New Roman"/>
                <w:sz w:val="16"/>
                <w:szCs w:val="16"/>
              </w:rPr>
            </w:pPr>
            <w:r w:rsidRPr="00293E01">
              <w:rPr>
                <w:sz w:val="16"/>
                <w:szCs w:val="16"/>
              </w:rPr>
              <w:t>RAN1, Huawei</w:t>
            </w:r>
          </w:p>
        </w:tc>
        <w:tc>
          <w:tcPr>
            <w:tcW w:w="818" w:type="dxa"/>
          </w:tcPr>
          <w:p w14:paraId="12C24476" w14:textId="75416624"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41C90C9A" w14:textId="08157E23" w:rsidR="00293E01" w:rsidRPr="00293E01" w:rsidRDefault="00293E01" w:rsidP="00293E01">
            <w:pPr>
              <w:rPr>
                <w:rFonts w:ascii="Times New Roman" w:hAnsi="Times New Roman"/>
                <w:bCs/>
                <w:sz w:val="16"/>
                <w:szCs w:val="16"/>
              </w:rPr>
            </w:pPr>
            <w:r w:rsidRPr="00293E01">
              <w:rPr>
                <w:sz w:val="16"/>
                <w:szCs w:val="16"/>
              </w:rPr>
              <w:t>FS_mV2X</w:t>
            </w:r>
          </w:p>
        </w:tc>
        <w:tc>
          <w:tcPr>
            <w:tcW w:w="1088" w:type="dxa"/>
          </w:tcPr>
          <w:p w14:paraId="58F55074" w14:textId="5CF506DD" w:rsidR="00293E01" w:rsidRPr="00293E01" w:rsidRDefault="00293E01" w:rsidP="00293E01">
            <w:pPr>
              <w:rPr>
                <w:rFonts w:ascii="Times New Roman" w:hAnsi="Times New Roman"/>
                <w:sz w:val="16"/>
                <w:szCs w:val="16"/>
              </w:rPr>
            </w:pPr>
            <w:r w:rsidRPr="00293E01">
              <w:rPr>
                <w:sz w:val="16"/>
                <w:szCs w:val="16"/>
              </w:rPr>
              <w:t>S4-180633</w:t>
            </w:r>
          </w:p>
        </w:tc>
        <w:tc>
          <w:tcPr>
            <w:tcW w:w="1023" w:type="dxa"/>
          </w:tcPr>
          <w:p w14:paraId="561C4A2E" w14:textId="3F152454" w:rsidR="00293E01" w:rsidRPr="00293E01" w:rsidRDefault="00293E01" w:rsidP="00293E01">
            <w:pPr>
              <w:rPr>
                <w:rFonts w:ascii="Times New Roman" w:hAnsi="Times New Roman"/>
                <w:sz w:val="16"/>
                <w:szCs w:val="16"/>
              </w:rPr>
            </w:pPr>
            <w:r w:rsidRPr="00293E01">
              <w:rPr>
                <w:sz w:val="16"/>
                <w:szCs w:val="16"/>
              </w:rPr>
              <w:t>SA4</w:t>
            </w:r>
          </w:p>
        </w:tc>
        <w:tc>
          <w:tcPr>
            <w:tcW w:w="1023" w:type="dxa"/>
          </w:tcPr>
          <w:p w14:paraId="1656B0F6" w14:textId="291F6E67" w:rsidR="00293E01" w:rsidRPr="00293E01" w:rsidRDefault="00293E01" w:rsidP="00293E01">
            <w:pPr>
              <w:rPr>
                <w:rFonts w:ascii="Times New Roman" w:hAnsi="Times New Roman"/>
                <w:sz w:val="16"/>
                <w:szCs w:val="16"/>
              </w:rPr>
            </w:pPr>
            <w:r w:rsidRPr="00293E01">
              <w:rPr>
                <w:sz w:val="16"/>
                <w:szCs w:val="16"/>
              </w:rPr>
              <w:t>RAN2, SA1</w:t>
            </w:r>
          </w:p>
        </w:tc>
        <w:tc>
          <w:tcPr>
            <w:tcW w:w="1138" w:type="dxa"/>
          </w:tcPr>
          <w:p w14:paraId="16CF9693" w14:textId="1FFB205B" w:rsidR="00293E01" w:rsidRPr="00293E01" w:rsidRDefault="00293E01" w:rsidP="00293E01">
            <w:pPr>
              <w:rPr>
                <w:rFonts w:ascii="Times New Roman" w:hAnsi="Times New Roman"/>
                <w:sz w:val="16"/>
                <w:szCs w:val="16"/>
              </w:rPr>
            </w:pPr>
          </w:p>
        </w:tc>
        <w:tc>
          <w:tcPr>
            <w:tcW w:w="1084" w:type="dxa"/>
          </w:tcPr>
          <w:p w14:paraId="34D04AA3" w14:textId="77777777" w:rsidR="00293E01" w:rsidRPr="00293E01" w:rsidRDefault="00293E01" w:rsidP="00293E01">
            <w:pPr>
              <w:rPr>
                <w:rFonts w:ascii="Times New Roman" w:hAnsi="Times New Roman"/>
                <w:sz w:val="16"/>
                <w:szCs w:val="16"/>
              </w:rPr>
            </w:pPr>
          </w:p>
        </w:tc>
      </w:tr>
      <w:tr w:rsidR="00293E01" w:rsidRPr="00293E01" w14:paraId="272270BA" w14:textId="77777777" w:rsidTr="00B42881">
        <w:trPr>
          <w:trHeight w:val="20"/>
          <w:jc w:val="center"/>
        </w:trPr>
        <w:tc>
          <w:tcPr>
            <w:tcW w:w="1102" w:type="dxa"/>
          </w:tcPr>
          <w:p w14:paraId="735E5A9E" w14:textId="0471481D" w:rsidR="00293E01" w:rsidRPr="00293E01" w:rsidRDefault="00293E01" w:rsidP="00293E01">
            <w:pPr>
              <w:rPr>
                <w:rFonts w:ascii="Times New Roman" w:hAnsi="Times New Roman"/>
                <w:bCs/>
                <w:sz w:val="16"/>
                <w:szCs w:val="16"/>
              </w:rPr>
            </w:pPr>
            <w:r w:rsidRPr="00293E01">
              <w:rPr>
                <w:sz w:val="16"/>
                <w:szCs w:val="16"/>
              </w:rPr>
              <w:t>R1-1807871</w:t>
            </w:r>
          </w:p>
        </w:tc>
        <w:tc>
          <w:tcPr>
            <w:tcW w:w="2707" w:type="dxa"/>
          </w:tcPr>
          <w:p w14:paraId="05C7600E" w14:textId="08E844B9" w:rsidR="00293E01" w:rsidRPr="00293E01" w:rsidRDefault="00293E01" w:rsidP="00293E01">
            <w:pPr>
              <w:rPr>
                <w:rFonts w:ascii="Times New Roman" w:hAnsi="Times New Roman"/>
                <w:sz w:val="16"/>
                <w:szCs w:val="16"/>
              </w:rPr>
            </w:pPr>
            <w:r w:rsidRPr="00293E01">
              <w:rPr>
                <w:sz w:val="16"/>
                <w:szCs w:val="16"/>
              </w:rPr>
              <w:t>Reply LS on simultaneous configuration of EN-DC and NR PUCCH Scell</w:t>
            </w:r>
          </w:p>
        </w:tc>
        <w:tc>
          <w:tcPr>
            <w:tcW w:w="1291" w:type="dxa"/>
          </w:tcPr>
          <w:p w14:paraId="4CBCA7EA" w14:textId="51A12BEC" w:rsidR="00293E01" w:rsidRPr="00293E01" w:rsidRDefault="00293E01" w:rsidP="00293E01">
            <w:pPr>
              <w:rPr>
                <w:rFonts w:ascii="Times New Roman" w:hAnsi="Times New Roman"/>
                <w:sz w:val="16"/>
                <w:szCs w:val="16"/>
              </w:rPr>
            </w:pPr>
            <w:r w:rsidRPr="00293E01">
              <w:rPr>
                <w:sz w:val="16"/>
                <w:szCs w:val="16"/>
              </w:rPr>
              <w:t>RAN1, NTT DOCOMO</w:t>
            </w:r>
          </w:p>
        </w:tc>
        <w:tc>
          <w:tcPr>
            <w:tcW w:w="818" w:type="dxa"/>
          </w:tcPr>
          <w:p w14:paraId="7C82AA00" w14:textId="68F872E7"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3BC0B4B7" w14:textId="3B94C0BC"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6AE1ADEA" w14:textId="35DB2EA0" w:rsidR="00293E01" w:rsidRPr="00293E01" w:rsidRDefault="00293E01" w:rsidP="00293E01">
            <w:pPr>
              <w:rPr>
                <w:rFonts w:ascii="Times New Roman" w:hAnsi="Times New Roman"/>
                <w:sz w:val="16"/>
                <w:szCs w:val="16"/>
              </w:rPr>
            </w:pPr>
            <w:r w:rsidRPr="00293E01">
              <w:rPr>
                <w:sz w:val="16"/>
                <w:szCs w:val="16"/>
              </w:rPr>
              <w:t>R2-1801568</w:t>
            </w:r>
          </w:p>
        </w:tc>
        <w:tc>
          <w:tcPr>
            <w:tcW w:w="1023" w:type="dxa"/>
          </w:tcPr>
          <w:p w14:paraId="6ED9D740" w14:textId="3498755C" w:rsidR="00293E01" w:rsidRPr="00293E01" w:rsidRDefault="00293E01" w:rsidP="00293E01">
            <w:pPr>
              <w:rPr>
                <w:rFonts w:ascii="Times New Roman" w:hAnsi="Times New Roman"/>
                <w:sz w:val="16"/>
                <w:szCs w:val="16"/>
              </w:rPr>
            </w:pPr>
            <w:r w:rsidRPr="00293E01">
              <w:rPr>
                <w:sz w:val="16"/>
                <w:szCs w:val="16"/>
              </w:rPr>
              <w:t>RAN2, RAN4</w:t>
            </w:r>
          </w:p>
        </w:tc>
        <w:tc>
          <w:tcPr>
            <w:tcW w:w="1023" w:type="dxa"/>
          </w:tcPr>
          <w:p w14:paraId="3623AC29" w14:textId="1A18D41D" w:rsidR="00293E01" w:rsidRPr="00293E01" w:rsidRDefault="00293E01" w:rsidP="00293E01">
            <w:pPr>
              <w:rPr>
                <w:rFonts w:ascii="Times New Roman" w:hAnsi="Times New Roman"/>
                <w:sz w:val="16"/>
                <w:szCs w:val="16"/>
              </w:rPr>
            </w:pPr>
          </w:p>
        </w:tc>
        <w:tc>
          <w:tcPr>
            <w:tcW w:w="1138" w:type="dxa"/>
          </w:tcPr>
          <w:p w14:paraId="119068C1" w14:textId="377EE4B5" w:rsidR="00293E01" w:rsidRPr="00293E01" w:rsidRDefault="00293E01" w:rsidP="00293E01">
            <w:pPr>
              <w:rPr>
                <w:rFonts w:ascii="Times New Roman" w:hAnsi="Times New Roman"/>
                <w:sz w:val="16"/>
                <w:szCs w:val="16"/>
              </w:rPr>
            </w:pPr>
          </w:p>
        </w:tc>
        <w:tc>
          <w:tcPr>
            <w:tcW w:w="1084" w:type="dxa"/>
          </w:tcPr>
          <w:p w14:paraId="6C0F6F01" w14:textId="77777777" w:rsidR="00293E01" w:rsidRPr="00293E01" w:rsidRDefault="00293E01" w:rsidP="00293E01">
            <w:pPr>
              <w:rPr>
                <w:rFonts w:ascii="Times New Roman" w:hAnsi="Times New Roman"/>
                <w:sz w:val="16"/>
                <w:szCs w:val="16"/>
              </w:rPr>
            </w:pPr>
          </w:p>
        </w:tc>
      </w:tr>
      <w:tr w:rsidR="00293E01" w:rsidRPr="00293E01" w14:paraId="67DE4736" w14:textId="77777777" w:rsidTr="00B42881">
        <w:trPr>
          <w:trHeight w:val="20"/>
          <w:jc w:val="center"/>
        </w:trPr>
        <w:tc>
          <w:tcPr>
            <w:tcW w:w="1102" w:type="dxa"/>
          </w:tcPr>
          <w:p w14:paraId="6F4B50AE" w14:textId="2F1ED7D9" w:rsidR="00293E01" w:rsidRPr="00293E01" w:rsidRDefault="00293E01" w:rsidP="00293E01">
            <w:pPr>
              <w:rPr>
                <w:rFonts w:ascii="Times New Roman" w:hAnsi="Times New Roman"/>
                <w:bCs/>
                <w:sz w:val="16"/>
                <w:szCs w:val="16"/>
              </w:rPr>
            </w:pPr>
            <w:r w:rsidRPr="00293E01">
              <w:rPr>
                <w:sz w:val="16"/>
                <w:szCs w:val="16"/>
              </w:rPr>
              <w:t>R1-1807873</w:t>
            </w:r>
          </w:p>
        </w:tc>
        <w:tc>
          <w:tcPr>
            <w:tcW w:w="2707" w:type="dxa"/>
          </w:tcPr>
          <w:p w14:paraId="37631D7F" w14:textId="4D4B74E0" w:rsidR="00293E01" w:rsidRPr="00293E01" w:rsidRDefault="00293E01" w:rsidP="00293E01">
            <w:pPr>
              <w:rPr>
                <w:rFonts w:ascii="Times New Roman" w:hAnsi="Times New Roman"/>
                <w:sz w:val="16"/>
                <w:szCs w:val="16"/>
              </w:rPr>
            </w:pPr>
            <w:r w:rsidRPr="00293E01">
              <w:rPr>
                <w:sz w:val="16"/>
                <w:szCs w:val="16"/>
              </w:rPr>
              <w:t>Reply LS on bandwidth configuration for initial BWP</w:t>
            </w:r>
          </w:p>
        </w:tc>
        <w:tc>
          <w:tcPr>
            <w:tcW w:w="1291" w:type="dxa"/>
          </w:tcPr>
          <w:p w14:paraId="706F5565" w14:textId="62CF956E" w:rsidR="00293E01" w:rsidRPr="00293E01" w:rsidRDefault="00293E01" w:rsidP="00293E01">
            <w:pPr>
              <w:rPr>
                <w:rFonts w:ascii="Times New Roman" w:hAnsi="Times New Roman"/>
                <w:sz w:val="16"/>
                <w:szCs w:val="16"/>
              </w:rPr>
            </w:pPr>
            <w:r w:rsidRPr="00293E01">
              <w:rPr>
                <w:sz w:val="16"/>
                <w:szCs w:val="16"/>
              </w:rPr>
              <w:t>RAN1, MediaTek</w:t>
            </w:r>
          </w:p>
        </w:tc>
        <w:tc>
          <w:tcPr>
            <w:tcW w:w="818" w:type="dxa"/>
          </w:tcPr>
          <w:p w14:paraId="7A2BEFBC" w14:textId="1E5D03A1"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0298FCCE" w14:textId="54B2B2BB"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422727E7" w14:textId="57DB1DF7" w:rsidR="00293E01" w:rsidRPr="00293E01" w:rsidRDefault="00293E01" w:rsidP="00293E01">
            <w:pPr>
              <w:rPr>
                <w:rFonts w:ascii="Times New Roman" w:hAnsi="Times New Roman"/>
                <w:sz w:val="16"/>
                <w:szCs w:val="16"/>
              </w:rPr>
            </w:pPr>
            <w:r w:rsidRPr="00293E01">
              <w:rPr>
                <w:sz w:val="16"/>
                <w:szCs w:val="16"/>
              </w:rPr>
              <w:t>R2-1808990</w:t>
            </w:r>
          </w:p>
        </w:tc>
        <w:tc>
          <w:tcPr>
            <w:tcW w:w="1023" w:type="dxa"/>
          </w:tcPr>
          <w:p w14:paraId="7332A42E" w14:textId="0C197AE1"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78D172B1" w14:textId="488BBDAA" w:rsidR="00293E01" w:rsidRPr="00293E01" w:rsidRDefault="00293E01" w:rsidP="00293E01">
            <w:pPr>
              <w:rPr>
                <w:rFonts w:ascii="Times New Roman" w:hAnsi="Times New Roman"/>
                <w:sz w:val="16"/>
                <w:szCs w:val="16"/>
              </w:rPr>
            </w:pPr>
            <w:r w:rsidRPr="00293E01">
              <w:rPr>
                <w:sz w:val="16"/>
                <w:szCs w:val="16"/>
              </w:rPr>
              <w:t>RAN4</w:t>
            </w:r>
          </w:p>
        </w:tc>
        <w:tc>
          <w:tcPr>
            <w:tcW w:w="1138" w:type="dxa"/>
          </w:tcPr>
          <w:p w14:paraId="1629E56B" w14:textId="787390FF" w:rsidR="00293E01" w:rsidRPr="00293E01" w:rsidRDefault="00293E01" w:rsidP="00293E01">
            <w:pPr>
              <w:rPr>
                <w:rFonts w:ascii="Times New Roman" w:hAnsi="Times New Roman"/>
                <w:sz w:val="16"/>
                <w:szCs w:val="16"/>
              </w:rPr>
            </w:pPr>
          </w:p>
        </w:tc>
        <w:tc>
          <w:tcPr>
            <w:tcW w:w="1084" w:type="dxa"/>
          </w:tcPr>
          <w:p w14:paraId="6052E9C0" w14:textId="77777777" w:rsidR="00293E01" w:rsidRPr="00293E01" w:rsidRDefault="00293E01" w:rsidP="00293E01">
            <w:pPr>
              <w:rPr>
                <w:rFonts w:ascii="Times New Roman" w:hAnsi="Times New Roman"/>
                <w:sz w:val="16"/>
                <w:szCs w:val="16"/>
              </w:rPr>
            </w:pPr>
          </w:p>
        </w:tc>
      </w:tr>
      <w:tr w:rsidR="00293E01" w:rsidRPr="00293E01" w14:paraId="2AB16048" w14:textId="77777777" w:rsidTr="00B42881">
        <w:trPr>
          <w:trHeight w:val="20"/>
          <w:jc w:val="center"/>
        </w:trPr>
        <w:tc>
          <w:tcPr>
            <w:tcW w:w="1102" w:type="dxa"/>
          </w:tcPr>
          <w:p w14:paraId="555EC200" w14:textId="50A497EB" w:rsidR="00293E01" w:rsidRPr="00293E01" w:rsidRDefault="00293E01" w:rsidP="00293E01">
            <w:pPr>
              <w:rPr>
                <w:rFonts w:ascii="Times New Roman" w:hAnsi="Times New Roman"/>
                <w:sz w:val="16"/>
                <w:szCs w:val="16"/>
              </w:rPr>
            </w:pPr>
            <w:r w:rsidRPr="00293E01">
              <w:rPr>
                <w:sz w:val="16"/>
                <w:szCs w:val="16"/>
              </w:rPr>
              <w:t>R1-1807882</w:t>
            </w:r>
          </w:p>
        </w:tc>
        <w:tc>
          <w:tcPr>
            <w:tcW w:w="2707" w:type="dxa"/>
          </w:tcPr>
          <w:p w14:paraId="2F455C9B" w14:textId="5564EEFB" w:rsidR="00293E01" w:rsidRPr="00293E01" w:rsidRDefault="00293E01" w:rsidP="00293E01">
            <w:pPr>
              <w:rPr>
                <w:rFonts w:ascii="Times New Roman" w:hAnsi="Times New Roman"/>
                <w:sz w:val="16"/>
                <w:szCs w:val="16"/>
              </w:rPr>
            </w:pPr>
            <w:r w:rsidRPr="00293E01">
              <w:rPr>
                <w:sz w:val="16"/>
                <w:szCs w:val="16"/>
              </w:rPr>
              <w:t>LS on aperiodic SRS</w:t>
            </w:r>
          </w:p>
        </w:tc>
        <w:tc>
          <w:tcPr>
            <w:tcW w:w="1291" w:type="dxa"/>
          </w:tcPr>
          <w:p w14:paraId="12FE81A6" w14:textId="1C310082" w:rsidR="00293E01" w:rsidRPr="00293E01" w:rsidRDefault="00293E01" w:rsidP="00293E01">
            <w:pPr>
              <w:rPr>
                <w:rFonts w:ascii="Times New Roman" w:hAnsi="Times New Roman"/>
                <w:sz w:val="16"/>
                <w:szCs w:val="16"/>
              </w:rPr>
            </w:pPr>
            <w:r w:rsidRPr="00293E01">
              <w:rPr>
                <w:sz w:val="16"/>
                <w:szCs w:val="16"/>
              </w:rPr>
              <w:t>RAN1, ZTE</w:t>
            </w:r>
          </w:p>
        </w:tc>
        <w:tc>
          <w:tcPr>
            <w:tcW w:w="818" w:type="dxa"/>
          </w:tcPr>
          <w:p w14:paraId="48C080E4" w14:textId="7160E6B1" w:rsidR="00293E01" w:rsidRPr="00293E01" w:rsidRDefault="00293E01" w:rsidP="00293E01">
            <w:pPr>
              <w:rPr>
                <w:rFonts w:ascii="Times New Roman" w:hAnsi="Times New Roman"/>
                <w:sz w:val="16"/>
                <w:szCs w:val="16"/>
              </w:rPr>
            </w:pPr>
            <w:r w:rsidRPr="00293E01">
              <w:rPr>
                <w:sz w:val="16"/>
                <w:szCs w:val="16"/>
              </w:rPr>
              <w:t>Rel-15</w:t>
            </w:r>
          </w:p>
        </w:tc>
        <w:tc>
          <w:tcPr>
            <w:tcW w:w="2793" w:type="dxa"/>
          </w:tcPr>
          <w:p w14:paraId="1C1D7E87" w14:textId="667F7FE1" w:rsidR="00293E01" w:rsidRPr="00293E01" w:rsidRDefault="00293E01" w:rsidP="00293E01">
            <w:pPr>
              <w:rPr>
                <w:rFonts w:ascii="Times New Roman" w:hAnsi="Times New Roman"/>
                <w:sz w:val="16"/>
                <w:szCs w:val="16"/>
              </w:rPr>
            </w:pPr>
            <w:r w:rsidRPr="00293E01">
              <w:rPr>
                <w:sz w:val="16"/>
                <w:szCs w:val="16"/>
              </w:rPr>
              <w:t>NR_newRAT-Core</w:t>
            </w:r>
          </w:p>
        </w:tc>
        <w:tc>
          <w:tcPr>
            <w:tcW w:w="1088" w:type="dxa"/>
          </w:tcPr>
          <w:p w14:paraId="328BB066" w14:textId="2B79D2D5" w:rsidR="00293E01" w:rsidRPr="00293E01" w:rsidRDefault="00293E01" w:rsidP="00293E01">
            <w:pPr>
              <w:rPr>
                <w:rFonts w:ascii="Times New Roman" w:hAnsi="Times New Roman"/>
                <w:sz w:val="16"/>
                <w:szCs w:val="16"/>
              </w:rPr>
            </w:pPr>
          </w:p>
        </w:tc>
        <w:tc>
          <w:tcPr>
            <w:tcW w:w="1023" w:type="dxa"/>
          </w:tcPr>
          <w:p w14:paraId="33FB0B1A" w14:textId="33F7F7E1"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40E5BA50" w14:textId="2161E0EA" w:rsidR="00293E01" w:rsidRPr="00293E01" w:rsidRDefault="00293E01" w:rsidP="00293E01">
            <w:pPr>
              <w:rPr>
                <w:rFonts w:ascii="Times New Roman" w:hAnsi="Times New Roman"/>
                <w:sz w:val="16"/>
                <w:szCs w:val="16"/>
              </w:rPr>
            </w:pPr>
          </w:p>
        </w:tc>
        <w:tc>
          <w:tcPr>
            <w:tcW w:w="1138" w:type="dxa"/>
          </w:tcPr>
          <w:p w14:paraId="48296F0C" w14:textId="5D264CEC" w:rsidR="00293E01" w:rsidRPr="00293E01" w:rsidRDefault="00293E01" w:rsidP="00293E01">
            <w:pPr>
              <w:rPr>
                <w:rFonts w:ascii="Times New Roman" w:hAnsi="Times New Roman"/>
                <w:sz w:val="16"/>
                <w:szCs w:val="16"/>
              </w:rPr>
            </w:pPr>
          </w:p>
        </w:tc>
        <w:tc>
          <w:tcPr>
            <w:tcW w:w="1084" w:type="dxa"/>
          </w:tcPr>
          <w:p w14:paraId="7895ECFB" w14:textId="77777777" w:rsidR="00293E01" w:rsidRPr="00293E01" w:rsidRDefault="00293E01" w:rsidP="00293E01">
            <w:pPr>
              <w:rPr>
                <w:rFonts w:ascii="Times New Roman" w:hAnsi="Times New Roman"/>
                <w:sz w:val="16"/>
                <w:szCs w:val="16"/>
              </w:rPr>
            </w:pPr>
          </w:p>
        </w:tc>
      </w:tr>
      <w:tr w:rsidR="00293E01" w:rsidRPr="00293E01" w14:paraId="0F8C4574" w14:textId="77777777" w:rsidTr="00B42881">
        <w:trPr>
          <w:trHeight w:val="20"/>
          <w:jc w:val="center"/>
        </w:trPr>
        <w:tc>
          <w:tcPr>
            <w:tcW w:w="1102" w:type="dxa"/>
          </w:tcPr>
          <w:p w14:paraId="71C770D0" w14:textId="1EED2F3B" w:rsidR="00293E01" w:rsidRPr="00293E01" w:rsidRDefault="00293E01" w:rsidP="00293E01">
            <w:pPr>
              <w:rPr>
                <w:rFonts w:ascii="Times New Roman" w:hAnsi="Times New Roman"/>
                <w:bCs/>
                <w:sz w:val="16"/>
                <w:szCs w:val="16"/>
              </w:rPr>
            </w:pPr>
            <w:r w:rsidRPr="00293E01">
              <w:rPr>
                <w:sz w:val="16"/>
                <w:szCs w:val="16"/>
              </w:rPr>
              <w:t>R1-1807883</w:t>
            </w:r>
          </w:p>
        </w:tc>
        <w:tc>
          <w:tcPr>
            <w:tcW w:w="2707" w:type="dxa"/>
          </w:tcPr>
          <w:p w14:paraId="0B3FC06B" w14:textId="0C39A029" w:rsidR="00293E01" w:rsidRPr="00293E01" w:rsidRDefault="00293E01" w:rsidP="00293E01">
            <w:pPr>
              <w:rPr>
                <w:rFonts w:ascii="Times New Roman" w:hAnsi="Times New Roman"/>
                <w:sz w:val="16"/>
                <w:szCs w:val="16"/>
              </w:rPr>
            </w:pPr>
            <w:r w:rsidRPr="00293E01">
              <w:rPr>
                <w:sz w:val="16"/>
                <w:szCs w:val="16"/>
              </w:rPr>
              <w:t>LS on BFR search space configuration</w:t>
            </w:r>
          </w:p>
        </w:tc>
        <w:tc>
          <w:tcPr>
            <w:tcW w:w="1291" w:type="dxa"/>
          </w:tcPr>
          <w:p w14:paraId="27C58F3B" w14:textId="19C20170" w:rsidR="00293E01" w:rsidRPr="00293E01" w:rsidRDefault="00293E01" w:rsidP="00293E01">
            <w:pPr>
              <w:rPr>
                <w:rFonts w:ascii="Times New Roman" w:hAnsi="Times New Roman"/>
                <w:sz w:val="16"/>
                <w:szCs w:val="16"/>
              </w:rPr>
            </w:pPr>
            <w:r w:rsidRPr="00293E01">
              <w:rPr>
                <w:sz w:val="16"/>
                <w:szCs w:val="16"/>
              </w:rPr>
              <w:t>RAN1, MediaTek</w:t>
            </w:r>
          </w:p>
        </w:tc>
        <w:tc>
          <w:tcPr>
            <w:tcW w:w="818" w:type="dxa"/>
          </w:tcPr>
          <w:p w14:paraId="61149369" w14:textId="2D7EFEC6"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6D682033" w14:textId="4459D3AC"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4EA8246F" w14:textId="3372EB3A" w:rsidR="00293E01" w:rsidRPr="00293E01" w:rsidRDefault="00293E01" w:rsidP="00293E01">
            <w:pPr>
              <w:rPr>
                <w:rFonts w:ascii="Times New Roman" w:hAnsi="Times New Roman"/>
                <w:sz w:val="16"/>
                <w:szCs w:val="16"/>
              </w:rPr>
            </w:pPr>
          </w:p>
        </w:tc>
        <w:tc>
          <w:tcPr>
            <w:tcW w:w="1023" w:type="dxa"/>
          </w:tcPr>
          <w:p w14:paraId="238AA359" w14:textId="4AED3367"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18A94BD3" w14:textId="0687EF73" w:rsidR="00293E01" w:rsidRPr="00293E01" w:rsidRDefault="00293E01" w:rsidP="00293E01">
            <w:pPr>
              <w:rPr>
                <w:rFonts w:ascii="Times New Roman" w:hAnsi="Times New Roman"/>
                <w:sz w:val="16"/>
                <w:szCs w:val="16"/>
              </w:rPr>
            </w:pPr>
          </w:p>
        </w:tc>
        <w:tc>
          <w:tcPr>
            <w:tcW w:w="1138" w:type="dxa"/>
          </w:tcPr>
          <w:p w14:paraId="31CEA3DD" w14:textId="4613F417" w:rsidR="00293E01" w:rsidRPr="00293E01" w:rsidRDefault="00293E01" w:rsidP="00293E01">
            <w:pPr>
              <w:rPr>
                <w:rFonts w:ascii="Times New Roman" w:hAnsi="Times New Roman"/>
                <w:sz w:val="16"/>
                <w:szCs w:val="16"/>
              </w:rPr>
            </w:pPr>
          </w:p>
        </w:tc>
        <w:tc>
          <w:tcPr>
            <w:tcW w:w="1084" w:type="dxa"/>
          </w:tcPr>
          <w:p w14:paraId="5F711054" w14:textId="77777777" w:rsidR="00293E01" w:rsidRPr="00293E01" w:rsidRDefault="00293E01" w:rsidP="00293E01">
            <w:pPr>
              <w:rPr>
                <w:rFonts w:ascii="Times New Roman" w:hAnsi="Times New Roman"/>
                <w:sz w:val="16"/>
                <w:szCs w:val="16"/>
              </w:rPr>
            </w:pPr>
          </w:p>
        </w:tc>
      </w:tr>
      <w:tr w:rsidR="00293E01" w:rsidRPr="00293E01" w14:paraId="0FA1CB15" w14:textId="77777777" w:rsidTr="00B42881">
        <w:trPr>
          <w:trHeight w:val="20"/>
          <w:jc w:val="center"/>
        </w:trPr>
        <w:tc>
          <w:tcPr>
            <w:tcW w:w="1102" w:type="dxa"/>
          </w:tcPr>
          <w:p w14:paraId="13512BF0" w14:textId="42BDF689" w:rsidR="00293E01" w:rsidRPr="00293E01" w:rsidRDefault="00293E01" w:rsidP="00293E01">
            <w:pPr>
              <w:rPr>
                <w:rFonts w:ascii="Times New Roman" w:hAnsi="Times New Roman"/>
                <w:bCs/>
                <w:sz w:val="16"/>
                <w:szCs w:val="16"/>
              </w:rPr>
            </w:pPr>
            <w:r w:rsidRPr="00293E01">
              <w:rPr>
                <w:sz w:val="16"/>
                <w:szCs w:val="16"/>
              </w:rPr>
              <w:t>R1-1807887</w:t>
            </w:r>
          </w:p>
        </w:tc>
        <w:tc>
          <w:tcPr>
            <w:tcW w:w="2707" w:type="dxa"/>
          </w:tcPr>
          <w:p w14:paraId="2C0F63E4" w14:textId="0CA7BF3D" w:rsidR="00293E01" w:rsidRPr="00794262" w:rsidRDefault="00293E01" w:rsidP="00293E01">
            <w:pPr>
              <w:rPr>
                <w:rFonts w:ascii="Times New Roman" w:hAnsi="Times New Roman"/>
                <w:sz w:val="16"/>
                <w:szCs w:val="16"/>
                <w:lang w:val="fr-FR"/>
              </w:rPr>
            </w:pPr>
            <w:r w:rsidRPr="00794262">
              <w:rPr>
                <w:sz w:val="16"/>
                <w:szCs w:val="16"/>
                <w:lang w:val="fr-FR"/>
              </w:rPr>
              <w:t>LS on NR CSI-RS</w:t>
            </w:r>
          </w:p>
        </w:tc>
        <w:tc>
          <w:tcPr>
            <w:tcW w:w="1291" w:type="dxa"/>
          </w:tcPr>
          <w:p w14:paraId="6577E32A" w14:textId="1A6035FE" w:rsidR="00293E01" w:rsidRPr="00293E01" w:rsidRDefault="00293E01" w:rsidP="00293E01">
            <w:pPr>
              <w:rPr>
                <w:rFonts w:ascii="Times New Roman" w:hAnsi="Times New Roman"/>
                <w:sz w:val="16"/>
                <w:szCs w:val="16"/>
              </w:rPr>
            </w:pPr>
            <w:r w:rsidRPr="00293E01">
              <w:rPr>
                <w:sz w:val="16"/>
                <w:szCs w:val="16"/>
              </w:rPr>
              <w:t>RAN1, Huawei</w:t>
            </w:r>
          </w:p>
        </w:tc>
        <w:tc>
          <w:tcPr>
            <w:tcW w:w="818" w:type="dxa"/>
          </w:tcPr>
          <w:p w14:paraId="4352AB15" w14:textId="7C00D01C"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557A22E3" w14:textId="451A4DC4"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49994BA3" w14:textId="5A7FEBB3" w:rsidR="00293E01" w:rsidRPr="00293E01" w:rsidRDefault="00293E01" w:rsidP="00293E01">
            <w:pPr>
              <w:rPr>
                <w:rFonts w:ascii="Times New Roman" w:hAnsi="Times New Roman"/>
                <w:sz w:val="16"/>
                <w:szCs w:val="16"/>
              </w:rPr>
            </w:pPr>
          </w:p>
        </w:tc>
        <w:tc>
          <w:tcPr>
            <w:tcW w:w="1023" w:type="dxa"/>
          </w:tcPr>
          <w:p w14:paraId="18F778A5" w14:textId="08D9C6E5"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68DC0FE8" w14:textId="482C5057" w:rsidR="00293E01" w:rsidRPr="00293E01" w:rsidRDefault="00293E01" w:rsidP="00293E01">
            <w:pPr>
              <w:rPr>
                <w:rFonts w:ascii="Times New Roman" w:hAnsi="Times New Roman"/>
                <w:sz w:val="16"/>
                <w:szCs w:val="16"/>
              </w:rPr>
            </w:pPr>
          </w:p>
        </w:tc>
        <w:tc>
          <w:tcPr>
            <w:tcW w:w="1138" w:type="dxa"/>
          </w:tcPr>
          <w:p w14:paraId="5D5B1970" w14:textId="57F409E4" w:rsidR="00293E01" w:rsidRPr="00293E01" w:rsidRDefault="00293E01" w:rsidP="00293E01">
            <w:pPr>
              <w:rPr>
                <w:rFonts w:ascii="Times New Roman" w:hAnsi="Times New Roman"/>
                <w:sz w:val="16"/>
                <w:szCs w:val="16"/>
              </w:rPr>
            </w:pPr>
          </w:p>
        </w:tc>
        <w:tc>
          <w:tcPr>
            <w:tcW w:w="1084" w:type="dxa"/>
          </w:tcPr>
          <w:p w14:paraId="0AEBB595" w14:textId="77777777" w:rsidR="00293E01" w:rsidRPr="00293E01" w:rsidRDefault="00293E01" w:rsidP="00293E01">
            <w:pPr>
              <w:rPr>
                <w:rFonts w:ascii="Times New Roman" w:hAnsi="Times New Roman"/>
                <w:sz w:val="16"/>
                <w:szCs w:val="16"/>
              </w:rPr>
            </w:pPr>
          </w:p>
        </w:tc>
      </w:tr>
      <w:tr w:rsidR="00293E01" w:rsidRPr="00293E01" w14:paraId="289C0B26" w14:textId="77777777" w:rsidTr="00B42881">
        <w:trPr>
          <w:trHeight w:val="20"/>
          <w:jc w:val="center"/>
        </w:trPr>
        <w:tc>
          <w:tcPr>
            <w:tcW w:w="1102" w:type="dxa"/>
          </w:tcPr>
          <w:p w14:paraId="4CF88FB6" w14:textId="780418E7" w:rsidR="00293E01" w:rsidRPr="00293E01" w:rsidRDefault="00293E01" w:rsidP="00293E01">
            <w:pPr>
              <w:rPr>
                <w:rFonts w:ascii="Times New Roman" w:hAnsi="Times New Roman"/>
                <w:bCs/>
                <w:sz w:val="16"/>
                <w:szCs w:val="16"/>
              </w:rPr>
            </w:pPr>
            <w:r w:rsidRPr="00293E01">
              <w:rPr>
                <w:sz w:val="16"/>
                <w:szCs w:val="16"/>
              </w:rPr>
              <w:t>R1-1807892</w:t>
            </w:r>
          </w:p>
        </w:tc>
        <w:tc>
          <w:tcPr>
            <w:tcW w:w="2707" w:type="dxa"/>
          </w:tcPr>
          <w:p w14:paraId="76AE23F6" w14:textId="503C48A2" w:rsidR="00293E01" w:rsidRPr="00293E01" w:rsidRDefault="00293E01" w:rsidP="00293E01">
            <w:pPr>
              <w:rPr>
                <w:rFonts w:ascii="Times New Roman" w:hAnsi="Times New Roman"/>
                <w:sz w:val="16"/>
                <w:szCs w:val="16"/>
              </w:rPr>
            </w:pPr>
            <w:r w:rsidRPr="00293E01">
              <w:rPr>
                <w:sz w:val="16"/>
                <w:szCs w:val="16"/>
              </w:rPr>
              <w:t>Reply LS on the design of PRACH table</w:t>
            </w:r>
          </w:p>
        </w:tc>
        <w:tc>
          <w:tcPr>
            <w:tcW w:w="1291" w:type="dxa"/>
          </w:tcPr>
          <w:p w14:paraId="11A69552" w14:textId="33BB4C4A" w:rsidR="00293E01" w:rsidRPr="00293E01" w:rsidRDefault="00293E01" w:rsidP="00293E01">
            <w:pPr>
              <w:rPr>
                <w:rFonts w:ascii="Times New Roman" w:hAnsi="Times New Roman"/>
                <w:sz w:val="16"/>
                <w:szCs w:val="16"/>
              </w:rPr>
            </w:pPr>
            <w:r w:rsidRPr="00293E01">
              <w:rPr>
                <w:sz w:val="16"/>
                <w:szCs w:val="16"/>
              </w:rPr>
              <w:t>RAN1, Qualcomm</w:t>
            </w:r>
          </w:p>
        </w:tc>
        <w:tc>
          <w:tcPr>
            <w:tcW w:w="818" w:type="dxa"/>
          </w:tcPr>
          <w:p w14:paraId="3EBB357E" w14:textId="463CCEBD"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2F000049" w14:textId="1D2641B4"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2E17BE5F" w14:textId="25AFF5D1" w:rsidR="00293E01" w:rsidRPr="00293E01" w:rsidRDefault="00293E01" w:rsidP="00293E01">
            <w:pPr>
              <w:rPr>
                <w:rFonts w:ascii="Times New Roman" w:hAnsi="Times New Roman"/>
                <w:sz w:val="16"/>
                <w:szCs w:val="16"/>
              </w:rPr>
            </w:pPr>
            <w:r w:rsidRPr="00293E01">
              <w:rPr>
                <w:sz w:val="16"/>
                <w:szCs w:val="16"/>
              </w:rPr>
              <w:t>R2-1806227</w:t>
            </w:r>
          </w:p>
        </w:tc>
        <w:tc>
          <w:tcPr>
            <w:tcW w:w="1023" w:type="dxa"/>
          </w:tcPr>
          <w:p w14:paraId="5FEF11C9" w14:textId="6A76165C"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718A2C99" w14:textId="6A8756C9" w:rsidR="00293E01" w:rsidRPr="00293E01" w:rsidRDefault="00293E01" w:rsidP="00293E01">
            <w:pPr>
              <w:rPr>
                <w:rFonts w:ascii="Times New Roman" w:hAnsi="Times New Roman"/>
                <w:sz w:val="16"/>
                <w:szCs w:val="16"/>
              </w:rPr>
            </w:pPr>
          </w:p>
        </w:tc>
        <w:tc>
          <w:tcPr>
            <w:tcW w:w="1138" w:type="dxa"/>
          </w:tcPr>
          <w:p w14:paraId="5CDDEEF4" w14:textId="00E4F493" w:rsidR="00293E01" w:rsidRPr="00293E01" w:rsidRDefault="00293E01" w:rsidP="00293E01">
            <w:pPr>
              <w:rPr>
                <w:rFonts w:ascii="Times New Roman" w:hAnsi="Times New Roman"/>
                <w:sz w:val="16"/>
                <w:szCs w:val="16"/>
              </w:rPr>
            </w:pPr>
          </w:p>
        </w:tc>
        <w:tc>
          <w:tcPr>
            <w:tcW w:w="1084" w:type="dxa"/>
          </w:tcPr>
          <w:p w14:paraId="4924ECC5" w14:textId="77777777" w:rsidR="00293E01" w:rsidRPr="00293E01" w:rsidRDefault="00293E01" w:rsidP="00293E01">
            <w:pPr>
              <w:rPr>
                <w:rFonts w:ascii="Times New Roman" w:hAnsi="Times New Roman"/>
                <w:sz w:val="16"/>
                <w:szCs w:val="16"/>
              </w:rPr>
            </w:pPr>
          </w:p>
        </w:tc>
      </w:tr>
      <w:tr w:rsidR="00293E01" w:rsidRPr="00293E01" w14:paraId="43EC8088" w14:textId="77777777" w:rsidTr="00B42881">
        <w:trPr>
          <w:trHeight w:val="20"/>
          <w:jc w:val="center"/>
        </w:trPr>
        <w:tc>
          <w:tcPr>
            <w:tcW w:w="1102" w:type="dxa"/>
          </w:tcPr>
          <w:p w14:paraId="05647285" w14:textId="336A79C4" w:rsidR="00293E01" w:rsidRPr="00293E01" w:rsidRDefault="00293E01" w:rsidP="00293E01">
            <w:pPr>
              <w:rPr>
                <w:rFonts w:ascii="Times New Roman" w:hAnsi="Times New Roman"/>
                <w:bCs/>
                <w:sz w:val="16"/>
                <w:szCs w:val="16"/>
              </w:rPr>
            </w:pPr>
            <w:r w:rsidRPr="00293E01">
              <w:rPr>
                <w:sz w:val="16"/>
                <w:szCs w:val="16"/>
              </w:rPr>
              <w:t>R1-1807893</w:t>
            </w:r>
          </w:p>
        </w:tc>
        <w:tc>
          <w:tcPr>
            <w:tcW w:w="2707" w:type="dxa"/>
          </w:tcPr>
          <w:p w14:paraId="798A1741" w14:textId="16CE279A" w:rsidR="00293E01" w:rsidRPr="00293E01" w:rsidRDefault="00293E01" w:rsidP="00293E01">
            <w:pPr>
              <w:rPr>
                <w:rFonts w:ascii="Times New Roman" w:hAnsi="Times New Roman"/>
                <w:sz w:val="16"/>
                <w:szCs w:val="16"/>
              </w:rPr>
            </w:pPr>
            <w:r w:rsidRPr="00293E01">
              <w:rPr>
                <w:sz w:val="16"/>
                <w:szCs w:val="16"/>
              </w:rPr>
              <w:t>LS on Initial Active BWP for Pattern 2 and Pattern 3</w:t>
            </w:r>
          </w:p>
        </w:tc>
        <w:tc>
          <w:tcPr>
            <w:tcW w:w="1291" w:type="dxa"/>
          </w:tcPr>
          <w:p w14:paraId="41AB08A2" w14:textId="7DD1F8C9" w:rsidR="00293E01" w:rsidRPr="00293E01" w:rsidRDefault="00293E01" w:rsidP="00293E01">
            <w:pPr>
              <w:rPr>
                <w:rFonts w:ascii="Times New Roman" w:hAnsi="Times New Roman"/>
                <w:sz w:val="16"/>
                <w:szCs w:val="16"/>
              </w:rPr>
            </w:pPr>
            <w:r w:rsidRPr="00293E01">
              <w:rPr>
                <w:sz w:val="16"/>
                <w:szCs w:val="16"/>
              </w:rPr>
              <w:t>RAN1, Huawei</w:t>
            </w:r>
          </w:p>
        </w:tc>
        <w:tc>
          <w:tcPr>
            <w:tcW w:w="818" w:type="dxa"/>
          </w:tcPr>
          <w:p w14:paraId="5976F79B" w14:textId="25D3F936"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4405DD76" w14:textId="5FB366A3"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300DBDC7" w14:textId="444C95DD" w:rsidR="00293E01" w:rsidRPr="00293E01" w:rsidRDefault="00293E01" w:rsidP="00293E01">
            <w:pPr>
              <w:rPr>
                <w:rFonts w:ascii="Times New Roman" w:hAnsi="Times New Roman"/>
                <w:sz w:val="16"/>
                <w:szCs w:val="16"/>
              </w:rPr>
            </w:pPr>
          </w:p>
        </w:tc>
        <w:tc>
          <w:tcPr>
            <w:tcW w:w="1023" w:type="dxa"/>
          </w:tcPr>
          <w:p w14:paraId="1A3640D4" w14:textId="4F44B38B" w:rsidR="00293E01" w:rsidRPr="00293E01" w:rsidRDefault="00293E01" w:rsidP="00293E01">
            <w:pPr>
              <w:rPr>
                <w:rFonts w:ascii="Times New Roman" w:hAnsi="Times New Roman"/>
                <w:sz w:val="16"/>
                <w:szCs w:val="16"/>
              </w:rPr>
            </w:pPr>
            <w:r w:rsidRPr="00293E01">
              <w:rPr>
                <w:sz w:val="16"/>
                <w:szCs w:val="16"/>
              </w:rPr>
              <w:t>RAN2, RAN4</w:t>
            </w:r>
          </w:p>
        </w:tc>
        <w:tc>
          <w:tcPr>
            <w:tcW w:w="1023" w:type="dxa"/>
          </w:tcPr>
          <w:p w14:paraId="2E61CE12" w14:textId="00292A5D" w:rsidR="00293E01" w:rsidRPr="00293E01" w:rsidRDefault="00293E01" w:rsidP="00293E01">
            <w:pPr>
              <w:rPr>
                <w:rFonts w:ascii="Times New Roman" w:hAnsi="Times New Roman"/>
                <w:sz w:val="16"/>
                <w:szCs w:val="16"/>
              </w:rPr>
            </w:pPr>
          </w:p>
        </w:tc>
        <w:tc>
          <w:tcPr>
            <w:tcW w:w="1138" w:type="dxa"/>
          </w:tcPr>
          <w:p w14:paraId="792B6632" w14:textId="28AFED23" w:rsidR="00293E01" w:rsidRPr="00293E01" w:rsidRDefault="00293E01" w:rsidP="00293E01">
            <w:pPr>
              <w:rPr>
                <w:rFonts w:ascii="Times New Roman" w:hAnsi="Times New Roman"/>
                <w:sz w:val="16"/>
                <w:szCs w:val="16"/>
              </w:rPr>
            </w:pPr>
          </w:p>
        </w:tc>
        <w:tc>
          <w:tcPr>
            <w:tcW w:w="1084" w:type="dxa"/>
          </w:tcPr>
          <w:p w14:paraId="10FC8E51" w14:textId="77777777" w:rsidR="00293E01" w:rsidRPr="00293E01" w:rsidRDefault="00293E01" w:rsidP="00293E01">
            <w:pPr>
              <w:rPr>
                <w:rFonts w:ascii="Times New Roman" w:hAnsi="Times New Roman"/>
                <w:sz w:val="16"/>
                <w:szCs w:val="16"/>
              </w:rPr>
            </w:pPr>
          </w:p>
        </w:tc>
      </w:tr>
      <w:tr w:rsidR="00293E01" w:rsidRPr="00293E01" w14:paraId="634DFEDC" w14:textId="77777777" w:rsidTr="00B42881">
        <w:trPr>
          <w:trHeight w:val="20"/>
          <w:jc w:val="center"/>
        </w:trPr>
        <w:tc>
          <w:tcPr>
            <w:tcW w:w="1102" w:type="dxa"/>
          </w:tcPr>
          <w:p w14:paraId="630BC9B4" w14:textId="7B423FE9" w:rsidR="00293E01" w:rsidRPr="00293E01" w:rsidRDefault="00293E01" w:rsidP="00293E01">
            <w:pPr>
              <w:rPr>
                <w:rFonts w:ascii="Times New Roman" w:hAnsi="Times New Roman"/>
                <w:sz w:val="16"/>
                <w:szCs w:val="16"/>
              </w:rPr>
            </w:pPr>
            <w:r w:rsidRPr="00293E01">
              <w:rPr>
                <w:sz w:val="16"/>
                <w:szCs w:val="16"/>
              </w:rPr>
              <w:lastRenderedPageBreak/>
              <w:t>R1-1807896</w:t>
            </w:r>
          </w:p>
        </w:tc>
        <w:tc>
          <w:tcPr>
            <w:tcW w:w="2707" w:type="dxa"/>
          </w:tcPr>
          <w:p w14:paraId="5645F899" w14:textId="379AC874" w:rsidR="00293E01" w:rsidRPr="00293E01" w:rsidRDefault="00293E01" w:rsidP="00293E01">
            <w:pPr>
              <w:rPr>
                <w:rFonts w:ascii="Times New Roman" w:hAnsi="Times New Roman"/>
                <w:sz w:val="16"/>
                <w:szCs w:val="16"/>
              </w:rPr>
            </w:pPr>
            <w:r w:rsidRPr="00293E01">
              <w:rPr>
                <w:sz w:val="16"/>
                <w:szCs w:val="16"/>
              </w:rPr>
              <w:t>LS on updated NR UE features</w:t>
            </w:r>
          </w:p>
        </w:tc>
        <w:tc>
          <w:tcPr>
            <w:tcW w:w="1291" w:type="dxa"/>
          </w:tcPr>
          <w:p w14:paraId="555EE93C" w14:textId="4808D8E4" w:rsidR="00293E01" w:rsidRPr="00293E01" w:rsidRDefault="00293E01" w:rsidP="00293E01">
            <w:pPr>
              <w:rPr>
                <w:rFonts w:ascii="Times New Roman" w:hAnsi="Times New Roman"/>
                <w:sz w:val="16"/>
                <w:szCs w:val="16"/>
              </w:rPr>
            </w:pPr>
            <w:r w:rsidRPr="00293E01">
              <w:rPr>
                <w:sz w:val="16"/>
                <w:szCs w:val="16"/>
              </w:rPr>
              <w:t>RAN1, NTT DOCOMO, AT&amp;T</w:t>
            </w:r>
          </w:p>
        </w:tc>
        <w:tc>
          <w:tcPr>
            <w:tcW w:w="818" w:type="dxa"/>
          </w:tcPr>
          <w:p w14:paraId="352692F7" w14:textId="500C4A35" w:rsidR="00293E01" w:rsidRPr="00293E01" w:rsidRDefault="00293E01" w:rsidP="00293E01">
            <w:pPr>
              <w:rPr>
                <w:rFonts w:ascii="Times New Roman" w:hAnsi="Times New Roman"/>
                <w:sz w:val="16"/>
                <w:szCs w:val="16"/>
              </w:rPr>
            </w:pPr>
            <w:r w:rsidRPr="00293E01">
              <w:rPr>
                <w:sz w:val="16"/>
                <w:szCs w:val="16"/>
              </w:rPr>
              <w:t>Rel-15</w:t>
            </w:r>
          </w:p>
        </w:tc>
        <w:tc>
          <w:tcPr>
            <w:tcW w:w="2793" w:type="dxa"/>
          </w:tcPr>
          <w:p w14:paraId="23E0E45A" w14:textId="007569AA" w:rsidR="00293E01" w:rsidRPr="00293E01" w:rsidRDefault="00293E01" w:rsidP="00293E01">
            <w:pPr>
              <w:rPr>
                <w:rFonts w:ascii="Times New Roman" w:hAnsi="Times New Roman"/>
                <w:sz w:val="16"/>
                <w:szCs w:val="16"/>
              </w:rPr>
            </w:pPr>
            <w:r w:rsidRPr="00293E01">
              <w:rPr>
                <w:sz w:val="16"/>
                <w:szCs w:val="16"/>
              </w:rPr>
              <w:t>NR_newRAT-Core</w:t>
            </w:r>
          </w:p>
        </w:tc>
        <w:tc>
          <w:tcPr>
            <w:tcW w:w="1088" w:type="dxa"/>
          </w:tcPr>
          <w:p w14:paraId="05A50347" w14:textId="6A9BEBA3" w:rsidR="00293E01" w:rsidRPr="00293E01" w:rsidRDefault="00293E01" w:rsidP="00293E01">
            <w:pPr>
              <w:rPr>
                <w:rFonts w:ascii="Times New Roman" w:hAnsi="Times New Roman"/>
                <w:sz w:val="16"/>
                <w:szCs w:val="16"/>
              </w:rPr>
            </w:pPr>
          </w:p>
        </w:tc>
        <w:tc>
          <w:tcPr>
            <w:tcW w:w="1023" w:type="dxa"/>
          </w:tcPr>
          <w:p w14:paraId="267B5F36" w14:textId="19A8B975" w:rsidR="00293E01" w:rsidRPr="00293E01" w:rsidRDefault="00293E01" w:rsidP="00293E01">
            <w:pPr>
              <w:rPr>
                <w:rFonts w:ascii="Times New Roman" w:hAnsi="Times New Roman"/>
                <w:sz w:val="16"/>
                <w:szCs w:val="16"/>
              </w:rPr>
            </w:pPr>
            <w:r w:rsidRPr="00293E01">
              <w:rPr>
                <w:sz w:val="16"/>
                <w:szCs w:val="16"/>
              </w:rPr>
              <w:t>RAN, RAN2, RAN4</w:t>
            </w:r>
          </w:p>
        </w:tc>
        <w:tc>
          <w:tcPr>
            <w:tcW w:w="1023" w:type="dxa"/>
          </w:tcPr>
          <w:p w14:paraId="660058BB" w14:textId="78DF8ECC" w:rsidR="00293E01" w:rsidRPr="00293E01" w:rsidRDefault="00293E01" w:rsidP="00293E01">
            <w:pPr>
              <w:rPr>
                <w:rFonts w:ascii="Times New Roman" w:hAnsi="Times New Roman"/>
                <w:sz w:val="16"/>
                <w:szCs w:val="16"/>
              </w:rPr>
            </w:pPr>
            <w:r w:rsidRPr="00293E01">
              <w:rPr>
                <w:sz w:val="16"/>
                <w:szCs w:val="16"/>
              </w:rPr>
              <w:t>RAN3</w:t>
            </w:r>
          </w:p>
        </w:tc>
        <w:tc>
          <w:tcPr>
            <w:tcW w:w="1138" w:type="dxa"/>
          </w:tcPr>
          <w:p w14:paraId="3658EE07" w14:textId="5FFCC02C" w:rsidR="00293E01" w:rsidRPr="00293E01" w:rsidRDefault="00293E01" w:rsidP="00293E01">
            <w:pPr>
              <w:rPr>
                <w:rFonts w:ascii="Times New Roman" w:hAnsi="Times New Roman"/>
                <w:sz w:val="16"/>
                <w:szCs w:val="16"/>
              </w:rPr>
            </w:pPr>
          </w:p>
        </w:tc>
        <w:tc>
          <w:tcPr>
            <w:tcW w:w="1084" w:type="dxa"/>
          </w:tcPr>
          <w:p w14:paraId="0CB05232" w14:textId="77777777" w:rsidR="00293E01" w:rsidRPr="00293E01" w:rsidRDefault="00293E01" w:rsidP="00293E01">
            <w:pPr>
              <w:rPr>
                <w:rFonts w:ascii="Times New Roman" w:hAnsi="Times New Roman"/>
                <w:sz w:val="16"/>
                <w:szCs w:val="16"/>
              </w:rPr>
            </w:pPr>
          </w:p>
        </w:tc>
      </w:tr>
      <w:tr w:rsidR="00293E01" w:rsidRPr="00293E01" w14:paraId="2CF286B3" w14:textId="77777777" w:rsidTr="00B42881">
        <w:trPr>
          <w:trHeight w:val="20"/>
          <w:jc w:val="center"/>
        </w:trPr>
        <w:tc>
          <w:tcPr>
            <w:tcW w:w="1102" w:type="dxa"/>
          </w:tcPr>
          <w:p w14:paraId="42372EB0" w14:textId="16757900" w:rsidR="00293E01" w:rsidRPr="00293E01" w:rsidRDefault="00293E01" w:rsidP="00293E01">
            <w:pPr>
              <w:rPr>
                <w:rFonts w:ascii="Times New Roman" w:hAnsi="Times New Roman"/>
                <w:bCs/>
                <w:sz w:val="16"/>
                <w:szCs w:val="16"/>
              </w:rPr>
            </w:pPr>
            <w:r w:rsidRPr="00293E01">
              <w:rPr>
                <w:sz w:val="16"/>
                <w:szCs w:val="16"/>
              </w:rPr>
              <w:t>R1-1807903</w:t>
            </w:r>
          </w:p>
        </w:tc>
        <w:tc>
          <w:tcPr>
            <w:tcW w:w="2707" w:type="dxa"/>
          </w:tcPr>
          <w:p w14:paraId="5A06FDF0" w14:textId="33AFA422" w:rsidR="00293E01" w:rsidRPr="00293E01" w:rsidRDefault="00293E01" w:rsidP="00293E01">
            <w:pPr>
              <w:rPr>
                <w:rFonts w:ascii="Times New Roman" w:hAnsi="Times New Roman"/>
                <w:sz w:val="16"/>
                <w:szCs w:val="16"/>
              </w:rPr>
            </w:pPr>
            <w:r w:rsidRPr="00293E01">
              <w:rPr>
                <w:sz w:val="16"/>
                <w:szCs w:val="16"/>
              </w:rPr>
              <w:t>LS on the size of DCI format 2-1</w:t>
            </w:r>
          </w:p>
        </w:tc>
        <w:tc>
          <w:tcPr>
            <w:tcW w:w="1291" w:type="dxa"/>
          </w:tcPr>
          <w:p w14:paraId="5948BE85" w14:textId="7438697D" w:rsidR="00293E01" w:rsidRPr="00293E01" w:rsidRDefault="00293E01" w:rsidP="00293E01">
            <w:pPr>
              <w:rPr>
                <w:rFonts w:ascii="Times New Roman" w:hAnsi="Times New Roman"/>
                <w:sz w:val="16"/>
                <w:szCs w:val="16"/>
              </w:rPr>
            </w:pPr>
            <w:r w:rsidRPr="00293E01">
              <w:rPr>
                <w:sz w:val="16"/>
                <w:szCs w:val="16"/>
              </w:rPr>
              <w:t>RAN1, Ericsson</w:t>
            </w:r>
          </w:p>
        </w:tc>
        <w:tc>
          <w:tcPr>
            <w:tcW w:w="818" w:type="dxa"/>
          </w:tcPr>
          <w:p w14:paraId="56C1E874" w14:textId="0287B8F0"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67FF98CF" w14:textId="33634832"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539621E7" w14:textId="4F8CE2D6" w:rsidR="00293E01" w:rsidRPr="00293E01" w:rsidRDefault="00293E01" w:rsidP="00293E01">
            <w:pPr>
              <w:rPr>
                <w:rFonts w:ascii="Times New Roman" w:hAnsi="Times New Roman"/>
                <w:sz w:val="16"/>
                <w:szCs w:val="16"/>
              </w:rPr>
            </w:pPr>
          </w:p>
        </w:tc>
        <w:tc>
          <w:tcPr>
            <w:tcW w:w="1023" w:type="dxa"/>
          </w:tcPr>
          <w:p w14:paraId="419F798D" w14:textId="33762B63"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1E06FFE0" w14:textId="5D04F915" w:rsidR="00293E01" w:rsidRPr="00293E01" w:rsidRDefault="00293E01" w:rsidP="00293E01">
            <w:pPr>
              <w:rPr>
                <w:rFonts w:ascii="Times New Roman" w:hAnsi="Times New Roman"/>
                <w:sz w:val="16"/>
                <w:szCs w:val="16"/>
              </w:rPr>
            </w:pPr>
          </w:p>
        </w:tc>
        <w:tc>
          <w:tcPr>
            <w:tcW w:w="1138" w:type="dxa"/>
          </w:tcPr>
          <w:p w14:paraId="0D92EC33" w14:textId="2D98E138" w:rsidR="00293E01" w:rsidRPr="00293E01" w:rsidRDefault="00293E01" w:rsidP="00293E01">
            <w:pPr>
              <w:rPr>
                <w:rFonts w:ascii="Times New Roman" w:hAnsi="Times New Roman"/>
                <w:sz w:val="16"/>
                <w:szCs w:val="16"/>
              </w:rPr>
            </w:pPr>
          </w:p>
        </w:tc>
        <w:tc>
          <w:tcPr>
            <w:tcW w:w="1084" w:type="dxa"/>
          </w:tcPr>
          <w:p w14:paraId="587C205D" w14:textId="77777777" w:rsidR="00293E01" w:rsidRPr="00293E01" w:rsidRDefault="00293E01" w:rsidP="00293E01">
            <w:pPr>
              <w:rPr>
                <w:rFonts w:ascii="Times New Roman" w:hAnsi="Times New Roman"/>
                <w:sz w:val="16"/>
                <w:szCs w:val="16"/>
              </w:rPr>
            </w:pPr>
          </w:p>
        </w:tc>
      </w:tr>
      <w:tr w:rsidR="00293E01" w:rsidRPr="00293E01" w14:paraId="627A6C93" w14:textId="77777777" w:rsidTr="00B42881">
        <w:trPr>
          <w:trHeight w:val="20"/>
          <w:jc w:val="center"/>
        </w:trPr>
        <w:tc>
          <w:tcPr>
            <w:tcW w:w="1102" w:type="dxa"/>
          </w:tcPr>
          <w:p w14:paraId="6F263E9E" w14:textId="3333E901" w:rsidR="00293E01" w:rsidRPr="00293E01" w:rsidRDefault="00293E01" w:rsidP="00293E01">
            <w:pPr>
              <w:rPr>
                <w:rFonts w:ascii="Times New Roman" w:hAnsi="Times New Roman"/>
                <w:bCs/>
                <w:sz w:val="16"/>
                <w:szCs w:val="16"/>
              </w:rPr>
            </w:pPr>
            <w:r w:rsidRPr="00293E01">
              <w:rPr>
                <w:sz w:val="16"/>
                <w:szCs w:val="16"/>
              </w:rPr>
              <w:t>R1-1807907</w:t>
            </w:r>
          </w:p>
        </w:tc>
        <w:tc>
          <w:tcPr>
            <w:tcW w:w="2707" w:type="dxa"/>
          </w:tcPr>
          <w:p w14:paraId="293D1914" w14:textId="697EAA4C" w:rsidR="00293E01" w:rsidRPr="00293E01" w:rsidRDefault="00293E01" w:rsidP="00293E01">
            <w:pPr>
              <w:rPr>
                <w:rFonts w:ascii="Times New Roman" w:hAnsi="Times New Roman"/>
                <w:sz w:val="16"/>
                <w:szCs w:val="16"/>
              </w:rPr>
            </w:pPr>
            <w:r w:rsidRPr="00293E01">
              <w:rPr>
                <w:sz w:val="16"/>
                <w:szCs w:val="16"/>
              </w:rPr>
              <w:t>Reply to LS on Defining reserved resources in NR-SIB1</w:t>
            </w:r>
          </w:p>
        </w:tc>
        <w:tc>
          <w:tcPr>
            <w:tcW w:w="1291" w:type="dxa"/>
          </w:tcPr>
          <w:p w14:paraId="27F7DA7A" w14:textId="3B5804C5" w:rsidR="00293E01" w:rsidRPr="00293E01" w:rsidRDefault="00293E01" w:rsidP="00293E01">
            <w:pPr>
              <w:rPr>
                <w:rFonts w:ascii="Times New Roman" w:hAnsi="Times New Roman"/>
                <w:sz w:val="16"/>
                <w:szCs w:val="16"/>
              </w:rPr>
            </w:pPr>
            <w:r w:rsidRPr="00293E01">
              <w:rPr>
                <w:sz w:val="16"/>
                <w:szCs w:val="16"/>
              </w:rPr>
              <w:t>RAN1, Nokia</w:t>
            </w:r>
          </w:p>
        </w:tc>
        <w:tc>
          <w:tcPr>
            <w:tcW w:w="818" w:type="dxa"/>
          </w:tcPr>
          <w:p w14:paraId="6A85355D" w14:textId="2BCE6EF5"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135D0FB9" w14:textId="02D56ACE"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7430E500" w14:textId="576B316E" w:rsidR="00293E01" w:rsidRPr="00293E01" w:rsidRDefault="00293E01" w:rsidP="00293E01">
            <w:pPr>
              <w:rPr>
                <w:rFonts w:ascii="Times New Roman" w:hAnsi="Times New Roman"/>
                <w:sz w:val="16"/>
                <w:szCs w:val="16"/>
              </w:rPr>
            </w:pPr>
            <w:r w:rsidRPr="00293E01">
              <w:rPr>
                <w:sz w:val="16"/>
                <w:szCs w:val="16"/>
              </w:rPr>
              <w:t>R2-1806497</w:t>
            </w:r>
          </w:p>
        </w:tc>
        <w:tc>
          <w:tcPr>
            <w:tcW w:w="1023" w:type="dxa"/>
          </w:tcPr>
          <w:p w14:paraId="12CE2511" w14:textId="46543934"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0970BE98" w14:textId="4E8C5CAF" w:rsidR="00293E01" w:rsidRPr="00293E01" w:rsidRDefault="00293E01" w:rsidP="00293E01">
            <w:pPr>
              <w:rPr>
                <w:rFonts w:ascii="Times New Roman" w:hAnsi="Times New Roman"/>
                <w:sz w:val="16"/>
                <w:szCs w:val="16"/>
              </w:rPr>
            </w:pPr>
          </w:p>
        </w:tc>
        <w:tc>
          <w:tcPr>
            <w:tcW w:w="1138" w:type="dxa"/>
          </w:tcPr>
          <w:p w14:paraId="454C7049" w14:textId="7F9692D8" w:rsidR="00293E01" w:rsidRPr="00293E01" w:rsidRDefault="00293E01" w:rsidP="00293E01">
            <w:pPr>
              <w:rPr>
                <w:rFonts w:ascii="Times New Roman" w:hAnsi="Times New Roman"/>
                <w:sz w:val="16"/>
                <w:szCs w:val="16"/>
              </w:rPr>
            </w:pPr>
          </w:p>
        </w:tc>
        <w:tc>
          <w:tcPr>
            <w:tcW w:w="1084" w:type="dxa"/>
          </w:tcPr>
          <w:p w14:paraId="207C7AA9" w14:textId="77777777" w:rsidR="00293E01" w:rsidRPr="00293E01" w:rsidRDefault="00293E01" w:rsidP="00293E01">
            <w:pPr>
              <w:rPr>
                <w:rFonts w:ascii="Times New Roman" w:hAnsi="Times New Roman"/>
                <w:sz w:val="16"/>
                <w:szCs w:val="16"/>
              </w:rPr>
            </w:pPr>
          </w:p>
        </w:tc>
      </w:tr>
      <w:tr w:rsidR="00293E01" w:rsidRPr="00293E01" w14:paraId="6FE94674" w14:textId="77777777" w:rsidTr="00B42881">
        <w:trPr>
          <w:trHeight w:val="20"/>
          <w:jc w:val="center"/>
        </w:trPr>
        <w:tc>
          <w:tcPr>
            <w:tcW w:w="1102" w:type="dxa"/>
          </w:tcPr>
          <w:p w14:paraId="0DA432AD" w14:textId="3ABBC745" w:rsidR="00293E01" w:rsidRPr="00293E01" w:rsidRDefault="00293E01" w:rsidP="00293E01">
            <w:pPr>
              <w:rPr>
                <w:rFonts w:ascii="Times New Roman" w:hAnsi="Times New Roman"/>
                <w:bCs/>
                <w:sz w:val="16"/>
                <w:szCs w:val="16"/>
              </w:rPr>
            </w:pPr>
            <w:r w:rsidRPr="00293E01">
              <w:rPr>
                <w:sz w:val="16"/>
                <w:szCs w:val="16"/>
              </w:rPr>
              <w:t>R1-1807908</w:t>
            </w:r>
          </w:p>
        </w:tc>
        <w:tc>
          <w:tcPr>
            <w:tcW w:w="2707" w:type="dxa"/>
          </w:tcPr>
          <w:p w14:paraId="6F38C035" w14:textId="50D86367" w:rsidR="00293E01" w:rsidRPr="00293E01" w:rsidRDefault="00293E01" w:rsidP="00293E01">
            <w:pPr>
              <w:rPr>
                <w:rFonts w:ascii="Times New Roman" w:hAnsi="Times New Roman"/>
                <w:sz w:val="16"/>
                <w:szCs w:val="16"/>
              </w:rPr>
            </w:pPr>
            <w:r w:rsidRPr="00293E01">
              <w:rPr>
                <w:sz w:val="16"/>
                <w:szCs w:val="16"/>
              </w:rPr>
              <w:t>Reply LS on LTE peak data rate for EN-DC</w:t>
            </w:r>
          </w:p>
        </w:tc>
        <w:tc>
          <w:tcPr>
            <w:tcW w:w="1291" w:type="dxa"/>
          </w:tcPr>
          <w:p w14:paraId="6F329548" w14:textId="186A4F3F" w:rsidR="00293E01" w:rsidRPr="00293E01" w:rsidRDefault="00293E01" w:rsidP="00293E01">
            <w:pPr>
              <w:rPr>
                <w:rFonts w:ascii="Times New Roman" w:hAnsi="Times New Roman"/>
                <w:sz w:val="16"/>
                <w:szCs w:val="16"/>
              </w:rPr>
            </w:pPr>
            <w:r w:rsidRPr="00293E01">
              <w:rPr>
                <w:sz w:val="16"/>
                <w:szCs w:val="16"/>
              </w:rPr>
              <w:t>RAN1, Huawei</w:t>
            </w:r>
          </w:p>
        </w:tc>
        <w:tc>
          <w:tcPr>
            <w:tcW w:w="818" w:type="dxa"/>
          </w:tcPr>
          <w:p w14:paraId="0295D7E2" w14:textId="71C05BAB" w:rsidR="00293E01" w:rsidRPr="00293E01" w:rsidRDefault="00293E01" w:rsidP="00293E01">
            <w:pPr>
              <w:rPr>
                <w:rFonts w:ascii="Times New Roman" w:hAnsi="Times New Roman"/>
                <w:bCs/>
                <w:sz w:val="16"/>
                <w:szCs w:val="16"/>
              </w:rPr>
            </w:pPr>
          </w:p>
        </w:tc>
        <w:tc>
          <w:tcPr>
            <w:tcW w:w="2793" w:type="dxa"/>
          </w:tcPr>
          <w:p w14:paraId="49879BCB" w14:textId="51C79C34" w:rsidR="00293E01" w:rsidRPr="00293E01" w:rsidRDefault="00293E01" w:rsidP="00293E01">
            <w:pPr>
              <w:rPr>
                <w:rFonts w:ascii="Times New Roman" w:hAnsi="Times New Roman"/>
                <w:bCs/>
                <w:sz w:val="16"/>
                <w:szCs w:val="16"/>
              </w:rPr>
            </w:pPr>
          </w:p>
        </w:tc>
        <w:tc>
          <w:tcPr>
            <w:tcW w:w="1088" w:type="dxa"/>
          </w:tcPr>
          <w:p w14:paraId="72709868" w14:textId="28235D7A" w:rsidR="00293E01" w:rsidRPr="00293E01" w:rsidRDefault="00293E01" w:rsidP="00293E01">
            <w:pPr>
              <w:rPr>
                <w:rFonts w:ascii="Times New Roman" w:hAnsi="Times New Roman"/>
                <w:sz w:val="16"/>
                <w:szCs w:val="16"/>
              </w:rPr>
            </w:pPr>
            <w:r w:rsidRPr="00293E01">
              <w:rPr>
                <w:sz w:val="16"/>
                <w:szCs w:val="16"/>
              </w:rPr>
              <w:t>R2-1803950</w:t>
            </w:r>
          </w:p>
        </w:tc>
        <w:tc>
          <w:tcPr>
            <w:tcW w:w="1023" w:type="dxa"/>
          </w:tcPr>
          <w:p w14:paraId="6493C092" w14:textId="6FC5E623"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134F855F" w14:textId="161ABE3C" w:rsidR="00293E01" w:rsidRPr="00293E01" w:rsidRDefault="00293E01" w:rsidP="00293E01">
            <w:pPr>
              <w:rPr>
                <w:rFonts w:ascii="Times New Roman" w:hAnsi="Times New Roman"/>
                <w:sz w:val="16"/>
                <w:szCs w:val="16"/>
              </w:rPr>
            </w:pPr>
            <w:r w:rsidRPr="00293E01">
              <w:rPr>
                <w:sz w:val="16"/>
                <w:szCs w:val="16"/>
              </w:rPr>
              <w:t>RAN4</w:t>
            </w:r>
          </w:p>
        </w:tc>
        <w:tc>
          <w:tcPr>
            <w:tcW w:w="1138" w:type="dxa"/>
          </w:tcPr>
          <w:p w14:paraId="6CBC494D" w14:textId="26424BAE" w:rsidR="00293E01" w:rsidRPr="00293E01" w:rsidRDefault="00293E01" w:rsidP="00293E01">
            <w:pPr>
              <w:rPr>
                <w:rFonts w:ascii="Times New Roman" w:hAnsi="Times New Roman"/>
                <w:sz w:val="16"/>
                <w:szCs w:val="16"/>
              </w:rPr>
            </w:pPr>
          </w:p>
        </w:tc>
        <w:tc>
          <w:tcPr>
            <w:tcW w:w="1084" w:type="dxa"/>
          </w:tcPr>
          <w:p w14:paraId="0E550D3B" w14:textId="77777777" w:rsidR="00293E01" w:rsidRPr="00293E01" w:rsidRDefault="00293E01" w:rsidP="00293E01">
            <w:pPr>
              <w:rPr>
                <w:rFonts w:ascii="Times New Roman" w:hAnsi="Times New Roman"/>
                <w:sz w:val="16"/>
                <w:szCs w:val="16"/>
              </w:rPr>
            </w:pPr>
          </w:p>
        </w:tc>
      </w:tr>
      <w:tr w:rsidR="00293E01" w:rsidRPr="00293E01" w14:paraId="419B424C" w14:textId="77777777" w:rsidTr="00B42881">
        <w:trPr>
          <w:trHeight w:val="20"/>
          <w:jc w:val="center"/>
        </w:trPr>
        <w:tc>
          <w:tcPr>
            <w:tcW w:w="1102" w:type="dxa"/>
          </w:tcPr>
          <w:p w14:paraId="6340CEEB" w14:textId="416EDBC9" w:rsidR="00293E01" w:rsidRPr="00293E01" w:rsidRDefault="00293E01" w:rsidP="00293E01">
            <w:pPr>
              <w:rPr>
                <w:rFonts w:ascii="Times New Roman" w:hAnsi="Times New Roman"/>
                <w:bCs/>
                <w:sz w:val="16"/>
                <w:szCs w:val="16"/>
              </w:rPr>
            </w:pPr>
            <w:r w:rsidRPr="00293E01">
              <w:rPr>
                <w:sz w:val="16"/>
                <w:szCs w:val="16"/>
              </w:rPr>
              <w:t>R1-1807909</w:t>
            </w:r>
          </w:p>
        </w:tc>
        <w:tc>
          <w:tcPr>
            <w:tcW w:w="2707" w:type="dxa"/>
          </w:tcPr>
          <w:p w14:paraId="484EF419" w14:textId="54F274D3" w:rsidR="00293E01" w:rsidRPr="00293E01" w:rsidRDefault="00293E01" w:rsidP="00293E01">
            <w:pPr>
              <w:rPr>
                <w:rFonts w:ascii="Times New Roman" w:hAnsi="Times New Roman"/>
                <w:sz w:val="16"/>
                <w:szCs w:val="16"/>
              </w:rPr>
            </w:pPr>
            <w:r w:rsidRPr="00293E01">
              <w:rPr>
                <w:sz w:val="16"/>
                <w:szCs w:val="16"/>
              </w:rPr>
              <w:t>LS on CSI-RS for L3 mobility</w:t>
            </w:r>
          </w:p>
        </w:tc>
        <w:tc>
          <w:tcPr>
            <w:tcW w:w="1291" w:type="dxa"/>
          </w:tcPr>
          <w:p w14:paraId="17F73E0C" w14:textId="7478B571" w:rsidR="00293E01" w:rsidRPr="00293E01" w:rsidRDefault="00293E01" w:rsidP="00293E01">
            <w:pPr>
              <w:rPr>
                <w:rFonts w:ascii="Times New Roman" w:hAnsi="Times New Roman"/>
                <w:sz w:val="16"/>
                <w:szCs w:val="16"/>
              </w:rPr>
            </w:pPr>
            <w:r w:rsidRPr="00293E01">
              <w:rPr>
                <w:sz w:val="16"/>
                <w:szCs w:val="16"/>
              </w:rPr>
              <w:t>RAN1, Intel</w:t>
            </w:r>
          </w:p>
        </w:tc>
        <w:tc>
          <w:tcPr>
            <w:tcW w:w="818" w:type="dxa"/>
          </w:tcPr>
          <w:p w14:paraId="03141978" w14:textId="29838772"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3521D288" w14:textId="506F0823"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6D967F40" w14:textId="0A3ECBD3" w:rsidR="00293E01" w:rsidRPr="00293E01" w:rsidRDefault="00293E01" w:rsidP="00293E01">
            <w:pPr>
              <w:rPr>
                <w:rFonts w:ascii="Times New Roman" w:hAnsi="Times New Roman"/>
                <w:sz w:val="16"/>
                <w:szCs w:val="16"/>
              </w:rPr>
            </w:pPr>
          </w:p>
        </w:tc>
        <w:tc>
          <w:tcPr>
            <w:tcW w:w="1023" w:type="dxa"/>
          </w:tcPr>
          <w:p w14:paraId="419CB4E8" w14:textId="1B00BE78"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33D50F75" w14:textId="7A629881" w:rsidR="00293E01" w:rsidRPr="00293E01" w:rsidRDefault="00293E01" w:rsidP="00293E01">
            <w:pPr>
              <w:rPr>
                <w:rFonts w:ascii="Times New Roman" w:hAnsi="Times New Roman"/>
                <w:sz w:val="16"/>
                <w:szCs w:val="16"/>
              </w:rPr>
            </w:pPr>
          </w:p>
        </w:tc>
        <w:tc>
          <w:tcPr>
            <w:tcW w:w="1138" w:type="dxa"/>
          </w:tcPr>
          <w:p w14:paraId="0FBED9EB" w14:textId="236F281D" w:rsidR="00293E01" w:rsidRPr="00293E01" w:rsidRDefault="00293E01" w:rsidP="00293E01">
            <w:pPr>
              <w:rPr>
                <w:rFonts w:ascii="Times New Roman" w:hAnsi="Times New Roman"/>
                <w:sz w:val="16"/>
                <w:szCs w:val="16"/>
              </w:rPr>
            </w:pPr>
          </w:p>
        </w:tc>
        <w:tc>
          <w:tcPr>
            <w:tcW w:w="1084" w:type="dxa"/>
          </w:tcPr>
          <w:p w14:paraId="27BABAC1" w14:textId="77777777" w:rsidR="00293E01" w:rsidRPr="00293E01" w:rsidRDefault="00293E01" w:rsidP="00293E01">
            <w:pPr>
              <w:rPr>
                <w:rFonts w:ascii="Times New Roman" w:hAnsi="Times New Roman"/>
                <w:sz w:val="16"/>
                <w:szCs w:val="16"/>
              </w:rPr>
            </w:pPr>
          </w:p>
        </w:tc>
      </w:tr>
      <w:tr w:rsidR="00293E01" w:rsidRPr="00293E01" w14:paraId="2344D210" w14:textId="77777777" w:rsidTr="00B42881">
        <w:trPr>
          <w:trHeight w:val="20"/>
          <w:jc w:val="center"/>
        </w:trPr>
        <w:tc>
          <w:tcPr>
            <w:tcW w:w="1102" w:type="dxa"/>
          </w:tcPr>
          <w:p w14:paraId="7C4B42AF" w14:textId="55D59461" w:rsidR="00293E01" w:rsidRPr="00293E01" w:rsidRDefault="00293E01" w:rsidP="00293E01">
            <w:pPr>
              <w:rPr>
                <w:rFonts w:ascii="Times New Roman" w:hAnsi="Times New Roman"/>
                <w:sz w:val="16"/>
                <w:szCs w:val="16"/>
              </w:rPr>
            </w:pPr>
            <w:r w:rsidRPr="00293E01">
              <w:rPr>
                <w:sz w:val="16"/>
                <w:szCs w:val="16"/>
              </w:rPr>
              <w:t>R1-1807910</w:t>
            </w:r>
          </w:p>
        </w:tc>
        <w:tc>
          <w:tcPr>
            <w:tcW w:w="2707" w:type="dxa"/>
          </w:tcPr>
          <w:p w14:paraId="6E4A350C" w14:textId="7DAA2F77" w:rsidR="00293E01" w:rsidRPr="00293E01" w:rsidRDefault="00293E01" w:rsidP="00293E01">
            <w:pPr>
              <w:rPr>
                <w:rFonts w:ascii="Times New Roman" w:hAnsi="Times New Roman"/>
                <w:sz w:val="16"/>
                <w:szCs w:val="16"/>
              </w:rPr>
            </w:pPr>
            <w:r w:rsidRPr="00293E01">
              <w:rPr>
                <w:sz w:val="16"/>
                <w:szCs w:val="16"/>
              </w:rPr>
              <w:t>LS on signalling of transmitter-side DC location</w:t>
            </w:r>
          </w:p>
        </w:tc>
        <w:tc>
          <w:tcPr>
            <w:tcW w:w="1291" w:type="dxa"/>
          </w:tcPr>
          <w:p w14:paraId="2FE208C5" w14:textId="04EBED75" w:rsidR="00293E01" w:rsidRPr="00293E01" w:rsidRDefault="00293E01" w:rsidP="00293E01">
            <w:pPr>
              <w:rPr>
                <w:rFonts w:ascii="Times New Roman" w:hAnsi="Times New Roman"/>
                <w:sz w:val="16"/>
                <w:szCs w:val="16"/>
              </w:rPr>
            </w:pPr>
            <w:r w:rsidRPr="00293E01">
              <w:rPr>
                <w:sz w:val="16"/>
                <w:szCs w:val="16"/>
              </w:rPr>
              <w:t>RAN1, MediaTek</w:t>
            </w:r>
          </w:p>
        </w:tc>
        <w:tc>
          <w:tcPr>
            <w:tcW w:w="818" w:type="dxa"/>
          </w:tcPr>
          <w:p w14:paraId="0D772757" w14:textId="35EFF41C" w:rsidR="00293E01" w:rsidRPr="00293E01" w:rsidRDefault="00293E01" w:rsidP="00293E01">
            <w:pPr>
              <w:rPr>
                <w:rFonts w:ascii="Times New Roman" w:hAnsi="Times New Roman"/>
                <w:sz w:val="16"/>
                <w:szCs w:val="16"/>
              </w:rPr>
            </w:pPr>
            <w:r w:rsidRPr="00293E01">
              <w:rPr>
                <w:sz w:val="16"/>
                <w:szCs w:val="16"/>
              </w:rPr>
              <w:t>Rel-15</w:t>
            </w:r>
          </w:p>
        </w:tc>
        <w:tc>
          <w:tcPr>
            <w:tcW w:w="2793" w:type="dxa"/>
          </w:tcPr>
          <w:p w14:paraId="2F2CE9CE" w14:textId="4E97F7C0" w:rsidR="00293E01" w:rsidRPr="00293E01" w:rsidRDefault="00293E01" w:rsidP="00293E01">
            <w:pPr>
              <w:rPr>
                <w:rFonts w:ascii="Times New Roman" w:hAnsi="Times New Roman"/>
                <w:sz w:val="16"/>
                <w:szCs w:val="16"/>
              </w:rPr>
            </w:pPr>
            <w:r w:rsidRPr="00293E01">
              <w:rPr>
                <w:sz w:val="16"/>
                <w:szCs w:val="16"/>
              </w:rPr>
              <w:t>NR_newRAT-Core</w:t>
            </w:r>
          </w:p>
        </w:tc>
        <w:tc>
          <w:tcPr>
            <w:tcW w:w="1088" w:type="dxa"/>
          </w:tcPr>
          <w:p w14:paraId="69125C53" w14:textId="625F9412" w:rsidR="00293E01" w:rsidRPr="00293E01" w:rsidRDefault="00293E01" w:rsidP="00293E01">
            <w:pPr>
              <w:rPr>
                <w:rFonts w:ascii="Times New Roman" w:hAnsi="Times New Roman"/>
                <w:sz w:val="16"/>
                <w:szCs w:val="16"/>
              </w:rPr>
            </w:pPr>
          </w:p>
        </w:tc>
        <w:tc>
          <w:tcPr>
            <w:tcW w:w="1023" w:type="dxa"/>
          </w:tcPr>
          <w:p w14:paraId="006CC9DA" w14:textId="0697BDB1"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688860AC" w14:textId="0654D658" w:rsidR="00293E01" w:rsidRPr="00293E01" w:rsidRDefault="00293E01" w:rsidP="00293E01">
            <w:pPr>
              <w:rPr>
                <w:rFonts w:ascii="Times New Roman" w:hAnsi="Times New Roman"/>
                <w:sz w:val="16"/>
                <w:szCs w:val="16"/>
              </w:rPr>
            </w:pPr>
            <w:r w:rsidRPr="00293E01">
              <w:rPr>
                <w:sz w:val="16"/>
                <w:szCs w:val="16"/>
              </w:rPr>
              <w:t>RAN4</w:t>
            </w:r>
          </w:p>
        </w:tc>
        <w:tc>
          <w:tcPr>
            <w:tcW w:w="1138" w:type="dxa"/>
          </w:tcPr>
          <w:p w14:paraId="52F19454" w14:textId="10E99E5D" w:rsidR="00293E01" w:rsidRPr="00293E01" w:rsidRDefault="00293E01" w:rsidP="00293E01">
            <w:pPr>
              <w:rPr>
                <w:rFonts w:ascii="Times New Roman" w:hAnsi="Times New Roman"/>
                <w:sz w:val="16"/>
                <w:szCs w:val="16"/>
              </w:rPr>
            </w:pPr>
          </w:p>
        </w:tc>
        <w:tc>
          <w:tcPr>
            <w:tcW w:w="1084" w:type="dxa"/>
          </w:tcPr>
          <w:p w14:paraId="18D44AC3" w14:textId="77777777" w:rsidR="00293E01" w:rsidRPr="00293E01" w:rsidRDefault="00293E01" w:rsidP="00293E01">
            <w:pPr>
              <w:rPr>
                <w:rFonts w:ascii="Times New Roman" w:hAnsi="Times New Roman"/>
                <w:sz w:val="16"/>
                <w:szCs w:val="16"/>
              </w:rPr>
            </w:pPr>
          </w:p>
        </w:tc>
      </w:tr>
      <w:tr w:rsidR="00293E01" w:rsidRPr="00293E01" w14:paraId="4B13B129" w14:textId="77777777" w:rsidTr="00B42881">
        <w:trPr>
          <w:trHeight w:val="20"/>
          <w:jc w:val="center"/>
        </w:trPr>
        <w:tc>
          <w:tcPr>
            <w:tcW w:w="1102" w:type="dxa"/>
          </w:tcPr>
          <w:p w14:paraId="223B84A2" w14:textId="6A01537B" w:rsidR="00293E01" w:rsidRPr="00293E01" w:rsidRDefault="00293E01" w:rsidP="00293E01">
            <w:pPr>
              <w:rPr>
                <w:rFonts w:ascii="Times New Roman" w:hAnsi="Times New Roman"/>
                <w:bCs/>
                <w:sz w:val="16"/>
                <w:szCs w:val="16"/>
              </w:rPr>
            </w:pPr>
            <w:r w:rsidRPr="00293E01">
              <w:rPr>
                <w:sz w:val="16"/>
                <w:szCs w:val="16"/>
              </w:rPr>
              <w:t>R1-1807912</w:t>
            </w:r>
          </w:p>
        </w:tc>
        <w:tc>
          <w:tcPr>
            <w:tcW w:w="2707" w:type="dxa"/>
          </w:tcPr>
          <w:p w14:paraId="605C0601" w14:textId="4FEC7571" w:rsidR="00293E01" w:rsidRPr="00293E01" w:rsidRDefault="00293E01" w:rsidP="00293E01">
            <w:pPr>
              <w:rPr>
                <w:rFonts w:ascii="Times New Roman" w:hAnsi="Times New Roman"/>
                <w:sz w:val="16"/>
                <w:szCs w:val="16"/>
              </w:rPr>
            </w:pPr>
            <w:r w:rsidRPr="00293E01">
              <w:rPr>
                <w:sz w:val="16"/>
                <w:szCs w:val="16"/>
              </w:rPr>
              <w:t>LS on RRC parameter k0</w:t>
            </w:r>
          </w:p>
        </w:tc>
        <w:tc>
          <w:tcPr>
            <w:tcW w:w="1291" w:type="dxa"/>
          </w:tcPr>
          <w:p w14:paraId="455F3552" w14:textId="3D624F23" w:rsidR="00293E01" w:rsidRPr="00293E01" w:rsidRDefault="00293E01" w:rsidP="00293E01">
            <w:pPr>
              <w:rPr>
                <w:rFonts w:ascii="Times New Roman" w:hAnsi="Times New Roman"/>
                <w:sz w:val="16"/>
                <w:szCs w:val="16"/>
              </w:rPr>
            </w:pPr>
            <w:r w:rsidRPr="00293E01">
              <w:rPr>
                <w:sz w:val="16"/>
                <w:szCs w:val="16"/>
              </w:rPr>
              <w:t>RAN1, Ericsson</w:t>
            </w:r>
          </w:p>
        </w:tc>
        <w:tc>
          <w:tcPr>
            <w:tcW w:w="818" w:type="dxa"/>
          </w:tcPr>
          <w:p w14:paraId="708D6646" w14:textId="5174ABE4"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7B998350" w14:textId="37086F6C"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4B4F85E1" w14:textId="7CF8EF53" w:rsidR="00293E01" w:rsidRPr="00293E01" w:rsidRDefault="00293E01" w:rsidP="00293E01">
            <w:pPr>
              <w:rPr>
                <w:rFonts w:ascii="Times New Roman" w:hAnsi="Times New Roman"/>
                <w:sz w:val="16"/>
                <w:szCs w:val="16"/>
              </w:rPr>
            </w:pPr>
          </w:p>
        </w:tc>
        <w:tc>
          <w:tcPr>
            <w:tcW w:w="1023" w:type="dxa"/>
          </w:tcPr>
          <w:p w14:paraId="44CFDF48" w14:textId="7FAF936E"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75B59F20" w14:textId="11930731" w:rsidR="00293E01" w:rsidRPr="00293E01" w:rsidRDefault="00293E01" w:rsidP="00293E01">
            <w:pPr>
              <w:rPr>
                <w:rFonts w:ascii="Times New Roman" w:hAnsi="Times New Roman"/>
                <w:sz w:val="16"/>
                <w:szCs w:val="16"/>
              </w:rPr>
            </w:pPr>
          </w:p>
        </w:tc>
        <w:tc>
          <w:tcPr>
            <w:tcW w:w="1138" w:type="dxa"/>
          </w:tcPr>
          <w:p w14:paraId="53A683E3" w14:textId="57E1EECD" w:rsidR="00293E01" w:rsidRPr="00293E01" w:rsidRDefault="00293E01" w:rsidP="00293E01">
            <w:pPr>
              <w:rPr>
                <w:rFonts w:ascii="Times New Roman" w:hAnsi="Times New Roman"/>
                <w:sz w:val="16"/>
                <w:szCs w:val="16"/>
              </w:rPr>
            </w:pPr>
          </w:p>
        </w:tc>
        <w:tc>
          <w:tcPr>
            <w:tcW w:w="1084" w:type="dxa"/>
          </w:tcPr>
          <w:p w14:paraId="361E7FA5" w14:textId="77777777" w:rsidR="00293E01" w:rsidRPr="00293E01" w:rsidRDefault="00293E01" w:rsidP="00293E01">
            <w:pPr>
              <w:rPr>
                <w:rFonts w:ascii="Times New Roman" w:hAnsi="Times New Roman"/>
                <w:sz w:val="16"/>
                <w:szCs w:val="16"/>
              </w:rPr>
            </w:pPr>
          </w:p>
        </w:tc>
      </w:tr>
      <w:tr w:rsidR="00293E01" w:rsidRPr="00293E01" w14:paraId="269F0377" w14:textId="77777777" w:rsidTr="00B42881">
        <w:trPr>
          <w:trHeight w:val="20"/>
          <w:jc w:val="center"/>
        </w:trPr>
        <w:tc>
          <w:tcPr>
            <w:tcW w:w="1102" w:type="dxa"/>
          </w:tcPr>
          <w:p w14:paraId="4D805207" w14:textId="7F82B872" w:rsidR="00293E01" w:rsidRPr="00293E01" w:rsidRDefault="00293E01" w:rsidP="00293E01">
            <w:pPr>
              <w:rPr>
                <w:rFonts w:ascii="Times New Roman" w:hAnsi="Times New Roman"/>
                <w:bCs/>
                <w:sz w:val="16"/>
                <w:szCs w:val="16"/>
              </w:rPr>
            </w:pPr>
            <w:r w:rsidRPr="00293E01">
              <w:rPr>
                <w:sz w:val="16"/>
                <w:szCs w:val="16"/>
              </w:rPr>
              <w:t>R1-1807921</w:t>
            </w:r>
          </w:p>
        </w:tc>
        <w:tc>
          <w:tcPr>
            <w:tcW w:w="2707" w:type="dxa"/>
          </w:tcPr>
          <w:p w14:paraId="4ED7B21B" w14:textId="54EAD93C" w:rsidR="00293E01" w:rsidRPr="00293E01" w:rsidRDefault="00293E01" w:rsidP="00293E01">
            <w:pPr>
              <w:rPr>
                <w:rFonts w:ascii="Times New Roman" w:hAnsi="Times New Roman"/>
                <w:sz w:val="16"/>
                <w:szCs w:val="16"/>
              </w:rPr>
            </w:pPr>
            <w:r w:rsidRPr="00293E01">
              <w:rPr>
                <w:sz w:val="16"/>
                <w:szCs w:val="16"/>
              </w:rPr>
              <w:t>LS on RRC Parameters for NR URLLC</w:t>
            </w:r>
          </w:p>
        </w:tc>
        <w:tc>
          <w:tcPr>
            <w:tcW w:w="1291" w:type="dxa"/>
          </w:tcPr>
          <w:p w14:paraId="43D88E4D" w14:textId="509CBB52" w:rsidR="00293E01" w:rsidRPr="00293E01" w:rsidRDefault="00293E01" w:rsidP="00293E01">
            <w:pPr>
              <w:rPr>
                <w:rFonts w:ascii="Times New Roman" w:hAnsi="Times New Roman"/>
                <w:sz w:val="16"/>
                <w:szCs w:val="16"/>
              </w:rPr>
            </w:pPr>
            <w:r w:rsidRPr="00293E01">
              <w:rPr>
                <w:sz w:val="16"/>
                <w:szCs w:val="16"/>
              </w:rPr>
              <w:t>RAN1, Ericsson</w:t>
            </w:r>
          </w:p>
        </w:tc>
        <w:tc>
          <w:tcPr>
            <w:tcW w:w="818" w:type="dxa"/>
          </w:tcPr>
          <w:p w14:paraId="65D7E74D" w14:textId="03F31BE1"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26D1722E" w14:textId="59A74093"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4C161631" w14:textId="08032324" w:rsidR="00293E01" w:rsidRPr="00293E01" w:rsidRDefault="00293E01" w:rsidP="00293E01">
            <w:pPr>
              <w:rPr>
                <w:rFonts w:ascii="Times New Roman" w:hAnsi="Times New Roman"/>
                <w:sz w:val="16"/>
                <w:szCs w:val="16"/>
              </w:rPr>
            </w:pPr>
          </w:p>
        </w:tc>
        <w:tc>
          <w:tcPr>
            <w:tcW w:w="1023" w:type="dxa"/>
          </w:tcPr>
          <w:p w14:paraId="065E3A95" w14:textId="0DB7DC46"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67FA255E" w14:textId="2FBB5316" w:rsidR="00293E01" w:rsidRPr="00293E01" w:rsidRDefault="00293E01" w:rsidP="00293E01">
            <w:pPr>
              <w:rPr>
                <w:rFonts w:ascii="Times New Roman" w:hAnsi="Times New Roman"/>
                <w:sz w:val="16"/>
                <w:szCs w:val="16"/>
              </w:rPr>
            </w:pPr>
          </w:p>
        </w:tc>
        <w:tc>
          <w:tcPr>
            <w:tcW w:w="1138" w:type="dxa"/>
          </w:tcPr>
          <w:p w14:paraId="02786CAE" w14:textId="2918993C" w:rsidR="00293E01" w:rsidRPr="00293E01" w:rsidRDefault="00293E01" w:rsidP="00293E01">
            <w:pPr>
              <w:rPr>
                <w:rFonts w:ascii="Times New Roman" w:hAnsi="Times New Roman"/>
                <w:sz w:val="16"/>
                <w:szCs w:val="16"/>
              </w:rPr>
            </w:pPr>
          </w:p>
        </w:tc>
        <w:tc>
          <w:tcPr>
            <w:tcW w:w="1084" w:type="dxa"/>
          </w:tcPr>
          <w:p w14:paraId="60EE0768" w14:textId="77777777" w:rsidR="00293E01" w:rsidRPr="00293E01" w:rsidRDefault="00293E01" w:rsidP="00293E01">
            <w:pPr>
              <w:rPr>
                <w:rFonts w:ascii="Times New Roman" w:hAnsi="Times New Roman"/>
                <w:sz w:val="16"/>
                <w:szCs w:val="16"/>
              </w:rPr>
            </w:pPr>
          </w:p>
        </w:tc>
      </w:tr>
      <w:tr w:rsidR="00293E01" w:rsidRPr="00293E01" w14:paraId="68286203" w14:textId="77777777" w:rsidTr="00B42881">
        <w:trPr>
          <w:trHeight w:val="20"/>
          <w:jc w:val="center"/>
        </w:trPr>
        <w:tc>
          <w:tcPr>
            <w:tcW w:w="1102" w:type="dxa"/>
          </w:tcPr>
          <w:p w14:paraId="3D54BF2D" w14:textId="27CB218A" w:rsidR="00293E01" w:rsidRPr="00293E01" w:rsidRDefault="00293E01" w:rsidP="00293E01">
            <w:pPr>
              <w:rPr>
                <w:rFonts w:ascii="Times New Roman" w:hAnsi="Times New Roman"/>
                <w:bCs/>
                <w:sz w:val="16"/>
                <w:szCs w:val="16"/>
              </w:rPr>
            </w:pPr>
            <w:r w:rsidRPr="00293E01">
              <w:rPr>
                <w:sz w:val="16"/>
                <w:szCs w:val="16"/>
              </w:rPr>
              <w:t>R1-1807924</w:t>
            </w:r>
          </w:p>
        </w:tc>
        <w:tc>
          <w:tcPr>
            <w:tcW w:w="2707" w:type="dxa"/>
          </w:tcPr>
          <w:p w14:paraId="7736FE1B" w14:textId="36D2826D" w:rsidR="00293E01" w:rsidRPr="00293E01" w:rsidRDefault="00293E01" w:rsidP="00293E01">
            <w:pPr>
              <w:rPr>
                <w:rFonts w:ascii="Times New Roman" w:hAnsi="Times New Roman"/>
                <w:sz w:val="16"/>
                <w:szCs w:val="16"/>
              </w:rPr>
            </w:pPr>
            <w:r w:rsidRPr="00293E01">
              <w:rPr>
                <w:sz w:val="16"/>
                <w:szCs w:val="16"/>
              </w:rPr>
              <w:t>LS on introduction of modulation enhancements for LTE</w:t>
            </w:r>
          </w:p>
        </w:tc>
        <w:tc>
          <w:tcPr>
            <w:tcW w:w="1291" w:type="dxa"/>
          </w:tcPr>
          <w:p w14:paraId="13BF4D12" w14:textId="44E25A87" w:rsidR="00293E01" w:rsidRPr="00293E01" w:rsidRDefault="00293E01" w:rsidP="00293E01">
            <w:pPr>
              <w:rPr>
                <w:rFonts w:ascii="Times New Roman" w:hAnsi="Times New Roman"/>
                <w:sz w:val="16"/>
                <w:szCs w:val="16"/>
              </w:rPr>
            </w:pPr>
            <w:r w:rsidRPr="00293E01">
              <w:rPr>
                <w:sz w:val="16"/>
                <w:szCs w:val="16"/>
              </w:rPr>
              <w:t>RAN1, Qualcomm</w:t>
            </w:r>
          </w:p>
        </w:tc>
        <w:tc>
          <w:tcPr>
            <w:tcW w:w="818" w:type="dxa"/>
          </w:tcPr>
          <w:p w14:paraId="2CFC5760" w14:textId="2081363F"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67B0BB50" w14:textId="0065260A" w:rsidR="00293E01" w:rsidRPr="00293E01" w:rsidRDefault="00293E01" w:rsidP="00293E01">
            <w:pPr>
              <w:rPr>
                <w:rFonts w:ascii="Times New Roman" w:hAnsi="Times New Roman"/>
                <w:bCs/>
                <w:sz w:val="16"/>
                <w:szCs w:val="16"/>
              </w:rPr>
            </w:pPr>
            <w:r w:rsidRPr="00293E01">
              <w:rPr>
                <w:sz w:val="16"/>
                <w:szCs w:val="16"/>
              </w:rPr>
              <w:t>TEI15</w:t>
            </w:r>
          </w:p>
        </w:tc>
        <w:tc>
          <w:tcPr>
            <w:tcW w:w="1088" w:type="dxa"/>
          </w:tcPr>
          <w:p w14:paraId="020EEA2C" w14:textId="66C25DF8" w:rsidR="00293E01" w:rsidRPr="00293E01" w:rsidRDefault="00293E01" w:rsidP="00293E01">
            <w:pPr>
              <w:rPr>
                <w:rFonts w:ascii="Times New Roman" w:hAnsi="Times New Roman"/>
                <w:sz w:val="16"/>
                <w:szCs w:val="16"/>
              </w:rPr>
            </w:pPr>
          </w:p>
        </w:tc>
        <w:tc>
          <w:tcPr>
            <w:tcW w:w="1023" w:type="dxa"/>
          </w:tcPr>
          <w:p w14:paraId="113A4200" w14:textId="618A1FE7"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0302AD55" w14:textId="5B6E2C8A" w:rsidR="00293E01" w:rsidRPr="00293E01" w:rsidRDefault="00293E01" w:rsidP="00293E01">
            <w:pPr>
              <w:rPr>
                <w:rFonts w:ascii="Times New Roman" w:hAnsi="Times New Roman"/>
                <w:sz w:val="16"/>
                <w:szCs w:val="16"/>
              </w:rPr>
            </w:pPr>
          </w:p>
        </w:tc>
        <w:tc>
          <w:tcPr>
            <w:tcW w:w="1138" w:type="dxa"/>
          </w:tcPr>
          <w:p w14:paraId="18C04A42" w14:textId="2B1EE61A" w:rsidR="00293E01" w:rsidRPr="00293E01" w:rsidRDefault="00293E01" w:rsidP="00293E01">
            <w:pPr>
              <w:rPr>
                <w:rFonts w:ascii="Times New Roman" w:hAnsi="Times New Roman"/>
                <w:sz w:val="16"/>
                <w:szCs w:val="16"/>
              </w:rPr>
            </w:pPr>
          </w:p>
        </w:tc>
        <w:tc>
          <w:tcPr>
            <w:tcW w:w="1084" w:type="dxa"/>
          </w:tcPr>
          <w:p w14:paraId="23ED782F" w14:textId="77777777" w:rsidR="00293E01" w:rsidRPr="00293E01" w:rsidRDefault="00293E01" w:rsidP="00293E01">
            <w:pPr>
              <w:rPr>
                <w:rFonts w:ascii="Times New Roman" w:hAnsi="Times New Roman"/>
                <w:sz w:val="16"/>
                <w:szCs w:val="16"/>
              </w:rPr>
            </w:pPr>
          </w:p>
        </w:tc>
      </w:tr>
      <w:tr w:rsidR="00293E01" w:rsidRPr="00293E01" w14:paraId="1382A1DF" w14:textId="77777777" w:rsidTr="00B42881">
        <w:trPr>
          <w:trHeight w:val="20"/>
          <w:jc w:val="center"/>
        </w:trPr>
        <w:tc>
          <w:tcPr>
            <w:tcW w:w="1102" w:type="dxa"/>
          </w:tcPr>
          <w:p w14:paraId="7044FD1B" w14:textId="3AB7B919" w:rsidR="00293E01" w:rsidRPr="00293E01" w:rsidRDefault="00293E01" w:rsidP="00293E01">
            <w:pPr>
              <w:rPr>
                <w:rFonts w:ascii="Times New Roman" w:hAnsi="Times New Roman"/>
                <w:bCs/>
                <w:sz w:val="16"/>
                <w:szCs w:val="16"/>
              </w:rPr>
            </w:pPr>
            <w:r w:rsidRPr="00293E01">
              <w:rPr>
                <w:sz w:val="16"/>
                <w:szCs w:val="16"/>
              </w:rPr>
              <w:t>R1-1807960</w:t>
            </w:r>
          </w:p>
        </w:tc>
        <w:tc>
          <w:tcPr>
            <w:tcW w:w="2707" w:type="dxa"/>
          </w:tcPr>
          <w:p w14:paraId="21AEE3DB" w14:textId="3544B592" w:rsidR="00293E01" w:rsidRPr="00293E01" w:rsidRDefault="00293E01" w:rsidP="00293E01">
            <w:pPr>
              <w:rPr>
                <w:rFonts w:ascii="Times New Roman" w:hAnsi="Times New Roman"/>
                <w:sz w:val="16"/>
                <w:szCs w:val="16"/>
              </w:rPr>
            </w:pPr>
            <w:r w:rsidRPr="00293E01">
              <w:rPr>
                <w:sz w:val="16"/>
                <w:szCs w:val="16"/>
              </w:rPr>
              <w:t>Reply LS on Type 3 UE capabilities</w:t>
            </w:r>
          </w:p>
        </w:tc>
        <w:tc>
          <w:tcPr>
            <w:tcW w:w="1291" w:type="dxa"/>
          </w:tcPr>
          <w:p w14:paraId="4D680387" w14:textId="27F67270" w:rsidR="00293E01" w:rsidRPr="00293E01" w:rsidRDefault="00293E01" w:rsidP="00293E01">
            <w:pPr>
              <w:rPr>
                <w:rFonts w:ascii="Times New Roman" w:hAnsi="Times New Roman"/>
                <w:sz w:val="16"/>
                <w:szCs w:val="16"/>
              </w:rPr>
            </w:pPr>
            <w:r w:rsidRPr="00293E01">
              <w:rPr>
                <w:sz w:val="16"/>
                <w:szCs w:val="16"/>
              </w:rPr>
              <w:t>NTT DOCOMO, AT&amp;T</w:t>
            </w:r>
          </w:p>
        </w:tc>
        <w:tc>
          <w:tcPr>
            <w:tcW w:w="818" w:type="dxa"/>
          </w:tcPr>
          <w:p w14:paraId="2A5C2A03" w14:textId="180AC882"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2CC47202" w14:textId="437110EB"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0756840E" w14:textId="0AF6BCC9" w:rsidR="00293E01" w:rsidRPr="00293E01" w:rsidRDefault="00293E01" w:rsidP="00293E01">
            <w:pPr>
              <w:rPr>
                <w:rFonts w:ascii="Times New Roman" w:hAnsi="Times New Roman"/>
                <w:sz w:val="16"/>
                <w:szCs w:val="16"/>
              </w:rPr>
            </w:pPr>
            <w:r w:rsidRPr="00293E01">
              <w:rPr>
                <w:sz w:val="16"/>
                <w:szCs w:val="16"/>
              </w:rPr>
              <w:t>R2-1806507</w:t>
            </w:r>
          </w:p>
        </w:tc>
        <w:tc>
          <w:tcPr>
            <w:tcW w:w="1023" w:type="dxa"/>
          </w:tcPr>
          <w:p w14:paraId="1D14D1F3" w14:textId="36B512A8" w:rsidR="00293E01" w:rsidRPr="00293E01" w:rsidRDefault="00293E01" w:rsidP="00293E01">
            <w:pPr>
              <w:rPr>
                <w:rFonts w:ascii="Times New Roman" w:hAnsi="Times New Roman"/>
                <w:sz w:val="16"/>
                <w:szCs w:val="16"/>
              </w:rPr>
            </w:pPr>
            <w:r w:rsidRPr="00293E01">
              <w:rPr>
                <w:sz w:val="16"/>
                <w:szCs w:val="16"/>
              </w:rPr>
              <w:t>RAN2, RAN4</w:t>
            </w:r>
          </w:p>
        </w:tc>
        <w:tc>
          <w:tcPr>
            <w:tcW w:w="1023" w:type="dxa"/>
          </w:tcPr>
          <w:p w14:paraId="42C707FB" w14:textId="22C55119" w:rsidR="00293E01" w:rsidRPr="00293E01" w:rsidRDefault="00293E01" w:rsidP="00293E01">
            <w:pPr>
              <w:rPr>
                <w:rFonts w:ascii="Times New Roman" w:hAnsi="Times New Roman"/>
                <w:sz w:val="16"/>
                <w:szCs w:val="16"/>
              </w:rPr>
            </w:pPr>
          </w:p>
        </w:tc>
        <w:tc>
          <w:tcPr>
            <w:tcW w:w="1138" w:type="dxa"/>
          </w:tcPr>
          <w:p w14:paraId="688A0491" w14:textId="6BD9EF7C" w:rsidR="00293E01" w:rsidRPr="00293E01" w:rsidRDefault="00293E01" w:rsidP="00293E01">
            <w:pPr>
              <w:rPr>
                <w:rFonts w:ascii="Times New Roman" w:hAnsi="Times New Roman"/>
                <w:sz w:val="16"/>
                <w:szCs w:val="16"/>
              </w:rPr>
            </w:pPr>
          </w:p>
        </w:tc>
        <w:tc>
          <w:tcPr>
            <w:tcW w:w="1084" w:type="dxa"/>
          </w:tcPr>
          <w:p w14:paraId="11DE2D75" w14:textId="77777777" w:rsidR="00293E01" w:rsidRPr="00293E01" w:rsidRDefault="00293E01" w:rsidP="00293E01">
            <w:pPr>
              <w:rPr>
                <w:rFonts w:ascii="Times New Roman" w:hAnsi="Times New Roman"/>
                <w:sz w:val="16"/>
                <w:szCs w:val="16"/>
              </w:rPr>
            </w:pPr>
          </w:p>
        </w:tc>
      </w:tr>
      <w:tr w:rsidR="00293E01" w:rsidRPr="00293E01" w14:paraId="291F2B7A" w14:textId="77777777" w:rsidTr="00B42881">
        <w:trPr>
          <w:trHeight w:val="20"/>
          <w:jc w:val="center"/>
        </w:trPr>
        <w:tc>
          <w:tcPr>
            <w:tcW w:w="1102" w:type="dxa"/>
          </w:tcPr>
          <w:p w14:paraId="15889C9D" w14:textId="349108B5" w:rsidR="00293E01" w:rsidRPr="00293E01" w:rsidRDefault="00293E01" w:rsidP="00293E01">
            <w:pPr>
              <w:rPr>
                <w:rFonts w:ascii="Times New Roman" w:hAnsi="Times New Roman"/>
                <w:sz w:val="16"/>
                <w:szCs w:val="16"/>
              </w:rPr>
            </w:pPr>
            <w:r w:rsidRPr="00293E01">
              <w:rPr>
                <w:sz w:val="16"/>
                <w:szCs w:val="16"/>
              </w:rPr>
              <w:t>R1-1807969</w:t>
            </w:r>
          </w:p>
        </w:tc>
        <w:tc>
          <w:tcPr>
            <w:tcW w:w="2707" w:type="dxa"/>
          </w:tcPr>
          <w:p w14:paraId="34ECFA25" w14:textId="3B07CF50" w:rsidR="00293E01" w:rsidRPr="00293E01" w:rsidRDefault="00293E01" w:rsidP="00293E01">
            <w:pPr>
              <w:rPr>
                <w:rFonts w:ascii="Times New Roman" w:hAnsi="Times New Roman"/>
                <w:sz w:val="16"/>
                <w:szCs w:val="16"/>
              </w:rPr>
            </w:pPr>
            <w:r w:rsidRPr="00293E01">
              <w:rPr>
                <w:sz w:val="16"/>
                <w:szCs w:val="16"/>
              </w:rPr>
              <w:t>LS on removing RRC parameters related to multi-TRP</w:t>
            </w:r>
          </w:p>
        </w:tc>
        <w:tc>
          <w:tcPr>
            <w:tcW w:w="1291" w:type="dxa"/>
          </w:tcPr>
          <w:p w14:paraId="02451F62" w14:textId="35A8F572" w:rsidR="00293E01" w:rsidRPr="00293E01" w:rsidRDefault="00293E01" w:rsidP="00293E01">
            <w:pPr>
              <w:rPr>
                <w:rFonts w:ascii="Times New Roman" w:hAnsi="Times New Roman"/>
                <w:sz w:val="16"/>
                <w:szCs w:val="16"/>
              </w:rPr>
            </w:pPr>
            <w:r w:rsidRPr="00293E01">
              <w:rPr>
                <w:sz w:val="16"/>
                <w:szCs w:val="16"/>
              </w:rPr>
              <w:t>RAN1, Nokia</w:t>
            </w:r>
          </w:p>
        </w:tc>
        <w:tc>
          <w:tcPr>
            <w:tcW w:w="818" w:type="dxa"/>
          </w:tcPr>
          <w:p w14:paraId="30D1A016" w14:textId="70BAF0DA" w:rsidR="00293E01" w:rsidRPr="00293E01" w:rsidRDefault="00293E01" w:rsidP="00293E01">
            <w:pPr>
              <w:rPr>
                <w:rFonts w:ascii="Times New Roman" w:hAnsi="Times New Roman"/>
                <w:sz w:val="16"/>
                <w:szCs w:val="16"/>
              </w:rPr>
            </w:pPr>
            <w:r w:rsidRPr="00293E01">
              <w:rPr>
                <w:sz w:val="16"/>
                <w:szCs w:val="16"/>
              </w:rPr>
              <w:t>Rel-15</w:t>
            </w:r>
          </w:p>
        </w:tc>
        <w:tc>
          <w:tcPr>
            <w:tcW w:w="2793" w:type="dxa"/>
          </w:tcPr>
          <w:p w14:paraId="74F72948" w14:textId="63A2E58E" w:rsidR="00293E01" w:rsidRPr="00293E01" w:rsidRDefault="00293E01" w:rsidP="00293E01">
            <w:pPr>
              <w:rPr>
                <w:rFonts w:ascii="Times New Roman" w:hAnsi="Times New Roman"/>
                <w:sz w:val="16"/>
                <w:szCs w:val="16"/>
              </w:rPr>
            </w:pPr>
            <w:r w:rsidRPr="00293E01">
              <w:rPr>
                <w:sz w:val="16"/>
                <w:szCs w:val="16"/>
              </w:rPr>
              <w:t>NR_newRAT-Core</w:t>
            </w:r>
          </w:p>
        </w:tc>
        <w:tc>
          <w:tcPr>
            <w:tcW w:w="1088" w:type="dxa"/>
          </w:tcPr>
          <w:p w14:paraId="48F7B654" w14:textId="09B1EF95" w:rsidR="00293E01" w:rsidRPr="00293E01" w:rsidRDefault="00293E01" w:rsidP="00293E01">
            <w:pPr>
              <w:rPr>
                <w:rFonts w:ascii="Times New Roman" w:hAnsi="Times New Roman"/>
                <w:sz w:val="16"/>
                <w:szCs w:val="16"/>
              </w:rPr>
            </w:pPr>
          </w:p>
        </w:tc>
        <w:tc>
          <w:tcPr>
            <w:tcW w:w="1023" w:type="dxa"/>
          </w:tcPr>
          <w:p w14:paraId="621A8211" w14:textId="5B99943E"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2DFC9FF1" w14:textId="3194389F" w:rsidR="00293E01" w:rsidRPr="00293E01" w:rsidRDefault="00293E01" w:rsidP="00293E01">
            <w:pPr>
              <w:rPr>
                <w:rFonts w:ascii="Times New Roman" w:hAnsi="Times New Roman"/>
                <w:sz w:val="16"/>
                <w:szCs w:val="16"/>
              </w:rPr>
            </w:pPr>
          </w:p>
        </w:tc>
        <w:tc>
          <w:tcPr>
            <w:tcW w:w="1138" w:type="dxa"/>
          </w:tcPr>
          <w:p w14:paraId="4F90AB41" w14:textId="08654EFF" w:rsidR="00293E01" w:rsidRPr="00293E01" w:rsidRDefault="00293E01" w:rsidP="00293E01">
            <w:pPr>
              <w:rPr>
                <w:rFonts w:ascii="Times New Roman" w:hAnsi="Times New Roman"/>
                <w:sz w:val="16"/>
                <w:szCs w:val="16"/>
              </w:rPr>
            </w:pPr>
          </w:p>
        </w:tc>
        <w:tc>
          <w:tcPr>
            <w:tcW w:w="1084" w:type="dxa"/>
          </w:tcPr>
          <w:p w14:paraId="7C06BA1F" w14:textId="77777777" w:rsidR="00293E01" w:rsidRPr="00293E01" w:rsidRDefault="00293E01" w:rsidP="00293E01">
            <w:pPr>
              <w:rPr>
                <w:rFonts w:ascii="Times New Roman" w:hAnsi="Times New Roman"/>
                <w:sz w:val="16"/>
                <w:szCs w:val="16"/>
              </w:rPr>
            </w:pPr>
          </w:p>
        </w:tc>
      </w:tr>
      <w:tr w:rsidR="00293E01" w:rsidRPr="00293E01" w14:paraId="37C3101F" w14:textId="77777777" w:rsidTr="00B42881">
        <w:trPr>
          <w:trHeight w:val="20"/>
          <w:jc w:val="center"/>
        </w:trPr>
        <w:tc>
          <w:tcPr>
            <w:tcW w:w="1102" w:type="dxa"/>
          </w:tcPr>
          <w:p w14:paraId="2BD3B6AC" w14:textId="2DDCF7E6" w:rsidR="00293E01" w:rsidRPr="00293E01" w:rsidRDefault="00293E01" w:rsidP="00293E01">
            <w:pPr>
              <w:rPr>
                <w:rFonts w:ascii="Times New Roman" w:hAnsi="Times New Roman"/>
                <w:bCs/>
                <w:sz w:val="16"/>
                <w:szCs w:val="16"/>
              </w:rPr>
            </w:pPr>
            <w:r w:rsidRPr="00293E01">
              <w:rPr>
                <w:sz w:val="16"/>
                <w:szCs w:val="16"/>
              </w:rPr>
              <w:t>R1-1807970</w:t>
            </w:r>
          </w:p>
        </w:tc>
        <w:tc>
          <w:tcPr>
            <w:tcW w:w="2707" w:type="dxa"/>
          </w:tcPr>
          <w:p w14:paraId="7413A5AB" w14:textId="111EF219" w:rsidR="00293E01" w:rsidRPr="00293E01" w:rsidRDefault="00293E01" w:rsidP="00293E01">
            <w:pPr>
              <w:rPr>
                <w:rFonts w:ascii="Times New Roman" w:hAnsi="Times New Roman"/>
                <w:sz w:val="16"/>
                <w:szCs w:val="16"/>
              </w:rPr>
            </w:pPr>
            <w:r w:rsidRPr="00293E01">
              <w:rPr>
                <w:sz w:val="16"/>
                <w:szCs w:val="16"/>
              </w:rPr>
              <w:t>LS on CSI measurement and reporting in DRX active time</w:t>
            </w:r>
          </w:p>
        </w:tc>
        <w:tc>
          <w:tcPr>
            <w:tcW w:w="1291" w:type="dxa"/>
          </w:tcPr>
          <w:p w14:paraId="30C79260" w14:textId="6B3A5DC1" w:rsidR="00293E01" w:rsidRPr="00293E01" w:rsidRDefault="00293E01" w:rsidP="00293E01">
            <w:pPr>
              <w:rPr>
                <w:rFonts w:ascii="Times New Roman" w:hAnsi="Times New Roman"/>
                <w:sz w:val="16"/>
                <w:szCs w:val="16"/>
              </w:rPr>
            </w:pPr>
            <w:r w:rsidRPr="00293E01">
              <w:rPr>
                <w:sz w:val="16"/>
                <w:szCs w:val="16"/>
              </w:rPr>
              <w:t>RAN1, Nokia</w:t>
            </w:r>
          </w:p>
        </w:tc>
        <w:tc>
          <w:tcPr>
            <w:tcW w:w="818" w:type="dxa"/>
          </w:tcPr>
          <w:p w14:paraId="73472D16" w14:textId="4EB6BBED"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0C999863" w14:textId="7B4D6D2C" w:rsidR="00293E01" w:rsidRPr="00293E01" w:rsidRDefault="00293E01" w:rsidP="00293E01">
            <w:pPr>
              <w:rPr>
                <w:rFonts w:ascii="Times New Roman" w:hAnsi="Times New Roman"/>
                <w:bCs/>
                <w:sz w:val="16"/>
                <w:szCs w:val="16"/>
              </w:rPr>
            </w:pPr>
            <w:r w:rsidRPr="00293E01">
              <w:rPr>
                <w:sz w:val="16"/>
                <w:szCs w:val="16"/>
              </w:rPr>
              <w:t>NR_newRAT-Core</w:t>
            </w:r>
          </w:p>
        </w:tc>
        <w:tc>
          <w:tcPr>
            <w:tcW w:w="1088" w:type="dxa"/>
          </w:tcPr>
          <w:p w14:paraId="7B77B6F3" w14:textId="531230A1" w:rsidR="00293E01" w:rsidRPr="00293E01" w:rsidRDefault="00293E01" w:rsidP="00293E01">
            <w:pPr>
              <w:rPr>
                <w:rFonts w:ascii="Times New Roman" w:hAnsi="Times New Roman"/>
                <w:sz w:val="16"/>
                <w:szCs w:val="16"/>
              </w:rPr>
            </w:pPr>
          </w:p>
        </w:tc>
        <w:tc>
          <w:tcPr>
            <w:tcW w:w="1023" w:type="dxa"/>
          </w:tcPr>
          <w:p w14:paraId="3AB26FD4" w14:textId="2DD8E6DE"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6A78F30D" w14:textId="3A4E9BB3" w:rsidR="00293E01" w:rsidRPr="00293E01" w:rsidRDefault="00293E01" w:rsidP="00293E01">
            <w:pPr>
              <w:rPr>
                <w:rFonts w:ascii="Times New Roman" w:hAnsi="Times New Roman"/>
                <w:sz w:val="16"/>
                <w:szCs w:val="16"/>
              </w:rPr>
            </w:pPr>
          </w:p>
        </w:tc>
        <w:tc>
          <w:tcPr>
            <w:tcW w:w="1138" w:type="dxa"/>
          </w:tcPr>
          <w:p w14:paraId="3D112E29" w14:textId="57B79EA9" w:rsidR="00293E01" w:rsidRPr="00293E01" w:rsidRDefault="00293E01" w:rsidP="00293E01">
            <w:pPr>
              <w:rPr>
                <w:rFonts w:ascii="Times New Roman" w:hAnsi="Times New Roman"/>
                <w:sz w:val="16"/>
                <w:szCs w:val="16"/>
              </w:rPr>
            </w:pPr>
          </w:p>
        </w:tc>
        <w:tc>
          <w:tcPr>
            <w:tcW w:w="1084" w:type="dxa"/>
          </w:tcPr>
          <w:p w14:paraId="5724BF13" w14:textId="77777777" w:rsidR="00293E01" w:rsidRPr="00293E01" w:rsidRDefault="00293E01" w:rsidP="00293E01">
            <w:pPr>
              <w:rPr>
                <w:rFonts w:ascii="Times New Roman" w:hAnsi="Times New Roman"/>
                <w:sz w:val="16"/>
                <w:szCs w:val="16"/>
              </w:rPr>
            </w:pPr>
          </w:p>
        </w:tc>
      </w:tr>
      <w:tr w:rsidR="00293E01" w:rsidRPr="00293E01" w14:paraId="75209F03" w14:textId="77777777" w:rsidTr="00B42881">
        <w:trPr>
          <w:trHeight w:val="20"/>
          <w:jc w:val="center"/>
        </w:trPr>
        <w:tc>
          <w:tcPr>
            <w:tcW w:w="1102" w:type="dxa"/>
          </w:tcPr>
          <w:p w14:paraId="514E5565" w14:textId="392BA98D" w:rsidR="00293E01" w:rsidRPr="00293E01" w:rsidRDefault="00293E01" w:rsidP="00293E01">
            <w:pPr>
              <w:rPr>
                <w:rFonts w:ascii="Times New Roman" w:hAnsi="Times New Roman"/>
                <w:bCs/>
                <w:sz w:val="16"/>
                <w:szCs w:val="16"/>
              </w:rPr>
            </w:pPr>
            <w:r w:rsidRPr="00293E01">
              <w:rPr>
                <w:sz w:val="16"/>
                <w:szCs w:val="16"/>
              </w:rPr>
              <w:t>R1-1807972</w:t>
            </w:r>
          </w:p>
        </w:tc>
        <w:tc>
          <w:tcPr>
            <w:tcW w:w="2707" w:type="dxa"/>
          </w:tcPr>
          <w:p w14:paraId="452EDF41" w14:textId="5B146A8D" w:rsidR="00293E01" w:rsidRPr="00293E01" w:rsidRDefault="00293E01" w:rsidP="00293E01">
            <w:pPr>
              <w:rPr>
                <w:rFonts w:ascii="Times New Roman" w:hAnsi="Times New Roman"/>
                <w:sz w:val="16"/>
                <w:szCs w:val="16"/>
              </w:rPr>
            </w:pPr>
            <w:r w:rsidRPr="00293E01">
              <w:rPr>
                <w:sz w:val="16"/>
                <w:szCs w:val="16"/>
              </w:rPr>
              <w:t>LS on LTE V2X UE Categories and Reception Capabilities</w:t>
            </w:r>
          </w:p>
        </w:tc>
        <w:tc>
          <w:tcPr>
            <w:tcW w:w="1291" w:type="dxa"/>
          </w:tcPr>
          <w:p w14:paraId="3237991B" w14:textId="39488561" w:rsidR="00293E01" w:rsidRPr="00293E01" w:rsidRDefault="00293E01" w:rsidP="00293E01">
            <w:pPr>
              <w:rPr>
                <w:rFonts w:ascii="Times New Roman" w:hAnsi="Times New Roman"/>
                <w:sz w:val="16"/>
                <w:szCs w:val="16"/>
              </w:rPr>
            </w:pPr>
            <w:r w:rsidRPr="00293E01">
              <w:rPr>
                <w:sz w:val="16"/>
                <w:szCs w:val="16"/>
              </w:rPr>
              <w:t>RAN1, Intel</w:t>
            </w:r>
          </w:p>
        </w:tc>
        <w:tc>
          <w:tcPr>
            <w:tcW w:w="818" w:type="dxa"/>
          </w:tcPr>
          <w:p w14:paraId="19F96825" w14:textId="5354601E" w:rsidR="00293E01" w:rsidRPr="00293E01" w:rsidRDefault="00293E01" w:rsidP="00293E01">
            <w:pPr>
              <w:rPr>
                <w:rFonts w:ascii="Times New Roman" w:hAnsi="Times New Roman"/>
                <w:bCs/>
                <w:sz w:val="16"/>
                <w:szCs w:val="16"/>
              </w:rPr>
            </w:pPr>
            <w:r w:rsidRPr="00293E01">
              <w:rPr>
                <w:sz w:val="16"/>
                <w:szCs w:val="16"/>
              </w:rPr>
              <w:t>Rel-15</w:t>
            </w:r>
          </w:p>
        </w:tc>
        <w:tc>
          <w:tcPr>
            <w:tcW w:w="2793" w:type="dxa"/>
          </w:tcPr>
          <w:p w14:paraId="101D03EC" w14:textId="64622319" w:rsidR="00293E01" w:rsidRPr="00293E01" w:rsidRDefault="00293E01" w:rsidP="00293E01">
            <w:pPr>
              <w:rPr>
                <w:rFonts w:ascii="Times New Roman" w:hAnsi="Times New Roman"/>
                <w:bCs/>
                <w:sz w:val="16"/>
                <w:szCs w:val="16"/>
              </w:rPr>
            </w:pPr>
            <w:r w:rsidRPr="00293E01">
              <w:rPr>
                <w:sz w:val="16"/>
                <w:szCs w:val="16"/>
              </w:rPr>
              <w:t>LTE_eV2X-Core</w:t>
            </w:r>
          </w:p>
        </w:tc>
        <w:tc>
          <w:tcPr>
            <w:tcW w:w="1088" w:type="dxa"/>
          </w:tcPr>
          <w:p w14:paraId="442C3C37" w14:textId="44F83FC7" w:rsidR="00293E01" w:rsidRPr="00293E01" w:rsidRDefault="00293E01" w:rsidP="00293E01">
            <w:pPr>
              <w:rPr>
                <w:rFonts w:ascii="Times New Roman" w:hAnsi="Times New Roman"/>
                <w:sz w:val="16"/>
                <w:szCs w:val="16"/>
              </w:rPr>
            </w:pPr>
          </w:p>
        </w:tc>
        <w:tc>
          <w:tcPr>
            <w:tcW w:w="1023" w:type="dxa"/>
          </w:tcPr>
          <w:p w14:paraId="700EEEC2" w14:textId="751D8C0A" w:rsidR="00293E01" w:rsidRPr="00293E01" w:rsidRDefault="00293E01" w:rsidP="00293E01">
            <w:pPr>
              <w:rPr>
                <w:rFonts w:ascii="Times New Roman" w:hAnsi="Times New Roman"/>
                <w:sz w:val="16"/>
                <w:szCs w:val="16"/>
              </w:rPr>
            </w:pPr>
            <w:r w:rsidRPr="00293E01">
              <w:rPr>
                <w:sz w:val="16"/>
                <w:szCs w:val="16"/>
              </w:rPr>
              <w:t>RAN2</w:t>
            </w:r>
          </w:p>
        </w:tc>
        <w:tc>
          <w:tcPr>
            <w:tcW w:w="1023" w:type="dxa"/>
          </w:tcPr>
          <w:p w14:paraId="07EA6E15" w14:textId="09926115" w:rsidR="00293E01" w:rsidRPr="00293E01" w:rsidRDefault="00293E01" w:rsidP="00293E01">
            <w:pPr>
              <w:rPr>
                <w:rFonts w:ascii="Times New Roman" w:hAnsi="Times New Roman"/>
                <w:sz w:val="16"/>
                <w:szCs w:val="16"/>
              </w:rPr>
            </w:pPr>
            <w:r w:rsidRPr="00293E01">
              <w:rPr>
                <w:sz w:val="16"/>
                <w:szCs w:val="16"/>
              </w:rPr>
              <w:t>RAN4</w:t>
            </w:r>
          </w:p>
        </w:tc>
        <w:tc>
          <w:tcPr>
            <w:tcW w:w="1138" w:type="dxa"/>
          </w:tcPr>
          <w:p w14:paraId="478DDACB" w14:textId="31F29288" w:rsidR="00293E01" w:rsidRPr="00293E01" w:rsidRDefault="00293E01" w:rsidP="00293E01">
            <w:pPr>
              <w:rPr>
                <w:rFonts w:ascii="Times New Roman" w:hAnsi="Times New Roman"/>
                <w:sz w:val="16"/>
                <w:szCs w:val="16"/>
              </w:rPr>
            </w:pPr>
          </w:p>
        </w:tc>
        <w:tc>
          <w:tcPr>
            <w:tcW w:w="1084" w:type="dxa"/>
          </w:tcPr>
          <w:p w14:paraId="280F7C4F" w14:textId="77777777" w:rsidR="00293E01" w:rsidRPr="00293E01" w:rsidRDefault="00293E01" w:rsidP="00293E01">
            <w:pPr>
              <w:rPr>
                <w:rFonts w:ascii="Times New Roman" w:hAnsi="Times New Roman"/>
                <w:sz w:val="16"/>
                <w:szCs w:val="16"/>
              </w:rPr>
            </w:pPr>
          </w:p>
        </w:tc>
      </w:tr>
      <w:tr w:rsidR="00407616" w:rsidRPr="00293E01" w14:paraId="41C1731B" w14:textId="77777777" w:rsidTr="00B42881">
        <w:trPr>
          <w:trHeight w:val="20"/>
          <w:jc w:val="center"/>
        </w:trPr>
        <w:tc>
          <w:tcPr>
            <w:tcW w:w="1102" w:type="dxa"/>
          </w:tcPr>
          <w:p w14:paraId="16AA65FC" w14:textId="4F01AAB0" w:rsidR="00407616" w:rsidRPr="00407616" w:rsidRDefault="00407616" w:rsidP="00407616">
            <w:pPr>
              <w:rPr>
                <w:sz w:val="16"/>
                <w:szCs w:val="16"/>
              </w:rPr>
            </w:pPr>
            <w:r w:rsidRPr="00407616">
              <w:rPr>
                <w:sz w:val="16"/>
                <w:szCs w:val="16"/>
              </w:rPr>
              <w:t>R1-1807974</w:t>
            </w:r>
          </w:p>
        </w:tc>
        <w:tc>
          <w:tcPr>
            <w:tcW w:w="2707" w:type="dxa"/>
          </w:tcPr>
          <w:p w14:paraId="2217301E" w14:textId="0DFE0E70" w:rsidR="00407616" w:rsidRPr="00407616" w:rsidRDefault="00407616" w:rsidP="00407616">
            <w:pPr>
              <w:rPr>
                <w:sz w:val="16"/>
                <w:szCs w:val="16"/>
              </w:rPr>
            </w:pPr>
            <w:r w:rsidRPr="00407616">
              <w:rPr>
                <w:sz w:val="16"/>
                <w:szCs w:val="16"/>
              </w:rPr>
              <w:t>Reply LS on RAN4 agreement on intraband EN-DC A-MPR</w:t>
            </w:r>
          </w:p>
        </w:tc>
        <w:tc>
          <w:tcPr>
            <w:tcW w:w="1291" w:type="dxa"/>
          </w:tcPr>
          <w:p w14:paraId="6E9DB1E2" w14:textId="667C92C3" w:rsidR="00407616" w:rsidRPr="00407616" w:rsidRDefault="00407616" w:rsidP="00407616">
            <w:pPr>
              <w:rPr>
                <w:sz w:val="16"/>
                <w:szCs w:val="16"/>
              </w:rPr>
            </w:pPr>
            <w:r w:rsidRPr="00407616">
              <w:rPr>
                <w:sz w:val="16"/>
                <w:szCs w:val="16"/>
              </w:rPr>
              <w:t>RAN1, Qualcomm</w:t>
            </w:r>
          </w:p>
        </w:tc>
        <w:tc>
          <w:tcPr>
            <w:tcW w:w="818" w:type="dxa"/>
          </w:tcPr>
          <w:p w14:paraId="32BE13C7" w14:textId="6191340F" w:rsidR="00407616" w:rsidRPr="00293E01" w:rsidRDefault="00407616" w:rsidP="00407616">
            <w:pPr>
              <w:rPr>
                <w:sz w:val="16"/>
                <w:szCs w:val="16"/>
              </w:rPr>
            </w:pPr>
            <w:r>
              <w:rPr>
                <w:sz w:val="16"/>
                <w:szCs w:val="16"/>
              </w:rPr>
              <w:t>Rel-15</w:t>
            </w:r>
          </w:p>
        </w:tc>
        <w:tc>
          <w:tcPr>
            <w:tcW w:w="2793" w:type="dxa"/>
          </w:tcPr>
          <w:p w14:paraId="410989B1" w14:textId="4959C109" w:rsidR="00407616" w:rsidRPr="00293E01" w:rsidRDefault="00407616" w:rsidP="00407616">
            <w:pPr>
              <w:rPr>
                <w:sz w:val="16"/>
                <w:szCs w:val="16"/>
              </w:rPr>
            </w:pPr>
            <w:r>
              <w:rPr>
                <w:sz w:val="16"/>
                <w:szCs w:val="16"/>
              </w:rPr>
              <w:t>NR_newRAT-Core</w:t>
            </w:r>
          </w:p>
        </w:tc>
        <w:tc>
          <w:tcPr>
            <w:tcW w:w="1088" w:type="dxa"/>
          </w:tcPr>
          <w:p w14:paraId="25F42152" w14:textId="15F33D57" w:rsidR="00407616" w:rsidRPr="00293E01" w:rsidRDefault="00407616" w:rsidP="00407616">
            <w:pPr>
              <w:rPr>
                <w:rFonts w:ascii="Times New Roman" w:hAnsi="Times New Roman"/>
                <w:sz w:val="16"/>
                <w:szCs w:val="16"/>
              </w:rPr>
            </w:pPr>
            <w:r>
              <w:rPr>
                <w:rFonts w:ascii="Times New Roman" w:hAnsi="Times New Roman"/>
                <w:sz w:val="16"/>
                <w:szCs w:val="16"/>
              </w:rPr>
              <w:t>R4-1808144</w:t>
            </w:r>
          </w:p>
        </w:tc>
        <w:tc>
          <w:tcPr>
            <w:tcW w:w="1023" w:type="dxa"/>
          </w:tcPr>
          <w:p w14:paraId="21AF0E59" w14:textId="784D1FC6" w:rsidR="00407616" w:rsidRPr="00293E01" w:rsidRDefault="00407616" w:rsidP="00407616">
            <w:pPr>
              <w:rPr>
                <w:sz w:val="16"/>
                <w:szCs w:val="16"/>
              </w:rPr>
            </w:pPr>
            <w:r>
              <w:rPr>
                <w:sz w:val="16"/>
                <w:szCs w:val="16"/>
              </w:rPr>
              <w:t>RAN4</w:t>
            </w:r>
            <w:bookmarkStart w:id="4453" w:name="_GoBack"/>
            <w:bookmarkEnd w:id="4453"/>
          </w:p>
        </w:tc>
        <w:tc>
          <w:tcPr>
            <w:tcW w:w="1023" w:type="dxa"/>
          </w:tcPr>
          <w:p w14:paraId="53C631B7" w14:textId="77777777" w:rsidR="00407616" w:rsidRPr="00293E01" w:rsidRDefault="00407616" w:rsidP="00407616">
            <w:pPr>
              <w:rPr>
                <w:sz w:val="16"/>
                <w:szCs w:val="16"/>
              </w:rPr>
            </w:pPr>
          </w:p>
        </w:tc>
        <w:tc>
          <w:tcPr>
            <w:tcW w:w="1138" w:type="dxa"/>
          </w:tcPr>
          <w:p w14:paraId="756E1AF6" w14:textId="77777777" w:rsidR="00407616" w:rsidRPr="00293E01" w:rsidRDefault="00407616" w:rsidP="00407616">
            <w:pPr>
              <w:rPr>
                <w:rFonts w:ascii="Times New Roman" w:hAnsi="Times New Roman"/>
                <w:sz w:val="16"/>
                <w:szCs w:val="16"/>
              </w:rPr>
            </w:pPr>
          </w:p>
        </w:tc>
        <w:tc>
          <w:tcPr>
            <w:tcW w:w="1084" w:type="dxa"/>
          </w:tcPr>
          <w:p w14:paraId="1C0D3546" w14:textId="77777777" w:rsidR="00407616" w:rsidRPr="00293E01" w:rsidRDefault="00407616" w:rsidP="00407616">
            <w:pPr>
              <w:rPr>
                <w:rFonts w:ascii="Times New Roman" w:hAnsi="Times New Roman"/>
                <w:sz w:val="16"/>
                <w:szCs w:val="16"/>
              </w:rPr>
            </w:pPr>
          </w:p>
        </w:tc>
      </w:tr>
    </w:tbl>
    <w:p w14:paraId="26DCC5E9" w14:textId="0C89B6A6"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4454" w:name="_Toc516232696"/>
      <w:r w:rsidRPr="000B1042">
        <w:rPr>
          <w:rFonts w:ascii="Times New Roman" w:hAnsi="Times New Roman" w:cs="Times New Roman"/>
          <w:sz w:val="20"/>
          <w:szCs w:val="20"/>
        </w:rPr>
        <w:lastRenderedPageBreak/>
        <w:t xml:space="preserve">Annex </w:t>
      </w:r>
      <w:r w:rsidRPr="000B1042">
        <w:rPr>
          <w:rFonts w:ascii="Times New Roman" w:eastAsia="MS Mincho" w:hAnsi="Times New Roman" w:cs="Times New Roman"/>
          <w:sz w:val="20"/>
          <w:szCs w:val="20"/>
          <w:lang w:eastAsia="ja-JP"/>
        </w:rPr>
        <w:t>C-2</w:t>
      </w:r>
      <w:r w:rsidRPr="000B1042">
        <w:rPr>
          <w:rFonts w:ascii="Times New Roman" w:hAnsi="Times New Roman" w:cs="Times New Roman"/>
          <w:sz w:val="20"/>
          <w:szCs w:val="20"/>
        </w:rPr>
        <w:t>:</w:t>
      </w:r>
      <w:r w:rsidRPr="000B1042">
        <w:rPr>
          <w:rFonts w:ascii="Times New Roman" w:hAnsi="Times New Roman" w:cs="Times New Roman"/>
          <w:sz w:val="20"/>
          <w:szCs w:val="20"/>
        </w:rPr>
        <w:tab/>
        <w:t>List of Incoming LSs</w:t>
      </w:r>
      <w:r w:rsidRPr="000B1042">
        <w:rPr>
          <w:rFonts w:ascii="Times New Roman" w:eastAsia="MS Mincho" w:hAnsi="Times New Roman" w:cs="Times New Roman"/>
          <w:sz w:val="20"/>
          <w:szCs w:val="20"/>
          <w:lang w:eastAsia="ja-JP"/>
        </w:rPr>
        <w:t xml:space="preserve"> from </w:t>
      </w:r>
      <w:r w:rsidRPr="000B1042">
        <w:rPr>
          <w:rFonts w:ascii="Times New Roman" w:hAnsi="Times New Roman" w:cs="Times New Roman"/>
          <w:sz w:val="20"/>
          <w:szCs w:val="20"/>
        </w:rPr>
        <w:t xml:space="preserve">RAN1 </w:t>
      </w:r>
      <w:r w:rsidR="00BE268D">
        <w:rPr>
          <w:rFonts w:ascii="Times New Roman" w:hAnsi="Times New Roman" w:cs="Times New Roman"/>
          <w:sz w:val="20"/>
          <w:szCs w:val="20"/>
        </w:rPr>
        <w:t>#93</w:t>
      </w:r>
      <w:bookmarkEnd w:id="4454"/>
    </w:p>
    <w:p w14:paraId="707BCF72" w14:textId="77777777" w:rsidR="005C5573" w:rsidRPr="000B1042" w:rsidRDefault="005C5573" w:rsidP="005C5573">
      <w:pPr>
        <w:rPr>
          <w:szCs w:val="20"/>
        </w:rPr>
      </w:pPr>
    </w:p>
    <w:tbl>
      <w:tblPr>
        <w:tblStyle w:val="TableGrid"/>
        <w:tblW w:w="14050" w:type="dxa"/>
        <w:jc w:val="center"/>
        <w:tblLook w:val="04A0" w:firstRow="1" w:lastRow="0" w:firstColumn="1" w:lastColumn="0" w:noHBand="0" w:noVBand="1"/>
      </w:tblPr>
      <w:tblGrid>
        <w:gridCol w:w="1077"/>
        <w:gridCol w:w="2741"/>
        <w:gridCol w:w="1298"/>
        <w:gridCol w:w="838"/>
        <w:gridCol w:w="2793"/>
        <w:gridCol w:w="1081"/>
        <w:gridCol w:w="1002"/>
        <w:gridCol w:w="1002"/>
        <w:gridCol w:w="1141"/>
        <w:gridCol w:w="1077"/>
      </w:tblGrid>
      <w:tr w:rsidR="00A633B4" w:rsidRPr="001908B0" w14:paraId="60CCC904" w14:textId="77777777" w:rsidTr="00047813">
        <w:trPr>
          <w:trHeight w:val="20"/>
          <w:tblHeader/>
          <w:jc w:val="center"/>
        </w:trPr>
        <w:tc>
          <w:tcPr>
            <w:tcW w:w="1077" w:type="dxa"/>
            <w:shd w:val="clear" w:color="auto" w:fill="BFBFBF" w:themeFill="background1" w:themeFillShade="BF"/>
            <w:hideMark/>
          </w:tcPr>
          <w:p w14:paraId="0E4EAF11" w14:textId="77777777" w:rsidR="00853B87" w:rsidRPr="001908B0" w:rsidRDefault="00853B87" w:rsidP="000E7C7A">
            <w:pPr>
              <w:rPr>
                <w:rFonts w:ascii="Times New Roman" w:hAnsi="Times New Roman"/>
                <w:bCs/>
                <w:sz w:val="16"/>
                <w:szCs w:val="16"/>
              </w:rPr>
            </w:pPr>
            <w:r w:rsidRPr="001908B0">
              <w:rPr>
                <w:rFonts w:ascii="Times New Roman" w:hAnsi="Times New Roman"/>
                <w:bCs/>
                <w:sz w:val="16"/>
                <w:szCs w:val="16"/>
              </w:rPr>
              <w:t>TDoc #</w:t>
            </w:r>
          </w:p>
        </w:tc>
        <w:tc>
          <w:tcPr>
            <w:tcW w:w="2741" w:type="dxa"/>
            <w:shd w:val="clear" w:color="auto" w:fill="BFBFBF" w:themeFill="background1" w:themeFillShade="BF"/>
            <w:hideMark/>
          </w:tcPr>
          <w:p w14:paraId="7B9ED9EB" w14:textId="77777777" w:rsidR="00853B87" w:rsidRPr="001908B0" w:rsidRDefault="00853B87" w:rsidP="000E7C7A">
            <w:pPr>
              <w:rPr>
                <w:rFonts w:ascii="Times New Roman" w:hAnsi="Times New Roman"/>
                <w:bCs/>
                <w:sz w:val="16"/>
                <w:szCs w:val="16"/>
              </w:rPr>
            </w:pPr>
            <w:r w:rsidRPr="001908B0">
              <w:rPr>
                <w:rFonts w:ascii="Times New Roman" w:hAnsi="Times New Roman"/>
                <w:bCs/>
                <w:sz w:val="16"/>
                <w:szCs w:val="16"/>
              </w:rPr>
              <w:t>Title</w:t>
            </w:r>
          </w:p>
        </w:tc>
        <w:tc>
          <w:tcPr>
            <w:tcW w:w="1298" w:type="dxa"/>
            <w:shd w:val="clear" w:color="auto" w:fill="BFBFBF" w:themeFill="background1" w:themeFillShade="BF"/>
            <w:hideMark/>
          </w:tcPr>
          <w:p w14:paraId="181AF5CC" w14:textId="77777777" w:rsidR="00853B87" w:rsidRPr="001908B0" w:rsidRDefault="00853B87" w:rsidP="000E7C7A">
            <w:pPr>
              <w:rPr>
                <w:rFonts w:ascii="Times New Roman" w:hAnsi="Times New Roman"/>
                <w:bCs/>
                <w:sz w:val="16"/>
                <w:szCs w:val="16"/>
              </w:rPr>
            </w:pPr>
            <w:r w:rsidRPr="001908B0">
              <w:rPr>
                <w:rFonts w:ascii="Times New Roman" w:hAnsi="Times New Roman"/>
                <w:bCs/>
                <w:sz w:val="16"/>
                <w:szCs w:val="16"/>
              </w:rPr>
              <w:t>Source</w:t>
            </w:r>
          </w:p>
        </w:tc>
        <w:tc>
          <w:tcPr>
            <w:tcW w:w="838" w:type="dxa"/>
            <w:shd w:val="clear" w:color="auto" w:fill="BFBFBF" w:themeFill="background1" w:themeFillShade="BF"/>
            <w:hideMark/>
          </w:tcPr>
          <w:p w14:paraId="5D545C76" w14:textId="77777777" w:rsidR="00853B87" w:rsidRPr="001908B0" w:rsidRDefault="00853B87" w:rsidP="000E7C7A">
            <w:pPr>
              <w:rPr>
                <w:rFonts w:ascii="Times New Roman" w:hAnsi="Times New Roman"/>
                <w:bCs/>
                <w:sz w:val="16"/>
                <w:szCs w:val="16"/>
              </w:rPr>
            </w:pPr>
            <w:r w:rsidRPr="001908B0">
              <w:rPr>
                <w:rFonts w:ascii="Times New Roman" w:hAnsi="Times New Roman"/>
                <w:bCs/>
                <w:sz w:val="16"/>
                <w:szCs w:val="16"/>
              </w:rPr>
              <w:t>Release</w:t>
            </w:r>
          </w:p>
        </w:tc>
        <w:tc>
          <w:tcPr>
            <w:tcW w:w="2793" w:type="dxa"/>
            <w:shd w:val="clear" w:color="auto" w:fill="BFBFBF" w:themeFill="background1" w:themeFillShade="BF"/>
            <w:hideMark/>
          </w:tcPr>
          <w:p w14:paraId="086C1468" w14:textId="77777777" w:rsidR="00853B87" w:rsidRPr="001908B0" w:rsidRDefault="00853B87" w:rsidP="000E7C7A">
            <w:pPr>
              <w:rPr>
                <w:rFonts w:ascii="Times New Roman" w:hAnsi="Times New Roman"/>
                <w:bCs/>
                <w:sz w:val="16"/>
                <w:szCs w:val="16"/>
              </w:rPr>
            </w:pPr>
            <w:r w:rsidRPr="001908B0">
              <w:rPr>
                <w:rFonts w:ascii="Times New Roman" w:hAnsi="Times New Roman"/>
                <w:bCs/>
                <w:sz w:val="16"/>
                <w:szCs w:val="16"/>
              </w:rPr>
              <w:t>Related WIs</w:t>
            </w:r>
          </w:p>
        </w:tc>
        <w:tc>
          <w:tcPr>
            <w:tcW w:w="1081" w:type="dxa"/>
            <w:shd w:val="clear" w:color="auto" w:fill="BFBFBF" w:themeFill="background1" w:themeFillShade="BF"/>
            <w:hideMark/>
          </w:tcPr>
          <w:p w14:paraId="35577EB9" w14:textId="77777777" w:rsidR="00853B87" w:rsidRPr="001908B0" w:rsidRDefault="00853B87" w:rsidP="000E7C7A">
            <w:pPr>
              <w:rPr>
                <w:rFonts w:ascii="Times New Roman" w:hAnsi="Times New Roman"/>
                <w:bCs/>
                <w:sz w:val="16"/>
                <w:szCs w:val="16"/>
              </w:rPr>
            </w:pPr>
            <w:r w:rsidRPr="001908B0">
              <w:rPr>
                <w:rFonts w:ascii="Times New Roman" w:hAnsi="Times New Roman"/>
                <w:bCs/>
                <w:sz w:val="16"/>
                <w:szCs w:val="16"/>
              </w:rPr>
              <w:t>Reply to</w:t>
            </w:r>
          </w:p>
        </w:tc>
        <w:tc>
          <w:tcPr>
            <w:tcW w:w="1002" w:type="dxa"/>
            <w:shd w:val="clear" w:color="auto" w:fill="BFBFBF" w:themeFill="background1" w:themeFillShade="BF"/>
            <w:hideMark/>
          </w:tcPr>
          <w:p w14:paraId="78A547BC" w14:textId="77777777" w:rsidR="00853B87" w:rsidRPr="001908B0" w:rsidRDefault="00853B87" w:rsidP="000E7C7A">
            <w:pPr>
              <w:rPr>
                <w:rFonts w:ascii="Times New Roman" w:hAnsi="Times New Roman"/>
                <w:bCs/>
                <w:sz w:val="16"/>
                <w:szCs w:val="16"/>
              </w:rPr>
            </w:pPr>
            <w:r w:rsidRPr="001908B0">
              <w:rPr>
                <w:rFonts w:ascii="Times New Roman" w:hAnsi="Times New Roman"/>
                <w:bCs/>
                <w:sz w:val="16"/>
                <w:szCs w:val="16"/>
              </w:rPr>
              <w:t>To</w:t>
            </w:r>
          </w:p>
        </w:tc>
        <w:tc>
          <w:tcPr>
            <w:tcW w:w="1002" w:type="dxa"/>
            <w:shd w:val="clear" w:color="auto" w:fill="BFBFBF" w:themeFill="background1" w:themeFillShade="BF"/>
            <w:hideMark/>
          </w:tcPr>
          <w:p w14:paraId="77BDF0E7" w14:textId="77777777" w:rsidR="00853B87" w:rsidRPr="001908B0" w:rsidRDefault="00853B87" w:rsidP="000E7C7A">
            <w:pPr>
              <w:rPr>
                <w:rFonts w:ascii="Times New Roman" w:hAnsi="Times New Roman"/>
                <w:bCs/>
                <w:sz w:val="16"/>
                <w:szCs w:val="16"/>
              </w:rPr>
            </w:pPr>
            <w:r w:rsidRPr="001908B0">
              <w:rPr>
                <w:rFonts w:ascii="Times New Roman" w:hAnsi="Times New Roman"/>
                <w:bCs/>
                <w:sz w:val="16"/>
                <w:szCs w:val="16"/>
              </w:rPr>
              <w:t>Cc</w:t>
            </w:r>
          </w:p>
        </w:tc>
        <w:tc>
          <w:tcPr>
            <w:tcW w:w="1141" w:type="dxa"/>
            <w:shd w:val="clear" w:color="auto" w:fill="BFBFBF" w:themeFill="background1" w:themeFillShade="BF"/>
            <w:hideMark/>
          </w:tcPr>
          <w:p w14:paraId="4CCFC6A1" w14:textId="77777777" w:rsidR="00853B87" w:rsidRPr="001908B0" w:rsidRDefault="00853B87" w:rsidP="000E7C7A">
            <w:pPr>
              <w:rPr>
                <w:rFonts w:ascii="Times New Roman" w:hAnsi="Times New Roman"/>
                <w:bCs/>
                <w:sz w:val="16"/>
                <w:szCs w:val="16"/>
              </w:rPr>
            </w:pPr>
            <w:r w:rsidRPr="001908B0">
              <w:rPr>
                <w:rFonts w:ascii="Times New Roman" w:hAnsi="Times New Roman"/>
                <w:bCs/>
                <w:sz w:val="16"/>
                <w:szCs w:val="16"/>
              </w:rPr>
              <w:t>Original LS</w:t>
            </w:r>
          </w:p>
        </w:tc>
        <w:tc>
          <w:tcPr>
            <w:tcW w:w="1077" w:type="dxa"/>
            <w:shd w:val="clear" w:color="auto" w:fill="BFBFBF" w:themeFill="background1" w:themeFillShade="BF"/>
            <w:hideMark/>
          </w:tcPr>
          <w:p w14:paraId="5A03D9F1" w14:textId="77777777" w:rsidR="00853B87" w:rsidRPr="001908B0" w:rsidRDefault="00853B87" w:rsidP="000E7C7A">
            <w:pPr>
              <w:rPr>
                <w:rFonts w:ascii="Times New Roman" w:hAnsi="Times New Roman"/>
                <w:bCs/>
                <w:sz w:val="16"/>
                <w:szCs w:val="16"/>
              </w:rPr>
            </w:pPr>
            <w:r w:rsidRPr="001908B0">
              <w:rPr>
                <w:rFonts w:ascii="Times New Roman" w:hAnsi="Times New Roman"/>
                <w:bCs/>
                <w:sz w:val="16"/>
                <w:szCs w:val="16"/>
              </w:rPr>
              <w:t>Reply in</w:t>
            </w:r>
          </w:p>
        </w:tc>
      </w:tr>
      <w:tr w:rsidR="001908B0" w:rsidRPr="001908B0" w14:paraId="26BDFB8F" w14:textId="77777777" w:rsidTr="0046621C">
        <w:trPr>
          <w:trHeight w:val="20"/>
          <w:jc w:val="center"/>
        </w:trPr>
        <w:tc>
          <w:tcPr>
            <w:tcW w:w="1077" w:type="dxa"/>
          </w:tcPr>
          <w:p w14:paraId="7EDFA693" w14:textId="64341D4D" w:rsidR="001908B0" w:rsidRPr="001908B0" w:rsidRDefault="0058452E" w:rsidP="001908B0">
            <w:pPr>
              <w:rPr>
                <w:rFonts w:ascii="Times New Roman" w:hAnsi="Times New Roman"/>
                <w:bCs/>
                <w:sz w:val="16"/>
                <w:szCs w:val="16"/>
              </w:rPr>
            </w:pPr>
            <w:hyperlink r:id="rId2519" w:history="1">
              <w:r w:rsidR="000F2B08">
                <w:rPr>
                  <w:rStyle w:val="Hyperlink"/>
                  <w:sz w:val="16"/>
                  <w:szCs w:val="16"/>
                </w:rPr>
                <w:t>R1-1805802</w:t>
              </w:r>
            </w:hyperlink>
          </w:p>
        </w:tc>
        <w:tc>
          <w:tcPr>
            <w:tcW w:w="2741" w:type="dxa"/>
          </w:tcPr>
          <w:p w14:paraId="65065501" w14:textId="07E8088E" w:rsidR="001908B0" w:rsidRPr="001908B0" w:rsidRDefault="001908B0" w:rsidP="001908B0">
            <w:pPr>
              <w:rPr>
                <w:rFonts w:ascii="Times New Roman" w:hAnsi="Times New Roman"/>
                <w:sz w:val="16"/>
                <w:szCs w:val="16"/>
              </w:rPr>
            </w:pPr>
            <w:r w:rsidRPr="001908B0">
              <w:rPr>
                <w:sz w:val="16"/>
                <w:szCs w:val="16"/>
              </w:rPr>
              <w:t>Reply LS on beam failure recovery</w:t>
            </w:r>
          </w:p>
        </w:tc>
        <w:tc>
          <w:tcPr>
            <w:tcW w:w="1298" w:type="dxa"/>
          </w:tcPr>
          <w:p w14:paraId="3EF7EE17" w14:textId="6B9CD31A" w:rsidR="001908B0" w:rsidRPr="001908B0" w:rsidRDefault="001908B0" w:rsidP="001908B0">
            <w:pPr>
              <w:rPr>
                <w:rFonts w:ascii="Times New Roman" w:hAnsi="Times New Roman"/>
                <w:sz w:val="16"/>
                <w:szCs w:val="16"/>
              </w:rPr>
            </w:pPr>
            <w:r w:rsidRPr="001908B0">
              <w:rPr>
                <w:sz w:val="16"/>
                <w:szCs w:val="16"/>
              </w:rPr>
              <w:t>RAN2, Ericsson</w:t>
            </w:r>
          </w:p>
        </w:tc>
        <w:tc>
          <w:tcPr>
            <w:tcW w:w="838" w:type="dxa"/>
          </w:tcPr>
          <w:p w14:paraId="4875C351" w14:textId="271D4CFA"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68D2E7E5" w14:textId="1DB1C6B6" w:rsidR="001908B0" w:rsidRPr="001908B0" w:rsidRDefault="001908B0" w:rsidP="001908B0">
            <w:pPr>
              <w:rPr>
                <w:rFonts w:ascii="Times New Roman" w:hAnsi="Times New Roman"/>
                <w:bCs/>
                <w:sz w:val="16"/>
                <w:szCs w:val="16"/>
                <w:lang w:val="fr-FR"/>
              </w:rPr>
            </w:pPr>
            <w:r w:rsidRPr="001908B0">
              <w:rPr>
                <w:sz w:val="16"/>
                <w:szCs w:val="16"/>
              </w:rPr>
              <w:t>NR_newRAT-Core</w:t>
            </w:r>
          </w:p>
        </w:tc>
        <w:tc>
          <w:tcPr>
            <w:tcW w:w="1081" w:type="dxa"/>
          </w:tcPr>
          <w:p w14:paraId="7E17247D" w14:textId="78FB03C1" w:rsidR="001908B0" w:rsidRPr="001908B0" w:rsidRDefault="0058452E" w:rsidP="001908B0">
            <w:pPr>
              <w:rPr>
                <w:rFonts w:ascii="Times New Roman" w:hAnsi="Times New Roman"/>
                <w:sz w:val="16"/>
                <w:szCs w:val="16"/>
                <w:lang w:val="fr-FR"/>
              </w:rPr>
            </w:pPr>
            <w:hyperlink r:id="rId2520" w:history="1">
              <w:r w:rsidR="000F2B08">
                <w:rPr>
                  <w:rStyle w:val="Hyperlink"/>
                  <w:sz w:val="16"/>
                  <w:szCs w:val="16"/>
                </w:rPr>
                <w:t>R1-1803348</w:t>
              </w:r>
            </w:hyperlink>
          </w:p>
        </w:tc>
        <w:tc>
          <w:tcPr>
            <w:tcW w:w="1002" w:type="dxa"/>
          </w:tcPr>
          <w:p w14:paraId="58DFC99E" w14:textId="317CD52F"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1C469621" w14:textId="71D2B730" w:rsidR="001908B0" w:rsidRPr="001908B0" w:rsidRDefault="001908B0" w:rsidP="001908B0">
            <w:pPr>
              <w:rPr>
                <w:rFonts w:ascii="Times New Roman" w:hAnsi="Times New Roman"/>
                <w:sz w:val="16"/>
                <w:szCs w:val="16"/>
              </w:rPr>
            </w:pPr>
          </w:p>
        </w:tc>
        <w:tc>
          <w:tcPr>
            <w:tcW w:w="1141" w:type="dxa"/>
          </w:tcPr>
          <w:p w14:paraId="5AFA40C2" w14:textId="1D0B4A90" w:rsidR="001908B0" w:rsidRPr="001908B0" w:rsidRDefault="001908B0" w:rsidP="001908B0">
            <w:pPr>
              <w:rPr>
                <w:rFonts w:ascii="Times New Roman" w:hAnsi="Times New Roman"/>
                <w:sz w:val="16"/>
                <w:szCs w:val="16"/>
              </w:rPr>
            </w:pPr>
            <w:r w:rsidRPr="001908B0">
              <w:rPr>
                <w:sz w:val="16"/>
                <w:szCs w:val="16"/>
              </w:rPr>
              <w:t>R2-1806223</w:t>
            </w:r>
          </w:p>
        </w:tc>
        <w:tc>
          <w:tcPr>
            <w:tcW w:w="1077" w:type="dxa"/>
          </w:tcPr>
          <w:p w14:paraId="4D934B56" w14:textId="74899EA1" w:rsidR="001908B0" w:rsidRPr="001908B0" w:rsidRDefault="001908B0" w:rsidP="001908B0">
            <w:pPr>
              <w:rPr>
                <w:rFonts w:ascii="Times New Roman" w:hAnsi="Times New Roman"/>
                <w:sz w:val="16"/>
                <w:szCs w:val="16"/>
              </w:rPr>
            </w:pPr>
          </w:p>
        </w:tc>
      </w:tr>
      <w:tr w:rsidR="001908B0" w:rsidRPr="001908B0" w14:paraId="3F200C75" w14:textId="77777777" w:rsidTr="0046621C">
        <w:trPr>
          <w:trHeight w:val="20"/>
          <w:jc w:val="center"/>
        </w:trPr>
        <w:tc>
          <w:tcPr>
            <w:tcW w:w="1077" w:type="dxa"/>
          </w:tcPr>
          <w:p w14:paraId="61686434" w14:textId="052AF250" w:rsidR="001908B0" w:rsidRPr="001908B0" w:rsidRDefault="0058452E" w:rsidP="001908B0">
            <w:pPr>
              <w:rPr>
                <w:rFonts w:ascii="Times New Roman" w:hAnsi="Times New Roman"/>
                <w:bCs/>
                <w:sz w:val="16"/>
                <w:szCs w:val="16"/>
              </w:rPr>
            </w:pPr>
            <w:hyperlink r:id="rId2521" w:history="1">
              <w:r w:rsidR="000F2B08">
                <w:rPr>
                  <w:rStyle w:val="Hyperlink"/>
                  <w:sz w:val="16"/>
                  <w:szCs w:val="16"/>
                </w:rPr>
                <w:t>R1-1805803</w:t>
              </w:r>
            </w:hyperlink>
          </w:p>
        </w:tc>
        <w:tc>
          <w:tcPr>
            <w:tcW w:w="2741" w:type="dxa"/>
          </w:tcPr>
          <w:p w14:paraId="7CD91520" w14:textId="1FFF89CD" w:rsidR="001908B0" w:rsidRPr="001908B0" w:rsidRDefault="001908B0" w:rsidP="001908B0">
            <w:pPr>
              <w:rPr>
                <w:rFonts w:ascii="Times New Roman" w:hAnsi="Times New Roman"/>
                <w:sz w:val="16"/>
                <w:szCs w:val="16"/>
              </w:rPr>
            </w:pPr>
            <w:r w:rsidRPr="001908B0">
              <w:rPr>
                <w:sz w:val="16"/>
                <w:szCs w:val="16"/>
              </w:rPr>
              <w:t>LS on the design of PRACH table</w:t>
            </w:r>
          </w:p>
        </w:tc>
        <w:tc>
          <w:tcPr>
            <w:tcW w:w="1298" w:type="dxa"/>
          </w:tcPr>
          <w:p w14:paraId="2F0C5E98" w14:textId="29564FAC" w:rsidR="001908B0" w:rsidRPr="001908B0" w:rsidRDefault="001908B0" w:rsidP="001908B0">
            <w:pPr>
              <w:rPr>
                <w:rFonts w:ascii="Times New Roman" w:hAnsi="Times New Roman"/>
                <w:sz w:val="16"/>
                <w:szCs w:val="16"/>
              </w:rPr>
            </w:pPr>
            <w:r w:rsidRPr="001908B0">
              <w:rPr>
                <w:sz w:val="16"/>
                <w:szCs w:val="16"/>
              </w:rPr>
              <w:t>RAN2, Huawei</w:t>
            </w:r>
          </w:p>
        </w:tc>
        <w:tc>
          <w:tcPr>
            <w:tcW w:w="838" w:type="dxa"/>
          </w:tcPr>
          <w:p w14:paraId="0895AB57" w14:textId="527AB1F9"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70DACBF8" w14:textId="4820E858" w:rsidR="001908B0" w:rsidRPr="001908B0" w:rsidRDefault="001908B0" w:rsidP="001908B0">
            <w:pPr>
              <w:rPr>
                <w:rFonts w:ascii="Times New Roman" w:hAnsi="Times New Roman"/>
                <w:bCs/>
                <w:sz w:val="16"/>
                <w:szCs w:val="16"/>
              </w:rPr>
            </w:pPr>
            <w:r w:rsidRPr="001908B0">
              <w:rPr>
                <w:sz w:val="16"/>
                <w:szCs w:val="16"/>
              </w:rPr>
              <w:t>NR_newRAT-Core</w:t>
            </w:r>
          </w:p>
        </w:tc>
        <w:tc>
          <w:tcPr>
            <w:tcW w:w="1081" w:type="dxa"/>
          </w:tcPr>
          <w:p w14:paraId="14CFDF1C" w14:textId="63E68E7A" w:rsidR="001908B0" w:rsidRPr="001908B0" w:rsidRDefault="001908B0" w:rsidP="001908B0">
            <w:pPr>
              <w:rPr>
                <w:rFonts w:ascii="Times New Roman" w:hAnsi="Times New Roman"/>
                <w:sz w:val="16"/>
                <w:szCs w:val="16"/>
              </w:rPr>
            </w:pPr>
          </w:p>
        </w:tc>
        <w:tc>
          <w:tcPr>
            <w:tcW w:w="1002" w:type="dxa"/>
          </w:tcPr>
          <w:p w14:paraId="05AEEBF3" w14:textId="55382BA9"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229E744A" w14:textId="1E10CDFA" w:rsidR="001908B0" w:rsidRPr="001908B0" w:rsidRDefault="001908B0" w:rsidP="001908B0">
            <w:pPr>
              <w:rPr>
                <w:rFonts w:ascii="Times New Roman" w:hAnsi="Times New Roman"/>
                <w:sz w:val="16"/>
                <w:szCs w:val="16"/>
              </w:rPr>
            </w:pPr>
          </w:p>
        </w:tc>
        <w:tc>
          <w:tcPr>
            <w:tcW w:w="1141" w:type="dxa"/>
          </w:tcPr>
          <w:p w14:paraId="33DFF866" w14:textId="66EFD8D2" w:rsidR="001908B0" w:rsidRPr="001908B0" w:rsidRDefault="001908B0" w:rsidP="001908B0">
            <w:pPr>
              <w:rPr>
                <w:rFonts w:ascii="Times New Roman" w:hAnsi="Times New Roman"/>
                <w:sz w:val="16"/>
                <w:szCs w:val="16"/>
              </w:rPr>
            </w:pPr>
            <w:r w:rsidRPr="001908B0">
              <w:rPr>
                <w:sz w:val="16"/>
                <w:szCs w:val="16"/>
              </w:rPr>
              <w:t>R2-1806227</w:t>
            </w:r>
          </w:p>
        </w:tc>
        <w:tc>
          <w:tcPr>
            <w:tcW w:w="1077" w:type="dxa"/>
          </w:tcPr>
          <w:p w14:paraId="32493FC4" w14:textId="61B2128D" w:rsidR="001908B0" w:rsidRPr="001908B0" w:rsidRDefault="001908B0" w:rsidP="001908B0">
            <w:pPr>
              <w:rPr>
                <w:rFonts w:ascii="Times New Roman" w:hAnsi="Times New Roman"/>
                <w:sz w:val="16"/>
                <w:szCs w:val="16"/>
              </w:rPr>
            </w:pPr>
          </w:p>
        </w:tc>
      </w:tr>
      <w:tr w:rsidR="001908B0" w:rsidRPr="001908B0" w14:paraId="6D1306F3" w14:textId="77777777" w:rsidTr="0046621C">
        <w:trPr>
          <w:trHeight w:val="20"/>
          <w:jc w:val="center"/>
        </w:trPr>
        <w:tc>
          <w:tcPr>
            <w:tcW w:w="1077" w:type="dxa"/>
          </w:tcPr>
          <w:p w14:paraId="4B8ABE91" w14:textId="06C04811" w:rsidR="001908B0" w:rsidRPr="001908B0" w:rsidRDefault="0058452E" w:rsidP="001908B0">
            <w:pPr>
              <w:rPr>
                <w:rFonts w:ascii="Times New Roman" w:hAnsi="Times New Roman"/>
                <w:bCs/>
                <w:sz w:val="16"/>
                <w:szCs w:val="16"/>
              </w:rPr>
            </w:pPr>
            <w:hyperlink r:id="rId2522" w:history="1">
              <w:r w:rsidR="000F2B08">
                <w:rPr>
                  <w:rStyle w:val="Hyperlink"/>
                  <w:sz w:val="16"/>
                  <w:szCs w:val="16"/>
                </w:rPr>
                <w:t>R1-1805804</w:t>
              </w:r>
            </w:hyperlink>
          </w:p>
        </w:tc>
        <w:tc>
          <w:tcPr>
            <w:tcW w:w="2741" w:type="dxa"/>
          </w:tcPr>
          <w:p w14:paraId="24BDA741" w14:textId="4DB6F9D7" w:rsidR="001908B0" w:rsidRPr="001908B0" w:rsidRDefault="001908B0" w:rsidP="001908B0">
            <w:pPr>
              <w:rPr>
                <w:rFonts w:ascii="Times New Roman" w:hAnsi="Times New Roman"/>
                <w:sz w:val="16"/>
                <w:szCs w:val="16"/>
              </w:rPr>
            </w:pPr>
            <w:r w:rsidRPr="001908B0">
              <w:rPr>
                <w:sz w:val="16"/>
                <w:szCs w:val="16"/>
              </w:rPr>
              <w:t>LS on further RAN2 agreements for euCA</w:t>
            </w:r>
          </w:p>
        </w:tc>
        <w:tc>
          <w:tcPr>
            <w:tcW w:w="1298" w:type="dxa"/>
          </w:tcPr>
          <w:p w14:paraId="1AC635A4" w14:textId="7F9B7B8D" w:rsidR="001908B0" w:rsidRPr="001908B0" w:rsidRDefault="001908B0" w:rsidP="001908B0">
            <w:pPr>
              <w:rPr>
                <w:rFonts w:ascii="Times New Roman" w:hAnsi="Times New Roman"/>
                <w:sz w:val="16"/>
                <w:szCs w:val="16"/>
              </w:rPr>
            </w:pPr>
            <w:r w:rsidRPr="001908B0">
              <w:rPr>
                <w:sz w:val="16"/>
                <w:szCs w:val="16"/>
              </w:rPr>
              <w:t>RAN2, vivo</w:t>
            </w:r>
          </w:p>
        </w:tc>
        <w:tc>
          <w:tcPr>
            <w:tcW w:w="838" w:type="dxa"/>
          </w:tcPr>
          <w:p w14:paraId="4104A3ED" w14:textId="480A7486"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6A11A2A5" w14:textId="317E4299" w:rsidR="001908B0" w:rsidRPr="001908B0" w:rsidRDefault="001908B0" w:rsidP="001908B0">
            <w:pPr>
              <w:rPr>
                <w:rFonts w:ascii="Times New Roman" w:hAnsi="Times New Roman"/>
                <w:bCs/>
                <w:sz w:val="16"/>
                <w:szCs w:val="16"/>
              </w:rPr>
            </w:pPr>
            <w:r w:rsidRPr="001908B0">
              <w:rPr>
                <w:sz w:val="16"/>
                <w:szCs w:val="16"/>
              </w:rPr>
              <w:t>LTE_euCA-Core</w:t>
            </w:r>
          </w:p>
        </w:tc>
        <w:tc>
          <w:tcPr>
            <w:tcW w:w="1081" w:type="dxa"/>
          </w:tcPr>
          <w:p w14:paraId="41999531" w14:textId="2B7FAAF1" w:rsidR="001908B0" w:rsidRPr="001908B0" w:rsidRDefault="001908B0" w:rsidP="001908B0">
            <w:pPr>
              <w:rPr>
                <w:rFonts w:ascii="Times New Roman" w:hAnsi="Times New Roman"/>
                <w:sz w:val="16"/>
                <w:szCs w:val="16"/>
              </w:rPr>
            </w:pPr>
          </w:p>
        </w:tc>
        <w:tc>
          <w:tcPr>
            <w:tcW w:w="1002" w:type="dxa"/>
          </w:tcPr>
          <w:p w14:paraId="3BFD5F4E" w14:textId="1A5DD5BF" w:rsidR="001908B0" w:rsidRPr="001908B0" w:rsidRDefault="001908B0" w:rsidP="001908B0">
            <w:pPr>
              <w:rPr>
                <w:rFonts w:ascii="Times New Roman" w:hAnsi="Times New Roman"/>
                <w:sz w:val="16"/>
                <w:szCs w:val="16"/>
              </w:rPr>
            </w:pPr>
            <w:r w:rsidRPr="001908B0">
              <w:rPr>
                <w:sz w:val="16"/>
                <w:szCs w:val="16"/>
              </w:rPr>
              <w:t>RAN1, RAN4</w:t>
            </w:r>
          </w:p>
        </w:tc>
        <w:tc>
          <w:tcPr>
            <w:tcW w:w="1002" w:type="dxa"/>
          </w:tcPr>
          <w:p w14:paraId="023DF966" w14:textId="52E09CB4" w:rsidR="001908B0" w:rsidRPr="001908B0" w:rsidRDefault="001908B0" w:rsidP="001908B0">
            <w:pPr>
              <w:rPr>
                <w:rFonts w:ascii="Times New Roman" w:hAnsi="Times New Roman"/>
                <w:sz w:val="16"/>
                <w:szCs w:val="16"/>
              </w:rPr>
            </w:pPr>
          </w:p>
        </w:tc>
        <w:tc>
          <w:tcPr>
            <w:tcW w:w="1141" w:type="dxa"/>
          </w:tcPr>
          <w:p w14:paraId="1E956B2A" w14:textId="1CDDB19E" w:rsidR="001908B0" w:rsidRPr="001908B0" w:rsidRDefault="001908B0" w:rsidP="001908B0">
            <w:pPr>
              <w:rPr>
                <w:rFonts w:ascii="Times New Roman" w:hAnsi="Times New Roman"/>
                <w:sz w:val="16"/>
                <w:szCs w:val="16"/>
              </w:rPr>
            </w:pPr>
            <w:r w:rsidRPr="001908B0">
              <w:rPr>
                <w:sz w:val="16"/>
                <w:szCs w:val="16"/>
              </w:rPr>
              <w:t>R2-1806244</w:t>
            </w:r>
          </w:p>
        </w:tc>
        <w:tc>
          <w:tcPr>
            <w:tcW w:w="1077" w:type="dxa"/>
          </w:tcPr>
          <w:p w14:paraId="653CEB12" w14:textId="40998AF3" w:rsidR="001908B0" w:rsidRPr="001908B0" w:rsidRDefault="001908B0" w:rsidP="001908B0">
            <w:pPr>
              <w:rPr>
                <w:rFonts w:ascii="Times New Roman" w:hAnsi="Times New Roman"/>
                <w:sz w:val="16"/>
                <w:szCs w:val="16"/>
              </w:rPr>
            </w:pPr>
          </w:p>
        </w:tc>
      </w:tr>
      <w:tr w:rsidR="001908B0" w:rsidRPr="001908B0" w14:paraId="2E63AA4B" w14:textId="77777777" w:rsidTr="0046621C">
        <w:trPr>
          <w:trHeight w:val="20"/>
          <w:jc w:val="center"/>
        </w:trPr>
        <w:tc>
          <w:tcPr>
            <w:tcW w:w="1077" w:type="dxa"/>
          </w:tcPr>
          <w:p w14:paraId="0DFE8A52" w14:textId="78CA78E6" w:rsidR="001908B0" w:rsidRPr="001908B0" w:rsidRDefault="0058452E" w:rsidP="001908B0">
            <w:pPr>
              <w:rPr>
                <w:rFonts w:ascii="Times New Roman" w:hAnsi="Times New Roman"/>
                <w:bCs/>
                <w:sz w:val="16"/>
                <w:szCs w:val="16"/>
              </w:rPr>
            </w:pPr>
            <w:hyperlink r:id="rId2523" w:history="1">
              <w:r w:rsidR="000F2B08">
                <w:rPr>
                  <w:rStyle w:val="Hyperlink"/>
                  <w:sz w:val="16"/>
                  <w:szCs w:val="16"/>
                </w:rPr>
                <w:t>R1-1805805</w:t>
              </w:r>
            </w:hyperlink>
          </w:p>
        </w:tc>
        <w:tc>
          <w:tcPr>
            <w:tcW w:w="2741" w:type="dxa"/>
          </w:tcPr>
          <w:p w14:paraId="790D30F2" w14:textId="48514BA7" w:rsidR="001908B0" w:rsidRPr="001908B0" w:rsidRDefault="001908B0" w:rsidP="001908B0">
            <w:pPr>
              <w:rPr>
                <w:rFonts w:ascii="Times New Roman" w:hAnsi="Times New Roman"/>
                <w:sz w:val="16"/>
                <w:szCs w:val="16"/>
              </w:rPr>
            </w:pPr>
            <w:r w:rsidRPr="001908B0">
              <w:rPr>
                <w:sz w:val="16"/>
                <w:szCs w:val="16"/>
              </w:rPr>
              <w:t>LS on DL channel quality reporting in MSG3</w:t>
            </w:r>
          </w:p>
        </w:tc>
        <w:tc>
          <w:tcPr>
            <w:tcW w:w="1298" w:type="dxa"/>
          </w:tcPr>
          <w:p w14:paraId="0A1BA6DC" w14:textId="71D00F3F" w:rsidR="001908B0" w:rsidRPr="001908B0" w:rsidRDefault="001908B0" w:rsidP="001908B0">
            <w:pPr>
              <w:rPr>
                <w:rFonts w:ascii="Times New Roman" w:hAnsi="Times New Roman"/>
                <w:sz w:val="16"/>
                <w:szCs w:val="16"/>
              </w:rPr>
            </w:pPr>
            <w:r w:rsidRPr="001908B0">
              <w:rPr>
                <w:sz w:val="16"/>
                <w:szCs w:val="16"/>
              </w:rPr>
              <w:t>RAN2, Ericsson</w:t>
            </w:r>
          </w:p>
        </w:tc>
        <w:tc>
          <w:tcPr>
            <w:tcW w:w="838" w:type="dxa"/>
          </w:tcPr>
          <w:p w14:paraId="61DCEB9C" w14:textId="31665AB9"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Rel-14</w:t>
            </w:r>
          </w:p>
        </w:tc>
        <w:tc>
          <w:tcPr>
            <w:tcW w:w="2793" w:type="dxa"/>
          </w:tcPr>
          <w:p w14:paraId="7347A785" w14:textId="53CDBE20" w:rsidR="001908B0" w:rsidRPr="001908B0" w:rsidRDefault="001908B0" w:rsidP="001908B0">
            <w:pPr>
              <w:rPr>
                <w:rFonts w:ascii="Times New Roman" w:hAnsi="Times New Roman"/>
                <w:bCs/>
                <w:sz w:val="16"/>
                <w:szCs w:val="16"/>
              </w:rPr>
            </w:pPr>
            <w:r w:rsidRPr="001908B0">
              <w:rPr>
                <w:sz w:val="16"/>
                <w:szCs w:val="16"/>
              </w:rPr>
              <w:t>NB_IOTenh-Core</w:t>
            </w:r>
          </w:p>
        </w:tc>
        <w:tc>
          <w:tcPr>
            <w:tcW w:w="1081" w:type="dxa"/>
          </w:tcPr>
          <w:p w14:paraId="1EF29015" w14:textId="62318640" w:rsidR="001908B0" w:rsidRPr="001908B0" w:rsidRDefault="001908B0" w:rsidP="001908B0">
            <w:pPr>
              <w:rPr>
                <w:rFonts w:ascii="Times New Roman" w:hAnsi="Times New Roman"/>
                <w:sz w:val="16"/>
                <w:szCs w:val="16"/>
              </w:rPr>
            </w:pPr>
          </w:p>
        </w:tc>
        <w:tc>
          <w:tcPr>
            <w:tcW w:w="1002" w:type="dxa"/>
          </w:tcPr>
          <w:p w14:paraId="5A8E255B" w14:textId="7FF3BAD5" w:rsidR="001908B0" w:rsidRPr="001908B0" w:rsidRDefault="001908B0" w:rsidP="001908B0">
            <w:pPr>
              <w:rPr>
                <w:rFonts w:ascii="Times New Roman" w:hAnsi="Times New Roman"/>
                <w:sz w:val="16"/>
                <w:szCs w:val="16"/>
              </w:rPr>
            </w:pPr>
            <w:r w:rsidRPr="001908B0">
              <w:rPr>
                <w:sz w:val="16"/>
                <w:szCs w:val="16"/>
              </w:rPr>
              <w:t>RAN4</w:t>
            </w:r>
          </w:p>
        </w:tc>
        <w:tc>
          <w:tcPr>
            <w:tcW w:w="1002" w:type="dxa"/>
          </w:tcPr>
          <w:p w14:paraId="1A3C08F3" w14:textId="445385AC" w:rsidR="001908B0" w:rsidRPr="001908B0" w:rsidRDefault="001908B0" w:rsidP="001908B0">
            <w:pPr>
              <w:rPr>
                <w:rFonts w:ascii="Times New Roman" w:hAnsi="Times New Roman"/>
                <w:sz w:val="16"/>
                <w:szCs w:val="16"/>
              </w:rPr>
            </w:pPr>
            <w:r w:rsidRPr="001908B0">
              <w:rPr>
                <w:sz w:val="16"/>
                <w:szCs w:val="16"/>
              </w:rPr>
              <w:t>RAN1</w:t>
            </w:r>
          </w:p>
        </w:tc>
        <w:tc>
          <w:tcPr>
            <w:tcW w:w="1141" w:type="dxa"/>
          </w:tcPr>
          <w:p w14:paraId="0C30138B" w14:textId="533C00E8" w:rsidR="001908B0" w:rsidRPr="001908B0" w:rsidRDefault="001908B0" w:rsidP="001908B0">
            <w:pPr>
              <w:rPr>
                <w:rFonts w:ascii="Times New Roman" w:hAnsi="Times New Roman"/>
                <w:sz w:val="16"/>
                <w:szCs w:val="16"/>
              </w:rPr>
            </w:pPr>
            <w:r w:rsidRPr="001908B0">
              <w:rPr>
                <w:sz w:val="16"/>
                <w:szCs w:val="16"/>
              </w:rPr>
              <w:t>R2-1806258</w:t>
            </w:r>
          </w:p>
        </w:tc>
        <w:tc>
          <w:tcPr>
            <w:tcW w:w="1077" w:type="dxa"/>
          </w:tcPr>
          <w:p w14:paraId="2B6A76FE" w14:textId="7152E6B3" w:rsidR="001908B0" w:rsidRPr="001908B0" w:rsidRDefault="001908B0" w:rsidP="001908B0">
            <w:pPr>
              <w:rPr>
                <w:rFonts w:ascii="Times New Roman" w:hAnsi="Times New Roman"/>
                <w:sz w:val="16"/>
                <w:szCs w:val="16"/>
              </w:rPr>
            </w:pPr>
          </w:p>
        </w:tc>
      </w:tr>
      <w:tr w:rsidR="001908B0" w:rsidRPr="001908B0" w14:paraId="25D042F4" w14:textId="77777777" w:rsidTr="0046621C">
        <w:trPr>
          <w:trHeight w:val="20"/>
          <w:jc w:val="center"/>
        </w:trPr>
        <w:tc>
          <w:tcPr>
            <w:tcW w:w="1077" w:type="dxa"/>
          </w:tcPr>
          <w:p w14:paraId="4088C5AE" w14:textId="03C0A280" w:rsidR="001908B0" w:rsidRPr="001908B0" w:rsidRDefault="0058452E" w:rsidP="001908B0">
            <w:pPr>
              <w:rPr>
                <w:rFonts w:ascii="Times New Roman" w:hAnsi="Times New Roman"/>
                <w:bCs/>
                <w:sz w:val="16"/>
                <w:szCs w:val="16"/>
              </w:rPr>
            </w:pPr>
            <w:hyperlink r:id="rId2524" w:history="1">
              <w:r w:rsidR="000F2B08">
                <w:rPr>
                  <w:rStyle w:val="Hyperlink"/>
                  <w:sz w:val="16"/>
                  <w:szCs w:val="16"/>
                </w:rPr>
                <w:t>R1-1805806</w:t>
              </w:r>
            </w:hyperlink>
          </w:p>
        </w:tc>
        <w:tc>
          <w:tcPr>
            <w:tcW w:w="2741" w:type="dxa"/>
          </w:tcPr>
          <w:p w14:paraId="5A147428" w14:textId="6BCE81BE" w:rsidR="001908B0" w:rsidRPr="001908B0" w:rsidRDefault="001908B0" w:rsidP="001908B0">
            <w:pPr>
              <w:rPr>
                <w:rFonts w:ascii="Times New Roman" w:hAnsi="Times New Roman"/>
                <w:sz w:val="16"/>
                <w:szCs w:val="16"/>
              </w:rPr>
            </w:pPr>
            <w:r w:rsidRPr="001908B0">
              <w:rPr>
                <w:sz w:val="16"/>
                <w:szCs w:val="16"/>
              </w:rPr>
              <w:t>LS on feLAA agreements</w:t>
            </w:r>
          </w:p>
        </w:tc>
        <w:tc>
          <w:tcPr>
            <w:tcW w:w="1298" w:type="dxa"/>
          </w:tcPr>
          <w:p w14:paraId="5DB91B77" w14:textId="6C544D02" w:rsidR="001908B0" w:rsidRPr="001908B0" w:rsidRDefault="001908B0" w:rsidP="001908B0">
            <w:pPr>
              <w:rPr>
                <w:rFonts w:ascii="Times New Roman" w:hAnsi="Times New Roman"/>
                <w:sz w:val="16"/>
                <w:szCs w:val="16"/>
              </w:rPr>
            </w:pPr>
            <w:r w:rsidRPr="001908B0">
              <w:rPr>
                <w:sz w:val="16"/>
                <w:szCs w:val="16"/>
              </w:rPr>
              <w:t>RAN2, Nokia</w:t>
            </w:r>
          </w:p>
        </w:tc>
        <w:tc>
          <w:tcPr>
            <w:tcW w:w="838" w:type="dxa"/>
          </w:tcPr>
          <w:p w14:paraId="215F8484" w14:textId="2DA60598"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686B7F16" w14:textId="1703A399" w:rsidR="001908B0" w:rsidRPr="001908B0" w:rsidRDefault="001908B0" w:rsidP="001908B0">
            <w:pPr>
              <w:rPr>
                <w:rFonts w:ascii="Times New Roman" w:hAnsi="Times New Roman"/>
                <w:bCs/>
                <w:sz w:val="16"/>
                <w:szCs w:val="16"/>
              </w:rPr>
            </w:pPr>
            <w:r w:rsidRPr="001908B0">
              <w:rPr>
                <w:sz w:val="16"/>
                <w:szCs w:val="16"/>
              </w:rPr>
              <w:t>LTE_unlic-Core</w:t>
            </w:r>
          </w:p>
        </w:tc>
        <w:tc>
          <w:tcPr>
            <w:tcW w:w="1081" w:type="dxa"/>
          </w:tcPr>
          <w:p w14:paraId="7EF7659A" w14:textId="671502D6" w:rsidR="001908B0" w:rsidRPr="001908B0" w:rsidRDefault="001908B0" w:rsidP="001908B0">
            <w:pPr>
              <w:rPr>
                <w:rFonts w:ascii="Times New Roman" w:hAnsi="Times New Roman"/>
                <w:sz w:val="16"/>
                <w:szCs w:val="16"/>
              </w:rPr>
            </w:pPr>
          </w:p>
        </w:tc>
        <w:tc>
          <w:tcPr>
            <w:tcW w:w="1002" w:type="dxa"/>
          </w:tcPr>
          <w:p w14:paraId="7401B363" w14:textId="3FFBB3ED"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004BD348" w14:textId="40BF5B45" w:rsidR="001908B0" w:rsidRPr="001908B0" w:rsidRDefault="001908B0" w:rsidP="001908B0">
            <w:pPr>
              <w:rPr>
                <w:rFonts w:ascii="Times New Roman" w:hAnsi="Times New Roman"/>
                <w:sz w:val="16"/>
                <w:szCs w:val="16"/>
              </w:rPr>
            </w:pPr>
          </w:p>
        </w:tc>
        <w:tc>
          <w:tcPr>
            <w:tcW w:w="1141" w:type="dxa"/>
          </w:tcPr>
          <w:p w14:paraId="77F51D70" w14:textId="3632574D" w:rsidR="001908B0" w:rsidRPr="001908B0" w:rsidRDefault="001908B0" w:rsidP="001908B0">
            <w:pPr>
              <w:rPr>
                <w:rFonts w:ascii="Times New Roman" w:hAnsi="Times New Roman"/>
                <w:sz w:val="16"/>
                <w:szCs w:val="16"/>
              </w:rPr>
            </w:pPr>
            <w:r w:rsidRPr="001908B0">
              <w:rPr>
                <w:sz w:val="16"/>
                <w:szCs w:val="16"/>
              </w:rPr>
              <w:t>R2-1806488</w:t>
            </w:r>
          </w:p>
        </w:tc>
        <w:tc>
          <w:tcPr>
            <w:tcW w:w="1077" w:type="dxa"/>
          </w:tcPr>
          <w:p w14:paraId="117738F1" w14:textId="0748CE4F" w:rsidR="001908B0" w:rsidRPr="001908B0" w:rsidRDefault="001908B0" w:rsidP="001908B0">
            <w:pPr>
              <w:rPr>
                <w:rFonts w:ascii="Times New Roman" w:hAnsi="Times New Roman"/>
                <w:sz w:val="16"/>
                <w:szCs w:val="16"/>
              </w:rPr>
            </w:pPr>
          </w:p>
        </w:tc>
      </w:tr>
      <w:tr w:rsidR="001908B0" w:rsidRPr="001908B0" w14:paraId="47A32F4F" w14:textId="77777777" w:rsidTr="0046621C">
        <w:trPr>
          <w:trHeight w:val="20"/>
          <w:jc w:val="center"/>
        </w:trPr>
        <w:tc>
          <w:tcPr>
            <w:tcW w:w="1077" w:type="dxa"/>
          </w:tcPr>
          <w:p w14:paraId="41A55678" w14:textId="44119A2A" w:rsidR="001908B0" w:rsidRPr="001908B0" w:rsidRDefault="0058452E" w:rsidP="001908B0">
            <w:pPr>
              <w:rPr>
                <w:rFonts w:ascii="Times New Roman" w:hAnsi="Times New Roman"/>
                <w:bCs/>
                <w:sz w:val="16"/>
                <w:szCs w:val="16"/>
              </w:rPr>
            </w:pPr>
            <w:hyperlink r:id="rId2525" w:history="1">
              <w:r w:rsidR="000F2B08">
                <w:rPr>
                  <w:rStyle w:val="Hyperlink"/>
                  <w:sz w:val="16"/>
                  <w:szCs w:val="16"/>
                </w:rPr>
                <w:t>R1-1805807</w:t>
              </w:r>
            </w:hyperlink>
          </w:p>
        </w:tc>
        <w:tc>
          <w:tcPr>
            <w:tcW w:w="2741" w:type="dxa"/>
          </w:tcPr>
          <w:p w14:paraId="7EF30C89" w14:textId="232631F0" w:rsidR="001908B0" w:rsidRPr="001908B0" w:rsidRDefault="001908B0" w:rsidP="001908B0">
            <w:pPr>
              <w:rPr>
                <w:rFonts w:ascii="Times New Roman" w:hAnsi="Times New Roman"/>
                <w:sz w:val="16"/>
                <w:szCs w:val="16"/>
              </w:rPr>
            </w:pPr>
            <w:r w:rsidRPr="001908B0">
              <w:rPr>
                <w:sz w:val="16"/>
                <w:szCs w:val="16"/>
              </w:rPr>
              <w:t>LS on SSB-based Beam Management, Beam Failure Detection, RLM</w:t>
            </w:r>
          </w:p>
        </w:tc>
        <w:tc>
          <w:tcPr>
            <w:tcW w:w="1298" w:type="dxa"/>
          </w:tcPr>
          <w:p w14:paraId="4D34E6E5" w14:textId="0B5691BE" w:rsidR="001908B0" w:rsidRPr="001908B0" w:rsidRDefault="001908B0" w:rsidP="001908B0">
            <w:pPr>
              <w:rPr>
                <w:rFonts w:ascii="Times New Roman" w:hAnsi="Times New Roman"/>
                <w:sz w:val="16"/>
                <w:szCs w:val="16"/>
              </w:rPr>
            </w:pPr>
            <w:r w:rsidRPr="001908B0">
              <w:rPr>
                <w:sz w:val="16"/>
                <w:szCs w:val="16"/>
              </w:rPr>
              <w:t>RAN2, ZTE</w:t>
            </w:r>
          </w:p>
        </w:tc>
        <w:tc>
          <w:tcPr>
            <w:tcW w:w="838" w:type="dxa"/>
          </w:tcPr>
          <w:p w14:paraId="018AB43D" w14:textId="55315895"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413141DB" w14:textId="01A7F37C" w:rsidR="001908B0" w:rsidRPr="001908B0" w:rsidRDefault="001908B0" w:rsidP="001908B0">
            <w:pPr>
              <w:rPr>
                <w:rFonts w:ascii="Times New Roman" w:hAnsi="Times New Roman"/>
                <w:bCs/>
                <w:sz w:val="16"/>
                <w:szCs w:val="16"/>
              </w:rPr>
            </w:pPr>
            <w:r w:rsidRPr="001908B0">
              <w:rPr>
                <w:sz w:val="16"/>
                <w:szCs w:val="16"/>
              </w:rPr>
              <w:t>NR_newRAT-Core</w:t>
            </w:r>
          </w:p>
        </w:tc>
        <w:tc>
          <w:tcPr>
            <w:tcW w:w="1081" w:type="dxa"/>
          </w:tcPr>
          <w:p w14:paraId="19B84328" w14:textId="6AC4D922" w:rsidR="001908B0" w:rsidRPr="001908B0" w:rsidRDefault="001908B0" w:rsidP="001908B0">
            <w:pPr>
              <w:rPr>
                <w:rFonts w:ascii="Times New Roman" w:hAnsi="Times New Roman"/>
                <w:sz w:val="16"/>
                <w:szCs w:val="16"/>
              </w:rPr>
            </w:pPr>
          </w:p>
        </w:tc>
        <w:tc>
          <w:tcPr>
            <w:tcW w:w="1002" w:type="dxa"/>
          </w:tcPr>
          <w:p w14:paraId="4CF5173E" w14:textId="444BF466"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71898AD3" w14:textId="4B21DE40" w:rsidR="001908B0" w:rsidRPr="001908B0" w:rsidRDefault="001908B0" w:rsidP="001908B0">
            <w:pPr>
              <w:rPr>
                <w:rFonts w:ascii="Times New Roman" w:hAnsi="Times New Roman"/>
                <w:sz w:val="16"/>
                <w:szCs w:val="16"/>
              </w:rPr>
            </w:pPr>
          </w:p>
        </w:tc>
        <w:tc>
          <w:tcPr>
            <w:tcW w:w="1141" w:type="dxa"/>
          </w:tcPr>
          <w:p w14:paraId="449FB0AC" w14:textId="30EBB536" w:rsidR="001908B0" w:rsidRPr="001908B0" w:rsidRDefault="001908B0" w:rsidP="001908B0">
            <w:pPr>
              <w:rPr>
                <w:rFonts w:ascii="Times New Roman" w:hAnsi="Times New Roman"/>
                <w:sz w:val="16"/>
                <w:szCs w:val="16"/>
              </w:rPr>
            </w:pPr>
            <w:r w:rsidRPr="001908B0">
              <w:rPr>
                <w:sz w:val="16"/>
                <w:szCs w:val="16"/>
              </w:rPr>
              <w:t>R2-1806493</w:t>
            </w:r>
          </w:p>
        </w:tc>
        <w:tc>
          <w:tcPr>
            <w:tcW w:w="1077" w:type="dxa"/>
          </w:tcPr>
          <w:p w14:paraId="3D497F3E" w14:textId="4A87854A" w:rsidR="001908B0" w:rsidRPr="001908B0" w:rsidRDefault="001908B0" w:rsidP="001908B0">
            <w:pPr>
              <w:rPr>
                <w:rFonts w:ascii="Times New Roman" w:hAnsi="Times New Roman"/>
                <w:sz w:val="16"/>
                <w:szCs w:val="16"/>
              </w:rPr>
            </w:pPr>
          </w:p>
        </w:tc>
      </w:tr>
      <w:tr w:rsidR="001908B0" w:rsidRPr="001908B0" w14:paraId="7EC103F2" w14:textId="77777777" w:rsidTr="0046621C">
        <w:trPr>
          <w:trHeight w:val="20"/>
          <w:jc w:val="center"/>
        </w:trPr>
        <w:tc>
          <w:tcPr>
            <w:tcW w:w="1077" w:type="dxa"/>
          </w:tcPr>
          <w:p w14:paraId="5A5AD5F8" w14:textId="5417FB13" w:rsidR="001908B0" w:rsidRPr="001908B0" w:rsidRDefault="0058452E" w:rsidP="001908B0">
            <w:pPr>
              <w:rPr>
                <w:rFonts w:ascii="Times New Roman" w:hAnsi="Times New Roman"/>
                <w:bCs/>
                <w:sz w:val="16"/>
                <w:szCs w:val="16"/>
              </w:rPr>
            </w:pPr>
            <w:hyperlink r:id="rId2526" w:history="1">
              <w:r w:rsidR="000F2B08">
                <w:rPr>
                  <w:rStyle w:val="Hyperlink"/>
                  <w:sz w:val="16"/>
                  <w:szCs w:val="16"/>
                </w:rPr>
                <w:t>R1-1805808</w:t>
              </w:r>
            </w:hyperlink>
          </w:p>
        </w:tc>
        <w:tc>
          <w:tcPr>
            <w:tcW w:w="2741" w:type="dxa"/>
          </w:tcPr>
          <w:p w14:paraId="69CF76FD" w14:textId="149EF54E" w:rsidR="001908B0" w:rsidRPr="001908B0" w:rsidRDefault="001908B0" w:rsidP="001908B0">
            <w:pPr>
              <w:rPr>
                <w:rFonts w:ascii="Times New Roman" w:hAnsi="Times New Roman"/>
                <w:sz w:val="16"/>
                <w:szCs w:val="16"/>
              </w:rPr>
            </w:pPr>
            <w:r w:rsidRPr="001908B0">
              <w:rPr>
                <w:sz w:val="16"/>
                <w:szCs w:val="16"/>
              </w:rPr>
              <w:t>LS on Removal of csi-RS-for-tracking from TCI-State</w:t>
            </w:r>
          </w:p>
        </w:tc>
        <w:tc>
          <w:tcPr>
            <w:tcW w:w="1298" w:type="dxa"/>
          </w:tcPr>
          <w:p w14:paraId="5714B754" w14:textId="3135687C" w:rsidR="001908B0" w:rsidRPr="001908B0" w:rsidRDefault="001908B0" w:rsidP="001908B0">
            <w:pPr>
              <w:rPr>
                <w:rFonts w:ascii="Times New Roman" w:hAnsi="Times New Roman"/>
                <w:sz w:val="16"/>
                <w:szCs w:val="16"/>
              </w:rPr>
            </w:pPr>
            <w:r w:rsidRPr="001908B0">
              <w:rPr>
                <w:sz w:val="16"/>
                <w:szCs w:val="16"/>
              </w:rPr>
              <w:t>RAN2, ZTE</w:t>
            </w:r>
          </w:p>
        </w:tc>
        <w:tc>
          <w:tcPr>
            <w:tcW w:w="838" w:type="dxa"/>
          </w:tcPr>
          <w:p w14:paraId="50C9EF2D" w14:textId="61202717"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6DE96D22" w14:textId="233499CA" w:rsidR="001908B0" w:rsidRPr="001908B0" w:rsidRDefault="001908B0" w:rsidP="001908B0">
            <w:pPr>
              <w:rPr>
                <w:rFonts w:ascii="Times New Roman" w:hAnsi="Times New Roman"/>
                <w:bCs/>
                <w:sz w:val="16"/>
                <w:szCs w:val="16"/>
              </w:rPr>
            </w:pPr>
            <w:r w:rsidRPr="001908B0">
              <w:rPr>
                <w:sz w:val="16"/>
                <w:szCs w:val="16"/>
              </w:rPr>
              <w:t>NR_newRAT-Core</w:t>
            </w:r>
          </w:p>
        </w:tc>
        <w:tc>
          <w:tcPr>
            <w:tcW w:w="1081" w:type="dxa"/>
          </w:tcPr>
          <w:p w14:paraId="2F0C9EC0" w14:textId="49F61FB4" w:rsidR="001908B0" w:rsidRPr="001908B0" w:rsidRDefault="001908B0" w:rsidP="001908B0">
            <w:pPr>
              <w:rPr>
                <w:rFonts w:ascii="Times New Roman" w:hAnsi="Times New Roman"/>
                <w:sz w:val="16"/>
                <w:szCs w:val="16"/>
              </w:rPr>
            </w:pPr>
          </w:p>
        </w:tc>
        <w:tc>
          <w:tcPr>
            <w:tcW w:w="1002" w:type="dxa"/>
          </w:tcPr>
          <w:p w14:paraId="1232E6B9" w14:textId="5D93AF62"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45C9F8CF" w14:textId="2216078F" w:rsidR="001908B0" w:rsidRPr="001908B0" w:rsidRDefault="001908B0" w:rsidP="001908B0">
            <w:pPr>
              <w:rPr>
                <w:rFonts w:ascii="Times New Roman" w:hAnsi="Times New Roman"/>
                <w:sz w:val="16"/>
                <w:szCs w:val="16"/>
              </w:rPr>
            </w:pPr>
          </w:p>
        </w:tc>
        <w:tc>
          <w:tcPr>
            <w:tcW w:w="1141" w:type="dxa"/>
          </w:tcPr>
          <w:p w14:paraId="705B007A" w14:textId="05BC297B" w:rsidR="001908B0" w:rsidRPr="001908B0" w:rsidRDefault="001908B0" w:rsidP="001908B0">
            <w:pPr>
              <w:rPr>
                <w:rFonts w:ascii="Times New Roman" w:hAnsi="Times New Roman"/>
                <w:sz w:val="16"/>
                <w:szCs w:val="16"/>
              </w:rPr>
            </w:pPr>
            <w:r w:rsidRPr="001908B0">
              <w:rPr>
                <w:sz w:val="16"/>
                <w:szCs w:val="16"/>
              </w:rPr>
              <w:t>R2-1806495</w:t>
            </w:r>
          </w:p>
        </w:tc>
        <w:tc>
          <w:tcPr>
            <w:tcW w:w="1077" w:type="dxa"/>
          </w:tcPr>
          <w:p w14:paraId="6E2E3C02" w14:textId="73C50FE8" w:rsidR="001908B0" w:rsidRPr="001908B0" w:rsidRDefault="001908B0" w:rsidP="001908B0">
            <w:pPr>
              <w:rPr>
                <w:rFonts w:ascii="Times New Roman" w:hAnsi="Times New Roman"/>
                <w:sz w:val="16"/>
                <w:szCs w:val="16"/>
              </w:rPr>
            </w:pPr>
          </w:p>
        </w:tc>
      </w:tr>
      <w:tr w:rsidR="001908B0" w:rsidRPr="001908B0" w14:paraId="76E26C64" w14:textId="77777777" w:rsidTr="0046621C">
        <w:trPr>
          <w:trHeight w:val="20"/>
          <w:jc w:val="center"/>
        </w:trPr>
        <w:tc>
          <w:tcPr>
            <w:tcW w:w="1077" w:type="dxa"/>
          </w:tcPr>
          <w:p w14:paraId="4DC1586B" w14:textId="3EDA56DC" w:rsidR="001908B0" w:rsidRPr="001908B0" w:rsidRDefault="0058452E" w:rsidP="001908B0">
            <w:pPr>
              <w:rPr>
                <w:rFonts w:ascii="Times New Roman" w:hAnsi="Times New Roman"/>
                <w:bCs/>
                <w:sz w:val="16"/>
                <w:szCs w:val="16"/>
              </w:rPr>
            </w:pPr>
            <w:hyperlink r:id="rId2527" w:history="1">
              <w:r w:rsidR="000F2B08">
                <w:rPr>
                  <w:rStyle w:val="Hyperlink"/>
                  <w:sz w:val="16"/>
                  <w:szCs w:val="16"/>
                </w:rPr>
                <w:t>R1-1805809</w:t>
              </w:r>
            </w:hyperlink>
          </w:p>
        </w:tc>
        <w:tc>
          <w:tcPr>
            <w:tcW w:w="2741" w:type="dxa"/>
          </w:tcPr>
          <w:p w14:paraId="0D69E44E" w14:textId="46D888D4" w:rsidR="001908B0" w:rsidRPr="001908B0" w:rsidRDefault="001908B0" w:rsidP="001908B0">
            <w:pPr>
              <w:rPr>
                <w:rFonts w:ascii="Times New Roman" w:hAnsi="Times New Roman"/>
                <w:sz w:val="16"/>
                <w:szCs w:val="16"/>
              </w:rPr>
            </w:pPr>
            <w:r w:rsidRPr="001908B0">
              <w:rPr>
                <w:sz w:val="16"/>
                <w:szCs w:val="16"/>
              </w:rPr>
              <w:t>LS on Defining reserved resources in NR-SIB1</w:t>
            </w:r>
          </w:p>
        </w:tc>
        <w:tc>
          <w:tcPr>
            <w:tcW w:w="1298" w:type="dxa"/>
          </w:tcPr>
          <w:p w14:paraId="3268393D" w14:textId="7C060D98" w:rsidR="001908B0" w:rsidRPr="001908B0" w:rsidRDefault="001908B0" w:rsidP="001908B0">
            <w:pPr>
              <w:rPr>
                <w:rFonts w:ascii="Times New Roman" w:hAnsi="Times New Roman"/>
                <w:sz w:val="16"/>
                <w:szCs w:val="16"/>
              </w:rPr>
            </w:pPr>
            <w:r w:rsidRPr="001908B0">
              <w:rPr>
                <w:sz w:val="16"/>
                <w:szCs w:val="16"/>
              </w:rPr>
              <w:t>RAN2, Ericsson</w:t>
            </w:r>
          </w:p>
        </w:tc>
        <w:tc>
          <w:tcPr>
            <w:tcW w:w="838" w:type="dxa"/>
          </w:tcPr>
          <w:p w14:paraId="636895C6" w14:textId="29888AD4"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3E46CB1C" w14:textId="33FCA7A3" w:rsidR="001908B0" w:rsidRPr="001908B0" w:rsidRDefault="001908B0" w:rsidP="001908B0">
            <w:pPr>
              <w:rPr>
                <w:rFonts w:ascii="Times New Roman" w:hAnsi="Times New Roman"/>
                <w:bCs/>
                <w:sz w:val="16"/>
                <w:szCs w:val="16"/>
              </w:rPr>
            </w:pPr>
            <w:r w:rsidRPr="001908B0">
              <w:rPr>
                <w:sz w:val="16"/>
                <w:szCs w:val="16"/>
              </w:rPr>
              <w:t>NR_newRAT-Core</w:t>
            </w:r>
          </w:p>
        </w:tc>
        <w:tc>
          <w:tcPr>
            <w:tcW w:w="1081" w:type="dxa"/>
          </w:tcPr>
          <w:p w14:paraId="3CEAC684" w14:textId="43A4A6C6" w:rsidR="001908B0" w:rsidRPr="001908B0" w:rsidRDefault="001908B0" w:rsidP="001908B0">
            <w:pPr>
              <w:rPr>
                <w:rFonts w:ascii="Times New Roman" w:hAnsi="Times New Roman"/>
                <w:sz w:val="16"/>
                <w:szCs w:val="16"/>
              </w:rPr>
            </w:pPr>
          </w:p>
        </w:tc>
        <w:tc>
          <w:tcPr>
            <w:tcW w:w="1002" w:type="dxa"/>
          </w:tcPr>
          <w:p w14:paraId="15CE8B86" w14:textId="1E901639"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2FCB57CA" w14:textId="7BBD2AEA" w:rsidR="001908B0" w:rsidRPr="001908B0" w:rsidRDefault="001908B0" w:rsidP="001908B0">
            <w:pPr>
              <w:rPr>
                <w:rFonts w:ascii="Times New Roman" w:hAnsi="Times New Roman"/>
                <w:sz w:val="16"/>
                <w:szCs w:val="16"/>
              </w:rPr>
            </w:pPr>
          </w:p>
        </w:tc>
        <w:tc>
          <w:tcPr>
            <w:tcW w:w="1141" w:type="dxa"/>
          </w:tcPr>
          <w:p w14:paraId="26F3BE7F" w14:textId="18B14793" w:rsidR="001908B0" w:rsidRPr="001908B0" w:rsidRDefault="001908B0" w:rsidP="001908B0">
            <w:pPr>
              <w:rPr>
                <w:rFonts w:ascii="Times New Roman" w:hAnsi="Times New Roman"/>
                <w:sz w:val="16"/>
                <w:szCs w:val="16"/>
              </w:rPr>
            </w:pPr>
            <w:r w:rsidRPr="001908B0">
              <w:rPr>
                <w:sz w:val="16"/>
                <w:szCs w:val="16"/>
              </w:rPr>
              <w:t>R2-1806497</w:t>
            </w:r>
          </w:p>
        </w:tc>
        <w:tc>
          <w:tcPr>
            <w:tcW w:w="1077" w:type="dxa"/>
          </w:tcPr>
          <w:p w14:paraId="6FDFC701" w14:textId="1C97B3A3" w:rsidR="001908B0" w:rsidRPr="001908B0" w:rsidRDefault="001908B0" w:rsidP="001908B0">
            <w:pPr>
              <w:rPr>
                <w:rFonts w:ascii="Times New Roman" w:hAnsi="Times New Roman"/>
                <w:sz w:val="16"/>
                <w:szCs w:val="16"/>
              </w:rPr>
            </w:pPr>
          </w:p>
        </w:tc>
      </w:tr>
      <w:tr w:rsidR="001908B0" w:rsidRPr="001908B0" w14:paraId="5487D7D7" w14:textId="77777777" w:rsidTr="0046621C">
        <w:trPr>
          <w:trHeight w:val="20"/>
          <w:jc w:val="center"/>
        </w:trPr>
        <w:tc>
          <w:tcPr>
            <w:tcW w:w="1077" w:type="dxa"/>
          </w:tcPr>
          <w:p w14:paraId="6765426B" w14:textId="481A888E" w:rsidR="001908B0" w:rsidRPr="001908B0" w:rsidRDefault="0058452E" w:rsidP="001908B0">
            <w:pPr>
              <w:rPr>
                <w:rFonts w:ascii="Times New Roman" w:hAnsi="Times New Roman"/>
                <w:bCs/>
                <w:sz w:val="16"/>
                <w:szCs w:val="16"/>
              </w:rPr>
            </w:pPr>
            <w:hyperlink r:id="rId2528" w:history="1">
              <w:r w:rsidR="000F2B08">
                <w:rPr>
                  <w:rStyle w:val="Hyperlink"/>
                  <w:sz w:val="16"/>
                  <w:szCs w:val="16"/>
                </w:rPr>
                <w:t>R1-1805810</w:t>
              </w:r>
            </w:hyperlink>
          </w:p>
        </w:tc>
        <w:tc>
          <w:tcPr>
            <w:tcW w:w="2741" w:type="dxa"/>
          </w:tcPr>
          <w:p w14:paraId="32B1FA15" w14:textId="52C5D7FB" w:rsidR="001908B0" w:rsidRPr="001908B0" w:rsidRDefault="001908B0" w:rsidP="001908B0">
            <w:pPr>
              <w:rPr>
                <w:rFonts w:ascii="Times New Roman" w:hAnsi="Times New Roman"/>
                <w:sz w:val="16"/>
                <w:szCs w:val="16"/>
              </w:rPr>
            </w:pPr>
            <w:r w:rsidRPr="001908B0">
              <w:rPr>
                <w:sz w:val="16"/>
                <w:szCs w:val="16"/>
              </w:rPr>
              <w:t>Reply LS on Simultaneous PDSCH Reception with Paging</w:t>
            </w:r>
          </w:p>
        </w:tc>
        <w:tc>
          <w:tcPr>
            <w:tcW w:w="1298" w:type="dxa"/>
          </w:tcPr>
          <w:p w14:paraId="70D3D117" w14:textId="0AFBA821" w:rsidR="001908B0" w:rsidRPr="001908B0" w:rsidRDefault="001908B0" w:rsidP="001908B0">
            <w:pPr>
              <w:rPr>
                <w:rFonts w:ascii="Times New Roman" w:hAnsi="Times New Roman"/>
                <w:sz w:val="16"/>
                <w:szCs w:val="16"/>
              </w:rPr>
            </w:pPr>
            <w:r w:rsidRPr="001908B0">
              <w:rPr>
                <w:sz w:val="16"/>
                <w:szCs w:val="16"/>
              </w:rPr>
              <w:t>RAN2, Qualcomm</w:t>
            </w:r>
          </w:p>
        </w:tc>
        <w:tc>
          <w:tcPr>
            <w:tcW w:w="838" w:type="dxa"/>
          </w:tcPr>
          <w:p w14:paraId="09095AEA" w14:textId="7642A8F3"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46F18AB7" w14:textId="7EB7E19B" w:rsidR="001908B0" w:rsidRPr="001908B0" w:rsidRDefault="001908B0" w:rsidP="001908B0">
            <w:pPr>
              <w:rPr>
                <w:rFonts w:ascii="Times New Roman" w:hAnsi="Times New Roman"/>
                <w:bCs/>
                <w:sz w:val="16"/>
                <w:szCs w:val="16"/>
              </w:rPr>
            </w:pPr>
            <w:r w:rsidRPr="001908B0">
              <w:rPr>
                <w:sz w:val="16"/>
                <w:szCs w:val="16"/>
              </w:rPr>
              <w:t>NR_newRAT-Core</w:t>
            </w:r>
          </w:p>
        </w:tc>
        <w:tc>
          <w:tcPr>
            <w:tcW w:w="1081" w:type="dxa"/>
          </w:tcPr>
          <w:p w14:paraId="3B6361CD" w14:textId="437E6153" w:rsidR="001908B0" w:rsidRPr="001908B0" w:rsidRDefault="0058452E" w:rsidP="001908B0">
            <w:pPr>
              <w:rPr>
                <w:rFonts w:ascii="Times New Roman" w:hAnsi="Times New Roman"/>
                <w:sz w:val="16"/>
                <w:szCs w:val="16"/>
              </w:rPr>
            </w:pPr>
            <w:hyperlink r:id="rId2529" w:history="1">
              <w:r w:rsidR="000F2B08">
                <w:rPr>
                  <w:rStyle w:val="Hyperlink"/>
                  <w:sz w:val="16"/>
                  <w:szCs w:val="16"/>
                </w:rPr>
                <w:t>R1-1803537</w:t>
              </w:r>
            </w:hyperlink>
          </w:p>
        </w:tc>
        <w:tc>
          <w:tcPr>
            <w:tcW w:w="1002" w:type="dxa"/>
          </w:tcPr>
          <w:p w14:paraId="6EABCEB6" w14:textId="5E4B6028"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502602C5" w14:textId="30EBCC07" w:rsidR="001908B0" w:rsidRPr="001908B0" w:rsidRDefault="001908B0" w:rsidP="001908B0">
            <w:pPr>
              <w:rPr>
                <w:rFonts w:ascii="Times New Roman" w:hAnsi="Times New Roman"/>
                <w:sz w:val="16"/>
                <w:szCs w:val="16"/>
              </w:rPr>
            </w:pPr>
          </w:p>
        </w:tc>
        <w:tc>
          <w:tcPr>
            <w:tcW w:w="1141" w:type="dxa"/>
          </w:tcPr>
          <w:p w14:paraId="5D4513B6" w14:textId="0CB4BF58" w:rsidR="001908B0" w:rsidRPr="001908B0" w:rsidRDefault="001908B0" w:rsidP="001908B0">
            <w:pPr>
              <w:rPr>
                <w:rFonts w:ascii="Times New Roman" w:hAnsi="Times New Roman"/>
                <w:sz w:val="16"/>
                <w:szCs w:val="16"/>
              </w:rPr>
            </w:pPr>
            <w:r w:rsidRPr="001908B0">
              <w:rPr>
                <w:sz w:val="16"/>
                <w:szCs w:val="16"/>
              </w:rPr>
              <w:t>R2-1806500</w:t>
            </w:r>
          </w:p>
        </w:tc>
        <w:tc>
          <w:tcPr>
            <w:tcW w:w="1077" w:type="dxa"/>
          </w:tcPr>
          <w:p w14:paraId="3E120648" w14:textId="78B9CDF1" w:rsidR="001908B0" w:rsidRPr="001908B0" w:rsidRDefault="001908B0" w:rsidP="001908B0">
            <w:pPr>
              <w:rPr>
                <w:rFonts w:ascii="Times New Roman" w:hAnsi="Times New Roman"/>
                <w:sz w:val="16"/>
                <w:szCs w:val="16"/>
              </w:rPr>
            </w:pPr>
          </w:p>
        </w:tc>
      </w:tr>
      <w:tr w:rsidR="001908B0" w:rsidRPr="001908B0" w14:paraId="066C038D" w14:textId="77777777" w:rsidTr="0046621C">
        <w:trPr>
          <w:trHeight w:val="20"/>
          <w:jc w:val="center"/>
        </w:trPr>
        <w:tc>
          <w:tcPr>
            <w:tcW w:w="1077" w:type="dxa"/>
          </w:tcPr>
          <w:p w14:paraId="7A702B38" w14:textId="447E3675" w:rsidR="001908B0" w:rsidRPr="001908B0" w:rsidRDefault="0058452E" w:rsidP="001908B0">
            <w:pPr>
              <w:rPr>
                <w:rFonts w:ascii="Times New Roman" w:hAnsi="Times New Roman"/>
                <w:bCs/>
                <w:sz w:val="16"/>
                <w:szCs w:val="16"/>
              </w:rPr>
            </w:pPr>
            <w:hyperlink r:id="rId2530" w:history="1">
              <w:r w:rsidR="000F2B08">
                <w:rPr>
                  <w:rStyle w:val="Hyperlink"/>
                  <w:sz w:val="16"/>
                  <w:szCs w:val="16"/>
                </w:rPr>
                <w:t>R1-1805811</w:t>
              </w:r>
            </w:hyperlink>
          </w:p>
        </w:tc>
        <w:tc>
          <w:tcPr>
            <w:tcW w:w="2741" w:type="dxa"/>
          </w:tcPr>
          <w:p w14:paraId="3C36F490" w14:textId="53C6A754" w:rsidR="001908B0" w:rsidRPr="001908B0" w:rsidRDefault="001908B0" w:rsidP="001908B0">
            <w:pPr>
              <w:rPr>
                <w:rFonts w:ascii="Times New Roman" w:hAnsi="Times New Roman"/>
                <w:sz w:val="16"/>
                <w:szCs w:val="16"/>
              </w:rPr>
            </w:pPr>
            <w:r w:rsidRPr="001908B0">
              <w:rPr>
                <w:sz w:val="16"/>
                <w:szCs w:val="16"/>
              </w:rPr>
              <w:t>LS to RAN1 on Removing RLM-RS Restriction in TS 38.331 ASN.1</w:t>
            </w:r>
          </w:p>
        </w:tc>
        <w:tc>
          <w:tcPr>
            <w:tcW w:w="1298" w:type="dxa"/>
          </w:tcPr>
          <w:p w14:paraId="2350FD79" w14:textId="070E318A" w:rsidR="001908B0" w:rsidRPr="001908B0" w:rsidRDefault="001908B0" w:rsidP="001908B0">
            <w:pPr>
              <w:rPr>
                <w:rFonts w:ascii="Times New Roman" w:hAnsi="Times New Roman"/>
                <w:sz w:val="16"/>
                <w:szCs w:val="16"/>
              </w:rPr>
            </w:pPr>
            <w:r w:rsidRPr="001908B0">
              <w:rPr>
                <w:sz w:val="16"/>
                <w:szCs w:val="16"/>
              </w:rPr>
              <w:t>RAN2, Samsung</w:t>
            </w:r>
          </w:p>
        </w:tc>
        <w:tc>
          <w:tcPr>
            <w:tcW w:w="838" w:type="dxa"/>
          </w:tcPr>
          <w:p w14:paraId="7518D788" w14:textId="76586C7B"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55116EAC" w14:textId="6F56E124" w:rsidR="001908B0" w:rsidRPr="001908B0" w:rsidRDefault="001908B0" w:rsidP="001908B0">
            <w:pPr>
              <w:rPr>
                <w:rFonts w:ascii="Times New Roman" w:hAnsi="Times New Roman"/>
                <w:bCs/>
                <w:sz w:val="16"/>
                <w:szCs w:val="16"/>
              </w:rPr>
            </w:pPr>
            <w:r w:rsidRPr="001908B0">
              <w:rPr>
                <w:sz w:val="16"/>
                <w:szCs w:val="16"/>
              </w:rPr>
              <w:t>NR_newRAT-Core</w:t>
            </w:r>
          </w:p>
        </w:tc>
        <w:tc>
          <w:tcPr>
            <w:tcW w:w="1081" w:type="dxa"/>
          </w:tcPr>
          <w:p w14:paraId="18CF967A" w14:textId="35846DC2" w:rsidR="001908B0" w:rsidRPr="001908B0" w:rsidRDefault="001908B0" w:rsidP="001908B0">
            <w:pPr>
              <w:rPr>
                <w:rFonts w:ascii="Times New Roman" w:hAnsi="Times New Roman"/>
                <w:sz w:val="16"/>
                <w:szCs w:val="16"/>
              </w:rPr>
            </w:pPr>
          </w:p>
        </w:tc>
        <w:tc>
          <w:tcPr>
            <w:tcW w:w="1002" w:type="dxa"/>
          </w:tcPr>
          <w:p w14:paraId="6ECC7F90" w14:textId="0D1D3A29"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3646AED3" w14:textId="2C466339" w:rsidR="001908B0" w:rsidRPr="001908B0" w:rsidRDefault="001908B0" w:rsidP="001908B0">
            <w:pPr>
              <w:rPr>
                <w:rFonts w:ascii="Times New Roman" w:hAnsi="Times New Roman"/>
                <w:sz w:val="16"/>
                <w:szCs w:val="16"/>
              </w:rPr>
            </w:pPr>
          </w:p>
        </w:tc>
        <w:tc>
          <w:tcPr>
            <w:tcW w:w="1141" w:type="dxa"/>
          </w:tcPr>
          <w:p w14:paraId="50ADA3B3" w14:textId="354CEA4C" w:rsidR="001908B0" w:rsidRPr="001908B0" w:rsidRDefault="001908B0" w:rsidP="001908B0">
            <w:pPr>
              <w:rPr>
                <w:rFonts w:ascii="Times New Roman" w:hAnsi="Times New Roman"/>
                <w:sz w:val="16"/>
                <w:szCs w:val="16"/>
              </w:rPr>
            </w:pPr>
            <w:r w:rsidRPr="001908B0">
              <w:rPr>
                <w:sz w:val="16"/>
                <w:szCs w:val="16"/>
              </w:rPr>
              <w:t>R2-1806504</w:t>
            </w:r>
          </w:p>
        </w:tc>
        <w:tc>
          <w:tcPr>
            <w:tcW w:w="1077" w:type="dxa"/>
          </w:tcPr>
          <w:p w14:paraId="306DFC12" w14:textId="118046A4" w:rsidR="001908B0" w:rsidRPr="001908B0" w:rsidRDefault="001908B0" w:rsidP="001908B0">
            <w:pPr>
              <w:rPr>
                <w:rFonts w:ascii="Times New Roman" w:hAnsi="Times New Roman"/>
                <w:sz w:val="16"/>
                <w:szCs w:val="16"/>
              </w:rPr>
            </w:pPr>
          </w:p>
        </w:tc>
      </w:tr>
      <w:tr w:rsidR="001908B0" w:rsidRPr="001908B0" w14:paraId="4FBEF796" w14:textId="77777777" w:rsidTr="0046621C">
        <w:trPr>
          <w:trHeight w:val="20"/>
          <w:jc w:val="center"/>
        </w:trPr>
        <w:tc>
          <w:tcPr>
            <w:tcW w:w="1077" w:type="dxa"/>
          </w:tcPr>
          <w:p w14:paraId="78D0F6DC" w14:textId="1610F8B8" w:rsidR="001908B0" w:rsidRPr="001908B0" w:rsidRDefault="0058452E" w:rsidP="001908B0">
            <w:pPr>
              <w:rPr>
                <w:rFonts w:ascii="Times New Roman" w:hAnsi="Times New Roman"/>
                <w:bCs/>
                <w:sz w:val="16"/>
                <w:szCs w:val="16"/>
              </w:rPr>
            </w:pPr>
            <w:hyperlink r:id="rId2531" w:history="1">
              <w:r w:rsidR="000F2B08">
                <w:rPr>
                  <w:rStyle w:val="Hyperlink"/>
                  <w:sz w:val="16"/>
                  <w:szCs w:val="16"/>
                </w:rPr>
                <w:t>R1-1805812</w:t>
              </w:r>
            </w:hyperlink>
          </w:p>
        </w:tc>
        <w:tc>
          <w:tcPr>
            <w:tcW w:w="2741" w:type="dxa"/>
          </w:tcPr>
          <w:p w14:paraId="039B506F" w14:textId="7B69A5F5" w:rsidR="001908B0" w:rsidRPr="001908B0" w:rsidRDefault="001908B0" w:rsidP="001908B0">
            <w:pPr>
              <w:rPr>
                <w:rFonts w:ascii="Times New Roman" w:hAnsi="Times New Roman"/>
                <w:sz w:val="16"/>
                <w:szCs w:val="16"/>
              </w:rPr>
            </w:pPr>
            <w:r w:rsidRPr="001908B0">
              <w:rPr>
                <w:sz w:val="16"/>
                <w:szCs w:val="16"/>
              </w:rPr>
              <w:t>LS on subcarrier spacing for BWPs and TDD configurations</w:t>
            </w:r>
          </w:p>
        </w:tc>
        <w:tc>
          <w:tcPr>
            <w:tcW w:w="1298" w:type="dxa"/>
          </w:tcPr>
          <w:p w14:paraId="78696533" w14:textId="1F109866" w:rsidR="001908B0" w:rsidRPr="001908B0" w:rsidRDefault="001908B0" w:rsidP="001908B0">
            <w:pPr>
              <w:rPr>
                <w:rFonts w:ascii="Times New Roman" w:hAnsi="Times New Roman"/>
                <w:sz w:val="16"/>
                <w:szCs w:val="16"/>
              </w:rPr>
            </w:pPr>
            <w:r w:rsidRPr="001908B0">
              <w:rPr>
                <w:sz w:val="16"/>
                <w:szCs w:val="16"/>
              </w:rPr>
              <w:t>RAN2, Nokia</w:t>
            </w:r>
          </w:p>
        </w:tc>
        <w:tc>
          <w:tcPr>
            <w:tcW w:w="838" w:type="dxa"/>
          </w:tcPr>
          <w:p w14:paraId="7E5C3C2D" w14:textId="3946B4C7"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337D84DB" w14:textId="730824FA" w:rsidR="001908B0" w:rsidRPr="001908B0" w:rsidRDefault="001908B0" w:rsidP="001908B0">
            <w:pPr>
              <w:rPr>
                <w:rFonts w:ascii="Times New Roman" w:hAnsi="Times New Roman"/>
                <w:bCs/>
                <w:sz w:val="16"/>
                <w:szCs w:val="16"/>
              </w:rPr>
            </w:pPr>
            <w:r w:rsidRPr="001908B0">
              <w:rPr>
                <w:sz w:val="16"/>
                <w:szCs w:val="16"/>
              </w:rPr>
              <w:t>NR_newRAT-Core</w:t>
            </w:r>
          </w:p>
        </w:tc>
        <w:tc>
          <w:tcPr>
            <w:tcW w:w="1081" w:type="dxa"/>
          </w:tcPr>
          <w:p w14:paraId="715E9ECC" w14:textId="4DE756CC" w:rsidR="001908B0" w:rsidRPr="001908B0" w:rsidRDefault="001908B0" w:rsidP="001908B0">
            <w:pPr>
              <w:rPr>
                <w:rFonts w:ascii="Times New Roman" w:hAnsi="Times New Roman"/>
                <w:sz w:val="16"/>
                <w:szCs w:val="16"/>
              </w:rPr>
            </w:pPr>
          </w:p>
        </w:tc>
        <w:tc>
          <w:tcPr>
            <w:tcW w:w="1002" w:type="dxa"/>
          </w:tcPr>
          <w:p w14:paraId="55FEDEC3" w14:textId="62C53050"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2DB4B2FC" w14:textId="41FE3340" w:rsidR="001908B0" w:rsidRPr="001908B0" w:rsidRDefault="001908B0" w:rsidP="001908B0">
            <w:pPr>
              <w:rPr>
                <w:rFonts w:ascii="Times New Roman" w:hAnsi="Times New Roman"/>
                <w:sz w:val="16"/>
                <w:szCs w:val="16"/>
              </w:rPr>
            </w:pPr>
          </w:p>
        </w:tc>
        <w:tc>
          <w:tcPr>
            <w:tcW w:w="1141" w:type="dxa"/>
          </w:tcPr>
          <w:p w14:paraId="084346B7" w14:textId="41DB4A93" w:rsidR="001908B0" w:rsidRPr="001908B0" w:rsidRDefault="001908B0" w:rsidP="001908B0">
            <w:pPr>
              <w:rPr>
                <w:rFonts w:ascii="Times New Roman" w:hAnsi="Times New Roman"/>
                <w:sz w:val="16"/>
                <w:szCs w:val="16"/>
              </w:rPr>
            </w:pPr>
            <w:r w:rsidRPr="001908B0">
              <w:rPr>
                <w:sz w:val="16"/>
                <w:szCs w:val="16"/>
              </w:rPr>
              <w:t>R2-1806505</w:t>
            </w:r>
          </w:p>
        </w:tc>
        <w:tc>
          <w:tcPr>
            <w:tcW w:w="1077" w:type="dxa"/>
          </w:tcPr>
          <w:p w14:paraId="17FC93CE" w14:textId="1697675C" w:rsidR="001908B0" w:rsidRPr="001908B0" w:rsidRDefault="001908B0" w:rsidP="001908B0">
            <w:pPr>
              <w:rPr>
                <w:rFonts w:ascii="Times New Roman" w:hAnsi="Times New Roman"/>
                <w:sz w:val="16"/>
                <w:szCs w:val="16"/>
              </w:rPr>
            </w:pPr>
          </w:p>
        </w:tc>
      </w:tr>
      <w:tr w:rsidR="001908B0" w:rsidRPr="001908B0" w14:paraId="55756915" w14:textId="77777777" w:rsidTr="0046621C">
        <w:trPr>
          <w:trHeight w:val="20"/>
          <w:jc w:val="center"/>
        </w:trPr>
        <w:tc>
          <w:tcPr>
            <w:tcW w:w="1077" w:type="dxa"/>
          </w:tcPr>
          <w:p w14:paraId="6C2D26B5" w14:textId="3367455D" w:rsidR="001908B0" w:rsidRPr="001908B0" w:rsidRDefault="0058452E" w:rsidP="001908B0">
            <w:pPr>
              <w:rPr>
                <w:rFonts w:ascii="Times New Roman" w:hAnsi="Times New Roman"/>
                <w:bCs/>
                <w:sz w:val="16"/>
                <w:szCs w:val="16"/>
              </w:rPr>
            </w:pPr>
            <w:hyperlink r:id="rId2532" w:history="1">
              <w:r w:rsidR="000F2B08">
                <w:rPr>
                  <w:rStyle w:val="Hyperlink"/>
                  <w:sz w:val="16"/>
                  <w:szCs w:val="16"/>
                </w:rPr>
                <w:t>R1-1805813</w:t>
              </w:r>
            </w:hyperlink>
          </w:p>
        </w:tc>
        <w:tc>
          <w:tcPr>
            <w:tcW w:w="2741" w:type="dxa"/>
          </w:tcPr>
          <w:p w14:paraId="1B32D934" w14:textId="2A99788F" w:rsidR="001908B0" w:rsidRPr="001908B0" w:rsidRDefault="001908B0" w:rsidP="001908B0">
            <w:pPr>
              <w:rPr>
                <w:rFonts w:ascii="Times New Roman" w:hAnsi="Times New Roman"/>
                <w:sz w:val="16"/>
                <w:szCs w:val="16"/>
              </w:rPr>
            </w:pPr>
            <w:r w:rsidRPr="001908B0">
              <w:rPr>
                <w:sz w:val="16"/>
                <w:szCs w:val="16"/>
              </w:rPr>
              <w:t>LS on Type 3 UE capabilities</w:t>
            </w:r>
          </w:p>
        </w:tc>
        <w:tc>
          <w:tcPr>
            <w:tcW w:w="1298" w:type="dxa"/>
          </w:tcPr>
          <w:p w14:paraId="08C365A7" w14:textId="5CB2D1DA" w:rsidR="001908B0" w:rsidRPr="001908B0" w:rsidRDefault="001908B0" w:rsidP="001908B0">
            <w:pPr>
              <w:rPr>
                <w:rFonts w:ascii="Times New Roman" w:hAnsi="Times New Roman"/>
                <w:sz w:val="16"/>
                <w:szCs w:val="16"/>
              </w:rPr>
            </w:pPr>
            <w:r w:rsidRPr="001908B0">
              <w:rPr>
                <w:sz w:val="16"/>
                <w:szCs w:val="16"/>
              </w:rPr>
              <w:t>RAN2, NTT DOCOMO</w:t>
            </w:r>
          </w:p>
        </w:tc>
        <w:tc>
          <w:tcPr>
            <w:tcW w:w="838" w:type="dxa"/>
          </w:tcPr>
          <w:p w14:paraId="4B1F6F44" w14:textId="68920723"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0FFC5501" w14:textId="1A7F7140" w:rsidR="001908B0" w:rsidRPr="001908B0" w:rsidRDefault="001908B0" w:rsidP="001908B0">
            <w:pPr>
              <w:rPr>
                <w:rFonts w:ascii="Times New Roman" w:hAnsi="Times New Roman"/>
                <w:bCs/>
                <w:sz w:val="16"/>
                <w:szCs w:val="16"/>
              </w:rPr>
            </w:pPr>
            <w:r w:rsidRPr="001908B0">
              <w:rPr>
                <w:sz w:val="16"/>
                <w:szCs w:val="16"/>
              </w:rPr>
              <w:t>NR_newRAT-Core</w:t>
            </w:r>
          </w:p>
        </w:tc>
        <w:tc>
          <w:tcPr>
            <w:tcW w:w="1081" w:type="dxa"/>
          </w:tcPr>
          <w:p w14:paraId="5E55BDE9" w14:textId="61BA9EA5" w:rsidR="001908B0" w:rsidRPr="001908B0" w:rsidRDefault="0058452E" w:rsidP="001908B0">
            <w:pPr>
              <w:rPr>
                <w:rFonts w:ascii="Times New Roman" w:hAnsi="Times New Roman"/>
                <w:sz w:val="16"/>
                <w:szCs w:val="16"/>
              </w:rPr>
            </w:pPr>
            <w:hyperlink r:id="rId2533" w:history="1">
              <w:r w:rsidR="000F2B08">
                <w:rPr>
                  <w:rStyle w:val="Hyperlink"/>
                  <w:sz w:val="16"/>
                  <w:szCs w:val="16"/>
                </w:rPr>
                <w:t>R1-1803480</w:t>
              </w:r>
            </w:hyperlink>
          </w:p>
        </w:tc>
        <w:tc>
          <w:tcPr>
            <w:tcW w:w="1002" w:type="dxa"/>
          </w:tcPr>
          <w:p w14:paraId="1A63767A" w14:textId="732B07E2" w:rsidR="001908B0" w:rsidRPr="001908B0" w:rsidRDefault="001908B0" w:rsidP="001908B0">
            <w:pPr>
              <w:rPr>
                <w:rFonts w:ascii="Times New Roman" w:hAnsi="Times New Roman"/>
                <w:sz w:val="16"/>
                <w:szCs w:val="16"/>
              </w:rPr>
            </w:pPr>
            <w:r w:rsidRPr="001908B0">
              <w:rPr>
                <w:sz w:val="16"/>
                <w:szCs w:val="16"/>
              </w:rPr>
              <w:t>RAN1, RAN4</w:t>
            </w:r>
          </w:p>
        </w:tc>
        <w:tc>
          <w:tcPr>
            <w:tcW w:w="1002" w:type="dxa"/>
          </w:tcPr>
          <w:p w14:paraId="74C4F032" w14:textId="2C6AA95E" w:rsidR="001908B0" w:rsidRPr="001908B0" w:rsidRDefault="001908B0" w:rsidP="001908B0">
            <w:pPr>
              <w:rPr>
                <w:rFonts w:ascii="Times New Roman" w:hAnsi="Times New Roman"/>
                <w:sz w:val="16"/>
                <w:szCs w:val="16"/>
              </w:rPr>
            </w:pPr>
          </w:p>
        </w:tc>
        <w:tc>
          <w:tcPr>
            <w:tcW w:w="1141" w:type="dxa"/>
          </w:tcPr>
          <w:p w14:paraId="423FB21D" w14:textId="54DA700C" w:rsidR="001908B0" w:rsidRPr="001908B0" w:rsidRDefault="001908B0" w:rsidP="001908B0">
            <w:pPr>
              <w:rPr>
                <w:rFonts w:ascii="Times New Roman" w:hAnsi="Times New Roman"/>
                <w:sz w:val="16"/>
                <w:szCs w:val="16"/>
              </w:rPr>
            </w:pPr>
            <w:r w:rsidRPr="001908B0">
              <w:rPr>
                <w:sz w:val="16"/>
                <w:szCs w:val="16"/>
              </w:rPr>
              <w:t>R2-1806507</w:t>
            </w:r>
          </w:p>
        </w:tc>
        <w:tc>
          <w:tcPr>
            <w:tcW w:w="1077" w:type="dxa"/>
          </w:tcPr>
          <w:p w14:paraId="20A0D76E" w14:textId="3F66CD36" w:rsidR="001908B0" w:rsidRPr="001908B0" w:rsidRDefault="001908B0" w:rsidP="001908B0">
            <w:pPr>
              <w:rPr>
                <w:rFonts w:ascii="Times New Roman" w:hAnsi="Times New Roman"/>
                <w:sz w:val="16"/>
                <w:szCs w:val="16"/>
              </w:rPr>
            </w:pPr>
          </w:p>
        </w:tc>
      </w:tr>
      <w:tr w:rsidR="001908B0" w:rsidRPr="001908B0" w14:paraId="16DCF981" w14:textId="77777777" w:rsidTr="0046621C">
        <w:trPr>
          <w:trHeight w:val="20"/>
          <w:jc w:val="center"/>
        </w:trPr>
        <w:tc>
          <w:tcPr>
            <w:tcW w:w="1077" w:type="dxa"/>
          </w:tcPr>
          <w:p w14:paraId="144D2778" w14:textId="4BDD8242" w:rsidR="001908B0" w:rsidRPr="001908B0" w:rsidRDefault="0058452E" w:rsidP="001908B0">
            <w:pPr>
              <w:rPr>
                <w:rFonts w:ascii="Times New Roman" w:hAnsi="Times New Roman"/>
                <w:bCs/>
                <w:sz w:val="16"/>
                <w:szCs w:val="16"/>
              </w:rPr>
            </w:pPr>
            <w:hyperlink r:id="rId2534" w:history="1">
              <w:r w:rsidR="000F2B08">
                <w:rPr>
                  <w:rStyle w:val="Hyperlink"/>
                  <w:sz w:val="16"/>
                  <w:szCs w:val="16"/>
                </w:rPr>
                <w:t>R1-1805814</w:t>
              </w:r>
            </w:hyperlink>
          </w:p>
        </w:tc>
        <w:tc>
          <w:tcPr>
            <w:tcW w:w="2741" w:type="dxa"/>
          </w:tcPr>
          <w:p w14:paraId="6EEFDC17" w14:textId="780B74CF" w:rsidR="001908B0" w:rsidRPr="001908B0" w:rsidRDefault="001908B0" w:rsidP="001908B0">
            <w:pPr>
              <w:rPr>
                <w:rFonts w:ascii="Times New Roman" w:hAnsi="Times New Roman"/>
                <w:sz w:val="16"/>
                <w:szCs w:val="16"/>
              </w:rPr>
            </w:pPr>
            <w:r w:rsidRPr="001908B0">
              <w:rPr>
                <w:sz w:val="16"/>
                <w:szCs w:val="16"/>
              </w:rPr>
              <w:t>Reply LS on MSG3 size for NR</w:t>
            </w:r>
          </w:p>
        </w:tc>
        <w:tc>
          <w:tcPr>
            <w:tcW w:w="1298" w:type="dxa"/>
          </w:tcPr>
          <w:p w14:paraId="02DB52B9" w14:textId="6A8D24D4" w:rsidR="001908B0" w:rsidRPr="001908B0" w:rsidRDefault="001908B0" w:rsidP="001908B0">
            <w:pPr>
              <w:rPr>
                <w:rFonts w:ascii="Times New Roman" w:hAnsi="Times New Roman"/>
                <w:sz w:val="16"/>
                <w:szCs w:val="16"/>
              </w:rPr>
            </w:pPr>
            <w:r w:rsidRPr="001908B0">
              <w:rPr>
                <w:sz w:val="16"/>
                <w:szCs w:val="16"/>
              </w:rPr>
              <w:t>RAN2, Huawei</w:t>
            </w:r>
          </w:p>
        </w:tc>
        <w:tc>
          <w:tcPr>
            <w:tcW w:w="838" w:type="dxa"/>
          </w:tcPr>
          <w:p w14:paraId="33013A21" w14:textId="4528C98B"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511FE34C" w14:textId="2628636B" w:rsidR="001908B0" w:rsidRPr="001908B0" w:rsidRDefault="001908B0" w:rsidP="001908B0">
            <w:pPr>
              <w:rPr>
                <w:rFonts w:ascii="Times New Roman" w:hAnsi="Times New Roman"/>
                <w:bCs/>
                <w:sz w:val="16"/>
                <w:szCs w:val="16"/>
              </w:rPr>
            </w:pPr>
            <w:r w:rsidRPr="001908B0">
              <w:rPr>
                <w:sz w:val="16"/>
                <w:szCs w:val="16"/>
              </w:rPr>
              <w:t>NR_newRAT-Core</w:t>
            </w:r>
          </w:p>
        </w:tc>
        <w:tc>
          <w:tcPr>
            <w:tcW w:w="1081" w:type="dxa"/>
          </w:tcPr>
          <w:p w14:paraId="4F5FCD40" w14:textId="19AA8FA8" w:rsidR="001908B0" w:rsidRPr="001908B0" w:rsidRDefault="0058452E" w:rsidP="001908B0">
            <w:pPr>
              <w:rPr>
                <w:rFonts w:ascii="Times New Roman" w:hAnsi="Times New Roman"/>
                <w:sz w:val="16"/>
                <w:szCs w:val="16"/>
              </w:rPr>
            </w:pPr>
            <w:hyperlink r:id="rId2535" w:history="1">
              <w:r w:rsidR="000F2B08">
                <w:rPr>
                  <w:rStyle w:val="Hyperlink"/>
                  <w:sz w:val="16"/>
                  <w:szCs w:val="16"/>
                </w:rPr>
                <w:t>R1-1805657</w:t>
              </w:r>
            </w:hyperlink>
          </w:p>
        </w:tc>
        <w:tc>
          <w:tcPr>
            <w:tcW w:w="1002" w:type="dxa"/>
          </w:tcPr>
          <w:p w14:paraId="2951E6A5" w14:textId="1105EB26"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460A0BFA" w14:textId="5BC918CA" w:rsidR="001908B0" w:rsidRPr="001908B0" w:rsidRDefault="001908B0" w:rsidP="001908B0">
            <w:pPr>
              <w:rPr>
                <w:rFonts w:ascii="Times New Roman" w:hAnsi="Times New Roman"/>
                <w:sz w:val="16"/>
                <w:szCs w:val="16"/>
              </w:rPr>
            </w:pPr>
          </w:p>
        </w:tc>
        <w:tc>
          <w:tcPr>
            <w:tcW w:w="1141" w:type="dxa"/>
          </w:tcPr>
          <w:p w14:paraId="0A7A4CF7" w14:textId="2B1AD644" w:rsidR="001908B0" w:rsidRPr="001908B0" w:rsidRDefault="001908B0" w:rsidP="001908B0">
            <w:pPr>
              <w:rPr>
                <w:rFonts w:ascii="Times New Roman" w:hAnsi="Times New Roman"/>
                <w:sz w:val="16"/>
                <w:szCs w:val="16"/>
              </w:rPr>
            </w:pPr>
            <w:r w:rsidRPr="001908B0">
              <w:rPr>
                <w:sz w:val="16"/>
                <w:szCs w:val="16"/>
              </w:rPr>
              <w:t>R2-1806508</w:t>
            </w:r>
          </w:p>
        </w:tc>
        <w:tc>
          <w:tcPr>
            <w:tcW w:w="1077" w:type="dxa"/>
          </w:tcPr>
          <w:p w14:paraId="10E75CBA" w14:textId="5FAA4F63" w:rsidR="001908B0" w:rsidRPr="001908B0" w:rsidRDefault="001908B0" w:rsidP="001908B0">
            <w:pPr>
              <w:rPr>
                <w:rFonts w:ascii="Times New Roman" w:hAnsi="Times New Roman"/>
                <w:sz w:val="16"/>
                <w:szCs w:val="16"/>
              </w:rPr>
            </w:pPr>
          </w:p>
        </w:tc>
      </w:tr>
      <w:tr w:rsidR="001908B0" w:rsidRPr="001908B0" w14:paraId="314D7304" w14:textId="77777777" w:rsidTr="0046621C">
        <w:trPr>
          <w:trHeight w:val="20"/>
          <w:jc w:val="center"/>
        </w:trPr>
        <w:tc>
          <w:tcPr>
            <w:tcW w:w="1077" w:type="dxa"/>
          </w:tcPr>
          <w:p w14:paraId="365C8A9A" w14:textId="33D882F1" w:rsidR="001908B0" w:rsidRPr="001908B0" w:rsidRDefault="0058452E" w:rsidP="001908B0">
            <w:pPr>
              <w:rPr>
                <w:rFonts w:ascii="Times New Roman" w:hAnsi="Times New Roman"/>
                <w:bCs/>
                <w:sz w:val="16"/>
                <w:szCs w:val="16"/>
              </w:rPr>
            </w:pPr>
            <w:hyperlink r:id="rId2536" w:history="1">
              <w:r w:rsidR="000F2B08">
                <w:rPr>
                  <w:rStyle w:val="Hyperlink"/>
                  <w:sz w:val="16"/>
                  <w:szCs w:val="16"/>
                </w:rPr>
                <w:t>R1-1805815</w:t>
              </w:r>
            </w:hyperlink>
          </w:p>
        </w:tc>
        <w:tc>
          <w:tcPr>
            <w:tcW w:w="2741" w:type="dxa"/>
          </w:tcPr>
          <w:p w14:paraId="173E0D64" w14:textId="56529E28" w:rsidR="001908B0" w:rsidRPr="001908B0" w:rsidRDefault="001908B0" w:rsidP="001908B0">
            <w:pPr>
              <w:rPr>
                <w:rFonts w:ascii="Times New Roman" w:hAnsi="Times New Roman"/>
                <w:sz w:val="16"/>
                <w:szCs w:val="16"/>
              </w:rPr>
            </w:pPr>
            <w:r w:rsidRPr="001908B0">
              <w:rPr>
                <w:sz w:val="16"/>
                <w:szCs w:val="16"/>
              </w:rPr>
              <w:t>LS response on serving cell measurement relaxation for NB-IOT</w:t>
            </w:r>
          </w:p>
        </w:tc>
        <w:tc>
          <w:tcPr>
            <w:tcW w:w="1298" w:type="dxa"/>
          </w:tcPr>
          <w:p w14:paraId="429467D4" w14:textId="3A8A3A06" w:rsidR="001908B0" w:rsidRPr="001908B0" w:rsidRDefault="001908B0" w:rsidP="001908B0">
            <w:pPr>
              <w:rPr>
                <w:rFonts w:ascii="Times New Roman" w:hAnsi="Times New Roman"/>
                <w:sz w:val="16"/>
                <w:szCs w:val="16"/>
              </w:rPr>
            </w:pPr>
            <w:r w:rsidRPr="001908B0">
              <w:rPr>
                <w:sz w:val="16"/>
                <w:szCs w:val="16"/>
              </w:rPr>
              <w:t>RAN4, Ericsson</w:t>
            </w:r>
          </w:p>
        </w:tc>
        <w:tc>
          <w:tcPr>
            <w:tcW w:w="838" w:type="dxa"/>
          </w:tcPr>
          <w:p w14:paraId="52601A30" w14:textId="48C8AEB0"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4BD98C09" w14:textId="767AB810" w:rsidR="001908B0" w:rsidRPr="001908B0" w:rsidRDefault="001908B0" w:rsidP="001908B0">
            <w:pPr>
              <w:rPr>
                <w:rFonts w:ascii="Times New Roman" w:hAnsi="Times New Roman"/>
                <w:bCs/>
                <w:sz w:val="16"/>
                <w:szCs w:val="16"/>
              </w:rPr>
            </w:pPr>
            <w:r w:rsidRPr="001908B0">
              <w:rPr>
                <w:sz w:val="16"/>
                <w:szCs w:val="16"/>
              </w:rPr>
              <w:t>NB_IOTenh2-Core</w:t>
            </w:r>
          </w:p>
        </w:tc>
        <w:tc>
          <w:tcPr>
            <w:tcW w:w="1081" w:type="dxa"/>
          </w:tcPr>
          <w:p w14:paraId="73DE24FC" w14:textId="2C934408" w:rsidR="001908B0" w:rsidRPr="001908B0" w:rsidRDefault="0058452E" w:rsidP="001908B0">
            <w:pPr>
              <w:rPr>
                <w:rFonts w:ascii="Times New Roman" w:hAnsi="Times New Roman"/>
                <w:sz w:val="16"/>
                <w:szCs w:val="16"/>
              </w:rPr>
            </w:pPr>
            <w:hyperlink r:id="rId2537" w:history="1">
              <w:r w:rsidR="000F2B08">
                <w:rPr>
                  <w:rStyle w:val="Hyperlink"/>
                  <w:sz w:val="16"/>
                  <w:szCs w:val="16"/>
                </w:rPr>
                <w:t>R1-1803150</w:t>
              </w:r>
            </w:hyperlink>
          </w:p>
        </w:tc>
        <w:tc>
          <w:tcPr>
            <w:tcW w:w="1002" w:type="dxa"/>
          </w:tcPr>
          <w:p w14:paraId="2C3DD115" w14:textId="2C7D172A"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5A8ADE15" w14:textId="0B5D04CC" w:rsidR="001908B0" w:rsidRPr="001908B0" w:rsidRDefault="001908B0" w:rsidP="001908B0">
            <w:pPr>
              <w:rPr>
                <w:rFonts w:ascii="Times New Roman" w:hAnsi="Times New Roman"/>
                <w:sz w:val="16"/>
                <w:szCs w:val="16"/>
              </w:rPr>
            </w:pPr>
          </w:p>
        </w:tc>
        <w:tc>
          <w:tcPr>
            <w:tcW w:w="1141" w:type="dxa"/>
          </w:tcPr>
          <w:p w14:paraId="1C76A219" w14:textId="55EE81AB" w:rsidR="001908B0" w:rsidRPr="001908B0" w:rsidRDefault="001908B0" w:rsidP="001908B0">
            <w:pPr>
              <w:rPr>
                <w:rFonts w:ascii="Times New Roman" w:hAnsi="Times New Roman"/>
                <w:sz w:val="16"/>
                <w:szCs w:val="16"/>
              </w:rPr>
            </w:pPr>
            <w:r w:rsidRPr="001908B0">
              <w:rPr>
                <w:sz w:val="16"/>
                <w:szCs w:val="16"/>
              </w:rPr>
              <w:t>R4-1805013</w:t>
            </w:r>
          </w:p>
        </w:tc>
        <w:tc>
          <w:tcPr>
            <w:tcW w:w="1077" w:type="dxa"/>
          </w:tcPr>
          <w:p w14:paraId="0E356417" w14:textId="2323A09A" w:rsidR="001908B0" w:rsidRPr="001908B0" w:rsidRDefault="001908B0" w:rsidP="001908B0">
            <w:pPr>
              <w:rPr>
                <w:rFonts w:ascii="Times New Roman" w:hAnsi="Times New Roman"/>
                <w:sz w:val="16"/>
                <w:szCs w:val="16"/>
              </w:rPr>
            </w:pPr>
          </w:p>
        </w:tc>
      </w:tr>
      <w:tr w:rsidR="001908B0" w:rsidRPr="001908B0" w14:paraId="1D3EA5A9" w14:textId="77777777" w:rsidTr="0046621C">
        <w:trPr>
          <w:trHeight w:val="20"/>
          <w:jc w:val="center"/>
        </w:trPr>
        <w:tc>
          <w:tcPr>
            <w:tcW w:w="1077" w:type="dxa"/>
          </w:tcPr>
          <w:p w14:paraId="03421DD3" w14:textId="7BF54948" w:rsidR="001908B0" w:rsidRPr="001908B0" w:rsidRDefault="0058452E" w:rsidP="001908B0">
            <w:pPr>
              <w:rPr>
                <w:rFonts w:ascii="Times New Roman" w:hAnsi="Times New Roman"/>
                <w:bCs/>
                <w:sz w:val="16"/>
                <w:szCs w:val="16"/>
              </w:rPr>
            </w:pPr>
            <w:hyperlink r:id="rId2538" w:history="1">
              <w:r w:rsidR="000F2B08">
                <w:rPr>
                  <w:rStyle w:val="Hyperlink"/>
                  <w:sz w:val="16"/>
                  <w:szCs w:val="16"/>
                </w:rPr>
                <w:t>R1-1805816</w:t>
              </w:r>
            </w:hyperlink>
          </w:p>
        </w:tc>
        <w:tc>
          <w:tcPr>
            <w:tcW w:w="2741" w:type="dxa"/>
          </w:tcPr>
          <w:p w14:paraId="1A7ED210" w14:textId="4458AACE" w:rsidR="001908B0" w:rsidRPr="001908B0" w:rsidRDefault="001908B0" w:rsidP="001908B0">
            <w:pPr>
              <w:rPr>
                <w:rFonts w:ascii="Times New Roman" w:hAnsi="Times New Roman"/>
                <w:sz w:val="16"/>
                <w:szCs w:val="16"/>
              </w:rPr>
            </w:pPr>
            <w:r w:rsidRPr="001908B0">
              <w:rPr>
                <w:sz w:val="16"/>
                <w:szCs w:val="16"/>
              </w:rPr>
              <w:t>LS on RLM Qin/Qout Targets for URLLC</w:t>
            </w:r>
          </w:p>
        </w:tc>
        <w:tc>
          <w:tcPr>
            <w:tcW w:w="1298" w:type="dxa"/>
          </w:tcPr>
          <w:p w14:paraId="0E4D8250" w14:textId="189D7FB3" w:rsidR="001908B0" w:rsidRPr="001908B0" w:rsidRDefault="001908B0" w:rsidP="001908B0">
            <w:pPr>
              <w:rPr>
                <w:rFonts w:ascii="Times New Roman" w:hAnsi="Times New Roman"/>
                <w:sz w:val="16"/>
                <w:szCs w:val="16"/>
              </w:rPr>
            </w:pPr>
            <w:r w:rsidRPr="001908B0">
              <w:rPr>
                <w:sz w:val="16"/>
                <w:szCs w:val="16"/>
              </w:rPr>
              <w:t>RAN4, Ericsson</w:t>
            </w:r>
          </w:p>
        </w:tc>
        <w:tc>
          <w:tcPr>
            <w:tcW w:w="838" w:type="dxa"/>
          </w:tcPr>
          <w:p w14:paraId="4E8D0104" w14:textId="55E283EE"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126CDB03" w14:textId="5CF446DB" w:rsidR="001908B0" w:rsidRPr="001908B0" w:rsidRDefault="001908B0" w:rsidP="001908B0">
            <w:pPr>
              <w:rPr>
                <w:rFonts w:ascii="Times New Roman" w:hAnsi="Times New Roman"/>
                <w:bCs/>
                <w:sz w:val="16"/>
                <w:szCs w:val="16"/>
              </w:rPr>
            </w:pPr>
            <w:r w:rsidRPr="001908B0">
              <w:rPr>
                <w:sz w:val="16"/>
                <w:szCs w:val="16"/>
              </w:rPr>
              <w:t>LTE_HRLLC-Core</w:t>
            </w:r>
          </w:p>
        </w:tc>
        <w:tc>
          <w:tcPr>
            <w:tcW w:w="1081" w:type="dxa"/>
          </w:tcPr>
          <w:p w14:paraId="751AAC6C" w14:textId="0DA579A3" w:rsidR="001908B0" w:rsidRPr="001908B0" w:rsidRDefault="001908B0" w:rsidP="001908B0">
            <w:pPr>
              <w:rPr>
                <w:rFonts w:ascii="Times New Roman" w:hAnsi="Times New Roman"/>
                <w:sz w:val="16"/>
                <w:szCs w:val="16"/>
              </w:rPr>
            </w:pPr>
          </w:p>
        </w:tc>
        <w:tc>
          <w:tcPr>
            <w:tcW w:w="1002" w:type="dxa"/>
          </w:tcPr>
          <w:p w14:paraId="1B559D21" w14:textId="39F16E0A"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3E79B210" w14:textId="7E174534" w:rsidR="001908B0" w:rsidRPr="001908B0" w:rsidRDefault="001908B0" w:rsidP="001908B0">
            <w:pPr>
              <w:rPr>
                <w:rFonts w:ascii="Times New Roman" w:hAnsi="Times New Roman"/>
                <w:sz w:val="16"/>
                <w:szCs w:val="16"/>
              </w:rPr>
            </w:pPr>
            <w:r w:rsidRPr="001908B0">
              <w:rPr>
                <w:sz w:val="16"/>
                <w:szCs w:val="16"/>
              </w:rPr>
              <w:t>RAN2</w:t>
            </w:r>
          </w:p>
        </w:tc>
        <w:tc>
          <w:tcPr>
            <w:tcW w:w="1141" w:type="dxa"/>
          </w:tcPr>
          <w:p w14:paraId="5DB0D6B1" w14:textId="5DC6D858" w:rsidR="001908B0" w:rsidRPr="001908B0" w:rsidRDefault="001908B0" w:rsidP="001908B0">
            <w:pPr>
              <w:rPr>
                <w:rFonts w:ascii="Times New Roman" w:hAnsi="Times New Roman"/>
                <w:sz w:val="16"/>
                <w:szCs w:val="16"/>
              </w:rPr>
            </w:pPr>
            <w:r w:rsidRPr="001908B0">
              <w:rPr>
                <w:sz w:val="16"/>
                <w:szCs w:val="16"/>
              </w:rPr>
              <w:t>R4-1805042</w:t>
            </w:r>
          </w:p>
        </w:tc>
        <w:tc>
          <w:tcPr>
            <w:tcW w:w="1077" w:type="dxa"/>
          </w:tcPr>
          <w:p w14:paraId="64293E0F" w14:textId="579A114B" w:rsidR="001908B0" w:rsidRPr="001908B0" w:rsidRDefault="001908B0" w:rsidP="001908B0">
            <w:pPr>
              <w:rPr>
                <w:rFonts w:ascii="Times New Roman" w:hAnsi="Times New Roman"/>
                <w:sz w:val="16"/>
                <w:szCs w:val="16"/>
              </w:rPr>
            </w:pPr>
          </w:p>
        </w:tc>
      </w:tr>
      <w:tr w:rsidR="001908B0" w:rsidRPr="001908B0" w14:paraId="5D85BCA3" w14:textId="77777777" w:rsidTr="0046621C">
        <w:trPr>
          <w:trHeight w:val="20"/>
          <w:jc w:val="center"/>
        </w:trPr>
        <w:tc>
          <w:tcPr>
            <w:tcW w:w="1077" w:type="dxa"/>
          </w:tcPr>
          <w:p w14:paraId="07660091" w14:textId="2846B86B" w:rsidR="001908B0" w:rsidRPr="001908B0" w:rsidRDefault="0058452E" w:rsidP="001908B0">
            <w:pPr>
              <w:rPr>
                <w:rFonts w:ascii="Times New Roman" w:hAnsi="Times New Roman"/>
                <w:bCs/>
                <w:sz w:val="16"/>
                <w:szCs w:val="16"/>
              </w:rPr>
            </w:pPr>
            <w:hyperlink r:id="rId2539" w:history="1">
              <w:r w:rsidR="000F2B08">
                <w:rPr>
                  <w:rStyle w:val="Hyperlink"/>
                  <w:sz w:val="16"/>
                  <w:szCs w:val="16"/>
                </w:rPr>
                <w:t>R1-1805817</w:t>
              </w:r>
            </w:hyperlink>
          </w:p>
        </w:tc>
        <w:tc>
          <w:tcPr>
            <w:tcW w:w="2741" w:type="dxa"/>
          </w:tcPr>
          <w:p w14:paraId="6F3068AE" w14:textId="318C4E62" w:rsidR="001908B0" w:rsidRPr="001908B0" w:rsidRDefault="001908B0" w:rsidP="001908B0">
            <w:pPr>
              <w:rPr>
                <w:rFonts w:ascii="Times New Roman" w:hAnsi="Times New Roman"/>
                <w:sz w:val="16"/>
                <w:szCs w:val="16"/>
              </w:rPr>
            </w:pPr>
            <w:r w:rsidRPr="001908B0">
              <w:rPr>
                <w:sz w:val="16"/>
                <w:szCs w:val="16"/>
              </w:rPr>
              <w:t>Reply LS on SRS switching</w:t>
            </w:r>
          </w:p>
        </w:tc>
        <w:tc>
          <w:tcPr>
            <w:tcW w:w="1298" w:type="dxa"/>
          </w:tcPr>
          <w:p w14:paraId="2F2CC948" w14:textId="6EA7C690" w:rsidR="001908B0" w:rsidRPr="001908B0" w:rsidRDefault="001908B0" w:rsidP="001908B0">
            <w:pPr>
              <w:rPr>
                <w:rFonts w:ascii="Times New Roman" w:hAnsi="Times New Roman"/>
                <w:sz w:val="16"/>
                <w:szCs w:val="16"/>
              </w:rPr>
            </w:pPr>
            <w:r w:rsidRPr="001908B0">
              <w:rPr>
                <w:sz w:val="16"/>
                <w:szCs w:val="16"/>
              </w:rPr>
              <w:t>RAN4, Huawei</w:t>
            </w:r>
          </w:p>
        </w:tc>
        <w:tc>
          <w:tcPr>
            <w:tcW w:w="838" w:type="dxa"/>
          </w:tcPr>
          <w:p w14:paraId="6432A28D" w14:textId="6DEC342C"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0592DB6F" w14:textId="224F21F1" w:rsidR="001908B0" w:rsidRPr="001908B0" w:rsidRDefault="001908B0" w:rsidP="001908B0">
            <w:pPr>
              <w:rPr>
                <w:rFonts w:ascii="Times New Roman" w:hAnsi="Times New Roman"/>
                <w:bCs/>
                <w:sz w:val="16"/>
                <w:szCs w:val="16"/>
              </w:rPr>
            </w:pPr>
            <w:r w:rsidRPr="001908B0">
              <w:rPr>
                <w:sz w:val="16"/>
                <w:szCs w:val="16"/>
              </w:rPr>
              <w:t>NR_newRAT-Core</w:t>
            </w:r>
          </w:p>
        </w:tc>
        <w:tc>
          <w:tcPr>
            <w:tcW w:w="1081" w:type="dxa"/>
          </w:tcPr>
          <w:p w14:paraId="6DF8ED7D" w14:textId="2F954782" w:rsidR="001908B0" w:rsidRPr="001908B0" w:rsidRDefault="0058452E" w:rsidP="001908B0">
            <w:pPr>
              <w:rPr>
                <w:rFonts w:ascii="Times New Roman" w:hAnsi="Times New Roman"/>
                <w:sz w:val="16"/>
                <w:szCs w:val="16"/>
              </w:rPr>
            </w:pPr>
            <w:hyperlink r:id="rId2540" w:history="1">
              <w:r w:rsidR="000F2B08">
                <w:rPr>
                  <w:rStyle w:val="Hyperlink"/>
                  <w:sz w:val="16"/>
                  <w:szCs w:val="16"/>
                </w:rPr>
                <w:t>R1-1803549</w:t>
              </w:r>
            </w:hyperlink>
          </w:p>
        </w:tc>
        <w:tc>
          <w:tcPr>
            <w:tcW w:w="1002" w:type="dxa"/>
          </w:tcPr>
          <w:p w14:paraId="01BBCF26" w14:textId="6B9F450E"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1D06864D" w14:textId="582907D2" w:rsidR="001908B0" w:rsidRPr="001908B0" w:rsidRDefault="001908B0" w:rsidP="001908B0">
            <w:pPr>
              <w:rPr>
                <w:rFonts w:ascii="Times New Roman" w:hAnsi="Times New Roman"/>
                <w:sz w:val="16"/>
                <w:szCs w:val="16"/>
              </w:rPr>
            </w:pPr>
            <w:r w:rsidRPr="001908B0">
              <w:rPr>
                <w:sz w:val="16"/>
                <w:szCs w:val="16"/>
              </w:rPr>
              <w:t>RAN2</w:t>
            </w:r>
          </w:p>
        </w:tc>
        <w:tc>
          <w:tcPr>
            <w:tcW w:w="1141" w:type="dxa"/>
          </w:tcPr>
          <w:p w14:paraId="1E5AF2DF" w14:textId="391DE61F" w:rsidR="001908B0" w:rsidRPr="001908B0" w:rsidRDefault="001908B0" w:rsidP="001908B0">
            <w:pPr>
              <w:rPr>
                <w:rFonts w:ascii="Times New Roman" w:hAnsi="Times New Roman"/>
                <w:sz w:val="16"/>
                <w:szCs w:val="16"/>
              </w:rPr>
            </w:pPr>
            <w:r w:rsidRPr="001908B0">
              <w:rPr>
                <w:sz w:val="16"/>
                <w:szCs w:val="16"/>
              </w:rPr>
              <w:t>R4-1805660</w:t>
            </w:r>
          </w:p>
        </w:tc>
        <w:tc>
          <w:tcPr>
            <w:tcW w:w="1077" w:type="dxa"/>
          </w:tcPr>
          <w:p w14:paraId="222416A7" w14:textId="5FD3F90C" w:rsidR="001908B0" w:rsidRPr="001908B0" w:rsidRDefault="001908B0" w:rsidP="001908B0">
            <w:pPr>
              <w:rPr>
                <w:rFonts w:ascii="Times New Roman" w:hAnsi="Times New Roman"/>
                <w:sz w:val="16"/>
                <w:szCs w:val="16"/>
              </w:rPr>
            </w:pPr>
          </w:p>
        </w:tc>
      </w:tr>
      <w:tr w:rsidR="001908B0" w:rsidRPr="001908B0" w14:paraId="7251EB58" w14:textId="77777777" w:rsidTr="0046621C">
        <w:trPr>
          <w:trHeight w:val="20"/>
          <w:jc w:val="center"/>
        </w:trPr>
        <w:tc>
          <w:tcPr>
            <w:tcW w:w="1077" w:type="dxa"/>
          </w:tcPr>
          <w:p w14:paraId="6EA2AD5A" w14:textId="3E2EA639" w:rsidR="001908B0" w:rsidRPr="001908B0" w:rsidRDefault="0058452E" w:rsidP="001908B0">
            <w:pPr>
              <w:rPr>
                <w:rFonts w:ascii="Times New Roman" w:hAnsi="Times New Roman"/>
                <w:bCs/>
                <w:sz w:val="16"/>
                <w:szCs w:val="16"/>
              </w:rPr>
            </w:pPr>
            <w:hyperlink r:id="rId2541" w:history="1">
              <w:r w:rsidR="000F2B08">
                <w:rPr>
                  <w:rStyle w:val="Hyperlink"/>
                  <w:sz w:val="16"/>
                  <w:szCs w:val="16"/>
                </w:rPr>
                <w:t>R1-1805818</w:t>
              </w:r>
            </w:hyperlink>
          </w:p>
        </w:tc>
        <w:tc>
          <w:tcPr>
            <w:tcW w:w="2741" w:type="dxa"/>
          </w:tcPr>
          <w:p w14:paraId="71E1445D" w14:textId="0E97160D" w:rsidR="001908B0" w:rsidRPr="001908B0" w:rsidRDefault="001908B0" w:rsidP="001908B0">
            <w:pPr>
              <w:rPr>
                <w:rFonts w:ascii="Times New Roman" w:hAnsi="Times New Roman"/>
                <w:sz w:val="16"/>
                <w:szCs w:val="16"/>
              </w:rPr>
            </w:pPr>
            <w:r w:rsidRPr="001908B0">
              <w:rPr>
                <w:sz w:val="16"/>
                <w:szCs w:val="16"/>
              </w:rPr>
              <w:t>LS on UE Rx/Tx Transition Times</w:t>
            </w:r>
          </w:p>
        </w:tc>
        <w:tc>
          <w:tcPr>
            <w:tcW w:w="1298" w:type="dxa"/>
          </w:tcPr>
          <w:p w14:paraId="6A088890" w14:textId="55359D3B" w:rsidR="001908B0" w:rsidRPr="001908B0" w:rsidRDefault="001908B0" w:rsidP="001908B0">
            <w:pPr>
              <w:rPr>
                <w:rFonts w:ascii="Times New Roman" w:hAnsi="Times New Roman"/>
                <w:sz w:val="16"/>
                <w:szCs w:val="16"/>
              </w:rPr>
            </w:pPr>
            <w:r w:rsidRPr="001908B0">
              <w:rPr>
                <w:sz w:val="16"/>
                <w:szCs w:val="16"/>
              </w:rPr>
              <w:t>RAN4, Qualcomm</w:t>
            </w:r>
          </w:p>
        </w:tc>
        <w:tc>
          <w:tcPr>
            <w:tcW w:w="838" w:type="dxa"/>
          </w:tcPr>
          <w:p w14:paraId="646BE1FD" w14:textId="199A7FB6"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19C99369" w14:textId="50D5E0FC" w:rsidR="001908B0" w:rsidRPr="001908B0" w:rsidRDefault="001908B0" w:rsidP="001908B0">
            <w:pPr>
              <w:rPr>
                <w:rFonts w:ascii="Times New Roman" w:hAnsi="Times New Roman"/>
                <w:bCs/>
                <w:sz w:val="16"/>
                <w:szCs w:val="16"/>
              </w:rPr>
            </w:pPr>
            <w:r w:rsidRPr="001908B0">
              <w:rPr>
                <w:sz w:val="16"/>
                <w:szCs w:val="16"/>
              </w:rPr>
              <w:t>NR_newRAT-Core</w:t>
            </w:r>
          </w:p>
        </w:tc>
        <w:tc>
          <w:tcPr>
            <w:tcW w:w="1081" w:type="dxa"/>
          </w:tcPr>
          <w:p w14:paraId="6528D738" w14:textId="49CA6E83" w:rsidR="001908B0" w:rsidRPr="001908B0" w:rsidRDefault="001908B0" w:rsidP="001908B0">
            <w:pPr>
              <w:rPr>
                <w:rFonts w:ascii="Times New Roman" w:hAnsi="Times New Roman"/>
                <w:sz w:val="16"/>
                <w:szCs w:val="16"/>
              </w:rPr>
            </w:pPr>
          </w:p>
        </w:tc>
        <w:tc>
          <w:tcPr>
            <w:tcW w:w="1002" w:type="dxa"/>
          </w:tcPr>
          <w:p w14:paraId="6AD56266" w14:textId="4B11FD24"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172CC1D8" w14:textId="117FB68C" w:rsidR="001908B0" w:rsidRPr="001908B0" w:rsidRDefault="001908B0" w:rsidP="001908B0">
            <w:pPr>
              <w:rPr>
                <w:rFonts w:ascii="Times New Roman" w:hAnsi="Times New Roman"/>
                <w:sz w:val="16"/>
                <w:szCs w:val="16"/>
              </w:rPr>
            </w:pPr>
          </w:p>
        </w:tc>
        <w:tc>
          <w:tcPr>
            <w:tcW w:w="1141" w:type="dxa"/>
          </w:tcPr>
          <w:p w14:paraId="2B152667" w14:textId="0C292BAB" w:rsidR="001908B0" w:rsidRPr="001908B0" w:rsidRDefault="001908B0" w:rsidP="001908B0">
            <w:pPr>
              <w:rPr>
                <w:rFonts w:ascii="Times New Roman" w:hAnsi="Times New Roman"/>
                <w:sz w:val="16"/>
                <w:szCs w:val="16"/>
              </w:rPr>
            </w:pPr>
            <w:r w:rsidRPr="001908B0">
              <w:rPr>
                <w:sz w:val="16"/>
                <w:szCs w:val="16"/>
              </w:rPr>
              <w:t>R4-1805766</w:t>
            </w:r>
          </w:p>
        </w:tc>
        <w:tc>
          <w:tcPr>
            <w:tcW w:w="1077" w:type="dxa"/>
          </w:tcPr>
          <w:p w14:paraId="656F1A54" w14:textId="4265F944" w:rsidR="001908B0" w:rsidRPr="001908B0" w:rsidRDefault="001908B0" w:rsidP="001908B0">
            <w:pPr>
              <w:rPr>
                <w:rFonts w:ascii="Times New Roman" w:hAnsi="Times New Roman"/>
                <w:sz w:val="16"/>
                <w:szCs w:val="16"/>
              </w:rPr>
            </w:pPr>
          </w:p>
        </w:tc>
      </w:tr>
      <w:tr w:rsidR="001908B0" w:rsidRPr="001908B0" w14:paraId="4772E676" w14:textId="77777777" w:rsidTr="0046621C">
        <w:trPr>
          <w:trHeight w:val="20"/>
          <w:jc w:val="center"/>
        </w:trPr>
        <w:tc>
          <w:tcPr>
            <w:tcW w:w="1077" w:type="dxa"/>
          </w:tcPr>
          <w:p w14:paraId="4BBE7F36" w14:textId="179851B7" w:rsidR="001908B0" w:rsidRPr="001908B0" w:rsidRDefault="0058452E" w:rsidP="001908B0">
            <w:pPr>
              <w:rPr>
                <w:rFonts w:ascii="Times New Roman" w:hAnsi="Times New Roman"/>
                <w:sz w:val="16"/>
                <w:szCs w:val="16"/>
              </w:rPr>
            </w:pPr>
            <w:hyperlink r:id="rId2542" w:history="1">
              <w:r w:rsidR="000F2B08">
                <w:rPr>
                  <w:rStyle w:val="Hyperlink"/>
                  <w:sz w:val="16"/>
                  <w:szCs w:val="16"/>
                </w:rPr>
                <w:t>R1-1805819</w:t>
              </w:r>
            </w:hyperlink>
          </w:p>
        </w:tc>
        <w:tc>
          <w:tcPr>
            <w:tcW w:w="2741" w:type="dxa"/>
          </w:tcPr>
          <w:p w14:paraId="6623185A" w14:textId="48A4A816" w:rsidR="001908B0" w:rsidRPr="001908B0" w:rsidRDefault="001908B0" w:rsidP="001908B0">
            <w:pPr>
              <w:rPr>
                <w:rFonts w:ascii="Times New Roman" w:hAnsi="Times New Roman"/>
                <w:sz w:val="16"/>
                <w:szCs w:val="16"/>
              </w:rPr>
            </w:pPr>
            <w:r w:rsidRPr="001908B0">
              <w:rPr>
                <w:sz w:val="16"/>
                <w:szCs w:val="16"/>
              </w:rPr>
              <w:t>Reply LS on narrowband measurement</w:t>
            </w:r>
          </w:p>
        </w:tc>
        <w:tc>
          <w:tcPr>
            <w:tcW w:w="1298" w:type="dxa"/>
          </w:tcPr>
          <w:p w14:paraId="6B6A1773" w14:textId="6FD125BD" w:rsidR="001908B0" w:rsidRPr="001908B0" w:rsidRDefault="001908B0" w:rsidP="001908B0">
            <w:pPr>
              <w:rPr>
                <w:rFonts w:ascii="Times New Roman" w:hAnsi="Times New Roman"/>
                <w:sz w:val="16"/>
                <w:szCs w:val="16"/>
              </w:rPr>
            </w:pPr>
            <w:r w:rsidRPr="001908B0">
              <w:rPr>
                <w:sz w:val="16"/>
                <w:szCs w:val="16"/>
              </w:rPr>
              <w:t>RAN4, Huawei</w:t>
            </w:r>
          </w:p>
        </w:tc>
        <w:tc>
          <w:tcPr>
            <w:tcW w:w="838" w:type="dxa"/>
          </w:tcPr>
          <w:p w14:paraId="6012800D" w14:textId="5722292E" w:rsidR="001908B0" w:rsidRPr="001908B0" w:rsidRDefault="001908B0" w:rsidP="001908B0">
            <w:pPr>
              <w:rPr>
                <w:rFonts w:ascii="Times New Roman" w:hAnsi="Times New Roman"/>
                <w:sz w:val="16"/>
                <w:szCs w:val="16"/>
              </w:rPr>
            </w:pPr>
            <w:r w:rsidRPr="001908B0">
              <w:rPr>
                <w:rFonts w:ascii="Times New Roman" w:hAnsi="Times New Roman"/>
                <w:bCs/>
                <w:sz w:val="16"/>
                <w:szCs w:val="16"/>
              </w:rPr>
              <w:t>Rel-15</w:t>
            </w:r>
          </w:p>
        </w:tc>
        <w:tc>
          <w:tcPr>
            <w:tcW w:w="2793" w:type="dxa"/>
          </w:tcPr>
          <w:p w14:paraId="40C75481" w14:textId="3824F37F" w:rsidR="001908B0" w:rsidRPr="001908B0" w:rsidRDefault="001908B0" w:rsidP="001908B0">
            <w:pPr>
              <w:rPr>
                <w:rFonts w:ascii="Times New Roman" w:hAnsi="Times New Roman"/>
                <w:sz w:val="16"/>
                <w:szCs w:val="16"/>
              </w:rPr>
            </w:pPr>
            <w:r w:rsidRPr="001908B0">
              <w:rPr>
                <w:sz w:val="16"/>
                <w:szCs w:val="16"/>
              </w:rPr>
              <w:t>NB_IOTenh2-Core</w:t>
            </w:r>
          </w:p>
        </w:tc>
        <w:tc>
          <w:tcPr>
            <w:tcW w:w="1081" w:type="dxa"/>
          </w:tcPr>
          <w:p w14:paraId="3A01B447" w14:textId="400F67E9" w:rsidR="001908B0" w:rsidRPr="001908B0" w:rsidRDefault="0058452E" w:rsidP="001908B0">
            <w:pPr>
              <w:rPr>
                <w:rFonts w:ascii="Times New Roman" w:hAnsi="Times New Roman"/>
                <w:sz w:val="16"/>
                <w:szCs w:val="16"/>
              </w:rPr>
            </w:pPr>
            <w:hyperlink r:id="rId2543" w:history="1">
              <w:r w:rsidR="000F2B08">
                <w:rPr>
                  <w:rStyle w:val="Hyperlink"/>
                  <w:sz w:val="16"/>
                  <w:szCs w:val="16"/>
                </w:rPr>
                <w:t>R1-1803151</w:t>
              </w:r>
            </w:hyperlink>
          </w:p>
        </w:tc>
        <w:tc>
          <w:tcPr>
            <w:tcW w:w="1002" w:type="dxa"/>
          </w:tcPr>
          <w:p w14:paraId="6E6DD258" w14:textId="2DB311EC" w:rsidR="001908B0" w:rsidRPr="001908B0" w:rsidRDefault="001908B0" w:rsidP="001908B0">
            <w:pPr>
              <w:rPr>
                <w:rFonts w:ascii="Times New Roman" w:hAnsi="Times New Roman"/>
                <w:sz w:val="16"/>
                <w:szCs w:val="16"/>
              </w:rPr>
            </w:pPr>
            <w:r w:rsidRPr="001908B0">
              <w:rPr>
                <w:sz w:val="16"/>
                <w:szCs w:val="16"/>
              </w:rPr>
              <w:t>RAN1, RAN2</w:t>
            </w:r>
          </w:p>
        </w:tc>
        <w:tc>
          <w:tcPr>
            <w:tcW w:w="1002" w:type="dxa"/>
          </w:tcPr>
          <w:p w14:paraId="062B6FE9" w14:textId="2230C76C" w:rsidR="001908B0" w:rsidRPr="001908B0" w:rsidRDefault="001908B0" w:rsidP="001908B0">
            <w:pPr>
              <w:rPr>
                <w:rFonts w:ascii="Times New Roman" w:hAnsi="Times New Roman"/>
                <w:sz w:val="16"/>
                <w:szCs w:val="16"/>
              </w:rPr>
            </w:pPr>
          </w:p>
        </w:tc>
        <w:tc>
          <w:tcPr>
            <w:tcW w:w="1141" w:type="dxa"/>
          </w:tcPr>
          <w:p w14:paraId="4B70ED86" w14:textId="49C34554" w:rsidR="001908B0" w:rsidRPr="001908B0" w:rsidRDefault="001908B0" w:rsidP="001908B0">
            <w:pPr>
              <w:rPr>
                <w:rFonts w:ascii="Times New Roman" w:hAnsi="Times New Roman"/>
                <w:sz w:val="16"/>
                <w:szCs w:val="16"/>
              </w:rPr>
            </w:pPr>
            <w:r w:rsidRPr="001908B0">
              <w:rPr>
                <w:sz w:val="16"/>
                <w:szCs w:val="16"/>
              </w:rPr>
              <w:t>R4-1805950</w:t>
            </w:r>
          </w:p>
        </w:tc>
        <w:tc>
          <w:tcPr>
            <w:tcW w:w="1077" w:type="dxa"/>
          </w:tcPr>
          <w:p w14:paraId="46550A24" w14:textId="77498826" w:rsidR="001908B0" w:rsidRPr="001908B0" w:rsidRDefault="001908B0" w:rsidP="001908B0">
            <w:pPr>
              <w:rPr>
                <w:rFonts w:ascii="Times New Roman" w:hAnsi="Times New Roman"/>
                <w:sz w:val="16"/>
                <w:szCs w:val="16"/>
              </w:rPr>
            </w:pPr>
          </w:p>
        </w:tc>
      </w:tr>
      <w:tr w:rsidR="001908B0" w:rsidRPr="001908B0" w14:paraId="7773618D" w14:textId="77777777" w:rsidTr="0046621C">
        <w:trPr>
          <w:trHeight w:val="20"/>
          <w:jc w:val="center"/>
        </w:trPr>
        <w:tc>
          <w:tcPr>
            <w:tcW w:w="1077" w:type="dxa"/>
          </w:tcPr>
          <w:p w14:paraId="1E001F7A" w14:textId="3BDFC1A2" w:rsidR="001908B0" w:rsidRPr="001908B0" w:rsidRDefault="0058452E" w:rsidP="001908B0">
            <w:pPr>
              <w:rPr>
                <w:rFonts w:ascii="Times New Roman" w:hAnsi="Times New Roman"/>
                <w:bCs/>
                <w:sz w:val="16"/>
                <w:szCs w:val="16"/>
              </w:rPr>
            </w:pPr>
            <w:hyperlink r:id="rId2544" w:history="1">
              <w:r w:rsidR="000F2B08">
                <w:rPr>
                  <w:rStyle w:val="Hyperlink"/>
                  <w:sz w:val="16"/>
                  <w:szCs w:val="16"/>
                </w:rPr>
                <w:t>R1-1805820</w:t>
              </w:r>
            </w:hyperlink>
          </w:p>
        </w:tc>
        <w:tc>
          <w:tcPr>
            <w:tcW w:w="2741" w:type="dxa"/>
          </w:tcPr>
          <w:p w14:paraId="05C4404C" w14:textId="651E1E12" w:rsidR="001908B0" w:rsidRPr="001908B0" w:rsidRDefault="001908B0" w:rsidP="001908B0">
            <w:pPr>
              <w:rPr>
                <w:rFonts w:ascii="Times New Roman" w:hAnsi="Times New Roman"/>
                <w:sz w:val="16"/>
                <w:szCs w:val="16"/>
              </w:rPr>
            </w:pPr>
            <w:r w:rsidRPr="001908B0">
              <w:rPr>
                <w:sz w:val="16"/>
                <w:szCs w:val="16"/>
              </w:rPr>
              <w:t>Reply LS on CRS muting in eFeMTC</w:t>
            </w:r>
          </w:p>
        </w:tc>
        <w:tc>
          <w:tcPr>
            <w:tcW w:w="1298" w:type="dxa"/>
          </w:tcPr>
          <w:p w14:paraId="54E36732" w14:textId="4F74729A" w:rsidR="001908B0" w:rsidRPr="001908B0" w:rsidRDefault="001908B0" w:rsidP="001908B0">
            <w:pPr>
              <w:rPr>
                <w:rFonts w:ascii="Times New Roman" w:hAnsi="Times New Roman"/>
                <w:sz w:val="16"/>
                <w:szCs w:val="16"/>
              </w:rPr>
            </w:pPr>
            <w:r w:rsidRPr="001908B0">
              <w:rPr>
                <w:sz w:val="16"/>
                <w:szCs w:val="16"/>
              </w:rPr>
              <w:t>RAN4, Huawei</w:t>
            </w:r>
          </w:p>
        </w:tc>
        <w:tc>
          <w:tcPr>
            <w:tcW w:w="838" w:type="dxa"/>
          </w:tcPr>
          <w:p w14:paraId="32FABCDC" w14:textId="5492AF2A"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582C19A4" w14:textId="7C9E21B4" w:rsidR="001908B0" w:rsidRPr="001908B0" w:rsidRDefault="001908B0" w:rsidP="001908B0">
            <w:pPr>
              <w:rPr>
                <w:rFonts w:ascii="Times New Roman" w:hAnsi="Times New Roman"/>
                <w:bCs/>
                <w:sz w:val="16"/>
                <w:szCs w:val="16"/>
              </w:rPr>
            </w:pPr>
            <w:r w:rsidRPr="001908B0">
              <w:rPr>
                <w:sz w:val="16"/>
                <w:szCs w:val="16"/>
              </w:rPr>
              <w:t>LTE_eMTC4-Core</w:t>
            </w:r>
          </w:p>
        </w:tc>
        <w:tc>
          <w:tcPr>
            <w:tcW w:w="1081" w:type="dxa"/>
          </w:tcPr>
          <w:p w14:paraId="2EE07AA0" w14:textId="63478300" w:rsidR="001908B0" w:rsidRPr="001908B0" w:rsidRDefault="001908B0" w:rsidP="001908B0">
            <w:pPr>
              <w:rPr>
                <w:rFonts w:ascii="Times New Roman" w:hAnsi="Times New Roman"/>
                <w:sz w:val="16"/>
                <w:szCs w:val="16"/>
              </w:rPr>
            </w:pPr>
            <w:r w:rsidRPr="001908B0">
              <w:rPr>
                <w:sz w:val="16"/>
                <w:szCs w:val="16"/>
              </w:rPr>
              <w:t>R1-1706734</w:t>
            </w:r>
          </w:p>
        </w:tc>
        <w:tc>
          <w:tcPr>
            <w:tcW w:w="1002" w:type="dxa"/>
          </w:tcPr>
          <w:p w14:paraId="74CD21FD" w14:textId="49798EE3"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7C9DED41" w14:textId="576B65EB" w:rsidR="001908B0" w:rsidRPr="001908B0" w:rsidRDefault="001908B0" w:rsidP="001908B0">
            <w:pPr>
              <w:rPr>
                <w:rFonts w:ascii="Times New Roman" w:hAnsi="Times New Roman"/>
                <w:sz w:val="16"/>
                <w:szCs w:val="16"/>
              </w:rPr>
            </w:pPr>
            <w:r w:rsidRPr="001908B0">
              <w:rPr>
                <w:sz w:val="16"/>
                <w:szCs w:val="16"/>
              </w:rPr>
              <w:t>RAN2</w:t>
            </w:r>
          </w:p>
        </w:tc>
        <w:tc>
          <w:tcPr>
            <w:tcW w:w="1141" w:type="dxa"/>
          </w:tcPr>
          <w:p w14:paraId="51A3CAAD" w14:textId="4E31BED6" w:rsidR="001908B0" w:rsidRPr="001908B0" w:rsidRDefault="001908B0" w:rsidP="001908B0">
            <w:pPr>
              <w:rPr>
                <w:rFonts w:ascii="Times New Roman" w:hAnsi="Times New Roman"/>
                <w:sz w:val="16"/>
                <w:szCs w:val="16"/>
              </w:rPr>
            </w:pPr>
            <w:r w:rsidRPr="001908B0">
              <w:rPr>
                <w:sz w:val="16"/>
                <w:szCs w:val="16"/>
              </w:rPr>
              <w:t>R4-1805953</w:t>
            </w:r>
          </w:p>
        </w:tc>
        <w:tc>
          <w:tcPr>
            <w:tcW w:w="1077" w:type="dxa"/>
          </w:tcPr>
          <w:p w14:paraId="13A336A0" w14:textId="7940E699" w:rsidR="001908B0" w:rsidRPr="001908B0" w:rsidRDefault="001908B0" w:rsidP="001908B0">
            <w:pPr>
              <w:rPr>
                <w:rFonts w:ascii="Times New Roman" w:hAnsi="Times New Roman"/>
                <w:sz w:val="16"/>
                <w:szCs w:val="16"/>
              </w:rPr>
            </w:pPr>
          </w:p>
        </w:tc>
      </w:tr>
      <w:tr w:rsidR="001908B0" w:rsidRPr="001908B0" w14:paraId="6B0A85DB" w14:textId="77777777" w:rsidTr="00047813">
        <w:trPr>
          <w:trHeight w:val="20"/>
          <w:jc w:val="center"/>
        </w:trPr>
        <w:tc>
          <w:tcPr>
            <w:tcW w:w="1077" w:type="dxa"/>
          </w:tcPr>
          <w:p w14:paraId="12F995DB" w14:textId="63D13916" w:rsidR="001908B0" w:rsidRPr="001908B0" w:rsidRDefault="0058452E" w:rsidP="001908B0">
            <w:pPr>
              <w:rPr>
                <w:rFonts w:ascii="Times New Roman" w:hAnsi="Times New Roman"/>
                <w:bCs/>
                <w:sz w:val="16"/>
                <w:szCs w:val="16"/>
              </w:rPr>
            </w:pPr>
            <w:hyperlink r:id="rId2545" w:history="1">
              <w:r w:rsidR="000F2B08">
                <w:rPr>
                  <w:rStyle w:val="Hyperlink"/>
                  <w:sz w:val="16"/>
                  <w:szCs w:val="16"/>
                </w:rPr>
                <w:t>R1-1805821</w:t>
              </w:r>
            </w:hyperlink>
          </w:p>
        </w:tc>
        <w:tc>
          <w:tcPr>
            <w:tcW w:w="2741" w:type="dxa"/>
          </w:tcPr>
          <w:p w14:paraId="0BF6BF10" w14:textId="36E635B5" w:rsidR="001908B0" w:rsidRPr="001908B0" w:rsidRDefault="001908B0" w:rsidP="001908B0">
            <w:pPr>
              <w:rPr>
                <w:rFonts w:ascii="Times New Roman" w:hAnsi="Times New Roman"/>
                <w:sz w:val="16"/>
                <w:szCs w:val="16"/>
              </w:rPr>
            </w:pPr>
            <w:r w:rsidRPr="001908B0">
              <w:rPr>
                <w:sz w:val="16"/>
                <w:szCs w:val="16"/>
              </w:rPr>
              <w:t>LS reply to RAN1 on P_0 ranges on UL power control</w:t>
            </w:r>
          </w:p>
        </w:tc>
        <w:tc>
          <w:tcPr>
            <w:tcW w:w="1298" w:type="dxa"/>
          </w:tcPr>
          <w:p w14:paraId="140C8DC0" w14:textId="38A7301B" w:rsidR="001908B0" w:rsidRPr="001908B0" w:rsidRDefault="001908B0" w:rsidP="001908B0">
            <w:pPr>
              <w:rPr>
                <w:rFonts w:ascii="Times New Roman" w:hAnsi="Times New Roman"/>
                <w:sz w:val="16"/>
                <w:szCs w:val="16"/>
              </w:rPr>
            </w:pPr>
            <w:r w:rsidRPr="001908B0">
              <w:rPr>
                <w:sz w:val="16"/>
                <w:szCs w:val="16"/>
              </w:rPr>
              <w:t>RAN4, ZTE</w:t>
            </w:r>
          </w:p>
        </w:tc>
        <w:tc>
          <w:tcPr>
            <w:tcW w:w="838" w:type="dxa"/>
          </w:tcPr>
          <w:p w14:paraId="40A6B66C" w14:textId="1A56B5DA"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56B12580" w14:textId="597FFD09" w:rsidR="001908B0" w:rsidRPr="001908B0" w:rsidRDefault="001908B0" w:rsidP="001908B0">
            <w:pPr>
              <w:rPr>
                <w:rFonts w:ascii="Times New Roman" w:hAnsi="Times New Roman"/>
                <w:bCs/>
                <w:sz w:val="16"/>
                <w:szCs w:val="16"/>
                <w:lang w:val="fr-FR"/>
              </w:rPr>
            </w:pPr>
            <w:r w:rsidRPr="001908B0">
              <w:rPr>
                <w:sz w:val="16"/>
                <w:szCs w:val="16"/>
              </w:rPr>
              <w:t>NR_newRAT-Core</w:t>
            </w:r>
          </w:p>
        </w:tc>
        <w:tc>
          <w:tcPr>
            <w:tcW w:w="1081" w:type="dxa"/>
          </w:tcPr>
          <w:p w14:paraId="64F8784A" w14:textId="6573091B" w:rsidR="001908B0" w:rsidRPr="001908B0" w:rsidRDefault="001908B0" w:rsidP="001908B0">
            <w:pPr>
              <w:rPr>
                <w:rFonts w:ascii="Times New Roman" w:hAnsi="Times New Roman"/>
                <w:sz w:val="16"/>
                <w:szCs w:val="16"/>
                <w:lang w:val="fr-FR"/>
              </w:rPr>
            </w:pPr>
            <w:r w:rsidRPr="001908B0">
              <w:rPr>
                <w:sz w:val="16"/>
                <w:szCs w:val="16"/>
              </w:rPr>
              <w:t>R1-1721608</w:t>
            </w:r>
          </w:p>
        </w:tc>
        <w:tc>
          <w:tcPr>
            <w:tcW w:w="1002" w:type="dxa"/>
          </w:tcPr>
          <w:p w14:paraId="2B2B9217" w14:textId="09314A32"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419042B7" w14:textId="42F81D88" w:rsidR="001908B0" w:rsidRPr="001908B0" w:rsidRDefault="001908B0" w:rsidP="001908B0">
            <w:pPr>
              <w:rPr>
                <w:rFonts w:ascii="Times New Roman" w:hAnsi="Times New Roman"/>
                <w:sz w:val="16"/>
                <w:szCs w:val="16"/>
              </w:rPr>
            </w:pPr>
            <w:r w:rsidRPr="001908B0">
              <w:rPr>
                <w:sz w:val="16"/>
                <w:szCs w:val="16"/>
              </w:rPr>
              <w:t>RAN2</w:t>
            </w:r>
          </w:p>
        </w:tc>
        <w:tc>
          <w:tcPr>
            <w:tcW w:w="1141" w:type="dxa"/>
          </w:tcPr>
          <w:p w14:paraId="565C2F76" w14:textId="4391BB2E" w:rsidR="001908B0" w:rsidRPr="001908B0" w:rsidRDefault="001908B0" w:rsidP="001908B0">
            <w:pPr>
              <w:rPr>
                <w:rFonts w:ascii="Times New Roman" w:hAnsi="Times New Roman"/>
                <w:sz w:val="16"/>
                <w:szCs w:val="16"/>
              </w:rPr>
            </w:pPr>
            <w:r w:rsidRPr="001908B0">
              <w:rPr>
                <w:sz w:val="16"/>
                <w:szCs w:val="16"/>
              </w:rPr>
              <w:t>R4-1806009</w:t>
            </w:r>
          </w:p>
        </w:tc>
        <w:tc>
          <w:tcPr>
            <w:tcW w:w="1077" w:type="dxa"/>
          </w:tcPr>
          <w:p w14:paraId="29959890" w14:textId="20CF5E82" w:rsidR="001908B0" w:rsidRPr="001908B0" w:rsidRDefault="001908B0" w:rsidP="001908B0">
            <w:pPr>
              <w:rPr>
                <w:rFonts w:ascii="Times New Roman" w:hAnsi="Times New Roman"/>
                <w:sz w:val="16"/>
                <w:szCs w:val="16"/>
              </w:rPr>
            </w:pPr>
          </w:p>
        </w:tc>
      </w:tr>
      <w:tr w:rsidR="001908B0" w:rsidRPr="001908B0" w14:paraId="73444886" w14:textId="77777777" w:rsidTr="00047813">
        <w:trPr>
          <w:trHeight w:val="20"/>
          <w:jc w:val="center"/>
        </w:trPr>
        <w:tc>
          <w:tcPr>
            <w:tcW w:w="1077" w:type="dxa"/>
          </w:tcPr>
          <w:p w14:paraId="724A8113" w14:textId="2A0ECE71" w:rsidR="001908B0" w:rsidRPr="001908B0" w:rsidRDefault="0058452E" w:rsidP="001908B0">
            <w:pPr>
              <w:rPr>
                <w:rFonts w:ascii="Times New Roman" w:hAnsi="Times New Roman"/>
                <w:bCs/>
                <w:sz w:val="16"/>
                <w:szCs w:val="16"/>
              </w:rPr>
            </w:pPr>
            <w:hyperlink r:id="rId2546" w:history="1">
              <w:r w:rsidR="000F2B08">
                <w:rPr>
                  <w:rStyle w:val="Hyperlink"/>
                  <w:sz w:val="16"/>
                  <w:szCs w:val="16"/>
                </w:rPr>
                <w:t>R1-1805822</w:t>
              </w:r>
            </w:hyperlink>
          </w:p>
        </w:tc>
        <w:tc>
          <w:tcPr>
            <w:tcW w:w="2741" w:type="dxa"/>
          </w:tcPr>
          <w:p w14:paraId="2F46AE9D" w14:textId="2849DD87" w:rsidR="001908B0" w:rsidRPr="001908B0" w:rsidRDefault="001908B0" w:rsidP="001908B0">
            <w:pPr>
              <w:rPr>
                <w:rFonts w:ascii="Times New Roman" w:hAnsi="Times New Roman"/>
                <w:sz w:val="16"/>
                <w:szCs w:val="16"/>
              </w:rPr>
            </w:pPr>
            <w:r w:rsidRPr="001908B0">
              <w:rPr>
                <w:sz w:val="16"/>
                <w:szCs w:val="16"/>
              </w:rPr>
              <w:t>LS on network-based CRS interference mitigation</w:t>
            </w:r>
          </w:p>
        </w:tc>
        <w:tc>
          <w:tcPr>
            <w:tcW w:w="1298" w:type="dxa"/>
          </w:tcPr>
          <w:p w14:paraId="45A5887D" w14:textId="34C4442F" w:rsidR="001908B0" w:rsidRPr="001908B0" w:rsidRDefault="001908B0" w:rsidP="001908B0">
            <w:pPr>
              <w:rPr>
                <w:rFonts w:ascii="Times New Roman" w:hAnsi="Times New Roman"/>
                <w:sz w:val="16"/>
                <w:szCs w:val="16"/>
              </w:rPr>
            </w:pPr>
            <w:r w:rsidRPr="001908B0">
              <w:rPr>
                <w:sz w:val="16"/>
                <w:szCs w:val="16"/>
              </w:rPr>
              <w:t>RAN4, Ericsson</w:t>
            </w:r>
          </w:p>
        </w:tc>
        <w:tc>
          <w:tcPr>
            <w:tcW w:w="838" w:type="dxa"/>
          </w:tcPr>
          <w:p w14:paraId="7A71F9E0" w14:textId="0B8B2CA3"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018BF7BF" w14:textId="1E1B2BD9" w:rsidR="001908B0" w:rsidRPr="001908B0" w:rsidRDefault="001908B0" w:rsidP="001908B0">
            <w:pPr>
              <w:rPr>
                <w:rFonts w:ascii="Times New Roman" w:hAnsi="Times New Roman"/>
                <w:bCs/>
                <w:sz w:val="16"/>
                <w:szCs w:val="16"/>
              </w:rPr>
            </w:pPr>
            <w:r w:rsidRPr="001908B0">
              <w:rPr>
                <w:sz w:val="16"/>
                <w:szCs w:val="16"/>
              </w:rPr>
              <w:t>LTE_NW_CRS_IM</w:t>
            </w:r>
          </w:p>
        </w:tc>
        <w:tc>
          <w:tcPr>
            <w:tcW w:w="1081" w:type="dxa"/>
          </w:tcPr>
          <w:p w14:paraId="71AC071E" w14:textId="1E3C568A" w:rsidR="001908B0" w:rsidRPr="001908B0" w:rsidRDefault="001908B0" w:rsidP="001908B0">
            <w:pPr>
              <w:rPr>
                <w:rFonts w:ascii="Times New Roman" w:hAnsi="Times New Roman"/>
                <w:sz w:val="16"/>
                <w:szCs w:val="16"/>
              </w:rPr>
            </w:pPr>
          </w:p>
        </w:tc>
        <w:tc>
          <w:tcPr>
            <w:tcW w:w="1002" w:type="dxa"/>
          </w:tcPr>
          <w:p w14:paraId="6F99F498" w14:textId="48C6A635" w:rsidR="001908B0" w:rsidRPr="001908B0" w:rsidRDefault="001908B0" w:rsidP="001908B0">
            <w:pPr>
              <w:rPr>
                <w:rFonts w:ascii="Times New Roman" w:hAnsi="Times New Roman"/>
                <w:sz w:val="16"/>
                <w:szCs w:val="16"/>
              </w:rPr>
            </w:pPr>
            <w:r w:rsidRPr="001908B0">
              <w:rPr>
                <w:sz w:val="16"/>
                <w:szCs w:val="16"/>
              </w:rPr>
              <w:t>RAN2</w:t>
            </w:r>
          </w:p>
        </w:tc>
        <w:tc>
          <w:tcPr>
            <w:tcW w:w="1002" w:type="dxa"/>
          </w:tcPr>
          <w:p w14:paraId="004969C7" w14:textId="07E31892" w:rsidR="001908B0" w:rsidRPr="001908B0" w:rsidRDefault="001908B0" w:rsidP="001908B0">
            <w:pPr>
              <w:rPr>
                <w:rFonts w:ascii="Times New Roman" w:hAnsi="Times New Roman"/>
                <w:sz w:val="16"/>
                <w:szCs w:val="16"/>
              </w:rPr>
            </w:pPr>
            <w:r w:rsidRPr="001908B0">
              <w:rPr>
                <w:sz w:val="16"/>
                <w:szCs w:val="16"/>
              </w:rPr>
              <w:t>RAN1</w:t>
            </w:r>
          </w:p>
        </w:tc>
        <w:tc>
          <w:tcPr>
            <w:tcW w:w="1141" w:type="dxa"/>
          </w:tcPr>
          <w:p w14:paraId="1B6BA2D4" w14:textId="2E32604C" w:rsidR="001908B0" w:rsidRPr="001908B0" w:rsidRDefault="001908B0" w:rsidP="001908B0">
            <w:pPr>
              <w:rPr>
                <w:rFonts w:ascii="Times New Roman" w:hAnsi="Times New Roman"/>
                <w:sz w:val="16"/>
                <w:szCs w:val="16"/>
              </w:rPr>
            </w:pPr>
            <w:r w:rsidRPr="001908B0">
              <w:rPr>
                <w:sz w:val="16"/>
                <w:szCs w:val="16"/>
              </w:rPr>
              <w:t>R4-1806018</w:t>
            </w:r>
          </w:p>
        </w:tc>
        <w:tc>
          <w:tcPr>
            <w:tcW w:w="1077" w:type="dxa"/>
          </w:tcPr>
          <w:p w14:paraId="0B5266F4" w14:textId="4EA64E2E" w:rsidR="001908B0" w:rsidRPr="001908B0" w:rsidRDefault="001908B0" w:rsidP="001908B0">
            <w:pPr>
              <w:rPr>
                <w:rFonts w:ascii="Times New Roman" w:hAnsi="Times New Roman"/>
                <w:sz w:val="16"/>
                <w:szCs w:val="16"/>
              </w:rPr>
            </w:pPr>
          </w:p>
        </w:tc>
      </w:tr>
      <w:tr w:rsidR="001908B0" w:rsidRPr="001908B0" w14:paraId="4CFFDF66" w14:textId="77777777" w:rsidTr="00047813">
        <w:trPr>
          <w:trHeight w:val="20"/>
          <w:jc w:val="center"/>
        </w:trPr>
        <w:tc>
          <w:tcPr>
            <w:tcW w:w="1077" w:type="dxa"/>
          </w:tcPr>
          <w:p w14:paraId="65BF841F" w14:textId="78007BBD" w:rsidR="001908B0" w:rsidRPr="001908B0" w:rsidRDefault="0058452E" w:rsidP="001908B0">
            <w:pPr>
              <w:rPr>
                <w:rFonts w:ascii="Times New Roman" w:hAnsi="Times New Roman"/>
                <w:bCs/>
                <w:sz w:val="16"/>
                <w:szCs w:val="16"/>
              </w:rPr>
            </w:pPr>
            <w:hyperlink r:id="rId2547" w:history="1">
              <w:r w:rsidR="000F2B08">
                <w:rPr>
                  <w:rStyle w:val="Hyperlink"/>
                  <w:sz w:val="16"/>
                  <w:szCs w:val="16"/>
                </w:rPr>
                <w:t>R1-1805823</w:t>
              </w:r>
            </w:hyperlink>
          </w:p>
        </w:tc>
        <w:tc>
          <w:tcPr>
            <w:tcW w:w="2741" w:type="dxa"/>
          </w:tcPr>
          <w:p w14:paraId="7F3C81C8" w14:textId="745178F8" w:rsidR="001908B0" w:rsidRPr="001908B0" w:rsidRDefault="001908B0" w:rsidP="001908B0">
            <w:pPr>
              <w:rPr>
                <w:rFonts w:ascii="Times New Roman" w:hAnsi="Times New Roman"/>
                <w:sz w:val="16"/>
                <w:szCs w:val="16"/>
              </w:rPr>
            </w:pPr>
            <w:r w:rsidRPr="001908B0">
              <w:rPr>
                <w:sz w:val="16"/>
                <w:szCs w:val="16"/>
              </w:rPr>
              <w:t>Reply LS on PC5 transmission mechanism selection</w:t>
            </w:r>
          </w:p>
        </w:tc>
        <w:tc>
          <w:tcPr>
            <w:tcW w:w="1298" w:type="dxa"/>
          </w:tcPr>
          <w:p w14:paraId="4F4BE4C5" w14:textId="749AA9A4" w:rsidR="001908B0" w:rsidRPr="001908B0" w:rsidRDefault="001908B0" w:rsidP="001908B0">
            <w:pPr>
              <w:rPr>
                <w:rFonts w:ascii="Times New Roman" w:hAnsi="Times New Roman"/>
                <w:sz w:val="16"/>
                <w:szCs w:val="16"/>
              </w:rPr>
            </w:pPr>
            <w:r w:rsidRPr="001908B0">
              <w:rPr>
                <w:sz w:val="16"/>
                <w:szCs w:val="16"/>
              </w:rPr>
              <w:t>SA2, LG Electronics</w:t>
            </w:r>
          </w:p>
        </w:tc>
        <w:tc>
          <w:tcPr>
            <w:tcW w:w="838" w:type="dxa"/>
          </w:tcPr>
          <w:p w14:paraId="2D943102" w14:textId="753C24C8"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2928F298" w14:textId="136DD4B0" w:rsidR="001908B0" w:rsidRPr="001908B0" w:rsidRDefault="001908B0" w:rsidP="001908B0">
            <w:pPr>
              <w:rPr>
                <w:rFonts w:ascii="Times New Roman" w:hAnsi="Times New Roman"/>
                <w:bCs/>
                <w:sz w:val="16"/>
                <w:szCs w:val="16"/>
              </w:rPr>
            </w:pPr>
            <w:r w:rsidRPr="001908B0">
              <w:rPr>
                <w:sz w:val="16"/>
                <w:szCs w:val="16"/>
              </w:rPr>
              <w:t>LTE_eV2X-Core</w:t>
            </w:r>
          </w:p>
        </w:tc>
        <w:tc>
          <w:tcPr>
            <w:tcW w:w="1081" w:type="dxa"/>
          </w:tcPr>
          <w:p w14:paraId="22EF7508" w14:textId="5DA5137B" w:rsidR="001908B0" w:rsidRPr="001908B0" w:rsidRDefault="001908B0" w:rsidP="001908B0">
            <w:pPr>
              <w:rPr>
                <w:rFonts w:ascii="Times New Roman" w:hAnsi="Times New Roman"/>
                <w:sz w:val="16"/>
                <w:szCs w:val="16"/>
              </w:rPr>
            </w:pPr>
            <w:r w:rsidRPr="001908B0">
              <w:rPr>
                <w:sz w:val="16"/>
                <w:szCs w:val="16"/>
              </w:rPr>
              <w:t>R2-1804090</w:t>
            </w:r>
          </w:p>
        </w:tc>
        <w:tc>
          <w:tcPr>
            <w:tcW w:w="1002" w:type="dxa"/>
          </w:tcPr>
          <w:p w14:paraId="57697624" w14:textId="20E947A7" w:rsidR="001908B0" w:rsidRPr="001908B0" w:rsidRDefault="001908B0" w:rsidP="001908B0">
            <w:pPr>
              <w:rPr>
                <w:rFonts w:ascii="Times New Roman" w:hAnsi="Times New Roman"/>
                <w:sz w:val="16"/>
                <w:szCs w:val="16"/>
              </w:rPr>
            </w:pPr>
            <w:r w:rsidRPr="001908B0">
              <w:rPr>
                <w:sz w:val="16"/>
                <w:szCs w:val="16"/>
              </w:rPr>
              <w:t>RAN2, RAN1</w:t>
            </w:r>
          </w:p>
        </w:tc>
        <w:tc>
          <w:tcPr>
            <w:tcW w:w="1002" w:type="dxa"/>
          </w:tcPr>
          <w:p w14:paraId="03E632CD" w14:textId="0DAD59D5" w:rsidR="001908B0" w:rsidRPr="001908B0" w:rsidRDefault="001908B0" w:rsidP="001908B0">
            <w:pPr>
              <w:rPr>
                <w:rFonts w:ascii="Times New Roman" w:hAnsi="Times New Roman"/>
                <w:sz w:val="16"/>
                <w:szCs w:val="16"/>
              </w:rPr>
            </w:pPr>
          </w:p>
        </w:tc>
        <w:tc>
          <w:tcPr>
            <w:tcW w:w="1141" w:type="dxa"/>
          </w:tcPr>
          <w:p w14:paraId="31378F48" w14:textId="306E8FB6" w:rsidR="001908B0" w:rsidRPr="001908B0" w:rsidRDefault="001908B0" w:rsidP="001908B0">
            <w:pPr>
              <w:rPr>
                <w:rFonts w:ascii="Times New Roman" w:hAnsi="Times New Roman"/>
                <w:sz w:val="16"/>
                <w:szCs w:val="16"/>
              </w:rPr>
            </w:pPr>
            <w:r w:rsidRPr="001908B0">
              <w:rPr>
                <w:sz w:val="16"/>
                <w:szCs w:val="16"/>
              </w:rPr>
              <w:t>S2-183968</w:t>
            </w:r>
          </w:p>
        </w:tc>
        <w:tc>
          <w:tcPr>
            <w:tcW w:w="1077" w:type="dxa"/>
          </w:tcPr>
          <w:p w14:paraId="3B808876" w14:textId="054D1B9C" w:rsidR="001908B0" w:rsidRPr="001908B0" w:rsidRDefault="001908B0" w:rsidP="001908B0">
            <w:pPr>
              <w:rPr>
                <w:rFonts w:ascii="Times New Roman" w:hAnsi="Times New Roman"/>
                <w:sz w:val="16"/>
                <w:szCs w:val="16"/>
              </w:rPr>
            </w:pPr>
          </w:p>
        </w:tc>
      </w:tr>
      <w:tr w:rsidR="001908B0" w:rsidRPr="001908B0" w14:paraId="3EC0A37C" w14:textId="77777777" w:rsidTr="00047813">
        <w:trPr>
          <w:trHeight w:val="20"/>
          <w:jc w:val="center"/>
        </w:trPr>
        <w:tc>
          <w:tcPr>
            <w:tcW w:w="1077" w:type="dxa"/>
          </w:tcPr>
          <w:p w14:paraId="50397C18" w14:textId="415E4F38" w:rsidR="001908B0" w:rsidRPr="001908B0" w:rsidRDefault="0058452E" w:rsidP="001908B0">
            <w:pPr>
              <w:rPr>
                <w:rFonts w:ascii="Times New Roman" w:hAnsi="Times New Roman"/>
                <w:bCs/>
                <w:sz w:val="16"/>
                <w:szCs w:val="16"/>
              </w:rPr>
            </w:pPr>
            <w:hyperlink r:id="rId2548" w:history="1">
              <w:r w:rsidR="000F2B08">
                <w:rPr>
                  <w:rStyle w:val="Hyperlink"/>
                  <w:sz w:val="16"/>
                  <w:szCs w:val="16"/>
                </w:rPr>
                <w:t>R1-1806022</w:t>
              </w:r>
            </w:hyperlink>
          </w:p>
        </w:tc>
        <w:tc>
          <w:tcPr>
            <w:tcW w:w="2741" w:type="dxa"/>
          </w:tcPr>
          <w:p w14:paraId="485A726B" w14:textId="5F04E055" w:rsidR="001908B0" w:rsidRPr="001908B0" w:rsidRDefault="001908B0" w:rsidP="001908B0">
            <w:pPr>
              <w:rPr>
                <w:rFonts w:ascii="Times New Roman" w:hAnsi="Times New Roman"/>
                <w:sz w:val="16"/>
                <w:szCs w:val="16"/>
              </w:rPr>
            </w:pPr>
            <w:r w:rsidRPr="001908B0">
              <w:rPr>
                <w:sz w:val="16"/>
                <w:szCs w:val="16"/>
              </w:rPr>
              <w:t>Coexistence of NR-NR and NR-LTE networks with synchronised, unsynchronised and semi-synchronised operation in 3400-3800 MHz</w:t>
            </w:r>
          </w:p>
        </w:tc>
        <w:tc>
          <w:tcPr>
            <w:tcW w:w="1298" w:type="dxa"/>
          </w:tcPr>
          <w:p w14:paraId="50E45A92" w14:textId="591F081A" w:rsidR="001908B0" w:rsidRPr="001908B0" w:rsidRDefault="001908B0" w:rsidP="001908B0">
            <w:pPr>
              <w:rPr>
                <w:rFonts w:ascii="Times New Roman" w:hAnsi="Times New Roman"/>
                <w:sz w:val="16"/>
                <w:szCs w:val="16"/>
              </w:rPr>
            </w:pPr>
            <w:r w:rsidRPr="001908B0">
              <w:rPr>
                <w:sz w:val="16"/>
                <w:szCs w:val="16"/>
              </w:rPr>
              <w:t>CEPT ECC PT1</w:t>
            </w:r>
          </w:p>
        </w:tc>
        <w:tc>
          <w:tcPr>
            <w:tcW w:w="838" w:type="dxa"/>
          </w:tcPr>
          <w:p w14:paraId="63737BDD" w14:textId="1F5BF602"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6063AB8B" w14:textId="778527E5" w:rsidR="001908B0" w:rsidRPr="001908B0" w:rsidRDefault="001908B0" w:rsidP="001908B0">
            <w:pPr>
              <w:rPr>
                <w:rFonts w:ascii="Times New Roman" w:hAnsi="Times New Roman"/>
                <w:bCs/>
                <w:sz w:val="16"/>
                <w:szCs w:val="16"/>
              </w:rPr>
            </w:pPr>
            <w:r w:rsidRPr="001908B0">
              <w:rPr>
                <w:sz w:val="16"/>
                <w:szCs w:val="16"/>
              </w:rPr>
              <w:t>NR_newRAT-Core</w:t>
            </w:r>
          </w:p>
        </w:tc>
        <w:tc>
          <w:tcPr>
            <w:tcW w:w="1081" w:type="dxa"/>
          </w:tcPr>
          <w:p w14:paraId="6AB8E0AA" w14:textId="5AC714C3" w:rsidR="001908B0" w:rsidRPr="001908B0" w:rsidRDefault="001908B0" w:rsidP="001908B0">
            <w:pPr>
              <w:rPr>
                <w:rFonts w:ascii="Times New Roman" w:hAnsi="Times New Roman"/>
                <w:sz w:val="16"/>
                <w:szCs w:val="16"/>
              </w:rPr>
            </w:pPr>
          </w:p>
        </w:tc>
        <w:tc>
          <w:tcPr>
            <w:tcW w:w="1002" w:type="dxa"/>
          </w:tcPr>
          <w:p w14:paraId="518FCC8C" w14:textId="1C8BFBE1" w:rsidR="001908B0" w:rsidRPr="001908B0" w:rsidRDefault="001908B0" w:rsidP="001908B0">
            <w:pPr>
              <w:rPr>
                <w:rFonts w:ascii="Times New Roman" w:hAnsi="Times New Roman"/>
                <w:sz w:val="16"/>
                <w:szCs w:val="16"/>
              </w:rPr>
            </w:pPr>
            <w:r w:rsidRPr="001908B0">
              <w:rPr>
                <w:sz w:val="16"/>
                <w:szCs w:val="16"/>
              </w:rPr>
              <w:t>RAN1, RAN4</w:t>
            </w:r>
          </w:p>
        </w:tc>
        <w:tc>
          <w:tcPr>
            <w:tcW w:w="1002" w:type="dxa"/>
          </w:tcPr>
          <w:p w14:paraId="14A6FB31" w14:textId="414ABA82" w:rsidR="001908B0" w:rsidRPr="001908B0" w:rsidRDefault="001908B0" w:rsidP="001908B0">
            <w:pPr>
              <w:rPr>
                <w:rFonts w:ascii="Times New Roman" w:hAnsi="Times New Roman"/>
                <w:sz w:val="16"/>
                <w:szCs w:val="16"/>
              </w:rPr>
            </w:pPr>
            <w:r w:rsidRPr="001908B0">
              <w:rPr>
                <w:sz w:val="16"/>
                <w:szCs w:val="16"/>
              </w:rPr>
              <w:t>RAN</w:t>
            </w:r>
          </w:p>
        </w:tc>
        <w:tc>
          <w:tcPr>
            <w:tcW w:w="1141" w:type="dxa"/>
          </w:tcPr>
          <w:p w14:paraId="64FF4297" w14:textId="2F3F7A75" w:rsidR="001908B0" w:rsidRPr="001908B0" w:rsidRDefault="001908B0" w:rsidP="001908B0">
            <w:pPr>
              <w:rPr>
                <w:rFonts w:ascii="Times New Roman" w:hAnsi="Times New Roman"/>
                <w:sz w:val="16"/>
                <w:szCs w:val="16"/>
              </w:rPr>
            </w:pPr>
          </w:p>
        </w:tc>
        <w:tc>
          <w:tcPr>
            <w:tcW w:w="1077" w:type="dxa"/>
          </w:tcPr>
          <w:p w14:paraId="2FAA991C" w14:textId="706734D8" w:rsidR="001908B0" w:rsidRPr="001908B0" w:rsidRDefault="0058452E" w:rsidP="001908B0">
            <w:pPr>
              <w:rPr>
                <w:rFonts w:ascii="Times New Roman" w:hAnsi="Times New Roman"/>
                <w:sz w:val="16"/>
                <w:szCs w:val="16"/>
              </w:rPr>
            </w:pPr>
            <w:hyperlink r:id="rId2549" w:history="1">
              <w:r w:rsidR="000F2B08">
                <w:rPr>
                  <w:rStyle w:val="Hyperlink"/>
                  <w:sz w:val="16"/>
                  <w:szCs w:val="16"/>
                </w:rPr>
                <w:t>R1-1807868</w:t>
              </w:r>
            </w:hyperlink>
          </w:p>
        </w:tc>
      </w:tr>
      <w:tr w:rsidR="001908B0" w:rsidRPr="001908B0" w14:paraId="2A617ADE" w14:textId="77777777" w:rsidTr="00047813">
        <w:trPr>
          <w:trHeight w:val="20"/>
          <w:jc w:val="center"/>
        </w:trPr>
        <w:tc>
          <w:tcPr>
            <w:tcW w:w="1077" w:type="dxa"/>
          </w:tcPr>
          <w:p w14:paraId="229788B9" w14:textId="347C7ECC" w:rsidR="001908B0" w:rsidRPr="001908B0" w:rsidRDefault="0058452E" w:rsidP="001908B0">
            <w:pPr>
              <w:rPr>
                <w:rFonts w:ascii="Times New Roman" w:hAnsi="Times New Roman"/>
                <w:bCs/>
                <w:sz w:val="16"/>
                <w:szCs w:val="16"/>
              </w:rPr>
            </w:pPr>
            <w:hyperlink r:id="rId2550" w:history="1">
              <w:r w:rsidR="000F2B08">
                <w:rPr>
                  <w:rStyle w:val="Hyperlink"/>
                  <w:sz w:val="16"/>
                  <w:szCs w:val="16"/>
                </w:rPr>
                <w:t>R1-1806456</w:t>
              </w:r>
            </w:hyperlink>
          </w:p>
        </w:tc>
        <w:tc>
          <w:tcPr>
            <w:tcW w:w="2741" w:type="dxa"/>
          </w:tcPr>
          <w:p w14:paraId="2A64E578" w14:textId="466211FA" w:rsidR="001908B0" w:rsidRPr="001908B0" w:rsidRDefault="001908B0" w:rsidP="001908B0">
            <w:pPr>
              <w:rPr>
                <w:rFonts w:ascii="Times New Roman" w:hAnsi="Times New Roman"/>
                <w:sz w:val="16"/>
                <w:szCs w:val="16"/>
              </w:rPr>
            </w:pPr>
            <w:r w:rsidRPr="001908B0">
              <w:rPr>
                <w:sz w:val="16"/>
                <w:szCs w:val="16"/>
              </w:rPr>
              <w:t>LS on minimum number of RX antennae for NR vehicular UEs</w:t>
            </w:r>
          </w:p>
        </w:tc>
        <w:tc>
          <w:tcPr>
            <w:tcW w:w="1298" w:type="dxa"/>
          </w:tcPr>
          <w:p w14:paraId="7BC3F246" w14:textId="3B587C3C" w:rsidR="001908B0" w:rsidRPr="001908B0" w:rsidRDefault="001908B0" w:rsidP="001908B0">
            <w:pPr>
              <w:rPr>
                <w:rFonts w:ascii="Times New Roman" w:hAnsi="Times New Roman"/>
                <w:sz w:val="16"/>
                <w:szCs w:val="16"/>
              </w:rPr>
            </w:pPr>
            <w:r w:rsidRPr="001908B0">
              <w:rPr>
                <w:sz w:val="16"/>
                <w:szCs w:val="16"/>
              </w:rPr>
              <w:t>5GAA WG2, LG Electronics</w:t>
            </w:r>
          </w:p>
        </w:tc>
        <w:tc>
          <w:tcPr>
            <w:tcW w:w="838" w:type="dxa"/>
          </w:tcPr>
          <w:p w14:paraId="273264C9" w14:textId="25F96D31"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53514883" w14:textId="48A4FF97" w:rsidR="001908B0" w:rsidRPr="001908B0" w:rsidRDefault="001908B0" w:rsidP="001908B0">
            <w:pPr>
              <w:rPr>
                <w:rFonts w:ascii="Times New Roman" w:hAnsi="Times New Roman"/>
                <w:bCs/>
                <w:sz w:val="16"/>
                <w:szCs w:val="16"/>
              </w:rPr>
            </w:pPr>
          </w:p>
        </w:tc>
        <w:tc>
          <w:tcPr>
            <w:tcW w:w="1081" w:type="dxa"/>
          </w:tcPr>
          <w:p w14:paraId="7057AD18" w14:textId="6B7A29DD" w:rsidR="001908B0" w:rsidRPr="001908B0" w:rsidRDefault="001908B0" w:rsidP="001908B0">
            <w:pPr>
              <w:rPr>
                <w:rFonts w:ascii="Times New Roman" w:hAnsi="Times New Roman"/>
                <w:sz w:val="16"/>
                <w:szCs w:val="16"/>
              </w:rPr>
            </w:pPr>
          </w:p>
        </w:tc>
        <w:tc>
          <w:tcPr>
            <w:tcW w:w="1002" w:type="dxa"/>
          </w:tcPr>
          <w:p w14:paraId="6E9853F2" w14:textId="77D783EE" w:rsidR="001908B0" w:rsidRPr="001908B0" w:rsidRDefault="001908B0" w:rsidP="001908B0">
            <w:pPr>
              <w:rPr>
                <w:rFonts w:ascii="Times New Roman" w:hAnsi="Times New Roman"/>
                <w:sz w:val="16"/>
                <w:szCs w:val="16"/>
              </w:rPr>
            </w:pPr>
            <w:r w:rsidRPr="001908B0">
              <w:rPr>
                <w:sz w:val="16"/>
                <w:szCs w:val="16"/>
              </w:rPr>
              <w:t>RAN4, RAN</w:t>
            </w:r>
          </w:p>
        </w:tc>
        <w:tc>
          <w:tcPr>
            <w:tcW w:w="1002" w:type="dxa"/>
          </w:tcPr>
          <w:p w14:paraId="64D97036" w14:textId="21ED3E12" w:rsidR="001908B0" w:rsidRPr="001908B0" w:rsidRDefault="001908B0" w:rsidP="001908B0">
            <w:pPr>
              <w:rPr>
                <w:rFonts w:ascii="Times New Roman" w:hAnsi="Times New Roman"/>
                <w:sz w:val="16"/>
                <w:szCs w:val="16"/>
              </w:rPr>
            </w:pPr>
            <w:r w:rsidRPr="001908B0">
              <w:rPr>
                <w:sz w:val="16"/>
                <w:szCs w:val="16"/>
              </w:rPr>
              <w:t>RAN1, RAN2</w:t>
            </w:r>
          </w:p>
        </w:tc>
        <w:tc>
          <w:tcPr>
            <w:tcW w:w="1141" w:type="dxa"/>
          </w:tcPr>
          <w:p w14:paraId="04B2A6DB" w14:textId="2572EEB7" w:rsidR="001908B0" w:rsidRPr="001908B0" w:rsidRDefault="001908B0" w:rsidP="001908B0">
            <w:pPr>
              <w:rPr>
                <w:rFonts w:ascii="Times New Roman" w:hAnsi="Times New Roman"/>
                <w:sz w:val="16"/>
                <w:szCs w:val="16"/>
              </w:rPr>
            </w:pPr>
            <w:r w:rsidRPr="001908B0">
              <w:rPr>
                <w:sz w:val="16"/>
                <w:szCs w:val="16"/>
              </w:rPr>
              <w:t>5GAA_A-180148</w:t>
            </w:r>
          </w:p>
        </w:tc>
        <w:tc>
          <w:tcPr>
            <w:tcW w:w="1077" w:type="dxa"/>
          </w:tcPr>
          <w:p w14:paraId="54B7CDDD" w14:textId="05434106" w:rsidR="001908B0" w:rsidRPr="001908B0" w:rsidRDefault="001908B0" w:rsidP="001908B0">
            <w:pPr>
              <w:rPr>
                <w:rFonts w:ascii="Times New Roman" w:hAnsi="Times New Roman"/>
                <w:sz w:val="16"/>
                <w:szCs w:val="16"/>
              </w:rPr>
            </w:pPr>
          </w:p>
        </w:tc>
      </w:tr>
      <w:tr w:rsidR="00794262" w:rsidRPr="001908B0" w14:paraId="35BD8433" w14:textId="77777777" w:rsidTr="00047813">
        <w:trPr>
          <w:trHeight w:val="20"/>
          <w:jc w:val="center"/>
        </w:trPr>
        <w:tc>
          <w:tcPr>
            <w:tcW w:w="1077" w:type="dxa"/>
          </w:tcPr>
          <w:p w14:paraId="55A00F50" w14:textId="555A06CE" w:rsidR="00794262" w:rsidRDefault="00794262" w:rsidP="001908B0">
            <w:r w:rsidRPr="00794262">
              <w:rPr>
                <w:sz w:val="16"/>
                <w:szCs w:val="16"/>
              </w:rPr>
              <w:t>R1-1807524</w:t>
            </w:r>
          </w:p>
        </w:tc>
        <w:tc>
          <w:tcPr>
            <w:tcW w:w="2741" w:type="dxa"/>
          </w:tcPr>
          <w:p w14:paraId="78785A75" w14:textId="13958CB0" w:rsidR="00794262" w:rsidRPr="001908B0" w:rsidRDefault="00794262" w:rsidP="00B03779">
            <w:pPr>
              <w:rPr>
                <w:sz w:val="16"/>
                <w:szCs w:val="16"/>
              </w:rPr>
            </w:pPr>
            <w:r w:rsidRPr="00794262">
              <w:rPr>
                <w:sz w:val="16"/>
                <w:szCs w:val="16"/>
              </w:rPr>
              <w:t>LS response on NB-IoT downlink channel quality determination and repo</w:t>
            </w:r>
            <w:r w:rsidR="00B03779">
              <w:rPr>
                <w:sz w:val="16"/>
                <w:szCs w:val="16"/>
              </w:rPr>
              <w:t>rt</w:t>
            </w:r>
          </w:p>
        </w:tc>
        <w:tc>
          <w:tcPr>
            <w:tcW w:w="1298" w:type="dxa"/>
          </w:tcPr>
          <w:p w14:paraId="3C333802" w14:textId="63B638FC" w:rsidR="00794262" w:rsidRPr="001908B0" w:rsidRDefault="00B03779" w:rsidP="001908B0">
            <w:pPr>
              <w:rPr>
                <w:sz w:val="16"/>
                <w:szCs w:val="16"/>
              </w:rPr>
            </w:pPr>
            <w:r>
              <w:rPr>
                <w:sz w:val="16"/>
                <w:szCs w:val="16"/>
              </w:rPr>
              <w:t>RAN4, Ericsson</w:t>
            </w:r>
          </w:p>
        </w:tc>
        <w:tc>
          <w:tcPr>
            <w:tcW w:w="838" w:type="dxa"/>
          </w:tcPr>
          <w:p w14:paraId="13F88829" w14:textId="4EF29952" w:rsidR="00794262" w:rsidRPr="001908B0" w:rsidRDefault="00B03779" w:rsidP="001908B0">
            <w:pPr>
              <w:rPr>
                <w:rFonts w:ascii="Times New Roman" w:hAnsi="Times New Roman"/>
                <w:bCs/>
                <w:sz w:val="16"/>
                <w:szCs w:val="16"/>
              </w:rPr>
            </w:pPr>
            <w:r>
              <w:rPr>
                <w:rFonts w:ascii="Times New Roman" w:hAnsi="Times New Roman"/>
                <w:bCs/>
                <w:sz w:val="16"/>
                <w:szCs w:val="16"/>
              </w:rPr>
              <w:t>Rel-14</w:t>
            </w:r>
          </w:p>
        </w:tc>
        <w:tc>
          <w:tcPr>
            <w:tcW w:w="2793" w:type="dxa"/>
          </w:tcPr>
          <w:p w14:paraId="408C41CB" w14:textId="675C4C66" w:rsidR="00794262" w:rsidRPr="001908B0" w:rsidRDefault="00B03779" w:rsidP="001908B0">
            <w:pPr>
              <w:rPr>
                <w:rFonts w:ascii="Times New Roman" w:hAnsi="Times New Roman"/>
                <w:bCs/>
                <w:sz w:val="16"/>
                <w:szCs w:val="16"/>
              </w:rPr>
            </w:pPr>
            <w:r w:rsidRPr="00794262">
              <w:rPr>
                <w:sz w:val="16"/>
                <w:szCs w:val="16"/>
              </w:rPr>
              <w:t>NB_IOT-Core, TEI14</w:t>
            </w:r>
          </w:p>
        </w:tc>
        <w:tc>
          <w:tcPr>
            <w:tcW w:w="1081" w:type="dxa"/>
          </w:tcPr>
          <w:p w14:paraId="5FC4EBBA" w14:textId="30F6A9A4" w:rsidR="00794262" w:rsidRPr="001908B0" w:rsidRDefault="00B03779" w:rsidP="001908B0">
            <w:pPr>
              <w:rPr>
                <w:rFonts w:ascii="Times New Roman" w:hAnsi="Times New Roman"/>
                <w:sz w:val="16"/>
                <w:szCs w:val="16"/>
              </w:rPr>
            </w:pPr>
            <w:r w:rsidRPr="00794262">
              <w:rPr>
                <w:sz w:val="16"/>
                <w:szCs w:val="16"/>
              </w:rPr>
              <w:t>R1-1803163</w:t>
            </w:r>
          </w:p>
        </w:tc>
        <w:tc>
          <w:tcPr>
            <w:tcW w:w="1002" w:type="dxa"/>
          </w:tcPr>
          <w:p w14:paraId="20941663" w14:textId="557D1F51" w:rsidR="00794262" w:rsidRPr="001908B0" w:rsidRDefault="00B03779" w:rsidP="001908B0">
            <w:pPr>
              <w:rPr>
                <w:sz w:val="16"/>
                <w:szCs w:val="16"/>
              </w:rPr>
            </w:pPr>
            <w:r w:rsidRPr="00794262">
              <w:rPr>
                <w:sz w:val="16"/>
                <w:szCs w:val="16"/>
              </w:rPr>
              <w:t>RAN1, RAN2</w:t>
            </w:r>
          </w:p>
        </w:tc>
        <w:tc>
          <w:tcPr>
            <w:tcW w:w="1002" w:type="dxa"/>
          </w:tcPr>
          <w:p w14:paraId="6C2BA94E" w14:textId="77777777" w:rsidR="00794262" w:rsidRPr="001908B0" w:rsidRDefault="00794262" w:rsidP="001908B0">
            <w:pPr>
              <w:rPr>
                <w:sz w:val="16"/>
                <w:szCs w:val="16"/>
              </w:rPr>
            </w:pPr>
          </w:p>
        </w:tc>
        <w:tc>
          <w:tcPr>
            <w:tcW w:w="1141" w:type="dxa"/>
          </w:tcPr>
          <w:p w14:paraId="620B1144" w14:textId="028FB8FE" w:rsidR="00794262" w:rsidRPr="001908B0" w:rsidRDefault="00B03779" w:rsidP="001908B0">
            <w:pPr>
              <w:rPr>
                <w:sz w:val="16"/>
                <w:szCs w:val="16"/>
              </w:rPr>
            </w:pPr>
            <w:r w:rsidRPr="00794262">
              <w:rPr>
                <w:sz w:val="16"/>
                <w:szCs w:val="16"/>
              </w:rPr>
              <w:t>R4-1807937</w:t>
            </w:r>
          </w:p>
        </w:tc>
        <w:tc>
          <w:tcPr>
            <w:tcW w:w="1077" w:type="dxa"/>
          </w:tcPr>
          <w:p w14:paraId="5DA24853" w14:textId="77777777" w:rsidR="00794262" w:rsidRPr="001908B0" w:rsidRDefault="00794262" w:rsidP="001908B0">
            <w:pPr>
              <w:rPr>
                <w:rFonts w:ascii="Times New Roman" w:hAnsi="Times New Roman"/>
                <w:sz w:val="16"/>
                <w:szCs w:val="16"/>
              </w:rPr>
            </w:pPr>
          </w:p>
        </w:tc>
      </w:tr>
      <w:tr w:rsidR="001908B0" w:rsidRPr="001908B0" w14:paraId="4B31987D" w14:textId="77777777" w:rsidTr="00047813">
        <w:trPr>
          <w:trHeight w:val="20"/>
          <w:jc w:val="center"/>
        </w:trPr>
        <w:tc>
          <w:tcPr>
            <w:tcW w:w="1077" w:type="dxa"/>
          </w:tcPr>
          <w:p w14:paraId="235D5B2D" w14:textId="2B1AA020" w:rsidR="001908B0" w:rsidRPr="001908B0" w:rsidRDefault="0058452E" w:rsidP="001908B0">
            <w:pPr>
              <w:rPr>
                <w:rFonts w:ascii="Times New Roman" w:hAnsi="Times New Roman"/>
                <w:bCs/>
                <w:sz w:val="16"/>
                <w:szCs w:val="16"/>
              </w:rPr>
            </w:pPr>
            <w:hyperlink r:id="rId2551" w:history="1">
              <w:r w:rsidR="000F2B08">
                <w:rPr>
                  <w:rStyle w:val="Hyperlink"/>
                  <w:sz w:val="16"/>
                  <w:szCs w:val="16"/>
                </w:rPr>
                <w:t>R1-1807614</w:t>
              </w:r>
            </w:hyperlink>
          </w:p>
        </w:tc>
        <w:tc>
          <w:tcPr>
            <w:tcW w:w="2741" w:type="dxa"/>
          </w:tcPr>
          <w:p w14:paraId="4F7FA576" w14:textId="21F21FA5" w:rsidR="001908B0" w:rsidRPr="001908B0" w:rsidRDefault="001908B0" w:rsidP="001908B0">
            <w:pPr>
              <w:rPr>
                <w:rFonts w:ascii="Times New Roman" w:hAnsi="Times New Roman"/>
                <w:sz w:val="16"/>
                <w:szCs w:val="16"/>
              </w:rPr>
            </w:pPr>
            <w:r w:rsidRPr="001908B0">
              <w:rPr>
                <w:sz w:val="16"/>
                <w:szCs w:val="16"/>
              </w:rPr>
              <w:t>LS on Removal of LTE specific terminology from Group Communication System Enablers TS 22.468</w:t>
            </w:r>
          </w:p>
        </w:tc>
        <w:tc>
          <w:tcPr>
            <w:tcW w:w="1298" w:type="dxa"/>
          </w:tcPr>
          <w:p w14:paraId="6EFB9115" w14:textId="60B4C40C" w:rsidR="001908B0" w:rsidRPr="001908B0" w:rsidRDefault="001908B0" w:rsidP="001908B0">
            <w:pPr>
              <w:rPr>
                <w:rFonts w:ascii="Times New Roman" w:hAnsi="Times New Roman"/>
                <w:sz w:val="16"/>
                <w:szCs w:val="16"/>
              </w:rPr>
            </w:pPr>
            <w:r w:rsidRPr="001908B0">
              <w:rPr>
                <w:sz w:val="16"/>
                <w:szCs w:val="16"/>
              </w:rPr>
              <w:t>SA1, Nokia</w:t>
            </w:r>
          </w:p>
        </w:tc>
        <w:tc>
          <w:tcPr>
            <w:tcW w:w="838" w:type="dxa"/>
          </w:tcPr>
          <w:p w14:paraId="43F9BE14" w14:textId="6CDEA8B2"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5EFDCB06" w14:textId="4A5872BA" w:rsidR="001908B0" w:rsidRPr="001908B0" w:rsidRDefault="001908B0" w:rsidP="001908B0">
            <w:pPr>
              <w:rPr>
                <w:rFonts w:ascii="Times New Roman" w:hAnsi="Times New Roman"/>
                <w:bCs/>
                <w:sz w:val="16"/>
                <w:szCs w:val="16"/>
              </w:rPr>
            </w:pPr>
            <w:r w:rsidRPr="001908B0">
              <w:rPr>
                <w:sz w:val="16"/>
                <w:szCs w:val="16"/>
              </w:rPr>
              <w:t>MCOver</w:t>
            </w:r>
          </w:p>
        </w:tc>
        <w:tc>
          <w:tcPr>
            <w:tcW w:w="1081" w:type="dxa"/>
          </w:tcPr>
          <w:p w14:paraId="49628324" w14:textId="7FC31E18" w:rsidR="001908B0" w:rsidRPr="001908B0" w:rsidRDefault="001908B0" w:rsidP="001908B0">
            <w:pPr>
              <w:rPr>
                <w:rFonts w:ascii="Times New Roman" w:hAnsi="Times New Roman"/>
                <w:sz w:val="16"/>
                <w:szCs w:val="16"/>
              </w:rPr>
            </w:pPr>
          </w:p>
        </w:tc>
        <w:tc>
          <w:tcPr>
            <w:tcW w:w="1002" w:type="dxa"/>
          </w:tcPr>
          <w:p w14:paraId="634DCD60" w14:textId="453CA278" w:rsidR="001908B0" w:rsidRPr="001908B0" w:rsidRDefault="001908B0" w:rsidP="001908B0">
            <w:pPr>
              <w:rPr>
                <w:rFonts w:ascii="Times New Roman" w:hAnsi="Times New Roman"/>
                <w:sz w:val="16"/>
                <w:szCs w:val="16"/>
                <w:lang w:val="fr-FR"/>
              </w:rPr>
            </w:pPr>
            <w:r w:rsidRPr="001908B0">
              <w:rPr>
                <w:sz w:val="16"/>
                <w:szCs w:val="16"/>
                <w:lang w:val="fr-FR"/>
              </w:rPr>
              <w:t>SA2, SA3, SA4, SA5, SA6, CT1, CT3, CT4, CT6, RAN1, RAN2, RAN3, RAN4, RAN5, RAN6</w:t>
            </w:r>
          </w:p>
        </w:tc>
        <w:tc>
          <w:tcPr>
            <w:tcW w:w="1002" w:type="dxa"/>
          </w:tcPr>
          <w:p w14:paraId="3ACCB8C9" w14:textId="4231B414" w:rsidR="001908B0" w:rsidRPr="001908B0" w:rsidRDefault="001908B0" w:rsidP="001908B0">
            <w:pPr>
              <w:rPr>
                <w:rFonts w:ascii="Times New Roman" w:hAnsi="Times New Roman"/>
                <w:sz w:val="16"/>
                <w:szCs w:val="16"/>
              </w:rPr>
            </w:pPr>
            <w:r w:rsidRPr="001908B0">
              <w:rPr>
                <w:sz w:val="16"/>
                <w:szCs w:val="16"/>
              </w:rPr>
              <w:t>SA, CT, RAN</w:t>
            </w:r>
          </w:p>
        </w:tc>
        <w:tc>
          <w:tcPr>
            <w:tcW w:w="1141" w:type="dxa"/>
          </w:tcPr>
          <w:p w14:paraId="5AD9D9D9" w14:textId="07D63EFB" w:rsidR="001908B0" w:rsidRPr="001908B0" w:rsidRDefault="001908B0" w:rsidP="001908B0">
            <w:pPr>
              <w:rPr>
                <w:rFonts w:ascii="Times New Roman" w:hAnsi="Times New Roman"/>
                <w:sz w:val="16"/>
                <w:szCs w:val="16"/>
              </w:rPr>
            </w:pPr>
            <w:r w:rsidRPr="001908B0">
              <w:rPr>
                <w:sz w:val="16"/>
                <w:szCs w:val="16"/>
              </w:rPr>
              <w:t>S1-181249</w:t>
            </w:r>
          </w:p>
        </w:tc>
        <w:tc>
          <w:tcPr>
            <w:tcW w:w="1077" w:type="dxa"/>
          </w:tcPr>
          <w:p w14:paraId="72874A12" w14:textId="170E0FBF" w:rsidR="001908B0" w:rsidRPr="001908B0" w:rsidRDefault="001908B0" w:rsidP="001908B0">
            <w:pPr>
              <w:rPr>
                <w:rFonts w:ascii="Times New Roman" w:hAnsi="Times New Roman"/>
                <w:sz w:val="16"/>
                <w:szCs w:val="16"/>
              </w:rPr>
            </w:pPr>
          </w:p>
        </w:tc>
      </w:tr>
      <w:tr w:rsidR="001908B0" w:rsidRPr="001908B0" w14:paraId="243EABBB" w14:textId="77777777" w:rsidTr="00047813">
        <w:trPr>
          <w:trHeight w:val="20"/>
          <w:jc w:val="center"/>
        </w:trPr>
        <w:tc>
          <w:tcPr>
            <w:tcW w:w="1077" w:type="dxa"/>
          </w:tcPr>
          <w:p w14:paraId="5CF947AE" w14:textId="53201CBE" w:rsidR="001908B0" w:rsidRPr="001908B0" w:rsidRDefault="0058452E" w:rsidP="001908B0">
            <w:pPr>
              <w:rPr>
                <w:rFonts w:ascii="Times New Roman" w:hAnsi="Times New Roman"/>
                <w:bCs/>
                <w:sz w:val="16"/>
                <w:szCs w:val="16"/>
              </w:rPr>
            </w:pPr>
            <w:hyperlink r:id="rId2552" w:history="1">
              <w:r w:rsidR="000F2B08">
                <w:rPr>
                  <w:rStyle w:val="Hyperlink"/>
                  <w:sz w:val="16"/>
                  <w:szCs w:val="16"/>
                </w:rPr>
                <w:t>R1-1807627</w:t>
              </w:r>
            </w:hyperlink>
          </w:p>
        </w:tc>
        <w:tc>
          <w:tcPr>
            <w:tcW w:w="2741" w:type="dxa"/>
          </w:tcPr>
          <w:p w14:paraId="623FC6A9" w14:textId="3CD76F3D" w:rsidR="001908B0" w:rsidRPr="001908B0" w:rsidRDefault="001908B0" w:rsidP="001908B0">
            <w:pPr>
              <w:rPr>
                <w:rFonts w:ascii="Times New Roman" w:hAnsi="Times New Roman"/>
                <w:sz w:val="16"/>
                <w:szCs w:val="16"/>
              </w:rPr>
            </w:pPr>
            <w:r w:rsidRPr="001908B0">
              <w:rPr>
                <w:sz w:val="16"/>
                <w:szCs w:val="16"/>
              </w:rPr>
              <w:t>LS on L2 measurement specification for NR in R15</w:t>
            </w:r>
          </w:p>
        </w:tc>
        <w:tc>
          <w:tcPr>
            <w:tcW w:w="1298" w:type="dxa"/>
          </w:tcPr>
          <w:p w14:paraId="43B5232D" w14:textId="2FD35AD1" w:rsidR="001908B0" w:rsidRPr="001908B0" w:rsidRDefault="001908B0" w:rsidP="001908B0">
            <w:pPr>
              <w:rPr>
                <w:rFonts w:ascii="Times New Roman" w:hAnsi="Times New Roman"/>
                <w:sz w:val="16"/>
                <w:szCs w:val="16"/>
              </w:rPr>
            </w:pPr>
            <w:r w:rsidRPr="001908B0">
              <w:rPr>
                <w:sz w:val="16"/>
                <w:szCs w:val="16"/>
              </w:rPr>
              <w:t>SA5, Ericsson</w:t>
            </w:r>
          </w:p>
        </w:tc>
        <w:tc>
          <w:tcPr>
            <w:tcW w:w="838" w:type="dxa"/>
          </w:tcPr>
          <w:p w14:paraId="171350C3" w14:textId="34FAA1D6"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5B0E1364" w14:textId="3E363132" w:rsidR="001908B0" w:rsidRPr="001908B0" w:rsidRDefault="001908B0" w:rsidP="001908B0">
            <w:pPr>
              <w:rPr>
                <w:rFonts w:ascii="Times New Roman" w:hAnsi="Times New Roman"/>
                <w:bCs/>
                <w:sz w:val="16"/>
                <w:szCs w:val="16"/>
              </w:rPr>
            </w:pPr>
            <w:r w:rsidRPr="001908B0">
              <w:rPr>
                <w:sz w:val="16"/>
                <w:szCs w:val="16"/>
              </w:rPr>
              <w:t>NETSLICE-ADPM5G</w:t>
            </w:r>
          </w:p>
        </w:tc>
        <w:tc>
          <w:tcPr>
            <w:tcW w:w="1081" w:type="dxa"/>
          </w:tcPr>
          <w:p w14:paraId="460AD944" w14:textId="52E8858A" w:rsidR="001908B0" w:rsidRPr="001908B0" w:rsidRDefault="001908B0" w:rsidP="001908B0">
            <w:pPr>
              <w:rPr>
                <w:rFonts w:ascii="Times New Roman" w:hAnsi="Times New Roman"/>
                <w:sz w:val="16"/>
                <w:szCs w:val="16"/>
              </w:rPr>
            </w:pPr>
          </w:p>
        </w:tc>
        <w:tc>
          <w:tcPr>
            <w:tcW w:w="1002" w:type="dxa"/>
          </w:tcPr>
          <w:p w14:paraId="293DDBCC" w14:textId="413AE33F" w:rsidR="001908B0" w:rsidRPr="001908B0" w:rsidRDefault="001908B0" w:rsidP="001908B0">
            <w:pPr>
              <w:rPr>
                <w:rFonts w:ascii="Times New Roman" w:hAnsi="Times New Roman"/>
                <w:sz w:val="16"/>
                <w:szCs w:val="16"/>
              </w:rPr>
            </w:pPr>
            <w:r w:rsidRPr="001908B0">
              <w:rPr>
                <w:sz w:val="16"/>
                <w:szCs w:val="16"/>
              </w:rPr>
              <w:t>RAN2, RAN3</w:t>
            </w:r>
          </w:p>
        </w:tc>
        <w:tc>
          <w:tcPr>
            <w:tcW w:w="1002" w:type="dxa"/>
          </w:tcPr>
          <w:p w14:paraId="4525EFA2" w14:textId="0B2CCD58" w:rsidR="001908B0" w:rsidRPr="001908B0" w:rsidRDefault="001908B0" w:rsidP="001908B0">
            <w:pPr>
              <w:rPr>
                <w:rFonts w:ascii="Times New Roman" w:hAnsi="Times New Roman"/>
                <w:sz w:val="16"/>
                <w:szCs w:val="16"/>
              </w:rPr>
            </w:pPr>
            <w:r w:rsidRPr="001908B0">
              <w:rPr>
                <w:sz w:val="16"/>
                <w:szCs w:val="16"/>
              </w:rPr>
              <w:t>RAN1</w:t>
            </w:r>
          </w:p>
        </w:tc>
        <w:tc>
          <w:tcPr>
            <w:tcW w:w="1141" w:type="dxa"/>
          </w:tcPr>
          <w:p w14:paraId="5B67017A" w14:textId="50CE5A32" w:rsidR="001908B0" w:rsidRPr="001908B0" w:rsidRDefault="001908B0" w:rsidP="001908B0">
            <w:pPr>
              <w:rPr>
                <w:rFonts w:ascii="Times New Roman" w:hAnsi="Times New Roman"/>
                <w:sz w:val="16"/>
                <w:szCs w:val="16"/>
              </w:rPr>
            </w:pPr>
            <w:r w:rsidRPr="001908B0">
              <w:rPr>
                <w:sz w:val="16"/>
                <w:szCs w:val="16"/>
              </w:rPr>
              <w:t>S5-183622</w:t>
            </w:r>
          </w:p>
        </w:tc>
        <w:tc>
          <w:tcPr>
            <w:tcW w:w="1077" w:type="dxa"/>
          </w:tcPr>
          <w:p w14:paraId="19B0872E" w14:textId="37DA64B1" w:rsidR="001908B0" w:rsidRPr="001908B0" w:rsidRDefault="001908B0" w:rsidP="001908B0">
            <w:pPr>
              <w:rPr>
                <w:rFonts w:ascii="Times New Roman" w:hAnsi="Times New Roman"/>
                <w:sz w:val="16"/>
                <w:szCs w:val="16"/>
              </w:rPr>
            </w:pPr>
          </w:p>
        </w:tc>
      </w:tr>
      <w:tr w:rsidR="001908B0" w:rsidRPr="001908B0" w14:paraId="082FAEE2" w14:textId="77777777" w:rsidTr="00047813">
        <w:trPr>
          <w:trHeight w:val="20"/>
          <w:jc w:val="center"/>
        </w:trPr>
        <w:tc>
          <w:tcPr>
            <w:tcW w:w="1077" w:type="dxa"/>
          </w:tcPr>
          <w:p w14:paraId="711B0F9A" w14:textId="1D6BB6E7" w:rsidR="001908B0" w:rsidRPr="001908B0" w:rsidRDefault="0058452E" w:rsidP="001908B0">
            <w:pPr>
              <w:rPr>
                <w:rFonts w:ascii="Times New Roman" w:hAnsi="Times New Roman"/>
                <w:bCs/>
                <w:sz w:val="16"/>
                <w:szCs w:val="16"/>
              </w:rPr>
            </w:pPr>
            <w:hyperlink r:id="rId2553" w:history="1">
              <w:r w:rsidR="000F2B08">
                <w:rPr>
                  <w:rStyle w:val="Hyperlink"/>
                  <w:sz w:val="16"/>
                  <w:szCs w:val="16"/>
                </w:rPr>
                <w:t>R1-1807683</w:t>
              </w:r>
            </w:hyperlink>
          </w:p>
        </w:tc>
        <w:tc>
          <w:tcPr>
            <w:tcW w:w="2741" w:type="dxa"/>
          </w:tcPr>
          <w:p w14:paraId="36327551" w14:textId="4294558D" w:rsidR="001908B0" w:rsidRPr="001908B0" w:rsidRDefault="001908B0" w:rsidP="001908B0">
            <w:pPr>
              <w:rPr>
                <w:rFonts w:ascii="Times New Roman" w:hAnsi="Times New Roman"/>
                <w:sz w:val="16"/>
                <w:szCs w:val="16"/>
              </w:rPr>
            </w:pPr>
            <w:r w:rsidRPr="001908B0">
              <w:rPr>
                <w:sz w:val="16"/>
                <w:szCs w:val="16"/>
              </w:rPr>
              <w:t>LS on updates for TS 36.300</w:t>
            </w:r>
          </w:p>
        </w:tc>
        <w:tc>
          <w:tcPr>
            <w:tcW w:w="1298" w:type="dxa"/>
          </w:tcPr>
          <w:p w14:paraId="48CB6D55" w14:textId="4FA2DB29" w:rsidR="001908B0" w:rsidRPr="001908B0" w:rsidRDefault="001908B0" w:rsidP="001908B0">
            <w:pPr>
              <w:rPr>
                <w:rFonts w:ascii="Times New Roman" w:hAnsi="Times New Roman"/>
                <w:sz w:val="16"/>
                <w:szCs w:val="16"/>
              </w:rPr>
            </w:pPr>
            <w:r w:rsidRPr="001908B0">
              <w:rPr>
                <w:sz w:val="16"/>
                <w:szCs w:val="16"/>
              </w:rPr>
              <w:t>RAN2, Huawei</w:t>
            </w:r>
          </w:p>
        </w:tc>
        <w:tc>
          <w:tcPr>
            <w:tcW w:w="838" w:type="dxa"/>
          </w:tcPr>
          <w:p w14:paraId="3F2E259A" w14:textId="0E1F5B3F"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686568F9" w14:textId="400A2D05" w:rsidR="001908B0" w:rsidRPr="001908B0" w:rsidRDefault="001908B0" w:rsidP="001908B0">
            <w:pPr>
              <w:rPr>
                <w:rFonts w:ascii="Times New Roman" w:hAnsi="Times New Roman"/>
                <w:bCs/>
                <w:sz w:val="16"/>
                <w:szCs w:val="16"/>
                <w:lang w:val="fr-FR"/>
              </w:rPr>
            </w:pPr>
            <w:r w:rsidRPr="001908B0">
              <w:rPr>
                <w:sz w:val="16"/>
                <w:szCs w:val="16"/>
                <w:lang w:val="fr-FR"/>
              </w:rPr>
              <w:t>NB-IoTenh2-Core, LTE_eMTC4-Core</w:t>
            </w:r>
          </w:p>
        </w:tc>
        <w:tc>
          <w:tcPr>
            <w:tcW w:w="1081" w:type="dxa"/>
          </w:tcPr>
          <w:p w14:paraId="1579051B" w14:textId="22F3B9E6" w:rsidR="001908B0" w:rsidRPr="001908B0" w:rsidRDefault="001908B0" w:rsidP="001908B0">
            <w:pPr>
              <w:rPr>
                <w:rFonts w:ascii="Times New Roman" w:hAnsi="Times New Roman"/>
                <w:sz w:val="16"/>
                <w:szCs w:val="16"/>
                <w:lang w:val="fr-FR"/>
              </w:rPr>
            </w:pPr>
          </w:p>
        </w:tc>
        <w:tc>
          <w:tcPr>
            <w:tcW w:w="1002" w:type="dxa"/>
          </w:tcPr>
          <w:p w14:paraId="5EC59ED2" w14:textId="176716F8" w:rsidR="001908B0" w:rsidRPr="001908B0" w:rsidRDefault="001908B0" w:rsidP="001908B0">
            <w:pPr>
              <w:rPr>
                <w:rFonts w:ascii="Times New Roman" w:hAnsi="Times New Roman"/>
                <w:sz w:val="16"/>
                <w:szCs w:val="16"/>
                <w:lang w:val="fr-FR"/>
              </w:rPr>
            </w:pPr>
            <w:r w:rsidRPr="001908B0">
              <w:rPr>
                <w:sz w:val="16"/>
                <w:szCs w:val="16"/>
              </w:rPr>
              <w:t>RAN1, RAN3</w:t>
            </w:r>
          </w:p>
        </w:tc>
        <w:tc>
          <w:tcPr>
            <w:tcW w:w="1002" w:type="dxa"/>
          </w:tcPr>
          <w:p w14:paraId="5E6AB91A" w14:textId="038B745B" w:rsidR="001908B0" w:rsidRPr="001908B0" w:rsidRDefault="001908B0" w:rsidP="001908B0">
            <w:pPr>
              <w:rPr>
                <w:rFonts w:ascii="Times New Roman" w:hAnsi="Times New Roman"/>
                <w:sz w:val="16"/>
                <w:szCs w:val="16"/>
                <w:lang w:val="fr-FR"/>
              </w:rPr>
            </w:pPr>
          </w:p>
        </w:tc>
        <w:tc>
          <w:tcPr>
            <w:tcW w:w="1141" w:type="dxa"/>
          </w:tcPr>
          <w:p w14:paraId="3F4BF9FB" w14:textId="68E8E3A9" w:rsidR="001908B0" w:rsidRPr="001908B0" w:rsidRDefault="001908B0" w:rsidP="001908B0">
            <w:pPr>
              <w:rPr>
                <w:rFonts w:ascii="Times New Roman" w:hAnsi="Times New Roman"/>
                <w:sz w:val="16"/>
                <w:szCs w:val="16"/>
                <w:lang w:val="fr-FR"/>
              </w:rPr>
            </w:pPr>
            <w:r w:rsidRPr="001908B0">
              <w:rPr>
                <w:sz w:val="16"/>
                <w:szCs w:val="16"/>
              </w:rPr>
              <w:t>R2-1808848</w:t>
            </w:r>
          </w:p>
        </w:tc>
        <w:tc>
          <w:tcPr>
            <w:tcW w:w="1077" w:type="dxa"/>
          </w:tcPr>
          <w:p w14:paraId="60C1DC5C" w14:textId="25EDE4FC" w:rsidR="001908B0" w:rsidRPr="001908B0" w:rsidRDefault="001908B0" w:rsidP="001908B0">
            <w:pPr>
              <w:rPr>
                <w:rFonts w:ascii="Times New Roman" w:hAnsi="Times New Roman"/>
                <w:sz w:val="16"/>
                <w:szCs w:val="16"/>
                <w:lang w:val="fr-FR"/>
              </w:rPr>
            </w:pPr>
          </w:p>
        </w:tc>
      </w:tr>
      <w:tr w:rsidR="001908B0" w:rsidRPr="001908B0" w14:paraId="4985AA6A" w14:textId="77777777" w:rsidTr="00047813">
        <w:trPr>
          <w:trHeight w:val="20"/>
          <w:jc w:val="center"/>
        </w:trPr>
        <w:tc>
          <w:tcPr>
            <w:tcW w:w="1077" w:type="dxa"/>
          </w:tcPr>
          <w:p w14:paraId="20DBDCEC" w14:textId="1F80905A" w:rsidR="001908B0" w:rsidRPr="001908B0" w:rsidRDefault="0058452E" w:rsidP="001908B0">
            <w:pPr>
              <w:rPr>
                <w:rFonts w:ascii="Times New Roman" w:hAnsi="Times New Roman"/>
                <w:bCs/>
                <w:sz w:val="16"/>
                <w:szCs w:val="16"/>
              </w:rPr>
            </w:pPr>
            <w:hyperlink r:id="rId2554" w:history="1">
              <w:r w:rsidR="000F2B08">
                <w:rPr>
                  <w:rStyle w:val="Hyperlink"/>
                  <w:sz w:val="16"/>
                  <w:szCs w:val="16"/>
                </w:rPr>
                <w:t>R1-1807731</w:t>
              </w:r>
            </w:hyperlink>
          </w:p>
        </w:tc>
        <w:tc>
          <w:tcPr>
            <w:tcW w:w="2741" w:type="dxa"/>
          </w:tcPr>
          <w:p w14:paraId="2DB72047" w14:textId="6DCE2EBF" w:rsidR="001908B0" w:rsidRPr="001908B0" w:rsidRDefault="001908B0" w:rsidP="001908B0">
            <w:pPr>
              <w:rPr>
                <w:rFonts w:ascii="Times New Roman" w:hAnsi="Times New Roman"/>
                <w:sz w:val="16"/>
                <w:szCs w:val="16"/>
              </w:rPr>
            </w:pPr>
            <w:r w:rsidRPr="001908B0">
              <w:rPr>
                <w:sz w:val="16"/>
                <w:szCs w:val="16"/>
              </w:rPr>
              <w:t>LS on Bandwidth configuration for initial BWP</w:t>
            </w:r>
          </w:p>
        </w:tc>
        <w:tc>
          <w:tcPr>
            <w:tcW w:w="1298" w:type="dxa"/>
          </w:tcPr>
          <w:p w14:paraId="655E15C3" w14:textId="19E4457B" w:rsidR="001908B0" w:rsidRPr="001908B0" w:rsidRDefault="001908B0" w:rsidP="001908B0">
            <w:pPr>
              <w:rPr>
                <w:rFonts w:ascii="Times New Roman" w:hAnsi="Times New Roman"/>
                <w:sz w:val="16"/>
                <w:szCs w:val="16"/>
              </w:rPr>
            </w:pPr>
            <w:r w:rsidRPr="001908B0">
              <w:rPr>
                <w:sz w:val="16"/>
                <w:szCs w:val="16"/>
              </w:rPr>
              <w:t>RAN2, NTT DOCOMO</w:t>
            </w:r>
          </w:p>
        </w:tc>
        <w:tc>
          <w:tcPr>
            <w:tcW w:w="838" w:type="dxa"/>
          </w:tcPr>
          <w:p w14:paraId="6575CF1A" w14:textId="63FC44D2"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7396FC8C" w14:textId="616DFB32" w:rsidR="001908B0" w:rsidRPr="001908B0" w:rsidRDefault="001908B0" w:rsidP="001908B0">
            <w:pPr>
              <w:rPr>
                <w:rFonts w:ascii="Times New Roman" w:hAnsi="Times New Roman"/>
                <w:bCs/>
                <w:sz w:val="16"/>
                <w:szCs w:val="16"/>
              </w:rPr>
            </w:pPr>
            <w:r w:rsidRPr="001908B0">
              <w:rPr>
                <w:sz w:val="16"/>
                <w:szCs w:val="16"/>
              </w:rPr>
              <w:t>NR_newRAT-Core</w:t>
            </w:r>
          </w:p>
        </w:tc>
        <w:tc>
          <w:tcPr>
            <w:tcW w:w="1081" w:type="dxa"/>
          </w:tcPr>
          <w:p w14:paraId="02637A7A" w14:textId="35497952" w:rsidR="001908B0" w:rsidRPr="001908B0" w:rsidRDefault="001908B0" w:rsidP="001908B0">
            <w:pPr>
              <w:rPr>
                <w:rFonts w:ascii="Times New Roman" w:hAnsi="Times New Roman"/>
                <w:sz w:val="16"/>
                <w:szCs w:val="16"/>
              </w:rPr>
            </w:pPr>
          </w:p>
        </w:tc>
        <w:tc>
          <w:tcPr>
            <w:tcW w:w="1002" w:type="dxa"/>
          </w:tcPr>
          <w:p w14:paraId="3D5E5849" w14:textId="4972B3BE"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676DCAAD" w14:textId="506668B3" w:rsidR="001908B0" w:rsidRPr="001908B0" w:rsidRDefault="001908B0" w:rsidP="001908B0">
            <w:pPr>
              <w:rPr>
                <w:rFonts w:ascii="Times New Roman" w:hAnsi="Times New Roman"/>
                <w:sz w:val="16"/>
                <w:szCs w:val="16"/>
              </w:rPr>
            </w:pPr>
            <w:r w:rsidRPr="001908B0">
              <w:rPr>
                <w:sz w:val="16"/>
                <w:szCs w:val="16"/>
              </w:rPr>
              <w:t>RAN4</w:t>
            </w:r>
          </w:p>
        </w:tc>
        <w:tc>
          <w:tcPr>
            <w:tcW w:w="1141" w:type="dxa"/>
          </w:tcPr>
          <w:p w14:paraId="7A053DBD" w14:textId="03CB6B5B" w:rsidR="001908B0" w:rsidRPr="001908B0" w:rsidRDefault="001908B0" w:rsidP="001908B0">
            <w:pPr>
              <w:rPr>
                <w:rFonts w:ascii="Times New Roman" w:hAnsi="Times New Roman"/>
                <w:sz w:val="16"/>
                <w:szCs w:val="16"/>
              </w:rPr>
            </w:pPr>
            <w:r w:rsidRPr="001908B0">
              <w:rPr>
                <w:sz w:val="16"/>
                <w:szCs w:val="16"/>
              </w:rPr>
              <w:t>R2-1808990</w:t>
            </w:r>
          </w:p>
        </w:tc>
        <w:tc>
          <w:tcPr>
            <w:tcW w:w="1077" w:type="dxa"/>
          </w:tcPr>
          <w:p w14:paraId="361E7545" w14:textId="19E8668F" w:rsidR="001908B0" w:rsidRPr="001908B0" w:rsidRDefault="001908B0" w:rsidP="001908B0">
            <w:pPr>
              <w:rPr>
                <w:rFonts w:ascii="Times New Roman" w:hAnsi="Times New Roman"/>
                <w:sz w:val="16"/>
                <w:szCs w:val="16"/>
              </w:rPr>
            </w:pPr>
          </w:p>
        </w:tc>
      </w:tr>
      <w:tr w:rsidR="001908B0" w:rsidRPr="001908B0" w14:paraId="731D3CBB" w14:textId="77777777" w:rsidTr="00047813">
        <w:trPr>
          <w:trHeight w:val="20"/>
          <w:jc w:val="center"/>
        </w:trPr>
        <w:tc>
          <w:tcPr>
            <w:tcW w:w="1077" w:type="dxa"/>
          </w:tcPr>
          <w:p w14:paraId="08BB3E50" w14:textId="142B2F09" w:rsidR="001908B0" w:rsidRPr="001908B0" w:rsidRDefault="0058452E" w:rsidP="001908B0">
            <w:pPr>
              <w:rPr>
                <w:rFonts w:ascii="Times New Roman" w:hAnsi="Times New Roman"/>
                <w:bCs/>
                <w:sz w:val="16"/>
                <w:szCs w:val="16"/>
              </w:rPr>
            </w:pPr>
            <w:hyperlink r:id="rId2555" w:history="1">
              <w:r w:rsidR="000F2B08">
                <w:rPr>
                  <w:rStyle w:val="Hyperlink"/>
                  <w:sz w:val="16"/>
                  <w:szCs w:val="16"/>
                </w:rPr>
                <w:t>R1-1807732</w:t>
              </w:r>
            </w:hyperlink>
          </w:p>
        </w:tc>
        <w:tc>
          <w:tcPr>
            <w:tcW w:w="2741" w:type="dxa"/>
          </w:tcPr>
          <w:p w14:paraId="12523FE8" w14:textId="6ED24CF0" w:rsidR="001908B0" w:rsidRPr="001908B0" w:rsidRDefault="001908B0" w:rsidP="001908B0">
            <w:pPr>
              <w:rPr>
                <w:rFonts w:ascii="Times New Roman" w:hAnsi="Times New Roman"/>
                <w:sz w:val="16"/>
                <w:szCs w:val="16"/>
              </w:rPr>
            </w:pPr>
            <w:r w:rsidRPr="001908B0">
              <w:rPr>
                <w:sz w:val="16"/>
                <w:szCs w:val="16"/>
              </w:rPr>
              <w:t>Reply LS on PDCCH common search space configurations</w:t>
            </w:r>
          </w:p>
        </w:tc>
        <w:tc>
          <w:tcPr>
            <w:tcW w:w="1298" w:type="dxa"/>
          </w:tcPr>
          <w:p w14:paraId="786A6DA3" w14:textId="14DE83F5" w:rsidR="001908B0" w:rsidRPr="001908B0" w:rsidRDefault="001908B0" w:rsidP="001908B0">
            <w:pPr>
              <w:rPr>
                <w:rFonts w:ascii="Times New Roman" w:hAnsi="Times New Roman"/>
                <w:sz w:val="16"/>
                <w:szCs w:val="16"/>
              </w:rPr>
            </w:pPr>
            <w:r w:rsidRPr="001908B0">
              <w:rPr>
                <w:sz w:val="16"/>
                <w:szCs w:val="16"/>
              </w:rPr>
              <w:t>RAN2, NTT DOCOMO</w:t>
            </w:r>
          </w:p>
        </w:tc>
        <w:tc>
          <w:tcPr>
            <w:tcW w:w="838" w:type="dxa"/>
          </w:tcPr>
          <w:p w14:paraId="25FCF58F" w14:textId="5FE90A53"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746545CA" w14:textId="534A99F6" w:rsidR="001908B0" w:rsidRPr="001908B0" w:rsidRDefault="001908B0" w:rsidP="001908B0">
            <w:pPr>
              <w:rPr>
                <w:rFonts w:ascii="Times New Roman" w:hAnsi="Times New Roman"/>
                <w:bCs/>
                <w:sz w:val="16"/>
                <w:szCs w:val="16"/>
              </w:rPr>
            </w:pPr>
            <w:r w:rsidRPr="001908B0">
              <w:rPr>
                <w:sz w:val="16"/>
                <w:szCs w:val="16"/>
              </w:rPr>
              <w:t>NR_newRAT-Core</w:t>
            </w:r>
          </w:p>
        </w:tc>
        <w:tc>
          <w:tcPr>
            <w:tcW w:w="1081" w:type="dxa"/>
          </w:tcPr>
          <w:p w14:paraId="6C33443A" w14:textId="4C05F6AB" w:rsidR="001908B0" w:rsidRPr="001908B0" w:rsidRDefault="001908B0" w:rsidP="001908B0">
            <w:pPr>
              <w:rPr>
                <w:rFonts w:ascii="Times New Roman" w:hAnsi="Times New Roman"/>
                <w:sz w:val="16"/>
                <w:szCs w:val="16"/>
              </w:rPr>
            </w:pPr>
          </w:p>
        </w:tc>
        <w:tc>
          <w:tcPr>
            <w:tcW w:w="1002" w:type="dxa"/>
          </w:tcPr>
          <w:p w14:paraId="05CD4A01" w14:textId="2DE22ABF"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2F9CAF41" w14:textId="14C75468" w:rsidR="001908B0" w:rsidRPr="001908B0" w:rsidRDefault="001908B0" w:rsidP="001908B0">
            <w:pPr>
              <w:rPr>
                <w:rFonts w:ascii="Times New Roman" w:hAnsi="Times New Roman"/>
                <w:sz w:val="16"/>
                <w:szCs w:val="16"/>
              </w:rPr>
            </w:pPr>
          </w:p>
        </w:tc>
        <w:tc>
          <w:tcPr>
            <w:tcW w:w="1141" w:type="dxa"/>
          </w:tcPr>
          <w:p w14:paraId="28FC0E81" w14:textId="588EAD10" w:rsidR="001908B0" w:rsidRPr="001908B0" w:rsidRDefault="001908B0" w:rsidP="001908B0">
            <w:pPr>
              <w:rPr>
                <w:rFonts w:ascii="Times New Roman" w:hAnsi="Times New Roman"/>
                <w:sz w:val="16"/>
                <w:szCs w:val="16"/>
              </w:rPr>
            </w:pPr>
            <w:r w:rsidRPr="001908B0">
              <w:rPr>
                <w:sz w:val="16"/>
                <w:szCs w:val="16"/>
              </w:rPr>
              <w:t>R2-1808992</w:t>
            </w:r>
          </w:p>
        </w:tc>
        <w:tc>
          <w:tcPr>
            <w:tcW w:w="1077" w:type="dxa"/>
          </w:tcPr>
          <w:p w14:paraId="68C5460D" w14:textId="22DD7E40" w:rsidR="001908B0" w:rsidRPr="001908B0" w:rsidRDefault="0058452E" w:rsidP="001908B0">
            <w:pPr>
              <w:rPr>
                <w:rFonts w:ascii="Times New Roman" w:hAnsi="Times New Roman"/>
                <w:sz w:val="16"/>
                <w:szCs w:val="16"/>
              </w:rPr>
            </w:pPr>
            <w:hyperlink r:id="rId2556" w:history="1">
              <w:r w:rsidR="000F2B08">
                <w:rPr>
                  <w:rStyle w:val="Hyperlink"/>
                  <w:sz w:val="16"/>
                  <w:szCs w:val="16"/>
                </w:rPr>
                <w:t>R1-1805440</w:t>
              </w:r>
            </w:hyperlink>
          </w:p>
        </w:tc>
      </w:tr>
      <w:tr w:rsidR="001908B0" w:rsidRPr="001908B0" w14:paraId="24F26C61" w14:textId="77777777" w:rsidTr="00047813">
        <w:trPr>
          <w:trHeight w:val="20"/>
          <w:jc w:val="center"/>
        </w:trPr>
        <w:tc>
          <w:tcPr>
            <w:tcW w:w="1077" w:type="dxa"/>
          </w:tcPr>
          <w:p w14:paraId="1EA6E7FE" w14:textId="197B3C44" w:rsidR="001908B0" w:rsidRPr="001908B0" w:rsidRDefault="0058452E" w:rsidP="001908B0">
            <w:pPr>
              <w:rPr>
                <w:rFonts w:ascii="Times New Roman" w:hAnsi="Times New Roman"/>
                <w:bCs/>
                <w:sz w:val="16"/>
                <w:szCs w:val="16"/>
              </w:rPr>
            </w:pPr>
            <w:hyperlink r:id="rId2557" w:history="1">
              <w:r w:rsidR="000F2B08">
                <w:rPr>
                  <w:rStyle w:val="Hyperlink"/>
                  <w:sz w:val="16"/>
                  <w:szCs w:val="16"/>
                </w:rPr>
                <w:t>R1-1807737</w:t>
              </w:r>
            </w:hyperlink>
          </w:p>
        </w:tc>
        <w:tc>
          <w:tcPr>
            <w:tcW w:w="2741" w:type="dxa"/>
          </w:tcPr>
          <w:p w14:paraId="041EBC9D" w14:textId="3A5CC4C9" w:rsidR="001908B0" w:rsidRPr="001908B0" w:rsidRDefault="001908B0" w:rsidP="001908B0">
            <w:pPr>
              <w:rPr>
                <w:rFonts w:ascii="Times New Roman" w:hAnsi="Times New Roman"/>
                <w:sz w:val="16"/>
                <w:szCs w:val="16"/>
              </w:rPr>
            </w:pPr>
            <w:r w:rsidRPr="001908B0">
              <w:rPr>
                <w:sz w:val="16"/>
                <w:szCs w:val="16"/>
              </w:rPr>
              <w:t>Reply LS on signalling</w:t>
            </w:r>
          </w:p>
        </w:tc>
        <w:tc>
          <w:tcPr>
            <w:tcW w:w="1298" w:type="dxa"/>
          </w:tcPr>
          <w:p w14:paraId="2A369580" w14:textId="13F61CAD" w:rsidR="001908B0" w:rsidRPr="001908B0" w:rsidRDefault="001908B0" w:rsidP="001908B0">
            <w:pPr>
              <w:rPr>
                <w:rFonts w:ascii="Times New Roman" w:hAnsi="Times New Roman"/>
                <w:sz w:val="16"/>
                <w:szCs w:val="16"/>
              </w:rPr>
            </w:pPr>
            <w:r w:rsidRPr="001908B0">
              <w:rPr>
                <w:sz w:val="16"/>
                <w:szCs w:val="16"/>
              </w:rPr>
              <w:t>RAN3</w:t>
            </w:r>
          </w:p>
        </w:tc>
        <w:tc>
          <w:tcPr>
            <w:tcW w:w="838" w:type="dxa"/>
          </w:tcPr>
          <w:p w14:paraId="0B120766" w14:textId="4AC8C223" w:rsidR="001908B0" w:rsidRPr="001908B0" w:rsidRDefault="001908B0" w:rsidP="001908B0">
            <w:pPr>
              <w:rPr>
                <w:rFonts w:ascii="Times New Roman" w:hAnsi="Times New Roman"/>
                <w:bCs/>
                <w:sz w:val="16"/>
                <w:szCs w:val="16"/>
              </w:rPr>
            </w:pPr>
          </w:p>
        </w:tc>
        <w:tc>
          <w:tcPr>
            <w:tcW w:w="2793" w:type="dxa"/>
          </w:tcPr>
          <w:p w14:paraId="4DB29ADD" w14:textId="575643ED" w:rsidR="001908B0" w:rsidRPr="001908B0" w:rsidRDefault="001908B0" w:rsidP="001908B0">
            <w:pPr>
              <w:rPr>
                <w:rFonts w:ascii="Times New Roman" w:hAnsi="Times New Roman"/>
                <w:bCs/>
                <w:sz w:val="16"/>
                <w:szCs w:val="16"/>
              </w:rPr>
            </w:pPr>
          </w:p>
        </w:tc>
        <w:tc>
          <w:tcPr>
            <w:tcW w:w="1081" w:type="dxa"/>
          </w:tcPr>
          <w:p w14:paraId="57EBDCB6" w14:textId="74CC2938" w:rsidR="001908B0" w:rsidRPr="001908B0" w:rsidRDefault="001908B0" w:rsidP="001908B0">
            <w:pPr>
              <w:rPr>
                <w:rFonts w:ascii="Times New Roman" w:hAnsi="Times New Roman"/>
                <w:sz w:val="16"/>
                <w:szCs w:val="16"/>
              </w:rPr>
            </w:pPr>
          </w:p>
        </w:tc>
        <w:tc>
          <w:tcPr>
            <w:tcW w:w="1002" w:type="dxa"/>
          </w:tcPr>
          <w:p w14:paraId="0E7F1673" w14:textId="26693214" w:rsidR="001908B0" w:rsidRPr="001908B0" w:rsidRDefault="001908B0" w:rsidP="001908B0">
            <w:pPr>
              <w:rPr>
                <w:rFonts w:ascii="Times New Roman" w:hAnsi="Times New Roman"/>
                <w:sz w:val="16"/>
                <w:szCs w:val="16"/>
              </w:rPr>
            </w:pPr>
            <w:r w:rsidRPr="001908B0">
              <w:rPr>
                <w:sz w:val="16"/>
                <w:szCs w:val="16"/>
              </w:rPr>
              <w:t>RAN1, RAN2, RAN4, RAN5, RAN6, SA2</w:t>
            </w:r>
          </w:p>
        </w:tc>
        <w:tc>
          <w:tcPr>
            <w:tcW w:w="1002" w:type="dxa"/>
          </w:tcPr>
          <w:p w14:paraId="3C8CF592" w14:textId="6B05386D" w:rsidR="001908B0" w:rsidRPr="001908B0" w:rsidRDefault="001908B0" w:rsidP="001908B0">
            <w:pPr>
              <w:rPr>
                <w:rFonts w:ascii="Times New Roman" w:hAnsi="Times New Roman"/>
                <w:sz w:val="16"/>
                <w:szCs w:val="16"/>
              </w:rPr>
            </w:pPr>
          </w:p>
        </w:tc>
        <w:tc>
          <w:tcPr>
            <w:tcW w:w="1141" w:type="dxa"/>
          </w:tcPr>
          <w:p w14:paraId="06B5B9EF" w14:textId="034AE379" w:rsidR="001908B0" w:rsidRPr="001908B0" w:rsidRDefault="001908B0" w:rsidP="001908B0">
            <w:pPr>
              <w:rPr>
                <w:rFonts w:ascii="Times New Roman" w:hAnsi="Times New Roman"/>
                <w:sz w:val="16"/>
                <w:szCs w:val="16"/>
              </w:rPr>
            </w:pPr>
          </w:p>
        </w:tc>
        <w:tc>
          <w:tcPr>
            <w:tcW w:w="1077" w:type="dxa"/>
          </w:tcPr>
          <w:p w14:paraId="04AABBC7" w14:textId="474D8096" w:rsidR="001908B0" w:rsidRPr="001908B0" w:rsidRDefault="001908B0" w:rsidP="001908B0">
            <w:pPr>
              <w:rPr>
                <w:rFonts w:ascii="Times New Roman" w:hAnsi="Times New Roman"/>
                <w:sz w:val="16"/>
                <w:szCs w:val="16"/>
              </w:rPr>
            </w:pPr>
          </w:p>
        </w:tc>
      </w:tr>
      <w:tr w:rsidR="001908B0" w:rsidRPr="001908B0" w14:paraId="30170A2C" w14:textId="77777777" w:rsidTr="00047813">
        <w:trPr>
          <w:trHeight w:val="20"/>
          <w:jc w:val="center"/>
        </w:trPr>
        <w:tc>
          <w:tcPr>
            <w:tcW w:w="1077" w:type="dxa"/>
          </w:tcPr>
          <w:p w14:paraId="7730B7AE" w14:textId="5EB6FB0F" w:rsidR="001908B0" w:rsidRPr="001908B0" w:rsidRDefault="0058452E" w:rsidP="001908B0">
            <w:pPr>
              <w:rPr>
                <w:rFonts w:ascii="Times New Roman" w:hAnsi="Times New Roman"/>
                <w:sz w:val="16"/>
                <w:szCs w:val="16"/>
              </w:rPr>
            </w:pPr>
            <w:hyperlink r:id="rId2558" w:history="1">
              <w:r w:rsidR="000F2B08">
                <w:rPr>
                  <w:rStyle w:val="Hyperlink"/>
                  <w:sz w:val="16"/>
                  <w:szCs w:val="16"/>
                </w:rPr>
                <w:t>R1-1807804</w:t>
              </w:r>
            </w:hyperlink>
          </w:p>
        </w:tc>
        <w:tc>
          <w:tcPr>
            <w:tcW w:w="2741" w:type="dxa"/>
          </w:tcPr>
          <w:p w14:paraId="23038F2B" w14:textId="79F6D939" w:rsidR="001908B0" w:rsidRPr="001908B0" w:rsidRDefault="001908B0" w:rsidP="001908B0">
            <w:pPr>
              <w:rPr>
                <w:rFonts w:ascii="Times New Roman" w:hAnsi="Times New Roman"/>
                <w:sz w:val="16"/>
                <w:szCs w:val="16"/>
              </w:rPr>
            </w:pPr>
            <w:r w:rsidRPr="001908B0">
              <w:rPr>
                <w:sz w:val="16"/>
                <w:szCs w:val="16"/>
              </w:rPr>
              <w:t>LS on the feasibility of 1 symbol GP for 60KHz in FR1 and 120KHz in FR2</w:t>
            </w:r>
          </w:p>
        </w:tc>
        <w:tc>
          <w:tcPr>
            <w:tcW w:w="1298" w:type="dxa"/>
          </w:tcPr>
          <w:p w14:paraId="5A981759" w14:textId="0DF8501A" w:rsidR="001908B0" w:rsidRPr="001908B0" w:rsidRDefault="001908B0" w:rsidP="001908B0">
            <w:pPr>
              <w:rPr>
                <w:rFonts w:ascii="Times New Roman" w:hAnsi="Times New Roman"/>
                <w:sz w:val="16"/>
                <w:szCs w:val="16"/>
              </w:rPr>
            </w:pPr>
            <w:r w:rsidRPr="001908B0">
              <w:rPr>
                <w:sz w:val="16"/>
                <w:szCs w:val="16"/>
              </w:rPr>
              <w:t>RAN4, MediaTek</w:t>
            </w:r>
          </w:p>
        </w:tc>
        <w:tc>
          <w:tcPr>
            <w:tcW w:w="838" w:type="dxa"/>
          </w:tcPr>
          <w:p w14:paraId="17C48A0D" w14:textId="0456E3AA" w:rsidR="001908B0" w:rsidRPr="001908B0" w:rsidRDefault="001908B0" w:rsidP="001908B0">
            <w:pPr>
              <w:rPr>
                <w:rFonts w:ascii="Times New Roman" w:hAnsi="Times New Roman"/>
                <w:sz w:val="16"/>
                <w:szCs w:val="16"/>
              </w:rPr>
            </w:pPr>
            <w:r w:rsidRPr="001908B0">
              <w:rPr>
                <w:rFonts w:ascii="Times New Roman" w:hAnsi="Times New Roman"/>
                <w:bCs/>
                <w:sz w:val="16"/>
                <w:szCs w:val="16"/>
              </w:rPr>
              <w:t>Rel-15</w:t>
            </w:r>
          </w:p>
        </w:tc>
        <w:tc>
          <w:tcPr>
            <w:tcW w:w="2793" w:type="dxa"/>
          </w:tcPr>
          <w:p w14:paraId="69F0CA98" w14:textId="70014250" w:rsidR="001908B0" w:rsidRPr="001908B0" w:rsidRDefault="001908B0" w:rsidP="001908B0">
            <w:pPr>
              <w:rPr>
                <w:rFonts w:ascii="Times New Roman" w:hAnsi="Times New Roman"/>
                <w:sz w:val="16"/>
                <w:szCs w:val="16"/>
              </w:rPr>
            </w:pPr>
            <w:r w:rsidRPr="001908B0">
              <w:rPr>
                <w:sz w:val="16"/>
                <w:szCs w:val="16"/>
              </w:rPr>
              <w:t>NR_newRAT-Core</w:t>
            </w:r>
          </w:p>
        </w:tc>
        <w:tc>
          <w:tcPr>
            <w:tcW w:w="1081" w:type="dxa"/>
          </w:tcPr>
          <w:p w14:paraId="55991A0F" w14:textId="0B8A7662" w:rsidR="001908B0" w:rsidRPr="001908B0" w:rsidRDefault="001908B0" w:rsidP="001908B0">
            <w:pPr>
              <w:rPr>
                <w:rFonts w:ascii="Times New Roman" w:hAnsi="Times New Roman"/>
                <w:sz w:val="16"/>
                <w:szCs w:val="16"/>
              </w:rPr>
            </w:pPr>
          </w:p>
        </w:tc>
        <w:tc>
          <w:tcPr>
            <w:tcW w:w="1002" w:type="dxa"/>
          </w:tcPr>
          <w:p w14:paraId="6D89A06A" w14:textId="2CB2FD69"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53DC0315" w14:textId="69B07E4F" w:rsidR="001908B0" w:rsidRPr="001908B0" w:rsidRDefault="001908B0" w:rsidP="001908B0">
            <w:pPr>
              <w:rPr>
                <w:rFonts w:ascii="Times New Roman" w:hAnsi="Times New Roman"/>
                <w:sz w:val="16"/>
                <w:szCs w:val="16"/>
              </w:rPr>
            </w:pPr>
            <w:r w:rsidRPr="001908B0">
              <w:rPr>
                <w:sz w:val="16"/>
                <w:szCs w:val="16"/>
              </w:rPr>
              <w:t>RAN2</w:t>
            </w:r>
          </w:p>
        </w:tc>
        <w:tc>
          <w:tcPr>
            <w:tcW w:w="1141" w:type="dxa"/>
          </w:tcPr>
          <w:p w14:paraId="3A6F3125" w14:textId="05A9AB56" w:rsidR="001908B0" w:rsidRPr="001908B0" w:rsidRDefault="001908B0" w:rsidP="001908B0">
            <w:pPr>
              <w:rPr>
                <w:rFonts w:ascii="Times New Roman" w:hAnsi="Times New Roman"/>
                <w:sz w:val="16"/>
                <w:szCs w:val="16"/>
              </w:rPr>
            </w:pPr>
          </w:p>
        </w:tc>
        <w:tc>
          <w:tcPr>
            <w:tcW w:w="1077" w:type="dxa"/>
          </w:tcPr>
          <w:p w14:paraId="56BD1D39" w14:textId="697341A1" w:rsidR="001908B0" w:rsidRPr="001908B0" w:rsidRDefault="001908B0" w:rsidP="001908B0">
            <w:pPr>
              <w:rPr>
                <w:rFonts w:ascii="Times New Roman" w:hAnsi="Times New Roman"/>
                <w:sz w:val="16"/>
                <w:szCs w:val="16"/>
              </w:rPr>
            </w:pPr>
          </w:p>
        </w:tc>
      </w:tr>
      <w:tr w:rsidR="001908B0" w:rsidRPr="001908B0" w14:paraId="58350DD7" w14:textId="77777777" w:rsidTr="00047813">
        <w:trPr>
          <w:trHeight w:val="20"/>
          <w:jc w:val="center"/>
        </w:trPr>
        <w:tc>
          <w:tcPr>
            <w:tcW w:w="1077" w:type="dxa"/>
          </w:tcPr>
          <w:p w14:paraId="125D0AF6" w14:textId="35F21780" w:rsidR="001908B0" w:rsidRPr="001908B0" w:rsidRDefault="0058452E" w:rsidP="001908B0">
            <w:pPr>
              <w:rPr>
                <w:rFonts w:ascii="Times New Roman" w:hAnsi="Times New Roman"/>
                <w:bCs/>
                <w:sz w:val="16"/>
                <w:szCs w:val="16"/>
              </w:rPr>
            </w:pPr>
            <w:hyperlink r:id="rId2559" w:history="1">
              <w:r w:rsidR="000F2B08">
                <w:rPr>
                  <w:rStyle w:val="Hyperlink"/>
                  <w:sz w:val="16"/>
                  <w:szCs w:val="16"/>
                </w:rPr>
                <w:t>R1-1807805</w:t>
              </w:r>
            </w:hyperlink>
          </w:p>
        </w:tc>
        <w:tc>
          <w:tcPr>
            <w:tcW w:w="2741" w:type="dxa"/>
          </w:tcPr>
          <w:p w14:paraId="167A492D" w14:textId="647498E2" w:rsidR="001908B0" w:rsidRPr="001908B0" w:rsidRDefault="001908B0" w:rsidP="001908B0">
            <w:pPr>
              <w:rPr>
                <w:rFonts w:ascii="Times New Roman" w:hAnsi="Times New Roman"/>
                <w:sz w:val="16"/>
                <w:szCs w:val="16"/>
              </w:rPr>
            </w:pPr>
            <w:r w:rsidRPr="001908B0">
              <w:rPr>
                <w:sz w:val="16"/>
                <w:szCs w:val="16"/>
              </w:rPr>
              <w:t>LS on RAN4 agreement on intraband EN-DC A-MPR</w:t>
            </w:r>
          </w:p>
        </w:tc>
        <w:tc>
          <w:tcPr>
            <w:tcW w:w="1298" w:type="dxa"/>
          </w:tcPr>
          <w:p w14:paraId="6C55F399" w14:textId="681A085D" w:rsidR="001908B0" w:rsidRPr="001908B0" w:rsidRDefault="001908B0" w:rsidP="001908B0">
            <w:pPr>
              <w:rPr>
                <w:rFonts w:ascii="Times New Roman" w:hAnsi="Times New Roman"/>
                <w:sz w:val="16"/>
                <w:szCs w:val="16"/>
              </w:rPr>
            </w:pPr>
            <w:r w:rsidRPr="001908B0">
              <w:rPr>
                <w:sz w:val="16"/>
                <w:szCs w:val="16"/>
              </w:rPr>
              <w:t>RAN4, Nokia</w:t>
            </w:r>
          </w:p>
        </w:tc>
        <w:tc>
          <w:tcPr>
            <w:tcW w:w="838" w:type="dxa"/>
          </w:tcPr>
          <w:p w14:paraId="386F33E3" w14:textId="1468AD9A"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1D265652" w14:textId="7B59EFFE" w:rsidR="001908B0" w:rsidRPr="001908B0" w:rsidRDefault="001908B0" w:rsidP="001908B0">
            <w:pPr>
              <w:rPr>
                <w:rFonts w:ascii="Times New Roman" w:hAnsi="Times New Roman"/>
                <w:bCs/>
                <w:sz w:val="16"/>
                <w:szCs w:val="16"/>
              </w:rPr>
            </w:pPr>
            <w:r w:rsidRPr="001908B0">
              <w:rPr>
                <w:sz w:val="16"/>
                <w:szCs w:val="16"/>
              </w:rPr>
              <w:t>NR_newRAT-Core</w:t>
            </w:r>
          </w:p>
        </w:tc>
        <w:tc>
          <w:tcPr>
            <w:tcW w:w="1081" w:type="dxa"/>
          </w:tcPr>
          <w:p w14:paraId="62CA4CDF" w14:textId="0777904D" w:rsidR="001908B0" w:rsidRPr="001908B0" w:rsidRDefault="001908B0" w:rsidP="001908B0">
            <w:pPr>
              <w:rPr>
                <w:rFonts w:ascii="Times New Roman" w:hAnsi="Times New Roman"/>
                <w:sz w:val="16"/>
                <w:szCs w:val="16"/>
              </w:rPr>
            </w:pPr>
          </w:p>
        </w:tc>
        <w:tc>
          <w:tcPr>
            <w:tcW w:w="1002" w:type="dxa"/>
          </w:tcPr>
          <w:p w14:paraId="05F3F2FD" w14:textId="32EA7C62"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7ABD7D91" w14:textId="5C8E8E67" w:rsidR="001908B0" w:rsidRPr="001908B0" w:rsidRDefault="001908B0" w:rsidP="001908B0">
            <w:pPr>
              <w:rPr>
                <w:rFonts w:ascii="Times New Roman" w:hAnsi="Times New Roman"/>
                <w:sz w:val="16"/>
                <w:szCs w:val="16"/>
              </w:rPr>
            </w:pPr>
          </w:p>
        </w:tc>
        <w:tc>
          <w:tcPr>
            <w:tcW w:w="1141" w:type="dxa"/>
          </w:tcPr>
          <w:p w14:paraId="52872394" w14:textId="608B56D2" w:rsidR="001908B0" w:rsidRPr="001908B0" w:rsidRDefault="001908B0" w:rsidP="001908B0">
            <w:pPr>
              <w:rPr>
                <w:rFonts w:ascii="Times New Roman" w:hAnsi="Times New Roman"/>
                <w:sz w:val="16"/>
                <w:szCs w:val="16"/>
              </w:rPr>
            </w:pPr>
          </w:p>
        </w:tc>
        <w:tc>
          <w:tcPr>
            <w:tcW w:w="1077" w:type="dxa"/>
          </w:tcPr>
          <w:p w14:paraId="256CC101" w14:textId="3DA43B7F" w:rsidR="001908B0" w:rsidRPr="001908B0" w:rsidRDefault="001908B0" w:rsidP="001908B0">
            <w:pPr>
              <w:rPr>
                <w:rFonts w:ascii="Times New Roman" w:hAnsi="Times New Roman"/>
                <w:sz w:val="16"/>
                <w:szCs w:val="16"/>
              </w:rPr>
            </w:pPr>
          </w:p>
        </w:tc>
      </w:tr>
      <w:tr w:rsidR="001908B0" w:rsidRPr="001908B0" w14:paraId="370D4D3F" w14:textId="77777777" w:rsidTr="00047813">
        <w:trPr>
          <w:trHeight w:val="20"/>
          <w:jc w:val="center"/>
        </w:trPr>
        <w:tc>
          <w:tcPr>
            <w:tcW w:w="1077" w:type="dxa"/>
          </w:tcPr>
          <w:p w14:paraId="06D3507A" w14:textId="55EF71BB" w:rsidR="001908B0" w:rsidRPr="001908B0" w:rsidRDefault="0058452E" w:rsidP="001908B0">
            <w:pPr>
              <w:rPr>
                <w:rFonts w:ascii="Times New Roman" w:hAnsi="Times New Roman"/>
                <w:bCs/>
                <w:sz w:val="16"/>
                <w:szCs w:val="16"/>
              </w:rPr>
            </w:pPr>
            <w:hyperlink r:id="rId2560" w:history="1">
              <w:r w:rsidR="000F2B08">
                <w:rPr>
                  <w:rStyle w:val="Hyperlink"/>
                  <w:sz w:val="16"/>
                  <w:szCs w:val="16"/>
                </w:rPr>
                <w:t>R1-1807806</w:t>
              </w:r>
            </w:hyperlink>
          </w:p>
        </w:tc>
        <w:tc>
          <w:tcPr>
            <w:tcW w:w="2741" w:type="dxa"/>
          </w:tcPr>
          <w:p w14:paraId="73C2FA7D" w14:textId="5FD0B673" w:rsidR="001908B0" w:rsidRPr="001908B0" w:rsidRDefault="001908B0" w:rsidP="001908B0">
            <w:pPr>
              <w:rPr>
                <w:rFonts w:ascii="Times New Roman" w:hAnsi="Times New Roman"/>
                <w:sz w:val="16"/>
                <w:szCs w:val="16"/>
              </w:rPr>
            </w:pPr>
            <w:r w:rsidRPr="001908B0">
              <w:rPr>
                <w:sz w:val="16"/>
                <w:szCs w:val="16"/>
              </w:rPr>
              <w:t>LS on RMSI CORESET configuration for a band with 15kHz SSB SCS and 10MHz minimum channel bandwidth</w:t>
            </w:r>
          </w:p>
        </w:tc>
        <w:tc>
          <w:tcPr>
            <w:tcW w:w="1298" w:type="dxa"/>
          </w:tcPr>
          <w:p w14:paraId="1A1077A7" w14:textId="64F45568" w:rsidR="001908B0" w:rsidRPr="001908B0" w:rsidRDefault="001908B0" w:rsidP="001908B0">
            <w:pPr>
              <w:rPr>
                <w:rFonts w:ascii="Times New Roman" w:hAnsi="Times New Roman"/>
                <w:sz w:val="16"/>
                <w:szCs w:val="16"/>
              </w:rPr>
            </w:pPr>
            <w:r w:rsidRPr="001908B0">
              <w:rPr>
                <w:sz w:val="16"/>
                <w:szCs w:val="16"/>
              </w:rPr>
              <w:t>RAN4, CATT, Samsung</w:t>
            </w:r>
          </w:p>
        </w:tc>
        <w:tc>
          <w:tcPr>
            <w:tcW w:w="838" w:type="dxa"/>
          </w:tcPr>
          <w:p w14:paraId="04CAFBBE" w14:textId="0ED8B34E"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7A2852BB" w14:textId="4458EA12" w:rsidR="001908B0" w:rsidRPr="001908B0" w:rsidRDefault="001908B0" w:rsidP="001908B0">
            <w:pPr>
              <w:rPr>
                <w:rFonts w:ascii="Times New Roman" w:hAnsi="Times New Roman"/>
                <w:bCs/>
                <w:sz w:val="16"/>
                <w:szCs w:val="16"/>
              </w:rPr>
            </w:pPr>
            <w:r w:rsidRPr="001908B0">
              <w:rPr>
                <w:sz w:val="16"/>
                <w:szCs w:val="16"/>
              </w:rPr>
              <w:t>NR_newRAT-Core</w:t>
            </w:r>
          </w:p>
        </w:tc>
        <w:tc>
          <w:tcPr>
            <w:tcW w:w="1081" w:type="dxa"/>
          </w:tcPr>
          <w:p w14:paraId="77FABE4D" w14:textId="1628B89F" w:rsidR="001908B0" w:rsidRPr="001908B0" w:rsidRDefault="001908B0" w:rsidP="001908B0">
            <w:pPr>
              <w:rPr>
                <w:rFonts w:ascii="Times New Roman" w:hAnsi="Times New Roman"/>
                <w:sz w:val="16"/>
                <w:szCs w:val="16"/>
              </w:rPr>
            </w:pPr>
          </w:p>
        </w:tc>
        <w:tc>
          <w:tcPr>
            <w:tcW w:w="1002" w:type="dxa"/>
          </w:tcPr>
          <w:p w14:paraId="69637F3D" w14:textId="68B293B7" w:rsidR="001908B0" w:rsidRPr="001908B0" w:rsidRDefault="001908B0" w:rsidP="001908B0">
            <w:pPr>
              <w:rPr>
                <w:rFonts w:ascii="Times New Roman" w:hAnsi="Times New Roman"/>
                <w:sz w:val="16"/>
                <w:szCs w:val="16"/>
              </w:rPr>
            </w:pPr>
            <w:r w:rsidRPr="001908B0">
              <w:rPr>
                <w:sz w:val="16"/>
                <w:szCs w:val="16"/>
              </w:rPr>
              <w:t>RAN1</w:t>
            </w:r>
          </w:p>
        </w:tc>
        <w:tc>
          <w:tcPr>
            <w:tcW w:w="1002" w:type="dxa"/>
          </w:tcPr>
          <w:p w14:paraId="29153D53" w14:textId="25D9C4B3" w:rsidR="001908B0" w:rsidRPr="001908B0" w:rsidRDefault="001908B0" w:rsidP="001908B0">
            <w:pPr>
              <w:rPr>
                <w:rFonts w:ascii="Times New Roman" w:hAnsi="Times New Roman"/>
                <w:sz w:val="16"/>
                <w:szCs w:val="16"/>
              </w:rPr>
            </w:pPr>
            <w:r w:rsidRPr="001908B0">
              <w:rPr>
                <w:sz w:val="16"/>
                <w:szCs w:val="16"/>
              </w:rPr>
              <w:t>RAN2</w:t>
            </w:r>
          </w:p>
        </w:tc>
        <w:tc>
          <w:tcPr>
            <w:tcW w:w="1141" w:type="dxa"/>
          </w:tcPr>
          <w:p w14:paraId="2EDE5DCA" w14:textId="6FB9EDDA" w:rsidR="001908B0" w:rsidRPr="001908B0" w:rsidRDefault="001908B0" w:rsidP="001908B0">
            <w:pPr>
              <w:rPr>
                <w:rFonts w:ascii="Times New Roman" w:hAnsi="Times New Roman"/>
                <w:sz w:val="16"/>
                <w:szCs w:val="16"/>
              </w:rPr>
            </w:pPr>
          </w:p>
        </w:tc>
        <w:tc>
          <w:tcPr>
            <w:tcW w:w="1077" w:type="dxa"/>
          </w:tcPr>
          <w:p w14:paraId="23C0D08C" w14:textId="576F9BD4" w:rsidR="001908B0" w:rsidRPr="001908B0" w:rsidRDefault="001908B0" w:rsidP="001908B0">
            <w:pPr>
              <w:rPr>
                <w:rFonts w:ascii="Times New Roman" w:hAnsi="Times New Roman"/>
                <w:sz w:val="16"/>
                <w:szCs w:val="16"/>
              </w:rPr>
            </w:pPr>
          </w:p>
        </w:tc>
      </w:tr>
      <w:tr w:rsidR="001908B0" w:rsidRPr="001908B0" w14:paraId="1AD81F24" w14:textId="77777777" w:rsidTr="00047813">
        <w:trPr>
          <w:trHeight w:val="20"/>
          <w:jc w:val="center"/>
        </w:trPr>
        <w:tc>
          <w:tcPr>
            <w:tcW w:w="1077" w:type="dxa"/>
          </w:tcPr>
          <w:p w14:paraId="2859CAD7" w14:textId="62113048" w:rsidR="001908B0" w:rsidRPr="001908B0" w:rsidRDefault="0058452E" w:rsidP="001908B0">
            <w:pPr>
              <w:rPr>
                <w:rFonts w:ascii="Times New Roman" w:hAnsi="Times New Roman"/>
                <w:bCs/>
                <w:sz w:val="16"/>
                <w:szCs w:val="16"/>
              </w:rPr>
            </w:pPr>
            <w:hyperlink r:id="rId2561" w:history="1">
              <w:r w:rsidR="000F2B08">
                <w:rPr>
                  <w:rStyle w:val="Hyperlink"/>
                  <w:sz w:val="16"/>
                  <w:szCs w:val="16"/>
                </w:rPr>
                <w:t>R1-1807898</w:t>
              </w:r>
            </w:hyperlink>
          </w:p>
        </w:tc>
        <w:tc>
          <w:tcPr>
            <w:tcW w:w="2741" w:type="dxa"/>
          </w:tcPr>
          <w:p w14:paraId="17C74F9B" w14:textId="429B469E" w:rsidR="001908B0" w:rsidRPr="001908B0" w:rsidRDefault="001908B0" w:rsidP="001908B0">
            <w:pPr>
              <w:rPr>
                <w:rFonts w:ascii="Times New Roman" w:hAnsi="Times New Roman"/>
                <w:sz w:val="16"/>
                <w:szCs w:val="16"/>
              </w:rPr>
            </w:pPr>
            <w:r w:rsidRPr="001908B0">
              <w:rPr>
                <w:sz w:val="16"/>
                <w:szCs w:val="16"/>
              </w:rPr>
              <w:t>LS on Lead Time for Beam Switching</w:t>
            </w:r>
          </w:p>
        </w:tc>
        <w:tc>
          <w:tcPr>
            <w:tcW w:w="1298" w:type="dxa"/>
          </w:tcPr>
          <w:p w14:paraId="5445BB4F" w14:textId="59F0F922" w:rsidR="001908B0" w:rsidRPr="001908B0" w:rsidRDefault="001908B0" w:rsidP="001908B0">
            <w:pPr>
              <w:rPr>
                <w:rFonts w:ascii="Times New Roman" w:hAnsi="Times New Roman"/>
                <w:sz w:val="16"/>
                <w:szCs w:val="16"/>
              </w:rPr>
            </w:pPr>
            <w:r w:rsidRPr="001908B0">
              <w:rPr>
                <w:sz w:val="16"/>
                <w:szCs w:val="16"/>
              </w:rPr>
              <w:t>RAN4, Qualcomm</w:t>
            </w:r>
          </w:p>
        </w:tc>
        <w:tc>
          <w:tcPr>
            <w:tcW w:w="838" w:type="dxa"/>
          </w:tcPr>
          <w:p w14:paraId="122FA2EA" w14:textId="2A638051" w:rsidR="001908B0" w:rsidRPr="001908B0" w:rsidRDefault="001908B0" w:rsidP="001908B0">
            <w:pPr>
              <w:rPr>
                <w:rFonts w:ascii="Times New Roman" w:hAnsi="Times New Roman"/>
                <w:bCs/>
                <w:sz w:val="16"/>
                <w:szCs w:val="16"/>
              </w:rPr>
            </w:pPr>
            <w:r w:rsidRPr="001908B0">
              <w:rPr>
                <w:rFonts w:ascii="Times New Roman" w:hAnsi="Times New Roman"/>
                <w:bCs/>
                <w:sz w:val="16"/>
                <w:szCs w:val="16"/>
              </w:rPr>
              <w:t>Rel-15</w:t>
            </w:r>
          </w:p>
        </w:tc>
        <w:tc>
          <w:tcPr>
            <w:tcW w:w="2793" w:type="dxa"/>
          </w:tcPr>
          <w:p w14:paraId="48899CFC" w14:textId="221885B0" w:rsidR="001908B0" w:rsidRPr="001908B0" w:rsidRDefault="001908B0" w:rsidP="001908B0">
            <w:pPr>
              <w:rPr>
                <w:rFonts w:ascii="Times New Roman" w:hAnsi="Times New Roman"/>
                <w:bCs/>
                <w:sz w:val="16"/>
                <w:szCs w:val="16"/>
              </w:rPr>
            </w:pPr>
            <w:r w:rsidRPr="001908B0">
              <w:rPr>
                <w:sz w:val="16"/>
                <w:szCs w:val="16"/>
              </w:rPr>
              <w:t>NR_newRAT-Core</w:t>
            </w:r>
          </w:p>
        </w:tc>
        <w:tc>
          <w:tcPr>
            <w:tcW w:w="1081" w:type="dxa"/>
          </w:tcPr>
          <w:p w14:paraId="62584F4E" w14:textId="77777777" w:rsidR="001908B0" w:rsidRPr="001908B0" w:rsidRDefault="001908B0" w:rsidP="001908B0">
            <w:pPr>
              <w:rPr>
                <w:rFonts w:ascii="Times New Roman" w:hAnsi="Times New Roman"/>
                <w:sz w:val="16"/>
                <w:szCs w:val="16"/>
              </w:rPr>
            </w:pPr>
          </w:p>
        </w:tc>
        <w:tc>
          <w:tcPr>
            <w:tcW w:w="1002" w:type="dxa"/>
          </w:tcPr>
          <w:p w14:paraId="70E7426B" w14:textId="2E5BCC1D" w:rsidR="001908B0" w:rsidRPr="001908B0" w:rsidRDefault="001908B0" w:rsidP="001908B0">
            <w:pPr>
              <w:rPr>
                <w:rFonts w:ascii="Times New Roman" w:hAnsi="Times New Roman"/>
                <w:sz w:val="16"/>
                <w:szCs w:val="16"/>
              </w:rPr>
            </w:pPr>
            <w:r w:rsidRPr="001908B0">
              <w:rPr>
                <w:sz w:val="16"/>
                <w:szCs w:val="16"/>
              </w:rPr>
              <w:t>RAN, RAN1</w:t>
            </w:r>
          </w:p>
        </w:tc>
        <w:tc>
          <w:tcPr>
            <w:tcW w:w="1002" w:type="dxa"/>
          </w:tcPr>
          <w:p w14:paraId="72EBEFF7" w14:textId="77777777" w:rsidR="001908B0" w:rsidRPr="001908B0" w:rsidRDefault="001908B0" w:rsidP="001908B0">
            <w:pPr>
              <w:rPr>
                <w:rFonts w:ascii="Times New Roman" w:hAnsi="Times New Roman"/>
                <w:sz w:val="16"/>
                <w:szCs w:val="16"/>
              </w:rPr>
            </w:pPr>
          </w:p>
        </w:tc>
        <w:tc>
          <w:tcPr>
            <w:tcW w:w="1141" w:type="dxa"/>
          </w:tcPr>
          <w:p w14:paraId="6061C28D" w14:textId="12B23A26" w:rsidR="001908B0" w:rsidRPr="001908B0" w:rsidRDefault="001908B0" w:rsidP="001908B0">
            <w:pPr>
              <w:rPr>
                <w:rFonts w:ascii="Times New Roman" w:hAnsi="Times New Roman"/>
                <w:sz w:val="16"/>
                <w:szCs w:val="16"/>
              </w:rPr>
            </w:pPr>
            <w:r w:rsidRPr="001908B0">
              <w:rPr>
                <w:sz w:val="16"/>
                <w:szCs w:val="16"/>
              </w:rPr>
              <w:t>R4-1808542</w:t>
            </w:r>
          </w:p>
        </w:tc>
        <w:tc>
          <w:tcPr>
            <w:tcW w:w="1077" w:type="dxa"/>
          </w:tcPr>
          <w:p w14:paraId="217183C0" w14:textId="77777777" w:rsidR="001908B0" w:rsidRPr="001908B0" w:rsidRDefault="001908B0" w:rsidP="001908B0">
            <w:pPr>
              <w:rPr>
                <w:rFonts w:ascii="Times New Roman" w:hAnsi="Times New Roman"/>
                <w:sz w:val="16"/>
                <w:szCs w:val="16"/>
              </w:rPr>
            </w:pPr>
          </w:p>
        </w:tc>
      </w:tr>
    </w:tbl>
    <w:p w14:paraId="50EC24DA" w14:textId="77777777" w:rsidR="00853B87" w:rsidRPr="000B1042" w:rsidRDefault="00853B87" w:rsidP="009643F7">
      <w:pPr>
        <w:rPr>
          <w:rFonts w:ascii="Times New Roman" w:hAnsi="Times New Roman"/>
          <w:szCs w:val="20"/>
        </w:rPr>
      </w:pPr>
    </w:p>
    <w:p w14:paraId="77D091CD" w14:textId="49CD53D3"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4455" w:name="_Toc516232697"/>
      <w:r w:rsidRPr="000B1042">
        <w:rPr>
          <w:rFonts w:ascii="Times New Roman" w:hAnsi="Times New Roman" w:cs="Times New Roman"/>
          <w:sz w:val="20"/>
          <w:szCs w:val="20"/>
        </w:rPr>
        <w:lastRenderedPageBreak/>
        <w:t>Annex D:</w:t>
      </w:r>
      <w:r w:rsidRPr="000B1042">
        <w:rPr>
          <w:rFonts w:ascii="Times New Roman" w:hAnsi="Times New Roman" w:cs="Times New Roman"/>
          <w:sz w:val="20"/>
          <w:szCs w:val="20"/>
        </w:rPr>
        <w:tab/>
        <w:t>List of Approved updated WIDs</w:t>
      </w:r>
      <w:bookmarkEnd w:id="4455"/>
    </w:p>
    <w:p w14:paraId="19A169FA" w14:textId="77777777" w:rsidR="005C5573" w:rsidRPr="000B1042" w:rsidRDefault="005C5573" w:rsidP="005C5573">
      <w:pPr>
        <w:rPr>
          <w:szCs w:val="20"/>
        </w:rPr>
      </w:pPr>
    </w:p>
    <w:p w14:paraId="17765E43" w14:textId="77777777" w:rsidR="007A5AC0" w:rsidRPr="000B1042" w:rsidRDefault="007A5AC0" w:rsidP="009643F7">
      <w:pPr>
        <w:rPr>
          <w:rFonts w:ascii="Times New Roman" w:eastAsia="SimSun" w:hAnsi="Times New Roman"/>
          <w:kern w:val="2"/>
          <w:szCs w:val="20"/>
        </w:rPr>
      </w:pPr>
      <w:r w:rsidRPr="000B1042">
        <w:rPr>
          <w:rFonts w:ascii="Times New Roman" w:eastAsia="SimSun" w:hAnsi="Times New Roman"/>
          <w:kern w:val="2"/>
          <w:szCs w:val="20"/>
        </w:rPr>
        <w:t>None</w:t>
      </w:r>
    </w:p>
    <w:p w14:paraId="330ADC53" w14:textId="77777777" w:rsidR="007A5AC0" w:rsidRPr="000B1042" w:rsidRDefault="007A5AC0" w:rsidP="009643F7">
      <w:pPr>
        <w:rPr>
          <w:rFonts w:ascii="Times New Roman" w:eastAsia="SimSun" w:hAnsi="Times New Roman"/>
          <w:kern w:val="2"/>
          <w:szCs w:val="20"/>
        </w:rPr>
      </w:pPr>
    </w:p>
    <w:p w14:paraId="42B32788" w14:textId="0FDA8021"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4456" w:name="_Toc516232698"/>
      <w:r w:rsidRPr="000B1042">
        <w:rPr>
          <w:rFonts w:ascii="Times New Roman" w:hAnsi="Times New Roman" w:cs="Times New Roman"/>
          <w:sz w:val="20"/>
          <w:szCs w:val="20"/>
        </w:rPr>
        <w:lastRenderedPageBreak/>
        <w:t>Annex E:</w:t>
      </w:r>
      <w:r w:rsidRPr="000B1042">
        <w:rPr>
          <w:rFonts w:ascii="Times New Roman" w:hAnsi="Times New Roman" w:cs="Times New Roman"/>
          <w:sz w:val="20"/>
          <w:szCs w:val="20"/>
        </w:rPr>
        <w:tab/>
        <w:t xml:space="preserve">List of draft TSs/TRs agreed at RAN1 </w:t>
      </w:r>
      <w:r w:rsidR="00BE268D">
        <w:rPr>
          <w:rFonts w:ascii="Times New Roman" w:hAnsi="Times New Roman" w:cs="Times New Roman"/>
          <w:sz w:val="20"/>
          <w:szCs w:val="20"/>
        </w:rPr>
        <w:t>#93</w:t>
      </w:r>
      <w:bookmarkEnd w:id="4456"/>
    </w:p>
    <w:p w14:paraId="606B555D" w14:textId="77777777" w:rsidR="005C5573" w:rsidRPr="000B1042" w:rsidRDefault="005C5573" w:rsidP="005C5573">
      <w:pPr>
        <w:rPr>
          <w:szCs w:val="20"/>
        </w:rPr>
      </w:pPr>
    </w:p>
    <w:tbl>
      <w:tblPr>
        <w:tblW w:w="11800" w:type="dxa"/>
        <w:tblInd w:w="93" w:type="dxa"/>
        <w:tblLook w:val="0000" w:firstRow="0" w:lastRow="0" w:firstColumn="0" w:lastColumn="0" w:noHBand="0" w:noVBand="0"/>
      </w:tblPr>
      <w:tblGrid>
        <w:gridCol w:w="1240"/>
        <w:gridCol w:w="5200"/>
        <w:gridCol w:w="2180"/>
        <w:gridCol w:w="3180"/>
      </w:tblGrid>
      <w:tr w:rsidR="000B1042" w:rsidRPr="00FC308D" w14:paraId="54770836" w14:textId="77777777">
        <w:trPr>
          <w:trHeight w:val="480"/>
        </w:trPr>
        <w:tc>
          <w:tcPr>
            <w:tcW w:w="1240" w:type="dxa"/>
            <w:tcBorders>
              <w:top w:val="single" w:sz="12" w:space="0" w:color="auto"/>
              <w:left w:val="single" w:sz="12" w:space="0" w:color="auto"/>
              <w:bottom w:val="single" w:sz="4" w:space="0" w:color="auto"/>
              <w:right w:val="single" w:sz="12" w:space="0" w:color="auto"/>
            </w:tcBorders>
            <w:shd w:val="clear" w:color="auto" w:fill="C0C0C0"/>
            <w:vAlign w:val="center"/>
          </w:tcPr>
          <w:p w14:paraId="6E005BE7" w14:textId="77777777" w:rsidR="007A5AC0" w:rsidRPr="00FC308D" w:rsidRDefault="007A5AC0" w:rsidP="009643F7">
            <w:pPr>
              <w:rPr>
                <w:rFonts w:ascii="Times New Roman" w:eastAsia="MS Mincho" w:hAnsi="Times New Roman"/>
                <w:b/>
                <w:bCs/>
                <w:szCs w:val="20"/>
                <w:lang w:eastAsia="ja-JP"/>
              </w:rPr>
            </w:pPr>
            <w:r w:rsidRPr="00FC308D">
              <w:rPr>
                <w:rFonts w:ascii="Times New Roman" w:eastAsia="MS Mincho" w:hAnsi="Times New Roman"/>
                <w:b/>
                <w:bCs/>
                <w:szCs w:val="20"/>
                <w:lang w:eastAsia="ja-JP"/>
              </w:rPr>
              <w:t>Tdoc Number</w:t>
            </w:r>
          </w:p>
        </w:tc>
        <w:tc>
          <w:tcPr>
            <w:tcW w:w="5200" w:type="dxa"/>
            <w:tcBorders>
              <w:top w:val="single" w:sz="12" w:space="0" w:color="auto"/>
              <w:left w:val="nil"/>
              <w:bottom w:val="single" w:sz="4" w:space="0" w:color="auto"/>
              <w:right w:val="single" w:sz="12" w:space="0" w:color="auto"/>
            </w:tcBorders>
            <w:shd w:val="clear" w:color="auto" w:fill="C0C0C0"/>
            <w:vAlign w:val="center"/>
          </w:tcPr>
          <w:p w14:paraId="1ED2A268" w14:textId="77777777" w:rsidR="007A5AC0" w:rsidRPr="00FC308D" w:rsidRDefault="007A5AC0" w:rsidP="009643F7">
            <w:pPr>
              <w:rPr>
                <w:rFonts w:ascii="Times New Roman" w:eastAsia="MS Mincho" w:hAnsi="Times New Roman"/>
                <w:b/>
                <w:bCs/>
                <w:szCs w:val="20"/>
                <w:lang w:eastAsia="ja-JP"/>
              </w:rPr>
            </w:pPr>
            <w:r w:rsidRPr="00FC308D">
              <w:rPr>
                <w:rFonts w:ascii="Times New Roman" w:eastAsia="MS Mincho" w:hAnsi="Times New Roman"/>
                <w:b/>
                <w:bCs/>
                <w:szCs w:val="20"/>
                <w:lang w:eastAsia="ja-JP"/>
              </w:rPr>
              <w:t>Title</w:t>
            </w:r>
          </w:p>
        </w:tc>
        <w:tc>
          <w:tcPr>
            <w:tcW w:w="2180" w:type="dxa"/>
            <w:tcBorders>
              <w:top w:val="single" w:sz="12" w:space="0" w:color="auto"/>
              <w:left w:val="nil"/>
              <w:bottom w:val="single" w:sz="4" w:space="0" w:color="auto"/>
              <w:right w:val="single" w:sz="12" w:space="0" w:color="auto"/>
            </w:tcBorders>
            <w:shd w:val="clear" w:color="auto" w:fill="C0C0C0"/>
            <w:vAlign w:val="center"/>
          </w:tcPr>
          <w:p w14:paraId="11AD426E" w14:textId="77777777" w:rsidR="007A5AC0" w:rsidRPr="00FC308D" w:rsidRDefault="007A5AC0" w:rsidP="009643F7">
            <w:pPr>
              <w:rPr>
                <w:rFonts w:ascii="Times New Roman" w:eastAsia="MS Mincho" w:hAnsi="Times New Roman"/>
                <w:b/>
                <w:bCs/>
                <w:szCs w:val="20"/>
                <w:lang w:eastAsia="ja-JP"/>
              </w:rPr>
            </w:pPr>
            <w:r w:rsidRPr="00FC308D">
              <w:rPr>
                <w:rFonts w:ascii="Times New Roman" w:eastAsia="MS Mincho" w:hAnsi="Times New Roman"/>
                <w:b/>
                <w:bCs/>
                <w:szCs w:val="20"/>
                <w:lang w:eastAsia="ja-JP"/>
              </w:rPr>
              <w:t>Source</w:t>
            </w:r>
          </w:p>
        </w:tc>
        <w:tc>
          <w:tcPr>
            <w:tcW w:w="3180" w:type="dxa"/>
            <w:tcBorders>
              <w:top w:val="single" w:sz="12" w:space="0" w:color="auto"/>
              <w:left w:val="nil"/>
              <w:bottom w:val="single" w:sz="4" w:space="0" w:color="auto"/>
              <w:right w:val="single" w:sz="12" w:space="0" w:color="auto"/>
            </w:tcBorders>
            <w:shd w:val="clear" w:color="auto" w:fill="C0C0C0"/>
            <w:vAlign w:val="center"/>
          </w:tcPr>
          <w:p w14:paraId="3EDA36D9" w14:textId="77777777" w:rsidR="007A5AC0" w:rsidRPr="00FC308D" w:rsidRDefault="007A5AC0" w:rsidP="009643F7">
            <w:pPr>
              <w:rPr>
                <w:rFonts w:ascii="Times New Roman" w:eastAsia="MS Mincho" w:hAnsi="Times New Roman"/>
                <w:b/>
                <w:bCs/>
                <w:szCs w:val="20"/>
                <w:lang w:eastAsia="ja-JP"/>
              </w:rPr>
            </w:pPr>
            <w:r w:rsidRPr="00FC308D">
              <w:rPr>
                <w:rFonts w:ascii="Times New Roman" w:eastAsia="MS Mincho" w:hAnsi="Times New Roman"/>
                <w:b/>
                <w:bCs/>
                <w:szCs w:val="20"/>
                <w:lang w:eastAsia="ja-JP"/>
              </w:rPr>
              <w:t>Conclusion/Decision</w:t>
            </w:r>
          </w:p>
        </w:tc>
      </w:tr>
      <w:tr w:rsidR="00293E01" w:rsidRPr="008D5901" w14:paraId="7BA72540" w14:textId="77777777" w:rsidTr="009B6CC7">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59D86F62" w14:textId="3ADF4EE9" w:rsidR="00293E01" w:rsidRPr="008D5901" w:rsidRDefault="00293E01" w:rsidP="00293E01">
            <w:pPr>
              <w:rPr>
                <w:rFonts w:ascii="Times New Roman" w:hAnsi="Times New Roman"/>
                <w:sz w:val="18"/>
                <w:szCs w:val="18"/>
              </w:rPr>
            </w:pPr>
            <w:r w:rsidRPr="00745695">
              <w:t>R1-1806178</w:t>
            </w:r>
          </w:p>
        </w:tc>
        <w:tc>
          <w:tcPr>
            <w:tcW w:w="5200" w:type="dxa"/>
            <w:tcBorders>
              <w:top w:val="single" w:sz="4" w:space="0" w:color="auto"/>
              <w:left w:val="nil"/>
              <w:bottom w:val="single" w:sz="4" w:space="0" w:color="auto"/>
              <w:right w:val="single" w:sz="4" w:space="0" w:color="auto"/>
            </w:tcBorders>
            <w:shd w:val="clear" w:color="auto" w:fill="auto"/>
          </w:tcPr>
          <w:p w14:paraId="5F35DDB6" w14:textId="23E30E0C" w:rsidR="00293E01" w:rsidRPr="008D5901" w:rsidRDefault="00293E01" w:rsidP="00293E01">
            <w:pPr>
              <w:rPr>
                <w:rFonts w:ascii="Times New Roman" w:hAnsi="Times New Roman"/>
                <w:sz w:val="18"/>
                <w:szCs w:val="18"/>
              </w:rPr>
            </w:pPr>
            <w:r w:rsidRPr="00745695">
              <w:t>Draft TR 37.885 v0.2.0 Study on evaluation methodology of new Vehicle-to-Everything V2X use cases for LTE and NR</w:t>
            </w:r>
          </w:p>
        </w:tc>
        <w:tc>
          <w:tcPr>
            <w:tcW w:w="2180" w:type="dxa"/>
            <w:tcBorders>
              <w:top w:val="single" w:sz="4" w:space="0" w:color="auto"/>
              <w:left w:val="nil"/>
              <w:bottom w:val="single" w:sz="4" w:space="0" w:color="auto"/>
              <w:right w:val="single" w:sz="4" w:space="0" w:color="auto"/>
            </w:tcBorders>
            <w:shd w:val="clear" w:color="auto" w:fill="auto"/>
          </w:tcPr>
          <w:p w14:paraId="30878A86" w14:textId="589EAE30" w:rsidR="00293E01" w:rsidRPr="008D5901" w:rsidRDefault="00293E01" w:rsidP="00293E01">
            <w:pPr>
              <w:rPr>
                <w:rFonts w:ascii="Times New Roman" w:hAnsi="Times New Roman"/>
                <w:sz w:val="18"/>
                <w:szCs w:val="18"/>
              </w:rPr>
            </w:pPr>
            <w:r w:rsidRPr="00745695">
              <w:t>LG Electronics Inc.</w:t>
            </w:r>
          </w:p>
        </w:tc>
        <w:tc>
          <w:tcPr>
            <w:tcW w:w="3180" w:type="dxa"/>
            <w:tcBorders>
              <w:top w:val="single" w:sz="4" w:space="0" w:color="auto"/>
              <w:left w:val="nil"/>
              <w:bottom w:val="single" w:sz="4" w:space="0" w:color="auto"/>
              <w:right w:val="single" w:sz="4" w:space="0" w:color="auto"/>
            </w:tcBorders>
            <w:shd w:val="clear" w:color="auto" w:fill="auto"/>
            <w:vAlign w:val="center"/>
          </w:tcPr>
          <w:p w14:paraId="5ADA16BD" w14:textId="179948FB" w:rsidR="00293E01" w:rsidRPr="008D5901" w:rsidRDefault="00293E01" w:rsidP="00293E01">
            <w:pPr>
              <w:rPr>
                <w:rFonts w:ascii="Times New Roman" w:hAnsi="Times New Roman"/>
                <w:sz w:val="18"/>
                <w:szCs w:val="18"/>
              </w:rPr>
            </w:pPr>
            <w:r>
              <w:rPr>
                <w:rFonts w:ascii="Times New Roman" w:hAnsi="Times New Roman"/>
                <w:sz w:val="18"/>
                <w:szCs w:val="18"/>
              </w:rPr>
              <w:t>Endorsed</w:t>
            </w:r>
          </w:p>
        </w:tc>
      </w:tr>
      <w:tr w:rsidR="00293E01" w:rsidRPr="008D5901" w14:paraId="7ED9A6FB" w14:textId="77777777" w:rsidTr="009B6CC7">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17C9696A" w14:textId="5A8D3A62" w:rsidR="00293E01" w:rsidRPr="008D5901" w:rsidRDefault="00293E01" w:rsidP="00293E01">
            <w:pPr>
              <w:rPr>
                <w:rFonts w:ascii="Times New Roman" w:hAnsi="Times New Roman"/>
                <w:sz w:val="18"/>
                <w:szCs w:val="18"/>
              </w:rPr>
            </w:pPr>
            <w:r w:rsidRPr="00745695">
              <w:t>R1-1807869</w:t>
            </w:r>
          </w:p>
        </w:tc>
        <w:tc>
          <w:tcPr>
            <w:tcW w:w="5200" w:type="dxa"/>
            <w:tcBorders>
              <w:top w:val="single" w:sz="4" w:space="0" w:color="auto"/>
              <w:left w:val="nil"/>
              <w:bottom w:val="single" w:sz="4" w:space="0" w:color="auto"/>
              <w:right w:val="single" w:sz="4" w:space="0" w:color="auto"/>
            </w:tcBorders>
            <w:shd w:val="clear" w:color="auto" w:fill="auto"/>
          </w:tcPr>
          <w:p w14:paraId="24DDBCA2" w14:textId="77059E5C" w:rsidR="00293E01" w:rsidRPr="008D5901" w:rsidRDefault="00293E01" w:rsidP="00293E01">
            <w:pPr>
              <w:rPr>
                <w:rFonts w:ascii="Times New Roman" w:hAnsi="Times New Roman"/>
                <w:sz w:val="18"/>
                <w:szCs w:val="18"/>
              </w:rPr>
            </w:pPr>
            <w:r w:rsidRPr="00745695">
              <w:t>TR 37.885 v1.0.0 Study on evaluation methodology of new Vehicle-to-Everything V2X use cases for LTE and NR</w:t>
            </w:r>
          </w:p>
        </w:tc>
        <w:tc>
          <w:tcPr>
            <w:tcW w:w="2180" w:type="dxa"/>
            <w:tcBorders>
              <w:top w:val="single" w:sz="4" w:space="0" w:color="auto"/>
              <w:left w:val="nil"/>
              <w:bottom w:val="single" w:sz="4" w:space="0" w:color="auto"/>
              <w:right w:val="single" w:sz="4" w:space="0" w:color="auto"/>
            </w:tcBorders>
            <w:shd w:val="clear" w:color="auto" w:fill="auto"/>
          </w:tcPr>
          <w:p w14:paraId="699A645F" w14:textId="2D992AAE" w:rsidR="00293E01" w:rsidRPr="008D5901" w:rsidRDefault="00293E01" w:rsidP="00293E01">
            <w:pPr>
              <w:rPr>
                <w:rFonts w:ascii="Times New Roman" w:hAnsi="Times New Roman"/>
                <w:sz w:val="18"/>
                <w:szCs w:val="18"/>
              </w:rPr>
            </w:pPr>
            <w:r w:rsidRPr="00745695">
              <w:t>LG Electronics</w:t>
            </w:r>
          </w:p>
        </w:tc>
        <w:tc>
          <w:tcPr>
            <w:tcW w:w="3180" w:type="dxa"/>
            <w:tcBorders>
              <w:top w:val="single" w:sz="4" w:space="0" w:color="auto"/>
              <w:left w:val="nil"/>
              <w:bottom w:val="single" w:sz="4" w:space="0" w:color="auto"/>
              <w:right w:val="single" w:sz="4" w:space="0" w:color="auto"/>
            </w:tcBorders>
            <w:shd w:val="clear" w:color="auto" w:fill="auto"/>
            <w:vAlign w:val="center"/>
          </w:tcPr>
          <w:p w14:paraId="63098253" w14:textId="6C4FBEBA" w:rsidR="00293E01" w:rsidRPr="008D5901" w:rsidRDefault="00293E01" w:rsidP="00293E01">
            <w:pPr>
              <w:rPr>
                <w:rFonts w:ascii="Times New Roman" w:hAnsi="Times New Roman"/>
                <w:sz w:val="18"/>
                <w:szCs w:val="18"/>
              </w:rPr>
            </w:pPr>
            <w:r>
              <w:rPr>
                <w:rFonts w:ascii="Times New Roman" w:hAnsi="Times New Roman"/>
                <w:sz w:val="18"/>
                <w:szCs w:val="18"/>
              </w:rPr>
              <w:t>Endorsed</w:t>
            </w:r>
          </w:p>
        </w:tc>
      </w:tr>
      <w:tr w:rsidR="00293E01" w:rsidRPr="008D5901" w14:paraId="04FADA60" w14:textId="77777777" w:rsidTr="009B6CC7">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05DCB9C8" w14:textId="68072768" w:rsidR="00293E01" w:rsidRPr="008D5901" w:rsidRDefault="00293E01" w:rsidP="00293E01">
            <w:pPr>
              <w:rPr>
                <w:rFonts w:ascii="Times New Roman" w:hAnsi="Times New Roman"/>
                <w:sz w:val="18"/>
                <w:szCs w:val="18"/>
              </w:rPr>
            </w:pPr>
            <w:r w:rsidRPr="00745695">
              <w:t>R1-1807932</w:t>
            </w:r>
          </w:p>
        </w:tc>
        <w:tc>
          <w:tcPr>
            <w:tcW w:w="5200" w:type="dxa"/>
            <w:tcBorders>
              <w:top w:val="single" w:sz="4" w:space="0" w:color="auto"/>
              <w:left w:val="nil"/>
              <w:bottom w:val="single" w:sz="4" w:space="0" w:color="auto"/>
              <w:right w:val="single" w:sz="4" w:space="0" w:color="auto"/>
            </w:tcBorders>
            <w:shd w:val="clear" w:color="auto" w:fill="auto"/>
          </w:tcPr>
          <w:p w14:paraId="7FCFF06A" w14:textId="757FA495" w:rsidR="00293E01" w:rsidRPr="008D5901" w:rsidRDefault="00293E01" w:rsidP="00293E01">
            <w:pPr>
              <w:rPr>
                <w:rFonts w:ascii="Times New Roman" w:hAnsi="Times New Roman"/>
                <w:sz w:val="18"/>
                <w:szCs w:val="18"/>
              </w:rPr>
            </w:pPr>
            <w:r w:rsidRPr="00745695">
              <w:t>TS 37.213 v1.0.0 Physical layer procedures for shared spectrum channel access</w:t>
            </w:r>
          </w:p>
        </w:tc>
        <w:tc>
          <w:tcPr>
            <w:tcW w:w="2180" w:type="dxa"/>
            <w:tcBorders>
              <w:top w:val="single" w:sz="4" w:space="0" w:color="auto"/>
              <w:left w:val="nil"/>
              <w:bottom w:val="single" w:sz="4" w:space="0" w:color="auto"/>
              <w:right w:val="single" w:sz="4" w:space="0" w:color="auto"/>
            </w:tcBorders>
            <w:shd w:val="clear" w:color="auto" w:fill="auto"/>
          </w:tcPr>
          <w:p w14:paraId="67470CA4" w14:textId="3CD9E63C" w:rsidR="00293E01" w:rsidRPr="008D5901" w:rsidRDefault="00293E01" w:rsidP="00293E01">
            <w:pPr>
              <w:rPr>
                <w:rFonts w:ascii="Times New Roman" w:hAnsi="Times New Roman"/>
                <w:sz w:val="18"/>
                <w:szCs w:val="18"/>
              </w:rPr>
            </w:pPr>
            <w:r w:rsidRPr="00745695">
              <w:t>Ericsson</w:t>
            </w:r>
          </w:p>
        </w:tc>
        <w:tc>
          <w:tcPr>
            <w:tcW w:w="3180" w:type="dxa"/>
            <w:tcBorders>
              <w:top w:val="single" w:sz="4" w:space="0" w:color="auto"/>
              <w:left w:val="nil"/>
              <w:bottom w:val="single" w:sz="4" w:space="0" w:color="auto"/>
              <w:right w:val="single" w:sz="4" w:space="0" w:color="auto"/>
            </w:tcBorders>
            <w:shd w:val="clear" w:color="auto" w:fill="auto"/>
            <w:vAlign w:val="center"/>
          </w:tcPr>
          <w:p w14:paraId="2BBCCC6A" w14:textId="4A54D0A4" w:rsidR="00293E01" w:rsidRPr="008D5901" w:rsidRDefault="00293E01" w:rsidP="00293E01">
            <w:pPr>
              <w:rPr>
                <w:rFonts w:ascii="Times New Roman" w:hAnsi="Times New Roman"/>
                <w:sz w:val="18"/>
                <w:szCs w:val="18"/>
              </w:rPr>
            </w:pPr>
            <w:r>
              <w:rPr>
                <w:rFonts w:ascii="Times New Roman" w:hAnsi="Times New Roman"/>
                <w:sz w:val="18"/>
                <w:szCs w:val="18"/>
              </w:rPr>
              <w:t>Endorsed</w:t>
            </w:r>
          </w:p>
        </w:tc>
      </w:tr>
      <w:tr w:rsidR="008D5901" w:rsidRPr="008D5901" w14:paraId="6437EBF1" w14:textId="77777777" w:rsidTr="00254752">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444DDD6B" w14:textId="685C21F7" w:rsidR="008D5901" w:rsidRPr="008D5901" w:rsidRDefault="008D5901" w:rsidP="008D5901">
            <w:pPr>
              <w:rPr>
                <w:rFonts w:ascii="Times New Roman" w:hAnsi="Times New Roman"/>
                <w:sz w:val="18"/>
                <w:szCs w:val="18"/>
              </w:rPr>
            </w:pPr>
          </w:p>
        </w:tc>
        <w:tc>
          <w:tcPr>
            <w:tcW w:w="5200" w:type="dxa"/>
            <w:tcBorders>
              <w:top w:val="single" w:sz="4" w:space="0" w:color="auto"/>
              <w:left w:val="nil"/>
              <w:bottom w:val="single" w:sz="4" w:space="0" w:color="auto"/>
              <w:right w:val="single" w:sz="4" w:space="0" w:color="auto"/>
            </w:tcBorders>
            <w:shd w:val="clear" w:color="auto" w:fill="auto"/>
          </w:tcPr>
          <w:p w14:paraId="7A34221E" w14:textId="1724584C" w:rsidR="008D5901" w:rsidRPr="008D5901" w:rsidRDefault="008D5901" w:rsidP="008D5901">
            <w:pPr>
              <w:rPr>
                <w:rFonts w:ascii="Times New Roman" w:hAnsi="Times New Roman"/>
                <w:sz w:val="18"/>
                <w:szCs w:val="18"/>
              </w:rPr>
            </w:pPr>
          </w:p>
        </w:tc>
        <w:tc>
          <w:tcPr>
            <w:tcW w:w="2180" w:type="dxa"/>
            <w:tcBorders>
              <w:top w:val="single" w:sz="4" w:space="0" w:color="auto"/>
              <w:left w:val="nil"/>
              <w:bottom w:val="single" w:sz="4" w:space="0" w:color="auto"/>
              <w:right w:val="single" w:sz="4" w:space="0" w:color="auto"/>
            </w:tcBorders>
            <w:shd w:val="clear" w:color="auto" w:fill="auto"/>
          </w:tcPr>
          <w:p w14:paraId="3D0DC758" w14:textId="60BEEA03" w:rsidR="008D5901" w:rsidRPr="008D5901" w:rsidRDefault="008D5901" w:rsidP="008D5901">
            <w:pPr>
              <w:rPr>
                <w:rFonts w:ascii="Times New Roman" w:hAnsi="Times New Roman"/>
                <w:sz w:val="18"/>
                <w:szCs w:val="18"/>
              </w:rPr>
            </w:pPr>
          </w:p>
        </w:tc>
        <w:tc>
          <w:tcPr>
            <w:tcW w:w="3180" w:type="dxa"/>
            <w:tcBorders>
              <w:top w:val="single" w:sz="4" w:space="0" w:color="auto"/>
              <w:left w:val="nil"/>
              <w:bottom w:val="single" w:sz="4" w:space="0" w:color="auto"/>
              <w:right w:val="single" w:sz="4" w:space="0" w:color="auto"/>
            </w:tcBorders>
            <w:shd w:val="clear" w:color="auto" w:fill="auto"/>
            <w:vAlign w:val="center"/>
          </w:tcPr>
          <w:p w14:paraId="54A54AEB" w14:textId="0A61B08E" w:rsidR="008D5901" w:rsidRPr="008D5901" w:rsidRDefault="008D5901" w:rsidP="008D5901">
            <w:pPr>
              <w:rPr>
                <w:rFonts w:ascii="Times New Roman" w:hAnsi="Times New Roman"/>
                <w:sz w:val="18"/>
                <w:szCs w:val="18"/>
              </w:rPr>
            </w:pPr>
          </w:p>
        </w:tc>
      </w:tr>
    </w:tbl>
    <w:p w14:paraId="37398D75" w14:textId="77777777" w:rsidR="007A5AC0" w:rsidRPr="000B1042" w:rsidRDefault="007A5AC0" w:rsidP="009643F7">
      <w:pPr>
        <w:rPr>
          <w:rFonts w:ascii="Times New Roman" w:eastAsia="SimSun" w:hAnsi="Times New Roman"/>
          <w:kern w:val="2"/>
          <w:szCs w:val="20"/>
        </w:rPr>
      </w:pPr>
    </w:p>
    <w:p w14:paraId="35F4A0AA" w14:textId="77777777"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4457" w:name="_Toc516232699"/>
      <w:r w:rsidRPr="000B1042">
        <w:rPr>
          <w:rFonts w:ascii="Times New Roman" w:hAnsi="Times New Roman" w:cs="Times New Roman"/>
          <w:sz w:val="20"/>
          <w:szCs w:val="20"/>
        </w:rPr>
        <w:lastRenderedPageBreak/>
        <w:t>Annex F:</w:t>
      </w:r>
      <w:r w:rsidRPr="000B1042">
        <w:rPr>
          <w:rFonts w:ascii="Times New Roman" w:hAnsi="Times New Roman" w:cs="Times New Roman"/>
          <w:sz w:val="20"/>
          <w:szCs w:val="20"/>
        </w:rPr>
        <w:tab/>
        <w:t>List of actions</w:t>
      </w:r>
      <w:bookmarkEnd w:id="4457"/>
    </w:p>
    <w:p w14:paraId="4D9C5812" w14:textId="77777777" w:rsidR="00FC4D55" w:rsidRPr="000B1042" w:rsidRDefault="00FC4D55" w:rsidP="00FC4D55">
      <w:pPr>
        <w:rPr>
          <w:szCs w:val="20"/>
        </w:rPr>
      </w:pPr>
    </w:p>
    <w:p w14:paraId="04C46776" w14:textId="7F25C2A5" w:rsidR="007A5AC0" w:rsidRPr="000B1042" w:rsidRDefault="00DE04FB" w:rsidP="0078744C">
      <w:pPr>
        <w:numPr>
          <w:ilvl w:val="0"/>
          <w:numId w:val="9"/>
        </w:numPr>
        <w:rPr>
          <w:rFonts w:ascii="Times New Roman" w:hAnsi="Times New Roman"/>
          <w:b/>
          <w:szCs w:val="20"/>
        </w:rPr>
      </w:pPr>
      <w:r>
        <w:rPr>
          <w:rFonts w:ascii="Times New Roman" w:hAnsi="Times New Roman"/>
          <w:b/>
          <w:szCs w:val="20"/>
        </w:rPr>
        <w:t>Outgoing LS</w:t>
      </w:r>
    </w:p>
    <w:p w14:paraId="4F037D0B" w14:textId="77777777" w:rsidR="008451F0" w:rsidRDefault="008451F0" w:rsidP="008451F0"/>
    <w:p w14:paraId="40BC5037" w14:textId="0CD75D57" w:rsidR="00427CFE" w:rsidRDefault="00427CFE" w:rsidP="00427CFE">
      <w:r w:rsidRPr="00C37B4C">
        <w:rPr>
          <w:highlight w:val="green"/>
        </w:rPr>
        <w:t>[93-NR-03]  – Abjorn (Ericsson)</w:t>
      </w:r>
    </w:p>
    <w:p w14:paraId="135E1218" w14:textId="0FAB7F21" w:rsidR="00427CFE" w:rsidRDefault="00427CFE" w:rsidP="00427CFE">
      <w:r>
        <w:t>Send an LS to RAN2 to inform the above agreements and removal of parameter k_0, for email approval by May 30</w:t>
      </w:r>
      <w:r w:rsidRPr="00427CFE">
        <w:rPr>
          <w:vertAlign w:val="superscript"/>
        </w:rPr>
        <w:t>th</w:t>
      </w:r>
      <w:r>
        <w:t xml:space="preserve"> </w:t>
      </w:r>
    </w:p>
    <w:p w14:paraId="16BCDD63" w14:textId="4CD7202E" w:rsidR="000D2DB8" w:rsidRPr="00CD63B9" w:rsidRDefault="000D2DB8" w:rsidP="000D2DB8">
      <w:pPr>
        <w:rPr>
          <w:b/>
          <w:color w:val="C00000"/>
          <w:lang w:val="en-US" w:eastAsia="ja-JP"/>
        </w:rPr>
      </w:pPr>
      <w:r w:rsidRPr="00CD63B9">
        <w:rPr>
          <w:b/>
          <w:color w:val="C00000"/>
          <w:lang w:val="en-US" w:eastAsia="ja-JP"/>
        </w:rPr>
        <w:t xml:space="preserve">Done: </w:t>
      </w:r>
      <w:r w:rsidR="00427CFE">
        <w:rPr>
          <w:b/>
          <w:color w:val="C00000"/>
          <w:lang w:val="en-US" w:eastAsia="ja-JP"/>
        </w:rPr>
        <w:t>As per decision posted on May 31</w:t>
      </w:r>
      <w:r w:rsidR="00427CFE" w:rsidRPr="00427CFE">
        <w:rPr>
          <w:b/>
          <w:color w:val="C00000"/>
          <w:vertAlign w:val="superscript"/>
          <w:lang w:val="en-US" w:eastAsia="ja-JP"/>
        </w:rPr>
        <w:t>st</w:t>
      </w:r>
      <w:r w:rsidR="00427CFE">
        <w:rPr>
          <w:b/>
          <w:color w:val="C00000"/>
          <w:lang w:val="en-US" w:eastAsia="ja-JP"/>
        </w:rPr>
        <w:t>, the final LS is approved in:</w:t>
      </w:r>
    </w:p>
    <w:p w14:paraId="401E5807" w14:textId="75DFE903" w:rsidR="00427CFE" w:rsidRPr="00427CFE" w:rsidRDefault="0058452E" w:rsidP="00427CFE">
      <w:pPr>
        <w:rPr>
          <w:b/>
          <w:color w:val="C00000"/>
        </w:rPr>
      </w:pPr>
      <w:hyperlink r:id="rId2562" w:history="1">
        <w:r w:rsidR="000F2B08">
          <w:rPr>
            <w:rStyle w:val="Hyperlink"/>
            <w:b/>
            <w:highlight w:val="green"/>
          </w:rPr>
          <w:t>R1-1807912</w:t>
        </w:r>
      </w:hyperlink>
      <w:r w:rsidR="00427CFE" w:rsidRPr="00427CFE">
        <w:rPr>
          <w:b/>
          <w:color w:val="C00000"/>
        </w:rPr>
        <w:tab/>
        <w:t xml:space="preserve">LS on </w:t>
      </w:r>
      <w:r w:rsidR="00751055">
        <w:rPr>
          <w:b/>
          <w:color w:val="C00000"/>
        </w:rPr>
        <w:t>RRC parameter k0</w:t>
      </w:r>
      <w:r w:rsidR="00751055">
        <w:rPr>
          <w:b/>
          <w:color w:val="C00000"/>
        </w:rPr>
        <w:tab/>
        <w:t>RAN1, Ericsson</w:t>
      </w:r>
    </w:p>
    <w:p w14:paraId="23784321" w14:textId="37475644" w:rsidR="001D6031" w:rsidRDefault="001D6031" w:rsidP="001D6031">
      <w:pPr>
        <w:ind w:left="1440" w:hanging="1440"/>
      </w:pPr>
    </w:p>
    <w:p w14:paraId="4428C8DB" w14:textId="77777777" w:rsidR="00D70723" w:rsidRDefault="00D70723" w:rsidP="00D70723">
      <w:r w:rsidRPr="0027540C">
        <w:rPr>
          <w:highlight w:val="green"/>
        </w:rPr>
        <w:t>[93-NR-01] – Peter (Qualcomm)</w:t>
      </w:r>
    </w:p>
    <w:p w14:paraId="6BAE46CF" w14:textId="3159F54B" w:rsidR="00D70723" w:rsidRDefault="0058452E" w:rsidP="00D70723">
      <w:pPr>
        <w:ind w:left="720" w:hanging="720"/>
        <w:rPr>
          <w:b/>
          <w:lang w:val="en-US" w:eastAsia="x-none"/>
        </w:rPr>
      </w:pPr>
      <w:hyperlink r:id="rId2563" w:history="1">
        <w:r w:rsidR="000F2B08">
          <w:rPr>
            <w:rStyle w:val="Hyperlink"/>
            <w:b/>
            <w:lang w:val="en-US" w:eastAsia="x-none"/>
          </w:rPr>
          <w:t>R1-1807805</w:t>
        </w:r>
      </w:hyperlink>
      <w:r w:rsidR="00D70723" w:rsidRPr="00AD6B1E">
        <w:rPr>
          <w:b/>
          <w:lang w:val="en-US" w:eastAsia="x-none"/>
        </w:rPr>
        <w:tab/>
        <w:t>LS on RAN4 agreement on intraband EN-DC A-MPR</w:t>
      </w:r>
      <w:r w:rsidR="00D70723" w:rsidRPr="00AD6B1E">
        <w:rPr>
          <w:b/>
          <w:lang w:val="en-US" w:eastAsia="x-none"/>
        </w:rPr>
        <w:tab/>
        <w:t>RAN4</w:t>
      </w:r>
      <w:r w:rsidR="00D70723">
        <w:rPr>
          <w:b/>
          <w:lang w:val="en-US" w:eastAsia="x-none"/>
        </w:rPr>
        <w:t>, Nokia</w:t>
      </w:r>
    </w:p>
    <w:p w14:paraId="17DF5775" w14:textId="77777777" w:rsidR="00D70723" w:rsidRPr="00D24239" w:rsidRDefault="00D70723" w:rsidP="00D70723">
      <w:r w:rsidRPr="00D24239">
        <w:rPr>
          <w:rFonts w:ascii="Times New Roman" w:hAnsi="Times New Roman"/>
          <w:szCs w:val="20"/>
          <w:lang w:val="en-US"/>
        </w:rPr>
        <w:t>E</w:t>
      </w:r>
      <w:r w:rsidRPr="00D24239">
        <w:t>mail discussion on whether any response is needed and, if needed, the response LS details until June 29</w:t>
      </w:r>
      <w:r w:rsidRPr="00D24239">
        <w:rPr>
          <w:vertAlign w:val="superscript"/>
        </w:rPr>
        <w:t>th</w:t>
      </w:r>
      <w:r w:rsidRPr="00D24239">
        <w:t>, 2018.</w:t>
      </w:r>
    </w:p>
    <w:p w14:paraId="19305C8C" w14:textId="77777777" w:rsidR="0027540C" w:rsidRDefault="00D70723" w:rsidP="0027540C">
      <w:pPr>
        <w:rPr>
          <w:b/>
          <w:color w:val="C00000"/>
          <w:lang w:val="en-US" w:eastAsia="ja-JP"/>
        </w:rPr>
      </w:pPr>
      <w:r w:rsidRPr="00CD63B9">
        <w:rPr>
          <w:b/>
          <w:color w:val="C00000"/>
          <w:lang w:val="en-US" w:eastAsia="ja-JP"/>
        </w:rPr>
        <w:t xml:space="preserve">Done: </w:t>
      </w:r>
      <w:r w:rsidR="0027540C">
        <w:rPr>
          <w:b/>
          <w:color w:val="C00000"/>
          <w:lang w:val="en-US" w:eastAsia="ja-JP"/>
        </w:rPr>
        <w:t>As per decision posted on July 17</w:t>
      </w:r>
      <w:r w:rsidR="0027540C" w:rsidRPr="0027540C">
        <w:rPr>
          <w:b/>
          <w:color w:val="C00000"/>
          <w:vertAlign w:val="superscript"/>
          <w:lang w:val="en-US" w:eastAsia="ja-JP"/>
        </w:rPr>
        <w:t>th</w:t>
      </w:r>
      <w:r w:rsidR="0027540C">
        <w:rPr>
          <w:b/>
          <w:color w:val="C00000"/>
          <w:lang w:val="en-US" w:eastAsia="ja-JP"/>
        </w:rPr>
        <w:t xml:space="preserve">, </w:t>
      </w:r>
      <w:r w:rsidR="0027540C" w:rsidRPr="0027540C">
        <w:rPr>
          <w:b/>
          <w:color w:val="C00000"/>
          <w:lang w:val="en-US" w:eastAsia="ja-JP"/>
        </w:rPr>
        <w:t xml:space="preserve">the conclusion in the latest summary regarding </w:t>
      </w:r>
      <w:r w:rsidR="0027540C">
        <w:rPr>
          <w:b/>
          <w:color w:val="C00000"/>
          <w:lang w:val="en-US" w:eastAsia="ja-JP"/>
        </w:rPr>
        <w:t xml:space="preserve">whether a response </w:t>
      </w:r>
      <w:r w:rsidR="0027540C" w:rsidRPr="0027540C">
        <w:rPr>
          <w:b/>
          <w:color w:val="C00000"/>
          <w:lang w:val="en-US" w:eastAsia="ja-JP"/>
        </w:rPr>
        <w:t xml:space="preserve">LS </w:t>
      </w:r>
      <w:r w:rsidR="0027540C">
        <w:rPr>
          <w:b/>
          <w:color w:val="C00000"/>
          <w:lang w:val="en-US" w:eastAsia="ja-JP"/>
        </w:rPr>
        <w:t xml:space="preserve">is needed is </w:t>
      </w:r>
      <w:r w:rsidR="0027540C" w:rsidRPr="0027540C">
        <w:rPr>
          <w:b/>
          <w:color w:val="C00000"/>
          <w:lang w:val="en-US" w:eastAsia="ja-JP"/>
        </w:rPr>
        <w:t>agreed</w:t>
      </w:r>
      <w:r w:rsidR="0027540C">
        <w:rPr>
          <w:b/>
          <w:color w:val="C00000"/>
          <w:lang w:val="en-US" w:eastAsia="ja-JP"/>
        </w:rPr>
        <w:t xml:space="preserve"> in:</w:t>
      </w:r>
    </w:p>
    <w:p w14:paraId="1D9B2AF7" w14:textId="03D77E83" w:rsidR="0027540C" w:rsidRDefault="0027540C" w:rsidP="0027540C">
      <w:pPr>
        <w:rPr>
          <w:b/>
          <w:color w:val="C00000"/>
          <w:lang w:val="en-US" w:eastAsia="ja-JP"/>
        </w:rPr>
      </w:pPr>
      <w:r w:rsidRPr="0027540C">
        <w:rPr>
          <w:b/>
          <w:color w:val="C00000"/>
          <w:highlight w:val="green"/>
          <w:lang w:val="en-US" w:eastAsia="ja-JP"/>
        </w:rPr>
        <w:t>R1-1807973</w:t>
      </w:r>
      <w:r w:rsidRPr="0027540C">
        <w:rPr>
          <w:b/>
          <w:color w:val="C00000"/>
          <w:lang w:val="en-US" w:eastAsia="ja-JP"/>
        </w:rPr>
        <w:tab/>
        <w:t>Summary of email discussion [93-NR-01] LS on intra-band EN-DC MPR, A-MPR</w:t>
      </w:r>
      <w:r w:rsidRPr="0027540C">
        <w:rPr>
          <w:b/>
          <w:color w:val="C00000"/>
          <w:lang w:val="en-US" w:eastAsia="ja-JP"/>
        </w:rPr>
        <w:tab/>
        <w:t>Qua</w:t>
      </w:r>
      <w:r>
        <w:rPr>
          <w:b/>
          <w:color w:val="C00000"/>
          <w:lang w:val="en-US" w:eastAsia="ja-JP"/>
        </w:rPr>
        <w:t>lcomm</w:t>
      </w:r>
    </w:p>
    <w:p w14:paraId="7D1D1A9D" w14:textId="706DF0F3" w:rsidR="0027540C" w:rsidRPr="0027540C" w:rsidRDefault="0027540C" w:rsidP="0027540C">
      <w:pPr>
        <w:rPr>
          <w:b/>
          <w:color w:val="C00000"/>
          <w:lang w:val="en-US" w:eastAsia="ja-JP"/>
        </w:rPr>
      </w:pPr>
      <w:r>
        <w:rPr>
          <w:b/>
          <w:color w:val="C00000"/>
          <w:lang w:val="en-US" w:eastAsia="ja-JP"/>
        </w:rPr>
        <w:t>LS is approved in:</w:t>
      </w:r>
    </w:p>
    <w:p w14:paraId="46076095" w14:textId="768F7FB0" w:rsidR="0027540C" w:rsidRDefault="0027540C" w:rsidP="0027540C">
      <w:pPr>
        <w:rPr>
          <w:b/>
          <w:color w:val="C00000"/>
          <w:lang w:val="en-US" w:eastAsia="ja-JP"/>
        </w:rPr>
      </w:pPr>
      <w:r w:rsidRPr="0027540C">
        <w:rPr>
          <w:b/>
          <w:color w:val="C00000"/>
          <w:highlight w:val="green"/>
          <w:lang w:val="en-US" w:eastAsia="ja-JP"/>
        </w:rPr>
        <w:t>R1-1807974</w:t>
      </w:r>
      <w:r w:rsidRPr="0027540C">
        <w:rPr>
          <w:b/>
          <w:color w:val="C00000"/>
          <w:lang w:val="en-US" w:eastAsia="ja-JP"/>
        </w:rPr>
        <w:tab/>
        <w:t>Reply LS on RAN4 agreement on intraband EN-DC A-MPR</w:t>
      </w:r>
      <w:r w:rsidRPr="0027540C">
        <w:rPr>
          <w:b/>
          <w:color w:val="C00000"/>
          <w:lang w:val="en-US" w:eastAsia="ja-JP"/>
        </w:rPr>
        <w:tab/>
        <w:t>RAN1, Qualcomm</w:t>
      </w:r>
      <w:r w:rsidRPr="0027540C">
        <w:rPr>
          <w:b/>
          <w:color w:val="C00000"/>
          <w:lang w:val="en-US" w:eastAsia="ja-JP"/>
        </w:rPr>
        <w:tab/>
      </w:r>
      <w:r>
        <w:rPr>
          <w:b/>
          <w:color w:val="C00000"/>
          <w:lang w:val="en-US" w:eastAsia="ja-JP"/>
        </w:rPr>
        <w:t>(reply to R4-1808144)</w:t>
      </w:r>
    </w:p>
    <w:p w14:paraId="46C5416D" w14:textId="788638B9" w:rsidR="00D70723" w:rsidRDefault="00D70723" w:rsidP="001D6031">
      <w:pPr>
        <w:ind w:left="1440" w:hanging="1440"/>
      </w:pPr>
    </w:p>
    <w:p w14:paraId="394BA5A2" w14:textId="25B81361" w:rsidR="004F28C6" w:rsidRDefault="004F28C6" w:rsidP="004F28C6">
      <w:r w:rsidRPr="00E75406">
        <w:rPr>
          <w:highlight w:val="green"/>
        </w:rPr>
        <w:t>[93-NR-04]</w:t>
      </w:r>
      <w:r w:rsidR="001565E6" w:rsidRPr="00E75406">
        <w:rPr>
          <w:highlight w:val="green"/>
        </w:rPr>
        <w:t xml:space="preserve"> - Kazuaki (NTT DOCOMO)/ Xiaoyi (ATT)</w:t>
      </w:r>
    </w:p>
    <w:p w14:paraId="16F414D6" w14:textId="64A165B3" w:rsidR="001565E6" w:rsidRPr="001565E6" w:rsidRDefault="0058452E" w:rsidP="001565E6">
      <w:pPr>
        <w:rPr>
          <w:b/>
          <w:lang w:val="en-US" w:eastAsia="ja-JP"/>
        </w:rPr>
      </w:pPr>
      <w:hyperlink r:id="rId2564" w:history="1">
        <w:r w:rsidR="000F2B08">
          <w:rPr>
            <w:rStyle w:val="Hyperlink"/>
            <w:b/>
            <w:lang w:val="en-US" w:eastAsia="ja-JP"/>
          </w:rPr>
          <w:t>R1-1807847</w:t>
        </w:r>
      </w:hyperlink>
      <w:r w:rsidR="001565E6" w:rsidRPr="001565E6">
        <w:rPr>
          <w:b/>
          <w:lang w:val="en-US" w:eastAsia="ja-JP"/>
        </w:rPr>
        <w:tab/>
        <w:t>Draft reply LS on Type 3 UE capabilities</w:t>
      </w:r>
      <w:r w:rsidR="001565E6" w:rsidRPr="001565E6">
        <w:rPr>
          <w:b/>
          <w:lang w:val="en-US" w:eastAsia="ja-JP"/>
        </w:rPr>
        <w:tab/>
        <w:t>NTT DOCOMO, AT&amp;T</w:t>
      </w:r>
    </w:p>
    <w:p w14:paraId="261E1C1C" w14:textId="1E65B13D" w:rsidR="004F28C6" w:rsidRDefault="004F28C6" w:rsidP="004F28C6">
      <w:r>
        <w:t xml:space="preserve">Email discussion to conclude Type 3 UE capabilities and to approve reply LS by </w:t>
      </w:r>
      <w:r w:rsidR="001565E6">
        <w:t>May 31</w:t>
      </w:r>
      <w:r w:rsidR="001565E6" w:rsidRPr="001565E6">
        <w:rPr>
          <w:vertAlign w:val="superscript"/>
        </w:rPr>
        <w:t>st</w:t>
      </w:r>
    </w:p>
    <w:p w14:paraId="33B4895E" w14:textId="6AAA69A5" w:rsidR="001565E6" w:rsidRPr="00CD63B9" w:rsidRDefault="001565E6" w:rsidP="001565E6">
      <w:pPr>
        <w:rPr>
          <w:b/>
          <w:color w:val="C00000"/>
          <w:lang w:val="en-US" w:eastAsia="ja-JP"/>
        </w:rPr>
      </w:pPr>
      <w:r w:rsidRPr="00CD63B9">
        <w:rPr>
          <w:b/>
          <w:color w:val="C00000"/>
          <w:lang w:val="en-US" w:eastAsia="ja-JP"/>
        </w:rPr>
        <w:t xml:space="preserve">Done: </w:t>
      </w:r>
      <w:r>
        <w:rPr>
          <w:b/>
          <w:color w:val="C00000"/>
          <w:lang w:val="en-US" w:eastAsia="ja-JP"/>
        </w:rPr>
        <w:t>As per decision posted on June 5</w:t>
      </w:r>
      <w:r w:rsidRPr="001565E6">
        <w:rPr>
          <w:b/>
          <w:color w:val="C00000"/>
          <w:vertAlign w:val="superscript"/>
          <w:lang w:val="en-US" w:eastAsia="ja-JP"/>
        </w:rPr>
        <w:t>th</w:t>
      </w:r>
      <w:r>
        <w:rPr>
          <w:b/>
          <w:color w:val="C00000"/>
          <w:lang w:val="en-US" w:eastAsia="ja-JP"/>
        </w:rPr>
        <w:t xml:space="preserve">, the final LS is </w:t>
      </w:r>
      <w:r w:rsidRPr="001565E6">
        <w:rPr>
          <w:b/>
          <w:color w:val="C00000"/>
          <w:highlight w:val="green"/>
          <w:lang w:val="en-US" w:eastAsia="ja-JP"/>
        </w:rPr>
        <w:t xml:space="preserve">approved in </w:t>
      </w:r>
      <w:hyperlink r:id="rId2565" w:history="1">
        <w:r w:rsidR="000F2B08">
          <w:rPr>
            <w:rStyle w:val="Hyperlink"/>
            <w:b/>
            <w:highlight w:val="green"/>
            <w:lang w:val="en-US" w:eastAsia="ja-JP"/>
          </w:rPr>
          <w:t>R1-1807960</w:t>
        </w:r>
      </w:hyperlink>
      <w:r>
        <w:rPr>
          <w:b/>
          <w:color w:val="C00000"/>
          <w:lang w:val="en-US" w:eastAsia="ja-JP"/>
        </w:rPr>
        <w:t>.</w:t>
      </w:r>
    </w:p>
    <w:p w14:paraId="6C2912FE" w14:textId="77777777" w:rsidR="004F28C6" w:rsidRPr="001565E6" w:rsidRDefault="004F28C6" w:rsidP="004F28C6">
      <w:pPr>
        <w:rPr>
          <w:lang w:val="en-US"/>
        </w:rPr>
      </w:pPr>
    </w:p>
    <w:p w14:paraId="7ECA9CA5" w14:textId="29FF0216" w:rsidR="004F28C6" w:rsidRDefault="004F28C6" w:rsidP="004F28C6">
      <w:r w:rsidRPr="00782484">
        <w:rPr>
          <w:highlight w:val="green"/>
        </w:rPr>
        <w:t>[93-NR-06]</w:t>
      </w:r>
      <w:r w:rsidR="00782484" w:rsidRPr="00782484">
        <w:rPr>
          <w:highlight w:val="green"/>
        </w:rPr>
        <w:t xml:space="preserve"> – Yufei (Ericsson)</w:t>
      </w:r>
    </w:p>
    <w:p w14:paraId="3DE8683E" w14:textId="7DD9E16A" w:rsidR="004F28C6" w:rsidRPr="00007B1B" w:rsidRDefault="0058452E" w:rsidP="004F28C6">
      <w:pPr>
        <w:rPr>
          <w:b/>
        </w:rPr>
      </w:pPr>
      <w:hyperlink r:id="rId2566" w:history="1">
        <w:r w:rsidR="000F2B08">
          <w:rPr>
            <w:rStyle w:val="Hyperlink"/>
            <w:b/>
          </w:rPr>
          <w:t>R1-1807874</w:t>
        </w:r>
      </w:hyperlink>
      <w:r w:rsidR="004F28C6" w:rsidRPr="00007B1B">
        <w:rPr>
          <w:b/>
        </w:rPr>
        <w:tab/>
        <w:t>[Draft] LS on RRC Parameters for NR URLLC</w:t>
      </w:r>
      <w:r w:rsidR="004F28C6" w:rsidRPr="00007B1B">
        <w:rPr>
          <w:b/>
        </w:rPr>
        <w:tab/>
        <w:t>Ericsson</w:t>
      </w:r>
      <w:r w:rsidR="004F28C6" w:rsidRPr="00007B1B">
        <w:tab/>
        <w:t xml:space="preserve">(rev. of </w:t>
      </w:r>
      <w:hyperlink r:id="rId2567" w:history="1">
        <w:r w:rsidR="000F2B08">
          <w:rPr>
            <w:rStyle w:val="Hyperlink"/>
          </w:rPr>
          <w:t>R1-1807822</w:t>
        </w:r>
      </w:hyperlink>
      <w:r w:rsidR="004F28C6" w:rsidRPr="00007B1B">
        <w:t>)</w:t>
      </w:r>
    </w:p>
    <w:p w14:paraId="17F3E792" w14:textId="5E8C52E7" w:rsidR="004F28C6" w:rsidRDefault="004F28C6" w:rsidP="004F28C6">
      <w:r>
        <w:t xml:space="preserve">Email approval till </w:t>
      </w:r>
      <w:r w:rsidR="00782484">
        <w:t>May 31</w:t>
      </w:r>
      <w:r w:rsidR="00782484" w:rsidRPr="00782484">
        <w:rPr>
          <w:vertAlign w:val="superscript"/>
        </w:rPr>
        <w:t>st</w:t>
      </w:r>
    </w:p>
    <w:p w14:paraId="3DAFB8FB" w14:textId="62DEDBD9" w:rsidR="00782484" w:rsidRPr="00CD63B9" w:rsidRDefault="00782484" w:rsidP="00782484">
      <w:pPr>
        <w:rPr>
          <w:b/>
          <w:color w:val="C00000"/>
          <w:lang w:val="en-US" w:eastAsia="ja-JP"/>
        </w:rPr>
      </w:pPr>
      <w:r w:rsidRPr="00CD63B9">
        <w:rPr>
          <w:b/>
          <w:color w:val="C00000"/>
          <w:lang w:val="en-US" w:eastAsia="ja-JP"/>
        </w:rPr>
        <w:t xml:space="preserve">Done: </w:t>
      </w:r>
      <w:r>
        <w:rPr>
          <w:b/>
          <w:color w:val="C00000"/>
          <w:lang w:val="en-US" w:eastAsia="ja-JP"/>
        </w:rPr>
        <w:t>As per decision posted on June 1</w:t>
      </w:r>
      <w:r w:rsidRPr="00427CFE">
        <w:rPr>
          <w:b/>
          <w:color w:val="C00000"/>
          <w:vertAlign w:val="superscript"/>
          <w:lang w:val="en-US" w:eastAsia="ja-JP"/>
        </w:rPr>
        <w:t>st</w:t>
      </w:r>
      <w:r>
        <w:rPr>
          <w:b/>
          <w:color w:val="C00000"/>
          <w:lang w:val="en-US" w:eastAsia="ja-JP"/>
        </w:rPr>
        <w:t>, the final LS (inc. the list of parameters for NR URLLC) is approved in:</w:t>
      </w:r>
    </w:p>
    <w:p w14:paraId="76B86AEA" w14:textId="61E56B39" w:rsidR="00782484" w:rsidRPr="00782484" w:rsidRDefault="0058452E" w:rsidP="00782484">
      <w:pPr>
        <w:rPr>
          <w:b/>
          <w:color w:val="C00000"/>
          <w:lang w:val="en-US" w:eastAsia="ja-JP"/>
        </w:rPr>
      </w:pPr>
      <w:hyperlink r:id="rId2568" w:history="1">
        <w:r w:rsidR="000F2B08">
          <w:rPr>
            <w:rStyle w:val="Hyperlink"/>
            <w:b/>
            <w:lang w:val="en-US" w:eastAsia="ja-JP"/>
          </w:rPr>
          <w:t>R1-1807920</w:t>
        </w:r>
      </w:hyperlink>
      <w:r w:rsidR="00782484" w:rsidRPr="00782484">
        <w:rPr>
          <w:b/>
          <w:color w:val="C00000"/>
          <w:lang w:val="en-US" w:eastAsia="ja-JP"/>
        </w:rPr>
        <w:tab/>
        <w:t>RRC parameter list for NR URLLC</w:t>
      </w:r>
      <w:r w:rsidR="00782484" w:rsidRPr="00782484">
        <w:rPr>
          <w:b/>
          <w:color w:val="C00000"/>
          <w:lang w:val="en-US" w:eastAsia="ja-JP"/>
        </w:rPr>
        <w:tab/>
        <w:t>Ericsson</w:t>
      </w:r>
    </w:p>
    <w:p w14:paraId="647FAD6C" w14:textId="576E3EAA" w:rsidR="00782484" w:rsidRDefault="0058452E" w:rsidP="00782484">
      <w:pPr>
        <w:rPr>
          <w:b/>
          <w:color w:val="C00000"/>
          <w:lang w:val="en-US" w:eastAsia="ja-JP"/>
        </w:rPr>
      </w:pPr>
      <w:hyperlink r:id="rId2569" w:history="1">
        <w:r w:rsidR="000F2B08">
          <w:rPr>
            <w:rStyle w:val="Hyperlink"/>
            <w:b/>
            <w:highlight w:val="green"/>
            <w:lang w:val="en-US" w:eastAsia="ja-JP"/>
          </w:rPr>
          <w:t>R1-1807921</w:t>
        </w:r>
      </w:hyperlink>
      <w:r w:rsidR="00782484" w:rsidRPr="00782484">
        <w:rPr>
          <w:b/>
          <w:color w:val="C00000"/>
          <w:lang w:val="en-US" w:eastAsia="ja-JP"/>
        </w:rPr>
        <w:tab/>
        <w:t>LS on RRC Parameters for NR URLLC</w:t>
      </w:r>
      <w:r w:rsidR="00782484" w:rsidRPr="00782484">
        <w:rPr>
          <w:b/>
          <w:color w:val="C00000"/>
          <w:lang w:val="en-US" w:eastAsia="ja-JP"/>
        </w:rPr>
        <w:tab/>
        <w:t>RAN1, Ericsson</w:t>
      </w:r>
    </w:p>
    <w:p w14:paraId="503B0F9C" w14:textId="1A547B63" w:rsidR="004F28C6" w:rsidRDefault="004F28C6" w:rsidP="001D6031">
      <w:pPr>
        <w:ind w:left="1440" w:hanging="1440"/>
      </w:pPr>
    </w:p>
    <w:p w14:paraId="2048676F" w14:textId="33B57733" w:rsidR="001D2AC8" w:rsidRDefault="001D2AC8" w:rsidP="001D2AC8">
      <w:r w:rsidRPr="001D2AC8">
        <w:rPr>
          <w:highlight w:val="green"/>
        </w:rPr>
        <w:t>[93-NR-02-38.214] - Mihai (Nokia)</w:t>
      </w:r>
    </w:p>
    <w:p w14:paraId="14B4C5E6" w14:textId="77777777" w:rsidR="001D2AC8" w:rsidRDefault="001D2AC8" w:rsidP="001D2AC8">
      <w:r>
        <w:t>NR maintenance</w:t>
      </w:r>
    </w:p>
    <w:p w14:paraId="2EBE6766" w14:textId="46B7EF80" w:rsidR="001D2AC8" w:rsidRDefault="001D2AC8" w:rsidP="001D2AC8">
      <w:pPr>
        <w:rPr>
          <w:b/>
          <w:color w:val="C00000"/>
          <w:lang w:val="en-US" w:eastAsia="ja-JP"/>
        </w:rPr>
      </w:pPr>
      <w:r w:rsidRPr="00CD63B9">
        <w:rPr>
          <w:b/>
          <w:color w:val="C00000"/>
          <w:lang w:val="en-US" w:eastAsia="ja-JP"/>
        </w:rPr>
        <w:t xml:space="preserve">Done: </w:t>
      </w:r>
      <w:r>
        <w:rPr>
          <w:b/>
          <w:color w:val="C00000"/>
          <w:lang w:val="en-US" w:eastAsia="ja-JP"/>
        </w:rPr>
        <w:t>The following LSs are approved:</w:t>
      </w:r>
    </w:p>
    <w:p w14:paraId="27344743" w14:textId="77777777" w:rsidR="001D2AC8" w:rsidRPr="001D2AC8" w:rsidRDefault="001D2AC8" w:rsidP="001D2AC8">
      <w:pPr>
        <w:rPr>
          <w:b/>
          <w:color w:val="C00000"/>
          <w:lang w:val="en-US" w:eastAsia="ja-JP"/>
        </w:rPr>
      </w:pPr>
      <w:r w:rsidRPr="001D2AC8">
        <w:rPr>
          <w:b/>
          <w:color w:val="C00000"/>
          <w:highlight w:val="green"/>
          <w:lang w:val="en-US" w:eastAsia="ja-JP"/>
        </w:rPr>
        <w:t>R1-1807969</w:t>
      </w:r>
      <w:r w:rsidRPr="001D2AC8">
        <w:rPr>
          <w:b/>
          <w:color w:val="C00000"/>
          <w:lang w:val="en-US" w:eastAsia="ja-JP"/>
        </w:rPr>
        <w:tab/>
        <w:t>LS on removing RRC parameters related to multi-TRP</w:t>
      </w:r>
      <w:r w:rsidRPr="001D2AC8">
        <w:rPr>
          <w:b/>
          <w:color w:val="C00000"/>
          <w:lang w:val="en-US" w:eastAsia="ja-JP"/>
        </w:rPr>
        <w:tab/>
        <w:t>RAN1, Nokia</w:t>
      </w:r>
      <w:r w:rsidRPr="001D2AC8">
        <w:rPr>
          <w:b/>
          <w:color w:val="C00000"/>
          <w:lang w:val="en-US" w:eastAsia="ja-JP"/>
        </w:rPr>
        <w:tab/>
        <w:t>Rel-15</w:t>
      </w:r>
      <w:r w:rsidRPr="001D2AC8">
        <w:rPr>
          <w:b/>
          <w:color w:val="C00000"/>
          <w:lang w:val="en-US" w:eastAsia="ja-JP"/>
        </w:rPr>
        <w:tab/>
        <w:t>NR_newRAT-Core</w:t>
      </w:r>
      <w:r w:rsidRPr="001D2AC8">
        <w:rPr>
          <w:b/>
          <w:color w:val="C00000"/>
          <w:lang w:val="en-US" w:eastAsia="ja-JP"/>
        </w:rPr>
        <w:tab/>
      </w:r>
      <w:r>
        <w:rPr>
          <w:b/>
          <w:color w:val="C00000"/>
          <w:lang w:val="en-US" w:eastAsia="ja-JP"/>
        </w:rPr>
        <w:t xml:space="preserve">to </w:t>
      </w:r>
      <w:r w:rsidRPr="001D2AC8">
        <w:rPr>
          <w:b/>
          <w:color w:val="C00000"/>
          <w:lang w:val="en-US" w:eastAsia="ja-JP"/>
        </w:rPr>
        <w:t>RAN2</w:t>
      </w:r>
    </w:p>
    <w:p w14:paraId="1B9E975B" w14:textId="77777777" w:rsidR="001D2AC8" w:rsidRPr="00B238A9" w:rsidRDefault="001D2AC8" w:rsidP="001D2AC8">
      <w:pPr>
        <w:rPr>
          <w:b/>
          <w:color w:val="C00000"/>
          <w:lang w:val="en-US" w:eastAsia="ja-JP"/>
        </w:rPr>
      </w:pPr>
      <w:r w:rsidRPr="001D2AC8">
        <w:rPr>
          <w:b/>
          <w:color w:val="C00000"/>
          <w:highlight w:val="green"/>
          <w:lang w:val="en-US" w:eastAsia="ja-JP"/>
        </w:rPr>
        <w:t>R1-1807970</w:t>
      </w:r>
      <w:r w:rsidRPr="001D2AC8">
        <w:rPr>
          <w:b/>
          <w:color w:val="C00000"/>
          <w:lang w:val="en-US" w:eastAsia="ja-JP"/>
        </w:rPr>
        <w:tab/>
        <w:t>LS on CSI measurement and reporting in DRX active time</w:t>
      </w:r>
      <w:r w:rsidRPr="001D2AC8">
        <w:rPr>
          <w:b/>
          <w:color w:val="C00000"/>
          <w:lang w:val="en-US" w:eastAsia="ja-JP"/>
        </w:rPr>
        <w:tab/>
        <w:t>RAN1, Nokia</w:t>
      </w:r>
      <w:r w:rsidRPr="001D2AC8">
        <w:rPr>
          <w:b/>
          <w:color w:val="C00000"/>
          <w:lang w:val="en-US" w:eastAsia="ja-JP"/>
        </w:rPr>
        <w:tab/>
        <w:t>Rel-15</w:t>
      </w:r>
      <w:r w:rsidRPr="001D2AC8">
        <w:rPr>
          <w:b/>
          <w:color w:val="C00000"/>
          <w:lang w:val="en-US" w:eastAsia="ja-JP"/>
        </w:rPr>
        <w:tab/>
        <w:t>NR_newRAT-Core</w:t>
      </w:r>
      <w:r w:rsidRPr="001D2AC8">
        <w:rPr>
          <w:b/>
          <w:color w:val="C00000"/>
          <w:lang w:val="en-US" w:eastAsia="ja-JP"/>
        </w:rPr>
        <w:tab/>
      </w:r>
      <w:r>
        <w:rPr>
          <w:b/>
          <w:color w:val="C00000"/>
          <w:lang w:val="en-US" w:eastAsia="ja-JP"/>
        </w:rPr>
        <w:t xml:space="preserve">to </w:t>
      </w:r>
      <w:r w:rsidRPr="001D2AC8">
        <w:rPr>
          <w:b/>
          <w:color w:val="C00000"/>
          <w:lang w:val="en-US" w:eastAsia="ja-JP"/>
        </w:rPr>
        <w:t>RAN2</w:t>
      </w:r>
    </w:p>
    <w:p w14:paraId="48F88FC3" w14:textId="77777777" w:rsidR="001D2AC8" w:rsidRDefault="001D2AC8" w:rsidP="001D6031">
      <w:pPr>
        <w:ind w:left="1440" w:hanging="1440"/>
      </w:pPr>
    </w:p>
    <w:p w14:paraId="7244A29E" w14:textId="77777777" w:rsidR="00F20D5C" w:rsidRDefault="00F20D5C" w:rsidP="00F20D5C">
      <w:r w:rsidRPr="00955F1A">
        <w:rPr>
          <w:highlight w:val="green"/>
        </w:rPr>
        <w:t>[93-LTE-15] – Alexey (Intel)</w:t>
      </w:r>
    </w:p>
    <w:p w14:paraId="4E1F7DB6" w14:textId="77777777" w:rsidR="00F20D5C" w:rsidRDefault="00F20D5C" w:rsidP="00F20D5C">
      <w:r w:rsidRPr="00F20D5C">
        <w:t xml:space="preserve">Email approval till </w:t>
      </w:r>
      <w:r>
        <w:t>June 7</w:t>
      </w:r>
      <w:r w:rsidRPr="00F20D5C">
        <w:rPr>
          <w:vertAlign w:val="superscript"/>
        </w:rPr>
        <w:t>th</w:t>
      </w:r>
      <w:r>
        <w:t xml:space="preserve"> </w:t>
      </w:r>
      <w:r w:rsidRPr="00F20D5C">
        <w:t>of LS to RAN2 regarding outcomes of [93-LTE-12] &amp; [93-LTE-13], which impacts TS36.306. Also discussion/approval removing the brackets in the table of finalization of TX/RX parameters for V2X UE Sidelink Categories</w:t>
      </w:r>
    </w:p>
    <w:p w14:paraId="66AB02A5" w14:textId="14947858" w:rsidR="00955F1A" w:rsidRPr="00CD63B9" w:rsidRDefault="00955F1A" w:rsidP="00955F1A">
      <w:pPr>
        <w:rPr>
          <w:b/>
          <w:color w:val="C00000"/>
          <w:lang w:val="en-US" w:eastAsia="ja-JP"/>
        </w:rPr>
      </w:pPr>
      <w:r w:rsidRPr="00CD63B9">
        <w:rPr>
          <w:b/>
          <w:color w:val="C00000"/>
          <w:lang w:val="en-US" w:eastAsia="ja-JP"/>
        </w:rPr>
        <w:lastRenderedPageBreak/>
        <w:t xml:space="preserve">Done: </w:t>
      </w:r>
      <w:r>
        <w:rPr>
          <w:b/>
          <w:color w:val="C00000"/>
          <w:lang w:val="en-US" w:eastAsia="ja-JP"/>
        </w:rPr>
        <w:t>As per decision posted on June 8</w:t>
      </w:r>
      <w:r w:rsidRPr="001565E6">
        <w:rPr>
          <w:b/>
          <w:color w:val="C00000"/>
          <w:vertAlign w:val="superscript"/>
          <w:lang w:val="en-US" w:eastAsia="ja-JP"/>
        </w:rPr>
        <w:t>th</w:t>
      </w:r>
      <w:r>
        <w:rPr>
          <w:b/>
          <w:color w:val="C00000"/>
          <w:lang w:val="en-US" w:eastAsia="ja-JP"/>
        </w:rPr>
        <w:t xml:space="preserve">, the final LS is </w:t>
      </w:r>
      <w:r w:rsidRPr="001565E6">
        <w:rPr>
          <w:b/>
          <w:color w:val="C00000"/>
          <w:highlight w:val="green"/>
          <w:lang w:val="en-US" w:eastAsia="ja-JP"/>
        </w:rPr>
        <w:t xml:space="preserve">approved in </w:t>
      </w:r>
      <w:hyperlink r:id="rId2570" w:history="1">
        <w:r>
          <w:rPr>
            <w:rStyle w:val="Hyperlink"/>
            <w:b/>
            <w:highlight w:val="green"/>
            <w:lang w:val="en-US" w:eastAsia="ja-JP"/>
          </w:rPr>
          <w:t>R1-1807972</w:t>
        </w:r>
      </w:hyperlink>
      <w:r>
        <w:rPr>
          <w:b/>
          <w:color w:val="C00000"/>
          <w:lang w:val="en-US" w:eastAsia="ja-JP"/>
        </w:rPr>
        <w:t>.</w:t>
      </w:r>
    </w:p>
    <w:p w14:paraId="7132719A" w14:textId="28917F07" w:rsidR="00F20D5C" w:rsidRPr="00427CFE" w:rsidRDefault="00F20D5C" w:rsidP="001D6031">
      <w:pPr>
        <w:ind w:left="1440" w:hanging="1440"/>
      </w:pPr>
    </w:p>
    <w:p w14:paraId="232A412B" w14:textId="7C04EBF2" w:rsidR="007A5AC0" w:rsidRPr="001D6031" w:rsidRDefault="007A5AC0" w:rsidP="001D6031">
      <w:pPr>
        <w:numPr>
          <w:ilvl w:val="0"/>
          <w:numId w:val="9"/>
        </w:numPr>
        <w:rPr>
          <w:rFonts w:ascii="Times New Roman" w:hAnsi="Times New Roman"/>
          <w:b/>
          <w:szCs w:val="20"/>
        </w:rPr>
      </w:pPr>
      <w:r w:rsidRPr="001D6031">
        <w:rPr>
          <w:rFonts w:ascii="Times New Roman" w:hAnsi="Times New Roman"/>
          <w:b/>
          <w:szCs w:val="20"/>
        </w:rPr>
        <w:t>CR approval</w:t>
      </w:r>
    </w:p>
    <w:p w14:paraId="23E254AC" w14:textId="3C0F76A0" w:rsidR="0012593B" w:rsidRDefault="0012593B" w:rsidP="0012593B"/>
    <w:p w14:paraId="2EB03177" w14:textId="6AC879FB" w:rsidR="00D70723" w:rsidRDefault="00D70723" w:rsidP="00D70723">
      <w:r>
        <w:t>[93-LTE-01]</w:t>
      </w:r>
      <w:r w:rsidR="00893B88">
        <w:t xml:space="preserve"> - Yutao Sui (Ericsson)</w:t>
      </w:r>
    </w:p>
    <w:p w14:paraId="38667494" w14:textId="64198AAE" w:rsidR="00D70723" w:rsidRDefault="00D70723" w:rsidP="00D70723">
      <w:r>
        <w:t>Email approval for CR on new NPRS sequence desig</w:t>
      </w:r>
      <w:r w:rsidR="00893B88">
        <w:t>n until May 30</w:t>
      </w:r>
      <w:r w:rsidR="00121D83" w:rsidRPr="00121D83">
        <w:rPr>
          <w:vertAlign w:val="superscript"/>
        </w:rPr>
        <w:t>th</w:t>
      </w:r>
      <w:r w:rsidR="00893B88">
        <w:t>, 2018</w:t>
      </w:r>
    </w:p>
    <w:p w14:paraId="55C91DD9" w14:textId="5CAC17D7" w:rsidR="00893B88" w:rsidRDefault="00D70723" w:rsidP="00893B88">
      <w:pPr>
        <w:rPr>
          <w:b/>
          <w:color w:val="C00000"/>
          <w:lang w:val="en-US" w:eastAsia="ja-JP"/>
        </w:rPr>
      </w:pPr>
      <w:r w:rsidRPr="00CD63B9">
        <w:rPr>
          <w:b/>
          <w:color w:val="C00000"/>
          <w:lang w:val="en-US" w:eastAsia="ja-JP"/>
        </w:rPr>
        <w:t xml:space="preserve">Done: </w:t>
      </w:r>
      <w:r w:rsidR="00893B88">
        <w:rPr>
          <w:b/>
          <w:color w:val="C00000"/>
          <w:lang w:val="en-US" w:eastAsia="ja-JP"/>
        </w:rPr>
        <w:t>As per decision posted on June 1</w:t>
      </w:r>
      <w:r w:rsidR="00893B88" w:rsidRPr="00427CFE">
        <w:rPr>
          <w:b/>
          <w:color w:val="C00000"/>
          <w:vertAlign w:val="superscript"/>
          <w:lang w:val="en-US" w:eastAsia="ja-JP"/>
        </w:rPr>
        <w:t>st</w:t>
      </w:r>
      <w:r w:rsidR="00893B88">
        <w:rPr>
          <w:b/>
          <w:color w:val="C00000"/>
          <w:lang w:val="en-US" w:eastAsia="ja-JP"/>
        </w:rPr>
        <w:t xml:space="preserve">, the CRs are for further discussion </w:t>
      </w:r>
      <w:r w:rsidR="00893B88" w:rsidRPr="00893B88">
        <w:rPr>
          <w:b/>
          <w:color w:val="C00000"/>
          <w:lang w:val="en-US" w:eastAsia="ja-JP"/>
        </w:rPr>
        <w:t>in the next RAN1 meeting</w:t>
      </w:r>
      <w:r w:rsidR="00F76DBC">
        <w:rPr>
          <w:b/>
          <w:color w:val="C00000"/>
          <w:lang w:val="en-US" w:eastAsia="ja-JP"/>
        </w:rPr>
        <w:t xml:space="preserve"> in order to solve</w:t>
      </w:r>
      <w:r w:rsidR="00012D15" w:rsidRPr="00012D15">
        <w:rPr>
          <w:b/>
          <w:color w:val="C00000"/>
        </w:rPr>
        <w:t xml:space="preserve"> the </w:t>
      </w:r>
      <w:r w:rsidR="00F76DBC" w:rsidRPr="00F76DBC">
        <w:rPr>
          <w:b/>
          <w:color w:val="C00000"/>
          <w:lang w:val="en-US" w:eastAsia="ja-JP"/>
        </w:rPr>
        <w:t xml:space="preserve">overlapping of the legacy and new NPRS configurations </w:t>
      </w:r>
      <w:r w:rsidR="00F76DBC">
        <w:rPr>
          <w:b/>
          <w:color w:val="C00000"/>
          <w:lang w:val="en-US" w:eastAsia="ja-JP"/>
        </w:rPr>
        <w:t>issue</w:t>
      </w:r>
      <w:r w:rsidR="00893B88" w:rsidRPr="00893B88">
        <w:rPr>
          <w:b/>
          <w:color w:val="C00000"/>
          <w:lang w:val="en-US" w:eastAsia="ja-JP"/>
        </w:rPr>
        <w:t xml:space="preserve">. </w:t>
      </w:r>
      <w:r w:rsidR="00F76DBC">
        <w:rPr>
          <w:b/>
          <w:color w:val="C00000"/>
          <w:lang w:val="en-US" w:eastAsia="ja-JP"/>
        </w:rPr>
        <w:t>In addition, t</w:t>
      </w:r>
      <w:r w:rsidR="00893B88">
        <w:rPr>
          <w:b/>
          <w:color w:val="C00000"/>
          <w:lang w:val="en-US" w:eastAsia="ja-JP"/>
        </w:rPr>
        <w:t>hey c</w:t>
      </w:r>
      <w:r w:rsidR="00F76DBC">
        <w:rPr>
          <w:b/>
          <w:color w:val="C00000"/>
          <w:lang w:val="en-US" w:eastAsia="ja-JP"/>
        </w:rPr>
        <w:t xml:space="preserve">ould not </w:t>
      </w:r>
      <w:r w:rsidR="00893B88">
        <w:rPr>
          <w:b/>
          <w:color w:val="C00000"/>
          <w:lang w:val="en-US" w:eastAsia="ja-JP"/>
        </w:rPr>
        <w:t>be presented to plenary for approval be</w:t>
      </w:r>
      <w:r w:rsidR="00893B88" w:rsidRPr="00893B88">
        <w:rPr>
          <w:b/>
          <w:color w:val="C00000"/>
          <w:lang w:val="en-US" w:eastAsia="ja-JP"/>
        </w:rPr>
        <w:t xml:space="preserve">cause LPP (and LPPa) </w:t>
      </w:r>
      <w:r w:rsidR="00F76DBC">
        <w:rPr>
          <w:b/>
          <w:color w:val="C00000"/>
          <w:lang w:val="en-US" w:eastAsia="ja-JP"/>
        </w:rPr>
        <w:t>and the corresponding RAN2 CRs are</w:t>
      </w:r>
      <w:r w:rsidR="00893B88">
        <w:rPr>
          <w:b/>
          <w:color w:val="C00000"/>
          <w:lang w:val="en-US" w:eastAsia="ja-JP"/>
        </w:rPr>
        <w:t xml:space="preserve"> </w:t>
      </w:r>
      <w:r w:rsidR="00F76DBC">
        <w:rPr>
          <w:b/>
          <w:color w:val="C00000"/>
          <w:lang w:val="en-US" w:eastAsia="ja-JP"/>
        </w:rPr>
        <w:t xml:space="preserve">missing. </w:t>
      </w:r>
      <w:r w:rsidR="00134FE1">
        <w:rPr>
          <w:b/>
          <w:color w:val="C00000"/>
          <w:lang w:val="en-US" w:eastAsia="ja-JP"/>
        </w:rPr>
        <w:t xml:space="preserve">The reserved Tdoc# </w:t>
      </w:r>
      <w:hyperlink r:id="rId2571" w:history="1">
        <w:r w:rsidR="000F2B08">
          <w:rPr>
            <w:rStyle w:val="Hyperlink"/>
            <w:b/>
            <w:lang w:val="en-US" w:eastAsia="ja-JP"/>
          </w:rPr>
          <w:t>R1-1807591</w:t>
        </w:r>
      </w:hyperlink>
      <w:r w:rsidR="00134FE1">
        <w:rPr>
          <w:b/>
          <w:color w:val="C00000"/>
          <w:lang w:val="en-US" w:eastAsia="ja-JP"/>
        </w:rPr>
        <w:t xml:space="preserve"> (36.211, Rel-14) and </w:t>
      </w:r>
      <w:hyperlink r:id="rId2572" w:history="1">
        <w:r w:rsidR="000F2B08">
          <w:rPr>
            <w:rStyle w:val="Hyperlink"/>
            <w:b/>
            <w:lang w:val="en-US" w:eastAsia="ja-JP"/>
          </w:rPr>
          <w:t>R1-1807592</w:t>
        </w:r>
      </w:hyperlink>
      <w:r w:rsidR="00134FE1">
        <w:rPr>
          <w:b/>
          <w:color w:val="C00000"/>
          <w:lang w:val="en-US" w:eastAsia="ja-JP"/>
        </w:rPr>
        <w:t xml:space="preserve"> (36.211, Rel-15) are withdrawn.</w:t>
      </w:r>
      <w:r w:rsidR="00A9085E">
        <w:rPr>
          <w:b/>
          <w:color w:val="C00000"/>
          <w:lang w:val="en-US" w:eastAsia="ja-JP"/>
        </w:rPr>
        <w:t xml:space="preserve"> The latest draft CR is in </w:t>
      </w:r>
      <w:hyperlink r:id="rId2573" w:history="1">
        <w:r w:rsidR="000F2B08">
          <w:rPr>
            <w:rStyle w:val="Hyperlink"/>
            <w:b/>
            <w:lang w:val="en-US" w:eastAsia="ja-JP"/>
          </w:rPr>
          <w:t>R1-1807934</w:t>
        </w:r>
      </w:hyperlink>
      <w:r w:rsidR="00A9085E" w:rsidRPr="00A9085E">
        <w:rPr>
          <w:b/>
          <w:color w:val="C00000"/>
          <w:lang w:val="en-US" w:eastAsia="ja-JP"/>
        </w:rPr>
        <w:t xml:space="preserve"> </w:t>
      </w:r>
      <w:r w:rsidR="00A9085E">
        <w:rPr>
          <w:b/>
          <w:color w:val="C00000"/>
          <w:lang w:val="en-US" w:eastAsia="ja-JP"/>
        </w:rPr>
        <w:t>for information.</w:t>
      </w:r>
    </w:p>
    <w:p w14:paraId="4D931D25" w14:textId="77777777" w:rsidR="00D70723" w:rsidRPr="00D70723" w:rsidRDefault="00D70723" w:rsidP="00D70723">
      <w:pPr>
        <w:rPr>
          <w:lang w:val="en-US"/>
        </w:rPr>
      </w:pPr>
    </w:p>
    <w:p w14:paraId="1FD1E3F1" w14:textId="77777777" w:rsidR="00D70723" w:rsidRDefault="00D70723" w:rsidP="00D70723">
      <w:r w:rsidRPr="00917EBE">
        <w:rPr>
          <w:highlight w:val="green"/>
        </w:rPr>
        <w:t>[93-LTE-02-spec#]</w:t>
      </w:r>
    </w:p>
    <w:p w14:paraId="522263AD" w14:textId="4A9E46EA" w:rsidR="00D70723" w:rsidRDefault="00D70723" w:rsidP="00D70723">
      <w:r>
        <w:t>Drafts for LTE CRs to be distributed by Thursday May 31</w:t>
      </w:r>
      <w:r w:rsidR="00121D83" w:rsidRPr="00121D83">
        <w:rPr>
          <w:vertAlign w:val="superscript"/>
        </w:rPr>
        <w:t>st</w:t>
      </w:r>
      <w:r>
        <w:t>, to be agreed by Tuesday June 5</w:t>
      </w:r>
      <w:r w:rsidR="00121D83" w:rsidRPr="00121D83">
        <w:rPr>
          <w:vertAlign w:val="superscript"/>
        </w:rPr>
        <w:t>th</w:t>
      </w:r>
      <w:r>
        <w:t>.</w:t>
      </w:r>
    </w:p>
    <w:p w14:paraId="0C56B67F" w14:textId="77777777" w:rsidR="00D70723" w:rsidRDefault="00D70723" w:rsidP="00D70723">
      <w:r>
        <w:t>sTTI: Updated cat-F editor CRs for 211, 212, 213 based on endorsed TPs, agreements, and working assumptions.</w:t>
      </w:r>
    </w:p>
    <w:p w14:paraId="3B43F831" w14:textId="381381B1" w:rsidR="00D70723" w:rsidRDefault="00D70723" w:rsidP="00D70723">
      <w:pPr>
        <w:rPr>
          <w:b/>
          <w:color w:val="C00000"/>
          <w:lang w:val="en-US" w:eastAsia="ja-JP"/>
        </w:rPr>
      </w:pPr>
      <w:r w:rsidRPr="00CD63B9">
        <w:rPr>
          <w:b/>
          <w:color w:val="C00000"/>
          <w:lang w:val="en-US" w:eastAsia="ja-JP"/>
        </w:rPr>
        <w:t xml:space="preserve">Done: </w:t>
      </w:r>
      <w:r w:rsidR="00CE609A">
        <w:rPr>
          <w:b/>
          <w:color w:val="C00000"/>
          <w:lang w:val="en-US" w:eastAsia="ja-JP"/>
        </w:rPr>
        <w:t>The following CRs are agreed:</w:t>
      </w:r>
    </w:p>
    <w:p w14:paraId="304C6D96" w14:textId="1B77AD48" w:rsidR="00CE609A" w:rsidRPr="00CE609A" w:rsidRDefault="0058452E" w:rsidP="00CE609A">
      <w:pPr>
        <w:rPr>
          <w:b/>
          <w:color w:val="C00000"/>
          <w:lang w:val="en-US" w:eastAsia="ja-JP"/>
        </w:rPr>
      </w:pPr>
      <w:hyperlink r:id="rId2574" w:history="1">
        <w:r w:rsidR="000F2B08" w:rsidRPr="000E1ED6">
          <w:rPr>
            <w:rStyle w:val="Hyperlink"/>
            <w:b/>
            <w:highlight w:val="green"/>
            <w:lang w:val="en-US" w:eastAsia="ja-JP"/>
          </w:rPr>
          <w:t>R1-1807913</w:t>
        </w:r>
      </w:hyperlink>
      <w:r w:rsidR="00CE609A" w:rsidRPr="00CE609A">
        <w:rPr>
          <w:b/>
          <w:color w:val="C00000"/>
          <w:lang w:val="en-US" w:eastAsia="ja-JP"/>
        </w:rPr>
        <w:tab/>
        <w:t>Corrections on shortened processing time and shortened TTI in 36 212</w:t>
      </w:r>
      <w:r w:rsidR="00CE609A" w:rsidRPr="00CE609A">
        <w:rPr>
          <w:b/>
          <w:color w:val="C00000"/>
          <w:lang w:val="en-US" w:eastAsia="ja-JP"/>
        </w:rPr>
        <w:tab/>
        <w:t>Huawei</w:t>
      </w:r>
      <w:r w:rsidR="00CE609A" w:rsidRPr="00CE609A">
        <w:rPr>
          <w:b/>
          <w:color w:val="C00000"/>
          <w:lang w:val="en-US" w:eastAsia="ja-JP"/>
        </w:rPr>
        <w:tab/>
        <w:t>36.212</w:t>
      </w:r>
      <w:r w:rsidR="00CE609A" w:rsidRPr="00CE609A">
        <w:rPr>
          <w:b/>
          <w:color w:val="C00000"/>
          <w:lang w:val="en-US" w:eastAsia="ja-JP"/>
        </w:rPr>
        <w:tab/>
        <w:t>15.1.0</w:t>
      </w:r>
      <w:r w:rsidR="00CE609A" w:rsidRPr="00CE609A">
        <w:rPr>
          <w:b/>
          <w:color w:val="C00000"/>
          <w:lang w:val="en-US" w:eastAsia="ja-JP"/>
        </w:rPr>
        <w:tab/>
        <w:t>LTE_sTTIandPT-Core</w:t>
      </w:r>
      <w:r w:rsidR="00CE609A" w:rsidRPr="00CE609A">
        <w:rPr>
          <w:b/>
          <w:color w:val="C00000"/>
          <w:lang w:val="en-US" w:eastAsia="ja-JP"/>
        </w:rPr>
        <w:tab/>
      </w:r>
      <w:r w:rsidR="00CE609A">
        <w:rPr>
          <w:b/>
          <w:color w:val="C00000"/>
          <w:lang w:val="en-US" w:eastAsia="ja-JP"/>
        </w:rPr>
        <w:t>CR</w:t>
      </w:r>
      <w:r w:rsidR="00CE609A" w:rsidRPr="00CE609A">
        <w:rPr>
          <w:b/>
          <w:color w:val="C00000"/>
          <w:lang w:val="en-US" w:eastAsia="ja-JP"/>
        </w:rPr>
        <w:t>0280</w:t>
      </w:r>
      <w:r w:rsidR="00CE609A">
        <w:rPr>
          <w:b/>
          <w:color w:val="C00000"/>
          <w:lang w:val="en-US" w:eastAsia="ja-JP"/>
        </w:rPr>
        <w:t>r</w:t>
      </w:r>
      <w:r w:rsidR="00CE609A" w:rsidRPr="00CE609A">
        <w:rPr>
          <w:b/>
          <w:color w:val="C00000"/>
          <w:lang w:val="en-US" w:eastAsia="ja-JP"/>
        </w:rPr>
        <w:t>2</w:t>
      </w:r>
      <w:r w:rsidR="00CE609A">
        <w:rPr>
          <w:b/>
          <w:color w:val="C00000"/>
          <w:lang w:val="en-US" w:eastAsia="ja-JP"/>
        </w:rPr>
        <w:t>, F</w:t>
      </w:r>
    </w:p>
    <w:p w14:paraId="7F14ECF4" w14:textId="3E07331F" w:rsidR="00CE609A" w:rsidRPr="00CE609A" w:rsidRDefault="0058452E" w:rsidP="00CE609A">
      <w:pPr>
        <w:rPr>
          <w:b/>
          <w:color w:val="C00000"/>
          <w:lang w:val="en-US" w:eastAsia="ja-JP"/>
        </w:rPr>
      </w:pPr>
      <w:hyperlink r:id="rId2575" w:history="1">
        <w:r w:rsidR="000F2B08" w:rsidRPr="003A24A0">
          <w:rPr>
            <w:rStyle w:val="Hyperlink"/>
            <w:b/>
            <w:highlight w:val="green"/>
            <w:lang w:val="en-US" w:eastAsia="ja-JP"/>
          </w:rPr>
          <w:t>R1-1807925</w:t>
        </w:r>
      </w:hyperlink>
      <w:r w:rsidR="00CE609A" w:rsidRPr="00CE609A">
        <w:rPr>
          <w:b/>
          <w:color w:val="C00000"/>
          <w:lang w:val="en-US" w:eastAsia="ja-JP"/>
        </w:rPr>
        <w:tab/>
        <w:t>Corrections to sTTI and SPT implementation</w:t>
      </w:r>
      <w:r w:rsidR="00CE609A" w:rsidRPr="00CE609A">
        <w:rPr>
          <w:b/>
          <w:color w:val="C00000"/>
          <w:lang w:val="en-US" w:eastAsia="ja-JP"/>
        </w:rPr>
        <w:tab/>
        <w:t>Ericsson</w:t>
      </w:r>
      <w:r w:rsidR="00CE609A" w:rsidRPr="00CE609A">
        <w:rPr>
          <w:b/>
          <w:color w:val="C00000"/>
          <w:lang w:val="en-US" w:eastAsia="ja-JP"/>
        </w:rPr>
        <w:tab/>
        <w:t>36.211</w:t>
      </w:r>
      <w:r w:rsidR="00CE609A" w:rsidRPr="00CE609A">
        <w:rPr>
          <w:b/>
          <w:color w:val="C00000"/>
          <w:lang w:val="en-US" w:eastAsia="ja-JP"/>
        </w:rPr>
        <w:tab/>
        <w:t>15.1.0</w:t>
      </w:r>
      <w:r w:rsidR="00CE609A" w:rsidRPr="00CE609A">
        <w:rPr>
          <w:b/>
          <w:color w:val="C00000"/>
          <w:lang w:val="en-US" w:eastAsia="ja-JP"/>
        </w:rPr>
        <w:tab/>
        <w:t>LTE_sTTIandPT-Core</w:t>
      </w:r>
      <w:r w:rsidR="00CE609A" w:rsidRPr="00CE609A">
        <w:rPr>
          <w:b/>
          <w:color w:val="C00000"/>
          <w:lang w:val="en-US" w:eastAsia="ja-JP"/>
        </w:rPr>
        <w:tab/>
      </w:r>
      <w:r w:rsidR="00CE609A">
        <w:rPr>
          <w:b/>
          <w:color w:val="C00000"/>
          <w:lang w:val="en-US" w:eastAsia="ja-JP"/>
        </w:rPr>
        <w:t>CR</w:t>
      </w:r>
      <w:r w:rsidR="00CE609A" w:rsidRPr="00CE609A">
        <w:rPr>
          <w:b/>
          <w:color w:val="C00000"/>
          <w:lang w:val="en-US" w:eastAsia="ja-JP"/>
        </w:rPr>
        <w:t>0440</w:t>
      </w:r>
      <w:r w:rsidR="00CE609A">
        <w:rPr>
          <w:b/>
          <w:color w:val="C00000"/>
          <w:lang w:val="en-US" w:eastAsia="ja-JP"/>
        </w:rPr>
        <w:t>r</w:t>
      </w:r>
      <w:r w:rsidR="00CE609A" w:rsidRPr="00CE609A">
        <w:rPr>
          <w:b/>
          <w:color w:val="C00000"/>
          <w:lang w:val="en-US" w:eastAsia="ja-JP"/>
        </w:rPr>
        <w:t>1</w:t>
      </w:r>
      <w:r w:rsidR="00CE609A">
        <w:rPr>
          <w:b/>
          <w:color w:val="C00000"/>
          <w:lang w:val="en-US" w:eastAsia="ja-JP"/>
        </w:rPr>
        <w:t>, F</w:t>
      </w:r>
    </w:p>
    <w:p w14:paraId="60D34832" w14:textId="301E3B58" w:rsidR="00CE609A" w:rsidRPr="00CE609A" w:rsidRDefault="0058452E" w:rsidP="00CE609A">
      <w:pPr>
        <w:rPr>
          <w:b/>
          <w:color w:val="C00000"/>
          <w:lang w:val="en-US" w:eastAsia="ja-JP"/>
        </w:rPr>
      </w:pPr>
      <w:hyperlink r:id="rId2576" w:history="1">
        <w:r w:rsidR="000F2B08" w:rsidRPr="00917EBE">
          <w:rPr>
            <w:rStyle w:val="Hyperlink"/>
            <w:b/>
            <w:highlight w:val="green"/>
            <w:lang w:val="en-US" w:eastAsia="ja-JP"/>
          </w:rPr>
          <w:t>R1-1807926</w:t>
        </w:r>
      </w:hyperlink>
      <w:r w:rsidR="00CE609A" w:rsidRPr="00CE609A">
        <w:rPr>
          <w:b/>
          <w:color w:val="C00000"/>
          <w:lang w:val="en-US" w:eastAsia="ja-JP"/>
        </w:rPr>
        <w:tab/>
        <w:t>Corrections for shortened processing time and shortened TTI in 36.213, s00-s05</w:t>
      </w:r>
      <w:r w:rsidR="00CE609A" w:rsidRPr="00CE609A">
        <w:rPr>
          <w:b/>
          <w:color w:val="C00000"/>
          <w:lang w:val="en-US" w:eastAsia="ja-JP"/>
        </w:rPr>
        <w:tab/>
        <w:t>Motorola Mobility</w:t>
      </w:r>
      <w:r w:rsidR="00CE609A" w:rsidRPr="00CE609A">
        <w:rPr>
          <w:b/>
          <w:color w:val="C00000"/>
          <w:lang w:val="en-US" w:eastAsia="ja-JP"/>
        </w:rPr>
        <w:tab/>
        <w:t>36.213</w:t>
      </w:r>
      <w:r w:rsidR="00CE609A" w:rsidRPr="00CE609A">
        <w:rPr>
          <w:b/>
          <w:color w:val="C00000"/>
          <w:lang w:val="en-US" w:eastAsia="ja-JP"/>
        </w:rPr>
        <w:tab/>
        <w:t>15.1.0</w:t>
      </w:r>
      <w:r w:rsidR="00CE609A" w:rsidRPr="00CE609A">
        <w:rPr>
          <w:b/>
          <w:color w:val="C00000"/>
          <w:lang w:val="en-US" w:eastAsia="ja-JP"/>
        </w:rPr>
        <w:tab/>
        <w:t>LTE_sTTIandPT-Core</w:t>
      </w:r>
      <w:r w:rsidR="00CE609A" w:rsidRPr="00CE609A">
        <w:rPr>
          <w:b/>
          <w:color w:val="C00000"/>
          <w:lang w:val="en-US" w:eastAsia="ja-JP"/>
        </w:rPr>
        <w:tab/>
      </w:r>
      <w:r w:rsidR="00CE609A">
        <w:rPr>
          <w:b/>
          <w:color w:val="C00000"/>
          <w:lang w:val="en-US" w:eastAsia="ja-JP"/>
        </w:rPr>
        <w:t>CR</w:t>
      </w:r>
      <w:r w:rsidR="00CE609A" w:rsidRPr="00CE609A">
        <w:rPr>
          <w:b/>
          <w:color w:val="C00000"/>
          <w:lang w:val="en-US" w:eastAsia="ja-JP"/>
        </w:rPr>
        <w:t>1049</w:t>
      </w:r>
      <w:r w:rsidR="00CE609A">
        <w:rPr>
          <w:b/>
          <w:color w:val="C00000"/>
          <w:lang w:val="en-US" w:eastAsia="ja-JP"/>
        </w:rPr>
        <w:t>r</w:t>
      </w:r>
      <w:r w:rsidR="00CE609A" w:rsidRPr="00CE609A">
        <w:rPr>
          <w:b/>
          <w:color w:val="C00000"/>
          <w:lang w:val="en-US" w:eastAsia="ja-JP"/>
        </w:rPr>
        <w:t>2</w:t>
      </w:r>
      <w:r w:rsidR="00CE609A">
        <w:rPr>
          <w:b/>
          <w:color w:val="C00000"/>
          <w:lang w:val="en-US" w:eastAsia="ja-JP"/>
        </w:rPr>
        <w:t>, F</w:t>
      </w:r>
    </w:p>
    <w:p w14:paraId="2485943C" w14:textId="2550BB25" w:rsidR="00CE609A" w:rsidRPr="00CE609A" w:rsidRDefault="0058452E" w:rsidP="00CE609A">
      <w:pPr>
        <w:rPr>
          <w:b/>
          <w:color w:val="C00000"/>
          <w:lang w:val="en-US" w:eastAsia="ja-JP"/>
        </w:rPr>
      </w:pPr>
      <w:hyperlink r:id="rId2577" w:history="1">
        <w:r w:rsidR="000F2B08" w:rsidRPr="00917EBE">
          <w:rPr>
            <w:rStyle w:val="Hyperlink"/>
            <w:b/>
            <w:highlight w:val="green"/>
            <w:lang w:val="en-US" w:eastAsia="ja-JP"/>
          </w:rPr>
          <w:t>R1-1807927</w:t>
        </w:r>
      </w:hyperlink>
      <w:r w:rsidR="00CE609A" w:rsidRPr="00CE609A">
        <w:rPr>
          <w:b/>
          <w:color w:val="C00000"/>
          <w:lang w:val="en-US" w:eastAsia="ja-JP"/>
        </w:rPr>
        <w:tab/>
        <w:t>Corrections for shortened processing time and shortened TTI in 36.213, s06-s07</w:t>
      </w:r>
      <w:r w:rsidR="00CE609A" w:rsidRPr="00CE609A">
        <w:rPr>
          <w:b/>
          <w:color w:val="C00000"/>
          <w:lang w:val="en-US" w:eastAsia="ja-JP"/>
        </w:rPr>
        <w:tab/>
        <w:t>Motorola Mobility</w:t>
      </w:r>
      <w:r w:rsidR="00CE609A" w:rsidRPr="00CE609A">
        <w:rPr>
          <w:b/>
          <w:color w:val="C00000"/>
          <w:lang w:val="en-US" w:eastAsia="ja-JP"/>
        </w:rPr>
        <w:tab/>
        <w:t>36.213</w:t>
      </w:r>
      <w:r w:rsidR="00CE609A" w:rsidRPr="00CE609A">
        <w:rPr>
          <w:b/>
          <w:color w:val="C00000"/>
          <w:lang w:val="en-US" w:eastAsia="ja-JP"/>
        </w:rPr>
        <w:tab/>
        <w:t>15.1.0</w:t>
      </w:r>
      <w:r w:rsidR="00CE609A" w:rsidRPr="00CE609A">
        <w:rPr>
          <w:b/>
          <w:color w:val="C00000"/>
          <w:lang w:val="en-US" w:eastAsia="ja-JP"/>
        </w:rPr>
        <w:tab/>
        <w:t>LTE_sTTIandPT-Core</w:t>
      </w:r>
      <w:r w:rsidR="00CE609A" w:rsidRPr="00CE609A">
        <w:rPr>
          <w:b/>
          <w:color w:val="C00000"/>
          <w:lang w:val="en-US" w:eastAsia="ja-JP"/>
        </w:rPr>
        <w:tab/>
      </w:r>
      <w:r w:rsidR="00CE609A">
        <w:rPr>
          <w:b/>
          <w:color w:val="C00000"/>
          <w:lang w:val="en-US" w:eastAsia="ja-JP"/>
        </w:rPr>
        <w:t>CR</w:t>
      </w:r>
      <w:r w:rsidR="00CE609A" w:rsidRPr="00CE609A">
        <w:rPr>
          <w:b/>
          <w:color w:val="C00000"/>
          <w:lang w:val="en-US" w:eastAsia="ja-JP"/>
        </w:rPr>
        <w:t>1050</w:t>
      </w:r>
      <w:r w:rsidR="00CE609A">
        <w:rPr>
          <w:b/>
          <w:color w:val="C00000"/>
          <w:lang w:val="en-US" w:eastAsia="ja-JP"/>
        </w:rPr>
        <w:t>r</w:t>
      </w:r>
      <w:r w:rsidR="00CE609A" w:rsidRPr="00CE609A">
        <w:rPr>
          <w:b/>
          <w:color w:val="C00000"/>
          <w:lang w:val="en-US" w:eastAsia="ja-JP"/>
        </w:rPr>
        <w:t>2</w:t>
      </w:r>
      <w:r w:rsidR="00CE609A">
        <w:rPr>
          <w:b/>
          <w:color w:val="C00000"/>
          <w:lang w:val="en-US" w:eastAsia="ja-JP"/>
        </w:rPr>
        <w:t xml:space="preserve">, </w:t>
      </w:r>
      <w:r w:rsidR="00CE609A" w:rsidRPr="00CE609A">
        <w:rPr>
          <w:b/>
          <w:color w:val="C00000"/>
          <w:lang w:val="en-US" w:eastAsia="ja-JP"/>
        </w:rPr>
        <w:t>F</w:t>
      </w:r>
    </w:p>
    <w:p w14:paraId="3394951E" w14:textId="46D0BA55" w:rsidR="00CE609A" w:rsidRPr="00CE609A" w:rsidRDefault="0058452E" w:rsidP="00CE609A">
      <w:pPr>
        <w:rPr>
          <w:b/>
          <w:color w:val="C00000"/>
          <w:lang w:val="en-US" w:eastAsia="ja-JP"/>
        </w:rPr>
      </w:pPr>
      <w:hyperlink r:id="rId2578" w:history="1">
        <w:r w:rsidR="000F2B08" w:rsidRPr="00917EBE">
          <w:rPr>
            <w:rStyle w:val="Hyperlink"/>
            <w:b/>
            <w:highlight w:val="green"/>
            <w:lang w:val="en-US" w:eastAsia="ja-JP"/>
          </w:rPr>
          <w:t>R1-1807928</w:t>
        </w:r>
      </w:hyperlink>
      <w:r w:rsidR="00CE609A" w:rsidRPr="00CE609A">
        <w:rPr>
          <w:b/>
          <w:color w:val="C00000"/>
          <w:lang w:val="en-US" w:eastAsia="ja-JP"/>
        </w:rPr>
        <w:tab/>
        <w:t>Corrections for shortened processing time and shortened TTI in 36.213, s10-s13</w:t>
      </w:r>
      <w:r w:rsidR="00CE609A" w:rsidRPr="00CE609A">
        <w:rPr>
          <w:b/>
          <w:color w:val="C00000"/>
          <w:lang w:val="en-US" w:eastAsia="ja-JP"/>
        </w:rPr>
        <w:tab/>
        <w:t>Motorola Mobility</w:t>
      </w:r>
      <w:r w:rsidR="00CE609A" w:rsidRPr="00CE609A">
        <w:rPr>
          <w:b/>
          <w:color w:val="C00000"/>
          <w:lang w:val="en-US" w:eastAsia="ja-JP"/>
        </w:rPr>
        <w:tab/>
        <w:t>36.213</w:t>
      </w:r>
      <w:r w:rsidR="00CE609A" w:rsidRPr="00CE609A">
        <w:rPr>
          <w:b/>
          <w:color w:val="C00000"/>
          <w:lang w:val="en-US" w:eastAsia="ja-JP"/>
        </w:rPr>
        <w:tab/>
        <w:t>15.1.0</w:t>
      </w:r>
      <w:r w:rsidR="00CE609A" w:rsidRPr="00CE609A">
        <w:rPr>
          <w:b/>
          <w:color w:val="C00000"/>
          <w:lang w:val="en-US" w:eastAsia="ja-JP"/>
        </w:rPr>
        <w:tab/>
        <w:t>LTE_sTTIandPT-Core</w:t>
      </w:r>
      <w:r w:rsidR="00CE609A" w:rsidRPr="00CE609A">
        <w:rPr>
          <w:b/>
          <w:color w:val="C00000"/>
          <w:lang w:val="en-US" w:eastAsia="ja-JP"/>
        </w:rPr>
        <w:tab/>
      </w:r>
      <w:r w:rsidR="00CE609A">
        <w:rPr>
          <w:b/>
          <w:color w:val="C00000"/>
          <w:lang w:val="en-US" w:eastAsia="ja-JP"/>
        </w:rPr>
        <w:t>CR</w:t>
      </w:r>
      <w:r w:rsidR="00CE609A" w:rsidRPr="00CE609A">
        <w:rPr>
          <w:b/>
          <w:color w:val="C00000"/>
          <w:lang w:val="en-US" w:eastAsia="ja-JP"/>
        </w:rPr>
        <w:t>1051</w:t>
      </w:r>
      <w:r w:rsidR="00CE609A">
        <w:rPr>
          <w:b/>
          <w:color w:val="C00000"/>
          <w:lang w:val="en-US" w:eastAsia="ja-JP"/>
        </w:rPr>
        <w:t>r</w:t>
      </w:r>
      <w:r w:rsidR="00CE609A" w:rsidRPr="00CE609A">
        <w:rPr>
          <w:b/>
          <w:color w:val="C00000"/>
          <w:lang w:val="en-US" w:eastAsia="ja-JP"/>
        </w:rPr>
        <w:t>2</w:t>
      </w:r>
      <w:r w:rsidR="00CE609A">
        <w:rPr>
          <w:b/>
          <w:color w:val="C00000"/>
          <w:lang w:val="en-US" w:eastAsia="ja-JP"/>
        </w:rPr>
        <w:t xml:space="preserve">, </w:t>
      </w:r>
      <w:r w:rsidR="00CE609A" w:rsidRPr="00CE609A">
        <w:rPr>
          <w:b/>
          <w:color w:val="C00000"/>
          <w:lang w:val="en-US" w:eastAsia="ja-JP"/>
        </w:rPr>
        <w:t>F</w:t>
      </w:r>
    </w:p>
    <w:p w14:paraId="5F63442E" w14:textId="5C48F9AB" w:rsidR="00CE609A" w:rsidRDefault="0058452E" w:rsidP="00CE609A">
      <w:pPr>
        <w:rPr>
          <w:b/>
          <w:color w:val="C00000"/>
          <w:lang w:val="en-US" w:eastAsia="ja-JP"/>
        </w:rPr>
      </w:pPr>
      <w:hyperlink r:id="rId2579" w:history="1">
        <w:r w:rsidR="000F2B08" w:rsidRPr="00917EBE">
          <w:rPr>
            <w:rStyle w:val="Hyperlink"/>
            <w:b/>
            <w:highlight w:val="green"/>
            <w:lang w:val="en-US" w:eastAsia="ja-JP"/>
          </w:rPr>
          <w:t>R1-1807929</w:t>
        </w:r>
      </w:hyperlink>
      <w:r w:rsidR="00CE609A" w:rsidRPr="00CE609A">
        <w:rPr>
          <w:b/>
          <w:color w:val="C00000"/>
          <w:lang w:val="en-US" w:eastAsia="ja-JP"/>
        </w:rPr>
        <w:tab/>
        <w:t>Corrections for shortened processing time and shortened TTI in 36.213, s08-s09</w:t>
      </w:r>
      <w:r w:rsidR="00CE609A" w:rsidRPr="00CE609A">
        <w:rPr>
          <w:b/>
          <w:color w:val="C00000"/>
          <w:lang w:val="en-US" w:eastAsia="ja-JP"/>
        </w:rPr>
        <w:tab/>
        <w:t>Motorola Mobility</w:t>
      </w:r>
      <w:r w:rsidR="00CE609A" w:rsidRPr="00CE609A">
        <w:rPr>
          <w:b/>
          <w:color w:val="C00000"/>
          <w:lang w:val="en-US" w:eastAsia="ja-JP"/>
        </w:rPr>
        <w:tab/>
        <w:t>36.213</w:t>
      </w:r>
      <w:r w:rsidR="00CE609A" w:rsidRPr="00CE609A">
        <w:rPr>
          <w:b/>
          <w:color w:val="C00000"/>
          <w:lang w:val="en-US" w:eastAsia="ja-JP"/>
        </w:rPr>
        <w:tab/>
        <w:t>15.1.0</w:t>
      </w:r>
      <w:r w:rsidR="00CE609A" w:rsidRPr="00CE609A">
        <w:rPr>
          <w:b/>
          <w:color w:val="C00000"/>
          <w:lang w:val="en-US" w:eastAsia="ja-JP"/>
        </w:rPr>
        <w:tab/>
        <w:t>LTE_sTTIandPT-Core</w:t>
      </w:r>
      <w:r w:rsidR="00CE609A" w:rsidRPr="00CE609A">
        <w:rPr>
          <w:b/>
          <w:color w:val="C00000"/>
          <w:lang w:val="en-US" w:eastAsia="ja-JP"/>
        </w:rPr>
        <w:tab/>
      </w:r>
      <w:r w:rsidR="00CE609A">
        <w:rPr>
          <w:b/>
          <w:color w:val="C00000"/>
          <w:lang w:val="en-US" w:eastAsia="ja-JP"/>
        </w:rPr>
        <w:t>CR</w:t>
      </w:r>
      <w:r w:rsidR="00CE609A" w:rsidRPr="00CE609A">
        <w:rPr>
          <w:b/>
          <w:color w:val="C00000"/>
          <w:lang w:val="en-US" w:eastAsia="ja-JP"/>
        </w:rPr>
        <w:t>1074</w:t>
      </w:r>
      <w:r w:rsidR="00CE609A">
        <w:rPr>
          <w:b/>
          <w:color w:val="C00000"/>
          <w:lang w:val="en-US" w:eastAsia="ja-JP"/>
        </w:rPr>
        <w:t>r</w:t>
      </w:r>
      <w:r w:rsidR="00CE609A" w:rsidRPr="00CE609A">
        <w:rPr>
          <w:b/>
          <w:color w:val="C00000"/>
          <w:lang w:val="en-US" w:eastAsia="ja-JP"/>
        </w:rPr>
        <w:t>1</w:t>
      </w:r>
      <w:r w:rsidR="00CE609A">
        <w:rPr>
          <w:b/>
          <w:color w:val="C00000"/>
          <w:lang w:val="en-US" w:eastAsia="ja-JP"/>
        </w:rPr>
        <w:t>, F</w:t>
      </w:r>
    </w:p>
    <w:p w14:paraId="75A3E706" w14:textId="77777777" w:rsidR="00D70723" w:rsidRDefault="00D70723" w:rsidP="00D70723"/>
    <w:p w14:paraId="2BE2B68F" w14:textId="77777777" w:rsidR="00D70723" w:rsidRDefault="00D70723" w:rsidP="00D70723">
      <w:r w:rsidRPr="00917EBE">
        <w:rPr>
          <w:highlight w:val="green"/>
        </w:rPr>
        <w:t>[93-LTE-03-spec#]</w:t>
      </w:r>
    </w:p>
    <w:p w14:paraId="5AC39E8C" w14:textId="77777777" w:rsidR="00121D83" w:rsidRDefault="00121D83" w:rsidP="00121D83">
      <w:r>
        <w:t>Drafts for LTE CRs to be distributed by Thursday May 31</w:t>
      </w:r>
      <w:r w:rsidRPr="00121D83">
        <w:rPr>
          <w:vertAlign w:val="superscript"/>
        </w:rPr>
        <w:t>st</w:t>
      </w:r>
      <w:r>
        <w:t>, to be agreed by Tuesday June 5</w:t>
      </w:r>
      <w:r w:rsidRPr="00121D83">
        <w:rPr>
          <w:vertAlign w:val="superscript"/>
        </w:rPr>
        <w:t>th</w:t>
      </w:r>
      <w:r>
        <w:t>.</w:t>
      </w:r>
    </w:p>
    <w:p w14:paraId="2B2917D6" w14:textId="77777777" w:rsidR="00D70723" w:rsidRDefault="00D70723" w:rsidP="00D70723">
      <w:r>
        <w:t>FeLAA: Updated cat-F editor CRs for 211, 212, 36.213, and 37.213 based on endorsed TPs, agreements, and working assumptions.</w:t>
      </w:r>
    </w:p>
    <w:p w14:paraId="63F6F362" w14:textId="77777777" w:rsidR="00CE609A" w:rsidRDefault="00CE609A" w:rsidP="00CE609A">
      <w:pPr>
        <w:rPr>
          <w:b/>
          <w:color w:val="C00000"/>
          <w:lang w:val="en-US" w:eastAsia="ja-JP"/>
        </w:rPr>
      </w:pPr>
      <w:r w:rsidRPr="00CD63B9">
        <w:rPr>
          <w:b/>
          <w:color w:val="C00000"/>
          <w:lang w:val="en-US" w:eastAsia="ja-JP"/>
        </w:rPr>
        <w:t xml:space="preserve">Done: </w:t>
      </w:r>
      <w:r>
        <w:rPr>
          <w:b/>
          <w:color w:val="C00000"/>
          <w:lang w:val="en-US" w:eastAsia="ja-JP"/>
        </w:rPr>
        <w:t>The following CRs are agreed:</w:t>
      </w:r>
    </w:p>
    <w:p w14:paraId="16B6ADE8" w14:textId="4BAB4D72" w:rsidR="00CE609A" w:rsidRPr="00CE609A" w:rsidRDefault="0058452E" w:rsidP="00CE609A">
      <w:pPr>
        <w:rPr>
          <w:b/>
          <w:color w:val="C00000"/>
          <w:lang w:val="en-US" w:eastAsia="ja-JP"/>
        </w:rPr>
      </w:pPr>
      <w:hyperlink r:id="rId2580" w:history="1">
        <w:r w:rsidR="000F2B08">
          <w:rPr>
            <w:rStyle w:val="Hyperlink"/>
            <w:b/>
            <w:highlight w:val="green"/>
            <w:lang w:val="en-US" w:eastAsia="ja-JP"/>
          </w:rPr>
          <w:t>R1-1807914</w:t>
        </w:r>
      </w:hyperlink>
      <w:r w:rsidR="00CE609A" w:rsidRPr="00CE609A">
        <w:rPr>
          <w:b/>
          <w:color w:val="C00000"/>
          <w:lang w:val="en-US" w:eastAsia="ja-JP"/>
        </w:rPr>
        <w:tab/>
        <w:t>Introduction of FeLAA into 36.212</w:t>
      </w:r>
      <w:r w:rsidR="00CE609A" w:rsidRPr="00CE609A">
        <w:rPr>
          <w:b/>
          <w:color w:val="C00000"/>
          <w:lang w:val="en-US" w:eastAsia="ja-JP"/>
        </w:rPr>
        <w:tab/>
        <w:t>Huawei</w:t>
      </w:r>
      <w:r w:rsidR="00CE609A" w:rsidRPr="00CE609A">
        <w:rPr>
          <w:b/>
          <w:color w:val="C00000"/>
          <w:lang w:val="en-US" w:eastAsia="ja-JP"/>
        </w:rPr>
        <w:tab/>
        <w:t>36.212</w:t>
      </w:r>
      <w:r w:rsidR="00CE609A" w:rsidRPr="00CE609A">
        <w:rPr>
          <w:b/>
          <w:color w:val="C00000"/>
          <w:lang w:val="en-US" w:eastAsia="ja-JP"/>
        </w:rPr>
        <w:tab/>
        <w:t>15.1.0</w:t>
      </w:r>
      <w:r w:rsidR="00CE609A" w:rsidRPr="00CE609A">
        <w:rPr>
          <w:b/>
          <w:color w:val="C00000"/>
          <w:lang w:val="en-US" w:eastAsia="ja-JP"/>
        </w:rPr>
        <w:tab/>
        <w:t>LTE_unlic-Core</w:t>
      </w:r>
      <w:r w:rsidR="00CE609A" w:rsidRPr="00CE609A">
        <w:rPr>
          <w:b/>
          <w:color w:val="C00000"/>
          <w:lang w:val="en-US" w:eastAsia="ja-JP"/>
        </w:rPr>
        <w:tab/>
      </w:r>
      <w:r w:rsidR="00CE609A">
        <w:rPr>
          <w:b/>
          <w:color w:val="C00000"/>
          <w:lang w:val="en-US" w:eastAsia="ja-JP"/>
        </w:rPr>
        <w:t>CR</w:t>
      </w:r>
      <w:r w:rsidR="00CE609A" w:rsidRPr="00CE609A">
        <w:rPr>
          <w:b/>
          <w:color w:val="C00000"/>
          <w:lang w:val="en-US" w:eastAsia="ja-JP"/>
        </w:rPr>
        <w:t>0290</w:t>
      </w:r>
      <w:r w:rsidR="00CE609A">
        <w:rPr>
          <w:b/>
          <w:color w:val="C00000"/>
          <w:lang w:val="en-US" w:eastAsia="ja-JP"/>
        </w:rPr>
        <w:t>r</w:t>
      </w:r>
      <w:r w:rsidR="00CE609A" w:rsidRPr="00CE609A">
        <w:rPr>
          <w:b/>
          <w:color w:val="C00000"/>
          <w:lang w:val="en-US" w:eastAsia="ja-JP"/>
        </w:rPr>
        <w:t>2</w:t>
      </w:r>
      <w:r w:rsidR="00CE609A">
        <w:rPr>
          <w:b/>
          <w:color w:val="C00000"/>
          <w:lang w:val="en-US" w:eastAsia="ja-JP"/>
        </w:rPr>
        <w:t xml:space="preserve">, </w:t>
      </w:r>
      <w:r w:rsidR="00CE609A" w:rsidRPr="00CE609A">
        <w:rPr>
          <w:b/>
          <w:color w:val="C00000"/>
          <w:lang w:val="en-US" w:eastAsia="ja-JP"/>
        </w:rPr>
        <w:t>B</w:t>
      </w:r>
    </w:p>
    <w:p w14:paraId="793A583F" w14:textId="36CDDF17" w:rsidR="00CE609A" w:rsidRPr="00CE609A" w:rsidRDefault="0058452E" w:rsidP="00CE609A">
      <w:pPr>
        <w:rPr>
          <w:b/>
          <w:color w:val="C00000"/>
          <w:lang w:val="en-US" w:eastAsia="ja-JP"/>
        </w:rPr>
      </w:pPr>
      <w:hyperlink r:id="rId2581" w:history="1">
        <w:r w:rsidR="000F2B08">
          <w:rPr>
            <w:rStyle w:val="Hyperlink"/>
            <w:b/>
            <w:highlight w:val="green"/>
            <w:lang w:val="en-US" w:eastAsia="ja-JP"/>
          </w:rPr>
          <w:t>R1-1807930</w:t>
        </w:r>
      </w:hyperlink>
      <w:r w:rsidR="00CE609A" w:rsidRPr="00CE609A">
        <w:rPr>
          <w:b/>
          <w:color w:val="C00000"/>
          <w:lang w:val="en-US" w:eastAsia="ja-JP"/>
        </w:rPr>
        <w:tab/>
        <w:t>Introduction of enhancements to operation in unlicensed spectrum</w:t>
      </w:r>
      <w:r w:rsidR="00CE609A" w:rsidRPr="00CE609A">
        <w:rPr>
          <w:b/>
          <w:color w:val="C00000"/>
          <w:lang w:val="en-US" w:eastAsia="ja-JP"/>
        </w:rPr>
        <w:tab/>
        <w:t>Ericsson</w:t>
      </w:r>
      <w:r w:rsidR="00CE609A" w:rsidRPr="00CE609A">
        <w:rPr>
          <w:b/>
          <w:color w:val="C00000"/>
          <w:lang w:val="en-US" w:eastAsia="ja-JP"/>
        </w:rPr>
        <w:tab/>
        <w:t>36.211</w:t>
      </w:r>
      <w:r w:rsidR="00CE609A" w:rsidRPr="00CE609A">
        <w:rPr>
          <w:b/>
          <w:color w:val="C00000"/>
          <w:lang w:val="en-US" w:eastAsia="ja-JP"/>
        </w:rPr>
        <w:tab/>
        <w:t>15.1.0</w:t>
      </w:r>
      <w:r w:rsidR="00CE609A" w:rsidRPr="00CE609A">
        <w:rPr>
          <w:b/>
          <w:color w:val="C00000"/>
          <w:lang w:val="en-US" w:eastAsia="ja-JP"/>
        </w:rPr>
        <w:tab/>
        <w:t>LTE_unlic-Core</w:t>
      </w:r>
      <w:r w:rsidR="00CE609A" w:rsidRPr="00CE609A">
        <w:rPr>
          <w:b/>
          <w:color w:val="C00000"/>
          <w:lang w:val="en-US" w:eastAsia="ja-JP"/>
        </w:rPr>
        <w:tab/>
      </w:r>
      <w:r w:rsidR="00CE609A">
        <w:rPr>
          <w:b/>
          <w:color w:val="C00000"/>
          <w:lang w:val="en-US" w:eastAsia="ja-JP"/>
        </w:rPr>
        <w:t>CR</w:t>
      </w:r>
      <w:r w:rsidR="00CE609A" w:rsidRPr="00CE609A">
        <w:rPr>
          <w:b/>
          <w:color w:val="C00000"/>
          <w:lang w:val="en-US" w:eastAsia="ja-JP"/>
        </w:rPr>
        <w:t>0441</w:t>
      </w:r>
      <w:r w:rsidR="00CE609A">
        <w:rPr>
          <w:b/>
          <w:color w:val="C00000"/>
          <w:lang w:val="en-US" w:eastAsia="ja-JP"/>
        </w:rPr>
        <w:t>r</w:t>
      </w:r>
      <w:r w:rsidR="00CE609A" w:rsidRPr="00CE609A">
        <w:rPr>
          <w:b/>
          <w:color w:val="C00000"/>
          <w:lang w:val="en-US" w:eastAsia="ja-JP"/>
        </w:rPr>
        <w:t>1</w:t>
      </w:r>
      <w:r w:rsidR="00CE609A">
        <w:rPr>
          <w:b/>
          <w:color w:val="C00000"/>
          <w:lang w:val="en-US" w:eastAsia="ja-JP"/>
        </w:rPr>
        <w:t xml:space="preserve">, </w:t>
      </w:r>
      <w:r w:rsidR="00CE609A" w:rsidRPr="00CE609A">
        <w:rPr>
          <w:b/>
          <w:color w:val="C00000"/>
          <w:lang w:val="en-US" w:eastAsia="ja-JP"/>
        </w:rPr>
        <w:t>B</w:t>
      </w:r>
    </w:p>
    <w:p w14:paraId="4E586737" w14:textId="28BF3511" w:rsidR="00CE609A" w:rsidRPr="00CE609A" w:rsidRDefault="0058452E" w:rsidP="00CE609A">
      <w:pPr>
        <w:rPr>
          <w:b/>
          <w:color w:val="C00000"/>
          <w:lang w:val="en-US" w:eastAsia="ja-JP"/>
        </w:rPr>
      </w:pPr>
      <w:hyperlink r:id="rId2582" w:history="1">
        <w:r w:rsidR="000F2B08" w:rsidRPr="00917EBE">
          <w:rPr>
            <w:rStyle w:val="Hyperlink"/>
            <w:b/>
            <w:highlight w:val="green"/>
            <w:lang w:val="en-US" w:eastAsia="ja-JP"/>
          </w:rPr>
          <w:t>R1-1807931</w:t>
        </w:r>
      </w:hyperlink>
      <w:r w:rsidR="00CE609A" w:rsidRPr="00CE609A">
        <w:rPr>
          <w:b/>
          <w:color w:val="C00000"/>
          <w:lang w:val="en-US" w:eastAsia="ja-JP"/>
        </w:rPr>
        <w:tab/>
        <w:t>Introduction of Enhancements to LTE operation in unlicensed spectrum into 36.213 s06-s09</w:t>
      </w:r>
      <w:r w:rsidR="00CE609A" w:rsidRPr="00CE609A">
        <w:rPr>
          <w:b/>
          <w:color w:val="C00000"/>
          <w:lang w:val="en-US" w:eastAsia="ja-JP"/>
        </w:rPr>
        <w:tab/>
        <w:t>Motorola Mobility</w:t>
      </w:r>
      <w:r w:rsidR="00CE609A" w:rsidRPr="00CE609A">
        <w:rPr>
          <w:b/>
          <w:color w:val="C00000"/>
          <w:lang w:val="en-US" w:eastAsia="ja-JP"/>
        </w:rPr>
        <w:tab/>
        <w:t>36.213</w:t>
      </w:r>
      <w:r w:rsidR="00CE609A" w:rsidRPr="00CE609A">
        <w:rPr>
          <w:b/>
          <w:color w:val="C00000"/>
          <w:lang w:val="en-US" w:eastAsia="ja-JP"/>
        </w:rPr>
        <w:tab/>
        <w:t>15.1.0</w:t>
      </w:r>
      <w:r w:rsidR="00CE609A" w:rsidRPr="00CE609A">
        <w:rPr>
          <w:b/>
          <w:color w:val="C00000"/>
          <w:lang w:val="en-US" w:eastAsia="ja-JP"/>
        </w:rPr>
        <w:tab/>
        <w:t>LTE_unlic-Core</w:t>
      </w:r>
      <w:r w:rsidR="00CE609A" w:rsidRPr="00CE609A">
        <w:rPr>
          <w:b/>
          <w:color w:val="C00000"/>
          <w:lang w:val="en-US" w:eastAsia="ja-JP"/>
        </w:rPr>
        <w:tab/>
      </w:r>
      <w:r w:rsidR="00CE609A">
        <w:rPr>
          <w:b/>
          <w:color w:val="C00000"/>
          <w:lang w:val="en-US" w:eastAsia="ja-JP"/>
        </w:rPr>
        <w:t>CR</w:t>
      </w:r>
      <w:r w:rsidR="00CE609A" w:rsidRPr="00CE609A">
        <w:rPr>
          <w:b/>
          <w:color w:val="C00000"/>
          <w:lang w:val="en-US" w:eastAsia="ja-JP"/>
        </w:rPr>
        <w:t>1055</w:t>
      </w:r>
      <w:r w:rsidR="00CE609A">
        <w:rPr>
          <w:b/>
          <w:color w:val="C00000"/>
          <w:lang w:val="en-US" w:eastAsia="ja-JP"/>
        </w:rPr>
        <w:t>r</w:t>
      </w:r>
      <w:r w:rsidR="00CE609A" w:rsidRPr="00CE609A">
        <w:rPr>
          <w:b/>
          <w:color w:val="C00000"/>
          <w:lang w:val="en-US" w:eastAsia="ja-JP"/>
        </w:rPr>
        <w:t>2</w:t>
      </w:r>
      <w:r w:rsidR="00CE609A">
        <w:rPr>
          <w:b/>
          <w:color w:val="C00000"/>
          <w:lang w:val="en-US" w:eastAsia="ja-JP"/>
        </w:rPr>
        <w:t xml:space="preserve">, </w:t>
      </w:r>
      <w:r w:rsidR="00CE609A" w:rsidRPr="00CE609A">
        <w:rPr>
          <w:b/>
          <w:color w:val="C00000"/>
          <w:lang w:val="en-US" w:eastAsia="ja-JP"/>
        </w:rPr>
        <w:t>B</w:t>
      </w:r>
    </w:p>
    <w:p w14:paraId="2A5FB4DC" w14:textId="27D855E2" w:rsidR="00CE609A" w:rsidRDefault="00CE609A" w:rsidP="00CE609A">
      <w:pPr>
        <w:rPr>
          <w:b/>
          <w:color w:val="C00000"/>
          <w:lang w:val="en-US" w:eastAsia="ja-JP"/>
        </w:rPr>
      </w:pPr>
      <w:r>
        <w:rPr>
          <w:b/>
          <w:color w:val="C00000"/>
          <w:lang w:val="en-US" w:eastAsia="ja-JP"/>
        </w:rPr>
        <w:t xml:space="preserve">In addition, TS 37.213 is </w:t>
      </w:r>
      <w:r w:rsidR="00D20E64">
        <w:rPr>
          <w:b/>
          <w:color w:val="C00000"/>
          <w:lang w:val="en-US" w:eastAsia="ja-JP"/>
        </w:rPr>
        <w:t>endors</w:t>
      </w:r>
      <w:r>
        <w:rPr>
          <w:b/>
          <w:color w:val="C00000"/>
          <w:lang w:val="en-US" w:eastAsia="ja-JP"/>
        </w:rPr>
        <w:t>ed as version 1.00 for one-step approval in</w:t>
      </w:r>
    </w:p>
    <w:p w14:paraId="2FAD5A52" w14:textId="0EB75FCD" w:rsidR="00CE609A" w:rsidRDefault="0058452E" w:rsidP="00CE609A">
      <w:pPr>
        <w:rPr>
          <w:b/>
          <w:color w:val="C00000"/>
          <w:lang w:val="en-US" w:eastAsia="ja-JP"/>
        </w:rPr>
      </w:pPr>
      <w:hyperlink r:id="rId2583" w:history="1">
        <w:r w:rsidR="000F2B08" w:rsidRPr="00D20E64">
          <w:rPr>
            <w:rStyle w:val="Hyperlink"/>
            <w:b/>
            <w:highlight w:val="green"/>
            <w:lang w:val="en-US" w:eastAsia="ja-JP"/>
          </w:rPr>
          <w:t>R1-1807932</w:t>
        </w:r>
      </w:hyperlink>
      <w:r w:rsidR="00CE609A" w:rsidRPr="00CE609A">
        <w:rPr>
          <w:b/>
          <w:color w:val="C00000"/>
          <w:lang w:val="en-US" w:eastAsia="ja-JP"/>
        </w:rPr>
        <w:tab/>
        <w:t>TS 37.213 v1.0.0 Physical layer procedures for shared spectrum channel access</w:t>
      </w:r>
      <w:r w:rsidR="00CE609A" w:rsidRPr="00CE609A">
        <w:rPr>
          <w:b/>
          <w:color w:val="C00000"/>
          <w:lang w:val="en-US" w:eastAsia="ja-JP"/>
        </w:rPr>
        <w:tab/>
        <w:t>Ericsson</w:t>
      </w:r>
      <w:r w:rsidR="00CE609A" w:rsidRPr="00CE609A">
        <w:rPr>
          <w:b/>
          <w:color w:val="C00000"/>
          <w:lang w:val="en-US" w:eastAsia="ja-JP"/>
        </w:rPr>
        <w:tab/>
        <w:t>37.21</w:t>
      </w:r>
      <w:r w:rsidR="00CE609A">
        <w:rPr>
          <w:b/>
          <w:color w:val="C00000"/>
          <w:lang w:val="en-US" w:eastAsia="ja-JP"/>
        </w:rPr>
        <w:t>3</w:t>
      </w:r>
      <w:r w:rsidR="00CE609A">
        <w:rPr>
          <w:b/>
          <w:color w:val="C00000"/>
          <w:lang w:val="en-US" w:eastAsia="ja-JP"/>
        </w:rPr>
        <w:tab/>
        <w:t>1.0.0</w:t>
      </w:r>
      <w:r w:rsidR="00CE609A">
        <w:rPr>
          <w:b/>
          <w:color w:val="C00000"/>
          <w:lang w:val="en-US" w:eastAsia="ja-JP"/>
        </w:rPr>
        <w:tab/>
        <w:t>LTE_unlic-Core</w:t>
      </w:r>
    </w:p>
    <w:p w14:paraId="628423D0" w14:textId="77777777" w:rsidR="00D70723" w:rsidRDefault="00D70723" w:rsidP="00D70723"/>
    <w:p w14:paraId="025ECFD0" w14:textId="77777777" w:rsidR="00D70723" w:rsidRDefault="00D70723" w:rsidP="00D70723">
      <w:r w:rsidRPr="00917EBE">
        <w:rPr>
          <w:highlight w:val="green"/>
        </w:rPr>
        <w:t>[93-LTE-04-spec#]</w:t>
      </w:r>
    </w:p>
    <w:p w14:paraId="04BB328B" w14:textId="77777777" w:rsidR="00121D83" w:rsidRDefault="00121D83" w:rsidP="00121D83">
      <w:r>
        <w:t>Drafts for LTE CRs to be distributed by Thursday May 31</w:t>
      </w:r>
      <w:r w:rsidRPr="00121D83">
        <w:rPr>
          <w:vertAlign w:val="superscript"/>
        </w:rPr>
        <w:t>st</w:t>
      </w:r>
      <w:r>
        <w:t>, to be agreed by Tuesday June 5</w:t>
      </w:r>
      <w:r w:rsidRPr="00121D83">
        <w:rPr>
          <w:vertAlign w:val="superscript"/>
        </w:rPr>
        <w:t>th</w:t>
      </w:r>
      <w:r>
        <w:t>.</w:t>
      </w:r>
    </w:p>
    <w:p w14:paraId="4864A66E" w14:textId="77777777" w:rsidR="00D70723" w:rsidRDefault="00D70723" w:rsidP="00D70723">
      <w:r>
        <w:lastRenderedPageBreak/>
        <w:t>HCS: New cat-F editor CRs for 212, 213 based on endorsed TPs</w:t>
      </w:r>
    </w:p>
    <w:p w14:paraId="266821C5" w14:textId="77777777" w:rsidR="00B238A9" w:rsidRDefault="00B238A9" w:rsidP="00B238A9">
      <w:pPr>
        <w:rPr>
          <w:b/>
          <w:color w:val="C00000"/>
          <w:lang w:val="en-US" w:eastAsia="ja-JP"/>
        </w:rPr>
      </w:pPr>
      <w:r w:rsidRPr="00CD63B9">
        <w:rPr>
          <w:b/>
          <w:color w:val="C00000"/>
          <w:lang w:val="en-US" w:eastAsia="ja-JP"/>
        </w:rPr>
        <w:t xml:space="preserve">Done: </w:t>
      </w:r>
      <w:r>
        <w:rPr>
          <w:b/>
          <w:color w:val="C00000"/>
          <w:lang w:val="en-US" w:eastAsia="ja-JP"/>
        </w:rPr>
        <w:t>The following CRs are agreed:</w:t>
      </w:r>
    </w:p>
    <w:p w14:paraId="1AC2F0CE" w14:textId="1631E5D0" w:rsidR="00CB3762" w:rsidRDefault="0058452E" w:rsidP="003B0D3B">
      <w:pPr>
        <w:rPr>
          <w:b/>
          <w:color w:val="C00000"/>
          <w:lang w:val="en-US" w:eastAsia="ja-JP"/>
        </w:rPr>
      </w:pPr>
      <w:hyperlink r:id="rId2584" w:history="1">
        <w:r w:rsidR="000F2B08">
          <w:rPr>
            <w:rStyle w:val="Hyperlink"/>
            <w:b/>
            <w:highlight w:val="green"/>
            <w:lang w:val="en-US" w:eastAsia="ja-JP"/>
          </w:rPr>
          <w:t>R1-1807915</w:t>
        </w:r>
      </w:hyperlink>
      <w:r w:rsidR="00CB3762" w:rsidRPr="00CB3762">
        <w:rPr>
          <w:b/>
          <w:color w:val="C00000"/>
          <w:lang w:val="en-US" w:eastAsia="ja-JP"/>
        </w:rPr>
        <w:tab/>
        <w:t>Introduction of high capacity stationary wireless link and 1024QAM into 36.212</w:t>
      </w:r>
      <w:r w:rsidR="00CB3762" w:rsidRPr="00CB3762">
        <w:rPr>
          <w:b/>
          <w:color w:val="C00000"/>
          <w:lang w:val="en-US" w:eastAsia="ja-JP"/>
        </w:rPr>
        <w:tab/>
        <w:t>Huawei</w:t>
      </w:r>
      <w:r w:rsidR="00CB3762" w:rsidRPr="00CB3762">
        <w:rPr>
          <w:b/>
          <w:color w:val="C00000"/>
          <w:lang w:val="en-US" w:eastAsia="ja-JP"/>
        </w:rPr>
        <w:tab/>
        <w:t>36.212</w:t>
      </w:r>
      <w:r w:rsidR="00CB3762" w:rsidRPr="00CB3762">
        <w:rPr>
          <w:b/>
          <w:color w:val="C00000"/>
          <w:lang w:val="en-US" w:eastAsia="ja-JP"/>
        </w:rPr>
        <w:tab/>
        <w:t>15.1.0</w:t>
      </w:r>
      <w:r w:rsidR="00CB3762" w:rsidRPr="00CB3762">
        <w:rPr>
          <w:b/>
          <w:color w:val="C00000"/>
          <w:lang w:val="en-US" w:eastAsia="ja-JP"/>
        </w:rPr>
        <w:tab/>
        <w:t>LTE_1024QAM_DL-Core</w:t>
      </w:r>
      <w:r w:rsidR="00CB3762" w:rsidRPr="00CB3762">
        <w:rPr>
          <w:b/>
          <w:color w:val="C00000"/>
          <w:lang w:val="en-US" w:eastAsia="ja-JP"/>
        </w:rPr>
        <w:tab/>
      </w:r>
      <w:r w:rsidR="00CB3762">
        <w:rPr>
          <w:b/>
          <w:color w:val="C00000"/>
          <w:lang w:val="en-US" w:eastAsia="ja-JP"/>
        </w:rPr>
        <w:t>CR</w:t>
      </w:r>
      <w:r w:rsidR="00CB3762" w:rsidRPr="00CB3762">
        <w:rPr>
          <w:b/>
          <w:color w:val="C00000"/>
          <w:lang w:val="en-US" w:eastAsia="ja-JP"/>
        </w:rPr>
        <w:t>0284</w:t>
      </w:r>
      <w:r w:rsidR="00CB3762">
        <w:rPr>
          <w:b/>
          <w:color w:val="C00000"/>
          <w:lang w:val="en-US" w:eastAsia="ja-JP"/>
        </w:rPr>
        <w:t xml:space="preserve">r1, </w:t>
      </w:r>
      <w:r w:rsidR="00CB3762" w:rsidRPr="00CB3762">
        <w:rPr>
          <w:b/>
          <w:color w:val="C00000"/>
          <w:lang w:val="en-US" w:eastAsia="ja-JP"/>
        </w:rPr>
        <w:t>B</w:t>
      </w:r>
    </w:p>
    <w:p w14:paraId="6BC49656" w14:textId="3AF247FD" w:rsidR="00D032B2" w:rsidRDefault="0058452E" w:rsidP="003B0D3B">
      <w:pPr>
        <w:rPr>
          <w:b/>
          <w:color w:val="C00000"/>
          <w:lang w:val="en-US" w:eastAsia="ja-JP"/>
        </w:rPr>
      </w:pPr>
      <w:hyperlink r:id="rId2585" w:history="1">
        <w:r w:rsidR="000F2B08" w:rsidRPr="00917EBE">
          <w:rPr>
            <w:rStyle w:val="Hyperlink"/>
            <w:b/>
            <w:highlight w:val="green"/>
            <w:lang w:val="en-US" w:eastAsia="ja-JP"/>
          </w:rPr>
          <w:t>R1-1807942</w:t>
        </w:r>
      </w:hyperlink>
      <w:r w:rsidR="00D032B2" w:rsidRPr="00D032B2">
        <w:rPr>
          <w:b/>
          <w:color w:val="C00000"/>
          <w:lang w:val="en-US" w:eastAsia="ja-JP"/>
        </w:rPr>
        <w:tab/>
        <w:t>Introduction of enhancements for high capacity stationary wireless link and introduction of 1024 QAM for LTE to 36.213</w:t>
      </w:r>
      <w:r w:rsidR="00D032B2" w:rsidRPr="00D032B2">
        <w:rPr>
          <w:b/>
          <w:color w:val="C00000"/>
          <w:lang w:val="en-US" w:eastAsia="ja-JP"/>
        </w:rPr>
        <w:tab/>
        <w:t>Motorola Mobility</w:t>
      </w:r>
      <w:r w:rsidR="00D032B2" w:rsidRPr="00D032B2">
        <w:rPr>
          <w:b/>
          <w:color w:val="C00000"/>
          <w:lang w:val="en-US" w:eastAsia="ja-JP"/>
        </w:rPr>
        <w:tab/>
        <w:t>36.213</w:t>
      </w:r>
      <w:r w:rsidR="00D032B2" w:rsidRPr="00D032B2">
        <w:rPr>
          <w:b/>
          <w:color w:val="C00000"/>
          <w:lang w:val="en-US" w:eastAsia="ja-JP"/>
        </w:rPr>
        <w:tab/>
        <w:t>15.1.0</w:t>
      </w:r>
      <w:r w:rsidR="00D032B2" w:rsidRPr="00D032B2">
        <w:rPr>
          <w:b/>
          <w:color w:val="C00000"/>
          <w:lang w:val="en-US" w:eastAsia="ja-JP"/>
        </w:rPr>
        <w:tab/>
        <w:t>LTE_1024QAM_DL-C</w:t>
      </w:r>
      <w:r w:rsidR="00D032B2">
        <w:rPr>
          <w:b/>
          <w:color w:val="C00000"/>
          <w:lang w:val="en-US" w:eastAsia="ja-JP"/>
        </w:rPr>
        <w:t>ore</w:t>
      </w:r>
      <w:r w:rsidR="00D032B2">
        <w:rPr>
          <w:b/>
          <w:color w:val="C00000"/>
          <w:lang w:val="en-US" w:eastAsia="ja-JP"/>
        </w:rPr>
        <w:tab/>
        <w:t>CR1053r1, B</w:t>
      </w:r>
    </w:p>
    <w:p w14:paraId="01D083B3" w14:textId="77777777" w:rsidR="004924B2" w:rsidRDefault="004924B2" w:rsidP="004924B2"/>
    <w:p w14:paraId="375919E8" w14:textId="77777777" w:rsidR="004924B2" w:rsidRDefault="004924B2" w:rsidP="004924B2">
      <w:r w:rsidRPr="006C2A4A">
        <w:rPr>
          <w:highlight w:val="green"/>
        </w:rPr>
        <w:t>[93-LTE-05-spec#]</w:t>
      </w:r>
    </w:p>
    <w:p w14:paraId="0E75B172" w14:textId="77777777" w:rsidR="004F28C6" w:rsidRDefault="004F28C6" w:rsidP="004F28C6">
      <w:r>
        <w:t>Drafts for LTE CRs to be distributed by Thursday May 31</w:t>
      </w:r>
      <w:r w:rsidRPr="00121D83">
        <w:rPr>
          <w:vertAlign w:val="superscript"/>
        </w:rPr>
        <w:t>st</w:t>
      </w:r>
      <w:r>
        <w:t>, to be agreed by Tuesday June 5</w:t>
      </w:r>
      <w:r w:rsidRPr="00121D83">
        <w:rPr>
          <w:vertAlign w:val="superscript"/>
        </w:rPr>
        <w:t>th</w:t>
      </w:r>
      <w:r>
        <w:t>.</w:t>
      </w:r>
    </w:p>
    <w:p w14:paraId="70A03068" w14:textId="77777777" w:rsidR="004924B2" w:rsidRDefault="004924B2" w:rsidP="004924B2">
      <w:r>
        <w:t>FeCoMP: New cat-F editor CR for 213 based on endorsed TPs</w:t>
      </w:r>
    </w:p>
    <w:p w14:paraId="79606E46" w14:textId="77777777" w:rsidR="00B238A9" w:rsidRDefault="00B238A9" w:rsidP="00B238A9">
      <w:pPr>
        <w:rPr>
          <w:b/>
          <w:color w:val="C00000"/>
          <w:lang w:val="en-US" w:eastAsia="ja-JP"/>
        </w:rPr>
      </w:pPr>
      <w:r w:rsidRPr="00CD63B9">
        <w:rPr>
          <w:b/>
          <w:color w:val="C00000"/>
          <w:lang w:val="en-US" w:eastAsia="ja-JP"/>
        </w:rPr>
        <w:t xml:space="preserve">Done: </w:t>
      </w:r>
      <w:r>
        <w:rPr>
          <w:b/>
          <w:color w:val="C00000"/>
          <w:lang w:val="en-US" w:eastAsia="ja-JP"/>
        </w:rPr>
        <w:t>The following CRs are agreed:</w:t>
      </w:r>
    </w:p>
    <w:p w14:paraId="0409E7F0" w14:textId="24EA1A13" w:rsidR="00AC60C3" w:rsidRDefault="0058452E" w:rsidP="00AC60C3">
      <w:pPr>
        <w:rPr>
          <w:b/>
          <w:color w:val="C00000"/>
          <w:lang w:val="en-US" w:eastAsia="ja-JP"/>
        </w:rPr>
      </w:pPr>
      <w:hyperlink r:id="rId2586" w:history="1">
        <w:r w:rsidR="000F2B08">
          <w:rPr>
            <w:rStyle w:val="Hyperlink"/>
            <w:b/>
            <w:highlight w:val="green"/>
            <w:lang w:val="en-US" w:eastAsia="ja-JP"/>
          </w:rPr>
          <w:t>R1-1807943</w:t>
        </w:r>
      </w:hyperlink>
      <w:r w:rsidR="00AC60C3" w:rsidRPr="008524CD">
        <w:rPr>
          <w:b/>
          <w:color w:val="C00000"/>
          <w:lang w:val="en-US" w:eastAsia="ja-JP"/>
        </w:rPr>
        <w:tab/>
      </w:r>
      <w:r w:rsidR="00AC60C3" w:rsidRPr="00AC60C3">
        <w:rPr>
          <w:b/>
          <w:color w:val="C00000"/>
          <w:lang w:val="en-US" w:eastAsia="ja-JP"/>
        </w:rPr>
        <w:t>Correction on l</w:t>
      </w:r>
      <w:r w:rsidR="00AC60C3">
        <w:rPr>
          <w:b/>
          <w:color w:val="C00000"/>
          <w:lang w:val="en-US" w:eastAsia="ja-JP"/>
        </w:rPr>
        <w:t>ayer-to-port mapping for feCoMP</w:t>
      </w:r>
      <w:r w:rsidR="00AC60C3" w:rsidRPr="008524CD">
        <w:rPr>
          <w:b/>
          <w:color w:val="C00000"/>
          <w:lang w:val="en-US" w:eastAsia="ja-JP"/>
        </w:rPr>
        <w:tab/>
      </w:r>
      <w:r w:rsidR="00AC60C3">
        <w:rPr>
          <w:b/>
          <w:color w:val="C00000"/>
          <w:lang w:val="en-US" w:eastAsia="ja-JP"/>
        </w:rPr>
        <w:t>Ericsson</w:t>
      </w:r>
      <w:r w:rsidR="00AC60C3" w:rsidRPr="008524CD">
        <w:rPr>
          <w:b/>
          <w:color w:val="C00000"/>
          <w:lang w:val="en-US" w:eastAsia="ja-JP"/>
        </w:rPr>
        <w:tab/>
        <w:t>36.21</w:t>
      </w:r>
      <w:r w:rsidR="00AC60C3">
        <w:rPr>
          <w:b/>
          <w:color w:val="C00000"/>
          <w:lang w:val="en-US" w:eastAsia="ja-JP"/>
        </w:rPr>
        <w:t>1</w:t>
      </w:r>
      <w:r w:rsidR="00AC60C3" w:rsidRPr="008524CD">
        <w:rPr>
          <w:b/>
          <w:color w:val="C00000"/>
          <w:lang w:val="en-US" w:eastAsia="ja-JP"/>
        </w:rPr>
        <w:tab/>
        <w:t>15.1.0</w:t>
      </w:r>
      <w:r w:rsidR="00AC60C3" w:rsidRPr="008524CD">
        <w:rPr>
          <w:b/>
          <w:color w:val="C00000"/>
          <w:lang w:val="en-US" w:eastAsia="ja-JP"/>
        </w:rPr>
        <w:tab/>
        <w:t>feCOMP_LTE-Core</w:t>
      </w:r>
      <w:r w:rsidR="00AC60C3" w:rsidRPr="008524CD">
        <w:rPr>
          <w:b/>
          <w:color w:val="C00000"/>
          <w:lang w:val="en-US" w:eastAsia="ja-JP"/>
        </w:rPr>
        <w:tab/>
      </w:r>
      <w:r w:rsidR="00AC60C3">
        <w:rPr>
          <w:b/>
          <w:color w:val="C00000"/>
          <w:lang w:val="en-US" w:eastAsia="ja-JP"/>
        </w:rPr>
        <w:t>CR0449, F</w:t>
      </w:r>
    </w:p>
    <w:p w14:paraId="689609D3" w14:textId="302394C1" w:rsidR="008524CD" w:rsidRDefault="0058452E" w:rsidP="004F28C6">
      <w:pPr>
        <w:rPr>
          <w:b/>
          <w:color w:val="C00000"/>
          <w:lang w:val="en-US" w:eastAsia="ja-JP"/>
        </w:rPr>
      </w:pPr>
      <w:hyperlink r:id="rId2587" w:history="1">
        <w:r w:rsidR="000F2B08" w:rsidRPr="006C2A4A">
          <w:rPr>
            <w:rStyle w:val="Hyperlink"/>
            <w:b/>
            <w:highlight w:val="green"/>
            <w:lang w:val="en-US" w:eastAsia="ja-JP"/>
          </w:rPr>
          <w:t>R1-1807933</w:t>
        </w:r>
      </w:hyperlink>
      <w:r w:rsidR="008524CD" w:rsidRPr="008524CD">
        <w:rPr>
          <w:b/>
          <w:color w:val="C00000"/>
          <w:lang w:val="en-US" w:eastAsia="ja-JP"/>
        </w:rPr>
        <w:tab/>
        <w:t>Corrections to feCoMP in 36.213, s06-s07</w:t>
      </w:r>
      <w:r w:rsidR="008524CD" w:rsidRPr="008524CD">
        <w:rPr>
          <w:b/>
          <w:color w:val="C00000"/>
          <w:lang w:val="en-US" w:eastAsia="ja-JP"/>
        </w:rPr>
        <w:tab/>
        <w:t>Motorola Mobility</w:t>
      </w:r>
      <w:r w:rsidR="008524CD" w:rsidRPr="008524CD">
        <w:rPr>
          <w:b/>
          <w:color w:val="C00000"/>
          <w:lang w:val="en-US" w:eastAsia="ja-JP"/>
        </w:rPr>
        <w:tab/>
        <w:t>36.213</w:t>
      </w:r>
      <w:r w:rsidR="008524CD" w:rsidRPr="008524CD">
        <w:rPr>
          <w:b/>
          <w:color w:val="C00000"/>
          <w:lang w:val="en-US" w:eastAsia="ja-JP"/>
        </w:rPr>
        <w:tab/>
        <w:t>15.1.0</w:t>
      </w:r>
      <w:r w:rsidR="008524CD" w:rsidRPr="008524CD">
        <w:rPr>
          <w:b/>
          <w:color w:val="C00000"/>
          <w:lang w:val="en-US" w:eastAsia="ja-JP"/>
        </w:rPr>
        <w:tab/>
        <w:t>feCOMP_LTE-Core</w:t>
      </w:r>
      <w:r w:rsidR="008524CD" w:rsidRPr="008524CD">
        <w:rPr>
          <w:b/>
          <w:color w:val="C00000"/>
          <w:lang w:val="en-US" w:eastAsia="ja-JP"/>
        </w:rPr>
        <w:tab/>
      </w:r>
      <w:r w:rsidR="008524CD">
        <w:rPr>
          <w:b/>
          <w:color w:val="C00000"/>
          <w:lang w:val="en-US" w:eastAsia="ja-JP"/>
        </w:rPr>
        <w:t>CR1106, F</w:t>
      </w:r>
    </w:p>
    <w:p w14:paraId="33DCE6D0" w14:textId="77777777" w:rsidR="004924B2" w:rsidRDefault="004924B2" w:rsidP="004924B2"/>
    <w:p w14:paraId="3C8F840B" w14:textId="77777777" w:rsidR="004924B2" w:rsidRDefault="004924B2" w:rsidP="004924B2">
      <w:r w:rsidRPr="006C2A4A">
        <w:rPr>
          <w:highlight w:val="green"/>
        </w:rPr>
        <w:t>[93-LTE-06-spec#]</w:t>
      </w:r>
    </w:p>
    <w:p w14:paraId="42C4BC1C" w14:textId="77777777" w:rsidR="004F28C6" w:rsidRDefault="004F28C6" w:rsidP="004F28C6">
      <w:r>
        <w:t>Drafts for LTE CRs to be distributed by Thursday May 31</w:t>
      </w:r>
      <w:r w:rsidRPr="00121D83">
        <w:rPr>
          <w:vertAlign w:val="superscript"/>
        </w:rPr>
        <w:t>st</w:t>
      </w:r>
      <w:r>
        <w:t>, to be agreed by Tuesday June 5</w:t>
      </w:r>
      <w:r w:rsidRPr="00121D83">
        <w:rPr>
          <w:vertAlign w:val="superscript"/>
        </w:rPr>
        <w:t>th</w:t>
      </w:r>
      <w:r>
        <w:t>.</w:t>
      </w:r>
    </w:p>
    <w:p w14:paraId="10D8882A" w14:textId="77777777" w:rsidR="004924B2" w:rsidRDefault="004924B2" w:rsidP="004924B2">
      <w:r>
        <w:t>eMTC: Updated cat-B editor CRs for 211, 212, 213 based on agreements and working assumptions.</w:t>
      </w:r>
    </w:p>
    <w:p w14:paraId="161A2B34" w14:textId="77777777" w:rsidR="00B238A9" w:rsidRDefault="00B238A9" w:rsidP="00B238A9">
      <w:pPr>
        <w:rPr>
          <w:b/>
          <w:color w:val="C00000"/>
          <w:lang w:val="en-US" w:eastAsia="ja-JP"/>
        </w:rPr>
      </w:pPr>
      <w:r w:rsidRPr="00CD63B9">
        <w:rPr>
          <w:b/>
          <w:color w:val="C00000"/>
          <w:lang w:val="en-US" w:eastAsia="ja-JP"/>
        </w:rPr>
        <w:t xml:space="preserve">Done: </w:t>
      </w:r>
      <w:r>
        <w:rPr>
          <w:b/>
          <w:color w:val="C00000"/>
          <w:lang w:val="en-US" w:eastAsia="ja-JP"/>
        </w:rPr>
        <w:t>The following CRs are agreed:</w:t>
      </w:r>
    </w:p>
    <w:p w14:paraId="5A550478" w14:textId="0FA5BE58" w:rsidR="003871DC" w:rsidRDefault="0058452E" w:rsidP="004F28C6">
      <w:pPr>
        <w:rPr>
          <w:b/>
          <w:color w:val="C00000"/>
          <w:lang w:val="en-US" w:eastAsia="ja-JP"/>
        </w:rPr>
      </w:pPr>
      <w:hyperlink r:id="rId2588" w:history="1">
        <w:r w:rsidR="000602D4">
          <w:rPr>
            <w:rStyle w:val="Hyperlink"/>
            <w:b/>
            <w:lang w:val="en-US" w:eastAsia="ja-JP"/>
          </w:rPr>
          <w:t>R1-1807971</w:t>
        </w:r>
      </w:hyperlink>
      <w:r w:rsidR="003871DC" w:rsidRPr="003871DC">
        <w:rPr>
          <w:b/>
          <w:color w:val="C00000"/>
          <w:lang w:val="en-US" w:eastAsia="ja-JP"/>
        </w:rPr>
        <w:tab/>
        <w:t>Agreement summary for Rel-15 Even further enhanced MTC for LTE</w:t>
      </w:r>
      <w:r w:rsidR="003871DC" w:rsidRPr="003871DC">
        <w:rPr>
          <w:b/>
          <w:color w:val="C00000"/>
          <w:lang w:val="en-US" w:eastAsia="ja-JP"/>
        </w:rPr>
        <w:tab/>
        <w:t>WI rapporteur (Ericsson)</w:t>
      </w:r>
      <w:r w:rsidR="000602D4">
        <w:rPr>
          <w:b/>
          <w:color w:val="C00000"/>
          <w:lang w:val="en-US" w:eastAsia="ja-JP"/>
        </w:rPr>
        <w:tab/>
        <w:t xml:space="preserve">(rev. of </w:t>
      </w:r>
      <w:hyperlink r:id="rId2589" w:history="1">
        <w:r w:rsidR="000602D4">
          <w:rPr>
            <w:rStyle w:val="Hyperlink"/>
            <w:b/>
            <w:lang w:val="en-US" w:eastAsia="ja-JP"/>
          </w:rPr>
          <w:t>R1-1807581</w:t>
        </w:r>
      </w:hyperlink>
      <w:r w:rsidR="000602D4">
        <w:rPr>
          <w:b/>
          <w:color w:val="C00000"/>
          <w:lang w:val="en-US" w:eastAsia="ja-JP"/>
        </w:rPr>
        <w:t>)</w:t>
      </w:r>
    </w:p>
    <w:p w14:paraId="44385B2F" w14:textId="0BC658E0" w:rsidR="00EA1EBA" w:rsidRDefault="0058452E" w:rsidP="00EA1EBA">
      <w:pPr>
        <w:rPr>
          <w:b/>
          <w:color w:val="C00000"/>
          <w:lang w:val="en-US" w:eastAsia="ja-JP"/>
        </w:rPr>
      </w:pPr>
      <w:hyperlink r:id="rId2590" w:history="1">
        <w:r w:rsidR="000F2B08" w:rsidRPr="00456356">
          <w:rPr>
            <w:rStyle w:val="Hyperlink"/>
            <w:b/>
            <w:highlight w:val="green"/>
            <w:lang w:val="en-US" w:eastAsia="ja-JP"/>
          </w:rPr>
          <w:t>R1-1807935</w:t>
        </w:r>
      </w:hyperlink>
      <w:r w:rsidR="00EA1EBA" w:rsidRPr="00EA1EBA">
        <w:rPr>
          <w:b/>
          <w:color w:val="C00000"/>
          <w:lang w:val="en-US" w:eastAsia="ja-JP"/>
        </w:rPr>
        <w:tab/>
        <w:t>Introduction of Even Further Enhanced MTC for LTE</w:t>
      </w:r>
      <w:r w:rsidR="00EA1EBA" w:rsidRPr="00EA1EBA">
        <w:rPr>
          <w:b/>
          <w:color w:val="C00000"/>
          <w:lang w:val="en-US" w:eastAsia="ja-JP"/>
        </w:rPr>
        <w:tab/>
        <w:t>Ericsson</w:t>
      </w:r>
      <w:r w:rsidR="00EA1EBA" w:rsidRPr="00EA1EBA">
        <w:rPr>
          <w:b/>
          <w:color w:val="C00000"/>
          <w:lang w:val="en-US" w:eastAsia="ja-JP"/>
        </w:rPr>
        <w:tab/>
        <w:t>36.21</w:t>
      </w:r>
      <w:r w:rsidR="00F833ED">
        <w:rPr>
          <w:b/>
          <w:color w:val="C00000"/>
          <w:lang w:val="en-US" w:eastAsia="ja-JP"/>
        </w:rPr>
        <w:t>1</w:t>
      </w:r>
      <w:r w:rsidR="00F833ED">
        <w:rPr>
          <w:b/>
          <w:color w:val="C00000"/>
          <w:lang w:val="en-US" w:eastAsia="ja-JP"/>
        </w:rPr>
        <w:tab/>
        <w:t>15.1.0</w:t>
      </w:r>
      <w:r w:rsidR="00F833ED">
        <w:rPr>
          <w:b/>
          <w:color w:val="C00000"/>
          <w:lang w:val="en-US" w:eastAsia="ja-JP"/>
        </w:rPr>
        <w:tab/>
        <w:t>LTE_eMTC4-Core</w:t>
      </w:r>
      <w:r w:rsidR="00F833ED">
        <w:rPr>
          <w:b/>
          <w:color w:val="C00000"/>
          <w:lang w:val="en-US" w:eastAsia="ja-JP"/>
        </w:rPr>
        <w:tab/>
        <w:t>CR0447, B</w:t>
      </w:r>
    </w:p>
    <w:p w14:paraId="4196E456" w14:textId="3AC81388" w:rsidR="00F833ED" w:rsidRPr="00EA1EBA" w:rsidRDefault="0058452E" w:rsidP="00EA1EBA">
      <w:pPr>
        <w:rPr>
          <w:b/>
          <w:color w:val="C00000"/>
          <w:lang w:val="en-US" w:eastAsia="ja-JP"/>
        </w:rPr>
      </w:pPr>
      <w:hyperlink r:id="rId2591" w:history="1">
        <w:r w:rsidR="000F2B08" w:rsidRPr="00E340BD">
          <w:rPr>
            <w:rStyle w:val="Hyperlink"/>
            <w:b/>
            <w:highlight w:val="green"/>
            <w:lang w:val="en-US" w:eastAsia="ja-JP"/>
          </w:rPr>
          <w:t>R1-1807916</w:t>
        </w:r>
      </w:hyperlink>
      <w:r w:rsidR="00F833ED" w:rsidRPr="00F833ED">
        <w:rPr>
          <w:b/>
          <w:color w:val="C00000"/>
          <w:lang w:val="en-US" w:eastAsia="ja-JP"/>
        </w:rPr>
        <w:tab/>
        <w:t>Introduction of even further enhanc</w:t>
      </w:r>
      <w:r w:rsidR="00E340BD">
        <w:rPr>
          <w:b/>
          <w:color w:val="C00000"/>
          <w:lang w:val="en-US" w:eastAsia="ja-JP"/>
        </w:rPr>
        <w:t>ements of eMTC</w:t>
      </w:r>
      <w:r w:rsidR="00E340BD">
        <w:rPr>
          <w:b/>
          <w:color w:val="C00000"/>
          <w:lang w:val="en-US" w:eastAsia="ja-JP"/>
        </w:rPr>
        <w:tab/>
        <w:t>Huawei</w:t>
      </w:r>
      <w:r w:rsidR="00F833ED" w:rsidRPr="00F833ED">
        <w:rPr>
          <w:b/>
          <w:color w:val="C00000"/>
          <w:lang w:val="en-US" w:eastAsia="ja-JP"/>
        </w:rPr>
        <w:tab/>
        <w:t>36.212</w:t>
      </w:r>
      <w:r w:rsidR="00F833ED" w:rsidRPr="00F833ED">
        <w:rPr>
          <w:b/>
          <w:color w:val="C00000"/>
          <w:lang w:val="en-US" w:eastAsia="ja-JP"/>
        </w:rPr>
        <w:tab/>
        <w:t>15.1.0</w:t>
      </w:r>
      <w:r w:rsidR="00F833ED" w:rsidRPr="00F833ED">
        <w:rPr>
          <w:b/>
          <w:color w:val="C00000"/>
          <w:lang w:val="en-US" w:eastAsia="ja-JP"/>
        </w:rPr>
        <w:tab/>
        <w:t>LTE_</w:t>
      </w:r>
      <w:r w:rsidR="00F833ED">
        <w:rPr>
          <w:b/>
          <w:color w:val="C00000"/>
          <w:lang w:val="en-US" w:eastAsia="ja-JP"/>
        </w:rPr>
        <w:t>eMTC4-Core</w:t>
      </w:r>
      <w:r w:rsidR="00F833ED">
        <w:rPr>
          <w:b/>
          <w:color w:val="C00000"/>
          <w:lang w:val="en-US" w:eastAsia="ja-JP"/>
        </w:rPr>
        <w:tab/>
        <w:t>CR0292, B</w:t>
      </w:r>
    </w:p>
    <w:p w14:paraId="410EEF45" w14:textId="65103A1C" w:rsidR="00EA1EBA" w:rsidRPr="00EA1EBA" w:rsidRDefault="0058452E" w:rsidP="00EA1EBA">
      <w:pPr>
        <w:rPr>
          <w:b/>
          <w:color w:val="C00000"/>
          <w:lang w:val="en-US" w:eastAsia="ja-JP"/>
        </w:rPr>
      </w:pPr>
      <w:hyperlink r:id="rId2592" w:history="1">
        <w:r w:rsidR="000F2B08" w:rsidRPr="006C2A4A">
          <w:rPr>
            <w:rStyle w:val="Hyperlink"/>
            <w:b/>
            <w:highlight w:val="green"/>
            <w:lang w:val="en-US" w:eastAsia="ja-JP"/>
          </w:rPr>
          <w:t>R1-1807936</w:t>
        </w:r>
      </w:hyperlink>
      <w:r w:rsidR="00EA1EBA" w:rsidRPr="00EA1EBA">
        <w:rPr>
          <w:b/>
          <w:color w:val="C00000"/>
          <w:lang w:val="en-US" w:eastAsia="ja-JP"/>
        </w:rPr>
        <w:tab/>
        <w:t>Introduction of even further enhanced MTC for LTE in 36.213, s00-s05</w:t>
      </w:r>
      <w:r w:rsidR="00EA1EBA" w:rsidRPr="00EA1EBA">
        <w:rPr>
          <w:b/>
          <w:color w:val="C00000"/>
          <w:lang w:val="en-US" w:eastAsia="ja-JP"/>
        </w:rPr>
        <w:tab/>
        <w:t>Motorola Mobility</w:t>
      </w:r>
      <w:r w:rsidR="00EA1EBA" w:rsidRPr="00EA1EBA">
        <w:rPr>
          <w:b/>
          <w:color w:val="C00000"/>
          <w:lang w:val="en-US" w:eastAsia="ja-JP"/>
        </w:rPr>
        <w:tab/>
        <w:t>36.213</w:t>
      </w:r>
      <w:r w:rsidR="00EA1EBA" w:rsidRPr="00EA1EBA">
        <w:rPr>
          <w:b/>
          <w:color w:val="C00000"/>
          <w:lang w:val="en-US" w:eastAsia="ja-JP"/>
        </w:rPr>
        <w:tab/>
        <w:t>15.1.0</w:t>
      </w:r>
      <w:r w:rsidR="00EA1EBA" w:rsidRPr="00EA1EBA">
        <w:rPr>
          <w:b/>
          <w:color w:val="C00000"/>
          <w:lang w:val="en-US" w:eastAsia="ja-JP"/>
        </w:rPr>
        <w:tab/>
        <w:t>LTE_eMTC4-Core</w:t>
      </w:r>
      <w:r w:rsidR="00EA1EBA" w:rsidRPr="00EA1EBA">
        <w:rPr>
          <w:b/>
          <w:color w:val="C00000"/>
          <w:lang w:val="en-US" w:eastAsia="ja-JP"/>
        </w:rPr>
        <w:tab/>
      </w:r>
      <w:r w:rsidR="00F833ED">
        <w:rPr>
          <w:b/>
          <w:color w:val="C00000"/>
          <w:lang w:val="en-US" w:eastAsia="ja-JP"/>
        </w:rPr>
        <w:t>CR</w:t>
      </w:r>
      <w:r w:rsidR="00EA1EBA" w:rsidRPr="00EA1EBA">
        <w:rPr>
          <w:b/>
          <w:color w:val="C00000"/>
          <w:lang w:val="en-US" w:eastAsia="ja-JP"/>
        </w:rPr>
        <w:t>1101</w:t>
      </w:r>
      <w:r w:rsidR="006A7013">
        <w:rPr>
          <w:b/>
          <w:color w:val="C00000"/>
          <w:lang w:val="en-US" w:eastAsia="ja-JP"/>
        </w:rPr>
        <w:t>r</w:t>
      </w:r>
      <w:r w:rsidR="00EA1EBA" w:rsidRPr="00EA1EBA">
        <w:rPr>
          <w:b/>
          <w:color w:val="C00000"/>
          <w:lang w:val="en-US" w:eastAsia="ja-JP"/>
        </w:rPr>
        <w:t>1</w:t>
      </w:r>
      <w:r w:rsidR="006A7013">
        <w:rPr>
          <w:b/>
          <w:color w:val="C00000"/>
          <w:lang w:val="en-US" w:eastAsia="ja-JP"/>
        </w:rPr>
        <w:t xml:space="preserve">, </w:t>
      </w:r>
      <w:r w:rsidR="00EA1EBA" w:rsidRPr="00EA1EBA">
        <w:rPr>
          <w:b/>
          <w:color w:val="C00000"/>
          <w:lang w:val="en-US" w:eastAsia="ja-JP"/>
        </w:rPr>
        <w:t>B</w:t>
      </w:r>
    </w:p>
    <w:p w14:paraId="74FDF1B2" w14:textId="05DBC4E7" w:rsidR="00EA1EBA" w:rsidRPr="00EA1EBA" w:rsidRDefault="0058452E" w:rsidP="00EA1EBA">
      <w:pPr>
        <w:rPr>
          <w:b/>
          <w:color w:val="C00000"/>
          <w:lang w:val="en-US" w:eastAsia="ja-JP"/>
        </w:rPr>
      </w:pPr>
      <w:hyperlink r:id="rId2593" w:history="1">
        <w:r w:rsidR="000F2B08" w:rsidRPr="006C2A4A">
          <w:rPr>
            <w:rStyle w:val="Hyperlink"/>
            <w:b/>
            <w:highlight w:val="green"/>
            <w:lang w:val="en-US" w:eastAsia="ja-JP"/>
          </w:rPr>
          <w:t>R1-1807937</w:t>
        </w:r>
      </w:hyperlink>
      <w:r w:rsidR="00EA1EBA" w:rsidRPr="00EA1EBA">
        <w:rPr>
          <w:b/>
          <w:color w:val="C00000"/>
          <w:lang w:val="en-US" w:eastAsia="ja-JP"/>
        </w:rPr>
        <w:tab/>
        <w:t>Introduction of even further enhanced MTC for LTE in 36.213, s06-s07</w:t>
      </w:r>
      <w:r w:rsidR="00EA1EBA" w:rsidRPr="00EA1EBA">
        <w:rPr>
          <w:b/>
          <w:color w:val="C00000"/>
          <w:lang w:val="en-US" w:eastAsia="ja-JP"/>
        </w:rPr>
        <w:tab/>
        <w:t>Motorola Mobility</w:t>
      </w:r>
      <w:r w:rsidR="00EA1EBA" w:rsidRPr="00EA1EBA">
        <w:rPr>
          <w:b/>
          <w:color w:val="C00000"/>
          <w:lang w:val="en-US" w:eastAsia="ja-JP"/>
        </w:rPr>
        <w:tab/>
        <w:t>36.213</w:t>
      </w:r>
      <w:r w:rsidR="00EA1EBA" w:rsidRPr="00EA1EBA">
        <w:rPr>
          <w:b/>
          <w:color w:val="C00000"/>
          <w:lang w:val="en-US" w:eastAsia="ja-JP"/>
        </w:rPr>
        <w:tab/>
        <w:t>15.1.0</w:t>
      </w:r>
      <w:r w:rsidR="00EA1EBA" w:rsidRPr="00EA1EBA">
        <w:rPr>
          <w:b/>
          <w:color w:val="C00000"/>
          <w:lang w:val="en-US" w:eastAsia="ja-JP"/>
        </w:rPr>
        <w:tab/>
        <w:t>LTE_eMTC4-Core</w:t>
      </w:r>
      <w:r w:rsidR="00EA1EBA" w:rsidRPr="00EA1EBA">
        <w:rPr>
          <w:b/>
          <w:color w:val="C00000"/>
          <w:lang w:val="en-US" w:eastAsia="ja-JP"/>
        </w:rPr>
        <w:tab/>
      </w:r>
      <w:r w:rsidR="00F833ED">
        <w:rPr>
          <w:b/>
          <w:color w:val="C00000"/>
          <w:lang w:val="en-US" w:eastAsia="ja-JP"/>
        </w:rPr>
        <w:t>CR</w:t>
      </w:r>
      <w:r w:rsidR="00EA1EBA" w:rsidRPr="00EA1EBA">
        <w:rPr>
          <w:b/>
          <w:color w:val="C00000"/>
          <w:lang w:val="en-US" w:eastAsia="ja-JP"/>
        </w:rPr>
        <w:t>1102</w:t>
      </w:r>
      <w:r w:rsidR="006A7013">
        <w:rPr>
          <w:b/>
          <w:color w:val="C00000"/>
          <w:lang w:val="en-US" w:eastAsia="ja-JP"/>
        </w:rPr>
        <w:t>r</w:t>
      </w:r>
      <w:r w:rsidR="00EA1EBA" w:rsidRPr="00EA1EBA">
        <w:rPr>
          <w:b/>
          <w:color w:val="C00000"/>
          <w:lang w:val="en-US" w:eastAsia="ja-JP"/>
        </w:rPr>
        <w:t>1</w:t>
      </w:r>
      <w:r w:rsidR="006A7013">
        <w:rPr>
          <w:b/>
          <w:color w:val="C00000"/>
          <w:lang w:val="en-US" w:eastAsia="ja-JP"/>
        </w:rPr>
        <w:t xml:space="preserve">, </w:t>
      </w:r>
      <w:r w:rsidR="00EA1EBA" w:rsidRPr="00EA1EBA">
        <w:rPr>
          <w:b/>
          <w:color w:val="C00000"/>
          <w:lang w:val="en-US" w:eastAsia="ja-JP"/>
        </w:rPr>
        <w:t>B</w:t>
      </w:r>
    </w:p>
    <w:p w14:paraId="4D2E2C61" w14:textId="6FF90840" w:rsidR="00EA1EBA" w:rsidRPr="00EA1EBA" w:rsidRDefault="0058452E" w:rsidP="00EA1EBA">
      <w:pPr>
        <w:rPr>
          <w:b/>
          <w:color w:val="C00000"/>
          <w:lang w:val="en-US" w:eastAsia="ja-JP"/>
        </w:rPr>
      </w:pPr>
      <w:hyperlink r:id="rId2594" w:history="1">
        <w:r w:rsidR="000F2B08" w:rsidRPr="006C2A4A">
          <w:rPr>
            <w:rStyle w:val="Hyperlink"/>
            <w:b/>
            <w:highlight w:val="green"/>
            <w:lang w:val="en-US" w:eastAsia="ja-JP"/>
          </w:rPr>
          <w:t>R1-1807938</w:t>
        </w:r>
      </w:hyperlink>
      <w:r w:rsidR="00EA1EBA" w:rsidRPr="00EA1EBA">
        <w:rPr>
          <w:b/>
          <w:color w:val="C00000"/>
          <w:lang w:val="en-US" w:eastAsia="ja-JP"/>
        </w:rPr>
        <w:tab/>
        <w:t>Introduction of even further enhanced MTC for LTE in 36.213, s08-s09</w:t>
      </w:r>
      <w:r w:rsidR="00EA1EBA" w:rsidRPr="00EA1EBA">
        <w:rPr>
          <w:b/>
          <w:color w:val="C00000"/>
          <w:lang w:val="en-US" w:eastAsia="ja-JP"/>
        </w:rPr>
        <w:tab/>
        <w:t>Motorola Mobility</w:t>
      </w:r>
      <w:r w:rsidR="00EA1EBA" w:rsidRPr="00EA1EBA">
        <w:rPr>
          <w:b/>
          <w:color w:val="C00000"/>
          <w:lang w:val="en-US" w:eastAsia="ja-JP"/>
        </w:rPr>
        <w:tab/>
        <w:t>36.213</w:t>
      </w:r>
      <w:r w:rsidR="00EA1EBA" w:rsidRPr="00EA1EBA">
        <w:rPr>
          <w:b/>
          <w:color w:val="C00000"/>
          <w:lang w:val="en-US" w:eastAsia="ja-JP"/>
        </w:rPr>
        <w:tab/>
        <w:t>15.1.0</w:t>
      </w:r>
      <w:r w:rsidR="00EA1EBA" w:rsidRPr="00EA1EBA">
        <w:rPr>
          <w:b/>
          <w:color w:val="C00000"/>
          <w:lang w:val="en-US" w:eastAsia="ja-JP"/>
        </w:rPr>
        <w:tab/>
        <w:t>LTE_eMTC4-Core</w:t>
      </w:r>
      <w:r w:rsidR="00EA1EBA" w:rsidRPr="00EA1EBA">
        <w:rPr>
          <w:b/>
          <w:color w:val="C00000"/>
          <w:lang w:val="en-US" w:eastAsia="ja-JP"/>
        </w:rPr>
        <w:tab/>
      </w:r>
      <w:r w:rsidR="00F833ED">
        <w:rPr>
          <w:b/>
          <w:color w:val="C00000"/>
          <w:lang w:val="en-US" w:eastAsia="ja-JP"/>
        </w:rPr>
        <w:t>CR</w:t>
      </w:r>
      <w:r w:rsidR="00EA1EBA" w:rsidRPr="00EA1EBA">
        <w:rPr>
          <w:b/>
          <w:color w:val="C00000"/>
          <w:lang w:val="en-US" w:eastAsia="ja-JP"/>
        </w:rPr>
        <w:t>1103</w:t>
      </w:r>
      <w:r w:rsidR="006A7013">
        <w:rPr>
          <w:b/>
          <w:color w:val="C00000"/>
          <w:lang w:val="en-US" w:eastAsia="ja-JP"/>
        </w:rPr>
        <w:t>r</w:t>
      </w:r>
      <w:r w:rsidR="00EA1EBA" w:rsidRPr="00EA1EBA">
        <w:rPr>
          <w:b/>
          <w:color w:val="C00000"/>
          <w:lang w:val="en-US" w:eastAsia="ja-JP"/>
        </w:rPr>
        <w:t>1</w:t>
      </w:r>
      <w:r w:rsidR="006A7013">
        <w:rPr>
          <w:b/>
          <w:color w:val="C00000"/>
          <w:lang w:val="en-US" w:eastAsia="ja-JP"/>
        </w:rPr>
        <w:t xml:space="preserve">, </w:t>
      </w:r>
      <w:r w:rsidR="00EA1EBA" w:rsidRPr="00EA1EBA">
        <w:rPr>
          <w:b/>
          <w:color w:val="C00000"/>
          <w:lang w:val="en-US" w:eastAsia="ja-JP"/>
        </w:rPr>
        <w:t>B</w:t>
      </w:r>
    </w:p>
    <w:p w14:paraId="5DEC5B0B" w14:textId="77777777" w:rsidR="004924B2" w:rsidRDefault="004924B2" w:rsidP="004924B2"/>
    <w:p w14:paraId="4F6DA025" w14:textId="77777777" w:rsidR="004924B2" w:rsidRDefault="004924B2" w:rsidP="004924B2">
      <w:r w:rsidRPr="00955F1A">
        <w:rPr>
          <w:highlight w:val="green"/>
        </w:rPr>
        <w:t>[93-LTE-07-spec#]</w:t>
      </w:r>
    </w:p>
    <w:p w14:paraId="7898BD72" w14:textId="77777777" w:rsidR="004F28C6" w:rsidRDefault="004F28C6" w:rsidP="004F28C6">
      <w:r>
        <w:t>Drafts for LTE CRs to be distributed by Thursday May 31</w:t>
      </w:r>
      <w:r w:rsidRPr="00121D83">
        <w:rPr>
          <w:vertAlign w:val="superscript"/>
        </w:rPr>
        <w:t>st</w:t>
      </w:r>
      <w:r>
        <w:t>, to be agreed by Tuesday June 5</w:t>
      </w:r>
      <w:r w:rsidRPr="00121D83">
        <w:rPr>
          <w:vertAlign w:val="superscript"/>
        </w:rPr>
        <w:t>th</w:t>
      </w:r>
      <w:r>
        <w:t>.</w:t>
      </w:r>
    </w:p>
    <w:p w14:paraId="56813DA4" w14:textId="77777777" w:rsidR="004924B2" w:rsidRDefault="004924B2" w:rsidP="004924B2">
      <w:r>
        <w:t>NB-IoT: Updated cat-B editor CRs for 211, 212, 213, 214 based on agreements and working assumptions.</w:t>
      </w:r>
    </w:p>
    <w:p w14:paraId="39876C43" w14:textId="77777777" w:rsidR="00B238A9" w:rsidRDefault="00B238A9" w:rsidP="00B238A9">
      <w:pPr>
        <w:rPr>
          <w:b/>
          <w:color w:val="C00000"/>
          <w:lang w:val="en-US" w:eastAsia="ja-JP"/>
        </w:rPr>
      </w:pPr>
      <w:r w:rsidRPr="00CD63B9">
        <w:rPr>
          <w:b/>
          <w:color w:val="C00000"/>
          <w:lang w:val="en-US" w:eastAsia="ja-JP"/>
        </w:rPr>
        <w:t xml:space="preserve">Done: </w:t>
      </w:r>
      <w:r>
        <w:rPr>
          <w:b/>
          <w:color w:val="C00000"/>
          <w:lang w:val="en-US" w:eastAsia="ja-JP"/>
        </w:rPr>
        <w:t>The following CRs are agreed:</w:t>
      </w:r>
    </w:p>
    <w:p w14:paraId="60AD6603" w14:textId="75A3461A" w:rsidR="00EA1EBA" w:rsidRDefault="0058452E" w:rsidP="004F28C6">
      <w:pPr>
        <w:rPr>
          <w:b/>
          <w:color w:val="C00000"/>
          <w:lang w:val="en-US" w:eastAsia="ja-JP"/>
        </w:rPr>
      </w:pPr>
      <w:hyperlink r:id="rId2595" w:history="1">
        <w:r w:rsidR="000F2B08">
          <w:rPr>
            <w:rStyle w:val="Hyperlink"/>
            <w:b/>
            <w:lang w:val="en-US" w:eastAsia="ja-JP"/>
          </w:rPr>
          <w:t>R1-1807590</w:t>
        </w:r>
      </w:hyperlink>
      <w:r w:rsidR="00EA1EBA" w:rsidRPr="00EA1EBA">
        <w:rPr>
          <w:b/>
          <w:color w:val="C00000"/>
          <w:lang w:val="en-US" w:eastAsia="ja-JP"/>
        </w:rPr>
        <w:tab/>
        <w:t>RAN1 agreements for Rel-15 Further NB-IoT enhancements</w:t>
      </w:r>
      <w:r w:rsidR="00EA1EBA" w:rsidRPr="00EA1EBA">
        <w:rPr>
          <w:b/>
          <w:color w:val="C00000"/>
          <w:lang w:val="en-US" w:eastAsia="ja-JP"/>
        </w:rPr>
        <w:tab/>
        <w:t>WI rapporteur (Ericsson)</w:t>
      </w:r>
    </w:p>
    <w:p w14:paraId="779C81E9" w14:textId="1EE6CD32" w:rsidR="00F833ED" w:rsidRDefault="0058452E" w:rsidP="00F833ED">
      <w:pPr>
        <w:rPr>
          <w:b/>
          <w:color w:val="C00000"/>
          <w:lang w:val="en-US" w:eastAsia="ja-JP"/>
        </w:rPr>
      </w:pPr>
      <w:hyperlink r:id="rId2596" w:history="1">
        <w:r w:rsidR="000F2B08" w:rsidRPr="00243967">
          <w:rPr>
            <w:rStyle w:val="Hyperlink"/>
            <w:b/>
            <w:highlight w:val="green"/>
            <w:lang w:val="en-US" w:eastAsia="ja-JP"/>
          </w:rPr>
          <w:t>R1-1807939</w:t>
        </w:r>
      </w:hyperlink>
      <w:r w:rsidR="00F833ED" w:rsidRPr="00EA1EBA">
        <w:rPr>
          <w:b/>
          <w:color w:val="C00000"/>
          <w:lang w:val="en-US" w:eastAsia="ja-JP"/>
        </w:rPr>
        <w:tab/>
        <w:t>Introduction Rel-15 Further NB-IoT enhancements</w:t>
      </w:r>
      <w:r w:rsidR="00F833ED" w:rsidRPr="00EA1EBA">
        <w:rPr>
          <w:b/>
          <w:color w:val="C00000"/>
          <w:lang w:val="en-US" w:eastAsia="ja-JP"/>
        </w:rPr>
        <w:tab/>
        <w:t>Ericsson</w:t>
      </w:r>
      <w:r w:rsidR="00F833ED" w:rsidRPr="00EA1EBA">
        <w:rPr>
          <w:b/>
          <w:color w:val="C00000"/>
          <w:lang w:val="en-US" w:eastAsia="ja-JP"/>
        </w:rPr>
        <w:tab/>
        <w:t>36.211</w:t>
      </w:r>
      <w:r w:rsidR="00F833ED" w:rsidRPr="00EA1EBA">
        <w:rPr>
          <w:b/>
          <w:color w:val="C00000"/>
          <w:lang w:val="en-US" w:eastAsia="ja-JP"/>
        </w:rPr>
        <w:tab/>
        <w:t>15.1</w:t>
      </w:r>
      <w:r w:rsidR="00F833ED">
        <w:rPr>
          <w:b/>
          <w:color w:val="C00000"/>
          <w:lang w:val="en-US" w:eastAsia="ja-JP"/>
        </w:rPr>
        <w:t>.0</w:t>
      </w:r>
      <w:r w:rsidR="00F833ED">
        <w:rPr>
          <w:b/>
          <w:color w:val="C00000"/>
          <w:lang w:val="en-US" w:eastAsia="ja-JP"/>
        </w:rPr>
        <w:tab/>
        <w:t>NB_IOTenh2-Core</w:t>
      </w:r>
      <w:r w:rsidR="00F833ED">
        <w:rPr>
          <w:b/>
          <w:color w:val="C00000"/>
          <w:lang w:val="en-US" w:eastAsia="ja-JP"/>
        </w:rPr>
        <w:tab/>
        <w:t>CR0448, B</w:t>
      </w:r>
    </w:p>
    <w:p w14:paraId="4A30D02A" w14:textId="347BB91C" w:rsidR="00F833ED" w:rsidRPr="00EA1EBA" w:rsidRDefault="0058452E" w:rsidP="00F833ED">
      <w:pPr>
        <w:rPr>
          <w:b/>
          <w:color w:val="C00000"/>
          <w:lang w:val="en-US" w:eastAsia="ja-JP"/>
        </w:rPr>
      </w:pPr>
      <w:hyperlink r:id="rId2597" w:history="1">
        <w:r w:rsidR="000F2B08" w:rsidRPr="00E340BD">
          <w:rPr>
            <w:rStyle w:val="Hyperlink"/>
            <w:b/>
            <w:highlight w:val="green"/>
            <w:lang w:val="en-US" w:eastAsia="ja-JP"/>
          </w:rPr>
          <w:t>R1-1807917</w:t>
        </w:r>
      </w:hyperlink>
      <w:r w:rsidR="00F833ED" w:rsidRPr="00F833ED">
        <w:rPr>
          <w:b/>
          <w:color w:val="C00000"/>
          <w:lang w:val="en-US" w:eastAsia="ja-JP"/>
        </w:rPr>
        <w:tab/>
        <w:t>Introduction of further enhancem</w:t>
      </w:r>
      <w:r w:rsidR="00E340BD">
        <w:rPr>
          <w:b/>
          <w:color w:val="C00000"/>
          <w:lang w:val="en-US" w:eastAsia="ja-JP"/>
        </w:rPr>
        <w:t>ents of NB-IoT</w:t>
      </w:r>
      <w:r w:rsidR="00E340BD">
        <w:rPr>
          <w:b/>
          <w:color w:val="C00000"/>
          <w:lang w:val="en-US" w:eastAsia="ja-JP"/>
        </w:rPr>
        <w:tab/>
        <w:t>Huawei</w:t>
      </w:r>
      <w:r w:rsidR="00F833ED" w:rsidRPr="00F833ED">
        <w:rPr>
          <w:b/>
          <w:color w:val="C00000"/>
          <w:lang w:val="en-US" w:eastAsia="ja-JP"/>
        </w:rPr>
        <w:tab/>
        <w:t>36.212</w:t>
      </w:r>
      <w:r w:rsidR="00F833ED" w:rsidRPr="00F833ED">
        <w:rPr>
          <w:b/>
          <w:color w:val="C00000"/>
          <w:lang w:val="en-US" w:eastAsia="ja-JP"/>
        </w:rPr>
        <w:tab/>
        <w:t>15.1.0</w:t>
      </w:r>
      <w:r w:rsidR="00F833ED" w:rsidRPr="00F833ED">
        <w:rPr>
          <w:b/>
          <w:color w:val="C00000"/>
          <w:lang w:val="en-US" w:eastAsia="ja-JP"/>
        </w:rPr>
        <w:tab/>
        <w:t>NB_IOTenh2-Core</w:t>
      </w:r>
      <w:r w:rsidR="00F833ED" w:rsidRPr="00F833ED">
        <w:rPr>
          <w:b/>
          <w:color w:val="C00000"/>
          <w:lang w:val="en-US" w:eastAsia="ja-JP"/>
        </w:rPr>
        <w:tab/>
      </w:r>
      <w:r w:rsidR="00F833ED">
        <w:rPr>
          <w:b/>
          <w:color w:val="C00000"/>
          <w:lang w:val="en-US" w:eastAsia="ja-JP"/>
        </w:rPr>
        <w:t>CR</w:t>
      </w:r>
      <w:r w:rsidR="00F833ED" w:rsidRPr="00F833ED">
        <w:rPr>
          <w:b/>
          <w:color w:val="C00000"/>
          <w:lang w:val="en-US" w:eastAsia="ja-JP"/>
        </w:rPr>
        <w:t>0293</w:t>
      </w:r>
      <w:r w:rsidR="00F833ED">
        <w:rPr>
          <w:b/>
          <w:color w:val="C00000"/>
          <w:lang w:val="en-US" w:eastAsia="ja-JP"/>
        </w:rPr>
        <w:t xml:space="preserve">, </w:t>
      </w:r>
      <w:r w:rsidR="00F833ED" w:rsidRPr="00F833ED">
        <w:rPr>
          <w:b/>
          <w:color w:val="C00000"/>
          <w:lang w:val="en-US" w:eastAsia="ja-JP"/>
        </w:rPr>
        <w:t>B</w:t>
      </w:r>
    </w:p>
    <w:p w14:paraId="4DAEB34C" w14:textId="1263CF25" w:rsidR="00F833ED" w:rsidRPr="00EA1EBA" w:rsidRDefault="0058452E" w:rsidP="00F833ED">
      <w:pPr>
        <w:rPr>
          <w:b/>
          <w:color w:val="C00000"/>
          <w:lang w:val="en-US" w:eastAsia="ja-JP"/>
        </w:rPr>
      </w:pPr>
      <w:hyperlink r:id="rId2598" w:history="1">
        <w:r w:rsidR="000F2B08" w:rsidRPr="00955F1A">
          <w:rPr>
            <w:rStyle w:val="Hyperlink"/>
            <w:b/>
            <w:highlight w:val="green"/>
            <w:lang w:val="en-US" w:eastAsia="ja-JP"/>
          </w:rPr>
          <w:t>R1-1807940</w:t>
        </w:r>
      </w:hyperlink>
      <w:r w:rsidR="00F833ED" w:rsidRPr="00EA1EBA">
        <w:rPr>
          <w:b/>
          <w:color w:val="C00000"/>
          <w:lang w:val="en-US" w:eastAsia="ja-JP"/>
        </w:rPr>
        <w:tab/>
        <w:t>Introduction of Rel-15 Further NB-IoT enhancements in 36.213, s14</w:t>
      </w:r>
      <w:r w:rsidR="00F833ED" w:rsidRPr="00EA1EBA">
        <w:rPr>
          <w:b/>
          <w:color w:val="C00000"/>
          <w:lang w:val="en-US" w:eastAsia="ja-JP"/>
        </w:rPr>
        <w:tab/>
        <w:t>Motorola Mobility</w:t>
      </w:r>
      <w:r w:rsidR="00F833ED" w:rsidRPr="00EA1EBA">
        <w:rPr>
          <w:b/>
          <w:color w:val="C00000"/>
          <w:lang w:val="en-US" w:eastAsia="ja-JP"/>
        </w:rPr>
        <w:tab/>
        <w:t>36.213</w:t>
      </w:r>
      <w:r w:rsidR="00F833ED" w:rsidRPr="00EA1EBA">
        <w:rPr>
          <w:b/>
          <w:color w:val="C00000"/>
          <w:lang w:val="en-US" w:eastAsia="ja-JP"/>
        </w:rPr>
        <w:tab/>
        <w:t>15.1.</w:t>
      </w:r>
      <w:r w:rsidR="00F833ED">
        <w:rPr>
          <w:b/>
          <w:color w:val="C00000"/>
          <w:lang w:val="en-US" w:eastAsia="ja-JP"/>
        </w:rPr>
        <w:t>0</w:t>
      </w:r>
      <w:r w:rsidR="00F833ED">
        <w:rPr>
          <w:b/>
          <w:color w:val="C00000"/>
          <w:lang w:val="en-US" w:eastAsia="ja-JP"/>
        </w:rPr>
        <w:tab/>
        <w:t>NB_IOTenh2-Core</w:t>
      </w:r>
      <w:r w:rsidR="00F833ED">
        <w:rPr>
          <w:b/>
          <w:color w:val="C00000"/>
          <w:lang w:val="en-US" w:eastAsia="ja-JP"/>
        </w:rPr>
        <w:tab/>
        <w:t>CR1104r1, B</w:t>
      </w:r>
    </w:p>
    <w:p w14:paraId="422154DC" w14:textId="355E5EE0" w:rsidR="00F833ED" w:rsidRDefault="0058452E" w:rsidP="00F833ED">
      <w:pPr>
        <w:rPr>
          <w:b/>
          <w:color w:val="C00000"/>
          <w:lang w:val="en-US" w:eastAsia="ja-JP"/>
        </w:rPr>
      </w:pPr>
      <w:hyperlink r:id="rId2599" w:history="1">
        <w:r w:rsidR="000F2B08" w:rsidRPr="00334BF3">
          <w:rPr>
            <w:rStyle w:val="Hyperlink"/>
            <w:b/>
            <w:highlight w:val="green"/>
            <w:lang w:val="en-US" w:eastAsia="ja-JP"/>
          </w:rPr>
          <w:t>R1-1807941</w:t>
        </w:r>
      </w:hyperlink>
      <w:r w:rsidR="00F833ED" w:rsidRPr="00EA1EBA">
        <w:rPr>
          <w:b/>
          <w:color w:val="C00000"/>
          <w:lang w:val="en-US" w:eastAsia="ja-JP"/>
        </w:rPr>
        <w:tab/>
        <w:t>Introduction Rel-15 Further NB-IoT enhancements</w:t>
      </w:r>
      <w:r w:rsidR="00F833ED" w:rsidRPr="00EA1EBA">
        <w:rPr>
          <w:b/>
          <w:color w:val="C00000"/>
          <w:lang w:val="en-US" w:eastAsia="ja-JP"/>
        </w:rPr>
        <w:tab/>
        <w:t>Ericsson</w:t>
      </w:r>
      <w:r w:rsidR="00F833ED" w:rsidRPr="00EA1EBA">
        <w:rPr>
          <w:b/>
          <w:color w:val="C00000"/>
          <w:lang w:val="en-US" w:eastAsia="ja-JP"/>
        </w:rPr>
        <w:tab/>
        <w:t>36.214</w:t>
      </w:r>
      <w:r w:rsidR="00F833ED" w:rsidRPr="00EA1EBA">
        <w:rPr>
          <w:b/>
          <w:color w:val="C00000"/>
          <w:lang w:val="en-US" w:eastAsia="ja-JP"/>
        </w:rPr>
        <w:tab/>
        <w:t>15.1.</w:t>
      </w:r>
      <w:r w:rsidR="00F833ED">
        <w:rPr>
          <w:b/>
          <w:color w:val="C00000"/>
          <w:lang w:val="en-US" w:eastAsia="ja-JP"/>
        </w:rPr>
        <w:t>0</w:t>
      </w:r>
      <w:r w:rsidR="00F833ED">
        <w:rPr>
          <w:b/>
          <w:color w:val="C00000"/>
          <w:lang w:val="en-US" w:eastAsia="ja-JP"/>
        </w:rPr>
        <w:tab/>
        <w:t>NB_IOTenh2-Core</w:t>
      </w:r>
      <w:r w:rsidR="00F833ED">
        <w:rPr>
          <w:b/>
          <w:color w:val="C00000"/>
          <w:lang w:val="en-US" w:eastAsia="ja-JP"/>
        </w:rPr>
        <w:tab/>
        <w:t>CR0050r1, B</w:t>
      </w:r>
    </w:p>
    <w:p w14:paraId="3726949F" w14:textId="77777777" w:rsidR="004924B2" w:rsidRPr="00F833ED" w:rsidRDefault="004924B2" w:rsidP="004924B2">
      <w:pPr>
        <w:rPr>
          <w:lang w:val="en-US"/>
        </w:rPr>
      </w:pPr>
    </w:p>
    <w:p w14:paraId="5E205BA5" w14:textId="77777777" w:rsidR="004924B2" w:rsidRDefault="004924B2" w:rsidP="004924B2">
      <w:r w:rsidRPr="006C2A4A">
        <w:rPr>
          <w:highlight w:val="green"/>
        </w:rPr>
        <w:t>[93-LTE-08-spec#]</w:t>
      </w:r>
    </w:p>
    <w:p w14:paraId="59D999B9" w14:textId="77777777" w:rsidR="004F28C6" w:rsidRDefault="004F28C6" w:rsidP="004F28C6">
      <w:r>
        <w:t>Drafts for LTE CRs to be distributed by Thursday May 31</w:t>
      </w:r>
      <w:r w:rsidRPr="00121D83">
        <w:rPr>
          <w:vertAlign w:val="superscript"/>
        </w:rPr>
        <w:t>st</w:t>
      </w:r>
      <w:r>
        <w:t>, to be agreed by Tuesday June 5</w:t>
      </w:r>
      <w:r w:rsidRPr="00121D83">
        <w:rPr>
          <w:vertAlign w:val="superscript"/>
        </w:rPr>
        <w:t>th</w:t>
      </w:r>
      <w:r>
        <w:t>.</w:t>
      </w:r>
    </w:p>
    <w:p w14:paraId="3E7B3ED3" w14:textId="77777777" w:rsidR="004924B2" w:rsidRDefault="004924B2" w:rsidP="004924B2">
      <w:r>
        <w:t>eV2X: Updated cat-B editor CRs for 212, 213 based on agreements and working assumptions.</w:t>
      </w:r>
    </w:p>
    <w:p w14:paraId="60AF844F" w14:textId="3DB7BB54" w:rsidR="004924B2" w:rsidRDefault="004F28C6" w:rsidP="004924B2">
      <w:r>
        <w:t xml:space="preserve"> </w:t>
      </w:r>
      <w:r w:rsidR="004924B2">
        <w:t>(Rapporteur to provide updated list of agreements and working assumptions by Saturday May 26)</w:t>
      </w:r>
    </w:p>
    <w:p w14:paraId="2A121B66" w14:textId="77777777" w:rsidR="00B238A9" w:rsidRDefault="00B238A9" w:rsidP="00B238A9">
      <w:pPr>
        <w:rPr>
          <w:b/>
          <w:color w:val="C00000"/>
          <w:lang w:val="en-US" w:eastAsia="ja-JP"/>
        </w:rPr>
      </w:pPr>
      <w:r w:rsidRPr="00CD63B9">
        <w:rPr>
          <w:b/>
          <w:color w:val="C00000"/>
          <w:lang w:val="en-US" w:eastAsia="ja-JP"/>
        </w:rPr>
        <w:t xml:space="preserve">Done: </w:t>
      </w:r>
      <w:r>
        <w:rPr>
          <w:b/>
          <w:color w:val="C00000"/>
          <w:lang w:val="en-US" w:eastAsia="ja-JP"/>
        </w:rPr>
        <w:t>The following CRs are agreed:</w:t>
      </w:r>
    </w:p>
    <w:p w14:paraId="15EC5244" w14:textId="05E71BDD" w:rsidR="00817FB4" w:rsidRPr="00817FB4" w:rsidRDefault="0058452E" w:rsidP="00817FB4">
      <w:pPr>
        <w:rPr>
          <w:b/>
          <w:color w:val="C00000"/>
          <w:lang w:val="en-US" w:eastAsia="ja-JP"/>
        </w:rPr>
      </w:pPr>
      <w:hyperlink r:id="rId2600" w:history="1">
        <w:r w:rsidR="000F2B08" w:rsidRPr="00896BD2">
          <w:rPr>
            <w:rStyle w:val="Hyperlink"/>
            <w:b/>
            <w:highlight w:val="green"/>
            <w:lang w:val="en-US" w:eastAsia="ja-JP"/>
          </w:rPr>
          <w:t>R1-1807918</w:t>
        </w:r>
      </w:hyperlink>
      <w:r w:rsidR="00817FB4" w:rsidRPr="00817FB4">
        <w:rPr>
          <w:b/>
          <w:color w:val="C00000"/>
          <w:lang w:val="en-US" w:eastAsia="ja-JP"/>
        </w:rPr>
        <w:tab/>
        <w:t>Introduction of V2X Phase 2 based on LTE</w:t>
      </w:r>
      <w:r w:rsidR="00817FB4" w:rsidRPr="00817FB4">
        <w:rPr>
          <w:b/>
          <w:color w:val="C00000"/>
          <w:lang w:val="en-US" w:eastAsia="ja-JP"/>
        </w:rPr>
        <w:tab/>
        <w:t>Huawei</w:t>
      </w:r>
      <w:r w:rsidR="00817FB4" w:rsidRPr="00817FB4">
        <w:rPr>
          <w:b/>
          <w:color w:val="C00000"/>
          <w:lang w:val="en-US" w:eastAsia="ja-JP"/>
        </w:rPr>
        <w:tab/>
        <w:t>36.212</w:t>
      </w:r>
      <w:r w:rsidR="00817FB4" w:rsidRPr="00817FB4">
        <w:rPr>
          <w:b/>
          <w:color w:val="C00000"/>
          <w:lang w:val="en-US" w:eastAsia="ja-JP"/>
        </w:rPr>
        <w:tab/>
        <w:t>15.1.0</w:t>
      </w:r>
      <w:r w:rsidR="00817FB4" w:rsidRPr="00817FB4">
        <w:rPr>
          <w:b/>
          <w:color w:val="C00000"/>
          <w:lang w:val="en-US" w:eastAsia="ja-JP"/>
        </w:rPr>
        <w:tab/>
        <w:t>LTE_eV2X-Core</w:t>
      </w:r>
      <w:r w:rsidR="00817FB4" w:rsidRPr="00817FB4">
        <w:rPr>
          <w:b/>
          <w:color w:val="C00000"/>
          <w:lang w:val="en-US" w:eastAsia="ja-JP"/>
        </w:rPr>
        <w:tab/>
      </w:r>
      <w:r w:rsidR="00817FB4">
        <w:rPr>
          <w:b/>
          <w:color w:val="C00000"/>
          <w:lang w:val="en-US" w:eastAsia="ja-JP"/>
        </w:rPr>
        <w:t>CR</w:t>
      </w:r>
      <w:r w:rsidR="00817FB4" w:rsidRPr="00817FB4">
        <w:rPr>
          <w:b/>
          <w:color w:val="C00000"/>
          <w:lang w:val="en-US" w:eastAsia="ja-JP"/>
        </w:rPr>
        <w:t>0294</w:t>
      </w:r>
      <w:r w:rsidR="00817FB4">
        <w:rPr>
          <w:b/>
          <w:color w:val="C00000"/>
          <w:lang w:val="en-US" w:eastAsia="ja-JP"/>
        </w:rPr>
        <w:t>, B</w:t>
      </w:r>
    </w:p>
    <w:p w14:paraId="0785EC5D" w14:textId="62D41B7D" w:rsidR="00817FB4" w:rsidRDefault="0058452E" w:rsidP="00817FB4">
      <w:pPr>
        <w:rPr>
          <w:b/>
          <w:color w:val="C00000"/>
          <w:lang w:val="en-US" w:eastAsia="ja-JP"/>
        </w:rPr>
      </w:pPr>
      <w:hyperlink r:id="rId2601" w:history="1">
        <w:r w:rsidR="000F2B08" w:rsidRPr="006C2A4A">
          <w:rPr>
            <w:rStyle w:val="Hyperlink"/>
            <w:b/>
            <w:highlight w:val="green"/>
            <w:lang w:val="en-US" w:eastAsia="ja-JP"/>
          </w:rPr>
          <w:t>R1-1807944</w:t>
        </w:r>
      </w:hyperlink>
      <w:r w:rsidR="00817FB4" w:rsidRPr="00817FB4">
        <w:rPr>
          <w:b/>
          <w:color w:val="C00000"/>
          <w:lang w:val="en-US" w:eastAsia="ja-JP"/>
        </w:rPr>
        <w:tab/>
        <w:t>Addition of V2X Phase 2 based on LTE in 36.213, s14</w:t>
      </w:r>
      <w:r w:rsidR="00817FB4" w:rsidRPr="00817FB4">
        <w:rPr>
          <w:b/>
          <w:color w:val="C00000"/>
          <w:lang w:val="en-US" w:eastAsia="ja-JP"/>
        </w:rPr>
        <w:tab/>
        <w:t>Motorola Mobility, LG Electronics</w:t>
      </w:r>
      <w:r w:rsidR="00817FB4" w:rsidRPr="00817FB4">
        <w:rPr>
          <w:b/>
          <w:color w:val="C00000"/>
          <w:lang w:val="en-US" w:eastAsia="ja-JP"/>
        </w:rPr>
        <w:tab/>
        <w:t>36.213</w:t>
      </w:r>
      <w:r w:rsidR="00817FB4" w:rsidRPr="00817FB4">
        <w:rPr>
          <w:b/>
          <w:color w:val="C00000"/>
          <w:lang w:val="en-US" w:eastAsia="ja-JP"/>
        </w:rPr>
        <w:tab/>
        <w:t>15.1.0</w:t>
      </w:r>
      <w:r w:rsidR="00817FB4" w:rsidRPr="00817FB4">
        <w:rPr>
          <w:b/>
          <w:color w:val="C00000"/>
          <w:lang w:val="en-US" w:eastAsia="ja-JP"/>
        </w:rPr>
        <w:tab/>
        <w:t>LTE_eV2X-Core</w:t>
      </w:r>
      <w:r w:rsidR="00817FB4" w:rsidRPr="00817FB4">
        <w:rPr>
          <w:b/>
          <w:color w:val="C00000"/>
          <w:lang w:val="en-US" w:eastAsia="ja-JP"/>
        </w:rPr>
        <w:tab/>
      </w:r>
      <w:r w:rsidR="00817FB4">
        <w:rPr>
          <w:b/>
          <w:color w:val="C00000"/>
          <w:lang w:val="en-US" w:eastAsia="ja-JP"/>
        </w:rPr>
        <w:t>CR</w:t>
      </w:r>
      <w:r w:rsidR="00817FB4" w:rsidRPr="00817FB4">
        <w:rPr>
          <w:b/>
          <w:color w:val="C00000"/>
          <w:lang w:val="en-US" w:eastAsia="ja-JP"/>
        </w:rPr>
        <w:t>1107</w:t>
      </w:r>
      <w:r w:rsidR="00817FB4">
        <w:rPr>
          <w:b/>
          <w:color w:val="C00000"/>
          <w:lang w:val="en-US" w:eastAsia="ja-JP"/>
        </w:rPr>
        <w:t>, B</w:t>
      </w:r>
    </w:p>
    <w:p w14:paraId="4873A4FD" w14:textId="77777777" w:rsidR="004924B2" w:rsidRDefault="004924B2" w:rsidP="004924B2"/>
    <w:p w14:paraId="178D5308" w14:textId="77777777" w:rsidR="004924B2" w:rsidRDefault="004924B2" w:rsidP="004924B2">
      <w:r w:rsidRPr="006C2A4A">
        <w:rPr>
          <w:highlight w:val="green"/>
        </w:rPr>
        <w:t>[93-LTE-09-spec#]</w:t>
      </w:r>
    </w:p>
    <w:p w14:paraId="57EA3F69" w14:textId="77777777" w:rsidR="004F28C6" w:rsidRDefault="004F28C6" w:rsidP="004F28C6">
      <w:r>
        <w:t>Drafts for LTE CRs to be distributed by Thursday May 31</w:t>
      </w:r>
      <w:r w:rsidRPr="00121D83">
        <w:rPr>
          <w:vertAlign w:val="superscript"/>
        </w:rPr>
        <w:t>st</w:t>
      </w:r>
      <w:r>
        <w:t>, to be agreed by Tuesday June 5</w:t>
      </w:r>
      <w:r w:rsidRPr="00121D83">
        <w:rPr>
          <w:vertAlign w:val="superscript"/>
        </w:rPr>
        <w:t>th</w:t>
      </w:r>
      <w:r>
        <w:t>.</w:t>
      </w:r>
    </w:p>
    <w:p w14:paraId="42832383" w14:textId="77777777" w:rsidR="004924B2" w:rsidRDefault="004924B2" w:rsidP="004924B2">
      <w:r>
        <w:t>HRLLC: New cat-B editor CRs for 211, 212, 213 based on agreements and working assumptions.</w:t>
      </w:r>
    </w:p>
    <w:p w14:paraId="6F723233" w14:textId="00E49FDF" w:rsidR="004924B2" w:rsidRDefault="004F28C6" w:rsidP="004924B2">
      <w:r>
        <w:t xml:space="preserve"> </w:t>
      </w:r>
      <w:r w:rsidR="004924B2">
        <w:t>(Rapporteur to provide list of agreements and working assumptions by Saturday May 26)</w:t>
      </w:r>
    </w:p>
    <w:p w14:paraId="61DBBAE8" w14:textId="77777777" w:rsidR="00B238A9" w:rsidRDefault="00B238A9" w:rsidP="00B238A9">
      <w:pPr>
        <w:rPr>
          <w:b/>
          <w:color w:val="C00000"/>
          <w:lang w:val="en-US" w:eastAsia="ja-JP"/>
        </w:rPr>
      </w:pPr>
      <w:r w:rsidRPr="00CD63B9">
        <w:rPr>
          <w:b/>
          <w:color w:val="C00000"/>
          <w:lang w:val="en-US" w:eastAsia="ja-JP"/>
        </w:rPr>
        <w:t xml:space="preserve">Done: </w:t>
      </w:r>
      <w:r>
        <w:rPr>
          <w:b/>
          <w:color w:val="C00000"/>
          <w:lang w:val="en-US" w:eastAsia="ja-JP"/>
        </w:rPr>
        <w:t>The following CRs are agreed:</w:t>
      </w:r>
    </w:p>
    <w:p w14:paraId="563B4577" w14:textId="2B6939DB" w:rsidR="00056E85" w:rsidRPr="00056E85" w:rsidRDefault="0058452E" w:rsidP="00056E85">
      <w:pPr>
        <w:rPr>
          <w:b/>
          <w:color w:val="C00000"/>
          <w:lang w:val="en-US" w:eastAsia="ja-JP"/>
        </w:rPr>
      </w:pPr>
      <w:hyperlink r:id="rId2602" w:history="1">
        <w:r w:rsidR="000F2B08">
          <w:rPr>
            <w:rStyle w:val="Hyperlink"/>
            <w:b/>
            <w:lang w:val="en-US" w:eastAsia="ja-JP"/>
          </w:rPr>
          <w:t>R1-1807582</w:t>
        </w:r>
      </w:hyperlink>
      <w:r w:rsidR="00056E85" w:rsidRPr="00056E85">
        <w:rPr>
          <w:b/>
          <w:color w:val="C00000"/>
          <w:lang w:val="en-US" w:eastAsia="ja-JP"/>
        </w:rPr>
        <w:tab/>
        <w:t>RAN1 decisions for WI Ultra Reliable Low Latency Communication for LTE (LTE_HRLLC) – per meeting</w:t>
      </w:r>
      <w:r w:rsidR="00056E85" w:rsidRPr="00056E85">
        <w:rPr>
          <w:b/>
          <w:color w:val="C00000"/>
          <w:lang w:val="en-US" w:eastAsia="ja-JP"/>
        </w:rPr>
        <w:tab/>
        <w:t>Ericsson</w:t>
      </w:r>
    </w:p>
    <w:p w14:paraId="54351579" w14:textId="30199E2A" w:rsidR="00056E85" w:rsidRDefault="0058452E" w:rsidP="00056E85">
      <w:pPr>
        <w:rPr>
          <w:b/>
          <w:color w:val="C00000"/>
          <w:lang w:val="en-US" w:eastAsia="ja-JP"/>
        </w:rPr>
      </w:pPr>
      <w:hyperlink r:id="rId2603" w:history="1">
        <w:r w:rsidR="000F2B08">
          <w:rPr>
            <w:rStyle w:val="Hyperlink"/>
            <w:b/>
            <w:lang w:val="en-US" w:eastAsia="ja-JP"/>
          </w:rPr>
          <w:t>R1-1807583</w:t>
        </w:r>
      </w:hyperlink>
      <w:r w:rsidR="00056E85" w:rsidRPr="00056E85">
        <w:rPr>
          <w:b/>
          <w:color w:val="C00000"/>
          <w:lang w:val="en-US" w:eastAsia="ja-JP"/>
        </w:rPr>
        <w:tab/>
        <w:t>RAN1 decisions for WI Ultra Reliable Low Latency Communication for LTE (LTE_HRLLC) – per topic</w:t>
      </w:r>
      <w:r w:rsidR="00056E85" w:rsidRPr="00056E85">
        <w:rPr>
          <w:b/>
          <w:color w:val="C00000"/>
          <w:lang w:val="en-US" w:eastAsia="ja-JP"/>
        </w:rPr>
        <w:tab/>
        <w:t>Ericsson</w:t>
      </w:r>
    </w:p>
    <w:p w14:paraId="4568A38F" w14:textId="6A27B837" w:rsidR="000B1513" w:rsidRPr="000B1513" w:rsidRDefault="0058452E" w:rsidP="000B1513">
      <w:pPr>
        <w:rPr>
          <w:b/>
          <w:color w:val="C00000"/>
          <w:lang w:val="en-US" w:eastAsia="ja-JP"/>
        </w:rPr>
      </w:pPr>
      <w:hyperlink r:id="rId2604" w:history="1">
        <w:r w:rsidR="000F2B08" w:rsidRPr="00985841">
          <w:rPr>
            <w:rStyle w:val="Hyperlink"/>
            <w:b/>
            <w:highlight w:val="green"/>
            <w:lang w:val="en-US" w:eastAsia="ja-JP"/>
          </w:rPr>
          <w:t>R1-1807919</w:t>
        </w:r>
      </w:hyperlink>
      <w:r w:rsidR="000B1513" w:rsidRPr="000B1513">
        <w:rPr>
          <w:b/>
          <w:color w:val="C00000"/>
          <w:lang w:val="en-US" w:eastAsia="ja-JP"/>
        </w:rPr>
        <w:tab/>
        <w:t>Introduction of HRLLC into 36.212</w:t>
      </w:r>
      <w:r w:rsidR="000B1513" w:rsidRPr="000B1513">
        <w:rPr>
          <w:b/>
          <w:color w:val="C00000"/>
          <w:lang w:val="en-US" w:eastAsia="ja-JP"/>
        </w:rPr>
        <w:tab/>
        <w:t>Huawei</w:t>
      </w:r>
      <w:r w:rsidR="000B1513" w:rsidRPr="000B1513">
        <w:rPr>
          <w:b/>
          <w:color w:val="C00000"/>
          <w:lang w:val="en-US" w:eastAsia="ja-JP"/>
        </w:rPr>
        <w:tab/>
        <w:t>36.212</w:t>
      </w:r>
      <w:r w:rsidR="000B1513" w:rsidRPr="000B1513">
        <w:rPr>
          <w:b/>
          <w:color w:val="C00000"/>
          <w:lang w:val="en-US" w:eastAsia="ja-JP"/>
        </w:rPr>
        <w:tab/>
        <w:t>15.1.0</w:t>
      </w:r>
      <w:r w:rsidR="000B1513" w:rsidRPr="000B1513">
        <w:rPr>
          <w:b/>
          <w:color w:val="C00000"/>
          <w:lang w:val="en-US" w:eastAsia="ja-JP"/>
        </w:rPr>
        <w:tab/>
        <w:t>LTE_HRLLC-Core</w:t>
      </w:r>
      <w:r w:rsidR="000B1513" w:rsidRPr="000B1513">
        <w:rPr>
          <w:b/>
          <w:color w:val="C00000"/>
          <w:lang w:val="en-US" w:eastAsia="ja-JP"/>
        </w:rPr>
        <w:tab/>
      </w:r>
      <w:r w:rsidR="000B1513">
        <w:rPr>
          <w:b/>
          <w:color w:val="C00000"/>
          <w:lang w:val="en-US" w:eastAsia="ja-JP"/>
        </w:rPr>
        <w:t xml:space="preserve">CR0295, </w:t>
      </w:r>
      <w:r w:rsidR="000B1513" w:rsidRPr="000B1513">
        <w:rPr>
          <w:b/>
          <w:color w:val="C00000"/>
          <w:lang w:val="en-US" w:eastAsia="ja-JP"/>
        </w:rPr>
        <w:t>B</w:t>
      </w:r>
    </w:p>
    <w:p w14:paraId="5A576FE0" w14:textId="3AAAACE8" w:rsidR="000B1513" w:rsidRPr="000B1513" w:rsidRDefault="0058452E" w:rsidP="000B1513">
      <w:pPr>
        <w:rPr>
          <w:b/>
          <w:color w:val="C00000"/>
          <w:lang w:val="en-US" w:eastAsia="ja-JP"/>
        </w:rPr>
      </w:pPr>
      <w:hyperlink r:id="rId2605" w:history="1">
        <w:r w:rsidR="000F2B08" w:rsidRPr="00334BF3">
          <w:rPr>
            <w:rStyle w:val="Hyperlink"/>
            <w:b/>
            <w:highlight w:val="green"/>
            <w:lang w:val="en-US" w:eastAsia="ja-JP"/>
          </w:rPr>
          <w:t>R1-1807945</w:t>
        </w:r>
      </w:hyperlink>
      <w:r w:rsidR="000B1513" w:rsidRPr="000B1513">
        <w:rPr>
          <w:b/>
          <w:color w:val="C00000"/>
          <w:lang w:val="en-US" w:eastAsia="ja-JP"/>
        </w:rPr>
        <w:tab/>
        <w:t>Introduction of HRLLC into 36.211</w:t>
      </w:r>
      <w:r w:rsidR="000B1513" w:rsidRPr="000B1513">
        <w:rPr>
          <w:b/>
          <w:color w:val="C00000"/>
          <w:lang w:val="en-US" w:eastAsia="ja-JP"/>
        </w:rPr>
        <w:tab/>
        <w:t>Ericsson</w:t>
      </w:r>
      <w:r w:rsidR="000B1513" w:rsidRPr="000B1513">
        <w:rPr>
          <w:b/>
          <w:color w:val="C00000"/>
          <w:lang w:val="en-US" w:eastAsia="ja-JP"/>
        </w:rPr>
        <w:tab/>
        <w:t>36.211</w:t>
      </w:r>
      <w:r w:rsidR="000B1513" w:rsidRPr="000B1513">
        <w:rPr>
          <w:b/>
          <w:color w:val="C00000"/>
          <w:lang w:val="en-US" w:eastAsia="ja-JP"/>
        </w:rPr>
        <w:tab/>
        <w:t>15.1.0</w:t>
      </w:r>
      <w:r w:rsidR="000B1513" w:rsidRPr="000B1513">
        <w:rPr>
          <w:b/>
          <w:color w:val="C00000"/>
          <w:lang w:val="en-US" w:eastAsia="ja-JP"/>
        </w:rPr>
        <w:tab/>
        <w:t>LTE_HRLLC-Core</w:t>
      </w:r>
      <w:r w:rsidR="000B1513" w:rsidRPr="000B1513">
        <w:rPr>
          <w:b/>
          <w:color w:val="C00000"/>
          <w:lang w:val="en-US" w:eastAsia="ja-JP"/>
        </w:rPr>
        <w:tab/>
      </w:r>
      <w:r w:rsidR="000B1513">
        <w:rPr>
          <w:b/>
          <w:color w:val="C00000"/>
          <w:lang w:val="en-US" w:eastAsia="ja-JP"/>
        </w:rPr>
        <w:t>CR</w:t>
      </w:r>
      <w:r w:rsidR="000B1513" w:rsidRPr="000B1513">
        <w:rPr>
          <w:b/>
          <w:color w:val="C00000"/>
          <w:lang w:val="en-US" w:eastAsia="ja-JP"/>
        </w:rPr>
        <w:t>0450</w:t>
      </w:r>
      <w:r w:rsidR="000B1513">
        <w:rPr>
          <w:b/>
          <w:color w:val="C00000"/>
          <w:lang w:val="en-US" w:eastAsia="ja-JP"/>
        </w:rPr>
        <w:t xml:space="preserve">, </w:t>
      </w:r>
      <w:r w:rsidR="000B1513" w:rsidRPr="000B1513">
        <w:rPr>
          <w:b/>
          <w:color w:val="C00000"/>
          <w:lang w:val="en-US" w:eastAsia="ja-JP"/>
        </w:rPr>
        <w:t>B</w:t>
      </w:r>
    </w:p>
    <w:p w14:paraId="676BD6CA" w14:textId="3050726A" w:rsidR="000B1513" w:rsidRPr="000B1513" w:rsidRDefault="0058452E" w:rsidP="000B1513">
      <w:pPr>
        <w:rPr>
          <w:b/>
          <w:color w:val="C00000"/>
          <w:lang w:val="en-US" w:eastAsia="ja-JP"/>
        </w:rPr>
      </w:pPr>
      <w:hyperlink r:id="rId2606" w:history="1">
        <w:r w:rsidR="000F2B08" w:rsidRPr="006C2A4A">
          <w:rPr>
            <w:rStyle w:val="Hyperlink"/>
            <w:b/>
            <w:highlight w:val="green"/>
            <w:lang w:val="en-US" w:eastAsia="ja-JP"/>
          </w:rPr>
          <w:t>R1-1807946</w:t>
        </w:r>
      </w:hyperlink>
      <w:r w:rsidR="000B1513" w:rsidRPr="000B1513">
        <w:rPr>
          <w:b/>
          <w:color w:val="C00000"/>
          <w:lang w:val="en-US" w:eastAsia="ja-JP"/>
        </w:rPr>
        <w:tab/>
        <w:t>Introduction of HRLLC for LTE in 36.213, s07-1</w:t>
      </w:r>
      <w:r w:rsidR="000B1513" w:rsidRPr="000B1513">
        <w:rPr>
          <w:b/>
          <w:color w:val="C00000"/>
          <w:lang w:val="en-US" w:eastAsia="ja-JP"/>
        </w:rPr>
        <w:tab/>
        <w:t>Motorola Mobility</w:t>
      </w:r>
      <w:r w:rsidR="000B1513" w:rsidRPr="000B1513">
        <w:rPr>
          <w:b/>
          <w:color w:val="C00000"/>
          <w:lang w:val="en-US" w:eastAsia="ja-JP"/>
        </w:rPr>
        <w:tab/>
        <w:t>36.213</w:t>
      </w:r>
      <w:r w:rsidR="000B1513" w:rsidRPr="000B1513">
        <w:rPr>
          <w:b/>
          <w:color w:val="C00000"/>
          <w:lang w:val="en-US" w:eastAsia="ja-JP"/>
        </w:rPr>
        <w:tab/>
        <w:t>15.1.0</w:t>
      </w:r>
      <w:r w:rsidR="000B1513" w:rsidRPr="000B1513">
        <w:rPr>
          <w:b/>
          <w:color w:val="C00000"/>
          <w:lang w:val="en-US" w:eastAsia="ja-JP"/>
        </w:rPr>
        <w:tab/>
        <w:t>LTE_HRLLC-Core</w:t>
      </w:r>
      <w:r w:rsidR="000B1513" w:rsidRPr="000B1513">
        <w:rPr>
          <w:b/>
          <w:color w:val="C00000"/>
          <w:lang w:val="en-US" w:eastAsia="ja-JP"/>
        </w:rPr>
        <w:tab/>
      </w:r>
      <w:r w:rsidR="000B1513">
        <w:rPr>
          <w:b/>
          <w:color w:val="C00000"/>
          <w:lang w:val="en-US" w:eastAsia="ja-JP"/>
        </w:rPr>
        <w:t xml:space="preserve">CR1108, </w:t>
      </w:r>
      <w:r w:rsidR="000B1513" w:rsidRPr="000B1513">
        <w:rPr>
          <w:b/>
          <w:color w:val="C00000"/>
          <w:lang w:val="en-US" w:eastAsia="ja-JP"/>
        </w:rPr>
        <w:t>B</w:t>
      </w:r>
    </w:p>
    <w:p w14:paraId="2F1BEB3C" w14:textId="15DD0961" w:rsidR="000B1513" w:rsidRPr="000B1513" w:rsidRDefault="0058452E" w:rsidP="000B1513">
      <w:pPr>
        <w:rPr>
          <w:b/>
          <w:color w:val="C00000"/>
          <w:lang w:val="en-US" w:eastAsia="ja-JP"/>
        </w:rPr>
      </w:pPr>
      <w:hyperlink r:id="rId2607" w:history="1">
        <w:r w:rsidR="000F2B08" w:rsidRPr="006C2A4A">
          <w:rPr>
            <w:rStyle w:val="Hyperlink"/>
            <w:b/>
            <w:highlight w:val="green"/>
            <w:lang w:val="en-US" w:eastAsia="ja-JP"/>
          </w:rPr>
          <w:t>R1-1807947</w:t>
        </w:r>
      </w:hyperlink>
      <w:r w:rsidR="000B1513" w:rsidRPr="000B1513">
        <w:rPr>
          <w:b/>
          <w:color w:val="C00000"/>
          <w:lang w:val="en-US" w:eastAsia="ja-JP"/>
        </w:rPr>
        <w:tab/>
        <w:t>Introduction of HRLLC for LTE in 36.213, s07-3</w:t>
      </w:r>
      <w:r w:rsidR="000B1513" w:rsidRPr="000B1513">
        <w:rPr>
          <w:b/>
          <w:color w:val="C00000"/>
          <w:lang w:val="en-US" w:eastAsia="ja-JP"/>
        </w:rPr>
        <w:tab/>
        <w:t>Motorola Mobility</w:t>
      </w:r>
      <w:r w:rsidR="000B1513" w:rsidRPr="000B1513">
        <w:rPr>
          <w:b/>
          <w:color w:val="C00000"/>
          <w:lang w:val="en-US" w:eastAsia="ja-JP"/>
        </w:rPr>
        <w:tab/>
        <w:t>36.213</w:t>
      </w:r>
      <w:r w:rsidR="000B1513" w:rsidRPr="000B1513">
        <w:rPr>
          <w:b/>
          <w:color w:val="C00000"/>
          <w:lang w:val="en-US" w:eastAsia="ja-JP"/>
        </w:rPr>
        <w:tab/>
        <w:t>15.1.0</w:t>
      </w:r>
      <w:r w:rsidR="000B1513" w:rsidRPr="000B1513">
        <w:rPr>
          <w:b/>
          <w:color w:val="C00000"/>
          <w:lang w:val="en-US" w:eastAsia="ja-JP"/>
        </w:rPr>
        <w:tab/>
        <w:t>LTE_HRLLC-Core</w:t>
      </w:r>
      <w:r w:rsidR="000B1513" w:rsidRPr="000B1513">
        <w:rPr>
          <w:b/>
          <w:color w:val="C00000"/>
          <w:lang w:val="en-US" w:eastAsia="ja-JP"/>
        </w:rPr>
        <w:tab/>
      </w:r>
      <w:r w:rsidR="000B1513">
        <w:rPr>
          <w:b/>
          <w:color w:val="C00000"/>
          <w:lang w:val="en-US" w:eastAsia="ja-JP"/>
        </w:rPr>
        <w:t xml:space="preserve">CR1109, </w:t>
      </w:r>
      <w:r w:rsidR="000B1513" w:rsidRPr="000B1513">
        <w:rPr>
          <w:b/>
          <w:color w:val="C00000"/>
          <w:lang w:val="en-US" w:eastAsia="ja-JP"/>
        </w:rPr>
        <w:t>B</w:t>
      </w:r>
    </w:p>
    <w:p w14:paraId="5D1C2D32" w14:textId="5B59BEAC" w:rsidR="000B1513" w:rsidRPr="000B1513" w:rsidRDefault="0058452E" w:rsidP="000B1513">
      <w:pPr>
        <w:rPr>
          <w:b/>
          <w:color w:val="C00000"/>
          <w:lang w:val="en-US" w:eastAsia="ja-JP"/>
        </w:rPr>
      </w:pPr>
      <w:hyperlink r:id="rId2608" w:history="1">
        <w:r w:rsidR="000F2B08" w:rsidRPr="006C2A4A">
          <w:rPr>
            <w:rStyle w:val="Hyperlink"/>
            <w:b/>
            <w:highlight w:val="green"/>
            <w:lang w:val="en-US" w:eastAsia="ja-JP"/>
          </w:rPr>
          <w:t>R1-1807948</w:t>
        </w:r>
      </w:hyperlink>
      <w:r w:rsidR="000B1513" w:rsidRPr="000B1513">
        <w:rPr>
          <w:b/>
          <w:color w:val="C00000"/>
          <w:lang w:val="en-US" w:eastAsia="ja-JP"/>
        </w:rPr>
        <w:tab/>
        <w:t>Introduction of HRLLC for LTE in 36.213, s08</w:t>
      </w:r>
      <w:r w:rsidR="000B1513" w:rsidRPr="000B1513">
        <w:rPr>
          <w:b/>
          <w:color w:val="C00000"/>
          <w:lang w:val="en-US" w:eastAsia="ja-JP"/>
        </w:rPr>
        <w:tab/>
        <w:t>Motorola Mobility</w:t>
      </w:r>
      <w:r w:rsidR="000B1513" w:rsidRPr="000B1513">
        <w:rPr>
          <w:b/>
          <w:color w:val="C00000"/>
          <w:lang w:val="en-US" w:eastAsia="ja-JP"/>
        </w:rPr>
        <w:tab/>
        <w:t>36.213</w:t>
      </w:r>
      <w:r w:rsidR="000B1513" w:rsidRPr="000B1513">
        <w:rPr>
          <w:b/>
          <w:color w:val="C00000"/>
          <w:lang w:val="en-US" w:eastAsia="ja-JP"/>
        </w:rPr>
        <w:tab/>
        <w:t>15.1.0</w:t>
      </w:r>
      <w:r w:rsidR="000B1513" w:rsidRPr="000B1513">
        <w:rPr>
          <w:b/>
          <w:color w:val="C00000"/>
          <w:lang w:val="en-US" w:eastAsia="ja-JP"/>
        </w:rPr>
        <w:tab/>
        <w:t>LTE_HRLLC-Core</w:t>
      </w:r>
      <w:r w:rsidR="000B1513" w:rsidRPr="000B1513">
        <w:rPr>
          <w:b/>
          <w:color w:val="C00000"/>
          <w:lang w:val="en-US" w:eastAsia="ja-JP"/>
        </w:rPr>
        <w:tab/>
      </w:r>
      <w:r w:rsidR="000B1513">
        <w:rPr>
          <w:b/>
          <w:color w:val="C00000"/>
          <w:lang w:val="en-US" w:eastAsia="ja-JP"/>
        </w:rPr>
        <w:t xml:space="preserve">CR1110, </w:t>
      </w:r>
      <w:r w:rsidR="000B1513" w:rsidRPr="000B1513">
        <w:rPr>
          <w:b/>
          <w:color w:val="C00000"/>
          <w:lang w:val="en-US" w:eastAsia="ja-JP"/>
        </w:rPr>
        <w:t>B</w:t>
      </w:r>
    </w:p>
    <w:p w14:paraId="1CFEAD2F" w14:textId="53549FE4" w:rsidR="000B1513" w:rsidRPr="000B1513" w:rsidRDefault="0058452E" w:rsidP="000B1513">
      <w:pPr>
        <w:rPr>
          <w:b/>
          <w:color w:val="C00000"/>
          <w:lang w:val="en-US" w:eastAsia="ja-JP"/>
        </w:rPr>
      </w:pPr>
      <w:hyperlink r:id="rId2609" w:history="1">
        <w:r w:rsidR="000F2B08" w:rsidRPr="006C2A4A">
          <w:rPr>
            <w:rStyle w:val="Hyperlink"/>
            <w:b/>
            <w:highlight w:val="green"/>
            <w:lang w:val="en-US" w:eastAsia="ja-JP"/>
          </w:rPr>
          <w:t>R1-1807949</w:t>
        </w:r>
      </w:hyperlink>
      <w:r w:rsidR="000B1513" w:rsidRPr="000B1513">
        <w:rPr>
          <w:b/>
          <w:color w:val="C00000"/>
          <w:lang w:val="en-US" w:eastAsia="ja-JP"/>
        </w:rPr>
        <w:tab/>
        <w:t>Introduction of HRLLC for LTE in 36.213, s09</w:t>
      </w:r>
      <w:r w:rsidR="000B1513" w:rsidRPr="000B1513">
        <w:rPr>
          <w:b/>
          <w:color w:val="C00000"/>
          <w:lang w:val="en-US" w:eastAsia="ja-JP"/>
        </w:rPr>
        <w:tab/>
        <w:t>Motorola Mobility</w:t>
      </w:r>
      <w:r w:rsidR="000B1513" w:rsidRPr="000B1513">
        <w:rPr>
          <w:b/>
          <w:color w:val="C00000"/>
          <w:lang w:val="en-US" w:eastAsia="ja-JP"/>
        </w:rPr>
        <w:tab/>
        <w:t>36.213</w:t>
      </w:r>
      <w:r w:rsidR="000B1513" w:rsidRPr="000B1513">
        <w:rPr>
          <w:b/>
          <w:color w:val="C00000"/>
          <w:lang w:val="en-US" w:eastAsia="ja-JP"/>
        </w:rPr>
        <w:tab/>
        <w:t>15.1.0</w:t>
      </w:r>
      <w:r w:rsidR="000B1513" w:rsidRPr="000B1513">
        <w:rPr>
          <w:b/>
          <w:color w:val="C00000"/>
          <w:lang w:val="en-US" w:eastAsia="ja-JP"/>
        </w:rPr>
        <w:tab/>
        <w:t>LTE_HRLLC-Core</w:t>
      </w:r>
      <w:r w:rsidR="000B1513" w:rsidRPr="000B1513">
        <w:rPr>
          <w:b/>
          <w:color w:val="C00000"/>
          <w:lang w:val="en-US" w:eastAsia="ja-JP"/>
        </w:rPr>
        <w:tab/>
      </w:r>
      <w:r w:rsidR="000B1513">
        <w:rPr>
          <w:b/>
          <w:color w:val="C00000"/>
          <w:lang w:val="en-US" w:eastAsia="ja-JP"/>
        </w:rPr>
        <w:t xml:space="preserve">CR1111, </w:t>
      </w:r>
      <w:r w:rsidR="000B1513" w:rsidRPr="000B1513">
        <w:rPr>
          <w:b/>
          <w:color w:val="C00000"/>
          <w:lang w:val="en-US" w:eastAsia="ja-JP"/>
        </w:rPr>
        <w:t>B</w:t>
      </w:r>
    </w:p>
    <w:p w14:paraId="401A657E" w14:textId="1515C337" w:rsidR="000B1513" w:rsidRDefault="0058452E" w:rsidP="000B1513">
      <w:pPr>
        <w:rPr>
          <w:b/>
          <w:color w:val="C00000"/>
          <w:lang w:val="en-US" w:eastAsia="ja-JP"/>
        </w:rPr>
      </w:pPr>
      <w:hyperlink r:id="rId2610" w:history="1">
        <w:r w:rsidR="000F2B08" w:rsidRPr="006C2A4A">
          <w:rPr>
            <w:rStyle w:val="Hyperlink"/>
            <w:b/>
            <w:highlight w:val="green"/>
            <w:lang w:val="en-US" w:eastAsia="ja-JP"/>
          </w:rPr>
          <w:t>R1-1807950</w:t>
        </w:r>
      </w:hyperlink>
      <w:r w:rsidR="000B1513" w:rsidRPr="000B1513">
        <w:rPr>
          <w:b/>
          <w:color w:val="C00000"/>
          <w:lang w:val="en-US" w:eastAsia="ja-JP"/>
        </w:rPr>
        <w:tab/>
        <w:t>Introduction of HRLLC for LTE in 36.213, s10</w:t>
      </w:r>
      <w:r w:rsidR="000B1513" w:rsidRPr="000B1513">
        <w:rPr>
          <w:b/>
          <w:color w:val="C00000"/>
          <w:lang w:val="en-US" w:eastAsia="ja-JP"/>
        </w:rPr>
        <w:tab/>
        <w:t>Motorola Mobility</w:t>
      </w:r>
      <w:r w:rsidR="000B1513" w:rsidRPr="000B1513">
        <w:rPr>
          <w:b/>
          <w:color w:val="C00000"/>
          <w:lang w:val="en-US" w:eastAsia="ja-JP"/>
        </w:rPr>
        <w:tab/>
      </w:r>
      <w:r w:rsidR="000B1513">
        <w:rPr>
          <w:b/>
          <w:color w:val="C00000"/>
          <w:lang w:val="en-US" w:eastAsia="ja-JP"/>
        </w:rPr>
        <w:t>3</w:t>
      </w:r>
      <w:r w:rsidR="000B1513" w:rsidRPr="000B1513">
        <w:rPr>
          <w:b/>
          <w:color w:val="C00000"/>
          <w:lang w:val="en-US" w:eastAsia="ja-JP"/>
        </w:rPr>
        <w:t>6.213</w:t>
      </w:r>
      <w:r w:rsidR="000B1513" w:rsidRPr="000B1513">
        <w:rPr>
          <w:b/>
          <w:color w:val="C00000"/>
          <w:lang w:val="en-US" w:eastAsia="ja-JP"/>
        </w:rPr>
        <w:tab/>
        <w:t>15.</w:t>
      </w:r>
      <w:r w:rsidR="000B1513">
        <w:rPr>
          <w:b/>
          <w:color w:val="C00000"/>
          <w:lang w:val="en-US" w:eastAsia="ja-JP"/>
        </w:rPr>
        <w:t>1.0</w:t>
      </w:r>
      <w:r w:rsidR="000B1513">
        <w:rPr>
          <w:b/>
          <w:color w:val="C00000"/>
          <w:lang w:val="en-US" w:eastAsia="ja-JP"/>
        </w:rPr>
        <w:tab/>
        <w:t>LTE_HRLLC-Core</w:t>
      </w:r>
      <w:r w:rsidR="000B1513">
        <w:rPr>
          <w:b/>
          <w:color w:val="C00000"/>
          <w:lang w:val="en-US" w:eastAsia="ja-JP"/>
        </w:rPr>
        <w:tab/>
        <w:t>CR1112, B</w:t>
      </w:r>
    </w:p>
    <w:p w14:paraId="0AFCBAA7" w14:textId="77777777" w:rsidR="004924B2" w:rsidRDefault="004924B2" w:rsidP="004924B2"/>
    <w:p w14:paraId="1C915058" w14:textId="77777777" w:rsidR="004924B2" w:rsidRDefault="004924B2" w:rsidP="004924B2">
      <w:r w:rsidRPr="006C2A4A">
        <w:rPr>
          <w:highlight w:val="green"/>
        </w:rPr>
        <w:t>[93-LTE-10-spec#]</w:t>
      </w:r>
    </w:p>
    <w:p w14:paraId="53487FF9" w14:textId="77777777" w:rsidR="004F28C6" w:rsidRDefault="004F28C6" w:rsidP="004F28C6">
      <w:r>
        <w:t>Drafts for LTE CRs to be distributed by Thursday May 31</w:t>
      </w:r>
      <w:r w:rsidRPr="00121D83">
        <w:rPr>
          <w:vertAlign w:val="superscript"/>
        </w:rPr>
        <w:t>st</w:t>
      </w:r>
      <w:r>
        <w:t>, to be agreed by Tuesday June 5</w:t>
      </w:r>
      <w:r w:rsidRPr="00121D83">
        <w:rPr>
          <w:vertAlign w:val="superscript"/>
        </w:rPr>
        <w:t>th</w:t>
      </w:r>
      <w:r>
        <w:t>.</w:t>
      </w:r>
    </w:p>
    <w:p w14:paraId="3122D0CE" w14:textId="3ABB5AFD" w:rsidR="004924B2" w:rsidRDefault="004924B2" w:rsidP="004924B2">
      <w:r>
        <w:t>Aerials: New cat-B editor CR for 213 based on endorsed TPs.</w:t>
      </w:r>
    </w:p>
    <w:p w14:paraId="5189DE4C" w14:textId="1A79EFC4" w:rsidR="00B238A9" w:rsidRDefault="00B238A9" w:rsidP="00B238A9">
      <w:pPr>
        <w:rPr>
          <w:b/>
          <w:color w:val="C00000"/>
          <w:lang w:val="en-US" w:eastAsia="ja-JP"/>
        </w:rPr>
      </w:pPr>
      <w:r w:rsidRPr="00CD63B9">
        <w:rPr>
          <w:b/>
          <w:color w:val="C00000"/>
          <w:lang w:val="en-US" w:eastAsia="ja-JP"/>
        </w:rPr>
        <w:t xml:space="preserve">Done: </w:t>
      </w:r>
      <w:r>
        <w:rPr>
          <w:b/>
          <w:color w:val="C00000"/>
          <w:lang w:val="en-US" w:eastAsia="ja-JP"/>
        </w:rPr>
        <w:t>The following CR is agreed:</w:t>
      </w:r>
    </w:p>
    <w:p w14:paraId="2430E873" w14:textId="0F51208D" w:rsidR="00AF03B7" w:rsidRPr="00AF03B7" w:rsidRDefault="0058452E" w:rsidP="00AF03B7">
      <w:pPr>
        <w:rPr>
          <w:b/>
          <w:color w:val="C00000"/>
          <w:lang w:val="en-US" w:eastAsia="ja-JP"/>
        </w:rPr>
      </w:pPr>
      <w:hyperlink r:id="rId2611" w:history="1">
        <w:r w:rsidR="000F2B08" w:rsidRPr="006C2A4A">
          <w:rPr>
            <w:rStyle w:val="Hyperlink"/>
            <w:b/>
            <w:highlight w:val="green"/>
            <w:lang w:val="en-US" w:eastAsia="ja-JP"/>
          </w:rPr>
          <w:t>R1-1807951</w:t>
        </w:r>
      </w:hyperlink>
      <w:r w:rsidR="00AF03B7" w:rsidRPr="00AF03B7">
        <w:rPr>
          <w:b/>
          <w:color w:val="C00000"/>
          <w:lang w:val="en-US" w:eastAsia="ja-JP"/>
        </w:rPr>
        <w:tab/>
        <w:t>Introduction of Aerial for LTE in 36.213, s00-s05</w:t>
      </w:r>
      <w:r w:rsidR="00AF03B7" w:rsidRPr="00AF03B7">
        <w:rPr>
          <w:b/>
          <w:color w:val="C00000"/>
          <w:lang w:val="en-US" w:eastAsia="ja-JP"/>
        </w:rPr>
        <w:tab/>
        <w:t>Motorola Mobility</w:t>
      </w:r>
      <w:r w:rsidR="00AF03B7" w:rsidRPr="00AF03B7">
        <w:rPr>
          <w:b/>
          <w:color w:val="C00000"/>
          <w:lang w:val="en-US" w:eastAsia="ja-JP"/>
        </w:rPr>
        <w:tab/>
        <w:t>36.213</w:t>
      </w:r>
      <w:r w:rsidR="00AF03B7" w:rsidRPr="00AF03B7">
        <w:rPr>
          <w:b/>
          <w:color w:val="C00000"/>
          <w:lang w:val="en-US" w:eastAsia="ja-JP"/>
        </w:rPr>
        <w:tab/>
        <w:t>15.1</w:t>
      </w:r>
      <w:r w:rsidR="00AF03B7">
        <w:rPr>
          <w:b/>
          <w:color w:val="C00000"/>
          <w:lang w:val="en-US" w:eastAsia="ja-JP"/>
        </w:rPr>
        <w:t>.0</w:t>
      </w:r>
      <w:r w:rsidR="00AF03B7">
        <w:rPr>
          <w:b/>
          <w:color w:val="C00000"/>
          <w:lang w:val="en-US" w:eastAsia="ja-JP"/>
        </w:rPr>
        <w:tab/>
        <w:t>LTE_Aerial-Core</w:t>
      </w:r>
      <w:r w:rsidR="00AF03B7">
        <w:rPr>
          <w:b/>
          <w:color w:val="C00000"/>
          <w:lang w:val="en-US" w:eastAsia="ja-JP"/>
        </w:rPr>
        <w:tab/>
        <w:t>CR1113, B</w:t>
      </w:r>
    </w:p>
    <w:p w14:paraId="409E711B" w14:textId="77777777" w:rsidR="004F28C6" w:rsidRDefault="004F28C6" w:rsidP="004924B2"/>
    <w:p w14:paraId="1FB12BAE" w14:textId="77777777" w:rsidR="004924B2" w:rsidRDefault="004924B2" w:rsidP="004924B2">
      <w:r w:rsidRPr="006C2A4A">
        <w:rPr>
          <w:highlight w:val="green"/>
        </w:rPr>
        <w:t>[93-LTE-11-spec#]</w:t>
      </w:r>
    </w:p>
    <w:p w14:paraId="1F4AC4C4" w14:textId="77777777" w:rsidR="004F28C6" w:rsidRDefault="004F28C6" w:rsidP="004F28C6">
      <w:r>
        <w:t>Drafts for LTE CRs to be distributed by Thursday May 31</w:t>
      </w:r>
      <w:r w:rsidRPr="00121D83">
        <w:rPr>
          <w:vertAlign w:val="superscript"/>
        </w:rPr>
        <w:t>st</w:t>
      </w:r>
      <w:r>
        <w:t>, to be agreed by Tuesday June 5</w:t>
      </w:r>
      <w:r w:rsidRPr="00121D83">
        <w:rPr>
          <w:vertAlign w:val="superscript"/>
        </w:rPr>
        <w:t>th</w:t>
      </w:r>
      <w:r>
        <w:t>.</w:t>
      </w:r>
    </w:p>
    <w:p w14:paraId="004F4206" w14:textId="77777777" w:rsidR="004924B2" w:rsidRPr="00741868" w:rsidRDefault="004924B2" w:rsidP="004924B2">
      <w:r w:rsidRPr="00741868">
        <w:t>EN-DC: 36.213 CRs</w:t>
      </w:r>
    </w:p>
    <w:p w14:paraId="0DDBDB2F" w14:textId="77777777" w:rsidR="00B238A9" w:rsidRDefault="00B238A9" w:rsidP="00B238A9">
      <w:pPr>
        <w:rPr>
          <w:b/>
          <w:color w:val="C00000"/>
          <w:lang w:val="en-US" w:eastAsia="ja-JP"/>
        </w:rPr>
      </w:pPr>
      <w:r w:rsidRPr="00CD63B9">
        <w:rPr>
          <w:b/>
          <w:color w:val="C00000"/>
          <w:lang w:val="en-US" w:eastAsia="ja-JP"/>
        </w:rPr>
        <w:t xml:space="preserve">Done: </w:t>
      </w:r>
      <w:r>
        <w:rPr>
          <w:b/>
          <w:color w:val="C00000"/>
          <w:lang w:val="en-US" w:eastAsia="ja-JP"/>
        </w:rPr>
        <w:t>The following CRs are agreed:</w:t>
      </w:r>
    </w:p>
    <w:p w14:paraId="7818D565" w14:textId="7443ACD0" w:rsidR="00AF03B7" w:rsidRPr="00AF03B7" w:rsidRDefault="0058452E" w:rsidP="00AF03B7">
      <w:pPr>
        <w:rPr>
          <w:b/>
          <w:color w:val="C00000"/>
          <w:lang w:val="en-US" w:eastAsia="ja-JP"/>
        </w:rPr>
      </w:pPr>
      <w:hyperlink r:id="rId2612" w:history="1">
        <w:r w:rsidR="000F2B08" w:rsidRPr="006C2A4A">
          <w:rPr>
            <w:rStyle w:val="Hyperlink"/>
            <w:b/>
            <w:highlight w:val="green"/>
            <w:lang w:val="en-US" w:eastAsia="ja-JP"/>
          </w:rPr>
          <w:t>R1-1807952</w:t>
        </w:r>
      </w:hyperlink>
      <w:r w:rsidR="00AF03B7" w:rsidRPr="00AF03B7">
        <w:rPr>
          <w:b/>
          <w:color w:val="C00000"/>
          <w:lang w:val="en-US" w:eastAsia="ja-JP"/>
        </w:rPr>
        <w:tab/>
        <w:t>Correction for EN-DC Coexistence into TS36.213 s06-s07</w:t>
      </w:r>
      <w:r w:rsidR="00AF03B7" w:rsidRPr="00AF03B7">
        <w:rPr>
          <w:b/>
          <w:color w:val="C00000"/>
          <w:lang w:val="en-US" w:eastAsia="ja-JP"/>
        </w:rPr>
        <w:tab/>
        <w:t>Motorola Mobility</w:t>
      </w:r>
      <w:r w:rsidR="00AF03B7" w:rsidRPr="00AF03B7">
        <w:rPr>
          <w:b/>
          <w:color w:val="C00000"/>
          <w:lang w:val="en-US" w:eastAsia="ja-JP"/>
        </w:rPr>
        <w:tab/>
        <w:t>36.213</w:t>
      </w:r>
      <w:r w:rsidR="00AF03B7" w:rsidRPr="00AF03B7">
        <w:rPr>
          <w:b/>
          <w:color w:val="C00000"/>
          <w:lang w:val="en-US" w:eastAsia="ja-JP"/>
        </w:rPr>
        <w:tab/>
        <w:t>15.</w:t>
      </w:r>
      <w:r w:rsidR="00AF03B7">
        <w:rPr>
          <w:b/>
          <w:color w:val="C00000"/>
          <w:lang w:val="en-US" w:eastAsia="ja-JP"/>
        </w:rPr>
        <w:t>1.0</w:t>
      </w:r>
      <w:r w:rsidR="00AF03B7">
        <w:rPr>
          <w:b/>
          <w:color w:val="C00000"/>
          <w:lang w:val="en-US" w:eastAsia="ja-JP"/>
        </w:rPr>
        <w:tab/>
        <w:t>NR_newRAT-Core</w:t>
      </w:r>
      <w:r w:rsidR="00AF03B7">
        <w:rPr>
          <w:b/>
          <w:color w:val="C00000"/>
          <w:lang w:val="en-US" w:eastAsia="ja-JP"/>
        </w:rPr>
        <w:tab/>
        <w:t>CR1114, F</w:t>
      </w:r>
    </w:p>
    <w:p w14:paraId="481D81FB" w14:textId="2C503765" w:rsidR="00AF03B7" w:rsidRDefault="0058452E" w:rsidP="004F28C6">
      <w:pPr>
        <w:rPr>
          <w:b/>
          <w:color w:val="C00000"/>
          <w:lang w:val="en-US" w:eastAsia="ja-JP"/>
        </w:rPr>
      </w:pPr>
      <w:hyperlink r:id="rId2613" w:history="1">
        <w:r w:rsidR="000F2B08" w:rsidRPr="006C2A4A">
          <w:rPr>
            <w:rStyle w:val="Hyperlink"/>
            <w:b/>
            <w:highlight w:val="green"/>
            <w:lang w:val="en-US" w:eastAsia="ja-JP"/>
          </w:rPr>
          <w:t>R1-1807953</w:t>
        </w:r>
      </w:hyperlink>
      <w:r w:rsidR="00AF03B7" w:rsidRPr="00AF03B7">
        <w:rPr>
          <w:b/>
          <w:color w:val="C00000"/>
          <w:lang w:val="en-US" w:eastAsia="ja-JP"/>
        </w:rPr>
        <w:tab/>
        <w:t>Correction for EN-DC Coexistence into TS36</w:t>
      </w:r>
      <w:r w:rsidR="00AF03B7">
        <w:rPr>
          <w:b/>
          <w:color w:val="C00000"/>
          <w:lang w:val="en-US" w:eastAsia="ja-JP"/>
        </w:rPr>
        <w:t>.213 s08-s09</w:t>
      </w:r>
      <w:r w:rsidR="00AF03B7">
        <w:rPr>
          <w:b/>
          <w:color w:val="C00000"/>
          <w:lang w:val="en-US" w:eastAsia="ja-JP"/>
        </w:rPr>
        <w:tab/>
        <w:t>Motorola Mobility</w:t>
      </w:r>
      <w:r w:rsidR="00AF03B7">
        <w:rPr>
          <w:b/>
          <w:color w:val="C00000"/>
          <w:lang w:val="en-US" w:eastAsia="ja-JP"/>
        </w:rPr>
        <w:tab/>
      </w:r>
      <w:r w:rsidR="00AF03B7" w:rsidRPr="00AF03B7">
        <w:rPr>
          <w:b/>
          <w:color w:val="C00000"/>
          <w:lang w:val="en-US" w:eastAsia="ja-JP"/>
        </w:rPr>
        <w:t>36.213</w:t>
      </w:r>
      <w:r w:rsidR="00AF03B7" w:rsidRPr="00AF03B7">
        <w:rPr>
          <w:b/>
          <w:color w:val="C00000"/>
          <w:lang w:val="en-US" w:eastAsia="ja-JP"/>
        </w:rPr>
        <w:tab/>
        <w:t>15.</w:t>
      </w:r>
      <w:r w:rsidR="00AF03B7">
        <w:rPr>
          <w:b/>
          <w:color w:val="C00000"/>
          <w:lang w:val="en-US" w:eastAsia="ja-JP"/>
        </w:rPr>
        <w:t>1.0</w:t>
      </w:r>
      <w:r w:rsidR="00AF03B7">
        <w:rPr>
          <w:b/>
          <w:color w:val="C00000"/>
          <w:lang w:val="en-US" w:eastAsia="ja-JP"/>
        </w:rPr>
        <w:tab/>
        <w:t>NR_newRAT-Core</w:t>
      </w:r>
      <w:r w:rsidR="00AF03B7">
        <w:rPr>
          <w:b/>
          <w:color w:val="C00000"/>
          <w:lang w:val="en-US" w:eastAsia="ja-JP"/>
        </w:rPr>
        <w:tab/>
        <w:t>CR1115, F</w:t>
      </w:r>
    </w:p>
    <w:p w14:paraId="39BEE890" w14:textId="57CF0AB4" w:rsidR="006C2A4A" w:rsidRPr="006C2A4A" w:rsidRDefault="0058452E" w:rsidP="006C2A4A">
      <w:pPr>
        <w:rPr>
          <w:b/>
          <w:color w:val="C00000"/>
          <w:lang w:val="en-US" w:eastAsia="ja-JP"/>
        </w:rPr>
      </w:pPr>
      <w:hyperlink r:id="rId2614" w:history="1">
        <w:r w:rsidR="006C2A4A">
          <w:rPr>
            <w:rStyle w:val="Hyperlink"/>
            <w:b/>
            <w:highlight w:val="green"/>
            <w:lang w:val="en-US" w:eastAsia="ja-JP"/>
          </w:rPr>
          <w:t>R1-1807964</w:t>
        </w:r>
      </w:hyperlink>
      <w:r w:rsidR="006C2A4A" w:rsidRPr="006C2A4A">
        <w:rPr>
          <w:b/>
          <w:color w:val="C00000"/>
          <w:lang w:val="en-US" w:eastAsia="ja-JP"/>
        </w:rPr>
        <w:tab/>
        <w:t>Correction for EN-DC Coexistence into TS36.213 s00-s05</w:t>
      </w:r>
      <w:r w:rsidR="006C2A4A" w:rsidRPr="006C2A4A">
        <w:rPr>
          <w:b/>
          <w:color w:val="C00000"/>
          <w:lang w:val="en-US" w:eastAsia="ja-JP"/>
        </w:rPr>
        <w:tab/>
        <w:t>Motorola Mobility</w:t>
      </w:r>
      <w:r w:rsidR="006C2A4A" w:rsidRPr="006C2A4A">
        <w:rPr>
          <w:b/>
          <w:color w:val="C00000"/>
          <w:lang w:val="en-US" w:eastAsia="ja-JP"/>
        </w:rPr>
        <w:tab/>
        <w:t>36.213</w:t>
      </w:r>
      <w:r w:rsidR="006C2A4A" w:rsidRPr="006C2A4A">
        <w:rPr>
          <w:b/>
          <w:color w:val="C00000"/>
          <w:lang w:val="en-US" w:eastAsia="ja-JP"/>
        </w:rPr>
        <w:tab/>
        <w:t>15.1.0</w:t>
      </w:r>
      <w:r w:rsidR="006C2A4A" w:rsidRPr="006C2A4A">
        <w:rPr>
          <w:b/>
          <w:color w:val="C00000"/>
          <w:lang w:val="en-US" w:eastAsia="ja-JP"/>
        </w:rPr>
        <w:tab/>
        <w:t>NR_newRAT-Core</w:t>
      </w:r>
      <w:r w:rsidR="006C2A4A" w:rsidRPr="006C2A4A">
        <w:rPr>
          <w:b/>
          <w:color w:val="C00000"/>
          <w:lang w:val="en-US" w:eastAsia="ja-JP"/>
        </w:rPr>
        <w:tab/>
      </w:r>
      <w:r w:rsidR="006C2A4A">
        <w:rPr>
          <w:b/>
          <w:color w:val="C00000"/>
          <w:lang w:val="en-US" w:eastAsia="ja-JP"/>
        </w:rPr>
        <w:t>CR</w:t>
      </w:r>
      <w:r w:rsidR="006C2A4A" w:rsidRPr="006C2A4A">
        <w:rPr>
          <w:b/>
          <w:color w:val="C00000"/>
          <w:lang w:val="en-US" w:eastAsia="ja-JP"/>
        </w:rPr>
        <w:t>1116</w:t>
      </w:r>
      <w:r w:rsidR="006C2A4A">
        <w:rPr>
          <w:b/>
          <w:color w:val="C00000"/>
          <w:lang w:val="en-US" w:eastAsia="ja-JP"/>
        </w:rPr>
        <w:t>, F</w:t>
      </w:r>
    </w:p>
    <w:p w14:paraId="1C69F057" w14:textId="1D6A877B" w:rsidR="006C2A4A" w:rsidRPr="00AF03B7" w:rsidRDefault="0058452E" w:rsidP="006C2A4A">
      <w:pPr>
        <w:rPr>
          <w:b/>
          <w:color w:val="C00000"/>
          <w:lang w:val="en-US" w:eastAsia="ja-JP"/>
        </w:rPr>
      </w:pPr>
      <w:hyperlink r:id="rId2615" w:history="1">
        <w:r w:rsidR="006C2A4A">
          <w:rPr>
            <w:rStyle w:val="Hyperlink"/>
            <w:b/>
            <w:highlight w:val="green"/>
            <w:lang w:val="en-US" w:eastAsia="ja-JP"/>
          </w:rPr>
          <w:t>R1-1807965</w:t>
        </w:r>
      </w:hyperlink>
      <w:r w:rsidR="006C2A4A" w:rsidRPr="006C2A4A">
        <w:rPr>
          <w:b/>
          <w:color w:val="C00000"/>
          <w:lang w:val="en-US" w:eastAsia="ja-JP"/>
        </w:rPr>
        <w:tab/>
        <w:t>Correction for EN-DC Coexistence into TS36.213 s10-s13</w:t>
      </w:r>
      <w:r w:rsidR="006C2A4A" w:rsidRPr="006C2A4A">
        <w:rPr>
          <w:b/>
          <w:color w:val="C00000"/>
          <w:lang w:val="en-US" w:eastAsia="ja-JP"/>
        </w:rPr>
        <w:tab/>
        <w:t>Motorola Mobility</w:t>
      </w:r>
      <w:r w:rsidR="006C2A4A" w:rsidRPr="006C2A4A">
        <w:rPr>
          <w:b/>
          <w:color w:val="C00000"/>
          <w:lang w:val="en-US" w:eastAsia="ja-JP"/>
        </w:rPr>
        <w:tab/>
        <w:t>36.213</w:t>
      </w:r>
      <w:r w:rsidR="006C2A4A" w:rsidRPr="006C2A4A">
        <w:rPr>
          <w:b/>
          <w:color w:val="C00000"/>
          <w:lang w:val="en-US" w:eastAsia="ja-JP"/>
        </w:rPr>
        <w:tab/>
        <w:t>15.1.0</w:t>
      </w:r>
      <w:r w:rsidR="006C2A4A" w:rsidRPr="006C2A4A">
        <w:rPr>
          <w:b/>
          <w:color w:val="C00000"/>
          <w:lang w:val="en-US" w:eastAsia="ja-JP"/>
        </w:rPr>
        <w:tab/>
        <w:t>NR_newRAT-Core</w:t>
      </w:r>
      <w:r w:rsidR="006C2A4A" w:rsidRPr="006C2A4A">
        <w:rPr>
          <w:b/>
          <w:color w:val="C00000"/>
          <w:lang w:val="en-US" w:eastAsia="ja-JP"/>
        </w:rPr>
        <w:tab/>
      </w:r>
      <w:r w:rsidR="006C2A4A">
        <w:rPr>
          <w:b/>
          <w:color w:val="C00000"/>
          <w:lang w:val="en-US" w:eastAsia="ja-JP"/>
        </w:rPr>
        <w:t>CR</w:t>
      </w:r>
      <w:r w:rsidR="006C2A4A" w:rsidRPr="006C2A4A">
        <w:rPr>
          <w:b/>
          <w:color w:val="C00000"/>
          <w:lang w:val="en-US" w:eastAsia="ja-JP"/>
        </w:rPr>
        <w:t>1117</w:t>
      </w:r>
      <w:r w:rsidR="006C2A4A">
        <w:rPr>
          <w:b/>
          <w:color w:val="C00000"/>
          <w:lang w:val="en-US" w:eastAsia="ja-JP"/>
        </w:rPr>
        <w:t>, F</w:t>
      </w:r>
    </w:p>
    <w:p w14:paraId="43DC5169" w14:textId="09F80E62" w:rsidR="004F28C6" w:rsidRPr="00AF03B7" w:rsidRDefault="004F28C6" w:rsidP="004F28C6">
      <w:pPr>
        <w:rPr>
          <w:szCs w:val="20"/>
          <w:lang w:eastAsia="ja-JP"/>
        </w:rPr>
      </w:pPr>
    </w:p>
    <w:p w14:paraId="6115121B" w14:textId="77777777" w:rsidR="004F28C6" w:rsidRPr="00741868" w:rsidRDefault="004F28C6" w:rsidP="004F28C6">
      <w:r w:rsidRPr="00741868">
        <w:rPr>
          <w:highlight w:val="green"/>
        </w:rPr>
        <w:t>[93-LTE-14] - Alberto (Qualcomm)</w:t>
      </w:r>
    </w:p>
    <w:p w14:paraId="00647D84" w14:textId="60A70882" w:rsidR="004F28C6" w:rsidRDefault="004F28C6" w:rsidP="004F28C6">
      <w:r>
        <w:t>Email approval to decide the value range of α, the contents for rows 42-58, and whether entries 56-58 have scaling applied or not, agree to CR, and send LS to RAN2 until May 31</w:t>
      </w:r>
      <w:r w:rsidR="00767DBC" w:rsidRPr="00767DBC">
        <w:rPr>
          <w:vertAlign w:val="superscript"/>
        </w:rPr>
        <w:t>st</w:t>
      </w:r>
      <w:r>
        <w:t>, 2018</w:t>
      </w:r>
    </w:p>
    <w:p w14:paraId="19DFFE79" w14:textId="33F65D13" w:rsidR="00767DBC" w:rsidRDefault="00767DBC" w:rsidP="00767DBC">
      <w:r w:rsidRPr="00CD63B9">
        <w:rPr>
          <w:b/>
          <w:color w:val="C00000"/>
          <w:lang w:val="en-US" w:eastAsia="ja-JP"/>
        </w:rPr>
        <w:t xml:space="preserve">Done: </w:t>
      </w:r>
      <w:r>
        <w:rPr>
          <w:b/>
          <w:color w:val="C00000"/>
          <w:lang w:val="en-US" w:eastAsia="ja-JP"/>
        </w:rPr>
        <w:t>As per decision posted on June 1</w:t>
      </w:r>
      <w:r w:rsidRPr="00427CFE">
        <w:rPr>
          <w:b/>
          <w:color w:val="C00000"/>
          <w:vertAlign w:val="superscript"/>
          <w:lang w:val="en-US" w:eastAsia="ja-JP"/>
        </w:rPr>
        <w:t>st</w:t>
      </w:r>
      <w:r>
        <w:rPr>
          <w:b/>
          <w:color w:val="C00000"/>
          <w:lang w:val="en-US" w:eastAsia="ja-JP"/>
        </w:rPr>
        <w:t xml:space="preserve">, the following CRs are agreed. </w:t>
      </w:r>
      <w:r>
        <w:t xml:space="preserve"> </w:t>
      </w:r>
    </w:p>
    <w:p w14:paraId="6BFAAA6A" w14:textId="0801DED1" w:rsidR="00767DBC" w:rsidRPr="00767DBC" w:rsidRDefault="0058452E" w:rsidP="00767DBC">
      <w:pPr>
        <w:rPr>
          <w:b/>
          <w:color w:val="C00000"/>
        </w:rPr>
      </w:pPr>
      <w:hyperlink r:id="rId2616" w:history="1">
        <w:r w:rsidR="000F2B08">
          <w:rPr>
            <w:rStyle w:val="Hyperlink"/>
            <w:b/>
            <w:highlight w:val="green"/>
          </w:rPr>
          <w:t>R1-1807922</w:t>
        </w:r>
      </w:hyperlink>
      <w:r w:rsidR="00767DBC" w:rsidRPr="00767DBC">
        <w:rPr>
          <w:b/>
          <w:color w:val="C00000"/>
        </w:rPr>
        <w:tab/>
        <w:t>Introduction of modulation enhancements</w:t>
      </w:r>
      <w:r w:rsidR="00767DBC" w:rsidRPr="00767DBC">
        <w:rPr>
          <w:b/>
          <w:color w:val="C00000"/>
        </w:rPr>
        <w:tab/>
        <w:t>Qualcomm Incorporated</w:t>
      </w:r>
      <w:r w:rsidR="00767DBC" w:rsidRPr="00767DBC">
        <w:rPr>
          <w:b/>
          <w:color w:val="C00000"/>
        </w:rPr>
        <w:tab/>
        <w:t>36.212</w:t>
      </w:r>
      <w:r w:rsidR="00767DBC" w:rsidRPr="00767DBC">
        <w:rPr>
          <w:b/>
          <w:color w:val="C00000"/>
        </w:rPr>
        <w:tab/>
        <w:t>15.1.0</w:t>
      </w:r>
      <w:r w:rsidR="00767DBC" w:rsidRPr="00767DBC">
        <w:rPr>
          <w:b/>
          <w:color w:val="C00000"/>
        </w:rPr>
        <w:tab/>
        <w:t>TEI15</w:t>
      </w:r>
      <w:r w:rsidR="00767DBC" w:rsidRPr="00767DBC">
        <w:rPr>
          <w:b/>
          <w:color w:val="C00000"/>
        </w:rPr>
        <w:tab/>
      </w:r>
      <w:r w:rsidR="00767DBC">
        <w:rPr>
          <w:b/>
          <w:color w:val="C00000"/>
        </w:rPr>
        <w:t>CR</w:t>
      </w:r>
      <w:r w:rsidR="00767DBC" w:rsidRPr="00767DBC">
        <w:rPr>
          <w:b/>
          <w:color w:val="C00000"/>
        </w:rPr>
        <w:t>0296</w:t>
      </w:r>
      <w:r w:rsidR="00767DBC">
        <w:rPr>
          <w:b/>
          <w:color w:val="C00000"/>
        </w:rPr>
        <w:t xml:space="preserve">, </w:t>
      </w:r>
      <w:r w:rsidR="00767DBC" w:rsidRPr="00767DBC">
        <w:rPr>
          <w:b/>
          <w:color w:val="C00000"/>
        </w:rPr>
        <w:t>B</w:t>
      </w:r>
    </w:p>
    <w:p w14:paraId="0A689667" w14:textId="10EC3398" w:rsidR="00767DBC" w:rsidRDefault="0058452E" w:rsidP="00767DBC">
      <w:pPr>
        <w:rPr>
          <w:b/>
          <w:color w:val="C00000"/>
        </w:rPr>
      </w:pPr>
      <w:hyperlink r:id="rId2617" w:history="1">
        <w:r w:rsidR="000F2B08">
          <w:rPr>
            <w:rStyle w:val="Hyperlink"/>
            <w:b/>
            <w:highlight w:val="green"/>
          </w:rPr>
          <w:t>R1-1807923</w:t>
        </w:r>
      </w:hyperlink>
      <w:r w:rsidR="00767DBC" w:rsidRPr="00767DBC">
        <w:rPr>
          <w:b/>
          <w:color w:val="C00000"/>
        </w:rPr>
        <w:tab/>
        <w:t>Introduction of modulation enhancements</w:t>
      </w:r>
      <w:r w:rsidR="00767DBC" w:rsidRPr="00767DBC">
        <w:rPr>
          <w:b/>
          <w:color w:val="C00000"/>
        </w:rPr>
        <w:tab/>
        <w:t>Qualcomm Incorporated</w:t>
      </w:r>
      <w:r w:rsidR="00767DBC" w:rsidRPr="00767DBC">
        <w:rPr>
          <w:b/>
          <w:color w:val="C00000"/>
        </w:rPr>
        <w:tab/>
        <w:t>36.213</w:t>
      </w:r>
      <w:r w:rsidR="00767DBC" w:rsidRPr="00767DBC">
        <w:rPr>
          <w:b/>
          <w:color w:val="C00000"/>
        </w:rPr>
        <w:tab/>
        <w:t>15.1.0</w:t>
      </w:r>
      <w:r w:rsidR="00767DBC" w:rsidRPr="00767DBC">
        <w:rPr>
          <w:b/>
          <w:color w:val="C00000"/>
        </w:rPr>
        <w:tab/>
        <w:t>TEI15</w:t>
      </w:r>
      <w:r w:rsidR="00767DBC" w:rsidRPr="00767DBC">
        <w:rPr>
          <w:b/>
          <w:color w:val="C00000"/>
        </w:rPr>
        <w:tab/>
      </w:r>
      <w:r w:rsidR="00767DBC">
        <w:rPr>
          <w:b/>
          <w:color w:val="C00000"/>
        </w:rPr>
        <w:t>CR</w:t>
      </w:r>
      <w:r w:rsidR="00767DBC" w:rsidRPr="00767DBC">
        <w:rPr>
          <w:b/>
          <w:color w:val="C00000"/>
        </w:rPr>
        <w:t>1105</w:t>
      </w:r>
      <w:r w:rsidR="00767DBC">
        <w:rPr>
          <w:b/>
          <w:color w:val="C00000"/>
        </w:rPr>
        <w:t>, B</w:t>
      </w:r>
    </w:p>
    <w:p w14:paraId="0FD52D35" w14:textId="65543C52" w:rsidR="00767DBC" w:rsidRPr="00767DBC" w:rsidRDefault="00767DBC" w:rsidP="00767DBC">
      <w:pPr>
        <w:rPr>
          <w:b/>
          <w:color w:val="C00000"/>
        </w:rPr>
      </w:pPr>
      <w:r>
        <w:rPr>
          <w:b/>
          <w:color w:val="C00000"/>
        </w:rPr>
        <w:t>LS to RAN2 is approved in:</w:t>
      </w:r>
    </w:p>
    <w:p w14:paraId="2A2FDB70" w14:textId="48A0B4CF" w:rsidR="004F28C6" w:rsidRPr="00767DBC" w:rsidRDefault="0058452E" w:rsidP="00767DBC">
      <w:pPr>
        <w:rPr>
          <w:b/>
          <w:color w:val="C00000"/>
        </w:rPr>
      </w:pPr>
      <w:hyperlink r:id="rId2618" w:history="1">
        <w:r w:rsidR="000F2B08">
          <w:rPr>
            <w:rStyle w:val="Hyperlink"/>
            <w:b/>
            <w:highlight w:val="green"/>
          </w:rPr>
          <w:t>R1-1807924</w:t>
        </w:r>
      </w:hyperlink>
      <w:r w:rsidR="00767DBC" w:rsidRPr="00767DBC">
        <w:rPr>
          <w:b/>
          <w:color w:val="C00000"/>
        </w:rPr>
        <w:tab/>
        <w:t>LS on introduction of modulation enhancements for LTE</w:t>
      </w:r>
      <w:r w:rsidR="00767DBC" w:rsidRPr="00767DBC">
        <w:rPr>
          <w:b/>
          <w:color w:val="C00000"/>
        </w:rPr>
        <w:tab/>
        <w:t>RA</w:t>
      </w:r>
      <w:r w:rsidR="00767DBC">
        <w:rPr>
          <w:b/>
          <w:color w:val="C00000"/>
        </w:rPr>
        <w:t>N1, Qualcomm</w:t>
      </w:r>
    </w:p>
    <w:p w14:paraId="4942D17B" w14:textId="77777777" w:rsidR="00767DBC" w:rsidRDefault="00767DBC" w:rsidP="00767DBC"/>
    <w:p w14:paraId="09023128" w14:textId="77777777" w:rsidR="004F28C6" w:rsidRDefault="004F28C6" w:rsidP="004F28C6">
      <w:r w:rsidRPr="001D2AC8">
        <w:rPr>
          <w:highlight w:val="green"/>
        </w:rPr>
        <w:t>[93-NR-02-spec#]</w:t>
      </w:r>
    </w:p>
    <w:p w14:paraId="342488C0" w14:textId="77777777" w:rsidR="004F28C6" w:rsidRDefault="004F28C6" w:rsidP="004F28C6">
      <w:r>
        <w:t>NR maintenance</w:t>
      </w:r>
    </w:p>
    <w:p w14:paraId="789EF095" w14:textId="68CD3D97" w:rsidR="004F28C6" w:rsidRDefault="004F28C6" w:rsidP="004F28C6">
      <w:r>
        <w:t>Editor to prepare CRs (capturing agreements and working assumptions): drafts to be distributed by Thursday May 31</w:t>
      </w:r>
      <w:r w:rsidR="00F20D5C" w:rsidRPr="00F20D5C">
        <w:rPr>
          <w:vertAlign w:val="superscript"/>
        </w:rPr>
        <w:t>st</w:t>
      </w:r>
      <w:r>
        <w:t>, to be agreed by Tuesday June 5</w:t>
      </w:r>
      <w:r w:rsidR="00F20D5C" w:rsidRPr="00F20D5C">
        <w:rPr>
          <w:vertAlign w:val="superscript"/>
        </w:rPr>
        <w:t>th</w:t>
      </w:r>
      <w:r>
        <w:t>.</w:t>
      </w:r>
    </w:p>
    <w:p w14:paraId="71880335" w14:textId="3E45ABF0" w:rsidR="00B238A9" w:rsidRDefault="00B238A9" w:rsidP="00B238A9">
      <w:pPr>
        <w:rPr>
          <w:b/>
          <w:color w:val="C00000"/>
          <w:lang w:val="en-US" w:eastAsia="ja-JP"/>
        </w:rPr>
      </w:pPr>
      <w:r w:rsidRPr="00CD63B9">
        <w:rPr>
          <w:b/>
          <w:color w:val="C00000"/>
          <w:lang w:val="en-US" w:eastAsia="ja-JP"/>
        </w:rPr>
        <w:t xml:space="preserve">Done: </w:t>
      </w:r>
      <w:r>
        <w:rPr>
          <w:b/>
          <w:color w:val="C00000"/>
          <w:lang w:val="en-US" w:eastAsia="ja-JP"/>
        </w:rPr>
        <w:t>The following CRs are agreed:</w:t>
      </w:r>
    </w:p>
    <w:p w14:paraId="384D95F4" w14:textId="332EDDDD" w:rsidR="00B238A9" w:rsidRPr="00B238A9" w:rsidRDefault="00B238A9" w:rsidP="00B238A9">
      <w:pPr>
        <w:rPr>
          <w:b/>
          <w:color w:val="C00000"/>
          <w:lang w:val="en-US" w:eastAsia="ja-JP"/>
        </w:rPr>
      </w:pPr>
      <w:r w:rsidRPr="00334BF3">
        <w:rPr>
          <w:b/>
          <w:color w:val="C00000"/>
          <w:highlight w:val="green"/>
          <w:lang w:val="en-US" w:eastAsia="ja-JP"/>
        </w:rPr>
        <w:t>R1-1807954</w:t>
      </w:r>
      <w:r w:rsidRPr="00B238A9">
        <w:rPr>
          <w:b/>
          <w:color w:val="C00000"/>
          <w:lang w:val="en-US" w:eastAsia="ja-JP"/>
        </w:rPr>
        <w:tab/>
        <w:t>CR to 38.202 capturing the RAN1#92bis and RAN1#93 meeting agreements</w:t>
      </w:r>
      <w:r w:rsidRPr="00B238A9">
        <w:rPr>
          <w:b/>
          <w:color w:val="C00000"/>
          <w:lang w:val="en-US" w:eastAsia="ja-JP"/>
        </w:rPr>
        <w:tab/>
        <w:t>Qualcomm</w:t>
      </w:r>
      <w:r w:rsidRPr="00B238A9">
        <w:rPr>
          <w:b/>
          <w:color w:val="C00000"/>
          <w:lang w:val="en-US" w:eastAsia="ja-JP"/>
        </w:rPr>
        <w:tab/>
        <w:t>38.202</w:t>
      </w:r>
      <w:r w:rsidRPr="00B238A9">
        <w:rPr>
          <w:b/>
          <w:color w:val="C00000"/>
          <w:lang w:val="en-US" w:eastAsia="ja-JP"/>
        </w:rPr>
        <w:tab/>
        <w:t>15.1.0</w:t>
      </w:r>
      <w:r w:rsidRPr="00B238A9">
        <w:rPr>
          <w:b/>
          <w:color w:val="C00000"/>
          <w:lang w:val="en-US" w:eastAsia="ja-JP"/>
        </w:rPr>
        <w:tab/>
        <w:t>NR_newRAT-Core</w:t>
      </w:r>
      <w:r w:rsidRPr="00B238A9">
        <w:rPr>
          <w:b/>
          <w:color w:val="C00000"/>
          <w:lang w:val="en-US" w:eastAsia="ja-JP"/>
        </w:rPr>
        <w:tab/>
      </w:r>
      <w:r>
        <w:rPr>
          <w:b/>
          <w:color w:val="C00000"/>
          <w:lang w:val="en-US" w:eastAsia="ja-JP"/>
        </w:rPr>
        <w:t>CR</w:t>
      </w:r>
      <w:r w:rsidRPr="00B238A9">
        <w:rPr>
          <w:b/>
          <w:color w:val="C00000"/>
          <w:lang w:val="en-US" w:eastAsia="ja-JP"/>
        </w:rPr>
        <w:t>0002</w:t>
      </w:r>
      <w:r>
        <w:rPr>
          <w:b/>
          <w:color w:val="C00000"/>
          <w:lang w:val="en-US" w:eastAsia="ja-JP"/>
        </w:rPr>
        <w:t>r</w:t>
      </w:r>
      <w:r w:rsidRPr="00B238A9">
        <w:rPr>
          <w:b/>
          <w:color w:val="C00000"/>
          <w:lang w:val="en-US" w:eastAsia="ja-JP"/>
        </w:rPr>
        <w:t>1</w:t>
      </w:r>
      <w:r>
        <w:rPr>
          <w:b/>
          <w:color w:val="C00000"/>
          <w:lang w:val="en-US" w:eastAsia="ja-JP"/>
        </w:rPr>
        <w:t xml:space="preserve">, </w:t>
      </w:r>
      <w:r w:rsidRPr="00B238A9">
        <w:rPr>
          <w:b/>
          <w:color w:val="C00000"/>
          <w:lang w:val="en-US" w:eastAsia="ja-JP"/>
        </w:rPr>
        <w:t>F</w:t>
      </w:r>
    </w:p>
    <w:p w14:paraId="137E8FAE" w14:textId="38328D04" w:rsidR="00B238A9" w:rsidRPr="00B238A9" w:rsidRDefault="00B238A9" w:rsidP="00B238A9">
      <w:pPr>
        <w:rPr>
          <w:b/>
          <w:color w:val="C00000"/>
          <w:lang w:val="en-US" w:eastAsia="ja-JP"/>
        </w:rPr>
      </w:pPr>
      <w:r w:rsidRPr="00620B32">
        <w:rPr>
          <w:b/>
          <w:color w:val="C00000"/>
          <w:highlight w:val="green"/>
          <w:lang w:val="en-US" w:eastAsia="ja-JP"/>
        </w:rPr>
        <w:t>R1-1807955</w:t>
      </w:r>
      <w:r w:rsidRPr="00B238A9">
        <w:rPr>
          <w:b/>
          <w:color w:val="C00000"/>
          <w:lang w:val="en-US" w:eastAsia="ja-JP"/>
        </w:rPr>
        <w:tab/>
        <w:t>CR to 38.211 capturing the RAN1#92bis and RAN1#93 meeting agreements</w:t>
      </w:r>
      <w:r w:rsidRPr="00B238A9">
        <w:rPr>
          <w:b/>
          <w:color w:val="C00000"/>
          <w:lang w:val="en-US" w:eastAsia="ja-JP"/>
        </w:rPr>
        <w:tab/>
        <w:t>Ericsson</w:t>
      </w:r>
      <w:r w:rsidRPr="00B238A9">
        <w:rPr>
          <w:b/>
          <w:color w:val="C00000"/>
          <w:lang w:val="en-US" w:eastAsia="ja-JP"/>
        </w:rPr>
        <w:tab/>
        <w:t>38.211</w:t>
      </w:r>
      <w:r w:rsidRPr="00B238A9">
        <w:rPr>
          <w:b/>
          <w:color w:val="C00000"/>
          <w:lang w:val="en-US" w:eastAsia="ja-JP"/>
        </w:rPr>
        <w:tab/>
        <w:t>15.1.0</w:t>
      </w:r>
      <w:r w:rsidRPr="00B238A9">
        <w:rPr>
          <w:b/>
          <w:color w:val="C00000"/>
          <w:lang w:val="en-US" w:eastAsia="ja-JP"/>
        </w:rPr>
        <w:tab/>
        <w:t>NR_newRAT-Core</w:t>
      </w:r>
      <w:r w:rsidRPr="00B238A9">
        <w:rPr>
          <w:b/>
          <w:color w:val="C00000"/>
          <w:lang w:val="en-US" w:eastAsia="ja-JP"/>
        </w:rPr>
        <w:tab/>
      </w:r>
      <w:r>
        <w:rPr>
          <w:b/>
          <w:color w:val="C00000"/>
          <w:lang w:val="en-US" w:eastAsia="ja-JP"/>
        </w:rPr>
        <w:t>CR</w:t>
      </w:r>
      <w:r w:rsidRPr="00B238A9">
        <w:rPr>
          <w:b/>
          <w:color w:val="C00000"/>
          <w:lang w:val="en-US" w:eastAsia="ja-JP"/>
        </w:rPr>
        <w:t>0002</w:t>
      </w:r>
      <w:r>
        <w:rPr>
          <w:b/>
          <w:color w:val="C00000"/>
          <w:lang w:val="en-US" w:eastAsia="ja-JP"/>
        </w:rPr>
        <w:t>r</w:t>
      </w:r>
      <w:r w:rsidRPr="00B238A9">
        <w:rPr>
          <w:b/>
          <w:color w:val="C00000"/>
          <w:lang w:val="en-US" w:eastAsia="ja-JP"/>
        </w:rPr>
        <w:t>1</w:t>
      </w:r>
      <w:r>
        <w:rPr>
          <w:b/>
          <w:color w:val="C00000"/>
          <w:lang w:val="en-US" w:eastAsia="ja-JP"/>
        </w:rPr>
        <w:t xml:space="preserve">, </w:t>
      </w:r>
      <w:r w:rsidRPr="00B238A9">
        <w:rPr>
          <w:b/>
          <w:color w:val="C00000"/>
          <w:lang w:val="en-US" w:eastAsia="ja-JP"/>
        </w:rPr>
        <w:t>F</w:t>
      </w:r>
    </w:p>
    <w:p w14:paraId="795AB81C" w14:textId="54C9A9F2" w:rsidR="00B238A9" w:rsidRPr="00B238A9" w:rsidRDefault="00B238A9" w:rsidP="00B238A9">
      <w:pPr>
        <w:rPr>
          <w:b/>
          <w:color w:val="C00000"/>
          <w:lang w:val="en-US" w:eastAsia="ja-JP"/>
        </w:rPr>
      </w:pPr>
      <w:r w:rsidRPr="00032D06">
        <w:rPr>
          <w:b/>
          <w:color w:val="C00000"/>
          <w:highlight w:val="green"/>
          <w:lang w:val="en-US" w:eastAsia="ja-JP"/>
        </w:rPr>
        <w:t>R1-1807956</w:t>
      </w:r>
      <w:r w:rsidRPr="00B238A9">
        <w:rPr>
          <w:b/>
          <w:color w:val="C00000"/>
          <w:lang w:val="en-US" w:eastAsia="ja-JP"/>
        </w:rPr>
        <w:tab/>
        <w:t>CR to 38.212 capturing the RAN1#92bis and RAN1#93 meeting agreements</w:t>
      </w:r>
      <w:r w:rsidRPr="00B238A9">
        <w:rPr>
          <w:b/>
          <w:color w:val="C00000"/>
          <w:lang w:val="en-US" w:eastAsia="ja-JP"/>
        </w:rPr>
        <w:tab/>
        <w:t>Huawei</w:t>
      </w:r>
      <w:r w:rsidRPr="00B238A9">
        <w:rPr>
          <w:b/>
          <w:color w:val="C00000"/>
          <w:lang w:val="en-US" w:eastAsia="ja-JP"/>
        </w:rPr>
        <w:tab/>
        <w:t>38.212</w:t>
      </w:r>
      <w:r w:rsidRPr="00B238A9">
        <w:rPr>
          <w:b/>
          <w:color w:val="C00000"/>
          <w:lang w:val="en-US" w:eastAsia="ja-JP"/>
        </w:rPr>
        <w:tab/>
        <w:t>15.1.1</w:t>
      </w:r>
      <w:r w:rsidRPr="00B238A9">
        <w:rPr>
          <w:b/>
          <w:color w:val="C00000"/>
          <w:lang w:val="en-US" w:eastAsia="ja-JP"/>
        </w:rPr>
        <w:tab/>
        <w:t>NR_newRAT-Core</w:t>
      </w:r>
      <w:r w:rsidRPr="00B238A9">
        <w:rPr>
          <w:b/>
          <w:color w:val="C00000"/>
          <w:lang w:val="en-US" w:eastAsia="ja-JP"/>
        </w:rPr>
        <w:tab/>
      </w:r>
      <w:r>
        <w:rPr>
          <w:b/>
          <w:color w:val="C00000"/>
          <w:lang w:val="en-US" w:eastAsia="ja-JP"/>
        </w:rPr>
        <w:t>CR</w:t>
      </w:r>
      <w:r w:rsidRPr="00B238A9">
        <w:rPr>
          <w:b/>
          <w:color w:val="C00000"/>
          <w:lang w:val="en-US" w:eastAsia="ja-JP"/>
        </w:rPr>
        <w:t>0002</w:t>
      </w:r>
      <w:r>
        <w:rPr>
          <w:b/>
          <w:color w:val="C00000"/>
          <w:lang w:val="en-US" w:eastAsia="ja-JP"/>
        </w:rPr>
        <w:t>r</w:t>
      </w:r>
      <w:r w:rsidRPr="00B238A9">
        <w:rPr>
          <w:b/>
          <w:color w:val="C00000"/>
          <w:lang w:val="en-US" w:eastAsia="ja-JP"/>
        </w:rPr>
        <w:t>1</w:t>
      </w:r>
      <w:r>
        <w:rPr>
          <w:b/>
          <w:color w:val="C00000"/>
          <w:lang w:val="en-US" w:eastAsia="ja-JP"/>
        </w:rPr>
        <w:t xml:space="preserve">, </w:t>
      </w:r>
      <w:r w:rsidRPr="00B238A9">
        <w:rPr>
          <w:b/>
          <w:color w:val="C00000"/>
          <w:lang w:val="en-US" w:eastAsia="ja-JP"/>
        </w:rPr>
        <w:t>F</w:t>
      </w:r>
    </w:p>
    <w:p w14:paraId="28560954" w14:textId="2EB09346" w:rsidR="00B238A9" w:rsidRPr="00B238A9" w:rsidRDefault="00B238A9" w:rsidP="00B238A9">
      <w:pPr>
        <w:rPr>
          <w:b/>
          <w:color w:val="C00000"/>
          <w:lang w:val="en-US" w:eastAsia="ja-JP"/>
        </w:rPr>
      </w:pPr>
      <w:r w:rsidRPr="0049095C">
        <w:rPr>
          <w:b/>
          <w:color w:val="C00000"/>
          <w:highlight w:val="green"/>
          <w:lang w:val="en-US" w:eastAsia="ja-JP"/>
        </w:rPr>
        <w:t>R1-1807957</w:t>
      </w:r>
      <w:r w:rsidRPr="00B238A9">
        <w:rPr>
          <w:b/>
          <w:color w:val="C00000"/>
          <w:lang w:val="en-US" w:eastAsia="ja-JP"/>
        </w:rPr>
        <w:tab/>
        <w:t>CR to 38.213 capturing the RAN1#92bis and RAN1#93 meeting agreements</w:t>
      </w:r>
      <w:r w:rsidRPr="00B238A9">
        <w:rPr>
          <w:b/>
          <w:color w:val="C00000"/>
          <w:lang w:val="en-US" w:eastAsia="ja-JP"/>
        </w:rPr>
        <w:tab/>
        <w:t>Samsung</w:t>
      </w:r>
      <w:r w:rsidRPr="00B238A9">
        <w:rPr>
          <w:b/>
          <w:color w:val="C00000"/>
          <w:lang w:val="en-US" w:eastAsia="ja-JP"/>
        </w:rPr>
        <w:tab/>
        <w:t>38.213</w:t>
      </w:r>
      <w:r w:rsidRPr="00B238A9">
        <w:rPr>
          <w:b/>
          <w:color w:val="C00000"/>
          <w:lang w:val="en-US" w:eastAsia="ja-JP"/>
        </w:rPr>
        <w:tab/>
        <w:t>15.1.0</w:t>
      </w:r>
      <w:r w:rsidRPr="00B238A9">
        <w:rPr>
          <w:b/>
          <w:color w:val="C00000"/>
          <w:lang w:val="en-US" w:eastAsia="ja-JP"/>
        </w:rPr>
        <w:tab/>
        <w:t>NR_newRAT-Core</w:t>
      </w:r>
      <w:r w:rsidRPr="00B238A9">
        <w:rPr>
          <w:b/>
          <w:color w:val="C00000"/>
          <w:lang w:val="en-US" w:eastAsia="ja-JP"/>
        </w:rPr>
        <w:tab/>
      </w:r>
      <w:r>
        <w:rPr>
          <w:b/>
          <w:color w:val="C00000"/>
          <w:lang w:val="en-US" w:eastAsia="ja-JP"/>
        </w:rPr>
        <w:t>CR</w:t>
      </w:r>
      <w:r w:rsidRPr="00B238A9">
        <w:rPr>
          <w:b/>
          <w:color w:val="C00000"/>
          <w:lang w:val="en-US" w:eastAsia="ja-JP"/>
        </w:rPr>
        <w:t>0002</w:t>
      </w:r>
      <w:r>
        <w:rPr>
          <w:b/>
          <w:color w:val="C00000"/>
          <w:lang w:val="en-US" w:eastAsia="ja-JP"/>
        </w:rPr>
        <w:t>r</w:t>
      </w:r>
      <w:r w:rsidRPr="00B238A9">
        <w:rPr>
          <w:b/>
          <w:color w:val="C00000"/>
          <w:lang w:val="en-US" w:eastAsia="ja-JP"/>
        </w:rPr>
        <w:t>1</w:t>
      </w:r>
      <w:r>
        <w:rPr>
          <w:b/>
          <w:color w:val="C00000"/>
          <w:lang w:val="en-US" w:eastAsia="ja-JP"/>
        </w:rPr>
        <w:t xml:space="preserve">, </w:t>
      </w:r>
      <w:r w:rsidRPr="00B238A9">
        <w:rPr>
          <w:b/>
          <w:color w:val="C00000"/>
          <w:lang w:val="en-US" w:eastAsia="ja-JP"/>
        </w:rPr>
        <w:t>F</w:t>
      </w:r>
    </w:p>
    <w:p w14:paraId="07B09870" w14:textId="7E0BCCDD" w:rsidR="00B238A9" w:rsidRPr="00B238A9" w:rsidRDefault="00B238A9" w:rsidP="00B238A9">
      <w:pPr>
        <w:rPr>
          <w:b/>
          <w:color w:val="C00000"/>
          <w:lang w:val="en-US" w:eastAsia="ja-JP"/>
        </w:rPr>
      </w:pPr>
      <w:r w:rsidRPr="001D2AC8">
        <w:rPr>
          <w:b/>
          <w:color w:val="C00000"/>
          <w:highlight w:val="green"/>
          <w:lang w:val="en-US" w:eastAsia="ja-JP"/>
        </w:rPr>
        <w:t>R1-1807958</w:t>
      </w:r>
      <w:r w:rsidRPr="00B238A9">
        <w:rPr>
          <w:b/>
          <w:color w:val="C00000"/>
          <w:lang w:val="en-US" w:eastAsia="ja-JP"/>
        </w:rPr>
        <w:tab/>
        <w:t>CR to 38.214 capturing the RAN1#92bis and RAN1#93 meeting agreements</w:t>
      </w:r>
      <w:r w:rsidRPr="00B238A9">
        <w:rPr>
          <w:b/>
          <w:color w:val="C00000"/>
          <w:lang w:val="en-US" w:eastAsia="ja-JP"/>
        </w:rPr>
        <w:tab/>
        <w:t>Nokia</w:t>
      </w:r>
      <w:r w:rsidRPr="00B238A9">
        <w:rPr>
          <w:b/>
          <w:color w:val="C00000"/>
          <w:lang w:val="en-US" w:eastAsia="ja-JP"/>
        </w:rPr>
        <w:tab/>
        <w:t>38.214</w:t>
      </w:r>
      <w:r w:rsidRPr="00B238A9">
        <w:rPr>
          <w:b/>
          <w:color w:val="C00000"/>
          <w:lang w:val="en-US" w:eastAsia="ja-JP"/>
        </w:rPr>
        <w:tab/>
        <w:t>15.1.0</w:t>
      </w:r>
      <w:r w:rsidRPr="00B238A9">
        <w:rPr>
          <w:b/>
          <w:color w:val="C00000"/>
          <w:lang w:val="en-US" w:eastAsia="ja-JP"/>
        </w:rPr>
        <w:tab/>
        <w:t>NR_newRAT-Core</w:t>
      </w:r>
      <w:r w:rsidRPr="00B238A9">
        <w:rPr>
          <w:b/>
          <w:color w:val="C00000"/>
          <w:lang w:val="en-US" w:eastAsia="ja-JP"/>
        </w:rPr>
        <w:tab/>
      </w:r>
      <w:r>
        <w:rPr>
          <w:b/>
          <w:color w:val="C00000"/>
          <w:lang w:val="en-US" w:eastAsia="ja-JP"/>
        </w:rPr>
        <w:t>CR</w:t>
      </w:r>
      <w:r w:rsidRPr="00B238A9">
        <w:rPr>
          <w:b/>
          <w:color w:val="C00000"/>
          <w:lang w:val="en-US" w:eastAsia="ja-JP"/>
        </w:rPr>
        <w:t>0002</w:t>
      </w:r>
      <w:r>
        <w:rPr>
          <w:b/>
          <w:color w:val="C00000"/>
          <w:lang w:val="en-US" w:eastAsia="ja-JP"/>
        </w:rPr>
        <w:t>r</w:t>
      </w:r>
      <w:r w:rsidRPr="00B238A9">
        <w:rPr>
          <w:b/>
          <w:color w:val="C00000"/>
          <w:lang w:val="en-US" w:eastAsia="ja-JP"/>
        </w:rPr>
        <w:t>1</w:t>
      </w:r>
      <w:r>
        <w:rPr>
          <w:b/>
          <w:color w:val="C00000"/>
          <w:lang w:val="en-US" w:eastAsia="ja-JP"/>
        </w:rPr>
        <w:t xml:space="preserve">, </w:t>
      </w:r>
      <w:r w:rsidRPr="00B238A9">
        <w:rPr>
          <w:b/>
          <w:color w:val="C00000"/>
          <w:lang w:val="en-US" w:eastAsia="ja-JP"/>
        </w:rPr>
        <w:t>F</w:t>
      </w:r>
    </w:p>
    <w:p w14:paraId="1CD4A7A7" w14:textId="6E281729" w:rsidR="00B238A9" w:rsidRDefault="00B238A9" w:rsidP="00B238A9">
      <w:pPr>
        <w:rPr>
          <w:b/>
          <w:color w:val="C00000"/>
          <w:lang w:val="en-US" w:eastAsia="ja-JP"/>
        </w:rPr>
      </w:pPr>
      <w:r w:rsidRPr="001D2AC8">
        <w:rPr>
          <w:b/>
          <w:color w:val="C00000"/>
          <w:highlight w:val="green"/>
          <w:lang w:val="en-US" w:eastAsia="ja-JP"/>
        </w:rPr>
        <w:t>R1-1807959</w:t>
      </w:r>
      <w:r w:rsidRPr="00B238A9">
        <w:rPr>
          <w:b/>
          <w:color w:val="C00000"/>
          <w:lang w:val="en-US" w:eastAsia="ja-JP"/>
        </w:rPr>
        <w:tab/>
        <w:t>CR to 38.215 capturing the RAN1#92bis and RAN1#93 meeting agreements</w:t>
      </w:r>
      <w:r w:rsidRPr="00B238A9">
        <w:rPr>
          <w:b/>
          <w:color w:val="C00000"/>
          <w:lang w:val="en-US" w:eastAsia="ja-JP"/>
        </w:rPr>
        <w:tab/>
        <w:t>Intel</w:t>
      </w:r>
      <w:r w:rsidRPr="00B238A9">
        <w:rPr>
          <w:b/>
          <w:color w:val="C00000"/>
          <w:lang w:val="en-US" w:eastAsia="ja-JP"/>
        </w:rPr>
        <w:tab/>
        <w:t>38.215</w:t>
      </w:r>
      <w:r w:rsidRPr="00B238A9">
        <w:rPr>
          <w:b/>
          <w:color w:val="C00000"/>
          <w:lang w:val="en-US" w:eastAsia="ja-JP"/>
        </w:rPr>
        <w:tab/>
        <w:t>15.1.0</w:t>
      </w:r>
      <w:r w:rsidRPr="00B238A9">
        <w:rPr>
          <w:b/>
          <w:color w:val="C00000"/>
          <w:lang w:val="en-US" w:eastAsia="ja-JP"/>
        </w:rPr>
        <w:tab/>
        <w:t>NR_newRAT-Core</w:t>
      </w:r>
      <w:r w:rsidRPr="00B238A9">
        <w:rPr>
          <w:b/>
          <w:color w:val="C00000"/>
          <w:lang w:val="en-US" w:eastAsia="ja-JP"/>
        </w:rPr>
        <w:tab/>
      </w:r>
      <w:r>
        <w:rPr>
          <w:b/>
          <w:color w:val="C00000"/>
          <w:lang w:val="en-US" w:eastAsia="ja-JP"/>
        </w:rPr>
        <w:t>CR</w:t>
      </w:r>
      <w:r w:rsidRPr="00B238A9">
        <w:rPr>
          <w:b/>
          <w:color w:val="C00000"/>
          <w:lang w:val="en-US" w:eastAsia="ja-JP"/>
        </w:rPr>
        <w:t>0003</w:t>
      </w:r>
      <w:r>
        <w:rPr>
          <w:b/>
          <w:color w:val="C00000"/>
          <w:lang w:val="en-US" w:eastAsia="ja-JP"/>
        </w:rPr>
        <w:t>r</w:t>
      </w:r>
      <w:r w:rsidRPr="00B238A9">
        <w:rPr>
          <w:b/>
          <w:color w:val="C00000"/>
          <w:lang w:val="en-US" w:eastAsia="ja-JP"/>
        </w:rPr>
        <w:t>1</w:t>
      </w:r>
      <w:r>
        <w:rPr>
          <w:b/>
          <w:color w:val="C00000"/>
          <w:lang w:val="en-US" w:eastAsia="ja-JP"/>
        </w:rPr>
        <w:t xml:space="preserve">, </w:t>
      </w:r>
      <w:r w:rsidRPr="00B238A9">
        <w:rPr>
          <w:b/>
          <w:color w:val="C00000"/>
          <w:lang w:val="en-US" w:eastAsia="ja-JP"/>
        </w:rPr>
        <w:t>F</w:t>
      </w:r>
    </w:p>
    <w:p w14:paraId="7771E8FD" w14:textId="259D9EA0" w:rsidR="001D2AC8" w:rsidRPr="001D2AC8" w:rsidRDefault="001D2AC8" w:rsidP="001D2AC8">
      <w:pPr>
        <w:rPr>
          <w:b/>
          <w:color w:val="C00000"/>
          <w:lang w:val="en-US" w:eastAsia="ja-JP"/>
        </w:rPr>
      </w:pPr>
      <w:r w:rsidRPr="001D2AC8">
        <w:rPr>
          <w:b/>
          <w:color w:val="C00000"/>
          <w:highlight w:val="green"/>
          <w:lang w:val="en-US" w:eastAsia="ja-JP"/>
        </w:rPr>
        <w:t>R1-1807968</w:t>
      </w:r>
      <w:r w:rsidRPr="001D2AC8">
        <w:rPr>
          <w:b/>
          <w:color w:val="C00000"/>
          <w:lang w:val="en-US" w:eastAsia="ja-JP"/>
        </w:rPr>
        <w:tab/>
        <w:t>CR to 38.214: maintenance according to agreed Rel 15 features</w:t>
      </w:r>
      <w:r w:rsidRPr="001D2AC8">
        <w:rPr>
          <w:b/>
          <w:color w:val="C00000"/>
          <w:lang w:val="en-US" w:eastAsia="ja-JP"/>
        </w:rPr>
        <w:tab/>
        <w:t>Nokia</w:t>
      </w:r>
      <w:r w:rsidRPr="001D2AC8">
        <w:rPr>
          <w:b/>
          <w:color w:val="C00000"/>
          <w:lang w:val="en-US" w:eastAsia="ja-JP"/>
        </w:rPr>
        <w:tab/>
        <w:t>38.214</w:t>
      </w:r>
      <w:r w:rsidRPr="001D2AC8">
        <w:rPr>
          <w:b/>
          <w:color w:val="C00000"/>
          <w:lang w:val="en-US" w:eastAsia="ja-JP"/>
        </w:rPr>
        <w:tab/>
        <w:t>15.1.0</w:t>
      </w:r>
      <w:r w:rsidRPr="001D2AC8">
        <w:rPr>
          <w:b/>
          <w:color w:val="C00000"/>
          <w:lang w:val="en-US" w:eastAsia="ja-JP"/>
        </w:rPr>
        <w:tab/>
        <w:t>NR_newRAT-Core</w:t>
      </w:r>
      <w:r w:rsidRPr="001D2AC8">
        <w:rPr>
          <w:b/>
          <w:color w:val="C00000"/>
          <w:lang w:val="en-US" w:eastAsia="ja-JP"/>
        </w:rPr>
        <w:tab/>
      </w:r>
      <w:r>
        <w:rPr>
          <w:b/>
          <w:color w:val="C00000"/>
          <w:lang w:val="en-US" w:eastAsia="ja-JP"/>
        </w:rPr>
        <w:t>CR</w:t>
      </w:r>
      <w:r w:rsidRPr="001D2AC8">
        <w:rPr>
          <w:b/>
          <w:color w:val="C00000"/>
          <w:lang w:val="en-US" w:eastAsia="ja-JP"/>
        </w:rPr>
        <w:t>0004</w:t>
      </w:r>
      <w:r>
        <w:rPr>
          <w:b/>
          <w:color w:val="C00000"/>
          <w:lang w:val="en-US" w:eastAsia="ja-JP"/>
        </w:rPr>
        <w:t xml:space="preserve">, </w:t>
      </w:r>
      <w:r w:rsidRPr="001D2AC8">
        <w:rPr>
          <w:b/>
          <w:color w:val="C00000"/>
          <w:lang w:val="en-US" w:eastAsia="ja-JP"/>
        </w:rPr>
        <w:t>F</w:t>
      </w:r>
    </w:p>
    <w:p w14:paraId="0C4C6AEB" w14:textId="4954036A" w:rsidR="004F28C6" w:rsidRPr="00B238A9" w:rsidRDefault="004F28C6" w:rsidP="004F28C6">
      <w:pPr>
        <w:rPr>
          <w:szCs w:val="20"/>
          <w:lang w:val="en-US" w:eastAsia="ja-JP"/>
        </w:rPr>
      </w:pPr>
    </w:p>
    <w:p w14:paraId="1AC195D2" w14:textId="77777777" w:rsidR="004F28C6" w:rsidRDefault="004F28C6" w:rsidP="004F28C6">
      <w:r w:rsidRPr="00917EBE">
        <w:rPr>
          <w:highlight w:val="green"/>
        </w:rPr>
        <w:t>[93-NR-05-spec#]</w:t>
      </w:r>
    </w:p>
    <w:p w14:paraId="0F9D4DF8" w14:textId="77777777" w:rsidR="004F28C6" w:rsidRDefault="004F28C6" w:rsidP="004F28C6">
      <w:r>
        <w:t>NR URLLC</w:t>
      </w:r>
    </w:p>
    <w:p w14:paraId="20C4CACF" w14:textId="61DB02E4" w:rsidR="004F28C6" w:rsidRDefault="004F28C6" w:rsidP="004F28C6">
      <w:r>
        <w:t>Editor to prepare CRs: drafts to be distributed by Thursday May 31</w:t>
      </w:r>
      <w:r w:rsidR="00F20D5C" w:rsidRPr="00F20D5C">
        <w:rPr>
          <w:vertAlign w:val="superscript"/>
        </w:rPr>
        <w:t>st</w:t>
      </w:r>
      <w:r>
        <w:t>, to be agreed by Tuesday June 5</w:t>
      </w:r>
      <w:r w:rsidR="00F20D5C" w:rsidRPr="00F20D5C">
        <w:rPr>
          <w:vertAlign w:val="superscript"/>
        </w:rPr>
        <w:t>th</w:t>
      </w:r>
      <w:r>
        <w:t>.</w:t>
      </w:r>
    </w:p>
    <w:p w14:paraId="38917250" w14:textId="514A1F26" w:rsidR="00B238A9" w:rsidRDefault="00B238A9" w:rsidP="00B238A9">
      <w:pPr>
        <w:rPr>
          <w:b/>
          <w:color w:val="C00000"/>
          <w:lang w:val="en-US" w:eastAsia="ja-JP"/>
        </w:rPr>
      </w:pPr>
      <w:r w:rsidRPr="00CD63B9">
        <w:rPr>
          <w:b/>
          <w:color w:val="C00000"/>
          <w:lang w:val="en-US" w:eastAsia="ja-JP"/>
        </w:rPr>
        <w:t xml:space="preserve">Done: </w:t>
      </w:r>
      <w:r>
        <w:rPr>
          <w:b/>
          <w:color w:val="C00000"/>
          <w:lang w:val="en-US" w:eastAsia="ja-JP"/>
        </w:rPr>
        <w:t>The following CRs are agreed:</w:t>
      </w:r>
    </w:p>
    <w:p w14:paraId="7CBF7AB9" w14:textId="4627D466" w:rsidR="00B238A9" w:rsidRPr="00B238A9" w:rsidRDefault="00B238A9" w:rsidP="00B238A9">
      <w:pPr>
        <w:rPr>
          <w:b/>
          <w:color w:val="C00000"/>
          <w:lang w:val="en-US" w:eastAsia="ja-JP"/>
        </w:rPr>
      </w:pPr>
      <w:r w:rsidRPr="00863003">
        <w:rPr>
          <w:b/>
          <w:color w:val="C00000"/>
          <w:highlight w:val="green"/>
          <w:lang w:val="en-US" w:eastAsia="ja-JP"/>
        </w:rPr>
        <w:t>R1-1807961</w:t>
      </w:r>
      <w:r w:rsidRPr="00B238A9">
        <w:rPr>
          <w:b/>
          <w:color w:val="C00000"/>
          <w:lang w:val="en-US" w:eastAsia="ja-JP"/>
        </w:rPr>
        <w:tab/>
        <w:t>CR to 38.202 capturing the RAN1#92bis and RAN1#93 meeting agreements related to URLLC</w:t>
      </w:r>
      <w:r w:rsidRPr="00B238A9">
        <w:rPr>
          <w:b/>
          <w:color w:val="C00000"/>
          <w:lang w:val="en-US" w:eastAsia="ja-JP"/>
        </w:rPr>
        <w:tab/>
        <w:t>Qualcomm</w:t>
      </w:r>
      <w:r w:rsidRPr="00B238A9">
        <w:rPr>
          <w:b/>
          <w:color w:val="C00000"/>
          <w:lang w:val="en-US" w:eastAsia="ja-JP"/>
        </w:rPr>
        <w:tab/>
        <w:t>38.202</w:t>
      </w:r>
      <w:r w:rsidRPr="00B238A9">
        <w:rPr>
          <w:b/>
          <w:color w:val="C00000"/>
          <w:lang w:val="en-US" w:eastAsia="ja-JP"/>
        </w:rPr>
        <w:tab/>
        <w:t>15.1.0</w:t>
      </w:r>
      <w:r w:rsidRPr="00B238A9">
        <w:rPr>
          <w:b/>
          <w:color w:val="C00000"/>
          <w:lang w:val="en-US" w:eastAsia="ja-JP"/>
        </w:rPr>
        <w:tab/>
        <w:t>NR_newRAT-Core</w:t>
      </w:r>
      <w:r w:rsidRPr="00B238A9">
        <w:rPr>
          <w:b/>
          <w:color w:val="C00000"/>
          <w:lang w:val="en-US" w:eastAsia="ja-JP"/>
        </w:rPr>
        <w:tab/>
      </w:r>
      <w:r>
        <w:rPr>
          <w:b/>
          <w:color w:val="C00000"/>
          <w:lang w:val="en-US" w:eastAsia="ja-JP"/>
        </w:rPr>
        <w:t>CR</w:t>
      </w:r>
      <w:r w:rsidRPr="00B238A9">
        <w:rPr>
          <w:b/>
          <w:color w:val="C00000"/>
          <w:lang w:val="en-US" w:eastAsia="ja-JP"/>
        </w:rPr>
        <w:t>0003</w:t>
      </w:r>
      <w:r>
        <w:rPr>
          <w:b/>
          <w:color w:val="C00000"/>
          <w:lang w:val="en-US" w:eastAsia="ja-JP"/>
        </w:rPr>
        <w:t xml:space="preserve">, </w:t>
      </w:r>
      <w:r w:rsidRPr="00B238A9">
        <w:rPr>
          <w:b/>
          <w:color w:val="C00000"/>
          <w:lang w:val="en-US" w:eastAsia="ja-JP"/>
        </w:rPr>
        <w:t>B</w:t>
      </w:r>
    </w:p>
    <w:p w14:paraId="58D409FC" w14:textId="313CB4CD" w:rsidR="00B238A9" w:rsidRPr="00B238A9" w:rsidRDefault="00B238A9" w:rsidP="00B238A9">
      <w:pPr>
        <w:rPr>
          <w:b/>
          <w:color w:val="C00000"/>
          <w:lang w:val="en-US" w:eastAsia="ja-JP"/>
        </w:rPr>
      </w:pPr>
      <w:r w:rsidRPr="00B238A9">
        <w:rPr>
          <w:b/>
          <w:color w:val="C00000"/>
          <w:highlight w:val="green"/>
          <w:lang w:val="en-US" w:eastAsia="ja-JP"/>
        </w:rPr>
        <w:t>R1-1807962</w:t>
      </w:r>
      <w:r w:rsidRPr="00B238A9">
        <w:rPr>
          <w:b/>
          <w:color w:val="C00000"/>
          <w:lang w:val="en-US" w:eastAsia="ja-JP"/>
        </w:rPr>
        <w:tab/>
        <w:t>CR to 38.212 capturing the RAN1#92bis and RAN1#93 meeting agreements related to URLLC</w:t>
      </w:r>
      <w:r w:rsidRPr="00B238A9">
        <w:rPr>
          <w:b/>
          <w:color w:val="C00000"/>
          <w:lang w:val="en-US" w:eastAsia="ja-JP"/>
        </w:rPr>
        <w:tab/>
        <w:t>Huawei</w:t>
      </w:r>
      <w:r w:rsidRPr="00B238A9">
        <w:rPr>
          <w:b/>
          <w:color w:val="C00000"/>
          <w:lang w:val="en-US" w:eastAsia="ja-JP"/>
        </w:rPr>
        <w:tab/>
        <w:t>38.212</w:t>
      </w:r>
      <w:r w:rsidRPr="00B238A9">
        <w:rPr>
          <w:b/>
          <w:color w:val="C00000"/>
          <w:lang w:val="en-US" w:eastAsia="ja-JP"/>
        </w:rPr>
        <w:tab/>
        <w:t>15.1.1</w:t>
      </w:r>
      <w:r w:rsidRPr="00B238A9">
        <w:rPr>
          <w:b/>
          <w:color w:val="C00000"/>
          <w:lang w:val="en-US" w:eastAsia="ja-JP"/>
        </w:rPr>
        <w:tab/>
        <w:t>NR_newRAT-Core</w:t>
      </w:r>
      <w:r w:rsidRPr="00B238A9">
        <w:rPr>
          <w:b/>
          <w:color w:val="C00000"/>
          <w:lang w:val="en-US" w:eastAsia="ja-JP"/>
        </w:rPr>
        <w:tab/>
      </w:r>
      <w:r>
        <w:rPr>
          <w:b/>
          <w:color w:val="C00000"/>
          <w:lang w:val="en-US" w:eastAsia="ja-JP"/>
        </w:rPr>
        <w:t>CR</w:t>
      </w:r>
      <w:r w:rsidRPr="00B238A9">
        <w:rPr>
          <w:b/>
          <w:color w:val="C00000"/>
          <w:lang w:val="en-US" w:eastAsia="ja-JP"/>
        </w:rPr>
        <w:t>0003</w:t>
      </w:r>
      <w:r>
        <w:rPr>
          <w:b/>
          <w:color w:val="C00000"/>
          <w:lang w:val="en-US" w:eastAsia="ja-JP"/>
        </w:rPr>
        <w:t xml:space="preserve">, </w:t>
      </w:r>
      <w:r w:rsidRPr="00B238A9">
        <w:rPr>
          <w:b/>
          <w:color w:val="C00000"/>
          <w:lang w:val="en-US" w:eastAsia="ja-JP"/>
        </w:rPr>
        <w:t>B</w:t>
      </w:r>
    </w:p>
    <w:p w14:paraId="598FEF46" w14:textId="60CE7D7D" w:rsidR="00B238A9" w:rsidRDefault="00B238A9" w:rsidP="00B238A9">
      <w:pPr>
        <w:rPr>
          <w:b/>
          <w:color w:val="C00000"/>
          <w:lang w:val="en-US" w:eastAsia="ja-JP"/>
        </w:rPr>
      </w:pPr>
      <w:r w:rsidRPr="00917EBE">
        <w:rPr>
          <w:b/>
          <w:color w:val="C00000"/>
          <w:highlight w:val="green"/>
          <w:lang w:val="en-US" w:eastAsia="ja-JP"/>
        </w:rPr>
        <w:t>R1-1807963</w:t>
      </w:r>
      <w:r w:rsidRPr="00B238A9">
        <w:rPr>
          <w:b/>
          <w:color w:val="C00000"/>
          <w:lang w:val="en-US" w:eastAsia="ja-JP"/>
        </w:rPr>
        <w:tab/>
        <w:t>CR to 38.214 capturing the RAN1#92bis and RAN1#93 meeting agreements related to URLLC</w:t>
      </w:r>
      <w:r w:rsidRPr="00B238A9">
        <w:rPr>
          <w:b/>
          <w:color w:val="C00000"/>
          <w:lang w:val="en-US" w:eastAsia="ja-JP"/>
        </w:rPr>
        <w:tab/>
        <w:t>Nokia</w:t>
      </w:r>
      <w:r w:rsidRPr="00B238A9">
        <w:rPr>
          <w:b/>
          <w:color w:val="C00000"/>
          <w:lang w:val="en-US" w:eastAsia="ja-JP"/>
        </w:rPr>
        <w:tab/>
      </w:r>
      <w:r w:rsidRPr="00B238A9">
        <w:rPr>
          <w:b/>
          <w:color w:val="C00000"/>
          <w:lang w:val="en-US" w:eastAsia="ja-JP"/>
        </w:rPr>
        <w:tab/>
        <w:t>38.214</w:t>
      </w:r>
      <w:r w:rsidRPr="00B238A9">
        <w:rPr>
          <w:b/>
          <w:color w:val="C00000"/>
          <w:lang w:val="en-US" w:eastAsia="ja-JP"/>
        </w:rPr>
        <w:tab/>
        <w:t>15.1.0</w:t>
      </w:r>
      <w:r w:rsidRPr="00B238A9">
        <w:rPr>
          <w:b/>
          <w:color w:val="C00000"/>
          <w:lang w:val="en-US" w:eastAsia="ja-JP"/>
        </w:rPr>
        <w:tab/>
        <w:t>NR_newRAT-Core</w:t>
      </w:r>
      <w:r w:rsidRPr="00B238A9">
        <w:rPr>
          <w:b/>
          <w:color w:val="C00000"/>
          <w:lang w:val="en-US" w:eastAsia="ja-JP"/>
        </w:rPr>
        <w:tab/>
      </w:r>
      <w:r>
        <w:rPr>
          <w:b/>
          <w:color w:val="C00000"/>
          <w:lang w:val="en-US" w:eastAsia="ja-JP"/>
        </w:rPr>
        <w:t>CR</w:t>
      </w:r>
      <w:r w:rsidRPr="00B238A9">
        <w:rPr>
          <w:b/>
          <w:color w:val="C00000"/>
          <w:lang w:val="en-US" w:eastAsia="ja-JP"/>
        </w:rPr>
        <w:t>0003</w:t>
      </w:r>
      <w:r>
        <w:rPr>
          <w:b/>
          <w:color w:val="C00000"/>
          <w:lang w:val="en-US" w:eastAsia="ja-JP"/>
        </w:rPr>
        <w:t xml:space="preserve">, </w:t>
      </w:r>
      <w:r w:rsidRPr="00B238A9">
        <w:rPr>
          <w:b/>
          <w:color w:val="C00000"/>
          <w:lang w:val="en-US" w:eastAsia="ja-JP"/>
        </w:rPr>
        <w:t>B</w:t>
      </w:r>
    </w:p>
    <w:p w14:paraId="3713C590" w14:textId="77777777" w:rsidR="004F28C6" w:rsidRPr="00B238A9" w:rsidRDefault="004F28C6" w:rsidP="004F28C6">
      <w:pPr>
        <w:rPr>
          <w:szCs w:val="20"/>
          <w:lang w:val="en-US" w:eastAsia="ja-JP"/>
        </w:rPr>
      </w:pPr>
    </w:p>
    <w:p w14:paraId="762BFF75" w14:textId="77777777" w:rsidR="004F28C6" w:rsidRPr="00A71EA8" w:rsidRDefault="004F28C6" w:rsidP="004F28C6">
      <w:pPr>
        <w:numPr>
          <w:ilvl w:val="0"/>
          <w:numId w:val="9"/>
        </w:numPr>
        <w:rPr>
          <w:rFonts w:ascii="Times New Roman" w:hAnsi="Times New Roman"/>
          <w:b/>
          <w:szCs w:val="20"/>
        </w:rPr>
      </w:pPr>
      <w:r w:rsidRPr="00A71EA8">
        <w:rPr>
          <w:rFonts w:ascii="Times New Roman" w:hAnsi="Times New Roman"/>
          <w:b/>
          <w:szCs w:val="20"/>
        </w:rPr>
        <w:t>Miscellaneous</w:t>
      </w:r>
    </w:p>
    <w:p w14:paraId="7BA490A8" w14:textId="77777777" w:rsidR="004924B2" w:rsidRDefault="004924B2" w:rsidP="004924B2"/>
    <w:p w14:paraId="734E6AE0" w14:textId="70FCF34C" w:rsidR="004924B2" w:rsidRDefault="004924B2" w:rsidP="004924B2">
      <w:r>
        <w:t>[93-LTE-12]</w:t>
      </w:r>
      <w:r w:rsidR="00B50A05">
        <w:t xml:space="preserve"> - Alexey (Intel)</w:t>
      </w:r>
    </w:p>
    <w:p w14:paraId="2267068B" w14:textId="77777777" w:rsidR="004924B2" w:rsidRDefault="004924B2" w:rsidP="004924B2">
      <w:r>
        <w:t>Email discussion to finalize on the following by May 31 (Alexey, Intel)</w:t>
      </w:r>
    </w:p>
    <w:p w14:paraId="6572BD03" w14:textId="77777777" w:rsidR="004924B2" w:rsidRDefault="004924B2" w:rsidP="004924B2">
      <w:r>
        <w:tab/>
        <w:t>Transmission of physical parameter values set by ue-CategorySL-C-TX</w:t>
      </w:r>
    </w:p>
    <w:p w14:paraId="7DCA16F8" w14:textId="77777777" w:rsidR="004924B2" w:rsidRDefault="004924B2" w:rsidP="004924B2">
      <w:r>
        <w:tab/>
        <w:t>Reception of physical parameter values set by ue-CategorySL-C-RX</w:t>
      </w:r>
    </w:p>
    <w:p w14:paraId="1C67DA94" w14:textId="041B7061" w:rsidR="00B50A05" w:rsidRDefault="00B50A05" w:rsidP="00B50A05">
      <w:pPr>
        <w:rPr>
          <w:b/>
          <w:color w:val="C00000"/>
          <w:lang w:val="en-US" w:eastAsia="ja-JP"/>
        </w:rPr>
      </w:pPr>
      <w:r w:rsidRPr="00CD63B9">
        <w:rPr>
          <w:b/>
          <w:color w:val="C00000"/>
          <w:lang w:val="en-US" w:eastAsia="ja-JP"/>
        </w:rPr>
        <w:t xml:space="preserve">Done: </w:t>
      </w:r>
      <w:r>
        <w:rPr>
          <w:b/>
          <w:color w:val="C00000"/>
          <w:lang w:val="en-US" w:eastAsia="ja-JP"/>
        </w:rPr>
        <w:t>As per decision posted on June 1</w:t>
      </w:r>
      <w:r w:rsidRPr="00427CFE">
        <w:rPr>
          <w:b/>
          <w:color w:val="C00000"/>
          <w:vertAlign w:val="superscript"/>
          <w:lang w:val="en-US" w:eastAsia="ja-JP"/>
        </w:rPr>
        <w:t>st</w:t>
      </w:r>
      <w:r>
        <w:rPr>
          <w:b/>
          <w:color w:val="C00000"/>
          <w:lang w:val="en-US" w:eastAsia="ja-JP"/>
        </w:rPr>
        <w:t>, the following is agreed:</w:t>
      </w:r>
    </w:p>
    <w:p w14:paraId="2BB2DA5C" w14:textId="7BBCB115" w:rsidR="00B50A05" w:rsidRDefault="00B50A05" w:rsidP="00B50A05">
      <w:pPr>
        <w:rPr>
          <w:b/>
          <w:color w:val="C00000"/>
          <w:lang w:val="en-US" w:eastAsia="ja-JP"/>
        </w:rPr>
      </w:pPr>
      <w:r w:rsidRPr="00B50A05">
        <w:rPr>
          <w:b/>
          <w:color w:val="C00000"/>
          <w:highlight w:val="green"/>
          <w:lang w:val="en-US" w:eastAsia="ja-JP"/>
        </w:rPr>
        <w:t>Agreements</w:t>
      </w:r>
    </w:p>
    <w:p w14:paraId="1E1D3167" w14:textId="77777777" w:rsidR="00B50A05" w:rsidRPr="00141279" w:rsidRDefault="00B50A05" w:rsidP="00141279">
      <w:pPr>
        <w:pStyle w:val="ListParagraph"/>
        <w:numPr>
          <w:ilvl w:val="0"/>
          <w:numId w:val="156"/>
        </w:numPr>
        <w:rPr>
          <w:rFonts w:eastAsia="Times New Roman"/>
          <w:lang w:val="en-US" w:eastAsia="en-GB"/>
        </w:rPr>
      </w:pPr>
      <w:r w:rsidRPr="00141279">
        <w:rPr>
          <w:rFonts w:eastAsia="Times New Roman"/>
          <w:lang w:val="en-US" w:eastAsia="en-GB"/>
        </w:rPr>
        <w:t>TX Parameters</w:t>
      </w:r>
    </w:p>
    <w:tbl>
      <w:tblPr>
        <w:tblW w:w="123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96"/>
        <w:gridCol w:w="1944"/>
        <w:gridCol w:w="1945"/>
        <w:gridCol w:w="1945"/>
        <w:gridCol w:w="5103"/>
      </w:tblGrid>
      <w:tr w:rsidR="00B50A05" w:rsidRPr="00B50A05" w14:paraId="1124C38F" w14:textId="77777777" w:rsidTr="00B50A05">
        <w:trPr>
          <w:trHeight w:val="765"/>
        </w:trPr>
        <w:tc>
          <w:tcPr>
            <w:tcW w:w="1396" w:type="dxa"/>
            <w:tcMar>
              <w:top w:w="0" w:type="dxa"/>
              <w:left w:w="108" w:type="dxa"/>
              <w:bottom w:w="0" w:type="dxa"/>
              <w:right w:w="108" w:type="dxa"/>
            </w:tcMar>
            <w:hideMark/>
          </w:tcPr>
          <w:p w14:paraId="60FD0AB8" w14:textId="77777777" w:rsidR="00B50A05" w:rsidRPr="00B50A05" w:rsidRDefault="00B50A05" w:rsidP="00B50A05">
            <w:pPr>
              <w:pStyle w:val="TAH"/>
            </w:pPr>
            <w:r w:rsidRPr="00B50A05">
              <w:t xml:space="preserve">UE </w:t>
            </w:r>
            <w:r w:rsidRPr="00B50A05">
              <w:rPr>
                <w:lang w:eastAsia="en-GB"/>
              </w:rPr>
              <w:t xml:space="preserve">SL-C-TX </w:t>
            </w:r>
            <w:r w:rsidRPr="00B50A05">
              <w:t>Category</w:t>
            </w:r>
          </w:p>
        </w:tc>
        <w:tc>
          <w:tcPr>
            <w:tcW w:w="1944" w:type="dxa"/>
            <w:tcMar>
              <w:top w:w="0" w:type="dxa"/>
              <w:left w:w="108" w:type="dxa"/>
              <w:bottom w:w="0" w:type="dxa"/>
              <w:right w:w="108" w:type="dxa"/>
            </w:tcMar>
            <w:hideMark/>
          </w:tcPr>
          <w:p w14:paraId="66911310" w14:textId="77777777" w:rsidR="00B50A05" w:rsidRPr="00B50A05" w:rsidRDefault="00B50A05" w:rsidP="00B50A05">
            <w:pPr>
              <w:pStyle w:val="TAH"/>
            </w:pPr>
            <w:r w:rsidRPr="00B50A05">
              <w:rPr>
                <w:lang w:eastAsia="en-GB"/>
              </w:rPr>
              <w:t>Maximum number of SL-SCH transport block bits transmitted within a TTI</w:t>
            </w:r>
          </w:p>
        </w:tc>
        <w:tc>
          <w:tcPr>
            <w:tcW w:w="1945" w:type="dxa"/>
            <w:tcMar>
              <w:top w:w="0" w:type="dxa"/>
              <w:left w:w="108" w:type="dxa"/>
              <w:bottom w:w="0" w:type="dxa"/>
              <w:right w:w="108" w:type="dxa"/>
            </w:tcMar>
            <w:hideMark/>
          </w:tcPr>
          <w:p w14:paraId="669549A4" w14:textId="77777777" w:rsidR="00B50A05" w:rsidRPr="00B50A05" w:rsidRDefault="00B50A05" w:rsidP="00B50A05">
            <w:pPr>
              <w:pStyle w:val="TAH"/>
            </w:pPr>
            <w:r w:rsidRPr="00B50A05">
              <w:rPr>
                <w:lang w:eastAsia="en-GB"/>
              </w:rPr>
              <w:t>Maximum number of bits of a SL-SCH transport block transmitted within a TTI</w:t>
            </w:r>
          </w:p>
        </w:tc>
        <w:tc>
          <w:tcPr>
            <w:tcW w:w="1945" w:type="dxa"/>
            <w:tcMar>
              <w:top w:w="0" w:type="dxa"/>
              <w:left w:w="108" w:type="dxa"/>
              <w:bottom w:w="0" w:type="dxa"/>
              <w:right w:w="108" w:type="dxa"/>
            </w:tcMar>
            <w:hideMark/>
          </w:tcPr>
          <w:p w14:paraId="083709F3" w14:textId="77777777" w:rsidR="00B50A05" w:rsidRPr="00B50A05" w:rsidRDefault="00B50A05" w:rsidP="00B50A05">
            <w:pPr>
              <w:pStyle w:val="TAH"/>
            </w:pPr>
            <w:r w:rsidRPr="00B50A05">
              <w:rPr>
                <w:lang w:eastAsia="en-GB"/>
              </w:rPr>
              <w:t>Maximum number of supported layers for spatial multiplexing in SL-C</w:t>
            </w:r>
          </w:p>
        </w:tc>
        <w:tc>
          <w:tcPr>
            <w:tcW w:w="5103" w:type="dxa"/>
            <w:tcMar>
              <w:top w:w="0" w:type="dxa"/>
              <w:left w:w="108" w:type="dxa"/>
              <w:bottom w:w="0" w:type="dxa"/>
              <w:right w:w="108" w:type="dxa"/>
            </w:tcMar>
            <w:hideMark/>
          </w:tcPr>
          <w:p w14:paraId="42855BEF" w14:textId="77777777" w:rsidR="00B50A05" w:rsidRPr="00B50A05" w:rsidRDefault="00B50A05" w:rsidP="00B50A05">
            <w:pPr>
              <w:pStyle w:val="TAH"/>
              <w:rPr>
                <w:lang w:eastAsia="en-GB"/>
              </w:rPr>
            </w:pPr>
            <w:r w:rsidRPr="00B50A05">
              <w:rPr>
                <w:lang w:eastAsia="en-GB"/>
              </w:rPr>
              <w:t>Comments</w:t>
            </w:r>
          </w:p>
        </w:tc>
      </w:tr>
      <w:tr w:rsidR="00B50A05" w:rsidRPr="00B50A05" w14:paraId="13485E3D" w14:textId="77777777" w:rsidTr="00B50A05">
        <w:trPr>
          <w:trHeight w:val="183"/>
        </w:trPr>
        <w:tc>
          <w:tcPr>
            <w:tcW w:w="1396" w:type="dxa"/>
            <w:tcMar>
              <w:top w:w="0" w:type="dxa"/>
              <w:left w:w="108" w:type="dxa"/>
              <w:bottom w:w="0" w:type="dxa"/>
              <w:right w:w="108" w:type="dxa"/>
            </w:tcMar>
            <w:hideMark/>
          </w:tcPr>
          <w:p w14:paraId="4A6EEF5C" w14:textId="77777777" w:rsidR="00B50A05" w:rsidRPr="00B50A05" w:rsidRDefault="00B50A05" w:rsidP="00B50A05">
            <w:pPr>
              <w:pStyle w:val="TAC"/>
            </w:pPr>
            <w:r w:rsidRPr="00B50A05">
              <w:t>SL-C-TX Category 1</w:t>
            </w:r>
          </w:p>
        </w:tc>
        <w:tc>
          <w:tcPr>
            <w:tcW w:w="1944" w:type="dxa"/>
            <w:tcMar>
              <w:top w:w="0" w:type="dxa"/>
              <w:left w:w="108" w:type="dxa"/>
              <w:bottom w:w="0" w:type="dxa"/>
              <w:right w:w="108" w:type="dxa"/>
            </w:tcMar>
            <w:hideMark/>
          </w:tcPr>
          <w:p w14:paraId="1CE16EEC" w14:textId="77777777" w:rsidR="00B50A05" w:rsidRPr="00B50A05" w:rsidRDefault="00B50A05" w:rsidP="00B50A05">
            <w:pPr>
              <w:pStyle w:val="TAC"/>
            </w:pPr>
            <w:r w:rsidRPr="00B50A05">
              <w:t>25456</w:t>
            </w:r>
          </w:p>
        </w:tc>
        <w:tc>
          <w:tcPr>
            <w:tcW w:w="1945" w:type="dxa"/>
            <w:tcMar>
              <w:top w:w="0" w:type="dxa"/>
              <w:left w:w="108" w:type="dxa"/>
              <w:bottom w:w="0" w:type="dxa"/>
              <w:right w:w="108" w:type="dxa"/>
            </w:tcMar>
            <w:hideMark/>
          </w:tcPr>
          <w:p w14:paraId="0F6906B0" w14:textId="77777777" w:rsidR="00B50A05" w:rsidRPr="00B50A05" w:rsidRDefault="00B50A05" w:rsidP="00B50A05">
            <w:pPr>
              <w:pStyle w:val="TAC"/>
            </w:pPr>
            <w:r w:rsidRPr="00B50A05">
              <w:t>25456</w:t>
            </w:r>
          </w:p>
        </w:tc>
        <w:tc>
          <w:tcPr>
            <w:tcW w:w="1945" w:type="dxa"/>
            <w:tcMar>
              <w:top w:w="0" w:type="dxa"/>
              <w:left w:w="108" w:type="dxa"/>
              <w:bottom w:w="0" w:type="dxa"/>
              <w:right w:w="108" w:type="dxa"/>
            </w:tcMar>
            <w:hideMark/>
          </w:tcPr>
          <w:p w14:paraId="4B325532" w14:textId="77777777" w:rsidR="00B50A05" w:rsidRPr="00B50A05" w:rsidRDefault="00B50A05" w:rsidP="00B50A05">
            <w:pPr>
              <w:pStyle w:val="TAC"/>
            </w:pPr>
            <w:r w:rsidRPr="00B50A05">
              <w:t>1</w:t>
            </w:r>
          </w:p>
        </w:tc>
        <w:tc>
          <w:tcPr>
            <w:tcW w:w="5103" w:type="dxa"/>
            <w:tcMar>
              <w:top w:w="0" w:type="dxa"/>
              <w:left w:w="108" w:type="dxa"/>
              <w:bottom w:w="0" w:type="dxa"/>
              <w:right w:w="108" w:type="dxa"/>
            </w:tcMar>
          </w:tcPr>
          <w:p w14:paraId="64FB2F09" w14:textId="77777777" w:rsidR="00B50A05" w:rsidRPr="00B50A05" w:rsidRDefault="00B50A05" w:rsidP="00B50A05">
            <w:pPr>
              <w:pStyle w:val="TAC"/>
            </w:pPr>
          </w:p>
        </w:tc>
      </w:tr>
      <w:tr w:rsidR="00B50A05" w:rsidRPr="00B50A05" w14:paraId="53813296" w14:textId="77777777" w:rsidTr="00B50A05">
        <w:trPr>
          <w:trHeight w:val="79"/>
        </w:trPr>
        <w:tc>
          <w:tcPr>
            <w:tcW w:w="1396" w:type="dxa"/>
            <w:tcMar>
              <w:top w:w="0" w:type="dxa"/>
              <w:left w:w="108" w:type="dxa"/>
              <w:bottom w:w="0" w:type="dxa"/>
              <w:right w:w="108" w:type="dxa"/>
            </w:tcMar>
            <w:hideMark/>
          </w:tcPr>
          <w:p w14:paraId="5A540833" w14:textId="77777777" w:rsidR="00B50A05" w:rsidRPr="00B50A05" w:rsidRDefault="00B50A05" w:rsidP="00B50A05">
            <w:pPr>
              <w:pStyle w:val="TAC"/>
            </w:pPr>
            <w:r w:rsidRPr="00B50A05">
              <w:t>SL-C-TX Category 2</w:t>
            </w:r>
          </w:p>
        </w:tc>
        <w:tc>
          <w:tcPr>
            <w:tcW w:w="1944" w:type="dxa"/>
            <w:tcMar>
              <w:top w:w="0" w:type="dxa"/>
              <w:left w:w="108" w:type="dxa"/>
              <w:bottom w:w="0" w:type="dxa"/>
              <w:right w:w="108" w:type="dxa"/>
            </w:tcMar>
            <w:hideMark/>
          </w:tcPr>
          <w:p w14:paraId="64CB75A6" w14:textId="77777777" w:rsidR="00B50A05" w:rsidRPr="00B50A05" w:rsidRDefault="00B50A05" w:rsidP="00B50A05">
            <w:pPr>
              <w:pStyle w:val="TAC"/>
            </w:pPr>
            <w:r w:rsidRPr="00B50A05">
              <w:t>31704</w:t>
            </w:r>
          </w:p>
        </w:tc>
        <w:tc>
          <w:tcPr>
            <w:tcW w:w="1945" w:type="dxa"/>
            <w:tcMar>
              <w:top w:w="0" w:type="dxa"/>
              <w:left w:w="108" w:type="dxa"/>
              <w:bottom w:w="0" w:type="dxa"/>
              <w:right w:w="108" w:type="dxa"/>
            </w:tcMar>
            <w:hideMark/>
          </w:tcPr>
          <w:p w14:paraId="6C6D5B6F" w14:textId="77777777" w:rsidR="00B50A05" w:rsidRPr="00B50A05" w:rsidRDefault="00B50A05" w:rsidP="00B50A05">
            <w:pPr>
              <w:pStyle w:val="TAC"/>
            </w:pPr>
            <w:r w:rsidRPr="00B50A05">
              <w:t>31704</w:t>
            </w:r>
          </w:p>
        </w:tc>
        <w:tc>
          <w:tcPr>
            <w:tcW w:w="1945" w:type="dxa"/>
            <w:tcMar>
              <w:top w:w="0" w:type="dxa"/>
              <w:left w:w="108" w:type="dxa"/>
              <w:bottom w:w="0" w:type="dxa"/>
              <w:right w:w="108" w:type="dxa"/>
            </w:tcMar>
            <w:hideMark/>
          </w:tcPr>
          <w:p w14:paraId="3A59B460" w14:textId="77777777" w:rsidR="00B50A05" w:rsidRPr="00B50A05" w:rsidRDefault="00B50A05" w:rsidP="00B50A05">
            <w:pPr>
              <w:pStyle w:val="TAC"/>
            </w:pPr>
            <w:r w:rsidRPr="00B50A05">
              <w:t>1</w:t>
            </w:r>
          </w:p>
        </w:tc>
        <w:tc>
          <w:tcPr>
            <w:tcW w:w="5103" w:type="dxa"/>
            <w:tcMar>
              <w:top w:w="0" w:type="dxa"/>
              <w:left w:w="108" w:type="dxa"/>
              <w:bottom w:w="0" w:type="dxa"/>
              <w:right w:w="108" w:type="dxa"/>
            </w:tcMar>
            <w:hideMark/>
          </w:tcPr>
          <w:p w14:paraId="1E6994E1" w14:textId="77777777" w:rsidR="00B50A05" w:rsidRPr="00B50A05" w:rsidRDefault="00B50A05" w:rsidP="00B50A05">
            <w:pPr>
              <w:pStyle w:val="TAC"/>
            </w:pPr>
            <w:r w:rsidRPr="00B50A05">
              <w:t>20MHz aggregated BW 16QAM</w:t>
            </w:r>
          </w:p>
        </w:tc>
      </w:tr>
      <w:tr w:rsidR="00B50A05" w:rsidRPr="00B50A05" w14:paraId="1EEF258E" w14:textId="77777777" w:rsidTr="00B50A05">
        <w:trPr>
          <w:trHeight w:val="45"/>
        </w:trPr>
        <w:tc>
          <w:tcPr>
            <w:tcW w:w="1396" w:type="dxa"/>
            <w:tcMar>
              <w:top w:w="0" w:type="dxa"/>
              <w:left w:w="108" w:type="dxa"/>
              <w:bottom w:w="0" w:type="dxa"/>
              <w:right w:w="108" w:type="dxa"/>
            </w:tcMar>
            <w:vAlign w:val="center"/>
            <w:hideMark/>
          </w:tcPr>
          <w:p w14:paraId="1E7E7CD6" w14:textId="77777777" w:rsidR="00B50A05" w:rsidRPr="00B50A05" w:rsidRDefault="00B50A05" w:rsidP="00B50A05">
            <w:pPr>
              <w:pStyle w:val="TAC"/>
            </w:pPr>
            <w:r w:rsidRPr="00B50A05">
              <w:t>SL-C-TX Category 3</w:t>
            </w:r>
          </w:p>
        </w:tc>
        <w:tc>
          <w:tcPr>
            <w:tcW w:w="1944" w:type="dxa"/>
            <w:tcMar>
              <w:top w:w="0" w:type="dxa"/>
              <w:left w:w="108" w:type="dxa"/>
              <w:bottom w:w="0" w:type="dxa"/>
              <w:right w:w="108" w:type="dxa"/>
            </w:tcMar>
            <w:vAlign w:val="center"/>
            <w:hideMark/>
          </w:tcPr>
          <w:p w14:paraId="7587D722" w14:textId="77777777" w:rsidR="00B50A05" w:rsidRPr="00B50A05" w:rsidRDefault="00B50A05" w:rsidP="00B50A05">
            <w:pPr>
              <w:pStyle w:val="TAC"/>
            </w:pPr>
            <w:r w:rsidRPr="00B50A05">
              <w:t>[32856 + 16416 = 49272]</w:t>
            </w:r>
          </w:p>
        </w:tc>
        <w:tc>
          <w:tcPr>
            <w:tcW w:w="1945" w:type="dxa"/>
            <w:tcMar>
              <w:top w:w="0" w:type="dxa"/>
              <w:left w:w="108" w:type="dxa"/>
              <w:bottom w:w="0" w:type="dxa"/>
              <w:right w:w="108" w:type="dxa"/>
            </w:tcMar>
            <w:vAlign w:val="center"/>
            <w:hideMark/>
          </w:tcPr>
          <w:p w14:paraId="775538CC" w14:textId="77777777" w:rsidR="00B50A05" w:rsidRPr="00B50A05" w:rsidRDefault="00B50A05" w:rsidP="00B50A05">
            <w:pPr>
              <w:pStyle w:val="TAC"/>
            </w:pPr>
            <w:r w:rsidRPr="00B50A05">
              <w:t>[32856]</w:t>
            </w:r>
          </w:p>
        </w:tc>
        <w:tc>
          <w:tcPr>
            <w:tcW w:w="1945" w:type="dxa"/>
            <w:tcMar>
              <w:top w:w="0" w:type="dxa"/>
              <w:left w:w="108" w:type="dxa"/>
              <w:bottom w:w="0" w:type="dxa"/>
              <w:right w:w="108" w:type="dxa"/>
            </w:tcMar>
            <w:vAlign w:val="center"/>
            <w:hideMark/>
          </w:tcPr>
          <w:p w14:paraId="1B70D748" w14:textId="77777777" w:rsidR="00B50A05" w:rsidRPr="00B50A05" w:rsidRDefault="00B50A05" w:rsidP="00B50A05">
            <w:pPr>
              <w:pStyle w:val="TAC"/>
            </w:pPr>
            <w:r w:rsidRPr="00B50A05">
              <w:t>1</w:t>
            </w:r>
          </w:p>
        </w:tc>
        <w:tc>
          <w:tcPr>
            <w:tcW w:w="5103" w:type="dxa"/>
            <w:tcMar>
              <w:top w:w="0" w:type="dxa"/>
              <w:left w:w="108" w:type="dxa"/>
              <w:bottom w:w="0" w:type="dxa"/>
              <w:right w:w="108" w:type="dxa"/>
            </w:tcMar>
            <w:vAlign w:val="center"/>
            <w:hideMark/>
          </w:tcPr>
          <w:p w14:paraId="52FFB1A8" w14:textId="77777777" w:rsidR="00B50A05" w:rsidRPr="00B50A05" w:rsidRDefault="00B50A05" w:rsidP="00B50A05">
            <w:pPr>
              <w:pStyle w:val="TAC"/>
            </w:pPr>
            <w:r w:rsidRPr="00B50A05">
              <w:t>30MHz aggregated BW 16QAM</w:t>
            </w:r>
          </w:p>
          <w:p w14:paraId="364F6554" w14:textId="77777777" w:rsidR="00B50A05" w:rsidRPr="00B50A05" w:rsidRDefault="00B50A05" w:rsidP="00B50A05">
            <w:pPr>
              <w:pStyle w:val="TAC"/>
            </w:pPr>
            <w:r w:rsidRPr="00B50A05">
              <w:t>(Applicable for 10MHz+10MHz+10MHz and 10MHz+20MHz)</w:t>
            </w:r>
          </w:p>
        </w:tc>
      </w:tr>
      <w:tr w:rsidR="00B50A05" w:rsidRPr="00B50A05" w14:paraId="5ACC924E" w14:textId="77777777" w:rsidTr="00B50A05">
        <w:trPr>
          <w:trHeight w:val="66"/>
        </w:trPr>
        <w:tc>
          <w:tcPr>
            <w:tcW w:w="1396" w:type="dxa"/>
            <w:tcMar>
              <w:top w:w="0" w:type="dxa"/>
              <w:left w:w="108" w:type="dxa"/>
              <w:bottom w:w="0" w:type="dxa"/>
              <w:right w:w="108" w:type="dxa"/>
            </w:tcMar>
            <w:vAlign w:val="center"/>
            <w:hideMark/>
          </w:tcPr>
          <w:p w14:paraId="57806A7D" w14:textId="77777777" w:rsidR="00B50A05" w:rsidRPr="00B50A05" w:rsidRDefault="00B50A05" w:rsidP="00B50A05">
            <w:pPr>
              <w:pStyle w:val="TAC"/>
            </w:pPr>
            <w:r w:rsidRPr="00B50A05">
              <w:t>SL-C-TX Category 4</w:t>
            </w:r>
          </w:p>
        </w:tc>
        <w:tc>
          <w:tcPr>
            <w:tcW w:w="1944" w:type="dxa"/>
            <w:tcMar>
              <w:top w:w="0" w:type="dxa"/>
              <w:left w:w="108" w:type="dxa"/>
              <w:bottom w:w="0" w:type="dxa"/>
              <w:right w:w="108" w:type="dxa"/>
            </w:tcMar>
            <w:vAlign w:val="center"/>
            <w:hideMark/>
          </w:tcPr>
          <w:p w14:paraId="74821633" w14:textId="77777777" w:rsidR="00B50A05" w:rsidRPr="00B50A05" w:rsidRDefault="00B50A05" w:rsidP="00B50A05">
            <w:pPr>
              <w:pStyle w:val="TAC"/>
            </w:pPr>
            <w:r w:rsidRPr="00B50A05">
              <w:t>[48936]</w:t>
            </w:r>
          </w:p>
        </w:tc>
        <w:tc>
          <w:tcPr>
            <w:tcW w:w="1945" w:type="dxa"/>
            <w:tcMar>
              <w:top w:w="0" w:type="dxa"/>
              <w:left w:w="108" w:type="dxa"/>
              <w:bottom w:w="0" w:type="dxa"/>
              <w:right w:w="108" w:type="dxa"/>
            </w:tcMar>
            <w:vAlign w:val="center"/>
            <w:hideMark/>
          </w:tcPr>
          <w:p w14:paraId="3D9A85BC" w14:textId="77777777" w:rsidR="00B50A05" w:rsidRPr="00B50A05" w:rsidRDefault="00B50A05" w:rsidP="00B50A05">
            <w:pPr>
              <w:pStyle w:val="TAC"/>
            </w:pPr>
            <w:r w:rsidRPr="00B50A05">
              <w:t>[48936]</w:t>
            </w:r>
          </w:p>
        </w:tc>
        <w:tc>
          <w:tcPr>
            <w:tcW w:w="1945" w:type="dxa"/>
            <w:tcMar>
              <w:top w:w="0" w:type="dxa"/>
              <w:left w:w="108" w:type="dxa"/>
              <w:bottom w:w="0" w:type="dxa"/>
              <w:right w:w="108" w:type="dxa"/>
            </w:tcMar>
            <w:vAlign w:val="center"/>
            <w:hideMark/>
          </w:tcPr>
          <w:p w14:paraId="6C0943A7" w14:textId="77777777" w:rsidR="00B50A05" w:rsidRPr="00B50A05" w:rsidRDefault="00B50A05" w:rsidP="00B50A05">
            <w:pPr>
              <w:pStyle w:val="TAC"/>
            </w:pPr>
            <w:r w:rsidRPr="00B50A05">
              <w:t>1</w:t>
            </w:r>
          </w:p>
        </w:tc>
        <w:tc>
          <w:tcPr>
            <w:tcW w:w="5103" w:type="dxa"/>
            <w:tcMar>
              <w:top w:w="0" w:type="dxa"/>
              <w:left w:w="108" w:type="dxa"/>
              <w:bottom w:w="0" w:type="dxa"/>
              <w:right w:w="108" w:type="dxa"/>
            </w:tcMar>
            <w:vAlign w:val="center"/>
            <w:hideMark/>
          </w:tcPr>
          <w:p w14:paraId="3A754D03" w14:textId="77777777" w:rsidR="00B50A05" w:rsidRPr="00B50A05" w:rsidRDefault="00B50A05" w:rsidP="00B50A05">
            <w:pPr>
              <w:pStyle w:val="TAC"/>
            </w:pPr>
            <w:r w:rsidRPr="00B50A05">
              <w:t>20MHz aggregated BW 64QAM</w:t>
            </w:r>
          </w:p>
          <w:p w14:paraId="411842EF" w14:textId="77777777" w:rsidR="00B50A05" w:rsidRPr="00B50A05" w:rsidRDefault="00B50A05" w:rsidP="00B50A05">
            <w:pPr>
              <w:pStyle w:val="TAC"/>
            </w:pPr>
            <w:r w:rsidRPr="00B50A05">
              <w:t>(Applicable for 10MHz+10MHz and 20MHz)</w:t>
            </w:r>
          </w:p>
        </w:tc>
      </w:tr>
      <w:tr w:rsidR="00B50A05" w:rsidRPr="00B50A05" w14:paraId="37DFE25F" w14:textId="77777777" w:rsidTr="00B50A05">
        <w:trPr>
          <w:trHeight w:val="83"/>
        </w:trPr>
        <w:tc>
          <w:tcPr>
            <w:tcW w:w="1396" w:type="dxa"/>
            <w:tcMar>
              <w:top w:w="0" w:type="dxa"/>
              <w:left w:w="108" w:type="dxa"/>
              <w:bottom w:w="0" w:type="dxa"/>
              <w:right w:w="108" w:type="dxa"/>
            </w:tcMar>
            <w:vAlign w:val="center"/>
            <w:hideMark/>
          </w:tcPr>
          <w:p w14:paraId="75159F1D" w14:textId="77777777" w:rsidR="00B50A05" w:rsidRPr="00B50A05" w:rsidRDefault="00B50A05" w:rsidP="00B50A05">
            <w:pPr>
              <w:pStyle w:val="TAC"/>
            </w:pPr>
            <w:r w:rsidRPr="00B50A05">
              <w:t>SL-C-TX Category 5</w:t>
            </w:r>
          </w:p>
        </w:tc>
        <w:tc>
          <w:tcPr>
            <w:tcW w:w="1944" w:type="dxa"/>
            <w:tcMar>
              <w:top w:w="0" w:type="dxa"/>
              <w:left w:w="108" w:type="dxa"/>
              <w:bottom w:w="0" w:type="dxa"/>
              <w:right w:w="108" w:type="dxa"/>
            </w:tcMar>
            <w:vAlign w:val="center"/>
            <w:hideMark/>
          </w:tcPr>
          <w:p w14:paraId="59860123" w14:textId="77777777" w:rsidR="00B50A05" w:rsidRPr="00B50A05" w:rsidRDefault="00B50A05" w:rsidP="00B50A05">
            <w:pPr>
              <w:pStyle w:val="TAC"/>
              <w:rPr>
                <w:strike/>
                <w:color w:val="000000"/>
              </w:rPr>
            </w:pPr>
            <w:r w:rsidRPr="00B50A05">
              <w:rPr>
                <w:strike/>
                <w:color w:val="000000"/>
              </w:rPr>
              <w:t>[48936 + 24496= 73432]</w:t>
            </w:r>
          </w:p>
          <w:p w14:paraId="04E6813F" w14:textId="77777777" w:rsidR="00B50A05" w:rsidRPr="00B50A05" w:rsidRDefault="00B50A05" w:rsidP="00B50A05">
            <w:pPr>
              <w:pStyle w:val="TAC"/>
              <w:rPr>
                <w:color w:val="FF0000"/>
              </w:rPr>
            </w:pPr>
            <w:r w:rsidRPr="00B50A05">
              <w:rPr>
                <w:color w:val="FF0000"/>
              </w:rPr>
              <w:t>[24496 + 24496 + 24496 = 73488]</w:t>
            </w:r>
          </w:p>
        </w:tc>
        <w:tc>
          <w:tcPr>
            <w:tcW w:w="1945" w:type="dxa"/>
            <w:tcMar>
              <w:top w:w="0" w:type="dxa"/>
              <w:left w:w="108" w:type="dxa"/>
              <w:bottom w:w="0" w:type="dxa"/>
              <w:right w:w="108" w:type="dxa"/>
            </w:tcMar>
            <w:vAlign w:val="center"/>
            <w:hideMark/>
          </w:tcPr>
          <w:p w14:paraId="19F90616" w14:textId="77777777" w:rsidR="00B50A05" w:rsidRPr="00B50A05" w:rsidRDefault="00B50A05" w:rsidP="00B50A05">
            <w:pPr>
              <w:pStyle w:val="TAC"/>
            </w:pPr>
            <w:r w:rsidRPr="00B50A05">
              <w:t>[48936]</w:t>
            </w:r>
          </w:p>
        </w:tc>
        <w:tc>
          <w:tcPr>
            <w:tcW w:w="1945" w:type="dxa"/>
            <w:tcMar>
              <w:top w:w="0" w:type="dxa"/>
              <w:left w:w="108" w:type="dxa"/>
              <w:bottom w:w="0" w:type="dxa"/>
              <w:right w:w="108" w:type="dxa"/>
            </w:tcMar>
            <w:vAlign w:val="center"/>
            <w:hideMark/>
          </w:tcPr>
          <w:p w14:paraId="016B3650" w14:textId="77777777" w:rsidR="00B50A05" w:rsidRPr="00B50A05" w:rsidRDefault="00B50A05" w:rsidP="00B50A05">
            <w:pPr>
              <w:pStyle w:val="TAC"/>
            </w:pPr>
            <w:r w:rsidRPr="00B50A05">
              <w:t>1</w:t>
            </w:r>
          </w:p>
        </w:tc>
        <w:tc>
          <w:tcPr>
            <w:tcW w:w="5103" w:type="dxa"/>
            <w:tcMar>
              <w:top w:w="0" w:type="dxa"/>
              <w:left w:w="108" w:type="dxa"/>
              <w:bottom w:w="0" w:type="dxa"/>
              <w:right w:w="108" w:type="dxa"/>
            </w:tcMar>
            <w:vAlign w:val="center"/>
            <w:hideMark/>
          </w:tcPr>
          <w:p w14:paraId="090F5702" w14:textId="77777777" w:rsidR="00B50A05" w:rsidRPr="00B50A05" w:rsidRDefault="00B50A05" w:rsidP="00B50A05">
            <w:pPr>
              <w:pStyle w:val="TAC"/>
            </w:pPr>
            <w:r w:rsidRPr="00B50A05">
              <w:t>30MHz aggregated BW 64QAM</w:t>
            </w:r>
          </w:p>
          <w:p w14:paraId="2C89A732" w14:textId="77777777" w:rsidR="00B50A05" w:rsidRPr="00B50A05" w:rsidRDefault="00B50A05" w:rsidP="00B50A05">
            <w:pPr>
              <w:pStyle w:val="TAC"/>
            </w:pPr>
            <w:r w:rsidRPr="00B50A05">
              <w:t>(Applicable for 10MHz+10MHz+10MHz and 10MHz+20MHz)</w:t>
            </w:r>
          </w:p>
        </w:tc>
      </w:tr>
    </w:tbl>
    <w:p w14:paraId="40E48250" w14:textId="77777777" w:rsidR="00B50A05" w:rsidRPr="00141279" w:rsidRDefault="00B50A05" w:rsidP="00141279">
      <w:pPr>
        <w:pStyle w:val="ListParagraph"/>
        <w:numPr>
          <w:ilvl w:val="0"/>
          <w:numId w:val="156"/>
        </w:numPr>
        <w:rPr>
          <w:rFonts w:eastAsia="Times New Roman"/>
          <w:lang w:val="en-US" w:eastAsia="en-GB"/>
        </w:rPr>
      </w:pPr>
      <w:r w:rsidRPr="00141279">
        <w:rPr>
          <w:rFonts w:eastAsia="Times New Roman"/>
          <w:lang w:val="en-US" w:eastAsia="en-GB"/>
        </w:rPr>
        <w:t>RX Parameters</w:t>
      </w:r>
    </w:p>
    <w:tbl>
      <w:tblPr>
        <w:tblW w:w="123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29"/>
        <w:gridCol w:w="1933"/>
        <w:gridCol w:w="1934"/>
        <w:gridCol w:w="1934"/>
        <w:gridCol w:w="5103"/>
      </w:tblGrid>
      <w:tr w:rsidR="00B50A05" w:rsidRPr="00B50A05" w14:paraId="0A55B2EC" w14:textId="77777777" w:rsidTr="00B50A05">
        <w:tc>
          <w:tcPr>
            <w:tcW w:w="1429" w:type="dxa"/>
            <w:tcMar>
              <w:top w:w="0" w:type="dxa"/>
              <w:left w:w="108" w:type="dxa"/>
              <w:bottom w:w="0" w:type="dxa"/>
              <w:right w:w="108" w:type="dxa"/>
            </w:tcMar>
            <w:hideMark/>
          </w:tcPr>
          <w:p w14:paraId="19681241" w14:textId="77777777" w:rsidR="00B50A05" w:rsidRPr="00B50A05" w:rsidRDefault="00B50A05" w:rsidP="00B50A05">
            <w:pPr>
              <w:pStyle w:val="TAH"/>
            </w:pPr>
            <w:r w:rsidRPr="00B50A05">
              <w:lastRenderedPageBreak/>
              <w:t xml:space="preserve">UE </w:t>
            </w:r>
            <w:r w:rsidRPr="00B50A05">
              <w:rPr>
                <w:lang w:eastAsia="en-GB"/>
              </w:rPr>
              <w:t xml:space="preserve">SL-C-RX </w:t>
            </w:r>
            <w:r w:rsidRPr="00B50A05">
              <w:t>Category</w:t>
            </w:r>
          </w:p>
        </w:tc>
        <w:tc>
          <w:tcPr>
            <w:tcW w:w="1933" w:type="dxa"/>
            <w:tcMar>
              <w:top w:w="0" w:type="dxa"/>
              <w:left w:w="108" w:type="dxa"/>
              <w:bottom w:w="0" w:type="dxa"/>
              <w:right w:w="108" w:type="dxa"/>
            </w:tcMar>
            <w:hideMark/>
          </w:tcPr>
          <w:p w14:paraId="4890FD43" w14:textId="77777777" w:rsidR="00B50A05" w:rsidRPr="00B50A05" w:rsidRDefault="00B50A05" w:rsidP="00B50A05">
            <w:pPr>
              <w:pStyle w:val="TAH"/>
            </w:pPr>
            <w:r w:rsidRPr="00B50A05">
              <w:t xml:space="preserve">Maximum number of </w:t>
            </w:r>
            <w:r w:rsidRPr="00B50A05">
              <w:rPr>
                <w:lang w:eastAsia="ko-KR"/>
              </w:rPr>
              <w:t>S</w:t>
            </w:r>
            <w:r w:rsidRPr="00B50A05">
              <w:t xml:space="preserve">L-SCH transport block bits received within a TTI </w:t>
            </w:r>
          </w:p>
        </w:tc>
        <w:tc>
          <w:tcPr>
            <w:tcW w:w="1934" w:type="dxa"/>
            <w:tcMar>
              <w:top w:w="0" w:type="dxa"/>
              <w:left w:w="108" w:type="dxa"/>
              <w:bottom w:w="0" w:type="dxa"/>
              <w:right w:w="108" w:type="dxa"/>
            </w:tcMar>
            <w:hideMark/>
          </w:tcPr>
          <w:p w14:paraId="7D50CF46" w14:textId="77777777" w:rsidR="00B50A05" w:rsidRPr="00B50A05" w:rsidRDefault="00B50A05" w:rsidP="00B50A05">
            <w:pPr>
              <w:pStyle w:val="TAH"/>
            </w:pPr>
            <w:r w:rsidRPr="00B50A05">
              <w:t xml:space="preserve">Maximum number of bits of a </w:t>
            </w:r>
            <w:r w:rsidRPr="00B50A05">
              <w:rPr>
                <w:lang w:eastAsia="ko-KR"/>
              </w:rPr>
              <w:t>S</w:t>
            </w:r>
            <w:r w:rsidRPr="00B50A05">
              <w:t>L-SCH transport block received within a TTI</w:t>
            </w:r>
          </w:p>
        </w:tc>
        <w:tc>
          <w:tcPr>
            <w:tcW w:w="1934" w:type="dxa"/>
            <w:tcMar>
              <w:top w:w="0" w:type="dxa"/>
              <w:left w:w="108" w:type="dxa"/>
              <w:bottom w:w="0" w:type="dxa"/>
              <w:right w:w="108" w:type="dxa"/>
            </w:tcMar>
            <w:hideMark/>
          </w:tcPr>
          <w:p w14:paraId="202CABC4" w14:textId="77777777" w:rsidR="00B50A05" w:rsidRPr="00B50A05" w:rsidRDefault="00B50A05" w:rsidP="00B50A05">
            <w:pPr>
              <w:pStyle w:val="TAH"/>
            </w:pPr>
            <w:r w:rsidRPr="00B50A05">
              <w:t>Total number of soft channel bits</w:t>
            </w:r>
          </w:p>
        </w:tc>
        <w:tc>
          <w:tcPr>
            <w:tcW w:w="5103" w:type="dxa"/>
            <w:tcMar>
              <w:top w:w="0" w:type="dxa"/>
              <w:left w:w="108" w:type="dxa"/>
              <w:bottom w:w="0" w:type="dxa"/>
              <w:right w:w="108" w:type="dxa"/>
            </w:tcMar>
            <w:hideMark/>
          </w:tcPr>
          <w:p w14:paraId="6CC63114" w14:textId="77777777" w:rsidR="00B50A05" w:rsidRPr="00B50A05" w:rsidRDefault="00B50A05" w:rsidP="00B50A05">
            <w:pPr>
              <w:pStyle w:val="TAH"/>
            </w:pPr>
            <w:r w:rsidRPr="00B50A05">
              <w:t>Comments</w:t>
            </w:r>
          </w:p>
        </w:tc>
      </w:tr>
      <w:tr w:rsidR="00B50A05" w:rsidRPr="00B50A05" w14:paraId="5CD6111B" w14:textId="77777777" w:rsidTr="00B50A05">
        <w:tc>
          <w:tcPr>
            <w:tcW w:w="1429" w:type="dxa"/>
            <w:tcMar>
              <w:top w:w="0" w:type="dxa"/>
              <w:left w:w="108" w:type="dxa"/>
              <w:bottom w:w="0" w:type="dxa"/>
              <w:right w:w="108" w:type="dxa"/>
            </w:tcMar>
            <w:hideMark/>
          </w:tcPr>
          <w:p w14:paraId="14BDB585" w14:textId="77777777" w:rsidR="00B50A05" w:rsidRPr="00B50A05" w:rsidRDefault="00B50A05" w:rsidP="00B50A05">
            <w:pPr>
              <w:pStyle w:val="TAC"/>
            </w:pPr>
            <w:r w:rsidRPr="00B50A05">
              <w:t>SL-C-RX Category 1</w:t>
            </w:r>
          </w:p>
        </w:tc>
        <w:tc>
          <w:tcPr>
            <w:tcW w:w="1933" w:type="dxa"/>
            <w:tcMar>
              <w:top w:w="0" w:type="dxa"/>
              <w:left w:w="108" w:type="dxa"/>
              <w:bottom w:w="0" w:type="dxa"/>
              <w:right w:w="108" w:type="dxa"/>
            </w:tcMar>
            <w:vAlign w:val="center"/>
            <w:hideMark/>
          </w:tcPr>
          <w:p w14:paraId="4CE9621E" w14:textId="77777777" w:rsidR="00B50A05" w:rsidRPr="00B50A05" w:rsidRDefault="00B50A05" w:rsidP="00B50A05">
            <w:pPr>
              <w:pStyle w:val="TAC"/>
            </w:pPr>
            <w:r w:rsidRPr="00B50A05">
              <w:t>25456</w:t>
            </w:r>
          </w:p>
        </w:tc>
        <w:tc>
          <w:tcPr>
            <w:tcW w:w="1934" w:type="dxa"/>
            <w:tcMar>
              <w:top w:w="0" w:type="dxa"/>
              <w:left w:w="108" w:type="dxa"/>
              <w:bottom w:w="0" w:type="dxa"/>
              <w:right w:w="108" w:type="dxa"/>
            </w:tcMar>
            <w:vAlign w:val="center"/>
            <w:hideMark/>
          </w:tcPr>
          <w:p w14:paraId="3065F895" w14:textId="77777777" w:rsidR="00B50A05" w:rsidRPr="00B50A05" w:rsidRDefault="00B50A05" w:rsidP="00B50A05">
            <w:pPr>
              <w:pStyle w:val="TAC"/>
            </w:pPr>
            <w:r w:rsidRPr="00B50A05">
              <w:t>25456</w:t>
            </w:r>
          </w:p>
        </w:tc>
        <w:tc>
          <w:tcPr>
            <w:tcW w:w="1934" w:type="dxa"/>
            <w:tcMar>
              <w:top w:w="0" w:type="dxa"/>
              <w:left w:w="108" w:type="dxa"/>
              <w:bottom w:w="0" w:type="dxa"/>
              <w:right w:w="108" w:type="dxa"/>
            </w:tcMar>
            <w:vAlign w:val="center"/>
          </w:tcPr>
          <w:p w14:paraId="52FE443E" w14:textId="77777777" w:rsidR="00B50A05" w:rsidRPr="00B50A05" w:rsidRDefault="00B50A05" w:rsidP="00B50A05">
            <w:pPr>
              <w:pStyle w:val="TAC"/>
            </w:pPr>
          </w:p>
        </w:tc>
        <w:tc>
          <w:tcPr>
            <w:tcW w:w="5103" w:type="dxa"/>
            <w:tcMar>
              <w:top w:w="0" w:type="dxa"/>
              <w:left w:w="108" w:type="dxa"/>
              <w:bottom w:w="0" w:type="dxa"/>
              <w:right w:w="108" w:type="dxa"/>
            </w:tcMar>
          </w:tcPr>
          <w:p w14:paraId="7F8CEFBD" w14:textId="77777777" w:rsidR="00B50A05" w:rsidRPr="00B50A05" w:rsidRDefault="00B50A05" w:rsidP="00B50A05">
            <w:pPr>
              <w:pStyle w:val="TAC"/>
            </w:pPr>
          </w:p>
        </w:tc>
      </w:tr>
      <w:tr w:rsidR="00B50A05" w:rsidRPr="00B50A05" w14:paraId="66A9E5DB" w14:textId="77777777" w:rsidTr="00B50A05">
        <w:tc>
          <w:tcPr>
            <w:tcW w:w="1429" w:type="dxa"/>
            <w:tcMar>
              <w:top w:w="0" w:type="dxa"/>
              <w:left w:w="108" w:type="dxa"/>
              <w:bottom w:w="0" w:type="dxa"/>
              <w:right w:w="108" w:type="dxa"/>
            </w:tcMar>
            <w:hideMark/>
          </w:tcPr>
          <w:p w14:paraId="1B5B24EF" w14:textId="77777777" w:rsidR="00B50A05" w:rsidRPr="00B50A05" w:rsidRDefault="00B50A05" w:rsidP="00B50A05">
            <w:pPr>
              <w:pStyle w:val="TAC"/>
            </w:pPr>
            <w:r w:rsidRPr="00B50A05">
              <w:t>SL-C-RX Category 2</w:t>
            </w:r>
          </w:p>
        </w:tc>
        <w:tc>
          <w:tcPr>
            <w:tcW w:w="1933" w:type="dxa"/>
            <w:tcMar>
              <w:top w:w="0" w:type="dxa"/>
              <w:left w:w="108" w:type="dxa"/>
              <w:bottom w:w="0" w:type="dxa"/>
              <w:right w:w="108" w:type="dxa"/>
            </w:tcMar>
            <w:vAlign w:val="center"/>
            <w:hideMark/>
          </w:tcPr>
          <w:p w14:paraId="12A49C6D" w14:textId="77777777" w:rsidR="00B50A05" w:rsidRPr="00B50A05" w:rsidRDefault="00B50A05" w:rsidP="00B50A05">
            <w:pPr>
              <w:pStyle w:val="TAC"/>
            </w:pPr>
            <w:r w:rsidRPr="00B50A05">
              <w:t>31704</w:t>
            </w:r>
          </w:p>
        </w:tc>
        <w:tc>
          <w:tcPr>
            <w:tcW w:w="1934" w:type="dxa"/>
            <w:tcMar>
              <w:top w:w="0" w:type="dxa"/>
              <w:left w:w="108" w:type="dxa"/>
              <w:bottom w:w="0" w:type="dxa"/>
              <w:right w:w="108" w:type="dxa"/>
            </w:tcMar>
            <w:vAlign w:val="center"/>
            <w:hideMark/>
          </w:tcPr>
          <w:p w14:paraId="5011AC88" w14:textId="77777777" w:rsidR="00B50A05" w:rsidRPr="00B50A05" w:rsidRDefault="00B50A05" w:rsidP="00B50A05">
            <w:pPr>
              <w:pStyle w:val="TAC"/>
            </w:pPr>
            <w:r w:rsidRPr="00B50A05">
              <w:t>31704</w:t>
            </w:r>
          </w:p>
        </w:tc>
        <w:tc>
          <w:tcPr>
            <w:tcW w:w="1934" w:type="dxa"/>
            <w:tcMar>
              <w:top w:w="0" w:type="dxa"/>
              <w:left w:w="108" w:type="dxa"/>
              <w:bottom w:w="0" w:type="dxa"/>
              <w:right w:w="108" w:type="dxa"/>
            </w:tcMar>
            <w:vAlign w:val="center"/>
            <w:hideMark/>
          </w:tcPr>
          <w:p w14:paraId="5114BA51" w14:textId="77777777" w:rsidR="00B50A05" w:rsidRPr="00B50A05" w:rsidRDefault="00B50A05" w:rsidP="00B50A05">
            <w:pPr>
              <w:pStyle w:val="TAC"/>
            </w:pPr>
            <w:r w:rsidRPr="00B50A05">
              <w:t>737280</w:t>
            </w:r>
          </w:p>
        </w:tc>
        <w:tc>
          <w:tcPr>
            <w:tcW w:w="5103" w:type="dxa"/>
            <w:tcMar>
              <w:top w:w="0" w:type="dxa"/>
              <w:left w:w="108" w:type="dxa"/>
              <w:bottom w:w="0" w:type="dxa"/>
              <w:right w:w="108" w:type="dxa"/>
            </w:tcMar>
            <w:hideMark/>
          </w:tcPr>
          <w:p w14:paraId="233C9842" w14:textId="77777777" w:rsidR="00B50A05" w:rsidRPr="00B50A05" w:rsidRDefault="00B50A05" w:rsidP="00B50A05">
            <w:pPr>
              <w:pStyle w:val="TAC"/>
            </w:pPr>
            <w:r w:rsidRPr="00B50A05">
              <w:t>20MHz aggregated BW 16QAM</w:t>
            </w:r>
          </w:p>
        </w:tc>
      </w:tr>
      <w:tr w:rsidR="00B50A05" w:rsidRPr="00B50A05" w14:paraId="2631F5EE" w14:textId="77777777" w:rsidTr="00B50A05">
        <w:tc>
          <w:tcPr>
            <w:tcW w:w="1429" w:type="dxa"/>
            <w:tcMar>
              <w:top w:w="0" w:type="dxa"/>
              <w:left w:w="108" w:type="dxa"/>
              <w:bottom w:w="0" w:type="dxa"/>
              <w:right w:w="108" w:type="dxa"/>
            </w:tcMar>
            <w:vAlign w:val="center"/>
            <w:hideMark/>
          </w:tcPr>
          <w:p w14:paraId="1EE3E025" w14:textId="77777777" w:rsidR="00B50A05" w:rsidRPr="00B50A05" w:rsidRDefault="00B50A05" w:rsidP="00B50A05">
            <w:pPr>
              <w:pStyle w:val="TAC"/>
            </w:pPr>
            <w:r w:rsidRPr="00B50A05">
              <w:t>SL-C-RX Category 3</w:t>
            </w:r>
          </w:p>
        </w:tc>
        <w:tc>
          <w:tcPr>
            <w:tcW w:w="1933" w:type="dxa"/>
            <w:tcMar>
              <w:top w:w="0" w:type="dxa"/>
              <w:left w:w="108" w:type="dxa"/>
              <w:bottom w:w="0" w:type="dxa"/>
              <w:right w:w="108" w:type="dxa"/>
            </w:tcMar>
            <w:vAlign w:val="center"/>
            <w:hideMark/>
          </w:tcPr>
          <w:p w14:paraId="271AC043" w14:textId="77777777" w:rsidR="00B50A05" w:rsidRPr="00B50A05" w:rsidRDefault="00B50A05" w:rsidP="00B50A05">
            <w:pPr>
              <w:pStyle w:val="TAC"/>
            </w:pPr>
            <w:r w:rsidRPr="00B50A05">
              <w:t>[48936]</w:t>
            </w:r>
          </w:p>
        </w:tc>
        <w:tc>
          <w:tcPr>
            <w:tcW w:w="1934" w:type="dxa"/>
            <w:tcMar>
              <w:top w:w="0" w:type="dxa"/>
              <w:left w:w="108" w:type="dxa"/>
              <w:bottom w:w="0" w:type="dxa"/>
              <w:right w:w="108" w:type="dxa"/>
            </w:tcMar>
            <w:vAlign w:val="center"/>
            <w:hideMark/>
          </w:tcPr>
          <w:p w14:paraId="484E957E" w14:textId="77777777" w:rsidR="00B50A05" w:rsidRPr="00B50A05" w:rsidRDefault="00B50A05" w:rsidP="00B50A05">
            <w:pPr>
              <w:pStyle w:val="TAC"/>
            </w:pPr>
            <w:r w:rsidRPr="00B50A05">
              <w:t>[48936]</w:t>
            </w:r>
          </w:p>
        </w:tc>
        <w:tc>
          <w:tcPr>
            <w:tcW w:w="1934" w:type="dxa"/>
            <w:tcMar>
              <w:top w:w="0" w:type="dxa"/>
              <w:left w:w="108" w:type="dxa"/>
              <w:bottom w:w="0" w:type="dxa"/>
              <w:right w:w="108" w:type="dxa"/>
            </w:tcMar>
            <w:vAlign w:val="center"/>
            <w:hideMark/>
          </w:tcPr>
          <w:p w14:paraId="09C9E3BC" w14:textId="77777777" w:rsidR="00B50A05" w:rsidRPr="00B50A05" w:rsidRDefault="00B50A05" w:rsidP="00B50A05">
            <w:pPr>
              <w:pStyle w:val="TAC"/>
            </w:pPr>
            <w:r w:rsidRPr="00B50A05">
              <w:t>[995328]</w:t>
            </w:r>
          </w:p>
        </w:tc>
        <w:tc>
          <w:tcPr>
            <w:tcW w:w="5103" w:type="dxa"/>
            <w:tcMar>
              <w:top w:w="0" w:type="dxa"/>
              <w:left w:w="108" w:type="dxa"/>
              <w:bottom w:w="0" w:type="dxa"/>
              <w:right w:w="108" w:type="dxa"/>
            </w:tcMar>
            <w:vAlign w:val="center"/>
            <w:hideMark/>
          </w:tcPr>
          <w:p w14:paraId="2132586C" w14:textId="77777777" w:rsidR="00B50A05" w:rsidRPr="00B50A05" w:rsidRDefault="00B50A05" w:rsidP="00B50A05">
            <w:pPr>
              <w:pStyle w:val="TAC"/>
            </w:pPr>
            <w:r w:rsidRPr="00B50A05">
              <w:t>20MHz aggregated BW 64QAM</w:t>
            </w:r>
          </w:p>
          <w:p w14:paraId="2376F8C2" w14:textId="77777777" w:rsidR="00B50A05" w:rsidRPr="00B50A05" w:rsidRDefault="00B50A05" w:rsidP="00B50A05">
            <w:pPr>
              <w:pStyle w:val="TAC"/>
            </w:pPr>
            <w:r w:rsidRPr="00B50A05">
              <w:t>(Applicable for 10MHz+10MHz and 20MHz)</w:t>
            </w:r>
          </w:p>
        </w:tc>
      </w:tr>
      <w:tr w:rsidR="00B50A05" w:rsidRPr="00B50A05" w14:paraId="30A07A2F" w14:textId="77777777" w:rsidTr="00B50A05">
        <w:tc>
          <w:tcPr>
            <w:tcW w:w="1429" w:type="dxa"/>
            <w:tcMar>
              <w:top w:w="0" w:type="dxa"/>
              <w:left w:w="108" w:type="dxa"/>
              <w:bottom w:w="0" w:type="dxa"/>
              <w:right w:w="108" w:type="dxa"/>
            </w:tcMar>
            <w:vAlign w:val="center"/>
            <w:hideMark/>
          </w:tcPr>
          <w:p w14:paraId="65B481ED" w14:textId="77777777" w:rsidR="00B50A05" w:rsidRPr="00B50A05" w:rsidRDefault="00B50A05" w:rsidP="00B50A05">
            <w:pPr>
              <w:pStyle w:val="TAC"/>
            </w:pPr>
            <w:r w:rsidRPr="00B50A05">
              <w:t>SL-C-RX Category 4</w:t>
            </w:r>
          </w:p>
        </w:tc>
        <w:tc>
          <w:tcPr>
            <w:tcW w:w="1933" w:type="dxa"/>
            <w:tcMar>
              <w:top w:w="0" w:type="dxa"/>
              <w:left w:w="108" w:type="dxa"/>
              <w:bottom w:w="0" w:type="dxa"/>
              <w:right w:w="108" w:type="dxa"/>
            </w:tcMar>
            <w:vAlign w:val="center"/>
            <w:hideMark/>
          </w:tcPr>
          <w:p w14:paraId="58E95277" w14:textId="77777777" w:rsidR="00B50A05" w:rsidRPr="00B50A05" w:rsidRDefault="00B50A05" w:rsidP="00B50A05">
            <w:pPr>
              <w:pStyle w:val="TAC"/>
              <w:rPr>
                <w:strike/>
                <w:color w:val="000000"/>
              </w:rPr>
            </w:pPr>
            <w:r w:rsidRPr="00B50A05">
              <w:rPr>
                <w:strike/>
                <w:color w:val="000000"/>
              </w:rPr>
              <w:t>[48936 + 24496= 73432]</w:t>
            </w:r>
          </w:p>
          <w:p w14:paraId="0A0D7241" w14:textId="77777777" w:rsidR="00B50A05" w:rsidRPr="00B50A05" w:rsidRDefault="00B50A05" w:rsidP="00B50A05">
            <w:pPr>
              <w:pStyle w:val="TAC"/>
              <w:rPr>
                <w:color w:val="1F497D"/>
              </w:rPr>
            </w:pPr>
            <w:r w:rsidRPr="00B50A05">
              <w:rPr>
                <w:color w:val="FF0000"/>
              </w:rPr>
              <w:t>[24496 + 24496 + 24496 = 73488]</w:t>
            </w:r>
          </w:p>
        </w:tc>
        <w:tc>
          <w:tcPr>
            <w:tcW w:w="1934" w:type="dxa"/>
            <w:tcMar>
              <w:top w:w="0" w:type="dxa"/>
              <w:left w:w="108" w:type="dxa"/>
              <w:bottom w:w="0" w:type="dxa"/>
              <w:right w:w="108" w:type="dxa"/>
            </w:tcMar>
            <w:vAlign w:val="center"/>
            <w:hideMark/>
          </w:tcPr>
          <w:p w14:paraId="40E4E4FB" w14:textId="77777777" w:rsidR="00B50A05" w:rsidRPr="00B50A05" w:rsidRDefault="00B50A05" w:rsidP="00B50A05">
            <w:pPr>
              <w:pStyle w:val="TAC"/>
            </w:pPr>
            <w:r w:rsidRPr="00B50A05">
              <w:t>[48936]</w:t>
            </w:r>
          </w:p>
        </w:tc>
        <w:tc>
          <w:tcPr>
            <w:tcW w:w="1934" w:type="dxa"/>
            <w:tcMar>
              <w:top w:w="0" w:type="dxa"/>
              <w:left w:w="108" w:type="dxa"/>
              <w:bottom w:w="0" w:type="dxa"/>
              <w:right w:w="108" w:type="dxa"/>
            </w:tcMar>
            <w:vAlign w:val="center"/>
            <w:hideMark/>
          </w:tcPr>
          <w:p w14:paraId="283141F5" w14:textId="77777777" w:rsidR="00B50A05" w:rsidRPr="00B50A05" w:rsidRDefault="00B50A05" w:rsidP="00B50A05">
            <w:pPr>
              <w:pStyle w:val="TAC"/>
            </w:pPr>
            <w:r w:rsidRPr="00B50A05">
              <w:t>[1492992]</w:t>
            </w:r>
          </w:p>
        </w:tc>
        <w:tc>
          <w:tcPr>
            <w:tcW w:w="5103" w:type="dxa"/>
            <w:tcMar>
              <w:top w:w="0" w:type="dxa"/>
              <w:left w:w="108" w:type="dxa"/>
              <w:bottom w:w="0" w:type="dxa"/>
              <w:right w:w="108" w:type="dxa"/>
            </w:tcMar>
            <w:vAlign w:val="center"/>
            <w:hideMark/>
          </w:tcPr>
          <w:p w14:paraId="04BC2681" w14:textId="77777777" w:rsidR="00B50A05" w:rsidRPr="00B50A05" w:rsidRDefault="00B50A05" w:rsidP="00B50A05">
            <w:pPr>
              <w:pStyle w:val="TAC"/>
            </w:pPr>
            <w:r w:rsidRPr="00B50A05">
              <w:t>30MHz aggregated BW 64QAM</w:t>
            </w:r>
          </w:p>
          <w:p w14:paraId="411DD5D1" w14:textId="77777777" w:rsidR="00B50A05" w:rsidRPr="00B50A05" w:rsidRDefault="00B50A05" w:rsidP="00B50A05">
            <w:pPr>
              <w:pStyle w:val="TAC"/>
            </w:pPr>
            <w:r w:rsidRPr="00B50A05">
              <w:t>(Applicable for 10MHz+10MHz+10MHz and 10MHz+20MHz)</w:t>
            </w:r>
          </w:p>
        </w:tc>
      </w:tr>
    </w:tbl>
    <w:p w14:paraId="10E27708" w14:textId="0278825D" w:rsidR="00B50A05" w:rsidRDefault="00B50A05" w:rsidP="00B50A05"/>
    <w:p w14:paraId="4CE0241A" w14:textId="77777777" w:rsidR="004924B2" w:rsidRDefault="004924B2" w:rsidP="004924B2"/>
    <w:p w14:paraId="4DD5C499" w14:textId="744E2CC2" w:rsidR="004924B2" w:rsidRDefault="004924B2" w:rsidP="004924B2">
      <w:r>
        <w:t>[93-LTE-13]</w:t>
      </w:r>
      <w:r w:rsidR="00B50A05" w:rsidRPr="00B50A05">
        <w:t xml:space="preserve"> </w:t>
      </w:r>
      <w:r w:rsidR="00B50A05">
        <w:t>- Alexey (Intel)</w:t>
      </w:r>
    </w:p>
    <w:p w14:paraId="1CE4028B" w14:textId="7030DE90" w:rsidR="004924B2" w:rsidRDefault="004924B2" w:rsidP="004924B2">
      <w:r>
        <w:t>Email discussion by May 31 on V2X Sidelink Processing Capabilities – Indication per CC (Alexey, Intel)</w:t>
      </w:r>
    </w:p>
    <w:p w14:paraId="4300DC16" w14:textId="1A1820A9" w:rsidR="00B50A05" w:rsidRDefault="00B50A05" w:rsidP="00B50A05">
      <w:pPr>
        <w:rPr>
          <w:b/>
          <w:color w:val="C00000"/>
          <w:lang w:val="en-US" w:eastAsia="ja-JP"/>
        </w:rPr>
      </w:pPr>
      <w:r w:rsidRPr="00CD63B9">
        <w:rPr>
          <w:b/>
          <w:color w:val="C00000"/>
          <w:lang w:val="en-US" w:eastAsia="ja-JP"/>
        </w:rPr>
        <w:t xml:space="preserve">Done: </w:t>
      </w:r>
      <w:r>
        <w:rPr>
          <w:b/>
          <w:color w:val="C00000"/>
          <w:lang w:val="en-US" w:eastAsia="ja-JP"/>
        </w:rPr>
        <w:t xml:space="preserve">As per decision posted on June </w:t>
      </w:r>
      <w:r w:rsidR="006D066D">
        <w:rPr>
          <w:b/>
          <w:color w:val="C00000"/>
          <w:lang w:val="en-US" w:eastAsia="ja-JP"/>
        </w:rPr>
        <w:t>2</w:t>
      </w:r>
      <w:r w:rsidR="006D066D" w:rsidRPr="006D066D">
        <w:rPr>
          <w:b/>
          <w:color w:val="C00000"/>
          <w:vertAlign w:val="superscript"/>
          <w:lang w:val="en-US" w:eastAsia="ja-JP"/>
        </w:rPr>
        <w:t>nd</w:t>
      </w:r>
      <w:r>
        <w:rPr>
          <w:b/>
          <w:color w:val="C00000"/>
          <w:lang w:val="en-US" w:eastAsia="ja-JP"/>
        </w:rPr>
        <w:t xml:space="preserve">, the following </w:t>
      </w:r>
      <w:r w:rsidR="006D066D">
        <w:rPr>
          <w:b/>
          <w:color w:val="C00000"/>
          <w:lang w:val="en-US" w:eastAsia="ja-JP"/>
        </w:rPr>
        <w:t>is agreed:</w:t>
      </w:r>
    </w:p>
    <w:p w14:paraId="6BC86E9B" w14:textId="77777777" w:rsidR="006D066D" w:rsidRDefault="006D066D" w:rsidP="006D066D">
      <w:pPr>
        <w:rPr>
          <w:b/>
          <w:color w:val="C00000"/>
          <w:lang w:val="en-US" w:eastAsia="ja-JP"/>
        </w:rPr>
      </w:pPr>
      <w:r w:rsidRPr="00B50A05">
        <w:rPr>
          <w:b/>
          <w:color w:val="C00000"/>
          <w:highlight w:val="green"/>
          <w:lang w:val="en-US" w:eastAsia="ja-JP"/>
        </w:rPr>
        <w:t>Agreements</w:t>
      </w:r>
    </w:p>
    <w:p w14:paraId="20615FC0" w14:textId="2004EC14" w:rsidR="006D066D" w:rsidRPr="000A5115" w:rsidRDefault="006D066D" w:rsidP="006D066D">
      <w:pPr>
        <w:pStyle w:val="ListParagraph"/>
        <w:numPr>
          <w:ilvl w:val="0"/>
          <w:numId w:val="156"/>
        </w:numPr>
        <w:wordWrap w:val="0"/>
        <w:rPr>
          <w:rFonts w:eastAsia="Times New Roman"/>
          <w:b/>
          <w:color w:val="C00000"/>
          <w:sz w:val="22"/>
          <w:szCs w:val="22"/>
          <w:lang w:val="en-US" w:eastAsia="en-GB"/>
        </w:rPr>
      </w:pPr>
      <w:r w:rsidRPr="000A5115">
        <w:rPr>
          <w:rFonts w:eastAsia="Malgun Gothic"/>
          <w:b/>
          <w:color w:val="C00000"/>
          <w:lang w:val="en-US" w:eastAsia="en-GB"/>
        </w:rPr>
        <w:t>Define minimum UE reception capability vs amount of aggregated BW per sidelink RX band combination as provided in table below:</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88"/>
        <w:gridCol w:w="3396"/>
        <w:gridCol w:w="3396"/>
      </w:tblGrid>
      <w:tr w:rsidR="006D066D" w:rsidRPr="000A5115" w14:paraId="6783C8EF" w14:textId="77777777" w:rsidTr="006D066D">
        <w:tc>
          <w:tcPr>
            <w:tcW w:w="3288" w:type="dxa"/>
            <w:tcMar>
              <w:top w:w="0" w:type="dxa"/>
              <w:left w:w="108" w:type="dxa"/>
              <w:bottom w:w="0" w:type="dxa"/>
              <w:right w:w="108" w:type="dxa"/>
            </w:tcMar>
            <w:hideMark/>
          </w:tcPr>
          <w:p w14:paraId="52A2FC4D" w14:textId="77777777" w:rsidR="006D066D" w:rsidRPr="000A5115" w:rsidRDefault="006D066D" w:rsidP="006D066D">
            <w:pPr>
              <w:overflowPunct w:val="0"/>
              <w:autoSpaceDE w:val="0"/>
              <w:rPr>
                <w:rFonts w:ascii="Times New Roman" w:eastAsia="Times New Roman" w:hAnsi="Times New Roman"/>
                <w:b/>
                <w:bCs/>
                <w:color w:val="C00000"/>
                <w:szCs w:val="20"/>
                <w:lang w:eastAsia="en-GB"/>
              </w:rPr>
            </w:pPr>
            <w:r w:rsidRPr="000A5115">
              <w:rPr>
                <w:rFonts w:ascii="Times New Roman" w:eastAsia="Times New Roman" w:hAnsi="Times New Roman"/>
                <w:b/>
                <w:color w:val="C00000"/>
                <w:szCs w:val="20"/>
                <w:lang w:eastAsia="en-GB"/>
              </w:rPr>
              <w:t>Aggregated RX BW by UE, MHz</w:t>
            </w:r>
          </w:p>
        </w:tc>
        <w:tc>
          <w:tcPr>
            <w:tcW w:w="3396" w:type="dxa"/>
            <w:tcMar>
              <w:top w:w="0" w:type="dxa"/>
              <w:left w:w="108" w:type="dxa"/>
              <w:bottom w:w="0" w:type="dxa"/>
              <w:right w:w="108" w:type="dxa"/>
            </w:tcMar>
            <w:hideMark/>
          </w:tcPr>
          <w:p w14:paraId="51B5EE9D" w14:textId="77777777" w:rsidR="006D066D" w:rsidRPr="000A5115" w:rsidRDefault="006D066D" w:rsidP="006D066D">
            <w:pPr>
              <w:overflowPunct w:val="0"/>
              <w:autoSpaceDE w:val="0"/>
              <w:rPr>
                <w:rFonts w:ascii="Times New Roman" w:eastAsia="Times New Roman" w:hAnsi="Times New Roman"/>
                <w:b/>
                <w:bCs/>
                <w:color w:val="C00000"/>
                <w:szCs w:val="20"/>
                <w:lang w:eastAsia="en-GB"/>
              </w:rPr>
            </w:pPr>
            <w:r w:rsidRPr="000A5115">
              <w:rPr>
                <w:rFonts w:ascii="Times New Roman" w:eastAsia="Times New Roman" w:hAnsi="Times New Roman"/>
                <w:b/>
                <w:color w:val="C00000"/>
                <w:szCs w:val="20"/>
                <w:lang w:eastAsia="en-GB"/>
              </w:rPr>
              <w:t>V2X High Reception Capability</w:t>
            </w:r>
          </w:p>
        </w:tc>
        <w:tc>
          <w:tcPr>
            <w:tcW w:w="3396" w:type="dxa"/>
            <w:tcMar>
              <w:top w:w="0" w:type="dxa"/>
              <w:left w:w="108" w:type="dxa"/>
              <w:bottom w:w="0" w:type="dxa"/>
              <w:right w:w="108" w:type="dxa"/>
            </w:tcMar>
            <w:hideMark/>
          </w:tcPr>
          <w:p w14:paraId="4B8FD24E" w14:textId="77777777" w:rsidR="006D066D" w:rsidRPr="000A5115" w:rsidRDefault="006D066D" w:rsidP="006D066D">
            <w:pPr>
              <w:overflowPunct w:val="0"/>
              <w:autoSpaceDE w:val="0"/>
              <w:rPr>
                <w:rFonts w:ascii="Times New Roman" w:eastAsia="Times New Roman" w:hAnsi="Times New Roman"/>
                <w:b/>
                <w:bCs/>
                <w:color w:val="C00000"/>
                <w:szCs w:val="20"/>
                <w:lang w:eastAsia="en-GB"/>
              </w:rPr>
            </w:pPr>
            <w:r w:rsidRPr="000A5115">
              <w:rPr>
                <w:rFonts w:ascii="Times New Roman" w:eastAsia="Times New Roman" w:hAnsi="Times New Roman"/>
                <w:b/>
                <w:color w:val="C00000"/>
                <w:szCs w:val="20"/>
                <w:lang w:eastAsia="en-GB"/>
              </w:rPr>
              <w:t>V2X Default Reception Capability</w:t>
            </w:r>
          </w:p>
        </w:tc>
      </w:tr>
      <w:tr w:rsidR="006D066D" w:rsidRPr="000A5115" w14:paraId="1F347117" w14:textId="77777777" w:rsidTr="006D066D">
        <w:tc>
          <w:tcPr>
            <w:tcW w:w="3288" w:type="dxa"/>
            <w:tcMar>
              <w:top w:w="0" w:type="dxa"/>
              <w:left w:w="108" w:type="dxa"/>
              <w:bottom w:w="0" w:type="dxa"/>
              <w:right w:w="108" w:type="dxa"/>
            </w:tcMar>
            <w:hideMark/>
          </w:tcPr>
          <w:p w14:paraId="45C0676B" w14:textId="77777777" w:rsidR="006D066D" w:rsidRPr="000A5115" w:rsidRDefault="006D066D" w:rsidP="006D066D">
            <w:pPr>
              <w:overflowPunct w:val="0"/>
              <w:autoSpaceDE w:val="0"/>
              <w:rPr>
                <w:rFonts w:ascii="Times New Roman" w:eastAsia="Times New Roman" w:hAnsi="Times New Roman"/>
                <w:b/>
                <w:bCs/>
                <w:color w:val="C00000"/>
                <w:szCs w:val="20"/>
                <w:lang w:eastAsia="en-GB"/>
              </w:rPr>
            </w:pPr>
            <w:r w:rsidRPr="000A5115">
              <w:rPr>
                <w:rFonts w:ascii="Times New Roman" w:eastAsia="Times New Roman" w:hAnsi="Times New Roman"/>
                <w:b/>
                <w:color w:val="C00000"/>
                <w:szCs w:val="20"/>
                <w:lang w:eastAsia="en-GB"/>
              </w:rPr>
              <w:t>10, 20 (Rel.14, Rel.15)</w:t>
            </w:r>
          </w:p>
        </w:tc>
        <w:tc>
          <w:tcPr>
            <w:tcW w:w="3396" w:type="dxa"/>
            <w:tcMar>
              <w:top w:w="0" w:type="dxa"/>
              <w:left w:w="108" w:type="dxa"/>
              <w:bottom w:w="0" w:type="dxa"/>
              <w:right w:w="108" w:type="dxa"/>
            </w:tcMar>
            <w:hideMark/>
          </w:tcPr>
          <w:p w14:paraId="014C519C" w14:textId="77777777" w:rsidR="006D066D" w:rsidRPr="000A5115" w:rsidRDefault="006D066D" w:rsidP="006D066D">
            <w:pPr>
              <w:overflowPunct w:val="0"/>
              <w:autoSpaceDE w:val="0"/>
              <w:rPr>
                <w:rFonts w:ascii="Times New Roman" w:eastAsia="Times New Roman" w:hAnsi="Times New Roman"/>
                <w:b/>
                <w:bCs/>
                <w:color w:val="C00000"/>
                <w:szCs w:val="20"/>
                <w:lang w:eastAsia="en-GB"/>
              </w:rPr>
            </w:pPr>
            <w:r w:rsidRPr="000A5115">
              <w:rPr>
                <w:rFonts w:ascii="Times New Roman" w:eastAsia="Times New Roman" w:hAnsi="Times New Roman"/>
                <w:b/>
                <w:color w:val="C00000"/>
                <w:szCs w:val="20"/>
                <w:lang w:eastAsia="en-GB"/>
              </w:rPr>
              <w:t>20 PSCCHs and 136 RBs</w:t>
            </w:r>
          </w:p>
        </w:tc>
        <w:tc>
          <w:tcPr>
            <w:tcW w:w="3396" w:type="dxa"/>
            <w:tcMar>
              <w:top w:w="0" w:type="dxa"/>
              <w:left w:w="108" w:type="dxa"/>
              <w:bottom w:w="0" w:type="dxa"/>
              <w:right w:w="108" w:type="dxa"/>
            </w:tcMar>
            <w:hideMark/>
          </w:tcPr>
          <w:p w14:paraId="67E38A10" w14:textId="77777777" w:rsidR="006D066D" w:rsidRPr="000A5115" w:rsidRDefault="006D066D" w:rsidP="006D066D">
            <w:pPr>
              <w:overflowPunct w:val="0"/>
              <w:autoSpaceDE w:val="0"/>
              <w:rPr>
                <w:rFonts w:ascii="Times New Roman" w:eastAsia="Times New Roman" w:hAnsi="Times New Roman"/>
                <w:b/>
                <w:bCs/>
                <w:color w:val="C00000"/>
                <w:szCs w:val="20"/>
                <w:lang w:eastAsia="en-GB"/>
              </w:rPr>
            </w:pPr>
            <w:r w:rsidRPr="000A5115">
              <w:rPr>
                <w:rFonts w:ascii="Times New Roman" w:eastAsia="Times New Roman" w:hAnsi="Times New Roman"/>
                <w:b/>
                <w:color w:val="C00000"/>
                <w:szCs w:val="20"/>
                <w:lang w:eastAsia="en-GB"/>
              </w:rPr>
              <w:t>10 PSCCHs and 100 RBs</w:t>
            </w:r>
          </w:p>
        </w:tc>
      </w:tr>
      <w:tr w:rsidR="006D066D" w:rsidRPr="000A5115" w14:paraId="2BCB7613" w14:textId="77777777" w:rsidTr="006D066D">
        <w:tc>
          <w:tcPr>
            <w:tcW w:w="3288" w:type="dxa"/>
            <w:tcMar>
              <w:top w:w="0" w:type="dxa"/>
              <w:left w:w="108" w:type="dxa"/>
              <w:bottom w:w="0" w:type="dxa"/>
              <w:right w:w="108" w:type="dxa"/>
            </w:tcMar>
            <w:hideMark/>
          </w:tcPr>
          <w:p w14:paraId="39E3462A" w14:textId="77777777" w:rsidR="006D066D" w:rsidRPr="000A5115" w:rsidRDefault="006D066D" w:rsidP="006D066D">
            <w:pPr>
              <w:overflowPunct w:val="0"/>
              <w:autoSpaceDE w:val="0"/>
              <w:rPr>
                <w:rFonts w:ascii="Times New Roman" w:eastAsia="Times New Roman" w:hAnsi="Times New Roman"/>
                <w:b/>
                <w:bCs/>
                <w:color w:val="C00000"/>
                <w:szCs w:val="20"/>
                <w:lang w:eastAsia="en-GB"/>
              </w:rPr>
            </w:pPr>
            <w:r w:rsidRPr="000A5115">
              <w:rPr>
                <w:rFonts w:ascii="Times New Roman" w:eastAsia="Times New Roman" w:hAnsi="Times New Roman"/>
                <w:b/>
                <w:color w:val="C00000"/>
                <w:szCs w:val="20"/>
                <w:lang w:eastAsia="en-GB"/>
              </w:rPr>
              <w:t>30 (Rel.15)</w:t>
            </w:r>
          </w:p>
        </w:tc>
        <w:tc>
          <w:tcPr>
            <w:tcW w:w="3396" w:type="dxa"/>
            <w:tcMar>
              <w:top w:w="0" w:type="dxa"/>
              <w:left w:w="108" w:type="dxa"/>
              <w:bottom w:w="0" w:type="dxa"/>
              <w:right w:w="108" w:type="dxa"/>
            </w:tcMar>
            <w:hideMark/>
          </w:tcPr>
          <w:p w14:paraId="5F0785AF" w14:textId="77777777" w:rsidR="006D066D" w:rsidRPr="000A5115" w:rsidRDefault="006D066D" w:rsidP="006D066D">
            <w:pPr>
              <w:overflowPunct w:val="0"/>
              <w:autoSpaceDE w:val="0"/>
              <w:rPr>
                <w:rFonts w:ascii="Times New Roman" w:eastAsia="Times New Roman" w:hAnsi="Times New Roman"/>
                <w:b/>
                <w:bCs/>
                <w:color w:val="C00000"/>
                <w:szCs w:val="20"/>
                <w:lang w:eastAsia="en-GB"/>
              </w:rPr>
            </w:pPr>
            <w:r w:rsidRPr="000A5115">
              <w:rPr>
                <w:rFonts w:ascii="Times New Roman" w:eastAsia="Times New Roman" w:hAnsi="Times New Roman"/>
                <w:b/>
                <w:color w:val="C00000"/>
                <w:szCs w:val="20"/>
                <w:lang w:eastAsia="en-GB"/>
              </w:rPr>
              <w:t>30 PSCCHs and 204 RBs</w:t>
            </w:r>
          </w:p>
        </w:tc>
        <w:tc>
          <w:tcPr>
            <w:tcW w:w="3396" w:type="dxa"/>
            <w:tcMar>
              <w:top w:w="0" w:type="dxa"/>
              <w:left w:w="108" w:type="dxa"/>
              <w:bottom w:w="0" w:type="dxa"/>
              <w:right w:w="108" w:type="dxa"/>
            </w:tcMar>
            <w:hideMark/>
          </w:tcPr>
          <w:p w14:paraId="3EA06EE7" w14:textId="77777777" w:rsidR="006D066D" w:rsidRPr="000A5115" w:rsidRDefault="006D066D" w:rsidP="006D066D">
            <w:pPr>
              <w:overflowPunct w:val="0"/>
              <w:autoSpaceDE w:val="0"/>
              <w:rPr>
                <w:rFonts w:ascii="Times New Roman" w:eastAsia="Times New Roman" w:hAnsi="Times New Roman"/>
                <w:b/>
                <w:bCs/>
                <w:color w:val="C00000"/>
                <w:szCs w:val="20"/>
                <w:lang w:eastAsia="en-GB"/>
              </w:rPr>
            </w:pPr>
            <w:r w:rsidRPr="000A5115">
              <w:rPr>
                <w:rFonts w:ascii="Times New Roman" w:eastAsia="Times New Roman" w:hAnsi="Times New Roman"/>
                <w:b/>
                <w:color w:val="C00000"/>
                <w:szCs w:val="20"/>
                <w:lang w:eastAsia="en-GB"/>
              </w:rPr>
              <w:t>15 PSCCHs and 150 RBs</w:t>
            </w:r>
          </w:p>
        </w:tc>
      </w:tr>
    </w:tbl>
    <w:p w14:paraId="2AA9A35A" w14:textId="75786EBD" w:rsidR="006D066D" w:rsidRPr="000A5115" w:rsidRDefault="006D066D" w:rsidP="00B50A05">
      <w:pPr>
        <w:pStyle w:val="ListParagraph"/>
        <w:numPr>
          <w:ilvl w:val="0"/>
          <w:numId w:val="156"/>
        </w:numPr>
        <w:wordWrap w:val="0"/>
        <w:rPr>
          <w:rFonts w:eastAsia="Malgun Gothic"/>
          <w:b/>
          <w:color w:val="C00000"/>
          <w:lang w:val="en-US" w:eastAsia="en-GB"/>
        </w:rPr>
      </w:pPr>
      <w:r w:rsidRPr="000A5115">
        <w:rPr>
          <w:rFonts w:eastAsia="Malgun Gothic"/>
          <w:b/>
          <w:color w:val="C00000"/>
          <w:lang w:val="en-US" w:eastAsia="en-GB"/>
        </w:rPr>
        <w:t>UE reception capability (V2X High/ V2X Default) is indicated per sidelink RX band combination</w:t>
      </w:r>
    </w:p>
    <w:p w14:paraId="40AFFF86" w14:textId="77777777" w:rsidR="00F20D5C" w:rsidRDefault="00F20D5C" w:rsidP="004924B2"/>
    <w:p w14:paraId="5982770A" w14:textId="6EBAFB1A" w:rsidR="004924B2" w:rsidRDefault="004924B2" w:rsidP="004924B2">
      <w:r>
        <w:t>[93-NR-07]</w:t>
      </w:r>
      <w:r w:rsidR="00141279">
        <w:t xml:space="preserve"> – Li (ZTE)</w:t>
      </w:r>
    </w:p>
    <w:p w14:paraId="7470C522" w14:textId="1C64245C" w:rsidR="004924B2" w:rsidRDefault="004924B2" w:rsidP="004924B2">
      <w:r>
        <w:t>NR NOMA</w:t>
      </w:r>
      <w:r w:rsidR="00141279">
        <w:t xml:space="preserve">: </w:t>
      </w:r>
      <w:r>
        <w:t>Companies to share the calibration results by August 1</w:t>
      </w:r>
      <w:r w:rsidRPr="00141279">
        <w:rPr>
          <w:vertAlign w:val="superscript"/>
        </w:rPr>
        <w:t>st</w:t>
      </w:r>
      <w:r>
        <w:t>, to be consolidated for RAN1#94 contribution</w:t>
      </w:r>
    </w:p>
    <w:p w14:paraId="475BBB8D" w14:textId="15896016" w:rsidR="000A5115" w:rsidRDefault="000A5115" w:rsidP="000A5115">
      <w:pPr>
        <w:rPr>
          <w:b/>
          <w:color w:val="C00000"/>
          <w:lang w:val="en-US" w:eastAsia="ja-JP"/>
        </w:rPr>
      </w:pPr>
      <w:r w:rsidRPr="00CD63B9">
        <w:rPr>
          <w:b/>
          <w:color w:val="C00000"/>
          <w:lang w:val="en-US" w:eastAsia="ja-JP"/>
        </w:rPr>
        <w:t xml:space="preserve">Done: </w:t>
      </w:r>
      <w:r>
        <w:rPr>
          <w:b/>
          <w:color w:val="C00000"/>
          <w:lang w:val="en-US" w:eastAsia="ja-JP"/>
        </w:rPr>
        <w:t xml:space="preserve">As per decision posted on </w:t>
      </w:r>
      <w:r w:rsidR="00F47400">
        <w:rPr>
          <w:b/>
          <w:color w:val="C00000"/>
          <w:lang w:val="en-US" w:eastAsia="ja-JP"/>
        </w:rPr>
        <w:t>August 9</w:t>
      </w:r>
      <w:r w:rsidR="00F47400" w:rsidRPr="00F47400">
        <w:rPr>
          <w:b/>
          <w:color w:val="C00000"/>
          <w:vertAlign w:val="superscript"/>
          <w:lang w:val="en-US" w:eastAsia="ja-JP"/>
        </w:rPr>
        <w:t>th</w:t>
      </w:r>
      <w:r>
        <w:rPr>
          <w:b/>
          <w:color w:val="C00000"/>
          <w:lang w:val="en-US" w:eastAsia="ja-JP"/>
        </w:rPr>
        <w:t xml:space="preserve">, </w:t>
      </w:r>
      <w:r w:rsidR="00C66FDE">
        <w:rPr>
          <w:b/>
          <w:color w:val="C00000"/>
          <w:lang w:val="en-US" w:eastAsia="ja-JP"/>
        </w:rPr>
        <w:t xml:space="preserve">an </w:t>
      </w:r>
      <w:r w:rsidR="00F47400">
        <w:rPr>
          <w:b/>
          <w:color w:val="C00000"/>
          <w:lang w:val="en-US" w:eastAsia="ja-JP"/>
        </w:rPr>
        <w:t xml:space="preserve">email </w:t>
      </w:r>
      <w:r w:rsidR="00C66FDE">
        <w:rPr>
          <w:b/>
          <w:color w:val="C00000"/>
          <w:lang w:val="en-US" w:eastAsia="ja-JP"/>
        </w:rPr>
        <w:t>discussion summary is to be prepared as input to next meeting.</w:t>
      </w:r>
    </w:p>
    <w:p w14:paraId="25479B52" w14:textId="77777777" w:rsidR="004924B2" w:rsidRPr="000A5115" w:rsidRDefault="004924B2" w:rsidP="004924B2">
      <w:pPr>
        <w:rPr>
          <w:lang w:val="en-US"/>
        </w:rPr>
      </w:pPr>
    </w:p>
    <w:p w14:paraId="471E56E8" w14:textId="77777777" w:rsidR="004924B2" w:rsidRDefault="004924B2" w:rsidP="004924B2">
      <w:r>
        <w:t>[93-NR-08]</w:t>
      </w:r>
    </w:p>
    <w:p w14:paraId="71F8CC02" w14:textId="77777777" w:rsidR="004924B2" w:rsidRDefault="004924B2" w:rsidP="004924B2">
      <w:r>
        <w:t>NR NOMA</w:t>
      </w:r>
    </w:p>
    <w:p w14:paraId="70B75EBC" w14:textId="7ADB9A4B" w:rsidR="004924B2" w:rsidRDefault="004924B2" w:rsidP="004924B2">
      <w:r>
        <w:t>Email discussion for the templates of reporting the link-level evaluation results, to start email discussion from June 18</w:t>
      </w:r>
      <w:r w:rsidR="00141279" w:rsidRPr="00141279">
        <w:rPr>
          <w:vertAlign w:val="superscript"/>
        </w:rPr>
        <w:t>th</w:t>
      </w:r>
      <w:r>
        <w:t>, aim to finish by 8/3</w:t>
      </w:r>
    </w:p>
    <w:p w14:paraId="335E4886" w14:textId="77777777" w:rsidR="00C66FDE" w:rsidRDefault="00C66FDE" w:rsidP="00C66FDE">
      <w:pPr>
        <w:rPr>
          <w:b/>
          <w:color w:val="C00000"/>
          <w:lang w:val="en-US" w:eastAsia="ja-JP"/>
        </w:rPr>
      </w:pPr>
      <w:r w:rsidRPr="00CD63B9">
        <w:rPr>
          <w:b/>
          <w:color w:val="C00000"/>
          <w:lang w:val="en-US" w:eastAsia="ja-JP"/>
        </w:rPr>
        <w:t xml:space="preserve">Done: </w:t>
      </w:r>
      <w:r>
        <w:rPr>
          <w:b/>
          <w:color w:val="C00000"/>
          <w:lang w:val="en-US" w:eastAsia="ja-JP"/>
        </w:rPr>
        <w:t>As per decision posted on August 9</w:t>
      </w:r>
      <w:r w:rsidRPr="00F47400">
        <w:rPr>
          <w:b/>
          <w:color w:val="C00000"/>
          <w:vertAlign w:val="superscript"/>
          <w:lang w:val="en-US" w:eastAsia="ja-JP"/>
        </w:rPr>
        <w:t>th</w:t>
      </w:r>
      <w:r>
        <w:rPr>
          <w:b/>
          <w:color w:val="C00000"/>
          <w:lang w:val="en-US" w:eastAsia="ja-JP"/>
        </w:rPr>
        <w:t>, an email discussion summary is to be prepared as input to next meeting.</w:t>
      </w:r>
    </w:p>
    <w:p w14:paraId="45BA55CC" w14:textId="77777777" w:rsidR="004924B2" w:rsidRPr="00C66FDE" w:rsidRDefault="004924B2" w:rsidP="004924B2">
      <w:pPr>
        <w:rPr>
          <w:lang w:val="en-US"/>
        </w:rPr>
      </w:pPr>
    </w:p>
    <w:p w14:paraId="187A448F" w14:textId="3701A41D" w:rsidR="004924B2" w:rsidRDefault="004924B2" w:rsidP="004924B2">
      <w:r>
        <w:t>[93-NR-09]</w:t>
      </w:r>
      <w:r w:rsidR="00141279">
        <w:t xml:space="preserve"> - Jing (Qualcomm)</w:t>
      </w:r>
    </w:p>
    <w:p w14:paraId="25A4E670" w14:textId="77777777" w:rsidR="004924B2" w:rsidRDefault="004924B2" w:rsidP="004924B2">
      <w:r>
        <w:lastRenderedPageBreak/>
        <w:t>NR Unlic</w:t>
      </w:r>
    </w:p>
    <w:p w14:paraId="42290AEA" w14:textId="3670E633" w:rsidR="004924B2" w:rsidRDefault="004924B2" w:rsidP="004924B2">
      <w:r>
        <w:t>Email discussion on calibration of parameters A and X targeting a single setting of parameters for both outdoor scenarios until Au</w:t>
      </w:r>
      <w:r w:rsidR="00141279">
        <w:t>gust 2</w:t>
      </w:r>
      <w:r w:rsidR="00141279" w:rsidRPr="00141279">
        <w:rPr>
          <w:vertAlign w:val="superscript"/>
        </w:rPr>
        <w:t>nd</w:t>
      </w:r>
      <w:r w:rsidR="00141279">
        <w:t>, 2018</w:t>
      </w:r>
    </w:p>
    <w:p w14:paraId="7A0D7448" w14:textId="77777777" w:rsidR="00C66FDE" w:rsidRDefault="00C66FDE" w:rsidP="00C66FDE">
      <w:pPr>
        <w:rPr>
          <w:b/>
          <w:color w:val="C00000"/>
          <w:lang w:val="en-US" w:eastAsia="ja-JP"/>
        </w:rPr>
      </w:pPr>
      <w:r w:rsidRPr="00CD63B9">
        <w:rPr>
          <w:b/>
          <w:color w:val="C00000"/>
          <w:lang w:val="en-US" w:eastAsia="ja-JP"/>
        </w:rPr>
        <w:t xml:space="preserve">Done: </w:t>
      </w:r>
      <w:r>
        <w:rPr>
          <w:b/>
          <w:color w:val="C00000"/>
          <w:lang w:val="en-US" w:eastAsia="ja-JP"/>
        </w:rPr>
        <w:t>As per decision posted on August 9</w:t>
      </w:r>
      <w:r w:rsidRPr="00F47400">
        <w:rPr>
          <w:b/>
          <w:color w:val="C00000"/>
          <w:vertAlign w:val="superscript"/>
          <w:lang w:val="en-US" w:eastAsia="ja-JP"/>
        </w:rPr>
        <w:t>th</w:t>
      </w:r>
      <w:r>
        <w:rPr>
          <w:b/>
          <w:color w:val="C00000"/>
          <w:lang w:val="en-US" w:eastAsia="ja-JP"/>
        </w:rPr>
        <w:t>, an email discussion summary is to be prepared as input to next meeting.</w:t>
      </w:r>
    </w:p>
    <w:p w14:paraId="1552111A" w14:textId="3ADA5DE8" w:rsidR="005F524C" w:rsidRPr="00C66FDE" w:rsidRDefault="005F524C" w:rsidP="00D233DD">
      <w:pPr>
        <w:rPr>
          <w:lang w:val="en-US"/>
        </w:rPr>
      </w:pPr>
    </w:p>
    <w:p w14:paraId="177E2C34" w14:textId="77777777" w:rsidR="005F524C" w:rsidRDefault="005F524C" w:rsidP="00D233DD">
      <w:pPr>
        <w:rPr>
          <w:lang w:val="en-US"/>
        </w:rPr>
      </w:pPr>
    </w:p>
    <w:p w14:paraId="2EE22E6C" w14:textId="6A477CD9" w:rsidR="00F445D6"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sz w:val="20"/>
          <w:szCs w:val="20"/>
        </w:rPr>
        <w:br w:type="page"/>
      </w:r>
      <w:bookmarkStart w:id="4458" w:name="_Toc516232700"/>
      <w:r w:rsidR="00F445D6" w:rsidRPr="000B1042">
        <w:rPr>
          <w:rFonts w:ascii="Times New Roman" w:hAnsi="Times New Roman" w:cs="Times New Roman"/>
          <w:sz w:val="20"/>
          <w:szCs w:val="20"/>
        </w:rPr>
        <w:lastRenderedPageBreak/>
        <w:t>Annex G:</w:t>
      </w:r>
      <w:r w:rsidR="00F445D6" w:rsidRPr="000B1042">
        <w:rPr>
          <w:rFonts w:ascii="Times New Roman" w:hAnsi="Times New Roman" w:cs="Times New Roman"/>
          <w:sz w:val="20"/>
          <w:szCs w:val="20"/>
        </w:rPr>
        <w:tab/>
        <w:t xml:space="preserve">List of participants at RAN1 </w:t>
      </w:r>
      <w:r w:rsidR="00F40D66">
        <w:rPr>
          <w:rFonts w:ascii="Times New Roman" w:hAnsi="Times New Roman" w:cs="Times New Roman"/>
          <w:sz w:val="20"/>
          <w:szCs w:val="20"/>
        </w:rPr>
        <w:t>#9</w:t>
      </w:r>
      <w:r w:rsidR="008B0652">
        <w:rPr>
          <w:rFonts w:ascii="Times New Roman" w:hAnsi="Times New Roman" w:cs="Times New Roman"/>
          <w:sz w:val="20"/>
          <w:szCs w:val="20"/>
        </w:rPr>
        <w:t>3</w:t>
      </w:r>
      <w:bookmarkEnd w:id="4458"/>
    </w:p>
    <w:p w14:paraId="7AC8532D" w14:textId="77777777" w:rsidR="005C5573" w:rsidRPr="000B1042" w:rsidRDefault="005C5573" w:rsidP="005C5573">
      <w:pPr>
        <w:rPr>
          <w:szCs w:val="20"/>
        </w:rPr>
      </w:pPr>
    </w:p>
    <w:p w14:paraId="7D0188F5" w14:textId="77777777" w:rsidR="007A5AC0" w:rsidRPr="000B1042" w:rsidRDefault="007A5AC0" w:rsidP="009643F7">
      <w:pPr>
        <w:rPr>
          <w:szCs w:val="20"/>
        </w:rPr>
      </w:pPr>
      <w:r w:rsidRPr="000B1042">
        <w:rPr>
          <w:szCs w:val="20"/>
        </w:rPr>
        <w:t>Please see excel file attached to this report</w:t>
      </w:r>
    </w:p>
    <w:p w14:paraId="3EF024D4" w14:textId="77777777" w:rsidR="007A5AC0" w:rsidRPr="000B1042" w:rsidRDefault="007A5AC0" w:rsidP="009643F7">
      <w:pPr>
        <w:rPr>
          <w:rFonts w:ascii="Times New Roman" w:eastAsia="SimSun" w:hAnsi="Times New Roman"/>
          <w:kern w:val="2"/>
          <w:szCs w:val="20"/>
        </w:rPr>
      </w:pPr>
    </w:p>
    <w:p w14:paraId="242BFCB6" w14:textId="01084A64" w:rsidR="008755AE" w:rsidRPr="000B1042" w:rsidRDefault="007A5AC0" w:rsidP="008755AE">
      <w:pPr>
        <w:pStyle w:val="Heading1"/>
        <w:numPr>
          <w:ilvl w:val="0"/>
          <w:numId w:val="0"/>
        </w:numPr>
        <w:spacing w:before="0" w:after="0"/>
        <w:rPr>
          <w:rFonts w:ascii="Times New Roman" w:eastAsia="MS Mincho" w:hAnsi="Times New Roman" w:cs="Times New Roman"/>
          <w:sz w:val="20"/>
          <w:szCs w:val="20"/>
          <w:lang w:eastAsia="ja-JP"/>
        </w:rPr>
      </w:pPr>
      <w:r w:rsidRPr="000B1042">
        <w:rPr>
          <w:rFonts w:ascii="Times New Roman" w:hAnsi="Times New Roman" w:cs="Times New Roman"/>
          <w:sz w:val="20"/>
          <w:szCs w:val="20"/>
        </w:rPr>
        <w:br w:type="page"/>
      </w:r>
      <w:bookmarkStart w:id="4459" w:name="_Toc436387513"/>
      <w:bookmarkStart w:id="4460" w:name="_Toc516232701"/>
      <w:r w:rsidR="008755AE" w:rsidRPr="000B1042">
        <w:rPr>
          <w:rFonts w:ascii="Times New Roman" w:hAnsi="Times New Roman" w:cs="Times New Roman"/>
          <w:sz w:val="20"/>
          <w:szCs w:val="20"/>
        </w:rPr>
        <w:lastRenderedPageBreak/>
        <w:t>Annex H:</w:t>
      </w:r>
      <w:r w:rsidR="008755AE" w:rsidRPr="000B1042">
        <w:rPr>
          <w:rFonts w:ascii="Times New Roman" w:hAnsi="Times New Roman" w:cs="Times New Roman"/>
          <w:sz w:val="20"/>
          <w:szCs w:val="20"/>
        </w:rPr>
        <w:tab/>
        <w:t xml:space="preserve">TSG RAN WG1 meetings in </w:t>
      </w:r>
      <w:r w:rsidR="008755AE" w:rsidRPr="000B1042">
        <w:rPr>
          <w:rFonts w:ascii="Times New Roman" w:eastAsia="MS Mincho" w:hAnsi="Times New Roman" w:cs="Times New Roman"/>
          <w:sz w:val="20"/>
          <w:szCs w:val="20"/>
          <w:lang w:eastAsia="ja-JP"/>
        </w:rPr>
        <w:t>201</w:t>
      </w:r>
      <w:r w:rsidR="00701F9B">
        <w:rPr>
          <w:rFonts w:ascii="Times New Roman" w:eastAsia="MS Mincho" w:hAnsi="Times New Roman" w:cs="Times New Roman"/>
          <w:sz w:val="20"/>
          <w:szCs w:val="20"/>
          <w:lang w:eastAsia="ja-JP"/>
        </w:rPr>
        <w:t>8</w:t>
      </w:r>
      <w:r w:rsidR="008755AE" w:rsidRPr="000B1042">
        <w:rPr>
          <w:rFonts w:ascii="Times New Roman" w:eastAsia="MS Mincho" w:hAnsi="Times New Roman" w:cs="Times New Roman"/>
          <w:sz w:val="20"/>
          <w:szCs w:val="20"/>
          <w:lang w:eastAsia="ja-JP"/>
        </w:rPr>
        <w:t xml:space="preserve"> – 201</w:t>
      </w:r>
      <w:bookmarkEnd w:id="4459"/>
      <w:r w:rsidR="00701F9B">
        <w:rPr>
          <w:rFonts w:ascii="Times New Roman" w:eastAsia="MS Mincho" w:hAnsi="Times New Roman" w:cs="Times New Roman"/>
          <w:sz w:val="20"/>
          <w:szCs w:val="20"/>
          <w:lang w:eastAsia="ja-JP"/>
        </w:rPr>
        <w:t>9</w:t>
      </w:r>
      <w:bookmarkEnd w:id="4460"/>
    </w:p>
    <w:p w14:paraId="468AA5E3" w14:textId="77777777" w:rsidR="008755AE" w:rsidRPr="000B1042" w:rsidRDefault="008755AE" w:rsidP="008755AE">
      <w:pPr>
        <w:rPr>
          <w:szCs w:val="20"/>
          <w:lang w:eastAsia="ja-JP"/>
        </w:rPr>
      </w:pPr>
    </w:p>
    <w:tbl>
      <w:tblPr>
        <w:tblW w:w="10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48"/>
        <w:gridCol w:w="1119"/>
        <w:gridCol w:w="3151"/>
        <w:gridCol w:w="1975"/>
        <w:gridCol w:w="1008"/>
      </w:tblGrid>
      <w:tr w:rsidR="00F40D66" w:rsidRPr="000B1042" w14:paraId="38078086" w14:textId="77777777" w:rsidTr="00765707">
        <w:trPr>
          <w:cantSplit/>
          <w:trHeight w:val="255"/>
          <w:jc w:val="center"/>
        </w:trPr>
        <w:tc>
          <w:tcPr>
            <w:tcW w:w="3348" w:type="dxa"/>
            <w:shd w:val="clear" w:color="auto" w:fill="FFFFCC"/>
            <w:noWrap/>
            <w:vAlign w:val="center"/>
          </w:tcPr>
          <w:p w14:paraId="1BE737CE"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TITLE</w:t>
            </w:r>
          </w:p>
        </w:tc>
        <w:tc>
          <w:tcPr>
            <w:tcW w:w="1119" w:type="dxa"/>
            <w:shd w:val="clear" w:color="auto" w:fill="FFFFCC"/>
            <w:noWrap/>
            <w:vAlign w:val="center"/>
          </w:tcPr>
          <w:p w14:paraId="10549FE6"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TYPE</w:t>
            </w:r>
          </w:p>
        </w:tc>
        <w:tc>
          <w:tcPr>
            <w:tcW w:w="3151" w:type="dxa"/>
            <w:shd w:val="clear" w:color="auto" w:fill="FFFFCC"/>
            <w:noWrap/>
            <w:vAlign w:val="center"/>
          </w:tcPr>
          <w:p w14:paraId="1986E7AA"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DATES</w:t>
            </w:r>
          </w:p>
        </w:tc>
        <w:tc>
          <w:tcPr>
            <w:tcW w:w="1975" w:type="dxa"/>
            <w:shd w:val="clear" w:color="auto" w:fill="FFFFCC"/>
            <w:noWrap/>
            <w:vAlign w:val="center"/>
          </w:tcPr>
          <w:p w14:paraId="67722592"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LOCATION</w:t>
            </w:r>
          </w:p>
        </w:tc>
        <w:tc>
          <w:tcPr>
            <w:tcW w:w="1008" w:type="dxa"/>
            <w:shd w:val="clear" w:color="auto" w:fill="FFFFCC"/>
            <w:noWrap/>
            <w:vAlign w:val="center"/>
          </w:tcPr>
          <w:p w14:paraId="21183073"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CTRY</w:t>
            </w:r>
          </w:p>
        </w:tc>
      </w:tr>
      <w:tr w:rsidR="00F40D66" w:rsidRPr="000B1042" w14:paraId="4F11ABC7" w14:textId="77777777" w:rsidTr="00765707">
        <w:trPr>
          <w:cantSplit/>
          <w:trHeight w:val="20"/>
          <w:jc w:val="center"/>
        </w:trPr>
        <w:tc>
          <w:tcPr>
            <w:tcW w:w="3348" w:type="dxa"/>
            <w:noWrap/>
            <w:tcMar>
              <w:top w:w="57" w:type="dxa"/>
              <w:left w:w="57" w:type="dxa"/>
              <w:bottom w:w="57" w:type="dxa"/>
              <w:right w:w="57" w:type="dxa"/>
            </w:tcMar>
          </w:tcPr>
          <w:p w14:paraId="33AD6071"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4</w:t>
            </w:r>
          </w:p>
        </w:tc>
        <w:tc>
          <w:tcPr>
            <w:tcW w:w="1119" w:type="dxa"/>
            <w:noWrap/>
            <w:tcMar>
              <w:top w:w="57" w:type="dxa"/>
              <w:left w:w="57" w:type="dxa"/>
              <w:bottom w:w="57" w:type="dxa"/>
              <w:right w:w="57" w:type="dxa"/>
            </w:tcMar>
          </w:tcPr>
          <w:p w14:paraId="1D59A811"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139165ED" w14:textId="77777777" w:rsidR="00F40D66" w:rsidRPr="00F71663" w:rsidRDefault="00F40D66" w:rsidP="00765707">
            <w:pPr>
              <w:rPr>
                <w:rFonts w:ascii="Times New Roman" w:hAnsi="Times New Roman"/>
                <w:szCs w:val="20"/>
              </w:rPr>
            </w:pPr>
            <w:r w:rsidRPr="00F71663">
              <w:rPr>
                <w:rFonts w:ascii="Times New Roman" w:hAnsi="Times New Roman"/>
                <w:szCs w:val="20"/>
              </w:rPr>
              <w:t xml:space="preserve">20 </w:t>
            </w:r>
            <w:r>
              <w:rPr>
                <w:rFonts w:ascii="Times New Roman" w:hAnsi="Times New Roman"/>
                <w:szCs w:val="20"/>
              </w:rPr>
              <w:t>–</w:t>
            </w:r>
            <w:r w:rsidRPr="00F71663">
              <w:rPr>
                <w:rFonts w:ascii="Times New Roman" w:hAnsi="Times New Roman"/>
                <w:szCs w:val="20"/>
              </w:rPr>
              <w:t xml:space="preserve"> 24</w:t>
            </w:r>
            <w:r>
              <w:rPr>
                <w:rFonts w:ascii="Times New Roman" w:hAnsi="Times New Roman"/>
                <w:szCs w:val="20"/>
              </w:rPr>
              <w:t xml:space="preserve"> </w:t>
            </w:r>
            <w:r w:rsidRPr="00F71663">
              <w:rPr>
                <w:rFonts w:ascii="Times New Roman" w:hAnsi="Times New Roman"/>
                <w:szCs w:val="20"/>
              </w:rPr>
              <w:t>Aug 2018</w:t>
            </w:r>
          </w:p>
        </w:tc>
        <w:tc>
          <w:tcPr>
            <w:tcW w:w="1975" w:type="dxa"/>
            <w:noWrap/>
            <w:tcMar>
              <w:top w:w="57" w:type="dxa"/>
              <w:left w:w="57" w:type="dxa"/>
              <w:bottom w:w="57" w:type="dxa"/>
              <w:right w:w="57" w:type="dxa"/>
            </w:tcMar>
          </w:tcPr>
          <w:p w14:paraId="4BFFEF17" w14:textId="77777777" w:rsidR="00F40D66" w:rsidRPr="00F71663" w:rsidRDefault="00F40D66" w:rsidP="00765707">
            <w:pPr>
              <w:rPr>
                <w:rFonts w:ascii="Times New Roman" w:eastAsia="Arial Unicode MS" w:hAnsi="Times New Roman"/>
                <w:szCs w:val="20"/>
              </w:rPr>
            </w:pPr>
            <w:r>
              <w:rPr>
                <w:rFonts w:ascii="Times New Roman" w:eastAsia="Arial Unicode MS" w:hAnsi="Times New Roman"/>
                <w:szCs w:val="20"/>
              </w:rPr>
              <w:t>Gothenburg</w:t>
            </w:r>
          </w:p>
        </w:tc>
        <w:tc>
          <w:tcPr>
            <w:tcW w:w="1008" w:type="dxa"/>
            <w:noWrap/>
            <w:tcMar>
              <w:top w:w="57" w:type="dxa"/>
              <w:left w:w="57" w:type="dxa"/>
              <w:bottom w:w="57" w:type="dxa"/>
              <w:right w:w="57" w:type="dxa"/>
            </w:tcMar>
          </w:tcPr>
          <w:p w14:paraId="348435D3" w14:textId="77777777" w:rsidR="00F40D66" w:rsidRPr="00F71663" w:rsidRDefault="00F40D66" w:rsidP="00765707">
            <w:pPr>
              <w:rPr>
                <w:rFonts w:ascii="Times New Roman" w:eastAsia="Arial Unicode MS" w:hAnsi="Times New Roman"/>
                <w:szCs w:val="20"/>
              </w:rPr>
            </w:pPr>
            <w:r>
              <w:rPr>
                <w:rFonts w:ascii="Times New Roman" w:eastAsia="Arial Unicode MS" w:hAnsi="Times New Roman"/>
                <w:szCs w:val="20"/>
              </w:rPr>
              <w:t>Sweden</w:t>
            </w:r>
          </w:p>
        </w:tc>
      </w:tr>
      <w:tr w:rsidR="00F40D66" w:rsidRPr="000B1042" w14:paraId="1C7DC9B1" w14:textId="77777777" w:rsidTr="00765707">
        <w:trPr>
          <w:cantSplit/>
          <w:trHeight w:val="20"/>
          <w:jc w:val="center"/>
        </w:trPr>
        <w:tc>
          <w:tcPr>
            <w:tcW w:w="3348" w:type="dxa"/>
            <w:noWrap/>
            <w:tcMar>
              <w:top w:w="57" w:type="dxa"/>
              <w:left w:w="57" w:type="dxa"/>
              <w:bottom w:w="57" w:type="dxa"/>
              <w:right w:w="57" w:type="dxa"/>
            </w:tcMar>
          </w:tcPr>
          <w:p w14:paraId="73F7E01C"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4bis</w:t>
            </w:r>
          </w:p>
        </w:tc>
        <w:tc>
          <w:tcPr>
            <w:tcW w:w="1119" w:type="dxa"/>
            <w:noWrap/>
            <w:tcMar>
              <w:top w:w="57" w:type="dxa"/>
              <w:left w:w="57" w:type="dxa"/>
              <w:bottom w:w="57" w:type="dxa"/>
              <w:right w:w="57" w:type="dxa"/>
            </w:tcMar>
          </w:tcPr>
          <w:p w14:paraId="075D84D1"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29BCF61B" w14:textId="77777777" w:rsidR="00F40D66" w:rsidRPr="00F71663" w:rsidRDefault="00F40D66" w:rsidP="00765707">
            <w:pPr>
              <w:rPr>
                <w:rFonts w:ascii="Times New Roman" w:hAnsi="Times New Roman"/>
                <w:szCs w:val="20"/>
              </w:rPr>
            </w:pPr>
            <w:r w:rsidRPr="00F71663">
              <w:rPr>
                <w:rFonts w:ascii="Times New Roman" w:hAnsi="Times New Roman"/>
                <w:szCs w:val="20"/>
              </w:rPr>
              <w:t xml:space="preserve">8 </w:t>
            </w:r>
            <w:r>
              <w:rPr>
                <w:rFonts w:ascii="Times New Roman" w:hAnsi="Times New Roman"/>
                <w:szCs w:val="20"/>
              </w:rPr>
              <w:t>–</w:t>
            </w:r>
            <w:r w:rsidRPr="00F71663">
              <w:rPr>
                <w:rFonts w:ascii="Times New Roman" w:hAnsi="Times New Roman"/>
                <w:szCs w:val="20"/>
              </w:rPr>
              <w:t xml:space="preserve"> 12</w:t>
            </w:r>
            <w:r>
              <w:rPr>
                <w:rFonts w:ascii="Times New Roman" w:hAnsi="Times New Roman"/>
                <w:szCs w:val="20"/>
              </w:rPr>
              <w:t xml:space="preserve"> </w:t>
            </w:r>
            <w:r w:rsidRPr="00F71663">
              <w:rPr>
                <w:rFonts w:ascii="Times New Roman" w:hAnsi="Times New Roman"/>
                <w:szCs w:val="20"/>
              </w:rPr>
              <w:t>Oct 2018</w:t>
            </w:r>
          </w:p>
        </w:tc>
        <w:tc>
          <w:tcPr>
            <w:tcW w:w="1975" w:type="dxa"/>
            <w:noWrap/>
            <w:tcMar>
              <w:top w:w="57" w:type="dxa"/>
              <w:left w:w="57" w:type="dxa"/>
              <w:bottom w:w="57" w:type="dxa"/>
              <w:right w:w="57" w:type="dxa"/>
            </w:tcMar>
          </w:tcPr>
          <w:p w14:paraId="513A3BC8" w14:textId="212E172D" w:rsidR="00F40D66" w:rsidRPr="00F71663" w:rsidRDefault="00F40D66" w:rsidP="00765707">
            <w:pPr>
              <w:rPr>
                <w:rFonts w:ascii="Times New Roman" w:eastAsia="Arial Unicode MS" w:hAnsi="Times New Roman"/>
                <w:szCs w:val="20"/>
              </w:rPr>
            </w:pPr>
            <w:r>
              <w:rPr>
                <w:rFonts w:ascii="Times New Roman" w:eastAsia="Arial Unicode MS" w:hAnsi="Times New Roman"/>
                <w:szCs w:val="20"/>
              </w:rPr>
              <w:t>Chengdu</w:t>
            </w:r>
          </w:p>
        </w:tc>
        <w:tc>
          <w:tcPr>
            <w:tcW w:w="1008" w:type="dxa"/>
            <w:noWrap/>
            <w:tcMar>
              <w:top w:w="57" w:type="dxa"/>
              <w:left w:w="57" w:type="dxa"/>
              <w:bottom w:w="57" w:type="dxa"/>
              <w:right w:w="57" w:type="dxa"/>
            </w:tcMar>
          </w:tcPr>
          <w:p w14:paraId="4214368E" w14:textId="77777777" w:rsidR="00F40D66" w:rsidRPr="00F71663" w:rsidRDefault="00F40D66" w:rsidP="00765707">
            <w:pPr>
              <w:rPr>
                <w:rFonts w:ascii="Times New Roman" w:eastAsia="Arial Unicode MS" w:hAnsi="Times New Roman"/>
                <w:szCs w:val="20"/>
              </w:rPr>
            </w:pPr>
            <w:r w:rsidRPr="000B1042">
              <w:rPr>
                <w:rFonts w:ascii="Times New Roman" w:eastAsia="Arial Unicode MS" w:hAnsi="Times New Roman"/>
                <w:szCs w:val="20"/>
              </w:rPr>
              <w:t>China</w:t>
            </w:r>
          </w:p>
        </w:tc>
      </w:tr>
      <w:tr w:rsidR="00F40D66" w:rsidRPr="000B1042" w14:paraId="50D19759" w14:textId="77777777" w:rsidTr="00765707">
        <w:trPr>
          <w:cantSplit/>
          <w:trHeight w:val="20"/>
          <w:jc w:val="center"/>
        </w:trPr>
        <w:tc>
          <w:tcPr>
            <w:tcW w:w="3348" w:type="dxa"/>
            <w:noWrap/>
            <w:tcMar>
              <w:top w:w="57" w:type="dxa"/>
              <w:left w:w="57" w:type="dxa"/>
              <w:bottom w:w="57" w:type="dxa"/>
              <w:right w:w="57" w:type="dxa"/>
            </w:tcMar>
          </w:tcPr>
          <w:p w14:paraId="20AF588E"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5</w:t>
            </w:r>
          </w:p>
        </w:tc>
        <w:tc>
          <w:tcPr>
            <w:tcW w:w="1119" w:type="dxa"/>
            <w:noWrap/>
            <w:tcMar>
              <w:top w:w="57" w:type="dxa"/>
              <w:left w:w="57" w:type="dxa"/>
              <w:bottom w:w="57" w:type="dxa"/>
              <w:right w:w="57" w:type="dxa"/>
            </w:tcMar>
          </w:tcPr>
          <w:p w14:paraId="01E4FD7B"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48DD0C82" w14:textId="77777777" w:rsidR="00F40D66" w:rsidRPr="00F71663" w:rsidRDefault="00F40D66" w:rsidP="00765707">
            <w:pPr>
              <w:rPr>
                <w:rFonts w:ascii="Times New Roman" w:hAnsi="Times New Roman"/>
                <w:szCs w:val="20"/>
              </w:rPr>
            </w:pPr>
            <w:r w:rsidRPr="00F71663">
              <w:rPr>
                <w:rFonts w:ascii="Times New Roman" w:hAnsi="Times New Roman"/>
                <w:szCs w:val="20"/>
              </w:rPr>
              <w:t xml:space="preserve">12 </w:t>
            </w:r>
            <w:r>
              <w:rPr>
                <w:rFonts w:ascii="Times New Roman" w:hAnsi="Times New Roman"/>
                <w:szCs w:val="20"/>
              </w:rPr>
              <w:t>–</w:t>
            </w:r>
            <w:r w:rsidRPr="00F71663">
              <w:rPr>
                <w:rFonts w:ascii="Times New Roman" w:hAnsi="Times New Roman"/>
                <w:szCs w:val="20"/>
              </w:rPr>
              <w:t xml:space="preserve"> 16</w:t>
            </w:r>
            <w:r>
              <w:rPr>
                <w:rFonts w:ascii="Times New Roman" w:hAnsi="Times New Roman"/>
                <w:szCs w:val="20"/>
              </w:rPr>
              <w:t xml:space="preserve"> </w:t>
            </w:r>
            <w:r w:rsidRPr="00F71663">
              <w:rPr>
                <w:rFonts w:ascii="Times New Roman" w:hAnsi="Times New Roman"/>
                <w:szCs w:val="20"/>
              </w:rPr>
              <w:t>Nov 2018</w:t>
            </w:r>
          </w:p>
        </w:tc>
        <w:tc>
          <w:tcPr>
            <w:tcW w:w="1975" w:type="dxa"/>
            <w:noWrap/>
            <w:tcMar>
              <w:top w:w="57" w:type="dxa"/>
              <w:left w:w="57" w:type="dxa"/>
              <w:bottom w:w="57" w:type="dxa"/>
              <w:right w:w="57" w:type="dxa"/>
            </w:tcMar>
          </w:tcPr>
          <w:p w14:paraId="6335B33D" w14:textId="28A0BC6B" w:rsidR="00F40D66" w:rsidRPr="00F71663" w:rsidRDefault="006F69F8" w:rsidP="00765707">
            <w:pPr>
              <w:rPr>
                <w:rFonts w:ascii="Times New Roman" w:eastAsia="Arial Unicode MS" w:hAnsi="Times New Roman"/>
                <w:szCs w:val="20"/>
              </w:rPr>
            </w:pPr>
            <w:r>
              <w:rPr>
                <w:rFonts w:ascii="Times New Roman" w:eastAsia="Arial Unicode MS" w:hAnsi="Times New Roman"/>
                <w:szCs w:val="20"/>
              </w:rPr>
              <w:t>Spokane</w:t>
            </w:r>
          </w:p>
        </w:tc>
        <w:tc>
          <w:tcPr>
            <w:tcW w:w="1008" w:type="dxa"/>
            <w:noWrap/>
            <w:tcMar>
              <w:top w:w="57" w:type="dxa"/>
              <w:left w:w="57" w:type="dxa"/>
              <w:bottom w:w="57" w:type="dxa"/>
              <w:right w:w="57" w:type="dxa"/>
            </w:tcMar>
          </w:tcPr>
          <w:p w14:paraId="1E2A1E1A" w14:textId="77777777" w:rsidR="00F40D66" w:rsidRPr="00F71663" w:rsidRDefault="00F40D66" w:rsidP="00765707">
            <w:pPr>
              <w:rPr>
                <w:rFonts w:ascii="Times New Roman" w:eastAsia="Arial Unicode MS" w:hAnsi="Times New Roman"/>
                <w:szCs w:val="20"/>
              </w:rPr>
            </w:pPr>
            <w:r>
              <w:rPr>
                <w:rFonts w:ascii="Times New Roman" w:eastAsia="Arial Unicode MS" w:hAnsi="Times New Roman"/>
                <w:szCs w:val="20"/>
              </w:rPr>
              <w:t>US</w:t>
            </w:r>
          </w:p>
        </w:tc>
      </w:tr>
      <w:tr w:rsidR="00F40D66" w:rsidRPr="000B1042" w14:paraId="0473BF85" w14:textId="77777777" w:rsidTr="00765707">
        <w:trPr>
          <w:cantSplit/>
          <w:trHeight w:val="20"/>
          <w:jc w:val="center"/>
        </w:trPr>
        <w:tc>
          <w:tcPr>
            <w:tcW w:w="3348" w:type="dxa"/>
            <w:noWrap/>
            <w:tcMar>
              <w:top w:w="57" w:type="dxa"/>
              <w:left w:w="57" w:type="dxa"/>
              <w:bottom w:w="57" w:type="dxa"/>
              <w:right w:w="57" w:type="dxa"/>
            </w:tcMar>
          </w:tcPr>
          <w:p w14:paraId="13A80B40" w14:textId="77777777" w:rsidR="00F40D66" w:rsidRPr="000B1042" w:rsidRDefault="00F40D66" w:rsidP="00765707">
            <w:pPr>
              <w:rPr>
                <w:rFonts w:ascii="Times New Roman" w:hAnsi="Times New Roman"/>
                <w:szCs w:val="20"/>
                <w:u w:val="single"/>
              </w:rPr>
            </w:pPr>
            <w:r w:rsidRPr="00992482">
              <w:rPr>
                <w:rFonts w:ascii="Times New Roman" w:hAnsi="Times New Roman"/>
                <w:szCs w:val="20"/>
                <w:u w:val="single"/>
              </w:rPr>
              <w:t xml:space="preserve">3GPPRAN1-AH-1901-TBC  </w:t>
            </w:r>
          </w:p>
        </w:tc>
        <w:tc>
          <w:tcPr>
            <w:tcW w:w="1119" w:type="dxa"/>
            <w:noWrap/>
            <w:tcMar>
              <w:top w:w="57" w:type="dxa"/>
              <w:left w:w="57" w:type="dxa"/>
              <w:bottom w:w="57" w:type="dxa"/>
              <w:right w:w="57" w:type="dxa"/>
            </w:tcMar>
          </w:tcPr>
          <w:p w14:paraId="30C44887" w14:textId="77777777" w:rsidR="00F40D66" w:rsidRPr="000B1042" w:rsidRDefault="00F40D66" w:rsidP="00765707">
            <w:pPr>
              <w:rPr>
                <w:rFonts w:ascii="Times New Roman" w:hAnsi="Times New Roman"/>
                <w:szCs w:val="20"/>
                <w:u w:val="single"/>
              </w:rPr>
            </w:pPr>
            <w:r>
              <w:rPr>
                <w:rFonts w:ascii="Times New Roman" w:hAnsi="Times New Roman"/>
                <w:szCs w:val="20"/>
                <w:u w:val="single"/>
              </w:rPr>
              <w:t>AH</w:t>
            </w:r>
          </w:p>
        </w:tc>
        <w:tc>
          <w:tcPr>
            <w:tcW w:w="3151" w:type="dxa"/>
            <w:noWrap/>
            <w:tcMar>
              <w:top w:w="57" w:type="dxa"/>
              <w:left w:w="57" w:type="dxa"/>
              <w:bottom w:w="57" w:type="dxa"/>
              <w:right w:w="57" w:type="dxa"/>
            </w:tcMar>
            <w:vAlign w:val="center"/>
          </w:tcPr>
          <w:p w14:paraId="751F384F" w14:textId="77777777" w:rsidR="00F40D66" w:rsidRPr="00F71663" w:rsidRDefault="00F40D66" w:rsidP="00765707">
            <w:pPr>
              <w:rPr>
                <w:rFonts w:ascii="Times New Roman" w:hAnsi="Times New Roman"/>
                <w:szCs w:val="20"/>
              </w:rPr>
            </w:pPr>
            <w:r w:rsidRPr="00992482">
              <w:rPr>
                <w:rFonts w:ascii="Times New Roman" w:hAnsi="Times New Roman"/>
                <w:szCs w:val="20"/>
              </w:rPr>
              <w:t>21 - 25 Jan 2019</w:t>
            </w:r>
          </w:p>
        </w:tc>
        <w:tc>
          <w:tcPr>
            <w:tcW w:w="1975" w:type="dxa"/>
            <w:noWrap/>
            <w:tcMar>
              <w:top w:w="57" w:type="dxa"/>
              <w:left w:w="57" w:type="dxa"/>
              <w:bottom w:w="57" w:type="dxa"/>
              <w:right w:w="57" w:type="dxa"/>
            </w:tcMar>
          </w:tcPr>
          <w:p w14:paraId="49C023A9" w14:textId="13EF33B6" w:rsidR="00F40D66" w:rsidRDefault="00F40D66" w:rsidP="006F69F8">
            <w:pPr>
              <w:rPr>
                <w:rFonts w:ascii="Times New Roman" w:eastAsia="Arial Unicode MS" w:hAnsi="Times New Roman"/>
                <w:szCs w:val="20"/>
              </w:rPr>
            </w:pPr>
            <w:r>
              <w:rPr>
                <w:rFonts w:ascii="Times New Roman" w:eastAsia="Arial Unicode MS" w:hAnsi="Times New Roman"/>
                <w:szCs w:val="20"/>
              </w:rPr>
              <w:t>T</w:t>
            </w:r>
            <w:r w:rsidR="006F69F8">
              <w:rPr>
                <w:rFonts w:ascii="Times New Roman" w:eastAsia="Arial Unicode MS" w:hAnsi="Times New Roman"/>
                <w:szCs w:val="20"/>
              </w:rPr>
              <w:t>aipei</w:t>
            </w:r>
          </w:p>
        </w:tc>
        <w:tc>
          <w:tcPr>
            <w:tcW w:w="1008" w:type="dxa"/>
            <w:noWrap/>
            <w:tcMar>
              <w:top w:w="57" w:type="dxa"/>
              <w:left w:w="57" w:type="dxa"/>
              <w:bottom w:w="57" w:type="dxa"/>
              <w:right w:w="57" w:type="dxa"/>
            </w:tcMar>
          </w:tcPr>
          <w:p w14:paraId="6B24F910" w14:textId="08B7F713" w:rsidR="00F40D66" w:rsidRDefault="006F69F8" w:rsidP="00765707">
            <w:pPr>
              <w:rPr>
                <w:rFonts w:ascii="Times New Roman" w:eastAsia="Arial Unicode MS" w:hAnsi="Times New Roman"/>
                <w:szCs w:val="20"/>
              </w:rPr>
            </w:pPr>
            <w:r>
              <w:rPr>
                <w:rFonts w:ascii="Times New Roman" w:eastAsia="Arial Unicode MS" w:hAnsi="Times New Roman"/>
                <w:szCs w:val="20"/>
              </w:rPr>
              <w:t>Taiwan</w:t>
            </w:r>
          </w:p>
        </w:tc>
      </w:tr>
      <w:tr w:rsidR="00F40D66" w:rsidRPr="000B1042" w14:paraId="436B32F3" w14:textId="77777777" w:rsidTr="00765707">
        <w:trPr>
          <w:cantSplit/>
          <w:trHeight w:val="20"/>
          <w:jc w:val="center"/>
        </w:trPr>
        <w:tc>
          <w:tcPr>
            <w:tcW w:w="3348" w:type="dxa"/>
            <w:noWrap/>
            <w:tcMar>
              <w:top w:w="57" w:type="dxa"/>
              <w:left w:w="57" w:type="dxa"/>
              <w:bottom w:w="57" w:type="dxa"/>
              <w:right w:w="57" w:type="dxa"/>
            </w:tcMar>
          </w:tcPr>
          <w:p w14:paraId="67870996" w14:textId="77777777" w:rsidR="00F40D66" w:rsidRPr="000B1042" w:rsidRDefault="00F40D66" w:rsidP="00765707">
            <w:pPr>
              <w:rPr>
                <w:rFonts w:ascii="Times New Roman" w:hAnsi="Times New Roman"/>
                <w:szCs w:val="20"/>
                <w:u w:val="single"/>
              </w:rPr>
            </w:pPr>
            <w:r w:rsidRPr="00992482">
              <w:rPr>
                <w:rFonts w:ascii="Times New Roman" w:hAnsi="Times New Roman"/>
                <w:szCs w:val="20"/>
                <w:u w:val="single"/>
              </w:rPr>
              <w:t>3GPPRAN1#9</w:t>
            </w:r>
            <w:r>
              <w:rPr>
                <w:rFonts w:ascii="Times New Roman" w:hAnsi="Times New Roman"/>
                <w:szCs w:val="20"/>
                <w:u w:val="single"/>
              </w:rPr>
              <w:t>6</w:t>
            </w:r>
          </w:p>
        </w:tc>
        <w:tc>
          <w:tcPr>
            <w:tcW w:w="1119" w:type="dxa"/>
            <w:noWrap/>
            <w:tcMar>
              <w:top w:w="57" w:type="dxa"/>
              <w:left w:w="57" w:type="dxa"/>
              <w:bottom w:w="57" w:type="dxa"/>
              <w:right w:w="57" w:type="dxa"/>
            </w:tcMar>
          </w:tcPr>
          <w:p w14:paraId="4287A924" w14:textId="77777777" w:rsidR="00F40D66" w:rsidRPr="000B1042" w:rsidRDefault="00F40D66" w:rsidP="00765707">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6970A843" w14:textId="77777777" w:rsidR="00F40D66" w:rsidRPr="00F71663" w:rsidRDefault="00F40D66" w:rsidP="00765707">
            <w:pPr>
              <w:rPr>
                <w:rFonts w:ascii="Times New Roman" w:hAnsi="Times New Roman"/>
                <w:szCs w:val="20"/>
              </w:rPr>
            </w:pPr>
            <w:r w:rsidRPr="00992482">
              <w:rPr>
                <w:rFonts w:ascii="Times New Roman" w:hAnsi="Times New Roman"/>
                <w:szCs w:val="20"/>
              </w:rPr>
              <w:t>25 Feb - 1 Mar 2019</w:t>
            </w:r>
          </w:p>
        </w:tc>
        <w:tc>
          <w:tcPr>
            <w:tcW w:w="1975" w:type="dxa"/>
            <w:noWrap/>
            <w:tcMar>
              <w:top w:w="57" w:type="dxa"/>
              <w:left w:w="57" w:type="dxa"/>
              <w:bottom w:w="57" w:type="dxa"/>
              <w:right w:w="57" w:type="dxa"/>
            </w:tcMar>
          </w:tcPr>
          <w:p w14:paraId="21F3F88B" w14:textId="284F3908" w:rsidR="00F40D66" w:rsidRDefault="00F40D66" w:rsidP="00765707">
            <w:pPr>
              <w:rPr>
                <w:rFonts w:ascii="Times New Roman" w:eastAsia="Arial Unicode MS" w:hAnsi="Times New Roman"/>
                <w:szCs w:val="20"/>
              </w:rPr>
            </w:pPr>
            <w:r>
              <w:rPr>
                <w:rFonts w:ascii="Times New Roman" w:eastAsia="Arial Unicode MS" w:hAnsi="Times New Roman"/>
                <w:szCs w:val="20"/>
              </w:rPr>
              <w:t>Athens</w:t>
            </w:r>
          </w:p>
        </w:tc>
        <w:tc>
          <w:tcPr>
            <w:tcW w:w="1008" w:type="dxa"/>
            <w:noWrap/>
            <w:tcMar>
              <w:top w:w="57" w:type="dxa"/>
              <w:left w:w="57" w:type="dxa"/>
              <w:bottom w:w="57" w:type="dxa"/>
              <w:right w:w="57" w:type="dxa"/>
            </w:tcMar>
          </w:tcPr>
          <w:p w14:paraId="2792BD0C" w14:textId="2E23F728" w:rsidR="00F40D66" w:rsidRDefault="00F40D66" w:rsidP="00765707">
            <w:pPr>
              <w:rPr>
                <w:rFonts w:ascii="Times New Roman" w:eastAsia="Arial Unicode MS" w:hAnsi="Times New Roman"/>
                <w:szCs w:val="20"/>
              </w:rPr>
            </w:pPr>
            <w:r>
              <w:rPr>
                <w:rFonts w:ascii="Times New Roman" w:eastAsia="Arial Unicode MS" w:hAnsi="Times New Roman"/>
                <w:szCs w:val="20"/>
              </w:rPr>
              <w:t>Greece</w:t>
            </w:r>
          </w:p>
        </w:tc>
      </w:tr>
      <w:tr w:rsidR="00F40D66" w:rsidRPr="000B1042" w14:paraId="3808366E" w14:textId="77777777" w:rsidTr="00765707">
        <w:trPr>
          <w:cantSplit/>
          <w:trHeight w:val="20"/>
          <w:jc w:val="center"/>
        </w:trPr>
        <w:tc>
          <w:tcPr>
            <w:tcW w:w="3348" w:type="dxa"/>
            <w:noWrap/>
            <w:tcMar>
              <w:top w:w="57" w:type="dxa"/>
              <w:left w:w="57" w:type="dxa"/>
              <w:bottom w:w="57" w:type="dxa"/>
              <w:right w:w="57" w:type="dxa"/>
            </w:tcMar>
          </w:tcPr>
          <w:p w14:paraId="028E79F6" w14:textId="77777777" w:rsidR="00F40D66" w:rsidRPr="000B1042" w:rsidRDefault="00F40D66" w:rsidP="00F40D66">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6bis</w:t>
            </w:r>
          </w:p>
        </w:tc>
        <w:tc>
          <w:tcPr>
            <w:tcW w:w="1119" w:type="dxa"/>
            <w:noWrap/>
            <w:tcMar>
              <w:top w:w="57" w:type="dxa"/>
              <w:left w:w="57" w:type="dxa"/>
              <w:bottom w:w="57" w:type="dxa"/>
              <w:right w:w="57" w:type="dxa"/>
            </w:tcMar>
          </w:tcPr>
          <w:p w14:paraId="2EE97223" w14:textId="77777777" w:rsidR="00F40D66" w:rsidRPr="000B1042" w:rsidRDefault="00F40D66" w:rsidP="00F40D66">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4CCC8328" w14:textId="77777777" w:rsidR="00F40D66" w:rsidRPr="00F71663" w:rsidRDefault="00F40D66" w:rsidP="00F40D66">
            <w:pPr>
              <w:rPr>
                <w:rFonts w:ascii="Times New Roman" w:hAnsi="Times New Roman"/>
                <w:szCs w:val="20"/>
              </w:rPr>
            </w:pPr>
            <w:r w:rsidRPr="00992482">
              <w:rPr>
                <w:rFonts w:ascii="Times New Roman" w:hAnsi="Times New Roman"/>
                <w:szCs w:val="20"/>
              </w:rPr>
              <w:t>8 - 12 Apr 2019</w:t>
            </w:r>
          </w:p>
        </w:tc>
        <w:tc>
          <w:tcPr>
            <w:tcW w:w="1975" w:type="dxa"/>
            <w:noWrap/>
            <w:tcMar>
              <w:top w:w="57" w:type="dxa"/>
              <w:left w:w="57" w:type="dxa"/>
              <w:bottom w:w="57" w:type="dxa"/>
              <w:right w:w="57" w:type="dxa"/>
            </w:tcMar>
          </w:tcPr>
          <w:p w14:paraId="5CD0693A" w14:textId="77777777" w:rsidR="00F40D66" w:rsidRDefault="00F40D66" w:rsidP="00F40D66">
            <w:pPr>
              <w:rPr>
                <w:rFonts w:ascii="Times New Roman" w:eastAsia="Arial Unicode MS" w:hAnsi="Times New Roman"/>
                <w:szCs w:val="20"/>
              </w:rPr>
            </w:pPr>
            <w:r>
              <w:rPr>
                <w:rFonts w:ascii="Times New Roman" w:eastAsia="Arial Unicode MS" w:hAnsi="Times New Roman"/>
                <w:szCs w:val="20"/>
              </w:rPr>
              <w:t>China</w:t>
            </w:r>
          </w:p>
        </w:tc>
        <w:tc>
          <w:tcPr>
            <w:tcW w:w="1008" w:type="dxa"/>
            <w:noWrap/>
            <w:tcMar>
              <w:top w:w="57" w:type="dxa"/>
              <w:left w:w="57" w:type="dxa"/>
              <w:bottom w:w="57" w:type="dxa"/>
              <w:right w:w="57" w:type="dxa"/>
            </w:tcMar>
          </w:tcPr>
          <w:p w14:paraId="4261ABCA" w14:textId="100A9B32" w:rsidR="00F40D66" w:rsidRDefault="00F40D66" w:rsidP="00F40D66">
            <w:pPr>
              <w:rPr>
                <w:rFonts w:ascii="Times New Roman" w:eastAsia="Arial Unicode MS" w:hAnsi="Times New Roman"/>
                <w:szCs w:val="20"/>
              </w:rPr>
            </w:pPr>
            <w:r>
              <w:rPr>
                <w:rFonts w:ascii="Times New Roman" w:eastAsia="Arial Unicode MS" w:hAnsi="Times New Roman"/>
                <w:szCs w:val="20"/>
              </w:rPr>
              <w:t>China</w:t>
            </w:r>
          </w:p>
        </w:tc>
      </w:tr>
      <w:tr w:rsidR="00F40D66" w:rsidRPr="000B1042" w14:paraId="16613B9F" w14:textId="77777777" w:rsidTr="00765707">
        <w:trPr>
          <w:cantSplit/>
          <w:trHeight w:val="20"/>
          <w:jc w:val="center"/>
        </w:trPr>
        <w:tc>
          <w:tcPr>
            <w:tcW w:w="3348" w:type="dxa"/>
            <w:noWrap/>
            <w:tcMar>
              <w:top w:w="57" w:type="dxa"/>
              <w:left w:w="57" w:type="dxa"/>
              <w:bottom w:w="57" w:type="dxa"/>
              <w:right w:w="57" w:type="dxa"/>
            </w:tcMar>
          </w:tcPr>
          <w:p w14:paraId="2E1CEFD5" w14:textId="77777777" w:rsidR="00F40D66" w:rsidRPr="000B1042" w:rsidRDefault="00F40D66" w:rsidP="00F40D66">
            <w:pPr>
              <w:rPr>
                <w:rFonts w:ascii="Times New Roman" w:hAnsi="Times New Roman"/>
                <w:szCs w:val="20"/>
                <w:u w:val="single"/>
              </w:rPr>
            </w:pPr>
            <w:r>
              <w:rPr>
                <w:rFonts w:ascii="Times New Roman" w:hAnsi="Times New Roman"/>
                <w:szCs w:val="20"/>
                <w:u w:val="single"/>
              </w:rPr>
              <w:t>3GPPRAN1#97</w:t>
            </w:r>
          </w:p>
        </w:tc>
        <w:tc>
          <w:tcPr>
            <w:tcW w:w="1119" w:type="dxa"/>
            <w:noWrap/>
            <w:tcMar>
              <w:top w:w="57" w:type="dxa"/>
              <w:left w:w="57" w:type="dxa"/>
              <w:bottom w:w="57" w:type="dxa"/>
              <w:right w:w="57" w:type="dxa"/>
            </w:tcMar>
          </w:tcPr>
          <w:p w14:paraId="27297800" w14:textId="77777777" w:rsidR="00F40D66" w:rsidRPr="000B1042" w:rsidRDefault="00F40D66" w:rsidP="00F40D66">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7CED659F" w14:textId="77777777" w:rsidR="00F40D66" w:rsidRPr="00F71663" w:rsidRDefault="00F40D66" w:rsidP="00F40D66">
            <w:pPr>
              <w:rPr>
                <w:rFonts w:ascii="Times New Roman" w:hAnsi="Times New Roman"/>
                <w:szCs w:val="20"/>
              </w:rPr>
            </w:pPr>
            <w:r w:rsidRPr="00992482">
              <w:rPr>
                <w:rFonts w:ascii="Times New Roman" w:hAnsi="Times New Roman"/>
                <w:szCs w:val="20"/>
              </w:rPr>
              <w:t>13 - 17 May 2019</w:t>
            </w:r>
          </w:p>
        </w:tc>
        <w:tc>
          <w:tcPr>
            <w:tcW w:w="1975" w:type="dxa"/>
            <w:noWrap/>
            <w:tcMar>
              <w:top w:w="57" w:type="dxa"/>
              <w:left w:w="57" w:type="dxa"/>
              <w:bottom w:w="57" w:type="dxa"/>
              <w:right w:w="57" w:type="dxa"/>
            </w:tcMar>
          </w:tcPr>
          <w:p w14:paraId="3A608BDC" w14:textId="77777777" w:rsidR="00F40D66" w:rsidRDefault="00F40D66" w:rsidP="00F40D66">
            <w:pPr>
              <w:rPr>
                <w:rFonts w:ascii="Times New Roman" w:eastAsia="Arial Unicode MS" w:hAnsi="Times New Roman"/>
                <w:szCs w:val="20"/>
              </w:rPr>
            </w:pPr>
            <w:r>
              <w:rPr>
                <w:rFonts w:ascii="Times New Roman" w:eastAsia="Arial Unicode MS" w:hAnsi="Times New Roman"/>
                <w:szCs w:val="20"/>
              </w:rPr>
              <w:t>US</w:t>
            </w:r>
          </w:p>
        </w:tc>
        <w:tc>
          <w:tcPr>
            <w:tcW w:w="1008" w:type="dxa"/>
            <w:noWrap/>
            <w:tcMar>
              <w:top w:w="57" w:type="dxa"/>
              <w:left w:w="57" w:type="dxa"/>
              <w:bottom w:w="57" w:type="dxa"/>
              <w:right w:w="57" w:type="dxa"/>
            </w:tcMar>
          </w:tcPr>
          <w:p w14:paraId="24E23D95" w14:textId="1D3854CF" w:rsidR="00F40D66" w:rsidRDefault="006F69F8" w:rsidP="00F40D66">
            <w:pPr>
              <w:rPr>
                <w:rFonts w:ascii="Times New Roman" w:eastAsia="Arial Unicode MS" w:hAnsi="Times New Roman"/>
                <w:szCs w:val="20"/>
              </w:rPr>
            </w:pPr>
            <w:r>
              <w:rPr>
                <w:rFonts w:ascii="Times New Roman" w:eastAsia="Arial Unicode MS" w:hAnsi="Times New Roman"/>
                <w:szCs w:val="20"/>
              </w:rPr>
              <w:t>US</w:t>
            </w:r>
          </w:p>
        </w:tc>
      </w:tr>
      <w:tr w:rsidR="00F40D66" w:rsidRPr="000B1042" w14:paraId="4445CDD4" w14:textId="77777777" w:rsidTr="00765707">
        <w:trPr>
          <w:cantSplit/>
          <w:trHeight w:val="20"/>
          <w:jc w:val="center"/>
        </w:trPr>
        <w:tc>
          <w:tcPr>
            <w:tcW w:w="3348" w:type="dxa"/>
            <w:noWrap/>
            <w:tcMar>
              <w:top w:w="57" w:type="dxa"/>
              <w:left w:w="57" w:type="dxa"/>
              <w:bottom w:w="57" w:type="dxa"/>
              <w:right w:w="57" w:type="dxa"/>
            </w:tcMar>
          </w:tcPr>
          <w:p w14:paraId="2B3908F9" w14:textId="77777777" w:rsidR="00F40D66" w:rsidRPr="00105F7D" w:rsidRDefault="00F40D66" w:rsidP="00F40D66">
            <w:r w:rsidRPr="00105F7D">
              <w:t xml:space="preserve">3GPPRAN1-AH-1906-TBC  </w:t>
            </w:r>
          </w:p>
        </w:tc>
        <w:tc>
          <w:tcPr>
            <w:tcW w:w="1119" w:type="dxa"/>
            <w:noWrap/>
            <w:tcMar>
              <w:top w:w="57" w:type="dxa"/>
              <w:left w:w="57" w:type="dxa"/>
              <w:bottom w:w="57" w:type="dxa"/>
              <w:right w:w="57" w:type="dxa"/>
            </w:tcMar>
          </w:tcPr>
          <w:p w14:paraId="4619F380" w14:textId="77777777" w:rsidR="00F40D66" w:rsidRPr="00105F7D" w:rsidRDefault="00F40D66" w:rsidP="00F40D66">
            <w:r w:rsidRPr="00105F7D">
              <w:t>AH</w:t>
            </w:r>
          </w:p>
        </w:tc>
        <w:tc>
          <w:tcPr>
            <w:tcW w:w="3151" w:type="dxa"/>
            <w:noWrap/>
            <w:tcMar>
              <w:top w:w="57" w:type="dxa"/>
              <w:left w:w="57" w:type="dxa"/>
              <w:bottom w:w="57" w:type="dxa"/>
              <w:right w:w="57" w:type="dxa"/>
            </w:tcMar>
          </w:tcPr>
          <w:p w14:paraId="6C9F546F" w14:textId="77777777" w:rsidR="00F40D66" w:rsidRDefault="00F40D66" w:rsidP="00F40D66">
            <w:r w:rsidRPr="00105F7D">
              <w:t>24 - 28 Jun 2019</w:t>
            </w:r>
          </w:p>
        </w:tc>
        <w:tc>
          <w:tcPr>
            <w:tcW w:w="1975" w:type="dxa"/>
            <w:noWrap/>
            <w:tcMar>
              <w:top w:w="57" w:type="dxa"/>
              <w:left w:w="57" w:type="dxa"/>
              <w:bottom w:w="57" w:type="dxa"/>
              <w:right w:w="57" w:type="dxa"/>
            </w:tcMar>
          </w:tcPr>
          <w:p w14:paraId="3777057C" w14:textId="77777777" w:rsidR="00F40D66" w:rsidRDefault="00F40D66" w:rsidP="00F40D66">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6C1A33E5" w14:textId="77777777" w:rsidR="00F40D66" w:rsidRDefault="00F40D66" w:rsidP="00F40D66">
            <w:pPr>
              <w:rPr>
                <w:rFonts w:ascii="Times New Roman" w:eastAsia="Arial Unicode MS" w:hAnsi="Times New Roman"/>
                <w:szCs w:val="20"/>
              </w:rPr>
            </w:pPr>
          </w:p>
        </w:tc>
      </w:tr>
      <w:tr w:rsidR="00F40D66" w:rsidRPr="000B1042" w14:paraId="454EEA25" w14:textId="77777777" w:rsidTr="00765707">
        <w:trPr>
          <w:cantSplit/>
          <w:trHeight w:val="20"/>
          <w:jc w:val="center"/>
        </w:trPr>
        <w:tc>
          <w:tcPr>
            <w:tcW w:w="3348" w:type="dxa"/>
            <w:noWrap/>
            <w:tcMar>
              <w:top w:w="57" w:type="dxa"/>
              <w:left w:w="57" w:type="dxa"/>
              <w:bottom w:w="57" w:type="dxa"/>
              <w:right w:w="57" w:type="dxa"/>
            </w:tcMar>
          </w:tcPr>
          <w:p w14:paraId="44F61EC0" w14:textId="77777777" w:rsidR="00F40D66" w:rsidRPr="000B1042" w:rsidRDefault="00F40D66" w:rsidP="00F40D66">
            <w:pPr>
              <w:rPr>
                <w:rFonts w:ascii="Times New Roman" w:hAnsi="Times New Roman"/>
                <w:szCs w:val="20"/>
                <w:u w:val="single"/>
              </w:rPr>
            </w:pPr>
            <w:r>
              <w:rPr>
                <w:rFonts w:ascii="Times New Roman" w:hAnsi="Times New Roman"/>
                <w:szCs w:val="20"/>
                <w:u w:val="single"/>
              </w:rPr>
              <w:t>3GPPRAN1#98</w:t>
            </w:r>
          </w:p>
        </w:tc>
        <w:tc>
          <w:tcPr>
            <w:tcW w:w="1119" w:type="dxa"/>
            <w:noWrap/>
            <w:tcMar>
              <w:top w:w="57" w:type="dxa"/>
              <w:left w:w="57" w:type="dxa"/>
              <w:bottom w:w="57" w:type="dxa"/>
              <w:right w:w="57" w:type="dxa"/>
            </w:tcMar>
          </w:tcPr>
          <w:p w14:paraId="31067255" w14:textId="77777777" w:rsidR="00F40D66" w:rsidRPr="000B1042" w:rsidRDefault="00F40D66" w:rsidP="00F40D66">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5F5D04C3" w14:textId="77777777" w:rsidR="00F40D66" w:rsidRPr="00F71663" w:rsidRDefault="00F40D66" w:rsidP="00F40D66">
            <w:pPr>
              <w:rPr>
                <w:rFonts w:ascii="Times New Roman" w:hAnsi="Times New Roman"/>
                <w:szCs w:val="20"/>
              </w:rPr>
            </w:pPr>
            <w:r w:rsidRPr="00992482">
              <w:rPr>
                <w:rFonts w:ascii="Times New Roman" w:hAnsi="Times New Roman"/>
                <w:szCs w:val="20"/>
              </w:rPr>
              <w:t>26 - 30 Aug 2019</w:t>
            </w:r>
          </w:p>
        </w:tc>
        <w:tc>
          <w:tcPr>
            <w:tcW w:w="1975" w:type="dxa"/>
            <w:noWrap/>
            <w:tcMar>
              <w:top w:w="57" w:type="dxa"/>
              <w:left w:w="57" w:type="dxa"/>
              <w:bottom w:w="57" w:type="dxa"/>
              <w:right w:w="57" w:type="dxa"/>
            </w:tcMar>
          </w:tcPr>
          <w:p w14:paraId="0E8C9D89" w14:textId="77777777" w:rsidR="00F40D66" w:rsidRDefault="00F40D66" w:rsidP="00F40D66">
            <w:pPr>
              <w:rPr>
                <w:rFonts w:ascii="Times New Roman" w:eastAsia="Arial Unicode MS" w:hAnsi="Times New Roman"/>
                <w:szCs w:val="20"/>
              </w:rPr>
            </w:pPr>
            <w:r>
              <w:rPr>
                <w:rFonts w:ascii="Times New Roman" w:eastAsia="Arial Unicode MS" w:hAnsi="Times New Roman"/>
                <w:szCs w:val="20"/>
              </w:rPr>
              <w:t>Prague</w:t>
            </w:r>
          </w:p>
        </w:tc>
        <w:tc>
          <w:tcPr>
            <w:tcW w:w="1008" w:type="dxa"/>
            <w:noWrap/>
            <w:tcMar>
              <w:top w:w="57" w:type="dxa"/>
              <w:left w:w="57" w:type="dxa"/>
              <w:bottom w:w="57" w:type="dxa"/>
              <w:right w:w="57" w:type="dxa"/>
            </w:tcMar>
          </w:tcPr>
          <w:p w14:paraId="43844B70" w14:textId="77777777" w:rsidR="00F40D66" w:rsidRDefault="00F40D66" w:rsidP="00F40D66">
            <w:pPr>
              <w:rPr>
                <w:rFonts w:ascii="Times New Roman" w:eastAsia="Arial Unicode MS" w:hAnsi="Times New Roman"/>
                <w:szCs w:val="20"/>
              </w:rPr>
            </w:pPr>
            <w:r>
              <w:rPr>
                <w:rFonts w:ascii="Times New Roman" w:eastAsia="Arial Unicode MS" w:hAnsi="Times New Roman"/>
                <w:szCs w:val="20"/>
              </w:rPr>
              <w:t>CZ</w:t>
            </w:r>
          </w:p>
        </w:tc>
      </w:tr>
      <w:tr w:rsidR="006F69F8" w:rsidRPr="000B1042" w14:paraId="7F809113" w14:textId="77777777" w:rsidTr="00765707">
        <w:trPr>
          <w:cantSplit/>
          <w:trHeight w:val="20"/>
          <w:jc w:val="center"/>
        </w:trPr>
        <w:tc>
          <w:tcPr>
            <w:tcW w:w="3348" w:type="dxa"/>
            <w:noWrap/>
            <w:tcMar>
              <w:top w:w="57" w:type="dxa"/>
              <w:left w:w="57" w:type="dxa"/>
              <w:bottom w:w="57" w:type="dxa"/>
              <w:right w:w="57" w:type="dxa"/>
            </w:tcMar>
          </w:tcPr>
          <w:p w14:paraId="7F795AD7" w14:textId="77777777" w:rsidR="006F69F8" w:rsidRPr="000B1042" w:rsidRDefault="006F69F8" w:rsidP="006F69F8">
            <w:pPr>
              <w:rPr>
                <w:rFonts w:ascii="Times New Roman" w:hAnsi="Times New Roman"/>
                <w:szCs w:val="20"/>
                <w:u w:val="single"/>
              </w:rPr>
            </w:pPr>
            <w:r>
              <w:rPr>
                <w:rFonts w:ascii="Times New Roman" w:hAnsi="Times New Roman"/>
                <w:szCs w:val="20"/>
                <w:u w:val="single"/>
              </w:rPr>
              <w:t>3GPPRAN1#98bis</w:t>
            </w:r>
          </w:p>
        </w:tc>
        <w:tc>
          <w:tcPr>
            <w:tcW w:w="1119" w:type="dxa"/>
            <w:noWrap/>
            <w:tcMar>
              <w:top w:w="57" w:type="dxa"/>
              <w:left w:w="57" w:type="dxa"/>
              <w:bottom w:w="57" w:type="dxa"/>
              <w:right w:w="57" w:type="dxa"/>
            </w:tcMar>
          </w:tcPr>
          <w:p w14:paraId="6D9EDC4B" w14:textId="77777777" w:rsidR="006F69F8" w:rsidRPr="000B1042" w:rsidRDefault="006F69F8" w:rsidP="006F69F8">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0276228F" w14:textId="77777777" w:rsidR="006F69F8" w:rsidRPr="00F71663" w:rsidRDefault="006F69F8" w:rsidP="006F69F8">
            <w:pPr>
              <w:rPr>
                <w:rFonts w:ascii="Times New Roman" w:hAnsi="Times New Roman"/>
                <w:szCs w:val="20"/>
              </w:rPr>
            </w:pPr>
            <w:r w:rsidRPr="00992482">
              <w:rPr>
                <w:rFonts w:ascii="Times New Roman" w:hAnsi="Times New Roman"/>
                <w:szCs w:val="20"/>
              </w:rPr>
              <w:t>14 - 18 Oct 2019</w:t>
            </w:r>
          </w:p>
        </w:tc>
        <w:tc>
          <w:tcPr>
            <w:tcW w:w="1975" w:type="dxa"/>
            <w:noWrap/>
            <w:tcMar>
              <w:top w:w="57" w:type="dxa"/>
              <w:left w:w="57" w:type="dxa"/>
              <w:bottom w:w="57" w:type="dxa"/>
              <w:right w:w="57" w:type="dxa"/>
            </w:tcMar>
          </w:tcPr>
          <w:p w14:paraId="09187E6D" w14:textId="77777777" w:rsidR="006F69F8" w:rsidRDefault="006F69F8" w:rsidP="006F69F8">
            <w:pPr>
              <w:rPr>
                <w:rFonts w:ascii="Times New Roman" w:eastAsia="Arial Unicode MS" w:hAnsi="Times New Roman"/>
                <w:szCs w:val="20"/>
              </w:rPr>
            </w:pPr>
            <w:r>
              <w:rPr>
                <w:rFonts w:ascii="Times New Roman" w:eastAsia="Arial Unicode MS" w:hAnsi="Times New Roman"/>
                <w:szCs w:val="20"/>
              </w:rPr>
              <w:t>China</w:t>
            </w:r>
          </w:p>
        </w:tc>
        <w:tc>
          <w:tcPr>
            <w:tcW w:w="1008" w:type="dxa"/>
            <w:noWrap/>
            <w:tcMar>
              <w:top w:w="57" w:type="dxa"/>
              <w:left w:w="57" w:type="dxa"/>
              <w:bottom w:w="57" w:type="dxa"/>
              <w:right w:w="57" w:type="dxa"/>
            </w:tcMar>
          </w:tcPr>
          <w:p w14:paraId="0BB6D11A" w14:textId="5E610D82" w:rsidR="006F69F8" w:rsidRDefault="006F69F8" w:rsidP="006F69F8">
            <w:pPr>
              <w:rPr>
                <w:rFonts w:ascii="Times New Roman" w:eastAsia="Arial Unicode MS" w:hAnsi="Times New Roman"/>
                <w:szCs w:val="20"/>
              </w:rPr>
            </w:pPr>
            <w:r>
              <w:rPr>
                <w:rFonts w:ascii="Times New Roman" w:eastAsia="Arial Unicode MS" w:hAnsi="Times New Roman"/>
                <w:szCs w:val="20"/>
              </w:rPr>
              <w:t>China</w:t>
            </w:r>
          </w:p>
        </w:tc>
      </w:tr>
      <w:tr w:rsidR="006F69F8" w:rsidRPr="000B1042" w14:paraId="11089C89" w14:textId="77777777" w:rsidTr="00765707">
        <w:trPr>
          <w:cantSplit/>
          <w:trHeight w:val="20"/>
          <w:jc w:val="center"/>
        </w:trPr>
        <w:tc>
          <w:tcPr>
            <w:tcW w:w="3348" w:type="dxa"/>
            <w:noWrap/>
            <w:tcMar>
              <w:top w:w="57" w:type="dxa"/>
              <w:left w:w="57" w:type="dxa"/>
              <w:bottom w:w="57" w:type="dxa"/>
              <w:right w:w="57" w:type="dxa"/>
            </w:tcMar>
          </w:tcPr>
          <w:p w14:paraId="024A7128" w14:textId="77777777" w:rsidR="006F69F8" w:rsidRPr="000B1042" w:rsidRDefault="006F69F8" w:rsidP="006F69F8">
            <w:pPr>
              <w:rPr>
                <w:rFonts w:ascii="Times New Roman" w:hAnsi="Times New Roman"/>
                <w:szCs w:val="20"/>
                <w:u w:val="single"/>
              </w:rPr>
            </w:pPr>
            <w:r>
              <w:rPr>
                <w:rFonts w:ascii="Times New Roman" w:hAnsi="Times New Roman"/>
                <w:szCs w:val="20"/>
                <w:u w:val="single"/>
              </w:rPr>
              <w:t>3GPPRAN1#99</w:t>
            </w:r>
          </w:p>
        </w:tc>
        <w:tc>
          <w:tcPr>
            <w:tcW w:w="1119" w:type="dxa"/>
            <w:noWrap/>
            <w:tcMar>
              <w:top w:w="57" w:type="dxa"/>
              <w:left w:w="57" w:type="dxa"/>
              <w:bottom w:w="57" w:type="dxa"/>
              <w:right w:w="57" w:type="dxa"/>
            </w:tcMar>
          </w:tcPr>
          <w:p w14:paraId="7CE3C3A6" w14:textId="77777777" w:rsidR="006F69F8" w:rsidRPr="000B1042" w:rsidRDefault="006F69F8" w:rsidP="006F69F8">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48D5B962" w14:textId="77777777" w:rsidR="006F69F8" w:rsidRPr="00F71663" w:rsidRDefault="006F69F8" w:rsidP="006F69F8">
            <w:pPr>
              <w:rPr>
                <w:rFonts w:ascii="Times New Roman" w:hAnsi="Times New Roman"/>
                <w:szCs w:val="20"/>
              </w:rPr>
            </w:pPr>
            <w:r w:rsidRPr="00992482">
              <w:rPr>
                <w:rFonts w:ascii="Times New Roman" w:hAnsi="Times New Roman"/>
                <w:szCs w:val="20"/>
              </w:rPr>
              <w:t>18 - 22 Nov 2019</w:t>
            </w:r>
          </w:p>
        </w:tc>
        <w:tc>
          <w:tcPr>
            <w:tcW w:w="1975" w:type="dxa"/>
            <w:noWrap/>
            <w:tcMar>
              <w:top w:w="57" w:type="dxa"/>
              <w:left w:w="57" w:type="dxa"/>
              <w:bottom w:w="57" w:type="dxa"/>
              <w:right w:w="57" w:type="dxa"/>
            </w:tcMar>
          </w:tcPr>
          <w:p w14:paraId="4A35BBBE" w14:textId="77777777" w:rsidR="006F69F8" w:rsidRDefault="006F69F8" w:rsidP="006F69F8">
            <w:pPr>
              <w:rPr>
                <w:rFonts w:ascii="Times New Roman" w:eastAsia="Arial Unicode MS" w:hAnsi="Times New Roman"/>
                <w:szCs w:val="20"/>
              </w:rPr>
            </w:pPr>
            <w:r>
              <w:rPr>
                <w:rFonts w:ascii="Times New Roman" w:eastAsia="Arial Unicode MS" w:hAnsi="Times New Roman"/>
                <w:szCs w:val="20"/>
              </w:rPr>
              <w:t>US</w:t>
            </w:r>
          </w:p>
        </w:tc>
        <w:tc>
          <w:tcPr>
            <w:tcW w:w="1008" w:type="dxa"/>
            <w:noWrap/>
            <w:tcMar>
              <w:top w:w="57" w:type="dxa"/>
              <w:left w:w="57" w:type="dxa"/>
              <w:bottom w:w="57" w:type="dxa"/>
              <w:right w:w="57" w:type="dxa"/>
            </w:tcMar>
          </w:tcPr>
          <w:p w14:paraId="0A704B62" w14:textId="4C50151C" w:rsidR="006F69F8" w:rsidRDefault="006F69F8" w:rsidP="006F69F8">
            <w:pPr>
              <w:rPr>
                <w:rFonts w:ascii="Times New Roman" w:eastAsia="Arial Unicode MS" w:hAnsi="Times New Roman"/>
                <w:szCs w:val="20"/>
              </w:rPr>
            </w:pPr>
            <w:r>
              <w:rPr>
                <w:rFonts w:ascii="Times New Roman" w:eastAsia="Arial Unicode MS" w:hAnsi="Times New Roman"/>
                <w:szCs w:val="20"/>
              </w:rPr>
              <w:t>US</w:t>
            </w:r>
          </w:p>
        </w:tc>
      </w:tr>
    </w:tbl>
    <w:p w14:paraId="1E25283C" w14:textId="677C3C8E" w:rsidR="007A5AC0" w:rsidRPr="000B1042" w:rsidRDefault="007A5AC0" w:rsidP="008755AE"/>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3397"/>
        <w:gridCol w:w="3402"/>
        <w:gridCol w:w="3544"/>
      </w:tblGrid>
      <w:tr w:rsidR="00037679" w14:paraId="615E8568" w14:textId="77777777" w:rsidTr="00037679">
        <w:trPr>
          <w:jc w:val="center"/>
        </w:trPr>
        <w:tc>
          <w:tcPr>
            <w:tcW w:w="10343" w:type="dxa"/>
            <w:gridSpan w:val="3"/>
          </w:tcPr>
          <w:p w14:paraId="68FD8830" w14:textId="671FC3ED" w:rsidR="00037679" w:rsidRDefault="00037679" w:rsidP="00037679">
            <w:r w:rsidRPr="000B1042">
              <w:rPr>
                <w:rFonts w:ascii="Times New Roman" w:hAnsi="Times New Roman"/>
                <w:szCs w:val="20"/>
                <w:u w:val="single"/>
              </w:rPr>
              <w:t>MEETING TYPES</w:t>
            </w:r>
          </w:p>
        </w:tc>
      </w:tr>
      <w:tr w:rsidR="00037679" w14:paraId="173DAAF7" w14:textId="77777777" w:rsidTr="00037679">
        <w:trPr>
          <w:jc w:val="center"/>
        </w:trPr>
        <w:tc>
          <w:tcPr>
            <w:tcW w:w="3397" w:type="dxa"/>
            <w:vAlign w:val="bottom"/>
          </w:tcPr>
          <w:p w14:paraId="0230DD2C" w14:textId="69540A8B" w:rsidR="00037679" w:rsidRDefault="00037679" w:rsidP="00037679">
            <w:r w:rsidRPr="000B1042">
              <w:rPr>
                <w:rFonts w:ascii="Times New Roman" w:hAnsi="Times New Roman"/>
                <w:szCs w:val="20"/>
              </w:rPr>
              <w:t>AH = Ad Hoc</w:t>
            </w:r>
          </w:p>
        </w:tc>
        <w:tc>
          <w:tcPr>
            <w:tcW w:w="3402" w:type="dxa"/>
            <w:vAlign w:val="bottom"/>
          </w:tcPr>
          <w:p w14:paraId="27A1942A" w14:textId="0F1DDC36" w:rsidR="00037679" w:rsidRDefault="00037679" w:rsidP="00037679">
            <w:r w:rsidRPr="000B1042">
              <w:rPr>
                <w:rFonts w:ascii="Times New Roman" w:hAnsi="Times New Roman"/>
                <w:szCs w:val="20"/>
              </w:rPr>
              <w:t>ST = Startup Meeting</w:t>
            </w:r>
          </w:p>
        </w:tc>
        <w:tc>
          <w:tcPr>
            <w:tcW w:w="3544" w:type="dxa"/>
            <w:vAlign w:val="bottom"/>
          </w:tcPr>
          <w:p w14:paraId="7CBDC50E" w14:textId="711C1881" w:rsidR="00037679" w:rsidRDefault="00037679" w:rsidP="00037679">
            <w:r w:rsidRPr="000B1042">
              <w:rPr>
                <w:rFonts w:ascii="Times New Roman" w:hAnsi="Times New Roman"/>
                <w:szCs w:val="20"/>
              </w:rPr>
              <w:t>RG = Rapporteurs Group</w:t>
            </w:r>
          </w:p>
        </w:tc>
      </w:tr>
      <w:tr w:rsidR="00037679" w14:paraId="0317AD83" w14:textId="77777777" w:rsidTr="00037679">
        <w:trPr>
          <w:jc w:val="center"/>
        </w:trPr>
        <w:tc>
          <w:tcPr>
            <w:tcW w:w="3397" w:type="dxa"/>
            <w:vAlign w:val="bottom"/>
          </w:tcPr>
          <w:p w14:paraId="33D48964" w14:textId="582557C0" w:rsidR="00037679" w:rsidRDefault="00037679" w:rsidP="00037679">
            <w:r w:rsidRPr="000B1042">
              <w:rPr>
                <w:rFonts w:ascii="Times New Roman" w:hAnsi="Times New Roman"/>
                <w:szCs w:val="20"/>
              </w:rPr>
              <w:t>JM = Joint</w:t>
            </w:r>
          </w:p>
        </w:tc>
        <w:tc>
          <w:tcPr>
            <w:tcW w:w="3402" w:type="dxa"/>
            <w:vAlign w:val="bottom"/>
          </w:tcPr>
          <w:p w14:paraId="7BA79BFD" w14:textId="0795BF6A" w:rsidR="00037679" w:rsidRDefault="00037679" w:rsidP="00037679">
            <w:r w:rsidRPr="000B1042">
              <w:rPr>
                <w:rFonts w:ascii="Times New Roman" w:hAnsi="Times New Roman"/>
                <w:szCs w:val="20"/>
              </w:rPr>
              <w:t>WG = Working Group</w:t>
            </w:r>
          </w:p>
        </w:tc>
        <w:tc>
          <w:tcPr>
            <w:tcW w:w="3544" w:type="dxa"/>
            <w:vAlign w:val="bottom"/>
          </w:tcPr>
          <w:p w14:paraId="681830DE" w14:textId="5DE4FADB" w:rsidR="00037679" w:rsidRDefault="00037679" w:rsidP="00037679">
            <w:r w:rsidRPr="000B1042">
              <w:rPr>
                <w:rFonts w:ascii="Times New Roman" w:hAnsi="Times New Roman"/>
                <w:szCs w:val="20"/>
              </w:rPr>
              <w:t>SG = Steering Group</w:t>
            </w:r>
          </w:p>
        </w:tc>
      </w:tr>
      <w:tr w:rsidR="00037679" w14:paraId="2292B0D0" w14:textId="77777777" w:rsidTr="00037679">
        <w:trPr>
          <w:jc w:val="center"/>
        </w:trPr>
        <w:tc>
          <w:tcPr>
            <w:tcW w:w="3397" w:type="dxa"/>
            <w:vAlign w:val="bottom"/>
          </w:tcPr>
          <w:p w14:paraId="3E682D8B" w14:textId="2BA4581D" w:rsidR="00037679" w:rsidRDefault="00037679" w:rsidP="00037679">
            <w:r w:rsidRPr="000B1042">
              <w:rPr>
                <w:rFonts w:ascii="Times New Roman" w:hAnsi="Times New Roman"/>
                <w:szCs w:val="20"/>
              </w:rPr>
              <w:t>PM = Preparatory Meeting</w:t>
            </w:r>
          </w:p>
        </w:tc>
        <w:tc>
          <w:tcPr>
            <w:tcW w:w="3402" w:type="dxa"/>
            <w:vAlign w:val="bottom"/>
          </w:tcPr>
          <w:p w14:paraId="3DA7F4C1" w14:textId="7C059408" w:rsidR="00037679" w:rsidRDefault="00037679" w:rsidP="00037679">
            <w:r w:rsidRPr="000B1042">
              <w:rPr>
                <w:rFonts w:ascii="Times New Roman" w:hAnsi="Times New Roman"/>
                <w:szCs w:val="20"/>
              </w:rPr>
              <w:t>CM = Chairmen's meeting</w:t>
            </w:r>
          </w:p>
        </w:tc>
        <w:tc>
          <w:tcPr>
            <w:tcW w:w="3544" w:type="dxa"/>
            <w:vAlign w:val="bottom"/>
          </w:tcPr>
          <w:p w14:paraId="6F6576FD" w14:textId="34789646" w:rsidR="00037679" w:rsidRDefault="00037679" w:rsidP="00037679">
            <w:r w:rsidRPr="000B1042">
              <w:rPr>
                <w:rFonts w:ascii="Times New Roman" w:hAnsi="Times New Roman"/>
                <w:szCs w:val="20"/>
              </w:rPr>
              <w:t>TG = Task Group</w:t>
            </w:r>
          </w:p>
        </w:tc>
      </w:tr>
      <w:tr w:rsidR="00037679" w14:paraId="31EF974C" w14:textId="77777777" w:rsidTr="00037679">
        <w:trPr>
          <w:jc w:val="center"/>
        </w:trPr>
        <w:tc>
          <w:tcPr>
            <w:tcW w:w="3397" w:type="dxa"/>
            <w:vAlign w:val="bottom"/>
          </w:tcPr>
          <w:p w14:paraId="01A3F6BB" w14:textId="5AD51192" w:rsidR="00037679" w:rsidRDefault="00037679" w:rsidP="00037679">
            <w:r w:rsidRPr="000B1042">
              <w:rPr>
                <w:rFonts w:ascii="Times New Roman" w:hAnsi="Times New Roman"/>
                <w:szCs w:val="20"/>
              </w:rPr>
              <w:t>RM = Resolution Meeting</w:t>
            </w:r>
          </w:p>
        </w:tc>
        <w:tc>
          <w:tcPr>
            <w:tcW w:w="3402" w:type="dxa"/>
            <w:vAlign w:val="bottom"/>
          </w:tcPr>
          <w:p w14:paraId="0A3D0AC0" w14:textId="7D0D0198" w:rsidR="00037679" w:rsidRDefault="00037679" w:rsidP="00037679">
            <w:r w:rsidRPr="000B1042">
              <w:rPr>
                <w:rFonts w:ascii="Times New Roman" w:hAnsi="Times New Roman"/>
                <w:szCs w:val="20"/>
              </w:rPr>
              <w:t>OR = Ordinary</w:t>
            </w:r>
          </w:p>
        </w:tc>
        <w:tc>
          <w:tcPr>
            <w:tcW w:w="3544" w:type="dxa"/>
            <w:vAlign w:val="bottom"/>
          </w:tcPr>
          <w:p w14:paraId="62D21EAC" w14:textId="1129D8CB" w:rsidR="00037679" w:rsidRDefault="00037679" w:rsidP="00037679">
            <w:r w:rsidRPr="000B1042">
              <w:rPr>
                <w:rFonts w:ascii="Times New Roman" w:hAnsi="Times New Roman"/>
                <w:szCs w:val="20"/>
              </w:rPr>
              <w:t>XO = Extraordinary</w:t>
            </w:r>
          </w:p>
        </w:tc>
      </w:tr>
    </w:tbl>
    <w:p w14:paraId="4897B3D2" w14:textId="77777777" w:rsidR="00037679" w:rsidRDefault="00037679" w:rsidP="00037679"/>
    <w:p w14:paraId="5401C302" w14:textId="243FEBDB" w:rsidR="007A5AC0" w:rsidRPr="000B1042" w:rsidRDefault="007A5AC0" w:rsidP="00F53443">
      <w:pPr>
        <w:rPr>
          <w:rFonts w:ascii="Times New Roman" w:hAnsi="Times New Roman"/>
          <w:i/>
          <w:szCs w:val="20"/>
        </w:rPr>
      </w:pPr>
      <w:r w:rsidRPr="000B1042">
        <w:rPr>
          <w:rFonts w:ascii="Times New Roman" w:hAnsi="Times New Roman"/>
          <w:i/>
          <w:szCs w:val="20"/>
        </w:rPr>
        <w:t>End of document</w:t>
      </w:r>
    </w:p>
    <w:sectPr w:rsidR="007A5AC0" w:rsidRPr="000B1042" w:rsidSect="00B72744">
      <w:headerReference w:type="default" r:id="rId2619"/>
      <w:pgSz w:w="16834" w:h="11909" w:orient="landscape" w:code="9"/>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13" w:author="Sebastian Faxér" w:date="2018-05-24T12:25:00Z" w:initials="SF">
    <w:p w14:paraId="1CE4BB0D" w14:textId="77777777" w:rsidR="000A5115" w:rsidRDefault="000A5115" w:rsidP="00F728D8">
      <w:pPr>
        <w:pStyle w:val="CommentText"/>
      </w:pPr>
      <w:r>
        <w:rPr>
          <w:rStyle w:val="CommentReference"/>
        </w:rPr>
        <w:annotationRef/>
      </w:r>
      <w:r>
        <w:t>Fist value is used if Alt 2 is selected, second value is used if Alt 1, Alt 3 or Alt 4 is selected</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CE4BB0D" w15:done="0"/>
</w15:commentsEx>
</file>

<file path=word/customizations.xml><?xml version="1.0" encoding="utf-8"?>
<wne:tcg xmlns:r="http://schemas.openxmlformats.org/officeDocument/2006/relationships" xmlns:wne="http://schemas.microsoft.com/office/word/2006/wordml">
  <wne:keymaps>
    <wne:keymap wne:mask="1" wne:kcmPrimary="024C" wne:kcmSecondary="0063"/>
    <wne:keymap wne:kcmPrimary="06BA">
      <wne:macro wne:macroName="TEMPLATEPROJECT.NEWMACROS.PM_LINKTDOC"/>
    </wne:keymap>
  </wne:keymap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553C37" w14:textId="77777777" w:rsidR="0058452E" w:rsidRDefault="0058452E">
      <w:r>
        <w:separator/>
      </w:r>
    </w:p>
  </w:endnote>
  <w:endnote w:type="continuationSeparator" w:id="0">
    <w:p w14:paraId="20B03964" w14:textId="77777777" w:rsidR="0058452E" w:rsidRDefault="00584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ZapfDingbats">
    <w:panose1 w:val="00000000000000000000"/>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DengXian">
    <w:altName w:val="SimSun"/>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2AF" w:usb1="09D77CFB" w:usb2="00000012" w:usb3="00000000" w:csb0="00080001" w:csb1="00000000"/>
  </w:font>
  <w:font w:name="PMingLiU">
    <w:altName w:val="新細明體"/>
    <w:panose1 w:val="02020500000000000000"/>
    <w:charset w:val="88"/>
    <w:family w:val="roman"/>
    <w:pitch w:val="variable"/>
    <w:sig w:usb0="A00002FF" w:usb1="28CFFCFA"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G Times (WN)">
    <w:altName w:val="Arial"/>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0000012" w:usb3="00000000" w:csb0="0002009F" w:csb1="00000000"/>
  </w:font>
  <w:font w:name="?? ??">
    <w:altName w:val="Arial Unicode MS"/>
    <w:panose1 w:val="00000000000000000000"/>
    <w:charset w:val="80"/>
    <w:family w:val="roman"/>
    <w:notTrueType/>
    <w:pitch w:val="fixed"/>
    <w:sig w:usb0="00000001" w:usb1="08070000" w:usb2="00000010" w:usb3="00000000" w:csb0="00020000" w:csb1="00000000"/>
  </w:font>
  <w:font w:name="Times New Roman Bold">
    <w:altName w:val="Times New Roman"/>
    <w:panose1 w:val="020208030705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Helvetica">
    <w:panose1 w:val="020B05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LineDraw">
    <w:altName w:val="Courier New"/>
    <w:charset w:val="02"/>
    <w:family w:val="modern"/>
    <w:pitch w:val="fixed"/>
  </w:font>
  <w:font w:name="????">
    <w:altName w:val="Arial Unicode MS"/>
    <w:panose1 w:val="00000000000000000000"/>
    <w:charset w:val="88"/>
    <w:family w:val="auto"/>
    <w:notTrueType/>
    <w:pitch w:val="variable"/>
    <w:sig w:usb0="00000001" w:usb1="08080000" w:usb2="00000010" w:usb3="00000000" w:csb0="00100000" w:csb1="00000000"/>
  </w:font>
  <w:font w:name="Mincho">
    <w:altName w:val="明朝"/>
    <w:panose1 w:val="02020609040305080305"/>
    <w:charset w:val="80"/>
    <w:family w:val="roman"/>
    <w:notTrueType/>
    <w:pitch w:val="fixed"/>
    <w:sig w:usb0="00000001"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New York">
    <w:panose1 w:val="02040503060506020304"/>
    <w:charset w:val="00"/>
    <w:family w:val="roman"/>
    <w:notTrueType/>
    <w:pitch w:val="variable"/>
    <w:sig w:usb0="00000003" w:usb1="00000000" w:usb2="00000000" w:usb3="00000000" w:csb0="00000001" w:csb1="00000000"/>
  </w:font>
  <w:font w:name="KaiTi_GB2312">
    <w:altName w:val="Microsoft YaHei"/>
    <w:panose1 w:val="02010609060101010101"/>
    <w:charset w:val="86"/>
    <w:family w:val="modern"/>
    <w:pitch w:val="fixed"/>
    <w:sig w:usb0="800002BF" w:usb1="38CF7CFA" w:usb2="00000016" w:usb3="00000000" w:csb0="00040001" w:csb1="00000000"/>
  </w:font>
  <w:font w:name="楷体">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Yu Mincho">
    <w:altName w:val="MS Mincho"/>
    <w:charset w:val="80"/>
    <w:family w:val="roman"/>
    <w:pitch w:val="variable"/>
    <w:sig w:usb0="00000000" w:usb1="2AC7FCFF"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Microsoft YaHei">
    <w:panose1 w:val="020B0503020204020204"/>
    <w:charset w:val="86"/>
    <w:family w:val="swiss"/>
    <w:pitch w:val="variable"/>
    <w:sig w:usb0="80000287" w:usb1="280F3C52" w:usb2="00000016" w:usb3="00000000" w:csb0="0004001F" w:csb1="00000000"/>
  </w:font>
  <w:font w:name="Gulim">
    <w:altName w:val="굴림"/>
    <w:panose1 w:val="020B0600000101010101"/>
    <w:charset w:val="81"/>
    <w:family w:val="swiss"/>
    <w:pitch w:val="variable"/>
    <w:sig w:usb0="B00002AF" w:usb1="69D77CFB" w:usb2="00000030" w:usb3="00000000" w:csb0="0008009F" w:csb1="00000000"/>
  </w:font>
  <w:font w:name="MS UI Gothic">
    <w:panose1 w:val="020B0600070205080204"/>
    <w:charset w:val="80"/>
    <w:family w:val="swiss"/>
    <w:pitch w:val="variable"/>
    <w:sig w:usb0="E00002FF" w:usb1="6AC7FDFB" w:usb2="00000012" w:usb3="00000000" w:csb0="0002009F" w:csb1="00000000"/>
  </w:font>
  <w:font w:name="times new rom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D1109F" w14:textId="40BFE35B" w:rsidR="000A5115" w:rsidRPr="000B6FA8" w:rsidRDefault="000A5115" w:rsidP="007A5AC0">
    <w:pPr>
      <w:pStyle w:val="Footer"/>
      <w:framePr w:wrap="around" w:vAnchor="text" w:hAnchor="margin" w:xAlign="center" w:y="1"/>
      <w:rPr>
        <w:rStyle w:val="PageNumber"/>
      </w:rPr>
    </w:pPr>
    <w:r w:rsidRPr="000B6FA8">
      <w:rPr>
        <w:rStyle w:val="PageNumber"/>
      </w:rPr>
      <w:fldChar w:fldCharType="begin"/>
    </w:r>
    <w:r w:rsidRPr="000B6FA8">
      <w:rPr>
        <w:rStyle w:val="PageNumber"/>
      </w:rPr>
      <w:instrText xml:space="preserve">PAGE  </w:instrText>
    </w:r>
    <w:r w:rsidRPr="000B6FA8">
      <w:rPr>
        <w:rStyle w:val="PageNumber"/>
      </w:rPr>
      <w:fldChar w:fldCharType="separate"/>
    </w:r>
    <w:r w:rsidR="00407616">
      <w:rPr>
        <w:rStyle w:val="PageNumber"/>
        <w:noProof/>
      </w:rPr>
      <w:t>185</w:t>
    </w:r>
    <w:r w:rsidRPr="000B6FA8">
      <w:rPr>
        <w:rStyle w:val="PageNumber"/>
      </w:rPr>
      <w:fldChar w:fldCharType="end"/>
    </w:r>
  </w:p>
  <w:p w14:paraId="497760C1" w14:textId="77777777" w:rsidR="000A5115" w:rsidRDefault="000A511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D683F4" w14:textId="77777777" w:rsidR="0058452E" w:rsidRDefault="0058452E">
      <w:r>
        <w:separator/>
      </w:r>
    </w:p>
  </w:footnote>
  <w:footnote w:type="continuationSeparator" w:id="0">
    <w:p w14:paraId="5703DC94" w14:textId="77777777" w:rsidR="0058452E" w:rsidRDefault="005845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DA08EE" w14:textId="2E7DAE8D" w:rsidR="000A5115" w:rsidRDefault="000A5115" w:rsidP="008755AE">
    <w:pPr>
      <w:pStyle w:val="Header"/>
      <w:widowControl w:val="0"/>
      <w:tabs>
        <w:tab w:val="clear" w:pos="9072"/>
        <w:tab w:val="right" w:pos="8280"/>
        <w:tab w:val="right" w:pos="9781"/>
      </w:tabs>
      <w:ind w:right="-58"/>
      <w:rPr>
        <w:rFonts w:ascii="Arial" w:hAnsi="Arial" w:cs="Arial"/>
        <w:b/>
        <w:bCs/>
        <w:sz w:val="28"/>
      </w:rPr>
    </w:pPr>
    <w:r>
      <w:rPr>
        <w:rFonts w:ascii="Arial" w:hAnsi="Arial" w:cs="Arial"/>
        <w:b/>
        <w:bCs/>
        <w:sz w:val="28"/>
      </w:rPr>
      <w:t>3GPP TSG RAN WG1 Meeting #94</w:t>
    </w:r>
    <w:r>
      <w:rPr>
        <w:rFonts w:ascii="Arial" w:hAnsi="Arial" w:cs="Arial"/>
        <w:b/>
        <w:bCs/>
        <w:sz w:val="28"/>
      </w:rPr>
      <w:tab/>
    </w:r>
    <w:r>
      <w:rPr>
        <w:rFonts w:ascii="Arial" w:hAnsi="Arial" w:cs="Arial"/>
        <w:b/>
        <w:bCs/>
        <w:sz w:val="28"/>
      </w:rPr>
      <w:tab/>
    </w:r>
    <w:r>
      <w:rPr>
        <w:rFonts w:ascii="Arial" w:hAnsi="Arial" w:cs="Arial"/>
        <w:b/>
        <w:bCs/>
        <w:sz w:val="28"/>
      </w:rPr>
      <w:tab/>
      <w:t>R1-1808001</w:t>
    </w:r>
  </w:p>
  <w:p w14:paraId="749555D2" w14:textId="3F975A1F" w:rsidR="000A5115" w:rsidRPr="00A200C1" w:rsidRDefault="000A5115" w:rsidP="008755AE">
    <w:pPr>
      <w:pStyle w:val="Header"/>
      <w:widowControl w:val="0"/>
      <w:rPr>
        <w:rFonts w:ascii="Arial" w:hAnsi="Arial" w:cs="Arial"/>
        <w:b/>
        <w:bCs/>
        <w:sz w:val="28"/>
        <w:lang w:val="en-US"/>
      </w:rPr>
    </w:pPr>
    <w:r>
      <w:rPr>
        <w:rFonts w:ascii="Arial" w:hAnsi="Arial" w:cs="Arial"/>
        <w:b/>
        <w:bCs/>
        <w:sz w:val="28"/>
        <w:lang w:val="en-US"/>
      </w:rPr>
      <w:t>Gothenburg, Sweden,</w:t>
    </w:r>
    <w:r w:rsidRPr="00A13D9B">
      <w:rPr>
        <w:rFonts w:ascii="Arial" w:hAnsi="Arial" w:cs="Arial"/>
        <w:b/>
        <w:bCs/>
        <w:sz w:val="28"/>
        <w:lang w:val="en-US"/>
      </w:rPr>
      <w:t xml:space="preserve"> </w:t>
    </w:r>
    <w:r>
      <w:rPr>
        <w:rFonts w:ascii="Arial" w:hAnsi="Arial" w:cs="Arial"/>
        <w:b/>
        <w:bCs/>
        <w:sz w:val="28"/>
        <w:lang w:val="en-US"/>
      </w:rPr>
      <w:t>20</w:t>
    </w:r>
    <w:r w:rsidRPr="00C6317B">
      <w:rPr>
        <w:rFonts w:ascii="Arial" w:hAnsi="Arial" w:cs="Arial"/>
        <w:b/>
        <w:bCs/>
        <w:sz w:val="28"/>
        <w:vertAlign w:val="superscript"/>
        <w:lang w:val="en-US"/>
      </w:rPr>
      <w:t>th</w:t>
    </w:r>
    <w:r>
      <w:rPr>
        <w:rFonts w:ascii="Arial" w:hAnsi="Arial" w:cs="Arial"/>
        <w:b/>
        <w:bCs/>
        <w:sz w:val="28"/>
        <w:lang w:val="en-US"/>
      </w:rPr>
      <w:t xml:space="preserve"> – 24</w:t>
    </w:r>
    <w:r w:rsidRPr="00044D18">
      <w:rPr>
        <w:rFonts w:ascii="Arial" w:hAnsi="Arial" w:cs="Arial"/>
        <w:b/>
        <w:bCs/>
        <w:sz w:val="28"/>
        <w:vertAlign w:val="superscript"/>
        <w:lang w:val="en-US"/>
      </w:rPr>
      <w:t>th</w:t>
    </w:r>
    <w:r>
      <w:rPr>
        <w:rFonts w:ascii="Arial" w:hAnsi="Arial" w:cs="Arial"/>
        <w:b/>
        <w:bCs/>
        <w:sz w:val="28"/>
        <w:lang w:val="en-US"/>
      </w:rPr>
      <w:t xml:space="preserve"> August 2018</w:t>
    </w:r>
  </w:p>
  <w:p w14:paraId="7A99501D" w14:textId="156A73B2" w:rsidR="000A5115" w:rsidRPr="00FD1435" w:rsidRDefault="000A5115" w:rsidP="00FD143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20CB34" w14:textId="77777777" w:rsidR="000A5115" w:rsidRDefault="000A5115" w:rsidP="000F61C6">
    <w:pPr>
      <w:pStyle w:val="Header"/>
      <w:widowControl w:val="0"/>
      <w:tabs>
        <w:tab w:val="clear" w:pos="9072"/>
        <w:tab w:val="right" w:pos="8280"/>
        <w:tab w:val="right" w:pos="9781"/>
      </w:tabs>
      <w:ind w:right="-58"/>
      <w:rPr>
        <w:rFonts w:ascii="Arial" w:hAnsi="Arial" w:cs="Arial"/>
        <w:b/>
        <w:bCs/>
        <w:sz w:val="28"/>
      </w:rPr>
    </w:pPr>
    <w:r>
      <w:rPr>
        <w:rFonts w:ascii="Arial" w:hAnsi="Arial" w:cs="Arial"/>
        <w:b/>
        <w:bCs/>
        <w:sz w:val="28"/>
      </w:rPr>
      <w:t>3GPP TSG RAN WG1 Meeting #94</w:t>
    </w:r>
    <w:r>
      <w:rPr>
        <w:rFonts w:ascii="Arial" w:hAnsi="Arial" w:cs="Arial"/>
        <w:b/>
        <w:bCs/>
        <w:sz w:val="28"/>
      </w:rPr>
      <w:tab/>
    </w:r>
    <w:r>
      <w:rPr>
        <w:rFonts w:ascii="Arial" w:hAnsi="Arial" w:cs="Arial"/>
        <w:b/>
        <w:bCs/>
        <w:sz w:val="28"/>
      </w:rPr>
      <w:tab/>
    </w:r>
    <w:r>
      <w:rPr>
        <w:rFonts w:ascii="Arial" w:hAnsi="Arial" w:cs="Arial"/>
        <w:b/>
        <w:bCs/>
        <w:sz w:val="28"/>
      </w:rPr>
      <w:tab/>
      <w:t>R1-1808001</w:t>
    </w:r>
  </w:p>
  <w:p w14:paraId="708287BB" w14:textId="77777777" w:rsidR="000A5115" w:rsidRPr="00A200C1" w:rsidRDefault="000A5115" w:rsidP="00C6317B">
    <w:pPr>
      <w:pStyle w:val="Header"/>
      <w:widowControl w:val="0"/>
      <w:rPr>
        <w:rFonts w:ascii="Arial" w:hAnsi="Arial" w:cs="Arial"/>
        <w:b/>
        <w:bCs/>
        <w:sz w:val="28"/>
        <w:lang w:val="en-US"/>
      </w:rPr>
    </w:pPr>
    <w:r>
      <w:rPr>
        <w:rFonts w:ascii="Arial" w:hAnsi="Arial" w:cs="Arial"/>
        <w:b/>
        <w:bCs/>
        <w:sz w:val="28"/>
        <w:lang w:val="en-US"/>
      </w:rPr>
      <w:t>Gothenburg, Sweden,</w:t>
    </w:r>
    <w:r w:rsidRPr="00A13D9B">
      <w:rPr>
        <w:rFonts w:ascii="Arial" w:hAnsi="Arial" w:cs="Arial"/>
        <w:b/>
        <w:bCs/>
        <w:sz w:val="28"/>
        <w:lang w:val="en-US"/>
      </w:rPr>
      <w:t xml:space="preserve"> </w:t>
    </w:r>
    <w:r>
      <w:rPr>
        <w:rFonts w:ascii="Arial" w:hAnsi="Arial" w:cs="Arial"/>
        <w:b/>
        <w:bCs/>
        <w:sz w:val="28"/>
        <w:lang w:val="en-US"/>
      </w:rPr>
      <w:t>20</w:t>
    </w:r>
    <w:r w:rsidRPr="00C6317B">
      <w:rPr>
        <w:rFonts w:ascii="Arial" w:hAnsi="Arial" w:cs="Arial"/>
        <w:b/>
        <w:bCs/>
        <w:sz w:val="28"/>
        <w:vertAlign w:val="superscript"/>
        <w:lang w:val="en-US"/>
      </w:rPr>
      <w:t>th</w:t>
    </w:r>
    <w:r>
      <w:rPr>
        <w:rFonts w:ascii="Arial" w:hAnsi="Arial" w:cs="Arial"/>
        <w:b/>
        <w:bCs/>
        <w:sz w:val="28"/>
        <w:lang w:val="en-US"/>
      </w:rPr>
      <w:t xml:space="preserve"> – 24</w:t>
    </w:r>
    <w:r w:rsidRPr="00044D18">
      <w:rPr>
        <w:rFonts w:ascii="Arial" w:hAnsi="Arial" w:cs="Arial"/>
        <w:b/>
        <w:bCs/>
        <w:sz w:val="28"/>
        <w:vertAlign w:val="superscript"/>
        <w:lang w:val="en-US"/>
      </w:rPr>
      <w:t>th</w:t>
    </w:r>
    <w:r>
      <w:rPr>
        <w:rFonts w:ascii="Arial" w:hAnsi="Arial" w:cs="Arial"/>
        <w:b/>
        <w:bCs/>
        <w:sz w:val="28"/>
        <w:lang w:val="en-US"/>
      </w:rPr>
      <w:t xml:space="preserve"> August 2018</w:t>
    </w:r>
  </w:p>
  <w:p w14:paraId="26C6EA5D" w14:textId="77777777" w:rsidR="000A5115" w:rsidRPr="00C6317B" w:rsidRDefault="000A5115" w:rsidP="008755AE">
    <w:pPr>
      <w:pStyle w:val="Head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5A54DD86"/>
    <w:lvl w:ilvl="0">
      <w:start w:val="1"/>
      <w:numFmt w:val="decimal"/>
      <w:pStyle w:val="ListNumber3"/>
      <w:lvlText w:val="%1."/>
      <w:lvlJc w:val="left"/>
      <w:pPr>
        <w:tabs>
          <w:tab w:val="num" w:pos="926"/>
        </w:tabs>
        <w:ind w:left="926" w:hanging="360"/>
      </w:pPr>
    </w:lvl>
  </w:abstractNum>
  <w:abstractNum w:abstractNumId="1" w15:restartNumberingAfterBreak="0">
    <w:nsid w:val="00000002"/>
    <w:multiLevelType w:val="singleLevel"/>
    <w:tmpl w:val="00000002"/>
    <w:name w:val="WW8Num2"/>
    <w:styleLink w:val="StyleBulletedSymbolsymbolLeft025Hanging05"/>
    <w:lvl w:ilvl="0">
      <w:start w:val="1"/>
      <w:numFmt w:val="bullet"/>
      <w:pStyle w:val="ZchnZchn"/>
      <w:lvlText w:val=""/>
      <w:lvlJc w:val="left"/>
      <w:pPr>
        <w:tabs>
          <w:tab w:val="num" w:pos="851"/>
        </w:tabs>
        <w:ind w:left="851" w:hanging="851"/>
      </w:pPr>
      <w:rPr>
        <w:rFonts w:ascii="ZapfDingbats" w:hAnsi="ZapfDingbats"/>
      </w:rPr>
    </w:lvl>
  </w:abstractNum>
  <w:abstractNum w:abstractNumId="2" w15:restartNumberingAfterBreak="0">
    <w:nsid w:val="007D6CAF"/>
    <w:multiLevelType w:val="hybridMultilevel"/>
    <w:tmpl w:val="A7284C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08F1BC0"/>
    <w:multiLevelType w:val="hybridMultilevel"/>
    <w:tmpl w:val="802ED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0EA4170"/>
    <w:multiLevelType w:val="hybridMultilevel"/>
    <w:tmpl w:val="296C77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16C2B61"/>
    <w:multiLevelType w:val="hybridMultilevel"/>
    <w:tmpl w:val="D8722442"/>
    <w:lvl w:ilvl="0" w:tplc="2EA2809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4D7397"/>
    <w:multiLevelType w:val="hybridMultilevel"/>
    <w:tmpl w:val="C8AC09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6C082D"/>
    <w:multiLevelType w:val="hybridMultilevel"/>
    <w:tmpl w:val="F956F2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8274EB"/>
    <w:multiLevelType w:val="hybridMultilevel"/>
    <w:tmpl w:val="ADDA39F8"/>
    <w:lvl w:ilvl="0" w:tplc="DB60718C">
      <w:start w:val="1"/>
      <w:numFmt w:val="bullet"/>
      <w:lvlText w:val="•"/>
      <w:lvlJc w:val="left"/>
      <w:pPr>
        <w:tabs>
          <w:tab w:val="num" w:pos="720"/>
        </w:tabs>
        <w:ind w:left="720" w:hanging="360"/>
      </w:pPr>
      <w:rPr>
        <w:rFonts w:ascii="Arial" w:hAnsi="Arial" w:hint="default"/>
      </w:rPr>
    </w:lvl>
    <w:lvl w:ilvl="1" w:tplc="515E0952">
      <w:numFmt w:val="bullet"/>
      <w:pStyle w:val="RAN1bullet2"/>
      <w:lvlText w:val="–"/>
      <w:lvlJc w:val="left"/>
      <w:pPr>
        <w:tabs>
          <w:tab w:val="num" w:pos="1440"/>
        </w:tabs>
        <w:ind w:left="1440" w:hanging="360"/>
      </w:pPr>
      <w:rPr>
        <w:rFonts w:ascii="Arial" w:hAnsi="Arial" w:hint="default"/>
      </w:rPr>
    </w:lvl>
    <w:lvl w:ilvl="2" w:tplc="CEC60A12">
      <w:start w:val="1"/>
      <w:numFmt w:val="bullet"/>
      <w:lvlText w:val="•"/>
      <w:lvlJc w:val="left"/>
      <w:pPr>
        <w:tabs>
          <w:tab w:val="num" w:pos="2160"/>
        </w:tabs>
        <w:ind w:left="2160" w:hanging="360"/>
      </w:pPr>
      <w:rPr>
        <w:rFonts w:ascii="Arial" w:hAnsi="Arial" w:hint="default"/>
      </w:rPr>
    </w:lvl>
    <w:lvl w:ilvl="3" w:tplc="DA28EE96">
      <w:start w:val="1"/>
      <w:numFmt w:val="bullet"/>
      <w:lvlText w:val="•"/>
      <w:lvlJc w:val="left"/>
      <w:pPr>
        <w:tabs>
          <w:tab w:val="num" w:pos="2880"/>
        </w:tabs>
        <w:ind w:left="2880" w:hanging="360"/>
      </w:pPr>
      <w:rPr>
        <w:rFonts w:ascii="Arial" w:hAnsi="Arial" w:hint="default"/>
      </w:rPr>
    </w:lvl>
    <w:lvl w:ilvl="4" w:tplc="7CD4691C">
      <w:start w:val="1"/>
      <w:numFmt w:val="bullet"/>
      <w:lvlText w:val="•"/>
      <w:lvlJc w:val="left"/>
      <w:pPr>
        <w:tabs>
          <w:tab w:val="num" w:pos="3600"/>
        </w:tabs>
        <w:ind w:left="3600" w:hanging="360"/>
      </w:pPr>
      <w:rPr>
        <w:rFonts w:ascii="Arial" w:hAnsi="Arial" w:hint="default"/>
      </w:rPr>
    </w:lvl>
    <w:lvl w:ilvl="5" w:tplc="F68E2EF0" w:tentative="1">
      <w:start w:val="1"/>
      <w:numFmt w:val="bullet"/>
      <w:lvlText w:val="•"/>
      <w:lvlJc w:val="left"/>
      <w:pPr>
        <w:tabs>
          <w:tab w:val="num" w:pos="4320"/>
        </w:tabs>
        <w:ind w:left="4320" w:hanging="360"/>
      </w:pPr>
      <w:rPr>
        <w:rFonts w:ascii="Arial" w:hAnsi="Arial" w:hint="default"/>
      </w:rPr>
    </w:lvl>
    <w:lvl w:ilvl="6" w:tplc="24AAF882" w:tentative="1">
      <w:start w:val="1"/>
      <w:numFmt w:val="bullet"/>
      <w:lvlText w:val="•"/>
      <w:lvlJc w:val="left"/>
      <w:pPr>
        <w:tabs>
          <w:tab w:val="num" w:pos="5040"/>
        </w:tabs>
        <w:ind w:left="5040" w:hanging="360"/>
      </w:pPr>
      <w:rPr>
        <w:rFonts w:ascii="Arial" w:hAnsi="Arial" w:hint="default"/>
      </w:rPr>
    </w:lvl>
    <w:lvl w:ilvl="7" w:tplc="4036A71C" w:tentative="1">
      <w:start w:val="1"/>
      <w:numFmt w:val="bullet"/>
      <w:lvlText w:val="•"/>
      <w:lvlJc w:val="left"/>
      <w:pPr>
        <w:tabs>
          <w:tab w:val="num" w:pos="5760"/>
        </w:tabs>
        <w:ind w:left="5760" w:hanging="360"/>
      </w:pPr>
      <w:rPr>
        <w:rFonts w:ascii="Arial" w:hAnsi="Arial" w:hint="default"/>
      </w:rPr>
    </w:lvl>
    <w:lvl w:ilvl="8" w:tplc="8BCEDA4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29133D9"/>
    <w:multiLevelType w:val="hybridMultilevel"/>
    <w:tmpl w:val="24FAE6E6"/>
    <w:lvl w:ilvl="0" w:tplc="5900BD7C">
      <w:start w:val="1"/>
      <w:numFmt w:val="bullet"/>
      <w:lvlText w:val="•"/>
      <w:lvlJc w:val="left"/>
      <w:pPr>
        <w:ind w:left="420" w:hanging="420"/>
      </w:pPr>
      <w:rPr>
        <w:rFonts w:ascii="Arial" w:hAnsi="Arial" w:hint="default"/>
      </w:rPr>
    </w:lvl>
    <w:lvl w:ilvl="1" w:tplc="1AE2A832">
      <w:start w:val="3"/>
      <w:numFmt w:val="bullet"/>
      <w:lvlText w:val="-"/>
      <w:lvlJc w:val="left"/>
      <w:pPr>
        <w:ind w:left="840" w:hanging="420"/>
      </w:pPr>
      <w:rPr>
        <w:rFonts w:ascii="Times New Roman" w:eastAsia="SimSun" w:hAnsi="Times New Roman" w:cs="Times New Roman" w:hint="default"/>
      </w:rPr>
    </w:lvl>
    <w:lvl w:ilvl="2" w:tplc="1E9A7C22">
      <w:start w:val="1"/>
      <w:numFmt w:val="bullet"/>
      <w:lvlText w:val="▪"/>
      <w:lvlJc w:val="left"/>
      <w:pPr>
        <w:ind w:left="1260" w:hanging="420"/>
      </w:pPr>
      <w:rPr>
        <w:rFonts w:ascii="Times New Roman" w:hAnsi="Times New Roman" w:cs="Times New Roman"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02B32EE3"/>
    <w:multiLevelType w:val="hybridMultilevel"/>
    <w:tmpl w:val="A5E2691A"/>
    <w:lvl w:ilvl="0" w:tplc="04090001">
      <w:start w:val="1"/>
      <w:numFmt w:val="bullet"/>
      <w:pStyle w:val="rProposalsub"/>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7B5ACA58">
      <w:start w:val="1"/>
      <w:numFmt w:val="bullet"/>
      <w:pStyle w:val="Bulleted"/>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CE4BDD"/>
    <w:multiLevelType w:val="hybridMultilevel"/>
    <w:tmpl w:val="63A4F008"/>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016F8F"/>
    <w:multiLevelType w:val="hybridMultilevel"/>
    <w:tmpl w:val="AAE82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30E6A2C"/>
    <w:multiLevelType w:val="hybridMultilevel"/>
    <w:tmpl w:val="D32265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32C6D5B"/>
    <w:multiLevelType w:val="hybridMultilevel"/>
    <w:tmpl w:val="33467E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3517682"/>
    <w:multiLevelType w:val="hybridMultilevel"/>
    <w:tmpl w:val="FF482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5B1B69"/>
    <w:multiLevelType w:val="hybridMultilevel"/>
    <w:tmpl w:val="8B8A94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5A67154"/>
    <w:multiLevelType w:val="hybridMultilevel"/>
    <w:tmpl w:val="F9024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60D3FFB"/>
    <w:multiLevelType w:val="hybridMultilevel"/>
    <w:tmpl w:val="488A4C58"/>
    <w:lvl w:ilvl="0" w:tplc="4D3678F6">
      <w:start w:val="1"/>
      <w:numFmt w:val="bullet"/>
      <w:pStyle w:val="RAN1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6174150"/>
    <w:multiLevelType w:val="hybridMultilevel"/>
    <w:tmpl w:val="9E521B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61D454A"/>
    <w:multiLevelType w:val="hybridMultilevel"/>
    <w:tmpl w:val="BA6074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64E07CF"/>
    <w:multiLevelType w:val="hybridMultilevel"/>
    <w:tmpl w:val="6756EC9E"/>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2" w15:restartNumberingAfterBreak="0">
    <w:nsid w:val="06F76766"/>
    <w:multiLevelType w:val="hybridMultilevel"/>
    <w:tmpl w:val="0DD63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6FA6710"/>
    <w:multiLevelType w:val="hybridMultilevel"/>
    <w:tmpl w:val="432E9286"/>
    <w:name w:val="Heading"/>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7684E79"/>
    <w:multiLevelType w:val="hybridMultilevel"/>
    <w:tmpl w:val="8488E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7CB3A42"/>
    <w:multiLevelType w:val="multilevel"/>
    <w:tmpl w:val="6E7ABD9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Arial" w:eastAsia="Times New Roman" w:hAnsi="Arial" w:cs="Aria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9011CA"/>
    <w:multiLevelType w:val="hybridMultilevel"/>
    <w:tmpl w:val="2D8232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A575426"/>
    <w:multiLevelType w:val="hybridMultilevel"/>
    <w:tmpl w:val="B02043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AAD5065"/>
    <w:multiLevelType w:val="hybridMultilevel"/>
    <w:tmpl w:val="EAE88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0AC969D0"/>
    <w:multiLevelType w:val="hybridMultilevel"/>
    <w:tmpl w:val="2C2AD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0AF623F8"/>
    <w:multiLevelType w:val="hybridMultilevel"/>
    <w:tmpl w:val="3D542C9E"/>
    <w:lvl w:ilvl="0" w:tplc="4A26E658">
      <w:numFmt w:val="bullet"/>
      <w:lvlText w:val="-"/>
      <w:lvlJc w:val="left"/>
      <w:pPr>
        <w:ind w:left="1080" w:hanging="360"/>
      </w:pPr>
      <w:rPr>
        <w:rFonts w:ascii="Calibri" w:eastAsia="DengXian"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0B090572"/>
    <w:multiLevelType w:val="hybridMultilevel"/>
    <w:tmpl w:val="4AC4A7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0B0A3D39"/>
    <w:multiLevelType w:val="hybridMultilevel"/>
    <w:tmpl w:val="82DEDF4C"/>
    <w:name w:val="Heading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0C0136AA"/>
    <w:multiLevelType w:val="hybridMultilevel"/>
    <w:tmpl w:val="14348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C247A2D"/>
    <w:multiLevelType w:val="hybridMultilevel"/>
    <w:tmpl w:val="E4F04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D215F7D"/>
    <w:multiLevelType w:val="hybridMultilevel"/>
    <w:tmpl w:val="12489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D4A7032"/>
    <w:multiLevelType w:val="multilevel"/>
    <w:tmpl w:val="0D4A70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0DC445E2"/>
    <w:multiLevelType w:val="hybridMultilevel"/>
    <w:tmpl w:val="08308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DF63D93"/>
    <w:multiLevelType w:val="multilevel"/>
    <w:tmpl w:val="D354E4A0"/>
    <w:lvl w:ilvl="0">
      <w:start w:val="1"/>
      <w:numFmt w:val="decimal"/>
      <w:lvlText w:val="%1"/>
      <w:lvlJc w:val="left"/>
      <w:pPr>
        <w:ind w:left="360" w:hanging="360"/>
      </w:pPr>
      <w:rPr>
        <w:rFonts w:hint="default"/>
        <w:sz w:val="20"/>
      </w:rPr>
    </w:lvl>
    <w:lvl w:ilvl="1">
      <w:start w:val="1"/>
      <w:numFmt w:val="bullet"/>
      <w:lvlText w:val=""/>
      <w:lvlJc w:val="left"/>
      <w:pPr>
        <w:ind w:left="1110" w:hanging="360"/>
      </w:pPr>
      <w:rPr>
        <w:rFonts w:ascii="Symbol" w:hAnsi="Symbol" w:hint="default"/>
        <w:sz w:val="20"/>
      </w:rPr>
    </w:lvl>
    <w:lvl w:ilvl="2">
      <w:start w:val="1"/>
      <w:numFmt w:val="decimal"/>
      <w:lvlText w:val="%1.%2.%3"/>
      <w:lvlJc w:val="left"/>
      <w:pPr>
        <w:ind w:left="2220" w:hanging="720"/>
      </w:pPr>
      <w:rPr>
        <w:rFonts w:hint="default"/>
        <w:sz w:val="20"/>
      </w:rPr>
    </w:lvl>
    <w:lvl w:ilvl="3">
      <w:start w:val="1"/>
      <w:numFmt w:val="decimal"/>
      <w:lvlText w:val="%1.%2.%3.%4"/>
      <w:lvlJc w:val="left"/>
      <w:pPr>
        <w:ind w:left="2970" w:hanging="720"/>
      </w:pPr>
      <w:rPr>
        <w:rFonts w:hint="default"/>
        <w:sz w:val="20"/>
      </w:rPr>
    </w:lvl>
    <w:lvl w:ilvl="4">
      <w:start w:val="1"/>
      <w:numFmt w:val="decimal"/>
      <w:lvlText w:val="%1.%2.%3.%4.%5"/>
      <w:lvlJc w:val="left"/>
      <w:pPr>
        <w:ind w:left="4080" w:hanging="1080"/>
      </w:pPr>
      <w:rPr>
        <w:rFonts w:hint="default"/>
        <w:sz w:val="20"/>
      </w:rPr>
    </w:lvl>
    <w:lvl w:ilvl="5">
      <w:start w:val="1"/>
      <w:numFmt w:val="decimal"/>
      <w:lvlText w:val="%1.%2.%3.%4.%5.%6"/>
      <w:lvlJc w:val="left"/>
      <w:pPr>
        <w:ind w:left="5190" w:hanging="1440"/>
      </w:pPr>
      <w:rPr>
        <w:rFonts w:hint="default"/>
        <w:sz w:val="20"/>
      </w:rPr>
    </w:lvl>
    <w:lvl w:ilvl="6">
      <w:start w:val="1"/>
      <w:numFmt w:val="decimal"/>
      <w:lvlText w:val="%1.%2.%3.%4.%5.%6.%7"/>
      <w:lvlJc w:val="left"/>
      <w:pPr>
        <w:ind w:left="5940" w:hanging="1440"/>
      </w:pPr>
      <w:rPr>
        <w:rFonts w:hint="default"/>
        <w:sz w:val="20"/>
      </w:rPr>
    </w:lvl>
    <w:lvl w:ilvl="7">
      <w:start w:val="1"/>
      <w:numFmt w:val="decimal"/>
      <w:lvlText w:val="%1.%2.%3.%4.%5.%6.%7.%8"/>
      <w:lvlJc w:val="left"/>
      <w:pPr>
        <w:ind w:left="7050" w:hanging="1800"/>
      </w:pPr>
      <w:rPr>
        <w:rFonts w:hint="default"/>
        <w:sz w:val="20"/>
      </w:rPr>
    </w:lvl>
    <w:lvl w:ilvl="8">
      <w:start w:val="1"/>
      <w:numFmt w:val="decimal"/>
      <w:lvlText w:val="%1.%2.%3.%4.%5.%6.%7.%8.%9"/>
      <w:lvlJc w:val="left"/>
      <w:pPr>
        <w:ind w:left="7800" w:hanging="1800"/>
      </w:pPr>
      <w:rPr>
        <w:rFonts w:hint="default"/>
        <w:sz w:val="20"/>
      </w:rPr>
    </w:lvl>
  </w:abstractNum>
  <w:abstractNum w:abstractNumId="39" w15:restartNumberingAfterBreak="0">
    <w:nsid w:val="0E657597"/>
    <w:multiLevelType w:val="hybridMultilevel"/>
    <w:tmpl w:val="FF70F6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0EA4500E"/>
    <w:multiLevelType w:val="hybridMultilevel"/>
    <w:tmpl w:val="FF4002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0EC55E2E"/>
    <w:multiLevelType w:val="hybridMultilevel"/>
    <w:tmpl w:val="6144CE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0ECA12FD"/>
    <w:multiLevelType w:val="hybridMultilevel"/>
    <w:tmpl w:val="F4FAB9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F46195C"/>
    <w:multiLevelType w:val="hybridMultilevel"/>
    <w:tmpl w:val="26448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0FCB150D"/>
    <w:multiLevelType w:val="hybridMultilevel"/>
    <w:tmpl w:val="AFDC067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04725F2"/>
    <w:multiLevelType w:val="hybridMultilevel"/>
    <w:tmpl w:val="D4E4D6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108B46E8"/>
    <w:multiLevelType w:val="hybridMultilevel"/>
    <w:tmpl w:val="D3701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10EC589C"/>
    <w:multiLevelType w:val="hybridMultilevel"/>
    <w:tmpl w:val="3CF873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1523D53"/>
    <w:multiLevelType w:val="hybridMultilevel"/>
    <w:tmpl w:val="9A7E49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11D14148"/>
    <w:multiLevelType w:val="hybridMultilevel"/>
    <w:tmpl w:val="733647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120C0A74"/>
    <w:multiLevelType w:val="hybridMultilevel"/>
    <w:tmpl w:val="642ED5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2156831"/>
    <w:multiLevelType w:val="hybridMultilevel"/>
    <w:tmpl w:val="6E88B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2B96A25"/>
    <w:multiLevelType w:val="hybridMultilevel"/>
    <w:tmpl w:val="8202FD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12D51F26"/>
    <w:multiLevelType w:val="hybridMultilevel"/>
    <w:tmpl w:val="A7E801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13ED0F03"/>
    <w:multiLevelType w:val="multilevel"/>
    <w:tmpl w:val="ED2663BC"/>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62"/>
        </w:tabs>
        <w:ind w:left="862" w:hanging="720"/>
      </w:pPr>
      <w:rPr>
        <w:rFonts w:hint="default"/>
      </w:rPr>
    </w:lvl>
    <w:lvl w:ilvl="3">
      <w:start w:val="1"/>
      <w:numFmt w:val="decimal"/>
      <w:pStyle w:val="Heading4"/>
      <w:lvlText w:val="%1.%2.%3.%4"/>
      <w:lvlJc w:val="left"/>
      <w:pPr>
        <w:tabs>
          <w:tab w:val="num" w:pos="1574"/>
        </w:tabs>
        <w:ind w:left="1574" w:hanging="864"/>
      </w:pPr>
      <w:rPr>
        <w:rFonts w:hint="default"/>
      </w:rPr>
    </w:lvl>
    <w:lvl w:ilvl="4">
      <w:start w:val="1"/>
      <w:numFmt w:val="decimal"/>
      <w:pStyle w:val="Heading5"/>
      <w:lvlText w:val="%1.%2.%3.%4.%5"/>
      <w:lvlJc w:val="left"/>
      <w:pPr>
        <w:tabs>
          <w:tab w:val="num" w:pos="1575"/>
        </w:tabs>
        <w:ind w:left="1575"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5" w15:restartNumberingAfterBreak="0">
    <w:nsid w:val="13F4201A"/>
    <w:multiLevelType w:val="hybridMultilevel"/>
    <w:tmpl w:val="A0C2A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14135EF9"/>
    <w:multiLevelType w:val="hybridMultilevel"/>
    <w:tmpl w:val="728CDC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143A2A2F"/>
    <w:multiLevelType w:val="hybridMultilevel"/>
    <w:tmpl w:val="36187E8C"/>
    <w:styleLink w:val="StyleBulletedSymbolsymbolLeft025Hanging0257"/>
    <w:lvl w:ilvl="0" w:tplc="CF68586C">
      <w:start w:val="1"/>
      <w:numFmt w:val="bullet"/>
      <w:pStyle w:val="bullet"/>
      <w:lvlText w:val=""/>
      <w:lvlJc w:val="left"/>
      <w:pPr>
        <w:ind w:left="840" w:hanging="42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145F4645"/>
    <w:multiLevelType w:val="hybridMultilevel"/>
    <w:tmpl w:val="34121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4745E4A"/>
    <w:multiLevelType w:val="hybridMultilevel"/>
    <w:tmpl w:val="123261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4942225"/>
    <w:multiLevelType w:val="hybridMultilevel"/>
    <w:tmpl w:val="1EA030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4F52E09"/>
    <w:multiLevelType w:val="hybridMultilevel"/>
    <w:tmpl w:val="B8123C9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2" w15:restartNumberingAfterBreak="0">
    <w:nsid w:val="15337D5B"/>
    <w:multiLevelType w:val="hybridMultilevel"/>
    <w:tmpl w:val="D0A871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15C84376"/>
    <w:multiLevelType w:val="hybridMultilevel"/>
    <w:tmpl w:val="AE104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15D535F7"/>
    <w:multiLevelType w:val="hybridMultilevel"/>
    <w:tmpl w:val="1CCC04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6277BB7"/>
    <w:multiLevelType w:val="hybridMultilevel"/>
    <w:tmpl w:val="96803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706661D"/>
    <w:multiLevelType w:val="hybridMultilevel"/>
    <w:tmpl w:val="4C026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171D6558"/>
    <w:multiLevelType w:val="hybridMultilevel"/>
    <w:tmpl w:val="69B00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17251332"/>
    <w:multiLevelType w:val="multilevel"/>
    <w:tmpl w:val="EA72ABC4"/>
    <w:styleLink w:val="StyleBulletedSymbolsymbolLeft025Hanging02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17320264"/>
    <w:multiLevelType w:val="hybridMultilevel"/>
    <w:tmpl w:val="A38CC5F0"/>
    <w:lvl w:ilvl="0" w:tplc="08090001">
      <w:start w:val="1"/>
      <w:numFmt w:val="bullet"/>
      <w:lvlText w:val=""/>
      <w:lvlJc w:val="left"/>
      <w:pPr>
        <w:tabs>
          <w:tab w:val="num" w:pos="720"/>
        </w:tabs>
        <w:ind w:left="720" w:hanging="360"/>
      </w:pPr>
      <w:rPr>
        <w:rFonts w:ascii="Symbol" w:hAnsi="Symbol" w:hint="default"/>
      </w:rPr>
    </w:lvl>
    <w:lvl w:ilvl="1" w:tplc="4D8C5C06">
      <w:start w:val="1"/>
      <w:numFmt w:val="bullet"/>
      <w:lvlText w:val="•"/>
      <w:lvlJc w:val="left"/>
      <w:pPr>
        <w:tabs>
          <w:tab w:val="num" w:pos="1440"/>
        </w:tabs>
        <w:ind w:left="1440" w:hanging="360"/>
      </w:pPr>
      <w:rPr>
        <w:rFonts w:ascii="Arial" w:hAnsi="Arial" w:hint="default"/>
      </w:rPr>
    </w:lvl>
    <w:lvl w:ilvl="2" w:tplc="EBAE0DDE" w:tentative="1">
      <w:start w:val="1"/>
      <w:numFmt w:val="bullet"/>
      <w:lvlText w:val="•"/>
      <w:lvlJc w:val="left"/>
      <w:pPr>
        <w:tabs>
          <w:tab w:val="num" w:pos="2160"/>
        </w:tabs>
        <w:ind w:left="2160" w:hanging="360"/>
      </w:pPr>
      <w:rPr>
        <w:rFonts w:ascii="Arial" w:hAnsi="Arial" w:hint="default"/>
      </w:rPr>
    </w:lvl>
    <w:lvl w:ilvl="3" w:tplc="6C8239E2" w:tentative="1">
      <w:start w:val="1"/>
      <w:numFmt w:val="bullet"/>
      <w:lvlText w:val="•"/>
      <w:lvlJc w:val="left"/>
      <w:pPr>
        <w:tabs>
          <w:tab w:val="num" w:pos="2880"/>
        </w:tabs>
        <w:ind w:left="2880" w:hanging="360"/>
      </w:pPr>
      <w:rPr>
        <w:rFonts w:ascii="Arial" w:hAnsi="Arial" w:hint="default"/>
      </w:rPr>
    </w:lvl>
    <w:lvl w:ilvl="4" w:tplc="F238E72C" w:tentative="1">
      <w:start w:val="1"/>
      <w:numFmt w:val="bullet"/>
      <w:lvlText w:val="•"/>
      <w:lvlJc w:val="left"/>
      <w:pPr>
        <w:tabs>
          <w:tab w:val="num" w:pos="3600"/>
        </w:tabs>
        <w:ind w:left="3600" w:hanging="360"/>
      </w:pPr>
      <w:rPr>
        <w:rFonts w:ascii="Arial" w:hAnsi="Arial" w:hint="default"/>
      </w:rPr>
    </w:lvl>
    <w:lvl w:ilvl="5" w:tplc="38EE6EF6" w:tentative="1">
      <w:start w:val="1"/>
      <w:numFmt w:val="bullet"/>
      <w:lvlText w:val="•"/>
      <w:lvlJc w:val="left"/>
      <w:pPr>
        <w:tabs>
          <w:tab w:val="num" w:pos="4320"/>
        </w:tabs>
        <w:ind w:left="4320" w:hanging="360"/>
      </w:pPr>
      <w:rPr>
        <w:rFonts w:ascii="Arial" w:hAnsi="Arial" w:hint="default"/>
      </w:rPr>
    </w:lvl>
    <w:lvl w:ilvl="6" w:tplc="3F54C64E" w:tentative="1">
      <w:start w:val="1"/>
      <w:numFmt w:val="bullet"/>
      <w:lvlText w:val="•"/>
      <w:lvlJc w:val="left"/>
      <w:pPr>
        <w:tabs>
          <w:tab w:val="num" w:pos="5040"/>
        </w:tabs>
        <w:ind w:left="5040" w:hanging="360"/>
      </w:pPr>
      <w:rPr>
        <w:rFonts w:ascii="Arial" w:hAnsi="Arial" w:hint="default"/>
      </w:rPr>
    </w:lvl>
    <w:lvl w:ilvl="7" w:tplc="580E9C76" w:tentative="1">
      <w:start w:val="1"/>
      <w:numFmt w:val="bullet"/>
      <w:lvlText w:val="•"/>
      <w:lvlJc w:val="left"/>
      <w:pPr>
        <w:tabs>
          <w:tab w:val="num" w:pos="5760"/>
        </w:tabs>
        <w:ind w:left="5760" w:hanging="360"/>
      </w:pPr>
      <w:rPr>
        <w:rFonts w:ascii="Arial" w:hAnsi="Arial" w:hint="default"/>
      </w:rPr>
    </w:lvl>
    <w:lvl w:ilvl="8" w:tplc="EF0C5C4A"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17530FB3"/>
    <w:multiLevelType w:val="multilevel"/>
    <w:tmpl w:val="9FF2ACC4"/>
    <w:styleLink w:val="3"/>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1" w15:restartNumberingAfterBreak="0">
    <w:nsid w:val="178B71C7"/>
    <w:multiLevelType w:val="hybridMultilevel"/>
    <w:tmpl w:val="5BB45B3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7F42BE3"/>
    <w:multiLevelType w:val="hybridMultilevel"/>
    <w:tmpl w:val="DC5A1E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183B5322"/>
    <w:multiLevelType w:val="hybridMultilevel"/>
    <w:tmpl w:val="08FAD8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877539A"/>
    <w:multiLevelType w:val="hybridMultilevel"/>
    <w:tmpl w:val="072686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19910EEE"/>
    <w:multiLevelType w:val="multilevel"/>
    <w:tmpl w:val="6692644C"/>
    <w:lvl w:ilvl="0">
      <w:start w:val="1"/>
      <w:numFmt w:val="bullet"/>
      <w:lvlText w:val=""/>
      <w:lvlJc w:val="left"/>
      <w:pPr>
        <w:ind w:left="800" w:hanging="360"/>
      </w:pPr>
      <w:rPr>
        <w:rFonts w:ascii="Symbol" w:hAnsi="Symbol" w:hint="default"/>
      </w:rPr>
    </w:lvl>
    <w:lvl w:ilvl="1">
      <w:start w:val="1"/>
      <w:numFmt w:val="bullet"/>
      <w:lvlText w:val=""/>
      <w:lvlJc w:val="left"/>
      <w:pPr>
        <w:ind w:left="1420" w:hanging="400"/>
      </w:pPr>
      <w:rPr>
        <w:rFonts w:ascii="Symbol" w:hAnsi="Symbol" w:hint="default"/>
      </w:rPr>
    </w:lvl>
    <w:lvl w:ilvl="2">
      <w:start w:val="1"/>
      <w:numFmt w:val="bullet"/>
      <w:lvlText w:val=""/>
      <w:lvlJc w:val="left"/>
      <w:pPr>
        <w:ind w:left="1820" w:hanging="400"/>
      </w:pPr>
      <w:rPr>
        <w:rFonts w:ascii="Wingdings" w:hAnsi="Wingdings" w:hint="default"/>
      </w:rPr>
    </w:lvl>
    <w:lvl w:ilvl="3">
      <w:start w:val="1"/>
      <w:numFmt w:val="bullet"/>
      <w:lvlText w:val=""/>
      <w:lvlJc w:val="left"/>
      <w:pPr>
        <w:ind w:left="2220" w:hanging="400"/>
      </w:pPr>
      <w:rPr>
        <w:rFonts w:ascii="Wingdings" w:hAnsi="Wingdings" w:hint="default"/>
      </w:rPr>
    </w:lvl>
    <w:lvl w:ilvl="4">
      <w:start w:val="1"/>
      <w:numFmt w:val="bullet"/>
      <w:lvlText w:val=""/>
      <w:lvlJc w:val="left"/>
      <w:pPr>
        <w:ind w:left="2620" w:hanging="400"/>
      </w:pPr>
      <w:rPr>
        <w:rFonts w:ascii="Wingdings" w:hAnsi="Wingdings" w:hint="default"/>
      </w:rPr>
    </w:lvl>
    <w:lvl w:ilvl="5">
      <w:start w:val="1"/>
      <w:numFmt w:val="bullet"/>
      <w:lvlText w:val=""/>
      <w:lvlJc w:val="left"/>
      <w:pPr>
        <w:ind w:left="3020" w:hanging="400"/>
      </w:pPr>
      <w:rPr>
        <w:rFonts w:ascii="Wingdings" w:hAnsi="Wingdings" w:hint="default"/>
      </w:rPr>
    </w:lvl>
    <w:lvl w:ilvl="6">
      <w:start w:val="1"/>
      <w:numFmt w:val="bullet"/>
      <w:lvlText w:val=""/>
      <w:lvlJc w:val="left"/>
      <w:pPr>
        <w:ind w:left="3420" w:hanging="400"/>
      </w:pPr>
      <w:rPr>
        <w:rFonts w:ascii="Wingdings" w:hAnsi="Wingdings" w:hint="default"/>
      </w:rPr>
    </w:lvl>
    <w:lvl w:ilvl="7">
      <w:start w:val="1"/>
      <w:numFmt w:val="bullet"/>
      <w:lvlText w:val=""/>
      <w:lvlJc w:val="left"/>
      <w:pPr>
        <w:ind w:left="3820" w:hanging="400"/>
      </w:pPr>
      <w:rPr>
        <w:rFonts w:ascii="Wingdings" w:hAnsi="Wingdings" w:hint="default"/>
      </w:rPr>
    </w:lvl>
    <w:lvl w:ilvl="8">
      <w:start w:val="1"/>
      <w:numFmt w:val="bullet"/>
      <w:lvlText w:val=""/>
      <w:lvlJc w:val="left"/>
      <w:pPr>
        <w:ind w:left="4220" w:hanging="400"/>
      </w:pPr>
      <w:rPr>
        <w:rFonts w:ascii="Wingdings" w:hAnsi="Wingdings" w:hint="default"/>
      </w:rPr>
    </w:lvl>
  </w:abstractNum>
  <w:abstractNum w:abstractNumId="76" w15:restartNumberingAfterBreak="0">
    <w:nsid w:val="19980F90"/>
    <w:multiLevelType w:val="hybridMultilevel"/>
    <w:tmpl w:val="95A8CD30"/>
    <w:name w:val="Heading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1A557170"/>
    <w:multiLevelType w:val="hybridMultilevel"/>
    <w:tmpl w:val="7BD6490A"/>
    <w:lvl w:ilvl="0" w:tplc="F70052B6">
      <w:numFmt w:val="bullet"/>
      <w:lvlText w:val="-"/>
      <w:lvlJc w:val="left"/>
      <w:pPr>
        <w:ind w:left="720" w:hanging="360"/>
      </w:pPr>
      <w:rPr>
        <w:rFonts w:ascii="Calibri" w:eastAsia="Malgun Gothic"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8" w15:restartNumberingAfterBreak="0">
    <w:nsid w:val="1AB66554"/>
    <w:multiLevelType w:val="singleLevel"/>
    <w:tmpl w:val="F3E2B79E"/>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79" w15:restartNumberingAfterBreak="0">
    <w:nsid w:val="1B181D87"/>
    <w:multiLevelType w:val="hybridMultilevel"/>
    <w:tmpl w:val="D91A43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1B2E6DB0"/>
    <w:multiLevelType w:val="hybridMultilevel"/>
    <w:tmpl w:val="A24820CA"/>
    <w:lvl w:ilvl="0" w:tplc="04090001">
      <w:start w:val="1"/>
      <w:numFmt w:val="bullet"/>
      <w:lvlText w:val=""/>
      <w:lvlJc w:val="left"/>
      <w:pPr>
        <w:ind w:left="420" w:hanging="420"/>
      </w:pPr>
      <w:rPr>
        <w:rFonts w:ascii="Symbol" w:hAnsi="Symbol" w:hint="default"/>
      </w:rPr>
    </w:lvl>
    <w:lvl w:ilvl="1" w:tplc="04090001">
      <w:start w:val="1"/>
      <w:numFmt w:val="bullet"/>
      <w:lvlText w:val=""/>
      <w:lvlJc w:val="left"/>
      <w:pPr>
        <w:ind w:left="840" w:hanging="420"/>
      </w:pPr>
      <w:rPr>
        <w:rFonts w:ascii="Symbol" w:hAnsi="Symbol"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1" w15:restartNumberingAfterBreak="0">
    <w:nsid w:val="1B507168"/>
    <w:multiLevelType w:val="hybridMultilevel"/>
    <w:tmpl w:val="BFB28F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1B6A7336"/>
    <w:multiLevelType w:val="hybridMultilevel"/>
    <w:tmpl w:val="44500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B52A9464">
      <w:start w:val="2"/>
      <w:numFmt w:val="bullet"/>
      <w:lvlText w:val="-"/>
      <w:lvlJc w:val="left"/>
      <w:pPr>
        <w:ind w:left="3090" w:hanging="570"/>
      </w:pPr>
      <w:rPr>
        <w:rFonts w:ascii="Times New Roman" w:eastAsia="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B8B63C8"/>
    <w:multiLevelType w:val="hybridMultilevel"/>
    <w:tmpl w:val="15746D2A"/>
    <w:lvl w:ilvl="0" w:tplc="3CDE6342">
      <w:start w:val="1"/>
      <w:numFmt w:val="decimal"/>
      <w:pStyle w:val="Referen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BAA055F"/>
    <w:multiLevelType w:val="hybridMultilevel"/>
    <w:tmpl w:val="79FAF3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1CA77058"/>
    <w:multiLevelType w:val="hybridMultilevel"/>
    <w:tmpl w:val="433CC6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1CB75B30"/>
    <w:multiLevelType w:val="hybridMultilevel"/>
    <w:tmpl w:val="B6FEA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CD54277"/>
    <w:multiLevelType w:val="hybridMultilevel"/>
    <w:tmpl w:val="FE0E19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1CF50FC9"/>
    <w:multiLevelType w:val="hybridMultilevel"/>
    <w:tmpl w:val="D01C6B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1D2663F1"/>
    <w:multiLevelType w:val="hybridMultilevel"/>
    <w:tmpl w:val="C82CF7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1D322B4A"/>
    <w:multiLevelType w:val="hybridMultilevel"/>
    <w:tmpl w:val="E4040E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1E83321D"/>
    <w:multiLevelType w:val="hybridMultilevel"/>
    <w:tmpl w:val="89483398"/>
    <w:lvl w:ilvl="0" w:tplc="0809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2" w15:restartNumberingAfterBreak="0">
    <w:nsid w:val="1EAA24F7"/>
    <w:multiLevelType w:val="multilevel"/>
    <w:tmpl w:val="2E362DBC"/>
    <w:lvl w:ilvl="0">
      <w:start w:val="1"/>
      <w:numFmt w:val="bullet"/>
      <w:lvlText w:val=""/>
      <w:lvlJc w:val="left"/>
      <w:pPr>
        <w:ind w:left="800" w:hanging="360"/>
      </w:pPr>
      <w:rPr>
        <w:rFonts w:ascii="Symbol" w:hAnsi="Symbol" w:hint="default"/>
      </w:rPr>
    </w:lvl>
    <w:lvl w:ilvl="1">
      <w:start w:val="8"/>
      <w:numFmt w:val="bullet"/>
      <w:lvlText w:val="-"/>
      <w:lvlJc w:val="left"/>
      <w:pPr>
        <w:ind w:left="1420" w:hanging="400"/>
      </w:pPr>
      <w:rPr>
        <w:rFonts w:ascii="Arial" w:eastAsia="PMingLiU" w:hAnsi="Arial" w:cs="Arial" w:hint="default"/>
      </w:rPr>
    </w:lvl>
    <w:lvl w:ilvl="2">
      <w:start w:val="1"/>
      <w:numFmt w:val="bullet"/>
      <w:lvlText w:val=""/>
      <w:lvlJc w:val="left"/>
      <w:pPr>
        <w:ind w:left="1820" w:hanging="400"/>
      </w:pPr>
      <w:rPr>
        <w:rFonts w:ascii="Wingdings" w:hAnsi="Wingdings" w:hint="default"/>
      </w:rPr>
    </w:lvl>
    <w:lvl w:ilvl="3">
      <w:start w:val="1"/>
      <w:numFmt w:val="bullet"/>
      <w:lvlText w:val=""/>
      <w:lvlJc w:val="left"/>
      <w:pPr>
        <w:ind w:left="2220" w:hanging="400"/>
      </w:pPr>
      <w:rPr>
        <w:rFonts w:ascii="Wingdings" w:hAnsi="Wingdings" w:hint="default"/>
      </w:rPr>
    </w:lvl>
    <w:lvl w:ilvl="4">
      <w:start w:val="1"/>
      <w:numFmt w:val="bullet"/>
      <w:lvlText w:val=""/>
      <w:lvlJc w:val="left"/>
      <w:pPr>
        <w:ind w:left="2620" w:hanging="400"/>
      </w:pPr>
      <w:rPr>
        <w:rFonts w:ascii="Wingdings" w:hAnsi="Wingdings" w:hint="default"/>
      </w:rPr>
    </w:lvl>
    <w:lvl w:ilvl="5">
      <w:start w:val="1"/>
      <w:numFmt w:val="bullet"/>
      <w:lvlText w:val=""/>
      <w:lvlJc w:val="left"/>
      <w:pPr>
        <w:ind w:left="3020" w:hanging="400"/>
      </w:pPr>
      <w:rPr>
        <w:rFonts w:ascii="Wingdings" w:hAnsi="Wingdings" w:hint="default"/>
      </w:rPr>
    </w:lvl>
    <w:lvl w:ilvl="6">
      <w:start w:val="1"/>
      <w:numFmt w:val="bullet"/>
      <w:lvlText w:val=""/>
      <w:lvlJc w:val="left"/>
      <w:pPr>
        <w:ind w:left="3420" w:hanging="400"/>
      </w:pPr>
      <w:rPr>
        <w:rFonts w:ascii="Wingdings" w:hAnsi="Wingdings" w:hint="default"/>
      </w:rPr>
    </w:lvl>
    <w:lvl w:ilvl="7">
      <w:start w:val="1"/>
      <w:numFmt w:val="bullet"/>
      <w:lvlText w:val=""/>
      <w:lvlJc w:val="left"/>
      <w:pPr>
        <w:ind w:left="3820" w:hanging="400"/>
      </w:pPr>
      <w:rPr>
        <w:rFonts w:ascii="Wingdings" w:hAnsi="Wingdings" w:hint="default"/>
      </w:rPr>
    </w:lvl>
    <w:lvl w:ilvl="8">
      <w:start w:val="1"/>
      <w:numFmt w:val="bullet"/>
      <w:lvlText w:val=""/>
      <w:lvlJc w:val="left"/>
      <w:pPr>
        <w:ind w:left="4220" w:hanging="400"/>
      </w:pPr>
      <w:rPr>
        <w:rFonts w:ascii="Wingdings" w:hAnsi="Wingdings" w:hint="default"/>
      </w:rPr>
    </w:lvl>
  </w:abstractNum>
  <w:abstractNum w:abstractNumId="93" w15:restartNumberingAfterBreak="0">
    <w:nsid w:val="1F215A98"/>
    <w:multiLevelType w:val="hybridMultilevel"/>
    <w:tmpl w:val="8CFE7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1F25087F"/>
    <w:multiLevelType w:val="hybridMultilevel"/>
    <w:tmpl w:val="6718827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5" w15:restartNumberingAfterBreak="0">
    <w:nsid w:val="1FC4682E"/>
    <w:multiLevelType w:val="hybridMultilevel"/>
    <w:tmpl w:val="1A2EABF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6" w15:restartNumberingAfterBreak="0">
    <w:nsid w:val="20D66DF5"/>
    <w:multiLevelType w:val="hybridMultilevel"/>
    <w:tmpl w:val="60A2A3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21057EAA"/>
    <w:multiLevelType w:val="hybridMultilevel"/>
    <w:tmpl w:val="229E6F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21876961"/>
    <w:multiLevelType w:val="hybridMultilevel"/>
    <w:tmpl w:val="1AA21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21F32D7B"/>
    <w:multiLevelType w:val="hybridMultilevel"/>
    <w:tmpl w:val="E8A6E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1FC0BE2"/>
    <w:multiLevelType w:val="hybridMultilevel"/>
    <w:tmpl w:val="9760ED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1" w15:restartNumberingAfterBreak="0">
    <w:nsid w:val="22764C50"/>
    <w:multiLevelType w:val="hybridMultilevel"/>
    <w:tmpl w:val="A1B896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22C050E5"/>
    <w:multiLevelType w:val="multilevel"/>
    <w:tmpl w:val="9FF2ACC4"/>
    <w:styleLink w:val="1"/>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3" w15:restartNumberingAfterBreak="0">
    <w:nsid w:val="22D21819"/>
    <w:multiLevelType w:val="hybridMultilevel"/>
    <w:tmpl w:val="974A91A0"/>
    <w:lvl w:ilvl="0" w:tplc="9BEE8682">
      <w:start w:val="1"/>
      <w:numFmt w:val="bullet"/>
      <w:pStyle w:val="ComeBack"/>
      <w:lvlText w:val=""/>
      <w:lvlJc w:val="left"/>
      <w:pPr>
        <w:tabs>
          <w:tab w:val="num" w:pos="1259"/>
        </w:tabs>
        <w:ind w:left="1622" w:hanging="1055"/>
      </w:pPr>
      <w:rPr>
        <w:rFonts w:ascii="Wingdings" w:hAnsi="Wingdings" w:hint="default"/>
        <w:b/>
        <w:i w:val="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237C7836"/>
    <w:multiLevelType w:val="hybridMultilevel"/>
    <w:tmpl w:val="F5E260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23C86036"/>
    <w:multiLevelType w:val="hybridMultilevel"/>
    <w:tmpl w:val="7876AD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246D1EC4"/>
    <w:multiLevelType w:val="hybridMultilevel"/>
    <w:tmpl w:val="613809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250D27B5"/>
    <w:multiLevelType w:val="hybridMultilevel"/>
    <w:tmpl w:val="EE5A89F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8" w15:restartNumberingAfterBreak="0">
    <w:nsid w:val="250F6C44"/>
    <w:multiLevelType w:val="hybridMultilevel"/>
    <w:tmpl w:val="549A0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25195B8F"/>
    <w:multiLevelType w:val="hybridMultilevel"/>
    <w:tmpl w:val="18C49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259B7128"/>
    <w:multiLevelType w:val="hybridMultilevel"/>
    <w:tmpl w:val="848A4610"/>
    <w:lvl w:ilvl="0" w:tplc="2EFCE82A">
      <w:start w:val="1"/>
      <w:numFmt w:val="bullet"/>
      <w:pStyle w:val="Proposalsub"/>
      <w:lvlText w:val=""/>
      <w:lvlJc w:val="left"/>
      <w:pPr>
        <w:ind w:left="1160" w:hanging="360"/>
      </w:pPr>
      <w:rPr>
        <w:rFonts w:ascii="Symbol" w:hAnsi="Symbol" w:hint="default"/>
      </w:rPr>
    </w:lvl>
    <w:lvl w:ilvl="1" w:tplc="6B7CCCE8">
      <w:numFmt w:val="bullet"/>
      <w:pStyle w:val="Proposalsubsub"/>
      <w:lvlText w:val="-"/>
      <w:lvlJc w:val="left"/>
      <w:pPr>
        <w:ind w:left="1600" w:hanging="400"/>
      </w:pPr>
      <w:rPr>
        <w:rFonts w:ascii="Times New Roman" w:eastAsia="Batang" w:hAnsi="Times New Roman" w:cs="Times New Roman" w:hint="default"/>
      </w:rPr>
    </w:lvl>
    <w:lvl w:ilvl="2" w:tplc="04090005">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11" w15:restartNumberingAfterBreak="0">
    <w:nsid w:val="264F6722"/>
    <w:multiLevelType w:val="hybridMultilevel"/>
    <w:tmpl w:val="7E0E6E30"/>
    <w:lvl w:ilvl="0" w:tplc="0809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2" w15:restartNumberingAfterBreak="0">
    <w:nsid w:val="26693EBE"/>
    <w:multiLevelType w:val="hybridMultilevel"/>
    <w:tmpl w:val="EE3280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26AC50A2"/>
    <w:multiLevelType w:val="hybridMultilevel"/>
    <w:tmpl w:val="307E9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271C1420"/>
    <w:multiLevelType w:val="hybridMultilevel"/>
    <w:tmpl w:val="0DCA3E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29E4397C"/>
    <w:multiLevelType w:val="hybridMultilevel"/>
    <w:tmpl w:val="FBF22F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2A7D44C2"/>
    <w:multiLevelType w:val="hybridMultilevel"/>
    <w:tmpl w:val="F09414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2ABF2B97"/>
    <w:multiLevelType w:val="hybridMultilevel"/>
    <w:tmpl w:val="02746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2AF07B94"/>
    <w:multiLevelType w:val="hybridMultilevel"/>
    <w:tmpl w:val="4FC80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2C160B6A"/>
    <w:multiLevelType w:val="hybridMultilevel"/>
    <w:tmpl w:val="4BE4C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2C6255DC"/>
    <w:multiLevelType w:val="hybridMultilevel"/>
    <w:tmpl w:val="316EB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C6D0B6C"/>
    <w:multiLevelType w:val="hybridMultilevel"/>
    <w:tmpl w:val="E1ECD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2CC7125C"/>
    <w:multiLevelType w:val="singleLevel"/>
    <w:tmpl w:val="24D0B6C8"/>
    <w:lvl w:ilvl="0">
      <w:start w:val="1"/>
      <w:numFmt w:val="bullet"/>
      <w:pStyle w:val="Bulletedo1"/>
      <w:lvlText w:val=""/>
      <w:lvlJc w:val="left"/>
      <w:pPr>
        <w:tabs>
          <w:tab w:val="num" w:pos="360"/>
        </w:tabs>
        <w:ind w:left="360" w:hanging="360"/>
      </w:pPr>
      <w:rPr>
        <w:rFonts w:ascii="Symbol" w:hAnsi="Symbol" w:hint="default"/>
      </w:rPr>
    </w:lvl>
  </w:abstractNum>
  <w:abstractNum w:abstractNumId="123" w15:restartNumberingAfterBreak="0">
    <w:nsid w:val="2DC810EC"/>
    <w:multiLevelType w:val="hybridMultilevel"/>
    <w:tmpl w:val="D2E8A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2DE600BE"/>
    <w:multiLevelType w:val="hybridMultilevel"/>
    <w:tmpl w:val="4656E6A4"/>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25" w15:restartNumberingAfterBreak="0">
    <w:nsid w:val="2E6177E9"/>
    <w:multiLevelType w:val="multilevel"/>
    <w:tmpl w:val="13A04612"/>
    <w:styleLink w:val="StyleBulletedSymbolsymbolLeft025Hanging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6" w15:restartNumberingAfterBreak="0">
    <w:nsid w:val="2EFE0199"/>
    <w:multiLevelType w:val="hybridMultilevel"/>
    <w:tmpl w:val="11B464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2F9108D7"/>
    <w:multiLevelType w:val="hybridMultilevel"/>
    <w:tmpl w:val="7FF8B23A"/>
    <w:lvl w:ilvl="0" w:tplc="57F0F792">
      <w:start w:val="10"/>
      <w:numFmt w:val="bullet"/>
      <w:lvlText w:val="-"/>
      <w:lvlJc w:val="left"/>
      <w:pPr>
        <w:ind w:left="420" w:hanging="42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8" w15:restartNumberingAfterBreak="0">
    <w:nsid w:val="301C6BE1"/>
    <w:multiLevelType w:val="hybridMultilevel"/>
    <w:tmpl w:val="AAA050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313748C2"/>
    <w:multiLevelType w:val="hybridMultilevel"/>
    <w:tmpl w:val="21E81B1E"/>
    <w:lvl w:ilvl="0" w:tplc="B3428C4A">
      <w:start w:val="1"/>
      <w:numFmt w:val="bullet"/>
      <w:pStyle w:val="Bullet0"/>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33435E82"/>
    <w:multiLevelType w:val="hybridMultilevel"/>
    <w:tmpl w:val="688C57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33F9147D"/>
    <w:multiLevelType w:val="hybridMultilevel"/>
    <w:tmpl w:val="50809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47C39AC"/>
    <w:multiLevelType w:val="hybridMultilevel"/>
    <w:tmpl w:val="62FCB4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34D5045A"/>
    <w:multiLevelType w:val="singleLevel"/>
    <w:tmpl w:val="B3FC4AEC"/>
    <w:lvl w:ilvl="0">
      <w:start w:val="1"/>
      <w:numFmt w:val="bullet"/>
      <w:pStyle w:val="a0"/>
      <w:lvlText w:val=""/>
      <w:lvlJc w:val="left"/>
      <w:pPr>
        <w:tabs>
          <w:tab w:val="num" w:pos="360"/>
        </w:tabs>
        <w:ind w:left="340" w:hanging="340"/>
      </w:pPr>
      <w:rPr>
        <w:rFonts w:ascii="Symbol" w:eastAsia="Times New Roman" w:hAnsi="Symbol" w:hint="default"/>
        <w:color w:val="auto"/>
      </w:rPr>
    </w:lvl>
  </w:abstractNum>
  <w:abstractNum w:abstractNumId="134" w15:restartNumberingAfterBreak="0">
    <w:nsid w:val="36115C6B"/>
    <w:multiLevelType w:val="hybridMultilevel"/>
    <w:tmpl w:val="0602EE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D701DB"/>
    <w:multiLevelType w:val="hybridMultilevel"/>
    <w:tmpl w:val="C1BE23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37F02DAC"/>
    <w:multiLevelType w:val="hybridMultilevel"/>
    <w:tmpl w:val="21D8D532"/>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7" w15:restartNumberingAfterBreak="0">
    <w:nsid w:val="382946E8"/>
    <w:multiLevelType w:val="hybridMultilevel"/>
    <w:tmpl w:val="2E3C1F5A"/>
    <w:lvl w:ilvl="0" w:tplc="B3428C4A">
      <w:start w:val="1"/>
      <w:numFmt w:val="bullet"/>
      <w:pStyle w:val="item"/>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38461750"/>
    <w:multiLevelType w:val="hybridMultilevel"/>
    <w:tmpl w:val="2C5AC5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38B072C2"/>
    <w:multiLevelType w:val="hybridMultilevel"/>
    <w:tmpl w:val="BB72A89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0" w15:restartNumberingAfterBreak="0">
    <w:nsid w:val="38C9476E"/>
    <w:multiLevelType w:val="hybridMultilevel"/>
    <w:tmpl w:val="4BA8C31A"/>
    <w:styleLink w:val="StyleBulletedSymbolsymbolLeft025Hanging02515"/>
    <w:lvl w:ilvl="0" w:tplc="CF68586C">
      <w:start w:val="3"/>
      <w:numFmt w:val="bullet"/>
      <w:lvlText w:val="-"/>
      <w:lvlJc w:val="left"/>
      <w:pPr>
        <w:tabs>
          <w:tab w:val="num" w:pos="720"/>
        </w:tabs>
        <w:ind w:left="720" w:hanging="360"/>
      </w:pPr>
      <w:rPr>
        <w:rFonts w:ascii="Times New Roman" w:eastAsia="Times New Roman" w:hAnsi="Times New Roman" w:cs="Times New Roman"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1" w15:restartNumberingAfterBreak="0">
    <w:nsid w:val="38D623CE"/>
    <w:multiLevelType w:val="hybridMultilevel"/>
    <w:tmpl w:val="934659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39095F47"/>
    <w:multiLevelType w:val="hybridMultilevel"/>
    <w:tmpl w:val="D72C60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390B0DA0"/>
    <w:multiLevelType w:val="hybridMultilevel"/>
    <w:tmpl w:val="DCFEA95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4" w15:restartNumberingAfterBreak="0">
    <w:nsid w:val="39CA40E4"/>
    <w:multiLevelType w:val="hybridMultilevel"/>
    <w:tmpl w:val="F6FA9A08"/>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46" w15:restartNumberingAfterBreak="0">
    <w:nsid w:val="3A883861"/>
    <w:multiLevelType w:val="hybridMultilevel"/>
    <w:tmpl w:val="6C72F118"/>
    <w:lvl w:ilvl="0" w:tplc="04090001">
      <w:start w:val="6"/>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AA46647"/>
    <w:multiLevelType w:val="hybridMultilevel"/>
    <w:tmpl w:val="B65C662A"/>
    <w:lvl w:ilvl="0" w:tplc="A9301D9E">
      <w:start w:val="1"/>
      <w:numFmt w:val="decimal"/>
      <w:pStyle w:val="Proposal"/>
      <w:lvlText w:val="Observation %1"/>
      <w:lvlJc w:val="left"/>
      <w:pPr>
        <w:tabs>
          <w:tab w:val="num" w:pos="1304"/>
        </w:tabs>
        <w:ind w:left="1304" w:hanging="13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3AB025CF"/>
    <w:multiLevelType w:val="hybridMultilevel"/>
    <w:tmpl w:val="DE7245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3ADF3F55"/>
    <w:multiLevelType w:val="hybridMultilevel"/>
    <w:tmpl w:val="355ED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B3D5660"/>
    <w:multiLevelType w:val="hybridMultilevel"/>
    <w:tmpl w:val="D760F578"/>
    <w:lvl w:ilvl="0" w:tplc="D5222232">
      <w:numFmt w:val="bullet"/>
      <w:lvlText w:val="-"/>
      <w:lvlJc w:val="left"/>
      <w:pPr>
        <w:ind w:left="450" w:hanging="360"/>
      </w:pPr>
      <w:rPr>
        <w:rFonts w:ascii="Calibri" w:eastAsia="Malgun Gothic" w:hAnsi="Calibri" w:cs="Times New Roman" w:hint="default"/>
      </w:rPr>
    </w:lvl>
    <w:lvl w:ilvl="1" w:tplc="D5222232">
      <w:numFmt w:val="bullet"/>
      <w:lvlText w:val="-"/>
      <w:lvlJc w:val="left"/>
      <w:pPr>
        <w:ind w:left="1170" w:hanging="360"/>
      </w:pPr>
      <w:rPr>
        <w:rFonts w:ascii="Calibri" w:eastAsia="Malgun Gothic" w:hAnsi="Calibri" w:cs="Times New Roman"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151" w15:restartNumberingAfterBreak="0">
    <w:nsid w:val="3B7B2AB6"/>
    <w:multiLevelType w:val="hybridMultilevel"/>
    <w:tmpl w:val="A96C46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3BB845FD"/>
    <w:multiLevelType w:val="hybridMultilevel"/>
    <w:tmpl w:val="8A4E6C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C264479"/>
    <w:multiLevelType w:val="hybridMultilevel"/>
    <w:tmpl w:val="2346A8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3C373775"/>
    <w:multiLevelType w:val="hybridMultilevel"/>
    <w:tmpl w:val="7E90C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5" w15:restartNumberingAfterBreak="0">
    <w:nsid w:val="3D8C5428"/>
    <w:multiLevelType w:val="multilevel"/>
    <w:tmpl w:val="71841E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6" w15:restartNumberingAfterBreak="0">
    <w:nsid w:val="3DED7ACF"/>
    <w:multiLevelType w:val="hybridMultilevel"/>
    <w:tmpl w:val="9B1065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E213A13"/>
    <w:multiLevelType w:val="hybridMultilevel"/>
    <w:tmpl w:val="4DDE9AB4"/>
    <w:lvl w:ilvl="0" w:tplc="70BEAD2C">
      <w:start w:val="1"/>
      <w:numFmt w:val="bullet"/>
      <w:lvlText w:val="•"/>
      <w:lvlJc w:val="left"/>
      <w:pPr>
        <w:tabs>
          <w:tab w:val="num" w:pos="360"/>
        </w:tabs>
        <w:ind w:left="360" w:hanging="360"/>
      </w:pPr>
      <w:rPr>
        <w:rFonts w:ascii="Arial" w:hAnsi="Arial" w:cs="Times New Roman" w:hint="default"/>
      </w:rPr>
    </w:lvl>
    <w:lvl w:ilvl="1" w:tplc="F2B21716">
      <w:start w:val="1"/>
      <w:numFmt w:val="bullet"/>
      <w:lvlText w:val="•"/>
      <w:lvlJc w:val="left"/>
      <w:pPr>
        <w:tabs>
          <w:tab w:val="num" w:pos="1080"/>
        </w:tabs>
        <w:ind w:left="1080" w:hanging="360"/>
      </w:pPr>
      <w:rPr>
        <w:rFonts w:ascii="Arial" w:hAnsi="Arial" w:cs="Times New Roman" w:hint="default"/>
      </w:rPr>
    </w:lvl>
    <w:lvl w:ilvl="2" w:tplc="E7509072">
      <w:numFmt w:val="bullet"/>
      <w:lvlText w:val="•"/>
      <w:lvlJc w:val="left"/>
      <w:pPr>
        <w:tabs>
          <w:tab w:val="num" w:pos="1800"/>
        </w:tabs>
        <w:ind w:left="1800" w:hanging="360"/>
      </w:pPr>
      <w:rPr>
        <w:rFonts w:ascii="Arial" w:hAnsi="Arial" w:cs="Times New Roman" w:hint="default"/>
      </w:rPr>
    </w:lvl>
    <w:lvl w:ilvl="3" w:tplc="09FECFEE">
      <w:numFmt w:val="bullet"/>
      <w:lvlText w:val="•"/>
      <w:lvlJc w:val="left"/>
      <w:pPr>
        <w:tabs>
          <w:tab w:val="num" w:pos="2520"/>
        </w:tabs>
        <w:ind w:left="2520" w:hanging="360"/>
      </w:pPr>
      <w:rPr>
        <w:rFonts w:ascii="Arial" w:hAnsi="Arial" w:cs="Times New Roman" w:hint="default"/>
      </w:rPr>
    </w:lvl>
    <w:lvl w:ilvl="4" w:tplc="750E17FA">
      <w:numFmt w:val="bullet"/>
      <w:lvlText w:val="•"/>
      <w:lvlJc w:val="left"/>
      <w:pPr>
        <w:tabs>
          <w:tab w:val="num" w:pos="3240"/>
        </w:tabs>
        <w:ind w:left="3240" w:hanging="360"/>
      </w:pPr>
      <w:rPr>
        <w:rFonts w:ascii="Arial" w:hAnsi="Arial" w:cs="Times New Roman" w:hint="default"/>
      </w:rPr>
    </w:lvl>
    <w:lvl w:ilvl="5" w:tplc="324CDF9A">
      <w:numFmt w:val="bullet"/>
      <w:lvlText w:val="•"/>
      <w:lvlJc w:val="left"/>
      <w:pPr>
        <w:tabs>
          <w:tab w:val="num" w:pos="3960"/>
        </w:tabs>
        <w:ind w:left="3960" w:hanging="360"/>
      </w:pPr>
      <w:rPr>
        <w:rFonts w:ascii="Arial" w:hAnsi="Arial" w:cs="Times New Roman" w:hint="default"/>
      </w:rPr>
    </w:lvl>
    <w:lvl w:ilvl="6" w:tplc="A816F474">
      <w:start w:val="1"/>
      <w:numFmt w:val="bullet"/>
      <w:lvlText w:val="•"/>
      <w:lvlJc w:val="left"/>
      <w:pPr>
        <w:tabs>
          <w:tab w:val="num" w:pos="4680"/>
        </w:tabs>
        <w:ind w:left="4680" w:hanging="360"/>
      </w:pPr>
      <w:rPr>
        <w:rFonts w:ascii="Arial" w:hAnsi="Arial" w:cs="Times New Roman" w:hint="default"/>
      </w:rPr>
    </w:lvl>
    <w:lvl w:ilvl="7" w:tplc="D19AC156">
      <w:start w:val="1"/>
      <w:numFmt w:val="bullet"/>
      <w:lvlText w:val="•"/>
      <w:lvlJc w:val="left"/>
      <w:pPr>
        <w:tabs>
          <w:tab w:val="num" w:pos="5400"/>
        </w:tabs>
        <w:ind w:left="5400" w:hanging="360"/>
      </w:pPr>
      <w:rPr>
        <w:rFonts w:ascii="Arial" w:hAnsi="Arial" w:cs="Times New Roman" w:hint="default"/>
      </w:rPr>
    </w:lvl>
    <w:lvl w:ilvl="8" w:tplc="73982F18">
      <w:start w:val="1"/>
      <w:numFmt w:val="bullet"/>
      <w:lvlText w:val="•"/>
      <w:lvlJc w:val="left"/>
      <w:pPr>
        <w:tabs>
          <w:tab w:val="num" w:pos="6120"/>
        </w:tabs>
        <w:ind w:left="6120" w:hanging="360"/>
      </w:pPr>
      <w:rPr>
        <w:rFonts w:ascii="Arial" w:hAnsi="Arial" w:cs="Times New Roman" w:hint="default"/>
      </w:rPr>
    </w:lvl>
  </w:abstractNum>
  <w:abstractNum w:abstractNumId="158" w15:restartNumberingAfterBreak="0">
    <w:nsid w:val="3EDF4090"/>
    <w:multiLevelType w:val="multilevel"/>
    <w:tmpl w:val="71841E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9" w15:restartNumberingAfterBreak="0">
    <w:nsid w:val="3EE34CF5"/>
    <w:multiLevelType w:val="hybridMultilevel"/>
    <w:tmpl w:val="0DC6A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3F4330FC"/>
    <w:multiLevelType w:val="hybridMultilevel"/>
    <w:tmpl w:val="43628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FCC3AB2"/>
    <w:multiLevelType w:val="hybridMultilevel"/>
    <w:tmpl w:val="19DC8B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3FF3029D"/>
    <w:multiLevelType w:val="hybridMultilevel"/>
    <w:tmpl w:val="C0CE43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3" w15:restartNumberingAfterBreak="0">
    <w:nsid w:val="40B072F8"/>
    <w:multiLevelType w:val="multilevel"/>
    <w:tmpl w:val="04090023"/>
    <w:styleLink w:val="ArticleSection"/>
    <w:lvl w:ilvl="0">
      <w:start w:val="1"/>
      <w:numFmt w:val="decimalFullWidth"/>
      <w:lvlText w:val="%1"/>
      <w:lvlJc w:val="left"/>
      <w:pPr>
        <w:tabs>
          <w:tab w:val="num" w:pos="425"/>
        </w:tabs>
        <w:ind w:left="425" w:hanging="425"/>
      </w:pPr>
    </w:lvl>
    <w:lvl w:ilvl="1">
      <w:start w:val="1"/>
      <w:numFmt w:val="aiueoFullWidth"/>
      <w:lvlText w:val="(%2)"/>
      <w:lvlJc w:val="left"/>
      <w:pPr>
        <w:tabs>
          <w:tab w:val="num" w:pos="851"/>
        </w:tabs>
        <w:ind w:left="851" w:hanging="426"/>
      </w:pPr>
    </w:lvl>
    <w:lvl w:ilvl="2">
      <w:start w:val="1"/>
      <w:numFmt w:val="decimalEnclosedCircle"/>
      <w:lvlText w:val="%3"/>
      <w:lvlJc w:val="left"/>
      <w:pPr>
        <w:tabs>
          <w:tab w:val="num" w:pos="1276"/>
        </w:tabs>
        <w:ind w:left="1276" w:hanging="425"/>
      </w:pPr>
    </w:lvl>
    <w:lvl w:ilvl="3">
      <w:start w:val="1"/>
      <w:numFmt w:val="irohaFullWidth"/>
      <w:lvlText w:val="(%4)"/>
      <w:lvlJc w:val="left"/>
      <w:pPr>
        <w:tabs>
          <w:tab w:val="num" w:pos="1701"/>
        </w:tabs>
        <w:ind w:left="1701" w:hanging="425"/>
      </w:pPr>
    </w:lvl>
    <w:lvl w:ilvl="4">
      <w:start w:val="1"/>
      <w:numFmt w:val="none"/>
      <w:suff w:val="nothing"/>
      <w:lvlText w:val=""/>
      <w:lvlJc w:val="left"/>
      <w:pPr>
        <w:tabs>
          <w:tab w:val="num" w:pos="2126"/>
        </w:tabs>
        <w:ind w:left="2126" w:hanging="425"/>
      </w:pPr>
    </w:lvl>
    <w:lvl w:ilvl="5">
      <w:start w:val="1"/>
      <w:numFmt w:val="none"/>
      <w:suff w:val="nothing"/>
      <w:lvlText w:val=""/>
      <w:lvlJc w:val="left"/>
      <w:pPr>
        <w:tabs>
          <w:tab w:val="num" w:pos="2551"/>
        </w:tabs>
        <w:ind w:left="2551" w:hanging="425"/>
      </w:pPr>
    </w:lvl>
    <w:lvl w:ilvl="6">
      <w:start w:val="1"/>
      <w:numFmt w:val="none"/>
      <w:suff w:val="nothing"/>
      <w:lvlText w:val=""/>
      <w:lvlJc w:val="left"/>
      <w:pPr>
        <w:tabs>
          <w:tab w:val="num" w:pos="2976"/>
        </w:tabs>
        <w:ind w:left="2976" w:hanging="425"/>
      </w:pPr>
    </w:lvl>
    <w:lvl w:ilvl="7">
      <w:start w:val="1"/>
      <w:numFmt w:val="none"/>
      <w:suff w:val="nothing"/>
      <w:lvlText w:val=""/>
      <w:lvlJc w:val="left"/>
      <w:pPr>
        <w:tabs>
          <w:tab w:val="num" w:pos="3402"/>
        </w:tabs>
        <w:ind w:left="3402" w:hanging="426"/>
      </w:pPr>
    </w:lvl>
    <w:lvl w:ilvl="8">
      <w:start w:val="1"/>
      <w:numFmt w:val="none"/>
      <w:suff w:val="nothing"/>
      <w:lvlText w:val=""/>
      <w:lvlJc w:val="right"/>
      <w:pPr>
        <w:tabs>
          <w:tab w:val="num" w:pos="3827"/>
        </w:tabs>
        <w:ind w:left="3827" w:hanging="425"/>
      </w:pPr>
    </w:lvl>
  </w:abstractNum>
  <w:abstractNum w:abstractNumId="164" w15:restartNumberingAfterBreak="0">
    <w:nsid w:val="40DE34BC"/>
    <w:multiLevelType w:val="singleLevel"/>
    <w:tmpl w:val="1BAE590C"/>
    <w:lvl w:ilvl="0">
      <w:start w:val="1"/>
      <w:numFmt w:val="decimal"/>
      <w:pStyle w:val="TdocHeading1"/>
      <w:lvlText w:val="%1."/>
      <w:lvlJc w:val="left"/>
      <w:pPr>
        <w:tabs>
          <w:tab w:val="num" w:pos="360"/>
        </w:tabs>
        <w:ind w:left="360" w:hanging="360"/>
      </w:pPr>
    </w:lvl>
  </w:abstractNum>
  <w:abstractNum w:abstractNumId="165" w15:restartNumberingAfterBreak="0">
    <w:nsid w:val="41552728"/>
    <w:multiLevelType w:val="hybridMultilevel"/>
    <w:tmpl w:val="DF6CBA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41F77260"/>
    <w:multiLevelType w:val="hybridMultilevel"/>
    <w:tmpl w:val="579A2B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425628B0"/>
    <w:multiLevelType w:val="hybridMultilevel"/>
    <w:tmpl w:val="2A38F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8" w15:restartNumberingAfterBreak="0">
    <w:nsid w:val="42B27B68"/>
    <w:multiLevelType w:val="hybridMultilevel"/>
    <w:tmpl w:val="6E92793E"/>
    <w:name w:val="Heading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42F15865"/>
    <w:multiLevelType w:val="hybridMultilevel"/>
    <w:tmpl w:val="B6767B8E"/>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start w:val="1"/>
      <w:numFmt w:val="bullet"/>
      <w:lvlText w:val=""/>
      <w:lvlJc w:val="left"/>
      <w:pPr>
        <w:ind w:left="2509" w:hanging="360"/>
      </w:pPr>
      <w:rPr>
        <w:rFonts w:ascii="Wingdings" w:hAnsi="Wingdings" w:hint="default"/>
      </w:rPr>
    </w:lvl>
    <w:lvl w:ilvl="3" w:tplc="0809000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70" w15:restartNumberingAfterBreak="0">
    <w:nsid w:val="431B285D"/>
    <w:multiLevelType w:val="hybridMultilevel"/>
    <w:tmpl w:val="B8448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43FF5F2B"/>
    <w:multiLevelType w:val="multilevel"/>
    <w:tmpl w:val="EB58514C"/>
    <w:lvl w:ilvl="0">
      <w:start w:val="6"/>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cs="Arial" w:hint="default"/>
        <w:b/>
      </w:rPr>
    </w:lvl>
    <w:lvl w:ilvl="3">
      <w:start w:val="1"/>
      <w:numFmt w:val="decimal"/>
      <w:lvlText w:val="%1.%2.%3.%4"/>
      <w:lvlJc w:val="left"/>
      <w:pPr>
        <w:tabs>
          <w:tab w:val="num" w:pos="864"/>
        </w:tabs>
        <w:ind w:left="864" w:hanging="864"/>
      </w:pPr>
      <w:rPr>
        <w:rFonts w:hint="default"/>
        <w:b/>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2" w15:restartNumberingAfterBreak="0">
    <w:nsid w:val="443A3670"/>
    <w:multiLevelType w:val="hybridMultilevel"/>
    <w:tmpl w:val="5622C3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3" w15:restartNumberingAfterBreak="0">
    <w:nsid w:val="451B4D69"/>
    <w:multiLevelType w:val="hybridMultilevel"/>
    <w:tmpl w:val="F76A3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523134F"/>
    <w:multiLevelType w:val="hybridMultilevel"/>
    <w:tmpl w:val="E8DCEA04"/>
    <w:lvl w:ilvl="0" w:tplc="041D0001">
      <w:start w:val="1"/>
      <w:numFmt w:val="bullet"/>
      <w:lvlText w:val=""/>
      <w:lvlJc w:val="left"/>
      <w:pPr>
        <w:ind w:left="774" w:hanging="360"/>
      </w:pPr>
      <w:rPr>
        <w:rFonts w:ascii="Symbol" w:hAnsi="Symbol" w:hint="default"/>
      </w:rPr>
    </w:lvl>
    <w:lvl w:ilvl="1" w:tplc="041D0003" w:tentative="1">
      <w:start w:val="1"/>
      <w:numFmt w:val="bullet"/>
      <w:lvlText w:val="o"/>
      <w:lvlJc w:val="left"/>
      <w:pPr>
        <w:ind w:left="1494" w:hanging="360"/>
      </w:pPr>
      <w:rPr>
        <w:rFonts w:ascii="Courier New" w:hAnsi="Courier New" w:cs="Courier New" w:hint="default"/>
      </w:rPr>
    </w:lvl>
    <w:lvl w:ilvl="2" w:tplc="041D0005" w:tentative="1">
      <w:start w:val="1"/>
      <w:numFmt w:val="bullet"/>
      <w:lvlText w:val=""/>
      <w:lvlJc w:val="left"/>
      <w:pPr>
        <w:ind w:left="2214" w:hanging="360"/>
      </w:pPr>
      <w:rPr>
        <w:rFonts w:ascii="Wingdings" w:hAnsi="Wingdings" w:hint="default"/>
      </w:rPr>
    </w:lvl>
    <w:lvl w:ilvl="3" w:tplc="041D0001" w:tentative="1">
      <w:start w:val="1"/>
      <w:numFmt w:val="bullet"/>
      <w:lvlText w:val=""/>
      <w:lvlJc w:val="left"/>
      <w:pPr>
        <w:ind w:left="2934" w:hanging="360"/>
      </w:pPr>
      <w:rPr>
        <w:rFonts w:ascii="Symbol" w:hAnsi="Symbol" w:hint="default"/>
      </w:rPr>
    </w:lvl>
    <w:lvl w:ilvl="4" w:tplc="041D0003" w:tentative="1">
      <w:start w:val="1"/>
      <w:numFmt w:val="bullet"/>
      <w:lvlText w:val="o"/>
      <w:lvlJc w:val="left"/>
      <w:pPr>
        <w:ind w:left="3654" w:hanging="360"/>
      </w:pPr>
      <w:rPr>
        <w:rFonts w:ascii="Courier New" w:hAnsi="Courier New" w:cs="Courier New" w:hint="default"/>
      </w:rPr>
    </w:lvl>
    <w:lvl w:ilvl="5" w:tplc="041D0005" w:tentative="1">
      <w:start w:val="1"/>
      <w:numFmt w:val="bullet"/>
      <w:lvlText w:val=""/>
      <w:lvlJc w:val="left"/>
      <w:pPr>
        <w:ind w:left="4374" w:hanging="360"/>
      </w:pPr>
      <w:rPr>
        <w:rFonts w:ascii="Wingdings" w:hAnsi="Wingdings" w:hint="default"/>
      </w:rPr>
    </w:lvl>
    <w:lvl w:ilvl="6" w:tplc="041D0001" w:tentative="1">
      <w:start w:val="1"/>
      <w:numFmt w:val="bullet"/>
      <w:lvlText w:val=""/>
      <w:lvlJc w:val="left"/>
      <w:pPr>
        <w:ind w:left="5094" w:hanging="360"/>
      </w:pPr>
      <w:rPr>
        <w:rFonts w:ascii="Symbol" w:hAnsi="Symbol" w:hint="default"/>
      </w:rPr>
    </w:lvl>
    <w:lvl w:ilvl="7" w:tplc="041D0003" w:tentative="1">
      <w:start w:val="1"/>
      <w:numFmt w:val="bullet"/>
      <w:lvlText w:val="o"/>
      <w:lvlJc w:val="left"/>
      <w:pPr>
        <w:ind w:left="5814" w:hanging="360"/>
      </w:pPr>
      <w:rPr>
        <w:rFonts w:ascii="Courier New" w:hAnsi="Courier New" w:cs="Courier New" w:hint="default"/>
      </w:rPr>
    </w:lvl>
    <w:lvl w:ilvl="8" w:tplc="041D0005" w:tentative="1">
      <w:start w:val="1"/>
      <w:numFmt w:val="bullet"/>
      <w:lvlText w:val=""/>
      <w:lvlJc w:val="left"/>
      <w:pPr>
        <w:ind w:left="6534" w:hanging="360"/>
      </w:pPr>
      <w:rPr>
        <w:rFonts w:ascii="Wingdings" w:hAnsi="Wingdings" w:hint="default"/>
      </w:rPr>
    </w:lvl>
  </w:abstractNum>
  <w:abstractNum w:abstractNumId="175" w15:restartNumberingAfterBreak="0">
    <w:nsid w:val="45A75180"/>
    <w:multiLevelType w:val="hybridMultilevel"/>
    <w:tmpl w:val="7E5AA7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5BF67FA"/>
    <w:multiLevelType w:val="hybridMultilevel"/>
    <w:tmpl w:val="7E168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7" w15:restartNumberingAfterBreak="0">
    <w:nsid w:val="45E05BD5"/>
    <w:multiLevelType w:val="hybridMultilevel"/>
    <w:tmpl w:val="41A6D55A"/>
    <w:lvl w:ilvl="0" w:tplc="04090001">
      <w:start w:val="1"/>
      <w:numFmt w:val="decimal"/>
      <w:pStyle w:val="NumberedList"/>
      <w:lvlText w:val="[%1]."/>
      <w:lvlJc w:val="left"/>
      <w:pPr>
        <w:tabs>
          <w:tab w:val="num" w:pos="432"/>
        </w:tabs>
        <w:ind w:left="432" w:hanging="432"/>
      </w:pPr>
      <w:rPr>
        <w:rFonts w:hint="default"/>
      </w:rPr>
    </w:lvl>
    <w:lvl w:ilvl="1" w:tplc="04090003">
      <w:start w:val="1"/>
      <w:numFmt w:val="bullet"/>
      <w:lvlText w:val=""/>
      <w:lvlJc w:val="left"/>
      <w:pPr>
        <w:tabs>
          <w:tab w:val="num" w:pos="360"/>
        </w:tabs>
        <w:ind w:left="360" w:hanging="360"/>
      </w:pPr>
      <w:rPr>
        <w:rFonts w:ascii="Symbol" w:hAnsi="Symbol" w:hint="default"/>
        <w:lang w:val="en-US"/>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8" w15:restartNumberingAfterBreak="0">
    <w:nsid w:val="46015491"/>
    <w:multiLevelType w:val="hybridMultilevel"/>
    <w:tmpl w:val="35EE735C"/>
    <w:name w:val="Heading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464D3319"/>
    <w:multiLevelType w:val="multilevel"/>
    <w:tmpl w:val="C61CA6A6"/>
    <w:lvl w:ilvl="0">
      <w:start w:val="1"/>
      <w:numFmt w:val="decimal"/>
      <w:pStyle w:val="berschrift1H1"/>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1080"/>
        </w:tabs>
        <w:ind w:left="735" w:hanging="735"/>
      </w:pPr>
      <w:rPr>
        <w:rFonts w:hint="default"/>
      </w:rPr>
    </w:lvl>
    <w:lvl w:ilvl="3">
      <w:start w:val="1"/>
      <w:numFmt w:val="decimal"/>
      <w:lvlText w:val="%1.%2.%3.%4"/>
      <w:lvlJc w:val="left"/>
      <w:pPr>
        <w:tabs>
          <w:tab w:val="num" w:pos="1440"/>
        </w:tabs>
        <w:ind w:left="735" w:hanging="735"/>
      </w:pPr>
      <w:rPr>
        <w:rFonts w:hint="default"/>
      </w:rPr>
    </w:lvl>
    <w:lvl w:ilvl="4">
      <w:start w:val="1"/>
      <w:numFmt w:val="decimal"/>
      <w:lvlText w:val="%1.%2.%3.%4.%5"/>
      <w:lvlJc w:val="left"/>
      <w:pPr>
        <w:tabs>
          <w:tab w:val="num" w:pos="1440"/>
        </w:tabs>
        <w:ind w:left="1080" w:hanging="1080"/>
      </w:pPr>
      <w:rPr>
        <w:rFonts w:hint="default"/>
      </w:rPr>
    </w:lvl>
    <w:lvl w:ilvl="5">
      <w:start w:val="1"/>
      <w:numFmt w:val="decimal"/>
      <w:lvlText w:val="%1.%2.%3.%4.%5.%6"/>
      <w:lvlJc w:val="left"/>
      <w:pPr>
        <w:tabs>
          <w:tab w:val="num" w:pos="180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0" w15:restartNumberingAfterBreak="0">
    <w:nsid w:val="467D7F11"/>
    <w:multiLevelType w:val="hybridMultilevel"/>
    <w:tmpl w:val="240E81DA"/>
    <w:lvl w:ilvl="0" w:tplc="08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81" w15:restartNumberingAfterBreak="0">
    <w:nsid w:val="473A4C56"/>
    <w:multiLevelType w:val="hybridMultilevel"/>
    <w:tmpl w:val="484033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2" w15:restartNumberingAfterBreak="0">
    <w:nsid w:val="475B38D1"/>
    <w:multiLevelType w:val="hybridMultilevel"/>
    <w:tmpl w:val="D136B1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3" w15:restartNumberingAfterBreak="0">
    <w:nsid w:val="476356B2"/>
    <w:multiLevelType w:val="hybridMultilevel"/>
    <w:tmpl w:val="4EDE17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76C4346"/>
    <w:multiLevelType w:val="hybridMultilevel"/>
    <w:tmpl w:val="4294B550"/>
    <w:lvl w:ilvl="0" w:tplc="54EEB79A">
      <w:start w:val="1"/>
      <w:numFmt w:val="bullet"/>
      <w:lvlText w:val=""/>
      <w:lvlJc w:val="left"/>
      <w:pPr>
        <w:ind w:left="840" w:hanging="420"/>
      </w:pPr>
      <w:rPr>
        <w:rFonts w:ascii="Symbol" w:hAnsi="Symbol" w:hint="default"/>
        <w:sz w:val="20"/>
        <w:szCs w:val="20"/>
      </w:rPr>
    </w:lvl>
    <w:lvl w:ilvl="1" w:tplc="94B4423C">
      <w:start w:val="1"/>
      <w:numFmt w:val="bullet"/>
      <w:lvlText w:val="o"/>
      <w:lvlJc w:val="left"/>
      <w:pPr>
        <w:ind w:left="1260" w:hanging="420"/>
      </w:pPr>
      <w:rPr>
        <w:rFonts w:ascii="Courier New" w:hAnsi="Courier New" w:cs="Courier New" w:hint="default"/>
      </w:rPr>
    </w:lvl>
    <w:lvl w:ilvl="2" w:tplc="54EEB79A">
      <w:start w:val="1"/>
      <w:numFmt w:val="bullet"/>
      <w:lvlText w:val=""/>
      <w:lvlJc w:val="left"/>
      <w:pPr>
        <w:ind w:left="1680" w:hanging="420"/>
      </w:pPr>
      <w:rPr>
        <w:rFonts w:ascii="Symbol" w:hAnsi="Symbol" w:hint="default"/>
        <w:sz w:val="20"/>
        <w:szCs w:val="20"/>
      </w:rPr>
    </w:lvl>
    <w:lvl w:ilvl="3" w:tplc="54EEB79A">
      <w:start w:val="1"/>
      <w:numFmt w:val="bullet"/>
      <w:lvlText w:val=""/>
      <w:lvlJc w:val="left"/>
      <w:pPr>
        <w:ind w:left="2100" w:hanging="420"/>
      </w:pPr>
      <w:rPr>
        <w:rFonts w:ascii="Symbol" w:hAnsi="Symbol" w:hint="default"/>
        <w:sz w:val="20"/>
        <w:szCs w:val="20"/>
      </w:rPr>
    </w:lvl>
    <w:lvl w:ilvl="4" w:tplc="04090003">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5" w15:restartNumberingAfterBreak="0">
    <w:nsid w:val="484D7670"/>
    <w:multiLevelType w:val="hybridMultilevel"/>
    <w:tmpl w:val="16A65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6" w15:restartNumberingAfterBreak="0">
    <w:nsid w:val="48AE6C31"/>
    <w:multiLevelType w:val="hybridMultilevel"/>
    <w:tmpl w:val="B3DEEE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7" w15:restartNumberingAfterBreak="0">
    <w:nsid w:val="4A55685D"/>
    <w:multiLevelType w:val="singleLevel"/>
    <w:tmpl w:val="947A7058"/>
    <w:lvl w:ilvl="0">
      <w:start w:val="1"/>
      <w:numFmt w:val="bullet"/>
      <w:pStyle w:val="textintend1"/>
      <w:lvlText w:val=""/>
      <w:lvlJc w:val="left"/>
      <w:pPr>
        <w:tabs>
          <w:tab w:val="num" w:pos="992"/>
        </w:tabs>
        <w:ind w:left="992" w:hanging="425"/>
      </w:pPr>
      <w:rPr>
        <w:rFonts w:ascii="Symbol" w:hAnsi="Symbol" w:hint="default"/>
      </w:rPr>
    </w:lvl>
  </w:abstractNum>
  <w:abstractNum w:abstractNumId="188" w15:restartNumberingAfterBreak="0">
    <w:nsid w:val="4A5D24C8"/>
    <w:multiLevelType w:val="hybridMultilevel"/>
    <w:tmpl w:val="A540F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9" w15:restartNumberingAfterBreak="0">
    <w:nsid w:val="4AF67CCD"/>
    <w:multiLevelType w:val="hybridMultilevel"/>
    <w:tmpl w:val="1D303FE2"/>
    <w:lvl w:ilvl="0" w:tplc="333A92DE">
      <w:start w:val="1"/>
      <w:numFmt w:val="bullet"/>
      <w:lvlText w:val="-"/>
      <w:lvlJc w:val="left"/>
      <w:pPr>
        <w:ind w:left="420" w:hanging="420"/>
      </w:pPr>
      <w:rPr>
        <w:rFonts w:ascii="Times New Roman" w:eastAsia="Times New Roma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0" w15:restartNumberingAfterBreak="0">
    <w:nsid w:val="4B1F283C"/>
    <w:multiLevelType w:val="singleLevel"/>
    <w:tmpl w:val="759E93C2"/>
    <w:lvl w:ilvl="0">
      <w:start w:val="1"/>
      <w:numFmt w:val="bullet"/>
      <w:pStyle w:val="textintend3"/>
      <w:lvlText w:val=""/>
      <w:lvlJc w:val="left"/>
      <w:pPr>
        <w:tabs>
          <w:tab w:val="num" w:pos="1843"/>
        </w:tabs>
        <w:ind w:left="1843" w:hanging="425"/>
      </w:pPr>
      <w:rPr>
        <w:rFonts w:ascii="Symbol" w:hAnsi="Symbol" w:hint="default"/>
      </w:rPr>
    </w:lvl>
  </w:abstractNum>
  <w:abstractNum w:abstractNumId="191" w15:restartNumberingAfterBreak="0">
    <w:nsid w:val="4B3041C2"/>
    <w:multiLevelType w:val="hybridMultilevel"/>
    <w:tmpl w:val="E3AE0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C1F7643"/>
    <w:multiLevelType w:val="hybridMultilevel"/>
    <w:tmpl w:val="6D98E4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3" w15:restartNumberingAfterBreak="0">
    <w:nsid w:val="4C423C43"/>
    <w:multiLevelType w:val="hybridMultilevel"/>
    <w:tmpl w:val="8A9622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C9C48D9"/>
    <w:multiLevelType w:val="multilevel"/>
    <w:tmpl w:val="0409001F"/>
    <w:styleLink w:val="111111"/>
    <w:lvl w:ilvl="0">
      <w:start w:val="5"/>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5" w15:restartNumberingAfterBreak="0">
    <w:nsid w:val="4CAD5040"/>
    <w:multiLevelType w:val="hybridMultilevel"/>
    <w:tmpl w:val="E28A4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4DDE1232"/>
    <w:multiLevelType w:val="multilevel"/>
    <w:tmpl w:val="71841E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7" w15:restartNumberingAfterBreak="0">
    <w:nsid w:val="4E1250C3"/>
    <w:multiLevelType w:val="hybridMultilevel"/>
    <w:tmpl w:val="3B9E6D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8" w15:restartNumberingAfterBreak="0">
    <w:nsid w:val="4F332F1D"/>
    <w:multiLevelType w:val="hybridMultilevel"/>
    <w:tmpl w:val="BE6CEA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F761CF3"/>
    <w:multiLevelType w:val="hybridMultilevel"/>
    <w:tmpl w:val="7A56BB6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082494A"/>
    <w:multiLevelType w:val="hybridMultilevel"/>
    <w:tmpl w:val="95C2D5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1" w15:restartNumberingAfterBreak="0">
    <w:nsid w:val="50F10317"/>
    <w:multiLevelType w:val="multilevel"/>
    <w:tmpl w:val="AFBC4856"/>
    <w:styleLink w:val="StyleBulletedSymbolsymbolLeft025Hanging02526"/>
    <w:lvl w:ilvl="0">
      <w:start w:val="1"/>
      <w:numFmt w:val="bullet"/>
      <w:lvlText w:val=""/>
      <w:lvlJc w:val="left"/>
      <w:pPr>
        <w:tabs>
          <w:tab w:val="num" w:pos="1440"/>
        </w:tabs>
        <w:ind w:left="1080" w:hanging="360"/>
      </w:pPr>
      <w:rPr>
        <w:rFonts w:ascii="Symbol" w:eastAsia="Batang"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2" w15:restartNumberingAfterBreak="0">
    <w:nsid w:val="5101505E"/>
    <w:multiLevelType w:val="hybridMultilevel"/>
    <w:tmpl w:val="6C28A41A"/>
    <w:lvl w:ilvl="0" w:tplc="901E4CC4">
      <w:start w:val="1"/>
      <w:numFmt w:val="decimal"/>
      <w:pStyle w:val="Observation"/>
      <w:lvlText w:val="Observation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1044CE5"/>
    <w:multiLevelType w:val="hybridMultilevel"/>
    <w:tmpl w:val="1FDEC8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4" w15:restartNumberingAfterBreak="0">
    <w:nsid w:val="52171088"/>
    <w:multiLevelType w:val="hybridMultilevel"/>
    <w:tmpl w:val="EC786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5" w15:restartNumberingAfterBreak="0">
    <w:nsid w:val="52CA544A"/>
    <w:multiLevelType w:val="singleLevel"/>
    <w:tmpl w:val="D83040E2"/>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20"/>
        <w:szCs w:val="16"/>
      </w:rPr>
    </w:lvl>
  </w:abstractNum>
  <w:abstractNum w:abstractNumId="206" w15:restartNumberingAfterBreak="0">
    <w:nsid w:val="52D56DC1"/>
    <w:multiLevelType w:val="hybridMultilevel"/>
    <w:tmpl w:val="17AEC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3680879"/>
    <w:multiLevelType w:val="hybridMultilevel"/>
    <w:tmpl w:val="64CE9C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8" w15:restartNumberingAfterBreak="0">
    <w:nsid w:val="53EB2637"/>
    <w:multiLevelType w:val="hybridMultilevel"/>
    <w:tmpl w:val="A89628D6"/>
    <w:name w:val="Heading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9" w15:restartNumberingAfterBreak="0">
    <w:nsid w:val="54162962"/>
    <w:multiLevelType w:val="hybridMultilevel"/>
    <w:tmpl w:val="9A44BCA2"/>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10" w15:restartNumberingAfterBreak="0">
    <w:nsid w:val="559328EB"/>
    <w:multiLevelType w:val="hybridMultilevel"/>
    <w:tmpl w:val="106A07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1" w15:restartNumberingAfterBreak="0">
    <w:nsid w:val="55F279F4"/>
    <w:multiLevelType w:val="multilevel"/>
    <w:tmpl w:val="6692644C"/>
    <w:lvl w:ilvl="0">
      <w:start w:val="1"/>
      <w:numFmt w:val="bullet"/>
      <w:lvlText w:val=""/>
      <w:lvlJc w:val="left"/>
      <w:pPr>
        <w:ind w:left="800" w:hanging="360"/>
      </w:pPr>
      <w:rPr>
        <w:rFonts w:ascii="Symbol" w:hAnsi="Symbol" w:hint="default"/>
      </w:rPr>
    </w:lvl>
    <w:lvl w:ilvl="1">
      <w:start w:val="1"/>
      <w:numFmt w:val="bullet"/>
      <w:lvlText w:val=""/>
      <w:lvlJc w:val="left"/>
      <w:pPr>
        <w:ind w:left="1420" w:hanging="400"/>
      </w:pPr>
      <w:rPr>
        <w:rFonts w:ascii="Symbol" w:hAnsi="Symbol" w:hint="default"/>
      </w:rPr>
    </w:lvl>
    <w:lvl w:ilvl="2">
      <w:start w:val="1"/>
      <w:numFmt w:val="bullet"/>
      <w:lvlText w:val=""/>
      <w:lvlJc w:val="left"/>
      <w:pPr>
        <w:ind w:left="1820" w:hanging="400"/>
      </w:pPr>
      <w:rPr>
        <w:rFonts w:ascii="Wingdings" w:hAnsi="Wingdings" w:hint="default"/>
      </w:rPr>
    </w:lvl>
    <w:lvl w:ilvl="3">
      <w:start w:val="1"/>
      <w:numFmt w:val="bullet"/>
      <w:lvlText w:val=""/>
      <w:lvlJc w:val="left"/>
      <w:pPr>
        <w:ind w:left="2220" w:hanging="400"/>
      </w:pPr>
      <w:rPr>
        <w:rFonts w:ascii="Wingdings" w:hAnsi="Wingdings" w:hint="default"/>
      </w:rPr>
    </w:lvl>
    <w:lvl w:ilvl="4">
      <w:start w:val="1"/>
      <w:numFmt w:val="bullet"/>
      <w:lvlText w:val=""/>
      <w:lvlJc w:val="left"/>
      <w:pPr>
        <w:ind w:left="2620" w:hanging="400"/>
      </w:pPr>
      <w:rPr>
        <w:rFonts w:ascii="Wingdings" w:hAnsi="Wingdings" w:hint="default"/>
      </w:rPr>
    </w:lvl>
    <w:lvl w:ilvl="5">
      <w:start w:val="1"/>
      <w:numFmt w:val="bullet"/>
      <w:lvlText w:val=""/>
      <w:lvlJc w:val="left"/>
      <w:pPr>
        <w:ind w:left="3020" w:hanging="400"/>
      </w:pPr>
      <w:rPr>
        <w:rFonts w:ascii="Wingdings" w:hAnsi="Wingdings" w:hint="default"/>
      </w:rPr>
    </w:lvl>
    <w:lvl w:ilvl="6">
      <w:start w:val="1"/>
      <w:numFmt w:val="bullet"/>
      <w:lvlText w:val=""/>
      <w:lvlJc w:val="left"/>
      <w:pPr>
        <w:ind w:left="3420" w:hanging="400"/>
      </w:pPr>
      <w:rPr>
        <w:rFonts w:ascii="Wingdings" w:hAnsi="Wingdings" w:hint="default"/>
      </w:rPr>
    </w:lvl>
    <w:lvl w:ilvl="7">
      <w:start w:val="1"/>
      <w:numFmt w:val="bullet"/>
      <w:lvlText w:val=""/>
      <w:lvlJc w:val="left"/>
      <w:pPr>
        <w:ind w:left="3820" w:hanging="400"/>
      </w:pPr>
      <w:rPr>
        <w:rFonts w:ascii="Wingdings" w:hAnsi="Wingdings" w:hint="default"/>
      </w:rPr>
    </w:lvl>
    <w:lvl w:ilvl="8">
      <w:start w:val="1"/>
      <w:numFmt w:val="bullet"/>
      <w:lvlText w:val=""/>
      <w:lvlJc w:val="left"/>
      <w:pPr>
        <w:ind w:left="4220" w:hanging="400"/>
      </w:pPr>
      <w:rPr>
        <w:rFonts w:ascii="Wingdings" w:hAnsi="Wingdings" w:hint="default"/>
      </w:rPr>
    </w:lvl>
  </w:abstractNum>
  <w:abstractNum w:abstractNumId="212" w15:restartNumberingAfterBreak="0">
    <w:nsid w:val="560F4C00"/>
    <w:multiLevelType w:val="hybridMultilevel"/>
    <w:tmpl w:val="9EFA55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3" w15:restartNumberingAfterBreak="0">
    <w:nsid w:val="567500D2"/>
    <w:multiLevelType w:val="hybridMultilevel"/>
    <w:tmpl w:val="383A5A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4" w15:restartNumberingAfterBreak="0">
    <w:nsid w:val="56CC234C"/>
    <w:multiLevelType w:val="hybridMultilevel"/>
    <w:tmpl w:val="25385C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72A403B"/>
    <w:multiLevelType w:val="hybridMultilevel"/>
    <w:tmpl w:val="C17C6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6" w15:restartNumberingAfterBreak="0">
    <w:nsid w:val="57FB7AB9"/>
    <w:multiLevelType w:val="multilevel"/>
    <w:tmpl w:val="2E362DBC"/>
    <w:lvl w:ilvl="0">
      <w:start w:val="1"/>
      <w:numFmt w:val="bullet"/>
      <w:lvlText w:val=""/>
      <w:lvlJc w:val="left"/>
      <w:pPr>
        <w:ind w:left="800" w:hanging="360"/>
      </w:pPr>
      <w:rPr>
        <w:rFonts w:ascii="Symbol" w:hAnsi="Symbol" w:hint="default"/>
      </w:rPr>
    </w:lvl>
    <w:lvl w:ilvl="1">
      <w:start w:val="8"/>
      <w:numFmt w:val="bullet"/>
      <w:lvlText w:val="-"/>
      <w:lvlJc w:val="left"/>
      <w:pPr>
        <w:ind w:left="1420" w:hanging="400"/>
      </w:pPr>
      <w:rPr>
        <w:rFonts w:ascii="Arial" w:eastAsia="PMingLiU" w:hAnsi="Arial" w:cs="Arial" w:hint="default"/>
      </w:rPr>
    </w:lvl>
    <w:lvl w:ilvl="2">
      <w:start w:val="1"/>
      <w:numFmt w:val="bullet"/>
      <w:lvlText w:val=""/>
      <w:lvlJc w:val="left"/>
      <w:pPr>
        <w:ind w:left="1820" w:hanging="400"/>
      </w:pPr>
      <w:rPr>
        <w:rFonts w:ascii="Wingdings" w:hAnsi="Wingdings" w:hint="default"/>
      </w:rPr>
    </w:lvl>
    <w:lvl w:ilvl="3">
      <w:start w:val="1"/>
      <w:numFmt w:val="bullet"/>
      <w:lvlText w:val=""/>
      <w:lvlJc w:val="left"/>
      <w:pPr>
        <w:ind w:left="2220" w:hanging="400"/>
      </w:pPr>
      <w:rPr>
        <w:rFonts w:ascii="Wingdings" w:hAnsi="Wingdings" w:hint="default"/>
      </w:rPr>
    </w:lvl>
    <w:lvl w:ilvl="4">
      <w:start w:val="1"/>
      <w:numFmt w:val="bullet"/>
      <w:lvlText w:val=""/>
      <w:lvlJc w:val="left"/>
      <w:pPr>
        <w:ind w:left="2620" w:hanging="400"/>
      </w:pPr>
      <w:rPr>
        <w:rFonts w:ascii="Wingdings" w:hAnsi="Wingdings" w:hint="default"/>
      </w:rPr>
    </w:lvl>
    <w:lvl w:ilvl="5">
      <w:start w:val="1"/>
      <w:numFmt w:val="bullet"/>
      <w:lvlText w:val=""/>
      <w:lvlJc w:val="left"/>
      <w:pPr>
        <w:ind w:left="3020" w:hanging="400"/>
      </w:pPr>
      <w:rPr>
        <w:rFonts w:ascii="Wingdings" w:hAnsi="Wingdings" w:hint="default"/>
      </w:rPr>
    </w:lvl>
    <w:lvl w:ilvl="6">
      <w:start w:val="1"/>
      <w:numFmt w:val="bullet"/>
      <w:lvlText w:val=""/>
      <w:lvlJc w:val="left"/>
      <w:pPr>
        <w:ind w:left="3420" w:hanging="400"/>
      </w:pPr>
      <w:rPr>
        <w:rFonts w:ascii="Wingdings" w:hAnsi="Wingdings" w:hint="default"/>
      </w:rPr>
    </w:lvl>
    <w:lvl w:ilvl="7">
      <w:start w:val="1"/>
      <w:numFmt w:val="bullet"/>
      <w:lvlText w:val=""/>
      <w:lvlJc w:val="left"/>
      <w:pPr>
        <w:ind w:left="3820" w:hanging="400"/>
      </w:pPr>
      <w:rPr>
        <w:rFonts w:ascii="Wingdings" w:hAnsi="Wingdings" w:hint="default"/>
      </w:rPr>
    </w:lvl>
    <w:lvl w:ilvl="8">
      <w:start w:val="1"/>
      <w:numFmt w:val="bullet"/>
      <w:lvlText w:val=""/>
      <w:lvlJc w:val="left"/>
      <w:pPr>
        <w:ind w:left="4220" w:hanging="400"/>
      </w:pPr>
      <w:rPr>
        <w:rFonts w:ascii="Wingdings" w:hAnsi="Wingdings" w:hint="default"/>
      </w:rPr>
    </w:lvl>
  </w:abstractNum>
  <w:abstractNum w:abstractNumId="217" w15:restartNumberingAfterBreak="0">
    <w:nsid w:val="58811F32"/>
    <w:multiLevelType w:val="multilevel"/>
    <w:tmpl w:val="6692644C"/>
    <w:lvl w:ilvl="0">
      <w:start w:val="1"/>
      <w:numFmt w:val="bullet"/>
      <w:lvlText w:val=""/>
      <w:lvlJc w:val="left"/>
      <w:pPr>
        <w:ind w:left="800" w:hanging="360"/>
      </w:pPr>
      <w:rPr>
        <w:rFonts w:ascii="Symbol" w:hAnsi="Symbol" w:hint="default"/>
      </w:rPr>
    </w:lvl>
    <w:lvl w:ilvl="1">
      <w:start w:val="1"/>
      <w:numFmt w:val="bullet"/>
      <w:lvlText w:val=""/>
      <w:lvlJc w:val="left"/>
      <w:pPr>
        <w:ind w:left="1420" w:hanging="400"/>
      </w:pPr>
      <w:rPr>
        <w:rFonts w:ascii="Symbol" w:hAnsi="Symbol" w:hint="default"/>
      </w:rPr>
    </w:lvl>
    <w:lvl w:ilvl="2">
      <w:start w:val="1"/>
      <w:numFmt w:val="bullet"/>
      <w:lvlText w:val=""/>
      <w:lvlJc w:val="left"/>
      <w:pPr>
        <w:ind w:left="1820" w:hanging="400"/>
      </w:pPr>
      <w:rPr>
        <w:rFonts w:ascii="Wingdings" w:hAnsi="Wingdings" w:hint="default"/>
      </w:rPr>
    </w:lvl>
    <w:lvl w:ilvl="3">
      <w:start w:val="1"/>
      <w:numFmt w:val="bullet"/>
      <w:lvlText w:val=""/>
      <w:lvlJc w:val="left"/>
      <w:pPr>
        <w:ind w:left="2220" w:hanging="400"/>
      </w:pPr>
      <w:rPr>
        <w:rFonts w:ascii="Wingdings" w:hAnsi="Wingdings" w:hint="default"/>
      </w:rPr>
    </w:lvl>
    <w:lvl w:ilvl="4">
      <w:start w:val="1"/>
      <w:numFmt w:val="bullet"/>
      <w:lvlText w:val=""/>
      <w:lvlJc w:val="left"/>
      <w:pPr>
        <w:ind w:left="2620" w:hanging="400"/>
      </w:pPr>
      <w:rPr>
        <w:rFonts w:ascii="Wingdings" w:hAnsi="Wingdings" w:hint="default"/>
      </w:rPr>
    </w:lvl>
    <w:lvl w:ilvl="5">
      <w:start w:val="1"/>
      <w:numFmt w:val="bullet"/>
      <w:lvlText w:val=""/>
      <w:lvlJc w:val="left"/>
      <w:pPr>
        <w:ind w:left="3020" w:hanging="400"/>
      </w:pPr>
      <w:rPr>
        <w:rFonts w:ascii="Wingdings" w:hAnsi="Wingdings" w:hint="default"/>
      </w:rPr>
    </w:lvl>
    <w:lvl w:ilvl="6">
      <w:start w:val="1"/>
      <w:numFmt w:val="bullet"/>
      <w:lvlText w:val=""/>
      <w:lvlJc w:val="left"/>
      <w:pPr>
        <w:ind w:left="3420" w:hanging="400"/>
      </w:pPr>
      <w:rPr>
        <w:rFonts w:ascii="Wingdings" w:hAnsi="Wingdings" w:hint="default"/>
      </w:rPr>
    </w:lvl>
    <w:lvl w:ilvl="7">
      <w:start w:val="1"/>
      <w:numFmt w:val="bullet"/>
      <w:lvlText w:val=""/>
      <w:lvlJc w:val="left"/>
      <w:pPr>
        <w:ind w:left="3820" w:hanging="400"/>
      </w:pPr>
      <w:rPr>
        <w:rFonts w:ascii="Wingdings" w:hAnsi="Wingdings" w:hint="default"/>
      </w:rPr>
    </w:lvl>
    <w:lvl w:ilvl="8">
      <w:start w:val="1"/>
      <w:numFmt w:val="bullet"/>
      <w:lvlText w:val=""/>
      <w:lvlJc w:val="left"/>
      <w:pPr>
        <w:ind w:left="4220" w:hanging="400"/>
      </w:pPr>
      <w:rPr>
        <w:rFonts w:ascii="Wingdings" w:hAnsi="Wingdings" w:hint="default"/>
      </w:rPr>
    </w:lvl>
  </w:abstractNum>
  <w:abstractNum w:abstractNumId="218" w15:restartNumberingAfterBreak="0">
    <w:nsid w:val="58C96F39"/>
    <w:multiLevelType w:val="hybridMultilevel"/>
    <w:tmpl w:val="B5FAAD74"/>
    <w:lvl w:ilvl="0" w:tplc="5900BD7C">
      <w:start w:val="1"/>
      <w:numFmt w:val="bullet"/>
      <w:lvlText w:val="•"/>
      <w:lvlJc w:val="left"/>
      <w:pPr>
        <w:ind w:left="420" w:hanging="420"/>
      </w:pPr>
      <w:rPr>
        <w:rFonts w:ascii="Arial" w:hAnsi="Arial" w:hint="default"/>
      </w:rPr>
    </w:lvl>
    <w:lvl w:ilvl="1" w:tplc="08090001">
      <w:start w:val="1"/>
      <w:numFmt w:val="bullet"/>
      <w:lvlText w:val=""/>
      <w:lvlJc w:val="left"/>
      <w:pPr>
        <w:ind w:left="840" w:hanging="420"/>
      </w:pPr>
      <w:rPr>
        <w:rFonts w:ascii="Symbol" w:hAnsi="Symbol" w:hint="default"/>
      </w:rPr>
    </w:lvl>
    <w:lvl w:ilvl="2" w:tplc="1E9A7C22">
      <w:start w:val="1"/>
      <w:numFmt w:val="bullet"/>
      <w:lvlText w:val="▪"/>
      <w:lvlJc w:val="left"/>
      <w:pPr>
        <w:ind w:left="1260" w:hanging="420"/>
      </w:pPr>
      <w:rPr>
        <w:rFonts w:ascii="Times New Roman" w:hAnsi="Times New Roman" w:cs="Times New Roman"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9" w15:restartNumberingAfterBreak="0">
    <w:nsid w:val="58E63539"/>
    <w:multiLevelType w:val="hybridMultilevel"/>
    <w:tmpl w:val="8A403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0" w15:restartNumberingAfterBreak="0">
    <w:nsid w:val="590561E3"/>
    <w:multiLevelType w:val="hybridMultilevel"/>
    <w:tmpl w:val="07F80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1" w15:restartNumberingAfterBreak="0">
    <w:nsid w:val="595A25C1"/>
    <w:multiLevelType w:val="hybridMultilevel"/>
    <w:tmpl w:val="3892AD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2" w15:restartNumberingAfterBreak="0">
    <w:nsid w:val="5A1D473C"/>
    <w:multiLevelType w:val="hybridMultilevel"/>
    <w:tmpl w:val="304886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3" w15:restartNumberingAfterBreak="0">
    <w:nsid w:val="5A2B6D81"/>
    <w:multiLevelType w:val="hybridMultilevel"/>
    <w:tmpl w:val="EFF41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4" w15:restartNumberingAfterBreak="0">
    <w:nsid w:val="5A4B3B1B"/>
    <w:multiLevelType w:val="hybridMultilevel"/>
    <w:tmpl w:val="593EF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5" w15:restartNumberingAfterBreak="0">
    <w:nsid w:val="5B3F3794"/>
    <w:multiLevelType w:val="hybridMultilevel"/>
    <w:tmpl w:val="F5704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6" w15:restartNumberingAfterBreak="0">
    <w:nsid w:val="5B441B1C"/>
    <w:multiLevelType w:val="hybridMultilevel"/>
    <w:tmpl w:val="2D86B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D747A4E"/>
    <w:multiLevelType w:val="hybridMultilevel"/>
    <w:tmpl w:val="86305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5D8B63F9"/>
    <w:multiLevelType w:val="hybridMultilevel"/>
    <w:tmpl w:val="18468FF8"/>
    <w:lvl w:ilvl="0" w:tplc="82126702">
      <w:start w:val="1"/>
      <w:numFmt w:val="bullet"/>
      <w:lvlText w:val="•"/>
      <w:lvlJc w:val="left"/>
      <w:pPr>
        <w:tabs>
          <w:tab w:val="num" w:pos="720"/>
        </w:tabs>
        <w:ind w:left="720" w:hanging="360"/>
      </w:pPr>
      <w:rPr>
        <w:rFonts w:ascii="Arial" w:hAnsi="Arial" w:hint="default"/>
      </w:rPr>
    </w:lvl>
    <w:lvl w:ilvl="1" w:tplc="1C16D562">
      <w:start w:val="1"/>
      <w:numFmt w:val="bullet"/>
      <w:lvlText w:val="•"/>
      <w:lvlJc w:val="left"/>
      <w:pPr>
        <w:tabs>
          <w:tab w:val="num" w:pos="1440"/>
        </w:tabs>
        <w:ind w:left="1440" w:hanging="360"/>
      </w:pPr>
      <w:rPr>
        <w:rFonts w:ascii="Arial" w:hAnsi="Arial" w:hint="default"/>
      </w:rPr>
    </w:lvl>
    <w:lvl w:ilvl="2" w:tplc="AF166A30" w:tentative="1">
      <w:start w:val="1"/>
      <w:numFmt w:val="bullet"/>
      <w:lvlText w:val="•"/>
      <w:lvlJc w:val="left"/>
      <w:pPr>
        <w:tabs>
          <w:tab w:val="num" w:pos="2160"/>
        </w:tabs>
        <w:ind w:left="2160" w:hanging="360"/>
      </w:pPr>
      <w:rPr>
        <w:rFonts w:ascii="Arial" w:hAnsi="Arial" w:hint="default"/>
      </w:rPr>
    </w:lvl>
    <w:lvl w:ilvl="3" w:tplc="1D56CB20" w:tentative="1">
      <w:start w:val="1"/>
      <w:numFmt w:val="bullet"/>
      <w:lvlText w:val="•"/>
      <w:lvlJc w:val="left"/>
      <w:pPr>
        <w:tabs>
          <w:tab w:val="num" w:pos="2880"/>
        </w:tabs>
        <w:ind w:left="2880" w:hanging="360"/>
      </w:pPr>
      <w:rPr>
        <w:rFonts w:ascii="Arial" w:hAnsi="Arial" w:hint="default"/>
      </w:rPr>
    </w:lvl>
    <w:lvl w:ilvl="4" w:tplc="14D8F740" w:tentative="1">
      <w:start w:val="1"/>
      <w:numFmt w:val="bullet"/>
      <w:lvlText w:val="•"/>
      <w:lvlJc w:val="left"/>
      <w:pPr>
        <w:tabs>
          <w:tab w:val="num" w:pos="3600"/>
        </w:tabs>
        <w:ind w:left="3600" w:hanging="360"/>
      </w:pPr>
      <w:rPr>
        <w:rFonts w:ascii="Arial" w:hAnsi="Arial" w:hint="default"/>
      </w:rPr>
    </w:lvl>
    <w:lvl w:ilvl="5" w:tplc="057A977E" w:tentative="1">
      <w:start w:val="1"/>
      <w:numFmt w:val="bullet"/>
      <w:lvlText w:val="•"/>
      <w:lvlJc w:val="left"/>
      <w:pPr>
        <w:tabs>
          <w:tab w:val="num" w:pos="4320"/>
        </w:tabs>
        <w:ind w:left="4320" w:hanging="360"/>
      </w:pPr>
      <w:rPr>
        <w:rFonts w:ascii="Arial" w:hAnsi="Arial" w:hint="default"/>
      </w:rPr>
    </w:lvl>
    <w:lvl w:ilvl="6" w:tplc="28A4929E" w:tentative="1">
      <w:start w:val="1"/>
      <w:numFmt w:val="bullet"/>
      <w:lvlText w:val="•"/>
      <w:lvlJc w:val="left"/>
      <w:pPr>
        <w:tabs>
          <w:tab w:val="num" w:pos="5040"/>
        </w:tabs>
        <w:ind w:left="5040" w:hanging="360"/>
      </w:pPr>
      <w:rPr>
        <w:rFonts w:ascii="Arial" w:hAnsi="Arial" w:hint="default"/>
      </w:rPr>
    </w:lvl>
    <w:lvl w:ilvl="7" w:tplc="528AFA50" w:tentative="1">
      <w:start w:val="1"/>
      <w:numFmt w:val="bullet"/>
      <w:lvlText w:val="•"/>
      <w:lvlJc w:val="left"/>
      <w:pPr>
        <w:tabs>
          <w:tab w:val="num" w:pos="5760"/>
        </w:tabs>
        <w:ind w:left="5760" w:hanging="360"/>
      </w:pPr>
      <w:rPr>
        <w:rFonts w:ascii="Arial" w:hAnsi="Arial" w:hint="default"/>
      </w:rPr>
    </w:lvl>
    <w:lvl w:ilvl="8" w:tplc="9362C350" w:tentative="1">
      <w:start w:val="1"/>
      <w:numFmt w:val="bullet"/>
      <w:lvlText w:val="•"/>
      <w:lvlJc w:val="left"/>
      <w:pPr>
        <w:tabs>
          <w:tab w:val="num" w:pos="6480"/>
        </w:tabs>
        <w:ind w:left="6480" w:hanging="360"/>
      </w:pPr>
      <w:rPr>
        <w:rFonts w:ascii="Arial" w:hAnsi="Arial" w:hint="default"/>
      </w:rPr>
    </w:lvl>
  </w:abstractNum>
  <w:abstractNum w:abstractNumId="229" w15:restartNumberingAfterBreak="0">
    <w:nsid w:val="5DC801B0"/>
    <w:multiLevelType w:val="hybridMultilevel"/>
    <w:tmpl w:val="D83C1B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0" w15:restartNumberingAfterBreak="0">
    <w:nsid w:val="5DEE36AB"/>
    <w:multiLevelType w:val="hybridMultilevel"/>
    <w:tmpl w:val="EE92E7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E024ADE"/>
    <w:multiLevelType w:val="hybridMultilevel"/>
    <w:tmpl w:val="6EF8B3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2" w15:restartNumberingAfterBreak="0">
    <w:nsid w:val="5E331B7B"/>
    <w:multiLevelType w:val="hybridMultilevel"/>
    <w:tmpl w:val="0C0690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3" w15:restartNumberingAfterBreak="0">
    <w:nsid w:val="5E6C1BB2"/>
    <w:multiLevelType w:val="hybridMultilevel"/>
    <w:tmpl w:val="24DC95BA"/>
    <w:lvl w:ilvl="0" w:tplc="04090001">
      <w:start w:val="1"/>
      <w:numFmt w:val="bullet"/>
      <w:lvlText w:val=""/>
      <w:lvlJc w:val="left"/>
      <w:pPr>
        <w:ind w:left="758"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4" w15:restartNumberingAfterBreak="0">
    <w:nsid w:val="5EA07C54"/>
    <w:multiLevelType w:val="hybridMultilevel"/>
    <w:tmpl w:val="D826D4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5" w15:restartNumberingAfterBreak="0">
    <w:nsid w:val="5ED90824"/>
    <w:multiLevelType w:val="hybridMultilevel"/>
    <w:tmpl w:val="C6FAE1DA"/>
    <w:lvl w:ilvl="0" w:tplc="A476EC8C">
      <w:start w:val="2"/>
      <w:numFmt w:val="bullet"/>
      <w:lvlText w:val=""/>
      <w:lvlJc w:val="left"/>
      <w:pPr>
        <w:ind w:left="720" w:hanging="360"/>
      </w:pPr>
      <w:rPr>
        <w:rFonts w:ascii="Symbol" w:eastAsia="Malgun Gothic"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5F1912B1"/>
    <w:multiLevelType w:val="hybridMultilevel"/>
    <w:tmpl w:val="728CD534"/>
    <w:lvl w:ilvl="0" w:tplc="04090001">
      <w:start w:val="1"/>
      <w:numFmt w:val="bullet"/>
      <w:lvlText w:val=""/>
      <w:lvlJc w:val="left"/>
      <w:pPr>
        <w:ind w:left="528" w:hanging="360"/>
      </w:pPr>
      <w:rPr>
        <w:rFonts w:ascii="Symbol" w:hAnsi="Symbol" w:hint="default"/>
      </w:rPr>
    </w:lvl>
    <w:lvl w:ilvl="1" w:tplc="04090003">
      <w:start w:val="1"/>
      <w:numFmt w:val="bullet"/>
      <w:pStyle w:val="bullet2"/>
      <w:lvlText w:val="o"/>
      <w:lvlJc w:val="left"/>
      <w:pPr>
        <w:ind w:left="1248" w:hanging="360"/>
      </w:pPr>
      <w:rPr>
        <w:rFonts w:ascii="Courier New" w:hAnsi="Courier New" w:cs="Courier New" w:hint="default"/>
      </w:rPr>
    </w:lvl>
    <w:lvl w:ilvl="2" w:tplc="04090005">
      <w:start w:val="1"/>
      <w:numFmt w:val="bullet"/>
      <w:pStyle w:val="bullet3"/>
      <w:lvlText w:val=""/>
      <w:lvlJc w:val="left"/>
      <w:pPr>
        <w:ind w:left="1968" w:hanging="360"/>
      </w:pPr>
      <w:rPr>
        <w:rFonts w:ascii="Wingdings" w:hAnsi="Wingdings" w:hint="default"/>
      </w:rPr>
    </w:lvl>
    <w:lvl w:ilvl="3" w:tplc="04090001">
      <w:start w:val="1"/>
      <w:numFmt w:val="bullet"/>
      <w:pStyle w:val="bullet4"/>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237" w15:restartNumberingAfterBreak="0">
    <w:nsid w:val="5F2D7B88"/>
    <w:multiLevelType w:val="hybridMultilevel"/>
    <w:tmpl w:val="D7DA4B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8" w15:restartNumberingAfterBreak="0">
    <w:nsid w:val="5F4F1346"/>
    <w:multiLevelType w:val="multilevel"/>
    <w:tmpl w:val="C2769C2A"/>
    <w:lvl w:ilvl="0">
      <w:start w:val="1"/>
      <w:numFmt w:val="bullet"/>
      <w:pStyle w:val="Normal1CharChar"/>
      <w:lvlText w:val=""/>
      <w:lvlJc w:val="left"/>
      <w:pPr>
        <w:tabs>
          <w:tab w:val="num" w:pos="851"/>
        </w:tabs>
        <w:ind w:left="851" w:hanging="851"/>
      </w:pPr>
      <w:rPr>
        <w:rFonts w:ascii="ZapfDingbats" w:hAnsi="ZapfDingbats" w:hint="default"/>
        <w:b/>
        <w:i w:val="0"/>
        <w:color w:val="auto"/>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9" w15:restartNumberingAfterBreak="0">
    <w:nsid w:val="5FBB4293"/>
    <w:multiLevelType w:val="hybridMultilevel"/>
    <w:tmpl w:val="9DE62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FC8418E"/>
    <w:multiLevelType w:val="hybridMultilevel"/>
    <w:tmpl w:val="69962E1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1" w15:restartNumberingAfterBreak="0">
    <w:nsid w:val="5FFE56A6"/>
    <w:multiLevelType w:val="hybridMultilevel"/>
    <w:tmpl w:val="E730DC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2" w15:restartNumberingAfterBreak="0">
    <w:nsid w:val="60F443B6"/>
    <w:multiLevelType w:val="hybridMultilevel"/>
    <w:tmpl w:val="C986D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3" w15:restartNumberingAfterBreak="0">
    <w:nsid w:val="61FE14C6"/>
    <w:multiLevelType w:val="hybridMultilevel"/>
    <w:tmpl w:val="0B3C5F0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4" w15:restartNumberingAfterBreak="0">
    <w:nsid w:val="62117144"/>
    <w:multiLevelType w:val="hybridMultilevel"/>
    <w:tmpl w:val="2D744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25F2577"/>
    <w:multiLevelType w:val="hybridMultilevel"/>
    <w:tmpl w:val="5ADC4700"/>
    <w:lvl w:ilvl="0" w:tplc="54EEB79A">
      <w:start w:val="1"/>
      <w:numFmt w:val="bullet"/>
      <w:lvlText w:val=""/>
      <w:lvlJc w:val="left"/>
      <w:pPr>
        <w:ind w:left="1080" w:hanging="360"/>
      </w:pPr>
      <w:rPr>
        <w:rFonts w:ascii="Symbol" w:hAnsi="Symbol"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6" w15:restartNumberingAfterBreak="0">
    <w:nsid w:val="62A40055"/>
    <w:multiLevelType w:val="hybridMultilevel"/>
    <w:tmpl w:val="DCA073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7" w15:restartNumberingAfterBreak="0">
    <w:nsid w:val="62A517A6"/>
    <w:multiLevelType w:val="hybridMultilevel"/>
    <w:tmpl w:val="FD540D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3BE3F9E"/>
    <w:multiLevelType w:val="hybridMultilevel"/>
    <w:tmpl w:val="8B4A31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9" w15:restartNumberingAfterBreak="0">
    <w:nsid w:val="64020016"/>
    <w:multiLevelType w:val="hybridMultilevel"/>
    <w:tmpl w:val="63E251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0" w15:restartNumberingAfterBreak="0">
    <w:nsid w:val="64306048"/>
    <w:multiLevelType w:val="multilevel"/>
    <w:tmpl w:val="64306048"/>
    <w:lvl w:ilvl="0">
      <w:start w:val="1"/>
      <w:numFmt w:val="decimalZero"/>
      <w:pStyle w:val="ParagraphNumbering"/>
      <w:lvlText w:val="[00%1]"/>
      <w:lvlJc w:val="left"/>
      <w:pPr>
        <w:tabs>
          <w:tab w:val="num" w:pos="851"/>
        </w:tabs>
        <w:ind w:left="0" w:firstLine="0"/>
      </w:pPr>
      <w:rPr>
        <w:rFonts w:ascii="Times New Roman" w:hAnsi="Times New Roman" w:hint="default"/>
        <w:b w:val="0"/>
        <w:i w:val="0"/>
        <w:sz w:val="24"/>
      </w:rPr>
    </w:lvl>
    <w:lvl w:ilvl="1">
      <w:start w:val="1"/>
      <w:numFmt w:val="lowerLetter"/>
      <w:lvlText w:val="%2."/>
      <w:lvlJc w:val="left"/>
      <w:pPr>
        <w:tabs>
          <w:tab w:val="num" w:pos="2160"/>
        </w:tabs>
        <w:ind w:left="2160" w:hanging="360"/>
      </w:pPr>
    </w:lvl>
    <w:lvl w:ilvl="2">
      <w:start w:val="1"/>
      <w:numFmt w:val="lowerLetter"/>
      <w:lvlText w:val="%3)"/>
      <w:lvlJc w:val="left"/>
      <w:pPr>
        <w:tabs>
          <w:tab w:val="num" w:pos="3060"/>
        </w:tabs>
        <w:ind w:left="3060" w:hanging="360"/>
      </w:pPr>
      <w:rPr>
        <w:rFonts w:hint="default"/>
      </w:r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51" w15:restartNumberingAfterBreak="0">
    <w:nsid w:val="648D44E2"/>
    <w:multiLevelType w:val="hybridMultilevel"/>
    <w:tmpl w:val="A0404FF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4C94315"/>
    <w:multiLevelType w:val="hybridMultilevel"/>
    <w:tmpl w:val="7C6E1F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3" w15:restartNumberingAfterBreak="0">
    <w:nsid w:val="64CC33F1"/>
    <w:multiLevelType w:val="hybridMultilevel"/>
    <w:tmpl w:val="1B0037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4" w15:restartNumberingAfterBreak="0">
    <w:nsid w:val="67353BD9"/>
    <w:multiLevelType w:val="hybridMultilevel"/>
    <w:tmpl w:val="E14801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7602B42"/>
    <w:multiLevelType w:val="hybridMultilevel"/>
    <w:tmpl w:val="75D4C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6" w15:restartNumberingAfterBreak="0">
    <w:nsid w:val="67B31233"/>
    <w:multiLevelType w:val="hybridMultilevel"/>
    <w:tmpl w:val="C750B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7" w15:restartNumberingAfterBreak="0">
    <w:nsid w:val="68294202"/>
    <w:multiLevelType w:val="hybridMultilevel"/>
    <w:tmpl w:val="045EC6C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8" w15:restartNumberingAfterBreak="0">
    <w:nsid w:val="6965229A"/>
    <w:multiLevelType w:val="hybridMultilevel"/>
    <w:tmpl w:val="5B2875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9" w15:restartNumberingAfterBreak="0">
    <w:nsid w:val="699548C6"/>
    <w:multiLevelType w:val="hybridMultilevel"/>
    <w:tmpl w:val="A17E0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0" w15:restartNumberingAfterBreak="0">
    <w:nsid w:val="6A3E233A"/>
    <w:multiLevelType w:val="hybridMultilevel"/>
    <w:tmpl w:val="6BAE6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1" w15:restartNumberingAfterBreak="0">
    <w:nsid w:val="6A8705DE"/>
    <w:multiLevelType w:val="hybridMultilevel"/>
    <w:tmpl w:val="1564F6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2" w15:restartNumberingAfterBreak="0">
    <w:nsid w:val="6AA22341"/>
    <w:multiLevelType w:val="hybridMultilevel"/>
    <w:tmpl w:val="567C2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3" w15:restartNumberingAfterBreak="0">
    <w:nsid w:val="6AA50D13"/>
    <w:multiLevelType w:val="hybridMultilevel"/>
    <w:tmpl w:val="6F928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4" w15:restartNumberingAfterBreak="0">
    <w:nsid w:val="6AB57DDB"/>
    <w:multiLevelType w:val="multilevel"/>
    <w:tmpl w:val="6692644C"/>
    <w:lvl w:ilvl="0">
      <w:start w:val="1"/>
      <w:numFmt w:val="bullet"/>
      <w:lvlText w:val=""/>
      <w:lvlJc w:val="left"/>
      <w:pPr>
        <w:ind w:left="800" w:hanging="360"/>
      </w:pPr>
      <w:rPr>
        <w:rFonts w:ascii="Symbol" w:hAnsi="Symbol" w:hint="default"/>
      </w:rPr>
    </w:lvl>
    <w:lvl w:ilvl="1">
      <w:start w:val="1"/>
      <w:numFmt w:val="bullet"/>
      <w:lvlText w:val=""/>
      <w:lvlJc w:val="left"/>
      <w:pPr>
        <w:ind w:left="1420" w:hanging="400"/>
      </w:pPr>
      <w:rPr>
        <w:rFonts w:ascii="Symbol" w:hAnsi="Symbol" w:hint="default"/>
      </w:rPr>
    </w:lvl>
    <w:lvl w:ilvl="2">
      <w:start w:val="1"/>
      <w:numFmt w:val="bullet"/>
      <w:lvlText w:val=""/>
      <w:lvlJc w:val="left"/>
      <w:pPr>
        <w:ind w:left="1820" w:hanging="400"/>
      </w:pPr>
      <w:rPr>
        <w:rFonts w:ascii="Wingdings" w:hAnsi="Wingdings" w:hint="default"/>
      </w:rPr>
    </w:lvl>
    <w:lvl w:ilvl="3">
      <w:start w:val="1"/>
      <w:numFmt w:val="bullet"/>
      <w:lvlText w:val=""/>
      <w:lvlJc w:val="left"/>
      <w:pPr>
        <w:ind w:left="2220" w:hanging="400"/>
      </w:pPr>
      <w:rPr>
        <w:rFonts w:ascii="Wingdings" w:hAnsi="Wingdings" w:hint="default"/>
      </w:rPr>
    </w:lvl>
    <w:lvl w:ilvl="4">
      <w:start w:val="1"/>
      <w:numFmt w:val="bullet"/>
      <w:lvlText w:val=""/>
      <w:lvlJc w:val="left"/>
      <w:pPr>
        <w:ind w:left="2620" w:hanging="400"/>
      </w:pPr>
      <w:rPr>
        <w:rFonts w:ascii="Wingdings" w:hAnsi="Wingdings" w:hint="default"/>
      </w:rPr>
    </w:lvl>
    <w:lvl w:ilvl="5">
      <w:start w:val="1"/>
      <w:numFmt w:val="bullet"/>
      <w:lvlText w:val=""/>
      <w:lvlJc w:val="left"/>
      <w:pPr>
        <w:ind w:left="3020" w:hanging="400"/>
      </w:pPr>
      <w:rPr>
        <w:rFonts w:ascii="Wingdings" w:hAnsi="Wingdings" w:hint="default"/>
      </w:rPr>
    </w:lvl>
    <w:lvl w:ilvl="6">
      <w:start w:val="1"/>
      <w:numFmt w:val="bullet"/>
      <w:lvlText w:val=""/>
      <w:lvlJc w:val="left"/>
      <w:pPr>
        <w:ind w:left="3420" w:hanging="400"/>
      </w:pPr>
      <w:rPr>
        <w:rFonts w:ascii="Wingdings" w:hAnsi="Wingdings" w:hint="default"/>
      </w:rPr>
    </w:lvl>
    <w:lvl w:ilvl="7">
      <w:start w:val="1"/>
      <w:numFmt w:val="bullet"/>
      <w:lvlText w:val=""/>
      <w:lvlJc w:val="left"/>
      <w:pPr>
        <w:ind w:left="3820" w:hanging="400"/>
      </w:pPr>
      <w:rPr>
        <w:rFonts w:ascii="Wingdings" w:hAnsi="Wingdings" w:hint="default"/>
      </w:rPr>
    </w:lvl>
    <w:lvl w:ilvl="8">
      <w:start w:val="1"/>
      <w:numFmt w:val="bullet"/>
      <w:lvlText w:val=""/>
      <w:lvlJc w:val="left"/>
      <w:pPr>
        <w:ind w:left="4220" w:hanging="400"/>
      </w:pPr>
      <w:rPr>
        <w:rFonts w:ascii="Wingdings" w:hAnsi="Wingdings" w:hint="default"/>
      </w:rPr>
    </w:lvl>
  </w:abstractNum>
  <w:abstractNum w:abstractNumId="265" w15:restartNumberingAfterBreak="0">
    <w:nsid w:val="6ADD78CA"/>
    <w:multiLevelType w:val="hybridMultilevel"/>
    <w:tmpl w:val="A43AC2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B00356A"/>
    <w:multiLevelType w:val="hybridMultilevel"/>
    <w:tmpl w:val="C4AEFF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6712B34A">
      <w:numFmt w:val="bullet"/>
      <w:lvlText w:val="-"/>
      <w:lvlJc w:val="left"/>
      <w:pPr>
        <w:ind w:left="3600" w:hanging="360"/>
      </w:pPr>
      <w:rPr>
        <w:rFonts w:ascii="Times New Roman" w:eastAsia="Malgun Gothic" w:hAnsi="Times New Roman"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B3C3CBE"/>
    <w:multiLevelType w:val="hybridMultilevel"/>
    <w:tmpl w:val="2D9C04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8" w15:restartNumberingAfterBreak="0">
    <w:nsid w:val="6B7C53A4"/>
    <w:multiLevelType w:val="hybridMultilevel"/>
    <w:tmpl w:val="146E0F9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9" w15:restartNumberingAfterBreak="0">
    <w:nsid w:val="6C431BB6"/>
    <w:multiLevelType w:val="hybridMultilevel"/>
    <w:tmpl w:val="BB2C40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0" w15:restartNumberingAfterBreak="0">
    <w:nsid w:val="6CAB1D7B"/>
    <w:multiLevelType w:val="multilevel"/>
    <w:tmpl w:val="9FF2ACC4"/>
    <w:styleLink w:val="2"/>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1" w15:restartNumberingAfterBreak="0">
    <w:nsid w:val="6D53638A"/>
    <w:multiLevelType w:val="hybridMultilevel"/>
    <w:tmpl w:val="5C386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E590CE0"/>
    <w:multiLevelType w:val="hybridMultilevel"/>
    <w:tmpl w:val="23A83D8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3" w15:restartNumberingAfterBreak="0">
    <w:nsid w:val="6E760327"/>
    <w:multiLevelType w:val="multilevel"/>
    <w:tmpl w:val="62BAE1EC"/>
    <w:styleLink w:val="StyleBulleted5"/>
    <w:lvl w:ilvl="0">
      <w:start w:val="1"/>
      <w:numFmt w:val="decimal"/>
      <w:pStyle w:val="StyleHeading1NMPHeading1H1h11h12h13h14h15h16appheadin"/>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2564"/>
        </w:tabs>
        <w:ind w:left="2564" w:hanging="2564"/>
      </w:pPr>
      <w:rPr>
        <w:rFonts w:hint="default"/>
      </w:rPr>
    </w:lvl>
    <w:lvl w:ilvl="3">
      <w:start w:val="1"/>
      <w:numFmt w:val="decimal"/>
      <w:lvlText w:val="%1.%2.%3.%4"/>
      <w:lvlJc w:val="left"/>
      <w:pPr>
        <w:tabs>
          <w:tab w:val="num" w:pos="1290"/>
        </w:tabs>
        <w:ind w:left="1290" w:hanging="1290"/>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4" w15:restartNumberingAfterBreak="0">
    <w:nsid w:val="6E7673D6"/>
    <w:multiLevelType w:val="hybridMultilevel"/>
    <w:tmpl w:val="574459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5" w15:restartNumberingAfterBreak="0">
    <w:nsid w:val="6E7F5B71"/>
    <w:multiLevelType w:val="hybridMultilevel"/>
    <w:tmpl w:val="AE628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6" w15:restartNumberingAfterBreak="0">
    <w:nsid w:val="6E96417B"/>
    <w:multiLevelType w:val="hybridMultilevel"/>
    <w:tmpl w:val="70D4E0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6EDD5B1F"/>
    <w:multiLevelType w:val="hybridMultilevel"/>
    <w:tmpl w:val="EF88F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8" w15:restartNumberingAfterBreak="0">
    <w:nsid w:val="6F450463"/>
    <w:multiLevelType w:val="hybridMultilevel"/>
    <w:tmpl w:val="DB6C5D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9" w15:restartNumberingAfterBreak="0">
    <w:nsid w:val="6FBE1A63"/>
    <w:multiLevelType w:val="hybridMultilevel"/>
    <w:tmpl w:val="109807BA"/>
    <w:name w:val="Heading2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0" w15:restartNumberingAfterBreak="0">
    <w:nsid w:val="70146DC0"/>
    <w:multiLevelType w:val="hybridMultilevel"/>
    <w:tmpl w:val="9BC21240"/>
    <w:lvl w:ilvl="0" w:tplc="409A9E3A">
      <w:start w:val="1"/>
      <w:numFmt w:val="bullet"/>
      <w:pStyle w:val="Agreement"/>
      <w:lvlText w:val=""/>
      <w:lvlJc w:val="left"/>
      <w:pPr>
        <w:tabs>
          <w:tab w:val="num" w:pos="2070"/>
        </w:tabs>
        <w:ind w:left="2070" w:hanging="360"/>
      </w:pPr>
      <w:rPr>
        <w:rFonts w:ascii="Symbol" w:hAnsi="Symbol" w:hint="default"/>
        <w:b/>
        <w:i w:val="0"/>
        <w:color w:val="auto"/>
        <w:sz w:val="22"/>
      </w:rPr>
    </w:lvl>
    <w:lvl w:ilvl="1" w:tplc="04090003">
      <w:start w:val="1"/>
      <w:numFmt w:val="bullet"/>
      <w:lvlText w:val="o"/>
      <w:lvlJc w:val="left"/>
      <w:pPr>
        <w:tabs>
          <w:tab w:val="num" w:pos="-3690"/>
        </w:tabs>
        <w:ind w:left="-3690" w:hanging="360"/>
      </w:pPr>
      <w:rPr>
        <w:rFonts w:ascii="Courier New" w:hAnsi="Courier New" w:cs="Courier New" w:hint="default"/>
      </w:rPr>
    </w:lvl>
    <w:lvl w:ilvl="2" w:tplc="04090005">
      <w:start w:val="1"/>
      <w:numFmt w:val="bullet"/>
      <w:lvlText w:val=""/>
      <w:lvlJc w:val="left"/>
      <w:pPr>
        <w:tabs>
          <w:tab w:val="num" w:pos="-2970"/>
        </w:tabs>
        <w:ind w:left="-2970" w:hanging="360"/>
      </w:pPr>
      <w:rPr>
        <w:rFonts w:ascii="Wingdings" w:hAnsi="Wingdings" w:hint="default"/>
      </w:rPr>
    </w:lvl>
    <w:lvl w:ilvl="3" w:tplc="0409000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1530"/>
        </w:tabs>
        <w:ind w:left="-1530" w:hanging="360"/>
      </w:pPr>
      <w:rPr>
        <w:rFonts w:ascii="Courier New" w:hAnsi="Courier New" w:cs="Courier New" w:hint="default"/>
      </w:rPr>
    </w:lvl>
    <w:lvl w:ilvl="5" w:tplc="04090005" w:tentative="1">
      <w:start w:val="1"/>
      <w:numFmt w:val="bullet"/>
      <w:lvlText w:val=""/>
      <w:lvlJc w:val="left"/>
      <w:pPr>
        <w:tabs>
          <w:tab w:val="num" w:pos="-810"/>
        </w:tabs>
        <w:ind w:left="-810" w:hanging="360"/>
      </w:pPr>
      <w:rPr>
        <w:rFonts w:ascii="Wingdings" w:hAnsi="Wingdings" w:hint="default"/>
      </w:rPr>
    </w:lvl>
    <w:lvl w:ilvl="6" w:tplc="04090001" w:tentative="1">
      <w:start w:val="1"/>
      <w:numFmt w:val="bullet"/>
      <w:lvlText w:val=""/>
      <w:lvlJc w:val="left"/>
      <w:pPr>
        <w:tabs>
          <w:tab w:val="num" w:pos="-90"/>
        </w:tabs>
        <w:ind w:left="-90" w:hanging="360"/>
      </w:pPr>
      <w:rPr>
        <w:rFonts w:ascii="Symbol" w:hAnsi="Symbol" w:hint="default"/>
      </w:rPr>
    </w:lvl>
    <w:lvl w:ilvl="7" w:tplc="04090003" w:tentative="1">
      <w:start w:val="1"/>
      <w:numFmt w:val="bullet"/>
      <w:lvlText w:val="o"/>
      <w:lvlJc w:val="left"/>
      <w:pPr>
        <w:tabs>
          <w:tab w:val="num" w:pos="630"/>
        </w:tabs>
        <w:ind w:left="630" w:hanging="360"/>
      </w:pPr>
      <w:rPr>
        <w:rFonts w:ascii="Courier New" w:hAnsi="Courier New" w:cs="Courier New" w:hint="default"/>
      </w:rPr>
    </w:lvl>
    <w:lvl w:ilvl="8" w:tplc="04090005" w:tentative="1">
      <w:start w:val="1"/>
      <w:numFmt w:val="bullet"/>
      <w:lvlText w:val=""/>
      <w:lvlJc w:val="left"/>
      <w:pPr>
        <w:tabs>
          <w:tab w:val="num" w:pos="1350"/>
        </w:tabs>
        <w:ind w:left="1350" w:hanging="360"/>
      </w:pPr>
      <w:rPr>
        <w:rFonts w:ascii="Wingdings" w:hAnsi="Wingdings" w:hint="default"/>
      </w:rPr>
    </w:lvl>
  </w:abstractNum>
  <w:abstractNum w:abstractNumId="281" w15:restartNumberingAfterBreak="0">
    <w:nsid w:val="70C04CB4"/>
    <w:multiLevelType w:val="hybridMultilevel"/>
    <w:tmpl w:val="0B0650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18D7D2E"/>
    <w:multiLevelType w:val="hybridMultilevel"/>
    <w:tmpl w:val="3F7873BA"/>
    <w:lvl w:ilvl="0" w:tplc="F29E5E44">
      <w:start w:val="1"/>
      <w:numFmt w:val="decimal"/>
      <w:pStyle w:val="StyleHeading1H1h1appheading1l1MemoHeading1h11h12h13h"/>
      <w:lvlText w:val="%1"/>
      <w:lvlJc w:val="left"/>
      <w:pPr>
        <w:ind w:left="720" w:hanging="360"/>
      </w:pPr>
      <w:rPr>
        <w:b w:val="0"/>
        <w:i w:val="0"/>
        <w:color w:val="auto"/>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3" w15:restartNumberingAfterBreak="0">
    <w:nsid w:val="718F3992"/>
    <w:multiLevelType w:val="hybridMultilevel"/>
    <w:tmpl w:val="24A4F2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1CC6572"/>
    <w:multiLevelType w:val="hybridMultilevel"/>
    <w:tmpl w:val="49F00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20A44C9"/>
    <w:multiLevelType w:val="hybridMultilevel"/>
    <w:tmpl w:val="9B1047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6" w15:restartNumberingAfterBreak="0">
    <w:nsid w:val="728107D1"/>
    <w:multiLevelType w:val="hybridMultilevel"/>
    <w:tmpl w:val="5D2617A8"/>
    <w:lvl w:ilvl="0" w:tplc="A476EC8C">
      <w:start w:val="2"/>
      <w:numFmt w:val="bullet"/>
      <w:lvlText w:val=""/>
      <w:lvlJc w:val="left"/>
      <w:pPr>
        <w:ind w:left="720" w:hanging="360"/>
      </w:pPr>
      <w:rPr>
        <w:rFonts w:ascii="Symbol" w:eastAsia="Malgun Gothic"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2EB698E"/>
    <w:multiLevelType w:val="hybridMultilevel"/>
    <w:tmpl w:val="2DA2FE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8" w15:restartNumberingAfterBreak="0">
    <w:nsid w:val="730E3FC4"/>
    <w:multiLevelType w:val="hybridMultilevel"/>
    <w:tmpl w:val="EAFC6F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9" w15:restartNumberingAfterBreak="0">
    <w:nsid w:val="731C374D"/>
    <w:multiLevelType w:val="hybridMultilevel"/>
    <w:tmpl w:val="16181D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3653CC3"/>
    <w:multiLevelType w:val="hybridMultilevel"/>
    <w:tmpl w:val="253A7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1" w15:restartNumberingAfterBreak="0">
    <w:nsid w:val="73721A74"/>
    <w:multiLevelType w:val="hybridMultilevel"/>
    <w:tmpl w:val="0EC4C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2" w15:restartNumberingAfterBreak="0">
    <w:nsid w:val="73A95D7B"/>
    <w:multiLevelType w:val="hybridMultilevel"/>
    <w:tmpl w:val="802800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3D465D6"/>
    <w:multiLevelType w:val="multilevel"/>
    <w:tmpl w:val="F8244648"/>
    <w:styleLink w:val="StyleBulletedSymbolsymbolLeft025Hanging0252"/>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4" w15:restartNumberingAfterBreak="0">
    <w:nsid w:val="73F129E7"/>
    <w:multiLevelType w:val="hybridMultilevel"/>
    <w:tmpl w:val="88280D6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5" w15:restartNumberingAfterBreak="0">
    <w:nsid w:val="73F25F82"/>
    <w:multiLevelType w:val="hybridMultilevel"/>
    <w:tmpl w:val="4C1642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6" w15:restartNumberingAfterBreak="0">
    <w:nsid w:val="74CC7506"/>
    <w:multiLevelType w:val="multilevel"/>
    <w:tmpl w:val="74CC7506"/>
    <w:lvl w:ilvl="0">
      <w:start w:val="1"/>
      <w:numFmt w:val="decimal"/>
      <w:pStyle w:val="reference0"/>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7" w15:restartNumberingAfterBreak="0">
    <w:nsid w:val="753A71DD"/>
    <w:multiLevelType w:val="hybridMultilevel"/>
    <w:tmpl w:val="E8D25C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8" w15:restartNumberingAfterBreak="0">
    <w:nsid w:val="75A62F75"/>
    <w:multiLevelType w:val="hybridMultilevel"/>
    <w:tmpl w:val="A61E5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5C14DC3"/>
    <w:multiLevelType w:val="hybridMultilevel"/>
    <w:tmpl w:val="6A56F2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5FD4489"/>
    <w:multiLevelType w:val="hybridMultilevel"/>
    <w:tmpl w:val="EE92E7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663051E"/>
    <w:multiLevelType w:val="hybridMultilevel"/>
    <w:tmpl w:val="E90ACF7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2" w15:restartNumberingAfterBreak="0">
    <w:nsid w:val="768464E6"/>
    <w:multiLevelType w:val="hybridMultilevel"/>
    <w:tmpl w:val="776C0D06"/>
    <w:lvl w:ilvl="0" w:tplc="4D3678F6">
      <w:start w:val="1"/>
      <w:numFmt w:val="bullet"/>
      <w:lvlText w:val=""/>
      <w:lvlJc w:val="left"/>
      <w:pPr>
        <w:ind w:left="720" w:hanging="360"/>
      </w:pPr>
      <w:rPr>
        <w:rFonts w:ascii="Symbol" w:hAnsi="Symbol" w:hint="default"/>
      </w:rPr>
    </w:lvl>
    <w:lvl w:ilvl="1" w:tplc="FEC0D590">
      <w:start w:val="1"/>
      <w:numFmt w:val="bullet"/>
      <w:lvlText w:val=""/>
      <w:lvlJc w:val="left"/>
      <w:pPr>
        <w:ind w:left="1440" w:hanging="360"/>
      </w:pPr>
      <w:rPr>
        <w:rFonts w:ascii="Symbol" w:hAnsi="Symbol" w:hint="default"/>
      </w:rPr>
    </w:lvl>
    <w:lvl w:ilvl="2" w:tplc="0674CCC0">
      <w:start w:val="1"/>
      <w:numFmt w:val="bullet"/>
      <w:pStyle w:val="RAN1bullet3"/>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7280B97"/>
    <w:multiLevelType w:val="hybridMultilevel"/>
    <w:tmpl w:val="67F6E7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4" w15:restartNumberingAfterBreak="0">
    <w:nsid w:val="77542044"/>
    <w:multiLevelType w:val="hybridMultilevel"/>
    <w:tmpl w:val="0EA2D3DE"/>
    <w:lvl w:ilvl="0" w:tplc="60AE8B56">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779C7420"/>
    <w:multiLevelType w:val="multilevel"/>
    <w:tmpl w:val="9FF2ACC4"/>
    <w:styleLink w:val="10"/>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6" w15:restartNumberingAfterBreak="0">
    <w:nsid w:val="78F76F6F"/>
    <w:multiLevelType w:val="singleLevel"/>
    <w:tmpl w:val="E1F880E6"/>
    <w:lvl w:ilvl="0">
      <w:start w:val="1"/>
      <w:numFmt w:val="bullet"/>
      <w:pStyle w:val="normalpuce"/>
      <w:lvlText w:val=""/>
      <w:lvlJc w:val="left"/>
      <w:pPr>
        <w:tabs>
          <w:tab w:val="num" w:pos="360"/>
        </w:tabs>
        <w:ind w:left="360" w:hanging="360"/>
      </w:pPr>
      <w:rPr>
        <w:rFonts w:ascii="Symbol" w:hAnsi="Symbol" w:hint="default"/>
      </w:rPr>
    </w:lvl>
  </w:abstractNum>
  <w:abstractNum w:abstractNumId="307" w15:restartNumberingAfterBreak="0">
    <w:nsid w:val="79A453F4"/>
    <w:multiLevelType w:val="hybridMultilevel"/>
    <w:tmpl w:val="23CA6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A1A090A"/>
    <w:multiLevelType w:val="hybridMultilevel"/>
    <w:tmpl w:val="DED88D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9" w15:restartNumberingAfterBreak="0">
    <w:nsid w:val="7B4B420F"/>
    <w:multiLevelType w:val="hybridMultilevel"/>
    <w:tmpl w:val="CF84B2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BA6548F"/>
    <w:multiLevelType w:val="multilevel"/>
    <w:tmpl w:val="2E362DBC"/>
    <w:lvl w:ilvl="0">
      <w:start w:val="1"/>
      <w:numFmt w:val="bullet"/>
      <w:lvlText w:val=""/>
      <w:lvlJc w:val="left"/>
      <w:pPr>
        <w:ind w:left="800" w:hanging="360"/>
      </w:pPr>
      <w:rPr>
        <w:rFonts w:ascii="Symbol" w:hAnsi="Symbol" w:hint="default"/>
      </w:rPr>
    </w:lvl>
    <w:lvl w:ilvl="1">
      <w:start w:val="8"/>
      <w:numFmt w:val="bullet"/>
      <w:lvlText w:val="-"/>
      <w:lvlJc w:val="left"/>
      <w:pPr>
        <w:ind w:left="1420" w:hanging="400"/>
      </w:pPr>
      <w:rPr>
        <w:rFonts w:ascii="Arial" w:eastAsia="PMingLiU" w:hAnsi="Arial" w:cs="Arial" w:hint="default"/>
      </w:rPr>
    </w:lvl>
    <w:lvl w:ilvl="2">
      <w:start w:val="1"/>
      <w:numFmt w:val="bullet"/>
      <w:lvlText w:val=""/>
      <w:lvlJc w:val="left"/>
      <w:pPr>
        <w:ind w:left="1820" w:hanging="400"/>
      </w:pPr>
      <w:rPr>
        <w:rFonts w:ascii="Wingdings" w:hAnsi="Wingdings" w:hint="default"/>
      </w:rPr>
    </w:lvl>
    <w:lvl w:ilvl="3">
      <w:start w:val="1"/>
      <w:numFmt w:val="bullet"/>
      <w:lvlText w:val=""/>
      <w:lvlJc w:val="left"/>
      <w:pPr>
        <w:ind w:left="2220" w:hanging="400"/>
      </w:pPr>
      <w:rPr>
        <w:rFonts w:ascii="Wingdings" w:hAnsi="Wingdings" w:hint="default"/>
      </w:rPr>
    </w:lvl>
    <w:lvl w:ilvl="4">
      <w:start w:val="1"/>
      <w:numFmt w:val="bullet"/>
      <w:lvlText w:val=""/>
      <w:lvlJc w:val="left"/>
      <w:pPr>
        <w:ind w:left="2620" w:hanging="400"/>
      </w:pPr>
      <w:rPr>
        <w:rFonts w:ascii="Wingdings" w:hAnsi="Wingdings" w:hint="default"/>
      </w:rPr>
    </w:lvl>
    <w:lvl w:ilvl="5">
      <w:start w:val="1"/>
      <w:numFmt w:val="bullet"/>
      <w:lvlText w:val=""/>
      <w:lvlJc w:val="left"/>
      <w:pPr>
        <w:ind w:left="3020" w:hanging="400"/>
      </w:pPr>
      <w:rPr>
        <w:rFonts w:ascii="Wingdings" w:hAnsi="Wingdings" w:hint="default"/>
      </w:rPr>
    </w:lvl>
    <w:lvl w:ilvl="6">
      <w:start w:val="1"/>
      <w:numFmt w:val="bullet"/>
      <w:lvlText w:val=""/>
      <w:lvlJc w:val="left"/>
      <w:pPr>
        <w:ind w:left="3420" w:hanging="400"/>
      </w:pPr>
      <w:rPr>
        <w:rFonts w:ascii="Wingdings" w:hAnsi="Wingdings" w:hint="default"/>
      </w:rPr>
    </w:lvl>
    <w:lvl w:ilvl="7">
      <w:start w:val="1"/>
      <w:numFmt w:val="bullet"/>
      <w:lvlText w:val=""/>
      <w:lvlJc w:val="left"/>
      <w:pPr>
        <w:ind w:left="3820" w:hanging="400"/>
      </w:pPr>
      <w:rPr>
        <w:rFonts w:ascii="Wingdings" w:hAnsi="Wingdings" w:hint="default"/>
      </w:rPr>
    </w:lvl>
    <w:lvl w:ilvl="8">
      <w:start w:val="1"/>
      <w:numFmt w:val="bullet"/>
      <w:lvlText w:val=""/>
      <w:lvlJc w:val="left"/>
      <w:pPr>
        <w:ind w:left="4220" w:hanging="400"/>
      </w:pPr>
      <w:rPr>
        <w:rFonts w:ascii="Wingdings" w:hAnsi="Wingdings" w:hint="default"/>
      </w:rPr>
    </w:lvl>
  </w:abstractNum>
  <w:abstractNum w:abstractNumId="311" w15:restartNumberingAfterBreak="0">
    <w:nsid w:val="7BC330F5"/>
    <w:multiLevelType w:val="hybridMultilevel"/>
    <w:tmpl w:val="C2769C2A"/>
    <w:lvl w:ilvl="0" w:tplc="70725600">
      <w:start w:val="1"/>
      <w:numFmt w:val="bullet"/>
      <w:pStyle w:val="Char"/>
      <w:lvlText w:val=""/>
      <w:lvlJc w:val="left"/>
      <w:pPr>
        <w:tabs>
          <w:tab w:val="num" w:pos="851"/>
        </w:tabs>
        <w:ind w:left="851" w:hanging="851"/>
      </w:pPr>
      <w:rPr>
        <w:rFonts w:ascii="ZapfDingbats" w:hAnsi="ZapfDingbats" w:hint="default"/>
        <w:b/>
        <w:i w:val="0"/>
        <w:color w:val="70CEF5"/>
        <w:sz w:val="20"/>
        <w:szCs w:val="20"/>
      </w:rPr>
    </w:lvl>
    <w:lvl w:ilvl="1" w:tplc="C8841810">
      <w:start w:val="1"/>
      <w:numFmt w:val="bullet"/>
      <w:pStyle w:val="berschrift3h3H3Underrubrik2"/>
      <w:lvlText w:val="o"/>
      <w:lvlJc w:val="left"/>
      <w:pPr>
        <w:tabs>
          <w:tab w:val="num" w:pos="1440"/>
        </w:tabs>
        <w:ind w:left="1440" w:hanging="360"/>
      </w:pPr>
      <w:rPr>
        <w:rFonts w:ascii="Courier New" w:hAnsi="Courier New" w:cs="Courier New" w:hint="default"/>
      </w:rPr>
    </w:lvl>
    <w:lvl w:ilvl="2" w:tplc="7DA0F730" w:tentative="1">
      <w:start w:val="1"/>
      <w:numFmt w:val="bullet"/>
      <w:lvlText w:val=""/>
      <w:lvlJc w:val="left"/>
      <w:pPr>
        <w:tabs>
          <w:tab w:val="num" w:pos="2160"/>
        </w:tabs>
        <w:ind w:left="2160" w:hanging="360"/>
      </w:pPr>
      <w:rPr>
        <w:rFonts w:ascii="Wingdings" w:hAnsi="Wingdings" w:hint="default"/>
      </w:rPr>
    </w:lvl>
    <w:lvl w:ilvl="3" w:tplc="71F2D618" w:tentative="1">
      <w:start w:val="1"/>
      <w:numFmt w:val="bullet"/>
      <w:lvlText w:val=""/>
      <w:lvlJc w:val="left"/>
      <w:pPr>
        <w:tabs>
          <w:tab w:val="num" w:pos="2880"/>
        </w:tabs>
        <w:ind w:left="2880" w:hanging="360"/>
      </w:pPr>
      <w:rPr>
        <w:rFonts w:ascii="Symbol" w:hAnsi="Symbol" w:hint="default"/>
      </w:rPr>
    </w:lvl>
    <w:lvl w:ilvl="4" w:tplc="E84C571E" w:tentative="1">
      <w:start w:val="1"/>
      <w:numFmt w:val="bullet"/>
      <w:lvlText w:val="o"/>
      <w:lvlJc w:val="left"/>
      <w:pPr>
        <w:tabs>
          <w:tab w:val="num" w:pos="3600"/>
        </w:tabs>
        <w:ind w:left="3600" w:hanging="360"/>
      </w:pPr>
      <w:rPr>
        <w:rFonts w:ascii="Courier New" w:hAnsi="Courier New" w:cs="Courier New" w:hint="default"/>
      </w:rPr>
    </w:lvl>
    <w:lvl w:ilvl="5" w:tplc="701415FE" w:tentative="1">
      <w:start w:val="1"/>
      <w:numFmt w:val="bullet"/>
      <w:lvlText w:val=""/>
      <w:lvlJc w:val="left"/>
      <w:pPr>
        <w:tabs>
          <w:tab w:val="num" w:pos="4320"/>
        </w:tabs>
        <w:ind w:left="4320" w:hanging="360"/>
      </w:pPr>
      <w:rPr>
        <w:rFonts w:ascii="Wingdings" w:hAnsi="Wingdings" w:hint="default"/>
      </w:rPr>
    </w:lvl>
    <w:lvl w:ilvl="6" w:tplc="3A66A646" w:tentative="1">
      <w:start w:val="1"/>
      <w:numFmt w:val="bullet"/>
      <w:lvlText w:val=""/>
      <w:lvlJc w:val="left"/>
      <w:pPr>
        <w:tabs>
          <w:tab w:val="num" w:pos="5040"/>
        </w:tabs>
        <w:ind w:left="5040" w:hanging="360"/>
      </w:pPr>
      <w:rPr>
        <w:rFonts w:ascii="Symbol" w:hAnsi="Symbol" w:hint="default"/>
      </w:rPr>
    </w:lvl>
    <w:lvl w:ilvl="7" w:tplc="60505F22" w:tentative="1">
      <w:start w:val="1"/>
      <w:numFmt w:val="bullet"/>
      <w:lvlText w:val="o"/>
      <w:lvlJc w:val="left"/>
      <w:pPr>
        <w:tabs>
          <w:tab w:val="num" w:pos="5760"/>
        </w:tabs>
        <w:ind w:left="5760" w:hanging="360"/>
      </w:pPr>
      <w:rPr>
        <w:rFonts w:ascii="Courier New" w:hAnsi="Courier New" w:cs="Courier New" w:hint="default"/>
      </w:rPr>
    </w:lvl>
    <w:lvl w:ilvl="8" w:tplc="280A7452" w:tentative="1">
      <w:start w:val="1"/>
      <w:numFmt w:val="bullet"/>
      <w:lvlText w:val=""/>
      <w:lvlJc w:val="left"/>
      <w:pPr>
        <w:tabs>
          <w:tab w:val="num" w:pos="6480"/>
        </w:tabs>
        <w:ind w:left="6480" w:hanging="360"/>
      </w:pPr>
      <w:rPr>
        <w:rFonts w:ascii="Wingdings" w:hAnsi="Wingdings" w:hint="default"/>
      </w:rPr>
    </w:lvl>
  </w:abstractNum>
  <w:abstractNum w:abstractNumId="312" w15:restartNumberingAfterBreak="0">
    <w:nsid w:val="7C267F9C"/>
    <w:multiLevelType w:val="hybridMultilevel"/>
    <w:tmpl w:val="9D8C8332"/>
    <w:lvl w:ilvl="0" w:tplc="CF68586C">
      <w:numFmt w:val="bullet"/>
      <w:pStyle w:val="StatementBody"/>
      <w:lvlText w:val=""/>
      <w:lvlJc w:val="left"/>
      <w:pPr>
        <w:ind w:left="720" w:hanging="36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numFmt w:val="bullet"/>
      <w:lvlText w:val="-"/>
      <w:lvlJc w:val="left"/>
      <w:pPr>
        <w:ind w:left="2880" w:hanging="360"/>
      </w:pPr>
      <w:rPr>
        <w:rFonts w:ascii="Times New Roman" w:eastAsia="MS Mincho" w:hAnsi="Times New Roman" w:cs="Times New Roman"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3" w15:restartNumberingAfterBreak="0">
    <w:nsid w:val="7C7E462A"/>
    <w:multiLevelType w:val="multilevel"/>
    <w:tmpl w:val="D354E4A0"/>
    <w:lvl w:ilvl="0">
      <w:start w:val="1"/>
      <w:numFmt w:val="decimal"/>
      <w:lvlText w:val="%1"/>
      <w:lvlJc w:val="left"/>
      <w:pPr>
        <w:ind w:left="360" w:hanging="360"/>
      </w:pPr>
      <w:rPr>
        <w:rFonts w:hint="default"/>
        <w:sz w:val="20"/>
      </w:rPr>
    </w:lvl>
    <w:lvl w:ilvl="1">
      <w:start w:val="1"/>
      <w:numFmt w:val="bullet"/>
      <w:lvlText w:val=""/>
      <w:lvlJc w:val="left"/>
      <w:pPr>
        <w:ind w:left="1110" w:hanging="360"/>
      </w:pPr>
      <w:rPr>
        <w:rFonts w:ascii="Symbol" w:hAnsi="Symbol" w:hint="default"/>
        <w:sz w:val="20"/>
      </w:rPr>
    </w:lvl>
    <w:lvl w:ilvl="2">
      <w:start w:val="1"/>
      <w:numFmt w:val="decimal"/>
      <w:lvlText w:val="%1.%2.%3"/>
      <w:lvlJc w:val="left"/>
      <w:pPr>
        <w:ind w:left="2220" w:hanging="720"/>
      </w:pPr>
      <w:rPr>
        <w:rFonts w:hint="default"/>
        <w:sz w:val="20"/>
      </w:rPr>
    </w:lvl>
    <w:lvl w:ilvl="3">
      <w:start w:val="1"/>
      <w:numFmt w:val="decimal"/>
      <w:lvlText w:val="%1.%2.%3.%4"/>
      <w:lvlJc w:val="left"/>
      <w:pPr>
        <w:ind w:left="2970" w:hanging="720"/>
      </w:pPr>
      <w:rPr>
        <w:rFonts w:hint="default"/>
        <w:sz w:val="20"/>
      </w:rPr>
    </w:lvl>
    <w:lvl w:ilvl="4">
      <w:start w:val="1"/>
      <w:numFmt w:val="decimal"/>
      <w:lvlText w:val="%1.%2.%3.%4.%5"/>
      <w:lvlJc w:val="left"/>
      <w:pPr>
        <w:ind w:left="4080" w:hanging="1080"/>
      </w:pPr>
      <w:rPr>
        <w:rFonts w:hint="default"/>
        <w:sz w:val="20"/>
      </w:rPr>
    </w:lvl>
    <w:lvl w:ilvl="5">
      <w:start w:val="1"/>
      <w:numFmt w:val="decimal"/>
      <w:lvlText w:val="%1.%2.%3.%4.%5.%6"/>
      <w:lvlJc w:val="left"/>
      <w:pPr>
        <w:ind w:left="5190" w:hanging="1440"/>
      </w:pPr>
      <w:rPr>
        <w:rFonts w:hint="default"/>
        <w:sz w:val="20"/>
      </w:rPr>
    </w:lvl>
    <w:lvl w:ilvl="6">
      <w:start w:val="1"/>
      <w:numFmt w:val="decimal"/>
      <w:lvlText w:val="%1.%2.%3.%4.%5.%6.%7"/>
      <w:lvlJc w:val="left"/>
      <w:pPr>
        <w:ind w:left="5940" w:hanging="1440"/>
      </w:pPr>
      <w:rPr>
        <w:rFonts w:hint="default"/>
        <w:sz w:val="20"/>
      </w:rPr>
    </w:lvl>
    <w:lvl w:ilvl="7">
      <w:start w:val="1"/>
      <w:numFmt w:val="decimal"/>
      <w:lvlText w:val="%1.%2.%3.%4.%5.%6.%7.%8"/>
      <w:lvlJc w:val="left"/>
      <w:pPr>
        <w:ind w:left="7050" w:hanging="1800"/>
      </w:pPr>
      <w:rPr>
        <w:rFonts w:hint="default"/>
        <w:sz w:val="20"/>
      </w:rPr>
    </w:lvl>
    <w:lvl w:ilvl="8">
      <w:start w:val="1"/>
      <w:numFmt w:val="decimal"/>
      <w:lvlText w:val="%1.%2.%3.%4.%5.%6.%7.%8.%9"/>
      <w:lvlJc w:val="left"/>
      <w:pPr>
        <w:ind w:left="7800" w:hanging="1800"/>
      </w:pPr>
      <w:rPr>
        <w:rFonts w:hint="default"/>
        <w:sz w:val="20"/>
      </w:rPr>
    </w:lvl>
  </w:abstractNum>
  <w:abstractNum w:abstractNumId="314" w15:restartNumberingAfterBreak="0">
    <w:nsid w:val="7C854CE0"/>
    <w:multiLevelType w:val="hybridMultilevel"/>
    <w:tmpl w:val="F46C9B3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5" w15:restartNumberingAfterBreak="0">
    <w:nsid w:val="7D237E8E"/>
    <w:multiLevelType w:val="hybridMultilevel"/>
    <w:tmpl w:val="46BC0B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6" w15:restartNumberingAfterBreak="0">
    <w:nsid w:val="7DD66101"/>
    <w:multiLevelType w:val="multilevel"/>
    <w:tmpl w:val="6692644C"/>
    <w:lvl w:ilvl="0">
      <w:start w:val="1"/>
      <w:numFmt w:val="bullet"/>
      <w:lvlText w:val=""/>
      <w:lvlJc w:val="left"/>
      <w:pPr>
        <w:ind w:left="800" w:hanging="360"/>
      </w:pPr>
      <w:rPr>
        <w:rFonts w:ascii="Symbol" w:hAnsi="Symbol" w:hint="default"/>
      </w:rPr>
    </w:lvl>
    <w:lvl w:ilvl="1">
      <w:start w:val="1"/>
      <w:numFmt w:val="bullet"/>
      <w:lvlText w:val=""/>
      <w:lvlJc w:val="left"/>
      <w:pPr>
        <w:ind w:left="1420" w:hanging="400"/>
      </w:pPr>
      <w:rPr>
        <w:rFonts w:ascii="Symbol" w:hAnsi="Symbol" w:hint="default"/>
      </w:rPr>
    </w:lvl>
    <w:lvl w:ilvl="2">
      <w:start w:val="1"/>
      <w:numFmt w:val="bullet"/>
      <w:lvlText w:val=""/>
      <w:lvlJc w:val="left"/>
      <w:pPr>
        <w:ind w:left="1820" w:hanging="400"/>
      </w:pPr>
      <w:rPr>
        <w:rFonts w:ascii="Wingdings" w:hAnsi="Wingdings" w:hint="default"/>
      </w:rPr>
    </w:lvl>
    <w:lvl w:ilvl="3">
      <w:start w:val="1"/>
      <w:numFmt w:val="bullet"/>
      <w:lvlText w:val=""/>
      <w:lvlJc w:val="left"/>
      <w:pPr>
        <w:ind w:left="2220" w:hanging="400"/>
      </w:pPr>
      <w:rPr>
        <w:rFonts w:ascii="Wingdings" w:hAnsi="Wingdings" w:hint="default"/>
      </w:rPr>
    </w:lvl>
    <w:lvl w:ilvl="4">
      <w:start w:val="1"/>
      <w:numFmt w:val="bullet"/>
      <w:lvlText w:val=""/>
      <w:lvlJc w:val="left"/>
      <w:pPr>
        <w:ind w:left="2620" w:hanging="400"/>
      </w:pPr>
      <w:rPr>
        <w:rFonts w:ascii="Wingdings" w:hAnsi="Wingdings" w:hint="default"/>
      </w:rPr>
    </w:lvl>
    <w:lvl w:ilvl="5">
      <w:start w:val="1"/>
      <w:numFmt w:val="bullet"/>
      <w:lvlText w:val=""/>
      <w:lvlJc w:val="left"/>
      <w:pPr>
        <w:ind w:left="3020" w:hanging="400"/>
      </w:pPr>
      <w:rPr>
        <w:rFonts w:ascii="Wingdings" w:hAnsi="Wingdings" w:hint="default"/>
      </w:rPr>
    </w:lvl>
    <w:lvl w:ilvl="6">
      <w:start w:val="1"/>
      <w:numFmt w:val="bullet"/>
      <w:lvlText w:val=""/>
      <w:lvlJc w:val="left"/>
      <w:pPr>
        <w:ind w:left="3420" w:hanging="400"/>
      </w:pPr>
      <w:rPr>
        <w:rFonts w:ascii="Wingdings" w:hAnsi="Wingdings" w:hint="default"/>
      </w:rPr>
    </w:lvl>
    <w:lvl w:ilvl="7">
      <w:start w:val="1"/>
      <w:numFmt w:val="bullet"/>
      <w:lvlText w:val=""/>
      <w:lvlJc w:val="left"/>
      <w:pPr>
        <w:ind w:left="3820" w:hanging="400"/>
      </w:pPr>
      <w:rPr>
        <w:rFonts w:ascii="Wingdings" w:hAnsi="Wingdings" w:hint="default"/>
      </w:rPr>
    </w:lvl>
    <w:lvl w:ilvl="8">
      <w:start w:val="1"/>
      <w:numFmt w:val="bullet"/>
      <w:lvlText w:val=""/>
      <w:lvlJc w:val="left"/>
      <w:pPr>
        <w:ind w:left="4220" w:hanging="400"/>
      </w:pPr>
      <w:rPr>
        <w:rFonts w:ascii="Wingdings" w:hAnsi="Wingdings" w:hint="default"/>
      </w:rPr>
    </w:lvl>
  </w:abstractNum>
  <w:abstractNum w:abstractNumId="317" w15:restartNumberingAfterBreak="0">
    <w:nsid w:val="7DE93051"/>
    <w:multiLevelType w:val="hybridMultilevel"/>
    <w:tmpl w:val="90126626"/>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7DF45EF8"/>
    <w:multiLevelType w:val="hybridMultilevel"/>
    <w:tmpl w:val="5580A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7E805362"/>
    <w:multiLevelType w:val="hybridMultilevel"/>
    <w:tmpl w:val="5EAC4384"/>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start w:val="1"/>
      <w:numFmt w:val="bullet"/>
      <w:lvlText w:val=""/>
      <w:lvlJc w:val="left"/>
      <w:pPr>
        <w:ind w:left="2509" w:hanging="360"/>
      </w:pPr>
      <w:rPr>
        <w:rFonts w:ascii="Wingdings" w:hAnsi="Wingdings" w:hint="default"/>
      </w:rPr>
    </w:lvl>
    <w:lvl w:ilvl="3" w:tplc="0809000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320" w15:restartNumberingAfterBreak="0">
    <w:nsid w:val="7F2E5431"/>
    <w:multiLevelType w:val="hybridMultilevel"/>
    <w:tmpl w:val="4B684E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1" w15:restartNumberingAfterBreak="0">
    <w:nsid w:val="7F430B13"/>
    <w:multiLevelType w:val="hybridMultilevel"/>
    <w:tmpl w:val="295295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2" w15:restartNumberingAfterBreak="0">
    <w:nsid w:val="7F547DFD"/>
    <w:multiLevelType w:val="singleLevel"/>
    <w:tmpl w:val="84089F44"/>
    <w:lvl w:ilvl="0">
      <w:start w:val="1"/>
      <w:numFmt w:val="bullet"/>
      <w:pStyle w:val="textintend2"/>
      <w:lvlText w:val=""/>
      <w:lvlJc w:val="left"/>
      <w:pPr>
        <w:tabs>
          <w:tab w:val="num" w:pos="1418"/>
        </w:tabs>
        <w:ind w:left="1418" w:hanging="426"/>
      </w:pPr>
      <w:rPr>
        <w:rFonts w:ascii="Wingdings" w:hAnsi="Wingdings" w:hint="default"/>
      </w:rPr>
    </w:lvl>
  </w:abstractNum>
  <w:abstractNum w:abstractNumId="323" w15:restartNumberingAfterBreak="0">
    <w:nsid w:val="7FB34CD6"/>
    <w:multiLevelType w:val="multilevel"/>
    <w:tmpl w:val="F7B6AE18"/>
    <w:styleLink w:val="StyleBulletedSymbolsymbolLeft025Hanging0251"/>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64"/>
  </w:num>
  <w:num w:numId="2">
    <w:abstractNumId w:val="273"/>
  </w:num>
  <w:num w:numId="3">
    <w:abstractNumId w:val="54"/>
  </w:num>
  <w:num w:numId="4">
    <w:abstractNumId w:val="10"/>
  </w:num>
  <w:num w:numId="5">
    <w:abstractNumId w:val="312"/>
  </w:num>
  <w:num w:numId="6">
    <w:abstractNumId w:val="145"/>
  </w:num>
  <w:num w:numId="7">
    <w:abstractNumId w:val="311"/>
  </w:num>
  <w:num w:numId="8">
    <w:abstractNumId w:val="57"/>
  </w:num>
  <w:num w:numId="9">
    <w:abstractNumId w:val="140"/>
  </w:num>
  <w:num w:numId="10">
    <w:abstractNumId w:val="1"/>
  </w:num>
  <w:num w:numId="11">
    <w:abstractNumId w:val="201"/>
  </w:num>
  <w:num w:numId="12">
    <w:abstractNumId w:val="102"/>
  </w:num>
  <w:num w:numId="13">
    <w:abstractNumId w:val="270"/>
  </w:num>
  <w:num w:numId="14">
    <w:abstractNumId w:val="163"/>
  </w:num>
  <w:num w:numId="15">
    <w:abstractNumId w:val="70"/>
  </w:num>
  <w:num w:numId="16">
    <w:abstractNumId w:val="305"/>
  </w:num>
  <w:num w:numId="17">
    <w:abstractNumId w:val="194"/>
  </w:num>
  <w:num w:numId="18">
    <w:abstractNumId w:val="147"/>
  </w:num>
  <w:num w:numId="19">
    <w:abstractNumId w:val="83"/>
  </w:num>
  <w:num w:numId="20">
    <w:abstractNumId w:val="202"/>
  </w:num>
  <w:num w:numId="21">
    <w:abstractNumId w:val="280"/>
  </w:num>
  <w:num w:numId="22">
    <w:abstractNumId w:val="2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9"/>
  </w:num>
  <w:num w:numId="24">
    <w:abstractNumId w:val="68"/>
  </w:num>
  <w:num w:numId="25">
    <w:abstractNumId w:val="323"/>
  </w:num>
  <w:num w:numId="26">
    <w:abstractNumId w:val="125"/>
  </w:num>
  <w:num w:numId="27">
    <w:abstractNumId w:val="293"/>
  </w:num>
  <w:num w:numId="28">
    <w:abstractNumId w:val="238"/>
  </w:num>
  <w:num w:numId="29">
    <w:abstractNumId w:val="103"/>
  </w:num>
  <w:num w:numId="30">
    <w:abstractNumId w:val="18"/>
  </w:num>
  <w:num w:numId="31">
    <w:abstractNumId w:val="302"/>
  </w:num>
  <w:num w:numId="32">
    <w:abstractNumId w:val="8"/>
  </w:num>
  <w:num w:numId="33">
    <w:abstractNumId w:val="58"/>
  </w:num>
  <w:num w:numId="34">
    <w:abstractNumId w:val="173"/>
  </w:num>
  <w:num w:numId="35">
    <w:abstractNumId w:val="133"/>
  </w:num>
  <w:num w:numId="36">
    <w:abstractNumId w:val="236"/>
  </w:num>
  <w:num w:numId="37">
    <w:abstractNumId w:val="0"/>
  </w:num>
  <w:num w:numId="38">
    <w:abstractNumId w:val="205"/>
  </w:num>
  <w:num w:numId="39">
    <w:abstractNumId w:val="129"/>
  </w:num>
  <w:num w:numId="40">
    <w:abstractNumId w:val="177"/>
  </w:num>
  <w:num w:numId="41">
    <w:abstractNumId w:val="137"/>
  </w:num>
  <w:num w:numId="42">
    <w:abstractNumId w:val="187"/>
  </w:num>
  <w:num w:numId="43">
    <w:abstractNumId w:val="322"/>
  </w:num>
  <w:num w:numId="44">
    <w:abstractNumId w:val="190"/>
  </w:num>
  <w:num w:numId="45">
    <w:abstractNumId w:val="306"/>
  </w:num>
  <w:num w:numId="46">
    <w:abstractNumId w:val="122"/>
  </w:num>
  <w:num w:numId="47">
    <w:abstractNumId w:val="110"/>
  </w:num>
  <w:num w:numId="48">
    <w:abstractNumId w:val="250"/>
  </w:num>
  <w:num w:numId="49">
    <w:abstractNumId w:val="157"/>
  </w:num>
  <w:num w:numId="50">
    <w:abstractNumId w:val="51"/>
  </w:num>
  <w:num w:numId="51">
    <w:abstractNumId w:val="5"/>
  </w:num>
  <w:num w:numId="52">
    <w:abstractNumId w:val="271"/>
  </w:num>
  <w:num w:numId="53">
    <w:abstractNumId w:val="144"/>
  </w:num>
  <w:num w:numId="54">
    <w:abstractNumId w:val="309"/>
  </w:num>
  <w:num w:numId="55">
    <w:abstractNumId w:val="41"/>
  </w:num>
  <w:num w:numId="56">
    <w:abstractNumId w:val="172"/>
  </w:num>
  <w:num w:numId="57">
    <w:abstractNumId w:val="304"/>
  </w:num>
  <w:num w:numId="58">
    <w:abstractNumId w:val="245"/>
  </w:num>
  <w:num w:numId="59">
    <w:abstractNumId w:val="23"/>
  </w:num>
  <w:num w:numId="60">
    <w:abstractNumId w:val="100"/>
  </w:num>
  <w:num w:numId="61">
    <w:abstractNumId w:val="178"/>
  </w:num>
  <w:num w:numId="62">
    <w:abstractNumId w:val="80"/>
  </w:num>
  <w:num w:numId="63">
    <w:abstractNumId w:val="317"/>
  </w:num>
  <w:num w:numId="64">
    <w:abstractNumId w:val="76"/>
  </w:num>
  <w:num w:numId="65">
    <w:abstractNumId w:val="168"/>
  </w:num>
  <w:num w:numId="66">
    <w:abstractNumId w:val="32"/>
  </w:num>
  <w:num w:numId="67">
    <w:abstractNumId w:val="214"/>
  </w:num>
  <w:num w:numId="68">
    <w:abstractNumId w:val="208"/>
  </w:num>
  <w:num w:numId="69">
    <w:abstractNumId w:val="7"/>
  </w:num>
  <w:num w:numId="70">
    <w:abstractNumId w:val="126"/>
  </w:num>
  <w:num w:numId="71">
    <w:abstractNumId w:val="279"/>
  </w:num>
  <w:num w:numId="72">
    <w:abstractNumId w:val="127"/>
  </w:num>
  <w:num w:numId="73">
    <w:abstractNumId w:val="189"/>
  </w:num>
  <w:num w:numId="74">
    <w:abstractNumId w:val="123"/>
  </w:num>
  <w:num w:numId="75">
    <w:abstractNumId w:val="259"/>
  </w:num>
  <w:num w:numId="76">
    <w:abstractNumId w:val="225"/>
  </w:num>
  <w:num w:numId="77">
    <w:abstractNumId w:val="87"/>
  </w:num>
  <w:num w:numId="78">
    <w:abstractNumId w:val="197"/>
  </w:num>
  <w:num w:numId="79">
    <w:abstractNumId w:val="113"/>
  </w:num>
  <w:num w:numId="80">
    <w:abstractNumId w:val="242"/>
  </w:num>
  <w:num w:numId="81">
    <w:abstractNumId w:val="167"/>
  </w:num>
  <w:num w:numId="82">
    <w:abstractNumId w:val="13"/>
  </w:num>
  <w:num w:numId="83">
    <w:abstractNumId w:val="128"/>
  </w:num>
  <w:num w:numId="84">
    <w:abstractNumId w:val="154"/>
  </w:num>
  <w:num w:numId="85">
    <w:abstractNumId w:val="99"/>
  </w:num>
  <w:num w:numId="86">
    <w:abstractNumId w:val="267"/>
  </w:num>
  <w:num w:numId="87">
    <w:abstractNumId w:val="191"/>
  </w:num>
  <w:num w:numId="88">
    <w:abstractNumId w:val="301"/>
  </w:num>
  <w:num w:numId="89">
    <w:abstractNumId w:val="59"/>
  </w:num>
  <w:num w:numId="90">
    <w:abstractNumId w:val="175"/>
  </w:num>
  <w:num w:numId="91">
    <w:abstractNumId w:val="34"/>
  </w:num>
  <w:num w:numId="92">
    <w:abstractNumId w:val="199"/>
  </w:num>
  <w:num w:numId="93">
    <w:abstractNumId w:val="265"/>
  </w:num>
  <w:num w:numId="94">
    <w:abstractNumId w:val="255"/>
  </w:num>
  <w:num w:numId="95">
    <w:abstractNumId w:val="78"/>
  </w:num>
  <w:num w:numId="96">
    <w:abstractNumId w:val="156"/>
  </w:num>
  <w:num w:numId="97">
    <w:abstractNumId w:val="233"/>
  </w:num>
  <w:num w:numId="98">
    <w:abstractNumId w:val="257"/>
  </w:num>
  <w:num w:numId="99">
    <w:abstractNumId w:val="321"/>
  </w:num>
  <w:num w:numId="100">
    <w:abstractNumId w:val="278"/>
  </w:num>
  <w:num w:numId="101">
    <w:abstractNumId w:val="124"/>
  </w:num>
  <w:num w:numId="102">
    <w:abstractNumId w:val="90"/>
  </w:num>
  <w:num w:numId="103">
    <w:abstractNumId w:val="72"/>
  </w:num>
  <w:num w:numId="104">
    <w:abstractNumId w:val="185"/>
  </w:num>
  <w:num w:numId="105">
    <w:abstractNumId w:val="192"/>
  </w:num>
  <w:num w:numId="106">
    <w:abstractNumId w:val="231"/>
  </w:num>
  <w:num w:numId="107">
    <w:abstractNumId w:val="274"/>
  </w:num>
  <w:num w:numId="108">
    <w:abstractNumId w:val="220"/>
  </w:num>
  <w:num w:numId="109">
    <w:abstractNumId w:val="299"/>
  </w:num>
  <w:num w:numId="110">
    <w:abstractNumId w:val="251"/>
  </w:num>
  <w:num w:numId="111">
    <w:abstractNumId w:val="295"/>
  </w:num>
  <w:num w:numId="112">
    <w:abstractNumId w:val="79"/>
  </w:num>
  <w:num w:numId="113">
    <w:abstractNumId w:val="141"/>
  </w:num>
  <w:num w:numId="114">
    <w:abstractNumId w:val="252"/>
  </w:num>
  <w:num w:numId="115">
    <w:abstractNumId w:val="63"/>
  </w:num>
  <w:num w:numId="116">
    <w:abstractNumId w:val="320"/>
  </w:num>
  <w:num w:numId="117">
    <w:abstractNumId w:val="84"/>
  </w:num>
  <w:num w:numId="118">
    <w:abstractNumId w:val="303"/>
  </w:num>
  <w:num w:numId="119">
    <w:abstractNumId w:val="183"/>
  </w:num>
  <w:num w:numId="120">
    <w:abstractNumId w:val="73"/>
  </w:num>
  <w:num w:numId="121">
    <w:abstractNumId w:val="254"/>
  </w:num>
  <w:num w:numId="122">
    <w:abstractNumId w:val="6"/>
  </w:num>
  <w:num w:numId="123">
    <w:abstractNumId w:val="198"/>
  </w:num>
  <w:num w:numId="124">
    <w:abstractNumId w:val="209"/>
  </w:num>
  <w:num w:numId="125">
    <w:abstractNumId w:val="162"/>
  </w:num>
  <w:num w:numId="126">
    <w:abstractNumId w:val="160"/>
  </w:num>
  <w:num w:numId="127">
    <w:abstractNumId w:val="193"/>
  </w:num>
  <w:num w:numId="128">
    <w:abstractNumId w:val="182"/>
  </w:num>
  <w:num w:numId="129">
    <w:abstractNumId w:val="219"/>
  </w:num>
  <w:num w:numId="130">
    <w:abstractNumId w:val="204"/>
  </w:num>
  <w:num w:numId="131">
    <w:abstractNumId w:val="108"/>
  </w:num>
  <w:num w:numId="132">
    <w:abstractNumId w:val="130"/>
  </w:num>
  <w:num w:numId="133">
    <w:abstractNumId w:val="248"/>
  </w:num>
  <w:num w:numId="134">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135">
    <w:abstractNumId w:val="139"/>
  </w:num>
  <w:num w:numId="136">
    <w:abstractNumId w:val="243"/>
  </w:num>
  <w:num w:numId="137">
    <w:abstractNumId w:val="268"/>
  </w:num>
  <w:num w:numId="138">
    <w:abstractNumId w:val="61"/>
  </w:num>
  <w:num w:numId="139">
    <w:abstractNumId w:val="94"/>
  </w:num>
  <w:num w:numId="140">
    <w:abstractNumId w:val="112"/>
  </w:num>
  <w:num w:numId="141">
    <w:abstractNumId w:val="149"/>
  </w:num>
  <w:num w:numId="142">
    <w:abstractNumId w:val="50"/>
  </w:num>
  <w:num w:numId="143">
    <w:abstractNumId w:val="143"/>
  </w:num>
  <w:num w:numId="144">
    <w:abstractNumId w:val="229"/>
  </w:num>
  <w:num w:numId="145">
    <w:abstractNumId w:val="181"/>
  </w:num>
  <w:num w:numId="146">
    <w:abstractNumId w:val="115"/>
  </w:num>
  <w:num w:numId="147">
    <w:abstractNumId w:val="221"/>
  </w:num>
  <w:num w:numId="148">
    <w:abstractNumId w:val="184"/>
  </w:num>
  <w:num w:numId="149">
    <w:abstractNumId w:val="105"/>
  </w:num>
  <w:num w:numId="150">
    <w:abstractNumId w:val="89"/>
  </w:num>
  <w:num w:numId="151">
    <w:abstractNumId w:val="288"/>
  </w:num>
  <w:num w:numId="152">
    <w:abstractNumId w:val="287"/>
  </w:num>
  <w:num w:numId="153">
    <w:abstractNumId w:val="40"/>
  </w:num>
  <w:num w:numId="154">
    <w:abstractNumId w:val="56"/>
  </w:num>
  <w:num w:numId="155">
    <w:abstractNumId w:val="148"/>
  </w:num>
  <w:num w:numId="156">
    <w:abstractNumId w:val="109"/>
  </w:num>
  <w:num w:numId="157">
    <w:abstractNumId w:val="48"/>
  </w:num>
  <w:num w:numId="158">
    <w:abstractNumId w:val="86"/>
  </w:num>
  <w:num w:numId="159">
    <w:abstractNumId w:val="283"/>
  </w:num>
  <w:num w:numId="160">
    <w:abstractNumId w:val="2"/>
  </w:num>
  <w:num w:numId="161">
    <w:abstractNumId w:val="210"/>
  </w:num>
  <w:num w:numId="162">
    <w:abstractNumId w:val="74"/>
  </w:num>
  <w:num w:numId="163">
    <w:abstractNumId w:val="52"/>
  </w:num>
  <w:num w:numId="164">
    <w:abstractNumId w:val="276"/>
  </w:num>
  <w:num w:numId="165">
    <w:abstractNumId w:val="49"/>
  </w:num>
  <w:num w:numId="166">
    <w:abstractNumId w:val="188"/>
  </w:num>
  <w:num w:numId="167">
    <w:abstractNumId w:val="281"/>
  </w:num>
  <w:num w:numId="168">
    <w:abstractNumId w:val="134"/>
  </w:num>
  <w:num w:numId="169">
    <w:abstractNumId w:val="294"/>
  </w:num>
  <w:num w:numId="170">
    <w:abstractNumId w:val="253"/>
  </w:num>
  <w:num w:numId="171">
    <w:abstractNumId w:val="174"/>
  </w:num>
  <w:num w:numId="172">
    <w:abstractNumId w:val="135"/>
  </w:num>
  <w:num w:numId="173">
    <w:abstractNumId w:val="114"/>
  </w:num>
  <w:num w:numId="174">
    <w:abstractNumId w:val="244"/>
  </w:num>
  <w:num w:numId="175">
    <w:abstractNumId w:val="166"/>
  </w:num>
  <w:num w:numId="176">
    <w:abstractNumId w:val="101"/>
  </w:num>
  <w:num w:numId="177">
    <w:abstractNumId w:val="256"/>
  </w:num>
  <w:num w:numId="178">
    <w:abstractNumId w:val="169"/>
  </w:num>
  <w:num w:numId="179">
    <w:abstractNumId w:val="21"/>
  </w:num>
  <w:num w:numId="180">
    <w:abstractNumId w:val="11"/>
  </w:num>
  <w:num w:numId="181">
    <w:abstractNumId w:val="69"/>
  </w:num>
  <w:num w:numId="182">
    <w:abstractNumId w:val="24"/>
  </w:num>
  <w:num w:numId="183">
    <w:abstractNumId w:val="171"/>
  </w:num>
  <w:num w:numId="184">
    <w:abstractNumId w:val="228"/>
  </w:num>
  <w:num w:numId="185">
    <w:abstractNumId w:val="318"/>
  </w:num>
  <w:num w:numId="186">
    <w:abstractNumId w:val="239"/>
  </w:num>
  <w:num w:numId="187">
    <w:abstractNumId w:val="95"/>
  </w:num>
  <w:num w:numId="188">
    <w:abstractNumId w:val="136"/>
  </w:num>
  <w:num w:numId="189">
    <w:abstractNumId w:val="240"/>
  </w:num>
  <w:num w:numId="190">
    <w:abstractNumId w:val="107"/>
  </w:num>
  <w:num w:numId="191">
    <w:abstractNumId w:val="298"/>
  </w:num>
  <w:num w:numId="192">
    <w:abstractNumId w:val="284"/>
  </w:num>
  <w:num w:numId="193">
    <w:abstractNumId w:val="35"/>
  </w:num>
  <w:num w:numId="194">
    <w:abstractNumId w:val="65"/>
  </w:num>
  <w:num w:numId="195">
    <w:abstractNumId w:val="226"/>
  </w:num>
  <w:num w:numId="196">
    <w:abstractNumId w:val="47"/>
  </w:num>
  <w:num w:numId="197">
    <w:abstractNumId w:val="196"/>
  </w:num>
  <w:num w:numId="198">
    <w:abstractNumId w:val="22"/>
  </w:num>
  <w:num w:numId="199">
    <w:abstractNumId w:val="42"/>
  </w:num>
  <w:num w:numId="200">
    <w:abstractNumId w:val="247"/>
  </w:num>
  <w:num w:numId="201">
    <w:abstractNumId w:val="285"/>
  </w:num>
  <w:num w:numId="202">
    <w:abstractNumId w:val="152"/>
  </w:num>
  <w:num w:numId="203">
    <w:abstractNumId w:val="155"/>
  </w:num>
  <w:num w:numId="204">
    <w:abstractNumId w:val="158"/>
  </w:num>
  <w:num w:numId="205">
    <w:abstractNumId w:val="120"/>
  </w:num>
  <w:num w:numId="206">
    <w:abstractNumId w:val="131"/>
  </w:num>
  <w:num w:numId="207">
    <w:abstractNumId w:val="15"/>
  </w:num>
  <w:num w:numId="208">
    <w:abstractNumId w:val="307"/>
  </w:num>
  <w:num w:numId="209">
    <w:abstractNumId w:val="33"/>
  </w:num>
  <w:num w:numId="210">
    <w:abstractNumId w:val="146"/>
  </w:num>
  <w:num w:numId="211">
    <w:abstractNumId w:val="235"/>
  </w:num>
  <w:num w:numId="212">
    <w:abstractNumId w:val="286"/>
  </w:num>
  <w:num w:numId="213">
    <w:abstractNumId w:val="82"/>
  </w:num>
  <w:num w:numId="214">
    <w:abstractNumId w:val="314"/>
  </w:num>
  <w:num w:numId="215">
    <w:abstractNumId w:val="27"/>
  </w:num>
  <w:num w:numId="216">
    <w:abstractNumId w:val="9"/>
  </w:num>
  <w:num w:numId="217">
    <w:abstractNumId w:val="36"/>
  </w:num>
  <w:num w:numId="218">
    <w:abstractNumId w:val="289"/>
  </w:num>
  <w:num w:numId="219">
    <w:abstractNumId w:val="266"/>
  </w:num>
  <w:num w:numId="220">
    <w:abstractNumId w:val="71"/>
  </w:num>
  <w:num w:numId="221">
    <w:abstractNumId w:val="300"/>
  </w:num>
  <w:num w:numId="222">
    <w:abstractNumId w:val="272"/>
  </w:num>
  <w:num w:numId="223">
    <w:abstractNumId w:val="150"/>
  </w:num>
  <w:num w:numId="224">
    <w:abstractNumId w:val="296"/>
  </w:num>
  <w:num w:numId="225">
    <w:abstractNumId w:val="77"/>
  </w:num>
  <w:num w:numId="226">
    <w:abstractNumId w:val="64"/>
  </w:num>
  <w:num w:numId="227">
    <w:abstractNumId w:val="230"/>
  </w:num>
  <w:num w:numId="228">
    <w:abstractNumId w:val="277"/>
  </w:num>
  <w:num w:numId="229">
    <w:abstractNumId w:val="19"/>
  </w:num>
  <w:num w:numId="230">
    <w:abstractNumId w:val="224"/>
  </w:num>
  <w:num w:numId="231">
    <w:abstractNumId w:val="207"/>
  </w:num>
  <w:num w:numId="232">
    <w:abstractNumId w:val="26"/>
  </w:num>
  <w:num w:numId="233">
    <w:abstractNumId w:val="66"/>
  </w:num>
  <w:num w:numId="234">
    <w:abstractNumId w:val="12"/>
  </w:num>
  <w:num w:numId="235">
    <w:abstractNumId w:val="17"/>
  </w:num>
  <w:num w:numId="236">
    <w:abstractNumId w:val="159"/>
  </w:num>
  <w:num w:numId="237">
    <w:abstractNumId w:val="142"/>
  </w:num>
  <w:num w:numId="238">
    <w:abstractNumId w:val="106"/>
  </w:num>
  <w:num w:numId="239">
    <w:abstractNumId w:val="223"/>
  </w:num>
  <w:num w:numId="240">
    <w:abstractNumId w:val="96"/>
  </w:num>
  <w:num w:numId="241">
    <w:abstractNumId w:val="176"/>
  </w:num>
  <w:num w:numId="242">
    <w:abstractNumId w:val="262"/>
  </w:num>
  <w:num w:numId="243">
    <w:abstractNumId w:val="14"/>
  </w:num>
  <w:num w:numId="244">
    <w:abstractNumId w:val="153"/>
  </w:num>
  <w:num w:numId="245">
    <w:abstractNumId w:val="258"/>
  </w:num>
  <w:num w:numId="246">
    <w:abstractNumId w:val="116"/>
  </w:num>
  <w:num w:numId="247">
    <w:abstractNumId w:val="121"/>
  </w:num>
  <w:num w:numId="248">
    <w:abstractNumId w:val="213"/>
  </w:num>
  <w:num w:numId="249">
    <w:abstractNumId w:val="98"/>
  </w:num>
  <w:num w:numId="250">
    <w:abstractNumId w:val="28"/>
  </w:num>
  <w:num w:numId="251">
    <w:abstractNumId w:val="291"/>
  </w:num>
  <w:num w:numId="252">
    <w:abstractNumId w:val="67"/>
  </w:num>
  <w:num w:numId="253">
    <w:abstractNumId w:val="43"/>
  </w:num>
  <w:num w:numId="254">
    <w:abstractNumId w:val="232"/>
  </w:num>
  <w:num w:numId="255">
    <w:abstractNumId w:val="119"/>
  </w:num>
  <w:num w:numId="256">
    <w:abstractNumId w:val="241"/>
  </w:num>
  <w:num w:numId="257">
    <w:abstractNumId w:val="263"/>
  </w:num>
  <w:num w:numId="258">
    <w:abstractNumId w:val="62"/>
  </w:num>
  <w:num w:numId="259">
    <w:abstractNumId w:val="315"/>
  </w:num>
  <w:num w:numId="260">
    <w:abstractNumId w:val="55"/>
  </w:num>
  <w:num w:numId="261">
    <w:abstractNumId w:val="170"/>
  </w:num>
  <w:num w:numId="262">
    <w:abstractNumId w:val="93"/>
  </w:num>
  <w:num w:numId="263">
    <w:abstractNumId w:val="227"/>
  </w:num>
  <w:num w:numId="264">
    <w:abstractNumId w:val="186"/>
  </w:num>
  <w:num w:numId="265">
    <w:abstractNumId w:val="4"/>
  </w:num>
  <w:num w:numId="266">
    <w:abstractNumId w:val="161"/>
  </w:num>
  <w:num w:numId="267">
    <w:abstractNumId w:val="215"/>
  </w:num>
  <w:num w:numId="268">
    <w:abstractNumId w:val="297"/>
  </w:num>
  <w:num w:numId="269">
    <w:abstractNumId w:val="117"/>
  </w:num>
  <w:num w:numId="270">
    <w:abstractNumId w:val="269"/>
  </w:num>
  <w:num w:numId="271">
    <w:abstractNumId w:val="20"/>
  </w:num>
  <w:num w:numId="272">
    <w:abstractNumId w:val="46"/>
  </w:num>
  <w:num w:numId="273">
    <w:abstractNumId w:val="138"/>
  </w:num>
  <w:num w:numId="274">
    <w:abstractNumId w:val="16"/>
  </w:num>
  <w:num w:numId="275">
    <w:abstractNumId w:val="216"/>
  </w:num>
  <w:num w:numId="276">
    <w:abstractNumId w:val="92"/>
  </w:num>
  <w:num w:numId="277">
    <w:abstractNumId w:val="310"/>
  </w:num>
  <w:num w:numId="278">
    <w:abstractNumId w:val="316"/>
  </w:num>
  <w:num w:numId="279">
    <w:abstractNumId w:val="75"/>
  </w:num>
  <w:num w:numId="280">
    <w:abstractNumId w:val="211"/>
  </w:num>
  <w:num w:numId="281">
    <w:abstractNumId w:val="217"/>
  </w:num>
  <w:num w:numId="282">
    <w:abstractNumId w:val="264"/>
  </w:num>
  <w:num w:numId="283">
    <w:abstractNumId w:val="91"/>
  </w:num>
  <w:num w:numId="284">
    <w:abstractNumId w:val="111"/>
  </w:num>
  <w:num w:numId="285">
    <w:abstractNumId w:val="200"/>
  </w:num>
  <w:num w:numId="286">
    <w:abstractNumId w:val="180"/>
  </w:num>
  <w:num w:numId="287">
    <w:abstractNumId w:val="292"/>
  </w:num>
  <w:num w:numId="288">
    <w:abstractNumId w:val="38"/>
  </w:num>
  <w:num w:numId="289">
    <w:abstractNumId w:val="313"/>
  </w:num>
  <w:num w:numId="290">
    <w:abstractNumId w:val="29"/>
  </w:num>
  <w:num w:numId="291">
    <w:abstractNumId w:val="44"/>
  </w:num>
  <w:num w:numId="292">
    <w:abstractNumId w:val="151"/>
  </w:num>
  <w:num w:numId="293">
    <w:abstractNumId w:val="39"/>
  </w:num>
  <w:num w:numId="294">
    <w:abstractNumId w:val="53"/>
  </w:num>
  <w:num w:numId="295">
    <w:abstractNumId w:val="3"/>
  </w:num>
  <w:num w:numId="296">
    <w:abstractNumId w:val="319"/>
  </w:num>
  <w:num w:numId="297">
    <w:abstractNumId w:val="234"/>
  </w:num>
  <w:num w:numId="298">
    <w:abstractNumId w:val="260"/>
  </w:num>
  <w:num w:numId="299">
    <w:abstractNumId w:val="249"/>
  </w:num>
  <w:num w:numId="300">
    <w:abstractNumId w:val="195"/>
  </w:num>
  <w:num w:numId="301">
    <w:abstractNumId w:val="132"/>
  </w:num>
  <w:num w:numId="302">
    <w:abstractNumId w:val="45"/>
  </w:num>
  <w:num w:numId="303">
    <w:abstractNumId w:val="88"/>
  </w:num>
  <w:num w:numId="304">
    <w:abstractNumId w:val="81"/>
  </w:num>
  <w:num w:numId="305">
    <w:abstractNumId w:val="37"/>
  </w:num>
  <w:num w:numId="306">
    <w:abstractNumId w:val="237"/>
  </w:num>
  <w:num w:numId="307">
    <w:abstractNumId w:val="212"/>
  </w:num>
  <w:num w:numId="308">
    <w:abstractNumId w:val="206"/>
  </w:num>
  <w:num w:numId="309">
    <w:abstractNumId w:val="30"/>
  </w:num>
  <w:num w:numId="310">
    <w:abstractNumId w:val="85"/>
  </w:num>
  <w:num w:numId="311">
    <w:abstractNumId w:val="60"/>
  </w:num>
  <w:num w:numId="312">
    <w:abstractNumId w:val="97"/>
  </w:num>
  <w:num w:numId="313">
    <w:abstractNumId w:val="165"/>
  </w:num>
  <w:num w:numId="314">
    <w:abstractNumId w:val="203"/>
  </w:num>
  <w:num w:numId="315">
    <w:abstractNumId w:val="261"/>
  </w:num>
  <w:num w:numId="316">
    <w:abstractNumId w:val="246"/>
  </w:num>
  <w:num w:numId="317">
    <w:abstractNumId w:val="31"/>
  </w:num>
  <w:num w:numId="318">
    <w:abstractNumId w:val="222"/>
  </w:num>
  <w:num w:numId="319">
    <w:abstractNumId w:val="118"/>
  </w:num>
  <w:num w:numId="320">
    <w:abstractNumId w:val="308"/>
  </w:num>
  <w:num w:numId="321">
    <w:abstractNumId w:val="275"/>
  </w:num>
  <w:num w:numId="322">
    <w:abstractNumId w:val="104"/>
  </w:num>
  <w:num w:numId="323">
    <w:abstractNumId w:val="290"/>
  </w:num>
  <w:num w:numId="324">
    <w:abstractNumId w:val="218"/>
  </w:num>
  <w:numIdMacAtCleanup w:val="324"/>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TT DOCOMO, INC. 4">
    <w15:presenceInfo w15:providerId="None" w15:userId="NTT DOCOMO, INC. 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activeWritingStyle w:appName="MSWord" w:lang="en-GB" w:vendorID="64" w:dllVersion="131078" w:nlCheck="1" w:checkStyle="1"/>
  <w:activeWritingStyle w:appName="MSWord" w:lang="en-AU" w:vendorID="64" w:dllVersion="131078" w:nlCheck="1" w:checkStyle="1"/>
  <w:activeWritingStyle w:appName="MSWord" w:lang="fr-CA" w:vendorID="64" w:dllVersion="131078" w:nlCheck="1" w:checkStyle="1"/>
  <w:activeWritingStyle w:appName="MSWord" w:lang="en-US" w:vendorID="64" w:dllVersion="131078" w:nlCheck="1" w:checkStyle="1"/>
  <w:activeWritingStyle w:appName="MSWord" w:lang="es-ES" w:vendorID="64" w:dllVersion="131078" w:nlCheck="1" w:checkStyle="1"/>
  <w:activeWritingStyle w:appName="MSWord" w:lang="fr-FR" w:vendorID="64" w:dllVersion="131078"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58A"/>
    <w:rsid w:val="00000491"/>
    <w:rsid w:val="000008A4"/>
    <w:rsid w:val="00001BCD"/>
    <w:rsid w:val="000026FC"/>
    <w:rsid w:val="00002B32"/>
    <w:rsid w:val="00002BB0"/>
    <w:rsid w:val="000031A3"/>
    <w:rsid w:val="00004006"/>
    <w:rsid w:val="000040E7"/>
    <w:rsid w:val="000041DF"/>
    <w:rsid w:val="00004430"/>
    <w:rsid w:val="000044DF"/>
    <w:rsid w:val="00004723"/>
    <w:rsid w:val="000049C7"/>
    <w:rsid w:val="00004E35"/>
    <w:rsid w:val="00004E6C"/>
    <w:rsid w:val="00005177"/>
    <w:rsid w:val="000063DE"/>
    <w:rsid w:val="000067D7"/>
    <w:rsid w:val="00006E91"/>
    <w:rsid w:val="0000704F"/>
    <w:rsid w:val="0000718E"/>
    <w:rsid w:val="00007236"/>
    <w:rsid w:val="00007449"/>
    <w:rsid w:val="00007B1B"/>
    <w:rsid w:val="00007C8B"/>
    <w:rsid w:val="00007CD7"/>
    <w:rsid w:val="00007DCB"/>
    <w:rsid w:val="00007DD1"/>
    <w:rsid w:val="00007EDD"/>
    <w:rsid w:val="00007FAA"/>
    <w:rsid w:val="00010432"/>
    <w:rsid w:val="0001083D"/>
    <w:rsid w:val="00010D11"/>
    <w:rsid w:val="00010EB9"/>
    <w:rsid w:val="00010F11"/>
    <w:rsid w:val="00011381"/>
    <w:rsid w:val="000115EB"/>
    <w:rsid w:val="00011697"/>
    <w:rsid w:val="000117A7"/>
    <w:rsid w:val="00011E0A"/>
    <w:rsid w:val="00011E5B"/>
    <w:rsid w:val="00012099"/>
    <w:rsid w:val="000120A3"/>
    <w:rsid w:val="000121E6"/>
    <w:rsid w:val="0001222C"/>
    <w:rsid w:val="000122B2"/>
    <w:rsid w:val="00012D15"/>
    <w:rsid w:val="00012F0D"/>
    <w:rsid w:val="00013758"/>
    <w:rsid w:val="00013A5B"/>
    <w:rsid w:val="00013B03"/>
    <w:rsid w:val="00013BE4"/>
    <w:rsid w:val="00014253"/>
    <w:rsid w:val="0001452A"/>
    <w:rsid w:val="000146A5"/>
    <w:rsid w:val="000149B3"/>
    <w:rsid w:val="000150B2"/>
    <w:rsid w:val="00015149"/>
    <w:rsid w:val="00015297"/>
    <w:rsid w:val="0001565D"/>
    <w:rsid w:val="00015CB8"/>
    <w:rsid w:val="00015FB9"/>
    <w:rsid w:val="00016716"/>
    <w:rsid w:val="00016DAF"/>
    <w:rsid w:val="00017304"/>
    <w:rsid w:val="0001784F"/>
    <w:rsid w:val="00017E12"/>
    <w:rsid w:val="00020268"/>
    <w:rsid w:val="000203FF"/>
    <w:rsid w:val="00020654"/>
    <w:rsid w:val="00020A60"/>
    <w:rsid w:val="00020CD1"/>
    <w:rsid w:val="00020CF1"/>
    <w:rsid w:val="00020DC6"/>
    <w:rsid w:val="00020DFB"/>
    <w:rsid w:val="00020E44"/>
    <w:rsid w:val="00021426"/>
    <w:rsid w:val="000214FC"/>
    <w:rsid w:val="000216DF"/>
    <w:rsid w:val="000217B1"/>
    <w:rsid w:val="000217EF"/>
    <w:rsid w:val="000218E4"/>
    <w:rsid w:val="00021CE4"/>
    <w:rsid w:val="0002224E"/>
    <w:rsid w:val="00022370"/>
    <w:rsid w:val="0002270B"/>
    <w:rsid w:val="000228F8"/>
    <w:rsid w:val="00022CEB"/>
    <w:rsid w:val="00022F69"/>
    <w:rsid w:val="00023308"/>
    <w:rsid w:val="000233A9"/>
    <w:rsid w:val="00023467"/>
    <w:rsid w:val="00023468"/>
    <w:rsid w:val="00023E81"/>
    <w:rsid w:val="00024121"/>
    <w:rsid w:val="00024216"/>
    <w:rsid w:val="0002454E"/>
    <w:rsid w:val="000245BD"/>
    <w:rsid w:val="000247E6"/>
    <w:rsid w:val="00024DBA"/>
    <w:rsid w:val="00025028"/>
    <w:rsid w:val="00025078"/>
    <w:rsid w:val="000252A8"/>
    <w:rsid w:val="000252C3"/>
    <w:rsid w:val="0002595F"/>
    <w:rsid w:val="00025B9D"/>
    <w:rsid w:val="00026440"/>
    <w:rsid w:val="00026B4C"/>
    <w:rsid w:val="00026C21"/>
    <w:rsid w:val="00026C93"/>
    <w:rsid w:val="00026EA0"/>
    <w:rsid w:val="00026F49"/>
    <w:rsid w:val="00026F68"/>
    <w:rsid w:val="000270FA"/>
    <w:rsid w:val="00027236"/>
    <w:rsid w:val="000272D7"/>
    <w:rsid w:val="00027848"/>
    <w:rsid w:val="00027C52"/>
    <w:rsid w:val="0003013B"/>
    <w:rsid w:val="0003027C"/>
    <w:rsid w:val="000302E5"/>
    <w:rsid w:val="00030579"/>
    <w:rsid w:val="000305AD"/>
    <w:rsid w:val="00030656"/>
    <w:rsid w:val="00030673"/>
    <w:rsid w:val="00030C5B"/>
    <w:rsid w:val="00030D98"/>
    <w:rsid w:val="00030DAD"/>
    <w:rsid w:val="0003129F"/>
    <w:rsid w:val="00031755"/>
    <w:rsid w:val="000317FD"/>
    <w:rsid w:val="000319B9"/>
    <w:rsid w:val="00031A99"/>
    <w:rsid w:val="00032046"/>
    <w:rsid w:val="00032716"/>
    <w:rsid w:val="0003273A"/>
    <w:rsid w:val="00032D06"/>
    <w:rsid w:val="00032D4E"/>
    <w:rsid w:val="0003324A"/>
    <w:rsid w:val="0003394D"/>
    <w:rsid w:val="00033C77"/>
    <w:rsid w:val="000341B7"/>
    <w:rsid w:val="000343AF"/>
    <w:rsid w:val="000345AE"/>
    <w:rsid w:val="00034845"/>
    <w:rsid w:val="00034B93"/>
    <w:rsid w:val="00034C5E"/>
    <w:rsid w:val="000352B5"/>
    <w:rsid w:val="000356AE"/>
    <w:rsid w:val="0003574E"/>
    <w:rsid w:val="000358ED"/>
    <w:rsid w:val="00035B2F"/>
    <w:rsid w:val="00035DE3"/>
    <w:rsid w:val="00036451"/>
    <w:rsid w:val="0003652E"/>
    <w:rsid w:val="00036580"/>
    <w:rsid w:val="00036715"/>
    <w:rsid w:val="000369F3"/>
    <w:rsid w:val="00036CB7"/>
    <w:rsid w:val="00036DBD"/>
    <w:rsid w:val="000370F9"/>
    <w:rsid w:val="000372EF"/>
    <w:rsid w:val="000374F5"/>
    <w:rsid w:val="00037679"/>
    <w:rsid w:val="00037829"/>
    <w:rsid w:val="00040120"/>
    <w:rsid w:val="00040666"/>
    <w:rsid w:val="00040C86"/>
    <w:rsid w:val="000410F4"/>
    <w:rsid w:val="000411DE"/>
    <w:rsid w:val="000416A3"/>
    <w:rsid w:val="000416F6"/>
    <w:rsid w:val="00041882"/>
    <w:rsid w:val="000418D0"/>
    <w:rsid w:val="00041A80"/>
    <w:rsid w:val="00041E0A"/>
    <w:rsid w:val="00041FCE"/>
    <w:rsid w:val="00041FF8"/>
    <w:rsid w:val="00042771"/>
    <w:rsid w:val="00042C35"/>
    <w:rsid w:val="00042E8F"/>
    <w:rsid w:val="000433BD"/>
    <w:rsid w:val="000438EF"/>
    <w:rsid w:val="00043CAB"/>
    <w:rsid w:val="0004406F"/>
    <w:rsid w:val="000440AF"/>
    <w:rsid w:val="000441BC"/>
    <w:rsid w:val="0004431F"/>
    <w:rsid w:val="0004453A"/>
    <w:rsid w:val="00044671"/>
    <w:rsid w:val="00044ABA"/>
    <w:rsid w:val="00044D18"/>
    <w:rsid w:val="00045B07"/>
    <w:rsid w:val="00046194"/>
    <w:rsid w:val="000461DB"/>
    <w:rsid w:val="00046208"/>
    <w:rsid w:val="00046502"/>
    <w:rsid w:val="00046C95"/>
    <w:rsid w:val="00047083"/>
    <w:rsid w:val="00047315"/>
    <w:rsid w:val="0004764D"/>
    <w:rsid w:val="000477BA"/>
    <w:rsid w:val="00047813"/>
    <w:rsid w:val="00047950"/>
    <w:rsid w:val="00047E19"/>
    <w:rsid w:val="00050682"/>
    <w:rsid w:val="000510CE"/>
    <w:rsid w:val="000511DF"/>
    <w:rsid w:val="000514D1"/>
    <w:rsid w:val="0005182A"/>
    <w:rsid w:val="00051D25"/>
    <w:rsid w:val="0005254D"/>
    <w:rsid w:val="00052758"/>
    <w:rsid w:val="00052BBF"/>
    <w:rsid w:val="00052E9E"/>
    <w:rsid w:val="000531C9"/>
    <w:rsid w:val="000534D6"/>
    <w:rsid w:val="000536E7"/>
    <w:rsid w:val="00053CB7"/>
    <w:rsid w:val="00053D96"/>
    <w:rsid w:val="00053E7C"/>
    <w:rsid w:val="000542D6"/>
    <w:rsid w:val="00054352"/>
    <w:rsid w:val="00054379"/>
    <w:rsid w:val="000543C3"/>
    <w:rsid w:val="00054A7D"/>
    <w:rsid w:val="00054D11"/>
    <w:rsid w:val="00054F40"/>
    <w:rsid w:val="000552C2"/>
    <w:rsid w:val="00055390"/>
    <w:rsid w:val="00055922"/>
    <w:rsid w:val="00055E3B"/>
    <w:rsid w:val="00055E83"/>
    <w:rsid w:val="0005615D"/>
    <w:rsid w:val="00056242"/>
    <w:rsid w:val="000566FF"/>
    <w:rsid w:val="00056C55"/>
    <w:rsid w:val="00056E85"/>
    <w:rsid w:val="000570B9"/>
    <w:rsid w:val="00057569"/>
    <w:rsid w:val="0005769F"/>
    <w:rsid w:val="00057764"/>
    <w:rsid w:val="00057CC4"/>
    <w:rsid w:val="00057DFA"/>
    <w:rsid w:val="000602D4"/>
    <w:rsid w:val="00060301"/>
    <w:rsid w:val="0006044E"/>
    <w:rsid w:val="00060847"/>
    <w:rsid w:val="00060B9E"/>
    <w:rsid w:val="00060C5B"/>
    <w:rsid w:val="000616F5"/>
    <w:rsid w:val="00061813"/>
    <w:rsid w:val="00061A8D"/>
    <w:rsid w:val="00061B32"/>
    <w:rsid w:val="00061D9C"/>
    <w:rsid w:val="0006221C"/>
    <w:rsid w:val="00062684"/>
    <w:rsid w:val="00062CA4"/>
    <w:rsid w:val="0006301B"/>
    <w:rsid w:val="000630C1"/>
    <w:rsid w:val="000631A2"/>
    <w:rsid w:val="00063417"/>
    <w:rsid w:val="0006380E"/>
    <w:rsid w:val="00063BD2"/>
    <w:rsid w:val="00063C35"/>
    <w:rsid w:val="0006465B"/>
    <w:rsid w:val="000647DF"/>
    <w:rsid w:val="00064CC9"/>
    <w:rsid w:val="00064CD0"/>
    <w:rsid w:val="00065273"/>
    <w:rsid w:val="00065A7C"/>
    <w:rsid w:val="00065AA8"/>
    <w:rsid w:val="00065DCB"/>
    <w:rsid w:val="00065FD0"/>
    <w:rsid w:val="00066082"/>
    <w:rsid w:val="00066B44"/>
    <w:rsid w:val="00066B4B"/>
    <w:rsid w:val="000678E3"/>
    <w:rsid w:val="00067992"/>
    <w:rsid w:val="00067A26"/>
    <w:rsid w:val="00067DF8"/>
    <w:rsid w:val="00067FC0"/>
    <w:rsid w:val="00070140"/>
    <w:rsid w:val="00070256"/>
    <w:rsid w:val="000706EC"/>
    <w:rsid w:val="00070780"/>
    <w:rsid w:val="00070F5B"/>
    <w:rsid w:val="00071126"/>
    <w:rsid w:val="00071858"/>
    <w:rsid w:val="00071E1E"/>
    <w:rsid w:val="00071E21"/>
    <w:rsid w:val="0007222F"/>
    <w:rsid w:val="0007258B"/>
    <w:rsid w:val="000726EA"/>
    <w:rsid w:val="00072DBB"/>
    <w:rsid w:val="00072E5B"/>
    <w:rsid w:val="00073618"/>
    <w:rsid w:val="00073A69"/>
    <w:rsid w:val="00073D2F"/>
    <w:rsid w:val="00073D66"/>
    <w:rsid w:val="00074313"/>
    <w:rsid w:val="0007472C"/>
    <w:rsid w:val="00074ABE"/>
    <w:rsid w:val="00074C45"/>
    <w:rsid w:val="00074EB6"/>
    <w:rsid w:val="0007507E"/>
    <w:rsid w:val="000751BE"/>
    <w:rsid w:val="000751D3"/>
    <w:rsid w:val="000751E2"/>
    <w:rsid w:val="00075414"/>
    <w:rsid w:val="00075915"/>
    <w:rsid w:val="00075EBD"/>
    <w:rsid w:val="00076DF8"/>
    <w:rsid w:val="00076FA3"/>
    <w:rsid w:val="0007717C"/>
    <w:rsid w:val="000772BF"/>
    <w:rsid w:val="000772C9"/>
    <w:rsid w:val="00077628"/>
    <w:rsid w:val="000778C3"/>
    <w:rsid w:val="00077D8A"/>
    <w:rsid w:val="00077EEC"/>
    <w:rsid w:val="0008042F"/>
    <w:rsid w:val="000805FC"/>
    <w:rsid w:val="000807CA"/>
    <w:rsid w:val="0008092E"/>
    <w:rsid w:val="000809C1"/>
    <w:rsid w:val="00080A3A"/>
    <w:rsid w:val="00081225"/>
    <w:rsid w:val="000814AA"/>
    <w:rsid w:val="000815DD"/>
    <w:rsid w:val="00081BC0"/>
    <w:rsid w:val="00081D2A"/>
    <w:rsid w:val="00081F5C"/>
    <w:rsid w:val="000820A3"/>
    <w:rsid w:val="000820DE"/>
    <w:rsid w:val="00082277"/>
    <w:rsid w:val="00082336"/>
    <w:rsid w:val="00082C2A"/>
    <w:rsid w:val="00082FA2"/>
    <w:rsid w:val="0008309C"/>
    <w:rsid w:val="0008317D"/>
    <w:rsid w:val="0008345D"/>
    <w:rsid w:val="000838A6"/>
    <w:rsid w:val="0008397C"/>
    <w:rsid w:val="000844F6"/>
    <w:rsid w:val="00084587"/>
    <w:rsid w:val="0008472D"/>
    <w:rsid w:val="00084811"/>
    <w:rsid w:val="00084B0A"/>
    <w:rsid w:val="00085162"/>
    <w:rsid w:val="00085236"/>
    <w:rsid w:val="000855EF"/>
    <w:rsid w:val="00085997"/>
    <w:rsid w:val="00085C85"/>
    <w:rsid w:val="00085ECD"/>
    <w:rsid w:val="00085F5E"/>
    <w:rsid w:val="00086435"/>
    <w:rsid w:val="0008654C"/>
    <w:rsid w:val="000868E4"/>
    <w:rsid w:val="00086B90"/>
    <w:rsid w:val="00086E76"/>
    <w:rsid w:val="00086F66"/>
    <w:rsid w:val="0008789C"/>
    <w:rsid w:val="00087946"/>
    <w:rsid w:val="00087CA2"/>
    <w:rsid w:val="00087DE1"/>
    <w:rsid w:val="000900DA"/>
    <w:rsid w:val="00090722"/>
    <w:rsid w:val="000907DF"/>
    <w:rsid w:val="000909FF"/>
    <w:rsid w:val="00090A71"/>
    <w:rsid w:val="00091200"/>
    <w:rsid w:val="00091514"/>
    <w:rsid w:val="00091722"/>
    <w:rsid w:val="00091B09"/>
    <w:rsid w:val="00091C02"/>
    <w:rsid w:val="00091CE4"/>
    <w:rsid w:val="00091EC9"/>
    <w:rsid w:val="00092210"/>
    <w:rsid w:val="00092260"/>
    <w:rsid w:val="00092F2E"/>
    <w:rsid w:val="00093052"/>
    <w:rsid w:val="000934BA"/>
    <w:rsid w:val="000936FD"/>
    <w:rsid w:val="00093BA2"/>
    <w:rsid w:val="00093DC9"/>
    <w:rsid w:val="00093DD5"/>
    <w:rsid w:val="00093E5C"/>
    <w:rsid w:val="00094012"/>
    <w:rsid w:val="000941AA"/>
    <w:rsid w:val="000943D2"/>
    <w:rsid w:val="00094422"/>
    <w:rsid w:val="00094728"/>
    <w:rsid w:val="00094813"/>
    <w:rsid w:val="00094EB3"/>
    <w:rsid w:val="00095107"/>
    <w:rsid w:val="000952F7"/>
    <w:rsid w:val="00095399"/>
    <w:rsid w:val="000953D9"/>
    <w:rsid w:val="00095665"/>
    <w:rsid w:val="00095B2C"/>
    <w:rsid w:val="00095B93"/>
    <w:rsid w:val="00096144"/>
    <w:rsid w:val="00096266"/>
    <w:rsid w:val="00096277"/>
    <w:rsid w:val="00096733"/>
    <w:rsid w:val="000967BE"/>
    <w:rsid w:val="000968E5"/>
    <w:rsid w:val="00096A7D"/>
    <w:rsid w:val="00096C64"/>
    <w:rsid w:val="00096ED2"/>
    <w:rsid w:val="0009773C"/>
    <w:rsid w:val="000977B1"/>
    <w:rsid w:val="000977CE"/>
    <w:rsid w:val="000978B8"/>
    <w:rsid w:val="0009792D"/>
    <w:rsid w:val="00097A45"/>
    <w:rsid w:val="00097A68"/>
    <w:rsid w:val="00097AA8"/>
    <w:rsid w:val="00097C69"/>
    <w:rsid w:val="00097F19"/>
    <w:rsid w:val="000A0145"/>
    <w:rsid w:val="000A0297"/>
    <w:rsid w:val="000A076D"/>
    <w:rsid w:val="000A0933"/>
    <w:rsid w:val="000A0A47"/>
    <w:rsid w:val="000A0B0B"/>
    <w:rsid w:val="000A0CD0"/>
    <w:rsid w:val="000A10A3"/>
    <w:rsid w:val="000A1249"/>
    <w:rsid w:val="000A1494"/>
    <w:rsid w:val="000A17A8"/>
    <w:rsid w:val="000A19A9"/>
    <w:rsid w:val="000A19E6"/>
    <w:rsid w:val="000A1C87"/>
    <w:rsid w:val="000A1DA0"/>
    <w:rsid w:val="000A1F96"/>
    <w:rsid w:val="000A20C6"/>
    <w:rsid w:val="000A2396"/>
    <w:rsid w:val="000A2412"/>
    <w:rsid w:val="000A2510"/>
    <w:rsid w:val="000A2857"/>
    <w:rsid w:val="000A287B"/>
    <w:rsid w:val="000A2958"/>
    <w:rsid w:val="000A29DA"/>
    <w:rsid w:val="000A2B8D"/>
    <w:rsid w:val="000A31FD"/>
    <w:rsid w:val="000A3443"/>
    <w:rsid w:val="000A3475"/>
    <w:rsid w:val="000A35AC"/>
    <w:rsid w:val="000A3624"/>
    <w:rsid w:val="000A3A7D"/>
    <w:rsid w:val="000A3FF6"/>
    <w:rsid w:val="000A416C"/>
    <w:rsid w:val="000A43A3"/>
    <w:rsid w:val="000A43A5"/>
    <w:rsid w:val="000A46BE"/>
    <w:rsid w:val="000A4960"/>
    <w:rsid w:val="000A4AC3"/>
    <w:rsid w:val="000A4C1C"/>
    <w:rsid w:val="000A4DB8"/>
    <w:rsid w:val="000A4E43"/>
    <w:rsid w:val="000A5115"/>
    <w:rsid w:val="000A51A3"/>
    <w:rsid w:val="000A5303"/>
    <w:rsid w:val="000A563C"/>
    <w:rsid w:val="000A5BC6"/>
    <w:rsid w:val="000A5CC8"/>
    <w:rsid w:val="000A5D78"/>
    <w:rsid w:val="000A69E4"/>
    <w:rsid w:val="000A69EC"/>
    <w:rsid w:val="000A6C22"/>
    <w:rsid w:val="000A7163"/>
    <w:rsid w:val="000A7355"/>
    <w:rsid w:val="000A793D"/>
    <w:rsid w:val="000A7B2F"/>
    <w:rsid w:val="000A7EE3"/>
    <w:rsid w:val="000B0093"/>
    <w:rsid w:val="000B026F"/>
    <w:rsid w:val="000B02E4"/>
    <w:rsid w:val="000B0D43"/>
    <w:rsid w:val="000B0E72"/>
    <w:rsid w:val="000B1042"/>
    <w:rsid w:val="000B13EF"/>
    <w:rsid w:val="000B14C3"/>
    <w:rsid w:val="000B1513"/>
    <w:rsid w:val="000B151A"/>
    <w:rsid w:val="000B15F2"/>
    <w:rsid w:val="000B17D3"/>
    <w:rsid w:val="000B1C1C"/>
    <w:rsid w:val="000B1F1C"/>
    <w:rsid w:val="000B24C9"/>
    <w:rsid w:val="000B2EBA"/>
    <w:rsid w:val="000B30F6"/>
    <w:rsid w:val="000B3705"/>
    <w:rsid w:val="000B3B7B"/>
    <w:rsid w:val="000B4499"/>
    <w:rsid w:val="000B44D7"/>
    <w:rsid w:val="000B4B9E"/>
    <w:rsid w:val="000B4BE0"/>
    <w:rsid w:val="000B4C5F"/>
    <w:rsid w:val="000B501D"/>
    <w:rsid w:val="000B5620"/>
    <w:rsid w:val="000B5F66"/>
    <w:rsid w:val="000B6367"/>
    <w:rsid w:val="000B6519"/>
    <w:rsid w:val="000B65A8"/>
    <w:rsid w:val="000B66EC"/>
    <w:rsid w:val="000B6B01"/>
    <w:rsid w:val="000B6E9B"/>
    <w:rsid w:val="000B7182"/>
    <w:rsid w:val="000B76B3"/>
    <w:rsid w:val="000B78DF"/>
    <w:rsid w:val="000C048A"/>
    <w:rsid w:val="000C050B"/>
    <w:rsid w:val="000C0510"/>
    <w:rsid w:val="000C06EB"/>
    <w:rsid w:val="000C09A9"/>
    <w:rsid w:val="000C0AE8"/>
    <w:rsid w:val="000C0CC6"/>
    <w:rsid w:val="000C0DCB"/>
    <w:rsid w:val="000C1076"/>
    <w:rsid w:val="000C10F0"/>
    <w:rsid w:val="000C201E"/>
    <w:rsid w:val="000C2758"/>
    <w:rsid w:val="000C2C05"/>
    <w:rsid w:val="000C2C10"/>
    <w:rsid w:val="000C2D1F"/>
    <w:rsid w:val="000C307E"/>
    <w:rsid w:val="000C3400"/>
    <w:rsid w:val="000C345A"/>
    <w:rsid w:val="000C367F"/>
    <w:rsid w:val="000C37BF"/>
    <w:rsid w:val="000C399E"/>
    <w:rsid w:val="000C3A1A"/>
    <w:rsid w:val="000C3AF6"/>
    <w:rsid w:val="000C3D59"/>
    <w:rsid w:val="000C3D87"/>
    <w:rsid w:val="000C402F"/>
    <w:rsid w:val="000C41F6"/>
    <w:rsid w:val="000C432A"/>
    <w:rsid w:val="000C432E"/>
    <w:rsid w:val="000C490B"/>
    <w:rsid w:val="000C4C57"/>
    <w:rsid w:val="000C4D5E"/>
    <w:rsid w:val="000C539F"/>
    <w:rsid w:val="000C53E1"/>
    <w:rsid w:val="000C543F"/>
    <w:rsid w:val="000C5495"/>
    <w:rsid w:val="000C5988"/>
    <w:rsid w:val="000C5B4A"/>
    <w:rsid w:val="000C5BFD"/>
    <w:rsid w:val="000C5CB8"/>
    <w:rsid w:val="000C5D65"/>
    <w:rsid w:val="000C607F"/>
    <w:rsid w:val="000C63FA"/>
    <w:rsid w:val="000C66C7"/>
    <w:rsid w:val="000C67EE"/>
    <w:rsid w:val="000C684E"/>
    <w:rsid w:val="000C6ABC"/>
    <w:rsid w:val="000C6AFB"/>
    <w:rsid w:val="000C6D70"/>
    <w:rsid w:val="000C6FD0"/>
    <w:rsid w:val="000C75BA"/>
    <w:rsid w:val="000C789D"/>
    <w:rsid w:val="000C7B70"/>
    <w:rsid w:val="000D03B8"/>
    <w:rsid w:val="000D0931"/>
    <w:rsid w:val="000D0A3E"/>
    <w:rsid w:val="000D0DC0"/>
    <w:rsid w:val="000D0EA8"/>
    <w:rsid w:val="000D0F9B"/>
    <w:rsid w:val="000D1003"/>
    <w:rsid w:val="000D13E2"/>
    <w:rsid w:val="000D16D5"/>
    <w:rsid w:val="000D19EC"/>
    <w:rsid w:val="000D1FD0"/>
    <w:rsid w:val="000D208C"/>
    <w:rsid w:val="000D20C3"/>
    <w:rsid w:val="000D20C9"/>
    <w:rsid w:val="000D21A9"/>
    <w:rsid w:val="000D29DD"/>
    <w:rsid w:val="000D2DB8"/>
    <w:rsid w:val="000D35D4"/>
    <w:rsid w:val="000D3708"/>
    <w:rsid w:val="000D3710"/>
    <w:rsid w:val="000D396F"/>
    <w:rsid w:val="000D3995"/>
    <w:rsid w:val="000D3AC1"/>
    <w:rsid w:val="000D3B86"/>
    <w:rsid w:val="000D41AB"/>
    <w:rsid w:val="000D4748"/>
    <w:rsid w:val="000D4B9A"/>
    <w:rsid w:val="000D4DE6"/>
    <w:rsid w:val="000D52B4"/>
    <w:rsid w:val="000D52D4"/>
    <w:rsid w:val="000D5696"/>
    <w:rsid w:val="000D5F46"/>
    <w:rsid w:val="000D6093"/>
    <w:rsid w:val="000D60EE"/>
    <w:rsid w:val="000D6395"/>
    <w:rsid w:val="000D63C2"/>
    <w:rsid w:val="000D66A4"/>
    <w:rsid w:val="000D6717"/>
    <w:rsid w:val="000D6EFF"/>
    <w:rsid w:val="000D7163"/>
    <w:rsid w:val="000D7390"/>
    <w:rsid w:val="000D74BA"/>
    <w:rsid w:val="000D76DB"/>
    <w:rsid w:val="000D7A4E"/>
    <w:rsid w:val="000E02BE"/>
    <w:rsid w:val="000E06E8"/>
    <w:rsid w:val="000E07C0"/>
    <w:rsid w:val="000E0D92"/>
    <w:rsid w:val="000E10F8"/>
    <w:rsid w:val="000E11A1"/>
    <w:rsid w:val="000E1968"/>
    <w:rsid w:val="000E1991"/>
    <w:rsid w:val="000E1C47"/>
    <w:rsid w:val="000E1DB9"/>
    <w:rsid w:val="000E1ED6"/>
    <w:rsid w:val="000E2039"/>
    <w:rsid w:val="000E22E2"/>
    <w:rsid w:val="000E22F2"/>
    <w:rsid w:val="000E240E"/>
    <w:rsid w:val="000E2433"/>
    <w:rsid w:val="000E2435"/>
    <w:rsid w:val="000E254E"/>
    <w:rsid w:val="000E2CB4"/>
    <w:rsid w:val="000E34F2"/>
    <w:rsid w:val="000E36D5"/>
    <w:rsid w:val="000E3868"/>
    <w:rsid w:val="000E3B78"/>
    <w:rsid w:val="000E3DB8"/>
    <w:rsid w:val="000E40EF"/>
    <w:rsid w:val="000E416D"/>
    <w:rsid w:val="000E4806"/>
    <w:rsid w:val="000E49C3"/>
    <w:rsid w:val="000E49C5"/>
    <w:rsid w:val="000E4D41"/>
    <w:rsid w:val="000E6491"/>
    <w:rsid w:val="000E6C90"/>
    <w:rsid w:val="000E6CE5"/>
    <w:rsid w:val="000E6DD4"/>
    <w:rsid w:val="000E709D"/>
    <w:rsid w:val="000E7265"/>
    <w:rsid w:val="000E7520"/>
    <w:rsid w:val="000E7C7A"/>
    <w:rsid w:val="000E7D24"/>
    <w:rsid w:val="000F0197"/>
    <w:rsid w:val="000F0B3F"/>
    <w:rsid w:val="000F0E29"/>
    <w:rsid w:val="000F0EB2"/>
    <w:rsid w:val="000F0FBE"/>
    <w:rsid w:val="000F0FC6"/>
    <w:rsid w:val="000F11D2"/>
    <w:rsid w:val="000F1281"/>
    <w:rsid w:val="000F22BC"/>
    <w:rsid w:val="000F265D"/>
    <w:rsid w:val="000F2830"/>
    <w:rsid w:val="000F2B08"/>
    <w:rsid w:val="000F2DDE"/>
    <w:rsid w:val="000F32E2"/>
    <w:rsid w:val="000F33EF"/>
    <w:rsid w:val="000F3571"/>
    <w:rsid w:val="000F37E6"/>
    <w:rsid w:val="000F3B00"/>
    <w:rsid w:val="000F3EF4"/>
    <w:rsid w:val="000F4612"/>
    <w:rsid w:val="000F4DC7"/>
    <w:rsid w:val="000F55F2"/>
    <w:rsid w:val="000F5F46"/>
    <w:rsid w:val="000F60A3"/>
    <w:rsid w:val="000F61C6"/>
    <w:rsid w:val="000F6396"/>
    <w:rsid w:val="000F644F"/>
    <w:rsid w:val="000F68F5"/>
    <w:rsid w:val="000F6D13"/>
    <w:rsid w:val="000F6F3E"/>
    <w:rsid w:val="000F713F"/>
    <w:rsid w:val="000F7143"/>
    <w:rsid w:val="000F74D7"/>
    <w:rsid w:val="000F7784"/>
    <w:rsid w:val="0010002B"/>
    <w:rsid w:val="001004FD"/>
    <w:rsid w:val="00100819"/>
    <w:rsid w:val="00100CEA"/>
    <w:rsid w:val="001012DD"/>
    <w:rsid w:val="001014DE"/>
    <w:rsid w:val="001018E2"/>
    <w:rsid w:val="00101E20"/>
    <w:rsid w:val="00102181"/>
    <w:rsid w:val="0010234C"/>
    <w:rsid w:val="001026E1"/>
    <w:rsid w:val="00102C65"/>
    <w:rsid w:val="00102DAE"/>
    <w:rsid w:val="001035F1"/>
    <w:rsid w:val="00103B36"/>
    <w:rsid w:val="00103C6C"/>
    <w:rsid w:val="00103DB3"/>
    <w:rsid w:val="00103E3A"/>
    <w:rsid w:val="001043D6"/>
    <w:rsid w:val="00104489"/>
    <w:rsid w:val="00104804"/>
    <w:rsid w:val="00104D2F"/>
    <w:rsid w:val="00104D3A"/>
    <w:rsid w:val="00105402"/>
    <w:rsid w:val="0010579C"/>
    <w:rsid w:val="00105DBD"/>
    <w:rsid w:val="00105EB4"/>
    <w:rsid w:val="00105EC0"/>
    <w:rsid w:val="0010605A"/>
    <w:rsid w:val="00106190"/>
    <w:rsid w:val="001064E4"/>
    <w:rsid w:val="001069F3"/>
    <w:rsid w:val="00106B09"/>
    <w:rsid w:val="00106DB6"/>
    <w:rsid w:val="001072F8"/>
    <w:rsid w:val="0010798C"/>
    <w:rsid w:val="001079B2"/>
    <w:rsid w:val="001102E6"/>
    <w:rsid w:val="00110404"/>
    <w:rsid w:val="00110C0B"/>
    <w:rsid w:val="001111B5"/>
    <w:rsid w:val="0011144A"/>
    <w:rsid w:val="00111681"/>
    <w:rsid w:val="001126FA"/>
    <w:rsid w:val="0011275B"/>
    <w:rsid w:val="0011304E"/>
    <w:rsid w:val="00113266"/>
    <w:rsid w:val="0011379A"/>
    <w:rsid w:val="001139AE"/>
    <w:rsid w:val="00113F6A"/>
    <w:rsid w:val="001142F3"/>
    <w:rsid w:val="00114726"/>
    <w:rsid w:val="0011532B"/>
    <w:rsid w:val="0011565E"/>
    <w:rsid w:val="001158AA"/>
    <w:rsid w:val="001158C0"/>
    <w:rsid w:val="00115909"/>
    <w:rsid w:val="00115B90"/>
    <w:rsid w:val="00115E07"/>
    <w:rsid w:val="00115E4E"/>
    <w:rsid w:val="00115F83"/>
    <w:rsid w:val="00115FD7"/>
    <w:rsid w:val="0011605A"/>
    <w:rsid w:val="001160E5"/>
    <w:rsid w:val="001161A0"/>
    <w:rsid w:val="0011622C"/>
    <w:rsid w:val="001162D1"/>
    <w:rsid w:val="001168E3"/>
    <w:rsid w:val="00117216"/>
    <w:rsid w:val="0011744E"/>
    <w:rsid w:val="0011795C"/>
    <w:rsid w:val="00117C0A"/>
    <w:rsid w:val="00117C7A"/>
    <w:rsid w:val="00117ECB"/>
    <w:rsid w:val="00120564"/>
    <w:rsid w:val="00120A6C"/>
    <w:rsid w:val="00120C22"/>
    <w:rsid w:val="00120C49"/>
    <w:rsid w:val="00120EB8"/>
    <w:rsid w:val="001212D8"/>
    <w:rsid w:val="0012137D"/>
    <w:rsid w:val="001214CF"/>
    <w:rsid w:val="001214E2"/>
    <w:rsid w:val="001216BF"/>
    <w:rsid w:val="00121968"/>
    <w:rsid w:val="001219D1"/>
    <w:rsid w:val="00121D83"/>
    <w:rsid w:val="00121DC4"/>
    <w:rsid w:val="0012200F"/>
    <w:rsid w:val="00122AF5"/>
    <w:rsid w:val="00122D35"/>
    <w:rsid w:val="00123047"/>
    <w:rsid w:val="0012337D"/>
    <w:rsid w:val="00123803"/>
    <w:rsid w:val="00123833"/>
    <w:rsid w:val="001245DE"/>
    <w:rsid w:val="001246D0"/>
    <w:rsid w:val="00124E94"/>
    <w:rsid w:val="00125020"/>
    <w:rsid w:val="00125332"/>
    <w:rsid w:val="001258A3"/>
    <w:rsid w:val="0012593B"/>
    <w:rsid w:val="00125A4C"/>
    <w:rsid w:val="00125A52"/>
    <w:rsid w:val="00125C63"/>
    <w:rsid w:val="00125F34"/>
    <w:rsid w:val="00126104"/>
    <w:rsid w:val="001265F6"/>
    <w:rsid w:val="00126845"/>
    <w:rsid w:val="00126B12"/>
    <w:rsid w:val="001274B4"/>
    <w:rsid w:val="00127680"/>
    <w:rsid w:val="001278D3"/>
    <w:rsid w:val="00127AD3"/>
    <w:rsid w:val="00127E2C"/>
    <w:rsid w:val="00127F9E"/>
    <w:rsid w:val="001303EE"/>
    <w:rsid w:val="00130897"/>
    <w:rsid w:val="001308E1"/>
    <w:rsid w:val="00130DE3"/>
    <w:rsid w:val="001315FD"/>
    <w:rsid w:val="00132573"/>
    <w:rsid w:val="001325EE"/>
    <w:rsid w:val="00132BA3"/>
    <w:rsid w:val="00132C0C"/>
    <w:rsid w:val="00132F45"/>
    <w:rsid w:val="0013303F"/>
    <w:rsid w:val="00133379"/>
    <w:rsid w:val="00133CF6"/>
    <w:rsid w:val="00133D2A"/>
    <w:rsid w:val="001341B5"/>
    <w:rsid w:val="00134655"/>
    <w:rsid w:val="001347B6"/>
    <w:rsid w:val="00134B1B"/>
    <w:rsid w:val="00134FE1"/>
    <w:rsid w:val="00135767"/>
    <w:rsid w:val="001357C6"/>
    <w:rsid w:val="00135A28"/>
    <w:rsid w:val="00135E14"/>
    <w:rsid w:val="00135F7A"/>
    <w:rsid w:val="001360DF"/>
    <w:rsid w:val="001375F1"/>
    <w:rsid w:val="00137F9C"/>
    <w:rsid w:val="00140681"/>
    <w:rsid w:val="001408E8"/>
    <w:rsid w:val="00140AD8"/>
    <w:rsid w:val="00141279"/>
    <w:rsid w:val="001412EB"/>
    <w:rsid w:val="00141555"/>
    <w:rsid w:val="001418A1"/>
    <w:rsid w:val="00141B8A"/>
    <w:rsid w:val="00141CF5"/>
    <w:rsid w:val="00141E2D"/>
    <w:rsid w:val="00141F37"/>
    <w:rsid w:val="00142509"/>
    <w:rsid w:val="0014250C"/>
    <w:rsid w:val="00142D6A"/>
    <w:rsid w:val="00143313"/>
    <w:rsid w:val="00143C28"/>
    <w:rsid w:val="00143F1B"/>
    <w:rsid w:val="001441A6"/>
    <w:rsid w:val="001441DD"/>
    <w:rsid w:val="001443C3"/>
    <w:rsid w:val="0014448E"/>
    <w:rsid w:val="001445A6"/>
    <w:rsid w:val="001447F9"/>
    <w:rsid w:val="00144AA6"/>
    <w:rsid w:val="00144E1D"/>
    <w:rsid w:val="00144EA6"/>
    <w:rsid w:val="00144EC2"/>
    <w:rsid w:val="0014577A"/>
    <w:rsid w:val="00145792"/>
    <w:rsid w:val="00145C8E"/>
    <w:rsid w:val="00145CC8"/>
    <w:rsid w:val="001462FB"/>
    <w:rsid w:val="00146355"/>
    <w:rsid w:val="001468A5"/>
    <w:rsid w:val="00146B26"/>
    <w:rsid w:val="00146D05"/>
    <w:rsid w:val="00146D43"/>
    <w:rsid w:val="0014746F"/>
    <w:rsid w:val="001475FF"/>
    <w:rsid w:val="001476C4"/>
    <w:rsid w:val="001477B4"/>
    <w:rsid w:val="00147A8D"/>
    <w:rsid w:val="00147BD3"/>
    <w:rsid w:val="00147D67"/>
    <w:rsid w:val="00147DB0"/>
    <w:rsid w:val="00147F10"/>
    <w:rsid w:val="00147FAA"/>
    <w:rsid w:val="00150DF2"/>
    <w:rsid w:val="00150EF9"/>
    <w:rsid w:val="0015107E"/>
    <w:rsid w:val="0015139E"/>
    <w:rsid w:val="001514F3"/>
    <w:rsid w:val="00151BC7"/>
    <w:rsid w:val="00151BC9"/>
    <w:rsid w:val="001522BF"/>
    <w:rsid w:val="001522DE"/>
    <w:rsid w:val="0015256B"/>
    <w:rsid w:val="0015258F"/>
    <w:rsid w:val="0015261D"/>
    <w:rsid w:val="001526B9"/>
    <w:rsid w:val="00152767"/>
    <w:rsid w:val="0015279C"/>
    <w:rsid w:val="00152831"/>
    <w:rsid w:val="00152AE0"/>
    <w:rsid w:val="00152B05"/>
    <w:rsid w:val="00152CF8"/>
    <w:rsid w:val="00152EAA"/>
    <w:rsid w:val="001535F4"/>
    <w:rsid w:val="00153702"/>
    <w:rsid w:val="00153EE1"/>
    <w:rsid w:val="00154636"/>
    <w:rsid w:val="00154725"/>
    <w:rsid w:val="0015484A"/>
    <w:rsid w:val="001549BD"/>
    <w:rsid w:val="00154BB1"/>
    <w:rsid w:val="00155049"/>
    <w:rsid w:val="00155262"/>
    <w:rsid w:val="0015542A"/>
    <w:rsid w:val="00155B07"/>
    <w:rsid w:val="00155B57"/>
    <w:rsid w:val="00156224"/>
    <w:rsid w:val="00156584"/>
    <w:rsid w:val="001565E6"/>
    <w:rsid w:val="001569FA"/>
    <w:rsid w:val="00156B77"/>
    <w:rsid w:val="00156BB9"/>
    <w:rsid w:val="001572D9"/>
    <w:rsid w:val="001573B8"/>
    <w:rsid w:val="00157831"/>
    <w:rsid w:val="00157CF3"/>
    <w:rsid w:val="00157D5D"/>
    <w:rsid w:val="00157EA6"/>
    <w:rsid w:val="0016011D"/>
    <w:rsid w:val="001603DE"/>
    <w:rsid w:val="00160531"/>
    <w:rsid w:val="00160610"/>
    <w:rsid w:val="00160858"/>
    <w:rsid w:val="00160882"/>
    <w:rsid w:val="0016090A"/>
    <w:rsid w:val="00160E9D"/>
    <w:rsid w:val="001610E1"/>
    <w:rsid w:val="001611A8"/>
    <w:rsid w:val="00161663"/>
    <w:rsid w:val="001616F7"/>
    <w:rsid w:val="001617B0"/>
    <w:rsid w:val="00161B44"/>
    <w:rsid w:val="0016205A"/>
    <w:rsid w:val="00162565"/>
    <w:rsid w:val="00162837"/>
    <w:rsid w:val="0016300F"/>
    <w:rsid w:val="0016303A"/>
    <w:rsid w:val="0016319A"/>
    <w:rsid w:val="00163517"/>
    <w:rsid w:val="00163B60"/>
    <w:rsid w:val="00163CD3"/>
    <w:rsid w:val="00163DB9"/>
    <w:rsid w:val="00163E83"/>
    <w:rsid w:val="001649B5"/>
    <w:rsid w:val="00164AA3"/>
    <w:rsid w:val="0016503F"/>
    <w:rsid w:val="001654EF"/>
    <w:rsid w:val="001656AF"/>
    <w:rsid w:val="0016589B"/>
    <w:rsid w:val="001659F7"/>
    <w:rsid w:val="00165A12"/>
    <w:rsid w:val="00165E3E"/>
    <w:rsid w:val="00165F6D"/>
    <w:rsid w:val="00166033"/>
    <w:rsid w:val="0016605A"/>
    <w:rsid w:val="00166469"/>
    <w:rsid w:val="001664E0"/>
    <w:rsid w:val="0016657B"/>
    <w:rsid w:val="001666D2"/>
    <w:rsid w:val="00166A3C"/>
    <w:rsid w:val="00166B6E"/>
    <w:rsid w:val="00166B73"/>
    <w:rsid w:val="00166F97"/>
    <w:rsid w:val="00167010"/>
    <w:rsid w:val="00167740"/>
    <w:rsid w:val="001677CA"/>
    <w:rsid w:val="001678A9"/>
    <w:rsid w:val="00167ACC"/>
    <w:rsid w:val="00167D56"/>
    <w:rsid w:val="001703AE"/>
    <w:rsid w:val="001717F1"/>
    <w:rsid w:val="00171A1F"/>
    <w:rsid w:val="00171AF0"/>
    <w:rsid w:val="00172072"/>
    <w:rsid w:val="0017219B"/>
    <w:rsid w:val="001721E2"/>
    <w:rsid w:val="00172ABF"/>
    <w:rsid w:val="00172B24"/>
    <w:rsid w:val="00172CFC"/>
    <w:rsid w:val="00172E0B"/>
    <w:rsid w:val="00172EDF"/>
    <w:rsid w:val="00172FF5"/>
    <w:rsid w:val="00173008"/>
    <w:rsid w:val="00173198"/>
    <w:rsid w:val="001731F2"/>
    <w:rsid w:val="001736DD"/>
    <w:rsid w:val="00173C6B"/>
    <w:rsid w:val="00173E43"/>
    <w:rsid w:val="00173F1D"/>
    <w:rsid w:val="00173F96"/>
    <w:rsid w:val="001741CE"/>
    <w:rsid w:val="00174609"/>
    <w:rsid w:val="00174630"/>
    <w:rsid w:val="00174B5A"/>
    <w:rsid w:val="00174F99"/>
    <w:rsid w:val="00175422"/>
    <w:rsid w:val="0017597A"/>
    <w:rsid w:val="00175A74"/>
    <w:rsid w:val="00175E9D"/>
    <w:rsid w:val="00176069"/>
    <w:rsid w:val="00176390"/>
    <w:rsid w:val="001763B6"/>
    <w:rsid w:val="001765CC"/>
    <w:rsid w:val="00176707"/>
    <w:rsid w:val="0017727C"/>
    <w:rsid w:val="00177373"/>
    <w:rsid w:val="00177668"/>
    <w:rsid w:val="00177767"/>
    <w:rsid w:val="00177779"/>
    <w:rsid w:val="001777ED"/>
    <w:rsid w:val="00177AFB"/>
    <w:rsid w:val="00177D9C"/>
    <w:rsid w:val="00177F23"/>
    <w:rsid w:val="00180089"/>
    <w:rsid w:val="001801A1"/>
    <w:rsid w:val="00180406"/>
    <w:rsid w:val="00180658"/>
    <w:rsid w:val="0018082E"/>
    <w:rsid w:val="001808D8"/>
    <w:rsid w:val="00180BAF"/>
    <w:rsid w:val="00180BC8"/>
    <w:rsid w:val="00180E6B"/>
    <w:rsid w:val="00180F41"/>
    <w:rsid w:val="001810CB"/>
    <w:rsid w:val="001810F0"/>
    <w:rsid w:val="00181117"/>
    <w:rsid w:val="00181668"/>
    <w:rsid w:val="001816A9"/>
    <w:rsid w:val="00181B3E"/>
    <w:rsid w:val="00181E38"/>
    <w:rsid w:val="00181E6E"/>
    <w:rsid w:val="00181FBD"/>
    <w:rsid w:val="00181FE2"/>
    <w:rsid w:val="0018201A"/>
    <w:rsid w:val="001823A6"/>
    <w:rsid w:val="00182834"/>
    <w:rsid w:val="00182ECE"/>
    <w:rsid w:val="0018361B"/>
    <w:rsid w:val="00183A6E"/>
    <w:rsid w:val="00184486"/>
    <w:rsid w:val="0018453C"/>
    <w:rsid w:val="0018469B"/>
    <w:rsid w:val="001847D5"/>
    <w:rsid w:val="001848B7"/>
    <w:rsid w:val="001849D5"/>
    <w:rsid w:val="00184B6D"/>
    <w:rsid w:val="00185071"/>
    <w:rsid w:val="00185246"/>
    <w:rsid w:val="001855DA"/>
    <w:rsid w:val="00185713"/>
    <w:rsid w:val="00185839"/>
    <w:rsid w:val="00185BB4"/>
    <w:rsid w:val="00185D3C"/>
    <w:rsid w:val="001860F9"/>
    <w:rsid w:val="001863D3"/>
    <w:rsid w:val="00186498"/>
    <w:rsid w:val="00186892"/>
    <w:rsid w:val="0018691B"/>
    <w:rsid w:val="00186AB7"/>
    <w:rsid w:val="00186AE3"/>
    <w:rsid w:val="00186E80"/>
    <w:rsid w:val="0018706A"/>
    <w:rsid w:val="00187467"/>
    <w:rsid w:val="0018768E"/>
    <w:rsid w:val="00187D96"/>
    <w:rsid w:val="00187F6D"/>
    <w:rsid w:val="00190341"/>
    <w:rsid w:val="001908B0"/>
    <w:rsid w:val="00190A44"/>
    <w:rsid w:val="001917C0"/>
    <w:rsid w:val="00191BFA"/>
    <w:rsid w:val="00191C4B"/>
    <w:rsid w:val="00191C67"/>
    <w:rsid w:val="00191E05"/>
    <w:rsid w:val="00191E96"/>
    <w:rsid w:val="001921F0"/>
    <w:rsid w:val="00192309"/>
    <w:rsid w:val="0019234D"/>
    <w:rsid w:val="0019273D"/>
    <w:rsid w:val="001928D8"/>
    <w:rsid w:val="00192F7C"/>
    <w:rsid w:val="001933EA"/>
    <w:rsid w:val="00193BFB"/>
    <w:rsid w:val="0019409C"/>
    <w:rsid w:val="001941E2"/>
    <w:rsid w:val="00194202"/>
    <w:rsid w:val="00194511"/>
    <w:rsid w:val="0019489A"/>
    <w:rsid w:val="00194A87"/>
    <w:rsid w:val="00194B8B"/>
    <w:rsid w:val="00194CF1"/>
    <w:rsid w:val="00195130"/>
    <w:rsid w:val="0019529D"/>
    <w:rsid w:val="001953B0"/>
    <w:rsid w:val="001955C9"/>
    <w:rsid w:val="001957CF"/>
    <w:rsid w:val="001958DB"/>
    <w:rsid w:val="00195973"/>
    <w:rsid w:val="00195B40"/>
    <w:rsid w:val="00195C1F"/>
    <w:rsid w:val="00195C86"/>
    <w:rsid w:val="00195D28"/>
    <w:rsid w:val="00196720"/>
    <w:rsid w:val="0019675E"/>
    <w:rsid w:val="001967AE"/>
    <w:rsid w:val="0019713C"/>
    <w:rsid w:val="00197622"/>
    <w:rsid w:val="001978F8"/>
    <w:rsid w:val="00197A1B"/>
    <w:rsid w:val="00197B20"/>
    <w:rsid w:val="00197B3D"/>
    <w:rsid w:val="00197C1C"/>
    <w:rsid w:val="001A0432"/>
    <w:rsid w:val="001A04D7"/>
    <w:rsid w:val="001A0641"/>
    <w:rsid w:val="001A0711"/>
    <w:rsid w:val="001A0927"/>
    <w:rsid w:val="001A0F2B"/>
    <w:rsid w:val="001A1527"/>
    <w:rsid w:val="001A1539"/>
    <w:rsid w:val="001A17BA"/>
    <w:rsid w:val="001A1E4A"/>
    <w:rsid w:val="001A209A"/>
    <w:rsid w:val="001A21F2"/>
    <w:rsid w:val="001A253A"/>
    <w:rsid w:val="001A267A"/>
    <w:rsid w:val="001A2A57"/>
    <w:rsid w:val="001A2AC2"/>
    <w:rsid w:val="001A2B0F"/>
    <w:rsid w:val="001A2D94"/>
    <w:rsid w:val="001A3198"/>
    <w:rsid w:val="001A3566"/>
    <w:rsid w:val="001A3619"/>
    <w:rsid w:val="001A3700"/>
    <w:rsid w:val="001A3C4E"/>
    <w:rsid w:val="001A3CC1"/>
    <w:rsid w:val="001A4431"/>
    <w:rsid w:val="001A448B"/>
    <w:rsid w:val="001A4D26"/>
    <w:rsid w:val="001A50F4"/>
    <w:rsid w:val="001A56EC"/>
    <w:rsid w:val="001A5720"/>
    <w:rsid w:val="001A592E"/>
    <w:rsid w:val="001A59F8"/>
    <w:rsid w:val="001A5D0B"/>
    <w:rsid w:val="001A5DAD"/>
    <w:rsid w:val="001A6370"/>
    <w:rsid w:val="001A64F2"/>
    <w:rsid w:val="001A6721"/>
    <w:rsid w:val="001A6C8D"/>
    <w:rsid w:val="001A7122"/>
    <w:rsid w:val="001A713D"/>
    <w:rsid w:val="001A7999"/>
    <w:rsid w:val="001A7D6F"/>
    <w:rsid w:val="001A7DD2"/>
    <w:rsid w:val="001B0288"/>
    <w:rsid w:val="001B0302"/>
    <w:rsid w:val="001B0442"/>
    <w:rsid w:val="001B0632"/>
    <w:rsid w:val="001B0F01"/>
    <w:rsid w:val="001B10F6"/>
    <w:rsid w:val="001B121C"/>
    <w:rsid w:val="001B1276"/>
    <w:rsid w:val="001B1398"/>
    <w:rsid w:val="001B1767"/>
    <w:rsid w:val="001B17D0"/>
    <w:rsid w:val="001B1C31"/>
    <w:rsid w:val="001B2310"/>
    <w:rsid w:val="001B2406"/>
    <w:rsid w:val="001B290E"/>
    <w:rsid w:val="001B29C1"/>
    <w:rsid w:val="001B2A82"/>
    <w:rsid w:val="001B2A9F"/>
    <w:rsid w:val="001B2FDE"/>
    <w:rsid w:val="001B321C"/>
    <w:rsid w:val="001B38E7"/>
    <w:rsid w:val="001B3987"/>
    <w:rsid w:val="001B3E8D"/>
    <w:rsid w:val="001B3F2D"/>
    <w:rsid w:val="001B43BF"/>
    <w:rsid w:val="001B4514"/>
    <w:rsid w:val="001B47E4"/>
    <w:rsid w:val="001B48E7"/>
    <w:rsid w:val="001B4ABD"/>
    <w:rsid w:val="001B4FAC"/>
    <w:rsid w:val="001B53AD"/>
    <w:rsid w:val="001B5724"/>
    <w:rsid w:val="001B576B"/>
    <w:rsid w:val="001B66B2"/>
    <w:rsid w:val="001B686E"/>
    <w:rsid w:val="001B7DE2"/>
    <w:rsid w:val="001B7E72"/>
    <w:rsid w:val="001C0131"/>
    <w:rsid w:val="001C0791"/>
    <w:rsid w:val="001C0914"/>
    <w:rsid w:val="001C0FE6"/>
    <w:rsid w:val="001C118A"/>
    <w:rsid w:val="001C133A"/>
    <w:rsid w:val="001C1A9B"/>
    <w:rsid w:val="001C1D51"/>
    <w:rsid w:val="001C2556"/>
    <w:rsid w:val="001C2CCA"/>
    <w:rsid w:val="001C314D"/>
    <w:rsid w:val="001C32BA"/>
    <w:rsid w:val="001C340D"/>
    <w:rsid w:val="001C3575"/>
    <w:rsid w:val="001C4660"/>
    <w:rsid w:val="001C47D1"/>
    <w:rsid w:val="001C4A65"/>
    <w:rsid w:val="001C4C48"/>
    <w:rsid w:val="001C513C"/>
    <w:rsid w:val="001C51A8"/>
    <w:rsid w:val="001C52FB"/>
    <w:rsid w:val="001C5491"/>
    <w:rsid w:val="001C54E3"/>
    <w:rsid w:val="001C54E8"/>
    <w:rsid w:val="001C555A"/>
    <w:rsid w:val="001C5A4B"/>
    <w:rsid w:val="001C5BAA"/>
    <w:rsid w:val="001C5BFB"/>
    <w:rsid w:val="001C5D41"/>
    <w:rsid w:val="001C5D9C"/>
    <w:rsid w:val="001C5F6C"/>
    <w:rsid w:val="001C5FFA"/>
    <w:rsid w:val="001C6507"/>
    <w:rsid w:val="001C6569"/>
    <w:rsid w:val="001C6795"/>
    <w:rsid w:val="001C6CF4"/>
    <w:rsid w:val="001C705F"/>
    <w:rsid w:val="001C784E"/>
    <w:rsid w:val="001C7F76"/>
    <w:rsid w:val="001D00CE"/>
    <w:rsid w:val="001D047D"/>
    <w:rsid w:val="001D05F9"/>
    <w:rsid w:val="001D0AD2"/>
    <w:rsid w:val="001D0D45"/>
    <w:rsid w:val="001D0D5B"/>
    <w:rsid w:val="001D0F32"/>
    <w:rsid w:val="001D13D3"/>
    <w:rsid w:val="001D1510"/>
    <w:rsid w:val="001D1693"/>
    <w:rsid w:val="001D16F3"/>
    <w:rsid w:val="001D1B37"/>
    <w:rsid w:val="001D1C93"/>
    <w:rsid w:val="001D1D9D"/>
    <w:rsid w:val="001D1E86"/>
    <w:rsid w:val="001D2672"/>
    <w:rsid w:val="001D2AC8"/>
    <w:rsid w:val="001D2BDF"/>
    <w:rsid w:val="001D2C05"/>
    <w:rsid w:val="001D2C8E"/>
    <w:rsid w:val="001D34CA"/>
    <w:rsid w:val="001D3F2C"/>
    <w:rsid w:val="001D4524"/>
    <w:rsid w:val="001D470D"/>
    <w:rsid w:val="001D4718"/>
    <w:rsid w:val="001D47EE"/>
    <w:rsid w:val="001D4848"/>
    <w:rsid w:val="001D492A"/>
    <w:rsid w:val="001D49E9"/>
    <w:rsid w:val="001D4B43"/>
    <w:rsid w:val="001D4CEE"/>
    <w:rsid w:val="001D4F48"/>
    <w:rsid w:val="001D5436"/>
    <w:rsid w:val="001D56C9"/>
    <w:rsid w:val="001D5782"/>
    <w:rsid w:val="001D581D"/>
    <w:rsid w:val="001D5891"/>
    <w:rsid w:val="001D5C9D"/>
    <w:rsid w:val="001D5EA6"/>
    <w:rsid w:val="001D6031"/>
    <w:rsid w:val="001D6463"/>
    <w:rsid w:val="001D649B"/>
    <w:rsid w:val="001D651C"/>
    <w:rsid w:val="001D65BD"/>
    <w:rsid w:val="001D6EA3"/>
    <w:rsid w:val="001D745B"/>
    <w:rsid w:val="001D74C9"/>
    <w:rsid w:val="001D76C7"/>
    <w:rsid w:val="001D78DB"/>
    <w:rsid w:val="001E0828"/>
    <w:rsid w:val="001E0B33"/>
    <w:rsid w:val="001E0F6B"/>
    <w:rsid w:val="001E1538"/>
    <w:rsid w:val="001E15BD"/>
    <w:rsid w:val="001E1709"/>
    <w:rsid w:val="001E173F"/>
    <w:rsid w:val="001E1F4E"/>
    <w:rsid w:val="001E1F87"/>
    <w:rsid w:val="001E233F"/>
    <w:rsid w:val="001E254E"/>
    <w:rsid w:val="001E2BF9"/>
    <w:rsid w:val="001E3330"/>
    <w:rsid w:val="001E35B7"/>
    <w:rsid w:val="001E35C0"/>
    <w:rsid w:val="001E3B7B"/>
    <w:rsid w:val="001E3CB3"/>
    <w:rsid w:val="001E3CCC"/>
    <w:rsid w:val="001E405D"/>
    <w:rsid w:val="001E419E"/>
    <w:rsid w:val="001E4852"/>
    <w:rsid w:val="001E4BDF"/>
    <w:rsid w:val="001E4E81"/>
    <w:rsid w:val="001E522A"/>
    <w:rsid w:val="001E58B8"/>
    <w:rsid w:val="001E5A54"/>
    <w:rsid w:val="001E5DB3"/>
    <w:rsid w:val="001E5F26"/>
    <w:rsid w:val="001E6134"/>
    <w:rsid w:val="001E6347"/>
    <w:rsid w:val="001E6666"/>
    <w:rsid w:val="001E6853"/>
    <w:rsid w:val="001E6B81"/>
    <w:rsid w:val="001E6D13"/>
    <w:rsid w:val="001E6D16"/>
    <w:rsid w:val="001E6E62"/>
    <w:rsid w:val="001E72AF"/>
    <w:rsid w:val="001E7C9C"/>
    <w:rsid w:val="001F0261"/>
    <w:rsid w:val="001F0537"/>
    <w:rsid w:val="001F07F0"/>
    <w:rsid w:val="001F090C"/>
    <w:rsid w:val="001F0C50"/>
    <w:rsid w:val="001F0C70"/>
    <w:rsid w:val="001F0D2C"/>
    <w:rsid w:val="001F0F2F"/>
    <w:rsid w:val="001F0FB8"/>
    <w:rsid w:val="001F1023"/>
    <w:rsid w:val="001F1762"/>
    <w:rsid w:val="001F17F4"/>
    <w:rsid w:val="001F1ACE"/>
    <w:rsid w:val="001F1B8E"/>
    <w:rsid w:val="001F1BB0"/>
    <w:rsid w:val="001F26AC"/>
    <w:rsid w:val="001F2A82"/>
    <w:rsid w:val="001F2DB8"/>
    <w:rsid w:val="001F2FDA"/>
    <w:rsid w:val="001F31E0"/>
    <w:rsid w:val="001F33E6"/>
    <w:rsid w:val="001F349C"/>
    <w:rsid w:val="001F34E9"/>
    <w:rsid w:val="001F355F"/>
    <w:rsid w:val="001F3820"/>
    <w:rsid w:val="001F384D"/>
    <w:rsid w:val="001F3AFE"/>
    <w:rsid w:val="001F3BD5"/>
    <w:rsid w:val="001F3C3E"/>
    <w:rsid w:val="001F4947"/>
    <w:rsid w:val="001F496C"/>
    <w:rsid w:val="001F49FB"/>
    <w:rsid w:val="001F4C44"/>
    <w:rsid w:val="001F4E70"/>
    <w:rsid w:val="001F5449"/>
    <w:rsid w:val="001F5C79"/>
    <w:rsid w:val="001F5E51"/>
    <w:rsid w:val="001F6785"/>
    <w:rsid w:val="001F6B38"/>
    <w:rsid w:val="001F6C8A"/>
    <w:rsid w:val="001F6CA1"/>
    <w:rsid w:val="001F6D60"/>
    <w:rsid w:val="001F6EC1"/>
    <w:rsid w:val="001F6F81"/>
    <w:rsid w:val="001F764F"/>
    <w:rsid w:val="001F77FF"/>
    <w:rsid w:val="00200370"/>
    <w:rsid w:val="0020062C"/>
    <w:rsid w:val="0020094B"/>
    <w:rsid w:val="002011B9"/>
    <w:rsid w:val="00201385"/>
    <w:rsid w:val="00201CC5"/>
    <w:rsid w:val="00201FE3"/>
    <w:rsid w:val="002021F3"/>
    <w:rsid w:val="00202BCE"/>
    <w:rsid w:val="00202C94"/>
    <w:rsid w:val="002031DD"/>
    <w:rsid w:val="002032B6"/>
    <w:rsid w:val="002036E9"/>
    <w:rsid w:val="00203CF7"/>
    <w:rsid w:val="00203EC4"/>
    <w:rsid w:val="002040B8"/>
    <w:rsid w:val="002040CD"/>
    <w:rsid w:val="0020418C"/>
    <w:rsid w:val="00204236"/>
    <w:rsid w:val="00204365"/>
    <w:rsid w:val="00204579"/>
    <w:rsid w:val="002045AF"/>
    <w:rsid w:val="00204632"/>
    <w:rsid w:val="002046EF"/>
    <w:rsid w:val="00204BF9"/>
    <w:rsid w:val="00205034"/>
    <w:rsid w:val="00205409"/>
    <w:rsid w:val="002057E5"/>
    <w:rsid w:val="002059E2"/>
    <w:rsid w:val="002059E4"/>
    <w:rsid w:val="00205BCB"/>
    <w:rsid w:val="00205D7C"/>
    <w:rsid w:val="00205E02"/>
    <w:rsid w:val="0020623F"/>
    <w:rsid w:val="0020650E"/>
    <w:rsid w:val="002067E6"/>
    <w:rsid w:val="00206940"/>
    <w:rsid w:val="0020698C"/>
    <w:rsid w:val="00206A0E"/>
    <w:rsid w:val="00207438"/>
    <w:rsid w:val="00207997"/>
    <w:rsid w:val="002101B7"/>
    <w:rsid w:val="00210246"/>
    <w:rsid w:val="00210A29"/>
    <w:rsid w:val="00210B92"/>
    <w:rsid w:val="00210C79"/>
    <w:rsid w:val="00211FE6"/>
    <w:rsid w:val="0021212A"/>
    <w:rsid w:val="0021232A"/>
    <w:rsid w:val="00212425"/>
    <w:rsid w:val="0021273A"/>
    <w:rsid w:val="0021342E"/>
    <w:rsid w:val="00213784"/>
    <w:rsid w:val="002138B7"/>
    <w:rsid w:val="00213B39"/>
    <w:rsid w:val="00214739"/>
    <w:rsid w:val="002147BA"/>
    <w:rsid w:val="002148ED"/>
    <w:rsid w:val="00214CCB"/>
    <w:rsid w:val="00214F00"/>
    <w:rsid w:val="0021503E"/>
    <w:rsid w:val="002151A6"/>
    <w:rsid w:val="0021584D"/>
    <w:rsid w:val="002159EF"/>
    <w:rsid w:val="00215E5A"/>
    <w:rsid w:val="00215FAD"/>
    <w:rsid w:val="00216052"/>
    <w:rsid w:val="0021654C"/>
    <w:rsid w:val="00216871"/>
    <w:rsid w:val="00216873"/>
    <w:rsid w:val="00216AB1"/>
    <w:rsid w:val="00216B11"/>
    <w:rsid w:val="00216B89"/>
    <w:rsid w:val="00216CA1"/>
    <w:rsid w:val="00216D44"/>
    <w:rsid w:val="002171CC"/>
    <w:rsid w:val="00217263"/>
    <w:rsid w:val="00217EF4"/>
    <w:rsid w:val="00220308"/>
    <w:rsid w:val="00220732"/>
    <w:rsid w:val="00220A1F"/>
    <w:rsid w:val="00220B35"/>
    <w:rsid w:val="00220C2B"/>
    <w:rsid w:val="00220DA2"/>
    <w:rsid w:val="00220E66"/>
    <w:rsid w:val="00221337"/>
    <w:rsid w:val="002222BF"/>
    <w:rsid w:val="0022238A"/>
    <w:rsid w:val="002223A6"/>
    <w:rsid w:val="0022245C"/>
    <w:rsid w:val="00222493"/>
    <w:rsid w:val="0022256C"/>
    <w:rsid w:val="002229E3"/>
    <w:rsid w:val="00222B4B"/>
    <w:rsid w:val="00222D99"/>
    <w:rsid w:val="0022318A"/>
    <w:rsid w:val="002235BD"/>
    <w:rsid w:val="002239CD"/>
    <w:rsid w:val="00223E8C"/>
    <w:rsid w:val="002240C0"/>
    <w:rsid w:val="002240EA"/>
    <w:rsid w:val="00224133"/>
    <w:rsid w:val="002241B4"/>
    <w:rsid w:val="00224354"/>
    <w:rsid w:val="00224367"/>
    <w:rsid w:val="00224472"/>
    <w:rsid w:val="00224474"/>
    <w:rsid w:val="00224562"/>
    <w:rsid w:val="00224C9E"/>
    <w:rsid w:val="00224CE5"/>
    <w:rsid w:val="002252D7"/>
    <w:rsid w:val="0022549B"/>
    <w:rsid w:val="00225A0A"/>
    <w:rsid w:val="00225B3F"/>
    <w:rsid w:val="00225B81"/>
    <w:rsid w:val="002269CE"/>
    <w:rsid w:val="00226D48"/>
    <w:rsid w:val="00226DB4"/>
    <w:rsid w:val="00226DF5"/>
    <w:rsid w:val="00226E07"/>
    <w:rsid w:val="002273F4"/>
    <w:rsid w:val="002274A8"/>
    <w:rsid w:val="00227626"/>
    <w:rsid w:val="002278E0"/>
    <w:rsid w:val="00230149"/>
    <w:rsid w:val="0023094B"/>
    <w:rsid w:val="00230ABC"/>
    <w:rsid w:val="002313F1"/>
    <w:rsid w:val="002317CC"/>
    <w:rsid w:val="00231905"/>
    <w:rsid w:val="00231985"/>
    <w:rsid w:val="00231AD4"/>
    <w:rsid w:val="00231C3F"/>
    <w:rsid w:val="00231D42"/>
    <w:rsid w:val="00231E2A"/>
    <w:rsid w:val="00231F56"/>
    <w:rsid w:val="00231FFF"/>
    <w:rsid w:val="002320D8"/>
    <w:rsid w:val="00232639"/>
    <w:rsid w:val="00232B0A"/>
    <w:rsid w:val="00232BAC"/>
    <w:rsid w:val="00232ECE"/>
    <w:rsid w:val="00233115"/>
    <w:rsid w:val="002332A7"/>
    <w:rsid w:val="00233455"/>
    <w:rsid w:val="002335C8"/>
    <w:rsid w:val="00233CF3"/>
    <w:rsid w:val="00233D9D"/>
    <w:rsid w:val="00233DE1"/>
    <w:rsid w:val="00234215"/>
    <w:rsid w:val="00234611"/>
    <w:rsid w:val="00234627"/>
    <w:rsid w:val="00234940"/>
    <w:rsid w:val="00234D57"/>
    <w:rsid w:val="00234E2F"/>
    <w:rsid w:val="00234F40"/>
    <w:rsid w:val="00235459"/>
    <w:rsid w:val="00235A1D"/>
    <w:rsid w:val="00235CEC"/>
    <w:rsid w:val="00235D5C"/>
    <w:rsid w:val="0023652F"/>
    <w:rsid w:val="00236568"/>
    <w:rsid w:val="002365E8"/>
    <w:rsid w:val="0023691D"/>
    <w:rsid w:val="00236AEE"/>
    <w:rsid w:val="00236CBD"/>
    <w:rsid w:val="00236DEB"/>
    <w:rsid w:val="00236F4A"/>
    <w:rsid w:val="00236F95"/>
    <w:rsid w:val="002376D6"/>
    <w:rsid w:val="00237794"/>
    <w:rsid w:val="00240689"/>
    <w:rsid w:val="00240BFE"/>
    <w:rsid w:val="0024152D"/>
    <w:rsid w:val="002419E5"/>
    <w:rsid w:val="00241F99"/>
    <w:rsid w:val="00242530"/>
    <w:rsid w:val="0024279F"/>
    <w:rsid w:val="00242915"/>
    <w:rsid w:val="0024340A"/>
    <w:rsid w:val="0024378F"/>
    <w:rsid w:val="002438FA"/>
    <w:rsid w:val="00243967"/>
    <w:rsid w:val="00243DAA"/>
    <w:rsid w:val="00243F08"/>
    <w:rsid w:val="002440AF"/>
    <w:rsid w:val="0024413A"/>
    <w:rsid w:val="00244290"/>
    <w:rsid w:val="002442F4"/>
    <w:rsid w:val="0024482A"/>
    <w:rsid w:val="00244B57"/>
    <w:rsid w:val="00244CEB"/>
    <w:rsid w:val="00244D7E"/>
    <w:rsid w:val="00245189"/>
    <w:rsid w:val="00245406"/>
    <w:rsid w:val="0024544E"/>
    <w:rsid w:val="00245594"/>
    <w:rsid w:val="002460B1"/>
    <w:rsid w:val="00246100"/>
    <w:rsid w:val="0024621E"/>
    <w:rsid w:val="0024630C"/>
    <w:rsid w:val="00246DAB"/>
    <w:rsid w:val="00246FE5"/>
    <w:rsid w:val="0024715E"/>
    <w:rsid w:val="002475FF"/>
    <w:rsid w:val="00247D2A"/>
    <w:rsid w:val="00247D72"/>
    <w:rsid w:val="00247FDA"/>
    <w:rsid w:val="0025033F"/>
    <w:rsid w:val="002503CD"/>
    <w:rsid w:val="00250508"/>
    <w:rsid w:val="00250519"/>
    <w:rsid w:val="00250745"/>
    <w:rsid w:val="002507D3"/>
    <w:rsid w:val="00250AD9"/>
    <w:rsid w:val="002514E7"/>
    <w:rsid w:val="002515A7"/>
    <w:rsid w:val="002519DB"/>
    <w:rsid w:val="00251C01"/>
    <w:rsid w:val="0025212D"/>
    <w:rsid w:val="002524E5"/>
    <w:rsid w:val="002525D6"/>
    <w:rsid w:val="00252C12"/>
    <w:rsid w:val="00252C52"/>
    <w:rsid w:val="00252D24"/>
    <w:rsid w:val="00253462"/>
    <w:rsid w:val="0025375E"/>
    <w:rsid w:val="002537D3"/>
    <w:rsid w:val="00254009"/>
    <w:rsid w:val="0025405C"/>
    <w:rsid w:val="00254336"/>
    <w:rsid w:val="00254370"/>
    <w:rsid w:val="002543E2"/>
    <w:rsid w:val="00254417"/>
    <w:rsid w:val="00254752"/>
    <w:rsid w:val="00254896"/>
    <w:rsid w:val="00254B35"/>
    <w:rsid w:val="00254B5B"/>
    <w:rsid w:val="00255691"/>
    <w:rsid w:val="002556EB"/>
    <w:rsid w:val="002565BB"/>
    <w:rsid w:val="00256644"/>
    <w:rsid w:val="00256677"/>
    <w:rsid w:val="002567CD"/>
    <w:rsid w:val="002567CF"/>
    <w:rsid w:val="00256AA2"/>
    <w:rsid w:val="00256B2D"/>
    <w:rsid w:val="0025717F"/>
    <w:rsid w:val="0025741D"/>
    <w:rsid w:val="00257488"/>
    <w:rsid w:val="00257AF2"/>
    <w:rsid w:val="002601BA"/>
    <w:rsid w:val="002602E0"/>
    <w:rsid w:val="002604F0"/>
    <w:rsid w:val="002609E0"/>
    <w:rsid w:val="00260AF9"/>
    <w:rsid w:val="00260D2A"/>
    <w:rsid w:val="00260F41"/>
    <w:rsid w:val="0026109F"/>
    <w:rsid w:val="0026122A"/>
    <w:rsid w:val="002615D9"/>
    <w:rsid w:val="00261657"/>
    <w:rsid w:val="00261800"/>
    <w:rsid w:val="00261BB1"/>
    <w:rsid w:val="00261D58"/>
    <w:rsid w:val="00261D61"/>
    <w:rsid w:val="00261F8E"/>
    <w:rsid w:val="00261FDC"/>
    <w:rsid w:val="00262111"/>
    <w:rsid w:val="00262154"/>
    <w:rsid w:val="002624CD"/>
    <w:rsid w:val="0026253D"/>
    <w:rsid w:val="00262A4C"/>
    <w:rsid w:val="0026307D"/>
    <w:rsid w:val="00263132"/>
    <w:rsid w:val="0026327B"/>
    <w:rsid w:val="002637AB"/>
    <w:rsid w:val="0026390B"/>
    <w:rsid w:val="00263934"/>
    <w:rsid w:val="00263A52"/>
    <w:rsid w:val="00263E29"/>
    <w:rsid w:val="0026423D"/>
    <w:rsid w:val="00264413"/>
    <w:rsid w:val="0026468C"/>
    <w:rsid w:val="00264FF1"/>
    <w:rsid w:val="00265289"/>
    <w:rsid w:val="00265347"/>
    <w:rsid w:val="002656C8"/>
    <w:rsid w:val="00265B85"/>
    <w:rsid w:val="00265B94"/>
    <w:rsid w:val="002662F4"/>
    <w:rsid w:val="00266384"/>
    <w:rsid w:val="002663CA"/>
    <w:rsid w:val="002663FB"/>
    <w:rsid w:val="002665D4"/>
    <w:rsid w:val="002668ED"/>
    <w:rsid w:val="00266D5E"/>
    <w:rsid w:val="00266EE0"/>
    <w:rsid w:val="00266FDE"/>
    <w:rsid w:val="0026734F"/>
    <w:rsid w:val="0026739E"/>
    <w:rsid w:val="002676FC"/>
    <w:rsid w:val="002678C1"/>
    <w:rsid w:val="0026796D"/>
    <w:rsid w:val="00267A93"/>
    <w:rsid w:val="00267BF3"/>
    <w:rsid w:val="00267C54"/>
    <w:rsid w:val="00270302"/>
    <w:rsid w:val="00270328"/>
    <w:rsid w:val="002703FA"/>
    <w:rsid w:val="00270583"/>
    <w:rsid w:val="002709BB"/>
    <w:rsid w:val="002709C3"/>
    <w:rsid w:val="002709F6"/>
    <w:rsid w:val="00270B7B"/>
    <w:rsid w:val="00270C39"/>
    <w:rsid w:val="0027159A"/>
    <w:rsid w:val="00271797"/>
    <w:rsid w:val="002717FC"/>
    <w:rsid w:val="002718B0"/>
    <w:rsid w:val="00271C40"/>
    <w:rsid w:val="00271E6F"/>
    <w:rsid w:val="00271E92"/>
    <w:rsid w:val="00272192"/>
    <w:rsid w:val="002721EB"/>
    <w:rsid w:val="0027233E"/>
    <w:rsid w:val="00272451"/>
    <w:rsid w:val="00272C7A"/>
    <w:rsid w:val="00273134"/>
    <w:rsid w:val="00273619"/>
    <w:rsid w:val="00273C56"/>
    <w:rsid w:val="00273F3C"/>
    <w:rsid w:val="0027410A"/>
    <w:rsid w:val="00274171"/>
    <w:rsid w:val="002742E7"/>
    <w:rsid w:val="00274461"/>
    <w:rsid w:val="00274467"/>
    <w:rsid w:val="002746C7"/>
    <w:rsid w:val="00274A37"/>
    <w:rsid w:val="00274F0D"/>
    <w:rsid w:val="002750F9"/>
    <w:rsid w:val="0027540C"/>
    <w:rsid w:val="00275751"/>
    <w:rsid w:val="00275824"/>
    <w:rsid w:val="002759AD"/>
    <w:rsid w:val="00275A33"/>
    <w:rsid w:val="00275CE3"/>
    <w:rsid w:val="00276AA8"/>
    <w:rsid w:val="00276C37"/>
    <w:rsid w:val="00276F72"/>
    <w:rsid w:val="00276F91"/>
    <w:rsid w:val="00277081"/>
    <w:rsid w:val="00277978"/>
    <w:rsid w:val="00277ED4"/>
    <w:rsid w:val="00280156"/>
    <w:rsid w:val="002803EC"/>
    <w:rsid w:val="002805D8"/>
    <w:rsid w:val="0028084A"/>
    <w:rsid w:val="0028095C"/>
    <w:rsid w:val="00280BC5"/>
    <w:rsid w:val="00280F34"/>
    <w:rsid w:val="0028102C"/>
    <w:rsid w:val="002818C8"/>
    <w:rsid w:val="0028198A"/>
    <w:rsid w:val="00281A0C"/>
    <w:rsid w:val="00281B29"/>
    <w:rsid w:val="00281CDA"/>
    <w:rsid w:val="00282C75"/>
    <w:rsid w:val="002837E2"/>
    <w:rsid w:val="00284405"/>
    <w:rsid w:val="00284676"/>
    <w:rsid w:val="00284735"/>
    <w:rsid w:val="00284763"/>
    <w:rsid w:val="00284C00"/>
    <w:rsid w:val="00284FEE"/>
    <w:rsid w:val="002850AD"/>
    <w:rsid w:val="00285277"/>
    <w:rsid w:val="00285B05"/>
    <w:rsid w:val="0028632D"/>
    <w:rsid w:val="00286431"/>
    <w:rsid w:val="002866D5"/>
    <w:rsid w:val="002867BB"/>
    <w:rsid w:val="00286B70"/>
    <w:rsid w:val="00286E71"/>
    <w:rsid w:val="0028702C"/>
    <w:rsid w:val="00287379"/>
    <w:rsid w:val="002874E9"/>
    <w:rsid w:val="002878B9"/>
    <w:rsid w:val="002879DD"/>
    <w:rsid w:val="00290299"/>
    <w:rsid w:val="002902DD"/>
    <w:rsid w:val="0029034D"/>
    <w:rsid w:val="0029050B"/>
    <w:rsid w:val="0029090E"/>
    <w:rsid w:val="00290C8C"/>
    <w:rsid w:val="00290F63"/>
    <w:rsid w:val="0029110B"/>
    <w:rsid w:val="002912BF"/>
    <w:rsid w:val="002914C6"/>
    <w:rsid w:val="002918C2"/>
    <w:rsid w:val="002919E0"/>
    <w:rsid w:val="00291C5D"/>
    <w:rsid w:val="00291F20"/>
    <w:rsid w:val="002922AC"/>
    <w:rsid w:val="002926E7"/>
    <w:rsid w:val="002929F7"/>
    <w:rsid w:val="00292E1F"/>
    <w:rsid w:val="00292E6C"/>
    <w:rsid w:val="00292EAF"/>
    <w:rsid w:val="00292FBD"/>
    <w:rsid w:val="00292FD2"/>
    <w:rsid w:val="002930C9"/>
    <w:rsid w:val="0029318B"/>
    <w:rsid w:val="002932D6"/>
    <w:rsid w:val="00293492"/>
    <w:rsid w:val="002939F8"/>
    <w:rsid w:val="00293D1C"/>
    <w:rsid w:val="00293E01"/>
    <w:rsid w:val="00293E12"/>
    <w:rsid w:val="00293F5B"/>
    <w:rsid w:val="002942F7"/>
    <w:rsid w:val="00294DCB"/>
    <w:rsid w:val="00294F26"/>
    <w:rsid w:val="00295580"/>
    <w:rsid w:val="00295756"/>
    <w:rsid w:val="00295787"/>
    <w:rsid w:val="0029597F"/>
    <w:rsid w:val="00295F82"/>
    <w:rsid w:val="0029650E"/>
    <w:rsid w:val="002967D0"/>
    <w:rsid w:val="00296ACB"/>
    <w:rsid w:val="00296B46"/>
    <w:rsid w:val="00296B92"/>
    <w:rsid w:val="00296D5D"/>
    <w:rsid w:val="00297203"/>
    <w:rsid w:val="0029751C"/>
    <w:rsid w:val="00297706"/>
    <w:rsid w:val="00297D0B"/>
    <w:rsid w:val="002A03F1"/>
    <w:rsid w:val="002A0A99"/>
    <w:rsid w:val="002A0DC6"/>
    <w:rsid w:val="002A0E5B"/>
    <w:rsid w:val="002A0F48"/>
    <w:rsid w:val="002A1222"/>
    <w:rsid w:val="002A12DF"/>
    <w:rsid w:val="002A143E"/>
    <w:rsid w:val="002A1469"/>
    <w:rsid w:val="002A14D9"/>
    <w:rsid w:val="002A150C"/>
    <w:rsid w:val="002A15A0"/>
    <w:rsid w:val="002A1953"/>
    <w:rsid w:val="002A19AA"/>
    <w:rsid w:val="002A1AA1"/>
    <w:rsid w:val="002A1C16"/>
    <w:rsid w:val="002A1D99"/>
    <w:rsid w:val="002A1FFA"/>
    <w:rsid w:val="002A2234"/>
    <w:rsid w:val="002A23B1"/>
    <w:rsid w:val="002A290F"/>
    <w:rsid w:val="002A2FC5"/>
    <w:rsid w:val="002A301E"/>
    <w:rsid w:val="002A3024"/>
    <w:rsid w:val="002A304E"/>
    <w:rsid w:val="002A38B4"/>
    <w:rsid w:val="002A39E2"/>
    <w:rsid w:val="002A3AA9"/>
    <w:rsid w:val="002A3EB4"/>
    <w:rsid w:val="002A4112"/>
    <w:rsid w:val="002A493D"/>
    <w:rsid w:val="002A4B76"/>
    <w:rsid w:val="002A4D57"/>
    <w:rsid w:val="002A539D"/>
    <w:rsid w:val="002A54B8"/>
    <w:rsid w:val="002A5CC4"/>
    <w:rsid w:val="002A5DF9"/>
    <w:rsid w:val="002A6787"/>
    <w:rsid w:val="002A67DB"/>
    <w:rsid w:val="002A6805"/>
    <w:rsid w:val="002A6D62"/>
    <w:rsid w:val="002A7675"/>
    <w:rsid w:val="002A7C5E"/>
    <w:rsid w:val="002B009B"/>
    <w:rsid w:val="002B02BA"/>
    <w:rsid w:val="002B06AF"/>
    <w:rsid w:val="002B091F"/>
    <w:rsid w:val="002B0AE4"/>
    <w:rsid w:val="002B0C2B"/>
    <w:rsid w:val="002B0E16"/>
    <w:rsid w:val="002B1108"/>
    <w:rsid w:val="002B1686"/>
    <w:rsid w:val="002B19BA"/>
    <w:rsid w:val="002B1EE8"/>
    <w:rsid w:val="002B2250"/>
    <w:rsid w:val="002B24DF"/>
    <w:rsid w:val="002B252C"/>
    <w:rsid w:val="002B2857"/>
    <w:rsid w:val="002B2D64"/>
    <w:rsid w:val="002B2F71"/>
    <w:rsid w:val="002B317F"/>
    <w:rsid w:val="002B33DD"/>
    <w:rsid w:val="002B365A"/>
    <w:rsid w:val="002B3775"/>
    <w:rsid w:val="002B3962"/>
    <w:rsid w:val="002B3998"/>
    <w:rsid w:val="002B3B14"/>
    <w:rsid w:val="002B3B85"/>
    <w:rsid w:val="002B3E7D"/>
    <w:rsid w:val="002B4281"/>
    <w:rsid w:val="002B4B44"/>
    <w:rsid w:val="002B510A"/>
    <w:rsid w:val="002B53F5"/>
    <w:rsid w:val="002B57A9"/>
    <w:rsid w:val="002B599D"/>
    <w:rsid w:val="002B5E45"/>
    <w:rsid w:val="002B605B"/>
    <w:rsid w:val="002B66B5"/>
    <w:rsid w:val="002B7372"/>
    <w:rsid w:val="002B7375"/>
    <w:rsid w:val="002B73A6"/>
    <w:rsid w:val="002B7AC5"/>
    <w:rsid w:val="002B7E4A"/>
    <w:rsid w:val="002B7E93"/>
    <w:rsid w:val="002C004D"/>
    <w:rsid w:val="002C0135"/>
    <w:rsid w:val="002C0FCC"/>
    <w:rsid w:val="002C10D7"/>
    <w:rsid w:val="002C11DC"/>
    <w:rsid w:val="002C144A"/>
    <w:rsid w:val="002C1631"/>
    <w:rsid w:val="002C18C0"/>
    <w:rsid w:val="002C1D46"/>
    <w:rsid w:val="002C1E52"/>
    <w:rsid w:val="002C2133"/>
    <w:rsid w:val="002C25A8"/>
    <w:rsid w:val="002C2A08"/>
    <w:rsid w:val="002C2A9B"/>
    <w:rsid w:val="002C2CF2"/>
    <w:rsid w:val="002C2FC4"/>
    <w:rsid w:val="002C3192"/>
    <w:rsid w:val="002C3671"/>
    <w:rsid w:val="002C36A7"/>
    <w:rsid w:val="002C3A0C"/>
    <w:rsid w:val="002C40AC"/>
    <w:rsid w:val="002C4313"/>
    <w:rsid w:val="002C44B2"/>
    <w:rsid w:val="002C46AD"/>
    <w:rsid w:val="002C481D"/>
    <w:rsid w:val="002C4E5B"/>
    <w:rsid w:val="002C50F7"/>
    <w:rsid w:val="002C520F"/>
    <w:rsid w:val="002C5282"/>
    <w:rsid w:val="002C538E"/>
    <w:rsid w:val="002C5736"/>
    <w:rsid w:val="002C5956"/>
    <w:rsid w:val="002C5C2D"/>
    <w:rsid w:val="002C61CD"/>
    <w:rsid w:val="002C65C1"/>
    <w:rsid w:val="002C6808"/>
    <w:rsid w:val="002C6A75"/>
    <w:rsid w:val="002C6D45"/>
    <w:rsid w:val="002C6EB9"/>
    <w:rsid w:val="002C7F44"/>
    <w:rsid w:val="002D038B"/>
    <w:rsid w:val="002D0AF7"/>
    <w:rsid w:val="002D0B3C"/>
    <w:rsid w:val="002D0BC1"/>
    <w:rsid w:val="002D0E89"/>
    <w:rsid w:val="002D17A0"/>
    <w:rsid w:val="002D181C"/>
    <w:rsid w:val="002D182D"/>
    <w:rsid w:val="002D1CC3"/>
    <w:rsid w:val="002D206E"/>
    <w:rsid w:val="002D208B"/>
    <w:rsid w:val="002D23D5"/>
    <w:rsid w:val="002D266F"/>
    <w:rsid w:val="002D28E1"/>
    <w:rsid w:val="002D2BB8"/>
    <w:rsid w:val="002D3085"/>
    <w:rsid w:val="002D347E"/>
    <w:rsid w:val="002D35FE"/>
    <w:rsid w:val="002D365C"/>
    <w:rsid w:val="002D3971"/>
    <w:rsid w:val="002D39BE"/>
    <w:rsid w:val="002D3FF2"/>
    <w:rsid w:val="002D4081"/>
    <w:rsid w:val="002D5266"/>
    <w:rsid w:val="002D5589"/>
    <w:rsid w:val="002D55B2"/>
    <w:rsid w:val="002D58E9"/>
    <w:rsid w:val="002D5D44"/>
    <w:rsid w:val="002D6671"/>
    <w:rsid w:val="002D673C"/>
    <w:rsid w:val="002D6ABC"/>
    <w:rsid w:val="002D6B10"/>
    <w:rsid w:val="002D7043"/>
    <w:rsid w:val="002D71C1"/>
    <w:rsid w:val="002D7239"/>
    <w:rsid w:val="002D755A"/>
    <w:rsid w:val="002D7775"/>
    <w:rsid w:val="002D787C"/>
    <w:rsid w:val="002D7A6B"/>
    <w:rsid w:val="002D7F09"/>
    <w:rsid w:val="002E04E8"/>
    <w:rsid w:val="002E05B6"/>
    <w:rsid w:val="002E0A2F"/>
    <w:rsid w:val="002E1508"/>
    <w:rsid w:val="002E1560"/>
    <w:rsid w:val="002E1713"/>
    <w:rsid w:val="002E1750"/>
    <w:rsid w:val="002E1D36"/>
    <w:rsid w:val="002E1D70"/>
    <w:rsid w:val="002E2573"/>
    <w:rsid w:val="002E284D"/>
    <w:rsid w:val="002E293F"/>
    <w:rsid w:val="002E2CB3"/>
    <w:rsid w:val="002E31CF"/>
    <w:rsid w:val="002E33C7"/>
    <w:rsid w:val="002E33D6"/>
    <w:rsid w:val="002E380C"/>
    <w:rsid w:val="002E382C"/>
    <w:rsid w:val="002E3C2A"/>
    <w:rsid w:val="002E3E0F"/>
    <w:rsid w:val="002E437E"/>
    <w:rsid w:val="002E47F2"/>
    <w:rsid w:val="002E4835"/>
    <w:rsid w:val="002E4AE0"/>
    <w:rsid w:val="002E5420"/>
    <w:rsid w:val="002E5488"/>
    <w:rsid w:val="002E5922"/>
    <w:rsid w:val="002E615A"/>
    <w:rsid w:val="002E6332"/>
    <w:rsid w:val="002E6630"/>
    <w:rsid w:val="002E671D"/>
    <w:rsid w:val="002E6864"/>
    <w:rsid w:val="002E6EDC"/>
    <w:rsid w:val="002E71A3"/>
    <w:rsid w:val="002E751B"/>
    <w:rsid w:val="002E796E"/>
    <w:rsid w:val="002E7A1B"/>
    <w:rsid w:val="002E7E46"/>
    <w:rsid w:val="002E7F97"/>
    <w:rsid w:val="002F02DC"/>
    <w:rsid w:val="002F03E0"/>
    <w:rsid w:val="002F03F0"/>
    <w:rsid w:val="002F05E6"/>
    <w:rsid w:val="002F0B2A"/>
    <w:rsid w:val="002F0D03"/>
    <w:rsid w:val="002F13BA"/>
    <w:rsid w:val="002F159F"/>
    <w:rsid w:val="002F1642"/>
    <w:rsid w:val="002F1EDC"/>
    <w:rsid w:val="002F1F74"/>
    <w:rsid w:val="002F2345"/>
    <w:rsid w:val="002F2458"/>
    <w:rsid w:val="002F250D"/>
    <w:rsid w:val="002F2C3B"/>
    <w:rsid w:val="002F2EC5"/>
    <w:rsid w:val="002F3288"/>
    <w:rsid w:val="002F3531"/>
    <w:rsid w:val="002F386E"/>
    <w:rsid w:val="002F390B"/>
    <w:rsid w:val="002F3AE3"/>
    <w:rsid w:val="002F3B30"/>
    <w:rsid w:val="002F3C6E"/>
    <w:rsid w:val="002F418A"/>
    <w:rsid w:val="002F4A25"/>
    <w:rsid w:val="002F4B44"/>
    <w:rsid w:val="002F52C4"/>
    <w:rsid w:val="002F583C"/>
    <w:rsid w:val="002F63CF"/>
    <w:rsid w:val="002F6411"/>
    <w:rsid w:val="002F67FD"/>
    <w:rsid w:val="002F6959"/>
    <w:rsid w:val="002F695E"/>
    <w:rsid w:val="002F6E58"/>
    <w:rsid w:val="002F7288"/>
    <w:rsid w:val="002F79F1"/>
    <w:rsid w:val="0030007C"/>
    <w:rsid w:val="003000D4"/>
    <w:rsid w:val="003005CC"/>
    <w:rsid w:val="00300BAD"/>
    <w:rsid w:val="00300D61"/>
    <w:rsid w:val="00300DCE"/>
    <w:rsid w:val="0030155A"/>
    <w:rsid w:val="00301BA5"/>
    <w:rsid w:val="00301DE8"/>
    <w:rsid w:val="00301F0F"/>
    <w:rsid w:val="00302048"/>
    <w:rsid w:val="003024C7"/>
    <w:rsid w:val="003026AF"/>
    <w:rsid w:val="003028C3"/>
    <w:rsid w:val="00302906"/>
    <w:rsid w:val="00302A7D"/>
    <w:rsid w:val="00302A83"/>
    <w:rsid w:val="00302DF2"/>
    <w:rsid w:val="003033C6"/>
    <w:rsid w:val="003036B8"/>
    <w:rsid w:val="00303AA5"/>
    <w:rsid w:val="00303AF2"/>
    <w:rsid w:val="00303E9D"/>
    <w:rsid w:val="00303EC7"/>
    <w:rsid w:val="00303F16"/>
    <w:rsid w:val="00303FF6"/>
    <w:rsid w:val="003040C6"/>
    <w:rsid w:val="0030428A"/>
    <w:rsid w:val="00304321"/>
    <w:rsid w:val="00304537"/>
    <w:rsid w:val="003047A5"/>
    <w:rsid w:val="00304A6F"/>
    <w:rsid w:val="00304BCA"/>
    <w:rsid w:val="00304C8E"/>
    <w:rsid w:val="00305046"/>
    <w:rsid w:val="003050EA"/>
    <w:rsid w:val="0030514E"/>
    <w:rsid w:val="00305478"/>
    <w:rsid w:val="003055B1"/>
    <w:rsid w:val="00305648"/>
    <w:rsid w:val="00305C87"/>
    <w:rsid w:val="00305EC2"/>
    <w:rsid w:val="00306052"/>
    <w:rsid w:val="0030668A"/>
    <w:rsid w:val="00306BF6"/>
    <w:rsid w:val="00306E21"/>
    <w:rsid w:val="00306F39"/>
    <w:rsid w:val="0030720F"/>
    <w:rsid w:val="00307435"/>
    <w:rsid w:val="00307C3A"/>
    <w:rsid w:val="00307D16"/>
    <w:rsid w:val="00310076"/>
    <w:rsid w:val="00310B7B"/>
    <w:rsid w:val="003111E6"/>
    <w:rsid w:val="003116DF"/>
    <w:rsid w:val="00311748"/>
    <w:rsid w:val="00311776"/>
    <w:rsid w:val="00311AD4"/>
    <w:rsid w:val="00311C7D"/>
    <w:rsid w:val="00311E9F"/>
    <w:rsid w:val="003122EC"/>
    <w:rsid w:val="0031233A"/>
    <w:rsid w:val="003126B8"/>
    <w:rsid w:val="00312761"/>
    <w:rsid w:val="00312BF5"/>
    <w:rsid w:val="00312D3D"/>
    <w:rsid w:val="00312F2C"/>
    <w:rsid w:val="00312F83"/>
    <w:rsid w:val="0031352E"/>
    <w:rsid w:val="003136A7"/>
    <w:rsid w:val="00313B40"/>
    <w:rsid w:val="00313F08"/>
    <w:rsid w:val="00313F92"/>
    <w:rsid w:val="003141FC"/>
    <w:rsid w:val="0031435E"/>
    <w:rsid w:val="003143AC"/>
    <w:rsid w:val="00314BBE"/>
    <w:rsid w:val="00314CFC"/>
    <w:rsid w:val="00315035"/>
    <w:rsid w:val="003151E3"/>
    <w:rsid w:val="0031585D"/>
    <w:rsid w:val="0031597A"/>
    <w:rsid w:val="00315C50"/>
    <w:rsid w:val="00315C8F"/>
    <w:rsid w:val="003162FA"/>
    <w:rsid w:val="00316326"/>
    <w:rsid w:val="00317054"/>
    <w:rsid w:val="0031784A"/>
    <w:rsid w:val="00317A38"/>
    <w:rsid w:val="00317F3B"/>
    <w:rsid w:val="00320220"/>
    <w:rsid w:val="0032079F"/>
    <w:rsid w:val="003207F4"/>
    <w:rsid w:val="003208CB"/>
    <w:rsid w:val="00320ED0"/>
    <w:rsid w:val="00320FFE"/>
    <w:rsid w:val="0032105B"/>
    <w:rsid w:val="0032107C"/>
    <w:rsid w:val="00321148"/>
    <w:rsid w:val="0032134E"/>
    <w:rsid w:val="00321414"/>
    <w:rsid w:val="003215B5"/>
    <w:rsid w:val="003218FB"/>
    <w:rsid w:val="00322010"/>
    <w:rsid w:val="003220E3"/>
    <w:rsid w:val="003224D2"/>
    <w:rsid w:val="003228A2"/>
    <w:rsid w:val="00322A57"/>
    <w:rsid w:val="00322E50"/>
    <w:rsid w:val="00322F0B"/>
    <w:rsid w:val="003237AB"/>
    <w:rsid w:val="0032386C"/>
    <w:rsid w:val="00323C38"/>
    <w:rsid w:val="00323D95"/>
    <w:rsid w:val="0032429A"/>
    <w:rsid w:val="003245D1"/>
    <w:rsid w:val="00324874"/>
    <w:rsid w:val="00324CBA"/>
    <w:rsid w:val="00324FF3"/>
    <w:rsid w:val="00325839"/>
    <w:rsid w:val="00325E53"/>
    <w:rsid w:val="00326087"/>
    <w:rsid w:val="003260DA"/>
    <w:rsid w:val="00326145"/>
    <w:rsid w:val="00326309"/>
    <w:rsid w:val="0032639E"/>
    <w:rsid w:val="00326560"/>
    <w:rsid w:val="00326B2D"/>
    <w:rsid w:val="00327409"/>
    <w:rsid w:val="0032782A"/>
    <w:rsid w:val="00327863"/>
    <w:rsid w:val="003279C9"/>
    <w:rsid w:val="00327E3F"/>
    <w:rsid w:val="00327F22"/>
    <w:rsid w:val="0033011E"/>
    <w:rsid w:val="00330275"/>
    <w:rsid w:val="0033085B"/>
    <w:rsid w:val="00330CE1"/>
    <w:rsid w:val="00330E4D"/>
    <w:rsid w:val="00331294"/>
    <w:rsid w:val="00332A97"/>
    <w:rsid w:val="00332D02"/>
    <w:rsid w:val="00333070"/>
    <w:rsid w:val="003332B5"/>
    <w:rsid w:val="00333595"/>
    <w:rsid w:val="003338B1"/>
    <w:rsid w:val="00333AAD"/>
    <w:rsid w:val="00333C9E"/>
    <w:rsid w:val="00333EF9"/>
    <w:rsid w:val="003344F9"/>
    <w:rsid w:val="003348C8"/>
    <w:rsid w:val="00334BF3"/>
    <w:rsid w:val="00334C98"/>
    <w:rsid w:val="00334CB3"/>
    <w:rsid w:val="00334F14"/>
    <w:rsid w:val="003351A1"/>
    <w:rsid w:val="003351B9"/>
    <w:rsid w:val="00335250"/>
    <w:rsid w:val="003353A9"/>
    <w:rsid w:val="003353EE"/>
    <w:rsid w:val="00335417"/>
    <w:rsid w:val="00335667"/>
    <w:rsid w:val="003356C4"/>
    <w:rsid w:val="003358A6"/>
    <w:rsid w:val="00335954"/>
    <w:rsid w:val="0033614B"/>
    <w:rsid w:val="003361AC"/>
    <w:rsid w:val="00336251"/>
    <w:rsid w:val="0033637F"/>
    <w:rsid w:val="00336887"/>
    <w:rsid w:val="00336B86"/>
    <w:rsid w:val="00336CEF"/>
    <w:rsid w:val="00337178"/>
    <w:rsid w:val="00337F84"/>
    <w:rsid w:val="00337FA7"/>
    <w:rsid w:val="0034008A"/>
    <w:rsid w:val="003401CC"/>
    <w:rsid w:val="0034022F"/>
    <w:rsid w:val="00340579"/>
    <w:rsid w:val="00340CA8"/>
    <w:rsid w:val="00340DB1"/>
    <w:rsid w:val="00341345"/>
    <w:rsid w:val="003415B3"/>
    <w:rsid w:val="00341BD3"/>
    <w:rsid w:val="003421D5"/>
    <w:rsid w:val="00342607"/>
    <w:rsid w:val="00342671"/>
    <w:rsid w:val="00342951"/>
    <w:rsid w:val="00342DB4"/>
    <w:rsid w:val="00342E1D"/>
    <w:rsid w:val="00343FD7"/>
    <w:rsid w:val="003441DC"/>
    <w:rsid w:val="00344375"/>
    <w:rsid w:val="00344420"/>
    <w:rsid w:val="003453C6"/>
    <w:rsid w:val="003453CA"/>
    <w:rsid w:val="00345578"/>
    <w:rsid w:val="00345896"/>
    <w:rsid w:val="00345DD2"/>
    <w:rsid w:val="003461BC"/>
    <w:rsid w:val="00346246"/>
    <w:rsid w:val="00346851"/>
    <w:rsid w:val="00346913"/>
    <w:rsid w:val="0034698C"/>
    <w:rsid w:val="0034703B"/>
    <w:rsid w:val="003473F2"/>
    <w:rsid w:val="003477D5"/>
    <w:rsid w:val="00347818"/>
    <w:rsid w:val="00347CC8"/>
    <w:rsid w:val="0035026D"/>
    <w:rsid w:val="003503E7"/>
    <w:rsid w:val="00350556"/>
    <w:rsid w:val="003505FF"/>
    <w:rsid w:val="00350639"/>
    <w:rsid w:val="00350A93"/>
    <w:rsid w:val="00350ED1"/>
    <w:rsid w:val="003512F4"/>
    <w:rsid w:val="003516FB"/>
    <w:rsid w:val="003519E9"/>
    <w:rsid w:val="00351D39"/>
    <w:rsid w:val="00351F92"/>
    <w:rsid w:val="00352876"/>
    <w:rsid w:val="00352DA1"/>
    <w:rsid w:val="00353048"/>
    <w:rsid w:val="00353168"/>
    <w:rsid w:val="003532F5"/>
    <w:rsid w:val="0035392D"/>
    <w:rsid w:val="003539CB"/>
    <w:rsid w:val="00353B5A"/>
    <w:rsid w:val="003543B2"/>
    <w:rsid w:val="0035465B"/>
    <w:rsid w:val="003548AE"/>
    <w:rsid w:val="0035491C"/>
    <w:rsid w:val="00354B99"/>
    <w:rsid w:val="00354C36"/>
    <w:rsid w:val="00354E76"/>
    <w:rsid w:val="00354FC8"/>
    <w:rsid w:val="0035530C"/>
    <w:rsid w:val="003554F0"/>
    <w:rsid w:val="0035576A"/>
    <w:rsid w:val="00355863"/>
    <w:rsid w:val="00356741"/>
    <w:rsid w:val="003569E9"/>
    <w:rsid w:val="00356A55"/>
    <w:rsid w:val="00356A75"/>
    <w:rsid w:val="00356EB7"/>
    <w:rsid w:val="0035736F"/>
    <w:rsid w:val="003573B8"/>
    <w:rsid w:val="003573CB"/>
    <w:rsid w:val="0035753F"/>
    <w:rsid w:val="0035779E"/>
    <w:rsid w:val="00357DFC"/>
    <w:rsid w:val="00357F4D"/>
    <w:rsid w:val="003600CC"/>
    <w:rsid w:val="00360255"/>
    <w:rsid w:val="003609F6"/>
    <w:rsid w:val="00361053"/>
    <w:rsid w:val="00361245"/>
    <w:rsid w:val="003614F4"/>
    <w:rsid w:val="003615E8"/>
    <w:rsid w:val="00361659"/>
    <w:rsid w:val="00361EBE"/>
    <w:rsid w:val="00362083"/>
    <w:rsid w:val="0036229C"/>
    <w:rsid w:val="003624BF"/>
    <w:rsid w:val="003624EE"/>
    <w:rsid w:val="00362AA6"/>
    <w:rsid w:val="00362EF5"/>
    <w:rsid w:val="00362EFE"/>
    <w:rsid w:val="00363235"/>
    <w:rsid w:val="003638AC"/>
    <w:rsid w:val="00363B2A"/>
    <w:rsid w:val="00363FEE"/>
    <w:rsid w:val="003640B3"/>
    <w:rsid w:val="003640E5"/>
    <w:rsid w:val="003648B4"/>
    <w:rsid w:val="003648CD"/>
    <w:rsid w:val="00364914"/>
    <w:rsid w:val="00364CC9"/>
    <w:rsid w:val="003650EB"/>
    <w:rsid w:val="003650FB"/>
    <w:rsid w:val="003652EB"/>
    <w:rsid w:val="00365377"/>
    <w:rsid w:val="003657AD"/>
    <w:rsid w:val="00366309"/>
    <w:rsid w:val="003666B3"/>
    <w:rsid w:val="00366A4F"/>
    <w:rsid w:val="00366DFB"/>
    <w:rsid w:val="0036710B"/>
    <w:rsid w:val="00367128"/>
    <w:rsid w:val="003671F0"/>
    <w:rsid w:val="00367684"/>
    <w:rsid w:val="0036768E"/>
    <w:rsid w:val="00367751"/>
    <w:rsid w:val="0036775F"/>
    <w:rsid w:val="00367D23"/>
    <w:rsid w:val="003700E2"/>
    <w:rsid w:val="00370146"/>
    <w:rsid w:val="003702EB"/>
    <w:rsid w:val="003706A3"/>
    <w:rsid w:val="0037072B"/>
    <w:rsid w:val="003707F1"/>
    <w:rsid w:val="00370A91"/>
    <w:rsid w:val="00370F8A"/>
    <w:rsid w:val="00371000"/>
    <w:rsid w:val="00371028"/>
    <w:rsid w:val="003711F7"/>
    <w:rsid w:val="003713AE"/>
    <w:rsid w:val="00371DE5"/>
    <w:rsid w:val="00371F0C"/>
    <w:rsid w:val="003723D2"/>
    <w:rsid w:val="0037244A"/>
    <w:rsid w:val="00372550"/>
    <w:rsid w:val="00372AB3"/>
    <w:rsid w:val="00372BC8"/>
    <w:rsid w:val="0037319D"/>
    <w:rsid w:val="00373447"/>
    <w:rsid w:val="003736D3"/>
    <w:rsid w:val="00373CA1"/>
    <w:rsid w:val="00373D05"/>
    <w:rsid w:val="00373E56"/>
    <w:rsid w:val="003740E1"/>
    <w:rsid w:val="00374375"/>
    <w:rsid w:val="003743B1"/>
    <w:rsid w:val="003743B5"/>
    <w:rsid w:val="003744AC"/>
    <w:rsid w:val="0037457C"/>
    <w:rsid w:val="00374DAE"/>
    <w:rsid w:val="00375204"/>
    <w:rsid w:val="003754C2"/>
    <w:rsid w:val="00375564"/>
    <w:rsid w:val="00375885"/>
    <w:rsid w:val="00375B5F"/>
    <w:rsid w:val="00376021"/>
    <w:rsid w:val="00376221"/>
    <w:rsid w:val="003770D5"/>
    <w:rsid w:val="00377782"/>
    <w:rsid w:val="0037784C"/>
    <w:rsid w:val="00377A6A"/>
    <w:rsid w:val="00377E3A"/>
    <w:rsid w:val="00380253"/>
    <w:rsid w:val="0038050B"/>
    <w:rsid w:val="00380A53"/>
    <w:rsid w:val="00380A6E"/>
    <w:rsid w:val="00380AB6"/>
    <w:rsid w:val="00380DA4"/>
    <w:rsid w:val="003811C9"/>
    <w:rsid w:val="003812AA"/>
    <w:rsid w:val="00381542"/>
    <w:rsid w:val="003818DE"/>
    <w:rsid w:val="00381A3E"/>
    <w:rsid w:val="00381B55"/>
    <w:rsid w:val="0038212C"/>
    <w:rsid w:val="0038246B"/>
    <w:rsid w:val="003829A1"/>
    <w:rsid w:val="00382BA4"/>
    <w:rsid w:val="00382DFB"/>
    <w:rsid w:val="00382EBA"/>
    <w:rsid w:val="00382FE3"/>
    <w:rsid w:val="003832BD"/>
    <w:rsid w:val="003833E8"/>
    <w:rsid w:val="0038340D"/>
    <w:rsid w:val="0038379E"/>
    <w:rsid w:val="0038394A"/>
    <w:rsid w:val="00383A7B"/>
    <w:rsid w:val="00383BBC"/>
    <w:rsid w:val="00383EEC"/>
    <w:rsid w:val="003840C3"/>
    <w:rsid w:val="003845FF"/>
    <w:rsid w:val="00384AC0"/>
    <w:rsid w:val="00385906"/>
    <w:rsid w:val="00385EB0"/>
    <w:rsid w:val="00385F84"/>
    <w:rsid w:val="003860BD"/>
    <w:rsid w:val="00386184"/>
    <w:rsid w:val="00386366"/>
    <w:rsid w:val="003868D5"/>
    <w:rsid w:val="00386B84"/>
    <w:rsid w:val="00386DB2"/>
    <w:rsid w:val="003871DC"/>
    <w:rsid w:val="00387533"/>
    <w:rsid w:val="00387A75"/>
    <w:rsid w:val="00387AF2"/>
    <w:rsid w:val="00387CB0"/>
    <w:rsid w:val="0039017E"/>
    <w:rsid w:val="00390456"/>
    <w:rsid w:val="0039057B"/>
    <w:rsid w:val="003905E7"/>
    <w:rsid w:val="00390719"/>
    <w:rsid w:val="00390A4D"/>
    <w:rsid w:val="0039111D"/>
    <w:rsid w:val="0039147B"/>
    <w:rsid w:val="00391DD9"/>
    <w:rsid w:val="00392140"/>
    <w:rsid w:val="00392221"/>
    <w:rsid w:val="00392FB3"/>
    <w:rsid w:val="00393396"/>
    <w:rsid w:val="003933E4"/>
    <w:rsid w:val="00393C8A"/>
    <w:rsid w:val="00393E1D"/>
    <w:rsid w:val="0039465F"/>
    <w:rsid w:val="003946C7"/>
    <w:rsid w:val="00394919"/>
    <w:rsid w:val="00394D55"/>
    <w:rsid w:val="003952A4"/>
    <w:rsid w:val="00395318"/>
    <w:rsid w:val="00395584"/>
    <w:rsid w:val="00395B51"/>
    <w:rsid w:val="00395C32"/>
    <w:rsid w:val="00395F91"/>
    <w:rsid w:val="00395FA6"/>
    <w:rsid w:val="00396052"/>
    <w:rsid w:val="0039609A"/>
    <w:rsid w:val="00396131"/>
    <w:rsid w:val="00396246"/>
    <w:rsid w:val="003963AF"/>
    <w:rsid w:val="003965B0"/>
    <w:rsid w:val="00396695"/>
    <w:rsid w:val="00396717"/>
    <w:rsid w:val="00396786"/>
    <w:rsid w:val="003969FD"/>
    <w:rsid w:val="00396D22"/>
    <w:rsid w:val="00396E45"/>
    <w:rsid w:val="00396EF7"/>
    <w:rsid w:val="00396FB2"/>
    <w:rsid w:val="00396FD0"/>
    <w:rsid w:val="00397598"/>
    <w:rsid w:val="003975F1"/>
    <w:rsid w:val="003977D4"/>
    <w:rsid w:val="003977DC"/>
    <w:rsid w:val="00397C98"/>
    <w:rsid w:val="003A0168"/>
    <w:rsid w:val="003A03DB"/>
    <w:rsid w:val="003A0874"/>
    <w:rsid w:val="003A08BF"/>
    <w:rsid w:val="003A091E"/>
    <w:rsid w:val="003A0FA5"/>
    <w:rsid w:val="003A1500"/>
    <w:rsid w:val="003A1628"/>
    <w:rsid w:val="003A17B9"/>
    <w:rsid w:val="003A1834"/>
    <w:rsid w:val="003A20B7"/>
    <w:rsid w:val="003A21D7"/>
    <w:rsid w:val="003A23C4"/>
    <w:rsid w:val="003A24A0"/>
    <w:rsid w:val="003A24F0"/>
    <w:rsid w:val="003A258B"/>
    <w:rsid w:val="003A268A"/>
    <w:rsid w:val="003A27D9"/>
    <w:rsid w:val="003A29A3"/>
    <w:rsid w:val="003A2A38"/>
    <w:rsid w:val="003A2DD0"/>
    <w:rsid w:val="003A3682"/>
    <w:rsid w:val="003A395D"/>
    <w:rsid w:val="003A3961"/>
    <w:rsid w:val="003A3AFF"/>
    <w:rsid w:val="003A3C09"/>
    <w:rsid w:val="003A44B2"/>
    <w:rsid w:val="003A45D0"/>
    <w:rsid w:val="003A4756"/>
    <w:rsid w:val="003A55E8"/>
    <w:rsid w:val="003A5611"/>
    <w:rsid w:val="003A584D"/>
    <w:rsid w:val="003A5E69"/>
    <w:rsid w:val="003A61C3"/>
    <w:rsid w:val="003A6A09"/>
    <w:rsid w:val="003A6EF3"/>
    <w:rsid w:val="003B06EA"/>
    <w:rsid w:val="003B0B8D"/>
    <w:rsid w:val="003B0C24"/>
    <w:rsid w:val="003B0C46"/>
    <w:rsid w:val="003B0D3B"/>
    <w:rsid w:val="003B0E39"/>
    <w:rsid w:val="003B1093"/>
    <w:rsid w:val="003B1364"/>
    <w:rsid w:val="003B13C5"/>
    <w:rsid w:val="003B1632"/>
    <w:rsid w:val="003B192B"/>
    <w:rsid w:val="003B28AE"/>
    <w:rsid w:val="003B2A24"/>
    <w:rsid w:val="003B2A7B"/>
    <w:rsid w:val="003B349D"/>
    <w:rsid w:val="003B3756"/>
    <w:rsid w:val="003B384A"/>
    <w:rsid w:val="003B3A66"/>
    <w:rsid w:val="003B3DD2"/>
    <w:rsid w:val="003B4038"/>
    <w:rsid w:val="003B4B00"/>
    <w:rsid w:val="003B4BD1"/>
    <w:rsid w:val="003B51DA"/>
    <w:rsid w:val="003B591C"/>
    <w:rsid w:val="003B5CB1"/>
    <w:rsid w:val="003B5CDD"/>
    <w:rsid w:val="003B5E0F"/>
    <w:rsid w:val="003B5E66"/>
    <w:rsid w:val="003B60A1"/>
    <w:rsid w:val="003B62A1"/>
    <w:rsid w:val="003B63D4"/>
    <w:rsid w:val="003B63E9"/>
    <w:rsid w:val="003B6B7A"/>
    <w:rsid w:val="003B6D75"/>
    <w:rsid w:val="003B735A"/>
    <w:rsid w:val="003B778A"/>
    <w:rsid w:val="003B7900"/>
    <w:rsid w:val="003B79CC"/>
    <w:rsid w:val="003B7B06"/>
    <w:rsid w:val="003C029D"/>
    <w:rsid w:val="003C04F2"/>
    <w:rsid w:val="003C060D"/>
    <w:rsid w:val="003C086A"/>
    <w:rsid w:val="003C08D2"/>
    <w:rsid w:val="003C091B"/>
    <w:rsid w:val="003C0B95"/>
    <w:rsid w:val="003C0CD6"/>
    <w:rsid w:val="003C0FAD"/>
    <w:rsid w:val="003C10E6"/>
    <w:rsid w:val="003C123A"/>
    <w:rsid w:val="003C1309"/>
    <w:rsid w:val="003C13F7"/>
    <w:rsid w:val="003C15BA"/>
    <w:rsid w:val="003C160C"/>
    <w:rsid w:val="003C19A4"/>
    <w:rsid w:val="003C1ABC"/>
    <w:rsid w:val="003C1C9D"/>
    <w:rsid w:val="003C233A"/>
    <w:rsid w:val="003C2B34"/>
    <w:rsid w:val="003C2CF4"/>
    <w:rsid w:val="003C2D59"/>
    <w:rsid w:val="003C2DAD"/>
    <w:rsid w:val="003C3237"/>
    <w:rsid w:val="003C358A"/>
    <w:rsid w:val="003C38E4"/>
    <w:rsid w:val="003C3ADE"/>
    <w:rsid w:val="003C3E0F"/>
    <w:rsid w:val="003C3FCD"/>
    <w:rsid w:val="003C413D"/>
    <w:rsid w:val="003C4324"/>
    <w:rsid w:val="003C4AFF"/>
    <w:rsid w:val="003C4B63"/>
    <w:rsid w:val="003C4B89"/>
    <w:rsid w:val="003C4ED7"/>
    <w:rsid w:val="003C5424"/>
    <w:rsid w:val="003C6D39"/>
    <w:rsid w:val="003C711F"/>
    <w:rsid w:val="003C7733"/>
    <w:rsid w:val="003C7848"/>
    <w:rsid w:val="003C7861"/>
    <w:rsid w:val="003C7A5F"/>
    <w:rsid w:val="003C7AF5"/>
    <w:rsid w:val="003C7B85"/>
    <w:rsid w:val="003C7F08"/>
    <w:rsid w:val="003D0013"/>
    <w:rsid w:val="003D0015"/>
    <w:rsid w:val="003D03A1"/>
    <w:rsid w:val="003D0861"/>
    <w:rsid w:val="003D0945"/>
    <w:rsid w:val="003D0C48"/>
    <w:rsid w:val="003D1657"/>
    <w:rsid w:val="003D1ACC"/>
    <w:rsid w:val="003D1BC0"/>
    <w:rsid w:val="003D1BF7"/>
    <w:rsid w:val="003D1F27"/>
    <w:rsid w:val="003D240D"/>
    <w:rsid w:val="003D2733"/>
    <w:rsid w:val="003D2B21"/>
    <w:rsid w:val="003D2E7A"/>
    <w:rsid w:val="003D2F44"/>
    <w:rsid w:val="003D2F6A"/>
    <w:rsid w:val="003D31C5"/>
    <w:rsid w:val="003D3BBB"/>
    <w:rsid w:val="003D3D3C"/>
    <w:rsid w:val="003D40D9"/>
    <w:rsid w:val="003D41D1"/>
    <w:rsid w:val="003D43C1"/>
    <w:rsid w:val="003D4507"/>
    <w:rsid w:val="003D47B5"/>
    <w:rsid w:val="003D4971"/>
    <w:rsid w:val="003D52B4"/>
    <w:rsid w:val="003D55FA"/>
    <w:rsid w:val="003D57B5"/>
    <w:rsid w:val="003D57B8"/>
    <w:rsid w:val="003D5980"/>
    <w:rsid w:val="003D6131"/>
    <w:rsid w:val="003D6187"/>
    <w:rsid w:val="003D625A"/>
    <w:rsid w:val="003D63E0"/>
    <w:rsid w:val="003D64A9"/>
    <w:rsid w:val="003D65A3"/>
    <w:rsid w:val="003D6D08"/>
    <w:rsid w:val="003D6DBC"/>
    <w:rsid w:val="003D73A6"/>
    <w:rsid w:val="003D7696"/>
    <w:rsid w:val="003D76E5"/>
    <w:rsid w:val="003D783B"/>
    <w:rsid w:val="003D7862"/>
    <w:rsid w:val="003D78FF"/>
    <w:rsid w:val="003D7AAC"/>
    <w:rsid w:val="003D7D38"/>
    <w:rsid w:val="003D7D8B"/>
    <w:rsid w:val="003E0A47"/>
    <w:rsid w:val="003E0D4B"/>
    <w:rsid w:val="003E0E4E"/>
    <w:rsid w:val="003E0EC1"/>
    <w:rsid w:val="003E1134"/>
    <w:rsid w:val="003E11F8"/>
    <w:rsid w:val="003E1248"/>
    <w:rsid w:val="003E16A4"/>
    <w:rsid w:val="003E1803"/>
    <w:rsid w:val="003E1A09"/>
    <w:rsid w:val="003E1C81"/>
    <w:rsid w:val="003E1FCD"/>
    <w:rsid w:val="003E1FEF"/>
    <w:rsid w:val="003E212D"/>
    <w:rsid w:val="003E25CA"/>
    <w:rsid w:val="003E297A"/>
    <w:rsid w:val="003E2B1B"/>
    <w:rsid w:val="003E2D79"/>
    <w:rsid w:val="003E34FC"/>
    <w:rsid w:val="003E3B20"/>
    <w:rsid w:val="003E3CD0"/>
    <w:rsid w:val="003E48D1"/>
    <w:rsid w:val="003E5216"/>
    <w:rsid w:val="003E52C6"/>
    <w:rsid w:val="003E53E1"/>
    <w:rsid w:val="003E5824"/>
    <w:rsid w:val="003E5C0D"/>
    <w:rsid w:val="003E63A0"/>
    <w:rsid w:val="003E6AD9"/>
    <w:rsid w:val="003E6DD8"/>
    <w:rsid w:val="003E7451"/>
    <w:rsid w:val="003E74F1"/>
    <w:rsid w:val="003E7B95"/>
    <w:rsid w:val="003E7C15"/>
    <w:rsid w:val="003F02B8"/>
    <w:rsid w:val="003F0B71"/>
    <w:rsid w:val="003F1151"/>
    <w:rsid w:val="003F117E"/>
    <w:rsid w:val="003F1505"/>
    <w:rsid w:val="003F18FA"/>
    <w:rsid w:val="003F19F2"/>
    <w:rsid w:val="003F1C57"/>
    <w:rsid w:val="003F1C9C"/>
    <w:rsid w:val="003F1EB3"/>
    <w:rsid w:val="003F205C"/>
    <w:rsid w:val="003F20F3"/>
    <w:rsid w:val="003F2878"/>
    <w:rsid w:val="003F298A"/>
    <w:rsid w:val="003F2B0F"/>
    <w:rsid w:val="003F3260"/>
    <w:rsid w:val="003F3696"/>
    <w:rsid w:val="003F3714"/>
    <w:rsid w:val="003F3811"/>
    <w:rsid w:val="003F3978"/>
    <w:rsid w:val="003F3986"/>
    <w:rsid w:val="003F3A9D"/>
    <w:rsid w:val="003F3C0D"/>
    <w:rsid w:val="003F3EF2"/>
    <w:rsid w:val="003F3F67"/>
    <w:rsid w:val="003F434D"/>
    <w:rsid w:val="003F448D"/>
    <w:rsid w:val="003F4C41"/>
    <w:rsid w:val="003F4C91"/>
    <w:rsid w:val="003F51AC"/>
    <w:rsid w:val="003F545B"/>
    <w:rsid w:val="003F57AD"/>
    <w:rsid w:val="003F5B23"/>
    <w:rsid w:val="003F5DED"/>
    <w:rsid w:val="003F5F5E"/>
    <w:rsid w:val="003F5F8D"/>
    <w:rsid w:val="003F61A8"/>
    <w:rsid w:val="003F622F"/>
    <w:rsid w:val="003F62FA"/>
    <w:rsid w:val="003F645C"/>
    <w:rsid w:val="003F67EB"/>
    <w:rsid w:val="003F6857"/>
    <w:rsid w:val="003F695B"/>
    <w:rsid w:val="003F6ABE"/>
    <w:rsid w:val="003F6EF6"/>
    <w:rsid w:val="003F6F38"/>
    <w:rsid w:val="003F73AE"/>
    <w:rsid w:val="003F76BC"/>
    <w:rsid w:val="003F7A69"/>
    <w:rsid w:val="003F7B43"/>
    <w:rsid w:val="003F7D35"/>
    <w:rsid w:val="003F7E68"/>
    <w:rsid w:val="003F7EB5"/>
    <w:rsid w:val="003F7F54"/>
    <w:rsid w:val="003F7F7C"/>
    <w:rsid w:val="004003CD"/>
    <w:rsid w:val="004004DA"/>
    <w:rsid w:val="00400799"/>
    <w:rsid w:val="0040079B"/>
    <w:rsid w:val="004007DC"/>
    <w:rsid w:val="00400802"/>
    <w:rsid w:val="00400BB7"/>
    <w:rsid w:val="00400BF0"/>
    <w:rsid w:val="00400C92"/>
    <w:rsid w:val="0040112C"/>
    <w:rsid w:val="0040118F"/>
    <w:rsid w:val="004011E4"/>
    <w:rsid w:val="004014A2"/>
    <w:rsid w:val="004017B9"/>
    <w:rsid w:val="00401EC6"/>
    <w:rsid w:val="00401F12"/>
    <w:rsid w:val="00402660"/>
    <w:rsid w:val="00402A9B"/>
    <w:rsid w:val="00402B64"/>
    <w:rsid w:val="0040340F"/>
    <w:rsid w:val="00403419"/>
    <w:rsid w:val="00403DCF"/>
    <w:rsid w:val="00403EF0"/>
    <w:rsid w:val="00404E80"/>
    <w:rsid w:val="00405D42"/>
    <w:rsid w:val="00406019"/>
    <w:rsid w:val="00406256"/>
    <w:rsid w:val="004063C3"/>
    <w:rsid w:val="00406A38"/>
    <w:rsid w:val="00406C66"/>
    <w:rsid w:val="00407161"/>
    <w:rsid w:val="00407516"/>
    <w:rsid w:val="00407616"/>
    <w:rsid w:val="00407996"/>
    <w:rsid w:val="004079CB"/>
    <w:rsid w:val="00407B54"/>
    <w:rsid w:val="00407B89"/>
    <w:rsid w:val="00407BD2"/>
    <w:rsid w:val="00410189"/>
    <w:rsid w:val="0041076E"/>
    <w:rsid w:val="0041107B"/>
    <w:rsid w:val="00411330"/>
    <w:rsid w:val="004117B0"/>
    <w:rsid w:val="00411933"/>
    <w:rsid w:val="004119A3"/>
    <w:rsid w:val="00411ABA"/>
    <w:rsid w:val="0041220E"/>
    <w:rsid w:val="004122A5"/>
    <w:rsid w:val="004122EC"/>
    <w:rsid w:val="00412632"/>
    <w:rsid w:val="004129FF"/>
    <w:rsid w:val="00412A18"/>
    <w:rsid w:val="00412C3C"/>
    <w:rsid w:val="00412D5B"/>
    <w:rsid w:val="004131BC"/>
    <w:rsid w:val="004133DD"/>
    <w:rsid w:val="004134C3"/>
    <w:rsid w:val="004135DC"/>
    <w:rsid w:val="00413755"/>
    <w:rsid w:val="00413780"/>
    <w:rsid w:val="00413870"/>
    <w:rsid w:val="00413938"/>
    <w:rsid w:val="0041395B"/>
    <w:rsid w:val="00413A37"/>
    <w:rsid w:val="00413F41"/>
    <w:rsid w:val="00414084"/>
    <w:rsid w:val="00414234"/>
    <w:rsid w:val="0041454A"/>
    <w:rsid w:val="0041472B"/>
    <w:rsid w:val="00414AB9"/>
    <w:rsid w:val="00414FAC"/>
    <w:rsid w:val="00415020"/>
    <w:rsid w:val="00415093"/>
    <w:rsid w:val="00415307"/>
    <w:rsid w:val="00415450"/>
    <w:rsid w:val="00415480"/>
    <w:rsid w:val="0041631F"/>
    <w:rsid w:val="00416A13"/>
    <w:rsid w:val="00416B15"/>
    <w:rsid w:val="00417225"/>
    <w:rsid w:val="00417582"/>
    <w:rsid w:val="004176FF"/>
    <w:rsid w:val="00417E6F"/>
    <w:rsid w:val="00417FE0"/>
    <w:rsid w:val="00420234"/>
    <w:rsid w:val="00420241"/>
    <w:rsid w:val="00420328"/>
    <w:rsid w:val="00420C9A"/>
    <w:rsid w:val="004213B1"/>
    <w:rsid w:val="0042148D"/>
    <w:rsid w:val="004215C2"/>
    <w:rsid w:val="004217BA"/>
    <w:rsid w:val="00421A4B"/>
    <w:rsid w:val="00421BF9"/>
    <w:rsid w:val="004227F6"/>
    <w:rsid w:val="004228C0"/>
    <w:rsid w:val="00422CEF"/>
    <w:rsid w:val="00423212"/>
    <w:rsid w:val="00423332"/>
    <w:rsid w:val="00423A25"/>
    <w:rsid w:val="00423A34"/>
    <w:rsid w:val="00423C24"/>
    <w:rsid w:val="00423FA8"/>
    <w:rsid w:val="0042429B"/>
    <w:rsid w:val="00424399"/>
    <w:rsid w:val="004246D4"/>
    <w:rsid w:val="00424ABB"/>
    <w:rsid w:val="00424CBE"/>
    <w:rsid w:val="004250D6"/>
    <w:rsid w:val="00425273"/>
    <w:rsid w:val="00425696"/>
    <w:rsid w:val="00426062"/>
    <w:rsid w:val="00426157"/>
    <w:rsid w:val="00426B5E"/>
    <w:rsid w:val="00426EEC"/>
    <w:rsid w:val="00427184"/>
    <w:rsid w:val="00427223"/>
    <w:rsid w:val="00427699"/>
    <w:rsid w:val="00427CFE"/>
    <w:rsid w:val="00427DA5"/>
    <w:rsid w:val="00427E5C"/>
    <w:rsid w:val="004301AD"/>
    <w:rsid w:val="00430243"/>
    <w:rsid w:val="004307BC"/>
    <w:rsid w:val="00430CE0"/>
    <w:rsid w:val="004310A1"/>
    <w:rsid w:val="00431107"/>
    <w:rsid w:val="00431112"/>
    <w:rsid w:val="00431A43"/>
    <w:rsid w:val="00431C3D"/>
    <w:rsid w:val="00431F38"/>
    <w:rsid w:val="0043238A"/>
    <w:rsid w:val="00432C90"/>
    <w:rsid w:val="0043303F"/>
    <w:rsid w:val="0043308A"/>
    <w:rsid w:val="004331A8"/>
    <w:rsid w:val="0043397D"/>
    <w:rsid w:val="00433D0F"/>
    <w:rsid w:val="00433D13"/>
    <w:rsid w:val="004345A9"/>
    <w:rsid w:val="00434733"/>
    <w:rsid w:val="004347AE"/>
    <w:rsid w:val="00434939"/>
    <w:rsid w:val="004349D1"/>
    <w:rsid w:val="00434B97"/>
    <w:rsid w:val="00434BC0"/>
    <w:rsid w:val="00434D0E"/>
    <w:rsid w:val="00434F88"/>
    <w:rsid w:val="004354C4"/>
    <w:rsid w:val="00435BD9"/>
    <w:rsid w:val="00435F6E"/>
    <w:rsid w:val="00435FA9"/>
    <w:rsid w:val="00436166"/>
    <w:rsid w:val="00436757"/>
    <w:rsid w:val="00436CA6"/>
    <w:rsid w:val="00436D42"/>
    <w:rsid w:val="00436DC4"/>
    <w:rsid w:val="00436E4A"/>
    <w:rsid w:val="00436EB4"/>
    <w:rsid w:val="00436FB2"/>
    <w:rsid w:val="00437317"/>
    <w:rsid w:val="00437611"/>
    <w:rsid w:val="00437794"/>
    <w:rsid w:val="0043783D"/>
    <w:rsid w:val="004378EA"/>
    <w:rsid w:val="00437A66"/>
    <w:rsid w:val="00437E28"/>
    <w:rsid w:val="00437ED7"/>
    <w:rsid w:val="00440210"/>
    <w:rsid w:val="00440443"/>
    <w:rsid w:val="0044062C"/>
    <w:rsid w:val="004409B8"/>
    <w:rsid w:val="00440EF0"/>
    <w:rsid w:val="00440F92"/>
    <w:rsid w:val="004411E0"/>
    <w:rsid w:val="0044142E"/>
    <w:rsid w:val="0044151B"/>
    <w:rsid w:val="00441887"/>
    <w:rsid w:val="0044189E"/>
    <w:rsid w:val="004420C7"/>
    <w:rsid w:val="004420D7"/>
    <w:rsid w:val="00442477"/>
    <w:rsid w:val="004425D9"/>
    <w:rsid w:val="004432BE"/>
    <w:rsid w:val="00443515"/>
    <w:rsid w:val="00443760"/>
    <w:rsid w:val="00443CFF"/>
    <w:rsid w:val="0044401E"/>
    <w:rsid w:val="00444217"/>
    <w:rsid w:val="00444300"/>
    <w:rsid w:val="0044479D"/>
    <w:rsid w:val="00444FD4"/>
    <w:rsid w:val="004450C6"/>
    <w:rsid w:val="0044524D"/>
    <w:rsid w:val="004459F4"/>
    <w:rsid w:val="00445BD1"/>
    <w:rsid w:val="00445DED"/>
    <w:rsid w:val="00445E43"/>
    <w:rsid w:val="00445F0F"/>
    <w:rsid w:val="0044610F"/>
    <w:rsid w:val="0044623B"/>
    <w:rsid w:val="00446818"/>
    <w:rsid w:val="004469C4"/>
    <w:rsid w:val="004470D0"/>
    <w:rsid w:val="004473D8"/>
    <w:rsid w:val="004474CE"/>
    <w:rsid w:val="00447628"/>
    <w:rsid w:val="004477BB"/>
    <w:rsid w:val="00447D37"/>
    <w:rsid w:val="00447F12"/>
    <w:rsid w:val="00447FE0"/>
    <w:rsid w:val="00450004"/>
    <w:rsid w:val="0045028C"/>
    <w:rsid w:val="004503DD"/>
    <w:rsid w:val="00450427"/>
    <w:rsid w:val="00450658"/>
    <w:rsid w:val="00450AB7"/>
    <w:rsid w:val="004511A0"/>
    <w:rsid w:val="00451233"/>
    <w:rsid w:val="00451C0A"/>
    <w:rsid w:val="00451D47"/>
    <w:rsid w:val="00451DEE"/>
    <w:rsid w:val="00452221"/>
    <w:rsid w:val="00452242"/>
    <w:rsid w:val="0045247B"/>
    <w:rsid w:val="00452484"/>
    <w:rsid w:val="0045291D"/>
    <w:rsid w:val="00452BAD"/>
    <w:rsid w:val="00452BBE"/>
    <w:rsid w:val="0045323D"/>
    <w:rsid w:val="0045389E"/>
    <w:rsid w:val="00453AD0"/>
    <w:rsid w:val="00453B70"/>
    <w:rsid w:val="00453D78"/>
    <w:rsid w:val="004548DF"/>
    <w:rsid w:val="00454F78"/>
    <w:rsid w:val="00455036"/>
    <w:rsid w:val="004550A4"/>
    <w:rsid w:val="004551C9"/>
    <w:rsid w:val="004553EC"/>
    <w:rsid w:val="004558FF"/>
    <w:rsid w:val="00456030"/>
    <w:rsid w:val="00456142"/>
    <w:rsid w:val="004562A0"/>
    <w:rsid w:val="00456356"/>
    <w:rsid w:val="004566D2"/>
    <w:rsid w:val="0045675E"/>
    <w:rsid w:val="00456920"/>
    <w:rsid w:val="004569D7"/>
    <w:rsid w:val="00456EAF"/>
    <w:rsid w:val="00457274"/>
    <w:rsid w:val="0045734C"/>
    <w:rsid w:val="00457356"/>
    <w:rsid w:val="0045761F"/>
    <w:rsid w:val="00457671"/>
    <w:rsid w:val="004576C9"/>
    <w:rsid w:val="00457872"/>
    <w:rsid w:val="004578D3"/>
    <w:rsid w:val="00460199"/>
    <w:rsid w:val="00460454"/>
    <w:rsid w:val="00460A0A"/>
    <w:rsid w:val="00460BCF"/>
    <w:rsid w:val="00460D22"/>
    <w:rsid w:val="00460F8D"/>
    <w:rsid w:val="00461101"/>
    <w:rsid w:val="004612C4"/>
    <w:rsid w:val="0046195D"/>
    <w:rsid w:val="00461DAA"/>
    <w:rsid w:val="00461E61"/>
    <w:rsid w:val="00461F07"/>
    <w:rsid w:val="00461F16"/>
    <w:rsid w:val="00461FA5"/>
    <w:rsid w:val="0046214D"/>
    <w:rsid w:val="004627EC"/>
    <w:rsid w:val="00462A96"/>
    <w:rsid w:val="00462B98"/>
    <w:rsid w:val="00462C6F"/>
    <w:rsid w:val="004631FE"/>
    <w:rsid w:val="004633C4"/>
    <w:rsid w:val="004639AA"/>
    <w:rsid w:val="00463B31"/>
    <w:rsid w:val="00463DC9"/>
    <w:rsid w:val="00463EE4"/>
    <w:rsid w:val="004641D4"/>
    <w:rsid w:val="00464911"/>
    <w:rsid w:val="00464C81"/>
    <w:rsid w:val="00465146"/>
    <w:rsid w:val="0046522E"/>
    <w:rsid w:val="00465298"/>
    <w:rsid w:val="004652B6"/>
    <w:rsid w:val="00465490"/>
    <w:rsid w:val="004655F3"/>
    <w:rsid w:val="0046582E"/>
    <w:rsid w:val="00465B37"/>
    <w:rsid w:val="00465D83"/>
    <w:rsid w:val="00465F8C"/>
    <w:rsid w:val="004660B0"/>
    <w:rsid w:val="0046621C"/>
    <w:rsid w:val="004664A6"/>
    <w:rsid w:val="00466813"/>
    <w:rsid w:val="004669D9"/>
    <w:rsid w:val="00466AD1"/>
    <w:rsid w:val="00466C9C"/>
    <w:rsid w:val="00466ED9"/>
    <w:rsid w:val="00467438"/>
    <w:rsid w:val="0046745D"/>
    <w:rsid w:val="0046762A"/>
    <w:rsid w:val="004678DE"/>
    <w:rsid w:val="00467964"/>
    <w:rsid w:val="00467A73"/>
    <w:rsid w:val="00467AF2"/>
    <w:rsid w:val="00467E33"/>
    <w:rsid w:val="004700E3"/>
    <w:rsid w:val="004702B1"/>
    <w:rsid w:val="0047037A"/>
    <w:rsid w:val="00470854"/>
    <w:rsid w:val="00470B8B"/>
    <w:rsid w:val="0047106A"/>
    <w:rsid w:val="004712FA"/>
    <w:rsid w:val="00471597"/>
    <w:rsid w:val="004716B3"/>
    <w:rsid w:val="004718D0"/>
    <w:rsid w:val="0047197B"/>
    <w:rsid w:val="004719AA"/>
    <w:rsid w:val="00472021"/>
    <w:rsid w:val="00472426"/>
    <w:rsid w:val="004724AF"/>
    <w:rsid w:val="0047261C"/>
    <w:rsid w:val="00472D74"/>
    <w:rsid w:val="00472E8F"/>
    <w:rsid w:val="00472F8F"/>
    <w:rsid w:val="004731DC"/>
    <w:rsid w:val="00473A4B"/>
    <w:rsid w:val="00473D86"/>
    <w:rsid w:val="00473E82"/>
    <w:rsid w:val="00473F62"/>
    <w:rsid w:val="00474184"/>
    <w:rsid w:val="00474422"/>
    <w:rsid w:val="004744EA"/>
    <w:rsid w:val="0047470D"/>
    <w:rsid w:val="004747C3"/>
    <w:rsid w:val="004749B4"/>
    <w:rsid w:val="00474B5E"/>
    <w:rsid w:val="00474FBC"/>
    <w:rsid w:val="0047511A"/>
    <w:rsid w:val="00475132"/>
    <w:rsid w:val="00475945"/>
    <w:rsid w:val="00475B11"/>
    <w:rsid w:val="00476264"/>
    <w:rsid w:val="004762F2"/>
    <w:rsid w:val="0047645D"/>
    <w:rsid w:val="00476792"/>
    <w:rsid w:val="00476941"/>
    <w:rsid w:val="00476CB9"/>
    <w:rsid w:val="00476D09"/>
    <w:rsid w:val="004774BC"/>
    <w:rsid w:val="00477806"/>
    <w:rsid w:val="0047798D"/>
    <w:rsid w:val="00477CC4"/>
    <w:rsid w:val="0048050A"/>
    <w:rsid w:val="004806C2"/>
    <w:rsid w:val="00480704"/>
    <w:rsid w:val="004815CA"/>
    <w:rsid w:val="0048182E"/>
    <w:rsid w:val="00481D38"/>
    <w:rsid w:val="00481DAE"/>
    <w:rsid w:val="00481EF1"/>
    <w:rsid w:val="00481F9C"/>
    <w:rsid w:val="00482186"/>
    <w:rsid w:val="00482253"/>
    <w:rsid w:val="00482268"/>
    <w:rsid w:val="004826B1"/>
    <w:rsid w:val="004826D3"/>
    <w:rsid w:val="004828D8"/>
    <w:rsid w:val="0048290A"/>
    <w:rsid w:val="004829AB"/>
    <w:rsid w:val="00482DEF"/>
    <w:rsid w:val="00482E81"/>
    <w:rsid w:val="0048316E"/>
    <w:rsid w:val="0048342F"/>
    <w:rsid w:val="0048349D"/>
    <w:rsid w:val="004835B8"/>
    <w:rsid w:val="004838BA"/>
    <w:rsid w:val="00483B0D"/>
    <w:rsid w:val="00483F3E"/>
    <w:rsid w:val="004845F7"/>
    <w:rsid w:val="00484641"/>
    <w:rsid w:val="0048472B"/>
    <w:rsid w:val="00484786"/>
    <w:rsid w:val="00484D99"/>
    <w:rsid w:val="00484EB6"/>
    <w:rsid w:val="00484F5C"/>
    <w:rsid w:val="00484F79"/>
    <w:rsid w:val="00485A27"/>
    <w:rsid w:val="00485B78"/>
    <w:rsid w:val="00485C21"/>
    <w:rsid w:val="00485C30"/>
    <w:rsid w:val="00485C48"/>
    <w:rsid w:val="00485D5A"/>
    <w:rsid w:val="00485D64"/>
    <w:rsid w:val="00485E3E"/>
    <w:rsid w:val="00486043"/>
    <w:rsid w:val="00486333"/>
    <w:rsid w:val="00486433"/>
    <w:rsid w:val="004868EB"/>
    <w:rsid w:val="00486944"/>
    <w:rsid w:val="00486B28"/>
    <w:rsid w:val="00486C09"/>
    <w:rsid w:val="0048707C"/>
    <w:rsid w:val="00487480"/>
    <w:rsid w:val="00487C57"/>
    <w:rsid w:val="00487CD4"/>
    <w:rsid w:val="00490125"/>
    <w:rsid w:val="0049022A"/>
    <w:rsid w:val="004904D7"/>
    <w:rsid w:val="004905B7"/>
    <w:rsid w:val="004905FA"/>
    <w:rsid w:val="0049068A"/>
    <w:rsid w:val="004907EE"/>
    <w:rsid w:val="0049095C"/>
    <w:rsid w:val="00490A5B"/>
    <w:rsid w:val="00490CEE"/>
    <w:rsid w:val="00490E2D"/>
    <w:rsid w:val="00491131"/>
    <w:rsid w:val="0049155E"/>
    <w:rsid w:val="0049157F"/>
    <w:rsid w:val="00491D1F"/>
    <w:rsid w:val="00492005"/>
    <w:rsid w:val="004920DE"/>
    <w:rsid w:val="00492102"/>
    <w:rsid w:val="0049236C"/>
    <w:rsid w:val="004924A7"/>
    <w:rsid w:val="004924B2"/>
    <w:rsid w:val="0049283E"/>
    <w:rsid w:val="004929BE"/>
    <w:rsid w:val="00492D1F"/>
    <w:rsid w:val="00492D58"/>
    <w:rsid w:val="00492D63"/>
    <w:rsid w:val="004934A2"/>
    <w:rsid w:val="0049365E"/>
    <w:rsid w:val="00493F5A"/>
    <w:rsid w:val="004942DF"/>
    <w:rsid w:val="004947F4"/>
    <w:rsid w:val="004948CF"/>
    <w:rsid w:val="00494B78"/>
    <w:rsid w:val="00494F5A"/>
    <w:rsid w:val="00495797"/>
    <w:rsid w:val="00495D1D"/>
    <w:rsid w:val="00495D7D"/>
    <w:rsid w:val="00495DD4"/>
    <w:rsid w:val="004965D8"/>
    <w:rsid w:val="00496997"/>
    <w:rsid w:val="00496A3D"/>
    <w:rsid w:val="00496F07"/>
    <w:rsid w:val="00496F2F"/>
    <w:rsid w:val="00496F95"/>
    <w:rsid w:val="00497308"/>
    <w:rsid w:val="004973DD"/>
    <w:rsid w:val="004973FD"/>
    <w:rsid w:val="00497535"/>
    <w:rsid w:val="004976AA"/>
    <w:rsid w:val="004978E7"/>
    <w:rsid w:val="00497916"/>
    <w:rsid w:val="00497A1D"/>
    <w:rsid w:val="00497BA5"/>
    <w:rsid w:val="00497D1D"/>
    <w:rsid w:val="00497E3A"/>
    <w:rsid w:val="00497E66"/>
    <w:rsid w:val="004A0733"/>
    <w:rsid w:val="004A079B"/>
    <w:rsid w:val="004A0916"/>
    <w:rsid w:val="004A0AED"/>
    <w:rsid w:val="004A0D53"/>
    <w:rsid w:val="004A0EDF"/>
    <w:rsid w:val="004A0FA4"/>
    <w:rsid w:val="004A12A5"/>
    <w:rsid w:val="004A12CD"/>
    <w:rsid w:val="004A1C06"/>
    <w:rsid w:val="004A21AD"/>
    <w:rsid w:val="004A24CB"/>
    <w:rsid w:val="004A2A13"/>
    <w:rsid w:val="004A2A2B"/>
    <w:rsid w:val="004A2DB2"/>
    <w:rsid w:val="004A339F"/>
    <w:rsid w:val="004A36EC"/>
    <w:rsid w:val="004A3873"/>
    <w:rsid w:val="004A39BE"/>
    <w:rsid w:val="004A3D0C"/>
    <w:rsid w:val="004A3DD2"/>
    <w:rsid w:val="004A3E59"/>
    <w:rsid w:val="004A40C0"/>
    <w:rsid w:val="004A42DC"/>
    <w:rsid w:val="004A4613"/>
    <w:rsid w:val="004A46C7"/>
    <w:rsid w:val="004A48C2"/>
    <w:rsid w:val="004A4B66"/>
    <w:rsid w:val="004A4B7E"/>
    <w:rsid w:val="004A4C35"/>
    <w:rsid w:val="004A4CA6"/>
    <w:rsid w:val="004A4D3D"/>
    <w:rsid w:val="004A4DEE"/>
    <w:rsid w:val="004A4EF3"/>
    <w:rsid w:val="004A510B"/>
    <w:rsid w:val="004A58CA"/>
    <w:rsid w:val="004A58F1"/>
    <w:rsid w:val="004A5BAB"/>
    <w:rsid w:val="004A63D7"/>
    <w:rsid w:val="004A646B"/>
    <w:rsid w:val="004A6718"/>
    <w:rsid w:val="004A67D5"/>
    <w:rsid w:val="004A6A77"/>
    <w:rsid w:val="004A7292"/>
    <w:rsid w:val="004A76E2"/>
    <w:rsid w:val="004A789A"/>
    <w:rsid w:val="004A791B"/>
    <w:rsid w:val="004A7BA7"/>
    <w:rsid w:val="004B01A5"/>
    <w:rsid w:val="004B022A"/>
    <w:rsid w:val="004B0C63"/>
    <w:rsid w:val="004B0D5B"/>
    <w:rsid w:val="004B1063"/>
    <w:rsid w:val="004B1369"/>
    <w:rsid w:val="004B178D"/>
    <w:rsid w:val="004B1962"/>
    <w:rsid w:val="004B2000"/>
    <w:rsid w:val="004B204D"/>
    <w:rsid w:val="004B276A"/>
    <w:rsid w:val="004B29D7"/>
    <w:rsid w:val="004B2F86"/>
    <w:rsid w:val="004B3CD2"/>
    <w:rsid w:val="004B41E9"/>
    <w:rsid w:val="004B451C"/>
    <w:rsid w:val="004B453A"/>
    <w:rsid w:val="004B456B"/>
    <w:rsid w:val="004B4BA3"/>
    <w:rsid w:val="004B4F93"/>
    <w:rsid w:val="004B5125"/>
    <w:rsid w:val="004B51DA"/>
    <w:rsid w:val="004B526A"/>
    <w:rsid w:val="004B59B3"/>
    <w:rsid w:val="004B5F38"/>
    <w:rsid w:val="004B63BD"/>
    <w:rsid w:val="004B644A"/>
    <w:rsid w:val="004B6524"/>
    <w:rsid w:val="004B6775"/>
    <w:rsid w:val="004B6F1D"/>
    <w:rsid w:val="004B6FBC"/>
    <w:rsid w:val="004B70B9"/>
    <w:rsid w:val="004B7118"/>
    <w:rsid w:val="004B711C"/>
    <w:rsid w:val="004B7B27"/>
    <w:rsid w:val="004B7DA3"/>
    <w:rsid w:val="004C0100"/>
    <w:rsid w:val="004C0301"/>
    <w:rsid w:val="004C0431"/>
    <w:rsid w:val="004C05B1"/>
    <w:rsid w:val="004C07AE"/>
    <w:rsid w:val="004C0A9E"/>
    <w:rsid w:val="004C0EDC"/>
    <w:rsid w:val="004C10E5"/>
    <w:rsid w:val="004C1458"/>
    <w:rsid w:val="004C1901"/>
    <w:rsid w:val="004C1949"/>
    <w:rsid w:val="004C1B16"/>
    <w:rsid w:val="004C1C86"/>
    <w:rsid w:val="004C1D4E"/>
    <w:rsid w:val="004C1FA2"/>
    <w:rsid w:val="004C203B"/>
    <w:rsid w:val="004C22EC"/>
    <w:rsid w:val="004C23B4"/>
    <w:rsid w:val="004C29F7"/>
    <w:rsid w:val="004C2B98"/>
    <w:rsid w:val="004C2DF1"/>
    <w:rsid w:val="004C2ECD"/>
    <w:rsid w:val="004C2EE1"/>
    <w:rsid w:val="004C2F44"/>
    <w:rsid w:val="004C34F8"/>
    <w:rsid w:val="004C3A85"/>
    <w:rsid w:val="004C3C8F"/>
    <w:rsid w:val="004C3D51"/>
    <w:rsid w:val="004C3DF6"/>
    <w:rsid w:val="004C401B"/>
    <w:rsid w:val="004C419A"/>
    <w:rsid w:val="004C4287"/>
    <w:rsid w:val="004C4BAE"/>
    <w:rsid w:val="004C4FB2"/>
    <w:rsid w:val="004C56BA"/>
    <w:rsid w:val="004C59B7"/>
    <w:rsid w:val="004C5B5A"/>
    <w:rsid w:val="004C5E69"/>
    <w:rsid w:val="004C62CD"/>
    <w:rsid w:val="004C6A79"/>
    <w:rsid w:val="004C6C60"/>
    <w:rsid w:val="004C6D7E"/>
    <w:rsid w:val="004C73E7"/>
    <w:rsid w:val="004C7FE8"/>
    <w:rsid w:val="004D0145"/>
    <w:rsid w:val="004D030A"/>
    <w:rsid w:val="004D049C"/>
    <w:rsid w:val="004D04F1"/>
    <w:rsid w:val="004D0928"/>
    <w:rsid w:val="004D0C58"/>
    <w:rsid w:val="004D107B"/>
    <w:rsid w:val="004D12B9"/>
    <w:rsid w:val="004D1893"/>
    <w:rsid w:val="004D1A85"/>
    <w:rsid w:val="004D1F2F"/>
    <w:rsid w:val="004D224F"/>
    <w:rsid w:val="004D250C"/>
    <w:rsid w:val="004D2536"/>
    <w:rsid w:val="004D27F5"/>
    <w:rsid w:val="004D29F2"/>
    <w:rsid w:val="004D2A2B"/>
    <w:rsid w:val="004D2DBA"/>
    <w:rsid w:val="004D2EFA"/>
    <w:rsid w:val="004D2F58"/>
    <w:rsid w:val="004D2FB5"/>
    <w:rsid w:val="004D32B7"/>
    <w:rsid w:val="004D3948"/>
    <w:rsid w:val="004D39D1"/>
    <w:rsid w:val="004D3AA5"/>
    <w:rsid w:val="004D3EA1"/>
    <w:rsid w:val="004D4331"/>
    <w:rsid w:val="004D4565"/>
    <w:rsid w:val="004D4817"/>
    <w:rsid w:val="004D4921"/>
    <w:rsid w:val="004D4AD7"/>
    <w:rsid w:val="004D4D08"/>
    <w:rsid w:val="004D5962"/>
    <w:rsid w:val="004D5A8B"/>
    <w:rsid w:val="004D614B"/>
    <w:rsid w:val="004D657E"/>
    <w:rsid w:val="004D665A"/>
    <w:rsid w:val="004D679D"/>
    <w:rsid w:val="004D6A37"/>
    <w:rsid w:val="004D6C98"/>
    <w:rsid w:val="004D6E50"/>
    <w:rsid w:val="004D7119"/>
    <w:rsid w:val="004D744E"/>
    <w:rsid w:val="004D7A59"/>
    <w:rsid w:val="004E007D"/>
    <w:rsid w:val="004E01CC"/>
    <w:rsid w:val="004E01F5"/>
    <w:rsid w:val="004E050B"/>
    <w:rsid w:val="004E0790"/>
    <w:rsid w:val="004E0A1E"/>
    <w:rsid w:val="004E0AE6"/>
    <w:rsid w:val="004E0E8F"/>
    <w:rsid w:val="004E1288"/>
    <w:rsid w:val="004E1522"/>
    <w:rsid w:val="004E18A7"/>
    <w:rsid w:val="004E1F56"/>
    <w:rsid w:val="004E2876"/>
    <w:rsid w:val="004E296B"/>
    <w:rsid w:val="004E2AE9"/>
    <w:rsid w:val="004E2B3F"/>
    <w:rsid w:val="004E30C3"/>
    <w:rsid w:val="004E32C1"/>
    <w:rsid w:val="004E32E8"/>
    <w:rsid w:val="004E3791"/>
    <w:rsid w:val="004E3B0C"/>
    <w:rsid w:val="004E3D6C"/>
    <w:rsid w:val="004E3FB0"/>
    <w:rsid w:val="004E44C6"/>
    <w:rsid w:val="004E44DE"/>
    <w:rsid w:val="004E4947"/>
    <w:rsid w:val="004E4B09"/>
    <w:rsid w:val="004E4B4B"/>
    <w:rsid w:val="004E4F00"/>
    <w:rsid w:val="004E50F0"/>
    <w:rsid w:val="004E513C"/>
    <w:rsid w:val="004E5960"/>
    <w:rsid w:val="004E5B89"/>
    <w:rsid w:val="004E5BC6"/>
    <w:rsid w:val="004E5C06"/>
    <w:rsid w:val="004E60AD"/>
    <w:rsid w:val="004E6152"/>
    <w:rsid w:val="004E65B8"/>
    <w:rsid w:val="004E65D3"/>
    <w:rsid w:val="004E66C2"/>
    <w:rsid w:val="004E6718"/>
    <w:rsid w:val="004E67AD"/>
    <w:rsid w:val="004E6C87"/>
    <w:rsid w:val="004E6F74"/>
    <w:rsid w:val="004E6FC3"/>
    <w:rsid w:val="004E73F6"/>
    <w:rsid w:val="004E7AE2"/>
    <w:rsid w:val="004E7CEC"/>
    <w:rsid w:val="004F053A"/>
    <w:rsid w:val="004F1401"/>
    <w:rsid w:val="004F160C"/>
    <w:rsid w:val="004F186E"/>
    <w:rsid w:val="004F1A76"/>
    <w:rsid w:val="004F1F3B"/>
    <w:rsid w:val="004F1FB2"/>
    <w:rsid w:val="004F208D"/>
    <w:rsid w:val="004F2734"/>
    <w:rsid w:val="004F27A0"/>
    <w:rsid w:val="004F28C6"/>
    <w:rsid w:val="004F28E1"/>
    <w:rsid w:val="004F2A02"/>
    <w:rsid w:val="004F2F14"/>
    <w:rsid w:val="004F3148"/>
    <w:rsid w:val="004F3185"/>
    <w:rsid w:val="004F369C"/>
    <w:rsid w:val="004F3829"/>
    <w:rsid w:val="004F3AE3"/>
    <w:rsid w:val="004F47AF"/>
    <w:rsid w:val="004F47CE"/>
    <w:rsid w:val="004F481E"/>
    <w:rsid w:val="004F4875"/>
    <w:rsid w:val="004F4D39"/>
    <w:rsid w:val="004F4FA8"/>
    <w:rsid w:val="004F50B5"/>
    <w:rsid w:val="004F5531"/>
    <w:rsid w:val="004F56AF"/>
    <w:rsid w:val="004F5897"/>
    <w:rsid w:val="004F5965"/>
    <w:rsid w:val="004F5EC3"/>
    <w:rsid w:val="004F6B6A"/>
    <w:rsid w:val="004F6BC9"/>
    <w:rsid w:val="004F6DD5"/>
    <w:rsid w:val="004F6E76"/>
    <w:rsid w:val="004F7B17"/>
    <w:rsid w:val="004F7D63"/>
    <w:rsid w:val="00500057"/>
    <w:rsid w:val="005000D1"/>
    <w:rsid w:val="005001B3"/>
    <w:rsid w:val="005002D9"/>
    <w:rsid w:val="005003C9"/>
    <w:rsid w:val="00500412"/>
    <w:rsid w:val="00501335"/>
    <w:rsid w:val="00501731"/>
    <w:rsid w:val="0050190B"/>
    <w:rsid w:val="00501EFC"/>
    <w:rsid w:val="00502941"/>
    <w:rsid w:val="0050296E"/>
    <w:rsid w:val="00502BFB"/>
    <w:rsid w:val="00502C02"/>
    <w:rsid w:val="00502CF2"/>
    <w:rsid w:val="00502DEA"/>
    <w:rsid w:val="00502E6B"/>
    <w:rsid w:val="00503508"/>
    <w:rsid w:val="00503625"/>
    <w:rsid w:val="005036BB"/>
    <w:rsid w:val="005036F6"/>
    <w:rsid w:val="0050375C"/>
    <w:rsid w:val="0050377F"/>
    <w:rsid w:val="00503B7B"/>
    <w:rsid w:val="00503D9B"/>
    <w:rsid w:val="00503E2D"/>
    <w:rsid w:val="00503F01"/>
    <w:rsid w:val="00503F42"/>
    <w:rsid w:val="00504340"/>
    <w:rsid w:val="00504864"/>
    <w:rsid w:val="005048A9"/>
    <w:rsid w:val="00504A06"/>
    <w:rsid w:val="005050FD"/>
    <w:rsid w:val="00505AB0"/>
    <w:rsid w:val="005060CF"/>
    <w:rsid w:val="00506756"/>
    <w:rsid w:val="00506AEE"/>
    <w:rsid w:val="00506C3C"/>
    <w:rsid w:val="00506F7C"/>
    <w:rsid w:val="00506FCC"/>
    <w:rsid w:val="0050717F"/>
    <w:rsid w:val="00507785"/>
    <w:rsid w:val="00507B7C"/>
    <w:rsid w:val="00510085"/>
    <w:rsid w:val="005101C1"/>
    <w:rsid w:val="005102D5"/>
    <w:rsid w:val="00510976"/>
    <w:rsid w:val="00510CD8"/>
    <w:rsid w:val="00510EB0"/>
    <w:rsid w:val="0051152E"/>
    <w:rsid w:val="0051153D"/>
    <w:rsid w:val="005115FA"/>
    <w:rsid w:val="00511BB2"/>
    <w:rsid w:val="00511CE8"/>
    <w:rsid w:val="00512040"/>
    <w:rsid w:val="005123EB"/>
    <w:rsid w:val="005127F8"/>
    <w:rsid w:val="00512AC1"/>
    <w:rsid w:val="00512F4E"/>
    <w:rsid w:val="00513225"/>
    <w:rsid w:val="005132F1"/>
    <w:rsid w:val="005137ED"/>
    <w:rsid w:val="00513838"/>
    <w:rsid w:val="0051386B"/>
    <w:rsid w:val="0051392F"/>
    <w:rsid w:val="00514327"/>
    <w:rsid w:val="005143E4"/>
    <w:rsid w:val="0051456D"/>
    <w:rsid w:val="005147DE"/>
    <w:rsid w:val="00514928"/>
    <w:rsid w:val="00514976"/>
    <w:rsid w:val="00514D35"/>
    <w:rsid w:val="00514D4D"/>
    <w:rsid w:val="00514E0C"/>
    <w:rsid w:val="005155C5"/>
    <w:rsid w:val="005159EB"/>
    <w:rsid w:val="00515A7D"/>
    <w:rsid w:val="00515DEF"/>
    <w:rsid w:val="00515F1F"/>
    <w:rsid w:val="005163D4"/>
    <w:rsid w:val="005167E5"/>
    <w:rsid w:val="00516AA0"/>
    <w:rsid w:val="00516B0E"/>
    <w:rsid w:val="00516BF8"/>
    <w:rsid w:val="00516CE0"/>
    <w:rsid w:val="005171F7"/>
    <w:rsid w:val="00517C97"/>
    <w:rsid w:val="00520131"/>
    <w:rsid w:val="005206B5"/>
    <w:rsid w:val="00520739"/>
    <w:rsid w:val="00520AA6"/>
    <w:rsid w:val="00520D70"/>
    <w:rsid w:val="0052113D"/>
    <w:rsid w:val="005212CE"/>
    <w:rsid w:val="00521520"/>
    <w:rsid w:val="00521792"/>
    <w:rsid w:val="00521AE3"/>
    <w:rsid w:val="00521B71"/>
    <w:rsid w:val="00521C61"/>
    <w:rsid w:val="00521DFD"/>
    <w:rsid w:val="00521E96"/>
    <w:rsid w:val="0052213C"/>
    <w:rsid w:val="00522312"/>
    <w:rsid w:val="0052279E"/>
    <w:rsid w:val="00522841"/>
    <w:rsid w:val="00522B12"/>
    <w:rsid w:val="00522C3E"/>
    <w:rsid w:val="005230AB"/>
    <w:rsid w:val="005230D6"/>
    <w:rsid w:val="005239EA"/>
    <w:rsid w:val="00523B88"/>
    <w:rsid w:val="00523BDE"/>
    <w:rsid w:val="00523BEA"/>
    <w:rsid w:val="005241AE"/>
    <w:rsid w:val="00524545"/>
    <w:rsid w:val="0052481B"/>
    <w:rsid w:val="005249EE"/>
    <w:rsid w:val="00524AA0"/>
    <w:rsid w:val="00524E93"/>
    <w:rsid w:val="00525958"/>
    <w:rsid w:val="00525E72"/>
    <w:rsid w:val="0052605E"/>
    <w:rsid w:val="00526B92"/>
    <w:rsid w:val="00526BE9"/>
    <w:rsid w:val="005270EA"/>
    <w:rsid w:val="00527146"/>
    <w:rsid w:val="0052718D"/>
    <w:rsid w:val="00527307"/>
    <w:rsid w:val="0052730E"/>
    <w:rsid w:val="005273CF"/>
    <w:rsid w:val="0052741C"/>
    <w:rsid w:val="00527573"/>
    <w:rsid w:val="00527575"/>
    <w:rsid w:val="0052757F"/>
    <w:rsid w:val="005275E0"/>
    <w:rsid w:val="005277D3"/>
    <w:rsid w:val="00527A85"/>
    <w:rsid w:val="00527E6D"/>
    <w:rsid w:val="00527F4B"/>
    <w:rsid w:val="005300FD"/>
    <w:rsid w:val="00530103"/>
    <w:rsid w:val="0053012D"/>
    <w:rsid w:val="005301AF"/>
    <w:rsid w:val="00530836"/>
    <w:rsid w:val="00530888"/>
    <w:rsid w:val="00530D0D"/>
    <w:rsid w:val="00530FD2"/>
    <w:rsid w:val="0053113B"/>
    <w:rsid w:val="005311EB"/>
    <w:rsid w:val="0053189E"/>
    <w:rsid w:val="00531EDD"/>
    <w:rsid w:val="00531FF7"/>
    <w:rsid w:val="00532194"/>
    <w:rsid w:val="005326A2"/>
    <w:rsid w:val="00532978"/>
    <w:rsid w:val="00532AC3"/>
    <w:rsid w:val="00533419"/>
    <w:rsid w:val="00533426"/>
    <w:rsid w:val="00533726"/>
    <w:rsid w:val="005339B2"/>
    <w:rsid w:val="00533CC1"/>
    <w:rsid w:val="00533DC1"/>
    <w:rsid w:val="005341A8"/>
    <w:rsid w:val="005345C5"/>
    <w:rsid w:val="00534903"/>
    <w:rsid w:val="0053491E"/>
    <w:rsid w:val="00534BE3"/>
    <w:rsid w:val="005350A0"/>
    <w:rsid w:val="005356C2"/>
    <w:rsid w:val="005359DC"/>
    <w:rsid w:val="00535A24"/>
    <w:rsid w:val="00535BDF"/>
    <w:rsid w:val="00535DCF"/>
    <w:rsid w:val="00535F18"/>
    <w:rsid w:val="005361F5"/>
    <w:rsid w:val="0053620C"/>
    <w:rsid w:val="00536323"/>
    <w:rsid w:val="005365B3"/>
    <w:rsid w:val="0053694B"/>
    <w:rsid w:val="00536A47"/>
    <w:rsid w:val="00536ED9"/>
    <w:rsid w:val="00536F1F"/>
    <w:rsid w:val="00537205"/>
    <w:rsid w:val="00537474"/>
    <w:rsid w:val="005374F1"/>
    <w:rsid w:val="00537B43"/>
    <w:rsid w:val="00537D5E"/>
    <w:rsid w:val="005404C8"/>
    <w:rsid w:val="0054086C"/>
    <w:rsid w:val="00540BC3"/>
    <w:rsid w:val="00540CFF"/>
    <w:rsid w:val="0054141B"/>
    <w:rsid w:val="005416E6"/>
    <w:rsid w:val="005419AD"/>
    <w:rsid w:val="0054263E"/>
    <w:rsid w:val="00542A6F"/>
    <w:rsid w:val="00542B01"/>
    <w:rsid w:val="00542BAA"/>
    <w:rsid w:val="00543494"/>
    <w:rsid w:val="005434C1"/>
    <w:rsid w:val="0054390D"/>
    <w:rsid w:val="00543917"/>
    <w:rsid w:val="0054397F"/>
    <w:rsid w:val="00543D9E"/>
    <w:rsid w:val="0054425B"/>
    <w:rsid w:val="00544577"/>
    <w:rsid w:val="005445BF"/>
    <w:rsid w:val="00544817"/>
    <w:rsid w:val="00544DF2"/>
    <w:rsid w:val="0054505B"/>
    <w:rsid w:val="005453F1"/>
    <w:rsid w:val="00545AA7"/>
    <w:rsid w:val="00545B9A"/>
    <w:rsid w:val="00545C9E"/>
    <w:rsid w:val="00545D4A"/>
    <w:rsid w:val="00545DDF"/>
    <w:rsid w:val="00545EC2"/>
    <w:rsid w:val="005460E0"/>
    <w:rsid w:val="0054615F"/>
    <w:rsid w:val="005461F3"/>
    <w:rsid w:val="00546203"/>
    <w:rsid w:val="00546EDA"/>
    <w:rsid w:val="005472C6"/>
    <w:rsid w:val="00547583"/>
    <w:rsid w:val="00547775"/>
    <w:rsid w:val="00547AE0"/>
    <w:rsid w:val="00547CAF"/>
    <w:rsid w:val="00547F20"/>
    <w:rsid w:val="00547FF0"/>
    <w:rsid w:val="005501D2"/>
    <w:rsid w:val="00550661"/>
    <w:rsid w:val="005508A1"/>
    <w:rsid w:val="00550A7C"/>
    <w:rsid w:val="00550FDA"/>
    <w:rsid w:val="00551478"/>
    <w:rsid w:val="00551B25"/>
    <w:rsid w:val="0055229C"/>
    <w:rsid w:val="00552306"/>
    <w:rsid w:val="00552565"/>
    <w:rsid w:val="005526A4"/>
    <w:rsid w:val="00552860"/>
    <w:rsid w:val="00552950"/>
    <w:rsid w:val="00552A9B"/>
    <w:rsid w:val="00552B62"/>
    <w:rsid w:val="0055300D"/>
    <w:rsid w:val="00553226"/>
    <w:rsid w:val="00553B96"/>
    <w:rsid w:val="00553DBE"/>
    <w:rsid w:val="005544D1"/>
    <w:rsid w:val="00554724"/>
    <w:rsid w:val="0055477E"/>
    <w:rsid w:val="00554BD4"/>
    <w:rsid w:val="0055537F"/>
    <w:rsid w:val="00555495"/>
    <w:rsid w:val="00555513"/>
    <w:rsid w:val="005555D4"/>
    <w:rsid w:val="005555E3"/>
    <w:rsid w:val="0055662F"/>
    <w:rsid w:val="00556CF7"/>
    <w:rsid w:val="00556FAC"/>
    <w:rsid w:val="005574D0"/>
    <w:rsid w:val="0055751B"/>
    <w:rsid w:val="00557612"/>
    <w:rsid w:val="00557634"/>
    <w:rsid w:val="00557644"/>
    <w:rsid w:val="00557732"/>
    <w:rsid w:val="005578A1"/>
    <w:rsid w:val="00557B17"/>
    <w:rsid w:val="00557C11"/>
    <w:rsid w:val="00557D0F"/>
    <w:rsid w:val="0056031B"/>
    <w:rsid w:val="00560B17"/>
    <w:rsid w:val="00560BFE"/>
    <w:rsid w:val="00560E6B"/>
    <w:rsid w:val="00560F4E"/>
    <w:rsid w:val="00560FE0"/>
    <w:rsid w:val="00561589"/>
    <w:rsid w:val="005615E2"/>
    <w:rsid w:val="00561716"/>
    <w:rsid w:val="00561904"/>
    <w:rsid w:val="00561C22"/>
    <w:rsid w:val="00562120"/>
    <w:rsid w:val="00562471"/>
    <w:rsid w:val="0056253B"/>
    <w:rsid w:val="0056259A"/>
    <w:rsid w:val="00562867"/>
    <w:rsid w:val="00562ADC"/>
    <w:rsid w:val="00562C4A"/>
    <w:rsid w:val="00562F01"/>
    <w:rsid w:val="005630D5"/>
    <w:rsid w:val="0056315C"/>
    <w:rsid w:val="00563517"/>
    <w:rsid w:val="00563A9C"/>
    <w:rsid w:val="00563FE4"/>
    <w:rsid w:val="005641ED"/>
    <w:rsid w:val="0056443E"/>
    <w:rsid w:val="00564D42"/>
    <w:rsid w:val="00564E0F"/>
    <w:rsid w:val="00565357"/>
    <w:rsid w:val="00565A9B"/>
    <w:rsid w:val="00565BDC"/>
    <w:rsid w:val="00565DA6"/>
    <w:rsid w:val="00566261"/>
    <w:rsid w:val="005662CC"/>
    <w:rsid w:val="00566F52"/>
    <w:rsid w:val="0056709E"/>
    <w:rsid w:val="005671DD"/>
    <w:rsid w:val="005678A3"/>
    <w:rsid w:val="00567E88"/>
    <w:rsid w:val="00570117"/>
    <w:rsid w:val="00570149"/>
    <w:rsid w:val="00570380"/>
    <w:rsid w:val="005704AE"/>
    <w:rsid w:val="005704D5"/>
    <w:rsid w:val="0057081A"/>
    <w:rsid w:val="00570903"/>
    <w:rsid w:val="00570928"/>
    <w:rsid w:val="0057104A"/>
    <w:rsid w:val="005713EE"/>
    <w:rsid w:val="00571497"/>
    <w:rsid w:val="00571504"/>
    <w:rsid w:val="00571A0F"/>
    <w:rsid w:val="00571CDD"/>
    <w:rsid w:val="00572EB2"/>
    <w:rsid w:val="00573253"/>
    <w:rsid w:val="0057367B"/>
    <w:rsid w:val="0057372F"/>
    <w:rsid w:val="00573CFB"/>
    <w:rsid w:val="00573EA4"/>
    <w:rsid w:val="0057416C"/>
    <w:rsid w:val="005742B2"/>
    <w:rsid w:val="00574377"/>
    <w:rsid w:val="0057443E"/>
    <w:rsid w:val="005744E1"/>
    <w:rsid w:val="005747A5"/>
    <w:rsid w:val="00574BD8"/>
    <w:rsid w:val="00574EA0"/>
    <w:rsid w:val="00574F86"/>
    <w:rsid w:val="00575322"/>
    <w:rsid w:val="00575615"/>
    <w:rsid w:val="00575975"/>
    <w:rsid w:val="00575986"/>
    <w:rsid w:val="005759EF"/>
    <w:rsid w:val="00575AA3"/>
    <w:rsid w:val="00575C5B"/>
    <w:rsid w:val="00575E78"/>
    <w:rsid w:val="005761E5"/>
    <w:rsid w:val="005763C6"/>
    <w:rsid w:val="005763F7"/>
    <w:rsid w:val="0057646F"/>
    <w:rsid w:val="00576761"/>
    <w:rsid w:val="005768DB"/>
    <w:rsid w:val="005769F0"/>
    <w:rsid w:val="0057720E"/>
    <w:rsid w:val="0057740A"/>
    <w:rsid w:val="005774CB"/>
    <w:rsid w:val="005775C9"/>
    <w:rsid w:val="00577BBF"/>
    <w:rsid w:val="005803C8"/>
    <w:rsid w:val="005803D5"/>
    <w:rsid w:val="005807C4"/>
    <w:rsid w:val="00581021"/>
    <w:rsid w:val="00581037"/>
    <w:rsid w:val="005810AF"/>
    <w:rsid w:val="00581511"/>
    <w:rsid w:val="005817C8"/>
    <w:rsid w:val="005818C5"/>
    <w:rsid w:val="00582128"/>
    <w:rsid w:val="005826E1"/>
    <w:rsid w:val="00582B8E"/>
    <w:rsid w:val="00582CE8"/>
    <w:rsid w:val="005830A2"/>
    <w:rsid w:val="00583281"/>
    <w:rsid w:val="00583A16"/>
    <w:rsid w:val="00583C5D"/>
    <w:rsid w:val="00584214"/>
    <w:rsid w:val="0058422B"/>
    <w:rsid w:val="0058452E"/>
    <w:rsid w:val="0058465C"/>
    <w:rsid w:val="00585297"/>
    <w:rsid w:val="0058551E"/>
    <w:rsid w:val="005855C5"/>
    <w:rsid w:val="00585A07"/>
    <w:rsid w:val="00585DF9"/>
    <w:rsid w:val="00585F54"/>
    <w:rsid w:val="00585F8A"/>
    <w:rsid w:val="00586089"/>
    <w:rsid w:val="005860F0"/>
    <w:rsid w:val="00586470"/>
    <w:rsid w:val="00586913"/>
    <w:rsid w:val="00586A90"/>
    <w:rsid w:val="00587036"/>
    <w:rsid w:val="005871EB"/>
    <w:rsid w:val="0058731A"/>
    <w:rsid w:val="00587C5B"/>
    <w:rsid w:val="00587D8D"/>
    <w:rsid w:val="00587EDC"/>
    <w:rsid w:val="00587F33"/>
    <w:rsid w:val="00590069"/>
    <w:rsid w:val="00590297"/>
    <w:rsid w:val="00590312"/>
    <w:rsid w:val="00590369"/>
    <w:rsid w:val="005904E5"/>
    <w:rsid w:val="00590D58"/>
    <w:rsid w:val="0059102D"/>
    <w:rsid w:val="005911C0"/>
    <w:rsid w:val="00591B14"/>
    <w:rsid w:val="00591C75"/>
    <w:rsid w:val="00591DCF"/>
    <w:rsid w:val="00591DDE"/>
    <w:rsid w:val="00591EC7"/>
    <w:rsid w:val="00592020"/>
    <w:rsid w:val="0059258F"/>
    <w:rsid w:val="005928A1"/>
    <w:rsid w:val="005929C3"/>
    <w:rsid w:val="00592A33"/>
    <w:rsid w:val="00592E27"/>
    <w:rsid w:val="00593134"/>
    <w:rsid w:val="00593415"/>
    <w:rsid w:val="00593428"/>
    <w:rsid w:val="00593663"/>
    <w:rsid w:val="005936E9"/>
    <w:rsid w:val="00593AD2"/>
    <w:rsid w:val="005940A3"/>
    <w:rsid w:val="00594534"/>
    <w:rsid w:val="00594C07"/>
    <w:rsid w:val="0059538B"/>
    <w:rsid w:val="005955CC"/>
    <w:rsid w:val="0059565A"/>
    <w:rsid w:val="005957E9"/>
    <w:rsid w:val="005959AC"/>
    <w:rsid w:val="00595D32"/>
    <w:rsid w:val="0059629B"/>
    <w:rsid w:val="00596377"/>
    <w:rsid w:val="005963F0"/>
    <w:rsid w:val="005965D7"/>
    <w:rsid w:val="0059679F"/>
    <w:rsid w:val="005967BF"/>
    <w:rsid w:val="00596C6A"/>
    <w:rsid w:val="00596E05"/>
    <w:rsid w:val="00596EA2"/>
    <w:rsid w:val="00596F5B"/>
    <w:rsid w:val="0059723F"/>
    <w:rsid w:val="005975FA"/>
    <w:rsid w:val="00597754"/>
    <w:rsid w:val="005978E3"/>
    <w:rsid w:val="005979EB"/>
    <w:rsid w:val="00597DDF"/>
    <w:rsid w:val="005A028A"/>
    <w:rsid w:val="005A0B69"/>
    <w:rsid w:val="005A0C34"/>
    <w:rsid w:val="005A0D35"/>
    <w:rsid w:val="005A0DDD"/>
    <w:rsid w:val="005A0F59"/>
    <w:rsid w:val="005A1066"/>
    <w:rsid w:val="005A10C3"/>
    <w:rsid w:val="005A115E"/>
    <w:rsid w:val="005A12FC"/>
    <w:rsid w:val="005A188B"/>
    <w:rsid w:val="005A18C9"/>
    <w:rsid w:val="005A1960"/>
    <w:rsid w:val="005A1E9C"/>
    <w:rsid w:val="005A2192"/>
    <w:rsid w:val="005A2199"/>
    <w:rsid w:val="005A22CA"/>
    <w:rsid w:val="005A28B0"/>
    <w:rsid w:val="005A2AE0"/>
    <w:rsid w:val="005A2C15"/>
    <w:rsid w:val="005A2D9A"/>
    <w:rsid w:val="005A2DCE"/>
    <w:rsid w:val="005A3117"/>
    <w:rsid w:val="005A32D4"/>
    <w:rsid w:val="005A33C8"/>
    <w:rsid w:val="005A340D"/>
    <w:rsid w:val="005A3D0C"/>
    <w:rsid w:val="005A3DD8"/>
    <w:rsid w:val="005A4075"/>
    <w:rsid w:val="005A4196"/>
    <w:rsid w:val="005A44F1"/>
    <w:rsid w:val="005A467D"/>
    <w:rsid w:val="005A5827"/>
    <w:rsid w:val="005A59F7"/>
    <w:rsid w:val="005A5DAD"/>
    <w:rsid w:val="005A611F"/>
    <w:rsid w:val="005A6247"/>
    <w:rsid w:val="005A65B7"/>
    <w:rsid w:val="005A65C2"/>
    <w:rsid w:val="005A6655"/>
    <w:rsid w:val="005A6E94"/>
    <w:rsid w:val="005A7416"/>
    <w:rsid w:val="005A75D3"/>
    <w:rsid w:val="005A77D2"/>
    <w:rsid w:val="005A7A3E"/>
    <w:rsid w:val="005A7D74"/>
    <w:rsid w:val="005B00AB"/>
    <w:rsid w:val="005B021C"/>
    <w:rsid w:val="005B02CF"/>
    <w:rsid w:val="005B035F"/>
    <w:rsid w:val="005B050B"/>
    <w:rsid w:val="005B1043"/>
    <w:rsid w:val="005B1575"/>
    <w:rsid w:val="005B15CA"/>
    <w:rsid w:val="005B1A66"/>
    <w:rsid w:val="005B1FE3"/>
    <w:rsid w:val="005B210F"/>
    <w:rsid w:val="005B23F2"/>
    <w:rsid w:val="005B243C"/>
    <w:rsid w:val="005B25E0"/>
    <w:rsid w:val="005B26BC"/>
    <w:rsid w:val="005B2988"/>
    <w:rsid w:val="005B2A21"/>
    <w:rsid w:val="005B2A5D"/>
    <w:rsid w:val="005B3093"/>
    <w:rsid w:val="005B30A7"/>
    <w:rsid w:val="005B354A"/>
    <w:rsid w:val="005B3A75"/>
    <w:rsid w:val="005B3B16"/>
    <w:rsid w:val="005B3D61"/>
    <w:rsid w:val="005B3E0C"/>
    <w:rsid w:val="005B3E12"/>
    <w:rsid w:val="005B3F7E"/>
    <w:rsid w:val="005B4032"/>
    <w:rsid w:val="005B4263"/>
    <w:rsid w:val="005B445E"/>
    <w:rsid w:val="005B46C1"/>
    <w:rsid w:val="005B4DB6"/>
    <w:rsid w:val="005B4EDD"/>
    <w:rsid w:val="005B54C5"/>
    <w:rsid w:val="005B565F"/>
    <w:rsid w:val="005B56DC"/>
    <w:rsid w:val="005B57F7"/>
    <w:rsid w:val="005B5841"/>
    <w:rsid w:val="005B5893"/>
    <w:rsid w:val="005B611D"/>
    <w:rsid w:val="005B626A"/>
    <w:rsid w:val="005B62D9"/>
    <w:rsid w:val="005B65B1"/>
    <w:rsid w:val="005B6743"/>
    <w:rsid w:val="005B678E"/>
    <w:rsid w:val="005B67C3"/>
    <w:rsid w:val="005B689B"/>
    <w:rsid w:val="005B694A"/>
    <w:rsid w:val="005B6A10"/>
    <w:rsid w:val="005B6E67"/>
    <w:rsid w:val="005B71CC"/>
    <w:rsid w:val="005B7334"/>
    <w:rsid w:val="005B73D3"/>
    <w:rsid w:val="005B7805"/>
    <w:rsid w:val="005B7B9A"/>
    <w:rsid w:val="005C0121"/>
    <w:rsid w:val="005C07AA"/>
    <w:rsid w:val="005C0B1D"/>
    <w:rsid w:val="005C0B52"/>
    <w:rsid w:val="005C0D7C"/>
    <w:rsid w:val="005C0E96"/>
    <w:rsid w:val="005C0F28"/>
    <w:rsid w:val="005C1161"/>
    <w:rsid w:val="005C1352"/>
    <w:rsid w:val="005C135E"/>
    <w:rsid w:val="005C1436"/>
    <w:rsid w:val="005C1802"/>
    <w:rsid w:val="005C188D"/>
    <w:rsid w:val="005C1A48"/>
    <w:rsid w:val="005C29FF"/>
    <w:rsid w:val="005C2A9E"/>
    <w:rsid w:val="005C31BA"/>
    <w:rsid w:val="005C372B"/>
    <w:rsid w:val="005C3D2B"/>
    <w:rsid w:val="005C3EE9"/>
    <w:rsid w:val="005C4202"/>
    <w:rsid w:val="005C42F6"/>
    <w:rsid w:val="005C4833"/>
    <w:rsid w:val="005C4B00"/>
    <w:rsid w:val="005C501B"/>
    <w:rsid w:val="005C50D2"/>
    <w:rsid w:val="005C5449"/>
    <w:rsid w:val="005C5573"/>
    <w:rsid w:val="005C5733"/>
    <w:rsid w:val="005C5DC2"/>
    <w:rsid w:val="005C68A1"/>
    <w:rsid w:val="005C69E9"/>
    <w:rsid w:val="005C6C0C"/>
    <w:rsid w:val="005C6C3B"/>
    <w:rsid w:val="005C6DFD"/>
    <w:rsid w:val="005C6FE3"/>
    <w:rsid w:val="005C77D5"/>
    <w:rsid w:val="005C7C89"/>
    <w:rsid w:val="005C7F57"/>
    <w:rsid w:val="005D0065"/>
    <w:rsid w:val="005D025E"/>
    <w:rsid w:val="005D0B35"/>
    <w:rsid w:val="005D0B5E"/>
    <w:rsid w:val="005D0C87"/>
    <w:rsid w:val="005D0D41"/>
    <w:rsid w:val="005D0FFE"/>
    <w:rsid w:val="005D10A8"/>
    <w:rsid w:val="005D118E"/>
    <w:rsid w:val="005D1428"/>
    <w:rsid w:val="005D1779"/>
    <w:rsid w:val="005D18C6"/>
    <w:rsid w:val="005D195C"/>
    <w:rsid w:val="005D2096"/>
    <w:rsid w:val="005D20D9"/>
    <w:rsid w:val="005D253B"/>
    <w:rsid w:val="005D27B6"/>
    <w:rsid w:val="005D27B9"/>
    <w:rsid w:val="005D2B86"/>
    <w:rsid w:val="005D2F1B"/>
    <w:rsid w:val="005D31EE"/>
    <w:rsid w:val="005D366D"/>
    <w:rsid w:val="005D3CB7"/>
    <w:rsid w:val="005D3F1B"/>
    <w:rsid w:val="005D4139"/>
    <w:rsid w:val="005D43AB"/>
    <w:rsid w:val="005D450C"/>
    <w:rsid w:val="005D4540"/>
    <w:rsid w:val="005D4DE5"/>
    <w:rsid w:val="005D562B"/>
    <w:rsid w:val="005D5672"/>
    <w:rsid w:val="005D57B2"/>
    <w:rsid w:val="005D586D"/>
    <w:rsid w:val="005D5968"/>
    <w:rsid w:val="005D5ADA"/>
    <w:rsid w:val="005D5BE7"/>
    <w:rsid w:val="005D5C4D"/>
    <w:rsid w:val="005D5ED6"/>
    <w:rsid w:val="005D609F"/>
    <w:rsid w:val="005D621B"/>
    <w:rsid w:val="005D673E"/>
    <w:rsid w:val="005D6ACC"/>
    <w:rsid w:val="005D6D82"/>
    <w:rsid w:val="005D6DA2"/>
    <w:rsid w:val="005D7083"/>
    <w:rsid w:val="005D74F7"/>
    <w:rsid w:val="005D76BA"/>
    <w:rsid w:val="005D7786"/>
    <w:rsid w:val="005D7DF8"/>
    <w:rsid w:val="005E00B5"/>
    <w:rsid w:val="005E04DF"/>
    <w:rsid w:val="005E0A05"/>
    <w:rsid w:val="005E0E48"/>
    <w:rsid w:val="005E133C"/>
    <w:rsid w:val="005E1349"/>
    <w:rsid w:val="005E1456"/>
    <w:rsid w:val="005E18BF"/>
    <w:rsid w:val="005E18D1"/>
    <w:rsid w:val="005E1D01"/>
    <w:rsid w:val="005E1F4D"/>
    <w:rsid w:val="005E2044"/>
    <w:rsid w:val="005E2082"/>
    <w:rsid w:val="005E2B56"/>
    <w:rsid w:val="005E2C24"/>
    <w:rsid w:val="005E2F0F"/>
    <w:rsid w:val="005E2FC9"/>
    <w:rsid w:val="005E306E"/>
    <w:rsid w:val="005E359F"/>
    <w:rsid w:val="005E3811"/>
    <w:rsid w:val="005E3F7D"/>
    <w:rsid w:val="005E4275"/>
    <w:rsid w:val="005E4649"/>
    <w:rsid w:val="005E4A47"/>
    <w:rsid w:val="005E4B37"/>
    <w:rsid w:val="005E5600"/>
    <w:rsid w:val="005E5649"/>
    <w:rsid w:val="005E5B4B"/>
    <w:rsid w:val="005E6590"/>
    <w:rsid w:val="005E6B3F"/>
    <w:rsid w:val="005E6F74"/>
    <w:rsid w:val="005E7446"/>
    <w:rsid w:val="005E77B0"/>
    <w:rsid w:val="005E7A2B"/>
    <w:rsid w:val="005E7A8B"/>
    <w:rsid w:val="005F0357"/>
    <w:rsid w:val="005F0675"/>
    <w:rsid w:val="005F0FB1"/>
    <w:rsid w:val="005F12E1"/>
    <w:rsid w:val="005F154C"/>
    <w:rsid w:val="005F156E"/>
    <w:rsid w:val="005F1824"/>
    <w:rsid w:val="005F1B7C"/>
    <w:rsid w:val="005F1C9F"/>
    <w:rsid w:val="005F1EDC"/>
    <w:rsid w:val="005F2263"/>
    <w:rsid w:val="005F2530"/>
    <w:rsid w:val="005F27CC"/>
    <w:rsid w:val="005F2AA1"/>
    <w:rsid w:val="005F2B9B"/>
    <w:rsid w:val="005F3BEA"/>
    <w:rsid w:val="005F3E84"/>
    <w:rsid w:val="005F4BAF"/>
    <w:rsid w:val="005F524C"/>
    <w:rsid w:val="005F5521"/>
    <w:rsid w:val="005F560E"/>
    <w:rsid w:val="005F5856"/>
    <w:rsid w:val="005F5DBF"/>
    <w:rsid w:val="005F5EC3"/>
    <w:rsid w:val="005F5F99"/>
    <w:rsid w:val="005F614F"/>
    <w:rsid w:val="005F61EC"/>
    <w:rsid w:val="005F6261"/>
    <w:rsid w:val="005F63AF"/>
    <w:rsid w:val="005F65AA"/>
    <w:rsid w:val="005F6CB9"/>
    <w:rsid w:val="005F6CF6"/>
    <w:rsid w:val="005F6FA7"/>
    <w:rsid w:val="005F71C8"/>
    <w:rsid w:val="005F741E"/>
    <w:rsid w:val="005F76C5"/>
    <w:rsid w:val="005F778D"/>
    <w:rsid w:val="005F7995"/>
    <w:rsid w:val="005F79D3"/>
    <w:rsid w:val="005F7A39"/>
    <w:rsid w:val="005F7CA5"/>
    <w:rsid w:val="005F7EB0"/>
    <w:rsid w:val="005F7F1E"/>
    <w:rsid w:val="00600475"/>
    <w:rsid w:val="0060050B"/>
    <w:rsid w:val="0060072A"/>
    <w:rsid w:val="006009AF"/>
    <w:rsid w:val="00600A22"/>
    <w:rsid w:val="00600C67"/>
    <w:rsid w:val="00600CBD"/>
    <w:rsid w:val="00600F8F"/>
    <w:rsid w:val="00600FBE"/>
    <w:rsid w:val="00601141"/>
    <w:rsid w:val="006011D2"/>
    <w:rsid w:val="006011EF"/>
    <w:rsid w:val="006011F1"/>
    <w:rsid w:val="0060190E"/>
    <w:rsid w:val="006019B8"/>
    <w:rsid w:val="00601CDC"/>
    <w:rsid w:val="006022B9"/>
    <w:rsid w:val="0060254A"/>
    <w:rsid w:val="006029ED"/>
    <w:rsid w:val="00603152"/>
    <w:rsid w:val="00603AA5"/>
    <w:rsid w:val="00603E09"/>
    <w:rsid w:val="00603F00"/>
    <w:rsid w:val="006040D4"/>
    <w:rsid w:val="006040F2"/>
    <w:rsid w:val="00604484"/>
    <w:rsid w:val="006047AE"/>
    <w:rsid w:val="00604877"/>
    <w:rsid w:val="00604A47"/>
    <w:rsid w:val="00604B50"/>
    <w:rsid w:val="00604DBF"/>
    <w:rsid w:val="00604DF9"/>
    <w:rsid w:val="00604E99"/>
    <w:rsid w:val="00604EC8"/>
    <w:rsid w:val="00604ECE"/>
    <w:rsid w:val="006051A6"/>
    <w:rsid w:val="0060527B"/>
    <w:rsid w:val="00605C44"/>
    <w:rsid w:val="00605C86"/>
    <w:rsid w:val="00605FD1"/>
    <w:rsid w:val="006062B7"/>
    <w:rsid w:val="00606529"/>
    <w:rsid w:val="006068E1"/>
    <w:rsid w:val="006069B7"/>
    <w:rsid w:val="00606C87"/>
    <w:rsid w:val="00606F69"/>
    <w:rsid w:val="006070CF"/>
    <w:rsid w:val="00607772"/>
    <w:rsid w:val="006078C3"/>
    <w:rsid w:val="00607901"/>
    <w:rsid w:val="006100F1"/>
    <w:rsid w:val="00610A3A"/>
    <w:rsid w:val="00610E77"/>
    <w:rsid w:val="0061111C"/>
    <w:rsid w:val="006116C8"/>
    <w:rsid w:val="00611BFA"/>
    <w:rsid w:val="00611E33"/>
    <w:rsid w:val="00612622"/>
    <w:rsid w:val="00612774"/>
    <w:rsid w:val="00612A9F"/>
    <w:rsid w:val="00612D15"/>
    <w:rsid w:val="00612EE7"/>
    <w:rsid w:val="00612F4C"/>
    <w:rsid w:val="006131C9"/>
    <w:rsid w:val="00613418"/>
    <w:rsid w:val="0061348C"/>
    <w:rsid w:val="006137D9"/>
    <w:rsid w:val="00613E9D"/>
    <w:rsid w:val="0061430A"/>
    <w:rsid w:val="00614894"/>
    <w:rsid w:val="006148B3"/>
    <w:rsid w:val="00614B70"/>
    <w:rsid w:val="00614C9A"/>
    <w:rsid w:val="00614CCF"/>
    <w:rsid w:val="00614CE2"/>
    <w:rsid w:val="00614EA0"/>
    <w:rsid w:val="00614F27"/>
    <w:rsid w:val="00614F2C"/>
    <w:rsid w:val="0061570E"/>
    <w:rsid w:val="0061589E"/>
    <w:rsid w:val="00615B58"/>
    <w:rsid w:val="00615C32"/>
    <w:rsid w:val="00615F5F"/>
    <w:rsid w:val="006162A3"/>
    <w:rsid w:val="00616586"/>
    <w:rsid w:val="00616707"/>
    <w:rsid w:val="006167A2"/>
    <w:rsid w:val="0061682B"/>
    <w:rsid w:val="00616C27"/>
    <w:rsid w:val="0061712E"/>
    <w:rsid w:val="0061714F"/>
    <w:rsid w:val="0061719D"/>
    <w:rsid w:val="0061735F"/>
    <w:rsid w:val="00617853"/>
    <w:rsid w:val="006178F7"/>
    <w:rsid w:val="0061797F"/>
    <w:rsid w:val="00617BC0"/>
    <w:rsid w:val="00617EDD"/>
    <w:rsid w:val="00620B32"/>
    <w:rsid w:val="00620D3D"/>
    <w:rsid w:val="0062123B"/>
    <w:rsid w:val="006212E3"/>
    <w:rsid w:val="00621AD5"/>
    <w:rsid w:val="006220DA"/>
    <w:rsid w:val="00622664"/>
    <w:rsid w:val="00622731"/>
    <w:rsid w:val="00622DEB"/>
    <w:rsid w:val="00622EF4"/>
    <w:rsid w:val="006232CA"/>
    <w:rsid w:val="006232E1"/>
    <w:rsid w:val="006232F3"/>
    <w:rsid w:val="00623AF4"/>
    <w:rsid w:val="00623D6C"/>
    <w:rsid w:val="00624224"/>
    <w:rsid w:val="006245F6"/>
    <w:rsid w:val="00624E62"/>
    <w:rsid w:val="006256E6"/>
    <w:rsid w:val="00625875"/>
    <w:rsid w:val="006258B3"/>
    <w:rsid w:val="0062593B"/>
    <w:rsid w:val="00625B06"/>
    <w:rsid w:val="00625C0A"/>
    <w:rsid w:val="00625D96"/>
    <w:rsid w:val="00625E37"/>
    <w:rsid w:val="00626012"/>
    <w:rsid w:val="0062605B"/>
    <w:rsid w:val="00626104"/>
    <w:rsid w:val="00626125"/>
    <w:rsid w:val="00627071"/>
    <w:rsid w:val="0062738D"/>
    <w:rsid w:val="006274E3"/>
    <w:rsid w:val="00630494"/>
    <w:rsid w:val="006315EE"/>
    <w:rsid w:val="00631B7C"/>
    <w:rsid w:val="00631EBD"/>
    <w:rsid w:val="00631EEA"/>
    <w:rsid w:val="00632141"/>
    <w:rsid w:val="00632306"/>
    <w:rsid w:val="00632B2D"/>
    <w:rsid w:val="006333C1"/>
    <w:rsid w:val="00633708"/>
    <w:rsid w:val="00633C41"/>
    <w:rsid w:val="00633E0A"/>
    <w:rsid w:val="00633E2A"/>
    <w:rsid w:val="00633EF0"/>
    <w:rsid w:val="0063400E"/>
    <w:rsid w:val="006340EC"/>
    <w:rsid w:val="0063410C"/>
    <w:rsid w:val="00634121"/>
    <w:rsid w:val="006347B9"/>
    <w:rsid w:val="00634856"/>
    <w:rsid w:val="00634BB5"/>
    <w:rsid w:val="006350A1"/>
    <w:rsid w:val="006354E0"/>
    <w:rsid w:val="0063557C"/>
    <w:rsid w:val="00635A58"/>
    <w:rsid w:val="00636059"/>
    <w:rsid w:val="00636B0F"/>
    <w:rsid w:val="00636BA1"/>
    <w:rsid w:val="00636EBE"/>
    <w:rsid w:val="00636F80"/>
    <w:rsid w:val="0063702A"/>
    <w:rsid w:val="006370A7"/>
    <w:rsid w:val="00637259"/>
    <w:rsid w:val="006372DA"/>
    <w:rsid w:val="006375DC"/>
    <w:rsid w:val="006375FA"/>
    <w:rsid w:val="00637647"/>
    <w:rsid w:val="00637A00"/>
    <w:rsid w:val="00637C0F"/>
    <w:rsid w:val="006400F9"/>
    <w:rsid w:val="006405CE"/>
    <w:rsid w:val="00640855"/>
    <w:rsid w:val="00640A58"/>
    <w:rsid w:val="00640C2B"/>
    <w:rsid w:val="00640F58"/>
    <w:rsid w:val="00640FA9"/>
    <w:rsid w:val="006413AD"/>
    <w:rsid w:val="00641887"/>
    <w:rsid w:val="00641B36"/>
    <w:rsid w:val="00641D2A"/>
    <w:rsid w:val="00641DF4"/>
    <w:rsid w:val="006423BB"/>
    <w:rsid w:val="006423E1"/>
    <w:rsid w:val="00642920"/>
    <w:rsid w:val="00642B25"/>
    <w:rsid w:val="00642D18"/>
    <w:rsid w:val="00642D81"/>
    <w:rsid w:val="00642EC1"/>
    <w:rsid w:val="00642FE3"/>
    <w:rsid w:val="00643301"/>
    <w:rsid w:val="00643568"/>
    <w:rsid w:val="00643A84"/>
    <w:rsid w:val="00643C57"/>
    <w:rsid w:val="00644078"/>
    <w:rsid w:val="006443D2"/>
    <w:rsid w:val="00644436"/>
    <w:rsid w:val="006444A9"/>
    <w:rsid w:val="006447A0"/>
    <w:rsid w:val="00644DF3"/>
    <w:rsid w:val="00644E8E"/>
    <w:rsid w:val="00645078"/>
    <w:rsid w:val="0064556D"/>
    <w:rsid w:val="0064562B"/>
    <w:rsid w:val="00645BCF"/>
    <w:rsid w:val="00645D7A"/>
    <w:rsid w:val="006462C1"/>
    <w:rsid w:val="00646337"/>
    <w:rsid w:val="00646462"/>
    <w:rsid w:val="006464A8"/>
    <w:rsid w:val="006464F5"/>
    <w:rsid w:val="00646B06"/>
    <w:rsid w:val="00646B4B"/>
    <w:rsid w:val="00646D8F"/>
    <w:rsid w:val="00646D92"/>
    <w:rsid w:val="00646E2D"/>
    <w:rsid w:val="00646F0D"/>
    <w:rsid w:val="00647444"/>
    <w:rsid w:val="006474EF"/>
    <w:rsid w:val="006479CE"/>
    <w:rsid w:val="006500CF"/>
    <w:rsid w:val="0065015F"/>
    <w:rsid w:val="00650342"/>
    <w:rsid w:val="00650A21"/>
    <w:rsid w:val="00650FB7"/>
    <w:rsid w:val="00651047"/>
    <w:rsid w:val="0065110F"/>
    <w:rsid w:val="00651723"/>
    <w:rsid w:val="00651884"/>
    <w:rsid w:val="00651F09"/>
    <w:rsid w:val="00651F59"/>
    <w:rsid w:val="00651FE1"/>
    <w:rsid w:val="006520C5"/>
    <w:rsid w:val="00652A01"/>
    <w:rsid w:val="00652A7E"/>
    <w:rsid w:val="00652A81"/>
    <w:rsid w:val="00652A8D"/>
    <w:rsid w:val="00652BA5"/>
    <w:rsid w:val="00652F94"/>
    <w:rsid w:val="0065315F"/>
    <w:rsid w:val="00653248"/>
    <w:rsid w:val="00653472"/>
    <w:rsid w:val="0065352E"/>
    <w:rsid w:val="006536C2"/>
    <w:rsid w:val="006539D4"/>
    <w:rsid w:val="006539F4"/>
    <w:rsid w:val="00653F8A"/>
    <w:rsid w:val="00654656"/>
    <w:rsid w:val="0065505D"/>
    <w:rsid w:val="0065573E"/>
    <w:rsid w:val="0065578E"/>
    <w:rsid w:val="0065599E"/>
    <w:rsid w:val="00655B64"/>
    <w:rsid w:val="00655E62"/>
    <w:rsid w:val="00655F13"/>
    <w:rsid w:val="00656171"/>
    <w:rsid w:val="006568B2"/>
    <w:rsid w:val="00656950"/>
    <w:rsid w:val="00656A6B"/>
    <w:rsid w:val="006571A5"/>
    <w:rsid w:val="00657227"/>
    <w:rsid w:val="006574E0"/>
    <w:rsid w:val="006578EA"/>
    <w:rsid w:val="0066027F"/>
    <w:rsid w:val="0066123D"/>
    <w:rsid w:val="0066154B"/>
    <w:rsid w:val="00661C22"/>
    <w:rsid w:val="00662394"/>
    <w:rsid w:val="0066268E"/>
    <w:rsid w:val="00662939"/>
    <w:rsid w:val="00662AF3"/>
    <w:rsid w:val="00662F60"/>
    <w:rsid w:val="0066310D"/>
    <w:rsid w:val="00663ACE"/>
    <w:rsid w:val="00663BC6"/>
    <w:rsid w:val="00663E5A"/>
    <w:rsid w:val="00663EBD"/>
    <w:rsid w:val="006640D6"/>
    <w:rsid w:val="00664391"/>
    <w:rsid w:val="006645A7"/>
    <w:rsid w:val="006645C3"/>
    <w:rsid w:val="00664602"/>
    <w:rsid w:val="00664A4E"/>
    <w:rsid w:val="00664A80"/>
    <w:rsid w:val="00664F48"/>
    <w:rsid w:val="0066584A"/>
    <w:rsid w:val="00665A71"/>
    <w:rsid w:val="00665A9C"/>
    <w:rsid w:val="00665D4D"/>
    <w:rsid w:val="00665D7B"/>
    <w:rsid w:val="00665E04"/>
    <w:rsid w:val="00666408"/>
    <w:rsid w:val="006667B5"/>
    <w:rsid w:val="006669A0"/>
    <w:rsid w:val="00666A5F"/>
    <w:rsid w:val="00666C15"/>
    <w:rsid w:val="00666CDE"/>
    <w:rsid w:val="00667298"/>
    <w:rsid w:val="00667481"/>
    <w:rsid w:val="006677B5"/>
    <w:rsid w:val="00667C77"/>
    <w:rsid w:val="00667CB6"/>
    <w:rsid w:val="00667D71"/>
    <w:rsid w:val="00667D85"/>
    <w:rsid w:val="00670382"/>
    <w:rsid w:val="00670587"/>
    <w:rsid w:val="00670613"/>
    <w:rsid w:val="00670C8F"/>
    <w:rsid w:val="00670CE0"/>
    <w:rsid w:val="00670E3D"/>
    <w:rsid w:val="00670EA1"/>
    <w:rsid w:val="00671580"/>
    <w:rsid w:val="00671B91"/>
    <w:rsid w:val="00671E30"/>
    <w:rsid w:val="00672173"/>
    <w:rsid w:val="00672C0B"/>
    <w:rsid w:val="00672DE5"/>
    <w:rsid w:val="00672E8A"/>
    <w:rsid w:val="00673196"/>
    <w:rsid w:val="006731BB"/>
    <w:rsid w:val="00673768"/>
    <w:rsid w:val="00673856"/>
    <w:rsid w:val="006738B8"/>
    <w:rsid w:val="00673AAB"/>
    <w:rsid w:val="00673F66"/>
    <w:rsid w:val="00673F99"/>
    <w:rsid w:val="00674090"/>
    <w:rsid w:val="0067434D"/>
    <w:rsid w:val="00674729"/>
    <w:rsid w:val="00674A62"/>
    <w:rsid w:val="00674C75"/>
    <w:rsid w:val="00674DA0"/>
    <w:rsid w:val="0067516F"/>
    <w:rsid w:val="0067529E"/>
    <w:rsid w:val="00675477"/>
    <w:rsid w:val="006755CB"/>
    <w:rsid w:val="0067584A"/>
    <w:rsid w:val="00675C6B"/>
    <w:rsid w:val="00675F8B"/>
    <w:rsid w:val="006762CB"/>
    <w:rsid w:val="0067640A"/>
    <w:rsid w:val="00676845"/>
    <w:rsid w:val="00676933"/>
    <w:rsid w:val="00676B4B"/>
    <w:rsid w:val="00677129"/>
    <w:rsid w:val="00677198"/>
    <w:rsid w:val="00677A03"/>
    <w:rsid w:val="00677FBD"/>
    <w:rsid w:val="0068008A"/>
    <w:rsid w:val="006800A6"/>
    <w:rsid w:val="006800E4"/>
    <w:rsid w:val="006801C4"/>
    <w:rsid w:val="00680424"/>
    <w:rsid w:val="006806B6"/>
    <w:rsid w:val="0068075F"/>
    <w:rsid w:val="00680E74"/>
    <w:rsid w:val="00681588"/>
    <w:rsid w:val="006817BA"/>
    <w:rsid w:val="00681AC8"/>
    <w:rsid w:val="006827A0"/>
    <w:rsid w:val="006839F1"/>
    <w:rsid w:val="00683AC2"/>
    <w:rsid w:val="00683C4A"/>
    <w:rsid w:val="0068404D"/>
    <w:rsid w:val="00684373"/>
    <w:rsid w:val="006844C5"/>
    <w:rsid w:val="00684BF4"/>
    <w:rsid w:val="006856FA"/>
    <w:rsid w:val="006857E5"/>
    <w:rsid w:val="0068598D"/>
    <w:rsid w:val="006864B9"/>
    <w:rsid w:val="006872E0"/>
    <w:rsid w:val="00687773"/>
    <w:rsid w:val="00687D51"/>
    <w:rsid w:val="00687FAB"/>
    <w:rsid w:val="00690147"/>
    <w:rsid w:val="006901C3"/>
    <w:rsid w:val="00690212"/>
    <w:rsid w:val="00690C9F"/>
    <w:rsid w:val="006910CE"/>
    <w:rsid w:val="0069118B"/>
    <w:rsid w:val="0069138D"/>
    <w:rsid w:val="00691CC2"/>
    <w:rsid w:val="00691EC8"/>
    <w:rsid w:val="00691F57"/>
    <w:rsid w:val="0069243C"/>
    <w:rsid w:val="006928EE"/>
    <w:rsid w:val="00692A39"/>
    <w:rsid w:val="00692BA8"/>
    <w:rsid w:val="00692DB5"/>
    <w:rsid w:val="006930B5"/>
    <w:rsid w:val="0069311E"/>
    <w:rsid w:val="00693218"/>
    <w:rsid w:val="006934F0"/>
    <w:rsid w:val="006936F8"/>
    <w:rsid w:val="006937A9"/>
    <w:rsid w:val="0069389A"/>
    <w:rsid w:val="00693A87"/>
    <w:rsid w:val="00693F96"/>
    <w:rsid w:val="006940D0"/>
    <w:rsid w:val="006947EF"/>
    <w:rsid w:val="00694C35"/>
    <w:rsid w:val="00694D53"/>
    <w:rsid w:val="00695068"/>
    <w:rsid w:val="006950A4"/>
    <w:rsid w:val="00695110"/>
    <w:rsid w:val="00695347"/>
    <w:rsid w:val="00695465"/>
    <w:rsid w:val="006955E7"/>
    <w:rsid w:val="00695738"/>
    <w:rsid w:val="006957A7"/>
    <w:rsid w:val="006957C0"/>
    <w:rsid w:val="00695C6E"/>
    <w:rsid w:val="00695FB3"/>
    <w:rsid w:val="00696013"/>
    <w:rsid w:val="0069609E"/>
    <w:rsid w:val="00696223"/>
    <w:rsid w:val="006962BB"/>
    <w:rsid w:val="00696378"/>
    <w:rsid w:val="0069696B"/>
    <w:rsid w:val="00696994"/>
    <w:rsid w:val="00696B91"/>
    <w:rsid w:val="00696E70"/>
    <w:rsid w:val="006973A8"/>
    <w:rsid w:val="0069790A"/>
    <w:rsid w:val="00697F7E"/>
    <w:rsid w:val="006A01CC"/>
    <w:rsid w:val="006A05C5"/>
    <w:rsid w:val="006A06C3"/>
    <w:rsid w:val="006A08B3"/>
    <w:rsid w:val="006A0B3E"/>
    <w:rsid w:val="006A1697"/>
    <w:rsid w:val="006A184A"/>
    <w:rsid w:val="006A1CAC"/>
    <w:rsid w:val="006A1CB1"/>
    <w:rsid w:val="006A20AC"/>
    <w:rsid w:val="006A2B9A"/>
    <w:rsid w:val="006A2EE1"/>
    <w:rsid w:val="006A32EE"/>
    <w:rsid w:val="006A33E4"/>
    <w:rsid w:val="006A3793"/>
    <w:rsid w:val="006A3AB2"/>
    <w:rsid w:val="006A3C5E"/>
    <w:rsid w:val="006A3EF7"/>
    <w:rsid w:val="006A4215"/>
    <w:rsid w:val="006A4297"/>
    <w:rsid w:val="006A45B4"/>
    <w:rsid w:val="006A474C"/>
    <w:rsid w:val="006A495C"/>
    <w:rsid w:val="006A4A93"/>
    <w:rsid w:val="006A4BB6"/>
    <w:rsid w:val="006A52BD"/>
    <w:rsid w:val="006A530B"/>
    <w:rsid w:val="006A536B"/>
    <w:rsid w:val="006A5A3B"/>
    <w:rsid w:val="006A5B22"/>
    <w:rsid w:val="006A5E3C"/>
    <w:rsid w:val="006A643B"/>
    <w:rsid w:val="006A65C4"/>
    <w:rsid w:val="006A67C7"/>
    <w:rsid w:val="006A683B"/>
    <w:rsid w:val="006A7013"/>
    <w:rsid w:val="006A70F5"/>
    <w:rsid w:val="006A721D"/>
    <w:rsid w:val="006A745D"/>
    <w:rsid w:val="006A7580"/>
    <w:rsid w:val="006A7712"/>
    <w:rsid w:val="006A78C4"/>
    <w:rsid w:val="006A7B6C"/>
    <w:rsid w:val="006B009E"/>
    <w:rsid w:val="006B0127"/>
    <w:rsid w:val="006B0248"/>
    <w:rsid w:val="006B029B"/>
    <w:rsid w:val="006B057D"/>
    <w:rsid w:val="006B11F9"/>
    <w:rsid w:val="006B149A"/>
    <w:rsid w:val="006B160F"/>
    <w:rsid w:val="006B19E1"/>
    <w:rsid w:val="006B1B4B"/>
    <w:rsid w:val="006B1B80"/>
    <w:rsid w:val="006B25F1"/>
    <w:rsid w:val="006B2707"/>
    <w:rsid w:val="006B2977"/>
    <w:rsid w:val="006B2F51"/>
    <w:rsid w:val="006B34DC"/>
    <w:rsid w:val="006B3821"/>
    <w:rsid w:val="006B38C8"/>
    <w:rsid w:val="006B38CD"/>
    <w:rsid w:val="006B3E6B"/>
    <w:rsid w:val="006B4114"/>
    <w:rsid w:val="006B4394"/>
    <w:rsid w:val="006B4575"/>
    <w:rsid w:val="006B4841"/>
    <w:rsid w:val="006B48FC"/>
    <w:rsid w:val="006B4BA2"/>
    <w:rsid w:val="006B4D00"/>
    <w:rsid w:val="006B519D"/>
    <w:rsid w:val="006B53DA"/>
    <w:rsid w:val="006B5690"/>
    <w:rsid w:val="006B5919"/>
    <w:rsid w:val="006B5FBF"/>
    <w:rsid w:val="006B6842"/>
    <w:rsid w:val="006B68B2"/>
    <w:rsid w:val="006B7069"/>
    <w:rsid w:val="006B70AF"/>
    <w:rsid w:val="006B7198"/>
    <w:rsid w:val="006B71C5"/>
    <w:rsid w:val="006B7289"/>
    <w:rsid w:val="006B7C19"/>
    <w:rsid w:val="006C0022"/>
    <w:rsid w:val="006C03C8"/>
    <w:rsid w:val="006C0897"/>
    <w:rsid w:val="006C0948"/>
    <w:rsid w:val="006C0B04"/>
    <w:rsid w:val="006C0C73"/>
    <w:rsid w:val="006C0CF4"/>
    <w:rsid w:val="006C0DD5"/>
    <w:rsid w:val="006C0F4D"/>
    <w:rsid w:val="006C1091"/>
    <w:rsid w:val="006C13DF"/>
    <w:rsid w:val="006C16B9"/>
    <w:rsid w:val="006C188E"/>
    <w:rsid w:val="006C1932"/>
    <w:rsid w:val="006C1A4E"/>
    <w:rsid w:val="006C1B38"/>
    <w:rsid w:val="006C1C7F"/>
    <w:rsid w:val="006C1CE6"/>
    <w:rsid w:val="006C1D91"/>
    <w:rsid w:val="006C1E10"/>
    <w:rsid w:val="006C1ECB"/>
    <w:rsid w:val="006C20FD"/>
    <w:rsid w:val="006C2122"/>
    <w:rsid w:val="006C251F"/>
    <w:rsid w:val="006C2A4A"/>
    <w:rsid w:val="006C2A7B"/>
    <w:rsid w:val="006C2C42"/>
    <w:rsid w:val="006C2D0D"/>
    <w:rsid w:val="006C2EFF"/>
    <w:rsid w:val="006C315F"/>
    <w:rsid w:val="006C3289"/>
    <w:rsid w:val="006C38BA"/>
    <w:rsid w:val="006C3C3D"/>
    <w:rsid w:val="006C3D1B"/>
    <w:rsid w:val="006C3D23"/>
    <w:rsid w:val="006C3FB8"/>
    <w:rsid w:val="006C41FC"/>
    <w:rsid w:val="006C4259"/>
    <w:rsid w:val="006C4405"/>
    <w:rsid w:val="006C4406"/>
    <w:rsid w:val="006C44E3"/>
    <w:rsid w:val="006C4574"/>
    <w:rsid w:val="006C4687"/>
    <w:rsid w:val="006C47E8"/>
    <w:rsid w:val="006C4D17"/>
    <w:rsid w:val="006C4EBD"/>
    <w:rsid w:val="006C4FC1"/>
    <w:rsid w:val="006C513D"/>
    <w:rsid w:val="006C55A9"/>
    <w:rsid w:val="006C576F"/>
    <w:rsid w:val="006C5911"/>
    <w:rsid w:val="006C59B4"/>
    <w:rsid w:val="006C5C55"/>
    <w:rsid w:val="006C60EF"/>
    <w:rsid w:val="006C623B"/>
    <w:rsid w:val="006C62FD"/>
    <w:rsid w:val="006C6494"/>
    <w:rsid w:val="006C6500"/>
    <w:rsid w:val="006C661D"/>
    <w:rsid w:val="006C667E"/>
    <w:rsid w:val="006C6821"/>
    <w:rsid w:val="006C6902"/>
    <w:rsid w:val="006C6B89"/>
    <w:rsid w:val="006C798D"/>
    <w:rsid w:val="006C7C6F"/>
    <w:rsid w:val="006C7E6E"/>
    <w:rsid w:val="006D04F1"/>
    <w:rsid w:val="006D0588"/>
    <w:rsid w:val="006D066D"/>
    <w:rsid w:val="006D07CE"/>
    <w:rsid w:val="006D0959"/>
    <w:rsid w:val="006D0C49"/>
    <w:rsid w:val="006D0EE0"/>
    <w:rsid w:val="006D0F2E"/>
    <w:rsid w:val="006D106F"/>
    <w:rsid w:val="006D14FB"/>
    <w:rsid w:val="006D153B"/>
    <w:rsid w:val="006D160A"/>
    <w:rsid w:val="006D2748"/>
    <w:rsid w:val="006D2FE8"/>
    <w:rsid w:val="006D3341"/>
    <w:rsid w:val="006D35BE"/>
    <w:rsid w:val="006D3A7F"/>
    <w:rsid w:val="006D3CF1"/>
    <w:rsid w:val="006D3F12"/>
    <w:rsid w:val="006D4081"/>
    <w:rsid w:val="006D40C7"/>
    <w:rsid w:val="006D48F4"/>
    <w:rsid w:val="006D4934"/>
    <w:rsid w:val="006D496B"/>
    <w:rsid w:val="006D4B81"/>
    <w:rsid w:val="006D4D41"/>
    <w:rsid w:val="006D4E66"/>
    <w:rsid w:val="006D4FA6"/>
    <w:rsid w:val="006D56F9"/>
    <w:rsid w:val="006D59E9"/>
    <w:rsid w:val="006D5D1C"/>
    <w:rsid w:val="006D5FA0"/>
    <w:rsid w:val="006D61D9"/>
    <w:rsid w:val="006D62B1"/>
    <w:rsid w:val="006D62FB"/>
    <w:rsid w:val="006D6671"/>
    <w:rsid w:val="006D697B"/>
    <w:rsid w:val="006D6EDB"/>
    <w:rsid w:val="006D712F"/>
    <w:rsid w:val="006D724A"/>
    <w:rsid w:val="006D7881"/>
    <w:rsid w:val="006D7946"/>
    <w:rsid w:val="006D7D75"/>
    <w:rsid w:val="006E00BD"/>
    <w:rsid w:val="006E02EA"/>
    <w:rsid w:val="006E03A1"/>
    <w:rsid w:val="006E0752"/>
    <w:rsid w:val="006E092B"/>
    <w:rsid w:val="006E098C"/>
    <w:rsid w:val="006E09F4"/>
    <w:rsid w:val="006E0F4A"/>
    <w:rsid w:val="006E0FA0"/>
    <w:rsid w:val="006E0FB7"/>
    <w:rsid w:val="006E1032"/>
    <w:rsid w:val="006E136B"/>
    <w:rsid w:val="006E145F"/>
    <w:rsid w:val="006E16EE"/>
    <w:rsid w:val="006E1D57"/>
    <w:rsid w:val="006E1DC1"/>
    <w:rsid w:val="006E2B0E"/>
    <w:rsid w:val="006E2B6C"/>
    <w:rsid w:val="006E30CC"/>
    <w:rsid w:val="006E3174"/>
    <w:rsid w:val="006E3276"/>
    <w:rsid w:val="006E3374"/>
    <w:rsid w:val="006E33BD"/>
    <w:rsid w:val="006E353F"/>
    <w:rsid w:val="006E36E3"/>
    <w:rsid w:val="006E36E4"/>
    <w:rsid w:val="006E3A22"/>
    <w:rsid w:val="006E3A40"/>
    <w:rsid w:val="006E3ECB"/>
    <w:rsid w:val="006E401F"/>
    <w:rsid w:val="006E449E"/>
    <w:rsid w:val="006E4852"/>
    <w:rsid w:val="006E4AD5"/>
    <w:rsid w:val="006E4CD1"/>
    <w:rsid w:val="006E5080"/>
    <w:rsid w:val="006E5141"/>
    <w:rsid w:val="006E52C6"/>
    <w:rsid w:val="006E5432"/>
    <w:rsid w:val="006E54D0"/>
    <w:rsid w:val="006E56DA"/>
    <w:rsid w:val="006E5709"/>
    <w:rsid w:val="006E5868"/>
    <w:rsid w:val="006E5E29"/>
    <w:rsid w:val="006E6540"/>
    <w:rsid w:val="006E6630"/>
    <w:rsid w:val="006E6659"/>
    <w:rsid w:val="006E67CA"/>
    <w:rsid w:val="006E6845"/>
    <w:rsid w:val="006E68A2"/>
    <w:rsid w:val="006E6A32"/>
    <w:rsid w:val="006E6CF9"/>
    <w:rsid w:val="006E7A05"/>
    <w:rsid w:val="006E7B03"/>
    <w:rsid w:val="006E7CD8"/>
    <w:rsid w:val="006E7DDA"/>
    <w:rsid w:val="006F0923"/>
    <w:rsid w:val="006F09C1"/>
    <w:rsid w:val="006F0ED6"/>
    <w:rsid w:val="006F0F65"/>
    <w:rsid w:val="006F10C4"/>
    <w:rsid w:val="006F1360"/>
    <w:rsid w:val="006F1C75"/>
    <w:rsid w:val="006F1FBB"/>
    <w:rsid w:val="006F1FE7"/>
    <w:rsid w:val="006F1FEE"/>
    <w:rsid w:val="006F2091"/>
    <w:rsid w:val="006F23E0"/>
    <w:rsid w:val="006F248F"/>
    <w:rsid w:val="006F24F2"/>
    <w:rsid w:val="006F25C5"/>
    <w:rsid w:val="006F29F4"/>
    <w:rsid w:val="006F2C0D"/>
    <w:rsid w:val="006F30BF"/>
    <w:rsid w:val="006F3100"/>
    <w:rsid w:val="006F310D"/>
    <w:rsid w:val="006F3425"/>
    <w:rsid w:val="006F36D6"/>
    <w:rsid w:val="006F3863"/>
    <w:rsid w:val="006F3A83"/>
    <w:rsid w:val="006F4043"/>
    <w:rsid w:val="006F419A"/>
    <w:rsid w:val="006F42E6"/>
    <w:rsid w:val="006F43C5"/>
    <w:rsid w:val="006F45E8"/>
    <w:rsid w:val="006F462C"/>
    <w:rsid w:val="006F465A"/>
    <w:rsid w:val="006F4915"/>
    <w:rsid w:val="006F4A4B"/>
    <w:rsid w:val="006F4C93"/>
    <w:rsid w:val="006F4DD5"/>
    <w:rsid w:val="006F5BCC"/>
    <w:rsid w:val="006F6036"/>
    <w:rsid w:val="006F611E"/>
    <w:rsid w:val="006F6198"/>
    <w:rsid w:val="006F69F8"/>
    <w:rsid w:val="006F6AD1"/>
    <w:rsid w:val="006F6F35"/>
    <w:rsid w:val="006F7220"/>
    <w:rsid w:val="006F74E2"/>
    <w:rsid w:val="006F773A"/>
    <w:rsid w:val="006F790B"/>
    <w:rsid w:val="00700121"/>
    <w:rsid w:val="0070020C"/>
    <w:rsid w:val="007002B7"/>
    <w:rsid w:val="00700955"/>
    <w:rsid w:val="0070097B"/>
    <w:rsid w:val="00700980"/>
    <w:rsid w:val="00700AC5"/>
    <w:rsid w:val="0070122D"/>
    <w:rsid w:val="007012E3"/>
    <w:rsid w:val="007017BC"/>
    <w:rsid w:val="0070191C"/>
    <w:rsid w:val="00701AA6"/>
    <w:rsid w:val="00701AF5"/>
    <w:rsid w:val="00701BCA"/>
    <w:rsid w:val="00701D4B"/>
    <w:rsid w:val="00701F9B"/>
    <w:rsid w:val="00702156"/>
    <w:rsid w:val="00702604"/>
    <w:rsid w:val="0070279B"/>
    <w:rsid w:val="007029CF"/>
    <w:rsid w:val="00702AA2"/>
    <w:rsid w:val="00702C60"/>
    <w:rsid w:val="00702CBF"/>
    <w:rsid w:val="00702DC9"/>
    <w:rsid w:val="00702E8A"/>
    <w:rsid w:val="00702FA0"/>
    <w:rsid w:val="00703198"/>
    <w:rsid w:val="0070322B"/>
    <w:rsid w:val="007032C9"/>
    <w:rsid w:val="00703376"/>
    <w:rsid w:val="00703668"/>
    <w:rsid w:val="00703932"/>
    <w:rsid w:val="00703986"/>
    <w:rsid w:val="00703C32"/>
    <w:rsid w:val="007040B9"/>
    <w:rsid w:val="007043EC"/>
    <w:rsid w:val="00704727"/>
    <w:rsid w:val="0070480D"/>
    <w:rsid w:val="007049E0"/>
    <w:rsid w:val="00704AD8"/>
    <w:rsid w:val="00704FA1"/>
    <w:rsid w:val="00705176"/>
    <w:rsid w:val="007051B5"/>
    <w:rsid w:val="00705406"/>
    <w:rsid w:val="007054D2"/>
    <w:rsid w:val="00705544"/>
    <w:rsid w:val="007058A8"/>
    <w:rsid w:val="00705942"/>
    <w:rsid w:val="007059B2"/>
    <w:rsid w:val="00705C18"/>
    <w:rsid w:val="00705E60"/>
    <w:rsid w:val="00705F4D"/>
    <w:rsid w:val="00706277"/>
    <w:rsid w:val="00706615"/>
    <w:rsid w:val="0070694F"/>
    <w:rsid w:val="007069BE"/>
    <w:rsid w:val="00706AC7"/>
    <w:rsid w:val="00706DE4"/>
    <w:rsid w:val="00706EF9"/>
    <w:rsid w:val="00707080"/>
    <w:rsid w:val="007078C8"/>
    <w:rsid w:val="007079BE"/>
    <w:rsid w:val="00707F92"/>
    <w:rsid w:val="007100DF"/>
    <w:rsid w:val="00710181"/>
    <w:rsid w:val="00710D59"/>
    <w:rsid w:val="00710DE1"/>
    <w:rsid w:val="00710EA9"/>
    <w:rsid w:val="00710F6C"/>
    <w:rsid w:val="007111E3"/>
    <w:rsid w:val="0071156A"/>
    <w:rsid w:val="007117EA"/>
    <w:rsid w:val="0071185B"/>
    <w:rsid w:val="00711C94"/>
    <w:rsid w:val="00711C96"/>
    <w:rsid w:val="00711FC9"/>
    <w:rsid w:val="007122C4"/>
    <w:rsid w:val="007131DB"/>
    <w:rsid w:val="00713323"/>
    <w:rsid w:val="00713378"/>
    <w:rsid w:val="00713484"/>
    <w:rsid w:val="00713693"/>
    <w:rsid w:val="007136D0"/>
    <w:rsid w:val="007137D4"/>
    <w:rsid w:val="00713DA0"/>
    <w:rsid w:val="007141DA"/>
    <w:rsid w:val="007143E7"/>
    <w:rsid w:val="00714A89"/>
    <w:rsid w:val="00714D98"/>
    <w:rsid w:val="00714E1C"/>
    <w:rsid w:val="007150F8"/>
    <w:rsid w:val="00715130"/>
    <w:rsid w:val="00715202"/>
    <w:rsid w:val="007155CB"/>
    <w:rsid w:val="00715621"/>
    <w:rsid w:val="007159E0"/>
    <w:rsid w:val="00715C08"/>
    <w:rsid w:val="007166A0"/>
    <w:rsid w:val="0071672A"/>
    <w:rsid w:val="0071687E"/>
    <w:rsid w:val="007168D0"/>
    <w:rsid w:val="00716AAB"/>
    <w:rsid w:val="00716B1D"/>
    <w:rsid w:val="00716CB9"/>
    <w:rsid w:val="00716D2C"/>
    <w:rsid w:val="0071753D"/>
    <w:rsid w:val="007177A3"/>
    <w:rsid w:val="00717A26"/>
    <w:rsid w:val="00717D37"/>
    <w:rsid w:val="007200CC"/>
    <w:rsid w:val="007201C4"/>
    <w:rsid w:val="00720BB4"/>
    <w:rsid w:val="00720D32"/>
    <w:rsid w:val="00720F5E"/>
    <w:rsid w:val="00721101"/>
    <w:rsid w:val="007211E1"/>
    <w:rsid w:val="0072194D"/>
    <w:rsid w:val="00721B06"/>
    <w:rsid w:val="00721EAF"/>
    <w:rsid w:val="00722319"/>
    <w:rsid w:val="00722A80"/>
    <w:rsid w:val="00722CC0"/>
    <w:rsid w:val="00722E62"/>
    <w:rsid w:val="00723022"/>
    <w:rsid w:val="0072314B"/>
    <w:rsid w:val="007236A6"/>
    <w:rsid w:val="00724312"/>
    <w:rsid w:val="0072436E"/>
    <w:rsid w:val="00724838"/>
    <w:rsid w:val="00724CFD"/>
    <w:rsid w:val="00724E4C"/>
    <w:rsid w:val="00725528"/>
    <w:rsid w:val="00725986"/>
    <w:rsid w:val="00725B08"/>
    <w:rsid w:val="00726021"/>
    <w:rsid w:val="00726277"/>
    <w:rsid w:val="00726576"/>
    <w:rsid w:val="0072664C"/>
    <w:rsid w:val="007266BD"/>
    <w:rsid w:val="00726973"/>
    <w:rsid w:val="00726D99"/>
    <w:rsid w:val="00726E00"/>
    <w:rsid w:val="00727CB3"/>
    <w:rsid w:val="0073034E"/>
    <w:rsid w:val="00730748"/>
    <w:rsid w:val="00730841"/>
    <w:rsid w:val="00730A7C"/>
    <w:rsid w:val="00730F34"/>
    <w:rsid w:val="00731214"/>
    <w:rsid w:val="00731709"/>
    <w:rsid w:val="00731785"/>
    <w:rsid w:val="00731BC1"/>
    <w:rsid w:val="00731C8A"/>
    <w:rsid w:val="00731E5C"/>
    <w:rsid w:val="00731E9E"/>
    <w:rsid w:val="00731FD0"/>
    <w:rsid w:val="00732863"/>
    <w:rsid w:val="00732A0F"/>
    <w:rsid w:val="0073374B"/>
    <w:rsid w:val="007337EC"/>
    <w:rsid w:val="00733902"/>
    <w:rsid w:val="00733FE2"/>
    <w:rsid w:val="00734797"/>
    <w:rsid w:val="0073485F"/>
    <w:rsid w:val="00734B4A"/>
    <w:rsid w:val="00734DF3"/>
    <w:rsid w:val="00734EF4"/>
    <w:rsid w:val="0073501F"/>
    <w:rsid w:val="00735054"/>
    <w:rsid w:val="00735A03"/>
    <w:rsid w:val="00735A84"/>
    <w:rsid w:val="00735E6F"/>
    <w:rsid w:val="0073608A"/>
    <w:rsid w:val="007362B5"/>
    <w:rsid w:val="007367A6"/>
    <w:rsid w:val="00737602"/>
    <w:rsid w:val="00737B83"/>
    <w:rsid w:val="00737BF5"/>
    <w:rsid w:val="00740002"/>
    <w:rsid w:val="007402BB"/>
    <w:rsid w:val="007402D7"/>
    <w:rsid w:val="007402E0"/>
    <w:rsid w:val="007404C4"/>
    <w:rsid w:val="007404E1"/>
    <w:rsid w:val="00740A5A"/>
    <w:rsid w:val="00740AF8"/>
    <w:rsid w:val="00740ECF"/>
    <w:rsid w:val="00740F1E"/>
    <w:rsid w:val="00740F6D"/>
    <w:rsid w:val="007412C6"/>
    <w:rsid w:val="007412CD"/>
    <w:rsid w:val="00741868"/>
    <w:rsid w:val="00741D65"/>
    <w:rsid w:val="007420B3"/>
    <w:rsid w:val="007422AC"/>
    <w:rsid w:val="007422C8"/>
    <w:rsid w:val="00742521"/>
    <w:rsid w:val="00743285"/>
    <w:rsid w:val="007435FF"/>
    <w:rsid w:val="00743730"/>
    <w:rsid w:val="007438A5"/>
    <w:rsid w:val="007438F0"/>
    <w:rsid w:val="00743912"/>
    <w:rsid w:val="00743BB2"/>
    <w:rsid w:val="00743F67"/>
    <w:rsid w:val="00744001"/>
    <w:rsid w:val="007440D4"/>
    <w:rsid w:val="007440DD"/>
    <w:rsid w:val="007441E2"/>
    <w:rsid w:val="00744444"/>
    <w:rsid w:val="007444F4"/>
    <w:rsid w:val="00744521"/>
    <w:rsid w:val="00744CAC"/>
    <w:rsid w:val="00744D0C"/>
    <w:rsid w:val="00745162"/>
    <w:rsid w:val="0074564F"/>
    <w:rsid w:val="007456AC"/>
    <w:rsid w:val="00745B59"/>
    <w:rsid w:val="0074640F"/>
    <w:rsid w:val="00746E92"/>
    <w:rsid w:val="00747188"/>
    <w:rsid w:val="0074747D"/>
    <w:rsid w:val="00747C5F"/>
    <w:rsid w:val="00747CB4"/>
    <w:rsid w:val="00747F85"/>
    <w:rsid w:val="0075018F"/>
    <w:rsid w:val="0075023A"/>
    <w:rsid w:val="00750EE9"/>
    <w:rsid w:val="00751055"/>
    <w:rsid w:val="007511D0"/>
    <w:rsid w:val="007512A6"/>
    <w:rsid w:val="00751389"/>
    <w:rsid w:val="00751398"/>
    <w:rsid w:val="00751421"/>
    <w:rsid w:val="00751811"/>
    <w:rsid w:val="00751817"/>
    <w:rsid w:val="007518B6"/>
    <w:rsid w:val="00751AB1"/>
    <w:rsid w:val="00751CF5"/>
    <w:rsid w:val="00751E5C"/>
    <w:rsid w:val="00752031"/>
    <w:rsid w:val="0075218B"/>
    <w:rsid w:val="007521F9"/>
    <w:rsid w:val="00752897"/>
    <w:rsid w:val="00752E82"/>
    <w:rsid w:val="00753A95"/>
    <w:rsid w:val="00753B0E"/>
    <w:rsid w:val="00753BA3"/>
    <w:rsid w:val="00753D19"/>
    <w:rsid w:val="00753F40"/>
    <w:rsid w:val="0075400E"/>
    <w:rsid w:val="007543EC"/>
    <w:rsid w:val="007545AE"/>
    <w:rsid w:val="0075473D"/>
    <w:rsid w:val="007547F4"/>
    <w:rsid w:val="00754BD4"/>
    <w:rsid w:val="00754BEC"/>
    <w:rsid w:val="00754D20"/>
    <w:rsid w:val="00754EDC"/>
    <w:rsid w:val="007552F7"/>
    <w:rsid w:val="0075551E"/>
    <w:rsid w:val="007559F4"/>
    <w:rsid w:val="00755CD3"/>
    <w:rsid w:val="00755DA0"/>
    <w:rsid w:val="00755F7F"/>
    <w:rsid w:val="0075618B"/>
    <w:rsid w:val="00756385"/>
    <w:rsid w:val="007566D1"/>
    <w:rsid w:val="007568F0"/>
    <w:rsid w:val="00756C9C"/>
    <w:rsid w:val="00756E11"/>
    <w:rsid w:val="00756F06"/>
    <w:rsid w:val="00757151"/>
    <w:rsid w:val="007571A6"/>
    <w:rsid w:val="00757511"/>
    <w:rsid w:val="007577CC"/>
    <w:rsid w:val="007577D7"/>
    <w:rsid w:val="00757AB6"/>
    <w:rsid w:val="007600A4"/>
    <w:rsid w:val="007600C0"/>
    <w:rsid w:val="0076010F"/>
    <w:rsid w:val="0076018A"/>
    <w:rsid w:val="007604FA"/>
    <w:rsid w:val="007605A8"/>
    <w:rsid w:val="007605AE"/>
    <w:rsid w:val="0076085D"/>
    <w:rsid w:val="00760A3C"/>
    <w:rsid w:val="00760B8B"/>
    <w:rsid w:val="00760E34"/>
    <w:rsid w:val="0076171E"/>
    <w:rsid w:val="00761844"/>
    <w:rsid w:val="00761882"/>
    <w:rsid w:val="00761C1D"/>
    <w:rsid w:val="00761CE3"/>
    <w:rsid w:val="00761E79"/>
    <w:rsid w:val="00761EAD"/>
    <w:rsid w:val="00762C38"/>
    <w:rsid w:val="00763B1E"/>
    <w:rsid w:val="00764620"/>
    <w:rsid w:val="007649FA"/>
    <w:rsid w:val="00764B05"/>
    <w:rsid w:val="00764C00"/>
    <w:rsid w:val="00764CDF"/>
    <w:rsid w:val="00764CF2"/>
    <w:rsid w:val="00764F16"/>
    <w:rsid w:val="00765479"/>
    <w:rsid w:val="00765707"/>
    <w:rsid w:val="00765AAB"/>
    <w:rsid w:val="00765ABF"/>
    <w:rsid w:val="00766268"/>
    <w:rsid w:val="0076629A"/>
    <w:rsid w:val="0076634D"/>
    <w:rsid w:val="00766637"/>
    <w:rsid w:val="00766761"/>
    <w:rsid w:val="007669AF"/>
    <w:rsid w:val="00766B4B"/>
    <w:rsid w:val="00766F03"/>
    <w:rsid w:val="00766F65"/>
    <w:rsid w:val="007673C2"/>
    <w:rsid w:val="007675CF"/>
    <w:rsid w:val="00767944"/>
    <w:rsid w:val="00767A0A"/>
    <w:rsid w:val="00767A8D"/>
    <w:rsid w:val="00767A99"/>
    <w:rsid w:val="00767B3C"/>
    <w:rsid w:val="00767B50"/>
    <w:rsid w:val="00767BE5"/>
    <w:rsid w:val="00767C0E"/>
    <w:rsid w:val="00767DBC"/>
    <w:rsid w:val="00767ECA"/>
    <w:rsid w:val="00767F86"/>
    <w:rsid w:val="00770181"/>
    <w:rsid w:val="007705CA"/>
    <w:rsid w:val="007705FC"/>
    <w:rsid w:val="00770608"/>
    <w:rsid w:val="007711C1"/>
    <w:rsid w:val="0077133F"/>
    <w:rsid w:val="00771824"/>
    <w:rsid w:val="00771856"/>
    <w:rsid w:val="007719AC"/>
    <w:rsid w:val="007719FC"/>
    <w:rsid w:val="00771C54"/>
    <w:rsid w:val="0077212C"/>
    <w:rsid w:val="0077374F"/>
    <w:rsid w:val="00773D28"/>
    <w:rsid w:val="00773E42"/>
    <w:rsid w:val="00773ED1"/>
    <w:rsid w:val="00773F2C"/>
    <w:rsid w:val="0077407D"/>
    <w:rsid w:val="007746FE"/>
    <w:rsid w:val="00774727"/>
    <w:rsid w:val="00774BD9"/>
    <w:rsid w:val="00774D00"/>
    <w:rsid w:val="00774F09"/>
    <w:rsid w:val="00774FB6"/>
    <w:rsid w:val="007751A3"/>
    <w:rsid w:val="0077542C"/>
    <w:rsid w:val="00775533"/>
    <w:rsid w:val="007755B8"/>
    <w:rsid w:val="00775859"/>
    <w:rsid w:val="007762AA"/>
    <w:rsid w:val="00776BDF"/>
    <w:rsid w:val="00776C87"/>
    <w:rsid w:val="00776F79"/>
    <w:rsid w:val="00776F99"/>
    <w:rsid w:val="00777035"/>
    <w:rsid w:val="007770E7"/>
    <w:rsid w:val="0077723D"/>
    <w:rsid w:val="007772E6"/>
    <w:rsid w:val="00777864"/>
    <w:rsid w:val="00777B9F"/>
    <w:rsid w:val="00777E9C"/>
    <w:rsid w:val="00777EBC"/>
    <w:rsid w:val="00780028"/>
    <w:rsid w:val="00780582"/>
    <w:rsid w:val="0078064F"/>
    <w:rsid w:val="00780B4E"/>
    <w:rsid w:val="00781168"/>
    <w:rsid w:val="00781478"/>
    <w:rsid w:val="0078161C"/>
    <w:rsid w:val="0078167B"/>
    <w:rsid w:val="00781D77"/>
    <w:rsid w:val="00781D8A"/>
    <w:rsid w:val="00782224"/>
    <w:rsid w:val="0078232B"/>
    <w:rsid w:val="00782433"/>
    <w:rsid w:val="00782484"/>
    <w:rsid w:val="00782968"/>
    <w:rsid w:val="00783371"/>
    <w:rsid w:val="0078353B"/>
    <w:rsid w:val="007838C4"/>
    <w:rsid w:val="00783947"/>
    <w:rsid w:val="00783A2D"/>
    <w:rsid w:val="00783B4F"/>
    <w:rsid w:val="00783C96"/>
    <w:rsid w:val="00783EC1"/>
    <w:rsid w:val="0078493F"/>
    <w:rsid w:val="0078553F"/>
    <w:rsid w:val="00785596"/>
    <w:rsid w:val="00785945"/>
    <w:rsid w:val="00785AAA"/>
    <w:rsid w:val="00785DD6"/>
    <w:rsid w:val="00785DFD"/>
    <w:rsid w:val="007860EA"/>
    <w:rsid w:val="007861C7"/>
    <w:rsid w:val="0078662D"/>
    <w:rsid w:val="007867E2"/>
    <w:rsid w:val="00786999"/>
    <w:rsid w:val="00786CCA"/>
    <w:rsid w:val="00786EEF"/>
    <w:rsid w:val="00786F7F"/>
    <w:rsid w:val="00787342"/>
    <w:rsid w:val="00787407"/>
    <w:rsid w:val="0078744C"/>
    <w:rsid w:val="00787723"/>
    <w:rsid w:val="0079004B"/>
    <w:rsid w:val="0079010D"/>
    <w:rsid w:val="007901E6"/>
    <w:rsid w:val="0079036C"/>
    <w:rsid w:val="007906C3"/>
    <w:rsid w:val="00790837"/>
    <w:rsid w:val="00790C04"/>
    <w:rsid w:val="00790C15"/>
    <w:rsid w:val="00790D59"/>
    <w:rsid w:val="00790D87"/>
    <w:rsid w:val="00790EE0"/>
    <w:rsid w:val="007913AE"/>
    <w:rsid w:val="00791CCB"/>
    <w:rsid w:val="00791E34"/>
    <w:rsid w:val="00791FAA"/>
    <w:rsid w:val="0079232D"/>
    <w:rsid w:val="00792721"/>
    <w:rsid w:val="00792918"/>
    <w:rsid w:val="00792DED"/>
    <w:rsid w:val="00793222"/>
    <w:rsid w:val="007934D6"/>
    <w:rsid w:val="00793504"/>
    <w:rsid w:val="00793692"/>
    <w:rsid w:val="007936C9"/>
    <w:rsid w:val="0079376A"/>
    <w:rsid w:val="00793805"/>
    <w:rsid w:val="007939FC"/>
    <w:rsid w:val="00793D85"/>
    <w:rsid w:val="00793EE7"/>
    <w:rsid w:val="00794110"/>
    <w:rsid w:val="00794262"/>
    <w:rsid w:val="00795158"/>
    <w:rsid w:val="00795407"/>
    <w:rsid w:val="007957BA"/>
    <w:rsid w:val="00795D07"/>
    <w:rsid w:val="00795FCF"/>
    <w:rsid w:val="007961FE"/>
    <w:rsid w:val="007963B2"/>
    <w:rsid w:val="007965DC"/>
    <w:rsid w:val="00796753"/>
    <w:rsid w:val="007967EF"/>
    <w:rsid w:val="00796A00"/>
    <w:rsid w:val="0079760B"/>
    <w:rsid w:val="007979A2"/>
    <w:rsid w:val="00797CA4"/>
    <w:rsid w:val="00797D25"/>
    <w:rsid w:val="00797EAB"/>
    <w:rsid w:val="007A032B"/>
    <w:rsid w:val="007A0682"/>
    <w:rsid w:val="007A0C1F"/>
    <w:rsid w:val="007A0FF0"/>
    <w:rsid w:val="007A104A"/>
    <w:rsid w:val="007A10E3"/>
    <w:rsid w:val="007A1112"/>
    <w:rsid w:val="007A1279"/>
    <w:rsid w:val="007A1539"/>
    <w:rsid w:val="007A1637"/>
    <w:rsid w:val="007A1897"/>
    <w:rsid w:val="007A18E3"/>
    <w:rsid w:val="007A1CBA"/>
    <w:rsid w:val="007A2099"/>
    <w:rsid w:val="007A2140"/>
    <w:rsid w:val="007A22A8"/>
    <w:rsid w:val="007A2681"/>
    <w:rsid w:val="007A297E"/>
    <w:rsid w:val="007A2EC2"/>
    <w:rsid w:val="007A3868"/>
    <w:rsid w:val="007A3D92"/>
    <w:rsid w:val="007A3DF3"/>
    <w:rsid w:val="007A4599"/>
    <w:rsid w:val="007A4C5C"/>
    <w:rsid w:val="007A5089"/>
    <w:rsid w:val="007A5094"/>
    <w:rsid w:val="007A51B4"/>
    <w:rsid w:val="007A52D8"/>
    <w:rsid w:val="007A5927"/>
    <w:rsid w:val="007A5A0D"/>
    <w:rsid w:val="007A5AC0"/>
    <w:rsid w:val="007A5C41"/>
    <w:rsid w:val="007A5E48"/>
    <w:rsid w:val="007A605D"/>
    <w:rsid w:val="007A648E"/>
    <w:rsid w:val="007A670D"/>
    <w:rsid w:val="007A670F"/>
    <w:rsid w:val="007A67EB"/>
    <w:rsid w:val="007A70A5"/>
    <w:rsid w:val="007A71A1"/>
    <w:rsid w:val="007A759E"/>
    <w:rsid w:val="007A7A81"/>
    <w:rsid w:val="007A7B7C"/>
    <w:rsid w:val="007B03A9"/>
    <w:rsid w:val="007B0ADA"/>
    <w:rsid w:val="007B0DA8"/>
    <w:rsid w:val="007B11EC"/>
    <w:rsid w:val="007B135F"/>
    <w:rsid w:val="007B1A6D"/>
    <w:rsid w:val="007B202E"/>
    <w:rsid w:val="007B21F1"/>
    <w:rsid w:val="007B270D"/>
    <w:rsid w:val="007B28B5"/>
    <w:rsid w:val="007B299C"/>
    <w:rsid w:val="007B2E8F"/>
    <w:rsid w:val="007B2FFF"/>
    <w:rsid w:val="007B3041"/>
    <w:rsid w:val="007B315A"/>
    <w:rsid w:val="007B326C"/>
    <w:rsid w:val="007B343C"/>
    <w:rsid w:val="007B356D"/>
    <w:rsid w:val="007B39DB"/>
    <w:rsid w:val="007B3D91"/>
    <w:rsid w:val="007B3EAD"/>
    <w:rsid w:val="007B47C9"/>
    <w:rsid w:val="007B4956"/>
    <w:rsid w:val="007B4BFC"/>
    <w:rsid w:val="007B4EE1"/>
    <w:rsid w:val="007B57D1"/>
    <w:rsid w:val="007B5ADD"/>
    <w:rsid w:val="007B5BC6"/>
    <w:rsid w:val="007B5DF7"/>
    <w:rsid w:val="007B5EDD"/>
    <w:rsid w:val="007B60F4"/>
    <w:rsid w:val="007B6216"/>
    <w:rsid w:val="007B621A"/>
    <w:rsid w:val="007B6329"/>
    <w:rsid w:val="007B66A1"/>
    <w:rsid w:val="007B6D2D"/>
    <w:rsid w:val="007B6D6E"/>
    <w:rsid w:val="007B738E"/>
    <w:rsid w:val="007B746F"/>
    <w:rsid w:val="007B7704"/>
    <w:rsid w:val="007B7ACF"/>
    <w:rsid w:val="007C0180"/>
    <w:rsid w:val="007C0358"/>
    <w:rsid w:val="007C0410"/>
    <w:rsid w:val="007C0432"/>
    <w:rsid w:val="007C061C"/>
    <w:rsid w:val="007C0C7A"/>
    <w:rsid w:val="007C104D"/>
    <w:rsid w:val="007C1238"/>
    <w:rsid w:val="007C1323"/>
    <w:rsid w:val="007C160C"/>
    <w:rsid w:val="007C1671"/>
    <w:rsid w:val="007C18AF"/>
    <w:rsid w:val="007C19A7"/>
    <w:rsid w:val="007C19B6"/>
    <w:rsid w:val="007C1E89"/>
    <w:rsid w:val="007C20BC"/>
    <w:rsid w:val="007C2145"/>
    <w:rsid w:val="007C252F"/>
    <w:rsid w:val="007C27F4"/>
    <w:rsid w:val="007C321A"/>
    <w:rsid w:val="007C337F"/>
    <w:rsid w:val="007C356B"/>
    <w:rsid w:val="007C35DB"/>
    <w:rsid w:val="007C3B7C"/>
    <w:rsid w:val="007C3DEC"/>
    <w:rsid w:val="007C4B8C"/>
    <w:rsid w:val="007C4D38"/>
    <w:rsid w:val="007C4DA0"/>
    <w:rsid w:val="007C4EC1"/>
    <w:rsid w:val="007C53B4"/>
    <w:rsid w:val="007C5A19"/>
    <w:rsid w:val="007C5E71"/>
    <w:rsid w:val="007C5FDD"/>
    <w:rsid w:val="007C644B"/>
    <w:rsid w:val="007C6D11"/>
    <w:rsid w:val="007C71CD"/>
    <w:rsid w:val="007C74A1"/>
    <w:rsid w:val="007C786F"/>
    <w:rsid w:val="007C7A86"/>
    <w:rsid w:val="007C7B11"/>
    <w:rsid w:val="007C7C79"/>
    <w:rsid w:val="007C7FFD"/>
    <w:rsid w:val="007D0704"/>
    <w:rsid w:val="007D0992"/>
    <w:rsid w:val="007D0B4E"/>
    <w:rsid w:val="007D0E6D"/>
    <w:rsid w:val="007D0E71"/>
    <w:rsid w:val="007D0F8C"/>
    <w:rsid w:val="007D106C"/>
    <w:rsid w:val="007D1510"/>
    <w:rsid w:val="007D16F7"/>
    <w:rsid w:val="007D1719"/>
    <w:rsid w:val="007D1916"/>
    <w:rsid w:val="007D1A5B"/>
    <w:rsid w:val="007D1E84"/>
    <w:rsid w:val="007D205B"/>
    <w:rsid w:val="007D2538"/>
    <w:rsid w:val="007D2803"/>
    <w:rsid w:val="007D29ED"/>
    <w:rsid w:val="007D2EDC"/>
    <w:rsid w:val="007D3748"/>
    <w:rsid w:val="007D41D7"/>
    <w:rsid w:val="007D43DD"/>
    <w:rsid w:val="007D456F"/>
    <w:rsid w:val="007D4A98"/>
    <w:rsid w:val="007D4F6B"/>
    <w:rsid w:val="007D5027"/>
    <w:rsid w:val="007D5480"/>
    <w:rsid w:val="007D553D"/>
    <w:rsid w:val="007D5598"/>
    <w:rsid w:val="007D5618"/>
    <w:rsid w:val="007D59E0"/>
    <w:rsid w:val="007D6255"/>
    <w:rsid w:val="007D625D"/>
    <w:rsid w:val="007D670A"/>
    <w:rsid w:val="007D75D8"/>
    <w:rsid w:val="007D76BC"/>
    <w:rsid w:val="007D7A8A"/>
    <w:rsid w:val="007D7E30"/>
    <w:rsid w:val="007D7F65"/>
    <w:rsid w:val="007E029C"/>
    <w:rsid w:val="007E038C"/>
    <w:rsid w:val="007E0668"/>
    <w:rsid w:val="007E0AB9"/>
    <w:rsid w:val="007E0B58"/>
    <w:rsid w:val="007E1247"/>
    <w:rsid w:val="007E184F"/>
    <w:rsid w:val="007E198A"/>
    <w:rsid w:val="007E1BBF"/>
    <w:rsid w:val="007E1F85"/>
    <w:rsid w:val="007E1FF5"/>
    <w:rsid w:val="007E20B6"/>
    <w:rsid w:val="007E236B"/>
    <w:rsid w:val="007E23AA"/>
    <w:rsid w:val="007E2B38"/>
    <w:rsid w:val="007E2CA1"/>
    <w:rsid w:val="007E2E09"/>
    <w:rsid w:val="007E3430"/>
    <w:rsid w:val="007E3A3C"/>
    <w:rsid w:val="007E3BFB"/>
    <w:rsid w:val="007E3DC0"/>
    <w:rsid w:val="007E3E56"/>
    <w:rsid w:val="007E45CE"/>
    <w:rsid w:val="007E4740"/>
    <w:rsid w:val="007E4893"/>
    <w:rsid w:val="007E4C9D"/>
    <w:rsid w:val="007E5109"/>
    <w:rsid w:val="007E513B"/>
    <w:rsid w:val="007E56D2"/>
    <w:rsid w:val="007E5727"/>
    <w:rsid w:val="007E5742"/>
    <w:rsid w:val="007E592E"/>
    <w:rsid w:val="007E59FF"/>
    <w:rsid w:val="007E5A9E"/>
    <w:rsid w:val="007E5CE0"/>
    <w:rsid w:val="007E5DDA"/>
    <w:rsid w:val="007E6051"/>
    <w:rsid w:val="007E62CB"/>
    <w:rsid w:val="007E66CF"/>
    <w:rsid w:val="007E6982"/>
    <w:rsid w:val="007E699D"/>
    <w:rsid w:val="007E6AE4"/>
    <w:rsid w:val="007E6D25"/>
    <w:rsid w:val="007E6E3F"/>
    <w:rsid w:val="007E6F95"/>
    <w:rsid w:val="007E702C"/>
    <w:rsid w:val="007E788D"/>
    <w:rsid w:val="007E78A3"/>
    <w:rsid w:val="007E7DE0"/>
    <w:rsid w:val="007F0015"/>
    <w:rsid w:val="007F0059"/>
    <w:rsid w:val="007F08A4"/>
    <w:rsid w:val="007F0A52"/>
    <w:rsid w:val="007F0CC3"/>
    <w:rsid w:val="007F0EE7"/>
    <w:rsid w:val="007F1530"/>
    <w:rsid w:val="007F18B9"/>
    <w:rsid w:val="007F1A1D"/>
    <w:rsid w:val="007F1D1D"/>
    <w:rsid w:val="007F1F86"/>
    <w:rsid w:val="007F1FB2"/>
    <w:rsid w:val="007F24A3"/>
    <w:rsid w:val="007F268C"/>
    <w:rsid w:val="007F2937"/>
    <w:rsid w:val="007F29E0"/>
    <w:rsid w:val="007F2C1D"/>
    <w:rsid w:val="007F2CAF"/>
    <w:rsid w:val="007F2E3E"/>
    <w:rsid w:val="007F389C"/>
    <w:rsid w:val="007F38FD"/>
    <w:rsid w:val="007F456F"/>
    <w:rsid w:val="007F46EF"/>
    <w:rsid w:val="007F47D7"/>
    <w:rsid w:val="007F4A06"/>
    <w:rsid w:val="007F4B09"/>
    <w:rsid w:val="007F4BC3"/>
    <w:rsid w:val="007F4C99"/>
    <w:rsid w:val="007F4DE1"/>
    <w:rsid w:val="007F4F44"/>
    <w:rsid w:val="007F4FE6"/>
    <w:rsid w:val="007F51CD"/>
    <w:rsid w:val="007F533D"/>
    <w:rsid w:val="007F6022"/>
    <w:rsid w:val="007F61C9"/>
    <w:rsid w:val="007F6812"/>
    <w:rsid w:val="007F6842"/>
    <w:rsid w:val="007F6967"/>
    <w:rsid w:val="007F7040"/>
    <w:rsid w:val="007F7436"/>
    <w:rsid w:val="007F7646"/>
    <w:rsid w:val="007F77DF"/>
    <w:rsid w:val="008005A3"/>
    <w:rsid w:val="008007C5"/>
    <w:rsid w:val="00800D99"/>
    <w:rsid w:val="0080146E"/>
    <w:rsid w:val="0080171D"/>
    <w:rsid w:val="008019D1"/>
    <w:rsid w:val="00801ABF"/>
    <w:rsid w:val="00801E79"/>
    <w:rsid w:val="00801E98"/>
    <w:rsid w:val="008020A1"/>
    <w:rsid w:val="00802400"/>
    <w:rsid w:val="00802484"/>
    <w:rsid w:val="008027D1"/>
    <w:rsid w:val="00802D53"/>
    <w:rsid w:val="008031D5"/>
    <w:rsid w:val="00803C25"/>
    <w:rsid w:val="00803D5F"/>
    <w:rsid w:val="00803EA8"/>
    <w:rsid w:val="00803F51"/>
    <w:rsid w:val="00804329"/>
    <w:rsid w:val="008043DB"/>
    <w:rsid w:val="00804700"/>
    <w:rsid w:val="00804D5C"/>
    <w:rsid w:val="00804F53"/>
    <w:rsid w:val="0080516B"/>
    <w:rsid w:val="008054BA"/>
    <w:rsid w:val="00805AD9"/>
    <w:rsid w:val="008064E4"/>
    <w:rsid w:val="00806704"/>
    <w:rsid w:val="00806BB8"/>
    <w:rsid w:val="00806E82"/>
    <w:rsid w:val="00806E86"/>
    <w:rsid w:val="008073D4"/>
    <w:rsid w:val="0080797E"/>
    <w:rsid w:val="008079B9"/>
    <w:rsid w:val="00807B48"/>
    <w:rsid w:val="00807EB8"/>
    <w:rsid w:val="008101C4"/>
    <w:rsid w:val="00810C7A"/>
    <w:rsid w:val="00811103"/>
    <w:rsid w:val="00811236"/>
    <w:rsid w:val="008112E2"/>
    <w:rsid w:val="00811491"/>
    <w:rsid w:val="008116AA"/>
    <w:rsid w:val="00811B48"/>
    <w:rsid w:val="00811D49"/>
    <w:rsid w:val="0081227C"/>
    <w:rsid w:val="008126F9"/>
    <w:rsid w:val="00812B92"/>
    <w:rsid w:val="00812F27"/>
    <w:rsid w:val="00813041"/>
    <w:rsid w:val="008134B5"/>
    <w:rsid w:val="008137EE"/>
    <w:rsid w:val="008138EA"/>
    <w:rsid w:val="00813A7C"/>
    <w:rsid w:val="00813DEF"/>
    <w:rsid w:val="00813F5F"/>
    <w:rsid w:val="008148AD"/>
    <w:rsid w:val="008148B0"/>
    <w:rsid w:val="00814DAA"/>
    <w:rsid w:val="00815128"/>
    <w:rsid w:val="00815566"/>
    <w:rsid w:val="00815571"/>
    <w:rsid w:val="008157A3"/>
    <w:rsid w:val="0081593A"/>
    <w:rsid w:val="0081598D"/>
    <w:rsid w:val="008161A5"/>
    <w:rsid w:val="008165E6"/>
    <w:rsid w:val="00816C64"/>
    <w:rsid w:val="00816D1F"/>
    <w:rsid w:val="00816E0A"/>
    <w:rsid w:val="0081710A"/>
    <w:rsid w:val="0081757E"/>
    <w:rsid w:val="0081765A"/>
    <w:rsid w:val="0081781C"/>
    <w:rsid w:val="00817917"/>
    <w:rsid w:val="00817E6D"/>
    <w:rsid w:val="00817F6E"/>
    <w:rsid w:val="00817FB4"/>
    <w:rsid w:val="00820078"/>
    <w:rsid w:val="00820089"/>
    <w:rsid w:val="008207BC"/>
    <w:rsid w:val="00820E05"/>
    <w:rsid w:val="00821193"/>
    <w:rsid w:val="008211CF"/>
    <w:rsid w:val="0082129E"/>
    <w:rsid w:val="008212A6"/>
    <w:rsid w:val="008213FD"/>
    <w:rsid w:val="0082146E"/>
    <w:rsid w:val="008215E5"/>
    <w:rsid w:val="008216D1"/>
    <w:rsid w:val="00821A7E"/>
    <w:rsid w:val="00821E87"/>
    <w:rsid w:val="00822179"/>
    <w:rsid w:val="008223DC"/>
    <w:rsid w:val="0082255A"/>
    <w:rsid w:val="0082259C"/>
    <w:rsid w:val="00822610"/>
    <w:rsid w:val="008226CE"/>
    <w:rsid w:val="00822B87"/>
    <w:rsid w:val="00822C6C"/>
    <w:rsid w:val="00822CCA"/>
    <w:rsid w:val="00822F6A"/>
    <w:rsid w:val="0082300C"/>
    <w:rsid w:val="008230E4"/>
    <w:rsid w:val="00823127"/>
    <w:rsid w:val="00823264"/>
    <w:rsid w:val="008234AB"/>
    <w:rsid w:val="008234D3"/>
    <w:rsid w:val="00823510"/>
    <w:rsid w:val="00823577"/>
    <w:rsid w:val="008243FF"/>
    <w:rsid w:val="008244AB"/>
    <w:rsid w:val="008248C2"/>
    <w:rsid w:val="008248E6"/>
    <w:rsid w:val="00824B45"/>
    <w:rsid w:val="00824C22"/>
    <w:rsid w:val="00824C47"/>
    <w:rsid w:val="008252CF"/>
    <w:rsid w:val="008258C7"/>
    <w:rsid w:val="00825DE3"/>
    <w:rsid w:val="00826242"/>
    <w:rsid w:val="00826297"/>
    <w:rsid w:val="00826392"/>
    <w:rsid w:val="00826E35"/>
    <w:rsid w:val="0082717E"/>
    <w:rsid w:val="008271A1"/>
    <w:rsid w:val="008271A3"/>
    <w:rsid w:val="008277F9"/>
    <w:rsid w:val="00827D3C"/>
    <w:rsid w:val="008300A5"/>
    <w:rsid w:val="008303A9"/>
    <w:rsid w:val="00830A99"/>
    <w:rsid w:val="00830EF3"/>
    <w:rsid w:val="0083128D"/>
    <w:rsid w:val="00831A5F"/>
    <w:rsid w:val="0083230B"/>
    <w:rsid w:val="008325ED"/>
    <w:rsid w:val="0083315D"/>
    <w:rsid w:val="00833647"/>
    <w:rsid w:val="008338B4"/>
    <w:rsid w:val="00833A2A"/>
    <w:rsid w:val="008343C6"/>
    <w:rsid w:val="00834AD4"/>
    <w:rsid w:val="00834AFB"/>
    <w:rsid w:val="00834B5A"/>
    <w:rsid w:val="00834B65"/>
    <w:rsid w:val="00834BEC"/>
    <w:rsid w:val="00834D3A"/>
    <w:rsid w:val="0083503A"/>
    <w:rsid w:val="008350EE"/>
    <w:rsid w:val="00835212"/>
    <w:rsid w:val="008356C8"/>
    <w:rsid w:val="00835AAF"/>
    <w:rsid w:val="00836900"/>
    <w:rsid w:val="00836933"/>
    <w:rsid w:val="00836A67"/>
    <w:rsid w:val="00837215"/>
    <w:rsid w:val="00837573"/>
    <w:rsid w:val="00837654"/>
    <w:rsid w:val="00837802"/>
    <w:rsid w:val="00837B26"/>
    <w:rsid w:val="00837CA7"/>
    <w:rsid w:val="00837D23"/>
    <w:rsid w:val="00837DC5"/>
    <w:rsid w:val="00837E3A"/>
    <w:rsid w:val="008401D8"/>
    <w:rsid w:val="0084036B"/>
    <w:rsid w:val="00840707"/>
    <w:rsid w:val="00840A6D"/>
    <w:rsid w:val="00840E53"/>
    <w:rsid w:val="008412FF"/>
    <w:rsid w:val="008416A1"/>
    <w:rsid w:val="0084176D"/>
    <w:rsid w:val="00841A11"/>
    <w:rsid w:val="00841A3B"/>
    <w:rsid w:val="00841B3F"/>
    <w:rsid w:val="00841BD8"/>
    <w:rsid w:val="00842772"/>
    <w:rsid w:val="00842834"/>
    <w:rsid w:val="00842B0F"/>
    <w:rsid w:val="00842B9C"/>
    <w:rsid w:val="00842D38"/>
    <w:rsid w:val="00842FD9"/>
    <w:rsid w:val="00843412"/>
    <w:rsid w:val="00843B1A"/>
    <w:rsid w:val="00843B4F"/>
    <w:rsid w:val="00844362"/>
    <w:rsid w:val="0084447C"/>
    <w:rsid w:val="00844664"/>
    <w:rsid w:val="00844759"/>
    <w:rsid w:val="00844AA8"/>
    <w:rsid w:val="00844BDC"/>
    <w:rsid w:val="00844D45"/>
    <w:rsid w:val="008451F0"/>
    <w:rsid w:val="008453A7"/>
    <w:rsid w:val="008455DC"/>
    <w:rsid w:val="00845679"/>
    <w:rsid w:val="00845853"/>
    <w:rsid w:val="00845E35"/>
    <w:rsid w:val="008462A0"/>
    <w:rsid w:val="008463F6"/>
    <w:rsid w:val="0084686A"/>
    <w:rsid w:val="00846888"/>
    <w:rsid w:val="00846AD5"/>
    <w:rsid w:val="00847260"/>
    <w:rsid w:val="008478DA"/>
    <w:rsid w:val="00847A12"/>
    <w:rsid w:val="00847C49"/>
    <w:rsid w:val="00847D58"/>
    <w:rsid w:val="00850461"/>
    <w:rsid w:val="008508FF"/>
    <w:rsid w:val="00850ABB"/>
    <w:rsid w:val="00850D36"/>
    <w:rsid w:val="0085123B"/>
    <w:rsid w:val="00851913"/>
    <w:rsid w:val="00851919"/>
    <w:rsid w:val="00852356"/>
    <w:rsid w:val="008524CD"/>
    <w:rsid w:val="008527BF"/>
    <w:rsid w:val="00852972"/>
    <w:rsid w:val="00852C1A"/>
    <w:rsid w:val="00852F48"/>
    <w:rsid w:val="00852F75"/>
    <w:rsid w:val="00852FA2"/>
    <w:rsid w:val="00853328"/>
    <w:rsid w:val="0085395D"/>
    <w:rsid w:val="00853B87"/>
    <w:rsid w:val="00853BB6"/>
    <w:rsid w:val="00853C25"/>
    <w:rsid w:val="00854299"/>
    <w:rsid w:val="0085449A"/>
    <w:rsid w:val="0085478B"/>
    <w:rsid w:val="00854FA8"/>
    <w:rsid w:val="0085501B"/>
    <w:rsid w:val="00855076"/>
    <w:rsid w:val="008553CB"/>
    <w:rsid w:val="00855B13"/>
    <w:rsid w:val="00855DB4"/>
    <w:rsid w:val="00855F34"/>
    <w:rsid w:val="00856038"/>
    <w:rsid w:val="00856697"/>
    <w:rsid w:val="00856830"/>
    <w:rsid w:val="00856DB7"/>
    <w:rsid w:val="00856F84"/>
    <w:rsid w:val="008570AD"/>
    <w:rsid w:val="00857106"/>
    <w:rsid w:val="00857221"/>
    <w:rsid w:val="0085734D"/>
    <w:rsid w:val="0085755B"/>
    <w:rsid w:val="0085769B"/>
    <w:rsid w:val="008577F9"/>
    <w:rsid w:val="00857867"/>
    <w:rsid w:val="00857D45"/>
    <w:rsid w:val="00857DC7"/>
    <w:rsid w:val="00857E21"/>
    <w:rsid w:val="008604CE"/>
    <w:rsid w:val="00860640"/>
    <w:rsid w:val="00860BD1"/>
    <w:rsid w:val="00861797"/>
    <w:rsid w:val="00861874"/>
    <w:rsid w:val="00861A6A"/>
    <w:rsid w:val="00861B43"/>
    <w:rsid w:val="00861CC5"/>
    <w:rsid w:val="00861DCE"/>
    <w:rsid w:val="00861E23"/>
    <w:rsid w:val="00862132"/>
    <w:rsid w:val="008623B4"/>
    <w:rsid w:val="008623CB"/>
    <w:rsid w:val="0086263F"/>
    <w:rsid w:val="0086277A"/>
    <w:rsid w:val="00862A02"/>
    <w:rsid w:val="00862A49"/>
    <w:rsid w:val="00863003"/>
    <w:rsid w:val="008633F3"/>
    <w:rsid w:val="0086365A"/>
    <w:rsid w:val="00863882"/>
    <w:rsid w:val="00863B77"/>
    <w:rsid w:val="00863C5A"/>
    <w:rsid w:val="00863D28"/>
    <w:rsid w:val="00864272"/>
    <w:rsid w:val="0086466C"/>
    <w:rsid w:val="00864D48"/>
    <w:rsid w:val="00864E75"/>
    <w:rsid w:val="0086590C"/>
    <w:rsid w:val="00865D9B"/>
    <w:rsid w:val="0086603C"/>
    <w:rsid w:val="00866484"/>
    <w:rsid w:val="00866D9A"/>
    <w:rsid w:val="00867237"/>
    <w:rsid w:val="0086785D"/>
    <w:rsid w:val="00867B8C"/>
    <w:rsid w:val="0087006B"/>
    <w:rsid w:val="008703CB"/>
    <w:rsid w:val="00870BD0"/>
    <w:rsid w:val="00870F58"/>
    <w:rsid w:val="00871122"/>
    <w:rsid w:val="0087143A"/>
    <w:rsid w:val="0087151A"/>
    <w:rsid w:val="00871B20"/>
    <w:rsid w:val="00871F28"/>
    <w:rsid w:val="008720B5"/>
    <w:rsid w:val="0087239D"/>
    <w:rsid w:val="00872513"/>
    <w:rsid w:val="00872CC3"/>
    <w:rsid w:val="00872F98"/>
    <w:rsid w:val="008735E9"/>
    <w:rsid w:val="00873B74"/>
    <w:rsid w:val="00873BD1"/>
    <w:rsid w:val="00874020"/>
    <w:rsid w:val="0087403E"/>
    <w:rsid w:val="00874136"/>
    <w:rsid w:val="0087414E"/>
    <w:rsid w:val="00874495"/>
    <w:rsid w:val="008744B9"/>
    <w:rsid w:val="00874E7A"/>
    <w:rsid w:val="0087513F"/>
    <w:rsid w:val="008754BB"/>
    <w:rsid w:val="008755AE"/>
    <w:rsid w:val="00875CFC"/>
    <w:rsid w:val="008764C5"/>
    <w:rsid w:val="0087667F"/>
    <w:rsid w:val="00876AF0"/>
    <w:rsid w:val="00876F77"/>
    <w:rsid w:val="00876FC6"/>
    <w:rsid w:val="0087711A"/>
    <w:rsid w:val="0087761B"/>
    <w:rsid w:val="008778D8"/>
    <w:rsid w:val="00877D92"/>
    <w:rsid w:val="0088007A"/>
    <w:rsid w:val="00880441"/>
    <w:rsid w:val="00880590"/>
    <w:rsid w:val="008807FE"/>
    <w:rsid w:val="00880993"/>
    <w:rsid w:val="00880BC5"/>
    <w:rsid w:val="00881229"/>
    <w:rsid w:val="008813D1"/>
    <w:rsid w:val="00881600"/>
    <w:rsid w:val="0088176A"/>
    <w:rsid w:val="008817AD"/>
    <w:rsid w:val="00881984"/>
    <w:rsid w:val="00881BE0"/>
    <w:rsid w:val="00881E23"/>
    <w:rsid w:val="00881F55"/>
    <w:rsid w:val="00882675"/>
    <w:rsid w:val="00882A7D"/>
    <w:rsid w:val="00882C18"/>
    <w:rsid w:val="00882C7E"/>
    <w:rsid w:val="00882C96"/>
    <w:rsid w:val="008830DE"/>
    <w:rsid w:val="00883981"/>
    <w:rsid w:val="00883F5C"/>
    <w:rsid w:val="008844F5"/>
    <w:rsid w:val="00884507"/>
    <w:rsid w:val="00884545"/>
    <w:rsid w:val="00884A7B"/>
    <w:rsid w:val="00884B4C"/>
    <w:rsid w:val="00884C6F"/>
    <w:rsid w:val="00884FC4"/>
    <w:rsid w:val="0088554F"/>
    <w:rsid w:val="00885573"/>
    <w:rsid w:val="0088557B"/>
    <w:rsid w:val="008855CF"/>
    <w:rsid w:val="008861EC"/>
    <w:rsid w:val="00886229"/>
    <w:rsid w:val="00886459"/>
    <w:rsid w:val="00886580"/>
    <w:rsid w:val="0088662A"/>
    <w:rsid w:val="0088671E"/>
    <w:rsid w:val="00886722"/>
    <w:rsid w:val="00886840"/>
    <w:rsid w:val="008869F3"/>
    <w:rsid w:val="00886AFF"/>
    <w:rsid w:val="00886B30"/>
    <w:rsid w:val="00886C3E"/>
    <w:rsid w:val="00886D4A"/>
    <w:rsid w:val="0088703D"/>
    <w:rsid w:val="00887345"/>
    <w:rsid w:val="00887617"/>
    <w:rsid w:val="00887D23"/>
    <w:rsid w:val="00887D52"/>
    <w:rsid w:val="00887F9D"/>
    <w:rsid w:val="00890602"/>
    <w:rsid w:val="00891264"/>
    <w:rsid w:val="0089152E"/>
    <w:rsid w:val="00891620"/>
    <w:rsid w:val="00891C4F"/>
    <w:rsid w:val="00891F5E"/>
    <w:rsid w:val="0089225B"/>
    <w:rsid w:val="008922FD"/>
    <w:rsid w:val="008924E1"/>
    <w:rsid w:val="008925B8"/>
    <w:rsid w:val="00892719"/>
    <w:rsid w:val="008927FD"/>
    <w:rsid w:val="00893012"/>
    <w:rsid w:val="00893299"/>
    <w:rsid w:val="008933AC"/>
    <w:rsid w:val="00893648"/>
    <w:rsid w:val="00893AF1"/>
    <w:rsid w:val="00893B88"/>
    <w:rsid w:val="00893E13"/>
    <w:rsid w:val="00893E8E"/>
    <w:rsid w:val="00894287"/>
    <w:rsid w:val="00894C6D"/>
    <w:rsid w:val="0089543D"/>
    <w:rsid w:val="008954B6"/>
    <w:rsid w:val="00895AC2"/>
    <w:rsid w:val="00896264"/>
    <w:rsid w:val="008965D9"/>
    <w:rsid w:val="0089677C"/>
    <w:rsid w:val="00896BD2"/>
    <w:rsid w:val="00896E0E"/>
    <w:rsid w:val="00896EB6"/>
    <w:rsid w:val="00897007"/>
    <w:rsid w:val="008971E6"/>
    <w:rsid w:val="00897471"/>
    <w:rsid w:val="00897788"/>
    <w:rsid w:val="00897C32"/>
    <w:rsid w:val="008A006F"/>
    <w:rsid w:val="008A00CD"/>
    <w:rsid w:val="008A0174"/>
    <w:rsid w:val="008A0399"/>
    <w:rsid w:val="008A059F"/>
    <w:rsid w:val="008A05F8"/>
    <w:rsid w:val="008A0701"/>
    <w:rsid w:val="008A0787"/>
    <w:rsid w:val="008A09C6"/>
    <w:rsid w:val="008A0A0F"/>
    <w:rsid w:val="008A1115"/>
    <w:rsid w:val="008A1780"/>
    <w:rsid w:val="008A1A1E"/>
    <w:rsid w:val="008A1AAD"/>
    <w:rsid w:val="008A1B45"/>
    <w:rsid w:val="008A27A5"/>
    <w:rsid w:val="008A28C3"/>
    <w:rsid w:val="008A2BAE"/>
    <w:rsid w:val="008A2BC9"/>
    <w:rsid w:val="008A3062"/>
    <w:rsid w:val="008A32B6"/>
    <w:rsid w:val="008A335B"/>
    <w:rsid w:val="008A34AA"/>
    <w:rsid w:val="008A3526"/>
    <w:rsid w:val="008A356C"/>
    <w:rsid w:val="008A37A1"/>
    <w:rsid w:val="008A3867"/>
    <w:rsid w:val="008A3D09"/>
    <w:rsid w:val="008A3D1B"/>
    <w:rsid w:val="008A3E12"/>
    <w:rsid w:val="008A41B6"/>
    <w:rsid w:val="008A4228"/>
    <w:rsid w:val="008A429D"/>
    <w:rsid w:val="008A42F6"/>
    <w:rsid w:val="008A4788"/>
    <w:rsid w:val="008A47FB"/>
    <w:rsid w:val="008A48AF"/>
    <w:rsid w:val="008A48D2"/>
    <w:rsid w:val="008A4D83"/>
    <w:rsid w:val="008A4F2C"/>
    <w:rsid w:val="008A50CC"/>
    <w:rsid w:val="008A5188"/>
    <w:rsid w:val="008A5321"/>
    <w:rsid w:val="008A5458"/>
    <w:rsid w:val="008A55D6"/>
    <w:rsid w:val="008A5A3D"/>
    <w:rsid w:val="008A5BE6"/>
    <w:rsid w:val="008A5E08"/>
    <w:rsid w:val="008A608B"/>
    <w:rsid w:val="008A6784"/>
    <w:rsid w:val="008A69EB"/>
    <w:rsid w:val="008A6AB1"/>
    <w:rsid w:val="008A6ADF"/>
    <w:rsid w:val="008A6D32"/>
    <w:rsid w:val="008A6E42"/>
    <w:rsid w:val="008A6F13"/>
    <w:rsid w:val="008A6F76"/>
    <w:rsid w:val="008A7323"/>
    <w:rsid w:val="008A748B"/>
    <w:rsid w:val="008A756D"/>
    <w:rsid w:val="008A771A"/>
    <w:rsid w:val="008A77D5"/>
    <w:rsid w:val="008A7AE2"/>
    <w:rsid w:val="008B0251"/>
    <w:rsid w:val="008B0407"/>
    <w:rsid w:val="008B0652"/>
    <w:rsid w:val="008B0727"/>
    <w:rsid w:val="008B08C8"/>
    <w:rsid w:val="008B0F1E"/>
    <w:rsid w:val="008B1915"/>
    <w:rsid w:val="008B1AD9"/>
    <w:rsid w:val="008B1CB6"/>
    <w:rsid w:val="008B1DD2"/>
    <w:rsid w:val="008B21B6"/>
    <w:rsid w:val="008B2550"/>
    <w:rsid w:val="008B2864"/>
    <w:rsid w:val="008B2ACF"/>
    <w:rsid w:val="008B2D9D"/>
    <w:rsid w:val="008B3068"/>
    <w:rsid w:val="008B307D"/>
    <w:rsid w:val="008B310E"/>
    <w:rsid w:val="008B32CF"/>
    <w:rsid w:val="008B34BE"/>
    <w:rsid w:val="008B37E5"/>
    <w:rsid w:val="008B3A56"/>
    <w:rsid w:val="008B4D04"/>
    <w:rsid w:val="008B51FC"/>
    <w:rsid w:val="008B524F"/>
    <w:rsid w:val="008B5615"/>
    <w:rsid w:val="008B6067"/>
    <w:rsid w:val="008B639A"/>
    <w:rsid w:val="008B670E"/>
    <w:rsid w:val="008B6B54"/>
    <w:rsid w:val="008B700B"/>
    <w:rsid w:val="008B7227"/>
    <w:rsid w:val="008B74AA"/>
    <w:rsid w:val="008B7578"/>
    <w:rsid w:val="008B7ADB"/>
    <w:rsid w:val="008B7CB9"/>
    <w:rsid w:val="008B7D53"/>
    <w:rsid w:val="008B7DE8"/>
    <w:rsid w:val="008B7F5E"/>
    <w:rsid w:val="008C0045"/>
    <w:rsid w:val="008C0211"/>
    <w:rsid w:val="008C04E8"/>
    <w:rsid w:val="008C0545"/>
    <w:rsid w:val="008C0711"/>
    <w:rsid w:val="008C0844"/>
    <w:rsid w:val="008C0910"/>
    <w:rsid w:val="008C0ABD"/>
    <w:rsid w:val="008C0C03"/>
    <w:rsid w:val="008C103E"/>
    <w:rsid w:val="008C1145"/>
    <w:rsid w:val="008C12FC"/>
    <w:rsid w:val="008C14D8"/>
    <w:rsid w:val="008C16C1"/>
    <w:rsid w:val="008C192C"/>
    <w:rsid w:val="008C199A"/>
    <w:rsid w:val="008C1B34"/>
    <w:rsid w:val="008C1B4B"/>
    <w:rsid w:val="008C1C14"/>
    <w:rsid w:val="008C1D2C"/>
    <w:rsid w:val="008C23AD"/>
    <w:rsid w:val="008C27C0"/>
    <w:rsid w:val="008C28DC"/>
    <w:rsid w:val="008C2FD1"/>
    <w:rsid w:val="008C3207"/>
    <w:rsid w:val="008C3806"/>
    <w:rsid w:val="008C38EB"/>
    <w:rsid w:val="008C3D55"/>
    <w:rsid w:val="008C3E52"/>
    <w:rsid w:val="008C403D"/>
    <w:rsid w:val="008C429E"/>
    <w:rsid w:val="008C42FA"/>
    <w:rsid w:val="008C44B0"/>
    <w:rsid w:val="008C48ED"/>
    <w:rsid w:val="008C4DA4"/>
    <w:rsid w:val="008C536D"/>
    <w:rsid w:val="008C557E"/>
    <w:rsid w:val="008C559E"/>
    <w:rsid w:val="008C572D"/>
    <w:rsid w:val="008C59F7"/>
    <w:rsid w:val="008C5B8B"/>
    <w:rsid w:val="008C5B9E"/>
    <w:rsid w:val="008C5CD0"/>
    <w:rsid w:val="008C5CD4"/>
    <w:rsid w:val="008C60D1"/>
    <w:rsid w:val="008C6601"/>
    <w:rsid w:val="008C67FE"/>
    <w:rsid w:val="008C6A05"/>
    <w:rsid w:val="008C6B52"/>
    <w:rsid w:val="008C6B91"/>
    <w:rsid w:val="008C6C96"/>
    <w:rsid w:val="008C6CEB"/>
    <w:rsid w:val="008C7042"/>
    <w:rsid w:val="008C707F"/>
    <w:rsid w:val="008C7172"/>
    <w:rsid w:val="008C7536"/>
    <w:rsid w:val="008C779D"/>
    <w:rsid w:val="008C7B1E"/>
    <w:rsid w:val="008D048B"/>
    <w:rsid w:val="008D058A"/>
    <w:rsid w:val="008D06C8"/>
    <w:rsid w:val="008D0882"/>
    <w:rsid w:val="008D09B1"/>
    <w:rsid w:val="008D0B33"/>
    <w:rsid w:val="008D0B77"/>
    <w:rsid w:val="008D0DD4"/>
    <w:rsid w:val="008D0E99"/>
    <w:rsid w:val="008D1957"/>
    <w:rsid w:val="008D1F72"/>
    <w:rsid w:val="008D1FD1"/>
    <w:rsid w:val="008D28D5"/>
    <w:rsid w:val="008D2B0D"/>
    <w:rsid w:val="008D2B7D"/>
    <w:rsid w:val="008D2D02"/>
    <w:rsid w:val="008D31F2"/>
    <w:rsid w:val="008D3223"/>
    <w:rsid w:val="008D3264"/>
    <w:rsid w:val="008D3566"/>
    <w:rsid w:val="008D368D"/>
    <w:rsid w:val="008D3D03"/>
    <w:rsid w:val="008D3EE1"/>
    <w:rsid w:val="008D4011"/>
    <w:rsid w:val="008D4054"/>
    <w:rsid w:val="008D424E"/>
    <w:rsid w:val="008D4A40"/>
    <w:rsid w:val="008D4FE1"/>
    <w:rsid w:val="008D5759"/>
    <w:rsid w:val="008D5901"/>
    <w:rsid w:val="008D59D4"/>
    <w:rsid w:val="008D5B09"/>
    <w:rsid w:val="008D5BC0"/>
    <w:rsid w:val="008D5D7D"/>
    <w:rsid w:val="008D5E91"/>
    <w:rsid w:val="008D5F5F"/>
    <w:rsid w:val="008D667C"/>
    <w:rsid w:val="008D6810"/>
    <w:rsid w:val="008D6CE4"/>
    <w:rsid w:val="008D73F9"/>
    <w:rsid w:val="008D781C"/>
    <w:rsid w:val="008D7E29"/>
    <w:rsid w:val="008E00FA"/>
    <w:rsid w:val="008E01F8"/>
    <w:rsid w:val="008E05D1"/>
    <w:rsid w:val="008E0948"/>
    <w:rsid w:val="008E09F5"/>
    <w:rsid w:val="008E0B07"/>
    <w:rsid w:val="008E0D2B"/>
    <w:rsid w:val="008E0F66"/>
    <w:rsid w:val="008E1318"/>
    <w:rsid w:val="008E16A4"/>
    <w:rsid w:val="008E16F8"/>
    <w:rsid w:val="008E18F8"/>
    <w:rsid w:val="008E19EC"/>
    <w:rsid w:val="008E209D"/>
    <w:rsid w:val="008E237B"/>
    <w:rsid w:val="008E24A9"/>
    <w:rsid w:val="008E2609"/>
    <w:rsid w:val="008E2A1C"/>
    <w:rsid w:val="008E2A22"/>
    <w:rsid w:val="008E2FB9"/>
    <w:rsid w:val="008E314A"/>
    <w:rsid w:val="008E3275"/>
    <w:rsid w:val="008E3412"/>
    <w:rsid w:val="008E3773"/>
    <w:rsid w:val="008E3A0A"/>
    <w:rsid w:val="008E3FA0"/>
    <w:rsid w:val="008E4168"/>
    <w:rsid w:val="008E421E"/>
    <w:rsid w:val="008E43D4"/>
    <w:rsid w:val="008E46AB"/>
    <w:rsid w:val="008E4809"/>
    <w:rsid w:val="008E4A68"/>
    <w:rsid w:val="008E4B2D"/>
    <w:rsid w:val="008E4F58"/>
    <w:rsid w:val="008E55A3"/>
    <w:rsid w:val="008E55A4"/>
    <w:rsid w:val="008E5938"/>
    <w:rsid w:val="008E5D20"/>
    <w:rsid w:val="008E5D75"/>
    <w:rsid w:val="008E5F51"/>
    <w:rsid w:val="008E6021"/>
    <w:rsid w:val="008E624A"/>
    <w:rsid w:val="008E660E"/>
    <w:rsid w:val="008E6FDF"/>
    <w:rsid w:val="008E7382"/>
    <w:rsid w:val="008E742A"/>
    <w:rsid w:val="008E7EA8"/>
    <w:rsid w:val="008F011A"/>
    <w:rsid w:val="008F02FF"/>
    <w:rsid w:val="008F0A32"/>
    <w:rsid w:val="008F0AC4"/>
    <w:rsid w:val="008F10BB"/>
    <w:rsid w:val="008F1513"/>
    <w:rsid w:val="008F1BF8"/>
    <w:rsid w:val="008F2375"/>
    <w:rsid w:val="008F299A"/>
    <w:rsid w:val="008F2A34"/>
    <w:rsid w:val="008F2A4B"/>
    <w:rsid w:val="008F2B8F"/>
    <w:rsid w:val="008F2C09"/>
    <w:rsid w:val="008F2C54"/>
    <w:rsid w:val="008F309C"/>
    <w:rsid w:val="008F3384"/>
    <w:rsid w:val="008F35C4"/>
    <w:rsid w:val="008F35F7"/>
    <w:rsid w:val="008F395B"/>
    <w:rsid w:val="008F3BE4"/>
    <w:rsid w:val="008F3FA6"/>
    <w:rsid w:val="008F41D1"/>
    <w:rsid w:val="008F435B"/>
    <w:rsid w:val="008F4459"/>
    <w:rsid w:val="008F46BC"/>
    <w:rsid w:val="008F4A70"/>
    <w:rsid w:val="008F5202"/>
    <w:rsid w:val="008F55CF"/>
    <w:rsid w:val="008F5A9A"/>
    <w:rsid w:val="008F5AFB"/>
    <w:rsid w:val="008F68DE"/>
    <w:rsid w:val="008F69AD"/>
    <w:rsid w:val="008F69EA"/>
    <w:rsid w:val="008F6B5D"/>
    <w:rsid w:val="008F6C25"/>
    <w:rsid w:val="008F7211"/>
    <w:rsid w:val="008F7E88"/>
    <w:rsid w:val="008F7EEF"/>
    <w:rsid w:val="008F7F82"/>
    <w:rsid w:val="00900249"/>
    <w:rsid w:val="0090059F"/>
    <w:rsid w:val="009006E4"/>
    <w:rsid w:val="009008A5"/>
    <w:rsid w:val="00900C03"/>
    <w:rsid w:val="009011A5"/>
    <w:rsid w:val="0090126A"/>
    <w:rsid w:val="009013C8"/>
    <w:rsid w:val="009019BC"/>
    <w:rsid w:val="00901B80"/>
    <w:rsid w:val="00901F42"/>
    <w:rsid w:val="009023CF"/>
    <w:rsid w:val="009023DD"/>
    <w:rsid w:val="00902474"/>
    <w:rsid w:val="0090275E"/>
    <w:rsid w:val="00902B1A"/>
    <w:rsid w:val="00902D80"/>
    <w:rsid w:val="00902E78"/>
    <w:rsid w:val="00902F55"/>
    <w:rsid w:val="0090317B"/>
    <w:rsid w:val="00903327"/>
    <w:rsid w:val="009033A1"/>
    <w:rsid w:val="009037DF"/>
    <w:rsid w:val="00903B21"/>
    <w:rsid w:val="00903DA3"/>
    <w:rsid w:val="0090408A"/>
    <w:rsid w:val="009040AF"/>
    <w:rsid w:val="009041A7"/>
    <w:rsid w:val="00904556"/>
    <w:rsid w:val="00904F41"/>
    <w:rsid w:val="00904FB3"/>
    <w:rsid w:val="009053AB"/>
    <w:rsid w:val="00905978"/>
    <w:rsid w:val="009059C8"/>
    <w:rsid w:val="009063F1"/>
    <w:rsid w:val="009064F1"/>
    <w:rsid w:val="00906514"/>
    <w:rsid w:val="00906687"/>
    <w:rsid w:val="00906B2A"/>
    <w:rsid w:val="0090705C"/>
    <w:rsid w:val="009070CB"/>
    <w:rsid w:val="00907222"/>
    <w:rsid w:val="0090740A"/>
    <w:rsid w:val="00907AA7"/>
    <w:rsid w:val="00907ED7"/>
    <w:rsid w:val="009103ED"/>
    <w:rsid w:val="00910565"/>
    <w:rsid w:val="009107DE"/>
    <w:rsid w:val="00910964"/>
    <w:rsid w:val="00911264"/>
    <w:rsid w:val="009116ED"/>
    <w:rsid w:val="00911806"/>
    <w:rsid w:val="00911946"/>
    <w:rsid w:val="00911E4C"/>
    <w:rsid w:val="0091219F"/>
    <w:rsid w:val="0091223D"/>
    <w:rsid w:val="0091225D"/>
    <w:rsid w:val="009125E3"/>
    <w:rsid w:val="0091271C"/>
    <w:rsid w:val="00912FBD"/>
    <w:rsid w:val="00913450"/>
    <w:rsid w:val="009135CE"/>
    <w:rsid w:val="009137BE"/>
    <w:rsid w:val="00913D23"/>
    <w:rsid w:val="00913FA4"/>
    <w:rsid w:val="009143A5"/>
    <w:rsid w:val="0091460B"/>
    <w:rsid w:val="00914BB9"/>
    <w:rsid w:val="00914CC0"/>
    <w:rsid w:val="00914E9A"/>
    <w:rsid w:val="009155D4"/>
    <w:rsid w:val="0091581C"/>
    <w:rsid w:val="00915A49"/>
    <w:rsid w:val="00915D1D"/>
    <w:rsid w:val="00915F3E"/>
    <w:rsid w:val="009164CF"/>
    <w:rsid w:val="009168CA"/>
    <w:rsid w:val="00916A1E"/>
    <w:rsid w:val="00916AA0"/>
    <w:rsid w:val="00916BB1"/>
    <w:rsid w:val="00916F7D"/>
    <w:rsid w:val="009170B2"/>
    <w:rsid w:val="00917EBE"/>
    <w:rsid w:val="00917EF5"/>
    <w:rsid w:val="009202BB"/>
    <w:rsid w:val="00920401"/>
    <w:rsid w:val="009204A8"/>
    <w:rsid w:val="00920A82"/>
    <w:rsid w:val="00920B76"/>
    <w:rsid w:val="00920C5A"/>
    <w:rsid w:val="00920E93"/>
    <w:rsid w:val="0092109C"/>
    <w:rsid w:val="00921383"/>
    <w:rsid w:val="00921522"/>
    <w:rsid w:val="00921526"/>
    <w:rsid w:val="00921574"/>
    <w:rsid w:val="00921C69"/>
    <w:rsid w:val="00921D7C"/>
    <w:rsid w:val="00921E9A"/>
    <w:rsid w:val="00922973"/>
    <w:rsid w:val="00923138"/>
    <w:rsid w:val="009231FA"/>
    <w:rsid w:val="0092355D"/>
    <w:rsid w:val="00923775"/>
    <w:rsid w:val="00923793"/>
    <w:rsid w:val="0092390E"/>
    <w:rsid w:val="00923CDE"/>
    <w:rsid w:val="009240F9"/>
    <w:rsid w:val="00924123"/>
    <w:rsid w:val="009242BF"/>
    <w:rsid w:val="0092439D"/>
    <w:rsid w:val="00924653"/>
    <w:rsid w:val="00924AA5"/>
    <w:rsid w:val="00924B71"/>
    <w:rsid w:val="00924FB5"/>
    <w:rsid w:val="009254DF"/>
    <w:rsid w:val="00925890"/>
    <w:rsid w:val="009259AD"/>
    <w:rsid w:val="009264EF"/>
    <w:rsid w:val="009264FD"/>
    <w:rsid w:val="009267E9"/>
    <w:rsid w:val="00926A67"/>
    <w:rsid w:val="00927013"/>
    <w:rsid w:val="009272D7"/>
    <w:rsid w:val="009273A7"/>
    <w:rsid w:val="009274C8"/>
    <w:rsid w:val="00927869"/>
    <w:rsid w:val="009278B5"/>
    <w:rsid w:val="00927992"/>
    <w:rsid w:val="00927AD3"/>
    <w:rsid w:val="00927D1D"/>
    <w:rsid w:val="009303DD"/>
    <w:rsid w:val="00930589"/>
    <w:rsid w:val="0093082E"/>
    <w:rsid w:val="00930DD6"/>
    <w:rsid w:val="00930F8C"/>
    <w:rsid w:val="0093125A"/>
    <w:rsid w:val="0093140C"/>
    <w:rsid w:val="00931489"/>
    <w:rsid w:val="00931581"/>
    <w:rsid w:val="0093159F"/>
    <w:rsid w:val="00932048"/>
    <w:rsid w:val="0093249C"/>
    <w:rsid w:val="009329E2"/>
    <w:rsid w:val="00932B6A"/>
    <w:rsid w:val="00932EBA"/>
    <w:rsid w:val="00932FD3"/>
    <w:rsid w:val="00933D07"/>
    <w:rsid w:val="009340CE"/>
    <w:rsid w:val="0093423E"/>
    <w:rsid w:val="009349F9"/>
    <w:rsid w:val="00934E38"/>
    <w:rsid w:val="00935062"/>
    <w:rsid w:val="009350D4"/>
    <w:rsid w:val="009352F4"/>
    <w:rsid w:val="00935466"/>
    <w:rsid w:val="00935536"/>
    <w:rsid w:val="0093562C"/>
    <w:rsid w:val="0093574C"/>
    <w:rsid w:val="00935852"/>
    <w:rsid w:val="00935ED6"/>
    <w:rsid w:val="009363DD"/>
    <w:rsid w:val="00936552"/>
    <w:rsid w:val="0093661B"/>
    <w:rsid w:val="009367F7"/>
    <w:rsid w:val="00936919"/>
    <w:rsid w:val="00936F6E"/>
    <w:rsid w:val="00936F9F"/>
    <w:rsid w:val="0093706F"/>
    <w:rsid w:val="009375BF"/>
    <w:rsid w:val="00937908"/>
    <w:rsid w:val="00937ABC"/>
    <w:rsid w:val="00940049"/>
    <w:rsid w:val="0094016B"/>
    <w:rsid w:val="0094020C"/>
    <w:rsid w:val="0094046C"/>
    <w:rsid w:val="0094068F"/>
    <w:rsid w:val="009408C8"/>
    <w:rsid w:val="00940BE0"/>
    <w:rsid w:val="009414B7"/>
    <w:rsid w:val="00941720"/>
    <w:rsid w:val="00941ECD"/>
    <w:rsid w:val="00942453"/>
    <w:rsid w:val="00942504"/>
    <w:rsid w:val="0094279B"/>
    <w:rsid w:val="009427BA"/>
    <w:rsid w:val="009428F5"/>
    <w:rsid w:val="0094295A"/>
    <w:rsid w:val="00942BF1"/>
    <w:rsid w:val="00942CDB"/>
    <w:rsid w:val="00942D26"/>
    <w:rsid w:val="00943111"/>
    <w:rsid w:val="0094330D"/>
    <w:rsid w:val="009437BE"/>
    <w:rsid w:val="00943A0A"/>
    <w:rsid w:val="00943A5C"/>
    <w:rsid w:val="00943D1C"/>
    <w:rsid w:val="00943E29"/>
    <w:rsid w:val="009441F1"/>
    <w:rsid w:val="00944B98"/>
    <w:rsid w:val="00944BD7"/>
    <w:rsid w:val="00944CB4"/>
    <w:rsid w:val="00944CC1"/>
    <w:rsid w:val="009456F8"/>
    <w:rsid w:val="00945762"/>
    <w:rsid w:val="00945A01"/>
    <w:rsid w:val="00945F8B"/>
    <w:rsid w:val="009461C7"/>
    <w:rsid w:val="0094645B"/>
    <w:rsid w:val="009468D0"/>
    <w:rsid w:val="00946A97"/>
    <w:rsid w:val="00946EAB"/>
    <w:rsid w:val="00947033"/>
    <w:rsid w:val="009470D0"/>
    <w:rsid w:val="009472DC"/>
    <w:rsid w:val="00947308"/>
    <w:rsid w:val="00947391"/>
    <w:rsid w:val="009473C2"/>
    <w:rsid w:val="00947802"/>
    <w:rsid w:val="0094781F"/>
    <w:rsid w:val="00947934"/>
    <w:rsid w:val="00947939"/>
    <w:rsid w:val="009479FB"/>
    <w:rsid w:val="00950446"/>
    <w:rsid w:val="0095044F"/>
    <w:rsid w:val="009509B0"/>
    <w:rsid w:val="00950EB7"/>
    <w:rsid w:val="00951F87"/>
    <w:rsid w:val="00952285"/>
    <w:rsid w:val="00952315"/>
    <w:rsid w:val="009526A2"/>
    <w:rsid w:val="00952BA2"/>
    <w:rsid w:val="009532BE"/>
    <w:rsid w:val="00953398"/>
    <w:rsid w:val="0095340E"/>
    <w:rsid w:val="00953B0A"/>
    <w:rsid w:val="00953C12"/>
    <w:rsid w:val="00953D4C"/>
    <w:rsid w:val="00953F96"/>
    <w:rsid w:val="00954395"/>
    <w:rsid w:val="009543E4"/>
    <w:rsid w:val="0095452A"/>
    <w:rsid w:val="00955F1A"/>
    <w:rsid w:val="0095611E"/>
    <w:rsid w:val="0095619C"/>
    <w:rsid w:val="00956E56"/>
    <w:rsid w:val="00956F28"/>
    <w:rsid w:val="00956F73"/>
    <w:rsid w:val="0095745A"/>
    <w:rsid w:val="00957574"/>
    <w:rsid w:val="009578C3"/>
    <w:rsid w:val="00957C6E"/>
    <w:rsid w:val="00957F53"/>
    <w:rsid w:val="009601F3"/>
    <w:rsid w:val="0096067A"/>
    <w:rsid w:val="00960736"/>
    <w:rsid w:val="009608D5"/>
    <w:rsid w:val="009609D0"/>
    <w:rsid w:val="00960AFE"/>
    <w:rsid w:val="00960F10"/>
    <w:rsid w:val="0096181E"/>
    <w:rsid w:val="0096227E"/>
    <w:rsid w:val="009623F1"/>
    <w:rsid w:val="00962622"/>
    <w:rsid w:val="009628EE"/>
    <w:rsid w:val="0096295A"/>
    <w:rsid w:val="00962AFC"/>
    <w:rsid w:val="00962B2C"/>
    <w:rsid w:val="00962F8A"/>
    <w:rsid w:val="009630EF"/>
    <w:rsid w:val="00963389"/>
    <w:rsid w:val="009634C3"/>
    <w:rsid w:val="0096398D"/>
    <w:rsid w:val="00963A51"/>
    <w:rsid w:val="00963D90"/>
    <w:rsid w:val="00963F21"/>
    <w:rsid w:val="009643F7"/>
    <w:rsid w:val="00964649"/>
    <w:rsid w:val="009647BA"/>
    <w:rsid w:val="00964A9D"/>
    <w:rsid w:val="00964BCE"/>
    <w:rsid w:val="00965095"/>
    <w:rsid w:val="009652B8"/>
    <w:rsid w:val="009653E7"/>
    <w:rsid w:val="009656F0"/>
    <w:rsid w:val="00965D01"/>
    <w:rsid w:val="00965D66"/>
    <w:rsid w:val="0096600C"/>
    <w:rsid w:val="009660DD"/>
    <w:rsid w:val="009662BD"/>
    <w:rsid w:val="009663C3"/>
    <w:rsid w:val="0096696C"/>
    <w:rsid w:val="00966D15"/>
    <w:rsid w:val="00966D26"/>
    <w:rsid w:val="009670E3"/>
    <w:rsid w:val="009672AC"/>
    <w:rsid w:val="0096745C"/>
    <w:rsid w:val="00967A58"/>
    <w:rsid w:val="00967ABF"/>
    <w:rsid w:val="00967D9A"/>
    <w:rsid w:val="0097001B"/>
    <w:rsid w:val="009700A3"/>
    <w:rsid w:val="00970172"/>
    <w:rsid w:val="0097047B"/>
    <w:rsid w:val="00970619"/>
    <w:rsid w:val="00970C96"/>
    <w:rsid w:val="0097109F"/>
    <w:rsid w:val="00971A1C"/>
    <w:rsid w:val="00971D00"/>
    <w:rsid w:val="0097236F"/>
    <w:rsid w:val="00972CE8"/>
    <w:rsid w:val="00973494"/>
    <w:rsid w:val="00973699"/>
    <w:rsid w:val="00973D5F"/>
    <w:rsid w:val="00973D79"/>
    <w:rsid w:val="00973E25"/>
    <w:rsid w:val="00973F10"/>
    <w:rsid w:val="009744D9"/>
    <w:rsid w:val="00974871"/>
    <w:rsid w:val="00975195"/>
    <w:rsid w:val="00975526"/>
    <w:rsid w:val="00975AD2"/>
    <w:rsid w:val="00975D95"/>
    <w:rsid w:val="00975E68"/>
    <w:rsid w:val="00975F84"/>
    <w:rsid w:val="009761A5"/>
    <w:rsid w:val="0097621E"/>
    <w:rsid w:val="009763EE"/>
    <w:rsid w:val="00976832"/>
    <w:rsid w:val="0097692A"/>
    <w:rsid w:val="00976C9E"/>
    <w:rsid w:val="00976F0A"/>
    <w:rsid w:val="009771E6"/>
    <w:rsid w:val="0097757B"/>
    <w:rsid w:val="009776DB"/>
    <w:rsid w:val="00977BA7"/>
    <w:rsid w:val="00977BD6"/>
    <w:rsid w:val="00977D98"/>
    <w:rsid w:val="00977DE4"/>
    <w:rsid w:val="00980819"/>
    <w:rsid w:val="009809B1"/>
    <w:rsid w:val="00980B6C"/>
    <w:rsid w:val="00980CAC"/>
    <w:rsid w:val="00980CD1"/>
    <w:rsid w:val="00980D96"/>
    <w:rsid w:val="00981077"/>
    <w:rsid w:val="009815C0"/>
    <w:rsid w:val="009819E3"/>
    <w:rsid w:val="00981DDA"/>
    <w:rsid w:val="00981EC1"/>
    <w:rsid w:val="00982519"/>
    <w:rsid w:val="00982B9E"/>
    <w:rsid w:val="00982DEB"/>
    <w:rsid w:val="00982E31"/>
    <w:rsid w:val="009841F4"/>
    <w:rsid w:val="009843B2"/>
    <w:rsid w:val="009844DF"/>
    <w:rsid w:val="00984609"/>
    <w:rsid w:val="009847EF"/>
    <w:rsid w:val="0098482A"/>
    <w:rsid w:val="00984953"/>
    <w:rsid w:val="00984C37"/>
    <w:rsid w:val="00984E87"/>
    <w:rsid w:val="00984EBC"/>
    <w:rsid w:val="00985075"/>
    <w:rsid w:val="009850F7"/>
    <w:rsid w:val="00985297"/>
    <w:rsid w:val="00985593"/>
    <w:rsid w:val="009855DC"/>
    <w:rsid w:val="009857D0"/>
    <w:rsid w:val="00985841"/>
    <w:rsid w:val="00985BD8"/>
    <w:rsid w:val="00985CEC"/>
    <w:rsid w:val="00985CF3"/>
    <w:rsid w:val="00985D03"/>
    <w:rsid w:val="00985DF0"/>
    <w:rsid w:val="00986664"/>
    <w:rsid w:val="0098675D"/>
    <w:rsid w:val="00986834"/>
    <w:rsid w:val="009870D8"/>
    <w:rsid w:val="00990398"/>
    <w:rsid w:val="0099068A"/>
    <w:rsid w:val="00990AEF"/>
    <w:rsid w:val="00990DD0"/>
    <w:rsid w:val="00990E04"/>
    <w:rsid w:val="00991371"/>
    <w:rsid w:val="00991600"/>
    <w:rsid w:val="00991816"/>
    <w:rsid w:val="00991DFD"/>
    <w:rsid w:val="00991FD2"/>
    <w:rsid w:val="00992055"/>
    <w:rsid w:val="00992163"/>
    <w:rsid w:val="00992867"/>
    <w:rsid w:val="0099298B"/>
    <w:rsid w:val="009929FD"/>
    <w:rsid w:val="00993033"/>
    <w:rsid w:val="00993273"/>
    <w:rsid w:val="00993682"/>
    <w:rsid w:val="00993A5E"/>
    <w:rsid w:val="00993F52"/>
    <w:rsid w:val="00993F8C"/>
    <w:rsid w:val="009942B7"/>
    <w:rsid w:val="00994366"/>
    <w:rsid w:val="00994418"/>
    <w:rsid w:val="00994843"/>
    <w:rsid w:val="00994FCD"/>
    <w:rsid w:val="009951FC"/>
    <w:rsid w:val="009954F5"/>
    <w:rsid w:val="009955CF"/>
    <w:rsid w:val="00995757"/>
    <w:rsid w:val="0099597B"/>
    <w:rsid w:val="0099636F"/>
    <w:rsid w:val="00996B98"/>
    <w:rsid w:val="00996E31"/>
    <w:rsid w:val="0099746C"/>
    <w:rsid w:val="00997BEC"/>
    <w:rsid w:val="00997E6E"/>
    <w:rsid w:val="009A00F2"/>
    <w:rsid w:val="009A0365"/>
    <w:rsid w:val="009A0526"/>
    <w:rsid w:val="009A0563"/>
    <w:rsid w:val="009A05E5"/>
    <w:rsid w:val="009A09FD"/>
    <w:rsid w:val="009A0AEE"/>
    <w:rsid w:val="009A0CE7"/>
    <w:rsid w:val="009A0D7A"/>
    <w:rsid w:val="009A0F63"/>
    <w:rsid w:val="009A1A3D"/>
    <w:rsid w:val="009A1CD3"/>
    <w:rsid w:val="009A211D"/>
    <w:rsid w:val="009A27D9"/>
    <w:rsid w:val="009A322E"/>
    <w:rsid w:val="009A334B"/>
    <w:rsid w:val="009A33F7"/>
    <w:rsid w:val="009A34E7"/>
    <w:rsid w:val="009A3546"/>
    <w:rsid w:val="009A35EC"/>
    <w:rsid w:val="009A3648"/>
    <w:rsid w:val="009A36AE"/>
    <w:rsid w:val="009A3B38"/>
    <w:rsid w:val="009A43C7"/>
    <w:rsid w:val="009A43C9"/>
    <w:rsid w:val="009A4948"/>
    <w:rsid w:val="009A4E10"/>
    <w:rsid w:val="009A4E8F"/>
    <w:rsid w:val="009A56B3"/>
    <w:rsid w:val="009A5BA0"/>
    <w:rsid w:val="009A5C21"/>
    <w:rsid w:val="009A5CE7"/>
    <w:rsid w:val="009A5E96"/>
    <w:rsid w:val="009A5FF4"/>
    <w:rsid w:val="009A6008"/>
    <w:rsid w:val="009A62C4"/>
    <w:rsid w:val="009A63CA"/>
    <w:rsid w:val="009A6722"/>
    <w:rsid w:val="009A72C9"/>
    <w:rsid w:val="009A7941"/>
    <w:rsid w:val="009A7987"/>
    <w:rsid w:val="009A79C3"/>
    <w:rsid w:val="009A7F26"/>
    <w:rsid w:val="009A7FBB"/>
    <w:rsid w:val="009B0451"/>
    <w:rsid w:val="009B058D"/>
    <w:rsid w:val="009B05F7"/>
    <w:rsid w:val="009B0B1C"/>
    <w:rsid w:val="009B11F3"/>
    <w:rsid w:val="009B1214"/>
    <w:rsid w:val="009B1AB1"/>
    <w:rsid w:val="009B1B8A"/>
    <w:rsid w:val="009B1BD0"/>
    <w:rsid w:val="009B225E"/>
    <w:rsid w:val="009B232A"/>
    <w:rsid w:val="009B29AC"/>
    <w:rsid w:val="009B2D7D"/>
    <w:rsid w:val="009B2FC4"/>
    <w:rsid w:val="009B3425"/>
    <w:rsid w:val="009B38BE"/>
    <w:rsid w:val="009B38D8"/>
    <w:rsid w:val="009B39B3"/>
    <w:rsid w:val="009B3A89"/>
    <w:rsid w:val="009B3C07"/>
    <w:rsid w:val="009B3FD2"/>
    <w:rsid w:val="009B43E7"/>
    <w:rsid w:val="009B488C"/>
    <w:rsid w:val="009B4E91"/>
    <w:rsid w:val="009B4F39"/>
    <w:rsid w:val="009B4FAE"/>
    <w:rsid w:val="009B5361"/>
    <w:rsid w:val="009B5F35"/>
    <w:rsid w:val="009B6216"/>
    <w:rsid w:val="009B62F6"/>
    <w:rsid w:val="009B64F8"/>
    <w:rsid w:val="009B6CC7"/>
    <w:rsid w:val="009B6CEE"/>
    <w:rsid w:val="009B70D1"/>
    <w:rsid w:val="009B7201"/>
    <w:rsid w:val="009B724D"/>
    <w:rsid w:val="009B7357"/>
    <w:rsid w:val="009B75A6"/>
    <w:rsid w:val="009B7D90"/>
    <w:rsid w:val="009B7EC1"/>
    <w:rsid w:val="009B7EFB"/>
    <w:rsid w:val="009B7F8C"/>
    <w:rsid w:val="009C0074"/>
    <w:rsid w:val="009C0094"/>
    <w:rsid w:val="009C009A"/>
    <w:rsid w:val="009C026F"/>
    <w:rsid w:val="009C19BA"/>
    <w:rsid w:val="009C1A45"/>
    <w:rsid w:val="009C1BC0"/>
    <w:rsid w:val="009C1D59"/>
    <w:rsid w:val="009C201B"/>
    <w:rsid w:val="009C230C"/>
    <w:rsid w:val="009C2362"/>
    <w:rsid w:val="009C2512"/>
    <w:rsid w:val="009C279B"/>
    <w:rsid w:val="009C2BB2"/>
    <w:rsid w:val="009C2DD2"/>
    <w:rsid w:val="009C30FC"/>
    <w:rsid w:val="009C33F8"/>
    <w:rsid w:val="009C34E1"/>
    <w:rsid w:val="009C35D0"/>
    <w:rsid w:val="009C3ABD"/>
    <w:rsid w:val="009C431A"/>
    <w:rsid w:val="009C43D8"/>
    <w:rsid w:val="009C4457"/>
    <w:rsid w:val="009C447F"/>
    <w:rsid w:val="009C4756"/>
    <w:rsid w:val="009C47EE"/>
    <w:rsid w:val="009C4907"/>
    <w:rsid w:val="009C490C"/>
    <w:rsid w:val="009C4919"/>
    <w:rsid w:val="009C4F48"/>
    <w:rsid w:val="009C51B5"/>
    <w:rsid w:val="009C52F6"/>
    <w:rsid w:val="009C54F5"/>
    <w:rsid w:val="009C5866"/>
    <w:rsid w:val="009C58AD"/>
    <w:rsid w:val="009C5D1E"/>
    <w:rsid w:val="009C5DCE"/>
    <w:rsid w:val="009C6173"/>
    <w:rsid w:val="009C668C"/>
    <w:rsid w:val="009C673D"/>
    <w:rsid w:val="009C690C"/>
    <w:rsid w:val="009C69DF"/>
    <w:rsid w:val="009C6C51"/>
    <w:rsid w:val="009C6CE5"/>
    <w:rsid w:val="009C6EAC"/>
    <w:rsid w:val="009C78B0"/>
    <w:rsid w:val="009D126F"/>
    <w:rsid w:val="009D1A92"/>
    <w:rsid w:val="009D1CF0"/>
    <w:rsid w:val="009D2275"/>
    <w:rsid w:val="009D2507"/>
    <w:rsid w:val="009D2531"/>
    <w:rsid w:val="009D2BA6"/>
    <w:rsid w:val="009D2CB9"/>
    <w:rsid w:val="009D3028"/>
    <w:rsid w:val="009D3034"/>
    <w:rsid w:val="009D3057"/>
    <w:rsid w:val="009D36CC"/>
    <w:rsid w:val="009D38A2"/>
    <w:rsid w:val="009D3BC6"/>
    <w:rsid w:val="009D3D75"/>
    <w:rsid w:val="009D3FE7"/>
    <w:rsid w:val="009D4145"/>
    <w:rsid w:val="009D51FF"/>
    <w:rsid w:val="009D5201"/>
    <w:rsid w:val="009D548C"/>
    <w:rsid w:val="009D556F"/>
    <w:rsid w:val="009D5570"/>
    <w:rsid w:val="009D55A7"/>
    <w:rsid w:val="009D5807"/>
    <w:rsid w:val="009D5C10"/>
    <w:rsid w:val="009D6385"/>
    <w:rsid w:val="009D662C"/>
    <w:rsid w:val="009D6990"/>
    <w:rsid w:val="009D6A63"/>
    <w:rsid w:val="009D6E7C"/>
    <w:rsid w:val="009D70A9"/>
    <w:rsid w:val="009D718F"/>
    <w:rsid w:val="009D7919"/>
    <w:rsid w:val="009D7A82"/>
    <w:rsid w:val="009D7C8F"/>
    <w:rsid w:val="009E04B6"/>
    <w:rsid w:val="009E0851"/>
    <w:rsid w:val="009E08B4"/>
    <w:rsid w:val="009E0C4A"/>
    <w:rsid w:val="009E0E4F"/>
    <w:rsid w:val="009E0EE4"/>
    <w:rsid w:val="009E11FD"/>
    <w:rsid w:val="009E12B2"/>
    <w:rsid w:val="009E13EA"/>
    <w:rsid w:val="009E16A5"/>
    <w:rsid w:val="009E1BF1"/>
    <w:rsid w:val="009E1C10"/>
    <w:rsid w:val="009E1F68"/>
    <w:rsid w:val="009E21BA"/>
    <w:rsid w:val="009E2D5C"/>
    <w:rsid w:val="009E2EC5"/>
    <w:rsid w:val="009E34CC"/>
    <w:rsid w:val="009E34E7"/>
    <w:rsid w:val="009E35E8"/>
    <w:rsid w:val="009E3D32"/>
    <w:rsid w:val="009E40D1"/>
    <w:rsid w:val="009E41E6"/>
    <w:rsid w:val="009E4224"/>
    <w:rsid w:val="009E42C2"/>
    <w:rsid w:val="009E4330"/>
    <w:rsid w:val="009E4540"/>
    <w:rsid w:val="009E49A4"/>
    <w:rsid w:val="009E4CAC"/>
    <w:rsid w:val="009E4E62"/>
    <w:rsid w:val="009E4F2C"/>
    <w:rsid w:val="009E4F5C"/>
    <w:rsid w:val="009E4F82"/>
    <w:rsid w:val="009E563D"/>
    <w:rsid w:val="009E5AF1"/>
    <w:rsid w:val="009E6196"/>
    <w:rsid w:val="009E6499"/>
    <w:rsid w:val="009E6697"/>
    <w:rsid w:val="009E6A0F"/>
    <w:rsid w:val="009E6EA1"/>
    <w:rsid w:val="009E6F2D"/>
    <w:rsid w:val="009E7B1A"/>
    <w:rsid w:val="009E7CA0"/>
    <w:rsid w:val="009E7CEA"/>
    <w:rsid w:val="009E7E79"/>
    <w:rsid w:val="009F03EB"/>
    <w:rsid w:val="009F082F"/>
    <w:rsid w:val="009F087C"/>
    <w:rsid w:val="009F11BD"/>
    <w:rsid w:val="009F150B"/>
    <w:rsid w:val="009F1784"/>
    <w:rsid w:val="009F1DD3"/>
    <w:rsid w:val="009F1F42"/>
    <w:rsid w:val="009F2092"/>
    <w:rsid w:val="009F2105"/>
    <w:rsid w:val="009F276E"/>
    <w:rsid w:val="009F277F"/>
    <w:rsid w:val="009F2D5C"/>
    <w:rsid w:val="009F3353"/>
    <w:rsid w:val="009F366D"/>
    <w:rsid w:val="009F3833"/>
    <w:rsid w:val="009F3C8D"/>
    <w:rsid w:val="009F434D"/>
    <w:rsid w:val="009F471A"/>
    <w:rsid w:val="009F47E1"/>
    <w:rsid w:val="009F4A49"/>
    <w:rsid w:val="009F4B68"/>
    <w:rsid w:val="009F4C53"/>
    <w:rsid w:val="009F528B"/>
    <w:rsid w:val="009F5DDC"/>
    <w:rsid w:val="009F5FA2"/>
    <w:rsid w:val="009F618D"/>
    <w:rsid w:val="009F630B"/>
    <w:rsid w:val="009F6394"/>
    <w:rsid w:val="009F72AA"/>
    <w:rsid w:val="009F7873"/>
    <w:rsid w:val="009F7AFA"/>
    <w:rsid w:val="009F7EC3"/>
    <w:rsid w:val="009F7FC3"/>
    <w:rsid w:val="00A00653"/>
    <w:rsid w:val="00A00AC3"/>
    <w:rsid w:val="00A00B5B"/>
    <w:rsid w:val="00A00E26"/>
    <w:rsid w:val="00A00E45"/>
    <w:rsid w:val="00A0131A"/>
    <w:rsid w:val="00A013EB"/>
    <w:rsid w:val="00A01746"/>
    <w:rsid w:val="00A017DA"/>
    <w:rsid w:val="00A0190F"/>
    <w:rsid w:val="00A01E50"/>
    <w:rsid w:val="00A0210C"/>
    <w:rsid w:val="00A0290D"/>
    <w:rsid w:val="00A029EA"/>
    <w:rsid w:val="00A02AE1"/>
    <w:rsid w:val="00A02BAD"/>
    <w:rsid w:val="00A03061"/>
    <w:rsid w:val="00A0309F"/>
    <w:rsid w:val="00A031AC"/>
    <w:rsid w:val="00A033EC"/>
    <w:rsid w:val="00A03A30"/>
    <w:rsid w:val="00A03C5E"/>
    <w:rsid w:val="00A041F2"/>
    <w:rsid w:val="00A045C6"/>
    <w:rsid w:val="00A04741"/>
    <w:rsid w:val="00A048E9"/>
    <w:rsid w:val="00A04D14"/>
    <w:rsid w:val="00A04D69"/>
    <w:rsid w:val="00A050FC"/>
    <w:rsid w:val="00A0515C"/>
    <w:rsid w:val="00A056D5"/>
    <w:rsid w:val="00A0597E"/>
    <w:rsid w:val="00A05AF1"/>
    <w:rsid w:val="00A05AF2"/>
    <w:rsid w:val="00A06B5C"/>
    <w:rsid w:val="00A0714A"/>
    <w:rsid w:val="00A073A1"/>
    <w:rsid w:val="00A07B59"/>
    <w:rsid w:val="00A07D3B"/>
    <w:rsid w:val="00A105CD"/>
    <w:rsid w:val="00A10A78"/>
    <w:rsid w:val="00A10B01"/>
    <w:rsid w:val="00A11431"/>
    <w:rsid w:val="00A115F3"/>
    <w:rsid w:val="00A11611"/>
    <w:rsid w:val="00A11BB4"/>
    <w:rsid w:val="00A120E2"/>
    <w:rsid w:val="00A126BD"/>
    <w:rsid w:val="00A1291A"/>
    <w:rsid w:val="00A129B1"/>
    <w:rsid w:val="00A13243"/>
    <w:rsid w:val="00A13411"/>
    <w:rsid w:val="00A13702"/>
    <w:rsid w:val="00A138D4"/>
    <w:rsid w:val="00A13949"/>
    <w:rsid w:val="00A13CD5"/>
    <w:rsid w:val="00A13D9B"/>
    <w:rsid w:val="00A14062"/>
    <w:rsid w:val="00A141FF"/>
    <w:rsid w:val="00A14313"/>
    <w:rsid w:val="00A14982"/>
    <w:rsid w:val="00A14AF0"/>
    <w:rsid w:val="00A157BD"/>
    <w:rsid w:val="00A15B60"/>
    <w:rsid w:val="00A15D08"/>
    <w:rsid w:val="00A15F0D"/>
    <w:rsid w:val="00A15F15"/>
    <w:rsid w:val="00A161AF"/>
    <w:rsid w:val="00A162B6"/>
    <w:rsid w:val="00A166AF"/>
    <w:rsid w:val="00A16DC0"/>
    <w:rsid w:val="00A17014"/>
    <w:rsid w:val="00A1707E"/>
    <w:rsid w:val="00A171D2"/>
    <w:rsid w:val="00A17463"/>
    <w:rsid w:val="00A17500"/>
    <w:rsid w:val="00A17979"/>
    <w:rsid w:val="00A17CFC"/>
    <w:rsid w:val="00A17EF5"/>
    <w:rsid w:val="00A17EFB"/>
    <w:rsid w:val="00A17F99"/>
    <w:rsid w:val="00A200C1"/>
    <w:rsid w:val="00A2033B"/>
    <w:rsid w:val="00A205DE"/>
    <w:rsid w:val="00A2099C"/>
    <w:rsid w:val="00A20AAE"/>
    <w:rsid w:val="00A20E94"/>
    <w:rsid w:val="00A20EC9"/>
    <w:rsid w:val="00A21409"/>
    <w:rsid w:val="00A214A8"/>
    <w:rsid w:val="00A2172D"/>
    <w:rsid w:val="00A21BF6"/>
    <w:rsid w:val="00A21C00"/>
    <w:rsid w:val="00A21CC2"/>
    <w:rsid w:val="00A221EC"/>
    <w:rsid w:val="00A226F1"/>
    <w:rsid w:val="00A228EF"/>
    <w:rsid w:val="00A22AED"/>
    <w:rsid w:val="00A23031"/>
    <w:rsid w:val="00A23226"/>
    <w:rsid w:val="00A23561"/>
    <w:rsid w:val="00A236B4"/>
    <w:rsid w:val="00A238F3"/>
    <w:rsid w:val="00A23C6A"/>
    <w:rsid w:val="00A23D7E"/>
    <w:rsid w:val="00A23F6D"/>
    <w:rsid w:val="00A240BD"/>
    <w:rsid w:val="00A24191"/>
    <w:rsid w:val="00A249B7"/>
    <w:rsid w:val="00A24CDA"/>
    <w:rsid w:val="00A24D30"/>
    <w:rsid w:val="00A24D6F"/>
    <w:rsid w:val="00A25276"/>
    <w:rsid w:val="00A257AB"/>
    <w:rsid w:val="00A258D8"/>
    <w:rsid w:val="00A25A3A"/>
    <w:rsid w:val="00A25A47"/>
    <w:rsid w:val="00A25B62"/>
    <w:rsid w:val="00A25C3F"/>
    <w:rsid w:val="00A26194"/>
    <w:rsid w:val="00A264BF"/>
    <w:rsid w:val="00A26622"/>
    <w:rsid w:val="00A26656"/>
    <w:rsid w:val="00A266C9"/>
    <w:rsid w:val="00A269B7"/>
    <w:rsid w:val="00A26E8D"/>
    <w:rsid w:val="00A27250"/>
    <w:rsid w:val="00A273D4"/>
    <w:rsid w:val="00A276F7"/>
    <w:rsid w:val="00A27B48"/>
    <w:rsid w:val="00A27E76"/>
    <w:rsid w:val="00A30444"/>
    <w:rsid w:val="00A30700"/>
    <w:rsid w:val="00A30707"/>
    <w:rsid w:val="00A30D91"/>
    <w:rsid w:val="00A3157A"/>
    <w:rsid w:val="00A31613"/>
    <w:rsid w:val="00A3178D"/>
    <w:rsid w:val="00A319B6"/>
    <w:rsid w:val="00A31EFA"/>
    <w:rsid w:val="00A32AF3"/>
    <w:rsid w:val="00A33295"/>
    <w:rsid w:val="00A33368"/>
    <w:rsid w:val="00A33861"/>
    <w:rsid w:val="00A33A4B"/>
    <w:rsid w:val="00A33D7C"/>
    <w:rsid w:val="00A34021"/>
    <w:rsid w:val="00A340AF"/>
    <w:rsid w:val="00A342AF"/>
    <w:rsid w:val="00A34845"/>
    <w:rsid w:val="00A34C72"/>
    <w:rsid w:val="00A34DFF"/>
    <w:rsid w:val="00A34E2B"/>
    <w:rsid w:val="00A34EF8"/>
    <w:rsid w:val="00A3535C"/>
    <w:rsid w:val="00A35364"/>
    <w:rsid w:val="00A355BA"/>
    <w:rsid w:val="00A35634"/>
    <w:rsid w:val="00A357C7"/>
    <w:rsid w:val="00A35CBF"/>
    <w:rsid w:val="00A35E50"/>
    <w:rsid w:val="00A36203"/>
    <w:rsid w:val="00A365F8"/>
    <w:rsid w:val="00A36899"/>
    <w:rsid w:val="00A369EA"/>
    <w:rsid w:val="00A36DF7"/>
    <w:rsid w:val="00A371CA"/>
    <w:rsid w:val="00A3729D"/>
    <w:rsid w:val="00A37511"/>
    <w:rsid w:val="00A37548"/>
    <w:rsid w:val="00A37688"/>
    <w:rsid w:val="00A376EE"/>
    <w:rsid w:val="00A37810"/>
    <w:rsid w:val="00A37859"/>
    <w:rsid w:val="00A3791B"/>
    <w:rsid w:val="00A37E55"/>
    <w:rsid w:val="00A40471"/>
    <w:rsid w:val="00A40591"/>
    <w:rsid w:val="00A40994"/>
    <w:rsid w:val="00A40A59"/>
    <w:rsid w:val="00A40B51"/>
    <w:rsid w:val="00A40C2E"/>
    <w:rsid w:val="00A41184"/>
    <w:rsid w:val="00A4152E"/>
    <w:rsid w:val="00A41539"/>
    <w:rsid w:val="00A41953"/>
    <w:rsid w:val="00A419AB"/>
    <w:rsid w:val="00A41F7E"/>
    <w:rsid w:val="00A42433"/>
    <w:rsid w:val="00A42686"/>
    <w:rsid w:val="00A42788"/>
    <w:rsid w:val="00A427ED"/>
    <w:rsid w:val="00A42C0B"/>
    <w:rsid w:val="00A42C7A"/>
    <w:rsid w:val="00A42DB8"/>
    <w:rsid w:val="00A42EBE"/>
    <w:rsid w:val="00A42F6E"/>
    <w:rsid w:val="00A430CE"/>
    <w:rsid w:val="00A43476"/>
    <w:rsid w:val="00A4367F"/>
    <w:rsid w:val="00A439C4"/>
    <w:rsid w:val="00A43D8E"/>
    <w:rsid w:val="00A43FD7"/>
    <w:rsid w:val="00A44053"/>
    <w:rsid w:val="00A441F3"/>
    <w:rsid w:val="00A44BF2"/>
    <w:rsid w:val="00A44D96"/>
    <w:rsid w:val="00A450AF"/>
    <w:rsid w:val="00A45130"/>
    <w:rsid w:val="00A4571A"/>
    <w:rsid w:val="00A45A58"/>
    <w:rsid w:val="00A45D56"/>
    <w:rsid w:val="00A462C2"/>
    <w:rsid w:val="00A464DF"/>
    <w:rsid w:val="00A467E7"/>
    <w:rsid w:val="00A46B97"/>
    <w:rsid w:val="00A46F4A"/>
    <w:rsid w:val="00A470C1"/>
    <w:rsid w:val="00A474AE"/>
    <w:rsid w:val="00A4752C"/>
    <w:rsid w:val="00A4795F"/>
    <w:rsid w:val="00A47989"/>
    <w:rsid w:val="00A47ACB"/>
    <w:rsid w:val="00A47D66"/>
    <w:rsid w:val="00A47EC8"/>
    <w:rsid w:val="00A47FE0"/>
    <w:rsid w:val="00A50175"/>
    <w:rsid w:val="00A504F7"/>
    <w:rsid w:val="00A50AA9"/>
    <w:rsid w:val="00A50CAD"/>
    <w:rsid w:val="00A50CB3"/>
    <w:rsid w:val="00A50DCF"/>
    <w:rsid w:val="00A5125F"/>
    <w:rsid w:val="00A5173A"/>
    <w:rsid w:val="00A517E8"/>
    <w:rsid w:val="00A5251F"/>
    <w:rsid w:val="00A525CD"/>
    <w:rsid w:val="00A5284F"/>
    <w:rsid w:val="00A52E03"/>
    <w:rsid w:val="00A53489"/>
    <w:rsid w:val="00A53E4C"/>
    <w:rsid w:val="00A53EAF"/>
    <w:rsid w:val="00A5419B"/>
    <w:rsid w:val="00A544D6"/>
    <w:rsid w:val="00A54B98"/>
    <w:rsid w:val="00A54C35"/>
    <w:rsid w:val="00A5544E"/>
    <w:rsid w:val="00A55C3B"/>
    <w:rsid w:val="00A55D9A"/>
    <w:rsid w:val="00A55F10"/>
    <w:rsid w:val="00A569BE"/>
    <w:rsid w:val="00A56B2D"/>
    <w:rsid w:val="00A5701B"/>
    <w:rsid w:val="00A57AA5"/>
    <w:rsid w:val="00A57ABE"/>
    <w:rsid w:val="00A57B7A"/>
    <w:rsid w:val="00A57D54"/>
    <w:rsid w:val="00A57DE3"/>
    <w:rsid w:val="00A57ECE"/>
    <w:rsid w:val="00A57FAB"/>
    <w:rsid w:val="00A6038B"/>
    <w:rsid w:val="00A60DB6"/>
    <w:rsid w:val="00A61246"/>
    <w:rsid w:val="00A618BB"/>
    <w:rsid w:val="00A61C3B"/>
    <w:rsid w:val="00A61DE6"/>
    <w:rsid w:val="00A61DFD"/>
    <w:rsid w:val="00A6207A"/>
    <w:rsid w:val="00A620A5"/>
    <w:rsid w:val="00A627EA"/>
    <w:rsid w:val="00A62A6C"/>
    <w:rsid w:val="00A62F1F"/>
    <w:rsid w:val="00A62FDE"/>
    <w:rsid w:val="00A630D0"/>
    <w:rsid w:val="00A6329A"/>
    <w:rsid w:val="00A633B4"/>
    <w:rsid w:val="00A638FE"/>
    <w:rsid w:val="00A63EC3"/>
    <w:rsid w:val="00A641B8"/>
    <w:rsid w:val="00A64762"/>
    <w:rsid w:val="00A64DDC"/>
    <w:rsid w:val="00A65124"/>
    <w:rsid w:val="00A657CB"/>
    <w:rsid w:val="00A65987"/>
    <w:rsid w:val="00A65F31"/>
    <w:rsid w:val="00A65FCD"/>
    <w:rsid w:val="00A661E9"/>
    <w:rsid w:val="00A662DD"/>
    <w:rsid w:val="00A66397"/>
    <w:rsid w:val="00A6656F"/>
    <w:rsid w:val="00A66AE1"/>
    <w:rsid w:val="00A66DDD"/>
    <w:rsid w:val="00A67318"/>
    <w:rsid w:val="00A678F1"/>
    <w:rsid w:val="00A67C72"/>
    <w:rsid w:val="00A67DB9"/>
    <w:rsid w:val="00A70047"/>
    <w:rsid w:val="00A70248"/>
    <w:rsid w:val="00A70544"/>
    <w:rsid w:val="00A705FF"/>
    <w:rsid w:val="00A70601"/>
    <w:rsid w:val="00A7063D"/>
    <w:rsid w:val="00A7079D"/>
    <w:rsid w:val="00A708DD"/>
    <w:rsid w:val="00A7095B"/>
    <w:rsid w:val="00A70BAF"/>
    <w:rsid w:val="00A713E9"/>
    <w:rsid w:val="00A71486"/>
    <w:rsid w:val="00A71760"/>
    <w:rsid w:val="00A71AA2"/>
    <w:rsid w:val="00A71CF9"/>
    <w:rsid w:val="00A71EA8"/>
    <w:rsid w:val="00A72171"/>
    <w:rsid w:val="00A72184"/>
    <w:rsid w:val="00A721CD"/>
    <w:rsid w:val="00A7233F"/>
    <w:rsid w:val="00A725FE"/>
    <w:rsid w:val="00A7277C"/>
    <w:rsid w:val="00A727CE"/>
    <w:rsid w:val="00A7293D"/>
    <w:rsid w:val="00A72BFA"/>
    <w:rsid w:val="00A72EC6"/>
    <w:rsid w:val="00A73323"/>
    <w:rsid w:val="00A735C3"/>
    <w:rsid w:val="00A73C88"/>
    <w:rsid w:val="00A73F16"/>
    <w:rsid w:val="00A7421C"/>
    <w:rsid w:val="00A742F4"/>
    <w:rsid w:val="00A743B9"/>
    <w:rsid w:val="00A745D5"/>
    <w:rsid w:val="00A74C24"/>
    <w:rsid w:val="00A74D44"/>
    <w:rsid w:val="00A74E78"/>
    <w:rsid w:val="00A75157"/>
    <w:rsid w:val="00A7540D"/>
    <w:rsid w:val="00A75422"/>
    <w:rsid w:val="00A75C69"/>
    <w:rsid w:val="00A75CBD"/>
    <w:rsid w:val="00A75D2C"/>
    <w:rsid w:val="00A75EA7"/>
    <w:rsid w:val="00A7679D"/>
    <w:rsid w:val="00A76810"/>
    <w:rsid w:val="00A7691B"/>
    <w:rsid w:val="00A7692E"/>
    <w:rsid w:val="00A76B05"/>
    <w:rsid w:val="00A7772B"/>
    <w:rsid w:val="00A77C2F"/>
    <w:rsid w:val="00A77EF1"/>
    <w:rsid w:val="00A803B6"/>
    <w:rsid w:val="00A8060C"/>
    <w:rsid w:val="00A80934"/>
    <w:rsid w:val="00A80999"/>
    <w:rsid w:val="00A80B62"/>
    <w:rsid w:val="00A80B67"/>
    <w:rsid w:val="00A80C82"/>
    <w:rsid w:val="00A80EEB"/>
    <w:rsid w:val="00A81002"/>
    <w:rsid w:val="00A81377"/>
    <w:rsid w:val="00A814B9"/>
    <w:rsid w:val="00A81B60"/>
    <w:rsid w:val="00A81E6A"/>
    <w:rsid w:val="00A81EAE"/>
    <w:rsid w:val="00A821D2"/>
    <w:rsid w:val="00A8226F"/>
    <w:rsid w:val="00A82370"/>
    <w:rsid w:val="00A827AB"/>
    <w:rsid w:val="00A827F7"/>
    <w:rsid w:val="00A8285D"/>
    <w:rsid w:val="00A8292C"/>
    <w:rsid w:val="00A82DAB"/>
    <w:rsid w:val="00A82FD2"/>
    <w:rsid w:val="00A8365F"/>
    <w:rsid w:val="00A83E09"/>
    <w:rsid w:val="00A848CF"/>
    <w:rsid w:val="00A85006"/>
    <w:rsid w:val="00A854C2"/>
    <w:rsid w:val="00A85A4C"/>
    <w:rsid w:val="00A85BE1"/>
    <w:rsid w:val="00A85EBF"/>
    <w:rsid w:val="00A860AC"/>
    <w:rsid w:val="00A8643D"/>
    <w:rsid w:val="00A867C6"/>
    <w:rsid w:val="00A86A63"/>
    <w:rsid w:val="00A86E36"/>
    <w:rsid w:val="00A8749C"/>
    <w:rsid w:val="00A87534"/>
    <w:rsid w:val="00A87660"/>
    <w:rsid w:val="00A87A06"/>
    <w:rsid w:val="00A87B40"/>
    <w:rsid w:val="00A87D04"/>
    <w:rsid w:val="00A87D6B"/>
    <w:rsid w:val="00A90091"/>
    <w:rsid w:val="00A90160"/>
    <w:rsid w:val="00A901BC"/>
    <w:rsid w:val="00A9085E"/>
    <w:rsid w:val="00A9095E"/>
    <w:rsid w:val="00A90A55"/>
    <w:rsid w:val="00A90F54"/>
    <w:rsid w:val="00A9108A"/>
    <w:rsid w:val="00A91648"/>
    <w:rsid w:val="00A9165A"/>
    <w:rsid w:val="00A918E3"/>
    <w:rsid w:val="00A919E8"/>
    <w:rsid w:val="00A91AC5"/>
    <w:rsid w:val="00A91B56"/>
    <w:rsid w:val="00A91BD5"/>
    <w:rsid w:val="00A91F8D"/>
    <w:rsid w:val="00A923E0"/>
    <w:rsid w:val="00A923F4"/>
    <w:rsid w:val="00A924AD"/>
    <w:rsid w:val="00A92A0A"/>
    <w:rsid w:val="00A93112"/>
    <w:rsid w:val="00A9342D"/>
    <w:rsid w:val="00A938A2"/>
    <w:rsid w:val="00A9399B"/>
    <w:rsid w:val="00A93B88"/>
    <w:rsid w:val="00A94168"/>
    <w:rsid w:val="00A94315"/>
    <w:rsid w:val="00A944A5"/>
    <w:rsid w:val="00A950B8"/>
    <w:rsid w:val="00A9574A"/>
    <w:rsid w:val="00A95900"/>
    <w:rsid w:val="00A95948"/>
    <w:rsid w:val="00A960C6"/>
    <w:rsid w:val="00A96103"/>
    <w:rsid w:val="00A9620E"/>
    <w:rsid w:val="00A96626"/>
    <w:rsid w:val="00A96892"/>
    <w:rsid w:val="00A96A06"/>
    <w:rsid w:val="00A96E9B"/>
    <w:rsid w:val="00A96FD8"/>
    <w:rsid w:val="00A9763A"/>
    <w:rsid w:val="00A978C0"/>
    <w:rsid w:val="00A9795D"/>
    <w:rsid w:val="00A97CA1"/>
    <w:rsid w:val="00A97E08"/>
    <w:rsid w:val="00A97EF6"/>
    <w:rsid w:val="00AA02DE"/>
    <w:rsid w:val="00AA07B5"/>
    <w:rsid w:val="00AA0B4F"/>
    <w:rsid w:val="00AA0BDB"/>
    <w:rsid w:val="00AA19A4"/>
    <w:rsid w:val="00AA1A1A"/>
    <w:rsid w:val="00AA1A98"/>
    <w:rsid w:val="00AA1CB6"/>
    <w:rsid w:val="00AA1FD5"/>
    <w:rsid w:val="00AA2239"/>
    <w:rsid w:val="00AA2BC8"/>
    <w:rsid w:val="00AA2CF5"/>
    <w:rsid w:val="00AA2CFB"/>
    <w:rsid w:val="00AA313E"/>
    <w:rsid w:val="00AA31E8"/>
    <w:rsid w:val="00AA334E"/>
    <w:rsid w:val="00AA3379"/>
    <w:rsid w:val="00AA359B"/>
    <w:rsid w:val="00AA3DAA"/>
    <w:rsid w:val="00AA4577"/>
    <w:rsid w:val="00AA49EC"/>
    <w:rsid w:val="00AA4F37"/>
    <w:rsid w:val="00AA5285"/>
    <w:rsid w:val="00AA5465"/>
    <w:rsid w:val="00AA5615"/>
    <w:rsid w:val="00AA5D9E"/>
    <w:rsid w:val="00AA5EF2"/>
    <w:rsid w:val="00AA60FF"/>
    <w:rsid w:val="00AA668F"/>
    <w:rsid w:val="00AA6728"/>
    <w:rsid w:val="00AA67B6"/>
    <w:rsid w:val="00AA6B09"/>
    <w:rsid w:val="00AA7044"/>
    <w:rsid w:val="00AA7058"/>
    <w:rsid w:val="00AA739E"/>
    <w:rsid w:val="00AA73AB"/>
    <w:rsid w:val="00AB003A"/>
    <w:rsid w:val="00AB0166"/>
    <w:rsid w:val="00AB06FE"/>
    <w:rsid w:val="00AB0E89"/>
    <w:rsid w:val="00AB1174"/>
    <w:rsid w:val="00AB11A4"/>
    <w:rsid w:val="00AB124F"/>
    <w:rsid w:val="00AB16CF"/>
    <w:rsid w:val="00AB1CA2"/>
    <w:rsid w:val="00AB2615"/>
    <w:rsid w:val="00AB2632"/>
    <w:rsid w:val="00AB2658"/>
    <w:rsid w:val="00AB293A"/>
    <w:rsid w:val="00AB2D0F"/>
    <w:rsid w:val="00AB2F17"/>
    <w:rsid w:val="00AB3083"/>
    <w:rsid w:val="00AB310B"/>
    <w:rsid w:val="00AB3723"/>
    <w:rsid w:val="00AB3BD4"/>
    <w:rsid w:val="00AB4201"/>
    <w:rsid w:val="00AB457A"/>
    <w:rsid w:val="00AB46E1"/>
    <w:rsid w:val="00AB4961"/>
    <w:rsid w:val="00AB4EC4"/>
    <w:rsid w:val="00AB4F61"/>
    <w:rsid w:val="00AB53F5"/>
    <w:rsid w:val="00AB5476"/>
    <w:rsid w:val="00AB563E"/>
    <w:rsid w:val="00AB578A"/>
    <w:rsid w:val="00AB58B3"/>
    <w:rsid w:val="00AB58BA"/>
    <w:rsid w:val="00AB598A"/>
    <w:rsid w:val="00AB6164"/>
    <w:rsid w:val="00AB6421"/>
    <w:rsid w:val="00AB6462"/>
    <w:rsid w:val="00AB6683"/>
    <w:rsid w:val="00AB6805"/>
    <w:rsid w:val="00AB6B4C"/>
    <w:rsid w:val="00AB6E4E"/>
    <w:rsid w:val="00AB6FE3"/>
    <w:rsid w:val="00AB71A1"/>
    <w:rsid w:val="00AB747B"/>
    <w:rsid w:val="00AB7695"/>
    <w:rsid w:val="00AB773C"/>
    <w:rsid w:val="00AB78BF"/>
    <w:rsid w:val="00AB7A99"/>
    <w:rsid w:val="00AC0012"/>
    <w:rsid w:val="00AC0D98"/>
    <w:rsid w:val="00AC0E5D"/>
    <w:rsid w:val="00AC0F77"/>
    <w:rsid w:val="00AC14C2"/>
    <w:rsid w:val="00AC1788"/>
    <w:rsid w:val="00AC1831"/>
    <w:rsid w:val="00AC1C87"/>
    <w:rsid w:val="00AC256A"/>
    <w:rsid w:val="00AC259B"/>
    <w:rsid w:val="00AC28AE"/>
    <w:rsid w:val="00AC2AA8"/>
    <w:rsid w:val="00AC2B7A"/>
    <w:rsid w:val="00AC2BE1"/>
    <w:rsid w:val="00AC2C60"/>
    <w:rsid w:val="00AC306B"/>
    <w:rsid w:val="00AC3267"/>
    <w:rsid w:val="00AC39F6"/>
    <w:rsid w:val="00AC3D9E"/>
    <w:rsid w:val="00AC3E0B"/>
    <w:rsid w:val="00AC42D4"/>
    <w:rsid w:val="00AC4AB1"/>
    <w:rsid w:val="00AC507D"/>
    <w:rsid w:val="00AC5094"/>
    <w:rsid w:val="00AC558F"/>
    <w:rsid w:val="00AC5A44"/>
    <w:rsid w:val="00AC5ADA"/>
    <w:rsid w:val="00AC5B3B"/>
    <w:rsid w:val="00AC5E35"/>
    <w:rsid w:val="00AC5F30"/>
    <w:rsid w:val="00AC60C3"/>
    <w:rsid w:val="00AC6294"/>
    <w:rsid w:val="00AC6571"/>
    <w:rsid w:val="00AC65F9"/>
    <w:rsid w:val="00AC7202"/>
    <w:rsid w:val="00AC7332"/>
    <w:rsid w:val="00AC7FA2"/>
    <w:rsid w:val="00AD02F7"/>
    <w:rsid w:val="00AD039F"/>
    <w:rsid w:val="00AD03F3"/>
    <w:rsid w:val="00AD077A"/>
    <w:rsid w:val="00AD09B7"/>
    <w:rsid w:val="00AD1467"/>
    <w:rsid w:val="00AD167F"/>
    <w:rsid w:val="00AD16EA"/>
    <w:rsid w:val="00AD1799"/>
    <w:rsid w:val="00AD19D3"/>
    <w:rsid w:val="00AD1C91"/>
    <w:rsid w:val="00AD1D96"/>
    <w:rsid w:val="00AD1E54"/>
    <w:rsid w:val="00AD1E75"/>
    <w:rsid w:val="00AD1F5B"/>
    <w:rsid w:val="00AD2117"/>
    <w:rsid w:val="00AD2360"/>
    <w:rsid w:val="00AD259F"/>
    <w:rsid w:val="00AD26B0"/>
    <w:rsid w:val="00AD296B"/>
    <w:rsid w:val="00AD2A25"/>
    <w:rsid w:val="00AD2DBC"/>
    <w:rsid w:val="00AD2FB4"/>
    <w:rsid w:val="00AD317A"/>
    <w:rsid w:val="00AD33A0"/>
    <w:rsid w:val="00AD35D7"/>
    <w:rsid w:val="00AD35DC"/>
    <w:rsid w:val="00AD39C7"/>
    <w:rsid w:val="00AD39CA"/>
    <w:rsid w:val="00AD3CA7"/>
    <w:rsid w:val="00AD46D5"/>
    <w:rsid w:val="00AD4A0F"/>
    <w:rsid w:val="00AD4F72"/>
    <w:rsid w:val="00AD5019"/>
    <w:rsid w:val="00AD56CE"/>
    <w:rsid w:val="00AD56F1"/>
    <w:rsid w:val="00AD58E8"/>
    <w:rsid w:val="00AD60C2"/>
    <w:rsid w:val="00AD6143"/>
    <w:rsid w:val="00AD646A"/>
    <w:rsid w:val="00AD64B6"/>
    <w:rsid w:val="00AD660A"/>
    <w:rsid w:val="00AD679D"/>
    <w:rsid w:val="00AD67C2"/>
    <w:rsid w:val="00AD6828"/>
    <w:rsid w:val="00AD6B1E"/>
    <w:rsid w:val="00AD6D67"/>
    <w:rsid w:val="00AD7131"/>
    <w:rsid w:val="00AD74E4"/>
    <w:rsid w:val="00AD761E"/>
    <w:rsid w:val="00AD7D3F"/>
    <w:rsid w:val="00AD7DC5"/>
    <w:rsid w:val="00AE0063"/>
    <w:rsid w:val="00AE0212"/>
    <w:rsid w:val="00AE03FB"/>
    <w:rsid w:val="00AE0702"/>
    <w:rsid w:val="00AE074B"/>
    <w:rsid w:val="00AE07C5"/>
    <w:rsid w:val="00AE0A2A"/>
    <w:rsid w:val="00AE11CC"/>
    <w:rsid w:val="00AE1878"/>
    <w:rsid w:val="00AE1FED"/>
    <w:rsid w:val="00AE20AD"/>
    <w:rsid w:val="00AE2148"/>
    <w:rsid w:val="00AE2C0C"/>
    <w:rsid w:val="00AE2F0A"/>
    <w:rsid w:val="00AE380E"/>
    <w:rsid w:val="00AE3B40"/>
    <w:rsid w:val="00AE3E04"/>
    <w:rsid w:val="00AE4283"/>
    <w:rsid w:val="00AE44B9"/>
    <w:rsid w:val="00AE4596"/>
    <w:rsid w:val="00AE45F2"/>
    <w:rsid w:val="00AE463F"/>
    <w:rsid w:val="00AE4A24"/>
    <w:rsid w:val="00AE5521"/>
    <w:rsid w:val="00AE5579"/>
    <w:rsid w:val="00AE5944"/>
    <w:rsid w:val="00AE6051"/>
    <w:rsid w:val="00AE62BE"/>
    <w:rsid w:val="00AE62E0"/>
    <w:rsid w:val="00AE646F"/>
    <w:rsid w:val="00AE652F"/>
    <w:rsid w:val="00AE757E"/>
    <w:rsid w:val="00AE77B2"/>
    <w:rsid w:val="00AE7800"/>
    <w:rsid w:val="00AE7819"/>
    <w:rsid w:val="00AE7A07"/>
    <w:rsid w:val="00AE7A5B"/>
    <w:rsid w:val="00AE7B34"/>
    <w:rsid w:val="00AE7C3A"/>
    <w:rsid w:val="00AF0243"/>
    <w:rsid w:val="00AF03B7"/>
    <w:rsid w:val="00AF0572"/>
    <w:rsid w:val="00AF0620"/>
    <w:rsid w:val="00AF06FD"/>
    <w:rsid w:val="00AF0C2F"/>
    <w:rsid w:val="00AF0CA3"/>
    <w:rsid w:val="00AF1210"/>
    <w:rsid w:val="00AF135E"/>
    <w:rsid w:val="00AF1739"/>
    <w:rsid w:val="00AF18F5"/>
    <w:rsid w:val="00AF1905"/>
    <w:rsid w:val="00AF1E60"/>
    <w:rsid w:val="00AF238E"/>
    <w:rsid w:val="00AF26B7"/>
    <w:rsid w:val="00AF279A"/>
    <w:rsid w:val="00AF2BB4"/>
    <w:rsid w:val="00AF3448"/>
    <w:rsid w:val="00AF3714"/>
    <w:rsid w:val="00AF3DDD"/>
    <w:rsid w:val="00AF4183"/>
    <w:rsid w:val="00AF42C1"/>
    <w:rsid w:val="00AF43D3"/>
    <w:rsid w:val="00AF4787"/>
    <w:rsid w:val="00AF4AA6"/>
    <w:rsid w:val="00AF4F7F"/>
    <w:rsid w:val="00AF50F3"/>
    <w:rsid w:val="00AF5274"/>
    <w:rsid w:val="00AF59A8"/>
    <w:rsid w:val="00AF62B3"/>
    <w:rsid w:val="00AF65BB"/>
    <w:rsid w:val="00AF7298"/>
    <w:rsid w:val="00AF7843"/>
    <w:rsid w:val="00AF7B48"/>
    <w:rsid w:val="00AF7CD5"/>
    <w:rsid w:val="00B007CB"/>
    <w:rsid w:val="00B01383"/>
    <w:rsid w:val="00B0160D"/>
    <w:rsid w:val="00B018ED"/>
    <w:rsid w:val="00B01BA2"/>
    <w:rsid w:val="00B02228"/>
    <w:rsid w:val="00B02267"/>
    <w:rsid w:val="00B0230E"/>
    <w:rsid w:val="00B025FC"/>
    <w:rsid w:val="00B02B28"/>
    <w:rsid w:val="00B02B3B"/>
    <w:rsid w:val="00B02F7E"/>
    <w:rsid w:val="00B0301C"/>
    <w:rsid w:val="00B03317"/>
    <w:rsid w:val="00B03351"/>
    <w:rsid w:val="00B03714"/>
    <w:rsid w:val="00B03779"/>
    <w:rsid w:val="00B04010"/>
    <w:rsid w:val="00B043B8"/>
    <w:rsid w:val="00B045D7"/>
    <w:rsid w:val="00B047FC"/>
    <w:rsid w:val="00B052D0"/>
    <w:rsid w:val="00B05617"/>
    <w:rsid w:val="00B056FA"/>
    <w:rsid w:val="00B0591A"/>
    <w:rsid w:val="00B0596C"/>
    <w:rsid w:val="00B05A86"/>
    <w:rsid w:val="00B05DBB"/>
    <w:rsid w:val="00B05F31"/>
    <w:rsid w:val="00B05F55"/>
    <w:rsid w:val="00B0628B"/>
    <w:rsid w:val="00B06382"/>
    <w:rsid w:val="00B063D0"/>
    <w:rsid w:val="00B06436"/>
    <w:rsid w:val="00B06A61"/>
    <w:rsid w:val="00B06D90"/>
    <w:rsid w:val="00B0720D"/>
    <w:rsid w:val="00B07372"/>
    <w:rsid w:val="00B07410"/>
    <w:rsid w:val="00B076D0"/>
    <w:rsid w:val="00B07DFB"/>
    <w:rsid w:val="00B10467"/>
    <w:rsid w:val="00B10496"/>
    <w:rsid w:val="00B107A2"/>
    <w:rsid w:val="00B109B5"/>
    <w:rsid w:val="00B10F35"/>
    <w:rsid w:val="00B11208"/>
    <w:rsid w:val="00B11412"/>
    <w:rsid w:val="00B1146E"/>
    <w:rsid w:val="00B11571"/>
    <w:rsid w:val="00B11612"/>
    <w:rsid w:val="00B11740"/>
    <w:rsid w:val="00B11EAE"/>
    <w:rsid w:val="00B11EEA"/>
    <w:rsid w:val="00B11EF6"/>
    <w:rsid w:val="00B121E0"/>
    <w:rsid w:val="00B12664"/>
    <w:rsid w:val="00B12BE4"/>
    <w:rsid w:val="00B12C59"/>
    <w:rsid w:val="00B12D7E"/>
    <w:rsid w:val="00B138A5"/>
    <w:rsid w:val="00B1396C"/>
    <w:rsid w:val="00B13A09"/>
    <w:rsid w:val="00B13F87"/>
    <w:rsid w:val="00B1436B"/>
    <w:rsid w:val="00B14412"/>
    <w:rsid w:val="00B147E8"/>
    <w:rsid w:val="00B149BB"/>
    <w:rsid w:val="00B14C73"/>
    <w:rsid w:val="00B14F91"/>
    <w:rsid w:val="00B15577"/>
    <w:rsid w:val="00B15602"/>
    <w:rsid w:val="00B15AE5"/>
    <w:rsid w:val="00B15B62"/>
    <w:rsid w:val="00B15D5A"/>
    <w:rsid w:val="00B15D73"/>
    <w:rsid w:val="00B15E64"/>
    <w:rsid w:val="00B1628C"/>
    <w:rsid w:val="00B16AD4"/>
    <w:rsid w:val="00B16B6B"/>
    <w:rsid w:val="00B16CE1"/>
    <w:rsid w:val="00B16DED"/>
    <w:rsid w:val="00B16E8E"/>
    <w:rsid w:val="00B16FC6"/>
    <w:rsid w:val="00B17070"/>
    <w:rsid w:val="00B17130"/>
    <w:rsid w:val="00B171AE"/>
    <w:rsid w:val="00B172FF"/>
    <w:rsid w:val="00B1745F"/>
    <w:rsid w:val="00B17529"/>
    <w:rsid w:val="00B17573"/>
    <w:rsid w:val="00B17842"/>
    <w:rsid w:val="00B17BF0"/>
    <w:rsid w:val="00B204FE"/>
    <w:rsid w:val="00B206EC"/>
    <w:rsid w:val="00B20863"/>
    <w:rsid w:val="00B20A6B"/>
    <w:rsid w:val="00B20B9A"/>
    <w:rsid w:val="00B211FF"/>
    <w:rsid w:val="00B21285"/>
    <w:rsid w:val="00B212E9"/>
    <w:rsid w:val="00B21775"/>
    <w:rsid w:val="00B22823"/>
    <w:rsid w:val="00B228CD"/>
    <w:rsid w:val="00B2293E"/>
    <w:rsid w:val="00B23073"/>
    <w:rsid w:val="00B238A9"/>
    <w:rsid w:val="00B23C0E"/>
    <w:rsid w:val="00B2426E"/>
    <w:rsid w:val="00B24315"/>
    <w:rsid w:val="00B244E1"/>
    <w:rsid w:val="00B24EB2"/>
    <w:rsid w:val="00B25863"/>
    <w:rsid w:val="00B2589E"/>
    <w:rsid w:val="00B25A81"/>
    <w:rsid w:val="00B25D05"/>
    <w:rsid w:val="00B2653C"/>
    <w:rsid w:val="00B26578"/>
    <w:rsid w:val="00B267D1"/>
    <w:rsid w:val="00B268E1"/>
    <w:rsid w:val="00B26DA2"/>
    <w:rsid w:val="00B2762A"/>
    <w:rsid w:val="00B27E8B"/>
    <w:rsid w:val="00B3007D"/>
    <w:rsid w:val="00B307F5"/>
    <w:rsid w:val="00B30BEC"/>
    <w:rsid w:val="00B30D75"/>
    <w:rsid w:val="00B30E31"/>
    <w:rsid w:val="00B30FD5"/>
    <w:rsid w:val="00B3181C"/>
    <w:rsid w:val="00B3218B"/>
    <w:rsid w:val="00B322D1"/>
    <w:rsid w:val="00B32439"/>
    <w:rsid w:val="00B32672"/>
    <w:rsid w:val="00B32741"/>
    <w:rsid w:val="00B33055"/>
    <w:rsid w:val="00B33363"/>
    <w:rsid w:val="00B334D7"/>
    <w:rsid w:val="00B335B7"/>
    <w:rsid w:val="00B336A7"/>
    <w:rsid w:val="00B3377C"/>
    <w:rsid w:val="00B33932"/>
    <w:rsid w:val="00B3438E"/>
    <w:rsid w:val="00B34BBB"/>
    <w:rsid w:val="00B35106"/>
    <w:rsid w:val="00B35155"/>
    <w:rsid w:val="00B3558C"/>
    <w:rsid w:val="00B3575D"/>
    <w:rsid w:val="00B3580A"/>
    <w:rsid w:val="00B35A1E"/>
    <w:rsid w:val="00B35CB8"/>
    <w:rsid w:val="00B3615A"/>
    <w:rsid w:val="00B36453"/>
    <w:rsid w:val="00B36506"/>
    <w:rsid w:val="00B3682B"/>
    <w:rsid w:val="00B36BC0"/>
    <w:rsid w:val="00B36E22"/>
    <w:rsid w:val="00B36EE5"/>
    <w:rsid w:val="00B374FB"/>
    <w:rsid w:val="00B37556"/>
    <w:rsid w:val="00B377EC"/>
    <w:rsid w:val="00B379A4"/>
    <w:rsid w:val="00B37B36"/>
    <w:rsid w:val="00B37D38"/>
    <w:rsid w:val="00B37FB3"/>
    <w:rsid w:val="00B40404"/>
    <w:rsid w:val="00B406F4"/>
    <w:rsid w:val="00B40B64"/>
    <w:rsid w:val="00B40E5E"/>
    <w:rsid w:val="00B411A0"/>
    <w:rsid w:val="00B411EC"/>
    <w:rsid w:val="00B418FA"/>
    <w:rsid w:val="00B41A8D"/>
    <w:rsid w:val="00B41DDA"/>
    <w:rsid w:val="00B41DE5"/>
    <w:rsid w:val="00B42429"/>
    <w:rsid w:val="00B427ED"/>
    <w:rsid w:val="00B42881"/>
    <w:rsid w:val="00B42AEB"/>
    <w:rsid w:val="00B42B6B"/>
    <w:rsid w:val="00B43020"/>
    <w:rsid w:val="00B4337A"/>
    <w:rsid w:val="00B4339A"/>
    <w:rsid w:val="00B43901"/>
    <w:rsid w:val="00B43959"/>
    <w:rsid w:val="00B43C5E"/>
    <w:rsid w:val="00B43C76"/>
    <w:rsid w:val="00B43D5B"/>
    <w:rsid w:val="00B43E05"/>
    <w:rsid w:val="00B43E52"/>
    <w:rsid w:val="00B44235"/>
    <w:rsid w:val="00B44290"/>
    <w:rsid w:val="00B444E1"/>
    <w:rsid w:val="00B44679"/>
    <w:rsid w:val="00B44760"/>
    <w:rsid w:val="00B448FC"/>
    <w:rsid w:val="00B44A00"/>
    <w:rsid w:val="00B44C3E"/>
    <w:rsid w:val="00B45237"/>
    <w:rsid w:val="00B4565A"/>
    <w:rsid w:val="00B45759"/>
    <w:rsid w:val="00B45887"/>
    <w:rsid w:val="00B45C8F"/>
    <w:rsid w:val="00B45D6B"/>
    <w:rsid w:val="00B46402"/>
    <w:rsid w:val="00B466E1"/>
    <w:rsid w:val="00B46E60"/>
    <w:rsid w:val="00B46EB4"/>
    <w:rsid w:val="00B4747F"/>
    <w:rsid w:val="00B476B5"/>
    <w:rsid w:val="00B4771F"/>
    <w:rsid w:val="00B47830"/>
    <w:rsid w:val="00B47A9D"/>
    <w:rsid w:val="00B47B4B"/>
    <w:rsid w:val="00B47C7D"/>
    <w:rsid w:val="00B50010"/>
    <w:rsid w:val="00B5034E"/>
    <w:rsid w:val="00B504D5"/>
    <w:rsid w:val="00B50945"/>
    <w:rsid w:val="00B50A05"/>
    <w:rsid w:val="00B50D5A"/>
    <w:rsid w:val="00B50E0D"/>
    <w:rsid w:val="00B515AF"/>
    <w:rsid w:val="00B517EA"/>
    <w:rsid w:val="00B51C75"/>
    <w:rsid w:val="00B5214C"/>
    <w:rsid w:val="00B52171"/>
    <w:rsid w:val="00B52401"/>
    <w:rsid w:val="00B52776"/>
    <w:rsid w:val="00B527A3"/>
    <w:rsid w:val="00B52B5C"/>
    <w:rsid w:val="00B53852"/>
    <w:rsid w:val="00B53B97"/>
    <w:rsid w:val="00B54130"/>
    <w:rsid w:val="00B54BF9"/>
    <w:rsid w:val="00B54DD8"/>
    <w:rsid w:val="00B55289"/>
    <w:rsid w:val="00B55401"/>
    <w:rsid w:val="00B559EC"/>
    <w:rsid w:val="00B55BC2"/>
    <w:rsid w:val="00B55D81"/>
    <w:rsid w:val="00B55E69"/>
    <w:rsid w:val="00B56218"/>
    <w:rsid w:val="00B56696"/>
    <w:rsid w:val="00B569D0"/>
    <w:rsid w:val="00B56A4B"/>
    <w:rsid w:val="00B56DEC"/>
    <w:rsid w:val="00B56F44"/>
    <w:rsid w:val="00B573A4"/>
    <w:rsid w:val="00B5766A"/>
    <w:rsid w:val="00B578D3"/>
    <w:rsid w:val="00B604AC"/>
    <w:rsid w:val="00B60CE2"/>
    <w:rsid w:val="00B60E5D"/>
    <w:rsid w:val="00B611C0"/>
    <w:rsid w:val="00B6149F"/>
    <w:rsid w:val="00B61599"/>
    <w:rsid w:val="00B61644"/>
    <w:rsid w:val="00B61B19"/>
    <w:rsid w:val="00B6275E"/>
    <w:rsid w:val="00B62995"/>
    <w:rsid w:val="00B62E20"/>
    <w:rsid w:val="00B62E3D"/>
    <w:rsid w:val="00B631E8"/>
    <w:rsid w:val="00B634D2"/>
    <w:rsid w:val="00B6357F"/>
    <w:rsid w:val="00B63A13"/>
    <w:rsid w:val="00B63B3E"/>
    <w:rsid w:val="00B63D3F"/>
    <w:rsid w:val="00B63FA8"/>
    <w:rsid w:val="00B64781"/>
    <w:rsid w:val="00B64C51"/>
    <w:rsid w:val="00B64CB3"/>
    <w:rsid w:val="00B64CF2"/>
    <w:rsid w:val="00B64CF8"/>
    <w:rsid w:val="00B64F07"/>
    <w:rsid w:val="00B6518E"/>
    <w:rsid w:val="00B65442"/>
    <w:rsid w:val="00B654AF"/>
    <w:rsid w:val="00B65603"/>
    <w:rsid w:val="00B6589B"/>
    <w:rsid w:val="00B65A2C"/>
    <w:rsid w:val="00B65C41"/>
    <w:rsid w:val="00B65F43"/>
    <w:rsid w:val="00B66238"/>
    <w:rsid w:val="00B662E9"/>
    <w:rsid w:val="00B663C0"/>
    <w:rsid w:val="00B66C51"/>
    <w:rsid w:val="00B66E1B"/>
    <w:rsid w:val="00B66E58"/>
    <w:rsid w:val="00B67105"/>
    <w:rsid w:val="00B67361"/>
    <w:rsid w:val="00B67397"/>
    <w:rsid w:val="00B678E0"/>
    <w:rsid w:val="00B679A5"/>
    <w:rsid w:val="00B67C1A"/>
    <w:rsid w:val="00B67C3E"/>
    <w:rsid w:val="00B700B9"/>
    <w:rsid w:val="00B703A2"/>
    <w:rsid w:val="00B70441"/>
    <w:rsid w:val="00B70629"/>
    <w:rsid w:val="00B70BC5"/>
    <w:rsid w:val="00B70CB6"/>
    <w:rsid w:val="00B70FE3"/>
    <w:rsid w:val="00B7126F"/>
    <w:rsid w:val="00B713AB"/>
    <w:rsid w:val="00B71512"/>
    <w:rsid w:val="00B71903"/>
    <w:rsid w:val="00B72222"/>
    <w:rsid w:val="00B72744"/>
    <w:rsid w:val="00B72B20"/>
    <w:rsid w:val="00B72DE1"/>
    <w:rsid w:val="00B740DF"/>
    <w:rsid w:val="00B74638"/>
    <w:rsid w:val="00B74667"/>
    <w:rsid w:val="00B746C4"/>
    <w:rsid w:val="00B74950"/>
    <w:rsid w:val="00B749B8"/>
    <w:rsid w:val="00B75F9A"/>
    <w:rsid w:val="00B76206"/>
    <w:rsid w:val="00B762EF"/>
    <w:rsid w:val="00B766D6"/>
    <w:rsid w:val="00B7679A"/>
    <w:rsid w:val="00B76DFF"/>
    <w:rsid w:val="00B76FE5"/>
    <w:rsid w:val="00B77031"/>
    <w:rsid w:val="00B7752C"/>
    <w:rsid w:val="00B77668"/>
    <w:rsid w:val="00B77AEC"/>
    <w:rsid w:val="00B77AF5"/>
    <w:rsid w:val="00B77B1C"/>
    <w:rsid w:val="00B800F8"/>
    <w:rsid w:val="00B80185"/>
    <w:rsid w:val="00B80CCF"/>
    <w:rsid w:val="00B80E73"/>
    <w:rsid w:val="00B80FE5"/>
    <w:rsid w:val="00B81273"/>
    <w:rsid w:val="00B81D49"/>
    <w:rsid w:val="00B823AA"/>
    <w:rsid w:val="00B82429"/>
    <w:rsid w:val="00B8247E"/>
    <w:rsid w:val="00B82707"/>
    <w:rsid w:val="00B82A49"/>
    <w:rsid w:val="00B82A67"/>
    <w:rsid w:val="00B83558"/>
    <w:rsid w:val="00B83A26"/>
    <w:rsid w:val="00B83A7D"/>
    <w:rsid w:val="00B8422D"/>
    <w:rsid w:val="00B8429E"/>
    <w:rsid w:val="00B84AAA"/>
    <w:rsid w:val="00B84CCB"/>
    <w:rsid w:val="00B84D18"/>
    <w:rsid w:val="00B84DC5"/>
    <w:rsid w:val="00B84EE1"/>
    <w:rsid w:val="00B852D6"/>
    <w:rsid w:val="00B86D59"/>
    <w:rsid w:val="00B87025"/>
    <w:rsid w:val="00B87069"/>
    <w:rsid w:val="00B87090"/>
    <w:rsid w:val="00B87262"/>
    <w:rsid w:val="00B87311"/>
    <w:rsid w:val="00B873E7"/>
    <w:rsid w:val="00B87A2D"/>
    <w:rsid w:val="00B87BF8"/>
    <w:rsid w:val="00B87F6C"/>
    <w:rsid w:val="00B900FA"/>
    <w:rsid w:val="00B90279"/>
    <w:rsid w:val="00B9035E"/>
    <w:rsid w:val="00B90667"/>
    <w:rsid w:val="00B906F7"/>
    <w:rsid w:val="00B9079E"/>
    <w:rsid w:val="00B90B0C"/>
    <w:rsid w:val="00B90BD2"/>
    <w:rsid w:val="00B90C93"/>
    <w:rsid w:val="00B90E06"/>
    <w:rsid w:val="00B90E72"/>
    <w:rsid w:val="00B90FCB"/>
    <w:rsid w:val="00B91163"/>
    <w:rsid w:val="00B911F7"/>
    <w:rsid w:val="00B912F9"/>
    <w:rsid w:val="00B916EC"/>
    <w:rsid w:val="00B91C9A"/>
    <w:rsid w:val="00B91E24"/>
    <w:rsid w:val="00B92668"/>
    <w:rsid w:val="00B926CA"/>
    <w:rsid w:val="00B92753"/>
    <w:rsid w:val="00B928A7"/>
    <w:rsid w:val="00B92DCF"/>
    <w:rsid w:val="00B93384"/>
    <w:rsid w:val="00B9355B"/>
    <w:rsid w:val="00B93AFF"/>
    <w:rsid w:val="00B940D0"/>
    <w:rsid w:val="00B9424B"/>
    <w:rsid w:val="00B943E7"/>
    <w:rsid w:val="00B94540"/>
    <w:rsid w:val="00B945ED"/>
    <w:rsid w:val="00B94E2C"/>
    <w:rsid w:val="00B94F0F"/>
    <w:rsid w:val="00B95021"/>
    <w:rsid w:val="00B9539A"/>
    <w:rsid w:val="00B95648"/>
    <w:rsid w:val="00B95C66"/>
    <w:rsid w:val="00B95D0C"/>
    <w:rsid w:val="00B95EDA"/>
    <w:rsid w:val="00B9610B"/>
    <w:rsid w:val="00B961B1"/>
    <w:rsid w:val="00B961C7"/>
    <w:rsid w:val="00B96390"/>
    <w:rsid w:val="00B96495"/>
    <w:rsid w:val="00B96693"/>
    <w:rsid w:val="00B966ED"/>
    <w:rsid w:val="00B967EF"/>
    <w:rsid w:val="00B970C7"/>
    <w:rsid w:val="00B9726B"/>
    <w:rsid w:val="00B9769F"/>
    <w:rsid w:val="00B977BD"/>
    <w:rsid w:val="00B97B53"/>
    <w:rsid w:val="00B97BA6"/>
    <w:rsid w:val="00B97F95"/>
    <w:rsid w:val="00BA02E7"/>
    <w:rsid w:val="00BA07DC"/>
    <w:rsid w:val="00BA08D2"/>
    <w:rsid w:val="00BA090B"/>
    <w:rsid w:val="00BA0D9B"/>
    <w:rsid w:val="00BA112D"/>
    <w:rsid w:val="00BA113C"/>
    <w:rsid w:val="00BA11FF"/>
    <w:rsid w:val="00BA1431"/>
    <w:rsid w:val="00BA1A6C"/>
    <w:rsid w:val="00BA1A89"/>
    <w:rsid w:val="00BA1B89"/>
    <w:rsid w:val="00BA1DD3"/>
    <w:rsid w:val="00BA1E69"/>
    <w:rsid w:val="00BA1EC0"/>
    <w:rsid w:val="00BA240F"/>
    <w:rsid w:val="00BA2D76"/>
    <w:rsid w:val="00BA2E22"/>
    <w:rsid w:val="00BA2FA9"/>
    <w:rsid w:val="00BA3119"/>
    <w:rsid w:val="00BA32B3"/>
    <w:rsid w:val="00BA331C"/>
    <w:rsid w:val="00BA375E"/>
    <w:rsid w:val="00BA39CF"/>
    <w:rsid w:val="00BA39F0"/>
    <w:rsid w:val="00BA3A42"/>
    <w:rsid w:val="00BA3CF2"/>
    <w:rsid w:val="00BA4615"/>
    <w:rsid w:val="00BA463B"/>
    <w:rsid w:val="00BA48F8"/>
    <w:rsid w:val="00BA5771"/>
    <w:rsid w:val="00BA57F6"/>
    <w:rsid w:val="00BA5DD4"/>
    <w:rsid w:val="00BA614C"/>
    <w:rsid w:val="00BA6494"/>
    <w:rsid w:val="00BA67D8"/>
    <w:rsid w:val="00BA6875"/>
    <w:rsid w:val="00BA6A88"/>
    <w:rsid w:val="00BA6B33"/>
    <w:rsid w:val="00BA6F94"/>
    <w:rsid w:val="00BA71E5"/>
    <w:rsid w:val="00BA7296"/>
    <w:rsid w:val="00BA754E"/>
    <w:rsid w:val="00BA7604"/>
    <w:rsid w:val="00BA763E"/>
    <w:rsid w:val="00BA7FFC"/>
    <w:rsid w:val="00BB0872"/>
    <w:rsid w:val="00BB0964"/>
    <w:rsid w:val="00BB0C65"/>
    <w:rsid w:val="00BB1136"/>
    <w:rsid w:val="00BB1201"/>
    <w:rsid w:val="00BB1454"/>
    <w:rsid w:val="00BB1A4B"/>
    <w:rsid w:val="00BB232C"/>
    <w:rsid w:val="00BB24E1"/>
    <w:rsid w:val="00BB27B5"/>
    <w:rsid w:val="00BB2CA4"/>
    <w:rsid w:val="00BB2D71"/>
    <w:rsid w:val="00BB2D7D"/>
    <w:rsid w:val="00BB2E8D"/>
    <w:rsid w:val="00BB3405"/>
    <w:rsid w:val="00BB3726"/>
    <w:rsid w:val="00BB384A"/>
    <w:rsid w:val="00BB38C6"/>
    <w:rsid w:val="00BB3BF9"/>
    <w:rsid w:val="00BB3DCD"/>
    <w:rsid w:val="00BB3E9A"/>
    <w:rsid w:val="00BB4825"/>
    <w:rsid w:val="00BB4BB1"/>
    <w:rsid w:val="00BB4EFD"/>
    <w:rsid w:val="00BB5097"/>
    <w:rsid w:val="00BB5C88"/>
    <w:rsid w:val="00BB5D3F"/>
    <w:rsid w:val="00BB5FC8"/>
    <w:rsid w:val="00BB6091"/>
    <w:rsid w:val="00BB60E4"/>
    <w:rsid w:val="00BB64B1"/>
    <w:rsid w:val="00BB6637"/>
    <w:rsid w:val="00BB6AAA"/>
    <w:rsid w:val="00BB6C2A"/>
    <w:rsid w:val="00BB738F"/>
    <w:rsid w:val="00BB74F8"/>
    <w:rsid w:val="00BB7EB4"/>
    <w:rsid w:val="00BB7FF2"/>
    <w:rsid w:val="00BC03EC"/>
    <w:rsid w:val="00BC0487"/>
    <w:rsid w:val="00BC0735"/>
    <w:rsid w:val="00BC0D03"/>
    <w:rsid w:val="00BC0FAB"/>
    <w:rsid w:val="00BC154A"/>
    <w:rsid w:val="00BC172A"/>
    <w:rsid w:val="00BC1A25"/>
    <w:rsid w:val="00BC1BD3"/>
    <w:rsid w:val="00BC1BE8"/>
    <w:rsid w:val="00BC1E45"/>
    <w:rsid w:val="00BC22E1"/>
    <w:rsid w:val="00BC23CF"/>
    <w:rsid w:val="00BC257C"/>
    <w:rsid w:val="00BC28FF"/>
    <w:rsid w:val="00BC2B08"/>
    <w:rsid w:val="00BC2C80"/>
    <w:rsid w:val="00BC30EA"/>
    <w:rsid w:val="00BC330F"/>
    <w:rsid w:val="00BC33DE"/>
    <w:rsid w:val="00BC350B"/>
    <w:rsid w:val="00BC35E2"/>
    <w:rsid w:val="00BC391E"/>
    <w:rsid w:val="00BC3E81"/>
    <w:rsid w:val="00BC43C8"/>
    <w:rsid w:val="00BC4400"/>
    <w:rsid w:val="00BC44D2"/>
    <w:rsid w:val="00BC45AD"/>
    <w:rsid w:val="00BC4AF4"/>
    <w:rsid w:val="00BC4CCD"/>
    <w:rsid w:val="00BC4E35"/>
    <w:rsid w:val="00BC4EF6"/>
    <w:rsid w:val="00BC527D"/>
    <w:rsid w:val="00BC55E7"/>
    <w:rsid w:val="00BC6851"/>
    <w:rsid w:val="00BC6C9E"/>
    <w:rsid w:val="00BC7662"/>
    <w:rsid w:val="00BC7706"/>
    <w:rsid w:val="00BD0157"/>
    <w:rsid w:val="00BD0234"/>
    <w:rsid w:val="00BD052C"/>
    <w:rsid w:val="00BD05E2"/>
    <w:rsid w:val="00BD0673"/>
    <w:rsid w:val="00BD0F21"/>
    <w:rsid w:val="00BD125A"/>
    <w:rsid w:val="00BD133F"/>
    <w:rsid w:val="00BD13EB"/>
    <w:rsid w:val="00BD141E"/>
    <w:rsid w:val="00BD1516"/>
    <w:rsid w:val="00BD1519"/>
    <w:rsid w:val="00BD1563"/>
    <w:rsid w:val="00BD1717"/>
    <w:rsid w:val="00BD1952"/>
    <w:rsid w:val="00BD1D70"/>
    <w:rsid w:val="00BD1EB6"/>
    <w:rsid w:val="00BD1F5F"/>
    <w:rsid w:val="00BD1F8E"/>
    <w:rsid w:val="00BD2CBE"/>
    <w:rsid w:val="00BD2E70"/>
    <w:rsid w:val="00BD2EB6"/>
    <w:rsid w:val="00BD2F82"/>
    <w:rsid w:val="00BD3147"/>
    <w:rsid w:val="00BD324F"/>
    <w:rsid w:val="00BD35F5"/>
    <w:rsid w:val="00BD377B"/>
    <w:rsid w:val="00BD3931"/>
    <w:rsid w:val="00BD39C1"/>
    <w:rsid w:val="00BD3D07"/>
    <w:rsid w:val="00BD4426"/>
    <w:rsid w:val="00BD4661"/>
    <w:rsid w:val="00BD4919"/>
    <w:rsid w:val="00BD5368"/>
    <w:rsid w:val="00BD5423"/>
    <w:rsid w:val="00BD542D"/>
    <w:rsid w:val="00BD5B2A"/>
    <w:rsid w:val="00BD5FA2"/>
    <w:rsid w:val="00BD6259"/>
    <w:rsid w:val="00BD62C7"/>
    <w:rsid w:val="00BD646C"/>
    <w:rsid w:val="00BD64BF"/>
    <w:rsid w:val="00BD65D6"/>
    <w:rsid w:val="00BD6667"/>
    <w:rsid w:val="00BD67E1"/>
    <w:rsid w:val="00BD6BD6"/>
    <w:rsid w:val="00BD6F39"/>
    <w:rsid w:val="00BD773F"/>
    <w:rsid w:val="00BD7967"/>
    <w:rsid w:val="00BD798B"/>
    <w:rsid w:val="00BE0218"/>
    <w:rsid w:val="00BE0E18"/>
    <w:rsid w:val="00BE1064"/>
    <w:rsid w:val="00BE11EE"/>
    <w:rsid w:val="00BE13E0"/>
    <w:rsid w:val="00BE174D"/>
    <w:rsid w:val="00BE180F"/>
    <w:rsid w:val="00BE1A96"/>
    <w:rsid w:val="00BE1BC5"/>
    <w:rsid w:val="00BE1BF6"/>
    <w:rsid w:val="00BE2393"/>
    <w:rsid w:val="00BE268D"/>
    <w:rsid w:val="00BE2A7B"/>
    <w:rsid w:val="00BE2C7E"/>
    <w:rsid w:val="00BE321B"/>
    <w:rsid w:val="00BE3C1C"/>
    <w:rsid w:val="00BE3EE8"/>
    <w:rsid w:val="00BE4120"/>
    <w:rsid w:val="00BE4149"/>
    <w:rsid w:val="00BE471E"/>
    <w:rsid w:val="00BE4940"/>
    <w:rsid w:val="00BE498A"/>
    <w:rsid w:val="00BE514F"/>
    <w:rsid w:val="00BE64E4"/>
    <w:rsid w:val="00BE71DF"/>
    <w:rsid w:val="00BE74ED"/>
    <w:rsid w:val="00BE7CC9"/>
    <w:rsid w:val="00BE7DDC"/>
    <w:rsid w:val="00BE7EEE"/>
    <w:rsid w:val="00BF019A"/>
    <w:rsid w:val="00BF0652"/>
    <w:rsid w:val="00BF0912"/>
    <w:rsid w:val="00BF0EE4"/>
    <w:rsid w:val="00BF1032"/>
    <w:rsid w:val="00BF12B1"/>
    <w:rsid w:val="00BF161A"/>
    <w:rsid w:val="00BF17EF"/>
    <w:rsid w:val="00BF1BC8"/>
    <w:rsid w:val="00BF1CE5"/>
    <w:rsid w:val="00BF1E39"/>
    <w:rsid w:val="00BF203B"/>
    <w:rsid w:val="00BF22EB"/>
    <w:rsid w:val="00BF25A4"/>
    <w:rsid w:val="00BF270A"/>
    <w:rsid w:val="00BF2C14"/>
    <w:rsid w:val="00BF2E17"/>
    <w:rsid w:val="00BF319E"/>
    <w:rsid w:val="00BF3256"/>
    <w:rsid w:val="00BF3375"/>
    <w:rsid w:val="00BF3581"/>
    <w:rsid w:val="00BF3601"/>
    <w:rsid w:val="00BF37C7"/>
    <w:rsid w:val="00BF3802"/>
    <w:rsid w:val="00BF3EB5"/>
    <w:rsid w:val="00BF4171"/>
    <w:rsid w:val="00BF417B"/>
    <w:rsid w:val="00BF457E"/>
    <w:rsid w:val="00BF4702"/>
    <w:rsid w:val="00BF48AB"/>
    <w:rsid w:val="00BF4C44"/>
    <w:rsid w:val="00BF51E0"/>
    <w:rsid w:val="00BF574E"/>
    <w:rsid w:val="00BF599A"/>
    <w:rsid w:val="00BF5A06"/>
    <w:rsid w:val="00BF605D"/>
    <w:rsid w:val="00BF6501"/>
    <w:rsid w:val="00BF69BF"/>
    <w:rsid w:val="00BF6C8E"/>
    <w:rsid w:val="00BF6CE4"/>
    <w:rsid w:val="00BF6DBE"/>
    <w:rsid w:val="00BF75F9"/>
    <w:rsid w:val="00BF7793"/>
    <w:rsid w:val="00BF7E3D"/>
    <w:rsid w:val="00BF7E94"/>
    <w:rsid w:val="00BF7EC0"/>
    <w:rsid w:val="00C003CA"/>
    <w:rsid w:val="00C00A3B"/>
    <w:rsid w:val="00C00DC7"/>
    <w:rsid w:val="00C00EAF"/>
    <w:rsid w:val="00C010B7"/>
    <w:rsid w:val="00C012B8"/>
    <w:rsid w:val="00C01319"/>
    <w:rsid w:val="00C017EE"/>
    <w:rsid w:val="00C01E21"/>
    <w:rsid w:val="00C0218B"/>
    <w:rsid w:val="00C0222E"/>
    <w:rsid w:val="00C026F2"/>
    <w:rsid w:val="00C02AB1"/>
    <w:rsid w:val="00C03219"/>
    <w:rsid w:val="00C0345A"/>
    <w:rsid w:val="00C034E8"/>
    <w:rsid w:val="00C0392E"/>
    <w:rsid w:val="00C03980"/>
    <w:rsid w:val="00C03CE5"/>
    <w:rsid w:val="00C03DDC"/>
    <w:rsid w:val="00C03F64"/>
    <w:rsid w:val="00C043E7"/>
    <w:rsid w:val="00C04625"/>
    <w:rsid w:val="00C04A0B"/>
    <w:rsid w:val="00C04B97"/>
    <w:rsid w:val="00C04BF3"/>
    <w:rsid w:val="00C04EDE"/>
    <w:rsid w:val="00C05872"/>
    <w:rsid w:val="00C058F1"/>
    <w:rsid w:val="00C059D6"/>
    <w:rsid w:val="00C05EF0"/>
    <w:rsid w:val="00C05F39"/>
    <w:rsid w:val="00C06168"/>
    <w:rsid w:val="00C06315"/>
    <w:rsid w:val="00C06427"/>
    <w:rsid w:val="00C06AEB"/>
    <w:rsid w:val="00C06C40"/>
    <w:rsid w:val="00C06CC9"/>
    <w:rsid w:val="00C06D7A"/>
    <w:rsid w:val="00C0700A"/>
    <w:rsid w:val="00C07487"/>
    <w:rsid w:val="00C07AF6"/>
    <w:rsid w:val="00C10132"/>
    <w:rsid w:val="00C1050D"/>
    <w:rsid w:val="00C10BDE"/>
    <w:rsid w:val="00C11493"/>
    <w:rsid w:val="00C114F6"/>
    <w:rsid w:val="00C115FA"/>
    <w:rsid w:val="00C11609"/>
    <w:rsid w:val="00C116BF"/>
    <w:rsid w:val="00C1181E"/>
    <w:rsid w:val="00C11A39"/>
    <w:rsid w:val="00C120ED"/>
    <w:rsid w:val="00C12354"/>
    <w:rsid w:val="00C123F9"/>
    <w:rsid w:val="00C12509"/>
    <w:rsid w:val="00C12532"/>
    <w:rsid w:val="00C12545"/>
    <w:rsid w:val="00C1269B"/>
    <w:rsid w:val="00C12ED4"/>
    <w:rsid w:val="00C12F63"/>
    <w:rsid w:val="00C13096"/>
    <w:rsid w:val="00C14440"/>
    <w:rsid w:val="00C1495C"/>
    <w:rsid w:val="00C14A5B"/>
    <w:rsid w:val="00C14E3A"/>
    <w:rsid w:val="00C14FC5"/>
    <w:rsid w:val="00C1521A"/>
    <w:rsid w:val="00C15236"/>
    <w:rsid w:val="00C152F4"/>
    <w:rsid w:val="00C15328"/>
    <w:rsid w:val="00C155F7"/>
    <w:rsid w:val="00C15F80"/>
    <w:rsid w:val="00C1617F"/>
    <w:rsid w:val="00C1658D"/>
    <w:rsid w:val="00C16892"/>
    <w:rsid w:val="00C16B09"/>
    <w:rsid w:val="00C16BDE"/>
    <w:rsid w:val="00C16D68"/>
    <w:rsid w:val="00C16ED6"/>
    <w:rsid w:val="00C1713C"/>
    <w:rsid w:val="00C17253"/>
    <w:rsid w:val="00C177F3"/>
    <w:rsid w:val="00C17C10"/>
    <w:rsid w:val="00C17CF0"/>
    <w:rsid w:val="00C17D68"/>
    <w:rsid w:val="00C206A8"/>
    <w:rsid w:val="00C20759"/>
    <w:rsid w:val="00C20ADA"/>
    <w:rsid w:val="00C20B6A"/>
    <w:rsid w:val="00C2134D"/>
    <w:rsid w:val="00C2163B"/>
    <w:rsid w:val="00C21C7B"/>
    <w:rsid w:val="00C21DE4"/>
    <w:rsid w:val="00C22085"/>
    <w:rsid w:val="00C22CCC"/>
    <w:rsid w:val="00C22D9B"/>
    <w:rsid w:val="00C230A9"/>
    <w:rsid w:val="00C2321D"/>
    <w:rsid w:val="00C23456"/>
    <w:rsid w:val="00C239F7"/>
    <w:rsid w:val="00C23BD2"/>
    <w:rsid w:val="00C23CD3"/>
    <w:rsid w:val="00C23DF3"/>
    <w:rsid w:val="00C23E76"/>
    <w:rsid w:val="00C23FAB"/>
    <w:rsid w:val="00C2425F"/>
    <w:rsid w:val="00C24344"/>
    <w:rsid w:val="00C247BA"/>
    <w:rsid w:val="00C24A7B"/>
    <w:rsid w:val="00C24C5D"/>
    <w:rsid w:val="00C24F65"/>
    <w:rsid w:val="00C2541D"/>
    <w:rsid w:val="00C25459"/>
    <w:rsid w:val="00C254F4"/>
    <w:rsid w:val="00C25672"/>
    <w:rsid w:val="00C2580B"/>
    <w:rsid w:val="00C25D53"/>
    <w:rsid w:val="00C25DFD"/>
    <w:rsid w:val="00C25F9B"/>
    <w:rsid w:val="00C2646C"/>
    <w:rsid w:val="00C26949"/>
    <w:rsid w:val="00C26AE8"/>
    <w:rsid w:val="00C26D18"/>
    <w:rsid w:val="00C27218"/>
    <w:rsid w:val="00C274A3"/>
    <w:rsid w:val="00C27679"/>
    <w:rsid w:val="00C27725"/>
    <w:rsid w:val="00C278AE"/>
    <w:rsid w:val="00C27C46"/>
    <w:rsid w:val="00C27DA7"/>
    <w:rsid w:val="00C27DFF"/>
    <w:rsid w:val="00C27E13"/>
    <w:rsid w:val="00C3023C"/>
    <w:rsid w:val="00C30645"/>
    <w:rsid w:val="00C3078F"/>
    <w:rsid w:val="00C3090E"/>
    <w:rsid w:val="00C3095C"/>
    <w:rsid w:val="00C30990"/>
    <w:rsid w:val="00C30CBF"/>
    <w:rsid w:val="00C30FB6"/>
    <w:rsid w:val="00C310ED"/>
    <w:rsid w:val="00C315D9"/>
    <w:rsid w:val="00C3175E"/>
    <w:rsid w:val="00C318E9"/>
    <w:rsid w:val="00C31AA2"/>
    <w:rsid w:val="00C32284"/>
    <w:rsid w:val="00C328D8"/>
    <w:rsid w:val="00C3296B"/>
    <w:rsid w:val="00C32BC1"/>
    <w:rsid w:val="00C32C0C"/>
    <w:rsid w:val="00C32D2C"/>
    <w:rsid w:val="00C3350F"/>
    <w:rsid w:val="00C341BD"/>
    <w:rsid w:val="00C341BE"/>
    <w:rsid w:val="00C3473B"/>
    <w:rsid w:val="00C3481E"/>
    <w:rsid w:val="00C3487A"/>
    <w:rsid w:val="00C3498B"/>
    <w:rsid w:val="00C34E61"/>
    <w:rsid w:val="00C35492"/>
    <w:rsid w:val="00C360F0"/>
    <w:rsid w:val="00C36160"/>
    <w:rsid w:val="00C36239"/>
    <w:rsid w:val="00C36773"/>
    <w:rsid w:val="00C369A3"/>
    <w:rsid w:val="00C36B1A"/>
    <w:rsid w:val="00C36B87"/>
    <w:rsid w:val="00C37800"/>
    <w:rsid w:val="00C3785B"/>
    <w:rsid w:val="00C37ABA"/>
    <w:rsid w:val="00C37B4C"/>
    <w:rsid w:val="00C40250"/>
    <w:rsid w:val="00C40FAB"/>
    <w:rsid w:val="00C41628"/>
    <w:rsid w:val="00C418A7"/>
    <w:rsid w:val="00C41CF7"/>
    <w:rsid w:val="00C42079"/>
    <w:rsid w:val="00C42131"/>
    <w:rsid w:val="00C422CA"/>
    <w:rsid w:val="00C426EF"/>
    <w:rsid w:val="00C42880"/>
    <w:rsid w:val="00C42BFA"/>
    <w:rsid w:val="00C42FEA"/>
    <w:rsid w:val="00C43085"/>
    <w:rsid w:val="00C43815"/>
    <w:rsid w:val="00C43CAB"/>
    <w:rsid w:val="00C44201"/>
    <w:rsid w:val="00C4447C"/>
    <w:rsid w:val="00C44A89"/>
    <w:rsid w:val="00C44ACD"/>
    <w:rsid w:val="00C44C04"/>
    <w:rsid w:val="00C45441"/>
    <w:rsid w:val="00C457B4"/>
    <w:rsid w:val="00C457B8"/>
    <w:rsid w:val="00C45B6C"/>
    <w:rsid w:val="00C45EA1"/>
    <w:rsid w:val="00C46029"/>
    <w:rsid w:val="00C46068"/>
    <w:rsid w:val="00C4607D"/>
    <w:rsid w:val="00C460FD"/>
    <w:rsid w:val="00C463D1"/>
    <w:rsid w:val="00C4680A"/>
    <w:rsid w:val="00C46A2D"/>
    <w:rsid w:val="00C46E0A"/>
    <w:rsid w:val="00C476AD"/>
    <w:rsid w:val="00C47802"/>
    <w:rsid w:val="00C478CB"/>
    <w:rsid w:val="00C47E75"/>
    <w:rsid w:val="00C50BC0"/>
    <w:rsid w:val="00C50F78"/>
    <w:rsid w:val="00C51291"/>
    <w:rsid w:val="00C5135C"/>
    <w:rsid w:val="00C51975"/>
    <w:rsid w:val="00C5201F"/>
    <w:rsid w:val="00C52CE4"/>
    <w:rsid w:val="00C52E01"/>
    <w:rsid w:val="00C53870"/>
    <w:rsid w:val="00C53938"/>
    <w:rsid w:val="00C53C7B"/>
    <w:rsid w:val="00C53CA8"/>
    <w:rsid w:val="00C540AB"/>
    <w:rsid w:val="00C54293"/>
    <w:rsid w:val="00C54472"/>
    <w:rsid w:val="00C5467B"/>
    <w:rsid w:val="00C546B1"/>
    <w:rsid w:val="00C54AD6"/>
    <w:rsid w:val="00C54C44"/>
    <w:rsid w:val="00C54E46"/>
    <w:rsid w:val="00C55038"/>
    <w:rsid w:val="00C5556C"/>
    <w:rsid w:val="00C55A16"/>
    <w:rsid w:val="00C55F8A"/>
    <w:rsid w:val="00C564B2"/>
    <w:rsid w:val="00C56775"/>
    <w:rsid w:val="00C567D6"/>
    <w:rsid w:val="00C56809"/>
    <w:rsid w:val="00C568E9"/>
    <w:rsid w:val="00C56C51"/>
    <w:rsid w:val="00C56EC9"/>
    <w:rsid w:val="00C56FB1"/>
    <w:rsid w:val="00C57097"/>
    <w:rsid w:val="00C5715C"/>
    <w:rsid w:val="00C57353"/>
    <w:rsid w:val="00C57479"/>
    <w:rsid w:val="00C575ED"/>
    <w:rsid w:val="00C5768B"/>
    <w:rsid w:val="00C57B07"/>
    <w:rsid w:val="00C6036F"/>
    <w:rsid w:val="00C604DD"/>
    <w:rsid w:val="00C608E7"/>
    <w:rsid w:val="00C60A13"/>
    <w:rsid w:val="00C60C93"/>
    <w:rsid w:val="00C60CEA"/>
    <w:rsid w:val="00C61640"/>
    <w:rsid w:val="00C61946"/>
    <w:rsid w:val="00C61B8B"/>
    <w:rsid w:val="00C61C57"/>
    <w:rsid w:val="00C61F5A"/>
    <w:rsid w:val="00C62058"/>
    <w:rsid w:val="00C623CC"/>
    <w:rsid w:val="00C62533"/>
    <w:rsid w:val="00C62753"/>
    <w:rsid w:val="00C62B2A"/>
    <w:rsid w:val="00C62D57"/>
    <w:rsid w:val="00C6317B"/>
    <w:rsid w:val="00C63ECA"/>
    <w:rsid w:val="00C6408E"/>
    <w:rsid w:val="00C6441D"/>
    <w:rsid w:val="00C644E2"/>
    <w:rsid w:val="00C6466C"/>
    <w:rsid w:val="00C646A5"/>
    <w:rsid w:val="00C649B7"/>
    <w:rsid w:val="00C64DAE"/>
    <w:rsid w:val="00C64FE5"/>
    <w:rsid w:val="00C6513C"/>
    <w:rsid w:val="00C65184"/>
    <w:rsid w:val="00C65638"/>
    <w:rsid w:val="00C656A2"/>
    <w:rsid w:val="00C65972"/>
    <w:rsid w:val="00C65E22"/>
    <w:rsid w:val="00C65E26"/>
    <w:rsid w:val="00C664F4"/>
    <w:rsid w:val="00C667C2"/>
    <w:rsid w:val="00C667E6"/>
    <w:rsid w:val="00C66FDE"/>
    <w:rsid w:val="00C67C56"/>
    <w:rsid w:val="00C67F53"/>
    <w:rsid w:val="00C700FF"/>
    <w:rsid w:val="00C70416"/>
    <w:rsid w:val="00C70E3A"/>
    <w:rsid w:val="00C71059"/>
    <w:rsid w:val="00C71370"/>
    <w:rsid w:val="00C71413"/>
    <w:rsid w:val="00C715D2"/>
    <w:rsid w:val="00C71665"/>
    <w:rsid w:val="00C71AF4"/>
    <w:rsid w:val="00C71E12"/>
    <w:rsid w:val="00C7219B"/>
    <w:rsid w:val="00C7271C"/>
    <w:rsid w:val="00C7321C"/>
    <w:rsid w:val="00C7345D"/>
    <w:rsid w:val="00C73D51"/>
    <w:rsid w:val="00C7423F"/>
    <w:rsid w:val="00C74441"/>
    <w:rsid w:val="00C74698"/>
    <w:rsid w:val="00C746CC"/>
    <w:rsid w:val="00C74AD8"/>
    <w:rsid w:val="00C75493"/>
    <w:rsid w:val="00C75677"/>
    <w:rsid w:val="00C75BAC"/>
    <w:rsid w:val="00C75D05"/>
    <w:rsid w:val="00C75ED1"/>
    <w:rsid w:val="00C760B6"/>
    <w:rsid w:val="00C765BA"/>
    <w:rsid w:val="00C765C4"/>
    <w:rsid w:val="00C76B32"/>
    <w:rsid w:val="00C77834"/>
    <w:rsid w:val="00C77890"/>
    <w:rsid w:val="00C778B0"/>
    <w:rsid w:val="00C77911"/>
    <w:rsid w:val="00C77A37"/>
    <w:rsid w:val="00C77B24"/>
    <w:rsid w:val="00C77B7D"/>
    <w:rsid w:val="00C77C26"/>
    <w:rsid w:val="00C77D79"/>
    <w:rsid w:val="00C8028D"/>
    <w:rsid w:val="00C80572"/>
    <w:rsid w:val="00C8059D"/>
    <w:rsid w:val="00C80741"/>
    <w:rsid w:val="00C809EF"/>
    <w:rsid w:val="00C80A65"/>
    <w:rsid w:val="00C81022"/>
    <w:rsid w:val="00C812CE"/>
    <w:rsid w:val="00C81F72"/>
    <w:rsid w:val="00C8202B"/>
    <w:rsid w:val="00C8236B"/>
    <w:rsid w:val="00C82952"/>
    <w:rsid w:val="00C82D4C"/>
    <w:rsid w:val="00C82F49"/>
    <w:rsid w:val="00C83434"/>
    <w:rsid w:val="00C834E2"/>
    <w:rsid w:val="00C8352D"/>
    <w:rsid w:val="00C8355F"/>
    <w:rsid w:val="00C8367B"/>
    <w:rsid w:val="00C83808"/>
    <w:rsid w:val="00C838AD"/>
    <w:rsid w:val="00C83C5C"/>
    <w:rsid w:val="00C83E32"/>
    <w:rsid w:val="00C83E8F"/>
    <w:rsid w:val="00C8418C"/>
    <w:rsid w:val="00C84389"/>
    <w:rsid w:val="00C847C0"/>
    <w:rsid w:val="00C84922"/>
    <w:rsid w:val="00C84959"/>
    <w:rsid w:val="00C84BB9"/>
    <w:rsid w:val="00C84CB5"/>
    <w:rsid w:val="00C8564E"/>
    <w:rsid w:val="00C85F47"/>
    <w:rsid w:val="00C86030"/>
    <w:rsid w:val="00C86294"/>
    <w:rsid w:val="00C864CA"/>
    <w:rsid w:val="00C86C26"/>
    <w:rsid w:val="00C86DE0"/>
    <w:rsid w:val="00C86E52"/>
    <w:rsid w:val="00C86F45"/>
    <w:rsid w:val="00C86F4B"/>
    <w:rsid w:val="00C87292"/>
    <w:rsid w:val="00C87668"/>
    <w:rsid w:val="00C87B3C"/>
    <w:rsid w:val="00C87B68"/>
    <w:rsid w:val="00C87C9A"/>
    <w:rsid w:val="00C87F5A"/>
    <w:rsid w:val="00C87FDB"/>
    <w:rsid w:val="00C90011"/>
    <w:rsid w:val="00C9050C"/>
    <w:rsid w:val="00C905E0"/>
    <w:rsid w:val="00C90BB3"/>
    <w:rsid w:val="00C9128E"/>
    <w:rsid w:val="00C91434"/>
    <w:rsid w:val="00C91B2C"/>
    <w:rsid w:val="00C91C78"/>
    <w:rsid w:val="00C91E0B"/>
    <w:rsid w:val="00C91E69"/>
    <w:rsid w:val="00C92022"/>
    <w:rsid w:val="00C9243F"/>
    <w:rsid w:val="00C92E45"/>
    <w:rsid w:val="00C93844"/>
    <w:rsid w:val="00C939AC"/>
    <w:rsid w:val="00C93B48"/>
    <w:rsid w:val="00C93C1E"/>
    <w:rsid w:val="00C93FDA"/>
    <w:rsid w:val="00C9465E"/>
    <w:rsid w:val="00C947C9"/>
    <w:rsid w:val="00C949B6"/>
    <w:rsid w:val="00C94A07"/>
    <w:rsid w:val="00C95227"/>
    <w:rsid w:val="00C9529C"/>
    <w:rsid w:val="00C953C2"/>
    <w:rsid w:val="00C95730"/>
    <w:rsid w:val="00C95926"/>
    <w:rsid w:val="00C961CA"/>
    <w:rsid w:val="00C9627A"/>
    <w:rsid w:val="00C96332"/>
    <w:rsid w:val="00C964D0"/>
    <w:rsid w:val="00C96743"/>
    <w:rsid w:val="00C96C4C"/>
    <w:rsid w:val="00C96C8B"/>
    <w:rsid w:val="00C96CDD"/>
    <w:rsid w:val="00C96F62"/>
    <w:rsid w:val="00C96FF0"/>
    <w:rsid w:val="00C97340"/>
    <w:rsid w:val="00C977D6"/>
    <w:rsid w:val="00C97BC3"/>
    <w:rsid w:val="00CA00E2"/>
    <w:rsid w:val="00CA01BE"/>
    <w:rsid w:val="00CA05EF"/>
    <w:rsid w:val="00CA09CA"/>
    <w:rsid w:val="00CA0A56"/>
    <w:rsid w:val="00CA0B11"/>
    <w:rsid w:val="00CA0FDD"/>
    <w:rsid w:val="00CA1137"/>
    <w:rsid w:val="00CA1252"/>
    <w:rsid w:val="00CA145F"/>
    <w:rsid w:val="00CA1712"/>
    <w:rsid w:val="00CA1A50"/>
    <w:rsid w:val="00CA1B3D"/>
    <w:rsid w:val="00CA1E7A"/>
    <w:rsid w:val="00CA1EAF"/>
    <w:rsid w:val="00CA1FB0"/>
    <w:rsid w:val="00CA230C"/>
    <w:rsid w:val="00CA2493"/>
    <w:rsid w:val="00CA2663"/>
    <w:rsid w:val="00CA2764"/>
    <w:rsid w:val="00CA28D5"/>
    <w:rsid w:val="00CA3159"/>
    <w:rsid w:val="00CA3327"/>
    <w:rsid w:val="00CA3421"/>
    <w:rsid w:val="00CA3538"/>
    <w:rsid w:val="00CA358A"/>
    <w:rsid w:val="00CA3782"/>
    <w:rsid w:val="00CA3992"/>
    <w:rsid w:val="00CA3ADB"/>
    <w:rsid w:val="00CA3D63"/>
    <w:rsid w:val="00CA4636"/>
    <w:rsid w:val="00CA48A3"/>
    <w:rsid w:val="00CA48F5"/>
    <w:rsid w:val="00CA4C32"/>
    <w:rsid w:val="00CA50BF"/>
    <w:rsid w:val="00CA51EF"/>
    <w:rsid w:val="00CA55EC"/>
    <w:rsid w:val="00CA56DE"/>
    <w:rsid w:val="00CA5E95"/>
    <w:rsid w:val="00CA5F81"/>
    <w:rsid w:val="00CA6223"/>
    <w:rsid w:val="00CA641B"/>
    <w:rsid w:val="00CA678D"/>
    <w:rsid w:val="00CA6B8D"/>
    <w:rsid w:val="00CA726B"/>
    <w:rsid w:val="00CA7F9F"/>
    <w:rsid w:val="00CB003D"/>
    <w:rsid w:val="00CB0316"/>
    <w:rsid w:val="00CB0527"/>
    <w:rsid w:val="00CB067B"/>
    <w:rsid w:val="00CB0ACD"/>
    <w:rsid w:val="00CB0C8D"/>
    <w:rsid w:val="00CB0ED1"/>
    <w:rsid w:val="00CB11FF"/>
    <w:rsid w:val="00CB13C5"/>
    <w:rsid w:val="00CB140A"/>
    <w:rsid w:val="00CB1512"/>
    <w:rsid w:val="00CB1876"/>
    <w:rsid w:val="00CB2206"/>
    <w:rsid w:val="00CB26FA"/>
    <w:rsid w:val="00CB27CF"/>
    <w:rsid w:val="00CB2EBC"/>
    <w:rsid w:val="00CB2F61"/>
    <w:rsid w:val="00CB3212"/>
    <w:rsid w:val="00CB3575"/>
    <w:rsid w:val="00CB3592"/>
    <w:rsid w:val="00CB3762"/>
    <w:rsid w:val="00CB3834"/>
    <w:rsid w:val="00CB394F"/>
    <w:rsid w:val="00CB40DC"/>
    <w:rsid w:val="00CB42C1"/>
    <w:rsid w:val="00CB45B2"/>
    <w:rsid w:val="00CB492E"/>
    <w:rsid w:val="00CB5387"/>
    <w:rsid w:val="00CB582B"/>
    <w:rsid w:val="00CB5833"/>
    <w:rsid w:val="00CB5858"/>
    <w:rsid w:val="00CB5A36"/>
    <w:rsid w:val="00CB5EDB"/>
    <w:rsid w:val="00CB6262"/>
    <w:rsid w:val="00CB62D1"/>
    <w:rsid w:val="00CB648D"/>
    <w:rsid w:val="00CB663F"/>
    <w:rsid w:val="00CB704D"/>
    <w:rsid w:val="00CB70F4"/>
    <w:rsid w:val="00CB7108"/>
    <w:rsid w:val="00CB7324"/>
    <w:rsid w:val="00CB7541"/>
    <w:rsid w:val="00CB756B"/>
    <w:rsid w:val="00CB75BD"/>
    <w:rsid w:val="00CC0112"/>
    <w:rsid w:val="00CC0144"/>
    <w:rsid w:val="00CC01F0"/>
    <w:rsid w:val="00CC042D"/>
    <w:rsid w:val="00CC0BBD"/>
    <w:rsid w:val="00CC0CF5"/>
    <w:rsid w:val="00CC10FC"/>
    <w:rsid w:val="00CC156B"/>
    <w:rsid w:val="00CC1642"/>
    <w:rsid w:val="00CC1E25"/>
    <w:rsid w:val="00CC2204"/>
    <w:rsid w:val="00CC2220"/>
    <w:rsid w:val="00CC249A"/>
    <w:rsid w:val="00CC26E4"/>
    <w:rsid w:val="00CC30E9"/>
    <w:rsid w:val="00CC32CD"/>
    <w:rsid w:val="00CC3AA2"/>
    <w:rsid w:val="00CC3DC7"/>
    <w:rsid w:val="00CC3F48"/>
    <w:rsid w:val="00CC4EE7"/>
    <w:rsid w:val="00CC5585"/>
    <w:rsid w:val="00CC5597"/>
    <w:rsid w:val="00CC58F7"/>
    <w:rsid w:val="00CC5D48"/>
    <w:rsid w:val="00CC5E3E"/>
    <w:rsid w:val="00CC5F24"/>
    <w:rsid w:val="00CC5FED"/>
    <w:rsid w:val="00CC62EB"/>
    <w:rsid w:val="00CC6312"/>
    <w:rsid w:val="00CC63AC"/>
    <w:rsid w:val="00CC6782"/>
    <w:rsid w:val="00CC68FA"/>
    <w:rsid w:val="00CC6D4F"/>
    <w:rsid w:val="00CC6EC8"/>
    <w:rsid w:val="00CC7052"/>
    <w:rsid w:val="00CC70B4"/>
    <w:rsid w:val="00CC70C3"/>
    <w:rsid w:val="00CC73AD"/>
    <w:rsid w:val="00CC74CD"/>
    <w:rsid w:val="00CC75B2"/>
    <w:rsid w:val="00CC767B"/>
    <w:rsid w:val="00CC7AD6"/>
    <w:rsid w:val="00CD004D"/>
    <w:rsid w:val="00CD01D0"/>
    <w:rsid w:val="00CD0784"/>
    <w:rsid w:val="00CD0CE2"/>
    <w:rsid w:val="00CD1157"/>
    <w:rsid w:val="00CD1868"/>
    <w:rsid w:val="00CD1C80"/>
    <w:rsid w:val="00CD1FCC"/>
    <w:rsid w:val="00CD23A7"/>
    <w:rsid w:val="00CD2A1C"/>
    <w:rsid w:val="00CD2AFB"/>
    <w:rsid w:val="00CD2E55"/>
    <w:rsid w:val="00CD3742"/>
    <w:rsid w:val="00CD3D73"/>
    <w:rsid w:val="00CD3DEC"/>
    <w:rsid w:val="00CD3FA2"/>
    <w:rsid w:val="00CD43E1"/>
    <w:rsid w:val="00CD499C"/>
    <w:rsid w:val="00CD4C38"/>
    <w:rsid w:val="00CD4DF3"/>
    <w:rsid w:val="00CD4E83"/>
    <w:rsid w:val="00CD5083"/>
    <w:rsid w:val="00CD5106"/>
    <w:rsid w:val="00CD51C3"/>
    <w:rsid w:val="00CD54E3"/>
    <w:rsid w:val="00CD5609"/>
    <w:rsid w:val="00CD5AD6"/>
    <w:rsid w:val="00CD5E24"/>
    <w:rsid w:val="00CD5F56"/>
    <w:rsid w:val="00CD61B7"/>
    <w:rsid w:val="00CD621E"/>
    <w:rsid w:val="00CD635C"/>
    <w:rsid w:val="00CD63B9"/>
    <w:rsid w:val="00CD6886"/>
    <w:rsid w:val="00CD6C7F"/>
    <w:rsid w:val="00CD7138"/>
    <w:rsid w:val="00CD7354"/>
    <w:rsid w:val="00CD73E3"/>
    <w:rsid w:val="00CD77CF"/>
    <w:rsid w:val="00CE07BB"/>
    <w:rsid w:val="00CE0A41"/>
    <w:rsid w:val="00CE0DC7"/>
    <w:rsid w:val="00CE1945"/>
    <w:rsid w:val="00CE1F53"/>
    <w:rsid w:val="00CE21EB"/>
    <w:rsid w:val="00CE24E9"/>
    <w:rsid w:val="00CE2EC4"/>
    <w:rsid w:val="00CE2F10"/>
    <w:rsid w:val="00CE30C5"/>
    <w:rsid w:val="00CE398C"/>
    <w:rsid w:val="00CE39F0"/>
    <w:rsid w:val="00CE3FFD"/>
    <w:rsid w:val="00CE448B"/>
    <w:rsid w:val="00CE4639"/>
    <w:rsid w:val="00CE4A39"/>
    <w:rsid w:val="00CE4C26"/>
    <w:rsid w:val="00CE4CE8"/>
    <w:rsid w:val="00CE4D6A"/>
    <w:rsid w:val="00CE5004"/>
    <w:rsid w:val="00CE5428"/>
    <w:rsid w:val="00CE55B7"/>
    <w:rsid w:val="00CE57D9"/>
    <w:rsid w:val="00CE5BC6"/>
    <w:rsid w:val="00CE5C54"/>
    <w:rsid w:val="00CE5DC6"/>
    <w:rsid w:val="00CE5FDA"/>
    <w:rsid w:val="00CE609A"/>
    <w:rsid w:val="00CE6400"/>
    <w:rsid w:val="00CE66A2"/>
    <w:rsid w:val="00CE6EC9"/>
    <w:rsid w:val="00CE6F25"/>
    <w:rsid w:val="00CE700B"/>
    <w:rsid w:val="00CE7014"/>
    <w:rsid w:val="00CE7311"/>
    <w:rsid w:val="00CE79ED"/>
    <w:rsid w:val="00CE7A5A"/>
    <w:rsid w:val="00CF00FB"/>
    <w:rsid w:val="00CF02A9"/>
    <w:rsid w:val="00CF02E6"/>
    <w:rsid w:val="00CF1058"/>
    <w:rsid w:val="00CF12C2"/>
    <w:rsid w:val="00CF1857"/>
    <w:rsid w:val="00CF18E1"/>
    <w:rsid w:val="00CF1F2B"/>
    <w:rsid w:val="00CF2186"/>
    <w:rsid w:val="00CF2255"/>
    <w:rsid w:val="00CF22C8"/>
    <w:rsid w:val="00CF236E"/>
    <w:rsid w:val="00CF2748"/>
    <w:rsid w:val="00CF282D"/>
    <w:rsid w:val="00CF29F5"/>
    <w:rsid w:val="00CF2ABD"/>
    <w:rsid w:val="00CF2CAB"/>
    <w:rsid w:val="00CF305E"/>
    <w:rsid w:val="00CF30DB"/>
    <w:rsid w:val="00CF3603"/>
    <w:rsid w:val="00CF36E4"/>
    <w:rsid w:val="00CF384D"/>
    <w:rsid w:val="00CF3935"/>
    <w:rsid w:val="00CF453E"/>
    <w:rsid w:val="00CF465B"/>
    <w:rsid w:val="00CF465D"/>
    <w:rsid w:val="00CF4823"/>
    <w:rsid w:val="00CF4AF1"/>
    <w:rsid w:val="00CF4DBF"/>
    <w:rsid w:val="00CF5322"/>
    <w:rsid w:val="00CF55ED"/>
    <w:rsid w:val="00CF5D49"/>
    <w:rsid w:val="00CF6456"/>
    <w:rsid w:val="00CF665C"/>
    <w:rsid w:val="00CF67C8"/>
    <w:rsid w:val="00CF6DE7"/>
    <w:rsid w:val="00CF735F"/>
    <w:rsid w:val="00CF7532"/>
    <w:rsid w:val="00CF7811"/>
    <w:rsid w:val="00CF7BB7"/>
    <w:rsid w:val="00CF7C7A"/>
    <w:rsid w:val="00CF7E3F"/>
    <w:rsid w:val="00D005DF"/>
    <w:rsid w:val="00D007D4"/>
    <w:rsid w:val="00D013D6"/>
    <w:rsid w:val="00D016B6"/>
    <w:rsid w:val="00D02360"/>
    <w:rsid w:val="00D0246E"/>
    <w:rsid w:val="00D025BF"/>
    <w:rsid w:val="00D02712"/>
    <w:rsid w:val="00D0271F"/>
    <w:rsid w:val="00D02729"/>
    <w:rsid w:val="00D02A92"/>
    <w:rsid w:val="00D02BB1"/>
    <w:rsid w:val="00D02D40"/>
    <w:rsid w:val="00D02EB7"/>
    <w:rsid w:val="00D02F7F"/>
    <w:rsid w:val="00D032B2"/>
    <w:rsid w:val="00D035CB"/>
    <w:rsid w:val="00D035CE"/>
    <w:rsid w:val="00D03936"/>
    <w:rsid w:val="00D03AAF"/>
    <w:rsid w:val="00D040A5"/>
    <w:rsid w:val="00D04239"/>
    <w:rsid w:val="00D043A0"/>
    <w:rsid w:val="00D04934"/>
    <w:rsid w:val="00D04A80"/>
    <w:rsid w:val="00D04EF2"/>
    <w:rsid w:val="00D052AF"/>
    <w:rsid w:val="00D052BA"/>
    <w:rsid w:val="00D05309"/>
    <w:rsid w:val="00D056C3"/>
    <w:rsid w:val="00D05733"/>
    <w:rsid w:val="00D0580E"/>
    <w:rsid w:val="00D05BDB"/>
    <w:rsid w:val="00D065E4"/>
    <w:rsid w:val="00D06BA7"/>
    <w:rsid w:val="00D06C60"/>
    <w:rsid w:val="00D07447"/>
    <w:rsid w:val="00D07534"/>
    <w:rsid w:val="00D076A7"/>
    <w:rsid w:val="00D07B15"/>
    <w:rsid w:val="00D100C4"/>
    <w:rsid w:val="00D10227"/>
    <w:rsid w:val="00D10254"/>
    <w:rsid w:val="00D10617"/>
    <w:rsid w:val="00D1074C"/>
    <w:rsid w:val="00D10912"/>
    <w:rsid w:val="00D10A05"/>
    <w:rsid w:val="00D11199"/>
    <w:rsid w:val="00D115CD"/>
    <w:rsid w:val="00D121CC"/>
    <w:rsid w:val="00D1293F"/>
    <w:rsid w:val="00D12E9D"/>
    <w:rsid w:val="00D13038"/>
    <w:rsid w:val="00D13891"/>
    <w:rsid w:val="00D139AC"/>
    <w:rsid w:val="00D13EC2"/>
    <w:rsid w:val="00D13F7A"/>
    <w:rsid w:val="00D13FBD"/>
    <w:rsid w:val="00D14564"/>
    <w:rsid w:val="00D14882"/>
    <w:rsid w:val="00D14A97"/>
    <w:rsid w:val="00D14B25"/>
    <w:rsid w:val="00D14E95"/>
    <w:rsid w:val="00D14EAC"/>
    <w:rsid w:val="00D152FF"/>
    <w:rsid w:val="00D1534B"/>
    <w:rsid w:val="00D15538"/>
    <w:rsid w:val="00D15A2A"/>
    <w:rsid w:val="00D1677D"/>
    <w:rsid w:val="00D167D5"/>
    <w:rsid w:val="00D16878"/>
    <w:rsid w:val="00D17219"/>
    <w:rsid w:val="00D1752F"/>
    <w:rsid w:val="00D178AC"/>
    <w:rsid w:val="00D17BB6"/>
    <w:rsid w:val="00D20057"/>
    <w:rsid w:val="00D205C6"/>
    <w:rsid w:val="00D206E3"/>
    <w:rsid w:val="00D20740"/>
    <w:rsid w:val="00D20796"/>
    <w:rsid w:val="00D20AFD"/>
    <w:rsid w:val="00D20C64"/>
    <w:rsid w:val="00D20E30"/>
    <w:rsid w:val="00D20E64"/>
    <w:rsid w:val="00D213E3"/>
    <w:rsid w:val="00D2146F"/>
    <w:rsid w:val="00D216BF"/>
    <w:rsid w:val="00D21E29"/>
    <w:rsid w:val="00D21E8F"/>
    <w:rsid w:val="00D22347"/>
    <w:rsid w:val="00D22608"/>
    <w:rsid w:val="00D226F6"/>
    <w:rsid w:val="00D22860"/>
    <w:rsid w:val="00D228CA"/>
    <w:rsid w:val="00D228E8"/>
    <w:rsid w:val="00D22CB9"/>
    <w:rsid w:val="00D22FEB"/>
    <w:rsid w:val="00D233DD"/>
    <w:rsid w:val="00D23583"/>
    <w:rsid w:val="00D238EF"/>
    <w:rsid w:val="00D23A79"/>
    <w:rsid w:val="00D23A7D"/>
    <w:rsid w:val="00D23A8E"/>
    <w:rsid w:val="00D23B89"/>
    <w:rsid w:val="00D23CD6"/>
    <w:rsid w:val="00D23CE3"/>
    <w:rsid w:val="00D2402A"/>
    <w:rsid w:val="00D24239"/>
    <w:rsid w:val="00D244DD"/>
    <w:rsid w:val="00D245F3"/>
    <w:rsid w:val="00D24733"/>
    <w:rsid w:val="00D24944"/>
    <w:rsid w:val="00D24B87"/>
    <w:rsid w:val="00D24E3C"/>
    <w:rsid w:val="00D25332"/>
    <w:rsid w:val="00D25507"/>
    <w:rsid w:val="00D258E7"/>
    <w:rsid w:val="00D25CC1"/>
    <w:rsid w:val="00D26144"/>
    <w:rsid w:val="00D26623"/>
    <w:rsid w:val="00D267D4"/>
    <w:rsid w:val="00D2699B"/>
    <w:rsid w:val="00D26D99"/>
    <w:rsid w:val="00D26F5F"/>
    <w:rsid w:val="00D270C3"/>
    <w:rsid w:val="00D2770A"/>
    <w:rsid w:val="00D27D67"/>
    <w:rsid w:val="00D27E96"/>
    <w:rsid w:val="00D27EFE"/>
    <w:rsid w:val="00D27F5F"/>
    <w:rsid w:val="00D30109"/>
    <w:rsid w:val="00D302A6"/>
    <w:rsid w:val="00D30348"/>
    <w:rsid w:val="00D30A75"/>
    <w:rsid w:val="00D31306"/>
    <w:rsid w:val="00D31DEA"/>
    <w:rsid w:val="00D3259F"/>
    <w:rsid w:val="00D328AB"/>
    <w:rsid w:val="00D32D5A"/>
    <w:rsid w:val="00D32FD6"/>
    <w:rsid w:val="00D33264"/>
    <w:rsid w:val="00D33779"/>
    <w:rsid w:val="00D33DBF"/>
    <w:rsid w:val="00D33DDD"/>
    <w:rsid w:val="00D34A4D"/>
    <w:rsid w:val="00D34C68"/>
    <w:rsid w:val="00D34EBC"/>
    <w:rsid w:val="00D34FBF"/>
    <w:rsid w:val="00D35317"/>
    <w:rsid w:val="00D357AD"/>
    <w:rsid w:val="00D35C59"/>
    <w:rsid w:val="00D35F0F"/>
    <w:rsid w:val="00D366B6"/>
    <w:rsid w:val="00D36783"/>
    <w:rsid w:val="00D369A0"/>
    <w:rsid w:val="00D369D6"/>
    <w:rsid w:val="00D36D57"/>
    <w:rsid w:val="00D37224"/>
    <w:rsid w:val="00D37744"/>
    <w:rsid w:val="00D37771"/>
    <w:rsid w:val="00D3779A"/>
    <w:rsid w:val="00D378CC"/>
    <w:rsid w:val="00D37F65"/>
    <w:rsid w:val="00D40088"/>
    <w:rsid w:val="00D40EC1"/>
    <w:rsid w:val="00D410FF"/>
    <w:rsid w:val="00D4141E"/>
    <w:rsid w:val="00D416A0"/>
    <w:rsid w:val="00D417D4"/>
    <w:rsid w:val="00D41CCE"/>
    <w:rsid w:val="00D41F25"/>
    <w:rsid w:val="00D42174"/>
    <w:rsid w:val="00D42680"/>
    <w:rsid w:val="00D428CA"/>
    <w:rsid w:val="00D42912"/>
    <w:rsid w:val="00D42C2B"/>
    <w:rsid w:val="00D431A8"/>
    <w:rsid w:val="00D43973"/>
    <w:rsid w:val="00D43C5C"/>
    <w:rsid w:val="00D43E03"/>
    <w:rsid w:val="00D44103"/>
    <w:rsid w:val="00D4440E"/>
    <w:rsid w:val="00D456E3"/>
    <w:rsid w:val="00D45958"/>
    <w:rsid w:val="00D45C4D"/>
    <w:rsid w:val="00D45C73"/>
    <w:rsid w:val="00D45DA9"/>
    <w:rsid w:val="00D46148"/>
    <w:rsid w:val="00D467E0"/>
    <w:rsid w:val="00D46823"/>
    <w:rsid w:val="00D46A1A"/>
    <w:rsid w:val="00D46BEA"/>
    <w:rsid w:val="00D46DA6"/>
    <w:rsid w:val="00D46E63"/>
    <w:rsid w:val="00D472EC"/>
    <w:rsid w:val="00D47994"/>
    <w:rsid w:val="00D47B0D"/>
    <w:rsid w:val="00D47B6B"/>
    <w:rsid w:val="00D47B93"/>
    <w:rsid w:val="00D47C0C"/>
    <w:rsid w:val="00D47F9B"/>
    <w:rsid w:val="00D47FC0"/>
    <w:rsid w:val="00D5025F"/>
    <w:rsid w:val="00D50B82"/>
    <w:rsid w:val="00D50D65"/>
    <w:rsid w:val="00D50E8E"/>
    <w:rsid w:val="00D5124C"/>
    <w:rsid w:val="00D5126C"/>
    <w:rsid w:val="00D512C3"/>
    <w:rsid w:val="00D51338"/>
    <w:rsid w:val="00D5137E"/>
    <w:rsid w:val="00D514D2"/>
    <w:rsid w:val="00D514E9"/>
    <w:rsid w:val="00D51796"/>
    <w:rsid w:val="00D51C82"/>
    <w:rsid w:val="00D51F35"/>
    <w:rsid w:val="00D521A9"/>
    <w:rsid w:val="00D523F2"/>
    <w:rsid w:val="00D5262C"/>
    <w:rsid w:val="00D52652"/>
    <w:rsid w:val="00D52686"/>
    <w:rsid w:val="00D52847"/>
    <w:rsid w:val="00D52973"/>
    <w:rsid w:val="00D52C02"/>
    <w:rsid w:val="00D52EAC"/>
    <w:rsid w:val="00D534DF"/>
    <w:rsid w:val="00D5358E"/>
    <w:rsid w:val="00D536CD"/>
    <w:rsid w:val="00D539FA"/>
    <w:rsid w:val="00D54264"/>
    <w:rsid w:val="00D542C9"/>
    <w:rsid w:val="00D54392"/>
    <w:rsid w:val="00D54426"/>
    <w:rsid w:val="00D546D3"/>
    <w:rsid w:val="00D550D2"/>
    <w:rsid w:val="00D55358"/>
    <w:rsid w:val="00D55671"/>
    <w:rsid w:val="00D55837"/>
    <w:rsid w:val="00D55C44"/>
    <w:rsid w:val="00D55E03"/>
    <w:rsid w:val="00D562D3"/>
    <w:rsid w:val="00D56FB6"/>
    <w:rsid w:val="00D56FDC"/>
    <w:rsid w:val="00D570D7"/>
    <w:rsid w:val="00D570DA"/>
    <w:rsid w:val="00D5723D"/>
    <w:rsid w:val="00D57272"/>
    <w:rsid w:val="00D572A2"/>
    <w:rsid w:val="00D57576"/>
    <w:rsid w:val="00D575BB"/>
    <w:rsid w:val="00D575FF"/>
    <w:rsid w:val="00D57897"/>
    <w:rsid w:val="00D578EF"/>
    <w:rsid w:val="00D57CFB"/>
    <w:rsid w:val="00D604DC"/>
    <w:rsid w:val="00D60660"/>
    <w:rsid w:val="00D60687"/>
    <w:rsid w:val="00D6091B"/>
    <w:rsid w:val="00D60B48"/>
    <w:rsid w:val="00D60F74"/>
    <w:rsid w:val="00D6100D"/>
    <w:rsid w:val="00D6131D"/>
    <w:rsid w:val="00D6155F"/>
    <w:rsid w:val="00D6162E"/>
    <w:rsid w:val="00D61B66"/>
    <w:rsid w:val="00D61D8A"/>
    <w:rsid w:val="00D61E2B"/>
    <w:rsid w:val="00D62102"/>
    <w:rsid w:val="00D62E57"/>
    <w:rsid w:val="00D630AB"/>
    <w:rsid w:val="00D63118"/>
    <w:rsid w:val="00D63237"/>
    <w:rsid w:val="00D63D50"/>
    <w:rsid w:val="00D6406B"/>
    <w:rsid w:val="00D6407D"/>
    <w:rsid w:val="00D64186"/>
    <w:rsid w:val="00D6425F"/>
    <w:rsid w:val="00D6449B"/>
    <w:rsid w:val="00D6493C"/>
    <w:rsid w:val="00D65121"/>
    <w:rsid w:val="00D65277"/>
    <w:rsid w:val="00D652E9"/>
    <w:rsid w:val="00D65408"/>
    <w:rsid w:val="00D65511"/>
    <w:rsid w:val="00D66546"/>
    <w:rsid w:val="00D66ABD"/>
    <w:rsid w:val="00D672B5"/>
    <w:rsid w:val="00D67373"/>
    <w:rsid w:val="00D67441"/>
    <w:rsid w:val="00D67A8B"/>
    <w:rsid w:val="00D67D7F"/>
    <w:rsid w:val="00D67EAB"/>
    <w:rsid w:val="00D70070"/>
    <w:rsid w:val="00D702BE"/>
    <w:rsid w:val="00D706CB"/>
    <w:rsid w:val="00D706DC"/>
    <w:rsid w:val="00D70723"/>
    <w:rsid w:val="00D70A3B"/>
    <w:rsid w:val="00D711FE"/>
    <w:rsid w:val="00D71231"/>
    <w:rsid w:val="00D71470"/>
    <w:rsid w:val="00D7150D"/>
    <w:rsid w:val="00D716E2"/>
    <w:rsid w:val="00D71798"/>
    <w:rsid w:val="00D71802"/>
    <w:rsid w:val="00D718C9"/>
    <w:rsid w:val="00D71C3B"/>
    <w:rsid w:val="00D71EAC"/>
    <w:rsid w:val="00D71FB7"/>
    <w:rsid w:val="00D7204D"/>
    <w:rsid w:val="00D72349"/>
    <w:rsid w:val="00D72386"/>
    <w:rsid w:val="00D7241D"/>
    <w:rsid w:val="00D7247C"/>
    <w:rsid w:val="00D725E6"/>
    <w:rsid w:val="00D729D3"/>
    <w:rsid w:val="00D72A51"/>
    <w:rsid w:val="00D733BA"/>
    <w:rsid w:val="00D737EC"/>
    <w:rsid w:val="00D73AD5"/>
    <w:rsid w:val="00D73F1D"/>
    <w:rsid w:val="00D7401C"/>
    <w:rsid w:val="00D74437"/>
    <w:rsid w:val="00D7459E"/>
    <w:rsid w:val="00D74A94"/>
    <w:rsid w:val="00D7506D"/>
    <w:rsid w:val="00D753B3"/>
    <w:rsid w:val="00D759FF"/>
    <w:rsid w:val="00D75AB1"/>
    <w:rsid w:val="00D75B25"/>
    <w:rsid w:val="00D75C94"/>
    <w:rsid w:val="00D7664D"/>
    <w:rsid w:val="00D767D0"/>
    <w:rsid w:val="00D76A86"/>
    <w:rsid w:val="00D76CBB"/>
    <w:rsid w:val="00D76E35"/>
    <w:rsid w:val="00D77613"/>
    <w:rsid w:val="00D77BE0"/>
    <w:rsid w:val="00D77CDE"/>
    <w:rsid w:val="00D77D02"/>
    <w:rsid w:val="00D77D48"/>
    <w:rsid w:val="00D77F9D"/>
    <w:rsid w:val="00D801A1"/>
    <w:rsid w:val="00D8092D"/>
    <w:rsid w:val="00D80A1A"/>
    <w:rsid w:val="00D80C1E"/>
    <w:rsid w:val="00D80E84"/>
    <w:rsid w:val="00D80F64"/>
    <w:rsid w:val="00D81201"/>
    <w:rsid w:val="00D81A5C"/>
    <w:rsid w:val="00D82202"/>
    <w:rsid w:val="00D82456"/>
    <w:rsid w:val="00D826BF"/>
    <w:rsid w:val="00D827FF"/>
    <w:rsid w:val="00D82ABD"/>
    <w:rsid w:val="00D82F5F"/>
    <w:rsid w:val="00D82FB9"/>
    <w:rsid w:val="00D835BE"/>
    <w:rsid w:val="00D83698"/>
    <w:rsid w:val="00D83AA2"/>
    <w:rsid w:val="00D83BAB"/>
    <w:rsid w:val="00D83CD2"/>
    <w:rsid w:val="00D83F16"/>
    <w:rsid w:val="00D83F1F"/>
    <w:rsid w:val="00D84036"/>
    <w:rsid w:val="00D842E0"/>
    <w:rsid w:val="00D8451C"/>
    <w:rsid w:val="00D855FB"/>
    <w:rsid w:val="00D8574C"/>
    <w:rsid w:val="00D85DC0"/>
    <w:rsid w:val="00D862E5"/>
    <w:rsid w:val="00D8660B"/>
    <w:rsid w:val="00D86705"/>
    <w:rsid w:val="00D86828"/>
    <w:rsid w:val="00D8693D"/>
    <w:rsid w:val="00D86BA3"/>
    <w:rsid w:val="00D86CC6"/>
    <w:rsid w:val="00D86CD0"/>
    <w:rsid w:val="00D86EA3"/>
    <w:rsid w:val="00D87035"/>
    <w:rsid w:val="00D871C7"/>
    <w:rsid w:val="00D8786F"/>
    <w:rsid w:val="00D87A3E"/>
    <w:rsid w:val="00D900E7"/>
    <w:rsid w:val="00D908E6"/>
    <w:rsid w:val="00D909D3"/>
    <w:rsid w:val="00D90B71"/>
    <w:rsid w:val="00D90CF9"/>
    <w:rsid w:val="00D91045"/>
    <w:rsid w:val="00D91183"/>
    <w:rsid w:val="00D912A4"/>
    <w:rsid w:val="00D9175E"/>
    <w:rsid w:val="00D91CAC"/>
    <w:rsid w:val="00D92006"/>
    <w:rsid w:val="00D922E4"/>
    <w:rsid w:val="00D92479"/>
    <w:rsid w:val="00D92851"/>
    <w:rsid w:val="00D92990"/>
    <w:rsid w:val="00D92A22"/>
    <w:rsid w:val="00D92AE4"/>
    <w:rsid w:val="00D92CCA"/>
    <w:rsid w:val="00D92DF7"/>
    <w:rsid w:val="00D93134"/>
    <w:rsid w:val="00D93464"/>
    <w:rsid w:val="00D93BD2"/>
    <w:rsid w:val="00D93C2B"/>
    <w:rsid w:val="00D93D1B"/>
    <w:rsid w:val="00D93D4E"/>
    <w:rsid w:val="00D94062"/>
    <w:rsid w:val="00D941DF"/>
    <w:rsid w:val="00D943BD"/>
    <w:rsid w:val="00D94C31"/>
    <w:rsid w:val="00D94E87"/>
    <w:rsid w:val="00D94EA0"/>
    <w:rsid w:val="00D94EA5"/>
    <w:rsid w:val="00D950A0"/>
    <w:rsid w:val="00D950CC"/>
    <w:rsid w:val="00D9515F"/>
    <w:rsid w:val="00D95B64"/>
    <w:rsid w:val="00D963C8"/>
    <w:rsid w:val="00D96693"/>
    <w:rsid w:val="00D966F9"/>
    <w:rsid w:val="00D96BA8"/>
    <w:rsid w:val="00D96E41"/>
    <w:rsid w:val="00D96FDF"/>
    <w:rsid w:val="00D97877"/>
    <w:rsid w:val="00D97A3F"/>
    <w:rsid w:val="00D97CE5"/>
    <w:rsid w:val="00D97ED2"/>
    <w:rsid w:val="00DA0045"/>
    <w:rsid w:val="00DA0068"/>
    <w:rsid w:val="00DA0569"/>
    <w:rsid w:val="00DA084A"/>
    <w:rsid w:val="00DA0B6A"/>
    <w:rsid w:val="00DA1136"/>
    <w:rsid w:val="00DA18B6"/>
    <w:rsid w:val="00DA19AF"/>
    <w:rsid w:val="00DA1BAA"/>
    <w:rsid w:val="00DA1E72"/>
    <w:rsid w:val="00DA229F"/>
    <w:rsid w:val="00DA2AB2"/>
    <w:rsid w:val="00DA2ABF"/>
    <w:rsid w:val="00DA2C90"/>
    <w:rsid w:val="00DA2D82"/>
    <w:rsid w:val="00DA2ED2"/>
    <w:rsid w:val="00DA331A"/>
    <w:rsid w:val="00DA3375"/>
    <w:rsid w:val="00DA368F"/>
    <w:rsid w:val="00DA3696"/>
    <w:rsid w:val="00DA36FB"/>
    <w:rsid w:val="00DA38D6"/>
    <w:rsid w:val="00DA39F3"/>
    <w:rsid w:val="00DA3A99"/>
    <w:rsid w:val="00DA3E87"/>
    <w:rsid w:val="00DA3ECB"/>
    <w:rsid w:val="00DA40FF"/>
    <w:rsid w:val="00DA413B"/>
    <w:rsid w:val="00DA4A4E"/>
    <w:rsid w:val="00DA4B82"/>
    <w:rsid w:val="00DA55AF"/>
    <w:rsid w:val="00DA57EB"/>
    <w:rsid w:val="00DA587F"/>
    <w:rsid w:val="00DA5AD9"/>
    <w:rsid w:val="00DA5B54"/>
    <w:rsid w:val="00DA5B99"/>
    <w:rsid w:val="00DA5D0C"/>
    <w:rsid w:val="00DA63EE"/>
    <w:rsid w:val="00DA6406"/>
    <w:rsid w:val="00DA6565"/>
    <w:rsid w:val="00DA6681"/>
    <w:rsid w:val="00DA687B"/>
    <w:rsid w:val="00DA689F"/>
    <w:rsid w:val="00DA6986"/>
    <w:rsid w:val="00DA6CFD"/>
    <w:rsid w:val="00DA6D62"/>
    <w:rsid w:val="00DA7100"/>
    <w:rsid w:val="00DA7407"/>
    <w:rsid w:val="00DA7BD1"/>
    <w:rsid w:val="00DA7F61"/>
    <w:rsid w:val="00DB0521"/>
    <w:rsid w:val="00DB06C9"/>
    <w:rsid w:val="00DB077B"/>
    <w:rsid w:val="00DB0BAB"/>
    <w:rsid w:val="00DB12B8"/>
    <w:rsid w:val="00DB17E3"/>
    <w:rsid w:val="00DB1AAF"/>
    <w:rsid w:val="00DB1B55"/>
    <w:rsid w:val="00DB209C"/>
    <w:rsid w:val="00DB26EE"/>
    <w:rsid w:val="00DB290C"/>
    <w:rsid w:val="00DB2BA3"/>
    <w:rsid w:val="00DB2DAF"/>
    <w:rsid w:val="00DB2F32"/>
    <w:rsid w:val="00DB32B6"/>
    <w:rsid w:val="00DB3706"/>
    <w:rsid w:val="00DB375B"/>
    <w:rsid w:val="00DB3D5A"/>
    <w:rsid w:val="00DB3F8A"/>
    <w:rsid w:val="00DB410C"/>
    <w:rsid w:val="00DB4118"/>
    <w:rsid w:val="00DB423F"/>
    <w:rsid w:val="00DB42B2"/>
    <w:rsid w:val="00DB438A"/>
    <w:rsid w:val="00DB48F9"/>
    <w:rsid w:val="00DB4933"/>
    <w:rsid w:val="00DB49EE"/>
    <w:rsid w:val="00DB4BC3"/>
    <w:rsid w:val="00DB4F41"/>
    <w:rsid w:val="00DB5196"/>
    <w:rsid w:val="00DB51F6"/>
    <w:rsid w:val="00DB5D99"/>
    <w:rsid w:val="00DB5ECB"/>
    <w:rsid w:val="00DB5F4D"/>
    <w:rsid w:val="00DB61BB"/>
    <w:rsid w:val="00DB61DE"/>
    <w:rsid w:val="00DB6516"/>
    <w:rsid w:val="00DB653E"/>
    <w:rsid w:val="00DB690C"/>
    <w:rsid w:val="00DB6A44"/>
    <w:rsid w:val="00DB6DC9"/>
    <w:rsid w:val="00DB6DDE"/>
    <w:rsid w:val="00DB7407"/>
    <w:rsid w:val="00DB758A"/>
    <w:rsid w:val="00DB79CF"/>
    <w:rsid w:val="00DC00E4"/>
    <w:rsid w:val="00DC01E2"/>
    <w:rsid w:val="00DC032F"/>
    <w:rsid w:val="00DC03A0"/>
    <w:rsid w:val="00DC072A"/>
    <w:rsid w:val="00DC0FA7"/>
    <w:rsid w:val="00DC1188"/>
    <w:rsid w:val="00DC1273"/>
    <w:rsid w:val="00DC1B69"/>
    <w:rsid w:val="00DC1C93"/>
    <w:rsid w:val="00DC1EC1"/>
    <w:rsid w:val="00DC1F0F"/>
    <w:rsid w:val="00DC239E"/>
    <w:rsid w:val="00DC23DE"/>
    <w:rsid w:val="00DC2ECC"/>
    <w:rsid w:val="00DC358E"/>
    <w:rsid w:val="00DC39CE"/>
    <w:rsid w:val="00DC40D0"/>
    <w:rsid w:val="00DC4227"/>
    <w:rsid w:val="00DC45E8"/>
    <w:rsid w:val="00DC47EC"/>
    <w:rsid w:val="00DC4F8B"/>
    <w:rsid w:val="00DC51C9"/>
    <w:rsid w:val="00DC525E"/>
    <w:rsid w:val="00DC54BA"/>
    <w:rsid w:val="00DC572D"/>
    <w:rsid w:val="00DC667E"/>
    <w:rsid w:val="00DC69DD"/>
    <w:rsid w:val="00DC6D26"/>
    <w:rsid w:val="00DC6E65"/>
    <w:rsid w:val="00DC70C8"/>
    <w:rsid w:val="00DC7347"/>
    <w:rsid w:val="00DC7B9A"/>
    <w:rsid w:val="00DC7D02"/>
    <w:rsid w:val="00DC7D63"/>
    <w:rsid w:val="00DD053C"/>
    <w:rsid w:val="00DD072D"/>
    <w:rsid w:val="00DD0914"/>
    <w:rsid w:val="00DD0B7F"/>
    <w:rsid w:val="00DD0BB3"/>
    <w:rsid w:val="00DD148A"/>
    <w:rsid w:val="00DD14FA"/>
    <w:rsid w:val="00DD1539"/>
    <w:rsid w:val="00DD179A"/>
    <w:rsid w:val="00DD187F"/>
    <w:rsid w:val="00DD1898"/>
    <w:rsid w:val="00DD1D58"/>
    <w:rsid w:val="00DD1EB6"/>
    <w:rsid w:val="00DD1F59"/>
    <w:rsid w:val="00DD22E2"/>
    <w:rsid w:val="00DD27AE"/>
    <w:rsid w:val="00DD2CDA"/>
    <w:rsid w:val="00DD45EE"/>
    <w:rsid w:val="00DD4641"/>
    <w:rsid w:val="00DD5421"/>
    <w:rsid w:val="00DD571C"/>
    <w:rsid w:val="00DD5859"/>
    <w:rsid w:val="00DD594F"/>
    <w:rsid w:val="00DD595A"/>
    <w:rsid w:val="00DD5AAA"/>
    <w:rsid w:val="00DD5FEB"/>
    <w:rsid w:val="00DD6558"/>
    <w:rsid w:val="00DD68B5"/>
    <w:rsid w:val="00DD7626"/>
    <w:rsid w:val="00DD76D3"/>
    <w:rsid w:val="00DD7C21"/>
    <w:rsid w:val="00DD7EA0"/>
    <w:rsid w:val="00DD7EA3"/>
    <w:rsid w:val="00DE04FB"/>
    <w:rsid w:val="00DE05CF"/>
    <w:rsid w:val="00DE0650"/>
    <w:rsid w:val="00DE09E6"/>
    <w:rsid w:val="00DE0BCF"/>
    <w:rsid w:val="00DE0BDA"/>
    <w:rsid w:val="00DE0C11"/>
    <w:rsid w:val="00DE11A7"/>
    <w:rsid w:val="00DE1869"/>
    <w:rsid w:val="00DE1B29"/>
    <w:rsid w:val="00DE1D1A"/>
    <w:rsid w:val="00DE220F"/>
    <w:rsid w:val="00DE2573"/>
    <w:rsid w:val="00DE2AF4"/>
    <w:rsid w:val="00DE2F67"/>
    <w:rsid w:val="00DE31CF"/>
    <w:rsid w:val="00DE342D"/>
    <w:rsid w:val="00DE379D"/>
    <w:rsid w:val="00DE382B"/>
    <w:rsid w:val="00DE38C0"/>
    <w:rsid w:val="00DE3BD6"/>
    <w:rsid w:val="00DE3BE5"/>
    <w:rsid w:val="00DE3CAB"/>
    <w:rsid w:val="00DE45D5"/>
    <w:rsid w:val="00DE4F83"/>
    <w:rsid w:val="00DE5226"/>
    <w:rsid w:val="00DE58E0"/>
    <w:rsid w:val="00DE594C"/>
    <w:rsid w:val="00DE5A02"/>
    <w:rsid w:val="00DE5CC3"/>
    <w:rsid w:val="00DE5D9D"/>
    <w:rsid w:val="00DE615F"/>
    <w:rsid w:val="00DE6186"/>
    <w:rsid w:val="00DE622C"/>
    <w:rsid w:val="00DE6645"/>
    <w:rsid w:val="00DE6674"/>
    <w:rsid w:val="00DE68E9"/>
    <w:rsid w:val="00DE6ABF"/>
    <w:rsid w:val="00DE6B5A"/>
    <w:rsid w:val="00DE6CAF"/>
    <w:rsid w:val="00DE6ECA"/>
    <w:rsid w:val="00DE6EE8"/>
    <w:rsid w:val="00DE77EE"/>
    <w:rsid w:val="00DE79CF"/>
    <w:rsid w:val="00DE7B8D"/>
    <w:rsid w:val="00DE7BAF"/>
    <w:rsid w:val="00DE7C7D"/>
    <w:rsid w:val="00DE7F46"/>
    <w:rsid w:val="00DE7FD5"/>
    <w:rsid w:val="00DF046F"/>
    <w:rsid w:val="00DF0586"/>
    <w:rsid w:val="00DF05CA"/>
    <w:rsid w:val="00DF0C1B"/>
    <w:rsid w:val="00DF0DF5"/>
    <w:rsid w:val="00DF0E84"/>
    <w:rsid w:val="00DF0FCB"/>
    <w:rsid w:val="00DF1497"/>
    <w:rsid w:val="00DF1950"/>
    <w:rsid w:val="00DF1B05"/>
    <w:rsid w:val="00DF1E52"/>
    <w:rsid w:val="00DF212A"/>
    <w:rsid w:val="00DF21CB"/>
    <w:rsid w:val="00DF2501"/>
    <w:rsid w:val="00DF2585"/>
    <w:rsid w:val="00DF26E9"/>
    <w:rsid w:val="00DF2D28"/>
    <w:rsid w:val="00DF2DC7"/>
    <w:rsid w:val="00DF2FAA"/>
    <w:rsid w:val="00DF33C4"/>
    <w:rsid w:val="00DF34D7"/>
    <w:rsid w:val="00DF3AA6"/>
    <w:rsid w:val="00DF3D06"/>
    <w:rsid w:val="00DF40A7"/>
    <w:rsid w:val="00DF4534"/>
    <w:rsid w:val="00DF4794"/>
    <w:rsid w:val="00DF4B6C"/>
    <w:rsid w:val="00DF4BB2"/>
    <w:rsid w:val="00DF4C71"/>
    <w:rsid w:val="00DF5ABD"/>
    <w:rsid w:val="00DF5CE6"/>
    <w:rsid w:val="00DF5D04"/>
    <w:rsid w:val="00DF5E25"/>
    <w:rsid w:val="00DF5FDE"/>
    <w:rsid w:val="00DF648A"/>
    <w:rsid w:val="00DF65F9"/>
    <w:rsid w:val="00DF6D77"/>
    <w:rsid w:val="00DF6F25"/>
    <w:rsid w:val="00DF73C6"/>
    <w:rsid w:val="00DF77A2"/>
    <w:rsid w:val="00DF799F"/>
    <w:rsid w:val="00E0090B"/>
    <w:rsid w:val="00E00B7B"/>
    <w:rsid w:val="00E00D93"/>
    <w:rsid w:val="00E00E6F"/>
    <w:rsid w:val="00E00ED9"/>
    <w:rsid w:val="00E00F2E"/>
    <w:rsid w:val="00E010FC"/>
    <w:rsid w:val="00E011A6"/>
    <w:rsid w:val="00E0143C"/>
    <w:rsid w:val="00E016AE"/>
    <w:rsid w:val="00E01DD6"/>
    <w:rsid w:val="00E023D4"/>
    <w:rsid w:val="00E02573"/>
    <w:rsid w:val="00E02871"/>
    <w:rsid w:val="00E028AD"/>
    <w:rsid w:val="00E02907"/>
    <w:rsid w:val="00E02FEC"/>
    <w:rsid w:val="00E03007"/>
    <w:rsid w:val="00E033B5"/>
    <w:rsid w:val="00E036FD"/>
    <w:rsid w:val="00E038E1"/>
    <w:rsid w:val="00E038FA"/>
    <w:rsid w:val="00E03A74"/>
    <w:rsid w:val="00E04059"/>
    <w:rsid w:val="00E040F7"/>
    <w:rsid w:val="00E042E4"/>
    <w:rsid w:val="00E0432C"/>
    <w:rsid w:val="00E04613"/>
    <w:rsid w:val="00E04A53"/>
    <w:rsid w:val="00E04B6E"/>
    <w:rsid w:val="00E04DE2"/>
    <w:rsid w:val="00E04E42"/>
    <w:rsid w:val="00E05180"/>
    <w:rsid w:val="00E0523F"/>
    <w:rsid w:val="00E05512"/>
    <w:rsid w:val="00E05CF6"/>
    <w:rsid w:val="00E062C9"/>
    <w:rsid w:val="00E06449"/>
    <w:rsid w:val="00E064E4"/>
    <w:rsid w:val="00E065EA"/>
    <w:rsid w:val="00E066D3"/>
    <w:rsid w:val="00E06E53"/>
    <w:rsid w:val="00E06E8D"/>
    <w:rsid w:val="00E07316"/>
    <w:rsid w:val="00E07333"/>
    <w:rsid w:val="00E075D0"/>
    <w:rsid w:val="00E07B21"/>
    <w:rsid w:val="00E07D20"/>
    <w:rsid w:val="00E07E52"/>
    <w:rsid w:val="00E07E70"/>
    <w:rsid w:val="00E07EB4"/>
    <w:rsid w:val="00E10018"/>
    <w:rsid w:val="00E1015B"/>
    <w:rsid w:val="00E10770"/>
    <w:rsid w:val="00E10941"/>
    <w:rsid w:val="00E11072"/>
    <w:rsid w:val="00E113FB"/>
    <w:rsid w:val="00E11400"/>
    <w:rsid w:val="00E1154C"/>
    <w:rsid w:val="00E11A6C"/>
    <w:rsid w:val="00E11C18"/>
    <w:rsid w:val="00E12096"/>
    <w:rsid w:val="00E120D8"/>
    <w:rsid w:val="00E12AC6"/>
    <w:rsid w:val="00E12C6E"/>
    <w:rsid w:val="00E1310D"/>
    <w:rsid w:val="00E131DA"/>
    <w:rsid w:val="00E134FA"/>
    <w:rsid w:val="00E13698"/>
    <w:rsid w:val="00E1377B"/>
    <w:rsid w:val="00E13A6F"/>
    <w:rsid w:val="00E13D31"/>
    <w:rsid w:val="00E13DC4"/>
    <w:rsid w:val="00E13EB7"/>
    <w:rsid w:val="00E1430E"/>
    <w:rsid w:val="00E14380"/>
    <w:rsid w:val="00E145BB"/>
    <w:rsid w:val="00E14C13"/>
    <w:rsid w:val="00E14ECA"/>
    <w:rsid w:val="00E14F5F"/>
    <w:rsid w:val="00E15745"/>
    <w:rsid w:val="00E15EAD"/>
    <w:rsid w:val="00E15EBD"/>
    <w:rsid w:val="00E15F2C"/>
    <w:rsid w:val="00E15FA5"/>
    <w:rsid w:val="00E1661C"/>
    <w:rsid w:val="00E16671"/>
    <w:rsid w:val="00E169B0"/>
    <w:rsid w:val="00E16C4B"/>
    <w:rsid w:val="00E16C5C"/>
    <w:rsid w:val="00E16CFB"/>
    <w:rsid w:val="00E16E5A"/>
    <w:rsid w:val="00E16EA1"/>
    <w:rsid w:val="00E175B6"/>
    <w:rsid w:val="00E17695"/>
    <w:rsid w:val="00E17952"/>
    <w:rsid w:val="00E17AF6"/>
    <w:rsid w:val="00E17C35"/>
    <w:rsid w:val="00E17CFB"/>
    <w:rsid w:val="00E20032"/>
    <w:rsid w:val="00E2049B"/>
    <w:rsid w:val="00E206D7"/>
    <w:rsid w:val="00E20A73"/>
    <w:rsid w:val="00E20ADA"/>
    <w:rsid w:val="00E20F27"/>
    <w:rsid w:val="00E2118C"/>
    <w:rsid w:val="00E21295"/>
    <w:rsid w:val="00E2193A"/>
    <w:rsid w:val="00E21A7E"/>
    <w:rsid w:val="00E21F22"/>
    <w:rsid w:val="00E226B5"/>
    <w:rsid w:val="00E2274A"/>
    <w:rsid w:val="00E2281F"/>
    <w:rsid w:val="00E22B08"/>
    <w:rsid w:val="00E2305F"/>
    <w:rsid w:val="00E23682"/>
    <w:rsid w:val="00E23A4E"/>
    <w:rsid w:val="00E23C99"/>
    <w:rsid w:val="00E23E22"/>
    <w:rsid w:val="00E244DB"/>
    <w:rsid w:val="00E24B45"/>
    <w:rsid w:val="00E24D67"/>
    <w:rsid w:val="00E252DF"/>
    <w:rsid w:val="00E253B9"/>
    <w:rsid w:val="00E25430"/>
    <w:rsid w:val="00E25B51"/>
    <w:rsid w:val="00E25E8F"/>
    <w:rsid w:val="00E268B3"/>
    <w:rsid w:val="00E26A90"/>
    <w:rsid w:val="00E27226"/>
    <w:rsid w:val="00E272C3"/>
    <w:rsid w:val="00E2731B"/>
    <w:rsid w:val="00E273D4"/>
    <w:rsid w:val="00E277F1"/>
    <w:rsid w:val="00E278E7"/>
    <w:rsid w:val="00E27B45"/>
    <w:rsid w:val="00E27BF8"/>
    <w:rsid w:val="00E27FE9"/>
    <w:rsid w:val="00E3005C"/>
    <w:rsid w:val="00E3006C"/>
    <w:rsid w:val="00E302C6"/>
    <w:rsid w:val="00E30898"/>
    <w:rsid w:val="00E30934"/>
    <w:rsid w:val="00E30A87"/>
    <w:rsid w:val="00E3104F"/>
    <w:rsid w:val="00E31105"/>
    <w:rsid w:val="00E312AC"/>
    <w:rsid w:val="00E3155C"/>
    <w:rsid w:val="00E316FB"/>
    <w:rsid w:val="00E31857"/>
    <w:rsid w:val="00E318FF"/>
    <w:rsid w:val="00E320C5"/>
    <w:rsid w:val="00E32376"/>
    <w:rsid w:val="00E323CF"/>
    <w:rsid w:val="00E32499"/>
    <w:rsid w:val="00E32620"/>
    <w:rsid w:val="00E32846"/>
    <w:rsid w:val="00E32982"/>
    <w:rsid w:val="00E32F3C"/>
    <w:rsid w:val="00E3305E"/>
    <w:rsid w:val="00E331EC"/>
    <w:rsid w:val="00E3320D"/>
    <w:rsid w:val="00E33563"/>
    <w:rsid w:val="00E3356C"/>
    <w:rsid w:val="00E340BD"/>
    <w:rsid w:val="00E341B9"/>
    <w:rsid w:val="00E3441A"/>
    <w:rsid w:val="00E34631"/>
    <w:rsid w:val="00E34B32"/>
    <w:rsid w:val="00E350E5"/>
    <w:rsid w:val="00E351C3"/>
    <w:rsid w:val="00E352A0"/>
    <w:rsid w:val="00E355E0"/>
    <w:rsid w:val="00E35885"/>
    <w:rsid w:val="00E35AD1"/>
    <w:rsid w:val="00E360E0"/>
    <w:rsid w:val="00E36144"/>
    <w:rsid w:val="00E365D6"/>
    <w:rsid w:val="00E3676E"/>
    <w:rsid w:val="00E36C3E"/>
    <w:rsid w:val="00E37A20"/>
    <w:rsid w:val="00E37E0A"/>
    <w:rsid w:val="00E40148"/>
    <w:rsid w:val="00E40764"/>
    <w:rsid w:val="00E408FD"/>
    <w:rsid w:val="00E40B08"/>
    <w:rsid w:val="00E40B40"/>
    <w:rsid w:val="00E41937"/>
    <w:rsid w:val="00E41C45"/>
    <w:rsid w:val="00E41E98"/>
    <w:rsid w:val="00E4214F"/>
    <w:rsid w:val="00E42223"/>
    <w:rsid w:val="00E42580"/>
    <w:rsid w:val="00E42AB0"/>
    <w:rsid w:val="00E42FBA"/>
    <w:rsid w:val="00E43193"/>
    <w:rsid w:val="00E43418"/>
    <w:rsid w:val="00E435BA"/>
    <w:rsid w:val="00E43700"/>
    <w:rsid w:val="00E43724"/>
    <w:rsid w:val="00E43B07"/>
    <w:rsid w:val="00E43B6D"/>
    <w:rsid w:val="00E43EAB"/>
    <w:rsid w:val="00E444B6"/>
    <w:rsid w:val="00E449A3"/>
    <w:rsid w:val="00E44FA4"/>
    <w:rsid w:val="00E45021"/>
    <w:rsid w:val="00E45512"/>
    <w:rsid w:val="00E45957"/>
    <w:rsid w:val="00E45C1D"/>
    <w:rsid w:val="00E45CEF"/>
    <w:rsid w:val="00E45E8C"/>
    <w:rsid w:val="00E45FFF"/>
    <w:rsid w:val="00E46041"/>
    <w:rsid w:val="00E462D8"/>
    <w:rsid w:val="00E46387"/>
    <w:rsid w:val="00E46766"/>
    <w:rsid w:val="00E46B9A"/>
    <w:rsid w:val="00E46BB9"/>
    <w:rsid w:val="00E46DF3"/>
    <w:rsid w:val="00E46EF4"/>
    <w:rsid w:val="00E46FE8"/>
    <w:rsid w:val="00E47A2B"/>
    <w:rsid w:val="00E47EDD"/>
    <w:rsid w:val="00E47FB5"/>
    <w:rsid w:val="00E5012B"/>
    <w:rsid w:val="00E5012D"/>
    <w:rsid w:val="00E50B73"/>
    <w:rsid w:val="00E50DF7"/>
    <w:rsid w:val="00E50E8D"/>
    <w:rsid w:val="00E50E9F"/>
    <w:rsid w:val="00E50FC5"/>
    <w:rsid w:val="00E50FC7"/>
    <w:rsid w:val="00E516F4"/>
    <w:rsid w:val="00E51A11"/>
    <w:rsid w:val="00E51A7E"/>
    <w:rsid w:val="00E51DC0"/>
    <w:rsid w:val="00E52219"/>
    <w:rsid w:val="00E527DE"/>
    <w:rsid w:val="00E52D04"/>
    <w:rsid w:val="00E52EA8"/>
    <w:rsid w:val="00E53317"/>
    <w:rsid w:val="00E5377D"/>
    <w:rsid w:val="00E53ABC"/>
    <w:rsid w:val="00E5444B"/>
    <w:rsid w:val="00E5452E"/>
    <w:rsid w:val="00E5461E"/>
    <w:rsid w:val="00E54A98"/>
    <w:rsid w:val="00E5510D"/>
    <w:rsid w:val="00E5531D"/>
    <w:rsid w:val="00E553B4"/>
    <w:rsid w:val="00E55525"/>
    <w:rsid w:val="00E555B0"/>
    <w:rsid w:val="00E55A0A"/>
    <w:rsid w:val="00E55B9D"/>
    <w:rsid w:val="00E55C7B"/>
    <w:rsid w:val="00E55EB7"/>
    <w:rsid w:val="00E56F9C"/>
    <w:rsid w:val="00E5704C"/>
    <w:rsid w:val="00E573D1"/>
    <w:rsid w:val="00E57767"/>
    <w:rsid w:val="00E57BE6"/>
    <w:rsid w:val="00E57C19"/>
    <w:rsid w:val="00E57CF4"/>
    <w:rsid w:val="00E57D8F"/>
    <w:rsid w:val="00E614DE"/>
    <w:rsid w:val="00E614E3"/>
    <w:rsid w:val="00E616D7"/>
    <w:rsid w:val="00E61B95"/>
    <w:rsid w:val="00E61D34"/>
    <w:rsid w:val="00E6215E"/>
    <w:rsid w:val="00E624BB"/>
    <w:rsid w:val="00E62717"/>
    <w:rsid w:val="00E63024"/>
    <w:rsid w:val="00E63360"/>
    <w:rsid w:val="00E6366D"/>
    <w:rsid w:val="00E637B5"/>
    <w:rsid w:val="00E63B58"/>
    <w:rsid w:val="00E64C8C"/>
    <w:rsid w:val="00E65592"/>
    <w:rsid w:val="00E65814"/>
    <w:rsid w:val="00E65F92"/>
    <w:rsid w:val="00E661DB"/>
    <w:rsid w:val="00E66282"/>
    <w:rsid w:val="00E665DC"/>
    <w:rsid w:val="00E66825"/>
    <w:rsid w:val="00E6690C"/>
    <w:rsid w:val="00E66CAF"/>
    <w:rsid w:val="00E66D5F"/>
    <w:rsid w:val="00E66E74"/>
    <w:rsid w:val="00E67376"/>
    <w:rsid w:val="00E678CD"/>
    <w:rsid w:val="00E67E43"/>
    <w:rsid w:val="00E70126"/>
    <w:rsid w:val="00E7087B"/>
    <w:rsid w:val="00E70899"/>
    <w:rsid w:val="00E709CF"/>
    <w:rsid w:val="00E70B33"/>
    <w:rsid w:val="00E70B51"/>
    <w:rsid w:val="00E70D9F"/>
    <w:rsid w:val="00E7109E"/>
    <w:rsid w:val="00E711DD"/>
    <w:rsid w:val="00E71206"/>
    <w:rsid w:val="00E71350"/>
    <w:rsid w:val="00E71371"/>
    <w:rsid w:val="00E71CED"/>
    <w:rsid w:val="00E71DF0"/>
    <w:rsid w:val="00E723EC"/>
    <w:rsid w:val="00E72B5D"/>
    <w:rsid w:val="00E72D37"/>
    <w:rsid w:val="00E72E57"/>
    <w:rsid w:val="00E73142"/>
    <w:rsid w:val="00E73577"/>
    <w:rsid w:val="00E736D2"/>
    <w:rsid w:val="00E7370E"/>
    <w:rsid w:val="00E73855"/>
    <w:rsid w:val="00E73CD4"/>
    <w:rsid w:val="00E73E5C"/>
    <w:rsid w:val="00E742A5"/>
    <w:rsid w:val="00E74485"/>
    <w:rsid w:val="00E748B8"/>
    <w:rsid w:val="00E74A61"/>
    <w:rsid w:val="00E75406"/>
    <w:rsid w:val="00E75611"/>
    <w:rsid w:val="00E75C63"/>
    <w:rsid w:val="00E75D0B"/>
    <w:rsid w:val="00E75D77"/>
    <w:rsid w:val="00E75E2A"/>
    <w:rsid w:val="00E75E2C"/>
    <w:rsid w:val="00E75FC6"/>
    <w:rsid w:val="00E762D1"/>
    <w:rsid w:val="00E7640E"/>
    <w:rsid w:val="00E76732"/>
    <w:rsid w:val="00E7679F"/>
    <w:rsid w:val="00E76B40"/>
    <w:rsid w:val="00E771C5"/>
    <w:rsid w:val="00E77B10"/>
    <w:rsid w:val="00E77ECF"/>
    <w:rsid w:val="00E80150"/>
    <w:rsid w:val="00E80181"/>
    <w:rsid w:val="00E80196"/>
    <w:rsid w:val="00E801FE"/>
    <w:rsid w:val="00E80B15"/>
    <w:rsid w:val="00E80C7E"/>
    <w:rsid w:val="00E80F84"/>
    <w:rsid w:val="00E80FDB"/>
    <w:rsid w:val="00E81A06"/>
    <w:rsid w:val="00E81A86"/>
    <w:rsid w:val="00E81AF7"/>
    <w:rsid w:val="00E81F0C"/>
    <w:rsid w:val="00E826B1"/>
    <w:rsid w:val="00E82C37"/>
    <w:rsid w:val="00E82E5F"/>
    <w:rsid w:val="00E830C9"/>
    <w:rsid w:val="00E83301"/>
    <w:rsid w:val="00E836BC"/>
    <w:rsid w:val="00E83868"/>
    <w:rsid w:val="00E8394E"/>
    <w:rsid w:val="00E84202"/>
    <w:rsid w:val="00E84243"/>
    <w:rsid w:val="00E84591"/>
    <w:rsid w:val="00E84677"/>
    <w:rsid w:val="00E847EF"/>
    <w:rsid w:val="00E84A02"/>
    <w:rsid w:val="00E84ED2"/>
    <w:rsid w:val="00E84F0F"/>
    <w:rsid w:val="00E8553A"/>
    <w:rsid w:val="00E857AC"/>
    <w:rsid w:val="00E85E34"/>
    <w:rsid w:val="00E86164"/>
    <w:rsid w:val="00E861D4"/>
    <w:rsid w:val="00E8657A"/>
    <w:rsid w:val="00E86654"/>
    <w:rsid w:val="00E8670B"/>
    <w:rsid w:val="00E8673E"/>
    <w:rsid w:val="00E869A0"/>
    <w:rsid w:val="00E86A86"/>
    <w:rsid w:val="00E86B36"/>
    <w:rsid w:val="00E86D57"/>
    <w:rsid w:val="00E86F74"/>
    <w:rsid w:val="00E86F90"/>
    <w:rsid w:val="00E871C8"/>
    <w:rsid w:val="00E874D5"/>
    <w:rsid w:val="00E87562"/>
    <w:rsid w:val="00E876CF"/>
    <w:rsid w:val="00E8770D"/>
    <w:rsid w:val="00E87855"/>
    <w:rsid w:val="00E9073E"/>
    <w:rsid w:val="00E908C6"/>
    <w:rsid w:val="00E90B2B"/>
    <w:rsid w:val="00E90F46"/>
    <w:rsid w:val="00E91041"/>
    <w:rsid w:val="00E91157"/>
    <w:rsid w:val="00E9162C"/>
    <w:rsid w:val="00E9167B"/>
    <w:rsid w:val="00E919BF"/>
    <w:rsid w:val="00E919E6"/>
    <w:rsid w:val="00E91F2F"/>
    <w:rsid w:val="00E92071"/>
    <w:rsid w:val="00E92184"/>
    <w:rsid w:val="00E92430"/>
    <w:rsid w:val="00E925C4"/>
    <w:rsid w:val="00E9262B"/>
    <w:rsid w:val="00E92872"/>
    <w:rsid w:val="00E92B01"/>
    <w:rsid w:val="00E92BDB"/>
    <w:rsid w:val="00E93778"/>
    <w:rsid w:val="00E93A54"/>
    <w:rsid w:val="00E93AC0"/>
    <w:rsid w:val="00E93DFA"/>
    <w:rsid w:val="00E93DFC"/>
    <w:rsid w:val="00E93F92"/>
    <w:rsid w:val="00E940CC"/>
    <w:rsid w:val="00E942D7"/>
    <w:rsid w:val="00E94399"/>
    <w:rsid w:val="00E9447B"/>
    <w:rsid w:val="00E944E1"/>
    <w:rsid w:val="00E94637"/>
    <w:rsid w:val="00E94779"/>
    <w:rsid w:val="00E948D6"/>
    <w:rsid w:val="00E94963"/>
    <w:rsid w:val="00E955C3"/>
    <w:rsid w:val="00E9564F"/>
    <w:rsid w:val="00E95696"/>
    <w:rsid w:val="00E95824"/>
    <w:rsid w:val="00E95FF2"/>
    <w:rsid w:val="00E96466"/>
    <w:rsid w:val="00E964D5"/>
    <w:rsid w:val="00E966DB"/>
    <w:rsid w:val="00E968C3"/>
    <w:rsid w:val="00E96C7E"/>
    <w:rsid w:val="00E97829"/>
    <w:rsid w:val="00E97833"/>
    <w:rsid w:val="00E978A5"/>
    <w:rsid w:val="00E97CE1"/>
    <w:rsid w:val="00E97E9F"/>
    <w:rsid w:val="00EA00B9"/>
    <w:rsid w:val="00EA0134"/>
    <w:rsid w:val="00EA0210"/>
    <w:rsid w:val="00EA0708"/>
    <w:rsid w:val="00EA09DF"/>
    <w:rsid w:val="00EA0EA1"/>
    <w:rsid w:val="00EA0F62"/>
    <w:rsid w:val="00EA12DE"/>
    <w:rsid w:val="00EA139B"/>
    <w:rsid w:val="00EA175A"/>
    <w:rsid w:val="00EA1A14"/>
    <w:rsid w:val="00EA1EBA"/>
    <w:rsid w:val="00EA20CE"/>
    <w:rsid w:val="00EA21CB"/>
    <w:rsid w:val="00EA2526"/>
    <w:rsid w:val="00EA2969"/>
    <w:rsid w:val="00EA2B5A"/>
    <w:rsid w:val="00EA2BCD"/>
    <w:rsid w:val="00EA2C27"/>
    <w:rsid w:val="00EA2CE7"/>
    <w:rsid w:val="00EA302F"/>
    <w:rsid w:val="00EA3500"/>
    <w:rsid w:val="00EA3713"/>
    <w:rsid w:val="00EA382D"/>
    <w:rsid w:val="00EA3A36"/>
    <w:rsid w:val="00EA3B0F"/>
    <w:rsid w:val="00EA3C67"/>
    <w:rsid w:val="00EA3E5F"/>
    <w:rsid w:val="00EA3F21"/>
    <w:rsid w:val="00EA4112"/>
    <w:rsid w:val="00EA462F"/>
    <w:rsid w:val="00EA4890"/>
    <w:rsid w:val="00EA4D76"/>
    <w:rsid w:val="00EA5A4B"/>
    <w:rsid w:val="00EA5B2C"/>
    <w:rsid w:val="00EA609F"/>
    <w:rsid w:val="00EA60EF"/>
    <w:rsid w:val="00EA62FC"/>
    <w:rsid w:val="00EA63CA"/>
    <w:rsid w:val="00EA6488"/>
    <w:rsid w:val="00EA6711"/>
    <w:rsid w:val="00EA68F2"/>
    <w:rsid w:val="00EA6A98"/>
    <w:rsid w:val="00EA6FEE"/>
    <w:rsid w:val="00EA73E8"/>
    <w:rsid w:val="00EA74B5"/>
    <w:rsid w:val="00EA7728"/>
    <w:rsid w:val="00EA7CA5"/>
    <w:rsid w:val="00EB0449"/>
    <w:rsid w:val="00EB05C8"/>
    <w:rsid w:val="00EB0BE6"/>
    <w:rsid w:val="00EB0FD1"/>
    <w:rsid w:val="00EB1494"/>
    <w:rsid w:val="00EB151D"/>
    <w:rsid w:val="00EB1858"/>
    <w:rsid w:val="00EB1BB4"/>
    <w:rsid w:val="00EB1E0D"/>
    <w:rsid w:val="00EB1EFF"/>
    <w:rsid w:val="00EB21FE"/>
    <w:rsid w:val="00EB2930"/>
    <w:rsid w:val="00EB2B03"/>
    <w:rsid w:val="00EB2DD5"/>
    <w:rsid w:val="00EB37EC"/>
    <w:rsid w:val="00EB3E65"/>
    <w:rsid w:val="00EB3FFB"/>
    <w:rsid w:val="00EB4159"/>
    <w:rsid w:val="00EB44BF"/>
    <w:rsid w:val="00EB4827"/>
    <w:rsid w:val="00EB482E"/>
    <w:rsid w:val="00EB4C6D"/>
    <w:rsid w:val="00EB5562"/>
    <w:rsid w:val="00EB5A21"/>
    <w:rsid w:val="00EB5A2C"/>
    <w:rsid w:val="00EB5D1C"/>
    <w:rsid w:val="00EB5F4B"/>
    <w:rsid w:val="00EB6055"/>
    <w:rsid w:val="00EB60D9"/>
    <w:rsid w:val="00EB619B"/>
    <w:rsid w:val="00EB6531"/>
    <w:rsid w:val="00EB65F1"/>
    <w:rsid w:val="00EB667E"/>
    <w:rsid w:val="00EB6F8D"/>
    <w:rsid w:val="00EB70A0"/>
    <w:rsid w:val="00EB71AD"/>
    <w:rsid w:val="00EB7C27"/>
    <w:rsid w:val="00EC0317"/>
    <w:rsid w:val="00EC0775"/>
    <w:rsid w:val="00EC09D8"/>
    <w:rsid w:val="00EC0A78"/>
    <w:rsid w:val="00EC0D38"/>
    <w:rsid w:val="00EC0DBE"/>
    <w:rsid w:val="00EC0F38"/>
    <w:rsid w:val="00EC1480"/>
    <w:rsid w:val="00EC157D"/>
    <w:rsid w:val="00EC1932"/>
    <w:rsid w:val="00EC1D6E"/>
    <w:rsid w:val="00EC20CA"/>
    <w:rsid w:val="00EC20D0"/>
    <w:rsid w:val="00EC2697"/>
    <w:rsid w:val="00EC2835"/>
    <w:rsid w:val="00EC2D94"/>
    <w:rsid w:val="00EC315F"/>
    <w:rsid w:val="00EC3281"/>
    <w:rsid w:val="00EC3313"/>
    <w:rsid w:val="00EC35CF"/>
    <w:rsid w:val="00EC3930"/>
    <w:rsid w:val="00EC3953"/>
    <w:rsid w:val="00EC39D3"/>
    <w:rsid w:val="00EC3A7F"/>
    <w:rsid w:val="00EC3B8B"/>
    <w:rsid w:val="00EC40C7"/>
    <w:rsid w:val="00EC473A"/>
    <w:rsid w:val="00EC4984"/>
    <w:rsid w:val="00EC4B06"/>
    <w:rsid w:val="00EC51C5"/>
    <w:rsid w:val="00EC52E7"/>
    <w:rsid w:val="00EC5806"/>
    <w:rsid w:val="00EC5906"/>
    <w:rsid w:val="00EC5AC1"/>
    <w:rsid w:val="00EC5B16"/>
    <w:rsid w:val="00EC5BD8"/>
    <w:rsid w:val="00EC6924"/>
    <w:rsid w:val="00EC6A53"/>
    <w:rsid w:val="00EC6AFD"/>
    <w:rsid w:val="00EC6BB1"/>
    <w:rsid w:val="00EC6C16"/>
    <w:rsid w:val="00EC6E67"/>
    <w:rsid w:val="00EC6FDB"/>
    <w:rsid w:val="00EC7034"/>
    <w:rsid w:val="00EC7122"/>
    <w:rsid w:val="00EC72B0"/>
    <w:rsid w:val="00EC75FA"/>
    <w:rsid w:val="00EC7B05"/>
    <w:rsid w:val="00EC7CF6"/>
    <w:rsid w:val="00EC7F95"/>
    <w:rsid w:val="00ED02F0"/>
    <w:rsid w:val="00ED0503"/>
    <w:rsid w:val="00ED0679"/>
    <w:rsid w:val="00ED06A2"/>
    <w:rsid w:val="00ED0BE9"/>
    <w:rsid w:val="00ED105C"/>
    <w:rsid w:val="00ED11BB"/>
    <w:rsid w:val="00ED183A"/>
    <w:rsid w:val="00ED1BBF"/>
    <w:rsid w:val="00ED1BEE"/>
    <w:rsid w:val="00ED2473"/>
    <w:rsid w:val="00ED24BF"/>
    <w:rsid w:val="00ED26AA"/>
    <w:rsid w:val="00ED27E5"/>
    <w:rsid w:val="00ED34E0"/>
    <w:rsid w:val="00ED3A6E"/>
    <w:rsid w:val="00ED4148"/>
    <w:rsid w:val="00ED45F8"/>
    <w:rsid w:val="00ED49B4"/>
    <w:rsid w:val="00ED4A57"/>
    <w:rsid w:val="00ED4B23"/>
    <w:rsid w:val="00ED53A1"/>
    <w:rsid w:val="00ED59F6"/>
    <w:rsid w:val="00ED5BE4"/>
    <w:rsid w:val="00ED5C58"/>
    <w:rsid w:val="00ED5F51"/>
    <w:rsid w:val="00ED6079"/>
    <w:rsid w:val="00ED6550"/>
    <w:rsid w:val="00ED6895"/>
    <w:rsid w:val="00ED6CD4"/>
    <w:rsid w:val="00ED6DEF"/>
    <w:rsid w:val="00ED6FEE"/>
    <w:rsid w:val="00ED7399"/>
    <w:rsid w:val="00ED75FF"/>
    <w:rsid w:val="00ED783F"/>
    <w:rsid w:val="00ED7B28"/>
    <w:rsid w:val="00ED7FE9"/>
    <w:rsid w:val="00EE0695"/>
    <w:rsid w:val="00EE098B"/>
    <w:rsid w:val="00EE09FF"/>
    <w:rsid w:val="00EE1011"/>
    <w:rsid w:val="00EE1C2F"/>
    <w:rsid w:val="00EE23EF"/>
    <w:rsid w:val="00EE250B"/>
    <w:rsid w:val="00EE25B3"/>
    <w:rsid w:val="00EE3CE2"/>
    <w:rsid w:val="00EE3FFE"/>
    <w:rsid w:val="00EE41CD"/>
    <w:rsid w:val="00EE4613"/>
    <w:rsid w:val="00EE4AD5"/>
    <w:rsid w:val="00EE54BA"/>
    <w:rsid w:val="00EE5C29"/>
    <w:rsid w:val="00EE5C54"/>
    <w:rsid w:val="00EE5C5B"/>
    <w:rsid w:val="00EE6100"/>
    <w:rsid w:val="00EE61E2"/>
    <w:rsid w:val="00EE6784"/>
    <w:rsid w:val="00EE6812"/>
    <w:rsid w:val="00EE7915"/>
    <w:rsid w:val="00EE7FF1"/>
    <w:rsid w:val="00EF06D4"/>
    <w:rsid w:val="00EF08D3"/>
    <w:rsid w:val="00EF0C33"/>
    <w:rsid w:val="00EF13F5"/>
    <w:rsid w:val="00EF1859"/>
    <w:rsid w:val="00EF1E30"/>
    <w:rsid w:val="00EF21D0"/>
    <w:rsid w:val="00EF23E3"/>
    <w:rsid w:val="00EF26DB"/>
    <w:rsid w:val="00EF2864"/>
    <w:rsid w:val="00EF28FB"/>
    <w:rsid w:val="00EF32EF"/>
    <w:rsid w:val="00EF3438"/>
    <w:rsid w:val="00EF3C09"/>
    <w:rsid w:val="00EF3CE4"/>
    <w:rsid w:val="00EF4125"/>
    <w:rsid w:val="00EF436B"/>
    <w:rsid w:val="00EF495D"/>
    <w:rsid w:val="00EF50FD"/>
    <w:rsid w:val="00EF57CA"/>
    <w:rsid w:val="00EF5DB8"/>
    <w:rsid w:val="00EF672F"/>
    <w:rsid w:val="00EF712E"/>
    <w:rsid w:val="00EF767A"/>
    <w:rsid w:val="00EF7724"/>
    <w:rsid w:val="00EF794E"/>
    <w:rsid w:val="00EF7CDB"/>
    <w:rsid w:val="00EF7EB9"/>
    <w:rsid w:val="00F0002F"/>
    <w:rsid w:val="00F0003F"/>
    <w:rsid w:val="00F000FA"/>
    <w:rsid w:val="00F0014E"/>
    <w:rsid w:val="00F00C1F"/>
    <w:rsid w:val="00F01394"/>
    <w:rsid w:val="00F016D4"/>
    <w:rsid w:val="00F016DF"/>
    <w:rsid w:val="00F01A2E"/>
    <w:rsid w:val="00F02EAF"/>
    <w:rsid w:val="00F031C4"/>
    <w:rsid w:val="00F036EE"/>
    <w:rsid w:val="00F04056"/>
    <w:rsid w:val="00F040DD"/>
    <w:rsid w:val="00F04456"/>
    <w:rsid w:val="00F04693"/>
    <w:rsid w:val="00F0476C"/>
    <w:rsid w:val="00F048AF"/>
    <w:rsid w:val="00F04941"/>
    <w:rsid w:val="00F04B7C"/>
    <w:rsid w:val="00F04C3E"/>
    <w:rsid w:val="00F05035"/>
    <w:rsid w:val="00F05265"/>
    <w:rsid w:val="00F05C1E"/>
    <w:rsid w:val="00F05C2C"/>
    <w:rsid w:val="00F05E19"/>
    <w:rsid w:val="00F05E25"/>
    <w:rsid w:val="00F05F53"/>
    <w:rsid w:val="00F060AD"/>
    <w:rsid w:val="00F06212"/>
    <w:rsid w:val="00F06AFB"/>
    <w:rsid w:val="00F07514"/>
    <w:rsid w:val="00F0760F"/>
    <w:rsid w:val="00F07682"/>
    <w:rsid w:val="00F07F2C"/>
    <w:rsid w:val="00F10267"/>
    <w:rsid w:val="00F103A8"/>
    <w:rsid w:val="00F104BB"/>
    <w:rsid w:val="00F109EB"/>
    <w:rsid w:val="00F10D54"/>
    <w:rsid w:val="00F110DA"/>
    <w:rsid w:val="00F11112"/>
    <w:rsid w:val="00F112F5"/>
    <w:rsid w:val="00F11964"/>
    <w:rsid w:val="00F11B04"/>
    <w:rsid w:val="00F11BF2"/>
    <w:rsid w:val="00F11CED"/>
    <w:rsid w:val="00F11E51"/>
    <w:rsid w:val="00F12231"/>
    <w:rsid w:val="00F12253"/>
    <w:rsid w:val="00F12AF4"/>
    <w:rsid w:val="00F131B4"/>
    <w:rsid w:val="00F13430"/>
    <w:rsid w:val="00F134A1"/>
    <w:rsid w:val="00F13881"/>
    <w:rsid w:val="00F13967"/>
    <w:rsid w:val="00F13EEA"/>
    <w:rsid w:val="00F1434D"/>
    <w:rsid w:val="00F147F8"/>
    <w:rsid w:val="00F156B9"/>
    <w:rsid w:val="00F15705"/>
    <w:rsid w:val="00F15D38"/>
    <w:rsid w:val="00F16201"/>
    <w:rsid w:val="00F16686"/>
    <w:rsid w:val="00F16A99"/>
    <w:rsid w:val="00F16E5E"/>
    <w:rsid w:val="00F17BF0"/>
    <w:rsid w:val="00F2026D"/>
    <w:rsid w:val="00F20AF2"/>
    <w:rsid w:val="00F20D45"/>
    <w:rsid w:val="00F20D5C"/>
    <w:rsid w:val="00F20F52"/>
    <w:rsid w:val="00F212FB"/>
    <w:rsid w:val="00F213B7"/>
    <w:rsid w:val="00F21412"/>
    <w:rsid w:val="00F21816"/>
    <w:rsid w:val="00F21B39"/>
    <w:rsid w:val="00F21B89"/>
    <w:rsid w:val="00F21C98"/>
    <w:rsid w:val="00F21D23"/>
    <w:rsid w:val="00F21FB3"/>
    <w:rsid w:val="00F22344"/>
    <w:rsid w:val="00F224B0"/>
    <w:rsid w:val="00F2270F"/>
    <w:rsid w:val="00F22B3C"/>
    <w:rsid w:val="00F22C11"/>
    <w:rsid w:val="00F22EA0"/>
    <w:rsid w:val="00F234E3"/>
    <w:rsid w:val="00F23589"/>
    <w:rsid w:val="00F23768"/>
    <w:rsid w:val="00F238EE"/>
    <w:rsid w:val="00F23995"/>
    <w:rsid w:val="00F243DB"/>
    <w:rsid w:val="00F24403"/>
    <w:rsid w:val="00F24811"/>
    <w:rsid w:val="00F24A2F"/>
    <w:rsid w:val="00F24AEA"/>
    <w:rsid w:val="00F24C56"/>
    <w:rsid w:val="00F24F58"/>
    <w:rsid w:val="00F24F92"/>
    <w:rsid w:val="00F24FC0"/>
    <w:rsid w:val="00F25173"/>
    <w:rsid w:val="00F251F1"/>
    <w:rsid w:val="00F257B8"/>
    <w:rsid w:val="00F2582E"/>
    <w:rsid w:val="00F25B88"/>
    <w:rsid w:val="00F25DF6"/>
    <w:rsid w:val="00F2625F"/>
    <w:rsid w:val="00F262E8"/>
    <w:rsid w:val="00F2641A"/>
    <w:rsid w:val="00F265D6"/>
    <w:rsid w:val="00F26739"/>
    <w:rsid w:val="00F26B9C"/>
    <w:rsid w:val="00F26BF8"/>
    <w:rsid w:val="00F26E4A"/>
    <w:rsid w:val="00F27018"/>
    <w:rsid w:val="00F272E9"/>
    <w:rsid w:val="00F273D3"/>
    <w:rsid w:val="00F27644"/>
    <w:rsid w:val="00F27C35"/>
    <w:rsid w:val="00F27C37"/>
    <w:rsid w:val="00F27C48"/>
    <w:rsid w:val="00F3013C"/>
    <w:rsid w:val="00F3027E"/>
    <w:rsid w:val="00F303F9"/>
    <w:rsid w:val="00F30540"/>
    <w:rsid w:val="00F306E3"/>
    <w:rsid w:val="00F30D17"/>
    <w:rsid w:val="00F31F0C"/>
    <w:rsid w:val="00F326C3"/>
    <w:rsid w:val="00F326E0"/>
    <w:rsid w:val="00F32C0B"/>
    <w:rsid w:val="00F32CA6"/>
    <w:rsid w:val="00F32CB0"/>
    <w:rsid w:val="00F32EE2"/>
    <w:rsid w:val="00F32F77"/>
    <w:rsid w:val="00F33117"/>
    <w:rsid w:val="00F33386"/>
    <w:rsid w:val="00F33847"/>
    <w:rsid w:val="00F3397C"/>
    <w:rsid w:val="00F33F59"/>
    <w:rsid w:val="00F34305"/>
    <w:rsid w:val="00F34649"/>
    <w:rsid w:val="00F3465E"/>
    <w:rsid w:val="00F34869"/>
    <w:rsid w:val="00F34893"/>
    <w:rsid w:val="00F349BF"/>
    <w:rsid w:val="00F34BE9"/>
    <w:rsid w:val="00F34BF2"/>
    <w:rsid w:val="00F34C59"/>
    <w:rsid w:val="00F34EA2"/>
    <w:rsid w:val="00F3511A"/>
    <w:rsid w:val="00F354FA"/>
    <w:rsid w:val="00F35599"/>
    <w:rsid w:val="00F35A28"/>
    <w:rsid w:val="00F35F45"/>
    <w:rsid w:val="00F36235"/>
    <w:rsid w:val="00F36353"/>
    <w:rsid w:val="00F363DB"/>
    <w:rsid w:val="00F36592"/>
    <w:rsid w:val="00F36653"/>
    <w:rsid w:val="00F36A7E"/>
    <w:rsid w:val="00F36E5F"/>
    <w:rsid w:val="00F36FEA"/>
    <w:rsid w:val="00F374E9"/>
    <w:rsid w:val="00F37609"/>
    <w:rsid w:val="00F37709"/>
    <w:rsid w:val="00F37948"/>
    <w:rsid w:val="00F37D1E"/>
    <w:rsid w:val="00F4006B"/>
    <w:rsid w:val="00F40441"/>
    <w:rsid w:val="00F4057D"/>
    <w:rsid w:val="00F407BA"/>
    <w:rsid w:val="00F40D66"/>
    <w:rsid w:val="00F411AE"/>
    <w:rsid w:val="00F412BB"/>
    <w:rsid w:val="00F419C7"/>
    <w:rsid w:val="00F423BB"/>
    <w:rsid w:val="00F42491"/>
    <w:rsid w:val="00F429FC"/>
    <w:rsid w:val="00F42CA9"/>
    <w:rsid w:val="00F42E3E"/>
    <w:rsid w:val="00F43760"/>
    <w:rsid w:val="00F43B60"/>
    <w:rsid w:val="00F43D8C"/>
    <w:rsid w:val="00F443AF"/>
    <w:rsid w:val="00F445D6"/>
    <w:rsid w:val="00F44B4E"/>
    <w:rsid w:val="00F44C77"/>
    <w:rsid w:val="00F44D0E"/>
    <w:rsid w:val="00F44DD6"/>
    <w:rsid w:val="00F44F41"/>
    <w:rsid w:val="00F4502A"/>
    <w:rsid w:val="00F4516C"/>
    <w:rsid w:val="00F45255"/>
    <w:rsid w:val="00F453EE"/>
    <w:rsid w:val="00F4549D"/>
    <w:rsid w:val="00F45790"/>
    <w:rsid w:val="00F45E62"/>
    <w:rsid w:val="00F46111"/>
    <w:rsid w:val="00F46198"/>
    <w:rsid w:val="00F46649"/>
    <w:rsid w:val="00F46A15"/>
    <w:rsid w:val="00F46E96"/>
    <w:rsid w:val="00F472F0"/>
    <w:rsid w:val="00F47400"/>
    <w:rsid w:val="00F47575"/>
    <w:rsid w:val="00F479D9"/>
    <w:rsid w:val="00F479E2"/>
    <w:rsid w:val="00F5046F"/>
    <w:rsid w:val="00F504A7"/>
    <w:rsid w:val="00F507E1"/>
    <w:rsid w:val="00F50AC7"/>
    <w:rsid w:val="00F50EDF"/>
    <w:rsid w:val="00F5144D"/>
    <w:rsid w:val="00F5209E"/>
    <w:rsid w:val="00F5296E"/>
    <w:rsid w:val="00F52985"/>
    <w:rsid w:val="00F52C04"/>
    <w:rsid w:val="00F52D47"/>
    <w:rsid w:val="00F53049"/>
    <w:rsid w:val="00F53070"/>
    <w:rsid w:val="00F53443"/>
    <w:rsid w:val="00F538D4"/>
    <w:rsid w:val="00F53A44"/>
    <w:rsid w:val="00F53CD8"/>
    <w:rsid w:val="00F5473B"/>
    <w:rsid w:val="00F54871"/>
    <w:rsid w:val="00F54C1F"/>
    <w:rsid w:val="00F54DE2"/>
    <w:rsid w:val="00F55364"/>
    <w:rsid w:val="00F5599B"/>
    <w:rsid w:val="00F56079"/>
    <w:rsid w:val="00F5631F"/>
    <w:rsid w:val="00F5669A"/>
    <w:rsid w:val="00F56B09"/>
    <w:rsid w:val="00F5701C"/>
    <w:rsid w:val="00F57202"/>
    <w:rsid w:val="00F57383"/>
    <w:rsid w:val="00F576AE"/>
    <w:rsid w:val="00F57771"/>
    <w:rsid w:val="00F577E8"/>
    <w:rsid w:val="00F57F75"/>
    <w:rsid w:val="00F6090A"/>
    <w:rsid w:val="00F60AF0"/>
    <w:rsid w:val="00F60BBD"/>
    <w:rsid w:val="00F60C0C"/>
    <w:rsid w:val="00F60E2D"/>
    <w:rsid w:val="00F60E3D"/>
    <w:rsid w:val="00F60E68"/>
    <w:rsid w:val="00F60F10"/>
    <w:rsid w:val="00F6103A"/>
    <w:rsid w:val="00F6122E"/>
    <w:rsid w:val="00F6138A"/>
    <w:rsid w:val="00F6151A"/>
    <w:rsid w:val="00F61763"/>
    <w:rsid w:val="00F61AA3"/>
    <w:rsid w:val="00F61B21"/>
    <w:rsid w:val="00F61DE9"/>
    <w:rsid w:val="00F61E63"/>
    <w:rsid w:val="00F62260"/>
    <w:rsid w:val="00F623D5"/>
    <w:rsid w:val="00F62836"/>
    <w:rsid w:val="00F62A00"/>
    <w:rsid w:val="00F62B7A"/>
    <w:rsid w:val="00F62C61"/>
    <w:rsid w:val="00F62E47"/>
    <w:rsid w:val="00F62F3B"/>
    <w:rsid w:val="00F62FC8"/>
    <w:rsid w:val="00F63271"/>
    <w:rsid w:val="00F635B5"/>
    <w:rsid w:val="00F6385C"/>
    <w:rsid w:val="00F639F4"/>
    <w:rsid w:val="00F63A98"/>
    <w:rsid w:val="00F6441B"/>
    <w:rsid w:val="00F64A08"/>
    <w:rsid w:val="00F64B47"/>
    <w:rsid w:val="00F64C83"/>
    <w:rsid w:val="00F653AF"/>
    <w:rsid w:val="00F65582"/>
    <w:rsid w:val="00F6594E"/>
    <w:rsid w:val="00F65A13"/>
    <w:rsid w:val="00F65C22"/>
    <w:rsid w:val="00F6641C"/>
    <w:rsid w:val="00F6675D"/>
    <w:rsid w:val="00F668B5"/>
    <w:rsid w:val="00F66980"/>
    <w:rsid w:val="00F66ED7"/>
    <w:rsid w:val="00F67045"/>
    <w:rsid w:val="00F6705B"/>
    <w:rsid w:val="00F670B1"/>
    <w:rsid w:val="00F6733D"/>
    <w:rsid w:val="00F673D8"/>
    <w:rsid w:val="00F67623"/>
    <w:rsid w:val="00F67987"/>
    <w:rsid w:val="00F679CC"/>
    <w:rsid w:val="00F67C26"/>
    <w:rsid w:val="00F67CE6"/>
    <w:rsid w:val="00F67F17"/>
    <w:rsid w:val="00F707C5"/>
    <w:rsid w:val="00F70AF6"/>
    <w:rsid w:val="00F70F70"/>
    <w:rsid w:val="00F71159"/>
    <w:rsid w:val="00F71200"/>
    <w:rsid w:val="00F7124E"/>
    <w:rsid w:val="00F71377"/>
    <w:rsid w:val="00F715D0"/>
    <w:rsid w:val="00F715D4"/>
    <w:rsid w:val="00F71663"/>
    <w:rsid w:val="00F7193C"/>
    <w:rsid w:val="00F71BAC"/>
    <w:rsid w:val="00F71C34"/>
    <w:rsid w:val="00F71D4B"/>
    <w:rsid w:val="00F71F86"/>
    <w:rsid w:val="00F721B5"/>
    <w:rsid w:val="00F7232A"/>
    <w:rsid w:val="00F72504"/>
    <w:rsid w:val="00F728D8"/>
    <w:rsid w:val="00F72927"/>
    <w:rsid w:val="00F7292E"/>
    <w:rsid w:val="00F72F23"/>
    <w:rsid w:val="00F73438"/>
    <w:rsid w:val="00F73757"/>
    <w:rsid w:val="00F738AC"/>
    <w:rsid w:val="00F73C8F"/>
    <w:rsid w:val="00F73E94"/>
    <w:rsid w:val="00F73FB1"/>
    <w:rsid w:val="00F74209"/>
    <w:rsid w:val="00F742F5"/>
    <w:rsid w:val="00F74677"/>
    <w:rsid w:val="00F74AA5"/>
    <w:rsid w:val="00F7518E"/>
    <w:rsid w:val="00F7559E"/>
    <w:rsid w:val="00F75656"/>
    <w:rsid w:val="00F7579E"/>
    <w:rsid w:val="00F75B1E"/>
    <w:rsid w:val="00F75E7E"/>
    <w:rsid w:val="00F75EDF"/>
    <w:rsid w:val="00F76154"/>
    <w:rsid w:val="00F7621D"/>
    <w:rsid w:val="00F76575"/>
    <w:rsid w:val="00F76A1C"/>
    <w:rsid w:val="00F76A67"/>
    <w:rsid w:val="00F76C56"/>
    <w:rsid w:val="00F76DBC"/>
    <w:rsid w:val="00F76E42"/>
    <w:rsid w:val="00F77F51"/>
    <w:rsid w:val="00F77F59"/>
    <w:rsid w:val="00F80019"/>
    <w:rsid w:val="00F80066"/>
    <w:rsid w:val="00F80930"/>
    <w:rsid w:val="00F80BBC"/>
    <w:rsid w:val="00F80F10"/>
    <w:rsid w:val="00F810F7"/>
    <w:rsid w:val="00F81107"/>
    <w:rsid w:val="00F8160E"/>
    <w:rsid w:val="00F816C5"/>
    <w:rsid w:val="00F81B19"/>
    <w:rsid w:val="00F81B23"/>
    <w:rsid w:val="00F81D0F"/>
    <w:rsid w:val="00F81D24"/>
    <w:rsid w:val="00F8236B"/>
    <w:rsid w:val="00F8277D"/>
    <w:rsid w:val="00F82B43"/>
    <w:rsid w:val="00F82C59"/>
    <w:rsid w:val="00F82F34"/>
    <w:rsid w:val="00F82F8A"/>
    <w:rsid w:val="00F831D1"/>
    <w:rsid w:val="00F833ED"/>
    <w:rsid w:val="00F83820"/>
    <w:rsid w:val="00F83B2D"/>
    <w:rsid w:val="00F8405C"/>
    <w:rsid w:val="00F840BA"/>
    <w:rsid w:val="00F846A2"/>
    <w:rsid w:val="00F8484D"/>
    <w:rsid w:val="00F84AED"/>
    <w:rsid w:val="00F84C41"/>
    <w:rsid w:val="00F84D66"/>
    <w:rsid w:val="00F857BD"/>
    <w:rsid w:val="00F85988"/>
    <w:rsid w:val="00F86660"/>
    <w:rsid w:val="00F868F2"/>
    <w:rsid w:val="00F86902"/>
    <w:rsid w:val="00F86DDD"/>
    <w:rsid w:val="00F871C9"/>
    <w:rsid w:val="00F874ED"/>
    <w:rsid w:val="00F87797"/>
    <w:rsid w:val="00F8785E"/>
    <w:rsid w:val="00F878CA"/>
    <w:rsid w:val="00F90711"/>
    <w:rsid w:val="00F90BB9"/>
    <w:rsid w:val="00F91048"/>
    <w:rsid w:val="00F9175E"/>
    <w:rsid w:val="00F91BD2"/>
    <w:rsid w:val="00F91D5F"/>
    <w:rsid w:val="00F92069"/>
    <w:rsid w:val="00F92264"/>
    <w:rsid w:val="00F925CB"/>
    <w:rsid w:val="00F92C66"/>
    <w:rsid w:val="00F92DE6"/>
    <w:rsid w:val="00F92F03"/>
    <w:rsid w:val="00F931BD"/>
    <w:rsid w:val="00F93263"/>
    <w:rsid w:val="00F934EA"/>
    <w:rsid w:val="00F93772"/>
    <w:rsid w:val="00F93948"/>
    <w:rsid w:val="00F93F32"/>
    <w:rsid w:val="00F94253"/>
    <w:rsid w:val="00F94D09"/>
    <w:rsid w:val="00F952D1"/>
    <w:rsid w:val="00F957F7"/>
    <w:rsid w:val="00F95D25"/>
    <w:rsid w:val="00F95FEF"/>
    <w:rsid w:val="00F96175"/>
    <w:rsid w:val="00F964E7"/>
    <w:rsid w:val="00F965C8"/>
    <w:rsid w:val="00F9693C"/>
    <w:rsid w:val="00F969EA"/>
    <w:rsid w:val="00F96D5B"/>
    <w:rsid w:val="00F96F7E"/>
    <w:rsid w:val="00F97171"/>
    <w:rsid w:val="00F97CAE"/>
    <w:rsid w:val="00FA0753"/>
    <w:rsid w:val="00FA07E0"/>
    <w:rsid w:val="00FA1288"/>
    <w:rsid w:val="00FA1299"/>
    <w:rsid w:val="00FA16C7"/>
    <w:rsid w:val="00FA18EB"/>
    <w:rsid w:val="00FA2759"/>
    <w:rsid w:val="00FA277E"/>
    <w:rsid w:val="00FA2A07"/>
    <w:rsid w:val="00FA2DB4"/>
    <w:rsid w:val="00FA2DC5"/>
    <w:rsid w:val="00FA2E63"/>
    <w:rsid w:val="00FA30CA"/>
    <w:rsid w:val="00FA32F1"/>
    <w:rsid w:val="00FA334E"/>
    <w:rsid w:val="00FA345F"/>
    <w:rsid w:val="00FA3887"/>
    <w:rsid w:val="00FA3A58"/>
    <w:rsid w:val="00FA3EC1"/>
    <w:rsid w:val="00FA4216"/>
    <w:rsid w:val="00FA4516"/>
    <w:rsid w:val="00FA4845"/>
    <w:rsid w:val="00FA4B02"/>
    <w:rsid w:val="00FA51C8"/>
    <w:rsid w:val="00FA5343"/>
    <w:rsid w:val="00FA54D6"/>
    <w:rsid w:val="00FA556A"/>
    <w:rsid w:val="00FA56B6"/>
    <w:rsid w:val="00FA5ADF"/>
    <w:rsid w:val="00FA5BC5"/>
    <w:rsid w:val="00FA6235"/>
    <w:rsid w:val="00FA62B3"/>
    <w:rsid w:val="00FA62F2"/>
    <w:rsid w:val="00FA6322"/>
    <w:rsid w:val="00FA647D"/>
    <w:rsid w:val="00FA656D"/>
    <w:rsid w:val="00FA6738"/>
    <w:rsid w:val="00FA6A52"/>
    <w:rsid w:val="00FA6B90"/>
    <w:rsid w:val="00FA77F9"/>
    <w:rsid w:val="00FA7D9A"/>
    <w:rsid w:val="00FA7E0F"/>
    <w:rsid w:val="00FB02E2"/>
    <w:rsid w:val="00FB0407"/>
    <w:rsid w:val="00FB0E19"/>
    <w:rsid w:val="00FB13BE"/>
    <w:rsid w:val="00FB14D8"/>
    <w:rsid w:val="00FB1608"/>
    <w:rsid w:val="00FB1BA8"/>
    <w:rsid w:val="00FB1D7A"/>
    <w:rsid w:val="00FB2613"/>
    <w:rsid w:val="00FB2709"/>
    <w:rsid w:val="00FB28D0"/>
    <w:rsid w:val="00FB29B9"/>
    <w:rsid w:val="00FB2C33"/>
    <w:rsid w:val="00FB2D0F"/>
    <w:rsid w:val="00FB2DE9"/>
    <w:rsid w:val="00FB30BA"/>
    <w:rsid w:val="00FB3BFE"/>
    <w:rsid w:val="00FB3F20"/>
    <w:rsid w:val="00FB444A"/>
    <w:rsid w:val="00FB4508"/>
    <w:rsid w:val="00FB4ABB"/>
    <w:rsid w:val="00FB4BA1"/>
    <w:rsid w:val="00FB4D41"/>
    <w:rsid w:val="00FB4E42"/>
    <w:rsid w:val="00FB4EAD"/>
    <w:rsid w:val="00FB5224"/>
    <w:rsid w:val="00FB5320"/>
    <w:rsid w:val="00FB574F"/>
    <w:rsid w:val="00FB65A1"/>
    <w:rsid w:val="00FB71A6"/>
    <w:rsid w:val="00FB7337"/>
    <w:rsid w:val="00FB750C"/>
    <w:rsid w:val="00FB7DD8"/>
    <w:rsid w:val="00FB7E9B"/>
    <w:rsid w:val="00FB7EA3"/>
    <w:rsid w:val="00FB7ED4"/>
    <w:rsid w:val="00FB7F21"/>
    <w:rsid w:val="00FC0388"/>
    <w:rsid w:val="00FC074E"/>
    <w:rsid w:val="00FC0929"/>
    <w:rsid w:val="00FC0B1C"/>
    <w:rsid w:val="00FC0DE0"/>
    <w:rsid w:val="00FC154E"/>
    <w:rsid w:val="00FC15A7"/>
    <w:rsid w:val="00FC1748"/>
    <w:rsid w:val="00FC1ABA"/>
    <w:rsid w:val="00FC1C26"/>
    <w:rsid w:val="00FC1C67"/>
    <w:rsid w:val="00FC203C"/>
    <w:rsid w:val="00FC21B2"/>
    <w:rsid w:val="00FC21B8"/>
    <w:rsid w:val="00FC22C1"/>
    <w:rsid w:val="00FC2883"/>
    <w:rsid w:val="00FC2944"/>
    <w:rsid w:val="00FC2BB6"/>
    <w:rsid w:val="00FC2BE4"/>
    <w:rsid w:val="00FC2C83"/>
    <w:rsid w:val="00FC2ECA"/>
    <w:rsid w:val="00FC308D"/>
    <w:rsid w:val="00FC34E6"/>
    <w:rsid w:val="00FC386F"/>
    <w:rsid w:val="00FC3A8C"/>
    <w:rsid w:val="00FC3B3D"/>
    <w:rsid w:val="00FC3CDD"/>
    <w:rsid w:val="00FC4336"/>
    <w:rsid w:val="00FC44D3"/>
    <w:rsid w:val="00FC46F6"/>
    <w:rsid w:val="00FC497E"/>
    <w:rsid w:val="00FC4D55"/>
    <w:rsid w:val="00FC4D8D"/>
    <w:rsid w:val="00FC5367"/>
    <w:rsid w:val="00FC5371"/>
    <w:rsid w:val="00FC5831"/>
    <w:rsid w:val="00FC5834"/>
    <w:rsid w:val="00FC5DE5"/>
    <w:rsid w:val="00FC5ECD"/>
    <w:rsid w:val="00FC60E3"/>
    <w:rsid w:val="00FC61D5"/>
    <w:rsid w:val="00FC63E3"/>
    <w:rsid w:val="00FC6911"/>
    <w:rsid w:val="00FC6914"/>
    <w:rsid w:val="00FC6A9D"/>
    <w:rsid w:val="00FC6AE9"/>
    <w:rsid w:val="00FC6FB9"/>
    <w:rsid w:val="00FC7167"/>
    <w:rsid w:val="00FC71B3"/>
    <w:rsid w:val="00FC7485"/>
    <w:rsid w:val="00FC75C8"/>
    <w:rsid w:val="00FC7603"/>
    <w:rsid w:val="00FC78BE"/>
    <w:rsid w:val="00FC79B7"/>
    <w:rsid w:val="00FC79E0"/>
    <w:rsid w:val="00FC7FA8"/>
    <w:rsid w:val="00FD0034"/>
    <w:rsid w:val="00FD005A"/>
    <w:rsid w:val="00FD0179"/>
    <w:rsid w:val="00FD0399"/>
    <w:rsid w:val="00FD04C0"/>
    <w:rsid w:val="00FD056A"/>
    <w:rsid w:val="00FD08DC"/>
    <w:rsid w:val="00FD09DB"/>
    <w:rsid w:val="00FD0C6E"/>
    <w:rsid w:val="00FD0EB4"/>
    <w:rsid w:val="00FD0F05"/>
    <w:rsid w:val="00FD124B"/>
    <w:rsid w:val="00FD1352"/>
    <w:rsid w:val="00FD1435"/>
    <w:rsid w:val="00FD14F2"/>
    <w:rsid w:val="00FD1CAC"/>
    <w:rsid w:val="00FD26CD"/>
    <w:rsid w:val="00FD2737"/>
    <w:rsid w:val="00FD2795"/>
    <w:rsid w:val="00FD2AF1"/>
    <w:rsid w:val="00FD2FAA"/>
    <w:rsid w:val="00FD3047"/>
    <w:rsid w:val="00FD3292"/>
    <w:rsid w:val="00FD3327"/>
    <w:rsid w:val="00FD3543"/>
    <w:rsid w:val="00FD3728"/>
    <w:rsid w:val="00FD3802"/>
    <w:rsid w:val="00FD3B3A"/>
    <w:rsid w:val="00FD3B6C"/>
    <w:rsid w:val="00FD3C58"/>
    <w:rsid w:val="00FD3CBA"/>
    <w:rsid w:val="00FD3FD6"/>
    <w:rsid w:val="00FD4001"/>
    <w:rsid w:val="00FD406C"/>
    <w:rsid w:val="00FD43D1"/>
    <w:rsid w:val="00FD49B8"/>
    <w:rsid w:val="00FD4B48"/>
    <w:rsid w:val="00FD4BB9"/>
    <w:rsid w:val="00FD4DE1"/>
    <w:rsid w:val="00FD4F69"/>
    <w:rsid w:val="00FD55E8"/>
    <w:rsid w:val="00FD58F7"/>
    <w:rsid w:val="00FD5B1A"/>
    <w:rsid w:val="00FD5C41"/>
    <w:rsid w:val="00FD60CA"/>
    <w:rsid w:val="00FD6220"/>
    <w:rsid w:val="00FD6322"/>
    <w:rsid w:val="00FD641F"/>
    <w:rsid w:val="00FD6521"/>
    <w:rsid w:val="00FD6758"/>
    <w:rsid w:val="00FD67F5"/>
    <w:rsid w:val="00FD6872"/>
    <w:rsid w:val="00FD69FC"/>
    <w:rsid w:val="00FD6EA8"/>
    <w:rsid w:val="00FD6FF9"/>
    <w:rsid w:val="00FD721F"/>
    <w:rsid w:val="00FD7291"/>
    <w:rsid w:val="00FD7434"/>
    <w:rsid w:val="00FD7773"/>
    <w:rsid w:val="00FD7934"/>
    <w:rsid w:val="00FD7B49"/>
    <w:rsid w:val="00FD7C45"/>
    <w:rsid w:val="00FD7CDB"/>
    <w:rsid w:val="00FD7DB8"/>
    <w:rsid w:val="00FE02D8"/>
    <w:rsid w:val="00FE0477"/>
    <w:rsid w:val="00FE0768"/>
    <w:rsid w:val="00FE156E"/>
    <w:rsid w:val="00FE19BA"/>
    <w:rsid w:val="00FE1A82"/>
    <w:rsid w:val="00FE2000"/>
    <w:rsid w:val="00FE259B"/>
    <w:rsid w:val="00FE25F7"/>
    <w:rsid w:val="00FE2747"/>
    <w:rsid w:val="00FE2E40"/>
    <w:rsid w:val="00FE2E46"/>
    <w:rsid w:val="00FE3474"/>
    <w:rsid w:val="00FE363B"/>
    <w:rsid w:val="00FE3937"/>
    <w:rsid w:val="00FE3D34"/>
    <w:rsid w:val="00FE417A"/>
    <w:rsid w:val="00FE47B0"/>
    <w:rsid w:val="00FE4961"/>
    <w:rsid w:val="00FE4C7E"/>
    <w:rsid w:val="00FE4D6C"/>
    <w:rsid w:val="00FE4F88"/>
    <w:rsid w:val="00FE5060"/>
    <w:rsid w:val="00FE5232"/>
    <w:rsid w:val="00FE527B"/>
    <w:rsid w:val="00FE5301"/>
    <w:rsid w:val="00FE5420"/>
    <w:rsid w:val="00FE58F0"/>
    <w:rsid w:val="00FE5AE5"/>
    <w:rsid w:val="00FE5B8F"/>
    <w:rsid w:val="00FE5B9E"/>
    <w:rsid w:val="00FE6144"/>
    <w:rsid w:val="00FE63FC"/>
    <w:rsid w:val="00FE6A4D"/>
    <w:rsid w:val="00FE6CDA"/>
    <w:rsid w:val="00FE748E"/>
    <w:rsid w:val="00FE77C1"/>
    <w:rsid w:val="00FE782D"/>
    <w:rsid w:val="00FE7C74"/>
    <w:rsid w:val="00FE7D10"/>
    <w:rsid w:val="00FE7E4D"/>
    <w:rsid w:val="00FE7EE4"/>
    <w:rsid w:val="00FF0163"/>
    <w:rsid w:val="00FF064C"/>
    <w:rsid w:val="00FF0B92"/>
    <w:rsid w:val="00FF0BE6"/>
    <w:rsid w:val="00FF0DD7"/>
    <w:rsid w:val="00FF0E1F"/>
    <w:rsid w:val="00FF0E7C"/>
    <w:rsid w:val="00FF1180"/>
    <w:rsid w:val="00FF166D"/>
    <w:rsid w:val="00FF1A5C"/>
    <w:rsid w:val="00FF1F67"/>
    <w:rsid w:val="00FF21A5"/>
    <w:rsid w:val="00FF2242"/>
    <w:rsid w:val="00FF23B7"/>
    <w:rsid w:val="00FF30E0"/>
    <w:rsid w:val="00FF3163"/>
    <w:rsid w:val="00FF326A"/>
    <w:rsid w:val="00FF32D8"/>
    <w:rsid w:val="00FF3598"/>
    <w:rsid w:val="00FF3895"/>
    <w:rsid w:val="00FF39B9"/>
    <w:rsid w:val="00FF3A3C"/>
    <w:rsid w:val="00FF3DC9"/>
    <w:rsid w:val="00FF3DF8"/>
    <w:rsid w:val="00FF3E4F"/>
    <w:rsid w:val="00FF42FF"/>
    <w:rsid w:val="00FF440A"/>
    <w:rsid w:val="00FF4823"/>
    <w:rsid w:val="00FF489E"/>
    <w:rsid w:val="00FF492F"/>
    <w:rsid w:val="00FF49F7"/>
    <w:rsid w:val="00FF4ECD"/>
    <w:rsid w:val="00FF4FC5"/>
    <w:rsid w:val="00FF508C"/>
    <w:rsid w:val="00FF5481"/>
    <w:rsid w:val="00FF553A"/>
    <w:rsid w:val="00FF57BA"/>
    <w:rsid w:val="00FF5BB9"/>
    <w:rsid w:val="00FF5F19"/>
    <w:rsid w:val="00FF60B2"/>
    <w:rsid w:val="00FF65E8"/>
    <w:rsid w:val="00FF6646"/>
    <w:rsid w:val="00FF66E2"/>
    <w:rsid w:val="00FF6787"/>
    <w:rsid w:val="00FF6960"/>
    <w:rsid w:val="00FF6ACA"/>
    <w:rsid w:val="00FF6D32"/>
    <w:rsid w:val="00FF71F7"/>
    <w:rsid w:val="00FF7498"/>
    <w:rsid w:val="00FF760B"/>
    <w:rsid w:val="00FF79AD"/>
    <w:rsid w:val="00FF7E00"/>
    <w:rsid w:val="00FF7FAA"/>
    <w:rsid w:val="00FF7F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9995D6"/>
  <w15:chartTrackingRefBased/>
  <w15:docId w15:val="{7C763334-5FA4-46DB-8244-27E9A96FD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Batang"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qFormat="1"/>
    <w:lsdException w:name="heading 4" w:uiPriority="9" w:qFormat="1"/>
    <w:lsdException w:name="heading 5" w:qFormat="1"/>
    <w:lsdException w:name="heading 6" w:uiPriority="9" w:qFormat="1"/>
    <w:lsdException w:name="heading 7" w:uiPriority="9"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99" w:qFormat="1"/>
    <w:lsdException w:name="table of figures" w:uiPriority="99"/>
    <w:lsdException w:name="annotation reference" w:qFormat="1"/>
    <w:lsdException w:name="Title" w:qFormat="1"/>
    <w:lsdException w:name="Body Text" w:qFormat="1"/>
    <w:lsdException w:name="Subtitle" w:uiPriority="11" w:qFormat="1"/>
    <w:lsdException w:name="Hyperlink" w:uiPriority="99"/>
    <w:lsdException w:name="Strong" w:qFormat="1"/>
    <w:lsdException w:name="Emphasis" w:qFormat="1"/>
    <w:lsdException w:name="Plain Text" w:uiPriority="99"/>
    <w:lsdException w:name="HTML Top of Form" w:uiPriority="99"/>
    <w:lsdException w:name="HTML Bottom of Form"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3A4E"/>
    <w:rPr>
      <w:rFonts w:ascii="Times" w:hAnsi="Times"/>
      <w:szCs w:val="24"/>
      <w:lang w:eastAsia="en-US"/>
    </w:rPr>
  </w:style>
  <w:style w:type="paragraph" w:styleId="Heading1">
    <w:name w:val="heading 1"/>
    <w:aliases w:val="NMP Heading 1,H1,h11,h12,h13,h14,h15,h16,app heading 1,l1,Memo Heading 1,Heading 1_a,heading 1,h17,h111,h121,h131,h141,h151,h161,h18,h112,h122,h132,h142,h152,h162,h19,h113,h123,h133,h143,h153,h163,Heading 1 Char,Alt+1,Alt+11,Alt+12,Alt+13,标题 1"/>
    <w:basedOn w:val="Normal"/>
    <w:next w:val="Normal"/>
    <w:link w:val="Heading1Char1"/>
    <w:uiPriority w:val="9"/>
    <w:qFormat/>
    <w:rsid w:val="0089225B"/>
    <w:pPr>
      <w:keepNext/>
      <w:numPr>
        <w:numId w:val="3"/>
      </w:numPr>
      <w:spacing w:before="240" w:after="60"/>
      <w:outlineLvl w:val="0"/>
    </w:pPr>
    <w:rPr>
      <w:rFonts w:ascii="Arial" w:hAnsi="Arial" w:cs="Arial"/>
      <w:b/>
      <w:bCs/>
      <w:kern w:val="32"/>
      <w:sz w:val="32"/>
      <w:szCs w:val="32"/>
    </w:rPr>
  </w:style>
  <w:style w:type="paragraph" w:styleId="Heading2">
    <w:name w:val="heading 2"/>
    <w:aliases w:val="H2,h2,Head2A,2,UNDERRUBRIK 1-2,DO NOT USE_h2,h21,Heading 2 Char,H2 Char,h2 Char,标题 2,Header 2,Header2,22,heading2,2nd level,H21,H22,H23,H24,H25,R2,E2,†berschrift 2,õberschrift 2,插图"/>
    <w:basedOn w:val="Normal"/>
    <w:next w:val="Normal"/>
    <w:link w:val="Heading2Char1"/>
    <w:uiPriority w:val="9"/>
    <w:qFormat/>
    <w:rsid w:val="0089225B"/>
    <w:pPr>
      <w:keepNext/>
      <w:numPr>
        <w:ilvl w:val="1"/>
        <w:numId w:val="3"/>
      </w:numPr>
      <w:spacing w:before="240" w:after="60"/>
      <w:outlineLvl w:val="1"/>
    </w:pPr>
    <w:rPr>
      <w:rFonts w:ascii="Arial" w:hAnsi="Arial" w:cs="Arial"/>
      <w:b/>
      <w:bCs/>
      <w:i/>
      <w:iCs/>
      <w:sz w:val="24"/>
      <w:szCs w:val="28"/>
    </w:rPr>
  </w:style>
  <w:style w:type="paragraph" w:styleId="Heading3">
    <w:name w:val="heading 3"/>
    <w:aliases w:val="no break,H3,Underrubrik2,h3,Memo Heading 3,hello,Titre 3 Car,no break Car,H3 Car,Underrubrik2 Car,h3 Car,Memo Heading 3 Car,hello Car,Heading 3 Char Car,no break Char Car,H3 Char Car,Underrubrik2 Char Car,h3 Char Car,Memo Heading 3 Char Car,标题"/>
    <w:basedOn w:val="Normal"/>
    <w:next w:val="Normal"/>
    <w:link w:val="Heading3Char"/>
    <w:qFormat/>
    <w:rsid w:val="00A03C5E"/>
    <w:pPr>
      <w:keepNext/>
      <w:numPr>
        <w:ilvl w:val="2"/>
        <w:numId w:val="3"/>
      </w:numPr>
      <w:spacing w:before="240" w:after="60"/>
      <w:outlineLvl w:val="2"/>
    </w:pPr>
    <w:rPr>
      <w:rFonts w:ascii="Arial" w:hAnsi="Arial" w:cs="Arial"/>
      <w:b/>
      <w:bCs/>
      <w:szCs w:val="26"/>
    </w:rPr>
  </w:style>
  <w:style w:type="paragraph" w:styleId="Heading4">
    <w:name w:val="heading 4"/>
    <w:aliases w:val="h4,H4,H41,h41,H42,h42,H43,h43,H411,h411,H421,h421,H44,h44,H412,h412,H422,h422,H431,h431,H45,h45,H413,h413,H423,h423,H432,h432,H46,h46,H47,h47,Memo Heading 4,Memo Heading 5,heading 4,标题 4,heading 4 + Indent: Left 0.5 in,标题3a,4th level,Heading,4"/>
    <w:basedOn w:val="Heading3"/>
    <w:next w:val="Normal"/>
    <w:link w:val="Heading4Char"/>
    <w:uiPriority w:val="9"/>
    <w:qFormat/>
    <w:rsid w:val="0089225B"/>
    <w:pPr>
      <w:numPr>
        <w:ilvl w:val="3"/>
      </w:numPr>
      <w:outlineLvl w:val="3"/>
    </w:pPr>
    <w:rPr>
      <w:i/>
    </w:rPr>
  </w:style>
  <w:style w:type="paragraph" w:styleId="Heading5">
    <w:name w:val="heading 5"/>
    <w:aliases w:val="H5,h5,Heading5,标题 5"/>
    <w:basedOn w:val="Heading4"/>
    <w:next w:val="Normal"/>
    <w:link w:val="Heading5Char"/>
    <w:qFormat/>
    <w:rsid w:val="0089225B"/>
    <w:pPr>
      <w:numPr>
        <w:ilvl w:val="4"/>
      </w:numPr>
      <w:outlineLvl w:val="4"/>
    </w:pPr>
    <w:rPr>
      <w:bCs w:val="0"/>
      <w:i w:val="0"/>
      <w:iCs/>
      <w:sz w:val="18"/>
    </w:rPr>
  </w:style>
  <w:style w:type="paragraph" w:styleId="Heading6">
    <w:name w:val="heading 6"/>
    <w:basedOn w:val="Normal"/>
    <w:next w:val="Normal"/>
    <w:link w:val="Heading6Char"/>
    <w:uiPriority w:val="9"/>
    <w:qFormat/>
    <w:rsid w:val="0089225B"/>
    <w:pPr>
      <w:numPr>
        <w:ilvl w:val="5"/>
        <w:numId w:val="3"/>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
    <w:qFormat/>
    <w:rsid w:val="0089225B"/>
    <w:pPr>
      <w:numPr>
        <w:ilvl w:val="6"/>
        <w:numId w:val="3"/>
      </w:numPr>
      <w:spacing w:before="240" w:after="60"/>
      <w:outlineLvl w:val="6"/>
    </w:pPr>
    <w:rPr>
      <w:rFonts w:ascii="Times New Roman" w:hAnsi="Times New Roman"/>
      <w:sz w:val="24"/>
    </w:rPr>
  </w:style>
  <w:style w:type="paragraph" w:styleId="Heading8">
    <w:name w:val="heading 8"/>
    <w:aliases w:val="Table Heading,标题 8"/>
    <w:basedOn w:val="Normal"/>
    <w:next w:val="Normal"/>
    <w:link w:val="Heading8Char"/>
    <w:qFormat/>
    <w:rsid w:val="0089225B"/>
    <w:pPr>
      <w:numPr>
        <w:ilvl w:val="7"/>
        <w:numId w:val="3"/>
      </w:numPr>
      <w:spacing w:before="240" w:after="60"/>
      <w:outlineLvl w:val="7"/>
    </w:pPr>
    <w:rPr>
      <w:rFonts w:ascii="Times New Roman" w:hAnsi="Times New Roman"/>
      <w:i/>
      <w:iCs/>
      <w:sz w:val="24"/>
    </w:rPr>
  </w:style>
  <w:style w:type="paragraph" w:styleId="Heading9">
    <w:name w:val="heading 9"/>
    <w:aliases w:val="Figure Heading,FH,标题 9"/>
    <w:basedOn w:val="Normal"/>
    <w:next w:val="Normal"/>
    <w:link w:val="Heading9Char"/>
    <w:qFormat/>
    <w:rsid w:val="0089225B"/>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no break Char,H3 Char,Underrubrik2 Char,h3 Char,Memo Heading 3 Char,hello Char,Titre 3 Car Char,no break Car Char,H3 Car Char,Underrubrik2 Car Char,h3 Car Char,Memo Heading 3 Car Char,hello Car Char,Heading 3 Char Car Char,标题 Char"/>
    <w:link w:val="Heading3"/>
    <w:rsid w:val="00A03C5E"/>
    <w:rPr>
      <w:rFonts w:ascii="Arial" w:hAnsi="Arial" w:cs="Arial"/>
      <w:b/>
      <w:bCs/>
      <w:szCs w:val="26"/>
      <w:lang w:eastAsia="en-US"/>
    </w:rPr>
  </w:style>
  <w:style w:type="paragraph" w:customStyle="1" w:styleId="TdocHeader2">
    <w:name w:val="Tdoc_Header_2"/>
    <w:basedOn w:val="Normal"/>
    <w:pPr>
      <w:widowControl w:val="0"/>
      <w:tabs>
        <w:tab w:val="left" w:pos="1701"/>
        <w:tab w:val="right" w:pos="9072"/>
        <w:tab w:val="right" w:pos="10206"/>
      </w:tabs>
      <w:jc w:val="both"/>
    </w:pPr>
    <w:rPr>
      <w:rFonts w:ascii="Arial" w:hAnsi="Arial"/>
      <w:b/>
      <w:sz w:val="18"/>
      <w:szCs w:val="20"/>
    </w:rPr>
  </w:style>
  <w:style w:type="paragraph" w:customStyle="1" w:styleId="TdocHeading1">
    <w:name w:val="Tdoc_Heading_1"/>
    <w:basedOn w:val="Heading1"/>
    <w:next w:val="BodyText"/>
    <w:autoRedefine/>
    <w:pPr>
      <w:numPr>
        <w:numId w:val="1"/>
      </w:numPr>
      <w:spacing w:after="120"/>
      <w:ind w:left="357" w:hanging="357"/>
      <w:jc w:val="both"/>
    </w:pPr>
    <w:rPr>
      <w:rFonts w:cs="Times New Roman"/>
      <w:bCs w:val="0"/>
      <w:noProof/>
      <w:kern w:val="28"/>
      <w:sz w:val="24"/>
      <w:szCs w:val="20"/>
      <w:lang w:val="en-US"/>
    </w:rPr>
  </w:style>
  <w:style w:type="paragraph" w:styleId="BodyText">
    <w:name w:val="Body Text"/>
    <w:aliases w:val="bt,Corps de texte Car,Corps de texte Car1 Car,Corps de texte Car Car Car,Corps de texte Car1 Car Car Car,Corps de texte Car Car Car Car Car,Corps de texte Car1 Car Car Car Car Car,Corps de texte Car Car Car Car Car Car Car,bt Car,AvtalBrödtext"/>
    <w:basedOn w:val="Normal"/>
    <w:link w:val="BodyTextChar"/>
    <w:qFormat/>
    <w:pPr>
      <w:spacing w:after="120"/>
      <w:jc w:val="both"/>
    </w:pPr>
  </w:style>
  <w:style w:type="paragraph" w:customStyle="1" w:styleId="TdocHeader1">
    <w:name w:val="Tdoc_Header_1"/>
    <w:basedOn w:val="Header"/>
    <w:pPr>
      <w:widowControl w:val="0"/>
      <w:tabs>
        <w:tab w:val="clear" w:pos="4536"/>
        <w:tab w:val="right" w:pos="10206"/>
      </w:tabs>
      <w:jc w:val="both"/>
    </w:pPr>
    <w:rPr>
      <w:rFonts w:ascii="Arial" w:hAnsi="Arial"/>
      <w:b/>
      <w:szCs w:val="20"/>
    </w:rPr>
  </w:style>
  <w:style w:type="paragraph" w:styleId="Header">
    <w:name w:val="header"/>
    <w:aliases w:val="header odd,header,header odd1,header odd2,header odd3,header odd4,header odd5,header odd6,header1,header2,header3,header odd11,header odd21,header odd7,header4,header odd8,header odd9,header5,header odd12,header11,header21,header odd22,header31,h"/>
    <w:basedOn w:val="Normal"/>
    <w:link w:val="HeaderChar"/>
    <w:pPr>
      <w:tabs>
        <w:tab w:val="center" w:pos="4536"/>
        <w:tab w:val="right" w:pos="9072"/>
      </w:tabs>
    </w:pPr>
  </w:style>
  <w:style w:type="character" w:customStyle="1" w:styleId="HeaderChar">
    <w:name w:val="Header Char"/>
    <w:aliases w:val="header odd Char,header Char,header odd1 Char,header odd2 Char,header odd3 Char,header odd4 Char,header odd5 Char,header odd6 Char,header1 Char,header2 Char,header3 Char,header odd11 Char,header odd21 Char,header odd7 Char,header4 Char,h Char"/>
    <w:link w:val="Header"/>
    <w:rsid w:val="00B43E52"/>
    <w:rPr>
      <w:rFonts w:ascii="Times" w:eastAsia="Batang" w:hAnsi="Times"/>
      <w:szCs w:val="24"/>
      <w:lang w:val="en-GB" w:eastAsia="en-US" w:bidi="ar-SA"/>
    </w:rPr>
  </w:style>
  <w:style w:type="paragraph" w:styleId="FootnoteText">
    <w:name w:val="footnote text"/>
    <w:aliases w:val="footnote text1,footnote text2,footnote text3,footnote text4,footnote text5,footnote text6,footnote text7,footnote text11,footnote text21,footnote text31,footnote text41,footnote text51,footnote text61,footnote text8"/>
    <w:basedOn w:val="Normal"/>
    <w:link w:val="FootnoteTextChar"/>
    <w:pPr>
      <w:jc w:val="both"/>
    </w:pPr>
    <w:rPr>
      <w:szCs w:val="20"/>
      <w:lang w:val="en-US"/>
    </w:rPr>
  </w:style>
  <w:style w:type="paragraph" w:styleId="DocumentMap">
    <w:name w:val="Document Map"/>
    <w:basedOn w:val="Normal"/>
    <w:link w:val="DocumentMapChar"/>
    <w:pPr>
      <w:shd w:val="clear" w:color="auto" w:fill="000080"/>
    </w:pPr>
    <w:rPr>
      <w:rFonts w:ascii="Tahoma" w:hAnsi="Tahoma" w:cs="Tahoma"/>
    </w:rPr>
  </w:style>
  <w:style w:type="paragraph" w:customStyle="1" w:styleId="TdocHeading2">
    <w:name w:val="Tdoc_Heading_2"/>
    <w:basedOn w:val="Normal"/>
  </w:style>
  <w:style w:type="character" w:styleId="Hyperlink">
    <w:name w:val="Hyperlink"/>
    <w:uiPriority w:val="99"/>
    <w:rPr>
      <w:color w:val="0000FF"/>
      <w:u w:val="single"/>
    </w:rPr>
  </w:style>
  <w:style w:type="character" w:styleId="FollowedHyperlink">
    <w:name w:val="FollowedHyperlink"/>
    <w:rsid w:val="00E10770"/>
    <w:rPr>
      <w:color w:val="0000FF"/>
      <w:u w:val="single"/>
    </w:rPr>
  </w:style>
  <w:style w:type="paragraph" w:styleId="BalloonText">
    <w:name w:val="Balloon Text"/>
    <w:basedOn w:val="Normal"/>
    <w:link w:val="BalloonTextChar"/>
    <w:rPr>
      <w:rFonts w:ascii="Tahoma" w:hAnsi="Tahoma" w:cs="Tahoma"/>
      <w:sz w:val="16"/>
      <w:szCs w:val="16"/>
    </w:rPr>
  </w:style>
  <w:style w:type="paragraph" w:customStyle="1" w:styleId="NO">
    <w:name w:val="NO"/>
    <w:basedOn w:val="Normal"/>
    <w:link w:val="NOChar"/>
    <w:rsid w:val="00663BC6"/>
    <w:pPr>
      <w:keepLines/>
      <w:ind w:left="1135" w:hanging="851"/>
    </w:pPr>
    <w:rPr>
      <w:rFonts w:ascii="Times New Roman" w:hAnsi="Times New Roman"/>
      <w:sz w:val="24"/>
      <w:szCs w:val="20"/>
    </w:rPr>
  </w:style>
  <w:style w:type="paragraph" w:customStyle="1" w:styleId="h1">
    <w:name w:val="h1"/>
    <w:basedOn w:val="Normal"/>
  </w:style>
  <w:style w:type="paragraph" w:styleId="NormalWeb">
    <w:name w:val="Normal (Web)"/>
    <w:basedOn w:val="Normal"/>
    <w:uiPriority w:val="99"/>
    <w:rsid w:val="00DF3AA6"/>
    <w:pPr>
      <w:spacing w:before="100" w:beforeAutospacing="1" w:after="100" w:afterAutospacing="1"/>
    </w:pPr>
    <w:rPr>
      <w:rFonts w:ascii="Arial" w:eastAsia="SimSun" w:hAnsi="Arial" w:cs="Arial"/>
      <w:color w:val="493118"/>
      <w:sz w:val="18"/>
      <w:szCs w:val="18"/>
      <w:lang w:val="en-US" w:eastAsia="zh-CN"/>
    </w:rPr>
  </w:style>
  <w:style w:type="character" w:styleId="Emphasis">
    <w:name w:val="Emphasis"/>
    <w:qFormat/>
    <w:rsid w:val="000E4D41"/>
    <w:rPr>
      <w:i/>
      <w:iCs/>
    </w:rPr>
  </w:style>
  <w:style w:type="character" w:styleId="CommentReference">
    <w:name w:val="annotation reference"/>
    <w:qFormat/>
    <w:rsid w:val="00F45790"/>
    <w:rPr>
      <w:sz w:val="16"/>
      <w:szCs w:val="16"/>
    </w:rPr>
  </w:style>
  <w:style w:type="paragraph" w:styleId="CommentText">
    <w:name w:val="annotation text"/>
    <w:basedOn w:val="Normal"/>
    <w:link w:val="CommentTextChar"/>
    <w:qFormat/>
    <w:rsid w:val="00F45790"/>
    <w:rPr>
      <w:szCs w:val="20"/>
    </w:rPr>
  </w:style>
  <w:style w:type="paragraph" w:styleId="CommentSubject">
    <w:name w:val="annotation subject"/>
    <w:basedOn w:val="CommentText"/>
    <w:next w:val="CommentText"/>
    <w:link w:val="CommentSubjectChar"/>
    <w:rsid w:val="00F45790"/>
    <w:rPr>
      <w:b/>
      <w:bCs/>
    </w:rPr>
  </w:style>
  <w:style w:type="paragraph" w:customStyle="1" w:styleId="CharChar1CharCharCharCharCharCharCharCharCharCharCharCharCharCharChar">
    <w:name w:val="Char Char1 Char Char Char Char Char Char Char Char Char Char Char Char Char Char Char"/>
    <w:semiHidden/>
    <w:rsid w:val="007D0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Index1">
    <w:name w:val="index 1"/>
    <w:basedOn w:val="Normal"/>
    <w:rsid w:val="000A5D78"/>
    <w:pPr>
      <w:keepLines/>
      <w:overflowPunct w:val="0"/>
      <w:autoSpaceDE w:val="0"/>
      <w:autoSpaceDN w:val="0"/>
      <w:adjustRightInd w:val="0"/>
      <w:textAlignment w:val="baseline"/>
    </w:pPr>
    <w:rPr>
      <w:rFonts w:ascii="Times New Roman" w:eastAsia="Times New Roman" w:hAnsi="Times New Roman"/>
      <w:szCs w:val="20"/>
      <w:lang w:eastAsia="en-GB"/>
    </w:rPr>
  </w:style>
  <w:style w:type="paragraph" w:customStyle="1" w:styleId="StyleHeading1NMPHeading1H1h11h12h13h14h15h16appheadin">
    <w:name w:val="Style Heading 1NMP Heading 1H1h11h12h13h14h15h16app headin..."/>
    <w:basedOn w:val="Heading1"/>
    <w:rsid w:val="004905B7"/>
    <w:pPr>
      <w:numPr>
        <w:numId w:val="2"/>
      </w:numPr>
    </w:pPr>
    <w:rPr>
      <w:sz w:val="28"/>
    </w:rPr>
  </w:style>
  <w:style w:type="paragraph" w:customStyle="1" w:styleId="Comments">
    <w:name w:val="Comments"/>
    <w:basedOn w:val="Normal"/>
    <w:link w:val="CommentsChar"/>
    <w:qFormat/>
    <w:rsid w:val="008F5AFB"/>
    <w:pPr>
      <w:spacing w:before="40"/>
    </w:pPr>
    <w:rPr>
      <w:rFonts w:ascii="Arial" w:eastAsia="MS Mincho" w:hAnsi="Arial"/>
      <w:i/>
      <w:sz w:val="18"/>
      <w:lang w:eastAsia="en-GB"/>
    </w:rPr>
  </w:style>
  <w:style w:type="character" w:customStyle="1" w:styleId="CommentsChar">
    <w:name w:val="Comments Char"/>
    <w:link w:val="Comments"/>
    <w:rsid w:val="008F5AFB"/>
    <w:rPr>
      <w:rFonts w:ascii="Arial" w:eastAsia="MS Mincho" w:hAnsi="Arial"/>
      <w:i/>
      <w:sz w:val="18"/>
      <w:szCs w:val="24"/>
      <w:lang w:val="en-GB" w:eastAsia="en-GB" w:bidi="ar-SA"/>
    </w:rPr>
  </w:style>
  <w:style w:type="paragraph" w:styleId="Footer">
    <w:name w:val="footer"/>
    <w:basedOn w:val="Normal"/>
    <w:link w:val="FooterChar"/>
    <w:rsid w:val="00666408"/>
    <w:pPr>
      <w:tabs>
        <w:tab w:val="center" w:pos="4153"/>
        <w:tab w:val="right" w:pos="8306"/>
      </w:tabs>
    </w:pPr>
  </w:style>
  <w:style w:type="paragraph" w:styleId="TOC1">
    <w:name w:val="toc 1"/>
    <w:aliases w:val="Observation TOC2"/>
    <w:basedOn w:val="Normal"/>
    <w:next w:val="Normal"/>
    <w:autoRedefine/>
    <w:uiPriority w:val="39"/>
    <w:rsid w:val="00D50E8E"/>
    <w:pPr>
      <w:spacing w:before="120" w:after="120"/>
    </w:pPr>
    <w:rPr>
      <w:rFonts w:asciiTheme="minorHAnsi" w:hAnsiTheme="minorHAnsi" w:cstheme="minorHAnsi"/>
      <w:b/>
      <w:bCs/>
      <w:caps/>
      <w:szCs w:val="20"/>
    </w:rPr>
  </w:style>
  <w:style w:type="paragraph" w:styleId="TOC2">
    <w:name w:val="toc 2"/>
    <w:basedOn w:val="Normal"/>
    <w:next w:val="Normal"/>
    <w:autoRedefine/>
    <w:uiPriority w:val="39"/>
    <w:rsid w:val="00666408"/>
    <w:pPr>
      <w:ind w:left="200"/>
    </w:pPr>
    <w:rPr>
      <w:rFonts w:asciiTheme="minorHAnsi" w:hAnsiTheme="minorHAnsi" w:cstheme="minorHAnsi"/>
      <w:smallCaps/>
      <w:szCs w:val="20"/>
    </w:rPr>
  </w:style>
  <w:style w:type="paragraph" w:styleId="TOC3">
    <w:name w:val="toc 3"/>
    <w:basedOn w:val="Normal"/>
    <w:next w:val="Normal"/>
    <w:autoRedefine/>
    <w:uiPriority w:val="39"/>
    <w:rsid w:val="00666408"/>
    <w:pPr>
      <w:ind w:left="400"/>
    </w:pPr>
    <w:rPr>
      <w:rFonts w:asciiTheme="minorHAnsi" w:hAnsiTheme="minorHAnsi" w:cstheme="minorHAnsi"/>
      <w:i/>
      <w:iCs/>
      <w:szCs w:val="20"/>
    </w:rPr>
  </w:style>
  <w:style w:type="paragraph" w:styleId="TOC4">
    <w:name w:val="toc 4"/>
    <w:basedOn w:val="Normal"/>
    <w:next w:val="Normal"/>
    <w:autoRedefine/>
    <w:uiPriority w:val="39"/>
    <w:rsid w:val="00666408"/>
    <w:pPr>
      <w:ind w:left="600"/>
    </w:pPr>
    <w:rPr>
      <w:rFonts w:asciiTheme="minorHAnsi" w:hAnsiTheme="minorHAnsi" w:cstheme="minorHAnsi"/>
      <w:sz w:val="18"/>
      <w:szCs w:val="18"/>
    </w:rPr>
  </w:style>
  <w:style w:type="paragraph" w:styleId="TOC5">
    <w:name w:val="toc 5"/>
    <w:basedOn w:val="Normal"/>
    <w:next w:val="Normal"/>
    <w:autoRedefine/>
    <w:uiPriority w:val="39"/>
    <w:rsid w:val="00666408"/>
    <w:pPr>
      <w:ind w:left="800"/>
    </w:pPr>
    <w:rPr>
      <w:rFonts w:asciiTheme="minorHAnsi" w:hAnsiTheme="minorHAnsi" w:cstheme="minorHAnsi"/>
      <w:sz w:val="18"/>
      <w:szCs w:val="18"/>
    </w:rPr>
  </w:style>
  <w:style w:type="paragraph" w:customStyle="1" w:styleId="DocHead">
    <w:name w:val="DocHead"/>
    <w:basedOn w:val="Normal"/>
    <w:next w:val="Normal"/>
    <w:rsid w:val="007A5AC0"/>
    <w:pPr>
      <w:ind w:left="1418" w:hanging="1418"/>
    </w:pPr>
    <w:rPr>
      <w:rFonts w:ascii="Times New Roman" w:eastAsia="Times New Roman" w:hAnsi="Times New Roman"/>
      <w:b/>
      <w:bCs/>
      <w:sz w:val="24"/>
      <w:szCs w:val="20"/>
      <w:lang w:val="en-AU"/>
    </w:rPr>
  </w:style>
  <w:style w:type="character" w:styleId="PageNumber">
    <w:name w:val="page number"/>
    <w:rsid w:val="007A5AC0"/>
    <w:rPr>
      <w:rFonts w:ascii="Arial" w:eastAsia="SimSun" w:hAnsi="Arial" w:cs="Arial"/>
      <w:color w:val="0000FF"/>
      <w:kern w:val="2"/>
      <w:lang w:val="en-US" w:eastAsia="zh-CN" w:bidi="ar-SA"/>
    </w:rPr>
  </w:style>
  <w:style w:type="paragraph" w:customStyle="1" w:styleId="Bulleted">
    <w:name w:val="Bulleted"/>
    <w:aliases w:val="Symbol (symbol),Left:  0,25&quot;,Hanging:  0"/>
    <w:basedOn w:val="Normal"/>
    <w:rsid w:val="007A5AC0"/>
    <w:pPr>
      <w:numPr>
        <w:ilvl w:val="2"/>
        <w:numId w:val="4"/>
      </w:numPr>
      <w:spacing w:after="180"/>
    </w:pPr>
    <w:rPr>
      <w:rFonts w:ascii="Arial" w:hAnsi="Arial"/>
    </w:rPr>
  </w:style>
  <w:style w:type="paragraph" w:styleId="Caption">
    <w:name w:val="caption"/>
    <w:aliases w:val="cap,cap Char,Caption Char,Caption Char1 Char,cap Char Char1,Caption Char Char1 Char,cap Char2,条目,3GPP Caption Table,cap1,cap2,cap11,Légende-figure,Légende-figure Char,Beschrifubg,Beschriftung Char,label,cap11 Char,cap11 Char Char Char,captions"/>
    <w:basedOn w:val="Normal"/>
    <w:next w:val="Normal"/>
    <w:link w:val="CaptionChar1"/>
    <w:uiPriority w:val="99"/>
    <w:qFormat/>
    <w:rsid w:val="00A073A1"/>
    <w:pPr>
      <w:overflowPunct w:val="0"/>
      <w:autoSpaceDE w:val="0"/>
      <w:autoSpaceDN w:val="0"/>
      <w:adjustRightInd w:val="0"/>
      <w:spacing w:before="120" w:after="120"/>
      <w:textAlignment w:val="baseline"/>
    </w:pPr>
    <w:rPr>
      <w:rFonts w:ascii="Times New Roman" w:eastAsia="Times New Roman" w:hAnsi="Times New Roman"/>
      <w:b/>
      <w:szCs w:val="20"/>
      <w:lang w:eastAsia="en-GB"/>
    </w:rPr>
  </w:style>
  <w:style w:type="paragraph" w:customStyle="1" w:styleId="CRCoverPage">
    <w:name w:val="CR Cover Page"/>
    <w:link w:val="CRCoverPageChar"/>
    <w:rsid w:val="006667B5"/>
    <w:pPr>
      <w:spacing w:after="120"/>
    </w:pPr>
    <w:rPr>
      <w:rFonts w:ascii="Arial" w:eastAsia="Malgun Gothic" w:hAnsi="Arial"/>
      <w:lang w:eastAsia="en-US"/>
    </w:rPr>
  </w:style>
  <w:style w:type="character" w:customStyle="1" w:styleId="CRCoverPageChar">
    <w:name w:val="CR Cover Page Char"/>
    <w:link w:val="CRCoverPage"/>
    <w:rsid w:val="00A6329A"/>
    <w:rPr>
      <w:rFonts w:ascii="Arial" w:eastAsia="Malgun Gothic" w:hAnsi="Arial"/>
      <w:lang w:val="en-GB" w:eastAsia="en-US" w:bidi="ar-SA"/>
    </w:rPr>
  </w:style>
  <w:style w:type="character" w:customStyle="1" w:styleId="a1">
    <w:name w:val="スタイル 標準 +"/>
    <w:rsid w:val="004A339F"/>
    <w:rPr>
      <w:rFonts w:ascii="Times New Roman" w:eastAsia="MS Gothic" w:hAnsi="Times New Roman"/>
      <w:color w:val="auto"/>
      <w:kern w:val="0"/>
      <w:sz w:val="20"/>
      <w:u w:val="none"/>
    </w:rPr>
  </w:style>
  <w:style w:type="paragraph" w:customStyle="1" w:styleId="B1">
    <w:name w:val="B1"/>
    <w:basedOn w:val="List"/>
    <w:link w:val="B1Zchn"/>
    <w:qFormat/>
    <w:rsid w:val="00032716"/>
    <w:pPr>
      <w:overflowPunct w:val="0"/>
      <w:autoSpaceDE w:val="0"/>
      <w:autoSpaceDN w:val="0"/>
      <w:adjustRightInd w:val="0"/>
      <w:spacing w:after="180"/>
      <w:ind w:left="568" w:hanging="284"/>
      <w:textAlignment w:val="baseline"/>
    </w:pPr>
    <w:rPr>
      <w:rFonts w:ascii="CG Times (WN)" w:eastAsia="SimSun" w:hAnsi="CG Times (WN)"/>
      <w:szCs w:val="20"/>
      <w:lang w:val="en-US"/>
    </w:rPr>
  </w:style>
  <w:style w:type="paragraph" w:styleId="List">
    <w:name w:val="List"/>
    <w:basedOn w:val="Normal"/>
    <w:link w:val="ListChar"/>
    <w:rsid w:val="00032716"/>
    <w:pPr>
      <w:ind w:left="283" w:hanging="283"/>
    </w:pPr>
  </w:style>
  <w:style w:type="character" w:customStyle="1" w:styleId="B1Zchn">
    <w:name w:val="B1 Zchn"/>
    <w:link w:val="B1"/>
    <w:qFormat/>
    <w:rsid w:val="00032716"/>
    <w:rPr>
      <w:rFonts w:ascii="CG Times (WN)" w:eastAsia="SimSun" w:hAnsi="CG Times (WN)"/>
      <w:lang w:val="en-US" w:eastAsia="en-US" w:bidi="ar-SA"/>
    </w:rPr>
  </w:style>
  <w:style w:type="character" w:customStyle="1" w:styleId="B10">
    <w:name w:val="B1 (文字)"/>
    <w:qFormat/>
    <w:rsid w:val="00032716"/>
    <w:rPr>
      <w:rFonts w:eastAsia="MS Mincho"/>
      <w:lang w:val="en-GB" w:eastAsia="en-US" w:bidi="ar-SA"/>
    </w:rPr>
  </w:style>
  <w:style w:type="paragraph" w:styleId="ListParagraph">
    <w:name w:val="List Paragraph"/>
    <w:aliases w:val="- Bullets,?? ??,?????,????,Lista1,列出段落"/>
    <w:basedOn w:val="Normal"/>
    <w:link w:val="ListParagraphChar"/>
    <w:uiPriority w:val="34"/>
    <w:qFormat/>
    <w:rsid w:val="00224562"/>
    <w:pPr>
      <w:overflowPunct w:val="0"/>
      <w:autoSpaceDE w:val="0"/>
      <w:autoSpaceDN w:val="0"/>
      <w:adjustRightInd w:val="0"/>
      <w:spacing w:after="180"/>
      <w:ind w:left="720"/>
      <w:contextualSpacing/>
      <w:textAlignment w:val="baseline"/>
    </w:pPr>
    <w:rPr>
      <w:rFonts w:ascii="Times New Roman" w:eastAsia="SimSun" w:hAnsi="Times New Roman"/>
      <w:szCs w:val="20"/>
      <w:lang w:eastAsia="ja-JP"/>
    </w:rPr>
  </w:style>
  <w:style w:type="paragraph" w:customStyle="1" w:styleId="StatementBody">
    <w:name w:val="Statement Body"/>
    <w:basedOn w:val="Normal"/>
    <w:link w:val="StatementBodyChar"/>
    <w:rsid w:val="00224562"/>
    <w:pPr>
      <w:numPr>
        <w:numId w:val="5"/>
      </w:numPr>
      <w:spacing w:after="100" w:afterAutospacing="1"/>
      <w:contextualSpacing/>
    </w:pPr>
    <w:rPr>
      <w:rFonts w:ascii="Times New Roman" w:eastAsia="Times New Roman" w:hAnsi="Times New Roman"/>
      <w:sz w:val="22"/>
      <w:lang w:val="en-US" w:eastAsia="ko-KR"/>
    </w:rPr>
  </w:style>
  <w:style w:type="character" w:customStyle="1" w:styleId="StatementBodyChar">
    <w:name w:val="Statement Body Char"/>
    <w:link w:val="StatementBody"/>
    <w:rsid w:val="00224562"/>
    <w:rPr>
      <w:rFonts w:eastAsia="Times New Roman"/>
      <w:sz w:val="22"/>
      <w:szCs w:val="24"/>
      <w:lang w:val="en-US" w:eastAsia="ko-KR"/>
    </w:rPr>
  </w:style>
  <w:style w:type="paragraph" w:customStyle="1" w:styleId="bullet">
    <w:name w:val="bullet"/>
    <w:basedOn w:val="Normal"/>
    <w:link w:val="bullet1"/>
    <w:qFormat/>
    <w:rsid w:val="004007DC"/>
    <w:pPr>
      <w:numPr>
        <w:numId w:val="8"/>
      </w:numPr>
      <w:snapToGrid w:val="0"/>
      <w:spacing w:after="100" w:afterAutospacing="1"/>
      <w:jc w:val="both"/>
    </w:pPr>
    <w:rPr>
      <w:rFonts w:ascii="Times New Roman" w:eastAsia="MS Gothic" w:hAnsi="Times New Roman"/>
      <w:sz w:val="24"/>
      <w:szCs w:val="20"/>
      <w:lang w:val="x-none" w:eastAsia="x-none"/>
    </w:rPr>
  </w:style>
  <w:style w:type="character" w:customStyle="1" w:styleId="bullet1">
    <w:name w:val="bullet (文字)"/>
    <w:link w:val="bullet"/>
    <w:rsid w:val="004007DC"/>
    <w:rPr>
      <w:rFonts w:eastAsia="MS Gothic"/>
      <w:sz w:val="24"/>
      <w:lang w:val="x-none" w:eastAsia="x-none"/>
    </w:rPr>
  </w:style>
  <w:style w:type="paragraph" w:customStyle="1" w:styleId="References">
    <w:name w:val="References"/>
    <w:basedOn w:val="Normal"/>
    <w:rsid w:val="00CA4C32"/>
    <w:pPr>
      <w:numPr>
        <w:numId w:val="6"/>
      </w:numPr>
      <w:autoSpaceDE w:val="0"/>
      <w:autoSpaceDN w:val="0"/>
      <w:snapToGrid w:val="0"/>
      <w:spacing w:after="60"/>
    </w:pPr>
    <w:rPr>
      <w:rFonts w:ascii="Times New Roman" w:eastAsia="SimSun" w:hAnsi="Times New Roman"/>
      <w:szCs w:val="16"/>
      <w:lang w:val="en-US"/>
    </w:rPr>
  </w:style>
  <w:style w:type="paragraph" w:customStyle="1" w:styleId="Char">
    <w:name w:val="Char"/>
    <w:rsid w:val="00CA4C32"/>
    <w:pPr>
      <w:keepNext/>
      <w:numPr>
        <w:numId w:val="7"/>
      </w:numPr>
      <w:autoSpaceDE w:val="0"/>
      <w:autoSpaceDN w:val="0"/>
      <w:adjustRightInd w:val="0"/>
      <w:spacing w:before="60" w:after="60"/>
      <w:jc w:val="both"/>
    </w:pPr>
    <w:rPr>
      <w:rFonts w:ascii="Arial" w:eastAsia="SimSun" w:hAnsi="Arial" w:cs="Arial"/>
      <w:color w:val="0000FF"/>
      <w:kern w:val="2"/>
      <w:lang w:val="en-US" w:eastAsia="zh-CN"/>
    </w:rPr>
  </w:style>
  <w:style w:type="paragraph" w:customStyle="1" w:styleId="a2">
    <w:name w:val="목록 단락"/>
    <w:basedOn w:val="Normal"/>
    <w:qFormat/>
    <w:rsid w:val="00093DD5"/>
    <w:pPr>
      <w:overflowPunct w:val="0"/>
      <w:autoSpaceDE w:val="0"/>
      <w:autoSpaceDN w:val="0"/>
      <w:adjustRightInd w:val="0"/>
      <w:spacing w:after="180"/>
      <w:ind w:leftChars="400" w:left="800"/>
      <w:textAlignment w:val="baseline"/>
    </w:pPr>
    <w:rPr>
      <w:rFonts w:ascii="Times New Roman" w:eastAsia="Times New Roman" w:hAnsi="Times New Roman"/>
      <w:szCs w:val="20"/>
      <w:lang w:eastAsia="en-GB"/>
    </w:rPr>
  </w:style>
  <w:style w:type="paragraph" w:customStyle="1" w:styleId="StatementHeading">
    <w:name w:val="Statement Heading"/>
    <w:basedOn w:val="Normal"/>
    <w:next w:val="StatementBody"/>
    <w:uiPriority w:val="99"/>
    <w:qFormat/>
    <w:rsid w:val="00335250"/>
    <w:pPr>
      <w:keepNext/>
      <w:spacing w:before="100" w:beforeAutospacing="1"/>
      <w:ind w:left="601" w:hanging="601"/>
    </w:pPr>
    <w:rPr>
      <w:rFonts w:ascii="Times New Roman" w:hAnsi="Times New Roman"/>
      <w:b/>
      <w:i/>
      <w:sz w:val="22"/>
      <w:lang w:val="en-US" w:eastAsia="ko-KR"/>
    </w:rPr>
  </w:style>
  <w:style w:type="paragraph" w:customStyle="1" w:styleId="Default">
    <w:name w:val="Default"/>
    <w:rsid w:val="00E13DC4"/>
    <w:pPr>
      <w:widowControl w:val="0"/>
      <w:autoSpaceDE w:val="0"/>
      <w:autoSpaceDN w:val="0"/>
      <w:adjustRightInd w:val="0"/>
    </w:pPr>
    <w:rPr>
      <w:rFonts w:eastAsia="Times New Roman"/>
      <w:noProof/>
      <w:sz w:val="24"/>
      <w:szCs w:val="24"/>
      <w:lang w:val="en-US" w:eastAsia="zh-CN"/>
    </w:rPr>
  </w:style>
  <w:style w:type="paragraph" w:customStyle="1" w:styleId="2222">
    <w:name w:val="스타일 스타일 스타일 스타일 양쪽 첫 줄:  2 글자 + 첫 줄:  2 글자 + 첫 줄:  2 글자 + 첫 줄:  2..."/>
    <w:basedOn w:val="Normal"/>
    <w:link w:val="2222Char"/>
    <w:rsid w:val="00B06D90"/>
    <w:pPr>
      <w:spacing w:after="180" w:line="336" w:lineRule="auto"/>
      <w:ind w:firstLineChars="200" w:firstLine="200"/>
      <w:jc w:val="both"/>
    </w:pPr>
    <w:rPr>
      <w:rFonts w:ascii="Times New Roman" w:eastAsia="Malgun Gothic" w:hAnsi="Times New Roman" w:cs="Batang"/>
      <w:szCs w:val="20"/>
    </w:rPr>
  </w:style>
  <w:style w:type="paragraph" w:styleId="ListBullet">
    <w:name w:val="List Bullet"/>
    <w:basedOn w:val="List"/>
    <w:rsid w:val="009E34E7"/>
    <w:pPr>
      <w:overflowPunct w:val="0"/>
      <w:autoSpaceDE w:val="0"/>
      <w:autoSpaceDN w:val="0"/>
      <w:adjustRightInd w:val="0"/>
      <w:spacing w:after="180"/>
      <w:ind w:left="568" w:hanging="284"/>
      <w:textAlignment w:val="baseline"/>
    </w:pPr>
    <w:rPr>
      <w:rFonts w:ascii="Times New Roman" w:eastAsia="Times New Roman" w:hAnsi="Times New Roman"/>
      <w:szCs w:val="20"/>
      <w:lang w:eastAsia="en-GB"/>
    </w:rPr>
  </w:style>
  <w:style w:type="paragraph" w:customStyle="1" w:styleId="StyleLGTdocAsianSimSunComplex11ptBefore6ptL">
    <w:name w:val="Style LGTdoc_본문 + (Asian) SimSun (Complex) 11 pt Before:  6 pt L..."/>
    <w:basedOn w:val="Normal"/>
    <w:rsid w:val="00F07F2C"/>
    <w:pPr>
      <w:widowControl w:val="0"/>
      <w:autoSpaceDE w:val="0"/>
      <w:autoSpaceDN w:val="0"/>
      <w:adjustRightInd w:val="0"/>
      <w:snapToGrid w:val="0"/>
      <w:spacing w:before="120" w:afterLines="50" w:after="50"/>
      <w:jc w:val="both"/>
    </w:pPr>
    <w:rPr>
      <w:rFonts w:ascii="Times New Roman" w:eastAsia="SimSun" w:hAnsi="Times New Roman"/>
      <w:kern w:val="2"/>
      <w:sz w:val="22"/>
      <w:szCs w:val="22"/>
      <w:lang w:eastAsia="ko-KR"/>
    </w:rPr>
  </w:style>
  <w:style w:type="paragraph" w:customStyle="1" w:styleId="ListParagraph1">
    <w:name w:val="List Paragraph1"/>
    <w:basedOn w:val="Normal"/>
    <w:uiPriority w:val="34"/>
    <w:qFormat/>
    <w:rsid w:val="00261FDC"/>
    <w:pPr>
      <w:spacing w:after="200" w:line="276" w:lineRule="auto"/>
      <w:ind w:firstLineChars="200" w:firstLine="420"/>
    </w:pPr>
    <w:rPr>
      <w:rFonts w:ascii="Calibri" w:eastAsia="SimSun" w:hAnsi="Calibri"/>
      <w:sz w:val="22"/>
      <w:szCs w:val="22"/>
      <w:lang w:val="en-US"/>
    </w:rPr>
  </w:style>
  <w:style w:type="paragraph" w:customStyle="1" w:styleId="section1">
    <w:name w:val="section1"/>
    <w:basedOn w:val="Normal"/>
    <w:rsid w:val="00C27725"/>
    <w:pPr>
      <w:spacing w:before="100" w:beforeAutospacing="1" w:after="100" w:afterAutospacing="1"/>
    </w:pPr>
    <w:rPr>
      <w:rFonts w:ascii="Times New Roman" w:hAnsi="Times New Roman"/>
      <w:sz w:val="24"/>
      <w:lang w:eastAsia="ja-JP"/>
    </w:rPr>
  </w:style>
  <w:style w:type="paragraph" w:customStyle="1" w:styleId="enumlev1">
    <w:name w:val="enumlev1"/>
    <w:basedOn w:val="Normal"/>
    <w:link w:val="enumlev1Char"/>
    <w:rsid w:val="003D2733"/>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ascii="Times New Roman" w:eastAsia="Times New Roman" w:hAnsi="Times New Roman"/>
      <w:sz w:val="24"/>
      <w:szCs w:val="20"/>
    </w:rPr>
  </w:style>
  <w:style w:type="paragraph" w:customStyle="1" w:styleId="LGTdoc">
    <w:name w:val="LGTdoc_본문"/>
    <w:basedOn w:val="Normal"/>
    <w:link w:val="LGTdocChar"/>
    <w:rsid w:val="00A61DE6"/>
    <w:pPr>
      <w:widowControl w:val="0"/>
      <w:autoSpaceDE w:val="0"/>
      <w:autoSpaceDN w:val="0"/>
      <w:adjustRightInd w:val="0"/>
      <w:snapToGrid w:val="0"/>
      <w:spacing w:afterLines="50" w:after="120" w:line="264" w:lineRule="auto"/>
      <w:jc w:val="both"/>
    </w:pPr>
    <w:rPr>
      <w:rFonts w:ascii="Times New Roman" w:hAnsi="Times New Roman"/>
      <w:kern w:val="2"/>
      <w:sz w:val="22"/>
      <w:lang w:eastAsia="ko-KR"/>
    </w:rPr>
  </w:style>
  <w:style w:type="paragraph" w:customStyle="1" w:styleId="LGTdoc1">
    <w:name w:val="LGTdoc_제목1"/>
    <w:basedOn w:val="Normal"/>
    <w:rsid w:val="00646D92"/>
    <w:pPr>
      <w:adjustRightInd w:val="0"/>
      <w:snapToGrid w:val="0"/>
      <w:spacing w:beforeLines="50" w:before="120" w:after="100" w:afterAutospacing="1"/>
      <w:jc w:val="both"/>
    </w:pPr>
    <w:rPr>
      <w:rFonts w:ascii="Times New Roman" w:hAnsi="Times New Roman"/>
      <w:b/>
      <w:snapToGrid w:val="0"/>
      <w:sz w:val="28"/>
      <w:szCs w:val="20"/>
      <w:lang w:eastAsia="ko-KR"/>
    </w:rPr>
  </w:style>
  <w:style w:type="paragraph" w:customStyle="1" w:styleId="a3">
    <w:name w:val="본문글"/>
    <w:basedOn w:val="Normal"/>
    <w:qFormat/>
    <w:rsid w:val="00DD7C21"/>
    <w:pPr>
      <w:widowControl w:val="0"/>
      <w:spacing w:after="180" w:line="240" w:lineRule="exact"/>
      <w:jc w:val="both"/>
    </w:pPr>
    <w:rPr>
      <w:rFonts w:ascii="Arial" w:eastAsia="Malgun Gothic" w:hAnsi="Arial" w:cs="Batang"/>
      <w:color w:val="000000"/>
      <w:szCs w:val="20"/>
      <w:lang w:val="en-US" w:eastAsia="ko-KR"/>
    </w:rPr>
  </w:style>
  <w:style w:type="paragraph" w:customStyle="1" w:styleId="00BodyText">
    <w:name w:val="00 BodyText"/>
    <w:basedOn w:val="Normal"/>
    <w:rsid w:val="00DB6DDE"/>
    <w:pPr>
      <w:spacing w:after="220"/>
    </w:pPr>
    <w:rPr>
      <w:rFonts w:ascii="Arial" w:eastAsia="Times New Roman" w:hAnsi="Arial"/>
      <w:sz w:val="22"/>
      <w:szCs w:val="20"/>
      <w:lang w:val="en-US"/>
    </w:rPr>
  </w:style>
  <w:style w:type="character" w:customStyle="1" w:styleId="apple-style-span">
    <w:name w:val="apple-style-span"/>
    <w:basedOn w:val="DefaultParagraphFont"/>
    <w:rsid w:val="00802484"/>
  </w:style>
  <w:style w:type="paragraph" w:customStyle="1" w:styleId="3GPPHeading1">
    <w:name w:val="3GPP Heading 1"/>
    <w:basedOn w:val="Heading1"/>
    <w:link w:val="3GPPHeading1Char"/>
    <w:qFormat/>
    <w:rsid w:val="00BB2E8D"/>
    <w:pPr>
      <w:tabs>
        <w:tab w:val="num" w:pos="426"/>
      </w:tabs>
      <w:spacing w:before="360" w:after="120"/>
      <w:ind w:left="426" w:hanging="425"/>
    </w:pPr>
    <w:rPr>
      <w:rFonts w:eastAsia="MS Mincho" w:cs="Times New Roman"/>
      <w:b w:val="0"/>
      <w:bCs w:val="0"/>
      <w:lang w:val="x-none" w:eastAsia="x-none"/>
    </w:rPr>
  </w:style>
  <w:style w:type="character" w:customStyle="1" w:styleId="3GPPHeading1Char">
    <w:name w:val="3GPP Heading 1 Char"/>
    <w:link w:val="3GPPHeading1"/>
    <w:rsid w:val="00BB2E8D"/>
    <w:rPr>
      <w:rFonts w:ascii="Arial" w:eastAsia="MS Mincho" w:hAnsi="Arial"/>
      <w:kern w:val="32"/>
      <w:sz w:val="32"/>
      <w:szCs w:val="32"/>
      <w:lang w:val="x-none" w:eastAsia="x-none"/>
    </w:rPr>
  </w:style>
  <w:style w:type="paragraph" w:customStyle="1" w:styleId="Doc-text2">
    <w:name w:val="Doc-text2"/>
    <w:basedOn w:val="Normal"/>
    <w:link w:val="Doc-text2Char"/>
    <w:qFormat/>
    <w:rsid w:val="003116DF"/>
    <w:pPr>
      <w:tabs>
        <w:tab w:val="left" w:pos="1622"/>
      </w:tabs>
      <w:ind w:left="1622" w:hanging="363"/>
    </w:pPr>
    <w:rPr>
      <w:rFonts w:ascii="Arial" w:eastAsia="MS Mincho" w:hAnsi="Arial"/>
      <w:lang w:val="x-none" w:eastAsia="en-GB"/>
    </w:rPr>
  </w:style>
  <w:style w:type="character" w:customStyle="1" w:styleId="Doc-text2Char">
    <w:name w:val="Doc-text2 Char"/>
    <w:link w:val="Doc-text2"/>
    <w:rsid w:val="003116DF"/>
    <w:rPr>
      <w:rFonts w:ascii="Arial" w:eastAsia="MS Mincho" w:hAnsi="Arial"/>
      <w:szCs w:val="24"/>
      <w:lang w:val="x-none" w:eastAsia="en-GB" w:bidi="ar-SA"/>
    </w:rPr>
  </w:style>
  <w:style w:type="character" w:customStyle="1" w:styleId="B1Char">
    <w:name w:val="B1 Char"/>
    <w:locked/>
    <w:rsid w:val="007F0059"/>
    <w:rPr>
      <w:lang w:val="en-GB" w:eastAsia="en-US"/>
    </w:rPr>
  </w:style>
  <w:style w:type="paragraph" w:customStyle="1" w:styleId="CharCharCharCharCharChar">
    <w:name w:val="Char Char Char Char Char Char"/>
    <w:semiHidden/>
    <w:rsid w:val="004F1F3B"/>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TAH">
    <w:name w:val="TAH"/>
    <w:basedOn w:val="TAC"/>
    <w:link w:val="TAHCar"/>
    <w:qFormat/>
    <w:rsid w:val="004F1F3B"/>
    <w:rPr>
      <w:b/>
    </w:rPr>
  </w:style>
  <w:style w:type="paragraph" w:customStyle="1" w:styleId="TAC">
    <w:name w:val="TAC"/>
    <w:basedOn w:val="Normal"/>
    <w:link w:val="TACChar"/>
    <w:qFormat/>
    <w:rsid w:val="004F1F3B"/>
    <w:pPr>
      <w:keepNext/>
      <w:keepLines/>
      <w:overflowPunct w:val="0"/>
      <w:autoSpaceDE w:val="0"/>
      <w:autoSpaceDN w:val="0"/>
      <w:adjustRightInd w:val="0"/>
      <w:jc w:val="center"/>
      <w:textAlignment w:val="baseline"/>
    </w:pPr>
    <w:rPr>
      <w:rFonts w:ascii="Arial" w:eastAsia="Times New Roman" w:hAnsi="Arial"/>
      <w:sz w:val="18"/>
      <w:szCs w:val="20"/>
      <w:lang w:eastAsia="ja-JP"/>
    </w:rPr>
  </w:style>
  <w:style w:type="character" w:customStyle="1" w:styleId="TACChar">
    <w:name w:val="TAC Char"/>
    <w:link w:val="TAC"/>
    <w:qFormat/>
    <w:rsid w:val="004F1F3B"/>
    <w:rPr>
      <w:rFonts w:ascii="Arial" w:hAnsi="Arial"/>
      <w:sz w:val="18"/>
      <w:lang w:val="en-GB" w:eastAsia="ja-JP" w:bidi="ar-SA"/>
    </w:rPr>
  </w:style>
  <w:style w:type="paragraph" w:customStyle="1" w:styleId="TAL">
    <w:name w:val="TAL"/>
    <w:basedOn w:val="Normal"/>
    <w:link w:val="TALChar"/>
    <w:rsid w:val="004F1F3B"/>
    <w:pPr>
      <w:keepNext/>
      <w:keepLines/>
    </w:pPr>
    <w:rPr>
      <w:rFonts w:ascii="Arial" w:eastAsia="SimSun" w:hAnsi="Arial"/>
      <w:sz w:val="18"/>
      <w:szCs w:val="20"/>
    </w:rPr>
  </w:style>
  <w:style w:type="paragraph" w:customStyle="1" w:styleId="msolistparagraph0">
    <w:name w:val="msolistparagraph"/>
    <w:basedOn w:val="Normal"/>
    <w:rsid w:val="00822B87"/>
    <w:pPr>
      <w:ind w:left="720"/>
      <w:jc w:val="both"/>
    </w:pPr>
    <w:rPr>
      <w:rFonts w:ascii="Calibri" w:hAnsi="Calibri"/>
      <w:sz w:val="21"/>
      <w:szCs w:val="21"/>
      <w:lang w:eastAsia="ja-JP"/>
    </w:rPr>
  </w:style>
  <w:style w:type="character" w:customStyle="1" w:styleId="CRCoverPageZchn">
    <w:name w:val="CR Cover Page Zchn"/>
    <w:locked/>
    <w:rsid w:val="005B611D"/>
    <w:rPr>
      <w:rFonts w:ascii="Arial" w:eastAsia="SimSun" w:hAnsi="Arial"/>
      <w:lang w:val="en-GB" w:eastAsia="en-US" w:bidi="ar-SA"/>
    </w:rPr>
  </w:style>
  <w:style w:type="paragraph" w:styleId="PlainText">
    <w:name w:val="Plain Text"/>
    <w:basedOn w:val="Normal"/>
    <w:link w:val="PlainTextChar"/>
    <w:uiPriority w:val="99"/>
    <w:unhideWhenUsed/>
    <w:rsid w:val="00172EDF"/>
    <w:rPr>
      <w:rFonts w:ascii="Consolas" w:eastAsia="Calibri" w:hAnsi="Consolas" w:cs="Consolas"/>
      <w:sz w:val="21"/>
      <w:szCs w:val="21"/>
      <w:lang w:val="en-US" w:eastAsia="zh-CN"/>
    </w:rPr>
  </w:style>
  <w:style w:type="character" w:customStyle="1" w:styleId="PlainTextChar">
    <w:name w:val="Plain Text Char"/>
    <w:link w:val="PlainText"/>
    <w:uiPriority w:val="99"/>
    <w:rsid w:val="00172EDF"/>
    <w:rPr>
      <w:rFonts w:ascii="Consolas" w:eastAsia="Calibri" w:hAnsi="Consolas" w:cs="Consolas"/>
      <w:sz w:val="21"/>
      <w:szCs w:val="21"/>
      <w:lang w:val="en-US" w:eastAsia="zh-CN" w:bidi="ar-SA"/>
    </w:rPr>
  </w:style>
  <w:style w:type="paragraph" w:customStyle="1" w:styleId="IEEEParagraph">
    <w:name w:val="IEEE Paragraph"/>
    <w:basedOn w:val="Normal"/>
    <w:link w:val="IEEEParagraphChar"/>
    <w:rsid w:val="00AA5285"/>
    <w:pPr>
      <w:adjustRightInd w:val="0"/>
      <w:snapToGrid w:val="0"/>
      <w:ind w:firstLine="216"/>
      <w:jc w:val="both"/>
    </w:pPr>
    <w:rPr>
      <w:rFonts w:ascii="Arial" w:eastAsia="SimSun" w:hAnsi="Arial" w:cs="Arial"/>
      <w:color w:val="0000FF"/>
      <w:kern w:val="2"/>
      <w:lang w:val="en-AU" w:eastAsia="zh-CN"/>
    </w:rPr>
  </w:style>
  <w:style w:type="character" w:customStyle="1" w:styleId="IEEEParagraphChar">
    <w:name w:val="IEEE Paragraph Char"/>
    <w:link w:val="IEEEParagraph"/>
    <w:rsid w:val="00AA5285"/>
    <w:rPr>
      <w:rFonts w:ascii="Arial" w:eastAsia="SimSun" w:hAnsi="Arial" w:cs="Arial"/>
      <w:color w:val="0000FF"/>
      <w:kern w:val="2"/>
      <w:szCs w:val="24"/>
      <w:lang w:val="en-AU" w:eastAsia="zh-CN" w:bidi="ar-SA"/>
    </w:rPr>
  </w:style>
  <w:style w:type="paragraph" w:styleId="TOC6">
    <w:name w:val="toc 6"/>
    <w:basedOn w:val="Normal"/>
    <w:next w:val="Normal"/>
    <w:autoRedefine/>
    <w:uiPriority w:val="39"/>
    <w:rsid w:val="00CE4CE8"/>
    <w:pPr>
      <w:ind w:left="1000"/>
    </w:pPr>
    <w:rPr>
      <w:rFonts w:asciiTheme="minorHAnsi" w:hAnsiTheme="minorHAnsi" w:cstheme="minorHAnsi"/>
      <w:sz w:val="18"/>
      <w:szCs w:val="18"/>
    </w:rPr>
  </w:style>
  <w:style w:type="paragraph" w:styleId="TOC7">
    <w:name w:val="toc 7"/>
    <w:basedOn w:val="Normal"/>
    <w:next w:val="Normal"/>
    <w:autoRedefine/>
    <w:uiPriority w:val="39"/>
    <w:rsid w:val="00CE4CE8"/>
    <w:pPr>
      <w:ind w:left="1200"/>
    </w:pPr>
    <w:rPr>
      <w:rFonts w:asciiTheme="minorHAnsi" w:hAnsiTheme="minorHAnsi" w:cstheme="minorHAnsi"/>
      <w:sz w:val="18"/>
      <w:szCs w:val="18"/>
    </w:rPr>
  </w:style>
  <w:style w:type="paragraph" w:styleId="TOC8">
    <w:name w:val="toc 8"/>
    <w:basedOn w:val="Normal"/>
    <w:next w:val="Normal"/>
    <w:autoRedefine/>
    <w:uiPriority w:val="39"/>
    <w:rsid w:val="00CE4CE8"/>
    <w:pPr>
      <w:ind w:left="1400"/>
    </w:pPr>
    <w:rPr>
      <w:rFonts w:asciiTheme="minorHAnsi" w:hAnsiTheme="minorHAnsi" w:cstheme="minorHAnsi"/>
      <w:sz w:val="18"/>
      <w:szCs w:val="18"/>
    </w:rPr>
  </w:style>
  <w:style w:type="paragraph" w:styleId="TOC9">
    <w:name w:val="toc 9"/>
    <w:basedOn w:val="Normal"/>
    <w:next w:val="Normal"/>
    <w:autoRedefine/>
    <w:uiPriority w:val="39"/>
    <w:rsid w:val="00CE4CE8"/>
    <w:pPr>
      <w:ind w:left="1600"/>
    </w:pPr>
    <w:rPr>
      <w:rFonts w:asciiTheme="minorHAnsi" w:hAnsiTheme="minorHAnsi" w:cstheme="minorHAnsi"/>
      <w:sz w:val="18"/>
      <w:szCs w:val="18"/>
    </w:rPr>
  </w:style>
  <w:style w:type="table" w:styleId="TableGrid">
    <w:name w:val="Table Grid"/>
    <w:basedOn w:val="TableNormal"/>
    <w:uiPriority w:val="59"/>
    <w:qFormat/>
    <w:rsid w:val="00EC7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rsid w:val="00EC7122"/>
    <w:pPr>
      <w:ind w:left="1440" w:hanging="1440"/>
    </w:pPr>
  </w:style>
  <w:style w:type="paragraph" w:customStyle="1" w:styleId="3GPPNormalText">
    <w:name w:val="3GPP Normal Text"/>
    <w:basedOn w:val="BodyText"/>
    <w:link w:val="3GPPNormalTextChar"/>
    <w:qFormat/>
    <w:rsid w:val="00EC7122"/>
    <w:pPr>
      <w:ind w:left="1440" w:hanging="1440"/>
    </w:pPr>
    <w:rPr>
      <w:rFonts w:ascii="Times New Roman" w:eastAsia="MS Mincho" w:hAnsi="Times New Roman"/>
      <w:sz w:val="22"/>
      <w:lang w:val="x-none" w:eastAsia="x-none"/>
    </w:rPr>
  </w:style>
  <w:style w:type="character" w:customStyle="1" w:styleId="3GPPNormalTextChar">
    <w:name w:val="3GPP Normal Text Char"/>
    <w:link w:val="3GPPNormalText"/>
    <w:rsid w:val="00EC7122"/>
    <w:rPr>
      <w:rFonts w:eastAsia="MS Mincho"/>
      <w:sz w:val="22"/>
      <w:szCs w:val="24"/>
      <w:lang w:val="x-none" w:eastAsia="x-none" w:bidi="ar-SA"/>
    </w:rPr>
  </w:style>
  <w:style w:type="paragraph" w:customStyle="1" w:styleId="Statement">
    <w:name w:val="Statement"/>
    <w:basedOn w:val="Normal"/>
    <w:rsid w:val="00EC7122"/>
    <w:pPr>
      <w:keepNext/>
      <w:ind w:left="601" w:hanging="601"/>
    </w:pPr>
    <w:rPr>
      <w:rFonts w:ascii="Times New Roman" w:hAnsi="Times New Roman"/>
      <w:b/>
      <w:i/>
      <w:lang w:val="en-US" w:eastAsia="ko-KR"/>
    </w:rPr>
  </w:style>
  <w:style w:type="paragraph" w:customStyle="1" w:styleId="B2">
    <w:name w:val="B2"/>
    <w:basedOn w:val="List2"/>
    <w:link w:val="B2Char"/>
    <w:qFormat/>
    <w:rsid w:val="00EC7122"/>
    <w:pPr>
      <w:spacing w:after="180"/>
      <w:ind w:left="851" w:hanging="284"/>
    </w:pPr>
    <w:rPr>
      <w:rFonts w:ascii="Times New Roman" w:eastAsia="MS Mincho" w:hAnsi="Times New Roman"/>
      <w:szCs w:val="20"/>
    </w:rPr>
  </w:style>
  <w:style w:type="character" w:customStyle="1" w:styleId="B2Char">
    <w:name w:val="B2 Char"/>
    <w:link w:val="B2"/>
    <w:qFormat/>
    <w:rsid w:val="00EC7122"/>
    <w:rPr>
      <w:rFonts w:eastAsia="MS Mincho"/>
      <w:lang w:val="en-GB" w:eastAsia="en-US" w:bidi="ar-SA"/>
    </w:rPr>
  </w:style>
  <w:style w:type="paragraph" w:styleId="List2">
    <w:name w:val="List 2"/>
    <w:basedOn w:val="Normal"/>
    <w:link w:val="List2Char"/>
    <w:rsid w:val="00EC7122"/>
    <w:pPr>
      <w:ind w:left="566" w:hanging="283"/>
    </w:pPr>
  </w:style>
  <w:style w:type="character" w:customStyle="1" w:styleId="Alcatel-Lucent-4">
    <w:name w:val="Alcatel-Lucent-4"/>
    <w:semiHidden/>
    <w:rsid w:val="00EC7122"/>
    <w:rPr>
      <w:rFonts w:ascii="Arial" w:hAnsi="Arial" w:cs="Arial"/>
      <w:color w:val="auto"/>
      <w:sz w:val="20"/>
      <w:szCs w:val="20"/>
    </w:rPr>
  </w:style>
  <w:style w:type="paragraph" w:customStyle="1" w:styleId="ZchnZchn">
    <w:name w:val="Zchn Zchn"/>
    <w:rsid w:val="00EC7122"/>
    <w:pPr>
      <w:keepNext/>
      <w:numPr>
        <w:numId w:val="10"/>
      </w:numPr>
      <w:suppressAutoHyphens/>
      <w:autoSpaceDE w:val="0"/>
      <w:spacing w:before="60" w:after="60"/>
      <w:jc w:val="both"/>
    </w:pPr>
    <w:rPr>
      <w:rFonts w:ascii="Arial" w:eastAsia="SimSun" w:hAnsi="Arial" w:cs="Arial"/>
      <w:color w:val="0000FF"/>
      <w:kern w:val="1"/>
      <w:lang w:val="en-US" w:eastAsia="ar-SA"/>
    </w:rPr>
  </w:style>
  <w:style w:type="numbering" w:customStyle="1" w:styleId="StyleBulleted">
    <w:name w:val="Style Bulleted"/>
    <w:rsid w:val="00EC7122"/>
  </w:style>
  <w:style w:type="paragraph" w:customStyle="1" w:styleId="EQ">
    <w:name w:val="EQ"/>
    <w:basedOn w:val="Normal"/>
    <w:next w:val="Normal"/>
    <w:qFormat/>
    <w:rsid w:val="00EC7122"/>
    <w:pPr>
      <w:keepLines/>
      <w:tabs>
        <w:tab w:val="center" w:pos="4536"/>
        <w:tab w:val="right" w:pos="9072"/>
      </w:tabs>
      <w:spacing w:after="180"/>
    </w:pPr>
    <w:rPr>
      <w:rFonts w:ascii="Times New Roman" w:eastAsia="Times New Roman" w:hAnsi="Times New Roman"/>
      <w:noProof/>
      <w:szCs w:val="20"/>
    </w:rPr>
  </w:style>
  <w:style w:type="character" w:customStyle="1" w:styleId="Alcatel-Lucent2">
    <w:name w:val="Alcatel-Lucent2"/>
    <w:semiHidden/>
    <w:rsid w:val="00EC7122"/>
    <w:rPr>
      <w:rFonts w:ascii="Arial" w:hAnsi="Arial" w:cs="Arial"/>
      <w:color w:val="auto"/>
      <w:sz w:val="20"/>
      <w:szCs w:val="20"/>
    </w:rPr>
  </w:style>
  <w:style w:type="character" w:customStyle="1" w:styleId="CaptionChar1">
    <w:name w:val="Caption Char1"/>
    <w:aliases w:val="cap Char1,cap Char Char,Caption Char Char,Caption Char1 Char Char,cap Char Char1 Char,Caption Char Char1 Char Char,cap Char2 Char,条目 Char,3GPP Caption Table Char1,cap1 Char,cap2 Char,cap11 Char1,Légende-figure Char1,Beschrifubg Char"/>
    <w:link w:val="Caption"/>
    <w:uiPriority w:val="99"/>
    <w:rsid w:val="00EC7122"/>
    <w:rPr>
      <w:b/>
      <w:lang w:val="en-GB" w:eastAsia="en-GB" w:bidi="ar-SA"/>
    </w:rPr>
  </w:style>
  <w:style w:type="numbering" w:customStyle="1" w:styleId="1">
    <w:name w:val="現在のリスト1"/>
    <w:rsid w:val="0032429A"/>
    <w:pPr>
      <w:numPr>
        <w:numId w:val="12"/>
      </w:numPr>
    </w:pPr>
  </w:style>
  <w:style w:type="numbering" w:customStyle="1" w:styleId="2">
    <w:name w:val="現在のリスト2"/>
    <w:rsid w:val="0032429A"/>
    <w:pPr>
      <w:numPr>
        <w:numId w:val="13"/>
      </w:numPr>
    </w:pPr>
  </w:style>
  <w:style w:type="numbering" w:styleId="ArticleSection">
    <w:name w:val="Outline List 3"/>
    <w:basedOn w:val="NoList"/>
    <w:rsid w:val="0032429A"/>
    <w:pPr>
      <w:numPr>
        <w:numId w:val="14"/>
      </w:numPr>
    </w:pPr>
  </w:style>
  <w:style w:type="numbering" w:customStyle="1" w:styleId="3">
    <w:name w:val="現在のリスト3"/>
    <w:rsid w:val="0032429A"/>
    <w:pPr>
      <w:numPr>
        <w:numId w:val="15"/>
      </w:numPr>
    </w:pPr>
  </w:style>
  <w:style w:type="numbering" w:customStyle="1" w:styleId="10">
    <w:name w:val="スタイル1"/>
    <w:rsid w:val="0032429A"/>
    <w:pPr>
      <w:numPr>
        <w:numId w:val="16"/>
      </w:numPr>
    </w:pPr>
  </w:style>
  <w:style w:type="numbering" w:styleId="111111">
    <w:name w:val="Outline List 2"/>
    <w:basedOn w:val="NoList"/>
    <w:rsid w:val="0032429A"/>
    <w:pPr>
      <w:numPr>
        <w:numId w:val="17"/>
      </w:numPr>
    </w:pPr>
  </w:style>
  <w:style w:type="paragraph" w:customStyle="1" w:styleId="a4">
    <w:name w:val="リスト段落"/>
    <w:basedOn w:val="Normal"/>
    <w:qFormat/>
    <w:rsid w:val="00074EB6"/>
    <w:pPr>
      <w:ind w:firstLineChars="200" w:firstLine="420"/>
    </w:pPr>
    <w:rPr>
      <w:rFonts w:ascii="Times New Roman" w:eastAsia="Times New Roman" w:hAnsi="Times New Roman"/>
      <w:lang w:val="en-US"/>
    </w:rPr>
  </w:style>
  <w:style w:type="character" w:customStyle="1" w:styleId="Heading4Char">
    <w:name w:val="Heading 4 Char"/>
    <w:aliases w:val="h4 Char,H4 Char,H41 Char,h41 Char,H42 Char,h42 Char,H43 Char,h43 Char,H411 Char,h411 Char,H421 Char,h421 Char,H44 Char,h44 Char,H412 Char,h412 Char,H422 Char,h422 Char,H431 Char,h431 Char,H45 Char,h45 Char,H413 Char,h413 Char,H423 Char"/>
    <w:basedOn w:val="DefaultParagraphFont"/>
    <w:link w:val="Heading4"/>
    <w:uiPriority w:val="9"/>
    <w:rsid w:val="00FD1435"/>
    <w:rPr>
      <w:rFonts w:ascii="Arial" w:hAnsi="Arial" w:cs="Arial"/>
      <w:b/>
      <w:bCs/>
      <w:i/>
      <w:szCs w:val="26"/>
      <w:lang w:eastAsia="en-US"/>
    </w:rPr>
  </w:style>
  <w:style w:type="character" w:customStyle="1" w:styleId="Heading5Char">
    <w:name w:val="Heading 5 Char"/>
    <w:aliases w:val="H5 Char,h5 Char,Heading5 Char,标题 5 Char"/>
    <w:basedOn w:val="DefaultParagraphFont"/>
    <w:link w:val="Heading5"/>
    <w:rsid w:val="00FD1435"/>
    <w:rPr>
      <w:rFonts w:ascii="Arial" w:hAnsi="Arial" w:cs="Arial"/>
      <w:b/>
      <w:iCs/>
      <w:sz w:val="18"/>
      <w:szCs w:val="26"/>
      <w:lang w:eastAsia="en-US"/>
    </w:rPr>
  </w:style>
  <w:style w:type="character" w:customStyle="1" w:styleId="NOChar">
    <w:name w:val="NO Char"/>
    <w:link w:val="NO"/>
    <w:locked/>
    <w:rsid w:val="00D51C82"/>
    <w:rPr>
      <w:sz w:val="24"/>
      <w:lang w:eastAsia="en-US"/>
    </w:rPr>
  </w:style>
  <w:style w:type="paragraph" w:customStyle="1" w:styleId="CharChar1CharCharCharCharCharCharCharCharCharCharCharCharCharCharChar1">
    <w:name w:val="Char Char1 Char Char Char Char Char Char Char Char Char Char Char Char Char Char Char1"/>
    <w:semiHidden/>
    <w:rsid w:val="00EC69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CommentTextChar">
    <w:name w:val="Comment Text Char"/>
    <w:link w:val="CommentText"/>
    <w:uiPriority w:val="99"/>
    <w:qFormat/>
    <w:rsid w:val="00EC6924"/>
    <w:rPr>
      <w:rFonts w:ascii="Times" w:hAnsi="Times"/>
      <w:lang w:eastAsia="en-US"/>
    </w:rPr>
  </w:style>
  <w:style w:type="character" w:customStyle="1" w:styleId="NOZchn">
    <w:name w:val="NO Zchn"/>
    <w:rsid w:val="00176707"/>
    <w:rPr>
      <w:color w:val="000000"/>
      <w:lang w:eastAsia="ja-JP"/>
    </w:rPr>
  </w:style>
  <w:style w:type="character" w:customStyle="1" w:styleId="ListParagraphChar">
    <w:name w:val="List Paragraph Char"/>
    <w:aliases w:val="- Bullets Char,?? ?? Char,????? Char,???? Char,Lista1 Char,列出段落 Char1"/>
    <w:link w:val="ListParagraph"/>
    <w:uiPriority w:val="34"/>
    <w:qFormat/>
    <w:locked/>
    <w:rsid w:val="00FF0E7C"/>
    <w:rPr>
      <w:rFonts w:eastAsia="SimSun"/>
      <w:lang w:eastAsia="ja-JP"/>
    </w:rPr>
  </w:style>
  <w:style w:type="paragraph" w:customStyle="1" w:styleId="07cm12pt12">
    <w:name w:val="스타일 첫 줄:  0.7 cm 앞: 12 pt 줄 간격: 배수 1.2 줄"/>
    <w:basedOn w:val="Normal"/>
    <w:rsid w:val="007200CC"/>
    <w:pPr>
      <w:spacing w:before="240" w:after="120" w:line="288" w:lineRule="auto"/>
      <w:ind w:firstLine="397"/>
      <w:jc w:val="both"/>
    </w:pPr>
    <w:rPr>
      <w:rFonts w:cs="Batang"/>
      <w:szCs w:val="20"/>
    </w:rPr>
  </w:style>
  <w:style w:type="character" w:customStyle="1" w:styleId="TAHCar">
    <w:name w:val="TAH Car"/>
    <w:link w:val="TAH"/>
    <w:qFormat/>
    <w:rsid w:val="00A919E8"/>
    <w:rPr>
      <w:rFonts w:ascii="Arial" w:eastAsia="Times New Roman" w:hAnsi="Arial"/>
      <w:b/>
      <w:sz w:val="18"/>
      <w:lang w:eastAsia="ja-JP"/>
    </w:rPr>
  </w:style>
  <w:style w:type="character" w:customStyle="1" w:styleId="BodyTextChar">
    <w:name w:val="Body Text Char"/>
    <w:aliases w:val="bt Char,Corps de texte Car Char,Corps de texte Car1 Car Char,Corps de texte Car Car Car Char,Corps de texte Car1 Car Car Car Char,Corps de texte Car Car Car Car Car Char,Corps de texte Car1 Car Car Car Car Car Char,bt Car Char"/>
    <w:basedOn w:val="DefaultParagraphFont"/>
    <w:link w:val="BodyText"/>
    <w:locked/>
    <w:rsid w:val="007E4893"/>
    <w:rPr>
      <w:rFonts w:ascii="Times" w:hAnsi="Times"/>
      <w:szCs w:val="24"/>
      <w:lang w:eastAsia="en-US"/>
    </w:rPr>
  </w:style>
  <w:style w:type="character" w:customStyle="1" w:styleId="TALChar">
    <w:name w:val="TAL Char"/>
    <w:link w:val="TAL"/>
    <w:qFormat/>
    <w:locked/>
    <w:rsid w:val="00074313"/>
    <w:rPr>
      <w:rFonts w:ascii="Arial" w:eastAsia="SimSun" w:hAnsi="Arial"/>
      <w:sz w:val="18"/>
      <w:lang w:eastAsia="en-US"/>
    </w:rPr>
  </w:style>
  <w:style w:type="character" w:customStyle="1" w:styleId="Heading2Char1">
    <w:name w:val="Heading 2 Char1"/>
    <w:aliases w:val="H2 Char1,h2 Char1,Head2A Char,2 Char,UNDERRUBRIK 1-2 Char,DO NOT USE_h2 Char,h21 Char,Heading 2 Char Char,H2 Char Char,h2 Char Char,标题 2 Char,Header 2 Char,Header2 Char,22 Char,heading2 Char,2nd level Char,H21 Char,H22 Char,H23 Char"/>
    <w:basedOn w:val="DefaultParagraphFont"/>
    <w:link w:val="Heading2"/>
    <w:uiPriority w:val="9"/>
    <w:rsid w:val="00C010B7"/>
    <w:rPr>
      <w:rFonts w:ascii="Arial" w:hAnsi="Arial" w:cs="Arial"/>
      <w:b/>
      <w:bCs/>
      <w:i/>
      <w:iCs/>
      <w:sz w:val="24"/>
      <w:szCs w:val="28"/>
      <w:lang w:eastAsia="en-US"/>
    </w:rPr>
  </w:style>
  <w:style w:type="character" w:styleId="Strong">
    <w:name w:val="Strong"/>
    <w:basedOn w:val="DefaultParagraphFont"/>
    <w:qFormat/>
    <w:rsid w:val="00C010B7"/>
    <w:rPr>
      <w:b/>
      <w:bCs/>
    </w:rPr>
  </w:style>
  <w:style w:type="paragraph" w:customStyle="1" w:styleId="CharCharCharCharCharChar2">
    <w:name w:val="Char Char Char Char Char Char2"/>
    <w:semiHidden/>
    <w:rsid w:val="0016300F"/>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character" w:customStyle="1" w:styleId="Heading1Char1">
    <w:name w:val="Heading 1 Char1"/>
    <w:aliases w:val="NMP Heading 1 Char,H1 Char,h11 Char,h12 Char,h13 Char,h14 Char,h15 Char,h16 Char,app heading 1 Char,l1 Char,Memo Heading 1 Char,Heading 1_a Char,heading 1 Char,h17 Char,h111 Char,h121 Char,h131 Char,h141 Char,h151 Char,h161 Char,h18 Char"/>
    <w:basedOn w:val="DefaultParagraphFont"/>
    <w:link w:val="Heading1"/>
    <w:uiPriority w:val="9"/>
    <w:locked/>
    <w:rsid w:val="0016300F"/>
    <w:rPr>
      <w:rFonts w:ascii="Arial" w:hAnsi="Arial" w:cs="Arial"/>
      <w:b/>
      <w:bCs/>
      <w:kern w:val="32"/>
      <w:sz w:val="32"/>
      <w:szCs w:val="32"/>
      <w:lang w:eastAsia="en-US"/>
    </w:rPr>
  </w:style>
  <w:style w:type="paragraph" w:customStyle="1" w:styleId="H6">
    <w:name w:val="H6"/>
    <w:basedOn w:val="Heading5"/>
    <w:next w:val="Normal"/>
    <w:qFormat/>
    <w:rsid w:val="0016300F"/>
    <w:pPr>
      <w:keepLines/>
      <w:numPr>
        <w:ilvl w:val="0"/>
        <w:numId w:val="0"/>
      </w:numPr>
      <w:tabs>
        <w:tab w:val="num" w:pos="360"/>
        <w:tab w:val="num" w:pos="1008"/>
      </w:tabs>
      <w:spacing w:before="120" w:after="180"/>
      <w:ind w:left="1985" w:hanging="1985"/>
      <w:outlineLvl w:val="9"/>
    </w:pPr>
    <w:rPr>
      <w:rFonts w:eastAsia="MS Mincho" w:cs="Times New Roman"/>
      <w:b w:val="0"/>
      <w:iCs w:val="0"/>
      <w:sz w:val="20"/>
      <w:szCs w:val="20"/>
    </w:rPr>
  </w:style>
  <w:style w:type="character" w:customStyle="1" w:styleId="PlainTextChar1">
    <w:name w:val="Plain Text Char1"/>
    <w:semiHidden/>
    <w:locked/>
    <w:rsid w:val="00CC74CD"/>
    <w:rPr>
      <w:rFonts w:ascii="Consolas" w:hAnsi="Consolas"/>
      <w:sz w:val="21"/>
      <w:szCs w:val="21"/>
      <w:lang w:bidi="ar-SA"/>
    </w:rPr>
  </w:style>
  <w:style w:type="paragraph" w:customStyle="1" w:styleId="CharChar1CharCharCharCharCharCharCharCharCharCharCharCharCharCharChar34">
    <w:name w:val="Char Char1 Char Char Char Char Char Char Char Char Char Char Char Char Char Char Char34"/>
    <w:semiHidden/>
    <w:rsid w:val="00F6151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TableCell">
    <w:name w:val="TableCell"/>
    <w:basedOn w:val="Normal"/>
    <w:qFormat/>
    <w:rsid w:val="00F6151A"/>
    <w:pPr>
      <w:autoSpaceDE w:val="0"/>
      <w:autoSpaceDN w:val="0"/>
      <w:adjustRightInd w:val="0"/>
      <w:snapToGrid w:val="0"/>
      <w:spacing w:before="20" w:after="20"/>
    </w:pPr>
    <w:rPr>
      <w:rFonts w:ascii="Times New Roman" w:eastAsia="Times New Roman" w:hAnsi="Times New Roman"/>
      <w:szCs w:val="21"/>
      <w:lang w:val="en-US" w:eastAsia="zh-CN"/>
    </w:rPr>
  </w:style>
  <w:style w:type="character" w:customStyle="1" w:styleId="FooterChar">
    <w:name w:val="Footer Char"/>
    <w:basedOn w:val="DefaultParagraphFont"/>
    <w:link w:val="Footer"/>
    <w:rsid w:val="00F6151A"/>
    <w:rPr>
      <w:rFonts w:ascii="Times" w:hAnsi="Times"/>
      <w:szCs w:val="24"/>
      <w:lang w:eastAsia="en-US"/>
    </w:rPr>
  </w:style>
  <w:style w:type="paragraph" w:customStyle="1" w:styleId="TH">
    <w:name w:val="TH"/>
    <w:basedOn w:val="Normal"/>
    <w:link w:val="THChar"/>
    <w:qFormat/>
    <w:rsid w:val="008A05F8"/>
    <w:pPr>
      <w:keepNext/>
      <w:keepLines/>
      <w:overflowPunct w:val="0"/>
      <w:autoSpaceDE w:val="0"/>
      <w:autoSpaceDN w:val="0"/>
      <w:adjustRightInd w:val="0"/>
      <w:spacing w:before="60" w:after="180"/>
      <w:jc w:val="center"/>
      <w:textAlignment w:val="baseline"/>
    </w:pPr>
    <w:rPr>
      <w:rFonts w:ascii="Arial" w:eastAsia="Times New Roman" w:hAnsi="Arial"/>
      <w:b/>
      <w:szCs w:val="20"/>
      <w:lang w:eastAsia="en-GB"/>
    </w:rPr>
  </w:style>
  <w:style w:type="character" w:customStyle="1" w:styleId="THChar">
    <w:name w:val="TH Char"/>
    <w:link w:val="TH"/>
    <w:qFormat/>
    <w:rsid w:val="008A05F8"/>
    <w:rPr>
      <w:rFonts w:ascii="Arial" w:eastAsia="Times New Roman" w:hAnsi="Arial"/>
      <w:b/>
    </w:rPr>
  </w:style>
  <w:style w:type="character" w:customStyle="1" w:styleId="H2Char2">
    <w:name w:val="H2 Char2"/>
    <w:aliases w:val="h2 Char2,Head2A Char1,2 Char1,UNDERRUBRIK 1-2 Char1,DO NOT USE_h2 Char1,h21 Char1,H2 Char Char1,h2 Char Char1,标题 2 Char1,Header 2 Char1,Header2 Char1,22 Char1,heading2 Char1,2nd level Char1,H21 Char1,H22 Char1,H23 Char1,H24 Char1,H25 Char"/>
    <w:basedOn w:val="DefaultParagraphFont"/>
    <w:rsid w:val="000E6C90"/>
    <w:rPr>
      <w:rFonts w:ascii="Arial" w:eastAsia="Times New Roman" w:hAnsi="Arial" w:cs="Arial"/>
      <w:i/>
      <w:iCs/>
      <w:sz w:val="24"/>
      <w:szCs w:val="28"/>
      <w:lang w:eastAsia="en-US"/>
    </w:rPr>
  </w:style>
  <w:style w:type="character" w:customStyle="1" w:styleId="H1Char1">
    <w:name w:val="H1 Char1"/>
    <w:aliases w:val="h1 Char1,app heading 1 Char1,l1 Char1,Memo Heading 1 Char1,h11 Char1,h12 Char1,h13 Char1,h14 Char1,h15 Char1,h16 Char1,NMP Heading 1 Char1,Heading 1_a Char1,heading 1 Char1,h17 Char1,h111 Char1,h121 Char1,h131 Char1,h141 Char1,h151 Char1"/>
    <w:basedOn w:val="DefaultParagraphFont"/>
    <w:uiPriority w:val="9"/>
    <w:rsid w:val="009A1CD3"/>
    <w:rPr>
      <w:rFonts w:ascii="Arial" w:eastAsia="MS Gothic" w:hAnsi="Arial"/>
      <w:kern w:val="28"/>
      <w:sz w:val="28"/>
      <w:lang w:eastAsia="ja-JP"/>
    </w:rPr>
  </w:style>
  <w:style w:type="character" w:customStyle="1" w:styleId="3GPPCaptionTableChar">
    <w:name w:val="3GPP Caption Table Char"/>
    <w:aliases w:val="cap Char2 Char1,cap Char2 Char Char,Ca Char"/>
    <w:rsid w:val="00FB29B9"/>
    <w:rPr>
      <w:rFonts w:ascii="Times New Roman" w:eastAsia="Times New Roman" w:hAnsi="Times New Roman"/>
      <w:b/>
      <w:bCs/>
    </w:rPr>
  </w:style>
  <w:style w:type="paragraph" w:customStyle="1" w:styleId="Text">
    <w:name w:val="Text"/>
    <w:basedOn w:val="Normal"/>
    <w:link w:val="TextChar"/>
    <w:qFormat/>
    <w:rsid w:val="00FB29B9"/>
    <w:rPr>
      <w:lang w:eastAsia="en-GB"/>
    </w:rPr>
  </w:style>
  <w:style w:type="character" w:customStyle="1" w:styleId="TextChar">
    <w:name w:val="Text Char"/>
    <w:link w:val="Text"/>
    <w:rsid w:val="00FB29B9"/>
    <w:rPr>
      <w:rFonts w:ascii="Times" w:hAnsi="Times"/>
      <w:szCs w:val="24"/>
    </w:rPr>
  </w:style>
  <w:style w:type="character" w:customStyle="1" w:styleId="B1Char1">
    <w:name w:val="B1 Char1"/>
    <w:qFormat/>
    <w:locked/>
    <w:rsid w:val="001278D3"/>
    <w:rPr>
      <w:lang w:eastAsia="en-GB"/>
    </w:rPr>
  </w:style>
  <w:style w:type="paragraph" w:customStyle="1" w:styleId="20">
    <w:name w:val="我的正文首行2缩进"/>
    <w:basedOn w:val="Normal"/>
    <w:rsid w:val="00535DCF"/>
    <w:pPr>
      <w:widowControl w:val="0"/>
      <w:snapToGrid w:val="0"/>
      <w:ind w:firstLine="420"/>
      <w:jc w:val="both"/>
    </w:pPr>
    <w:rPr>
      <w:rFonts w:ascii="Times New Roman" w:eastAsia="SimSun" w:hAnsi="Times New Roman" w:cs="SimSun"/>
      <w:sz w:val="21"/>
      <w:szCs w:val="20"/>
      <w:lang w:val="en-US" w:eastAsia="zh-CN"/>
    </w:rPr>
  </w:style>
  <w:style w:type="character" w:customStyle="1" w:styleId="FootnoteTextChar">
    <w:name w:val="Footnote Text Char"/>
    <w:aliases w:val="footnote text1 Char,footnote text2 Char,footnote text3 Char,footnote text4 Char,footnote text5 Char,footnote text6 Char,footnote text7 Char,footnote text11 Char,footnote text21 Char,footnote text31 Char,footnote text41 Char"/>
    <w:basedOn w:val="DefaultParagraphFont"/>
    <w:link w:val="FootnoteText"/>
    <w:rsid w:val="007B6D2D"/>
    <w:rPr>
      <w:rFonts w:ascii="Times" w:hAnsi="Times"/>
      <w:lang w:val="en-US" w:eastAsia="en-US"/>
    </w:rPr>
  </w:style>
  <w:style w:type="paragraph" w:customStyle="1" w:styleId="Paragraph">
    <w:name w:val="Paragraph"/>
    <w:basedOn w:val="Normal"/>
    <w:link w:val="ParagraphChar"/>
    <w:qFormat/>
    <w:rsid w:val="000F2DDE"/>
    <w:pPr>
      <w:spacing w:before="220"/>
    </w:pPr>
    <w:rPr>
      <w:rFonts w:ascii="Times New Roman" w:eastAsia="MS Mincho" w:hAnsi="Times New Roman"/>
      <w:sz w:val="22"/>
      <w:szCs w:val="20"/>
    </w:rPr>
  </w:style>
  <w:style w:type="character" w:customStyle="1" w:styleId="im-content1">
    <w:name w:val="im-content1"/>
    <w:basedOn w:val="DefaultParagraphFont"/>
    <w:rsid w:val="00840707"/>
    <w:rPr>
      <w:color w:val="333333"/>
    </w:rPr>
  </w:style>
  <w:style w:type="paragraph" w:customStyle="1" w:styleId="Standard">
    <w:name w:val="Standard"/>
    <w:rsid w:val="006C44E3"/>
    <w:pPr>
      <w:widowControl w:val="0"/>
      <w:suppressAutoHyphens/>
      <w:spacing w:after="120"/>
      <w:textAlignment w:val="baseline"/>
    </w:pPr>
    <w:rPr>
      <w:rFonts w:eastAsia="Times" w:cs="Times"/>
      <w:kern w:val="1"/>
      <w:sz w:val="22"/>
      <w:lang w:val="en-US" w:eastAsia="zh-CN"/>
    </w:rPr>
  </w:style>
  <w:style w:type="paragraph" w:customStyle="1" w:styleId="enumlev2">
    <w:name w:val="enumlev2"/>
    <w:basedOn w:val="enumlev1"/>
    <w:rsid w:val="00B87025"/>
    <w:pPr>
      <w:tabs>
        <w:tab w:val="clear" w:pos="794"/>
        <w:tab w:val="clear" w:pos="1191"/>
        <w:tab w:val="clear" w:pos="1588"/>
        <w:tab w:val="clear" w:pos="1985"/>
        <w:tab w:val="left" w:pos="1134"/>
        <w:tab w:val="left" w:pos="1871"/>
        <w:tab w:val="left" w:pos="2608"/>
        <w:tab w:val="left" w:pos="3345"/>
      </w:tabs>
      <w:ind w:left="1871" w:hanging="737"/>
    </w:pPr>
  </w:style>
  <w:style w:type="character" w:customStyle="1" w:styleId="enumlev1Char">
    <w:name w:val="enumlev1 Char"/>
    <w:link w:val="enumlev1"/>
    <w:uiPriority w:val="99"/>
    <w:locked/>
    <w:rsid w:val="00B87025"/>
    <w:rPr>
      <w:rFonts w:eastAsia="Times New Roman"/>
      <w:sz w:val="24"/>
      <w:lang w:eastAsia="en-US"/>
    </w:rPr>
  </w:style>
  <w:style w:type="paragraph" w:customStyle="1" w:styleId="a5">
    <w:name w:val="样式 (中文) 宋体 两端对齐"/>
    <w:basedOn w:val="Normal"/>
    <w:rsid w:val="00722319"/>
    <w:pPr>
      <w:overflowPunct w:val="0"/>
      <w:autoSpaceDE w:val="0"/>
      <w:autoSpaceDN w:val="0"/>
      <w:adjustRightInd w:val="0"/>
      <w:spacing w:after="180"/>
      <w:jc w:val="both"/>
      <w:textAlignment w:val="baseline"/>
    </w:pPr>
    <w:rPr>
      <w:rFonts w:ascii="Times New Roman" w:eastAsia="SimSun" w:hAnsi="Times New Roman" w:cs="SimSun"/>
      <w:szCs w:val="20"/>
      <w:lang w:eastAsia="en-GB"/>
    </w:rPr>
  </w:style>
  <w:style w:type="paragraph" w:customStyle="1" w:styleId="Normal1">
    <w:name w:val="Normal1"/>
    <w:qFormat/>
    <w:rsid w:val="00CA0FDD"/>
    <w:pPr>
      <w:spacing w:after="200" w:line="276" w:lineRule="auto"/>
    </w:pPr>
    <w:rPr>
      <w:rFonts w:eastAsia="Times New Roman"/>
      <w:color w:val="000000"/>
      <w:lang w:val="en-US" w:eastAsia="en-US"/>
    </w:rPr>
  </w:style>
  <w:style w:type="paragraph" w:customStyle="1" w:styleId="maintext">
    <w:name w:val="main text"/>
    <w:basedOn w:val="Normal"/>
    <w:link w:val="maintextChar"/>
    <w:qFormat/>
    <w:rsid w:val="00224354"/>
    <w:pPr>
      <w:spacing w:before="60" w:after="60" w:line="288" w:lineRule="auto"/>
      <w:ind w:firstLineChars="200" w:firstLine="200"/>
      <w:jc w:val="both"/>
    </w:pPr>
    <w:rPr>
      <w:rFonts w:ascii="Times New Roman" w:eastAsia="Malgun Gothic" w:hAnsi="Times New Roman" w:cs="Batang"/>
      <w:szCs w:val="20"/>
      <w:lang w:eastAsia="ko-KR"/>
    </w:rPr>
  </w:style>
  <w:style w:type="character" w:customStyle="1" w:styleId="maintextChar">
    <w:name w:val="main text Char"/>
    <w:basedOn w:val="DefaultParagraphFont"/>
    <w:link w:val="maintext"/>
    <w:qFormat/>
    <w:rsid w:val="00224354"/>
    <w:rPr>
      <w:rFonts w:eastAsia="Malgun Gothic" w:cs="Batang"/>
      <w:lang w:eastAsia="ko-KR"/>
    </w:rPr>
  </w:style>
  <w:style w:type="paragraph" w:customStyle="1" w:styleId="Proposal">
    <w:name w:val="Proposal"/>
    <w:basedOn w:val="Normal"/>
    <w:link w:val="ProposalChar"/>
    <w:qFormat/>
    <w:rsid w:val="004A4B66"/>
    <w:pPr>
      <w:numPr>
        <w:numId w:val="18"/>
      </w:numPr>
      <w:tabs>
        <w:tab w:val="left" w:pos="1701"/>
      </w:tabs>
      <w:overflowPunct w:val="0"/>
      <w:autoSpaceDE w:val="0"/>
      <w:autoSpaceDN w:val="0"/>
      <w:adjustRightInd w:val="0"/>
      <w:spacing w:after="120"/>
      <w:jc w:val="both"/>
      <w:textAlignment w:val="baseline"/>
    </w:pPr>
    <w:rPr>
      <w:rFonts w:ascii="Arial" w:eastAsia="Times New Roman" w:hAnsi="Arial"/>
      <w:b/>
      <w:bCs/>
      <w:szCs w:val="20"/>
      <w:lang w:eastAsia="zh-CN"/>
    </w:rPr>
  </w:style>
  <w:style w:type="paragraph" w:customStyle="1" w:styleId="CharChar1CharCharCharCharCharCharCharCharCharCharCharCharCharCharChar33">
    <w:name w:val="Char Char1 Char Char Char Char Char Char Char Char Char Char Char Char Char Char Char33"/>
    <w:semiHidden/>
    <w:rsid w:val="009E7CE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
    <w:name w:val="(文字) (文字)5"/>
    <w:semiHidden/>
    <w:rsid w:val="009E7CEA"/>
    <w:rPr>
      <w:rFonts w:ascii="Times New Roman" w:hAnsi="Times New Roman"/>
      <w:lang w:eastAsia="en-US"/>
    </w:rPr>
  </w:style>
  <w:style w:type="character" w:customStyle="1" w:styleId="TALCar">
    <w:name w:val="TAL Car"/>
    <w:qFormat/>
    <w:rsid w:val="009E7CEA"/>
    <w:rPr>
      <w:rFonts w:ascii="Arial" w:eastAsia="Times New Roman" w:hAnsi="Arial" w:cs="Times New Roman"/>
      <w:sz w:val="18"/>
      <w:szCs w:val="20"/>
      <w:lang w:val="en-GB" w:eastAsia="en-GB"/>
    </w:rPr>
  </w:style>
  <w:style w:type="paragraph" w:customStyle="1" w:styleId="ListParagraph3">
    <w:name w:val="List Paragraph3"/>
    <w:basedOn w:val="Normal"/>
    <w:qFormat/>
    <w:rsid w:val="009E7CEA"/>
    <w:pPr>
      <w:ind w:left="720"/>
      <w:contextualSpacing/>
    </w:pPr>
    <w:rPr>
      <w:rFonts w:ascii="Times New Roman" w:eastAsia="Times New Roman" w:hAnsi="Times New Roman"/>
      <w:sz w:val="24"/>
      <w:lang w:val="en-US" w:eastAsia="zh-CN"/>
    </w:rPr>
  </w:style>
  <w:style w:type="character" w:customStyle="1" w:styleId="Heading6Char">
    <w:name w:val="Heading 6 Char"/>
    <w:link w:val="Heading6"/>
    <w:uiPriority w:val="9"/>
    <w:rsid w:val="009E7CEA"/>
    <w:rPr>
      <w:b/>
      <w:bCs/>
      <w:sz w:val="22"/>
      <w:szCs w:val="22"/>
      <w:lang w:eastAsia="en-US"/>
    </w:rPr>
  </w:style>
  <w:style w:type="character" w:customStyle="1" w:styleId="Heading7Char">
    <w:name w:val="Heading 7 Char"/>
    <w:link w:val="Heading7"/>
    <w:uiPriority w:val="9"/>
    <w:rsid w:val="009E7CEA"/>
    <w:rPr>
      <w:sz w:val="24"/>
      <w:szCs w:val="24"/>
      <w:lang w:eastAsia="en-US"/>
    </w:rPr>
  </w:style>
  <w:style w:type="character" w:customStyle="1" w:styleId="Heading8Char">
    <w:name w:val="Heading 8 Char"/>
    <w:aliases w:val="Table Heading Char,标题 8 Char"/>
    <w:link w:val="Heading8"/>
    <w:rsid w:val="009E7CEA"/>
    <w:rPr>
      <w:i/>
      <w:iCs/>
      <w:sz w:val="24"/>
      <w:szCs w:val="24"/>
      <w:lang w:eastAsia="en-US"/>
    </w:rPr>
  </w:style>
  <w:style w:type="character" w:customStyle="1" w:styleId="Heading9Char">
    <w:name w:val="Heading 9 Char"/>
    <w:aliases w:val="Figure Heading Char,FH Char,标题 9 Char"/>
    <w:link w:val="Heading9"/>
    <w:rsid w:val="009E7CEA"/>
    <w:rPr>
      <w:rFonts w:ascii="Arial" w:hAnsi="Arial" w:cs="Arial"/>
      <w:sz w:val="22"/>
      <w:szCs w:val="22"/>
      <w:lang w:eastAsia="en-US"/>
    </w:rPr>
  </w:style>
  <w:style w:type="character" w:customStyle="1" w:styleId="DocumentMapChar">
    <w:name w:val="Document Map Char"/>
    <w:link w:val="DocumentMap"/>
    <w:rsid w:val="009E7CEA"/>
    <w:rPr>
      <w:rFonts w:ascii="Tahoma" w:hAnsi="Tahoma" w:cs="Tahoma"/>
      <w:szCs w:val="24"/>
      <w:shd w:val="clear" w:color="auto" w:fill="000080"/>
      <w:lang w:eastAsia="en-US"/>
    </w:rPr>
  </w:style>
  <w:style w:type="character" w:customStyle="1" w:styleId="BalloonTextChar">
    <w:name w:val="Balloon Text Char"/>
    <w:link w:val="BalloonText"/>
    <w:rsid w:val="009E7CEA"/>
    <w:rPr>
      <w:rFonts w:ascii="Tahoma" w:hAnsi="Tahoma" w:cs="Tahoma"/>
      <w:sz w:val="16"/>
      <w:szCs w:val="16"/>
      <w:lang w:eastAsia="en-US"/>
    </w:rPr>
  </w:style>
  <w:style w:type="character" w:customStyle="1" w:styleId="DateChar">
    <w:name w:val="Date Char"/>
    <w:link w:val="Date"/>
    <w:rsid w:val="009E7CEA"/>
    <w:rPr>
      <w:rFonts w:ascii="Times" w:hAnsi="Times"/>
      <w:szCs w:val="24"/>
      <w:lang w:eastAsia="en-US"/>
    </w:rPr>
  </w:style>
  <w:style w:type="character" w:customStyle="1" w:styleId="CommentSubjectChar">
    <w:name w:val="Comment Subject Char"/>
    <w:link w:val="CommentSubject"/>
    <w:rsid w:val="009E7CEA"/>
    <w:rPr>
      <w:rFonts w:ascii="Times" w:hAnsi="Times"/>
      <w:b/>
      <w:bCs/>
      <w:lang w:eastAsia="en-US"/>
    </w:rPr>
  </w:style>
  <w:style w:type="paragraph" w:customStyle="1" w:styleId="ListParagraph2">
    <w:name w:val="List Paragraph2"/>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5">
    <w:name w:val="List Paragraph5"/>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4">
    <w:name w:val="List Paragraph4"/>
    <w:basedOn w:val="Normal"/>
    <w:qFormat/>
    <w:rsid w:val="009E7CEA"/>
    <w:pPr>
      <w:ind w:left="720"/>
      <w:contextualSpacing/>
    </w:pPr>
    <w:rPr>
      <w:rFonts w:ascii="Times New Roman" w:eastAsia="Times New Roman" w:hAnsi="Times New Roman"/>
      <w:sz w:val="24"/>
      <w:lang w:val="en-US" w:eastAsia="zh-CN"/>
    </w:rPr>
  </w:style>
  <w:style w:type="paragraph" w:customStyle="1" w:styleId="6">
    <w:name w:val="标题 6"/>
    <w:basedOn w:val="Normal"/>
    <w:rsid w:val="009E7CEA"/>
    <w:pPr>
      <w:tabs>
        <w:tab w:val="num" w:pos="1152"/>
      </w:tabs>
    </w:pPr>
    <w:rPr>
      <w:rFonts w:eastAsia="MS PGothic" w:cs="Times"/>
      <w:szCs w:val="20"/>
      <w:lang w:val="en-US" w:eastAsia="ja-JP"/>
    </w:rPr>
  </w:style>
  <w:style w:type="paragraph" w:customStyle="1" w:styleId="7">
    <w:name w:val="标题 7"/>
    <w:basedOn w:val="Normal"/>
    <w:rsid w:val="009E7CEA"/>
    <w:pPr>
      <w:tabs>
        <w:tab w:val="num" w:pos="1296"/>
      </w:tabs>
    </w:pPr>
    <w:rPr>
      <w:rFonts w:eastAsia="MS PGothic" w:cs="Times"/>
      <w:szCs w:val="20"/>
      <w:lang w:val="en-US" w:eastAsia="ja-JP"/>
    </w:rPr>
  </w:style>
  <w:style w:type="paragraph" w:customStyle="1" w:styleId="heading30">
    <w:name w:val="heading3"/>
    <w:basedOn w:val="Normal"/>
    <w:rsid w:val="009E7CEA"/>
    <w:pPr>
      <w:keepNext/>
      <w:spacing w:before="240" w:after="60"/>
      <w:ind w:left="720" w:hanging="720"/>
    </w:pPr>
    <w:rPr>
      <w:rFonts w:ascii="Arial" w:eastAsia="MS PGothic" w:hAnsi="Arial" w:cs="Arial"/>
      <w:color w:val="000000"/>
      <w:szCs w:val="20"/>
      <w:lang w:val="en-US" w:eastAsia="ja-JP"/>
    </w:rPr>
  </w:style>
  <w:style w:type="paragraph" w:customStyle="1" w:styleId="heading40">
    <w:name w:val="heading4"/>
    <w:basedOn w:val="Normal"/>
    <w:rsid w:val="009E7CEA"/>
    <w:pPr>
      <w:keepNext/>
      <w:spacing w:before="240" w:after="60"/>
      <w:ind w:left="864" w:hanging="864"/>
    </w:pPr>
    <w:rPr>
      <w:rFonts w:ascii="Arial" w:eastAsia="MS PGothic" w:hAnsi="Arial" w:cs="Arial"/>
      <w:i/>
      <w:iCs/>
      <w:color w:val="000000"/>
      <w:szCs w:val="20"/>
      <w:lang w:val="en-US" w:eastAsia="ja-JP"/>
    </w:rPr>
  </w:style>
  <w:style w:type="paragraph" w:customStyle="1" w:styleId="ListParagraph7">
    <w:name w:val="List Paragraph7"/>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6">
    <w:name w:val="List Paragraph6"/>
    <w:basedOn w:val="Normal"/>
    <w:qFormat/>
    <w:rsid w:val="009E7CEA"/>
    <w:pPr>
      <w:ind w:left="720"/>
      <w:contextualSpacing/>
    </w:pPr>
    <w:rPr>
      <w:rFonts w:ascii="Times New Roman" w:eastAsia="Times New Roman" w:hAnsi="Times New Roman"/>
      <w:sz w:val="24"/>
      <w:lang w:val="en-US" w:eastAsia="zh-CN"/>
    </w:rPr>
  </w:style>
  <w:style w:type="paragraph" w:customStyle="1" w:styleId="61">
    <w:name w:val="标题 61"/>
    <w:basedOn w:val="Normal"/>
    <w:rsid w:val="009E7CEA"/>
    <w:pPr>
      <w:tabs>
        <w:tab w:val="num" w:pos="1152"/>
      </w:tabs>
    </w:pPr>
    <w:rPr>
      <w:rFonts w:eastAsia="MS PGothic" w:cs="Times"/>
      <w:szCs w:val="20"/>
      <w:lang w:val="en-US" w:eastAsia="ja-JP"/>
    </w:rPr>
  </w:style>
  <w:style w:type="paragraph" w:customStyle="1" w:styleId="71">
    <w:name w:val="标题 71"/>
    <w:basedOn w:val="Normal"/>
    <w:rsid w:val="009E7CEA"/>
    <w:pPr>
      <w:tabs>
        <w:tab w:val="num" w:pos="1296"/>
      </w:tabs>
    </w:pPr>
    <w:rPr>
      <w:rFonts w:eastAsia="MS PGothic" w:cs="Times"/>
      <w:szCs w:val="20"/>
      <w:lang w:val="en-US" w:eastAsia="ja-JP"/>
    </w:rPr>
  </w:style>
  <w:style w:type="paragraph" w:customStyle="1" w:styleId="3GPPHeader">
    <w:name w:val="3GPP_Header"/>
    <w:basedOn w:val="Normal"/>
    <w:uiPriority w:val="99"/>
    <w:qFormat/>
    <w:rsid w:val="009E7CEA"/>
    <w:pPr>
      <w:tabs>
        <w:tab w:val="left" w:pos="1701"/>
        <w:tab w:val="right" w:pos="9639"/>
      </w:tabs>
      <w:overflowPunct w:val="0"/>
      <w:autoSpaceDE w:val="0"/>
      <w:autoSpaceDN w:val="0"/>
      <w:adjustRightInd w:val="0"/>
      <w:spacing w:after="240"/>
      <w:jc w:val="both"/>
      <w:textAlignment w:val="baseline"/>
    </w:pPr>
    <w:rPr>
      <w:rFonts w:ascii="Arial" w:eastAsia="Times New Roman" w:hAnsi="Arial"/>
      <w:b/>
      <w:sz w:val="24"/>
      <w:szCs w:val="20"/>
      <w:lang w:eastAsia="zh-CN"/>
    </w:rPr>
  </w:style>
  <w:style w:type="paragraph" w:customStyle="1" w:styleId="CharChar1CharCharCharCharCharCharCharCharCharCharCharCharCharCharChar32">
    <w:name w:val="Char Char1 Char Char Char Char Char Char Char Char Char Char Char Char Char Char Char32"/>
    <w:semiHidden/>
    <w:rsid w:val="003356C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9">
    <w:name w:val="(文字) (文字)529"/>
    <w:semiHidden/>
    <w:rsid w:val="003356C4"/>
    <w:rPr>
      <w:rFonts w:ascii="Times New Roman" w:hAnsi="Times New Roman"/>
      <w:lang w:eastAsia="en-US"/>
    </w:rPr>
  </w:style>
  <w:style w:type="paragraph" w:customStyle="1" w:styleId="Normalwithindent">
    <w:name w:val="Normal with indent"/>
    <w:basedOn w:val="Normal"/>
    <w:link w:val="NormalwithindentChar"/>
    <w:qFormat/>
    <w:rsid w:val="003356C4"/>
    <w:pPr>
      <w:spacing w:before="120" w:after="120" w:line="336" w:lineRule="auto"/>
      <w:ind w:firstLine="397"/>
      <w:jc w:val="both"/>
    </w:pPr>
    <w:rPr>
      <w:rFonts w:ascii="Times New Roman" w:eastAsia="Malgun Gothic" w:hAnsi="Times New Roman"/>
      <w:szCs w:val="20"/>
      <w:lang w:eastAsia="x-none"/>
    </w:rPr>
  </w:style>
  <w:style w:type="character" w:customStyle="1" w:styleId="NormalwithindentChar">
    <w:name w:val="Normal with indent Char"/>
    <w:link w:val="Normalwithindent"/>
    <w:rsid w:val="003356C4"/>
    <w:rPr>
      <w:rFonts w:eastAsia="Malgun Gothic"/>
      <w:lang w:eastAsia="x-none"/>
    </w:rPr>
  </w:style>
  <w:style w:type="character" w:customStyle="1" w:styleId="2222Char">
    <w:name w:val="스타일 스타일 스타일 스타일 양쪽 첫 줄:  2 글자 + 첫 줄:  2 글자 + 첫 줄:  2 글자 + 첫 줄:  2... Char"/>
    <w:link w:val="2222"/>
    <w:rsid w:val="003356C4"/>
    <w:rPr>
      <w:rFonts w:eastAsia="Malgun Gothic" w:cs="Batang"/>
      <w:lang w:eastAsia="en-US"/>
    </w:rPr>
  </w:style>
  <w:style w:type="paragraph" w:customStyle="1" w:styleId="a6">
    <w:name w:val="스타일 양쪽"/>
    <w:basedOn w:val="Normal"/>
    <w:rsid w:val="00667298"/>
    <w:pPr>
      <w:spacing w:after="120" w:line="300" w:lineRule="auto"/>
      <w:ind w:firstLine="284"/>
      <w:jc w:val="both"/>
    </w:pPr>
    <w:rPr>
      <w:rFonts w:ascii="Times New Roman" w:eastAsia="Malgun Gothic" w:hAnsi="Times New Roman" w:cs="Batang"/>
      <w:szCs w:val="20"/>
      <w:lang w:val="en-US" w:eastAsia="ko-KR"/>
    </w:rPr>
  </w:style>
  <w:style w:type="character" w:styleId="PlaceholderText">
    <w:name w:val="Placeholder Text"/>
    <w:basedOn w:val="DefaultParagraphFont"/>
    <w:uiPriority w:val="99"/>
    <w:rsid w:val="00FE6144"/>
    <w:rPr>
      <w:color w:val="808080"/>
    </w:rPr>
  </w:style>
  <w:style w:type="paragraph" w:customStyle="1" w:styleId="CharCharCharCharCharChar1">
    <w:name w:val="Char Char Char Char Char Char1"/>
    <w:semiHidden/>
    <w:rsid w:val="007A5E48"/>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CharChar1CharCharCharCharCharCharCharCharCharCharCharCharCharCharChar3">
    <w:name w:val="Char Char1 Char Char Char Char Char Char Char Char Char Char Char Char Char Char Char3"/>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a7">
    <w:name w:val="本文 (文字)"/>
    <w:aliases w:val="bt (文字),Corps de texte Car (文字),Corps de texte Car1 Car (文字),Corps de texte Car Car Car (文字),Corps de texte Car1 Car Car Car (文字),Corps de texte Car Car Car Car Car (文字),Corps de texte Car1 Car Car Car Car Car (文字),bt Car (文字)"/>
    <w:basedOn w:val="DefaultParagraphFont"/>
    <w:locked/>
    <w:rsid w:val="007A5E48"/>
    <w:rPr>
      <w:rFonts w:ascii="?? ??" w:hAnsi="?? ??"/>
      <w:lang w:eastAsia="en-US"/>
    </w:rPr>
  </w:style>
  <w:style w:type="paragraph" w:customStyle="1" w:styleId="Doc-text2JK">
    <w:name w:val="Doc-text2_JK"/>
    <w:basedOn w:val="Normal"/>
    <w:link w:val="Doc-text2JKChar"/>
    <w:rsid w:val="007A5E48"/>
    <w:pPr>
      <w:tabs>
        <w:tab w:val="left" w:pos="1622"/>
      </w:tabs>
      <w:ind w:left="1622" w:hanging="363"/>
    </w:pPr>
    <w:rPr>
      <w:rFonts w:ascii="Times New Roman" w:eastAsia="MS Mincho" w:hAnsi="Times New Roman"/>
      <w:lang w:eastAsia="en-GB"/>
    </w:rPr>
  </w:style>
  <w:style w:type="character" w:customStyle="1" w:styleId="Doc-text2JKChar">
    <w:name w:val="Doc-text2_JK Char"/>
    <w:basedOn w:val="DefaultParagraphFont"/>
    <w:link w:val="Doc-text2JK"/>
    <w:rsid w:val="007A5E48"/>
    <w:rPr>
      <w:rFonts w:eastAsia="MS Mincho"/>
      <w:szCs w:val="24"/>
    </w:rPr>
  </w:style>
  <w:style w:type="paragraph" w:customStyle="1" w:styleId="Reference">
    <w:name w:val="Reference"/>
    <w:basedOn w:val="BodyText"/>
    <w:link w:val="ReferenceChar"/>
    <w:uiPriority w:val="99"/>
    <w:qFormat/>
    <w:rsid w:val="007A5E48"/>
    <w:pPr>
      <w:numPr>
        <w:numId w:val="19"/>
      </w:numPr>
      <w:ind w:left="567" w:hanging="567"/>
    </w:pPr>
    <w:rPr>
      <w:rFonts w:ascii="Times New Roman" w:eastAsia="MS Mincho" w:hAnsi="Times New Roman"/>
      <w:sz w:val="22"/>
      <w:lang w:val="en-US"/>
    </w:rPr>
  </w:style>
  <w:style w:type="character" w:customStyle="1" w:styleId="ReferenceChar">
    <w:name w:val="Reference Char"/>
    <w:link w:val="Reference"/>
    <w:uiPriority w:val="99"/>
    <w:rsid w:val="007A5E48"/>
    <w:rPr>
      <w:rFonts w:eastAsia="MS Mincho"/>
      <w:sz w:val="22"/>
      <w:szCs w:val="24"/>
      <w:lang w:val="en-US" w:eastAsia="en-US"/>
    </w:rPr>
  </w:style>
  <w:style w:type="paragraph" w:customStyle="1" w:styleId="CharChar1CharCharCharCharCharCharCharCharCharCharCharCharCharCharChar2">
    <w:name w:val="Char Char1 Char Char Char Char Char Char Char Char Char Char Char Char Char Char Char2"/>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LGTdocChar">
    <w:name w:val="LGTdoc_본문 Char"/>
    <w:link w:val="LGTdoc"/>
    <w:rsid w:val="007A5E48"/>
    <w:rPr>
      <w:kern w:val="2"/>
      <w:sz w:val="22"/>
      <w:szCs w:val="24"/>
      <w:lang w:eastAsia="ko-KR"/>
    </w:rPr>
  </w:style>
  <w:style w:type="paragraph" w:styleId="NoSpacing">
    <w:name w:val="No Spacing"/>
    <w:uiPriority w:val="1"/>
    <w:qFormat/>
    <w:rsid w:val="007A5E48"/>
    <w:rPr>
      <w:rFonts w:ascii="Calibri" w:eastAsia="SimSun" w:hAnsi="Calibri"/>
      <w:sz w:val="22"/>
      <w:szCs w:val="22"/>
      <w:lang w:val="en-US" w:eastAsia="zh-CN"/>
    </w:rPr>
  </w:style>
  <w:style w:type="paragraph" w:customStyle="1" w:styleId="Equ">
    <w:name w:val="Equ"/>
    <w:basedOn w:val="BodyText"/>
    <w:rsid w:val="007A5E48"/>
    <w:pPr>
      <w:tabs>
        <w:tab w:val="center" w:pos="4395"/>
        <w:tab w:val="right" w:pos="9072"/>
      </w:tabs>
    </w:pPr>
    <w:rPr>
      <w:rFonts w:eastAsia="Times New Roman"/>
      <w:szCs w:val="20"/>
      <w:lang w:val="en-US"/>
    </w:rPr>
  </w:style>
  <w:style w:type="paragraph" w:customStyle="1" w:styleId="Observation">
    <w:name w:val="Observation"/>
    <w:basedOn w:val="Normal"/>
    <w:qFormat/>
    <w:rsid w:val="007A5E48"/>
    <w:pPr>
      <w:numPr>
        <w:numId w:val="20"/>
      </w:numPr>
      <w:tabs>
        <w:tab w:val="left" w:pos="1701"/>
      </w:tabs>
      <w:overflowPunct w:val="0"/>
      <w:autoSpaceDE w:val="0"/>
      <w:autoSpaceDN w:val="0"/>
      <w:adjustRightInd w:val="0"/>
      <w:spacing w:after="120"/>
      <w:ind w:left="1701" w:hanging="1701"/>
      <w:jc w:val="both"/>
      <w:textAlignment w:val="baseline"/>
    </w:pPr>
    <w:rPr>
      <w:rFonts w:ascii="Arial" w:eastAsia="Times New Roman" w:hAnsi="Arial"/>
      <w:b/>
      <w:bCs/>
      <w:szCs w:val="20"/>
      <w:lang w:eastAsia="zh-CN"/>
    </w:rPr>
  </w:style>
  <w:style w:type="paragraph" w:customStyle="1" w:styleId="Agreement">
    <w:name w:val="Agreement"/>
    <w:basedOn w:val="Normal"/>
    <w:next w:val="Normal"/>
    <w:rsid w:val="00084587"/>
    <w:pPr>
      <w:numPr>
        <w:numId w:val="21"/>
      </w:numPr>
      <w:tabs>
        <w:tab w:val="clear" w:pos="2070"/>
        <w:tab w:val="num" w:pos="1800"/>
      </w:tabs>
      <w:spacing w:before="60"/>
      <w:ind w:left="1800"/>
    </w:pPr>
    <w:rPr>
      <w:rFonts w:ascii="Arial" w:eastAsia="MS Mincho" w:hAnsi="Arial"/>
      <w:b/>
      <w:lang w:eastAsia="en-GB"/>
    </w:rPr>
  </w:style>
  <w:style w:type="paragraph" w:customStyle="1" w:styleId="CharChar1CharCharCharCharCharCharCharCharCharCharCharCharCharCharChar31">
    <w:name w:val="Char Char1 Char Char Char Char Char Char Char Char Char Char Char Char Char Char Char31"/>
    <w:semiHidden/>
    <w:rsid w:val="00144AA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8">
    <w:name w:val="(文字) (文字)528"/>
    <w:semiHidden/>
    <w:rsid w:val="00144AA6"/>
    <w:rPr>
      <w:rFonts w:ascii="Times New Roman" w:hAnsi="Times New Roman"/>
      <w:lang w:eastAsia="en-US"/>
    </w:rPr>
  </w:style>
  <w:style w:type="paragraph" w:customStyle="1" w:styleId="CharChar1CharCharCharCharCharCharCharCharCharCharCharCharCharCharChar30">
    <w:name w:val="Char Char1 Char Char Char Char Char Char Char Char Char Char Char Char Char Char Char30"/>
    <w:uiPriority w:val="99"/>
    <w:semiHidden/>
    <w:rsid w:val="003260D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7">
    <w:name w:val="(文字) (文字)527"/>
    <w:semiHidden/>
    <w:rsid w:val="003260DA"/>
    <w:rPr>
      <w:rFonts w:ascii="Times New Roman" w:hAnsi="Times New Roman"/>
      <w:lang w:eastAsia="en-US"/>
    </w:rPr>
  </w:style>
  <w:style w:type="paragraph" w:customStyle="1" w:styleId="Headingb">
    <w:name w:val="Heading_b"/>
    <w:basedOn w:val="Normal"/>
    <w:next w:val="Normal"/>
    <w:qFormat/>
    <w:rsid w:val="009264FD"/>
    <w:pPr>
      <w:tabs>
        <w:tab w:val="left" w:pos="1134"/>
        <w:tab w:val="left" w:pos="1871"/>
        <w:tab w:val="left" w:pos="2268"/>
      </w:tabs>
      <w:overflowPunct w:val="0"/>
      <w:autoSpaceDE w:val="0"/>
      <w:autoSpaceDN w:val="0"/>
      <w:adjustRightInd w:val="0"/>
      <w:spacing w:before="160"/>
      <w:textAlignment w:val="baseline"/>
    </w:pPr>
    <w:rPr>
      <w:rFonts w:ascii="Times New Roman Bold" w:hAnsi="Times New Roman Bold" w:cs="Times New Roman Bold"/>
      <w:b/>
      <w:sz w:val="24"/>
      <w:szCs w:val="20"/>
      <w:lang w:val="fr-CH"/>
    </w:rPr>
  </w:style>
  <w:style w:type="character" w:customStyle="1" w:styleId="Heading3Char1">
    <w:name w:val="Heading 3 Char1"/>
    <w:aliases w:val="no break Char1,H3 Char1,Underrubrik2 Char1,h3 Char1,Memo Heading 3 Char1,hello Char1,Titre 3 Car Char1,no break Car Char1,H3 Car Char1,Underrubrik2 Car Char1,h3 Car Char1,Memo Heading 3 Car Char1,hello Car Char1,Heading 3 Char Car Char1"/>
    <w:basedOn w:val="DefaultParagraphFont"/>
    <w:rsid w:val="004C0301"/>
    <w:rPr>
      <w:rFonts w:asciiTheme="majorHAnsi" w:eastAsiaTheme="majorEastAsia" w:hAnsiTheme="majorHAnsi" w:cstheme="majorBidi"/>
      <w:color w:val="1F4D78" w:themeColor="accent1" w:themeShade="7F"/>
      <w:sz w:val="24"/>
      <w:szCs w:val="24"/>
      <w:lang w:eastAsia="en-US"/>
    </w:rPr>
  </w:style>
  <w:style w:type="character" w:customStyle="1" w:styleId="Heading4Char1">
    <w:name w:val="Heading 4 Char1"/>
    <w:aliases w:val="h4 Char1,H4 Char1,H41 Char1,h41 Char1,H42 Char1,h42 Char1,H43 Char1,h43 Char1,H411 Char1,h411 Char1,H421 Char1,h421 Char1,H44 Char1,h44 Char1,H412 Char1,h412 Char1,H422 Char1,h422 Char1,H431 Char1,h431 Char1,H45 Char1,h45 Char1,h423 Char"/>
    <w:basedOn w:val="DefaultParagraphFont"/>
    <w:uiPriority w:val="9"/>
    <w:rsid w:val="004C0301"/>
    <w:rPr>
      <w:rFonts w:asciiTheme="majorHAnsi" w:eastAsiaTheme="majorEastAsia" w:hAnsiTheme="majorHAnsi" w:cstheme="majorBidi"/>
      <w:i/>
      <w:iCs/>
      <w:color w:val="2E74B5" w:themeColor="accent1" w:themeShade="BF"/>
      <w:szCs w:val="24"/>
      <w:lang w:eastAsia="en-US"/>
    </w:rPr>
  </w:style>
  <w:style w:type="character" w:customStyle="1" w:styleId="HeaderChar1">
    <w:name w:val="Header Char1"/>
    <w:aliases w:val="header odd Char1,header Char1,header odd1 Char1,header odd2 Char1,header odd3 Char1,header odd4 Char1,header odd5 Char1,header odd6 Char1,header1 Char1,header2 Char1,header3 Char1,header odd11 Char1,header odd21 Char1,header odd7 Char1"/>
    <w:basedOn w:val="DefaultParagraphFont"/>
    <w:semiHidden/>
    <w:rsid w:val="004C0301"/>
    <w:rPr>
      <w:rFonts w:ascii="Times" w:hAnsi="Times"/>
      <w:szCs w:val="24"/>
      <w:lang w:eastAsia="en-US"/>
    </w:rPr>
  </w:style>
  <w:style w:type="character" w:customStyle="1" w:styleId="BodyTextChar1">
    <w:name w:val="Body Text Char1"/>
    <w:aliases w:val="bt Char1"/>
    <w:basedOn w:val="DefaultParagraphFont"/>
    <w:rsid w:val="004C0301"/>
    <w:rPr>
      <w:rFonts w:ascii="Times" w:hAnsi="Times"/>
      <w:szCs w:val="24"/>
      <w:lang w:eastAsia="en-US"/>
    </w:rPr>
  </w:style>
  <w:style w:type="paragraph" w:customStyle="1" w:styleId="StyleHeading1H1h1appheading1l1MemoHeading1h11h12h13h">
    <w:name w:val="Style Heading 1H1h1app heading 1l1Memo Heading 1h11h12h13h..."/>
    <w:basedOn w:val="Heading1"/>
    <w:rsid w:val="000511DF"/>
    <w:pPr>
      <w:numPr>
        <w:numId w:val="22"/>
      </w:numPr>
    </w:pPr>
    <w:rPr>
      <w:rFonts w:ascii="Helvetica" w:eastAsia="Times New Roman" w:hAnsi="Helvetica" w:cs="Times New Roman"/>
      <w:sz w:val="28"/>
      <w:szCs w:val="20"/>
      <w:lang w:val="en-US"/>
    </w:rPr>
  </w:style>
  <w:style w:type="paragraph" w:customStyle="1" w:styleId="CharChar1CharCharCharCharCharCharCharCharCharCharCharCharCharCharChar29">
    <w:name w:val="Char Char1 Char Char Char Char Char Char Char Char Char Char Char Char Char Char Char29"/>
    <w:semiHidden/>
    <w:rsid w:val="0089543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ListParagraph8">
    <w:name w:val="List Paragraph8"/>
    <w:basedOn w:val="Normal"/>
    <w:qFormat/>
    <w:rsid w:val="0089543D"/>
    <w:pPr>
      <w:ind w:left="720"/>
      <w:contextualSpacing/>
    </w:pPr>
    <w:rPr>
      <w:rFonts w:ascii="Times New Roman" w:eastAsia="Times New Roman" w:hAnsi="Times New Roman"/>
      <w:sz w:val="24"/>
      <w:lang w:val="en-US" w:eastAsia="zh-CN"/>
    </w:rPr>
  </w:style>
  <w:style w:type="character" w:customStyle="1" w:styleId="526">
    <w:name w:val="(文字) (文字)526"/>
    <w:semiHidden/>
    <w:rsid w:val="0089543D"/>
    <w:rPr>
      <w:rFonts w:ascii="Times New Roman" w:hAnsi="Times New Roman"/>
      <w:lang w:eastAsia="en-US"/>
    </w:rPr>
  </w:style>
  <w:style w:type="paragraph" w:customStyle="1" w:styleId="xl63">
    <w:name w:val="xl63"/>
    <w:basedOn w:val="Normal"/>
    <w:rsid w:val="00E3676E"/>
    <w:pPr>
      <w:pBdr>
        <w:top w:val="single" w:sz="4" w:space="0" w:color="auto"/>
        <w:left w:val="single" w:sz="4" w:space="0" w:color="auto"/>
        <w:bottom w:val="single" w:sz="4" w:space="0" w:color="auto"/>
        <w:right w:val="single" w:sz="4" w:space="0" w:color="auto"/>
      </w:pBdr>
      <w:shd w:val="clear" w:color="000000" w:fill="F3F3F3"/>
      <w:spacing w:before="100" w:beforeAutospacing="1" w:after="100" w:afterAutospacing="1"/>
      <w:jc w:val="center"/>
      <w:textAlignment w:val="center"/>
    </w:pPr>
    <w:rPr>
      <w:rFonts w:ascii="Arial" w:eastAsia="Times New Roman" w:hAnsi="Arial" w:cs="Arial"/>
      <w:b/>
      <w:bCs/>
      <w:sz w:val="16"/>
      <w:szCs w:val="16"/>
      <w:lang w:eastAsia="en-GB"/>
    </w:rPr>
  </w:style>
  <w:style w:type="paragraph" w:customStyle="1" w:styleId="xl64">
    <w:name w:val="xl64"/>
    <w:basedOn w:val="Normal"/>
    <w:rsid w:val="00E367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Times New Roman" w:hAnsi="Arial" w:cs="Arial"/>
      <w:sz w:val="16"/>
      <w:szCs w:val="16"/>
      <w:lang w:eastAsia="en-GB"/>
    </w:rPr>
  </w:style>
  <w:style w:type="paragraph" w:customStyle="1" w:styleId="CharChar1CharCharCharCharCharCharCharCharCharCharCharCharCharCharChar28">
    <w:name w:val="Char Char1 Char Char Char Char Char Char Char Char Char Char Char Char Char Char Char28"/>
    <w:semiHidden/>
    <w:rsid w:val="0019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5">
    <w:name w:val="(文字) (文字)525"/>
    <w:semiHidden/>
    <w:rsid w:val="001928D8"/>
    <w:rPr>
      <w:rFonts w:ascii="Times New Roman" w:hAnsi="Times New Roman"/>
      <w:lang w:eastAsia="en-US"/>
    </w:rPr>
  </w:style>
  <w:style w:type="paragraph" w:customStyle="1" w:styleId="paratdoc">
    <w:name w:val="para tdoc"/>
    <w:basedOn w:val="Normal"/>
    <w:link w:val="paratdocChar"/>
    <w:qFormat/>
    <w:rsid w:val="00C947C9"/>
    <w:pPr>
      <w:spacing w:after="120"/>
      <w:jc w:val="both"/>
    </w:pPr>
    <w:rPr>
      <w:rFonts w:ascii="Times New Roman" w:eastAsia="SimSun" w:hAnsi="Times New Roman"/>
      <w:bCs/>
      <w:sz w:val="22"/>
      <w:szCs w:val="22"/>
      <w:lang w:val="en-AU" w:eastAsia="en-AU"/>
    </w:rPr>
  </w:style>
  <w:style w:type="character" w:customStyle="1" w:styleId="paratdocChar">
    <w:name w:val="para tdoc Char"/>
    <w:basedOn w:val="DefaultParagraphFont"/>
    <w:link w:val="paratdoc"/>
    <w:rsid w:val="00C947C9"/>
    <w:rPr>
      <w:rFonts w:eastAsia="SimSun"/>
      <w:bCs/>
      <w:sz w:val="22"/>
      <w:szCs w:val="22"/>
      <w:lang w:val="en-AU" w:eastAsia="en-AU"/>
    </w:rPr>
  </w:style>
  <w:style w:type="paragraph" w:customStyle="1" w:styleId="berschrift1H1">
    <w:name w:val="Überschrift 1.H1"/>
    <w:basedOn w:val="Normal"/>
    <w:next w:val="Normal"/>
    <w:rsid w:val="008F2B8F"/>
    <w:pPr>
      <w:keepNext/>
      <w:keepLines/>
      <w:numPr>
        <w:numId w:val="23"/>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szCs w:val="20"/>
      <w:lang w:eastAsia="de-DE"/>
    </w:rPr>
  </w:style>
  <w:style w:type="paragraph" w:customStyle="1" w:styleId="IvDbodytext">
    <w:name w:val="IvD bodytext"/>
    <w:basedOn w:val="BodyText"/>
    <w:link w:val="IvDbodytextChar"/>
    <w:qFormat/>
    <w:rsid w:val="00036DBD"/>
    <w:pPr>
      <w:keepLines/>
      <w:tabs>
        <w:tab w:val="left" w:pos="2552"/>
        <w:tab w:val="left" w:pos="3856"/>
        <w:tab w:val="left" w:pos="5216"/>
        <w:tab w:val="left" w:pos="6464"/>
        <w:tab w:val="left" w:pos="7768"/>
        <w:tab w:val="left" w:pos="9072"/>
        <w:tab w:val="left" w:pos="9639"/>
      </w:tabs>
      <w:spacing w:before="240" w:after="0"/>
      <w:jc w:val="left"/>
    </w:pPr>
    <w:rPr>
      <w:rFonts w:ascii="Arial" w:eastAsia="Times New Roman" w:hAnsi="Arial"/>
      <w:spacing w:val="2"/>
      <w:szCs w:val="20"/>
      <w:lang w:val="en-US"/>
    </w:rPr>
  </w:style>
  <w:style w:type="character" w:customStyle="1" w:styleId="IvDbodytextChar">
    <w:name w:val="IvD bodytext Char"/>
    <w:link w:val="IvDbodytext"/>
    <w:rsid w:val="00036DBD"/>
    <w:rPr>
      <w:rFonts w:ascii="Arial" w:eastAsia="Times New Roman" w:hAnsi="Arial"/>
      <w:spacing w:val="2"/>
      <w:lang w:val="en-US" w:eastAsia="en-US"/>
    </w:rPr>
  </w:style>
  <w:style w:type="paragraph" w:styleId="Revision">
    <w:name w:val="Revision"/>
    <w:hidden/>
    <w:uiPriority w:val="99"/>
    <w:semiHidden/>
    <w:rsid w:val="008138EA"/>
    <w:rPr>
      <w:rFonts w:ascii="Times" w:hAnsi="Times"/>
      <w:szCs w:val="24"/>
      <w:lang w:eastAsia="en-US"/>
    </w:rPr>
  </w:style>
  <w:style w:type="paragraph" w:customStyle="1" w:styleId="CharChar1CharCharCharCharCharCharCharCharCharCharCharCharCharCharChar27">
    <w:name w:val="Char Char1 Char Char Char Char Char Char Char Char Char Char Char Char Char Char Char27"/>
    <w:semiHidden/>
    <w:rsid w:val="00D724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4">
    <w:name w:val="(文字) (文字)524"/>
    <w:semiHidden/>
    <w:rsid w:val="00D7241D"/>
    <w:rPr>
      <w:rFonts w:ascii="Times New Roman" w:hAnsi="Times New Roman"/>
      <w:lang w:eastAsia="en-US"/>
    </w:rPr>
  </w:style>
  <w:style w:type="paragraph" w:customStyle="1" w:styleId="CharChar1CharCharCharCharCharCharCharCharCharCharCharCharCharCharChar26">
    <w:name w:val="Char Char1 Char Char Char Char Char Char Char Char Char Char Char Char Char Char Char26"/>
    <w:semiHidden/>
    <w:rsid w:val="00F5304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3">
    <w:name w:val="(文字) (文字)523"/>
    <w:semiHidden/>
    <w:rsid w:val="00F53049"/>
    <w:rPr>
      <w:rFonts w:ascii="Times New Roman" w:hAnsi="Times New Roman"/>
      <w:lang w:eastAsia="en-US"/>
    </w:rPr>
  </w:style>
  <w:style w:type="paragraph" w:customStyle="1" w:styleId="tac0">
    <w:name w:val="tac"/>
    <w:basedOn w:val="Normal"/>
    <w:rsid w:val="007A67EB"/>
    <w:pPr>
      <w:keepNext/>
      <w:autoSpaceDE w:val="0"/>
      <w:autoSpaceDN w:val="0"/>
      <w:jc w:val="center"/>
    </w:pPr>
    <w:rPr>
      <w:rFonts w:ascii="Arial" w:eastAsia="SimSun" w:hAnsi="Arial" w:cs="Arial"/>
      <w:sz w:val="18"/>
      <w:szCs w:val="18"/>
      <w:lang w:val="en-US" w:eastAsia="zh-CN"/>
    </w:rPr>
  </w:style>
  <w:style w:type="paragraph" w:customStyle="1" w:styleId="th0">
    <w:name w:val="th"/>
    <w:basedOn w:val="Normal"/>
    <w:rsid w:val="007A67EB"/>
    <w:pPr>
      <w:keepNext/>
      <w:autoSpaceDE w:val="0"/>
      <w:autoSpaceDN w:val="0"/>
      <w:spacing w:before="60" w:after="180"/>
      <w:jc w:val="center"/>
    </w:pPr>
    <w:rPr>
      <w:rFonts w:ascii="Arial" w:eastAsia="SimSun" w:hAnsi="Arial" w:cs="Arial"/>
      <w:b/>
      <w:bCs/>
      <w:szCs w:val="20"/>
      <w:lang w:val="en-US" w:eastAsia="zh-CN"/>
    </w:rPr>
  </w:style>
  <w:style w:type="paragraph" w:customStyle="1" w:styleId="tah0">
    <w:name w:val="tah"/>
    <w:basedOn w:val="Normal"/>
    <w:rsid w:val="007A67EB"/>
    <w:pPr>
      <w:keepNext/>
      <w:autoSpaceDE w:val="0"/>
      <w:autoSpaceDN w:val="0"/>
      <w:jc w:val="center"/>
    </w:pPr>
    <w:rPr>
      <w:rFonts w:ascii="Arial" w:eastAsia="SimSun" w:hAnsi="Arial" w:cs="Arial"/>
      <w:b/>
      <w:bCs/>
      <w:sz w:val="18"/>
      <w:szCs w:val="18"/>
      <w:lang w:val="en-US" w:eastAsia="zh-CN"/>
    </w:rPr>
  </w:style>
  <w:style w:type="paragraph" w:customStyle="1" w:styleId="CharChar1CharCharCharCharCharCharCharCharCharCharCharCharCharCharChar25">
    <w:name w:val="Char Char1 Char Char Char Char Char Char Char Char Char Char Char Char Char Char Char25"/>
    <w:semiHidden/>
    <w:rsid w:val="006928E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2">
    <w:name w:val="(文字) (文字)522"/>
    <w:semiHidden/>
    <w:rsid w:val="006928EE"/>
    <w:rPr>
      <w:rFonts w:ascii="Times New Roman" w:hAnsi="Times New Roman"/>
      <w:lang w:eastAsia="en-US"/>
    </w:rPr>
  </w:style>
  <w:style w:type="paragraph" w:customStyle="1" w:styleId="CharChar1CharCharCharCharCharCharCharCharCharCharCharCharCharCharChar24">
    <w:name w:val="Char Char1 Char Char Char Char Char Char Char Char Char Char Char Char Char Char Char24"/>
    <w:semiHidden/>
    <w:rsid w:val="0089677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1">
    <w:name w:val="(文字) (文字)521"/>
    <w:semiHidden/>
    <w:rsid w:val="0089677C"/>
    <w:rPr>
      <w:rFonts w:ascii="Times New Roman" w:hAnsi="Times New Roman"/>
      <w:lang w:eastAsia="en-US"/>
    </w:rPr>
  </w:style>
  <w:style w:type="paragraph" w:customStyle="1" w:styleId="CharChar1CharCharCharCharCharCharCharCharCharCharCharCharCharCharChar23">
    <w:name w:val="Char Char1 Char Char Char Char Char Char Char Char Char Char Char Char Char Char Char23"/>
    <w:semiHidden/>
    <w:rsid w:val="00E845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0">
    <w:name w:val="(文字) (文字)520"/>
    <w:semiHidden/>
    <w:rsid w:val="00E84591"/>
    <w:rPr>
      <w:rFonts w:ascii="Times New Roman" w:hAnsi="Times New Roman"/>
      <w:lang w:eastAsia="en-US"/>
    </w:rPr>
  </w:style>
  <w:style w:type="paragraph" w:customStyle="1" w:styleId="CharChar1CharCharCharCharCharCharCharCharCharCharCharCharCharCharChar22">
    <w:name w:val="Char Char1 Char Char Char Char Char Char Char Char Char Char Char Char Char Char Char22"/>
    <w:semiHidden/>
    <w:rsid w:val="004E1F5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9">
    <w:name w:val="(文字) (文字)519"/>
    <w:semiHidden/>
    <w:rsid w:val="004E1F56"/>
    <w:rPr>
      <w:rFonts w:ascii="Times New Roman" w:hAnsi="Times New Roman"/>
      <w:lang w:eastAsia="en-US"/>
    </w:rPr>
  </w:style>
  <w:style w:type="paragraph" w:customStyle="1" w:styleId="CharChar1CharCharCharCharCharCharCharCharCharCharCharCharCharCharChar21">
    <w:name w:val="Char Char1 Char Char Char Char Char Char Char Char Char Char Char Char Char Char Char21"/>
    <w:semiHidden/>
    <w:rsid w:val="00767E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8">
    <w:name w:val="(文字) (文字)518"/>
    <w:semiHidden/>
    <w:rsid w:val="00767ECA"/>
    <w:rPr>
      <w:rFonts w:ascii="Times New Roman" w:hAnsi="Times New Roman"/>
      <w:lang w:eastAsia="en-US"/>
    </w:rPr>
  </w:style>
  <w:style w:type="character" w:customStyle="1" w:styleId="gmail-apple-tab-span">
    <w:name w:val="gmail-apple-tab-span"/>
    <w:basedOn w:val="DefaultParagraphFont"/>
    <w:rsid w:val="009E4224"/>
  </w:style>
  <w:style w:type="paragraph" w:customStyle="1" w:styleId="para">
    <w:name w:val="para"/>
    <w:basedOn w:val="Normal"/>
    <w:next w:val="para-ind"/>
    <w:autoRedefine/>
    <w:rsid w:val="00DB42B2"/>
    <w:pPr>
      <w:keepNext/>
    </w:pPr>
    <w:rPr>
      <w:rFonts w:ascii="Times New Roman" w:eastAsia="Times New Roman" w:hAnsi="Times New Roman"/>
      <w:sz w:val="24"/>
      <w:lang w:val="en-US"/>
    </w:rPr>
  </w:style>
  <w:style w:type="paragraph" w:customStyle="1" w:styleId="para-ind">
    <w:name w:val="para-ind"/>
    <w:basedOn w:val="Normal"/>
    <w:autoRedefine/>
    <w:rsid w:val="00DB42B2"/>
    <w:pPr>
      <w:ind w:firstLine="357"/>
    </w:pPr>
    <w:rPr>
      <w:rFonts w:ascii="Times New Roman" w:eastAsia="Times New Roman" w:hAnsi="Times New Roman"/>
      <w:sz w:val="24"/>
      <w:lang w:val="en-US"/>
    </w:rPr>
  </w:style>
  <w:style w:type="paragraph" w:customStyle="1" w:styleId="Style1">
    <w:name w:val="Style1"/>
    <w:basedOn w:val="Heading3"/>
    <w:link w:val="Style1Char"/>
    <w:qFormat/>
    <w:rsid w:val="00363B2A"/>
    <w:pPr>
      <w:keepNext w:val="0"/>
      <w:widowControl w:val="0"/>
      <w:numPr>
        <w:ilvl w:val="0"/>
        <w:numId w:val="0"/>
      </w:numPr>
      <w:tabs>
        <w:tab w:val="num" w:pos="576"/>
      </w:tabs>
      <w:autoSpaceDE w:val="0"/>
      <w:autoSpaceDN w:val="0"/>
      <w:adjustRightInd w:val="0"/>
      <w:spacing w:before="0" w:after="120"/>
      <w:ind w:left="576" w:hanging="576"/>
      <w:jc w:val="both"/>
    </w:pPr>
    <w:rPr>
      <w:rFonts w:ascii="Times New Roman" w:eastAsia="SimSun" w:hAnsi="Times New Roman" w:cs="Times New Roman"/>
      <w:bCs w:val="0"/>
      <w:sz w:val="24"/>
      <w:szCs w:val="22"/>
    </w:rPr>
  </w:style>
  <w:style w:type="character" w:customStyle="1" w:styleId="Style1Char">
    <w:name w:val="Style1 Char"/>
    <w:basedOn w:val="DefaultParagraphFont"/>
    <w:link w:val="Style1"/>
    <w:rsid w:val="00363B2A"/>
    <w:rPr>
      <w:rFonts w:eastAsia="SimSun"/>
      <w:b/>
      <w:sz w:val="24"/>
      <w:szCs w:val="22"/>
      <w:lang w:eastAsia="en-US"/>
    </w:rPr>
  </w:style>
  <w:style w:type="paragraph" w:customStyle="1" w:styleId="CharChar1CharCharCharCharCharCharCharCharCharCharCharCharCharCharChar20">
    <w:name w:val="Char Char1 Char Char Char Char Char Char Char Char Char Char Char Char Char Char Char20"/>
    <w:semiHidden/>
    <w:rsid w:val="0033085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7">
    <w:name w:val="(文字) (文字)517"/>
    <w:semiHidden/>
    <w:rsid w:val="0033085B"/>
    <w:rPr>
      <w:rFonts w:ascii="Times New Roman" w:hAnsi="Times New Roman"/>
      <w:lang w:eastAsia="en-US"/>
    </w:rPr>
  </w:style>
  <w:style w:type="character" w:customStyle="1" w:styleId="13">
    <w:name w:val="表 (青) 13 (文字)"/>
    <w:link w:val="ColorfulList-Accent1"/>
    <w:uiPriority w:val="34"/>
    <w:locked/>
    <w:rsid w:val="0033085B"/>
    <w:rPr>
      <w:rFonts w:eastAsia="MS Gothic"/>
      <w:sz w:val="24"/>
      <w:szCs w:val="24"/>
      <w:lang w:val="en-GB" w:eastAsia="en-US"/>
    </w:rPr>
  </w:style>
  <w:style w:type="table" w:styleId="ColorfulList-Accent1">
    <w:name w:val="Colorful List Accent 1"/>
    <w:basedOn w:val="TableNormal"/>
    <w:link w:val="13"/>
    <w:uiPriority w:val="34"/>
    <w:rsid w:val="0033085B"/>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B3">
    <w:name w:val="B3"/>
    <w:basedOn w:val="List3"/>
    <w:link w:val="B3Char"/>
    <w:qFormat/>
    <w:rsid w:val="0032107C"/>
    <w:pPr>
      <w:overflowPunct w:val="0"/>
      <w:autoSpaceDE w:val="0"/>
      <w:autoSpaceDN w:val="0"/>
      <w:adjustRightInd w:val="0"/>
      <w:spacing w:after="180"/>
      <w:ind w:left="1135" w:hanging="284"/>
      <w:contextualSpacing w:val="0"/>
      <w:textAlignment w:val="baseline"/>
    </w:pPr>
    <w:rPr>
      <w:rFonts w:ascii="Times New Roman" w:eastAsia="Times New Roman" w:hAnsi="Times New Roman"/>
      <w:szCs w:val="20"/>
      <w:lang w:eastAsia="en-GB"/>
    </w:rPr>
  </w:style>
  <w:style w:type="character" w:customStyle="1" w:styleId="B3Char">
    <w:name w:val="B3 Char"/>
    <w:link w:val="B3"/>
    <w:rsid w:val="0032107C"/>
    <w:rPr>
      <w:rFonts w:eastAsia="Times New Roman"/>
    </w:rPr>
  </w:style>
  <w:style w:type="paragraph" w:styleId="List3">
    <w:name w:val="List 3"/>
    <w:basedOn w:val="Normal"/>
    <w:link w:val="List3Char"/>
    <w:rsid w:val="0032107C"/>
    <w:pPr>
      <w:ind w:left="849" w:hanging="283"/>
      <w:contextualSpacing/>
    </w:pPr>
  </w:style>
  <w:style w:type="paragraph" w:customStyle="1" w:styleId="CharChar1CharCharCharCharCharCharCharCharCharCharCharCharCharCharChar19">
    <w:name w:val="Char Char1 Char Char Char Char Char Char Char Char Char Char Char Char Char Char Char19"/>
    <w:semiHidden/>
    <w:rsid w:val="00A42C0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6">
    <w:name w:val="(文字) (文字)516"/>
    <w:semiHidden/>
    <w:rsid w:val="00A42C0B"/>
    <w:rPr>
      <w:rFonts w:ascii="Times New Roman" w:hAnsi="Times New Roman"/>
      <w:lang w:eastAsia="en-US"/>
    </w:rPr>
  </w:style>
  <w:style w:type="character" w:customStyle="1" w:styleId="131">
    <w:name w:val="表 (青) 13 (文字)1"/>
    <w:uiPriority w:val="34"/>
    <w:rsid w:val="00A42C0B"/>
    <w:rPr>
      <w:rFonts w:ascii="Times" w:hAnsi="Times"/>
      <w:szCs w:val="24"/>
      <w:lang w:val="en-GB"/>
    </w:rPr>
  </w:style>
  <w:style w:type="paragraph" w:customStyle="1" w:styleId="CharChar1CharCharCharCharCharCharCharCharCharCharCharCharCharCharChar18">
    <w:name w:val="Char Char1 Char Char Char Char Char Char Char Char Char Char Char Char Char Char Char18"/>
    <w:semiHidden/>
    <w:rsid w:val="00402B6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5">
    <w:name w:val="(文字) (文字)515"/>
    <w:semiHidden/>
    <w:rsid w:val="00402B64"/>
    <w:rPr>
      <w:rFonts w:ascii="Times New Roman" w:hAnsi="Times New Roman"/>
      <w:lang w:eastAsia="en-US"/>
    </w:rPr>
  </w:style>
  <w:style w:type="paragraph" w:customStyle="1" w:styleId="3nobreakH3Underrubrik2h3MemoHeading3helloTitre">
    <w:name w:val="スタイル 見出し 3no breakH3Underrubrik2h3Memo Heading 3helloTitre ..."/>
    <w:basedOn w:val="Heading3"/>
    <w:rsid w:val="00402B64"/>
    <w:pPr>
      <w:tabs>
        <w:tab w:val="clear" w:pos="862"/>
        <w:tab w:val="num" w:pos="720"/>
      </w:tabs>
      <w:ind w:left="720"/>
    </w:pPr>
    <w:rPr>
      <w:rFonts w:cs="Times New Roman"/>
      <w:bCs w:val="0"/>
      <w:lang w:eastAsia="x-none"/>
    </w:rPr>
  </w:style>
  <w:style w:type="paragraph" w:customStyle="1" w:styleId="4h4H4H41h41H42h42H43h43H411h411H421h421H44h">
    <w:name w:val="スタイル 見出し 4h4H4H41h41H42h42H43h43H411h411H421h421H44h..."/>
    <w:basedOn w:val="Heading4"/>
    <w:rsid w:val="00402B64"/>
    <w:pPr>
      <w:tabs>
        <w:tab w:val="clear" w:pos="1574"/>
        <w:tab w:val="num" w:pos="864"/>
      </w:tabs>
      <w:ind w:left="864"/>
    </w:pPr>
    <w:rPr>
      <w:rFonts w:cs="Times New Roman"/>
      <w:bCs w:val="0"/>
      <w:iCs/>
      <w:lang w:eastAsia="x-none"/>
    </w:rPr>
  </w:style>
  <w:style w:type="paragraph" w:customStyle="1" w:styleId="3nobreakH3Underrubrik2h3MemoHeading3helloTitre1">
    <w:name w:val="スタイル 見出し 3no breakH3Underrubrik2h3Memo Heading 3helloTitre ...1"/>
    <w:basedOn w:val="Heading3"/>
    <w:rsid w:val="00402B64"/>
    <w:pPr>
      <w:tabs>
        <w:tab w:val="clear" w:pos="862"/>
        <w:tab w:val="num" w:pos="720"/>
      </w:tabs>
      <w:ind w:left="720"/>
    </w:pPr>
    <w:rPr>
      <w:rFonts w:eastAsia="MS Mincho" w:cs="Times New Roman"/>
      <w:bCs w:val="0"/>
      <w:lang w:eastAsia="x-none"/>
    </w:rPr>
  </w:style>
  <w:style w:type="paragraph" w:customStyle="1" w:styleId="4h4H4H41h41H42h42H43h43H411h411H421h421H44h1">
    <w:name w:val="スタイル 見出し 4h4H4H41h41H42h42H43h43H411h411H421h421H44h...1"/>
    <w:basedOn w:val="Heading4"/>
    <w:rsid w:val="00402B64"/>
    <w:pPr>
      <w:tabs>
        <w:tab w:val="clear" w:pos="1574"/>
        <w:tab w:val="num" w:pos="864"/>
      </w:tabs>
      <w:ind w:left="864"/>
    </w:pPr>
    <w:rPr>
      <w:rFonts w:eastAsia="Malgun Gothic" w:cs="Times New Roman"/>
      <w:bCs w:val="0"/>
      <w:iCs/>
      <w:lang w:eastAsia="x-none"/>
    </w:rPr>
  </w:style>
  <w:style w:type="paragraph" w:customStyle="1" w:styleId="4h4H4H41h41H42h42H43h43H411h411H421h421H44h2">
    <w:name w:val="スタイル 見出し 4h4H4H41h41H42h42H43h43H411h411H421h421H44h...2"/>
    <w:basedOn w:val="Heading4"/>
    <w:rsid w:val="00402B64"/>
    <w:pPr>
      <w:tabs>
        <w:tab w:val="clear" w:pos="1574"/>
        <w:tab w:val="num" w:pos="864"/>
      </w:tabs>
      <w:ind w:left="864"/>
    </w:pPr>
    <w:rPr>
      <w:rFonts w:eastAsia="MS Mincho" w:cs="Times New Roman"/>
      <w:bCs w:val="0"/>
      <w:iCs/>
      <w:color w:val="000000"/>
      <w:lang w:eastAsia="x-none"/>
    </w:rPr>
  </w:style>
  <w:style w:type="paragraph" w:customStyle="1" w:styleId="4h4H4H41h41H42h42H43h43H411h411H421h421H44h3">
    <w:name w:val="スタイル 見出し 4h4H4H41h41H42h42H43h43H411h411H421h421H44h...3"/>
    <w:basedOn w:val="Heading4"/>
    <w:rsid w:val="00402B64"/>
    <w:pPr>
      <w:tabs>
        <w:tab w:val="clear" w:pos="1574"/>
        <w:tab w:val="num" w:pos="864"/>
      </w:tabs>
      <w:ind w:left="864"/>
    </w:pPr>
    <w:rPr>
      <w:rFonts w:eastAsia="SimSun" w:cs="Times New Roman"/>
      <w:bCs w:val="0"/>
      <w:iCs/>
      <w:lang w:eastAsia="x-none"/>
    </w:rPr>
  </w:style>
  <w:style w:type="paragraph" w:customStyle="1" w:styleId="CharChar1CharCharCharCharCharCharCharCharCharCharCharCharCharCharChar17">
    <w:name w:val="Char Char1 Char Char Char Char Char Char Char Char Char Char Char Char Char Char Char17"/>
    <w:semiHidden/>
    <w:rsid w:val="0044421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4">
    <w:name w:val="(文字) (文字)514"/>
    <w:semiHidden/>
    <w:rsid w:val="00444217"/>
    <w:rPr>
      <w:rFonts w:ascii="Times New Roman" w:hAnsi="Times New Roman"/>
      <w:lang w:eastAsia="en-US"/>
    </w:rPr>
  </w:style>
  <w:style w:type="character" w:customStyle="1" w:styleId="Mention">
    <w:name w:val="Mention"/>
    <w:uiPriority w:val="99"/>
    <w:semiHidden/>
    <w:unhideWhenUsed/>
    <w:rsid w:val="00444217"/>
    <w:rPr>
      <w:color w:val="2B579A"/>
      <w:shd w:val="clear" w:color="auto" w:fill="E6E6E6"/>
    </w:rPr>
  </w:style>
  <w:style w:type="paragraph" w:customStyle="1" w:styleId="CharChar1CharCharCharCharCharCharCharCharCharCharCharCharCharCharChar16">
    <w:name w:val="Char Char1 Char Char Char Char Char Char Char Char Char Char Char Char Char Char Char16"/>
    <w:semiHidden/>
    <w:rsid w:val="007D191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3">
    <w:name w:val="(文字) (文字)513"/>
    <w:semiHidden/>
    <w:rsid w:val="007D1916"/>
    <w:rPr>
      <w:rFonts w:ascii="Times New Roman" w:hAnsi="Times New Roman"/>
      <w:lang w:eastAsia="en-US"/>
    </w:rPr>
  </w:style>
  <w:style w:type="paragraph" w:customStyle="1" w:styleId="CharChar1CharCharCharCharCharCharCharCharCharCharCharCharCharCharChar15">
    <w:name w:val="Char Char1 Char Char Char Char Char Char Char Char Char Char Char Char Char Char Char15"/>
    <w:semiHidden/>
    <w:rsid w:val="007855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2">
    <w:name w:val="(文字) (文字)512"/>
    <w:semiHidden/>
    <w:rsid w:val="0078553F"/>
    <w:rPr>
      <w:rFonts w:ascii="Times New Roman" w:hAnsi="Times New Roman"/>
      <w:lang w:eastAsia="en-US"/>
    </w:rPr>
  </w:style>
  <w:style w:type="paragraph" w:customStyle="1" w:styleId="CharChar1CharCharCharCharCharCharCharCharCharCharCharCharCharCharChar14">
    <w:name w:val="Char Char1 Char Char Char Char Char Char Char Char Char Char Char Char Char Char Char14"/>
    <w:semiHidden/>
    <w:rsid w:val="008451F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
    <w:name w:val="(文字) (文字)511"/>
    <w:semiHidden/>
    <w:rsid w:val="008451F0"/>
    <w:rPr>
      <w:rFonts w:ascii="Times New Roman" w:hAnsi="Times New Roman"/>
      <w:lang w:eastAsia="en-US"/>
    </w:rPr>
  </w:style>
  <w:style w:type="paragraph" w:customStyle="1" w:styleId="CharChar1CharCharCharCharCharCharCharCharCharCharCharCharCharCharChar13">
    <w:name w:val="Char Char1 Char Char Char Char Char Char Char Char Char Char Char Char Char Char Char13"/>
    <w:semiHidden/>
    <w:rsid w:val="006F773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
    <w:name w:val="(文字) (文字)510"/>
    <w:semiHidden/>
    <w:rsid w:val="006F773A"/>
    <w:rPr>
      <w:rFonts w:ascii="Times New Roman" w:hAnsi="Times New Roman"/>
      <w:lang w:eastAsia="en-US"/>
    </w:rPr>
  </w:style>
  <w:style w:type="character" w:customStyle="1" w:styleId="UnresolvedMention">
    <w:name w:val="Unresolved Mention"/>
    <w:uiPriority w:val="99"/>
    <w:semiHidden/>
    <w:unhideWhenUsed/>
    <w:rsid w:val="006F773A"/>
    <w:rPr>
      <w:color w:val="808080"/>
      <w:shd w:val="clear" w:color="auto" w:fill="E6E6E6"/>
    </w:rPr>
  </w:style>
  <w:style w:type="paragraph" w:customStyle="1" w:styleId="CharChar1CharCharCharCharCharCharCharCharCharCharCharCharCharCharChar12">
    <w:name w:val="Char Char1 Char Char Char Char Char Char Char Char Char Char Char Char Char Char Char12"/>
    <w:semiHidden/>
    <w:rsid w:val="0020094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
    <w:name w:val="(文字) (文字)59"/>
    <w:semiHidden/>
    <w:rsid w:val="0020094B"/>
    <w:rPr>
      <w:rFonts w:ascii="Times New Roman" w:hAnsi="Times New Roman"/>
      <w:lang w:eastAsia="en-US"/>
    </w:rPr>
  </w:style>
  <w:style w:type="paragraph" w:customStyle="1" w:styleId="CharChar1CharCharCharCharCharCharCharCharCharCharCharCharCharCharChar11">
    <w:name w:val="Char Char1 Char Char Char Char Char Char Char Char Char Char Char Char Char Char Char11"/>
    <w:semiHidden/>
    <w:rsid w:val="0053620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
    <w:name w:val="(文字) (文字)58"/>
    <w:semiHidden/>
    <w:rsid w:val="0053620C"/>
    <w:rPr>
      <w:rFonts w:ascii="Times New Roman" w:hAnsi="Times New Roman"/>
      <w:lang w:eastAsia="en-US"/>
    </w:rPr>
  </w:style>
  <w:style w:type="paragraph" w:customStyle="1" w:styleId="CharChar1CharCharCharCharCharCharCharCharCharCharCharCharCharCharChar10">
    <w:name w:val="Char Char1 Char Char Char Char Char Char Char Char Char Char Char Char Char Char Char10"/>
    <w:semiHidden/>
    <w:rsid w:val="0021473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
    <w:name w:val="(文字) (文字)57"/>
    <w:semiHidden/>
    <w:rsid w:val="00214739"/>
    <w:rPr>
      <w:rFonts w:ascii="Times New Roman" w:hAnsi="Times New Roman"/>
      <w:lang w:eastAsia="en-US"/>
    </w:rPr>
  </w:style>
  <w:style w:type="paragraph" w:styleId="BodyText2">
    <w:name w:val="Body Text 2"/>
    <w:basedOn w:val="Normal"/>
    <w:link w:val="BodyText2Char"/>
    <w:rsid w:val="00214739"/>
    <w:pPr>
      <w:spacing w:after="120" w:line="480" w:lineRule="auto"/>
      <w:ind w:left="1440" w:hanging="1440"/>
    </w:pPr>
  </w:style>
  <w:style w:type="character" w:customStyle="1" w:styleId="BodyText2Char">
    <w:name w:val="Body Text 2 Char"/>
    <w:basedOn w:val="DefaultParagraphFont"/>
    <w:link w:val="BodyText2"/>
    <w:rsid w:val="00214739"/>
    <w:rPr>
      <w:rFonts w:ascii="Times" w:hAnsi="Times"/>
      <w:szCs w:val="24"/>
      <w:lang w:eastAsia="en-US"/>
    </w:rPr>
  </w:style>
  <w:style w:type="character" w:customStyle="1" w:styleId="ParagraphChar">
    <w:name w:val="Paragraph Char"/>
    <w:link w:val="Paragraph"/>
    <w:locked/>
    <w:rsid w:val="00105EB4"/>
    <w:rPr>
      <w:rFonts w:eastAsia="MS Mincho"/>
      <w:sz w:val="22"/>
      <w:lang w:eastAsia="en-US"/>
    </w:rPr>
  </w:style>
  <w:style w:type="paragraph" w:customStyle="1" w:styleId="CharChar1CharCharCharCharCharCharCharCharCharCharCharCharCharCharChar9">
    <w:name w:val="Char Char1 Char Char Char Char Char Char Char Char Char Char Char Char Char Char Char9"/>
    <w:semiHidden/>
    <w:rsid w:val="00C778B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
    <w:name w:val="(文字) (文字)56"/>
    <w:semiHidden/>
    <w:rsid w:val="00C778B0"/>
    <w:rPr>
      <w:rFonts w:ascii="Times New Roman" w:hAnsi="Times New Roman"/>
      <w:lang w:eastAsia="en-US"/>
    </w:rPr>
  </w:style>
  <w:style w:type="character" w:customStyle="1" w:styleId="ColorfulList-Accent1Char">
    <w:name w:val="Colorful List - Accent 1 Char"/>
    <w:uiPriority w:val="34"/>
    <w:locked/>
    <w:rsid w:val="00C778B0"/>
    <w:rPr>
      <w:rFonts w:eastAsia="MS Gothic"/>
      <w:sz w:val="24"/>
      <w:szCs w:val="24"/>
      <w:lang w:eastAsia="en-US"/>
    </w:rPr>
  </w:style>
  <w:style w:type="paragraph" w:customStyle="1" w:styleId="CharChar1CharCharCharCharCharCharCharCharCharCharCharCharCharCharChar8">
    <w:name w:val="Char Char1 Char Char Char Char Char Char Char Char Char Char Char Char Char Char Char8"/>
    <w:semiHidden/>
    <w:rsid w:val="00354C3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
    <w:name w:val="(文字) (文字)55"/>
    <w:semiHidden/>
    <w:rsid w:val="00354C36"/>
    <w:rPr>
      <w:rFonts w:ascii="Times New Roman" w:hAnsi="Times New Roman"/>
      <w:lang w:eastAsia="en-US"/>
    </w:rPr>
  </w:style>
  <w:style w:type="numbering" w:customStyle="1" w:styleId="StyleBulletedSymbolsymbolLeft025Hanging0">
    <w:name w:val="Style Bulleted Symbol (symbol) Left:  0.25&quot; Hanging:  0."/>
    <w:basedOn w:val="NoList"/>
    <w:rsid w:val="00354C36"/>
    <w:pPr>
      <w:numPr>
        <w:numId w:val="26"/>
      </w:numPr>
    </w:pPr>
  </w:style>
  <w:style w:type="table" w:styleId="GridTable4-Accent5">
    <w:name w:val="Grid Table 4 Accent 5"/>
    <w:basedOn w:val="TableNormal"/>
    <w:uiPriority w:val="49"/>
    <w:rsid w:val="00354C3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emailstyle15">
    <w:name w:val="emailstyle15"/>
    <w:semiHidden/>
    <w:rsid w:val="00354C36"/>
    <w:rPr>
      <w:color w:val="000000"/>
    </w:rPr>
  </w:style>
  <w:style w:type="numbering" w:customStyle="1" w:styleId="StyleBulletedSymbolsymbolLeft025Hanging025">
    <w:name w:val="Style Bulleted Symbol (symbol) Left:  0.25&quot; Hanging:  0.25&quot;"/>
    <w:basedOn w:val="NoList"/>
    <w:rsid w:val="00354C36"/>
    <w:pPr>
      <w:numPr>
        <w:numId w:val="24"/>
      </w:numPr>
    </w:pPr>
  </w:style>
  <w:style w:type="numbering" w:customStyle="1" w:styleId="StyleBulletedSymbolsymbolLeft025Hanging0251">
    <w:name w:val="Style Bulleted Symbol (symbol) Left:  0.25&quot; Hanging:  0.25&quot;1"/>
    <w:basedOn w:val="NoList"/>
    <w:rsid w:val="00354C36"/>
    <w:pPr>
      <w:numPr>
        <w:numId w:val="25"/>
      </w:numPr>
    </w:pPr>
  </w:style>
  <w:style w:type="numbering" w:customStyle="1" w:styleId="StyleBulletedSymbolsymbolLeft025Hanging0252">
    <w:name w:val="Style Bulleted Symbol (symbol) Left:  0.25&quot; Hanging:  0.25&quot;2"/>
    <w:basedOn w:val="NoList"/>
    <w:rsid w:val="00354C36"/>
    <w:pPr>
      <w:numPr>
        <w:numId w:val="27"/>
      </w:numPr>
    </w:pPr>
  </w:style>
  <w:style w:type="paragraph" w:customStyle="1" w:styleId="21">
    <w:name w:val="列出段落2"/>
    <w:basedOn w:val="Normal"/>
    <w:link w:val="Char0"/>
    <w:uiPriority w:val="34"/>
    <w:qFormat/>
    <w:rsid w:val="00A7679D"/>
    <w:pPr>
      <w:ind w:leftChars="400" w:left="840"/>
    </w:pPr>
    <w:rPr>
      <w:rFonts w:ascii="Times New Roman" w:eastAsia="MS Gothic" w:hAnsi="Times New Roman"/>
      <w:sz w:val="24"/>
      <w:szCs w:val="20"/>
      <w:lang w:eastAsia="ja-JP"/>
    </w:rPr>
  </w:style>
  <w:style w:type="character" w:customStyle="1" w:styleId="Char0">
    <w:name w:val="列出段落 Char"/>
    <w:link w:val="21"/>
    <w:uiPriority w:val="34"/>
    <w:qFormat/>
    <w:rsid w:val="00A7679D"/>
    <w:rPr>
      <w:rFonts w:eastAsia="MS Gothic"/>
      <w:sz w:val="24"/>
      <w:lang w:eastAsia="ja-JP"/>
    </w:rPr>
  </w:style>
  <w:style w:type="paragraph" w:customStyle="1" w:styleId="Normal1CharChar">
    <w:name w:val="Normal1 Char Char"/>
    <w:basedOn w:val="Normal"/>
    <w:rsid w:val="00566F52"/>
    <w:pPr>
      <w:numPr>
        <w:numId w:val="28"/>
      </w:numPr>
      <w:overflowPunct w:val="0"/>
      <w:autoSpaceDE w:val="0"/>
      <w:autoSpaceDN w:val="0"/>
      <w:adjustRightInd w:val="0"/>
      <w:spacing w:after="180"/>
      <w:textAlignment w:val="baseline"/>
    </w:pPr>
    <w:rPr>
      <w:rFonts w:ascii="Times New Roman" w:eastAsia="Times New Roman" w:hAnsi="Times New Roman"/>
      <w:szCs w:val="20"/>
      <w:lang w:eastAsia="en-GB"/>
    </w:rPr>
  </w:style>
  <w:style w:type="character" w:customStyle="1" w:styleId="bulletChar">
    <w:name w:val="bullet Char"/>
    <w:rsid w:val="00E03007"/>
    <w:rPr>
      <w:rFonts w:eastAsia="Times New Roman"/>
      <w:szCs w:val="24"/>
    </w:rPr>
  </w:style>
  <w:style w:type="paragraph" w:customStyle="1" w:styleId="CharChar1CharCharCharCharCharCharCharCharCharCharCharCharCharCharChar7">
    <w:name w:val="Char Char1 Char Char Char Char Char Char Char Char Char Char Char Char Char Char Char7"/>
    <w:semiHidden/>
    <w:rsid w:val="003A15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
    <w:name w:val="(文字) (文字)54"/>
    <w:semiHidden/>
    <w:rsid w:val="003A1500"/>
    <w:rPr>
      <w:rFonts w:ascii="Times New Roman" w:hAnsi="Times New Roman"/>
      <w:lang w:eastAsia="en-US"/>
    </w:rPr>
  </w:style>
  <w:style w:type="paragraph" w:customStyle="1" w:styleId="B-Body">
    <w:name w:val="B-Body"/>
    <w:link w:val="B-BodyChar"/>
    <w:qFormat/>
    <w:rsid w:val="003A1500"/>
    <w:pPr>
      <w:tabs>
        <w:tab w:val="left" w:pos="2160"/>
      </w:tabs>
      <w:spacing w:before="120" w:after="40"/>
      <w:ind w:left="720"/>
    </w:pPr>
    <w:rPr>
      <w:rFonts w:eastAsia="Times New Roman"/>
      <w:sz w:val="22"/>
      <w:lang w:val="en-US" w:eastAsia="en-US"/>
    </w:rPr>
  </w:style>
  <w:style w:type="character" w:customStyle="1" w:styleId="B-BodyChar">
    <w:name w:val="B-Body Char"/>
    <w:basedOn w:val="DefaultParagraphFont"/>
    <w:link w:val="B-Body"/>
    <w:rsid w:val="003A1500"/>
    <w:rPr>
      <w:rFonts w:eastAsia="Times New Roman"/>
      <w:sz w:val="22"/>
      <w:lang w:val="en-US" w:eastAsia="en-US"/>
    </w:rPr>
  </w:style>
  <w:style w:type="paragraph" w:customStyle="1" w:styleId="ComeBack">
    <w:name w:val="ComeBack"/>
    <w:basedOn w:val="Doc-text2"/>
    <w:next w:val="Doc-text2"/>
    <w:link w:val="ComeBackCharChar"/>
    <w:rsid w:val="003A1500"/>
    <w:pPr>
      <w:numPr>
        <w:numId w:val="29"/>
      </w:numPr>
      <w:tabs>
        <w:tab w:val="clear" w:pos="1622"/>
      </w:tabs>
    </w:pPr>
    <w:rPr>
      <w:lang w:val="en-GB"/>
    </w:rPr>
  </w:style>
  <w:style w:type="character" w:customStyle="1" w:styleId="ComeBackCharChar">
    <w:name w:val="ComeBack Char Char"/>
    <w:link w:val="ComeBack"/>
    <w:rsid w:val="003A1500"/>
    <w:rPr>
      <w:rFonts w:ascii="Arial" w:eastAsia="MS Mincho" w:hAnsi="Arial"/>
      <w:szCs w:val="24"/>
    </w:rPr>
  </w:style>
  <w:style w:type="paragraph" w:customStyle="1" w:styleId="RAN1text">
    <w:name w:val="RAN1 text"/>
    <w:basedOn w:val="BodyText"/>
    <w:link w:val="RAN1textChar"/>
    <w:qFormat/>
    <w:rsid w:val="00774BD9"/>
    <w:pPr>
      <w:spacing w:after="0"/>
    </w:pPr>
    <w:rPr>
      <w:rFonts w:ascii="Times New Roman" w:eastAsia="MS Mincho" w:hAnsi="Times New Roman"/>
      <w:lang w:val="x-none" w:eastAsia="x-none"/>
    </w:rPr>
  </w:style>
  <w:style w:type="character" w:customStyle="1" w:styleId="RAN1textChar">
    <w:name w:val="RAN1 text Char"/>
    <w:link w:val="RAN1text"/>
    <w:rsid w:val="00774BD9"/>
    <w:rPr>
      <w:rFonts w:eastAsia="MS Mincho"/>
      <w:szCs w:val="24"/>
      <w:lang w:val="x-none" w:eastAsia="x-none"/>
    </w:rPr>
  </w:style>
  <w:style w:type="paragraph" w:customStyle="1" w:styleId="RAN1tdoc">
    <w:name w:val="RAN1 tdoc"/>
    <w:basedOn w:val="Normal"/>
    <w:link w:val="RAN1tdocChar"/>
    <w:qFormat/>
    <w:rsid w:val="00774BD9"/>
    <w:pPr>
      <w:ind w:left="720" w:hanging="720"/>
    </w:pPr>
    <w:rPr>
      <w:b/>
      <w:color w:val="0000FF"/>
      <w:u w:val="single" w:color="0000FF"/>
      <w:lang w:eastAsia="x-none"/>
    </w:rPr>
  </w:style>
  <w:style w:type="paragraph" w:customStyle="1" w:styleId="RAN1bullet1">
    <w:name w:val="RAN1 bullet1"/>
    <w:basedOn w:val="Normal"/>
    <w:link w:val="RAN1bullet1Char"/>
    <w:qFormat/>
    <w:rsid w:val="00774BD9"/>
    <w:pPr>
      <w:numPr>
        <w:numId w:val="30"/>
      </w:numPr>
    </w:pPr>
    <w:rPr>
      <w:lang w:eastAsia="x-none"/>
    </w:rPr>
  </w:style>
  <w:style w:type="character" w:customStyle="1" w:styleId="RAN1tdocChar">
    <w:name w:val="RAN1 tdoc Char"/>
    <w:link w:val="RAN1tdoc"/>
    <w:rsid w:val="00774BD9"/>
    <w:rPr>
      <w:rFonts w:ascii="Times" w:hAnsi="Times"/>
      <w:b/>
      <w:color w:val="0000FF"/>
      <w:szCs w:val="24"/>
      <w:u w:val="single" w:color="0000FF"/>
      <w:lang w:eastAsia="x-none"/>
    </w:rPr>
  </w:style>
  <w:style w:type="paragraph" w:customStyle="1" w:styleId="RAN1bullet2">
    <w:name w:val="RAN1 bullet2"/>
    <w:basedOn w:val="Normal"/>
    <w:link w:val="RAN1bullet2Char"/>
    <w:qFormat/>
    <w:rsid w:val="00774BD9"/>
    <w:pPr>
      <w:numPr>
        <w:ilvl w:val="1"/>
        <w:numId w:val="32"/>
      </w:numPr>
      <w:tabs>
        <w:tab w:val="left" w:pos="1440"/>
      </w:tabs>
    </w:pPr>
    <w:rPr>
      <w:szCs w:val="20"/>
      <w:lang w:val="en-US"/>
    </w:rPr>
  </w:style>
  <w:style w:type="character" w:customStyle="1" w:styleId="RAN1bullet1Char">
    <w:name w:val="RAN1 bullet1 Char"/>
    <w:link w:val="RAN1bullet1"/>
    <w:rsid w:val="00774BD9"/>
    <w:rPr>
      <w:rFonts w:ascii="Times" w:hAnsi="Times"/>
      <w:szCs w:val="24"/>
      <w:lang w:eastAsia="x-none"/>
    </w:rPr>
  </w:style>
  <w:style w:type="paragraph" w:customStyle="1" w:styleId="RAN1bullet3">
    <w:name w:val="RAN1 bullet3"/>
    <w:basedOn w:val="RAN1bullet2"/>
    <w:link w:val="RAN1bullet3Char"/>
    <w:qFormat/>
    <w:rsid w:val="00774BD9"/>
    <w:pPr>
      <w:numPr>
        <w:ilvl w:val="2"/>
        <w:numId w:val="31"/>
      </w:numPr>
    </w:pPr>
  </w:style>
  <w:style w:type="character" w:customStyle="1" w:styleId="RAN1bullet2Char">
    <w:name w:val="RAN1 bullet2 Char"/>
    <w:link w:val="RAN1bullet2"/>
    <w:qFormat/>
    <w:rsid w:val="00774BD9"/>
    <w:rPr>
      <w:rFonts w:ascii="Times" w:hAnsi="Times"/>
      <w:lang w:val="en-US" w:eastAsia="en-US"/>
    </w:rPr>
  </w:style>
  <w:style w:type="paragraph" w:customStyle="1" w:styleId="RAN1normal">
    <w:name w:val="RAN1 normal"/>
    <w:basedOn w:val="Normal"/>
    <w:link w:val="RAN1normalChar"/>
    <w:qFormat/>
    <w:rsid w:val="00774BD9"/>
    <w:pPr>
      <w:ind w:left="720" w:hanging="720"/>
    </w:pPr>
    <w:rPr>
      <w:lang w:eastAsia="x-none"/>
    </w:rPr>
  </w:style>
  <w:style w:type="character" w:customStyle="1" w:styleId="RAN1bullet3Char">
    <w:name w:val="RAN1 bullet3 Char"/>
    <w:basedOn w:val="RAN1bullet2Char"/>
    <w:link w:val="RAN1bullet3"/>
    <w:qFormat/>
    <w:rsid w:val="00774BD9"/>
    <w:rPr>
      <w:rFonts w:ascii="Times" w:hAnsi="Times"/>
      <w:lang w:val="en-US" w:eastAsia="en-US"/>
    </w:rPr>
  </w:style>
  <w:style w:type="character" w:customStyle="1" w:styleId="ProposalChar">
    <w:name w:val="Proposal Char"/>
    <w:link w:val="Proposal"/>
    <w:rsid w:val="00774BD9"/>
    <w:rPr>
      <w:rFonts w:ascii="Arial" w:eastAsia="Times New Roman" w:hAnsi="Arial"/>
      <w:b/>
      <w:bCs/>
      <w:lang w:eastAsia="zh-CN"/>
    </w:rPr>
  </w:style>
  <w:style w:type="character" w:customStyle="1" w:styleId="RAN1normalChar">
    <w:name w:val="RAN1 normal Char"/>
    <w:link w:val="RAN1normal"/>
    <w:rsid w:val="00774BD9"/>
    <w:rPr>
      <w:rFonts w:ascii="Times" w:hAnsi="Times"/>
      <w:szCs w:val="24"/>
      <w:lang w:eastAsia="x-none"/>
    </w:rPr>
  </w:style>
  <w:style w:type="character" w:styleId="BookTitle">
    <w:name w:val="Book Title"/>
    <w:uiPriority w:val="33"/>
    <w:qFormat/>
    <w:rsid w:val="00774BD9"/>
    <w:rPr>
      <w:b/>
      <w:bCs/>
      <w:i/>
      <w:iCs/>
      <w:spacing w:val="5"/>
    </w:rPr>
  </w:style>
  <w:style w:type="numbering" w:customStyle="1" w:styleId="NoList1">
    <w:name w:val="No List1"/>
    <w:next w:val="NoList"/>
    <w:uiPriority w:val="99"/>
    <w:semiHidden/>
    <w:rsid w:val="00254752"/>
  </w:style>
  <w:style w:type="paragraph" w:customStyle="1" w:styleId="CharChar1CharCharCharCharCharCharCharCharCharCharCharCharCharCharChar6">
    <w:name w:val="Char Char1 Char Char Char Char Char Char Char Char Char Char Char Char Char Char Char6"/>
    <w:semiHidden/>
    <w:rsid w:val="0025475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
    <w:name w:val="Style Bulleted1"/>
    <w:rsid w:val="00254752"/>
  </w:style>
  <w:style w:type="character" w:customStyle="1" w:styleId="53">
    <w:name w:val="(文字) (文字)53"/>
    <w:semiHidden/>
    <w:rsid w:val="00254752"/>
    <w:rPr>
      <w:rFonts w:ascii="Times New Roman" w:hAnsi="Times New Roman"/>
      <w:lang w:eastAsia="en-US"/>
    </w:rPr>
  </w:style>
  <w:style w:type="numbering" w:customStyle="1" w:styleId="StyleBulletedSymbolsymbolLeft025Hanging01">
    <w:name w:val="Style Bulleted Symbol (symbol) Left:  0.25&quot; Hanging:  0.1"/>
    <w:basedOn w:val="NoList"/>
    <w:rsid w:val="00254752"/>
  </w:style>
  <w:style w:type="character" w:styleId="SubtleEmphasis">
    <w:name w:val="Subtle Emphasis"/>
    <w:uiPriority w:val="19"/>
    <w:qFormat/>
    <w:rsid w:val="00254752"/>
    <w:rPr>
      <w:i/>
      <w:iCs/>
      <w:color w:val="404040"/>
    </w:rPr>
  </w:style>
  <w:style w:type="table" w:customStyle="1" w:styleId="ColorfulList-Accent11">
    <w:name w:val="Colorful List - Accent 11"/>
    <w:basedOn w:val="TableNormal"/>
    <w:next w:val="ColorfulList-Accent1"/>
    <w:uiPriority w:val="34"/>
    <w:rsid w:val="00254752"/>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
    <w:name w:val="Grid Table 4 - Accent 51"/>
    <w:basedOn w:val="TableNormal"/>
    <w:next w:val="GridTable4-Accent5"/>
    <w:uiPriority w:val="49"/>
    <w:rsid w:val="0025475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
    <w:name w:val="Style Bulleted Symbol (symbol) Left:  0.25&quot; Hanging:  0.25&quot;3"/>
    <w:basedOn w:val="NoList"/>
    <w:rsid w:val="00254752"/>
  </w:style>
  <w:style w:type="numbering" w:customStyle="1" w:styleId="StyleBulletedSymbolsymbolLeft025Hanging02511">
    <w:name w:val="Style Bulleted Symbol (symbol) Left:  0.25&quot; Hanging:  0.25&quot;11"/>
    <w:basedOn w:val="NoList"/>
    <w:rsid w:val="00254752"/>
  </w:style>
  <w:style w:type="numbering" w:customStyle="1" w:styleId="StyleBulletedSymbolsymbolLeft025Hanging02521">
    <w:name w:val="Style Bulleted Symbol (symbol) Left:  0.25&quot; Hanging:  0.25&quot;21"/>
    <w:basedOn w:val="NoList"/>
    <w:rsid w:val="00254752"/>
  </w:style>
  <w:style w:type="paragraph" w:customStyle="1" w:styleId="CharChar1CharCharCharCharCharCharCharCharCharCharCharCharCharCharChar5">
    <w:name w:val="Char Char1 Char Char Char Char Char Char Char Char Char Char Char Char Char Char Char5"/>
    <w:semiHidden/>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
    <w:name w:val="(文字) (文字)52"/>
    <w:semiHidden/>
    <w:rsid w:val="00F715D0"/>
    <w:rPr>
      <w:rFonts w:ascii="Times New Roman" w:hAnsi="Times New Roman"/>
      <w:lang w:eastAsia="en-US"/>
    </w:rPr>
  </w:style>
  <w:style w:type="paragraph" w:customStyle="1" w:styleId="a0">
    <w:name w:val="佐藤２"/>
    <w:basedOn w:val="Normal"/>
    <w:rsid w:val="00F715D0"/>
    <w:pPr>
      <w:numPr>
        <w:numId w:val="35"/>
      </w:numPr>
      <w:spacing w:after="180"/>
    </w:pPr>
    <w:rPr>
      <w:rFonts w:ascii="Times New Roman" w:eastAsia="MS Gothic" w:hAnsi="Times New Roman"/>
      <w:sz w:val="24"/>
      <w:szCs w:val="20"/>
      <w:lang w:eastAsia="ja-JP"/>
    </w:rPr>
  </w:style>
  <w:style w:type="table" w:customStyle="1" w:styleId="11">
    <w:name w:val="网格型1"/>
    <w:basedOn w:val="TableNormal"/>
    <w:next w:val="TableGrid"/>
    <w:rsid w:val="00F715D0"/>
    <w:pPr>
      <w:overflowPunct w:val="0"/>
      <w:autoSpaceDE w:val="0"/>
      <w:autoSpaceDN w:val="0"/>
      <w:adjustRightInd w:val="0"/>
      <w:spacing w:after="180"/>
      <w:textAlignment w:val="baseline"/>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2">
    <w:name w:val="bullet2"/>
    <w:basedOn w:val="Normal"/>
    <w:link w:val="bullet2Char"/>
    <w:uiPriority w:val="99"/>
    <w:qFormat/>
    <w:rsid w:val="00F715D0"/>
    <w:pPr>
      <w:numPr>
        <w:ilvl w:val="1"/>
        <w:numId w:val="36"/>
      </w:numPr>
    </w:pPr>
  </w:style>
  <w:style w:type="paragraph" w:customStyle="1" w:styleId="bullet3">
    <w:name w:val="bullet3"/>
    <w:basedOn w:val="Normal"/>
    <w:link w:val="bullet3Char"/>
    <w:uiPriority w:val="99"/>
    <w:qFormat/>
    <w:rsid w:val="00F715D0"/>
    <w:pPr>
      <w:numPr>
        <w:ilvl w:val="2"/>
        <w:numId w:val="36"/>
      </w:numPr>
      <w:ind w:hanging="180"/>
    </w:pPr>
  </w:style>
  <w:style w:type="character" w:customStyle="1" w:styleId="bullet2Char">
    <w:name w:val="bullet2 Char"/>
    <w:link w:val="bullet2"/>
    <w:uiPriority w:val="99"/>
    <w:qFormat/>
    <w:rsid w:val="00F715D0"/>
    <w:rPr>
      <w:rFonts w:ascii="Times" w:hAnsi="Times"/>
      <w:szCs w:val="24"/>
      <w:lang w:eastAsia="en-US"/>
    </w:rPr>
  </w:style>
  <w:style w:type="paragraph" w:customStyle="1" w:styleId="bullet4">
    <w:name w:val="bullet4"/>
    <w:basedOn w:val="Normal"/>
    <w:uiPriority w:val="99"/>
    <w:qFormat/>
    <w:rsid w:val="00F715D0"/>
    <w:pPr>
      <w:numPr>
        <w:ilvl w:val="3"/>
        <w:numId w:val="36"/>
      </w:numPr>
    </w:pPr>
  </w:style>
  <w:style w:type="paragraph" w:customStyle="1" w:styleId="CharChar1CharCharCharChar">
    <w:name w:val="Char Char1 Char Char Char Char"/>
    <w:semiHidden/>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NormalIndent">
    <w:name w:val="Normal Indent"/>
    <w:aliases w:val="表正文,正文非缩进,正文不缩进,首行缩进,正文（首行缩进两字）＋行距：1.5倍行距,正文缩进 Char,特点,段1,正文缩进 Char Char Char Char Char,正文缩进 Char Char Char,Alt+X,mr正文缩进,正文对齐,正文缩进William,四号,缩进,正文（首行缩进两字） Char Char Char Char,正文（首行缩进两字） Char Char,特点 Char,ALT+Z,水上软件,正文缩进1,正文-段前3磅,正文缩进11,标题4"/>
    <w:basedOn w:val="Normal"/>
    <w:rsid w:val="00F715D0"/>
    <w:pPr>
      <w:widowControl w:val="0"/>
      <w:ind w:firstLine="420"/>
      <w:jc w:val="both"/>
    </w:pPr>
    <w:rPr>
      <w:rFonts w:ascii="Times New Roman" w:eastAsia="SimSun" w:hAnsi="Times New Roman"/>
      <w:kern w:val="2"/>
      <w:sz w:val="21"/>
      <w:szCs w:val="20"/>
      <w:lang w:val="en-US" w:eastAsia="zh-CN"/>
    </w:rPr>
  </w:style>
  <w:style w:type="paragraph" w:customStyle="1" w:styleId="a8">
    <w:name w:val="表格文字居左"/>
    <w:basedOn w:val="Normal"/>
    <w:next w:val="Normal"/>
    <w:rsid w:val="00F715D0"/>
    <w:pPr>
      <w:widowControl w:val="0"/>
      <w:jc w:val="both"/>
    </w:pPr>
    <w:rPr>
      <w:rFonts w:ascii="Arial" w:eastAsia="SimSun" w:hAnsi="Arial" w:cs="SimSun"/>
      <w:kern w:val="2"/>
      <w:sz w:val="21"/>
      <w:szCs w:val="20"/>
      <w:lang w:val="en-US" w:eastAsia="zh-CN"/>
    </w:rPr>
  </w:style>
  <w:style w:type="paragraph" w:customStyle="1" w:styleId="ZA">
    <w:name w:val="ZA"/>
    <w:rsid w:val="00F715D0"/>
    <w:pPr>
      <w:framePr w:w="10206" w:h="794" w:hRule="exact" w:wrap="notBeside" w:vAnchor="page" w:hAnchor="margin" w:y="1135"/>
      <w:widowControl w:val="0"/>
      <w:pBdr>
        <w:bottom w:val="single" w:sz="12" w:space="1" w:color="auto"/>
      </w:pBdr>
      <w:jc w:val="right"/>
    </w:pPr>
    <w:rPr>
      <w:rFonts w:ascii="Arial" w:eastAsia="SimSun" w:hAnsi="Arial"/>
      <w:noProof/>
      <w:sz w:val="40"/>
      <w:lang w:eastAsia="en-US"/>
    </w:rPr>
  </w:style>
  <w:style w:type="paragraph" w:styleId="z-TopofForm">
    <w:name w:val="HTML Top of Form"/>
    <w:basedOn w:val="Normal"/>
    <w:next w:val="Normal"/>
    <w:link w:val="z-TopofFormChar"/>
    <w:hidden/>
    <w:uiPriority w:val="99"/>
    <w:unhideWhenUsed/>
    <w:rsid w:val="00F715D0"/>
    <w:pPr>
      <w:pBdr>
        <w:bottom w:val="single" w:sz="6" w:space="1" w:color="auto"/>
      </w:pBdr>
      <w:jc w:val="center"/>
    </w:pPr>
    <w:rPr>
      <w:rFonts w:ascii="Arial" w:eastAsia="SimSun" w:hAnsi="Arial"/>
      <w:vanish/>
      <w:sz w:val="16"/>
      <w:szCs w:val="16"/>
      <w:lang w:val="en-US" w:eastAsia="zh-CN"/>
    </w:rPr>
  </w:style>
  <w:style w:type="character" w:customStyle="1" w:styleId="z-TopofFormChar">
    <w:name w:val="z-Top of Form Char"/>
    <w:basedOn w:val="DefaultParagraphFont"/>
    <w:link w:val="z-TopofForm"/>
    <w:uiPriority w:val="99"/>
    <w:rsid w:val="00F715D0"/>
    <w:rPr>
      <w:rFonts w:ascii="Arial" w:eastAsia="SimSun" w:hAnsi="Arial"/>
      <w:vanish/>
      <w:sz w:val="16"/>
      <w:szCs w:val="16"/>
      <w:lang w:val="en-US" w:eastAsia="zh-CN"/>
    </w:rPr>
  </w:style>
  <w:style w:type="character" w:customStyle="1" w:styleId="hps">
    <w:name w:val="hps"/>
    <w:rsid w:val="00F715D0"/>
  </w:style>
  <w:style w:type="paragraph" w:styleId="z-BottomofForm">
    <w:name w:val="HTML Bottom of Form"/>
    <w:basedOn w:val="Normal"/>
    <w:next w:val="Normal"/>
    <w:link w:val="z-BottomofFormChar"/>
    <w:hidden/>
    <w:uiPriority w:val="99"/>
    <w:unhideWhenUsed/>
    <w:rsid w:val="00F715D0"/>
    <w:pPr>
      <w:pBdr>
        <w:top w:val="single" w:sz="6" w:space="1" w:color="auto"/>
      </w:pBdr>
      <w:jc w:val="center"/>
    </w:pPr>
    <w:rPr>
      <w:rFonts w:ascii="Arial" w:eastAsia="SimSun" w:hAnsi="Arial"/>
      <w:vanish/>
      <w:sz w:val="16"/>
      <w:szCs w:val="16"/>
      <w:lang w:val="en-US" w:eastAsia="zh-CN"/>
    </w:rPr>
  </w:style>
  <w:style w:type="character" w:customStyle="1" w:styleId="z-BottomofFormChar">
    <w:name w:val="z-Bottom of Form Char"/>
    <w:basedOn w:val="DefaultParagraphFont"/>
    <w:link w:val="z-BottomofForm"/>
    <w:uiPriority w:val="99"/>
    <w:rsid w:val="00F715D0"/>
    <w:rPr>
      <w:rFonts w:ascii="Arial" w:eastAsia="SimSun" w:hAnsi="Arial"/>
      <w:vanish/>
      <w:sz w:val="16"/>
      <w:szCs w:val="16"/>
      <w:lang w:val="en-US" w:eastAsia="zh-CN"/>
    </w:rPr>
  </w:style>
  <w:style w:type="paragraph" w:customStyle="1" w:styleId="tablecell0">
    <w:name w:val="tablecell"/>
    <w:basedOn w:val="Normal"/>
    <w:qFormat/>
    <w:rsid w:val="00F715D0"/>
    <w:pPr>
      <w:autoSpaceDE w:val="0"/>
      <w:autoSpaceDN w:val="0"/>
      <w:adjustRightInd w:val="0"/>
      <w:snapToGrid w:val="0"/>
      <w:spacing w:before="40" w:after="40"/>
    </w:pPr>
    <w:rPr>
      <w:rFonts w:ascii="Times New Roman" w:eastAsia="SimSun" w:hAnsi="Times New Roman"/>
      <w:szCs w:val="20"/>
      <w:lang w:val="en-US"/>
    </w:rPr>
  </w:style>
  <w:style w:type="character" w:customStyle="1" w:styleId="shorttext">
    <w:name w:val="short_text"/>
    <w:rsid w:val="00F715D0"/>
  </w:style>
  <w:style w:type="paragraph" w:customStyle="1" w:styleId="tableheader">
    <w:name w:val="tableheader"/>
    <w:basedOn w:val="Normal"/>
    <w:qFormat/>
    <w:rsid w:val="00F715D0"/>
    <w:pPr>
      <w:snapToGrid w:val="0"/>
      <w:spacing w:before="40" w:after="40"/>
      <w:jc w:val="center"/>
    </w:pPr>
    <w:rPr>
      <w:rFonts w:ascii="Times New Roman" w:eastAsia="SimSun" w:hAnsi="Times New Roman" w:cs="Calibri"/>
      <w:b/>
      <w:bCs/>
      <w:color w:val="000000"/>
      <w:szCs w:val="20"/>
      <w:lang w:val="en-US"/>
    </w:rPr>
  </w:style>
  <w:style w:type="paragraph" w:customStyle="1" w:styleId="TAN">
    <w:name w:val="TAN"/>
    <w:basedOn w:val="Normal"/>
    <w:rsid w:val="00F715D0"/>
    <w:pPr>
      <w:keepNext/>
      <w:keepLines/>
      <w:ind w:left="851" w:hanging="851"/>
    </w:pPr>
    <w:rPr>
      <w:rFonts w:ascii="Arial" w:eastAsia="SimSun" w:hAnsi="Arial"/>
      <w:sz w:val="18"/>
      <w:szCs w:val="20"/>
    </w:rPr>
  </w:style>
  <w:style w:type="character" w:customStyle="1" w:styleId="apple-converted-space">
    <w:name w:val="apple-converted-space"/>
    <w:rsid w:val="00F715D0"/>
  </w:style>
  <w:style w:type="character" w:customStyle="1" w:styleId="keyword">
    <w:name w:val="keyword"/>
    <w:rsid w:val="00F715D0"/>
  </w:style>
  <w:style w:type="paragraph" w:customStyle="1" w:styleId="Test">
    <w:name w:val="Test"/>
    <w:basedOn w:val="Normal"/>
    <w:rsid w:val="00F715D0"/>
    <w:pPr>
      <w:spacing w:before="60" w:after="60" w:line="280" w:lineRule="atLeast"/>
      <w:ind w:left="2160"/>
      <w:jc w:val="both"/>
    </w:pPr>
    <w:rPr>
      <w:rFonts w:ascii="Times New Roman" w:eastAsia="MS Mincho" w:hAnsi="Times New Roman"/>
      <w:szCs w:val="20"/>
    </w:rPr>
  </w:style>
  <w:style w:type="paragraph" w:styleId="BodyTextIndent">
    <w:name w:val="Body Text Indent"/>
    <w:basedOn w:val="Normal"/>
    <w:link w:val="BodyTextIndentChar"/>
    <w:unhideWhenUsed/>
    <w:rsid w:val="00F715D0"/>
    <w:pPr>
      <w:spacing w:after="120" w:line="276" w:lineRule="auto"/>
      <w:ind w:left="360"/>
    </w:pPr>
    <w:rPr>
      <w:rFonts w:ascii="Times New Roman" w:eastAsia="SimSun" w:hAnsi="Times New Roman"/>
      <w:szCs w:val="20"/>
      <w:lang w:val="en-US" w:eastAsia="zh-CN"/>
    </w:rPr>
  </w:style>
  <w:style w:type="character" w:customStyle="1" w:styleId="BodyTextIndentChar">
    <w:name w:val="Body Text Indent Char"/>
    <w:basedOn w:val="DefaultParagraphFont"/>
    <w:link w:val="BodyTextIndent"/>
    <w:rsid w:val="00F715D0"/>
    <w:rPr>
      <w:rFonts w:eastAsia="SimSun"/>
      <w:lang w:val="en-US" w:eastAsia="zh-CN"/>
    </w:rPr>
  </w:style>
  <w:style w:type="paragraph" w:customStyle="1" w:styleId="ordinary-output">
    <w:name w:val="ordinary-output"/>
    <w:basedOn w:val="Normal"/>
    <w:rsid w:val="00F715D0"/>
    <w:pPr>
      <w:spacing w:before="100" w:beforeAutospacing="1" w:after="100" w:afterAutospacing="1" w:line="322" w:lineRule="atLeast"/>
    </w:pPr>
    <w:rPr>
      <w:rFonts w:ascii="SimSun" w:eastAsia="SimSun" w:hAnsi="SimSun" w:cs="SimSun"/>
      <w:color w:val="333333"/>
      <w:sz w:val="26"/>
      <w:szCs w:val="26"/>
      <w:lang w:val="en-US" w:eastAsia="zh-CN"/>
    </w:rPr>
  </w:style>
  <w:style w:type="character" w:customStyle="1" w:styleId="ordinary-span-edit2">
    <w:name w:val="ordinary-span-edit2"/>
    <w:rsid w:val="00F715D0"/>
  </w:style>
  <w:style w:type="paragraph" w:customStyle="1" w:styleId="PL">
    <w:name w:val="PL"/>
    <w:link w:val="PLChar"/>
    <w:qFormat/>
    <w:rsid w:val="00F715D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sv-SE" w:eastAsia="sv-SE"/>
    </w:rPr>
  </w:style>
  <w:style w:type="character" w:customStyle="1" w:styleId="PLChar">
    <w:name w:val="PL Char"/>
    <w:link w:val="PL"/>
    <w:qFormat/>
    <w:rsid w:val="00F715D0"/>
    <w:rPr>
      <w:rFonts w:ascii="Courier New" w:eastAsia="Times New Roman" w:hAnsi="Courier New"/>
      <w:noProof/>
      <w:sz w:val="16"/>
      <w:lang w:val="sv-SE" w:eastAsia="sv-SE"/>
    </w:rPr>
  </w:style>
  <w:style w:type="paragraph" w:styleId="ListNumber3">
    <w:name w:val="List Number 3"/>
    <w:basedOn w:val="Normal"/>
    <w:rsid w:val="00F715D0"/>
    <w:pPr>
      <w:numPr>
        <w:numId w:val="37"/>
      </w:numPr>
      <w:overflowPunct w:val="0"/>
      <w:autoSpaceDE w:val="0"/>
      <w:autoSpaceDN w:val="0"/>
      <w:adjustRightInd w:val="0"/>
      <w:spacing w:after="180"/>
      <w:textAlignment w:val="baseline"/>
    </w:pPr>
    <w:rPr>
      <w:rFonts w:ascii="Times New Roman" w:eastAsia="Times New Roman" w:hAnsi="Times New Roman"/>
      <w:szCs w:val="20"/>
    </w:rPr>
  </w:style>
  <w:style w:type="paragraph" w:styleId="Subtitle">
    <w:name w:val="Subtitle"/>
    <w:basedOn w:val="Normal"/>
    <w:next w:val="Normal"/>
    <w:link w:val="SubtitleChar"/>
    <w:uiPriority w:val="11"/>
    <w:qFormat/>
    <w:rsid w:val="00F715D0"/>
    <w:pPr>
      <w:numPr>
        <w:ilvl w:val="1"/>
      </w:numPr>
      <w:snapToGrid w:val="0"/>
    </w:pPr>
    <w:rPr>
      <w:rFonts w:ascii="Cambria" w:eastAsia="SimSun" w:hAnsi="Cambria"/>
      <w:b/>
      <w:i/>
      <w:iCs/>
      <w:color w:val="4F81BD"/>
      <w:spacing w:val="15"/>
      <w:lang w:val="en-US" w:eastAsia="zh-CN"/>
    </w:rPr>
  </w:style>
  <w:style w:type="character" w:customStyle="1" w:styleId="SubtitleChar">
    <w:name w:val="Subtitle Char"/>
    <w:basedOn w:val="DefaultParagraphFont"/>
    <w:link w:val="Subtitle"/>
    <w:uiPriority w:val="11"/>
    <w:rsid w:val="00F715D0"/>
    <w:rPr>
      <w:rFonts w:ascii="Cambria" w:eastAsia="SimSun" w:hAnsi="Cambria"/>
      <w:b/>
      <w:i/>
      <w:iCs/>
      <w:color w:val="4F81BD"/>
      <w:spacing w:val="15"/>
      <w:szCs w:val="24"/>
      <w:lang w:val="en-US" w:eastAsia="zh-CN"/>
    </w:rPr>
  </w:style>
  <w:style w:type="table" w:customStyle="1" w:styleId="TableGridLight1">
    <w:name w:val="Table Grid Light1"/>
    <w:basedOn w:val="TableNormal"/>
    <w:uiPriority w:val="40"/>
    <w:rsid w:val="00F715D0"/>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rsid w:val="00F715D0"/>
    <w:rPr>
      <w:rFonts w:ascii="Calibri" w:eastAsia="SimSun" w:hAnsi="Calibri"/>
      <w:lang w:eastAsia="zh-C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ize">
    <w:name w:val="size"/>
    <w:rsid w:val="00F715D0"/>
  </w:style>
  <w:style w:type="paragraph" w:styleId="Title">
    <w:name w:val="Title"/>
    <w:aliases w:val="Heading 31"/>
    <w:basedOn w:val="Normal"/>
    <w:link w:val="TitleChar1"/>
    <w:qFormat/>
    <w:rsid w:val="00F715D0"/>
    <w:pPr>
      <w:overflowPunct w:val="0"/>
      <w:autoSpaceDE w:val="0"/>
      <w:autoSpaceDN w:val="0"/>
      <w:adjustRightInd w:val="0"/>
      <w:spacing w:after="120"/>
      <w:jc w:val="center"/>
      <w:textAlignment w:val="baseline"/>
    </w:pPr>
    <w:rPr>
      <w:rFonts w:ascii="Arial" w:eastAsia="MS Mincho" w:hAnsi="Arial"/>
      <w:b/>
      <w:sz w:val="24"/>
      <w:szCs w:val="20"/>
      <w:lang w:val="de-DE" w:eastAsia="ja-JP"/>
    </w:rPr>
  </w:style>
  <w:style w:type="character" w:customStyle="1" w:styleId="TitleChar">
    <w:name w:val="Title Char"/>
    <w:aliases w:val="no break Char Car Char,H3 Char Car Char,h3 Char Car Char"/>
    <w:basedOn w:val="DefaultParagraphFont"/>
    <w:rsid w:val="00F715D0"/>
    <w:rPr>
      <w:rFonts w:asciiTheme="majorHAnsi" w:eastAsiaTheme="majorEastAsia" w:hAnsiTheme="majorHAnsi" w:cstheme="majorBidi"/>
      <w:spacing w:val="-10"/>
      <w:kern w:val="28"/>
      <w:sz w:val="56"/>
      <w:szCs w:val="56"/>
      <w:lang w:eastAsia="en-US"/>
    </w:rPr>
  </w:style>
  <w:style w:type="character" w:customStyle="1" w:styleId="TitleChar1">
    <w:name w:val="Title Char1"/>
    <w:aliases w:val="Heading 31 Char"/>
    <w:link w:val="Title"/>
    <w:rsid w:val="00F715D0"/>
    <w:rPr>
      <w:rFonts w:ascii="Arial" w:eastAsia="MS Mincho" w:hAnsi="Arial"/>
      <w:b/>
      <w:sz w:val="24"/>
      <w:lang w:val="de-DE" w:eastAsia="ja-JP"/>
    </w:rPr>
  </w:style>
  <w:style w:type="paragraph" w:customStyle="1" w:styleId="TAR">
    <w:name w:val="TAR"/>
    <w:basedOn w:val="TAL"/>
    <w:rsid w:val="00F715D0"/>
    <w:pPr>
      <w:jc w:val="right"/>
    </w:pPr>
    <w:rPr>
      <w:rFonts w:eastAsia="Times New Roman"/>
    </w:rPr>
  </w:style>
  <w:style w:type="paragraph" w:customStyle="1" w:styleId="TableText">
    <w:name w:val="TableText"/>
    <w:basedOn w:val="BodyTextIndent"/>
    <w:rsid w:val="00F715D0"/>
    <w:pPr>
      <w:keepNext/>
      <w:keepLines/>
      <w:overflowPunct w:val="0"/>
      <w:autoSpaceDE w:val="0"/>
      <w:autoSpaceDN w:val="0"/>
      <w:adjustRightInd w:val="0"/>
      <w:snapToGrid w:val="0"/>
      <w:spacing w:after="180" w:line="240" w:lineRule="auto"/>
      <w:ind w:left="0"/>
      <w:jc w:val="center"/>
    </w:pPr>
    <w:rPr>
      <w:rFonts w:eastAsia="Times New Roman"/>
      <w:kern w:val="2"/>
      <w:lang w:val="en-GB" w:eastAsia="en-US"/>
    </w:rPr>
  </w:style>
  <w:style w:type="paragraph" w:customStyle="1" w:styleId="ZT">
    <w:name w:val="ZT"/>
    <w:rsid w:val="00F715D0"/>
    <w:pPr>
      <w:framePr w:wrap="notBeside" w:hAnchor="margin" w:yAlign="center"/>
      <w:widowControl w:val="0"/>
      <w:spacing w:line="240" w:lineRule="atLeast"/>
      <w:jc w:val="right"/>
    </w:pPr>
    <w:rPr>
      <w:rFonts w:ascii="Arial" w:eastAsia="MS Mincho" w:hAnsi="Arial"/>
      <w:b/>
      <w:sz w:val="34"/>
      <w:lang w:eastAsia="en-US"/>
    </w:rPr>
  </w:style>
  <w:style w:type="paragraph" w:styleId="Index2">
    <w:name w:val="index 2"/>
    <w:basedOn w:val="Index1"/>
    <w:rsid w:val="00F715D0"/>
    <w:pPr>
      <w:overflowPunct/>
      <w:autoSpaceDE/>
      <w:autoSpaceDN/>
      <w:adjustRightInd/>
      <w:ind w:left="284"/>
      <w:textAlignment w:val="auto"/>
    </w:pPr>
    <w:rPr>
      <w:rFonts w:eastAsia="MS Mincho"/>
      <w:lang w:eastAsia="ja-JP"/>
    </w:rPr>
  </w:style>
  <w:style w:type="paragraph" w:customStyle="1" w:styleId="ZH">
    <w:name w:val="ZH"/>
    <w:rsid w:val="00F715D0"/>
    <w:pPr>
      <w:framePr w:wrap="notBeside" w:vAnchor="page" w:hAnchor="margin" w:xAlign="center" w:y="6805"/>
      <w:widowControl w:val="0"/>
    </w:pPr>
    <w:rPr>
      <w:rFonts w:ascii="Arial" w:eastAsia="MS Mincho" w:hAnsi="Arial"/>
      <w:noProof/>
      <w:lang w:eastAsia="en-US"/>
    </w:rPr>
  </w:style>
  <w:style w:type="paragraph" w:customStyle="1" w:styleId="TT">
    <w:name w:val="TT"/>
    <w:basedOn w:val="Heading1"/>
    <w:next w:val="Normal"/>
    <w:rsid w:val="00F715D0"/>
    <w:pPr>
      <w:keepLines/>
      <w:numPr>
        <w:numId w:val="0"/>
      </w:numPr>
      <w:tabs>
        <w:tab w:val="num" w:pos="851"/>
      </w:tabs>
      <w:spacing w:after="180"/>
      <w:ind w:left="851" w:hanging="851"/>
      <w:outlineLvl w:val="9"/>
    </w:pPr>
    <w:rPr>
      <w:rFonts w:eastAsia="MS Mincho" w:cs="Times New Roman"/>
      <w:b w:val="0"/>
      <w:bCs w:val="0"/>
      <w:kern w:val="0"/>
      <w:sz w:val="36"/>
      <w:szCs w:val="20"/>
    </w:rPr>
  </w:style>
  <w:style w:type="paragraph" w:styleId="ListNumber2">
    <w:name w:val="List Number 2"/>
    <w:basedOn w:val="ListNumber"/>
    <w:rsid w:val="00F715D0"/>
    <w:pPr>
      <w:ind w:left="851"/>
    </w:pPr>
  </w:style>
  <w:style w:type="paragraph" w:styleId="ListNumber">
    <w:name w:val="List Number"/>
    <w:basedOn w:val="List"/>
    <w:rsid w:val="00F715D0"/>
    <w:pPr>
      <w:spacing w:after="180"/>
      <w:ind w:left="568" w:hanging="284"/>
    </w:pPr>
    <w:rPr>
      <w:rFonts w:ascii="Times New Roman" w:eastAsia="MS Mincho" w:hAnsi="Times New Roman"/>
      <w:szCs w:val="20"/>
      <w:lang w:eastAsia="ja-JP"/>
    </w:rPr>
  </w:style>
  <w:style w:type="character" w:styleId="FootnoteReference">
    <w:name w:val="footnote reference"/>
    <w:rsid w:val="00F715D0"/>
    <w:rPr>
      <w:b/>
      <w:position w:val="6"/>
      <w:sz w:val="16"/>
    </w:rPr>
  </w:style>
  <w:style w:type="paragraph" w:customStyle="1" w:styleId="TF">
    <w:name w:val="TF"/>
    <w:aliases w:val="left"/>
    <w:basedOn w:val="TH"/>
    <w:link w:val="TFZchn"/>
    <w:rsid w:val="00F715D0"/>
    <w:pPr>
      <w:keepNext w:val="0"/>
      <w:overflowPunct/>
      <w:autoSpaceDE/>
      <w:autoSpaceDN/>
      <w:adjustRightInd/>
      <w:spacing w:before="0" w:after="240"/>
      <w:textAlignment w:val="auto"/>
    </w:pPr>
    <w:rPr>
      <w:rFonts w:eastAsia="MS Mincho"/>
      <w:lang w:eastAsia="ja-JP"/>
    </w:rPr>
  </w:style>
  <w:style w:type="paragraph" w:customStyle="1" w:styleId="EX">
    <w:name w:val="EX"/>
    <w:basedOn w:val="Normal"/>
    <w:rsid w:val="00F715D0"/>
    <w:pPr>
      <w:keepLines/>
      <w:spacing w:after="180"/>
      <w:ind w:left="1702" w:hanging="1418"/>
    </w:pPr>
    <w:rPr>
      <w:rFonts w:ascii="Times New Roman" w:eastAsia="MS Mincho" w:hAnsi="Times New Roman"/>
      <w:szCs w:val="20"/>
      <w:lang w:eastAsia="ja-JP"/>
    </w:rPr>
  </w:style>
  <w:style w:type="paragraph" w:customStyle="1" w:styleId="FP">
    <w:name w:val="FP"/>
    <w:basedOn w:val="Normal"/>
    <w:rsid w:val="00F715D0"/>
    <w:rPr>
      <w:rFonts w:ascii="Times New Roman" w:eastAsia="MS Mincho" w:hAnsi="Times New Roman"/>
      <w:szCs w:val="20"/>
      <w:lang w:eastAsia="ja-JP"/>
    </w:rPr>
  </w:style>
  <w:style w:type="paragraph" w:customStyle="1" w:styleId="LD">
    <w:name w:val="LD"/>
    <w:rsid w:val="00F715D0"/>
    <w:pPr>
      <w:keepNext/>
      <w:keepLines/>
      <w:spacing w:line="180" w:lineRule="exact"/>
    </w:pPr>
    <w:rPr>
      <w:rFonts w:ascii="MS LineDraw" w:eastAsia="MS Mincho" w:hAnsi="MS LineDraw"/>
      <w:noProof/>
      <w:lang w:eastAsia="en-US"/>
    </w:rPr>
  </w:style>
  <w:style w:type="paragraph" w:customStyle="1" w:styleId="NW">
    <w:name w:val="NW"/>
    <w:basedOn w:val="NO"/>
    <w:rsid w:val="00F715D0"/>
    <w:rPr>
      <w:rFonts w:eastAsia="MS Mincho"/>
      <w:sz w:val="20"/>
      <w:lang w:eastAsia="ja-JP"/>
    </w:rPr>
  </w:style>
  <w:style w:type="paragraph" w:customStyle="1" w:styleId="EW">
    <w:name w:val="EW"/>
    <w:basedOn w:val="EX"/>
    <w:rsid w:val="00F715D0"/>
    <w:pPr>
      <w:spacing w:after="0"/>
    </w:pPr>
  </w:style>
  <w:style w:type="paragraph" w:styleId="ListBullet2">
    <w:name w:val="List Bullet 2"/>
    <w:aliases w:val="lb2"/>
    <w:basedOn w:val="ListBullet"/>
    <w:rsid w:val="00F715D0"/>
    <w:pPr>
      <w:overflowPunct/>
      <w:autoSpaceDE/>
      <w:autoSpaceDN/>
      <w:adjustRightInd/>
      <w:ind w:left="851"/>
      <w:textAlignment w:val="auto"/>
    </w:pPr>
    <w:rPr>
      <w:rFonts w:eastAsia="MS Mincho"/>
      <w:lang w:eastAsia="ja-JP"/>
    </w:rPr>
  </w:style>
  <w:style w:type="paragraph" w:styleId="ListBullet3">
    <w:name w:val="List Bullet 3"/>
    <w:basedOn w:val="ListBullet2"/>
    <w:rsid w:val="00F715D0"/>
    <w:pPr>
      <w:ind w:left="1135"/>
    </w:pPr>
  </w:style>
  <w:style w:type="paragraph" w:customStyle="1" w:styleId="NF">
    <w:name w:val="NF"/>
    <w:basedOn w:val="NO"/>
    <w:rsid w:val="00F715D0"/>
    <w:pPr>
      <w:keepNext/>
    </w:pPr>
    <w:rPr>
      <w:rFonts w:ascii="Arial" w:eastAsia="MS Mincho" w:hAnsi="Arial"/>
      <w:sz w:val="18"/>
      <w:lang w:eastAsia="ja-JP"/>
    </w:rPr>
  </w:style>
  <w:style w:type="paragraph" w:customStyle="1" w:styleId="ZB">
    <w:name w:val="ZB"/>
    <w:rsid w:val="00F715D0"/>
    <w:pPr>
      <w:framePr w:w="10206" w:h="284" w:hRule="exact" w:wrap="notBeside" w:vAnchor="page" w:hAnchor="margin" w:y="1986"/>
      <w:widowControl w:val="0"/>
      <w:ind w:right="28"/>
      <w:jc w:val="right"/>
    </w:pPr>
    <w:rPr>
      <w:rFonts w:ascii="Arial" w:eastAsia="MS Mincho" w:hAnsi="Arial"/>
      <w:i/>
      <w:noProof/>
      <w:lang w:eastAsia="en-US"/>
    </w:rPr>
  </w:style>
  <w:style w:type="paragraph" w:customStyle="1" w:styleId="ZD">
    <w:name w:val="ZD"/>
    <w:rsid w:val="00F715D0"/>
    <w:pPr>
      <w:framePr w:wrap="notBeside" w:vAnchor="page" w:hAnchor="margin" w:y="15764"/>
      <w:widowControl w:val="0"/>
    </w:pPr>
    <w:rPr>
      <w:rFonts w:ascii="Arial" w:eastAsia="MS Mincho" w:hAnsi="Arial"/>
      <w:noProof/>
      <w:sz w:val="32"/>
      <w:lang w:eastAsia="en-US"/>
    </w:rPr>
  </w:style>
  <w:style w:type="paragraph" w:customStyle="1" w:styleId="ZU">
    <w:name w:val="ZU"/>
    <w:rsid w:val="00F715D0"/>
    <w:pPr>
      <w:framePr w:w="10206" w:wrap="notBeside" w:vAnchor="page" w:hAnchor="margin" w:y="6238"/>
      <w:widowControl w:val="0"/>
      <w:pBdr>
        <w:top w:val="single" w:sz="12" w:space="1" w:color="auto"/>
      </w:pBdr>
      <w:jc w:val="right"/>
    </w:pPr>
    <w:rPr>
      <w:rFonts w:ascii="Arial" w:eastAsia="MS Mincho" w:hAnsi="Arial"/>
      <w:noProof/>
      <w:lang w:eastAsia="en-US"/>
    </w:rPr>
  </w:style>
  <w:style w:type="paragraph" w:customStyle="1" w:styleId="ZV">
    <w:name w:val="ZV"/>
    <w:basedOn w:val="ZU"/>
    <w:rsid w:val="00F715D0"/>
    <w:pPr>
      <w:framePr w:wrap="notBeside" w:y="16161"/>
    </w:pPr>
  </w:style>
  <w:style w:type="character" w:customStyle="1" w:styleId="ZGSM">
    <w:name w:val="ZGSM"/>
    <w:rsid w:val="00F715D0"/>
  </w:style>
  <w:style w:type="paragraph" w:customStyle="1" w:styleId="ZG">
    <w:name w:val="ZG"/>
    <w:rsid w:val="00F715D0"/>
    <w:pPr>
      <w:framePr w:wrap="notBeside" w:vAnchor="page" w:hAnchor="margin" w:xAlign="right" w:y="6805"/>
      <w:widowControl w:val="0"/>
      <w:jc w:val="right"/>
    </w:pPr>
    <w:rPr>
      <w:rFonts w:ascii="Arial" w:eastAsia="MS Mincho" w:hAnsi="Arial"/>
      <w:noProof/>
      <w:lang w:eastAsia="en-US"/>
    </w:rPr>
  </w:style>
  <w:style w:type="paragraph" w:styleId="List4">
    <w:name w:val="List 4"/>
    <w:basedOn w:val="List3"/>
    <w:rsid w:val="00F715D0"/>
    <w:pPr>
      <w:spacing w:after="180"/>
      <w:ind w:left="1418" w:hanging="284"/>
      <w:contextualSpacing w:val="0"/>
    </w:pPr>
    <w:rPr>
      <w:rFonts w:ascii="Times New Roman" w:eastAsia="SimSun" w:hAnsi="Times New Roman"/>
      <w:szCs w:val="20"/>
      <w:lang w:val="en-US" w:eastAsia="ja-JP"/>
    </w:rPr>
  </w:style>
  <w:style w:type="paragraph" w:styleId="List5">
    <w:name w:val="List 5"/>
    <w:basedOn w:val="List4"/>
    <w:rsid w:val="00F715D0"/>
    <w:pPr>
      <w:ind w:left="1702"/>
    </w:pPr>
  </w:style>
  <w:style w:type="paragraph" w:customStyle="1" w:styleId="EditorsNote">
    <w:name w:val="Editor's Note"/>
    <w:basedOn w:val="NO"/>
    <w:rsid w:val="00F715D0"/>
    <w:pPr>
      <w:spacing w:after="180"/>
    </w:pPr>
    <w:rPr>
      <w:rFonts w:eastAsia="MS Mincho"/>
      <w:color w:val="FF0000"/>
      <w:sz w:val="20"/>
      <w:lang w:eastAsia="ja-JP"/>
    </w:rPr>
  </w:style>
  <w:style w:type="paragraph" w:styleId="ListBullet4">
    <w:name w:val="List Bullet 4"/>
    <w:basedOn w:val="ListBullet3"/>
    <w:rsid w:val="00F715D0"/>
    <w:pPr>
      <w:ind w:left="1418"/>
    </w:pPr>
  </w:style>
  <w:style w:type="paragraph" w:styleId="ListBullet5">
    <w:name w:val="List Bullet 5"/>
    <w:basedOn w:val="ListBullet4"/>
    <w:rsid w:val="00F715D0"/>
    <w:pPr>
      <w:ind w:left="1702"/>
    </w:pPr>
  </w:style>
  <w:style w:type="paragraph" w:customStyle="1" w:styleId="B4">
    <w:name w:val="B4"/>
    <w:basedOn w:val="List4"/>
    <w:rsid w:val="00F715D0"/>
  </w:style>
  <w:style w:type="paragraph" w:customStyle="1" w:styleId="B5">
    <w:name w:val="B5"/>
    <w:basedOn w:val="List5"/>
    <w:rsid w:val="00F715D0"/>
  </w:style>
  <w:style w:type="paragraph" w:customStyle="1" w:styleId="ZTD">
    <w:name w:val="ZTD"/>
    <w:basedOn w:val="ZB"/>
    <w:rsid w:val="00F715D0"/>
    <w:pPr>
      <w:framePr w:hRule="auto" w:wrap="notBeside" w:y="852"/>
    </w:pPr>
    <w:rPr>
      <w:i w:val="0"/>
      <w:sz w:val="40"/>
    </w:rPr>
  </w:style>
  <w:style w:type="paragraph" w:customStyle="1" w:styleId="tdoc-header">
    <w:name w:val="tdoc-header"/>
    <w:rsid w:val="00F715D0"/>
    <w:rPr>
      <w:rFonts w:ascii="Arial" w:eastAsia="MS Mincho" w:hAnsi="Arial"/>
      <w:noProof/>
      <w:sz w:val="24"/>
      <w:lang w:eastAsia="en-US"/>
    </w:rPr>
  </w:style>
  <w:style w:type="paragraph" w:customStyle="1" w:styleId="HDStyleLS">
    <w:name w:val="HDStyle_LS"/>
    <w:basedOn w:val="Header"/>
    <w:rsid w:val="00F715D0"/>
    <w:pPr>
      <w:tabs>
        <w:tab w:val="clear" w:pos="4536"/>
        <w:tab w:val="clear" w:pos="9072"/>
        <w:tab w:val="center" w:pos="4680"/>
        <w:tab w:val="right" w:pos="9360"/>
        <w:tab w:val="right" w:pos="9639"/>
        <w:tab w:val="right" w:pos="10206"/>
      </w:tabs>
      <w:jc w:val="both"/>
    </w:pPr>
    <w:rPr>
      <w:rFonts w:ascii="Arial" w:eastAsia="MS Mincho" w:hAnsi="Arial" w:cs="Arial"/>
      <w:b/>
      <w:sz w:val="28"/>
      <w:szCs w:val="20"/>
    </w:rPr>
  </w:style>
  <w:style w:type="paragraph" w:customStyle="1" w:styleId="INDENT1">
    <w:name w:val="INDENT1"/>
    <w:basedOn w:val="Normal"/>
    <w:rsid w:val="00F715D0"/>
    <w:pPr>
      <w:overflowPunct w:val="0"/>
      <w:autoSpaceDE w:val="0"/>
      <w:autoSpaceDN w:val="0"/>
      <w:adjustRightInd w:val="0"/>
      <w:spacing w:after="180"/>
      <w:ind w:left="851"/>
      <w:textAlignment w:val="baseline"/>
    </w:pPr>
    <w:rPr>
      <w:rFonts w:ascii="Times New Roman" w:eastAsia="MS Mincho" w:hAnsi="Times New Roman"/>
      <w:szCs w:val="20"/>
      <w:lang w:eastAsia="ja-JP"/>
    </w:rPr>
  </w:style>
  <w:style w:type="paragraph" w:customStyle="1" w:styleId="INDENT2">
    <w:name w:val="INDENT2"/>
    <w:basedOn w:val="Normal"/>
    <w:rsid w:val="00F715D0"/>
    <w:pPr>
      <w:overflowPunct w:val="0"/>
      <w:autoSpaceDE w:val="0"/>
      <w:autoSpaceDN w:val="0"/>
      <w:adjustRightInd w:val="0"/>
      <w:spacing w:after="180"/>
      <w:ind w:left="1135" w:hanging="284"/>
      <w:textAlignment w:val="baseline"/>
    </w:pPr>
    <w:rPr>
      <w:rFonts w:ascii="Times New Roman" w:eastAsia="MS Mincho" w:hAnsi="Times New Roman"/>
      <w:szCs w:val="20"/>
      <w:lang w:eastAsia="ja-JP"/>
    </w:rPr>
  </w:style>
  <w:style w:type="paragraph" w:customStyle="1" w:styleId="INDENT3">
    <w:name w:val="INDENT3"/>
    <w:basedOn w:val="Normal"/>
    <w:rsid w:val="00F715D0"/>
    <w:pPr>
      <w:overflowPunct w:val="0"/>
      <w:autoSpaceDE w:val="0"/>
      <w:autoSpaceDN w:val="0"/>
      <w:adjustRightInd w:val="0"/>
      <w:spacing w:after="180"/>
      <w:ind w:left="1701" w:hanging="567"/>
      <w:textAlignment w:val="baseline"/>
    </w:pPr>
    <w:rPr>
      <w:rFonts w:ascii="Times New Roman" w:eastAsia="MS Mincho" w:hAnsi="Times New Roman"/>
      <w:szCs w:val="20"/>
      <w:lang w:eastAsia="ja-JP"/>
    </w:rPr>
  </w:style>
  <w:style w:type="paragraph" w:customStyle="1" w:styleId="FigureTitle">
    <w:name w:val="Figure_Title"/>
    <w:basedOn w:val="Normal"/>
    <w:next w:val="Normal"/>
    <w:rsid w:val="00F715D0"/>
    <w:pPr>
      <w:keepLines/>
      <w:tabs>
        <w:tab w:val="left" w:pos="794"/>
        <w:tab w:val="left" w:pos="1191"/>
        <w:tab w:val="left" w:pos="1588"/>
        <w:tab w:val="left" w:pos="1985"/>
      </w:tabs>
      <w:overflowPunct w:val="0"/>
      <w:autoSpaceDE w:val="0"/>
      <w:autoSpaceDN w:val="0"/>
      <w:adjustRightInd w:val="0"/>
      <w:spacing w:before="120" w:after="480"/>
      <w:jc w:val="center"/>
      <w:textAlignment w:val="baseline"/>
    </w:pPr>
    <w:rPr>
      <w:rFonts w:ascii="Times New Roman" w:eastAsia="MS Mincho" w:hAnsi="Times New Roman"/>
      <w:b/>
      <w:sz w:val="24"/>
      <w:szCs w:val="20"/>
      <w:lang w:eastAsia="ja-JP"/>
    </w:rPr>
  </w:style>
  <w:style w:type="paragraph" w:customStyle="1" w:styleId="RecCCITT">
    <w:name w:val="Rec_CCITT_#"/>
    <w:basedOn w:val="Normal"/>
    <w:rsid w:val="00F715D0"/>
    <w:pPr>
      <w:keepNext/>
      <w:keepLines/>
      <w:overflowPunct w:val="0"/>
      <w:autoSpaceDE w:val="0"/>
      <w:autoSpaceDN w:val="0"/>
      <w:adjustRightInd w:val="0"/>
      <w:spacing w:after="180"/>
      <w:textAlignment w:val="baseline"/>
    </w:pPr>
    <w:rPr>
      <w:rFonts w:ascii="Times New Roman" w:eastAsia="MS Mincho" w:hAnsi="Times New Roman"/>
      <w:b/>
      <w:szCs w:val="20"/>
      <w:lang w:eastAsia="ja-JP"/>
    </w:rPr>
  </w:style>
  <w:style w:type="paragraph" w:customStyle="1" w:styleId="CouvRecTitle">
    <w:name w:val="Couv Rec Title"/>
    <w:basedOn w:val="Normal"/>
    <w:rsid w:val="00F715D0"/>
    <w:pPr>
      <w:keepNext/>
      <w:keepLines/>
      <w:overflowPunct w:val="0"/>
      <w:autoSpaceDE w:val="0"/>
      <w:autoSpaceDN w:val="0"/>
      <w:adjustRightInd w:val="0"/>
      <w:spacing w:before="240" w:after="180"/>
      <w:ind w:left="1418"/>
      <w:textAlignment w:val="baseline"/>
    </w:pPr>
    <w:rPr>
      <w:rFonts w:ascii="Arial" w:eastAsia="MS Mincho" w:hAnsi="Arial"/>
      <w:b/>
      <w:sz w:val="36"/>
      <w:szCs w:val="20"/>
      <w:lang w:val="en-US" w:eastAsia="ja-JP"/>
    </w:rPr>
  </w:style>
  <w:style w:type="paragraph" w:customStyle="1" w:styleId="TAJ">
    <w:name w:val="TAJ"/>
    <w:basedOn w:val="TH"/>
    <w:rsid w:val="00F715D0"/>
    <w:rPr>
      <w:rFonts w:eastAsia="MS Mincho"/>
      <w:lang w:eastAsia="ja-JP"/>
    </w:rPr>
  </w:style>
  <w:style w:type="paragraph" w:customStyle="1" w:styleId="Guidance">
    <w:name w:val="Guidance"/>
    <w:basedOn w:val="Normal"/>
    <w:rsid w:val="00F715D0"/>
    <w:pPr>
      <w:overflowPunct w:val="0"/>
      <w:autoSpaceDE w:val="0"/>
      <w:autoSpaceDN w:val="0"/>
      <w:adjustRightInd w:val="0"/>
      <w:spacing w:after="180"/>
      <w:textAlignment w:val="baseline"/>
    </w:pPr>
    <w:rPr>
      <w:rFonts w:ascii="Times New Roman" w:eastAsia="MS Mincho" w:hAnsi="Times New Roman"/>
      <w:i/>
      <w:color w:val="0000FF"/>
      <w:szCs w:val="20"/>
      <w:lang w:eastAsia="ja-JP"/>
    </w:rPr>
  </w:style>
  <w:style w:type="paragraph" w:customStyle="1" w:styleId="TitleText">
    <w:name w:val="Title Text"/>
    <w:basedOn w:val="Normal"/>
    <w:next w:val="Normal"/>
    <w:rsid w:val="00F715D0"/>
    <w:pPr>
      <w:overflowPunct w:val="0"/>
      <w:autoSpaceDE w:val="0"/>
      <w:autoSpaceDN w:val="0"/>
      <w:adjustRightInd w:val="0"/>
      <w:spacing w:after="220"/>
      <w:textAlignment w:val="baseline"/>
    </w:pPr>
    <w:rPr>
      <w:rFonts w:ascii="Times New Roman" w:eastAsia="MS Mincho" w:hAnsi="Times New Roman"/>
      <w:b/>
      <w:szCs w:val="20"/>
      <w:lang w:val="en-US" w:eastAsia="ja-JP"/>
    </w:rPr>
  </w:style>
  <w:style w:type="paragraph" w:customStyle="1" w:styleId="91">
    <w:name w:val="目录 91"/>
    <w:basedOn w:val="TOC8"/>
    <w:uiPriority w:val="39"/>
    <w:rsid w:val="00F715D0"/>
    <w:pPr>
      <w:keepLines/>
      <w:tabs>
        <w:tab w:val="right" w:leader="dot" w:pos="9639"/>
      </w:tabs>
      <w:overflowPunct w:val="0"/>
      <w:autoSpaceDE w:val="0"/>
      <w:autoSpaceDN w:val="0"/>
      <w:adjustRightInd w:val="0"/>
      <w:spacing w:before="180"/>
      <w:ind w:left="1418" w:right="425" w:hanging="1418"/>
      <w:textAlignment w:val="baseline"/>
    </w:pPr>
    <w:rPr>
      <w:rFonts w:ascii="Times New Roman" w:eastAsia="MS Mincho" w:hAnsi="Times New Roman" w:cs="Times New Roman"/>
      <w:b/>
      <w:noProof/>
      <w:sz w:val="22"/>
      <w:szCs w:val="20"/>
    </w:rPr>
  </w:style>
  <w:style w:type="paragraph" w:customStyle="1" w:styleId="CRfront">
    <w:name w:val="CR_front"/>
    <w:next w:val="Normal"/>
    <w:rsid w:val="00F715D0"/>
    <w:rPr>
      <w:rFonts w:ascii="Arial" w:eastAsia="MS Mincho" w:hAnsi="Arial"/>
      <w:lang w:eastAsia="en-US"/>
    </w:rPr>
  </w:style>
  <w:style w:type="paragraph" w:customStyle="1" w:styleId="berschrift2Head2A2">
    <w:name w:val="Überschrift 2.Head2A.2"/>
    <w:basedOn w:val="Heading1"/>
    <w:next w:val="Normal"/>
    <w:rsid w:val="00F715D0"/>
    <w:pPr>
      <w:keepLines/>
      <w:numPr>
        <w:numId w:val="0"/>
      </w:numPr>
      <w:tabs>
        <w:tab w:val="num" w:pos="851"/>
      </w:tabs>
      <w:spacing w:before="180" w:after="180"/>
      <w:ind w:left="851" w:hanging="851"/>
      <w:outlineLvl w:val="1"/>
    </w:pPr>
    <w:rPr>
      <w:rFonts w:eastAsia="MS Mincho" w:cs="Times New Roman"/>
      <w:b w:val="0"/>
      <w:bCs w:val="0"/>
      <w:kern w:val="0"/>
      <w:szCs w:val="20"/>
      <w:lang w:eastAsia="de-DE"/>
    </w:rPr>
  </w:style>
  <w:style w:type="paragraph" w:customStyle="1" w:styleId="berschrift3h3H3Underrubrik2">
    <w:name w:val="Überschrift 3.h3.H3.Underrubrik2"/>
    <w:basedOn w:val="Heading2"/>
    <w:next w:val="Normal"/>
    <w:rsid w:val="00F715D0"/>
    <w:pPr>
      <w:keepLines/>
      <w:numPr>
        <w:numId w:val="7"/>
      </w:numPr>
      <w:spacing w:before="120" w:after="180"/>
      <w:outlineLvl w:val="2"/>
    </w:pPr>
    <w:rPr>
      <w:rFonts w:eastAsia="MS Mincho" w:cs="Times New Roman"/>
      <w:b w:val="0"/>
      <w:bCs w:val="0"/>
      <w:i w:val="0"/>
      <w:iCs w:val="0"/>
      <w:sz w:val="28"/>
      <w:szCs w:val="20"/>
      <w:lang w:eastAsia="de-DE"/>
    </w:rPr>
  </w:style>
  <w:style w:type="paragraph" w:customStyle="1" w:styleId="Bullets">
    <w:name w:val="Bullets"/>
    <w:basedOn w:val="BodyText"/>
    <w:rsid w:val="00F715D0"/>
    <w:pPr>
      <w:widowControl w:val="0"/>
      <w:spacing w:after="0"/>
    </w:pPr>
    <w:rPr>
      <w:rFonts w:ascii="Times New Roman" w:eastAsia="SimSun" w:hAnsi="Times New Roman"/>
      <w:color w:val="0000FF"/>
      <w:kern w:val="2"/>
      <w:sz w:val="21"/>
      <w:szCs w:val="20"/>
      <w:lang w:val="en-US" w:eastAsia="zh-CN"/>
    </w:rPr>
  </w:style>
  <w:style w:type="paragraph" w:customStyle="1" w:styleId="BalloonText1">
    <w:name w:val="Balloon Text1"/>
    <w:basedOn w:val="Normal"/>
    <w:semiHidden/>
    <w:rsid w:val="00F715D0"/>
    <w:pPr>
      <w:overflowPunct w:val="0"/>
      <w:autoSpaceDE w:val="0"/>
      <w:autoSpaceDN w:val="0"/>
      <w:adjustRightInd w:val="0"/>
      <w:spacing w:after="180"/>
      <w:textAlignment w:val="baseline"/>
    </w:pPr>
    <w:rPr>
      <w:rFonts w:ascii="Tahoma" w:eastAsia="MS Mincho" w:hAnsi="Tahoma" w:cs="Tahoma"/>
      <w:sz w:val="16"/>
      <w:szCs w:val="16"/>
      <w:lang w:eastAsia="ja-JP"/>
    </w:rPr>
  </w:style>
  <w:style w:type="paragraph" w:customStyle="1" w:styleId="Normal-Figure">
    <w:name w:val="Normal-Figure"/>
    <w:basedOn w:val="Normal"/>
    <w:rsid w:val="00F715D0"/>
    <w:pPr>
      <w:spacing w:before="360" w:line="240" w:lineRule="atLeast"/>
      <w:jc w:val="center"/>
    </w:pPr>
    <w:rPr>
      <w:rFonts w:ascii="Times New Roman" w:eastAsia="MS Mincho" w:hAnsi="Times New Roman"/>
      <w:szCs w:val="20"/>
      <w:lang w:val="en-US" w:eastAsia="ja-JP"/>
    </w:rPr>
  </w:style>
  <w:style w:type="paragraph" w:styleId="BodyTextIndent2">
    <w:name w:val="Body Text Indent 2"/>
    <w:basedOn w:val="Normal"/>
    <w:link w:val="BodyTextIndent2Char"/>
    <w:rsid w:val="00F715D0"/>
    <w:pPr>
      <w:spacing w:after="180"/>
      <w:ind w:leftChars="100" w:left="200"/>
    </w:pPr>
    <w:rPr>
      <w:rFonts w:ascii="Times New Roman" w:eastAsia="MS Mincho" w:hAnsi="Times New Roman"/>
      <w:szCs w:val="20"/>
      <w:lang w:eastAsia="ja-JP"/>
    </w:rPr>
  </w:style>
  <w:style w:type="character" w:customStyle="1" w:styleId="BodyTextIndent2Char">
    <w:name w:val="Body Text Indent 2 Char"/>
    <w:basedOn w:val="DefaultParagraphFont"/>
    <w:link w:val="BodyTextIndent2"/>
    <w:rsid w:val="00F715D0"/>
    <w:rPr>
      <w:rFonts w:eastAsia="MS Mincho"/>
      <w:lang w:eastAsia="ja-JP"/>
    </w:rPr>
  </w:style>
  <w:style w:type="character" w:customStyle="1" w:styleId="ListChar">
    <w:name w:val="List Char"/>
    <w:link w:val="List"/>
    <w:rsid w:val="00F715D0"/>
    <w:rPr>
      <w:rFonts w:ascii="Times" w:hAnsi="Times"/>
      <w:szCs w:val="24"/>
      <w:lang w:eastAsia="en-US"/>
    </w:rPr>
  </w:style>
  <w:style w:type="character" w:customStyle="1" w:styleId="List2Char">
    <w:name w:val="List 2 Char"/>
    <w:link w:val="List2"/>
    <w:rsid w:val="00F715D0"/>
    <w:rPr>
      <w:rFonts w:ascii="Times" w:hAnsi="Times"/>
      <w:szCs w:val="24"/>
      <w:lang w:eastAsia="en-US"/>
    </w:rPr>
  </w:style>
  <w:style w:type="character" w:customStyle="1" w:styleId="List3Char">
    <w:name w:val="List 3 Char"/>
    <w:link w:val="List3"/>
    <w:rsid w:val="00F715D0"/>
    <w:rPr>
      <w:rFonts w:ascii="Times" w:hAnsi="Times"/>
      <w:szCs w:val="24"/>
      <w:lang w:eastAsia="en-US"/>
    </w:rPr>
  </w:style>
  <w:style w:type="paragraph" w:styleId="ListContinue2">
    <w:name w:val="List Continue 2"/>
    <w:basedOn w:val="Normal"/>
    <w:rsid w:val="00F715D0"/>
    <w:pPr>
      <w:spacing w:after="180"/>
      <w:ind w:leftChars="400" w:left="850"/>
    </w:pPr>
    <w:rPr>
      <w:rFonts w:ascii="Times New Roman" w:eastAsia="MS Mincho" w:hAnsi="Times New Roman"/>
      <w:szCs w:val="20"/>
      <w:lang w:eastAsia="ja-JP"/>
    </w:rPr>
  </w:style>
  <w:style w:type="paragraph" w:styleId="BodyTextFirstIndent2">
    <w:name w:val="Body Text First Indent 2"/>
    <w:basedOn w:val="BodyTextIndent"/>
    <w:link w:val="BodyTextFirstIndent2Char"/>
    <w:rsid w:val="00F715D0"/>
    <w:pPr>
      <w:spacing w:after="180" w:line="240" w:lineRule="auto"/>
      <w:ind w:leftChars="400" w:left="851" w:firstLineChars="100" w:firstLine="210"/>
    </w:pPr>
    <w:rPr>
      <w:rFonts w:eastAsia="MS Mincho"/>
      <w:lang w:val="en-GB" w:eastAsia="en-US"/>
    </w:rPr>
  </w:style>
  <w:style w:type="character" w:customStyle="1" w:styleId="BodyTextFirstIndent2Char">
    <w:name w:val="Body Text First Indent 2 Char"/>
    <w:basedOn w:val="BodyTextIndentChar"/>
    <w:link w:val="BodyTextFirstIndent2"/>
    <w:rsid w:val="00F715D0"/>
    <w:rPr>
      <w:rFonts w:eastAsia="MS Mincho"/>
      <w:lang w:val="en-US" w:eastAsia="en-US"/>
    </w:rPr>
  </w:style>
  <w:style w:type="paragraph" w:customStyle="1" w:styleId="List1">
    <w:name w:val="List 1"/>
    <w:basedOn w:val="Normal"/>
    <w:rsid w:val="00F715D0"/>
    <w:pPr>
      <w:spacing w:after="120"/>
      <w:ind w:left="568" w:hanging="284"/>
    </w:pPr>
    <w:rPr>
      <w:rFonts w:ascii="Arial" w:eastAsia="MS Mincho" w:hAnsi="Arial"/>
      <w:szCs w:val="22"/>
      <w:lang w:eastAsia="ja-JP"/>
    </w:rPr>
  </w:style>
  <w:style w:type="paragraph" w:customStyle="1" w:styleId="assocaitedwith">
    <w:name w:val="assocaited with"/>
    <w:basedOn w:val="Normal"/>
    <w:rsid w:val="00F715D0"/>
    <w:pPr>
      <w:spacing w:after="180"/>
      <w:jc w:val="center"/>
    </w:pPr>
    <w:rPr>
      <w:rFonts w:ascii="Times New Roman" w:eastAsia="MS Mincho" w:hAnsi="Times New Roman"/>
      <w:szCs w:val="20"/>
      <w:lang w:eastAsia="ja-JP"/>
    </w:rPr>
  </w:style>
  <w:style w:type="paragraph" w:customStyle="1" w:styleId="Nor">
    <w:name w:val="Nor'"/>
    <w:basedOn w:val="assocaitedwith"/>
    <w:rsid w:val="00F715D0"/>
    <w:rPr>
      <w:b/>
    </w:rPr>
  </w:style>
  <w:style w:type="table" w:styleId="TableClassic2">
    <w:name w:val="Table Classic 2"/>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1">
    <w:name w:val="Table Classic 1"/>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715D0"/>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715D0"/>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2">
    <w:name w:val="Table Simple 2"/>
    <w:basedOn w:val="TableNormal"/>
    <w:rsid w:val="00F715D0"/>
    <w:pPr>
      <w:spacing w:after="180"/>
    </w:pPr>
    <w:rPr>
      <w:rFonts w:ascii="CG Times (WN)" w:eastAsia="MS Mincho" w:hAnsi="CG Times (WN)"/>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
    <w:name w:val="浅色列表1"/>
    <w:basedOn w:val="TableNormal"/>
    <w:uiPriority w:val="61"/>
    <w:rsid w:val="00F715D0"/>
    <w:rPr>
      <w:rFonts w:ascii="CG Times (WN)" w:eastAsia="MS Mincho" w:hAnsi="CG Times (WN)"/>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Shading-Accent6">
    <w:name w:val="Light Shading Accent 6"/>
    <w:basedOn w:val="TableNormal"/>
    <w:uiPriority w:val="60"/>
    <w:rsid w:val="00F715D0"/>
    <w:rPr>
      <w:rFonts w:ascii="CG Times (WN)" w:eastAsia="MS Mincho" w:hAnsi="CG Times (WN)"/>
      <w:color w:val="E36C0A"/>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MediumShading2-Accent3">
    <w:name w:val="Medium Shading 2 Accent 3"/>
    <w:basedOn w:val="TableNormal"/>
    <w:uiPriority w:val="64"/>
    <w:rsid w:val="00F715D0"/>
    <w:rPr>
      <w:rFonts w:ascii="CG Times (WN)" w:eastAsia="MS Mincho" w:hAnsi="CG Times (WN)"/>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ableGrid4">
    <w:name w:val="Table Grid 4"/>
    <w:basedOn w:val="TableNormal"/>
    <w:rsid w:val="00F715D0"/>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3">
    <w:name w:val="Table Grid 3"/>
    <w:basedOn w:val="TableNormal"/>
    <w:rsid w:val="00F715D0"/>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
    <w:name w:val="Table Grid 2"/>
    <w:basedOn w:val="TableNormal"/>
    <w:rsid w:val="00F715D0"/>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Elegant">
    <w:name w:val="Table Elegant"/>
    <w:basedOn w:val="TableNormal"/>
    <w:rsid w:val="00F715D0"/>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MTDisplayEquation">
    <w:name w:val="MTDisplayEquation"/>
    <w:basedOn w:val="Normal"/>
    <w:next w:val="Normal"/>
    <w:link w:val="MTDisplayEquationChar"/>
    <w:rsid w:val="00F715D0"/>
    <w:pPr>
      <w:widowControl w:val="0"/>
      <w:tabs>
        <w:tab w:val="center" w:pos="4160"/>
        <w:tab w:val="right" w:pos="8300"/>
      </w:tabs>
      <w:jc w:val="both"/>
    </w:pPr>
    <w:rPr>
      <w:rFonts w:ascii="Calibri" w:eastAsia="SimSun" w:hAnsi="Calibri"/>
      <w:kern w:val="2"/>
      <w:sz w:val="21"/>
      <w:szCs w:val="22"/>
      <w:lang w:val="en-US" w:eastAsia="zh-CN"/>
    </w:rPr>
  </w:style>
  <w:style w:type="character" w:customStyle="1" w:styleId="MTDisplayEquationChar">
    <w:name w:val="MTDisplayEquation Char"/>
    <w:link w:val="MTDisplayEquation"/>
    <w:rsid w:val="00F715D0"/>
    <w:rPr>
      <w:rFonts w:ascii="Calibri" w:eastAsia="SimSun" w:hAnsi="Calibri"/>
      <w:kern w:val="2"/>
      <w:sz w:val="21"/>
      <w:szCs w:val="22"/>
      <w:lang w:val="en-US" w:eastAsia="zh-CN"/>
    </w:rPr>
  </w:style>
  <w:style w:type="paragraph" w:customStyle="1" w:styleId="a9">
    <w:name w:val="样式 正文"/>
    <w:basedOn w:val="Normal"/>
    <w:link w:val="Char1"/>
    <w:rsid w:val="00F715D0"/>
    <w:pPr>
      <w:widowControl w:val="0"/>
      <w:ind w:firstLineChars="200" w:firstLine="420"/>
      <w:jc w:val="both"/>
    </w:pPr>
    <w:rPr>
      <w:rFonts w:ascii="Times New Roman" w:eastAsia="SimSun" w:hAnsi="Times New Roman" w:cs="SimSun"/>
      <w:kern w:val="2"/>
      <w:sz w:val="21"/>
      <w:szCs w:val="20"/>
      <w:lang w:val="en-US" w:eastAsia="zh-CN"/>
    </w:rPr>
  </w:style>
  <w:style w:type="character" w:customStyle="1" w:styleId="Char1">
    <w:name w:val="样式 正文 Char"/>
    <w:link w:val="a9"/>
    <w:rsid w:val="00F715D0"/>
    <w:rPr>
      <w:rFonts w:eastAsia="SimSun" w:cs="SimSun"/>
      <w:kern w:val="2"/>
      <w:sz w:val="21"/>
      <w:lang w:val="en-US" w:eastAsia="zh-CN"/>
    </w:rPr>
  </w:style>
  <w:style w:type="paragraph" w:customStyle="1" w:styleId="aa">
    <w:name w:val="公式"/>
    <w:basedOn w:val="Normal"/>
    <w:rsid w:val="00F715D0"/>
    <w:pPr>
      <w:widowControl w:val="0"/>
      <w:ind w:firstLine="420"/>
      <w:jc w:val="right"/>
    </w:pPr>
    <w:rPr>
      <w:rFonts w:ascii="Times New Roman" w:eastAsia="SimSun" w:hAnsi="Times New Roman" w:cs="SimSun"/>
      <w:kern w:val="2"/>
      <w:sz w:val="21"/>
      <w:szCs w:val="20"/>
      <w:lang w:val="en-US" w:eastAsia="zh-CN"/>
    </w:rPr>
  </w:style>
  <w:style w:type="paragraph" w:customStyle="1" w:styleId="Normal9pointspacing">
    <w:name w:val="Normal 9 point spacing"/>
    <w:basedOn w:val="BodyText"/>
    <w:link w:val="Normal9pointspacingChar"/>
    <w:qFormat/>
    <w:rsid w:val="00F715D0"/>
    <w:pPr>
      <w:spacing w:before="180" w:after="60"/>
    </w:pPr>
    <w:rPr>
      <w:rFonts w:ascii="Times New Roman" w:eastAsia="MS Mincho" w:hAnsi="Times New Roman"/>
    </w:rPr>
  </w:style>
  <w:style w:type="character" w:customStyle="1" w:styleId="Normal9pointspacingChar">
    <w:name w:val="Normal 9 point spacing Char"/>
    <w:link w:val="Normal9pointspacing"/>
    <w:rsid w:val="00F715D0"/>
    <w:rPr>
      <w:rFonts w:eastAsia="MS Mincho"/>
      <w:szCs w:val="24"/>
      <w:lang w:eastAsia="en-US"/>
    </w:rPr>
  </w:style>
  <w:style w:type="paragraph" w:customStyle="1" w:styleId="Doc-title">
    <w:name w:val="Doc-title"/>
    <w:basedOn w:val="Normal"/>
    <w:link w:val="Doc-titleChar"/>
    <w:qFormat/>
    <w:rsid w:val="00F715D0"/>
    <w:pPr>
      <w:spacing w:before="60"/>
      <w:ind w:left="1259" w:hanging="1259"/>
    </w:pPr>
    <w:rPr>
      <w:rFonts w:ascii="Arial" w:eastAsia="SimSun" w:hAnsi="Arial" w:cs="Arial"/>
      <w:szCs w:val="20"/>
      <w:lang w:val="en-US" w:eastAsia="zh-CN"/>
    </w:rPr>
  </w:style>
  <w:style w:type="paragraph" w:customStyle="1" w:styleId="onecomwebmail-msonormal">
    <w:name w:val="onecomwebmail-msonormal"/>
    <w:basedOn w:val="Normal"/>
    <w:rsid w:val="00F715D0"/>
    <w:pPr>
      <w:spacing w:before="100" w:beforeAutospacing="1" w:after="100" w:afterAutospacing="1"/>
    </w:pPr>
    <w:rPr>
      <w:rFonts w:ascii="Times New Roman" w:eastAsia="Times New Roman" w:hAnsi="Times New Roman"/>
      <w:sz w:val="24"/>
      <w:lang w:val="en-US"/>
    </w:rPr>
  </w:style>
  <w:style w:type="paragraph" w:customStyle="1" w:styleId="Figure">
    <w:name w:val="Figure"/>
    <w:basedOn w:val="Normal"/>
    <w:next w:val="Caption"/>
    <w:qFormat/>
    <w:rsid w:val="00F715D0"/>
    <w:pPr>
      <w:keepNext/>
      <w:keepLines/>
      <w:spacing w:before="180" w:after="160" w:line="259" w:lineRule="auto"/>
      <w:jc w:val="center"/>
    </w:pPr>
    <w:rPr>
      <w:rFonts w:ascii="Calibri" w:eastAsia="Calibri" w:hAnsi="Calibri"/>
      <w:sz w:val="22"/>
      <w:szCs w:val="22"/>
      <w:lang w:val="en-US"/>
    </w:rPr>
  </w:style>
  <w:style w:type="paragraph" w:styleId="TableofFigures">
    <w:name w:val="table of figures"/>
    <w:basedOn w:val="Normal"/>
    <w:next w:val="Normal"/>
    <w:uiPriority w:val="99"/>
    <w:rsid w:val="00F715D0"/>
    <w:pPr>
      <w:spacing w:after="160" w:line="259" w:lineRule="auto"/>
      <w:ind w:left="1418" w:hanging="1418"/>
    </w:pPr>
    <w:rPr>
      <w:rFonts w:ascii="Calibri" w:eastAsia="Calibri" w:hAnsi="Calibri"/>
      <w:b/>
      <w:sz w:val="22"/>
      <w:szCs w:val="22"/>
      <w:lang w:val="en-US"/>
    </w:rPr>
  </w:style>
  <w:style w:type="paragraph" w:customStyle="1" w:styleId="references0">
    <w:name w:val="references"/>
    <w:rsid w:val="00F715D0"/>
    <w:pPr>
      <w:numPr>
        <w:numId w:val="38"/>
      </w:numPr>
      <w:spacing w:after="50" w:line="180" w:lineRule="exact"/>
      <w:jc w:val="both"/>
    </w:pPr>
    <w:rPr>
      <w:rFonts w:eastAsia="MS Mincho"/>
      <w:noProof/>
      <w:sz w:val="16"/>
      <w:szCs w:val="16"/>
      <w:lang w:val="en-US" w:eastAsia="en-US"/>
    </w:rPr>
  </w:style>
  <w:style w:type="paragraph" w:styleId="IndexHeading">
    <w:name w:val="index heading"/>
    <w:basedOn w:val="Normal"/>
    <w:next w:val="Normal"/>
    <w:rsid w:val="00F715D0"/>
    <w:pPr>
      <w:pBdr>
        <w:top w:val="single" w:sz="12" w:space="0" w:color="auto"/>
      </w:pBdr>
      <w:spacing w:before="360" w:after="240"/>
    </w:pPr>
    <w:rPr>
      <w:rFonts w:ascii="Times New Roman" w:eastAsia="SimSun" w:hAnsi="Times New Roman"/>
      <w:b/>
      <w:i/>
      <w:sz w:val="26"/>
      <w:szCs w:val="20"/>
    </w:rPr>
  </w:style>
  <w:style w:type="paragraph" w:customStyle="1" w:styleId="NumberedList">
    <w:name w:val="Numbered List"/>
    <w:basedOn w:val="Normal"/>
    <w:rsid w:val="00F715D0"/>
    <w:pPr>
      <w:numPr>
        <w:numId w:val="40"/>
      </w:numPr>
      <w:jc w:val="both"/>
    </w:pPr>
    <w:rPr>
      <w:rFonts w:ascii="Times New Roman" w:eastAsia="MS Mincho" w:hAnsi="Times New Roman"/>
      <w:szCs w:val="20"/>
    </w:rPr>
  </w:style>
  <w:style w:type="paragraph" w:customStyle="1" w:styleId="FigureCaption">
    <w:name w:val="Figure Caption"/>
    <w:aliases w:val="fc Char,Figure Caption Char"/>
    <w:basedOn w:val="Normal"/>
    <w:rsid w:val="00F715D0"/>
    <w:pPr>
      <w:keepLines/>
      <w:spacing w:before="60" w:after="120" w:line="300" w:lineRule="atLeast"/>
      <w:ind w:left="1008" w:hanging="1008"/>
      <w:jc w:val="both"/>
    </w:pPr>
    <w:rPr>
      <w:rFonts w:ascii="Times New Roman" w:eastAsia="????" w:hAnsi="Times New Roman"/>
      <w:szCs w:val="20"/>
      <w:lang w:val="en-US"/>
    </w:rPr>
  </w:style>
  <w:style w:type="paragraph" w:customStyle="1" w:styleId="Equation-Numbered">
    <w:name w:val="Equation-Numbered"/>
    <w:basedOn w:val="Normal"/>
    <w:next w:val="Normal"/>
    <w:autoRedefine/>
    <w:rsid w:val="00F715D0"/>
    <w:pPr>
      <w:spacing w:before="120" w:after="120" w:line="240" w:lineRule="atLeast"/>
      <w:jc w:val="right"/>
    </w:pPr>
    <w:rPr>
      <w:rFonts w:ascii="Times New Roman" w:eastAsia="SimSun" w:hAnsi="Times New Roman"/>
      <w:sz w:val="22"/>
      <w:szCs w:val="20"/>
      <w:lang w:val="en-US"/>
    </w:rPr>
  </w:style>
  <w:style w:type="paragraph" w:customStyle="1" w:styleId="multifig">
    <w:name w:val="multifig"/>
    <w:basedOn w:val="Normal"/>
    <w:rsid w:val="00F715D0"/>
    <w:pPr>
      <w:keepNext/>
      <w:tabs>
        <w:tab w:val="center" w:pos="2160"/>
        <w:tab w:val="center" w:pos="6480"/>
      </w:tabs>
      <w:spacing w:line="240" w:lineRule="atLeast"/>
    </w:pPr>
    <w:rPr>
      <w:rFonts w:ascii="Times New Roman" w:eastAsia="SimSun" w:hAnsi="Times New Roman"/>
      <w:sz w:val="24"/>
      <w:szCs w:val="20"/>
      <w:lang w:val="en-US"/>
    </w:rPr>
  </w:style>
  <w:style w:type="paragraph" w:customStyle="1" w:styleId="TableCaption">
    <w:name w:val="TableCaption"/>
    <w:basedOn w:val="Normal"/>
    <w:rsid w:val="00F715D0"/>
    <w:pPr>
      <w:keepNext/>
      <w:tabs>
        <w:tab w:val="left" w:pos="936"/>
      </w:tabs>
      <w:spacing w:before="120" w:after="60"/>
      <w:ind w:left="936" w:hanging="936"/>
      <w:jc w:val="both"/>
    </w:pPr>
    <w:rPr>
      <w:rFonts w:ascii="Times New Roman" w:eastAsia="SimSun" w:hAnsi="Times New Roman"/>
      <w:sz w:val="22"/>
      <w:szCs w:val="20"/>
      <w:lang w:val="en-US"/>
    </w:rPr>
  </w:style>
  <w:style w:type="paragraph" w:customStyle="1" w:styleId="EquationNumbered">
    <w:name w:val="Equation Numbered"/>
    <w:basedOn w:val="Normal"/>
    <w:rsid w:val="00F715D0"/>
    <w:pPr>
      <w:tabs>
        <w:tab w:val="center" w:pos="4320"/>
        <w:tab w:val="right" w:pos="8640"/>
      </w:tabs>
      <w:spacing w:before="60" w:after="60" w:line="300" w:lineRule="atLeast"/>
    </w:pPr>
    <w:rPr>
      <w:rFonts w:ascii="Times New Roman" w:eastAsia="SimSun" w:hAnsi="Times New Roman"/>
      <w:sz w:val="22"/>
      <w:szCs w:val="20"/>
      <w:lang w:val="en-US"/>
    </w:rPr>
  </w:style>
  <w:style w:type="paragraph" w:customStyle="1" w:styleId="Style10ptChar">
    <w:name w:val="Style 10 pt Char"/>
    <w:basedOn w:val="Normal"/>
    <w:rsid w:val="00F715D0"/>
    <w:pPr>
      <w:spacing w:before="120" w:line="240" w:lineRule="exact"/>
      <w:jc w:val="both"/>
    </w:pPr>
    <w:rPr>
      <w:rFonts w:ascii="Times New Roman" w:eastAsia="MS Mincho" w:hAnsi="Times New Roman"/>
      <w:szCs w:val="20"/>
      <w:lang w:val="en-US"/>
    </w:rPr>
  </w:style>
  <w:style w:type="character" w:customStyle="1" w:styleId="Style10ptCharChar">
    <w:name w:val="Style 10 pt Char Char"/>
    <w:rsid w:val="00F715D0"/>
    <w:rPr>
      <w:rFonts w:ascii="Arial" w:eastAsia="MS Mincho" w:hAnsi="Arial" w:cs="Arial"/>
      <w:color w:val="0000FF"/>
      <w:kern w:val="2"/>
      <w:lang w:val="en-US" w:eastAsia="en-US" w:bidi="ar-SA"/>
    </w:rPr>
  </w:style>
  <w:style w:type="paragraph" w:customStyle="1" w:styleId="Style10ptBoldChar">
    <w:name w:val="Style 10 pt Bold Char"/>
    <w:basedOn w:val="Normal"/>
    <w:autoRedefine/>
    <w:rsid w:val="00F715D0"/>
    <w:pPr>
      <w:spacing w:before="60" w:after="60" w:line="240" w:lineRule="exact"/>
      <w:jc w:val="both"/>
    </w:pPr>
    <w:rPr>
      <w:rFonts w:ascii="Times New Roman" w:eastAsia="MS Mincho" w:hAnsi="Times New Roman"/>
      <w:b/>
      <w:szCs w:val="20"/>
      <w:lang w:val="en-US"/>
    </w:rPr>
  </w:style>
  <w:style w:type="character" w:customStyle="1" w:styleId="Style10ptBoldCharChar">
    <w:name w:val="Style 10 pt Bold Char Char"/>
    <w:rsid w:val="00F715D0"/>
    <w:rPr>
      <w:rFonts w:ascii="Arial" w:eastAsia="MS Mincho" w:hAnsi="Arial" w:cs="Arial"/>
      <w:b/>
      <w:color w:val="0000FF"/>
      <w:kern w:val="2"/>
      <w:lang w:val="en-US" w:eastAsia="en-US" w:bidi="ar-SA"/>
    </w:rPr>
  </w:style>
  <w:style w:type="paragraph" w:styleId="HTMLPreformatted">
    <w:name w:val="HTML Preformatted"/>
    <w:basedOn w:val="Normal"/>
    <w:link w:val="HTMLPreformattedChar"/>
    <w:rsid w:val="00F71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n-US" w:eastAsia="ko-KR"/>
    </w:rPr>
  </w:style>
  <w:style w:type="character" w:customStyle="1" w:styleId="HTMLPreformattedChar">
    <w:name w:val="HTML Preformatted Char"/>
    <w:basedOn w:val="DefaultParagraphFont"/>
    <w:link w:val="HTMLPreformatted"/>
    <w:rsid w:val="00F715D0"/>
    <w:rPr>
      <w:rFonts w:ascii="Courier New" w:hAnsi="Courier New" w:cs="Courier New"/>
      <w:lang w:val="en-US" w:eastAsia="ko-KR"/>
    </w:rPr>
  </w:style>
  <w:style w:type="paragraph" w:customStyle="1" w:styleId="Bullet0">
    <w:name w:val="Bullet"/>
    <w:basedOn w:val="Normal"/>
    <w:rsid w:val="00F715D0"/>
    <w:pPr>
      <w:numPr>
        <w:numId w:val="39"/>
      </w:numPr>
      <w:tabs>
        <w:tab w:val="clear" w:pos="1440"/>
        <w:tab w:val="num" w:pos="432"/>
      </w:tabs>
      <w:ind w:left="432" w:hanging="432"/>
    </w:pPr>
    <w:rPr>
      <w:rFonts w:ascii="Times New Roman" w:eastAsia="SimSun" w:hAnsi="Times New Roman"/>
      <w:sz w:val="24"/>
      <w:lang w:val="en-US"/>
    </w:rPr>
  </w:style>
  <w:style w:type="character" w:customStyle="1" w:styleId="FigureCaption1">
    <w:name w:val="Figure Caption1"/>
    <w:aliases w:val="fc Char1,Figure Caption Char Char"/>
    <w:rsid w:val="00F715D0"/>
    <w:rPr>
      <w:rFonts w:ascii="Arial" w:eastAsia="????" w:hAnsi="Arial" w:cs="Arial"/>
      <w:color w:val="0000FF"/>
      <w:kern w:val="2"/>
      <w:lang w:val="en-US" w:eastAsia="en-US" w:bidi="ar-SA"/>
    </w:rPr>
  </w:style>
  <w:style w:type="paragraph" w:customStyle="1" w:styleId="FigureCentered">
    <w:name w:val="FigureCentered"/>
    <w:basedOn w:val="Normal"/>
    <w:next w:val="Normal"/>
    <w:rsid w:val="00F715D0"/>
    <w:pPr>
      <w:keepNext/>
      <w:spacing w:before="60" w:after="60" w:line="240" w:lineRule="atLeast"/>
      <w:jc w:val="center"/>
    </w:pPr>
    <w:rPr>
      <w:rFonts w:ascii="Times New Roman" w:eastAsia="SimSun" w:hAnsi="Times New Roman"/>
      <w:sz w:val="24"/>
      <w:szCs w:val="20"/>
      <w:lang w:val="en-US"/>
    </w:rPr>
  </w:style>
  <w:style w:type="character" w:customStyle="1" w:styleId="Equation-NumberedChar">
    <w:name w:val="Equation-Numbered Char"/>
    <w:rsid w:val="00F715D0"/>
    <w:rPr>
      <w:rFonts w:ascii="Arial" w:eastAsia="SimSun" w:hAnsi="Arial" w:cs="Arial"/>
      <w:color w:val="0000FF"/>
      <w:kern w:val="2"/>
      <w:sz w:val="22"/>
      <w:lang w:val="en-US" w:eastAsia="en-US" w:bidi="ar-SA"/>
    </w:rPr>
  </w:style>
  <w:style w:type="paragraph" w:customStyle="1" w:styleId="item">
    <w:name w:val="item"/>
    <w:basedOn w:val="Normal"/>
    <w:rsid w:val="00F715D0"/>
    <w:pPr>
      <w:numPr>
        <w:numId w:val="41"/>
      </w:numPr>
      <w:jc w:val="both"/>
    </w:pPr>
    <w:rPr>
      <w:rFonts w:ascii="Times New Roman" w:eastAsia="MS Mincho" w:hAnsi="Times New Roman"/>
      <w:szCs w:val="20"/>
    </w:rPr>
  </w:style>
  <w:style w:type="paragraph" w:customStyle="1" w:styleId="PaperTableCell">
    <w:name w:val="PaperTableCell"/>
    <w:basedOn w:val="Normal"/>
    <w:rsid w:val="00F715D0"/>
    <w:pPr>
      <w:jc w:val="both"/>
    </w:pPr>
    <w:rPr>
      <w:rFonts w:ascii="Times New Roman" w:eastAsia="SimSun" w:hAnsi="Times New Roman"/>
      <w:sz w:val="16"/>
      <w:lang w:val="en-US"/>
    </w:rPr>
  </w:style>
  <w:style w:type="character" w:styleId="LineNumber">
    <w:name w:val="line number"/>
    <w:rsid w:val="00F715D0"/>
    <w:rPr>
      <w:rFonts w:ascii="Arial" w:eastAsia="SimSun" w:hAnsi="Arial" w:cs="Arial"/>
      <w:color w:val="0000FF"/>
      <w:kern w:val="2"/>
      <w:sz w:val="18"/>
      <w:lang w:val="en-US" w:eastAsia="zh-CN" w:bidi="ar-SA"/>
    </w:rPr>
  </w:style>
  <w:style w:type="paragraph" w:customStyle="1" w:styleId="figure0">
    <w:name w:val="figure"/>
    <w:basedOn w:val="Normal"/>
    <w:rsid w:val="00F715D0"/>
    <w:pPr>
      <w:keepNext/>
      <w:keepLines/>
      <w:spacing w:before="60" w:after="60" w:line="240" w:lineRule="atLeast"/>
      <w:jc w:val="center"/>
    </w:pPr>
    <w:rPr>
      <w:rFonts w:ascii="Times New Roman" w:eastAsia="SimSun" w:hAnsi="Times New Roman"/>
      <w:szCs w:val="20"/>
      <w:lang w:val="en-US"/>
    </w:rPr>
  </w:style>
  <w:style w:type="character" w:customStyle="1" w:styleId="moz-txt-tag">
    <w:name w:val="moz-txt-tag"/>
    <w:rsid w:val="00F715D0"/>
    <w:rPr>
      <w:rFonts w:ascii="Arial" w:eastAsia="SimSun" w:hAnsi="Arial" w:cs="Arial"/>
      <w:color w:val="0000FF"/>
      <w:kern w:val="2"/>
      <w:lang w:val="en-US" w:eastAsia="zh-CN" w:bidi="ar-SA"/>
    </w:rPr>
  </w:style>
  <w:style w:type="character" w:customStyle="1" w:styleId="GuidanceChar">
    <w:name w:val="Guidance Char"/>
    <w:rsid w:val="00F715D0"/>
    <w:rPr>
      <w:i/>
      <w:color w:val="0000FF"/>
      <w:lang w:val="en-GB" w:eastAsia="en-US" w:bidi="ar-SA"/>
    </w:rPr>
  </w:style>
  <w:style w:type="paragraph" w:styleId="BodyTextIndent3">
    <w:name w:val="Body Text Indent 3"/>
    <w:basedOn w:val="Normal"/>
    <w:link w:val="BodyTextIndent3Char"/>
    <w:rsid w:val="00F715D0"/>
    <w:pPr>
      <w:overflowPunct w:val="0"/>
      <w:autoSpaceDE w:val="0"/>
      <w:autoSpaceDN w:val="0"/>
      <w:adjustRightInd w:val="0"/>
      <w:ind w:left="1080"/>
      <w:textAlignment w:val="baseline"/>
    </w:pPr>
    <w:rPr>
      <w:rFonts w:ascii="Times New Roman" w:eastAsia="SimSun" w:hAnsi="Times New Roman"/>
      <w:szCs w:val="20"/>
      <w:lang w:val="en-US" w:eastAsia="ja-JP"/>
    </w:rPr>
  </w:style>
  <w:style w:type="character" w:customStyle="1" w:styleId="BodyTextIndent3Char">
    <w:name w:val="Body Text Indent 3 Char"/>
    <w:basedOn w:val="DefaultParagraphFont"/>
    <w:link w:val="BodyTextIndent3"/>
    <w:rsid w:val="00F715D0"/>
    <w:rPr>
      <w:rFonts w:eastAsia="SimSun"/>
      <w:lang w:val="en-US" w:eastAsia="ja-JP"/>
    </w:rPr>
  </w:style>
  <w:style w:type="paragraph" w:customStyle="1" w:styleId="CharCharCharCharCharChar1CharChar">
    <w:name w:val="Char Char Char Char Char Char1 Char Char"/>
    <w:next w:val="Normal"/>
    <w:semiHidden/>
    <w:rsid w:val="00F715D0"/>
    <w:pPr>
      <w:keepNext/>
      <w:tabs>
        <w:tab w:val="num" w:pos="720"/>
      </w:tabs>
      <w:autoSpaceDE w:val="0"/>
      <w:autoSpaceDN w:val="0"/>
      <w:adjustRightInd w:val="0"/>
      <w:ind w:left="720" w:hanging="360"/>
      <w:jc w:val="both"/>
    </w:pPr>
    <w:rPr>
      <w:rFonts w:eastAsia="SimSun"/>
      <w:kern w:val="2"/>
      <w:lang w:eastAsia="zh-CN"/>
    </w:rPr>
  </w:style>
  <w:style w:type="paragraph" w:customStyle="1" w:styleId="numberedlist0">
    <w:name w:val="numbered list"/>
    <w:basedOn w:val="ListBulle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customStyle="1" w:styleId="TabList">
    <w:name w:val="TabList"/>
    <w:basedOn w:val="Normal"/>
    <w:rsid w:val="00F715D0"/>
    <w:pPr>
      <w:tabs>
        <w:tab w:val="left" w:pos="1134"/>
      </w:tabs>
      <w:overflowPunct w:val="0"/>
      <w:autoSpaceDE w:val="0"/>
      <w:autoSpaceDN w:val="0"/>
      <w:adjustRightInd w:val="0"/>
      <w:textAlignment w:val="baseline"/>
    </w:pPr>
    <w:rPr>
      <w:rFonts w:ascii="Times New Roman" w:eastAsia="MS Mincho" w:hAnsi="Times New Roman"/>
      <w:szCs w:val="20"/>
      <w:lang w:eastAsia="en-GB"/>
    </w:rPr>
  </w:style>
  <w:style w:type="paragraph" w:customStyle="1" w:styleId="tabletext0">
    <w:name w:val="table text"/>
    <w:basedOn w:val="Normal"/>
    <w:next w:val="table"/>
    <w:rsid w:val="00F715D0"/>
    <w:pPr>
      <w:overflowPunct w:val="0"/>
      <w:autoSpaceDE w:val="0"/>
      <w:autoSpaceDN w:val="0"/>
      <w:adjustRightInd w:val="0"/>
      <w:textAlignment w:val="baseline"/>
    </w:pPr>
    <w:rPr>
      <w:rFonts w:ascii="Times New Roman" w:eastAsia="MS Mincho" w:hAnsi="Times New Roman"/>
      <w:i/>
      <w:szCs w:val="20"/>
      <w:lang w:eastAsia="en-GB"/>
    </w:rPr>
  </w:style>
  <w:style w:type="paragraph" w:customStyle="1" w:styleId="table">
    <w:name w:val="table"/>
    <w:basedOn w:val="Normal"/>
    <w:next w:val="Normal"/>
    <w:rsid w:val="00F715D0"/>
    <w:pPr>
      <w:overflowPunct w:val="0"/>
      <w:autoSpaceDE w:val="0"/>
      <w:autoSpaceDN w:val="0"/>
      <w:adjustRightInd w:val="0"/>
      <w:jc w:val="center"/>
      <w:textAlignment w:val="baseline"/>
    </w:pPr>
    <w:rPr>
      <w:rFonts w:ascii="Times New Roman" w:eastAsia="MS Mincho" w:hAnsi="Times New Roman"/>
      <w:szCs w:val="20"/>
      <w:lang w:val="en-US" w:eastAsia="en-GB"/>
    </w:rPr>
  </w:style>
  <w:style w:type="paragraph" w:customStyle="1" w:styleId="HE">
    <w:name w:val="HE"/>
    <w:basedOn w:val="Normal"/>
    <w:rsid w:val="00F715D0"/>
    <w:pPr>
      <w:overflowPunct w:val="0"/>
      <w:autoSpaceDE w:val="0"/>
      <w:autoSpaceDN w:val="0"/>
      <w:adjustRightInd w:val="0"/>
      <w:textAlignment w:val="baseline"/>
    </w:pPr>
    <w:rPr>
      <w:rFonts w:ascii="Times New Roman" w:eastAsia="MS Mincho" w:hAnsi="Times New Roman"/>
      <w:b/>
      <w:szCs w:val="20"/>
      <w:lang w:eastAsia="en-GB"/>
    </w:rPr>
  </w:style>
  <w:style w:type="paragraph" w:customStyle="1" w:styleId="text0">
    <w:name w:val="text"/>
    <w:basedOn w:val="Normal"/>
    <w:link w:val="textChar0"/>
    <w:qFormat/>
    <w:rsid w:val="00F715D0"/>
    <w:pPr>
      <w:widowControl w:val="0"/>
      <w:overflowPunct w:val="0"/>
      <w:autoSpaceDE w:val="0"/>
      <w:autoSpaceDN w:val="0"/>
      <w:adjustRightInd w:val="0"/>
      <w:spacing w:after="240"/>
      <w:jc w:val="both"/>
      <w:textAlignment w:val="baseline"/>
    </w:pPr>
    <w:rPr>
      <w:rFonts w:ascii="Times New Roman" w:eastAsia="Times New Roman" w:hAnsi="Times New Roman"/>
      <w:sz w:val="24"/>
      <w:szCs w:val="20"/>
      <w:lang w:val="en-AU" w:eastAsia="en-GB"/>
    </w:rPr>
  </w:style>
  <w:style w:type="paragraph" w:customStyle="1" w:styleId="textintend1">
    <w:name w:val="text intend 1"/>
    <w:basedOn w:val="text0"/>
    <w:rsid w:val="00F715D0"/>
    <w:pPr>
      <w:widowControl/>
      <w:numPr>
        <w:numId w:val="42"/>
      </w:numPr>
      <w:tabs>
        <w:tab w:val="clear" w:pos="992"/>
      </w:tabs>
      <w:spacing w:after="120"/>
      <w:ind w:left="720" w:hanging="360"/>
    </w:pPr>
    <w:rPr>
      <w:rFonts w:eastAsia="MS Mincho"/>
      <w:lang w:val="en-US"/>
    </w:rPr>
  </w:style>
  <w:style w:type="paragraph" w:customStyle="1" w:styleId="textintend2">
    <w:name w:val="text intend 2"/>
    <w:basedOn w:val="text0"/>
    <w:rsid w:val="00F715D0"/>
    <w:pPr>
      <w:widowControl/>
      <w:numPr>
        <w:numId w:val="43"/>
      </w:numPr>
      <w:tabs>
        <w:tab w:val="clear" w:pos="1418"/>
      </w:tabs>
      <w:spacing w:after="120"/>
      <w:ind w:left="360" w:firstLine="0"/>
    </w:pPr>
    <w:rPr>
      <w:rFonts w:eastAsia="MS Mincho"/>
      <w:lang w:val="en-US"/>
    </w:rPr>
  </w:style>
  <w:style w:type="paragraph" w:customStyle="1" w:styleId="textintend3">
    <w:name w:val="text intend 3"/>
    <w:basedOn w:val="text0"/>
    <w:rsid w:val="00F715D0"/>
    <w:pPr>
      <w:widowControl/>
      <w:numPr>
        <w:numId w:val="44"/>
      </w:numPr>
      <w:tabs>
        <w:tab w:val="clear" w:pos="1843"/>
        <w:tab w:val="num" w:pos="432"/>
      </w:tabs>
      <w:spacing w:after="120"/>
      <w:ind w:left="432" w:hanging="432"/>
    </w:pPr>
    <w:rPr>
      <w:rFonts w:eastAsia="MS Mincho"/>
      <w:lang w:val="en-US"/>
    </w:rPr>
  </w:style>
  <w:style w:type="paragraph" w:customStyle="1" w:styleId="normalpuce">
    <w:name w:val="normal puce"/>
    <w:basedOn w:val="Normal"/>
    <w:rsid w:val="00F715D0"/>
    <w:pPr>
      <w:widowControl w:val="0"/>
      <w:numPr>
        <w:numId w:val="45"/>
      </w:numPr>
      <w:overflowPunct w:val="0"/>
      <w:autoSpaceDE w:val="0"/>
      <w:autoSpaceDN w:val="0"/>
      <w:adjustRightInd w:val="0"/>
      <w:spacing w:before="60" w:after="60"/>
      <w:jc w:val="both"/>
      <w:textAlignment w:val="baseline"/>
    </w:pPr>
    <w:rPr>
      <w:rFonts w:ascii="Times New Roman" w:eastAsia="MS Mincho" w:hAnsi="Times New Roman"/>
      <w:szCs w:val="20"/>
      <w:lang w:eastAsia="en-GB"/>
    </w:rPr>
  </w:style>
  <w:style w:type="paragraph" w:customStyle="1" w:styleId="Meetingcaption">
    <w:name w:val="Meeting caption"/>
    <w:basedOn w:val="Normal"/>
    <w:rsid w:val="00F715D0"/>
    <w:pPr>
      <w:framePr w:w="4120" w:hSpace="141" w:wrap="auto" w:vAnchor="text" w:hAnchor="text" w:y="3"/>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textAlignment w:val="baseline"/>
    </w:pPr>
    <w:rPr>
      <w:rFonts w:ascii="Times New Roman" w:eastAsia="Times New Roman" w:hAnsi="Times New Roman"/>
      <w:snapToGrid w:val="0"/>
      <w:sz w:val="22"/>
      <w:szCs w:val="20"/>
      <w:lang w:val="fr-FR" w:eastAsia="en-GB"/>
    </w:rPr>
  </w:style>
  <w:style w:type="paragraph" w:customStyle="1" w:styleId="Cell">
    <w:name w:val="Cell"/>
    <w:basedOn w:val="Normal"/>
    <w:rsid w:val="00F715D0"/>
    <w:pPr>
      <w:overflowPunct w:val="0"/>
      <w:autoSpaceDE w:val="0"/>
      <w:autoSpaceDN w:val="0"/>
      <w:adjustRightInd w:val="0"/>
      <w:spacing w:line="240" w:lineRule="exact"/>
      <w:jc w:val="center"/>
      <w:textAlignment w:val="baseline"/>
    </w:pPr>
    <w:rPr>
      <w:rFonts w:ascii="Times New Roman" w:eastAsia="Times New Roman" w:hAnsi="Times New Roman"/>
      <w:sz w:val="16"/>
      <w:szCs w:val="20"/>
      <w:lang w:val="en-US" w:eastAsia="ja-JP"/>
    </w:rPr>
  </w:style>
  <w:style w:type="paragraph" w:customStyle="1" w:styleId="h60">
    <w:name w:val="h6"/>
    <w:basedOn w:val="Normal"/>
    <w:rsid w:val="00F715D0"/>
    <w:pPr>
      <w:overflowPunct w:val="0"/>
      <w:autoSpaceDE w:val="0"/>
      <w:autoSpaceDN w:val="0"/>
      <w:adjustRightInd w:val="0"/>
      <w:spacing w:before="100" w:beforeAutospacing="1" w:after="100" w:afterAutospacing="1"/>
      <w:textAlignment w:val="baseline"/>
    </w:pPr>
    <w:rPr>
      <w:rFonts w:ascii="Times New Roman" w:eastAsia="Times New Roman" w:hAnsi="Times New Roman"/>
      <w:sz w:val="24"/>
      <w:lang w:val="en-US" w:eastAsia="ja-JP"/>
    </w:rPr>
  </w:style>
  <w:style w:type="paragraph" w:customStyle="1" w:styleId="b11">
    <w:name w:val="b1"/>
    <w:basedOn w:val="Normal"/>
    <w:rsid w:val="00F715D0"/>
    <w:pPr>
      <w:overflowPunct w:val="0"/>
      <w:autoSpaceDE w:val="0"/>
      <w:autoSpaceDN w:val="0"/>
      <w:adjustRightInd w:val="0"/>
      <w:spacing w:before="100" w:beforeAutospacing="1" w:after="100" w:afterAutospacing="1"/>
      <w:textAlignment w:val="baseline"/>
    </w:pPr>
    <w:rPr>
      <w:rFonts w:ascii="Times New Roman" w:eastAsia="Times New Roman" w:hAnsi="Times New Roman"/>
      <w:sz w:val="24"/>
      <w:lang w:val="en-US" w:eastAsia="ja-JP"/>
    </w:rPr>
  </w:style>
  <w:style w:type="paragraph" w:customStyle="1" w:styleId="CharCharCharChar">
    <w:name w:val="Char Char Char Char"/>
    <w:rsid w:val="00F715D0"/>
    <w:pPr>
      <w:keepNext/>
      <w:tabs>
        <w:tab w:val="left" w:pos="-1134"/>
      </w:tabs>
      <w:autoSpaceDE w:val="0"/>
      <w:autoSpaceDN w:val="0"/>
      <w:adjustRightInd w:val="0"/>
      <w:spacing w:before="60" w:after="60"/>
      <w:jc w:val="both"/>
    </w:pPr>
    <w:rPr>
      <w:rFonts w:eastAsia="SimSun"/>
    </w:rPr>
  </w:style>
  <w:style w:type="paragraph" w:customStyle="1" w:styleId="CharCharCharCharCharCharCharCharCharCharCharChar">
    <w:name w:val="Char Char Char Char Char Char Char Char Char Char Char Char"/>
    <w:semiHidden/>
    <w:rsid w:val="00F715D0"/>
    <w:pPr>
      <w:keepNext/>
      <w:tabs>
        <w:tab w:val="num" w:pos="851"/>
      </w:tabs>
      <w:autoSpaceDE w:val="0"/>
      <w:autoSpaceDN w:val="0"/>
      <w:adjustRightInd w:val="0"/>
      <w:spacing w:before="60" w:after="60"/>
      <w:ind w:left="851" w:hanging="851"/>
      <w:jc w:val="both"/>
    </w:pPr>
    <w:rPr>
      <w:rFonts w:ascii="Arial" w:eastAsia="SimSun" w:hAnsi="Arial" w:cs="Arial"/>
      <w:color w:val="0000FF"/>
      <w:kern w:val="2"/>
      <w:lang w:val="en-US" w:eastAsia="zh-CN"/>
    </w:rPr>
  </w:style>
  <w:style w:type="character" w:customStyle="1" w:styleId="h4CharChar">
    <w:name w:val="h4 Char Char"/>
    <w:rsid w:val="00F715D0"/>
    <w:rPr>
      <w:rFonts w:ascii="Arial" w:hAnsi="Arial"/>
      <w:sz w:val="24"/>
      <w:lang w:val="en-GB" w:eastAsia="ja-JP" w:bidi="ar-SA"/>
    </w:rPr>
  </w:style>
  <w:style w:type="paragraph" w:customStyle="1" w:styleId="NormalAfter3pt">
    <w:name w:val="Normal + After:  3 pt"/>
    <w:basedOn w:val="Normal"/>
    <w:rsid w:val="00F715D0"/>
    <w:pPr>
      <w:tabs>
        <w:tab w:val="num" w:pos="2560"/>
      </w:tabs>
      <w:spacing w:after="180"/>
      <w:ind w:left="2560" w:hanging="357"/>
    </w:pPr>
    <w:rPr>
      <w:rFonts w:ascii="Times New Roman" w:eastAsia="Times New Roman" w:hAnsi="Times New Roman"/>
      <w:szCs w:val="20"/>
      <w:lang w:val="en-AU" w:eastAsia="ko-KR"/>
    </w:rPr>
  </w:style>
  <w:style w:type="character" w:customStyle="1" w:styleId="CharChar5">
    <w:name w:val="Char Char5"/>
    <w:semiHidden/>
    <w:rsid w:val="00F715D0"/>
    <w:rPr>
      <w:rFonts w:ascii="Times New Roman" w:hAnsi="Times New Roman"/>
      <w:lang w:eastAsia="en-US"/>
    </w:rPr>
  </w:style>
  <w:style w:type="paragraph" w:customStyle="1" w:styleId="CharChar3CharCharCharCharCharChar">
    <w:name w:val="Char Char3 Char Char Char Char Char Char"/>
    <w:semiHidden/>
    <w:rsid w:val="00F715D0"/>
    <w:pPr>
      <w:keepNext/>
      <w:autoSpaceDE w:val="0"/>
      <w:autoSpaceDN w:val="0"/>
      <w:adjustRightInd w:val="0"/>
      <w:spacing w:before="60" w:after="60"/>
      <w:ind w:left="567" w:hanging="283"/>
      <w:jc w:val="both"/>
    </w:pPr>
    <w:rPr>
      <w:rFonts w:ascii="Arial" w:eastAsia="SimSun" w:hAnsi="Arial" w:cs="Arial"/>
      <w:color w:val="0000FF"/>
      <w:kern w:val="2"/>
      <w:lang w:val="en-US" w:eastAsia="zh-CN"/>
    </w:rPr>
  </w:style>
  <w:style w:type="paragraph" w:customStyle="1" w:styleId="CharChar1CharChar">
    <w:name w:val="Char Char1 Char Char"/>
    <w:rsid w:val="00F715D0"/>
    <w:pPr>
      <w:keepNext/>
      <w:tabs>
        <w:tab w:val="left" w:pos="-1134"/>
      </w:tabs>
      <w:autoSpaceDE w:val="0"/>
      <w:autoSpaceDN w:val="0"/>
      <w:adjustRightInd w:val="0"/>
      <w:spacing w:before="60" w:after="60"/>
      <w:jc w:val="both"/>
    </w:pPr>
    <w:rPr>
      <w:rFonts w:eastAsia="SimSun"/>
    </w:rPr>
  </w:style>
  <w:style w:type="paragraph" w:customStyle="1" w:styleId="TableCell1">
    <w:name w:val="Table Cell"/>
    <w:basedOn w:val="TAC"/>
    <w:link w:val="TableCellChar"/>
    <w:qFormat/>
    <w:rsid w:val="00F715D0"/>
    <w:pPr>
      <w:textAlignment w:val="auto"/>
    </w:pPr>
    <w:rPr>
      <w:rFonts w:eastAsia="SimSun"/>
      <w:lang w:val="en-US" w:eastAsia="zh-CN"/>
    </w:rPr>
  </w:style>
  <w:style w:type="character" w:customStyle="1" w:styleId="TableCellChar">
    <w:name w:val="Table Cell Char"/>
    <w:link w:val="TableCell1"/>
    <w:rsid w:val="00F715D0"/>
    <w:rPr>
      <w:rFonts w:ascii="Arial" w:eastAsia="SimSun" w:hAnsi="Arial"/>
      <w:sz w:val="18"/>
      <w:lang w:val="en-US" w:eastAsia="zh-CN"/>
    </w:rPr>
  </w:style>
  <w:style w:type="paragraph" w:customStyle="1" w:styleId="CharCharCharCharCharChar1CharChar1">
    <w:name w:val="Char Char Char Char Char Char1 Char Char1"/>
    <w:next w:val="Normal"/>
    <w:semiHidden/>
    <w:rsid w:val="00F715D0"/>
    <w:pPr>
      <w:keepNext/>
      <w:tabs>
        <w:tab w:val="num" w:pos="720"/>
      </w:tabs>
      <w:autoSpaceDE w:val="0"/>
      <w:autoSpaceDN w:val="0"/>
      <w:adjustRightInd w:val="0"/>
      <w:ind w:left="720" w:hanging="360"/>
      <w:jc w:val="both"/>
    </w:pPr>
    <w:rPr>
      <w:rFonts w:eastAsia="SimSun"/>
      <w:kern w:val="2"/>
      <w:lang w:eastAsia="zh-CN"/>
    </w:rPr>
  </w:style>
  <w:style w:type="numbering" w:customStyle="1" w:styleId="14">
    <w:name w:val="无列表1"/>
    <w:next w:val="NoList"/>
    <w:uiPriority w:val="99"/>
    <w:semiHidden/>
    <w:unhideWhenUsed/>
    <w:rsid w:val="00F715D0"/>
  </w:style>
  <w:style w:type="character" w:customStyle="1" w:styleId="opdicttext22">
    <w:name w:val="op_dict_text22"/>
    <w:rsid w:val="00F715D0"/>
  </w:style>
  <w:style w:type="character" w:customStyle="1" w:styleId="def">
    <w:name w:val="def"/>
    <w:rsid w:val="00F715D0"/>
  </w:style>
  <w:style w:type="character" w:customStyle="1" w:styleId="high-light-bg4">
    <w:name w:val="high-light-bg4"/>
    <w:rsid w:val="00F715D0"/>
  </w:style>
  <w:style w:type="character" w:customStyle="1" w:styleId="TitleChar2">
    <w:name w:val="Title Char2"/>
    <w:uiPriority w:val="10"/>
    <w:locked/>
    <w:rsid w:val="00F715D0"/>
    <w:rPr>
      <w:rFonts w:ascii="Cambria" w:eastAsia="SimSun" w:hAnsi="Cambria" w:cs="Times New Roman"/>
      <w:spacing w:val="-10"/>
      <w:kern w:val="28"/>
      <w:sz w:val="56"/>
      <w:szCs w:val="56"/>
      <w:lang w:val="en-GB" w:eastAsia="ja-JP"/>
    </w:rPr>
  </w:style>
  <w:style w:type="paragraph" w:customStyle="1" w:styleId="Heading1unnumbered">
    <w:name w:val="Heading 1 unnumbered"/>
    <w:basedOn w:val="Heading1"/>
    <w:next w:val="BodyText"/>
    <w:rsid w:val="00F715D0"/>
    <w:pPr>
      <w:numPr>
        <w:numId w:val="0"/>
      </w:numPr>
      <w:tabs>
        <w:tab w:val="left" w:pos="0"/>
        <w:tab w:val="num" w:pos="360"/>
      </w:tabs>
      <w:spacing w:before="360" w:after="240"/>
      <w:ind w:left="360" w:hanging="360"/>
      <w:outlineLvl w:val="9"/>
    </w:pPr>
    <w:rPr>
      <w:rFonts w:ascii="Times New Roman" w:eastAsia="MS Gothic" w:hAnsi="Times New Roman" w:cs="Times New Roman"/>
      <w:b w:val="0"/>
      <w:bCs w:val="0"/>
      <w:kern w:val="28"/>
      <w:szCs w:val="20"/>
      <w:lang w:eastAsia="ja-JP"/>
    </w:rPr>
  </w:style>
  <w:style w:type="paragraph" w:customStyle="1" w:styleId="lptext">
    <w:name w:val="lˆptext"/>
    <w:basedOn w:val="Normal"/>
    <w:rsid w:val="00F715D0"/>
    <w:pPr>
      <w:spacing w:before="100" w:after="100"/>
      <w:ind w:left="860"/>
    </w:pPr>
    <w:rPr>
      <w:rFonts w:eastAsia="MS Gothic"/>
      <w:sz w:val="24"/>
      <w:szCs w:val="20"/>
      <w:lang w:eastAsia="ja-JP"/>
    </w:rPr>
  </w:style>
  <w:style w:type="paragraph" w:customStyle="1" w:styleId="ListBulletLast">
    <w:name w:val="List Bullet Last"/>
    <w:aliases w:val="lbl"/>
    <w:basedOn w:val="ListBullet"/>
    <w:next w:val="BodyTex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styleId="BodyText3">
    <w:name w:val="Body Text 3"/>
    <w:basedOn w:val="Normal"/>
    <w:link w:val="BodyText3Char"/>
    <w:rsid w:val="00F715D0"/>
    <w:pPr>
      <w:jc w:val="both"/>
    </w:pPr>
    <w:rPr>
      <w:rFonts w:ascii="Times New Roman" w:eastAsia="MS Gothic" w:hAnsi="Times New Roman"/>
      <w:sz w:val="24"/>
      <w:szCs w:val="20"/>
      <w:lang w:eastAsia="ja-JP"/>
    </w:rPr>
  </w:style>
  <w:style w:type="character" w:customStyle="1" w:styleId="BodyText3Char">
    <w:name w:val="Body Text 3 Char"/>
    <w:basedOn w:val="DefaultParagraphFont"/>
    <w:link w:val="BodyText3"/>
    <w:rsid w:val="00F715D0"/>
    <w:rPr>
      <w:rFonts w:eastAsia="MS Gothic"/>
      <w:sz w:val="24"/>
      <w:lang w:eastAsia="ja-JP"/>
    </w:rPr>
  </w:style>
  <w:style w:type="paragraph" w:customStyle="1" w:styleId="TableText1">
    <w:name w:val="Table_Text"/>
    <w:basedOn w:val="Normal"/>
    <w:rsid w:val="00F715D0"/>
    <w:pPr>
      <w:keepNext/>
      <w:tabs>
        <w:tab w:val="left" w:pos="794"/>
        <w:tab w:val="left" w:pos="1191"/>
        <w:tab w:val="left" w:pos="1588"/>
        <w:tab w:val="left" w:pos="1985"/>
      </w:tabs>
      <w:spacing w:before="100" w:after="100" w:line="190" w:lineRule="exact"/>
      <w:jc w:val="both"/>
    </w:pPr>
    <w:rPr>
      <w:rFonts w:ascii="Times New Roman" w:eastAsia="MS Gothic" w:hAnsi="Times New Roman"/>
      <w:sz w:val="18"/>
      <w:szCs w:val="20"/>
      <w:lang w:eastAsia="ja-JP"/>
    </w:rPr>
  </w:style>
  <w:style w:type="paragraph" w:customStyle="1" w:styleId="shortcode">
    <w:name w:val="shortcode"/>
    <w:basedOn w:val="BodyText"/>
    <w:rsid w:val="00F715D0"/>
    <w:pPr>
      <w:keepNext/>
      <w:tabs>
        <w:tab w:val="left" w:pos="1247"/>
        <w:tab w:val="left" w:pos="2552"/>
        <w:tab w:val="left" w:pos="3856"/>
        <w:tab w:val="left" w:pos="5216"/>
        <w:tab w:val="left" w:pos="6464"/>
        <w:tab w:val="left" w:pos="7768"/>
        <w:tab w:val="left" w:pos="9072"/>
        <w:tab w:val="left" w:pos="10206"/>
      </w:tabs>
      <w:overflowPunct w:val="0"/>
      <w:autoSpaceDE w:val="0"/>
      <w:autoSpaceDN w:val="0"/>
      <w:adjustRightInd w:val="0"/>
      <w:spacing w:after="0" w:line="480" w:lineRule="auto"/>
      <w:jc w:val="left"/>
      <w:textAlignment w:val="baseline"/>
    </w:pPr>
    <w:rPr>
      <w:rFonts w:eastAsia="Mincho"/>
      <w:sz w:val="24"/>
      <w:szCs w:val="20"/>
      <w:lang w:eastAsia="ja-JP"/>
    </w:rPr>
  </w:style>
  <w:style w:type="paragraph" w:customStyle="1" w:styleId="HTMLBody">
    <w:name w:val="HTML Body"/>
    <w:rsid w:val="00F715D0"/>
    <w:pPr>
      <w:widowControl w:val="0"/>
      <w:autoSpaceDE w:val="0"/>
      <w:autoSpaceDN w:val="0"/>
      <w:adjustRightInd w:val="0"/>
    </w:pPr>
    <w:rPr>
      <w:rFonts w:ascii="MS PGothic" w:eastAsia="MS PGothic" w:hAnsi="Century"/>
      <w:lang w:val="en-US" w:eastAsia="ja-JP"/>
    </w:rPr>
  </w:style>
  <w:style w:type="character" w:customStyle="1" w:styleId="ab">
    <w:name w:val="図表番号 (文字)"/>
    <w:aliases w:val="cap (文字),cap Char (文字) (文字)1"/>
    <w:rsid w:val="00F715D0"/>
    <w:rPr>
      <w:rFonts w:eastAsia="MS Gothic"/>
      <w:b/>
      <w:noProof w:val="0"/>
      <w:kern w:val="2"/>
      <w:sz w:val="24"/>
      <w:lang w:val="en-GB"/>
    </w:rPr>
  </w:style>
  <w:style w:type="paragraph" w:customStyle="1" w:styleId="CharCharCharCarCarCharCharCarCar">
    <w:name w:val="Char Char Char Car Car Char Char Car Car"/>
    <w:rsid w:val="00F715D0"/>
    <w:pPr>
      <w:keepNext/>
      <w:tabs>
        <w:tab w:val="num" w:pos="851"/>
      </w:tabs>
      <w:autoSpaceDE w:val="0"/>
      <w:autoSpaceDN w:val="0"/>
      <w:adjustRightInd w:val="0"/>
      <w:spacing w:before="60" w:after="60"/>
      <w:ind w:left="851" w:hanging="851"/>
      <w:jc w:val="both"/>
    </w:pPr>
    <w:rPr>
      <w:rFonts w:ascii="Arial" w:eastAsia="SimSun" w:hAnsi="Arial"/>
      <w:color w:val="0000FF"/>
      <w:kern w:val="2"/>
      <w:lang w:val="en-US" w:eastAsia="ja-JP"/>
    </w:rPr>
  </w:style>
  <w:style w:type="paragraph" w:customStyle="1" w:styleId="CharChar1CharCharCharCharCharCharCharCharCharCharCharCharCharCharCharCharCharCharCharChar">
    <w:name w:val="Char Char1 Char Char Char Char Char Char Char Char Char Char Char Char Char Char Char Char Char Char Char Char"/>
    <w:next w:val="Normal"/>
    <w:semiHidden/>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CharChar1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w:next w:val="Normal"/>
    <w:semiHidden/>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81">
    <w:name w:val="表 (赤)  81"/>
    <w:basedOn w:val="Normal"/>
    <w:uiPriority w:val="34"/>
    <w:qFormat/>
    <w:rsid w:val="00F715D0"/>
    <w:pPr>
      <w:ind w:leftChars="400" w:left="840"/>
    </w:pPr>
    <w:rPr>
      <w:rFonts w:ascii="MS PGothic" w:eastAsia="MS PGothic" w:hAnsi="MS PGothic" w:cs="MS PGothic"/>
      <w:sz w:val="24"/>
      <w:lang w:val="en-US" w:eastAsia="ja-JP"/>
    </w:rPr>
  </w:style>
  <w:style w:type="paragraph" w:customStyle="1" w:styleId="710">
    <w:name w:val="表 (赤)  71"/>
    <w:hidden/>
    <w:uiPriority w:val="99"/>
    <w:semiHidden/>
    <w:rsid w:val="00F715D0"/>
    <w:rPr>
      <w:rFonts w:eastAsia="MS Gothic"/>
      <w:sz w:val="24"/>
      <w:lang w:eastAsia="ja-JP"/>
    </w:rPr>
  </w:style>
  <w:style w:type="character" w:customStyle="1" w:styleId="Doc-titleChar">
    <w:name w:val="Doc-title Char"/>
    <w:link w:val="Doc-title"/>
    <w:rsid w:val="00F715D0"/>
    <w:rPr>
      <w:rFonts w:ascii="Arial" w:eastAsia="SimSun" w:hAnsi="Arial" w:cs="Arial"/>
      <w:lang w:val="en-US" w:eastAsia="zh-CN"/>
    </w:rPr>
  </w:style>
  <w:style w:type="paragraph" w:customStyle="1" w:styleId="msonormal0">
    <w:name w:val="msonormal"/>
    <w:basedOn w:val="Normal"/>
    <w:rsid w:val="00F715D0"/>
    <w:pPr>
      <w:spacing w:before="100" w:beforeAutospacing="1" w:after="100" w:afterAutospacing="1"/>
    </w:pPr>
    <w:rPr>
      <w:rFonts w:ascii="SimSun" w:eastAsia="SimSun" w:hAnsi="SimSun" w:cs="SimSun"/>
      <w:sz w:val="24"/>
      <w:lang w:val="en-US" w:eastAsia="zh-CN"/>
    </w:rPr>
  </w:style>
  <w:style w:type="paragraph" w:customStyle="1" w:styleId="font5">
    <w:name w:val="font5"/>
    <w:basedOn w:val="Normal"/>
    <w:rsid w:val="00F715D0"/>
    <w:pPr>
      <w:spacing w:before="100" w:beforeAutospacing="1" w:after="100" w:afterAutospacing="1"/>
    </w:pPr>
    <w:rPr>
      <w:rFonts w:ascii="DengXian" w:eastAsia="DengXian" w:hAnsi="DengXian" w:cs="SimSun"/>
      <w:sz w:val="18"/>
      <w:szCs w:val="18"/>
      <w:lang w:val="en-US" w:eastAsia="zh-CN"/>
    </w:rPr>
  </w:style>
  <w:style w:type="paragraph" w:customStyle="1" w:styleId="xl65">
    <w:name w:val="xl65"/>
    <w:basedOn w:val="Normal"/>
    <w:rsid w:val="00F715D0"/>
    <w:pPr>
      <w:spacing w:before="100" w:beforeAutospacing="1" w:after="100" w:afterAutospacing="1"/>
      <w:jc w:val="center"/>
    </w:pPr>
    <w:rPr>
      <w:rFonts w:ascii="SimSun" w:eastAsia="SimSun" w:hAnsi="SimSun" w:cs="SimSun"/>
      <w:sz w:val="16"/>
      <w:szCs w:val="16"/>
      <w:lang w:val="en-US" w:eastAsia="zh-CN"/>
    </w:rPr>
  </w:style>
  <w:style w:type="paragraph" w:customStyle="1" w:styleId="xl66">
    <w:name w:val="xl66"/>
    <w:basedOn w:val="Normal"/>
    <w:rsid w:val="00F715D0"/>
    <w:pPr>
      <w:pBdr>
        <w:top w:val="single" w:sz="8" w:space="0" w:color="auto"/>
        <w:left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7">
    <w:name w:val="xl67"/>
    <w:basedOn w:val="Normal"/>
    <w:rsid w:val="00F715D0"/>
    <w:pPr>
      <w:pBdr>
        <w:top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8">
    <w:name w:val="xl68"/>
    <w:basedOn w:val="Normal"/>
    <w:rsid w:val="00F715D0"/>
    <w:pPr>
      <w:spacing w:before="100" w:beforeAutospacing="1" w:after="100" w:afterAutospacing="1"/>
      <w:jc w:val="center"/>
    </w:pPr>
    <w:rPr>
      <w:rFonts w:ascii="SimSun" w:eastAsia="SimSun" w:hAnsi="SimSun" w:cs="SimSun"/>
      <w:sz w:val="15"/>
      <w:szCs w:val="15"/>
      <w:lang w:val="en-US" w:eastAsia="zh-CN"/>
    </w:rPr>
  </w:style>
  <w:style w:type="paragraph" w:customStyle="1" w:styleId="xl69">
    <w:name w:val="xl69"/>
    <w:basedOn w:val="Normal"/>
    <w:rsid w:val="00F715D0"/>
    <w:pPr>
      <w:pBdr>
        <w:top w:val="single" w:sz="8"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0">
    <w:name w:val="xl70"/>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1">
    <w:name w:val="xl71"/>
    <w:basedOn w:val="Normal"/>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2">
    <w:name w:val="xl72"/>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3">
    <w:name w:val="xl73"/>
    <w:basedOn w:val="Normal"/>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4">
    <w:name w:val="xl74"/>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5">
    <w:name w:val="xl75"/>
    <w:basedOn w:val="Normal"/>
    <w:rsid w:val="00F715D0"/>
    <w:pPr>
      <w:pBdr>
        <w:top w:val="single" w:sz="4"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6">
    <w:name w:val="xl76"/>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7">
    <w:name w:val="xl77"/>
    <w:basedOn w:val="Normal"/>
    <w:rsid w:val="00F715D0"/>
    <w:pPr>
      <w:pBdr>
        <w:top w:val="single" w:sz="8"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8">
    <w:name w:val="xl78"/>
    <w:basedOn w:val="Normal"/>
    <w:rsid w:val="00F715D0"/>
    <w:pPr>
      <w:pBdr>
        <w:top w:val="single" w:sz="8" w:space="0" w:color="auto"/>
        <w:bottom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79">
    <w:name w:val="xl79"/>
    <w:basedOn w:val="Normal"/>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0">
    <w:name w:val="xl80"/>
    <w:basedOn w:val="Normal"/>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1">
    <w:name w:val="xl81"/>
    <w:basedOn w:val="Normal"/>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2">
    <w:name w:val="xl82"/>
    <w:basedOn w:val="Normal"/>
    <w:rsid w:val="00F715D0"/>
    <w:pPr>
      <w:pBdr>
        <w:top w:val="single" w:sz="4" w:space="0" w:color="auto"/>
        <w:left w:val="single" w:sz="4" w:space="0" w:color="auto"/>
        <w:bottom w:val="single" w:sz="8"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3">
    <w:name w:val="xl83"/>
    <w:basedOn w:val="Normal"/>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4">
    <w:name w:val="xl84"/>
    <w:basedOn w:val="Normal"/>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5">
    <w:name w:val="xl85"/>
    <w:basedOn w:val="Normal"/>
    <w:rsid w:val="00F715D0"/>
    <w:pPr>
      <w:pBdr>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6">
    <w:name w:val="xl86"/>
    <w:basedOn w:val="Normal"/>
    <w:rsid w:val="00F715D0"/>
    <w:pPr>
      <w:pBdr>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7">
    <w:name w:val="xl87"/>
    <w:basedOn w:val="Normal"/>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8">
    <w:name w:val="xl88"/>
    <w:basedOn w:val="Normal"/>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9">
    <w:name w:val="xl89"/>
    <w:basedOn w:val="Normal"/>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0">
    <w:name w:val="xl90"/>
    <w:basedOn w:val="Normal"/>
    <w:rsid w:val="00F715D0"/>
    <w:pPr>
      <w:pBdr>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1">
    <w:name w:val="xl91"/>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2">
    <w:name w:val="xl92"/>
    <w:basedOn w:val="Normal"/>
    <w:rsid w:val="00F715D0"/>
    <w:pPr>
      <w:pBdr>
        <w:top w:val="single" w:sz="8" w:space="0" w:color="auto"/>
        <w:left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93">
    <w:name w:val="xl93"/>
    <w:basedOn w:val="Normal"/>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94">
    <w:name w:val="xl94"/>
    <w:basedOn w:val="Normal"/>
    <w:rsid w:val="00F715D0"/>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5">
    <w:name w:val="xl95"/>
    <w:basedOn w:val="Normal"/>
    <w:rsid w:val="00F715D0"/>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6">
    <w:name w:val="xl96"/>
    <w:basedOn w:val="Normal"/>
    <w:rsid w:val="00F715D0"/>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7">
    <w:name w:val="xl97"/>
    <w:basedOn w:val="Normal"/>
    <w:rsid w:val="00F715D0"/>
    <w:pPr>
      <w:pBdr>
        <w:top w:val="single" w:sz="8"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8">
    <w:name w:val="xl98"/>
    <w:basedOn w:val="Normal"/>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9">
    <w:name w:val="xl99"/>
    <w:basedOn w:val="Normal"/>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0">
    <w:name w:val="xl100"/>
    <w:basedOn w:val="Normal"/>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1">
    <w:name w:val="xl101"/>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102">
    <w:name w:val="xl102"/>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3">
    <w:name w:val="xl103"/>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4">
    <w:name w:val="xl104"/>
    <w:basedOn w:val="Normal"/>
    <w:rsid w:val="00F715D0"/>
    <w:pPr>
      <w:pBdr>
        <w:top w:val="single" w:sz="8" w:space="0" w:color="auto"/>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5">
    <w:name w:val="xl105"/>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6">
    <w:name w:val="xl106"/>
    <w:basedOn w:val="Normal"/>
    <w:rsid w:val="00F715D0"/>
    <w:pPr>
      <w:pBdr>
        <w:top w:val="single" w:sz="8" w:space="0" w:color="auto"/>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7">
    <w:name w:val="xl107"/>
    <w:basedOn w:val="Normal"/>
    <w:rsid w:val="00F715D0"/>
    <w:pPr>
      <w:pBdr>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8">
    <w:name w:val="xl108"/>
    <w:basedOn w:val="Normal"/>
    <w:rsid w:val="00F715D0"/>
    <w:pPr>
      <w:pBdr>
        <w:top w:val="single" w:sz="8" w:space="0" w:color="auto"/>
        <w:left w:val="single" w:sz="8" w:space="0" w:color="auto"/>
        <w:bottom w:val="single" w:sz="8" w:space="0" w:color="auto"/>
        <w:right w:val="double" w:sz="6"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109">
    <w:name w:val="xl109"/>
    <w:basedOn w:val="Normal"/>
    <w:rsid w:val="00F715D0"/>
    <w:pPr>
      <w:pBdr>
        <w:top w:val="single" w:sz="4"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0">
    <w:name w:val="xl110"/>
    <w:basedOn w:val="Normal"/>
    <w:rsid w:val="00F715D0"/>
    <w:pPr>
      <w:pBdr>
        <w:top w:val="single" w:sz="4"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1">
    <w:name w:val="xl111"/>
    <w:basedOn w:val="Normal"/>
    <w:rsid w:val="00F715D0"/>
    <w:pPr>
      <w:pBdr>
        <w:top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2">
    <w:name w:val="xl112"/>
    <w:basedOn w:val="Normal"/>
    <w:rsid w:val="00F715D0"/>
    <w:pPr>
      <w:pBdr>
        <w:top w:val="single" w:sz="8"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3">
    <w:name w:val="xl113"/>
    <w:basedOn w:val="Normal"/>
    <w:rsid w:val="00F715D0"/>
    <w:pPr>
      <w:pBdr>
        <w:top w:val="single" w:sz="4"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4">
    <w:name w:val="xl114"/>
    <w:basedOn w:val="Normal"/>
    <w:rsid w:val="00F715D0"/>
    <w:pPr>
      <w:pBdr>
        <w:top w:val="single" w:sz="4" w:space="0" w:color="auto"/>
        <w:left w:val="single" w:sz="4" w:space="0" w:color="auto"/>
        <w:bottom w:val="single" w:sz="8"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5">
    <w:name w:val="xl115"/>
    <w:basedOn w:val="Normal"/>
    <w:rsid w:val="00F715D0"/>
    <w:pPr>
      <w:pBdr>
        <w:top w:val="single" w:sz="8"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6">
    <w:name w:val="xl116"/>
    <w:basedOn w:val="Normal"/>
    <w:rsid w:val="00F715D0"/>
    <w:pPr>
      <w:pBdr>
        <w:top w:val="single" w:sz="4"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7">
    <w:name w:val="xl117"/>
    <w:basedOn w:val="Normal"/>
    <w:rsid w:val="00F715D0"/>
    <w:pPr>
      <w:pBdr>
        <w:top w:val="single" w:sz="4" w:space="0" w:color="auto"/>
        <w:left w:val="single" w:sz="4" w:space="0" w:color="auto"/>
        <w:bottom w:val="single" w:sz="8"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character" w:customStyle="1" w:styleId="MTEquationSection">
    <w:name w:val="MTEquationSection"/>
    <w:rsid w:val="00F715D0"/>
    <w:rPr>
      <w:rFonts w:ascii="Arial" w:hAnsi="Arial"/>
      <w:vanish w:val="0"/>
      <w:color w:val="FF0000"/>
      <w:sz w:val="24"/>
    </w:rPr>
  </w:style>
  <w:style w:type="paragraph" w:customStyle="1" w:styleId="Bulletedo1">
    <w:name w:val="Bulleted o 1"/>
    <w:basedOn w:val="Normal"/>
    <w:uiPriority w:val="99"/>
    <w:qFormat/>
    <w:rsid w:val="00F715D0"/>
    <w:pPr>
      <w:numPr>
        <w:numId w:val="46"/>
      </w:numPr>
      <w:overflowPunct w:val="0"/>
      <w:autoSpaceDE w:val="0"/>
      <w:autoSpaceDN w:val="0"/>
      <w:adjustRightInd w:val="0"/>
      <w:spacing w:after="180"/>
      <w:textAlignment w:val="baseline"/>
    </w:pPr>
    <w:rPr>
      <w:rFonts w:ascii="Times New Roman" w:eastAsia="SimSun" w:hAnsi="Times New Roman"/>
      <w:szCs w:val="20"/>
      <w:lang w:val="en-US"/>
    </w:rPr>
  </w:style>
  <w:style w:type="paragraph" w:customStyle="1" w:styleId="Equation">
    <w:name w:val="Equation"/>
    <w:basedOn w:val="Normal"/>
    <w:next w:val="Normal"/>
    <w:rsid w:val="00F715D0"/>
    <w:pPr>
      <w:tabs>
        <w:tab w:val="right" w:pos="10206"/>
      </w:tabs>
      <w:overflowPunct w:val="0"/>
      <w:autoSpaceDE w:val="0"/>
      <w:autoSpaceDN w:val="0"/>
      <w:adjustRightInd w:val="0"/>
      <w:spacing w:after="220"/>
      <w:ind w:left="1298"/>
      <w:textAlignment w:val="baseline"/>
    </w:pPr>
    <w:rPr>
      <w:rFonts w:ascii="Arial" w:eastAsia="SimSun" w:hAnsi="Arial"/>
      <w:sz w:val="22"/>
      <w:szCs w:val="20"/>
      <w:lang w:val="en-US" w:eastAsia="zh-CN"/>
    </w:rPr>
  </w:style>
  <w:style w:type="paragraph" w:customStyle="1" w:styleId="11BodyText">
    <w:name w:val="11 BodyText"/>
    <w:basedOn w:val="Normal"/>
    <w:rsid w:val="00F715D0"/>
    <w:pPr>
      <w:overflowPunct w:val="0"/>
      <w:autoSpaceDE w:val="0"/>
      <w:autoSpaceDN w:val="0"/>
      <w:adjustRightInd w:val="0"/>
      <w:spacing w:after="220"/>
      <w:ind w:left="1298"/>
      <w:textAlignment w:val="baseline"/>
    </w:pPr>
    <w:rPr>
      <w:rFonts w:ascii="Arial" w:eastAsia="SimSun" w:hAnsi="Arial"/>
      <w:sz w:val="22"/>
      <w:szCs w:val="20"/>
      <w:lang w:val="en-US"/>
    </w:rPr>
  </w:style>
  <w:style w:type="paragraph" w:customStyle="1" w:styleId="bodyCharCharChar">
    <w:name w:val="body Char Char Char"/>
    <w:basedOn w:val="Normal"/>
    <w:rsid w:val="00F715D0"/>
    <w:pPr>
      <w:tabs>
        <w:tab w:val="left" w:pos="2160"/>
      </w:tabs>
      <w:overflowPunct w:val="0"/>
      <w:autoSpaceDE w:val="0"/>
      <w:autoSpaceDN w:val="0"/>
      <w:adjustRightInd w:val="0"/>
      <w:spacing w:before="120" w:after="120" w:line="280" w:lineRule="atLeast"/>
      <w:jc w:val="both"/>
      <w:textAlignment w:val="baseline"/>
    </w:pPr>
    <w:rPr>
      <w:rFonts w:ascii="New York" w:eastAsia="SimSun" w:hAnsi="New York"/>
      <w:sz w:val="24"/>
      <w:szCs w:val="20"/>
      <w:lang w:val="en-US"/>
    </w:rPr>
  </w:style>
  <w:style w:type="paragraph" w:customStyle="1" w:styleId="body">
    <w:name w:val="body"/>
    <w:basedOn w:val="Normal"/>
    <w:rsid w:val="00F715D0"/>
    <w:pPr>
      <w:tabs>
        <w:tab w:val="left" w:pos="2160"/>
      </w:tabs>
      <w:overflowPunct w:val="0"/>
      <w:autoSpaceDE w:val="0"/>
      <w:autoSpaceDN w:val="0"/>
      <w:adjustRightInd w:val="0"/>
      <w:spacing w:before="120" w:after="120" w:line="280" w:lineRule="atLeast"/>
      <w:jc w:val="both"/>
      <w:textAlignment w:val="baseline"/>
    </w:pPr>
    <w:rPr>
      <w:rFonts w:ascii="New York" w:eastAsia="SimSun" w:hAnsi="New York"/>
      <w:sz w:val="24"/>
      <w:szCs w:val="20"/>
      <w:lang w:val="en-US"/>
    </w:rPr>
  </w:style>
  <w:style w:type="character" w:customStyle="1" w:styleId="CharChar3">
    <w:name w:val="Char Char3"/>
    <w:rsid w:val="00F715D0"/>
    <w:rPr>
      <w:rFonts w:ascii="Arial" w:hAnsi="Arial"/>
      <w:sz w:val="36"/>
      <w:lang w:val="en-GB" w:eastAsia="en-US" w:bidi="ar-SA"/>
    </w:rPr>
  </w:style>
  <w:style w:type="character" w:customStyle="1" w:styleId="CharChar2">
    <w:name w:val="Char Char2"/>
    <w:rsid w:val="00F715D0"/>
    <w:rPr>
      <w:rFonts w:ascii="Arial" w:hAnsi="Arial"/>
      <w:sz w:val="32"/>
      <w:lang w:val="en-GB" w:eastAsia="en-US" w:bidi="ar-SA"/>
    </w:rPr>
  </w:style>
  <w:style w:type="character" w:customStyle="1" w:styleId="CharChar1">
    <w:name w:val="Char Char1"/>
    <w:rsid w:val="00F715D0"/>
    <w:rPr>
      <w:rFonts w:ascii="Arial" w:hAnsi="Arial"/>
      <w:sz w:val="28"/>
      <w:lang w:val="en-GB" w:eastAsia="en-US" w:bidi="ar-SA"/>
    </w:rPr>
  </w:style>
  <w:style w:type="character" w:customStyle="1" w:styleId="CharChar">
    <w:name w:val="Char Char"/>
    <w:rsid w:val="00F715D0"/>
    <w:rPr>
      <w:rFonts w:ascii="Arial" w:hAnsi="Arial"/>
      <w:sz w:val="22"/>
      <w:lang w:val="en-GB" w:eastAsia="en-US" w:bidi="ar-SA"/>
    </w:rPr>
  </w:style>
  <w:style w:type="table" w:styleId="DarkList-Accent6">
    <w:name w:val="Dark List Accent 6"/>
    <w:basedOn w:val="TableNormal"/>
    <w:uiPriority w:val="70"/>
    <w:rsid w:val="00F715D0"/>
    <w:rPr>
      <w:rFonts w:ascii="CG Times (WN)" w:eastAsia="SimSun" w:hAnsi="CG Times (WN)"/>
      <w:color w:val="FFFFFF"/>
      <w:lang w:eastAsia="ko-KR"/>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customStyle="1" w:styleId="ac">
    <w:name w:val="テキスト"/>
    <w:basedOn w:val="Normal"/>
    <w:link w:val="ad"/>
    <w:qFormat/>
    <w:rsid w:val="00F715D0"/>
    <w:pPr>
      <w:widowControl w:val="0"/>
      <w:spacing w:afterLines="50" w:after="200" w:line="320" w:lineRule="exact"/>
      <w:ind w:firstLineChars="100" w:firstLine="210"/>
      <w:jc w:val="both"/>
    </w:pPr>
    <w:rPr>
      <w:rFonts w:ascii="Century" w:eastAsia="MS Mincho" w:hAnsi="Century"/>
      <w:kern w:val="2"/>
      <w:sz w:val="21"/>
      <w:szCs w:val="22"/>
      <w:lang w:eastAsia="ja-JP"/>
    </w:rPr>
  </w:style>
  <w:style w:type="character" w:customStyle="1" w:styleId="ad">
    <w:name w:val="テキスト (文字)"/>
    <w:link w:val="ac"/>
    <w:rsid w:val="00F715D0"/>
    <w:rPr>
      <w:rFonts w:ascii="Century" w:eastAsia="MS Mincho" w:hAnsi="Century"/>
      <w:kern w:val="2"/>
      <w:sz w:val="21"/>
      <w:szCs w:val="22"/>
      <w:lang w:eastAsia="ja-JP"/>
    </w:rPr>
  </w:style>
  <w:style w:type="character" w:customStyle="1" w:styleId="TFZchn">
    <w:name w:val="TF Zchn"/>
    <w:link w:val="TF"/>
    <w:locked/>
    <w:rsid w:val="00F715D0"/>
    <w:rPr>
      <w:rFonts w:ascii="Arial" w:eastAsia="MS Mincho" w:hAnsi="Arial"/>
      <w:b/>
      <w:lang w:eastAsia="ja-JP"/>
    </w:rPr>
  </w:style>
  <w:style w:type="paragraph" w:styleId="TOCHeading">
    <w:name w:val="TOC Heading"/>
    <w:basedOn w:val="Heading1"/>
    <w:next w:val="Normal"/>
    <w:uiPriority w:val="39"/>
    <w:unhideWhenUsed/>
    <w:qFormat/>
    <w:rsid w:val="00F715D0"/>
    <w:pPr>
      <w:keepLines/>
      <w:numPr>
        <w:numId w:val="0"/>
      </w:numPr>
      <w:spacing w:after="0" w:line="259" w:lineRule="auto"/>
      <w:outlineLvl w:val="9"/>
    </w:pPr>
    <w:rPr>
      <w:rFonts w:ascii="Calibri Light" w:eastAsia="Times New Roman" w:hAnsi="Calibri Light" w:cs="Times New Roman"/>
      <w:b w:val="0"/>
      <w:bCs w:val="0"/>
      <w:color w:val="2F5496"/>
      <w:kern w:val="0"/>
      <w:lang w:val="en-US"/>
    </w:rPr>
  </w:style>
  <w:style w:type="paragraph" w:customStyle="1" w:styleId="bullet10">
    <w:name w:val="bullet1"/>
    <w:basedOn w:val="text0"/>
    <w:link w:val="bullet1Char"/>
    <w:uiPriority w:val="99"/>
    <w:qFormat/>
    <w:rsid w:val="00F715D0"/>
    <w:pPr>
      <w:widowControl/>
      <w:overflowPunct/>
      <w:autoSpaceDE/>
      <w:autoSpaceDN/>
      <w:adjustRightInd/>
      <w:spacing w:after="0"/>
      <w:ind w:left="720" w:hanging="360"/>
      <w:jc w:val="left"/>
      <w:textAlignment w:val="auto"/>
    </w:pPr>
    <w:rPr>
      <w:rFonts w:ascii="Calibri" w:eastAsia="SimSun" w:hAnsi="Calibri"/>
      <w:kern w:val="2"/>
      <w:szCs w:val="24"/>
      <w:lang w:val="en-GB" w:eastAsia="zh-CN"/>
    </w:rPr>
  </w:style>
  <w:style w:type="character" w:customStyle="1" w:styleId="textChar0">
    <w:name w:val="text Char"/>
    <w:link w:val="text0"/>
    <w:rsid w:val="00F715D0"/>
    <w:rPr>
      <w:rFonts w:eastAsia="Times New Roman"/>
      <w:sz w:val="24"/>
      <w:lang w:val="en-AU"/>
    </w:rPr>
  </w:style>
  <w:style w:type="character" w:customStyle="1" w:styleId="bullet1Char">
    <w:name w:val="bullet1 Char"/>
    <w:link w:val="bullet10"/>
    <w:rsid w:val="00F715D0"/>
    <w:rPr>
      <w:rFonts w:ascii="Calibri" w:eastAsia="SimSun" w:hAnsi="Calibri"/>
      <w:kern w:val="2"/>
      <w:sz w:val="24"/>
      <w:szCs w:val="24"/>
      <w:lang w:eastAsia="zh-CN"/>
    </w:rPr>
  </w:style>
  <w:style w:type="paragraph" w:customStyle="1" w:styleId="tdoc">
    <w:name w:val="tdoc"/>
    <w:basedOn w:val="Normal"/>
    <w:link w:val="tdocChar"/>
    <w:qFormat/>
    <w:rsid w:val="00F715D0"/>
    <w:pPr>
      <w:ind w:left="1440" w:hanging="1440"/>
    </w:pPr>
  </w:style>
  <w:style w:type="character" w:customStyle="1" w:styleId="tdocChar">
    <w:name w:val="tdoc Char"/>
    <w:link w:val="tdoc"/>
    <w:rsid w:val="00F715D0"/>
    <w:rPr>
      <w:rFonts w:ascii="Times" w:hAnsi="Times"/>
      <w:szCs w:val="24"/>
      <w:lang w:eastAsia="en-US"/>
    </w:rPr>
  </w:style>
  <w:style w:type="character" w:customStyle="1" w:styleId="bullet3Char">
    <w:name w:val="bullet3 Char"/>
    <w:link w:val="bullet3"/>
    <w:uiPriority w:val="99"/>
    <w:rsid w:val="00F715D0"/>
    <w:rPr>
      <w:rFonts w:ascii="Times" w:hAnsi="Times"/>
      <w:szCs w:val="24"/>
      <w:lang w:eastAsia="en-US"/>
    </w:rPr>
  </w:style>
  <w:style w:type="paragraph" w:customStyle="1" w:styleId="gmail-msolistparagraph">
    <w:name w:val="gmail-msolistparagraph"/>
    <w:basedOn w:val="Normal"/>
    <w:uiPriority w:val="99"/>
    <w:semiHidden/>
    <w:rsid w:val="00F715D0"/>
    <w:pPr>
      <w:spacing w:before="75" w:after="75"/>
    </w:pPr>
    <w:rPr>
      <w:rFonts w:ascii="Malgun Gothic" w:eastAsia="Malgun Gothic" w:hAnsi="Malgun Gothic" w:cs="Calibri"/>
      <w:szCs w:val="20"/>
      <w:lang w:val="sv-SE" w:eastAsia="sv-SE"/>
    </w:rPr>
  </w:style>
  <w:style w:type="paragraph" w:customStyle="1" w:styleId="gmail-b2">
    <w:name w:val="gmail-b2"/>
    <w:basedOn w:val="Normal"/>
    <w:uiPriority w:val="99"/>
    <w:semiHidden/>
    <w:rsid w:val="00F715D0"/>
    <w:pPr>
      <w:spacing w:before="75" w:after="75"/>
    </w:pPr>
    <w:rPr>
      <w:rFonts w:ascii="Malgun Gothic" w:eastAsia="Malgun Gothic" w:hAnsi="Malgun Gothic" w:cs="Calibri"/>
      <w:szCs w:val="20"/>
      <w:lang w:val="sv-SE" w:eastAsia="sv-SE"/>
    </w:rPr>
  </w:style>
  <w:style w:type="character" w:customStyle="1" w:styleId="onecomwebmail-spelle">
    <w:name w:val="onecomwebmail-spelle"/>
    <w:rsid w:val="00F715D0"/>
  </w:style>
  <w:style w:type="paragraph" w:customStyle="1" w:styleId="onecomwebmail-msolistparagraph">
    <w:name w:val="onecomwebmail-msolistparagraph"/>
    <w:basedOn w:val="Normal"/>
    <w:rsid w:val="00F715D0"/>
    <w:pPr>
      <w:spacing w:before="100" w:beforeAutospacing="1" w:after="100" w:afterAutospacing="1"/>
    </w:pPr>
    <w:rPr>
      <w:rFonts w:ascii="Times New Roman" w:eastAsia="Times New Roman" w:hAnsi="Times New Roman"/>
      <w:sz w:val="24"/>
      <w:lang w:val="sv-SE" w:eastAsia="sv-SE"/>
    </w:rPr>
  </w:style>
  <w:style w:type="paragraph" w:customStyle="1" w:styleId="onecomwebmail-tah">
    <w:name w:val="onecomwebmail-tah"/>
    <w:basedOn w:val="Normal"/>
    <w:rsid w:val="00F715D0"/>
    <w:pPr>
      <w:spacing w:before="100" w:beforeAutospacing="1" w:after="100" w:afterAutospacing="1"/>
    </w:pPr>
    <w:rPr>
      <w:rFonts w:ascii="Times New Roman" w:eastAsia="Times New Roman" w:hAnsi="Times New Roman"/>
      <w:sz w:val="24"/>
      <w:lang w:val="sv-SE" w:eastAsia="sv-SE"/>
    </w:rPr>
  </w:style>
  <w:style w:type="paragraph" w:customStyle="1" w:styleId="onecomwebmail-tac">
    <w:name w:val="onecomwebmail-tac"/>
    <w:basedOn w:val="Normal"/>
    <w:rsid w:val="00F715D0"/>
    <w:pPr>
      <w:spacing w:before="100" w:beforeAutospacing="1" w:after="100" w:afterAutospacing="1"/>
    </w:pPr>
    <w:rPr>
      <w:rFonts w:ascii="Times New Roman" w:eastAsia="Times New Roman" w:hAnsi="Times New Roman"/>
      <w:sz w:val="24"/>
      <w:lang w:val="sv-SE" w:eastAsia="sv-SE"/>
    </w:rPr>
  </w:style>
  <w:style w:type="character" w:customStyle="1" w:styleId="onecomwebmail-font">
    <w:name w:val="onecomwebmail-font"/>
    <w:rsid w:val="00F715D0"/>
  </w:style>
  <w:style w:type="character" w:customStyle="1" w:styleId="onecomwebmail-size">
    <w:name w:val="onecomwebmail-size"/>
    <w:rsid w:val="00F715D0"/>
  </w:style>
  <w:style w:type="numbering" w:customStyle="1" w:styleId="NoList2">
    <w:name w:val="No List2"/>
    <w:next w:val="NoList"/>
    <w:uiPriority w:val="99"/>
    <w:semiHidden/>
    <w:rsid w:val="006B4D00"/>
  </w:style>
  <w:style w:type="paragraph" w:customStyle="1" w:styleId="CharChar1CharCharCharCharCharCharCharCharCharCharCharCharCharCharChar4">
    <w:name w:val="Char Char1 Char Char Char Char Char Char Char Char Char Char Char Char Char Char Char4"/>
    <w:semiHidden/>
    <w:rsid w:val="006B4D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
    <w:name w:val="Style Bulleted2"/>
    <w:rsid w:val="006B4D00"/>
  </w:style>
  <w:style w:type="character" w:customStyle="1" w:styleId="ae">
    <w:name w:val="未解決のメンション"/>
    <w:uiPriority w:val="99"/>
    <w:semiHidden/>
    <w:unhideWhenUsed/>
    <w:rsid w:val="006B4D00"/>
    <w:rPr>
      <w:color w:val="808080"/>
      <w:shd w:val="clear" w:color="auto" w:fill="E6E6E6"/>
    </w:rPr>
  </w:style>
  <w:style w:type="character" w:customStyle="1" w:styleId="51">
    <w:name w:val="(文字) (文字)51"/>
    <w:semiHidden/>
    <w:rsid w:val="006B4D00"/>
    <w:rPr>
      <w:rFonts w:ascii="Times New Roman" w:hAnsi="Times New Roman"/>
      <w:lang w:eastAsia="en-US"/>
    </w:rPr>
  </w:style>
  <w:style w:type="numbering" w:customStyle="1" w:styleId="StyleBulletedSymbolsymbolLeft025Hanging02">
    <w:name w:val="Style Bulleted Symbol (symbol) Left:  0.25&quot; Hanging:  0.2"/>
    <w:basedOn w:val="NoList"/>
    <w:rsid w:val="006B4D00"/>
  </w:style>
  <w:style w:type="table" w:customStyle="1" w:styleId="TableGrid1">
    <w:name w:val="Table Grid1"/>
    <w:basedOn w:val="TableNormal"/>
    <w:next w:val="TableGrid"/>
    <w:rsid w:val="006B4D00"/>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
    <w:name w:val="Colorful List - Accent 12"/>
    <w:basedOn w:val="TableNormal"/>
    <w:next w:val="ColorfulList-Accent1"/>
    <w:uiPriority w:val="34"/>
    <w:rsid w:val="006B4D00"/>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rProposal">
    <w:name w:val="rProposal"/>
    <w:basedOn w:val="Normal"/>
    <w:next w:val="Normal"/>
    <w:link w:val="rProposalChar"/>
    <w:qFormat/>
    <w:rsid w:val="006B4D00"/>
    <w:pPr>
      <w:spacing w:before="120" w:after="120"/>
      <w:ind w:leftChars="213" w:left="1275" w:hanging="849"/>
      <w:jc w:val="both"/>
    </w:pPr>
    <w:rPr>
      <w:rFonts w:ascii="Times New Roman" w:eastAsia="Malgun Gothic" w:hAnsi="Times New Roman"/>
      <w:i/>
      <w:kern w:val="2"/>
      <w:sz w:val="22"/>
      <w:szCs w:val="22"/>
      <w:lang w:val="en-US" w:eastAsia="ko-KR"/>
    </w:rPr>
  </w:style>
  <w:style w:type="character" w:customStyle="1" w:styleId="rProposalChar">
    <w:name w:val="rProposal Char"/>
    <w:link w:val="rProposal"/>
    <w:rsid w:val="006B4D00"/>
    <w:rPr>
      <w:rFonts w:eastAsia="Malgun Gothic"/>
      <w:i/>
      <w:kern w:val="2"/>
      <w:sz w:val="22"/>
      <w:szCs w:val="22"/>
      <w:lang w:val="en-US" w:eastAsia="ko-KR"/>
    </w:rPr>
  </w:style>
  <w:style w:type="character" w:customStyle="1" w:styleId="af">
    <w:name w:val="メンション"/>
    <w:uiPriority w:val="99"/>
    <w:semiHidden/>
    <w:unhideWhenUsed/>
    <w:rsid w:val="006B4D00"/>
    <w:rPr>
      <w:color w:val="2B579A"/>
      <w:shd w:val="clear" w:color="auto" w:fill="E6E6E6"/>
    </w:rPr>
  </w:style>
  <w:style w:type="paragraph" w:customStyle="1" w:styleId="Proposalsub">
    <w:name w:val="Proposal_sub"/>
    <w:basedOn w:val="Normal"/>
    <w:qFormat/>
    <w:rsid w:val="006B4D00"/>
    <w:pPr>
      <w:numPr>
        <w:numId w:val="47"/>
      </w:numPr>
      <w:spacing w:before="120" w:after="120"/>
      <w:ind w:left="1167" w:hanging="283"/>
      <w:jc w:val="both"/>
    </w:pPr>
    <w:rPr>
      <w:rFonts w:ascii="Times New Roman" w:eastAsia="Malgun Gothic" w:hAnsi="Times New Roman"/>
      <w:kern w:val="2"/>
      <w:szCs w:val="22"/>
      <w:lang w:val="en-US" w:eastAsia="ko-KR"/>
    </w:rPr>
  </w:style>
  <w:style w:type="paragraph" w:customStyle="1" w:styleId="Proposalsubsub">
    <w:name w:val="Proposal_sub_sub"/>
    <w:basedOn w:val="Normal"/>
    <w:qFormat/>
    <w:rsid w:val="006B4D00"/>
    <w:pPr>
      <w:numPr>
        <w:ilvl w:val="1"/>
        <w:numId w:val="47"/>
      </w:numPr>
      <w:spacing w:before="120" w:after="120"/>
      <w:ind w:left="1593"/>
      <w:jc w:val="both"/>
    </w:pPr>
    <w:rPr>
      <w:rFonts w:ascii="Times New Roman" w:eastAsia="Malgun Gothic" w:hAnsi="Times New Roman"/>
      <w:kern w:val="2"/>
      <w:szCs w:val="22"/>
      <w:lang w:val="en-US" w:eastAsia="ko-KR"/>
    </w:rPr>
  </w:style>
  <w:style w:type="paragraph" w:customStyle="1" w:styleId="rProposalsub">
    <w:name w:val="rProposal_sub"/>
    <w:basedOn w:val="Normal"/>
    <w:next w:val="Normal"/>
    <w:link w:val="rProposalsubChar"/>
    <w:qFormat/>
    <w:rsid w:val="006B4D00"/>
    <w:pPr>
      <w:numPr>
        <w:numId w:val="4"/>
      </w:numPr>
      <w:spacing w:before="120" w:after="120"/>
      <w:jc w:val="both"/>
    </w:pPr>
    <w:rPr>
      <w:rFonts w:ascii="Times New Roman" w:eastAsia="Malgun Gothic" w:hAnsi="Times New Roman"/>
      <w:i/>
      <w:kern w:val="2"/>
      <w:sz w:val="22"/>
      <w:szCs w:val="22"/>
      <w:lang w:val="en-US" w:eastAsia="ko-KR"/>
    </w:rPr>
  </w:style>
  <w:style w:type="table" w:customStyle="1" w:styleId="GridTable4-Accent52">
    <w:name w:val="Grid Table 4 - Accent 52"/>
    <w:basedOn w:val="TableNormal"/>
    <w:next w:val="GridTable4-Accent5"/>
    <w:uiPriority w:val="49"/>
    <w:rsid w:val="006B4D00"/>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
    <w:name w:val="Style Bulleted Symbol (symbol) Left:  0.25&quot; Hanging:  0.25&quot;4"/>
    <w:basedOn w:val="NoList"/>
    <w:rsid w:val="006B4D00"/>
  </w:style>
  <w:style w:type="numbering" w:customStyle="1" w:styleId="StyleBulletedSymbolsymbolLeft025Hanging02512">
    <w:name w:val="Style Bulleted Symbol (symbol) Left:  0.25&quot; Hanging:  0.25&quot;12"/>
    <w:basedOn w:val="NoList"/>
    <w:rsid w:val="006B4D00"/>
  </w:style>
  <w:style w:type="numbering" w:customStyle="1" w:styleId="StyleBulletedSymbolsymbolLeft025Hanging02522">
    <w:name w:val="Style Bulleted Symbol (symbol) Left:  0.25&quot; Hanging:  0.25&quot;22"/>
    <w:basedOn w:val="NoList"/>
    <w:rsid w:val="006B4D00"/>
  </w:style>
  <w:style w:type="character" w:customStyle="1" w:styleId="rProposalsubChar">
    <w:name w:val="rProposal_sub Char"/>
    <w:link w:val="rProposalsub"/>
    <w:rsid w:val="006B4D00"/>
    <w:rPr>
      <w:rFonts w:eastAsia="Malgun Gothic"/>
      <w:i/>
      <w:kern w:val="2"/>
      <w:sz w:val="22"/>
      <w:szCs w:val="22"/>
      <w:lang w:val="en-US" w:eastAsia="ko-KR"/>
    </w:rPr>
  </w:style>
  <w:style w:type="numbering" w:customStyle="1" w:styleId="StyleBulletedSymbolsymbolLeft025Hanging02523">
    <w:name w:val="Style Bulleted Symbol (symbol) Left:  0.25&quot; Hanging:  0.25&quot;23"/>
    <w:basedOn w:val="NoList"/>
    <w:rsid w:val="00175422"/>
  </w:style>
  <w:style w:type="paragraph" w:customStyle="1" w:styleId="15">
    <w:name w:val="列出段落1"/>
    <w:basedOn w:val="Normal"/>
    <w:uiPriority w:val="34"/>
    <w:qFormat/>
    <w:rsid w:val="00C95926"/>
    <w:pPr>
      <w:spacing w:line="259" w:lineRule="auto"/>
      <w:ind w:firstLineChars="200" w:firstLine="420"/>
    </w:pPr>
    <w:rPr>
      <w:rFonts w:ascii="SimSun" w:eastAsia="SimSun" w:hAnsi="SimSun"/>
      <w:sz w:val="24"/>
      <w:lang w:val="en-US"/>
    </w:rPr>
  </w:style>
  <w:style w:type="paragraph" w:customStyle="1" w:styleId="ParagraphNumbering">
    <w:name w:val="Paragraph Numbering"/>
    <w:basedOn w:val="Normal"/>
    <w:rsid w:val="00C95926"/>
    <w:pPr>
      <w:numPr>
        <w:numId w:val="48"/>
      </w:numPr>
      <w:tabs>
        <w:tab w:val="left" w:pos="851"/>
      </w:tabs>
      <w:spacing w:line="360" w:lineRule="auto"/>
    </w:pPr>
    <w:rPr>
      <w:rFonts w:ascii="Arial" w:eastAsia="MS Mincho" w:hAnsi="Arial" w:cs="MS PGothic"/>
      <w:sz w:val="22"/>
      <w:szCs w:val="22"/>
      <w:lang w:val="en-US" w:eastAsia="ja-JP"/>
    </w:rPr>
  </w:style>
  <w:style w:type="numbering" w:customStyle="1" w:styleId="NoList3">
    <w:name w:val="No List3"/>
    <w:next w:val="NoList"/>
    <w:uiPriority w:val="99"/>
    <w:semiHidden/>
    <w:unhideWhenUsed/>
    <w:rsid w:val="000F713F"/>
  </w:style>
  <w:style w:type="paragraph" w:customStyle="1" w:styleId="CharChar1CharCharCharCharCharCharCharCharCharCharCharCharCharCharChar0">
    <w:name w:val="Char Char1 Char Char Char Char Char Char Char Char Char Char Char Char Char Char Char"/>
    <w:semiHidden/>
    <w:rsid w:val="000F71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
    <w:name w:val="Style Bulleted3"/>
    <w:rsid w:val="000F713F"/>
  </w:style>
  <w:style w:type="character" w:customStyle="1" w:styleId="50">
    <w:name w:val="(文字) (文字)5"/>
    <w:semiHidden/>
    <w:rsid w:val="000F713F"/>
    <w:rPr>
      <w:rFonts w:ascii="Times New Roman" w:hAnsi="Times New Roman"/>
      <w:lang w:eastAsia="en-US"/>
    </w:rPr>
  </w:style>
  <w:style w:type="numbering" w:customStyle="1" w:styleId="StyleBulletedSymbolsymbolLeft025Hanging03">
    <w:name w:val="Style Bulleted Symbol (symbol) Left:  0.25&quot; Hanging:  0.3"/>
    <w:basedOn w:val="NoList"/>
    <w:rsid w:val="000F713F"/>
  </w:style>
  <w:style w:type="character" w:customStyle="1" w:styleId="CaptionEquationChar">
    <w:name w:val="Caption Equation Char"/>
    <w:aliases w:val="Caption Char1 Char2,Caption Char Char Char2,Caption Char1 Char Char1,Caption Char2 Char1,Caption Char Char Char Char1,Caption Char Char1 Char1,fig and tbl Char1,fighead2 Char1,Table Caption Char1,topic Char"/>
    <w:rsid w:val="000F713F"/>
    <w:rPr>
      <w:rFonts w:ascii="Times New Roman" w:eastAsia="PMingLiU" w:hAnsi="Times New Roman" w:cs="Times New Roman"/>
      <w:b/>
      <w:bCs/>
      <w:kern w:val="2"/>
      <w:sz w:val="20"/>
      <w:szCs w:val="20"/>
      <w:lang w:eastAsia="zh-CN"/>
    </w:rPr>
  </w:style>
  <w:style w:type="table" w:customStyle="1" w:styleId="ColorfulList-Accent13">
    <w:name w:val="Colorful List - Accent 13"/>
    <w:basedOn w:val="TableNormal"/>
    <w:next w:val="ColorfulList-Accent1"/>
    <w:uiPriority w:val="34"/>
    <w:rsid w:val="000F713F"/>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
    <w:name w:val="Grid Table 4 - Accent 53"/>
    <w:basedOn w:val="TableNormal"/>
    <w:next w:val="GridTable4-Accent5"/>
    <w:uiPriority w:val="49"/>
    <w:rsid w:val="000F713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
    <w:name w:val="Style Bulleted Symbol (symbol) Left:  0.25&quot; Hanging:  0.25&quot;5"/>
    <w:basedOn w:val="NoList"/>
    <w:rsid w:val="000F713F"/>
  </w:style>
  <w:style w:type="numbering" w:customStyle="1" w:styleId="StyleBulletedSymbolsymbolLeft025Hanging02513">
    <w:name w:val="Style Bulleted Symbol (symbol) Left:  0.25&quot; Hanging:  0.25&quot;13"/>
    <w:basedOn w:val="NoList"/>
    <w:rsid w:val="000F713F"/>
  </w:style>
  <w:style w:type="numbering" w:customStyle="1" w:styleId="StyleBulletedSymbolsymbolLeft025Hanging02524">
    <w:name w:val="Style Bulleted Symbol (symbol) Left:  0.25&quot; Hanging:  0.25&quot;24"/>
    <w:basedOn w:val="NoList"/>
    <w:rsid w:val="000F713F"/>
  </w:style>
  <w:style w:type="character" w:customStyle="1" w:styleId="NOChar1">
    <w:name w:val="NO Char1"/>
    <w:rsid w:val="000F713F"/>
    <w:rPr>
      <w:sz w:val="24"/>
      <w:lang w:eastAsia="en-US"/>
    </w:rPr>
  </w:style>
  <w:style w:type="character" w:customStyle="1" w:styleId="CommentaireCar">
    <w:name w:val="Commentaire Car"/>
    <w:rsid w:val="000F713F"/>
    <w:rPr>
      <w:sz w:val="20"/>
      <w:szCs w:val="20"/>
    </w:rPr>
  </w:style>
  <w:style w:type="character" w:customStyle="1" w:styleId="citationref">
    <w:name w:val="citationref"/>
    <w:rsid w:val="000F713F"/>
  </w:style>
  <w:style w:type="character" w:customStyle="1" w:styleId="mw-mmv-title">
    <w:name w:val="mw-mmv-title"/>
    <w:rsid w:val="000F713F"/>
  </w:style>
  <w:style w:type="character" w:customStyle="1" w:styleId="legend-color">
    <w:name w:val="legend-color"/>
    <w:rsid w:val="000F713F"/>
  </w:style>
  <w:style w:type="paragraph" w:customStyle="1" w:styleId="Equationlegend">
    <w:name w:val="Equation_legend"/>
    <w:basedOn w:val="NormalIndent"/>
    <w:link w:val="EquationlegendChar"/>
    <w:rsid w:val="000F713F"/>
    <w:pPr>
      <w:widowControl/>
      <w:tabs>
        <w:tab w:val="right" w:pos="1701"/>
        <w:tab w:val="left" w:pos="1985"/>
      </w:tabs>
      <w:overflowPunct w:val="0"/>
      <w:autoSpaceDE w:val="0"/>
      <w:autoSpaceDN w:val="0"/>
      <w:adjustRightInd w:val="0"/>
      <w:spacing w:before="80"/>
      <w:ind w:left="1985" w:hanging="1985"/>
      <w:textAlignment w:val="baseline"/>
    </w:pPr>
    <w:rPr>
      <w:rFonts w:eastAsia="Times New Roman"/>
      <w:kern w:val="0"/>
      <w:sz w:val="24"/>
      <w:lang w:eastAsia="en-US"/>
    </w:rPr>
  </w:style>
  <w:style w:type="character" w:customStyle="1" w:styleId="EquationlegendChar">
    <w:name w:val="Equation_legend Char"/>
    <w:link w:val="Equationlegend"/>
    <w:locked/>
    <w:rsid w:val="000F713F"/>
    <w:rPr>
      <w:rFonts w:eastAsia="Times New Roman"/>
      <w:sz w:val="24"/>
      <w:lang w:val="en-US" w:eastAsia="en-US"/>
    </w:rPr>
  </w:style>
  <w:style w:type="numbering" w:customStyle="1" w:styleId="NoList4">
    <w:name w:val="No List4"/>
    <w:next w:val="NoList"/>
    <w:uiPriority w:val="99"/>
    <w:semiHidden/>
    <w:rsid w:val="00966D15"/>
  </w:style>
  <w:style w:type="paragraph" w:customStyle="1" w:styleId="CharChar1CharCharCharCharCharCharCharCharCharCharCharCharCharCharChara">
    <w:name w:val="Char Char1 Char Char Char Char Char Char Char Char Char Char Char Char Char Char Char"/>
    <w:semiHidden/>
    <w:rsid w:val="00966D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4">
    <w:name w:val="Style Bulleted4"/>
    <w:rsid w:val="00966D15"/>
  </w:style>
  <w:style w:type="character" w:customStyle="1" w:styleId="5a">
    <w:name w:val="(文字) (文字)5"/>
    <w:semiHidden/>
    <w:rsid w:val="00966D15"/>
    <w:rPr>
      <w:rFonts w:ascii="Times New Roman" w:hAnsi="Times New Roman"/>
      <w:lang w:eastAsia="en-US"/>
    </w:rPr>
  </w:style>
  <w:style w:type="numbering" w:customStyle="1" w:styleId="StyleBulletedSymbolsymbolLeft025Hanging04">
    <w:name w:val="Style Bulleted Symbol (symbol) Left:  0.25&quot; Hanging:  0.4"/>
    <w:basedOn w:val="NoList"/>
    <w:rsid w:val="00966D15"/>
  </w:style>
  <w:style w:type="table" w:customStyle="1" w:styleId="ColorfulList-Accent14">
    <w:name w:val="Colorful List - Accent 14"/>
    <w:basedOn w:val="TableNormal"/>
    <w:next w:val="ColorfulList-Accent1"/>
    <w:uiPriority w:val="34"/>
    <w:rsid w:val="00966D1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
    <w:name w:val="Grid Table 4 - Accent 54"/>
    <w:basedOn w:val="TableNormal"/>
    <w:next w:val="GridTable4-Accent5"/>
    <w:uiPriority w:val="49"/>
    <w:rsid w:val="00966D1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
    <w:name w:val="Style Bulleted Symbol (symbol) Left:  0.25&quot; Hanging:  0.25&quot;6"/>
    <w:basedOn w:val="NoList"/>
    <w:rsid w:val="00966D15"/>
  </w:style>
  <w:style w:type="numbering" w:customStyle="1" w:styleId="StyleBulletedSymbolsymbolLeft025Hanging02514">
    <w:name w:val="Style Bulleted Symbol (symbol) Left:  0.25&quot; Hanging:  0.25&quot;14"/>
    <w:basedOn w:val="NoList"/>
    <w:rsid w:val="00966D15"/>
  </w:style>
  <w:style w:type="numbering" w:customStyle="1" w:styleId="StyleBulletedSymbolsymbolLeft025Hanging02525">
    <w:name w:val="Style Bulleted Symbol (symbol) Left:  0.25&quot; Hanging:  0.25&quot;25"/>
    <w:basedOn w:val="NoList"/>
    <w:rsid w:val="00966D15"/>
  </w:style>
  <w:style w:type="numbering" w:customStyle="1" w:styleId="NoList5">
    <w:name w:val="No List5"/>
    <w:next w:val="NoList"/>
    <w:uiPriority w:val="99"/>
    <w:semiHidden/>
    <w:unhideWhenUsed/>
    <w:rsid w:val="006D7D75"/>
  </w:style>
  <w:style w:type="paragraph" w:customStyle="1" w:styleId="CharChar1CharCharCharCharCharCharCharCharCharCharCharCharCharCharCharb">
    <w:name w:val="Char Char1 Char Char Char Char Char Char Char Char Char Char Char Char Char Char Char"/>
    <w:semiHidden/>
    <w:rsid w:val="006D7D7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5">
    <w:name w:val="Style Bulleted5"/>
    <w:rsid w:val="006D7D75"/>
    <w:pPr>
      <w:numPr>
        <w:numId w:val="2"/>
      </w:numPr>
    </w:pPr>
  </w:style>
  <w:style w:type="character" w:customStyle="1" w:styleId="5b">
    <w:name w:val="(文字) (文字)5"/>
    <w:semiHidden/>
    <w:rsid w:val="006D7D75"/>
    <w:rPr>
      <w:rFonts w:ascii="Times New Roman" w:hAnsi="Times New Roman"/>
      <w:lang w:eastAsia="en-US"/>
    </w:rPr>
  </w:style>
  <w:style w:type="numbering" w:customStyle="1" w:styleId="StyleBulletedSymbolsymbolLeft025Hanging05">
    <w:name w:val="Style Bulleted Symbol (symbol) Left:  0.25&quot; Hanging:  0.5"/>
    <w:basedOn w:val="NoList"/>
    <w:rsid w:val="006D7D75"/>
    <w:pPr>
      <w:numPr>
        <w:numId w:val="10"/>
      </w:numPr>
    </w:pPr>
  </w:style>
  <w:style w:type="table" w:customStyle="1" w:styleId="ColorfulList-Accent15">
    <w:name w:val="Colorful List - Accent 15"/>
    <w:basedOn w:val="TableNormal"/>
    <w:next w:val="ColorfulList-Accent1"/>
    <w:uiPriority w:val="34"/>
    <w:rsid w:val="006D7D7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16">
    <w:name w:val="访问过的超链接1"/>
    <w:rsid w:val="006D7D75"/>
    <w:rPr>
      <w:color w:val="800080"/>
      <w:kern w:val="2"/>
      <w:u w:val="single"/>
      <w:lang w:val="en-GB" w:eastAsia="zh-CN" w:bidi="ar-SA"/>
    </w:rPr>
  </w:style>
  <w:style w:type="paragraph" w:customStyle="1" w:styleId="17">
    <w:name w:val="1"/>
    <w:next w:val="Normal"/>
    <w:semiHidden/>
    <w:rsid w:val="006D7D75"/>
    <w:pPr>
      <w:keepNext/>
      <w:tabs>
        <w:tab w:val="num" w:pos="720"/>
      </w:tabs>
      <w:autoSpaceDE w:val="0"/>
      <w:autoSpaceDN w:val="0"/>
      <w:adjustRightInd w:val="0"/>
      <w:ind w:left="720" w:hanging="360"/>
      <w:jc w:val="both"/>
    </w:pPr>
    <w:rPr>
      <w:rFonts w:eastAsia="Times New Roman"/>
      <w:kern w:val="2"/>
      <w:lang w:eastAsia="zh-CN"/>
    </w:rPr>
  </w:style>
  <w:style w:type="table" w:customStyle="1" w:styleId="GridTable4-Accent55">
    <w:name w:val="Grid Table 4 - Accent 55"/>
    <w:basedOn w:val="TableNormal"/>
    <w:next w:val="GridTable4-Accent5"/>
    <w:uiPriority w:val="49"/>
    <w:rsid w:val="006D7D7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7">
    <w:name w:val="Style Bulleted Symbol (symbol) Left:  0.25&quot; Hanging:  0.25&quot;7"/>
    <w:basedOn w:val="NoList"/>
    <w:rsid w:val="006D7D75"/>
    <w:pPr>
      <w:numPr>
        <w:numId w:val="8"/>
      </w:numPr>
    </w:pPr>
  </w:style>
  <w:style w:type="numbering" w:customStyle="1" w:styleId="StyleBulletedSymbolsymbolLeft025Hanging02515">
    <w:name w:val="Style Bulleted Symbol (symbol) Left:  0.25&quot; Hanging:  0.25&quot;15"/>
    <w:basedOn w:val="NoList"/>
    <w:rsid w:val="006D7D75"/>
    <w:pPr>
      <w:numPr>
        <w:numId w:val="9"/>
      </w:numPr>
    </w:pPr>
  </w:style>
  <w:style w:type="numbering" w:customStyle="1" w:styleId="StyleBulletedSymbolsymbolLeft025Hanging02526">
    <w:name w:val="Style Bulleted Symbol (symbol) Left:  0.25&quot; Hanging:  0.25&quot;26"/>
    <w:basedOn w:val="NoList"/>
    <w:rsid w:val="006D7D75"/>
    <w:pPr>
      <w:numPr>
        <w:numId w:val="11"/>
      </w:numPr>
    </w:pPr>
  </w:style>
  <w:style w:type="paragraph" w:customStyle="1" w:styleId="Eqn">
    <w:name w:val="Eqn"/>
    <w:basedOn w:val="Normal"/>
    <w:qFormat/>
    <w:rsid w:val="006D7D75"/>
    <w:pPr>
      <w:tabs>
        <w:tab w:val="center" w:pos="4608"/>
        <w:tab w:val="right" w:pos="9216"/>
      </w:tabs>
      <w:autoSpaceDE w:val="0"/>
      <w:autoSpaceDN w:val="0"/>
      <w:adjustRightInd w:val="0"/>
      <w:snapToGrid w:val="0"/>
      <w:spacing w:after="120"/>
      <w:jc w:val="both"/>
    </w:pPr>
    <w:rPr>
      <w:rFonts w:ascii="Times New Roman" w:eastAsia="SimSun" w:hAnsi="Times New Roman"/>
      <w:sz w:val="22"/>
      <w:szCs w:val="22"/>
      <w:lang w:val="en-US" w:eastAsia="ja-JP"/>
    </w:rPr>
  </w:style>
  <w:style w:type="paragraph" w:customStyle="1" w:styleId="tablecol">
    <w:name w:val="tablecol"/>
    <w:basedOn w:val="tablecell0"/>
    <w:qFormat/>
    <w:rsid w:val="006D7D75"/>
    <w:pPr>
      <w:spacing w:before="20" w:after="20"/>
      <w:jc w:val="center"/>
    </w:pPr>
    <w:rPr>
      <w:b/>
      <w:sz w:val="22"/>
      <w:szCs w:val="22"/>
    </w:rPr>
  </w:style>
  <w:style w:type="paragraph" w:customStyle="1" w:styleId="ydp76149c4fyiv9573453272msolistparagraph">
    <w:name w:val="ydp76149c4fyiv9573453272msolistparagraph"/>
    <w:basedOn w:val="Normal"/>
    <w:uiPriority w:val="99"/>
    <w:rsid w:val="006D7D75"/>
    <w:pPr>
      <w:spacing w:before="100" w:beforeAutospacing="1" w:after="100" w:afterAutospacing="1"/>
    </w:pPr>
    <w:rPr>
      <w:rFonts w:ascii="Times New Roman" w:eastAsia="Calibri" w:hAnsi="Times New Roman"/>
      <w:sz w:val="24"/>
      <w:lang w:val="en-US"/>
    </w:rPr>
  </w:style>
  <w:style w:type="character" w:customStyle="1" w:styleId="MTConvertedEquation">
    <w:name w:val="MTConvertedEquation"/>
    <w:rsid w:val="006D7D75"/>
    <w:rPr>
      <w:lang w:eastAsia="zh-CN"/>
    </w:rPr>
  </w:style>
  <w:style w:type="character" w:customStyle="1" w:styleId="gmail-il">
    <w:name w:val="gmail-il"/>
    <w:rsid w:val="006D7D75"/>
  </w:style>
  <w:style w:type="paragraph" w:customStyle="1" w:styleId="gmail-m-6486197391449858303msolistparagraph">
    <w:name w:val="gmail-m-6486197391449858303msolistparagraph"/>
    <w:basedOn w:val="Normal"/>
    <w:rsid w:val="006D7D75"/>
    <w:pPr>
      <w:spacing w:before="100" w:beforeAutospacing="1" w:after="100" w:afterAutospacing="1"/>
    </w:pPr>
    <w:rPr>
      <w:rFonts w:ascii="Times New Roman" w:eastAsia="Times New Roman" w:hAnsi="Times New Roman"/>
      <w:sz w:val="24"/>
      <w:lang w:val="en-US" w:eastAsia="zh-CN"/>
    </w:rPr>
  </w:style>
  <w:style w:type="numbering" w:customStyle="1" w:styleId="110">
    <w:name w:val="无列表11"/>
    <w:next w:val="NoList"/>
    <w:uiPriority w:val="99"/>
    <w:semiHidden/>
    <w:unhideWhenUsed/>
    <w:rsid w:val="006D7D75"/>
  </w:style>
  <w:style w:type="character" w:customStyle="1" w:styleId="af0">
    <w:name w:val="上角标"/>
    <w:rsid w:val="006D7D75"/>
    <w:rPr>
      <w:vertAlign w:val="superscript"/>
    </w:rPr>
  </w:style>
  <w:style w:type="character" w:customStyle="1" w:styleId="af1">
    <w:name w:val="下角标"/>
    <w:rsid w:val="006D7D75"/>
    <w:rPr>
      <w:vertAlign w:val="subscript"/>
    </w:rPr>
  </w:style>
  <w:style w:type="character" w:customStyle="1" w:styleId="af2">
    <w:name w:val="正文字符"/>
    <w:rsid w:val="006D7D75"/>
    <w:rPr>
      <w:rFonts w:ascii="Times New Roman" w:eastAsia="SimSun" w:hAnsi="Times New Roman"/>
      <w:spacing w:val="6"/>
      <w:position w:val="0"/>
      <w:sz w:val="26"/>
    </w:rPr>
  </w:style>
  <w:style w:type="paragraph" w:customStyle="1" w:styleId="22">
    <w:name w:val="标题2"/>
    <w:basedOn w:val="Normal"/>
    <w:rsid w:val="006D7D75"/>
    <w:pPr>
      <w:widowControl w:val="0"/>
      <w:autoSpaceDE w:val="0"/>
      <w:autoSpaceDN w:val="0"/>
      <w:adjustRightInd w:val="0"/>
      <w:spacing w:line="360" w:lineRule="auto"/>
    </w:pPr>
    <w:rPr>
      <w:rFonts w:ascii="SimSun" w:eastAsia="SimSun" w:hAnsi="Times New Roman"/>
      <w:sz w:val="24"/>
      <w:szCs w:val="20"/>
      <w:lang w:val="en-US" w:eastAsia="zh-CN"/>
    </w:rPr>
  </w:style>
  <w:style w:type="paragraph" w:customStyle="1" w:styleId="af3">
    <w:name w:val="缺省文本"/>
    <w:basedOn w:val="Normal"/>
    <w:link w:val="Char2"/>
    <w:rsid w:val="006D7D75"/>
    <w:pPr>
      <w:widowControl w:val="0"/>
      <w:autoSpaceDE w:val="0"/>
      <w:autoSpaceDN w:val="0"/>
      <w:adjustRightInd w:val="0"/>
      <w:spacing w:line="360" w:lineRule="auto"/>
    </w:pPr>
    <w:rPr>
      <w:rFonts w:ascii="Times New Roman" w:eastAsia="SimSun" w:hAnsi="Times New Roman"/>
      <w:sz w:val="21"/>
      <w:szCs w:val="20"/>
      <w:lang w:val="en-US" w:eastAsia="zh-CN"/>
    </w:rPr>
  </w:style>
  <w:style w:type="character" w:customStyle="1" w:styleId="Char2">
    <w:name w:val="缺省文本 Char"/>
    <w:link w:val="af3"/>
    <w:rsid w:val="006D7D75"/>
    <w:rPr>
      <w:rFonts w:eastAsia="SimSun"/>
      <w:sz w:val="21"/>
      <w:lang w:val="en-US" w:eastAsia="zh-CN"/>
    </w:rPr>
  </w:style>
  <w:style w:type="paragraph" w:customStyle="1" w:styleId="af4">
    <w:name w:val="编写建议"/>
    <w:basedOn w:val="Normal"/>
    <w:rsid w:val="006D7D75"/>
    <w:pPr>
      <w:widowControl w:val="0"/>
      <w:autoSpaceDE w:val="0"/>
      <w:autoSpaceDN w:val="0"/>
      <w:adjustRightInd w:val="0"/>
      <w:spacing w:line="360" w:lineRule="auto"/>
      <w:ind w:left="1134"/>
      <w:jc w:val="both"/>
    </w:pPr>
    <w:rPr>
      <w:rFonts w:ascii="Times New Roman" w:eastAsia="SimSun" w:hAnsi="Times New Roman"/>
      <w:i/>
      <w:color w:val="0000FF"/>
      <w:sz w:val="21"/>
      <w:szCs w:val="20"/>
      <w:lang w:val="en-US" w:eastAsia="zh-CN"/>
    </w:rPr>
  </w:style>
  <w:style w:type="paragraph" w:customStyle="1" w:styleId="af5">
    <w:name w:val="样式 编写建议"/>
    <w:basedOn w:val="Normal"/>
    <w:next w:val="BodyTextFirstIndent"/>
    <w:autoRedefine/>
    <w:rsid w:val="006D7D75"/>
    <w:pPr>
      <w:widowControl w:val="0"/>
      <w:autoSpaceDE w:val="0"/>
      <w:autoSpaceDN w:val="0"/>
      <w:adjustRightInd w:val="0"/>
      <w:spacing w:line="360" w:lineRule="auto"/>
      <w:jc w:val="both"/>
    </w:pPr>
    <w:rPr>
      <w:rFonts w:ascii="Times New Roman" w:eastAsia="KaiTi_GB2312" w:hAnsi="Times New Roman"/>
      <w:iCs/>
      <w:color w:val="000000"/>
      <w:sz w:val="21"/>
      <w:szCs w:val="20"/>
      <w:lang w:val="en-US" w:eastAsia="zh-CN"/>
    </w:rPr>
  </w:style>
  <w:style w:type="paragraph" w:styleId="BodyTextFirstIndent">
    <w:name w:val="Body Text First Indent"/>
    <w:basedOn w:val="BodyText"/>
    <w:link w:val="BodyTextFirstIndentChar"/>
    <w:rsid w:val="006D7D75"/>
    <w:pPr>
      <w:widowControl w:val="0"/>
      <w:adjustRightInd w:val="0"/>
      <w:spacing w:line="460" w:lineRule="exact"/>
      <w:ind w:firstLineChars="100" w:firstLine="420"/>
      <w:jc w:val="left"/>
      <w:textAlignment w:val="baseline"/>
    </w:pPr>
    <w:rPr>
      <w:rFonts w:ascii="Times New Roman" w:eastAsia="楷体" w:hAnsi="Times New Roman"/>
      <w:kern w:val="28"/>
      <w:sz w:val="28"/>
      <w:szCs w:val="20"/>
      <w:lang w:val="en-US" w:eastAsia="zh-CN"/>
    </w:rPr>
  </w:style>
  <w:style w:type="character" w:customStyle="1" w:styleId="BodyTextFirstIndentChar">
    <w:name w:val="Body Text First Indent Char"/>
    <w:basedOn w:val="BodyTextChar"/>
    <w:link w:val="BodyTextFirstIndent"/>
    <w:rsid w:val="006D7D75"/>
    <w:rPr>
      <w:rFonts w:ascii="Times" w:eastAsia="楷体" w:hAnsi="Times"/>
      <w:kern w:val="28"/>
      <w:sz w:val="28"/>
      <w:szCs w:val="24"/>
      <w:lang w:val="en-US" w:eastAsia="zh-CN"/>
    </w:rPr>
  </w:style>
  <w:style w:type="paragraph" w:customStyle="1" w:styleId="ParaCharCharCharCharCharCharCharCharCharChar">
    <w:name w:val="默认段落字体 Para Char Char Char Char Char Char Char Char Char Char"/>
    <w:basedOn w:val="DocumentMap"/>
    <w:autoRedefine/>
    <w:rsid w:val="006D7D75"/>
    <w:pPr>
      <w:widowControl w:val="0"/>
      <w:adjustRightInd w:val="0"/>
      <w:spacing w:line="436" w:lineRule="exact"/>
      <w:ind w:left="357"/>
      <w:outlineLvl w:val="3"/>
    </w:pPr>
    <w:rPr>
      <w:rFonts w:ascii="Arial" w:eastAsia="SimHei" w:hAnsi="Arial" w:cs="Arial"/>
      <w:snapToGrid w:val="0"/>
      <w:sz w:val="21"/>
      <w:szCs w:val="21"/>
      <w:lang w:val="en-US" w:eastAsia="zh-CN"/>
    </w:rPr>
  </w:style>
  <w:style w:type="paragraph" w:customStyle="1" w:styleId="af6">
    <w:name w:val="È±Ê¡ÎÄ±¾"/>
    <w:basedOn w:val="Normal"/>
    <w:rsid w:val="006D7D75"/>
    <w:pPr>
      <w:overflowPunct w:val="0"/>
      <w:autoSpaceDE w:val="0"/>
      <w:autoSpaceDN w:val="0"/>
      <w:adjustRightInd w:val="0"/>
      <w:textAlignment w:val="baseline"/>
    </w:pPr>
    <w:rPr>
      <w:rFonts w:ascii="Times New Roman" w:eastAsia="SimSun" w:hAnsi="Times New Roman"/>
      <w:sz w:val="24"/>
      <w:szCs w:val="20"/>
      <w:lang w:val="en-US" w:eastAsia="zh-CN"/>
    </w:rPr>
  </w:style>
  <w:style w:type="paragraph" w:customStyle="1" w:styleId="ParaChar">
    <w:name w:val="默认段落字体 Para Char"/>
    <w:basedOn w:val="Normal"/>
    <w:rsid w:val="006D7D75"/>
    <w:pPr>
      <w:keepNext/>
      <w:widowControl w:val="0"/>
      <w:autoSpaceDE w:val="0"/>
      <w:autoSpaceDN w:val="0"/>
      <w:adjustRightInd w:val="0"/>
    </w:pPr>
    <w:rPr>
      <w:rFonts w:ascii="Times New Roman" w:eastAsia="SimSun" w:hAnsi="Times New Roman"/>
      <w:szCs w:val="20"/>
      <w:lang w:val="en-US" w:eastAsia="zh-CN"/>
    </w:rPr>
  </w:style>
  <w:style w:type="paragraph" w:customStyle="1" w:styleId="Char10">
    <w:name w:val="Char1"/>
    <w:basedOn w:val="Normal"/>
    <w:rsid w:val="006D7D75"/>
    <w:pPr>
      <w:spacing w:after="160" w:line="240" w:lineRule="exact"/>
    </w:pPr>
    <w:rPr>
      <w:rFonts w:ascii="Verdana" w:eastAsia="SimSun" w:hAnsi="Verdana"/>
      <w:szCs w:val="20"/>
      <w:lang w:val="en-US"/>
    </w:rPr>
  </w:style>
  <w:style w:type="paragraph" w:customStyle="1" w:styleId="a">
    <w:name w:val="图号"/>
    <w:basedOn w:val="Normal"/>
    <w:rsid w:val="006D7D75"/>
    <w:pPr>
      <w:widowControl w:val="0"/>
      <w:numPr>
        <w:numId w:val="95"/>
      </w:numPr>
      <w:tabs>
        <w:tab w:val="clear" w:pos="720"/>
      </w:tabs>
      <w:autoSpaceDE w:val="0"/>
      <w:autoSpaceDN w:val="0"/>
      <w:adjustRightInd w:val="0"/>
      <w:spacing w:before="105" w:line="360" w:lineRule="auto"/>
      <w:ind w:left="420" w:hanging="420"/>
      <w:jc w:val="center"/>
    </w:pPr>
    <w:rPr>
      <w:rFonts w:ascii="Times New Roman" w:eastAsia="SimSun" w:hAnsi="Times New Roman"/>
      <w:sz w:val="21"/>
      <w:szCs w:val="21"/>
      <w:lang w:val="en-US" w:eastAsia="zh-CN"/>
    </w:rPr>
  </w:style>
  <w:style w:type="paragraph" w:customStyle="1" w:styleId="30">
    <w:name w:val="标题3"/>
    <w:basedOn w:val="Normal"/>
    <w:rsid w:val="006D7D75"/>
    <w:pPr>
      <w:widowControl w:val="0"/>
      <w:autoSpaceDE w:val="0"/>
      <w:autoSpaceDN w:val="0"/>
      <w:adjustRightInd w:val="0"/>
      <w:spacing w:line="360" w:lineRule="auto"/>
      <w:ind w:left="1134"/>
      <w:jc w:val="both"/>
    </w:pPr>
    <w:rPr>
      <w:rFonts w:ascii="Times New Roman" w:eastAsia="SimSun" w:hAnsi="Times New Roman"/>
      <w:i/>
      <w:color w:val="0000FF"/>
      <w:sz w:val="21"/>
      <w:szCs w:val="20"/>
      <w:u w:color="EEECE1"/>
      <w:lang w:val="en-US" w:eastAsia="zh-CN"/>
    </w:rPr>
  </w:style>
  <w:style w:type="table" w:customStyle="1" w:styleId="111">
    <w:name w:val="网格型11"/>
    <w:basedOn w:val="TableNormal"/>
    <w:next w:val="TableGrid"/>
    <w:rsid w:val="006D7D75"/>
    <w:pPr>
      <w:widowControl w:val="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表头文本"/>
    <w:rsid w:val="006D7D75"/>
    <w:pPr>
      <w:jc w:val="center"/>
    </w:pPr>
    <w:rPr>
      <w:rFonts w:ascii="Arial" w:eastAsia="SimSun" w:hAnsi="Arial"/>
      <w:b/>
      <w:color w:val="1F497D"/>
      <w:sz w:val="21"/>
      <w:szCs w:val="21"/>
      <w:u w:color="EEECE1"/>
      <w:lang w:val="en-US" w:eastAsia="zh-CN"/>
    </w:rPr>
  </w:style>
  <w:style w:type="paragraph" w:customStyle="1" w:styleId="GB2312242">
    <w:name w:val="楷体_GB2312 （正文）四号 行距: 固定值 24 磅 首行缩进:  2 字符"/>
    <w:basedOn w:val="Normal"/>
    <w:qFormat/>
    <w:rsid w:val="006D7D75"/>
    <w:pPr>
      <w:widowControl w:val="0"/>
      <w:spacing w:line="480" w:lineRule="exact"/>
      <w:ind w:firstLineChars="200" w:firstLine="560"/>
      <w:jc w:val="both"/>
    </w:pPr>
    <w:rPr>
      <w:rFonts w:ascii="KaiTi_GB2312" w:eastAsia="KaiTi_GB2312" w:hAnsi="KaiTi_GB2312" w:cs="SimSun"/>
      <w:color w:val="000000"/>
      <w:kern w:val="2"/>
      <w:sz w:val="28"/>
      <w:szCs w:val="20"/>
      <w:u w:color="EEECE1"/>
      <w:lang w:val="en-US" w:eastAsia="zh-CN"/>
    </w:rPr>
  </w:style>
  <w:style w:type="paragraph" w:customStyle="1" w:styleId="af8">
    <w:name w:val="表头样式"/>
    <w:basedOn w:val="Normal"/>
    <w:rsid w:val="006D7D75"/>
    <w:pPr>
      <w:keepNext/>
      <w:autoSpaceDE w:val="0"/>
      <w:autoSpaceDN w:val="0"/>
      <w:adjustRightInd w:val="0"/>
      <w:spacing w:line="360" w:lineRule="auto"/>
      <w:jc w:val="center"/>
    </w:pPr>
    <w:rPr>
      <w:rFonts w:ascii="Arial" w:eastAsia="SimSun" w:hAnsi="Arial"/>
      <w:b/>
      <w:sz w:val="21"/>
      <w:szCs w:val="21"/>
      <w:u w:color="EEECE1"/>
      <w:lang w:val="en-US" w:eastAsia="zh-CN"/>
    </w:rPr>
  </w:style>
  <w:style w:type="table" w:customStyle="1" w:styleId="18">
    <w:name w:val="网格型浅色1"/>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11">
    <w:name w:val="Table Grid Light11"/>
    <w:basedOn w:val="TableNormal"/>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23">
    <w:name w:val="无列表2"/>
    <w:next w:val="NoList"/>
    <w:uiPriority w:val="99"/>
    <w:semiHidden/>
    <w:unhideWhenUsed/>
    <w:rsid w:val="006D7D75"/>
  </w:style>
  <w:style w:type="paragraph" w:customStyle="1" w:styleId="810">
    <w:name w:val="目录 81"/>
    <w:basedOn w:val="TOC1"/>
    <w:next w:val="TOC8"/>
    <w:uiPriority w:val="39"/>
    <w:rsid w:val="006D7D75"/>
    <w:pPr>
      <w:keepNext/>
      <w:keepLines/>
      <w:widowControl w:val="0"/>
      <w:tabs>
        <w:tab w:val="right" w:leader="dot" w:pos="9639"/>
      </w:tabs>
      <w:spacing w:before="180" w:after="0"/>
      <w:ind w:left="2693" w:right="425" w:hanging="2693"/>
    </w:pPr>
    <w:rPr>
      <w:rFonts w:ascii="Times New Roman" w:eastAsia="SimSun" w:hAnsi="Times New Roman" w:cs="Times New Roman"/>
      <w:bCs w:val="0"/>
      <w:caps w:val="0"/>
      <w:noProof/>
      <w:sz w:val="22"/>
      <w:u w:color="EEECE1"/>
    </w:rPr>
  </w:style>
  <w:style w:type="paragraph" w:customStyle="1" w:styleId="51a">
    <w:name w:val="目录 51"/>
    <w:basedOn w:val="TOC4"/>
    <w:next w:val="TOC5"/>
    <w:uiPriority w:val="39"/>
    <w:rsid w:val="006D7D75"/>
    <w:pPr>
      <w:keepLines/>
      <w:widowControl w:val="0"/>
      <w:tabs>
        <w:tab w:val="right" w:leader="dot" w:pos="9639"/>
      </w:tabs>
      <w:ind w:left="1701" w:right="425" w:hanging="1701"/>
    </w:pPr>
    <w:rPr>
      <w:rFonts w:ascii="Times New Roman" w:eastAsia="SimSun" w:hAnsi="Times New Roman" w:cs="Times New Roman"/>
      <w:noProof/>
      <w:sz w:val="20"/>
      <w:szCs w:val="20"/>
    </w:rPr>
  </w:style>
  <w:style w:type="paragraph" w:customStyle="1" w:styleId="41">
    <w:name w:val="目录 41"/>
    <w:basedOn w:val="TOC3"/>
    <w:next w:val="TOC4"/>
    <w:uiPriority w:val="39"/>
    <w:rsid w:val="006D7D75"/>
    <w:pPr>
      <w:keepLines/>
      <w:widowControl w:val="0"/>
      <w:tabs>
        <w:tab w:val="right" w:leader="dot" w:pos="9639"/>
      </w:tabs>
      <w:ind w:left="1418" w:right="425" w:hanging="1418"/>
    </w:pPr>
    <w:rPr>
      <w:rFonts w:ascii="Times New Roman" w:eastAsia="SimSun" w:hAnsi="Times New Roman" w:cs="Times New Roman"/>
      <w:i w:val="0"/>
      <w:iCs w:val="0"/>
      <w:noProof/>
      <w:u w:color="EEECE1"/>
    </w:rPr>
  </w:style>
  <w:style w:type="paragraph" w:customStyle="1" w:styleId="610">
    <w:name w:val="目录 61"/>
    <w:basedOn w:val="TOC5"/>
    <w:next w:val="Normal"/>
    <w:uiPriority w:val="39"/>
    <w:rsid w:val="006D7D75"/>
    <w:pPr>
      <w:keepLines/>
      <w:widowControl w:val="0"/>
      <w:tabs>
        <w:tab w:val="right" w:leader="dot" w:pos="9639"/>
      </w:tabs>
      <w:ind w:left="1985" w:right="425" w:hanging="1985"/>
    </w:pPr>
    <w:rPr>
      <w:rFonts w:ascii="Times New Roman" w:eastAsia="SimSun" w:hAnsi="Times New Roman" w:cs="Times New Roman"/>
      <w:noProof/>
      <w:sz w:val="20"/>
      <w:szCs w:val="20"/>
    </w:rPr>
  </w:style>
  <w:style w:type="paragraph" w:customStyle="1" w:styleId="711">
    <w:name w:val="目录 71"/>
    <w:basedOn w:val="TOC6"/>
    <w:next w:val="Normal"/>
    <w:uiPriority w:val="39"/>
    <w:rsid w:val="006D7D75"/>
    <w:pPr>
      <w:keepLines/>
      <w:widowControl w:val="0"/>
      <w:tabs>
        <w:tab w:val="right" w:leader="dot" w:pos="9639"/>
      </w:tabs>
      <w:ind w:left="2268" w:right="425" w:hanging="2268"/>
    </w:pPr>
    <w:rPr>
      <w:rFonts w:ascii="Times New Roman" w:eastAsia="SimSun" w:hAnsi="Times New Roman" w:cs="Times New Roman"/>
      <w:noProof/>
      <w:sz w:val="20"/>
      <w:szCs w:val="20"/>
    </w:rPr>
  </w:style>
  <w:style w:type="table" w:customStyle="1" w:styleId="24">
    <w:name w:val="网格型2"/>
    <w:basedOn w:val="TableNormal"/>
    <w:next w:val="TableGrid"/>
    <w:uiPriority w:val="39"/>
    <w:qFormat/>
    <w:rsid w:val="006D7D75"/>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无列表3"/>
    <w:next w:val="NoList"/>
    <w:uiPriority w:val="99"/>
    <w:semiHidden/>
    <w:unhideWhenUsed/>
    <w:rsid w:val="006D7D75"/>
  </w:style>
  <w:style w:type="numbering" w:customStyle="1" w:styleId="1110">
    <w:name w:val="无列表111"/>
    <w:next w:val="NoList"/>
    <w:uiPriority w:val="99"/>
    <w:semiHidden/>
    <w:unhideWhenUsed/>
    <w:rsid w:val="006D7D75"/>
  </w:style>
  <w:style w:type="table" w:customStyle="1" w:styleId="32">
    <w:name w:val="网格型3"/>
    <w:basedOn w:val="TableNormal"/>
    <w:next w:val="TableGrid"/>
    <w:uiPriority w:val="39"/>
    <w:rsid w:val="006D7D75"/>
    <w:pPr>
      <w:widowControl w:val="0"/>
      <w:autoSpaceDE w:val="0"/>
      <w:autoSpaceDN w:val="0"/>
      <w:adjustRightInd w:val="0"/>
      <w:spacing w:after="12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无列表1111"/>
    <w:next w:val="NoList"/>
    <w:uiPriority w:val="99"/>
    <w:semiHidden/>
    <w:unhideWhenUsed/>
    <w:rsid w:val="006D7D75"/>
  </w:style>
  <w:style w:type="table" w:customStyle="1" w:styleId="112">
    <w:name w:val="网格型浅色11"/>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5">
    <w:name w:val="网格型浅色2"/>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210">
    <w:name w:val="无列表21"/>
    <w:next w:val="NoList"/>
    <w:uiPriority w:val="99"/>
    <w:semiHidden/>
    <w:unhideWhenUsed/>
    <w:rsid w:val="006D7D75"/>
  </w:style>
  <w:style w:type="table" w:customStyle="1" w:styleId="211">
    <w:name w:val="网格型21"/>
    <w:basedOn w:val="TableNormal"/>
    <w:next w:val="TableGrid"/>
    <w:uiPriority w:val="39"/>
    <w:qFormat/>
    <w:rsid w:val="006D7D75"/>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网格型浅色3"/>
    <w:basedOn w:val="TableNormal"/>
    <w:next w:val="TableGridLight1"/>
    <w:uiPriority w:val="40"/>
    <w:rsid w:val="006D7D75"/>
    <w:rPr>
      <w:rFonts w:ascii="Calibri" w:eastAsia="SimSun" w:hAnsi="Calibri"/>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CharChar1CharCharCharCharCharCharCharCharCharCharCharCharCharCharCharc">
    <w:name w:val="Char Char1 Char Char Char Char Char Char Char Char Char Char Char Char Char Char Char"/>
    <w:semiHidden/>
    <w:rsid w:val="0004650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c">
    <w:name w:val="(文字) (文字)5"/>
    <w:semiHidden/>
    <w:rsid w:val="00046502"/>
    <w:rPr>
      <w:rFonts w:ascii="Times New Roman" w:hAnsi="Times New Roman"/>
      <w:lang w:eastAsia="en-US"/>
    </w:rPr>
  </w:style>
  <w:style w:type="table" w:customStyle="1" w:styleId="TableGrid20">
    <w:name w:val="Table Grid2"/>
    <w:basedOn w:val="TableNormal"/>
    <w:next w:val="TableGrid"/>
    <w:rsid w:val="00C96FF0"/>
    <w:pPr>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0">
    <w:name w:val="_Style 1"/>
    <w:basedOn w:val="Normal"/>
    <w:uiPriority w:val="34"/>
    <w:qFormat/>
    <w:rsid w:val="00DB17E3"/>
    <w:pPr>
      <w:widowControl w:val="0"/>
      <w:overflowPunct w:val="0"/>
      <w:autoSpaceDE w:val="0"/>
      <w:autoSpaceDN w:val="0"/>
      <w:adjustRightInd w:val="0"/>
      <w:ind w:firstLineChars="200" w:firstLine="420"/>
      <w:jc w:val="both"/>
    </w:pPr>
    <w:rPr>
      <w:rFonts w:ascii="Times New Roman" w:eastAsia="SimSun" w:hAnsi="Times New Roman"/>
      <w:kern w:val="2"/>
      <w:sz w:val="21"/>
      <w:lang w:val="en-US"/>
    </w:rPr>
  </w:style>
  <w:style w:type="paragraph" w:customStyle="1" w:styleId="rProposalsubsub">
    <w:name w:val="rProposal_sub_sub"/>
    <w:basedOn w:val="Proposalsubsub"/>
    <w:link w:val="rProposalsubsubChar"/>
    <w:qFormat/>
    <w:rsid w:val="00DB17E3"/>
    <w:pPr>
      <w:tabs>
        <w:tab w:val="left" w:pos="1701"/>
      </w:tabs>
      <w:ind w:left="1985" w:hanging="425"/>
    </w:pPr>
    <w:rPr>
      <w:i/>
      <w:sz w:val="22"/>
    </w:rPr>
  </w:style>
  <w:style w:type="character" w:customStyle="1" w:styleId="rProposalsubsubChar">
    <w:name w:val="rProposal_sub_sub Char"/>
    <w:link w:val="rProposalsubsub"/>
    <w:rsid w:val="00DB17E3"/>
    <w:rPr>
      <w:rFonts w:eastAsia="Malgun Gothic"/>
      <w:i/>
      <w:kern w:val="2"/>
      <w:sz w:val="22"/>
      <w:szCs w:val="22"/>
      <w:lang w:val="en-US" w:eastAsia="ko-KR"/>
    </w:rPr>
  </w:style>
  <w:style w:type="paragraph" w:customStyle="1" w:styleId="CharChar1CharCharCharCharCharCharCharCharCharCharCharCharCharCharChard">
    <w:name w:val="Char Char1 Char Char Char Char Char Char Char Char Char Char Char Char Char Char Char"/>
    <w:semiHidden/>
    <w:rsid w:val="00F7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d">
    <w:name w:val="(文字) (文字)5"/>
    <w:semiHidden/>
    <w:rsid w:val="00F728D8"/>
    <w:rPr>
      <w:rFonts w:ascii="Times New Roman" w:hAnsi="Times New Roman"/>
      <w:lang w:eastAsia="en-US"/>
    </w:rPr>
  </w:style>
  <w:style w:type="paragraph" w:customStyle="1" w:styleId="34">
    <w:name w:val="목록 단락3"/>
    <w:basedOn w:val="Normal"/>
    <w:uiPriority w:val="34"/>
    <w:qFormat/>
    <w:rsid w:val="00F728D8"/>
    <w:pPr>
      <w:ind w:left="720"/>
      <w:contextualSpacing/>
      <w:jc w:val="both"/>
    </w:pPr>
    <w:rPr>
      <w:rFonts w:ascii="Calibri" w:eastAsia="Malgun Gothic" w:hAnsi="Calibri"/>
      <w:sz w:val="22"/>
      <w:szCs w:val="22"/>
      <w:lang w:val="en-US"/>
    </w:rPr>
  </w:style>
  <w:style w:type="paragraph" w:customStyle="1" w:styleId="reference0">
    <w:name w:val="reference"/>
    <w:basedOn w:val="Normal"/>
    <w:uiPriority w:val="99"/>
    <w:qFormat/>
    <w:rsid w:val="00F728D8"/>
    <w:pPr>
      <w:widowControl w:val="0"/>
      <w:numPr>
        <w:numId w:val="224"/>
      </w:numPr>
      <w:autoSpaceDE w:val="0"/>
      <w:autoSpaceDN w:val="0"/>
      <w:adjustRightInd w:val="0"/>
      <w:spacing w:after="60"/>
      <w:jc w:val="both"/>
    </w:pPr>
    <w:rPr>
      <w:rFonts w:ascii="Calibri" w:eastAsia="Times New Roman" w:hAnsi="Calibri"/>
      <w:sz w:val="22"/>
      <w:szCs w:val="22"/>
      <w:lang w:val="en-US"/>
    </w:rPr>
  </w:style>
</w:styles>
</file>

<file path=word/vbaData.xml><?xml version="1.0" encoding="utf-8"?>
<wne:vbaSuppData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0314">
      <w:bodyDiv w:val="1"/>
      <w:marLeft w:val="0"/>
      <w:marRight w:val="0"/>
      <w:marTop w:val="0"/>
      <w:marBottom w:val="0"/>
      <w:divBdr>
        <w:top w:val="none" w:sz="0" w:space="0" w:color="auto"/>
        <w:left w:val="none" w:sz="0" w:space="0" w:color="auto"/>
        <w:bottom w:val="none" w:sz="0" w:space="0" w:color="auto"/>
        <w:right w:val="none" w:sz="0" w:space="0" w:color="auto"/>
      </w:divBdr>
    </w:div>
    <w:div w:id="1706783">
      <w:bodyDiv w:val="1"/>
      <w:marLeft w:val="0"/>
      <w:marRight w:val="0"/>
      <w:marTop w:val="0"/>
      <w:marBottom w:val="0"/>
      <w:divBdr>
        <w:top w:val="none" w:sz="0" w:space="0" w:color="auto"/>
        <w:left w:val="none" w:sz="0" w:space="0" w:color="auto"/>
        <w:bottom w:val="none" w:sz="0" w:space="0" w:color="auto"/>
        <w:right w:val="none" w:sz="0" w:space="0" w:color="auto"/>
      </w:divBdr>
      <w:divsChild>
        <w:div w:id="451292181">
          <w:marLeft w:val="1166"/>
          <w:marRight w:val="0"/>
          <w:marTop w:val="240"/>
          <w:marBottom w:val="0"/>
          <w:divBdr>
            <w:top w:val="none" w:sz="0" w:space="0" w:color="auto"/>
            <w:left w:val="none" w:sz="0" w:space="0" w:color="auto"/>
            <w:bottom w:val="none" w:sz="0" w:space="0" w:color="auto"/>
            <w:right w:val="none" w:sz="0" w:space="0" w:color="auto"/>
          </w:divBdr>
        </w:div>
        <w:div w:id="1022244565">
          <w:marLeft w:val="1800"/>
          <w:marRight w:val="0"/>
          <w:marTop w:val="240"/>
          <w:marBottom w:val="0"/>
          <w:divBdr>
            <w:top w:val="none" w:sz="0" w:space="0" w:color="auto"/>
            <w:left w:val="none" w:sz="0" w:space="0" w:color="auto"/>
            <w:bottom w:val="none" w:sz="0" w:space="0" w:color="auto"/>
            <w:right w:val="none" w:sz="0" w:space="0" w:color="auto"/>
          </w:divBdr>
        </w:div>
        <w:div w:id="1238326136">
          <w:marLeft w:val="547"/>
          <w:marRight w:val="0"/>
          <w:marTop w:val="134"/>
          <w:marBottom w:val="0"/>
          <w:divBdr>
            <w:top w:val="none" w:sz="0" w:space="0" w:color="auto"/>
            <w:left w:val="none" w:sz="0" w:space="0" w:color="auto"/>
            <w:bottom w:val="none" w:sz="0" w:space="0" w:color="auto"/>
            <w:right w:val="none" w:sz="0" w:space="0" w:color="auto"/>
          </w:divBdr>
        </w:div>
        <w:div w:id="1331718463">
          <w:marLeft w:val="1800"/>
          <w:marRight w:val="0"/>
          <w:marTop w:val="240"/>
          <w:marBottom w:val="0"/>
          <w:divBdr>
            <w:top w:val="none" w:sz="0" w:space="0" w:color="auto"/>
            <w:left w:val="none" w:sz="0" w:space="0" w:color="auto"/>
            <w:bottom w:val="none" w:sz="0" w:space="0" w:color="auto"/>
            <w:right w:val="none" w:sz="0" w:space="0" w:color="auto"/>
          </w:divBdr>
        </w:div>
        <w:div w:id="1723754092">
          <w:marLeft w:val="1800"/>
          <w:marRight w:val="0"/>
          <w:marTop w:val="240"/>
          <w:marBottom w:val="0"/>
          <w:divBdr>
            <w:top w:val="none" w:sz="0" w:space="0" w:color="auto"/>
            <w:left w:val="none" w:sz="0" w:space="0" w:color="auto"/>
            <w:bottom w:val="none" w:sz="0" w:space="0" w:color="auto"/>
            <w:right w:val="none" w:sz="0" w:space="0" w:color="auto"/>
          </w:divBdr>
        </w:div>
        <w:div w:id="1898932128">
          <w:marLeft w:val="1800"/>
          <w:marRight w:val="0"/>
          <w:marTop w:val="240"/>
          <w:marBottom w:val="0"/>
          <w:divBdr>
            <w:top w:val="none" w:sz="0" w:space="0" w:color="auto"/>
            <w:left w:val="none" w:sz="0" w:space="0" w:color="auto"/>
            <w:bottom w:val="none" w:sz="0" w:space="0" w:color="auto"/>
            <w:right w:val="none" w:sz="0" w:space="0" w:color="auto"/>
          </w:divBdr>
        </w:div>
        <w:div w:id="1971281369">
          <w:marLeft w:val="1166"/>
          <w:marRight w:val="0"/>
          <w:marTop w:val="240"/>
          <w:marBottom w:val="0"/>
          <w:divBdr>
            <w:top w:val="none" w:sz="0" w:space="0" w:color="auto"/>
            <w:left w:val="none" w:sz="0" w:space="0" w:color="auto"/>
            <w:bottom w:val="none" w:sz="0" w:space="0" w:color="auto"/>
            <w:right w:val="none" w:sz="0" w:space="0" w:color="auto"/>
          </w:divBdr>
        </w:div>
        <w:div w:id="2128114291">
          <w:marLeft w:val="1166"/>
          <w:marRight w:val="0"/>
          <w:marTop w:val="240"/>
          <w:marBottom w:val="0"/>
          <w:divBdr>
            <w:top w:val="none" w:sz="0" w:space="0" w:color="auto"/>
            <w:left w:val="none" w:sz="0" w:space="0" w:color="auto"/>
            <w:bottom w:val="none" w:sz="0" w:space="0" w:color="auto"/>
            <w:right w:val="none" w:sz="0" w:space="0" w:color="auto"/>
          </w:divBdr>
        </w:div>
      </w:divsChild>
    </w:div>
    <w:div w:id="2099400">
      <w:bodyDiv w:val="1"/>
      <w:marLeft w:val="0"/>
      <w:marRight w:val="0"/>
      <w:marTop w:val="0"/>
      <w:marBottom w:val="0"/>
      <w:divBdr>
        <w:top w:val="none" w:sz="0" w:space="0" w:color="auto"/>
        <w:left w:val="none" w:sz="0" w:space="0" w:color="auto"/>
        <w:bottom w:val="none" w:sz="0" w:space="0" w:color="auto"/>
        <w:right w:val="none" w:sz="0" w:space="0" w:color="auto"/>
      </w:divBdr>
    </w:div>
    <w:div w:id="2784589">
      <w:bodyDiv w:val="1"/>
      <w:marLeft w:val="0"/>
      <w:marRight w:val="0"/>
      <w:marTop w:val="0"/>
      <w:marBottom w:val="0"/>
      <w:divBdr>
        <w:top w:val="none" w:sz="0" w:space="0" w:color="auto"/>
        <w:left w:val="none" w:sz="0" w:space="0" w:color="auto"/>
        <w:bottom w:val="none" w:sz="0" w:space="0" w:color="auto"/>
        <w:right w:val="none" w:sz="0" w:space="0" w:color="auto"/>
      </w:divBdr>
    </w:div>
    <w:div w:id="3559425">
      <w:bodyDiv w:val="1"/>
      <w:marLeft w:val="0"/>
      <w:marRight w:val="0"/>
      <w:marTop w:val="0"/>
      <w:marBottom w:val="0"/>
      <w:divBdr>
        <w:top w:val="none" w:sz="0" w:space="0" w:color="auto"/>
        <w:left w:val="none" w:sz="0" w:space="0" w:color="auto"/>
        <w:bottom w:val="none" w:sz="0" w:space="0" w:color="auto"/>
        <w:right w:val="none" w:sz="0" w:space="0" w:color="auto"/>
      </w:divBdr>
    </w:div>
    <w:div w:id="3629119">
      <w:bodyDiv w:val="1"/>
      <w:marLeft w:val="0"/>
      <w:marRight w:val="0"/>
      <w:marTop w:val="0"/>
      <w:marBottom w:val="0"/>
      <w:divBdr>
        <w:top w:val="none" w:sz="0" w:space="0" w:color="auto"/>
        <w:left w:val="none" w:sz="0" w:space="0" w:color="auto"/>
        <w:bottom w:val="none" w:sz="0" w:space="0" w:color="auto"/>
        <w:right w:val="none" w:sz="0" w:space="0" w:color="auto"/>
      </w:divBdr>
    </w:div>
    <w:div w:id="3829941">
      <w:bodyDiv w:val="1"/>
      <w:marLeft w:val="0"/>
      <w:marRight w:val="0"/>
      <w:marTop w:val="0"/>
      <w:marBottom w:val="0"/>
      <w:divBdr>
        <w:top w:val="none" w:sz="0" w:space="0" w:color="auto"/>
        <w:left w:val="none" w:sz="0" w:space="0" w:color="auto"/>
        <w:bottom w:val="none" w:sz="0" w:space="0" w:color="auto"/>
        <w:right w:val="none" w:sz="0" w:space="0" w:color="auto"/>
      </w:divBdr>
      <w:divsChild>
        <w:div w:id="808130952">
          <w:marLeft w:val="1886"/>
          <w:marRight w:val="0"/>
          <w:marTop w:val="115"/>
          <w:marBottom w:val="0"/>
          <w:divBdr>
            <w:top w:val="none" w:sz="0" w:space="0" w:color="auto"/>
            <w:left w:val="none" w:sz="0" w:space="0" w:color="auto"/>
            <w:bottom w:val="none" w:sz="0" w:space="0" w:color="auto"/>
            <w:right w:val="none" w:sz="0" w:space="0" w:color="auto"/>
          </w:divBdr>
        </w:div>
        <w:div w:id="1045711944">
          <w:marLeft w:val="1526"/>
          <w:marRight w:val="0"/>
          <w:marTop w:val="115"/>
          <w:marBottom w:val="0"/>
          <w:divBdr>
            <w:top w:val="none" w:sz="0" w:space="0" w:color="auto"/>
            <w:left w:val="none" w:sz="0" w:space="0" w:color="auto"/>
            <w:bottom w:val="none" w:sz="0" w:space="0" w:color="auto"/>
            <w:right w:val="none" w:sz="0" w:space="0" w:color="auto"/>
          </w:divBdr>
        </w:div>
        <w:div w:id="1872961057">
          <w:marLeft w:val="1526"/>
          <w:marRight w:val="0"/>
          <w:marTop w:val="115"/>
          <w:marBottom w:val="0"/>
          <w:divBdr>
            <w:top w:val="none" w:sz="0" w:space="0" w:color="auto"/>
            <w:left w:val="none" w:sz="0" w:space="0" w:color="auto"/>
            <w:bottom w:val="none" w:sz="0" w:space="0" w:color="auto"/>
            <w:right w:val="none" w:sz="0" w:space="0" w:color="auto"/>
          </w:divBdr>
        </w:div>
      </w:divsChild>
    </w:div>
    <w:div w:id="4745724">
      <w:bodyDiv w:val="1"/>
      <w:marLeft w:val="0"/>
      <w:marRight w:val="0"/>
      <w:marTop w:val="0"/>
      <w:marBottom w:val="0"/>
      <w:divBdr>
        <w:top w:val="none" w:sz="0" w:space="0" w:color="auto"/>
        <w:left w:val="none" w:sz="0" w:space="0" w:color="auto"/>
        <w:bottom w:val="none" w:sz="0" w:space="0" w:color="auto"/>
        <w:right w:val="none" w:sz="0" w:space="0" w:color="auto"/>
      </w:divBdr>
      <w:divsChild>
        <w:div w:id="263925945">
          <w:marLeft w:val="1166"/>
          <w:marRight w:val="0"/>
          <w:marTop w:val="134"/>
          <w:marBottom w:val="0"/>
          <w:divBdr>
            <w:top w:val="none" w:sz="0" w:space="0" w:color="auto"/>
            <w:left w:val="none" w:sz="0" w:space="0" w:color="auto"/>
            <w:bottom w:val="none" w:sz="0" w:space="0" w:color="auto"/>
            <w:right w:val="none" w:sz="0" w:space="0" w:color="auto"/>
          </w:divBdr>
        </w:div>
        <w:div w:id="439879927">
          <w:marLeft w:val="1166"/>
          <w:marRight w:val="0"/>
          <w:marTop w:val="134"/>
          <w:marBottom w:val="0"/>
          <w:divBdr>
            <w:top w:val="none" w:sz="0" w:space="0" w:color="auto"/>
            <w:left w:val="none" w:sz="0" w:space="0" w:color="auto"/>
            <w:bottom w:val="none" w:sz="0" w:space="0" w:color="auto"/>
            <w:right w:val="none" w:sz="0" w:space="0" w:color="auto"/>
          </w:divBdr>
        </w:div>
        <w:div w:id="921183055">
          <w:marLeft w:val="1166"/>
          <w:marRight w:val="0"/>
          <w:marTop w:val="134"/>
          <w:marBottom w:val="0"/>
          <w:divBdr>
            <w:top w:val="none" w:sz="0" w:space="0" w:color="auto"/>
            <w:left w:val="none" w:sz="0" w:space="0" w:color="auto"/>
            <w:bottom w:val="none" w:sz="0" w:space="0" w:color="auto"/>
            <w:right w:val="none" w:sz="0" w:space="0" w:color="auto"/>
          </w:divBdr>
        </w:div>
        <w:div w:id="2056349127">
          <w:marLeft w:val="547"/>
          <w:marRight w:val="0"/>
          <w:marTop w:val="154"/>
          <w:marBottom w:val="0"/>
          <w:divBdr>
            <w:top w:val="none" w:sz="0" w:space="0" w:color="auto"/>
            <w:left w:val="none" w:sz="0" w:space="0" w:color="auto"/>
            <w:bottom w:val="none" w:sz="0" w:space="0" w:color="auto"/>
            <w:right w:val="none" w:sz="0" w:space="0" w:color="auto"/>
          </w:divBdr>
        </w:div>
        <w:div w:id="2112429114">
          <w:marLeft w:val="1166"/>
          <w:marRight w:val="0"/>
          <w:marTop w:val="134"/>
          <w:marBottom w:val="0"/>
          <w:divBdr>
            <w:top w:val="none" w:sz="0" w:space="0" w:color="auto"/>
            <w:left w:val="none" w:sz="0" w:space="0" w:color="auto"/>
            <w:bottom w:val="none" w:sz="0" w:space="0" w:color="auto"/>
            <w:right w:val="none" w:sz="0" w:space="0" w:color="auto"/>
          </w:divBdr>
        </w:div>
      </w:divsChild>
    </w:div>
    <w:div w:id="4946945">
      <w:bodyDiv w:val="1"/>
      <w:marLeft w:val="0"/>
      <w:marRight w:val="0"/>
      <w:marTop w:val="0"/>
      <w:marBottom w:val="0"/>
      <w:divBdr>
        <w:top w:val="none" w:sz="0" w:space="0" w:color="auto"/>
        <w:left w:val="none" w:sz="0" w:space="0" w:color="auto"/>
        <w:bottom w:val="none" w:sz="0" w:space="0" w:color="auto"/>
        <w:right w:val="none" w:sz="0" w:space="0" w:color="auto"/>
      </w:divBdr>
      <w:divsChild>
        <w:div w:id="141586243">
          <w:marLeft w:val="1800"/>
          <w:marRight w:val="0"/>
          <w:marTop w:val="96"/>
          <w:marBottom w:val="0"/>
          <w:divBdr>
            <w:top w:val="none" w:sz="0" w:space="0" w:color="auto"/>
            <w:left w:val="none" w:sz="0" w:space="0" w:color="auto"/>
            <w:bottom w:val="none" w:sz="0" w:space="0" w:color="auto"/>
            <w:right w:val="none" w:sz="0" w:space="0" w:color="auto"/>
          </w:divBdr>
        </w:div>
        <w:div w:id="156582925">
          <w:marLeft w:val="1166"/>
          <w:marRight w:val="0"/>
          <w:marTop w:val="115"/>
          <w:marBottom w:val="0"/>
          <w:divBdr>
            <w:top w:val="none" w:sz="0" w:space="0" w:color="auto"/>
            <w:left w:val="none" w:sz="0" w:space="0" w:color="auto"/>
            <w:bottom w:val="none" w:sz="0" w:space="0" w:color="auto"/>
            <w:right w:val="none" w:sz="0" w:space="0" w:color="auto"/>
          </w:divBdr>
        </w:div>
        <w:div w:id="219706605">
          <w:marLeft w:val="1800"/>
          <w:marRight w:val="0"/>
          <w:marTop w:val="96"/>
          <w:marBottom w:val="0"/>
          <w:divBdr>
            <w:top w:val="none" w:sz="0" w:space="0" w:color="auto"/>
            <w:left w:val="none" w:sz="0" w:space="0" w:color="auto"/>
            <w:bottom w:val="none" w:sz="0" w:space="0" w:color="auto"/>
            <w:right w:val="none" w:sz="0" w:space="0" w:color="auto"/>
          </w:divBdr>
        </w:div>
        <w:div w:id="922304442">
          <w:marLeft w:val="1166"/>
          <w:marRight w:val="0"/>
          <w:marTop w:val="115"/>
          <w:marBottom w:val="0"/>
          <w:divBdr>
            <w:top w:val="none" w:sz="0" w:space="0" w:color="auto"/>
            <w:left w:val="none" w:sz="0" w:space="0" w:color="auto"/>
            <w:bottom w:val="none" w:sz="0" w:space="0" w:color="auto"/>
            <w:right w:val="none" w:sz="0" w:space="0" w:color="auto"/>
          </w:divBdr>
        </w:div>
        <w:div w:id="937106235">
          <w:marLeft w:val="1166"/>
          <w:marRight w:val="0"/>
          <w:marTop w:val="115"/>
          <w:marBottom w:val="0"/>
          <w:divBdr>
            <w:top w:val="none" w:sz="0" w:space="0" w:color="auto"/>
            <w:left w:val="none" w:sz="0" w:space="0" w:color="auto"/>
            <w:bottom w:val="none" w:sz="0" w:space="0" w:color="auto"/>
            <w:right w:val="none" w:sz="0" w:space="0" w:color="auto"/>
          </w:divBdr>
        </w:div>
        <w:div w:id="1431001091">
          <w:marLeft w:val="547"/>
          <w:marRight w:val="0"/>
          <w:marTop w:val="130"/>
          <w:marBottom w:val="0"/>
          <w:divBdr>
            <w:top w:val="none" w:sz="0" w:space="0" w:color="auto"/>
            <w:left w:val="none" w:sz="0" w:space="0" w:color="auto"/>
            <w:bottom w:val="none" w:sz="0" w:space="0" w:color="auto"/>
            <w:right w:val="none" w:sz="0" w:space="0" w:color="auto"/>
          </w:divBdr>
        </w:div>
      </w:divsChild>
    </w:div>
    <w:div w:id="5140079">
      <w:bodyDiv w:val="1"/>
      <w:marLeft w:val="0"/>
      <w:marRight w:val="0"/>
      <w:marTop w:val="0"/>
      <w:marBottom w:val="0"/>
      <w:divBdr>
        <w:top w:val="none" w:sz="0" w:space="0" w:color="auto"/>
        <w:left w:val="none" w:sz="0" w:space="0" w:color="auto"/>
        <w:bottom w:val="none" w:sz="0" w:space="0" w:color="auto"/>
        <w:right w:val="none" w:sz="0" w:space="0" w:color="auto"/>
      </w:divBdr>
    </w:div>
    <w:div w:id="6179295">
      <w:bodyDiv w:val="1"/>
      <w:marLeft w:val="0"/>
      <w:marRight w:val="0"/>
      <w:marTop w:val="0"/>
      <w:marBottom w:val="0"/>
      <w:divBdr>
        <w:top w:val="none" w:sz="0" w:space="0" w:color="auto"/>
        <w:left w:val="none" w:sz="0" w:space="0" w:color="auto"/>
        <w:bottom w:val="none" w:sz="0" w:space="0" w:color="auto"/>
        <w:right w:val="none" w:sz="0" w:space="0" w:color="auto"/>
      </w:divBdr>
    </w:div>
    <w:div w:id="6182374">
      <w:bodyDiv w:val="1"/>
      <w:marLeft w:val="0"/>
      <w:marRight w:val="0"/>
      <w:marTop w:val="0"/>
      <w:marBottom w:val="0"/>
      <w:divBdr>
        <w:top w:val="none" w:sz="0" w:space="0" w:color="auto"/>
        <w:left w:val="none" w:sz="0" w:space="0" w:color="auto"/>
        <w:bottom w:val="none" w:sz="0" w:space="0" w:color="auto"/>
        <w:right w:val="none" w:sz="0" w:space="0" w:color="auto"/>
      </w:divBdr>
    </w:div>
    <w:div w:id="6753933">
      <w:bodyDiv w:val="1"/>
      <w:marLeft w:val="0"/>
      <w:marRight w:val="0"/>
      <w:marTop w:val="0"/>
      <w:marBottom w:val="0"/>
      <w:divBdr>
        <w:top w:val="none" w:sz="0" w:space="0" w:color="auto"/>
        <w:left w:val="none" w:sz="0" w:space="0" w:color="auto"/>
        <w:bottom w:val="none" w:sz="0" w:space="0" w:color="auto"/>
        <w:right w:val="none" w:sz="0" w:space="0" w:color="auto"/>
      </w:divBdr>
      <w:divsChild>
        <w:div w:id="219094315">
          <w:marLeft w:val="0"/>
          <w:marRight w:val="0"/>
          <w:marTop w:val="0"/>
          <w:marBottom w:val="0"/>
          <w:divBdr>
            <w:top w:val="none" w:sz="0" w:space="0" w:color="auto"/>
            <w:left w:val="none" w:sz="0" w:space="0" w:color="auto"/>
            <w:bottom w:val="none" w:sz="0" w:space="0" w:color="auto"/>
            <w:right w:val="none" w:sz="0" w:space="0" w:color="auto"/>
          </w:divBdr>
          <w:divsChild>
            <w:div w:id="169568520">
              <w:marLeft w:val="0"/>
              <w:marRight w:val="0"/>
              <w:marTop w:val="0"/>
              <w:marBottom w:val="0"/>
              <w:divBdr>
                <w:top w:val="none" w:sz="0" w:space="0" w:color="auto"/>
                <w:left w:val="none" w:sz="0" w:space="0" w:color="auto"/>
                <w:bottom w:val="none" w:sz="0" w:space="0" w:color="auto"/>
                <w:right w:val="none" w:sz="0" w:space="0" w:color="auto"/>
              </w:divBdr>
            </w:div>
            <w:div w:id="176696020">
              <w:marLeft w:val="0"/>
              <w:marRight w:val="0"/>
              <w:marTop w:val="0"/>
              <w:marBottom w:val="0"/>
              <w:divBdr>
                <w:top w:val="none" w:sz="0" w:space="0" w:color="auto"/>
                <w:left w:val="none" w:sz="0" w:space="0" w:color="auto"/>
                <w:bottom w:val="none" w:sz="0" w:space="0" w:color="auto"/>
                <w:right w:val="none" w:sz="0" w:space="0" w:color="auto"/>
              </w:divBdr>
            </w:div>
            <w:div w:id="729231250">
              <w:marLeft w:val="0"/>
              <w:marRight w:val="0"/>
              <w:marTop w:val="0"/>
              <w:marBottom w:val="0"/>
              <w:divBdr>
                <w:top w:val="none" w:sz="0" w:space="0" w:color="auto"/>
                <w:left w:val="none" w:sz="0" w:space="0" w:color="auto"/>
                <w:bottom w:val="none" w:sz="0" w:space="0" w:color="auto"/>
                <w:right w:val="none" w:sz="0" w:space="0" w:color="auto"/>
              </w:divBdr>
            </w:div>
            <w:div w:id="18775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641">
      <w:bodyDiv w:val="1"/>
      <w:marLeft w:val="0"/>
      <w:marRight w:val="0"/>
      <w:marTop w:val="0"/>
      <w:marBottom w:val="0"/>
      <w:divBdr>
        <w:top w:val="none" w:sz="0" w:space="0" w:color="auto"/>
        <w:left w:val="none" w:sz="0" w:space="0" w:color="auto"/>
        <w:bottom w:val="none" w:sz="0" w:space="0" w:color="auto"/>
        <w:right w:val="none" w:sz="0" w:space="0" w:color="auto"/>
      </w:divBdr>
      <w:divsChild>
        <w:div w:id="321355124">
          <w:marLeft w:val="1166"/>
          <w:marRight w:val="0"/>
          <w:marTop w:val="96"/>
          <w:marBottom w:val="0"/>
          <w:divBdr>
            <w:top w:val="none" w:sz="0" w:space="0" w:color="auto"/>
            <w:left w:val="none" w:sz="0" w:space="0" w:color="auto"/>
            <w:bottom w:val="none" w:sz="0" w:space="0" w:color="auto"/>
            <w:right w:val="none" w:sz="0" w:space="0" w:color="auto"/>
          </w:divBdr>
        </w:div>
        <w:div w:id="922879527">
          <w:marLeft w:val="547"/>
          <w:marRight w:val="0"/>
          <w:marTop w:val="115"/>
          <w:marBottom w:val="0"/>
          <w:divBdr>
            <w:top w:val="none" w:sz="0" w:space="0" w:color="auto"/>
            <w:left w:val="none" w:sz="0" w:space="0" w:color="auto"/>
            <w:bottom w:val="none" w:sz="0" w:space="0" w:color="auto"/>
            <w:right w:val="none" w:sz="0" w:space="0" w:color="auto"/>
          </w:divBdr>
        </w:div>
      </w:divsChild>
    </w:div>
    <w:div w:id="9181059">
      <w:bodyDiv w:val="1"/>
      <w:marLeft w:val="0"/>
      <w:marRight w:val="0"/>
      <w:marTop w:val="0"/>
      <w:marBottom w:val="0"/>
      <w:divBdr>
        <w:top w:val="none" w:sz="0" w:space="0" w:color="auto"/>
        <w:left w:val="none" w:sz="0" w:space="0" w:color="auto"/>
        <w:bottom w:val="none" w:sz="0" w:space="0" w:color="auto"/>
        <w:right w:val="none" w:sz="0" w:space="0" w:color="auto"/>
      </w:divBdr>
    </w:div>
    <w:div w:id="9334979">
      <w:bodyDiv w:val="1"/>
      <w:marLeft w:val="0"/>
      <w:marRight w:val="0"/>
      <w:marTop w:val="0"/>
      <w:marBottom w:val="0"/>
      <w:divBdr>
        <w:top w:val="none" w:sz="0" w:space="0" w:color="auto"/>
        <w:left w:val="none" w:sz="0" w:space="0" w:color="auto"/>
        <w:bottom w:val="none" w:sz="0" w:space="0" w:color="auto"/>
        <w:right w:val="none" w:sz="0" w:space="0" w:color="auto"/>
      </w:divBdr>
    </w:div>
    <w:div w:id="10038829">
      <w:bodyDiv w:val="1"/>
      <w:marLeft w:val="0"/>
      <w:marRight w:val="0"/>
      <w:marTop w:val="0"/>
      <w:marBottom w:val="0"/>
      <w:divBdr>
        <w:top w:val="none" w:sz="0" w:space="0" w:color="auto"/>
        <w:left w:val="none" w:sz="0" w:space="0" w:color="auto"/>
        <w:bottom w:val="none" w:sz="0" w:space="0" w:color="auto"/>
        <w:right w:val="none" w:sz="0" w:space="0" w:color="auto"/>
      </w:divBdr>
    </w:div>
    <w:div w:id="10571015">
      <w:bodyDiv w:val="1"/>
      <w:marLeft w:val="0"/>
      <w:marRight w:val="0"/>
      <w:marTop w:val="0"/>
      <w:marBottom w:val="0"/>
      <w:divBdr>
        <w:top w:val="none" w:sz="0" w:space="0" w:color="auto"/>
        <w:left w:val="none" w:sz="0" w:space="0" w:color="auto"/>
        <w:bottom w:val="none" w:sz="0" w:space="0" w:color="auto"/>
        <w:right w:val="none" w:sz="0" w:space="0" w:color="auto"/>
      </w:divBdr>
    </w:div>
    <w:div w:id="11036299">
      <w:bodyDiv w:val="1"/>
      <w:marLeft w:val="0"/>
      <w:marRight w:val="0"/>
      <w:marTop w:val="0"/>
      <w:marBottom w:val="0"/>
      <w:divBdr>
        <w:top w:val="none" w:sz="0" w:space="0" w:color="auto"/>
        <w:left w:val="none" w:sz="0" w:space="0" w:color="auto"/>
        <w:bottom w:val="none" w:sz="0" w:space="0" w:color="auto"/>
        <w:right w:val="none" w:sz="0" w:space="0" w:color="auto"/>
      </w:divBdr>
      <w:divsChild>
        <w:div w:id="953562402">
          <w:marLeft w:val="547"/>
          <w:marRight w:val="0"/>
          <w:marTop w:val="134"/>
          <w:marBottom w:val="0"/>
          <w:divBdr>
            <w:top w:val="none" w:sz="0" w:space="0" w:color="auto"/>
            <w:left w:val="none" w:sz="0" w:space="0" w:color="auto"/>
            <w:bottom w:val="none" w:sz="0" w:space="0" w:color="auto"/>
            <w:right w:val="none" w:sz="0" w:space="0" w:color="auto"/>
          </w:divBdr>
        </w:div>
        <w:div w:id="1955821306">
          <w:marLeft w:val="547"/>
          <w:marRight w:val="0"/>
          <w:marTop w:val="134"/>
          <w:marBottom w:val="0"/>
          <w:divBdr>
            <w:top w:val="none" w:sz="0" w:space="0" w:color="auto"/>
            <w:left w:val="none" w:sz="0" w:space="0" w:color="auto"/>
            <w:bottom w:val="none" w:sz="0" w:space="0" w:color="auto"/>
            <w:right w:val="none" w:sz="0" w:space="0" w:color="auto"/>
          </w:divBdr>
        </w:div>
      </w:divsChild>
    </w:div>
    <w:div w:id="11617055">
      <w:bodyDiv w:val="1"/>
      <w:marLeft w:val="0"/>
      <w:marRight w:val="0"/>
      <w:marTop w:val="0"/>
      <w:marBottom w:val="0"/>
      <w:divBdr>
        <w:top w:val="none" w:sz="0" w:space="0" w:color="auto"/>
        <w:left w:val="none" w:sz="0" w:space="0" w:color="auto"/>
        <w:bottom w:val="none" w:sz="0" w:space="0" w:color="auto"/>
        <w:right w:val="none" w:sz="0" w:space="0" w:color="auto"/>
      </w:divBdr>
      <w:divsChild>
        <w:div w:id="217515571">
          <w:marLeft w:val="1166"/>
          <w:marRight w:val="0"/>
          <w:marTop w:val="96"/>
          <w:marBottom w:val="0"/>
          <w:divBdr>
            <w:top w:val="none" w:sz="0" w:space="0" w:color="auto"/>
            <w:left w:val="none" w:sz="0" w:space="0" w:color="auto"/>
            <w:bottom w:val="none" w:sz="0" w:space="0" w:color="auto"/>
            <w:right w:val="none" w:sz="0" w:space="0" w:color="auto"/>
          </w:divBdr>
        </w:div>
        <w:div w:id="479269274">
          <w:marLeft w:val="1800"/>
          <w:marRight w:val="0"/>
          <w:marTop w:val="86"/>
          <w:marBottom w:val="0"/>
          <w:divBdr>
            <w:top w:val="none" w:sz="0" w:space="0" w:color="auto"/>
            <w:left w:val="none" w:sz="0" w:space="0" w:color="auto"/>
            <w:bottom w:val="none" w:sz="0" w:space="0" w:color="auto"/>
            <w:right w:val="none" w:sz="0" w:space="0" w:color="auto"/>
          </w:divBdr>
        </w:div>
        <w:div w:id="608129043">
          <w:marLeft w:val="1800"/>
          <w:marRight w:val="0"/>
          <w:marTop w:val="86"/>
          <w:marBottom w:val="0"/>
          <w:divBdr>
            <w:top w:val="none" w:sz="0" w:space="0" w:color="auto"/>
            <w:left w:val="none" w:sz="0" w:space="0" w:color="auto"/>
            <w:bottom w:val="none" w:sz="0" w:space="0" w:color="auto"/>
            <w:right w:val="none" w:sz="0" w:space="0" w:color="auto"/>
          </w:divBdr>
        </w:div>
        <w:div w:id="776221357">
          <w:marLeft w:val="547"/>
          <w:marRight w:val="0"/>
          <w:marTop w:val="115"/>
          <w:marBottom w:val="0"/>
          <w:divBdr>
            <w:top w:val="none" w:sz="0" w:space="0" w:color="auto"/>
            <w:left w:val="none" w:sz="0" w:space="0" w:color="auto"/>
            <w:bottom w:val="none" w:sz="0" w:space="0" w:color="auto"/>
            <w:right w:val="none" w:sz="0" w:space="0" w:color="auto"/>
          </w:divBdr>
        </w:div>
        <w:div w:id="1049112649">
          <w:marLeft w:val="1166"/>
          <w:marRight w:val="0"/>
          <w:marTop w:val="96"/>
          <w:marBottom w:val="0"/>
          <w:divBdr>
            <w:top w:val="none" w:sz="0" w:space="0" w:color="auto"/>
            <w:left w:val="none" w:sz="0" w:space="0" w:color="auto"/>
            <w:bottom w:val="none" w:sz="0" w:space="0" w:color="auto"/>
            <w:right w:val="none" w:sz="0" w:space="0" w:color="auto"/>
          </w:divBdr>
        </w:div>
        <w:div w:id="1172140705">
          <w:marLeft w:val="1166"/>
          <w:marRight w:val="0"/>
          <w:marTop w:val="96"/>
          <w:marBottom w:val="0"/>
          <w:divBdr>
            <w:top w:val="none" w:sz="0" w:space="0" w:color="auto"/>
            <w:left w:val="none" w:sz="0" w:space="0" w:color="auto"/>
            <w:bottom w:val="none" w:sz="0" w:space="0" w:color="auto"/>
            <w:right w:val="none" w:sz="0" w:space="0" w:color="auto"/>
          </w:divBdr>
        </w:div>
        <w:div w:id="1873182003">
          <w:marLeft w:val="1166"/>
          <w:marRight w:val="0"/>
          <w:marTop w:val="96"/>
          <w:marBottom w:val="0"/>
          <w:divBdr>
            <w:top w:val="none" w:sz="0" w:space="0" w:color="auto"/>
            <w:left w:val="none" w:sz="0" w:space="0" w:color="auto"/>
            <w:bottom w:val="none" w:sz="0" w:space="0" w:color="auto"/>
            <w:right w:val="none" w:sz="0" w:space="0" w:color="auto"/>
          </w:divBdr>
        </w:div>
        <w:div w:id="2014069489">
          <w:marLeft w:val="1166"/>
          <w:marRight w:val="0"/>
          <w:marTop w:val="96"/>
          <w:marBottom w:val="0"/>
          <w:divBdr>
            <w:top w:val="none" w:sz="0" w:space="0" w:color="auto"/>
            <w:left w:val="none" w:sz="0" w:space="0" w:color="auto"/>
            <w:bottom w:val="none" w:sz="0" w:space="0" w:color="auto"/>
            <w:right w:val="none" w:sz="0" w:space="0" w:color="auto"/>
          </w:divBdr>
        </w:div>
      </w:divsChild>
    </w:div>
    <w:div w:id="12192337">
      <w:bodyDiv w:val="1"/>
      <w:marLeft w:val="0"/>
      <w:marRight w:val="0"/>
      <w:marTop w:val="0"/>
      <w:marBottom w:val="0"/>
      <w:divBdr>
        <w:top w:val="none" w:sz="0" w:space="0" w:color="auto"/>
        <w:left w:val="none" w:sz="0" w:space="0" w:color="auto"/>
        <w:bottom w:val="none" w:sz="0" w:space="0" w:color="auto"/>
        <w:right w:val="none" w:sz="0" w:space="0" w:color="auto"/>
      </w:divBdr>
      <w:divsChild>
        <w:div w:id="215237086">
          <w:marLeft w:val="360"/>
          <w:marRight w:val="0"/>
          <w:marTop w:val="200"/>
          <w:marBottom w:val="0"/>
          <w:divBdr>
            <w:top w:val="none" w:sz="0" w:space="0" w:color="auto"/>
            <w:left w:val="none" w:sz="0" w:space="0" w:color="auto"/>
            <w:bottom w:val="none" w:sz="0" w:space="0" w:color="auto"/>
            <w:right w:val="none" w:sz="0" w:space="0" w:color="auto"/>
          </w:divBdr>
        </w:div>
        <w:div w:id="322784441">
          <w:marLeft w:val="1080"/>
          <w:marRight w:val="0"/>
          <w:marTop w:val="100"/>
          <w:marBottom w:val="0"/>
          <w:divBdr>
            <w:top w:val="none" w:sz="0" w:space="0" w:color="auto"/>
            <w:left w:val="none" w:sz="0" w:space="0" w:color="auto"/>
            <w:bottom w:val="none" w:sz="0" w:space="0" w:color="auto"/>
            <w:right w:val="none" w:sz="0" w:space="0" w:color="auto"/>
          </w:divBdr>
        </w:div>
      </w:divsChild>
    </w:div>
    <w:div w:id="12658128">
      <w:bodyDiv w:val="1"/>
      <w:marLeft w:val="0"/>
      <w:marRight w:val="0"/>
      <w:marTop w:val="0"/>
      <w:marBottom w:val="0"/>
      <w:divBdr>
        <w:top w:val="none" w:sz="0" w:space="0" w:color="auto"/>
        <w:left w:val="none" w:sz="0" w:space="0" w:color="auto"/>
        <w:bottom w:val="none" w:sz="0" w:space="0" w:color="auto"/>
        <w:right w:val="none" w:sz="0" w:space="0" w:color="auto"/>
      </w:divBdr>
    </w:div>
    <w:div w:id="15498781">
      <w:bodyDiv w:val="1"/>
      <w:marLeft w:val="0"/>
      <w:marRight w:val="0"/>
      <w:marTop w:val="0"/>
      <w:marBottom w:val="0"/>
      <w:divBdr>
        <w:top w:val="none" w:sz="0" w:space="0" w:color="auto"/>
        <w:left w:val="none" w:sz="0" w:space="0" w:color="auto"/>
        <w:bottom w:val="none" w:sz="0" w:space="0" w:color="auto"/>
        <w:right w:val="none" w:sz="0" w:space="0" w:color="auto"/>
      </w:divBdr>
    </w:div>
    <w:div w:id="16781600">
      <w:bodyDiv w:val="1"/>
      <w:marLeft w:val="0"/>
      <w:marRight w:val="0"/>
      <w:marTop w:val="0"/>
      <w:marBottom w:val="0"/>
      <w:divBdr>
        <w:top w:val="none" w:sz="0" w:space="0" w:color="auto"/>
        <w:left w:val="none" w:sz="0" w:space="0" w:color="auto"/>
        <w:bottom w:val="none" w:sz="0" w:space="0" w:color="auto"/>
        <w:right w:val="none" w:sz="0" w:space="0" w:color="auto"/>
      </w:divBdr>
    </w:div>
    <w:div w:id="19748929">
      <w:bodyDiv w:val="1"/>
      <w:marLeft w:val="0"/>
      <w:marRight w:val="0"/>
      <w:marTop w:val="0"/>
      <w:marBottom w:val="0"/>
      <w:divBdr>
        <w:top w:val="none" w:sz="0" w:space="0" w:color="auto"/>
        <w:left w:val="none" w:sz="0" w:space="0" w:color="auto"/>
        <w:bottom w:val="none" w:sz="0" w:space="0" w:color="auto"/>
        <w:right w:val="none" w:sz="0" w:space="0" w:color="auto"/>
      </w:divBdr>
      <w:divsChild>
        <w:div w:id="576400825">
          <w:marLeft w:val="1166"/>
          <w:marRight w:val="0"/>
          <w:marTop w:val="96"/>
          <w:marBottom w:val="0"/>
          <w:divBdr>
            <w:top w:val="none" w:sz="0" w:space="0" w:color="auto"/>
            <w:left w:val="none" w:sz="0" w:space="0" w:color="auto"/>
            <w:bottom w:val="none" w:sz="0" w:space="0" w:color="auto"/>
            <w:right w:val="none" w:sz="0" w:space="0" w:color="auto"/>
          </w:divBdr>
        </w:div>
        <w:div w:id="1103498520">
          <w:marLeft w:val="547"/>
          <w:marRight w:val="0"/>
          <w:marTop w:val="115"/>
          <w:marBottom w:val="0"/>
          <w:divBdr>
            <w:top w:val="none" w:sz="0" w:space="0" w:color="auto"/>
            <w:left w:val="none" w:sz="0" w:space="0" w:color="auto"/>
            <w:bottom w:val="none" w:sz="0" w:space="0" w:color="auto"/>
            <w:right w:val="none" w:sz="0" w:space="0" w:color="auto"/>
          </w:divBdr>
        </w:div>
        <w:div w:id="1188758021">
          <w:marLeft w:val="1166"/>
          <w:marRight w:val="0"/>
          <w:marTop w:val="96"/>
          <w:marBottom w:val="0"/>
          <w:divBdr>
            <w:top w:val="none" w:sz="0" w:space="0" w:color="auto"/>
            <w:left w:val="none" w:sz="0" w:space="0" w:color="auto"/>
            <w:bottom w:val="none" w:sz="0" w:space="0" w:color="auto"/>
            <w:right w:val="none" w:sz="0" w:space="0" w:color="auto"/>
          </w:divBdr>
        </w:div>
        <w:div w:id="1224834677">
          <w:marLeft w:val="1166"/>
          <w:marRight w:val="0"/>
          <w:marTop w:val="96"/>
          <w:marBottom w:val="0"/>
          <w:divBdr>
            <w:top w:val="none" w:sz="0" w:space="0" w:color="auto"/>
            <w:left w:val="none" w:sz="0" w:space="0" w:color="auto"/>
            <w:bottom w:val="none" w:sz="0" w:space="0" w:color="auto"/>
            <w:right w:val="none" w:sz="0" w:space="0" w:color="auto"/>
          </w:divBdr>
        </w:div>
      </w:divsChild>
    </w:div>
    <w:div w:id="20715494">
      <w:bodyDiv w:val="1"/>
      <w:marLeft w:val="0"/>
      <w:marRight w:val="0"/>
      <w:marTop w:val="0"/>
      <w:marBottom w:val="0"/>
      <w:divBdr>
        <w:top w:val="none" w:sz="0" w:space="0" w:color="auto"/>
        <w:left w:val="none" w:sz="0" w:space="0" w:color="auto"/>
        <w:bottom w:val="none" w:sz="0" w:space="0" w:color="auto"/>
        <w:right w:val="none" w:sz="0" w:space="0" w:color="auto"/>
      </w:divBdr>
      <w:divsChild>
        <w:div w:id="826019467">
          <w:marLeft w:val="0"/>
          <w:marRight w:val="0"/>
          <w:marTop w:val="0"/>
          <w:marBottom w:val="0"/>
          <w:divBdr>
            <w:top w:val="none" w:sz="0" w:space="0" w:color="auto"/>
            <w:left w:val="none" w:sz="0" w:space="0" w:color="auto"/>
            <w:bottom w:val="none" w:sz="0" w:space="0" w:color="auto"/>
            <w:right w:val="none" w:sz="0" w:space="0" w:color="auto"/>
          </w:divBdr>
          <w:divsChild>
            <w:div w:id="198516604">
              <w:marLeft w:val="0"/>
              <w:marRight w:val="0"/>
              <w:marTop w:val="0"/>
              <w:marBottom w:val="0"/>
              <w:divBdr>
                <w:top w:val="none" w:sz="0" w:space="0" w:color="auto"/>
                <w:left w:val="none" w:sz="0" w:space="0" w:color="auto"/>
                <w:bottom w:val="none" w:sz="0" w:space="0" w:color="auto"/>
                <w:right w:val="none" w:sz="0" w:space="0" w:color="auto"/>
              </w:divBdr>
            </w:div>
            <w:div w:id="300572303">
              <w:marLeft w:val="0"/>
              <w:marRight w:val="0"/>
              <w:marTop w:val="0"/>
              <w:marBottom w:val="0"/>
              <w:divBdr>
                <w:top w:val="none" w:sz="0" w:space="0" w:color="auto"/>
                <w:left w:val="none" w:sz="0" w:space="0" w:color="auto"/>
                <w:bottom w:val="none" w:sz="0" w:space="0" w:color="auto"/>
                <w:right w:val="none" w:sz="0" w:space="0" w:color="auto"/>
              </w:divBdr>
            </w:div>
            <w:div w:id="18083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69">
      <w:bodyDiv w:val="1"/>
      <w:marLeft w:val="0"/>
      <w:marRight w:val="0"/>
      <w:marTop w:val="0"/>
      <w:marBottom w:val="0"/>
      <w:divBdr>
        <w:top w:val="none" w:sz="0" w:space="0" w:color="auto"/>
        <w:left w:val="none" w:sz="0" w:space="0" w:color="auto"/>
        <w:bottom w:val="none" w:sz="0" w:space="0" w:color="auto"/>
        <w:right w:val="none" w:sz="0" w:space="0" w:color="auto"/>
      </w:divBdr>
    </w:div>
    <w:div w:id="22021029">
      <w:bodyDiv w:val="1"/>
      <w:marLeft w:val="0"/>
      <w:marRight w:val="0"/>
      <w:marTop w:val="0"/>
      <w:marBottom w:val="0"/>
      <w:divBdr>
        <w:top w:val="none" w:sz="0" w:space="0" w:color="auto"/>
        <w:left w:val="none" w:sz="0" w:space="0" w:color="auto"/>
        <w:bottom w:val="none" w:sz="0" w:space="0" w:color="auto"/>
        <w:right w:val="none" w:sz="0" w:space="0" w:color="auto"/>
      </w:divBdr>
    </w:div>
    <w:div w:id="22097327">
      <w:bodyDiv w:val="1"/>
      <w:marLeft w:val="0"/>
      <w:marRight w:val="0"/>
      <w:marTop w:val="0"/>
      <w:marBottom w:val="0"/>
      <w:divBdr>
        <w:top w:val="none" w:sz="0" w:space="0" w:color="auto"/>
        <w:left w:val="none" w:sz="0" w:space="0" w:color="auto"/>
        <w:bottom w:val="none" w:sz="0" w:space="0" w:color="auto"/>
        <w:right w:val="none" w:sz="0" w:space="0" w:color="auto"/>
      </w:divBdr>
    </w:div>
    <w:div w:id="22445740">
      <w:bodyDiv w:val="1"/>
      <w:marLeft w:val="0"/>
      <w:marRight w:val="0"/>
      <w:marTop w:val="0"/>
      <w:marBottom w:val="0"/>
      <w:divBdr>
        <w:top w:val="none" w:sz="0" w:space="0" w:color="auto"/>
        <w:left w:val="none" w:sz="0" w:space="0" w:color="auto"/>
        <w:bottom w:val="none" w:sz="0" w:space="0" w:color="auto"/>
        <w:right w:val="none" w:sz="0" w:space="0" w:color="auto"/>
      </w:divBdr>
    </w:div>
    <w:div w:id="22748265">
      <w:bodyDiv w:val="1"/>
      <w:marLeft w:val="0"/>
      <w:marRight w:val="0"/>
      <w:marTop w:val="0"/>
      <w:marBottom w:val="0"/>
      <w:divBdr>
        <w:top w:val="none" w:sz="0" w:space="0" w:color="auto"/>
        <w:left w:val="none" w:sz="0" w:space="0" w:color="auto"/>
        <w:bottom w:val="none" w:sz="0" w:space="0" w:color="auto"/>
        <w:right w:val="none" w:sz="0" w:space="0" w:color="auto"/>
      </w:divBdr>
      <w:divsChild>
        <w:div w:id="211693015">
          <w:marLeft w:val="360"/>
          <w:marRight w:val="0"/>
          <w:marTop w:val="200"/>
          <w:marBottom w:val="0"/>
          <w:divBdr>
            <w:top w:val="none" w:sz="0" w:space="0" w:color="auto"/>
            <w:left w:val="none" w:sz="0" w:space="0" w:color="auto"/>
            <w:bottom w:val="none" w:sz="0" w:space="0" w:color="auto"/>
            <w:right w:val="none" w:sz="0" w:space="0" w:color="auto"/>
          </w:divBdr>
        </w:div>
        <w:div w:id="260379862">
          <w:marLeft w:val="360"/>
          <w:marRight w:val="0"/>
          <w:marTop w:val="200"/>
          <w:marBottom w:val="0"/>
          <w:divBdr>
            <w:top w:val="none" w:sz="0" w:space="0" w:color="auto"/>
            <w:left w:val="none" w:sz="0" w:space="0" w:color="auto"/>
            <w:bottom w:val="none" w:sz="0" w:space="0" w:color="auto"/>
            <w:right w:val="none" w:sz="0" w:space="0" w:color="auto"/>
          </w:divBdr>
        </w:div>
        <w:div w:id="300967967">
          <w:marLeft w:val="360"/>
          <w:marRight w:val="0"/>
          <w:marTop w:val="200"/>
          <w:marBottom w:val="0"/>
          <w:divBdr>
            <w:top w:val="none" w:sz="0" w:space="0" w:color="auto"/>
            <w:left w:val="none" w:sz="0" w:space="0" w:color="auto"/>
            <w:bottom w:val="none" w:sz="0" w:space="0" w:color="auto"/>
            <w:right w:val="none" w:sz="0" w:space="0" w:color="auto"/>
          </w:divBdr>
        </w:div>
        <w:div w:id="322198095">
          <w:marLeft w:val="1080"/>
          <w:marRight w:val="0"/>
          <w:marTop w:val="100"/>
          <w:marBottom w:val="0"/>
          <w:divBdr>
            <w:top w:val="none" w:sz="0" w:space="0" w:color="auto"/>
            <w:left w:val="none" w:sz="0" w:space="0" w:color="auto"/>
            <w:bottom w:val="none" w:sz="0" w:space="0" w:color="auto"/>
            <w:right w:val="none" w:sz="0" w:space="0" w:color="auto"/>
          </w:divBdr>
        </w:div>
        <w:div w:id="525413267">
          <w:marLeft w:val="360"/>
          <w:marRight w:val="0"/>
          <w:marTop w:val="200"/>
          <w:marBottom w:val="0"/>
          <w:divBdr>
            <w:top w:val="none" w:sz="0" w:space="0" w:color="auto"/>
            <w:left w:val="none" w:sz="0" w:space="0" w:color="auto"/>
            <w:bottom w:val="none" w:sz="0" w:space="0" w:color="auto"/>
            <w:right w:val="none" w:sz="0" w:space="0" w:color="auto"/>
          </w:divBdr>
        </w:div>
        <w:div w:id="527136747">
          <w:marLeft w:val="360"/>
          <w:marRight w:val="0"/>
          <w:marTop w:val="200"/>
          <w:marBottom w:val="0"/>
          <w:divBdr>
            <w:top w:val="none" w:sz="0" w:space="0" w:color="auto"/>
            <w:left w:val="none" w:sz="0" w:space="0" w:color="auto"/>
            <w:bottom w:val="none" w:sz="0" w:space="0" w:color="auto"/>
            <w:right w:val="none" w:sz="0" w:space="0" w:color="auto"/>
          </w:divBdr>
        </w:div>
        <w:div w:id="608585841">
          <w:marLeft w:val="1800"/>
          <w:marRight w:val="0"/>
          <w:marTop w:val="100"/>
          <w:marBottom w:val="0"/>
          <w:divBdr>
            <w:top w:val="none" w:sz="0" w:space="0" w:color="auto"/>
            <w:left w:val="none" w:sz="0" w:space="0" w:color="auto"/>
            <w:bottom w:val="none" w:sz="0" w:space="0" w:color="auto"/>
            <w:right w:val="none" w:sz="0" w:space="0" w:color="auto"/>
          </w:divBdr>
        </w:div>
        <w:div w:id="810440523">
          <w:marLeft w:val="360"/>
          <w:marRight w:val="0"/>
          <w:marTop w:val="200"/>
          <w:marBottom w:val="0"/>
          <w:divBdr>
            <w:top w:val="none" w:sz="0" w:space="0" w:color="auto"/>
            <w:left w:val="none" w:sz="0" w:space="0" w:color="auto"/>
            <w:bottom w:val="none" w:sz="0" w:space="0" w:color="auto"/>
            <w:right w:val="none" w:sz="0" w:space="0" w:color="auto"/>
          </w:divBdr>
        </w:div>
        <w:div w:id="1306854893">
          <w:marLeft w:val="360"/>
          <w:marRight w:val="0"/>
          <w:marTop w:val="200"/>
          <w:marBottom w:val="0"/>
          <w:divBdr>
            <w:top w:val="none" w:sz="0" w:space="0" w:color="auto"/>
            <w:left w:val="none" w:sz="0" w:space="0" w:color="auto"/>
            <w:bottom w:val="none" w:sz="0" w:space="0" w:color="auto"/>
            <w:right w:val="none" w:sz="0" w:space="0" w:color="auto"/>
          </w:divBdr>
        </w:div>
        <w:div w:id="1418134340">
          <w:marLeft w:val="360"/>
          <w:marRight w:val="0"/>
          <w:marTop w:val="200"/>
          <w:marBottom w:val="0"/>
          <w:divBdr>
            <w:top w:val="none" w:sz="0" w:space="0" w:color="auto"/>
            <w:left w:val="none" w:sz="0" w:space="0" w:color="auto"/>
            <w:bottom w:val="none" w:sz="0" w:space="0" w:color="auto"/>
            <w:right w:val="none" w:sz="0" w:space="0" w:color="auto"/>
          </w:divBdr>
        </w:div>
        <w:div w:id="1432511832">
          <w:marLeft w:val="1800"/>
          <w:marRight w:val="0"/>
          <w:marTop w:val="100"/>
          <w:marBottom w:val="0"/>
          <w:divBdr>
            <w:top w:val="none" w:sz="0" w:space="0" w:color="auto"/>
            <w:left w:val="none" w:sz="0" w:space="0" w:color="auto"/>
            <w:bottom w:val="none" w:sz="0" w:space="0" w:color="auto"/>
            <w:right w:val="none" w:sz="0" w:space="0" w:color="auto"/>
          </w:divBdr>
        </w:div>
        <w:div w:id="1538077790">
          <w:marLeft w:val="1080"/>
          <w:marRight w:val="0"/>
          <w:marTop w:val="100"/>
          <w:marBottom w:val="0"/>
          <w:divBdr>
            <w:top w:val="none" w:sz="0" w:space="0" w:color="auto"/>
            <w:left w:val="none" w:sz="0" w:space="0" w:color="auto"/>
            <w:bottom w:val="none" w:sz="0" w:space="0" w:color="auto"/>
            <w:right w:val="none" w:sz="0" w:space="0" w:color="auto"/>
          </w:divBdr>
        </w:div>
        <w:div w:id="1651708969">
          <w:marLeft w:val="360"/>
          <w:marRight w:val="0"/>
          <w:marTop w:val="200"/>
          <w:marBottom w:val="0"/>
          <w:divBdr>
            <w:top w:val="none" w:sz="0" w:space="0" w:color="auto"/>
            <w:left w:val="none" w:sz="0" w:space="0" w:color="auto"/>
            <w:bottom w:val="none" w:sz="0" w:space="0" w:color="auto"/>
            <w:right w:val="none" w:sz="0" w:space="0" w:color="auto"/>
          </w:divBdr>
        </w:div>
        <w:div w:id="1763649128">
          <w:marLeft w:val="2520"/>
          <w:marRight w:val="0"/>
          <w:marTop w:val="100"/>
          <w:marBottom w:val="0"/>
          <w:divBdr>
            <w:top w:val="none" w:sz="0" w:space="0" w:color="auto"/>
            <w:left w:val="none" w:sz="0" w:space="0" w:color="auto"/>
            <w:bottom w:val="none" w:sz="0" w:space="0" w:color="auto"/>
            <w:right w:val="none" w:sz="0" w:space="0" w:color="auto"/>
          </w:divBdr>
        </w:div>
        <w:div w:id="2032997455">
          <w:marLeft w:val="360"/>
          <w:marRight w:val="0"/>
          <w:marTop w:val="200"/>
          <w:marBottom w:val="0"/>
          <w:divBdr>
            <w:top w:val="none" w:sz="0" w:space="0" w:color="auto"/>
            <w:left w:val="none" w:sz="0" w:space="0" w:color="auto"/>
            <w:bottom w:val="none" w:sz="0" w:space="0" w:color="auto"/>
            <w:right w:val="none" w:sz="0" w:space="0" w:color="auto"/>
          </w:divBdr>
        </w:div>
        <w:div w:id="2066680089">
          <w:marLeft w:val="360"/>
          <w:marRight w:val="0"/>
          <w:marTop w:val="200"/>
          <w:marBottom w:val="0"/>
          <w:divBdr>
            <w:top w:val="none" w:sz="0" w:space="0" w:color="auto"/>
            <w:left w:val="none" w:sz="0" w:space="0" w:color="auto"/>
            <w:bottom w:val="none" w:sz="0" w:space="0" w:color="auto"/>
            <w:right w:val="none" w:sz="0" w:space="0" w:color="auto"/>
          </w:divBdr>
        </w:div>
      </w:divsChild>
    </w:div>
    <w:div w:id="22823454">
      <w:bodyDiv w:val="1"/>
      <w:marLeft w:val="0"/>
      <w:marRight w:val="0"/>
      <w:marTop w:val="0"/>
      <w:marBottom w:val="0"/>
      <w:divBdr>
        <w:top w:val="none" w:sz="0" w:space="0" w:color="auto"/>
        <w:left w:val="none" w:sz="0" w:space="0" w:color="auto"/>
        <w:bottom w:val="none" w:sz="0" w:space="0" w:color="auto"/>
        <w:right w:val="none" w:sz="0" w:space="0" w:color="auto"/>
      </w:divBdr>
      <w:divsChild>
        <w:div w:id="1423604041">
          <w:marLeft w:val="547"/>
          <w:marRight w:val="0"/>
          <w:marTop w:val="154"/>
          <w:marBottom w:val="0"/>
          <w:divBdr>
            <w:top w:val="none" w:sz="0" w:space="0" w:color="auto"/>
            <w:left w:val="none" w:sz="0" w:space="0" w:color="auto"/>
            <w:bottom w:val="none" w:sz="0" w:space="0" w:color="auto"/>
            <w:right w:val="none" w:sz="0" w:space="0" w:color="auto"/>
          </w:divBdr>
        </w:div>
      </w:divsChild>
    </w:div>
    <w:div w:id="22946024">
      <w:bodyDiv w:val="1"/>
      <w:marLeft w:val="0"/>
      <w:marRight w:val="0"/>
      <w:marTop w:val="0"/>
      <w:marBottom w:val="0"/>
      <w:divBdr>
        <w:top w:val="none" w:sz="0" w:space="0" w:color="auto"/>
        <w:left w:val="none" w:sz="0" w:space="0" w:color="auto"/>
        <w:bottom w:val="none" w:sz="0" w:space="0" w:color="auto"/>
        <w:right w:val="none" w:sz="0" w:space="0" w:color="auto"/>
      </w:divBdr>
    </w:div>
    <w:div w:id="23137725">
      <w:bodyDiv w:val="1"/>
      <w:marLeft w:val="0"/>
      <w:marRight w:val="0"/>
      <w:marTop w:val="0"/>
      <w:marBottom w:val="0"/>
      <w:divBdr>
        <w:top w:val="none" w:sz="0" w:space="0" w:color="auto"/>
        <w:left w:val="none" w:sz="0" w:space="0" w:color="auto"/>
        <w:bottom w:val="none" w:sz="0" w:space="0" w:color="auto"/>
        <w:right w:val="none" w:sz="0" w:space="0" w:color="auto"/>
      </w:divBdr>
    </w:div>
    <w:div w:id="24137706">
      <w:bodyDiv w:val="1"/>
      <w:marLeft w:val="0"/>
      <w:marRight w:val="0"/>
      <w:marTop w:val="0"/>
      <w:marBottom w:val="0"/>
      <w:divBdr>
        <w:top w:val="none" w:sz="0" w:space="0" w:color="auto"/>
        <w:left w:val="none" w:sz="0" w:space="0" w:color="auto"/>
        <w:bottom w:val="none" w:sz="0" w:space="0" w:color="auto"/>
        <w:right w:val="none" w:sz="0" w:space="0" w:color="auto"/>
      </w:divBdr>
      <w:divsChild>
        <w:div w:id="461193294">
          <w:marLeft w:val="1800"/>
          <w:marRight w:val="0"/>
          <w:marTop w:val="86"/>
          <w:marBottom w:val="0"/>
          <w:divBdr>
            <w:top w:val="none" w:sz="0" w:space="0" w:color="auto"/>
            <w:left w:val="none" w:sz="0" w:space="0" w:color="auto"/>
            <w:bottom w:val="none" w:sz="0" w:space="0" w:color="auto"/>
            <w:right w:val="none" w:sz="0" w:space="0" w:color="auto"/>
          </w:divBdr>
        </w:div>
        <w:div w:id="782067776">
          <w:marLeft w:val="547"/>
          <w:marRight w:val="0"/>
          <w:marTop w:val="115"/>
          <w:marBottom w:val="0"/>
          <w:divBdr>
            <w:top w:val="none" w:sz="0" w:space="0" w:color="auto"/>
            <w:left w:val="none" w:sz="0" w:space="0" w:color="auto"/>
            <w:bottom w:val="none" w:sz="0" w:space="0" w:color="auto"/>
            <w:right w:val="none" w:sz="0" w:space="0" w:color="auto"/>
          </w:divBdr>
        </w:div>
        <w:div w:id="957839683">
          <w:marLeft w:val="1166"/>
          <w:marRight w:val="0"/>
          <w:marTop w:val="96"/>
          <w:marBottom w:val="0"/>
          <w:divBdr>
            <w:top w:val="none" w:sz="0" w:space="0" w:color="auto"/>
            <w:left w:val="none" w:sz="0" w:space="0" w:color="auto"/>
            <w:bottom w:val="none" w:sz="0" w:space="0" w:color="auto"/>
            <w:right w:val="none" w:sz="0" w:space="0" w:color="auto"/>
          </w:divBdr>
        </w:div>
        <w:div w:id="994340101">
          <w:marLeft w:val="1166"/>
          <w:marRight w:val="0"/>
          <w:marTop w:val="96"/>
          <w:marBottom w:val="0"/>
          <w:divBdr>
            <w:top w:val="none" w:sz="0" w:space="0" w:color="auto"/>
            <w:left w:val="none" w:sz="0" w:space="0" w:color="auto"/>
            <w:bottom w:val="none" w:sz="0" w:space="0" w:color="auto"/>
            <w:right w:val="none" w:sz="0" w:space="0" w:color="auto"/>
          </w:divBdr>
        </w:div>
        <w:div w:id="1189640154">
          <w:marLeft w:val="547"/>
          <w:marRight w:val="0"/>
          <w:marTop w:val="115"/>
          <w:marBottom w:val="0"/>
          <w:divBdr>
            <w:top w:val="none" w:sz="0" w:space="0" w:color="auto"/>
            <w:left w:val="none" w:sz="0" w:space="0" w:color="auto"/>
            <w:bottom w:val="none" w:sz="0" w:space="0" w:color="auto"/>
            <w:right w:val="none" w:sz="0" w:space="0" w:color="auto"/>
          </w:divBdr>
        </w:div>
        <w:div w:id="1425226851">
          <w:marLeft w:val="1166"/>
          <w:marRight w:val="0"/>
          <w:marTop w:val="96"/>
          <w:marBottom w:val="0"/>
          <w:divBdr>
            <w:top w:val="none" w:sz="0" w:space="0" w:color="auto"/>
            <w:left w:val="none" w:sz="0" w:space="0" w:color="auto"/>
            <w:bottom w:val="none" w:sz="0" w:space="0" w:color="auto"/>
            <w:right w:val="none" w:sz="0" w:space="0" w:color="auto"/>
          </w:divBdr>
        </w:div>
        <w:div w:id="1619949431">
          <w:marLeft w:val="1166"/>
          <w:marRight w:val="0"/>
          <w:marTop w:val="96"/>
          <w:marBottom w:val="0"/>
          <w:divBdr>
            <w:top w:val="none" w:sz="0" w:space="0" w:color="auto"/>
            <w:left w:val="none" w:sz="0" w:space="0" w:color="auto"/>
            <w:bottom w:val="none" w:sz="0" w:space="0" w:color="auto"/>
            <w:right w:val="none" w:sz="0" w:space="0" w:color="auto"/>
          </w:divBdr>
        </w:div>
        <w:div w:id="1658999818">
          <w:marLeft w:val="1166"/>
          <w:marRight w:val="0"/>
          <w:marTop w:val="96"/>
          <w:marBottom w:val="0"/>
          <w:divBdr>
            <w:top w:val="none" w:sz="0" w:space="0" w:color="auto"/>
            <w:left w:val="none" w:sz="0" w:space="0" w:color="auto"/>
            <w:bottom w:val="none" w:sz="0" w:space="0" w:color="auto"/>
            <w:right w:val="none" w:sz="0" w:space="0" w:color="auto"/>
          </w:divBdr>
        </w:div>
        <w:div w:id="1736932262">
          <w:marLeft w:val="1166"/>
          <w:marRight w:val="0"/>
          <w:marTop w:val="96"/>
          <w:marBottom w:val="0"/>
          <w:divBdr>
            <w:top w:val="none" w:sz="0" w:space="0" w:color="auto"/>
            <w:left w:val="none" w:sz="0" w:space="0" w:color="auto"/>
            <w:bottom w:val="none" w:sz="0" w:space="0" w:color="auto"/>
            <w:right w:val="none" w:sz="0" w:space="0" w:color="auto"/>
          </w:divBdr>
        </w:div>
      </w:divsChild>
    </w:div>
    <w:div w:id="25713295">
      <w:bodyDiv w:val="1"/>
      <w:marLeft w:val="0"/>
      <w:marRight w:val="0"/>
      <w:marTop w:val="0"/>
      <w:marBottom w:val="0"/>
      <w:divBdr>
        <w:top w:val="none" w:sz="0" w:space="0" w:color="auto"/>
        <w:left w:val="none" w:sz="0" w:space="0" w:color="auto"/>
        <w:bottom w:val="none" w:sz="0" w:space="0" w:color="auto"/>
        <w:right w:val="none" w:sz="0" w:space="0" w:color="auto"/>
      </w:divBdr>
      <w:divsChild>
        <w:div w:id="608662850">
          <w:marLeft w:val="360"/>
          <w:marRight w:val="0"/>
          <w:marTop w:val="200"/>
          <w:marBottom w:val="0"/>
          <w:divBdr>
            <w:top w:val="none" w:sz="0" w:space="0" w:color="auto"/>
            <w:left w:val="none" w:sz="0" w:space="0" w:color="auto"/>
            <w:bottom w:val="none" w:sz="0" w:space="0" w:color="auto"/>
            <w:right w:val="none" w:sz="0" w:space="0" w:color="auto"/>
          </w:divBdr>
        </w:div>
        <w:div w:id="1207064298">
          <w:marLeft w:val="360"/>
          <w:marRight w:val="0"/>
          <w:marTop w:val="200"/>
          <w:marBottom w:val="0"/>
          <w:divBdr>
            <w:top w:val="none" w:sz="0" w:space="0" w:color="auto"/>
            <w:left w:val="none" w:sz="0" w:space="0" w:color="auto"/>
            <w:bottom w:val="none" w:sz="0" w:space="0" w:color="auto"/>
            <w:right w:val="none" w:sz="0" w:space="0" w:color="auto"/>
          </w:divBdr>
        </w:div>
      </w:divsChild>
    </w:div>
    <w:div w:id="26639221">
      <w:bodyDiv w:val="1"/>
      <w:marLeft w:val="0"/>
      <w:marRight w:val="0"/>
      <w:marTop w:val="0"/>
      <w:marBottom w:val="0"/>
      <w:divBdr>
        <w:top w:val="none" w:sz="0" w:space="0" w:color="auto"/>
        <w:left w:val="none" w:sz="0" w:space="0" w:color="auto"/>
        <w:bottom w:val="none" w:sz="0" w:space="0" w:color="auto"/>
        <w:right w:val="none" w:sz="0" w:space="0" w:color="auto"/>
      </w:divBdr>
    </w:div>
    <w:div w:id="26954959">
      <w:bodyDiv w:val="1"/>
      <w:marLeft w:val="0"/>
      <w:marRight w:val="0"/>
      <w:marTop w:val="0"/>
      <w:marBottom w:val="0"/>
      <w:divBdr>
        <w:top w:val="none" w:sz="0" w:space="0" w:color="auto"/>
        <w:left w:val="none" w:sz="0" w:space="0" w:color="auto"/>
        <w:bottom w:val="none" w:sz="0" w:space="0" w:color="auto"/>
        <w:right w:val="none" w:sz="0" w:space="0" w:color="auto"/>
      </w:divBdr>
    </w:div>
    <w:div w:id="27488566">
      <w:bodyDiv w:val="1"/>
      <w:marLeft w:val="0"/>
      <w:marRight w:val="0"/>
      <w:marTop w:val="0"/>
      <w:marBottom w:val="0"/>
      <w:divBdr>
        <w:top w:val="none" w:sz="0" w:space="0" w:color="auto"/>
        <w:left w:val="none" w:sz="0" w:space="0" w:color="auto"/>
        <w:bottom w:val="none" w:sz="0" w:space="0" w:color="auto"/>
        <w:right w:val="none" w:sz="0" w:space="0" w:color="auto"/>
      </w:divBdr>
    </w:div>
    <w:div w:id="28531955">
      <w:bodyDiv w:val="1"/>
      <w:marLeft w:val="0"/>
      <w:marRight w:val="0"/>
      <w:marTop w:val="0"/>
      <w:marBottom w:val="0"/>
      <w:divBdr>
        <w:top w:val="none" w:sz="0" w:space="0" w:color="auto"/>
        <w:left w:val="none" w:sz="0" w:space="0" w:color="auto"/>
        <w:bottom w:val="none" w:sz="0" w:space="0" w:color="auto"/>
        <w:right w:val="none" w:sz="0" w:space="0" w:color="auto"/>
      </w:divBdr>
    </w:div>
    <w:div w:id="28847796">
      <w:bodyDiv w:val="1"/>
      <w:marLeft w:val="0"/>
      <w:marRight w:val="0"/>
      <w:marTop w:val="0"/>
      <w:marBottom w:val="0"/>
      <w:divBdr>
        <w:top w:val="none" w:sz="0" w:space="0" w:color="auto"/>
        <w:left w:val="none" w:sz="0" w:space="0" w:color="auto"/>
        <w:bottom w:val="none" w:sz="0" w:space="0" w:color="auto"/>
        <w:right w:val="none" w:sz="0" w:space="0" w:color="auto"/>
      </w:divBdr>
      <w:divsChild>
        <w:div w:id="1167163251">
          <w:marLeft w:val="547"/>
          <w:marRight w:val="0"/>
          <w:marTop w:val="134"/>
          <w:marBottom w:val="0"/>
          <w:divBdr>
            <w:top w:val="none" w:sz="0" w:space="0" w:color="auto"/>
            <w:left w:val="none" w:sz="0" w:space="0" w:color="auto"/>
            <w:bottom w:val="none" w:sz="0" w:space="0" w:color="auto"/>
            <w:right w:val="none" w:sz="0" w:space="0" w:color="auto"/>
          </w:divBdr>
        </w:div>
        <w:div w:id="1309900509">
          <w:marLeft w:val="547"/>
          <w:marRight w:val="0"/>
          <w:marTop w:val="134"/>
          <w:marBottom w:val="0"/>
          <w:divBdr>
            <w:top w:val="none" w:sz="0" w:space="0" w:color="auto"/>
            <w:left w:val="none" w:sz="0" w:space="0" w:color="auto"/>
            <w:bottom w:val="none" w:sz="0" w:space="0" w:color="auto"/>
            <w:right w:val="none" w:sz="0" w:space="0" w:color="auto"/>
          </w:divBdr>
        </w:div>
        <w:div w:id="2002805721">
          <w:marLeft w:val="547"/>
          <w:marRight w:val="0"/>
          <w:marTop w:val="134"/>
          <w:marBottom w:val="0"/>
          <w:divBdr>
            <w:top w:val="none" w:sz="0" w:space="0" w:color="auto"/>
            <w:left w:val="none" w:sz="0" w:space="0" w:color="auto"/>
            <w:bottom w:val="none" w:sz="0" w:space="0" w:color="auto"/>
            <w:right w:val="none" w:sz="0" w:space="0" w:color="auto"/>
          </w:divBdr>
        </w:div>
      </w:divsChild>
    </w:div>
    <w:div w:id="29962377">
      <w:bodyDiv w:val="1"/>
      <w:marLeft w:val="0"/>
      <w:marRight w:val="0"/>
      <w:marTop w:val="0"/>
      <w:marBottom w:val="0"/>
      <w:divBdr>
        <w:top w:val="none" w:sz="0" w:space="0" w:color="auto"/>
        <w:left w:val="none" w:sz="0" w:space="0" w:color="auto"/>
        <w:bottom w:val="none" w:sz="0" w:space="0" w:color="auto"/>
        <w:right w:val="none" w:sz="0" w:space="0" w:color="auto"/>
      </w:divBdr>
      <w:divsChild>
        <w:div w:id="438332888">
          <w:marLeft w:val="547"/>
          <w:marRight w:val="0"/>
          <w:marTop w:val="96"/>
          <w:marBottom w:val="0"/>
          <w:divBdr>
            <w:top w:val="none" w:sz="0" w:space="0" w:color="auto"/>
            <w:left w:val="none" w:sz="0" w:space="0" w:color="auto"/>
            <w:bottom w:val="none" w:sz="0" w:space="0" w:color="auto"/>
            <w:right w:val="none" w:sz="0" w:space="0" w:color="auto"/>
          </w:divBdr>
        </w:div>
        <w:div w:id="517354880">
          <w:marLeft w:val="1166"/>
          <w:marRight w:val="0"/>
          <w:marTop w:val="77"/>
          <w:marBottom w:val="0"/>
          <w:divBdr>
            <w:top w:val="none" w:sz="0" w:space="0" w:color="auto"/>
            <w:left w:val="none" w:sz="0" w:space="0" w:color="auto"/>
            <w:bottom w:val="none" w:sz="0" w:space="0" w:color="auto"/>
            <w:right w:val="none" w:sz="0" w:space="0" w:color="auto"/>
          </w:divBdr>
        </w:div>
        <w:div w:id="1325550856">
          <w:marLeft w:val="1166"/>
          <w:marRight w:val="0"/>
          <w:marTop w:val="77"/>
          <w:marBottom w:val="0"/>
          <w:divBdr>
            <w:top w:val="none" w:sz="0" w:space="0" w:color="auto"/>
            <w:left w:val="none" w:sz="0" w:space="0" w:color="auto"/>
            <w:bottom w:val="none" w:sz="0" w:space="0" w:color="auto"/>
            <w:right w:val="none" w:sz="0" w:space="0" w:color="auto"/>
          </w:divBdr>
        </w:div>
        <w:div w:id="1687057600">
          <w:marLeft w:val="547"/>
          <w:marRight w:val="0"/>
          <w:marTop w:val="96"/>
          <w:marBottom w:val="0"/>
          <w:divBdr>
            <w:top w:val="none" w:sz="0" w:space="0" w:color="auto"/>
            <w:left w:val="none" w:sz="0" w:space="0" w:color="auto"/>
            <w:bottom w:val="none" w:sz="0" w:space="0" w:color="auto"/>
            <w:right w:val="none" w:sz="0" w:space="0" w:color="auto"/>
          </w:divBdr>
        </w:div>
      </w:divsChild>
    </w:div>
    <w:div w:id="30351381">
      <w:bodyDiv w:val="1"/>
      <w:marLeft w:val="0"/>
      <w:marRight w:val="0"/>
      <w:marTop w:val="0"/>
      <w:marBottom w:val="0"/>
      <w:divBdr>
        <w:top w:val="none" w:sz="0" w:space="0" w:color="auto"/>
        <w:left w:val="none" w:sz="0" w:space="0" w:color="auto"/>
        <w:bottom w:val="none" w:sz="0" w:space="0" w:color="auto"/>
        <w:right w:val="none" w:sz="0" w:space="0" w:color="auto"/>
      </w:divBdr>
    </w:div>
    <w:div w:id="30887987">
      <w:bodyDiv w:val="1"/>
      <w:marLeft w:val="0"/>
      <w:marRight w:val="0"/>
      <w:marTop w:val="0"/>
      <w:marBottom w:val="0"/>
      <w:divBdr>
        <w:top w:val="none" w:sz="0" w:space="0" w:color="auto"/>
        <w:left w:val="none" w:sz="0" w:space="0" w:color="auto"/>
        <w:bottom w:val="none" w:sz="0" w:space="0" w:color="auto"/>
        <w:right w:val="none" w:sz="0" w:space="0" w:color="auto"/>
      </w:divBdr>
    </w:div>
    <w:div w:id="31225511">
      <w:bodyDiv w:val="1"/>
      <w:marLeft w:val="0"/>
      <w:marRight w:val="0"/>
      <w:marTop w:val="0"/>
      <w:marBottom w:val="0"/>
      <w:divBdr>
        <w:top w:val="none" w:sz="0" w:space="0" w:color="auto"/>
        <w:left w:val="none" w:sz="0" w:space="0" w:color="auto"/>
        <w:bottom w:val="none" w:sz="0" w:space="0" w:color="auto"/>
        <w:right w:val="none" w:sz="0" w:space="0" w:color="auto"/>
      </w:divBdr>
    </w:div>
    <w:div w:id="31659732">
      <w:bodyDiv w:val="1"/>
      <w:marLeft w:val="0"/>
      <w:marRight w:val="0"/>
      <w:marTop w:val="0"/>
      <w:marBottom w:val="0"/>
      <w:divBdr>
        <w:top w:val="none" w:sz="0" w:space="0" w:color="auto"/>
        <w:left w:val="none" w:sz="0" w:space="0" w:color="auto"/>
        <w:bottom w:val="none" w:sz="0" w:space="0" w:color="auto"/>
        <w:right w:val="none" w:sz="0" w:space="0" w:color="auto"/>
      </w:divBdr>
      <w:divsChild>
        <w:div w:id="162816063">
          <w:marLeft w:val="1800"/>
          <w:marRight w:val="0"/>
          <w:marTop w:val="96"/>
          <w:marBottom w:val="0"/>
          <w:divBdr>
            <w:top w:val="none" w:sz="0" w:space="0" w:color="auto"/>
            <w:left w:val="none" w:sz="0" w:space="0" w:color="auto"/>
            <w:bottom w:val="none" w:sz="0" w:space="0" w:color="auto"/>
            <w:right w:val="none" w:sz="0" w:space="0" w:color="auto"/>
          </w:divBdr>
        </w:div>
        <w:div w:id="289239795">
          <w:marLeft w:val="1166"/>
          <w:marRight w:val="0"/>
          <w:marTop w:val="115"/>
          <w:marBottom w:val="0"/>
          <w:divBdr>
            <w:top w:val="none" w:sz="0" w:space="0" w:color="auto"/>
            <w:left w:val="none" w:sz="0" w:space="0" w:color="auto"/>
            <w:bottom w:val="none" w:sz="0" w:space="0" w:color="auto"/>
            <w:right w:val="none" w:sz="0" w:space="0" w:color="auto"/>
          </w:divBdr>
        </w:div>
        <w:div w:id="342976586">
          <w:marLeft w:val="1800"/>
          <w:marRight w:val="0"/>
          <w:marTop w:val="96"/>
          <w:marBottom w:val="0"/>
          <w:divBdr>
            <w:top w:val="none" w:sz="0" w:space="0" w:color="auto"/>
            <w:left w:val="none" w:sz="0" w:space="0" w:color="auto"/>
            <w:bottom w:val="none" w:sz="0" w:space="0" w:color="auto"/>
            <w:right w:val="none" w:sz="0" w:space="0" w:color="auto"/>
          </w:divBdr>
        </w:div>
        <w:div w:id="515922878">
          <w:marLeft w:val="1166"/>
          <w:marRight w:val="0"/>
          <w:marTop w:val="115"/>
          <w:marBottom w:val="0"/>
          <w:divBdr>
            <w:top w:val="none" w:sz="0" w:space="0" w:color="auto"/>
            <w:left w:val="none" w:sz="0" w:space="0" w:color="auto"/>
            <w:bottom w:val="none" w:sz="0" w:space="0" w:color="auto"/>
            <w:right w:val="none" w:sz="0" w:space="0" w:color="auto"/>
          </w:divBdr>
        </w:div>
        <w:div w:id="1399593433">
          <w:marLeft w:val="1800"/>
          <w:marRight w:val="0"/>
          <w:marTop w:val="96"/>
          <w:marBottom w:val="0"/>
          <w:divBdr>
            <w:top w:val="none" w:sz="0" w:space="0" w:color="auto"/>
            <w:left w:val="none" w:sz="0" w:space="0" w:color="auto"/>
            <w:bottom w:val="none" w:sz="0" w:space="0" w:color="auto"/>
            <w:right w:val="none" w:sz="0" w:space="0" w:color="auto"/>
          </w:divBdr>
        </w:div>
        <w:div w:id="1824736495">
          <w:marLeft w:val="547"/>
          <w:marRight w:val="0"/>
          <w:marTop w:val="134"/>
          <w:marBottom w:val="0"/>
          <w:divBdr>
            <w:top w:val="none" w:sz="0" w:space="0" w:color="auto"/>
            <w:left w:val="none" w:sz="0" w:space="0" w:color="auto"/>
            <w:bottom w:val="none" w:sz="0" w:space="0" w:color="auto"/>
            <w:right w:val="none" w:sz="0" w:space="0" w:color="auto"/>
          </w:divBdr>
        </w:div>
      </w:divsChild>
    </w:div>
    <w:div w:id="31733033">
      <w:bodyDiv w:val="1"/>
      <w:marLeft w:val="0"/>
      <w:marRight w:val="0"/>
      <w:marTop w:val="0"/>
      <w:marBottom w:val="0"/>
      <w:divBdr>
        <w:top w:val="none" w:sz="0" w:space="0" w:color="auto"/>
        <w:left w:val="none" w:sz="0" w:space="0" w:color="auto"/>
        <w:bottom w:val="none" w:sz="0" w:space="0" w:color="auto"/>
        <w:right w:val="none" w:sz="0" w:space="0" w:color="auto"/>
      </w:divBdr>
    </w:div>
    <w:div w:id="33190878">
      <w:bodyDiv w:val="1"/>
      <w:marLeft w:val="0"/>
      <w:marRight w:val="0"/>
      <w:marTop w:val="0"/>
      <w:marBottom w:val="0"/>
      <w:divBdr>
        <w:top w:val="none" w:sz="0" w:space="0" w:color="auto"/>
        <w:left w:val="none" w:sz="0" w:space="0" w:color="auto"/>
        <w:bottom w:val="none" w:sz="0" w:space="0" w:color="auto"/>
        <w:right w:val="none" w:sz="0" w:space="0" w:color="auto"/>
      </w:divBdr>
    </w:div>
    <w:div w:id="33847710">
      <w:bodyDiv w:val="1"/>
      <w:marLeft w:val="0"/>
      <w:marRight w:val="0"/>
      <w:marTop w:val="0"/>
      <w:marBottom w:val="0"/>
      <w:divBdr>
        <w:top w:val="none" w:sz="0" w:space="0" w:color="auto"/>
        <w:left w:val="none" w:sz="0" w:space="0" w:color="auto"/>
        <w:bottom w:val="none" w:sz="0" w:space="0" w:color="auto"/>
        <w:right w:val="none" w:sz="0" w:space="0" w:color="auto"/>
      </w:divBdr>
    </w:div>
    <w:div w:id="34736502">
      <w:bodyDiv w:val="1"/>
      <w:marLeft w:val="0"/>
      <w:marRight w:val="0"/>
      <w:marTop w:val="0"/>
      <w:marBottom w:val="0"/>
      <w:divBdr>
        <w:top w:val="none" w:sz="0" w:space="0" w:color="auto"/>
        <w:left w:val="none" w:sz="0" w:space="0" w:color="auto"/>
        <w:bottom w:val="none" w:sz="0" w:space="0" w:color="auto"/>
        <w:right w:val="none" w:sz="0" w:space="0" w:color="auto"/>
      </w:divBdr>
      <w:divsChild>
        <w:div w:id="55393804">
          <w:marLeft w:val="1166"/>
          <w:marRight w:val="0"/>
          <w:marTop w:val="115"/>
          <w:marBottom w:val="0"/>
          <w:divBdr>
            <w:top w:val="none" w:sz="0" w:space="0" w:color="auto"/>
            <w:left w:val="none" w:sz="0" w:space="0" w:color="auto"/>
            <w:bottom w:val="none" w:sz="0" w:space="0" w:color="auto"/>
            <w:right w:val="none" w:sz="0" w:space="0" w:color="auto"/>
          </w:divBdr>
        </w:div>
        <w:div w:id="127478815">
          <w:marLeft w:val="1166"/>
          <w:marRight w:val="0"/>
          <w:marTop w:val="115"/>
          <w:marBottom w:val="0"/>
          <w:divBdr>
            <w:top w:val="none" w:sz="0" w:space="0" w:color="auto"/>
            <w:left w:val="none" w:sz="0" w:space="0" w:color="auto"/>
            <w:bottom w:val="none" w:sz="0" w:space="0" w:color="auto"/>
            <w:right w:val="none" w:sz="0" w:space="0" w:color="auto"/>
          </w:divBdr>
        </w:div>
        <w:div w:id="361442411">
          <w:marLeft w:val="1166"/>
          <w:marRight w:val="0"/>
          <w:marTop w:val="115"/>
          <w:marBottom w:val="0"/>
          <w:divBdr>
            <w:top w:val="none" w:sz="0" w:space="0" w:color="auto"/>
            <w:left w:val="none" w:sz="0" w:space="0" w:color="auto"/>
            <w:bottom w:val="none" w:sz="0" w:space="0" w:color="auto"/>
            <w:right w:val="none" w:sz="0" w:space="0" w:color="auto"/>
          </w:divBdr>
        </w:div>
        <w:div w:id="569582042">
          <w:marLeft w:val="1166"/>
          <w:marRight w:val="0"/>
          <w:marTop w:val="115"/>
          <w:marBottom w:val="0"/>
          <w:divBdr>
            <w:top w:val="none" w:sz="0" w:space="0" w:color="auto"/>
            <w:left w:val="none" w:sz="0" w:space="0" w:color="auto"/>
            <w:bottom w:val="none" w:sz="0" w:space="0" w:color="auto"/>
            <w:right w:val="none" w:sz="0" w:space="0" w:color="auto"/>
          </w:divBdr>
        </w:div>
        <w:div w:id="988628489">
          <w:marLeft w:val="547"/>
          <w:marRight w:val="0"/>
          <w:marTop w:val="130"/>
          <w:marBottom w:val="0"/>
          <w:divBdr>
            <w:top w:val="none" w:sz="0" w:space="0" w:color="auto"/>
            <w:left w:val="none" w:sz="0" w:space="0" w:color="auto"/>
            <w:bottom w:val="none" w:sz="0" w:space="0" w:color="auto"/>
            <w:right w:val="none" w:sz="0" w:space="0" w:color="auto"/>
          </w:divBdr>
        </w:div>
        <w:div w:id="1509717078">
          <w:marLeft w:val="547"/>
          <w:marRight w:val="0"/>
          <w:marTop w:val="130"/>
          <w:marBottom w:val="0"/>
          <w:divBdr>
            <w:top w:val="none" w:sz="0" w:space="0" w:color="auto"/>
            <w:left w:val="none" w:sz="0" w:space="0" w:color="auto"/>
            <w:bottom w:val="none" w:sz="0" w:space="0" w:color="auto"/>
            <w:right w:val="none" w:sz="0" w:space="0" w:color="auto"/>
          </w:divBdr>
        </w:div>
        <w:div w:id="1539465324">
          <w:marLeft w:val="1166"/>
          <w:marRight w:val="0"/>
          <w:marTop w:val="115"/>
          <w:marBottom w:val="0"/>
          <w:divBdr>
            <w:top w:val="none" w:sz="0" w:space="0" w:color="auto"/>
            <w:left w:val="none" w:sz="0" w:space="0" w:color="auto"/>
            <w:bottom w:val="none" w:sz="0" w:space="0" w:color="auto"/>
            <w:right w:val="none" w:sz="0" w:space="0" w:color="auto"/>
          </w:divBdr>
        </w:div>
        <w:div w:id="1858695462">
          <w:marLeft w:val="1166"/>
          <w:marRight w:val="0"/>
          <w:marTop w:val="115"/>
          <w:marBottom w:val="0"/>
          <w:divBdr>
            <w:top w:val="none" w:sz="0" w:space="0" w:color="auto"/>
            <w:left w:val="none" w:sz="0" w:space="0" w:color="auto"/>
            <w:bottom w:val="none" w:sz="0" w:space="0" w:color="auto"/>
            <w:right w:val="none" w:sz="0" w:space="0" w:color="auto"/>
          </w:divBdr>
        </w:div>
        <w:div w:id="2016303797">
          <w:marLeft w:val="547"/>
          <w:marRight w:val="0"/>
          <w:marTop w:val="130"/>
          <w:marBottom w:val="0"/>
          <w:divBdr>
            <w:top w:val="none" w:sz="0" w:space="0" w:color="auto"/>
            <w:left w:val="none" w:sz="0" w:space="0" w:color="auto"/>
            <w:bottom w:val="none" w:sz="0" w:space="0" w:color="auto"/>
            <w:right w:val="none" w:sz="0" w:space="0" w:color="auto"/>
          </w:divBdr>
        </w:div>
      </w:divsChild>
    </w:div>
    <w:div w:id="35392570">
      <w:bodyDiv w:val="1"/>
      <w:marLeft w:val="0"/>
      <w:marRight w:val="0"/>
      <w:marTop w:val="0"/>
      <w:marBottom w:val="0"/>
      <w:divBdr>
        <w:top w:val="none" w:sz="0" w:space="0" w:color="auto"/>
        <w:left w:val="none" w:sz="0" w:space="0" w:color="auto"/>
        <w:bottom w:val="none" w:sz="0" w:space="0" w:color="auto"/>
        <w:right w:val="none" w:sz="0" w:space="0" w:color="auto"/>
      </w:divBdr>
    </w:div>
    <w:div w:id="35395938">
      <w:bodyDiv w:val="1"/>
      <w:marLeft w:val="0"/>
      <w:marRight w:val="0"/>
      <w:marTop w:val="0"/>
      <w:marBottom w:val="0"/>
      <w:divBdr>
        <w:top w:val="none" w:sz="0" w:space="0" w:color="auto"/>
        <w:left w:val="none" w:sz="0" w:space="0" w:color="auto"/>
        <w:bottom w:val="none" w:sz="0" w:space="0" w:color="auto"/>
        <w:right w:val="none" w:sz="0" w:space="0" w:color="auto"/>
      </w:divBdr>
    </w:div>
    <w:div w:id="36245195">
      <w:bodyDiv w:val="1"/>
      <w:marLeft w:val="0"/>
      <w:marRight w:val="0"/>
      <w:marTop w:val="0"/>
      <w:marBottom w:val="0"/>
      <w:divBdr>
        <w:top w:val="none" w:sz="0" w:space="0" w:color="auto"/>
        <w:left w:val="none" w:sz="0" w:space="0" w:color="auto"/>
        <w:bottom w:val="none" w:sz="0" w:space="0" w:color="auto"/>
        <w:right w:val="none" w:sz="0" w:space="0" w:color="auto"/>
      </w:divBdr>
    </w:div>
    <w:div w:id="36246837">
      <w:bodyDiv w:val="1"/>
      <w:marLeft w:val="0"/>
      <w:marRight w:val="0"/>
      <w:marTop w:val="0"/>
      <w:marBottom w:val="0"/>
      <w:divBdr>
        <w:top w:val="none" w:sz="0" w:space="0" w:color="auto"/>
        <w:left w:val="none" w:sz="0" w:space="0" w:color="auto"/>
        <w:bottom w:val="none" w:sz="0" w:space="0" w:color="auto"/>
        <w:right w:val="none" w:sz="0" w:space="0" w:color="auto"/>
      </w:divBdr>
    </w:div>
    <w:div w:id="36397593">
      <w:bodyDiv w:val="1"/>
      <w:marLeft w:val="0"/>
      <w:marRight w:val="0"/>
      <w:marTop w:val="0"/>
      <w:marBottom w:val="0"/>
      <w:divBdr>
        <w:top w:val="none" w:sz="0" w:space="0" w:color="auto"/>
        <w:left w:val="none" w:sz="0" w:space="0" w:color="auto"/>
        <w:bottom w:val="none" w:sz="0" w:space="0" w:color="auto"/>
        <w:right w:val="none" w:sz="0" w:space="0" w:color="auto"/>
      </w:divBdr>
      <w:divsChild>
        <w:div w:id="187718782">
          <w:marLeft w:val="547"/>
          <w:marRight w:val="0"/>
          <w:marTop w:val="120"/>
          <w:marBottom w:val="0"/>
          <w:divBdr>
            <w:top w:val="none" w:sz="0" w:space="0" w:color="auto"/>
            <w:left w:val="none" w:sz="0" w:space="0" w:color="auto"/>
            <w:bottom w:val="none" w:sz="0" w:space="0" w:color="auto"/>
            <w:right w:val="none" w:sz="0" w:space="0" w:color="auto"/>
          </w:divBdr>
        </w:div>
        <w:div w:id="195048284">
          <w:marLeft w:val="1800"/>
          <w:marRight w:val="0"/>
          <w:marTop w:val="91"/>
          <w:marBottom w:val="0"/>
          <w:divBdr>
            <w:top w:val="none" w:sz="0" w:space="0" w:color="auto"/>
            <w:left w:val="none" w:sz="0" w:space="0" w:color="auto"/>
            <w:bottom w:val="none" w:sz="0" w:space="0" w:color="auto"/>
            <w:right w:val="none" w:sz="0" w:space="0" w:color="auto"/>
          </w:divBdr>
        </w:div>
        <w:div w:id="571890574">
          <w:marLeft w:val="1800"/>
          <w:marRight w:val="0"/>
          <w:marTop w:val="91"/>
          <w:marBottom w:val="0"/>
          <w:divBdr>
            <w:top w:val="none" w:sz="0" w:space="0" w:color="auto"/>
            <w:left w:val="none" w:sz="0" w:space="0" w:color="auto"/>
            <w:bottom w:val="none" w:sz="0" w:space="0" w:color="auto"/>
            <w:right w:val="none" w:sz="0" w:space="0" w:color="auto"/>
          </w:divBdr>
        </w:div>
        <w:div w:id="888956145">
          <w:marLeft w:val="1166"/>
          <w:marRight w:val="0"/>
          <w:marTop w:val="106"/>
          <w:marBottom w:val="0"/>
          <w:divBdr>
            <w:top w:val="none" w:sz="0" w:space="0" w:color="auto"/>
            <w:left w:val="none" w:sz="0" w:space="0" w:color="auto"/>
            <w:bottom w:val="none" w:sz="0" w:space="0" w:color="auto"/>
            <w:right w:val="none" w:sz="0" w:space="0" w:color="auto"/>
          </w:divBdr>
        </w:div>
        <w:div w:id="1461803975">
          <w:marLeft w:val="1166"/>
          <w:marRight w:val="0"/>
          <w:marTop w:val="106"/>
          <w:marBottom w:val="0"/>
          <w:divBdr>
            <w:top w:val="none" w:sz="0" w:space="0" w:color="auto"/>
            <w:left w:val="none" w:sz="0" w:space="0" w:color="auto"/>
            <w:bottom w:val="none" w:sz="0" w:space="0" w:color="auto"/>
            <w:right w:val="none" w:sz="0" w:space="0" w:color="auto"/>
          </w:divBdr>
        </w:div>
        <w:div w:id="1496847340">
          <w:marLeft w:val="547"/>
          <w:marRight w:val="0"/>
          <w:marTop w:val="120"/>
          <w:marBottom w:val="0"/>
          <w:divBdr>
            <w:top w:val="none" w:sz="0" w:space="0" w:color="auto"/>
            <w:left w:val="none" w:sz="0" w:space="0" w:color="auto"/>
            <w:bottom w:val="none" w:sz="0" w:space="0" w:color="auto"/>
            <w:right w:val="none" w:sz="0" w:space="0" w:color="auto"/>
          </w:divBdr>
        </w:div>
        <w:div w:id="1657760906">
          <w:marLeft w:val="1166"/>
          <w:marRight w:val="0"/>
          <w:marTop w:val="106"/>
          <w:marBottom w:val="0"/>
          <w:divBdr>
            <w:top w:val="none" w:sz="0" w:space="0" w:color="auto"/>
            <w:left w:val="none" w:sz="0" w:space="0" w:color="auto"/>
            <w:bottom w:val="none" w:sz="0" w:space="0" w:color="auto"/>
            <w:right w:val="none" w:sz="0" w:space="0" w:color="auto"/>
          </w:divBdr>
        </w:div>
        <w:div w:id="1771387356">
          <w:marLeft w:val="1166"/>
          <w:marRight w:val="0"/>
          <w:marTop w:val="106"/>
          <w:marBottom w:val="0"/>
          <w:divBdr>
            <w:top w:val="none" w:sz="0" w:space="0" w:color="auto"/>
            <w:left w:val="none" w:sz="0" w:space="0" w:color="auto"/>
            <w:bottom w:val="none" w:sz="0" w:space="0" w:color="auto"/>
            <w:right w:val="none" w:sz="0" w:space="0" w:color="auto"/>
          </w:divBdr>
        </w:div>
        <w:div w:id="1773553561">
          <w:marLeft w:val="547"/>
          <w:marRight w:val="0"/>
          <w:marTop w:val="120"/>
          <w:marBottom w:val="0"/>
          <w:divBdr>
            <w:top w:val="none" w:sz="0" w:space="0" w:color="auto"/>
            <w:left w:val="none" w:sz="0" w:space="0" w:color="auto"/>
            <w:bottom w:val="none" w:sz="0" w:space="0" w:color="auto"/>
            <w:right w:val="none" w:sz="0" w:space="0" w:color="auto"/>
          </w:divBdr>
        </w:div>
      </w:divsChild>
    </w:div>
    <w:div w:id="36707566">
      <w:bodyDiv w:val="1"/>
      <w:marLeft w:val="0"/>
      <w:marRight w:val="0"/>
      <w:marTop w:val="0"/>
      <w:marBottom w:val="0"/>
      <w:divBdr>
        <w:top w:val="none" w:sz="0" w:space="0" w:color="auto"/>
        <w:left w:val="none" w:sz="0" w:space="0" w:color="auto"/>
        <w:bottom w:val="none" w:sz="0" w:space="0" w:color="auto"/>
        <w:right w:val="none" w:sz="0" w:space="0" w:color="auto"/>
      </w:divBdr>
    </w:div>
    <w:div w:id="36857677">
      <w:bodyDiv w:val="1"/>
      <w:marLeft w:val="0"/>
      <w:marRight w:val="0"/>
      <w:marTop w:val="0"/>
      <w:marBottom w:val="0"/>
      <w:divBdr>
        <w:top w:val="none" w:sz="0" w:space="0" w:color="auto"/>
        <w:left w:val="none" w:sz="0" w:space="0" w:color="auto"/>
        <w:bottom w:val="none" w:sz="0" w:space="0" w:color="auto"/>
        <w:right w:val="none" w:sz="0" w:space="0" w:color="auto"/>
      </w:divBdr>
    </w:div>
    <w:div w:id="37629911">
      <w:bodyDiv w:val="1"/>
      <w:marLeft w:val="0"/>
      <w:marRight w:val="0"/>
      <w:marTop w:val="0"/>
      <w:marBottom w:val="0"/>
      <w:divBdr>
        <w:top w:val="none" w:sz="0" w:space="0" w:color="auto"/>
        <w:left w:val="none" w:sz="0" w:space="0" w:color="auto"/>
        <w:bottom w:val="none" w:sz="0" w:space="0" w:color="auto"/>
        <w:right w:val="none" w:sz="0" w:space="0" w:color="auto"/>
      </w:divBdr>
    </w:div>
    <w:div w:id="38675407">
      <w:bodyDiv w:val="1"/>
      <w:marLeft w:val="0"/>
      <w:marRight w:val="0"/>
      <w:marTop w:val="0"/>
      <w:marBottom w:val="0"/>
      <w:divBdr>
        <w:top w:val="none" w:sz="0" w:space="0" w:color="auto"/>
        <w:left w:val="none" w:sz="0" w:space="0" w:color="auto"/>
        <w:bottom w:val="none" w:sz="0" w:space="0" w:color="auto"/>
        <w:right w:val="none" w:sz="0" w:space="0" w:color="auto"/>
      </w:divBdr>
      <w:divsChild>
        <w:div w:id="869800276">
          <w:marLeft w:val="1166"/>
          <w:marRight w:val="0"/>
          <w:marTop w:val="86"/>
          <w:marBottom w:val="0"/>
          <w:divBdr>
            <w:top w:val="none" w:sz="0" w:space="0" w:color="auto"/>
            <w:left w:val="none" w:sz="0" w:space="0" w:color="auto"/>
            <w:bottom w:val="none" w:sz="0" w:space="0" w:color="auto"/>
            <w:right w:val="none" w:sz="0" w:space="0" w:color="auto"/>
          </w:divBdr>
        </w:div>
        <w:div w:id="978801167">
          <w:marLeft w:val="547"/>
          <w:marRight w:val="0"/>
          <w:marTop w:val="106"/>
          <w:marBottom w:val="0"/>
          <w:divBdr>
            <w:top w:val="none" w:sz="0" w:space="0" w:color="auto"/>
            <w:left w:val="none" w:sz="0" w:space="0" w:color="auto"/>
            <w:bottom w:val="none" w:sz="0" w:space="0" w:color="auto"/>
            <w:right w:val="none" w:sz="0" w:space="0" w:color="auto"/>
          </w:divBdr>
        </w:div>
        <w:div w:id="1033651899">
          <w:marLeft w:val="547"/>
          <w:marRight w:val="0"/>
          <w:marTop w:val="96"/>
          <w:marBottom w:val="0"/>
          <w:divBdr>
            <w:top w:val="none" w:sz="0" w:space="0" w:color="auto"/>
            <w:left w:val="none" w:sz="0" w:space="0" w:color="auto"/>
            <w:bottom w:val="none" w:sz="0" w:space="0" w:color="auto"/>
            <w:right w:val="none" w:sz="0" w:space="0" w:color="auto"/>
          </w:divBdr>
        </w:div>
        <w:div w:id="1635524147">
          <w:marLeft w:val="1166"/>
          <w:marRight w:val="0"/>
          <w:marTop w:val="86"/>
          <w:marBottom w:val="0"/>
          <w:divBdr>
            <w:top w:val="none" w:sz="0" w:space="0" w:color="auto"/>
            <w:left w:val="none" w:sz="0" w:space="0" w:color="auto"/>
            <w:bottom w:val="none" w:sz="0" w:space="0" w:color="auto"/>
            <w:right w:val="none" w:sz="0" w:space="0" w:color="auto"/>
          </w:divBdr>
        </w:div>
        <w:div w:id="2087219184">
          <w:marLeft w:val="547"/>
          <w:marRight w:val="0"/>
          <w:marTop w:val="106"/>
          <w:marBottom w:val="0"/>
          <w:divBdr>
            <w:top w:val="none" w:sz="0" w:space="0" w:color="auto"/>
            <w:left w:val="none" w:sz="0" w:space="0" w:color="auto"/>
            <w:bottom w:val="none" w:sz="0" w:space="0" w:color="auto"/>
            <w:right w:val="none" w:sz="0" w:space="0" w:color="auto"/>
          </w:divBdr>
        </w:div>
      </w:divsChild>
    </w:div>
    <w:div w:id="38743441">
      <w:bodyDiv w:val="1"/>
      <w:marLeft w:val="0"/>
      <w:marRight w:val="0"/>
      <w:marTop w:val="0"/>
      <w:marBottom w:val="0"/>
      <w:divBdr>
        <w:top w:val="none" w:sz="0" w:space="0" w:color="auto"/>
        <w:left w:val="none" w:sz="0" w:space="0" w:color="auto"/>
        <w:bottom w:val="none" w:sz="0" w:space="0" w:color="auto"/>
        <w:right w:val="none" w:sz="0" w:space="0" w:color="auto"/>
      </w:divBdr>
    </w:div>
    <w:div w:id="38868306">
      <w:bodyDiv w:val="1"/>
      <w:marLeft w:val="0"/>
      <w:marRight w:val="0"/>
      <w:marTop w:val="0"/>
      <w:marBottom w:val="0"/>
      <w:divBdr>
        <w:top w:val="none" w:sz="0" w:space="0" w:color="auto"/>
        <w:left w:val="none" w:sz="0" w:space="0" w:color="auto"/>
        <w:bottom w:val="none" w:sz="0" w:space="0" w:color="auto"/>
        <w:right w:val="none" w:sz="0" w:space="0" w:color="auto"/>
      </w:divBdr>
      <w:divsChild>
        <w:div w:id="744456145">
          <w:marLeft w:val="547"/>
          <w:marRight w:val="0"/>
          <w:marTop w:val="115"/>
          <w:marBottom w:val="0"/>
          <w:divBdr>
            <w:top w:val="none" w:sz="0" w:space="0" w:color="auto"/>
            <w:left w:val="none" w:sz="0" w:space="0" w:color="auto"/>
            <w:bottom w:val="none" w:sz="0" w:space="0" w:color="auto"/>
            <w:right w:val="none" w:sz="0" w:space="0" w:color="auto"/>
          </w:divBdr>
        </w:div>
        <w:div w:id="1186821772">
          <w:marLeft w:val="547"/>
          <w:marRight w:val="0"/>
          <w:marTop w:val="115"/>
          <w:marBottom w:val="0"/>
          <w:divBdr>
            <w:top w:val="none" w:sz="0" w:space="0" w:color="auto"/>
            <w:left w:val="none" w:sz="0" w:space="0" w:color="auto"/>
            <w:bottom w:val="none" w:sz="0" w:space="0" w:color="auto"/>
            <w:right w:val="none" w:sz="0" w:space="0" w:color="auto"/>
          </w:divBdr>
        </w:div>
      </w:divsChild>
    </w:div>
    <w:div w:id="39860730">
      <w:bodyDiv w:val="1"/>
      <w:marLeft w:val="0"/>
      <w:marRight w:val="0"/>
      <w:marTop w:val="0"/>
      <w:marBottom w:val="0"/>
      <w:divBdr>
        <w:top w:val="none" w:sz="0" w:space="0" w:color="auto"/>
        <w:left w:val="none" w:sz="0" w:space="0" w:color="auto"/>
        <w:bottom w:val="none" w:sz="0" w:space="0" w:color="auto"/>
        <w:right w:val="none" w:sz="0" w:space="0" w:color="auto"/>
      </w:divBdr>
    </w:div>
    <w:div w:id="40399041">
      <w:bodyDiv w:val="1"/>
      <w:marLeft w:val="0"/>
      <w:marRight w:val="0"/>
      <w:marTop w:val="0"/>
      <w:marBottom w:val="0"/>
      <w:divBdr>
        <w:top w:val="none" w:sz="0" w:space="0" w:color="auto"/>
        <w:left w:val="none" w:sz="0" w:space="0" w:color="auto"/>
        <w:bottom w:val="none" w:sz="0" w:space="0" w:color="auto"/>
        <w:right w:val="none" w:sz="0" w:space="0" w:color="auto"/>
      </w:divBdr>
      <w:divsChild>
        <w:div w:id="632564792">
          <w:marLeft w:val="1080"/>
          <w:marRight w:val="0"/>
          <w:marTop w:val="100"/>
          <w:marBottom w:val="0"/>
          <w:divBdr>
            <w:top w:val="none" w:sz="0" w:space="0" w:color="auto"/>
            <w:left w:val="none" w:sz="0" w:space="0" w:color="auto"/>
            <w:bottom w:val="none" w:sz="0" w:space="0" w:color="auto"/>
            <w:right w:val="none" w:sz="0" w:space="0" w:color="auto"/>
          </w:divBdr>
        </w:div>
        <w:div w:id="766269032">
          <w:marLeft w:val="1080"/>
          <w:marRight w:val="0"/>
          <w:marTop w:val="100"/>
          <w:marBottom w:val="0"/>
          <w:divBdr>
            <w:top w:val="none" w:sz="0" w:space="0" w:color="auto"/>
            <w:left w:val="none" w:sz="0" w:space="0" w:color="auto"/>
            <w:bottom w:val="none" w:sz="0" w:space="0" w:color="auto"/>
            <w:right w:val="none" w:sz="0" w:space="0" w:color="auto"/>
          </w:divBdr>
        </w:div>
        <w:div w:id="1044326867">
          <w:marLeft w:val="1080"/>
          <w:marRight w:val="0"/>
          <w:marTop w:val="100"/>
          <w:marBottom w:val="0"/>
          <w:divBdr>
            <w:top w:val="none" w:sz="0" w:space="0" w:color="auto"/>
            <w:left w:val="none" w:sz="0" w:space="0" w:color="auto"/>
            <w:bottom w:val="none" w:sz="0" w:space="0" w:color="auto"/>
            <w:right w:val="none" w:sz="0" w:space="0" w:color="auto"/>
          </w:divBdr>
        </w:div>
        <w:div w:id="1535725117">
          <w:marLeft w:val="1080"/>
          <w:marRight w:val="0"/>
          <w:marTop w:val="100"/>
          <w:marBottom w:val="0"/>
          <w:divBdr>
            <w:top w:val="none" w:sz="0" w:space="0" w:color="auto"/>
            <w:left w:val="none" w:sz="0" w:space="0" w:color="auto"/>
            <w:bottom w:val="none" w:sz="0" w:space="0" w:color="auto"/>
            <w:right w:val="none" w:sz="0" w:space="0" w:color="auto"/>
          </w:divBdr>
        </w:div>
        <w:div w:id="1748381646">
          <w:marLeft w:val="1080"/>
          <w:marRight w:val="0"/>
          <w:marTop w:val="100"/>
          <w:marBottom w:val="0"/>
          <w:divBdr>
            <w:top w:val="none" w:sz="0" w:space="0" w:color="auto"/>
            <w:left w:val="none" w:sz="0" w:space="0" w:color="auto"/>
            <w:bottom w:val="none" w:sz="0" w:space="0" w:color="auto"/>
            <w:right w:val="none" w:sz="0" w:space="0" w:color="auto"/>
          </w:divBdr>
        </w:div>
        <w:div w:id="1790976913">
          <w:marLeft w:val="360"/>
          <w:marRight w:val="0"/>
          <w:marTop w:val="200"/>
          <w:marBottom w:val="0"/>
          <w:divBdr>
            <w:top w:val="none" w:sz="0" w:space="0" w:color="auto"/>
            <w:left w:val="none" w:sz="0" w:space="0" w:color="auto"/>
            <w:bottom w:val="none" w:sz="0" w:space="0" w:color="auto"/>
            <w:right w:val="none" w:sz="0" w:space="0" w:color="auto"/>
          </w:divBdr>
        </w:div>
      </w:divsChild>
    </w:div>
    <w:div w:id="40592763">
      <w:bodyDiv w:val="1"/>
      <w:marLeft w:val="0"/>
      <w:marRight w:val="0"/>
      <w:marTop w:val="0"/>
      <w:marBottom w:val="0"/>
      <w:divBdr>
        <w:top w:val="none" w:sz="0" w:space="0" w:color="auto"/>
        <w:left w:val="none" w:sz="0" w:space="0" w:color="auto"/>
        <w:bottom w:val="none" w:sz="0" w:space="0" w:color="auto"/>
        <w:right w:val="none" w:sz="0" w:space="0" w:color="auto"/>
      </w:divBdr>
    </w:div>
    <w:div w:id="41247991">
      <w:bodyDiv w:val="1"/>
      <w:marLeft w:val="0"/>
      <w:marRight w:val="0"/>
      <w:marTop w:val="0"/>
      <w:marBottom w:val="0"/>
      <w:divBdr>
        <w:top w:val="none" w:sz="0" w:space="0" w:color="auto"/>
        <w:left w:val="none" w:sz="0" w:space="0" w:color="auto"/>
        <w:bottom w:val="none" w:sz="0" w:space="0" w:color="auto"/>
        <w:right w:val="none" w:sz="0" w:space="0" w:color="auto"/>
      </w:divBdr>
    </w:div>
    <w:div w:id="41444141">
      <w:bodyDiv w:val="1"/>
      <w:marLeft w:val="0"/>
      <w:marRight w:val="0"/>
      <w:marTop w:val="0"/>
      <w:marBottom w:val="0"/>
      <w:divBdr>
        <w:top w:val="none" w:sz="0" w:space="0" w:color="auto"/>
        <w:left w:val="none" w:sz="0" w:space="0" w:color="auto"/>
        <w:bottom w:val="none" w:sz="0" w:space="0" w:color="auto"/>
        <w:right w:val="none" w:sz="0" w:space="0" w:color="auto"/>
      </w:divBdr>
    </w:div>
    <w:div w:id="41639708">
      <w:bodyDiv w:val="1"/>
      <w:marLeft w:val="0"/>
      <w:marRight w:val="0"/>
      <w:marTop w:val="0"/>
      <w:marBottom w:val="0"/>
      <w:divBdr>
        <w:top w:val="none" w:sz="0" w:space="0" w:color="auto"/>
        <w:left w:val="none" w:sz="0" w:space="0" w:color="auto"/>
        <w:bottom w:val="none" w:sz="0" w:space="0" w:color="auto"/>
        <w:right w:val="none" w:sz="0" w:space="0" w:color="auto"/>
      </w:divBdr>
    </w:div>
    <w:div w:id="47068578">
      <w:bodyDiv w:val="1"/>
      <w:marLeft w:val="0"/>
      <w:marRight w:val="0"/>
      <w:marTop w:val="0"/>
      <w:marBottom w:val="0"/>
      <w:divBdr>
        <w:top w:val="none" w:sz="0" w:space="0" w:color="auto"/>
        <w:left w:val="none" w:sz="0" w:space="0" w:color="auto"/>
        <w:bottom w:val="none" w:sz="0" w:space="0" w:color="auto"/>
        <w:right w:val="none" w:sz="0" w:space="0" w:color="auto"/>
      </w:divBdr>
    </w:div>
    <w:div w:id="47415218">
      <w:bodyDiv w:val="1"/>
      <w:marLeft w:val="0"/>
      <w:marRight w:val="0"/>
      <w:marTop w:val="0"/>
      <w:marBottom w:val="0"/>
      <w:divBdr>
        <w:top w:val="none" w:sz="0" w:space="0" w:color="auto"/>
        <w:left w:val="none" w:sz="0" w:space="0" w:color="auto"/>
        <w:bottom w:val="none" w:sz="0" w:space="0" w:color="auto"/>
        <w:right w:val="none" w:sz="0" w:space="0" w:color="auto"/>
      </w:divBdr>
    </w:div>
    <w:div w:id="48891182">
      <w:bodyDiv w:val="1"/>
      <w:marLeft w:val="0"/>
      <w:marRight w:val="0"/>
      <w:marTop w:val="0"/>
      <w:marBottom w:val="0"/>
      <w:divBdr>
        <w:top w:val="none" w:sz="0" w:space="0" w:color="auto"/>
        <w:left w:val="none" w:sz="0" w:space="0" w:color="auto"/>
        <w:bottom w:val="none" w:sz="0" w:space="0" w:color="auto"/>
        <w:right w:val="none" w:sz="0" w:space="0" w:color="auto"/>
      </w:divBdr>
    </w:div>
    <w:div w:id="49548513">
      <w:bodyDiv w:val="1"/>
      <w:marLeft w:val="0"/>
      <w:marRight w:val="0"/>
      <w:marTop w:val="0"/>
      <w:marBottom w:val="0"/>
      <w:divBdr>
        <w:top w:val="none" w:sz="0" w:space="0" w:color="auto"/>
        <w:left w:val="none" w:sz="0" w:space="0" w:color="auto"/>
        <w:bottom w:val="none" w:sz="0" w:space="0" w:color="auto"/>
        <w:right w:val="none" w:sz="0" w:space="0" w:color="auto"/>
      </w:divBdr>
    </w:div>
    <w:div w:id="49696925">
      <w:bodyDiv w:val="1"/>
      <w:marLeft w:val="0"/>
      <w:marRight w:val="0"/>
      <w:marTop w:val="0"/>
      <w:marBottom w:val="0"/>
      <w:divBdr>
        <w:top w:val="none" w:sz="0" w:space="0" w:color="auto"/>
        <w:left w:val="none" w:sz="0" w:space="0" w:color="auto"/>
        <w:bottom w:val="none" w:sz="0" w:space="0" w:color="auto"/>
        <w:right w:val="none" w:sz="0" w:space="0" w:color="auto"/>
      </w:divBdr>
    </w:div>
    <w:div w:id="50276038">
      <w:bodyDiv w:val="1"/>
      <w:marLeft w:val="0"/>
      <w:marRight w:val="0"/>
      <w:marTop w:val="0"/>
      <w:marBottom w:val="0"/>
      <w:divBdr>
        <w:top w:val="none" w:sz="0" w:space="0" w:color="auto"/>
        <w:left w:val="none" w:sz="0" w:space="0" w:color="auto"/>
        <w:bottom w:val="none" w:sz="0" w:space="0" w:color="auto"/>
        <w:right w:val="none" w:sz="0" w:space="0" w:color="auto"/>
      </w:divBdr>
    </w:div>
    <w:div w:id="51007590">
      <w:bodyDiv w:val="1"/>
      <w:marLeft w:val="0"/>
      <w:marRight w:val="0"/>
      <w:marTop w:val="0"/>
      <w:marBottom w:val="0"/>
      <w:divBdr>
        <w:top w:val="none" w:sz="0" w:space="0" w:color="auto"/>
        <w:left w:val="none" w:sz="0" w:space="0" w:color="auto"/>
        <w:bottom w:val="none" w:sz="0" w:space="0" w:color="auto"/>
        <w:right w:val="none" w:sz="0" w:space="0" w:color="auto"/>
      </w:divBdr>
    </w:div>
    <w:div w:id="51856641">
      <w:bodyDiv w:val="1"/>
      <w:marLeft w:val="0"/>
      <w:marRight w:val="0"/>
      <w:marTop w:val="0"/>
      <w:marBottom w:val="0"/>
      <w:divBdr>
        <w:top w:val="none" w:sz="0" w:space="0" w:color="auto"/>
        <w:left w:val="none" w:sz="0" w:space="0" w:color="auto"/>
        <w:bottom w:val="none" w:sz="0" w:space="0" w:color="auto"/>
        <w:right w:val="none" w:sz="0" w:space="0" w:color="auto"/>
      </w:divBdr>
    </w:div>
    <w:div w:id="52968211">
      <w:bodyDiv w:val="1"/>
      <w:marLeft w:val="0"/>
      <w:marRight w:val="0"/>
      <w:marTop w:val="0"/>
      <w:marBottom w:val="0"/>
      <w:divBdr>
        <w:top w:val="none" w:sz="0" w:space="0" w:color="auto"/>
        <w:left w:val="none" w:sz="0" w:space="0" w:color="auto"/>
        <w:bottom w:val="none" w:sz="0" w:space="0" w:color="auto"/>
        <w:right w:val="none" w:sz="0" w:space="0" w:color="auto"/>
      </w:divBdr>
    </w:div>
    <w:div w:id="54088812">
      <w:bodyDiv w:val="1"/>
      <w:marLeft w:val="0"/>
      <w:marRight w:val="0"/>
      <w:marTop w:val="0"/>
      <w:marBottom w:val="0"/>
      <w:divBdr>
        <w:top w:val="none" w:sz="0" w:space="0" w:color="auto"/>
        <w:left w:val="none" w:sz="0" w:space="0" w:color="auto"/>
        <w:bottom w:val="none" w:sz="0" w:space="0" w:color="auto"/>
        <w:right w:val="none" w:sz="0" w:space="0" w:color="auto"/>
      </w:divBdr>
    </w:div>
    <w:div w:id="54623399">
      <w:bodyDiv w:val="1"/>
      <w:marLeft w:val="0"/>
      <w:marRight w:val="0"/>
      <w:marTop w:val="0"/>
      <w:marBottom w:val="0"/>
      <w:divBdr>
        <w:top w:val="none" w:sz="0" w:space="0" w:color="auto"/>
        <w:left w:val="none" w:sz="0" w:space="0" w:color="auto"/>
        <w:bottom w:val="none" w:sz="0" w:space="0" w:color="auto"/>
        <w:right w:val="none" w:sz="0" w:space="0" w:color="auto"/>
      </w:divBdr>
      <w:divsChild>
        <w:div w:id="328214718">
          <w:marLeft w:val="547"/>
          <w:marRight w:val="0"/>
          <w:marTop w:val="154"/>
          <w:marBottom w:val="0"/>
          <w:divBdr>
            <w:top w:val="none" w:sz="0" w:space="0" w:color="auto"/>
            <w:left w:val="none" w:sz="0" w:space="0" w:color="auto"/>
            <w:bottom w:val="none" w:sz="0" w:space="0" w:color="auto"/>
            <w:right w:val="none" w:sz="0" w:space="0" w:color="auto"/>
          </w:divBdr>
        </w:div>
        <w:div w:id="771898323">
          <w:marLeft w:val="547"/>
          <w:marRight w:val="0"/>
          <w:marTop w:val="154"/>
          <w:marBottom w:val="0"/>
          <w:divBdr>
            <w:top w:val="none" w:sz="0" w:space="0" w:color="auto"/>
            <w:left w:val="none" w:sz="0" w:space="0" w:color="auto"/>
            <w:bottom w:val="none" w:sz="0" w:space="0" w:color="auto"/>
            <w:right w:val="none" w:sz="0" w:space="0" w:color="auto"/>
          </w:divBdr>
        </w:div>
        <w:div w:id="1708094135">
          <w:marLeft w:val="547"/>
          <w:marRight w:val="0"/>
          <w:marTop w:val="154"/>
          <w:marBottom w:val="0"/>
          <w:divBdr>
            <w:top w:val="none" w:sz="0" w:space="0" w:color="auto"/>
            <w:left w:val="none" w:sz="0" w:space="0" w:color="auto"/>
            <w:bottom w:val="none" w:sz="0" w:space="0" w:color="auto"/>
            <w:right w:val="none" w:sz="0" w:space="0" w:color="auto"/>
          </w:divBdr>
        </w:div>
      </w:divsChild>
    </w:div>
    <w:div w:id="55007086">
      <w:bodyDiv w:val="1"/>
      <w:marLeft w:val="0"/>
      <w:marRight w:val="0"/>
      <w:marTop w:val="0"/>
      <w:marBottom w:val="0"/>
      <w:divBdr>
        <w:top w:val="none" w:sz="0" w:space="0" w:color="auto"/>
        <w:left w:val="none" w:sz="0" w:space="0" w:color="auto"/>
        <w:bottom w:val="none" w:sz="0" w:space="0" w:color="auto"/>
        <w:right w:val="none" w:sz="0" w:space="0" w:color="auto"/>
      </w:divBdr>
    </w:div>
    <w:div w:id="55202464">
      <w:bodyDiv w:val="1"/>
      <w:marLeft w:val="0"/>
      <w:marRight w:val="0"/>
      <w:marTop w:val="0"/>
      <w:marBottom w:val="0"/>
      <w:divBdr>
        <w:top w:val="none" w:sz="0" w:space="0" w:color="auto"/>
        <w:left w:val="none" w:sz="0" w:space="0" w:color="auto"/>
        <w:bottom w:val="none" w:sz="0" w:space="0" w:color="auto"/>
        <w:right w:val="none" w:sz="0" w:space="0" w:color="auto"/>
      </w:divBdr>
    </w:div>
    <w:div w:id="55202471">
      <w:bodyDiv w:val="1"/>
      <w:marLeft w:val="0"/>
      <w:marRight w:val="0"/>
      <w:marTop w:val="0"/>
      <w:marBottom w:val="0"/>
      <w:divBdr>
        <w:top w:val="none" w:sz="0" w:space="0" w:color="auto"/>
        <w:left w:val="none" w:sz="0" w:space="0" w:color="auto"/>
        <w:bottom w:val="none" w:sz="0" w:space="0" w:color="auto"/>
        <w:right w:val="none" w:sz="0" w:space="0" w:color="auto"/>
      </w:divBdr>
    </w:div>
    <w:div w:id="55663559">
      <w:bodyDiv w:val="1"/>
      <w:marLeft w:val="0"/>
      <w:marRight w:val="0"/>
      <w:marTop w:val="0"/>
      <w:marBottom w:val="0"/>
      <w:divBdr>
        <w:top w:val="none" w:sz="0" w:space="0" w:color="auto"/>
        <w:left w:val="none" w:sz="0" w:space="0" w:color="auto"/>
        <w:bottom w:val="none" w:sz="0" w:space="0" w:color="auto"/>
        <w:right w:val="none" w:sz="0" w:space="0" w:color="auto"/>
      </w:divBdr>
    </w:div>
    <w:div w:id="55785020">
      <w:bodyDiv w:val="1"/>
      <w:marLeft w:val="0"/>
      <w:marRight w:val="0"/>
      <w:marTop w:val="0"/>
      <w:marBottom w:val="0"/>
      <w:divBdr>
        <w:top w:val="none" w:sz="0" w:space="0" w:color="auto"/>
        <w:left w:val="none" w:sz="0" w:space="0" w:color="auto"/>
        <w:bottom w:val="none" w:sz="0" w:space="0" w:color="auto"/>
        <w:right w:val="none" w:sz="0" w:space="0" w:color="auto"/>
      </w:divBdr>
      <w:divsChild>
        <w:div w:id="780881234">
          <w:marLeft w:val="1166"/>
          <w:marRight w:val="0"/>
          <w:marTop w:val="134"/>
          <w:marBottom w:val="0"/>
          <w:divBdr>
            <w:top w:val="none" w:sz="0" w:space="0" w:color="auto"/>
            <w:left w:val="none" w:sz="0" w:space="0" w:color="auto"/>
            <w:bottom w:val="none" w:sz="0" w:space="0" w:color="auto"/>
            <w:right w:val="none" w:sz="0" w:space="0" w:color="auto"/>
          </w:divBdr>
        </w:div>
        <w:div w:id="1629970664">
          <w:marLeft w:val="547"/>
          <w:marRight w:val="0"/>
          <w:marTop w:val="154"/>
          <w:marBottom w:val="0"/>
          <w:divBdr>
            <w:top w:val="none" w:sz="0" w:space="0" w:color="auto"/>
            <w:left w:val="none" w:sz="0" w:space="0" w:color="auto"/>
            <w:bottom w:val="none" w:sz="0" w:space="0" w:color="auto"/>
            <w:right w:val="none" w:sz="0" w:space="0" w:color="auto"/>
          </w:divBdr>
        </w:div>
        <w:div w:id="1714498847">
          <w:marLeft w:val="1166"/>
          <w:marRight w:val="0"/>
          <w:marTop w:val="134"/>
          <w:marBottom w:val="0"/>
          <w:divBdr>
            <w:top w:val="none" w:sz="0" w:space="0" w:color="auto"/>
            <w:left w:val="none" w:sz="0" w:space="0" w:color="auto"/>
            <w:bottom w:val="none" w:sz="0" w:space="0" w:color="auto"/>
            <w:right w:val="none" w:sz="0" w:space="0" w:color="auto"/>
          </w:divBdr>
        </w:div>
      </w:divsChild>
    </w:div>
    <w:div w:id="56171416">
      <w:bodyDiv w:val="1"/>
      <w:marLeft w:val="0"/>
      <w:marRight w:val="0"/>
      <w:marTop w:val="0"/>
      <w:marBottom w:val="0"/>
      <w:divBdr>
        <w:top w:val="none" w:sz="0" w:space="0" w:color="auto"/>
        <w:left w:val="none" w:sz="0" w:space="0" w:color="auto"/>
        <w:bottom w:val="none" w:sz="0" w:space="0" w:color="auto"/>
        <w:right w:val="none" w:sz="0" w:space="0" w:color="auto"/>
      </w:divBdr>
    </w:div>
    <w:div w:id="56974185">
      <w:bodyDiv w:val="1"/>
      <w:marLeft w:val="0"/>
      <w:marRight w:val="0"/>
      <w:marTop w:val="0"/>
      <w:marBottom w:val="0"/>
      <w:divBdr>
        <w:top w:val="none" w:sz="0" w:space="0" w:color="auto"/>
        <w:left w:val="none" w:sz="0" w:space="0" w:color="auto"/>
        <w:bottom w:val="none" w:sz="0" w:space="0" w:color="auto"/>
        <w:right w:val="none" w:sz="0" w:space="0" w:color="auto"/>
      </w:divBdr>
    </w:div>
    <w:div w:id="58676312">
      <w:bodyDiv w:val="1"/>
      <w:marLeft w:val="0"/>
      <w:marRight w:val="0"/>
      <w:marTop w:val="0"/>
      <w:marBottom w:val="0"/>
      <w:divBdr>
        <w:top w:val="none" w:sz="0" w:space="0" w:color="auto"/>
        <w:left w:val="none" w:sz="0" w:space="0" w:color="auto"/>
        <w:bottom w:val="none" w:sz="0" w:space="0" w:color="auto"/>
        <w:right w:val="none" w:sz="0" w:space="0" w:color="auto"/>
      </w:divBdr>
    </w:div>
    <w:div w:id="58987108">
      <w:bodyDiv w:val="1"/>
      <w:marLeft w:val="0"/>
      <w:marRight w:val="0"/>
      <w:marTop w:val="0"/>
      <w:marBottom w:val="0"/>
      <w:divBdr>
        <w:top w:val="none" w:sz="0" w:space="0" w:color="auto"/>
        <w:left w:val="none" w:sz="0" w:space="0" w:color="auto"/>
        <w:bottom w:val="none" w:sz="0" w:space="0" w:color="auto"/>
        <w:right w:val="none" w:sz="0" w:space="0" w:color="auto"/>
      </w:divBdr>
    </w:div>
    <w:div w:id="59523979">
      <w:bodyDiv w:val="1"/>
      <w:marLeft w:val="0"/>
      <w:marRight w:val="0"/>
      <w:marTop w:val="0"/>
      <w:marBottom w:val="0"/>
      <w:divBdr>
        <w:top w:val="none" w:sz="0" w:space="0" w:color="auto"/>
        <w:left w:val="none" w:sz="0" w:space="0" w:color="auto"/>
        <w:bottom w:val="none" w:sz="0" w:space="0" w:color="auto"/>
        <w:right w:val="none" w:sz="0" w:space="0" w:color="auto"/>
      </w:divBdr>
      <w:divsChild>
        <w:div w:id="123623039">
          <w:marLeft w:val="1166"/>
          <w:marRight w:val="0"/>
          <w:marTop w:val="125"/>
          <w:marBottom w:val="0"/>
          <w:divBdr>
            <w:top w:val="none" w:sz="0" w:space="0" w:color="auto"/>
            <w:left w:val="none" w:sz="0" w:space="0" w:color="auto"/>
            <w:bottom w:val="none" w:sz="0" w:space="0" w:color="auto"/>
            <w:right w:val="none" w:sz="0" w:space="0" w:color="auto"/>
          </w:divBdr>
        </w:div>
        <w:div w:id="159389755">
          <w:marLeft w:val="547"/>
          <w:marRight w:val="0"/>
          <w:marTop w:val="144"/>
          <w:marBottom w:val="0"/>
          <w:divBdr>
            <w:top w:val="none" w:sz="0" w:space="0" w:color="auto"/>
            <w:left w:val="none" w:sz="0" w:space="0" w:color="auto"/>
            <w:bottom w:val="none" w:sz="0" w:space="0" w:color="auto"/>
            <w:right w:val="none" w:sz="0" w:space="0" w:color="auto"/>
          </w:divBdr>
        </w:div>
        <w:div w:id="478348588">
          <w:marLeft w:val="1166"/>
          <w:marRight w:val="0"/>
          <w:marTop w:val="125"/>
          <w:marBottom w:val="0"/>
          <w:divBdr>
            <w:top w:val="none" w:sz="0" w:space="0" w:color="auto"/>
            <w:left w:val="none" w:sz="0" w:space="0" w:color="auto"/>
            <w:bottom w:val="none" w:sz="0" w:space="0" w:color="auto"/>
            <w:right w:val="none" w:sz="0" w:space="0" w:color="auto"/>
          </w:divBdr>
        </w:div>
        <w:div w:id="941643335">
          <w:marLeft w:val="1166"/>
          <w:marRight w:val="0"/>
          <w:marTop w:val="125"/>
          <w:marBottom w:val="0"/>
          <w:divBdr>
            <w:top w:val="none" w:sz="0" w:space="0" w:color="auto"/>
            <w:left w:val="none" w:sz="0" w:space="0" w:color="auto"/>
            <w:bottom w:val="none" w:sz="0" w:space="0" w:color="auto"/>
            <w:right w:val="none" w:sz="0" w:space="0" w:color="auto"/>
          </w:divBdr>
        </w:div>
        <w:div w:id="1117800445">
          <w:marLeft w:val="547"/>
          <w:marRight w:val="0"/>
          <w:marTop w:val="144"/>
          <w:marBottom w:val="0"/>
          <w:divBdr>
            <w:top w:val="none" w:sz="0" w:space="0" w:color="auto"/>
            <w:left w:val="none" w:sz="0" w:space="0" w:color="auto"/>
            <w:bottom w:val="none" w:sz="0" w:space="0" w:color="auto"/>
            <w:right w:val="none" w:sz="0" w:space="0" w:color="auto"/>
          </w:divBdr>
        </w:div>
        <w:div w:id="1174415218">
          <w:marLeft w:val="547"/>
          <w:marRight w:val="0"/>
          <w:marTop w:val="144"/>
          <w:marBottom w:val="0"/>
          <w:divBdr>
            <w:top w:val="none" w:sz="0" w:space="0" w:color="auto"/>
            <w:left w:val="none" w:sz="0" w:space="0" w:color="auto"/>
            <w:bottom w:val="none" w:sz="0" w:space="0" w:color="auto"/>
            <w:right w:val="none" w:sz="0" w:space="0" w:color="auto"/>
          </w:divBdr>
        </w:div>
        <w:div w:id="1216351929">
          <w:marLeft w:val="547"/>
          <w:marRight w:val="0"/>
          <w:marTop w:val="144"/>
          <w:marBottom w:val="0"/>
          <w:divBdr>
            <w:top w:val="none" w:sz="0" w:space="0" w:color="auto"/>
            <w:left w:val="none" w:sz="0" w:space="0" w:color="auto"/>
            <w:bottom w:val="none" w:sz="0" w:space="0" w:color="auto"/>
            <w:right w:val="none" w:sz="0" w:space="0" w:color="auto"/>
          </w:divBdr>
        </w:div>
        <w:div w:id="1513717385">
          <w:marLeft w:val="1800"/>
          <w:marRight w:val="0"/>
          <w:marTop w:val="106"/>
          <w:marBottom w:val="0"/>
          <w:divBdr>
            <w:top w:val="none" w:sz="0" w:space="0" w:color="auto"/>
            <w:left w:val="none" w:sz="0" w:space="0" w:color="auto"/>
            <w:bottom w:val="none" w:sz="0" w:space="0" w:color="auto"/>
            <w:right w:val="none" w:sz="0" w:space="0" w:color="auto"/>
          </w:divBdr>
        </w:div>
      </w:divsChild>
    </w:div>
    <w:div w:id="60450955">
      <w:bodyDiv w:val="1"/>
      <w:marLeft w:val="0"/>
      <w:marRight w:val="0"/>
      <w:marTop w:val="0"/>
      <w:marBottom w:val="0"/>
      <w:divBdr>
        <w:top w:val="none" w:sz="0" w:space="0" w:color="auto"/>
        <w:left w:val="none" w:sz="0" w:space="0" w:color="auto"/>
        <w:bottom w:val="none" w:sz="0" w:space="0" w:color="auto"/>
        <w:right w:val="none" w:sz="0" w:space="0" w:color="auto"/>
      </w:divBdr>
    </w:div>
    <w:div w:id="60713106">
      <w:bodyDiv w:val="1"/>
      <w:marLeft w:val="0"/>
      <w:marRight w:val="0"/>
      <w:marTop w:val="0"/>
      <w:marBottom w:val="0"/>
      <w:divBdr>
        <w:top w:val="none" w:sz="0" w:space="0" w:color="auto"/>
        <w:left w:val="none" w:sz="0" w:space="0" w:color="auto"/>
        <w:bottom w:val="none" w:sz="0" w:space="0" w:color="auto"/>
        <w:right w:val="none" w:sz="0" w:space="0" w:color="auto"/>
      </w:divBdr>
    </w:div>
    <w:div w:id="61560289">
      <w:bodyDiv w:val="1"/>
      <w:marLeft w:val="0"/>
      <w:marRight w:val="0"/>
      <w:marTop w:val="0"/>
      <w:marBottom w:val="0"/>
      <w:divBdr>
        <w:top w:val="none" w:sz="0" w:space="0" w:color="auto"/>
        <w:left w:val="none" w:sz="0" w:space="0" w:color="auto"/>
        <w:bottom w:val="none" w:sz="0" w:space="0" w:color="auto"/>
        <w:right w:val="none" w:sz="0" w:space="0" w:color="auto"/>
      </w:divBdr>
    </w:div>
    <w:div w:id="63453524">
      <w:bodyDiv w:val="1"/>
      <w:marLeft w:val="0"/>
      <w:marRight w:val="0"/>
      <w:marTop w:val="0"/>
      <w:marBottom w:val="0"/>
      <w:divBdr>
        <w:top w:val="none" w:sz="0" w:space="0" w:color="auto"/>
        <w:left w:val="none" w:sz="0" w:space="0" w:color="auto"/>
        <w:bottom w:val="none" w:sz="0" w:space="0" w:color="auto"/>
        <w:right w:val="none" w:sz="0" w:space="0" w:color="auto"/>
      </w:divBdr>
    </w:div>
    <w:div w:id="65229186">
      <w:bodyDiv w:val="1"/>
      <w:marLeft w:val="0"/>
      <w:marRight w:val="0"/>
      <w:marTop w:val="0"/>
      <w:marBottom w:val="0"/>
      <w:divBdr>
        <w:top w:val="none" w:sz="0" w:space="0" w:color="auto"/>
        <w:left w:val="none" w:sz="0" w:space="0" w:color="auto"/>
        <w:bottom w:val="none" w:sz="0" w:space="0" w:color="auto"/>
        <w:right w:val="none" w:sz="0" w:space="0" w:color="auto"/>
      </w:divBdr>
      <w:divsChild>
        <w:div w:id="1375932250">
          <w:marLeft w:val="547"/>
          <w:marRight w:val="0"/>
          <w:marTop w:val="96"/>
          <w:marBottom w:val="0"/>
          <w:divBdr>
            <w:top w:val="none" w:sz="0" w:space="0" w:color="auto"/>
            <w:left w:val="none" w:sz="0" w:space="0" w:color="auto"/>
            <w:bottom w:val="none" w:sz="0" w:space="0" w:color="auto"/>
            <w:right w:val="none" w:sz="0" w:space="0" w:color="auto"/>
          </w:divBdr>
        </w:div>
      </w:divsChild>
    </w:div>
    <w:div w:id="65733346">
      <w:bodyDiv w:val="1"/>
      <w:marLeft w:val="0"/>
      <w:marRight w:val="0"/>
      <w:marTop w:val="0"/>
      <w:marBottom w:val="0"/>
      <w:divBdr>
        <w:top w:val="none" w:sz="0" w:space="0" w:color="auto"/>
        <w:left w:val="none" w:sz="0" w:space="0" w:color="auto"/>
        <w:bottom w:val="none" w:sz="0" w:space="0" w:color="auto"/>
        <w:right w:val="none" w:sz="0" w:space="0" w:color="auto"/>
      </w:divBdr>
      <w:divsChild>
        <w:div w:id="18630779">
          <w:marLeft w:val="2520"/>
          <w:marRight w:val="0"/>
          <w:marTop w:val="67"/>
          <w:marBottom w:val="0"/>
          <w:divBdr>
            <w:top w:val="none" w:sz="0" w:space="0" w:color="auto"/>
            <w:left w:val="none" w:sz="0" w:space="0" w:color="auto"/>
            <w:bottom w:val="none" w:sz="0" w:space="0" w:color="auto"/>
            <w:right w:val="none" w:sz="0" w:space="0" w:color="auto"/>
          </w:divBdr>
        </w:div>
        <w:div w:id="88278746">
          <w:marLeft w:val="547"/>
          <w:marRight w:val="0"/>
          <w:marTop w:val="96"/>
          <w:marBottom w:val="0"/>
          <w:divBdr>
            <w:top w:val="none" w:sz="0" w:space="0" w:color="auto"/>
            <w:left w:val="none" w:sz="0" w:space="0" w:color="auto"/>
            <w:bottom w:val="none" w:sz="0" w:space="0" w:color="auto"/>
            <w:right w:val="none" w:sz="0" w:space="0" w:color="auto"/>
          </w:divBdr>
        </w:div>
        <w:div w:id="304630055">
          <w:marLeft w:val="547"/>
          <w:marRight w:val="0"/>
          <w:marTop w:val="96"/>
          <w:marBottom w:val="0"/>
          <w:divBdr>
            <w:top w:val="none" w:sz="0" w:space="0" w:color="auto"/>
            <w:left w:val="none" w:sz="0" w:space="0" w:color="auto"/>
            <w:bottom w:val="none" w:sz="0" w:space="0" w:color="auto"/>
            <w:right w:val="none" w:sz="0" w:space="0" w:color="auto"/>
          </w:divBdr>
        </w:div>
        <w:div w:id="310525245">
          <w:marLeft w:val="1800"/>
          <w:marRight w:val="0"/>
          <w:marTop w:val="77"/>
          <w:marBottom w:val="0"/>
          <w:divBdr>
            <w:top w:val="none" w:sz="0" w:space="0" w:color="auto"/>
            <w:left w:val="none" w:sz="0" w:space="0" w:color="auto"/>
            <w:bottom w:val="none" w:sz="0" w:space="0" w:color="auto"/>
            <w:right w:val="none" w:sz="0" w:space="0" w:color="auto"/>
          </w:divBdr>
        </w:div>
        <w:div w:id="412826367">
          <w:marLeft w:val="3240"/>
          <w:marRight w:val="0"/>
          <w:marTop w:val="67"/>
          <w:marBottom w:val="0"/>
          <w:divBdr>
            <w:top w:val="none" w:sz="0" w:space="0" w:color="auto"/>
            <w:left w:val="none" w:sz="0" w:space="0" w:color="auto"/>
            <w:bottom w:val="none" w:sz="0" w:space="0" w:color="auto"/>
            <w:right w:val="none" w:sz="0" w:space="0" w:color="auto"/>
          </w:divBdr>
        </w:div>
        <w:div w:id="985476323">
          <w:marLeft w:val="1800"/>
          <w:marRight w:val="0"/>
          <w:marTop w:val="77"/>
          <w:marBottom w:val="0"/>
          <w:divBdr>
            <w:top w:val="none" w:sz="0" w:space="0" w:color="auto"/>
            <w:left w:val="none" w:sz="0" w:space="0" w:color="auto"/>
            <w:bottom w:val="none" w:sz="0" w:space="0" w:color="auto"/>
            <w:right w:val="none" w:sz="0" w:space="0" w:color="auto"/>
          </w:divBdr>
        </w:div>
        <w:div w:id="1067335389">
          <w:marLeft w:val="1166"/>
          <w:marRight w:val="0"/>
          <w:marTop w:val="86"/>
          <w:marBottom w:val="0"/>
          <w:divBdr>
            <w:top w:val="none" w:sz="0" w:space="0" w:color="auto"/>
            <w:left w:val="none" w:sz="0" w:space="0" w:color="auto"/>
            <w:bottom w:val="none" w:sz="0" w:space="0" w:color="auto"/>
            <w:right w:val="none" w:sz="0" w:space="0" w:color="auto"/>
          </w:divBdr>
        </w:div>
        <w:div w:id="1191800596">
          <w:marLeft w:val="2520"/>
          <w:marRight w:val="0"/>
          <w:marTop w:val="67"/>
          <w:marBottom w:val="0"/>
          <w:divBdr>
            <w:top w:val="none" w:sz="0" w:space="0" w:color="auto"/>
            <w:left w:val="none" w:sz="0" w:space="0" w:color="auto"/>
            <w:bottom w:val="none" w:sz="0" w:space="0" w:color="auto"/>
            <w:right w:val="none" w:sz="0" w:space="0" w:color="auto"/>
          </w:divBdr>
        </w:div>
        <w:div w:id="1333945978">
          <w:marLeft w:val="3240"/>
          <w:marRight w:val="0"/>
          <w:marTop w:val="67"/>
          <w:marBottom w:val="0"/>
          <w:divBdr>
            <w:top w:val="none" w:sz="0" w:space="0" w:color="auto"/>
            <w:left w:val="none" w:sz="0" w:space="0" w:color="auto"/>
            <w:bottom w:val="none" w:sz="0" w:space="0" w:color="auto"/>
            <w:right w:val="none" w:sz="0" w:space="0" w:color="auto"/>
          </w:divBdr>
        </w:div>
        <w:div w:id="1526019989">
          <w:marLeft w:val="1800"/>
          <w:marRight w:val="0"/>
          <w:marTop w:val="86"/>
          <w:marBottom w:val="0"/>
          <w:divBdr>
            <w:top w:val="none" w:sz="0" w:space="0" w:color="auto"/>
            <w:left w:val="none" w:sz="0" w:space="0" w:color="auto"/>
            <w:bottom w:val="none" w:sz="0" w:space="0" w:color="auto"/>
            <w:right w:val="none" w:sz="0" w:space="0" w:color="auto"/>
          </w:divBdr>
        </w:div>
        <w:div w:id="1586106240">
          <w:marLeft w:val="1166"/>
          <w:marRight w:val="0"/>
          <w:marTop w:val="86"/>
          <w:marBottom w:val="0"/>
          <w:divBdr>
            <w:top w:val="none" w:sz="0" w:space="0" w:color="auto"/>
            <w:left w:val="none" w:sz="0" w:space="0" w:color="auto"/>
            <w:bottom w:val="none" w:sz="0" w:space="0" w:color="auto"/>
            <w:right w:val="none" w:sz="0" w:space="0" w:color="auto"/>
          </w:divBdr>
        </w:div>
        <w:div w:id="1967539123">
          <w:marLeft w:val="1800"/>
          <w:marRight w:val="0"/>
          <w:marTop w:val="86"/>
          <w:marBottom w:val="0"/>
          <w:divBdr>
            <w:top w:val="none" w:sz="0" w:space="0" w:color="auto"/>
            <w:left w:val="none" w:sz="0" w:space="0" w:color="auto"/>
            <w:bottom w:val="none" w:sz="0" w:space="0" w:color="auto"/>
            <w:right w:val="none" w:sz="0" w:space="0" w:color="auto"/>
          </w:divBdr>
        </w:div>
      </w:divsChild>
    </w:div>
    <w:div w:id="65803997">
      <w:bodyDiv w:val="1"/>
      <w:marLeft w:val="0"/>
      <w:marRight w:val="0"/>
      <w:marTop w:val="0"/>
      <w:marBottom w:val="0"/>
      <w:divBdr>
        <w:top w:val="none" w:sz="0" w:space="0" w:color="auto"/>
        <w:left w:val="none" w:sz="0" w:space="0" w:color="auto"/>
        <w:bottom w:val="none" w:sz="0" w:space="0" w:color="auto"/>
        <w:right w:val="none" w:sz="0" w:space="0" w:color="auto"/>
      </w:divBdr>
    </w:div>
    <w:div w:id="66149284">
      <w:bodyDiv w:val="1"/>
      <w:marLeft w:val="0"/>
      <w:marRight w:val="0"/>
      <w:marTop w:val="0"/>
      <w:marBottom w:val="0"/>
      <w:divBdr>
        <w:top w:val="none" w:sz="0" w:space="0" w:color="auto"/>
        <w:left w:val="none" w:sz="0" w:space="0" w:color="auto"/>
        <w:bottom w:val="none" w:sz="0" w:space="0" w:color="auto"/>
        <w:right w:val="none" w:sz="0" w:space="0" w:color="auto"/>
      </w:divBdr>
    </w:div>
    <w:div w:id="68040506">
      <w:bodyDiv w:val="1"/>
      <w:marLeft w:val="0"/>
      <w:marRight w:val="0"/>
      <w:marTop w:val="0"/>
      <w:marBottom w:val="0"/>
      <w:divBdr>
        <w:top w:val="none" w:sz="0" w:space="0" w:color="auto"/>
        <w:left w:val="none" w:sz="0" w:space="0" w:color="auto"/>
        <w:bottom w:val="none" w:sz="0" w:space="0" w:color="auto"/>
        <w:right w:val="none" w:sz="0" w:space="0" w:color="auto"/>
      </w:divBdr>
      <w:divsChild>
        <w:div w:id="316153138">
          <w:marLeft w:val="1800"/>
          <w:marRight w:val="0"/>
          <w:marTop w:val="67"/>
          <w:marBottom w:val="0"/>
          <w:divBdr>
            <w:top w:val="none" w:sz="0" w:space="0" w:color="auto"/>
            <w:left w:val="none" w:sz="0" w:space="0" w:color="auto"/>
            <w:bottom w:val="none" w:sz="0" w:space="0" w:color="auto"/>
            <w:right w:val="none" w:sz="0" w:space="0" w:color="auto"/>
          </w:divBdr>
        </w:div>
        <w:div w:id="411245117">
          <w:marLeft w:val="1166"/>
          <w:marRight w:val="0"/>
          <w:marTop w:val="67"/>
          <w:marBottom w:val="0"/>
          <w:divBdr>
            <w:top w:val="none" w:sz="0" w:space="0" w:color="auto"/>
            <w:left w:val="none" w:sz="0" w:space="0" w:color="auto"/>
            <w:bottom w:val="none" w:sz="0" w:space="0" w:color="auto"/>
            <w:right w:val="none" w:sz="0" w:space="0" w:color="auto"/>
          </w:divBdr>
        </w:div>
        <w:div w:id="440149465">
          <w:marLeft w:val="2520"/>
          <w:marRight w:val="0"/>
          <w:marTop w:val="67"/>
          <w:marBottom w:val="0"/>
          <w:divBdr>
            <w:top w:val="none" w:sz="0" w:space="0" w:color="auto"/>
            <w:left w:val="none" w:sz="0" w:space="0" w:color="auto"/>
            <w:bottom w:val="none" w:sz="0" w:space="0" w:color="auto"/>
            <w:right w:val="none" w:sz="0" w:space="0" w:color="auto"/>
          </w:divBdr>
        </w:div>
        <w:div w:id="442043347">
          <w:marLeft w:val="1800"/>
          <w:marRight w:val="0"/>
          <w:marTop w:val="67"/>
          <w:marBottom w:val="0"/>
          <w:divBdr>
            <w:top w:val="none" w:sz="0" w:space="0" w:color="auto"/>
            <w:left w:val="none" w:sz="0" w:space="0" w:color="auto"/>
            <w:bottom w:val="none" w:sz="0" w:space="0" w:color="auto"/>
            <w:right w:val="none" w:sz="0" w:space="0" w:color="auto"/>
          </w:divBdr>
        </w:div>
        <w:div w:id="481624929">
          <w:marLeft w:val="1166"/>
          <w:marRight w:val="0"/>
          <w:marTop w:val="67"/>
          <w:marBottom w:val="0"/>
          <w:divBdr>
            <w:top w:val="none" w:sz="0" w:space="0" w:color="auto"/>
            <w:left w:val="none" w:sz="0" w:space="0" w:color="auto"/>
            <w:bottom w:val="none" w:sz="0" w:space="0" w:color="auto"/>
            <w:right w:val="none" w:sz="0" w:space="0" w:color="auto"/>
          </w:divBdr>
        </w:div>
        <w:div w:id="545605507">
          <w:marLeft w:val="1800"/>
          <w:marRight w:val="0"/>
          <w:marTop w:val="67"/>
          <w:marBottom w:val="0"/>
          <w:divBdr>
            <w:top w:val="none" w:sz="0" w:space="0" w:color="auto"/>
            <w:left w:val="none" w:sz="0" w:space="0" w:color="auto"/>
            <w:bottom w:val="none" w:sz="0" w:space="0" w:color="auto"/>
            <w:right w:val="none" w:sz="0" w:space="0" w:color="auto"/>
          </w:divBdr>
        </w:div>
        <w:div w:id="615258148">
          <w:marLeft w:val="1166"/>
          <w:marRight w:val="0"/>
          <w:marTop w:val="67"/>
          <w:marBottom w:val="0"/>
          <w:divBdr>
            <w:top w:val="none" w:sz="0" w:space="0" w:color="auto"/>
            <w:left w:val="none" w:sz="0" w:space="0" w:color="auto"/>
            <w:bottom w:val="none" w:sz="0" w:space="0" w:color="auto"/>
            <w:right w:val="none" w:sz="0" w:space="0" w:color="auto"/>
          </w:divBdr>
        </w:div>
        <w:div w:id="650208832">
          <w:marLeft w:val="1800"/>
          <w:marRight w:val="0"/>
          <w:marTop w:val="67"/>
          <w:marBottom w:val="0"/>
          <w:divBdr>
            <w:top w:val="none" w:sz="0" w:space="0" w:color="auto"/>
            <w:left w:val="none" w:sz="0" w:space="0" w:color="auto"/>
            <w:bottom w:val="none" w:sz="0" w:space="0" w:color="auto"/>
            <w:right w:val="none" w:sz="0" w:space="0" w:color="auto"/>
          </w:divBdr>
        </w:div>
        <w:div w:id="844326239">
          <w:marLeft w:val="1800"/>
          <w:marRight w:val="0"/>
          <w:marTop w:val="67"/>
          <w:marBottom w:val="0"/>
          <w:divBdr>
            <w:top w:val="none" w:sz="0" w:space="0" w:color="auto"/>
            <w:left w:val="none" w:sz="0" w:space="0" w:color="auto"/>
            <w:bottom w:val="none" w:sz="0" w:space="0" w:color="auto"/>
            <w:right w:val="none" w:sz="0" w:space="0" w:color="auto"/>
          </w:divBdr>
        </w:div>
        <w:div w:id="971520415">
          <w:marLeft w:val="1800"/>
          <w:marRight w:val="0"/>
          <w:marTop w:val="67"/>
          <w:marBottom w:val="0"/>
          <w:divBdr>
            <w:top w:val="none" w:sz="0" w:space="0" w:color="auto"/>
            <w:left w:val="none" w:sz="0" w:space="0" w:color="auto"/>
            <w:bottom w:val="none" w:sz="0" w:space="0" w:color="auto"/>
            <w:right w:val="none" w:sz="0" w:space="0" w:color="auto"/>
          </w:divBdr>
        </w:div>
        <w:div w:id="1188635686">
          <w:marLeft w:val="1166"/>
          <w:marRight w:val="0"/>
          <w:marTop w:val="67"/>
          <w:marBottom w:val="0"/>
          <w:divBdr>
            <w:top w:val="none" w:sz="0" w:space="0" w:color="auto"/>
            <w:left w:val="none" w:sz="0" w:space="0" w:color="auto"/>
            <w:bottom w:val="none" w:sz="0" w:space="0" w:color="auto"/>
            <w:right w:val="none" w:sz="0" w:space="0" w:color="auto"/>
          </w:divBdr>
        </w:div>
        <w:div w:id="1564104234">
          <w:marLeft w:val="1166"/>
          <w:marRight w:val="0"/>
          <w:marTop w:val="67"/>
          <w:marBottom w:val="0"/>
          <w:divBdr>
            <w:top w:val="none" w:sz="0" w:space="0" w:color="auto"/>
            <w:left w:val="none" w:sz="0" w:space="0" w:color="auto"/>
            <w:bottom w:val="none" w:sz="0" w:space="0" w:color="auto"/>
            <w:right w:val="none" w:sz="0" w:space="0" w:color="auto"/>
          </w:divBdr>
        </w:div>
        <w:div w:id="1689062929">
          <w:marLeft w:val="547"/>
          <w:marRight w:val="0"/>
          <w:marTop w:val="67"/>
          <w:marBottom w:val="0"/>
          <w:divBdr>
            <w:top w:val="none" w:sz="0" w:space="0" w:color="auto"/>
            <w:left w:val="none" w:sz="0" w:space="0" w:color="auto"/>
            <w:bottom w:val="none" w:sz="0" w:space="0" w:color="auto"/>
            <w:right w:val="none" w:sz="0" w:space="0" w:color="auto"/>
          </w:divBdr>
        </w:div>
        <w:div w:id="1913344441">
          <w:marLeft w:val="1166"/>
          <w:marRight w:val="0"/>
          <w:marTop w:val="67"/>
          <w:marBottom w:val="0"/>
          <w:divBdr>
            <w:top w:val="none" w:sz="0" w:space="0" w:color="auto"/>
            <w:left w:val="none" w:sz="0" w:space="0" w:color="auto"/>
            <w:bottom w:val="none" w:sz="0" w:space="0" w:color="auto"/>
            <w:right w:val="none" w:sz="0" w:space="0" w:color="auto"/>
          </w:divBdr>
        </w:div>
        <w:div w:id="2002150358">
          <w:marLeft w:val="1166"/>
          <w:marRight w:val="0"/>
          <w:marTop w:val="67"/>
          <w:marBottom w:val="0"/>
          <w:divBdr>
            <w:top w:val="none" w:sz="0" w:space="0" w:color="auto"/>
            <w:left w:val="none" w:sz="0" w:space="0" w:color="auto"/>
            <w:bottom w:val="none" w:sz="0" w:space="0" w:color="auto"/>
            <w:right w:val="none" w:sz="0" w:space="0" w:color="auto"/>
          </w:divBdr>
        </w:div>
        <w:div w:id="2002653830">
          <w:marLeft w:val="1800"/>
          <w:marRight w:val="0"/>
          <w:marTop w:val="67"/>
          <w:marBottom w:val="0"/>
          <w:divBdr>
            <w:top w:val="none" w:sz="0" w:space="0" w:color="auto"/>
            <w:left w:val="none" w:sz="0" w:space="0" w:color="auto"/>
            <w:bottom w:val="none" w:sz="0" w:space="0" w:color="auto"/>
            <w:right w:val="none" w:sz="0" w:space="0" w:color="auto"/>
          </w:divBdr>
        </w:div>
      </w:divsChild>
    </w:div>
    <w:div w:id="69423055">
      <w:bodyDiv w:val="1"/>
      <w:marLeft w:val="0"/>
      <w:marRight w:val="0"/>
      <w:marTop w:val="0"/>
      <w:marBottom w:val="0"/>
      <w:divBdr>
        <w:top w:val="none" w:sz="0" w:space="0" w:color="auto"/>
        <w:left w:val="none" w:sz="0" w:space="0" w:color="auto"/>
        <w:bottom w:val="none" w:sz="0" w:space="0" w:color="auto"/>
        <w:right w:val="none" w:sz="0" w:space="0" w:color="auto"/>
      </w:divBdr>
    </w:div>
    <w:div w:id="69665114">
      <w:bodyDiv w:val="1"/>
      <w:marLeft w:val="0"/>
      <w:marRight w:val="0"/>
      <w:marTop w:val="0"/>
      <w:marBottom w:val="0"/>
      <w:divBdr>
        <w:top w:val="none" w:sz="0" w:space="0" w:color="auto"/>
        <w:left w:val="none" w:sz="0" w:space="0" w:color="auto"/>
        <w:bottom w:val="none" w:sz="0" w:space="0" w:color="auto"/>
        <w:right w:val="none" w:sz="0" w:space="0" w:color="auto"/>
      </w:divBdr>
    </w:div>
    <w:div w:id="72896756">
      <w:bodyDiv w:val="1"/>
      <w:marLeft w:val="0"/>
      <w:marRight w:val="0"/>
      <w:marTop w:val="0"/>
      <w:marBottom w:val="0"/>
      <w:divBdr>
        <w:top w:val="none" w:sz="0" w:space="0" w:color="auto"/>
        <w:left w:val="none" w:sz="0" w:space="0" w:color="auto"/>
        <w:bottom w:val="none" w:sz="0" w:space="0" w:color="auto"/>
        <w:right w:val="none" w:sz="0" w:space="0" w:color="auto"/>
      </w:divBdr>
    </w:div>
    <w:div w:id="74325103">
      <w:bodyDiv w:val="1"/>
      <w:marLeft w:val="0"/>
      <w:marRight w:val="0"/>
      <w:marTop w:val="0"/>
      <w:marBottom w:val="0"/>
      <w:divBdr>
        <w:top w:val="none" w:sz="0" w:space="0" w:color="auto"/>
        <w:left w:val="none" w:sz="0" w:space="0" w:color="auto"/>
        <w:bottom w:val="none" w:sz="0" w:space="0" w:color="auto"/>
        <w:right w:val="none" w:sz="0" w:space="0" w:color="auto"/>
      </w:divBdr>
    </w:div>
    <w:div w:id="74933804">
      <w:bodyDiv w:val="1"/>
      <w:marLeft w:val="0"/>
      <w:marRight w:val="0"/>
      <w:marTop w:val="0"/>
      <w:marBottom w:val="0"/>
      <w:divBdr>
        <w:top w:val="none" w:sz="0" w:space="0" w:color="auto"/>
        <w:left w:val="none" w:sz="0" w:space="0" w:color="auto"/>
        <w:bottom w:val="none" w:sz="0" w:space="0" w:color="auto"/>
        <w:right w:val="none" w:sz="0" w:space="0" w:color="auto"/>
      </w:divBdr>
      <w:divsChild>
        <w:div w:id="746536664">
          <w:marLeft w:val="0"/>
          <w:marRight w:val="0"/>
          <w:marTop w:val="0"/>
          <w:marBottom w:val="0"/>
          <w:divBdr>
            <w:top w:val="none" w:sz="0" w:space="0" w:color="auto"/>
            <w:left w:val="none" w:sz="0" w:space="0" w:color="auto"/>
            <w:bottom w:val="none" w:sz="0" w:space="0" w:color="auto"/>
            <w:right w:val="none" w:sz="0" w:space="0" w:color="auto"/>
          </w:divBdr>
        </w:div>
      </w:divsChild>
    </w:div>
    <w:div w:id="74980219">
      <w:bodyDiv w:val="1"/>
      <w:marLeft w:val="0"/>
      <w:marRight w:val="0"/>
      <w:marTop w:val="0"/>
      <w:marBottom w:val="0"/>
      <w:divBdr>
        <w:top w:val="none" w:sz="0" w:space="0" w:color="auto"/>
        <w:left w:val="none" w:sz="0" w:space="0" w:color="auto"/>
        <w:bottom w:val="none" w:sz="0" w:space="0" w:color="auto"/>
        <w:right w:val="none" w:sz="0" w:space="0" w:color="auto"/>
      </w:divBdr>
    </w:div>
    <w:div w:id="75440824">
      <w:bodyDiv w:val="1"/>
      <w:marLeft w:val="0"/>
      <w:marRight w:val="0"/>
      <w:marTop w:val="0"/>
      <w:marBottom w:val="0"/>
      <w:divBdr>
        <w:top w:val="none" w:sz="0" w:space="0" w:color="auto"/>
        <w:left w:val="none" w:sz="0" w:space="0" w:color="auto"/>
        <w:bottom w:val="none" w:sz="0" w:space="0" w:color="auto"/>
        <w:right w:val="none" w:sz="0" w:space="0" w:color="auto"/>
      </w:divBdr>
    </w:div>
    <w:div w:id="76755152">
      <w:bodyDiv w:val="1"/>
      <w:marLeft w:val="0"/>
      <w:marRight w:val="0"/>
      <w:marTop w:val="0"/>
      <w:marBottom w:val="0"/>
      <w:divBdr>
        <w:top w:val="none" w:sz="0" w:space="0" w:color="auto"/>
        <w:left w:val="none" w:sz="0" w:space="0" w:color="auto"/>
        <w:bottom w:val="none" w:sz="0" w:space="0" w:color="auto"/>
        <w:right w:val="none" w:sz="0" w:space="0" w:color="auto"/>
      </w:divBdr>
      <w:divsChild>
        <w:div w:id="816645999">
          <w:marLeft w:val="547"/>
          <w:marRight w:val="0"/>
          <w:marTop w:val="115"/>
          <w:marBottom w:val="0"/>
          <w:divBdr>
            <w:top w:val="none" w:sz="0" w:space="0" w:color="auto"/>
            <w:left w:val="none" w:sz="0" w:space="0" w:color="auto"/>
            <w:bottom w:val="none" w:sz="0" w:space="0" w:color="auto"/>
            <w:right w:val="none" w:sz="0" w:space="0" w:color="auto"/>
          </w:divBdr>
        </w:div>
        <w:div w:id="1065033616">
          <w:marLeft w:val="1166"/>
          <w:marRight w:val="0"/>
          <w:marTop w:val="96"/>
          <w:marBottom w:val="0"/>
          <w:divBdr>
            <w:top w:val="none" w:sz="0" w:space="0" w:color="auto"/>
            <w:left w:val="none" w:sz="0" w:space="0" w:color="auto"/>
            <w:bottom w:val="none" w:sz="0" w:space="0" w:color="auto"/>
            <w:right w:val="none" w:sz="0" w:space="0" w:color="auto"/>
          </w:divBdr>
        </w:div>
        <w:div w:id="1929537657">
          <w:marLeft w:val="547"/>
          <w:marRight w:val="0"/>
          <w:marTop w:val="115"/>
          <w:marBottom w:val="0"/>
          <w:divBdr>
            <w:top w:val="none" w:sz="0" w:space="0" w:color="auto"/>
            <w:left w:val="none" w:sz="0" w:space="0" w:color="auto"/>
            <w:bottom w:val="none" w:sz="0" w:space="0" w:color="auto"/>
            <w:right w:val="none" w:sz="0" w:space="0" w:color="auto"/>
          </w:divBdr>
        </w:div>
        <w:div w:id="2060353471">
          <w:marLeft w:val="1166"/>
          <w:marRight w:val="0"/>
          <w:marTop w:val="96"/>
          <w:marBottom w:val="0"/>
          <w:divBdr>
            <w:top w:val="none" w:sz="0" w:space="0" w:color="auto"/>
            <w:left w:val="none" w:sz="0" w:space="0" w:color="auto"/>
            <w:bottom w:val="none" w:sz="0" w:space="0" w:color="auto"/>
            <w:right w:val="none" w:sz="0" w:space="0" w:color="auto"/>
          </w:divBdr>
        </w:div>
        <w:div w:id="2139371567">
          <w:marLeft w:val="1166"/>
          <w:marRight w:val="0"/>
          <w:marTop w:val="115"/>
          <w:marBottom w:val="0"/>
          <w:divBdr>
            <w:top w:val="none" w:sz="0" w:space="0" w:color="auto"/>
            <w:left w:val="none" w:sz="0" w:space="0" w:color="auto"/>
            <w:bottom w:val="none" w:sz="0" w:space="0" w:color="auto"/>
            <w:right w:val="none" w:sz="0" w:space="0" w:color="auto"/>
          </w:divBdr>
        </w:div>
      </w:divsChild>
    </w:div>
    <w:div w:id="77023418">
      <w:bodyDiv w:val="1"/>
      <w:marLeft w:val="0"/>
      <w:marRight w:val="0"/>
      <w:marTop w:val="0"/>
      <w:marBottom w:val="0"/>
      <w:divBdr>
        <w:top w:val="none" w:sz="0" w:space="0" w:color="auto"/>
        <w:left w:val="none" w:sz="0" w:space="0" w:color="auto"/>
        <w:bottom w:val="none" w:sz="0" w:space="0" w:color="auto"/>
        <w:right w:val="none" w:sz="0" w:space="0" w:color="auto"/>
      </w:divBdr>
    </w:div>
    <w:div w:id="77406408">
      <w:bodyDiv w:val="1"/>
      <w:marLeft w:val="0"/>
      <w:marRight w:val="0"/>
      <w:marTop w:val="0"/>
      <w:marBottom w:val="0"/>
      <w:divBdr>
        <w:top w:val="none" w:sz="0" w:space="0" w:color="auto"/>
        <w:left w:val="none" w:sz="0" w:space="0" w:color="auto"/>
        <w:bottom w:val="none" w:sz="0" w:space="0" w:color="auto"/>
        <w:right w:val="none" w:sz="0" w:space="0" w:color="auto"/>
      </w:divBdr>
      <w:divsChild>
        <w:div w:id="1684818849">
          <w:marLeft w:val="0"/>
          <w:marRight w:val="0"/>
          <w:marTop w:val="0"/>
          <w:marBottom w:val="0"/>
          <w:divBdr>
            <w:top w:val="none" w:sz="0" w:space="0" w:color="auto"/>
            <w:left w:val="none" w:sz="0" w:space="0" w:color="auto"/>
            <w:bottom w:val="none" w:sz="0" w:space="0" w:color="auto"/>
            <w:right w:val="none" w:sz="0" w:space="0" w:color="auto"/>
          </w:divBdr>
        </w:div>
      </w:divsChild>
    </w:div>
    <w:div w:id="78185482">
      <w:bodyDiv w:val="1"/>
      <w:marLeft w:val="0"/>
      <w:marRight w:val="0"/>
      <w:marTop w:val="0"/>
      <w:marBottom w:val="0"/>
      <w:divBdr>
        <w:top w:val="none" w:sz="0" w:space="0" w:color="auto"/>
        <w:left w:val="none" w:sz="0" w:space="0" w:color="auto"/>
        <w:bottom w:val="none" w:sz="0" w:space="0" w:color="auto"/>
        <w:right w:val="none" w:sz="0" w:space="0" w:color="auto"/>
      </w:divBdr>
    </w:div>
    <w:div w:id="78601552">
      <w:bodyDiv w:val="1"/>
      <w:marLeft w:val="0"/>
      <w:marRight w:val="0"/>
      <w:marTop w:val="0"/>
      <w:marBottom w:val="0"/>
      <w:divBdr>
        <w:top w:val="none" w:sz="0" w:space="0" w:color="auto"/>
        <w:left w:val="none" w:sz="0" w:space="0" w:color="auto"/>
        <w:bottom w:val="none" w:sz="0" w:space="0" w:color="auto"/>
        <w:right w:val="none" w:sz="0" w:space="0" w:color="auto"/>
      </w:divBdr>
    </w:div>
    <w:div w:id="78871254">
      <w:bodyDiv w:val="1"/>
      <w:marLeft w:val="0"/>
      <w:marRight w:val="0"/>
      <w:marTop w:val="0"/>
      <w:marBottom w:val="0"/>
      <w:divBdr>
        <w:top w:val="none" w:sz="0" w:space="0" w:color="auto"/>
        <w:left w:val="none" w:sz="0" w:space="0" w:color="auto"/>
        <w:bottom w:val="none" w:sz="0" w:space="0" w:color="auto"/>
        <w:right w:val="none" w:sz="0" w:space="0" w:color="auto"/>
      </w:divBdr>
      <w:divsChild>
        <w:div w:id="1958677918">
          <w:marLeft w:val="547"/>
          <w:marRight w:val="0"/>
          <w:marTop w:val="96"/>
          <w:marBottom w:val="0"/>
          <w:divBdr>
            <w:top w:val="none" w:sz="0" w:space="0" w:color="auto"/>
            <w:left w:val="none" w:sz="0" w:space="0" w:color="auto"/>
            <w:bottom w:val="none" w:sz="0" w:space="0" w:color="auto"/>
            <w:right w:val="none" w:sz="0" w:space="0" w:color="auto"/>
          </w:divBdr>
        </w:div>
      </w:divsChild>
    </w:div>
    <w:div w:id="81294246">
      <w:bodyDiv w:val="1"/>
      <w:marLeft w:val="0"/>
      <w:marRight w:val="0"/>
      <w:marTop w:val="0"/>
      <w:marBottom w:val="0"/>
      <w:divBdr>
        <w:top w:val="none" w:sz="0" w:space="0" w:color="auto"/>
        <w:left w:val="none" w:sz="0" w:space="0" w:color="auto"/>
        <w:bottom w:val="none" w:sz="0" w:space="0" w:color="auto"/>
        <w:right w:val="none" w:sz="0" w:space="0" w:color="auto"/>
      </w:divBdr>
      <w:divsChild>
        <w:div w:id="1171943509">
          <w:marLeft w:val="547"/>
          <w:marRight w:val="0"/>
          <w:marTop w:val="130"/>
          <w:marBottom w:val="0"/>
          <w:divBdr>
            <w:top w:val="none" w:sz="0" w:space="0" w:color="auto"/>
            <w:left w:val="none" w:sz="0" w:space="0" w:color="auto"/>
            <w:bottom w:val="none" w:sz="0" w:space="0" w:color="auto"/>
            <w:right w:val="none" w:sz="0" w:space="0" w:color="auto"/>
          </w:divBdr>
        </w:div>
        <w:div w:id="1523012742">
          <w:marLeft w:val="547"/>
          <w:marRight w:val="0"/>
          <w:marTop w:val="130"/>
          <w:marBottom w:val="0"/>
          <w:divBdr>
            <w:top w:val="none" w:sz="0" w:space="0" w:color="auto"/>
            <w:left w:val="none" w:sz="0" w:space="0" w:color="auto"/>
            <w:bottom w:val="none" w:sz="0" w:space="0" w:color="auto"/>
            <w:right w:val="none" w:sz="0" w:space="0" w:color="auto"/>
          </w:divBdr>
        </w:div>
      </w:divsChild>
    </w:div>
    <w:div w:id="81336720">
      <w:bodyDiv w:val="1"/>
      <w:marLeft w:val="0"/>
      <w:marRight w:val="0"/>
      <w:marTop w:val="0"/>
      <w:marBottom w:val="0"/>
      <w:divBdr>
        <w:top w:val="none" w:sz="0" w:space="0" w:color="auto"/>
        <w:left w:val="none" w:sz="0" w:space="0" w:color="auto"/>
        <w:bottom w:val="none" w:sz="0" w:space="0" w:color="auto"/>
        <w:right w:val="none" w:sz="0" w:space="0" w:color="auto"/>
      </w:divBdr>
    </w:div>
    <w:div w:id="82999739">
      <w:bodyDiv w:val="1"/>
      <w:marLeft w:val="0"/>
      <w:marRight w:val="0"/>
      <w:marTop w:val="0"/>
      <w:marBottom w:val="0"/>
      <w:divBdr>
        <w:top w:val="none" w:sz="0" w:space="0" w:color="auto"/>
        <w:left w:val="none" w:sz="0" w:space="0" w:color="auto"/>
        <w:bottom w:val="none" w:sz="0" w:space="0" w:color="auto"/>
        <w:right w:val="none" w:sz="0" w:space="0" w:color="auto"/>
      </w:divBdr>
    </w:div>
    <w:div w:id="83304106">
      <w:bodyDiv w:val="1"/>
      <w:marLeft w:val="0"/>
      <w:marRight w:val="0"/>
      <w:marTop w:val="0"/>
      <w:marBottom w:val="0"/>
      <w:divBdr>
        <w:top w:val="none" w:sz="0" w:space="0" w:color="auto"/>
        <w:left w:val="none" w:sz="0" w:space="0" w:color="auto"/>
        <w:bottom w:val="none" w:sz="0" w:space="0" w:color="auto"/>
        <w:right w:val="none" w:sz="0" w:space="0" w:color="auto"/>
      </w:divBdr>
    </w:div>
    <w:div w:id="84039940">
      <w:bodyDiv w:val="1"/>
      <w:marLeft w:val="0"/>
      <w:marRight w:val="0"/>
      <w:marTop w:val="0"/>
      <w:marBottom w:val="0"/>
      <w:divBdr>
        <w:top w:val="none" w:sz="0" w:space="0" w:color="auto"/>
        <w:left w:val="none" w:sz="0" w:space="0" w:color="auto"/>
        <w:bottom w:val="none" w:sz="0" w:space="0" w:color="auto"/>
        <w:right w:val="none" w:sz="0" w:space="0" w:color="auto"/>
      </w:divBdr>
    </w:div>
    <w:div w:id="84425270">
      <w:bodyDiv w:val="1"/>
      <w:marLeft w:val="0"/>
      <w:marRight w:val="0"/>
      <w:marTop w:val="0"/>
      <w:marBottom w:val="0"/>
      <w:divBdr>
        <w:top w:val="none" w:sz="0" w:space="0" w:color="auto"/>
        <w:left w:val="none" w:sz="0" w:space="0" w:color="auto"/>
        <w:bottom w:val="none" w:sz="0" w:space="0" w:color="auto"/>
        <w:right w:val="none" w:sz="0" w:space="0" w:color="auto"/>
      </w:divBdr>
      <w:divsChild>
        <w:div w:id="103767671">
          <w:marLeft w:val="547"/>
          <w:marRight w:val="0"/>
          <w:marTop w:val="96"/>
          <w:marBottom w:val="0"/>
          <w:divBdr>
            <w:top w:val="none" w:sz="0" w:space="0" w:color="auto"/>
            <w:left w:val="none" w:sz="0" w:space="0" w:color="auto"/>
            <w:bottom w:val="none" w:sz="0" w:space="0" w:color="auto"/>
            <w:right w:val="none" w:sz="0" w:space="0" w:color="auto"/>
          </w:divBdr>
        </w:div>
        <w:div w:id="368721103">
          <w:marLeft w:val="1166"/>
          <w:marRight w:val="0"/>
          <w:marTop w:val="96"/>
          <w:marBottom w:val="0"/>
          <w:divBdr>
            <w:top w:val="none" w:sz="0" w:space="0" w:color="auto"/>
            <w:left w:val="none" w:sz="0" w:space="0" w:color="auto"/>
            <w:bottom w:val="none" w:sz="0" w:space="0" w:color="auto"/>
            <w:right w:val="none" w:sz="0" w:space="0" w:color="auto"/>
          </w:divBdr>
        </w:div>
        <w:div w:id="689453909">
          <w:marLeft w:val="1166"/>
          <w:marRight w:val="0"/>
          <w:marTop w:val="96"/>
          <w:marBottom w:val="0"/>
          <w:divBdr>
            <w:top w:val="none" w:sz="0" w:space="0" w:color="auto"/>
            <w:left w:val="none" w:sz="0" w:space="0" w:color="auto"/>
            <w:bottom w:val="none" w:sz="0" w:space="0" w:color="auto"/>
            <w:right w:val="none" w:sz="0" w:space="0" w:color="auto"/>
          </w:divBdr>
        </w:div>
        <w:div w:id="800654990">
          <w:marLeft w:val="547"/>
          <w:marRight w:val="0"/>
          <w:marTop w:val="96"/>
          <w:marBottom w:val="0"/>
          <w:divBdr>
            <w:top w:val="none" w:sz="0" w:space="0" w:color="auto"/>
            <w:left w:val="none" w:sz="0" w:space="0" w:color="auto"/>
            <w:bottom w:val="none" w:sz="0" w:space="0" w:color="auto"/>
            <w:right w:val="none" w:sz="0" w:space="0" w:color="auto"/>
          </w:divBdr>
        </w:div>
        <w:div w:id="1789204509">
          <w:marLeft w:val="1166"/>
          <w:marRight w:val="0"/>
          <w:marTop w:val="96"/>
          <w:marBottom w:val="0"/>
          <w:divBdr>
            <w:top w:val="none" w:sz="0" w:space="0" w:color="auto"/>
            <w:left w:val="none" w:sz="0" w:space="0" w:color="auto"/>
            <w:bottom w:val="none" w:sz="0" w:space="0" w:color="auto"/>
            <w:right w:val="none" w:sz="0" w:space="0" w:color="auto"/>
          </w:divBdr>
        </w:div>
      </w:divsChild>
    </w:div>
    <w:div w:id="84767001">
      <w:bodyDiv w:val="1"/>
      <w:marLeft w:val="0"/>
      <w:marRight w:val="0"/>
      <w:marTop w:val="0"/>
      <w:marBottom w:val="0"/>
      <w:divBdr>
        <w:top w:val="none" w:sz="0" w:space="0" w:color="auto"/>
        <w:left w:val="none" w:sz="0" w:space="0" w:color="auto"/>
        <w:bottom w:val="none" w:sz="0" w:space="0" w:color="auto"/>
        <w:right w:val="none" w:sz="0" w:space="0" w:color="auto"/>
      </w:divBdr>
    </w:div>
    <w:div w:id="84809094">
      <w:bodyDiv w:val="1"/>
      <w:marLeft w:val="0"/>
      <w:marRight w:val="0"/>
      <w:marTop w:val="0"/>
      <w:marBottom w:val="0"/>
      <w:divBdr>
        <w:top w:val="none" w:sz="0" w:space="0" w:color="auto"/>
        <w:left w:val="none" w:sz="0" w:space="0" w:color="auto"/>
        <w:bottom w:val="none" w:sz="0" w:space="0" w:color="auto"/>
        <w:right w:val="none" w:sz="0" w:space="0" w:color="auto"/>
      </w:divBdr>
    </w:div>
    <w:div w:id="86075400">
      <w:bodyDiv w:val="1"/>
      <w:marLeft w:val="0"/>
      <w:marRight w:val="0"/>
      <w:marTop w:val="0"/>
      <w:marBottom w:val="0"/>
      <w:divBdr>
        <w:top w:val="none" w:sz="0" w:space="0" w:color="auto"/>
        <w:left w:val="none" w:sz="0" w:space="0" w:color="auto"/>
        <w:bottom w:val="none" w:sz="0" w:space="0" w:color="auto"/>
        <w:right w:val="none" w:sz="0" w:space="0" w:color="auto"/>
      </w:divBdr>
    </w:div>
    <w:div w:id="86270698">
      <w:bodyDiv w:val="1"/>
      <w:marLeft w:val="0"/>
      <w:marRight w:val="0"/>
      <w:marTop w:val="0"/>
      <w:marBottom w:val="0"/>
      <w:divBdr>
        <w:top w:val="none" w:sz="0" w:space="0" w:color="auto"/>
        <w:left w:val="none" w:sz="0" w:space="0" w:color="auto"/>
        <w:bottom w:val="none" w:sz="0" w:space="0" w:color="auto"/>
        <w:right w:val="none" w:sz="0" w:space="0" w:color="auto"/>
      </w:divBdr>
    </w:div>
    <w:div w:id="86391657">
      <w:bodyDiv w:val="1"/>
      <w:marLeft w:val="0"/>
      <w:marRight w:val="0"/>
      <w:marTop w:val="0"/>
      <w:marBottom w:val="0"/>
      <w:divBdr>
        <w:top w:val="none" w:sz="0" w:space="0" w:color="auto"/>
        <w:left w:val="none" w:sz="0" w:space="0" w:color="auto"/>
        <w:bottom w:val="none" w:sz="0" w:space="0" w:color="auto"/>
        <w:right w:val="none" w:sz="0" w:space="0" w:color="auto"/>
      </w:divBdr>
      <w:divsChild>
        <w:div w:id="612522104">
          <w:marLeft w:val="360"/>
          <w:marRight w:val="0"/>
          <w:marTop w:val="200"/>
          <w:marBottom w:val="0"/>
          <w:divBdr>
            <w:top w:val="none" w:sz="0" w:space="0" w:color="auto"/>
            <w:left w:val="none" w:sz="0" w:space="0" w:color="auto"/>
            <w:bottom w:val="none" w:sz="0" w:space="0" w:color="auto"/>
            <w:right w:val="none" w:sz="0" w:space="0" w:color="auto"/>
          </w:divBdr>
        </w:div>
        <w:div w:id="706685877">
          <w:marLeft w:val="1800"/>
          <w:marRight w:val="0"/>
          <w:marTop w:val="100"/>
          <w:marBottom w:val="0"/>
          <w:divBdr>
            <w:top w:val="none" w:sz="0" w:space="0" w:color="auto"/>
            <w:left w:val="none" w:sz="0" w:space="0" w:color="auto"/>
            <w:bottom w:val="none" w:sz="0" w:space="0" w:color="auto"/>
            <w:right w:val="none" w:sz="0" w:space="0" w:color="auto"/>
          </w:divBdr>
        </w:div>
        <w:div w:id="1110128069">
          <w:marLeft w:val="360"/>
          <w:marRight w:val="0"/>
          <w:marTop w:val="200"/>
          <w:marBottom w:val="0"/>
          <w:divBdr>
            <w:top w:val="none" w:sz="0" w:space="0" w:color="auto"/>
            <w:left w:val="none" w:sz="0" w:space="0" w:color="auto"/>
            <w:bottom w:val="none" w:sz="0" w:space="0" w:color="auto"/>
            <w:right w:val="none" w:sz="0" w:space="0" w:color="auto"/>
          </w:divBdr>
        </w:div>
        <w:div w:id="1129394996">
          <w:marLeft w:val="1080"/>
          <w:marRight w:val="0"/>
          <w:marTop w:val="100"/>
          <w:marBottom w:val="0"/>
          <w:divBdr>
            <w:top w:val="none" w:sz="0" w:space="0" w:color="auto"/>
            <w:left w:val="none" w:sz="0" w:space="0" w:color="auto"/>
            <w:bottom w:val="none" w:sz="0" w:space="0" w:color="auto"/>
            <w:right w:val="none" w:sz="0" w:space="0" w:color="auto"/>
          </w:divBdr>
        </w:div>
        <w:div w:id="1595236523">
          <w:marLeft w:val="1080"/>
          <w:marRight w:val="0"/>
          <w:marTop w:val="100"/>
          <w:marBottom w:val="0"/>
          <w:divBdr>
            <w:top w:val="none" w:sz="0" w:space="0" w:color="auto"/>
            <w:left w:val="none" w:sz="0" w:space="0" w:color="auto"/>
            <w:bottom w:val="none" w:sz="0" w:space="0" w:color="auto"/>
            <w:right w:val="none" w:sz="0" w:space="0" w:color="auto"/>
          </w:divBdr>
        </w:div>
        <w:div w:id="1789154440">
          <w:marLeft w:val="1080"/>
          <w:marRight w:val="0"/>
          <w:marTop w:val="100"/>
          <w:marBottom w:val="0"/>
          <w:divBdr>
            <w:top w:val="none" w:sz="0" w:space="0" w:color="auto"/>
            <w:left w:val="none" w:sz="0" w:space="0" w:color="auto"/>
            <w:bottom w:val="none" w:sz="0" w:space="0" w:color="auto"/>
            <w:right w:val="none" w:sz="0" w:space="0" w:color="auto"/>
          </w:divBdr>
        </w:div>
        <w:div w:id="1861310608">
          <w:marLeft w:val="360"/>
          <w:marRight w:val="0"/>
          <w:marTop w:val="200"/>
          <w:marBottom w:val="0"/>
          <w:divBdr>
            <w:top w:val="none" w:sz="0" w:space="0" w:color="auto"/>
            <w:left w:val="none" w:sz="0" w:space="0" w:color="auto"/>
            <w:bottom w:val="none" w:sz="0" w:space="0" w:color="auto"/>
            <w:right w:val="none" w:sz="0" w:space="0" w:color="auto"/>
          </w:divBdr>
        </w:div>
      </w:divsChild>
    </w:div>
    <w:div w:id="86509546">
      <w:bodyDiv w:val="1"/>
      <w:marLeft w:val="0"/>
      <w:marRight w:val="0"/>
      <w:marTop w:val="0"/>
      <w:marBottom w:val="0"/>
      <w:divBdr>
        <w:top w:val="none" w:sz="0" w:space="0" w:color="auto"/>
        <w:left w:val="none" w:sz="0" w:space="0" w:color="auto"/>
        <w:bottom w:val="none" w:sz="0" w:space="0" w:color="auto"/>
        <w:right w:val="none" w:sz="0" w:space="0" w:color="auto"/>
      </w:divBdr>
    </w:div>
    <w:div w:id="86512003">
      <w:bodyDiv w:val="1"/>
      <w:marLeft w:val="0"/>
      <w:marRight w:val="0"/>
      <w:marTop w:val="0"/>
      <w:marBottom w:val="0"/>
      <w:divBdr>
        <w:top w:val="none" w:sz="0" w:space="0" w:color="auto"/>
        <w:left w:val="none" w:sz="0" w:space="0" w:color="auto"/>
        <w:bottom w:val="none" w:sz="0" w:space="0" w:color="auto"/>
        <w:right w:val="none" w:sz="0" w:space="0" w:color="auto"/>
      </w:divBdr>
    </w:div>
    <w:div w:id="86658647">
      <w:bodyDiv w:val="1"/>
      <w:marLeft w:val="0"/>
      <w:marRight w:val="0"/>
      <w:marTop w:val="0"/>
      <w:marBottom w:val="0"/>
      <w:divBdr>
        <w:top w:val="none" w:sz="0" w:space="0" w:color="auto"/>
        <w:left w:val="none" w:sz="0" w:space="0" w:color="auto"/>
        <w:bottom w:val="none" w:sz="0" w:space="0" w:color="auto"/>
        <w:right w:val="none" w:sz="0" w:space="0" w:color="auto"/>
      </w:divBdr>
    </w:div>
    <w:div w:id="86853426">
      <w:bodyDiv w:val="1"/>
      <w:marLeft w:val="0"/>
      <w:marRight w:val="0"/>
      <w:marTop w:val="0"/>
      <w:marBottom w:val="0"/>
      <w:divBdr>
        <w:top w:val="none" w:sz="0" w:space="0" w:color="auto"/>
        <w:left w:val="none" w:sz="0" w:space="0" w:color="auto"/>
        <w:bottom w:val="none" w:sz="0" w:space="0" w:color="auto"/>
        <w:right w:val="none" w:sz="0" w:space="0" w:color="auto"/>
      </w:divBdr>
    </w:div>
    <w:div w:id="89278296">
      <w:bodyDiv w:val="1"/>
      <w:marLeft w:val="0"/>
      <w:marRight w:val="0"/>
      <w:marTop w:val="0"/>
      <w:marBottom w:val="0"/>
      <w:divBdr>
        <w:top w:val="none" w:sz="0" w:space="0" w:color="auto"/>
        <w:left w:val="none" w:sz="0" w:space="0" w:color="auto"/>
        <w:bottom w:val="none" w:sz="0" w:space="0" w:color="auto"/>
        <w:right w:val="none" w:sz="0" w:space="0" w:color="auto"/>
      </w:divBdr>
      <w:divsChild>
        <w:div w:id="325209436">
          <w:marLeft w:val="1166"/>
          <w:marRight w:val="0"/>
          <w:marTop w:val="134"/>
          <w:marBottom w:val="0"/>
          <w:divBdr>
            <w:top w:val="none" w:sz="0" w:space="0" w:color="auto"/>
            <w:left w:val="none" w:sz="0" w:space="0" w:color="auto"/>
            <w:bottom w:val="none" w:sz="0" w:space="0" w:color="auto"/>
            <w:right w:val="none" w:sz="0" w:space="0" w:color="auto"/>
          </w:divBdr>
        </w:div>
        <w:div w:id="1366368502">
          <w:marLeft w:val="1166"/>
          <w:marRight w:val="0"/>
          <w:marTop w:val="134"/>
          <w:marBottom w:val="0"/>
          <w:divBdr>
            <w:top w:val="none" w:sz="0" w:space="0" w:color="auto"/>
            <w:left w:val="none" w:sz="0" w:space="0" w:color="auto"/>
            <w:bottom w:val="none" w:sz="0" w:space="0" w:color="auto"/>
            <w:right w:val="none" w:sz="0" w:space="0" w:color="auto"/>
          </w:divBdr>
        </w:div>
        <w:div w:id="1627158576">
          <w:marLeft w:val="547"/>
          <w:marRight w:val="0"/>
          <w:marTop w:val="154"/>
          <w:marBottom w:val="0"/>
          <w:divBdr>
            <w:top w:val="none" w:sz="0" w:space="0" w:color="auto"/>
            <w:left w:val="none" w:sz="0" w:space="0" w:color="auto"/>
            <w:bottom w:val="none" w:sz="0" w:space="0" w:color="auto"/>
            <w:right w:val="none" w:sz="0" w:space="0" w:color="auto"/>
          </w:divBdr>
        </w:div>
        <w:div w:id="1634361640">
          <w:marLeft w:val="547"/>
          <w:marRight w:val="0"/>
          <w:marTop w:val="154"/>
          <w:marBottom w:val="0"/>
          <w:divBdr>
            <w:top w:val="none" w:sz="0" w:space="0" w:color="auto"/>
            <w:left w:val="none" w:sz="0" w:space="0" w:color="auto"/>
            <w:bottom w:val="none" w:sz="0" w:space="0" w:color="auto"/>
            <w:right w:val="none" w:sz="0" w:space="0" w:color="auto"/>
          </w:divBdr>
        </w:div>
      </w:divsChild>
    </w:div>
    <w:div w:id="89351406">
      <w:bodyDiv w:val="1"/>
      <w:marLeft w:val="0"/>
      <w:marRight w:val="0"/>
      <w:marTop w:val="0"/>
      <w:marBottom w:val="0"/>
      <w:divBdr>
        <w:top w:val="none" w:sz="0" w:space="0" w:color="auto"/>
        <w:left w:val="none" w:sz="0" w:space="0" w:color="auto"/>
        <w:bottom w:val="none" w:sz="0" w:space="0" w:color="auto"/>
        <w:right w:val="none" w:sz="0" w:space="0" w:color="auto"/>
      </w:divBdr>
    </w:div>
    <w:div w:id="89354639">
      <w:bodyDiv w:val="1"/>
      <w:marLeft w:val="0"/>
      <w:marRight w:val="0"/>
      <w:marTop w:val="0"/>
      <w:marBottom w:val="0"/>
      <w:divBdr>
        <w:top w:val="none" w:sz="0" w:space="0" w:color="auto"/>
        <w:left w:val="none" w:sz="0" w:space="0" w:color="auto"/>
        <w:bottom w:val="none" w:sz="0" w:space="0" w:color="auto"/>
        <w:right w:val="none" w:sz="0" w:space="0" w:color="auto"/>
      </w:divBdr>
      <w:divsChild>
        <w:div w:id="261500091">
          <w:marLeft w:val="0"/>
          <w:marRight w:val="0"/>
          <w:marTop w:val="0"/>
          <w:marBottom w:val="0"/>
          <w:divBdr>
            <w:top w:val="none" w:sz="0" w:space="0" w:color="auto"/>
            <w:left w:val="none" w:sz="0" w:space="0" w:color="auto"/>
            <w:bottom w:val="none" w:sz="0" w:space="0" w:color="auto"/>
            <w:right w:val="none" w:sz="0" w:space="0" w:color="auto"/>
          </w:divBdr>
        </w:div>
      </w:divsChild>
    </w:div>
    <w:div w:id="89665330">
      <w:bodyDiv w:val="1"/>
      <w:marLeft w:val="0"/>
      <w:marRight w:val="0"/>
      <w:marTop w:val="0"/>
      <w:marBottom w:val="0"/>
      <w:divBdr>
        <w:top w:val="none" w:sz="0" w:space="0" w:color="auto"/>
        <w:left w:val="none" w:sz="0" w:space="0" w:color="auto"/>
        <w:bottom w:val="none" w:sz="0" w:space="0" w:color="auto"/>
        <w:right w:val="none" w:sz="0" w:space="0" w:color="auto"/>
      </w:divBdr>
    </w:div>
    <w:div w:id="90469015">
      <w:bodyDiv w:val="1"/>
      <w:marLeft w:val="0"/>
      <w:marRight w:val="0"/>
      <w:marTop w:val="0"/>
      <w:marBottom w:val="0"/>
      <w:divBdr>
        <w:top w:val="none" w:sz="0" w:space="0" w:color="auto"/>
        <w:left w:val="none" w:sz="0" w:space="0" w:color="auto"/>
        <w:bottom w:val="none" w:sz="0" w:space="0" w:color="auto"/>
        <w:right w:val="none" w:sz="0" w:space="0" w:color="auto"/>
      </w:divBdr>
      <w:divsChild>
        <w:div w:id="163252739">
          <w:marLeft w:val="1166"/>
          <w:marRight w:val="0"/>
          <w:marTop w:val="106"/>
          <w:marBottom w:val="0"/>
          <w:divBdr>
            <w:top w:val="none" w:sz="0" w:space="0" w:color="auto"/>
            <w:left w:val="none" w:sz="0" w:space="0" w:color="auto"/>
            <w:bottom w:val="none" w:sz="0" w:space="0" w:color="auto"/>
            <w:right w:val="none" w:sz="0" w:space="0" w:color="auto"/>
          </w:divBdr>
        </w:div>
        <w:div w:id="338778079">
          <w:marLeft w:val="547"/>
          <w:marRight w:val="0"/>
          <w:marTop w:val="120"/>
          <w:marBottom w:val="0"/>
          <w:divBdr>
            <w:top w:val="none" w:sz="0" w:space="0" w:color="auto"/>
            <w:left w:val="none" w:sz="0" w:space="0" w:color="auto"/>
            <w:bottom w:val="none" w:sz="0" w:space="0" w:color="auto"/>
            <w:right w:val="none" w:sz="0" w:space="0" w:color="auto"/>
          </w:divBdr>
        </w:div>
        <w:div w:id="635648457">
          <w:marLeft w:val="1166"/>
          <w:marRight w:val="0"/>
          <w:marTop w:val="106"/>
          <w:marBottom w:val="0"/>
          <w:divBdr>
            <w:top w:val="none" w:sz="0" w:space="0" w:color="auto"/>
            <w:left w:val="none" w:sz="0" w:space="0" w:color="auto"/>
            <w:bottom w:val="none" w:sz="0" w:space="0" w:color="auto"/>
            <w:right w:val="none" w:sz="0" w:space="0" w:color="auto"/>
          </w:divBdr>
        </w:div>
        <w:div w:id="703678526">
          <w:marLeft w:val="547"/>
          <w:marRight w:val="0"/>
          <w:marTop w:val="120"/>
          <w:marBottom w:val="0"/>
          <w:divBdr>
            <w:top w:val="none" w:sz="0" w:space="0" w:color="auto"/>
            <w:left w:val="none" w:sz="0" w:space="0" w:color="auto"/>
            <w:bottom w:val="none" w:sz="0" w:space="0" w:color="auto"/>
            <w:right w:val="none" w:sz="0" w:space="0" w:color="auto"/>
          </w:divBdr>
        </w:div>
        <w:div w:id="976642288">
          <w:marLeft w:val="1166"/>
          <w:marRight w:val="0"/>
          <w:marTop w:val="106"/>
          <w:marBottom w:val="0"/>
          <w:divBdr>
            <w:top w:val="none" w:sz="0" w:space="0" w:color="auto"/>
            <w:left w:val="none" w:sz="0" w:space="0" w:color="auto"/>
            <w:bottom w:val="none" w:sz="0" w:space="0" w:color="auto"/>
            <w:right w:val="none" w:sz="0" w:space="0" w:color="auto"/>
          </w:divBdr>
        </w:div>
        <w:div w:id="996420250">
          <w:marLeft w:val="1800"/>
          <w:marRight w:val="0"/>
          <w:marTop w:val="91"/>
          <w:marBottom w:val="0"/>
          <w:divBdr>
            <w:top w:val="none" w:sz="0" w:space="0" w:color="auto"/>
            <w:left w:val="none" w:sz="0" w:space="0" w:color="auto"/>
            <w:bottom w:val="none" w:sz="0" w:space="0" w:color="auto"/>
            <w:right w:val="none" w:sz="0" w:space="0" w:color="auto"/>
          </w:divBdr>
        </w:div>
        <w:div w:id="1098794822">
          <w:marLeft w:val="1166"/>
          <w:marRight w:val="0"/>
          <w:marTop w:val="106"/>
          <w:marBottom w:val="0"/>
          <w:divBdr>
            <w:top w:val="none" w:sz="0" w:space="0" w:color="auto"/>
            <w:left w:val="none" w:sz="0" w:space="0" w:color="auto"/>
            <w:bottom w:val="none" w:sz="0" w:space="0" w:color="auto"/>
            <w:right w:val="none" w:sz="0" w:space="0" w:color="auto"/>
          </w:divBdr>
        </w:div>
        <w:div w:id="1572814199">
          <w:marLeft w:val="547"/>
          <w:marRight w:val="0"/>
          <w:marTop w:val="120"/>
          <w:marBottom w:val="0"/>
          <w:divBdr>
            <w:top w:val="none" w:sz="0" w:space="0" w:color="auto"/>
            <w:left w:val="none" w:sz="0" w:space="0" w:color="auto"/>
            <w:bottom w:val="none" w:sz="0" w:space="0" w:color="auto"/>
            <w:right w:val="none" w:sz="0" w:space="0" w:color="auto"/>
          </w:divBdr>
        </w:div>
        <w:div w:id="1903170275">
          <w:marLeft w:val="547"/>
          <w:marRight w:val="0"/>
          <w:marTop w:val="120"/>
          <w:marBottom w:val="0"/>
          <w:divBdr>
            <w:top w:val="none" w:sz="0" w:space="0" w:color="auto"/>
            <w:left w:val="none" w:sz="0" w:space="0" w:color="auto"/>
            <w:bottom w:val="none" w:sz="0" w:space="0" w:color="auto"/>
            <w:right w:val="none" w:sz="0" w:space="0" w:color="auto"/>
          </w:divBdr>
        </w:div>
        <w:div w:id="2038848249">
          <w:marLeft w:val="1166"/>
          <w:marRight w:val="0"/>
          <w:marTop w:val="106"/>
          <w:marBottom w:val="0"/>
          <w:divBdr>
            <w:top w:val="none" w:sz="0" w:space="0" w:color="auto"/>
            <w:left w:val="none" w:sz="0" w:space="0" w:color="auto"/>
            <w:bottom w:val="none" w:sz="0" w:space="0" w:color="auto"/>
            <w:right w:val="none" w:sz="0" w:space="0" w:color="auto"/>
          </w:divBdr>
        </w:div>
      </w:divsChild>
    </w:div>
    <w:div w:id="90509415">
      <w:bodyDiv w:val="1"/>
      <w:marLeft w:val="0"/>
      <w:marRight w:val="0"/>
      <w:marTop w:val="0"/>
      <w:marBottom w:val="0"/>
      <w:divBdr>
        <w:top w:val="none" w:sz="0" w:space="0" w:color="auto"/>
        <w:left w:val="none" w:sz="0" w:space="0" w:color="auto"/>
        <w:bottom w:val="none" w:sz="0" w:space="0" w:color="auto"/>
        <w:right w:val="none" w:sz="0" w:space="0" w:color="auto"/>
      </w:divBdr>
    </w:div>
    <w:div w:id="91631418">
      <w:bodyDiv w:val="1"/>
      <w:marLeft w:val="0"/>
      <w:marRight w:val="0"/>
      <w:marTop w:val="0"/>
      <w:marBottom w:val="0"/>
      <w:divBdr>
        <w:top w:val="none" w:sz="0" w:space="0" w:color="auto"/>
        <w:left w:val="none" w:sz="0" w:space="0" w:color="auto"/>
        <w:bottom w:val="none" w:sz="0" w:space="0" w:color="auto"/>
        <w:right w:val="none" w:sz="0" w:space="0" w:color="auto"/>
      </w:divBdr>
      <w:divsChild>
        <w:div w:id="400835098">
          <w:marLeft w:val="1166"/>
          <w:marRight w:val="0"/>
          <w:marTop w:val="134"/>
          <w:marBottom w:val="0"/>
          <w:divBdr>
            <w:top w:val="none" w:sz="0" w:space="0" w:color="auto"/>
            <w:left w:val="none" w:sz="0" w:space="0" w:color="auto"/>
            <w:bottom w:val="none" w:sz="0" w:space="0" w:color="auto"/>
            <w:right w:val="none" w:sz="0" w:space="0" w:color="auto"/>
          </w:divBdr>
        </w:div>
        <w:div w:id="486409212">
          <w:marLeft w:val="547"/>
          <w:marRight w:val="0"/>
          <w:marTop w:val="154"/>
          <w:marBottom w:val="0"/>
          <w:divBdr>
            <w:top w:val="none" w:sz="0" w:space="0" w:color="auto"/>
            <w:left w:val="none" w:sz="0" w:space="0" w:color="auto"/>
            <w:bottom w:val="none" w:sz="0" w:space="0" w:color="auto"/>
            <w:right w:val="none" w:sz="0" w:space="0" w:color="auto"/>
          </w:divBdr>
        </w:div>
      </w:divsChild>
    </w:div>
    <w:div w:id="91901499">
      <w:bodyDiv w:val="1"/>
      <w:marLeft w:val="0"/>
      <w:marRight w:val="0"/>
      <w:marTop w:val="0"/>
      <w:marBottom w:val="0"/>
      <w:divBdr>
        <w:top w:val="none" w:sz="0" w:space="0" w:color="auto"/>
        <w:left w:val="none" w:sz="0" w:space="0" w:color="auto"/>
        <w:bottom w:val="none" w:sz="0" w:space="0" w:color="auto"/>
        <w:right w:val="none" w:sz="0" w:space="0" w:color="auto"/>
      </w:divBdr>
    </w:div>
    <w:div w:id="92288609">
      <w:bodyDiv w:val="1"/>
      <w:marLeft w:val="0"/>
      <w:marRight w:val="0"/>
      <w:marTop w:val="0"/>
      <w:marBottom w:val="0"/>
      <w:divBdr>
        <w:top w:val="none" w:sz="0" w:space="0" w:color="auto"/>
        <w:left w:val="none" w:sz="0" w:space="0" w:color="auto"/>
        <w:bottom w:val="none" w:sz="0" w:space="0" w:color="auto"/>
        <w:right w:val="none" w:sz="0" w:space="0" w:color="auto"/>
      </w:divBdr>
    </w:div>
    <w:div w:id="92476064">
      <w:bodyDiv w:val="1"/>
      <w:marLeft w:val="0"/>
      <w:marRight w:val="0"/>
      <w:marTop w:val="0"/>
      <w:marBottom w:val="0"/>
      <w:divBdr>
        <w:top w:val="none" w:sz="0" w:space="0" w:color="auto"/>
        <w:left w:val="none" w:sz="0" w:space="0" w:color="auto"/>
        <w:bottom w:val="none" w:sz="0" w:space="0" w:color="auto"/>
        <w:right w:val="none" w:sz="0" w:space="0" w:color="auto"/>
      </w:divBdr>
    </w:div>
    <w:div w:id="92670107">
      <w:bodyDiv w:val="1"/>
      <w:marLeft w:val="0"/>
      <w:marRight w:val="0"/>
      <w:marTop w:val="0"/>
      <w:marBottom w:val="0"/>
      <w:divBdr>
        <w:top w:val="none" w:sz="0" w:space="0" w:color="auto"/>
        <w:left w:val="none" w:sz="0" w:space="0" w:color="auto"/>
        <w:bottom w:val="none" w:sz="0" w:space="0" w:color="auto"/>
        <w:right w:val="none" w:sz="0" w:space="0" w:color="auto"/>
      </w:divBdr>
    </w:div>
    <w:div w:id="93400280">
      <w:bodyDiv w:val="1"/>
      <w:marLeft w:val="0"/>
      <w:marRight w:val="0"/>
      <w:marTop w:val="0"/>
      <w:marBottom w:val="0"/>
      <w:divBdr>
        <w:top w:val="none" w:sz="0" w:space="0" w:color="auto"/>
        <w:left w:val="none" w:sz="0" w:space="0" w:color="auto"/>
        <w:bottom w:val="none" w:sz="0" w:space="0" w:color="auto"/>
        <w:right w:val="none" w:sz="0" w:space="0" w:color="auto"/>
      </w:divBdr>
    </w:div>
    <w:div w:id="93985197">
      <w:bodyDiv w:val="1"/>
      <w:marLeft w:val="0"/>
      <w:marRight w:val="0"/>
      <w:marTop w:val="0"/>
      <w:marBottom w:val="0"/>
      <w:divBdr>
        <w:top w:val="none" w:sz="0" w:space="0" w:color="auto"/>
        <w:left w:val="none" w:sz="0" w:space="0" w:color="auto"/>
        <w:bottom w:val="none" w:sz="0" w:space="0" w:color="auto"/>
        <w:right w:val="none" w:sz="0" w:space="0" w:color="auto"/>
      </w:divBdr>
    </w:div>
    <w:div w:id="95029842">
      <w:bodyDiv w:val="1"/>
      <w:marLeft w:val="0"/>
      <w:marRight w:val="0"/>
      <w:marTop w:val="0"/>
      <w:marBottom w:val="0"/>
      <w:divBdr>
        <w:top w:val="none" w:sz="0" w:space="0" w:color="auto"/>
        <w:left w:val="none" w:sz="0" w:space="0" w:color="auto"/>
        <w:bottom w:val="none" w:sz="0" w:space="0" w:color="auto"/>
        <w:right w:val="none" w:sz="0" w:space="0" w:color="auto"/>
      </w:divBdr>
    </w:div>
    <w:div w:id="95254151">
      <w:bodyDiv w:val="1"/>
      <w:marLeft w:val="0"/>
      <w:marRight w:val="0"/>
      <w:marTop w:val="0"/>
      <w:marBottom w:val="0"/>
      <w:divBdr>
        <w:top w:val="none" w:sz="0" w:space="0" w:color="auto"/>
        <w:left w:val="none" w:sz="0" w:space="0" w:color="auto"/>
        <w:bottom w:val="none" w:sz="0" w:space="0" w:color="auto"/>
        <w:right w:val="none" w:sz="0" w:space="0" w:color="auto"/>
      </w:divBdr>
    </w:div>
    <w:div w:id="95373182">
      <w:bodyDiv w:val="1"/>
      <w:marLeft w:val="0"/>
      <w:marRight w:val="0"/>
      <w:marTop w:val="0"/>
      <w:marBottom w:val="0"/>
      <w:divBdr>
        <w:top w:val="none" w:sz="0" w:space="0" w:color="auto"/>
        <w:left w:val="none" w:sz="0" w:space="0" w:color="auto"/>
        <w:bottom w:val="none" w:sz="0" w:space="0" w:color="auto"/>
        <w:right w:val="none" w:sz="0" w:space="0" w:color="auto"/>
      </w:divBdr>
      <w:divsChild>
        <w:div w:id="405419215">
          <w:marLeft w:val="1166"/>
          <w:marRight w:val="0"/>
          <w:marTop w:val="77"/>
          <w:marBottom w:val="0"/>
          <w:divBdr>
            <w:top w:val="none" w:sz="0" w:space="0" w:color="auto"/>
            <w:left w:val="none" w:sz="0" w:space="0" w:color="auto"/>
            <w:bottom w:val="none" w:sz="0" w:space="0" w:color="auto"/>
            <w:right w:val="none" w:sz="0" w:space="0" w:color="auto"/>
          </w:divBdr>
        </w:div>
        <w:div w:id="720858650">
          <w:marLeft w:val="547"/>
          <w:marRight w:val="0"/>
          <w:marTop w:val="86"/>
          <w:marBottom w:val="0"/>
          <w:divBdr>
            <w:top w:val="none" w:sz="0" w:space="0" w:color="auto"/>
            <w:left w:val="none" w:sz="0" w:space="0" w:color="auto"/>
            <w:bottom w:val="none" w:sz="0" w:space="0" w:color="auto"/>
            <w:right w:val="none" w:sz="0" w:space="0" w:color="auto"/>
          </w:divBdr>
        </w:div>
        <w:div w:id="876746914">
          <w:marLeft w:val="2520"/>
          <w:marRight w:val="0"/>
          <w:marTop w:val="77"/>
          <w:marBottom w:val="0"/>
          <w:divBdr>
            <w:top w:val="none" w:sz="0" w:space="0" w:color="auto"/>
            <w:left w:val="none" w:sz="0" w:space="0" w:color="auto"/>
            <w:bottom w:val="none" w:sz="0" w:space="0" w:color="auto"/>
            <w:right w:val="none" w:sz="0" w:space="0" w:color="auto"/>
          </w:divBdr>
        </w:div>
        <w:div w:id="1288513654">
          <w:marLeft w:val="1800"/>
          <w:marRight w:val="0"/>
          <w:marTop w:val="77"/>
          <w:marBottom w:val="0"/>
          <w:divBdr>
            <w:top w:val="none" w:sz="0" w:space="0" w:color="auto"/>
            <w:left w:val="none" w:sz="0" w:space="0" w:color="auto"/>
            <w:bottom w:val="none" w:sz="0" w:space="0" w:color="auto"/>
            <w:right w:val="none" w:sz="0" w:space="0" w:color="auto"/>
          </w:divBdr>
        </w:div>
        <w:div w:id="1358965739">
          <w:marLeft w:val="1166"/>
          <w:marRight w:val="0"/>
          <w:marTop w:val="77"/>
          <w:marBottom w:val="0"/>
          <w:divBdr>
            <w:top w:val="none" w:sz="0" w:space="0" w:color="auto"/>
            <w:left w:val="none" w:sz="0" w:space="0" w:color="auto"/>
            <w:bottom w:val="none" w:sz="0" w:space="0" w:color="auto"/>
            <w:right w:val="none" w:sz="0" w:space="0" w:color="auto"/>
          </w:divBdr>
        </w:div>
        <w:div w:id="1698964249">
          <w:marLeft w:val="1800"/>
          <w:marRight w:val="0"/>
          <w:marTop w:val="77"/>
          <w:marBottom w:val="0"/>
          <w:divBdr>
            <w:top w:val="none" w:sz="0" w:space="0" w:color="auto"/>
            <w:left w:val="none" w:sz="0" w:space="0" w:color="auto"/>
            <w:bottom w:val="none" w:sz="0" w:space="0" w:color="auto"/>
            <w:right w:val="none" w:sz="0" w:space="0" w:color="auto"/>
          </w:divBdr>
        </w:div>
        <w:div w:id="2123376108">
          <w:marLeft w:val="2520"/>
          <w:marRight w:val="0"/>
          <w:marTop w:val="77"/>
          <w:marBottom w:val="0"/>
          <w:divBdr>
            <w:top w:val="none" w:sz="0" w:space="0" w:color="auto"/>
            <w:left w:val="none" w:sz="0" w:space="0" w:color="auto"/>
            <w:bottom w:val="none" w:sz="0" w:space="0" w:color="auto"/>
            <w:right w:val="none" w:sz="0" w:space="0" w:color="auto"/>
          </w:divBdr>
        </w:div>
      </w:divsChild>
    </w:div>
    <w:div w:id="95830008">
      <w:bodyDiv w:val="1"/>
      <w:marLeft w:val="0"/>
      <w:marRight w:val="0"/>
      <w:marTop w:val="0"/>
      <w:marBottom w:val="0"/>
      <w:divBdr>
        <w:top w:val="none" w:sz="0" w:space="0" w:color="auto"/>
        <w:left w:val="none" w:sz="0" w:space="0" w:color="auto"/>
        <w:bottom w:val="none" w:sz="0" w:space="0" w:color="auto"/>
        <w:right w:val="none" w:sz="0" w:space="0" w:color="auto"/>
      </w:divBdr>
    </w:div>
    <w:div w:id="96295688">
      <w:bodyDiv w:val="1"/>
      <w:marLeft w:val="0"/>
      <w:marRight w:val="0"/>
      <w:marTop w:val="0"/>
      <w:marBottom w:val="0"/>
      <w:divBdr>
        <w:top w:val="none" w:sz="0" w:space="0" w:color="auto"/>
        <w:left w:val="none" w:sz="0" w:space="0" w:color="auto"/>
        <w:bottom w:val="none" w:sz="0" w:space="0" w:color="auto"/>
        <w:right w:val="none" w:sz="0" w:space="0" w:color="auto"/>
      </w:divBdr>
    </w:div>
    <w:div w:id="96876663">
      <w:bodyDiv w:val="1"/>
      <w:marLeft w:val="0"/>
      <w:marRight w:val="0"/>
      <w:marTop w:val="0"/>
      <w:marBottom w:val="0"/>
      <w:divBdr>
        <w:top w:val="none" w:sz="0" w:space="0" w:color="auto"/>
        <w:left w:val="none" w:sz="0" w:space="0" w:color="auto"/>
        <w:bottom w:val="none" w:sz="0" w:space="0" w:color="auto"/>
        <w:right w:val="none" w:sz="0" w:space="0" w:color="auto"/>
      </w:divBdr>
    </w:div>
    <w:div w:id="97217065">
      <w:bodyDiv w:val="1"/>
      <w:marLeft w:val="0"/>
      <w:marRight w:val="0"/>
      <w:marTop w:val="0"/>
      <w:marBottom w:val="0"/>
      <w:divBdr>
        <w:top w:val="none" w:sz="0" w:space="0" w:color="auto"/>
        <w:left w:val="none" w:sz="0" w:space="0" w:color="auto"/>
        <w:bottom w:val="none" w:sz="0" w:space="0" w:color="auto"/>
        <w:right w:val="none" w:sz="0" w:space="0" w:color="auto"/>
      </w:divBdr>
    </w:div>
    <w:div w:id="97989462">
      <w:bodyDiv w:val="1"/>
      <w:marLeft w:val="0"/>
      <w:marRight w:val="0"/>
      <w:marTop w:val="0"/>
      <w:marBottom w:val="0"/>
      <w:divBdr>
        <w:top w:val="none" w:sz="0" w:space="0" w:color="auto"/>
        <w:left w:val="none" w:sz="0" w:space="0" w:color="auto"/>
        <w:bottom w:val="none" w:sz="0" w:space="0" w:color="auto"/>
        <w:right w:val="none" w:sz="0" w:space="0" w:color="auto"/>
      </w:divBdr>
    </w:div>
    <w:div w:id="99037428">
      <w:bodyDiv w:val="1"/>
      <w:marLeft w:val="0"/>
      <w:marRight w:val="0"/>
      <w:marTop w:val="0"/>
      <w:marBottom w:val="0"/>
      <w:divBdr>
        <w:top w:val="none" w:sz="0" w:space="0" w:color="auto"/>
        <w:left w:val="none" w:sz="0" w:space="0" w:color="auto"/>
        <w:bottom w:val="none" w:sz="0" w:space="0" w:color="auto"/>
        <w:right w:val="none" w:sz="0" w:space="0" w:color="auto"/>
      </w:divBdr>
      <w:divsChild>
        <w:div w:id="50737467">
          <w:marLeft w:val="547"/>
          <w:marRight w:val="0"/>
          <w:marTop w:val="115"/>
          <w:marBottom w:val="0"/>
          <w:divBdr>
            <w:top w:val="none" w:sz="0" w:space="0" w:color="auto"/>
            <w:left w:val="none" w:sz="0" w:space="0" w:color="auto"/>
            <w:bottom w:val="none" w:sz="0" w:space="0" w:color="auto"/>
            <w:right w:val="none" w:sz="0" w:space="0" w:color="auto"/>
          </w:divBdr>
        </w:div>
        <w:div w:id="411245034">
          <w:marLeft w:val="547"/>
          <w:marRight w:val="0"/>
          <w:marTop w:val="115"/>
          <w:marBottom w:val="0"/>
          <w:divBdr>
            <w:top w:val="none" w:sz="0" w:space="0" w:color="auto"/>
            <w:left w:val="none" w:sz="0" w:space="0" w:color="auto"/>
            <w:bottom w:val="none" w:sz="0" w:space="0" w:color="auto"/>
            <w:right w:val="none" w:sz="0" w:space="0" w:color="auto"/>
          </w:divBdr>
        </w:div>
        <w:div w:id="517236333">
          <w:marLeft w:val="1166"/>
          <w:marRight w:val="0"/>
          <w:marTop w:val="86"/>
          <w:marBottom w:val="0"/>
          <w:divBdr>
            <w:top w:val="none" w:sz="0" w:space="0" w:color="auto"/>
            <w:left w:val="none" w:sz="0" w:space="0" w:color="auto"/>
            <w:bottom w:val="none" w:sz="0" w:space="0" w:color="auto"/>
            <w:right w:val="none" w:sz="0" w:space="0" w:color="auto"/>
          </w:divBdr>
        </w:div>
        <w:div w:id="1327707125">
          <w:marLeft w:val="1166"/>
          <w:marRight w:val="0"/>
          <w:marTop w:val="96"/>
          <w:marBottom w:val="0"/>
          <w:divBdr>
            <w:top w:val="none" w:sz="0" w:space="0" w:color="auto"/>
            <w:left w:val="none" w:sz="0" w:space="0" w:color="auto"/>
            <w:bottom w:val="none" w:sz="0" w:space="0" w:color="auto"/>
            <w:right w:val="none" w:sz="0" w:space="0" w:color="auto"/>
          </w:divBdr>
        </w:div>
      </w:divsChild>
    </w:div>
    <w:div w:id="99497290">
      <w:bodyDiv w:val="1"/>
      <w:marLeft w:val="0"/>
      <w:marRight w:val="0"/>
      <w:marTop w:val="0"/>
      <w:marBottom w:val="0"/>
      <w:divBdr>
        <w:top w:val="none" w:sz="0" w:space="0" w:color="auto"/>
        <w:left w:val="none" w:sz="0" w:space="0" w:color="auto"/>
        <w:bottom w:val="none" w:sz="0" w:space="0" w:color="auto"/>
        <w:right w:val="none" w:sz="0" w:space="0" w:color="auto"/>
      </w:divBdr>
    </w:div>
    <w:div w:id="100301773">
      <w:bodyDiv w:val="1"/>
      <w:marLeft w:val="0"/>
      <w:marRight w:val="0"/>
      <w:marTop w:val="0"/>
      <w:marBottom w:val="0"/>
      <w:divBdr>
        <w:top w:val="none" w:sz="0" w:space="0" w:color="auto"/>
        <w:left w:val="none" w:sz="0" w:space="0" w:color="auto"/>
        <w:bottom w:val="none" w:sz="0" w:space="0" w:color="auto"/>
        <w:right w:val="none" w:sz="0" w:space="0" w:color="auto"/>
      </w:divBdr>
      <w:divsChild>
        <w:div w:id="309601349">
          <w:marLeft w:val="0"/>
          <w:marRight w:val="0"/>
          <w:marTop w:val="0"/>
          <w:marBottom w:val="0"/>
          <w:divBdr>
            <w:top w:val="none" w:sz="0" w:space="0" w:color="auto"/>
            <w:left w:val="none" w:sz="0" w:space="0" w:color="auto"/>
            <w:bottom w:val="none" w:sz="0" w:space="0" w:color="auto"/>
            <w:right w:val="none" w:sz="0" w:space="0" w:color="auto"/>
          </w:divBdr>
          <w:divsChild>
            <w:div w:id="463012334">
              <w:marLeft w:val="0"/>
              <w:marRight w:val="0"/>
              <w:marTop w:val="0"/>
              <w:marBottom w:val="0"/>
              <w:divBdr>
                <w:top w:val="none" w:sz="0" w:space="0" w:color="auto"/>
                <w:left w:val="none" w:sz="0" w:space="0" w:color="auto"/>
                <w:bottom w:val="none" w:sz="0" w:space="0" w:color="auto"/>
                <w:right w:val="none" w:sz="0" w:space="0" w:color="auto"/>
              </w:divBdr>
            </w:div>
            <w:div w:id="1656565987">
              <w:marLeft w:val="0"/>
              <w:marRight w:val="0"/>
              <w:marTop w:val="0"/>
              <w:marBottom w:val="0"/>
              <w:divBdr>
                <w:top w:val="none" w:sz="0" w:space="0" w:color="auto"/>
                <w:left w:val="none" w:sz="0" w:space="0" w:color="auto"/>
                <w:bottom w:val="none" w:sz="0" w:space="0" w:color="auto"/>
                <w:right w:val="none" w:sz="0" w:space="0" w:color="auto"/>
              </w:divBdr>
            </w:div>
            <w:div w:id="18657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2704">
      <w:bodyDiv w:val="1"/>
      <w:marLeft w:val="0"/>
      <w:marRight w:val="0"/>
      <w:marTop w:val="0"/>
      <w:marBottom w:val="0"/>
      <w:divBdr>
        <w:top w:val="none" w:sz="0" w:space="0" w:color="auto"/>
        <w:left w:val="none" w:sz="0" w:space="0" w:color="auto"/>
        <w:bottom w:val="none" w:sz="0" w:space="0" w:color="auto"/>
        <w:right w:val="none" w:sz="0" w:space="0" w:color="auto"/>
      </w:divBdr>
    </w:div>
    <w:div w:id="104155653">
      <w:bodyDiv w:val="1"/>
      <w:marLeft w:val="0"/>
      <w:marRight w:val="0"/>
      <w:marTop w:val="0"/>
      <w:marBottom w:val="0"/>
      <w:divBdr>
        <w:top w:val="none" w:sz="0" w:space="0" w:color="auto"/>
        <w:left w:val="none" w:sz="0" w:space="0" w:color="auto"/>
        <w:bottom w:val="none" w:sz="0" w:space="0" w:color="auto"/>
        <w:right w:val="none" w:sz="0" w:space="0" w:color="auto"/>
      </w:divBdr>
    </w:div>
    <w:div w:id="105009144">
      <w:bodyDiv w:val="1"/>
      <w:marLeft w:val="0"/>
      <w:marRight w:val="0"/>
      <w:marTop w:val="0"/>
      <w:marBottom w:val="0"/>
      <w:divBdr>
        <w:top w:val="none" w:sz="0" w:space="0" w:color="auto"/>
        <w:left w:val="none" w:sz="0" w:space="0" w:color="auto"/>
        <w:bottom w:val="none" w:sz="0" w:space="0" w:color="auto"/>
        <w:right w:val="none" w:sz="0" w:space="0" w:color="auto"/>
      </w:divBdr>
      <w:divsChild>
        <w:div w:id="215825662">
          <w:marLeft w:val="1166"/>
          <w:marRight w:val="0"/>
          <w:marTop w:val="115"/>
          <w:marBottom w:val="0"/>
          <w:divBdr>
            <w:top w:val="none" w:sz="0" w:space="0" w:color="auto"/>
            <w:left w:val="none" w:sz="0" w:space="0" w:color="auto"/>
            <w:bottom w:val="none" w:sz="0" w:space="0" w:color="auto"/>
            <w:right w:val="none" w:sz="0" w:space="0" w:color="auto"/>
          </w:divBdr>
        </w:div>
        <w:div w:id="565720360">
          <w:marLeft w:val="1800"/>
          <w:marRight w:val="0"/>
          <w:marTop w:val="96"/>
          <w:marBottom w:val="0"/>
          <w:divBdr>
            <w:top w:val="none" w:sz="0" w:space="0" w:color="auto"/>
            <w:left w:val="none" w:sz="0" w:space="0" w:color="auto"/>
            <w:bottom w:val="none" w:sz="0" w:space="0" w:color="auto"/>
            <w:right w:val="none" w:sz="0" w:space="0" w:color="auto"/>
          </w:divBdr>
        </w:div>
        <w:div w:id="702242447">
          <w:marLeft w:val="1800"/>
          <w:marRight w:val="0"/>
          <w:marTop w:val="96"/>
          <w:marBottom w:val="0"/>
          <w:divBdr>
            <w:top w:val="none" w:sz="0" w:space="0" w:color="auto"/>
            <w:left w:val="none" w:sz="0" w:space="0" w:color="auto"/>
            <w:bottom w:val="none" w:sz="0" w:space="0" w:color="auto"/>
            <w:right w:val="none" w:sz="0" w:space="0" w:color="auto"/>
          </w:divBdr>
        </w:div>
        <w:div w:id="997733267">
          <w:marLeft w:val="547"/>
          <w:marRight w:val="0"/>
          <w:marTop w:val="130"/>
          <w:marBottom w:val="0"/>
          <w:divBdr>
            <w:top w:val="none" w:sz="0" w:space="0" w:color="auto"/>
            <w:left w:val="none" w:sz="0" w:space="0" w:color="auto"/>
            <w:bottom w:val="none" w:sz="0" w:space="0" w:color="auto"/>
            <w:right w:val="none" w:sz="0" w:space="0" w:color="auto"/>
          </w:divBdr>
        </w:div>
        <w:div w:id="1520240619">
          <w:marLeft w:val="547"/>
          <w:marRight w:val="0"/>
          <w:marTop w:val="130"/>
          <w:marBottom w:val="0"/>
          <w:divBdr>
            <w:top w:val="none" w:sz="0" w:space="0" w:color="auto"/>
            <w:left w:val="none" w:sz="0" w:space="0" w:color="auto"/>
            <w:bottom w:val="none" w:sz="0" w:space="0" w:color="auto"/>
            <w:right w:val="none" w:sz="0" w:space="0" w:color="auto"/>
          </w:divBdr>
        </w:div>
        <w:div w:id="1528562286">
          <w:marLeft w:val="1166"/>
          <w:marRight w:val="0"/>
          <w:marTop w:val="115"/>
          <w:marBottom w:val="0"/>
          <w:divBdr>
            <w:top w:val="none" w:sz="0" w:space="0" w:color="auto"/>
            <w:left w:val="none" w:sz="0" w:space="0" w:color="auto"/>
            <w:bottom w:val="none" w:sz="0" w:space="0" w:color="auto"/>
            <w:right w:val="none" w:sz="0" w:space="0" w:color="auto"/>
          </w:divBdr>
        </w:div>
        <w:div w:id="1637906914">
          <w:marLeft w:val="547"/>
          <w:marRight w:val="0"/>
          <w:marTop w:val="130"/>
          <w:marBottom w:val="0"/>
          <w:divBdr>
            <w:top w:val="none" w:sz="0" w:space="0" w:color="auto"/>
            <w:left w:val="none" w:sz="0" w:space="0" w:color="auto"/>
            <w:bottom w:val="none" w:sz="0" w:space="0" w:color="auto"/>
            <w:right w:val="none" w:sz="0" w:space="0" w:color="auto"/>
          </w:divBdr>
        </w:div>
        <w:div w:id="1764835235">
          <w:marLeft w:val="547"/>
          <w:marRight w:val="0"/>
          <w:marTop w:val="130"/>
          <w:marBottom w:val="0"/>
          <w:divBdr>
            <w:top w:val="none" w:sz="0" w:space="0" w:color="auto"/>
            <w:left w:val="none" w:sz="0" w:space="0" w:color="auto"/>
            <w:bottom w:val="none" w:sz="0" w:space="0" w:color="auto"/>
            <w:right w:val="none" w:sz="0" w:space="0" w:color="auto"/>
          </w:divBdr>
        </w:div>
        <w:div w:id="1796295708">
          <w:marLeft w:val="1800"/>
          <w:marRight w:val="0"/>
          <w:marTop w:val="96"/>
          <w:marBottom w:val="0"/>
          <w:divBdr>
            <w:top w:val="none" w:sz="0" w:space="0" w:color="auto"/>
            <w:left w:val="none" w:sz="0" w:space="0" w:color="auto"/>
            <w:bottom w:val="none" w:sz="0" w:space="0" w:color="auto"/>
            <w:right w:val="none" w:sz="0" w:space="0" w:color="auto"/>
          </w:divBdr>
        </w:div>
        <w:div w:id="1952318544">
          <w:marLeft w:val="547"/>
          <w:marRight w:val="0"/>
          <w:marTop w:val="130"/>
          <w:marBottom w:val="0"/>
          <w:divBdr>
            <w:top w:val="none" w:sz="0" w:space="0" w:color="auto"/>
            <w:left w:val="none" w:sz="0" w:space="0" w:color="auto"/>
            <w:bottom w:val="none" w:sz="0" w:space="0" w:color="auto"/>
            <w:right w:val="none" w:sz="0" w:space="0" w:color="auto"/>
          </w:divBdr>
        </w:div>
      </w:divsChild>
    </w:div>
    <w:div w:id="105780658">
      <w:bodyDiv w:val="1"/>
      <w:marLeft w:val="0"/>
      <w:marRight w:val="0"/>
      <w:marTop w:val="0"/>
      <w:marBottom w:val="0"/>
      <w:divBdr>
        <w:top w:val="none" w:sz="0" w:space="0" w:color="auto"/>
        <w:left w:val="none" w:sz="0" w:space="0" w:color="auto"/>
        <w:bottom w:val="none" w:sz="0" w:space="0" w:color="auto"/>
        <w:right w:val="none" w:sz="0" w:space="0" w:color="auto"/>
      </w:divBdr>
    </w:div>
    <w:div w:id="106589590">
      <w:bodyDiv w:val="1"/>
      <w:marLeft w:val="0"/>
      <w:marRight w:val="0"/>
      <w:marTop w:val="0"/>
      <w:marBottom w:val="0"/>
      <w:divBdr>
        <w:top w:val="none" w:sz="0" w:space="0" w:color="auto"/>
        <w:left w:val="none" w:sz="0" w:space="0" w:color="auto"/>
        <w:bottom w:val="none" w:sz="0" w:space="0" w:color="auto"/>
        <w:right w:val="none" w:sz="0" w:space="0" w:color="auto"/>
      </w:divBdr>
      <w:divsChild>
        <w:div w:id="76485623">
          <w:marLeft w:val="547"/>
          <w:marRight w:val="0"/>
          <w:marTop w:val="96"/>
          <w:marBottom w:val="0"/>
          <w:divBdr>
            <w:top w:val="none" w:sz="0" w:space="0" w:color="auto"/>
            <w:left w:val="none" w:sz="0" w:space="0" w:color="auto"/>
            <w:bottom w:val="none" w:sz="0" w:space="0" w:color="auto"/>
            <w:right w:val="none" w:sz="0" w:space="0" w:color="auto"/>
          </w:divBdr>
        </w:div>
        <w:div w:id="483592499">
          <w:marLeft w:val="1166"/>
          <w:marRight w:val="0"/>
          <w:marTop w:val="77"/>
          <w:marBottom w:val="0"/>
          <w:divBdr>
            <w:top w:val="none" w:sz="0" w:space="0" w:color="auto"/>
            <w:left w:val="none" w:sz="0" w:space="0" w:color="auto"/>
            <w:bottom w:val="none" w:sz="0" w:space="0" w:color="auto"/>
            <w:right w:val="none" w:sz="0" w:space="0" w:color="auto"/>
          </w:divBdr>
        </w:div>
        <w:div w:id="648050377">
          <w:marLeft w:val="1166"/>
          <w:marRight w:val="0"/>
          <w:marTop w:val="77"/>
          <w:marBottom w:val="0"/>
          <w:divBdr>
            <w:top w:val="none" w:sz="0" w:space="0" w:color="auto"/>
            <w:left w:val="none" w:sz="0" w:space="0" w:color="auto"/>
            <w:bottom w:val="none" w:sz="0" w:space="0" w:color="auto"/>
            <w:right w:val="none" w:sz="0" w:space="0" w:color="auto"/>
          </w:divBdr>
        </w:div>
      </w:divsChild>
    </w:div>
    <w:div w:id="107892553">
      <w:bodyDiv w:val="1"/>
      <w:marLeft w:val="0"/>
      <w:marRight w:val="0"/>
      <w:marTop w:val="0"/>
      <w:marBottom w:val="0"/>
      <w:divBdr>
        <w:top w:val="none" w:sz="0" w:space="0" w:color="auto"/>
        <w:left w:val="none" w:sz="0" w:space="0" w:color="auto"/>
        <w:bottom w:val="none" w:sz="0" w:space="0" w:color="auto"/>
        <w:right w:val="none" w:sz="0" w:space="0" w:color="auto"/>
      </w:divBdr>
    </w:div>
    <w:div w:id="108621365">
      <w:bodyDiv w:val="1"/>
      <w:marLeft w:val="0"/>
      <w:marRight w:val="0"/>
      <w:marTop w:val="0"/>
      <w:marBottom w:val="0"/>
      <w:divBdr>
        <w:top w:val="none" w:sz="0" w:space="0" w:color="auto"/>
        <w:left w:val="none" w:sz="0" w:space="0" w:color="auto"/>
        <w:bottom w:val="none" w:sz="0" w:space="0" w:color="auto"/>
        <w:right w:val="none" w:sz="0" w:space="0" w:color="auto"/>
      </w:divBdr>
    </w:div>
    <w:div w:id="108623039">
      <w:bodyDiv w:val="1"/>
      <w:marLeft w:val="0"/>
      <w:marRight w:val="0"/>
      <w:marTop w:val="0"/>
      <w:marBottom w:val="0"/>
      <w:divBdr>
        <w:top w:val="none" w:sz="0" w:space="0" w:color="auto"/>
        <w:left w:val="none" w:sz="0" w:space="0" w:color="auto"/>
        <w:bottom w:val="none" w:sz="0" w:space="0" w:color="auto"/>
        <w:right w:val="none" w:sz="0" w:space="0" w:color="auto"/>
      </w:divBdr>
      <w:divsChild>
        <w:div w:id="263657667">
          <w:marLeft w:val="547"/>
          <w:marRight w:val="0"/>
          <w:marTop w:val="115"/>
          <w:marBottom w:val="0"/>
          <w:divBdr>
            <w:top w:val="none" w:sz="0" w:space="0" w:color="auto"/>
            <w:left w:val="none" w:sz="0" w:space="0" w:color="auto"/>
            <w:bottom w:val="none" w:sz="0" w:space="0" w:color="auto"/>
            <w:right w:val="none" w:sz="0" w:space="0" w:color="auto"/>
          </w:divBdr>
        </w:div>
      </w:divsChild>
    </w:div>
    <w:div w:id="108939147">
      <w:bodyDiv w:val="1"/>
      <w:marLeft w:val="0"/>
      <w:marRight w:val="0"/>
      <w:marTop w:val="0"/>
      <w:marBottom w:val="0"/>
      <w:divBdr>
        <w:top w:val="none" w:sz="0" w:space="0" w:color="auto"/>
        <w:left w:val="none" w:sz="0" w:space="0" w:color="auto"/>
        <w:bottom w:val="none" w:sz="0" w:space="0" w:color="auto"/>
        <w:right w:val="none" w:sz="0" w:space="0" w:color="auto"/>
      </w:divBdr>
    </w:div>
    <w:div w:id="109401756">
      <w:bodyDiv w:val="1"/>
      <w:marLeft w:val="0"/>
      <w:marRight w:val="0"/>
      <w:marTop w:val="0"/>
      <w:marBottom w:val="0"/>
      <w:divBdr>
        <w:top w:val="none" w:sz="0" w:space="0" w:color="auto"/>
        <w:left w:val="none" w:sz="0" w:space="0" w:color="auto"/>
        <w:bottom w:val="none" w:sz="0" w:space="0" w:color="auto"/>
        <w:right w:val="none" w:sz="0" w:space="0" w:color="auto"/>
      </w:divBdr>
      <w:divsChild>
        <w:div w:id="77485704">
          <w:marLeft w:val="1800"/>
          <w:marRight w:val="0"/>
          <w:marTop w:val="100"/>
          <w:marBottom w:val="0"/>
          <w:divBdr>
            <w:top w:val="none" w:sz="0" w:space="0" w:color="auto"/>
            <w:left w:val="none" w:sz="0" w:space="0" w:color="auto"/>
            <w:bottom w:val="none" w:sz="0" w:space="0" w:color="auto"/>
            <w:right w:val="none" w:sz="0" w:space="0" w:color="auto"/>
          </w:divBdr>
        </w:div>
        <w:div w:id="79329946">
          <w:marLeft w:val="1800"/>
          <w:marRight w:val="0"/>
          <w:marTop w:val="100"/>
          <w:marBottom w:val="0"/>
          <w:divBdr>
            <w:top w:val="none" w:sz="0" w:space="0" w:color="auto"/>
            <w:left w:val="none" w:sz="0" w:space="0" w:color="auto"/>
            <w:bottom w:val="none" w:sz="0" w:space="0" w:color="auto"/>
            <w:right w:val="none" w:sz="0" w:space="0" w:color="auto"/>
          </w:divBdr>
        </w:div>
        <w:div w:id="201523564">
          <w:marLeft w:val="1080"/>
          <w:marRight w:val="0"/>
          <w:marTop w:val="100"/>
          <w:marBottom w:val="0"/>
          <w:divBdr>
            <w:top w:val="none" w:sz="0" w:space="0" w:color="auto"/>
            <w:left w:val="none" w:sz="0" w:space="0" w:color="auto"/>
            <w:bottom w:val="none" w:sz="0" w:space="0" w:color="auto"/>
            <w:right w:val="none" w:sz="0" w:space="0" w:color="auto"/>
          </w:divBdr>
        </w:div>
        <w:div w:id="585696899">
          <w:marLeft w:val="1800"/>
          <w:marRight w:val="0"/>
          <w:marTop w:val="100"/>
          <w:marBottom w:val="0"/>
          <w:divBdr>
            <w:top w:val="none" w:sz="0" w:space="0" w:color="auto"/>
            <w:left w:val="none" w:sz="0" w:space="0" w:color="auto"/>
            <w:bottom w:val="none" w:sz="0" w:space="0" w:color="auto"/>
            <w:right w:val="none" w:sz="0" w:space="0" w:color="auto"/>
          </w:divBdr>
        </w:div>
        <w:div w:id="621309396">
          <w:marLeft w:val="1800"/>
          <w:marRight w:val="0"/>
          <w:marTop w:val="100"/>
          <w:marBottom w:val="0"/>
          <w:divBdr>
            <w:top w:val="none" w:sz="0" w:space="0" w:color="auto"/>
            <w:left w:val="none" w:sz="0" w:space="0" w:color="auto"/>
            <w:bottom w:val="none" w:sz="0" w:space="0" w:color="auto"/>
            <w:right w:val="none" w:sz="0" w:space="0" w:color="auto"/>
          </w:divBdr>
        </w:div>
        <w:div w:id="801458862">
          <w:marLeft w:val="1800"/>
          <w:marRight w:val="0"/>
          <w:marTop w:val="100"/>
          <w:marBottom w:val="0"/>
          <w:divBdr>
            <w:top w:val="none" w:sz="0" w:space="0" w:color="auto"/>
            <w:left w:val="none" w:sz="0" w:space="0" w:color="auto"/>
            <w:bottom w:val="none" w:sz="0" w:space="0" w:color="auto"/>
            <w:right w:val="none" w:sz="0" w:space="0" w:color="auto"/>
          </w:divBdr>
        </w:div>
        <w:div w:id="895361795">
          <w:marLeft w:val="1080"/>
          <w:marRight w:val="0"/>
          <w:marTop w:val="100"/>
          <w:marBottom w:val="0"/>
          <w:divBdr>
            <w:top w:val="none" w:sz="0" w:space="0" w:color="auto"/>
            <w:left w:val="none" w:sz="0" w:space="0" w:color="auto"/>
            <w:bottom w:val="none" w:sz="0" w:space="0" w:color="auto"/>
            <w:right w:val="none" w:sz="0" w:space="0" w:color="auto"/>
          </w:divBdr>
        </w:div>
        <w:div w:id="913322160">
          <w:marLeft w:val="1800"/>
          <w:marRight w:val="0"/>
          <w:marTop w:val="100"/>
          <w:marBottom w:val="0"/>
          <w:divBdr>
            <w:top w:val="none" w:sz="0" w:space="0" w:color="auto"/>
            <w:left w:val="none" w:sz="0" w:space="0" w:color="auto"/>
            <w:bottom w:val="none" w:sz="0" w:space="0" w:color="auto"/>
            <w:right w:val="none" w:sz="0" w:space="0" w:color="auto"/>
          </w:divBdr>
        </w:div>
        <w:div w:id="1021472570">
          <w:marLeft w:val="1800"/>
          <w:marRight w:val="0"/>
          <w:marTop w:val="100"/>
          <w:marBottom w:val="0"/>
          <w:divBdr>
            <w:top w:val="none" w:sz="0" w:space="0" w:color="auto"/>
            <w:left w:val="none" w:sz="0" w:space="0" w:color="auto"/>
            <w:bottom w:val="none" w:sz="0" w:space="0" w:color="auto"/>
            <w:right w:val="none" w:sz="0" w:space="0" w:color="auto"/>
          </w:divBdr>
        </w:div>
        <w:div w:id="1082147181">
          <w:marLeft w:val="1800"/>
          <w:marRight w:val="0"/>
          <w:marTop w:val="100"/>
          <w:marBottom w:val="0"/>
          <w:divBdr>
            <w:top w:val="none" w:sz="0" w:space="0" w:color="auto"/>
            <w:left w:val="none" w:sz="0" w:space="0" w:color="auto"/>
            <w:bottom w:val="none" w:sz="0" w:space="0" w:color="auto"/>
            <w:right w:val="none" w:sz="0" w:space="0" w:color="auto"/>
          </w:divBdr>
        </w:div>
        <w:div w:id="1368405958">
          <w:marLeft w:val="1080"/>
          <w:marRight w:val="0"/>
          <w:marTop w:val="100"/>
          <w:marBottom w:val="0"/>
          <w:divBdr>
            <w:top w:val="none" w:sz="0" w:space="0" w:color="auto"/>
            <w:left w:val="none" w:sz="0" w:space="0" w:color="auto"/>
            <w:bottom w:val="none" w:sz="0" w:space="0" w:color="auto"/>
            <w:right w:val="none" w:sz="0" w:space="0" w:color="auto"/>
          </w:divBdr>
        </w:div>
        <w:div w:id="1952475852">
          <w:marLeft w:val="1800"/>
          <w:marRight w:val="0"/>
          <w:marTop w:val="100"/>
          <w:marBottom w:val="0"/>
          <w:divBdr>
            <w:top w:val="none" w:sz="0" w:space="0" w:color="auto"/>
            <w:left w:val="none" w:sz="0" w:space="0" w:color="auto"/>
            <w:bottom w:val="none" w:sz="0" w:space="0" w:color="auto"/>
            <w:right w:val="none" w:sz="0" w:space="0" w:color="auto"/>
          </w:divBdr>
        </w:div>
        <w:div w:id="2076976023">
          <w:marLeft w:val="360"/>
          <w:marRight w:val="0"/>
          <w:marTop w:val="200"/>
          <w:marBottom w:val="0"/>
          <w:divBdr>
            <w:top w:val="none" w:sz="0" w:space="0" w:color="auto"/>
            <w:left w:val="none" w:sz="0" w:space="0" w:color="auto"/>
            <w:bottom w:val="none" w:sz="0" w:space="0" w:color="auto"/>
            <w:right w:val="none" w:sz="0" w:space="0" w:color="auto"/>
          </w:divBdr>
        </w:div>
        <w:div w:id="2115516924">
          <w:marLeft w:val="1080"/>
          <w:marRight w:val="0"/>
          <w:marTop w:val="100"/>
          <w:marBottom w:val="0"/>
          <w:divBdr>
            <w:top w:val="none" w:sz="0" w:space="0" w:color="auto"/>
            <w:left w:val="none" w:sz="0" w:space="0" w:color="auto"/>
            <w:bottom w:val="none" w:sz="0" w:space="0" w:color="auto"/>
            <w:right w:val="none" w:sz="0" w:space="0" w:color="auto"/>
          </w:divBdr>
        </w:div>
      </w:divsChild>
    </w:div>
    <w:div w:id="109666836">
      <w:bodyDiv w:val="1"/>
      <w:marLeft w:val="0"/>
      <w:marRight w:val="0"/>
      <w:marTop w:val="0"/>
      <w:marBottom w:val="0"/>
      <w:divBdr>
        <w:top w:val="none" w:sz="0" w:space="0" w:color="auto"/>
        <w:left w:val="none" w:sz="0" w:space="0" w:color="auto"/>
        <w:bottom w:val="none" w:sz="0" w:space="0" w:color="auto"/>
        <w:right w:val="none" w:sz="0" w:space="0" w:color="auto"/>
      </w:divBdr>
    </w:div>
    <w:div w:id="109669588">
      <w:bodyDiv w:val="1"/>
      <w:marLeft w:val="0"/>
      <w:marRight w:val="0"/>
      <w:marTop w:val="0"/>
      <w:marBottom w:val="0"/>
      <w:divBdr>
        <w:top w:val="none" w:sz="0" w:space="0" w:color="auto"/>
        <w:left w:val="none" w:sz="0" w:space="0" w:color="auto"/>
        <w:bottom w:val="none" w:sz="0" w:space="0" w:color="auto"/>
        <w:right w:val="none" w:sz="0" w:space="0" w:color="auto"/>
      </w:divBdr>
    </w:div>
    <w:div w:id="110252251">
      <w:bodyDiv w:val="1"/>
      <w:marLeft w:val="0"/>
      <w:marRight w:val="0"/>
      <w:marTop w:val="0"/>
      <w:marBottom w:val="0"/>
      <w:divBdr>
        <w:top w:val="none" w:sz="0" w:space="0" w:color="auto"/>
        <w:left w:val="none" w:sz="0" w:space="0" w:color="auto"/>
        <w:bottom w:val="none" w:sz="0" w:space="0" w:color="auto"/>
        <w:right w:val="none" w:sz="0" w:space="0" w:color="auto"/>
      </w:divBdr>
      <w:divsChild>
        <w:div w:id="617179741">
          <w:marLeft w:val="547"/>
          <w:marRight w:val="0"/>
          <w:marTop w:val="0"/>
          <w:marBottom w:val="0"/>
          <w:divBdr>
            <w:top w:val="none" w:sz="0" w:space="0" w:color="auto"/>
            <w:left w:val="none" w:sz="0" w:space="0" w:color="auto"/>
            <w:bottom w:val="none" w:sz="0" w:space="0" w:color="auto"/>
            <w:right w:val="none" w:sz="0" w:space="0" w:color="auto"/>
          </w:divBdr>
        </w:div>
      </w:divsChild>
    </w:div>
    <w:div w:id="110321561">
      <w:bodyDiv w:val="1"/>
      <w:marLeft w:val="0"/>
      <w:marRight w:val="0"/>
      <w:marTop w:val="0"/>
      <w:marBottom w:val="0"/>
      <w:divBdr>
        <w:top w:val="none" w:sz="0" w:space="0" w:color="auto"/>
        <w:left w:val="none" w:sz="0" w:space="0" w:color="auto"/>
        <w:bottom w:val="none" w:sz="0" w:space="0" w:color="auto"/>
        <w:right w:val="none" w:sz="0" w:space="0" w:color="auto"/>
      </w:divBdr>
      <w:divsChild>
        <w:div w:id="134878093">
          <w:marLeft w:val="547"/>
          <w:marRight w:val="0"/>
          <w:marTop w:val="154"/>
          <w:marBottom w:val="0"/>
          <w:divBdr>
            <w:top w:val="none" w:sz="0" w:space="0" w:color="auto"/>
            <w:left w:val="none" w:sz="0" w:space="0" w:color="auto"/>
            <w:bottom w:val="none" w:sz="0" w:space="0" w:color="auto"/>
            <w:right w:val="none" w:sz="0" w:space="0" w:color="auto"/>
          </w:divBdr>
        </w:div>
        <w:div w:id="320306872">
          <w:marLeft w:val="547"/>
          <w:marRight w:val="0"/>
          <w:marTop w:val="154"/>
          <w:marBottom w:val="0"/>
          <w:divBdr>
            <w:top w:val="none" w:sz="0" w:space="0" w:color="auto"/>
            <w:left w:val="none" w:sz="0" w:space="0" w:color="auto"/>
            <w:bottom w:val="none" w:sz="0" w:space="0" w:color="auto"/>
            <w:right w:val="none" w:sz="0" w:space="0" w:color="auto"/>
          </w:divBdr>
        </w:div>
        <w:div w:id="488715353">
          <w:marLeft w:val="547"/>
          <w:marRight w:val="0"/>
          <w:marTop w:val="154"/>
          <w:marBottom w:val="0"/>
          <w:divBdr>
            <w:top w:val="none" w:sz="0" w:space="0" w:color="auto"/>
            <w:left w:val="none" w:sz="0" w:space="0" w:color="auto"/>
            <w:bottom w:val="none" w:sz="0" w:space="0" w:color="auto"/>
            <w:right w:val="none" w:sz="0" w:space="0" w:color="auto"/>
          </w:divBdr>
        </w:div>
        <w:div w:id="1042244619">
          <w:marLeft w:val="547"/>
          <w:marRight w:val="0"/>
          <w:marTop w:val="154"/>
          <w:marBottom w:val="0"/>
          <w:divBdr>
            <w:top w:val="none" w:sz="0" w:space="0" w:color="auto"/>
            <w:left w:val="none" w:sz="0" w:space="0" w:color="auto"/>
            <w:bottom w:val="none" w:sz="0" w:space="0" w:color="auto"/>
            <w:right w:val="none" w:sz="0" w:space="0" w:color="auto"/>
          </w:divBdr>
        </w:div>
      </w:divsChild>
    </w:div>
    <w:div w:id="110511958">
      <w:bodyDiv w:val="1"/>
      <w:marLeft w:val="0"/>
      <w:marRight w:val="0"/>
      <w:marTop w:val="0"/>
      <w:marBottom w:val="0"/>
      <w:divBdr>
        <w:top w:val="none" w:sz="0" w:space="0" w:color="auto"/>
        <w:left w:val="none" w:sz="0" w:space="0" w:color="auto"/>
        <w:bottom w:val="none" w:sz="0" w:space="0" w:color="auto"/>
        <w:right w:val="none" w:sz="0" w:space="0" w:color="auto"/>
      </w:divBdr>
    </w:div>
    <w:div w:id="110518421">
      <w:bodyDiv w:val="1"/>
      <w:marLeft w:val="0"/>
      <w:marRight w:val="0"/>
      <w:marTop w:val="0"/>
      <w:marBottom w:val="0"/>
      <w:divBdr>
        <w:top w:val="none" w:sz="0" w:space="0" w:color="auto"/>
        <w:left w:val="none" w:sz="0" w:space="0" w:color="auto"/>
        <w:bottom w:val="none" w:sz="0" w:space="0" w:color="auto"/>
        <w:right w:val="none" w:sz="0" w:space="0" w:color="auto"/>
      </w:divBdr>
      <w:divsChild>
        <w:div w:id="197623745">
          <w:marLeft w:val="547"/>
          <w:marRight w:val="0"/>
          <w:marTop w:val="154"/>
          <w:marBottom w:val="0"/>
          <w:divBdr>
            <w:top w:val="none" w:sz="0" w:space="0" w:color="auto"/>
            <w:left w:val="none" w:sz="0" w:space="0" w:color="auto"/>
            <w:bottom w:val="none" w:sz="0" w:space="0" w:color="auto"/>
            <w:right w:val="none" w:sz="0" w:space="0" w:color="auto"/>
          </w:divBdr>
        </w:div>
        <w:div w:id="1612664801">
          <w:marLeft w:val="547"/>
          <w:marRight w:val="0"/>
          <w:marTop w:val="154"/>
          <w:marBottom w:val="0"/>
          <w:divBdr>
            <w:top w:val="none" w:sz="0" w:space="0" w:color="auto"/>
            <w:left w:val="none" w:sz="0" w:space="0" w:color="auto"/>
            <w:bottom w:val="none" w:sz="0" w:space="0" w:color="auto"/>
            <w:right w:val="none" w:sz="0" w:space="0" w:color="auto"/>
          </w:divBdr>
        </w:div>
      </w:divsChild>
    </w:div>
    <w:div w:id="111169273">
      <w:bodyDiv w:val="1"/>
      <w:marLeft w:val="0"/>
      <w:marRight w:val="0"/>
      <w:marTop w:val="0"/>
      <w:marBottom w:val="0"/>
      <w:divBdr>
        <w:top w:val="none" w:sz="0" w:space="0" w:color="auto"/>
        <w:left w:val="none" w:sz="0" w:space="0" w:color="auto"/>
        <w:bottom w:val="none" w:sz="0" w:space="0" w:color="auto"/>
        <w:right w:val="none" w:sz="0" w:space="0" w:color="auto"/>
      </w:divBdr>
    </w:div>
    <w:div w:id="111480175">
      <w:bodyDiv w:val="1"/>
      <w:marLeft w:val="0"/>
      <w:marRight w:val="0"/>
      <w:marTop w:val="0"/>
      <w:marBottom w:val="0"/>
      <w:divBdr>
        <w:top w:val="none" w:sz="0" w:space="0" w:color="auto"/>
        <w:left w:val="none" w:sz="0" w:space="0" w:color="auto"/>
        <w:bottom w:val="none" w:sz="0" w:space="0" w:color="auto"/>
        <w:right w:val="none" w:sz="0" w:space="0" w:color="auto"/>
      </w:divBdr>
    </w:div>
    <w:div w:id="111944163">
      <w:bodyDiv w:val="1"/>
      <w:marLeft w:val="0"/>
      <w:marRight w:val="0"/>
      <w:marTop w:val="0"/>
      <w:marBottom w:val="0"/>
      <w:divBdr>
        <w:top w:val="none" w:sz="0" w:space="0" w:color="auto"/>
        <w:left w:val="none" w:sz="0" w:space="0" w:color="auto"/>
        <w:bottom w:val="none" w:sz="0" w:space="0" w:color="auto"/>
        <w:right w:val="none" w:sz="0" w:space="0" w:color="auto"/>
      </w:divBdr>
    </w:div>
    <w:div w:id="112022891">
      <w:bodyDiv w:val="1"/>
      <w:marLeft w:val="0"/>
      <w:marRight w:val="0"/>
      <w:marTop w:val="0"/>
      <w:marBottom w:val="0"/>
      <w:divBdr>
        <w:top w:val="none" w:sz="0" w:space="0" w:color="auto"/>
        <w:left w:val="none" w:sz="0" w:space="0" w:color="auto"/>
        <w:bottom w:val="none" w:sz="0" w:space="0" w:color="auto"/>
        <w:right w:val="none" w:sz="0" w:space="0" w:color="auto"/>
      </w:divBdr>
    </w:div>
    <w:div w:id="112284796">
      <w:bodyDiv w:val="1"/>
      <w:marLeft w:val="0"/>
      <w:marRight w:val="0"/>
      <w:marTop w:val="0"/>
      <w:marBottom w:val="0"/>
      <w:divBdr>
        <w:top w:val="none" w:sz="0" w:space="0" w:color="auto"/>
        <w:left w:val="none" w:sz="0" w:space="0" w:color="auto"/>
        <w:bottom w:val="none" w:sz="0" w:space="0" w:color="auto"/>
        <w:right w:val="none" w:sz="0" w:space="0" w:color="auto"/>
      </w:divBdr>
    </w:div>
    <w:div w:id="112746698">
      <w:bodyDiv w:val="1"/>
      <w:marLeft w:val="0"/>
      <w:marRight w:val="0"/>
      <w:marTop w:val="0"/>
      <w:marBottom w:val="0"/>
      <w:divBdr>
        <w:top w:val="none" w:sz="0" w:space="0" w:color="auto"/>
        <w:left w:val="none" w:sz="0" w:space="0" w:color="auto"/>
        <w:bottom w:val="none" w:sz="0" w:space="0" w:color="auto"/>
        <w:right w:val="none" w:sz="0" w:space="0" w:color="auto"/>
      </w:divBdr>
    </w:div>
    <w:div w:id="113332233">
      <w:bodyDiv w:val="1"/>
      <w:marLeft w:val="0"/>
      <w:marRight w:val="0"/>
      <w:marTop w:val="0"/>
      <w:marBottom w:val="0"/>
      <w:divBdr>
        <w:top w:val="none" w:sz="0" w:space="0" w:color="auto"/>
        <w:left w:val="none" w:sz="0" w:space="0" w:color="auto"/>
        <w:bottom w:val="none" w:sz="0" w:space="0" w:color="auto"/>
        <w:right w:val="none" w:sz="0" w:space="0" w:color="auto"/>
      </w:divBdr>
      <w:divsChild>
        <w:div w:id="864749899">
          <w:marLeft w:val="0"/>
          <w:marRight w:val="0"/>
          <w:marTop w:val="0"/>
          <w:marBottom w:val="0"/>
          <w:divBdr>
            <w:top w:val="none" w:sz="0" w:space="0" w:color="auto"/>
            <w:left w:val="none" w:sz="0" w:space="0" w:color="auto"/>
            <w:bottom w:val="none" w:sz="0" w:space="0" w:color="auto"/>
            <w:right w:val="none" w:sz="0" w:space="0" w:color="auto"/>
          </w:divBdr>
          <w:divsChild>
            <w:div w:id="814564486">
              <w:marLeft w:val="0"/>
              <w:marRight w:val="0"/>
              <w:marTop w:val="0"/>
              <w:marBottom w:val="0"/>
              <w:divBdr>
                <w:top w:val="none" w:sz="0" w:space="0" w:color="auto"/>
                <w:left w:val="none" w:sz="0" w:space="0" w:color="auto"/>
                <w:bottom w:val="none" w:sz="0" w:space="0" w:color="auto"/>
                <w:right w:val="none" w:sz="0" w:space="0" w:color="auto"/>
              </w:divBdr>
            </w:div>
            <w:div w:id="996499437">
              <w:marLeft w:val="0"/>
              <w:marRight w:val="0"/>
              <w:marTop w:val="0"/>
              <w:marBottom w:val="0"/>
              <w:divBdr>
                <w:top w:val="none" w:sz="0" w:space="0" w:color="auto"/>
                <w:left w:val="none" w:sz="0" w:space="0" w:color="auto"/>
                <w:bottom w:val="none" w:sz="0" w:space="0" w:color="auto"/>
                <w:right w:val="none" w:sz="0" w:space="0" w:color="auto"/>
              </w:divBdr>
            </w:div>
            <w:div w:id="14223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762">
      <w:bodyDiv w:val="1"/>
      <w:marLeft w:val="0"/>
      <w:marRight w:val="0"/>
      <w:marTop w:val="0"/>
      <w:marBottom w:val="0"/>
      <w:divBdr>
        <w:top w:val="none" w:sz="0" w:space="0" w:color="auto"/>
        <w:left w:val="none" w:sz="0" w:space="0" w:color="auto"/>
        <w:bottom w:val="none" w:sz="0" w:space="0" w:color="auto"/>
        <w:right w:val="none" w:sz="0" w:space="0" w:color="auto"/>
      </w:divBdr>
    </w:div>
    <w:div w:id="115952416">
      <w:bodyDiv w:val="1"/>
      <w:marLeft w:val="0"/>
      <w:marRight w:val="0"/>
      <w:marTop w:val="0"/>
      <w:marBottom w:val="0"/>
      <w:divBdr>
        <w:top w:val="none" w:sz="0" w:space="0" w:color="auto"/>
        <w:left w:val="none" w:sz="0" w:space="0" w:color="auto"/>
        <w:bottom w:val="none" w:sz="0" w:space="0" w:color="auto"/>
        <w:right w:val="none" w:sz="0" w:space="0" w:color="auto"/>
      </w:divBdr>
    </w:div>
    <w:div w:id="116685028">
      <w:bodyDiv w:val="1"/>
      <w:marLeft w:val="0"/>
      <w:marRight w:val="0"/>
      <w:marTop w:val="0"/>
      <w:marBottom w:val="0"/>
      <w:divBdr>
        <w:top w:val="none" w:sz="0" w:space="0" w:color="auto"/>
        <w:left w:val="none" w:sz="0" w:space="0" w:color="auto"/>
        <w:bottom w:val="none" w:sz="0" w:space="0" w:color="auto"/>
        <w:right w:val="none" w:sz="0" w:space="0" w:color="auto"/>
      </w:divBdr>
      <w:divsChild>
        <w:div w:id="498925818">
          <w:marLeft w:val="1800"/>
          <w:marRight w:val="0"/>
          <w:marTop w:val="77"/>
          <w:marBottom w:val="0"/>
          <w:divBdr>
            <w:top w:val="none" w:sz="0" w:space="0" w:color="auto"/>
            <w:left w:val="none" w:sz="0" w:space="0" w:color="auto"/>
            <w:bottom w:val="none" w:sz="0" w:space="0" w:color="auto"/>
            <w:right w:val="none" w:sz="0" w:space="0" w:color="auto"/>
          </w:divBdr>
        </w:div>
        <w:div w:id="802843732">
          <w:marLeft w:val="1800"/>
          <w:marRight w:val="0"/>
          <w:marTop w:val="77"/>
          <w:marBottom w:val="0"/>
          <w:divBdr>
            <w:top w:val="none" w:sz="0" w:space="0" w:color="auto"/>
            <w:left w:val="none" w:sz="0" w:space="0" w:color="auto"/>
            <w:bottom w:val="none" w:sz="0" w:space="0" w:color="auto"/>
            <w:right w:val="none" w:sz="0" w:space="0" w:color="auto"/>
          </w:divBdr>
        </w:div>
        <w:div w:id="1224369716">
          <w:marLeft w:val="547"/>
          <w:marRight w:val="0"/>
          <w:marTop w:val="115"/>
          <w:marBottom w:val="0"/>
          <w:divBdr>
            <w:top w:val="none" w:sz="0" w:space="0" w:color="auto"/>
            <w:left w:val="none" w:sz="0" w:space="0" w:color="auto"/>
            <w:bottom w:val="none" w:sz="0" w:space="0" w:color="auto"/>
            <w:right w:val="none" w:sz="0" w:space="0" w:color="auto"/>
          </w:divBdr>
        </w:div>
        <w:div w:id="1869950045">
          <w:marLeft w:val="1166"/>
          <w:marRight w:val="0"/>
          <w:marTop w:val="96"/>
          <w:marBottom w:val="0"/>
          <w:divBdr>
            <w:top w:val="none" w:sz="0" w:space="0" w:color="auto"/>
            <w:left w:val="none" w:sz="0" w:space="0" w:color="auto"/>
            <w:bottom w:val="none" w:sz="0" w:space="0" w:color="auto"/>
            <w:right w:val="none" w:sz="0" w:space="0" w:color="auto"/>
          </w:divBdr>
        </w:div>
      </w:divsChild>
    </w:div>
    <w:div w:id="117844871">
      <w:bodyDiv w:val="1"/>
      <w:marLeft w:val="0"/>
      <w:marRight w:val="0"/>
      <w:marTop w:val="0"/>
      <w:marBottom w:val="0"/>
      <w:divBdr>
        <w:top w:val="none" w:sz="0" w:space="0" w:color="auto"/>
        <w:left w:val="none" w:sz="0" w:space="0" w:color="auto"/>
        <w:bottom w:val="none" w:sz="0" w:space="0" w:color="auto"/>
        <w:right w:val="none" w:sz="0" w:space="0" w:color="auto"/>
      </w:divBdr>
    </w:div>
    <w:div w:id="118301114">
      <w:bodyDiv w:val="1"/>
      <w:marLeft w:val="0"/>
      <w:marRight w:val="0"/>
      <w:marTop w:val="0"/>
      <w:marBottom w:val="0"/>
      <w:divBdr>
        <w:top w:val="none" w:sz="0" w:space="0" w:color="auto"/>
        <w:left w:val="none" w:sz="0" w:space="0" w:color="auto"/>
        <w:bottom w:val="none" w:sz="0" w:space="0" w:color="auto"/>
        <w:right w:val="none" w:sz="0" w:space="0" w:color="auto"/>
      </w:divBdr>
      <w:divsChild>
        <w:div w:id="269632380">
          <w:marLeft w:val="547"/>
          <w:marRight w:val="0"/>
          <w:marTop w:val="96"/>
          <w:marBottom w:val="0"/>
          <w:divBdr>
            <w:top w:val="none" w:sz="0" w:space="0" w:color="auto"/>
            <w:left w:val="none" w:sz="0" w:space="0" w:color="auto"/>
            <w:bottom w:val="none" w:sz="0" w:space="0" w:color="auto"/>
            <w:right w:val="none" w:sz="0" w:space="0" w:color="auto"/>
          </w:divBdr>
        </w:div>
        <w:div w:id="937830370">
          <w:marLeft w:val="547"/>
          <w:marRight w:val="0"/>
          <w:marTop w:val="96"/>
          <w:marBottom w:val="0"/>
          <w:divBdr>
            <w:top w:val="none" w:sz="0" w:space="0" w:color="auto"/>
            <w:left w:val="none" w:sz="0" w:space="0" w:color="auto"/>
            <w:bottom w:val="none" w:sz="0" w:space="0" w:color="auto"/>
            <w:right w:val="none" w:sz="0" w:space="0" w:color="auto"/>
          </w:divBdr>
        </w:div>
        <w:div w:id="1541671585">
          <w:marLeft w:val="547"/>
          <w:marRight w:val="0"/>
          <w:marTop w:val="96"/>
          <w:marBottom w:val="0"/>
          <w:divBdr>
            <w:top w:val="none" w:sz="0" w:space="0" w:color="auto"/>
            <w:left w:val="none" w:sz="0" w:space="0" w:color="auto"/>
            <w:bottom w:val="none" w:sz="0" w:space="0" w:color="auto"/>
            <w:right w:val="none" w:sz="0" w:space="0" w:color="auto"/>
          </w:divBdr>
        </w:div>
        <w:div w:id="1700470182">
          <w:marLeft w:val="1166"/>
          <w:marRight w:val="0"/>
          <w:marTop w:val="96"/>
          <w:marBottom w:val="0"/>
          <w:divBdr>
            <w:top w:val="none" w:sz="0" w:space="0" w:color="auto"/>
            <w:left w:val="none" w:sz="0" w:space="0" w:color="auto"/>
            <w:bottom w:val="none" w:sz="0" w:space="0" w:color="auto"/>
            <w:right w:val="none" w:sz="0" w:space="0" w:color="auto"/>
          </w:divBdr>
        </w:div>
        <w:div w:id="1872691916">
          <w:marLeft w:val="1166"/>
          <w:marRight w:val="0"/>
          <w:marTop w:val="96"/>
          <w:marBottom w:val="0"/>
          <w:divBdr>
            <w:top w:val="none" w:sz="0" w:space="0" w:color="auto"/>
            <w:left w:val="none" w:sz="0" w:space="0" w:color="auto"/>
            <w:bottom w:val="none" w:sz="0" w:space="0" w:color="auto"/>
            <w:right w:val="none" w:sz="0" w:space="0" w:color="auto"/>
          </w:divBdr>
        </w:div>
        <w:div w:id="2003659531">
          <w:marLeft w:val="1166"/>
          <w:marRight w:val="0"/>
          <w:marTop w:val="96"/>
          <w:marBottom w:val="0"/>
          <w:divBdr>
            <w:top w:val="none" w:sz="0" w:space="0" w:color="auto"/>
            <w:left w:val="none" w:sz="0" w:space="0" w:color="auto"/>
            <w:bottom w:val="none" w:sz="0" w:space="0" w:color="auto"/>
            <w:right w:val="none" w:sz="0" w:space="0" w:color="auto"/>
          </w:divBdr>
        </w:div>
      </w:divsChild>
    </w:div>
    <w:div w:id="118375267">
      <w:bodyDiv w:val="1"/>
      <w:marLeft w:val="0"/>
      <w:marRight w:val="0"/>
      <w:marTop w:val="0"/>
      <w:marBottom w:val="0"/>
      <w:divBdr>
        <w:top w:val="none" w:sz="0" w:space="0" w:color="auto"/>
        <w:left w:val="none" w:sz="0" w:space="0" w:color="auto"/>
        <w:bottom w:val="none" w:sz="0" w:space="0" w:color="auto"/>
        <w:right w:val="none" w:sz="0" w:space="0" w:color="auto"/>
      </w:divBdr>
    </w:div>
    <w:div w:id="119537682">
      <w:bodyDiv w:val="1"/>
      <w:marLeft w:val="0"/>
      <w:marRight w:val="0"/>
      <w:marTop w:val="0"/>
      <w:marBottom w:val="0"/>
      <w:divBdr>
        <w:top w:val="none" w:sz="0" w:space="0" w:color="auto"/>
        <w:left w:val="none" w:sz="0" w:space="0" w:color="auto"/>
        <w:bottom w:val="none" w:sz="0" w:space="0" w:color="auto"/>
        <w:right w:val="none" w:sz="0" w:space="0" w:color="auto"/>
      </w:divBdr>
    </w:div>
    <w:div w:id="120926285">
      <w:bodyDiv w:val="1"/>
      <w:marLeft w:val="0"/>
      <w:marRight w:val="0"/>
      <w:marTop w:val="0"/>
      <w:marBottom w:val="0"/>
      <w:divBdr>
        <w:top w:val="none" w:sz="0" w:space="0" w:color="auto"/>
        <w:left w:val="none" w:sz="0" w:space="0" w:color="auto"/>
        <w:bottom w:val="none" w:sz="0" w:space="0" w:color="auto"/>
        <w:right w:val="none" w:sz="0" w:space="0" w:color="auto"/>
      </w:divBdr>
      <w:divsChild>
        <w:div w:id="36442486">
          <w:marLeft w:val="1166"/>
          <w:marRight w:val="0"/>
          <w:marTop w:val="96"/>
          <w:marBottom w:val="0"/>
          <w:divBdr>
            <w:top w:val="none" w:sz="0" w:space="0" w:color="auto"/>
            <w:left w:val="none" w:sz="0" w:space="0" w:color="auto"/>
            <w:bottom w:val="none" w:sz="0" w:space="0" w:color="auto"/>
            <w:right w:val="none" w:sz="0" w:space="0" w:color="auto"/>
          </w:divBdr>
        </w:div>
        <w:div w:id="412512541">
          <w:marLeft w:val="547"/>
          <w:marRight w:val="0"/>
          <w:marTop w:val="115"/>
          <w:marBottom w:val="0"/>
          <w:divBdr>
            <w:top w:val="none" w:sz="0" w:space="0" w:color="auto"/>
            <w:left w:val="none" w:sz="0" w:space="0" w:color="auto"/>
            <w:bottom w:val="none" w:sz="0" w:space="0" w:color="auto"/>
            <w:right w:val="none" w:sz="0" w:space="0" w:color="auto"/>
          </w:divBdr>
        </w:div>
        <w:div w:id="986324945">
          <w:marLeft w:val="547"/>
          <w:marRight w:val="0"/>
          <w:marTop w:val="115"/>
          <w:marBottom w:val="0"/>
          <w:divBdr>
            <w:top w:val="none" w:sz="0" w:space="0" w:color="auto"/>
            <w:left w:val="none" w:sz="0" w:space="0" w:color="auto"/>
            <w:bottom w:val="none" w:sz="0" w:space="0" w:color="auto"/>
            <w:right w:val="none" w:sz="0" w:space="0" w:color="auto"/>
          </w:divBdr>
        </w:div>
      </w:divsChild>
    </w:div>
    <w:div w:id="121387252">
      <w:bodyDiv w:val="1"/>
      <w:marLeft w:val="0"/>
      <w:marRight w:val="0"/>
      <w:marTop w:val="0"/>
      <w:marBottom w:val="0"/>
      <w:divBdr>
        <w:top w:val="none" w:sz="0" w:space="0" w:color="auto"/>
        <w:left w:val="none" w:sz="0" w:space="0" w:color="auto"/>
        <w:bottom w:val="none" w:sz="0" w:space="0" w:color="auto"/>
        <w:right w:val="none" w:sz="0" w:space="0" w:color="auto"/>
      </w:divBdr>
    </w:div>
    <w:div w:id="122583627">
      <w:bodyDiv w:val="1"/>
      <w:marLeft w:val="0"/>
      <w:marRight w:val="0"/>
      <w:marTop w:val="0"/>
      <w:marBottom w:val="0"/>
      <w:divBdr>
        <w:top w:val="none" w:sz="0" w:space="0" w:color="auto"/>
        <w:left w:val="none" w:sz="0" w:space="0" w:color="auto"/>
        <w:bottom w:val="none" w:sz="0" w:space="0" w:color="auto"/>
        <w:right w:val="none" w:sz="0" w:space="0" w:color="auto"/>
      </w:divBdr>
      <w:divsChild>
        <w:div w:id="6106348">
          <w:marLeft w:val="1800"/>
          <w:marRight w:val="0"/>
          <w:marTop w:val="77"/>
          <w:marBottom w:val="0"/>
          <w:divBdr>
            <w:top w:val="none" w:sz="0" w:space="0" w:color="auto"/>
            <w:left w:val="none" w:sz="0" w:space="0" w:color="auto"/>
            <w:bottom w:val="none" w:sz="0" w:space="0" w:color="auto"/>
            <w:right w:val="none" w:sz="0" w:space="0" w:color="auto"/>
          </w:divBdr>
        </w:div>
        <w:div w:id="103958874">
          <w:marLeft w:val="1800"/>
          <w:marRight w:val="0"/>
          <w:marTop w:val="77"/>
          <w:marBottom w:val="0"/>
          <w:divBdr>
            <w:top w:val="none" w:sz="0" w:space="0" w:color="auto"/>
            <w:left w:val="none" w:sz="0" w:space="0" w:color="auto"/>
            <w:bottom w:val="none" w:sz="0" w:space="0" w:color="auto"/>
            <w:right w:val="none" w:sz="0" w:space="0" w:color="auto"/>
          </w:divBdr>
        </w:div>
        <w:div w:id="149643650">
          <w:marLeft w:val="1800"/>
          <w:marRight w:val="0"/>
          <w:marTop w:val="77"/>
          <w:marBottom w:val="0"/>
          <w:divBdr>
            <w:top w:val="none" w:sz="0" w:space="0" w:color="auto"/>
            <w:left w:val="none" w:sz="0" w:space="0" w:color="auto"/>
            <w:bottom w:val="none" w:sz="0" w:space="0" w:color="auto"/>
            <w:right w:val="none" w:sz="0" w:space="0" w:color="auto"/>
          </w:divBdr>
        </w:div>
        <w:div w:id="376399377">
          <w:marLeft w:val="1166"/>
          <w:marRight w:val="0"/>
          <w:marTop w:val="86"/>
          <w:marBottom w:val="0"/>
          <w:divBdr>
            <w:top w:val="none" w:sz="0" w:space="0" w:color="auto"/>
            <w:left w:val="none" w:sz="0" w:space="0" w:color="auto"/>
            <w:bottom w:val="none" w:sz="0" w:space="0" w:color="auto"/>
            <w:right w:val="none" w:sz="0" w:space="0" w:color="auto"/>
          </w:divBdr>
        </w:div>
        <w:div w:id="674113777">
          <w:marLeft w:val="1166"/>
          <w:marRight w:val="0"/>
          <w:marTop w:val="86"/>
          <w:marBottom w:val="0"/>
          <w:divBdr>
            <w:top w:val="none" w:sz="0" w:space="0" w:color="auto"/>
            <w:left w:val="none" w:sz="0" w:space="0" w:color="auto"/>
            <w:bottom w:val="none" w:sz="0" w:space="0" w:color="auto"/>
            <w:right w:val="none" w:sz="0" w:space="0" w:color="auto"/>
          </w:divBdr>
        </w:div>
        <w:div w:id="676929801">
          <w:marLeft w:val="1166"/>
          <w:marRight w:val="0"/>
          <w:marTop w:val="86"/>
          <w:marBottom w:val="0"/>
          <w:divBdr>
            <w:top w:val="none" w:sz="0" w:space="0" w:color="auto"/>
            <w:left w:val="none" w:sz="0" w:space="0" w:color="auto"/>
            <w:bottom w:val="none" w:sz="0" w:space="0" w:color="auto"/>
            <w:right w:val="none" w:sz="0" w:space="0" w:color="auto"/>
          </w:divBdr>
        </w:div>
        <w:div w:id="692417323">
          <w:marLeft w:val="547"/>
          <w:marRight w:val="0"/>
          <w:marTop w:val="115"/>
          <w:marBottom w:val="0"/>
          <w:divBdr>
            <w:top w:val="none" w:sz="0" w:space="0" w:color="auto"/>
            <w:left w:val="none" w:sz="0" w:space="0" w:color="auto"/>
            <w:bottom w:val="none" w:sz="0" w:space="0" w:color="auto"/>
            <w:right w:val="none" w:sz="0" w:space="0" w:color="auto"/>
          </w:divBdr>
        </w:div>
        <w:div w:id="722409334">
          <w:marLeft w:val="1800"/>
          <w:marRight w:val="0"/>
          <w:marTop w:val="77"/>
          <w:marBottom w:val="0"/>
          <w:divBdr>
            <w:top w:val="none" w:sz="0" w:space="0" w:color="auto"/>
            <w:left w:val="none" w:sz="0" w:space="0" w:color="auto"/>
            <w:bottom w:val="none" w:sz="0" w:space="0" w:color="auto"/>
            <w:right w:val="none" w:sz="0" w:space="0" w:color="auto"/>
          </w:divBdr>
        </w:div>
        <w:div w:id="1399589644">
          <w:marLeft w:val="2520"/>
          <w:marRight w:val="0"/>
          <w:marTop w:val="53"/>
          <w:marBottom w:val="0"/>
          <w:divBdr>
            <w:top w:val="none" w:sz="0" w:space="0" w:color="auto"/>
            <w:left w:val="none" w:sz="0" w:space="0" w:color="auto"/>
            <w:bottom w:val="none" w:sz="0" w:space="0" w:color="auto"/>
            <w:right w:val="none" w:sz="0" w:space="0" w:color="auto"/>
          </w:divBdr>
        </w:div>
        <w:div w:id="1461066932">
          <w:marLeft w:val="547"/>
          <w:marRight w:val="0"/>
          <w:marTop w:val="115"/>
          <w:marBottom w:val="0"/>
          <w:divBdr>
            <w:top w:val="none" w:sz="0" w:space="0" w:color="auto"/>
            <w:left w:val="none" w:sz="0" w:space="0" w:color="auto"/>
            <w:bottom w:val="none" w:sz="0" w:space="0" w:color="auto"/>
            <w:right w:val="none" w:sz="0" w:space="0" w:color="auto"/>
          </w:divBdr>
        </w:div>
        <w:div w:id="1547832657">
          <w:marLeft w:val="1166"/>
          <w:marRight w:val="0"/>
          <w:marTop w:val="86"/>
          <w:marBottom w:val="0"/>
          <w:divBdr>
            <w:top w:val="none" w:sz="0" w:space="0" w:color="auto"/>
            <w:left w:val="none" w:sz="0" w:space="0" w:color="auto"/>
            <w:bottom w:val="none" w:sz="0" w:space="0" w:color="auto"/>
            <w:right w:val="none" w:sz="0" w:space="0" w:color="auto"/>
          </w:divBdr>
        </w:div>
        <w:div w:id="1654750986">
          <w:marLeft w:val="1800"/>
          <w:marRight w:val="0"/>
          <w:marTop w:val="77"/>
          <w:marBottom w:val="0"/>
          <w:divBdr>
            <w:top w:val="none" w:sz="0" w:space="0" w:color="auto"/>
            <w:left w:val="none" w:sz="0" w:space="0" w:color="auto"/>
            <w:bottom w:val="none" w:sz="0" w:space="0" w:color="auto"/>
            <w:right w:val="none" w:sz="0" w:space="0" w:color="auto"/>
          </w:divBdr>
        </w:div>
        <w:div w:id="1874227649">
          <w:marLeft w:val="1166"/>
          <w:marRight w:val="0"/>
          <w:marTop w:val="86"/>
          <w:marBottom w:val="0"/>
          <w:divBdr>
            <w:top w:val="none" w:sz="0" w:space="0" w:color="auto"/>
            <w:left w:val="none" w:sz="0" w:space="0" w:color="auto"/>
            <w:bottom w:val="none" w:sz="0" w:space="0" w:color="auto"/>
            <w:right w:val="none" w:sz="0" w:space="0" w:color="auto"/>
          </w:divBdr>
        </w:div>
      </w:divsChild>
    </w:div>
    <w:div w:id="124155510">
      <w:bodyDiv w:val="1"/>
      <w:marLeft w:val="0"/>
      <w:marRight w:val="0"/>
      <w:marTop w:val="0"/>
      <w:marBottom w:val="0"/>
      <w:divBdr>
        <w:top w:val="none" w:sz="0" w:space="0" w:color="auto"/>
        <w:left w:val="none" w:sz="0" w:space="0" w:color="auto"/>
        <w:bottom w:val="none" w:sz="0" w:space="0" w:color="auto"/>
        <w:right w:val="none" w:sz="0" w:space="0" w:color="auto"/>
      </w:divBdr>
    </w:div>
    <w:div w:id="124280802">
      <w:bodyDiv w:val="1"/>
      <w:marLeft w:val="0"/>
      <w:marRight w:val="0"/>
      <w:marTop w:val="0"/>
      <w:marBottom w:val="0"/>
      <w:divBdr>
        <w:top w:val="none" w:sz="0" w:space="0" w:color="auto"/>
        <w:left w:val="none" w:sz="0" w:space="0" w:color="auto"/>
        <w:bottom w:val="none" w:sz="0" w:space="0" w:color="auto"/>
        <w:right w:val="none" w:sz="0" w:space="0" w:color="auto"/>
      </w:divBdr>
    </w:div>
    <w:div w:id="124392591">
      <w:bodyDiv w:val="1"/>
      <w:marLeft w:val="0"/>
      <w:marRight w:val="0"/>
      <w:marTop w:val="0"/>
      <w:marBottom w:val="0"/>
      <w:divBdr>
        <w:top w:val="none" w:sz="0" w:space="0" w:color="auto"/>
        <w:left w:val="none" w:sz="0" w:space="0" w:color="auto"/>
        <w:bottom w:val="none" w:sz="0" w:space="0" w:color="auto"/>
        <w:right w:val="none" w:sz="0" w:space="0" w:color="auto"/>
      </w:divBdr>
    </w:div>
    <w:div w:id="125271944">
      <w:bodyDiv w:val="1"/>
      <w:marLeft w:val="0"/>
      <w:marRight w:val="0"/>
      <w:marTop w:val="0"/>
      <w:marBottom w:val="0"/>
      <w:divBdr>
        <w:top w:val="none" w:sz="0" w:space="0" w:color="auto"/>
        <w:left w:val="none" w:sz="0" w:space="0" w:color="auto"/>
        <w:bottom w:val="none" w:sz="0" w:space="0" w:color="auto"/>
        <w:right w:val="none" w:sz="0" w:space="0" w:color="auto"/>
      </w:divBdr>
    </w:div>
    <w:div w:id="125898428">
      <w:bodyDiv w:val="1"/>
      <w:marLeft w:val="0"/>
      <w:marRight w:val="0"/>
      <w:marTop w:val="0"/>
      <w:marBottom w:val="0"/>
      <w:divBdr>
        <w:top w:val="none" w:sz="0" w:space="0" w:color="auto"/>
        <w:left w:val="none" w:sz="0" w:space="0" w:color="auto"/>
        <w:bottom w:val="none" w:sz="0" w:space="0" w:color="auto"/>
        <w:right w:val="none" w:sz="0" w:space="0" w:color="auto"/>
      </w:divBdr>
    </w:div>
    <w:div w:id="127087015">
      <w:bodyDiv w:val="1"/>
      <w:marLeft w:val="0"/>
      <w:marRight w:val="0"/>
      <w:marTop w:val="0"/>
      <w:marBottom w:val="0"/>
      <w:divBdr>
        <w:top w:val="none" w:sz="0" w:space="0" w:color="auto"/>
        <w:left w:val="none" w:sz="0" w:space="0" w:color="auto"/>
        <w:bottom w:val="none" w:sz="0" w:space="0" w:color="auto"/>
        <w:right w:val="none" w:sz="0" w:space="0" w:color="auto"/>
      </w:divBdr>
      <w:divsChild>
        <w:div w:id="214582777">
          <w:marLeft w:val="1166"/>
          <w:marRight w:val="0"/>
          <w:marTop w:val="96"/>
          <w:marBottom w:val="0"/>
          <w:divBdr>
            <w:top w:val="none" w:sz="0" w:space="0" w:color="auto"/>
            <w:left w:val="none" w:sz="0" w:space="0" w:color="auto"/>
            <w:bottom w:val="none" w:sz="0" w:space="0" w:color="auto"/>
            <w:right w:val="none" w:sz="0" w:space="0" w:color="auto"/>
          </w:divBdr>
        </w:div>
        <w:div w:id="1031227911">
          <w:marLeft w:val="547"/>
          <w:marRight w:val="0"/>
          <w:marTop w:val="115"/>
          <w:marBottom w:val="0"/>
          <w:divBdr>
            <w:top w:val="none" w:sz="0" w:space="0" w:color="auto"/>
            <w:left w:val="none" w:sz="0" w:space="0" w:color="auto"/>
            <w:bottom w:val="none" w:sz="0" w:space="0" w:color="auto"/>
            <w:right w:val="none" w:sz="0" w:space="0" w:color="auto"/>
          </w:divBdr>
        </w:div>
        <w:div w:id="1457941826">
          <w:marLeft w:val="1166"/>
          <w:marRight w:val="0"/>
          <w:marTop w:val="96"/>
          <w:marBottom w:val="0"/>
          <w:divBdr>
            <w:top w:val="none" w:sz="0" w:space="0" w:color="auto"/>
            <w:left w:val="none" w:sz="0" w:space="0" w:color="auto"/>
            <w:bottom w:val="none" w:sz="0" w:space="0" w:color="auto"/>
            <w:right w:val="none" w:sz="0" w:space="0" w:color="auto"/>
          </w:divBdr>
        </w:div>
      </w:divsChild>
    </w:div>
    <w:div w:id="128327191">
      <w:bodyDiv w:val="1"/>
      <w:marLeft w:val="0"/>
      <w:marRight w:val="0"/>
      <w:marTop w:val="0"/>
      <w:marBottom w:val="0"/>
      <w:divBdr>
        <w:top w:val="none" w:sz="0" w:space="0" w:color="auto"/>
        <w:left w:val="none" w:sz="0" w:space="0" w:color="auto"/>
        <w:bottom w:val="none" w:sz="0" w:space="0" w:color="auto"/>
        <w:right w:val="none" w:sz="0" w:space="0" w:color="auto"/>
      </w:divBdr>
    </w:div>
    <w:div w:id="128400349">
      <w:bodyDiv w:val="1"/>
      <w:marLeft w:val="0"/>
      <w:marRight w:val="0"/>
      <w:marTop w:val="0"/>
      <w:marBottom w:val="0"/>
      <w:divBdr>
        <w:top w:val="none" w:sz="0" w:space="0" w:color="auto"/>
        <w:left w:val="none" w:sz="0" w:space="0" w:color="auto"/>
        <w:bottom w:val="none" w:sz="0" w:space="0" w:color="auto"/>
        <w:right w:val="none" w:sz="0" w:space="0" w:color="auto"/>
      </w:divBdr>
    </w:div>
    <w:div w:id="128600141">
      <w:bodyDiv w:val="1"/>
      <w:marLeft w:val="0"/>
      <w:marRight w:val="0"/>
      <w:marTop w:val="0"/>
      <w:marBottom w:val="0"/>
      <w:divBdr>
        <w:top w:val="none" w:sz="0" w:space="0" w:color="auto"/>
        <w:left w:val="none" w:sz="0" w:space="0" w:color="auto"/>
        <w:bottom w:val="none" w:sz="0" w:space="0" w:color="auto"/>
        <w:right w:val="none" w:sz="0" w:space="0" w:color="auto"/>
      </w:divBdr>
    </w:div>
    <w:div w:id="129520506">
      <w:bodyDiv w:val="1"/>
      <w:marLeft w:val="0"/>
      <w:marRight w:val="0"/>
      <w:marTop w:val="0"/>
      <w:marBottom w:val="0"/>
      <w:divBdr>
        <w:top w:val="none" w:sz="0" w:space="0" w:color="auto"/>
        <w:left w:val="none" w:sz="0" w:space="0" w:color="auto"/>
        <w:bottom w:val="none" w:sz="0" w:space="0" w:color="auto"/>
        <w:right w:val="none" w:sz="0" w:space="0" w:color="auto"/>
      </w:divBdr>
    </w:div>
    <w:div w:id="129595656">
      <w:bodyDiv w:val="1"/>
      <w:marLeft w:val="0"/>
      <w:marRight w:val="0"/>
      <w:marTop w:val="0"/>
      <w:marBottom w:val="0"/>
      <w:divBdr>
        <w:top w:val="none" w:sz="0" w:space="0" w:color="auto"/>
        <w:left w:val="none" w:sz="0" w:space="0" w:color="auto"/>
        <w:bottom w:val="none" w:sz="0" w:space="0" w:color="auto"/>
        <w:right w:val="none" w:sz="0" w:space="0" w:color="auto"/>
      </w:divBdr>
      <w:divsChild>
        <w:div w:id="618999221">
          <w:marLeft w:val="1166"/>
          <w:marRight w:val="0"/>
          <w:marTop w:val="134"/>
          <w:marBottom w:val="0"/>
          <w:divBdr>
            <w:top w:val="none" w:sz="0" w:space="0" w:color="auto"/>
            <w:left w:val="none" w:sz="0" w:space="0" w:color="auto"/>
            <w:bottom w:val="none" w:sz="0" w:space="0" w:color="auto"/>
            <w:right w:val="none" w:sz="0" w:space="0" w:color="auto"/>
          </w:divBdr>
        </w:div>
        <w:div w:id="699474762">
          <w:marLeft w:val="547"/>
          <w:marRight w:val="0"/>
          <w:marTop w:val="154"/>
          <w:marBottom w:val="0"/>
          <w:divBdr>
            <w:top w:val="none" w:sz="0" w:space="0" w:color="auto"/>
            <w:left w:val="none" w:sz="0" w:space="0" w:color="auto"/>
            <w:bottom w:val="none" w:sz="0" w:space="0" w:color="auto"/>
            <w:right w:val="none" w:sz="0" w:space="0" w:color="auto"/>
          </w:divBdr>
        </w:div>
        <w:div w:id="850099438">
          <w:marLeft w:val="1166"/>
          <w:marRight w:val="0"/>
          <w:marTop w:val="134"/>
          <w:marBottom w:val="0"/>
          <w:divBdr>
            <w:top w:val="none" w:sz="0" w:space="0" w:color="auto"/>
            <w:left w:val="none" w:sz="0" w:space="0" w:color="auto"/>
            <w:bottom w:val="none" w:sz="0" w:space="0" w:color="auto"/>
            <w:right w:val="none" w:sz="0" w:space="0" w:color="auto"/>
          </w:divBdr>
        </w:div>
      </w:divsChild>
    </w:div>
    <w:div w:id="130708692">
      <w:bodyDiv w:val="1"/>
      <w:marLeft w:val="0"/>
      <w:marRight w:val="0"/>
      <w:marTop w:val="0"/>
      <w:marBottom w:val="0"/>
      <w:divBdr>
        <w:top w:val="none" w:sz="0" w:space="0" w:color="auto"/>
        <w:left w:val="none" w:sz="0" w:space="0" w:color="auto"/>
        <w:bottom w:val="none" w:sz="0" w:space="0" w:color="auto"/>
        <w:right w:val="none" w:sz="0" w:space="0" w:color="auto"/>
      </w:divBdr>
    </w:div>
    <w:div w:id="131099609">
      <w:bodyDiv w:val="1"/>
      <w:marLeft w:val="0"/>
      <w:marRight w:val="0"/>
      <w:marTop w:val="0"/>
      <w:marBottom w:val="0"/>
      <w:divBdr>
        <w:top w:val="none" w:sz="0" w:space="0" w:color="auto"/>
        <w:left w:val="none" w:sz="0" w:space="0" w:color="auto"/>
        <w:bottom w:val="none" w:sz="0" w:space="0" w:color="auto"/>
        <w:right w:val="none" w:sz="0" w:space="0" w:color="auto"/>
      </w:divBdr>
    </w:div>
    <w:div w:id="131101712">
      <w:bodyDiv w:val="1"/>
      <w:marLeft w:val="0"/>
      <w:marRight w:val="0"/>
      <w:marTop w:val="0"/>
      <w:marBottom w:val="0"/>
      <w:divBdr>
        <w:top w:val="none" w:sz="0" w:space="0" w:color="auto"/>
        <w:left w:val="none" w:sz="0" w:space="0" w:color="auto"/>
        <w:bottom w:val="none" w:sz="0" w:space="0" w:color="auto"/>
        <w:right w:val="none" w:sz="0" w:space="0" w:color="auto"/>
      </w:divBdr>
      <w:divsChild>
        <w:div w:id="1556813055">
          <w:marLeft w:val="0"/>
          <w:marRight w:val="0"/>
          <w:marTop w:val="0"/>
          <w:marBottom w:val="0"/>
          <w:divBdr>
            <w:top w:val="none" w:sz="0" w:space="0" w:color="auto"/>
            <w:left w:val="none" w:sz="0" w:space="0" w:color="auto"/>
            <w:bottom w:val="none" w:sz="0" w:space="0" w:color="auto"/>
            <w:right w:val="none" w:sz="0" w:space="0" w:color="auto"/>
          </w:divBdr>
          <w:divsChild>
            <w:div w:id="199319234">
              <w:marLeft w:val="0"/>
              <w:marRight w:val="0"/>
              <w:marTop w:val="0"/>
              <w:marBottom w:val="0"/>
              <w:divBdr>
                <w:top w:val="none" w:sz="0" w:space="0" w:color="auto"/>
                <w:left w:val="none" w:sz="0" w:space="0" w:color="auto"/>
                <w:bottom w:val="none" w:sz="0" w:space="0" w:color="auto"/>
                <w:right w:val="none" w:sz="0" w:space="0" w:color="auto"/>
              </w:divBdr>
            </w:div>
            <w:div w:id="699550802">
              <w:marLeft w:val="0"/>
              <w:marRight w:val="0"/>
              <w:marTop w:val="0"/>
              <w:marBottom w:val="0"/>
              <w:divBdr>
                <w:top w:val="none" w:sz="0" w:space="0" w:color="auto"/>
                <w:left w:val="none" w:sz="0" w:space="0" w:color="auto"/>
                <w:bottom w:val="none" w:sz="0" w:space="0" w:color="auto"/>
                <w:right w:val="none" w:sz="0" w:space="0" w:color="auto"/>
              </w:divBdr>
            </w:div>
            <w:div w:id="805701623">
              <w:marLeft w:val="0"/>
              <w:marRight w:val="0"/>
              <w:marTop w:val="0"/>
              <w:marBottom w:val="0"/>
              <w:divBdr>
                <w:top w:val="none" w:sz="0" w:space="0" w:color="auto"/>
                <w:left w:val="none" w:sz="0" w:space="0" w:color="auto"/>
                <w:bottom w:val="none" w:sz="0" w:space="0" w:color="auto"/>
                <w:right w:val="none" w:sz="0" w:space="0" w:color="auto"/>
              </w:divBdr>
            </w:div>
            <w:div w:id="885995790">
              <w:marLeft w:val="0"/>
              <w:marRight w:val="0"/>
              <w:marTop w:val="0"/>
              <w:marBottom w:val="0"/>
              <w:divBdr>
                <w:top w:val="none" w:sz="0" w:space="0" w:color="auto"/>
                <w:left w:val="none" w:sz="0" w:space="0" w:color="auto"/>
                <w:bottom w:val="none" w:sz="0" w:space="0" w:color="auto"/>
                <w:right w:val="none" w:sz="0" w:space="0" w:color="auto"/>
              </w:divBdr>
            </w:div>
            <w:div w:id="20036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1540">
      <w:bodyDiv w:val="1"/>
      <w:marLeft w:val="0"/>
      <w:marRight w:val="0"/>
      <w:marTop w:val="0"/>
      <w:marBottom w:val="0"/>
      <w:divBdr>
        <w:top w:val="none" w:sz="0" w:space="0" w:color="auto"/>
        <w:left w:val="none" w:sz="0" w:space="0" w:color="auto"/>
        <w:bottom w:val="none" w:sz="0" w:space="0" w:color="auto"/>
        <w:right w:val="none" w:sz="0" w:space="0" w:color="auto"/>
      </w:divBdr>
      <w:divsChild>
        <w:div w:id="805705576">
          <w:marLeft w:val="0"/>
          <w:marRight w:val="0"/>
          <w:marTop w:val="0"/>
          <w:marBottom w:val="0"/>
          <w:divBdr>
            <w:top w:val="none" w:sz="0" w:space="0" w:color="auto"/>
            <w:left w:val="none" w:sz="0" w:space="0" w:color="auto"/>
            <w:bottom w:val="none" w:sz="0" w:space="0" w:color="auto"/>
            <w:right w:val="none" w:sz="0" w:space="0" w:color="auto"/>
          </w:divBdr>
          <w:divsChild>
            <w:div w:id="218178327">
              <w:marLeft w:val="0"/>
              <w:marRight w:val="0"/>
              <w:marTop w:val="0"/>
              <w:marBottom w:val="0"/>
              <w:divBdr>
                <w:top w:val="none" w:sz="0" w:space="0" w:color="auto"/>
                <w:left w:val="none" w:sz="0" w:space="0" w:color="auto"/>
                <w:bottom w:val="none" w:sz="0" w:space="0" w:color="auto"/>
                <w:right w:val="none" w:sz="0" w:space="0" w:color="auto"/>
              </w:divBdr>
            </w:div>
            <w:div w:id="371156890">
              <w:marLeft w:val="0"/>
              <w:marRight w:val="0"/>
              <w:marTop w:val="0"/>
              <w:marBottom w:val="0"/>
              <w:divBdr>
                <w:top w:val="none" w:sz="0" w:space="0" w:color="auto"/>
                <w:left w:val="none" w:sz="0" w:space="0" w:color="auto"/>
                <w:bottom w:val="none" w:sz="0" w:space="0" w:color="auto"/>
                <w:right w:val="none" w:sz="0" w:space="0" w:color="auto"/>
              </w:divBdr>
            </w:div>
            <w:div w:id="822307361">
              <w:marLeft w:val="0"/>
              <w:marRight w:val="0"/>
              <w:marTop w:val="0"/>
              <w:marBottom w:val="0"/>
              <w:divBdr>
                <w:top w:val="none" w:sz="0" w:space="0" w:color="auto"/>
                <w:left w:val="none" w:sz="0" w:space="0" w:color="auto"/>
                <w:bottom w:val="none" w:sz="0" w:space="0" w:color="auto"/>
                <w:right w:val="none" w:sz="0" w:space="0" w:color="auto"/>
              </w:divBdr>
            </w:div>
            <w:div w:id="923301386">
              <w:marLeft w:val="0"/>
              <w:marRight w:val="0"/>
              <w:marTop w:val="0"/>
              <w:marBottom w:val="0"/>
              <w:divBdr>
                <w:top w:val="none" w:sz="0" w:space="0" w:color="auto"/>
                <w:left w:val="none" w:sz="0" w:space="0" w:color="auto"/>
                <w:bottom w:val="none" w:sz="0" w:space="0" w:color="auto"/>
                <w:right w:val="none" w:sz="0" w:space="0" w:color="auto"/>
              </w:divBdr>
            </w:div>
            <w:div w:id="938172532">
              <w:marLeft w:val="0"/>
              <w:marRight w:val="0"/>
              <w:marTop w:val="0"/>
              <w:marBottom w:val="0"/>
              <w:divBdr>
                <w:top w:val="none" w:sz="0" w:space="0" w:color="auto"/>
                <w:left w:val="none" w:sz="0" w:space="0" w:color="auto"/>
                <w:bottom w:val="none" w:sz="0" w:space="0" w:color="auto"/>
                <w:right w:val="none" w:sz="0" w:space="0" w:color="auto"/>
              </w:divBdr>
            </w:div>
            <w:div w:id="1097169409">
              <w:marLeft w:val="0"/>
              <w:marRight w:val="0"/>
              <w:marTop w:val="0"/>
              <w:marBottom w:val="0"/>
              <w:divBdr>
                <w:top w:val="none" w:sz="0" w:space="0" w:color="auto"/>
                <w:left w:val="none" w:sz="0" w:space="0" w:color="auto"/>
                <w:bottom w:val="none" w:sz="0" w:space="0" w:color="auto"/>
                <w:right w:val="none" w:sz="0" w:space="0" w:color="auto"/>
              </w:divBdr>
            </w:div>
            <w:div w:id="17291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7789">
      <w:bodyDiv w:val="1"/>
      <w:marLeft w:val="0"/>
      <w:marRight w:val="0"/>
      <w:marTop w:val="0"/>
      <w:marBottom w:val="0"/>
      <w:divBdr>
        <w:top w:val="none" w:sz="0" w:space="0" w:color="auto"/>
        <w:left w:val="none" w:sz="0" w:space="0" w:color="auto"/>
        <w:bottom w:val="none" w:sz="0" w:space="0" w:color="auto"/>
        <w:right w:val="none" w:sz="0" w:space="0" w:color="auto"/>
      </w:divBdr>
      <w:divsChild>
        <w:div w:id="1613976462">
          <w:marLeft w:val="547"/>
          <w:marRight w:val="0"/>
          <w:marTop w:val="154"/>
          <w:marBottom w:val="0"/>
          <w:divBdr>
            <w:top w:val="none" w:sz="0" w:space="0" w:color="auto"/>
            <w:left w:val="none" w:sz="0" w:space="0" w:color="auto"/>
            <w:bottom w:val="none" w:sz="0" w:space="0" w:color="auto"/>
            <w:right w:val="none" w:sz="0" w:space="0" w:color="auto"/>
          </w:divBdr>
        </w:div>
      </w:divsChild>
    </w:div>
    <w:div w:id="132061462">
      <w:bodyDiv w:val="1"/>
      <w:marLeft w:val="0"/>
      <w:marRight w:val="0"/>
      <w:marTop w:val="0"/>
      <w:marBottom w:val="0"/>
      <w:divBdr>
        <w:top w:val="none" w:sz="0" w:space="0" w:color="auto"/>
        <w:left w:val="none" w:sz="0" w:space="0" w:color="auto"/>
        <w:bottom w:val="none" w:sz="0" w:space="0" w:color="auto"/>
        <w:right w:val="none" w:sz="0" w:space="0" w:color="auto"/>
      </w:divBdr>
    </w:div>
    <w:div w:id="132604884">
      <w:bodyDiv w:val="1"/>
      <w:marLeft w:val="0"/>
      <w:marRight w:val="0"/>
      <w:marTop w:val="0"/>
      <w:marBottom w:val="0"/>
      <w:divBdr>
        <w:top w:val="none" w:sz="0" w:space="0" w:color="auto"/>
        <w:left w:val="none" w:sz="0" w:space="0" w:color="auto"/>
        <w:bottom w:val="none" w:sz="0" w:space="0" w:color="auto"/>
        <w:right w:val="none" w:sz="0" w:space="0" w:color="auto"/>
      </w:divBdr>
      <w:divsChild>
        <w:div w:id="712966678">
          <w:marLeft w:val="0"/>
          <w:marRight w:val="0"/>
          <w:marTop w:val="96"/>
          <w:marBottom w:val="0"/>
          <w:divBdr>
            <w:top w:val="none" w:sz="0" w:space="0" w:color="auto"/>
            <w:left w:val="none" w:sz="0" w:space="0" w:color="auto"/>
            <w:bottom w:val="none" w:sz="0" w:space="0" w:color="auto"/>
            <w:right w:val="none" w:sz="0" w:space="0" w:color="auto"/>
          </w:divBdr>
        </w:div>
        <w:div w:id="1904559489">
          <w:marLeft w:val="0"/>
          <w:marRight w:val="0"/>
          <w:marTop w:val="96"/>
          <w:marBottom w:val="0"/>
          <w:divBdr>
            <w:top w:val="none" w:sz="0" w:space="0" w:color="auto"/>
            <w:left w:val="none" w:sz="0" w:space="0" w:color="auto"/>
            <w:bottom w:val="none" w:sz="0" w:space="0" w:color="auto"/>
            <w:right w:val="none" w:sz="0" w:space="0" w:color="auto"/>
          </w:divBdr>
        </w:div>
      </w:divsChild>
    </w:div>
    <w:div w:id="132794107">
      <w:bodyDiv w:val="1"/>
      <w:marLeft w:val="0"/>
      <w:marRight w:val="0"/>
      <w:marTop w:val="0"/>
      <w:marBottom w:val="0"/>
      <w:divBdr>
        <w:top w:val="none" w:sz="0" w:space="0" w:color="auto"/>
        <w:left w:val="none" w:sz="0" w:space="0" w:color="auto"/>
        <w:bottom w:val="none" w:sz="0" w:space="0" w:color="auto"/>
        <w:right w:val="none" w:sz="0" w:space="0" w:color="auto"/>
      </w:divBdr>
      <w:divsChild>
        <w:div w:id="52430442">
          <w:marLeft w:val="706"/>
          <w:marRight w:val="0"/>
          <w:marTop w:val="115"/>
          <w:marBottom w:val="0"/>
          <w:divBdr>
            <w:top w:val="none" w:sz="0" w:space="0" w:color="auto"/>
            <w:left w:val="none" w:sz="0" w:space="0" w:color="auto"/>
            <w:bottom w:val="none" w:sz="0" w:space="0" w:color="auto"/>
            <w:right w:val="none" w:sz="0" w:space="0" w:color="auto"/>
          </w:divBdr>
        </w:div>
        <w:div w:id="556824941">
          <w:marLeft w:val="418"/>
          <w:marRight w:val="0"/>
          <w:marTop w:val="115"/>
          <w:marBottom w:val="0"/>
          <w:divBdr>
            <w:top w:val="none" w:sz="0" w:space="0" w:color="auto"/>
            <w:left w:val="none" w:sz="0" w:space="0" w:color="auto"/>
            <w:bottom w:val="none" w:sz="0" w:space="0" w:color="auto"/>
            <w:right w:val="none" w:sz="0" w:space="0" w:color="auto"/>
          </w:divBdr>
        </w:div>
        <w:div w:id="1046761431">
          <w:marLeft w:val="706"/>
          <w:marRight w:val="0"/>
          <w:marTop w:val="115"/>
          <w:marBottom w:val="0"/>
          <w:divBdr>
            <w:top w:val="none" w:sz="0" w:space="0" w:color="auto"/>
            <w:left w:val="none" w:sz="0" w:space="0" w:color="auto"/>
            <w:bottom w:val="none" w:sz="0" w:space="0" w:color="auto"/>
            <w:right w:val="none" w:sz="0" w:space="0" w:color="auto"/>
          </w:divBdr>
        </w:div>
      </w:divsChild>
    </w:div>
    <w:div w:id="132917755">
      <w:bodyDiv w:val="1"/>
      <w:marLeft w:val="0"/>
      <w:marRight w:val="0"/>
      <w:marTop w:val="0"/>
      <w:marBottom w:val="0"/>
      <w:divBdr>
        <w:top w:val="none" w:sz="0" w:space="0" w:color="auto"/>
        <w:left w:val="none" w:sz="0" w:space="0" w:color="auto"/>
        <w:bottom w:val="none" w:sz="0" w:space="0" w:color="auto"/>
        <w:right w:val="none" w:sz="0" w:space="0" w:color="auto"/>
      </w:divBdr>
    </w:div>
    <w:div w:id="134370100">
      <w:bodyDiv w:val="1"/>
      <w:marLeft w:val="0"/>
      <w:marRight w:val="0"/>
      <w:marTop w:val="0"/>
      <w:marBottom w:val="0"/>
      <w:divBdr>
        <w:top w:val="none" w:sz="0" w:space="0" w:color="auto"/>
        <w:left w:val="none" w:sz="0" w:space="0" w:color="auto"/>
        <w:bottom w:val="none" w:sz="0" w:space="0" w:color="auto"/>
        <w:right w:val="none" w:sz="0" w:space="0" w:color="auto"/>
      </w:divBdr>
    </w:div>
    <w:div w:id="135729728">
      <w:bodyDiv w:val="1"/>
      <w:marLeft w:val="0"/>
      <w:marRight w:val="0"/>
      <w:marTop w:val="0"/>
      <w:marBottom w:val="0"/>
      <w:divBdr>
        <w:top w:val="none" w:sz="0" w:space="0" w:color="auto"/>
        <w:left w:val="none" w:sz="0" w:space="0" w:color="auto"/>
        <w:bottom w:val="none" w:sz="0" w:space="0" w:color="auto"/>
        <w:right w:val="none" w:sz="0" w:space="0" w:color="auto"/>
      </w:divBdr>
      <w:divsChild>
        <w:div w:id="611983199">
          <w:marLeft w:val="0"/>
          <w:marRight w:val="0"/>
          <w:marTop w:val="0"/>
          <w:marBottom w:val="0"/>
          <w:divBdr>
            <w:top w:val="none" w:sz="0" w:space="0" w:color="auto"/>
            <w:left w:val="none" w:sz="0" w:space="0" w:color="auto"/>
            <w:bottom w:val="none" w:sz="0" w:space="0" w:color="auto"/>
            <w:right w:val="none" w:sz="0" w:space="0" w:color="auto"/>
          </w:divBdr>
          <w:divsChild>
            <w:div w:id="457376963">
              <w:marLeft w:val="0"/>
              <w:marRight w:val="0"/>
              <w:marTop w:val="0"/>
              <w:marBottom w:val="0"/>
              <w:divBdr>
                <w:top w:val="none" w:sz="0" w:space="0" w:color="auto"/>
                <w:left w:val="none" w:sz="0" w:space="0" w:color="auto"/>
                <w:bottom w:val="none" w:sz="0" w:space="0" w:color="auto"/>
                <w:right w:val="none" w:sz="0" w:space="0" w:color="auto"/>
              </w:divBdr>
            </w:div>
            <w:div w:id="478428198">
              <w:marLeft w:val="0"/>
              <w:marRight w:val="0"/>
              <w:marTop w:val="0"/>
              <w:marBottom w:val="0"/>
              <w:divBdr>
                <w:top w:val="none" w:sz="0" w:space="0" w:color="auto"/>
                <w:left w:val="none" w:sz="0" w:space="0" w:color="auto"/>
                <w:bottom w:val="none" w:sz="0" w:space="0" w:color="auto"/>
                <w:right w:val="none" w:sz="0" w:space="0" w:color="auto"/>
              </w:divBdr>
            </w:div>
            <w:div w:id="9089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1750">
      <w:bodyDiv w:val="1"/>
      <w:marLeft w:val="0"/>
      <w:marRight w:val="0"/>
      <w:marTop w:val="0"/>
      <w:marBottom w:val="0"/>
      <w:divBdr>
        <w:top w:val="none" w:sz="0" w:space="0" w:color="auto"/>
        <w:left w:val="none" w:sz="0" w:space="0" w:color="auto"/>
        <w:bottom w:val="none" w:sz="0" w:space="0" w:color="auto"/>
        <w:right w:val="none" w:sz="0" w:space="0" w:color="auto"/>
      </w:divBdr>
    </w:div>
    <w:div w:id="136385167">
      <w:bodyDiv w:val="1"/>
      <w:marLeft w:val="0"/>
      <w:marRight w:val="0"/>
      <w:marTop w:val="0"/>
      <w:marBottom w:val="0"/>
      <w:divBdr>
        <w:top w:val="none" w:sz="0" w:space="0" w:color="auto"/>
        <w:left w:val="none" w:sz="0" w:space="0" w:color="auto"/>
        <w:bottom w:val="none" w:sz="0" w:space="0" w:color="auto"/>
        <w:right w:val="none" w:sz="0" w:space="0" w:color="auto"/>
      </w:divBdr>
    </w:div>
    <w:div w:id="136581254">
      <w:bodyDiv w:val="1"/>
      <w:marLeft w:val="0"/>
      <w:marRight w:val="0"/>
      <w:marTop w:val="0"/>
      <w:marBottom w:val="0"/>
      <w:divBdr>
        <w:top w:val="none" w:sz="0" w:space="0" w:color="auto"/>
        <w:left w:val="none" w:sz="0" w:space="0" w:color="auto"/>
        <w:bottom w:val="none" w:sz="0" w:space="0" w:color="auto"/>
        <w:right w:val="none" w:sz="0" w:space="0" w:color="auto"/>
      </w:divBdr>
    </w:div>
    <w:div w:id="138151719">
      <w:bodyDiv w:val="1"/>
      <w:marLeft w:val="0"/>
      <w:marRight w:val="0"/>
      <w:marTop w:val="0"/>
      <w:marBottom w:val="0"/>
      <w:divBdr>
        <w:top w:val="none" w:sz="0" w:space="0" w:color="auto"/>
        <w:left w:val="none" w:sz="0" w:space="0" w:color="auto"/>
        <w:bottom w:val="none" w:sz="0" w:space="0" w:color="auto"/>
        <w:right w:val="none" w:sz="0" w:space="0" w:color="auto"/>
      </w:divBdr>
    </w:div>
    <w:div w:id="138961072">
      <w:bodyDiv w:val="1"/>
      <w:marLeft w:val="0"/>
      <w:marRight w:val="0"/>
      <w:marTop w:val="0"/>
      <w:marBottom w:val="0"/>
      <w:divBdr>
        <w:top w:val="none" w:sz="0" w:space="0" w:color="auto"/>
        <w:left w:val="none" w:sz="0" w:space="0" w:color="auto"/>
        <w:bottom w:val="none" w:sz="0" w:space="0" w:color="auto"/>
        <w:right w:val="none" w:sz="0" w:space="0" w:color="auto"/>
      </w:divBdr>
    </w:div>
    <w:div w:id="139346870">
      <w:bodyDiv w:val="1"/>
      <w:marLeft w:val="0"/>
      <w:marRight w:val="0"/>
      <w:marTop w:val="0"/>
      <w:marBottom w:val="0"/>
      <w:divBdr>
        <w:top w:val="none" w:sz="0" w:space="0" w:color="auto"/>
        <w:left w:val="none" w:sz="0" w:space="0" w:color="auto"/>
        <w:bottom w:val="none" w:sz="0" w:space="0" w:color="auto"/>
        <w:right w:val="none" w:sz="0" w:space="0" w:color="auto"/>
      </w:divBdr>
      <w:divsChild>
        <w:div w:id="635455423">
          <w:marLeft w:val="547"/>
          <w:marRight w:val="0"/>
          <w:marTop w:val="106"/>
          <w:marBottom w:val="0"/>
          <w:divBdr>
            <w:top w:val="none" w:sz="0" w:space="0" w:color="auto"/>
            <w:left w:val="none" w:sz="0" w:space="0" w:color="auto"/>
            <w:bottom w:val="none" w:sz="0" w:space="0" w:color="auto"/>
            <w:right w:val="none" w:sz="0" w:space="0" w:color="auto"/>
          </w:divBdr>
        </w:div>
        <w:div w:id="1101875211">
          <w:marLeft w:val="1166"/>
          <w:marRight w:val="0"/>
          <w:marTop w:val="86"/>
          <w:marBottom w:val="0"/>
          <w:divBdr>
            <w:top w:val="none" w:sz="0" w:space="0" w:color="auto"/>
            <w:left w:val="none" w:sz="0" w:space="0" w:color="auto"/>
            <w:bottom w:val="none" w:sz="0" w:space="0" w:color="auto"/>
            <w:right w:val="none" w:sz="0" w:space="0" w:color="auto"/>
          </w:divBdr>
        </w:div>
        <w:div w:id="1221869804">
          <w:marLeft w:val="806"/>
          <w:marRight w:val="0"/>
          <w:marTop w:val="134"/>
          <w:marBottom w:val="0"/>
          <w:divBdr>
            <w:top w:val="none" w:sz="0" w:space="0" w:color="auto"/>
            <w:left w:val="none" w:sz="0" w:space="0" w:color="auto"/>
            <w:bottom w:val="none" w:sz="0" w:space="0" w:color="auto"/>
            <w:right w:val="none" w:sz="0" w:space="0" w:color="auto"/>
          </w:divBdr>
        </w:div>
        <w:div w:id="1699040832">
          <w:marLeft w:val="806"/>
          <w:marRight w:val="0"/>
          <w:marTop w:val="134"/>
          <w:marBottom w:val="0"/>
          <w:divBdr>
            <w:top w:val="none" w:sz="0" w:space="0" w:color="auto"/>
            <w:left w:val="none" w:sz="0" w:space="0" w:color="auto"/>
            <w:bottom w:val="none" w:sz="0" w:space="0" w:color="auto"/>
            <w:right w:val="none" w:sz="0" w:space="0" w:color="auto"/>
          </w:divBdr>
        </w:div>
        <w:div w:id="2042167562">
          <w:marLeft w:val="1166"/>
          <w:marRight w:val="0"/>
          <w:marTop w:val="86"/>
          <w:marBottom w:val="0"/>
          <w:divBdr>
            <w:top w:val="none" w:sz="0" w:space="0" w:color="auto"/>
            <w:left w:val="none" w:sz="0" w:space="0" w:color="auto"/>
            <w:bottom w:val="none" w:sz="0" w:space="0" w:color="auto"/>
            <w:right w:val="none" w:sz="0" w:space="0" w:color="auto"/>
          </w:divBdr>
        </w:div>
      </w:divsChild>
    </w:div>
    <w:div w:id="139461840">
      <w:bodyDiv w:val="1"/>
      <w:marLeft w:val="0"/>
      <w:marRight w:val="0"/>
      <w:marTop w:val="0"/>
      <w:marBottom w:val="0"/>
      <w:divBdr>
        <w:top w:val="none" w:sz="0" w:space="0" w:color="auto"/>
        <w:left w:val="none" w:sz="0" w:space="0" w:color="auto"/>
        <w:bottom w:val="none" w:sz="0" w:space="0" w:color="auto"/>
        <w:right w:val="none" w:sz="0" w:space="0" w:color="auto"/>
      </w:divBdr>
      <w:divsChild>
        <w:div w:id="154994892">
          <w:marLeft w:val="835"/>
          <w:marRight w:val="0"/>
          <w:marTop w:val="96"/>
          <w:marBottom w:val="0"/>
          <w:divBdr>
            <w:top w:val="none" w:sz="0" w:space="0" w:color="auto"/>
            <w:left w:val="none" w:sz="0" w:space="0" w:color="auto"/>
            <w:bottom w:val="none" w:sz="0" w:space="0" w:color="auto"/>
            <w:right w:val="none" w:sz="0" w:space="0" w:color="auto"/>
          </w:divBdr>
        </w:div>
        <w:div w:id="338390742">
          <w:marLeft w:val="274"/>
          <w:marRight w:val="0"/>
          <w:marTop w:val="115"/>
          <w:marBottom w:val="0"/>
          <w:divBdr>
            <w:top w:val="none" w:sz="0" w:space="0" w:color="auto"/>
            <w:left w:val="none" w:sz="0" w:space="0" w:color="auto"/>
            <w:bottom w:val="none" w:sz="0" w:space="0" w:color="auto"/>
            <w:right w:val="none" w:sz="0" w:space="0" w:color="auto"/>
          </w:divBdr>
        </w:div>
        <w:div w:id="805658342">
          <w:marLeft w:val="274"/>
          <w:marRight w:val="0"/>
          <w:marTop w:val="115"/>
          <w:marBottom w:val="0"/>
          <w:divBdr>
            <w:top w:val="none" w:sz="0" w:space="0" w:color="auto"/>
            <w:left w:val="none" w:sz="0" w:space="0" w:color="auto"/>
            <w:bottom w:val="none" w:sz="0" w:space="0" w:color="auto"/>
            <w:right w:val="none" w:sz="0" w:space="0" w:color="auto"/>
          </w:divBdr>
        </w:div>
        <w:div w:id="1032414843">
          <w:marLeft w:val="274"/>
          <w:marRight w:val="0"/>
          <w:marTop w:val="115"/>
          <w:marBottom w:val="0"/>
          <w:divBdr>
            <w:top w:val="none" w:sz="0" w:space="0" w:color="auto"/>
            <w:left w:val="none" w:sz="0" w:space="0" w:color="auto"/>
            <w:bottom w:val="none" w:sz="0" w:space="0" w:color="auto"/>
            <w:right w:val="none" w:sz="0" w:space="0" w:color="auto"/>
          </w:divBdr>
        </w:div>
        <w:div w:id="1719283666">
          <w:marLeft w:val="835"/>
          <w:marRight w:val="0"/>
          <w:marTop w:val="96"/>
          <w:marBottom w:val="0"/>
          <w:divBdr>
            <w:top w:val="none" w:sz="0" w:space="0" w:color="auto"/>
            <w:left w:val="none" w:sz="0" w:space="0" w:color="auto"/>
            <w:bottom w:val="none" w:sz="0" w:space="0" w:color="auto"/>
            <w:right w:val="none" w:sz="0" w:space="0" w:color="auto"/>
          </w:divBdr>
        </w:div>
      </w:divsChild>
    </w:div>
    <w:div w:id="139463005">
      <w:bodyDiv w:val="1"/>
      <w:marLeft w:val="0"/>
      <w:marRight w:val="0"/>
      <w:marTop w:val="0"/>
      <w:marBottom w:val="0"/>
      <w:divBdr>
        <w:top w:val="none" w:sz="0" w:space="0" w:color="auto"/>
        <w:left w:val="none" w:sz="0" w:space="0" w:color="auto"/>
        <w:bottom w:val="none" w:sz="0" w:space="0" w:color="auto"/>
        <w:right w:val="none" w:sz="0" w:space="0" w:color="auto"/>
      </w:divBdr>
      <w:divsChild>
        <w:div w:id="1022900438">
          <w:marLeft w:val="0"/>
          <w:marRight w:val="0"/>
          <w:marTop w:val="0"/>
          <w:marBottom w:val="0"/>
          <w:divBdr>
            <w:top w:val="none" w:sz="0" w:space="0" w:color="auto"/>
            <w:left w:val="none" w:sz="0" w:space="0" w:color="auto"/>
            <w:bottom w:val="none" w:sz="0" w:space="0" w:color="auto"/>
            <w:right w:val="none" w:sz="0" w:space="0" w:color="auto"/>
          </w:divBdr>
          <w:divsChild>
            <w:div w:id="698354505">
              <w:marLeft w:val="0"/>
              <w:marRight w:val="0"/>
              <w:marTop w:val="0"/>
              <w:marBottom w:val="0"/>
              <w:divBdr>
                <w:top w:val="none" w:sz="0" w:space="0" w:color="auto"/>
                <w:left w:val="none" w:sz="0" w:space="0" w:color="auto"/>
                <w:bottom w:val="none" w:sz="0" w:space="0" w:color="auto"/>
                <w:right w:val="none" w:sz="0" w:space="0" w:color="auto"/>
              </w:divBdr>
            </w:div>
            <w:div w:id="1243221444">
              <w:marLeft w:val="0"/>
              <w:marRight w:val="0"/>
              <w:marTop w:val="0"/>
              <w:marBottom w:val="0"/>
              <w:divBdr>
                <w:top w:val="none" w:sz="0" w:space="0" w:color="auto"/>
                <w:left w:val="none" w:sz="0" w:space="0" w:color="auto"/>
                <w:bottom w:val="none" w:sz="0" w:space="0" w:color="auto"/>
                <w:right w:val="none" w:sz="0" w:space="0" w:color="auto"/>
              </w:divBdr>
            </w:div>
            <w:div w:id="1357192406">
              <w:marLeft w:val="0"/>
              <w:marRight w:val="0"/>
              <w:marTop w:val="0"/>
              <w:marBottom w:val="0"/>
              <w:divBdr>
                <w:top w:val="none" w:sz="0" w:space="0" w:color="auto"/>
                <w:left w:val="none" w:sz="0" w:space="0" w:color="auto"/>
                <w:bottom w:val="none" w:sz="0" w:space="0" w:color="auto"/>
                <w:right w:val="none" w:sz="0" w:space="0" w:color="auto"/>
              </w:divBdr>
            </w:div>
            <w:div w:id="18721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3067">
      <w:bodyDiv w:val="1"/>
      <w:marLeft w:val="0"/>
      <w:marRight w:val="0"/>
      <w:marTop w:val="0"/>
      <w:marBottom w:val="0"/>
      <w:divBdr>
        <w:top w:val="none" w:sz="0" w:space="0" w:color="auto"/>
        <w:left w:val="none" w:sz="0" w:space="0" w:color="auto"/>
        <w:bottom w:val="none" w:sz="0" w:space="0" w:color="auto"/>
        <w:right w:val="none" w:sz="0" w:space="0" w:color="auto"/>
      </w:divBdr>
      <w:divsChild>
        <w:div w:id="709066554">
          <w:marLeft w:val="1166"/>
          <w:marRight w:val="0"/>
          <w:marTop w:val="96"/>
          <w:marBottom w:val="0"/>
          <w:divBdr>
            <w:top w:val="none" w:sz="0" w:space="0" w:color="auto"/>
            <w:left w:val="none" w:sz="0" w:space="0" w:color="auto"/>
            <w:bottom w:val="none" w:sz="0" w:space="0" w:color="auto"/>
            <w:right w:val="none" w:sz="0" w:space="0" w:color="auto"/>
          </w:divBdr>
        </w:div>
        <w:div w:id="806321862">
          <w:marLeft w:val="1800"/>
          <w:marRight w:val="0"/>
          <w:marTop w:val="86"/>
          <w:marBottom w:val="0"/>
          <w:divBdr>
            <w:top w:val="none" w:sz="0" w:space="0" w:color="auto"/>
            <w:left w:val="none" w:sz="0" w:space="0" w:color="auto"/>
            <w:bottom w:val="none" w:sz="0" w:space="0" w:color="auto"/>
            <w:right w:val="none" w:sz="0" w:space="0" w:color="auto"/>
          </w:divBdr>
        </w:div>
        <w:div w:id="1601838673">
          <w:marLeft w:val="1166"/>
          <w:marRight w:val="0"/>
          <w:marTop w:val="96"/>
          <w:marBottom w:val="0"/>
          <w:divBdr>
            <w:top w:val="none" w:sz="0" w:space="0" w:color="auto"/>
            <w:left w:val="none" w:sz="0" w:space="0" w:color="auto"/>
            <w:bottom w:val="none" w:sz="0" w:space="0" w:color="auto"/>
            <w:right w:val="none" w:sz="0" w:space="0" w:color="auto"/>
          </w:divBdr>
        </w:div>
        <w:div w:id="1609697722">
          <w:marLeft w:val="547"/>
          <w:marRight w:val="0"/>
          <w:marTop w:val="115"/>
          <w:marBottom w:val="0"/>
          <w:divBdr>
            <w:top w:val="none" w:sz="0" w:space="0" w:color="auto"/>
            <w:left w:val="none" w:sz="0" w:space="0" w:color="auto"/>
            <w:bottom w:val="none" w:sz="0" w:space="0" w:color="auto"/>
            <w:right w:val="none" w:sz="0" w:space="0" w:color="auto"/>
          </w:divBdr>
        </w:div>
        <w:div w:id="1994866299">
          <w:marLeft w:val="547"/>
          <w:marRight w:val="0"/>
          <w:marTop w:val="115"/>
          <w:marBottom w:val="0"/>
          <w:divBdr>
            <w:top w:val="none" w:sz="0" w:space="0" w:color="auto"/>
            <w:left w:val="none" w:sz="0" w:space="0" w:color="auto"/>
            <w:bottom w:val="none" w:sz="0" w:space="0" w:color="auto"/>
            <w:right w:val="none" w:sz="0" w:space="0" w:color="auto"/>
          </w:divBdr>
        </w:div>
        <w:div w:id="2099400986">
          <w:marLeft w:val="1166"/>
          <w:marRight w:val="0"/>
          <w:marTop w:val="96"/>
          <w:marBottom w:val="0"/>
          <w:divBdr>
            <w:top w:val="none" w:sz="0" w:space="0" w:color="auto"/>
            <w:left w:val="none" w:sz="0" w:space="0" w:color="auto"/>
            <w:bottom w:val="none" w:sz="0" w:space="0" w:color="auto"/>
            <w:right w:val="none" w:sz="0" w:space="0" w:color="auto"/>
          </w:divBdr>
        </w:div>
        <w:div w:id="2134906077">
          <w:marLeft w:val="1800"/>
          <w:marRight w:val="0"/>
          <w:marTop w:val="86"/>
          <w:marBottom w:val="0"/>
          <w:divBdr>
            <w:top w:val="none" w:sz="0" w:space="0" w:color="auto"/>
            <w:left w:val="none" w:sz="0" w:space="0" w:color="auto"/>
            <w:bottom w:val="none" w:sz="0" w:space="0" w:color="auto"/>
            <w:right w:val="none" w:sz="0" w:space="0" w:color="auto"/>
          </w:divBdr>
        </w:div>
      </w:divsChild>
    </w:div>
    <w:div w:id="140005262">
      <w:bodyDiv w:val="1"/>
      <w:marLeft w:val="0"/>
      <w:marRight w:val="0"/>
      <w:marTop w:val="0"/>
      <w:marBottom w:val="0"/>
      <w:divBdr>
        <w:top w:val="none" w:sz="0" w:space="0" w:color="auto"/>
        <w:left w:val="none" w:sz="0" w:space="0" w:color="auto"/>
        <w:bottom w:val="none" w:sz="0" w:space="0" w:color="auto"/>
        <w:right w:val="none" w:sz="0" w:space="0" w:color="auto"/>
      </w:divBdr>
    </w:div>
    <w:div w:id="140663398">
      <w:bodyDiv w:val="1"/>
      <w:marLeft w:val="0"/>
      <w:marRight w:val="0"/>
      <w:marTop w:val="0"/>
      <w:marBottom w:val="0"/>
      <w:divBdr>
        <w:top w:val="none" w:sz="0" w:space="0" w:color="auto"/>
        <w:left w:val="none" w:sz="0" w:space="0" w:color="auto"/>
        <w:bottom w:val="none" w:sz="0" w:space="0" w:color="auto"/>
        <w:right w:val="none" w:sz="0" w:space="0" w:color="auto"/>
      </w:divBdr>
      <w:divsChild>
        <w:div w:id="249849009">
          <w:marLeft w:val="0"/>
          <w:marRight w:val="0"/>
          <w:marTop w:val="0"/>
          <w:marBottom w:val="0"/>
          <w:divBdr>
            <w:top w:val="none" w:sz="0" w:space="0" w:color="auto"/>
            <w:left w:val="none" w:sz="0" w:space="0" w:color="auto"/>
            <w:bottom w:val="none" w:sz="0" w:space="0" w:color="auto"/>
            <w:right w:val="none" w:sz="0" w:space="0" w:color="auto"/>
          </w:divBdr>
        </w:div>
      </w:divsChild>
    </w:div>
    <w:div w:id="140779537">
      <w:bodyDiv w:val="1"/>
      <w:marLeft w:val="0"/>
      <w:marRight w:val="0"/>
      <w:marTop w:val="0"/>
      <w:marBottom w:val="0"/>
      <w:divBdr>
        <w:top w:val="none" w:sz="0" w:space="0" w:color="auto"/>
        <w:left w:val="none" w:sz="0" w:space="0" w:color="auto"/>
        <w:bottom w:val="none" w:sz="0" w:space="0" w:color="auto"/>
        <w:right w:val="none" w:sz="0" w:space="0" w:color="auto"/>
      </w:divBdr>
    </w:div>
    <w:div w:id="141848088">
      <w:bodyDiv w:val="1"/>
      <w:marLeft w:val="0"/>
      <w:marRight w:val="0"/>
      <w:marTop w:val="0"/>
      <w:marBottom w:val="0"/>
      <w:divBdr>
        <w:top w:val="none" w:sz="0" w:space="0" w:color="auto"/>
        <w:left w:val="none" w:sz="0" w:space="0" w:color="auto"/>
        <w:bottom w:val="none" w:sz="0" w:space="0" w:color="auto"/>
        <w:right w:val="none" w:sz="0" w:space="0" w:color="auto"/>
      </w:divBdr>
      <w:divsChild>
        <w:div w:id="140927498">
          <w:marLeft w:val="1166"/>
          <w:marRight w:val="0"/>
          <w:marTop w:val="0"/>
          <w:marBottom w:val="60"/>
          <w:divBdr>
            <w:top w:val="none" w:sz="0" w:space="0" w:color="auto"/>
            <w:left w:val="none" w:sz="0" w:space="0" w:color="auto"/>
            <w:bottom w:val="none" w:sz="0" w:space="0" w:color="auto"/>
            <w:right w:val="none" w:sz="0" w:space="0" w:color="auto"/>
          </w:divBdr>
        </w:div>
        <w:div w:id="239828800">
          <w:marLeft w:val="1166"/>
          <w:marRight w:val="0"/>
          <w:marTop w:val="0"/>
          <w:marBottom w:val="0"/>
          <w:divBdr>
            <w:top w:val="none" w:sz="0" w:space="0" w:color="auto"/>
            <w:left w:val="none" w:sz="0" w:space="0" w:color="auto"/>
            <w:bottom w:val="none" w:sz="0" w:space="0" w:color="auto"/>
            <w:right w:val="none" w:sz="0" w:space="0" w:color="auto"/>
          </w:divBdr>
        </w:div>
        <w:div w:id="384304512">
          <w:marLeft w:val="1800"/>
          <w:marRight w:val="0"/>
          <w:marTop w:val="0"/>
          <w:marBottom w:val="0"/>
          <w:divBdr>
            <w:top w:val="none" w:sz="0" w:space="0" w:color="auto"/>
            <w:left w:val="none" w:sz="0" w:space="0" w:color="auto"/>
            <w:bottom w:val="none" w:sz="0" w:space="0" w:color="auto"/>
            <w:right w:val="none" w:sz="0" w:space="0" w:color="auto"/>
          </w:divBdr>
        </w:div>
        <w:div w:id="512763527">
          <w:marLeft w:val="2520"/>
          <w:marRight w:val="0"/>
          <w:marTop w:val="0"/>
          <w:marBottom w:val="0"/>
          <w:divBdr>
            <w:top w:val="none" w:sz="0" w:space="0" w:color="auto"/>
            <w:left w:val="none" w:sz="0" w:space="0" w:color="auto"/>
            <w:bottom w:val="none" w:sz="0" w:space="0" w:color="auto"/>
            <w:right w:val="none" w:sz="0" w:space="0" w:color="auto"/>
          </w:divBdr>
        </w:div>
        <w:div w:id="576717783">
          <w:marLeft w:val="547"/>
          <w:marRight w:val="0"/>
          <w:marTop w:val="115"/>
          <w:marBottom w:val="120"/>
          <w:divBdr>
            <w:top w:val="none" w:sz="0" w:space="0" w:color="auto"/>
            <w:left w:val="none" w:sz="0" w:space="0" w:color="auto"/>
            <w:bottom w:val="none" w:sz="0" w:space="0" w:color="auto"/>
            <w:right w:val="none" w:sz="0" w:space="0" w:color="auto"/>
          </w:divBdr>
        </w:div>
        <w:div w:id="620116896">
          <w:marLeft w:val="2520"/>
          <w:marRight w:val="0"/>
          <w:marTop w:val="0"/>
          <w:marBottom w:val="0"/>
          <w:divBdr>
            <w:top w:val="none" w:sz="0" w:space="0" w:color="auto"/>
            <w:left w:val="none" w:sz="0" w:space="0" w:color="auto"/>
            <w:bottom w:val="none" w:sz="0" w:space="0" w:color="auto"/>
            <w:right w:val="none" w:sz="0" w:space="0" w:color="auto"/>
          </w:divBdr>
        </w:div>
        <w:div w:id="767654847">
          <w:marLeft w:val="1800"/>
          <w:marRight w:val="0"/>
          <w:marTop w:val="0"/>
          <w:marBottom w:val="0"/>
          <w:divBdr>
            <w:top w:val="none" w:sz="0" w:space="0" w:color="auto"/>
            <w:left w:val="none" w:sz="0" w:space="0" w:color="auto"/>
            <w:bottom w:val="none" w:sz="0" w:space="0" w:color="auto"/>
            <w:right w:val="none" w:sz="0" w:space="0" w:color="auto"/>
          </w:divBdr>
        </w:div>
        <w:div w:id="777413166">
          <w:marLeft w:val="1800"/>
          <w:marRight w:val="0"/>
          <w:marTop w:val="0"/>
          <w:marBottom w:val="0"/>
          <w:divBdr>
            <w:top w:val="none" w:sz="0" w:space="0" w:color="auto"/>
            <w:left w:val="none" w:sz="0" w:space="0" w:color="auto"/>
            <w:bottom w:val="none" w:sz="0" w:space="0" w:color="auto"/>
            <w:right w:val="none" w:sz="0" w:space="0" w:color="auto"/>
          </w:divBdr>
        </w:div>
        <w:div w:id="827404453">
          <w:marLeft w:val="1800"/>
          <w:marRight w:val="0"/>
          <w:marTop w:val="0"/>
          <w:marBottom w:val="0"/>
          <w:divBdr>
            <w:top w:val="none" w:sz="0" w:space="0" w:color="auto"/>
            <w:left w:val="none" w:sz="0" w:space="0" w:color="auto"/>
            <w:bottom w:val="none" w:sz="0" w:space="0" w:color="auto"/>
            <w:right w:val="none" w:sz="0" w:space="0" w:color="auto"/>
          </w:divBdr>
        </w:div>
        <w:div w:id="842889462">
          <w:marLeft w:val="2520"/>
          <w:marRight w:val="0"/>
          <w:marTop w:val="0"/>
          <w:marBottom w:val="0"/>
          <w:divBdr>
            <w:top w:val="none" w:sz="0" w:space="0" w:color="auto"/>
            <w:left w:val="none" w:sz="0" w:space="0" w:color="auto"/>
            <w:bottom w:val="none" w:sz="0" w:space="0" w:color="auto"/>
            <w:right w:val="none" w:sz="0" w:space="0" w:color="auto"/>
          </w:divBdr>
        </w:div>
        <w:div w:id="971205034">
          <w:marLeft w:val="1800"/>
          <w:marRight w:val="0"/>
          <w:marTop w:val="0"/>
          <w:marBottom w:val="0"/>
          <w:divBdr>
            <w:top w:val="none" w:sz="0" w:space="0" w:color="auto"/>
            <w:left w:val="none" w:sz="0" w:space="0" w:color="auto"/>
            <w:bottom w:val="none" w:sz="0" w:space="0" w:color="auto"/>
            <w:right w:val="none" w:sz="0" w:space="0" w:color="auto"/>
          </w:divBdr>
        </w:div>
        <w:div w:id="1133523598">
          <w:marLeft w:val="2520"/>
          <w:marRight w:val="0"/>
          <w:marTop w:val="0"/>
          <w:marBottom w:val="0"/>
          <w:divBdr>
            <w:top w:val="none" w:sz="0" w:space="0" w:color="auto"/>
            <w:left w:val="none" w:sz="0" w:space="0" w:color="auto"/>
            <w:bottom w:val="none" w:sz="0" w:space="0" w:color="auto"/>
            <w:right w:val="none" w:sz="0" w:space="0" w:color="auto"/>
          </w:divBdr>
        </w:div>
        <w:div w:id="1141188219">
          <w:marLeft w:val="1800"/>
          <w:marRight w:val="0"/>
          <w:marTop w:val="0"/>
          <w:marBottom w:val="0"/>
          <w:divBdr>
            <w:top w:val="none" w:sz="0" w:space="0" w:color="auto"/>
            <w:left w:val="none" w:sz="0" w:space="0" w:color="auto"/>
            <w:bottom w:val="none" w:sz="0" w:space="0" w:color="auto"/>
            <w:right w:val="none" w:sz="0" w:space="0" w:color="auto"/>
          </w:divBdr>
        </w:div>
        <w:div w:id="1416903855">
          <w:marLeft w:val="2520"/>
          <w:marRight w:val="0"/>
          <w:marTop w:val="0"/>
          <w:marBottom w:val="0"/>
          <w:divBdr>
            <w:top w:val="none" w:sz="0" w:space="0" w:color="auto"/>
            <w:left w:val="none" w:sz="0" w:space="0" w:color="auto"/>
            <w:bottom w:val="none" w:sz="0" w:space="0" w:color="auto"/>
            <w:right w:val="none" w:sz="0" w:space="0" w:color="auto"/>
          </w:divBdr>
        </w:div>
        <w:div w:id="1610503159">
          <w:marLeft w:val="1166"/>
          <w:marRight w:val="0"/>
          <w:marTop w:val="0"/>
          <w:marBottom w:val="0"/>
          <w:divBdr>
            <w:top w:val="none" w:sz="0" w:space="0" w:color="auto"/>
            <w:left w:val="none" w:sz="0" w:space="0" w:color="auto"/>
            <w:bottom w:val="none" w:sz="0" w:space="0" w:color="auto"/>
            <w:right w:val="none" w:sz="0" w:space="0" w:color="auto"/>
          </w:divBdr>
        </w:div>
        <w:div w:id="2012947504">
          <w:marLeft w:val="1800"/>
          <w:marRight w:val="0"/>
          <w:marTop w:val="0"/>
          <w:marBottom w:val="0"/>
          <w:divBdr>
            <w:top w:val="none" w:sz="0" w:space="0" w:color="auto"/>
            <w:left w:val="none" w:sz="0" w:space="0" w:color="auto"/>
            <w:bottom w:val="none" w:sz="0" w:space="0" w:color="auto"/>
            <w:right w:val="none" w:sz="0" w:space="0" w:color="auto"/>
          </w:divBdr>
        </w:div>
        <w:div w:id="2125806687">
          <w:marLeft w:val="2520"/>
          <w:marRight w:val="0"/>
          <w:marTop w:val="0"/>
          <w:marBottom w:val="0"/>
          <w:divBdr>
            <w:top w:val="none" w:sz="0" w:space="0" w:color="auto"/>
            <w:left w:val="none" w:sz="0" w:space="0" w:color="auto"/>
            <w:bottom w:val="none" w:sz="0" w:space="0" w:color="auto"/>
            <w:right w:val="none" w:sz="0" w:space="0" w:color="auto"/>
          </w:divBdr>
        </w:div>
      </w:divsChild>
    </w:div>
    <w:div w:id="142241334">
      <w:bodyDiv w:val="1"/>
      <w:marLeft w:val="0"/>
      <w:marRight w:val="0"/>
      <w:marTop w:val="0"/>
      <w:marBottom w:val="0"/>
      <w:divBdr>
        <w:top w:val="none" w:sz="0" w:space="0" w:color="auto"/>
        <w:left w:val="none" w:sz="0" w:space="0" w:color="auto"/>
        <w:bottom w:val="none" w:sz="0" w:space="0" w:color="auto"/>
        <w:right w:val="none" w:sz="0" w:space="0" w:color="auto"/>
      </w:divBdr>
    </w:div>
    <w:div w:id="143086481">
      <w:bodyDiv w:val="1"/>
      <w:marLeft w:val="0"/>
      <w:marRight w:val="0"/>
      <w:marTop w:val="0"/>
      <w:marBottom w:val="0"/>
      <w:divBdr>
        <w:top w:val="none" w:sz="0" w:space="0" w:color="auto"/>
        <w:left w:val="none" w:sz="0" w:space="0" w:color="auto"/>
        <w:bottom w:val="none" w:sz="0" w:space="0" w:color="auto"/>
        <w:right w:val="none" w:sz="0" w:space="0" w:color="auto"/>
      </w:divBdr>
    </w:div>
    <w:div w:id="143544118">
      <w:bodyDiv w:val="1"/>
      <w:marLeft w:val="0"/>
      <w:marRight w:val="0"/>
      <w:marTop w:val="0"/>
      <w:marBottom w:val="0"/>
      <w:divBdr>
        <w:top w:val="none" w:sz="0" w:space="0" w:color="auto"/>
        <w:left w:val="none" w:sz="0" w:space="0" w:color="auto"/>
        <w:bottom w:val="none" w:sz="0" w:space="0" w:color="auto"/>
        <w:right w:val="none" w:sz="0" w:space="0" w:color="auto"/>
      </w:divBdr>
    </w:div>
    <w:div w:id="143858561">
      <w:bodyDiv w:val="1"/>
      <w:marLeft w:val="0"/>
      <w:marRight w:val="0"/>
      <w:marTop w:val="0"/>
      <w:marBottom w:val="0"/>
      <w:divBdr>
        <w:top w:val="none" w:sz="0" w:space="0" w:color="auto"/>
        <w:left w:val="none" w:sz="0" w:space="0" w:color="auto"/>
        <w:bottom w:val="none" w:sz="0" w:space="0" w:color="auto"/>
        <w:right w:val="none" w:sz="0" w:space="0" w:color="auto"/>
      </w:divBdr>
      <w:divsChild>
        <w:div w:id="1224682779">
          <w:marLeft w:val="0"/>
          <w:marRight w:val="0"/>
          <w:marTop w:val="0"/>
          <w:marBottom w:val="0"/>
          <w:divBdr>
            <w:top w:val="none" w:sz="0" w:space="0" w:color="auto"/>
            <w:left w:val="none" w:sz="0" w:space="0" w:color="auto"/>
            <w:bottom w:val="none" w:sz="0" w:space="0" w:color="auto"/>
            <w:right w:val="none" w:sz="0" w:space="0" w:color="auto"/>
          </w:divBdr>
          <w:divsChild>
            <w:div w:id="210919907">
              <w:marLeft w:val="0"/>
              <w:marRight w:val="0"/>
              <w:marTop w:val="0"/>
              <w:marBottom w:val="0"/>
              <w:divBdr>
                <w:top w:val="none" w:sz="0" w:space="0" w:color="auto"/>
                <w:left w:val="none" w:sz="0" w:space="0" w:color="auto"/>
                <w:bottom w:val="none" w:sz="0" w:space="0" w:color="auto"/>
                <w:right w:val="none" w:sz="0" w:space="0" w:color="auto"/>
              </w:divBdr>
            </w:div>
            <w:div w:id="343871334">
              <w:marLeft w:val="0"/>
              <w:marRight w:val="0"/>
              <w:marTop w:val="0"/>
              <w:marBottom w:val="0"/>
              <w:divBdr>
                <w:top w:val="none" w:sz="0" w:space="0" w:color="auto"/>
                <w:left w:val="none" w:sz="0" w:space="0" w:color="auto"/>
                <w:bottom w:val="none" w:sz="0" w:space="0" w:color="auto"/>
                <w:right w:val="none" w:sz="0" w:space="0" w:color="auto"/>
              </w:divBdr>
            </w:div>
            <w:div w:id="1277642691">
              <w:marLeft w:val="0"/>
              <w:marRight w:val="0"/>
              <w:marTop w:val="0"/>
              <w:marBottom w:val="0"/>
              <w:divBdr>
                <w:top w:val="none" w:sz="0" w:space="0" w:color="auto"/>
                <w:left w:val="none" w:sz="0" w:space="0" w:color="auto"/>
                <w:bottom w:val="none" w:sz="0" w:space="0" w:color="auto"/>
                <w:right w:val="none" w:sz="0" w:space="0" w:color="auto"/>
              </w:divBdr>
            </w:div>
            <w:div w:id="1494956613">
              <w:marLeft w:val="0"/>
              <w:marRight w:val="0"/>
              <w:marTop w:val="0"/>
              <w:marBottom w:val="0"/>
              <w:divBdr>
                <w:top w:val="none" w:sz="0" w:space="0" w:color="auto"/>
                <w:left w:val="none" w:sz="0" w:space="0" w:color="auto"/>
                <w:bottom w:val="none" w:sz="0" w:space="0" w:color="auto"/>
                <w:right w:val="none" w:sz="0" w:space="0" w:color="auto"/>
              </w:divBdr>
            </w:div>
            <w:div w:id="15477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2079">
      <w:bodyDiv w:val="1"/>
      <w:marLeft w:val="0"/>
      <w:marRight w:val="0"/>
      <w:marTop w:val="0"/>
      <w:marBottom w:val="0"/>
      <w:divBdr>
        <w:top w:val="none" w:sz="0" w:space="0" w:color="auto"/>
        <w:left w:val="none" w:sz="0" w:space="0" w:color="auto"/>
        <w:bottom w:val="none" w:sz="0" w:space="0" w:color="auto"/>
        <w:right w:val="none" w:sz="0" w:space="0" w:color="auto"/>
      </w:divBdr>
      <w:divsChild>
        <w:div w:id="211307679">
          <w:marLeft w:val="1166"/>
          <w:marRight w:val="0"/>
          <w:marTop w:val="115"/>
          <w:marBottom w:val="0"/>
          <w:divBdr>
            <w:top w:val="none" w:sz="0" w:space="0" w:color="auto"/>
            <w:left w:val="none" w:sz="0" w:space="0" w:color="auto"/>
            <w:bottom w:val="none" w:sz="0" w:space="0" w:color="auto"/>
            <w:right w:val="none" w:sz="0" w:space="0" w:color="auto"/>
          </w:divBdr>
        </w:div>
        <w:div w:id="348801126">
          <w:marLeft w:val="1166"/>
          <w:marRight w:val="0"/>
          <w:marTop w:val="115"/>
          <w:marBottom w:val="0"/>
          <w:divBdr>
            <w:top w:val="none" w:sz="0" w:space="0" w:color="auto"/>
            <w:left w:val="none" w:sz="0" w:space="0" w:color="auto"/>
            <w:bottom w:val="none" w:sz="0" w:space="0" w:color="auto"/>
            <w:right w:val="none" w:sz="0" w:space="0" w:color="auto"/>
          </w:divBdr>
        </w:div>
        <w:div w:id="487282507">
          <w:marLeft w:val="1166"/>
          <w:marRight w:val="0"/>
          <w:marTop w:val="115"/>
          <w:marBottom w:val="0"/>
          <w:divBdr>
            <w:top w:val="none" w:sz="0" w:space="0" w:color="auto"/>
            <w:left w:val="none" w:sz="0" w:space="0" w:color="auto"/>
            <w:bottom w:val="none" w:sz="0" w:space="0" w:color="auto"/>
            <w:right w:val="none" w:sz="0" w:space="0" w:color="auto"/>
          </w:divBdr>
        </w:div>
        <w:div w:id="566695484">
          <w:marLeft w:val="547"/>
          <w:marRight w:val="0"/>
          <w:marTop w:val="115"/>
          <w:marBottom w:val="0"/>
          <w:divBdr>
            <w:top w:val="none" w:sz="0" w:space="0" w:color="auto"/>
            <w:left w:val="none" w:sz="0" w:space="0" w:color="auto"/>
            <w:bottom w:val="none" w:sz="0" w:space="0" w:color="auto"/>
            <w:right w:val="none" w:sz="0" w:space="0" w:color="auto"/>
          </w:divBdr>
        </w:div>
        <w:div w:id="758477828">
          <w:marLeft w:val="1166"/>
          <w:marRight w:val="0"/>
          <w:marTop w:val="115"/>
          <w:marBottom w:val="0"/>
          <w:divBdr>
            <w:top w:val="none" w:sz="0" w:space="0" w:color="auto"/>
            <w:left w:val="none" w:sz="0" w:space="0" w:color="auto"/>
            <w:bottom w:val="none" w:sz="0" w:space="0" w:color="auto"/>
            <w:right w:val="none" w:sz="0" w:space="0" w:color="auto"/>
          </w:divBdr>
        </w:div>
        <w:div w:id="1510679373">
          <w:marLeft w:val="547"/>
          <w:marRight w:val="0"/>
          <w:marTop w:val="115"/>
          <w:marBottom w:val="0"/>
          <w:divBdr>
            <w:top w:val="none" w:sz="0" w:space="0" w:color="auto"/>
            <w:left w:val="none" w:sz="0" w:space="0" w:color="auto"/>
            <w:bottom w:val="none" w:sz="0" w:space="0" w:color="auto"/>
            <w:right w:val="none" w:sz="0" w:space="0" w:color="auto"/>
          </w:divBdr>
        </w:div>
        <w:div w:id="2100179219">
          <w:marLeft w:val="1166"/>
          <w:marRight w:val="0"/>
          <w:marTop w:val="115"/>
          <w:marBottom w:val="0"/>
          <w:divBdr>
            <w:top w:val="none" w:sz="0" w:space="0" w:color="auto"/>
            <w:left w:val="none" w:sz="0" w:space="0" w:color="auto"/>
            <w:bottom w:val="none" w:sz="0" w:space="0" w:color="auto"/>
            <w:right w:val="none" w:sz="0" w:space="0" w:color="auto"/>
          </w:divBdr>
        </w:div>
      </w:divsChild>
    </w:div>
    <w:div w:id="145048186">
      <w:bodyDiv w:val="1"/>
      <w:marLeft w:val="0"/>
      <w:marRight w:val="0"/>
      <w:marTop w:val="0"/>
      <w:marBottom w:val="0"/>
      <w:divBdr>
        <w:top w:val="none" w:sz="0" w:space="0" w:color="auto"/>
        <w:left w:val="none" w:sz="0" w:space="0" w:color="auto"/>
        <w:bottom w:val="none" w:sz="0" w:space="0" w:color="auto"/>
        <w:right w:val="none" w:sz="0" w:space="0" w:color="auto"/>
      </w:divBdr>
    </w:div>
    <w:div w:id="145250144">
      <w:bodyDiv w:val="1"/>
      <w:marLeft w:val="0"/>
      <w:marRight w:val="0"/>
      <w:marTop w:val="0"/>
      <w:marBottom w:val="0"/>
      <w:divBdr>
        <w:top w:val="none" w:sz="0" w:space="0" w:color="auto"/>
        <w:left w:val="none" w:sz="0" w:space="0" w:color="auto"/>
        <w:bottom w:val="none" w:sz="0" w:space="0" w:color="auto"/>
        <w:right w:val="none" w:sz="0" w:space="0" w:color="auto"/>
      </w:divBdr>
      <w:divsChild>
        <w:div w:id="1480612600">
          <w:marLeft w:val="547"/>
          <w:marRight w:val="0"/>
          <w:marTop w:val="134"/>
          <w:marBottom w:val="0"/>
          <w:divBdr>
            <w:top w:val="none" w:sz="0" w:space="0" w:color="auto"/>
            <w:left w:val="none" w:sz="0" w:space="0" w:color="auto"/>
            <w:bottom w:val="none" w:sz="0" w:space="0" w:color="auto"/>
            <w:right w:val="none" w:sz="0" w:space="0" w:color="auto"/>
          </w:divBdr>
        </w:div>
      </w:divsChild>
    </w:div>
    <w:div w:id="145628874">
      <w:bodyDiv w:val="1"/>
      <w:marLeft w:val="0"/>
      <w:marRight w:val="0"/>
      <w:marTop w:val="0"/>
      <w:marBottom w:val="0"/>
      <w:divBdr>
        <w:top w:val="none" w:sz="0" w:space="0" w:color="auto"/>
        <w:left w:val="none" w:sz="0" w:space="0" w:color="auto"/>
        <w:bottom w:val="none" w:sz="0" w:space="0" w:color="auto"/>
        <w:right w:val="none" w:sz="0" w:space="0" w:color="auto"/>
      </w:divBdr>
      <w:divsChild>
        <w:div w:id="227306261">
          <w:marLeft w:val="1800"/>
          <w:marRight w:val="0"/>
          <w:marTop w:val="82"/>
          <w:marBottom w:val="0"/>
          <w:divBdr>
            <w:top w:val="none" w:sz="0" w:space="0" w:color="auto"/>
            <w:left w:val="none" w:sz="0" w:space="0" w:color="auto"/>
            <w:bottom w:val="none" w:sz="0" w:space="0" w:color="auto"/>
            <w:right w:val="none" w:sz="0" w:space="0" w:color="auto"/>
          </w:divBdr>
        </w:div>
        <w:div w:id="320815168">
          <w:marLeft w:val="1800"/>
          <w:marRight w:val="0"/>
          <w:marTop w:val="82"/>
          <w:marBottom w:val="0"/>
          <w:divBdr>
            <w:top w:val="none" w:sz="0" w:space="0" w:color="auto"/>
            <w:left w:val="none" w:sz="0" w:space="0" w:color="auto"/>
            <w:bottom w:val="none" w:sz="0" w:space="0" w:color="auto"/>
            <w:right w:val="none" w:sz="0" w:space="0" w:color="auto"/>
          </w:divBdr>
        </w:div>
        <w:div w:id="388387106">
          <w:marLeft w:val="1166"/>
          <w:marRight w:val="0"/>
          <w:marTop w:val="96"/>
          <w:marBottom w:val="0"/>
          <w:divBdr>
            <w:top w:val="none" w:sz="0" w:space="0" w:color="auto"/>
            <w:left w:val="none" w:sz="0" w:space="0" w:color="auto"/>
            <w:bottom w:val="none" w:sz="0" w:space="0" w:color="auto"/>
            <w:right w:val="none" w:sz="0" w:space="0" w:color="auto"/>
          </w:divBdr>
        </w:div>
        <w:div w:id="605578177">
          <w:marLeft w:val="1800"/>
          <w:marRight w:val="0"/>
          <w:marTop w:val="82"/>
          <w:marBottom w:val="0"/>
          <w:divBdr>
            <w:top w:val="none" w:sz="0" w:space="0" w:color="auto"/>
            <w:left w:val="none" w:sz="0" w:space="0" w:color="auto"/>
            <w:bottom w:val="none" w:sz="0" w:space="0" w:color="auto"/>
            <w:right w:val="none" w:sz="0" w:space="0" w:color="auto"/>
          </w:divBdr>
        </w:div>
        <w:div w:id="644510782">
          <w:marLeft w:val="1800"/>
          <w:marRight w:val="0"/>
          <w:marTop w:val="82"/>
          <w:marBottom w:val="0"/>
          <w:divBdr>
            <w:top w:val="none" w:sz="0" w:space="0" w:color="auto"/>
            <w:left w:val="none" w:sz="0" w:space="0" w:color="auto"/>
            <w:bottom w:val="none" w:sz="0" w:space="0" w:color="auto"/>
            <w:right w:val="none" w:sz="0" w:space="0" w:color="auto"/>
          </w:divBdr>
        </w:div>
        <w:div w:id="986125797">
          <w:marLeft w:val="1166"/>
          <w:marRight w:val="0"/>
          <w:marTop w:val="96"/>
          <w:marBottom w:val="0"/>
          <w:divBdr>
            <w:top w:val="none" w:sz="0" w:space="0" w:color="auto"/>
            <w:left w:val="none" w:sz="0" w:space="0" w:color="auto"/>
            <w:bottom w:val="none" w:sz="0" w:space="0" w:color="auto"/>
            <w:right w:val="none" w:sz="0" w:space="0" w:color="auto"/>
          </w:divBdr>
        </w:div>
        <w:div w:id="1050568093">
          <w:marLeft w:val="1800"/>
          <w:marRight w:val="0"/>
          <w:marTop w:val="82"/>
          <w:marBottom w:val="0"/>
          <w:divBdr>
            <w:top w:val="none" w:sz="0" w:space="0" w:color="auto"/>
            <w:left w:val="none" w:sz="0" w:space="0" w:color="auto"/>
            <w:bottom w:val="none" w:sz="0" w:space="0" w:color="auto"/>
            <w:right w:val="none" w:sz="0" w:space="0" w:color="auto"/>
          </w:divBdr>
        </w:div>
        <w:div w:id="1202204532">
          <w:marLeft w:val="1166"/>
          <w:marRight w:val="0"/>
          <w:marTop w:val="96"/>
          <w:marBottom w:val="0"/>
          <w:divBdr>
            <w:top w:val="none" w:sz="0" w:space="0" w:color="auto"/>
            <w:left w:val="none" w:sz="0" w:space="0" w:color="auto"/>
            <w:bottom w:val="none" w:sz="0" w:space="0" w:color="auto"/>
            <w:right w:val="none" w:sz="0" w:space="0" w:color="auto"/>
          </w:divBdr>
        </w:div>
        <w:div w:id="1357921046">
          <w:marLeft w:val="1166"/>
          <w:marRight w:val="0"/>
          <w:marTop w:val="96"/>
          <w:marBottom w:val="0"/>
          <w:divBdr>
            <w:top w:val="none" w:sz="0" w:space="0" w:color="auto"/>
            <w:left w:val="none" w:sz="0" w:space="0" w:color="auto"/>
            <w:bottom w:val="none" w:sz="0" w:space="0" w:color="auto"/>
            <w:right w:val="none" w:sz="0" w:space="0" w:color="auto"/>
          </w:divBdr>
        </w:div>
        <w:div w:id="1565987073">
          <w:marLeft w:val="547"/>
          <w:marRight w:val="0"/>
          <w:marTop w:val="106"/>
          <w:marBottom w:val="0"/>
          <w:divBdr>
            <w:top w:val="none" w:sz="0" w:space="0" w:color="auto"/>
            <w:left w:val="none" w:sz="0" w:space="0" w:color="auto"/>
            <w:bottom w:val="none" w:sz="0" w:space="0" w:color="auto"/>
            <w:right w:val="none" w:sz="0" w:space="0" w:color="auto"/>
          </w:divBdr>
        </w:div>
        <w:div w:id="1577935592">
          <w:marLeft w:val="1800"/>
          <w:marRight w:val="0"/>
          <w:marTop w:val="82"/>
          <w:marBottom w:val="0"/>
          <w:divBdr>
            <w:top w:val="none" w:sz="0" w:space="0" w:color="auto"/>
            <w:left w:val="none" w:sz="0" w:space="0" w:color="auto"/>
            <w:bottom w:val="none" w:sz="0" w:space="0" w:color="auto"/>
            <w:right w:val="none" w:sz="0" w:space="0" w:color="auto"/>
          </w:divBdr>
        </w:div>
        <w:div w:id="1613320855">
          <w:marLeft w:val="1800"/>
          <w:marRight w:val="0"/>
          <w:marTop w:val="82"/>
          <w:marBottom w:val="0"/>
          <w:divBdr>
            <w:top w:val="none" w:sz="0" w:space="0" w:color="auto"/>
            <w:left w:val="none" w:sz="0" w:space="0" w:color="auto"/>
            <w:bottom w:val="none" w:sz="0" w:space="0" w:color="auto"/>
            <w:right w:val="none" w:sz="0" w:space="0" w:color="auto"/>
          </w:divBdr>
        </w:div>
        <w:div w:id="1849978365">
          <w:marLeft w:val="1800"/>
          <w:marRight w:val="0"/>
          <w:marTop w:val="82"/>
          <w:marBottom w:val="0"/>
          <w:divBdr>
            <w:top w:val="none" w:sz="0" w:space="0" w:color="auto"/>
            <w:left w:val="none" w:sz="0" w:space="0" w:color="auto"/>
            <w:bottom w:val="none" w:sz="0" w:space="0" w:color="auto"/>
            <w:right w:val="none" w:sz="0" w:space="0" w:color="auto"/>
          </w:divBdr>
        </w:div>
        <w:div w:id="2094859788">
          <w:marLeft w:val="1800"/>
          <w:marRight w:val="0"/>
          <w:marTop w:val="82"/>
          <w:marBottom w:val="0"/>
          <w:divBdr>
            <w:top w:val="none" w:sz="0" w:space="0" w:color="auto"/>
            <w:left w:val="none" w:sz="0" w:space="0" w:color="auto"/>
            <w:bottom w:val="none" w:sz="0" w:space="0" w:color="auto"/>
            <w:right w:val="none" w:sz="0" w:space="0" w:color="auto"/>
          </w:divBdr>
        </w:div>
      </w:divsChild>
    </w:div>
    <w:div w:id="147675607">
      <w:bodyDiv w:val="1"/>
      <w:marLeft w:val="0"/>
      <w:marRight w:val="0"/>
      <w:marTop w:val="0"/>
      <w:marBottom w:val="0"/>
      <w:divBdr>
        <w:top w:val="none" w:sz="0" w:space="0" w:color="auto"/>
        <w:left w:val="none" w:sz="0" w:space="0" w:color="auto"/>
        <w:bottom w:val="none" w:sz="0" w:space="0" w:color="auto"/>
        <w:right w:val="none" w:sz="0" w:space="0" w:color="auto"/>
      </w:divBdr>
    </w:div>
    <w:div w:id="148599296">
      <w:bodyDiv w:val="1"/>
      <w:marLeft w:val="0"/>
      <w:marRight w:val="0"/>
      <w:marTop w:val="0"/>
      <w:marBottom w:val="0"/>
      <w:divBdr>
        <w:top w:val="none" w:sz="0" w:space="0" w:color="auto"/>
        <w:left w:val="none" w:sz="0" w:space="0" w:color="auto"/>
        <w:bottom w:val="none" w:sz="0" w:space="0" w:color="auto"/>
        <w:right w:val="none" w:sz="0" w:space="0" w:color="auto"/>
      </w:divBdr>
      <w:divsChild>
        <w:div w:id="1305742400">
          <w:marLeft w:val="547"/>
          <w:marRight w:val="0"/>
          <w:marTop w:val="154"/>
          <w:marBottom w:val="0"/>
          <w:divBdr>
            <w:top w:val="none" w:sz="0" w:space="0" w:color="auto"/>
            <w:left w:val="none" w:sz="0" w:space="0" w:color="auto"/>
            <w:bottom w:val="none" w:sz="0" w:space="0" w:color="auto"/>
            <w:right w:val="none" w:sz="0" w:space="0" w:color="auto"/>
          </w:divBdr>
        </w:div>
      </w:divsChild>
    </w:div>
    <w:div w:id="148795479">
      <w:bodyDiv w:val="1"/>
      <w:marLeft w:val="0"/>
      <w:marRight w:val="0"/>
      <w:marTop w:val="0"/>
      <w:marBottom w:val="0"/>
      <w:divBdr>
        <w:top w:val="none" w:sz="0" w:space="0" w:color="auto"/>
        <w:left w:val="none" w:sz="0" w:space="0" w:color="auto"/>
        <w:bottom w:val="none" w:sz="0" w:space="0" w:color="auto"/>
        <w:right w:val="none" w:sz="0" w:space="0" w:color="auto"/>
      </w:divBdr>
      <w:divsChild>
        <w:div w:id="622805953">
          <w:marLeft w:val="547"/>
          <w:marRight w:val="0"/>
          <w:marTop w:val="134"/>
          <w:marBottom w:val="0"/>
          <w:divBdr>
            <w:top w:val="none" w:sz="0" w:space="0" w:color="auto"/>
            <w:left w:val="none" w:sz="0" w:space="0" w:color="auto"/>
            <w:bottom w:val="none" w:sz="0" w:space="0" w:color="auto"/>
            <w:right w:val="none" w:sz="0" w:space="0" w:color="auto"/>
          </w:divBdr>
        </w:div>
        <w:div w:id="928272527">
          <w:marLeft w:val="547"/>
          <w:marRight w:val="0"/>
          <w:marTop w:val="134"/>
          <w:marBottom w:val="0"/>
          <w:divBdr>
            <w:top w:val="none" w:sz="0" w:space="0" w:color="auto"/>
            <w:left w:val="none" w:sz="0" w:space="0" w:color="auto"/>
            <w:bottom w:val="none" w:sz="0" w:space="0" w:color="auto"/>
            <w:right w:val="none" w:sz="0" w:space="0" w:color="auto"/>
          </w:divBdr>
        </w:div>
        <w:div w:id="1416247580">
          <w:marLeft w:val="547"/>
          <w:marRight w:val="0"/>
          <w:marTop w:val="134"/>
          <w:marBottom w:val="0"/>
          <w:divBdr>
            <w:top w:val="none" w:sz="0" w:space="0" w:color="auto"/>
            <w:left w:val="none" w:sz="0" w:space="0" w:color="auto"/>
            <w:bottom w:val="none" w:sz="0" w:space="0" w:color="auto"/>
            <w:right w:val="none" w:sz="0" w:space="0" w:color="auto"/>
          </w:divBdr>
        </w:div>
      </w:divsChild>
    </w:div>
    <w:div w:id="149254992">
      <w:bodyDiv w:val="1"/>
      <w:marLeft w:val="0"/>
      <w:marRight w:val="0"/>
      <w:marTop w:val="0"/>
      <w:marBottom w:val="0"/>
      <w:divBdr>
        <w:top w:val="none" w:sz="0" w:space="0" w:color="auto"/>
        <w:left w:val="none" w:sz="0" w:space="0" w:color="auto"/>
        <w:bottom w:val="none" w:sz="0" w:space="0" w:color="auto"/>
        <w:right w:val="none" w:sz="0" w:space="0" w:color="auto"/>
      </w:divBdr>
    </w:div>
    <w:div w:id="149714628">
      <w:bodyDiv w:val="1"/>
      <w:marLeft w:val="0"/>
      <w:marRight w:val="0"/>
      <w:marTop w:val="0"/>
      <w:marBottom w:val="0"/>
      <w:divBdr>
        <w:top w:val="none" w:sz="0" w:space="0" w:color="auto"/>
        <w:left w:val="none" w:sz="0" w:space="0" w:color="auto"/>
        <w:bottom w:val="none" w:sz="0" w:space="0" w:color="auto"/>
        <w:right w:val="none" w:sz="0" w:space="0" w:color="auto"/>
      </w:divBdr>
      <w:divsChild>
        <w:div w:id="769619984">
          <w:marLeft w:val="547"/>
          <w:marRight w:val="0"/>
          <w:marTop w:val="115"/>
          <w:marBottom w:val="0"/>
          <w:divBdr>
            <w:top w:val="none" w:sz="0" w:space="0" w:color="auto"/>
            <w:left w:val="none" w:sz="0" w:space="0" w:color="auto"/>
            <w:bottom w:val="none" w:sz="0" w:space="0" w:color="auto"/>
            <w:right w:val="none" w:sz="0" w:space="0" w:color="auto"/>
          </w:divBdr>
        </w:div>
        <w:div w:id="1209681490">
          <w:marLeft w:val="1166"/>
          <w:marRight w:val="0"/>
          <w:marTop w:val="101"/>
          <w:marBottom w:val="0"/>
          <w:divBdr>
            <w:top w:val="none" w:sz="0" w:space="0" w:color="auto"/>
            <w:left w:val="none" w:sz="0" w:space="0" w:color="auto"/>
            <w:bottom w:val="none" w:sz="0" w:space="0" w:color="auto"/>
            <w:right w:val="none" w:sz="0" w:space="0" w:color="auto"/>
          </w:divBdr>
        </w:div>
        <w:div w:id="2086874028">
          <w:marLeft w:val="1800"/>
          <w:marRight w:val="0"/>
          <w:marTop w:val="86"/>
          <w:marBottom w:val="0"/>
          <w:divBdr>
            <w:top w:val="none" w:sz="0" w:space="0" w:color="auto"/>
            <w:left w:val="none" w:sz="0" w:space="0" w:color="auto"/>
            <w:bottom w:val="none" w:sz="0" w:space="0" w:color="auto"/>
            <w:right w:val="none" w:sz="0" w:space="0" w:color="auto"/>
          </w:divBdr>
        </w:div>
        <w:div w:id="2141338521">
          <w:marLeft w:val="1800"/>
          <w:marRight w:val="0"/>
          <w:marTop w:val="86"/>
          <w:marBottom w:val="0"/>
          <w:divBdr>
            <w:top w:val="none" w:sz="0" w:space="0" w:color="auto"/>
            <w:left w:val="none" w:sz="0" w:space="0" w:color="auto"/>
            <w:bottom w:val="none" w:sz="0" w:space="0" w:color="auto"/>
            <w:right w:val="none" w:sz="0" w:space="0" w:color="auto"/>
          </w:divBdr>
        </w:div>
      </w:divsChild>
    </w:div>
    <w:div w:id="149753991">
      <w:bodyDiv w:val="1"/>
      <w:marLeft w:val="0"/>
      <w:marRight w:val="0"/>
      <w:marTop w:val="0"/>
      <w:marBottom w:val="0"/>
      <w:divBdr>
        <w:top w:val="none" w:sz="0" w:space="0" w:color="auto"/>
        <w:left w:val="none" w:sz="0" w:space="0" w:color="auto"/>
        <w:bottom w:val="none" w:sz="0" w:space="0" w:color="auto"/>
        <w:right w:val="none" w:sz="0" w:space="0" w:color="auto"/>
      </w:divBdr>
    </w:div>
    <w:div w:id="149946401">
      <w:bodyDiv w:val="1"/>
      <w:marLeft w:val="0"/>
      <w:marRight w:val="0"/>
      <w:marTop w:val="0"/>
      <w:marBottom w:val="0"/>
      <w:divBdr>
        <w:top w:val="none" w:sz="0" w:space="0" w:color="auto"/>
        <w:left w:val="none" w:sz="0" w:space="0" w:color="auto"/>
        <w:bottom w:val="none" w:sz="0" w:space="0" w:color="auto"/>
        <w:right w:val="none" w:sz="0" w:space="0" w:color="auto"/>
      </w:divBdr>
    </w:div>
    <w:div w:id="150105886">
      <w:bodyDiv w:val="1"/>
      <w:marLeft w:val="0"/>
      <w:marRight w:val="0"/>
      <w:marTop w:val="0"/>
      <w:marBottom w:val="0"/>
      <w:divBdr>
        <w:top w:val="none" w:sz="0" w:space="0" w:color="auto"/>
        <w:left w:val="none" w:sz="0" w:space="0" w:color="auto"/>
        <w:bottom w:val="none" w:sz="0" w:space="0" w:color="auto"/>
        <w:right w:val="none" w:sz="0" w:space="0" w:color="auto"/>
      </w:divBdr>
      <w:divsChild>
        <w:div w:id="318384295">
          <w:marLeft w:val="1166"/>
          <w:marRight w:val="0"/>
          <w:marTop w:val="86"/>
          <w:marBottom w:val="0"/>
          <w:divBdr>
            <w:top w:val="none" w:sz="0" w:space="0" w:color="auto"/>
            <w:left w:val="none" w:sz="0" w:space="0" w:color="auto"/>
            <w:bottom w:val="none" w:sz="0" w:space="0" w:color="auto"/>
            <w:right w:val="none" w:sz="0" w:space="0" w:color="auto"/>
          </w:divBdr>
        </w:div>
        <w:div w:id="332492289">
          <w:marLeft w:val="547"/>
          <w:marRight w:val="0"/>
          <w:marTop w:val="96"/>
          <w:marBottom w:val="0"/>
          <w:divBdr>
            <w:top w:val="none" w:sz="0" w:space="0" w:color="auto"/>
            <w:left w:val="none" w:sz="0" w:space="0" w:color="auto"/>
            <w:bottom w:val="none" w:sz="0" w:space="0" w:color="auto"/>
            <w:right w:val="none" w:sz="0" w:space="0" w:color="auto"/>
          </w:divBdr>
        </w:div>
        <w:div w:id="660037621">
          <w:marLeft w:val="1166"/>
          <w:marRight w:val="0"/>
          <w:marTop w:val="77"/>
          <w:marBottom w:val="0"/>
          <w:divBdr>
            <w:top w:val="none" w:sz="0" w:space="0" w:color="auto"/>
            <w:left w:val="none" w:sz="0" w:space="0" w:color="auto"/>
            <w:bottom w:val="none" w:sz="0" w:space="0" w:color="auto"/>
            <w:right w:val="none" w:sz="0" w:space="0" w:color="auto"/>
          </w:divBdr>
        </w:div>
        <w:div w:id="727260790">
          <w:marLeft w:val="1166"/>
          <w:marRight w:val="0"/>
          <w:marTop w:val="77"/>
          <w:marBottom w:val="0"/>
          <w:divBdr>
            <w:top w:val="none" w:sz="0" w:space="0" w:color="auto"/>
            <w:left w:val="none" w:sz="0" w:space="0" w:color="auto"/>
            <w:bottom w:val="none" w:sz="0" w:space="0" w:color="auto"/>
            <w:right w:val="none" w:sz="0" w:space="0" w:color="auto"/>
          </w:divBdr>
        </w:div>
        <w:div w:id="748773978">
          <w:marLeft w:val="547"/>
          <w:marRight w:val="0"/>
          <w:marTop w:val="96"/>
          <w:marBottom w:val="0"/>
          <w:divBdr>
            <w:top w:val="none" w:sz="0" w:space="0" w:color="auto"/>
            <w:left w:val="none" w:sz="0" w:space="0" w:color="auto"/>
            <w:bottom w:val="none" w:sz="0" w:space="0" w:color="auto"/>
            <w:right w:val="none" w:sz="0" w:space="0" w:color="auto"/>
          </w:divBdr>
        </w:div>
        <w:div w:id="897786704">
          <w:marLeft w:val="547"/>
          <w:marRight w:val="0"/>
          <w:marTop w:val="96"/>
          <w:marBottom w:val="0"/>
          <w:divBdr>
            <w:top w:val="none" w:sz="0" w:space="0" w:color="auto"/>
            <w:left w:val="none" w:sz="0" w:space="0" w:color="auto"/>
            <w:bottom w:val="none" w:sz="0" w:space="0" w:color="auto"/>
            <w:right w:val="none" w:sz="0" w:space="0" w:color="auto"/>
          </w:divBdr>
        </w:div>
        <w:div w:id="1589726605">
          <w:marLeft w:val="1166"/>
          <w:marRight w:val="0"/>
          <w:marTop w:val="86"/>
          <w:marBottom w:val="0"/>
          <w:divBdr>
            <w:top w:val="none" w:sz="0" w:space="0" w:color="auto"/>
            <w:left w:val="none" w:sz="0" w:space="0" w:color="auto"/>
            <w:bottom w:val="none" w:sz="0" w:space="0" w:color="auto"/>
            <w:right w:val="none" w:sz="0" w:space="0" w:color="auto"/>
          </w:divBdr>
        </w:div>
        <w:div w:id="1890720753">
          <w:marLeft w:val="1166"/>
          <w:marRight w:val="0"/>
          <w:marTop w:val="77"/>
          <w:marBottom w:val="0"/>
          <w:divBdr>
            <w:top w:val="none" w:sz="0" w:space="0" w:color="auto"/>
            <w:left w:val="none" w:sz="0" w:space="0" w:color="auto"/>
            <w:bottom w:val="none" w:sz="0" w:space="0" w:color="auto"/>
            <w:right w:val="none" w:sz="0" w:space="0" w:color="auto"/>
          </w:divBdr>
        </w:div>
      </w:divsChild>
    </w:div>
    <w:div w:id="150760741">
      <w:bodyDiv w:val="1"/>
      <w:marLeft w:val="0"/>
      <w:marRight w:val="0"/>
      <w:marTop w:val="0"/>
      <w:marBottom w:val="0"/>
      <w:divBdr>
        <w:top w:val="none" w:sz="0" w:space="0" w:color="auto"/>
        <w:left w:val="none" w:sz="0" w:space="0" w:color="auto"/>
        <w:bottom w:val="none" w:sz="0" w:space="0" w:color="auto"/>
        <w:right w:val="none" w:sz="0" w:space="0" w:color="auto"/>
      </w:divBdr>
    </w:div>
    <w:div w:id="151600347">
      <w:bodyDiv w:val="1"/>
      <w:marLeft w:val="0"/>
      <w:marRight w:val="0"/>
      <w:marTop w:val="0"/>
      <w:marBottom w:val="0"/>
      <w:divBdr>
        <w:top w:val="none" w:sz="0" w:space="0" w:color="auto"/>
        <w:left w:val="none" w:sz="0" w:space="0" w:color="auto"/>
        <w:bottom w:val="none" w:sz="0" w:space="0" w:color="auto"/>
        <w:right w:val="none" w:sz="0" w:space="0" w:color="auto"/>
      </w:divBdr>
    </w:div>
    <w:div w:id="151604392">
      <w:bodyDiv w:val="1"/>
      <w:marLeft w:val="0"/>
      <w:marRight w:val="0"/>
      <w:marTop w:val="0"/>
      <w:marBottom w:val="0"/>
      <w:divBdr>
        <w:top w:val="none" w:sz="0" w:space="0" w:color="auto"/>
        <w:left w:val="none" w:sz="0" w:space="0" w:color="auto"/>
        <w:bottom w:val="none" w:sz="0" w:space="0" w:color="auto"/>
        <w:right w:val="none" w:sz="0" w:space="0" w:color="auto"/>
      </w:divBdr>
    </w:div>
    <w:div w:id="152381210">
      <w:bodyDiv w:val="1"/>
      <w:marLeft w:val="0"/>
      <w:marRight w:val="0"/>
      <w:marTop w:val="0"/>
      <w:marBottom w:val="0"/>
      <w:divBdr>
        <w:top w:val="none" w:sz="0" w:space="0" w:color="auto"/>
        <w:left w:val="none" w:sz="0" w:space="0" w:color="auto"/>
        <w:bottom w:val="none" w:sz="0" w:space="0" w:color="auto"/>
        <w:right w:val="none" w:sz="0" w:space="0" w:color="auto"/>
      </w:divBdr>
      <w:divsChild>
        <w:div w:id="79524598">
          <w:marLeft w:val="547"/>
          <w:marRight w:val="0"/>
          <w:marTop w:val="144"/>
          <w:marBottom w:val="0"/>
          <w:divBdr>
            <w:top w:val="none" w:sz="0" w:space="0" w:color="auto"/>
            <w:left w:val="none" w:sz="0" w:space="0" w:color="auto"/>
            <w:bottom w:val="none" w:sz="0" w:space="0" w:color="auto"/>
            <w:right w:val="none" w:sz="0" w:space="0" w:color="auto"/>
          </w:divBdr>
        </w:div>
        <w:div w:id="366418153">
          <w:marLeft w:val="547"/>
          <w:marRight w:val="0"/>
          <w:marTop w:val="144"/>
          <w:marBottom w:val="0"/>
          <w:divBdr>
            <w:top w:val="none" w:sz="0" w:space="0" w:color="auto"/>
            <w:left w:val="none" w:sz="0" w:space="0" w:color="auto"/>
            <w:bottom w:val="none" w:sz="0" w:space="0" w:color="auto"/>
            <w:right w:val="none" w:sz="0" w:space="0" w:color="auto"/>
          </w:divBdr>
        </w:div>
        <w:div w:id="423108448">
          <w:marLeft w:val="1166"/>
          <w:marRight w:val="0"/>
          <w:marTop w:val="125"/>
          <w:marBottom w:val="0"/>
          <w:divBdr>
            <w:top w:val="none" w:sz="0" w:space="0" w:color="auto"/>
            <w:left w:val="none" w:sz="0" w:space="0" w:color="auto"/>
            <w:bottom w:val="none" w:sz="0" w:space="0" w:color="auto"/>
            <w:right w:val="none" w:sz="0" w:space="0" w:color="auto"/>
          </w:divBdr>
        </w:div>
        <w:div w:id="675112095">
          <w:marLeft w:val="1166"/>
          <w:marRight w:val="0"/>
          <w:marTop w:val="125"/>
          <w:marBottom w:val="0"/>
          <w:divBdr>
            <w:top w:val="none" w:sz="0" w:space="0" w:color="auto"/>
            <w:left w:val="none" w:sz="0" w:space="0" w:color="auto"/>
            <w:bottom w:val="none" w:sz="0" w:space="0" w:color="auto"/>
            <w:right w:val="none" w:sz="0" w:space="0" w:color="auto"/>
          </w:divBdr>
        </w:div>
        <w:div w:id="1407533281">
          <w:marLeft w:val="547"/>
          <w:marRight w:val="0"/>
          <w:marTop w:val="144"/>
          <w:marBottom w:val="0"/>
          <w:divBdr>
            <w:top w:val="none" w:sz="0" w:space="0" w:color="auto"/>
            <w:left w:val="none" w:sz="0" w:space="0" w:color="auto"/>
            <w:bottom w:val="none" w:sz="0" w:space="0" w:color="auto"/>
            <w:right w:val="none" w:sz="0" w:space="0" w:color="auto"/>
          </w:divBdr>
        </w:div>
      </w:divsChild>
    </w:div>
    <w:div w:id="153648230">
      <w:bodyDiv w:val="1"/>
      <w:marLeft w:val="0"/>
      <w:marRight w:val="0"/>
      <w:marTop w:val="0"/>
      <w:marBottom w:val="0"/>
      <w:divBdr>
        <w:top w:val="none" w:sz="0" w:space="0" w:color="auto"/>
        <w:left w:val="none" w:sz="0" w:space="0" w:color="auto"/>
        <w:bottom w:val="none" w:sz="0" w:space="0" w:color="auto"/>
        <w:right w:val="none" w:sz="0" w:space="0" w:color="auto"/>
      </w:divBdr>
      <w:divsChild>
        <w:div w:id="514881638">
          <w:marLeft w:val="547"/>
          <w:marRight w:val="0"/>
          <w:marTop w:val="115"/>
          <w:marBottom w:val="0"/>
          <w:divBdr>
            <w:top w:val="none" w:sz="0" w:space="0" w:color="auto"/>
            <w:left w:val="none" w:sz="0" w:space="0" w:color="auto"/>
            <w:bottom w:val="none" w:sz="0" w:space="0" w:color="auto"/>
            <w:right w:val="none" w:sz="0" w:space="0" w:color="auto"/>
          </w:divBdr>
        </w:div>
        <w:div w:id="521821447">
          <w:marLeft w:val="1166"/>
          <w:marRight w:val="0"/>
          <w:marTop w:val="96"/>
          <w:marBottom w:val="0"/>
          <w:divBdr>
            <w:top w:val="none" w:sz="0" w:space="0" w:color="auto"/>
            <w:left w:val="none" w:sz="0" w:space="0" w:color="auto"/>
            <w:bottom w:val="none" w:sz="0" w:space="0" w:color="auto"/>
            <w:right w:val="none" w:sz="0" w:space="0" w:color="auto"/>
          </w:divBdr>
        </w:div>
      </w:divsChild>
    </w:div>
    <w:div w:id="153953231">
      <w:bodyDiv w:val="1"/>
      <w:marLeft w:val="0"/>
      <w:marRight w:val="0"/>
      <w:marTop w:val="0"/>
      <w:marBottom w:val="0"/>
      <w:divBdr>
        <w:top w:val="none" w:sz="0" w:space="0" w:color="auto"/>
        <w:left w:val="none" w:sz="0" w:space="0" w:color="auto"/>
        <w:bottom w:val="none" w:sz="0" w:space="0" w:color="auto"/>
        <w:right w:val="none" w:sz="0" w:space="0" w:color="auto"/>
      </w:divBdr>
    </w:div>
    <w:div w:id="154224340">
      <w:bodyDiv w:val="1"/>
      <w:marLeft w:val="0"/>
      <w:marRight w:val="0"/>
      <w:marTop w:val="0"/>
      <w:marBottom w:val="0"/>
      <w:divBdr>
        <w:top w:val="none" w:sz="0" w:space="0" w:color="auto"/>
        <w:left w:val="none" w:sz="0" w:space="0" w:color="auto"/>
        <w:bottom w:val="none" w:sz="0" w:space="0" w:color="auto"/>
        <w:right w:val="none" w:sz="0" w:space="0" w:color="auto"/>
      </w:divBdr>
    </w:div>
    <w:div w:id="154535032">
      <w:bodyDiv w:val="1"/>
      <w:marLeft w:val="0"/>
      <w:marRight w:val="0"/>
      <w:marTop w:val="0"/>
      <w:marBottom w:val="0"/>
      <w:divBdr>
        <w:top w:val="none" w:sz="0" w:space="0" w:color="auto"/>
        <w:left w:val="none" w:sz="0" w:space="0" w:color="auto"/>
        <w:bottom w:val="none" w:sz="0" w:space="0" w:color="auto"/>
        <w:right w:val="none" w:sz="0" w:space="0" w:color="auto"/>
      </w:divBdr>
      <w:divsChild>
        <w:div w:id="359624682">
          <w:marLeft w:val="547"/>
          <w:marRight w:val="0"/>
          <w:marTop w:val="134"/>
          <w:marBottom w:val="0"/>
          <w:divBdr>
            <w:top w:val="none" w:sz="0" w:space="0" w:color="auto"/>
            <w:left w:val="none" w:sz="0" w:space="0" w:color="auto"/>
            <w:bottom w:val="none" w:sz="0" w:space="0" w:color="auto"/>
            <w:right w:val="none" w:sz="0" w:space="0" w:color="auto"/>
          </w:divBdr>
        </w:div>
        <w:div w:id="579750247">
          <w:marLeft w:val="1166"/>
          <w:marRight w:val="0"/>
          <w:marTop w:val="115"/>
          <w:marBottom w:val="0"/>
          <w:divBdr>
            <w:top w:val="none" w:sz="0" w:space="0" w:color="auto"/>
            <w:left w:val="none" w:sz="0" w:space="0" w:color="auto"/>
            <w:bottom w:val="none" w:sz="0" w:space="0" w:color="auto"/>
            <w:right w:val="none" w:sz="0" w:space="0" w:color="auto"/>
          </w:divBdr>
        </w:div>
        <w:div w:id="1436973401">
          <w:marLeft w:val="1800"/>
          <w:marRight w:val="0"/>
          <w:marTop w:val="96"/>
          <w:marBottom w:val="0"/>
          <w:divBdr>
            <w:top w:val="none" w:sz="0" w:space="0" w:color="auto"/>
            <w:left w:val="none" w:sz="0" w:space="0" w:color="auto"/>
            <w:bottom w:val="none" w:sz="0" w:space="0" w:color="auto"/>
            <w:right w:val="none" w:sz="0" w:space="0" w:color="auto"/>
          </w:divBdr>
        </w:div>
      </w:divsChild>
    </w:div>
    <w:div w:id="154536209">
      <w:bodyDiv w:val="1"/>
      <w:marLeft w:val="0"/>
      <w:marRight w:val="0"/>
      <w:marTop w:val="0"/>
      <w:marBottom w:val="0"/>
      <w:divBdr>
        <w:top w:val="none" w:sz="0" w:space="0" w:color="auto"/>
        <w:left w:val="none" w:sz="0" w:space="0" w:color="auto"/>
        <w:bottom w:val="none" w:sz="0" w:space="0" w:color="auto"/>
        <w:right w:val="none" w:sz="0" w:space="0" w:color="auto"/>
      </w:divBdr>
    </w:div>
    <w:div w:id="154809045">
      <w:bodyDiv w:val="1"/>
      <w:marLeft w:val="0"/>
      <w:marRight w:val="0"/>
      <w:marTop w:val="0"/>
      <w:marBottom w:val="0"/>
      <w:divBdr>
        <w:top w:val="none" w:sz="0" w:space="0" w:color="auto"/>
        <w:left w:val="none" w:sz="0" w:space="0" w:color="auto"/>
        <w:bottom w:val="none" w:sz="0" w:space="0" w:color="auto"/>
        <w:right w:val="none" w:sz="0" w:space="0" w:color="auto"/>
      </w:divBdr>
    </w:div>
    <w:div w:id="156582256">
      <w:bodyDiv w:val="1"/>
      <w:marLeft w:val="0"/>
      <w:marRight w:val="0"/>
      <w:marTop w:val="0"/>
      <w:marBottom w:val="0"/>
      <w:divBdr>
        <w:top w:val="none" w:sz="0" w:space="0" w:color="auto"/>
        <w:left w:val="none" w:sz="0" w:space="0" w:color="auto"/>
        <w:bottom w:val="none" w:sz="0" w:space="0" w:color="auto"/>
        <w:right w:val="none" w:sz="0" w:space="0" w:color="auto"/>
      </w:divBdr>
      <w:divsChild>
        <w:div w:id="650794547">
          <w:marLeft w:val="1440"/>
          <w:marRight w:val="0"/>
          <w:marTop w:val="120"/>
          <w:marBottom w:val="120"/>
          <w:divBdr>
            <w:top w:val="none" w:sz="0" w:space="0" w:color="auto"/>
            <w:left w:val="none" w:sz="0" w:space="0" w:color="auto"/>
            <w:bottom w:val="none" w:sz="0" w:space="0" w:color="auto"/>
            <w:right w:val="none" w:sz="0" w:space="0" w:color="auto"/>
          </w:divBdr>
        </w:div>
        <w:div w:id="1275210837">
          <w:marLeft w:val="720"/>
          <w:marRight w:val="0"/>
          <w:marTop w:val="120"/>
          <w:marBottom w:val="120"/>
          <w:divBdr>
            <w:top w:val="none" w:sz="0" w:space="0" w:color="auto"/>
            <w:left w:val="none" w:sz="0" w:space="0" w:color="auto"/>
            <w:bottom w:val="none" w:sz="0" w:space="0" w:color="auto"/>
            <w:right w:val="none" w:sz="0" w:space="0" w:color="auto"/>
          </w:divBdr>
        </w:div>
      </w:divsChild>
    </w:div>
    <w:div w:id="159122275">
      <w:bodyDiv w:val="1"/>
      <w:marLeft w:val="0"/>
      <w:marRight w:val="0"/>
      <w:marTop w:val="0"/>
      <w:marBottom w:val="0"/>
      <w:divBdr>
        <w:top w:val="none" w:sz="0" w:space="0" w:color="auto"/>
        <w:left w:val="none" w:sz="0" w:space="0" w:color="auto"/>
        <w:bottom w:val="none" w:sz="0" w:space="0" w:color="auto"/>
        <w:right w:val="none" w:sz="0" w:space="0" w:color="auto"/>
      </w:divBdr>
    </w:div>
    <w:div w:id="159738332">
      <w:bodyDiv w:val="1"/>
      <w:marLeft w:val="0"/>
      <w:marRight w:val="0"/>
      <w:marTop w:val="0"/>
      <w:marBottom w:val="0"/>
      <w:divBdr>
        <w:top w:val="none" w:sz="0" w:space="0" w:color="auto"/>
        <w:left w:val="none" w:sz="0" w:space="0" w:color="auto"/>
        <w:bottom w:val="none" w:sz="0" w:space="0" w:color="auto"/>
        <w:right w:val="none" w:sz="0" w:space="0" w:color="auto"/>
      </w:divBdr>
    </w:div>
    <w:div w:id="160894478">
      <w:bodyDiv w:val="1"/>
      <w:marLeft w:val="0"/>
      <w:marRight w:val="0"/>
      <w:marTop w:val="0"/>
      <w:marBottom w:val="0"/>
      <w:divBdr>
        <w:top w:val="none" w:sz="0" w:space="0" w:color="auto"/>
        <w:left w:val="none" w:sz="0" w:space="0" w:color="auto"/>
        <w:bottom w:val="none" w:sz="0" w:space="0" w:color="auto"/>
        <w:right w:val="none" w:sz="0" w:space="0" w:color="auto"/>
      </w:divBdr>
      <w:divsChild>
        <w:div w:id="439764273">
          <w:marLeft w:val="547"/>
          <w:marRight w:val="0"/>
          <w:marTop w:val="130"/>
          <w:marBottom w:val="0"/>
          <w:divBdr>
            <w:top w:val="none" w:sz="0" w:space="0" w:color="auto"/>
            <w:left w:val="none" w:sz="0" w:space="0" w:color="auto"/>
            <w:bottom w:val="none" w:sz="0" w:space="0" w:color="auto"/>
            <w:right w:val="none" w:sz="0" w:space="0" w:color="auto"/>
          </w:divBdr>
        </w:div>
        <w:div w:id="1198156157">
          <w:marLeft w:val="547"/>
          <w:marRight w:val="0"/>
          <w:marTop w:val="130"/>
          <w:marBottom w:val="0"/>
          <w:divBdr>
            <w:top w:val="none" w:sz="0" w:space="0" w:color="auto"/>
            <w:left w:val="none" w:sz="0" w:space="0" w:color="auto"/>
            <w:bottom w:val="none" w:sz="0" w:space="0" w:color="auto"/>
            <w:right w:val="none" w:sz="0" w:space="0" w:color="auto"/>
          </w:divBdr>
        </w:div>
        <w:div w:id="1534225437">
          <w:marLeft w:val="1800"/>
          <w:marRight w:val="0"/>
          <w:marTop w:val="96"/>
          <w:marBottom w:val="0"/>
          <w:divBdr>
            <w:top w:val="none" w:sz="0" w:space="0" w:color="auto"/>
            <w:left w:val="none" w:sz="0" w:space="0" w:color="auto"/>
            <w:bottom w:val="none" w:sz="0" w:space="0" w:color="auto"/>
            <w:right w:val="none" w:sz="0" w:space="0" w:color="auto"/>
          </w:divBdr>
        </w:div>
        <w:div w:id="1672370684">
          <w:marLeft w:val="1800"/>
          <w:marRight w:val="0"/>
          <w:marTop w:val="96"/>
          <w:marBottom w:val="0"/>
          <w:divBdr>
            <w:top w:val="none" w:sz="0" w:space="0" w:color="auto"/>
            <w:left w:val="none" w:sz="0" w:space="0" w:color="auto"/>
            <w:bottom w:val="none" w:sz="0" w:space="0" w:color="auto"/>
            <w:right w:val="none" w:sz="0" w:space="0" w:color="auto"/>
          </w:divBdr>
        </w:div>
        <w:div w:id="1923442358">
          <w:marLeft w:val="1166"/>
          <w:marRight w:val="0"/>
          <w:marTop w:val="115"/>
          <w:marBottom w:val="0"/>
          <w:divBdr>
            <w:top w:val="none" w:sz="0" w:space="0" w:color="auto"/>
            <w:left w:val="none" w:sz="0" w:space="0" w:color="auto"/>
            <w:bottom w:val="none" w:sz="0" w:space="0" w:color="auto"/>
            <w:right w:val="none" w:sz="0" w:space="0" w:color="auto"/>
          </w:divBdr>
        </w:div>
        <w:div w:id="1935672382">
          <w:marLeft w:val="1166"/>
          <w:marRight w:val="0"/>
          <w:marTop w:val="115"/>
          <w:marBottom w:val="0"/>
          <w:divBdr>
            <w:top w:val="none" w:sz="0" w:space="0" w:color="auto"/>
            <w:left w:val="none" w:sz="0" w:space="0" w:color="auto"/>
            <w:bottom w:val="none" w:sz="0" w:space="0" w:color="auto"/>
            <w:right w:val="none" w:sz="0" w:space="0" w:color="auto"/>
          </w:divBdr>
        </w:div>
      </w:divsChild>
    </w:div>
    <w:div w:id="161163902">
      <w:bodyDiv w:val="1"/>
      <w:marLeft w:val="0"/>
      <w:marRight w:val="0"/>
      <w:marTop w:val="0"/>
      <w:marBottom w:val="0"/>
      <w:divBdr>
        <w:top w:val="none" w:sz="0" w:space="0" w:color="auto"/>
        <w:left w:val="none" w:sz="0" w:space="0" w:color="auto"/>
        <w:bottom w:val="none" w:sz="0" w:space="0" w:color="auto"/>
        <w:right w:val="none" w:sz="0" w:space="0" w:color="auto"/>
      </w:divBdr>
      <w:divsChild>
        <w:div w:id="200480906">
          <w:marLeft w:val="1800"/>
          <w:marRight w:val="0"/>
          <w:marTop w:val="120"/>
          <w:marBottom w:val="60"/>
          <w:divBdr>
            <w:top w:val="none" w:sz="0" w:space="0" w:color="auto"/>
            <w:left w:val="none" w:sz="0" w:space="0" w:color="auto"/>
            <w:bottom w:val="none" w:sz="0" w:space="0" w:color="auto"/>
            <w:right w:val="none" w:sz="0" w:space="0" w:color="auto"/>
          </w:divBdr>
        </w:div>
        <w:div w:id="263921507">
          <w:marLeft w:val="1166"/>
          <w:marRight w:val="0"/>
          <w:marTop w:val="120"/>
          <w:marBottom w:val="60"/>
          <w:divBdr>
            <w:top w:val="none" w:sz="0" w:space="0" w:color="auto"/>
            <w:left w:val="none" w:sz="0" w:space="0" w:color="auto"/>
            <w:bottom w:val="none" w:sz="0" w:space="0" w:color="auto"/>
            <w:right w:val="none" w:sz="0" w:space="0" w:color="auto"/>
          </w:divBdr>
        </w:div>
        <w:div w:id="362676315">
          <w:marLeft w:val="547"/>
          <w:marRight w:val="0"/>
          <w:marTop w:val="120"/>
          <w:marBottom w:val="60"/>
          <w:divBdr>
            <w:top w:val="none" w:sz="0" w:space="0" w:color="auto"/>
            <w:left w:val="none" w:sz="0" w:space="0" w:color="auto"/>
            <w:bottom w:val="none" w:sz="0" w:space="0" w:color="auto"/>
            <w:right w:val="none" w:sz="0" w:space="0" w:color="auto"/>
          </w:divBdr>
        </w:div>
        <w:div w:id="1095785205">
          <w:marLeft w:val="1800"/>
          <w:marRight w:val="0"/>
          <w:marTop w:val="120"/>
          <w:marBottom w:val="60"/>
          <w:divBdr>
            <w:top w:val="none" w:sz="0" w:space="0" w:color="auto"/>
            <w:left w:val="none" w:sz="0" w:space="0" w:color="auto"/>
            <w:bottom w:val="none" w:sz="0" w:space="0" w:color="auto"/>
            <w:right w:val="none" w:sz="0" w:space="0" w:color="auto"/>
          </w:divBdr>
        </w:div>
        <w:div w:id="1172985395">
          <w:marLeft w:val="1800"/>
          <w:marRight w:val="0"/>
          <w:marTop w:val="120"/>
          <w:marBottom w:val="60"/>
          <w:divBdr>
            <w:top w:val="none" w:sz="0" w:space="0" w:color="auto"/>
            <w:left w:val="none" w:sz="0" w:space="0" w:color="auto"/>
            <w:bottom w:val="none" w:sz="0" w:space="0" w:color="auto"/>
            <w:right w:val="none" w:sz="0" w:space="0" w:color="auto"/>
          </w:divBdr>
        </w:div>
      </w:divsChild>
    </w:div>
    <w:div w:id="161506935">
      <w:bodyDiv w:val="1"/>
      <w:marLeft w:val="0"/>
      <w:marRight w:val="0"/>
      <w:marTop w:val="0"/>
      <w:marBottom w:val="0"/>
      <w:divBdr>
        <w:top w:val="none" w:sz="0" w:space="0" w:color="auto"/>
        <w:left w:val="none" w:sz="0" w:space="0" w:color="auto"/>
        <w:bottom w:val="none" w:sz="0" w:space="0" w:color="auto"/>
        <w:right w:val="none" w:sz="0" w:space="0" w:color="auto"/>
      </w:divBdr>
    </w:div>
    <w:div w:id="161824541">
      <w:bodyDiv w:val="1"/>
      <w:marLeft w:val="0"/>
      <w:marRight w:val="0"/>
      <w:marTop w:val="0"/>
      <w:marBottom w:val="0"/>
      <w:divBdr>
        <w:top w:val="none" w:sz="0" w:space="0" w:color="auto"/>
        <w:left w:val="none" w:sz="0" w:space="0" w:color="auto"/>
        <w:bottom w:val="none" w:sz="0" w:space="0" w:color="auto"/>
        <w:right w:val="none" w:sz="0" w:space="0" w:color="auto"/>
      </w:divBdr>
    </w:div>
    <w:div w:id="162399057">
      <w:bodyDiv w:val="1"/>
      <w:marLeft w:val="0"/>
      <w:marRight w:val="0"/>
      <w:marTop w:val="0"/>
      <w:marBottom w:val="0"/>
      <w:divBdr>
        <w:top w:val="none" w:sz="0" w:space="0" w:color="auto"/>
        <w:left w:val="none" w:sz="0" w:space="0" w:color="auto"/>
        <w:bottom w:val="none" w:sz="0" w:space="0" w:color="auto"/>
        <w:right w:val="none" w:sz="0" w:space="0" w:color="auto"/>
      </w:divBdr>
    </w:div>
    <w:div w:id="162666859">
      <w:bodyDiv w:val="1"/>
      <w:marLeft w:val="0"/>
      <w:marRight w:val="0"/>
      <w:marTop w:val="0"/>
      <w:marBottom w:val="0"/>
      <w:divBdr>
        <w:top w:val="none" w:sz="0" w:space="0" w:color="auto"/>
        <w:left w:val="none" w:sz="0" w:space="0" w:color="auto"/>
        <w:bottom w:val="none" w:sz="0" w:space="0" w:color="auto"/>
        <w:right w:val="none" w:sz="0" w:space="0" w:color="auto"/>
      </w:divBdr>
      <w:divsChild>
        <w:div w:id="396782751">
          <w:marLeft w:val="547"/>
          <w:marRight w:val="0"/>
          <w:marTop w:val="154"/>
          <w:marBottom w:val="0"/>
          <w:divBdr>
            <w:top w:val="none" w:sz="0" w:space="0" w:color="auto"/>
            <w:left w:val="none" w:sz="0" w:space="0" w:color="auto"/>
            <w:bottom w:val="none" w:sz="0" w:space="0" w:color="auto"/>
            <w:right w:val="none" w:sz="0" w:space="0" w:color="auto"/>
          </w:divBdr>
        </w:div>
        <w:div w:id="1295255478">
          <w:marLeft w:val="547"/>
          <w:marRight w:val="0"/>
          <w:marTop w:val="154"/>
          <w:marBottom w:val="0"/>
          <w:divBdr>
            <w:top w:val="none" w:sz="0" w:space="0" w:color="auto"/>
            <w:left w:val="none" w:sz="0" w:space="0" w:color="auto"/>
            <w:bottom w:val="none" w:sz="0" w:space="0" w:color="auto"/>
            <w:right w:val="none" w:sz="0" w:space="0" w:color="auto"/>
          </w:divBdr>
        </w:div>
        <w:div w:id="1439980941">
          <w:marLeft w:val="1166"/>
          <w:marRight w:val="0"/>
          <w:marTop w:val="134"/>
          <w:marBottom w:val="0"/>
          <w:divBdr>
            <w:top w:val="none" w:sz="0" w:space="0" w:color="auto"/>
            <w:left w:val="none" w:sz="0" w:space="0" w:color="auto"/>
            <w:bottom w:val="none" w:sz="0" w:space="0" w:color="auto"/>
            <w:right w:val="none" w:sz="0" w:space="0" w:color="auto"/>
          </w:divBdr>
        </w:div>
        <w:div w:id="1513228026">
          <w:marLeft w:val="1166"/>
          <w:marRight w:val="0"/>
          <w:marTop w:val="134"/>
          <w:marBottom w:val="0"/>
          <w:divBdr>
            <w:top w:val="none" w:sz="0" w:space="0" w:color="auto"/>
            <w:left w:val="none" w:sz="0" w:space="0" w:color="auto"/>
            <w:bottom w:val="none" w:sz="0" w:space="0" w:color="auto"/>
            <w:right w:val="none" w:sz="0" w:space="0" w:color="auto"/>
          </w:divBdr>
        </w:div>
      </w:divsChild>
    </w:div>
    <w:div w:id="162669742">
      <w:bodyDiv w:val="1"/>
      <w:marLeft w:val="0"/>
      <w:marRight w:val="0"/>
      <w:marTop w:val="0"/>
      <w:marBottom w:val="0"/>
      <w:divBdr>
        <w:top w:val="none" w:sz="0" w:space="0" w:color="auto"/>
        <w:left w:val="none" w:sz="0" w:space="0" w:color="auto"/>
        <w:bottom w:val="none" w:sz="0" w:space="0" w:color="auto"/>
        <w:right w:val="none" w:sz="0" w:space="0" w:color="auto"/>
      </w:divBdr>
    </w:div>
    <w:div w:id="163788807">
      <w:bodyDiv w:val="1"/>
      <w:marLeft w:val="0"/>
      <w:marRight w:val="0"/>
      <w:marTop w:val="0"/>
      <w:marBottom w:val="0"/>
      <w:divBdr>
        <w:top w:val="none" w:sz="0" w:space="0" w:color="auto"/>
        <w:left w:val="none" w:sz="0" w:space="0" w:color="auto"/>
        <w:bottom w:val="none" w:sz="0" w:space="0" w:color="auto"/>
        <w:right w:val="none" w:sz="0" w:space="0" w:color="auto"/>
      </w:divBdr>
    </w:div>
    <w:div w:id="165636983">
      <w:bodyDiv w:val="1"/>
      <w:marLeft w:val="0"/>
      <w:marRight w:val="0"/>
      <w:marTop w:val="0"/>
      <w:marBottom w:val="0"/>
      <w:divBdr>
        <w:top w:val="none" w:sz="0" w:space="0" w:color="auto"/>
        <w:left w:val="none" w:sz="0" w:space="0" w:color="auto"/>
        <w:bottom w:val="none" w:sz="0" w:space="0" w:color="auto"/>
        <w:right w:val="none" w:sz="0" w:space="0" w:color="auto"/>
      </w:divBdr>
      <w:divsChild>
        <w:div w:id="1409614495">
          <w:marLeft w:val="0"/>
          <w:marRight w:val="0"/>
          <w:marTop w:val="0"/>
          <w:marBottom w:val="0"/>
          <w:divBdr>
            <w:top w:val="none" w:sz="0" w:space="0" w:color="auto"/>
            <w:left w:val="none" w:sz="0" w:space="0" w:color="auto"/>
            <w:bottom w:val="none" w:sz="0" w:space="0" w:color="auto"/>
            <w:right w:val="none" w:sz="0" w:space="0" w:color="auto"/>
          </w:divBdr>
          <w:divsChild>
            <w:div w:id="233129169">
              <w:marLeft w:val="0"/>
              <w:marRight w:val="0"/>
              <w:marTop w:val="0"/>
              <w:marBottom w:val="0"/>
              <w:divBdr>
                <w:top w:val="none" w:sz="0" w:space="0" w:color="auto"/>
                <w:left w:val="none" w:sz="0" w:space="0" w:color="auto"/>
                <w:bottom w:val="none" w:sz="0" w:space="0" w:color="auto"/>
                <w:right w:val="none" w:sz="0" w:space="0" w:color="auto"/>
              </w:divBdr>
            </w:div>
            <w:div w:id="312873057">
              <w:marLeft w:val="0"/>
              <w:marRight w:val="0"/>
              <w:marTop w:val="0"/>
              <w:marBottom w:val="0"/>
              <w:divBdr>
                <w:top w:val="none" w:sz="0" w:space="0" w:color="auto"/>
                <w:left w:val="none" w:sz="0" w:space="0" w:color="auto"/>
                <w:bottom w:val="none" w:sz="0" w:space="0" w:color="auto"/>
                <w:right w:val="none" w:sz="0" w:space="0" w:color="auto"/>
              </w:divBdr>
            </w:div>
            <w:div w:id="1551383460">
              <w:marLeft w:val="0"/>
              <w:marRight w:val="0"/>
              <w:marTop w:val="0"/>
              <w:marBottom w:val="0"/>
              <w:divBdr>
                <w:top w:val="none" w:sz="0" w:space="0" w:color="auto"/>
                <w:left w:val="none" w:sz="0" w:space="0" w:color="auto"/>
                <w:bottom w:val="none" w:sz="0" w:space="0" w:color="auto"/>
                <w:right w:val="none" w:sz="0" w:space="0" w:color="auto"/>
              </w:divBdr>
            </w:div>
            <w:div w:id="19141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3105">
      <w:bodyDiv w:val="1"/>
      <w:marLeft w:val="0"/>
      <w:marRight w:val="0"/>
      <w:marTop w:val="0"/>
      <w:marBottom w:val="0"/>
      <w:divBdr>
        <w:top w:val="none" w:sz="0" w:space="0" w:color="auto"/>
        <w:left w:val="none" w:sz="0" w:space="0" w:color="auto"/>
        <w:bottom w:val="none" w:sz="0" w:space="0" w:color="auto"/>
        <w:right w:val="none" w:sz="0" w:space="0" w:color="auto"/>
      </w:divBdr>
    </w:div>
    <w:div w:id="167140755">
      <w:bodyDiv w:val="1"/>
      <w:marLeft w:val="0"/>
      <w:marRight w:val="0"/>
      <w:marTop w:val="0"/>
      <w:marBottom w:val="0"/>
      <w:divBdr>
        <w:top w:val="none" w:sz="0" w:space="0" w:color="auto"/>
        <w:left w:val="none" w:sz="0" w:space="0" w:color="auto"/>
        <w:bottom w:val="none" w:sz="0" w:space="0" w:color="auto"/>
        <w:right w:val="none" w:sz="0" w:space="0" w:color="auto"/>
      </w:divBdr>
    </w:div>
    <w:div w:id="167185618">
      <w:bodyDiv w:val="1"/>
      <w:marLeft w:val="0"/>
      <w:marRight w:val="0"/>
      <w:marTop w:val="0"/>
      <w:marBottom w:val="0"/>
      <w:divBdr>
        <w:top w:val="none" w:sz="0" w:space="0" w:color="auto"/>
        <w:left w:val="none" w:sz="0" w:space="0" w:color="auto"/>
        <w:bottom w:val="none" w:sz="0" w:space="0" w:color="auto"/>
        <w:right w:val="none" w:sz="0" w:space="0" w:color="auto"/>
      </w:divBdr>
    </w:div>
    <w:div w:id="167253854">
      <w:bodyDiv w:val="1"/>
      <w:marLeft w:val="0"/>
      <w:marRight w:val="0"/>
      <w:marTop w:val="0"/>
      <w:marBottom w:val="0"/>
      <w:divBdr>
        <w:top w:val="none" w:sz="0" w:space="0" w:color="auto"/>
        <w:left w:val="none" w:sz="0" w:space="0" w:color="auto"/>
        <w:bottom w:val="none" w:sz="0" w:space="0" w:color="auto"/>
        <w:right w:val="none" w:sz="0" w:space="0" w:color="auto"/>
      </w:divBdr>
    </w:div>
    <w:div w:id="167914830">
      <w:bodyDiv w:val="1"/>
      <w:marLeft w:val="0"/>
      <w:marRight w:val="0"/>
      <w:marTop w:val="0"/>
      <w:marBottom w:val="0"/>
      <w:divBdr>
        <w:top w:val="none" w:sz="0" w:space="0" w:color="auto"/>
        <w:left w:val="none" w:sz="0" w:space="0" w:color="auto"/>
        <w:bottom w:val="none" w:sz="0" w:space="0" w:color="auto"/>
        <w:right w:val="none" w:sz="0" w:space="0" w:color="auto"/>
      </w:divBdr>
      <w:divsChild>
        <w:div w:id="1844474201">
          <w:marLeft w:val="547"/>
          <w:marRight w:val="0"/>
          <w:marTop w:val="115"/>
          <w:marBottom w:val="0"/>
          <w:divBdr>
            <w:top w:val="none" w:sz="0" w:space="0" w:color="auto"/>
            <w:left w:val="none" w:sz="0" w:space="0" w:color="auto"/>
            <w:bottom w:val="none" w:sz="0" w:space="0" w:color="auto"/>
            <w:right w:val="none" w:sz="0" w:space="0" w:color="auto"/>
          </w:divBdr>
        </w:div>
      </w:divsChild>
    </w:div>
    <w:div w:id="170729110">
      <w:bodyDiv w:val="1"/>
      <w:marLeft w:val="0"/>
      <w:marRight w:val="0"/>
      <w:marTop w:val="0"/>
      <w:marBottom w:val="0"/>
      <w:divBdr>
        <w:top w:val="none" w:sz="0" w:space="0" w:color="auto"/>
        <w:left w:val="none" w:sz="0" w:space="0" w:color="auto"/>
        <w:bottom w:val="none" w:sz="0" w:space="0" w:color="auto"/>
        <w:right w:val="none" w:sz="0" w:space="0" w:color="auto"/>
      </w:divBdr>
    </w:div>
    <w:div w:id="171189410">
      <w:bodyDiv w:val="1"/>
      <w:marLeft w:val="0"/>
      <w:marRight w:val="0"/>
      <w:marTop w:val="0"/>
      <w:marBottom w:val="0"/>
      <w:divBdr>
        <w:top w:val="none" w:sz="0" w:space="0" w:color="auto"/>
        <w:left w:val="none" w:sz="0" w:space="0" w:color="auto"/>
        <w:bottom w:val="none" w:sz="0" w:space="0" w:color="auto"/>
        <w:right w:val="none" w:sz="0" w:space="0" w:color="auto"/>
      </w:divBdr>
    </w:div>
    <w:div w:id="171264011">
      <w:bodyDiv w:val="1"/>
      <w:marLeft w:val="0"/>
      <w:marRight w:val="0"/>
      <w:marTop w:val="0"/>
      <w:marBottom w:val="0"/>
      <w:divBdr>
        <w:top w:val="none" w:sz="0" w:space="0" w:color="auto"/>
        <w:left w:val="none" w:sz="0" w:space="0" w:color="auto"/>
        <w:bottom w:val="none" w:sz="0" w:space="0" w:color="auto"/>
        <w:right w:val="none" w:sz="0" w:space="0" w:color="auto"/>
      </w:divBdr>
    </w:div>
    <w:div w:id="171800115">
      <w:bodyDiv w:val="1"/>
      <w:marLeft w:val="0"/>
      <w:marRight w:val="0"/>
      <w:marTop w:val="0"/>
      <w:marBottom w:val="0"/>
      <w:divBdr>
        <w:top w:val="none" w:sz="0" w:space="0" w:color="auto"/>
        <w:left w:val="none" w:sz="0" w:space="0" w:color="auto"/>
        <w:bottom w:val="none" w:sz="0" w:space="0" w:color="auto"/>
        <w:right w:val="none" w:sz="0" w:space="0" w:color="auto"/>
      </w:divBdr>
    </w:div>
    <w:div w:id="173619622">
      <w:bodyDiv w:val="1"/>
      <w:marLeft w:val="0"/>
      <w:marRight w:val="0"/>
      <w:marTop w:val="0"/>
      <w:marBottom w:val="0"/>
      <w:divBdr>
        <w:top w:val="none" w:sz="0" w:space="0" w:color="auto"/>
        <w:left w:val="none" w:sz="0" w:space="0" w:color="auto"/>
        <w:bottom w:val="none" w:sz="0" w:space="0" w:color="auto"/>
        <w:right w:val="none" w:sz="0" w:space="0" w:color="auto"/>
      </w:divBdr>
    </w:div>
    <w:div w:id="173954742">
      <w:bodyDiv w:val="1"/>
      <w:marLeft w:val="0"/>
      <w:marRight w:val="0"/>
      <w:marTop w:val="0"/>
      <w:marBottom w:val="0"/>
      <w:divBdr>
        <w:top w:val="none" w:sz="0" w:space="0" w:color="auto"/>
        <w:left w:val="none" w:sz="0" w:space="0" w:color="auto"/>
        <w:bottom w:val="none" w:sz="0" w:space="0" w:color="auto"/>
        <w:right w:val="none" w:sz="0" w:space="0" w:color="auto"/>
      </w:divBdr>
    </w:div>
    <w:div w:id="174468889">
      <w:bodyDiv w:val="1"/>
      <w:marLeft w:val="0"/>
      <w:marRight w:val="0"/>
      <w:marTop w:val="0"/>
      <w:marBottom w:val="0"/>
      <w:divBdr>
        <w:top w:val="none" w:sz="0" w:space="0" w:color="auto"/>
        <w:left w:val="none" w:sz="0" w:space="0" w:color="auto"/>
        <w:bottom w:val="none" w:sz="0" w:space="0" w:color="auto"/>
        <w:right w:val="none" w:sz="0" w:space="0" w:color="auto"/>
      </w:divBdr>
    </w:div>
    <w:div w:id="175853146">
      <w:bodyDiv w:val="1"/>
      <w:marLeft w:val="0"/>
      <w:marRight w:val="0"/>
      <w:marTop w:val="0"/>
      <w:marBottom w:val="0"/>
      <w:divBdr>
        <w:top w:val="none" w:sz="0" w:space="0" w:color="auto"/>
        <w:left w:val="none" w:sz="0" w:space="0" w:color="auto"/>
        <w:bottom w:val="none" w:sz="0" w:space="0" w:color="auto"/>
        <w:right w:val="none" w:sz="0" w:space="0" w:color="auto"/>
      </w:divBdr>
      <w:divsChild>
        <w:div w:id="568002370">
          <w:marLeft w:val="547"/>
          <w:marRight w:val="0"/>
          <w:marTop w:val="120"/>
          <w:marBottom w:val="0"/>
          <w:divBdr>
            <w:top w:val="none" w:sz="0" w:space="0" w:color="auto"/>
            <w:left w:val="none" w:sz="0" w:space="0" w:color="auto"/>
            <w:bottom w:val="none" w:sz="0" w:space="0" w:color="auto"/>
            <w:right w:val="none" w:sz="0" w:space="0" w:color="auto"/>
          </w:divBdr>
        </w:div>
        <w:div w:id="832767535">
          <w:marLeft w:val="1166"/>
          <w:marRight w:val="0"/>
          <w:marTop w:val="106"/>
          <w:marBottom w:val="0"/>
          <w:divBdr>
            <w:top w:val="none" w:sz="0" w:space="0" w:color="auto"/>
            <w:left w:val="none" w:sz="0" w:space="0" w:color="auto"/>
            <w:bottom w:val="none" w:sz="0" w:space="0" w:color="auto"/>
            <w:right w:val="none" w:sz="0" w:space="0" w:color="auto"/>
          </w:divBdr>
        </w:div>
        <w:div w:id="1054431494">
          <w:marLeft w:val="547"/>
          <w:marRight w:val="0"/>
          <w:marTop w:val="120"/>
          <w:marBottom w:val="0"/>
          <w:divBdr>
            <w:top w:val="none" w:sz="0" w:space="0" w:color="auto"/>
            <w:left w:val="none" w:sz="0" w:space="0" w:color="auto"/>
            <w:bottom w:val="none" w:sz="0" w:space="0" w:color="auto"/>
            <w:right w:val="none" w:sz="0" w:space="0" w:color="auto"/>
          </w:divBdr>
        </w:div>
        <w:div w:id="1561133159">
          <w:marLeft w:val="547"/>
          <w:marRight w:val="0"/>
          <w:marTop w:val="120"/>
          <w:marBottom w:val="0"/>
          <w:divBdr>
            <w:top w:val="none" w:sz="0" w:space="0" w:color="auto"/>
            <w:left w:val="none" w:sz="0" w:space="0" w:color="auto"/>
            <w:bottom w:val="none" w:sz="0" w:space="0" w:color="auto"/>
            <w:right w:val="none" w:sz="0" w:space="0" w:color="auto"/>
          </w:divBdr>
        </w:div>
        <w:div w:id="1649935438">
          <w:marLeft w:val="1800"/>
          <w:marRight w:val="0"/>
          <w:marTop w:val="91"/>
          <w:marBottom w:val="0"/>
          <w:divBdr>
            <w:top w:val="none" w:sz="0" w:space="0" w:color="auto"/>
            <w:left w:val="none" w:sz="0" w:space="0" w:color="auto"/>
            <w:bottom w:val="none" w:sz="0" w:space="0" w:color="auto"/>
            <w:right w:val="none" w:sz="0" w:space="0" w:color="auto"/>
          </w:divBdr>
        </w:div>
        <w:div w:id="1762414848">
          <w:marLeft w:val="1166"/>
          <w:marRight w:val="0"/>
          <w:marTop w:val="106"/>
          <w:marBottom w:val="0"/>
          <w:divBdr>
            <w:top w:val="none" w:sz="0" w:space="0" w:color="auto"/>
            <w:left w:val="none" w:sz="0" w:space="0" w:color="auto"/>
            <w:bottom w:val="none" w:sz="0" w:space="0" w:color="auto"/>
            <w:right w:val="none" w:sz="0" w:space="0" w:color="auto"/>
          </w:divBdr>
        </w:div>
        <w:div w:id="1770809181">
          <w:marLeft w:val="1166"/>
          <w:marRight w:val="0"/>
          <w:marTop w:val="106"/>
          <w:marBottom w:val="0"/>
          <w:divBdr>
            <w:top w:val="none" w:sz="0" w:space="0" w:color="auto"/>
            <w:left w:val="none" w:sz="0" w:space="0" w:color="auto"/>
            <w:bottom w:val="none" w:sz="0" w:space="0" w:color="auto"/>
            <w:right w:val="none" w:sz="0" w:space="0" w:color="auto"/>
          </w:divBdr>
        </w:div>
        <w:div w:id="1997031696">
          <w:marLeft w:val="1166"/>
          <w:marRight w:val="0"/>
          <w:marTop w:val="106"/>
          <w:marBottom w:val="0"/>
          <w:divBdr>
            <w:top w:val="none" w:sz="0" w:space="0" w:color="auto"/>
            <w:left w:val="none" w:sz="0" w:space="0" w:color="auto"/>
            <w:bottom w:val="none" w:sz="0" w:space="0" w:color="auto"/>
            <w:right w:val="none" w:sz="0" w:space="0" w:color="auto"/>
          </w:divBdr>
        </w:div>
        <w:div w:id="2067606238">
          <w:marLeft w:val="1166"/>
          <w:marRight w:val="0"/>
          <w:marTop w:val="106"/>
          <w:marBottom w:val="0"/>
          <w:divBdr>
            <w:top w:val="none" w:sz="0" w:space="0" w:color="auto"/>
            <w:left w:val="none" w:sz="0" w:space="0" w:color="auto"/>
            <w:bottom w:val="none" w:sz="0" w:space="0" w:color="auto"/>
            <w:right w:val="none" w:sz="0" w:space="0" w:color="auto"/>
          </w:divBdr>
        </w:div>
      </w:divsChild>
    </w:div>
    <w:div w:id="178931415">
      <w:bodyDiv w:val="1"/>
      <w:marLeft w:val="0"/>
      <w:marRight w:val="0"/>
      <w:marTop w:val="0"/>
      <w:marBottom w:val="0"/>
      <w:divBdr>
        <w:top w:val="none" w:sz="0" w:space="0" w:color="auto"/>
        <w:left w:val="none" w:sz="0" w:space="0" w:color="auto"/>
        <w:bottom w:val="none" w:sz="0" w:space="0" w:color="auto"/>
        <w:right w:val="none" w:sz="0" w:space="0" w:color="auto"/>
      </w:divBdr>
      <w:divsChild>
        <w:div w:id="935016465">
          <w:marLeft w:val="547"/>
          <w:marRight w:val="0"/>
          <w:marTop w:val="154"/>
          <w:marBottom w:val="0"/>
          <w:divBdr>
            <w:top w:val="none" w:sz="0" w:space="0" w:color="auto"/>
            <w:left w:val="none" w:sz="0" w:space="0" w:color="auto"/>
            <w:bottom w:val="none" w:sz="0" w:space="0" w:color="auto"/>
            <w:right w:val="none" w:sz="0" w:space="0" w:color="auto"/>
          </w:divBdr>
        </w:div>
      </w:divsChild>
    </w:div>
    <w:div w:id="179127804">
      <w:bodyDiv w:val="1"/>
      <w:marLeft w:val="0"/>
      <w:marRight w:val="0"/>
      <w:marTop w:val="0"/>
      <w:marBottom w:val="0"/>
      <w:divBdr>
        <w:top w:val="none" w:sz="0" w:space="0" w:color="auto"/>
        <w:left w:val="none" w:sz="0" w:space="0" w:color="auto"/>
        <w:bottom w:val="none" w:sz="0" w:space="0" w:color="auto"/>
        <w:right w:val="none" w:sz="0" w:space="0" w:color="auto"/>
      </w:divBdr>
    </w:div>
    <w:div w:id="180633196">
      <w:bodyDiv w:val="1"/>
      <w:marLeft w:val="0"/>
      <w:marRight w:val="0"/>
      <w:marTop w:val="0"/>
      <w:marBottom w:val="0"/>
      <w:divBdr>
        <w:top w:val="none" w:sz="0" w:space="0" w:color="auto"/>
        <w:left w:val="none" w:sz="0" w:space="0" w:color="auto"/>
        <w:bottom w:val="none" w:sz="0" w:space="0" w:color="auto"/>
        <w:right w:val="none" w:sz="0" w:space="0" w:color="auto"/>
      </w:divBdr>
      <w:divsChild>
        <w:div w:id="1319114327">
          <w:marLeft w:val="720"/>
          <w:marRight w:val="0"/>
          <w:marTop w:val="96"/>
          <w:marBottom w:val="0"/>
          <w:divBdr>
            <w:top w:val="none" w:sz="0" w:space="0" w:color="auto"/>
            <w:left w:val="none" w:sz="0" w:space="0" w:color="auto"/>
            <w:bottom w:val="none" w:sz="0" w:space="0" w:color="auto"/>
            <w:right w:val="none" w:sz="0" w:space="0" w:color="auto"/>
          </w:divBdr>
        </w:div>
        <w:div w:id="1704136229">
          <w:marLeft w:val="720"/>
          <w:marRight w:val="0"/>
          <w:marTop w:val="96"/>
          <w:marBottom w:val="0"/>
          <w:divBdr>
            <w:top w:val="none" w:sz="0" w:space="0" w:color="auto"/>
            <w:left w:val="none" w:sz="0" w:space="0" w:color="auto"/>
            <w:bottom w:val="none" w:sz="0" w:space="0" w:color="auto"/>
            <w:right w:val="none" w:sz="0" w:space="0" w:color="auto"/>
          </w:divBdr>
        </w:div>
        <w:div w:id="1813056975">
          <w:marLeft w:val="1354"/>
          <w:marRight w:val="0"/>
          <w:marTop w:val="77"/>
          <w:marBottom w:val="0"/>
          <w:divBdr>
            <w:top w:val="none" w:sz="0" w:space="0" w:color="auto"/>
            <w:left w:val="none" w:sz="0" w:space="0" w:color="auto"/>
            <w:bottom w:val="none" w:sz="0" w:space="0" w:color="auto"/>
            <w:right w:val="none" w:sz="0" w:space="0" w:color="auto"/>
          </w:divBdr>
        </w:div>
        <w:div w:id="1950310871">
          <w:marLeft w:val="1354"/>
          <w:marRight w:val="0"/>
          <w:marTop w:val="77"/>
          <w:marBottom w:val="0"/>
          <w:divBdr>
            <w:top w:val="none" w:sz="0" w:space="0" w:color="auto"/>
            <w:left w:val="none" w:sz="0" w:space="0" w:color="auto"/>
            <w:bottom w:val="none" w:sz="0" w:space="0" w:color="auto"/>
            <w:right w:val="none" w:sz="0" w:space="0" w:color="auto"/>
          </w:divBdr>
        </w:div>
      </w:divsChild>
    </w:div>
    <w:div w:id="181281721">
      <w:bodyDiv w:val="1"/>
      <w:marLeft w:val="0"/>
      <w:marRight w:val="0"/>
      <w:marTop w:val="0"/>
      <w:marBottom w:val="0"/>
      <w:divBdr>
        <w:top w:val="none" w:sz="0" w:space="0" w:color="auto"/>
        <w:left w:val="none" w:sz="0" w:space="0" w:color="auto"/>
        <w:bottom w:val="none" w:sz="0" w:space="0" w:color="auto"/>
        <w:right w:val="none" w:sz="0" w:space="0" w:color="auto"/>
      </w:divBdr>
      <w:divsChild>
        <w:div w:id="908420737">
          <w:marLeft w:val="547"/>
          <w:marRight w:val="0"/>
          <w:marTop w:val="96"/>
          <w:marBottom w:val="0"/>
          <w:divBdr>
            <w:top w:val="none" w:sz="0" w:space="0" w:color="auto"/>
            <w:left w:val="none" w:sz="0" w:space="0" w:color="auto"/>
            <w:bottom w:val="none" w:sz="0" w:space="0" w:color="auto"/>
            <w:right w:val="none" w:sz="0" w:space="0" w:color="auto"/>
          </w:divBdr>
        </w:div>
        <w:div w:id="1233085172">
          <w:marLeft w:val="1166"/>
          <w:marRight w:val="0"/>
          <w:marTop w:val="77"/>
          <w:marBottom w:val="0"/>
          <w:divBdr>
            <w:top w:val="none" w:sz="0" w:space="0" w:color="auto"/>
            <w:left w:val="none" w:sz="0" w:space="0" w:color="auto"/>
            <w:bottom w:val="none" w:sz="0" w:space="0" w:color="auto"/>
            <w:right w:val="none" w:sz="0" w:space="0" w:color="auto"/>
          </w:divBdr>
        </w:div>
        <w:div w:id="1625116825">
          <w:marLeft w:val="1166"/>
          <w:marRight w:val="0"/>
          <w:marTop w:val="77"/>
          <w:marBottom w:val="0"/>
          <w:divBdr>
            <w:top w:val="none" w:sz="0" w:space="0" w:color="auto"/>
            <w:left w:val="none" w:sz="0" w:space="0" w:color="auto"/>
            <w:bottom w:val="none" w:sz="0" w:space="0" w:color="auto"/>
            <w:right w:val="none" w:sz="0" w:space="0" w:color="auto"/>
          </w:divBdr>
        </w:div>
      </w:divsChild>
    </w:div>
    <w:div w:id="182090462">
      <w:bodyDiv w:val="1"/>
      <w:marLeft w:val="0"/>
      <w:marRight w:val="0"/>
      <w:marTop w:val="0"/>
      <w:marBottom w:val="0"/>
      <w:divBdr>
        <w:top w:val="none" w:sz="0" w:space="0" w:color="auto"/>
        <w:left w:val="none" w:sz="0" w:space="0" w:color="auto"/>
        <w:bottom w:val="none" w:sz="0" w:space="0" w:color="auto"/>
        <w:right w:val="none" w:sz="0" w:space="0" w:color="auto"/>
      </w:divBdr>
    </w:div>
    <w:div w:id="182518452">
      <w:bodyDiv w:val="1"/>
      <w:marLeft w:val="0"/>
      <w:marRight w:val="0"/>
      <w:marTop w:val="0"/>
      <w:marBottom w:val="0"/>
      <w:divBdr>
        <w:top w:val="none" w:sz="0" w:space="0" w:color="auto"/>
        <w:left w:val="none" w:sz="0" w:space="0" w:color="auto"/>
        <w:bottom w:val="none" w:sz="0" w:space="0" w:color="auto"/>
        <w:right w:val="none" w:sz="0" w:space="0" w:color="auto"/>
      </w:divBdr>
    </w:div>
    <w:div w:id="182598763">
      <w:bodyDiv w:val="1"/>
      <w:marLeft w:val="0"/>
      <w:marRight w:val="0"/>
      <w:marTop w:val="0"/>
      <w:marBottom w:val="0"/>
      <w:divBdr>
        <w:top w:val="none" w:sz="0" w:space="0" w:color="auto"/>
        <w:left w:val="none" w:sz="0" w:space="0" w:color="auto"/>
        <w:bottom w:val="none" w:sz="0" w:space="0" w:color="auto"/>
        <w:right w:val="none" w:sz="0" w:space="0" w:color="auto"/>
      </w:divBdr>
      <w:divsChild>
        <w:div w:id="308752530">
          <w:marLeft w:val="1800"/>
          <w:marRight w:val="0"/>
          <w:marTop w:val="77"/>
          <w:marBottom w:val="0"/>
          <w:divBdr>
            <w:top w:val="none" w:sz="0" w:space="0" w:color="auto"/>
            <w:left w:val="none" w:sz="0" w:space="0" w:color="auto"/>
            <w:bottom w:val="none" w:sz="0" w:space="0" w:color="auto"/>
            <w:right w:val="none" w:sz="0" w:space="0" w:color="auto"/>
          </w:divBdr>
        </w:div>
        <w:div w:id="337074162">
          <w:marLeft w:val="547"/>
          <w:marRight w:val="0"/>
          <w:marTop w:val="115"/>
          <w:marBottom w:val="0"/>
          <w:divBdr>
            <w:top w:val="none" w:sz="0" w:space="0" w:color="auto"/>
            <w:left w:val="none" w:sz="0" w:space="0" w:color="auto"/>
            <w:bottom w:val="none" w:sz="0" w:space="0" w:color="auto"/>
            <w:right w:val="none" w:sz="0" w:space="0" w:color="auto"/>
          </w:divBdr>
        </w:div>
        <w:div w:id="434327899">
          <w:marLeft w:val="1166"/>
          <w:marRight w:val="0"/>
          <w:marTop w:val="96"/>
          <w:marBottom w:val="0"/>
          <w:divBdr>
            <w:top w:val="none" w:sz="0" w:space="0" w:color="auto"/>
            <w:left w:val="none" w:sz="0" w:space="0" w:color="auto"/>
            <w:bottom w:val="none" w:sz="0" w:space="0" w:color="auto"/>
            <w:right w:val="none" w:sz="0" w:space="0" w:color="auto"/>
          </w:divBdr>
        </w:div>
        <w:div w:id="703867809">
          <w:marLeft w:val="1800"/>
          <w:marRight w:val="0"/>
          <w:marTop w:val="77"/>
          <w:marBottom w:val="0"/>
          <w:divBdr>
            <w:top w:val="none" w:sz="0" w:space="0" w:color="auto"/>
            <w:left w:val="none" w:sz="0" w:space="0" w:color="auto"/>
            <w:bottom w:val="none" w:sz="0" w:space="0" w:color="auto"/>
            <w:right w:val="none" w:sz="0" w:space="0" w:color="auto"/>
          </w:divBdr>
        </w:div>
        <w:div w:id="779372970">
          <w:marLeft w:val="1166"/>
          <w:marRight w:val="0"/>
          <w:marTop w:val="96"/>
          <w:marBottom w:val="0"/>
          <w:divBdr>
            <w:top w:val="none" w:sz="0" w:space="0" w:color="auto"/>
            <w:left w:val="none" w:sz="0" w:space="0" w:color="auto"/>
            <w:bottom w:val="none" w:sz="0" w:space="0" w:color="auto"/>
            <w:right w:val="none" w:sz="0" w:space="0" w:color="auto"/>
          </w:divBdr>
        </w:div>
        <w:div w:id="843014907">
          <w:marLeft w:val="1166"/>
          <w:marRight w:val="0"/>
          <w:marTop w:val="96"/>
          <w:marBottom w:val="0"/>
          <w:divBdr>
            <w:top w:val="none" w:sz="0" w:space="0" w:color="auto"/>
            <w:left w:val="none" w:sz="0" w:space="0" w:color="auto"/>
            <w:bottom w:val="none" w:sz="0" w:space="0" w:color="auto"/>
            <w:right w:val="none" w:sz="0" w:space="0" w:color="auto"/>
          </w:divBdr>
        </w:div>
        <w:div w:id="1135029598">
          <w:marLeft w:val="1800"/>
          <w:marRight w:val="0"/>
          <w:marTop w:val="77"/>
          <w:marBottom w:val="0"/>
          <w:divBdr>
            <w:top w:val="none" w:sz="0" w:space="0" w:color="auto"/>
            <w:left w:val="none" w:sz="0" w:space="0" w:color="auto"/>
            <w:bottom w:val="none" w:sz="0" w:space="0" w:color="auto"/>
            <w:right w:val="none" w:sz="0" w:space="0" w:color="auto"/>
          </w:divBdr>
        </w:div>
        <w:div w:id="1431311248">
          <w:marLeft w:val="1800"/>
          <w:marRight w:val="0"/>
          <w:marTop w:val="77"/>
          <w:marBottom w:val="0"/>
          <w:divBdr>
            <w:top w:val="none" w:sz="0" w:space="0" w:color="auto"/>
            <w:left w:val="none" w:sz="0" w:space="0" w:color="auto"/>
            <w:bottom w:val="none" w:sz="0" w:space="0" w:color="auto"/>
            <w:right w:val="none" w:sz="0" w:space="0" w:color="auto"/>
          </w:divBdr>
        </w:div>
        <w:div w:id="1479760294">
          <w:marLeft w:val="1800"/>
          <w:marRight w:val="0"/>
          <w:marTop w:val="77"/>
          <w:marBottom w:val="0"/>
          <w:divBdr>
            <w:top w:val="none" w:sz="0" w:space="0" w:color="auto"/>
            <w:left w:val="none" w:sz="0" w:space="0" w:color="auto"/>
            <w:bottom w:val="none" w:sz="0" w:space="0" w:color="auto"/>
            <w:right w:val="none" w:sz="0" w:space="0" w:color="auto"/>
          </w:divBdr>
        </w:div>
      </w:divsChild>
    </w:div>
    <w:div w:id="182860940">
      <w:bodyDiv w:val="1"/>
      <w:marLeft w:val="0"/>
      <w:marRight w:val="0"/>
      <w:marTop w:val="0"/>
      <w:marBottom w:val="0"/>
      <w:divBdr>
        <w:top w:val="none" w:sz="0" w:space="0" w:color="auto"/>
        <w:left w:val="none" w:sz="0" w:space="0" w:color="auto"/>
        <w:bottom w:val="none" w:sz="0" w:space="0" w:color="auto"/>
        <w:right w:val="none" w:sz="0" w:space="0" w:color="auto"/>
      </w:divBdr>
    </w:div>
    <w:div w:id="184246060">
      <w:bodyDiv w:val="1"/>
      <w:marLeft w:val="0"/>
      <w:marRight w:val="0"/>
      <w:marTop w:val="0"/>
      <w:marBottom w:val="0"/>
      <w:divBdr>
        <w:top w:val="none" w:sz="0" w:space="0" w:color="auto"/>
        <w:left w:val="none" w:sz="0" w:space="0" w:color="auto"/>
        <w:bottom w:val="none" w:sz="0" w:space="0" w:color="auto"/>
        <w:right w:val="none" w:sz="0" w:space="0" w:color="auto"/>
      </w:divBdr>
      <w:divsChild>
        <w:div w:id="81806855">
          <w:marLeft w:val="1166"/>
          <w:marRight w:val="0"/>
          <w:marTop w:val="86"/>
          <w:marBottom w:val="0"/>
          <w:divBdr>
            <w:top w:val="none" w:sz="0" w:space="0" w:color="auto"/>
            <w:left w:val="none" w:sz="0" w:space="0" w:color="auto"/>
            <w:bottom w:val="none" w:sz="0" w:space="0" w:color="auto"/>
            <w:right w:val="none" w:sz="0" w:space="0" w:color="auto"/>
          </w:divBdr>
        </w:div>
        <w:div w:id="146870540">
          <w:marLeft w:val="547"/>
          <w:marRight w:val="0"/>
          <w:marTop w:val="96"/>
          <w:marBottom w:val="0"/>
          <w:divBdr>
            <w:top w:val="none" w:sz="0" w:space="0" w:color="auto"/>
            <w:left w:val="none" w:sz="0" w:space="0" w:color="auto"/>
            <w:bottom w:val="none" w:sz="0" w:space="0" w:color="auto"/>
            <w:right w:val="none" w:sz="0" w:space="0" w:color="auto"/>
          </w:divBdr>
        </w:div>
        <w:div w:id="325597343">
          <w:marLeft w:val="547"/>
          <w:marRight w:val="0"/>
          <w:marTop w:val="96"/>
          <w:marBottom w:val="0"/>
          <w:divBdr>
            <w:top w:val="none" w:sz="0" w:space="0" w:color="auto"/>
            <w:left w:val="none" w:sz="0" w:space="0" w:color="auto"/>
            <w:bottom w:val="none" w:sz="0" w:space="0" w:color="auto"/>
            <w:right w:val="none" w:sz="0" w:space="0" w:color="auto"/>
          </w:divBdr>
        </w:div>
        <w:div w:id="468280392">
          <w:marLeft w:val="547"/>
          <w:marRight w:val="0"/>
          <w:marTop w:val="96"/>
          <w:marBottom w:val="0"/>
          <w:divBdr>
            <w:top w:val="none" w:sz="0" w:space="0" w:color="auto"/>
            <w:left w:val="none" w:sz="0" w:space="0" w:color="auto"/>
            <w:bottom w:val="none" w:sz="0" w:space="0" w:color="auto"/>
            <w:right w:val="none" w:sz="0" w:space="0" w:color="auto"/>
          </w:divBdr>
        </w:div>
        <w:div w:id="1128013190">
          <w:marLeft w:val="1800"/>
          <w:marRight w:val="0"/>
          <w:marTop w:val="67"/>
          <w:marBottom w:val="0"/>
          <w:divBdr>
            <w:top w:val="none" w:sz="0" w:space="0" w:color="auto"/>
            <w:left w:val="none" w:sz="0" w:space="0" w:color="auto"/>
            <w:bottom w:val="none" w:sz="0" w:space="0" w:color="auto"/>
            <w:right w:val="none" w:sz="0" w:space="0" w:color="auto"/>
          </w:divBdr>
        </w:div>
        <w:div w:id="1183737410">
          <w:marLeft w:val="1800"/>
          <w:marRight w:val="0"/>
          <w:marTop w:val="77"/>
          <w:marBottom w:val="0"/>
          <w:divBdr>
            <w:top w:val="none" w:sz="0" w:space="0" w:color="auto"/>
            <w:left w:val="none" w:sz="0" w:space="0" w:color="auto"/>
            <w:bottom w:val="none" w:sz="0" w:space="0" w:color="auto"/>
            <w:right w:val="none" w:sz="0" w:space="0" w:color="auto"/>
          </w:divBdr>
        </w:div>
        <w:div w:id="1423525292">
          <w:marLeft w:val="1800"/>
          <w:marRight w:val="0"/>
          <w:marTop w:val="77"/>
          <w:marBottom w:val="0"/>
          <w:divBdr>
            <w:top w:val="none" w:sz="0" w:space="0" w:color="auto"/>
            <w:left w:val="none" w:sz="0" w:space="0" w:color="auto"/>
            <w:bottom w:val="none" w:sz="0" w:space="0" w:color="auto"/>
            <w:right w:val="none" w:sz="0" w:space="0" w:color="auto"/>
          </w:divBdr>
        </w:div>
        <w:div w:id="1431849912">
          <w:marLeft w:val="547"/>
          <w:marRight w:val="0"/>
          <w:marTop w:val="96"/>
          <w:marBottom w:val="0"/>
          <w:divBdr>
            <w:top w:val="none" w:sz="0" w:space="0" w:color="auto"/>
            <w:left w:val="none" w:sz="0" w:space="0" w:color="auto"/>
            <w:bottom w:val="none" w:sz="0" w:space="0" w:color="auto"/>
            <w:right w:val="none" w:sz="0" w:space="0" w:color="auto"/>
          </w:divBdr>
        </w:div>
        <w:div w:id="1513757019">
          <w:marLeft w:val="1166"/>
          <w:marRight w:val="0"/>
          <w:marTop w:val="86"/>
          <w:marBottom w:val="0"/>
          <w:divBdr>
            <w:top w:val="none" w:sz="0" w:space="0" w:color="auto"/>
            <w:left w:val="none" w:sz="0" w:space="0" w:color="auto"/>
            <w:bottom w:val="none" w:sz="0" w:space="0" w:color="auto"/>
            <w:right w:val="none" w:sz="0" w:space="0" w:color="auto"/>
          </w:divBdr>
        </w:div>
        <w:div w:id="1992248990">
          <w:marLeft w:val="1166"/>
          <w:marRight w:val="0"/>
          <w:marTop w:val="86"/>
          <w:marBottom w:val="0"/>
          <w:divBdr>
            <w:top w:val="none" w:sz="0" w:space="0" w:color="auto"/>
            <w:left w:val="none" w:sz="0" w:space="0" w:color="auto"/>
            <w:bottom w:val="none" w:sz="0" w:space="0" w:color="auto"/>
            <w:right w:val="none" w:sz="0" w:space="0" w:color="auto"/>
          </w:divBdr>
        </w:div>
      </w:divsChild>
    </w:div>
    <w:div w:id="184560636">
      <w:bodyDiv w:val="1"/>
      <w:marLeft w:val="0"/>
      <w:marRight w:val="0"/>
      <w:marTop w:val="0"/>
      <w:marBottom w:val="0"/>
      <w:divBdr>
        <w:top w:val="none" w:sz="0" w:space="0" w:color="auto"/>
        <w:left w:val="none" w:sz="0" w:space="0" w:color="auto"/>
        <w:bottom w:val="none" w:sz="0" w:space="0" w:color="auto"/>
        <w:right w:val="none" w:sz="0" w:space="0" w:color="auto"/>
      </w:divBdr>
    </w:div>
    <w:div w:id="184905477">
      <w:bodyDiv w:val="1"/>
      <w:marLeft w:val="0"/>
      <w:marRight w:val="0"/>
      <w:marTop w:val="0"/>
      <w:marBottom w:val="0"/>
      <w:divBdr>
        <w:top w:val="none" w:sz="0" w:space="0" w:color="auto"/>
        <w:left w:val="none" w:sz="0" w:space="0" w:color="auto"/>
        <w:bottom w:val="none" w:sz="0" w:space="0" w:color="auto"/>
        <w:right w:val="none" w:sz="0" w:space="0" w:color="auto"/>
      </w:divBdr>
    </w:div>
    <w:div w:id="188370645">
      <w:bodyDiv w:val="1"/>
      <w:marLeft w:val="0"/>
      <w:marRight w:val="0"/>
      <w:marTop w:val="0"/>
      <w:marBottom w:val="0"/>
      <w:divBdr>
        <w:top w:val="none" w:sz="0" w:space="0" w:color="auto"/>
        <w:left w:val="none" w:sz="0" w:space="0" w:color="auto"/>
        <w:bottom w:val="none" w:sz="0" w:space="0" w:color="auto"/>
        <w:right w:val="none" w:sz="0" w:space="0" w:color="auto"/>
      </w:divBdr>
    </w:div>
    <w:div w:id="188840699">
      <w:bodyDiv w:val="1"/>
      <w:marLeft w:val="0"/>
      <w:marRight w:val="0"/>
      <w:marTop w:val="0"/>
      <w:marBottom w:val="0"/>
      <w:divBdr>
        <w:top w:val="none" w:sz="0" w:space="0" w:color="auto"/>
        <w:left w:val="none" w:sz="0" w:space="0" w:color="auto"/>
        <w:bottom w:val="none" w:sz="0" w:space="0" w:color="auto"/>
        <w:right w:val="none" w:sz="0" w:space="0" w:color="auto"/>
      </w:divBdr>
    </w:div>
    <w:div w:id="189219365">
      <w:bodyDiv w:val="1"/>
      <w:marLeft w:val="0"/>
      <w:marRight w:val="0"/>
      <w:marTop w:val="0"/>
      <w:marBottom w:val="0"/>
      <w:divBdr>
        <w:top w:val="none" w:sz="0" w:space="0" w:color="auto"/>
        <w:left w:val="none" w:sz="0" w:space="0" w:color="auto"/>
        <w:bottom w:val="none" w:sz="0" w:space="0" w:color="auto"/>
        <w:right w:val="none" w:sz="0" w:space="0" w:color="auto"/>
      </w:divBdr>
    </w:div>
    <w:div w:id="191724921">
      <w:bodyDiv w:val="1"/>
      <w:marLeft w:val="0"/>
      <w:marRight w:val="0"/>
      <w:marTop w:val="0"/>
      <w:marBottom w:val="0"/>
      <w:divBdr>
        <w:top w:val="none" w:sz="0" w:space="0" w:color="auto"/>
        <w:left w:val="none" w:sz="0" w:space="0" w:color="auto"/>
        <w:bottom w:val="none" w:sz="0" w:space="0" w:color="auto"/>
        <w:right w:val="none" w:sz="0" w:space="0" w:color="auto"/>
      </w:divBdr>
    </w:div>
    <w:div w:id="193621485">
      <w:bodyDiv w:val="1"/>
      <w:marLeft w:val="0"/>
      <w:marRight w:val="0"/>
      <w:marTop w:val="0"/>
      <w:marBottom w:val="0"/>
      <w:divBdr>
        <w:top w:val="none" w:sz="0" w:space="0" w:color="auto"/>
        <w:left w:val="none" w:sz="0" w:space="0" w:color="auto"/>
        <w:bottom w:val="none" w:sz="0" w:space="0" w:color="auto"/>
        <w:right w:val="none" w:sz="0" w:space="0" w:color="auto"/>
      </w:divBdr>
    </w:div>
    <w:div w:id="193813843">
      <w:bodyDiv w:val="1"/>
      <w:marLeft w:val="0"/>
      <w:marRight w:val="0"/>
      <w:marTop w:val="0"/>
      <w:marBottom w:val="0"/>
      <w:divBdr>
        <w:top w:val="none" w:sz="0" w:space="0" w:color="auto"/>
        <w:left w:val="none" w:sz="0" w:space="0" w:color="auto"/>
        <w:bottom w:val="none" w:sz="0" w:space="0" w:color="auto"/>
        <w:right w:val="none" w:sz="0" w:space="0" w:color="auto"/>
      </w:divBdr>
      <w:divsChild>
        <w:div w:id="14313171">
          <w:marLeft w:val="1080"/>
          <w:marRight w:val="0"/>
          <w:marTop w:val="0"/>
          <w:marBottom w:val="60"/>
          <w:divBdr>
            <w:top w:val="none" w:sz="0" w:space="0" w:color="auto"/>
            <w:left w:val="none" w:sz="0" w:space="0" w:color="auto"/>
            <w:bottom w:val="none" w:sz="0" w:space="0" w:color="auto"/>
            <w:right w:val="none" w:sz="0" w:space="0" w:color="auto"/>
          </w:divBdr>
        </w:div>
        <w:div w:id="40638623">
          <w:marLeft w:val="1080"/>
          <w:marRight w:val="0"/>
          <w:marTop w:val="0"/>
          <w:marBottom w:val="60"/>
          <w:divBdr>
            <w:top w:val="none" w:sz="0" w:space="0" w:color="auto"/>
            <w:left w:val="none" w:sz="0" w:space="0" w:color="auto"/>
            <w:bottom w:val="none" w:sz="0" w:space="0" w:color="auto"/>
            <w:right w:val="none" w:sz="0" w:space="0" w:color="auto"/>
          </w:divBdr>
        </w:div>
        <w:div w:id="49303554">
          <w:marLeft w:val="720"/>
          <w:marRight w:val="0"/>
          <w:marTop w:val="0"/>
          <w:marBottom w:val="60"/>
          <w:divBdr>
            <w:top w:val="none" w:sz="0" w:space="0" w:color="auto"/>
            <w:left w:val="none" w:sz="0" w:space="0" w:color="auto"/>
            <w:bottom w:val="none" w:sz="0" w:space="0" w:color="auto"/>
            <w:right w:val="none" w:sz="0" w:space="0" w:color="auto"/>
          </w:divBdr>
        </w:div>
        <w:div w:id="168715494">
          <w:marLeft w:val="360"/>
          <w:marRight w:val="0"/>
          <w:marTop w:val="0"/>
          <w:marBottom w:val="60"/>
          <w:divBdr>
            <w:top w:val="none" w:sz="0" w:space="0" w:color="auto"/>
            <w:left w:val="none" w:sz="0" w:space="0" w:color="auto"/>
            <w:bottom w:val="none" w:sz="0" w:space="0" w:color="auto"/>
            <w:right w:val="none" w:sz="0" w:space="0" w:color="auto"/>
          </w:divBdr>
        </w:div>
        <w:div w:id="558515608">
          <w:marLeft w:val="1080"/>
          <w:marRight w:val="0"/>
          <w:marTop w:val="0"/>
          <w:marBottom w:val="60"/>
          <w:divBdr>
            <w:top w:val="none" w:sz="0" w:space="0" w:color="auto"/>
            <w:left w:val="none" w:sz="0" w:space="0" w:color="auto"/>
            <w:bottom w:val="none" w:sz="0" w:space="0" w:color="auto"/>
            <w:right w:val="none" w:sz="0" w:space="0" w:color="auto"/>
          </w:divBdr>
        </w:div>
        <w:div w:id="641890408">
          <w:marLeft w:val="720"/>
          <w:marRight w:val="0"/>
          <w:marTop w:val="0"/>
          <w:marBottom w:val="60"/>
          <w:divBdr>
            <w:top w:val="none" w:sz="0" w:space="0" w:color="auto"/>
            <w:left w:val="none" w:sz="0" w:space="0" w:color="auto"/>
            <w:bottom w:val="none" w:sz="0" w:space="0" w:color="auto"/>
            <w:right w:val="none" w:sz="0" w:space="0" w:color="auto"/>
          </w:divBdr>
        </w:div>
        <w:div w:id="1006789783">
          <w:marLeft w:val="1080"/>
          <w:marRight w:val="0"/>
          <w:marTop w:val="0"/>
          <w:marBottom w:val="60"/>
          <w:divBdr>
            <w:top w:val="none" w:sz="0" w:space="0" w:color="auto"/>
            <w:left w:val="none" w:sz="0" w:space="0" w:color="auto"/>
            <w:bottom w:val="none" w:sz="0" w:space="0" w:color="auto"/>
            <w:right w:val="none" w:sz="0" w:space="0" w:color="auto"/>
          </w:divBdr>
        </w:div>
        <w:div w:id="1089539760">
          <w:marLeft w:val="360"/>
          <w:marRight w:val="0"/>
          <w:marTop w:val="0"/>
          <w:marBottom w:val="60"/>
          <w:divBdr>
            <w:top w:val="none" w:sz="0" w:space="0" w:color="auto"/>
            <w:left w:val="none" w:sz="0" w:space="0" w:color="auto"/>
            <w:bottom w:val="none" w:sz="0" w:space="0" w:color="auto"/>
            <w:right w:val="none" w:sz="0" w:space="0" w:color="auto"/>
          </w:divBdr>
        </w:div>
        <w:div w:id="1728721089">
          <w:marLeft w:val="360"/>
          <w:marRight w:val="0"/>
          <w:marTop w:val="0"/>
          <w:marBottom w:val="60"/>
          <w:divBdr>
            <w:top w:val="none" w:sz="0" w:space="0" w:color="auto"/>
            <w:left w:val="none" w:sz="0" w:space="0" w:color="auto"/>
            <w:bottom w:val="none" w:sz="0" w:space="0" w:color="auto"/>
            <w:right w:val="none" w:sz="0" w:space="0" w:color="auto"/>
          </w:divBdr>
        </w:div>
      </w:divsChild>
    </w:div>
    <w:div w:id="194124924">
      <w:bodyDiv w:val="1"/>
      <w:marLeft w:val="0"/>
      <w:marRight w:val="0"/>
      <w:marTop w:val="0"/>
      <w:marBottom w:val="0"/>
      <w:divBdr>
        <w:top w:val="none" w:sz="0" w:space="0" w:color="auto"/>
        <w:left w:val="none" w:sz="0" w:space="0" w:color="auto"/>
        <w:bottom w:val="none" w:sz="0" w:space="0" w:color="auto"/>
        <w:right w:val="none" w:sz="0" w:space="0" w:color="auto"/>
      </w:divBdr>
    </w:div>
    <w:div w:id="194464565">
      <w:bodyDiv w:val="1"/>
      <w:marLeft w:val="0"/>
      <w:marRight w:val="0"/>
      <w:marTop w:val="0"/>
      <w:marBottom w:val="0"/>
      <w:divBdr>
        <w:top w:val="none" w:sz="0" w:space="0" w:color="auto"/>
        <w:left w:val="none" w:sz="0" w:space="0" w:color="auto"/>
        <w:bottom w:val="none" w:sz="0" w:space="0" w:color="auto"/>
        <w:right w:val="none" w:sz="0" w:space="0" w:color="auto"/>
      </w:divBdr>
    </w:div>
    <w:div w:id="194929055">
      <w:bodyDiv w:val="1"/>
      <w:marLeft w:val="0"/>
      <w:marRight w:val="0"/>
      <w:marTop w:val="0"/>
      <w:marBottom w:val="0"/>
      <w:divBdr>
        <w:top w:val="none" w:sz="0" w:space="0" w:color="auto"/>
        <w:left w:val="none" w:sz="0" w:space="0" w:color="auto"/>
        <w:bottom w:val="none" w:sz="0" w:space="0" w:color="auto"/>
        <w:right w:val="none" w:sz="0" w:space="0" w:color="auto"/>
      </w:divBdr>
      <w:divsChild>
        <w:div w:id="402526039">
          <w:marLeft w:val="1800"/>
          <w:marRight w:val="0"/>
          <w:marTop w:val="96"/>
          <w:marBottom w:val="0"/>
          <w:divBdr>
            <w:top w:val="none" w:sz="0" w:space="0" w:color="auto"/>
            <w:left w:val="none" w:sz="0" w:space="0" w:color="auto"/>
            <w:bottom w:val="none" w:sz="0" w:space="0" w:color="auto"/>
            <w:right w:val="none" w:sz="0" w:space="0" w:color="auto"/>
          </w:divBdr>
        </w:div>
        <w:div w:id="484467068">
          <w:marLeft w:val="1166"/>
          <w:marRight w:val="0"/>
          <w:marTop w:val="115"/>
          <w:marBottom w:val="0"/>
          <w:divBdr>
            <w:top w:val="none" w:sz="0" w:space="0" w:color="auto"/>
            <w:left w:val="none" w:sz="0" w:space="0" w:color="auto"/>
            <w:bottom w:val="none" w:sz="0" w:space="0" w:color="auto"/>
            <w:right w:val="none" w:sz="0" w:space="0" w:color="auto"/>
          </w:divBdr>
        </w:div>
        <w:div w:id="586959289">
          <w:marLeft w:val="1166"/>
          <w:marRight w:val="0"/>
          <w:marTop w:val="115"/>
          <w:marBottom w:val="0"/>
          <w:divBdr>
            <w:top w:val="none" w:sz="0" w:space="0" w:color="auto"/>
            <w:left w:val="none" w:sz="0" w:space="0" w:color="auto"/>
            <w:bottom w:val="none" w:sz="0" w:space="0" w:color="auto"/>
            <w:right w:val="none" w:sz="0" w:space="0" w:color="auto"/>
          </w:divBdr>
        </w:div>
        <w:div w:id="694113219">
          <w:marLeft w:val="1800"/>
          <w:marRight w:val="0"/>
          <w:marTop w:val="96"/>
          <w:marBottom w:val="0"/>
          <w:divBdr>
            <w:top w:val="none" w:sz="0" w:space="0" w:color="auto"/>
            <w:left w:val="none" w:sz="0" w:space="0" w:color="auto"/>
            <w:bottom w:val="none" w:sz="0" w:space="0" w:color="auto"/>
            <w:right w:val="none" w:sz="0" w:space="0" w:color="auto"/>
          </w:divBdr>
        </w:div>
        <w:div w:id="995571734">
          <w:marLeft w:val="547"/>
          <w:marRight w:val="0"/>
          <w:marTop w:val="154"/>
          <w:marBottom w:val="0"/>
          <w:divBdr>
            <w:top w:val="none" w:sz="0" w:space="0" w:color="auto"/>
            <w:left w:val="none" w:sz="0" w:space="0" w:color="auto"/>
            <w:bottom w:val="none" w:sz="0" w:space="0" w:color="auto"/>
            <w:right w:val="none" w:sz="0" w:space="0" w:color="auto"/>
          </w:divBdr>
        </w:div>
        <w:div w:id="1068499923">
          <w:marLeft w:val="1166"/>
          <w:marRight w:val="0"/>
          <w:marTop w:val="115"/>
          <w:marBottom w:val="0"/>
          <w:divBdr>
            <w:top w:val="none" w:sz="0" w:space="0" w:color="auto"/>
            <w:left w:val="none" w:sz="0" w:space="0" w:color="auto"/>
            <w:bottom w:val="none" w:sz="0" w:space="0" w:color="auto"/>
            <w:right w:val="none" w:sz="0" w:space="0" w:color="auto"/>
          </w:divBdr>
        </w:div>
        <w:div w:id="1139542024">
          <w:marLeft w:val="1166"/>
          <w:marRight w:val="0"/>
          <w:marTop w:val="115"/>
          <w:marBottom w:val="0"/>
          <w:divBdr>
            <w:top w:val="none" w:sz="0" w:space="0" w:color="auto"/>
            <w:left w:val="none" w:sz="0" w:space="0" w:color="auto"/>
            <w:bottom w:val="none" w:sz="0" w:space="0" w:color="auto"/>
            <w:right w:val="none" w:sz="0" w:space="0" w:color="auto"/>
          </w:divBdr>
        </w:div>
        <w:div w:id="1382904481">
          <w:marLeft w:val="1166"/>
          <w:marRight w:val="0"/>
          <w:marTop w:val="115"/>
          <w:marBottom w:val="0"/>
          <w:divBdr>
            <w:top w:val="none" w:sz="0" w:space="0" w:color="auto"/>
            <w:left w:val="none" w:sz="0" w:space="0" w:color="auto"/>
            <w:bottom w:val="none" w:sz="0" w:space="0" w:color="auto"/>
            <w:right w:val="none" w:sz="0" w:space="0" w:color="auto"/>
          </w:divBdr>
        </w:div>
      </w:divsChild>
    </w:div>
    <w:div w:id="195046851">
      <w:bodyDiv w:val="1"/>
      <w:marLeft w:val="0"/>
      <w:marRight w:val="0"/>
      <w:marTop w:val="0"/>
      <w:marBottom w:val="0"/>
      <w:divBdr>
        <w:top w:val="none" w:sz="0" w:space="0" w:color="auto"/>
        <w:left w:val="none" w:sz="0" w:space="0" w:color="auto"/>
        <w:bottom w:val="none" w:sz="0" w:space="0" w:color="auto"/>
        <w:right w:val="none" w:sz="0" w:space="0" w:color="auto"/>
      </w:divBdr>
    </w:div>
    <w:div w:id="195312886">
      <w:bodyDiv w:val="1"/>
      <w:marLeft w:val="0"/>
      <w:marRight w:val="0"/>
      <w:marTop w:val="0"/>
      <w:marBottom w:val="0"/>
      <w:divBdr>
        <w:top w:val="none" w:sz="0" w:space="0" w:color="auto"/>
        <w:left w:val="none" w:sz="0" w:space="0" w:color="auto"/>
        <w:bottom w:val="none" w:sz="0" w:space="0" w:color="auto"/>
        <w:right w:val="none" w:sz="0" w:space="0" w:color="auto"/>
      </w:divBdr>
      <w:divsChild>
        <w:div w:id="713846632">
          <w:marLeft w:val="547"/>
          <w:marRight w:val="0"/>
          <w:marTop w:val="154"/>
          <w:marBottom w:val="0"/>
          <w:divBdr>
            <w:top w:val="none" w:sz="0" w:space="0" w:color="auto"/>
            <w:left w:val="none" w:sz="0" w:space="0" w:color="auto"/>
            <w:bottom w:val="none" w:sz="0" w:space="0" w:color="auto"/>
            <w:right w:val="none" w:sz="0" w:space="0" w:color="auto"/>
          </w:divBdr>
        </w:div>
      </w:divsChild>
    </w:div>
    <w:div w:id="195656167">
      <w:bodyDiv w:val="1"/>
      <w:marLeft w:val="0"/>
      <w:marRight w:val="0"/>
      <w:marTop w:val="0"/>
      <w:marBottom w:val="0"/>
      <w:divBdr>
        <w:top w:val="none" w:sz="0" w:space="0" w:color="auto"/>
        <w:left w:val="none" w:sz="0" w:space="0" w:color="auto"/>
        <w:bottom w:val="none" w:sz="0" w:space="0" w:color="auto"/>
        <w:right w:val="none" w:sz="0" w:space="0" w:color="auto"/>
      </w:divBdr>
      <w:divsChild>
        <w:div w:id="306668226">
          <w:marLeft w:val="547"/>
          <w:marRight w:val="0"/>
          <w:marTop w:val="115"/>
          <w:marBottom w:val="0"/>
          <w:divBdr>
            <w:top w:val="none" w:sz="0" w:space="0" w:color="auto"/>
            <w:left w:val="none" w:sz="0" w:space="0" w:color="auto"/>
            <w:bottom w:val="none" w:sz="0" w:space="0" w:color="auto"/>
            <w:right w:val="none" w:sz="0" w:space="0" w:color="auto"/>
          </w:divBdr>
        </w:div>
        <w:div w:id="838931387">
          <w:marLeft w:val="1166"/>
          <w:marRight w:val="0"/>
          <w:marTop w:val="96"/>
          <w:marBottom w:val="0"/>
          <w:divBdr>
            <w:top w:val="none" w:sz="0" w:space="0" w:color="auto"/>
            <w:left w:val="none" w:sz="0" w:space="0" w:color="auto"/>
            <w:bottom w:val="none" w:sz="0" w:space="0" w:color="auto"/>
            <w:right w:val="none" w:sz="0" w:space="0" w:color="auto"/>
          </w:divBdr>
        </w:div>
        <w:div w:id="1208570474">
          <w:marLeft w:val="1166"/>
          <w:marRight w:val="0"/>
          <w:marTop w:val="96"/>
          <w:marBottom w:val="0"/>
          <w:divBdr>
            <w:top w:val="none" w:sz="0" w:space="0" w:color="auto"/>
            <w:left w:val="none" w:sz="0" w:space="0" w:color="auto"/>
            <w:bottom w:val="none" w:sz="0" w:space="0" w:color="auto"/>
            <w:right w:val="none" w:sz="0" w:space="0" w:color="auto"/>
          </w:divBdr>
        </w:div>
      </w:divsChild>
    </w:div>
    <w:div w:id="196814679">
      <w:bodyDiv w:val="1"/>
      <w:marLeft w:val="0"/>
      <w:marRight w:val="0"/>
      <w:marTop w:val="0"/>
      <w:marBottom w:val="0"/>
      <w:divBdr>
        <w:top w:val="none" w:sz="0" w:space="0" w:color="auto"/>
        <w:left w:val="none" w:sz="0" w:space="0" w:color="auto"/>
        <w:bottom w:val="none" w:sz="0" w:space="0" w:color="auto"/>
        <w:right w:val="none" w:sz="0" w:space="0" w:color="auto"/>
      </w:divBdr>
    </w:div>
    <w:div w:id="197469048">
      <w:bodyDiv w:val="1"/>
      <w:marLeft w:val="0"/>
      <w:marRight w:val="0"/>
      <w:marTop w:val="0"/>
      <w:marBottom w:val="0"/>
      <w:divBdr>
        <w:top w:val="none" w:sz="0" w:space="0" w:color="auto"/>
        <w:left w:val="none" w:sz="0" w:space="0" w:color="auto"/>
        <w:bottom w:val="none" w:sz="0" w:space="0" w:color="auto"/>
        <w:right w:val="none" w:sz="0" w:space="0" w:color="auto"/>
      </w:divBdr>
    </w:div>
    <w:div w:id="200098760">
      <w:bodyDiv w:val="1"/>
      <w:marLeft w:val="0"/>
      <w:marRight w:val="0"/>
      <w:marTop w:val="0"/>
      <w:marBottom w:val="0"/>
      <w:divBdr>
        <w:top w:val="none" w:sz="0" w:space="0" w:color="auto"/>
        <w:left w:val="none" w:sz="0" w:space="0" w:color="auto"/>
        <w:bottom w:val="none" w:sz="0" w:space="0" w:color="auto"/>
        <w:right w:val="none" w:sz="0" w:space="0" w:color="auto"/>
      </w:divBdr>
    </w:div>
    <w:div w:id="200286730">
      <w:bodyDiv w:val="1"/>
      <w:marLeft w:val="0"/>
      <w:marRight w:val="0"/>
      <w:marTop w:val="0"/>
      <w:marBottom w:val="0"/>
      <w:divBdr>
        <w:top w:val="none" w:sz="0" w:space="0" w:color="auto"/>
        <w:left w:val="none" w:sz="0" w:space="0" w:color="auto"/>
        <w:bottom w:val="none" w:sz="0" w:space="0" w:color="auto"/>
        <w:right w:val="none" w:sz="0" w:space="0" w:color="auto"/>
      </w:divBdr>
    </w:div>
    <w:div w:id="201285819">
      <w:bodyDiv w:val="1"/>
      <w:marLeft w:val="0"/>
      <w:marRight w:val="0"/>
      <w:marTop w:val="0"/>
      <w:marBottom w:val="0"/>
      <w:divBdr>
        <w:top w:val="none" w:sz="0" w:space="0" w:color="auto"/>
        <w:left w:val="none" w:sz="0" w:space="0" w:color="auto"/>
        <w:bottom w:val="none" w:sz="0" w:space="0" w:color="auto"/>
        <w:right w:val="none" w:sz="0" w:space="0" w:color="auto"/>
      </w:divBdr>
      <w:divsChild>
        <w:div w:id="230627303">
          <w:marLeft w:val="0"/>
          <w:marRight w:val="0"/>
          <w:marTop w:val="0"/>
          <w:marBottom w:val="0"/>
          <w:divBdr>
            <w:top w:val="none" w:sz="0" w:space="0" w:color="auto"/>
            <w:left w:val="none" w:sz="0" w:space="0" w:color="auto"/>
            <w:bottom w:val="none" w:sz="0" w:space="0" w:color="auto"/>
            <w:right w:val="none" w:sz="0" w:space="0" w:color="auto"/>
          </w:divBdr>
        </w:div>
        <w:div w:id="659847803">
          <w:marLeft w:val="0"/>
          <w:marRight w:val="0"/>
          <w:marTop w:val="0"/>
          <w:marBottom w:val="0"/>
          <w:divBdr>
            <w:top w:val="none" w:sz="0" w:space="0" w:color="auto"/>
            <w:left w:val="none" w:sz="0" w:space="0" w:color="auto"/>
            <w:bottom w:val="none" w:sz="0" w:space="0" w:color="auto"/>
            <w:right w:val="none" w:sz="0" w:space="0" w:color="auto"/>
          </w:divBdr>
        </w:div>
        <w:div w:id="900334149">
          <w:marLeft w:val="0"/>
          <w:marRight w:val="0"/>
          <w:marTop w:val="0"/>
          <w:marBottom w:val="0"/>
          <w:divBdr>
            <w:top w:val="none" w:sz="0" w:space="0" w:color="auto"/>
            <w:left w:val="none" w:sz="0" w:space="0" w:color="auto"/>
            <w:bottom w:val="none" w:sz="0" w:space="0" w:color="auto"/>
            <w:right w:val="none" w:sz="0" w:space="0" w:color="auto"/>
          </w:divBdr>
        </w:div>
        <w:div w:id="1656183585">
          <w:marLeft w:val="0"/>
          <w:marRight w:val="0"/>
          <w:marTop w:val="0"/>
          <w:marBottom w:val="0"/>
          <w:divBdr>
            <w:top w:val="none" w:sz="0" w:space="0" w:color="auto"/>
            <w:left w:val="none" w:sz="0" w:space="0" w:color="auto"/>
            <w:bottom w:val="none" w:sz="0" w:space="0" w:color="auto"/>
            <w:right w:val="none" w:sz="0" w:space="0" w:color="auto"/>
          </w:divBdr>
        </w:div>
        <w:div w:id="1936554236">
          <w:marLeft w:val="0"/>
          <w:marRight w:val="0"/>
          <w:marTop w:val="0"/>
          <w:marBottom w:val="0"/>
          <w:divBdr>
            <w:top w:val="none" w:sz="0" w:space="0" w:color="auto"/>
            <w:left w:val="none" w:sz="0" w:space="0" w:color="auto"/>
            <w:bottom w:val="none" w:sz="0" w:space="0" w:color="auto"/>
            <w:right w:val="none" w:sz="0" w:space="0" w:color="auto"/>
          </w:divBdr>
        </w:div>
        <w:div w:id="2114015381">
          <w:marLeft w:val="0"/>
          <w:marRight w:val="0"/>
          <w:marTop w:val="0"/>
          <w:marBottom w:val="0"/>
          <w:divBdr>
            <w:top w:val="none" w:sz="0" w:space="0" w:color="auto"/>
            <w:left w:val="none" w:sz="0" w:space="0" w:color="auto"/>
            <w:bottom w:val="none" w:sz="0" w:space="0" w:color="auto"/>
            <w:right w:val="none" w:sz="0" w:space="0" w:color="auto"/>
          </w:divBdr>
        </w:div>
        <w:div w:id="2135516887">
          <w:marLeft w:val="0"/>
          <w:marRight w:val="0"/>
          <w:marTop w:val="0"/>
          <w:marBottom w:val="0"/>
          <w:divBdr>
            <w:top w:val="none" w:sz="0" w:space="0" w:color="auto"/>
            <w:left w:val="none" w:sz="0" w:space="0" w:color="auto"/>
            <w:bottom w:val="none" w:sz="0" w:space="0" w:color="auto"/>
            <w:right w:val="none" w:sz="0" w:space="0" w:color="auto"/>
          </w:divBdr>
        </w:div>
      </w:divsChild>
    </w:div>
    <w:div w:id="202059131">
      <w:bodyDiv w:val="1"/>
      <w:marLeft w:val="0"/>
      <w:marRight w:val="0"/>
      <w:marTop w:val="0"/>
      <w:marBottom w:val="0"/>
      <w:divBdr>
        <w:top w:val="none" w:sz="0" w:space="0" w:color="auto"/>
        <w:left w:val="none" w:sz="0" w:space="0" w:color="auto"/>
        <w:bottom w:val="none" w:sz="0" w:space="0" w:color="auto"/>
        <w:right w:val="none" w:sz="0" w:space="0" w:color="auto"/>
      </w:divBdr>
    </w:div>
    <w:div w:id="204828562">
      <w:bodyDiv w:val="1"/>
      <w:marLeft w:val="0"/>
      <w:marRight w:val="0"/>
      <w:marTop w:val="0"/>
      <w:marBottom w:val="0"/>
      <w:divBdr>
        <w:top w:val="none" w:sz="0" w:space="0" w:color="auto"/>
        <w:left w:val="none" w:sz="0" w:space="0" w:color="auto"/>
        <w:bottom w:val="none" w:sz="0" w:space="0" w:color="auto"/>
        <w:right w:val="none" w:sz="0" w:space="0" w:color="auto"/>
      </w:divBdr>
      <w:divsChild>
        <w:div w:id="999188811">
          <w:marLeft w:val="547"/>
          <w:marRight w:val="0"/>
          <w:marTop w:val="134"/>
          <w:marBottom w:val="0"/>
          <w:divBdr>
            <w:top w:val="none" w:sz="0" w:space="0" w:color="auto"/>
            <w:left w:val="none" w:sz="0" w:space="0" w:color="auto"/>
            <w:bottom w:val="none" w:sz="0" w:space="0" w:color="auto"/>
            <w:right w:val="none" w:sz="0" w:space="0" w:color="auto"/>
          </w:divBdr>
        </w:div>
        <w:div w:id="1066689401">
          <w:marLeft w:val="547"/>
          <w:marRight w:val="0"/>
          <w:marTop w:val="134"/>
          <w:marBottom w:val="0"/>
          <w:divBdr>
            <w:top w:val="none" w:sz="0" w:space="0" w:color="auto"/>
            <w:left w:val="none" w:sz="0" w:space="0" w:color="auto"/>
            <w:bottom w:val="none" w:sz="0" w:space="0" w:color="auto"/>
            <w:right w:val="none" w:sz="0" w:space="0" w:color="auto"/>
          </w:divBdr>
        </w:div>
        <w:div w:id="1581525162">
          <w:marLeft w:val="547"/>
          <w:marRight w:val="0"/>
          <w:marTop w:val="134"/>
          <w:marBottom w:val="0"/>
          <w:divBdr>
            <w:top w:val="none" w:sz="0" w:space="0" w:color="auto"/>
            <w:left w:val="none" w:sz="0" w:space="0" w:color="auto"/>
            <w:bottom w:val="none" w:sz="0" w:space="0" w:color="auto"/>
            <w:right w:val="none" w:sz="0" w:space="0" w:color="auto"/>
          </w:divBdr>
        </w:div>
        <w:div w:id="2062559104">
          <w:marLeft w:val="547"/>
          <w:marRight w:val="0"/>
          <w:marTop w:val="134"/>
          <w:marBottom w:val="0"/>
          <w:divBdr>
            <w:top w:val="none" w:sz="0" w:space="0" w:color="auto"/>
            <w:left w:val="none" w:sz="0" w:space="0" w:color="auto"/>
            <w:bottom w:val="none" w:sz="0" w:space="0" w:color="auto"/>
            <w:right w:val="none" w:sz="0" w:space="0" w:color="auto"/>
          </w:divBdr>
        </w:div>
        <w:div w:id="2111656054">
          <w:marLeft w:val="1166"/>
          <w:marRight w:val="0"/>
          <w:marTop w:val="115"/>
          <w:marBottom w:val="0"/>
          <w:divBdr>
            <w:top w:val="none" w:sz="0" w:space="0" w:color="auto"/>
            <w:left w:val="none" w:sz="0" w:space="0" w:color="auto"/>
            <w:bottom w:val="none" w:sz="0" w:space="0" w:color="auto"/>
            <w:right w:val="none" w:sz="0" w:space="0" w:color="auto"/>
          </w:divBdr>
        </w:div>
      </w:divsChild>
    </w:div>
    <w:div w:id="204950111">
      <w:bodyDiv w:val="1"/>
      <w:marLeft w:val="0"/>
      <w:marRight w:val="0"/>
      <w:marTop w:val="0"/>
      <w:marBottom w:val="0"/>
      <w:divBdr>
        <w:top w:val="none" w:sz="0" w:space="0" w:color="auto"/>
        <w:left w:val="none" w:sz="0" w:space="0" w:color="auto"/>
        <w:bottom w:val="none" w:sz="0" w:space="0" w:color="auto"/>
        <w:right w:val="none" w:sz="0" w:space="0" w:color="auto"/>
      </w:divBdr>
      <w:divsChild>
        <w:div w:id="1161851235">
          <w:marLeft w:val="0"/>
          <w:marRight w:val="0"/>
          <w:marTop w:val="0"/>
          <w:marBottom w:val="0"/>
          <w:divBdr>
            <w:top w:val="none" w:sz="0" w:space="0" w:color="auto"/>
            <w:left w:val="none" w:sz="0" w:space="0" w:color="auto"/>
            <w:bottom w:val="none" w:sz="0" w:space="0" w:color="auto"/>
            <w:right w:val="none" w:sz="0" w:space="0" w:color="auto"/>
          </w:divBdr>
        </w:div>
      </w:divsChild>
    </w:div>
    <w:div w:id="205602592">
      <w:bodyDiv w:val="1"/>
      <w:marLeft w:val="0"/>
      <w:marRight w:val="0"/>
      <w:marTop w:val="0"/>
      <w:marBottom w:val="0"/>
      <w:divBdr>
        <w:top w:val="none" w:sz="0" w:space="0" w:color="auto"/>
        <w:left w:val="none" w:sz="0" w:space="0" w:color="auto"/>
        <w:bottom w:val="none" w:sz="0" w:space="0" w:color="auto"/>
        <w:right w:val="none" w:sz="0" w:space="0" w:color="auto"/>
      </w:divBdr>
      <w:divsChild>
        <w:div w:id="31656146">
          <w:marLeft w:val="547"/>
          <w:marRight w:val="0"/>
          <w:marTop w:val="115"/>
          <w:marBottom w:val="0"/>
          <w:divBdr>
            <w:top w:val="none" w:sz="0" w:space="0" w:color="auto"/>
            <w:left w:val="none" w:sz="0" w:space="0" w:color="auto"/>
            <w:bottom w:val="none" w:sz="0" w:space="0" w:color="auto"/>
            <w:right w:val="none" w:sz="0" w:space="0" w:color="auto"/>
          </w:divBdr>
        </w:div>
        <w:div w:id="745105536">
          <w:marLeft w:val="1166"/>
          <w:marRight w:val="0"/>
          <w:marTop w:val="96"/>
          <w:marBottom w:val="0"/>
          <w:divBdr>
            <w:top w:val="none" w:sz="0" w:space="0" w:color="auto"/>
            <w:left w:val="none" w:sz="0" w:space="0" w:color="auto"/>
            <w:bottom w:val="none" w:sz="0" w:space="0" w:color="auto"/>
            <w:right w:val="none" w:sz="0" w:space="0" w:color="auto"/>
          </w:divBdr>
        </w:div>
        <w:div w:id="869956676">
          <w:marLeft w:val="1166"/>
          <w:marRight w:val="0"/>
          <w:marTop w:val="96"/>
          <w:marBottom w:val="0"/>
          <w:divBdr>
            <w:top w:val="none" w:sz="0" w:space="0" w:color="auto"/>
            <w:left w:val="none" w:sz="0" w:space="0" w:color="auto"/>
            <w:bottom w:val="none" w:sz="0" w:space="0" w:color="auto"/>
            <w:right w:val="none" w:sz="0" w:space="0" w:color="auto"/>
          </w:divBdr>
        </w:div>
        <w:div w:id="1853950028">
          <w:marLeft w:val="1166"/>
          <w:marRight w:val="0"/>
          <w:marTop w:val="96"/>
          <w:marBottom w:val="0"/>
          <w:divBdr>
            <w:top w:val="none" w:sz="0" w:space="0" w:color="auto"/>
            <w:left w:val="none" w:sz="0" w:space="0" w:color="auto"/>
            <w:bottom w:val="none" w:sz="0" w:space="0" w:color="auto"/>
            <w:right w:val="none" w:sz="0" w:space="0" w:color="auto"/>
          </w:divBdr>
        </w:div>
      </w:divsChild>
    </w:div>
    <w:div w:id="207305803">
      <w:bodyDiv w:val="1"/>
      <w:marLeft w:val="0"/>
      <w:marRight w:val="0"/>
      <w:marTop w:val="0"/>
      <w:marBottom w:val="0"/>
      <w:divBdr>
        <w:top w:val="none" w:sz="0" w:space="0" w:color="auto"/>
        <w:left w:val="none" w:sz="0" w:space="0" w:color="auto"/>
        <w:bottom w:val="none" w:sz="0" w:space="0" w:color="auto"/>
        <w:right w:val="none" w:sz="0" w:space="0" w:color="auto"/>
      </w:divBdr>
    </w:div>
    <w:div w:id="208684071">
      <w:bodyDiv w:val="1"/>
      <w:marLeft w:val="0"/>
      <w:marRight w:val="0"/>
      <w:marTop w:val="0"/>
      <w:marBottom w:val="0"/>
      <w:divBdr>
        <w:top w:val="none" w:sz="0" w:space="0" w:color="auto"/>
        <w:left w:val="none" w:sz="0" w:space="0" w:color="auto"/>
        <w:bottom w:val="none" w:sz="0" w:space="0" w:color="auto"/>
        <w:right w:val="none" w:sz="0" w:space="0" w:color="auto"/>
      </w:divBdr>
    </w:div>
    <w:div w:id="211232097">
      <w:bodyDiv w:val="1"/>
      <w:marLeft w:val="0"/>
      <w:marRight w:val="0"/>
      <w:marTop w:val="0"/>
      <w:marBottom w:val="0"/>
      <w:divBdr>
        <w:top w:val="none" w:sz="0" w:space="0" w:color="auto"/>
        <w:left w:val="none" w:sz="0" w:space="0" w:color="auto"/>
        <w:bottom w:val="none" w:sz="0" w:space="0" w:color="auto"/>
        <w:right w:val="none" w:sz="0" w:space="0" w:color="auto"/>
      </w:divBdr>
    </w:div>
    <w:div w:id="212039063">
      <w:bodyDiv w:val="1"/>
      <w:marLeft w:val="0"/>
      <w:marRight w:val="0"/>
      <w:marTop w:val="0"/>
      <w:marBottom w:val="0"/>
      <w:divBdr>
        <w:top w:val="none" w:sz="0" w:space="0" w:color="auto"/>
        <w:left w:val="none" w:sz="0" w:space="0" w:color="auto"/>
        <w:bottom w:val="none" w:sz="0" w:space="0" w:color="auto"/>
        <w:right w:val="none" w:sz="0" w:space="0" w:color="auto"/>
      </w:divBdr>
      <w:divsChild>
        <w:div w:id="398484597">
          <w:marLeft w:val="547"/>
          <w:marRight w:val="0"/>
          <w:marTop w:val="154"/>
          <w:marBottom w:val="0"/>
          <w:divBdr>
            <w:top w:val="none" w:sz="0" w:space="0" w:color="auto"/>
            <w:left w:val="none" w:sz="0" w:space="0" w:color="auto"/>
            <w:bottom w:val="none" w:sz="0" w:space="0" w:color="auto"/>
            <w:right w:val="none" w:sz="0" w:space="0" w:color="auto"/>
          </w:divBdr>
        </w:div>
        <w:div w:id="535434385">
          <w:marLeft w:val="1166"/>
          <w:marRight w:val="0"/>
          <w:marTop w:val="134"/>
          <w:marBottom w:val="0"/>
          <w:divBdr>
            <w:top w:val="none" w:sz="0" w:space="0" w:color="auto"/>
            <w:left w:val="none" w:sz="0" w:space="0" w:color="auto"/>
            <w:bottom w:val="none" w:sz="0" w:space="0" w:color="auto"/>
            <w:right w:val="none" w:sz="0" w:space="0" w:color="auto"/>
          </w:divBdr>
        </w:div>
        <w:div w:id="574432779">
          <w:marLeft w:val="1166"/>
          <w:marRight w:val="0"/>
          <w:marTop w:val="134"/>
          <w:marBottom w:val="0"/>
          <w:divBdr>
            <w:top w:val="none" w:sz="0" w:space="0" w:color="auto"/>
            <w:left w:val="none" w:sz="0" w:space="0" w:color="auto"/>
            <w:bottom w:val="none" w:sz="0" w:space="0" w:color="auto"/>
            <w:right w:val="none" w:sz="0" w:space="0" w:color="auto"/>
          </w:divBdr>
        </w:div>
      </w:divsChild>
    </w:div>
    <w:div w:id="212229441">
      <w:bodyDiv w:val="1"/>
      <w:marLeft w:val="0"/>
      <w:marRight w:val="0"/>
      <w:marTop w:val="0"/>
      <w:marBottom w:val="0"/>
      <w:divBdr>
        <w:top w:val="none" w:sz="0" w:space="0" w:color="auto"/>
        <w:left w:val="none" w:sz="0" w:space="0" w:color="auto"/>
        <w:bottom w:val="none" w:sz="0" w:space="0" w:color="auto"/>
        <w:right w:val="none" w:sz="0" w:space="0" w:color="auto"/>
      </w:divBdr>
    </w:div>
    <w:div w:id="212231233">
      <w:bodyDiv w:val="1"/>
      <w:marLeft w:val="0"/>
      <w:marRight w:val="0"/>
      <w:marTop w:val="0"/>
      <w:marBottom w:val="0"/>
      <w:divBdr>
        <w:top w:val="none" w:sz="0" w:space="0" w:color="auto"/>
        <w:left w:val="none" w:sz="0" w:space="0" w:color="auto"/>
        <w:bottom w:val="none" w:sz="0" w:space="0" w:color="auto"/>
        <w:right w:val="none" w:sz="0" w:space="0" w:color="auto"/>
      </w:divBdr>
      <w:divsChild>
        <w:div w:id="1148286745">
          <w:marLeft w:val="547"/>
          <w:marRight w:val="0"/>
          <w:marTop w:val="115"/>
          <w:marBottom w:val="0"/>
          <w:divBdr>
            <w:top w:val="none" w:sz="0" w:space="0" w:color="auto"/>
            <w:left w:val="none" w:sz="0" w:space="0" w:color="auto"/>
            <w:bottom w:val="none" w:sz="0" w:space="0" w:color="auto"/>
            <w:right w:val="none" w:sz="0" w:space="0" w:color="auto"/>
          </w:divBdr>
        </w:div>
        <w:div w:id="1316295818">
          <w:marLeft w:val="547"/>
          <w:marRight w:val="0"/>
          <w:marTop w:val="115"/>
          <w:marBottom w:val="0"/>
          <w:divBdr>
            <w:top w:val="none" w:sz="0" w:space="0" w:color="auto"/>
            <w:left w:val="none" w:sz="0" w:space="0" w:color="auto"/>
            <w:bottom w:val="none" w:sz="0" w:space="0" w:color="auto"/>
            <w:right w:val="none" w:sz="0" w:space="0" w:color="auto"/>
          </w:divBdr>
        </w:div>
      </w:divsChild>
    </w:div>
    <w:div w:id="213087276">
      <w:bodyDiv w:val="1"/>
      <w:marLeft w:val="0"/>
      <w:marRight w:val="0"/>
      <w:marTop w:val="0"/>
      <w:marBottom w:val="0"/>
      <w:divBdr>
        <w:top w:val="none" w:sz="0" w:space="0" w:color="auto"/>
        <w:left w:val="none" w:sz="0" w:space="0" w:color="auto"/>
        <w:bottom w:val="none" w:sz="0" w:space="0" w:color="auto"/>
        <w:right w:val="none" w:sz="0" w:space="0" w:color="auto"/>
      </w:divBdr>
    </w:div>
    <w:div w:id="215313281">
      <w:bodyDiv w:val="1"/>
      <w:marLeft w:val="0"/>
      <w:marRight w:val="0"/>
      <w:marTop w:val="0"/>
      <w:marBottom w:val="0"/>
      <w:divBdr>
        <w:top w:val="none" w:sz="0" w:space="0" w:color="auto"/>
        <w:left w:val="none" w:sz="0" w:space="0" w:color="auto"/>
        <w:bottom w:val="none" w:sz="0" w:space="0" w:color="auto"/>
        <w:right w:val="none" w:sz="0" w:space="0" w:color="auto"/>
      </w:divBdr>
      <w:divsChild>
        <w:div w:id="546909">
          <w:marLeft w:val="1166"/>
          <w:marRight w:val="0"/>
          <w:marTop w:val="106"/>
          <w:marBottom w:val="0"/>
          <w:divBdr>
            <w:top w:val="none" w:sz="0" w:space="0" w:color="auto"/>
            <w:left w:val="none" w:sz="0" w:space="0" w:color="auto"/>
            <w:bottom w:val="none" w:sz="0" w:space="0" w:color="auto"/>
            <w:right w:val="none" w:sz="0" w:space="0" w:color="auto"/>
          </w:divBdr>
        </w:div>
        <w:div w:id="657926543">
          <w:marLeft w:val="547"/>
          <w:marRight w:val="0"/>
          <w:marTop w:val="125"/>
          <w:marBottom w:val="0"/>
          <w:divBdr>
            <w:top w:val="none" w:sz="0" w:space="0" w:color="auto"/>
            <w:left w:val="none" w:sz="0" w:space="0" w:color="auto"/>
            <w:bottom w:val="none" w:sz="0" w:space="0" w:color="auto"/>
            <w:right w:val="none" w:sz="0" w:space="0" w:color="auto"/>
          </w:divBdr>
        </w:div>
        <w:div w:id="754320583">
          <w:marLeft w:val="1166"/>
          <w:marRight w:val="0"/>
          <w:marTop w:val="106"/>
          <w:marBottom w:val="0"/>
          <w:divBdr>
            <w:top w:val="none" w:sz="0" w:space="0" w:color="auto"/>
            <w:left w:val="none" w:sz="0" w:space="0" w:color="auto"/>
            <w:bottom w:val="none" w:sz="0" w:space="0" w:color="auto"/>
            <w:right w:val="none" w:sz="0" w:space="0" w:color="auto"/>
          </w:divBdr>
        </w:div>
        <w:div w:id="855272450">
          <w:marLeft w:val="1800"/>
          <w:marRight w:val="0"/>
          <w:marTop w:val="91"/>
          <w:marBottom w:val="0"/>
          <w:divBdr>
            <w:top w:val="none" w:sz="0" w:space="0" w:color="auto"/>
            <w:left w:val="none" w:sz="0" w:space="0" w:color="auto"/>
            <w:bottom w:val="none" w:sz="0" w:space="0" w:color="auto"/>
            <w:right w:val="none" w:sz="0" w:space="0" w:color="auto"/>
          </w:divBdr>
        </w:div>
        <w:div w:id="1142622421">
          <w:marLeft w:val="1166"/>
          <w:marRight w:val="0"/>
          <w:marTop w:val="106"/>
          <w:marBottom w:val="0"/>
          <w:divBdr>
            <w:top w:val="none" w:sz="0" w:space="0" w:color="auto"/>
            <w:left w:val="none" w:sz="0" w:space="0" w:color="auto"/>
            <w:bottom w:val="none" w:sz="0" w:space="0" w:color="auto"/>
            <w:right w:val="none" w:sz="0" w:space="0" w:color="auto"/>
          </w:divBdr>
        </w:div>
        <w:div w:id="1754622576">
          <w:marLeft w:val="547"/>
          <w:marRight w:val="0"/>
          <w:marTop w:val="125"/>
          <w:marBottom w:val="0"/>
          <w:divBdr>
            <w:top w:val="none" w:sz="0" w:space="0" w:color="auto"/>
            <w:left w:val="none" w:sz="0" w:space="0" w:color="auto"/>
            <w:bottom w:val="none" w:sz="0" w:space="0" w:color="auto"/>
            <w:right w:val="none" w:sz="0" w:space="0" w:color="auto"/>
          </w:divBdr>
        </w:div>
        <w:div w:id="1781993837">
          <w:marLeft w:val="1800"/>
          <w:marRight w:val="0"/>
          <w:marTop w:val="91"/>
          <w:marBottom w:val="0"/>
          <w:divBdr>
            <w:top w:val="none" w:sz="0" w:space="0" w:color="auto"/>
            <w:left w:val="none" w:sz="0" w:space="0" w:color="auto"/>
            <w:bottom w:val="none" w:sz="0" w:space="0" w:color="auto"/>
            <w:right w:val="none" w:sz="0" w:space="0" w:color="auto"/>
          </w:divBdr>
        </w:div>
        <w:div w:id="2019458482">
          <w:marLeft w:val="1166"/>
          <w:marRight w:val="0"/>
          <w:marTop w:val="106"/>
          <w:marBottom w:val="0"/>
          <w:divBdr>
            <w:top w:val="none" w:sz="0" w:space="0" w:color="auto"/>
            <w:left w:val="none" w:sz="0" w:space="0" w:color="auto"/>
            <w:bottom w:val="none" w:sz="0" w:space="0" w:color="auto"/>
            <w:right w:val="none" w:sz="0" w:space="0" w:color="auto"/>
          </w:divBdr>
        </w:div>
        <w:div w:id="2119526821">
          <w:marLeft w:val="1800"/>
          <w:marRight w:val="0"/>
          <w:marTop w:val="91"/>
          <w:marBottom w:val="0"/>
          <w:divBdr>
            <w:top w:val="none" w:sz="0" w:space="0" w:color="auto"/>
            <w:left w:val="none" w:sz="0" w:space="0" w:color="auto"/>
            <w:bottom w:val="none" w:sz="0" w:space="0" w:color="auto"/>
            <w:right w:val="none" w:sz="0" w:space="0" w:color="auto"/>
          </w:divBdr>
        </w:div>
      </w:divsChild>
    </w:div>
    <w:div w:id="215436159">
      <w:bodyDiv w:val="1"/>
      <w:marLeft w:val="0"/>
      <w:marRight w:val="0"/>
      <w:marTop w:val="0"/>
      <w:marBottom w:val="0"/>
      <w:divBdr>
        <w:top w:val="none" w:sz="0" w:space="0" w:color="auto"/>
        <w:left w:val="none" w:sz="0" w:space="0" w:color="auto"/>
        <w:bottom w:val="none" w:sz="0" w:space="0" w:color="auto"/>
        <w:right w:val="none" w:sz="0" w:space="0" w:color="auto"/>
      </w:divBdr>
    </w:div>
    <w:div w:id="216087801">
      <w:bodyDiv w:val="1"/>
      <w:marLeft w:val="0"/>
      <w:marRight w:val="0"/>
      <w:marTop w:val="0"/>
      <w:marBottom w:val="0"/>
      <w:divBdr>
        <w:top w:val="none" w:sz="0" w:space="0" w:color="auto"/>
        <w:left w:val="none" w:sz="0" w:space="0" w:color="auto"/>
        <w:bottom w:val="none" w:sz="0" w:space="0" w:color="auto"/>
        <w:right w:val="none" w:sz="0" w:space="0" w:color="auto"/>
      </w:divBdr>
    </w:div>
    <w:div w:id="216551591">
      <w:bodyDiv w:val="1"/>
      <w:marLeft w:val="0"/>
      <w:marRight w:val="0"/>
      <w:marTop w:val="0"/>
      <w:marBottom w:val="0"/>
      <w:divBdr>
        <w:top w:val="none" w:sz="0" w:space="0" w:color="auto"/>
        <w:left w:val="none" w:sz="0" w:space="0" w:color="auto"/>
        <w:bottom w:val="none" w:sz="0" w:space="0" w:color="auto"/>
        <w:right w:val="none" w:sz="0" w:space="0" w:color="auto"/>
      </w:divBdr>
    </w:div>
    <w:div w:id="216821788">
      <w:bodyDiv w:val="1"/>
      <w:marLeft w:val="0"/>
      <w:marRight w:val="0"/>
      <w:marTop w:val="0"/>
      <w:marBottom w:val="0"/>
      <w:divBdr>
        <w:top w:val="none" w:sz="0" w:space="0" w:color="auto"/>
        <w:left w:val="none" w:sz="0" w:space="0" w:color="auto"/>
        <w:bottom w:val="none" w:sz="0" w:space="0" w:color="auto"/>
        <w:right w:val="none" w:sz="0" w:space="0" w:color="auto"/>
      </w:divBdr>
    </w:div>
    <w:div w:id="218051616">
      <w:bodyDiv w:val="1"/>
      <w:marLeft w:val="0"/>
      <w:marRight w:val="0"/>
      <w:marTop w:val="0"/>
      <w:marBottom w:val="0"/>
      <w:divBdr>
        <w:top w:val="none" w:sz="0" w:space="0" w:color="auto"/>
        <w:left w:val="none" w:sz="0" w:space="0" w:color="auto"/>
        <w:bottom w:val="none" w:sz="0" w:space="0" w:color="auto"/>
        <w:right w:val="none" w:sz="0" w:space="0" w:color="auto"/>
      </w:divBdr>
    </w:div>
    <w:div w:id="218244909">
      <w:bodyDiv w:val="1"/>
      <w:marLeft w:val="0"/>
      <w:marRight w:val="0"/>
      <w:marTop w:val="0"/>
      <w:marBottom w:val="0"/>
      <w:divBdr>
        <w:top w:val="none" w:sz="0" w:space="0" w:color="auto"/>
        <w:left w:val="none" w:sz="0" w:space="0" w:color="auto"/>
        <w:bottom w:val="none" w:sz="0" w:space="0" w:color="auto"/>
        <w:right w:val="none" w:sz="0" w:space="0" w:color="auto"/>
      </w:divBdr>
    </w:div>
    <w:div w:id="219833259">
      <w:bodyDiv w:val="1"/>
      <w:marLeft w:val="0"/>
      <w:marRight w:val="0"/>
      <w:marTop w:val="0"/>
      <w:marBottom w:val="0"/>
      <w:divBdr>
        <w:top w:val="none" w:sz="0" w:space="0" w:color="auto"/>
        <w:left w:val="none" w:sz="0" w:space="0" w:color="auto"/>
        <w:bottom w:val="none" w:sz="0" w:space="0" w:color="auto"/>
        <w:right w:val="none" w:sz="0" w:space="0" w:color="auto"/>
      </w:divBdr>
      <w:divsChild>
        <w:div w:id="559904046">
          <w:marLeft w:val="1166"/>
          <w:marRight w:val="0"/>
          <w:marTop w:val="96"/>
          <w:marBottom w:val="0"/>
          <w:divBdr>
            <w:top w:val="none" w:sz="0" w:space="0" w:color="auto"/>
            <w:left w:val="none" w:sz="0" w:space="0" w:color="auto"/>
            <w:bottom w:val="none" w:sz="0" w:space="0" w:color="auto"/>
            <w:right w:val="none" w:sz="0" w:space="0" w:color="auto"/>
          </w:divBdr>
        </w:div>
        <w:div w:id="716048713">
          <w:marLeft w:val="547"/>
          <w:marRight w:val="0"/>
          <w:marTop w:val="115"/>
          <w:marBottom w:val="0"/>
          <w:divBdr>
            <w:top w:val="none" w:sz="0" w:space="0" w:color="auto"/>
            <w:left w:val="none" w:sz="0" w:space="0" w:color="auto"/>
            <w:bottom w:val="none" w:sz="0" w:space="0" w:color="auto"/>
            <w:right w:val="none" w:sz="0" w:space="0" w:color="auto"/>
          </w:divBdr>
        </w:div>
        <w:div w:id="1414010473">
          <w:marLeft w:val="1166"/>
          <w:marRight w:val="0"/>
          <w:marTop w:val="96"/>
          <w:marBottom w:val="0"/>
          <w:divBdr>
            <w:top w:val="none" w:sz="0" w:space="0" w:color="auto"/>
            <w:left w:val="none" w:sz="0" w:space="0" w:color="auto"/>
            <w:bottom w:val="none" w:sz="0" w:space="0" w:color="auto"/>
            <w:right w:val="none" w:sz="0" w:space="0" w:color="auto"/>
          </w:divBdr>
        </w:div>
        <w:div w:id="1724056620">
          <w:marLeft w:val="547"/>
          <w:marRight w:val="0"/>
          <w:marTop w:val="115"/>
          <w:marBottom w:val="0"/>
          <w:divBdr>
            <w:top w:val="none" w:sz="0" w:space="0" w:color="auto"/>
            <w:left w:val="none" w:sz="0" w:space="0" w:color="auto"/>
            <w:bottom w:val="none" w:sz="0" w:space="0" w:color="auto"/>
            <w:right w:val="none" w:sz="0" w:space="0" w:color="auto"/>
          </w:divBdr>
        </w:div>
        <w:div w:id="1883133425">
          <w:marLeft w:val="547"/>
          <w:marRight w:val="0"/>
          <w:marTop w:val="115"/>
          <w:marBottom w:val="0"/>
          <w:divBdr>
            <w:top w:val="none" w:sz="0" w:space="0" w:color="auto"/>
            <w:left w:val="none" w:sz="0" w:space="0" w:color="auto"/>
            <w:bottom w:val="none" w:sz="0" w:space="0" w:color="auto"/>
            <w:right w:val="none" w:sz="0" w:space="0" w:color="auto"/>
          </w:divBdr>
        </w:div>
      </w:divsChild>
    </w:div>
    <w:div w:id="219948106">
      <w:bodyDiv w:val="1"/>
      <w:marLeft w:val="0"/>
      <w:marRight w:val="0"/>
      <w:marTop w:val="0"/>
      <w:marBottom w:val="0"/>
      <w:divBdr>
        <w:top w:val="none" w:sz="0" w:space="0" w:color="auto"/>
        <w:left w:val="none" w:sz="0" w:space="0" w:color="auto"/>
        <w:bottom w:val="none" w:sz="0" w:space="0" w:color="auto"/>
        <w:right w:val="none" w:sz="0" w:space="0" w:color="auto"/>
      </w:divBdr>
    </w:div>
    <w:div w:id="220406487">
      <w:bodyDiv w:val="1"/>
      <w:marLeft w:val="0"/>
      <w:marRight w:val="0"/>
      <w:marTop w:val="0"/>
      <w:marBottom w:val="0"/>
      <w:divBdr>
        <w:top w:val="none" w:sz="0" w:space="0" w:color="auto"/>
        <w:left w:val="none" w:sz="0" w:space="0" w:color="auto"/>
        <w:bottom w:val="none" w:sz="0" w:space="0" w:color="auto"/>
        <w:right w:val="none" w:sz="0" w:space="0" w:color="auto"/>
      </w:divBdr>
    </w:div>
    <w:div w:id="220486051">
      <w:bodyDiv w:val="1"/>
      <w:marLeft w:val="0"/>
      <w:marRight w:val="0"/>
      <w:marTop w:val="0"/>
      <w:marBottom w:val="0"/>
      <w:divBdr>
        <w:top w:val="none" w:sz="0" w:space="0" w:color="auto"/>
        <w:left w:val="none" w:sz="0" w:space="0" w:color="auto"/>
        <w:bottom w:val="none" w:sz="0" w:space="0" w:color="auto"/>
        <w:right w:val="none" w:sz="0" w:space="0" w:color="auto"/>
      </w:divBdr>
    </w:div>
    <w:div w:id="221674103">
      <w:bodyDiv w:val="1"/>
      <w:marLeft w:val="0"/>
      <w:marRight w:val="0"/>
      <w:marTop w:val="0"/>
      <w:marBottom w:val="0"/>
      <w:divBdr>
        <w:top w:val="none" w:sz="0" w:space="0" w:color="auto"/>
        <w:left w:val="none" w:sz="0" w:space="0" w:color="auto"/>
        <w:bottom w:val="none" w:sz="0" w:space="0" w:color="auto"/>
        <w:right w:val="none" w:sz="0" w:space="0" w:color="auto"/>
      </w:divBdr>
    </w:div>
    <w:div w:id="222059550">
      <w:bodyDiv w:val="1"/>
      <w:marLeft w:val="0"/>
      <w:marRight w:val="0"/>
      <w:marTop w:val="0"/>
      <w:marBottom w:val="0"/>
      <w:divBdr>
        <w:top w:val="none" w:sz="0" w:space="0" w:color="auto"/>
        <w:left w:val="none" w:sz="0" w:space="0" w:color="auto"/>
        <w:bottom w:val="none" w:sz="0" w:space="0" w:color="auto"/>
        <w:right w:val="none" w:sz="0" w:space="0" w:color="auto"/>
      </w:divBdr>
      <w:divsChild>
        <w:div w:id="1550527708">
          <w:marLeft w:val="0"/>
          <w:marRight w:val="0"/>
          <w:marTop w:val="0"/>
          <w:marBottom w:val="0"/>
          <w:divBdr>
            <w:top w:val="none" w:sz="0" w:space="0" w:color="auto"/>
            <w:left w:val="none" w:sz="0" w:space="0" w:color="auto"/>
            <w:bottom w:val="none" w:sz="0" w:space="0" w:color="auto"/>
            <w:right w:val="none" w:sz="0" w:space="0" w:color="auto"/>
          </w:divBdr>
        </w:div>
      </w:divsChild>
    </w:div>
    <w:div w:id="222520401">
      <w:bodyDiv w:val="1"/>
      <w:marLeft w:val="0"/>
      <w:marRight w:val="0"/>
      <w:marTop w:val="0"/>
      <w:marBottom w:val="0"/>
      <w:divBdr>
        <w:top w:val="none" w:sz="0" w:space="0" w:color="auto"/>
        <w:left w:val="none" w:sz="0" w:space="0" w:color="auto"/>
        <w:bottom w:val="none" w:sz="0" w:space="0" w:color="auto"/>
        <w:right w:val="none" w:sz="0" w:space="0" w:color="auto"/>
      </w:divBdr>
    </w:div>
    <w:div w:id="224534211">
      <w:bodyDiv w:val="1"/>
      <w:marLeft w:val="0"/>
      <w:marRight w:val="0"/>
      <w:marTop w:val="0"/>
      <w:marBottom w:val="0"/>
      <w:divBdr>
        <w:top w:val="none" w:sz="0" w:space="0" w:color="auto"/>
        <w:left w:val="none" w:sz="0" w:space="0" w:color="auto"/>
        <w:bottom w:val="none" w:sz="0" w:space="0" w:color="auto"/>
        <w:right w:val="none" w:sz="0" w:space="0" w:color="auto"/>
      </w:divBdr>
      <w:divsChild>
        <w:div w:id="107899014">
          <w:marLeft w:val="1800"/>
          <w:marRight w:val="0"/>
          <w:marTop w:val="77"/>
          <w:marBottom w:val="0"/>
          <w:divBdr>
            <w:top w:val="none" w:sz="0" w:space="0" w:color="auto"/>
            <w:left w:val="none" w:sz="0" w:space="0" w:color="auto"/>
            <w:bottom w:val="none" w:sz="0" w:space="0" w:color="auto"/>
            <w:right w:val="none" w:sz="0" w:space="0" w:color="auto"/>
          </w:divBdr>
        </w:div>
        <w:div w:id="269969566">
          <w:marLeft w:val="1800"/>
          <w:marRight w:val="0"/>
          <w:marTop w:val="77"/>
          <w:marBottom w:val="0"/>
          <w:divBdr>
            <w:top w:val="none" w:sz="0" w:space="0" w:color="auto"/>
            <w:left w:val="none" w:sz="0" w:space="0" w:color="auto"/>
            <w:bottom w:val="none" w:sz="0" w:space="0" w:color="auto"/>
            <w:right w:val="none" w:sz="0" w:space="0" w:color="auto"/>
          </w:divBdr>
        </w:div>
        <w:div w:id="282348874">
          <w:marLeft w:val="547"/>
          <w:marRight w:val="0"/>
          <w:marTop w:val="96"/>
          <w:marBottom w:val="0"/>
          <w:divBdr>
            <w:top w:val="none" w:sz="0" w:space="0" w:color="auto"/>
            <w:left w:val="none" w:sz="0" w:space="0" w:color="auto"/>
            <w:bottom w:val="none" w:sz="0" w:space="0" w:color="auto"/>
            <w:right w:val="none" w:sz="0" w:space="0" w:color="auto"/>
          </w:divBdr>
        </w:div>
        <w:div w:id="560096325">
          <w:marLeft w:val="1800"/>
          <w:marRight w:val="0"/>
          <w:marTop w:val="77"/>
          <w:marBottom w:val="0"/>
          <w:divBdr>
            <w:top w:val="none" w:sz="0" w:space="0" w:color="auto"/>
            <w:left w:val="none" w:sz="0" w:space="0" w:color="auto"/>
            <w:bottom w:val="none" w:sz="0" w:space="0" w:color="auto"/>
            <w:right w:val="none" w:sz="0" w:space="0" w:color="auto"/>
          </w:divBdr>
        </w:div>
        <w:div w:id="617177834">
          <w:marLeft w:val="1166"/>
          <w:marRight w:val="0"/>
          <w:marTop w:val="96"/>
          <w:marBottom w:val="0"/>
          <w:divBdr>
            <w:top w:val="none" w:sz="0" w:space="0" w:color="auto"/>
            <w:left w:val="none" w:sz="0" w:space="0" w:color="auto"/>
            <w:bottom w:val="none" w:sz="0" w:space="0" w:color="auto"/>
            <w:right w:val="none" w:sz="0" w:space="0" w:color="auto"/>
          </w:divBdr>
        </w:div>
        <w:div w:id="674187116">
          <w:marLeft w:val="1800"/>
          <w:marRight w:val="0"/>
          <w:marTop w:val="77"/>
          <w:marBottom w:val="0"/>
          <w:divBdr>
            <w:top w:val="none" w:sz="0" w:space="0" w:color="auto"/>
            <w:left w:val="none" w:sz="0" w:space="0" w:color="auto"/>
            <w:bottom w:val="none" w:sz="0" w:space="0" w:color="auto"/>
            <w:right w:val="none" w:sz="0" w:space="0" w:color="auto"/>
          </w:divBdr>
        </w:div>
        <w:div w:id="1095982834">
          <w:marLeft w:val="1166"/>
          <w:marRight w:val="0"/>
          <w:marTop w:val="96"/>
          <w:marBottom w:val="0"/>
          <w:divBdr>
            <w:top w:val="none" w:sz="0" w:space="0" w:color="auto"/>
            <w:left w:val="none" w:sz="0" w:space="0" w:color="auto"/>
            <w:bottom w:val="none" w:sz="0" w:space="0" w:color="auto"/>
            <w:right w:val="none" w:sz="0" w:space="0" w:color="auto"/>
          </w:divBdr>
        </w:div>
        <w:div w:id="1266226144">
          <w:marLeft w:val="1800"/>
          <w:marRight w:val="0"/>
          <w:marTop w:val="77"/>
          <w:marBottom w:val="0"/>
          <w:divBdr>
            <w:top w:val="none" w:sz="0" w:space="0" w:color="auto"/>
            <w:left w:val="none" w:sz="0" w:space="0" w:color="auto"/>
            <w:bottom w:val="none" w:sz="0" w:space="0" w:color="auto"/>
            <w:right w:val="none" w:sz="0" w:space="0" w:color="auto"/>
          </w:divBdr>
        </w:div>
        <w:div w:id="1417021134">
          <w:marLeft w:val="1166"/>
          <w:marRight w:val="0"/>
          <w:marTop w:val="96"/>
          <w:marBottom w:val="0"/>
          <w:divBdr>
            <w:top w:val="none" w:sz="0" w:space="0" w:color="auto"/>
            <w:left w:val="none" w:sz="0" w:space="0" w:color="auto"/>
            <w:bottom w:val="none" w:sz="0" w:space="0" w:color="auto"/>
            <w:right w:val="none" w:sz="0" w:space="0" w:color="auto"/>
          </w:divBdr>
        </w:div>
        <w:div w:id="1662393593">
          <w:marLeft w:val="1800"/>
          <w:marRight w:val="0"/>
          <w:marTop w:val="77"/>
          <w:marBottom w:val="0"/>
          <w:divBdr>
            <w:top w:val="none" w:sz="0" w:space="0" w:color="auto"/>
            <w:left w:val="none" w:sz="0" w:space="0" w:color="auto"/>
            <w:bottom w:val="none" w:sz="0" w:space="0" w:color="auto"/>
            <w:right w:val="none" w:sz="0" w:space="0" w:color="auto"/>
          </w:divBdr>
        </w:div>
        <w:div w:id="1925723997">
          <w:marLeft w:val="1800"/>
          <w:marRight w:val="0"/>
          <w:marTop w:val="77"/>
          <w:marBottom w:val="0"/>
          <w:divBdr>
            <w:top w:val="none" w:sz="0" w:space="0" w:color="auto"/>
            <w:left w:val="none" w:sz="0" w:space="0" w:color="auto"/>
            <w:bottom w:val="none" w:sz="0" w:space="0" w:color="auto"/>
            <w:right w:val="none" w:sz="0" w:space="0" w:color="auto"/>
          </w:divBdr>
        </w:div>
      </w:divsChild>
    </w:div>
    <w:div w:id="230694962">
      <w:bodyDiv w:val="1"/>
      <w:marLeft w:val="0"/>
      <w:marRight w:val="0"/>
      <w:marTop w:val="0"/>
      <w:marBottom w:val="0"/>
      <w:divBdr>
        <w:top w:val="none" w:sz="0" w:space="0" w:color="auto"/>
        <w:left w:val="none" w:sz="0" w:space="0" w:color="auto"/>
        <w:bottom w:val="none" w:sz="0" w:space="0" w:color="auto"/>
        <w:right w:val="none" w:sz="0" w:space="0" w:color="auto"/>
      </w:divBdr>
      <w:divsChild>
        <w:div w:id="326710112">
          <w:marLeft w:val="547"/>
          <w:marRight w:val="0"/>
          <w:marTop w:val="115"/>
          <w:marBottom w:val="0"/>
          <w:divBdr>
            <w:top w:val="none" w:sz="0" w:space="0" w:color="auto"/>
            <w:left w:val="none" w:sz="0" w:space="0" w:color="auto"/>
            <w:bottom w:val="none" w:sz="0" w:space="0" w:color="auto"/>
            <w:right w:val="none" w:sz="0" w:space="0" w:color="auto"/>
          </w:divBdr>
        </w:div>
        <w:div w:id="1281303024">
          <w:marLeft w:val="1166"/>
          <w:marRight w:val="0"/>
          <w:marTop w:val="96"/>
          <w:marBottom w:val="0"/>
          <w:divBdr>
            <w:top w:val="none" w:sz="0" w:space="0" w:color="auto"/>
            <w:left w:val="none" w:sz="0" w:space="0" w:color="auto"/>
            <w:bottom w:val="none" w:sz="0" w:space="0" w:color="auto"/>
            <w:right w:val="none" w:sz="0" w:space="0" w:color="auto"/>
          </w:divBdr>
        </w:div>
        <w:div w:id="1561868422">
          <w:marLeft w:val="547"/>
          <w:marRight w:val="0"/>
          <w:marTop w:val="115"/>
          <w:marBottom w:val="0"/>
          <w:divBdr>
            <w:top w:val="none" w:sz="0" w:space="0" w:color="auto"/>
            <w:left w:val="none" w:sz="0" w:space="0" w:color="auto"/>
            <w:bottom w:val="none" w:sz="0" w:space="0" w:color="auto"/>
            <w:right w:val="none" w:sz="0" w:space="0" w:color="auto"/>
          </w:divBdr>
        </w:div>
      </w:divsChild>
    </w:div>
    <w:div w:id="230777444">
      <w:bodyDiv w:val="1"/>
      <w:marLeft w:val="0"/>
      <w:marRight w:val="0"/>
      <w:marTop w:val="0"/>
      <w:marBottom w:val="0"/>
      <w:divBdr>
        <w:top w:val="none" w:sz="0" w:space="0" w:color="auto"/>
        <w:left w:val="none" w:sz="0" w:space="0" w:color="auto"/>
        <w:bottom w:val="none" w:sz="0" w:space="0" w:color="auto"/>
        <w:right w:val="none" w:sz="0" w:space="0" w:color="auto"/>
      </w:divBdr>
    </w:div>
    <w:div w:id="231239395">
      <w:bodyDiv w:val="1"/>
      <w:marLeft w:val="0"/>
      <w:marRight w:val="0"/>
      <w:marTop w:val="0"/>
      <w:marBottom w:val="0"/>
      <w:divBdr>
        <w:top w:val="none" w:sz="0" w:space="0" w:color="auto"/>
        <w:left w:val="none" w:sz="0" w:space="0" w:color="auto"/>
        <w:bottom w:val="none" w:sz="0" w:space="0" w:color="auto"/>
        <w:right w:val="none" w:sz="0" w:space="0" w:color="auto"/>
      </w:divBdr>
      <w:divsChild>
        <w:div w:id="145124460">
          <w:marLeft w:val="547"/>
          <w:marRight w:val="0"/>
          <w:marTop w:val="72"/>
          <w:marBottom w:val="0"/>
          <w:divBdr>
            <w:top w:val="none" w:sz="0" w:space="0" w:color="auto"/>
            <w:left w:val="none" w:sz="0" w:space="0" w:color="auto"/>
            <w:bottom w:val="none" w:sz="0" w:space="0" w:color="auto"/>
            <w:right w:val="none" w:sz="0" w:space="0" w:color="auto"/>
          </w:divBdr>
        </w:div>
        <w:div w:id="379986676">
          <w:marLeft w:val="1166"/>
          <w:marRight w:val="0"/>
          <w:marTop w:val="62"/>
          <w:marBottom w:val="0"/>
          <w:divBdr>
            <w:top w:val="none" w:sz="0" w:space="0" w:color="auto"/>
            <w:left w:val="none" w:sz="0" w:space="0" w:color="auto"/>
            <w:bottom w:val="none" w:sz="0" w:space="0" w:color="auto"/>
            <w:right w:val="none" w:sz="0" w:space="0" w:color="auto"/>
          </w:divBdr>
        </w:div>
        <w:div w:id="426661626">
          <w:marLeft w:val="2520"/>
          <w:marRight w:val="0"/>
          <w:marTop w:val="48"/>
          <w:marBottom w:val="0"/>
          <w:divBdr>
            <w:top w:val="none" w:sz="0" w:space="0" w:color="auto"/>
            <w:left w:val="none" w:sz="0" w:space="0" w:color="auto"/>
            <w:bottom w:val="none" w:sz="0" w:space="0" w:color="auto"/>
            <w:right w:val="none" w:sz="0" w:space="0" w:color="auto"/>
          </w:divBdr>
        </w:div>
        <w:div w:id="497229590">
          <w:marLeft w:val="2520"/>
          <w:marRight w:val="0"/>
          <w:marTop w:val="48"/>
          <w:marBottom w:val="0"/>
          <w:divBdr>
            <w:top w:val="none" w:sz="0" w:space="0" w:color="auto"/>
            <w:left w:val="none" w:sz="0" w:space="0" w:color="auto"/>
            <w:bottom w:val="none" w:sz="0" w:space="0" w:color="auto"/>
            <w:right w:val="none" w:sz="0" w:space="0" w:color="auto"/>
          </w:divBdr>
        </w:div>
        <w:div w:id="508377466">
          <w:marLeft w:val="1166"/>
          <w:marRight w:val="0"/>
          <w:marTop w:val="62"/>
          <w:marBottom w:val="0"/>
          <w:divBdr>
            <w:top w:val="none" w:sz="0" w:space="0" w:color="auto"/>
            <w:left w:val="none" w:sz="0" w:space="0" w:color="auto"/>
            <w:bottom w:val="none" w:sz="0" w:space="0" w:color="auto"/>
            <w:right w:val="none" w:sz="0" w:space="0" w:color="auto"/>
          </w:divBdr>
        </w:div>
        <w:div w:id="605121512">
          <w:marLeft w:val="2520"/>
          <w:marRight w:val="0"/>
          <w:marTop w:val="48"/>
          <w:marBottom w:val="0"/>
          <w:divBdr>
            <w:top w:val="none" w:sz="0" w:space="0" w:color="auto"/>
            <w:left w:val="none" w:sz="0" w:space="0" w:color="auto"/>
            <w:bottom w:val="none" w:sz="0" w:space="0" w:color="auto"/>
            <w:right w:val="none" w:sz="0" w:space="0" w:color="auto"/>
          </w:divBdr>
        </w:div>
        <w:div w:id="867647925">
          <w:marLeft w:val="1800"/>
          <w:marRight w:val="0"/>
          <w:marTop w:val="53"/>
          <w:marBottom w:val="0"/>
          <w:divBdr>
            <w:top w:val="none" w:sz="0" w:space="0" w:color="auto"/>
            <w:left w:val="none" w:sz="0" w:space="0" w:color="auto"/>
            <w:bottom w:val="none" w:sz="0" w:space="0" w:color="auto"/>
            <w:right w:val="none" w:sz="0" w:space="0" w:color="auto"/>
          </w:divBdr>
        </w:div>
        <w:div w:id="878670145">
          <w:marLeft w:val="1166"/>
          <w:marRight w:val="0"/>
          <w:marTop w:val="62"/>
          <w:marBottom w:val="0"/>
          <w:divBdr>
            <w:top w:val="none" w:sz="0" w:space="0" w:color="auto"/>
            <w:left w:val="none" w:sz="0" w:space="0" w:color="auto"/>
            <w:bottom w:val="none" w:sz="0" w:space="0" w:color="auto"/>
            <w:right w:val="none" w:sz="0" w:space="0" w:color="auto"/>
          </w:divBdr>
        </w:div>
        <w:div w:id="934049939">
          <w:marLeft w:val="1800"/>
          <w:marRight w:val="0"/>
          <w:marTop w:val="53"/>
          <w:marBottom w:val="0"/>
          <w:divBdr>
            <w:top w:val="none" w:sz="0" w:space="0" w:color="auto"/>
            <w:left w:val="none" w:sz="0" w:space="0" w:color="auto"/>
            <w:bottom w:val="none" w:sz="0" w:space="0" w:color="auto"/>
            <w:right w:val="none" w:sz="0" w:space="0" w:color="auto"/>
          </w:divBdr>
        </w:div>
        <w:div w:id="970593080">
          <w:marLeft w:val="1800"/>
          <w:marRight w:val="0"/>
          <w:marTop w:val="53"/>
          <w:marBottom w:val="0"/>
          <w:divBdr>
            <w:top w:val="none" w:sz="0" w:space="0" w:color="auto"/>
            <w:left w:val="none" w:sz="0" w:space="0" w:color="auto"/>
            <w:bottom w:val="none" w:sz="0" w:space="0" w:color="auto"/>
            <w:right w:val="none" w:sz="0" w:space="0" w:color="auto"/>
          </w:divBdr>
        </w:div>
        <w:div w:id="1320303413">
          <w:marLeft w:val="1166"/>
          <w:marRight w:val="0"/>
          <w:marTop w:val="62"/>
          <w:marBottom w:val="0"/>
          <w:divBdr>
            <w:top w:val="none" w:sz="0" w:space="0" w:color="auto"/>
            <w:left w:val="none" w:sz="0" w:space="0" w:color="auto"/>
            <w:bottom w:val="none" w:sz="0" w:space="0" w:color="auto"/>
            <w:right w:val="none" w:sz="0" w:space="0" w:color="auto"/>
          </w:divBdr>
        </w:div>
        <w:div w:id="1362055290">
          <w:marLeft w:val="1800"/>
          <w:marRight w:val="0"/>
          <w:marTop w:val="53"/>
          <w:marBottom w:val="0"/>
          <w:divBdr>
            <w:top w:val="none" w:sz="0" w:space="0" w:color="auto"/>
            <w:left w:val="none" w:sz="0" w:space="0" w:color="auto"/>
            <w:bottom w:val="none" w:sz="0" w:space="0" w:color="auto"/>
            <w:right w:val="none" w:sz="0" w:space="0" w:color="auto"/>
          </w:divBdr>
        </w:div>
        <w:div w:id="1491291890">
          <w:marLeft w:val="1800"/>
          <w:marRight w:val="0"/>
          <w:marTop w:val="53"/>
          <w:marBottom w:val="0"/>
          <w:divBdr>
            <w:top w:val="none" w:sz="0" w:space="0" w:color="auto"/>
            <w:left w:val="none" w:sz="0" w:space="0" w:color="auto"/>
            <w:bottom w:val="none" w:sz="0" w:space="0" w:color="auto"/>
            <w:right w:val="none" w:sz="0" w:space="0" w:color="auto"/>
          </w:divBdr>
        </w:div>
        <w:div w:id="1491604434">
          <w:marLeft w:val="2520"/>
          <w:marRight w:val="0"/>
          <w:marTop w:val="48"/>
          <w:marBottom w:val="0"/>
          <w:divBdr>
            <w:top w:val="none" w:sz="0" w:space="0" w:color="auto"/>
            <w:left w:val="none" w:sz="0" w:space="0" w:color="auto"/>
            <w:bottom w:val="none" w:sz="0" w:space="0" w:color="auto"/>
            <w:right w:val="none" w:sz="0" w:space="0" w:color="auto"/>
          </w:divBdr>
        </w:div>
        <w:div w:id="1570460784">
          <w:marLeft w:val="547"/>
          <w:marRight w:val="0"/>
          <w:marTop w:val="72"/>
          <w:marBottom w:val="0"/>
          <w:divBdr>
            <w:top w:val="none" w:sz="0" w:space="0" w:color="auto"/>
            <w:left w:val="none" w:sz="0" w:space="0" w:color="auto"/>
            <w:bottom w:val="none" w:sz="0" w:space="0" w:color="auto"/>
            <w:right w:val="none" w:sz="0" w:space="0" w:color="auto"/>
          </w:divBdr>
        </w:div>
        <w:div w:id="1621107288">
          <w:marLeft w:val="1800"/>
          <w:marRight w:val="0"/>
          <w:marTop w:val="53"/>
          <w:marBottom w:val="0"/>
          <w:divBdr>
            <w:top w:val="none" w:sz="0" w:space="0" w:color="auto"/>
            <w:left w:val="none" w:sz="0" w:space="0" w:color="auto"/>
            <w:bottom w:val="none" w:sz="0" w:space="0" w:color="auto"/>
            <w:right w:val="none" w:sz="0" w:space="0" w:color="auto"/>
          </w:divBdr>
        </w:div>
        <w:div w:id="1675067360">
          <w:marLeft w:val="1166"/>
          <w:marRight w:val="0"/>
          <w:marTop w:val="62"/>
          <w:marBottom w:val="0"/>
          <w:divBdr>
            <w:top w:val="none" w:sz="0" w:space="0" w:color="auto"/>
            <w:left w:val="none" w:sz="0" w:space="0" w:color="auto"/>
            <w:bottom w:val="none" w:sz="0" w:space="0" w:color="auto"/>
            <w:right w:val="none" w:sz="0" w:space="0" w:color="auto"/>
          </w:divBdr>
        </w:div>
        <w:div w:id="1688099109">
          <w:marLeft w:val="1800"/>
          <w:marRight w:val="0"/>
          <w:marTop w:val="53"/>
          <w:marBottom w:val="0"/>
          <w:divBdr>
            <w:top w:val="none" w:sz="0" w:space="0" w:color="auto"/>
            <w:left w:val="none" w:sz="0" w:space="0" w:color="auto"/>
            <w:bottom w:val="none" w:sz="0" w:space="0" w:color="auto"/>
            <w:right w:val="none" w:sz="0" w:space="0" w:color="auto"/>
          </w:divBdr>
        </w:div>
        <w:div w:id="1845632110">
          <w:marLeft w:val="1166"/>
          <w:marRight w:val="0"/>
          <w:marTop w:val="62"/>
          <w:marBottom w:val="0"/>
          <w:divBdr>
            <w:top w:val="none" w:sz="0" w:space="0" w:color="auto"/>
            <w:left w:val="none" w:sz="0" w:space="0" w:color="auto"/>
            <w:bottom w:val="none" w:sz="0" w:space="0" w:color="auto"/>
            <w:right w:val="none" w:sz="0" w:space="0" w:color="auto"/>
          </w:divBdr>
        </w:div>
        <w:div w:id="2008360209">
          <w:marLeft w:val="1166"/>
          <w:marRight w:val="0"/>
          <w:marTop w:val="62"/>
          <w:marBottom w:val="0"/>
          <w:divBdr>
            <w:top w:val="none" w:sz="0" w:space="0" w:color="auto"/>
            <w:left w:val="none" w:sz="0" w:space="0" w:color="auto"/>
            <w:bottom w:val="none" w:sz="0" w:space="0" w:color="auto"/>
            <w:right w:val="none" w:sz="0" w:space="0" w:color="auto"/>
          </w:divBdr>
        </w:div>
      </w:divsChild>
    </w:div>
    <w:div w:id="231354636">
      <w:bodyDiv w:val="1"/>
      <w:marLeft w:val="0"/>
      <w:marRight w:val="0"/>
      <w:marTop w:val="0"/>
      <w:marBottom w:val="0"/>
      <w:divBdr>
        <w:top w:val="none" w:sz="0" w:space="0" w:color="auto"/>
        <w:left w:val="none" w:sz="0" w:space="0" w:color="auto"/>
        <w:bottom w:val="none" w:sz="0" w:space="0" w:color="auto"/>
        <w:right w:val="none" w:sz="0" w:space="0" w:color="auto"/>
      </w:divBdr>
    </w:div>
    <w:div w:id="232008426">
      <w:bodyDiv w:val="1"/>
      <w:marLeft w:val="0"/>
      <w:marRight w:val="0"/>
      <w:marTop w:val="0"/>
      <w:marBottom w:val="0"/>
      <w:divBdr>
        <w:top w:val="none" w:sz="0" w:space="0" w:color="auto"/>
        <w:left w:val="none" w:sz="0" w:space="0" w:color="auto"/>
        <w:bottom w:val="none" w:sz="0" w:space="0" w:color="auto"/>
        <w:right w:val="none" w:sz="0" w:space="0" w:color="auto"/>
      </w:divBdr>
      <w:divsChild>
        <w:div w:id="999845129">
          <w:marLeft w:val="0"/>
          <w:marRight w:val="0"/>
          <w:marTop w:val="0"/>
          <w:marBottom w:val="0"/>
          <w:divBdr>
            <w:top w:val="none" w:sz="0" w:space="0" w:color="auto"/>
            <w:left w:val="none" w:sz="0" w:space="0" w:color="auto"/>
            <w:bottom w:val="none" w:sz="0" w:space="0" w:color="auto"/>
            <w:right w:val="none" w:sz="0" w:space="0" w:color="auto"/>
          </w:divBdr>
          <w:divsChild>
            <w:div w:id="319577577">
              <w:marLeft w:val="0"/>
              <w:marRight w:val="0"/>
              <w:marTop w:val="0"/>
              <w:marBottom w:val="0"/>
              <w:divBdr>
                <w:top w:val="none" w:sz="0" w:space="0" w:color="auto"/>
                <w:left w:val="none" w:sz="0" w:space="0" w:color="auto"/>
                <w:bottom w:val="none" w:sz="0" w:space="0" w:color="auto"/>
                <w:right w:val="none" w:sz="0" w:space="0" w:color="auto"/>
              </w:divBdr>
            </w:div>
            <w:div w:id="830220835">
              <w:marLeft w:val="0"/>
              <w:marRight w:val="0"/>
              <w:marTop w:val="0"/>
              <w:marBottom w:val="0"/>
              <w:divBdr>
                <w:top w:val="none" w:sz="0" w:space="0" w:color="auto"/>
                <w:left w:val="none" w:sz="0" w:space="0" w:color="auto"/>
                <w:bottom w:val="none" w:sz="0" w:space="0" w:color="auto"/>
                <w:right w:val="none" w:sz="0" w:space="0" w:color="auto"/>
              </w:divBdr>
            </w:div>
            <w:div w:id="16980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3610">
      <w:bodyDiv w:val="1"/>
      <w:marLeft w:val="0"/>
      <w:marRight w:val="0"/>
      <w:marTop w:val="0"/>
      <w:marBottom w:val="0"/>
      <w:divBdr>
        <w:top w:val="none" w:sz="0" w:space="0" w:color="auto"/>
        <w:left w:val="none" w:sz="0" w:space="0" w:color="auto"/>
        <w:bottom w:val="none" w:sz="0" w:space="0" w:color="auto"/>
        <w:right w:val="none" w:sz="0" w:space="0" w:color="auto"/>
      </w:divBdr>
    </w:div>
    <w:div w:id="232744496">
      <w:bodyDiv w:val="1"/>
      <w:marLeft w:val="0"/>
      <w:marRight w:val="0"/>
      <w:marTop w:val="0"/>
      <w:marBottom w:val="0"/>
      <w:divBdr>
        <w:top w:val="none" w:sz="0" w:space="0" w:color="auto"/>
        <w:left w:val="none" w:sz="0" w:space="0" w:color="auto"/>
        <w:bottom w:val="none" w:sz="0" w:space="0" w:color="auto"/>
        <w:right w:val="none" w:sz="0" w:space="0" w:color="auto"/>
      </w:divBdr>
      <w:divsChild>
        <w:div w:id="1316951469">
          <w:marLeft w:val="0"/>
          <w:marRight w:val="0"/>
          <w:marTop w:val="0"/>
          <w:marBottom w:val="0"/>
          <w:divBdr>
            <w:top w:val="none" w:sz="0" w:space="0" w:color="auto"/>
            <w:left w:val="none" w:sz="0" w:space="0" w:color="auto"/>
            <w:bottom w:val="none" w:sz="0" w:space="0" w:color="auto"/>
            <w:right w:val="none" w:sz="0" w:space="0" w:color="auto"/>
          </w:divBdr>
          <w:divsChild>
            <w:div w:id="17633572">
              <w:marLeft w:val="0"/>
              <w:marRight w:val="0"/>
              <w:marTop w:val="0"/>
              <w:marBottom w:val="0"/>
              <w:divBdr>
                <w:top w:val="none" w:sz="0" w:space="0" w:color="auto"/>
                <w:left w:val="none" w:sz="0" w:space="0" w:color="auto"/>
                <w:bottom w:val="none" w:sz="0" w:space="0" w:color="auto"/>
                <w:right w:val="none" w:sz="0" w:space="0" w:color="auto"/>
              </w:divBdr>
            </w:div>
            <w:div w:id="357584346">
              <w:marLeft w:val="0"/>
              <w:marRight w:val="0"/>
              <w:marTop w:val="0"/>
              <w:marBottom w:val="0"/>
              <w:divBdr>
                <w:top w:val="none" w:sz="0" w:space="0" w:color="auto"/>
                <w:left w:val="none" w:sz="0" w:space="0" w:color="auto"/>
                <w:bottom w:val="none" w:sz="0" w:space="0" w:color="auto"/>
                <w:right w:val="none" w:sz="0" w:space="0" w:color="auto"/>
              </w:divBdr>
            </w:div>
            <w:div w:id="370804259">
              <w:marLeft w:val="0"/>
              <w:marRight w:val="0"/>
              <w:marTop w:val="0"/>
              <w:marBottom w:val="0"/>
              <w:divBdr>
                <w:top w:val="none" w:sz="0" w:space="0" w:color="auto"/>
                <w:left w:val="none" w:sz="0" w:space="0" w:color="auto"/>
                <w:bottom w:val="none" w:sz="0" w:space="0" w:color="auto"/>
                <w:right w:val="none" w:sz="0" w:space="0" w:color="auto"/>
              </w:divBdr>
            </w:div>
            <w:div w:id="1042750239">
              <w:marLeft w:val="0"/>
              <w:marRight w:val="0"/>
              <w:marTop w:val="0"/>
              <w:marBottom w:val="0"/>
              <w:divBdr>
                <w:top w:val="none" w:sz="0" w:space="0" w:color="auto"/>
                <w:left w:val="none" w:sz="0" w:space="0" w:color="auto"/>
                <w:bottom w:val="none" w:sz="0" w:space="0" w:color="auto"/>
                <w:right w:val="none" w:sz="0" w:space="0" w:color="auto"/>
              </w:divBdr>
            </w:div>
            <w:div w:id="1331711881">
              <w:marLeft w:val="0"/>
              <w:marRight w:val="0"/>
              <w:marTop w:val="0"/>
              <w:marBottom w:val="0"/>
              <w:divBdr>
                <w:top w:val="none" w:sz="0" w:space="0" w:color="auto"/>
                <w:left w:val="none" w:sz="0" w:space="0" w:color="auto"/>
                <w:bottom w:val="none" w:sz="0" w:space="0" w:color="auto"/>
                <w:right w:val="none" w:sz="0" w:space="0" w:color="auto"/>
              </w:divBdr>
            </w:div>
            <w:div w:id="1340818090">
              <w:marLeft w:val="0"/>
              <w:marRight w:val="0"/>
              <w:marTop w:val="0"/>
              <w:marBottom w:val="0"/>
              <w:divBdr>
                <w:top w:val="none" w:sz="0" w:space="0" w:color="auto"/>
                <w:left w:val="none" w:sz="0" w:space="0" w:color="auto"/>
                <w:bottom w:val="none" w:sz="0" w:space="0" w:color="auto"/>
                <w:right w:val="none" w:sz="0" w:space="0" w:color="auto"/>
              </w:divBdr>
            </w:div>
            <w:div w:id="1498032984">
              <w:marLeft w:val="0"/>
              <w:marRight w:val="0"/>
              <w:marTop w:val="0"/>
              <w:marBottom w:val="0"/>
              <w:divBdr>
                <w:top w:val="none" w:sz="0" w:space="0" w:color="auto"/>
                <w:left w:val="none" w:sz="0" w:space="0" w:color="auto"/>
                <w:bottom w:val="none" w:sz="0" w:space="0" w:color="auto"/>
                <w:right w:val="none" w:sz="0" w:space="0" w:color="auto"/>
              </w:divBdr>
            </w:div>
            <w:div w:id="1602059294">
              <w:marLeft w:val="0"/>
              <w:marRight w:val="0"/>
              <w:marTop w:val="0"/>
              <w:marBottom w:val="0"/>
              <w:divBdr>
                <w:top w:val="none" w:sz="0" w:space="0" w:color="auto"/>
                <w:left w:val="none" w:sz="0" w:space="0" w:color="auto"/>
                <w:bottom w:val="none" w:sz="0" w:space="0" w:color="auto"/>
                <w:right w:val="none" w:sz="0" w:space="0" w:color="auto"/>
              </w:divBdr>
            </w:div>
            <w:div w:id="1635477528">
              <w:marLeft w:val="0"/>
              <w:marRight w:val="0"/>
              <w:marTop w:val="0"/>
              <w:marBottom w:val="0"/>
              <w:divBdr>
                <w:top w:val="none" w:sz="0" w:space="0" w:color="auto"/>
                <w:left w:val="none" w:sz="0" w:space="0" w:color="auto"/>
                <w:bottom w:val="none" w:sz="0" w:space="0" w:color="auto"/>
                <w:right w:val="none" w:sz="0" w:space="0" w:color="auto"/>
              </w:divBdr>
            </w:div>
            <w:div w:id="1867863969">
              <w:marLeft w:val="0"/>
              <w:marRight w:val="0"/>
              <w:marTop w:val="0"/>
              <w:marBottom w:val="0"/>
              <w:divBdr>
                <w:top w:val="none" w:sz="0" w:space="0" w:color="auto"/>
                <w:left w:val="none" w:sz="0" w:space="0" w:color="auto"/>
                <w:bottom w:val="none" w:sz="0" w:space="0" w:color="auto"/>
                <w:right w:val="none" w:sz="0" w:space="0" w:color="auto"/>
              </w:divBdr>
            </w:div>
            <w:div w:id="1992562722">
              <w:marLeft w:val="0"/>
              <w:marRight w:val="0"/>
              <w:marTop w:val="0"/>
              <w:marBottom w:val="0"/>
              <w:divBdr>
                <w:top w:val="none" w:sz="0" w:space="0" w:color="auto"/>
                <w:left w:val="none" w:sz="0" w:space="0" w:color="auto"/>
                <w:bottom w:val="none" w:sz="0" w:space="0" w:color="auto"/>
                <w:right w:val="none" w:sz="0" w:space="0" w:color="auto"/>
              </w:divBdr>
            </w:div>
            <w:div w:id="21140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76987">
      <w:bodyDiv w:val="1"/>
      <w:marLeft w:val="0"/>
      <w:marRight w:val="0"/>
      <w:marTop w:val="0"/>
      <w:marBottom w:val="0"/>
      <w:divBdr>
        <w:top w:val="none" w:sz="0" w:space="0" w:color="auto"/>
        <w:left w:val="none" w:sz="0" w:space="0" w:color="auto"/>
        <w:bottom w:val="none" w:sz="0" w:space="0" w:color="auto"/>
        <w:right w:val="none" w:sz="0" w:space="0" w:color="auto"/>
      </w:divBdr>
    </w:div>
    <w:div w:id="234441678">
      <w:bodyDiv w:val="1"/>
      <w:marLeft w:val="0"/>
      <w:marRight w:val="0"/>
      <w:marTop w:val="0"/>
      <w:marBottom w:val="0"/>
      <w:divBdr>
        <w:top w:val="none" w:sz="0" w:space="0" w:color="auto"/>
        <w:left w:val="none" w:sz="0" w:space="0" w:color="auto"/>
        <w:bottom w:val="none" w:sz="0" w:space="0" w:color="auto"/>
        <w:right w:val="none" w:sz="0" w:space="0" w:color="auto"/>
      </w:divBdr>
    </w:div>
    <w:div w:id="234559886">
      <w:bodyDiv w:val="1"/>
      <w:marLeft w:val="0"/>
      <w:marRight w:val="0"/>
      <w:marTop w:val="0"/>
      <w:marBottom w:val="0"/>
      <w:divBdr>
        <w:top w:val="none" w:sz="0" w:space="0" w:color="auto"/>
        <w:left w:val="none" w:sz="0" w:space="0" w:color="auto"/>
        <w:bottom w:val="none" w:sz="0" w:space="0" w:color="auto"/>
        <w:right w:val="none" w:sz="0" w:space="0" w:color="auto"/>
      </w:divBdr>
      <w:divsChild>
        <w:div w:id="343288050">
          <w:marLeft w:val="1166"/>
          <w:marRight w:val="0"/>
          <w:marTop w:val="115"/>
          <w:marBottom w:val="0"/>
          <w:divBdr>
            <w:top w:val="none" w:sz="0" w:space="0" w:color="auto"/>
            <w:left w:val="none" w:sz="0" w:space="0" w:color="auto"/>
            <w:bottom w:val="none" w:sz="0" w:space="0" w:color="auto"/>
            <w:right w:val="none" w:sz="0" w:space="0" w:color="auto"/>
          </w:divBdr>
        </w:div>
        <w:div w:id="1132789917">
          <w:marLeft w:val="1166"/>
          <w:marRight w:val="0"/>
          <w:marTop w:val="115"/>
          <w:marBottom w:val="0"/>
          <w:divBdr>
            <w:top w:val="none" w:sz="0" w:space="0" w:color="auto"/>
            <w:left w:val="none" w:sz="0" w:space="0" w:color="auto"/>
            <w:bottom w:val="none" w:sz="0" w:space="0" w:color="auto"/>
            <w:right w:val="none" w:sz="0" w:space="0" w:color="auto"/>
          </w:divBdr>
        </w:div>
        <w:div w:id="1471898601">
          <w:marLeft w:val="547"/>
          <w:marRight w:val="0"/>
          <w:marTop w:val="134"/>
          <w:marBottom w:val="0"/>
          <w:divBdr>
            <w:top w:val="none" w:sz="0" w:space="0" w:color="auto"/>
            <w:left w:val="none" w:sz="0" w:space="0" w:color="auto"/>
            <w:bottom w:val="none" w:sz="0" w:space="0" w:color="auto"/>
            <w:right w:val="none" w:sz="0" w:space="0" w:color="auto"/>
          </w:divBdr>
        </w:div>
        <w:div w:id="1660572175">
          <w:marLeft w:val="547"/>
          <w:marRight w:val="0"/>
          <w:marTop w:val="134"/>
          <w:marBottom w:val="0"/>
          <w:divBdr>
            <w:top w:val="none" w:sz="0" w:space="0" w:color="auto"/>
            <w:left w:val="none" w:sz="0" w:space="0" w:color="auto"/>
            <w:bottom w:val="none" w:sz="0" w:space="0" w:color="auto"/>
            <w:right w:val="none" w:sz="0" w:space="0" w:color="auto"/>
          </w:divBdr>
        </w:div>
        <w:div w:id="1752459708">
          <w:marLeft w:val="1166"/>
          <w:marRight w:val="0"/>
          <w:marTop w:val="115"/>
          <w:marBottom w:val="0"/>
          <w:divBdr>
            <w:top w:val="none" w:sz="0" w:space="0" w:color="auto"/>
            <w:left w:val="none" w:sz="0" w:space="0" w:color="auto"/>
            <w:bottom w:val="none" w:sz="0" w:space="0" w:color="auto"/>
            <w:right w:val="none" w:sz="0" w:space="0" w:color="auto"/>
          </w:divBdr>
        </w:div>
        <w:div w:id="1779332482">
          <w:marLeft w:val="1166"/>
          <w:marRight w:val="0"/>
          <w:marTop w:val="115"/>
          <w:marBottom w:val="0"/>
          <w:divBdr>
            <w:top w:val="none" w:sz="0" w:space="0" w:color="auto"/>
            <w:left w:val="none" w:sz="0" w:space="0" w:color="auto"/>
            <w:bottom w:val="none" w:sz="0" w:space="0" w:color="auto"/>
            <w:right w:val="none" w:sz="0" w:space="0" w:color="auto"/>
          </w:divBdr>
        </w:div>
      </w:divsChild>
    </w:div>
    <w:div w:id="234975107">
      <w:bodyDiv w:val="1"/>
      <w:marLeft w:val="0"/>
      <w:marRight w:val="0"/>
      <w:marTop w:val="0"/>
      <w:marBottom w:val="0"/>
      <w:divBdr>
        <w:top w:val="none" w:sz="0" w:space="0" w:color="auto"/>
        <w:left w:val="none" w:sz="0" w:space="0" w:color="auto"/>
        <w:bottom w:val="none" w:sz="0" w:space="0" w:color="auto"/>
        <w:right w:val="none" w:sz="0" w:space="0" w:color="auto"/>
      </w:divBdr>
      <w:divsChild>
        <w:div w:id="214048931">
          <w:marLeft w:val="547"/>
          <w:marRight w:val="0"/>
          <w:marTop w:val="130"/>
          <w:marBottom w:val="0"/>
          <w:divBdr>
            <w:top w:val="none" w:sz="0" w:space="0" w:color="auto"/>
            <w:left w:val="none" w:sz="0" w:space="0" w:color="auto"/>
            <w:bottom w:val="none" w:sz="0" w:space="0" w:color="auto"/>
            <w:right w:val="none" w:sz="0" w:space="0" w:color="auto"/>
          </w:divBdr>
        </w:div>
        <w:div w:id="741175046">
          <w:marLeft w:val="1166"/>
          <w:marRight w:val="0"/>
          <w:marTop w:val="96"/>
          <w:marBottom w:val="0"/>
          <w:divBdr>
            <w:top w:val="none" w:sz="0" w:space="0" w:color="auto"/>
            <w:left w:val="none" w:sz="0" w:space="0" w:color="auto"/>
            <w:bottom w:val="none" w:sz="0" w:space="0" w:color="auto"/>
            <w:right w:val="none" w:sz="0" w:space="0" w:color="auto"/>
          </w:divBdr>
        </w:div>
        <w:div w:id="840244608">
          <w:marLeft w:val="1166"/>
          <w:marRight w:val="0"/>
          <w:marTop w:val="96"/>
          <w:marBottom w:val="0"/>
          <w:divBdr>
            <w:top w:val="none" w:sz="0" w:space="0" w:color="auto"/>
            <w:left w:val="none" w:sz="0" w:space="0" w:color="auto"/>
            <w:bottom w:val="none" w:sz="0" w:space="0" w:color="auto"/>
            <w:right w:val="none" w:sz="0" w:space="0" w:color="auto"/>
          </w:divBdr>
        </w:div>
        <w:div w:id="934167434">
          <w:marLeft w:val="547"/>
          <w:marRight w:val="0"/>
          <w:marTop w:val="115"/>
          <w:marBottom w:val="0"/>
          <w:divBdr>
            <w:top w:val="none" w:sz="0" w:space="0" w:color="auto"/>
            <w:left w:val="none" w:sz="0" w:space="0" w:color="auto"/>
            <w:bottom w:val="none" w:sz="0" w:space="0" w:color="auto"/>
            <w:right w:val="none" w:sz="0" w:space="0" w:color="auto"/>
          </w:divBdr>
        </w:div>
        <w:div w:id="1342661513">
          <w:marLeft w:val="1166"/>
          <w:marRight w:val="0"/>
          <w:marTop w:val="96"/>
          <w:marBottom w:val="0"/>
          <w:divBdr>
            <w:top w:val="none" w:sz="0" w:space="0" w:color="auto"/>
            <w:left w:val="none" w:sz="0" w:space="0" w:color="auto"/>
            <w:bottom w:val="none" w:sz="0" w:space="0" w:color="auto"/>
            <w:right w:val="none" w:sz="0" w:space="0" w:color="auto"/>
          </w:divBdr>
        </w:div>
        <w:div w:id="1510294202">
          <w:marLeft w:val="547"/>
          <w:marRight w:val="0"/>
          <w:marTop w:val="115"/>
          <w:marBottom w:val="0"/>
          <w:divBdr>
            <w:top w:val="none" w:sz="0" w:space="0" w:color="auto"/>
            <w:left w:val="none" w:sz="0" w:space="0" w:color="auto"/>
            <w:bottom w:val="none" w:sz="0" w:space="0" w:color="auto"/>
            <w:right w:val="none" w:sz="0" w:space="0" w:color="auto"/>
          </w:divBdr>
        </w:div>
        <w:div w:id="1922332418">
          <w:marLeft w:val="1166"/>
          <w:marRight w:val="0"/>
          <w:marTop w:val="96"/>
          <w:marBottom w:val="0"/>
          <w:divBdr>
            <w:top w:val="none" w:sz="0" w:space="0" w:color="auto"/>
            <w:left w:val="none" w:sz="0" w:space="0" w:color="auto"/>
            <w:bottom w:val="none" w:sz="0" w:space="0" w:color="auto"/>
            <w:right w:val="none" w:sz="0" w:space="0" w:color="auto"/>
          </w:divBdr>
        </w:div>
        <w:div w:id="1968194448">
          <w:marLeft w:val="1166"/>
          <w:marRight w:val="0"/>
          <w:marTop w:val="96"/>
          <w:marBottom w:val="0"/>
          <w:divBdr>
            <w:top w:val="none" w:sz="0" w:space="0" w:color="auto"/>
            <w:left w:val="none" w:sz="0" w:space="0" w:color="auto"/>
            <w:bottom w:val="none" w:sz="0" w:space="0" w:color="auto"/>
            <w:right w:val="none" w:sz="0" w:space="0" w:color="auto"/>
          </w:divBdr>
        </w:div>
      </w:divsChild>
    </w:div>
    <w:div w:id="234977995">
      <w:bodyDiv w:val="1"/>
      <w:marLeft w:val="0"/>
      <w:marRight w:val="0"/>
      <w:marTop w:val="0"/>
      <w:marBottom w:val="0"/>
      <w:divBdr>
        <w:top w:val="none" w:sz="0" w:space="0" w:color="auto"/>
        <w:left w:val="none" w:sz="0" w:space="0" w:color="auto"/>
        <w:bottom w:val="none" w:sz="0" w:space="0" w:color="auto"/>
        <w:right w:val="none" w:sz="0" w:space="0" w:color="auto"/>
      </w:divBdr>
    </w:div>
    <w:div w:id="235212851">
      <w:bodyDiv w:val="1"/>
      <w:marLeft w:val="0"/>
      <w:marRight w:val="0"/>
      <w:marTop w:val="0"/>
      <w:marBottom w:val="0"/>
      <w:divBdr>
        <w:top w:val="none" w:sz="0" w:space="0" w:color="auto"/>
        <w:left w:val="none" w:sz="0" w:space="0" w:color="auto"/>
        <w:bottom w:val="none" w:sz="0" w:space="0" w:color="auto"/>
        <w:right w:val="none" w:sz="0" w:space="0" w:color="auto"/>
      </w:divBdr>
      <w:divsChild>
        <w:div w:id="12926821">
          <w:marLeft w:val="1166"/>
          <w:marRight w:val="0"/>
          <w:marTop w:val="96"/>
          <w:marBottom w:val="0"/>
          <w:divBdr>
            <w:top w:val="none" w:sz="0" w:space="0" w:color="auto"/>
            <w:left w:val="none" w:sz="0" w:space="0" w:color="auto"/>
            <w:bottom w:val="none" w:sz="0" w:space="0" w:color="auto"/>
            <w:right w:val="none" w:sz="0" w:space="0" w:color="auto"/>
          </w:divBdr>
        </w:div>
        <w:div w:id="74595742">
          <w:marLeft w:val="1166"/>
          <w:marRight w:val="0"/>
          <w:marTop w:val="96"/>
          <w:marBottom w:val="0"/>
          <w:divBdr>
            <w:top w:val="none" w:sz="0" w:space="0" w:color="auto"/>
            <w:left w:val="none" w:sz="0" w:space="0" w:color="auto"/>
            <w:bottom w:val="none" w:sz="0" w:space="0" w:color="auto"/>
            <w:right w:val="none" w:sz="0" w:space="0" w:color="auto"/>
          </w:divBdr>
        </w:div>
        <w:div w:id="387805372">
          <w:marLeft w:val="547"/>
          <w:marRight w:val="0"/>
          <w:marTop w:val="115"/>
          <w:marBottom w:val="0"/>
          <w:divBdr>
            <w:top w:val="none" w:sz="0" w:space="0" w:color="auto"/>
            <w:left w:val="none" w:sz="0" w:space="0" w:color="auto"/>
            <w:bottom w:val="none" w:sz="0" w:space="0" w:color="auto"/>
            <w:right w:val="none" w:sz="0" w:space="0" w:color="auto"/>
          </w:divBdr>
        </w:div>
        <w:div w:id="435518735">
          <w:marLeft w:val="1800"/>
          <w:marRight w:val="0"/>
          <w:marTop w:val="77"/>
          <w:marBottom w:val="0"/>
          <w:divBdr>
            <w:top w:val="none" w:sz="0" w:space="0" w:color="auto"/>
            <w:left w:val="none" w:sz="0" w:space="0" w:color="auto"/>
            <w:bottom w:val="none" w:sz="0" w:space="0" w:color="auto"/>
            <w:right w:val="none" w:sz="0" w:space="0" w:color="auto"/>
          </w:divBdr>
        </w:div>
        <w:div w:id="526875857">
          <w:marLeft w:val="1166"/>
          <w:marRight w:val="0"/>
          <w:marTop w:val="96"/>
          <w:marBottom w:val="0"/>
          <w:divBdr>
            <w:top w:val="none" w:sz="0" w:space="0" w:color="auto"/>
            <w:left w:val="none" w:sz="0" w:space="0" w:color="auto"/>
            <w:bottom w:val="none" w:sz="0" w:space="0" w:color="auto"/>
            <w:right w:val="none" w:sz="0" w:space="0" w:color="auto"/>
          </w:divBdr>
        </w:div>
        <w:div w:id="715542731">
          <w:marLeft w:val="547"/>
          <w:marRight w:val="0"/>
          <w:marTop w:val="115"/>
          <w:marBottom w:val="0"/>
          <w:divBdr>
            <w:top w:val="none" w:sz="0" w:space="0" w:color="auto"/>
            <w:left w:val="none" w:sz="0" w:space="0" w:color="auto"/>
            <w:bottom w:val="none" w:sz="0" w:space="0" w:color="auto"/>
            <w:right w:val="none" w:sz="0" w:space="0" w:color="auto"/>
          </w:divBdr>
        </w:div>
        <w:div w:id="748304667">
          <w:marLeft w:val="1800"/>
          <w:marRight w:val="0"/>
          <w:marTop w:val="77"/>
          <w:marBottom w:val="0"/>
          <w:divBdr>
            <w:top w:val="none" w:sz="0" w:space="0" w:color="auto"/>
            <w:left w:val="none" w:sz="0" w:space="0" w:color="auto"/>
            <w:bottom w:val="none" w:sz="0" w:space="0" w:color="auto"/>
            <w:right w:val="none" w:sz="0" w:space="0" w:color="auto"/>
          </w:divBdr>
        </w:div>
        <w:div w:id="850412268">
          <w:marLeft w:val="1166"/>
          <w:marRight w:val="0"/>
          <w:marTop w:val="96"/>
          <w:marBottom w:val="0"/>
          <w:divBdr>
            <w:top w:val="none" w:sz="0" w:space="0" w:color="auto"/>
            <w:left w:val="none" w:sz="0" w:space="0" w:color="auto"/>
            <w:bottom w:val="none" w:sz="0" w:space="0" w:color="auto"/>
            <w:right w:val="none" w:sz="0" w:space="0" w:color="auto"/>
          </w:divBdr>
        </w:div>
        <w:div w:id="1145778292">
          <w:marLeft w:val="1800"/>
          <w:marRight w:val="0"/>
          <w:marTop w:val="77"/>
          <w:marBottom w:val="0"/>
          <w:divBdr>
            <w:top w:val="none" w:sz="0" w:space="0" w:color="auto"/>
            <w:left w:val="none" w:sz="0" w:space="0" w:color="auto"/>
            <w:bottom w:val="none" w:sz="0" w:space="0" w:color="auto"/>
            <w:right w:val="none" w:sz="0" w:space="0" w:color="auto"/>
          </w:divBdr>
        </w:div>
        <w:div w:id="1539781761">
          <w:marLeft w:val="1800"/>
          <w:marRight w:val="0"/>
          <w:marTop w:val="77"/>
          <w:marBottom w:val="0"/>
          <w:divBdr>
            <w:top w:val="none" w:sz="0" w:space="0" w:color="auto"/>
            <w:left w:val="none" w:sz="0" w:space="0" w:color="auto"/>
            <w:bottom w:val="none" w:sz="0" w:space="0" w:color="auto"/>
            <w:right w:val="none" w:sz="0" w:space="0" w:color="auto"/>
          </w:divBdr>
        </w:div>
        <w:div w:id="1571888505">
          <w:marLeft w:val="547"/>
          <w:marRight w:val="0"/>
          <w:marTop w:val="115"/>
          <w:marBottom w:val="0"/>
          <w:divBdr>
            <w:top w:val="none" w:sz="0" w:space="0" w:color="auto"/>
            <w:left w:val="none" w:sz="0" w:space="0" w:color="auto"/>
            <w:bottom w:val="none" w:sz="0" w:space="0" w:color="auto"/>
            <w:right w:val="none" w:sz="0" w:space="0" w:color="auto"/>
          </w:divBdr>
        </w:div>
        <w:div w:id="2060545400">
          <w:marLeft w:val="1800"/>
          <w:marRight w:val="0"/>
          <w:marTop w:val="77"/>
          <w:marBottom w:val="0"/>
          <w:divBdr>
            <w:top w:val="none" w:sz="0" w:space="0" w:color="auto"/>
            <w:left w:val="none" w:sz="0" w:space="0" w:color="auto"/>
            <w:bottom w:val="none" w:sz="0" w:space="0" w:color="auto"/>
            <w:right w:val="none" w:sz="0" w:space="0" w:color="auto"/>
          </w:divBdr>
        </w:div>
      </w:divsChild>
    </w:div>
    <w:div w:id="235475825">
      <w:bodyDiv w:val="1"/>
      <w:marLeft w:val="0"/>
      <w:marRight w:val="0"/>
      <w:marTop w:val="0"/>
      <w:marBottom w:val="0"/>
      <w:divBdr>
        <w:top w:val="none" w:sz="0" w:space="0" w:color="auto"/>
        <w:left w:val="none" w:sz="0" w:space="0" w:color="auto"/>
        <w:bottom w:val="none" w:sz="0" w:space="0" w:color="auto"/>
        <w:right w:val="none" w:sz="0" w:space="0" w:color="auto"/>
      </w:divBdr>
    </w:div>
    <w:div w:id="235669556">
      <w:bodyDiv w:val="1"/>
      <w:marLeft w:val="0"/>
      <w:marRight w:val="0"/>
      <w:marTop w:val="0"/>
      <w:marBottom w:val="0"/>
      <w:divBdr>
        <w:top w:val="none" w:sz="0" w:space="0" w:color="auto"/>
        <w:left w:val="none" w:sz="0" w:space="0" w:color="auto"/>
        <w:bottom w:val="none" w:sz="0" w:space="0" w:color="auto"/>
        <w:right w:val="none" w:sz="0" w:space="0" w:color="auto"/>
      </w:divBdr>
    </w:div>
    <w:div w:id="236286914">
      <w:bodyDiv w:val="1"/>
      <w:marLeft w:val="0"/>
      <w:marRight w:val="0"/>
      <w:marTop w:val="0"/>
      <w:marBottom w:val="0"/>
      <w:divBdr>
        <w:top w:val="none" w:sz="0" w:space="0" w:color="auto"/>
        <w:left w:val="none" w:sz="0" w:space="0" w:color="auto"/>
        <w:bottom w:val="none" w:sz="0" w:space="0" w:color="auto"/>
        <w:right w:val="none" w:sz="0" w:space="0" w:color="auto"/>
      </w:divBdr>
      <w:divsChild>
        <w:div w:id="648050547">
          <w:marLeft w:val="1080"/>
          <w:marRight w:val="0"/>
          <w:marTop w:val="100"/>
          <w:marBottom w:val="0"/>
          <w:divBdr>
            <w:top w:val="none" w:sz="0" w:space="0" w:color="auto"/>
            <w:left w:val="none" w:sz="0" w:space="0" w:color="auto"/>
            <w:bottom w:val="none" w:sz="0" w:space="0" w:color="auto"/>
            <w:right w:val="none" w:sz="0" w:space="0" w:color="auto"/>
          </w:divBdr>
        </w:div>
        <w:div w:id="704257448">
          <w:marLeft w:val="360"/>
          <w:marRight w:val="0"/>
          <w:marTop w:val="200"/>
          <w:marBottom w:val="0"/>
          <w:divBdr>
            <w:top w:val="none" w:sz="0" w:space="0" w:color="auto"/>
            <w:left w:val="none" w:sz="0" w:space="0" w:color="auto"/>
            <w:bottom w:val="none" w:sz="0" w:space="0" w:color="auto"/>
            <w:right w:val="none" w:sz="0" w:space="0" w:color="auto"/>
          </w:divBdr>
        </w:div>
        <w:div w:id="1523127057">
          <w:marLeft w:val="360"/>
          <w:marRight w:val="0"/>
          <w:marTop w:val="200"/>
          <w:marBottom w:val="0"/>
          <w:divBdr>
            <w:top w:val="none" w:sz="0" w:space="0" w:color="auto"/>
            <w:left w:val="none" w:sz="0" w:space="0" w:color="auto"/>
            <w:bottom w:val="none" w:sz="0" w:space="0" w:color="auto"/>
            <w:right w:val="none" w:sz="0" w:space="0" w:color="auto"/>
          </w:divBdr>
        </w:div>
        <w:div w:id="1563637099">
          <w:marLeft w:val="1080"/>
          <w:marRight w:val="0"/>
          <w:marTop w:val="100"/>
          <w:marBottom w:val="0"/>
          <w:divBdr>
            <w:top w:val="none" w:sz="0" w:space="0" w:color="auto"/>
            <w:left w:val="none" w:sz="0" w:space="0" w:color="auto"/>
            <w:bottom w:val="none" w:sz="0" w:space="0" w:color="auto"/>
            <w:right w:val="none" w:sz="0" w:space="0" w:color="auto"/>
          </w:divBdr>
        </w:div>
        <w:div w:id="1673025643">
          <w:marLeft w:val="360"/>
          <w:marRight w:val="0"/>
          <w:marTop w:val="200"/>
          <w:marBottom w:val="0"/>
          <w:divBdr>
            <w:top w:val="none" w:sz="0" w:space="0" w:color="auto"/>
            <w:left w:val="none" w:sz="0" w:space="0" w:color="auto"/>
            <w:bottom w:val="none" w:sz="0" w:space="0" w:color="auto"/>
            <w:right w:val="none" w:sz="0" w:space="0" w:color="auto"/>
          </w:divBdr>
        </w:div>
      </w:divsChild>
    </w:div>
    <w:div w:id="239875944">
      <w:bodyDiv w:val="1"/>
      <w:marLeft w:val="0"/>
      <w:marRight w:val="0"/>
      <w:marTop w:val="0"/>
      <w:marBottom w:val="0"/>
      <w:divBdr>
        <w:top w:val="none" w:sz="0" w:space="0" w:color="auto"/>
        <w:left w:val="none" w:sz="0" w:space="0" w:color="auto"/>
        <w:bottom w:val="none" w:sz="0" w:space="0" w:color="auto"/>
        <w:right w:val="none" w:sz="0" w:space="0" w:color="auto"/>
      </w:divBdr>
    </w:div>
    <w:div w:id="240526830">
      <w:bodyDiv w:val="1"/>
      <w:marLeft w:val="0"/>
      <w:marRight w:val="0"/>
      <w:marTop w:val="0"/>
      <w:marBottom w:val="0"/>
      <w:divBdr>
        <w:top w:val="none" w:sz="0" w:space="0" w:color="auto"/>
        <w:left w:val="none" w:sz="0" w:space="0" w:color="auto"/>
        <w:bottom w:val="none" w:sz="0" w:space="0" w:color="auto"/>
        <w:right w:val="none" w:sz="0" w:space="0" w:color="auto"/>
      </w:divBdr>
      <w:divsChild>
        <w:div w:id="948314321">
          <w:marLeft w:val="547"/>
          <w:marRight w:val="0"/>
          <w:marTop w:val="115"/>
          <w:marBottom w:val="0"/>
          <w:divBdr>
            <w:top w:val="none" w:sz="0" w:space="0" w:color="auto"/>
            <w:left w:val="none" w:sz="0" w:space="0" w:color="auto"/>
            <w:bottom w:val="none" w:sz="0" w:space="0" w:color="auto"/>
            <w:right w:val="none" w:sz="0" w:space="0" w:color="auto"/>
          </w:divBdr>
        </w:div>
      </w:divsChild>
    </w:div>
    <w:div w:id="241260560">
      <w:bodyDiv w:val="1"/>
      <w:marLeft w:val="0"/>
      <w:marRight w:val="0"/>
      <w:marTop w:val="0"/>
      <w:marBottom w:val="0"/>
      <w:divBdr>
        <w:top w:val="none" w:sz="0" w:space="0" w:color="auto"/>
        <w:left w:val="none" w:sz="0" w:space="0" w:color="auto"/>
        <w:bottom w:val="none" w:sz="0" w:space="0" w:color="auto"/>
        <w:right w:val="none" w:sz="0" w:space="0" w:color="auto"/>
      </w:divBdr>
      <w:divsChild>
        <w:div w:id="67773892">
          <w:marLeft w:val="1800"/>
          <w:marRight w:val="0"/>
          <w:marTop w:val="115"/>
          <w:marBottom w:val="0"/>
          <w:divBdr>
            <w:top w:val="none" w:sz="0" w:space="0" w:color="auto"/>
            <w:left w:val="none" w:sz="0" w:space="0" w:color="auto"/>
            <w:bottom w:val="none" w:sz="0" w:space="0" w:color="auto"/>
            <w:right w:val="none" w:sz="0" w:space="0" w:color="auto"/>
          </w:divBdr>
        </w:div>
        <w:div w:id="146095399">
          <w:marLeft w:val="1166"/>
          <w:marRight w:val="0"/>
          <w:marTop w:val="134"/>
          <w:marBottom w:val="0"/>
          <w:divBdr>
            <w:top w:val="none" w:sz="0" w:space="0" w:color="auto"/>
            <w:left w:val="none" w:sz="0" w:space="0" w:color="auto"/>
            <w:bottom w:val="none" w:sz="0" w:space="0" w:color="auto"/>
            <w:right w:val="none" w:sz="0" w:space="0" w:color="auto"/>
          </w:divBdr>
        </w:div>
        <w:div w:id="778570318">
          <w:marLeft w:val="547"/>
          <w:marRight w:val="0"/>
          <w:marTop w:val="134"/>
          <w:marBottom w:val="0"/>
          <w:divBdr>
            <w:top w:val="none" w:sz="0" w:space="0" w:color="auto"/>
            <w:left w:val="none" w:sz="0" w:space="0" w:color="auto"/>
            <w:bottom w:val="none" w:sz="0" w:space="0" w:color="auto"/>
            <w:right w:val="none" w:sz="0" w:space="0" w:color="auto"/>
          </w:divBdr>
        </w:div>
        <w:div w:id="1761637474">
          <w:marLeft w:val="1166"/>
          <w:marRight w:val="0"/>
          <w:marTop w:val="134"/>
          <w:marBottom w:val="0"/>
          <w:divBdr>
            <w:top w:val="none" w:sz="0" w:space="0" w:color="auto"/>
            <w:left w:val="none" w:sz="0" w:space="0" w:color="auto"/>
            <w:bottom w:val="none" w:sz="0" w:space="0" w:color="auto"/>
            <w:right w:val="none" w:sz="0" w:space="0" w:color="auto"/>
          </w:divBdr>
        </w:div>
      </w:divsChild>
    </w:div>
    <w:div w:id="242225170">
      <w:bodyDiv w:val="1"/>
      <w:marLeft w:val="0"/>
      <w:marRight w:val="0"/>
      <w:marTop w:val="0"/>
      <w:marBottom w:val="0"/>
      <w:divBdr>
        <w:top w:val="none" w:sz="0" w:space="0" w:color="auto"/>
        <w:left w:val="none" w:sz="0" w:space="0" w:color="auto"/>
        <w:bottom w:val="none" w:sz="0" w:space="0" w:color="auto"/>
        <w:right w:val="none" w:sz="0" w:space="0" w:color="auto"/>
      </w:divBdr>
    </w:div>
    <w:div w:id="244263504">
      <w:bodyDiv w:val="1"/>
      <w:marLeft w:val="0"/>
      <w:marRight w:val="0"/>
      <w:marTop w:val="0"/>
      <w:marBottom w:val="0"/>
      <w:divBdr>
        <w:top w:val="none" w:sz="0" w:space="0" w:color="auto"/>
        <w:left w:val="none" w:sz="0" w:space="0" w:color="auto"/>
        <w:bottom w:val="none" w:sz="0" w:space="0" w:color="auto"/>
        <w:right w:val="none" w:sz="0" w:space="0" w:color="auto"/>
      </w:divBdr>
    </w:div>
    <w:div w:id="244612362">
      <w:bodyDiv w:val="1"/>
      <w:marLeft w:val="0"/>
      <w:marRight w:val="0"/>
      <w:marTop w:val="0"/>
      <w:marBottom w:val="0"/>
      <w:divBdr>
        <w:top w:val="none" w:sz="0" w:space="0" w:color="auto"/>
        <w:left w:val="none" w:sz="0" w:space="0" w:color="auto"/>
        <w:bottom w:val="none" w:sz="0" w:space="0" w:color="auto"/>
        <w:right w:val="none" w:sz="0" w:space="0" w:color="auto"/>
      </w:divBdr>
    </w:div>
    <w:div w:id="247738349">
      <w:bodyDiv w:val="1"/>
      <w:marLeft w:val="0"/>
      <w:marRight w:val="0"/>
      <w:marTop w:val="0"/>
      <w:marBottom w:val="0"/>
      <w:divBdr>
        <w:top w:val="none" w:sz="0" w:space="0" w:color="auto"/>
        <w:left w:val="none" w:sz="0" w:space="0" w:color="auto"/>
        <w:bottom w:val="none" w:sz="0" w:space="0" w:color="auto"/>
        <w:right w:val="none" w:sz="0" w:space="0" w:color="auto"/>
      </w:divBdr>
    </w:div>
    <w:div w:id="248386940">
      <w:bodyDiv w:val="1"/>
      <w:marLeft w:val="0"/>
      <w:marRight w:val="0"/>
      <w:marTop w:val="0"/>
      <w:marBottom w:val="0"/>
      <w:divBdr>
        <w:top w:val="none" w:sz="0" w:space="0" w:color="auto"/>
        <w:left w:val="none" w:sz="0" w:space="0" w:color="auto"/>
        <w:bottom w:val="none" w:sz="0" w:space="0" w:color="auto"/>
        <w:right w:val="none" w:sz="0" w:space="0" w:color="auto"/>
      </w:divBdr>
    </w:div>
    <w:div w:id="251015421">
      <w:bodyDiv w:val="1"/>
      <w:marLeft w:val="0"/>
      <w:marRight w:val="0"/>
      <w:marTop w:val="0"/>
      <w:marBottom w:val="0"/>
      <w:divBdr>
        <w:top w:val="none" w:sz="0" w:space="0" w:color="auto"/>
        <w:left w:val="none" w:sz="0" w:space="0" w:color="auto"/>
        <w:bottom w:val="none" w:sz="0" w:space="0" w:color="auto"/>
        <w:right w:val="none" w:sz="0" w:space="0" w:color="auto"/>
      </w:divBdr>
    </w:div>
    <w:div w:id="251161832">
      <w:bodyDiv w:val="1"/>
      <w:marLeft w:val="0"/>
      <w:marRight w:val="0"/>
      <w:marTop w:val="0"/>
      <w:marBottom w:val="0"/>
      <w:divBdr>
        <w:top w:val="none" w:sz="0" w:space="0" w:color="auto"/>
        <w:left w:val="none" w:sz="0" w:space="0" w:color="auto"/>
        <w:bottom w:val="none" w:sz="0" w:space="0" w:color="auto"/>
        <w:right w:val="none" w:sz="0" w:space="0" w:color="auto"/>
      </w:divBdr>
      <w:divsChild>
        <w:div w:id="543058617">
          <w:marLeft w:val="547"/>
          <w:marRight w:val="0"/>
          <w:marTop w:val="115"/>
          <w:marBottom w:val="0"/>
          <w:divBdr>
            <w:top w:val="none" w:sz="0" w:space="0" w:color="auto"/>
            <w:left w:val="none" w:sz="0" w:space="0" w:color="auto"/>
            <w:bottom w:val="none" w:sz="0" w:space="0" w:color="auto"/>
            <w:right w:val="none" w:sz="0" w:space="0" w:color="auto"/>
          </w:divBdr>
        </w:div>
        <w:div w:id="676466654">
          <w:marLeft w:val="1166"/>
          <w:marRight w:val="0"/>
          <w:marTop w:val="96"/>
          <w:marBottom w:val="0"/>
          <w:divBdr>
            <w:top w:val="none" w:sz="0" w:space="0" w:color="auto"/>
            <w:left w:val="none" w:sz="0" w:space="0" w:color="auto"/>
            <w:bottom w:val="none" w:sz="0" w:space="0" w:color="auto"/>
            <w:right w:val="none" w:sz="0" w:space="0" w:color="auto"/>
          </w:divBdr>
        </w:div>
        <w:div w:id="929125040">
          <w:marLeft w:val="1166"/>
          <w:marRight w:val="0"/>
          <w:marTop w:val="96"/>
          <w:marBottom w:val="0"/>
          <w:divBdr>
            <w:top w:val="none" w:sz="0" w:space="0" w:color="auto"/>
            <w:left w:val="none" w:sz="0" w:space="0" w:color="auto"/>
            <w:bottom w:val="none" w:sz="0" w:space="0" w:color="auto"/>
            <w:right w:val="none" w:sz="0" w:space="0" w:color="auto"/>
          </w:divBdr>
        </w:div>
        <w:div w:id="1810316051">
          <w:marLeft w:val="1166"/>
          <w:marRight w:val="0"/>
          <w:marTop w:val="96"/>
          <w:marBottom w:val="0"/>
          <w:divBdr>
            <w:top w:val="none" w:sz="0" w:space="0" w:color="auto"/>
            <w:left w:val="none" w:sz="0" w:space="0" w:color="auto"/>
            <w:bottom w:val="none" w:sz="0" w:space="0" w:color="auto"/>
            <w:right w:val="none" w:sz="0" w:space="0" w:color="auto"/>
          </w:divBdr>
        </w:div>
        <w:div w:id="1879708310">
          <w:marLeft w:val="547"/>
          <w:marRight w:val="0"/>
          <w:marTop w:val="115"/>
          <w:marBottom w:val="0"/>
          <w:divBdr>
            <w:top w:val="none" w:sz="0" w:space="0" w:color="auto"/>
            <w:left w:val="none" w:sz="0" w:space="0" w:color="auto"/>
            <w:bottom w:val="none" w:sz="0" w:space="0" w:color="auto"/>
            <w:right w:val="none" w:sz="0" w:space="0" w:color="auto"/>
          </w:divBdr>
        </w:div>
        <w:div w:id="1914046367">
          <w:marLeft w:val="547"/>
          <w:marRight w:val="0"/>
          <w:marTop w:val="115"/>
          <w:marBottom w:val="0"/>
          <w:divBdr>
            <w:top w:val="none" w:sz="0" w:space="0" w:color="auto"/>
            <w:left w:val="none" w:sz="0" w:space="0" w:color="auto"/>
            <w:bottom w:val="none" w:sz="0" w:space="0" w:color="auto"/>
            <w:right w:val="none" w:sz="0" w:space="0" w:color="auto"/>
          </w:divBdr>
        </w:div>
      </w:divsChild>
    </w:div>
    <w:div w:id="253437373">
      <w:bodyDiv w:val="1"/>
      <w:marLeft w:val="0"/>
      <w:marRight w:val="0"/>
      <w:marTop w:val="0"/>
      <w:marBottom w:val="0"/>
      <w:divBdr>
        <w:top w:val="none" w:sz="0" w:space="0" w:color="auto"/>
        <w:left w:val="none" w:sz="0" w:space="0" w:color="auto"/>
        <w:bottom w:val="none" w:sz="0" w:space="0" w:color="auto"/>
        <w:right w:val="none" w:sz="0" w:space="0" w:color="auto"/>
      </w:divBdr>
      <w:divsChild>
        <w:div w:id="100300813">
          <w:marLeft w:val="1166"/>
          <w:marRight w:val="0"/>
          <w:marTop w:val="96"/>
          <w:marBottom w:val="0"/>
          <w:divBdr>
            <w:top w:val="none" w:sz="0" w:space="0" w:color="auto"/>
            <w:left w:val="none" w:sz="0" w:space="0" w:color="auto"/>
            <w:bottom w:val="none" w:sz="0" w:space="0" w:color="auto"/>
            <w:right w:val="none" w:sz="0" w:space="0" w:color="auto"/>
          </w:divBdr>
        </w:div>
        <w:div w:id="130679862">
          <w:marLeft w:val="1166"/>
          <w:marRight w:val="0"/>
          <w:marTop w:val="96"/>
          <w:marBottom w:val="0"/>
          <w:divBdr>
            <w:top w:val="none" w:sz="0" w:space="0" w:color="auto"/>
            <w:left w:val="none" w:sz="0" w:space="0" w:color="auto"/>
            <w:bottom w:val="none" w:sz="0" w:space="0" w:color="auto"/>
            <w:right w:val="none" w:sz="0" w:space="0" w:color="auto"/>
          </w:divBdr>
        </w:div>
        <w:div w:id="413549729">
          <w:marLeft w:val="547"/>
          <w:marRight w:val="0"/>
          <w:marTop w:val="115"/>
          <w:marBottom w:val="0"/>
          <w:divBdr>
            <w:top w:val="none" w:sz="0" w:space="0" w:color="auto"/>
            <w:left w:val="none" w:sz="0" w:space="0" w:color="auto"/>
            <w:bottom w:val="none" w:sz="0" w:space="0" w:color="auto"/>
            <w:right w:val="none" w:sz="0" w:space="0" w:color="auto"/>
          </w:divBdr>
        </w:div>
        <w:div w:id="435291270">
          <w:marLeft w:val="1166"/>
          <w:marRight w:val="0"/>
          <w:marTop w:val="96"/>
          <w:marBottom w:val="0"/>
          <w:divBdr>
            <w:top w:val="none" w:sz="0" w:space="0" w:color="auto"/>
            <w:left w:val="none" w:sz="0" w:space="0" w:color="auto"/>
            <w:bottom w:val="none" w:sz="0" w:space="0" w:color="auto"/>
            <w:right w:val="none" w:sz="0" w:space="0" w:color="auto"/>
          </w:divBdr>
        </w:div>
        <w:div w:id="544409276">
          <w:marLeft w:val="547"/>
          <w:marRight w:val="0"/>
          <w:marTop w:val="115"/>
          <w:marBottom w:val="0"/>
          <w:divBdr>
            <w:top w:val="none" w:sz="0" w:space="0" w:color="auto"/>
            <w:left w:val="none" w:sz="0" w:space="0" w:color="auto"/>
            <w:bottom w:val="none" w:sz="0" w:space="0" w:color="auto"/>
            <w:right w:val="none" w:sz="0" w:space="0" w:color="auto"/>
          </w:divBdr>
        </w:div>
        <w:div w:id="766585285">
          <w:marLeft w:val="2520"/>
          <w:marRight w:val="0"/>
          <w:marTop w:val="58"/>
          <w:marBottom w:val="0"/>
          <w:divBdr>
            <w:top w:val="none" w:sz="0" w:space="0" w:color="auto"/>
            <w:left w:val="none" w:sz="0" w:space="0" w:color="auto"/>
            <w:bottom w:val="none" w:sz="0" w:space="0" w:color="auto"/>
            <w:right w:val="none" w:sz="0" w:space="0" w:color="auto"/>
          </w:divBdr>
        </w:div>
        <w:div w:id="1102844137">
          <w:marLeft w:val="1800"/>
          <w:marRight w:val="0"/>
          <w:marTop w:val="77"/>
          <w:marBottom w:val="0"/>
          <w:divBdr>
            <w:top w:val="none" w:sz="0" w:space="0" w:color="auto"/>
            <w:left w:val="none" w:sz="0" w:space="0" w:color="auto"/>
            <w:bottom w:val="none" w:sz="0" w:space="0" w:color="auto"/>
            <w:right w:val="none" w:sz="0" w:space="0" w:color="auto"/>
          </w:divBdr>
        </w:div>
        <w:div w:id="1276598874">
          <w:marLeft w:val="2520"/>
          <w:marRight w:val="0"/>
          <w:marTop w:val="58"/>
          <w:marBottom w:val="0"/>
          <w:divBdr>
            <w:top w:val="none" w:sz="0" w:space="0" w:color="auto"/>
            <w:left w:val="none" w:sz="0" w:space="0" w:color="auto"/>
            <w:bottom w:val="none" w:sz="0" w:space="0" w:color="auto"/>
            <w:right w:val="none" w:sz="0" w:space="0" w:color="auto"/>
          </w:divBdr>
        </w:div>
        <w:div w:id="2037270387">
          <w:marLeft w:val="1800"/>
          <w:marRight w:val="0"/>
          <w:marTop w:val="77"/>
          <w:marBottom w:val="0"/>
          <w:divBdr>
            <w:top w:val="none" w:sz="0" w:space="0" w:color="auto"/>
            <w:left w:val="none" w:sz="0" w:space="0" w:color="auto"/>
            <w:bottom w:val="none" w:sz="0" w:space="0" w:color="auto"/>
            <w:right w:val="none" w:sz="0" w:space="0" w:color="auto"/>
          </w:divBdr>
        </w:div>
      </w:divsChild>
    </w:div>
    <w:div w:id="255945096">
      <w:bodyDiv w:val="1"/>
      <w:marLeft w:val="0"/>
      <w:marRight w:val="0"/>
      <w:marTop w:val="0"/>
      <w:marBottom w:val="0"/>
      <w:divBdr>
        <w:top w:val="none" w:sz="0" w:space="0" w:color="auto"/>
        <w:left w:val="none" w:sz="0" w:space="0" w:color="auto"/>
        <w:bottom w:val="none" w:sz="0" w:space="0" w:color="auto"/>
        <w:right w:val="none" w:sz="0" w:space="0" w:color="auto"/>
      </w:divBdr>
    </w:div>
    <w:div w:id="257755674">
      <w:bodyDiv w:val="1"/>
      <w:marLeft w:val="0"/>
      <w:marRight w:val="0"/>
      <w:marTop w:val="0"/>
      <w:marBottom w:val="0"/>
      <w:divBdr>
        <w:top w:val="none" w:sz="0" w:space="0" w:color="auto"/>
        <w:left w:val="none" w:sz="0" w:space="0" w:color="auto"/>
        <w:bottom w:val="none" w:sz="0" w:space="0" w:color="auto"/>
        <w:right w:val="none" w:sz="0" w:space="0" w:color="auto"/>
      </w:divBdr>
    </w:div>
    <w:div w:id="259065061">
      <w:bodyDiv w:val="1"/>
      <w:marLeft w:val="0"/>
      <w:marRight w:val="0"/>
      <w:marTop w:val="0"/>
      <w:marBottom w:val="0"/>
      <w:divBdr>
        <w:top w:val="none" w:sz="0" w:space="0" w:color="auto"/>
        <w:left w:val="none" w:sz="0" w:space="0" w:color="auto"/>
        <w:bottom w:val="none" w:sz="0" w:space="0" w:color="auto"/>
        <w:right w:val="none" w:sz="0" w:space="0" w:color="auto"/>
      </w:divBdr>
    </w:div>
    <w:div w:id="259264798">
      <w:bodyDiv w:val="1"/>
      <w:marLeft w:val="0"/>
      <w:marRight w:val="0"/>
      <w:marTop w:val="0"/>
      <w:marBottom w:val="0"/>
      <w:divBdr>
        <w:top w:val="none" w:sz="0" w:space="0" w:color="auto"/>
        <w:left w:val="none" w:sz="0" w:space="0" w:color="auto"/>
        <w:bottom w:val="none" w:sz="0" w:space="0" w:color="auto"/>
        <w:right w:val="none" w:sz="0" w:space="0" w:color="auto"/>
      </w:divBdr>
    </w:div>
    <w:div w:id="259530619">
      <w:bodyDiv w:val="1"/>
      <w:marLeft w:val="0"/>
      <w:marRight w:val="0"/>
      <w:marTop w:val="0"/>
      <w:marBottom w:val="0"/>
      <w:divBdr>
        <w:top w:val="none" w:sz="0" w:space="0" w:color="auto"/>
        <w:left w:val="none" w:sz="0" w:space="0" w:color="auto"/>
        <w:bottom w:val="none" w:sz="0" w:space="0" w:color="auto"/>
        <w:right w:val="none" w:sz="0" w:space="0" w:color="auto"/>
      </w:divBdr>
    </w:div>
    <w:div w:id="260450615">
      <w:bodyDiv w:val="1"/>
      <w:marLeft w:val="0"/>
      <w:marRight w:val="0"/>
      <w:marTop w:val="0"/>
      <w:marBottom w:val="0"/>
      <w:divBdr>
        <w:top w:val="none" w:sz="0" w:space="0" w:color="auto"/>
        <w:left w:val="none" w:sz="0" w:space="0" w:color="auto"/>
        <w:bottom w:val="none" w:sz="0" w:space="0" w:color="auto"/>
        <w:right w:val="none" w:sz="0" w:space="0" w:color="auto"/>
      </w:divBdr>
      <w:divsChild>
        <w:div w:id="1312440365">
          <w:marLeft w:val="0"/>
          <w:marRight w:val="0"/>
          <w:marTop w:val="0"/>
          <w:marBottom w:val="0"/>
          <w:divBdr>
            <w:top w:val="none" w:sz="0" w:space="0" w:color="auto"/>
            <w:left w:val="none" w:sz="0" w:space="0" w:color="auto"/>
            <w:bottom w:val="none" w:sz="0" w:space="0" w:color="auto"/>
            <w:right w:val="none" w:sz="0" w:space="0" w:color="auto"/>
          </w:divBdr>
        </w:div>
      </w:divsChild>
    </w:div>
    <w:div w:id="261035525">
      <w:bodyDiv w:val="1"/>
      <w:marLeft w:val="0"/>
      <w:marRight w:val="0"/>
      <w:marTop w:val="0"/>
      <w:marBottom w:val="0"/>
      <w:divBdr>
        <w:top w:val="none" w:sz="0" w:space="0" w:color="auto"/>
        <w:left w:val="none" w:sz="0" w:space="0" w:color="auto"/>
        <w:bottom w:val="none" w:sz="0" w:space="0" w:color="auto"/>
        <w:right w:val="none" w:sz="0" w:space="0" w:color="auto"/>
      </w:divBdr>
      <w:divsChild>
        <w:div w:id="183593343">
          <w:marLeft w:val="1080"/>
          <w:marRight w:val="0"/>
          <w:marTop w:val="100"/>
          <w:marBottom w:val="0"/>
          <w:divBdr>
            <w:top w:val="none" w:sz="0" w:space="0" w:color="auto"/>
            <w:left w:val="none" w:sz="0" w:space="0" w:color="auto"/>
            <w:bottom w:val="none" w:sz="0" w:space="0" w:color="auto"/>
            <w:right w:val="none" w:sz="0" w:space="0" w:color="auto"/>
          </w:divBdr>
        </w:div>
        <w:div w:id="902759645">
          <w:marLeft w:val="1080"/>
          <w:marRight w:val="0"/>
          <w:marTop w:val="100"/>
          <w:marBottom w:val="0"/>
          <w:divBdr>
            <w:top w:val="none" w:sz="0" w:space="0" w:color="auto"/>
            <w:left w:val="none" w:sz="0" w:space="0" w:color="auto"/>
            <w:bottom w:val="none" w:sz="0" w:space="0" w:color="auto"/>
            <w:right w:val="none" w:sz="0" w:space="0" w:color="auto"/>
          </w:divBdr>
        </w:div>
        <w:div w:id="1136873499">
          <w:marLeft w:val="1800"/>
          <w:marRight w:val="0"/>
          <w:marTop w:val="100"/>
          <w:marBottom w:val="0"/>
          <w:divBdr>
            <w:top w:val="none" w:sz="0" w:space="0" w:color="auto"/>
            <w:left w:val="none" w:sz="0" w:space="0" w:color="auto"/>
            <w:bottom w:val="none" w:sz="0" w:space="0" w:color="auto"/>
            <w:right w:val="none" w:sz="0" w:space="0" w:color="auto"/>
          </w:divBdr>
        </w:div>
        <w:div w:id="1820613213">
          <w:marLeft w:val="1800"/>
          <w:marRight w:val="0"/>
          <w:marTop w:val="100"/>
          <w:marBottom w:val="0"/>
          <w:divBdr>
            <w:top w:val="none" w:sz="0" w:space="0" w:color="auto"/>
            <w:left w:val="none" w:sz="0" w:space="0" w:color="auto"/>
            <w:bottom w:val="none" w:sz="0" w:space="0" w:color="auto"/>
            <w:right w:val="none" w:sz="0" w:space="0" w:color="auto"/>
          </w:divBdr>
        </w:div>
        <w:div w:id="2036230648">
          <w:marLeft w:val="360"/>
          <w:marRight w:val="0"/>
          <w:marTop w:val="200"/>
          <w:marBottom w:val="0"/>
          <w:divBdr>
            <w:top w:val="none" w:sz="0" w:space="0" w:color="auto"/>
            <w:left w:val="none" w:sz="0" w:space="0" w:color="auto"/>
            <w:bottom w:val="none" w:sz="0" w:space="0" w:color="auto"/>
            <w:right w:val="none" w:sz="0" w:space="0" w:color="auto"/>
          </w:divBdr>
        </w:div>
      </w:divsChild>
    </w:div>
    <w:div w:id="265040606">
      <w:bodyDiv w:val="1"/>
      <w:marLeft w:val="0"/>
      <w:marRight w:val="0"/>
      <w:marTop w:val="0"/>
      <w:marBottom w:val="0"/>
      <w:divBdr>
        <w:top w:val="none" w:sz="0" w:space="0" w:color="auto"/>
        <w:left w:val="none" w:sz="0" w:space="0" w:color="auto"/>
        <w:bottom w:val="none" w:sz="0" w:space="0" w:color="auto"/>
        <w:right w:val="none" w:sz="0" w:space="0" w:color="auto"/>
      </w:divBdr>
    </w:div>
    <w:div w:id="265503817">
      <w:bodyDiv w:val="1"/>
      <w:marLeft w:val="0"/>
      <w:marRight w:val="0"/>
      <w:marTop w:val="0"/>
      <w:marBottom w:val="0"/>
      <w:divBdr>
        <w:top w:val="none" w:sz="0" w:space="0" w:color="auto"/>
        <w:left w:val="none" w:sz="0" w:space="0" w:color="auto"/>
        <w:bottom w:val="none" w:sz="0" w:space="0" w:color="auto"/>
        <w:right w:val="none" w:sz="0" w:space="0" w:color="auto"/>
      </w:divBdr>
    </w:div>
    <w:div w:id="265576141">
      <w:bodyDiv w:val="1"/>
      <w:marLeft w:val="0"/>
      <w:marRight w:val="0"/>
      <w:marTop w:val="0"/>
      <w:marBottom w:val="0"/>
      <w:divBdr>
        <w:top w:val="none" w:sz="0" w:space="0" w:color="auto"/>
        <w:left w:val="none" w:sz="0" w:space="0" w:color="auto"/>
        <w:bottom w:val="none" w:sz="0" w:space="0" w:color="auto"/>
        <w:right w:val="none" w:sz="0" w:space="0" w:color="auto"/>
      </w:divBdr>
    </w:div>
    <w:div w:id="266042040">
      <w:bodyDiv w:val="1"/>
      <w:marLeft w:val="0"/>
      <w:marRight w:val="0"/>
      <w:marTop w:val="0"/>
      <w:marBottom w:val="0"/>
      <w:divBdr>
        <w:top w:val="none" w:sz="0" w:space="0" w:color="auto"/>
        <w:left w:val="none" w:sz="0" w:space="0" w:color="auto"/>
        <w:bottom w:val="none" w:sz="0" w:space="0" w:color="auto"/>
        <w:right w:val="none" w:sz="0" w:space="0" w:color="auto"/>
      </w:divBdr>
      <w:divsChild>
        <w:div w:id="687754506">
          <w:marLeft w:val="547"/>
          <w:marRight w:val="0"/>
          <w:marTop w:val="115"/>
          <w:marBottom w:val="0"/>
          <w:divBdr>
            <w:top w:val="none" w:sz="0" w:space="0" w:color="auto"/>
            <w:left w:val="none" w:sz="0" w:space="0" w:color="auto"/>
            <w:bottom w:val="none" w:sz="0" w:space="0" w:color="auto"/>
            <w:right w:val="none" w:sz="0" w:space="0" w:color="auto"/>
          </w:divBdr>
        </w:div>
        <w:div w:id="1147893188">
          <w:marLeft w:val="547"/>
          <w:marRight w:val="0"/>
          <w:marTop w:val="115"/>
          <w:marBottom w:val="0"/>
          <w:divBdr>
            <w:top w:val="none" w:sz="0" w:space="0" w:color="auto"/>
            <w:left w:val="none" w:sz="0" w:space="0" w:color="auto"/>
            <w:bottom w:val="none" w:sz="0" w:space="0" w:color="auto"/>
            <w:right w:val="none" w:sz="0" w:space="0" w:color="auto"/>
          </w:divBdr>
        </w:div>
      </w:divsChild>
    </w:div>
    <w:div w:id="266812193">
      <w:bodyDiv w:val="1"/>
      <w:marLeft w:val="0"/>
      <w:marRight w:val="0"/>
      <w:marTop w:val="0"/>
      <w:marBottom w:val="0"/>
      <w:divBdr>
        <w:top w:val="none" w:sz="0" w:space="0" w:color="auto"/>
        <w:left w:val="none" w:sz="0" w:space="0" w:color="auto"/>
        <w:bottom w:val="none" w:sz="0" w:space="0" w:color="auto"/>
        <w:right w:val="none" w:sz="0" w:space="0" w:color="auto"/>
      </w:divBdr>
    </w:div>
    <w:div w:id="266929829">
      <w:bodyDiv w:val="1"/>
      <w:marLeft w:val="0"/>
      <w:marRight w:val="0"/>
      <w:marTop w:val="0"/>
      <w:marBottom w:val="0"/>
      <w:divBdr>
        <w:top w:val="none" w:sz="0" w:space="0" w:color="auto"/>
        <w:left w:val="none" w:sz="0" w:space="0" w:color="auto"/>
        <w:bottom w:val="none" w:sz="0" w:space="0" w:color="auto"/>
        <w:right w:val="none" w:sz="0" w:space="0" w:color="auto"/>
      </w:divBdr>
    </w:div>
    <w:div w:id="268777384">
      <w:bodyDiv w:val="1"/>
      <w:marLeft w:val="0"/>
      <w:marRight w:val="0"/>
      <w:marTop w:val="0"/>
      <w:marBottom w:val="0"/>
      <w:divBdr>
        <w:top w:val="none" w:sz="0" w:space="0" w:color="auto"/>
        <w:left w:val="none" w:sz="0" w:space="0" w:color="auto"/>
        <w:bottom w:val="none" w:sz="0" w:space="0" w:color="auto"/>
        <w:right w:val="none" w:sz="0" w:space="0" w:color="auto"/>
      </w:divBdr>
    </w:div>
    <w:div w:id="269819735">
      <w:bodyDiv w:val="1"/>
      <w:marLeft w:val="0"/>
      <w:marRight w:val="0"/>
      <w:marTop w:val="0"/>
      <w:marBottom w:val="0"/>
      <w:divBdr>
        <w:top w:val="none" w:sz="0" w:space="0" w:color="auto"/>
        <w:left w:val="none" w:sz="0" w:space="0" w:color="auto"/>
        <w:bottom w:val="none" w:sz="0" w:space="0" w:color="auto"/>
        <w:right w:val="none" w:sz="0" w:space="0" w:color="auto"/>
      </w:divBdr>
      <w:divsChild>
        <w:div w:id="226838945">
          <w:marLeft w:val="547"/>
          <w:marRight w:val="0"/>
          <w:marTop w:val="115"/>
          <w:marBottom w:val="0"/>
          <w:divBdr>
            <w:top w:val="none" w:sz="0" w:space="0" w:color="auto"/>
            <w:left w:val="none" w:sz="0" w:space="0" w:color="auto"/>
            <w:bottom w:val="none" w:sz="0" w:space="0" w:color="auto"/>
            <w:right w:val="none" w:sz="0" w:space="0" w:color="auto"/>
          </w:divBdr>
        </w:div>
        <w:div w:id="319045490">
          <w:marLeft w:val="1166"/>
          <w:marRight w:val="0"/>
          <w:marTop w:val="96"/>
          <w:marBottom w:val="0"/>
          <w:divBdr>
            <w:top w:val="none" w:sz="0" w:space="0" w:color="auto"/>
            <w:left w:val="none" w:sz="0" w:space="0" w:color="auto"/>
            <w:bottom w:val="none" w:sz="0" w:space="0" w:color="auto"/>
            <w:right w:val="none" w:sz="0" w:space="0" w:color="auto"/>
          </w:divBdr>
        </w:div>
        <w:div w:id="518127851">
          <w:marLeft w:val="1166"/>
          <w:marRight w:val="0"/>
          <w:marTop w:val="96"/>
          <w:marBottom w:val="0"/>
          <w:divBdr>
            <w:top w:val="none" w:sz="0" w:space="0" w:color="auto"/>
            <w:left w:val="none" w:sz="0" w:space="0" w:color="auto"/>
            <w:bottom w:val="none" w:sz="0" w:space="0" w:color="auto"/>
            <w:right w:val="none" w:sz="0" w:space="0" w:color="auto"/>
          </w:divBdr>
        </w:div>
        <w:div w:id="1320695713">
          <w:marLeft w:val="547"/>
          <w:marRight w:val="0"/>
          <w:marTop w:val="115"/>
          <w:marBottom w:val="0"/>
          <w:divBdr>
            <w:top w:val="none" w:sz="0" w:space="0" w:color="auto"/>
            <w:left w:val="none" w:sz="0" w:space="0" w:color="auto"/>
            <w:bottom w:val="none" w:sz="0" w:space="0" w:color="auto"/>
            <w:right w:val="none" w:sz="0" w:space="0" w:color="auto"/>
          </w:divBdr>
        </w:div>
        <w:div w:id="1386876656">
          <w:marLeft w:val="1166"/>
          <w:marRight w:val="0"/>
          <w:marTop w:val="96"/>
          <w:marBottom w:val="0"/>
          <w:divBdr>
            <w:top w:val="none" w:sz="0" w:space="0" w:color="auto"/>
            <w:left w:val="none" w:sz="0" w:space="0" w:color="auto"/>
            <w:bottom w:val="none" w:sz="0" w:space="0" w:color="auto"/>
            <w:right w:val="none" w:sz="0" w:space="0" w:color="auto"/>
          </w:divBdr>
        </w:div>
        <w:div w:id="1734306951">
          <w:marLeft w:val="1800"/>
          <w:marRight w:val="0"/>
          <w:marTop w:val="86"/>
          <w:marBottom w:val="0"/>
          <w:divBdr>
            <w:top w:val="none" w:sz="0" w:space="0" w:color="auto"/>
            <w:left w:val="none" w:sz="0" w:space="0" w:color="auto"/>
            <w:bottom w:val="none" w:sz="0" w:space="0" w:color="auto"/>
            <w:right w:val="none" w:sz="0" w:space="0" w:color="auto"/>
          </w:divBdr>
        </w:div>
        <w:div w:id="2022126899">
          <w:marLeft w:val="1800"/>
          <w:marRight w:val="0"/>
          <w:marTop w:val="86"/>
          <w:marBottom w:val="0"/>
          <w:divBdr>
            <w:top w:val="none" w:sz="0" w:space="0" w:color="auto"/>
            <w:left w:val="none" w:sz="0" w:space="0" w:color="auto"/>
            <w:bottom w:val="none" w:sz="0" w:space="0" w:color="auto"/>
            <w:right w:val="none" w:sz="0" w:space="0" w:color="auto"/>
          </w:divBdr>
        </w:div>
      </w:divsChild>
    </w:div>
    <w:div w:id="271940849">
      <w:bodyDiv w:val="1"/>
      <w:marLeft w:val="0"/>
      <w:marRight w:val="0"/>
      <w:marTop w:val="0"/>
      <w:marBottom w:val="0"/>
      <w:divBdr>
        <w:top w:val="none" w:sz="0" w:space="0" w:color="auto"/>
        <w:left w:val="none" w:sz="0" w:space="0" w:color="auto"/>
        <w:bottom w:val="none" w:sz="0" w:space="0" w:color="auto"/>
        <w:right w:val="none" w:sz="0" w:space="0" w:color="auto"/>
      </w:divBdr>
    </w:div>
    <w:div w:id="272248951">
      <w:bodyDiv w:val="1"/>
      <w:marLeft w:val="0"/>
      <w:marRight w:val="0"/>
      <w:marTop w:val="0"/>
      <w:marBottom w:val="0"/>
      <w:divBdr>
        <w:top w:val="none" w:sz="0" w:space="0" w:color="auto"/>
        <w:left w:val="none" w:sz="0" w:space="0" w:color="auto"/>
        <w:bottom w:val="none" w:sz="0" w:space="0" w:color="auto"/>
        <w:right w:val="none" w:sz="0" w:space="0" w:color="auto"/>
      </w:divBdr>
    </w:div>
    <w:div w:id="273751508">
      <w:bodyDiv w:val="1"/>
      <w:marLeft w:val="0"/>
      <w:marRight w:val="0"/>
      <w:marTop w:val="0"/>
      <w:marBottom w:val="0"/>
      <w:divBdr>
        <w:top w:val="none" w:sz="0" w:space="0" w:color="auto"/>
        <w:left w:val="none" w:sz="0" w:space="0" w:color="auto"/>
        <w:bottom w:val="none" w:sz="0" w:space="0" w:color="auto"/>
        <w:right w:val="none" w:sz="0" w:space="0" w:color="auto"/>
      </w:divBdr>
      <w:divsChild>
        <w:div w:id="726686757">
          <w:marLeft w:val="0"/>
          <w:marRight w:val="0"/>
          <w:marTop w:val="0"/>
          <w:marBottom w:val="0"/>
          <w:divBdr>
            <w:top w:val="none" w:sz="0" w:space="0" w:color="auto"/>
            <w:left w:val="none" w:sz="0" w:space="0" w:color="auto"/>
            <w:bottom w:val="none" w:sz="0" w:space="0" w:color="auto"/>
            <w:right w:val="none" w:sz="0" w:space="0" w:color="auto"/>
          </w:divBdr>
        </w:div>
      </w:divsChild>
    </w:div>
    <w:div w:id="273944855">
      <w:bodyDiv w:val="1"/>
      <w:marLeft w:val="0"/>
      <w:marRight w:val="0"/>
      <w:marTop w:val="0"/>
      <w:marBottom w:val="0"/>
      <w:divBdr>
        <w:top w:val="none" w:sz="0" w:space="0" w:color="auto"/>
        <w:left w:val="none" w:sz="0" w:space="0" w:color="auto"/>
        <w:bottom w:val="none" w:sz="0" w:space="0" w:color="auto"/>
        <w:right w:val="none" w:sz="0" w:space="0" w:color="auto"/>
      </w:divBdr>
    </w:div>
    <w:div w:id="274021456">
      <w:bodyDiv w:val="1"/>
      <w:marLeft w:val="0"/>
      <w:marRight w:val="0"/>
      <w:marTop w:val="0"/>
      <w:marBottom w:val="0"/>
      <w:divBdr>
        <w:top w:val="none" w:sz="0" w:space="0" w:color="auto"/>
        <w:left w:val="none" w:sz="0" w:space="0" w:color="auto"/>
        <w:bottom w:val="none" w:sz="0" w:space="0" w:color="auto"/>
        <w:right w:val="none" w:sz="0" w:space="0" w:color="auto"/>
      </w:divBdr>
      <w:divsChild>
        <w:div w:id="369116382">
          <w:marLeft w:val="1166"/>
          <w:marRight w:val="0"/>
          <w:marTop w:val="86"/>
          <w:marBottom w:val="0"/>
          <w:divBdr>
            <w:top w:val="none" w:sz="0" w:space="0" w:color="auto"/>
            <w:left w:val="none" w:sz="0" w:space="0" w:color="auto"/>
            <w:bottom w:val="none" w:sz="0" w:space="0" w:color="auto"/>
            <w:right w:val="none" w:sz="0" w:space="0" w:color="auto"/>
          </w:divBdr>
        </w:div>
        <w:div w:id="384762598">
          <w:marLeft w:val="1800"/>
          <w:marRight w:val="0"/>
          <w:marTop w:val="77"/>
          <w:marBottom w:val="0"/>
          <w:divBdr>
            <w:top w:val="none" w:sz="0" w:space="0" w:color="auto"/>
            <w:left w:val="none" w:sz="0" w:space="0" w:color="auto"/>
            <w:bottom w:val="none" w:sz="0" w:space="0" w:color="auto"/>
            <w:right w:val="none" w:sz="0" w:space="0" w:color="auto"/>
          </w:divBdr>
        </w:div>
        <w:div w:id="680930814">
          <w:marLeft w:val="1800"/>
          <w:marRight w:val="0"/>
          <w:marTop w:val="77"/>
          <w:marBottom w:val="0"/>
          <w:divBdr>
            <w:top w:val="none" w:sz="0" w:space="0" w:color="auto"/>
            <w:left w:val="none" w:sz="0" w:space="0" w:color="auto"/>
            <w:bottom w:val="none" w:sz="0" w:space="0" w:color="auto"/>
            <w:right w:val="none" w:sz="0" w:space="0" w:color="auto"/>
          </w:divBdr>
        </w:div>
      </w:divsChild>
    </w:div>
    <w:div w:id="274024678">
      <w:bodyDiv w:val="1"/>
      <w:marLeft w:val="0"/>
      <w:marRight w:val="0"/>
      <w:marTop w:val="0"/>
      <w:marBottom w:val="0"/>
      <w:divBdr>
        <w:top w:val="none" w:sz="0" w:space="0" w:color="auto"/>
        <w:left w:val="none" w:sz="0" w:space="0" w:color="auto"/>
        <w:bottom w:val="none" w:sz="0" w:space="0" w:color="auto"/>
        <w:right w:val="none" w:sz="0" w:space="0" w:color="auto"/>
      </w:divBdr>
    </w:div>
    <w:div w:id="274946695">
      <w:bodyDiv w:val="1"/>
      <w:marLeft w:val="0"/>
      <w:marRight w:val="0"/>
      <w:marTop w:val="0"/>
      <w:marBottom w:val="0"/>
      <w:divBdr>
        <w:top w:val="none" w:sz="0" w:space="0" w:color="auto"/>
        <w:left w:val="none" w:sz="0" w:space="0" w:color="auto"/>
        <w:bottom w:val="none" w:sz="0" w:space="0" w:color="auto"/>
        <w:right w:val="none" w:sz="0" w:space="0" w:color="auto"/>
      </w:divBdr>
    </w:div>
    <w:div w:id="275212736">
      <w:bodyDiv w:val="1"/>
      <w:marLeft w:val="0"/>
      <w:marRight w:val="0"/>
      <w:marTop w:val="0"/>
      <w:marBottom w:val="0"/>
      <w:divBdr>
        <w:top w:val="none" w:sz="0" w:space="0" w:color="auto"/>
        <w:left w:val="none" w:sz="0" w:space="0" w:color="auto"/>
        <w:bottom w:val="none" w:sz="0" w:space="0" w:color="auto"/>
        <w:right w:val="none" w:sz="0" w:space="0" w:color="auto"/>
      </w:divBdr>
    </w:div>
    <w:div w:id="275866165">
      <w:bodyDiv w:val="1"/>
      <w:marLeft w:val="0"/>
      <w:marRight w:val="0"/>
      <w:marTop w:val="0"/>
      <w:marBottom w:val="0"/>
      <w:divBdr>
        <w:top w:val="none" w:sz="0" w:space="0" w:color="auto"/>
        <w:left w:val="none" w:sz="0" w:space="0" w:color="auto"/>
        <w:bottom w:val="none" w:sz="0" w:space="0" w:color="auto"/>
        <w:right w:val="none" w:sz="0" w:space="0" w:color="auto"/>
      </w:divBdr>
    </w:div>
    <w:div w:id="277419306">
      <w:bodyDiv w:val="1"/>
      <w:marLeft w:val="0"/>
      <w:marRight w:val="0"/>
      <w:marTop w:val="0"/>
      <w:marBottom w:val="0"/>
      <w:divBdr>
        <w:top w:val="none" w:sz="0" w:space="0" w:color="auto"/>
        <w:left w:val="none" w:sz="0" w:space="0" w:color="auto"/>
        <w:bottom w:val="none" w:sz="0" w:space="0" w:color="auto"/>
        <w:right w:val="none" w:sz="0" w:space="0" w:color="auto"/>
      </w:divBdr>
    </w:div>
    <w:div w:id="277420220">
      <w:bodyDiv w:val="1"/>
      <w:marLeft w:val="0"/>
      <w:marRight w:val="0"/>
      <w:marTop w:val="0"/>
      <w:marBottom w:val="0"/>
      <w:divBdr>
        <w:top w:val="none" w:sz="0" w:space="0" w:color="auto"/>
        <w:left w:val="none" w:sz="0" w:space="0" w:color="auto"/>
        <w:bottom w:val="none" w:sz="0" w:space="0" w:color="auto"/>
        <w:right w:val="none" w:sz="0" w:space="0" w:color="auto"/>
      </w:divBdr>
      <w:divsChild>
        <w:div w:id="17198306">
          <w:marLeft w:val="547"/>
          <w:marRight w:val="0"/>
          <w:marTop w:val="96"/>
          <w:marBottom w:val="0"/>
          <w:divBdr>
            <w:top w:val="none" w:sz="0" w:space="0" w:color="auto"/>
            <w:left w:val="none" w:sz="0" w:space="0" w:color="auto"/>
            <w:bottom w:val="none" w:sz="0" w:space="0" w:color="auto"/>
            <w:right w:val="none" w:sz="0" w:space="0" w:color="auto"/>
          </w:divBdr>
        </w:div>
        <w:div w:id="34819080">
          <w:marLeft w:val="547"/>
          <w:marRight w:val="0"/>
          <w:marTop w:val="96"/>
          <w:marBottom w:val="0"/>
          <w:divBdr>
            <w:top w:val="none" w:sz="0" w:space="0" w:color="auto"/>
            <w:left w:val="none" w:sz="0" w:space="0" w:color="auto"/>
            <w:bottom w:val="none" w:sz="0" w:space="0" w:color="auto"/>
            <w:right w:val="none" w:sz="0" w:space="0" w:color="auto"/>
          </w:divBdr>
        </w:div>
        <w:div w:id="546989617">
          <w:marLeft w:val="1166"/>
          <w:marRight w:val="0"/>
          <w:marTop w:val="86"/>
          <w:marBottom w:val="0"/>
          <w:divBdr>
            <w:top w:val="none" w:sz="0" w:space="0" w:color="auto"/>
            <w:left w:val="none" w:sz="0" w:space="0" w:color="auto"/>
            <w:bottom w:val="none" w:sz="0" w:space="0" w:color="auto"/>
            <w:right w:val="none" w:sz="0" w:space="0" w:color="auto"/>
          </w:divBdr>
        </w:div>
        <w:div w:id="558251283">
          <w:marLeft w:val="1166"/>
          <w:marRight w:val="0"/>
          <w:marTop w:val="86"/>
          <w:marBottom w:val="0"/>
          <w:divBdr>
            <w:top w:val="none" w:sz="0" w:space="0" w:color="auto"/>
            <w:left w:val="none" w:sz="0" w:space="0" w:color="auto"/>
            <w:bottom w:val="none" w:sz="0" w:space="0" w:color="auto"/>
            <w:right w:val="none" w:sz="0" w:space="0" w:color="auto"/>
          </w:divBdr>
        </w:div>
        <w:div w:id="620653613">
          <w:marLeft w:val="1166"/>
          <w:marRight w:val="0"/>
          <w:marTop w:val="86"/>
          <w:marBottom w:val="0"/>
          <w:divBdr>
            <w:top w:val="none" w:sz="0" w:space="0" w:color="auto"/>
            <w:left w:val="none" w:sz="0" w:space="0" w:color="auto"/>
            <w:bottom w:val="none" w:sz="0" w:space="0" w:color="auto"/>
            <w:right w:val="none" w:sz="0" w:space="0" w:color="auto"/>
          </w:divBdr>
        </w:div>
        <w:div w:id="1277787587">
          <w:marLeft w:val="1166"/>
          <w:marRight w:val="0"/>
          <w:marTop w:val="86"/>
          <w:marBottom w:val="0"/>
          <w:divBdr>
            <w:top w:val="none" w:sz="0" w:space="0" w:color="auto"/>
            <w:left w:val="none" w:sz="0" w:space="0" w:color="auto"/>
            <w:bottom w:val="none" w:sz="0" w:space="0" w:color="auto"/>
            <w:right w:val="none" w:sz="0" w:space="0" w:color="auto"/>
          </w:divBdr>
        </w:div>
        <w:div w:id="1576431205">
          <w:marLeft w:val="1166"/>
          <w:marRight w:val="0"/>
          <w:marTop w:val="86"/>
          <w:marBottom w:val="0"/>
          <w:divBdr>
            <w:top w:val="none" w:sz="0" w:space="0" w:color="auto"/>
            <w:left w:val="none" w:sz="0" w:space="0" w:color="auto"/>
            <w:bottom w:val="none" w:sz="0" w:space="0" w:color="auto"/>
            <w:right w:val="none" w:sz="0" w:space="0" w:color="auto"/>
          </w:divBdr>
        </w:div>
        <w:div w:id="1580944092">
          <w:marLeft w:val="547"/>
          <w:marRight w:val="0"/>
          <w:marTop w:val="96"/>
          <w:marBottom w:val="0"/>
          <w:divBdr>
            <w:top w:val="none" w:sz="0" w:space="0" w:color="auto"/>
            <w:left w:val="none" w:sz="0" w:space="0" w:color="auto"/>
            <w:bottom w:val="none" w:sz="0" w:space="0" w:color="auto"/>
            <w:right w:val="none" w:sz="0" w:space="0" w:color="auto"/>
          </w:divBdr>
        </w:div>
        <w:div w:id="1605259984">
          <w:marLeft w:val="1166"/>
          <w:marRight w:val="0"/>
          <w:marTop w:val="86"/>
          <w:marBottom w:val="0"/>
          <w:divBdr>
            <w:top w:val="none" w:sz="0" w:space="0" w:color="auto"/>
            <w:left w:val="none" w:sz="0" w:space="0" w:color="auto"/>
            <w:bottom w:val="none" w:sz="0" w:space="0" w:color="auto"/>
            <w:right w:val="none" w:sz="0" w:space="0" w:color="auto"/>
          </w:divBdr>
        </w:div>
        <w:div w:id="1625185576">
          <w:marLeft w:val="547"/>
          <w:marRight w:val="0"/>
          <w:marTop w:val="96"/>
          <w:marBottom w:val="0"/>
          <w:divBdr>
            <w:top w:val="none" w:sz="0" w:space="0" w:color="auto"/>
            <w:left w:val="none" w:sz="0" w:space="0" w:color="auto"/>
            <w:bottom w:val="none" w:sz="0" w:space="0" w:color="auto"/>
            <w:right w:val="none" w:sz="0" w:space="0" w:color="auto"/>
          </w:divBdr>
        </w:div>
        <w:div w:id="1932658218">
          <w:marLeft w:val="1166"/>
          <w:marRight w:val="0"/>
          <w:marTop w:val="86"/>
          <w:marBottom w:val="0"/>
          <w:divBdr>
            <w:top w:val="none" w:sz="0" w:space="0" w:color="auto"/>
            <w:left w:val="none" w:sz="0" w:space="0" w:color="auto"/>
            <w:bottom w:val="none" w:sz="0" w:space="0" w:color="auto"/>
            <w:right w:val="none" w:sz="0" w:space="0" w:color="auto"/>
          </w:divBdr>
        </w:div>
      </w:divsChild>
    </w:div>
    <w:div w:id="278604551">
      <w:bodyDiv w:val="1"/>
      <w:marLeft w:val="0"/>
      <w:marRight w:val="0"/>
      <w:marTop w:val="0"/>
      <w:marBottom w:val="0"/>
      <w:divBdr>
        <w:top w:val="none" w:sz="0" w:space="0" w:color="auto"/>
        <w:left w:val="none" w:sz="0" w:space="0" w:color="auto"/>
        <w:bottom w:val="none" w:sz="0" w:space="0" w:color="auto"/>
        <w:right w:val="none" w:sz="0" w:space="0" w:color="auto"/>
      </w:divBdr>
      <w:divsChild>
        <w:div w:id="701903789">
          <w:marLeft w:val="1800"/>
          <w:marRight w:val="0"/>
          <w:marTop w:val="77"/>
          <w:marBottom w:val="0"/>
          <w:divBdr>
            <w:top w:val="none" w:sz="0" w:space="0" w:color="auto"/>
            <w:left w:val="none" w:sz="0" w:space="0" w:color="auto"/>
            <w:bottom w:val="none" w:sz="0" w:space="0" w:color="auto"/>
            <w:right w:val="none" w:sz="0" w:space="0" w:color="auto"/>
          </w:divBdr>
        </w:div>
        <w:div w:id="720787673">
          <w:marLeft w:val="1166"/>
          <w:marRight w:val="0"/>
          <w:marTop w:val="96"/>
          <w:marBottom w:val="0"/>
          <w:divBdr>
            <w:top w:val="none" w:sz="0" w:space="0" w:color="auto"/>
            <w:left w:val="none" w:sz="0" w:space="0" w:color="auto"/>
            <w:bottom w:val="none" w:sz="0" w:space="0" w:color="auto"/>
            <w:right w:val="none" w:sz="0" w:space="0" w:color="auto"/>
          </w:divBdr>
        </w:div>
        <w:div w:id="1004354910">
          <w:marLeft w:val="547"/>
          <w:marRight w:val="0"/>
          <w:marTop w:val="115"/>
          <w:marBottom w:val="0"/>
          <w:divBdr>
            <w:top w:val="none" w:sz="0" w:space="0" w:color="auto"/>
            <w:left w:val="none" w:sz="0" w:space="0" w:color="auto"/>
            <w:bottom w:val="none" w:sz="0" w:space="0" w:color="auto"/>
            <w:right w:val="none" w:sz="0" w:space="0" w:color="auto"/>
          </w:divBdr>
        </w:div>
        <w:div w:id="1310937630">
          <w:marLeft w:val="1800"/>
          <w:marRight w:val="0"/>
          <w:marTop w:val="77"/>
          <w:marBottom w:val="0"/>
          <w:divBdr>
            <w:top w:val="none" w:sz="0" w:space="0" w:color="auto"/>
            <w:left w:val="none" w:sz="0" w:space="0" w:color="auto"/>
            <w:bottom w:val="none" w:sz="0" w:space="0" w:color="auto"/>
            <w:right w:val="none" w:sz="0" w:space="0" w:color="auto"/>
          </w:divBdr>
        </w:div>
        <w:div w:id="1542093276">
          <w:marLeft w:val="1166"/>
          <w:marRight w:val="0"/>
          <w:marTop w:val="96"/>
          <w:marBottom w:val="0"/>
          <w:divBdr>
            <w:top w:val="none" w:sz="0" w:space="0" w:color="auto"/>
            <w:left w:val="none" w:sz="0" w:space="0" w:color="auto"/>
            <w:bottom w:val="none" w:sz="0" w:space="0" w:color="auto"/>
            <w:right w:val="none" w:sz="0" w:space="0" w:color="auto"/>
          </w:divBdr>
        </w:div>
        <w:div w:id="1700818394">
          <w:marLeft w:val="1800"/>
          <w:marRight w:val="0"/>
          <w:marTop w:val="77"/>
          <w:marBottom w:val="0"/>
          <w:divBdr>
            <w:top w:val="none" w:sz="0" w:space="0" w:color="auto"/>
            <w:left w:val="none" w:sz="0" w:space="0" w:color="auto"/>
            <w:bottom w:val="none" w:sz="0" w:space="0" w:color="auto"/>
            <w:right w:val="none" w:sz="0" w:space="0" w:color="auto"/>
          </w:divBdr>
        </w:div>
        <w:div w:id="1742751722">
          <w:marLeft w:val="1800"/>
          <w:marRight w:val="0"/>
          <w:marTop w:val="77"/>
          <w:marBottom w:val="0"/>
          <w:divBdr>
            <w:top w:val="none" w:sz="0" w:space="0" w:color="auto"/>
            <w:left w:val="none" w:sz="0" w:space="0" w:color="auto"/>
            <w:bottom w:val="none" w:sz="0" w:space="0" w:color="auto"/>
            <w:right w:val="none" w:sz="0" w:space="0" w:color="auto"/>
          </w:divBdr>
        </w:div>
        <w:div w:id="1884520390">
          <w:marLeft w:val="1800"/>
          <w:marRight w:val="0"/>
          <w:marTop w:val="77"/>
          <w:marBottom w:val="0"/>
          <w:divBdr>
            <w:top w:val="none" w:sz="0" w:space="0" w:color="auto"/>
            <w:left w:val="none" w:sz="0" w:space="0" w:color="auto"/>
            <w:bottom w:val="none" w:sz="0" w:space="0" w:color="auto"/>
            <w:right w:val="none" w:sz="0" w:space="0" w:color="auto"/>
          </w:divBdr>
        </w:div>
        <w:div w:id="1945067203">
          <w:marLeft w:val="1800"/>
          <w:marRight w:val="0"/>
          <w:marTop w:val="77"/>
          <w:marBottom w:val="0"/>
          <w:divBdr>
            <w:top w:val="none" w:sz="0" w:space="0" w:color="auto"/>
            <w:left w:val="none" w:sz="0" w:space="0" w:color="auto"/>
            <w:bottom w:val="none" w:sz="0" w:space="0" w:color="auto"/>
            <w:right w:val="none" w:sz="0" w:space="0" w:color="auto"/>
          </w:divBdr>
        </w:div>
      </w:divsChild>
    </w:div>
    <w:div w:id="278921307">
      <w:bodyDiv w:val="1"/>
      <w:marLeft w:val="0"/>
      <w:marRight w:val="0"/>
      <w:marTop w:val="0"/>
      <w:marBottom w:val="0"/>
      <w:divBdr>
        <w:top w:val="none" w:sz="0" w:space="0" w:color="auto"/>
        <w:left w:val="none" w:sz="0" w:space="0" w:color="auto"/>
        <w:bottom w:val="none" w:sz="0" w:space="0" w:color="auto"/>
        <w:right w:val="none" w:sz="0" w:space="0" w:color="auto"/>
      </w:divBdr>
    </w:div>
    <w:div w:id="279189282">
      <w:bodyDiv w:val="1"/>
      <w:marLeft w:val="0"/>
      <w:marRight w:val="0"/>
      <w:marTop w:val="0"/>
      <w:marBottom w:val="0"/>
      <w:divBdr>
        <w:top w:val="none" w:sz="0" w:space="0" w:color="auto"/>
        <w:left w:val="none" w:sz="0" w:space="0" w:color="auto"/>
        <w:bottom w:val="none" w:sz="0" w:space="0" w:color="auto"/>
        <w:right w:val="none" w:sz="0" w:space="0" w:color="auto"/>
      </w:divBdr>
    </w:div>
    <w:div w:id="280261352">
      <w:bodyDiv w:val="1"/>
      <w:marLeft w:val="0"/>
      <w:marRight w:val="0"/>
      <w:marTop w:val="0"/>
      <w:marBottom w:val="0"/>
      <w:divBdr>
        <w:top w:val="none" w:sz="0" w:space="0" w:color="auto"/>
        <w:left w:val="none" w:sz="0" w:space="0" w:color="auto"/>
        <w:bottom w:val="none" w:sz="0" w:space="0" w:color="auto"/>
        <w:right w:val="none" w:sz="0" w:space="0" w:color="auto"/>
      </w:divBdr>
    </w:div>
    <w:div w:id="280578058">
      <w:bodyDiv w:val="1"/>
      <w:marLeft w:val="0"/>
      <w:marRight w:val="0"/>
      <w:marTop w:val="0"/>
      <w:marBottom w:val="0"/>
      <w:divBdr>
        <w:top w:val="none" w:sz="0" w:space="0" w:color="auto"/>
        <w:left w:val="none" w:sz="0" w:space="0" w:color="auto"/>
        <w:bottom w:val="none" w:sz="0" w:space="0" w:color="auto"/>
        <w:right w:val="none" w:sz="0" w:space="0" w:color="auto"/>
      </w:divBdr>
      <w:divsChild>
        <w:div w:id="949094094">
          <w:marLeft w:val="1166"/>
          <w:marRight w:val="0"/>
          <w:marTop w:val="134"/>
          <w:marBottom w:val="0"/>
          <w:divBdr>
            <w:top w:val="none" w:sz="0" w:space="0" w:color="auto"/>
            <w:left w:val="none" w:sz="0" w:space="0" w:color="auto"/>
            <w:bottom w:val="none" w:sz="0" w:space="0" w:color="auto"/>
            <w:right w:val="none" w:sz="0" w:space="0" w:color="auto"/>
          </w:divBdr>
        </w:div>
        <w:div w:id="951594721">
          <w:marLeft w:val="547"/>
          <w:marRight w:val="0"/>
          <w:marTop w:val="154"/>
          <w:marBottom w:val="0"/>
          <w:divBdr>
            <w:top w:val="none" w:sz="0" w:space="0" w:color="auto"/>
            <w:left w:val="none" w:sz="0" w:space="0" w:color="auto"/>
            <w:bottom w:val="none" w:sz="0" w:space="0" w:color="auto"/>
            <w:right w:val="none" w:sz="0" w:space="0" w:color="auto"/>
          </w:divBdr>
        </w:div>
      </w:divsChild>
    </w:div>
    <w:div w:id="281617875">
      <w:bodyDiv w:val="1"/>
      <w:marLeft w:val="0"/>
      <w:marRight w:val="0"/>
      <w:marTop w:val="0"/>
      <w:marBottom w:val="0"/>
      <w:divBdr>
        <w:top w:val="none" w:sz="0" w:space="0" w:color="auto"/>
        <w:left w:val="none" w:sz="0" w:space="0" w:color="auto"/>
        <w:bottom w:val="none" w:sz="0" w:space="0" w:color="auto"/>
        <w:right w:val="none" w:sz="0" w:space="0" w:color="auto"/>
      </w:divBdr>
      <w:divsChild>
        <w:div w:id="182863130">
          <w:marLeft w:val="1080"/>
          <w:marRight w:val="0"/>
          <w:marTop w:val="100"/>
          <w:marBottom w:val="0"/>
          <w:divBdr>
            <w:top w:val="none" w:sz="0" w:space="0" w:color="auto"/>
            <w:left w:val="none" w:sz="0" w:space="0" w:color="auto"/>
            <w:bottom w:val="none" w:sz="0" w:space="0" w:color="auto"/>
            <w:right w:val="none" w:sz="0" w:space="0" w:color="auto"/>
          </w:divBdr>
        </w:div>
        <w:div w:id="344674816">
          <w:marLeft w:val="360"/>
          <w:marRight w:val="0"/>
          <w:marTop w:val="200"/>
          <w:marBottom w:val="0"/>
          <w:divBdr>
            <w:top w:val="none" w:sz="0" w:space="0" w:color="auto"/>
            <w:left w:val="none" w:sz="0" w:space="0" w:color="auto"/>
            <w:bottom w:val="none" w:sz="0" w:space="0" w:color="auto"/>
            <w:right w:val="none" w:sz="0" w:space="0" w:color="auto"/>
          </w:divBdr>
        </w:div>
        <w:div w:id="587084194">
          <w:marLeft w:val="1080"/>
          <w:marRight w:val="0"/>
          <w:marTop w:val="100"/>
          <w:marBottom w:val="0"/>
          <w:divBdr>
            <w:top w:val="none" w:sz="0" w:space="0" w:color="auto"/>
            <w:left w:val="none" w:sz="0" w:space="0" w:color="auto"/>
            <w:bottom w:val="none" w:sz="0" w:space="0" w:color="auto"/>
            <w:right w:val="none" w:sz="0" w:space="0" w:color="auto"/>
          </w:divBdr>
        </w:div>
        <w:div w:id="612594334">
          <w:marLeft w:val="1080"/>
          <w:marRight w:val="0"/>
          <w:marTop w:val="100"/>
          <w:marBottom w:val="0"/>
          <w:divBdr>
            <w:top w:val="none" w:sz="0" w:space="0" w:color="auto"/>
            <w:left w:val="none" w:sz="0" w:space="0" w:color="auto"/>
            <w:bottom w:val="none" w:sz="0" w:space="0" w:color="auto"/>
            <w:right w:val="none" w:sz="0" w:space="0" w:color="auto"/>
          </w:divBdr>
        </w:div>
        <w:div w:id="1055003750">
          <w:marLeft w:val="1080"/>
          <w:marRight w:val="0"/>
          <w:marTop w:val="100"/>
          <w:marBottom w:val="0"/>
          <w:divBdr>
            <w:top w:val="none" w:sz="0" w:space="0" w:color="auto"/>
            <w:left w:val="none" w:sz="0" w:space="0" w:color="auto"/>
            <w:bottom w:val="none" w:sz="0" w:space="0" w:color="auto"/>
            <w:right w:val="none" w:sz="0" w:space="0" w:color="auto"/>
          </w:divBdr>
        </w:div>
        <w:div w:id="1061246591">
          <w:marLeft w:val="1080"/>
          <w:marRight w:val="0"/>
          <w:marTop w:val="100"/>
          <w:marBottom w:val="0"/>
          <w:divBdr>
            <w:top w:val="none" w:sz="0" w:space="0" w:color="auto"/>
            <w:left w:val="none" w:sz="0" w:space="0" w:color="auto"/>
            <w:bottom w:val="none" w:sz="0" w:space="0" w:color="auto"/>
            <w:right w:val="none" w:sz="0" w:space="0" w:color="auto"/>
          </w:divBdr>
        </w:div>
      </w:divsChild>
    </w:div>
    <w:div w:id="284240909">
      <w:bodyDiv w:val="1"/>
      <w:marLeft w:val="0"/>
      <w:marRight w:val="0"/>
      <w:marTop w:val="0"/>
      <w:marBottom w:val="0"/>
      <w:divBdr>
        <w:top w:val="none" w:sz="0" w:space="0" w:color="auto"/>
        <w:left w:val="none" w:sz="0" w:space="0" w:color="auto"/>
        <w:bottom w:val="none" w:sz="0" w:space="0" w:color="auto"/>
        <w:right w:val="none" w:sz="0" w:space="0" w:color="auto"/>
      </w:divBdr>
      <w:divsChild>
        <w:div w:id="99381091">
          <w:marLeft w:val="547"/>
          <w:marRight w:val="0"/>
          <w:marTop w:val="115"/>
          <w:marBottom w:val="0"/>
          <w:divBdr>
            <w:top w:val="none" w:sz="0" w:space="0" w:color="auto"/>
            <w:left w:val="none" w:sz="0" w:space="0" w:color="auto"/>
            <w:bottom w:val="none" w:sz="0" w:space="0" w:color="auto"/>
            <w:right w:val="none" w:sz="0" w:space="0" w:color="auto"/>
          </w:divBdr>
        </w:div>
        <w:div w:id="195049682">
          <w:marLeft w:val="1166"/>
          <w:marRight w:val="0"/>
          <w:marTop w:val="96"/>
          <w:marBottom w:val="0"/>
          <w:divBdr>
            <w:top w:val="none" w:sz="0" w:space="0" w:color="auto"/>
            <w:left w:val="none" w:sz="0" w:space="0" w:color="auto"/>
            <w:bottom w:val="none" w:sz="0" w:space="0" w:color="auto"/>
            <w:right w:val="none" w:sz="0" w:space="0" w:color="auto"/>
          </w:divBdr>
        </w:div>
        <w:div w:id="287859125">
          <w:marLeft w:val="1166"/>
          <w:marRight w:val="0"/>
          <w:marTop w:val="96"/>
          <w:marBottom w:val="0"/>
          <w:divBdr>
            <w:top w:val="none" w:sz="0" w:space="0" w:color="auto"/>
            <w:left w:val="none" w:sz="0" w:space="0" w:color="auto"/>
            <w:bottom w:val="none" w:sz="0" w:space="0" w:color="auto"/>
            <w:right w:val="none" w:sz="0" w:space="0" w:color="auto"/>
          </w:divBdr>
        </w:div>
        <w:div w:id="1026252341">
          <w:marLeft w:val="547"/>
          <w:marRight w:val="0"/>
          <w:marTop w:val="115"/>
          <w:marBottom w:val="0"/>
          <w:divBdr>
            <w:top w:val="none" w:sz="0" w:space="0" w:color="auto"/>
            <w:left w:val="none" w:sz="0" w:space="0" w:color="auto"/>
            <w:bottom w:val="none" w:sz="0" w:space="0" w:color="auto"/>
            <w:right w:val="none" w:sz="0" w:space="0" w:color="auto"/>
          </w:divBdr>
        </w:div>
        <w:div w:id="1419013677">
          <w:marLeft w:val="1800"/>
          <w:marRight w:val="0"/>
          <w:marTop w:val="77"/>
          <w:marBottom w:val="0"/>
          <w:divBdr>
            <w:top w:val="none" w:sz="0" w:space="0" w:color="auto"/>
            <w:left w:val="none" w:sz="0" w:space="0" w:color="auto"/>
            <w:bottom w:val="none" w:sz="0" w:space="0" w:color="auto"/>
            <w:right w:val="none" w:sz="0" w:space="0" w:color="auto"/>
          </w:divBdr>
        </w:div>
        <w:div w:id="1646936687">
          <w:marLeft w:val="1166"/>
          <w:marRight w:val="0"/>
          <w:marTop w:val="96"/>
          <w:marBottom w:val="0"/>
          <w:divBdr>
            <w:top w:val="none" w:sz="0" w:space="0" w:color="auto"/>
            <w:left w:val="none" w:sz="0" w:space="0" w:color="auto"/>
            <w:bottom w:val="none" w:sz="0" w:space="0" w:color="auto"/>
            <w:right w:val="none" w:sz="0" w:space="0" w:color="auto"/>
          </w:divBdr>
        </w:div>
        <w:div w:id="1892769916">
          <w:marLeft w:val="1800"/>
          <w:marRight w:val="0"/>
          <w:marTop w:val="77"/>
          <w:marBottom w:val="0"/>
          <w:divBdr>
            <w:top w:val="none" w:sz="0" w:space="0" w:color="auto"/>
            <w:left w:val="none" w:sz="0" w:space="0" w:color="auto"/>
            <w:bottom w:val="none" w:sz="0" w:space="0" w:color="auto"/>
            <w:right w:val="none" w:sz="0" w:space="0" w:color="auto"/>
          </w:divBdr>
        </w:div>
      </w:divsChild>
    </w:div>
    <w:div w:id="284317047">
      <w:bodyDiv w:val="1"/>
      <w:marLeft w:val="0"/>
      <w:marRight w:val="0"/>
      <w:marTop w:val="0"/>
      <w:marBottom w:val="0"/>
      <w:divBdr>
        <w:top w:val="none" w:sz="0" w:space="0" w:color="auto"/>
        <w:left w:val="none" w:sz="0" w:space="0" w:color="auto"/>
        <w:bottom w:val="none" w:sz="0" w:space="0" w:color="auto"/>
        <w:right w:val="none" w:sz="0" w:space="0" w:color="auto"/>
      </w:divBdr>
    </w:div>
    <w:div w:id="284385164">
      <w:bodyDiv w:val="1"/>
      <w:marLeft w:val="0"/>
      <w:marRight w:val="0"/>
      <w:marTop w:val="0"/>
      <w:marBottom w:val="0"/>
      <w:divBdr>
        <w:top w:val="none" w:sz="0" w:space="0" w:color="auto"/>
        <w:left w:val="none" w:sz="0" w:space="0" w:color="auto"/>
        <w:bottom w:val="none" w:sz="0" w:space="0" w:color="auto"/>
        <w:right w:val="none" w:sz="0" w:space="0" w:color="auto"/>
      </w:divBdr>
      <w:divsChild>
        <w:div w:id="1180047419">
          <w:marLeft w:val="547"/>
          <w:marRight w:val="0"/>
          <w:marTop w:val="0"/>
          <w:marBottom w:val="0"/>
          <w:divBdr>
            <w:top w:val="none" w:sz="0" w:space="0" w:color="auto"/>
            <w:left w:val="none" w:sz="0" w:space="0" w:color="auto"/>
            <w:bottom w:val="none" w:sz="0" w:space="0" w:color="auto"/>
            <w:right w:val="none" w:sz="0" w:space="0" w:color="auto"/>
          </w:divBdr>
        </w:div>
      </w:divsChild>
    </w:div>
    <w:div w:id="285816391">
      <w:bodyDiv w:val="1"/>
      <w:marLeft w:val="0"/>
      <w:marRight w:val="0"/>
      <w:marTop w:val="0"/>
      <w:marBottom w:val="0"/>
      <w:divBdr>
        <w:top w:val="none" w:sz="0" w:space="0" w:color="auto"/>
        <w:left w:val="none" w:sz="0" w:space="0" w:color="auto"/>
        <w:bottom w:val="none" w:sz="0" w:space="0" w:color="auto"/>
        <w:right w:val="none" w:sz="0" w:space="0" w:color="auto"/>
      </w:divBdr>
    </w:div>
    <w:div w:id="286014035">
      <w:bodyDiv w:val="1"/>
      <w:marLeft w:val="0"/>
      <w:marRight w:val="0"/>
      <w:marTop w:val="0"/>
      <w:marBottom w:val="0"/>
      <w:divBdr>
        <w:top w:val="none" w:sz="0" w:space="0" w:color="auto"/>
        <w:left w:val="none" w:sz="0" w:space="0" w:color="auto"/>
        <w:bottom w:val="none" w:sz="0" w:space="0" w:color="auto"/>
        <w:right w:val="none" w:sz="0" w:space="0" w:color="auto"/>
      </w:divBdr>
    </w:div>
    <w:div w:id="286161822">
      <w:bodyDiv w:val="1"/>
      <w:marLeft w:val="0"/>
      <w:marRight w:val="0"/>
      <w:marTop w:val="0"/>
      <w:marBottom w:val="0"/>
      <w:divBdr>
        <w:top w:val="none" w:sz="0" w:space="0" w:color="auto"/>
        <w:left w:val="none" w:sz="0" w:space="0" w:color="auto"/>
        <w:bottom w:val="none" w:sz="0" w:space="0" w:color="auto"/>
        <w:right w:val="none" w:sz="0" w:space="0" w:color="auto"/>
      </w:divBdr>
    </w:div>
    <w:div w:id="287005461">
      <w:bodyDiv w:val="1"/>
      <w:marLeft w:val="0"/>
      <w:marRight w:val="0"/>
      <w:marTop w:val="0"/>
      <w:marBottom w:val="0"/>
      <w:divBdr>
        <w:top w:val="none" w:sz="0" w:space="0" w:color="auto"/>
        <w:left w:val="none" w:sz="0" w:space="0" w:color="auto"/>
        <w:bottom w:val="none" w:sz="0" w:space="0" w:color="auto"/>
        <w:right w:val="none" w:sz="0" w:space="0" w:color="auto"/>
      </w:divBdr>
    </w:div>
    <w:div w:id="290744173">
      <w:bodyDiv w:val="1"/>
      <w:marLeft w:val="0"/>
      <w:marRight w:val="0"/>
      <w:marTop w:val="0"/>
      <w:marBottom w:val="0"/>
      <w:divBdr>
        <w:top w:val="none" w:sz="0" w:space="0" w:color="auto"/>
        <w:left w:val="none" w:sz="0" w:space="0" w:color="auto"/>
        <w:bottom w:val="none" w:sz="0" w:space="0" w:color="auto"/>
        <w:right w:val="none" w:sz="0" w:space="0" w:color="auto"/>
      </w:divBdr>
    </w:div>
    <w:div w:id="290937062">
      <w:bodyDiv w:val="1"/>
      <w:marLeft w:val="0"/>
      <w:marRight w:val="0"/>
      <w:marTop w:val="0"/>
      <w:marBottom w:val="0"/>
      <w:divBdr>
        <w:top w:val="none" w:sz="0" w:space="0" w:color="auto"/>
        <w:left w:val="none" w:sz="0" w:space="0" w:color="auto"/>
        <w:bottom w:val="none" w:sz="0" w:space="0" w:color="auto"/>
        <w:right w:val="none" w:sz="0" w:space="0" w:color="auto"/>
      </w:divBdr>
    </w:div>
    <w:div w:id="291637882">
      <w:bodyDiv w:val="1"/>
      <w:marLeft w:val="0"/>
      <w:marRight w:val="0"/>
      <w:marTop w:val="0"/>
      <w:marBottom w:val="0"/>
      <w:divBdr>
        <w:top w:val="none" w:sz="0" w:space="0" w:color="auto"/>
        <w:left w:val="none" w:sz="0" w:space="0" w:color="auto"/>
        <w:bottom w:val="none" w:sz="0" w:space="0" w:color="auto"/>
        <w:right w:val="none" w:sz="0" w:space="0" w:color="auto"/>
      </w:divBdr>
    </w:div>
    <w:div w:id="292097817">
      <w:bodyDiv w:val="1"/>
      <w:marLeft w:val="0"/>
      <w:marRight w:val="0"/>
      <w:marTop w:val="0"/>
      <w:marBottom w:val="0"/>
      <w:divBdr>
        <w:top w:val="none" w:sz="0" w:space="0" w:color="auto"/>
        <w:left w:val="none" w:sz="0" w:space="0" w:color="auto"/>
        <w:bottom w:val="none" w:sz="0" w:space="0" w:color="auto"/>
        <w:right w:val="none" w:sz="0" w:space="0" w:color="auto"/>
      </w:divBdr>
      <w:divsChild>
        <w:div w:id="539248432">
          <w:marLeft w:val="547"/>
          <w:marRight w:val="0"/>
          <w:marTop w:val="134"/>
          <w:marBottom w:val="120"/>
          <w:divBdr>
            <w:top w:val="none" w:sz="0" w:space="0" w:color="auto"/>
            <w:left w:val="none" w:sz="0" w:space="0" w:color="auto"/>
            <w:bottom w:val="none" w:sz="0" w:space="0" w:color="auto"/>
            <w:right w:val="none" w:sz="0" w:space="0" w:color="auto"/>
          </w:divBdr>
        </w:div>
      </w:divsChild>
    </w:div>
    <w:div w:id="292491170">
      <w:bodyDiv w:val="1"/>
      <w:marLeft w:val="0"/>
      <w:marRight w:val="0"/>
      <w:marTop w:val="0"/>
      <w:marBottom w:val="0"/>
      <w:divBdr>
        <w:top w:val="none" w:sz="0" w:space="0" w:color="auto"/>
        <w:left w:val="none" w:sz="0" w:space="0" w:color="auto"/>
        <w:bottom w:val="none" w:sz="0" w:space="0" w:color="auto"/>
        <w:right w:val="none" w:sz="0" w:space="0" w:color="auto"/>
      </w:divBdr>
    </w:div>
    <w:div w:id="293145517">
      <w:bodyDiv w:val="1"/>
      <w:marLeft w:val="0"/>
      <w:marRight w:val="0"/>
      <w:marTop w:val="0"/>
      <w:marBottom w:val="0"/>
      <w:divBdr>
        <w:top w:val="none" w:sz="0" w:space="0" w:color="auto"/>
        <w:left w:val="none" w:sz="0" w:space="0" w:color="auto"/>
        <w:bottom w:val="none" w:sz="0" w:space="0" w:color="auto"/>
        <w:right w:val="none" w:sz="0" w:space="0" w:color="auto"/>
      </w:divBdr>
    </w:div>
    <w:div w:id="293800441">
      <w:bodyDiv w:val="1"/>
      <w:marLeft w:val="0"/>
      <w:marRight w:val="0"/>
      <w:marTop w:val="0"/>
      <w:marBottom w:val="0"/>
      <w:divBdr>
        <w:top w:val="none" w:sz="0" w:space="0" w:color="auto"/>
        <w:left w:val="none" w:sz="0" w:space="0" w:color="auto"/>
        <w:bottom w:val="none" w:sz="0" w:space="0" w:color="auto"/>
        <w:right w:val="none" w:sz="0" w:space="0" w:color="auto"/>
      </w:divBdr>
    </w:div>
    <w:div w:id="293951279">
      <w:bodyDiv w:val="1"/>
      <w:marLeft w:val="0"/>
      <w:marRight w:val="0"/>
      <w:marTop w:val="0"/>
      <w:marBottom w:val="0"/>
      <w:divBdr>
        <w:top w:val="none" w:sz="0" w:space="0" w:color="auto"/>
        <w:left w:val="none" w:sz="0" w:space="0" w:color="auto"/>
        <w:bottom w:val="none" w:sz="0" w:space="0" w:color="auto"/>
        <w:right w:val="none" w:sz="0" w:space="0" w:color="auto"/>
      </w:divBdr>
    </w:div>
    <w:div w:id="293953004">
      <w:bodyDiv w:val="1"/>
      <w:marLeft w:val="0"/>
      <w:marRight w:val="0"/>
      <w:marTop w:val="0"/>
      <w:marBottom w:val="0"/>
      <w:divBdr>
        <w:top w:val="none" w:sz="0" w:space="0" w:color="auto"/>
        <w:left w:val="none" w:sz="0" w:space="0" w:color="auto"/>
        <w:bottom w:val="none" w:sz="0" w:space="0" w:color="auto"/>
        <w:right w:val="none" w:sz="0" w:space="0" w:color="auto"/>
      </w:divBdr>
    </w:div>
    <w:div w:id="294260138">
      <w:bodyDiv w:val="1"/>
      <w:marLeft w:val="0"/>
      <w:marRight w:val="0"/>
      <w:marTop w:val="0"/>
      <w:marBottom w:val="0"/>
      <w:divBdr>
        <w:top w:val="none" w:sz="0" w:space="0" w:color="auto"/>
        <w:left w:val="none" w:sz="0" w:space="0" w:color="auto"/>
        <w:bottom w:val="none" w:sz="0" w:space="0" w:color="auto"/>
        <w:right w:val="none" w:sz="0" w:space="0" w:color="auto"/>
      </w:divBdr>
    </w:div>
    <w:div w:id="296228749">
      <w:bodyDiv w:val="1"/>
      <w:marLeft w:val="0"/>
      <w:marRight w:val="0"/>
      <w:marTop w:val="0"/>
      <w:marBottom w:val="0"/>
      <w:divBdr>
        <w:top w:val="none" w:sz="0" w:space="0" w:color="auto"/>
        <w:left w:val="none" w:sz="0" w:space="0" w:color="auto"/>
        <w:bottom w:val="none" w:sz="0" w:space="0" w:color="auto"/>
        <w:right w:val="none" w:sz="0" w:space="0" w:color="auto"/>
      </w:divBdr>
      <w:divsChild>
        <w:div w:id="672026877">
          <w:marLeft w:val="0"/>
          <w:marRight w:val="0"/>
          <w:marTop w:val="0"/>
          <w:marBottom w:val="0"/>
          <w:divBdr>
            <w:top w:val="none" w:sz="0" w:space="0" w:color="auto"/>
            <w:left w:val="none" w:sz="0" w:space="0" w:color="auto"/>
            <w:bottom w:val="none" w:sz="0" w:space="0" w:color="auto"/>
            <w:right w:val="none" w:sz="0" w:space="0" w:color="auto"/>
          </w:divBdr>
        </w:div>
      </w:divsChild>
    </w:div>
    <w:div w:id="296229192">
      <w:bodyDiv w:val="1"/>
      <w:marLeft w:val="0"/>
      <w:marRight w:val="0"/>
      <w:marTop w:val="0"/>
      <w:marBottom w:val="0"/>
      <w:divBdr>
        <w:top w:val="none" w:sz="0" w:space="0" w:color="auto"/>
        <w:left w:val="none" w:sz="0" w:space="0" w:color="auto"/>
        <w:bottom w:val="none" w:sz="0" w:space="0" w:color="auto"/>
        <w:right w:val="none" w:sz="0" w:space="0" w:color="auto"/>
      </w:divBdr>
      <w:divsChild>
        <w:div w:id="504973859">
          <w:marLeft w:val="1166"/>
          <w:marRight w:val="0"/>
          <w:marTop w:val="5"/>
          <w:marBottom w:val="0"/>
          <w:divBdr>
            <w:top w:val="none" w:sz="0" w:space="0" w:color="auto"/>
            <w:left w:val="none" w:sz="0" w:space="0" w:color="auto"/>
            <w:bottom w:val="none" w:sz="0" w:space="0" w:color="auto"/>
            <w:right w:val="none" w:sz="0" w:space="0" w:color="auto"/>
          </w:divBdr>
        </w:div>
        <w:div w:id="662659012">
          <w:marLeft w:val="1166"/>
          <w:marRight w:val="0"/>
          <w:marTop w:val="5"/>
          <w:marBottom w:val="0"/>
          <w:divBdr>
            <w:top w:val="none" w:sz="0" w:space="0" w:color="auto"/>
            <w:left w:val="none" w:sz="0" w:space="0" w:color="auto"/>
            <w:bottom w:val="none" w:sz="0" w:space="0" w:color="auto"/>
            <w:right w:val="none" w:sz="0" w:space="0" w:color="auto"/>
          </w:divBdr>
        </w:div>
        <w:div w:id="1427455968">
          <w:marLeft w:val="1166"/>
          <w:marRight w:val="0"/>
          <w:marTop w:val="5"/>
          <w:marBottom w:val="0"/>
          <w:divBdr>
            <w:top w:val="none" w:sz="0" w:space="0" w:color="auto"/>
            <w:left w:val="none" w:sz="0" w:space="0" w:color="auto"/>
            <w:bottom w:val="none" w:sz="0" w:space="0" w:color="auto"/>
            <w:right w:val="none" w:sz="0" w:space="0" w:color="auto"/>
          </w:divBdr>
        </w:div>
        <w:div w:id="1981301730">
          <w:marLeft w:val="547"/>
          <w:marRight w:val="0"/>
          <w:marTop w:val="134"/>
          <w:marBottom w:val="0"/>
          <w:divBdr>
            <w:top w:val="none" w:sz="0" w:space="0" w:color="auto"/>
            <w:left w:val="none" w:sz="0" w:space="0" w:color="auto"/>
            <w:bottom w:val="none" w:sz="0" w:space="0" w:color="auto"/>
            <w:right w:val="none" w:sz="0" w:space="0" w:color="auto"/>
          </w:divBdr>
        </w:div>
      </w:divsChild>
    </w:div>
    <w:div w:id="296378057">
      <w:bodyDiv w:val="1"/>
      <w:marLeft w:val="0"/>
      <w:marRight w:val="0"/>
      <w:marTop w:val="0"/>
      <w:marBottom w:val="0"/>
      <w:divBdr>
        <w:top w:val="none" w:sz="0" w:space="0" w:color="auto"/>
        <w:left w:val="none" w:sz="0" w:space="0" w:color="auto"/>
        <w:bottom w:val="none" w:sz="0" w:space="0" w:color="auto"/>
        <w:right w:val="none" w:sz="0" w:space="0" w:color="auto"/>
      </w:divBdr>
    </w:div>
    <w:div w:id="297613373">
      <w:bodyDiv w:val="1"/>
      <w:marLeft w:val="0"/>
      <w:marRight w:val="0"/>
      <w:marTop w:val="0"/>
      <w:marBottom w:val="0"/>
      <w:divBdr>
        <w:top w:val="none" w:sz="0" w:space="0" w:color="auto"/>
        <w:left w:val="none" w:sz="0" w:space="0" w:color="auto"/>
        <w:bottom w:val="none" w:sz="0" w:space="0" w:color="auto"/>
        <w:right w:val="none" w:sz="0" w:space="0" w:color="auto"/>
      </w:divBdr>
      <w:divsChild>
        <w:div w:id="991711238">
          <w:marLeft w:val="1166"/>
          <w:marRight w:val="0"/>
          <w:marTop w:val="134"/>
          <w:marBottom w:val="0"/>
          <w:divBdr>
            <w:top w:val="none" w:sz="0" w:space="0" w:color="auto"/>
            <w:left w:val="none" w:sz="0" w:space="0" w:color="auto"/>
            <w:bottom w:val="none" w:sz="0" w:space="0" w:color="auto"/>
            <w:right w:val="none" w:sz="0" w:space="0" w:color="auto"/>
          </w:divBdr>
        </w:div>
        <w:div w:id="1458912555">
          <w:marLeft w:val="547"/>
          <w:marRight w:val="0"/>
          <w:marTop w:val="134"/>
          <w:marBottom w:val="0"/>
          <w:divBdr>
            <w:top w:val="none" w:sz="0" w:space="0" w:color="auto"/>
            <w:left w:val="none" w:sz="0" w:space="0" w:color="auto"/>
            <w:bottom w:val="none" w:sz="0" w:space="0" w:color="auto"/>
            <w:right w:val="none" w:sz="0" w:space="0" w:color="auto"/>
          </w:divBdr>
        </w:div>
      </w:divsChild>
    </w:div>
    <w:div w:id="298221033">
      <w:bodyDiv w:val="1"/>
      <w:marLeft w:val="0"/>
      <w:marRight w:val="0"/>
      <w:marTop w:val="0"/>
      <w:marBottom w:val="0"/>
      <w:divBdr>
        <w:top w:val="none" w:sz="0" w:space="0" w:color="auto"/>
        <w:left w:val="none" w:sz="0" w:space="0" w:color="auto"/>
        <w:bottom w:val="none" w:sz="0" w:space="0" w:color="auto"/>
        <w:right w:val="none" w:sz="0" w:space="0" w:color="auto"/>
      </w:divBdr>
      <w:divsChild>
        <w:div w:id="356809964">
          <w:marLeft w:val="1166"/>
          <w:marRight w:val="0"/>
          <w:marTop w:val="96"/>
          <w:marBottom w:val="0"/>
          <w:divBdr>
            <w:top w:val="none" w:sz="0" w:space="0" w:color="auto"/>
            <w:left w:val="none" w:sz="0" w:space="0" w:color="auto"/>
            <w:bottom w:val="none" w:sz="0" w:space="0" w:color="auto"/>
            <w:right w:val="none" w:sz="0" w:space="0" w:color="auto"/>
          </w:divBdr>
        </w:div>
        <w:div w:id="1510564652">
          <w:marLeft w:val="547"/>
          <w:marRight w:val="0"/>
          <w:marTop w:val="115"/>
          <w:marBottom w:val="0"/>
          <w:divBdr>
            <w:top w:val="none" w:sz="0" w:space="0" w:color="auto"/>
            <w:left w:val="none" w:sz="0" w:space="0" w:color="auto"/>
            <w:bottom w:val="none" w:sz="0" w:space="0" w:color="auto"/>
            <w:right w:val="none" w:sz="0" w:space="0" w:color="auto"/>
          </w:divBdr>
        </w:div>
      </w:divsChild>
    </w:div>
    <w:div w:id="298265413">
      <w:bodyDiv w:val="1"/>
      <w:marLeft w:val="0"/>
      <w:marRight w:val="0"/>
      <w:marTop w:val="0"/>
      <w:marBottom w:val="0"/>
      <w:divBdr>
        <w:top w:val="none" w:sz="0" w:space="0" w:color="auto"/>
        <w:left w:val="none" w:sz="0" w:space="0" w:color="auto"/>
        <w:bottom w:val="none" w:sz="0" w:space="0" w:color="auto"/>
        <w:right w:val="none" w:sz="0" w:space="0" w:color="auto"/>
      </w:divBdr>
      <w:divsChild>
        <w:div w:id="122844712">
          <w:marLeft w:val="547"/>
          <w:marRight w:val="0"/>
          <w:marTop w:val="96"/>
          <w:marBottom w:val="0"/>
          <w:divBdr>
            <w:top w:val="none" w:sz="0" w:space="0" w:color="auto"/>
            <w:left w:val="none" w:sz="0" w:space="0" w:color="auto"/>
            <w:bottom w:val="none" w:sz="0" w:space="0" w:color="auto"/>
            <w:right w:val="none" w:sz="0" w:space="0" w:color="auto"/>
          </w:divBdr>
        </w:div>
        <w:div w:id="547180708">
          <w:marLeft w:val="547"/>
          <w:marRight w:val="0"/>
          <w:marTop w:val="96"/>
          <w:marBottom w:val="0"/>
          <w:divBdr>
            <w:top w:val="none" w:sz="0" w:space="0" w:color="auto"/>
            <w:left w:val="none" w:sz="0" w:space="0" w:color="auto"/>
            <w:bottom w:val="none" w:sz="0" w:space="0" w:color="auto"/>
            <w:right w:val="none" w:sz="0" w:space="0" w:color="auto"/>
          </w:divBdr>
        </w:div>
        <w:div w:id="1806119686">
          <w:marLeft w:val="1166"/>
          <w:marRight w:val="0"/>
          <w:marTop w:val="96"/>
          <w:marBottom w:val="0"/>
          <w:divBdr>
            <w:top w:val="none" w:sz="0" w:space="0" w:color="auto"/>
            <w:left w:val="none" w:sz="0" w:space="0" w:color="auto"/>
            <w:bottom w:val="none" w:sz="0" w:space="0" w:color="auto"/>
            <w:right w:val="none" w:sz="0" w:space="0" w:color="auto"/>
          </w:divBdr>
        </w:div>
        <w:div w:id="1969780963">
          <w:marLeft w:val="547"/>
          <w:marRight w:val="0"/>
          <w:marTop w:val="96"/>
          <w:marBottom w:val="0"/>
          <w:divBdr>
            <w:top w:val="none" w:sz="0" w:space="0" w:color="auto"/>
            <w:left w:val="none" w:sz="0" w:space="0" w:color="auto"/>
            <w:bottom w:val="none" w:sz="0" w:space="0" w:color="auto"/>
            <w:right w:val="none" w:sz="0" w:space="0" w:color="auto"/>
          </w:divBdr>
        </w:div>
      </w:divsChild>
    </w:div>
    <w:div w:id="298413470">
      <w:bodyDiv w:val="1"/>
      <w:marLeft w:val="0"/>
      <w:marRight w:val="0"/>
      <w:marTop w:val="0"/>
      <w:marBottom w:val="0"/>
      <w:divBdr>
        <w:top w:val="none" w:sz="0" w:space="0" w:color="auto"/>
        <w:left w:val="none" w:sz="0" w:space="0" w:color="auto"/>
        <w:bottom w:val="none" w:sz="0" w:space="0" w:color="auto"/>
        <w:right w:val="none" w:sz="0" w:space="0" w:color="auto"/>
      </w:divBdr>
    </w:div>
    <w:div w:id="298534522">
      <w:bodyDiv w:val="1"/>
      <w:marLeft w:val="0"/>
      <w:marRight w:val="0"/>
      <w:marTop w:val="0"/>
      <w:marBottom w:val="0"/>
      <w:divBdr>
        <w:top w:val="none" w:sz="0" w:space="0" w:color="auto"/>
        <w:left w:val="none" w:sz="0" w:space="0" w:color="auto"/>
        <w:bottom w:val="none" w:sz="0" w:space="0" w:color="auto"/>
        <w:right w:val="none" w:sz="0" w:space="0" w:color="auto"/>
      </w:divBdr>
    </w:div>
    <w:div w:id="299966610">
      <w:bodyDiv w:val="1"/>
      <w:marLeft w:val="0"/>
      <w:marRight w:val="0"/>
      <w:marTop w:val="0"/>
      <w:marBottom w:val="0"/>
      <w:divBdr>
        <w:top w:val="none" w:sz="0" w:space="0" w:color="auto"/>
        <w:left w:val="none" w:sz="0" w:space="0" w:color="auto"/>
        <w:bottom w:val="none" w:sz="0" w:space="0" w:color="auto"/>
        <w:right w:val="none" w:sz="0" w:space="0" w:color="auto"/>
      </w:divBdr>
    </w:div>
    <w:div w:id="300119124">
      <w:bodyDiv w:val="1"/>
      <w:marLeft w:val="0"/>
      <w:marRight w:val="0"/>
      <w:marTop w:val="0"/>
      <w:marBottom w:val="0"/>
      <w:divBdr>
        <w:top w:val="none" w:sz="0" w:space="0" w:color="auto"/>
        <w:left w:val="none" w:sz="0" w:space="0" w:color="auto"/>
        <w:bottom w:val="none" w:sz="0" w:space="0" w:color="auto"/>
        <w:right w:val="none" w:sz="0" w:space="0" w:color="auto"/>
      </w:divBdr>
    </w:div>
    <w:div w:id="300841755">
      <w:bodyDiv w:val="1"/>
      <w:marLeft w:val="0"/>
      <w:marRight w:val="0"/>
      <w:marTop w:val="0"/>
      <w:marBottom w:val="0"/>
      <w:divBdr>
        <w:top w:val="none" w:sz="0" w:space="0" w:color="auto"/>
        <w:left w:val="none" w:sz="0" w:space="0" w:color="auto"/>
        <w:bottom w:val="none" w:sz="0" w:space="0" w:color="auto"/>
        <w:right w:val="none" w:sz="0" w:space="0" w:color="auto"/>
      </w:divBdr>
    </w:div>
    <w:div w:id="302394150">
      <w:bodyDiv w:val="1"/>
      <w:marLeft w:val="0"/>
      <w:marRight w:val="0"/>
      <w:marTop w:val="0"/>
      <w:marBottom w:val="0"/>
      <w:divBdr>
        <w:top w:val="none" w:sz="0" w:space="0" w:color="auto"/>
        <w:left w:val="none" w:sz="0" w:space="0" w:color="auto"/>
        <w:bottom w:val="none" w:sz="0" w:space="0" w:color="auto"/>
        <w:right w:val="none" w:sz="0" w:space="0" w:color="auto"/>
      </w:divBdr>
      <w:divsChild>
        <w:div w:id="1876697311">
          <w:marLeft w:val="0"/>
          <w:marRight w:val="0"/>
          <w:marTop w:val="0"/>
          <w:marBottom w:val="0"/>
          <w:divBdr>
            <w:top w:val="none" w:sz="0" w:space="0" w:color="auto"/>
            <w:left w:val="none" w:sz="0" w:space="0" w:color="auto"/>
            <w:bottom w:val="none" w:sz="0" w:space="0" w:color="auto"/>
            <w:right w:val="none" w:sz="0" w:space="0" w:color="auto"/>
          </w:divBdr>
          <w:divsChild>
            <w:div w:id="185603359">
              <w:marLeft w:val="0"/>
              <w:marRight w:val="0"/>
              <w:marTop w:val="0"/>
              <w:marBottom w:val="0"/>
              <w:divBdr>
                <w:top w:val="none" w:sz="0" w:space="0" w:color="auto"/>
                <w:left w:val="none" w:sz="0" w:space="0" w:color="auto"/>
                <w:bottom w:val="none" w:sz="0" w:space="0" w:color="auto"/>
                <w:right w:val="none" w:sz="0" w:space="0" w:color="auto"/>
              </w:divBdr>
            </w:div>
            <w:div w:id="523515926">
              <w:marLeft w:val="0"/>
              <w:marRight w:val="0"/>
              <w:marTop w:val="0"/>
              <w:marBottom w:val="0"/>
              <w:divBdr>
                <w:top w:val="none" w:sz="0" w:space="0" w:color="auto"/>
                <w:left w:val="none" w:sz="0" w:space="0" w:color="auto"/>
                <w:bottom w:val="none" w:sz="0" w:space="0" w:color="auto"/>
                <w:right w:val="none" w:sz="0" w:space="0" w:color="auto"/>
              </w:divBdr>
            </w:div>
            <w:div w:id="878708332">
              <w:marLeft w:val="0"/>
              <w:marRight w:val="0"/>
              <w:marTop w:val="0"/>
              <w:marBottom w:val="0"/>
              <w:divBdr>
                <w:top w:val="none" w:sz="0" w:space="0" w:color="auto"/>
                <w:left w:val="none" w:sz="0" w:space="0" w:color="auto"/>
                <w:bottom w:val="none" w:sz="0" w:space="0" w:color="auto"/>
                <w:right w:val="none" w:sz="0" w:space="0" w:color="auto"/>
              </w:divBdr>
            </w:div>
            <w:div w:id="1105612212">
              <w:marLeft w:val="0"/>
              <w:marRight w:val="0"/>
              <w:marTop w:val="0"/>
              <w:marBottom w:val="0"/>
              <w:divBdr>
                <w:top w:val="none" w:sz="0" w:space="0" w:color="auto"/>
                <w:left w:val="none" w:sz="0" w:space="0" w:color="auto"/>
                <w:bottom w:val="none" w:sz="0" w:space="0" w:color="auto"/>
                <w:right w:val="none" w:sz="0" w:space="0" w:color="auto"/>
              </w:divBdr>
            </w:div>
            <w:div w:id="1215890068">
              <w:marLeft w:val="0"/>
              <w:marRight w:val="0"/>
              <w:marTop w:val="0"/>
              <w:marBottom w:val="0"/>
              <w:divBdr>
                <w:top w:val="none" w:sz="0" w:space="0" w:color="auto"/>
                <w:left w:val="none" w:sz="0" w:space="0" w:color="auto"/>
                <w:bottom w:val="none" w:sz="0" w:space="0" w:color="auto"/>
                <w:right w:val="none" w:sz="0" w:space="0" w:color="auto"/>
              </w:divBdr>
            </w:div>
            <w:div w:id="1234698665">
              <w:marLeft w:val="0"/>
              <w:marRight w:val="0"/>
              <w:marTop w:val="0"/>
              <w:marBottom w:val="0"/>
              <w:divBdr>
                <w:top w:val="none" w:sz="0" w:space="0" w:color="auto"/>
                <w:left w:val="none" w:sz="0" w:space="0" w:color="auto"/>
                <w:bottom w:val="none" w:sz="0" w:space="0" w:color="auto"/>
                <w:right w:val="none" w:sz="0" w:space="0" w:color="auto"/>
              </w:divBdr>
            </w:div>
            <w:div w:id="1629896031">
              <w:marLeft w:val="0"/>
              <w:marRight w:val="0"/>
              <w:marTop w:val="0"/>
              <w:marBottom w:val="0"/>
              <w:divBdr>
                <w:top w:val="none" w:sz="0" w:space="0" w:color="auto"/>
                <w:left w:val="none" w:sz="0" w:space="0" w:color="auto"/>
                <w:bottom w:val="none" w:sz="0" w:space="0" w:color="auto"/>
                <w:right w:val="none" w:sz="0" w:space="0" w:color="auto"/>
              </w:divBdr>
            </w:div>
            <w:div w:id="16310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0103">
      <w:bodyDiv w:val="1"/>
      <w:marLeft w:val="0"/>
      <w:marRight w:val="0"/>
      <w:marTop w:val="0"/>
      <w:marBottom w:val="0"/>
      <w:divBdr>
        <w:top w:val="none" w:sz="0" w:space="0" w:color="auto"/>
        <w:left w:val="none" w:sz="0" w:space="0" w:color="auto"/>
        <w:bottom w:val="none" w:sz="0" w:space="0" w:color="auto"/>
        <w:right w:val="none" w:sz="0" w:space="0" w:color="auto"/>
      </w:divBdr>
      <w:divsChild>
        <w:div w:id="495733312">
          <w:marLeft w:val="1166"/>
          <w:marRight w:val="0"/>
          <w:marTop w:val="96"/>
          <w:marBottom w:val="0"/>
          <w:divBdr>
            <w:top w:val="none" w:sz="0" w:space="0" w:color="auto"/>
            <w:left w:val="none" w:sz="0" w:space="0" w:color="auto"/>
            <w:bottom w:val="none" w:sz="0" w:space="0" w:color="auto"/>
            <w:right w:val="none" w:sz="0" w:space="0" w:color="auto"/>
          </w:divBdr>
        </w:div>
        <w:div w:id="616332476">
          <w:marLeft w:val="1166"/>
          <w:marRight w:val="0"/>
          <w:marTop w:val="96"/>
          <w:marBottom w:val="0"/>
          <w:divBdr>
            <w:top w:val="none" w:sz="0" w:space="0" w:color="auto"/>
            <w:left w:val="none" w:sz="0" w:space="0" w:color="auto"/>
            <w:bottom w:val="none" w:sz="0" w:space="0" w:color="auto"/>
            <w:right w:val="none" w:sz="0" w:space="0" w:color="auto"/>
          </w:divBdr>
        </w:div>
        <w:div w:id="1330595101">
          <w:marLeft w:val="547"/>
          <w:marRight w:val="0"/>
          <w:marTop w:val="115"/>
          <w:marBottom w:val="0"/>
          <w:divBdr>
            <w:top w:val="none" w:sz="0" w:space="0" w:color="auto"/>
            <w:left w:val="none" w:sz="0" w:space="0" w:color="auto"/>
            <w:bottom w:val="none" w:sz="0" w:space="0" w:color="auto"/>
            <w:right w:val="none" w:sz="0" w:space="0" w:color="auto"/>
          </w:divBdr>
        </w:div>
        <w:div w:id="1664040486">
          <w:marLeft w:val="1166"/>
          <w:marRight w:val="0"/>
          <w:marTop w:val="96"/>
          <w:marBottom w:val="0"/>
          <w:divBdr>
            <w:top w:val="none" w:sz="0" w:space="0" w:color="auto"/>
            <w:left w:val="none" w:sz="0" w:space="0" w:color="auto"/>
            <w:bottom w:val="none" w:sz="0" w:space="0" w:color="auto"/>
            <w:right w:val="none" w:sz="0" w:space="0" w:color="auto"/>
          </w:divBdr>
        </w:div>
        <w:div w:id="1765880542">
          <w:marLeft w:val="547"/>
          <w:marRight w:val="0"/>
          <w:marTop w:val="115"/>
          <w:marBottom w:val="0"/>
          <w:divBdr>
            <w:top w:val="none" w:sz="0" w:space="0" w:color="auto"/>
            <w:left w:val="none" w:sz="0" w:space="0" w:color="auto"/>
            <w:bottom w:val="none" w:sz="0" w:space="0" w:color="auto"/>
            <w:right w:val="none" w:sz="0" w:space="0" w:color="auto"/>
          </w:divBdr>
        </w:div>
        <w:div w:id="1885747628">
          <w:marLeft w:val="1166"/>
          <w:marRight w:val="0"/>
          <w:marTop w:val="96"/>
          <w:marBottom w:val="0"/>
          <w:divBdr>
            <w:top w:val="none" w:sz="0" w:space="0" w:color="auto"/>
            <w:left w:val="none" w:sz="0" w:space="0" w:color="auto"/>
            <w:bottom w:val="none" w:sz="0" w:space="0" w:color="auto"/>
            <w:right w:val="none" w:sz="0" w:space="0" w:color="auto"/>
          </w:divBdr>
        </w:div>
        <w:div w:id="1961107037">
          <w:marLeft w:val="547"/>
          <w:marRight w:val="0"/>
          <w:marTop w:val="115"/>
          <w:marBottom w:val="0"/>
          <w:divBdr>
            <w:top w:val="none" w:sz="0" w:space="0" w:color="auto"/>
            <w:left w:val="none" w:sz="0" w:space="0" w:color="auto"/>
            <w:bottom w:val="none" w:sz="0" w:space="0" w:color="auto"/>
            <w:right w:val="none" w:sz="0" w:space="0" w:color="auto"/>
          </w:divBdr>
        </w:div>
        <w:div w:id="2104378634">
          <w:marLeft w:val="1166"/>
          <w:marRight w:val="0"/>
          <w:marTop w:val="96"/>
          <w:marBottom w:val="0"/>
          <w:divBdr>
            <w:top w:val="none" w:sz="0" w:space="0" w:color="auto"/>
            <w:left w:val="none" w:sz="0" w:space="0" w:color="auto"/>
            <w:bottom w:val="none" w:sz="0" w:space="0" w:color="auto"/>
            <w:right w:val="none" w:sz="0" w:space="0" w:color="auto"/>
          </w:divBdr>
        </w:div>
      </w:divsChild>
    </w:div>
    <w:div w:id="303047566">
      <w:bodyDiv w:val="1"/>
      <w:marLeft w:val="0"/>
      <w:marRight w:val="0"/>
      <w:marTop w:val="0"/>
      <w:marBottom w:val="0"/>
      <w:divBdr>
        <w:top w:val="none" w:sz="0" w:space="0" w:color="auto"/>
        <w:left w:val="none" w:sz="0" w:space="0" w:color="auto"/>
        <w:bottom w:val="none" w:sz="0" w:space="0" w:color="auto"/>
        <w:right w:val="none" w:sz="0" w:space="0" w:color="auto"/>
      </w:divBdr>
    </w:div>
    <w:div w:id="303582448">
      <w:bodyDiv w:val="1"/>
      <w:marLeft w:val="0"/>
      <w:marRight w:val="0"/>
      <w:marTop w:val="0"/>
      <w:marBottom w:val="0"/>
      <w:divBdr>
        <w:top w:val="none" w:sz="0" w:space="0" w:color="auto"/>
        <w:left w:val="none" w:sz="0" w:space="0" w:color="auto"/>
        <w:bottom w:val="none" w:sz="0" w:space="0" w:color="auto"/>
        <w:right w:val="none" w:sz="0" w:space="0" w:color="auto"/>
      </w:divBdr>
    </w:div>
    <w:div w:id="303706118">
      <w:bodyDiv w:val="1"/>
      <w:marLeft w:val="0"/>
      <w:marRight w:val="0"/>
      <w:marTop w:val="0"/>
      <w:marBottom w:val="0"/>
      <w:divBdr>
        <w:top w:val="none" w:sz="0" w:space="0" w:color="auto"/>
        <w:left w:val="none" w:sz="0" w:space="0" w:color="auto"/>
        <w:bottom w:val="none" w:sz="0" w:space="0" w:color="auto"/>
        <w:right w:val="none" w:sz="0" w:space="0" w:color="auto"/>
      </w:divBdr>
      <w:divsChild>
        <w:div w:id="218177422">
          <w:marLeft w:val="1166"/>
          <w:marRight w:val="0"/>
          <w:marTop w:val="86"/>
          <w:marBottom w:val="0"/>
          <w:divBdr>
            <w:top w:val="none" w:sz="0" w:space="0" w:color="auto"/>
            <w:left w:val="none" w:sz="0" w:space="0" w:color="auto"/>
            <w:bottom w:val="none" w:sz="0" w:space="0" w:color="auto"/>
            <w:right w:val="none" w:sz="0" w:space="0" w:color="auto"/>
          </w:divBdr>
        </w:div>
        <w:div w:id="1523473651">
          <w:marLeft w:val="547"/>
          <w:marRight w:val="0"/>
          <w:marTop w:val="96"/>
          <w:marBottom w:val="0"/>
          <w:divBdr>
            <w:top w:val="none" w:sz="0" w:space="0" w:color="auto"/>
            <w:left w:val="none" w:sz="0" w:space="0" w:color="auto"/>
            <w:bottom w:val="none" w:sz="0" w:space="0" w:color="auto"/>
            <w:right w:val="none" w:sz="0" w:space="0" w:color="auto"/>
          </w:divBdr>
        </w:div>
      </w:divsChild>
    </w:div>
    <w:div w:id="304622852">
      <w:bodyDiv w:val="1"/>
      <w:marLeft w:val="0"/>
      <w:marRight w:val="0"/>
      <w:marTop w:val="0"/>
      <w:marBottom w:val="0"/>
      <w:divBdr>
        <w:top w:val="none" w:sz="0" w:space="0" w:color="auto"/>
        <w:left w:val="none" w:sz="0" w:space="0" w:color="auto"/>
        <w:bottom w:val="none" w:sz="0" w:space="0" w:color="auto"/>
        <w:right w:val="none" w:sz="0" w:space="0" w:color="auto"/>
      </w:divBdr>
      <w:divsChild>
        <w:div w:id="1039208620">
          <w:marLeft w:val="0"/>
          <w:marRight w:val="0"/>
          <w:marTop w:val="0"/>
          <w:marBottom w:val="0"/>
          <w:divBdr>
            <w:top w:val="none" w:sz="0" w:space="0" w:color="auto"/>
            <w:left w:val="none" w:sz="0" w:space="0" w:color="auto"/>
            <w:bottom w:val="none" w:sz="0" w:space="0" w:color="auto"/>
            <w:right w:val="none" w:sz="0" w:space="0" w:color="auto"/>
          </w:divBdr>
        </w:div>
      </w:divsChild>
    </w:div>
    <w:div w:id="304630991">
      <w:bodyDiv w:val="1"/>
      <w:marLeft w:val="0"/>
      <w:marRight w:val="0"/>
      <w:marTop w:val="0"/>
      <w:marBottom w:val="0"/>
      <w:divBdr>
        <w:top w:val="none" w:sz="0" w:space="0" w:color="auto"/>
        <w:left w:val="none" w:sz="0" w:space="0" w:color="auto"/>
        <w:bottom w:val="none" w:sz="0" w:space="0" w:color="auto"/>
        <w:right w:val="none" w:sz="0" w:space="0" w:color="auto"/>
      </w:divBdr>
    </w:div>
    <w:div w:id="305621261">
      <w:bodyDiv w:val="1"/>
      <w:marLeft w:val="0"/>
      <w:marRight w:val="0"/>
      <w:marTop w:val="0"/>
      <w:marBottom w:val="0"/>
      <w:divBdr>
        <w:top w:val="none" w:sz="0" w:space="0" w:color="auto"/>
        <w:left w:val="none" w:sz="0" w:space="0" w:color="auto"/>
        <w:bottom w:val="none" w:sz="0" w:space="0" w:color="auto"/>
        <w:right w:val="none" w:sz="0" w:space="0" w:color="auto"/>
      </w:divBdr>
    </w:div>
    <w:div w:id="305746155">
      <w:bodyDiv w:val="1"/>
      <w:marLeft w:val="0"/>
      <w:marRight w:val="0"/>
      <w:marTop w:val="0"/>
      <w:marBottom w:val="0"/>
      <w:divBdr>
        <w:top w:val="none" w:sz="0" w:space="0" w:color="auto"/>
        <w:left w:val="none" w:sz="0" w:space="0" w:color="auto"/>
        <w:bottom w:val="none" w:sz="0" w:space="0" w:color="auto"/>
        <w:right w:val="none" w:sz="0" w:space="0" w:color="auto"/>
      </w:divBdr>
      <w:divsChild>
        <w:div w:id="1093355072">
          <w:marLeft w:val="0"/>
          <w:marRight w:val="0"/>
          <w:marTop w:val="0"/>
          <w:marBottom w:val="0"/>
          <w:divBdr>
            <w:top w:val="none" w:sz="0" w:space="0" w:color="auto"/>
            <w:left w:val="none" w:sz="0" w:space="0" w:color="auto"/>
            <w:bottom w:val="none" w:sz="0" w:space="0" w:color="auto"/>
            <w:right w:val="none" w:sz="0" w:space="0" w:color="auto"/>
          </w:divBdr>
        </w:div>
      </w:divsChild>
    </w:div>
    <w:div w:id="307250254">
      <w:bodyDiv w:val="1"/>
      <w:marLeft w:val="0"/>
      <w:marRight w:val="0"/>
      <w:marTop w:val="0"/>
      <w:marBottom w:val="0"/>
      <w:divBdr>
        <w:top w:val="none" w:sz="0" w:space="0" w:color="auto"/>
        <w:left w:val="none" w:sz="0" w:space="0" w:color="auto"/>
        <w:bottom w:val="none" w:sz="0" w:space="0" w:color="auto"/>
        <w:right w:val="none" w:sz="0" w:space="0" w:color="auto"/>
      </w:divBdr>
    </w:div>
    <w:div w:id="307513468">
      <w:bodyDiv w:val="1"/>
      <w:marLeft w:val="0"/>
      <w:marRight w:val="0"/>
      <w:marTop w:val="0"/>
      <w:marBottom w:val="0"/>
      <w:divBdr>
        <w:top w:val="none" w:sz="0" w:space="0" w:color="auto"/>
        <w:left w:val="none" w:sz="0" w:space="0" w:color="auto"/>
        <w:bottom w:val="none" w:sz="0" w:space="0" w:color="auto"/>
        <w:right w:val="none" w:sz="0" w:space="0" w:color="auto"/>
      </w:divBdr>
    </w:div>
    <w:div w:id="307823031">
      <w:bodyDiv w:val="1"/>
      <w:marLeft w:val="0"/>
      <w:marRight w:val="0"/>
      <w:marTop w:val="0"/>
      <w:marBottom w:val="0"/>
      <w:divBdr>
        <w:top w:val="none" w:sz="0" w:space="0" w:color="auto"/>
        <w:left w:val="none" w:sz="0" w:space="0" w:color="auto"/>
        <w:bottom w:val="none" w:sz="0" w:space="0" w:color="auto"/>
        <w:right w:val="none" w:sz="0" w:space="0" w:color="auto"/>
      </w:divBdr>
    </w:div>
    <w:div w:id="309140557">
      <w:bodyDiv w:val="1"/>
      <w:marLeft w:val="0"/>
      <w:marRight w:val="0"/>
      <w:marTop w:val="0"/>
      <w:marBottom w:val="0"/>
      <w:divBdr>
        <w:top w:val="none" w:sz="0" w:space="0" w:color="auto"/>
        <w:left w:val="none" w:sz="0" w:space="0" w:color="auto"/>
        <w:bottom w:val="none" w:sz="0" w:space="0" w:color="auto"/>
        <w:right w:val="none" w:sz="0" w:space="0" w:color="auto"/>
      </w:divBdr>
      <w:divsChild>
        <w:div w:id="31809266">
          <w:marLeft w:val="1166"/>
          <w:marRight w:val="0"/>
          <w:marTop w:val="96"/>
          <w:marBottom w:val="0"/>
          <w:divBdr>
            <w:top w:val="none" w:sz="0" w:space="0" w:color="auto"/>
            <w:left w:val="none" w:sz="0" w:space="0" w:color="auto"/>
            <w:bottom w:val="none" w:sz="0" w:space="0" w:color="auto"/>
            <w:right w:val="none" w:sz="0" w:space="0" w:color="auto"/>
          </w:divBdr>
        </w:div>
        <w:div w:id="1244796779">
          <w:marLeft w:val="1166"/>
          <w:marRight w:val="0"/>
          <w:marTop w:val="96"/>
          <w:marBottom w:val="0"/>
          <w:divBdr>
            <w:top w:val="none" w:sz="0" w:space="0" w:color="auto"/>
            <w:left w:val="none" w:sz="0" w:space="0" w:color="auto"/>
            <w:bottom w:val="none" w:sz="0" w:space="0" w:color="auto"/>
            <w:right w:val="none" w:sz="0" w:space="0" w:color="auto"/>
          </w:divBdr>
        </w:div>
        <w:div w:id="2145586586">
          <w:marLeft w:val="547"/>
          <w:marRight w:val="0"/>
          <w:marTop w:val="115"/>
          <w:marBottom w:val="0"/>
          <w:divBdr>
            <w:top w:val="none" w:sz="0" w:space="0" w:color="auto"/>
            <w:left w:val="none" w:sz="0" w:space="0" w:color="auto"/>
            <w:bottom w:val="none" w:sz="0" w:space="0" w:color="auto"/>
            <w:right w:val="none" w:sz="0" w:space="0" w:color="auto"/>
          </w:divBdr>
        </w:div>
      </w:divsChild>
    </w:div>
    <w:div w:id="309140761">
      <w:bodyDiv w:val="1"/>
      <w:marLeft w:val="0"/>
      <w:marRight w:val="0"/>
      <w:marTop w:val="0"/>
      <w:marBottom w:val="0"/>
      <w:divBdr>
        <w:top w:val="none" w:sz="0" w:space="0" w:color="auto"/>
        <w:left w:val="none" w:sz="0" w:space="0" w:color="auto"/>
        <w:bottom w:val="none" w:sz="0" w:space="0" w:color="auto"/>
        <w:right w:val="none" w:sz="0" w:space="0" w:color="auto"/>
      </w:divBdr>
    </w:div>
    <w:div w:id="309746640">
      <w:bodyDiv w:val="1"/>
      <w:marLeft w:val="0"/>
      <w:marRight w:val="0"/>
      <w:marTop w:val="0"/>
      <w:marBottom w:val="0"/>
      <w:divBdr>
        <w:top w:val="none" w:sz="0" w:space="0" w:color="auto"/>
        <w:left w:val="none" w:sz="0" w:space="0" w:color="auto"/>
        <w:bottom w:val="none" w:sz="0" w:space="0" w:color="auto"/>
        <w:right w:val="none" w:sz="0" w:space="0" w:color="auto"/>
      </w:divBdr>
    </w:div>
    <w:div w:id="309748249">
      <w:bodyDiv w:val="1"/>
      <w:marLeft w:val="0"/>
      <w:marRight w:val="0"/>
      <w:marTop w:val="0"/>
      <w:marBottom w:val="0"/>
      <w:divBdr>
        <w:top w:val="none" w:sz="0" w:space="0" w:color="auto"/>
        <w:left w:val="none" w:sz="0" w:space="0" w:color="auto"/>
        <w:bottom w:val="none" w:sz="0" w:space="0" w:color="auto"/>
        <w:right w:val="none" w:sz="0" w:space="0" w:color="auto"/>
      </w:divBdr>
    </w:div>
    <w:div w:id="309793611">
      <w:bodyDiv w:val="1"/>
      <w:marLeft w:val="0"/>
      <w:marRight w:val="0"/>
      <w:marTop w:val="0"/>
      <w:marBottom w:val="0"/>
      <w:divBdr>
        <w:top w:val="none" w:sz="0" w:space="0" w:color="auto"/>
        <w:left w:val="none" w:sz="0" w:space="0" w:color="auto"/>
        <w:bottom w:val="none" w:sz="0" w:space="0" w:color="auto"/>
        <w:right w:val="none" w:sz="0" w:space="0" w:color="auto"/>
      </w:divBdr>
    </w:div>
    <w:div w:id="314841885">
      <w:bodyDiv w:val="1"/>
      <w:marLeft w:val="0"/>
      <w:marRight w:val="0"/>
      <w:marTop w:val="0"/>
      <w:marBottom w:val="0"/>
      <w:divBdr>
        <w:top w:val="none" w:sz="0" w:space="0" w:color="auto"/>
        <w:left w:val="none" w:sz="0" w:space="0" w:color="auto"/>
        <w:bottom w:val="none" w:sz="0" w:space="0" w:color="auto"/>
        <w:right w:val="none" w:sz="0" w:space="0" w:color="auto"/>
      </w:divBdr>
      <w:divsChild>
        <w:div w:id="97139931">
          <w:marLeft w:val="547"/>
          <w:marRight w:val="0"/>
          <w:marTop w:val="134"/>
          <w:marBottom w:val="0"/>
          <w:divBdr>
            <w:top w:val="none" w:sz="0" w:space="0" w:color="auto"/>
            <w:left w:val="none" w:sz="0" w:space="0" w:color="auto"/>
            <w:bottom w:val="none" w:sz="0" w:space="0" w:color="auto"/>
            <w:right w:val="none" w:sz="0" w:space="0" w:color="auto"/>
          </w:divBdr>
        </w:div>
        <w:div w:id="1418019445">
          <w:marLeft w:val="547"/>
          <w:marRight w:val="0"/>
          <w:marTop w:val="134"/>
          <w:marBottom w:val="0"/>
          <w:divBdr>
            <w:top w:val="none" w:sz="0" w:space="0" w:color="auto"/>
            <w:left w:val="none" w:sz="0" w:space="0" w:color="auto"/>
            <w:bottom w:val="none" w:sz="0" w:space="0" w:color="auto"/>
            <w:right w:val="none" w:sz="0" w:space="0" w:color="auto"/>
          </w:divBdr>
        </w:div>
      </w:divsChild>
    </w:div>
    <w:div w:id="315259189">
      <w:bodyDiv w:val="1"/>
      <w:marLeft w:val="0"/>
      <w:marRight w:val="0"/>
      <w:marTop w:val="0"/>
      <w:marBottom w:val="0"/>
      <w:divBdr>
        <w:top w:val="none" w:sz="0" w:space="0" w:color="auto"/>
        <w:left w:val="none" w:sz="0" w:space="0" w:color="auto"/>
        <w:bottom w:val="none" w:sz="0" w:space="0" w:color="auto"/>
        <w:right w:val="none" w:sz="0" w:space="0" w:color="auto"/>
      </w:divBdr>
    </w:div>
    <w:div w:id="315426364">
      <w:bodyDiv w:val="1"/>
      <w:marLeft w:val="0"/>
      <w:marRight w:val="0"/>
      <w:marTop w:val="0"/>
      <w:marBottom w:val="0"/>
      <w:divBdr>
        <w:top w:val="none" w:sz="0" w:space="0" w:color="auto"/>
        <w:left w:val="none" w:sz="0" w:space="0" w:color="auto"/>
        <w:bottom w:val="none" w:sz="0" w:space="0" w:color="auto"/>
        <w:right w:val="none" w:sz="0" w:space="0" w:color="auto"/>
      </w:divBdr>
      <w:divsChild>
        <w:div w:id="35739861">
          <w:marLeft w:val="1987"/>
          <w:marRight w:val="0"/>
          <w:marTop w:val="86"/>
          <w:marBottom w:val="0"/>
          <w:divBdr>
            <w:top w:val="none" w:sz="0" w:space="0" w:color="auto"/>
            <w:left w:val="none" w:sz="0" w:space="0" w:color="auto"/>
            <w:bottom w:val="none" w:sz="0" w:space="0" w:color="auto"/>
            <w:right w:val="none" w:sz="0" w:space="0" w:color="auto"/>
          </w:divBdr>
        </w:div>
        <w:div w:id="1310284713">
          <w:marLeft w:val="547"/>
          <w:marRight w:val="0"/>
          <w:marTop w:val="115"/>
          <w:marBottom w:val="0"/>
          <w:divBdr>
            <w:top w:val="none" w:sz="0" w:space="0" w:color="auto"/>
            <w:left w:val="none" w:sz="0" w:space="0" w:color="auto"/>
            <w:bottom w:val="none" w:sz="0" w:space="0" w:color="auto"/>
            <w:right w:val="none" w:sz="0" w:space="0" w:color="auto"/>
          </w:divBdr>
        </w:div>
      </w:divsChild>
    </w:div>
    <w:div w:id="317466014">
      <w:bodyDiv w:val="1"/>
      <w:marLeft w:val="0"/>
      <w:marRight w:val="0"/>
      <w:marTop w:val="0"/>
      <w:marBottom w:val="0"/>
      <w:divBdr>
        <w:top w:val="none" w:sz="0" w:space="0" w:color="auto"/>
        <w:left w:val="none" w:sz="0" w:space="0" w:color="auto"/>
        <w:bottom w:val="none" w:sz="0" w:space="0" w:color="auto"/>
        <w:right w:val="none" w:sz="0" w:space="0" w:color="auto"/>
      </w:divBdr>
    </w:div>
    <w:div w:id="317467793">
      <w:bodyDiv w:val="1"/>
      <w:marLeft w:val="0"/>
      <w:marRight w:val="0"/>
      <w:marTop w:val="0"/>
      <w:marBottom w:val="0"/>
      <w:divBdr>
        <w:top w:val="none" w:sz="0" w:space="0" w:color="auto"/>
        <w:left w:val="none" w:sz="0" w:space="0" w:color="auto"/>
        <w:bottom w:val="none" w:sz="0" w:space="0" w:color="auto"/>
        <w:right w:val="none" w:sz="0" w:space="0" w:color="auto"/>
      </w:divBdr>
    </w:div>
    <w:div w:id="317535340">
      <w:bodyDiv w:val="1"/>
      <w:marLeft w:val="0"/>
      <w:marRight w:val="0"/>
      <w:marTop w:val="0"/>
      <w:marBottom w:val="0"/>
      <w:divBdr>
        <w:top w:val="none" w:sz="0" w:space="0" w:color="auto"/>
        <w:left w:val="none" w:sz="0" w:space="0" w:color="auto"/>
        <w:bottom w:val="none" w:sz="0" w:space="0" w:color="auto"/>
        <w:right w:val="none" w:sz="0" w:space="0" w:color="auto"/>
      </w:divBdr>
    </w:div>
    <w:div w:id="317684877">
      <w:bodyDiv w:val="1"/>
      <w:marLeft w:val="0"/>
      <w:marRight w:val="0"/>
      <w:marTop w:val="0"/>
      <w:marBottom w:val="0"/>
      <w:divBdr>
        <w:top w:val="none" w:sz="0" w:space="0" w:color="auto"/>
        <w:left w:val="none" w:sz="0" w:space="0" w:color="auto"/>
        <w:bottom w:val="none" w:sz="0" w:space="0" w:color="auto"/>
        <w:right w:val="none" w:sz="0" w:space="0" w:color="auto"/>
      </w:divBdr>
    </w:div>
    <w:div w:id="317923442">
      <w:bodyDiv w:val="1"/>
      <w:marLeft w:val="0"/>
      <w:marRight w:val="0"/>
      <w:marTop w:val="0"/>
      <w:marBottom w:val="0"/>
      <w:divBdr>
        <w:top w:val="none" w:sz="0" w:space="0" w:color="auto"/>
        <w:left w:val="none" w:sz="0" w:space="0" w:color="auto"/>
        <w:bottom w:val="none" w:sz="0" w:space="0" w:color="auto"/>
        <w:right w:val="none" w:sz="0" w:space="0" w:color="auto"/>
      </w:divBdr>
      <w:divsChild>
        <w:div w:id="605120951">
          <w:marLeft w:val="547"/>
          <w:marRight w:val="0"/>
          <w:marTop w:val="115"/>
          <w:marBottom w:val="0"/>
          <w:divBdr>
            <w:top w:val="none" w:sz="0" w:space="0" w:color="auto"/>
            <w:left w:val="none" w:sz="0" w:space="0" w:color="auto"/>
            <w:bottom w:val="none" w:sz="0" w:space="0" w:color="auto"/>
            <w:right w:val="none" w:sz="0" w:space="0" w:color="auto"/>
          </w:divBdr>
        </w:div>
        <w:div w:id="1006203586">
          <w:marLeft w:val="1800"/>
          <w:marRight w:val="0"/>
          <w:marTop w:val="91"/>
          <w:marBottom w:val="0"/>
          <w:divBdr>
            <w:top w:val="none" w:sz="0" w:space="0" w:color="auto"/>
            <w:left w:val="none" w:sz="0" w:space="0" w:color="auto"/>
            <w:bottom w:val="none" w:sz="0" w:space="0" w:color="auto"/>
            <w:right w:val="none" w:sz="0" w:space="0" w:color="auto"/>
          </w:divBdr>
        </w:div>
        <w:div w:id="1123614987">
          <w:marLeft w:val="2520"/>
          <w:marRight w:val="0"/>
          <w:marTop w:val="77"/>
          <w:marBottom w:val="0"/>
          <w:divBdr>
            <w:top w:val="none" w:sz="0" w:space="0" w:color="auto"/>
            <w:left w:val="none" w:sz="0" w:space="0" w:color="auto"/>
            <w:bottom w:val="none" w:sz="0" w:space="0" w:color="auto"/>
            <w:right w:val="none" w:sz="0" w:space="0" w:color="auto"/>
          </w:divBdr>
        </w:div>
        <w:div w:id="1260870479">
          <w:marLeft w:val="1800"/>
          <w:marRight w:val="0"/>
          <w:marTop w:val="91"/>
          <w:marBottom w:val="0"/>
          <w:divBdr>
            <w:top w:val="none" w:sz="0" w:space="0" w:color="auto"/>
            <w:left w:val="none" w:sz="0" w:space="0" w:color="auto"/>
            <w:bottom w:val="none" w:sz="0" w:space="0" w:color="auto"/>
            <w:right w:val="none" w:sz="0" w:space="0" w:color="auto"/>
          </w:divBdr>
        </w:div>
        <w:div w:id="1293294284">
          <w:marLeft w:val="1166"/>
          <w:marRight w:val="0"/>
          <w:marTop w:val="91"/>
          <w:marBottom w:val="0"/>
          <w:divBdr>
            <w:top w:val="none" w:sz="0" w:space="0" w:color="auto"/>
            <w:left w:val="none" w:sz="0" w:space="0" w:color="auto"/>
            <w:bottom w:val="none" w:sz="0" w:space="0" w:color="auto"/>
            <w:right w:val="none" w:sz="0" w:space="0" w:color="auto"/>
          </w:divBdr>
        </w:div>
        <w:div w:id="1860242002">
          <w:marLeft w:val="1800"/>
          <w:marRight w:val="0"/>
          <w:marTop w:val="91"/>
          <w:marBottom w:val="0"/>
          <w:divBdr>
            <w:top w:val="none" w:sz="0" w:space="0" w:color="auto"/>
            <w:left w:val="none" w:sz="0" w:space="0" w:color="auto"/>
            <w:bottom w:val="none" w:sz="0" w:space="0" w:color="auto"/>
            <w:right w:val="none" w:sz="0" w:space="0" w:color="auto"/>
          </w:divBdr>
        </w:div>
      </w:divsChild>
    </w:div>
    <w:div w:id="318269475">
      <w:bodyDiv w:val="1"/>
      <w:marLeft w:val="0"/>
      <w:marRight w:val="0"/>
      <w:marTop w:val="0"/>
      <w:marBottom w:val="0"/>
      <w:divBdr>
        <w:top w:val="none" w:sz="0" w:space="0" w:color="auto"/>
        <w:left w:val="none" w:sz="0" w:space="0" w:color="auto"/>
        <w:bottom w:val="none" w:sz="0" w:space="0" w:color="auto"/>
        <w:right w:val="none" w:sz="0" w:space="0" w:color="auto"/>
      </w:divBdr>
    </w:div>
    <w:div w:id="319967433">
      <w:bodyDiv w:val="1"/>
      <w:marLeft w:val="0"/>
      <w:marRight w:val="0"/>
      <w:marTop w:val="0"/>
      <w:marBottom w:val="0"/>
      <w:divBdr>
        <w:top w:val="none" w:sz="0" w:space="0" w:color="auto"/>
        <w:left w:val="none" w:sz="0" w:space="0" w:color="auto"/>
        <w:bottom w:val="none" w:sz="0" w:space="0" w:color="auto"/>
        <w:right w:val="none" w:sz="0" w:space="0" w:color="auto"/>
      </w:divBdr>
    </w:div>
    <w:div w:id="320235902">
      <w:bodyDiv w:val="1"/>
      <w:marLeft w:val="0"/>
      <w:marRight w:val="0"/>
      <w:marTop w:val="0"/>
      <w:marBottom w:val="0"/>
      <w:divBdr>
        <w:top w:val="none" w:sz="0" w:space="0" w:color="auto"/>
        <w:left w:val="none" w:sz="0" w:space="0" w:color="auto"/>
        <w:bottom w:val="none" w:sz="0" w:space="0" w:color="auto"/>
        <w:right w:val="none" w:sz="0" w:space="0" w:color="auto"/>
      </w:divBdr>
    </w:div>
    <w:div w:id="320894090">
      <w:bodyDiv w:val="1"/>
      <w:marLeft w:val="0"/>
      <w:marRight w:val="0"/>
      <w:marTop w:val="0"/>
      <w:marBottom w:val="0"/>
      <w:divBdr>
        <w:top w:val="none" w:sz="0" w:space="0" w:color="auto"/>
        <w:left w:val="none" w:sz="0" w:space="0" w:color="auto"/>
        <w:bottom w:val="none" w:sz="0" w:space="0" w:color="auto"/>
        <w:right w:val="none" w:sz="0" w:space="0" w:color="auto"/>
      </w:divBdr>
      <w:divsChild>
        <w:div w:id="189999501">
          <w:marLeft w:val="1166"/>
          <w:marRight w:val="0"/>
          <w:marTop w:val="134"/>
          <w:marBottom w:val="0"/>
          <w:divBdr>
            <w:top w:val="none" w:sz="0" w:space="0" w:color="auto"/>
            <w:left w:val="none" w:sz="0" w:space="0" w:color="auto"/>
            <w:bottom w:val="none" w:sz="0" w:space="0" w:color="auto"/>
            <w:right w:val="none" w:sz="0" w:space="0" w:color="auto"/>
          </w:divBdr>
        </w:div>
        <w:div w:id="1003315988">
          <w:marLeft w:val="547"/>
          <w:marRight w:val="0"/>
          <w:marTop w:val="154"/>
          <w:marBottom w:val="0"/>
          <w:divBdr>
            <w:top w:val="none" w:sz="0" w:space="0" w:color="auto"/>
            <w:left w:val="none" w:sz="0" w:space="0" w:color="auto"/>
            <w:bottom w:val="none" w:sz="0" w:space="0" w:color="auto"/>
            <w:right w:val="none" w:sz="0" w:space="0" w:color="auto"/>
          </w:divBdr>
        </w:div>
        <w:div w:id="1104223941">
          <w:marLeft w:val="2520"/>
          <w:marRight w:val="0"/>
          <w:marTop w:val="96"/>
          <w:marBottom w:val="0"/>
          <w:divBdr>
            <w:top w:val="none" w:sz="0" w:space="0" w:color="auto"/>
            <w:left w:val="none" w:sz="0" w:space="0" w:color="auto"/>
            <w:bottom w:val="none" w:sz="0" w:space="0" w:color="auto"/>
            <w:right w:val="none" w:sz="0" w:space="0" w:color="auto"/>
          </w:divBdr>
        </w:div>
        <w:div w:id="1160004383">
          <w:marLeft w:val="1166"/>
          <w:marRight w:val="0"/>
          <w:marTop w:val="134"/>
          <w:marBottom w:val="0"/>
          <w:divBdr>
            <w:top w:val="none" w:sz="0" w:space="0" w:color="auto"/>
            <w:left w:val="none" w:sz="0" w:space="0" w:color="auto"/>
            <w:bottom w:val="none" w:sz="0" w:space="0" w:color="auto"/>
            <w:right w:val="none" w:sz="0" w:space="0" w:color="auto"/>
          </w:divBdr>
        </w:div>
        <w:div w:id="1640644924">
          <w:marLeft w:val="1800"/>
          <w:marRight w:val="0"/>
          <w:marTop w:val="115"/>
          <w:marBottom w:val="0"/>
          <w:divBdr>
            <w:top w:val="none" w:sz="0" w:space="0" w:color="auto"/>
            <w:left w:val="none" w:sz="0" w:space="0" w:color="auto"/>
            <w:bottom w:val="none" w:sz="0" w:space="0" w:color="auto"/>
            <w:right w:val="none" w:sz="0" w:space="0" w:color="auto"/>
          </w:divBdr>
        </w:div>
        <w:div w:id="1921215597">
          <w:marLeft w:val="1166"/>
          <w:marRight w:val="0"/>
          <w:marTop w:val="134"/>
          <w:marBottom w:val="0"/>
          <w:divBdr>
            <w:top w:val="none" w:sz="0" w:space="0" w:color="auto"/>
            <w:left w:val="none" w:sz="0" w:space="0" w:color="auto"/>
            <w:bottom w:val="none" w:sz="0" w:space="0" w:color="auto"/>
            <w:right w:val="none" w:sz="0" w:space="0" w:color="auto"/>
          </w:divBdr>
        </w:div>
      </w:divsChild>
    </w:div>
    <w:div w:id="322438453">
      <w:bodyDiv w:val="1"/>
      <w:marLeft w:val="0"/>
      <w:marRight w:val="0"/>
      <w:marTop w:val="0"/>
      <w:marBottom w:val="0"/>
      <w:divBdr>
        <w:top w:val="none" w:sz="0" w:space="0" w:color="auto"/>
        <w:left w:val="none" w:sz="0" w:space="0" w:color="auto"/>
        <w:bottom w:val="none" w:sz="0" w:space="0" w:color="auto"/>
        <w:right w:val="none" w:sz="0" w:space="0" w:color="auto"/>
      </w:divBdr>
    </w:div>
    <w:div w:id="323513177">
      <w:bodyDiv w:val="1"/>
      <w:marLeft w:val="0"/>
      <w:marRight w:val="0"/>
      <w:marTop w:val="0"/>
      <w:marBottom w:val="0"/>
      <w:divBdr>
        <w:top w:val="none" w:sz="0" w:space="0" w:color="auto"/>
        <w:left w:val="none" w:sz="0" w:space="0" w:color="auto"/>
        <w:bottom w:val="none" w:sz="0" w:space="0" w:color="auto"/>
        <w:right w:val="none" w:sz="0" w:space="0" w:color="auto"/>
      </w:divBdr>
    </w:div>
    <w:div w:id="323976279">
      <w:bodyDiv w:val="1"/>
      <w:marLeft w:val="0"/>
      <w:marRight w:val="0"/>
      <w:marTop w:val="0"/>
      <w:marBottom w:val="0"/>
      <w:divBdr>
        <w:top w:val="none" w:sz="0" w:space="0" w:color="auto"/>
        <w:left w:val="none" w:sz="0" w:space="0" w:color="auto"/>
        <w:bottom w:val="none" w:sz="0" w:space="0" w:color="auto"/>
        <w:right w:val="none" w:sz="0" w:space="0" w:color="auto"/>
      </w:divBdr>
    </w:div>
    <w:div w:id="324405662">
      <w:bodyDiv w:val="1"/>
      <w:marLeft w:val="0"/>
      <w:marRight w:val="0"/>
      <w:marTop w:val="0"/>
      <w:marBottom w:val="0"/>
      <w:divBdr>
        <w:top w:val="none" w:sz="0" w:space="0" w:color="auto"/>
        <w:left w:val="none" w:sz="0" w:space="0" w:color="auto"/>
        <w:bottom w:val="none" w:sz="0" w:space="0" w:color="auto"/>
        <w:right w:val="none" w:sz="0" w:space="0" w:color="auto"/>
      </w:divBdr>
      <w:divsChild>
        <w:div w:id="234584284">
          <w:marLeft w:val="547"/>
          <w:marRight w:val="0"/>
          <w:marTop w:val="154"/>
          <w:marBottom w:val="0"/>
          <w:divBdr>
            <w:top w:val="none" w:sz="0" w:space="0" w:color="auto"/>
            <w:left w:val="none" w:sz="0" w:space="0" w:color="auto"/>
            <w:bottom w:val="none" w:sz="0" w:space="0" w:color="auto"/>
            <w:right w:val="none" w:sz="0" w:space="0" w:color="auto"/>
          </w:divBdr>
        </w:div>
        <w:div w:id="341275235">
          <w:marLeft w:val="1166"/>
          <w:marRight w:val="0"/>
          <w:marTop w:val="134"/>
          <w:marBottom w:val="0"/>
          <w:divBdr>
            <w:top w:val="none" w:sz="0" w:space="0" w:color="auto"/>
            <w:left w:val="none" w:sz="0" w:space="0" w:color="auto"/>
            <w:bottom w:val="none" w:sz="0" w:space="0" w:color="auto"/>
            <w:right w:val="none" w:sz="0" w:space="0" w:color="auto"/>
          </w:divBdr>
        </w:div>
        <w:div w:id="1151405415">
          <w:marLeft w:val="1166"/>
          <w:marRight w:val="0"/>
          <w:marTop w:val="134"/>
          <w:marBottom w:val="0"/>
          <w:divBdr>
            <w:top w:val="none" w:sz="0" w:space="0" w:color="auto"/>
            <w:left w:val="none" w:sz="0" w:space="0" w:color="auto"/>
            <w:bottom w:val="none" w:sz="0" w:space="0" w:color="auto"/>
            <w:right w:val="none" w:sz="0" w:space="0" w:color="auto"/>
          </w:divBdr>
        </w:div>
        <w:div w:id="1960211875">
          <w:marLeft w:val="1800"/>
          <w:marRight w:val="0"/>
          <w:marTop w:val="115"/>
          <w:marBottom w:val="0"/>
          <w:divBdr>
            <w:top w:val="none" w:sz="0" w:space="0" w:color="auto"/>
            <w:left w:val="none" w:sz="0" w:space="0" w:color="auto"/>
            <w:bottom w:val="none" w:sz="0" w:space="0" w:color="auto"/>
            <w:right w:val="none" w:sz="0" w:space="0" w:color="auto"/>
          </w:divBdr>
        </w:div>
      </w:divsChild>
    </w:div>
    <w:div w:id="324936557">
      <w:bodyDiv w:val="1"/>
      <w:marLeft w:val="0"/>
      <w:marRight w:val="0"/>
      <w:marTop w:val="0"/>
      <w:marBottom w:val="0"/>
      <w:divBdr>
        <w:top w:val="none" w:sz="0" w:space="0" w:color="auto"/>
        <w:left w:val="none" w:sz="0" w:space="0" w:color="auto"/>
        <w:bottom w:val="none" w:sz="0" w:space="0" w:color="auto"/>
        <w:right w:val="none" w:sz="0" w:space="0" w:color="auto"/>
      </w:divBdr>
    </w:div>
    <w:div w:id="324943210">
      <w:bodyDiv w:val="1"/>
      <w:marLeft w:val="0"/>
      <w:marRight w:val="0"/>
      <w:marTop w:val="0"/>
      <w:marBottom w:val="0"/>
      <w:divBdr>
        <w:top w:val="none" w:sz="0" w:space="0" w:color="auto"/>
        <w:left w:val="none" w:sz="0" w:space="0" w:color="auto"/>
        <w:bottom w:val="none" w:sz="0" w:space="0" w:color="auto"/>
        <w:right w:val="none" w:sz="0" w:space="0" w:color="auto"/>
      </w:divBdr>
      <w:divsChild>
        <w:div w:id="1067873150">
          <w:marLeft w:val="1166"/>
          <w:marRight w:val="0"/>
          <w:marTop w:val="106"/>
          <w:marBottom w:val="0"/>
          <w:divBdr>
            <w:top w:val="none" w:sz="0" w:space="0" w:color="auto"/>
            <w:left w:val="none" w:sz="0" w:space="0" w:color="auto"/>
            <w:bottom w:val="none" w:sz="0" w:space="0" w:color="auto"/>
            <w:right w:val="none" w:sz="0" w:space="0" w:color="auto"/>
          </w:divBdr>
        </w:div>
        <w:div w:id="1529567950">
          <w:marLeft w:val="1166"/>
          <w:marRight w:val="0"/>
          <w:marTop w:val="106"/>
          <w:marBottom w:val="0"/>
          <w:divBdr>
            <w:top w:val="none" w:sz="0" w:space="0" w:color="auto"/>
            <w:left w:val="none" w:sz="0" w:space="0" w:color="auto"/>
            <w:bottom w:val="none" w:sz="0" w:space="0" w:color="auto"/>
            <w:right w:val="none" w:sz="0" w:space="0" w:color="auto"/>
          </w:divBdr>
        </w:div>
        <w:div w:id="1789592133">
          <w:marLeft w:val="1166"/>
          <w:marRight w:val="0"/>
          <w:marTop w:val="106"/>
          <w:marBottom w:val="0"/>
          <w:divBdr>
            <w:top w:val="none" w:sz="0" w:space="0" w:color="auto"/>
            <w:left w:val="none" w:sz="0" w:space="0" w:color="auto"/>
            <w:bottom w:val="none" w:sz="0" w:space="0" w:color="auto"/>
            <w:right w:val="none" w:sz="0" w:space="0" w:color="auto"/>
          </w:divBdr>
        </w:div>
      </w:divsChild>
    </w:div>
    <w:div w:id="325744646">
      <w:bodyDiv w:val="1"/>
      <w:marLeft w:val="0"/>
      <w:marRight w:val="0"/>
      <w:marTop w:val="0"/>
      <w:marBottom w:val="0"/>
      <w:divBdr>
        <w:top w:val="none" w:sz="0" w:space="0" w:color="auto"/>
        <w:left w:val="none" w:sz="0" w:space="0" w:color="auto"/>
        <w:bottom w:val="none" w:sz="0" w:space="0" w:color="auto"/>
        <w:right w:val="none" w:sz="0" w:space="0" w:color="auto"/>
      </w:divBdr>
    </w:div>
    <w:div w:id="326328626">
      <w:bodyDiv w:val="1"/>
      <w:marLeft w:val="0"/>
      <w:marRight w:val="0"/>
      <w:marTop w:val="0"/>
      <w:marBottom w:val="0"/>
      <w:divBdr>
        <w:top w:val="none" w:sz="0" w:space="0" w:color="auto"/>
        <w:left w:val="none" w:sz="0" w:space="0" w:color="auto"/>
        <w:bottom w:val="none" w:sz="0" w:space="0" w:color="auto"/>
        <w:right w:val="none" w:sz="0" w:space="0" w:color="auto"/>
      </w:divBdr>
    </w:div>
    <w:div w:id="326906854">
      <w:bodyDiv w:val="1"/>
      <w:marLeft w:val="0"/>
      <w:marRight w:val="0"/>
      <w:marTop w:val="0"/>
      <w:marBottom w:val="0"/>
      <w:divBdr>
        <w:top w:val="none" w:sz="0" w:space="0" w:color="auto"/>
        <w:left w:val="none" w:sz="0" w:space="0" w:color="auto"/>
        <w:bottom w:val="none" w:sz="0" w:space="0" w:color="auto"/>
        <w:right w:val="none" w:sz="0" w:space="0" w:color="auto"/>
      </w:divBdr>
    </w:div>
    <w:div w:id="326985133">
      <w:bodyDiv w:val="1"/>
      <w:marLeft w:val="0"/>
      <w:marRight w:val="0"/>
      <w:marTop w:val="0"/>
      <w:marBottom w:val="0"/>
      <w:divBdr>
        <w:top w:val="none" w:sz="0" w:space="0" w:color="auto"/>
        <w:left w:val="none" w:sz="0" w:space="0" w:color="auto"/>
        <w:bottom w:val="none" w:sz="0" w:space="0" w:color="auto"/>
        <w:right w:val="none" w:sz="0" w:space="0" w:color="auto"/>
      </w:divBdr>
      <w:divsChild>
        <w:div w:id="12389419">
          <w:marLeft w:val="2520"/>
          <w:marRight w:val="0"/>
          <w:marTop w:val="60"/>
          <w:marBottom w:val="0"/>
          <w:divBdr>
            <w:top w:val="none" w:sz="0" w:space="0" w:color="auto"/>
            <w:left w:val="none" w:sz="0" w:space="0" w:color="auto"/>
            <w:bottom w:val="none" w:sz="0" w:space="0" w:color="auto"/>
            <w:right w:val="none" w:sz="0" w:space="0" w:color="auto"/>
          </w:divBdr>
        </w:div>
        <w:div w:id="97330919">
          <w:marLeft w:val="1800"/>
          <w:marRight w:val="0"/>
          <w:marTop w:val="60"/>
          <w:marBottom w:val="0"/>
          <w:divBdr>
            <w:top w:val="none" w:sz="0" w:space="0" w:color="auto"/>
            <w:left w:val="none" w:sz="0" w:space="0" w:color="auto"/>
            <w:bottom w:val="none" w:sz="0" w:space="0" w:color="auto"/>
            <w:right w:val="none" w:sz="0" w:space="0" w:color="auto"/>
          </w:divBdr>
        </w:div>
        <w:div w:id="408967537">
          <w:marLeft w:val="3240"/>
          <w:marRight w:val="0"/>
          <w:marTop w:val="60"/>
          <w:marBottom w:val="0"/>
          <w:divBdr>
            <w:top w:val="none" w:sz="0" w:space="0" w:color="auto"/>
            <w:left w:val="none" w:sz="0" w:space="0" w:color="auto"/>
            <w:bottom w:val="none" w:sz="0" w:space="0" w:color="auto"/>
            <w:right w:val="none" w:sz="0" w:space="0" w:color="auto"/>
          </w:divBdr>
        </w:div>
        <w:div w:id="409279346">
          <w:marLeft w:val="3240"/>
          <w:marRight w:val="0"/>
          <w:marTop w:val="60"/>
          <w:marBottom w:val="0"/>
          <w:divBdr>
            <w:top w:val="none" w:sz="0" w:space="0" w:color="auto"/>
            <w:left w:val="none" w:sz="0" w:space="0" w:color="auto"/>
            <w:bottom w:val="none" w:sz="0" w:space="0" w:color="auto"/>
            <w:right w:val="none" w:sz="0" w:space="0" w:color="auto"/>
          </w:divBdr>
        </w:div>
        <w:div w:id="509804738">
          <w:marLeft w:val="2520"/>
          <w:marRight w:val="0"/>
          <w:marTop w:val="60"/>
          <w:marBottom w:val="0"/>
          <w:divBdr>
            <w:top w:val="none" w:sz="0" w:space="0" w:color="auto"/>
            <w:left w:val="none" w:sz="0" w:space="0" w:color="auto"/>
            <w:bottom w:val="none" w:sz="0" w:space="0" w:color="auto"/>
            <w:right w:val="none" w:sz="0" w:space="0" w:color="auto"/>
          </w:divBdr>
        </w:div>
        <w:div w:id="771976693">
          <w:marLeft w:val="1166"/>
          <w:marRight w:val="0"/>
          <w:marTop w:val="60"/>
          <w:marBottom w:val="0"/>
          <w:divBdr>
            <w:top w:val="none" w:sz="0" w:space="0" w:color="auto"/>
            <w:left w:val="none" w:sz="0" w:space="0" w:color="auto"/>
            <w:bottom w:val="none" w:sz="0" w:space="0" w:color="auto"/>
            <w:right w:val="none" w:sz="0" w:space="0" w:color="auto"/>
          </w:divBdr>
        </w:div>
        <w:div w:id="886142221">
          <w:marLeft w:val="3240"/>
          <w:marRight w:val="0"/>
          <w:marTop w:val="60"/>
          <w:marBottom w:val="0"/>
          <w:divBdr>
            <w:top w:val="none" w:sz="0" w:space="0" w:color="auto"/>
            <w:left w:val="none" w:sz="0" w:space="0" w:color="auto"/>
            <w:bottom w:val="none" w:sz="0" w:space="0" w:color="auto"/>
            <w:right w:val="none" w:sz="0" w:space="0" w:color="auto"/>
          </w:divBdr>
        </w:div>
        <w:div w:id="1118839055">
          <w:marLeft w:val="2520"/>
          <w:marRight w:val="0"/>
          <w:marTop w:val="60"/>
          <w:marBottom w:val="0"/>
          <w:divBdr>
            <w:top w:val="none" w:sz="0" w:space="0" w:color="auto"/>
            <w:left w:val="none" w:sz="0" w:space="0" w:color="auto"/>
            <w:bottom w:val="none" w:sz="0" w:space="0" w:color="auto"/>
            <w:right w:val="none" w:sz="0" w:space="0" w:color="auto"/>
          </w:divBdr>
        </w:div>
        <w:div w:id="1265765532">
          <w:marLeft w:val="2520"/>
          <w:marRight w:val="0"/>
          <w:marTop w:val="60"/>
          <w:marBottom w:val="0"/>
          <w:divBdr>
            <w:top w:val="none" w:sz="0" w:space="0" w:color="auto"/>
            <w:left w:val="none" w:sz="0" w:space="0" w:color="auto"/>
            <w:bottom w:val="none" w:sz="0" w:space="0" w:color="auto"/>
            <w:right w:val="none" w:sz="0" w:space="0" w:color="auto"/>
          </w:divBdr>
        </w:div>
        <w:div w:id="1606620031">
          <w:marLeft w:val="2520"/>
          <w:marRight w:val="0"/>
          <w:marTop w:val="60"/>
          <w:marBottom w:val="0"/>
          <w:divBdr>
            <w:top w:val="none" w:sz="0" w:space="0" w:color="auto"/>
            <w:left w:val="none" w:sz="0" w:space="0" w:color="auto"/>
            <w:bottom w:val="none" w:sz="0" w:space="0" w:color="auto"/>
            <w:right w:val="none" w:sz="0" w:space="0" w:color="auto"/>
          </w:divBdr>
        </w:div>
        <w:div w:id="1644580854">
          <w:marLeft w:val="1800"/>
          <w:marRight w:val="0"/>
          <w:marTop w:val="60"/>
          <w:marBottom w:val="0"/>
          <w:divBdr>
            <w:top w:val="none" w:sz="0" w:space="0" w:color="auto"/>
            <w:left w:val="none" w:sz="0" w:space="0" w:color="auto"/>
            <w:bottom w:val="none" w:sz="0" w:space="0" w:color="auto"/>
            <w:right w:val="none" w:sz="0" w:space="0" w:color="auto"/>
          </w:divBdr>
        </w:div>
        <w:div w:id="1735422334">
          <w:marLeft w:val="2520"/>
          <w:marRight w:val="0"/>
          <w:marTop w:val="60"/>
          <w:marBottom w:val="0"/>
          <w:divBdr>
            <w:top w:val="none" w:sz="0" w:space="0" w:color="auto"/>
            <w:left w:val="none" w:sz="0" w:space="0" w:color="auto"/>
            <w:bottom w:val="none" w:sz="0" w:space="0" w:color="auto"/>
            <w:right w:val="none" w:sz="0" w:space="0" w:color="auto"/>
          </w:divBdr>
        </w:div>
      </w:divsChild>
    </w:div>
    <w:div w:id="328406400">
      <w:bodyDiv w:val="1"/>
      <w:marLeft w:val="0"/>
      <w:marRight w:val="0"/>
      <w:marTop w:val="0"/>
      <w:marBottom w:val="0"/>
      <w:divBdr>
        <w:top w:val="none" w:sz="0" w:space="0" w:color="auto"/>
        <w:left w:val="none" w:sz="0" w:space="0" w:color="auto"/>
        <w:bottom w:val="none" w:sz="0" w:space="0" w:color="auto"/>
        <w:right w:val="none" w:sz="0" w:space="0" w:color="auto"/>
      </w:divBdr>
      <w:divsChild>
        <w:div w:id="100686161">
          <w:marLeft w:val="0"/>
          <w:marRight w:val="0"/>
          <w:marTop w:val="0"/>
          <w:marBottom w:val="0"/>
          <w:divBdr>
            <w:top w:val="none" w:sz="0" w:space="0" w:color="auto"/>
            <w:left w:val="none" w:sz="0" w:space="0" w:color="auto"/>
            <w:bottom w:val="none" w:sz="0" w:space="0" w:color="auto"/>
            <w:right w:val="none" w:sz="0" w:space="0" w:color="auto"/>
          </w:divBdr>
          <w:divsChild>
            <w:div w:id="58021027">
              <w:marLeft w:val="0"/>
              <w:marRight w:val="0"/>
              <w:marTop w:val="0"/>
              <w:marBottom w:val="0"/>
              <w:divBdr>
                <w:top w:val="none" w:sz="0" w:space="0" w:color="auto"/>
                <w:left w:val="none" w:sz="0" w:space="0" w:color="auto"/>
                <w:bottom w:val="none" w:sz="0" w:space="0" w:color="auto"/>
                <w:right w:val="none" w:sz="0" w:space="0" w:color="auto"/>
              </w:divBdr>
            </w:div>
            <w:div w:id="332227612">
              <w:marLeft w:val="0"/>
              <w:marRight w:val="0"/>
              <w:marTop w:val="0"/>
              <w:marBottom w:val="0"/>
              <w:divBdr>
                <w:top w:val="none" w:sz="0" w:space="0" w:color="auto"/>
                <w:left w:val="none" w:sz="0" w:space="0" w:color="auto"/>
                <w:bottom w:val="none" w:sz="0" w:space="0" w:color="auto"/>
                <w:right w:val="none" w:sz="0" w:space="0" w:color="auto"/>
              </w:divBdr>
            </w:div>
            <w:div w:id="373703069">
              <w:marLeft w:val="0"/>
              <w:marRight w:val="0"/>
              <w:marTop w:val="0"/>
              <w:marBottom w:val="0"/>
              <w:divBdr>
                <w:top w:val="none" w:sz="0" w:space="0" w:color="auto"/>
                <w:left w:val="none" w:sz="0" w:space="0" w:color="auto"/>
                <w:bottom w:val="none" w:sz="0" w:space="0" w:color="auto"/>
                <w:right w:val="none" w:sz="0" w:space="0" w:color="auto"/>
              </w:divBdr>
            </w:div>
            <w:div w:id="684213532">
              <w:marLeft w:val="0"/>
              <w:marRight w:val="0"/>
              <w:marTop w:val="0"/>
              <w:marBottom w:val="0"/>
              <w:divBdr>
                <w:top w:val="none" w:sz="0" w:space="0" w:color="auto"/>
                <w:left w:val="none" w:sz="0" w:space="0" w:color="auto"/>
                <w:bottom w:val="none" w:sz="0" w:space="0" w:color="auto"/>
                <w:right w:val="none" w:sz="0" w:space="0" w:color="auto"/>
              </w:divBdr>
            </w:div>
            <w:div w:id="884635422">
              <w:marLeft w:val="0"/>
              <w:marRight w:val="0"/>
              <w:marTop w:val="0"/>
              <w:marBottom w:val="0"/>
              <w:divBdr>
                <w:top w:val="none" w:sz="0" w:space="0" w:color="auto"/>
                <w:left w:val="none" w:sz="0" w:space="0" w:color="auto"/>
                <w:bottom w:val="none" w:sz="0" w:space="0" w:color="auto"/>
                <w:right w:val="none" w:sz="0" w:space="0" w:color="auto"/>
              </w:divBdr>
            </w:div>
            <w:div w:id="989558192">
              <w:marLeft w:val="0"/>
              <w:marRight w:val="0"/>
              <w:marTop w:val="0"/>
              <w:marBottom w:val="0"/>
              <w:divBdr>
                <w:top w:val="none" w:sz="0" w:space="0" w:color="auto"/>
                <w:left w:val="none" w:sz="0" w:space="0" w:color="auto"/>
                <w:bottom w:val="none" w:sz="0" w:space="0" w:color="auto"/>
                <w:right w:val="none" w:sz="0" w:space="0" w:color="auto"/>
              </w:divBdr>
            </w:div>
            <w:div w:id="1457485722">
              <w:marLeft w:val="0"/>
              <w:marRight w:val="0"/>
              <w:marTop w:val="0"/>
              <w:marBottom w:val="0"/>
              <w:divBdr>
                <w:top w:val="none" w:sz="0" w:space="0" w:color="auto"/>
                <w:left w:val="none" w:sz="0" w:space="0" w:color="auto"/>
                <w:bottom w:val="none" w:sz="0" w:space="0" w:color="auto"/>
                <w:right w:val="none" w:sz="0" w:space="0" w:color="auto"/>
              </w:divBdr>
            </w:div>
            <w:div w:id="1731070579">
              <w:marLeft w:val="0"/>
              <w:marRight w:val="0"/>
              <w:marTop w:val="0"/>
              <w:marBottom w:val="0"/>
              <w:divBdr>
                <w:top w:val="none" w:sz="0" w:space="0" w:color="auto"/>
                <w:left w:val="none" w:sz="0" w:space="0" w:color="auto"/>
                <w:bottom w:val="none" w:sz="0" w:space="0" w:color="auto"/>
                <w:right w:val="none" w:sz="0" w:space="0" w:color="auto"/>
              </w:divBdr>
            </w:div>
            <w:div w:id="1736080949">
              <w:marLeft w:val="0"/>
              <w:marRight w:val="0"/>
              <w:marTop w:val="0"/>
              <w:marBottom w:val="0"/>
              <w:divBdr>
                <w:top w:val="none" w:sz="0" w:space="0" w:color="auto"/>
                <w:left w:val="none" w:sz="0" w:space="0" w:color="auto"/>
                <w:bottom w:val="none" w:sz="0" w:space="0" w:color="auto"/>
                <w:right w:val="none" w:sz="0" w:space="0" w:color="auto"/>
              </w:divBdr>
            </w:div>
            <w:div w:id="1752585015">
              <w:marLeft w:val="0"/>
              <w:marRight w:val="0"/>
              <w:marTop w:val="0"/>
              <w:marBottom w:val="0"/>
              <w:divBdr>
                <w:top w:val="none" w:sz="0" w:space="0" w:color="auto"/>
                <w:left w:val="none" w:sz="0" w:space="0" w:color="auto"/>
                <w:bottom w:val="none" w:sz="0" w:space="0" w:color="auto"/>
                <w:right w:val="none" w:sz="0" w:space="0" w:color="auto"/>
              </w:divBdr>
            </w:div>
            <w:div w:id="1778403729">
              <w:marLeft w:val="0"/>
              <w:marRight w:val="0"/>
              <w:marTop w:val="0"/>
              <w:marBottom w:val="0"/>
              <w:divBdr>
                <w:top w:val="none" w:sz="0" w:space="0" w:color="auto"/>
                <w:left w:val="none" w:sz="0" w:space="0" w:color="auto"/>
                <w:bottom w:val="none" w:sz="0" w:space="0" w:color="auto"/>
                <w:right w:val="none" w:sz="0" w:space="0" w:color="auto"/>
              </w:divBdr>
            </w:div>
            <w:div w:id="208483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5957">
      <w:bodyDiv w:val="1"/>
      <w:marLeft w:val="0"/>
      <w:marRight w:val="0"/>
      <w:marTop w:val="0"/>
      <w:marBottom w:val="0"/>
      <w:divBdr>
        <w:top w:val="none" w:sz="0" w:space="0" w:color="auto"/>
        <w:left w:val="none" w:sz="0" w:space="0" w:color="auto"/>
        <w:bottom w:val="none" w:sz="0" w:space="0" w:color="auto"/>
        <w:right w:val="none" w:sz="0" w:space="0" w:color="auto"/>
      </w:divBdr>
      <w:divsChild>
        <w:div w:id="516580039">
          <w:marLeft w:val="547"/>
          <w:marRight w:val="0"/>
          <w:marTop w:val="134"/>
          <w:marBottom w:val="0"/>
          <w:divBdr>
            <w:top w:val="none" w:sz="0" w:space="0" w:color="auto"/>
            <w:left w:val="none" w:sz="0" w:space="0" w:color="auto"/>
            <w:bottom w:val="none" w:sz="0" w:space="0" w:color="auto"/>
            <w:right w:val="none" w:sz="0" w:space="0" w:color="auto"/>
          </w:divBdr>
        </w:div>
      </w:divsChild>
    </w:div>
    <w:div w:id="329678679">
      <w:bodyDiv w:val="1"/>
      <w:marLeft w:val="0"/>
      <w:marRight w:val="0"/>
      <w:marTop w:val="0"/>
      <w:marBottom w:val="0"/>
      <w:divBdr>
        <w:top w:val="none" w:sz="0" w:space="0" w:color="auto"/>
        <w:left w:val="none" w:sz="0" w:space="0" w:color="auto"/>
        <w:bottom w:val="none" w:sz="0" w:space="0" w:color="auto"/>
        <w:right w:val="none" w:sz="0" w:space="0" w:color="auto"/>
      </w:divBdr>
    </w:div>
    <w:div w:id="329910386">
      <w:bodyDiv w:val="1"/>
      <w:marLeft w:val="0"/>
      <w:marRight w:val="0"/>
      <w:marTop w:val="0"/>
      <w:marBottom w:val="0"/>
      <w:divBdr>
        <w:top w:val="none" w:sz="0" w:space="0" w:color="auto"/>
        <w:left w:val="none" w:sz="0" w:space="0" w:color="auto"/>
        <w:bottom w:val="none" w:sz="0" w:space="0" w:color="auto"/>
        <w:right w:val="none" w:sz="0" w:space="0" w:color="auto"/>
      </w:divBdr>
    </w:div>
    <w:div w:id="329913621">
      <w:bodyDiv w:val="1"/>
      <w:marLeft w:val="0"/>
      <w:marRight w:val="0"/>
      <w:marTop w:val="0"/>
      <w:marBottom w:val="0"/>
      <w:divBdr>
        <w:top w:val="none" w:sz="0" w:space="0" w:color="auto"/>
        <w:left w:val="none" w:sz="0" w:space="0" w:color="auto"/>
        <w:bottom w:val="none" w:sz="0" w:space="0" w:color="auto"/>
        <w:right w:val="none" w:sz="0" w:space="0" w:color="auto"/>
      </w:divBdr>
    </w:div>
    <w:div w:id="330110220">
      <w:bodyDiv w:val="1"/>
      <w:marLeft w:val="0"/>
      <w:marRight w:val="0"/>
      <w:marTop w:val="0"/>
      <w:marBottom w:val="0"/>
      <w:divBdr>
        <w:top w:val="none" w:sz="0" w:space="0" w:color="auto"/>
        <w:left w:val="none" w:sz="0" w:space="0" w:color="auto"/>
        <w:bottom w:val="none" w:sz="0" w:space="0" w:color="auto"/>
        <w:right w:val="none" w:sz="0" w:space="0" w:color="auto"/>
      </w:divBdr>
      <w:divsChild>
        <w:div w:id="1341083384">
          <w:marLeft w:val="0"/>
          <w:marRight w:val="0"/>
          <w:marTop w:val="0"/>
          <w:marBottom w:val="0"/>
          <w:divBdr>
            <w:top w:val="none" w:sz="0" w:space="0" w:color="auto"/>
            <w:left w:val="none" w:sz="0" w:space="0" w:color="auto"/>
            <w:bottom w:val="none" w:sz="0" w:space="0" w:color="auto"/>
            <w:right w:val="none" w:sz="0" w:space="0" w:color="auto"/>
          </w:divBdr>
          <w:divsChild>
            <w:div w:id="114269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4928">
      <w:bodyDiv w:val="1"/>
      <w:marLeft w:val="0"/>
      <w:marRight w:val="0"/>
      <w:marTop w:val="0"/>
      <w:marBottom w:val="0"/>
      <w:divBdr>
        <w:top w:val="none" w:sz="0" w:space="0" w:color="auto"/>
        <w:left w:val="none" w:sz="0" w:space="0" w:color="auto"/>
        <w:bottom w:val="none" w:sz="0" w:space="0" w:color="auto"/>
        <w:right w:val="none" w:sz="0" w:space="0" w:color="auto"/>
      </w:divBdr>
      <w:divsChild>
        <w:div w:id="656493350">
          <w:marLeft w:val="1166"/>
          <w:marRight w:val="0"/>
          <w:marTop w:val="115"/>
          <w:marBottom w:val="0"/>
          <w:divBdr>
            <w:top w:val="none" w:sz="0" w:space="0" w:color="auto"/>
            <w:left w:val="none" w:sz="0" w:space="0" w:color="auto"/>
            <w:bottom w:val="none" w:sz="0" w:space="0" w:color="auto"/>
            <w:right w:val="none" w:sz="0" w:space="0" w:color="auto"/>
          </w:divBdr>
        </w:div>
        <w:div w:id="1108887119">
          <w:marLeft w:val="1800"/>
          <w:marRight w:val="0"/>
          <w:marTop w:val="96"/>
          <w:marBottom w:val="0"/>
          <w:divBdr>
            <w:top w:val="none" w:sz="0" w:space="0" w:color="auto"/>
            <w:left w:val="none" w:sz="0" w:space="0" w:color="auto"/>
            <w:bottom w:val="none" w:sz="0" w:space="0" w:color="auto"/>
            <w:right w:val="none" w:sz="0" w:space="0" w:color="auto"/>
          </w:divBdr>
        </w:div>
        <w:div w:id="1570577485">
          <w:marLeft w:val="2520"/>
          <w:marRight w:val="0"/>
          <w:marTop w:val="77"/>
          <w:marBottom w:val="0"/>
          <w:divBdr>
            <w:top w:val="none" w:sz="0" w:space="0" w:color="auto"/>
            <w:left w:val="none" w:sz="0" w:space="0" w:color="auto"/>
            <w:bottom w:val="none" w:sz="0" w:space="0" w:color="auto"/>
            <w:right w:val="none" w:sz="0" w:space="0" w:color="auto"/>
          </w:divBdr>
        </w:div>
        <w:div w:id="1951546997">
          <w:marLeft w:val="547"/>
          <w:marRight w:val="0"/>
          <w:marTop w:val="134"/>
          <w:marBottom w:val="0"/>
          <w:divBdr>
            <w:top w:val="none" w:sz="0" w:space="0" w:color="auto"/>
            <w:left w:val="none" w:sz="0" w:space="0" w:color="auto"/>
            <w:bottom w:val="none" w:sz="0" w:space="0" w:color="auto"/>
            <w:right w:val="none" w:sz="0" w:space="0" w:color="auto"/>
          </w:divBdr>
        </w:div>
        <w:div w:id="2040231047">
          <w:marLeft w:val="1166"/>
          <w:marRight w:val="0"/>
          <w:marTop w:val="115"/>
          <w:marBottom w:val="0"/>
          <w:divBdr>
            <w:top w:val="none" w:sz="0" w:space="0" w:color="auto"/>
            <w:left w:val="none" w:sz="0" w:space="0" w:color="auto"/>
            <w:bottom w:val="none" w:sz="0" w:space="0" w:color="auto"/>
            <w:right w:val="none" w:sz="0" w:space="0" w:color="auto"/>
          </w:divBdr>
        </w:div>
        <w:div w:id="2092501362">
          <w:marLeft w:val="1800"/>
          <w:marRight w:val="0"/>
          <w:marTop w:val="96"/>
          <w:marBottom w:val="0"/>
          <w:divBdr>
            <w:top w:val="none" w:sz="0" w:space="0" w:color="auto"/>
            <w:left w:val="none" w:sz="0" w:space="0" w:color="auto"/>
            <w:bottom w:val="none" w:sz="0" w:space="0" w:color="auto"/>
            <w:right w:val="none" w:sz="0" w:space="0" w:color="auto"/>
          </w:divBdr>
        </w:div>
      </w:divsChild>
    </w:div>
    <w:div w:id="330523915">
      <w:bodyDiv w:val="1"/>
      <w:marLeft w:val="0"/>
      <w:marRight w:val="0"/>
      <w:marTop w:val="0"/>
      <w:marBottom w:val="0"/>
      <w:divBdr>
        <w:top w:val="none" w:sz="0" w:space="0" w:color="auto"/>
        <w:left w:val="none" w:sz="0" w:space="0" w:color="auto"/>
        <w:bottom w:val="none" w:sz="0" w:space="0" w:color="auto"/>
        <w:right w:val="none" w:sz="0" w:space="0" w:color="auto"/>
      </w:divBdr>
    </w:div>
    <w:div w:id="331955513">
      <w:bodyDiv w:val="1"/>
      <w:marLeft w:val="0"/>
      <w:marRight w:val="0"/>
      <w:marTop w:val="0"/>
      <w:marBottom w:val="0"/>
      <w:divBdr>
        <w:top w:val="none" w:sz="0" w:space="0" w:color="auto"/>
        <w:left w:val="none" w:sz="0" w:space="0" w:color="auto"/>
        <w:bottom w:val="none" w:sz="0" w:space="0" w:color="auto"/>
        <w:right w:val="none" w:sz="0" w:space="0" w:color="auto"/>
      </w:divBdr>
      <w:divsChild>
        <w:div w:id="78597536">
          <w:marLeft w:val="1166"/>
          <w:marRight w:val="0"/>
          <w:marTop w:val="96"/>
          <w:marBottom w:val="0"/>
          <w:divBdr>
            <w:top w:val="none" w:sz="0" w:space="0" w:color="auto"/>
            <w:left w:val="none" w:sz="0" w:space="0" w:color="auto"/>
            <w:bottom w:val="none" w:sz="0" w:space="0" w:color="auto"/>
            <w:right w:val="none" w:sz="0" w:space="0" w:color="auto"/>
          </w:divBdr>
        </w:div>
        <w:div w:id="1025060207">
          <w:marLeft w:val="547"/>
          <w:marRight w:val="0"/>
          <w:marTop w:val="115"/>
          <w:marBottom w:val="0"/>
          <w:divBdr>
            <w:top w:val="none" w:sz="0" w:space="0" w:color="auto"/>
            <w:left w:val="none" w:sz="0" w:space="0" w:color="auto"/>
            <w:bottom w:val="none" w:sz="0" w:space="0" w:color="auto"/>
            <w:right w:val="none" w:sz="0" w:space="0" w:color="auto"/>
          </w:divBdr>
        </w:div>
        <w:div w:id="1698240997">
          <w:marLeft w:val="547"/>
          <w:marRight w:val="0"/>
          <w:marTop w:val="115"/>
          <w:marBottom w:val="0"/>
          <w:divBdr>
            <w:top w:val="none" w:sz="0" w:space="0" w:color="auto"/>
            <w:left w:val="none" w:sz="0" w:space="0" w:color="auto"/>
            <w:bottom w:val="none" w:sz="0" w:space="0" w:color="auto"/>
            <w:right w:val="none" w:sz="0" w:space="0" w:color="auto"/>
          </w:divBdr>
        </w:div>
        <w:div w:id="2035694136">
          <w:marLeft w:val="1166"/>
          <w:marRight w:val="0"/>
          <w:marTop w:val="96"/>
          <w:marBottom w:val="0"/>
          <w:divBdr>
            <w:top w:val="none" w:sz="0" w:space="0" w:color="auto"/>
            <w:left w:val="none" w:sz="0" w:space="0" w:color="auto"/>
            <w:bottom w:val="none" w:sz="0" w:space="0" w:color="auto"/>
            <w:right w:val="none" w:sz="0" w:space="0" w:color="auto"/>
          </w:divBdr>
        </w:div>
      </w:divsChild>
    </w:div>
    <w:div w:id="332146887">
      <w:bodyDiv w:val="1"/>
      <w:marLeft w:val="0"/>
      <w:marRight w:val="0"/>
      <w:marTop w:val="0"/>
      <w:marBottom w:val="0"/>
      <w:divBdr>
        <w:top w:val="none" w:sz="0" w:space="0" w:color="auto"/>
        <w:left w:val="none" w:sz="0" w:space="0" w:color="auto"/>
        <w:bottom w:val="none" w:sz="0" w:space="0" w:color="auto"/>
        <w:right w:val="none" w:sz="0" w:space="0" w:color="auto"/>
      </w:divBdr>
      <w:divsChild>
        <w:div w:id="170141252">
          <w:marLeft w:val="0"/>
          <w:marRight w:val="0"/>
          <w:marTop w:val="0"/>
          <w:marBottom w:val="0"/>
          <w:divBdr>
            <w:top w:val="none" w:sz="0" w:space="0" w:color="auto"/>
            <w:left w:val="none" w:sz="0" w:space="0" w:color="auto"/>
            <w:bottom w:val="none" w:sz="0" w:space="0" w:color="auto"/>
            <w:right w:val="none" w:sz="0" w:space="0" w:color="auto"/>
          </w:divBdr>
        </w:div>
        <w:div w:id="170803305">
          <w:marLeft w:val="0"/>
          <w:marRight w:val="0"/>
          <w:marTop w:val="0"/>
          <w:marBottom w:val="0"/>
          <w:divBdr>
            <w:top w:val="none" w:sz="0" w:space="0" w:color="auto"/>
            <w:left w:val="none" w:sz="0" w:space="0" w:color="auto"/>
            <w:bottom w:val="none" w:sz="0" w:space="0" w:color="auto"/>
            <w:right w:val="none" w:sz="0" w:space="0" w:color="auto"/>
          </w:divBdr>
        </w:div>
        <w:div w:id="217013144">
          <w:marLeft w:val="0"/>
          <w:marRight w:val="0"/>
          <w:marTop w:val="0"/>
          <w:marBottom w:val="0"/>
          <w:divBdr>
            <w:top w:val="none" w:sz="0" w:space="0" w:color="auto"/>
            <w:left w:val="none" w:sz="0" w:space="0" w:color="auto"/>
            <w:bottom w:val="none" w:sz="0" w:space="0" w:color="auto"/>
            <w:right w:val="none" w:sz="0" w:space="0" w:color="auto"/>
          </w:divBdr>
        </w:div>
        <w:div w:id="285697592">
          <w:marLeft w:val="0"/>
          <w:marRight w:val="0"/>
          <w:marTop w:val="0"/>
          <w:marBottom w:val="0"/>
          <w:divBdr>
            <w:top w:val="none" w:sz="0" w:space="0" w:color="auto"/>
            <w:left w:val="none" w:sz="0" w:space="0" w:color="auto"/>
            <w:bottom w:val="none" w:sz="0" w:space="0" w:color="auto"/>
            <w:right w:val="none" w:sz="0" w:space="0" w:color="auto"/>
          </w:divBdr>
        </w:div>
        <w:div w:id="324742985">
          <w:marLeft w:val="0"/>
          <w:marRight w:val="0"/>
          <w:marTop w:val="0"/>
          <w:marBottom w:val="0"/>
          <w:divBdr>
            <w:top w:val="none" w:sz="0" w:space="0" w:color="auto"/>
            <w:left w:val="none" w:sz="0" w:space="0" w:color="auto"/>
            <w:bottom w:val="none" w:sz="0" w:space="0" w:color="auto"/>
            <w:right w:val="none" w:sz="0" w:space="0" w:color="auto"/>
          </w:divBdr>
        </w:div>
        <w:div w:id="340472900">
          <w:marLeft w:val="0"/>
          <w:marRight w:val="0"/>
          <w:marTop w:val="0"/>
          <w:marBottom w:val="0"/>
          <w:divBdr>
            <w:top w:val="none" w:sz="0" w:space="0" w:color="auto"/>
            <w:left w:val="none" w:sz="0" w:space="0" w:color="auto"/>
            <w:bottom w:val="none" w:sz="0" w:space="0" w:color="auto"/>
            <w:right w:val="none" w:sz="0" w:space="0" w:color="auto"/>
          </w:divBdr>
        </w:div>
        <w:div w:id="345132142">
          <w:marLeft w:val="0"/>
          <w:marRight w:val="0"/>
          <w:marTop w:val="0"/>
          <w:marBottom w:val="0"/>
          <w:divBdr>
            <w:top w:val="none" w:sz="0" w:space="0" w:color="auto"/>
            <w:left w:val="none" w:sz="0" w:space="0" w:color="auto"/>
            <w:bottom w:val="none" w:sz="0" w:space="0" w:color="auto"/>
            <w:right w:val="none" w:sz="0" w:space="0" w:color="auto"/>
          </w:divBdr>
        </w:div>
        <w:div w:id="352734307">
          <w:marLeft w:val="0"/>
          <w:marRight w:val="0"/>
          <w:marTop w:val="0"/>
          <w:marBottom w:val="0"/>
          <w:divBdr>
            <w:top w:val="none" w:sz="0" w:space="0" w:color="auto"/>
            <w:left w:val="none" w:sz="0" w:space="0" w:color="auto"/>
            <w:bottom w:val="none" w:sz="0" w:space="0" w:color="auto"/>
            <w:right w:val="none" w:sz="0" w:space="0" w:color="auto"/>
          </w:divBdr>
        </w:div>
        <w:div w:id="370224942">
          <w:marLeft w:val="0"/>
          <w:marRight w:val="0"/>
          <w:marTop w:val="0"/>
          <w:marBottom w:val="0"/>
          <w:divBdr>
            <w:top w:val="none" w:sz="0" w:space="0" w:color="auto"/>
            <w:left w:val="none" w:sz="0" w:space="0" w:color="auto"/>
            <w:bottom w:val="none" w:sz="0" w:space="0" w:color="auto"/>
            <w:right w:val="none" w:sz="0" w:space="0" w:color="auto"/>
          </w:divBdr>
        </w:div>
        <w:div w:id="372929821">
          <w:marLeft w:val="0"/>
          <w:marRight w:val="0"/>
          <w:marTop w:val="0"/>
          <w:marBottom w:val="0"/>
          <w:divBdr>
            <w:top w:val="none" w:sz="0" w:space="0" w:color="auto"/>
            <w:left w:val="none" w:sz="0" w:space="0" w:color="auto"/>
            <w:bottom w:val="none" w:sz="0" w:space="0" w:color="auto"/>
            <w:right w:val="none" w:sz="0" w:space="0" w:color="auto"/>
          </w:divBdr>
        </w:div>
        <w:div w:id="414517304">
          <w:marLeft w:val="0"/>
          <w:marRight w:val="0"/>
          <w:marTop w:val="0"/>
          <w:marBottom w:val="0"/>
          <w:divBdr>
            <w:top w:val="none" w:sz="0" w:space="0" w:color="auto"/>
            <w:left w:val="none" w:sz="0" w:space="0" w:color="auto"/>
            <w:bottom w:val="none" w:sz="0" w:space="0" w:color="auto"/>
            <w:right w:val="none" w:sz="0" w:space="0" w:color="auto"/>
          </w:divBdr>
        </w:div>
        <w:div w:id="417363360">
          <w:marLeft w:val="0"/>
          <w:marRight w:val="0"/>
          <w:marTop w:val="0"/>
          <w:marBottom w:val="0"/>
          <w:divBdr>
            <w:top w:val="none" w:sz="0" w:space="0" w:color="auto"/>
            <w:left w:val="none" w:sz="0" w:space="0" w:color="auto"/>
            <w:bottom w:val="none" w:sz="0" w:space="0" w:color="auto"/>
            <w:right w:val="none" w:sz="0" w:space="0" w:color="auto"/>
          </w:divBdr>
        </w:div>
        <w:div w:id="515076452">
          <w:marLeft w:val="0"/>
          <w:marRight w:val="0"/>
          <w:marTop w:val="0"/>
          <w:marBottom w:val="0"/>
          <w:divBdr>
            <w:top w:val="none" w:sz="0" w:space="0" w:color="auto"/>
            <w:left w:val="none" w:sz="0" w:space="0" w:color="auto"/>
            <w:bottom w:val="none" w:sz="0" w:space="0" w:color="auto"/>
            <w:right w:val="none" w:sz="0" w:space="0" w:color="auto"/>
          </w:divBdr>
        </w:div>
        <w:div w:id="560943906">
          <w:marLeft w:val="0"/>
          <w:marRight w:val="0"/>
          <w:marTop w:val="0"/>
          <w:marBottom w:val="0"/>
          <w:divBdr>
            <w:top w:val="none" w:sz="0" w:space="0" w:color="auto"/>
            <w:left w:val="none" w:sz="0" w:space="0" w:color="auto"/>
            <w:bottom w:val="none" w:sz="0" w:space="0" w:color="auto"/>
            <w:right w:val="none" w:sz="0" w:space="0" w:color="auto"/>
          </w:divBdr>
        </w:div>
        <w:div w:id="588200759">
          <w:marLeft w:val="0"/>
          <w:marRight w:val="0"/>
          <w:marTop w:val="0"/>
          <w:marBottom w:val="0"/>
          <w:divBdr>
            <w:top w:val="none" w:sz="0" w:space="0" w:color="auto"/>
            <w:left w:val="none" w:sz="0" w:space="0" w:color="auto"/>
            <w:bottom w:val="none" w:sz="0" w:space="0" w:color="auto"/>
            <w:right w:val="none" w:sz="0" w:space="0" w:color="auto"/>
          </w:divBdr>
        </w:div>
        <w:div w:id="946087312">
          <w:marLeft w:val="0"/>
          <w:marRight w:val="0"/>
          <w:marTop w:val="0"/>
          <w:marBottom w:val="0"/>
          <w:divBdr>
            <w:top w:val="none" w:sz="0" w:space="0" w:color="auto"/>
            <w:left w:val="none" w:sz="0" w:space="0" w:color="auto"/>
            <w:bottom w:val="none" w:sz="0" w:space="0" w:color="auto"/>
            <w:right w:val="none" w:sz="0" w:space="0" w:color="auto"/>
          </w:divBdr>
        </w:div>
        <w:div w:id="952400030">
          <w:marLeft w:val="0"/>
          <w:marRight w:val="0"/>
          <w:marTop w:val="0"/>
          <w:marBottom w:val="0"/>
          <w:divBdr>
            <w:top w:val="none" w:sz="0" w:space="0" w:color="auto"/>
            <w:left w:val="none" w:sz="0" w:space="0" w:color="auto"/>
            <w:bottom w:val="none" w:sz="0" w:space="0" w:color="auto"/>
            <w:right w:val="none" w:sz="0" w:space="0" w:color="auto"/>
          </w:divBdr>
        </w:div>
        <w:div w:id="1049843063">
          <w:marLeft w:val="0"/>
          <w:marRight w:val="0"/>
          <w:marTop w:val="0"/>
          <w:marBottom w:val="0"/>
          <w:divBdr>
            <w:top w:val="none" w:sz="0" w:space="0" w:color="auto"/>
            <w:left w:val="none" w:sz="0" w:space="0" w:color="auto"/>
            <w:bottom w:val="none" w:sz="0" w:space="0" w:color="auto"/>
            <w:right w:val="none" w:sz="0" w:space="0" w:color="auto"/>
          </w:divBdr>
        </w:div>
        <w:div w:id="1077286385">
          <w:marLeft w:val="0"/>
          <w:marRight w:val="0"/>
          <w:marTop w:val="0"/>
          <w:marBottom w:val="0"/>
          <w:divBdr>
            <w:top w:val="none" w:sz="0" w:space="0" w:color="auto"/>
            <w:left w:val="none" w:sz="0" w:space="0" w:color="auto"/>
            <w:bottom w:val="none" w:sz="0" w:space="0" w:color="auto"/>
            <w:right w:val="none" w:sz="0" w:space="0" w:color="auto"/>
          </w:divBdr>
        </w:div>
        <w:div w:id="1148404104">
          <w:marLeft w:val="0"/>
          <w:marRight w:val="0"/>
          <w:marTop w:val="0"/>
          <w:marBottom w:val="0"/>
          <w:divBdr>
            <w:top w:val="none" w:sz="0" w:space="0" w:color="auto"/>
            <w:left w:val="none" w:sz="0" w:space="0" w:color="auto"/>
            <w:bottom w:val="none" w:sz="0" w:space="0" w:color="auto"/>
            <w:right w:val="none" w:sz="0" w:space="0" w:color="auto"/>
          </w:divBdr>
        </w:div>
        <w:div w:id="1213493609">
          <w:marLeft w:val="0"/>
          <w:marRight w:val="0"/>
          <w:marTop w:val="0"/>
          <w:marBottom w:val="0"/>
          <w:divBdr>
            <w:top w:val="none" w:sz="0" w:space="0" w:color="auto"/>
            <w:left w:val="none" w:sz="0" w:space="0" w:color="auto"/>
            <w:bottom w:val="none" w:sz="0" w:space="0" w:color="auto"/>
            <w:right w:val="none" w:sz="0" w:space="0" w:color="auto"/>
          </w:divBdr>
        </w:div>
        <w:div w:id="1300961826">
          <w:marLeft w:val="0"/>
          <w:marRight w:val="0"/>
          <w:marTop w:val="0"/>
          <w:marBottom w:val="0"/>
          <w:divBdr>
            <w:top w:val="none" w:sz="0" w:space="0" w:color="auto"/>
            <w:left w:val="none" w:sz="0" w:space="0" w:color="auto"/>
            <w:bottom w:val="none" w:sz="0" w:space="0" w:color="auto"/>
            <w:right w:val="none" w:sz="0" w:space="0" w:color="auto"/>
          </w:divBdr>
        </w:div>
        <w:div w:id="1358506528">
          <w:marLeft w:val="0"/>
          <w:marRight w:val="0"/>
          <w:marTop w:val="0"/>
          <w:marBottom w:val="0"/>
          <w:divBdr>
            <w:top w:val="none" w:sz="0" w:space="0" w:color="auto"/>
            <w:left w:val="none" w:sz="0" w:space="0" w:color="auto"/>
            <w:bottom w:val="none" w:sz="0" w:space="0" w:color="auto"/>
            <w:right w:val="none" w:sz="0" w:space="0" w:color="auto"/>
          </w:divBdr>
        </w:div>
        <w:div w:id="1447844837">
          <w:marLeft w:val="0"/>
          <w:marRight w:val="0"/>
          <w:marTop w:val="0"/>
          <w:marBottom w:val="0"/>
          <w:divBdr>
            <w:top w:val="none" w:sz="0" w:space="0" w:color="auto"/>
            <w:left w:val="none" w:sz="0" w:space="0" w:color="auto"/>
            <w:bottom w:val="none" w:sz="0" w:space="0" w:color="auto"/>
            <w:right w:val="none" w:sz="0" w:space="0" w:color="auto"/>
          </w:divBdr>
        </w:div>
        <w:div w:id="1690569786">
          <w:marLeft w:val="0"/>
          <w:marRight w:val="0"/>
          <w:marTop w:val="0"/>
          <w:marBottom w:val="0"/>
          <w:divBdr>
            <w:top w:val="none" w:sz="0" w:space="0" w:color="auto"/>
            <w:left w:val="none" w:sz="0" w:space="0" w:color="auto"/>
            <w:bottom w:val="none" w:sz="0" w:space="0" w:color="auto"/>
            <w:right w:val="none" w:sz="0" w:space="0" w:color="auto"/>
          </w:divBdr>
        </w:div>
        <w:div w:id="1708606031">
          <w:marLeft w:val="0"/>
          <w:marRight w:val="0"/>
          <w:marTop w:val="0"/>
          <w:marBottom w:val="0"/>
          <w:divBdr>
            <w:top w:val="none" w:sz="0" w:space="0" w:color="auto"/>
            <w:left w:val="none" w:sz="0" w:space="0" w:color="auto"/>
            <w:bottom w:val="none" w:sz="0" w:space="0" w:color="auto"/>
            <w:right w:val="none" w:sz="0" w:space="0" w:color="auto"/>
          </w:divBdr>
        </w:div>
        <w:div w:id="1891964437">
          <w:marLeft w:val="0"/>
          <w:marRight w:val="0"/>
          <w:marTop w:val="0"/>
          <w:marBottom w:val="0"/>
          <w:divBdr>
            <w:top w:val="none" w:sz="0" w:space="0" w:color="auto"/>
            <w:left w:val="none" w:sz="0" w:space="0" w:color="auto"/>
            <w:bottom w:val="none" w:sz="0" w:space="0" w:color="auto"/>
            <w:right w:val="none" w:sz="0" w:space="0" w:color="auto"/>
          </w:divBdr>
        </w:div>
        <w:div w:id="1893032563">
          <w:marLeft w:val="0"/>
          <w:marRight w:val="0"/>
          <w:marTop w:val="0"/>
          <w:marBottom w:val="0"/>
          <w:divBdr>
            <w:top w:val="none" w:sz="0" w:space="0" w:color="auto"/>
            <w:left w:val="none" w:sz="0" w:space="0" w:color="auto"/>
            <w:bottom w:val="none" w:sz="0" w:space="0" w:color="auto"/>
            <w:right w:val="none" w:sz="0" w:space="0" w:color="auto"/>
          </w:divBdr>
        </w:div>
        <w:div w:id="1936014464">
          <w:marLeft w:val="0"/>
          <w:marRight w:val="0"/>
          <w:marTop w:val="0"/>
          <w:marBottom w:val="0"/>
          <w:divBdr>
            <w:top w:val="none" w:sz="0" w:space="0" w:color="auto"/>
            <w:left w:val="none" w:sz="0" w:space="0" w:color="auto"/>
            <w:bottom w:val="none" w:sz="0" w:space="0" w:color="auto"/>
            <w:right w:val="none" w:sz="0" w:space="0" w:color="auto"/>
          </w:divBdr>
        </w:div>
      </w:divsChild>
    </w:div>
    <w:div w:id="332924799">
      <w:bodyDiv w:val="1"/>
      <w:marLeft w:val="0"/>
      <w:marRight w:val="0"/>
      <w:marTop w:val="0"/>
      <w:marBottom w:val="0"/>
      <w:divBdr>
        <w:top w:val="none" w:sz="0" w:space="0" w:color="auto"/>
        <w:left w:val="none" w:sz="0" w:space="0" w:color="auto"/>
        <w:bottom w:val="none" w:sz="0" w:space="0" w:color="auto"/>
        <w:right w:val="none" w:sz="0" w:space="0" w:color="auto"/>
      </w:divBdr>
    </w:div>
    <w:div w:id="333534515">
      <w:bodyDiv w:val="1"/>
      <w:marLeft w:val="0"/>
      <w:marRight w:val="0"/>
      <w:marTop w:val="0"/>
      <w:marBottom w:val="0"/>
      <w:divBdr>
        <w:top w:val="none" w:sz="0" w:space="0" w:color="auto"/>
        <w:left w:val="none" w:sz="0" w:space="0" w:color="auto"/>
        <w:bottom w:val="none" w:sz="0" w:space="0" w:color="auto"/>
        <w:right w:val="none" w:sz="0" w:space="0" w:color="auto"/>
      </w:divBdr>
    </w:div>
    <w:div w:id="334503576">
      <w:bodyDiv w:val="1"/>
      <w:marLeft w:val="0"/>
      <w:marRight w:val="0"/>
      <w:marTop w:val="0"/>
      <w:marBottom w:val="0"/>
      <w:divBdr>
        <w:top w:val="none" w:sz="0" w:space="0" w:color="auto"/>
        <w:left w:val="none" w:sz="0" w:space="0" w:color="auto"/>
        <w:bottom w:val="none" w:sz="0" w:space="0" w:color="auto"/>
        <w:right w:val="none" w:sz="0" w:space="0" w:color="auto"/>
      </w:divBdr>
      <w:divsChild>
        <w:div w:id="97603821">
          <w:marLeft w:val="1440"/>
          <w:marRight w:val="0"/>
          <w:marTop w:val="0"/>
          <w:marBottom w:val="0"/>
          <w:divBdr>
            <w:top w:val="none" w:sz="0" w:space="0" w:color="auto"/>
            <w:left w:val="none" w:sz="0" w:space="0" w:color="auto"/>
            <w:bottom w:val="none" w:sz="0" w:space="0" w:color="auto"/>
            <w:right w:val="none" w:sz="0" w:space="0" w:color="auto"/>
          </w:divBdr>
        </w:div>
        <w:div w:id="199560361">
          <w:marLeft w:val="720"/>
          <w:marRight w:val="0"/>
          <w:marTop w:val="0"/>
          <w:marBottom w:val="0"/>
          <w:divBdr>
            <w:top w:val="none" w:sz="0" w:space="0" w:color="auto"/>
            <w:left w:val="none" w:sz="0" w:space="0" w:color="auto"/>
            <w:bottom w:val="none" w:sz="0" w:space="0" w:color="auto"/>
            <w:right w:val="none" w:sz="0" w:space="0" w:color="auto"/>
          </w:divBdr>
        </w:div>
        <w:div w:id="327832526">
          <w:marLeft w:val="1440"/>
          <w:marRight w:val="0"/>
          <w:marTop w:val="0"/>
          <w:marBottom w:val="0"/>
          <w:divBdr>
            <w:top w:val="none" w:sz="0" w:space="0" w:color="auto"/>
            <w:left w:val="none" w:sz="0" w:space="0" w:color="auto"/>
            <w:bottom w:val="none" w:sz="0" w:space="0" w:color="auto"/>
            <w:right w:val="none" w:sz="0" w:space="0" w:color="auto"/>
          </w:divBdr>
        </w:div>
        <w:div w:id="767311847">
          <w:marLeft w:val="720"/>
          <w:marRight w:val="0"/>
          <w:marTop w:val="0"/>
          <w:marBottom w:val="0"/>
          <w:divBdr>
            <w:top w:val="none" w:sz="0" w:space="0" w:color="auto"/>
            <w:left w:val="none" w:sz="0" w:space="0" w:color="auto"/>
            <w:bottom w:val="none" w:sz="0" w:space="0" w:color="auto"/>
            <w:right w:val="none" w:sz="0" w:space="0" w:color="auto"/>
          </w:divBdr>
        </w:div>
        <w:div w:id="1190024893">
          <w:marLeft w:val="1440"/>
          <w:marRight w:val="0"/>
          <w:marTop w:val="0"/>
          <w:marBottom w:val="0"/>
          <w:divBdr>
            <w:top w:val="none" w:sz="0" w:space="0" w:color="auto"/>
            <w:left w:val="none" w:sz="0" w:space="0" w:color="auto"/>
            <w:bottom w:val="none" w:sz="0" w:space="0" w:color="auto"/>
            <w:right w:val="none" w:sz="0" w:space="0" w:color="auto"/>
          </w:divBdr>
        </w:div>
        <w:div w:id="1235121474">
          <w:marLeft w:val="1440"/>
          <w:marRight w:val="0"/>
          <w:marTop w:val="0"/>
          <w:marBottom w:val="0"/>
          <w:divBdr>
            <w:top w:val="none" w:sz="0" w:space="0" w:color="auto"/>
            <w:left w:val="none" w:sz="0" w:space="0" w:color="auto"/>
            <w:bottom w:val="none" w:sz="0" w:space="0" w:color="auto"/>
            <w:right w:val="none" w:sz="0" w:space="0" w:color="auto"/>
          </w:divBdr>
        </w:div>
        <w:div w:id="1848254626">
          <w:marLeft w:val="1440"/>
          <w:marRight w:val="0"/>
          <w:marTop w:val="0"/>
          <w:marBottom w:val="0"/>
          <w:divBdr>
            <w:top w:val="none" w:sz="0" w:space="0" w:color="auto"/>
            <w:left w:val="none" w:sz="0" w:space="0" w:color="auto"/>
            <w:bottom w:val="none" w:sz="0" w:space="0" w:color="auto"/>
            <w:right w:val="none" w:sz="0" w:space="0" w:color="auto"/>
          </w:divBdr>
        </w:div>
      </w:divsChild>
    </w:div>
    <w:div w:id="334846744">
      <w:bodyDiv w:val="1"/>
      <w:marLeft w:val="0"/>
      <w:marRight w:val="0"/>
      <w:marTop w:val="0"/>
      <w:marBottom w:val="0"/>
      <w:divBdr>
        <w:top w:val="none" w:sz="0" w:space="0" w:color="auto"/>
        <w:left w:val="none" w:sz="0" w:space="0" w:color="auto"/>
        <w:bottom w:val="none" w:sz="0" w:space="0" w:color="auto"/>
        <w:right w:val="none" w:sz="0" w:space="0" w:color="auto"/>
      </w:divBdr>
    </w:div>
    <w:div w:id="336078520">
      <w:bodyDiv w:val="1"/>
      <w:marLeft w:val="0"/>
      <w:marRight w:val="0"/>
      <w:marTop w:val="0"/>
      <w:marBottom w:val="0"/>
      <w:divBdr>
        <w:top w:val="none" w:sz="0" w:space="0" w:color="auto"/>
        <w:left w:val="none" w:sz="0" w:space="0" w:color="auto"/>
        <w:bottom w:val="none" w:sz="0" w:space="0" w:color="auto"/>
        <w:right w:val="none" w:sz="0" w:space="0" w:color="auto"/>
      </w:divBdr>
      <w:divsChild>
        <w:div w:id="220869644">
          <w:marLeft w:val="360"/>
          <w:marRight w:val="0"/>
          <w:marTop w:val="200"/>
          <w:marBottom w:val="0"/>
          <w:divBdr>
            <w:top w:val="none" w:sz="0" w:space="0" w:color="auto"/>
            <w:left w:val="none" w:sz="0" w:space="0" w:color="auto"/>
            <w:bottom w:val="none" w:sz="0" w:space="0" w:color="auto"/>
            <w:right w:val="none" w:sz="0" w:space="0" w:color="auto"/>
          </w:divBdr>
        </w:div>
        <w:div w:id="275254588">
          <w:marLeft w:val="1800"/>
          <w:marRight w:val="0"/>
          <w:marTop w:val="100"/>
          <w:marBottom w:val="0"/>
          <w:divBdr>
            <w:top w:val="none" w:sz="0" w:space="0" w:color="auto"/>
            <w:left w:val="none" w:sz="0" w:space="0" w:color="auto"/>
            <w:bottom w:val="none" w:sz="0" w:space="0" w:color="auto"/>
            <w:right w:val="none" w:sz="0" w:space="0" w:color="auto"/>
          </w:divBdr>
        </w:div>
        <w:div w:id="899293494">
          <w:marLeft w:val="1080"/>
          <w:marRight w:val="0"/>
          <w:marTop w:val="100"/>
          <w:marBottom w:val="0"/>
          <w:divBdr>
            <w:top w:val="none" w:sz="0" w:space="0" w:color="auto"/>
            <w:left w:val="none" w:sz="0" w:space="0" w:color="auto"/>
            <w:bottom w:val="none" w:sz="0" w:space="0" w:color="auto"/>
            <w:right w:val="none" w:sz="0" w:space="0" w:color="auto"/>
          </w:divBdr>
        </w:div>
        <w:div w:id="905068903">
          <w:marLeft w:val="360"/>
          <w:marRight w:val="0"/>
          <w:marTop w:val="200"/>
          <w:marBottom w:val="0"/>
          <w:divBdr>
            <w:top w:val="none" w:sz="0" w:space="0" w:color="auto"/>
            <w:left w:val="none" w:sz="0" w:space="0" w:color="auto"/>
            <w:bottom w:val="none" w:sz="0" w:space="0" w:color="auto"/>
            <w:right w:val="none" w:sz="0" w:space="0" w:color="auto"/>
          </w:divBdr>
        </w:div>
        <w:div w:id="961618487">
          <w:marLeft w:val="1080"/>
          <w:marRight w:val="0"/>
          <w:marTop w:val="100"/>
          <w:marBottom w:val="0"/>
          <w:divBdr>
            <w:top w:val="none" w:sz="0" w:space="0" w:color="auto"/>
            <w:left w:val="none" w:sz="0" w:space="0" w:color="auto"/>
            <w:bottom w:val="none" w:sz="0" w:space="0" w:color="auto"/>
            <w:right w:val="none" w:sz="0" w:space="0" w:color="auto"/>
          </w:divBdr>
        </w:div>
        <w:div w:id="1287934484">
          <w:marLeft w:val="2520"/>
          <w:marRight w:val="0"/>
          <w:marTop w:val="100"/>
          <w:marBottom w:val="0"/>
          <w:divBdr>
            <w:top w:val="none" w:sz="0" w:space="0" w:color="auto"/>
            <w:left w:val="none" w:sz="0" w:space="0" w:color="auto"/>
            <w:bottom w:val="none" w:sz="0" w:space="0" w:color="auto"/>
            <w:right w:val="none" w:sz="0" w:space="0" w:color="auto"/>
          </w:divBdr>
        </w:div>
        <w:div w:id="1740711040">
          <w:marLeft w:val="1080"/>
          <w:marRight w:val="0"/>
          <w:marTop w:val="100"/>
          <w:marBottom w:val="0"/>
          <w:divBdr>
            <w:top w:val="none" w:sz="0" w:space="0" w:color="auto"/>
            <w:left w:val="none" w:sz="0" w:space="0" w:color="auto"/>
            <w:bottom w:val="none" w:sz="0" w:space="0" w:color="auto"/>
            <w:right w:val="none" w:sz="0" w:space="0" w:color="auto"/>
          </w:divBdr>
        </w:div>
        <w:div w:id="2015961393">
          <w:marLeft w:val="2520"/>
          <w:marRight w:val="0"/>
          <w:marTop w:val="100"/>
          <w:marBottom w:val="0"/>
          <w:divBdr>
            <w:top w:val="none" w:sz="0" w:space="0" w:color="auto"/>
            <w:left w:val="none" w:sz="0" w:space="0" w:color="auto"/>
            <w:bottom w:val="none" w:sz="0" w:space="0" w:color="auto"/>
            <w:right w:val="none" w:sz="0" w:space="0" w:color="auto"/>
          </w:divBdr>
        </w:div>
      </w:divsChild>
    </w:div>
    <w:div w:id="336809898">
      <w:bodyDiv w:val="1"/>
      <w:marLeft w:val="0"/>
      <w:marRight w:val="0"/>
      <w:marTop w:val="0"/>
      <w:marBottom w:val="0"/>
      <w:divBdr>
        <w:top w:val="none" w:sz="0" w:space="0" w:color="auto"/>
        <w:left w:val="none" w:sz="0" w:space="0" w:color="auto"/>
        <w:bottom w:val="none" w:sz="0" w:space="0" w:color="auto"/>
        <w:right w:val="none" w:sz="0" w:space="0" w:color="auto"/>
      </w:divBdr>
    </w:div>
    <w:div w:id="338509334">
      <w:bodyDiv w:val="1"/>
      <w:marLeft w:val="0"/>
      <w:marRight w:val="0"/>
      <w:marTop w:val="0"/>
      <w:marBottom w:val="0"/>
      <w:divBdr>
        <w:top w:val="none" w:sz="0" w:space="0" w:color="auto"/>
        <w:left w:val="none" w:sz="0" w:space="0" w:color="auto"/>
        <w:bottom w:val="none" w:sz="0" w:space="0" w:color="auto"/>
        <w:right w:val="none" w:sz="0" w:space="0" w:color="auto"/>
      </w:divBdr>
      <w:divsChild>
        <w:div w:id="68239615">
          <w:marLeft w:val="1166"/>
          <w:marRight w:val="0"/>
          <w:marTop w:val="125"/>
          <w:marBottom w:val="0"/>
          <w:divBdr>
            <w:top w:val="none" w:sz="0" w:space="0" w:color="auto"/>
            <w:left w:val="none" w:sz="0" w:space="0" w:color="auto"/>
            <w:bottom w:val="none" w:sz="0" w:space="0" w:color="auto"/>
            <w:right w:val="none" w:sz="0" w:space="0" w:color="auto"/>
          </w:divBdr>
        </w:div>
        <w:div w:id="697900939">
          <w:marLeft w:val="1166"/>
          <w:marRight w:val="0"/>
          <w:marTop w:val="125"/>
          <w:marBottom w:val="0"/>
          <w:divBdr>
            <w:top w:val="none" w:sz="0" w:space="0" w:color="auto"/>
            <w:left w:val="none" w:sz="0" w:space="0" w:color="auto"/>
            <w:bottom w:val="none" w:sz="0" w:space="0" w:color="auto"/>
            <w:right w:val="none" w:sz="0" w:space="0" w:color="auto"/>
          </w:divBdr>
        </w:div>
        <w:div w:id="772240514">
          <w:marLeft w:val="1166"/>
          <w:marRight w:val="0"/>
          <w:marTop w:val="125"/>
          <w:marBottom w:val="0"/>
          <w:divBdr>
            <w:top w:val="none" w:sz="0" w:space="0" w:color="auto"/>
            <w:left w:val="none" w:sz="0" w:space="0" w:color="auto"/>
            <w:bottom w:val="none" w:sz="0" w:space="0" w:color="auto"/>
            <w:right w:val="none" w:sz="0" w:space="0" w:color="auto"/>
          </w:divBdr>
        </w:div>
        <w:div w:id="2085029774">
          <w:marLeft w:val="547"/>
          <w:marRight w:val="0"/>
          <w:marTop w:val="144"/>
          <w:marBottom w:val="0"/>
          <w:divBdr>
            <w:top w:val="none" w:sz="0" w:space="0" w:color="auto"/>
            <w:left w:val="none" w:sz="0" w:space="0" w:color="auto"/>
            <w:bottom w:val="none" w:sz="0" w:space="0" w:color="auto"/>
            <w:right w:val="none" w:sz="0" w:space="0" w:color="auto"/>
          </w:divBdr>
        </w:div>
      </w:divsChild>
    </w:div>
    <w:div w:id="338699804">
      <w:bodyDiv w:val="1"/>
      <w:marLeft w:val="0"/>
      <w:marRight w:val="0"/>
      <w:marTop w:val="0"/>
      <w:marBottom w:val="0"/>
      <w:divBdr>
        <w:top w:val="none" w:sz="0" w:space="0" w:color="auto"/>
        <w:left w:val="none" w:sz="0" w:space="0" w:color="auto"/>
        <w:bottom w:val="none" w:sz="0" w:space="0" w:color="auto"/>
        <w:right w:val="none" w:sz="0" w:space="0" w:color="auto"/>
      </w:divBdr>
      <w:divsChild>
        <w:div w:id="642780388">
          <w:marLeft w:val="1800"/>
          <w:marRight w:val="0"/>
          <w:marTop w:val="96"/>
          <w:marBottom w:val="0"/>
          <w:divBdr>
            <w:top w:val="none" w:sz="0" w:space="0" w:color="auto"/>
            <w:left w:val="none" w:sz="0" w:space="0" w:color="auto"/>
            <w:bottom w:val="none" w:sz="0" w:space="0" w:color="auto"/>
            <w:right w:val="none" w:sz="0" w:space="0" w:color="auto"/>
          </w:divBdr>
        </w:div>
        <w:div w:id="693383947">
          <w:marLeft w:val="1800"/>
          <w:marRight w:val="0"/>
          <w:marTop w:val="96"/>
          <w:marBottom w:val="0"/>
          <w:divBdr>
            <w:top w:val="none" w:sz="0" w:space="0" w:color="auto"/>
            <w:left w:val="none" w:sz="0" w:space="0" w:color="auto"/>
            <w:bottom w:val="none" w:sz="0" w:space="0" w:color="auto"/>
            <w:right w:val="none" w:sz="0" w:space="0" w:color="auto"/>
          </w:divBdr>
        </w:div>
        <w:div w:id="1091244879">
          <w:marLeft w:val="1800"/>
          <w:marRight w:val="0"/>
          <w:marTop w:val="96"/>
          <w:marBottom w:val="0"/>
          <w:divBdr>
            <w:top w:val="none" w:sz="0" w:space="0" w:color="auto"/>
            <w:left w:val="none" w:sz="0" w:space="0" w:color="auto"/>
            <w:bottom w:val="none" w:sz="0" w:space="0" w:color="auto"/>
            <w:right w:val="none" w:sz="0" w:space="0" w:color="auto"/>
          </w:divBdr>
        </w:div>
        <w:div w:id="1289312032">
          <w:marLeft w:val="1166"/>
          <w:marRight w:val="0"/>
          <w:marTop w:val="115"/>
          <w:marBottom w:val="0"/>
          <w:divBdr>
            <w:top w:val="none" w:sz="0" w:space="0" w:color="auto"/>
            <w:left w:val="none" w:sz="0" w:space="0" w:color="auto"/>
            <w:bottom w:val="none" w:sz="0" w:space="0" w:color="auto"/>
            <w:right w:val="none" w:sz="0" w:space="0" w:color="auto"/>
          </w:divBdr>
        </w:div>
        <w:div w:id="1315640003">
          <w:marLeft w:val="547"/>
          <w:marRight w:val="0"/>
          <w:marTop w:val="134"/>
          <w:marBottom w:val="0"/>
          <w:divBdr>
            <w:top w:val="none" w:sz="0" w:space="0" w:color="auto"/>
            <w:left w:val="none" w:sz="0" w:space="0" w:color="auto"/>
            <w:bottom w:val="none" w:sz="0" w:space="0" w:color="auto"/>
            <w:right w:val="none" w:sz="0" w:space="0" w:color="auto"/>
          </w:divBdr>
        </w:div>
        <w:div w:id="2084640060">
          <w:marLeft w:val="1166"/>
          <w:marRight w:val="0"/>
          <w:marTop w:val="115"/>
          <w:marBottom w:val="0"/>
          <w:divBdr>
            <w:top w:val="none" w:sz="0" w:space="0" w:color="auto"/>
            <w:left w:val="none" w:sz="0" w:space="0" w:color="auto"/>
            <w:bottom w:val="none" w:sz="0" w:space="0" w:color="auto"/>
            <w:right w:val="none" w:sz="0" w:space="0" w:color="auto"/>
          </w:divBdr>
        </w:div>
      </w:divsChild>
    </w:div>
    <w:div w:id="338964770">
      <w:bodyDiv w:val="1"/>
      <w:marLeft w:val="0"/>
      <w:marRight w:val="0"/>
      <w:marTop w:val="0"/>
      <w:marBottom w:val="0"/>
      <w:divBdr>
        <w:top w:val="none" w:sz="0" w:space="0" w:color="auto"/>
        <w:left w:val="none" w:sz="0" w:space="0" w:color="auto"/>
        <w:bottom w:val="none" w:sz="0" w:space="0" w:color="auto"/>
        <w:right w:val="none" w:sz="0" w:space="0" w:color="auto"/>
      </w:divBdr>
    </w:div>
    <w:div w:id="340812722">
      <w:bodyDiv w:val="1"/>
      <w:marLeft w:val="0"/>
      <w:marRight w:val="0"/>
      <w:marTop w:val="0"/>
      <w:marBottom w:val="0"/>
      <w:divBdr>
        <w:top w:val="none" w:sz="0" w:space="0" w:color="auto"/>
        <w:left w:val="none" w:sz="0" w:space="0" w:color="auto"/>
        <w:bottom w:val="none" w:sz="0" w:space="0" w:color="auto"/>
        <w:right w:val="none" w:sz="0" w:space="0" w:color="auto"/>
      </w:divBdr>
      <w:divsChild>
        <w:div w:id="1688436428">
          <w:marLeft w:val="0"/>
          <w:marRight w:val="0"/>
          <w:marTop w:val="0"/>
          <w:marBottom w:val="0"/>
          <w:divBdr>
            <w:top w:val="none" w:sz="0" w:space="0" w:color="auto"/>
            <w:left w:val="none" w:sz="0" w:space="0" w:color="auto"/>
            <w:bottom w:val="none" w:sz="0" w:space="0" w:color="auto"/>
            <w:right w:val="none" w:sz="0" w:space="0" w:color="auto"/>
          </w:divBdr>
          <w:divsChild>
            <w:div w:id="198514278">
              <w:marLeft w:val="0"/>
              <w:marRight w:val="0"/>
              <w:marTop w:val="0"/>
              <w:marBottom w:val="0"/>
              <w:divBdr>
                <w:top w:val="none" w:sz="0" w:space="0" w:color="auto"/>
                <w:left w:val="none" w:sz="0" w:space="0" w:color="auto"/>
                <w:bottom w:val="none" w:sz="0" w:space="0" w:color="auto"/>
                <w:right w:val="none" w:sz="0" w:space="0" w:color="auto"/>
              </w:divBdr>
            </w:div>
            <w:div w:id="5432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6611">
      <w:bodyDiv w:val="1"/>
      <w:marLeft w:val="0"/>
      <w:marRight w:val="0"/>
      <w:marTop w:val="0"/>
      <w:marBottom w:val="0"/>
      <w:divBdr>
        <w:top w:val="none" w:sz="0" w:space="0" w:color="auto"/>
        <w:left w:val="none" w:sz="0" w:space="0" w:color="auto"/>
        <w:bottom w:val="none" w:sz="0" w:space="0" w:color="auto"/>
        <w:right w:val="none" w:sz="0" w:space="0" w:color="auto"/>
      </w:divBdr>
    </w:div>
    <w:div w:id="342321631">
      <w:bodyDiv w:val="1"/>
      <w:marLeft w:val="0"/>
      <w:marRight w:val="0"/>
      <w:marTop w:val="0"/>
      <w:marBottom w:val="0"/>
      <w:divBdr>
        <w:top w:val="none" w:sz="0" w:space="0" w:color="auto"/>
        <w:left w:val="none" w:sz="0" w:space="0" w:color="auto"/>
        <w:bottom w:val="none" w:sz="0" w:space="0" w:color="auto"/>
        <w:right w:val="none" w:sz="0" w:space="0" w:color="auto"/>
      </w:divBdr>
      <w:divsChild>
        <w:div w:id="255484705">
          <w:marLeft w:val="1166"/>
          <w:marRight w:val="0"/>
          <w:marTop w:val="96"/>
          <w:marBottom w:val="0"/>
          <w:divBdr>
            <w:top w:val="none" w:sz="0" w:space="0" w:color="auto"/>
            <w:left w:val="none" w:sz="0" w:space="0" w:color="auto"/>
            <w:bottom w:val="none" w:sz="0" w:space="0" w:color="auto"/>
            <w:right w:val="none" w:sz="0" w:space="0" w:color="auto"/>
          </w:divBdr>
        </w:div>
        <w:div w:id="414740193">
          <w:marLeft w:val="1800"/>
          <w:marRight w:val="0"/>
          <w:marTop w:val="86"/>
          <w:marBottom w:val="0"/>
          <w:divBdr>
            <w:top w:val="none" w:sz="0" w:space="0" w:color="auto"/>
            <w:left w:val="none" w:sz="0" w:space="0" w:color="auto"/>
            <w:bottom w:val="none" w:sz="0" w:space="0" w:color="auto"/>
            <w:right w:val="none" w:sz="0" w:space="0" w:color="auto"/>
          </w:divBdr>
        </w:div>
        <w:div w:id="765033147">
          <w:marLeft w:val="547"/>
          <w:marRight w:val="0"/>
          <w:marTop w:val="115"/>
          <w:marBottom w:val="0"/>
          <w:divBdr>
            <w:top w:val="none" w:sz="0" w:space="0" w:color="auto"/>
            <w:left w:val="none" w:sz="0" w:space="0" w:color="auto"/>
            <w:bottom w:val="none" w:sz="0" w:space="0" w:color="auto"/>
            <w:right w:val="none" w:sz="0" w:space="0" w:color="auto"/>
          </w:divBdr>
        </w:div>
        <w:div w:id="960842424">
          <w:marLeft w:val="1166"/>
          <w:marRight w:val="0"/>
          <w:marTop w:val="96"/>
          <w:marBottom w:val="0"/>
          <w:divBdr>
            <w:top w:val="none" w:sz="0" w:space="0" w:color="auto"/>
            <w:left w:val="none" w:sz="0" w:space="0" w:color="auto"/>
            <w:bottom w:val="none" w:sz="0" w:space="0" w:color="auto"/>
            <w:right w:val="none" w:sz="0" w:space="0" w:color="auto"/>
          </w:divBdr>
        </w:div>
        <w:div w:id="1464226891">
          <w:marLeft w:val="1800"/>
          <w:marRight w:val="0"/>
          <w:marTop w:val="86"/>
          <w:marBottom w:val="0"/>
          <w:divBdr>
            <w:top w:val="none" w:sz="0" w:space="0" w:color="auto"/>
            <w:left w:val="none" w:sz="0" w:space="0" w:color="auto"/>
            <w:bottom w:val="none" w:sz="0" w:space="0" w:color="auto"/>
            <w:right w:val="none" w:sz="0" w:space="0" w:color="auto"/>
          </w:divBdr>
        </w:div>
        <w:div w:id="1968850707">
          <w:marLeft w:val="547"/>
          <w:marRight w:val="0"/>
          <w:marTop w:val="115"/>
          <w:marBottom w:val="0"/>
          <w:divBdr>
            <w:top w:val="none" w:sz="0" w:space="0" w:color="auto"/>
            <w:left w:val="none" w:sz="0" w:space="0" w:color="auto"/>
            <w:bottom w:val="none" w:sz="0" w:space="0" w:color="auto"/>
            <w:right w:val="none" w:sz="0" w:space="0" w:color="auto"/>
          </w:divBdr>
        </w:div>
      </w:divsChild>
    </w:div>
    <w:div w:id="342635662">
      <w:bodyDiv w:val="1"/>
      <w:marLeft w:val="0"/>
      <w:marRight w:val="0"/>
      <w:marTop w:val="0"/>
      <w:marBottom w:val="0"/>
      <w:divBdr>
        <w:top w:val="none" w:sz="0" w:space="0" w:color="auto"/>
        <w:left w:val="none" w:sz="0" w:space="0" w:color="auto"/>
        <w:bottom w:val="none" w:sz="0" w:space="0" w:color="auto"/>
        <w:right w:val="none" w:sz="0" w:space="0" w:color="auto"/>
      </w:divBdr>
      <w:divsChild>
        <w:div w:id="11105625">
          <w:marLeft w:val="806"/>
          <w:marRight w:val="0"/>
          <w:marTop w:val="120"/>
          <w:marBottom w:val="0"/>
          <w:divBdr>
            <w:top w:val="none" w:sz="0" w:space="0" w:color="auto"/>
            <w:left w:val="none" w:sz="0" w:space="0" w:color="auto"/>
            <w:bottom w:val="none" w:sz="0" w:space="0" w:color="auto"/>
            <w:right w:val="none" w:sz="0" w:space="0" w:color="auto"/>
          </w:divBdr>
        </w:div>
        <w:div w:id="238370341">
          <w:marLeft w:val="1354"/>
          <w:marRight w:val="0"/>
          <w:marTop w:val="120"/>
          <w:marBottom w:val="0"/>
          <w:divBdr>
            <w:top w:val="none" w:sz="0" w:space="0" w:color="auto"/>
            <w:left w:val="none" w:sz="0" w:space="0" w:color="auto"/>
            <w:bottom w:val="none" w:sz="0" w:space="0" w:color="auto"/>
            <w:right w:val="none" w:sz="0" w:space="0" w:color="auto"/>
          </w:divBdr>
        </w:div>
        <w:div w:id="1119102546">
          <w:marLeft w:val="1354"/>
          <w:marRight w:val="0"/>
          <w:marTop w:val="120"/>
          <w:marBottom w:val="0"/>
          <w:divBdr>
            <w:top w:val="none" w:sz="0" w:space="0" w:color="auto"/>
            <w:left w:val="none" w:sz="0" w:space="0" w:color="auto"/>
            <w:bottom w:val="none" w:sz="0" w:space="0" w:color="auto"/>
            <w:right w:val="none" w:sz="0" w:space="0" w:color="auto"/>
          </w:divBdr>
        </w:div>
        <w:div w:id="1247496409">
          <w:marLeft w:val="806"/>
          <w:marRight w:val="0"/>
          <w:marTop w:val="120"/>
          <w:marBottom w:val="0"/>
          <w:divBdr>
            <w:top w:val="none" w:sz="0" w:space="0" w:color="auto"/>
            <w:left w:val="none" w:sz="0" w:space="0" w:color="auto"/>
            <w:bottom w:val="none" w:sz="0" w:space="0" w:color="auto"/>
            <w:right w:val="none" w:sz="0" w:space="0" w:color="auto"/>
          </w:divBdr>
        </w:div>
        <w:div w:id="1470594111">
          <w:marLeft w:val="274"/>
          <w:marRight w:val="0"/>
          <w:marTop w:val="120"/>
          <w:marBottom w:val="0"/>
          <w:divBdr>
            <w:top w:val="none" w:sz="0" w:space="0" w:color="auto"/>
            <w:left w:val="none" w:sz="0" w:space="0" w:color="auto"/>
            <w:bottom w:val="none" w:sz="0" w:space="0" w:color="auto"/>
            <w:right w:val="none" w:sz="0" w:space="0" w:color="auto"/>
          </w:divBdr>
        </w:div>
      </w:divsChild>
    </w:div>
    <w:div w:id="342978859">
      <w:bodyDiv w:val="1"/>
      <w:marLeft w:val="0"/>
      <w:marRight w:val="0"/>
      <w:marTop w:val="0"/>
      <w:marBottom w:val="0"/>
      <w:divBdr>
        <w:top w:val="none" w:sz="0" w:space="0" w:color="auto"/>
        <w:left w:val="none" w:sz="0" w:space="0" w:color="auto"/>
        <w:bottom w:val="none" w:sz="0" w:space="0" w:color="auto"/>
        <w:right w:val="none" w:sz="0" w:space="0" w:color="auto"/>
      </w:divBdr>
    </w:div>
    <w:div w:id="344212047">
      <w:bodyDiv w:val="1"/>
      <w:marLeft w:val="0"/>
      <w:marRight w:val="0"/>
      <w:marTop w:val="0"/>
      <w:marBottom w:val="0"/>
      <w:divBdr>
        <w:top w:val="none" w:sz="0" w:space="0" w:color="auto"/>
        <w:left w:val="none" w:sz="0" w:space="0" w:color="auto"/>
        <w:bottom w:val="none" w:sz="0" w:space="0" w:color="auto"/>
        <w:right w:val="none" w:sz="0" w:space="0" w:color="auto"/>
      </w:divBdr>
    </w:div>
    <w:div w:id="344214242">
      <w:bodyDiv w:val="1"/>
      <w:marLeft w:val="0"/>
      <w:marRight w:val="0"/>
      <w:marTop w:val="0"/>
      <w:marBottom w:val="0"/>
      <w:divBdr>
        <w:top w:val="none" w:sz="0" w:space="0" w:color="auto"/>
        <w:left w:val="none" w:sz="0" w:space="0" w:color="auto"/>
        <w:bottom w:val="none" w:sz="0" w:space="0" w:color="auto"/>
        <w:right w:val="none" w:sz="0" w:space="0" w:color="auto"/>
      </w:divBdr>
      <w:divsChild>
        <w:div w:id="119762463">
          <w:marLeft w:val="0"/>
          <w:marRight w:val="0"/>
          <w:marTop w:val="0"/>
          <w:marBottom w:val="0"/>
          <w:divBdr>
            <w:top w:val="none" w:sz="0" w:space="0" w:color="auto"/>
            <w:left w:val="none" w:sz="0" w:space="0" w:color="auto"/>
            <w:bottom w:val="none" w:sz="0" w:space="0" w:color="auto"/>
            <w:right w:val="none" w:sz="0" w:space="0" w:color="auto"/>
          </w:divBdr>
        </w:div>
        <w:div w:id="518472611">
          <w:marLeft w:val="0"/>
          <w:marRight w:val="0"/>
          <w:marTop w:val="0"/>
          <w:marBottom w:val="0"/>
          <w:divBdr>
            <w:top w:val="none" w:sz="0" w:space="0" w:color="auto"/>
            <w:left w:val="none" w:sz="0" w:space="0" w:color="auto"/>
            <w:bottom w:val="none" w:sz="0" w:space="0" w:color="auto"/>
            <w:right w:val="none" w:sz="0" w:space="0" w:color="auto"/>
          </w:divBdr>
        </w:div>
        <w:div w:id="1152797959">
          <w:marLeft w:val="0"/>
          <w:marRight w:val="0"/>
          <w:marTop w:val="0"/>
          <w:marBottom w:val="0"/>
          <w:divBdr>
            <w:top w:val="none" w:sz="0" w:space="0" w:color="auto"/>
            <w:left w:val="none" w:sz="0" w:space="0" w:color="auto"/>
            <w:bottom w:val="none" w:sz="0" w:space="0" w:color="auto"/>
            <w:right w:val="none" w:sz="0" w:space="0" w:color="auto"/>
          </w:divBdr>
        </w:div>
        <w:div w:id="1196699691">
          <w:marLeft w:val="0"/>
          <w:marRight w:val="0"/>
          <w:marTop w:val="0"/>
          <w:marBottom w:val="0"/>
          <w:divBdr>
            <w:top w:val="none" w:sz="0" w:space="0" w:color="auto"/>
            <w:left w:val="none" w:sz="0" w:space="0" w:color="auto"/>
            <w:bottom w:val="none" w:sz="0" w:space="0" w:color="auto"/>
            <w:right w:val="none" w:sz="0" w:space="0" w:color="auto"/>
          </w:divBdr>
        </w:div>
        <w:div w:id="1562254868">
          <w:marLeft w:val="0"/>
          <w:marRight w:val="0"/>
          <w:marTop w:val="0"/>
          <w:marBottom w:val="0"/>
          <w:divBdr>
            <w:top w:val="none" w:sz="0" w:space="0" w:color="auto"/>
            <w:left w:val="none" w:sz="0" w:space="0" w:color="auto"/>
            <w:bottom w:val="none" w:sz="0" w:space="0" w:color="auto"/>
            <w:right w:val="none" w:sz="0" w:space="0" w:color="auto"/>
          </w:divBdr>
        </w:div>
        <w:div w:id="1911424775">
          <w:marLeft w:val="0"/>
          <w:marRight w:val="0"/>
          <w:marTop w:val="0"/>
          <w:marBottom w:val="0"/>
          <w:divBdr>
            <w:top w:val="none" w:sz="0" w:space="0" w:color="auto"/>
            <w:left w:val="none" w:sz="0" w:space="0" w:color="auto"/>
            <w:bottom w:val="none" w:sz="0" w:space="0" w:color="auto"/>
            <w:right w:val="none" w:sz="0" w:space="0" w:color="auto"/>
          </w:divBdr>
        </w:div>
      </w:divsChild>
    </w:div>
    <w:div w:id="344751822">
      <w:bodyDiv w:val="1"/>
      <w:marLeft w:val="0"/>
      <w:marRight w:val="0"/>
      <w:marTop w:val="0"/>
      <w:marBottom w:val="0"/>
      <w:divBdr>
        <w:top w:val="none" w:sz="0" w:space="0" w:color="auto"/>
        <w:left w:val="none" w:sz="0" w:space="0" w:color="auto"/>
        <w:bottom w:val="none" w:sz="0" w:space="0" w:color="auto"/>
        <w:right w:val="none" w:sz="0" w:space="0" w:color="auto"/>
      </w:divBdr>
    </w:div>
    <w:div w:id="345057860">
      <w:bodyDiv w:val="1"/>
      <w:marLeft w:val="0"/>
      <w:marRight w:val="0"/>
      <w:marTop w:val="0"/>
      <w:marBottom w:val="0"/>
      <w:divBdr>
        <w:top w:val="none" w:sz="0" w:space="0" w:color="auto"/>
        <w:left w:val="none" w:sz="0" w:space="0" w:color="auto"/>
        <w:bottom w:val="none" w:sz="0" w:space="0" w:color="auto"/>
        <w:right w:val="none" w:sz="0" w:space="0" w:color="auto"/>
      </w:divBdr>
    </w:div>
    <w:div w:id="345401919">
      <w:bodyDiv w:val="1"/>
      <w:marLeft w:val="0"/>
      <w:marRight w:val="0"/>
      <w:marTop w:val="0"/>
      <w:marBottom w:val="0"/>
      <w:divBdr>
        <w:top w:val="none" w:sz="0" w:space="0" w:color="auto"/>
        <w:left w:val="none" w:sz="0" w:space="0" w:color="auto"/>
        <w:bottom w:val="none" w:sz="0" w:space="0" w:color="auto"/>
        <w:right w:val="none" w:sz="0" w:space="0" w:color="auto"/>
      </w:divBdr>
    </w:div>
    <w:div w:id="345791768">
      <w:bodyDiv w:val="1"/>
      <w:marLeft w:val="0"/>
      <w:marRight w:val="0"/>
      <w:marTop w:val="0"/>
      <w:marBottom w:val="0"/>
      <w:divBdr>
        <w:top w:val="none" w:sz="0" w:space="0" w:color="auto"/>
        <w:left w:val="none" w:sz="0" w:space="0" w:color="auto"/>
        <w:bottom w:val="none" w:sz="0" w:space="0" w:color="auto"/>
        <w:right w:val="none" w:sz="0" w:space="0" w:color="auto"/>
      </w:divBdr>
    </w:div>
    <w:div w:id="346643993">
      <w:bodyDiv w:val="1"/>
      <w:marLeft w:val="0"/>
      <w:marRight w:val="0"/>
      <w:marTop w:val="0"/>
      <w:marBottom w:val="0"/>
      <w:divBdr>
        <w:top w:val="none" w:sz="0" w:space="0" w:color="auto"/>
        <w:left w:val="none" w:sz="0" w:space="0" w:color="auto"/>
        <w:bottom w:val="none" w:sz="0" w:space="0" w:color="auto"/>
        <w:right w:val="none" w:sz="0" w:space="0" w:color="auto"/>
      </w:divBdr>
    </w:div>
    <w:div w:id="348996111">
      <w:bodyDiv w:val="1"/>
      <w:marLeft w:val="0"/>
      <w:marRight w:val="0"/>
      <w:marTop w:val="0"/>
      <w:marBottom w:val="0"/>
      <w:divBdr>
        <w:top w:val="none" w:sz="0" w:space="0" w:color="auto"/>
        <w:left w:val="none" w:sz="0" w:space="0" w:color="auto"/>
        <w:bottom w:val="none" w:sz="0" w:space="0" w:color="auto"/>
        <w:right w:val="none" w:sz="0" w:space="0" w:color="auto"/>
      </w:divBdr>
    </w:div>
    <w:div w:id="349068446">
      <w:bodyDiv w:val="1"/>
      <w:marLeft w:val="0"/>
      <w:marRight w:val="0"/>
      <w:marTop w:val="0"/>
      <w:marBottom w:val="0"/>
      <w:divBdr>
        <w:top w:val="none" w:sz="0" w:space="0" w:color="auto"/>
        <w:left w:val="none" w:sz="0" w:space="0" w:color="auto"/>
        <w:bottom w:val="none" w:sz="0" w:space="0" w:color="auto"/>
        <w:right w:val="none" w:sz="0" w:space="0" w:color="auto"/>
      </w:divBdr>
      <w:divsChild>
        <w:div w:id="161433596">
          <w:marLeft w:val="1166"/>
          <w:marRight w:val="0"/>
          <w:marTop w:val="72"/>
          <w:marBottom w:val="0"/>
          <w:divBdr>
            <w:top w:val="none" w:sz="0" w:space="0" w:color="auto"/>
            <w:left w:val="none" w:sz="0" w:space="0" w:color="auto"/>
            <w:bottom w:val="none" w:sz="0" w:space="0" w:color="auto"/>
            <w:right w:val="none" w:sz="0" w:space="0" w:color="auto"/>
          </w:divBdr>
        </w:div>
        <w:div w:id="279149712">
          <w:marLeft w:val="1166"/>
          <w:marRight w:val="0"/>
          <w:marTop w:val="72"/>
          <w:marBottom w:val="0"/>
          <w:divBdr>
            <w:top w:val="none" w:sz="0" w:space="0" w:color="auto"/>
            <w:left w:val="none" w:sz="0" w:space="0" w:color="auto"/>
            <w:bottom w:val="none" w:sz="0" w:space="0" w:color="auto"/>
            <w:right w:val="none" w:sz="0" w:space="0" w:color="auto"/>
          </w:divBdr>
        </w:div>
        <w:div w:id="305818495">
          <w:marLeft w:val="547"/>
          <w:marRight w:val="0"/>
          <w:marTop w:val="86"/>
          <w:marBottom w:val="0"/>
          <w:divBdr>
            <w:top w:val="none" w:sz="0" w:space="0" w:color="auto"/>
            <w:left w:val="none" w:sz="0" w:space="0" w:color="auto"/>
            <w:bottom w:val="none" w:sz="0" w:space="0" w:color="auto"/>
            <w:right w:val="none" w:sz="0" w:space="0" w:color="auto"/>
          </w:divBdr>
        </w:div>
        <w:div w:id="312225009">
          <w:marLeft w:val="1166"/>
          <w:marRight w:val="0"/>
          <w:marTop w:val="72"/>
          <w:marBottom w:val="0"/>
          <w:divBdr>
            <w:top w:val="none" w:sz="0" w:space="0" w:color="auto"/>
            <w:left w:val="none" w:sz="0" w:space="0" w:color="auto"/>
            <w:bottom w:val="none" w:sz="0" w:space="0" w:color="auto"/>
            <w:right w:val="none" w:sz="0" w:space="0" w:color="auto"/>
          </w:divBdr>
        </w:div>
        <w:div w:id="324676264">
          <w:marLeft w:val="1800"/>
          <w:marRight w:val="0"/>
          <w:marTop w:val="62"/>
          <w:marBottom w:val="0"/>
          <w:divBdr>
            <w:top w:val="none" w:sz="0" w:space="0" w:color="auto"/>
            <w:left w:val="none" w:sz="0" w:space="0" w:color="auto"/>
            <w:bottom w:val="none" w:sz="0" w:space="0" w:color="auto"/>
            <w:right w:val="none" w:sz="0" w:space="0" w:color="auto"/>
          </w:divBdr>
        </w:div>
        <w:div w:id="423191252">
          <w:marLeft w:val="1800"/>
          <w:marRight w:val="0"/>
          <w:marTop w:val="62"/>
          <w:marBottom w:val="0"/>
          <w:divBdr>
            <w:top w:val="none" w:sz="0" w:space="0" w:color="auto"/>
            <w:left w:val="none" w:sz="0" w:space="0" w:color="auto"/>
            <w:bottom w:val="none" w:sz="0" w:space="0" w:color="auto"/>
            <w:right w:val="none" w:sz="0" w:space="0" w:color="auto"/>
          </w:divBdr>
        </w:div>
        <w:div w:id="556279205">
          <w:marLeft w:val="547"/>
          <w:marRight w:val="0"/>
          <w:marTop w:val="86"/>
          <w:marBottom w:val="0"/>
          <w:divBdr>
            <w:top w:val="none" w:sz="0" w:space="0" w:color="auto"/>
            <w:left w:val="none" w:sz="0" w:space="0" w:color="auto"/>
            <w:bottom w:val="none" w:sz="0" w:space="0" w:color="auto"/>
            <w:right w:val="none" w:sz="0" w:space="0" w:color="auto"/>
          </w:divBdr>
        </w:div>
        <w:div w:id="696931181">
          <w:marLeft w:val="1166"/>
          <w:marRight w:val="0"/>
          <w:marTop w:val="72"/>
          <w:marBottom w:val="0"/>
          <w:divBdr>
            <w:top w:val="none" w:sz="0" w:space="0" w:color="auto"/>
            <w:left w:val="none" w:sz="0" w:space="0" w:color="auto"/>
            <w:bottom w:val="none" w:sz="0" w:space="0" w:color="auto"/>
            <w:right w:val="none" w:sz="0" w:space="0" w:color="auto"/>
          </w:divBdr>
        </w:div>
        <w:div w:id="994723225">
          <w:marLeft w:val="1166"/>
          <w:marRight w:val="0"/>
          <w:marTop w:val="72"/>
          <w:marBottom w:val="0"/>
          <w:divBdr>
            <w:top w:val="none" w:sz="0" w:space="0" w:color="auto"/>
            <w:left w:val="none" w:sz="0" w:space="0" w:color="auto"/>
            <w:bottom w:val="none" w:sz="0" w:space="0" w:color="auto"/>
            <w:right w:val="none" w:sz="0" w:space="0" w:color="auto"/>
          </w:divBdr>
        </w:div>
        <w:div w:id="1097674016">
          <w:marLeft w:val="1800"/>
          <w:marRight w:val="0"/>
          <w:marTop w:val="62"/>
          <w:marBottom w:val="0"/>
          <w:divBdr>
            <w:top w:val="none" w:sz="0" w:space="0" w:color="auto"/>
            <w:left w:val="none" w:sz="0" w:space="0" w:color="auto"/>
            <w:bottom w:val="none" w:sz="0" w:space="0" w:color="auto"/>
            <w:right w:val="none" w:sz="0" w:space="0" w:color="auto"/>
          </w:divBdr>
        </w:div>
        <w:div w:id="1104304219">
          <w:marLeft w:val="1166"/>
          <w:marRight w:val="0"/>
          <w:marTop w:val="72"/>
          <w:marBottom w:val="0"/>
          <w:divBdr>
            <w:top w:val="none" w:sz="0" w:space="0" w:color="auto"/>
            <w:left w:val="none" w:sz="0" w:space="0" w:color="auto"/>
            <w:bottom w:val="none" w:sz="0" w:space="0" w:color="auto"/>
            <w:right w:val="none" w:sz="0" w:space="0" w:color="auto"/>
          </w:divBdr>
        </w:div>
        <w:div w:id="1209688138">
          <w:marLeft w:val="1166"/>
          <w:marRight w:val="0"/>
          <w:marTop w:val="72"/>
          <w:marBottom w:val="0"/>
          <w:divBdr>
            <w:top w:val="none" w:sz="0" w:space="0" w:color="auto"/>
            <w:left w:val="none" w:sz="0" w:space="0" w:color="auto"/>
            <w:bottom w:val="none" w:sz="0" w:space="0" w:color="auto"/>
            <w:right w:val="none" w:sz="0" w:space="0" w:color="auto"/>
          </w:divBdr>
        </w:div>
        <w:div w:id="1454009633">
          <w:marLeft w:val="1800"/>
          <w:marRight w:val="0"/>
          <w:marTop w:val="62"/>
          <w:marBottom w:val="0"/>
          <w:divBdr>
            <w:top w:val="none" w:sz="0" w:space="0" w:color="auto"/>
            <w:left w:val="none" w:sz="0" w:space="0" w:color="auto"/>
            <w:bottom w:val="none" w:sz="0" w:space="0" w:color="auto"/>
            <w:right w:val="none" w:sz="0" w:space="0" w:color="auto"/>
          </w:divBdr>
        </w:div>
        <w:div w:id="1647199524">
          <w:marLeft w:val="1166"/>
          <w:marRight w:val="0"/>
          <w:marTop w:val="72"/>
          <w:marBottom w:val="0"/>
          <w:divBdr>
            <w:top w:val="none" w:sz="0" w:space="0" w:color="auto"/>
            <w:left w:val="none" w:sz="0" w:space="0" w:color="auto"/>
            <w:bottom w:val="none" w:sz="0" w:space="0" w:color="auto"/>
            <w:right w:val="none" w:sz="0" w:space="0" w:color="auto"/>
          </w:divBdr>
        </w:div>
        <w:div w:id="1695956476">
          <w:marLeft w:val="1166"/>
          <w:marRight w:val="0"/>
          <w:marTop w:val="72"/>
          <w:marBottom w:val="0"/>
          <w:divBdr>
            <w:top w:val="none" w:sz="0" w:space="0" w:color="auto"/>
            <w:left w:val="none" w:sz="0" w:space="0" w:color="auto"/>
            <w:bottom w:val="none" w:sz="0" w:space="0" w:color="auto"/>
            <w:right w:val="none" w:sz="0" w:space="0" w:color="auto"/>
          </w:divBdr>
        </w:div>
        <w:div w:id="1771000873">
          <w:marLeft w:val="1166"/>
          <w:marRight w:val="0"/>
          <w:marTop w:val="72"/>
          <w:marBottom w:val="0"/>
          <w:divBdr>
            <w:top w:val="none" w:sz="0" w:space="0" w:color="auto"/>
            <w:left w:val="none" w:sz="0" w:space="0" w:color="auto"/>
            <w:bottom w:val="none" w:sz="0" w:space="0" w:color="auto"/>
            <w:right w:val="none" w:sz="0" w:space="0" w:color="auto"/>
          </w:divBdr>
        </w:div>
        <w:div w:id="1870144670">
          <w:marLeft w:val="1800"/>
          <w:marRight w:val="0"/>
          <w:marTop w:val="62"/>
          <w:marBottom w:val="0"/>
          <w:divBdr>
            <w:top w:val="none" w:sz="0" w:space="0" w:color="auto"/>
            <w:left w:val="none" w:sz="0" w:space="0" w:color="auto"/>
            <w:bottom w:val="none" w:sz="0" w:space="0" w:color="auto"/>
            <w:right w:val="none" w:sz="0" w:space="0" w:color="auto"/>
          </w:divBdr>
        </w:div>
        <w:div w:id="1917276432">
          <w:marLeft w:val="1166"/>
          <w:marRight w:val="0"/>
          <w:marTop w:val="72"/>
          <w:marBottom w:val="0"/>
          <w:divBdr>
            <w:top w:val="none" w:sz="0" w:space="0" w:color="auto"/>
            <w:left w:val="none" w:sz="0" w:space="0" w:color="auto"/>
            <w:bottom w:val="none" w:sz="0" w:space="0" w:color="auto"/>
            <w:right w:val="none" w:sz="0" w:space="0" w:color="auto"/>
          </w:divBdr>
        </w:div>
        <w:div w:id="2008558194">
          <w:marLeft w:val="1166"/>
          <w:marRight w:val="0"/>
          <w:marTop w:val="72"/>
          <w:marBottom w:val="0"/>
          <w:divBdr>
            <w:top w:val="none" w:sz="0" w:space="0" w:color="auto"/>
            <w:left w:val="none" w:sz="0" w:space="0" w:color="auto"/>
            <w:bottom w:val="none" w:sz="0" w:space="0" w:color="auto"/>
            <w:right w:val="none" w:sz="0" w:space="0" w:color="auto"/>
          </w:divBdr>
        </w:div>
        <w:div w:id="2080521186">
          <w:marLeft w:val="1166"/>
          <w:marRight w:val="0"/>
          <w:marTop w:val="72"/>
          <w:marBottom w:val="0"/>
          <w:divBdr>
            <w:top w:val="none" w:sz="0" w:space="0" w:color="auto"/>
            <w:left w:val="none" w:sz="0" w:space="0" w:color="auto"/>
            <w:bottom w:val="none" w:sz="0" w:space="0" w:color="auto"/>
            <w:right w:val="none" w:sz="0" w:space="0" w:color="auto"/>
          </w:divBdr>
        </w:div>
        <w:div w:id="2121532083">
          <w:marLeft w:val="547"/>
          <w:marRight w:val="0"/>
          <w:marTop w:val="86"/>
          <w:marBottom w:val="0"/>
          <w:divBdr>
            <w:top w:val="none" w:sz="0" w:space="0" w:color="auto"/>
            <w:left w:val="none" w:sz="0" w:space="0" w:color="auto"/>
            <w:bottom w:val="none" w:sz="0" w:space="0" w:color="auto"/>
            <w:right w:val="none" w:sz="0" w:space="0" w:color="auto"/>
          </w:divBdr>
        </w:div>
        <w:div w:id="2135326374">
          <w:marLeft w:val="547"/>
          <w:marRight w:val="0"/>
          <w:marTop w:val="86"/>
          <w:marBottom w:val="0"/>
          <w:divBdr>
            <w:top w:val="none" w:sz="0" w:space="0" w:color="auto"/>
            <w:left w:val="none" w:sz="0" w:space="0" w:color="auto"/>
            <w:bottom w:val="none" w:sz="0" w:space="0" w:color="auto"/>
            <w:right w:val="none" w:sz="0" w:space="0" w:color="auto"/>
          </w:divBdr>
        </w:div>
      </w:divsChild>
    </w:div>
    <w:div w:id="350648568">
      <w:bodyDiv w:val="1"/>
      <w:marLeft w:val="0"/>
      <w:marRight w:val="0"/>
      <w:marTop w:val="0"/>
      <w:marBottom w:val="0"/>
      <w:divBdr>
        <w:top w:val="none" w:sz="0" w:space="0" w:color="auto"/>
        <w:left w:val="none" w:sz="0" w:space="0" w:color="auto"/>
        <w:bottom w:val="none" w:sz="0" w:space="0" w:color="auto"/>
        <w:right w:val="none" w:sz="0" w:space="0" w:color="auto"/>
      </w:divBdr>
      <w:divsChild>
        <w:div w:id="16779662">
          <w:marLeft w:val="1800"/>
          <w:marRight w:val="0"/>
          <w:marTop w:val="100"/>
          <w:marBottom w:val="0"/>
          <w:divBdr>
            <w:top w:val="none" w:sz="0" w:space="0" w:color="auto"/>
            <w:left w:val="none" w:sz="0" w:space="0" w:color="auto"/>
            <w:bottom w:val="none" w:sz="0" w:space="0" w:color="auto"/>
            <w:right w:val="none" w:sz="0" w:space="0" w:color="auto"/>
          </w:divBdr>
        </w:div>
        <w:div w:id="250703441">
          <w:marLeft w:val="1800"/>
          <w:marRight w:val="0"/>
          <w:marTop w:val="100"/>
          <w:marBottom w:val="0"/>
          <w:divBdr>
            <w:top w:val="none" w:sz="0" w:space="0" w:color="auto"/>
            <w:left w:val="none" w:sz="0" w:space="0" w:color="auto"/>
            <w:bottom w:val="none" w:sz="0" w:space="0" w:color="auto"/>
            <w:right w:val="none" w:sz="0" w:space="0" w:color="auto"/>
          </w:divBdr>
        </w:div>
        <w:div w:id="265580748">
          <w:marLeft w:val="1800"/>
          <w:marRight w:val="0"/>
          <w:marTop w:val="100"/>
          <w:marBottom w:val="0"/>
          <w:divBdr>
            <w:top w:val="none" w:sz="0" w:space="0" w:color="auto"/>
            <w:left w:val="none" w:sz="0" w:space="0" w:color="auto"/>
            <w:bottom w:val="none" w:sz="0" w:space="0" w:color="auto"/>
            <w:right w:val="none" w:sz="0" w:space="0" w:color="auto"/>
          </w:divBdr>
        </w:div>
        <w:div w:id="289476456">
          <w:marLeft w:val="1080"/>
          <w:marRight w:val="0"/>
          <w:marTop w:val="100"/>
          <w:marBottom w:val="0"/>
          <w:divBdr>
            <w:top w:val="none" w:sz="0" w:space="0" w:color="auto"/>
            <w:left w:val="none" w:sz="0" w:space="0" w:color="auto"/>
            <w:bottom w:val="none" w:sz="0" w:space="0" w:color="auto"/>
            <w:right w:val="none" w:sz="0" w:space="0" w:color="auto"/>
          </w:divBdr>
        </w:div>
        <w:div w:id="313607614">
          <w:marLeft w:val="1080"/>
          <w:marRight w:val="0"/>
          <w:marTop w:val="100"/>
          <w:marBottom w:val="0"/>
          <w:divBdr>
            <w:top w:val="none" w:sz="0" w:space="0" w:color="auto"/>
            <w:left w:val="none" w:sz="0" w:space="0" w:color="auto"/>
            <w:bottom w:val="none" w:sz="0" w:space="0" w:color="auto"/>
            <w:right w:val="none" w:sz="0" w:space="0" w:color="auto"/>
          </w:divBdr>
        </w:div>
        <w:div w:id="343022163">
          <w:marLeft w:val="1800"/>
          <w:marRight w:val="0"/>
          <w:marTop w:val="100"/>
          <w:marBottom w:val="0"/>
          <w:divBdr>
            <w:top w:val="none" w:sz="0" w:space="0" w:color="auto"/>
            <w:left w:val="none" w:sz="0" w:space="0" w:color="auto"/>
            <w:bottom w:val="none" w:sz="0" w:space="0" w:color="auto"/>
            <w:right w:val="none" w:sz="0" w:space="0" w:color="auto"/>
          </w:divBdr>
        </w:div>
        <w:div w:id="938677167">
          <w:marLeft w:val="1800"/>
          <w:marRight w:val="0"/>
          <w:marTop w:val="100"/>
          <w:marBottom w:val="0"/>
          <w:divBdr>
            <w:top w:val="none" w:sz="0" w:space="0" w:color="auto"/>
            <w:left w:val="none" w:sz="0" w:space="0" w:color="auto"/>
            <w:bottom w:val="none" w:sz="0" w:space="0" w:color="auto"/>
            <w:right w:val="none" w:sz="0" w:space="0" w:color="auto"/>
          </w:divBdr>
        </w:div>
        <w:div w:id="971401952">
          <w:marLeft w:val="360"/>
          <w:marRight w:val="0"/>
          <w:marTop w:val="200"/>
          <w:marBottom w:val="0"/>
          <w:divBdr>
            <w:top w:val="none" w:sz="0" w:space="0" w:color="auto"/>
            <w:left w:val="none" w:sz="0" w:space="0" w:color="auto"/>
            <w:bottom w:val="none" w:sz="0" w:space="0" w:color="auto"/>
            <w:right w:val="none" w:sz="0" w:space="0" w:color="auto"/>
          </w:divBdr>
        </w:div>
        <w:div w:id="1585215894">
          <w:marLeft w:val="1080"/>
          <w:marRight w:val="0"/>
          <w:marTop w:val="100"/>
          <w:marBottom w:val="0"/>
          <w:divBdr>
            <w:top w:val="none" w:sz="0" w:space="0" w:color="auto"/>
            <w:left w:val="none" w:sz="0" w:space="0" w:color="auto"/>
            <w:bottom w:val="none" w:sz="0" w:space="0" w:color="auto"/>
            <w:right w:val="none" w:sz="0" w:space="0" w:color="auto"/>
          </w:divBdr>
        </w:div>
        <w:div w:id="1790902633">
          <w:marLeft w:val="2520"/>
          <w:marRight w:val="0"/>
          <w:marTop w:val="100"/>
          <w:marBottom w:val="0"/>
          <w:divBdr>
            <w:top w:val="none" w:sz="0" w:space="0" w:color="auto"/>
            <w:left w:val="none" w:sz="0" w:space="0" w:color="auto"/>
            <w:bottom w:val="none" w:sz="0" w:space="0" w:color="auto"/>
            <w:right w:val="none" w:sz="0" w:space="0" w:color="auto"/>
          </w:divBdr>
        </w:div>
      </w:divsChild>
    </w:div>
    <w:div w:id="350760884">
      <w:bodyDiv w:val="1"/>
      <w:marLeft w:val="0"/>
      <w:marRight w:val="0"/>
      <w:marTop w:val="0"/>
      <w:marBottom w:val="0"/>
      <w:divBdr>
        <w:top w:val="none" w:sz="0" w:space="0" w:color="auto"/>
        <w:left w:val="none" w:sz="0" w:space="0" w:color="auto"/>
        <w:bottom w:val="none" w:sz="0" w:space="0" w:color="auto"/>
        <w:right w:val="none" w:sz="0" w:space="0" w:color="auto"/>
      </w:divBdr>
    </w:div>
    <w:div w:id="351107959">
      <w:bodyDiv w:val="1"/>
      <w:marLeft w:val="0"/>
      <w:marRight w:val="0"/>
      <w:marTop w:val="0"/>
      <w:marBottom w:val="0"/>
      <w:divBdr>
        <w:top w:val="none" w:sz="0" w:space="0" w:color="auto"/>
        <w:left w:val="none" w:sz="0" w:space="0" w:color="auto"/>
        <w:bottom w:val="none" w:sz="0" w:space="0" w:color="auto"/>
        <w:right w:val="none" w:sz="0" w:space="0" w:color="auto"/>
      </w:divBdr>
      <w:divsChild>
        <w:div w:id="792747942">
          <w:marLeft w:val="547"/>
          <w:marRight w:val="0"/>
          <w:marTop w:val="154"/>
          <w:marBottom w:val="0"/>
          <w:divBdr>
            <w:top w:val="none" w:sz="0" w:space="0" w:color="auto"/>
            <w:left w:val="none" w:sz="0" w:space="0" w:color="auto"/>
            <w:bottom w:val="none" w:sz="0" w:space="0" w:color="auto"/>
            <w:right w:val="none" w:sz="0" w:space="0" w:color="auto"/>
          </w:divBdr>
        </w:div>
        <w:div w:id="1146512502">
          <w:marLeft w:val="1166"/>
          <w:marRight w:val="0"/>
          <w:marTop w:val="134"/>
          <w:marBottom w:val="0"/>
          <w:divBdr>
            <w:top w:val="none" w:sz="0" w:space="0" w:color="auto"/>
            <w:left w:val="none" w:sz="0" w:space="0" w:color="auto"/>
            <w:bottom w:val="none" w:sz="0" w:space="0" w:color="auto"/>
            <w:right w:val="none" w:sz="0" w:space="0" w:color="auto"/>
          </w:divBdr>
        </w:div>
        <w:div w:id="1754231187">
          <w:marLeft w:val="547"/>
          <w:marRight w:val="0"/>
          <w:marTop w:val="154"/>
          <w:marBottom w:val="0"/>
          <w:divBdr>
            <w:top w:val="none" w:sz="0" w:space="0" w:color="auto"/>
            <w:left w:val="none" w:sz="0" w:space="0" w:color="auto"/>
            <w:bottom w:val="none" w:sz="0" w:space="0" w:color="auto"/>
            <w:right w:val="none" w:sz="0" w:space="0" w:color="auto"/>
          </w:divBdr>
        </w:div>
      </w:divsChild>
    </w:div>
    <w:div w:id="351108974">
      <w:bodyDiv w:val="1"/>
      <w:marLeft w:val="0"/>
      <w:marRight w:val="0"/>
      <w:marTop w:val="0"/>
      <w:marBottom w:val="0"/>
      <w:divBdr>
        <w:top w:val="none" w:sz="0" w:space="0" w:color="auto"/>
        <w:left w:val="none" w:sz="0" w:space="0" w:color="auto"/>
        <w:bottom w:val="none" w:sz="0" w:space="0" w:color="auto"/>
        <w:right w:val="none" w:sz="0" w:space="0" w:color="auto"/>
      </w:divBdr>
      <w:divsChild>
        <w:div w:id="1692410279">
          <w:marLeft w:val="547"/>
          <w:marRight w:val="0"/>
          <w:marTop w:val="154"/>
          <w:marBottom w:val="0"/>
          <w:divBdr>
            <w:top w:val="none" w:sz="0" w:space="0" w:color="auto"/>
            <w:left w:val="none" w:sz="0" w:space="0" w:color="auto"/>
            <w:bottom w:val="none" w:sz="0" w:space="0" w:color="auto"/>
            <w:right w:val="none" w:sz="0" w:space="0" w:color="auto"/>
          </w:divBdr>
        </w:div>
      </w:divsChild>
    </w:div>
    <w:div w:id="351882679">
      <w:bodyDiv w:val="1"/>
      <w:marLeft w:val="0"/>
      <w:marRight w:val="0"/>
      <w:marTop w:val="0"/>
      <w:marBottom w:val="0"/>
      <w:divBdr>
        <w:top w:val="none" w:sz="0" w:space="0" w:color="auto"/>
        <w:left w:val="none" w:sz="0" w:space="0" w:color="auto"/>
        <w:bottom w:val="none" w:sz="0" w:space="0" w:color="auto"/>
        <w:right w:val="none" w:sz="0" w:space="0" w:color="auto"/>
      </w:divBdr>
      <w:divsChild>
        <w:div w:id="574434431">
          <w:marLeft w:val="1166"/>
          <w:marRight w:val="0"/>
          <w:marTop w:val="115"/>
          <w:marBottom w:val="0"/>
          <w:divBdr>
            <w:top w:val="none" w:sz="0" w:space="0" w:color="auto"/>
            <w:left w:val="none" w:sz="0" w:space="0" w:color="auto"/>
            <w:bottom w:val="none" w:sz="0" w:space="0" w:color="auto"/>
            <w:right w:val="none" w:sz="0" w:space="0" w:color="auto"/>
          </w:divBdr>
        </w:div>
        <w:div w:id="1934821514">
          <w:marLeft w:val="1166"/>
          <w:marRight w:val="0"/>
          <w:marTop w:val="115"/>
          <w:marBottom w:val="0"/>
          <w:divBdr>
            <w:top w:val="none" w:sz="0" w:space="0" w:color="auto"/>
            <w:left w:val="none" w:sz="0" w:space="0" w:color="auto"/>
            <w:bottom w:val="none" w:sz="0" w:space="0" w:color="auto"/>
            <w:right w:val="none" w:sz="0" w:space="0" w:color="auto"/>
          </w:divBdr>
        </w:div>
      </w:divsChild>
    </w:div>
    <w:div w:id="351954033">
      <w:bodyDiv w:val="1"/>
      <w:marLeft w:val="0"/>
      <w:marRight w:val="0"/>
      <w:marTop w:val="0"/>
      <w:marBottom w:val="0"/>
      <w:divBdr>
        <w:top w:val="none" w:sz="0" w:space="0" w:color="auto"/>
        <w:left w:val="none" w:sz="0" w:space="0" w:color="auto"/>
        <w:bottom w:val="none" w:sz="0" w:space="0" w:color="auto"/>
        <w:right w:val="none" w:sz="0" w:space="0" w:color="auto"/>
      </w:divBdr>
      <w:divsChild>
        <w:div w:id="413666022">
          <w:marLeft w:val="1166"/>
          <w:marRight w:val="0"/>
          <w:marTop w:val="96"/>
          <w:marBottom w:val="0"/>
          <w:divBdr>
            <w:top w:val="none" w:sz="0" w:space="0" w:color="auto"/>
            <w:left w:val="none" w:sz="0" w:space="0" w:color="auto"/>
            <w:bottom w:val="none" w:sz="0" w:space="0" w:color="auto"/>
            <w:right w:val="none" w:sz="0" w:space="0" w:color="auto"/>
          </w:divBdr>
        </w:div>
        <w:div w:id="557477825">
          <w:marLeft w:val="547"/>
          <w:marRight w:val="0"/>
          <w:marTop w:val="115"/>
          <w:marBottom w:val="0"/>
          <w:divBdr>
            <w:top w:val="none" w:sz="0" w:space="0" w:color="auto"/>
            <w:left w:val="none" w:sz="0" w:space="0" w:color="auto"/>
            <w:bottom w:val="none" w:sz="0" w:space="0" w:color="auto"/>
            <w:right w:val="none" w:sz="0" w:space="0" w:color="auto"/>
          </w:divBdr>
        </w:div>
      </w:divsChild>
    </w:div>
    <w:div w:id="352271689">
      <w:bodyDiv w:val="1"/>
      <w:marLeft w:val="0"/>
      <w:marRight w:val="0"/>
      <w:marTop w:val="0"/>
      <w:marBottom w:val="0"/>
      <w:divBdr>
        <w:top w:val="none" w:sz="0" w:space="0" w:color="auto"/>
        <w:left w:val="none" w:sz="0" w:space="0" w:color="auto"/>
        <w:bottom w:val="none" w:sz="0" w:space="0" w:color="auto"/>
        <w:right w:val="none" w:sz="0" w:space="0" w:color="auto"/>
      </w:divBdr>
      <w:divsChild>
        <w:div w:id="792287792">
          <w:marLeft w:val="0"/>
          <w:marRight w:val="0"/>
          <w:marTop w:val="0"/>
          <w:marBottom w:val="0"/>
          <w:divBdr>
            <w:top w:val="none" w:sz="0" w:space="0" w:color="auto"/>
            <w:left w:val="none" w:sz="0" w:space="0" w:color="auto"/>
            <w:bottom w:val="none" w:sz="0" w:space="0" w:color="auto"/>
            <w:right w:val="none" w:sz="0" w:space="0" w:color="auto"/>
          </w:divBdr>
          <w:divsChild>
            <w:div w:id="367413736">
              <w:marLeft w:val="0"/>
              <w:marRight w:val="0"/>
              <w:marTop w:val="0"/>
              <w:marBottom w:val="0"/>
              <w:divBdr>
                <w:top w:val="none" w:sz="0" w:space="0" w:color="auto"/>
                <w:left w:val="none" w:sz="0" w:space="0" w:color="auto"/>
                <w:bottom w:val="none" w:sz="0" w:space="0" w:color="auto"/>
                <w:right w:val="none" w:sz="0" w:space="0" w:color="auto"/>
              </w:divBdr>
            </w:div>
            <w:div w:id="1113938135">
              <w:marLeft w:val="0"/>
              <w:marRight w:val="0"/>
              <w:marTop w:val="0"/>
              <w:marBottom w:val="0"/>
              <w:divBdr>
                <w:top w:val="none" w:sz="0" w:space="0" w:color="auto"/>
                <w:left w:val="none" w:sz="0" w:space="0" w:color="auto"/>
                <w:bottom w:val="none" w:sz="0" w:space="0" w:color="auto"/>
                <w:right w:val="none" w:sz="0" w:space="0" w:color="auto"/>
              </w:divBdr>
            </w:div>
            <w:div w:id="1114638779">
              <w:marLeft w:val="0"/>
              <w:marRight w:val="0"/>
              <w:marTop w:val="0"/>
              <w:marBottom w:val="0"/>
              <w:divBdr>
                <w:top w:val="none" w:sz="0" w:space="0" w:color="auto"/>
                <w:left w:val="none" w:sz="0" w:space="0" w:color="auto"/>
                <w:bottom w:val="none" w:sz="0" w:space="0" w:color="auto"/>
                <w:right w:val="none" w:sz="0" w:space="0" w:color="auto"/>
              </w:divBdr>
            </w:div>
            <w:div w:id="1152864546">
              <w:marLeft w:val="0"/>
              <w:marRight w:val="0"/>
              <w:marTop w:val="0"/>
              <w:marBottom w:val="0"/>
              <w:divBdr>
                <w:top w:val="none" w:sz="0" w:space="0" w:color="auto"/>
                <w:left w:val="none" w:sz="0" w:space="0" w:color="auto"/>
                <w:bottom w:val="none" w:sz="0" w:space="0" w:color="auto"/>
                <w:right w:val="none" w:sz="0" w:space="0" w:color="auto"/>
              </w:divBdr>
            </w:div>
            <w:div w:id="1183398842">
              <w:marLeft w:val="0"/>
              <w:marRight w:val="0"/>
              <w:marTop w:val="0"/>
              <w:marBottom w:val="0"/>
              <w:divBdr>
                <w:top w:val="none" w:sz="0" w:space="0" w:color="auto"/>
                <w:left w:val="none" w:sz="0" w:space="0" w:color="auto"/>
                <w:bottom w:val="none" w:sz="0" w:space="0" w:color="auto"/>
                <w:right w:val="none" w:sz="0" w:space="0" w:color="auto"/>
              </w:divBdr>
            </w:div>
            <w:div w:id="1479686666">
              <w:marLeft w:val="0"/>
              <w:marRight w:val="0"/>
              <w:marTop w:val="0"/>
              <w:marBottom w:val="0"/>
              <w:divBdr>
                <w:top w:val="none" w:sz="0" w:space="0" w:color="auto"/>
                <w:left w:val="none" w:sz="0" w:space="0" w:color="auto"/>
                <w:bottom w:val="none" w:sz="0" w:space="0" w:color="auto"/>
                <w:right w:val="none" w:sz="0" w:space="0" w:color="auto"/>
              </w:divBdr>
            </w:div>
            <w:div w:id="14811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72774">
      <w:bodyDiv w:val="1"/>
      <w:marLeft w:val="0"/>
      <w:marRight w:val="0"/>
      <w:marTop w:val="0"/>
      <w:marBottom w:val="0"/>
      <w:divBdr>
        <w:top w:val="none" w:sz="0" w:space="0" w:color="auto"/>
        <w:left w:val="none" w:sz="0" w:space="0" w:color="auto"/>
        <w:bottom w:val="none" w:sz="0" w:space="0" w:color="auto"/>
        <w:right w:val="none" w:sz="0" w:space="0" w:color="auto"/>
      </w:divBdr>
    </w:div>
    <w:div w:id="353389196">
      <w:bodyDiv w:val="1"/>
      <w:marLeft w:val="0"/>
      <w:marRight w:val="0"/>
      <w:marTop w:val="0"/>
      <w:marBottom w:val="0"/>
      <w:divBdr>
        <w:top w:val="none" w:sz="0" w:space="0" w:color="auto"/>
        <w:left w:val="none" w:sz="0" w:space="0" w:color="auto"/>
        <w:bottom w:val="none" w:sz="0" w:space="0" w:color="auto"/>
        <w:right w:val="none" w:sz="0" w:space="0" w:color="auto"/>
      </w:divBdr>
    </w:div>
    <w:div w:id="353961649">
      <w:bodyDiv w:val="1"/>
      <w:marLeft w:val="0"/>
      <w:marRight w:val="0"/>
      <w:marTop w:val="0"/>
      <w:marBottom w:val="0"/>
      <w:divBdr>
        <w:top w:val="none" w:sz="0" w:space="0" w:color="auto"/>
        <w:left w:val="none" w:sz="0" w:space="0" w:color="auto"/>
        <w:bottom w:val="none" w:sz="0" w:space="0" w:color="auto"/>
        <w:right w:val="none" w:sz="0" w:space="0" w:color="auto"/>
      </w:divBdr>
      <w:divsChild>
        <w:div w:id="866063225">
          <w:marLeft w:val="0"/>
          <w:marRight w:val="0"/>
          <w:marTop w:val="0"/>
          <w:marBottom w:val="0"/>
          <w:divBdr>
            <w:top w:val="none" w:sz="0" w:space="0" w:color="auto"/>
            <w:left w:val="none" w:sz="0" w:space="0" w:color="auto"/>
            <w:bottom w:val="none" w:sz="0" w:space="0" w:color="auto"/>
            <w:right w:val="none" w:sz="0" w:space="0" w:color="auto"/>
          </w:divBdr>
          <w:divsChild>
            <w:div w:id="209345637">
              <w:marLeft w:val="0"/>
              <w:marRight w:val="0"/>
              <w:marTop w:val="0"/>
              <w:marBottom w:val="0"/>
              <w:divBdr>
                <w:top w:val="none" w:sz="0" w:space="0" w:color="auto"/>
                <w:left w:val="none" w:sz="0" w:space="0" w:color="auto"/>
                <w:bottom w:val="none" w:sz="0" w:space="0" w:color="auto"/>
                <w:right w:val="none" w:sz="0" w:space="0" w:color="auto"/>
              </w:divBdr>
            </w:div>
            <w:div w:id="1225065628">
              <w:marLeft w:val="0"/>
              <w:marRight w:val="0"/>
              <w:marTop w:val="0"/>
              <w:marBottom w:val="0"/>
              <w:divBdr>
                <w:top w:val="none" w:sz="0" w:space="0" w:color="auto"/>
                <w:left w:val="none" w:sz="0" w:space="0" w:color="auto"/>
                <w:bottom w:val="none" w:sz="0" w:space="0" w:color="auto"/>
                <w:right w:val="none" w:sz="0" w:space="0" w:color="auto"/>
              </w:divBdr>
            </w:div>
            <w:div w:id="16531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5605">
      <w:bodyDiv w:val="1"/>
      <w:marLeft w:val="0"/>
      <w:marRight w:val="0"/>
      <w:marTop w:val="0"/>
      <w:marBottom w:val="0"/>
      <w:divBdr>
        <w:top w:val="none" w:sz="0" w:space="0" w:color="auto"/>
        <w:left w:val="none" w:sz="0" w:space="0" w:color="auto"/>
        <w:bottom w:val="none" w:sz="0" w:space="0" w:color="auto"/>
        <w:right w:val="none" w:sz="0" w:space="0" w:color="auto"/>
      </w:divBdr>
    </w:div>
    <w:div w:id="356853904">
      <w:bodyDiv w:val="1"/>
      <w:marLeft w:val="0"/>
      <w:marRight w:val="0"/>
      <w:marTop w:val="0"/>
      <w:marBottom w:val="0"/>
      <w:divBdr>
        <w:top w:val="none" w:sz="0" w:space="0" w:color="auto"/>
        <w:left w:val="none" w:sz="0" w:space="0" w:color="auto"/>
        <w:bottom w:val="none" w:sz="0" w:space="0" w:color="auto"/>
        <w:right w:val="none" w:sz="0" w:space="0" w:color="auto"/>
      </w:divBdr>
    </w:div>
    <w:div w:id="358162370">
      <w:bodyDiv w:val="1"/>
      <w:marLeft w:val="0"/>
      <w:marRight w:val="0"/>
      <w:marTop w:val="0"/>
      <w:marBottom w:val="0"/>
      <w:divBdr>
        <w:top w:val="none" w:sz="0" w:space="0" w:color="auto"/>
        <w:left w:val="none" w:sz="0" w:space="0" w:color="auto"/>
        <w:bottom w:val="none" w:sz="0" w:space="0" w:color="auto"/>
        <w:right w:val="none" w:sz="0" w:space="0" w:color="auto"/>
      </w:divBdr>
    </w:div>
    <w:div w:id="359664533">
      <w:bodyDiv w:val="1"/>
      <w:marLeft w:val="0"/>
      <w:marRight w:val="0"/>
      <w:marTop w:val="0"/>
      <w:marBottom w:val="0"/>
      <w:divBdr>
        <w:top w:val="none" w:sz="0" w:space="0" w:color="auto"/>
        <w:left w:val="none" w:sz="0" w:space="0" w:color="auto"/>
        <w:bottom w:val="none" w:sz="0" w:space="0" w:color="auto"/>
        <w:right w:val="none" w:sz="0" w:space="0" w:color="auto"/>
      </w:divBdr>
    </w:div>
    <w:div w:id="360013518">
      <w:bodyDiv w:val="1"/>
      <w:marLeft w:val="0"/>
      <w:marRight w:val="0"/>
      <w:marTop w:val="0"/>
      <w:marBottom w:val="0"/>
      <w:divBdr>
        <w:top w:val="none" w:sz="0" w:space="0" w:color="auto"/>
        <w:left w:val="none" w:sz="0" w:space="0" w:color="auto"/>
        <w:bottom w:val="none" w:sz="0" w:space="0" w:color="auto"/>
        <w:right w:val="none" w:sz="0" w:space="0" w:color="auto"/>
      </w:divBdr>
    </w:div>
    <w:div w:id="361248927">
      <w:bodyDiv w:val="1"/>
      <w:marLeft w:val="0"/>
      <w:marRight w:val="0"/>
      <w:marTop w:val="0"/>
      <w:marBottom w:val="0"/>
      <w:divBdr>
        <w:top w:val="none" w:sz="0" w:space="0" w:color="auto"/>
        <w:left w:val="none" w:sz="0" w:space="0" w:color="auto"/>
        <w:bottom w:val="none" w:sz="0" w:space="0" w:color="auto"/>
        <w:right w:val="none" w:sz="0" w:space="0" w:color="auto"/>
      </w:divBdr>
    </w:div>
    <w:div w:id="361789652">
      <w:bodyDiv w:val="1"/>
      <w:marLeft w:val="0"/>
      <w:marRight w:val="0"/>
      <w:marTop w:val="0"/>
      <w:marBottom w:val="0"/>
      <w:divBdr>
        <w:top w:val="none" w:sz="0" w:space="0" w:color="auto"/>
        <w:left w:val="none" w:sz="0" w:space="0" w:color="auto"/>
        <w:bottom w:val="none" w:sz="0" w:space="0" w:color="auto"/>
        <w:right w:val="none" w:sz="0" w:space="0" w:color="auto"/>
      </w:divBdr>
      <w:divsChild>
        <w:div w:id="604771884">
          <w:marLeft w:val="1166"/>
          <w:marRight w:val="0"/>
          <w:marTop w:val="134"/>
          <w:marBottom w:val="0"/>
          <w:divBdr>
            <w:top w:val="none" w:sz="0" w:space="0" w:color="auto"/>
            <w:left w:val="none" w:sz="0" w:space="0" w:color="auto"/>
            <w:bottom w:val="none" w:sz="0" w:space="0" w:color="auto"/>
            <w:right w:val="none" w:sz="0" w:space="0" w:color="auto"/>
          </w:divBdr>
        </w:div>
        <w:div w:id="1939023009">
          <w:marLeft w:val="547"/>
          <w:marRight w:val="0"/>
          <w:marTop w:val="154"/>
          <w:marBottom w:val="0"/>
          <w:divBdr>
            <w:top w:val="none" w:sz="0" w:space="0" w:color="auto"/>
            <w:left w:val="none" w:sz="0" w:space="0" w:color="auto"/>
            <w:bottom w:val="none" w:sz="0" w:space="0" w:color="auto"/>
            <w:right w:val="none" w:sz="0" w:space="0" w:color="auto"/>
          </w:divBdr>
        </w:div>
      </w:divsChild>
    </w:div>
    <w:div w:id="362095620">
      <w:bodyDiv w:val="1"/>
      <w:marLeft w:val="0"/>
      <w:marRight w:val="0"/>
      <w:marTop w:val="0"/>
      <w:marBottom w:val="0"/>
      <w:divBdr>
        <w:top w:val="none" w:sz="0" w:space="0" w:color="auto"/>
        <w:left w:val="none" w:sz="0" w:space="0" w:color="auto"/>
        <w:bottom w:val="none" w:sz="0" w:space="0" w:color="auto"/>
        <w:right w:val="none" w:sz="0" w:space="0" w:color="auto"/>
      </w:divBdr>
    </w:div>
    <w:div w:id="363485400">
      <w:bodyDiv w:val="1"/>
      <w:marLeft w:val="0"/>
      <w:marRight w:val="0"/>
      <w:marTop w:val="0"/>
      <w:marBottom w:val="0"/>
      <w:divBdr>
        <w:top w:val="none" w:sz="0" w:space="0" w:color="auto"/>
        <w:left w:val="none" w:sz="0" w:space="0" w:color="auto"/>
        <w:bottom w:val="none" w:sz="0" w:space="0" w:color="auto"/>
        <w:right w:val="none" w:sz="0" w:space="0" w:color="auto"/>
      </w:divBdr>
    </w:div>
    <w:div w:id="363869308">
      <w:bodyDiv w:val="1"/>
      <w:marLeft w:val="0"/>
      <w:marRight w:val="0"/>
      <w:marTop w:val="0"/>
      <w:marBottom w:val="0"/>
      <w:divBdr>
        <w:top w:val="none" w:sz="0" w:space="0" w:color="auto"/>
        <w:left w:val="none" w:sz="0" w:space="0" w:color="auto"/>
        <w:bottom w:val="none" w:sz="0" w:space="0" w:color="auto"/>
        <w:right w:val="none" w:sz="0" w:space="0" w:color="auto"/>
      </w:divBdr>
    </w:div>
    <w:div w:id="364216278">
      <w:bodyDiv w:val="1"/>
      <w:marLeft w:val="0"/>
      <w:marRight w:val="0"/>
      <w:marTop w:val="0"/>
      <w:marBottom w:val="0"/>
      <w:divBdr>
        <w:top w:val="none" w:sz="0" w:space="0" w:color="auto"/>
        <w:left w:val="none" w:sz="0" w:space="0" w:color="auto"/>
        <w:bottom w:val="none" w:sz="0" w:space="0" w:color="auto"/>
        <w:right w:val="none" w:sz="0" w:space="0" w:color="auto"/>
      </w:divBdr>
      <w:divsChild>
        <w:div w:id="609320265">
          <w:marLeft w:val="547"/>
          <w:marRight w:val="0"/>
          <w:marTop w:val="134"/>
          <w:marBottom w:val="0"/>
          <w:divBdr>
            <w:top w:val="none" w:sz="0" w:space="0" w:color="auto"/>
            <w:left w:val="none" w:sz="0" w:space="0" w:color="auto"/>
            <w:bottom w:val="none" w:sz="0" w:space="0" w:color="auto"/>
            <w:right w:val="none" w:sz="0" w:space="0" w:color="auto"/>
          </w:divBdr>
        </w:div>
      </w:divsChild>
    </w:div>
    <w:div w:id="365641756">
      <w:bodyDiv w:val="1"/>
      <w:marLeft w:val="0"/>
      <w:marRight w:val="0"/>
      <w:marTop w:val="0"/>
      <w:marBottom w:val="0"/>
      <w:divBdr>
        <w:top w:val="none" w:sz="0" w:space="0" w:color="auto"/>
        <w:left w:val="none" w:sz="0" w:space="0" w:color="auto"/>
        <w:bottom w:val="none" w:sz="0" w:space="0" w:color="auto"/>
        <w:right w:val="none" w:sz="0" w:space="0" w:color="auto"/>
      </w:divBdr>
    </w:div>
    <w:div w:id="365722054">
      <w:bodyDiv w:val="1"/>
      <w:marLeft w:val="0"/>
      <w:marRight w:val="0"/>
      <w:marTop w:val="0"/>
      <w:marBottom w:val="0"/>
      <w:divBdr>
        <w:top w:val="none" w:sz="0" w:space="0" w:color="auto"/>
        <w:left w:val="none" w:sz="0" w:space="0" w:color="auto"/>
        <w:bottom w:val="none" w:sz="0" w:space="0" w:color="auto"/>
        <w:right w:val="none" w:sz="0" w:space="0" w:color="auto"/>
      </w:divBdr>
    </w:div>
    <w:div w:id="367031643">
      <w:bodyDiv w:val="1"/>
      <w:marLeft w:val="0"/>
      <w:marRight w:val="0"/>
      <w:marTop w:val="0"/>
      <w:marBottom w:val="0"/>
      <w:divBdr>
        <w:top w:val="none" w:sz="0" w:space="0" w:color="auto"/>
        <w:left w:val="none" w:sz="0" w:space="0" w:color="auto"/>
        <w:bottom w:val="none" w:sz="0" w:space="0" w:color="auto"/>
        <w:right w:val="none" w:sz="0" w:space="0" w:color="auto"/>
      </w:divBdr>
    </w:div>
    <w:div w:id="367684387">
      <w:bodyDiv w:val="1"/>
      <w:marLeft w:val="0"/>
      <w:marRight w:val="0"/>
      <w:marTop w:val="0"/>
      <w:marBottom w:val="0"/>
      <w:divBdr>
        <w:top w:val="none" w:sz="0" w:space="0" w:color="auto"/>
        <w:left w:val="none" w:sz="0" w:space="0" w:color="auto"/>
        <w:bottom w:val="none" w:sz="0" w:space="0" w:color="auto"/>
        <w:right w:val="none" w:sz="0" w:space="0" w:color="auto"/>
      </w:divBdr>
      <w:divsChild>
        <w:div w:id="172451241">
          <w:marLeft w:val="1166"/>
          <w:marRight w:val="0"/>
          <w:marTop w:val="77"/>
          <w:marBottom w:val="0"/>
          <w:divBdr>
            <w:top w:val="none" w:sz="0" w:space="0" w:color="auto"/>
            <w:left w:val="none" w:sz="0" w:space="0" w:color="auto"/>
            <w:bottom w:val="none" w:sz="0" w:space="0" w:color="auto"/>
            <w:right w:val="none" w:sz="0" w:space="0" w:color="auto"/>
          </w:divBdr>
        </w:div>
        <w:div w:id="256326613">
          <w:marLeft w:val="1800"/>
          <w:marRight w:val="0"/>
          <w:marTop w:val="67"/>
          <w:marBottom w:val="0"/>
          <w:divBdr>
            <w:top w:val="none" w:sz="0" w:space="0" w:color="auto"/>
            <w:left w:val="none" w:sz="0" w:space="0" w:color="auto"/>
            <w:bottom w:val="none" w:sz="0" w:space="0" w:color="auto"/>
            <w:right w:val="none" w:sz="0" w:space="0" w:color="auto"/>
          </w:divBdr>
        </w:div>
        <w:div w:id="266616698">
          <w:marLeft w:val="1800"/>
          <w:marRight w:val="0"/>
          <w:marTop w:val="67"/>
          <w:marBottom w:val="0"/>
          <w:divBdr>
            <w:top w:val="none" w:sz="0" w:space="0" w:color="auto"/>
            <w:left w:val="none" w:sz="0" w:space="0" w:color="auto"/>
            <w:bottom w:val="none" w:sz="0" w:space="0" w:color="auto"/>
            <w:right w:val="none" w:sz="0" w:space="0" w:color="auto"/>
          </w:divBdr>
        </w:div>
        <w:div w:id="301541211">
          <w:marLeft w:val="1166"/>
          <w:marRight w:val="0"/>
          <w:marTop w:val="77"/>
          <w:marBottom w:val="0"/>
          <w:divBdr>
            <w:top w:val="none" w:sz="0" w:space="0" w:color="auto"/>
            <w:left w:val="none" w:sz="0" w:space="0" w:color="auto"/>
            <w:bottom w:val="none" w:sz="0" w:space="0" w:color="auto"/>
            <w:right w:val="none" w:sz="0" w:space="0" w:color="auto"/>
          </w:divBdr>
        </w:div>
        <w:div w:id="490633754">
          <w:marLeft w:val="1166"/>
          <w:marRight w:val="0"/>
          <w:marTop w:val="77"/>
          <w:marBottom w:val="0"/>
          <w:divBdr>
            <w:top w:val="none" w:sz="0" w:space="0" w:color="auto"/>
            <w:left w:val="none" w:sz="0" w:space="0" w:color="auto"/>
            <w:bottom w:val="none" w:sz="0" w:space="0" w:color="auto"/>
            <w:right w:val="none" w:sz="0" w:space="0" w:color="auto"/>
          </w:divBdr>
        </w:div>
        <w:div w:id="602228841">
          <w:marLeft w:val="2520"/>
          <w:marRight w:val="0"/>
          <w:marTop w:val="58"/>
          <w:marBottom w:val="0"/>
          <w:divBdr>
            <w:top w:val="none" w:sz="0" w:space="0" w:color="auto"/>
            <w:left w:val="none" w:sz="0" w:space="0" w:color="auto"/>
            <w:bottom w:val="none" w:sz="0" w:space="0" w:color="auto"/>
            <w:right w:val="none" w:sz="0" w:space="0" w:color="auto"/>
          </w:divBdr>
        </w:div>
        <w:div w:id="764225982">
          <w:marLeft w:val="1166"/>
          <w:marRight w:val="0"/>
          <w:marTop w:val="77"/>
          <w:marBottom w:val="0"/>
          <w:divBdr>
            <w:top w:val="none" w:sz="0" w:space="0" w:color="auto"/>
            <w:left w:val="none" w:sz="0" w:space="0" w:color="auto"/>
            <w:bottom w:val="none" w:sz="0" w:space="0" w:color="auto"/>
            <w:right w:val="none" w:sz="0" w:space="0" w:color="auto"/>
          </w:divBdr>
        </w:div>
        <w:div w:id="910966618">
          <w:marLeft w:val="547"/>
          <w:marRight w:val="0"/>
          <w:marTop w:val="86"/>
          <w:marBottom w:val="0"/>
          <w:divBdr>
            <w:top w:val="none" w:sz="0" w:space="0" w:color="auto"/>
            <w:left w:val="none" w:sz="0" w:space="0" w:color="auto"/>
            <w:bottom w:val="none" w:sz="0" w:space="0" w:color="auto"/>
            <w:right w:val="none" w:sz="0" w:space="0" w:color="auto"/>
          </w:divBdr>
        </w:div>
        <w:div w:id="1299726682">
          <w:marLeft w:val="1166"/>
          <w:marRight w:val="0"/>
          <w:marTop w:val="77"/>
          <w:marBottom w:val="0"/>
          <w:divBdr>
            <w:top w:val="none" w:sz="0" w:space="0" w:color="auto"/>
            <w:left w:val="none" w:sz="0" w:space="0" w:color="auto"/>
            <w:bottom w:val="none" w:sz="0" w:space="0" w:color="auto"/>
            <w:right w:val="none" w:sz="0" w:space="0" w:color="auto"/>
          </w:divBdr>
        </w:div>
        <w:div w:id="1305238264">
          <w:marLeft w:val="1800"/>
          <w:marRight w:val="0"/>
          <w:marTop w:val="67"/>
          <w:marBottom w:val="0"/>
          <w:divBdr>
            <w:top w:val="none" w:sz="0" w:space="0" w:color="auto"/>
            <w:left w:val="none" w:sz="0" w:space="0" w:color="auto"/>
            <w:bottom w:val="none" w:sz="0" w:space="0" w:color="auto"/>
            <w:right w:val="none" w:sz="0" w:space="0" w:color="auto"/>
          </w:divBdr>
        </w:div>
        <w:div w:id="1361474880">
          <w:marLeft w:val="547"/>
          <w:marRight w:val="0"/>
          <w:marTop w:val="86"/>
          <w:marBottom w:val="0"/>
          <w:divBdr>
            <w:top w:val="none" w:sz="0" w:space="0" w:color="auto"/>
            <w:left w:val="none" w:sz="0" w:space="0" w:color="auto"/>
            <w:bottom w:val="none" w:sz="0" w:space="0" w:color="auto"/>
            <w:right w:val="none" w:sz="0" w:space="0" w:color="auto"/>
          </w:divBdr>
        </w:div>
        <w:div w:id="1481657470">
          <w:marLeft w:val="1166"/>
          <w:marRight w:val="0"/>
          <w:marTop w:val="77"/>
          <w:marBottom w:val="0"/>
          <w:divBdr>
            <w:top w:val="none" w:sz="0" w:space="0" w:color="auto"/>
            <w:left w:val="none" w:sz="0" w:space="0" w:color="auto"/>
            <w:bottom w:val="none" w:sz="0" w:space="0" w:color="auto"/>
            <w:right w:val="none" w:sz="0" w:space="0" w:color="auto"/>
          </w:divBdr>
        </w:div>
        <w:div w:id="1668244928">
          <w:marLeft w:val="1166"/>
          <w:marRight w:val="0"/>
          <w:marTop w:val="77"/>
          <w:marBottom w:val="0"/>
          <w:divBdr>
            <w:top w:val="none" w:sz="0" w:space="0" w:color="auto"/>
            <w:left w:val="none" w:sz="0" w:space="0" w:color="auto"/>
            <w:bottom w:val="none" w:sz="0" w:space="0" w:color="auto"/>
            <w:right w:val="none" w:sz="0" w:space="0" w:color="auto"/>
          </w:divBdr>
        </w:div>
        <w:div w:id="2012831763">
          <w:marLeft w:val="1800"/>
          <w:marRight w:val="0"/>
          <w:marTop w:val="67"/>
          <w:marBottom w:val="0"/>
          <w:divBdr>
            <w:top w:val="none" w:sz="0" w:space="0" w:color="auto"/>
            <w:left w:val="none" w:sz="0" w:space="0" w:color="auto"/>
            <w:bottom w:val="none" w:sz="0" w:space="0" w:color="auto"/>
            <w:right w:val="none" w:sz="0" w:space="0" w:color="auto"/>
          </w:divBdr>
        </w:div>
      </w:divsChild>
    </w:div>
    <w:div w:id="368339338">
      <w:bodyDiv w:val="1"/>
      <w:marLeft w:val="0"/>
      <w:marRight w:val="0"/>
      <w:marTop w:val="0"/>
      <w:marBottom w:val="0"/>
      <w:divBdr>
        <w:top w:val="none" w:sz="0" w:space="0" w:color="auto"/>
        <w:left w:val="none" w:sz="0" w:space="0" w:color="auto"/>
        <w:bottom w:val="none" w:sz="0" w:space="0" w:color="auto"/>
        <w:right w:val="none" w:sz="0" w:space="0" w:color="auto"/>
      </w:divBdr>
    </w:div>
    <w:div w:id="369231140">
      <w:bodyDiv w:val="1"/>
      <w:marLeft w:val="0"/>
      <w:marRight w:val="0"/>
      <w:marTop w:val="0"/>
      <w:marBottom w:val="0"/>
      <w:divBdr>
        <w:top w:val="none" w:sz="0" w:space="0" w:color="auto"/>
        <w:left w:val="none" w:sz="0" w:space="0" w:color="auto"/>
        <w:bottom w:val="none" w:sz="0" w:space="0" w:color="auto"/>
        <w:right w:val="none" w:sz="0" w:space="0" w:color="auto"/>
      </w:divBdr>
      <w:divsChild>
        <w:div w:id="192308382">
          <w:marLeft w:val="360"/>
          <w:marRight w:val="0"/>
          <w:marTop w:val="200"/>
          <w:marBottom w:val="0"/>
          <w:divBdr>
            <w:top w:val="none" w:sz="0" w:space="0" w:color="auto"/>
            <w:left w:val="none" w:sz="0" w:space="0" w:color="auto"/>
            <w:bottom w:val="none" w:sz="0" w:space="0" w:color="auto"/>
            <w:right w:val="none" w:sz="0" w:space="0" w:color="auto"/>
          </w:divBdr>
        </w:div>
        <w:div w:id="276909621">
          <w:marLeft w:val="1080"/>
          <w:marRight w:val="0"/>
          <w:marTop w:val="100"/>
          <w:marBottom w:val="0"/>
          <w:divBdr>
            <w:top w:val="none" w:sz="0" w:space="0" w:color="auto"/>
            <w:left w:val="none" w:sz="0" w:space="0" w:color="auto"/>
            <w:bottom w:val="none" w:sz="0" w:space="0" w:color="auto"/>
            <w:right w:val="none" w:sz="0" w:space="0" w:color="auto"/>
          </w:divBdr>
        </w:div>
        <w:div w:id="584724084">
          <w:marLeft w:val="1080"/>
          <w:marRight w:val="0"/>
          <w:marTop w:val="100"/>
          <w:marBottom w:val="0"/>
          <w:divBdr>
            <w:top w:val="none" w:sz="0" w:space="0" w:color="auto"/>
            <w:left w:val="none" w:sz="0" w:space="0" w:color="auto"/>
            <w:bottom w:val="none" w:sz="0" w:space="0" w:color="auto"/>
            <w:right w:val="none" w:sz="0" w:space="0" w:color="auto"/>
          </w:divBdr>
        </w:div>
        <w:div w:id="969870104">
          <w:marLeft w:val="1080"/>
          <w:marRight w:val="0"/>
          <w:marTop w:val="100"/>
          <w:marBottom w:val="0"/>
          <w:divBdr>
            <w:top w:val="none" w:sz="0" w:space="0" w:color="auto"/>
            <w:left w:val="none" w:sz="0" w:space="0" w:color="auto"/>
            <w:bottom w:val="none" w:sz="0" w:space="0" w:color="auto"/>
            <w:right w:val="none" w:sz="0" w:space="0" w:color="auto"/>
          </w:divBdr>
        </w:div>
        <w:div w:id="1555506326">
          <w:marLeft w:val="1080"/>
          <w:marRight w:val="0"/>
          <w:marTop w:val="100"/>
          <w:marBottom w:val="0"/>
          <w:divBdr>
            <w:top w:val="none" w:sz="0" w:space="0" w:color="auto"/>
            <w:left w:val="none" w:sz="0" w:space="0" w:color="auto"/>
            <w:bottom w:val="none" w:sz="0" w:space="0" w:color="auto"/>
            <w:right w:val="none" w:sz="0" w:space="0" w:color="auto"/>
          </w:divBdr>
        </w:div>
        <w:div w:id="1632007802">
          <w:marLeft w:val="1080"/>
          <w:marRight w:val="0"/>
          <w:marTop w:val="100"/>
          <w:marBottom w:val="0"/>
          <w:divBdr>
            <w:top w:val="none" w:sz="0" w:space="0" w:color="auto"/>
            <w:left w:val="none" w:sz="0" w:space="0" w:color="auto"/>
            <w:bottom w:val="none" w:sz="0" w:space="0" w:color="auto"/>
            <w:right w:val="none" w:sz="0" w:space="0" w:color="auto"/>
          </w:divBdr>
        </w:div>
        <w:div w:id="1711756399">
          <w:marLeft w:val="1080"/>
          <w:marRight w:val="0"/>
          <w:marTop w:val="100"/>
          <w:marBottom w:val="0"/>
          <w:divBdr>
            <w:top w:val="none" w:sz="0" w:space="0" w:color="auto"/>
            <w:left w:val="none" w:sz="0" w:space="0" w:color="auto"/>
            <w:bottom w:val="none" w:sz="0" w:space="0" w:color="auto"/>
            <w:right w:val="none" w:sz="0" w:space="0" w:color="auto"/>
          </w:divBdr>
        </w:div>
        <w:div w:id="1947224494">
          <w:marLeft w:val="1080"/>
          <w:marRight w:val="0"/>
          <w:marTop w:val="100"/>
          <w:marBottom w:val="0"/>
          <w:divBdr>
            <w:top w:val="none" w:sz="0" w:space="0" w:color="auto"/>
            <w:left w:val="none" w:sz="0" w:space="0" w:color="auto"/>
            <w:bottom w:val="none" w:sz="0" w:space="0" w:color="auto"/>
            <w:right w:val="none" w:sz="0" w:space="0" w:color="auto"/>
          </w:divBdr>
        </w:div>
        <w:div w:id="2088333881">
          <w:marLeft w:val="360"/>
          <w:marRight w:val="0"/>
          <w:marTop w:val="200"/>
          <w:marBottom w:val="0"/>
          <w:divBdr>
            <w:top w:val="none" w:sz="0" w:space="0" w:color="auto"/>
            <w:left w:val="none" w:sz="0" w:space="0" w:color="auto"/>
            <w:bottom w:val="none" w:sz="0" w:space="0" w:color="auto"/>
            <w:right w:val="none" w:sz="0" w:space="0" w:color="auto"/>
          </w:divBdr>
        </w:div>
      </w:divsChild>
    </w:div>
    <w:div w:id="369376853">
      <w:bodyDiv w:val="1"/>
      <w:marLeft w:val="0"/>
      <w:marRight w:val="0"/>
      <w:marTop w:val="0"/>
      <w:marBottom w:val="0"/>
      <w:divBdr>
        <w:top w:val="none" w:sz="0" w:space="0" w:color="auto"/>
        <w:left w:val="none" w:sz="0" w:space="0" w:color="auto"/>
        <w:bottom w:val="none" w:sz="0" w:space="0" w:color="auto"/>
        <w:right w:val="none" w:sz="0" w:space="0" w:color="auto"/>
      </w:divBdr>
    </w:div>
    <w:div w:id="373315667">
      <w:bodyDiv w:val="1"/>
      <w:marLeft w:val="0"/>
      <w:marRight w:val="0"/>
      <w:marTop w:val="0"/>
      <w:marBottom w:val="0"/>
      <w:divBdr>
        <w:top w:val="none" w:sz="0" w:space="0" w:color="auto"/>
        <w:left w:val="none" w:sz="0" w:space="0" w:color="auto"/>
        <w:bottom w:val="none" w:sz="0" w:space="0" w:color="auto"/>
        <w:right w:val="none" w:sz="0" w:space="0" w:color="auto"/>
      </w:divBdr>
    </w:div>
    <w:div w:id="373769162">
      <w:bodyDiv w:val="1"/>
      <w:marLeft w:val="0"/>
      <w:marRight w:val="0"/>
      <w:marTop w:val="0"/>
      <w:marBottom w:val="0"/>
      <w:divBdr>
        <w:top w:val="none" w:sz="0" w:space="0" w:color="auto"/>
        <w:left w:val="none" w:sz="0" w:space="0" w:color="auto"/>
        <w:bottom w:val="none" w:sz="0" w:space="0" w:color="auto"/>
        <w:right w:val="none" w:sz="0" w:space="0" w:color="auto"/>
      </w:divBdr>
      <w:divsChild>
        <w:div w:id="162741139">
          <w:marLeft w:val="1166"/>
          <w:marRight w:val="0"/>
          <w:marTop w:val="134"/>
          <w:marBottom w:val="0"/>
          <w:divBdr>
            <w:top w:val="none" w:sz="0" w:space="0" w:color="auto"/>
            <w:left w:val="none" w:sz="0" w:space="0" w:color="auto"/>
            <w:bottom w:val="none" w:sz="0" w:space="0" w:color="auto"/>
            <w:right w:val="none" w:sz="0" w:space="0" w:color="auto"/>
          </w:divBdr>
        </w:div>
        <w:div w:id="188644628">
          <w:marLeft w:val="1166"/>
          <w:marRight w:val="0"/>
          <w:marTop w:val="134"/>
          <w:marBottom w:val="0"/>
          <w:divBdr>
            <w:top w:val="none" w:sz="0" w:space="0" w:color="auto"/>
            <w:left w:val="none" w:sz="0" w:space="0" w:color="auto"/>
            <w:bottom w:val="none" w:sz="0" w:space="0" w:color="auto"/>
            <w:right w:val="none" w:sz="0" w:space="0" w:color="auto"/>
          </w:divBdr>
        </w:div>
        <w:div w:id="348066851">
          <w:marLeft w:val="1166"/>
          <w:marRight w:val="0"/>
          <w:marTop w:val="134"/>
          <w:marBottom w:val="0"/>
          <w:divBdr>
            <w:top w:val="none" w:sz="0" w:space="0" w:color="auto"/>
            <w:left w:val="none" w:sz="0" w:space="0" w:color="auto"/>
            <w:bottom w:val="none" w:sz="0" w:space="0" w:color="auto"/>
            <w:right w:val="none" w:sz="0" w:space="0" w:color="auto"/>
          </w:divBdr>
        </w:div>
        <w:div w:id="1080056417">
          <w:marLeft w:val="1166"/>
          <w:marRight w:val="0"/>
          <w:marTop w:val="134"/>
          <w:marBottom w:val="0"/>
          <w:divBdr>
            <w:top w:val="none" w:sz="0" w:space="0" w:color="auto"/>
            <w:left w:val="none" w:sz="0" w:space="0" w:color="auto"/>
            <w:bottom w:val="none" w:sz="0" w:space="0" w:color="auto"/>
            <w:right w:val="none" w:sz="0" w:space="0" w:color="auto"/>
          </w:divBdr>
        </w:div>
        <w:div w:id="2035424922">
          <w:marLeft w:val="547"/>
          <w:marRight w:val="0"/>
          <w:marTop w:val="154"/>
          <w:marBottom w:val="0"/>
          <w:divBdr>
            <w:top w:val="none" w:sz="0" w:space="0" w:color="auto"/>
            <w:left w:val="none" w:sz="0" w:space="0" w:color="auto"/>
            <w:bottom w:val="none" w:sz="0" w:space="0" w:color="auto"/>
            <w:right w:val="none" w:sz="0" w:space="0" w:color="auto"/>
          </w:divBdr>
        </w:div>
      </w:divsChild>
    </w:div>
    <w:div w:id="373817522">
      <w:bodyDiv w:val="1"/>
      <w:marLeft w:val="0"/>
      <w:marRight w:val="0"/>
      <w:marTop w:val="0"/>
      <w:marBottom w:val="0"/>
      <w:divBdr>
        <w:top w:val="none" w:sz="0" w:space="0" w:color="auto"/>
        <w:left w:val="none" w:sz="0" w:space="0" w:color="auto"/>
        <w:bottom w:val="none" w:sz="0" w:space="0" w:color="auto"/>
        <w:right w:val="none" w:sz="0" w:space="0" w:color="auto"/>
      </w:divBdr>
    </w:div>
    <w:div w:id="374353421">
      <w:bodyDiv w:val="1"/>
      <w:marLeft w:val="0"/>
      <w:marRight w:val="0"/>
      <w:marTop w:val="0"/>
      <w:marBottom w:val="0"/>
      <w:divBdr>
        <w:top w:val="none" w:sz="0" w:space="0" w:color="auto"/>
        <w:left w:val="none" w:sz="0" w:space="0" w:color="auto"/>
        <w:bottom w:val="none" w:sz="0" w:space="0" w:color="auto"/>
        <w:right w:val="none" w:sz="0" w:space="0" w:color="auto"/>
      </w:divBdr>
    </w:div>
    <w:div w:id="374546263">
      <w:bodyDiv w:val="1"/>
      <w:marLeft w:val="0"/>
      <w:marRight w:val="0"/>
      <w:marTop w:val="0"/>
      <w:marBottom w:val="0"/>
      <w:divBdr>
        <w:top w:val="none" w:sz="0" w:space="0" w:color="auto"/>
        <w:left w:val="none" w:sz="0" w:space="0" w:color="auto"/>
        <w:bottom w:val="none" w:sz="0" w:space="0" w:color="auto"/>
        <w:right w:val="none" w:sz="0" w:space="0" w:color="auto"/>
      </w:divBdr>
    </w:div>
    <w:div w:id="374669678">
      <w:bodyDiv w:val="1"/>
      <w:marLeft w:val="0"/>
      <w:marRight w:val="0"/>
      <w:marTop w:val="0"/>
      <w:marBottom w:val="0"/>
      <w:divBdr>
        <w:top w:val="none" w:sz="0" w:space="0" w:color="auto"/>
        <w:left w:val="none" w:sz="0" w:space="0" w:color="auto"/>
        <w:bottom w:val="none" w:sz="0" w:space="0" w:color="auto"/>
        <w:right w:val="none" w:sz="0" w:space="0" w:color="auto"/>
      </w:divBdr>
    </w:div>
    <w:div w:id="374744001">
      <w:bodyDiv w:val="1"/>
      <w:marLeft w:val="0"/>
      <w:marRight w:val="0"/>
      <w:marTop w:val="0"/>
      <w:marBottom w:val="0"/>
      <w:divBdr>
        <w:top w:val="none" w:sz="0" w:space="0" w:color="auto"/>
        <w:left w:val="none" w:sz="0" w:space="0" w:color="auto"/>
        <w:bottom w:val="none" w:sz="0" w:space="0" w:color="auto"/>
        <w:right w:val="none" w:sz="0" w:space="0" w:color="auto"/>
      </w:divBdr>
      <w:divsChild>
        <w:div w:id="164980490">
          <w:marLeft w:val="0"/>
          <w:marRight w:val="0"/>
          <w:marTop w:val="0"/>
          <w:marBottom w:val="0"/>
          <w:divBdr>
            <w:top w:val="none" w:sz="0" w:space="0" w:color="auto"/>
            <w:left w:val="none" w:sz="0" w:space="0" w:color="auto"/>
            <w:bottom w:val="none" w:sz="0" w:space="0" w:color="auto"/>
            <w:right w:val="none" w:sz="0" w:space="0" w:color="auto"/>
          </w:divBdr>
          <w:divsChild>
            <w:div w:id="823812587">
              <w:marLeft w:val="0"/>
              <w:marRight w:val="0"/>
              <w:marTop w:val="0"/>
              <w:marBottom w:val="0"/>
              <w:divBdr>
                <w:top w:val="none" w:sz="0" w:space="0" w:color="auto"/>
                <w:left w:val="none" w:sz="0" w:space="0" w:color="auto"/>
                <w:bottom w:val="none" w:sz="0" w:space="0" w:color="auto"/>
                <w:right w:val="none" w:sz="0" w:space="0" w:color="auto"/>
              </w:divBdr>
            </w:div>
            <w:div w:id="907304381">
              <w:marLeft w:val="0"/>
              <w:marRight w:val="0"/>
              <w:marTop w:val="0"/>
              <w:marBottom w:val="0"/>
              <w:divBdr>
                <w:top w:val="none" w:sz="0" w:space="0" w:color="auto"/>
                <w:left w:val="none" w:sz="0" w:space="0" w:color="auto"/>
                <w:bottom w:val="none" w:sz="0" w:space="0" w:color="auto"/>
                <w:right w:val="none" w:sz="0" w:space="0" w:color="auto"/>
              </w:divBdr>
            </w:div>
            <w:div w:id="1269236400">
              <w:marLeft w:val="0"/>
              <w:marRight w:val="0"/>
              <w:marTop w:val="0"/>
              <w:marBottom w:val="0"/>
              <w:divBdr>
                <w:top w:val="none" w:sz="0" w:space="0" w:color="auto"/>
                <w:left w:val="none" w:sz="0" w:space="0" w:color="auto"/>
                <w:bottom w:val="none" w:sz="0" w:space="0" w:color="auto"/>
                <w:right w:val="none" w:sz="0" w:space="0" w:color="auto"/>
              </w:divBdr>
            </w:div>
            <w:div w:id="15117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9170">
      <w:bodyDiv w:val="1"/>
      <w:marLeft w:val="0"/>
      <w:marRight w:val="0"/>
      <w:marTop w:val="0"/>
      <w:marBottom w:val="0"/>
      <w:divBdr>
        <w:top w:val="none" w:sz="0" w:space="0" w:color="auto"/>
        <w:left w:val="none" w:sz="0" w:space="0" w:color="auto"/>
        <w:bottom w:val="none" w:sz="0" w:space="0" w:color="auto"/>
        <w:right w:val="none" w:sz="0" w:space="0" w:color="auto"/>
      </w:divBdr>
      <w:divsChild>
        <w:div w:id="48309354">
          <w:marLeft w:val="1166"/>
          <w:marRight w:val="0"/>
          <w:marTop w:val="96"/>
          <w:marBottom w:val="0"/>
          <w:divBdr>
            <w:top w:val="none" w:sz="0" w:space="0" w:color="auto"/>
            <w:left w:val="none" w:sz="0" w:space="0" w:color="auto"/>
            <w:bottom w:val="none" w:sz="0" w:space="0" w:color="auto"/>
            <w:right w:val="none" w:sz="0" w:space="0" w:color="auto"/>
          </w:divBdr>
        </w:div>
        <w:div w:id="674965509">
          <w:marLeft w:val="1166"/>
          <w:marRight w:val="0"/>
          <w:marTop w:val="96"/>
          <w:marBottom w:val="0"/>
          <w:divBdr>
            <w:top w:val="none" w:sz="0" w:space="0" w:color="auto"/>
            <w:left w:val="none" w:sz="0" w:space="0" w:color="auto"/>
            <w:bottom w:val="none" w:sz="0" w:space="0" w:color="auto"/>
            <w:right w:val="none" w:sz="0" w:space="0" w:color="auto"/>
          </w:divBdr>
        </w:div>
        <w:div w:id="848763055">
          <w:marLeft w:val="1166"/>
          <w:marRight w:val="0"/>
          <w:marTop w:val="96"/>
          <w:marBottom w:val="0"/>
          <w:divBdr>
            <w:top w:val="none" w:sz="0" w:space="0" w:color="auto"/>
            <w:left w:val="none" w:sz="0" w:space="0" w:color="auto"/>
            <w:bottom w:val="none" w:sz="0" w:space="0" w:color="auto"/>
            <w:right w:val="none" w:sz="0" w:space="0" w:color="auto"/>
          </w:divBdr>
        </w:div>
        <w:div w:id="1335184334">
          <w:marLeft w:val="547"/>
          <w:marRight w:val="0"/>
          <w:marTop w:val="115"/>
          <w:marBottom w:val="0"/>
          <w:divBdr>
            <w:top w:val="none" w:sz="0" w:space="0" w:color="auto"/>
            <w:left w:val="none" w:sz="0" w:space="0" w:color="auto"/>
            <w:bottom w:val="none" w:sz="0" w:space="0" w:color="auto"/>
            <w:right w:val="none" w:sz="0" w:space="0" w:color="auto"/>
          </w:divBdr>
        </w:div>
        <w:div w:id="1533886682">
          <w:marLeft w:val="2520"/>
          <w:marRight w:val="0"/>
          <w:marTop w:val="77"/>
          <w:marBottom w:val="0"/>
          <w:divBdr>
            <w:top w:val="none" w:sz="0" w:space="0" w:color="auto"/>
            <w:left w:val="none" w:sz="0" w:space="0" w:color="auto"/>
            <w:bottom w:val="none" w:sz="0" w:space="0" w:color="auto"/>
            <w:right w:val="none" w:sz="0" w:space="0" w:color="auto"/>
          </w:divBdr>
        </w:div>
        <w:div w:id="1563327682">
          <w:marLeft w:val="1166"/>
          <w:marRight w:val="0"/>
          <w:marTop w:val="96"/>
          <w:marBottom w:val="0"/>
          <w:divBdr>
            <w:top w:val="none" w:sz="0" w:space="0" w:color="auto"/>
            <w:left w:val="none" w:sz="0" w:space="0" w:color="auto"/>
            <w:bottom w:val="none" w:sz="0" w:space="0" w:color="auto"/>
            <w:right w:val="none" w:sz="0" w:space="0" w:color="auto"/>
          </w:divBdr>
        </w:div>
        <w:div w:id="1641768284">
          <w:marLeft w:val="3240"/>
          <w:marRight w:val="0"/>
          <w:marTop w:val="77"/>
          <w:marBottom w:val="0"/>
          <w:divBdr>
            <w:top w:val="none" w:sz="0" w:space="0" w:color="auto"/>
            <w:left w:val="none" w:sz="0" w:space="0" w:color="auto"/>
            <w:bottom w:val="none" w:sz="0" w:space="0" w:color="auto"/>
            <w:right w:val="none" w:sz="0" w:space="0" w:color="auto"/>
          </w:divBdr>
        </w:div>
        <w:div w:id="1733575578">
          <w:marLeft w:val="2520"/>
          <w:marRight w:val="0"/>
          <w:marTop w:val="77"/>
          <w:marBottom w:val="0"/>
          <w:divBdr>
            <w:top w:val="none" w:sz="0" w:space="0" w:color="auto"/>
            <w:left w:val="none" w:sz="0" w:space="0" w:color="auto"/>
            <w:bottom w:val="none" w:sz="0" w:space="0" w:color="auto"/>
            <w:right w:val="none" w:sz="0" w:space="0" w:color="auto"/>
          </w:divBdr>
        </w:div>
        <w:div w:id="1771731729">
          <w:marLeft w:val="2520"/>
          <w:marRight w:val="0"/>
          <w:marTop w:val="77"/>
          <w:marBottom w:val="0"/>
          <w:divBdr>
            <w:top w:val="none" w:sz="0" w:space="0" w:color="auto"/>
            <w:left w:val="none" w:sz="0" w:space="0" w:color="auto"/>
            <w:bottom w:val="none" w:sz="0" w:space="0" w:color="auto"/>
            <w:right w:val="none" w:sz="0" w:space="0" w:color="auto"/>
          </w:divBdr>
        </w:div>
        <w:div w:id="1830949684">
          <w:marLeft w:val="1800"/>
          <w:marRight w:val="0"/>
          <w:marTop w:val="86"/>
          <w:marBottom w:val="0"/>
          <w:divBdr>
            <w:top w:val="none" w:sz="0" w:space="0" w:color="auto"/>
            <w:left w:val="none" w:sz="0" w:space="0" w:color="auto"/>
            <w:bottom w:val="none" w:sz="0" w:space="0" w:color="auto"/>
            <w:right w:val="none" w:sz="0" w:space="0" w:color="auto"/>
          </w:divBdr>
        </w:div>
        <w:div w:id="2104909263">
          <w:marLeft w:val="1800"/>
          <w:marRight w:val="0"/>
          <w:marTop w:val="86"/>
          <w:marBottom w:val="0"/>
          <w:divBdr>
            <w:top w:val="none" w:sz="0" w:space="0" w:color="auto"/>
            <w:left w:val="none" w:sz="0" w:space="0" w:color="auto"/>
            <w:bottom w:val="none" w:sz="0" w:space="0" w:color="auto"/>
            <w:right w:val="none" w:sz="0" w:space="0" w:color="auto"/>
          </w:divBdr>
        </w:div>
        <w:div w:id="2125423686">
          <w:marLeft w:val="3240"/>
          <w:marRight w:val="0"/>
          <w:marTop w:val="77"/>
          <w:marBottom w:val="0"/>
          <w:divBdr>
            <w:top w:val="none" w:sz="0" w:space="0" w:color="auto"/>
            <w:left w:val="none" w:sz="0" w:space="0" w:color="auto"/>
            <w:bottom w:val="none" w:sz="0" w:space="0" w:color="auto"/>
            <w:right w:val="none" w:sz="0" w:space="0" w:color="auto"/>
          </w:divBdr>
        </w:div>
      </w:divsChild>
    </w:div>
    <w:div w:id="376316753">
      <w:bodyDiv w:val="1"/>
      <w:marLeft w:val="0"/>
      <w:marRight w:val="0"/>
      <w:marTop w:val="0"/>
      <w:marBottom w:val="0"/>
      <w:divBdr>
        <w:top w:val="none" w:sz="0" w:space="0" w:color="auto"/>
        <w:left w:val="none" w:sz="0" w:space="0" w:color="auto"/>
        <w:bottom w:val="none" w:sz="0" w:space="0" w:color="auto"/>
        <w:right w:val="none" w:sz="0" w:space="0" w:color="auto"/>
      </w:divBdr>
    </w:div>
    <w:div w:id="377898208">
      <w:bodyDiv w:val="1"/>
      <w:marLeft w:val="0"/>
      <w:marRight w:val="0"/>
      <w:marTop w:val="0"/>
      <w:marBottom w:val="0"/>
      <w:divBdr>
        <w:top w:val="none" w:sz="0" w:space="0" w:color="auto"/>
        <w:left w:val="none" w:sz="0" w:space="0" w:color="auto"/>
        <w:bottom w:val="none" w:sz="0" w:space="0" w:color="auto"/>
        <w:right w:val="none" w:sz="0" w:space="0" w:color="auto"/>
      </w:divBdr>
    </w:div>
    <w:div w:id="381439687">
      <w:bodyDiv w:val="1"/>
      <w:marLeft w:val="0"/>
      <w:marRight w:val="0"/>
      <w:marTop w:val="0"/>
      <w:marBottom w:val="0"/>
      <w:divBdr>
        <w:top w:val="none" w:sz="0" w:space="0" w:color="auto"/>
        <w:left w:val="none" w:sz="0" w:space="0" w:color="auto"/>
        <w:bottom w:val="none" w:sz="0" w:space="0" w:color="auto"/>
        <w:right w:val="none" w:sz="0" w:space="0" w:color="auto"/>
      </w:divBdr>
    </w:div>
    <w:div w:id="382101359">
      <w:bodyDiv w:val="1"/>
      <w:marLeft w:val="0"/>
      <w:marRight w:val="0"/>
      <w:marTop w:val="0"/>
      <w:marBottom w:val="0"/>
      <w:divBdr>
        <w:top w:val="none" w:sz="0" w:space="0" w:color="auto"/>
        <w:left w:val="none" w:sz="0" w:space="0" w:color="auto"/>
        <w:bottom w:val="none" w:sz="0" w:space="0" w:color="auto"/>
        <w:right w:val="none" w:sz="0" w:space="0" w:color="auto"/>
      </w:divBdr>
    </w:div>
    <w:div w:id="382946746">
      <w:bodyDiv w:val="1"/>
      <w:marLeft w:val="0"/>
      <w:marRight w:val="0"/>
      <w:marTop w:val="0"/>
      <w:marBottom w:val="0"/>
      <w:divBdr>
        <w:top w:val="none" w:sz="0" w:space="0" w:color="auto"/>
        <w:left w:val="none" w:sz="0" w:space="0" w:color="auto"/>
        <w:bottom w:val="none" w:sz="0" w:space="0" w:color="auto"/>
        <w:right w:val="none" w:sz="0" w:space="0" w:color="auto"/>
      </w:divBdr>
      <w:divsChild>
        <w:div w:id="1321040827">
          <w:marLeft w:val="1166"/>
          <w:marRight w:val="0"/>
          <w:marTop w:val="115"/>
          <w:marBottom w:val="0"/>
          <w:divBdr>
            <w:top w:val="none" w:sz="0" w:space="0" w:color="auto"/>
            <w:left w:val="none" w:sz="0" w:space="0" w:color="auto"/>
            <w:bottom w:val="none" w:sz="0" w:space="0" w:color="auto"/>
            <w:right w:val="none" w:sz="0" w:space="0" w:color="auto"/>
          </w:divBdr>
        </w:div>
        <w:div w:id="1502041733">
          <w:marLeft w:val="547"/>
          <w:marRight w:val="0"/>
          <w:marTop w:val="134"/>
          <w:marBottom w:val="0"/>
          <w:divBdr>
            <w:top w:val="none" w:sz="0" w:space="0" w:color="auto"/>
            <w:left w:val="none" w:sz="0" w:space="0" w:color="auto"/>
            <w:bottom w:val="none" w:sz="0" w:space="0" w:color="auto"/>
            <w:right w:val="none" w:sz="0" w:space="0" w:color="auto"/>
          </w:divBdr>
        </w:div>
        <w:div w:id="1629623719">
          <w:marLeft w:val="547"/>
          <w:marRight w:val="0"/>
          <w:marTop w:val="134"/>
          <w:marBottom w:val="0"/>
          <w:divBdr>
            <w:top w:val="none" w:sz="0" w:space="0" w:color="auto"/>
            <w:left w:val="none" w:sz="0" w:space="0" w:color="auto"/>
            <w:bottom w:val="none" w:sz="0" w:space="0" w:color="auto"/>
            <w:right w:val="none" w:sz="0" w:space="0" w:color="auto"/>
          </w:divBdr>
        </w:div>
        <w:div w:id="1657605611">
          <w:marLeft w:val="1166"/>
          <w:marRight w:val="0"/>
          <w:marTop w:val="115"/>
          <w:marBottom w:val="0"/>
          <w:divBdr>
            <w:top w:val="none" w:sz="0" w:space="0" w:color="auto"/>
            <w:left w:val="none" w:sz="0" w:space="0" w:color="auto"/>
            <w:bottom w:val="none" w:sz="0" w:space="0" w:color="auto"/>
            <w:right w:val="none" w:sz="0" w:space="0" w:color="auto"/>
          </w:divBdr>
        </w:div>
        <w:div w:id="1785727334">
          <w:marLeft w:val="1166"/>
          <w:marRight w:val="0"/>
          <w:marTop w:val="115"/>
          <w:marBottom w:val="0"/>
          <w:divBdr>
            <w:top w:val="none" w:sz="0" w:space="0" w:color="auto"/>
            <w:left w:val="none" w:sz="0" w:space="0" w:color="auto"/>
            <w:bottom w:val="none" w:sz="0" w:space="0" w:color="auto"/>
            <w:right w:val="none" w:sz="0" w:space="0" w:color="auto"/>
          </w:divBdr>
        </w:div>
        <w:div w:id="1811702810">
          <w:marLeft w:val="1166"/>
          <w:marRight w:val="0"/>
          <w:marTop w:val="115"/>
          <w:marBottom w:val="0"/>
          <w:divBdr>
            <w:top w:val="none" w:sz="0" w:space="0" w:color="auto"/>
            <w:left w:val="none" w:sz="0" w:space="0" w:color="auto"/>
            <w:bottom w:val="none" w:sz="0" w:space="0" w:color="auto"/>
            <w:right w:val="none" w:sz="0" w:space="0" w:color="auto"/>
          </w:divBdr>
        </w:div>
      </w:divsChild>
    </w:div>
    <w:div w:id="385032475">
      <w:bodyDiv w:val="1"/>
      <w:marLeft w:val="0"/>
      <w:marRight w:val="0"/>
      <w:marTop w:val="0"/>
      <w:marBottom w:val="0"/>
      <w:divBdr>
        <w:top w:val="none" w:sz="0" w:space="0" w:color="auto"/>
        <w:left w:val="none" w:sz="0" w:space="0" w:color="auto"/>
        <w:bottom w:val="none" w:sz="0" w:space="0" w:color="auto"/>
        <w:right w:val="none" w:sz="0" w:space="0" w:color="auto"/>
      </w:divBdr>
      <w:divsChild>
        <w:div w:id="212084858">
          <w:marLeft w:val="1800"/>
          <w:marRight w:val="144"/>
          <w:marTop w:val="0"/>
          <w:marBottom w:val="120"/>
          <w:divBdr>
            <w:top w:val="none" w:sz="0" w:space="0" w:color="auto"/>
            <w:left w:val="none" w:sz="0" w:space="0" w:color="auto"/>
            <w:bottom w:val="none" w:sz="0" w:space="0" w:color="auto"/>
            <w:right w:val="none" w:sz="0" w:space="0" w:color="auto"/>
          </w:divBdr>
        </w:div>
        <w:div w:id="457187677">
          <w:marLeft w:val="1800"/>
          <w:marRight w:val="144"/>
          <w:marTop w:val="0"/>
          <w:marBottom w:val="120"/>
          <w:divBdr>
            <w:top w:val="none" w:sz="0" w:space="0" w:color="auto"/>
            <w:left w:val="none" w:sz="0" w:space="0" w:color="auto"/>
            <w:bottom w:val="none" w:sz="0" w:space="0" w:color="auto"/>
            <w:right w:val="none" w:sz="0" w:space="0" w:color="auto"/>
          </w:divBdr>
        </w:div>
        <w:div w:id="545607239">
          <w:marLeft w:val="1800"/>
          <w:marRight w:val="144"/>
          <w:marTop w:val="0"/>
          <w:marBottom w:val="120"/>
          <w:divBdr>
            <w:top w:val="none" w:sz="0" w:space="0" w:color="auto"/>
            <w:left w:val="none" w:sz="0" w:space="0" w:color="auto"/>
            <w:bottom w:val="none" w:sz="0" w:space="0" w:color="auto"/>
            <w:right w:val="none" w:sz="0" w:space="0" w:color="auto"/>
          </w:divBdr>
        </w:div>
        <w:div w:id="878081671">
          <w:marLeft w:val="1166"/>
          <w:marRight w:val="144"/>
          <w:marTop w:val="0"/>
          <w:marBottom w:val="120"/>
          <w:divBdr>
            <w:top w:val="none" w:sz="0" w:space="0" w:color="auto"/>
            <w:left w:val="none" w:sz="0" w:space="0" w:color="auto"/>
            <w:bottom w:val="none" w:sz="0" w:space="0" w:color="auto"/>
            <w:right w:val="none" w:sz="0" w:space="0" w:color="auto"/>
          </w:divBdr>
        </w:div>
        <w:div w:id="1050152825">
          <w:marLeft w:val="1166"/>
          <w:marRight w:val="144"/>
          <w:marTop w:val="0"/>
          <w:marBottom w:val="120"/>
          <w:divBdr>
            <w:top w:val="none" w:sz="0" w:space="0" w:color="auto"/>
            <w:left w:val="none" w:sz="0" w:space="0" w:color="auto"/>
            <w:bottom w:val="none" w:sz="0" w:space="0" w:color="auto"/>
            <w:right w:val="none" w:sz="0" w:space="0" w:color="auto"/>
          </w:divBdr>
        </w:div>
        <w:div w:id="1288732307">
          <w:marLeft w:val="1800"/>
          <w:marRight w:val="144"/>
          <w:marTop w:val="0"/>
          <w:marBottom w:val="120"/>
          <w:divBdr>
            <w:top w:val="none" w:sz="0" w:space="0" w:color="auto"/>
            <w:left w:val="none" w:sz="0" w:space="0" w:color="auto"/>
            <w:bottom w:val="none" w:sz="0" w:space="0" w:color="auto"/>
            <w:right w:val="none" w:sz="0" w:space="0" w:color="auto"/>
          </w:divBdr>
        </w:div>
        <w:div w:id="1606575153">
          <w:marLeft w:val="547"/>
          <w:marRight w:val="144"/>
          <w:marTop w:val="0"/>
          <w:marBottom w:val="120"/>
          <w:divBdr>
            <w:top w:val="none" w:sz="0" w:space="0" w:color="auto"/>
            <w:left w:val="none" w:sz="0" w:space="0" w:color="auto"/>
            <w:bottom w:val="none" w:sz="0" w:space="0" w:color="auto"/>
            <w:right w:val="none" w:sz="0" w:space="0" w:color="auto"/>
          </w:divBdr>
        </w:div>
        <w:div w:id="2101176306">
          <w:marLeft w:val="1166"/>
          <w:marRight w:val="144"/>
          <w:marTop w:val="0"/>
          <w:marBottom w:val="120"/>
          <w:divBdr>
            <w:top w:val="none" w:sz="0" w:space="0" w:color="auto"/>
            <w:left w:val="none" w:sz="0" w:space="0" w:color="auto"/>
            <w:bottom w:val="none" w:sz="0" w:space="0" w:color="auto"/>
            <w:right w:val="none" w:sz="0" w:space="0" w:color="auto"/>
          </w:divBdr>
        </w:div>
      </w:divsChild>
    </w:div>
    <w:div w:id="389110335">
      <w:bodyDiv w:val="1"/>
      <w:marLeft w:val="0"/>
      <w:marRight w:val="0"/>
      <w:marTop w:val="0"/>
      <w:marBottom w:val="0"/>
      <w:divBdr>
        <w:top w:val="none" w:sz="0" w:space="0" w:color="auto"/>
        <w:left w:val="none" w:sz="0" w:space="0" w:color="auto"/>
        <w:bottom w:val="none" w:sz="0" w:space="0" w:color="auto"/>
        <w:right w:val="none" w:sz="0" w:space="0" w:color="auto"/>
      </w:divBdr>
    </w:div>
    <w:div w:id="389311502">
      <w:bodyDiv w:val="1"/>
      <w:marLeft w:val="0"/>
      <w:marRight w:val="0"/>
      <w:marTop w:val="0"/>
      <w:marBottom w:val="0"/>
      <w:divBdr>
        <w:top w:val="none" w:sz="0" w:space="0" w:color="auto"/>
        <w:left w:val="none" w:sz="0" w:space="0" w:color="auto"/>
        <w:bottom w:val="none" w:sz="0" w:space="0" w:color="auto"/>
        <w:right w:val="none" w:sz="0" w:space="0" w:color="auto"/>
      </w:divBdr>
      <w:divsChild>
        <w:div w:id="151289299">
          <w:marLeft w:val="547"/>
          <w:marRight w:val="0"/>
          <w:marTop w:val="144"/>
          <w:marBottom w:val="0"/>
          <w:divBdr>
            <w:top w:val="none" w:sz="0" w:space="0" w:color="auto"/>
            <w:left w:val="none" w:sz="0" w:space="0" w:color="auto"/>
            <w:bottom w:val="none" w:sz="0" w:space="0" w:color="auto"/>
            <w:right w:val="none" w:sz="0" w:space="0" w:color="auto"/>
          </w:divBdr>
        </w:div>
        <w:div w:id="649600508">
          <w:marLeft w:val="547"/>
          <w:marRight w:val="0"/>
          <w:marTop w:val="144"/>
          <w:marBottom w:val="0"/>
          <w:divBdr>
            <w:top w:val="none" w:sz="0" w:space="0" w:color="auto"/>
            <w:left w:val="none" w:sz="0" w:space="0" w:color="auto"/>
            <w:bottom w:val="none" w:sz="0" w:space="0" w:color="auto"/>
            <w:right w:val="none" w:sz="0" w:space="0" w:color="auto"/>
          </w:divBdr>
        </w:div>
        <w:div w:id="1108040212">
          <w:marLeft w:val="1166"/>
          <w:marRight w:val="0"/>
          <w:marTop w:val="125"/>
          <w:marBottom w:val="0"/>
          <w:divBdr>
            <w:top w:val="none" w:sz="0" w:space="0" w:color="auto"/>
            <w:left w:val="none" w:sz="0" w:space="0" w:color="auto"/>
            <w:bottom w:val="none" w:sz="0" w:space="0" w:color="auto"/>
            <w:right w:val="none" w:sz="0" w:space="0" w:color="auto"/>
          </w:divBdr>
        </w:div>
        <w:div w:id="1542281306">
          <w:marLeft w:val="547"/>
          <w:marRight w:val="0"/>
          <w:marTop w:val="115"/>
          <w:marBottom w:val="0"/>
          <w:divBdr>
            <w:top w:val="none" w:sz="0" w:space="0" w:color="auto"/>
            <w:left w:val="none" w:sz="0" w:space="0" w:color="auto"/>
            <w:bottom w:val="none" w:sz="0" w:space="0" w:color="auto"/>
            <w:right w:val="none" w:sz="0" w:space="0" w:color="auto"/>
          </w:divBdr>
        </w:div>
        <w:div w:id="1742484727">
          <w:marLeft w:val="1166"/>
          <w:marRight w:val="0"/>
          <w:marTop w:val="125"/>
          <w:marBottom w:val="0"/>
          <w:divBdr>
            <w:top w:val="none" w:sz="0" w:space="0" w:color="auto"/>
            <w:left w:val="none" w:sz="0" w:space="0" w:color="auto"/>
            <w:bottom w:val="none" w:sz="0" w:space="0" w:color="auto"/>
            <w:right w:val="none" w:sz="0" w:space="0" w:color="auto"/>
          </w:divBdr>
        </w:div>
        <w:div w:id="1898395034">
          <w:marLeft w:val="547"/>
          <w:marRight w:val="0"/>
          <w:marTop w:val="144"/>
          <w:marBottom w:val="0"/>
          <w:divBdr>
            <w:top w:val="none" w:sz="0" w:space="0" w:color="auto"/>
            <w:left w:val="none" w:sz="0" w:space="0" w:color="auto"/>
            <w:bottom w:val="none" w:sz="0" w:space="0" w:color="auto"/>
            <w:right w:val="none" w:sz="0" w:space="0" w:color="auto"/>
          </w:divBdr>
        </w:div>
      </w:divsChild>
    </w:div>
    <w:div w:id="390688565">
      <w:bodyDiv w:val="1"/>
      <w:marLeft w:val="0"/>
      <w:marRight w:val="0"/>
      <w:marTop w:val="0"/>
      <w:marBottom w:val="0"/>
      <w:divBdr>
        <w:top w:val="none" w:sz="0" w:space="0" w:color="auto"/>
        <w:left w:val="none" w:sz="0" w:space="0" w:color="auto"/>
        <w:bottom w:val="none" w:sz="0" w:space="0" w:color="auto"/>
        <w:right w:val="none" w:sz="0" w:space="0" w:color="auto"/>
      </w:divBdr>
    </w:div>
    <w:div w:id="391347959">
      <w:bodyDiv w:val="1"/>
      <w:marLeft w:val="0"/>
      <w:marRight w:val="0"/>
      <w:marTop w:val="0"/>
      <w:marBottom w:val="0"/>
      <w:divBdr>
        <w:top w:val="none" w:sz="0" w:space="0" w:color="auto"/>
        <w:left w:val="none" w:sz="0" w:space="0" w:color="auto"/>
        <w:bottom w:val="none" w:sz="0" w:space="0" w:color="auto"/>
        <w:right w:val="none" w:sz="0" w:space="0" w:color="auto"/>
      </w:divBdr>
      <w:divsChild>
        <w:div w:id="176383517">
          <w:marLeft w:val="1166"/>
          <w:marRight w:val="0"/>
          <w:marTop w:val="240"/>
          <w:marBottom w:val="0"/>
          <w:divBdr>
            <w:top w:val="none" w:sz="0" w:space="0" w:color="auto"/>
            <w:left w:val="none" w:sz="0" w:space="0" w:color="auto"/>
            <w:bottom w:val="none" w:sz="0" w:space="0" w:color="auto"/>
            <w:right w:val="none" w:sz="0" w:space="0" w:color="auto"/>
          </w:divBdr>
        </w:div>
        <w:div w:id="864097176">
          <w:marLeft w:val="547"/>
          <w:marRight w:val="0"/>
          <w:marTop w:val="240"/>
          <w:marBottom w:val="0"/>
          <w:divBdr>
            <w:top w:val="none" w:sz="0" w:space="0" w:color="auto"/>
            <w:left w:val="none" w:sz="0" w:space="0" w:color="auto"/>
            <w:bottom w:val="none" w:sz="0" w:space="0" w:color="auto"/>
            <w:right w:val="none" w:sz="0" w:space="0" w:color="auto"/>
          </w:divBdr>
        </w:div>
      </w:divsChild>
    </w:div>
    <w:div w:id="391852695">
      <w:bodyDiv w:val="1"/>
      <w:marLeft w:val="0"/>
      <w:marRight w:val="0"/>
      <w:marTop w:val="0"/>
      <w:marBottom w:val="0"/>
      <w:divBdr>
        <w:top w:val="none" w:sz="0" w:space="0" w:color="auto"/>
        <w:left w:val="none" w:sz="0" w:space="0" w:color="auto"/>
        <w:bottom w:val="none" w:sz="0" w:space="0" w:color="auto"/>
        <w:right w:val="none" w:sz="0" w:space="0" w:color="auto"/>
      </w:divBdr>
    </w:div>
    <w:div w:id="391856869">
      <w:bodyDiv w:val="1"/>
      <w:marLeft w:val="0"/>
      <w:marRight w:val="0"/>
      <w:marTop w:val="0"/>
      <w:marBottom w:val="0"/>
      <w:divBdr>
        <w:top w:val="none" w:sz="0" w:space="0" w:color="auto"/>
        <w:left w:val="none" w:sz="0" w:space="0" w:color="auto"/>
        <w:bottom w:val="none" w:sz="0" w:space="0" w:color="auto"/>
        <w:right w:val="none" w:sz="0" w:space="0" w:color="auto"/>
      </w:divBdr>
      <w:divsChild>
        <w:div w:id="306009607">
          <w:marLeft w:val="1800"/>
          <w:marRight w:val="0"/>
          <w:marTop w:val="77"/>
          <w:marBottom w:val="0"/>
          <w:divBdr>
            <w:top w:val="none" w:sz="0" w:space="0" w:color="auto"/>
            <w:left w:val="none" w:sz="0" w:space="0" w:color="auto"/>
            <w:bottom w:val="none" w:sz="0" w:space="0" w:color="auto"/>
            <w:right w:val="none" w:sz="0" w:space="0" w:color="auto"/>
          </w:divBdr>
        </w:div>
        <w:div w:id="409079876">
          <w:marLeft w:val="1800"/>
          <w:marRight w:val="0"/>
          <w:marTop w:val="77"/>
          <w:marBottom w:val="0"/>
          <w:divBdr>
            <w:top w:val="none" w:sz="0" w:space="0" w:color="auto"/>
            <w:left w:val="none" w:sz="0" w:space="0" w:color="auto"/>
            <w:bottom w:val="none" w:sz="0" w:space="0" w:color="auto"/>
            <w:right w:val="none" w:sz="0" w:space="0" w:color="auto"/>
          </w:divBdr>
        </w:div>
        <w:div w:id="678895786">
          <w:marLeft w:val="1166"/>
          <w:marRight w:val="0"/>
          <w:marTop w:val="96"/>
          <w:marBottom w:val="0"/>
          <w:divBdr>
            <w:top w:val="none" w:sz="0" w:space="0" w:color="auto"/>
            <w:left w:val="none" w:sz="0" w:space="0" w:color="auto"/>
            <w:bottom w:val="none" w:sz="0" w:space="0" w:color="auto"/>
            <w:right w:val="none" w:sz="0" w:space="0" w:color="auto"/>
          </w:divBdr>
        </w:div>
        <w:div w:id="1234271638">
          <w:marLeft w:val="1800"/>
          <w:marRight w:val="0"/>
          <w:marTop w:val="77"/>
          <w:marBottom w:val="0"/>
          <w:divBdr>
            <w:top w:val="none" w:sz="0" w:space="0" w:color="auto"/>
            <w:left w:val="none" w:sz="0" w:space="0" w:color="auto"/>
            <w:bottom w:val="none" w:sz="0" w:space="0" w:color="auto"/>
            <w:right w:val="none" w:sz="0" w:space="0" w:color="auto"/>
          </w:divBdr>
        </w:div>
        <w:div w:id="1289315593">
          <w:marLeft w:val="1166"/>
          <w:marRight w:val="0"/>
          <w:marTop w:val="96"/>
          <w:marBottom w:val="0"/>
          <w:divBdr>
            <w:top w:val="none" w:sz="0" w:space="0" w:color="auto"/>
            <w:left w:val="none" w:sz="0" w:space="0" w:color="auto"/>
            <w:bottom w:val="none" w:sz="0" w:space="0" w:color="auto"/>
            <w:right w:val="none" w:sz="0" w:space="0" w:color="auto"/>
          </w:divBdr>
        </w:div>
        <w:div w:id="1333921274">
          <w:marLeft w:val="547"/>
          <w:marRight w:val="0"/>
          <w:marTop w:val="115"/>
          <w:marBottom w:val="0"/>
          <w:divBdr>
            <w:top w:val="none" w:sz="0" w:space="0" w:color="auto"/>
            <w:left w:val="none" w:sz="0" w:space="0" w:color="auto"/>
            <w:bottom w:val="none" w:sz="0" w:space="0" w:color="auto"/>
            <w:right w:val="none" w:sz="0" w:space="0" w:color="auto"/>
          </w:divBdr>
        </w:div>
        <w:div w:id="1351182866">
          <w:marLeft w:val="1166"/>
          <w:marRight w:val="0"/>
          <w:marTop w:val="96"/>
          <w:marBottom w:val="0"/>
          <w:divBdr>
            <w:top w:val="none" w:sz="0" w:space="0" w:color="auto"/>
            <w:left w:val="none" w:sz="0" w:space="0" w:color="auto"/>
            <w:bottom w:val="none" w:sz="0" w:space="0" w:color="auto"/>
            <w:right w:val="none" w:sz="0" w:space="0" w:color="auto"/>
          </w:divBdr>
        </w:div>
        <w:div w:id="1600218401">
          <w:marLeft w:val="1800"/>
          <w:marRight w:val="0"/>
          <w:marTop w:val="77"/>
          <w:marBottom w:val="0"/>
          <w:divBdr>
            <w:top w:val="none" w:sz="0" w:space="0" w:color="auto"/>
            <w:left w:val="none" w:sz="0" w:space="0" w:color="auto"/>
            <w:bottom w:val="none" w:sz="0" w:space="0" w:color="auto"/>
            <w:right w:val="none" w:sz="0" w:space="0" w:color="auto"/>
          </w:divBdr>
        </w:div>
        <w:div w:id="1614895795">
          <w:marLeft w:val="1800"/>
          <w:marRight w:val="0"/>
          <w:marTop w:val="77"/>
          <w:marBottom w:val="0"/>
          <w:divBdr>
            <w:top w:val="none" w:sz="0" w:space="0" w:color="auto"/>
            <w:left w:val="none" w:sz="0" w:space="0" w:color="auto"/>
            <w:bottom w:val="none" w:sz="0" w:space="0" w:color="auto"/>
            <w:right w:val="none" w:sz="0" w:space="0" w:color="auto"/>
          </w:divBdr>
        </w:div>
        <w:div w:id="2112822872">
          <w:marLeft w:val="1800"/>
          <w:marRight w:val="0"/>
          <w:marTop w:val="77"/>
          <w:marBottom w:val="0"/>
          <w:divBdr>
            <w:top w:val="none" w:sz="0" w:space="0" w:color="auto"/>
            <w:left w:val="none" w:sz="0" w:space="0" w:color="auto"/>
            <w:bottom w:val="none" w:sz="0" w:space="0" w:color="auto"/>
            <w:right w:val="none" w:sz="0" w:space="0" w:color="auto"/>
          </w:divBdr>
        </w:div>
      </w:divsChild>
    </w:div>
    <w:div w:id="393893418">
      <w:bodyDiv w:val="1"/>
      <w:marLeft w:val="0"/>
      <w:marRight w:val="0"/>
      <w:marTop w:val="0"/>
      <w:marBottom w:val="0"/>
      <w:divBdr>
        <w:top w:val="none" w:sz="0" w:space="0" w:color="auto"/>
        <w:left w:val="none" w:sz="0" w:space="0" w:color="auto"/>
        <w:bottom w:val="none" w:sz="0" w:space="0" w:color="auto"/>
        <w:right w:val="none" w:sz="0" w:space="0" w:color="auto"/>
      </w:divBdr>
      <w:divsChild>
        <w:div w:id="639648970">
          <w:marLeft w:val="0"/>
          <w:marRight w:val="0"/>
          <w:marTop w:val="0"/>
          <w:marBottom w:val="0"/>
          <w:divBdr>
            <w:top w:val="none" w:sz="0" w:space="0" w:color="auto"/>
            <w:left w:val="none" w:sz="0" w:space="0" w:color="auto"/>
            <w:bottom w:val="none" w:sz="0" w:space="0" w:color="auto"/>
            <w:right w:val="none" w:sz="0" w:space="0" w:color="auto"/>
          </w:divBdr>
          <w:divsChild>
            <w:div w:id="951478578">
              <w:marLeft w:val="0"/>
              <w:marRight w:val="0"/>
              <w:marTop w:val="0"/>
              <w:marBottom w:val="0"/>
              <w:divBdr>
                <w:top w:val="none" w:sz="0" w:space="0" w:color="auto"/>
                <w:left w:val="none" w:sz="0" w:space="0" w:color="auto"/>
                <w:bottom w:val="none" w:sz="0" w:space="0" w:color="auto"/>
                <w:right w:val="none" w:sz="0" w:space="0" w:color="auto"/>
              </w:divBdr>
            </w:div>
            <w:div w:id="1239746626">
              <w:marLeft w:val="0"/>
              <w:marRight w:val="0"/>
              <w:marTop w:val="0"/>
              <w:marBottom w:val="0"/>
              <w:divBdr>
                <w:top w:val="none" w:sz="0" w:space="0" w:color="auto"/>
                <w:left w:val="none" w:sz="0" w:space="0" w:color="auto"/>
                <w:bottom w:val="none" w:sz="0" w:space="0" w:color="auto"/>
                <w:right w:val="none" w:sz="0" w:space="0" w:color="auto"/>
              </w:divBdr>
            </w:div>
            <w:div w:id="1272709770">
              <w:marLeft w:val="0"/>
              <w:marRight w:val="0"/>
              <w:marTop w:val="0"/>
              <w:marBottom w:val="0"/>
              <w:divBdr>
                <w:top w:val="none" w:sz="0" w:space="0" w:color="auto"/>
                <w:left w:val="none" w:sz="0" w:space="0" w:color="auto"/>
                <w:bottom w:val="none" w:sz="0" w:space="0" w:color="auto"/>
                <w:right w:val="none" w:sz="0" w:space="0" w:color="auto"/>
              </w:divBdr>
            </w:div>
            <w:div w:id="1471941884">
              <w:marLeft w:val="0"/>
              <w:marRight w:val="0"/>
              <w:marTop w:val="0"/>
              <w:marBottom w:val="0"/>
              <w:divBdr>
                <w:top w:val="none" w:sz="0" w:space="0" w:color="auto"/>
                <w:left w:val="none" w:sz="0" w:space="0" w:color="auto"/>
                <w:bottom w:val="none" w:sz="0" w:space="0" w:color="auto"/>
                <w:right w:val="none" w:sz="0" w:space="0" w:color="auto"/>
              </w:divBdr>
            </w:div>
            <w:div w:id="19456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9336">
      <w:bodyDiv w:val="1"/>
      <w:marLeft w:val="0"/>
      <w:marRight w:val="0"/>
      <w:marTop w:val="0"/>
      <w:marBottom w:val="0"/>
      <w:divBdr>
        <w:top w:val="none" w:sz="0" w:space="0" w:color="auto"/>
        <w:left w:val="none" w:sz="0" w:space="0" w:color="auto"/>
        <w:bottom w:val="none" w:sz="0" w:space="0" w:color="auto"/>
        <w:right w:val="none" w:sz="0" w:space="0" w:color="auto"/>
      </w:divBdr>
    </w:div>
    <w:div w:id="394937687">
      <w:bodyDiv w:val="1"/>
      <w:marLeft w:val="0"/>
      <w:marRight w:val="0"/>
      <w:marTop w:val="0"/>
      <w:marBottom w:val="0"/>
      <w:divBdr>
        <w:top w:val="none" w:sz="0" w:space="0" w:color="auto"/>
        <w:left w:val="none" w:sz="0" w:space="0" w:color="auto"/>
        <w:bottom w:val="none" w:sz="0" w:space="0" w:color="auto"/>
        <w:right w:val="none" w:sz="0" w:space="0" w:color="auto"/>
      </w:divBdr>
    </w:div>
    <w:div w:id="395325239">
      <w:bodyDiv w:val="1"/>
      <w:marLeft w:val="0"/>
      <w:marRight w:val="0"/>
      <w:marTop w:val="0"/>
      <w:marBottom w:val="0"/>
      <w:divBdr>
        <w:top w:val="none" w:sz="0" w:space="0" w:color="auto"/>
        <w:left w:val="none" w:sz="0" w:space="0" w:color="auto"/>
        <w:bottom w:val="none" w:sz="0" w:space="0" w:color="auto"/>
        <w:right w:val="none" w:sz="0" w:space="0" w:color="auto"/>
      </w:divBdr>
    </w:div>
    <w:div w:id="397245956">
      <w:bodyDiv w:val="1"/>
      <w:marLeft w:val="0"/>
      <w:marRight w:val="0"/>
      <w:marTop w:val="0"/>
      <w:marBottom w:val="0"/>
      <w:divBdr>
        <w:top w:val="none" w:sz="0" w:space="0" w:color="auto"/>
        <w:left w:val="none" w:sz="0" w:space="0" w:color="auto"/>
        <w:bottom w:val="none" w:sz="0" w:space="0" w:color="auto"/>
        <w:right w:val="none" w:sz="0" w:space="0" w:color="auto"/>
      </w:divBdr>
    </w:div>
    <w:div w:id="398787489">
      <w:bodyDiv w:val="1"/>
      <w:marLeft w:val="0"/>
      <w:marRight w:val="0"/>
      <w:marTop w:val="0"/>
      <w:marBottom w:val="0"/>
      <w:divBdr>
        <w:top w:val="none" w:sz="0" w:space="0" w:color="auto"/>
        <w:left w:val="none" w:sz="0" w:space="0" w:color="auto"/>
        <w:bottom w:val="none" w:sz="0" w:space="0" w:color="auto"/>
        <w:right w:val="none" w:sz="0" w:space="0" w:color="auto"/>
      </w:divBdr>
    </w:div>
    <w:div w:id="399838721">
      <w:bodyDiv w:val="1"/>
      <w:marLeft w:val="0"/>
      <w:marRight w:val="0"/>
      <w:marTop w:val="0"/>
      <w:marBottom w:val="0"/>
      <w:divBdr>
        <w:top w:val="none" w:sz="0" w:space="0" w:color="auto"/>
        <w:left w:val="none" w:sz="0" w:space="0" w:color="auto"/>
        <w:bottom w:val="none" w:sz="0" w:space="0" w:color="auto"/>
        <w:right w:val="none" w:sz="0" w:space="0" w:color="auto"/>
      </w:divBdr>
    </w:div>
    <w:div w:id="399908872">
      <w:bodyDiv w:val="1"/>
      <w:marLeft w:val="0"/>
      <w:marRight w:val="0"/>
      <w:marTop w:val="0"/>
      <w:marBottom w:val="0"/>
      <w:divBdr>
        <w:top w:val="none" w:sz="0" w:space="0" w:color="auto"/>
        <w:left w:val="none" w:sz="0" w:space="0" w:color="auto"/>
        <w:bottom w:val="none" w:sz="0" w:space="0" w:color="auto"/>
        <w:right w:val="none" w:sz="0" w:space="0" w:color="auto"/>
      </w:divBdr>
    </w:div>
    <w:div w:id="400298880">
      <w:bodyDiv w:val="1"/>
      <w:marLeft w:val="0"/>
      <w:marRight w:val="0"/>
      <w:marTop w:val="0"/>
      <w:marBottom w:val="0"/>
      <w:divBdr>
        <w:top w:val="none" w:sz="0" w:space="0" w:color="auto"/>
        <w:left w:val="none" w:sz="0" w:space="0" w:color="auto"/>
        <w:bottom w:val="none" w:sz="0" w:space="0" w:color="auto"/>
        <w:right w:val="none" w:sz="0" w:space="0" w:color="auto"/>
      </w:divBdr>
    </w:div>
    <w:div w:id="400373457">
      <w:bodyDiv w:val="1"/>
      <w:marLeft w:val="0"/>
      <w:marRight w:val="0"/>
      <w:marTop w:val="0"/>
      <w:marBottom w:val="0"/>
      <w:divBdr>
        <w:top w:val="none" w:sz="0" w:space="0" w:color="auto"/>
        <w:left w:val="none" w:sz="0" w:space="0" w:color="auto"/>
        <w:bottom w:val="none" w:sz="0" w:space="0" w:color="auto"/>
        <w:right w:val="none" w:sz="0" w:space="0" w:color="auto"/>
      </w:divBdr>
    </w:div>
    <w:div w:id="400955458">
      <w:bodyDiv w:val="1"/>
      <w:marLeft w:val="0"/>
      <w:marRight w:val="0"/>
      <w:marTop w:val="0"/>
      <w:marBottom w:val="0"/>
      <w:divBdr>
        <w:top w:val="none" w:sz="0" w:space="0" w:color="auto"/>
        <w:left w:val="none" w:sz="0" w:space="0" w:color="auto"/>
        <w:bottom w:val="none" w:sz="0" w:space="0" w:color="auto"/>
        <w:right w:val="none" w:sz="0" w:space="0" w:color="auto"/>
      </w:divBdr>
      <w:divsChild>
        <w:div w:id="329480339">
          <w:marLeft w:val="0"/>
          <w:marRight w:val="0"/>
          <w:marTop w:val="0"/>
          <w:marBottom w:val="0"/>
          <w:divBdr>
            <w:top w:val="none" w:sz="0" w:space="0" w:color="auto"/>
            <w:left w:val="none" w:sz="0" w:space="0" w:color="auto"/>
            <w:bottom w:val="none" w:sz="0" w:space="0" w:color="auto"/>
            <w:right w:val="none" w:sz="0" w:space="0" w:color="auto"/>
          </w:divBdr>
        </w:div>
        <w:div w:id="1119488625">
          <w:marLeft w:val="0"/>
          <w:marRight w:val="0"/>
          <w:marTop w:val="0"/>
          <w:marBottom w:val="0"/>
          <w:divBdr>
            <w:top w:val="none" w:sz="0" w:space="0" w:color="auto"/>
            <w:left w:val="none" w:sz="0" w:space="0" w:color="auto"/>
            <w:bottom w:val="none" w:sz="0" w:space="0" w:color="auto"/>
            <w:right w:val="none" w:sz="0" w:space="0" w:color="auto"/>
          </w:divBdr>
        </w:div>
      </w:divsChild>
    </w:div>
    <w:div w:id="401367074">
      <w:bodyDiv w:val="1"/>
      <w:marLeft w:val="0"/>
      <w:marRight w:val="0"/>
      <w:marTop w:val="0"/>
      <w:marBottom w:val="0"/>
      <w:divBdr>
        <w:top w:val="none" w:sz="0" w:space="0" w:color="auto"/>
        <w:left w:val="none" w:sz="0" w:space="0" w:color="auto"/>
        <w:bottom w:val="none" w:sz="0" w:space="0" w:color="auto"/>
        <w:right w:val="none" w:sz="0" w:space="0" w:color="auto"/>
      </w:divBdr>
    </w:div>
    <w:div w:id="402265343">
      <w:bodyDiv w:val="1"/>
      <w:marLeft w:val="0"/>
      <w:marRight w:val="0"/>
      <w:marTop w:val="0"/>
      <w:marBottom w:val="0"/>
      <w:divBdr>
        <w:top w:val="none" w:sz="0" w:space="0" w:color="auto"/>
        <w:left w:val="none" w:sz="0" w:space="0" w:color="auto"/>
        <w:bottom w:val="none" w:sz="0" w:space="0" w:color="auto"/>
        <w:right w:val="none" w:sz="0" w:space="0" w:color="auto"/>
      </w:divBdr>
    </w:div>
    <w:div w:id="402795600">
      <w:bodyDiv w:val="1"/>
      <w:marLeft w:val="0"/>
      <w:marRight w:val="0"/>
      <w:marTop w:val="0"/>
      <w:marBottom w:val="0"/>
      <w:divBdr>
        <w:top w:val="none" w:sz="0" w:space="0" w:color="auto"/>
        <w:left w:val="none" w:sz="0" w:space="0" w:color="auto"/>
        <w:bottom w:val="none" w:sz="0" w:space="0" w:color="auto"/>
        <w:right w:val="none" w:sz="0" w:space="0" w:color="auto"/>
      </w:divBdr>
      <w:divsChild>
        <w:div w:id="225730453">
          <w:marLeft w:val="1166"/>
          <w:marRight w:val="0"/>
          <w:marTop w:val="86"/>
          <w:marBottom w:val="0"/>
          <w:divBdr>
            <w:top w:val="none" w:sz="0" w:space="0" w:color="auto"/>
            <w:left w:val="none" w:sz="0" w:space="0" w:color="auto"/>
            <w:bottom w:val="none" w:sz="0" w:space="0" w:color="auto"/>
            <w:right w:val="none" w:sz="0" w:space="0" w:color="auto"/>
          </w:divBdr>
        </w:div>
        <w:div w:id="407313023">
          <w:marLeft w:val="1166"/>
          <w:marRight w:val="0"/>
          <w:marTop w:val="86"/>
          <w:marBottom w:val="0"/>
          <w:divBdr>
            <w:top w:val="none" w:sz="0" w:space="0" w:color="auto"/>
            <w:left w:val="none" w:sz="0" w:space="0" w:color="auto"/>
            <w:bottom w:val="none" w:sz="0" w:space="0" w:color="auto"/>
            <w:right w:val="none" w:sz="0" w:space="0" w:color="auto"/>
          </w:divBdr>
        </w:div>
        <w:div w:id="719520453">
          <w:marLeft w:val="1166"/>
          <w:marRight w:val="0"/>
          <w:marTop w:val="86"/>
          <w:marBottom w:val="0"/>
          <w:divBdr>
            <w:top w:val="none" w:sz="0" w:space="0" w:color="auto"/>
            <w:left w:val="none" w:sz="0" w:space="0" w:color="auto"/>
            <w:bottom w:val="none" w:sz="0" w:space="0" w:color="auto"/>
            <w:right w:val="none" w:sz="0" w:space="0" w:color="auto"/>
          </w:divBdr>
        </w:div>
        <w:div w:id="1254511965">
          <w:marLeft w:val="1166"/>
          <w:marRight w:val="0"/>
          <w:marTop w:val="86"/>
          <w:marBottom w:val="0"/>
          <w:divBdr>
            <w:top w:val="none" w:sz="0" w:space="0" w:color="auto"/>
            <w:left w:val="none" w:sz="0" w:space="0" w:color="auto"/>
            <w:bottom w:val="none" w:sz="0" w:space="0" w:color="auto"/>
            <w:right w:val="none" w:sz="0" w:space="0" w:color="auto"/>
          </w:divBdr>
        </w:div>
        <w:div w:id="1413432176">
          <w:marLeft w:val="547"/>
          <w:marRight w:val="0"/>
          <w:marTop w:val="86"/>
          <w:marBottom w:val="0"/>
          <w:divBdr>
            <w:top w:val="none" w:sz="0" w:space="0" w:color="auto"/>
            <w:left w:val="none" w:sz="0" w:space="0" w:color="auto"/>
            <w:bottom w:val="none" w:sz="0" w:space="0" w:color="auto"/>
            <w:right w:val="none" w:sz="0" w:space="0" w:color="auto"/>
          </w:divBdr>
        </w:div>
        <w:div w:id="1503547173">
          <w:marLeft w:val="1166"/>
          <w:marRight w:val="0"/>
          <w:marTop w:val="86"/>
          <w:marBottom w:val="0"/>
          <w:divBdr>
            <w:top w:val="none" w:sz="0" w:space="0" w:color="auto"/>
            <w:left w:val="none" w:sz="0" w:space="0" w:color="auto"/>
            <w:bottom w:val="none" w:sz="0" w:space="0" w:color="auto"/>
            <w:right w:val="none" w:sz="0" w:space="0" w:color="auto"/>
          </w:divBdr>
        </w:div>
        <w:div w:id="1901284586">
          <w:marLeft w:val="1166"/>
          <w:marRight w:val="0"/>
          <w:marTop w:val="86"/>
          <w:marBottom w:val="0"/>
          <w:divBdr>
            <w:top w:val="none" w:sz="0" w:space="0" w:color="auto"/>
            <w:left w:val="none" w:sz="0" w:space="0" w:color="auto"/>
            <w:bottom w:val="none" w:sz="0" w:space="0" w:color="auto"/>
            <w:right w:val="none" w:sz="0" w:space="0" w:color="auto"/>
          </w:divBdr>
        </w:div>
      </w:divsChild>
    </w:div>
    <w:div w:id="402991793">
      <w:bodyDiv w:val="1"/>
      <w:marLeft w:val="0"/>
      <w:marRight w:val="0"/>
      <w:marTop w:val="0"/>
      <w:marBottom w:val="0"/>
      <w:divBdr>
        <w:top w:val="none" w:sz="0" w:space="0" w:color="auto"/>
        <w:left w:val="none" w:sz="0" w:space="0" w:color="auto"/>
        <w:bottom w:val="none" w:sz="0" w:space="0" w:color="auto"/>
        <w:right w:val="none" w:sz="0" w:space="0" w:color="auto"/>
      </w:divBdr>
      <w:divsChild>
        <w:div w:id="595671717">
          <w:marLeft w:val="547"/>
          <w:marRight w:val="0"/>
          <w:marTop w:val="154"/>
          <w:marBottom w:val="0"/>
          <w:divBdr>
            <w:top w:val="none" w:sz="0" w:space="0" w:color="auto"/>
            <w:left w:val="none" w:sz="0" w:space="0" w:color="auto"/>
            <w:bottom w:val="none" w:sz="0" w:space="0" w:color="auto"/>
            <w:right w:val="none" w:sz="0" w:space="0" w:color="auto"/>
          </w:divBdr>
        </w:div>
        <w:div w:id="787510654">
          <w:marLeft w:val="1800"/>
          <w:marRight w:val="0"/>
          <w:marTop w:val="115"/>
          <w:marBottom w:val="0"/>
          <w:divBdr>
            <w:top w:val="none" w:sz="0" w:space="0" w:color="auto"/>
            <w:left w:val="none" w:sz="0" w:space="0" w:color="auto"/>
            <w:bottom w:val="none" w:sz="0" w:space="0" w:color="auto"/>
            <w:right w:val="none" w:sz="0" w:space="0" w:color="auto"/>
          </w:divBdr>
        </w:div>
        <w:div w:id="1055736149">
          <w:marLeft w:val="1166"/>
          <w:marRight w:val="0"/>
          <w:marTop w:val="134"/>
          <w:marBottom w:val="0"/>
          <w:divBdr>
            <w:top w:val="none" w:sz="0" w:space="0" w:color="auto"/>
            <w:left w:val="none" w:sz="0" w:space="0" w:color="auto"/>
            <w:bottom w:val="none" w:sz="0" w:space="0" w:color="auto"/>
            <w:right w:val="none" w:sz="0" w:space="0" w:color="auto"/>
          </w:divBdr>
        </w:div>
        <w:div w:id="1135484153">
          <w:marLeft w:val="1166"/>
          <w:marRight w:val="0"/>
          <w:marTop w:val="134"/>
          <w:marBottom w:val="0"/>
          <w:divBdr>
            <w:top w:val="none" w:sz="0" w:space="0" w:color="auto"/>
            <w:left w:val="none" w:sz="0" w:space="0" w:color="auto"/>
            <w:bottom w:val="none" w:sz="0" w:space="0" w:color="auto"/>
            <w:right w:val="none" w:sz="0" w:space="0" w:color="auto"/>
          </w:divBdr>
        </w:div>
        <w:div w:id="1386370271">
          <w:marLeft w:val="1800"/>
          <w:marRight w:val="0"/>
          <w:marTop w:val="115"/>
          <w:marBottom w:val="0"/>
          <w:divBdr>
            <w:top w:val="none" w:sz="0" w:space="0" w:color="auto"/>
            <w:left w:val="none" w:sz="0" w:space="0" w:color="auto"/>
            <w:bottom w:val="none" w:sz="0" w:space="0" w:color="auto"/>
            <w:right w:val="none" w:sz="0" w:space="0" w:color="auto"/>
          </w:divBdr>
        </w:div>
        <w:div w:id="2092771307">
          <w:marLeft w:val="1800"/>
          <w:marRight w:val="0"/>
          <w:marTop w:val="115"/>
          <w:marBottom w:val="0"/>
          <w:divBdr>
            <w:top w:val="none" w:sz="0" w:space="0" w:color="auto"/>
            <w:left w:val="none" w:sz="0" w:space="0" w:color="auto"/>
            <w:bottom w:val="none" w:sz="0" w:space="0" w:color="auto"/>
            <w:right w:val="none" w:sz="0" w:space="0" w:color="auto"/>
          </w:divBdr>
        </w:div>
      </w:divsChild>
    </w:div>
    <w:div w:id="404762760">
      <w:bodyDiv w:val="1"/>
      <w:marLeft w:val="0"/>
      <w:marRight w:val="0"/>
      <w:marTop w:val="0"/>
      <w:marBottom w:val="0"/>
      <w:divBdr>
        <w:top w:val="none" w:sz="0" w:space="0" w:color="auto"/>
        <w:left w:val="none" w:sz="0" w:space="0" w:color="auto"/>
        <w:bottom w:val="none" w:sz="0" w:space="0" w:color="auto"/>
        <w:right w:val="none" w:sz="0" w:space="0" w:color="auto"/>
      </w:divBdr>
    </w:div>
    <w:div w:id="408120545">
      <w:bodyDiv w:val="1"/>
      <w:marLeft w:val="0"/>
      <w:marRight w:val="0"/>
      <w:marTop w:val="0"/>
      <w:marBottom w:val="0"/>
      <w:divBdr>
        <w:top w:val="none" w:sz="0" w:space="0" w:color="auto"/>
        <w:left w:val="none" w:sz="0" w:space="0" w:color="auto"/>
        <w:bottom w:val="none" w:sz="0" w:space="0" w:color="auto"/>
        <w:right w:val="none" w:sz="0" w:space="0" w:color="auto"/>
      </w:divBdr>
      <w:divsChild>
        <w:div w:id="1944074762">
          <w:marLeft w:val="0"/>
          <w:marRight w:val="0"/>
          <w:marTop w:val="0"/>
          <w:marBottom w:val="0"/>
          <w:divBdr>
            <w:top w:val="none" w:sz="0" w:space="0" w:color="auto"/>
            <w:left w:val="none" w:sz="0" w:space="0" w:color="auto"/>
            <w:bottom w:val="none" w:sz="0" w:space="0" w:color="auto"/>
            <w:right w:val="none" w:sz="0" w:space="0" w:color="auto"/>
          </w:divBdr>
          <w:divsChild>
            <w:div w:id="89814512">
              <w:marLeft w:val="0"/>
              <w:marRight w:val="0"/>
              <w:marTop w:val="0"/>
              <w:marBottom w:val="0"/>
              <w:divBdr>
                <w:top w:val="none" w:sz="0" w:space="0" w:color="auto"/>
                <w:left w:val="none" w:sz="0" w:space="0" w:color="auto"/>
                <w:bottom w:val="none" w:sz="0" w:space="0" w:color="auto"/>
                <w:right w:val="none" w:sz="0" w:space="0" w:color="auto"/>
              </w:divBdr>
            </w:div>
            <w:div w:id="139855365">
              <w:marLeft w:val="0"/>
              <w:marRight w:val="0"/>
              <w:marTop w:val="0"/>
              <w:marBottom w:val="0"/>
              <w:divBdr>
                <w:top w:val="none" w:sz="0" w:space="0" w:color="auto"/>
                <w:left w:val="none" w:sz="0" w:space="0" w:color="auto"/>
                <w:bottom w:val="none" w:sz="0" w:space="0" w:color="auto"/>
                <w:right w:val="none" w:sz="0" w:space="0" w:color="auto"/>
              </w:divBdr>
            </w:div>
            <w:div w:id="325867131">
              <w:marLeft w:val="0"/>
              <w:marRight w:val="0"/>
              <w:marTop w:val="0"/>
              <w:marBottom w:val="0"/>
              <w:divBdr>
                <w:top w:val="none" w:sz="0" w:space="0" w:color="auto"/>
                <w:left w:val="none" w:sz="0" w:space="0" w:color="auto"/>
                <w:bottom w:val="none" w:sz="0" w:space="0" w:color="auto"/>
                <w:right w:val="none" w:sz="0" w:space="0" w:color="auto"/>
              </w:divBdr>
            </w:div>
            <w:div w:id="619799529">
              <w:marLeft w:val="0"/>
              <w:marRight w:val="0"/>
              <w:marTop w:val="0"/>
              <w:marBottom w:val="0"/>
              <w:divBdr>
                <w:top w:val="none" w:sz="0" w:space="0" w:color="auto"/>
                <w:left w:val="none" w:sz="0" w:space="0" w:color="auto"/>
                <w:bottom w:val="none" w:sz="0" w:space="0" w:color="auto"/>
                <w:right w:val="none" w:sz="0" w:space="0" w:color="auto"/>
              </w:divBdr>
            </w:div>
            <w:div w:id="758873013">
              <w:marLeft w:val="0"/>
              <w:marRight w:val="0"/>
              <w:marTop w:val="0"/>
              <w:marBottom w:val="0"/>
              <w:divBdr>
                <w:top w:val="none" w:sz="0" w:space="0" w:color="auto"/>
                <w:left w:val="none" w:sz="0" w:space="0" w:color="auto"/>
                <w:bottom w:val="none" w:sz="0" w:space="0" w:color="auto"/>
                <w:right w:val="none" w:sz="0" w:space="0" w:color="auto"/>
              </w:divBdr>
            </w:div>
            <w:div w:id="1469856762">
              <w:marLeft w:val="0"/>
              <w:marRight w:val="0"/>
              <w:marTop w:val="0"/>
              <w:marBottom w:val="0"/>
              <w:divBdr>
                <w:top w:val="none" w:sz="0" w:space="0" w:color="auto"/>
                <w:left w:val="none" w:sz="0" w:space="0" w:color="auto"/>
                <w:bottom w:val="none" w:sz="0" w:space="0" w:color="auto"/>
                <w:right w:val="none" w:sz="0" w:space="0" w:color="auto"/>
              </w:divBdr>
            </w:div>
            <w:div w:id="1856071878">
              <w:marLeft w:val="0"/>
              <w:marRight w:val="0"/>
              <w:marTop w:val="0"/>
              <w:marBottom w:val="0"/>
              <w:divBdr>
                <w:top w:val="none" w:sz="0" w:space="0" w:color="auto"/>
                <w:left w:val="none" w:sz="0" w:space="0" w:color="auto"/>
                <w:bottom w:val="none" w:sz="0" w:space="0" w:color="auto"/>
                <w:right w:val="none" w:sz="0" w:space="0" w:color="auto"/>
              </w:divBdr>
            </w:div>
            <w:div w:id="1930429363">
              <w:marLeft w:val="0"/>
              <w:marRight w:val="0"/>
              <w:marTop w:val="0"/>
              <w:marBottom w:val="0"/>
              <w:divBdr>
                <w:top w:val="none" w:sz="0" w:space="0" w:color="auto"/>
                <w:left w:val="none" w:sz="0" w:space="0" w:color="auto"/>
                <w:bottom w:val="none" w:sz="0" w:space="0" w:color="auto"/>
                <w:right w:val="none" w:sz="0" w:space="0" w:color="auto"/>
              </w:divBdr>
            </w:div>
            <w:div w:id="1973169742">
              <w:marLeft w:val="0"/>
              <w:marRight w:val="0"/>
              <w:marTop w:val="0"/>
              <w:marBottom w:val="0"/>
              <w:divBdr>
                <w:top w:val="none" w:sz="0" w:space="0" w:color="auto"/>
                <w:left w:val="none" w:sz="0" w:space="0" w:color="auto"/>
                <w:bottom w:val="none" w:sz="0" w:space="0" w:color="auto"/>
                <w:right w:val="none" w:sz="0" w:space="0" w:color="auto"/>
              </w:divBdr>
            </w:div>
            <w:div w:id="20661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4458">
      <w:bodyDiv w:val="1"/>
      <w:marLeft w:val="0"/>
      <w:marRight w:val="0"/>
      <w:marTop w:val="0"/>
      <w:marBottom w:val="0"/>
      <w:divBdr>
        <w:top w:val="none" w:sz="0" w:space="0" w:color="auto"/>
        <w:left w:val="none" w:sz="0" w:space="0" w:color="auto"/>
        <w:bottom w:val="none" w:sz="0" w:space="0" w:color="auto"/>
        <w:right w:val="none" w:sz="0" w:space="0" w:color="auto"/>
      </w:divBdr>
    </w:div>
    <w:div w:id="409425888">
      <w:bodyDiv w:val="1"/>
      <w:marLeft w:val="0"/>
      <w:marRight w:val="0"/>
      <w:marTop w:val="0"/>
      <w:marBottom w:val="0"/>
      <w:divBdr>
        <w:top w:val="none" w:sz="0" w:space="0" w:color="auto"/>
        <w:left w:val="none" w:sz="0" w:space="0" w:color="auto"/>
        <w:bottom w:val="none" w:sz="0" w:space="0" w:color="auto"/>
        <w:right w:val="none" w:sz="0" w:space="0" w:color="auto"/>
      </w:divBdr>
      <w:divsChild>
        <w:div w:id="1719357263">
          <w:marLeft w:val="547"/>
          <w:marRight w:val="0"/>
          <w:marTop w:val="115"/>
          <w:marBottom w:val="0"/>
          <w:divBdr>
            <w:top w:val="none" w:sz="0" w:space="0" w:color="auto"/>
            <w:left w:val="none" w:sz="0" w:space="0" w:color="auto"/>
            <w:bottom w:val="none" w:sz="0" w:space="0" w:color="auto"/>
            <w:right w:val="none" w:sz="0" w:space="0" w:color="auto"/>
          </w:divBdr>
        </w:div>
      </w:divsChild>
    </w:div>
    <w:div w:id="409541425">
      <w:bodyDiv w:val="1"/>
      <w:marLeft w:val="0"/>
      <w:marRight w:val="0"/>
      <w:marTop w:val="0"/>
      <w:marBottom w:val="0"/>
      <w:divBdr>
        <w:top w:val="none" w:sz="0" w:space="0" w:color="auto"/>
        <w:left w:val="none" w:sz="0" w:space="0" w:color="auto"/>
        <w:bottom w:val="none" w:sz="0" w:space="0" w:color="auto"/>
        <w:right w:val="none" w:sz="0" w:space="0" w:color="auto"/>
      </w:divBdr>
    </w:div>
    <w:div w:id="409890250">
      <w:bodyDiv w:val="1"/>
      <w:marLeft w:val="0"/>
      <w:marRight w:val="0"/>
      <w:marTop w:val="0"/>
      <w:marBottom w:val="0"/>
      <w:divBdr>
        <w:top w:val="none" w:sz="0" w:space="0" w:color="auto"/>
        <w:left w:val="none" w:sz="0" w:space="0" w:color="auto"/>
        <w:bottom w:val="none" w:sz="0" w:space="0" w:color="auto"/>
        <w:right w:val="none" w:sz="0" w:space="0" w:color="auto"/>
      </w:divBdr>
      <w:divsChild>
        <w:div w:id="1686058031">
          <w:marLeft w:val="1166"/>
          <w:marRight w:val="0"/>
          <w:marTop w:val="106"/>
          <w:marBottom w:val="0"/>
          <w:divBdr>
            <w:top w:val="none" w:sz="0" w:space="0" w:color="auto"/>
            <w:left w:val="none" w:sz="0" w:space="0" w:color="auto"/>
            <w:bottom w:val="none" w:sz="0" w:space="0" w:color="auto"/>
            <w:right w:val="none" w:sz="0" w:space="0" w:color="auto"/>
          </w:divBdr>
        </w:div>
        <w:div w:id="1776441343">
          <w:marLeft w:val="547"/>
          <w:marRight w:val="0"/>
          <w:marTop w:val="115"/>
          <w:marBottom w:val="0"/>
          <w:divBdr>
            <w:top w:val="none" w:sz="0" w:space="0" w:color="auto"/>
            <w:left w:val="none" w:sz="0" w:space="0" w:color="auto"/>
            <w:bottom w:val="none" w:sz="0" w:space="0" w:color="auto"/>
            <w:right w:val="none" w:sz="0" w:space="0" w:color="auto"/>
          </w:divBdr>
        </w:div>
      </w:divsChild>
    </w:div>
    <w:div w:id="409931030">
      <w:bodyDiv w:val="1"/>
      <w:marLeft w:val="0"/>
      <w:marRight w:val="0"/>
      <w:marTop w:val="0"/>
      <w:marBottom w:val="0"/>
      <w:divBdr>
        <w:top w:val="none" w:sz="0" w:space="0" w:color="auto"/>
        <w:left w:val="none" w:sz="0" w:space="0" w:color="auto"/>
        <w:bottom w:val="none" w:sz="0" w:space="0" w:color="auto"/>
        <w:right w:val="none" w:sz="0" w:space="0" w:color="auto"/>
      </w:divBdr>
    </w:div>
    <w:div w:id="411784084">
      <w:bodyDiv w:val="1"/>
      <w:marLeft w:val="0"/>
      <w:marRight w:val="0"/>
      <w:marTop w:val="0"/>
      <w:marBottom w:val="0"/>
      <w:divBdr>
        <w:top w:val="none" w:sz="0" w:space="0" w:color="auto"/>
        <w:left w:val="none" w:sz="0" w:space="0" w:color="auto"/>
        <w:bottom w:val="none" w:sz="0" w:space="0" w:color="auto"/>
        <w:right w:val="none" w:sz="0" w:space="0" w:color="auto"/>
      </w:divBdr>
    </w:div>
    <w:div w:id="412822136">
      <w:bodyDiv w:val="1"/>
      <w:marLeft w:val="0"/>
      <w:marRight w:val="0"/>
      <w:marTop w:val="0"/>
      <w:marBottom w:val="0"/>
      <w:divBdr>
        <w:top w:val="none" w:sz="0" w:space="0" w:color="auto"/>
        <w:left w:val="none" w:sz="0" w:space="0" w:color="auto"/>
        <w:bottom w:val="none" w:sz="0" w:space="0" w:color="auto"/>
        <w:right w:val="none" w:sz="0" w:space="0" w:color="auto"/>
      </w:divBdr>
      <w:divsChild>
        <w:div w:id="1014772637">
          <w:marLeft w:val="0"/>
          <w:marRight w:val="0"/>
          <w:marTop w:val="0"/>
          <w:marBottom w:val="0"/>
          <w:divBdr>
            <w:top w:val="none" w:sz="0" w:space="0" w:color="auto"/>
            <w:left w:val="none" w:sz="0" w:space="0" w:color="auto"/>
            <w:bottom w:val="none" w:sz="0" w:space="0" w:color="auto"/>
            <w:right w:val="none" w:sz="0" w:space="0" w:color="auto"/>
          </w:divBdr>
          <w:divsChild>
            <w:div w:id="55979206">
              <w:marLeft w:val="0"/>
              <w:marRight w:val="0"/>
              <w:marTop w:val="0"/>
              <w:marBottom w:val="0"/>
              <w:divBdr>
                <w:top w:val="none" w:sz="0" w:space="0" w:color="auto"/>
                <w:left w:val="none" w:sz="0" w:space="0" w:color="auto"/>
                <w:bottom w:val="none" w:sz="0" w:space="0" w:color="auto"/>
                <w:right w:val="none" w:sz="0" w:space="0" w:color="auto"/>
              </w:divBdr>
            </w:div>
            <w:div w:id="596209577">
              <w:marLeft w:val="0"/>
              <w:marRight w:val="0"/>
              <w:marTop w:val="0"/>
              <w:marBottom w:val="0"/>
              <w:divBdr>
                <w:top w:val="none" w:sz="0" w:space="0" w:color="auto"/>
                <w:left w:val="none" w:sz="0" w:space="0" w:color="auto"/>
                <w:bottom w:val="none" w:sz="0" w:space="0" w:color="auto"/>
                <w:right w:val="none" w:sz="0" w:space="0" w:color="auto"/>
              </w:divBdr>
            </w:div>
            <w:div w:id="200215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164502">
      <w:bodyDiv w:val="1"/>
      <w:marLeft w:val="0"/>
      <w:marRight w:val="0"/>
      <w:marTop w:val="0"/>
      <w:marBottom w:val="0"/>
      <w:divBdr>
        <w:top w:val="none" w:sz="0" w:space="0" w:color="auto"/>
        <w:left w:val="none" w:sz="0" w:space="0" w:color="auto"/>
        <w:bottom w:val="none" w:sz="0" w:space="0" w:color="auto"/>
        <w:right w:val="none" w:sz="0" w:space="0" w:color="auto"/>
      </w:divBdr>
    </w:div>
    <w:div w:id="413283625">
      <w:bodyDiv w:val="1"/>
      <w:marLeft w:val="0"/>
      <w:marRight w:val="0"/>
      <w:marTop w:val="0"/>
      <w:marBottom w:val="0"/>
      <w:divBdr>
        <w:top w:val="none" w:sz="0" w:space="0" w:color="auto"/>
        <w:left w:val="none" w:sz="0" w:space="0" w:color="auto"/>
        <w:bottom w:val="none" w:sz="0" w:space="0" w:color="auto"/>
        <w:right w:val="none" w:sz="0" w:space="0" w:color="auto"/>
      </w:divBdr>
    </w:div>
    <w:div w:id="413626442">
      <w:bodyDiv w:val="1"/>
      <w:marLeft w:val="0"/>
      <w:marRight w:val="0"/>
      <w:marTop w:val="0"/>
      <w:marBottom w:val="0"/>
      <w:divBdr>
        <w:top w:val="none" w:sz="0" w:space="0" w:color="auto"/>
        <w:left w:val="none" w:sz="0" w:space="0" w:color="auto"/>
        <w:bottom w:val="none" w:sz="0" w:space="0" w:color="auto"/>
        <w:right w:val="none" w:sz="0" w:space="0" w:color="auto"/>
      </w:divBdr>
    </w:div>
    <w:div w:id="413670038">
      <w:bodyDiv w:val="1"/>
      <w:marLeft w:val="0"/>
      <w:marRight w:val="0"/>
      <w:marTop w:val="0"/>
      <w:marBottom w:val="0"/>
      <w:divBdr>
        <w:top w:val="none" w:sz="0" w:space="0" w:color="auto"/>
        <w:left w:val="none" w:sz="0" w:space="0" w:color="auto"/>
        <w:bottom w:val="none" w:sz="0" w:space="0" w:color="auto"/>
        <w:right w:val="none" w:sz="0" w:space="0" w:color="auto"/>
      </w:divBdr>
    </w:div>
    <w:div w:id="414284756">
      <w:bodyDiv w:val="1"/>
      <w:marLeft w:val="0"/>
      <w:marRight w:val="0"/>
      <w:marTop w:val="0"/>
      <w:marBottom w:val="0"/>
      <w:divBdr>
        <w:top w:val="none" w:sz="0" w:space="0" w:color="auto"/>
        <w:left w:val="none" w:sz="0" w:space="0" w:color="auto"/>
        <w:bottom w:val="none" w:sz="0" w:space="0" w:color="auto"/>
        <w:right w:val="none" w:sz="0" w:space="0" w:color="auto"/>
      </w:divBdr>
    </w:div>
    <w:div w:id="414670838">
      <w:bodyDiv w:val="1"/>
      <w:marLeft w:val="0"/>
      <w:marRight w:val="0"/>
      <w:marTop w:val="0"/>
      <w:marBottom w:val="0"/>
      <w:divBdr>
        <w:top w:val="none" w:sz="0" w:space="0" w:color="auto"/>
        <w:left w:val="none" w:sz="0" w:space="0" w:color="auto"/>
        <w:bottom w:val="none" w:sz="0" w:space="0" w:color="auto"/>
        <w:right w:val="none" w:sz="0" w:space="0" w:color="auto"/>
      </w:divBdr>
      <w:divsChild>
        <w:div w:id="244648579">
          <w:marLeft w:val="1166"/>
          <w:marRight w:val="0"/>
          <w:marTop w:val="115"/>
          <w:marBottom w:val="0"/>
          <w:divBdr>
            <w:top w:val="none" w:sz="0" w:space="0" w:color="auto"/>
            <w:left w:val="none" w:sz="0" w:space="0" w:color="auto"/>
            <w:bottom w:val="none" w:sz="0" w:space="0" w:color="auto"/>
            <w:right w:val="none" w:sz="0" w:space="0" w:color="auto"/>
          </w:divBdr>
        </w:div>
        <w:div w:id="319970847">
          <w:marLeft w:val="1166"/>
          <w:marRight w:val="0"/>
          <w:marTop w:val="115"/>
          <w:marBottom w:val="0"/>
          <w:divBdr>
            <w:top w:val="none" w:sz="0" w:space="0" w:color="auto"/>
            <w:left w:val="none" w:sz="0" w:space="0" w:color="auto"/>
            <w:bottom w:val="none" w:sz="0" w:space="0" w:color="auto"/>
            <w:right w:val="none" w:sz="0" w:space="0" w:color="auto"/>
          </w:divBdr>
        </w:div>
        <w:div w:id="1033730648">
          <w:marLeft w:val="1166"/>
          <w:marRight w:val="0"/>
          <w:marTop w:val="115"/>
          <w:marBottom w:val="0"/>
          <w:divBdr>
            <w:top w:val="none" w:sz="0" w:space="0" w:color="auto"/>
            <w:left w:val="none" w:sz="0" w:space="0" w:color="auto"/>
            <w:bottom w:val="none" w:sz="0" w:space="0" w:color="auto"/>
            <w:right w:val="none" w:sz="0" w:space="0" w:color="auto"/>
          </w:divBdr>
        </w:div>
        <w:div w:id="1651061074">
          <w:marLeft w:val="547"/>
          <w:marRight w:val="0"/>
          <w:marTop w:val="134"/>
          <w:marBottom w:val="0"/>
          <w:divBdr>
            <w:top w:val="none" w:sz="0" w:space="0" w:color="auto"/>
            <w:left w:val="none" w:sz="0" w:space="0" w:color="auto"/>
            <w:bottom w:val="none" w:sz="0" w:space="0" w:color="auto"/>
            <w:right w:val="none" w:sz="0" w:space="0" w:color="auto"/>
          </w:divBdr>
        </w:div>
        <w:div w:id="1745446449">
          <w:marLeft w:val="1166"/>
          <w:marRight w:val="0"/>
          <w:marTop w:val="115"/>
          <w:marBottom w:val="0"/>
          <w:divBdr>
            <w:top w:val="none" w:sz="0" w:space="0" w:color="auto"/>
            <w:left w:val="none" w:sz="0" w:space="0" w:color="auto"/>
            <w:bottom w:val="none" w:sz="0" w:space="0" w:color="auto"/>
            <w:right w:val="none" w:sz="0" w:space="0" w:color="auto"/>
          </w:divBdr>
        </w:div>
      </w:divsChild>
    </w:div>
    <w:div w:id="414790147">
      <w:bodyDiv w:val="1"/>
      <w:marLeft w:val="0"/>
      <w:marRight w:val="0"/>
      <w:marTop w:val="0"/>
      <w:marBottom w:val="0"/>
      <w:divBdr>
        <w:top w:val="none" w:sz="0" w:space="0" w:color="auto"/>
        <w:left w:val="none" w:sz="0" w:space="0" w:color="auto"/>
        <w:bottom w:val="none" w:sz="0" w:space="0" w:color="auto"/>
        <w:right w:val="none" w:sz="0" w:space="0" w:color="auto"/>
      </w:divBdr>
    </w:div>
    <w:div w:id="415253547">
      <w:bodyDiv w:val="1"/>
      <w:marLeft w:val="0"/>
      <w:marRight w:val="0"/>
      <w:marTop w:val="0"/>
      <w:marBottom w:val="0"/>
      <w:divBdr>
        <w:top w:val="none" w:sz="0" w:space="0" w:color="auto"/>
        <w:left w:val="none" w:sz="0" w:space="0" w:color="auto"/>
        <w:bottom w:val="none" w:sz="0" w:space="0" w:color="auto"/>
        <w:right w:val="none" w:sz="0" w:space="0" w:color="auto"/>
      </w:divBdr>
      <w:divsChild>
        <w:div w:id="95947253">
          <w:marLeft w:val="1800"/>
          <w:marRight w:val="0"/>
          <w:marTop w:val="86"/>
          <w:marBottom w:val="120"/>
          <w:divBdr>
            <w:top w:val="none" w:sz="0" w:space="0" w:color="auto"/>
            <w:left w:val="none" w:sz="0" w:space="0" w:color="auto"/>
            <w:bottom w:val="none" w:sz="0" w:space="0" w:color="auto"/>
            <w:right w:val="none" w:sz="0" w:space="0" w:color="auto"/>
          </w:divBdr>
        </w:div>
        <w:div w:id="439379756">
          <w:marLeft w:val="1166"/>
          <w:marRight w:val="0"/>
          <w:marTop w:val="96"/>
          <w:marBottom w:val="120"/>
          <w:divBdr>
            <w:top w:val="none" w:sz="0" w:space="0" w:color="auto"/>
            <w:left w:val="none" w:sz="0" w:space="0" w:color="auto"/>
            <w:bottom w:val="none" w:sz="0" w:space="0" w:color="auto"/>
            <w:right w:val="none" w:sz="0" w:space="0" w:color="auto"/>
          </w:divBdr>
        </w:div>
        <w:div w:id="614211413">
          <w:marLeft w:val="1800"/>
          <w:marRight w:val="0"/>
          <w:marTop w:val="86"/>
          <w:marBottom w:val="120"/>
          <w:divBdr>
            <w:top w:val="none" w:sz="0" w:space="0" w:color="auto"/>
            <w:left w:val="none" w:sz="0" w:space="0" w:color="auto"/>
            <w:bottom w:val="none" w:sz="0" w:space="0" w:color="auto"/>
            <w:right w:val="none" w:sz="0" w:space="0" w:color="auto"/>
          </w:divBdr>
        </w:div>
        <w:div w:id="775566679">
          <w:marLeft w:val="1800"/>
          <w:marRight w:val="0"/>
          <w:marTop w:val="86"/>
          <w:marBottom w:val="120"/>
          <w:divBdr>
            <w:top w:val="none" w:sz="0" w:space="0" w:color="auto"/>
            <w:left w:val="none" w:sz="0" w:space="0" w:color="auto"/>
            <w:bottom w:val="none" w:sz="0" w:space="0" w:color="auto"/>
            <w:right w:val="none" w:sz="0" w:space="0" w:color="auto"/>
          </w:divBdr>
        </w:div>
        <w:div w:id="970667595">
          <w:marLeft w:val="547"/>
          <w:marRight w:val="0"/>
          <w:marTop w:val="134"/>
          <w:marBottom w:val="120"/>
          <w:divBdr>
            <w:top w:val="none" w:sz="0" w:space="0" w:color="auto"/>
            <w:left w:val="none" w:sz="0" w:space="0" w:color="auto"/>
            <w:bottom w:val="none" w:sz="0" w:space="0" w:color="auto"/>
            <w:right w:val="none" w:sz="0" w:space="0" w:color="auto"/>
          </w:divBdr>
        </w:div>
        <w:div w:id="1274442654">
          <w:marLeft w:val="1166"/>
          <w:marRight w:val="0"/>
          <w:marTop w:val="96"/>
          <w:marBottom w:val="120"/>
          <w:divBdr>
            <w:top w:val="none" w:sz="0" w:space="0" w:color="auto"/>
            <w:left w:val="none" w:sz="0" w:space="0" w:color="auto"/>
            <w:bottom w:val="none" w:sz="0" w:space="0" w:color="auto"/>
            <w:right w:val="none" w:sz="0" w:space="0" w:color="auto"/>
          </w:divBdr>
        </w:div>
        <w:div w:id="1411004791">
          <w:marLeft w:val="1800"/>
          <w:marRight w:val="0"/>
          <w:marTop w:val="86"/>
          <w:marBottom w:val="120"/>
          <w:divBdr>
            <w:top w:val="none" w:sz="0" w:space="0" w:color="auto"/>
            <w:left w:val="none" w:sz="0" w:space="0" w:color="auto"/>
            <w:bottom w:val="none" w:sz="0" w:space="0" w:color="auto"/>
            <w:right w:val="none" w:sz="0" w:space="0" w:color="auto"/>
          </w:divBdr>
        </w:div>
        <w:div w:id="1534728462">
          <w:marLeft w:val="1166"/>
          <w:marRight w:val="0"/>
          <w:marTop w:val="96"/>
          <w:marBottom w:val="120"/>
          <w:divBdr>
            <w:top w:val="none" w:sz="0" w:space="0" w:color="auto"/>
            <w:left w:val="none" w:sz="0" w:space="0" w:color="auto"/>
            <w:bottom w:val="none" w:sz="0" w:space="0" w:color="auto"/>
            <w:right w:val="none" w:sz="0" w:space="0" w:color="auto"/>
          </w:divBdr>
        </w:div>
        <w:div w:id="2092461806">
          <w:marLeft w:val="1166"/>
          <w:marRight w:val="0"/>
          <w:marTop w:val="96"/>
          <w:marBottom w:val="120"/>
          <w:divBdr>
            <w:top w:val="none" w:sz="0" w:space="0" w:color="auto"/>
            <w:left w:val="none" w:sz="0" w:space="0" w:color="auto"/>
            <w:bottom w:val="none" w:sz="0" w:space="0" w:color="auto"/>
            <w:right w:val="none" w:sz="0" w:space="0" w:color="auto"/>
          </w:divBdr>
        </w:div>
      </w:divsChild>
    </w:div>
    <w:div w:id="415446771">
      <w:bodyDiv w:val="1"/>
      <w:marLeft w:val="0"/>
      <w:marRight w:val="0"/>
      <w:marTop w:val="0"/>
      <w:marBottom w:val="0"/>
      <w:divBdr>
        <w:top w:val="none" w:sz="0" w:space="0" w:color="auto"/>
        <w:left w:val="none" w:sz="0" w:space="0" w:color="auto"/>
        <w:bottom w:val="none" w:sz="0" w:space="0" w:color="auto"/>
        <w:right w:val="none" w:sz="0" w:space="0" w:color="auto"/>
      </w:divBdr>
    </w:div>
    <w:div w:id="417096577">
      <w:bodyDiv w:val="1"/>
      <w:marLeft w:val="0"/>
      <w:marRight w:val="0"/>
      <w:marTop w:val="0"/>
      <w:marBottom w:val="0"/>
      <w:divBdr>
        <w:top w:val="none" w:sz="0" w:space="0" w:color="auto"/>
        <w:left w:val="none" w:sz="0" w:space="0" w:color="auto"/>
        <w:bottom w:val="none" w:sz="0" w:space="0" w:color="auto"/>
        <w:right w:val="none" w:sz="0" w:space="0" w:color="auto"/>
      </w:divBdr>
    </w:div>
    <w:div w:id="418870418">
      <w:bodyDiv w:val="1"/>
      <w:marLeft w:val="0"/>
      <w:marRight w:val="0"/>
      <w:marTop w:val="0"/>
      <w:marBottom w:val="0"/>
      <w:divBdr>
        <w:top w:val="none" w:sz="0" w:space="0" w:color="auto"/>
        <w:left w:val="none" w:sz="0" w:space="0" w:color="auto"/>
        <w:bottom w:val="none" w:sz="0" w:space="0" w:color="auto"/>
        <w:right w:val="none" w:sz="0" w:space="0" w:color="auto"/>
      </w:divBdr>
      <w:divsChild>
        <w:div w:id="1552309051">
          <w:marLeft w:val="0"/>
          <w:marRight w:val="0"/>
          <w:marTop w:val="0"/>
          <w:marBottom w:val="0"/>
          <w:divBdr>
            <w:top w:val="none" w:sz="0" w:space="0" w:color="auto"/>
            <w:left w:val="none" w:sz="0" w:space="0" w:color="auto"/>
            <w:bottom w:val="none" w:sz="0" w:space="0" w:color="auto"/>
            <w:right w:val="none" w:sz="0" w:space="0" w:color="auto"/>
          </w:divBdr>
          <w:divsChild>
            <w:div w:id="87626829">
              <w:marLeft w:val="0"/>
              <w:marRight w:val="0"/>
              <w:marTop w:val="0"/>
              <w:marBottom w:val="0"/>
              <w:divBdr>
                <w:top w:val="none" w:sz="0" w:space="0" w:color="auto"/>
                <w:left w:val="none" w:sz="0" w:space="0" w:color="auto"/>
                <w:bottom w:val="none" w:sz="0" w:space="0" w:color="auto"/>
                <w:right w:val="none" w:sz="0" w:space="0" w:color="auto"/>
              </w:divBdr>
            </w:div>
            <w:div w:id="283776285">
              <w:marLeft w:val="0"/>
              <w:marRight w:val="0"/>
              <w:marTop w:val="0"/>
              <w:marBottom w:val="0"/>
              <w:divBdr>
                <w:top w:val="none" w:sz="0" w:space="0" w:color="auto"/>
                <w:left w:val="none" w:sz="0" w:space="0" w:color="auto"/>
                <w:bottom w:val="none" w:sz="0" w:space="0" w:color="auto"/>
                <w:right w:val="none" w:sz="0" w:space="0" w:color="auto"/>
              </w:divBdr>
            </w:div>
            <w:div w:id="442728219">
              <w:marLeft w:val="0"/>
              <w:marRight w:val="0"/>
              <w:marTop w:val="0"/>
              <w:marBottom w:val="0"/>
              <w:divBdr>
                <w:top w:val="none" w:sz="0" w:space="0" w:color="auto"/>
                <w:left w:val="none" w:sz="0" w:space="0" w:color="auto"/>
                <w:bottom w:val="none" w:sz="0" w:space="0" w:color="auto"/>
                <w:right w:val="none" w:sz="0" w:space="0" w:color="auto"/>
              </w:divBdr>
            </w:div>
            <w:div w:id="913785630">
              <w:marLeft w:val="0"/>
              <w:marRight w:val="0"/>
              <w:marTop w:val="0"/>
              <w:marBottom w:val="0"/>
              <w:divBdr>
                <w:top w:val="none" w:sz="0" w:space="0" w:color="auto"/>
                <w:left w:val="none" w:sz="0" w:space="0" w:color="auto"/>
                <w:bottom w:val="none" w:sz="0" w:space="0" w:color="auto"/>
                <w:right w:val="none" w:sz="0" w:space="0" w:color="auto"/>
              </w:divBdr>
            </w:div>
            <w:div w:id="1278217529">
              <w:marLeft w:val="0"/>
              <w:marRight w:val="0"/>
              <w:marTop w:val="0"/>
              <w:marBottom w:val="0"/>
              <w:divBdr>
                <w:top w:val="none" w:sz="0" w:space="0" w:color="auto"/>
                <w:left w:val="none" w:sz="0" w:space="0" w:color="auto"/>
                <w:bottom w:val="none" w:sz="0" w:space="0" w:color="auto"/>
                <w:right w:val="none" w:sz="0" w:space="0" w:color="auto"/>
              </w:divBdr>
            </w:div>
            <w:div w:id="1297637075">
              <w:marLeft w:val="0"/>
              <w:marRight w:val="0"/>
              <w:marTop w:val="0"/>
              <w:marBottom w:val="0"/>
              <w:divBdr>
                <w:top w:val="none" w:sz="0" w:space="0" w:color="auto"/>
                <w:left w:val="none" w:sz="0" w:space="0" w:color="auto"/>
                <w:bottom w:val="none" w:sz="0" w:space="0" w:color="auto"/>
                <w:right w:val="none" w:sz="0" w:space="0" w:color="auto"/>
              </w:divBdr>
            </w:div>
            <w:div w:id="1353267069">
              <w:marLeft w:val="0"/>
              <w:marRight w:val="0"/>
              <w:marTop w:val="0"/>
              <w:marBottom w:val="0"/>
              <w:divBdr>
                <w:top w:val="none" w:sz="0" w:space="0" w:color="auto"/>
                <w:left w:val="none" w:sz="0" w:space="0" w:color="auto"/>
                <w:bottom w:val="none" w:sz="0" w:space="0" w:color="auto"/>
                <w:right w:val="none" w:sz="0" w:space="0" w:color="auto"/>
              </w:divBdr>
            </w:div>
            <w:div w:id="1489328054">
              <w:marLeft w:val="0"/>
              <w:marRight w:val="0"/>
              <w:marTop w:val="0"/>
              <w:marBottom w:val="0"/>
              <w:divBdr>
                <w:top w:val="none" w:sz="0" w:space="0" w:color="auto"/>
                <w:left w:val="none" w:sz="0" w:space="0" w:color="auto"/>
                <w:bottom w:val="none" w:sz="0" w:space="0" w:color="auto"/>
                <w:right w:val="none" w:sz="0" w:space="0" w:color="auto"/>
              </w:divBdr>
            </w:div>
            <w:div w:id="1671719340">
              <w:marLeft w:val="0"/>
              <w:marRight w:val="0"/>
              <w:marTop w:val="0"/>
              <w:marBottom w:val="0"/>
              <w:divBdr>
                <w:top w:val="none" w:sz="0" w:space="0" w:color="auto"/>
                <w:left w:val="none" w:sz="0" w:space="0" w:color="auto"/>
                <w:bottom w:val="none" w:sz="0" w:space="0" w:color="auto"/>
                <w:right w:val="none" w:sz="0" w:space="0" w:color="auto"/>
              </w:divBdr>
            </w:div>
            <w:div w:id="18109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27555">
      <w:bodyDiv w:val="1"/>
      <w:marLeft w:val="0"/>
      <w:marRight w:val="0"/>
      <w:marTop w:val="0"/>
      <w:marBottom w:val="0"/>
      <w:divBdr>
        <w:top w:val="none" w:sz="0" w:space="0" w:color="auto"/>
        <w:left w:val="none" w:sz="0" w:space="0" w:color="auto"/>
        <w:bottom w:val="none" w:sz="0" w:space="0" w:color="auto"/>
        <w:right w:val="none" w:sz="0" w:space="0" w:color="auto"/>
      </w:divBdr>
    </w:div>
    <w:div w:id="420565504">
      <w:bodyDiv w:val="1"/>
      <w:marLeft w:val="0"/>
      <w:marRight w:val="0"/>
      <w:marTop w:val="0"/>
      <w:marBottom w:val="0"/>
      <w:divBdr>
        <w:top w:val="none" w:sz="0" w:space="0" w:color="auto"/>
        <w:left w:val="none" w:sz="0" w:space="0" w:color="auto"/>
        <w:bottom w:val="none" w:sz="0" w:space="0" w:color="auto"/>
        <w:right w:val="none" w:sz="0" w:space="0" w:color="auto"/>
      </w:divBdr>
    </w:div>
    <w:div w:id="421683748">
      <w:bodyDiv w:val="1"/>
      <w:marLeft w:val="0"/>
      <w:marRight w:val="0"/>
      <w:marTop w:val="0"/>
      <w:marBottom w:val="0"/>
      <w:divBdr>
        <w:top w:val="none" w:sz="0" w:space="0" w:color="auto"/>
        <w:left w:val="none" w:sz="0" w:space="0" w:color="auto"/>
        <w:bottom w:val="none" w:sz="0" w:space="0" w:color="auto"/>
        <w:right w:val="none" w:sz="0" w:space="0" w:color="auto"/>
      </w:divBdr>
      <w:divsChild>
        <w:div w:id="39400910">
          <w:marLeft w:val="1166"/>
          <w:marRight w:val="0"/>
          <w:marTop w:val="115"/>
          <w:marBottom w:val="0"/>
          <w:divBdr>
            <w:top w:val="none" w:sz="0" w:space="0" w:color="auto"/>
            <w:left w:val="none" w:sz="0" w:space="0" w:color="auto"/>
            <w:bottom w:val="none" w:sz="0" w:space="0" w:color="auto"/>
            <w:right w:val="none" w:sz="0" w:space="0" w:color="auto"/>
          </w:divBdr>
        </w:div>
        <w:div w:id="117528289">
          <w:marLeft w:val="1166"/>
          <w:marRight w:val="0"/>
          <w:marTop w:val="115"/>
          <w:marBottom w:val="0"/>
          <w:divBdr>
            <w:top w:val="none" w:sz="0" w:space="0" w:color="auto"/>
            <w:left w:val="none" w:sz="0" w:space="0" w:color="auto"/>
            <w:bottom w:val="none" w:sz="0" w:space="0" w:color="auto"/>
            <w:right w:val="none" w:sz="0" w:space="0" w:color="auto"/>
          </w:divBdr>
        </w:div>
        <w:div w:id="387802753">
          <w:marLeft w:val="547"/>
          <w:marRight w:val="0"/>
          <w:marTop w:val="130"/>
          <w:marBottom w:val="0"/>
          <w:divBdr>
            <w:top w:val="none" w:sz="0" w:space="0" w:color="auto"/>
            <w:left w:val="none" w:sz="0" w:space="0" w:color="auto"/>
            <w:bottom w:val="none" w:sz="0" w:space="0" w:color="auto"/>
            <w:right w:val="none" w:sz="0" w:space="0" w:color="auto"/>
          </w:divBdr>
        </w:div>
        <w:div w:id="893854359">
          <w:marLeft w:val="1800"/>
          <w:marRight w:val="0"/>
          <w:marTop w:val="96"/>
          <w:marBottom w:val="0"/>
          <w:divBdr>
            <w:top w:val="none" w:sz="0" w:space="0" w:color="auto"/>
            <w:left w:val="none" w:sz="0" w:space="0" w:color="auto"/>
            <w:bottom w:val="none" w:sz="0" w:space="0" w:color="auto"/>
            <w:right w:val="none" w:sz="0" w:space="0" w:color="auto"/>
          </w:divBdr>
        </w:div>
        <w:div w:id="1521629860">
          <w:marLeft w:val="547"/>
          <w:marRight w:val="0"/>
          <w:marTop w:val="130"/>
          <w:marBottom w:val="0"/>
          <w:divBdr>
            <w:top w:val="none" w:sz="0" w:space="0" w:color="auto"/>
            <w:left w:val="none" w:sz="0" w:space="0" w:color="auto"/>
            <w:bottom w:val="none" w:sz="0" w:space="0" w:color="auto"/>
            <w:right w:val="none" w:sz="0" w:space="0" w:color="auto"/>
          </w:divBdr>
        </w:div>
        <w:div w:id="1885436055">
          <w:marLeft w:val="547"/>
          <w:marRight w:val="0"/>
          <w:marTop w:val="130"/>
          <w:marBottom w:val="0"/>
          <w:divBdr>
            <w:top w:val="none" w:sz="0" w:space="0" w:color="auto"/>
            <w:left w:val="none" w:sz="0" w:space="0" w:color="auto"/>
            <w:bottom w:val="none" w:sz="0" w:space="0" w:color="auto"/>
            <w:right w:val="none" w:sz="0" w:space="0" w:color="auto"/>
          </w:divBdr>
        </w:div>
      </w:divsChild>
    </w:div>
    <w:div w:id="421920964">
      <w:bodyDiv w:val="1"/>
      <w:marLeft w:val="0"/>
      <w:marRight w:val="0"/>
      <w:marTop w:val="0"/>
      <w:marBottom w:val="0"/>
      <w:divBdr>
        <w:top w:val="none" w:sz="0" w:space="0" w:color="auto"/>
        <w:left w:val="none" w:sz="0" w:space="0" w:color="auto"/>
        <w:bottom w:val="none" w:sz="0" w:space="0" w:color="auto"/>
        <w:right w:val="none" w:sz="0" w:space="0" w:color="auto"/>
      </w:divBdr>
      <w:divsChild>
        <w:div w:id="35934866">
          <w:marLeft w:val="1080"/>
          <w:marRight w:val="0"/>
          <w:marTop w:val="100"/>
          <w:marBottom w:val="0"/>
          <w:divBdr>
            <w:top w:val="none" w:sz="0" w:space="0" w:color="auto"/>
            <w:left w:val="none" w:sz="0" w:space="0" w:color="auto"/>
            <w:bottom w:val="none" w:sz="0" w:space="0" w:color="auto"/>
            <w:right w:val="none" w:sz="0" w:space="0" w:color="auto"/>
          </w:divBdr>
        </w:div>
        <w:div w:id="342047735">
          <w:marLeft w:val="1080"/>
          <w:marRight w:val="0"/>
          <w:marTop w:val="100"/>
          <w:marBottom w:val="0"/>
          <w:divBdr>
            <w:top w:val="none" w:sz="0" w:space="0" w:color="auto"/>
            <w:left w:val="none" w:sz="0" w:space="0" w:color="auto"/>
            <w:bottom w:val="none" w:sz="0" w:space="0" w:color="auto"/>
            <w:right w:val="none" w:sz="0" w:space="0" w:color="auto"/>
          </w:divBdr>
        </w:div>
        <w:div w:id="536502553">
          <w:marLeft w:val="360"/>
          <w:marRight w:val="0"/>
          <w:marTop w:val="200"/>
          <w:marBottom w:val="0"/>
          <w:divBdr>
            <w:top w:val="none" w:sz="0" w:space="0" w:color="auto"/>
            <w:left w:val="none" w:sz="0" w:space="0" w:color="auto"/>
            <w:bottom w:val="none" w:sz="0" w:space="0" w:color="auto"/>
            <w:right w:val="none" w:sz="0" w:space="0" w:color="auto"/>
          </w:divBdr>
        </w:div>
      </w:divsChild>
    </w:div>
    <w:div w:id="422607322">
      <w:bodyDiv w:val="1"/>
      <w:marLeft w:val="0"/>
      <w:marRight w:val="0"/>
      <w:marTop w:val="0"/>
      <w:marBottom w:val="0"/>
      <w:divBdr>
        <w:top w:val="none" w:sz="0" w:space="0" w:color="auto"/>
        <w:left w:val="none" w:sz="0" w:space="0" w:color="auto"/>
        <w:bottom w:val="none" w:sz="0" w:space="0" w:color="auto"/>
        <w:right w:val="none" w:sz="0" w:space="0" w:color="auto"/>
      </w:divBdr>
      <w:divsChild>
        <w:div w:id="979458752">
          <w:marLeft w:val="0"/>
          <w:marRight w:val="0"/>
          <w:marTop w:val="0"/>
          <w:marBottom w:val="0"/>
          <w:divBdr>
            <w:top w:val="none" w:sz="0" w:space="0" w:color="auto"/>
            <w:left w:val="none" w:sz="0" w:space="0" w:color="auto"/>
            <w:bottom w:val="none" w:sz="0" w:space="0" w:color="auto"/>
            <w:right w:val="none" w:sz="0" w:space="0" w:color="auto"/>
          </w:divBdr>
          <w:divsChild>
            <w:div w:id="502627522">
              <w:marLeft w:val="0"/>
              <w:marRight w:val="0"/>
              <w:marTop w:val="0"/>
              <w:marBottom w:val="0"/>
              <w:divBdr>
                <w:top w:val="none" w:sz="0" w:space="0" w:color="auto"/>
                <w:left w:val="none" w:sz="0" w:space="0" w:color="auto"/>
                <w:bottom w:val="none" w:sz="0" w:space="0" w:color="auto"/>
                <w:right w:val="none" w:sz="0" w:space="0" w:color="auto"/>
              </w:divBdr>
            </w:div>
            <w:div w:id="13258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0585">
      <w:bodyDiv w:val="1"/>
      <w:marLeft w:val="0"/>
      <w:marRight w:val="0"/>
      <w:marTop w:val="0"/>
      <w:marBottom w:val="0"/>
      <w:divBdr>
        <w:top w:val="none" w:sz="0" w:space="0" w:color="auto"/>
        <w:left w:val="none" w:sz="0" w:space="0" w:color="auto"/>
        <w:bottom w:val="none" w:sz="0" w:space="0" w:color="auto"/>
        <w:right w:val="none" w:sz="0" w:space="0" w:color="auto"/>
      </w:divBdr>
    </w:div>
    <w:div w:id="423109233">
      <w:bodyDiv w:val="1"/>
      <w:marLeft w:val="0"/>
      <w:marRight w:val="0"/>
      <w:marTop w:val="0"/>
      <w:marBottom w:val="0"/>
      <w:divBdr>
        <w:top w:val="none" w:sz="0" w:space="0" w:color="auto"/>
        <w:left w:val="none" w:sz="0" w:space="0" w:color="auto"/>
        <w:bottom w:val="none" w:sz="0" w:space="0" w:color="auto"/>
        <w:right w:val="none" w:sz="0" w:space="0" w:color="auto"/>
      </w:divBdr>
      <w:divsChild>
        <w:div w:id="69735244">
          <w:marLeft w:val="547"/>
          <w:marRight w:val="0"/>
          <w:marTop w:val="134"/>
          <w:marBottom w:val="0"/>
          <w:divBdr>
            <w:top w:val="none" w:sz="0" w:space="0" w:color="auto"/>
            <w:left w:val="none" w:sz="0" w:space="0" w:color="auto"/>
            <w:bottom w:val="none" w:sz="0" w:space="0" w:color="auto"/>
            <w:right w:val="none" w:sz="0" w:space="0" w:color="auto"/>
          </w:divBdr>
        </w:div>
        <w:div w:id="134762875">
          <w:marLeft w:val="1166"/>
          <w:marRight w:val="0"/>
          <w:marTop w:val="115"/>
          <w:marBottom w:val="0"/>
          <w:divBdr>
            <w:top w:val="none" w:sz="0" w:space="0" w:color="auto"/>
            <w:left w:val="none" w:sz="0" w:space="0" w:color="auto"/>
            <w:bottom w:val="none" w:sz="0" w:space="0" w:color="auto"/>
            <w:right w:val="none" w:sz="0" w:space="0" w:color="auto"/>
          </w:divBdr>
        </w:div>
        <w:div w:id="1000814874">
          <w:marLeft w:val="1800"/>
          <w:marRight w:val="0"/>
          <w:marTop w:val="96"/>
          <w:marBottom w:val="0"/>
          <w:divBdr>
            <w:top w:val="none" w:sz="0" w:space="0" w:color="auto"/>
            <w:left w:val="none" w:sz="0" w:space="0" w:color="auto"/>
            <w:bottom w:val="none" w:sz="0" w:space="0" w:color="auto"/>
            <w:right w:val="none" w:sz="0" w:space="0" w:color="auto"/>
          </w:divBdr>
        </w:div>
        <w:div w:id="1393655046">
          <w:marLeft w:val="547"/>
          <w:marRight w:val="0"/>
          <w:marTop w:val="134"/>
          <w:marBottom w:val="0"/>
          <w:divBdr>
            <w:top w:val="none" w:sz="0" w:space="0" w:color="auto"/>
            <w:left w:val="none" w:sz="0" w:space="0" w:color="auto"/>
            <w:bottom w:val="none" w:sz="0" w:space="0" w:color="auto"/>
            <w:right w:val="none" w:sz="0" w:space="0" w:color="auto"/>
          </w:divBdr>
        </w:div>
        <w:div w:id="1889536661">
          <w:marLeft w:val="1166"/>
          <w:marRight w:val="0"/>
          <w:marTop w:val="115"/>
          <w:marBottom w:val="0"/>
          <w:divBdr>
            <w:top w:val="none" w:sz="0" w:space="0" w:color="auto"/>
            <w:left w:val="none" w:sz="0" w:space="0" w:color="auto"/>
            <w:bottom w:val="none" w:sz="0" w:space="0" w:color="auto"/>
            <w:right w:val="none" w:sz="0" w:space="0" w:color="auto"/>
          </w:divBdr>
        </w:div>
        <w:div w:id="1889797241">
          <w:marLeft w:val="1166"/>
          <w:marRight w:val="0"/>
          <w:marTop w:val="115"/>
          <w:marBottom w:val="0"/>
          <w:divBdr>
            <w:top w:val="none" w:sz="0" w:space="0" w:color="auto"/>
            <w:left w:val="none" w:sz="0" w:space="0" w:color="auto"/>
            <w:bottom w:val="none" w:sz="0" w:space="0" w:color="auto"/>
            <w:right w:val="none" w:sz="0" w:space="0" w:color="auto"/>
          </w:divBdr>
        </w:div>
        <w:div w:id="1932396488">
          <w:marLeft w:val="1166"/>
          <w:marRight w:val="0"/>
          <w:marTop w:val="115"/>
          <w:marBottom w:val="0"/>
          <w:divBdr>
            <w:top w:val="none" w:sz="0" w:space="0" w:color="auto"/>
            <w:left w:val="none" w:sz="0" w:space="0" w:color="auto"/>
            <w:bottom w:val="none" w:sz="0" w:space="0" w:color="auto"/>
            <w:right w:val="none" w:sz="0" w:space="0" w:color="auto"/>
          </w:divBdr>
        </w:div>
      </w:divsChild>
    </w:div>
    <w:div w:id="423843755">
      <w:bodyDiv w:val="1"/>
      <w:marLeft w:val="0"/>
      <w:marRight w:val="0"/>
      <w:marTop w:val="0"/>
      <w:marBottom w:val="0"/>
      <w:divBdr>
        <w:top w:val="none" w:sz="0" w:space="0" w:color="auto"/>
        <w:left w:val="none" w:sz="0" w:space="0" w:color="auto"/>
        <w:bottom w:val="none" w:sz="0" w:space="0" w:color="auto"/>
        <w:right w:val="none" w:sz="0" w:space="0" w:color="auto"/>
      </w:divBdr>
      <w:divsChild>
        <w:div w:id="1408724359">
          <w:marLeft w:val="547"/>
          <w:marRight w:val="0"/>
          <w:marTop w:val="154"/>
          <w:marBottom w:val="0"/>
          <w:divBdr>
            <w:top w:val="none" w:sz="0" w:space="0" w:color="auto"/>
            <w:left w:val="none" w:sz="0" w:space="0" w:color="auto"/>
            <w:bottom w:val="none" w:sz="0" w:space="0" w:color="auto"/>
            <w:right w:val="none" w:sz="0" w:space="0" w:color="auto"/>
          </w:divBdr>
        </w:div>
        <w:div w:id="1633442086">
          <w:marLeft w:val="1166"/>
          <w:marRight w:val="0"/>
          <w:marTop w:val="134"/>
          <w:marBottom w:val="0"/>
          <w:divBdr>
            <w:top w:val="none" w:sz="0" w:space="0" w:color="auto"/>
            <w:left w:val="none" w:sz="0" w:space="0" w:color="auto"/>
            <w:bottom w:val="none" w:sz="0" w:space="0" w:color="auto"/>
            <w:right w:val="none" w:sz="0" w:space="0" w:color="auto"/>
          </w:divBdr>
        </w:div>
      </w:divsChild>
    </w:div>
    <w:div w:id="424808660">
      <w:bodyDiv w:val="1"/>
      <w:marLeft w:val="0"/>
      <w:marRight w:val="0"/>
      <w:marTop w:val="0"/>
      <w:marBottom w:val="0"/>
      <w:divBdr>
        <w:top w:val="none" w:sz="0" w:space="0" w:color="auto"/>
        <w:left w:val="none" w:sz="0" w:space="0" w:color="auto"/>
        <w:bottom w:val="none" w:sz="0" w:space="0" w:color="auto"/>
        <w:right w:val="none" w:sz="0" w:space="0" w:color="auto"/>
      </w:divBdr>
    </w:div>
    <w:div w:id="424884680">
      <w:bodyDiv w:val="1"/>
      <w:marLeft w:val="0"/>
      <w:marRight w:val="0"/>
      <w:marTop w:val="0"/>
      <w:marBottom w:val="0"/>
      <w:divBdr>
        <w:top w:val="none" w:sz="0" w:space="0" w:color="auto"/>
        <w:left w:val="none" w:sz="0" w:space="0" w:color="auto"/>
        <w:bottom w:val="none" w:sz="0" w:space="0" w:color="auto"/>
        <w:right w:val="none" w:sz="0" w:space="0" w:color="auto"/>
      </w:divBdr>
      <w:divsChild>
        <w:div w:id="1082798965">
          <w:marLeft w:val="547"/>
          <w:marRight w:val="0"/>
          <w:marTop w:val="115"/>
          <w:marBottom w:val="0"/>
          <w:divBdr>
            <w:top w:val="none" w:sz="0" w:space="0" w:color="auto"/>
            <w:left w:val="none" w:sz="0" w:space="0" w:color="auto"/>
            <w:bottom w:val="none" w:sz="0" w:space="0" w:color="auto"/>
            <w:right w:val="none" w:sz="0" w:space="0" w:color="auto"/>
          </w:divBdr>
        </w:div>
        <w:div w:id="1555048085">
          <w:marLeft w:val="547"/>
          <w:marRight w:val="0"/>
          <w:marTop w:val="115"/>
          <w:marBottom w:val="0"/>
          <w:divBdr>
            <w:top w:val="none" w:sz="0" w:space="0" w:color="auto"/>
            <w:left w:val="none" w:sz="0" w:space="0" w:color="auto"/>
            <w:bottom w:val="none" w:sz="0" w:space="0" w:color="auto"/>
            <w:right w:val="none" w:sz="0" w:space="0" w:color="auto"/>
          </w:divBdr>
        </w:div>
        <w:div w:id="1605111046">
          <w:marLeft w:val="547"/>
          <w:marRight w:val="0"/>
          <w:marTop w:val="115"/>
          <w:marBottom w:val="0"/>
          <w:divBdr>
            <w:top w:val="none" w:sz="0" w:space="0" w:color="auto"/>
            <w:left w:val="none" w:sz="0" w:space="0" w:color="auto"/>
            <w:bottom w:val="none" w:sz="0" w:space="0" w:color="auto"/>
            <w:right w:val="none" w:sz="0" w:space="0" w:color="auto"/>
          </w:divBdr>
        </w:div>
      </w:divsChild>
    </w:div>
    <w:div w:id="424889831">
      <w:bodyDiv w:val="1"/>
      <w:marLeft w:val="0"/>
      <w:marRight w:val="0"/>
      <w:marTop w:val="0"/>
      <w:marBottom w:val="0"/>
      <w:divBdr>
        <w:top w:val="none" w:sz="0" w:space="0" w:color="auto"/>
        <w:left w:val="none" w:sz="0" w:space="0" w:color="auto"/>
        <w:bottom w:val="none" w:sz="0" w:space="0" w:color="auto"/>
        <w:right w:val="none" w:sz="0" w:space="0" w:color="auto"/>
      </w:divBdr>
    </w:div>
    <w:div w:id="425417722">
      <w:bodyDiv w:val="1"/>
      <w:marLeft w:val="0"/>
      <w:marRight w:val="0"/>
      <w:marTop w:val="0"/>
      <w:marBottom w:val="0"/>
      <w:divBdr>
        <w:top w:val="none" w:sz="0" w:space="0" w:color="auto"/>
        <w:left w:val="none" w:sz="0" w:space="0" w:color="auto"/>
        <w:bottom w:val="none" w:sz="0" w:space="0" w:color="auto"/>
        <w:right w:val="none" w:sz="0" w:space="0" w:color="auto"/>
      </w:divBdr>
    </w:div>
    <w:div w:id="425737897">
      <w:bodyDiv w:val="1"/>
      <w:marLeft w:val="0"/>
      <w:marRight w:val="0"/>
      <w:marTop w:val="0"/>
      <w:marBottom w:val="0"/>
      <w:divBdr>
        <w:top w:val="none" w:sz="0" w:space="0" w:color="auto"/>
        <w:left w:val="none" w:sz="0" w:space="0" w:color="auto"/>
        <w:bottom w:val="none" w:sz="0" w:space="0" w:color="auto"/>
        <w:right w:val="none" w:sz="0" w:space="0" w:color="auto"/>
      </w:divBdr>
    </w:div>
    <w:div w:id="427586064">
      <w:bodyDiv w:val="1"/>
      <w:marLeft w:val="0"/>
      <w:marRight w:val="0"/>
      <w:marTop w:val="0"/>
      <w:marBottom w:val="0"/>
      <w:divBdr>
        <w:top w:val="none" w:sz="0" w:space="0" w:color="auto"/>
        <w:left w:val="none" w:sz="0" w:space="0" w:color="auto"/>
        <w:bottom w:val="none" w:sz="0" w:space="0" w:color="auto"/>
        <w:right w:val="none" w:sz="0" w:space="0" w:color="auto"/>
      </w:divBdr>
    </w:div>
    <w:div w:id="427969578">
      <w:bodyDiv w:val="1"/>
      <w:marLeft w:val="0"/>
      <w:marRight w:val="0"/>
      <w:marTop w:val="0"/>
      <w:marBottom w:val="0"/>
      <w:divBdr>
        <w:top w:val="none" w:sz="0" w:space="0" w:color="auto"/>
        <w:left w:val="none" w:sz="0" w:space="0" w:color="auto"/>
        <w:bottom w:val="none" w:sz="0" w:space="0" w:color="auto"/>
        <w:right w:val="none" w:sz="0" w:space="0" w:color="auto"/>
      </w:divBdr>
    </w:div>
    <w:div w:id="428697947">
      <w:bodyDiv w:val="1"/>
      <w:marLeft w:val="0"/>
      <w:marRight w:val="0"/>
      <w:marTop w:val="0"/>
      <w:marBottom w:val="0"/>
      <w:divBdr>
        <w:top w:val="none" w:sz="0" w:space="0" w:color="auto"/>
        <w:left w:val="none" w:sz="0" w:space="0" w:color="auto"/>
        <w:bottom w:val="none" w:sz="0" w:space="0" w:color="auto"/>
        <w:right w:val="none" w:sz="0" w:space="0" w:color="auto"/>
      </w:divBdr>
      <w:divsChild>
        <w:div w:id="1733231130">
          <w:marLeft w:val="0"/>
          <w:marRight w:val="0"/>
          <w:marTop w:val="0"/>
          <w:marBottom w:val="0"/>
          <w:divBdr>
            <w:top w:val="none" w:sz="0" w:space="0" w:color="auto"/>
            <w:left w:val="none" w:sz="0" w:space="0" w:color="auto"/>
            <w:bottom w:val="none" w:sz="0" w:space="0" w:color="auto"/>
            <w:right w:val="none" w:sz="0" w:space="0" w:color="auto"/>
          </w:divBdr>
          <w:divsChild>
            <w:div w:id="100996614">
              <w:marLeft w:val="0"/>
              <w:marRight w:val="0"/>
              <w:marTop w:val="0"/>
              <w:marBottom w:val="0"/>
              <w:divBdr>
                <w:top w:val="none" w:sz="0" w:space="0" w:color="auto"/>
                <w:left w:val="none" w:sz="0" w:space="0" w:color="auto"/>
                <w:bottom w:val="none" w:sz="0" w:space="0" w:color="auto"/>
                <w:right w:val="none" w:sz="0" w:space="0" w:color="auto"/>
              </w:divBdr>
            </w:div>
            <w:div w:id="1249341013">
              <w:marLeft w:val="0"/>
              <w:marRight w:val="0"/>
              <w:marTop w:val="0"/>
              <w:marBottom w:val="0"/>
              <w:divBdr>
                <w:top w:val="none" w:sz="0" w:space="0" w:color="auto"/>
                <w:left w:val="none" w:sz="0" w:space="0" w:color="auto"/>
                <w:bottom w:val="none" w:sz="0" w:space="0" w:color="auto"/>
                <w:right w:val="none" w:sz="0" w:space="0" w:color="auto"/>
              </w:divBdr>
            </w:div>
            <w:div w:id="1560677065">
              <w:marLeft w:val="0"/>
              <w:marRight w:val="0"/>
              <w:marTop w:val="0"/>
              <w:marBottom w:val="0"/>
              <w:divBdr>
                <w:top w:val="none" w:sz="0" w:space="0" w:color="auto"/>
                <w:left w:val="none" w:sz="0" w:space="0" w:color="auto"/>
                <w:bottom w:val="none" w:sz="0" w:space="0" w:color="auto"/>
                <w:right w:val="none" w:sz="0" w:space="0" w:color="auto"/>
              </w:divBdr>
            </w:div>
            <w:div w:id="19219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11035">
      <w:bodyDiv w:val="1"/>
      <w:marLeft w:val="0"/>
      <w:marRight w:val="0"/>
      <w:marTop w:val="0"/>
      <w:marBottom w:val="0"/>
      <w:divBdr>
        <w:top w:val="none" w:sz="0" w:space="0" w:color="auto"/>
        <w:left w:val="none" w:sz="0" w:space="0" w:color="auto"/>
        <w:bottom w:val="none" w:sz="0" w:space="0" w:color="auto"/>
        <w:right w:val="none" w:sz="0" w:space="0" w:color="auto"/>
      </w:divBdr>
      <w:divsChild>
        <w:div w:id="1411460140">
          <w:marLeft w:val="1267"/>
          <w:marRight w:val="0"/>
          <w:marTop w:val="100"/>
          <w:marBottom w:val="0"/>
          <w:divBdr>
            <w:top w:val="none" w:sz="0" w:space="0" w:color="auto"/>
            <w:left w:val="none" w:sz="0" w:space="0" w:color="auto"/>
            <w:bottom w:val="none" w:sz="0" w:space="0" w:color="auto"/>
            <w:right w:val="none" w:sz="0" w:space="0" w:color="auto"/>
          </w:divBdr>
        </w:div>
        <w:div w:id="2109349085">
          <w:marLeft w:val="547"/>
          <w:marRight w:val="0"/>
          <w:marTop w:val="200"/>
          <w:marBottom w:val="0"/>
          <w:divBdr>
            <w:top w:val="none" w:sz="0" w:space="0" w:color="auto"/>
            <w:left w:val="none" w:sz="0" w:space="0" w:color="auto"/>
            <w:bottom w:val="none" w:sz="0" w:space="0" w:color="auto"/>
            <w:right w:val="none" w:sz="0" w:space="0" w:color="auto"/>
          </w:divBdr>
        </w:div>
      </w:divsChild>
    </w:div>
    <w:div w:id="429620284">
      <w:bodyDiv w:val="1"/>
      <w:marLeft w:val="0"/>
      <w:marRight w:val="0"/>
      <w:marTop w:val="0"/>
      <w:marBottom w:val="0"/>
      <w:divBdr>
        <w:top w:val="none" w:sz="0" w:space="0" w:color="auto"/>
        <w:left w:val="none" w:sz="0" w:space="0" w:color="auto"/>
        <w:bottom w:val="none" w:sz="0" w:space="0" w:color="auto"/>
        <w:right w:val="none" w:sz="0" w:space="0" w:color="auto"/>
      </w:divBdr>
    </w:div>
    <w:div w:id="429663013">
      <w:bodyDiv w:val="1"/>
      <w:marLeft w:val="0"/>
      <w:marRight w:val="0"/>
      <w:marTop w:val="0"/>
      <w:marBottom w:val="0"/>
      <w:divBdr>
        <w:top w:val="none" w:sz="0" w:space="0" w:color="auto"/>
        <w:left w:val="none" w:sz="0" w:space="0" w:color="auto"/>
        <w:bottom w:val="none" w:sz="0" w:space="0" w:color="auto"/>
        <w:right w:val="none" w:sz="0" w:space="0" w:color="auto"/>
      </w:divBdr>
    </w:div>
    <w:div w:id="429665242">
      <w:bodyDiv w:val="1"/>
      <w:marLeft w:val="0"/>
      <w:marRight w:val="0"/>
      <w:marTop w:val="0"/>
      <w:marBottom w:val="0"/>
      <w:divBdr>
        <w:top w:val="none" w:sz="0" w:space="0" w:color="auto"/>
        <w:left w:val="none" w:sz="0" w:space="0" w:color="auto"/>
        <w:bottom w:val="none" w:sz="0" w:space="0" w:color="auto"/>
        <w:right w:val="none" w:sz="0" w:space="0" w:color="auto"/>
      </w:divBdr>
      <w:divsChild>
        <w:div w:id="632102433">
          <w:marLeft w:val="547"/>
          <w:marRight w:val="0"/>
          <w:marTop w:val="154"/>
          <w:marBottom w:val="0"/>
          <w:divBdr>
            <w:top w:val="none" w:sz="0" w:space="0" w:color="auto"/>
            <w:left w:val="none" w:sz="0" w:space="0" w:color="auto"/>
            <w:bottom w:val="none" w:sz="0" w:space="0" w:color="auto"/>
            <w:right w:val="none" w:sz="0" w:space="0" w:color="auto"/>
          </w:divBdr>
        </w:div>
        <w:div w:id="1308243779">
          <w:marLeft w:val="547"/>
          <w:marRight w:val="0"/>
          <w:marTop w:val="154"/>
          <w:marBottom w:val="0"/>
          <w:divBdr>
            <w:top w:val="none" w:sz="0" w:space="0" w:color="auto"/>
            <w:left w:val="none" w:sz="0" w:space="0" w:color="auto"/>
            <w:bottom w:val="none" w:sz="0" w:space="0" w:color="auto"/>
            <w:right w:val="none" w:sz="0" w:space="0" w:color="auto"/>
          </w:divBdr>
        </w:div>
      </w:divsChild>
    </w:div>
    <w:div w:id="430013851">
      <w:bodyDiv w:val="1"/>
      <w:marLeft w:val="0"/>
      <w:marRight w:val="0"/>
      <w:marTop w:val="0"/>
      <w:marBottom w:val="0"/>
      <w:divBdr>
        <w:top w:val="none" w:sz="0" w:space="0" w:color="auto"/>
        <w:left w:val="none" w:sz="0" w:space="0" w:color="auto"/>
        <w:bottom w:val="none" w:sz="0" w:space="0" w:color="auto"/>
        <w:right w:val="none" w:sz="0" w:space="0" w:color="auto"/>
      </w:divBdr>
    </w:div>
    <w:div w:id="430318576">
      <w:bodyDiv w:val="1"/>
      <w:marLeft w:val="0"/>
      <w:marRight w:val="0"/>
      <w:marTop w:val="0"/>
      <w:marBottom w:val="0"/>
      <w:divBdr>
        <w:top w:val="none" w:sz="0" w:space="0" w:color="auto"/>
        <w:left w:val="none" w:sz="0" w:space="0" w:color="auto"/>
        <w:bottom w:val="none" w:sz="0" w:space="0" w:color="auto"/>
        <w:right w:val="none" w:sz="0" w:space="0" w:color="auto"/>
      </w:divBdr>
      <w:divsChild>
        <w:div w:id="1923636975">
          <w:marLeft w:val="547"/>
          <w:marRight w:val="0"/>
          <w:marTop w:val="154"/>
          <w:marBottom w:val="0"/>
          <w:divBdr>
            <w:top w:val="none" w:sz="0" w:space="0" w:color="auto"/>
            <w:left w:val="none" w:sz="0" w:space="0" w:color="auto"/>
            <w:bottom w:val="none" w:sz="0" w:space="0" w:color="auto"/>
            <w:right w:val="none" w:sz="0" w:space="0" w:color="auto"/>
          </w:divBdr>
        </w:div>
      </w:divsChild>
    </w:div>
    <w:div w:id="430324054">
      <w:bodyDiv w:val="1"/>
      <w:marLeft w:val="0"/>
      <w:marRight w:val="0"/>
      <w:marTop w:val="0"/>
      <w:marBottom w:val="0"/>
      <w:divBdr>
        <w:top w:val="none" w:sz="0" w:space="0" w:color="auto"/>
        <w:left w:val="none" w:sz="0" w:space="0" w:color="auto"/>
        <w:bottom w:val="none" w:sz="0" w:space="0" w:color="auto"/>
        <w:right w:val="none" w:sz="0" w:space="0" w:color="auto"/>
      </w:divBdr>
      <w:divsChild>
        <w:div w:id="70352606">
          <w:marLeft w:val="1166"/>
          <w:marRight w:val="0"/>
          <w:marTop w:val="134"/>
          <w:marBottom w:val="0"/>
          <w:divBdr>
            <w:top w:val="none" w:sz="0" w:space="0" w:color="auto"/>
            <w:left w:val="none" w:sz="0" w:space="0" w:color="auto"/>
            <w:bottom w:val="none" w:sz="0" w:space="0" w:color="auto"/>
            <w:right w:val="none" w:sz="0" w:space="0" w:color="auto"/>
          </w:divBdr>
        </w:div>
        <w:div w:id="653602808">
          <w:marLeft w:val="1800"/>
          <w:marRight w:val="0"/>
          <w:marTop w:val="115"/>
          <w:marBottom w:val="0"/>
          <w:divBdr>
            <w:top w:val="none" w:sz="0" w:space="0" w:color="auto"/>
            <w:left w:val="none" w:sz="0" w:space="0" w:color="auto"/>
            <w:bottom w:val="none" w:sz="0" w:space="0" w:color="auto"/>
            <w:right w:val="none" w:sz="0" w:space="0" w:color="auto"/>
          </w:divBdr>
        </w:div>
        <w:div w:id="983311149">
          <w:marLeft w:val="547"/>
          <w:marRight w:val="0"/>
          <w:marTop w:val="154"/>
          <w:marBottom w:val="0"/>
          <w:divBdr>
            <w:top w:val="none" w:sz="0" w:space="0" w:color="auto"/>
            <w:left w:val="none" w:sz="0" w:space="0" w:color="auto"/>
            <w:bottom w:val="none" w:sz="0" w:space="0" w:color="auto"/>
            <w:right w:val="none" w:sz="0" w:space="0" w:color="auto"/>
          </w:divBdr>
        </w:div>
        <w:div w:id="990062061">
          <w:marLeft w:val="1800"/>
          <w:marRight w:val="0"/>
          <w:marTop w:val="115"/>
          <w:marBottom w:val="0"/>
          <w:divBdr>
            <w:top w:val="none" w:sz="0" w:space="0" w:color="auto"/>
            <w:left w:val="none" w:sz="0" w:space="0" w:color="auto"/>
            <w:bottom w:val="none" w:sz="0" w:space="0" w:color="auto"/>
            <w:right w:val="none" w:sz="0" w:space="0" w:color="auto"/>
          </w:divBdr>
        </w:div>
        <w:div w:id="1061438221">
          <w:marLeft w:val="1166"/>
          <w:marRight w:val="0"/>
          <w:marTop w:val="134"/>
          <w:marBottom w:val="0"/>
          <w:divBdr>
            <w:top w:val="none" w:sz="0" w:space="0" w:color="auto"/>
            <w:left w:val="none" w:sz="0" w:space="0" w:color="auto"/>
            <w:bottom w:val="none" w:sz="0" w:space="0" w:color="auto"/>
            <w:right w:val="none" w:sz="0" w:space="0" w:color="auto"/>
          </w:divBdr>
        </w:div>
      </w:divsChild>
    </w:div>
    <w:div w:id="431509291">
      <w:bodyDiv w:val="1"/>
      <w:marLeft w:val="0"/>
      <w:marRight w:val="0"/>
      <w:marTop w:val="0"/>
      <w:marBottom w:val="0"/>
      <w:divBdr>
        <w:top w:val="none" w:sz="0" w:space="0" w:color="auto"/>
        <w:left w:val="none" w:sz="0" w:space="0" w:color="auto"/>
        <w:bottom w:val="none" w:sz="0" w:space="0" w:color="auto"/>
        <w:right w:val="none" w:sz="0" w:space="0" w:color="auto"/>
      </w:divBdr>
    </w:div>
    <w:div w:id="432631414">
      <w:bodyDiv w:val="1"/>
      <w:marLeft w:val="0"/>
      <w:marRight w:val="0"/>
      <w:marTop w:val="0"/>
      <w:marBottom w:val="0"/>
      <w:divBdr>
        <w:top w:val="none" w:sz="0" w:space="0" w:color="auto"/>
        <w:left w:val="none" w:sz="0" w:space="0" w:color="auto"/>
        <w:bottom w:val="none" w:sz="0" w:space="0" w:color="auto"/>
        <w:right w:val="none" w:sz="0" w:space="0" w:color="auto"/>
      </w:divBdr>
      <w:divsChild>
        <w:div w:id="385494597">
          <w:marLeft w:val="1166"/>
          <w:marRight w:val="0"/>
          <w:marTop w:val="96"/>
          <w:marBottom w:val="0"/>
          <w:divBdr>
            <w:top w:val="none" w:sz="0" w:space="0" w:color="auto"/>
            <w:left w:val="none" w:sz="0" w:space="0" w:color="auto"/>
            <w:bottom w:val="none" w:sz="0" w:space="0" w:color="auto"/>
            <w:right w:val="none" w:sz="0" w:space="0" w:color="auto"/>
          </w:divBdr>
        </w:div>
        <w:div w:id="461070974">
          <w:marLeft w:val="1166"/>
          <w:marRight w:val="0"/>
          <w:marTop w:val="96"/>
          <w:marBottom w:val="0"/>
          <w:divBdr>
            <w:top w:val="none" w:sz="0" w:space="0" w:color="auto"/>
            <w:left w:val="none" w:sz="0" w:space="0" w:color="auto"/>
            <w:bottom w:val="none" w:sz="0" w:space="0" w:color="auto"/>
            <w:right w:val="none" w:sz="0" w:space="0" w:color="auto"/>
          </w:divBdr>
        </w:div>
        <w:div w:id="592209165">
          <w:marLeft w:val="547"/>
          <w:marRight w:val="0"/>
          <w:marTop w:val="115"/>
          <w:marBottom w:val="0"/>
          <w:divBdr>
            <w:top w:val="none" w:sz="0" w:space="0" w:color="auto"/>
            <w:left w:val="none" w:sz="0" w:space="0" w:color="auto"/>
            <w:bottom w:val="none" w:sz="0" w:space="0" w:color="auto"/>
            <w:right w:val="none" w:sz="0" w:space="0" w:color="auto"/>
          </w:divBdr>
        </w:div>
        <w:div w:id="1447381897">
          <w:marLeft w:val="1800"/>
          <w:marRight w:val="0"/>
          <w:marTop w:val="96"/>
          <w:marBottom w:val="0"/>
          <w:divBdr>
            <w:top w:val="none" w:sz="0" w:space="0" w:color="auto"/>
            <w:left w:val="none" w:sz="0" w:space="0" w:color="auto"/>
            <w:bottom w:val="none" w:sz="0" w:space="0" w:color="auto"/>
            <w:right w:val="none" w:sz="0" w:space="0" w:color="auto"/>
          </w:divBdr>
        </w:div>
        <w:div w:id="1515076743">
          <w:marLeft w:val="1166"/>
          <w:marRight w:val="0"/>
          <w:marTop w:val="96"/>
          <w:marBottom w:val="0"/>
          <w:divBdr>
            <w:top w:val="none" w:sz="0" w:space="0" w:color="auto"/>
            <w:left w:val="none" w:sz="0" w:space="0" w:color="auto"/>
            <w:bottom w:val="none" w:sz="0" w:space="0" w:color="auto"/>
            <w:right w:val="none" w:sz="0" w:space="0" w:color="auto"/>
          </w:divBdr>
        </w:div>
        <w:div w:id="1987969047">
          <w:marLeft w:val="1166"/>
          <w:marRight w:val="0"/>
          <w:marTop w:val="96"/>
          <w:marBottom w:val="0"/>
          <w:divBdr>
            <w:top w:val="none" w:sz="0" w:space="0" w:color="auto"/>
            <w:left w:val="none" w:sz="0" w:space="0" w:color="auto"/>
            <w:bottom w:val="none" w:sz="0" w:space="0" w:color="auto"/>
            <w:right w:val="none" w:sz="0" w:space="0" w:color="auto"/>
          </w:divBdr>
        </w:div>
      </w:divsChild>
    </w:div>
    <w:div w:id="432675230">
      <w:bodyDiv w:val="1"/>
      <w:marLeft w:val="0"/>
      <w:marRight w:val="0"/>
      <w:marTop w:val="0"/>
      <w:marBottom w:val="0"/>
      <w:divBdr>
        <w:top w:val="none" w:sz="0" w:space="0" w:color="auto"/>
        <w:left w:val="none" w:sz="0" w:space="0" w:color="auto"/>
        <w:bottom w:val="none" w:sz="0" w:space="0" w:color="auto"/>
        <w:right w:val="none" w:sz="0" w:space="0" w:color="auto"/>
      </w:divBdr>
    </w:div>
    <w:div w:id="432896121">
      <w:bodyDiv w:val="1"/>
      <w:marLeft w:val="0"/>
      <w:marRight w:val="0"/>
      <w:marTop w:val="0"/>
      <w:marBottom w:val="0"/>
      <w:divBdr>
        <w:top w:val="none" w:sz="0" w:space="0" w:color="auto"/>
        <w:left w:val="none" w:sz="0" w:space="0" w:color="auto"/>
        <w:bottom w:val="none" w:sz="0" w:space="0" w:color="auto"/>
        <w:right w:val="none" w:sz="0" w:space="0" w:color="auto"/>
      </w:divBdr>
      <w:divsChild>
        <w:div w:id="588661615">
          <w:marLeft w:val="1166"/>
          <w:marRight w:val="0"/>
          <w:marTop w:val="134"/>
          <w:marBottom w:val="0"/>
          <w:divBdr>
            <w:top w:val="none" w:sz="0" w:space="0" w:color="auto"/>
            <w:left w:val="none" w:sz="0" w:space="0" w:color="auto"/>
            <w:bottom w:val="none" w:sz="0" w:space="0" w:color="auto"/>
            <w:right w:val="none" w:sz="0" w:space="0" w:color="auto"/>
          </w:divBdr>
        </w:div>
        <w:div w:id="1056123007">
          <w:marLeft w:val="547"/>
          <w:marRight w:val="0"/>
          <w:marTop w:val="154"/>
          <w:marBottom w:val="0"/>
          <w:divBdr>
            <w:top w:val="none" w:sz="0" w:space="0" w:color="auto"/>
            <w:left w:val="none" w:sz="0" w:space="0" w:color="auto"/>
            <w:bottom w:val="none" w:sz="0" w:space="0" w:color="auto"/>
            <w:right w:val="none" w:sz="0" w:space="0" w:color="auto"/>
          </w:divBdr>
        </w:div>
        <w:div w:id="1300569525">
          <w:marLeft w:val="1166"/>
          <w:marRight w:val="0"/>
          <w:marTop w:val="134"/>
          <w:marBottom w:val="0"/>
          <w:divBdr>
            <w:top w:val="none" w:sz="0" w:space="0" w:color="auto"/>
            <w:left w:val="none" w:sz="0" w:space="0" w:color="auto"/>
            <w:bottom w:val="none" w:sz="0" w:space="0" w:color="auto"/>
            <w:right w:val="none" w:sz="0" w:space="0" w:color="auto"/>
          </w:divBdr>
        </w:div>
        <w:div w:id="1599292485">
          <w:marLeft w:val="1166"/>
          <w:marRight w:val="0"/>
          <w:marTop w:val="134"/>
          <w:marBottom w:val="0"/>
          <w:divBdr>
            <w:top w:val="none" w:sz="0" w:space="0" w:color="auto"/>
            <w:left w:val="none" w:sz="0" w:space="0" w:color="auto"/>
            <w:bottom w:val="none" w:sz="0" w:space="0" w:color="auto"/>
            <w:right w:val="none" w:sz="0" w:space="0" w:color="auto"/>
          </w:divBdr>
        </w:div>
        <w:div w:id="2096630814">
          <w:marLeft w:val="1166"/>
          <w:marRight w:val="0"/>
          <w:marTop w:val="134"/>
          <w:marBottom w:val="0"/>
          <w:divBdr>
            <w:top w:val="none" w:sz="0" w:space="0" w:color="auto"/>
            <w:left w:val="none" w:sz="0" w:space="0" w:color="auto"/>
            <w:bottom w:val="none" w:sz="0" w:space="0" w:color="auto"/>
            <w:right w:val="none" w:sz="0" w:space="0" w:color="auto"/>
          </w:divBdr>
        </w:div>
        <w:div w:id="2144733010">
          <w:marLeft w:val="547"/>
          <w:marRight w:val="0"/>
          <w:marTop w:val="154"/>
          <w:marBottom w:val="0"/>
          <w:divBdr>
            <w:top w:val="none" w:sz="0" w:space="0" w:color="auto"/>
            <w:left w:val="none" w:sz="0" w:space="0" w:color="auto"/>
            <w:bottom w:val="none" w:sz="0" w:space="0" w:color="auto"/>
            <w:right w:val="none" w:sz="0" w:space="0" w:color="auto"/>
          </w:divBdr>
        </w:div>
      </w:divsChild>
    </w:div>
    <w:div w:id="433326528">
      <w:bodyDiv w:val="1"/>
      <w:marLeft w:val="0"/>
      <w:marRight w:val="0"/>
      <w:marTop w:val="0"/>
      <w:marBottom w:val="0"/>
      <w:divBdr>
        <w:top w:val="none" w:sz="0" w:space="0" w:color="auto"/>
        <w:left w:val="none" w:sz="0" w:space="0" w:color="auto"/>
        <w:bottom w:val="none" w:sz="0" w:space="0" w:color="auto"/>
        <w:right w:val="none" w:sz="0" w:space="0" w:color="auto"/>
      </w:divBdr>
    </w:div>
    <w:div w:id="433940289">
      <w:bodyDiv w:val="1"/>
      <w:marLeft w:val="0"/>
      <w:marRight w:val="0"/>
      <w:marTop w:val="0"/>
      <w:marBottom w:val="0"/>
      <w:divBdr>
        <w:top w:val="none" w:sz="0" w:space="0" w:color="auto"/>
        <w:left w:val="none" w:sz="0" w:space="0" w:color="auto"/>
        <w:bottom w:val="none" w:sz="0" w:space="0" w:color="auto"/>
        <w:right w:val="none" w:sz="0" w:space="0" w:color="auto"/>
      </w:divBdr>
    </w:div>
    <w:div w:id="435292591">
      <w:bodyDiv w:val="1"/>
      <w:marLeft w:val="0"/>
      <w:marRight w:val="0"/>
      <w:marTop w:val="0"/>
      <w:marBottom w:val="0"/>
      <w:divBdr>
        <w:top w:val="none" w:sz="0" w:space="0" w:color="auto"/>
        <w:left w:val="none" w:sz="0" w:space="0" w:color="auto"/>
        <w:bottom w:val="none" w:sz="0" w:space="0" w:color="auto"/>
        <w:right w:val="none" w:sz="0" w:space="0" w:color="auto"/>
      </w:divBdr>
    </w:div>
    <w:div w:id="435443417">
      <w:bodyDiv w:val="1"/>
      <w:marLeft w:val="0"/>
      <w:marRight w:val="0"/>
      <w:marTop w:val="0"/>
      <w:marBottom w:val="0"/>
      <w:divBdr>
        <w:top w:val="none" w:sz="0" w:space="0" w:color="auto"/>
        <w:left w:val="none" w:sz="0" w:space="0" w:color="auto"/>
        <w:bottom w:val="none" w:sz="0" w:space="0" w:color="auto"/>
        <w:right w:val="none" w:sz="0" w:space="0" w:color="auto"/>
      </w:divBdr>
    </w:div>
    <w:div w:id="436294163">
      <w:bodyDiv w:val="1"/>
      <w:marLeft w:val="0"/>
      <w:marRight w:val="0"/>
      <w:marTop w:val="0"/>
      <w:marBottom w:val="0"/>
      <w:divBdr>
        <w:top w:val="none" w:sz="0" w:space="0" w:color="auto"/>
        <w:left w:val="none" w:sz="0" w:space="0" w:color="auto"/>
        <w:bottom w:val="none" w:sz="0" w:space="0" w:color="auto"/>
        <w:right w:val="none" w:sz="0" w:space="0" w:color="auto"/>
      </w:divBdr>
    </w:div>
    <w:div w:id="436605568">
      <w:bodyDiv w:val="1"/>
      <w:marLeft w:val="0"/>
      <w:marRight w:val="0"/>
      <w:marTop w:val="0"/>
      <w:marBottom w:val="0"/>
      <w:divBdr>
        <w:top w:val="none" w:sz="0" w:space="0" w:color="auto"/>
        <w:left w:val="none" w:sz="0" w:space="0" w:color="auto"/>
        <w:bottom w:val="none" w:sz="0" w:space="0" w:color="auto"/>
        <w:right w:val="none" w:sz="0" w:space="0" w:color="auto"/>
      </w:divBdr>
    </w:div>
    <w:div w:id="437411508">
      <w:bodyDiv w:val="1"/>
      <w:marLeft w:val="0"/>
      <w:marRight w:val="0"/>
      <w:marTop w:val="0"/>
      <w:marBottom w:val="0"/>
      <w:divBdr>
        <w:top w:val="none" w:sz="0" w:space="0" w:color="auto"/>
        <w:left w:val="none" w:sz="0" w:space="0" w:color="auto"/>
        <w:bottom w:val="none" w:sz="0" w:space="0" w:color="auto"/>
        <w:right w:val="none" w:sz="0" w:space="0" w:color="auto"/>
      </w:divBdr>
    </w:div>
    <w:div w:id="437914871">
      <w:bodyDiv w:val="1"/>
      <w:marLeft w:val="0"/>
      <w:marRight w:val="0"/>
      <w:marTop w:val="0"/>
      <w:marBottom w:val="0"/>
      <w:divBdr>
        <w:top w:val="none" w:sz="0" w:space="0" w:color="auto"/>
        <w:left w:val="none" w:sz="0" w:space="0" w:color="auto"/>
        <w:bottom w:val="none" w:sz="0" w:space="0" w:color="auto"/>
        <w:right w:val="none" w:sz="0" w:space="0" w:color="auto"/>
      </w:divBdr>
    </w:div>
    <w:div w:id="438598502">
      <w:bodyDiv w:val="1"/>
      <w:marLeft w:val="0"/>
      <w:marRight w:val="0"/>
      <w:marTop w:val="0"/>
      <w:marBottom w:val="0"/>
      <w:divBdr>
        <w:top w:val="none" w:sz="0" w:space="0" w:color="auto"/>
        <w:left w:val="none" w:sz="0" w:space="0" w:color="auto"/>
        <w:bottom w:val="none" w:sz="0" w:space="0" w:color="auto"/>
        <w:right w:val="none" w:sz="0" w:space="0" w:color="auto"/>
      </w:divBdr>
      <w:divsChild>
        <w:div w:id="24060338">
          <w:marLeft w:val="274"/>
          <w:marRight w:val="0"/>
          <w:marTop w:val="115"/>
          <w:marBottom w:val="0"/>
          <w:divBdr>
            <w:top w:val="none" w:sz="0" w:space="0" w:color="auto"/>
            <w:left w:val="none" w:sz="0" w:space="0" w:color="auto"/>
            <w:bottom w:val="none" w:sz="0" w:space="0" w:color="auto"/>
            <w:right w:val="none" w:sz="0" w:space="0" w:color="auto"/>
          </w:divBdr>
        </w:div>
        <w:div w:id="568879021">
          <w:marLeft w:val="274"/>
          <w:marRight w:val="0"/>
          <w:marTop w:val="115"/>
          <w:marBottom w:val="0"/>
          <w:divBdr>
            <w:top w:val="none" w:sz="0" w:space="0" w:color="auto"/>
            <w:left w:val="none" w:sz="0" w:space="0" w:color="auto"/>
            <w:bottom w:val="none" w:sz="0" w:space="0" w:color="auto"/>
            <w:right w:val="none" w:sz="0" w:space="0" w:color="auto"/>
          </w:divBdr>
        </w:div>
        <w:div w:id="1277523001">
          <w:marLeft w:val="1411"/>
          <w:marRight w:val="0"/>
          <w:marTop w:val="96"/>
          <w:marBottom w:val="0"/>
          <w:divBdr>
            <w:top w:val="none" w:sz="0" w:space="0" w:color="auto"/>
            <w:left w:val="none" w:sz="0" w:space="0" w:color="auto"/>
            <w:bottom w:val="none" w:sz="0" w:space="0" w:color="auto"/>
            <w:right w:val="none" w:sz="0" w:space="0" w:color="auto"/>
          </w:divBdr>
        </w:div>
        <w:div w:id="1372538732">
          <w:marLeft w:val="835"/>
          <w:marRight w:val="0"/>
          <w:marTop w:val="96"/>
          <w:marBottom w:val="0"/>
          <w:divBdr>
            <w:top w:val="none" w:sz="0" w:space="0" w:color="auto"/>
            <w:left w:val="none" w:sz="0" w:space="0" w:color="auto"/>
            <w:bottom w:val="none" w:sz="0" w:space="0" w:color="auto"/>
            <w:right w:val="none" w:sz="0" w:space="0" w:color="auto"/>
          </w:divBdr>
        </w:div>
        <w:div w:id="1634673420">
          <w:marLeft w:val="1411"/>
          <w:marRight w:val="0"/>
          <w:marTop w:val="96"/>
          <w:marBottom w:val="0"/>
          <w:divBdr>
            <w:top w:val="none" w:sz="0" w:space="0" w:color="auto"/>
            <w:left w:val="none" w:sz="0" w:space="0" w:color="auto"/>
            <w:bottom w:val="none" w:sz="0" w:space="0" w:color="auto"/>
            <w:right w:val="none" w:sz="0" w:space="0" w:color="auto"/>
          </w:divBdr>
        </w:div>
        <w:div w:id="1992438860">
          <w:marLeft w:val="835"/>
          <w:marRight w:val="0"/>
          <w:marTop w:val="96"/>
          <w:marBottom w:val="0"/>
          <w:divBdr>
            <w:top w:val="none" w:sz="0" w:space="0" w:color="auto"/>
            <w:left w:val="none" w:sz="0" w:space="0" w:color="auto"/>
            <w:bottom w:val="none" w:sz="0" w:space="0" w:color="auto"/>
            <w:right w:val="none" w:sz="0" w:space="0" w:color="auto"/>
          </w:divBdr>
        </w:div>
      </w:divsChild>
    </w:div>
    <w:div w:id="439573702">
      <w:bodyDiv w:val="1"/>
      <w:marLeft w:val="0"/>
      <w:marRight w:val="0"/>
      <w:marTop w:val="0"/>
      <w:marBottom w:val="0"/>
      <w:divBdr>
        <w:top w:val="none" w:sz="0" w:space="0" w:color="auto"/>
        <w:left w:val="none" w:sz="0" w:space="0" w:color="auto"/>
        <w:bottom w:val="none" w:sz="0" w:space="0" w:color="auto"/>
        <w:right w:val="none" w:sz="0" w:space="0" w:color="auto"/>
      </w:divBdr>
    </w:div>
    <w:div w:id="439837460">
      <w:bodyDiv w:val="1"/>
      <w:marLeft w:val="0"/>
      <w:marRight w:val="0"/>
      <w:marTop w:val="0"/>
      <w:marBottom w:val="0"/>
      <w:divBdr>
        <w:top w:val="none" w:sz="0" w:space="0" w:color="auto"/>
        <w:left w:val="none" w:sz="0" w:space="0" w:color="auto"/>
        <w:bottom w:val="none" w:sz="0" w:space="0" w:color="auto"/>
        <w:right w:val="none" w:sz="0" w:space="0" w:color="auto"/>
      </w:divBdr>
    </w:div>
    <w:div w:id="440030290">
      <w:bodyDiv w:val="1"/>
      <w:marLeft w:val="0"/>
      <w:marRight w:val="0"/>
      <w:marTop w:val="0"/>
      <w:marBottom w:val="0"/>
      <w:divBdr>
        <w:top w:val="none" w:sz="0" w:space="0" w:color="auto"/>
        <w:left w:val="none" w:sz="0" w:space="0" w:color="auto"/>
        <w:bottom w:val="none" w:sz="0" w:space="0" w:color="auto"/>
        <w:right w:val="none" w:sz="0" w:space="0" w:color="auto"/>
      </w:divBdr>
    </w:div>
    <w:div w:id="440102051">
      <w:bodyDiv w:val="1"/>
      <w:marLeft w:val="0"/>
      <w:marRight w:val="0"/>
      <w:marTop w:val="0"/>
      <w:marBottom w:val="0"/>
      <w:divBdr>
        <w:top w:val="none" w:sz="0" w:space="0" w:color="auto"/>
        <w:left w:val="none" w:sz="0" w:space="0" w:color="auto"/>
        <w:bottom w:val="none" w:sz="0" w:space="0" w:color="auto"/>
        <w:right w:val="none" w:sz="0" w:space="0" w:color="auto"/>
      </w:divBdr>
    </w:div>
    <w:div w:id="440492092">
      <w:bodyDiv w:val="1"/>
      <w:marLeft w:val="0"/>
      <w:marRight w:val="0"/>
      <w:marTop w:val="0"/>
      <w:marBottom w:val="0"/>
      <w:divBdr>
        <w:top w:val="none" w:sz="0" w:space="0" w:color="auto"/>
        <w:left w:val="none" w:sz="0" w:space="0" w:color="auto"/>
        <w:bottom w:val="none" w:sz="0" w:space="0" w:color="auto"/>
        <w:right w:val="none" w:sz="0" w:space="0" w:color="auto"/>
      </w:divBdr>
      <w:divsChild>
        <w:div w:id="55711423">
          <w:marLeft w:val="1166"/>
          <w:marRight w:val="0"/>
          <w:marTop w:val="96"/>
          <w:marBottom w:val="0"/>
          <w:divBdr>
            <w:top w:val="none" w:sz="0" w:space="0" w:color="auto"/>
            <w:left w:val="none" w:sz="0" w:space="0" w:color="auto"/>
            <w:bottom w:val="none" w:sz="0" w:space="0" w:color="auto"/>
            <w:right w:val="none" w:sz="0" w:space="0" w:color="auto"/>
          </w:divBdr>
        </w:div>
        <w:div w:id="713118611">
          <w:marLeft w:val="1166"/>
          <w:marRight w:val="0"/>
          <w:marTop w:val="96"/>
          <w:marBottom w:val="0"/>
          <w:divBdr>
            <w:top w:val="none" w:sz="0" w:space="0" w:color="auto"/>
            <w:left w:val="none" w:sz="0" w:space="0" w:color="auto"/>
            <w:bottom w:val="none" w:sz="0" w:space="0" w:color="auto"/>
            <w:right w:val="none" w:sz="0" w:space="0" w:color="auto"/>
          </w:divBdr>
        </w:div>
        <w:div w:id="867714356">
          <w:marLeft w:val="1166"/>
          <w:marRight w:val="0"/>
          <w:marTop w:val="96"/>
          <w:marBottom w:val="0"/>
          <w:divBdr>
            <w:top w:val="none" w:sz="0" w:space="0" w:color="auto"/>
            <w:left w:val="none" w:sz="0" w:space="0" w:color="auto"/>
            <w:bottom w:val="none" w:sz="0" w:space="0" w:color="auto"/>
            <w:right w:val="none" w:sz="0" w:space="0" w:color="auto"/>
          </w:divBdr>
        </w:div>
        <w:div w:id="1916623957">
          <w:marLeft w:val="1166"/>
          <w:marRight w:val="0"/>
          <w:marTop w:val="96"/>
          <w:marBottom w:val="0"/>
          <w:divBdr>
            <w:top w:val="none" w:sz="0" w:space="0" w:color="auto"/>
            <w:left w:val="none" w:sz="0" w:space="0" w:color="auto"/>
            <w:bottom w:val="none" w:sz="0" w:space="0" w:color="auto"/>
            <w:right w:val="none" w:sz="0" w:space="0" w:color="auto"/>
          </w:divBdr>
        </w:div>
        <w:div w:id="2143383247">
          <w:marLeft w:val="1800"/>
          <w:marRight w:val="0"/>
          <w:marTop w:val="86"/>
          <w:marBottom w:val="0"/>
          <w:divBdr>
            <w:top w:val="none" w:sz="0" w:space="0" w:color="auto"/>
            <w:left w:val="none" w:sz="0" w:space="0" w:color="auto"/>
            <w:bottom w:val="none" w:sz="0" w:space="0" w:color="auto"/>
            <w:right w:val="none" w:sz="0" w:space="0" w:color="auto"/>
          </w:divBdr>
        </w:div>
      </w:divsChild>
    </w:div>
    <w:div w:id="441072779">
      <w:bodyDiv w:val="1"/>
      <w:marLeft w:val="0"/>
      <w:marRight w:val="0"/>
      <w:marTop w:val="0"/>
      <w:marBottom w:val="0"/>
      <w:divBdr>
        <w:top w:val="none" w:sz="0" w:space="0" w:color="auto"/>
        <w:left w:val="none" w:sz="0" w:space="0" w:color="auto"/>
        <w:bottom w:val="none" w:sz="0" w:space="0" w:color="auto"/>
        <w:right w:val="none" w:sz="0" w:space="0" w:color="auto"/>
      </w:divBdr>
    </w:div>
    <w:div w:id="441337425">
      <w:bodyDiv w:val="1"/>
      <w:marLeft w:val="0"/>
      <w:marRight w:val="0"/>
      <w:marTop w:val="0"/>
      <w:marBottom w:val="0"/>
      <w:divBdr>
        <w:top w:val="none" w:sz="0" w:space="0" w:color="auto"/>
        <w:left w:val="none" w:sz="0" w:space="0" w:color="auto"/>
        <w:bottom w:val="none" w:sz="0" w:space="0" w:color="auto"/>
        <w:right w:val="none" w:sz="0" w:space="0" w:color="auto"/>
      </w:divBdr>
      <w:divsChild>
        <w:div w:id="420444857">
          <w:marLeft w:val="1354"/>
          <w:marRight w:val="0"/>
          <w:marTop w:val="0"/>
          <w:marBottom w:val="134"/>
          <w:divBdr>
            <w:top w:val="none" w:sz="0" w:space="0" w:color="auto"/>
            <w:left w:val="none" w:sz="0" w:space="0" w:color="auto"/>
            <w:bottom w:val="none" w:sz="0" w:space="0" w:color="auto"/>
            <w:right w:val="none" w:sz="0" w:space="0" w:color="auto"/>
          </w:divBdr>
        </w:div>
        <w:div w:id="662122773">
          <w:marLeft w:val="1166"/>
          <w:marRight w:val="0"/>
          <w:marTop w:val="0"/>
          <w:marBottom w:val="154"/>
          <w:divBdr>
            <w:top w:val="none" w:sz="0" w:space="0" w:color="auto"/>
            <w:left w:val="none" w:sz="0" w:space="0" w:color="auto"/>
            <w:bottom w:val="none" w:sz="0" w:space="0" w:color="auto"/>
            <w:right w:val="none" w:sz="0" w:space="0" w:color="auto"/>
          </w:divBdr>
        </w:div>
        <w:div w:id="1295333575">
          <w:marLeft w:val="1166"/>
          <w:marRight w:val="0"/>
          <w:marTop w:val="0"/>
          <w:marBottom w:val="154"/>
          <w:divBdr>
            <w:top w:val="none" w:sz="0" w:space="0" w:color="auto"/>
            <w:left w:val="none" w:sz="0" w:space="0" w:color="auto"/>
            <w:bottom w:val="none" w:sz="0" w:space="0" w:color="auto"/>
            <w:right w:val="none" w:sz="0" w:space="0" w:color="auto"/>
          </w:divBdr>
        </w:div>
        <w:div w:id="1410155460">
          <w:marLeft w:val="1354"/>
          <w:marRight w:val="0"/>
          <w:marTop w:val="0"/>
          <w:marBottom w:val="134"/>
          <w:divBdr>
            <w:top w:val="none" w:sz="0" w:space="0" w:color="auto"/>
            <w:left w:val="none" w:sz="0" w:space="0" w:color="auto"/>
            <w:bottom w:val="none" w:sz="0" w:space="0" w:color="auto"/>
            <w:right w:val="none" w:sz="0" w:space="0" w:color="auto"/>
          </w:divBdr>
        </w:div>
        <w:div w:id="1541894667">
          <w:marLeft w:val="1354"/>
          <w:marRight w:val="0"/>
          <w:marTop w:val="0"/>
          <w:marBottom w:val="134"/>
          <w:divBdr>
            <w:top w:val="none" w:sz="0" w:space="0" w:color="auto"/>
            <w:left w:val="none" w:sz="0" w:space="0" w:color="auto"/>
            <w:bottom w:val="none" w:sz="0" w:space="0" w:color="auto"/>
            <w:right w:val="none" w:sz="0" w:space="0" w:color="auto"/>
          </w:divBdr>
        </w:div>
        <w:div w:id="2096314893">
          <w:marLeft w:val="1354"/>
          <w:marRight w:val="0"/>
          <w:marTop w:val="0"/>
          <w:marBottom w:val="134"/>
          <w:divBdr>
            <w:top w:val="none" w:sz="0" w:space="0" w:color="auto"/>
            <w:left w:val="none" w:sz="0" w:space="0" w:color="auto"/>
            <w:bottom w:val="none" w:sz="0" w:space="0" w:color="auto"/>
            <w:right w:val="none" w:sz="0" w:space="0" w:color="auto"/>
          </w:divBdr>
        </w:div>
      </w:divsChild>
    </w:div>
    <w:div w:id="443500316">
      <w:bodyDiv w:val="1"/>
      <w:marLeft w:val="0"/>
      <w:marRight w:val="0"/>
      <w:marTop w:val="0"/>
      <w:marBottom w:val="0"/>
      <w:divBdr>
        <w:top w:val="none" w:sz="0" w:space="0" w:color="auto"/>
        <w:left w:val="none" w:sz="0" w:space="0" w:color="auto"/>
        <w:bottom w:val="none" w:sz="0" w:space="0" w:color="auto"/>
        <w:right w:val="none" w:sz="0" w:space="0" w:color="auto"/>
      </w:divBdr>
    </w:div>
    <w:div w:id="443771009">
      <w:bodyDiv w:val="1"/>
      <w:marLeft w:val="0"/>
      <w:marRight w:val="0"/>
      <w:marTop w:val="0"/>
      <w:marBottom w:val="0"/>
      <w:divBdr>
        <w:top w:val="none" w:sz="0" w:space="0" w:color="auto"/>
        <w:left w:val="none" w:sz="0" w:space="0" w:color="auto"/>
        <w:bottom w:val="none" w:sz="0" w:space="0" w:color="auto"/>
        <w:right w:val="none" w:sz="0" w:space="0" w:color="auto"/>
      </w:divBdr>
    </w:div>
    <w:div w:id="444811028">
      <w:bodyDiv w:val="1"/>
      <w:marLeft w:val="0"/>
      <w:marRight w:val="0"/>
      <w:marTop w:val="0"/>
      <w:marBottom w:val="0"/>
      <w:divBdr>
        <w:top w:val="none" w:sz="0" w:space="0" w:color="auto"/>
        <w:left w:val="none" w:sz="0" w:space="0" w:color="auto"/>
        <w:bottom w:val="none" w:sz="0" w:space="0" w:color="auto"/>
        <w:right w:val="none" w:sz="0" w:space="0" w:color="auto"/>
      </w:divBdr>
    </w:div>
    <w:div w:id="445125955">
      <w:bodyDiv w:val="1"/>
      <w:marLeft w:val="0"/>
      <w:marRight w:val="0"/>
      <w:marTop w:val="0"/>
      <w:marBottom w:val="0"/>
      <w:divBdr>
        <w:top w:val="none" w:sz="0" w:space="0" w:color="auto"/>
        <w:left w:val="none" w:sz="0" w:space="0" w:color="auto"/>
        <w:bottom w:val="none" w:sz="0" w:space="0" w:color="auto"/>
        <w:right w:val="none" w:sz="0" w:space="0" w:color="auto"/>
      </w:divBdr>
      <w:divsChild>
        <w:div w:id="161629239">
          <w:marLeft w:val="1166"/>
          <w:marRight w:val="0"/>
          <w:marTop w:val="134"/>
          <w:marBottom w:val="0"/>
          <w:divBdr>
            <w:top w:val="none" w:sz="0" w:space="0" w:color="auto"/>
            <w:left w:val="none" w:sz="0" w:space="0" w:color="auto"/>
            <w:bottom w:val="none" w:sz="0" w:space="0" w:color="auto"/>
            <w:right w:val="none" w:sz="0" w:space="0" w:color="auto"/>
          </w:divBdr>
        </w:div>
        <w:div w:id="822894085">
          <w:marLeft w:val="547"/>
          <w:marRight w:val="0"/>
          <w:marTop w:val="154"/>
          <w:marBottom w:val="0"/>
          <w:divBdr>
            <w:top w:val="none" w:sz="0" w:space="0" w:color="auto"/>
            <w:left w:val="none" w:sz="0" w:space="0" w:color="auto"/>
            <w:bottom w:val="none" w:sz="0" w:space="0" w:color="auto"/>
            <w:right w:val="none" w:sz="0" w:space="0" w:color="auto"/>
          </w:divBdr>
        </w:div>
      </w:divsChild>
    </w:div>
    <w:div w:id="446394579">
      <w:bodyDiv w:val="1"/>
      <w:marLeft w:val="0"/>
      <w:marRight w:val="0"/>
      <w:marTop w:val="0"/>
      <w:marBottom w:val="0"/>
      <w:divBdr>
        <w:top w:val="none" w:sz="0" w:space="0" w:color="auto"/>
        <w:left w:val="none" w:sz="0" w:space="0" w:color="auto"/>
        <w:bottom w:val="none" w:sz="0" w:space="0" w:color="auto"/>
        <w:right w:val="none" w:sz="0" w:space="0" w:color="auto"/>
      </w:divBdr>
    </w:div>
    <w:div w:id="446629074">
      <w:bodyDiv w:val="1"/>
      <w:marLeft w:val="0"/>
      <w:marRight w:val="0"/>
      <w:marTop w:val="0"/>
      <w:marBottom w:val="0"/>
      <w:divBdr>
        <w:top w:val="none" w:sz="0" w:space="0" w:color="auto"/>
        <w:left w:val="none" w:sz="0" w:space="0" w:color="auto"/>
        <w:bottom w:val="none" w:sz="0" w:space="0" w:color="auto"/>
        <w:right w:val="none" w:sz="0" w:space="0" w:color="auto"/>
      </w:divBdr>
    </w:div>
    <w:div w:id="448820610">
      <w:bodyDiv w:val="1"/>
      <w:marLeft w:val="0"/>
      <w:marRight w:val="0"/>
      <w:marTop w:val="0"/>
      <w:marBottom w:val="0"/>
      <w:divBdr>
        <w:top w:val="none" w:sz="0" w:space="0" w:color="auto"/>
        <w:left w:val="none" w:sz="0" w:space="0" w:color="auto"/>
        <w:bottom w:val="none" w:sz="0" w:space="0" w:color="auto"/>
        <w:right w:val="none" w:sz="0" w:space="0" w:color="auto"/>
      </w:divBdr>
    </w:div>
    <w:div w:id="449393742">
      <w:bodyDiv w:val="1"/>
      <w:marLeft w:val="0"/>
      <w:marRight w:val="0"/>
      <w:marTop w:val="0"/>
      <w:marBottom w:val="0"/>
      <w:divBdr>
        <w:top w:val="none" w:sz="0" w:space="0" w:color="auto"/>
        <w:left w:val="none" w:sz="0" w:space="0" w:color="auto"/>
        <w:bottom w:val="none" w:sz="0" w:space="0" w:color="auto"/>
        <w:right w:val="none" w:sz="0" w:space="0" w:color="auto"/>
      </w:divBdr>
    </w:div>
    <w:div w:id="449469276">
      <w:bodyDiv w:val="1"/>
      <w:marLeft w:val="0"/>
      <w:marRight w:val="0"/>
      <w:marTop w:val="0"/>
      <w:marBottom w:val="0"/>
      <w:divBdr>
        <w:top w:val="none" w:sz="0" w:space="0" w:color="auto"/>
        <w:left w:val="none" w:sz="0" w:space="0" w:color="auto"/>
        <w:bottom w:val="none" w:sz="0" w:space="0" w:color="auto"/>
        <w:right w:val="none" w:sz="0" w:space="0" w:color="auto"/>
      </w:divBdr>
    </w:div>
    <w:div w:id="450128401">
      <w:bodyDiv w:val="1"/>
      <w:marLeft w:val="0"/>
      <w:marRight w:val="0"/>
      <w:marTop w:val="0"/>
      <w:marBottom w:val="0"/>
      <w:divBdr>
        <w:top w:val="none" w:sz="0" w:space="0" w:color="auto"/>
        <w:left w:val="none" w:sz="0" w:space="0" w:color="auto"/>
        <w:bottom w:val="none" w:sz="0" w:space="0" w:color="auto"/>
        <w:right w:val="none" w:sz="0" w:space="0" w:color="auto"/>
      </w:divBdr>
    </w:div>
    <w:div w:id="451942657">
      <w:bodyDiv w:val="1"/>
      <w:marLeft w:val="0"/>
      <w:marRight w:val="0"/>
      <w:marTop w:val="0"/>
      <w:marBottom w:val="0"/>
      <w:divBdr>
        <w:top w:val="none" w:sz="0" w:space="0" w:color="auto"/>
        <w:left w:val="none" w:sz="0" w:space="0" w:color="auto"/>
        <w:bottom w:val="none" w:sz="0" w:space="0" w:color="auto"/>
        <w:right w:val="none" w:sz="0" w:space="0" w:color="auto"/>
      </w:divBdr>
      <w:divsChild>
        <w:div w:id="86586512">
          <w:marLeft w:val="1166"/>
          <w:marRight w:val="0"/>
          <w:marTop w:val="115"/>
          <w:marBottom w:val="0"/>
          <w:divBdr>
            <w:top w:val="none" w:sz="0" w:space="0" w:color="auto"/>
            <w:left w:val="none" w:sz="0" w:space="0" w:color="auto"/>
            <w:bottom w:val="none" w:sz="0" w:space="0" w:color="auto"/>
            <w:right w:val="none" w:sz="0" w:space="0" w:color="auto"/>
          </w:divBdr>
        </w:div>
        <w:div w:id="595865318">
          <w:marLeft w:val="547"/>
          <w:marRight w:val="0"/>
          <w:marTop w:val="134"/>
          <w:marBottom w:val="0"/>
          <w:divBdr>
            <w:top w:val="none" w:sz="0" w:space="0" w:color="auto"/>
            <w:left w:val="none" w:sz="0" w:space="0" w:color="auto"/>
            <w:bottom w:val="none" w:sz="0" w:space="0" w:color="auto"/>
            <w:right w:val="none" w:sz="0" w:space="0" w:color="auto"/>
          </w:divBdr>
        </w:div>
        <w:div w:id="813984628">
          <w:marLeft w:val="1166"/>
          <w:marRight w:val="0"/>
          <w:marTop w:val="115"/>
          <w:marBottom w:val="0"/>
          <w:divBdr>
            <w:top w:val="none" w:sz="0" w:space="0" w:color="auto"/>
            <w:left w:val="none" w:sz="0" w:space="0" w:color="auto"/>
            <w:bottom w:val="none" w:sz="0" w:space="0" w:color="auto"/>
            <w:right w:val="none" w:sz="0" w:space="0" w:color="auto"/>
          </w:divBdr>
        </w:div>
        <w:div w:id="1040326160">
          <w:marLeft w:val="1166"/>
          <w:marRight w:val="0"/>
          <w:marTop w:val="115"/>
          <w:marBottom w:val="0"/>
          <w:divBdr>
            <w:top w:val="none" w:sz="0" w:space="0" w:color="auto"/>
            <w:left w:val="none" w:sz="0" w:space="0" w:color="auto"/>
            <w:bottom w:val="none" w:sz="0" w:space="0" w:color="auto"/>
            <w:right w:val="none" w:sz="0" w:space="0" w:color="auto"/>
          </w:divBdr>
        </w:div>
        <w:div w:id="1097679303">
          <w:marLeft w:val="1166"/>
          <w:marRight w:val="0"/>
          <w:marTop w:val="115"/>
          <w:marBottom w:val="0"/>
          <w:divBdr>
            <w:top w:val="none" w:sz="0" w:space="0" w:color="auto"/>
            <w:left w:val="none" w:sz="0" w:space="0" w:color="auto"/>
            <w:bottom w:val="none" w:sz="0" w:space="0" w:color="auto"/>
            <w:right w:val="none" w:sz="0" w:space="0" w:color="auto"/>
          </w:divBdr>
        </w:div>
        <w:div w:id="1117527570">
          <w:marLeft w:val="1166"/>
          <w:marRight w:val="0"/>
          <w:marTop w:val="115"/>
          <w:marBottom w:val="0"/>
          <w:divBdr>
            <w:top w:val="none" w:sz="0" w:space="0" w:color="auto"/>
            <w:left w:val="none" w:sz="0" w:space="0" w:color="auto"/>
            <w:bottom w:val="none" w:sz="0" w:space="0" w:color="auto"/>
            <w:right w:val="none" w:sz="0" w:space="0" w:color="auto"/>
          </w:divBdr>
        </w:div>
        <w:div w:id="2091190315">
          <w:marLeft w:val="1166"/>
          <w:marRight w:val="0"/>
          <w:marTop w:val="115"/>
          <w:marBottom w:val="0"/>
          <w:divBdr>
            <w:top w:val="none" w:sz="0" w:space="0" w:color="auto"/>
            <w:left w:val="none" w:sz="0" w:space="0" w:color="auto"/>
            <w:bottom w:val="none" w:sz="0" w:space="0" w:color="auto"/>
            <w:right w:val="none" w:sz="0" w:space="0" w:color="auto"/>
          </w:divBdr>
        </w:div>
      </w:divsChild>
    </w:div>
    <w:div w:id="453182821">
      <w:bodyDiv w:val="1"/>
      <w:marLeft w:val="0"/>
      <w:marRight w:val="0"/>
      <w:marTop w:val="0"/>
      <w:marBottom w:val="0"/>
      <w:divBdr>
        <w:top w:val="none" w:sz="0" w:space="0" w:color="auto"/>
        <w:left w:val="none" w:sz="0" w:space="0" w:color="auto"/>
        <w:bottom w:val="none" w:sz="0" w:space="0" w:color="auto"/>
        <w:right w:val="none" w:sz="0" w:space="0" w:color="auto"/>
      </w:divBdr>
    </w:div>
    <w:div w:id="453258645">
      <w:bodyDiv w:val="1"/>
      <w:marLeft w:val="0"/>
      <w:marRight w:val="0"/>
      <w:marTop w:val="0"/>
      <w:marBottom w:val="0"/>
      <w:divBdr>
        <w:top w:val="none" w:sz="0" w:space="0" w:color="auto"/>
        <w:left w:val="none" w:sz="0" w:space="0" w:color="auto"/>
        <w:bottom w:val="none" w:sz="0" w:space="0" w:color="auto"/>
        <w:right w:val="none" w:sz="0" w:space="0" w:color="auto"/>
      </w:divBdr>
    </w:div>
    <w:div w:id="453525337">
      <w:bodyDiv w:val="1"/>
      <w:marLeft w:val="0"/>
      <w:marRight w:val="0"/>
      <w:marTop w:val="0"/>
      <w:marBottom w:val="0"/>
      <w:divBdr>
        <w:top w:val="none" w:sz="0" w:space="0" w:color="auto"/>
        <w:left w:val="none" w:sz="0" w:space="0" w:color="auto"/>
        <w:bottom w:val="none" w:sz="0" w:space="0" w:color="auto"/>
        <w:right w:val="none" w:sz="0" w:space="0" w:color="auto"/>
      </w:divBdr>
    </w:div>
    <w:div w:id="455375704">
      <w:bodyDiv w:val="1"/>
      <w:marLeft w:val="0"/>
      <w:marRight w:val="0"/>
      <w:marTop w:val="0"/>
      <w:marBottom w:val="0"/>
      <w:divBdr>
        <w:top w:val="none" w:sz="0" w:space="0" w:color="auto"/>
        <w:left w:val="none" w:sz="0" w:space="0" w:color="auto"/>
        <w:bottom w:val="none" w:sz="0" w:space="0" w:color="auto"/>
        <w:right w:val="none" w:sz="0" w:space="0" w:color="auto"/>
      </w:divBdr>
      <w:divsChild>
        <w:div w:id="911157405">
          <w:marLeft w:val="547"/>
          <w:marRight w:val="0"/>
          <w:marTop w:val="154"/>
          <w:marBottom w:val="0"/>
          <w:divBdr>
            <w:top w:val="none" w:sz="0" w:space="0" w:color="auto"/>
            <w:left w:val="none" w:sz="0" w:space="0" w:color="auto"/>
            <w:bottom w:val="none" w:sz="0" w:space="0" w:color="auto"/>
            <w:right w:val="none" w:sz="0" w:space="0" w:color="auto"/>
          </w:divBdr>
        </w:div>
        <w:div w:id="915431772">
          <w:marLeft w:val="547"/>
          <w:marRight w:val="0"/>
          <w:marTop w:val="154"/>
          <w:marBottom w:val="0"/>
          <w:divBdr>
            <w:top w:val="none" w:sz="0" w:space="0" w:color="auto"/>
            <w:left w:val="none" w:sz="0" w:space="0" w:color="auto"/>
            <w:bottom w:val="none" w:sz="0" w:space="0" w:color="auto"/>
            <w:right w:val="none" w:sz="0" w:space="0" w:color="auto"/>
          </w:divBdr>
        </w:div>
        <w:div w:id="1219897233">
          <w:marLeft w:val="1166"/>
          <w:marRight w:val="0"/>
          <w:marTop w:val="134"/>
          <w:marBottom w:val="0"/>
          <w:divBdr>
            <w:top w:val="none" w:sz="0" w:space="0" w:color="auto"/>
            <w:left w:val="none" w:sz="0" w:space="0" w:color="auto"/>
            <w:bottom w:val="none" w:sz="0" w:space="0" w:color="auto"/>
            <w:right w:val="none" w:sz="0" w:space="0" w:color="auto"/>
          </w:divBdr>
        </w:div>
        <w:div w:id="1541363108">
          <w:marLeft w:val="1166"/>
          <w:marRight w:val="0"/>
          <w:marTop w:val="134"/>
          <w:marBottom w:val="0"/>
          <w:divBdr>
            <w:top w:val="none" w:sz="0" w:space="0" w:color="auto"/>
            <w:left w:val="none" w:sz="0" w:space="0" w:color="auto"/>
            <w:bottom w:val="none" w:sz="0" w:space="0" w:color="auto"/>
            <w:right w:val="none" w:sz="0" w:space="0" w:color="auto"/>
          </w:divBdr>
        </w:div>
      </w:divsChild>
    </w:div>
    <w:div w:id="455635893">
      <w:bodyDiv w:val="1"/>
      <w:marLeft w:val="0"/>
      <w:marRight w:val="0"/>
      <w:marTop w:val="0"/>
      <w:marBottom w:val="0"/>
      <w:divBdr>
        <w:top w:val="none" w:sz="0" w:space="0" w:color="auto"/>
        <w:left w:val="none" w:sz="0" w:space="0" w:color="auto"/>
        <w:bottom w:val="none" w:sz="0" w:space="0" w:color="auto"/>
        <w:right w:val="none" w:sz="0" w:space="0" w:color="auto"/>
      </w:divBdr>
    </w:div>
    <w:div w:id="456333671">
      <w:bodyDiv w:val="1"/>
      <w:marLeft w:val="0"/>
      <w:marRight w:val="0"/>
      <w:marTop w:val="0"/>
      <w:marBottom w:val="0"/>
      <w:divBdr>
        <w:top w:val="none" w:sz="0" w:space="0" w:color="auto"/>
        <w:left w:val="none" w:sz="0" w:space="0" w:color="auto"/>
        <w:bottom w:val="none" w:sz="0" w:space="0" w:color="auto"/>
        <w:right w:val="none" w:sz="0" w:space="0" w:color="auto"/>
      </w:divBdr>
    </w:div>
    <w:div w:id="456337818">
      <w:bodyDiv w:val="1"/>
      <w:marLeft w:val="0"/>
      <w:marRight w:val="0"/>
      <w:marTop w:val="0"/>
      <w:marBottom w:val="0"/>
      <w:divBdr>
        <w:top w:val="none" w:sz="0" w:space="0" w:color="auto"/>
        <w:left w:val="none" w:sz="0" w:space="0" w:color="auto"/>
        <w:bottom w:val="none" w:sz="0" w:space="0" w:color="auto"/>
        <w:right w:val="none" w:sz="0" w:space="0" w:color="auto"/>
      </w:divBdr>
    </w:div>
    <w:div w:id="456996588">
      <w:bodyDiv w:val="1"/>
      <w:marLeft w:val="0"/>
      <w:marRight w:val="0"/>
      <w:marTop w:val="0"/>
      <w:marBottom w:val="0"/>
      <w:divBdr>
        <w:top w:val="none" w:sz="0" w:space="0" w:color="auto"/>
        <w:left w:val="none" w:sz="0" w:space="0" w:color="auto"/>
        <w:bottom w:val="none" w:sz="0" w:space="0" w:color="auto"/>
        <w:right w:val="none" w:sz="0" w:space="0" w:color="auto"/>
      </w:divBdr>
    </w:div>
    <w:div w:id="458687841">
      <w:bodyDiv w:val="1"/>
      <w:marLeft w:val="0"/>
      <w:marRight w:val="0"/>
      <w:marTop w:val="0"/>
      <w:marBottom w:val="0"/>
      <w:divBdr>
        <w:top w:val="none" w:sz="0" w:space="0" w:color="auto"/>
        <w:left w:val="none" w:sz="0" w:space="0" w:color="auto"/>
        <w:bottom w:val="none" w:sz="0" w:space="0" w:color="auto"/>
        <w:right w:val="none" w:sz="0" w:space="0" w:color="auto"/>
      </w:divBdr>
    </w:div>
    <w:div w:id="459299093">
      <w:bodyDiv w:val="1"/>
      <w:marLeft w:val="0"/>
      <w:marRight w:val="0"/>
      <w:marTop w:val="0"/>
      <w:marBottom w:val="0"/>
      <w:divBdr>
        <w:top w:val="none" w:sz="0" w:space="0" w:color="auto"/>
        <w:left w:val="none" w:sz="0" w:space="0" w:color="auto"/>
        <w:bottom w:val="none" w:sz="0" w:space="0" w:color="auto"/>
        <w:right w:val="none" w:sz="0" w:space="0" w:color="auto"/>
      </w:divBdr>
      <w:divsChild>
        <w:div w:id="1004208756">
          <w:marLeft w:val="1166"/>
          <w:marRight w:val="0"/>
          <w:marTop w:val="134"/>
          <w:marBottom w:val="0"/>
          <w:divBdr>
            <w:top w:val="none" w:sz="0" w:space="0" w:color="auto"/>
            <w:left w:val="none" w:sz="0" w:space="0" w:color="auto"/>
            <w:bottom w:val="none" w:sz="0" w:space="0" w:color="auto"/>
            <w:right w:val="none" w:sz="0" w:space="0" w:color="auto"/>
          </w:divBdr>
        </w:div>
        <w:div w:id="1788965555">
          <w:marLeft w:val="547"/>
          <w:marRight w:val="0"/>
          <w:marTop w:val="154"/>
          <w:marBottom w:val="0"/>
          <w:divBdr>
            <w:top w:val="none" w:sz="0" w:space="0" w:color="auto"/>
            <w:left w:val="none" w:sz="0" w:space="0" w:color="auto"/>
            <w:bottom w:val="none" w:sz="0" w:space="0" w:color="auto"/>
            <w:right w:val="none" w:sz="0" w:space="0" w:color="auto"/>
          </w:divBdr>
        </w:div>
      </w:divsChild>
    </w:div>
    <w:div w:id="459417552">
      <w:bodyDiv w:val="1"/>
      <w:marLeft w:val="0"/>
      <w:marRight w:val="0"/>
      <w:marTop w:val="0"/>
      <w:marBottom w:val="0"/>
      <w:divBdr>
        <w:top w:val="none" w:sz="0" w:space="0" w:color="auto"/>
        <w:left w:val="none" w:sz="0" w:space="0" w:color="auto"/>
        <w:bottom w:val="none" w:sz="0" w:space="0" w:color="auto"/>
        <w:right w:val="none" w:sz="0" w:space="0" w:color="auto"/>
      </w:divBdr>
      <w:divsChild>
        <w:div w:id="662585964">
          <w:marLeft w:val="1166"/>
          <w:marRight w:val="0"/>
          <w:marTop w:val="134"/>
          <w:marBottom w:val="0"/>
          <w:divBdr>
            <w:top w:val="none" w:sz="0" w:space="0" w:color="auto"/>
            <w:left w:val="none" w:sz="0" w:space="0" w:color="auto"/>
            <w:bottom w:val="none" w:sz="0" w:space="0" w:color="auto"/>
            <w:right w:val="none" w:sz="0" w:space="0" w:color="auto"/>
          </w:divBdr>
        </w:div>
        <w:div w:id="991373518">
          <w:marLeft w:val="547"/>
          <w:marRight w:val="0"/>
          <w:marTop w:val="154"/>
          <w:marBottom w:val="0"/>
          <w:divBdr>
            <w:top w:val="none" w:sz="0" w:space="0" w:color="auto"/>
            <w:left w:val="none" w:sz="0" w:space="0" w:color="auto"/>
            <w:bottom w:val="none" w:sz="0" w:space="0" w:color="auto"/>
            <w:right w:val="none" w:sz="0" w:space="0" w:color="auto"/>
          </w:divBdr>
        </w:div>
        <w:div w:id="1008369130">
          <w:marLeft w:val="547"/>
          <w:marRight w:val="0"/>
          <w:marTop w:val="154"/>
          <w:marBottom w:val="0"/>
          <w:divBdr>
            <w:top w:val="none" w:sz="0" w:space="0" w:color="auto"/>
            <w:left w:val="none" w:sz="0" w:space="0" w:color="auto"/>
            <w:bottom w:val="none" w:sz="0" w:space="0" w:color="auto"/>
            <w:right w:val="none" w:sz="0" w:space="0" w:color="auto"/>
          </w:divBdr>
        </w:div>
        <w:div w:id="1413771186">
          <w:marLeft w:val="1166"/>
          <w:marRight w:val="0"/>
          <w:marTop w:val="134"/>
          <w:marBottom w:val="0"/>
          <w:divBdr>
            <w:top w:val="none" w:sz="0" w:space="0" w:color="auto"/>
            <w:left w:val="none" w:sz="0" w:space="0" w:color="auto"/>
            <w:bottom w:val="none" w:sz="0" w:space="0" w:color="auto"/>
            <w:right w:val="none" w:sz="0" w:space="0" w:color="auto"/>
          </w:divBdr>
        </w:div>
      </w:divsChild>
    </w:div>
    <w:div w:id="460653579">
      <w:bodyDiv w:val="1"/>
      <w:marLeft w:val="0"/>
      <w:marRight w:val="0"/>
      <w:marTop w:val="0"/>
      <w:marBottom w:val="0"/>
      <w:divBdr>
        <w:top w:val="none" w:sz="0" w:space="0" w:color="auto"/>
        <w:left w:val="none" w:sz="0" w:space="0" w:color="auto"/>
        <w:bottom w:val="none" w:sz="0" w:space="0" w:color="auto"/>
        <w:right w:val="none" w:sz="0" w:space="0" w:color="auto"/>
      </w:divBdr>
    </w:div>
    <w:div w:id="460850679">
      <w:bodyDiv w:val="1"/>
      <w:marLeft w:val="0"/>
      <w:marRight w:val="0"/>
      <w:marTop w:val="0"/>
      <w:marBottom w:val="0"/>
      <w:divBdr>
        <w:top w:val="none" w:sz="0" w:space="0" w:color="auto"/>
        <w:left w:val="none" w:sz="0" w:space="0" w:color="auto"/>
        <w:bottom w:val="none" w:sz="0" w:space="0" w:color="auto"/>
        <w:right w:val="none" w:sz="0" w:space="0" w:color="auto"/>
      </w:divBdr>
      <w:divsChild>
        <w:div w:id="435491842">
          <w:marLeft w:val="547"/>
          <w:marRight w:val="0"/>
          <w:marTop w:val="96"/>
          <w:marBottom w:val="0"/>
          <w:divBdr>
            <w:top w:val="none" w:sz="0" w:space="0" w:color="auto"/>
            <w:left w:val="none" w:sz="0" w:space="0" w:color="auto"/>
            <w:bottom w:val="none" w:sz="0" w:space="0" w:color="auto"/>
            <w:right w:val="none" w:sz="0" w:space="0" w:color="auto"/>
          </w:divBdr>
        </w:div>
        <w:div w:id="536160989">
          <w:marLeft w:val="1166"/>
          <w:marRight w:val="0"/>
          <w:marTop w:val="86"/>
          <w:marBottom w:val="0"/>
          <w:divBdr>
            <w:top w:val="none" w:sz="0" w:space="0" w:color="auto"/>
            <w:left w:val="none" w:sz="0" w:space="0" w:color="auto"/>
            <w:bottom w:val="none" w:sz="0" w:space="0" w:color="auto"/>
            <w:right w:val="none" w:sz="0" w:space="0" w:color="auto"/>
          </w:divBdr>
        </w:div>
        <w:div w:id="1627541023">
          <w:marLeft w:val="547"/>
          <w:marRight w:val="0"/>
          <w:marTop w:val="106"/>
          <w:marBottom w:val="0"/>
          <w:divBdr>
            <w:top w:val="none" w:sz="0" w:space="0" w:color="auto"/>
            <w:left w:val="none" w:sz="0" w:space="0" w:color="auto"/>
            <w:bottom w:val="none" w:sz="0" w:space="0" w:color="auto"/>
            <w:right w:val="none" w:sz="0" w:space="0" w:color="auto"/>
          </w:divBdr>
        </w:div>
        <w:div w:id="1824812449">
          <w:marLeft w:val="547"/>
          <w:marRight w:val="0"/>
          <w:marTop w:val="106"/>
          <w:marBottom w:val="0"/>
          <w:divBdr>
            <w:top w:val="none" w:sz="0" w:space="0" w:color="auto"/>
            <w:left w:val="none" w:sz="0" w:space="0" w:color="auto"/>
            <w:bottom w:val="none" w:sz="0" w:space="0" w:color="auto"/>
            <w:right w:val="none" w:sz="0" w:space="0" w:color="auto"/>
          </w:divBdr>
        </w:div>
        <w:div w:id="1976905164">
          <w:marLeft w:val="1166"/>
          <w:marRight w:val="0"/>
          <w:marTop w:val="86"/>
          <w:marBottom w:val="0"/>
          <w:divBdr>
            <w:top w:val="none" w:sz="0" w:space="0" w:color="auto"/>
            <w:left w:val="none" w:sz="0" w:space="0" w:color="auto"/>
            <w:bottom w:val="none" w:sz="0" w:space="0" w:color="auto"/>
            <w:right w:val="none" w:sz="0" w:space="0" w:color="auto"/>
          </w:divBdr>
        </w:div>
      </w:divsChild>
    </w:div>
    <w:div w:id="462115926">
      <w:bodyDiv w:val="1"/>
      <w:marLeft w:val="0"/>
      <w:marRight w:val="0"/>
      <w:marTop w:val="0"/>
      <w:marBottom w:val="0"/>
      <w:divBdr>
        <w:top w:val="none" w:sz="0" w:space="0" w:color="auto"/>
        <w:left w:val="none" w:sz="0" w:space="0" w:color="auto"/>
        <w:bottom w:val="none" w:sz="0" w:space="0" w:color="auto"/>
        <w:right w:val="none" w:sz="0" w:space="0" w:color="auto"/>
      </w:divBdr>
      <w:divsChild>
        <w:div w:id="3678521">
          <w:marLeft w:val="1800"/>
          <w:marRight w:val="0"/>
          <w:marTop w:val="115"/>
          <w:marBottom w:val="0"/>
          <w:divBdr>
            <w:top w:val="none" w:sz="0" w:space="0" w:color="auto"/>
            <w:left w:val="none" w:sz="0" w:space="0" w:color="auto"/>
            <w:bottom w:val="none" w:sz="0" w:space="0" w:color="auto"/>
            <w:right w:val="none" w:sz="0" w:space="0" w:color="auto"/>
          </w:divBdr>
        </w:div>
        <w:div w:id="535235691">
          <w:marLeft w:val="547"/>
          <w:marRight w:val="0"/>
          <w:marTop w:val="134"/>
          <w:marBottom w:val="0"/>
          <w:divBdr>
            <w:top w:val="none" w:sz="0" w:space="0" w:color="auto"/>
            <w:left w:val="none" w:sz="0" w:space="0" w:color="auto"/>
            <w:bottom w:val="none" w:sz="0" w:space="0" w:color="auto"/>
            <w:right w:val="none" w:sz="0" w:space="0" w:color="auto"/>
          </w:divBdr>
        </w:div>
        <w:div w:id="618952486">
          <w:marLeft w:val="547"/>
          <w:marRight w:val="0"/>
          <w:marTop w:val="134"/>
          <w:marBottom w:val="0"/>
          <w:divBdr>
            <w:top w:val="none" w:sz="0" w:space="0" w:color="auto"/>
            <w:left w:val="none" w:sz="0" w:space="0" w:color="auto"/>
            <w:bottom w:val="none" w:sz="0" w:space="0" w:color="auto"/>
            <w:right w:val="none" w:sz="0" w:space="0" w:color="auto"/>
          </w:divBdr>
        </w:div>
        <w:div w:id="818695473">
          <w:marLeft w:val="1800"/>
          <w:marRight w:val="0"/>
          <w:marTop w:val="115"/>
          <w:marBottom w:val="0"/>
          <w:divBdr>
            <w:top w:val="none" w:sz="0" w:space="0" w:color="auto"/>
            <w:left w:val="none" w:sz="0" w:space="0" w:color="auto"/>
            <w:bottom w:val="none" w:sz="0" w:space="0" w:color="auto"/>
            <w:right w:val="none" w:sz="0" w:space="0" w:color="auto"/>
          </w:divBdr>
        </w:div>
        <w:div w:id="830027363">
          <w:marLeft w:val="1800"/>
          <w:marRight w:val="0"/>
          <w:marTop w:val="115"/>
          <w:marBottom w:val="0"/>
          <w:divBdr>
            <w:top w:val="none" w:sz="0" w:space="0" w:color="auto"/>
            <w:left w:val="none" w:sz="0" w:space="0" w:color="auto"/>
            <w:bottom w:val="none" w:sz="0" w:space="0" w:color="auto"/>
            <w:right w:val="none" w:sz="0" w:space="0" w:color="auto"/>
          </w:divBdr>
        </w:div>
        <w:div w:id="923955300">
          <w:marLeft w:val="1166"/>
          <w:marRight w:val="0"/>
          <w:marTop w:val="115"/>
          <w:marBottom w:val="0"/>
          <w:divBdr>
            <w:top w:val="none" w:sz="0" w:space="0" w:color="auto"/>
            <w:left w:val="none" w:sz="0" w:space="0" w:color="auto"/>
            <w:bottom w:val="none" w:sz="0" w:space="0" w:color="auto"/>
            <w:right w:val="none" w:sz="0" w:space="0" w:color="auto"/>
          </w:divBdr>
        </w:div>
        <w:div w:id="1680614761">
          <w:marLeft w:val="1800"/>
          <w:marRight w:val="0"/>
          <w:marTop w:val="115"/>
          <w:marBottom w:val="0"/>
          <w:divBdr>
            <w:top w:val="none" w:sz="0" w:space="0" w:color="auto"/>
            <w:left w:val="none" w:sz="0" w:space="0" w:color="auto"/>
            <w:bottom w:val="none" w:sz="0" w:space="0" w:color="auto"/>
            <w:right w:val="none" w:sz="0" w:space="0" w:color="auto"/>
          </w:divBdr>
        </w:div>
        <w:div w:id="2028826395">
          <w:marLeft w:val="1800"/>
          <w:marRight w:val="0"/>
          <w:marTop w:val="115"/>
          <w:marBottom w:val="0"/>
          <w:divBdr>
            <w:top w:val="none" w:sz="0" w:space="0" w:color="auto"/>
            <w:left w:val="none" w:sz="0" w:space="0" w:color="auto"/>
            <w:bottom w:val="none" w:sz="0" w:space="0" w:color="auto"/>
            <w:right w:val="none" w:sz="0" w:space="0" w:color="auto"/>
          </w:divBdr>
        </w:div>
      </w:divsChild>
    </w:div>
    <w:div w:id="462769813">
      <w:bodyDiv w:val="1"/>
      <w:marLeft w:val="0"/>
      <w:marRight w:val="0"/>
      <w:marTop w:val="0"/>
      <w:marBottom w:val="0"/>
      <w:divBdr>
        <w:top w:val="none" w:sz="0" w:space="0" w:color="auto"/>
        <w:left w:val="none" w:sz="0" w:space="0" w:color="auto"/>
        <w:bottom w:val="none" w:sz="0" w:space="0" w:color="auto"/>
        <w:right w:val="none" w:sz="0" w:space="0" w:color="auto"/>
      </w:divBdr>
    </w:div>
    <w:div w:id="463428423">
      <w:bodyDiv w:val="1"/>
      <w:marLeft w:val="0"/>
      <w:marRight w:val="0"/>
      <w:marTop w:val="0"/>
      <w:marBottom w:val="0"/>
      <w:divBdr>
        <w:top w:val="none" w:sz="0" w:space="0" w:color="auto"/>
        <w:left w:val="none" w:sz="0" w:space="0" w:color="auto"/>
        <w:bottom w:val="none" w:sz="0" w:space="0" w:color="auto"/>
        <w:right w:val="none" w:sz="0" w:space="0" w:color="auto"/>
      </w:divBdr>
      <w:divsChild>
        <w:div w:id="24407021">
          <w:marLeft w:val="1800"/>
          <w:marRight w:val="0"/>
          <w:marTop w:val="106"/>
          <w:marBottom w:val="0"/>
          <w:divBdr>
            <w:top w:val="none" w:sz="0" w:space="0" w:color="auto"/>
            <w:left w:val="none" w:sz="0" w:space="0" w:color="auto"/>
            <w:bottom w:val="none" w:sz="0" w:space="0" w:color="auto"/>
            <w:right w:val="none" w:sz="0" w:space="0" w:color="auto"/>
          </w:divBdr>
        </w:div>
        <w:div w:id="240531095">
          <w:marLeft w:val="1166"/>
          <w:marRight w:val="0"/>
          <w:marTop w:val="125"/>
          <w:marBottom w:val="0"/>
          <w:divBdr>
            <w:top w:val="none" w:sz="0" w:space="0" w:color="auto"/>
            <w:left w:val="none" w:sz="0" w:space="0" w:color="auto"/>
            <w:bottom w:val="none" w:sz="0" w:space="0" w:color="auto"/>
            <w:right w:val="none" w:sz="0" w:space="0" w:color="auto"/>
          </w:divBdr>
        </w:div>
        <w:div w:id="472137813">
          <w:marLeft w:val="1166"/>
          <w:marRight w:val="0"/>
          <w:marTop w:val="125"/>
          <w:marBottom w:val="0"/>
          <w:divBdr>
            <w:top w:val="none" w:sz="0" w:space="0" w:color="auto"/>
            <w:left w:val="none" w:sz="0" w:space="0" w:color="auto"/>
            <w:bottom w:val="none" w:sz="0" w:space="0" w:color="auto"/>
            <w:right w:val="none" w:sz="0" w:space="0" w:color="auto"/>
          </w:divBdr>
        </w:div>
        <w:div w:id="1654220277">
          <w:marLeft w:val="547"/>
          <w:marRight w:val="0"/>
          <w:marTop w:val="144"/>
          <w:marBottom w:val="0"/>
          <w:divBdr>
            <w:top w:val="none" w:sz="0" w:space="0" w:color="auto"/>
            <w:left w:val="none" w:sz="0" w:space="0" w:color="auto"/>
            <w:bottom w:val="none" w:sz="0" w:space="0" w:color="auto"/>
            <w:right w:val="none" w:sz="0" w:space="0" w:color="auto"/>
          </w:divBdr>
        </w:div>
      </w:divsChild>
    </w:div>
    <w:div w:id="463816390">
      <w:bodyDiv w:val="1"/>
      <w:marLeft w:val="0"/>
      <w:marRight w:val="0"/>
      <w:marTop w:val="0"/>
      <w:marBottom w:val="0"/>
      <w:divBdr>
        <w:top w:val="none" w:sz="0" w:space="0" w:color="auto"/>
        <w:left w:val="none" w:sz="0" w:space="0" w:color="auto"/>
        <w:bottom w:val="none" w:sz="0" w:space="0" w:color="auto"/>
        <w:right w:val="none" w:sz="0" w:space="0" w:color="auto"/>
      </w:divBdr>
    </w:div>
    <w:div w:id="464354026">
      <w:bodyDiv w:val="1"/>
      <w:marLeft w:val="0"/>
      <w:marRight w:val="0"/>
      <w:marTop w:val="0"/>
      <w:marBottom w:val="0"/>
      <w:divBdr>
        <w:top w:val="none" w:sz="0" w:space="0" w:color="auto"/>
        <w:left w:val="none" w:sz="0" w:space="0" w:color="auto"/>
        <w:bottom w:val="none" w:sz="0" w:space="0" w:color="auto"/>
        <w:right w:val="none" w:sz="0" w:space="0" w:color="auto"/>
      </w:divBdr>
    </w:div>
    <w:div w:id="464398409">
      <w:bodyDiv w:val="1"/>
      <w:marLeft w:val="0"/>
      <w:marRight w:val="0"/>
      <w:marTop w:val="0"/>
      <w:marBottom w:val="0"/>
      <w:divBdr>
        <w:top w:val="none" w:sz="0" w:space="0" w:color="auto"/>
        <w:left w:val="none" w:sz="0" w:space="0" w:color="auto"/>
        <w:bottom w:val="none" w:sz="0" w:space="0" w:color="auto"/>
        <w:right w:val="none" w:sz="0" w:space="0" w:color="auto"/>
      </w:divBdr>
      <w:divsChild>
        <w:div w:id="169833603">
          <w:marLeft w:val="1800"/>
          <w:marRight w:val="0"/>
          <w:marTop w:val="67"/>
          <w:marBottom w:val="0"/>
          <w:divBdr>
            <w:top w:val="none" w:sz="0" w:space="0" w:color="auto"/>
            <w:left w:val="none" w:sz="0" w:space="0" w:color="auto"/>
            <w:bottom w:val="none" w:sz="0" w:space="0" w:color="auto"/>
            <w:right w:val="none" w:sz="0" w:space="0" w:color="auto"/>
          </w:divBdr>
        </w:div>
        <w:div w:id="232549489">
          <w:marLeft w:val="1166"/>
          <w:marRight w:val="0"/>
          <w:marTop w:val="67"/>
          <w:marBottom w:val="0"/>
          <w:divBdr>
            <w:top w:val="none" w:sz="0" w:space="0" w:color="auto"/>
            <w:left w:val="none" w:sz="0" w:space="0" w:color="auto"/>
            <w:bottom w:val="none" w:sz="0" w:space="0" w:color="auto"/>
            <w:right w:val="none" w:sz="0" w:space="0" w:color="auto"/>
          </w:divBdr>
        </w:div>
        <w:div w:id="263459094">
          <w:marLeft w:val="1166"/>
          <w:marRight w:val="0"/>
          <w:marTop w:val="67"/>
          <w:marBottom w:val="0"/>
          <w:divBdr>
            <w:top w:val="none" w:sz="0" w:space="0" w:color="auto"/>
            <w:left w:val="none" w:sz="0" w:space="0" w:color="auto"/>
            <w:bottom w:val="none" w:sz="0" w:space="0" w:color="auto"/>
            <w:right w:val="none" w:sz="0" w:space="0" w:color="auto"/>
          </w:divBdr>
        </w:div>
        <w:div w:id="790628902">
          <w:marLeft w:val="1800"/>
          <w:marRight w:val="0"/>
          <w:marTop w:val="58"/>
          <w:marBottom w:val="0"/>
          <w:divBdr>
            <w:top w:val="none" w:sz="0" w:space="0" w:color="auto"/>
            <w:left w:val="none" w:sz="0" w:space="0" w:color="auto"/>
            <w:bottom w:val="none" w:sz="0" w:space="0" w:color="auto"/>
            <w:right w:val="none" w:sz="0" w:space="0" w:color="auto"/>
          </w:divBdr>
        </w:div>
        <w:div w:id="806240658">
          <w:marLeft w:val="1166"/>
          <w:marRight w:val="0"/>
          <w:marTop w:val="67"/>
          <w:marBottom w:val="0"/>
          <w:divBdr>
            <w:top w:val="none" w:sz="0" w:space="0" w:color="auto"/>
            <w:left w:val="none" w:sz="0" w:space="0" w:color="auto"/>
            <w:bottom w:val="none" w:sz="0" w:space="0" w:color="auto"/>
            <w:right w:val="none" w:sz="0" w:space="0" w:color="auto"/>
          </w:divBdr>
        </w:div>
        <w:div w:id="858158729">
          <w:marLeft w:val="547"/>
          <w:marRight w:val="0"/>
          <w:marTop w:val="86"/>
          <w:marBottom w:val="0"/>
          <w:divBdr>
            <w:top w:val="none" w:sz="0" w:space="0" w:color="auto"/>
            <w:left w:val="none" w:sz="0" w:space="0" w:color="auto"/>
            <w:bottom w:val="none" w:sz="0" w:space="0" w:color="auto"/>
            <w:right w:val="none" w:sz="0" w:space="0" w:color="auto"/>
          </w:divBdr>
        </w:div>
        <w:div w:id="908030934">
          <w:marLeft w:val="1800"/>
          <w:marRight w:val="0"/>
          <w:marTop w:val="67"/>
          <w:marBottom w:val="0"/>
          <w:divBdr>
            <w:top w:val="none" w:sz="0" w:space="0" w:color="auto"/>
            <w:left w:val="none" w:sz="0" w:space="0" w:color="auto"/>
            <w:bottom w:val="none" w:sz="0" w:space="0" w:color="auto"/>
            <w:right w:val="none" w:sz="0" w:space="0" w:color="auto"/>
          </w:divBdr>
        </w:div>
        <w:div w:id="949970797">
          <w:marLeft w:val="1800"/>
          <w:marRight w:val="0"/>
          <w:marTop w:val="58"/>
          <w:marBottom w:val="0"/>
          <w:divBdr>
            <w:top w:val="none" w:sz="0" w:space="0" w:color="auto"/>
            <w:left w:val="none" w:sz="0" w:space="0" w:color="auto"/>
            <w:bottom w:val="none" w:sz="0" w:space="0" w:color="auto"/>
            <w:right w:val="none" w:sz="0" w:space="0" w:color="auto"/>
          </w:divBdr>
        </w:div>
        <w:div w:id="982781640">
          <w:marLeft w:val="1166"/>
          <w:marRight w:val="0"/>
          <w:marTop w:val="67"/>
          <w:marBottom w:val="0"/>
          <w:divBdr>
            <w:top w:val="none" w:sz="0" w:space="0" w:color="auto"/>
            <w:left w:val="none" w:sz="0" w:space="0" w:color="auto"/>
            <w:bottom w:val="none" w:sz="0" w:space="0" w:color="auto"/>
            <w:right w:val="none" w:sz="0" w:space="0" w:color="auto"/>
          </w:divBdr>
        </w:div>
        <w:div w:id="1013068849">
          <w:marLeft w:val="1166"/>
          <w:marRight w:val="0"/>
          <w:marTop w:val="67"/>
          <w:marBottom w:val="0"/>
          <w:divBdr>
            <w:top w:val="none" w:sz="0" w:space="0" w:color="auto"/>
            <w:left w:val="none" w:sz="0" w:space="0" w:color="auto"/>
            <w:bottom w:val="none" w:sz="0" w:space="0" w:color="auto"/>
            <w:right w:val="none" w:sz="0" w:space="0" w:color="auto"/>
          </w:divBdr>
        </w:div>
        <w:div w:id="1328098936">
          <w:marLeft w:val="1166"/>
          <w:marRight w:val="0"/>
          <w:marTop w:val="67"/>
          <w:marBottom w:val="0"/>
          <w:divBdr>
            <w:top w:val="none" w:sz="0" w:space="0" w:color="auto"/>
            <w:left w:val="none" w:sz="0" w:space="0" w:color="auto"/>
            <w:bottom w:val="none" w:sz="0" w:space="0" w:color="auto"/>
            <w:right w:val="none" w:sz="0" w:space="0" w:color="auto"/>
          </w:divBdr>
        </w:div>
        <w:div w:id="1428309333">
          <w:marLeft w:val="1800"/>
          <w:marRight w:val="0"/>
          <w:marTop w:val="67"/>
          <w:marBottom w:val="0"/>
          <w:divBdr>
            <w:top w:val="none" w:sz="0" w:space="0" w:color="auto"/>
            <w:left w:val="none" w:sz="0" w:space="0" w:color="auto"/>
            <w:bottom w:val="none" w:sz="0" w:space="0" w:color="auto"/>
            <w:right w:val="none" w:sz="0" w:space="0" w:color="auto"/>
          </w:divBdr>
        </w:div>
        <w:div w:id="1480078704">
          <w:marLeft w:val="1166"/>
          <w:marRight w:val="0"/>
          <w:marTop w:val="67"/>
          <w:marBottom w:val="0"/>
          <w:divBdr>
            <w:top w:val="none" w:sz="0" w:space="0" w:color="auto"/>
            <w:left w:val="none" w:sz="0" w:space="0" w:color="auto"/>
            <w:bottom w:val="none" w:sz="0" w:space="0" w:color="auto"/>
            <w:right w:val="none" w:sz="0" w:space="0" w:color="auto"/>
          </w:divBdr>
        </w:div>
        <w:div w:id="1629319864">
          <w:marLeft w:val="547"/>
          <w:marRight w:val="0"/>
          <w:marTop w:val="86"/>
          <w:marBottom w:val="0"/>
          <w:divBdr>
            <w:top w:val="none" w:sz="0" w:space="0" w:color="auto"/>
            <w:left w:val="none" w:sz="0" w:space="0" w:color="auto"/>
            <w:bottom w:val="none" w:sz="0" w:space="0" w:color="auto"/>
            <w:right w:val="none" w:sz="0" w:space="0" w:color="auto"/>
          </w:divBdr>
        </w:div>
        <w:div w:id="1659307014">
          <w:marLeft w:val="1800"/>
          <w:marRight w:val="0"/>
          <w:marTop w:val="67"/>
          <w:marBottom w:val="0"/>
          <w:divBdr>
            <w:top w:val="none" w:sz="0" w:space="0" w:color="auto"/>
            <w:left w:val="none" w:sz="0" w:space="0" w:color="auto"/>
            <w:bottom w:val="none" w:sz="0" w:space="0" w:color="auto"/>
            <w:right w:val="none" w:sz="0" w:space="0" w:color="auto"/>
          </w:divBdr>
        </w:div>
        <w:div w:id="1726563843">
          <w:marLeft w:val="1800"/>
          <w:marRight w:val="0"/>
          <w:marTop w:val="67"/>
          <w:marBottom w:val="0"/>
          <w:divBdr>
            <w:top w:val="none" w:sz="0" w:space="0" w:color="auto"/>
            <w:left w:val="none" w:sz="0" w:space="0" w:color="auto"/>
            <w:bottom w:val="none" w:sz="0" w:space="0" w:color="auto"/>
            <w:right w:val="none" w:sz="0" w:space="0" w:color="auto"/>
          </w:divBdr>
        </w:div>
        <w:div w:id="2080050501">
          <w:marLeft w:val="1800"/>
          <w:marRight w:val="0"/>
          <w:marTop w:val="58"/>
          <w:marBottom w:val="0"/>
          <w:divBdr>
            <w:top w:val="none" w:sz="0" w:space="0" w:color="auto"/>
            <w:left w:val="none" w:sz="0" w:space="0" w:color="auto"/>
            <w:bottom w:val="none" w:sz="0" w:space="0" w:color="auto"/>
            <w:right w:val="none" w:sz="0" w:space="0" w:color="auto"/>
          </w:divBdr>
        </w:div>
      </w:divsChild>
    </w:div>
    <w:div w:id="467091282">
      <w:bodyDiv w:val="1"/>
      <w:marLeft w:val="0"/>
      <w:marRight w:val="0"/>
      <w:marTop w:val="0"/>
      <w:marBottom w:val="0"/>
      <w:divBdr>
        <w:top w:val="none" w:sz="0" w:space="0" w:color="auto"/>
        <w:left w:val="none" w:sz="0" w:space="0" w:color="auto"/>
        <w:bottom w:val="none" w:sz="0" w:space="0" w:color="auto"/>
        <w:right w:val="none" w:sz="0" w:space="0" w:color="auto"/>
      </w:divBdr>
      <w:divsChild>
        <w:div w:id="1468426114">
          <w:marLeft w:val="547"/>
          <w:marRight w:val="0"/>
          <w:marTop w:val="154"/>
          <w:marBottom w:val="0"/>
          <w:divBdr>
            <w:top w:val="none" w:sz="0" w:space="0" w:color="auto"/>
            <w:left w:val="none" w:sz="0" w:space="0" w:color="auto"/>
            <w:bottom w:val="none" w:sz="0" w:space="0" w:color="auto"/>
            <w:right w:val="none" w:sz="0" w:space="0" w:color="auto"/>
          </w:divBdr>
        </w:div>
      </w:divsChild>
    </w:div>
    <w:div w:id="469636271">
      <w:bodyDiv w:val="1"/>
      <w:marLeft w:val="0"/>
      <w:marRight w:val="0"/>
      <w:marTop w:val="0"/>
      <w:marBottom w:val="0"/>
      <w:divBdr>
        <w:top w:val="none" w:sz="0" w:space="0" w:color="auto"/>
        <w:left w:val="none" w:sz="0" w:space="0" w:color="auto"/>
        <w:bottom w:val="none" w:sz="0" w:space="0" w:color="auto"/>
        <w:right w:val="none" w:sz="0" w:space="0" w:color="auto"/>
      </w:divBdr>
    </w:div>
    <w:div w:id="470754305">
      <w:bodyDiv w:val="1"/>
      <w:marLeft w:val="0"/>
      <w:marRight w:val="0"/>
      <w:marTop w:val="0"/>
      <w:marBottom w:val="0"/>
      <w:divBdr>
        <w:top w:val="none" w:sz="0" w:space="0" w:color="auto"/>
        <w:left w:val="none" w:sz="0" w:space="0" w:color="auto"/>
        <w:bottom w:val="none" w:sz="0" w:space="0" w:color="auto"/>
        <w:right w:val="none" w:sz="0" w:space="0" w:color="auto"/>
      </w:divBdr>
    </w:div>
    <w:div w:id="472063327">
      <w:bodyDiv w:val="1"/>
      <w:marLeft w:val="0"/>
      <w:marRight w:val="0"/>
      <w:marTop w:val="0"/>
      <w:marBottom w:val="0"/>
      <w:divBdr>
        <w:top w:val="none" w:sz="0" w:space="0" w:color="auto"/>
        <w:left w:val="none" w:sz="0" w:space="0" w:color="auto"/>
        <w:bottom w:val="none" w:sz="0" w:space="0" w:color="auto"/>
        <w:right w:val="none" w:sz="0" w:space="0" w:color="auto"/>
      </w:divBdr>
      <w:divsChild>
        <w:div w:id="140316307">
          <w:marLeft w:val="547"/>
          <w:marRight w:val="0"/>
          <w:marTop w:val="115"/>
          <w:marBottom w:val="0"/>
          <w:divBdr>
            <w:top w:val="none" w:sz="0" w:space="0" w:color="auto"/>
            <w:left w:val="none" w:sz="0" w:space="0" w:color="auto"/>
            <w:bottom w:val="none" w:sz="0" w:space="0" w:color="auto"/>
            <w:right w:val="none" w:sz="0" w:space="0" w:color="auto"/>
          </w:divBdr>
        </w:div>
        <w:div w:id="528640258">
          <w:marLeft w:val="547"/>
          <w:marRight w:val="0"/>
          <w:marTop w:val="115"/>
          <w:marBottom w:val="0"/>
          <w:divBdr>
            <w:top w:val="none" w:sz="0" w:space="0" w:color="auto"/>
            <w:left w:val="none" w:sz="0" w:space="0" w:color="auto"/>
            <w:bottom w:val="none" w:sz="0" w:space="0" w:color="auto"/>
            <w:right w:val="none" w:sz="0" w:space="0" w:color="auto"/>
          </w:divBdr>
        </w:div>
        <w:div w:id="1011570618">
          <w:marLeft w:val="1166"/>
          <w:marRight w:val="0"/>
          <w:marTop w:val="96"/>
          <w:marBottom w:val="0"/>
          <w:divBdr>
            <w:top w:val="none" w:sz="0" w:space="0" w:color="auto"/>
            <w:left w:val="none" w:sz="0" w:space="0" w:color="auto"/>
            <w:bottom w:val="none" w:sz="0" w:space="0" w:color="auto"/>
            <w:right w:val="none" w:sz="0" w:space="0" w:color="auto"/>
          </w:divBdr>
        </w:div>
        <w:div w:id="1388411694">
          <w:marLeft w:val="547"/>
          <w:marRight w:val="0"/>
          <w:marTop w:val="115"/>
          <w:marBottom w:val="0"/>
          <w:divBdr>
            <w:top w:val="none" w:sz="0" w:space="0" w:color="auto"/>
            <w:left w:val="none" w:sz="0" w:space="0" w:color="auto"/>
            <w:bottom w:val="none" w:sz="0" w:space="0" w:color="auto"/>
            <w:right w:val="none" w:sz="0" w:space="0" w:color="auto"/>
          </w:divBdr>
        </w:div>
        <w:div w:id="1920600782">
          <w:marLeft w:val="1166"/>
          <w:marRight w:val="0"/>
          <w:marTop w:val="96"/>
          <w:marBottom w:val="0"/>
          <w:divBdr>
            <w:top w:val="none" w:sz="0" w:space="0" w:color="auto"/>
            <w:left w:val="none" w:sz="0" w:space="0" w:color="auto"/>
            <w:bottom w:val="none" w:sz="0" w:space="0" w:color="auto"/>
            <w:right w:val="none" w:sz="0" w:space="0" w:color="auto"/>
          </w:divBdr>
        </w:div>
      </w:divsChild>
    </w:div>
    <w:div w:id="472141649">
      <w:bodyDiv w:val="1"/>
      <w:marLeft w:val="0"/>
      <w:marRight w:val="0"/>
      <w:marTop w:val="0"/>
      <w:marBottom w:val="0"/>
      <w:divBdr>
        <w:top w:val="none" w:sz="0" w:space="0" w:color="auto"/>
        <w:left w:val="none" w:sz="0" w:space="0" w:color="auto"/>
        <w:bottom w:val="none" w:sz="0" w:space="0" w:color="auto"/>
        <w:right w:val="none" w:sz="0" w:space="0" w:color="auto"/>
      </w:divBdr>
    </w:div>
    <w:div w:id="473723618">
      <w:bodyDiv w:val="1"/>
      <w:marLeft w:val="0"/>
      <w:marRight w:val="0"/>
      <w:marTop w:val="0"/>
      <w:marBottom w:val="0"/>
      <w:divBdr>
        <w:top w:val="none" w:sz="0" w:space="0" w:color="auto"/>
        <w:left w:val="none" w:sz="0" w:space="0" w:color="auto"/>
        <w:bottom w:val="none" w:sz="0" w:space="0" w:color="auto"/>
        <w:right w:val="none" w:sz="0" w:space="0" w:color="auto"/>
      </w:divBdr>
      <w:divsChild>
        <w:div w:id="455175905">
          <w:marLeft w:val="1166"/>
          <w:marRight w:val="0"/>
          <w:marTop w:val="125"/>
          <w:marBottom w:val="0"/>
          <w:divBdr>
            <w:top w:val="none" w:sz="0" w:space="0" w:color="auto"/>
            <w:left w:val="none" w:sz="0" w:space="0" w:color="auto"/>
            <w:bottom w:val="none" w:sz="0" w:space="0" w:color="auto"/>
            <w:right w:val="none" w:sz="0" w:space="0" w:color="auto"/>
          </w:divBdr>
        </w:div>
        <w:div w:id="521627762">
          <w:marLeft w:val="547"/>
          <w:marRight w:val="0"/>
          <w:marTop w:val="144"/>
          <w:marBottom w:val="0"/>
          <w:divBdr>
            <w:top w:val="none" w:sz="0" w:space="0" w:color="auto"/>
            <w:left w:val="none" w:sz="0" w:space="0" w:color="auto"/>
            <w:bottom w:val="none" w:sz="0" w:space="0" w:color="auto"/>
            <w:right w:val="none" w:sz="0" w:space="0" w:color="auto"/>
          </w:divBdr>
        </w:div>
        <w:div w:id="855266754">
          <w:marLeft w:val="1166"/>
          <w:marRight w:val="0"/>
          <w:marTop w:val="125"/>
          <w:marBottom w:val="0"/>
          <w:divBdr>
            <w:top w:val="none" w:sz="0" w:space="0" w:color="auto"/>
            <w:left w:val="none" w:sz="0" w:space="0" w:color="auto"/>
            <w:bottom w:val="none" w:sz="0" w:space="0" w:color="auto"/>
            <w:right w:val="none" w:sz="0" w:space="0" w:color="auto"/>
          </w:divBdr>
        </w:div>
        <w:div w:id="1038971672">
          <w:marLeft w:val="1166"/>
          <w:marRight w:val="0"/>
          <w:marTop w:val="125"/>
          <w:marBottom w:val="0"/>
          <w:divBdr>
            <w:top w:val="none" w:sz="0" w:space="0" w:color="auto"/>
            <w:left w:val="none" w:sz="0" w:space="0" w:color="auto"/>
            <w:bottom w:val="none" w:sz="0" w:space="0" w:color="auto"/>
            <w:right w:val="none" w:sz="0" w:space="0" w:color="auto"/>
          </w:divBdr>
        </w:div>
        <w:div w:id="1191726543">
          <w:marLeft w:val="1800"/>
          <w:marRight w:val="0"/>
          <w:marTop w:val="106"/>
          <w:marBottom w:val="0"/>
          <w:divBdr>
            <w:top w:val="none" w:sz="0" w:space="0" w:color="auto"/>
            <w:left w:val="none" w:sz="0" w:space="0" w:color="auto"/>
            <w:bottom w:val="none" w:sz="0" w:space="0" w:color="auto"/>
            <w:right w:val="none" w:sz="0" w:space="0" w:color="auto"/>
          </w:divBdr>
        </w:div>
        <w:div w:id="2062358636">
          <w:marLeft w:val="1800"/>
          <w:marRight w:val="0"/>
          <w:marTop w:val="106"/>
          <w:marBottom w:val="0"/>
          <w:divBdr>
            <w:top w:val="none" w:sz="0" w:space="0" w:color="auto"/>
            <w:left w:val="none" w:sz="0" w:space="0" w:color="auto"/>
            <w:bottom w:val="none" w:sz="0" w:space="0" w:color="auto"/>
            <w:right w:val="none" w:sz="0" w:space="0" w:color="auto"/>
          </w:divBdr>
        </w:div>
      </w:divsChild>
    </w:div>
    <w:div w:id="474378986">
      <w:bodyDiv w:val="1"/>
      <w:marLeft w:val="0"/>
      <w:marRight w:val="0"/>
      <w:marTop w:val="0"/>
      <w:marBottom w:val="0"/>
      <w:divBdr>
        <w:top w:val="none" w:sz="0" w:space="0" w:color="auto"/>
        <w:left w:val="none" w:sz="0" w:space="0" w:color="auto"/>
        <w:bottom w:val="none" w:sz="0" w:space="0" w:color="auto"/>
        <w:right w:val="none" w:sz="0" w:space="0" w:color="auto"/>
      </w:divBdr>
    </w:div>
    <w:div w:id="474487594">
      <w:bodyDiv w:val="1"/>
      <w:marLeft w:val="0"/>
      <w:marRight w:val="0"/>
      <w:marTop w:val="0"/>
      <w:marBottom w:val="0"/>
      <w:divBdr>
        <w:top w:val="none" w:sz="0" w:space="0" w:color="auto"/>
        <w:left w:val="none" w:sz="0" w:space="0" w:color="auto"/>
        <w:bottom w:val="none" w:sz="0" w:space="0" w:color="auto"/>
        <w:right w:val="none" w:sz="0" w:space="0" w:color="auto"/>
      </w:divBdr>
      <w:divsChild>
        <w:div w:id="1235622688">
          <w:marLeft w:val="1166"/>
          <w:marRight w:val="0"/>
          <w:marTop w:val="134"/>
          <w:marBottom w:val="0"/>
          <w:divBdr>
            <w:top w:val="none" w:sz="0" w:space="0" w:color="auto"/>
            <w:left w:val="none" w:sz="0" w:space="0" w:color="auto"/>
            <w:bottom w:val="none" w:sz="0" w:space="0" w:color="auto"/>
            <w:right w:val="none" w:sz="0" w:space="0" w:color="auto"/>
          </w:divBdr>
        </w:div>
        <w:div w:id="1410888601">
          <w:marLeft w:val="1166"/>
          <w:marRight w:val="0"/>
          <w:marTop w:val="134"/>
          <w:marBottom w:val="0"/>
          <w:divBdr>
            <w:top w:val="none" w:sz="0" w:space="0" w:color="auto"/>
            <w:left w:val="none" w:sz="0" w:space="0" w:color="auto"/>
            <w:bottom w:val="none" w:sz="0" w:space="0" w:color="auto"/>
            <w:right w:val="none" w:sz="0" w:space="0" w:color="auto"/>
          </w:divBdr>
        </w:div>
        <w:div w:id="2018073042">
          <w:marLeft w:val="547"/>
          <w:marRight w:val="0"/>
          <w:marTop w:val="134"/>
          <w:marBottom w:val="0"/>
          <w:divBdr>
            <w:top w:val="none" w:sz="0" w:space="0" w:color="auto"/>
            <w:left w:val="none" w:sz="0" w:space="0" w:color="auto"/>
            <w:bottom w:val="none" w:sz="0" w:space="0" w:color="auto"/>
            <w:right w:val="none" w:sz="0" w:space="0" w:color="auto"/>
          </w:divBdr>
        </w:div>
      </w:divsChild>
    </w:div>
    <w:div w:id="475491782">
      <w:bodyDiv w:val="1"/>
      <w:marLeft w:val="0"/>
      <w:marRight w:val="0"/>
      <w:marTop w:val="0"/>
      <w:marBottom w:val="0"/>
      <w:divBdr>
        <w:top w:val="none" w:sz="0" w:space="0" w:color="auto"/>
        <w:left w:val="none" w:sz="0" w:space="0" w:color="auto"/>
        <w:bottom w:val="none" w:sz="0" w:space="0" w:color="auto"/>
        <w:right w:val="none" w:sz="0" w:space="0" w:color="auto"/>
      </w:divBdr>
    </w:div>
    <w:div w:id="475875002">
      <w:bodyDiv w:val="1"/>
      <w:marLeft w:val="0"/>
      <w:marRight w:val="0"/>
      <w:marTop w:val="0"/>
      <w:marBottom w:val="0"/>
      <w:divBdr>
        <w:top w:val="none" w:sz="0" w:space="0" w:color="auto"/>
        <w:left w:val="none" w:sz="0" w:space="0" w:color="auto"/>
        <w:bottom w:val="none" w:sz="0" w:space="0" w:color="auto"/>
        <w:right w:val="none" w:sz="0" w:space="0" w:color="auto"/>
      </w:divBdr>
    </w:div>
    <w:div w:id="476802007">
      <w:bodyDiv w:val="1"/>
      <w:marLeft w:val="0"/>
      <w:marRight w:val="0"/>
      <w:marTop w:val="0"/>
      <w:marBottom w:val="0"/>
      <w:divBdr>
        <w:top w:val="none" w:sz="0" w:space="0" w:color="auto"/>
        <w:left w:val="none" w:sz="0" w:space="0" w:color="auto"/>
        <w:bottom w:val="none" w:sz="0" w:space="0" w:color="auto"/>
        <w:right w:val="none" w:sz="0" w:space="0" w:color="auto"/>
      </w:divBdr>
    </w:div>
    <w:div w:id="477461462">
      <w:bodyDiv w:val="1"/>
      <w:marLeft w:val="0"/>
      <w:marRight w:val="0"/>
      <w:marTop w:val="0"/>
      <w:marBottom w:val="0"/>
      <w:divBdr>
        <w:top w:val="none" w:sz="0" w:space="0" w:color="auto"/>
        <w:left w:val="none" w:sz="0" w:space="0" w:color="auto"/>
        <w:bottom w:val="none" w:sz="0" w:space="0" w:color="auto"/>
        <w:right w:val="none" w:sz="0" w:space="0" w:color="auto"/>
      </w:divBdr>
      <w:divsChild>
        <w:div w:id="783579728">
          <w:marLeft w:val="1166"/>
          <w:marRight w:val="0"/>
          <w:marTop w:val="134"/>
          <w:marBottom w:val="0"/>
          <w:divBdr>
            <w:top w:val="none" w:sz="0" w:space="0" w:color="auto"/>
            <w:left w:val="none" w:sz="0" w:space="0" w:color="auto"/>
            <w:bottom w:val="none" w:sz="0" w:space="0" w:color="auto"/>
            <w:right w:val="none" w:sz="0" w:space="0" w:color="auto"/>
          </w:divBdr>
        </w:div>
        <w:div w:id="904099379">
          <w:marLeft w:val="547"/>
          <w:marRight w:val="0"/>
          <w:marTop w:val="154"/>
          <w:marBottom w:val="0"/>
          <w:divBdr>
            <w:top w:val="none" w:sz="0" w:space="0" w:color="auto"/>
            <w:left w:val="none" w:sz="0" w:space="0" w:color="auto"/>
            <w:bottom w:val="none" w:sz="0" w:space="0" w:color="auto"/>
            <w:right w:val="none" w:sz="0" w:space="0" w:color="auto"/>
          </w:divBdr>
        </w:div>
        <w:div w:id="1208837825">
          <w:marLeft w:val="1800"/>
          <w:marRight w:val="0"/>
          <w:marTop w:val="115"/>
          <w:marBottom w:val="0"/>
          <w:divBdr>
            <w:top w:val="none" w:sz="0" w:space="0" w:color="auto"/>
            <w:left w:val="none" w:sz="0" w:space="0" w:color="auto"/>
            <w:bottom w:val="none" w:sz="0" w:space="0" w:color="auto"/>
            <w:right w:val="none" w:sz="0" w:space="0" w:color="auto"/>
          </w:divBdr>
        </w:div>
      </w:divsChild>
    </w:div>
    <w:div w:id="477957733">
      <w:bodyDiv w:val="1"/>
      <w:marLeft w:val="0"/>
      <w:marRight w:val="0"/>
      <w:marTop w:val="0"/>
      <w:marBottom w:val="0"/>
      <w:divBdr>
        <w:top w:val="none" w:sz="0" w:space="0" w:color="auto"/>
        <w:left w:val="none" w:sz="0" w:space="0" w:color="auto"/>
        <w:bottom w:val="none" w:sz="0" w:space="0" w:color="auto"/>
        <w:right w:val="none" w:sz="0" w:space="0" w:color="auto"/>
      </w:divBdr>
      <w:divsChild>
        <w:div w:id="7218591">
          <w:marLeft w:val="3240"/>
          <w:marRight w:val="0"/>
          <w:marTop w:val="96"/>
          <w:marBottom w:val="0"/>
          <w:divBdr>
            <w:top w:val="none" w:sz="0" w:space="0" w:color="auto"/>
            <w:left w:val="none" w:sz="0" w:space="0" w:color="auto"/>
            <w:bottom w:val="none" w:sz="0" w:space="0" w:color="auto"/>
            <w:right w:val="none" w:sz="0" w:space="0" w:color="auto"/>
          </w:divBdr>
        </w:div>
        <w:div w:id="698361146">
          <w:marLeft w:val="1166"/>
          <w:marRight w:val="0"/>
          <w:marTop w:val="134"/>
          <w:marBottom w:val="0"/>
          <w:divBdr>
            <w:top w:val="none" w:sz="0" w:space="0" w:color="auto"/>
            <w:left w:val="none" w:sz="0" w:space="0" w:color="auto"/>
            <w:bottom w:val="none" w:sz="0" w:space="0" w:color="auto"/>
            <w:right w:val="none" w:sz="0" w:space="0" w:color="auto"/>
          </w:divBdr>
        </w:div>
        <w:div w:id="1201362490">
          <w:marLeft w:val="3240"/>
          <w:marRight w:val="0"/>
          <w:marTop w:val="96"/>
          <w:marBottom w:val="0"/>
          <w:divBdr>
            <w:top w:val="none" w:sz="0" w:space="0" w:color="auto"/>
            <w:left w:val="none" w:sz="0" w:space="0" w:color="auto"/>
            <w:bottom w:val="none" w:sz="0" w:space="0" w:color="auto"/>
            <w:right w:val="none" w:sz="0" w:space="0" w:color="auto"/>
          </w:divBdr>
        </w:div>
        <w:div w:id="1341006723">
          <w:marLeft w:val="547"/>
          <w:marRight w:val="0"/>
          <w:marTop w:val="154"/>
          <w:marBottom w:val="0"/>
          <w:divBdr>
            <w:top w:val="none" w:sz="0" w:space="0" w:color="auto"/>
            <w:left w:val="none" w:sz="0" w:space="0" w:color="auto"/>
            <w:bottom w:val="none" w:sz="0" w:space="0" w:color="auto"/>
            <w:right w:val="none" w:sz="0" w:space="0" w:color="auto"/>
          </w:divBdr>
        </w:div>
        <w:div w:id="1632442170">
          <w:marLeft w:val="1800"/>
          <w:marRight w:val="0"/>
          <w:marTop w:val="115"/>
          <w:marBottom w:val="0"/>
          <w:divBdr>
            <w:top w:val="none" w:sz="0" w:space="0" w:color="auto"/>
            <w:left w:val="none" w:sz="0" w:space="0" w:color="auto"/>
            <w:bottom w:val="none" w:sz="0" w:space="0" w:color="auto"/>
            <w:right w:val="none" w:sz="0" w:space="0" w:color="auto"/>
          </w:divBdr>
        </w:div>
        <w:div w:id="1740863051">
          <w:marLeft w:val="2520"/>
          <w:marRight w:val="0"/>
          <w:marTop w:val="96"/>
          <w:marBottom w:val="0"/>
          <w:divBdr>
            <w:top w:val="none" w:sz="0" w:space="0" w:color="auto"/>
            <w:left w:val="none" w:sz="0" w:space="0" w:color="auto"/>
            <w:bottom w:val="none" w:sz="0" w:space="0" w:color="auto"/>
            <w:right w:val="none" w:sz="0" w:space="0" w:color="auto"/>
          </w:divBdr>
        </w:div>
        <w:div w:id="1927885401">
          <w:marLeft w:val="3240"/>
          <w:marRight w:val="0"/>
          <w:marTop w:val="96"/>
          <w:marBottom w:val="0"/>
          <w:divBdr>
            <w:top w:val="none" w:sz="0" w:space="0" w:color="auto"/>
            <w:left w:val="none" w:sz="0" w:space="0" w:color="auto"/>
            <w:bottom w:val="none" w:sz="0" w:space="0" w:color="auto"/>
            <w:right w:val="none" w:sz="0" w:space="0" w:color="auto"/>
          </w:divBdr>
        </w:div>
      </w:divsChild>
    </w:div>
    <w:div w:id="478425847">
      <w:bodyDiv w:val="1"/>
      <w:marLeft w:val="0"/>
      <w:marRight w:val="0"/>
      <w:marTop w:val="0"/>
      <w:marBottom w:val="0"/>
      <w:divBdr>
        <w:top w:val="none" w:sz="0" w:space="0" w:color="auto"/>
        <w:left w:val="none" w:sz="0" w:space="0" w:color="auto"/>
        <w:bottom w:val="none" w:sz="0" w:space="0" w:color="auto"/>
        <w:right w:val="none" w:sz="0" w:space="0" w:color="auto"/>
      </w:divBdr>
      <w:divsChild>
        <w:div w:id="886528279">
          <w:marLeft w:val="1166"/>
          <w:marRight w:val="0"/>
          <w:marTop w:val="96"/>
          <w:marBottom w:val="0"/>
          <w:divBdr>
            <w:top w:val="none" w:sz="0" w:space="0" w:color="auto"/>
            <w:left w:val="none" w:sz="0" w:space="0" w:color="auto"/>
            <w:bottom w:val="none" w:sz="0" w:space="0" w:color="auto"/>
            <w:right w:val="none" w:sz="0" w:space="0" w:color="auto"/>
          </w:divBdr>
        </w:div>
        <w:div w:id="972640675">
          <w:marLeft w:val="1886"/>
          <w:marRight w:val="0"/>
          <w:marTop w:val="77"/>
          <w:marBottom w:val="0"/>
          <w:divBdr>
            <w:top w:val="none" w:sz="0" w:space="0" w:color="auto"/>
            <w:left w:val="none" w:sz="0" w:space="0" w:color="auto"/>
            <w:bottom w:val="none" w:sz="0" w:space="0" w:color="auto"/>
            <w:right w:val="none" w:sz="0" w:space="0" w:color="auto"/>
          </w:divBdr>
        </w:div>
        <w:div w:id="1208449799">
          <w:marLeft w:val="547"/>
          <w:marRight w:val="0"/>
          <w:marTop w:val="115"/>
          <w:marBottom w:val="0"/>
          <w:divBdr>
            <w:top w:val="none" w:sz="0" w:space="0" w:color="auto"/>
            <w:left w:val="none" w:sz="0" w:space="0" w:color="auto"/>
            <w:bottom w:val="none" w:sz="0" w:space="0" w:color="auto"/>
            <w:right w:val="none" w:sz="0" w:space="0" w:color="auto"/>
          </w:divBdr>
        </w:div>
        <w:div w:id="1578704755">
          <w:marLeft w:val="1166"/>
          <w:marRight w:val="0"/>
          <w:marTop w:val="96"/>
          <w:marBottom w:val="0"/>
          <w:divBdr>
            <w:top w:val="none" w:sz="0" w:space="0" w:color="auto"/>
            <w:left w:val="none" w:sz="0" w:space="0" w:color="auto"/>
            <w:bottom w:val="none" w:sz="0" w:space="0" w:color="auto"/>
            <w:right w:val="none" w:sz="0" w:space="0" w:color="auto"/>
          </w:divBdr>
        </w:div>
        <w:div w:id="2056077703">
          <w:marLeft w:val="1886"/>
          <w:marRight w:val="0"/>
          <w:marTop w:val="77"/>
          <w:marBottom w:val="0"/>
          <w:divBdr>
            <w:top w:val="none" w:sz="0" w:space="0" w:color="auto"/>
            <w:left w:val="none" w:sz="0" w:space="0" w:color="auto"/>
            <w:bottom w:val="none" w:sz="0" w:space="0" w:color="auto"/>
            <w:right w:val="none" w:sz="0" w:space="0" w:color="auto"/>
          </w:divBdr>
        </w:div>
      </w:divsChild>
    </w:div>
    <w:div w:id="478494752">
      <w:bodyDiv w:val="1"/>
      <w:marLeft w:val="0"/>
      <w:marRight w:val="0"/>
      <w:marTop w:val="0"/>
      <w:marBottom w:val="0"/>
      <w:divBdr>
        <w:top w:val="none" w:sz="0" w:space="0" w:color="auto"/>
        <w:left w:val="none" w:sz="0" w:space="0" w:color="auto"/>
        <w:bottom w:val="none" w:sz="0" w:space="0" w:color="auto"/>
        <w:right w:val="none" w:sz="0" w:space="0" w:color="auto"/>
      </w:divBdr>
    </w:div>
    <w:div w:id="478613800">
      <w:bodyDiv w:val="1"/>
      <w:marLeft w:val="0"/>
      <w:marRight w:val="0"/>
      <w:marTop w:val="0"/>
      <w:marBottom w:val="0"/>
      <w:divBdr>
        <w:top w:val="none" w:sz="0" w:space="0" w:color="auto"/>
        <w:left w:val="none" w:sz="0" w:space="0" w:color="auto"/>
        <w:bottom w:val="none" w:sz="0" w:space="0" w:color="auto"/>
        <w:right w:val="none" w:sz="0" w:space="0" w:color="auto"/>
      </w:divBdr>
    </w:div>
    <w:div w:id="479658243">
      <w:bodyDiv w:val="1"/>
      <w:marLeft w:val="0"/>
      <w:marRight w:val="0"/>
      <w:marTop w:val="0"/>
      <w:marBottom w:val="0"/>
      <w:divBdr>
        <w:top w:val="none" w:sz="0" w:space="0" w:color="auto"/>
        <w:left w:val="none" w:sz="0" w:space="0" w:color="auto"/>
        <w:bottom w:val="none" w:sz="0" w:space="0" w:color="auto"/>
        <w:right w:val="none" w:sz="0" w:space="0" w:color="auto"/>
      </w:divBdr>
      <w:divsChild>
        <w:div w:id="242230309">
          <w:marLeft w:val="547"/>
          <w:marRight w:val="0"/>
          <w:marTop w:val="125"/>
          <w:marBottom w:val="0"/>
          <w:divBdr>
            <w:top w:val="none" w:sz="0" w:space="0" w:color="auto"/>
            <w:left w:val="none" w:sz="0" w:space="0" w:color="auto"/>
            <w:bottom w:val="none" w:sz="0" w:space="0" w:color="auto"/>
            <w:right w:val="none" w:sz="0" w:space="0" w:color="auto"/>
          </w:divBdr>
        </w:div>
        <w:div w:id="324864762">
          <w:marLeft w:val="547"/>
          <w:marRight w:val="0"/>
          <w:marTop w:val="125"/>
          <w:marBottom w:val="0"/>
          <w:divBdr>
            <w:top w:val="none" w:sz="0" w:space="0" w:color="auto"/>
            <w:left w:val="none" w:sz="0" w:space="0" w:color="auto"/>
            <w:bottom w:val="none" w:sz="0" w:space="0" w:color="auto"/>
            <w:right w:val="none" w:sz="0" w:space="0" w:color="auto"/>
          </w:divBdr>
        </w:div>
        <w:div w:id="1022435499">
          <w:marLeft w:val="547"/>
          <w:marRight w:val="0"/>
          <w:marTop w:val="125"/>
          <w:marBottom w:val="0"/>
          <w:divBdr>
            <w:top w:val="none" w:sz="0" w:space="0" w:color="auto"/>
            <w:left w:val="none" w:sz="0" w:space="0" w:color="auto"/>
            <w:bottom w:val="none" w:sz="0" w:space="0" w:color="auto"/>
            <w:right w:val="none" w:sz="0" w:space="0" w:color="auto"/>
          </w:divBdr>
        </w:div>
        <w:div w:id="2092576932">
          <w:marLeft w:val="547"/>
          <w:marRight w:val="0"/>
          <w:marTop w:val="125"/>
          <w:marBottom w:val="0"/>
          <w:divBdr>
            <w:top w:val="none" w:sz="0" w:space="0" w:color="auto"/>
            <w:left w:val="none" w:sz="0" w:space="0" w:color="auto"/>
            <w:bottom w:val="none" w:sz="0" w:space="0" w:color="auto"/>
            <w:right w:val="none" w:sz="0" w:space="0" w:color="auto"/>
          </w:divBdr>
        </w:div>
      </w:divsChild>
    </w:div>
    <w:div w:id="480121338">
      <w:bodyDiv w:val="1"/>
      <w:marLeft w:val="0"/>
      <w:marRight w:val="0"/>
      <w:marTop w:val="0"/>
      <w:marBottom w:val="0"/>
      <w:divBdr>
        <w:top w:val="none" w:sz="0" w:space="0" w:color="auto"/>
        <w:left w:val="none" w:sz="0" w:space="0" w:color="auto"/>
        <w:bottom w:val="none" w:sz="0" w:space="0" w:color="auto"/>
        <w:right w:val="none" w:sz="0" w:space="0" w:color="auto"/>
      </w:divBdr>
      <w:divsChild>
        <w:div w:id="1468014181">
          <w:marLeft w:val="0"/>
          <w:marRight w:val="0"/>
          <w:marTop w:val="0"/>
          <w:marBottom w:val="0"/>
          <w:divBdr>
            <w:top w:val="none" w:sz="0" w:space="0" w:color="auto"/>
            <w:left w:val="none" w:sz="0" w:space="0" w:color="auto"/>
            <w:bottom w:val="none" w:sz="0" w:space="0" w:color="auto"/>
            <w:right w:val="none" w:sz="0" w:space="0" w:color="auto"/>
          </w:divBdr>
          <w:divsChild>
            <w:div w:id="58986340">
              <w:marLeft w:val="0"/>
              <w:marRight w:val="0"/>
              <w:marTop w:val="0"/>
              <w:marBottom w:val="0"/>
              <w:divBdr>
                <w:top w:val="none" w:sz="0" w:space="0" w:color="auto"/>
                <w:left w:val="none" w:sz="0" w:space="0" w:color="auto"/>
                <w:bottom w:val="none" w:sz="0" w:space="0" w:color="auto"/>
                <w:right w:val="none" w:sz="0" w:space="0" w:color="auto"/>
              </w:divBdr>
            </w:div>
            <w:div w:id="136266615">
              <w:marLeft w:val="0"/>
              <w:marRight w:val="0"/>
              <w:marTop w:val="0"/>
              <w:marBottom w:val="0"/>
              <w:divBdr>
                <w:top w:val="none" w:sz="0" w:space="0" w:color="auto"/>
                <w:left w:val="none" w:sz="0" w:space="0" w:color="auto"/>
                <w:bottom w:val="none" w:sz="0" w:space="0" w:color="auto"/>
                <w:right w:val="none" w:sz="0" w:space="0" w:color="auto"/>
              </w:divBdr>
            </w:div>
            <w:div w:id="545260346">
              <w:marLeft w:val="0"/>
              <w:marRight w:val="0"/>
              <w:marTop w:val="0"/>
              <w:marBottom w:val="0"/>
              <w:divBdr>
                <w:top w:val="none" w:sz="0" w:space="0" w:color="auto"/>
                <w:left w:val="none" w:sz="0" w:space="0" w:color="auto"/>
                <w:bottom w:val="none" w:sz="0" w:space="0" w:color="auto"/>
                <w:right w:val="none" w:sz="0" w:space="0" w:color="auto"/>
              </w:divBdr>
            </w:div>
            <w:div w:id="661734792">
              <w:marLeft w:val="0"/>
              <w:marRight w:val="0"/>
              <w:marTop w:val="0"/>
              <w:marBottom w:val="0"/>
              <w:divBdr>
                <w:top w:val="none" w:sz="0" w:space="0" w:color="auto"/>
                <w:left w:val="none" w:sz="0" w:space="0" w:color="auto"/>
                <w:bottom w:val="none" w:sz="0" w:space="0" w:color="auto"/>
                <w:right w:val="none" w:sz="0" w:space="0" w:color="auto"/>
              </w:divBdr>
            </w:div>
            <w:div w:id="935552543">
              <w:marLeft w:val="0"/>
              <w:marRight w:val="0"/>
              <w:marTop w:val="0"/>
              <w:marBottom w:val="0"/>
              <w:divBdr>
                <w:top w:val="none" w:sz="0" w:space="0" w:color="auto"/>
                <w:left w:val="none" w:sz="0" w:space="0" w:color="auto"/>
                <w:bottom w:val="none" w:sz="0" w:space="0" w:color="auto"/>
                <w:right w:val="none" w:sz="0" w:space="0" w:color="auto"/>
              </w:divBdr>
            </w:div>
            <w:div w:id="1000813056">
              <w:marLeft w:val="0"/>
              <w:marRight w:val="0"/>
              <w:marTop w:val="0"/>
              <w:marBottom w:val="0"/>
              <w:divBdr>
                <w:top w:val="none" w:sz="0" w:space="0" w:color="auto"/>
                <w:left w:val="none" w:sz="0" w:space="0" w:color="auto"/>
                <w:bottom w:val="none" w:sz="0" w:space="0" w:color="auto"/>
                <w:right w:val="none" w:sz="0" w:space="0" w:color="auto"/>
              </w:divBdr>
            </w:div>
            <w:div w:id="1022125046">
              <w:marLeft w:val="0"/>
              <w:marRight w:val="0"/>
              <w:marTop w:val="0"/>
              <w:marBottom w:val="0"/>
              <w:divBdr>
                <w:top w:val="none" w:sz="0" w:space="0" w:color="auto"/>
                <w:left w:val="none" w:sz="0" w:space="0" w:color="auto"/>
                <w:bottom w:val="none" w:sz="0" w:space="0" w:color="auto"/>
                <w:right w:val="none" w:sz="0" w:space="0" w:color="auto"/>
              </w:divBdr>
            </w:div>
            <w:div w:id="1355768786">
              <w:marLeft w:val="0"/>
              <w:marRight w:val="0"/>
              <w:marTop w:val="0"/>
              <w:marBottom w:val="0"/>
              <w:divBdr>
                <w:top w:val="none" w:sz="0" w:space="0" w:color="auto"/>
                <w:left w:val="none" w:sz="0" w:space="0" w:color="auto"/>
                <w:bottom w:val="none" w:sz="0" w:space="0" w:color="auto"/>
                <w:right w:val="none" w:sz="0" w:space="0" w:color="auto"/>
              </w:divBdr>
            </w:div>
            <w:div w:id="1573658195">
              <w:marLeft w:val="0"/>
              <w:marRight w:val="0"/>
              <w:marTop w:val="0"/>
              <w:marBottom w:val="0"/>
              <w:divBdr>
                <w:top w:val="none" w:sz="0" w:space="0" w:color="auto"/>
                <w:left w:val="none" w:sz="0" w:space="0" w:color="auto"/>
                <w:bottom w:val="none" w:sz="0" w:space="0" w:color="auto"/>
                <w:right w:val="none" w:sz="0" w:space="0" w:color="auto"/>
              </w:divBdr>
            </w:div>
            <w:div w:id="1712873626">
              <w:marLeft w:val="0"/>
              <w:marRight w:val="0"/>
              <w:marTop w:val="0"/>
              <w:marBottom w:val="0"/>
              <w:divBdr>
                <w:top w:val="none" w:sz="0" w:space="0" w:color="auto"/>
                <w:left w:val="none" w:sz="0" w:space="0" w:color="auto"/>
                <w:bottom w:val="none" w:sz="0" w:space="0" w:color="auto"/>
                <w:right w:val="none" w:sz="0" w:space="0" w:color="auto"/>
              </w:divBdr>
            </w:div>
            <w:div w:id="1985425486">
              <w:marLeft w:val="0"/>
              <w:marRight w:val="0"/>
              <w:marTop w:val="0"/>
              <w:marBottom w:val="0"/>
              <w:divBdr>
                <w:top w:val="none" w:sz="0" w:space="0" w:color="auto"/>
                <w:left w:val="none" w:sz="0" w:space="0" w:color="auto"/>
                <w:bottom w:val="none" w:sz="0" w:space="0" w:color="auto"/>
                <w:right w:val="none" w:sz="0" w:space="0" w:color="auto"/>
              </w:divBdr>
            </w:div>
            <w:div w:id="210522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3757">
      <w:bodyDiv w:val="1"/>
      <w:marLeft w:val="0"/>
      <w:marRight w:val="0"/>
      <w:marTop w:val="0"/>
      <w:marBottom w:val="0"/>
      <w:divBdr>
        <w:top w:val="none" w:sz="0" w:space="0" w:color="auto"/>
        <w:left w:val="none" w:sz="0" w:space="0" w:color="auto"/>
        <w:bottom w:val="none" w:sz="0" w:space="0" w:color="auto"/>
        <w:right w:val="none" w:sz="0" w:space="0" w:color="auto"/>
      </w:divBdr>
    </w:div>
    <w:div w:id="484710895">
      <w:bodyDiv w:val="1"/>
      <w:marLeft w:val="0"/>
      <w:marRight w:val="0"/>
      <w:marTop w:val="0"/>
      <w:marBottom w:val="0"/>
      <w:divBdr>
        <w:top w:val="none" w:sz="0" w:space="0" w:color="auto"/>
        <w:left w:val="none" w:sz="0" w:space="0" w:color="auto"/>
        <w:bottom w:val="none" w:sz="0" w:space="0" w:color="auto"/>
        <w:right w:val="none" w:sz="0" w:space="0" w:color="auto"/>
      </w:divBdr>
    </w:div>
    <w:div w:id="484904409">
      <w:bodyDiv w:val="1"/>
      <w:marLeft w:val="0"/>
      <w:marRight w:val="0"/>
      <w:marTop w:val="0"/>
      <w:marBottom w:val="0"/>
      <w:divBdr>
        <w:top w:val="none" w:sz="0" w:space="0" w:color="auto"/>
        <w:left w:val="none" w:sz="0" w:space="0" w:color="auto"/>
        <w:bottom w:val="none" w:sz="0" w:space="0" w:color="auto"/>
        <w:right w:val="none" w:sz="0" w:space="0" w:color="auto"/>
      </w:divBdr>
    </w:div>
    <w:div w:id="486365641">
      <w:bodyDiv w:val="1"/>
      <w:marLeft w:val="0"/>
      <w:marRight w:val="0"/>
      <w:marTop w:val="0"/>
      <w:marBottom w:val="0"/>
      <w:divBdr>
        <w:top w:val="none" w:sz="0" w:space="0" w:color="auto"/>
        <w:left w:val="none" w:sz="0" w:space="0" w:color="auto"/>
        <w:bottom w:val="none" w:sz="0" w:space="0" w:color="auto"/>
        <w:right w:val="none" w:sz="0" w:space="0" w:color="auto"/>
      </w:divBdr>
    </w:div>
    <w:div w:id="486827459">
      <w:bodyDiv w:val="1"/>
      <w:marLeft w:val="0"/>
      <w:marRight w:val="0"/>
      <w:marTop w:val="0"/>
      <w:marBottom w:val="0"/>
      <w:divBdr>
        <w:top w:val="none" w:sz="0" w:space="0" w:color="auto"/>
        <w:left w:val="none" w:sz="0" w:space="0" w:color="auto"/>
        <w:bottom w:val="none" w:sz="0" w:space="0" w:color="auto"/>
        <w:right w:val="none" w:sz="0" w:space="0" w:color="auto"/>
      </w:divBdr>
    </w:div>
    <w:div w:id="488135901">
      <w:bodyDiv w:val="1"/>
      <w:marLeft w:val="0"/>
      <w:marRight w:val="0"/>
      <w:marTop w:val="0"/>
      <w:marBottom w:val="0"/>
      <w:divBdr>
        <w:top w:val="none" w:sz="0" w:space="0" w:color="auto"/>
        <w:left w:val="none" w:sz="0" w:space="0" w:color="auto"/>
        <w:bottom w:val="none" w:sz="0" w:space="0" w:color="auto"/>
        <w:right w:val="none" w:sz="0" w:space="0" w:color="auto"/>
      </w:divBdr>
      <w:divsChild>
        <w:div w:id="486822338">
          <w:marLeft w:val="547"/>
          <w:marRight w:val="0"/>
          <w:marTop w:val="154"/>
          <w:marBottom w:val="0"/>
          <w:divBdr>
            <w:top w:val="none" w:sz="0" w:space="0" w:color="auto"/>
            <w:left w:val="none" w:sz="0" w:space="0" w:color="auto"/>
            <w:bottom w:val="none" w:sz="0" w:space="0" w:color="auto"/>
            <w:right w:val="none" w:sz="0" w:space="0" w:color="auto"/>
          </w:divBdr>
        </w:div>
        <w:div w:id="2134277763">
          <w:marLeft w:val="547"/>
          <w:marRight w:val="0"/>
          <w:marTop w:val="154"/>
          <w:marBottom w:val="0"/>
          <w:divBdr>
            <w:top w:val="none" w:sz="0" w:space="0" w:color="auto"/>
            <w:left w:val="none" w:sz="0" w:space="0" w:color="auto"/>
            <w:bottom w:val="none" w:sz="0" w:space="0" w:color="auto"/>
            <w:right w:val="none" w:sz="0" w:space="0" w:color="auto"/>
          </w:divBdr>
        </w:div>
      </w:divsChild>
    </w:div>
    <w:div w:id="488327070">
      <w:bodyDiv w:val="1"/>
      <w:marLeft w:val="0"/>
      <w:marRight w:val="0"/>
      <w:marTop w:val="0"/>
      <w:marBottom w:val="0"/>
      <w:divBdr>
        <w:top w:val="none" w:sz="0" w:space="0" w:color="auto"/>
        <w:left w:val="none" w:sz="0" w:space="0" w:color="auto"/>
        <w:bottom w:val="none" w:sz="0" w:space="0" w:color="auto"/>
        <w:right w:val="none" w:sz="0" w:space="0" w:color="auto"/>
      </w:divBdr>
    </w:div>
    <w:div w:id="490488812">
      <w:bodyDiv w:val="1"/>
      <w:marLeft w:val="0"/>
      <w:marRight w:val="0"/>
      <w:marTop w:val="0"/>
      <w:marBottom w:val="0"/>
      <w:divBdr>
        <w:top w:val="none" w:sz="0" w:space="0" w:color="auto"/>
        <w:left w:val="none" w:sz="0" w:space="0" w:color="auto"/>
        <w:bottom w:val="none" w:sz="0" w:space="0" w:color="auto"/>
        <w:right w:val="none" w:sz="0" w:space="0" w:color="auto"/>
      </w:divBdr>
    </w:div>
    <w:div w:id="490675670">
      <w:bodyDiv w:val="1"/>
      <w:marLeft w:val="0"/>
      <w:marRight w:val="0"/>
      <w:marTop w:val="0"/>
      <w:marBottom w:val="0"/>
      <w:divBdr>
        <w:top w:val="none" w:sz="0" w:space="0" w:color="auto"/>
        <w:left w:val="none" w:sz="0" w:space="0" w:color="auto"/>
        <w:bottom w:val="none" w:sz="0" w:space="0" w:color="auto"/>
        <w:right w:val="none" w:sz="0" w:space="0" w:color="auto"/>
      </w:divBdr>
    </w:div>
    <w:div w:id="491143735">
      <w:bodyDiv w:val="1"/>
      <w:marLeft w:val="0"/>
      <w:marRight w:val="0"/>
      <w:marTop w:val="0"/>
      <w:marBottom w:val="0"/>
      <w:divBdr>
        <w:top w:val="none" w:sz="0" w:space="0" w:color="auto"/>
        <w:left w:val="none" w:sz="0" w:space="0" w:color="auto"/>
        <w:bottom w:val="none" w:sz="0" w:space="0" w:color="auto"/>
        <w:right w:val="none" w:sz="0" w:space="0" w:color="auto"/>
      </w:divBdr>
    </w:div>
    <w:div w:id="492646991">
      <w:bodyDiv w:val="1"/>
      <w:marLeft w:val="0"/>
      <w:marRight w:val="0"/>
      <w:marTop w:val="0"/>
      <w:marBottom w:val="0"/>
      <w:divBdr>
        <w:top w:val="none" w:sz="0" w:space="0" w:color="auto"/>
        <w:left w:val="none" w:sz="0" w:space="0" w:color="auto"/>
        <w:bottom w:val="none" w:sz="0" w:space="0" w:color="auto"/>
        <w:right w:val="none" w:sz="0" w:space="0" w:color="auto"/>
      </w:divBdr>
    </w:div>
    <w:div w:id="492835747">
      <w:bodyDiv w:val="1"/>
      <w:marLeft w:val="0"/>
      <w:marRight w:val="0"/>
      <w:marTop w:val="0"/>
      <w:marBottom w:val="0"/>
      <w:divBdr>
        <w:top w:val="none" w:sz="0" w:space="0" w:color="auto"/>
        <w:left w:val="none" w:sz="0" w:space="0" w:color="auto"/>
        <w:bottom w:val="none" w:sz="0" w:space="0" w:color="auto"/>
        <w:right w:val="none" w:sz="0" w:space="0" w:color="auto"/>
      </w:divBdr>
    </w:div>
    <w:div w:id="493108252">
      <w:bodyDiv w:val="1"/>
      <w:marLeft w:val="0"/>
      <w:marRight w:val="0"/>
      <w:marTop w:val="0"/>
      <w:marBottom w:val="0"/>
      <w:divBdr>
        <w:top w:val="none" w:sz="0" w:space="0" w:color="auto"/>
        <w:left w:val="none" w:sz="0" w:space="0" w:color="auto"/>
        <w:bottom w:val="none" w:sz="0" w:space="0" w:color="auto"/>
        <w:right w:val="none" w:sz="0" w:space="0" w:color="auto"/>
      </w:divBdr>
    </w:div>
    <w:div w:id="493373600">
      <w:bodyDiv w:val="1"/>
      <w:marLeft w:val="0"/>
      <w:marRight w:val="0"/>
      <w:marTop w:val="0"/>
      <w:marBottom w:val="0"/>
      <w:divBdr>
        <w:top w:val="none" w:sz="0" w:space="0" w:color="auto"/>
        <w:left w:val="none" w:sz="0" w:space="0" w:color="auto"/>
        <w:bottom w:val="none" w:sz="0" w:space="0" w:color="auto"/>
        <w:right w:val="none" w:sz="0" w:space="0" w:color="auto"/>
      </w:divBdr>
    </w:div>
    <w:div w:id="493380171">
      <w:bodyDiv w:val="1"/>
      <w:marLeft w:val="0"/>
      <w:marRight w:val="0"/>
      <w:marTop w:val="0"/>
      <w:marBottom w:val="0"/>
      <w:divBdr>
        <w:top w:val="none" w:sz="0" w:space="0" w:color="auto"/>
        <w:left w:val="none" w:sz="0" w:space="0" w:color="auto"/>
        <w:bottom w:val="none" w:sz="0" w:space="0" w:color="auto"/>
        <w:right w:val="none" w:sz="0" w:space="0" w:color="auto"/>
      </w:divBdr>
    </w:div>
    <w:div w:id="494032769">
      <w:bodyDiv w:val="1"/>
      <w:marLeft w:val="0"/>
      <w:marRight w:val="0"/>
      <w:marTop w:val="0"/>
      <w:marBottom w:val="0"/>
      <w:divBdr>
        <w:top w:val="none" w:sz="0" w:space="0" w:color="auto"/>
        <w:left w:val="none" w:sz="0" w:space="0" w:color="auto"/>
        <w:bottom w:val="none" w:sz="0" w:space="0" w:color="auto"/>
        <w:right w:val="none" w:sz="0" w:space="0" w:color="auto"/>
      </w:divBdr>
    </w:div>
    <w:div w:id="494150002">
      <w:bodyDiv w:val="1"/>
      <w:marLeft w:val="0"/>
      <w:marRight w:val="0"/>
      <w:marTop w:val="0"/>
      <w:marBottom w:val="0"/>
      <w:divBdr>
        <w:top w:val="none" w:sz="0" w:space="0" w:color="auto"/>
        <w:left w:val="none" w:sz="0" w:space="0" w:color="auto"/>
        <w:bottom w:val="none" w:sz="0" w:space="0" w:color="auto"/>
        <w:right w:val="none" w:sz="0" w:space="0" w:color="auto"/>
      </w:divBdr>
      <w:divsChild>
        <w:div w:id="357049862">
          <w:marLeft w:val="1166"/>
          <w:marRight w:val="0"/>
          <w:marTop w:val="96"/>
          <w:marBottom w:val="0"/>
          <w:divBdr>
            <w:top w:val="none" w:sz="0" w:space="0" w:color="auto"/>
            <w:left w:val="none" w:sz="0" w:space="0" w:color="auto"/>
            <w:bottom w:val="none" w:sz="0" w:space="0" w:color="auto"/>
            <w:right w:val="none" w:sz="0" w:space="0" w:color="auto"/>
          </w:divBdr>
        </w:div>
        <w:div w:id="855770251">
          <w:marLeft w:val="547"/>
          <w:marRight w:val="0"/>
          <w:marTop w:val="115"/>
          <w:marBottom w:val="0"/>
          <w:divBdr>
            <w:top w:val="none" w:sz="0" w:space="0" w:color="auto"/>
            <w:left w:val="none" w:sz="0" w:space="0" w:color="auto"/>
            <w:bottom w:val="none" w:sz="0" w:space="0" w:color="auto"/>
            <w:right w:val="none" w:sz="0" w:space="0" w:color="auto"/>
          </w:divBdr>
        </w:div>
        <w:div w:id="1323584802">
          <w:marLeft w:val="547"/>
          <w:marRight w:val="0"/>
          <w:marTop w:val="106"/>
          <w:marBottom w:val="0"/>
          <w:divBdr>
            <w:top w:val="none" w:sz="0" w:space="0" w:color="auto"/>
            <w:left w:val="none" w:sz="0" w:space="0" w:color="auto"/>
            <w:bottom w:val="none" w:sz="0" w:space="0" w:color="auto"/>
            <w:right w:val="none" w:sz="0" w:space="0" w:color="auto"/>
          </w:divBdr>
        </w:div>
        <w:div w:id="1436174611">
          <w:marLeft w:val="1166"/>
          <w:marRight w:val="0"/>
          <w:marTop w:val="96"/>
          <w:marBottom w:val="0"/>
          <w:divBdr>
            <w:top w:val="none" w:sz="0" w:space="0" w:color="auto"/>
            <w:left w:val="none" w:sz="0" w:space="0" w:color="auto"/>
            <w:bottom w:val="none" w:sz="0" w:space="0" w:color="auto"/>
            <w:right w:val="none" w:sz="0" w:space="0" w:color="auto"/>
          </w:divBdr>
        </w:div>
      </w:divsChild>
    </w:div>
    <w:div w:id="494300348">
      <w:bodyDiv w:val="1"/>
      <w:marLeft w:val="0"/>
      <w:marRight w:val="0"/>
      <w:marTop w:val="0"/>
      <w:marBottom w:val="0"/>
      <w:divBdr>
        <w:top w:val="none" w:sz="0" w:space="0" w:color="auto"/>
        <w:left w:val="none" w:sz="0" w:space="0" w:color="auto"/>
        <w:bottom w:val="none" w:sz="0" w:space="0" w:color="auto"/>
        <w:right w:val="none" w:sz="0" w:space="0" w:color="auto"/>
      </w:divBdr>
    </w:div>
    <w:div w:id="495999620">
      <w:bodyDiv w:val="1"/>
      <w:marLeft w:val="0"/>
      <w:marRight w:val="0"/>
      <w:marTop w:val="0"/>
      <w:marBottom w:val="0"/>
      <w:divBdr>
        <w:top w:val="none" w:sz="0" w:space="0" w:color="auto"/>
        <w:left w:val="none" w:sz="0" w:space="0" w:color="auto"/>
        <w:bottom w:val="none" w:sz="0" w:space="0" w:color="auto"/>
        <w:right w:val="none" w:sz="0" w:space="0" w:color="auto"/>
      </w:divBdr>
      <w:divsChild>
        <w:div w:id="445514423">
          <w:marLeft w:val="1800"/>
          <w:marRight w:val="0"/>
          <w:marTop w:val="67"/>
          <w:marBottom w:val="0"/>
          <w:divBdr>
            <w:top w:val="none" w:sz="0" w:space="0" w:color="auto"/>
            <w:left w:val="none" w:sz="0" w:space="0" w:color="auto"/>
            <w:bottom w:val="none" w:sz="0" w:space="0" w:color="auto"/>
            <w:right w:val="none" w:sz="0" w:space="0" w:color="auto"/>
          </w:divBdr>
        </w:div>
        <w:div w:id="730268986">
          <w:marLeft w:val="547"/>
          <w:marRight w:val="0"/>
          <w:marTop w:val="96"/>
          <w:marBottom w:val="0"/>
          <w:divBdr>
            <w:top w:val="none" w:sz="0" w:space="0" w:color="auto"/>
            <w:left w:val="none" w:sz="0" w:space="0" w:color="auto"/>
            <w:bottom w:val="none" w:sz="0" w:space="0" w:color="auto"/>
            <w:right w:val="none" w:sz="0" w:space="0" w:color="auto"/>
          </w:divBdr>
        </w:div>
        <w:div w:id="1214539252">
          <w:marLeft w:val="1166"/>
          <w:marRight w:val="0"/>
          <w:marTop w:val="86"/>
          <w:marBottom w:val="0"/>
          <w:divBdr>
            <w:top w:val="none" w:sz="0" w:space="0" w:color="auto"/>
            <w:left w:val="none" w:sz="0" w:space="0" w:color="auto"/>
            <w:bottom w:val="none" w:sz="0" w:space="0" w:color="auto"/>
            <w:right w:val="none" w:sz="0" w:space="0" w:color="auto"/>
          </w:divBdr>
        </w:div>
        <w:div w:id="2132480977">
          <w:marLeft w:val="1166"/>
          <w:marRight w:val="0"/>
          <w:marTop w:val="86"/>
          <w:marBottom w:val="0"/>
          <w:divBdr>
            <w:top w:val="none" w:sz="0" w:space="0" w:color="auto"/>
            <w:left w:val="none" w:sz="0" w:space="0" w:color="auto"/>
            <w:bottom w:val="none" w:sz="0" w:space="0" w:color="auto"/>
            <w:right w:val="none" w:sz="0" w:space="0" w:color="auto"/>
          </w:divBdr>
        </w:div>
      </w:divsChild>
    </w:div>
    <w:div w:id="496460338">
      <w:bodyDiv w:val="1"/>
      <w:marLeft w:val="0"/>
      <w:marRight w:val="0"/>
      <w:marTop w:val="0"/>
      <w:marBottom w:val="0"/>
      <w:divBdr>
        <w:top w:val="none" w:sz="0" w:space="0" w:color="auto"/>
        <w:left w:val="none" w:sz="0" w:space="0" w:color="auto"/>
        <w:bottom w:val="none" w:sz="0" w:space="0" w:color="auto"/>
        <w:right w:val="none" w:sz="0" w:space="0" w:color="auto"/>
      </w:divBdr>
    </w:div>
    <w:div w:id="497185770">
      <w:bodyDiv w:val="1"/>
      <w:marLeft w:val="0"/>
      <w:marRight w:val="0"/>
      <w:marTop w:val="0"/>
      <w:marBottom w:val="0"/>
      <w:divBdr>
        <w:top w:val="none" w:sz="0" w:space="0" w:color="auto"/>
        <w:left w:val="none" w:sz="0" w:space="0" w:color="auto"/>
        <w:bottom w:val="none" w:sz="0" w:space="0" w:color="auto"/>
        <w:right w:val="none" w:sz="0" w:space="0" w:color="auto"/>
      </w:divBdr>
    </w:div>
    <w:div w:id="497231087">
      <w:bodyDiv w:val="1"/>
      <w:marLeft w:val="0"/>
      <w:marRight w:val="0"/>
      <w:marTop w:val="0"/>
      <w:marBottom w:val="0"/>
      <w:divBdr>
        <w:top w:val="none" w:sz="0" w:space="0" w:color="auto"/>
        <w:left w:val="none" w:sz="0" w:space="0" w:color="auto"/>
        <w:bottom w:val="none" w:sz="0" w:space="0" w:color="auto"/>
        <w:right w:val="none" w:sz="0" w:space="0" w:color="auto"/>
      </w:divBdr>
    </w:div>
    <w:div w:id="497311297">
      <w:bodyDiv w:val="1"/>
      <w:marLeft w:val="0"/>
      <w:marRight w:val="0"/>
      <w:marTop w:val="0"/>
      <w:marBottom w:val="0"/>
      <w:divBdr>
        <w:top w:val="none" w:sz="0" w:space="0" w:color="auto"/>
        <w:left w:val="none" w:sz="0" w:space="0" w:color="auto"/>
        <w:bottom w:val="none" w:sz="0" w:space="0" w:color="auto"/>
        <w:right w:val="none" w:sz="0" w:space="0" w:color="auto"/>
      </w:divBdr>
    </w:div>
    <w:div w:id="498887512">
      <w:bodyDiv w:val="1"/>
      <w:marLeft w:val="0"/>
      <w:marRight w:val="0"/>
      <w:marTop w:val="0"/>
      <w:marBottom w:val="0"/>
      <w:divBdr>
        <w:top w:val="none" w:sz="0" w:space="0" w:color="auto"/>
        <w:left w:val="none" w:sz="0" w:space="0" w:color="auto"/>
        <w:bottom w:val="none" w:sz="0" w:space="0" w:color="auto"/>
        <w:right w:val="none" w:sz="0" w:space="0" w:color="auto"/>
      </w:divBdr>
      <w:divsChild>
        <w:div w:id="989212112">
          <w:marLeft w:val="1800"/>
          <w:marRight w:val="0"/>
          <w:marTop w:val="115"/>
          <w:marBottom w:val="0"/>
          <w:divBdr>
            <w:top w:val="none" w:sz="0" w:space="0" w:color="auto"/>
            <w:left w:val="none" w:sz="0" w:space="0" w:color="auto"/>
            <w:bottom w:val="none" w:sz="0" w:space="0" w:color="auto"/>
            <w:right w:val="none" w:sz="0" w:space="0" w:color="auto"/>
          </w:divBdr>
        </w:div>
        <w:div w:id="1463188668">
          <w:marLeft w:val="1800"/>
          <w:marRight w:val="0"/>
          <w:marTop w:val="115"/>
          <w:marBottom w:val="0"/>
          <w:divBdr>
            <w:top w:val="none" w:sz="0" w:space="0" w:color="auto"/>
            <w:left w:val="none" w:sz="0" w:space="0" w:color="auto"/>
            <w:bottom w:val="none" w:sz="0" w:space="0" w:color="auto"/>
            <w:right w:val="none" w:sz="0" w:space="0" w:color="auto"/>
          </w:divBdr>
        </w:div>
        <w:div w:id="1649438031">
          <w:marLeft w:val="1166"/>
          <w:marRight w:val="0"/>
          <w:marTop w:val="134"/>
          <w:marBottom w:val="0"/>
          <w:divBdr>
            <w:top w:val="none" w:sz="0" w:space="0" w:color="auto"/>
            <w:left w:val="none" w:sz="0" w:space="0" w:color="auto"/>
            <w:bottom w:val="none" w:sz="0" w:space="0" w:color="auto"/>
            <w:right w:val="none" w:sz="0" w:space="0" w:color="auto"/>
          </w:divBdr>
        </w:div>
        <w:div w:id="1934045668">
          <w:marLeft w:val="547"/>
          <w:marRight w:val="0"/>
          <w:marTop w:val="154"/>
          <w:marBottom w:val="0"/>
          <w:divBdr>
            <w:top w:val="none" w:sz="0" w:space="0" w:color="auto"/>
            <w:left w:val="none" w:sz="0" w:space="0" w:color="auto"/>
            <w:bottom w:val="none" w:sz="0" w:space="0" w:color="auto"/>
            <w:right w:val="none" w:sz="0" w:space="0" w:color="auto"/>
          </w:divBdr>
        </w:div>
      </w:divsChild>
    </w:div>
    <w:div w:id="500394628">
      <w:bodyDiv w:val="1"/>
      <w:marLeft w:val="0"/>
      <w:marRight w:val="0"/>
      <w:marTop w:val="0"/>
      <w:marBottom w:val="0"/>
      <w:divBdr>
        <w:top w:val="none" w:sz="0" w:space="0" w:color="auto"/>
        <w:left w:val="none" w:sz="0" w:space="0" w:color="auto"/>
        <w:bottom w:val="none" w:sz="0" w:space="0" w:color="auto"/>
        <w:right w:val="none" w:sz="0" w:space="0" w:color="auto"/>
      </w:divBdr>
      <w:divsChild>
        <w:div w:id="8222623">
          <w:marLeft w:val="1800"/>
          <w:marRight w:val="0"/>
          <w:marTop w:val="91"/>
          <w:marBottom w:val="0"/>
          <w:divBdr>
            <w:top w:val="none" w:sz="0" w:space="0" w:color="auto"/>
            <w:left w:val="none" w:sz="0" w:space="0" w:color="auto"/>
            <w:bottom w:val="none" w:sz="0" w:space="0" w:color="auto"/>
            <w:right w:val="none" w:sz="0" w:space="0" w:color="auto"/>
          </w:divBdr>
        </w:div>
        <w:div w:id="762609087">
          <w:marLeft w:val="1800"/>
          <w:marRight w:val="0"/>
          <w:marTop w:val="91"/>
          <w:marBottom w:val="0"/>
          <w:divBdr>
            <w:top w:val="none" w:sz="0" w:space="0" w:color="auto"/>
            <w:left w:val="none" w:sz="0" w:space="0" w:color="auto"/>
            <w:bottom w:val="none" w:sz="0" w:space="0" w:color="auto"/>
            <w:right w:val="none" w:sz="0" w:space="0" w:color="auto"/>
          </w:divBdr>
        </w:div>
        <w:div w:id="1139542427">
          <w:marLeft w:val="1166"/>
          <w:marRight w:val="0"/>
          <w:marTop w:val="106"/>
          <w:marBottom w:val="0"/>
          <w:divBdr>
            <w:top w:val="none" w:sz="0" w:space="0" w:color="auto"/>
            <w:left w:val="none" w:sz="0" w:space="0" w:color="auto"/>
            <w:bottom w:val="none" w:sz="0" w:space="0" w:color="auto"/>
            <w:right w:val="none" w:sz="0" w:space="0" w:color="auto"/>
          </w:divBdr>
        </w:div>
        <w:div w:id="1459488744">
          <w:marLeft w:val="1166"/>
          <w:marRight w:val="0"/>
          <w:marTop w:val="106"/>
          <w:marBottom w:val="0"/>
          <w:divBdr>
            <w:top w:val="none" w:sz="0" w:space="0" w:color="auto"/>
            <w:left w:val="none" w:sz="0" w:space="0" w:color="auto"/>
            <w:bottom w:val="none" w:sz="0" w:space="0" w:color="auto"/>
            <w:right w:val="none" w:sz="0" w:space="0" w:color="auto"/>
          </w:divBdr>
        </w:div>
        <w:div w:id="1714304775">
          <w:marLeft w:val="1166"/>
          <w:marRight w:val="0"/>
          <w:marTop w:val="106"/>
          <w:marBottom w:val="0"/>
          <w:divBdr>
            <w:top w:val="none" w:sz="0" w:space="0" w:color="auto"/>
            <w:left w:val="none" w:sz="0" w:space="0" w:color="auto"/>
            <w:bottom w:val="none" w:sz="0" w:space="0" w:color="auto"/>
            <w:right w:val="none" w:sz="0" w:space="0" w:color="auto"/>
          </w:divBdr>
        </w:div>
        <w:div w:id="1900549937">
          <w:marLeft w:val="547"/>
          <w:marRight w:val="0"/>
          <w:marTop w:val="120"/>
          <w:marBottom w:val="0"/>
          <w:divBdr>
            <w:top w:val="none" w:sz="0" w:space="0" w:color="auto"/>
            <w:left w:val="none" w:sz="0" w:space="0" w:color="auto"/>
            <w:bottom w:val="none" w:sz="0" w:space="0" w:color="auto"/>
            <w:right w:val="none" w:sz="0" w:space="0" w:color="auto"/>
          </w:divBdr>
        </w:div>
        <w:div w:id="1983146577">
          <w:marLeft w:val="1166"/>
          <w:marRight w:val="0"/>
          <w:marTop w:val="106"/>
          <w:marBottom w:val="0"/>
          <w:divBdr>
            <w:top w:val="none" w:sz="0" w:space="0" w:color="auto"/>
            <w:left w:val="none" w:sz="0" w:space="0" w:color="auto"/>
            <w:bottom w:val="none" w:sz="0" w:space="0" w:color="auto"/>
            <w:right w:val="none" w:sz="0" w:space="0" w:color="auto"/>
          </w:divBdr>
        </w:div>
      </w:divsChild>
    </w:div>
    <w:div w:id="500434217">
      <w:bodyDiv w:val="1"/>
      <w:marLeft w:val="0"/>
      <w:marRight w:val="0"/>
      <w:marTop w:val="0"/>
      <w:marBottom w:val="0"/>
      <w:divBdr>
        <w:top w:val="none" w:sz="0" w:space="0" w:color="auto"/>
        <w:left w:val="none" w:sz="0" w:space="0" w:color="auto"/>
        <w:bottom w:val="none" w:sz="0" w:space="0" w:color="auto"/>
        <w:right w:val="none" w:sz="0" w:space="0" w:color="auto"/>
      </w:divBdr>
    </w:div>
    <w:div w:id="500774537">
      <w:bodyDiv w:val="1"/>
      <w:marLeft w:val="0"/>
      <w:marRight w:val="0"/>
      <w:marTop w:val="0"/>
      <w:marBottom w:val="0"/>
      <w:divBdr>
        <w:top w:val="none" w:sz="0" w:space="0" w:color="auto"/>
        <w:left w:val="none" w:sz="0" w:space="0" w:color="auto"/>
        <w:bottom w:val="none" w:sz="0" w:space="0" w:color="auto"/>
        <w:right w:val="none" w:sz="0" w:space="0" w:color="auto"/>
      </w:divBdr>
    </w:div>
    <w:div w:id="501899051">
      <w:bodyDiv w:val="1"/>
      <w:marLeft w:val="0"/>
      <w:marRight w:val="0"/>
      <w:marTop w:val="0"/>
      <w:marBottom w:val="0"/>
      <w:divBdr>
        <w:top w:val="none" w:sz="0" w:space="0" w:color="auto"/>
        <w:left w:val="none" w:sz="0" w:space="0" w:color="auto"/>
        <w:bottom w:val="none" w:sz="0" w:space="0" w:color="auto"/>
        <w:right w:val="none" w:sz="0" w:space="0" w:color="auto"/>
      </w:divBdr>
    </w:div>
    <w:div w:id="502010825">
      <w:bodyDiv w:val="1"/>
      <w:marLeft w:val="0"/>
      <w:marRight w:val="0"/>
      <w:marTop w:val="0"/>
      <w:marBottom w:val="0"/>
      <w:divBdr>
        <w:top w:val="none" w:sz="0" w:space="0" w:color="auto"/>
        <w:left w:val="none" w:sz="0" w:space="0" w:color="auto"/>
        <w:bottom w:val="none" w:sz="0" w:space="0" w:color="auto"/>
        <w:right w:val="none" w:sz="0" w:space="0" w:color="auto"/>
      </w:divBdr>
    </w:div>
    <w:div w:id="502890191">
      <w:bodyDiv w:val="1"/>
      <w:marLeft w:val="0"/>
      <w:marRight w:val="0"/>
      <w:marTop w:val="0"/>
      <w:marBottom w:val="0"/>
      <w:divBdr>
        <w:top w:val="none" w:sz="0" w:space="0" w:color="auto"/>
        <w:left w:val="none" w:sz="0" w:space="0" w:color="auto"/>
        <w:bottom w:val="none" w:sz="0" w:space="0" w:color="auto"/>
        <w:right w:val="none" w:sz="0" w:space="0" w:color="auto"/>
      </w:divBdr>
    </w:div>
    <w:div w:id="504200601">
      <w:bodyDiv w:val="1"/>
      <w:marLeft w:val="0"/>
      <w:marRight w:val="0"/>
      <w:marTop w:val="0"/>
      <w:marBottom w:val="0"/>
      <w:divBdr>
        <w:top w:val="none" w:sz="0" w:space="0" w:color="auto"/>
        <w:left w:val="none" w:sz="0" w:space="0" w:color="auto"/>
        <w:bottom w:val="none" w:sz="0" w:space="0" w:color="auto"/>
        <w:right w:val="none" w:sz="0" w:space="0" w:color="auto"/>
      </w:divBdr>
    </w:div>
    <w:div w:id="504443386">
      <w:bodyDiv w:val="1"/>
      <w:marLeft w:val="0"/>
      <w:marRight w:val="0"/>
      <w:marTop w:val="0"/>
      <w:marBottom w:val="0"/>
      <w:divBdr>
        <w:top w:val="none" w:sz="0" w:space="0" w:color="auto"/>
        <w:left w:val="none" w:sz="0" w:space="0" w:color="auto"/>
        <w:bottom w:val="none" w:sz="0" w:space="0" w:color="auto"/>
        <w:right w:val="none" w:sz="0" w:space="0" w:color="auto"/>
      </w:divBdr>
    </w:div>
    <w:div w:id="506483442">
      <w:bodyDiv w:val="1"/>
      <w:marLeft w:val="0"/>
      <w:marRight w:val="0"/>
      <w:marTop w:val="0"/>
      <w:marBottom w:val="0"/>
      <w:divBdr>
        <w:top w:val="none" w:sz="0" w:space="0" w:color="auto"/>
        <w:left w:val="none" w:sz="0" w:space="0" w:color="auto"/>
        <w:bottom w:val="none" w:sz="0" w:space="0" w:color="auto"/>
        <w:right w:val="none" w:sz="0" w:space="0" w:color="auto"/>
      </w:divBdr>
    </w:div>
    <w:div w:id="506486268">
      <w:bodyDiv w:val="1"/>
      <w:marLeft w:val="0"/>
      <w:marRight w:val="0"/>
      <w:marTop w:val="0"/>
      <w:marBottom w:val="0"/>
      <w:divBdr>
        <w:top w:val="none" w:sz="0" w:space="0" w:color="auto"/>
        <w:left w:val="none" w:sz="0" w:space="0" w:color="auto"/>
        <w:bottom w:val="none" w:sz="0" w:space="0" w:color="auto"/>
        <w:right w:val="none" w:sz="0" w:space="0" w:color="auto"/>
      </w:divBdr>
      <w:divsChild>
        <w:div w:id="117796478">
          <w:marLeft w:val="1166"/>
          <w:marRight w:val="0"/>
          <w:marTop w:val="134"/>
          <w:marBottom w:val="0"/>
          <w:divBdr>
            <w:top w:val="none" w:sz="0" w:space="0" w:color="auto"/>
            <w:left w:val="none" w:sz="0" w:space="0" w:color="auto"/>
            <w:bottom w:val="none" w:sz="0" w:space="0" w:color="auto"/>
            <w:right w:val="none" w:sz="0" w:space="0" w:color="auto"/>
          </w:divBdr>
        </w:div>
        <w:div w:id="195852025">
          <w:marLeft w:val="1800"/>
          <w:marRight w:val="0"/>
          <w:marTop w:val="115"/>
          <w:marBottom w:val="0"/>
          <w:divBdr>
            <w:top w:val="none" w:sz="0" w:space="0" w:color="auto"/>
            <w:left w:val="none" w:sz="0" w:space="0" w:color="auto"/>
            <w:bottom w:val="none" w:sz="0" w:space="0" w:color="auto"/>
            <w:right w:val="none" w:sz="0" w:space="0" w:color="auto"/>
          </w:divBdr>
        </w:div>
        <w:div w:id="308362470">
          <w:marLeft w:val="1166"/>
          <w:marRight w:val="0"/>
          <w:marTop w:val="134"/>
          <w:marBottom w:val="0"/>
          <w:divBdr>
            <w:top w:val="none" w:sz="0" w:space="0" w:color="auto"/>
            <w:left w:val="none" w:sz="0" w:space="0" w:color="auto"/>
            <w:bottom w:val="none" w:sz="0" w:space="0" w:color="auto"/>
            <w:right w:val="none" w:sz="0" w:space="0" w:color="auto"/>
          </w:divBdr>
        </w:div>
        <w:div w:id="592203543">
          <w:marLeft w:val="1800"/>
          <w:marRight w:val="0"/>
          <w:marTop w:val="115"/>
          <w:marBottom w:val="0"/>
          <w:divBdr>
            <w:top w:val="none" w:sz="0" w:space="0" w:color="auto"/>
            <w:left w:val="none" w:sz="0" w:space="0" w:color="auto"/>
            <w:bottom w:val="none" w:sz="0" w:space="0" w:color="auto"/>
            <w:right w:val="none" w:sz="0" w:space="0" w:color="auto"/>
          </w:divBdr>
        </w:div>
        <w:div w:id="1068377838">
          <w:marLeft w:val="1166"/>
          <w:marRight w:val="0"/>
          <w:marTop w:val="134"/>
          <w:marBottom w:val="0"/>
          <w:divBdr>
            <w:top w:val="none" w:sz="0" w:space="0" w:color="auto"/>
            <w:left w:val="none" w:sz="0" w:space="0" w:color="auto"/>
            <w:bottom w:val="none" w:sz="0" w:space="0" w:color="auto"/>
            <w:right w:val="none" w:sz="0" w:space="0" w:color="auto"/>
          </w:divBdr>
        </w:div>
        <w:div w:id="1096361342">
          <w:marLeft w:val="547"/>
          <w:marRight w:val="0"/>
          <w:marTop w:val="154"/>
          <w:marBottom w:val="0"/>
          <w:divBdr>
            <w:top w:val="none" w:sz="0" w:space="0" w:color="auto"/>
            <w:left w:val="none" w:sz="0" w:space="0" w:color="auto"/>
            <w:bottom w:val="none" w:sz="0" w:space="0" w:color="auto"/>
            <w:right w:val="none" w:sz="0" w:space="0" w:color="auto"/>
          </w:divBdr>
        </w:div>
        <w:div w:id="1371302854">
          <w:marLeft w:val="1166"/>
          <w:marRight w:val="0"/>
          <w:marTop w:val="134"/>
          <w:marBottom w:val="0"/>
          <w:divBdr>
            <w:top w:val="none" w:sz="0" w:space="0" w:color="auto"/>
            <w:left w:val="none" w:sz="0" w:space="0" w:color="auto"/>
            <w:bottom w:val="none" w:sz="0" w:space="0" w:color="auto"/>
            <w:right w:val="none" w:sz="0" w:space="0" w:color="auto"/>
          </w:divBdr>
        </w:div>
        <w:div w:id="1739597390">
          <w:marLeft w:val="1800"/>
          <w:marRight w:val="0"/>
          <w:marTop w:val="115"/>
          <w:marBottom w:val="0"/>
          <w:divBdr>
            <w:top w:val="none" w:sz="0" w:space="0" w:color="auto"/>
            <w:left w:val="none" w:sz="0" w:space="0" w:color="auto"/>
            <w:bottom w:val="none" w:sz="0" w:space="0" w:color="auto"/>
            <w:right w:val="none" w:sz="0" w:space="0" w:color="auto"/>
          </w:divBdr>
        </w:div>
      </w:divsChild>
    </w:div>
    <w:div w:id="507135150">
      <w:bodyDiv w:val="1"/>
      <w:marLeft w:val="0"/>
      <w:marRight w:val="0"/>
      <w:marTop w:val="0"/>
      <w:marBottom w:val="0"/>
      <w:divBdr>
        <w:top w:val="none" w:sz="0" w:space="0" w:color="auto"/>
        <w:left w:val="none" w:sz="0" w:space="0" w:color="auto"/>
        <w:bottom w:val="none" w:sz="0" w:space="0" w:color="auto"/>
        <w:right w:val="none" w:sz="0" w:space="0" w:color="auto"/>
      </w:divBdr>
      <w:divsChild>
        <w:div w:id="378166039">
          <w:marLeft w:val="547"/>
          <w:marRight w:val="0"/>
          <w:marTop w:val="154"/>
          <w:marBottom w:val="0"/>
          <w:divBdr>
            <w:top w:val="none" w:sz="0" w:space="0" w:color="auto"/>
            <w:left w:val="none" w:sz="0" w:space="0" w:color="auto"/>
            <w:bottom w:val="none" w:sz="0" w:space="0" w:color="auto"/>
            <w:right w:val="none" w:sz="0" w:space="0" w:color="auto"/>
          </w:divBdr>
        </w:div>
        <w:div w:id="661157321">
          <w:marLeft w:val="1166"/>
          <w:marRight w:val="0"/>
          <w:marTop w:val="134"/>
          <w:marBottom w:val="0"/>
          <w:divBdr>
            <w:top w:val="none" w:sz="0" w:space="0" w:color="auto"/>
            <w:left w:val="none" w:sz="0" w:space="0" w:color="auto"/>
            <w:bottom w:val="none" w:sz="0" w:space="0" w:color="auto"/>
            <w:right w:val="none" w:sz="0" w:space="0" w:color="auto"/>
          </w:divBdr>
        </w:div>
        <w:div w:id="969091225">
          <w:marLeft w:val="1166"/>
          <w:marRight w:val="0"/>
          <w:marTop w:val="134"/>
          <w:marBottom w:val="0"/>
          <w:divBdr>
            <w:top w:val="none" w:sz="0" w:space="0" w:color="auto"/>
            <w:left w:val="none" w:sz="0" w:space="0" w:color="auto"/>
            <w:bottom w:val="none" w:sz="0" w:space="0" w:color="auto"/>
            <w:right w:val="none" w:sz="0" w:space="0" w:color="auto"/>
          </w:divBdr>
        </w:div>
        <w:div w:id="1681538856">
          <w:marLeft w:val="547"/>
          <w:marRight w:val="0"/>
          <w:marTop w:val="154"/>
          <w:marBottom w:val="0"/>
          <w:divBdr>
            <w:top w:val="none" w:sz="0" w:space="0" w:color="auto"/>
            <w:left w:val="none" w:sz="0" w:space="0" w:color="auto"/>
            <w:bottom w:val="none" w:sz="0" w:space="0" w:color="auto"/>
            <w:right w:val="none" w:sz="0" w:space="0" w:color="auto"/>
          </w:divBdr>
        </w:div>
      </w:divsChild>
    </w:div>
    <w:div w:id="507214861">
      <w:bodyDiv w:val="1"/>
      <w:marLeft w:val="0"/>
      <w:marRight w:val="0"/>
      <w:marTop w:val="0"/>
      <w:marBottom w:val="0"/>
      <w:divBdr>
        <w:top w:val="none" w:sz="0" w:space="0" w:color="auto"/>
        <w:left w:val="none" w:sz="0" w:space="0" w:color="auto"/>
        <w:bottom w:val="none" w:sz="0" w:space="0" w:color="auto"/>
        <w:right w:val="none" w:sz="0" w:space="0" w:color="auto"/>
      </w:divBdr>
    </w:div>
    <w:div w:id="507601357">
      <w:bodyDiv w:val="1"/>
      <w:marLeft w:val="0"/>
      <w:marRight w:val="0"/>
      <w:marTop w:val="0"/>
      <w:marBottom w:val="0"/>
      <w:divBdr>
        <w:top w:val="none" w:sz="0" w:space="0" w:color="auto"/>
        <w:left w:val="none" w:sz="0" w:space="0" w:color="auto"/>
        <w:bottom w:val="none" w:sz="0" w:space="0" w:color="auto"/>
        <w:right w:val="none" w:sz="0" w:space="0" w:color="auto"/>
      </w:divBdr>
    </w:div>
    <w:div w:id="508254208">
      <w:bodyDiv w:val="1"/>
      <w:marLeft w:val="0"/>
      <w:marRight w:val="0"/>
      <w:marTop w:val="0"/>
      <w:marBottom w:val="0"/>
      <w:divBdr>
        <w:top w:val="none" w:sz="0" w:space="0" w:color="auto"/>
        <w:left w:val="none" w:sz="0" w:space="0" w:color="auto"/>
        <w:bottom w:val="none" w:sz="0" w:space="0" w:color="auto"/>
        <w:right w:val="none" w:sz="0" w:space="0" w:color="auto"/>
      </w:divBdr>
    </w:div>
    <w:div w:id="508374422">
      <w:bodyDiv w:val="1"/>
      <w:marLeft w:val="0"/>
      <w:marRight w:val="0"/>
      <w:marTop w:val="0"/>
      <w:marBottom w:val="0"/>
      <w:divBdr>
        <w:top w:val="none" w:sz="0" w:space="0" w:color="auto"/>
        <w:left w:val="none" w:sz="0" w:space="0" w:color="auto"/>
        <w:bottom w:val="none" w:sz="0" w:space="0" w:color="auto"/>
        <w:right w:val="none" w:sz="0" w:space="0" w:color="auto"/>
      </w:divBdr>
    </w:div>
    <w:div w:id="508446506">
      <w:bodyDiv w:val="1"/>
      <w:marLeft w:val="0"/>
      <w:marRight w:val="0"/>
      <w:marTop w:val="0"/>
      <w:marBottom w:val="0"/>
      <w:divBdr>
        <w:top w:val="none" w:sz="0" w:space="0" w:color="auto"/>
        <w:left w:val="none" w:sz="0" w:space="0" w:color="auto"/>
        <w:bottom w:val="none" w:sz="0" w:space="0" w:color="auto"/>
        <w:right w:val="none" w:sz="0" w:space="0" w:color="auto"/>
      </w:divBdr>
    </w:div>
    <w:div w:id="509176766">
      <w:bodyDiv w:val="1"/>
      <w:marLeft w:val="0"/>
      <w:marRight w:val="0"/>
      <w:marTop w:val="0"/>
      <w:marBottom w:val="0"/>
      <w:divBdr>
        <w:top w:val="none" w:sz="0" w:space="0" w:color="auto"/>
        <w:left w:val="none" w:sz="0" w:space="0" w:color="auto"/>
        <w:bottom w:val="none" w:sz="0" w:space="0" w:color="auto"/>
        <w:right w:val="none" w:sz="0" w:space="0" w:color="auto"/>
      </w:divBdr>
    </w:div>
    <w:div w:id="509443466">
      <w:bodyDiv w:val="1"/>
      <w:marLeft w:val="0"/>
      <w:marRight w:val="0"/>
      <w:marTop w:val="0"/>
      <w:marBottom w:val="0"/>
      <w:divBdr>
        <w:top w:val="none" w:sz="0" w:space="0" w:color="auto"/>
        <w:left w:val="none" w:sz="0" w:space="0" w:color="auto"/>
        <w:bottom w:val="none" w:sz="0" w:space="0" w:color="auto"/>
        <w:right w:val="none" w:sz="0" w:space="0" w:color="auto"/>
      </w:divBdr>
      <w:divsChild>
        <w:div w:id="106436393">
          <w:marLeft w:val="1166"/>
          <w:marRight w:val="0"/>
          <w:marTop w:val="91"/>
          <w:marBottom w:val="0"/>
          <w:divBdr>
            <w:top w:val="none" w:sz="0" w:space="0" w:color="auto"/>
            <w:left w:val="none" w:sz="0" w:space="0" w:color="auto"/>
            <w:bottom w:val="none" w:sz="0" w:space="0" w:color="auto"/>
            <w:right w:val="none" w:sz="0" w:space="0" w:color="auto"/>
          </w:divBdr>
        </w:div>
        <w:div w:id="380250803">
          <w:marLeft w:val="1800"/>
          <w:marRight w:val="0"/>
          <w:marTop w:val="72"/>
          <w:marBottom w:val="0"/>
          <w:divBdr>
            <w:top w:val="none" w:sz="0" w:space="0" w:color="auto"/>
            <w:left w:val="none" w:sz="0" w:space="0" w:color="auto"/>
            <w:bottom w:val="none" w:sz="0" w:space="0" w:color="auto"/>
            <w:right w:val="none" w:sz="0" w:space="0" w:color="auto"/>
          </w:divBdr>
        </w:div>
        <w:div w:id="898054808">
          <w:marLeft w:val="1800"/>
          <w:marRight w:val="0"/>
          <w:marTop w:val="72"/>
          <w:marBottom w:val="0"/>
          <w:divBdr>
            <w:top w:val="none" w:sz="0" w:space="0" w:color="auto"/>
            <w:left w:val="none" w:sz="0" w:space="0" w:color="auto"/>
            <w:bottom w:val="none" w:sz="0" w:space="0" w:color="auto"/>
            <w:right w:val="none" w:sz="0" w:space="0" w:color="auto"/>
          </w:divBdr>
        </w:div>
        <w:div w:id="994382870">
          <w:marLeft w:val="1166"/>
          <w:marRight w:val="0"/>
          <w:marTop w:val="91"/>
          <w:marBottom w:val="0"/>
          <w:divBdr>
            <w:top w:val="none" w:sz="0" w:space="0" w:color="auto"/>
            <w:left w:val="none" w:sz="0" w:space="0" w:color="auto"/>
            <w:bottom w:val="none" w:sz="0" w:space="0" w:color="auto"/>
            <w:right w:val="none" w:sz="0" w:space="0" w:color="auto"/>
          </w:divBdr>
        </w:div>
        <w:div w:id="1025139015">
          <w:marLeft w:val="1166"/>
          <w:marRight w:val="0"/>
          <w:marTop w:val="91"/>
          <w:marBottom w:val="0"/>
          <w:divBdr>
            <w:top w:val="none" w:sz="0" w:space="0" w:color="auto"/>
            <w:left w:val="none" w:sz="0" w:space="0" w:color="auto"/>
            <w:bottom w:val="none" w:sz="0" w:space="0" w:color="auto"/>
            <w:right w:val="none" w:sz="0" w:space="0" w:color="auto"/>
          </w:divBdr>
        </w:div>
        <w:div w:id="1067535254">
          <w:marLeft w:val="547"/>
          <w:marRight w:val="0"/>
          <w:marTop w:val="106"/>
          <w:marBottom w:val="0"/>
          <w:divBdr>
            <w:top w:val="none" w:sz="0" w:space="0" w:color="auto"/>
            <w:left w:val="none" w:sz="0" w:space="0" w:color="auto"/>
            <w:bottom w:val="none" w:sz="0" w:space="0" w:color="auto"/>
            <w:right w:val="none" w:sz="0" w:space="0" w:color="auto"/>
          </w:divBdr>
        </w:div>
        <w:div w:id="1342246009">
          <w:marLeft w:val="1800"/>
          <w:marRight w:val="0"/>
          <w:marTop w:val="72"/>
          <w:marBottom w:val="0"/>
          <w:divBdr>
            <w:top w:val="none" w:sz="0" w:space="0" w:color="auto"/>
            <w:left w:val="none" w:sz="0" w:space="0" w:color="auto"/>
            <w:bottom w:val="none" w:sz="0" w:space="0" w:color="auto"/>
            <w:right w:val="none" w:sz="0" w:space="0" w:color="auto"/>
          </w:divBdr>
        </w:div>
        <w:div w:id="1367681243">
          <w:marLeft w:val="1800"/>
          <w:marRight w:val="0"/>
          <w:marTop w:val="72"/>
          <w:marBottom w:val="0"/>
          <w:divBdr>
            <w:top w:val="none" w:sz="0" w:space="0" w:color="auto"/>
            <w:left w:val="none" w:sz="0" w:space="0" w:color="auto"/>
            <w:bottom w:val="none" w:sz="0" w:space="0" w:color="auto"/>
            <w:right w:val="none" w:sz="0" w:space="0" w:color="auto"/>
          </w:divBdr>
        </w:div>
        <w:div w:id="1480414191">
          <w:marLeft w:val="547"/>
          <w:marRight w:val="0"/>
          <w:marTop w:val="125"/>
          <w:marBottom w:val="0"/>
          <w:divBdr>
            <w:top w:val="none" w:sz="0" w:space="0" w:color="auto"/>
            <w:left w:val="none" w:sz="0" w:space="0" w:color="auto"/>
            <w:bottom w:val="none" w:sz="0" w:space="0" w:color="auto"/>
            <w:right w:val="none" w:sz="0" w:space="0" w:color="auto"/>
          </w:divBdr>
        </w:div>
        <w:div w:id="1678539239">
          <w:marLeft w:val="1166"/>
          <w:marRight w:val="0"/>
          <w:marTop w:val="91"/>
          <w:marBottom w:val="0"/>
          <w:divBdr>
            <w:top w:val="none" w:sz="0" w:space="0" w:color="auto"/>
            <w:left w:val="none" w:sz="0" w:space="0" w:color="auto"/>
            <w:bottom w:val="none" w:sz="0" w:space="0" w:color="auto"/>
            <w:right w:val="none" w:sz="0" w:space="0" w:color="auto"/>
          </w:divBdr>
        </w:div>
        <w:div w:id="2033409398">
          <w:marLeft w:val="1166"/>
          <w:marRight w:val="0"/>
          <w:marTop w:val="91"/>
          <w:marBottom w:val="0"/>
          <w:divBdr>
            <w:top w:val="none" w:sz="0" w:space="0" w:color="auto"/>
            <w:left w:val="none" w:sz="0" w:space="0" w:color="auto"/>
            <w:bottom w:val="none" w:sz="0" w:space="0" w:color="auto"/>
            <w:right w:val="none" w:sz="0" w:space="0" w:color="auto"/>
          </w:divBdr>
        </w:div>
      </w:divsChild>
    </w:div>
    <w:div w:id="509569989">
      <w:bodyDiv w:val="1"/>
      <w:marLeft w:val="0"/>
      <w:marRight w:val="0"/>
      <w:marTop w:val="0"/>
      <w:marBottom w:val="0"/>
      <w:divBdr>
        <w:top w:val="none" w:sz="0" w:space="0" w:color="auto"/>
        <w:left w:val="none" w:sz="0" w:space="0" w:color="auto"/>
        <w:bottom w:val="none" w:sz="0" w:space="0" w:color="auto"/>
        <w:right w:val="none" w:sz="0" w:space="0" w:color="auto"/>
      </w:divBdr>
      <w:divsChild>
        <w:div w:id="322127661">
          <w:marLeft w:val="1166"/>
          <w:marRight w:val="0"/>
          <w:marTop w:val="96"/>
          <w:marBottom w:val="0"/>
          <w:divBdr>
            <w:top w:val="none" w:sz="0" w:space="0" w:color="auto"/>
            <w:left w:val="none" w:sz="0" w:space="0" w:color="auto"/>
            <w:bottom w:val="none" w:sz="0" w:space="0" w:color="auto"/>
            <w:right w:val="none" w:sz="0" w:space="0" w:color="auto"/>
          </w:divBdr>
        </w:div>
        <w:div w:id="427119461">
          <w:marLeft w:val="1166"/>
          <w:marRight w:val="0"/>
          <w:marTop w:val="96"/>
          <w:marBottom w:val="0"/>
          <w:divBdr>
            <w:top w:val="none" w:sz="0" w:space="0" w:color="auto"/>
            <w:left w:val="none" w:sz="0" w:space="0" w:color="auto"/>
            <w:bottom w:val="none" w:sz="0" w:space="0" w:color="auto"/>
            <w:right w:val="none" w:sz="0" w:space="0" w:color="auto"/>
          </w:divBdr>
        </w:div>
        <w:div w:id="694381084">
          <w:marLeft w:val="547"/>
          <w:marRight w:val="0"/>
          <w:marTop w:val="115"/>
          <w:marBottom w:val="0"/>
          <w:divBdr>
            <w:top w:val="none" w:sz="0" w:space="0" w:color="auto"/>
            <w:left w:val="none" w:sz="0" w:space="0" w:color="auto"/>
            <w:bottom w:val="none" w:sz="0" w:space="0" w:color="auto"/>
            <w:right w:val="none" w:sz="0" w:space="0" w:color="auto"/>
          </w:divBdr>
        </w:div>
        <w:div w:id="864095825">
          <w:marLeft w:val="1166"/>
          <w:marRight w:val="0"/>
          <w:marTop w:val="96"/>
          <w:marBottom w:val="0"/>
          <w:divBdr>
            <w:top w:val="none" w:sz="0" w:space="0" w:color="auto"/>
            <w:left w:val="none" w:sz="0" w:space="0" w:color="auto"/>
            <w:bottom w:val="none" w:sz="0" w:space="0" w:color="auto"/>
            <w:right w:val="none" w:sz="0" w:space="0" w:color="auto"/>
          </w:divBdr>
        </w:div>
        <w:div w:id="1206678059">
          <w:marLeft w:val="547"/>
          <w:marRight w:val="0"/>
          <w:marTop w:val="115"/>
          <w:marBottom w:val="0"/>
          <w:divBdr>
            <w:top w:val="none" w:sz="0" w:space="0" w:color="auto"/>
            <w:left w:val="none" w:sz="0" w:space="0" w:color="auto"/>
            <w:bottom w:val="none" w:sz="0" w:space="0" w:color="auto"/>
            <w:right w:val="none" w:sz="0" w:space="0" w:color="auto"/>
          </w:divBdr>
        </w:div>
        <w:div w:id="1321688887">
          <w:marLeft w:val="1166"/>
          <w:marRight w:val="0"/>
          <w:marTop w:val="96"/>
          <w:marBottom w:val="0"/>
          <w:divBdr>
            <w:top w:val="none" w:sz="0" w:space="0" w:color="auto"/>
            <w:left w:val="none" w:sz="0" w:space="0" w:color="auto"/>
            <w:bottom w:val="none" w:sz="0" w:space="0" w:color="auto"/>
            <w:right w:val="none" w:sz="0" w:space="0" w:color="auto"/>
          </w:divBdr>
        </w:div>
        <w:div w:id="1426226439">
          <w:marLeft w:val="1166"/>
          <w:marRight w:val="0"/>
          <w:marTop w:val="96"/>
          <w:marBottom w:val="0"/>
          <w:divBdr>
            <w:top w:val="none" w:sz="0" w:space="0" w:color="auto"/>
            <w:left w:val="none" w:sz="0" w:space="0" w:color="auto"/>
            <w:bottom w:val="none" w:sz="0" w:space="0" w:color="auto"/>
            <w:right w:val="none" w:sz="0" w:space="0" w:color="auto"/>
          </w:divBdr>
        </w:div>
        <w:div w:id="1480341022">
          <w:marLeft w:val="1166"/>
          <w:marRight w:val="0"/>
          <w:marTop w:val="96"/>
          <w:marBottom w:val="0"/>
          <w:divBdr>
            <w:top w:val="none" w:sz="0" w:space="0" w:color="auto"/>
            <w:left w:val="none" w:sz="0" w:space="0" w:color="auto"/>
            <w:bottom w:val="none" w:sz="0" w:space="0" w:color="auto"/>
            <w:right w:val="none" w:sz="0" w:space="0" w:color="auto"/>
          </w:divBdr>
        </w:div>
        <w:div w:id="2017267991">
          <w:marLeft w:val="1166"/>
          <w:marRight w:val="0"/>
          <w:marTop w:val="96"/>
          <w:marBottom w:val="0"/>
          <w:divBdr>
            <w:top w:val="none" w:sz="0" w:space="0" w:color="auto"/>
            <w:left w:val="none" w:sz="0" w:space="0" w:color="auto"/>
            <w:bottom w:val="none" w:sz="0" w:space="0" w:color="auto"/>
            <w:right w:val="none" w:sz="0" w:space="0" w:color="auto"/>
          </w:divBdr>
        </w:div>
      </w:divsChild>
    </w:div>
    <w:div w:id="509612316">
      <w:bodyDiv w:val="1"/>
      <w:marLeft w:val="0"/>
      <w:marRight w:val="0"/>
      <w:marTop w:val="0"/>
      <w:marBottom w:val="0"/>
      <w:divBdr>
        <w:top w:val="none" w:sz="0" w:space="0" w:color="auto"/>
        <w:left w:val="none" w:sz="0" w:space="0" w:color="auto"/>
        <w:bottom w:val="none" w:sz="0" w:space="0" w:color="auto"/>
        <w:right w:val="none" w:sz="0" w:space="0" w:color="auto"/>
      </w:divBdr>
    </w:div>
    <w:div w:id="510797854">
      <w:bodyDiv w:val="1"/>
      <w:marLeft w:val="0"/>
      <w:marRight w:val="0"/>
      <w:marTop w:val="0"/>
      <w:marBottom w:val="0"/>
      <w:divBdr>
        <w:top w:val="none" w:sz="0" w:space="0" w:color="auto"/>
        <w:left w:val="none" w:sz="0" w:space="0" w:color="auto"/>
        <w:bottom w:val="none" w:sz="0" w:space="0" w:color="auto"/>
        <w:right w:val="none" w:sz="0" w:space="0" w:color="auto"/>
      </w:divBdr>
      <w:divsChild>
        <w:div w:id="75518957">
          <w:marLeft w:val="0"/>
          <w:marRight w:val="0"/>
          <w:marTop w:val="0"/>
          <w:marBottom w:val="0"/>
          <w:divBdr>
            <w:top w:val="none" w:sz="0" w:space="0" w:color="auto"/>
            <w:left w:val="none" w:sz="0" w:space="0" w:color="auto"/>
            <w:bottom w:val="none" w:sz="0" w:space="0" w:color="auto"/>
            <w:right w:val="none" w:sz="0" w:space="0" w:color="auto"/>
          </w:divBdr>
        </w:div>
        <w:div w:id="285814837">
          <w:marLeft w:val="0"/>
          <w:marRight w:val="0"/>
          <w:marTop w:val="0"/>
          <w:marBottom w:val="0"/>
          <w:divBdr>
            <w:top w:val="none" w:sz="0" w:space="0" w:color="auto"/>
            <w:left w:val="none" w:sz="0" w:space="0" w:color="auto"/>
            <w:bottom w:val="none" w:sz="0" w:space="0" w:color="auto"/>
            <w:right w:val="none" w:sz="0" w:space="0" w:color="auto"/>
          </w:divBdr>
        </w:div>
        <w:div w:id="286276930">
          <w:marLeft w:val="0"/>
          <w:marRight w:val="0"/>
          <w:marTop w:val="0"/>
          <w:marBottom w:val="0"/>
          <w:divBdr>
            <w:top w:val="none" w:sz="0" w:space="0" w:color="auto"/>
            <w:left w:val="none" w:sz="0" w:space="0" w:color="auto"/>
            <w:bottom w:val="none" w:sz="0" w:space="0" w:color="auto"/>
            <w:right w:val="none" w:sz="0" w:space="0" w:color="auto"/>
          </w:divBdr>
        </w:div>
        <w:div w:id="392310234">
          <w:marLeft w:val="0"/>
          <w:marRight w:val="0"/>
          <w:marTop w:val="0"/>
          <w:marBottom w:val="0"/>
          <w:divBdr>
            <w:top w:val="none" w:sz="0" w:space="0" w:color="auto"/>
            <w:left w:val="none" w:sz="0" w:space="0" w:color="auto"/>
            <w:bottom w:val="none" w:sz="0" w:space="0" w:color="auto"/>
            <w:right w:val="none" w:sz="0" w:space="0" w:color="auto"/>
          </w:divBdr>
        </w:div>
        <w:div w:id="461579006">
          <w:marLeft w:val="0"/>
          <w:marRight w:val="0"/>
          <w:marTop w:val="0"/>
          <w:marBottom w:val="0"/>
          <w:divBdr>
            <w:top w:val="none" w:sz="0" w:space="0" w:color="auto"/>
            <w:left w:val="none" w:sz="0" w:space="0" w:color="auto"/>
            <w:bottom w:val="none" w:sz="0" w:space="0" w:color="auto"/>
            <w:right w:val="none" w:sz="0" w:space="0" w:color="auto"/>
          </w:divBdr>
        </w:div>
        <w:div w:id="532811643">
          <w:marLeft w:val="0"/>
          <w:marRight w:val="0"/>
          <w:marTop w:val="0"/>
          <w:marBottom w:val="0"/>
          <w:divBdr>
            <w:top w:val="none" w:sz="0" w:space="0" w:color="auto"/>
            <w:left w:val="none" w:sz="0" w:space="0" w:color="auto"/>
            <w:bottom w:val="none" w:sz="0" w:space="0" w:color="auto"/>
            <w:right w:val="none" w:sz="0" w:space="0" w:color="auto"/>
          </w:divBdr>
        </w:div>
        <w:div w:id="570116275">
          <w:marLeft w:val="0"/>
          <w:marRight w:val="0"/>
          <w:marTop w:val="0"/>
          <w:marBottom w:val="0"/>
          <w:divBdr>
            <w:top w:val="none" w:sz="0" w:space="0" w:color="auto"/>
            <w:left w:val="none" w:sz="0" w:space="0" w:color="auto"/>
            <w:bottom w:val="none" w:sz="0" w:space="0" w:color="auto"/>
            <w:right w:val="none" w:sz="0" w:space="0" w:color="auto"/>
          </w:divBdr>
        </w:div>
        <w:div w:id="575482003">
          <w:marLeft w:val="0"/>
          <w:marRight w:val="0"/>
          <w:marTop w:val="0"/>
          <w:marBottom w:val="0"/>
          <w:divBdr>
            <w:top w:val="none" w:sz="0" w:space="0" w:color="auto"/>
            <w:left w:val="none" w:sz="0" w:space="0" w:color="auto"/>
            <w:bottom w:val="none" w:sz="0" w:space="0" w:color="auto"/>
            <w:right w:val="none" w:sz="0" w:space="0" w:color="auto"/>
          </w:divBdr>
        </w:div>
        <w:div w:id="758599399">
          <w:marLeft w:val="0"/>
          <w:marRight w:val="0"/>
          <w:marTop w:val="0"/>
          <w:marBottom w:val="0"/>
          <w:divBdr>
            <w:top w:val="none" w:sz="0" w:space="0" w:color="auto"/>
            <w:left w:val="none" w:sz="0" w:space="0" w:color="auto"/>
            <w:bottom w:val="none" w:sz="0" w:space="0" w:color="auto"/>
            <w:right w:val="none" w:sz="0" w:space="0" w:color="auto"/>
          </w:divBdr>
        </w:div>
        <w:div w:id="952900514">
          <w:marLeft w:val="0"/>
          <w:marRight w:val="0"/>
          <w:marTop w:val="0"/>
          <w:marBottom w:val="0"/>
          <w:divBdr>
            <w:top w:val="none" w:sz="0" w:space="0" w:color="auto"/>
            <w:left w:val="none" w:sz="0" w:space="0" w:color="auto"/>
            <w:bottom w:val="none" w:sz="0" w:space="0" w:color="auto"/>
            <w:right w:val="none" w:sz="0" w:space="0" w:color="auto"/>
          </w:divBdr>
        </w:div>
        <w:div w:id="1091045773">
          <w:marLeft w:val="0"/>
          <w:marRight w:val="0"/>
          <w:marTop w:val="0"/>
          <w:marBottom w:val="0"/>
          <w:divBdr>
            <w:top w:val="none" w:sz="0" w:space="0" w:color="auto"/>
            <w:left w:val="none" w:sz="0" w:space="0" w:color="auto"/>
            <w:bottom w:val="none" w:sz="0" w:space="0" w:color="auto"/>
            <w:right w:val="none" w:sz="0" w:space="0" w:color="auto"/>
          </w:divBdr>
        </w:div>
        <w:div w:id="1226724058">
          <w:marLeft w:val="0"/>
          <w:marRight w:val="0"/>
          <w:marTop w:val="0"/>
          <w:marBottom w:val="0"/>
          <w:divBdr>
            <w:top w:val="none" w:sz="0" w:space="0" w:color="auto"/>
            <w:left w:val="none" w:sz="0" w:space="0" w:color="auto"/>
            <w:bottom w:val="none" w:sz="0" w:space="0" w:color="auto"/>
            <w:right w:val="none" w:sz="0" w:space="0" w:color="auto"/>
          </w:divBdr>
        </w:div>
        <w:div w:id="1554852200">
          <w:marLeft w:val="0"/>
          <w:marRight w:val="0"/>
          <w:marTop w:val="0"/>
          <w:marBottom w:val="0"/>
          <w:divBdr>
            <w:top w:val="none" w:sz="0" w:space="0" w:color="auto"/>
            <w:left w:val="none" w:sz="0" w:space="0" w:color="auto"/>
            <w:bottom w:val="none" w:sz="0" w:space="0" w:color="auto"/>
            <w:right w:val="none" w:sz="0" w:space="0" w:color="auto"/>
          </w:divBdr>
        </w:div>
        <w:div w:id="1563710927">
          <w:marLeft w:val="0"/>
          <w:marRight w:val="0"/>
          <w:marTop w:val="0"/>
          <w:marBottom w:val="0"/>
          <w:divBdr>
            <w:top w:val="none" w:sz="0" w:space="0" w:color="auto"/>
            <w:left w:val="none" w:sz="0" w:space="0" w:color="auto"/>
            <w:bottom w:val="none" w:sz="0" w:space="0" w:color="auto"/>
            <w:right w:val="none" w:sz="0" w:space="0" w:color="auto"/>
          </w:divBdr>
        </w:div>
        <w:div w:id="1607076331">
          <w:marLeft w:val="0"/>
          <w:marRight w:val="0"/>
          <w:marTop w:val="0"/>
          <w:marBottom w:val="0"/>
          <w:divBdr>
            <w:top w:val="none" w:sz="0" w:space="0" w:color="auto"/>
            <w:left w:val="none" w:sz="0" w:space="0" w:color="auto"/>
            <w:bottom w:val="none" w:sz="0" w:space="0" w:color="auto"/>
            <w:right w:val="none" w:sz="0" w:space="0" w:color="auto"/>
          </w:divBdr>
        </w:div>
        <w:div w:id="1714379008">
          <w:marLeft w:val="0"/>
          <w:marRight w:val="0"/>
          <w:marTop w:val="0"/>
          <w:marBottom w:val="0"/>
          <w:divBdr>
            <w:top w:val="none" w:sz="0" w:space="0" w:color="auto"/>
            <w:left w:val="none" w:sz="0" w:space="0" w:color="auto"/>
            <w:bottom w:val="none" w:sz="0" w:space="0" w:color="auto"/>
            <w:right w:val="none" w:sz="0" w:space="0" w:color="auto"/>
          </w:divBdr>
        </w:div>
        <w:div w:id="1867863567">
          <w:marLeft w:val="0"/>
          <w:marRight w:val="0"/>
          <w:marTop w:val="0"/>
          <w:marBottom w:val="0"/>
          <w:divBdr>
            <w:top w:val="none" w:sz="0" w:space="0" w:color="auto"/>
            <w:left w:val="none" w:sz="0" w:space="0" w:color="auto"/>
            <w:bottom w:val="none" w:sz="0" w:space="0" w:color="auto"/>
            <w:right w:val="none" w:sz="0" w:space="0" w:color="auto"/>
          </w:divBdr>
        </w:div>
        <w:div w:id="1871797657">
          <w:marLeft w:val="0"/>
          <w:marRight w:val="0"/>
          <w:marTop w:val="0"/>
          <w:marBottom w:val="0"/>
          <w:divBdr>
            <w:top w:val="none" w:sz="0" w:space="0" w:color="auto"/>
            <w:left w:val="none" w:sz="0" w:space="0" w:color="auto"/>
            <w:bottom w:val="none" w:sz="0" w:space="0" w:color="auto"/>
            <w:right w:val="none" w:sz="0" w:space="0" w:color="auto"/>
          </w:divBdr>
        </w:div>
        <w:div w:id="1917545059">
          <w:marLeft w:val="0"/>
          <w:marRight w:val="0"/>
          <w:marTop w:val="0"/>
          <w:marBottom w:val="0"/>
          <w:divBdr>
            <w:top w:val="none" w:sz="0" w:space="0" w:color="auto"/>
            <w:left w:val="none" w:sz="0" w:space="0" w:color="auto"/>
            <w:bottom w:val="none" w:sz="0" w:space="0" w:color="auto"/>
            <w:right w:val="none" w:sz="0" w:space="0" w:color="auto"/>
          </w:divBdr>
        </w:div>
        <w:div w:id="2045446807">
          <w:marLeft w:val="0"/>
          <w:marRight w:val="0"/>
          <w:marTop w:val="0"/>
          <w:marBottom w:val="0"/>
          <w:divBdr>
            <w:top w:val="none" w:sz="0" w:space="0" w:color="auto"/>
            <w:left w:val="none" w:sz="0" w:space="0" w:color="auto"/>
            <w:bottom w:val="none" w:sz="0" w:space="0" w:color="auto"/>
            <w:right w:val="none" w:sz="0" w:space="0" w:color="auto"/>
          </w:divBdr>
        </w:div>
      </w:divsChild>
    </w:div>
    <w:div w:id="511451977">
      <w:bodyDiv w:val="1"/>
      <w:marLeft w:val="0"/>
      <w:marRight w:val="0"/>
      <w:marTop w:val="0"/>
      <w:marBottom w:val="0"/>
      <w:divBdr>
        <w:top w:val="none" w:sz="0" w:space="0" w:color="auto"/>
        <w:left w:val="none" w:sz="0" w:space="0" w:color="auto"/>
        <w:bottom w:val="none" w:sz="0" w:space="0" w:color="auto"/>
        <w:right w:val="none" w:sz="0" w:space="0" w:color="auto"/>
      </w:divBdr>
    </w:div>
    <w:div w:id="511456513">
      <w:bodyDiv w:val="1"/>
      <w:marLeft w:val="0"/>
      <w:marRight w:val="0"/>
      <w:marTop w:val="0"/>
      <w:marBottom w:val="0"/>
      <w:divBdr>
        <w:top w:val="none" w:sz="0" w:space="0" w:color="auto"/>
        <w:left w:val="none" w:sz="0" w:space="0" w:color="auto"/>
        <w:bottom w:val="none" w:sz="0" w:space="0" w:color="auto"/>
        <w:right w:val="none" w:sz="0" w:space="0" w:color="auto"/>
      </w:divBdr>
    </w:div>
    <w:div w:id="511648906">
      <w:bodyDiv w:val="1"/>
      <w:marLeft w:val="0"/>
      <w:marRight w:val="0"/>
      <w:marTop w:val="0"/>
      <w:marBottom w:val="0"/>
      <w:divBdr>
        <w:top w:val="none" w:sz="0" w:space="0" w:color="auto"/>
        <w:left w:val="none" w:sz="0" w:space="0" w:color="auto"/>
        <w:bottom w:val="none" w:sz="0" w:space="0" w:color="auto"/>
        <w:right w:val="none" w:sz="0" w:space="0" w:color="auto"/>
      </w:divBdr>
    </w:div>
    <w:div w:id="513231618">
      <w:bodyDiv w:val="1"/>
      <w:marLeft w:val="0"/>
      <w:marRight w:val="0"/>
      <w:marTop w:val="0"/>
      <w:marBottom w:val="0"/>
      <w:divBdr>
        <w:top w:val="none" w:sz="0" w:space="0" w:color="auto"/>
        <w:left w:val="none" w:sz="0" w:space="0" w:color="auto"/>
        <w:bottom w:val="none" w:sz="0" w:space="0" w:color="auto"/>
        <w:right w:val="none" w:sz="0" w:space="0" w:color="auto"/>
      </w:divBdr>
      <w:divsChild>
        <w:div w:id="377171601">
          <w:marLeft w:val="1166"/>
          <w:marRight w:val="0"/>
          <w:marTop w:val="96"/>
          <w:marBottom w:val="0"/>
          <w:divBdr>
            <w:top w:val="none" w:sz="0" w:space="0" w:color="auto"/>
            <w:left w:val="none" w:sz="0" w:space="0" w:color="auto"/>
            <w:bottom w:val="none" w:sz="0" w:space="0" w:color="auto"/>
            <w:right w:val="none" w:sz="0" w:space="0" w:color="auto"/>
          </w:divBdr>
        </w:div>
        <w:div w:id="389161098">
          <w:marLeft w:val="547"/>
          <w:marRight w:val="0"/>
          <w:marTop w:val="115"/>
          <w:marBottom w:val="0"/>
          <w:divBdr>
            <w:top w:val="none" w:sz="0" w:space="0" w:color="auto"/>
            <w:left w:val="none" w:sz="0" w:space="0" w:color="auto"/>
            <w:bottom w:val="none" w:sz="0" w:space="0" w:color="auto"/>
            <w:right w:val="none" w:sz="0" w:space="0" w:color="auto"/>
          </w:divBdr>
        </w:div>
        <w:div w:id="697005474">
          <w:marLeft w:val="547"/>
          <w:marRight w:val="0"/>
          <w:marTop w:val="115"/>
          <w:marBottom w:val="0"/>
          <w:divBdr>
            <w:top w:val="none" w:sz="0" w:space="0" w:color="auto"/>
            <w:left w:val="none" w:sz="0" w:space="0" w:color="auto"/>
            <w:bottom w:val="none" w:sz="0" w:space="0" w:color="auto"/>
            <w:right w:val="none" w:sz="0" w:space="0" w:color="auto"/>
          </w:divBdr>
        </w:div>
        <w:div w:id="753360294">
          <w:marLeft w:val="1166"/>
          <w:marRight w:val="0"/>
          <w:marTop w:val="96"/>
          <w:marBottom w:val="0"/>
          <w:divBdr>
            <w:top w:val="none" w:sz="0" w:space="0" w:color="auto"/>
            <w:left w:val="none" w:sz="0" w:space="0" w:color="auto"/>
            <w:bottom w:val="none" w:sz="0" w:space="0" w:color="auto"/>
            <w:right w:val="none" w:sz="0" w:space="0" w:color="auto"/>
          </w:divBdr>
        </w:div>
        <w:div w:id="1695423821">
          <w:marLeft w:val="1166"/>
          <w:marRight w:val="0"/>
          <w:marTop w:val="96"/>
          <w:marBottom w:val="0"/>
          <w:divBdr>
            <w:top w:val="none" w:sz="0" w:space="0" w:color="auto"/>
            <w:left w:val="none" w:sz="0" w:space="0" w:color="auto"/>
            <w:bottom w:val="none" w:sz="0" w:space="0" w:color="auto"/>
            <w:right w:val="none" w:sz="0" w:space="0" w:color="auto"/>
          </w:divBdr>
        </w:div>
        <w:div w:id="1862163222">
          <w:marLeft w:val="547"/>
          <w:marRight w:val="0"/>
          <w:marTop w:val="115"/>
          <w:marBottom w:val="0"/>
          <w:divBdr>
            <w:top w:val="none" w:sz="0" w:space="0" w:color="auto"/>
            <w:left w:val="none" w:sz="0" w:space="0" w:color="auto"/>
            <w:bottom w:val="none" w:sz="0" w:space="0" w:color="auto"/>
            <w:right w:val="none" w:sz="0" w:space="0" w:color="auto"/>
          </w:divBdr>
        </w:div>
      </w:divsChild>
    </w:div>
    <w:div w:id="513500206">
      <w:bodyDiv w:val="1"/>
      <w:marLeft w:val="0"/>
      <w:marRight w:val="0"/>
      <w:marTop w:val="0"/>
      <w:marBottom w:val="0"/>
      <w:divBdr>
        <w:top w:val="none" w:sz="0" w:space="0" w:color="auto"/>
        <w:left w:val="none" w:sz="0" w:space="0" w:color="auto"/>
        <w:bottom w:val="none" w:sz="0" w:space="0" w:color="auto"/>
        <w:right w:val="none" w:sz="0" w:space="0" w:color="auto"/>
      </w:divBdr>
    </w:div>
    <w:div w:id="515121022">
      <w:bodyDiv w:val="1"/>
      <w:marLeft w:val="0"/>
      <w:marRight w:val="0"/>
      <w:marTop w:val="0"/>
      <w:marBottom w:val="0"/>
      <w:divBdr>
        <w:top w:val="none" w:sz="0" w:space="0" w:color="auto"/>
        <w:left w:val="none" w:sz="0" w:space="0" w:color="auto"/>
        <w:bottom w:val="none" w:sz="0" w:space="0" w:color="auto"/>
        <w:right w:val="none" w:sz="0" w:space="0" w:color="auto"/>
      </w:divBdr>
    </w:div>
    <w:div w:id="516505883">
      <w:bodyDiv w:val="1"/>
      <w:marLeft w:val="0"/>
      <w:marRight w:val="0"/>
      <w:marTop w:val="0"/>
      <w:marBottom w:val="0"/>
      <w:divBdr>
        <w:top w:val="none" w:sz="0" w:space="0" w:color="auto"/>
        <w:left w:val="none" w:sz="0" w:space="0" w:color="auto"/>
        <w:bottom w:val="none" w:sz="0" w:space="0" w:color="auto"/>
        <w:right w:val="none" w:sz="0" w:space="0" w:color="auto"/>
      </w:divBdr>
      <w:divsChild>
        <w:div w:id="132187697">
          <w:marLeft w:val="1166"/>
          <w:marRight w:val="0"/>
          <w:marTop w:val="115"/>
          <w:marBottom w:val="0"/>
          <w:divBdr>
            <w:top w:val="none" w:sz="0" w:space="0" w:color="auto"/>
            <w:left w:val="none" w:sz="0" w:space="0" w:color="auto"/>
            <w:bottom w:val="none" w:sz="0" w:space="0" w:color="auto"/>
            <w:right w:val="none" w:sz="0" w:space="0" w:color="auto"/>
          </w:divBdr>
        </w:div>
        <w:div w:id="763495834">
          <w:marLeft w:val="547"/>
          <w:marRight w:val="0"/>
          <w:marTop w:val="134"/>
          <w:marBottom w:val="0"/>
          <w:divBdr>
            <w:top w:val="none" w:sz="0" w:space="0" w:color="auto"/>
            <w:left w:val="none" w:sz="0" w:space="0" w:color="auto"/>
            <w:bottom w:val="none" w:sz="0" w:space="0" w:color="auto"/>
            <w:right w:val="none" w:sz="0" w:space="0" w:color="auto"/>
          </w:divBdr>
        </w:div>
        <w:div w:id="1118841823">
          <w:marLeft w:val="1166"/>
          <w:marRight w:val="0"/>
          <w:marTop w:val="115"/>
          <w:marBottom w:val="0"/>
          <w:divBdr>
            <w:top w:val="none" w:sz="0" w:space="0" w:color="auto"/>
            <w:left w:val="none" w:sz="0" w:space="0" w:color="auto"/>
            <w:bottom w:val="none" w:sz="0" w:space="0" w:color="auto"/>
            <w:right w:val="none" w:sz="0" w:space="0" w:color="auto"/>
          </w:divBdr>
        </w:div>
        <w:div w:id="1264191149">
          <w:marLeft w:val="547"/>
          <w:marRight w:val="0"/>
          <w:marTop w:val="134"/>
          <w:marBottom w:val="0"/>
          <w:divBdr>
            <w:top w:val="none" w:sz="0" w:space="0" w:color="auto"/>
            <w:left w:val="none" w:sz="0" w:space="0" w:color="auto"/>
            <w:bottom w:val="none" w:sz="0" w:space="0" w:color="auto"/>
            <w:right w:val="none" w:sz="0" w:space="0" w:color="auto"/>
          </w:divBdr>
        </w:div>
        <w:div w:id="1402169795">
          <w:marLeft w:val="1166"/>
          <w:marRight w:val="0"/>
          <w:marTop w:val="115"/>
          <w:marBottom w:val="0"/>
          <w:divBdr>
            <w:top w:val="none" w:sz="0" w:space="0" w:color="auto"/>
            <w:left w:val="none" w:sz="0" w:space="0" w:color="auto"/>
            <w:bottom w:val="none" w:sz="0" w:space="0" w:color="auto"/>
            <w:right w:val="none" w:sz="0" w:space="0" w:color="auto"/>
          </w:divBdr>
        </w:div>
      </w:divsChild>
    </w:div>
    <w:div w:id="519394877">
      <w:bodyDiv w:val="1"/>
      <w:marLeft w:val="0"/>
      <w:marRight w:val="0"/>
      <w:marTop w:val="0"/>
      <w:marBottom w:val="0"/>
      <w:divBdr>
        <w:top w:val="none" w:sz="0" w:space="0" w:color="auto"/>
        <w:left w:val="none" w:sz="0" w:space="0" w:color="auto"/>
        <w:bottom w:val="none" w:sz="0" w:space="0" w:color="auto"/>
        <w:right w:val="none" w:sz="0" w:space="0" w:color="auto"/>
      </w:divBdr>
    </w:div>
    <w:div w:id="519666125">
      <w:bodyDiv w:val="1"/>
      <w:marLeft w:val="0"/>
      <w:marRight w:val="0"/>
      <w:marTop w:val="0"/>
      <w:marBottom w:val="0"/>
      <w:divBdr>
        <w:top w:val="none" w:sz="0" w:space="0" w:color="auto"/>
        <w:left w:val="none" w:sz="0" w:space="0" w:color="auto"/>
        <w:bottom w:val="none" w:sz="0" w:space="0" w:color="auto"/>
        <w:right w:val="none" w:sz="0" w:space="0" w:color="auto"/>
      </w:divBdr>
    </w:div>
    <w:div w:id="519857695">
      <w:bodyDiv w:val="1"/>
      <w:marLeft w:val="0"/>
      <w:marRight w:val="0"/>
      <w:marTop w:val="0"/>
      <w:marBottom w:val="0"/>
      <w:divBdr>
        <w:top w:val="none" w:sz="0" w:space="0" w:color="auto"/>
        <w:left w:val="none" w:sz="0" w:space="0" w:color="auto"/>
        <w:bottom w:val="none" w:sz="0" w:space="0" w:color="auto"/>
        <w:right w:val="none" w:sz="0" w:space="0" w:color="auto"/>
      </w:divBdr>
    </w:div>
    <w:div w:id="520437530">
      <w:bodyDiv w:val="1"/>
      <w:marLeft w:val="0"/>
      <w:marRight w:val="0"/>
      <w:marTop w:val="0"/>
      <w:marBottom w:val="0"/>
      <w:divBdr>
        <w:top w:val="none" w:sz="0" w:space="0" w:color="auto"/>
        <w:left w:val="none" w:sz="0" w:space="0" w:color="auto"/>
        <w:bottom w:val="none" w:sz="0" w:space="0" w:color="auto"/>
        <w:right w:val="none" w:sz="0" w:space="0" w:color="auto"/>
      </w:divBdr>
    </w:div>
    <w:div w:id="520514747">
      <w:bodyDiv w:val="1"/>
      <w:marLeft w:val="0"/>
      <w:marRight w:val="0"/>
      <w:marTop w:val="0"/>
      <w:marBottom w:val="0"/>
      <w:divBdr>
        <w:top w:val="none" w:sz="0" w:space="0" w:color="auto"/>
        <w:left w:val="none" w:sz="0" w:space="0" w:color="auto"/>
        <w:bottom w:val="none" w:sz="0" w:space="0" w:color="auto"/>
        <w:right w:val="none" w:sz="0" w:space="0" w:color="auto"/>
      </w:divBdr>
      <w:divsChild>
        <w:div w:id="53434267">
          <w:marLeft w:val="1166"/>
          <w:marRight w:val="0"/>
          <w:marTop w:val="106"/>
          <w:marBottom w:val="0"/>
          <w:divBdr>
            <w:top w:val="none" w:sz="0" w:space="0" w:color="auto"/>
            <w:left w:val="none" w:sz="0" w:space="0" w:color="auto"/>
            <w:bottom w:val="none" w:sz="0" w:space="0" w:color="auto"/>
            <w:right w:val="none" w:sz="0" w:space="0" w:color="auto"/>
          </w:divBdr>
        </w:div>
        <w:div w:id="1962882776">
          <w:marLeft w:val="547"/>
          <w:marRight w:val="0"/>
          <w:marTop w:val="106"/>
          <w:marBottom w:val="0"/>
          <w:divBdr>
            <w:top w:val="none" w:sz="0" w:space="0" w:color="auto"/>
            <w:left w:val="none" w:sz="0" w:space="0" w:color="auto"/>
            <w:bottom w:val="none" w:sz="0" w:space="0" w:color="auto"/>
            <w:right w:val="none" w:sz="0" w:space="0" w:color="auto"/>
          </w:divBdr>
        </w:div>
        <w:div w:id="2071491720">
          <w:marLeft w:val="1166"/>
          <w:marRight w:val="0"/>
          <w:marTop w:val="106"/>
          <w:marBottom w:val="0"/>
          <w:divBdr>
            <w:top w:val="none" w:sz="0" w:space="0" w:color="auto"/>
            <w:left w:val="none" w:sz="0" w:space="0" w:color="auto"/>
            <w:bottom w:val="none" w:sz="0" w:space="0" w:color="auto"/>
            <w:right w:val="none" w:sz="0" w:space="0" w:color="auto"/>
          </w:divBdr>
        </w:div>
        <w:div w:id="2108887846">
          <w:marLeft w:val="1166"/>
          <w:marRight w:val="0"/>
          <w:marTop w:val="106"/>
          <w:marBottom w:val="0"/>
          <w:divBdr>
            <w:top w:val="none" w:sz="0" w:space="0" w:color="auto"/>
            <w:left w:val="none" w:sz="0" w:space="0" w:color="auto"/>
            <w:bottom w:val="none" w:sz="0" w:space="0" w:color="auto"/>
            <w:right w:val="none" w:sz="0" w:space="0" w:color="auto"/>
          </w:divBdr>
        </w:div>
      </w:divsChild>
    </w:div>
    <w:div w:id="520749574">
      <w:bodyDiv w:val="1"/>
      <w:marLeft w:val="0"/>
      <w:marRight w:val="0"/>
      <w:marTop w:val="0"/>
      <w:marBottom w:val="0"/>
      <w:divBdr>
        <w:top w:val="none" w:sz="0" w:space="0" w:color="auto"/>
        <w:left w:val="none" w:sz="0" w:space="0" w:color="auto"/>
        <w:bottom w:val="none" w:sz="0" w:space="0" w:color="auto"/>
        <w:right w:val="none" w:sz="0" w:space="0" w:color="auto"/>
      </w:divBdr>
    </w:div>
    <w:div w:id="522010620">
      <w:bodyDiv w:val="1"/>
      <w:marLeft w:val="0"/>
      <w:marRight w:val="0"/>
      <w:marTop w:val="0"/>
      <w:marBottom w:val="0"/>
      <w:divBdr>
        <w:top w:val="none" w:sz="0" w:space="0" w:color="auto"/>
        <w:left w:val="none" w:sz="0" w:space="0" w:color="auto"/>
        <w:bottom w:val="none" w:sz="0" w:space="0" w:color="auto"/>
        <w:right w:val="none" w:sz="0" w:space="0" w:color="auto"/>
      </w:divBdr>
    </w:div>
    <w:div w:id="522134631">
      <w:bodyDiv w:val="1"/>
      <w:marLeft w:val="0"/>
      <w:marRight w:val="0"/>
      <w:marTop w:val="0"/>
      <w:marBottom w:val="0"/>
      <w:divBdr>
        <w:top w:val="none" w:sz="0" w:space="0" w:color="auto"/>
        <w:left w:val="none" w:sz="0" w:space="0" w:color="auto"/>
        <w:bottom w:val="none" w:sz="0" w:space="0" w:color="auto"/>
        <w:right w:val="none" w:sz="0" w:space="0" w:color="auto"/>
      </w:divBdr>
      <w:divsChild>
        <w:div w:id="229579285">
          <w:marLeft w:val="547"/>
          <w:marRight w:val="0"/>
          <w:marTop w:val="106"/>
          <w:marBottom w:val="0"/>
          <w:divBdr>
            <w:top w:val="none" w:sz="0" w:space="0" w:color="auto"/>
            <w:left w:val="none" w:sz="0" w:space="0" w:color="auto"/>
            <w:bottom w:val="none" w:sz="0" w:space="0" w:color="auto"/>
            <w:right w:val="none" w:sz="0" w:space="0" w:color="auto"/>
          </w:divBdr>
        </w:div>
        <w:div w:id="1400787040">
          <w:marLeft w:val="1800"/>
          <w:marRight w:val="0"/>
          <w:marTop w:val="86"/>
          <w:marBottom w:val="0"/>
          <w:divBdr>
            <w:top w:val="none" w:sz="0" w:space="0" w:color="auto"/>
            <w:left w:val="none" w:sz="0" w:space="0" w:color="auto"/>
            <w:bottom w:val="none" w:sz="0" w:space="0" w:color="auto"/>
            <w:right w:val="none" w:sz="0" w:space="0" w:color="auto"/>
          </w:divBdr>
        </w:div>
        <w:div w:id="1744179823">
          <w:marLeft w:val="1166"/>
          <w:marRight w:val="0"/>
          <w:marTop w:val="106"/>
          <w:marBottom w:val="0"/>
          <w:divBdr>
            <w:top w:val="none" w:sz="0" w:space="0" w:color="auto"/>
            <w:left w:val="none" w:sz="0" w:space="0" w:color="auto"/>
            <w:bottom w:val="none" w:sz="0" w:space="0" w:color="auto"/>
            <w:right w:val="none" w:sz="0" w:space="0" w:color="auto"/>
          </w:divBdr>
        </w:div>
        <w:div w:id="1751269209">
          <w:marLeft w:val="1166"/>
          <w:marRight w:val="0"/>
          <w:marTop w:val="96"/>
          <w:marBottom w:val="0"/>
          <w:divBdr>
            <w:top w:val="none" w:sz="0" w:space="0" w:color="auto"/>
            <w:left w:val="none" w:sz="0" w:space="0" w:color="auto"/>
            <w:bottom w:val="none" w:sz="0" w:space="0" w:color="auto"/>
            <w:right w:val="none" w:sz="0" w:space="0" w:color="auto"/>
          </w:divBdr>
        </w:div>
        <w:div w:id="1905985835">
          <w:marLeft w:val="547"/>
          <w:marRight w:val="0"/>
          <w:marTop w:val="115"/>
          <w:marBottom w:val="0"/>
          <w:divBdr>
            <w:top w:val="none" w:sz="0" w:space="0" w:color="auto"/>
            <w:left w:val="none" w:sz="0" w:space="0" w:color="auto"/>
            <w:bottom w:val="none" w:sz="0" w:space="0" w:color="auto"/>
            <w:right w:val="none" w:sz="0" w:space="0" w:color="auto"/>
          </w:divBdr>
        </w:div>
        <w:div w:id="2034842718">
          <w:marLeft w:val="1800"/>
          <w:marRight w:val="0"/>
          <w:marTop w:val="86"/>
          <w:marBottom w:val="0"/>
          <w:divBdr>
            <w:top w:val="none" w:sz="0" w:space="0" w:color="auto"/>
            <w:left w:val="none" w:sz="0" w:space="0" w:color="auto"/>
            <w:bottom w:val="none" w:sz="0" w:space="0" w:color="auto"/>
            <w:right w:val="none" w:sz="0" w:space="0" w:color="auto"/>
          </w:divBdr>
        </w:div>
      </w:divsChild>
    </w:div>
    <w:div w:id="522864913">
      <w:bodyDiv w:val="1"/>
      <w:marLeft w:val="0"/>
      <w:marRight w:val="0"/>
      <w:marTop w:val="0"/>
      <w:marBottom w:val="0"/>
      <w:divBdr>
        <w:top w:val="none" w:sz="0" w:space="0" w:color="auto"/>
        <w:left w:val="none" w:sz="0" w:space="0" w:color="auto"/>
        <w:bottom w:val="none" w:sz="0" w:space="0" w:color="auto"/>
        <w:right w:val="none" w:sz="0" w:space="0" w:color="auto"/>
      </w:divBdr>
    </w:div>
    <w:div w:id="523250633">
      <w:bodyDiv w:val="1"/>
      <w:marLeft w:val="0"/>
      <w:marRight w:val="0"/>
      <w:marTop w:val="0"/>
      <w:marBottom w:val="0"/>
      <w:divBdr>
        <w:top w:val="none" w:sz="0" w:space="0" w:color="auto"/>
        <w:left w:val="none" w:sz="0" w:space="0" w:color="auto"/>
        <w:bottom w:val="none" w:sz="0" w:space="0" w:color="auto"/>
        <w:right w:val="none" w:sz="0" w:space="0" w:color="auto"/>
      </w:divBdr>
    </w:div>
    <w:div w:id="524053559">
      <w:bodyDiv w:val="1"/>
      <w:marLeft w:val="0"/>
      <w:marRight w:val="0"/>
      <w:marTop w:val="0"/>
      <w:marBottom w:val="0"/>
      <w:divBdr>
        <w:top w:val="none" w:sz="0" w:space="0" w:color="auto"/>
        <w:left w:val="none" w:sz="0" w:space="0" w:color="auto"/>
        <w:bottom w:val="none" w:sz="0" w:space="0" w:color="auto"/>
        <w:right w:val="none" w:sz="0" w:space="0" w:color="auto"/>
      </w:divBdr>
    </w:div>
    <w:div w:id="524641371">
      <w:bodyDiv w:val="1"/>
      <w:marLeft w:val="0"/>
      <w:marRight w:val="0"/>
      <w:marTop w:val="0"/>
      <w:marBottom w:val="0"/>
      <w:divBdr>
        <w:top w:val="none" w:sz="0" w:space="0" w:color="auto"/>
        <w:left w:val="none" w:sz="0" w:space="0" w:color="auto"/>
        <w:bottom w:val="none" w:sz="0" w:space="0" w:color="auto"/>
        <w:right w:val="none" w:sz="0" w:space="0" w:color="auto"/>
      </w:divBdr>
    </w:div>
    <w:div w:id="524750379">
      <w:bodyDiv w:val="1"/>
      <w:marLeft w:val="0"/>
      <w:marRight w:val="0"/>
      <w:marTop w:val="0"/>
      <w:marBottom w:val="0"/>
      <w:divBdr>
        <w:top w:val="none" w:sz="0" w:space="0" w:color="auto"/>
        <w:left w:val="none" w:sz="0" w:space="0" w:color="auto"/>
        <w:bottom w:val="none" w:sz="0" w:space="0" w:color="auto"/>
        <w:right w:val="none" w:sz="0" w:space="0" w:color="auto"/>
      </w:divBdr>
    </w:div>
    <w:div w:id="526678706">
      <w:bodyDiv w:val="1"/>
      <w:marLeft w:val="0"/>
      <w:marRight w:val="0"/>
      <w:marTop w:val="0"/>
      <w:marBottom w:val="0"/>
      <w:divBdr>
        <w:top w:val="none" w:sz="0" w:space="0" w:color="auto"/>
        <w:left w:val="none" w:sz="0" w:space="0" w:color="auto"/>
        <w:bottom w:val="none" w:sz="0" w:space="0" w:color="auto"/>
        <w:right w:val="none" w:sz="0" w:space="0" w:color="auto"/>
      </w:divBdr>
    </w:div>
    <w:div w:id="527523643">
      <w:bodyDiv w:val="1"/>
      <w:marLeft w:val="0"/>
      <w:marRight w:val="0"/>
      <w:marTop w:val="0"/>
      <w:marBottom w:val="0"/>
      <w:divBdr>
        <w:top w:val="none" w:sz="0" w:space="0" w:color="auto"/>
        <w:left w:val="none" w:sz="0" w:space="0" w:color="auto"/>
        <w:bottom w:val="none" w:sz="0" w:space="0" w:color="auto"/>
        <w:right w:val="none" w:sz="0" w:space="0" w:color="auto"/>
      </w:divBdr>
      <w:divsChild>
        <w:div w:id="796068181">
          <w:marLeft w:val="0"/>
          <w:marRight w:val="0"/>
          <w:marTop w:val="0"/>
          <w:marBottom w:val="0"/>
          <w:divBdr>
            <w:top w:val="none" w:sz="0" w:space="0" w:color="auto"/>
            <w:left w:val="none" w:sz="0" w:space="0" w:color="auto"/>
            <w:bottom w:val="none" w:sz="0" w:space="0" w:color="auto"/>
            <w:right w:val="none" w:sz="0" w:space="0" w:color="auto"/>
          </w:divBdr>
          <w:divsChild>
            <w:div w:id="37167317">
              <w:marLeft w:val="0"/>
              <w:marRight w:val="0"/>
              <w:marTop w:val="0"/>
              <w:marBottom w:val="0"/>
              <w:divBdr>
                <w:top w:val="none" w:sz="0" w:space="0" w:color="auto"/>
                <w:left w:val="none" w:sz="0" w:space="0" w:color="auto"/>
                <w:bottom w:val="none" w:sz="0" w:space="0" w:color="auto"/>
                <w:right w:val="none" w:sz="0" w:space="0" w:color="auto"/>
              </w:divBdr>
            </w:div>
            <w:div w:id="170949385">
              <w:marLeft w:val="0"/>
              <w:marRight w:val="0"/>
              <w:marTop w:val="0"/>
              <w:marBottom w:val="0"/>
              <w:divBdr>
                <w:top w:val="none" w:sz="0" w:space="0" w:color="auto"/>
                <w:left w:val="none" w:sz="0" w:space="0" w:color="auto"/>
                <w:bottom w:val="none" w:sz="0" w:space="0" w:color="auto"/>
                <w:right w:val="none" w:sz="0" w:space="0" w:color="auto"/>
              </w:divBdr>
            </w:div>
            <w:div w:id="290325353">
              <w:marLeft w:val="0"/>
              <w:marRight w:val="0"/>
              <w:marTop w:val="0"/>
              <w:marBottom w:val="0"/>
              <w:divBdr>
                <w:top w:val="none" w:sz="0" w:space="0" w:color="auto"/>
                <w:left w:val="none" w:sz="0" w:space="0" w:color="auto"/>
                <w:bottom w:val="none" w:sz="0" w:space="0" w:color="auto"/>
                <w:right w:val="none" w:sz="0" w:space="0" w:color="auto"/>
              </w:divBdr>
            </w:div>
            <w:div w:id="309136326">
              <w:marLeft w:val="0"/>
              <w:marRight w:val="0"/>
              <w:marTop w:val="0"/>
              <w:marBottom w:val="0"/>
              <w:divBdr>
                <w:top w:val="none" w:sz="0" w:space="0" w:color="auto"/>
                <w:left w:val="none" w:sz="0" w:space="0" w:color="auto"/>
                <w:bottom w:val="none" w:sz="0" w:space="0" w:color="auto"/>
                <w:right w:val="none" w:sz="0" w:space="0" w:color="auto"/>
              </w:divBdr>
            </w:div>
            <w:div w:id="592781457">
              <w:marLeft w:val="0"/>
              <w:marRight w:val="0"/>
              <w:marTop w:val="0"/>
              <w:marBottom w:val="0"/>
              <w:divBdr>
                <w:top w:val="none" w:sz="0" w:space="0" w:color="auto"/>
                <w:left w:val="none" w:sz="0" w:space="0" w:color="auto"/>
                <w:bottom w:val="none" w:sz="0" w:space="0" w:color="auto"/>
                <w:right w:val="none" w:sz="0" w:space="0" w:color="auto"/>
              </w:divBdr>
            </w:div>
            <w:div w:id="760099690">
              <w:marLeft w:val="0"/>
              <w:marRight w:val="0"/>
              <w:marTop w:val="0"/>
              <w:marBottom w:val="0"/>
              <w:divBdr>
                <w:top w:val="none" w:sz="0" w:space="0" w:color="auto"/>
                <w:left w:val="none" w:sz="0" w:space="0" w:color="auto"/>
                <w:bottom w:val="none" w:sz="0" w:space="0" w:color="auto"/>
                <w:right w:val="none" w:sz="0" w:space="0" w:color="auto"/>
              </w:divBdr>
            </w:div>
            <w:div w:id="891622534">
              <w:marLeft w:val="0"/>
              <w:marRight w:val="0"/>
              <w:marTop w:val="0"/>
              <w:marBottom w:val="0"/>
              <w:divBdr>
                <w:top w:val="none" w:sz="0" w:space="0" w:color="auto"/>
                <w:left w:val="none" w:sz="0" w:space="0" w:color="auto"/>
                <w:bottom w:val="none" w:sz="0" w:space="0" w:color="auto"/>
                <w:right w:val="none" w:sz="0" w:space="0" w:color="auto"/>
              </w:divBdr>
            </w:div>
            <w:div w:id="982193510">
              <w:marLeft w:val="0"/>
              <w:marRight w:val="0"/>
              <w:marTop w:val="0"/>
              <w:marBottom w:val="0"/>
              <w:divBdr>
                <w:top w:val="none" w:sz="0" w:space="0" w:color="auto"/>
                <w:left w:val="none" w:sz="0" w:space="0" w:color="auto"/>
                <w:bottom w:val="none" w:sz="0" w:space="0" w:color="auto"/>
                <w:right w:val="none" w:sz="0" w:space="0" w:color="auto"/>
              </w:divBdr>
            </w:div>
            <w:div w:id="1015956151">
              <w:marLeft w:val="0"/>
              <w:marRight w:val="0"/>
              <w:marTop w:val="0"/>
              <w:marBottom w:val="0"/>
              <w:divBdr>
                <w:top w:val="none" w:sz="0" w:space="0" w:color="auto"/>
                <w:left w:val="none" w:sz="0" w:space="0" w:color="auto"/>
                <w:bottom w:val="none" w:sz="0" w:space="0" w:color="auto"/>
                <w:right w:val="none" w:sz="0" w:space="0" w:color="auto"/>
              </w:divBdr>
            </w:div>
            <w:div w:id="1086029435">
              <w:marLeft w:val="0"/>
              <w:marRight w:val="0"/>
              <w:marTop w:val="0"/>
              <w:marBottom w:val="0"/>
              <w:divBdr>
                <w:top w:val="none" w:sz="0" w:space="0" w:color="auto"/>
                <w:left w:val="none" w:sz="0" w:space="0" w:color="auto"/>
                <w:bottom w:val="none" w:sz="0" w:space="0" w:color="auto"/>
                <w:right w:val="none" w:sz="0" w:space="0" w:color="auto"/>
              </w:divBdr>
            </w:div>
            <w:div w:id="1316449754">
              <w:marLeft w:val="0"/>
              <w:marRight w:val="0"/>
              <w:marTop w:val="0"/>
              <w:marBottom w:val="0"/>
              <w:divBdr>
                <w:top w:val="none" w:sz="0" w:space="0" w:color="auto"/>
                <w:left w:val="none" w:sz="0" w:space="0" w:color="auto"/>
                <w:bottom w:val="none" w:sz="0" w:space="0" w:color="auto"/>
                <w:right w:val="none" w:sz="0" w:space="0" w:color="auto"/>
              </w:divBdr>
            </w:div>
            <w:div w:id="1322395180">
              <w:marLeft w:val="0"/>
              <w:marRight w:val="0"/>
              <w:marTop w:val="0"/>
              <w:marBottom w:val="0"/>
              <w:divBdr>
                <w:top w:val="none" w:sz="0" w:space="0" w:color="auto"/>
                <w:left w:val="none" w:sz="0" w:space="0" w:color="auto"/>
                <w:bottom w:val="none" w:sz="0" w:space="0" w:color="auto"/>
                <w:right w:val="none" w:sz="0" w:space="0" w:color="auto"/>
              </w:divBdr>
            </w:div>
            <w:div w:id="1329863842">
              <w:marLeft w:val="0"/>
              <w:marRight w:val="0"/>
              <w:marTop w:val="0"/>
              <w:marBottom w:val="0"/>
              <w:divBdr>
                <w:top w:val="none" w:sz="0" w:space="0" w:color="auto"/>
                <w:left w:val="none" w:sz="0" w:space="0" w:color="auto"/>
                <w:bottom w:val="none" w:sz="0" w:space="0" w:color="auto"/>
                <w:right w:val="none" w:sz="0" w:space="0" w:color="auto"/>
              </w:divBdr>
            </w:div>
            <w:div w:id="1348290967">
              <w:marLeft w:val="0"/>
              <w:marRight w:val="0"/>
              <w:marTop w:val="0"/>
              <w:marBottom w:val="0"/>
              <w:divBdr>
                <w:top w:val="none" w:sz="0" w:space="0" w:color="auto"/>
                <w:left w:val="none" w:sz="0" w:space="0" w:color="auto"/>
                <w:bottom w:val="none" w:sz="0" w:space="0" w:color="auto"/>
                <w:right w:val="none" w:sz="0" w:space="0" w:color="auto"/>
              </w:divBdr>
            </w:div>
            <w:div w:id="1545017097">
              <w:marLeft w:val="0"/>
              <w:marRight w:val="0"/>
              <w:marTop w:val="0"/>
              <w:marBottom w:val="0"/>
              <w:divBdr>
                <w:top w:val="none" w:sz="0" w:space="0" w:color="auto"/>
                <w:left w:val="none" w:sz="0" w:space="0" w:color="auto"/>
                <w:bottom w:val="none" w:sz="0" w:space="0" w:color="auto"/>
                <w:right w:val="none" w:sz="0" w:space="0" w:color="auto"/>
              </w:divBdr>
            </w:div>
            <w:div w:id="1865821564">
              <w:marLeft w:val="0"/>
              <w:marRight w:val="0"/>
              <w:marTop w:val="0"/>
              <w:marBottom w:val="0"/>
              <w:divBdr>
                <w:top w:val="none" w:sz="0" w:space="0" w:color="auto"/>
                <w:left w:val="none" w:sz="0" w:space="0" w:color="auto"/>
                <w:bottom w:val="none" w:sz="0" w:space="0" w:color="auto"/>
                <w:right w:val="none" w:sz="0" w:space="0" w:color="auto"/>
              </w:divBdr>
            </w:div>
            <w:div w:id="1877355506">
              <w:marLeft w:val="0"/>
              <w:marRight w:val="0"/>
              <w:marTop w:val="0"/>
              <w:marBottom w:val="0"/>
              <w:divBdr>
                <w:top w:val="none" w:sz="0" w:space="0" w:color="auto"/>
                <w:left w:val="none" w:sz="0" w:space="0" w:color="auto"/>
                <w:bottom w:val="none" w:sz="0" w:space="0" w:color="auto"/>
                <w:right w:val="none" w:sz="0" w:space="0" w:color="auto"/>
              </w:divBdr>
            </w:div>
            <w:div w:id="1884443360">
              <w:marLeft w:val="0"/>
              <w:marRight w:val="0"/>
              <w:marTop w:val="0"/>
              <w:marBottom w:val="0"/>
              <w:divBdr>
                <w:top w:val="none" w:sz="0" w:space="0" w:color="auto"/>
                <w:left w:val="none" w:sz="0" w:space="0" w:color="auto"/>
                <w:bottom w:val="none" w:sz="0" w:space="0" w:color="auto"/>
                <w:right w:val="none" w:sz="0" w:space="0" w:color="auto"/>
              </w:divBdr>
            </w:div>
            <w:div w:id="1898777535">
              <w:marLeft w:val="0"/>
              <w:marRight w:val="0"/>
              <w:marTop w:val="0"/>
              <w:marBottom w:val="0"/>
              <w:divBdr>
                <w:top w:val="none" w:sz="0" w:space="0" w:color="auto"/>
                <w:left w:val="none" w:sz="0" w:space="0" w:color="auto"/>
                <w:bottom w:val="none" w:sz="0" w:space="0" w:color="auto"/>
                <w:right w:val="none" w:sz="0" w:space="0" w:color="auto"/>
              </w:divBdr>
            </w:div>
            <w:div w:id="1900434189">
              <w:marLeft w:val="0"/>
              <w:marRight w:val="0"/>
              <w:marTop w:val="0"/>
              <w:marBottom w:val="0"/>
              <w:divBdr>
                <w:top w:val="none" w:sz="0" w:space="0" w:color="auto"/>
                <w:left w:val="none" w:sz="0" w:space="0" w:color="auto"/>
                <w:bottom w:val="none" w:sz="0" w:space="0" w:color="auto"/>
                <w:right w:val="none" w:sz="0" w:space="0" w:color="auto"/>
              </w:divBdr>
            </w:div>
            <w:div w:id="1929846387">
              <w:marLeft w:val="0"/>
              <w:marRight w:val="0"/>
              <w:marTop w:val="0"/>
              <w:marBottom w:val="0"/>
              <w:divBdr>
                <w:top w:val="none" w:sz="0" w:space="0" w:color="auto"/>
                <w:left w:val="none" w:sz="0" w:space="0" w:color="auto"/>
                <w:bottom w:val="none" w:sz="0" w:space="0" w:color="auto"/>
                <w:right w:val="none" w:sz="0" w:space="0" w:color="auto"/>
              </w:divBdr>
            </w:div>
            <w:div w:id="1984773622">
              <w:marLeft w:val="0"/>
              <w:marRight w:val="0"/>
              <w:marTop w:val="0"/>
              <w:marBottom w:val="0"/>
              <w:divBdr>
                <w:top w:val="none" w:sz="0" w:space="0" w:color="auto"/>
                <w:left w:val="none" w:sz="0" w:space="0" w:color="auto"/>
                <w:bottom w:val="none" w:sz="0" w:space="0" w:color="auto"/>
                <w:right w:val="none" w:sz="0" w:space="0" w:color="auto"/>
              </w:divBdr>
            </w:div>
            <w:div w:id="2042247605">
              <w:marLeft w:val="0"/>
              <w:marRight w:val="0"/>
              <w:marTop w:val="0"/>
              <w:marBottom w:val="0"/>
              <w:divBdr>
                <w:top w:val="none" w:sz="0" w:space="0" w:color="auto"/>
                <w:left w:val="none" w:sz="0" w:space="0" w:color="auto"/>
                <w:bottom w:val="none" w:sz="0" w:space="0" w:color="auto"/>
                <w:right w:val="none" w:sz="0" w:space="0" w:color="auto"/>
              </w:divBdr>
            </w:div>
            <w:div w:id="20894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5850">
      <w:bodyDiv w:val="1"/>
      <w:marLeft w:val="0"/>
      <w:marRight w:val="0"/>
      <w:marTop w:val="0"/>
      <w:marBottom w:val="0"/>
      <w:divBdr>
        <w:top w:val="none" w:sz="0" w:space="0" w:color="auto"/>
        <w:left w:val="none" w:sz="0" w:space="0" w:color="auto"/>
        <w:bottom w:val="none" w:sz="0" w:space="0" w:color="auto"/>
        <w:right w:val="none" w:sz="0" w:space="0" w:color="auto"/>
      </w:divBdr>
    </w:div>
    <w:div w:id="530608738">
      <w:bodyDiv w:val="1"/>
      <w:marLeft w:val="0"/>
      <w:marRight w:val="0"/>
      <w:marTop w:val="0"/>
      <w:marBottom w:val="0"/>
      <w:divBdr>
        <w:top w:val="none" w:sz="0" w:space="0" w:color="auto"/>
        <w:left w:val="none" w:sz="0" w:space="0" w:color="auto"/>
        <w:bottom w:val="none" w:sz="0" w:space="0" w:color="auto"/>
        <w:right w:val="none" w:sz="0" w:space="0" w:color="auto"/>
      </w:divBdr>
    </w:div>
    <w:div w:id="530730695">
      <w:bodyDiv w:val="1"/>
      <w:marLeft w:val="0"/>
      <w:marRight w:val="0"/>
      <w:marTop w:val="0"/>
      <w:marBottom w:val="0"/>
      <w:divBdr>
        <w:top w:val="none" w:sz="0" w:space="0" w:color="auto"/>
        <w:left w:val="none" w:sz="0" w:space="0" w:color="auto"/>
        <w:bottom w:val="none" w:sz="0" w:space="0" w:color="auto"/>
        <w:right w:val="none" w:sz="0" w:space="0" w:color="auto"/>
      </w:divBdr>
      <w:divsChild>
        <w:div w:id="59596463">
          <w:marLeft w:val="1166"/>
          <w:marRight w:val="0"/>
          <w:marTop w:val="96"/>
          <w:marBottom w:val="0"/>
          <w:divBdr>
            <w:top w:val="none" w:sz="0" w:space="0" w:color="auto"/>
            <w:left w:val="none" w:sz="0" w:space="0" w:color="auto"/>
            <w:bottom w:val="none" w:sz="0" w:space="0" w:color="auto"/>
            <w:right w:val="none" w:sz="0" w:space="0" w:color="auto"/>
          </w:divBdr>
        </w:div>
        <w:div w:id="1146820112">
          <w:marLeft w:val="1166"/>
          <w:marRight w:val="0"/>
          <w:marTop w:val="96"/>
          <w:marBottom w:val="0"/>
          <w:divBdr>
            <w:top w:val="none" w:sz="0" w:space="0" w:color="auto"/>
            <w:left w:val="none" w:sz="0" w:space="0" w:color="auto"/>
            <w:bottom w:val="none" w:sz="0" w:space="0" w:color="auto"/>
            <w:right w:val="none" w:sz="0" w:space="0" w:color="auto"/>
          </w:divBdr>
        </w:div>
        <w:div w:id="1528836951">
          <w:marLeft w:val="547"/>
          <w:marRight w:val="0"/>
          <w:marTop w:val="115"/>
          <w:marBottom w:val="0"/>
          <w:divBdr>
            <w:top w:val="none" w:sz="0" w:space="0" w:color="auto"/>
            <w:left w:val="none" w:sz="0" w:space="0" w:color="auto"/>
            <w:bottom w:val="none" w:sz="0" w:space="0" w:color="auto"/>
            <w:right w:val="none" w:sz="0" w:space="0" w:color="auto"/>
          </w:divBdr>
        </w:div>
        <w:div w:id="1585645582">
          <w:marLeft w:val="547"/>
          <w:marRight w:val="0"/>
          <w:marTop w:val="115"/>
          <w:marBottom w:val="0"/>
          <w:divBdr>
            <w:top w:val="none" w:sz="0" w:space="0" w:color="auto"/>
            <w:left w:val="none" w:sz="0" w:space="0" w:color="auto"/>
            <w:bottom w:val="none" w:sz="0" w:space="0" w:color="auto"/>
            <w:right w:val="none" w:sz="0" w:space="0" w:color="auto"/>
          </w:divBdr>
        </w:div>
        <w:div w:id="1739744982">
          <w:marLeft w:val="1166"/>
          <w:marRight w:val="0"/>
          <w:marTop w:val="96"/>
          <w:marBottom w:val="0"/>
          <w:divBdr>
            <w:top w:val="none" w:sz="0" w:space="0" w:color="auto"/>
            <w:left w:val="none" w:sz="0" w:space="0" w:color="auto"/>
            <w:bottom w:val="none" w:sz="0" w:space="0" w:color="auto"/>
            <w:right w:val="none" w:sz="0" w:space="0" w:color="auto"/>
          </w:divBdr>
        </w:div>
        <w:div w:id="1848591282">
          <w:marLeft w:val="1166"/>
          <w:marRight w:val="0"/>
          <w:marTop w:val="96"/>
          <w:marBottom w:val="0"/>
          <w:divBdr>
            <w:top w:val="none" w:sz="0" w:space="0" w:color="auto"/>
            <w:left w:val="none" w:sz="0" w:space="0" w:color="auto"/>
            <w:bottom w:val="none" w:sz="0" w:space="0" w:color="auto"/>
            <w:right w:val="none" w:sz="0" w:space="0" w:color="auto"/>
          </w:divBdr>
        </w:div>
        <w:div w:id="1867595592">
          <w:marLeft w:val="547"/>
          <w:marRight w:val="0"/>
          <w:marTop w:val="115"/>
          <w:marBottom w:val="0"/>
          <w:divBdr>
            <w:top w:val="none" w:sz="0" w:space="0" w:color="auto"/>
            <w:left w:val="none" w:sz="0" w:space="0" w:color="auto"/>
            <w:bottom w:val="none" w:sz="0" w:space="0" w:color="auto"/>
            <w:right w:val="none" w:sz="0" w:space="0" w:color="auto"/>
          </w:divBdr>
        </w:div>
      </w:divsChild>
    </w:div>
    <w:div w:id="531501528">
      <w:bodyDiv w:val="1"/>
      <w:marLeft w:val="0"/>
      <w:marRight w:val="0"/>
      <w:marTop w:val="0"/>
      <w:marBottom w:val="0"/>
      <w:divBdr>
        <w:top w:val="none" w:sz="0" w:space="0" w:color="auto"/>
        <w:left w:val="none" w:sz="0" w:space="0" w:color="auto"/>
        <w:bottom w:val="none" w:sz="0" w:space="0" w:color="auto"/>
        <w:right w:val="none" w:sz="0" w:space="0" w:color="auto"/>
      </w:divBdr>
    </w:div>
    <w:div w:id="532352925">
      <w:bodyDiv w:val="1"/>
      <w:marLeft w:val="0"/>
      <w:marRight w:val="0"/>
      <w:marTop w:val="0"/>
      <w:marBottom w:val="0"/>
      <w:divBdr>
        <w:top w:val="none" w:sz="0" w:space="0" w:color="auto"/>
        <w:left w:val="none" w:sz="0" w:space="0" w:color="auto"/>
        <w:bottom w:val="none" w:sz="0" w:space="0" w:color="auto"/>
        <w:right w:val="none" w:sz="0" w:space="0" w:color="auto"/>
      </w:divBdr>
      <w:divsChild>
        <w:div w:id="255284122">
          <w:marLeft w:val="1166"/>
          <w:marRight w:val="0"/>
          <w:marTop w:val="96"/>
          <w:marBottom w:val="0"/>
          <w:divBdr>
            <w:top w:val="none" w:sz="0" w:space="0" w:color="auto"/>
            <w:left w:val="none" w:sz="0" w:space="0" w:color="auto"/>
            <w:bottom w:val="none" w:sz="0" w:space="0" w:color="auto"/>
            <w:right w:val="none" w:sz="0" w:space="0" w:color="auto"/>
          </w:divBdr>
        </w:div>
        <w:div w:id="952829385">
          <w:marLeft w:val="547"/>
          <w:marRight w:val="0"/>
          <w:marTop w:val="96"/>
          <w:marBottom w:val="0"/>
          <w:divBdr>
            <w:top w:val="none" w:sz="0" w:space="0" w:color="auto"/>
            <w:left w:val="none" w:sz="0" w:space="0" w:color="auto"/>
            <w:bottom w:val="none" w:sz="0" w:space="0" w:color="auto"/>
            <w:right w:val="none" w:sz="0" w:space="0" w:color="auto"/>
          </w:divBdr>
        </w:div>
        <w:div w:id="1240600638">
          <w:marLeft w:val="547"/>
          <w:marRight w:val="0"/>
          <w:marTop w:val="96"/>
          <w:marBottom w:val="0"/>
          <w:divBdr>
            <w:top w:val="none" w:sz="0" w:space="0" w:color="auto"/>
            <w:left w:val="none" w:sz="0" w:space="0" w:color="auto"/>
            <w:bottom w:val="none" w:sz="0" w:space="0" w:color="auto"/>
            <w:right w:val="none" w:sz="0" w:space="0" w:color="auto"/>
          </w:divBdr>
        </w:div>
        <w:div w:id="1650012690">
          <w:marLeft w:val="1166"/>
          <w:marRight w:val="0"/>
          <w:marTop w:val="96"/>
          <w:marBottom w:val="0"/>
          <w:divBdr>
            <w:top w:val="none" w:sz="0" w:space="0" w:color="auto"/>
            <w:left w:val="none" w:sz="0" w:space="0" w:color="auto"/>
            <w:bottom w:val="none" w:sz="0" w:space="0" w:color="auto"/>
            <w:right w:val="none" w:sz="0" w:space="0" w:color="auto"/>
          </w:divBdr>
        </w:div>
        <w:div w:id="1789471918">
          <w:marLeft w:val="1166"/>
          <w:marRight w:val="0"/>
          <w:marTop w:val="96"/>
          <w:marBottom w:val="0"/>
          <w:divBdr>
            <w:top w:val="none" w:sz="0" w:space="0" w:color="auto"/>
            <w:left w:val="none" w:sz="0" w:space="0" w:color="auto"/>
            <w:bottom w:val="none" w:sz="0" w:space="0" w:color="auto"/>
            <w:right w:val="none" w:sz="0" w:space="0" w:color="auto"/>
          </w:divBdr>
        </w:div>
        <w:div w:id="1805541884">
          <w:marLeft w:val="1166"/>
          <w:marRight w:val="0"/>
          <w:marTop w:val="96"/>
          <w:marBottom w:val="0"/>
          <w:divBdr>
            <w:top w:val="none" w:sz="0" w:space="0" w:color="auto"/>
            <w:left w:val="none" w:sz="0" w:space="0" w:color="auto"/>
            <w:bottom w:val="none" w:sz="0" w:space="0" w:color="auto"/>
            <w:right w:val="none" w:sz="0" w:space="0" w:color="auto"/>
          </w:divBdr>
        </w:div>
        <w:div w:id="2038239940">
          <w:marLeft w:val="1166"/>
          <w:marRight w:val="0"/>
          <w:marTop w:val="96"/>
          <w:marBottom w:val="0"/>
          <w:divBdr>
            <w:top w:val="none" w:sz="0" w:space="0" w:color="auto"/>
            <w:left w:val="none" w:sz="0" w:space="0" w:color="auto"/>
            <w:bottom w:val="none" w:sz="0" w:space="0" w:color="auto"/>
            <w:right w:val="none" w:sz="0" w:space="0" w:color="auto"/>
          </w:divBdr>
        </w:div>
      </w:divsChild>
    </w:div>
    <w:div w:id="533423223">
      <w:bodyDiv w:val="1"/>
      <w:marLeft w:val="0"/>
      <w:marRight w:val="0"/>
      <w:marTop w:val="0"/>
      <w:marBottom w:val="0"/>
      <w:divBdr>
        <w:top w:val="none" w:sz="0" w:space="0" w:color="auto"/>
        <w:left w:val="none" w:sz="0" w:space="0" w:color="auto"/>
        <w:bottom w:val="none" w:sz="0" w:space="0" w:color="auto"/>
        <w:right w:val="none" w:sz="0" w:space="0" w:color="auto"/>
      </w:divBdr>
      <w:divsChild>
        <w:div w:id="159783198">
          <w:marLeft w:val="547"/>
          <w:marRight w:val="0"/>
          <w:marTop w:val="115"/>
          <w:marBottom w:val="0"/>
          <w:divBdr>
            <w:top w:val="none" w:sz="0" w:space="0" w:color="auto"/>
            <w:left w:val="none" w:sz="0" w:space="0" w:color="auto"/>
            <w:bottom w:val="none" w:sz="0" w:space="0" w:color="auto"/>
            <w:right w:val="none" w:sz="0" w:space="0" w:color="auto"/>
          </w:divBdr>
        </w:div>
        <w:div w:id="192885698">
          <w:marLeft w:val="1800"/>
          <w:marRight w:val="0"/>
          <w:marTop w:val="96"/>
          <w:marBottom w:val="0"/>
          <w:divBdr>
            <w:top w:val="none" w:sz="0" w:space="0" w:color="auto"/>
            <w:left w:val="none" w:sz="0" w:space="0" w:color="auto"/>
            <w:bottom w:val="none" w:sz="0" w:space="0" w:color="auto"/>
            <w:right w:val="none" w:sz="0" w:space="0" w:color="auto"/>
          </w:divBdr>
        </w:div>
        <w:div w:id="763376234">
          <w:marLeft w:val="547"/>
          <w:marRight w:val="0"/>
          <w:marTop w:val="115"/>
          <w:marBottom w:val="0"/>
          <w:divBdr>
            <w:top w:val="none" w:sz="0" w:space="0" w:color="auto"/>
            <w:left w:val="none" w:sz="0" w:space="0" w:color="auto"/>
            <w:bottom w:val="none" w:sz="0" w:space="0" w:color="auto"/>
            <w:right w:val="none" w:sz="0" w:space="0" w:color="auto"/>
          </w:divBdr>
        </w:div>
        <w:div w:id="1204905395">
          <w:marLeft w:val="1800"/>
          <w:marRight w:val="0"/>
          <w:marTop w:val="96"/>
          <w:marBottom w:val="0"/>
          <w:divBdr>
            <w:top w:val="none" w:sz="0" w:space="0" w:color="auto"/>
            <w:left w:val="none" w:sz="0" w:space="0" w:color="auto"/>
            <w:bottom w:val="none" w:sz="0" w:space="0" w:color="auto"/>
            <w:right w:val="none" w:sz="0" w:space="0" w:color="auto"/>
          </w:divBdr>
        </w:div>
        <w:div w:id="1301111568">
          <w:marLeft w:val="1166"/>
          <w:marRight w:val="0"/>
          <w:marTop w:val="96"/>
          <w:marBottom w:val="0"/>
          <w:divBdr>
            <w:top w:val="none" w:sz="0" w:space="0" w:color="auto"/>
            <w:left w:val="none" w:sz="0" w:space="0" w:color="auto"/>
            <w:bottom w:val="none" w:sz="0" w:space="0" w:color="auto"/>
            <w:right w:val="none" w:sz="0" w:space="0" w:color="auto"/>
          </w:divBdr>
        </w:div>
        <w:div w:id="1578830956">
          <w:marLeft w:val="1166"/>
          <w:marRight w:val="0"/>
          <w:marTop w:val="96"/>
          <w:marBottom w:val="0"/>
          <w:divBdr>
            <w:top w:val="none" w:sz="0" w:space="0" w:color="auto"/>
            <w:left w:val="none" w:sz="0" w:space="0" w:color="auto"/>
            <w:bottom w:val="none" w:sz="0" w:space="0" w:color="auto"/>
            <w:right w:val="none" w:sz="0" w:space="0" w:color="auto"/>
          </w:divBdr>
        </w:div>
      </w:divsChild>
    </w:div>
    <w:div w:id="535774470">
      <w:bodyDiv w:val="1"/>
      <w:marLeft w:val="0"/>
      <w:marRight w:val="0"/>
      <w:marTop w:val="0"/>
      <w:marBottom w:val="0"/>
      <w:divBdr>
        <w:top w:val="none" w:sz="0" w:space="0" w:color="auto"/>
        <w:left w:val="none" w:sz="0" w:space="0" w:color="auto"/>
        <w:bottom w:val="none" w:sz="0" w:space="0" w:color="auto"/>
        <w:right w:val="none" w:sz="0" w:space="0" w:color="auto"/>
      </w:divBdr>
      <w:divsChild>
        <w:div w:id="1990861023">
          <w:marLeft w:val="547"/>
          <w:marRight w:val="0"/>
          <w:marTop w:val="134"/>
          <w:marBottom w:val="120"/>
          <w:divBdr>
            <w:top w:val="none" w:sz="0" w:space="0" w:color="auto"/>
            <w:left w:val="none" w:sz="0" w:space="0" w:color="auto"/>
            <w:bottom w:val="none" w:sz="0" w:space="0" w:color="auto"/>
            <w:right w:val="none" w:sz="0" w:space="0" w:color="auto"/>
          </w:divBdr>
        </w:div>
      </w:divsChild>
    </w:div>
    <w:div w:id="536624302">
      <w:bodyDiv w:val="1"/>
      <w:marLeft w:val="0"/>
      <w:marRight w:val="0"/>
      <w:marTop w:val="0"/>
      <w:marBottom w:val="0"/>
      <w:divBdr>
        <w:top w:val="none" w:sz="0" w:space="0" w:color="auto"/>
        <w:left w:val="none" w:sz="0" w:space="0" w:color="auto"/>
        <w:bottom w:val="none" w:sz="0" w:space="0" w:color="auto"/>
        <w:right w:val="none" w:sz="0" w:space="0" w:color="auto"/>
      </w:divBdr>
    </w:div>
    <w:div w:id="537400866">
      <w:bodyDiv w:val="1"/>
      <w:marLeft w:val="0"/>
      <w:marRight w:val="0"/>
      <w:marTop w:val="0"/>
      <w:marBottom w:val="0"/>
      <w:divBdr>
        <w:top w:val="none" w:sz="0" w:space="0" w:color="auto"/>
        <w:left w:val="none" w:sz="0" w:space="0" w:color="auto"/>
        <w:bottom w:val="none" w:sz="0" w:space="0" w:color="auto"/>
        <w:right w:val="none" w:sz="0" w:space="0" w:color="auto"/>
      </w:divBdr>
    </w:div>
    <w:div w:id="538930314">
      <w:bodyDiv w:val="1"/>
      <w:marLeft w:val="0"/>
      <w:marRight w:val="0"/>
      <w:marTop w:val="0"/>
      <w:marBottom w:val="0"/>
      <w:divBdr>
        <w:top w:val="none" w:sz="0" w:space="0" w:color="auto"/>
        <w:left w:val="none" w:sz="0" w:space="0" w:color="auto"/>
        <w:bottom w:val="none" w:sz="0" w:space="0" w:color="auto"/>
        <w:right w:val="none" w:sz="0" w:space="0" w:color="auto"/>
      </w:divBdr>
    </w:div>
    <w:div w:id="540245024">
      <w:bodyDiv w:val="1"/>
      <w:marLeft w:val="0"/>
      <w:marRight w:val="0"/>
      <w:marTop w:val="0"/>
      <w:marBottom w:val="0"/>
      <w:divBdr>
        <w:top w:val="none" w:sz="0" w:space="0" w:color="auto"/>
        <w:left w:val="none" w:sz="0" w:space="0" w:color="auto"/>
        <w:bottom w:val="none" w:sz="0" w:space="0" w:color="auto"/>
        <w:right w:val="none" w:sz="0" w:space="0" w:color="auto"/>
      </w:divBdr>
    </w:div>
    <w:div w:id="540289301">
      <w:bodyDiv w:val="1"/>
      <w:marLeft w:val="0"/>
      <w:marRight w:val="0"/>
      <w:marTop w:val="0"/>
      <w:marBottom w:val="0"/>
      <w:divBdr>
        <w:top w:val="none" w:sz="0" w:space="0" w:color="auto"/>
        <w:left w:val="none" w:sz="0" w:space="0" w:color="auto"/>
        <w:bottom w:val="none" w:sz="0" w:space="0" w:color="auto"/>
        <w:right w:val="none" w:sz="0" w:space="0" w:color="auto"/>
      </w:divBdr>
      <w:divsChild>
        <w:div w:id="566309176">
          <w:marLeft w:val="547"/>
          <w:marRight w:val="0"/>
          <w:marTop w:val="154"/>
          <w:marBottom w:val="0"/>
          <w:divBdr>
            <w:top w:val="none" w:sz="0" w:space="0" w:color="auto"/>
            <w:left w:val="none" w:sz="0" w:space="0" w:color="auto"/>
            <w:bottom w:val="none" w:sz="0" w:space="0" w:color="auto"/>
            <w:right w:val="none" w:sz="0" w:space="0" w:color="auto"/>
          </w:divBdr>
        </w:div>
        <w:div w:id="610010761">
          <w:marLeft w:val="1166"/>
          <w:marRight w:val="0"/>
          <w:marTop w:val="134"/>
          <w:marBottom w:val="0"/>
          <w:divBdr>
            <w:top w:val="none" w:sz="0" w:space="0" w:color="auto"/>
            <w:left w:val="none" w:sz="0" w:space="0" w:color="auto"/>
            <w:bottom w:val="none" w:sz="0" w:space="0" w:color="auto"/>
            <w:right w:val="none" w:sz="0" w:space="0" w:color="auto"/>
          </w:divBdr>
        </w:div>
        <w:div w:id="859271643">
          <w:marLeft w:val="547"/>
          <w:marRight w:val="0"/>
          <w:marTop w:val="154"/>
          <w:marBottom w:val="0"/>
          <w:divBdr>
            <w:top w:val="none" w:sz="0" w:space="0" w:color="auto"/>
            <w:left w:val="none" w:sz="0" w:space="0" w:color="auto"/>
            <w:bottom w:val="none" w:sz="0" w:space="0" w:color="auto"/>
            <w:right w:val="none" w:sz="0" w:space="0" w:color="auto"/>
          </w:divBdr>
        </w:div>
        <w:div w:id="1191335266">
          <w:marLeft w:val="547"/>
          <w:marRight w:val="0"/>
          <w:marTop w:val="154"/>
          <w:marBottom w:val="0"/>
          <w:divBdr>
            <w:top w:val="none" w:sz="0" w:space="0" w:color="auto"/>
            <w:left w:val="none" w:sz="0" w:space="0" w:color="auto"/>
            <w:bottom w:val="none" w:sz="0" w:space="0" w:color="auto"/>
            <w:right w:val="none" w:sz="0" w:space="0" w:color="auto"/>
          </w:divBdr>
        </w:div>
        <w:div w:id="1365669707">
          <w:marLeft w:val="1166"/>
          <w:marRight w:val="0"/>
          <w:marTop w:val="134"/>
          <w:marBottom w:val="0"/>
          <w:divBdr>
            <w:top w:val="none" w:sz="0" w:space="0" w:color="auto"/>
            <w:left w:val="none" w:sz="0" w:space="0" w:color="auto"/>
            <w:bottom w:val="none" w:sz="0" w:space="0" w:color="auto"/>
            <w:right w:val="none" w:sz="0" w:space="0" w:color="auto"/>
          </w:divBdr>
        </w:div>
        <w:div w:id="1405298842">
          <w:marLeft w:val="1800"/>
          <w:marRight w:val="0"/>
          <w:marTop w:val="115"/>
          <w:marBottom w:val="0"/>
          <w:divBdr>
            <w:top w:val="none" w:sz="0" w:space="0" w:color="auto"/>
            <w:left w:val="none" w:sz="0" w:space="0" w:color="auto"/>
            <w:bottom w:val="none" w:sz="0" w:space="0" w:color="auto"/>
            <w:right w:val="none" w:sz="0" w:space="0" w:color="auto"/>
          </w:divBdr>
        </w:div>
      </w:divsChild>
    </w:div>
    <w:div w:id="540674508">
      <w:bodyDiv w:val="1"/>
      <w:marLeft w:val="0"/>
      <w:marRight w:val="0"/>
      <w:marTop w:val="0"/>
      <w:marBottom w:val="0"/>
      <w:divBdr>
        <w:top w:val="none" w:sz="0" w:space="0" w:color="auto"/>
        <w:left w:val="none" w:sz="0" w:space="0" w:color="auto"/>
        <w:bottom w:val="none" w:sz="0" w:space="0" w:color="auto"/>
        <w:right w:val="none" w:sz="0" w:space="0" w:color="auto"/>
      </w:divBdr>
      <w:divsChild>
        <w:div w:id="640427101">
          <w:marLeft w:val="1166"/>
          <w:marRight w:val="0"/>
          <w:marTop w:val="115"/>
          <w:marBottom w:val="0"/>
          <w:divBdr>
            <w:top w:val="none" w:sz="0" w:space="0" w:color="auto"/>
            <w:left w:val="none" w:sz="0" w:space="0" w:color="auto"/>
            <w:bottom w:val="none" w:sz="0" w:space="0" w:color="auto"/>
            <w:right w:val="none" w:sz="0" w:space="0" w:color="auto"/>
          </w:divBdr>
        </w:div>
        <w:div w:id="1497377881">
          <w:marLeft w:val="547"/>
          <w:marRight w:val="0"/>
          <w:marTop w:val="154"/>
          <w:marBottom w:val="0"/>
          <w:divBdr>
            <w:top w:val="none" w:sz="0" w:space="0" w:color="auto"/>
            <w:left w:val="none" w:sz="0" w:space="0" w:color="auto"/>
            <w:bottom w:val="none" w:sz="0" w:space="0" w:color="auto"/>
            <w:right w:val="none" w:sz="0" w:space="0" w:color="auto"/>
          </w:divBdr>
        </w:div>
        <w:div w:id="1933274570">
          <w:marLeft w:val="1166"/>
          <w:marRight w:val="0"/>
          <w:marTop w:val="115"/>
          <w:marBottom w:val="0"/>
          <w:divBdr>
            <w:top w:val="none" w:sz="0" w:space="0" w:color="auto"/>
            <w:left w:val="none" w:sz="0" w:space="0" w:color="auto"/>
            <w:bottom w:val="none" w:sz="0" w:space="0" w:color="auto"/>
            <w:right w:val="none" w:sz="0" w:space="0" w:color="auto"/>
          </w:divBdr>
        </w:div>
      </w:divsChild>
    </w:div>
    <w:div w:id="541092712">
      <w:bodyDiv w:val="1"/>
      <w:marLeft w:val="0"/>
      <w:marRight w:val="0"/>
      <w:marTop w:val="0"/>
      <w:marBottom w:val="0"/>
      <w:divBdr>
        <w:top w:val="none" w:sz="0" w:space="0" w:color="auto"/>
        <w:left w:val="none" w:sz="0" w:space="0" w:color="auto"/>
        <w:bottom w:val="none" w:sz="0" w:space="0" w:color="auto"/>
        <w:right w:val="none" w:sz="0" w:space="0" w:color="auto"/>
      </w:divBdr>
    </w:div>
    <w:div w:id="541359749">
      <w:bodyDiv w:val="1"/>
      <w:marLeft w:val="0"/>
      <w:marRight w:val="0"/>
      <w:marTop w:val="0"/>
      <w:marBottom w:val="0"/>
      <w:divBdr>
        <w:top w:val="none" w:sz="0" w:space="0" w:color="auto"/>
        <w:left w:val="none" w:sz="0" w:space="0" w:color="auto"/>
        <w:bottom w:val="none" w:sz="0" w:space="0" w:color="auto"/>
        <w:right w:val="none" w:sz="0" w:space="0" w:color="auto"/>
      </w:divBdr>
    </w:div>
    <w:div w:id="541407183">
      <w:bodyDiv w:val="1"/>
      <w:marLeft w:val="0"/>
      <w:marRight w:val="0"/>
      <w:marTop w:val="0"/>
      <w:marBottom w:val="0"/>
      <w:divBdr>
        <w:top w:val="none" w:sz="0" w:space="0" w:color="auto"/>
        <w:left w:val="none" w:sz="0" w:space="0" w:color="auto"/>
        <w:bottom w:val="none" w:sz="0" w:space="0" w:color="auto"/>
        <w:right w:val="none" w:sz="0" w:space="0" w:color="auto"/>
      </w:divBdr>
    </w:div>
    <w:div w:id="541870457">
      <w:bodyDiv w:val="1"/>
      <w:marLeft w:val="0"/>
      <w:marRight w:val="0"/>
      <w:marTop w:val="0"/>
      <w:marBottom w:val="0"/>
      <w:divBdr>
        <w:top w:val="none" w:sz="0" w:space="0" w:color="auto"/>
        <w:left w:val="none" w:sz="0" w:space="0" w:color="auto"/>
        <w:bottom w:val="none" w:sz="0" w:space="0" w:color="auto"/>
        <w:right w:val="none" w:sz="0" w:space="0" w:color="auto"/>
      </w:divBdr>
    </w:div>
    <w:div w:id="542059867">
      <w:bodyDiv w:val="1"/>
      <w:marLeft w:val="0"/>
      <w:marRight w:val="0"/>
      <w:marTop w:val="0"/>
      <w:marBottom w:val="0"/>
      <w:divBdr>
        <w:top w:val="none" w:sz="0" w:space="0" w:color="auto"/>
        <w:left w:val="none" w:sz="0" w:space="0" w:color="auto"/>
        <w:bottom w:val="none" w:sz="0" w:space="0" w:color="auto"/>
        <w:right w:val="none" w:sz="0" w:space="0" w:color="auto"/>
      </w:divBdr>
      <w:divsChild>
        <w:div w:id="1454789348">
          <w:marLeft w:val="0"/>
          <w:marRight w:val="0"/>
          <w:marTop w:val="0"/>
          <w:marBottom w:val="0"/>
          <w:divBdr>
            <w:top w:val="none" w:sz="0" w:space="0" w:color="auto"/>
            <w:left w:val="none" w:sz="0" w:space="0" w:color="auto"/>
            <w:bottom w:val="none" w:sz="0" w:space="0" w:color="auto"/>
            <w:right w:val="none" w:sz="0" w:space="0" w:color="auto"/>
          </w:divBdr>
          <w:divsChild>
            <w:div w:id="13195549">
              <w:marLeft w:val="0"/>
              <w:marRight w:val="0"/>
              <w:marTop w:val="0"/>
              <w:marBottom w:val="0"/>
              <w:divBdr>
                <w:top w:val="none" w:sz="0" w:space="0" w:color="auto"/>
                <w:left w:val="none" w:sz="0" w:space="0" w:color="auto"/>
                <w:bottom w:val="none" w:sz="0" w:space="0" w:color="auto"/>
                <w:right w:val="none" w:sz="0" w:space="0" w:color="auto"/>
              </w:divBdr>
            </w:div>
            <w:div w:id="178854958">
              <w:marLeft w:val="0"/>
              <w:marRight w:val="0"/>
              <w:marTop w:val="0"/>
              <w:marBottom w:val="0"/>
              <w:divBdr>
                <w:top w:val="none" w:sz="0" w:space="0" w:color="auto"/>
                <w:left w:val="none" w:sz="0" w:space="0" w:color="auto"/>
                <w:bottom w:val="none" w:sz="0" w:space="0" w:color="auto"/>
                <w:right w:val="none" w:sz="0" w:space="0" w:color="auto"/>
              </w:divBdr>
            </w:div>
            <w:div w:id="310671505">
              <w:marLeft w:val="0"/>
              <w:marRight w:val="0"/>
              <w:marTop w:val="0"/>
              <w:marBottom w:val="0"/>
              <w:divBdr>
                <w:top w:val="none" w:sz="0" w:space="0" w:color="auto"/>
                <w:left w:val="none" w:sz="0" w:space="0" w:color="auto"/>
                <w:bottom w:val="none" w:sz="0" w:space="0" w:color="auto"/>
                <w:right w:val="none" w:sz="0" w:space="0" w:color="auto"/>
              </w:divBdr>
            </w:div>
            <w:div w:id="476410618">
              <w:marLeft w:val="0"/>
              <w:marRight w:val="0"/>
              <w:marTop w:val="0"/>
              <w:marBottom w:val="0"/>
              <w:divBdr>
                <w:top w:val="none" w:sz="0" w:space="0" w:color="auto"/>
                <w:left w:val="none" w:sz="0" w:space="0" w:color="auto"/>
                <w:bottom w:val="none" w:sz="0" w:space="0" w:color="auto"/>
                <w:right w:val="none" w:sz="0" w:space="0" w:color="auto"/>
              </w:divBdr>
            </w:div>
            <w:div w:id="845904622">
              <w:marLeft w:val="0"/>
              <w:marRight w:val="0"/>
              <w:marTop w:val="0"/>
              <w:marBottom w:val="0"/>
              <w:divBdr>
                <w:top w:val="none" w:sz="0" w:space="0" w:color="auto"/>
                <w:left w:val="none" w:sz="0" w:space="0" w:color="auto"/>
                <w:bottom w:val="none" w:sz="0" w:space="0" w:color="auto"/>
                <w:right w:val="none" w:sz="0" w:space="0" w:color="auto"/>
              </w:divBdr>
            </w:div>
            <w:div w:id="952321715">
              <w:marLeft w:val="0"/>
              <w:marRight w:val="0"/>
              <w:marTop w:val="0"/>
              <w:marBottom w:val="0"/>
              <w:divBdr>
                <w:top w:val="none" w:sz="0" w:space="0" w:color="auto"/>
                <w:left w:val="none" w:sz="0" w:space="0" w:color="auto"/>
                <w:bottom w:val="none" w:sz="0" w:space="0" w:color="auto"/>
                <w:right w:val="none" w:sz="0" w:space="0" w:color="auto"/>
              </w:divBdr>
            </w:div>
            <w:div w:id="1031537754">
              <w:marLeft w:val="0"/>
              <w:marRight w:val="0"/>
              <w:marTop w:val="0"/>
              <w:marBottom w:val="0"/>
              <w:divBdr>
                <w:top w:val="none" w:sz="0" w:space="0" w:color="auto"/>
                <w:left w:val="none" w:sz="0" w:space="0" w:color="auto"/>
                <w:bottom w:val="none" w:sz="0" w:space="0" w:color="auto"/>
                <w:right w:val="none" w:sz="0" w:space="0" w:color="auto"/>
              </w:divBdr>
            </w:div>
            <w:div w:id="1297444782">
              <w:marLeft w:val="0"/>
              <w:marRight w:val="0"/>
              <w:marTop w:val="0"/>
              <w:marBottom w:val="0"/>
              <w:divBdr>
                <w:top w:val="none" w:sz="0" w:space="0" w:color="auto"/>
                <w:left w:val="none" w:sz="0" w:space="0" w:color="auto"/>
                <w:bottom w:val="none" w:sz="0" w:space="0" w:color="auto"/>
                <w:right w:val="none" w:sz="0" w:space="0" w:color="auto"/>
              </w:divBdr>
            </w:div>
            <w:div w:id="1775204308">
              <w:marLeft w:val="0"/>
              <w:marRight w:val="0"/>
              <w:marTop w:val="0"/>
              <w:marBottom w:val="0"/>
              <w:divBdr>
                <w:top w:val="none" w:sz="0" w:space="0" w:color="auto"/>
                <w:left w:val="none" w:sz="0" w:space="0" w:color="auto"/>
                <w:bottom w:val="none" w:sz="0" w:space="0" w:color="auto"/>
                <w:right w:val="none" w:sz="0" w:space="0" w:color="auto"/>
              </w:divBdr>
            </w:div>
            <w:div w:id="17752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51454">
      <w:bodyDiv w:val="1"/>
      <w:marLeft w:val="0"/>
      <w:marRight w:val="0"/>
      <w:marTop w:val="0"/>
      <w:marBottom w:val="0"/>
      <w:divBdr>
        <w:top w:val="none" w:sz="0" w:space="0" w:color="auto"/>
        <w:left w:val="none" w:sz="0" w:space="0" w:color="auto"/>
        <w:bottom w:val="none" w:sz="0" w:space="0" w:color="auto"/>
        <w:right w:val="none" w:sz="0" w:space="0" w:color="auto"/>
      </w:divBdr>
    </w:div>
    <w:div w:id="542600335">
      <w:bodyDiv w:val="1"/>
      <w:marLeft w:val="0"/>
      <w:marRight w:val="0"/>
      <w:marTop w:val="0"/>
      <w:marBottom w:val="0"/>
      <w:divBdr>
        <w:top w:val="none" w:sz="0" w:space="0" w:color="auto"/>
        <w:left w:val="none" w:sz="0" w:space="0" w:color="auto"/>
        <w:bottom w:val="none" w:sz="0" w:space="0" w:color="auto"/>
        <w:right w:val="none" w:sz="0" w:space="0" w:color="auto"/>
      </w:divBdr>
    </w:div>
    <w:div w:id="543441315">
      <w:bodyDiv w:val="1"/>
      <w:marLeft w:val="0"/>
      <w:marRight w:val="0"/>
      <w:marTop w:val="0"/>
      <w:marBottom w:val="0"/>
      <w:divBdr>
        <w:top w:val="none" w:sz="0" w:space="0" w:color="auto"/>
        <w:left w:val="none" w:sz="0" w:space="0" w:color="auto"/>
        <w:bottom w:val="none" w:sz="0" w:space="0" w:color="auto"/>
        <w:right w:val="none" w:sz="0" w:space="0" w:color="auto"/>
      </w:divBdr>
    </w:div>
    <w:div w:id="545338074">
      <w:bodyDiv w:val="1"/>
      <w:marLeft w:val="0"/>
      <w:marRight w:val="0"/>
      <w:marTop w:val="0"/>
      <w:marBottom w:val="0"/>
      <w:divBdr>
        <w:top w:val="none" w:sz="0" w:space="0" w:color="auto"/>
        <w:left w:val="none" w:sz="0" w:space="0" w:color="auto"/>
        <w:bottom w:val="none" w:sz="0" w:space="0" w:color="auto"/>
        <w:right w:val="none" w:sz="0" w:space="0" w:color="auto"/>
      </w:divBdr>
      <w:divsChild>
        <w:div w:id="237786686">
          <w:marLeft w:val="547"/>
          <w:marRight w:val="0"/>
          <w:marTop w:val="134"/>
          <w:marBottom w:val="120"/>
          <w:divBdr>
            <w:top w:val="none" w:sz="0" w:space="0" w:color="auto"/>
            <w:left w:val="none" w:sz="0" w:space="0" w:color="auto"/>
            <w:bottom w:val="none" w:sz="0" w:space="0" w:color="auto"/>
            <w:right w:val="none" w:sz="0" w:space="0" w:color="auto"/>
          </w:divBdr>
        </w:div>
      </w:divsChild>
    </w:div>
    <w:div w:id="545987425">
      <w:bodyDiv w:val="1"/>
      <w:marLeft w:val="0"/>
      <w:marRight w:val="0"/>
      <w:marTop w:val="0"/>
      <w:marBottom w:val="0"/>
      <w:divBdr>
        <w:top w:val="none" w:sz="0" w:space="0" w:color="auto"/>
        <w:left w:val="none" w:sz="0" w:space="0" w:color="auto"/>
        <w:bottom w:val="none" w:sz="0" w:space="0" w:color="auto"/>
        <w:right w:val="none" w:sz="0" w:space="0" w:color="auto"/>
      </w:divBdr>
    </w:div>
    <w:div w:id="546063825">
      <w:bodyDiv w:val="1"/>
      <w:marLeft w:val="0"/>
      <w:marRight w:val="0"/>
      <w:marTop w:val="0"/>
      <w:marBottom w:val="0"/>
      <w:divBdr>
        <w:top w:val="none" w:sz="0" w:space="0" w:color="auto"/>
        <w:left w:val="none" w:sz="0" w:space="0" w:color="auto"/>
        <w:bottom w:val="none" w:sz="0" w:space="0" w:color="auto"/>
        <w:right w:val="none" w:sz="0" w:space="0" w:color="auto"/>
      </w:divBdr>
      <w:divsChild>
        <w:div w:id="112090800">
          <w:marLeft w:val="0"/>
          <w:marRight w:val="0"/>
          <w:marTop w:val="0"/>
          <w:marBottom w:val="0"/>
          <w:divBdr>
            <w:top w:val="none" w:sz="0" w:space="0" w:color="auto"/>
            <w:left w:val="none" w:sz="0" w:space="0" w:color="auto"/>
            <w:bottom w:val="none" w:sz="0" w:space="0" w:color="auto"/>
            <w:right w:val="none" w:sz="0" w:space="0" w:color="auto"/>
          </w:divBdr>
          <w:divsChild>
            <w:div w:id="1249732571">
              <w:marLeft w:val="0"/>
              <w:marRight w:val="0"/>
              <w:marTop w:val="0"/>
              <w:marBottom w:val="0"/>
              <w:divBdr>
                <w:top w:val="none" w:sz="0" w:space="0" w:color="auto"/>
                <w:left w:val="none" w:sz="0" w:space="0" w:color="auto"/>
                <w:bottom w:val="none" w:sz="0" w:space="0" w:color="auto"/>
                <w:right w:val="none" w:sz="0" w:space="0" w:color="auto"/>
              </w:divBdr>
            </w:div>
            <w:div w:id="1310667111">
              <w:marLeft w:val="0"/>
              <w:marRight w:val="0"/>
              <w:marTop w:val="0"/>
              <w:marBottom w:val="0"/>
              <w:divBdr>
                <w:top w:val="none" w:sz="0" w:space="0" w:color="auto"/>
                <w:left w:val="none" w:sz="0" w:space="0" w:color="auto"/>
                <w:bottom w:val="none" w:sz="0" w:space="0" w:color="auto"/>
                <w:right w:val="none" w:sz="0" w:space="0" w:color="auto"/>
              </w:divBdr>
            </w:div>
            <w:div w:id="1571043372">
              <w:marLeft w:val="0"/>
              <w:marRight w:val="0"/>
              <w:marTop w:val="0"/>
              <w:marBottom w:val="0"/>
              <w:divBdr>
                <w:top w:val="none" w:sz="0" w:space="0" w:color="auto"/>
                <w:left w:val="none" w:sz="0" w:space="0" w:color="auto"/>
                <w:bottom w:val="none" w:sz="0" w:space="0" w:color="auto"/>
                <w:right w:val="none" w:sz="0" w:space="0" w:color="auto"/>
              </w:divBdr>
            </w:div>
            <w:div w:id="1901093306">
              <w:marLeft w:val="0"/>
              <w:marRight w:val="0"/>
              <w:marTop w:val="0"/>
              <w:marBottom w:val="0"/>
              <w:divBdr>
                <w:top w:val="none" w:sz="0" w:space="0" w:color="auto"/>
                <w:left w:val="none" w:sz="0" w:space="0" w:color="auto"/>
                <w:bottom w:val="none" w:sz="0" w:space="0" w:color="auto"/>
                <w:right w:val="none" w:sz="0" w:space="0" w:color="auto"/>
              </w:divBdr>
            </w:div>
            <w:div w:id="19724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56538">
      <w:bodyDiv w:val="1"/>
      <w:marLeft w:val="0"/>
      <w:marRight w:val="0"/>
      <w:marTop w:val="0"/>
      <w:marBottom w:val="0"/>
      <w:divBdr>
        <w:top w:val="none" w:sz="0" w:space="0" w:color="auto"/>
        <w:left w:val="none" w:sz="0" w:space="0" w:color="auto"/>
        <w:bottom w:val="none" w:sz="0" w:space="0" w:color="auto"/>
        <w:right w:val="none" w:sz="0" w:space="0" w:color="auto"/>
      </w:divBdr>
    </w:div>
    <w:div w:id="547379867">
      <w:bodyDiv w:val="1"/>
      <w:marLeft w:val="0"/>
      <w:marRight w:val="0"/>
      <w:marTop w:val="0"/>
      <w:marBottom w:val="0"/>
      <w:divBdr>
        <w:top w:val="none" w:sz="0" w:space="0" w:color="auto"/>
        <w:left w:val="none" w:sz="0" w:space="0" w:color="auto"/>
        <w:bottom w:val="none" w:sz="0" w:space="0" w:color="auto"/>
        <w:right w:val="none" w:sz="0" w:space="0" w:color="auto"/>
      </w:divBdr>
    </w:div>
    <w:div w:id="547689358">
      <w:bodyDiv w:val="1"/>
      <w:marLeft w:val="0"/>
      <w:marRight w:val="0"/>
      <w:marTop w:val="0"/>
      <w:marBottom w:val="0"/>
      <w:divBdr>
        <w:top w:val="none" w:sz="0" w:space="0" w:color="auto"/>
        <w:left w:val="none" w:sz="0" w:space="0" w:color="auto"/>
        <w:bottom w:val="none" w:sz="0" w:space="0" w:color="auto"/>
        <w:right w:val="none" w:sz="0" w:space="0" w:color="auto"/>
      </w:divBdr>
    </w:div>
    <w:div w:id="548107174">
      <w:bodyDiv w:val="1"/>
      <w:marLeft w:val="0"/>
      <w:marRight w:val="0"/>
      <w:marTop w:val="0"/>
      <w:marBottom w:val="0"/>
      <w:divBdr>
        <w:top w:val="none" w:sz="0" w:space="0" w:color="auto"/>
        <w:left w:val="none" w:sz="0" w:space="0" w:color="auto"/>
        <w:bottom w:val="none" w:sz="0" w:space="0" w:color="auto"/>
        <w:right w:val="none" w:sz="0" w:space="0" w:color="auto"/>
      </w:divBdr>
    </w:div>
    <w:div w:id="548154125">
      <w:bodyDiv w:val="1"/>
      <w:marLeft w:val="0"/>
      <w:marRight w:val="0"/>
      <w:marTop w:val="0"/>
      <w:marBottom w:val="0"/>
      <w:divBdr>
        <w:top w:val="none" w:sz="0" w:space="0" w:color="auto"/>
        <w:left w:val="none" w:sz="0" w:space="0" w:color="auto"/>
        <w:bottom w:val="none" w:sz="0" w:space="0" w:color="auto"/>
        <w:right w:val="none" w:sz="0" w:space="0" w:color="auto"/>
      </w:divBdr>
      <w:divsChild>
        <w:div w:id="1585067616">
          <w:marLeft w:val="0"/>
          <w:marRight w:val="0"/>
          <w:marTop w:val="0"/>
          <w:marBottom w:val="0"/>
          <w:divBdr>
            <w:top w:val="none" w:sz="0" w:space="0" w:color="auto"/>
            <w:left w:val="none" w:sz="0" w:space="0" w:color="auto"/>
            <w:bottom w:val="none" w:sz="0" w:space="0" w:color="auto"/>
            <w:right w:val="none" w:sz="0" w:space="0" w:color="auto"/>
          </w:divBdr>
        </w:div>
      </w:divsChild>
    </w:div>
    <w:div w:id="548306087">
      <w:bodyDiv w:val="1"/>
      <w:marLeft w:val="0"/>
      <w:marRight w:val="0"/>
      <w:marTop w:val="0"/>
      <w:marBottom w:val="0"/>
      <w:divBdr>
        <w:top w:val="none" w:sz="0" w:space="0" w:color="auto"/>
        <w:left w:val="none" w:sz="0" w:space="0" w:color="auto"/>
        <w:bottom w:val="none" w:sz="0" w:space="0" w:color="auto"/>
        <w:right w:val="none" w:sz="0" w:space="0" w:color="auto"/>
      </w:divBdr>
      <w:divsChild>
        <w:div w:id="250050843">
          <w:marLeft w:val="0"/>
          <w:marRight w:val="0"/>
          <w:marTop w:val="0"/>
          <w:marBottom w:val="0"/>
          <w:divBdr>
            <w:top w:val="none" w:sz="0" w:space="0" w:color="auto"/>
            <w:left w:val="none" w:sz="0" w:space="0" w:color="auto"/>
            <w:bottom w:val="none" w:sz="0" w:space="0" w:color="auto"/>
            <w:right w:val="none" w:sz="0" w:space="0" w:color="auto"/>
          </w:divBdr>
          <w:divsChild>
            <w:div w:id="126822775">
              <w:marLeft w:val="0"/>
              <w:marRight w:val="0"/>
              <w:marTop w:val="0"/>
              <w:marBottom w:val="0"/>
              <w:divBdr>
                <w:top w:val="none" w:sz="0" w:space="0" w:color="auto"/>
                <w:left w:val="none" w:sz="0" w:space="0" w:color="auto"/>
                <w:bottom w:val="none" w:sz="0" w:space="0" w:color="auto"/>
                <w:right w:val="none" w:sz="0" w:space="0" w:color="auto"/>
              </w:divBdr>
            </w:div>
            <w:div w:id="463012975">
              <w:marLeft w:val="0"/>
              <w:marRight w:val="0"/>
              <w:marTop w:val="0"/>
              <w:marBottom w:val="0"/>
              <w:divBdr>
                <w:top w:val="none" w:sz="0" w:space="0" w:color="auto"/>
                <w:left w:val="none" w:sz="0" w:space="0" w:color="auto"/>
                <w:bottom w:val="none" w:sz="0" w:space="0" w:color="auto"/>
                <w:right w:val="none" w:sz="0" w:space="0" w:color="auto"/>
              </w:divBdr>
            </w:div>
            <w:div w:id="690838797">
              <w:marLeft w:val="0"/>
              <w:marRight w:val="0"/>
              <w:marTop w:val="0"/>
              <w:marBottom w:val="0"/>
              <w:divBdr>
                <w:top w:val="none" w:sz="0" w:space="0" w:color="auto"/>
                <w:left w:val="none" w:sz="0" w:space="0" w:color="auto"/>
                <w:bottom w:val="none" w:sz="0" w:space="0" w:color="auto"/>
                <w:right w:val="none" w:sz="0" w:space="0" w:color="auto"/>
              </w:divBdr>
            </w:div>
            <w:div w:id="1177429842">
              <w:marLeft w:val="0"/>
              <w:marRight w:val="0"/>
              <w:marTop w:val="0"/>
              <w:marBottom w:val="0"/>
              <w:divBdr>
                <w:top w:val="none" w:sz="0" w:space="0" w:color="auto"/>
                <w:left w:val="none" w:sz="0" w:space="0" w:color="auto"/>
                <w:bottom w:val="none" w:sz="0" w:space="0" w:color="auto"/>
                <w:right w:val="none" w:sz="0" w:space="0" w:color="auto"/>
              </w:divBdr>
            </w:div>
            <w:div w:id="1481729713">
              <w:marLeft w:val="0"/>
              <w:marRight w:val="0"/>
              <w:marTop w:val="0"/>
              <w:marBottom w:val="0"/>
              <w:divBdr>
                <w:top w:val="none" w:sz="0" w:space="0" w:color="auto"/>
                <w:left w:val="none" w:sz="0" w:space="0" w:color="auto"/>
                <w:bottom w:val="none" w:sz="0" w:space="0" w:color="auto"/>
                <w:right w:val="none" w:sz="0" w:space="0" w:color="auto"/>
              </w:divBdr>
            </w:div>
            <w:div w:id="1488861124">
              <w:marLeft w:val="0"/>
              <w:marRight w:val="0"/>
              <w:marTop w:val="0"/>
              <w:marBottom w:val="0"/>
              <w:divBdr>
                <w:top w:val="none" w:sz="0" w:space="0" w:color="auto"/>
                <w:left w:val="none" w:sz="0" w:space="0" w:color="auto"/>
                <w:bottom w:val="none" w:sz="0" w:space="0" w:color="auto"/>
                <w:right w:val="none" w:sz="0" w:space="0" w:color="auto"/>
              </w:divBdr>
            </w:div>
            <w:div w:id="188379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5541">
      <w:bodyDiv w:val="1"/>
      <w:marLeft w:val="0"/>
      <w:marRight w:val="0"/>
      <w:marTop w:val="0"/>
      <w:marBottom w:val="0"/>
      <w:divBdr>
        <w:top w:val="none" w:sz="0" w:space="0" w:color="auto"/>
        <w:left w:val="none" w:sz="0" w:space="0" w:color="auto"/>
        <w:bottom w:val="none" w:sz="0" w:space="0" w:color="auto"/>
        <w:right w:val="none" w:sz="0" w:space="0" w:color="auto"/>
      </w:divBdr>
      <w:divsChild>
        <w:div w:id="88237614">
          <w:marLeft w:val="1800"/>
          <w:marRight w:val="0"/>
          <w:marTop w:val="77"/>
          <w:marBottom w:val="0"/>
          <w:divBdr>
            <w:top w:val="none" w:sz="0" w:space="0" w:color="auto"/>
            <w:left w:val="none" w:sz="0" w:space="0" w:color="auto"/>
            <w:bottom w:val="none" w:sz="0" w:space="0" w:color="auto"/>
            <w:right w:val="none" w:sz="0" w:space="0" w:color="auto"/>
          </w:divBdr>
        </w:div>
        <w:div w:id="704796174">
          <w:marLeft w:val="547"/>
          <w:marRight w:val="0"/>
          <w:marTop w:val="115"/>
          <w:marBottom w:val="0"/>
          <w:divBdr>
            <w:top w:val="none" w:sz="0" w:space="0" w:color="auto"/>
            <w:left w:val="none" w:sz="0" w:space="0" w:color="auto"/>
            <w:bottom w:val="none" w:sz="0" w:space="0" w:color="auto"/>
            <w:right w:val="none" w:sz="0" w:space="0" w:color="auto"/>
          </w:divBdr>
        </w:div>
        <w:div w:id="910232942">
          <w:marLeft w:val="1166"/>
          <w:marRight w:val="0"/>
          <w:marTop w:val="96"/>
          <w:marBottom w:val="0"/>
          <w:divBdr>
            <w:top w:val="none" w:sz="0" w:space="0" w:color="auto"/>
            <w:left w:val="none" w:sz="0" w:space="0" w:color="auto"/>
            <w:bottom w:val="none" w:sz="0" w:space="0" w:color="auto"/>
            <w:right w:val="none" w:sz="0" w:space="0" w:color="auto"/>
          </w:divBdr>
        </w:div>
        <w:div w:id="999581893">
          <w:marLeft w:val="547"/>
          <w:marRight w:val="0"/>
          <w:marTop w:val="115"/>
          <w:marBottom w:val="0"/>
          <w:divBdr>
            <w:top w:val="none" w:sz="0" w:space="0" w:color="auto"/>
            <w:left w:val="none" w:sz="0" w:space="0" w:color="auto"/>
            <w:bottom w:val="none" w:sz="0" w:space="0" w:color="auto"/>
            <w:right w:val="none" w:sz="0" w:space="0" w:color="auto"/>
          </w:divBdr>
        </w:div>
        <w:div w:id="1526868156">
          <w:marLeft w:val="1166"/>
          <w:marRight w:val="0"/>
          <w:marTop w:val="96"/>
          <w:marBottom w:val="0"/>
          <w:divBdr>
            <w:top w:val="none" w:sz="0" w:space="0" w:color="auto"/>
            <w:left w:val="none" w:sz="0" w:space="0" w:color="auto"/>
            <w:bottom w:val="none" w:sz="0" w:space="0" w:color="auto"/>
            <w:right w:val="none" w:sz="0" w:space="0" w:color="auto"/>
          </w:divBdr>
        </w:div>
        <w:div w:id="1721905955">
          <w:marLeft w:val="1800"/>
          <w:marRight w:val="0"/>
          <w:marTop w:val="77"/>
          <w:marBottom w:val="0"/>
          <w:divBdr>
            <w:top w:val="none" w:sz="0" w:space="0" w:color="auto"/>
            <w:left w:val="none" w:sz="0" w:space="0" w:color="auto"/>
            <w:bottom w:val="none" w:sz="0" w:space="0" w:color="auto"/>
            <w:right w:val="none" w:sz="0" w:space="0" w:color="auto"/>
          </w:divBdr>
        </w:div>
        <w:div w:id="1926761005">
          <w:marLeft w:val="1800"/>
          <w:marRight w:val="0"/>
          <w:marTop w:val="77"/>
          <w:marBottom w:val="0"/>
          <w:divBdr>
            <w:top w:val="none" w:sz="0" w:space="0" w:color="auto"/>
            <w:left w:val="none" w:sz="0" w:space="0" w:color="auto"/>
            <w:bottom w:val="none" w:sz="0" w:space="0" w:color="auto"/>
            <w:right w:val="none" w:sz="0" w:space="0" w:color="auto"/>
          </w:divBdr>
        </w:div>
      </w:divsChild>
    </w:div>
    <w:div w:id="550503087">
      <w:bodyDiv w:val="1"/>
      <w:marLeft w:val="0"/>
      <w:marRight w:val="0"/>
      <w:marTop w:val="0"/>
      <w:marBottom w:val="0"/>
      <w:divBdr>
        <w:top w:val="none" w:sz="0" w:space="0" w:color="auto"/>
        <w:left w:val="none" w:sz="0" w:space="0" w:color="auto"/>
        <w:bottom w:val="none" w:sz="0" w:space="0" w:color="auto"/>
        <w:right w:val="none" w:sz="0" w:space="0" w:color="auto"/>
      </w:divBdr>
    </w:div>
    <w:div w:id="550921519">
      <w:bodyDiv w:val="1"/>
      <w:marLeft w:val="0"/>
      <w:marRight w:val="0"/>
      <w:marTop w:val="0"/>
      <w:marBottom w:val="0"/>
      <w:divBdr>
        <w:top w:val="none" w:sz="0" w:space="0" w:color="auto"/>
        <w:left w:val="none" w:sz="0" w:space="0" w:color="auto"/>
        <w:bottom w:val="none" w:sz="0" w:space="0" w:color="auto"/>
        <w:right w:val="none" w:sz="0" w:space="0" w:color="auto"/>
      </w:divBdr>
      <w:divsChild>
        <w:div w:id="597324868">
          <w:marLeft w:val="547"/>
          <w:marRight w:val="0"/>
          <w:marTop w:val="115"/>
          <w:marBottom w:val="0"/>
          <w:divBdr>
            <w:top w:val="none" w:sz="0" w:space="0" w:color="auto"/>
            <w:left w:val="none" w:sz="0" w:space="0" w:color="auto"/>
            <w:bottom w:val="none" w:sz="0" w:space="0" w:color="auto"/>
            <w:right w:val="none" w:sz="0" w:space="0" w:color="auto"/>
          </w:divBdr>
        </w:div>
        <w:div w:id="760294184">
          <w:marLeft w:val="1800"/>
          <w:marRight w:val="0"/>
          <w:marTop w:val="77"/>
          <w:marBottom w:val="0"/>
          <w:divBdr>
            <w:top w:val="none" w:sz="0" w:space="0" w:color="auto"/>
            <w:left w:val="none" w:sz="0" w:space="0" w:color="auto"/>
            <w:bottom w:val="none" w:sz="0" w:space="0" w:color="auto"/>
            <w:right w:val="none" w:sz="0" w:space="0" w:color="auto"/>
          </w:divBdr>
        </w:div>
        <w:div w:id="893321313">
          <w:marLeft w:val="1800"/>
          <w:marRight w:val="0"/>
          <w:marTop w:val="77"/>
          <w:marBottom w:val="0"/>
          <w:divBdr>
            <w:top w:val="none" w:sz="0" w:space="0" w:color="auto"/>
            <w:left w:val="none" w:sz="0" w:space="0" w:color="auto"/>
            <w:bottom w:val="none" w:sz="0" w:space="0" w:color="auto"/>
            <w:right w:val="none" w:sz="0" w:space="0" w:color="auto"/>
          </w:divBdr>
        </w:div>
        <w:div w:id="1399745868">
          <w:marLeft w:val="1166"/>
          <w:marRight w:val="0"/>
          <w:marTop w:val="96"/>
          <w:marBottom w:val="0"/>
          <w:divBdr>
            <w:top w:val="none" w:sz="0" w:space="0" w:color="auto"/>
            <w:left w:val="none" w:sz="0" w:space="0" w:color="auto"/>
            <w:bottom w:val="none" w:sz="0" w:space="0" w:color="auto"/>
            <w:right w:val="none" w:sz="0" w:space="0" w:color="auto"/>
          </w:divBdr>
        </w:div>
        <w:div w:id="2016884540">
          <w:marLeft w:val="1166"/>
          <w:marRight w:val="0"/>
          <w:marTop w:val="96"/>
          <w:marBottom w:val="0"/>
          <w:divBdr>
            <w:top w:val="none" w:sz="0" w:space="0" w:color="auto"/>
            <w:left w:val="none" w:sz="0" w:space="0" w:color="auto"/>
            <w:bottom w:val="none" w:sz="0" w:space="0" w:color="auto"/>
            <w:right w:val="none" w:sz="0" w:space="0" w:color="auto"/>
          </w:divBdr>
        </w:div>
      </w:divsChild>
    </w:div>
    <w:div w:id="552086114">
      <w:bodyDiv w:val="1"/>
      <w:marLeft w:val="0"/>
      <w:marRight w:val="0"/>
      <w:marTop w:val="0"/>
      <w:marBottom w:val="0"/>
      <w:divBdr>
        <w:top w:val="none" w:sz="0" w:space="0" w:color="auto"/>
        <w:left w:val="none" w:sz="0" w:space="0" w:color="auto"/>
        <w:bottom w:val="none" w:sz="0" w:space="0" w:color="auto"/>
        <w:right w:val="none" w:sz="0" w:space="0" w:color="auto"/>
      </w:divBdr>
    </w:div>
    <w:div w:id="555354742">
      <w:bodyDiv w:val="1"/>
      <w:marLeft w:val="0"/>
      <w:marRight w:val="0"/>
      <w:marTop w:val="0"/>
      <w:marBottom w:val="0"/>
      <w:divBdr>
        <w:top w:val="none" w:sz="0" w:space="0" w:color="auto"/>
        <w:left w:val="none" w:sz="0" w:space="0" w:color="auto"/>
        <w:bottom w:val="none" w:sz="0" w:space="0" w:color="auto"/>
        <w:right w:val="none" w:sz="0" w:space="0" w:color="auto"/>
      </w:divBdr>
    </w:div>
    <w:div w:id="555967239">
      <w:bodyDiv w:val="1"/>
      <w:marLeft w:val="0"/>
      <w:marRight w:val="0"/>
      <w:marTop w:val="0"/>
      <w:marBottom w:val="0"/>
      <w:divBdr>
        <w:top w:val="none" w:sz="0" w:space="0" w:color="auto"/>
        <w:left w:val="none" w:sz="0" w:space="0" w:color="auto"/>
        <w:bottom w:val="none" w:sz="0" w:space="0" w:color="auto"/>
        <w:right w:val="none" w:sz="0" w:space="0" w:color="auto"/>
      </w:divBdr>
    </w:div>
    <w:div w:id="556479691">
      <w:bodyDiv w:val="1"/>
      <w:marLeft w:val="0"/>
      <w:marRight w:val="0"/>
      <w:marTop w:val="0"/>
      <w:marBottom w:val="0"/>
      <w:divBdr>
        <w:top w:val="none" w:sz="0" w:space="0" w:color="auto"/>
        <w:left w:val="none" w:sz="0" w:space="0" w:color="auto"/>
        <w:bottom w:val="none" w:sz="0" w:space="0" w:color="auto"/>
        <w:right w:val="none" w:sz="0" w:space="0" w:color="auto"/>
      </w:divBdr>
      <w:divsChild>
        <w:div w:id="1668246286">
          <w:marLeft w:val="0"/>
          <w:marRight w:val="0"/>
          <w:marTop w:val="0"/>
          <w:marBottom w:val="0"/>
          <w:divBdr>
            <w:top w:val="none" w:sz="0" w:space="0" w:color="auto"/>
            <w:left w:val="none" w:sz="0" w:space="0" w:color="auto"/>
            <w:bottom w:val="none" w:sz="0" w:space="0" w:color="auto"/>
            <w:right w:val="none" w:sz="0" w:space="0" w:color="auto"/>
          </w:divBdr>
          <w:divsChild>
            <w:div w:id="495456465">
              <w:marLeft w:val="0"/>
              <w:marRight w:val="0"/>
              <w:marTop w:val="0"/>
              <w:marBottom w:val="0"/>
              <w:divBdr>
                <w:top w:val="none" w:sz="0" w:space="0" w:color="auto"/>
                <w:left w:val="none" w:sz="0" w:space="0" w:color="auto"/>
                <w:bottom w:val="none" w:sz="0" w:space="0" w:color="auto"/>
                <w:right w:val="none" w:sz="0" w:space="0" w:color="auto"/>
              </w:divBdr>
            </w:div>
            <w:div w:id="542987246">
              <w:marLeft w:val="0"/>
              <w:marRight w:val="0"/>
              <w:marTop w:val="0"/>
              <w:marBottom w:val="0"/>
              <w:divBdr>
                <w:top w:val="none" w:sz="0" w:space="0" w:color="auto"/>
                <w:left w:val="none" w:sz="0" w:space="0" w:color="auto"/>
                <w:bottom w:val="none" w:sz="0" w:space="0" w:color="auto"/>
                <w:right w:val="none" w:sz="0" w:space="0" w:color="auto"/>
              </w:divBdr>
            </w:div>
            <w:div w:id="9502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8981">
      <w:bodyDiv w:val="1"/>
      <w:marLeft w:val="0"/>
      <w:marRight w:val="0"/>
      <w:marTop w:val="0"/>
      <w:marBottom w:val="0"/>
      <w:divBdr>
        <w:top w:val="none" w:sz="0" w:space="0" w:color="auto"/>
        <w:left w:val="none" w:sz="0" w:space="0" w:color="auto"/>
        <w:bottom w:val="none" w:sz="0" w:space="0" w:color="auto"/>
        <w:right w:val="none" w:sz="0" w:space="0" w:color="auto"/>
      </w:divBdr>
    </w:div>
    <w:div w:id="557320852">
      <w:bodyDiv w:val="1"/>
      <w:marLeft w:val="0"/>
      <w:marRight w:val="0"/>
      <w:marTop w:val="0"/>
      <w:marBottom w:val="0"/>
      <w:divBdr>
        <w:top w:val="none" w:sz="0" w:space="0" w:color="auto"/>
        <w:left w:val="none" w:sz="0" w:space="0" w:color="auto"/>
        <w:bottom w:val="none" w:sz="0" w:space="0" w:color="auto"/>
        <w:right w:val="none" w:sz="0" w:space="0" w:color="auto"/>
      </w:divBdr>
    </w:div>
    <w:div w:id="557712512">
      <w:bodyDiv w:val="1"/>
      <w:marLeft w:val="0"/>
      <w:marRight w:val="0"/>
      <w:marTop w:val="0"/>
      <w:marBottom w:val="0"/>
      <w:divBdr>
        <w:top w:val="none" w:sz="0" w:space="0" w:color="auto"/>
        <w:left w:val="none" w:sz="0" w:space="0" w:color="auto"/>
        <w:bottom w:val="none" w:sz="0" w:space="0" w:color="auto"/>
        <w:right w:val="none" w:sz="0" w:space="0" w:color="auto"/>
      </w:divBdr>
    </w:div>
    <w:div w:id="557787817">
      <w:bodyDiv w:val="1"/>
      <w:marLeft w:val="0"/>
      <w:marRight w:val="0"/>
      <w:marTop w:val="0"/>
      <w:marBottom w:val="0"/>
      <w:divBdr>
        <w:top w:val="none" w:sz="0" w:space="0" w:color="auto"/>
        <w:left w:val="none" w:sz="0" w:space="0" w:color="auto"/>
        <w:bottom w:val="none" w:sz="0" w:space="0" w:color="auto"/>
        <w:right w:val="none" w:sz="0" w:space="0" w:color="auto"/>
      </w:divBdr>
    </w:div>
    <w:div w:id="558789288">
      <w:bodyDiv w:val="1"/>
      <w:marLeft w:val="0"/>
      <w:marRight w:val="0"/>
      <w:marTop w:val="0"/>
      <w:marBottom w:val="0"/>
      <w:divBdr>
        <w:top w:val="none" w:sz="0" w:space="0" w:color="auto"/>
        <w:left w:val="none" w:sz="0" w:space="0" w:color="auto"/>
        <w:bottom w:val="none" w:sz="0" w:space="0" w:color="auto"/>
        <w:right w:val="none" w:sz="0" w:space="0" w:color="auto"/>
      </w:divBdr>
    </w:div>
    <w:div w:id="559902330">
      <w:bodyDiv w:val="1"/>
      <w:marLeft w:val="0"/>
      <w:marRight w:val="0"/>
      <w:marTop w:val="0"/>
      <w:marBottom w:val="0"/>
      <w:divBdr>
        <w:top w:val="none" w:sz="0" w:space="0" w:color="auto"/>
        <w:left w:val="none" w:sz="0" w:space="0" w:color="auto"/>
        <w:bottom w:val="none" w:sz="0" w:space="0" w:color="auto"/>
        <w:right w:val="none" w:sz="0" w:space="0" w:color="auto"/>
      </w:divBdr>
    </w:div>
    <w:div w:id="560601133">
      <w:bodyDiv w:val="1"/>
      <w:marLeft w:val="0"/>
      <w:marRight w:val="0"/>
      <w:marTop w:val="0"/>
      <w:marBottom w:val="0"/>
      <w:divBdr>
        <w:top w:val="none" w:sz="0" w:space="0" w:color="auto"/>
        <w:left w:val="none" w:sz="0" w:space="0" w:color="auto"/>
        <w:bottom w:val="none" w:sz="0" w:space="0" w:color="auto"/>
        <w:right w:val="none" w:sz="0" w:space="0" w:color="auto"/>
      </w:divBdr>
      <w:divsChild>
        <w:div w:id="114914553">
          <w:marLeft w:val="0"/>
          <w:marRight w:val="0"/>
          <w:marTop w:val="0"/>
          <w:marBottom w:val="0"/>
          <w:divBdr>
            <w:top w:val="none" w:sz="0" w:space="0" w:color="auto"/>
            <w:left w:val="none" w:sz="0" w:space="0" w:color="auto"/>
            <w:bottom w:val="none" w:sz="0" w:space="0" w:color="auto"/>
            <w:right w:val="none" w:sz="0" w:space="0" w:color="auto"/>
          </w:divBdr>
          <w:divsChild>
            <w:div w:id="13467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1192">
      <w:bodyDiv w:val="1"/>
      <w:marLeft w:val="0"/>
      <w:marRight w:val="0"/>
      <w:marTop w:val="0"/>
      <w:marBottom w:val="0"/>
      <w:divBdr>
        <w:top w:val="none" w:sz="0" w:space="0" w:color="auto"/>
        <w:left w:val="none" w:sz="0" w:space="0" w:color="auto"/>
        <w:bottom w:val="none" w:sz="0" w:space="0" w:color="auto"/>
        <w:right w:val="none" w:sz="0" w:space="0" w:color="auto"/>
      </w:divBdr>
    </w:div>
    <w:div w:id="561793257">
      <w:bodyDiv w:val="1"/>
      <w:marLeft w:val="0"/>
      <w:marRight w:val="0"/>
      <w:marTop w:val="0"/>
      <w:marBottom w:val="0"/>
      <w:divBdr>
        <w:top w:val="none" w:sz="0" w:space="0" w:color="auto"/>
        <w:left w:val="none" w:sz="0" w:space="0" w:color="auto"/>
        <w:bottom w:val="none" w:sz="0" w:space="0" w:color="auto"/>
        <w:right w:val="none" w:sz="0" w:space="0" w:color="auto"/>
      </w:divBdr>
    </w:div>
    <w:div w:id="562714215">
      <w:bodyDiv w:val="1"/>
      <w:marLeft w:val="0"/>
      <w:marRight w:val="0"/>
      <w:marTop w:val="0"/>
      <w:marBottom w:val="0"/>
      <w:divBdr>
        <w:top w:val="none" w:sz="0" w:space="0" w:color="auto"/>
        <w:left w:val="none" w:sz="0" w:space="0" w:color="auto"/>
        <w:bottom w:val="none" w:sz="0" w:space="0" w:color="auto"/>
        <w:right w:val="none" w:sz="0" w:space="0" w:color="auto"/>
      </w:divBdr>
      <w:divsChild>
        <w:div w:id="488908069">
          <w:marLeft w:val="547"/>
          <w:marRight w:val="0"/>
          <w:marTop w:val="96"/>
          <w:marBottom w:val="0"/>
          <w:divBdr>
            <w:top w:val="none" w:sz="0" w:space="0" w:color="auto"/>
            <w:left w:val="none" w:sz="0" w:space="0" w:color="auto"/>
            <w:bottom w:val="none" w:sz="0" w:space="0" w:color="auto"/>
            <w:right w:val="none" w:sz="0" w:space="0" w:color="auto"/>
          </w:divBdr>
        </w:div>
        <w:div w:id="743647205">
          <w:marLeft w:val="547"/>
          <w:marRight w:val="0"/>
          <w:marTop w:val="96"/>
          <w:marBottom w:val="0"/>
          <w:divBdr>
            <w:top w:val="none" w:sz="0" w:space="0" w:color="auto"/>
            <w:left w:val="none" w:sz="0" w:space="0" w:color="auto"/>
            <w:bottom w:val="none" w:sz="0" w:space="0" w:color="auto"/>
            <w:right w:val="none" w:sz="0" w:space="0" w:color="auto"/>
          </w:divBdr>
        </w:div>
        <w:div w:id="1189757861">
          <w:marLeft w:val="1166"/>
          <w:marRight w:val="0"/>
          <w:marTop w:val="96"/>
          <w:marBottom w:val="0"/>
          <w:divBdr>
            <w:top w:val="none" w:sz="0" w:space="0" w:color="auto"/>
            <w:left w:val="none" w:sz="0" w:space="0" w:color="auto"/>
            <w:bottom w:val="none" w:sz="0" w:space="0" w:color="auto"/>
            <w:right w:val="none" w:sz="0" w:space="0" w:color="auto"/>
          </w:divBdr>
        </w:div>
        <w:div w:id="1864856708">
          <w:marLeft w:val="1166"/>
          <w:marRight w:val="0"/>
          <w:marTop w:val="96"/>
          <w:marBottom w:val="0"/>
          <w:divBdr>
            <w:top w:val="none" w:sz="0" w:space="0" w:color="auto"/>
            <w:left w:val="none" w:sz="0" w:space="0" w:color="auto"/>
            <w:bottom w:val="none" w:sz="0" w:space="0" w:color="auto"/>
            <w:right w:val="none" w:sz="0" w:space="0" w:color="auto"/>
          </w:divBdr>
        </w:div>
      </w:divsChild>
    </w:div>
    <w:div w:id="562759554">
      <w:bodyDiv w:val="1"/>
      <w:marLeft w:val="0"/>
      <w:marRight w:val="0"/>
      <w:marTop w:val="0"/>
      <w:marBottom w:val="0"/>
      <w:divBdr>
        <w:top w:val="none" w:sz="0" w:space="0" w:color="auto"/>
        <w:left w:val="none" w:sz="0" w:space="0" w:color="auto"/>
        <w:bottom w:val="none" w:sz="0" w:space="0" w:color="auto"/>
        <w:right w:val="none" w:sz="0" w:space="0" w:color="auto"/>
      </w:divBdr>
      <w:divsChild>
        <w:div w:id="1975215509">
          <w:marLeft w:val="547"/>
          <w:marRight w:val="0"/>
          <w:marTop w:val="134"/>
          <w:marBottom w:val="0"/>
          <w:divBdr>
            <w:top w:val="none" w:sz="0" w:space="0" w:color="auto"/>
            <w:left w:val="none" w:sz="0" w:space="0" w:color="auto"/>
            <w:bottom w:val="none" w:sz="0" w:space="0" w:color="auto"/>
            <w:right w:val="none" w:sz="0" w:space="0" w:color="auto"/>
          </w:divBdr>
        </w:div>
      </w:divsChild>
    </w:div>
    <w:div w:id="563570003">
      <w:bodyDiv w:val="1"/>
      <w:marLeft w:val="0"/>
      <w:marRight w:val="0"/>
      <w:marTop w:val="0"/>
      <w:marBottom w:val="0"/>
      <w:divBdr>
        <w:top w:val="none" w:sz="0" w:space="0" w:color="auto"/>
        <w:left w:val="none" w:sz="0" w:space="0" w:color="auto"/>
        <w:bottom w:val="none" w:sz="0" w:space="0" w:color="auto"/>
        <w:right w:val="none" w:sz="0" w:space="0" w:color="auto"/>
      </w:divBdr>
    </w:div>
    <w:div w:id="563756933">
      <w:bodyDiv w:val="1"/>
      <w:marLeft w:val="0"/>
      <w:marRight w:val="0"/>
      <w:marTop w:val="0"/>
      <w:marBottom w:val="0"/>
      <w:divBdr>
        <w:top w:val="none" w:sz="0" w:space="0" w:color="auto"/>
        <w:left w:val="none" w:sz="0" w:space="0" w:color="auto"/>
        <w:bottom w:val="none" w:sz="0" w:space="0" w:color="auto"/>
        <w:right w:val="none" w:sz="0" w:space="0" w:color="auto"/>
      </w:divBdr>
      <w:divsChild>
        <w:div w:id="207571804">
          <w:marLeft w:val="1166"/>
          <w:marRight w:val="0"/>
          <w:marTop w:val="115"/>
          <w:marBottom w:val="0"/>
          <w:divBdr>
            <w:top w:val="none" w:sz="0" w:space="0" w:color="auto"/>
            <w:left w:val="none" w:sz="0" w:space="0" w:color="auto"/>
            <w:bottom w:val="none" w:sz="0" w:space="0" w:color="auto"/>
            <w:right w:val="none" w:sz="0" w:space="0" w:color="auto"/>
          </w:divBdr>
        </w:div>
        <w:div w:id="434063182">
          <w:marLeft w:val="547"/>
          <w:marRight w:val="0"/>
          <w:marTop w:val="130"/>
          <w:marBottom w:val="0"/>
          <w:divBdr>
            <w:top w:val="none" w:sz="0" w:space="0" w:color="auto"/>
            <w:left w:val="none" w:sz="0" w:space="0" w:color="auto"/>
            <w:bottom w:val="none" w:sz="0" w:space="0" w:color="auto"/>
            <w:right w:val="none" w:sz="0" w:space="0" w:color="auto"/>
          </w:divBdr>
        </w:div>
        <w:div w:id="1083260239">
          <w:marLeft w:val="1166"/>
          <w:marRight w:val="0"/>
          <w:marTop w:val="115"/>
          <w:marBottom w:val="0"/>
          <w:divBdr>
            <w:top w:val="none" w:sz="0" w:space="0" w:color="auto"/>
            <w:left w:val="none" w:sz="0" w:space="0" w:color="auto"/>
            <w:bottom w:val="none" w:sz="0" w:space="0" w:color="auto"/>
            <w:right w:val="none" w:sz="0" w:space="0" w:color="auto"/>
          </w:divBdr>
        </w:div>
        <w:div w:id="1895847970">
          <w:marLeft w:val="1166"/>
          <w:marRight w:val="0"/>
          <w:marTop w:val="115"/>
          <w:marBottom w:val="0"/>
          <w:divBdr>
            <w:top w:val="none" w:sz="0" w:space="0" w:color="auto"/>
            <w:left w:val="none" w:sz="0" w:space="0" w:color="auto"/>
            <w:bottom w:val="none" w:sz="0" w:space="0" w:color="auto"/>
            <w:right w:val="none" w:sz="0" w:space="0" w:color="auto"/>
          </w:divBdr>
        </w:div>
        <w:div w:id="1923489635">
          <w:marLeft w:val="547"/>
          <w:marRight w:val="0"/>
          <w:marTop w:val="130"/>
          <w:marBottom w:val="0"/>
          <w:divBdr>
            <w:top w:val="none" w:sz="0" w:space="0" w:color="auto"/>
            <w:left w:val="none" w:sz="0" w:space="0" w:color="auto"/>
            <w:bottom w:val="none" w:sz="0" w:space="0" w:color="auto"/>
            <w:right w:val="none" w:sz="0" w:space="0" w:color="auto"/>
          </w:divBdr>
        </w:div>
      </w:divsChild>
    </w:div>
    <w:div w:id="564141314">
      <w:bodyDiv w:val="1"/>
      <w:marLeft w:val="0"/>
      <w:marRight w:val="0"/>
      <w:marTop w:val="0"/>
      <w:marBottom w:val="0"/>
      <w:divBdr>
        <w:top w:val="none" w:sz="0" w:space="0" w:color="auto"/>
        <w:left w:val="none" w:sz="0" w:space="0" w:color="auto"/>
        <w:bottom w:val="none" w:sz="0" w:space="0" w:color="auto"/>
        <w:right w:val="none" w:sz="0" w:space="0" w:color="auto"/>
      </w:divBdr>
    </w:div>
    <w:div w:id="564293104">
      <w:bodyDiv w:val="1"/>
      <w:marLeft w:val="0"/>
      <w:marRight w:val="0"/>
      <w:marTop w:val="0"/>
      <w:marBottom w:val="0"/>
      <w:divBdr>
        <w:top w:val="none" w:sz="0" w:space="0" w:color="auto"/>
        <w:left w:val="none" w:sz="0" w:space="0" w:color="auto"/>
        <w:bottom w:val="none" w:sz="0" w:space="0" w:color="auto"/>
        <w:right w:val="none" w:sz="0" w:space="0" w:color="auto"/>
      </w:divBdr>
      <w:divsChild>
        <w:div w:id="250940079">
          <w:marLeft w:val="2160"/>
          <w:marRight w:val="0"/>
          <w:marTop w:val="0"/>
          <w:marBottom w:val="0"/>
          <w:divBdr>
            <w:top w:val="none" w:sz="0" w:space="0" w:color="auto"/>
            <w:left w:val="none" w:sz="0" w:space="0" w:color="auto"/>
            <w:bottom w:val="none" w:sz="0" w:space="0" w:color="auto"/>
            <w:right w:val="none" w:sz="0" w:space="0" w:color="auto"/>
          </w:divBdr>
        </w:div>
        <w:div w:id="737553487">
          <w:marLeft w:val="720"/>
          <w:marRight w:val="0"/>
          <w:marTop w:val="0"/>
          <w:marBottom w:val="0"/>
          <w:divBdr>
            <w:top w:val="none" w:sz="0" w:space="0" w:color="auto"/>
            <w:left w:val="none" w:sz="0" w:space="0" w:color="auto"/>
            <w:bottom w:val="none" w:sz="0" w:space="0" w:color="auto"/>
            <w:right w:val="none" w:sz="0" w:space="0" w:color="auto"/>
          </w:divBdr>
        </w:div>
        <w:div w:id="896479530">
          <w:marLeft w:val="720"/>
          <w:marRight w:val="0"/>
          <w:marTop w:val="0"/>
          <w:marBottom w:val="0"/>
          <w:divBdr>
            <w:top w:val="none" w:sz="0" w:space="0" w:color="auto"/>
            <w:left w:val="none" w:sz="0" w:space="0" w:color="auto"/>
            <w:bottom w:val="none" w:sz="0" w:space="0" w:color="auto"/>
            <w:right w:val="none" w:sz="0" w:space="0" w:color="auto"/>
          </w:divBdr>
        </w:div>
        <w:div w:id="1233201441">
          <w:marLeft w:val="1440"/>
          <w:marRight w:val="0"/>
          <w:marTop w:val="0"/>
          <w:marBottom w:val="0"/>
          <w:divBdr>
            <w:top w:val="none" w:sz="0" w:space="0" w:color="auto"/>
            <w:left w:val="none" w:sz="0" w:space="0" w:color="auto"/>
            <w:bottom w:val="none" w:sz="0" w:space="0" w:color="auto"/>
            <w:right w:val="none" w:sz="0" w:space="0" w:color="auto"/>
          </w:divBdr>
        </w:div>
        <w:div w:id="1430810217">
          <w:marLeft w:val="720"/>
          <w:marRight w:val="0"/>
          <w:marTop w:val="0"/>
          <w:marBottom w:val="0"/>
          <w:divBdr>
            <w:top w:val="none" w:sz="0" w:space="0" w:color="auto"/>
            <w:left w:val="none" w:sz="0" w:space="0" w:color="auto"/>
            <w:bottom w:val="none" w:sz="0" w:space="0" w:color="auto"/>
            <w:right w:val="none" w:sz="0" w:space="0" w:color="auto"/>
          </w:divBdr>
        </w:div>
        <w:div w:id="1432580092">
          <w:marLeft w:val="1440"/>
          <w:marRight w:val="0"/>
          <w:marTop w:val="0"/>
          <w:marBottom w:val="0"/>
          <w:divBdr>
            <w:top w:val="none" w:sz="0" w:space="0" w:color="auto"/>
            <w:left w:val="none" w:sz="0" w:space="0" w:color="auto"/>
            <w:bottom w:val="none" w:sz="0" w:space="0" w:color="auto"/>
            <w:right w:val="none" w:sz="0" w:space="0" w:color="auto"/>
          </w:divBdr>
        </w:div>
        <w:div w:id="1545213656">
          <w:marLeft w:val="1440"/>
          <w:marRight w:val="0"/>
          <w:marTop w:val="0"/>
          <w:marBottom w:val="0"/>
          <w:divBdr>
            <w:top w:val="none" w:sz="0" w:space="0" w:color="auto"/>
            <w:left w:val="none" w:sz="0" w:space="0" w:color="auto"/>
            <w:bottom w:val="none" w:sz="0" w:space="0" w:color="auto"/>
            <w:right w:val="none" w:sz="0" w:space="0" w:color="auto"/>
          </w:divBdr>
        </w:div>
        <w:div w:id="2084908569">
          <w:marLeft w:val="720"/>
          <w:marRight w:val="0"/>
          <w:marTop w:val="0"/>
          <w:marBottom w:val="0"/>
          <w:divBdr>
            <w:top w:val="none" w:sz="0" w:space="0" w:color="auto"/>
            <w:left w:val="none" w:sz="0" w:space="0" w:color="auto"/>
            <w:bottom w:val="none" w:sz="0" w:space="0" w:color="auto"/>
            <w:right w:val="none" w:sz="0" w:space="0" w:color="auto"/>
          </w:divBdr>
        </w:div>
        <w:div w:id="2089380272">
          <w:marLeft w:val="2160"/>
          <w:marRight w:val="0"/>
          <w:marTop w:val="0"/>
          <w:marBottom w:val="0"/>
          <w:divBdr>
            <w:top w:val="none" w:sz="0" w:space="0" w:color="auto"/>
            <w:left w:val="none" w:sz="0" w:space="0" w:color="auto"/>
            <w:bottom w:val="none" w:sz="0" w:space="0" w:color="auto"/>
            <w:right w:val="none" w:sz="0" w:space="0" w:color="auto"/>
          </w:divBdr>
        </w:div>
      </w:divsChild>
    </w:div>
    <w:div w:id="564803539">
      <w:bodyDiv w:val="1"/>
      <w:marLeft w:val="0"/>
      <w:marRight w:val="0"/>
      <w:marTop w:val="0"/>
      <w:marBottom w:val="0"/>
      <w:divBdr>
        <w:top w:val="none" w:sz="0" w:space="0" w:color="auto"/>
        <w:left w:val="none" w:sz="0" w:space="0" w:color="auto"/>
        <w:bottom w:val="none" w:sz="0" w:space="0" w:color="auto"/>
        <w:right w:val="none" w:sz="0" w:space="0" w:color="auto"/>
      </w:divBdr>
    </w:div>
    <w:div w:id="565532648">
      <w:bodyDiv w:val="1"/>
      <w:marLeft w:val="0"/>
      <w:marRight w:val="0"/>
      <w:marTop w:val="0"/>
      <w:marBottom w:val="0"/>
      <w:divBdr>
        <w:top w:val="none" w:sz="0" w:space="0" w:color="auto"/>
        <w:left w:val="none" w:sz="0" w:space="0" w:color="auto"/>
        <w:bottom w:val="none" w:sz="0" w:space="0" w:color="auto"/>
        <w:right w:val="none" w:sz="0" w:space="0" w:color="auto"/>
      </w:divBdr>
    </w:div>
    <w:div w:id="565608396">
      <w:bodyDiv w:val="1"/>
      <w:marLeft w:val="0"/>
      <w:marRight w:val="0"/>
      <w:marTop w:val="0"/>
      <w:marBottom w:val="0"/>
      <w:divBdr>
        <w:top w:val="none" w:sz="0" w:space="0" w:color="auto"/>
        <w:left w:val="none" w:sz="0" w:space="0" w:color="auto"/>
        <w:bottom w:val="none" w:sz="0" w:space="0" w:color="auto"/>
        <w:right w:val="none" w:sz="0" w:space="0" w:color="auto"/>
      </w:divBdr>
      <w:divsChild>
        <w:div w:id="462122012">
          <w:marLeft w:val="1800"/>
          <w:marRight w:val="0"/>
          <w:marTop w:val="96"/>
          <w:marBottom w:val="0"/>
          <w:divBdr>
            <w:top w:val="none" w:sz="0" w:space="0" w:color="auto"/>
            <w:left w:val="none" w:sz="0" w:space="0" w:color="auto"/>
            <w:bottom w:val="none" w:sz="0" w:space="0" w:color="auto"/>
            <w:right w:val="none" w:sz="0" w:space="0" w:color="auto"/>
          </w:divBdr>
        </w:div>
        <w:div w:id="1181358115">
          <w:marLeft w:val="1166"/>
          <w:marRight w:val="0"/>
          <w:marTop w:val="115"/>
          <w:marBottom w:val="0"/>
          <w:divBdr>
            <w:top w:val="none" w:sz="0" w:space="0" w:color="auto"/>
            <w:left w:val="none" w:sz="0" w:space="0" w:color="auto"/>
            <w:bottom w:val="none" w:sz="0" w:space="0" w:color="auto"/>
            <w:right w:val="none" w:sz="0" w:space="0" w:color="auto"/>
          </w:divBdr>
        </w:div>
        <w:div w:id="1429236279">
          <w:marLeft w:val="547"/>
          <w:marRight w:val="0"/>
          <w:marTop w:val="134"/>
          <w:marBottom w:val="0"/>
          <w:divBdr>
            <w:top w:val="none" w:sz="0" w:space="0" w:color="auto"/>
            <w:left w:val="none" w:sz="0" w:space="0" w:color="auto"/>
            <w:bottom w:val="none" w:sz="0" w:space="0" w:color="auto"/>
            <w:right w:val="none" w:sz="0" w:space="0" w:color="auto"/>
          </w:divBdr>
        </w:div>
      </w:divsChild>
    </w:div>
    <w:div w:id="567690621">
      <w:bodyDiv w:val="1"/>
      <w:marLeft w:val="0"/>
      <w:marRight w:val="0"/>
      <w:marTop w:val="0"/>
      <w:marBottom w:val="0"/>
      <w:divBdr>
        <w:top w:val="none" w:sz="0" w:space="0" w:color="auto"/>
        <w:left w:val="none" w:sz="0" w:space="0" w:color="auto"/>
        <w:bottom w:val="none" w:sz="0" w:space="0" w:color="auto"/>
        <w:right w:val="none" w:sz="0" w:space="0" w:color="auto"/>
      </w:divBdr>
      <w:divsChild>
        <w:div w:id="920989877">
          <w:marLeft w:val="547"/>
          <w:marRight w:val="0"/>
          <w:marTop w:val="134"/>
          <w:marBottom w:val="120"/>
          <w:divBdr>
            <w:top w:val="none" w:sz="0" w:space="0" w:color="auto"/>
            <w:left w:val="none" w:sz="0" w:space="0" w:color="auto"/>
            <w:bottom w:val="none" w:sz="0" w:space="0" w:color="auto"/>
            <w:right w:val="none" w:sz="0" w:space="0" w:color="auto"/>
          </w:divBdr>
        </w:div>
        <w:div w:id="1259561988">
          <w:marLeft w:val="1166"/>
          <w:marRight w:val="0"/>
          <w:marTop w:val="115"/>
          <w:marBottom w:val="120"/>
          <w:divBdr>
            <w:top w:val="none" w:sz="0" w:space="0" w:color="auto"/>
            <w:left w:val="none" w:sz="0" w:space="0" w:color="auto"/>
            <w:bottom w:val="none" w:sz="0" w:space="0" w:color="auto"/>
            <w:right w:val="none" w:sz="0" w:space="0" w:color="auto"/>
          </w:divBdr>
        </w:div>
        <w:div w:id="1492260852">
          <w:marLeft w:val="1166"/>
          <w:marRight w:val="0"/>
          <w:marTop w:val="115"/>
          <w:marBottom w:val="120"/>
          <w:divBdr>
            <w:top w:val="none" w:sz="0" w:space="0" w:color="auto"/>
            <w:left w:val="none" w:sz="0" w:space="0" w:color="auto"/>
            <w:bottom w:val="none" w:sz="0" w:space="0" w:color="auto"/>
            <w:right w:val="none" w:sz="0" w:space="0" w:color="auto"/>
          </w:divBdr>
        </w:div>
        <w:div w:id="1721712700">
          <w:marLeft w:val="547"/>
          <w:marRight w:val="0"/>
          <w:marTop w:val="134"/>
          <w:marBottom w:val="120"/>
          <w:divBdr>
            <w:top w:val="none" w:sz="0" w:space="0" w:color="auto"/>
            <w:left w:val="none" w:sz="0" w:space="0" w:color="auto"/>
            <w:bottom w:val="none" w:sz="0" w:space="0" w:color="auto"/>
            <w:right w:val="none" w:sz="0" w:space="0" w:color="auto"/>
          </w:divBdr>
        </w:div>
        <w:div w:id="1765761584">
          <w:marLeft w:val="1166"/>
          <w:marRight w:val="0"/>
          <w:marTop w:val="115"/>
          <w:marBottom w:val="120"/>
          <w:divBdr>
            <w:top w:val="none" w:sz="0" w:space="0" w:color="auto"/>
            <w:left w:val="none" w:sz="0" w:space="0" w:color="auto"/>
            <w:bottom w:val="none" w:sz="0" w:space="0" w:color="auto"/>
            <w:right w:val="none" w:sz="0" w:space="0" w:color="auto"/>
          </w:divBdr>
        </w:div>
      </w:divsChild>
    </w:div>
    <w:div w:id="567761843">
      <w:bodyDiv w:val="1"/>
      <w:marLeft w:val="0"/>
      <w:marRight w:val="0"/>
      <w:marTop w:val="0"/>
      <w:marBottom w:val="0"/>
      <w:divBdr>
        <w:top w:val="none" w:sz="0" w:space="0" w:color="auto"/>
        <w:left w:val="none" w:sz="0" w:space="0" w:color="auto"/>
        <w:bottom w:val="none" w:sz="0" w:space="0" w:color="auto"/>
        <w:right w:val="none" w:sz="0" w:space="0" w:color="auto"/>
      </w:divBdr>
    </w:div>
    <w:div w:id="567804152">
      <w:bodyDiv w:val="1"/>
      <w:marLeft w:val="0"/>
      <w:marRight w:val="0"/>
      <w:marTop w:val="0"/>
      <w:marBottom w:val="0"/>
      <w:divBdr>
        <w:top w:val="none" w:sz="0" w:space="0" w:color="auto"/>
        <w:left w:val="none" w:sz="0" w:space="0" w:color="auto"/>
        <w:bottom w:val="none" w:sz="0" w:space="0" w:color="auto"/>
        <w:right w:val="none" w:sz="0" w:space="0" w:color="auto"/>
      </w:divBdr>
    </w:div>
    <w:div w:id="568424921">
      <w:bodyDiv w:val="1"/>
      <w:marLeft w:val="0"/>
      <w:marRight w:val="0"/>
      <w:marTop w:val="0"/>
      <w:marBottom w:val="0"/>
      <w:divBdr>
        <w:top w:val="none" w:sz="0" w:space="0" w:color="auto"/>
        <w:left w:val="none" w:sz="0" w:space="0" w:color="auto"/>
        <w:bottom w:val="none" w:sz="0" w:space="0" w:color="auto"/>
        <w:right w:val="none" w:sz="0" w:space="0" w:color="auto"/>
      </w:divBdr>
      <w:divsChild>
        <w:div w:id="72899968">
          <w:marLeft w:val="1166"/>
          <w:marRight w:val="0"/>
          <w:marTop w:val="134"/>
          <w:marBottom w:val="0"/>
          <w:divBdr>
            <w:top w:val="none" w:sz="0" w:space="0" w:color="auto"/>
            <w:left w:val="none" w:sz="0" w:space="0" w:color="auto"/>
            <w:bottom w:val="none" w:sz="0" w:space="0" w:color="auto"/>
            <w:right w:val="none" w:sz="0" w:space="0" w:color="auto"/>
          </w:divBdr>
        </w:div>
        <w:div w:id="231544459">
          <w:marLeft w:val="547"/>
          <w:marRight w:val="0"/>
          <w:marTop w:val="154"/>
          <w:marBottom w:val="0"/>
          <w:divBdr>
            <w:top w:val="none" w:sz="0" w:space="0" w:color="auto"/>
            <w:left w:val="none" w:sz="0" w:space="0" w:color="auto"/>
            <w:bottom w:val="none" w:sz="0" w:space="0" w:color="auto"/>
            <w:right w:val="none" w:sz="0" w:space="0" w:color="auto"/>
          </w:divBdr>
        </w:div>
        <w:div w:id="582033902">
          <w:marLeft w:val="547"/>
          <w:marRight w:val="0"/>
          <w:marTop w:val="154"/>
          <w:marBottom w:val="0"/>
          <w:divBdr>
            <w:top w:val="none" w:sz="0" w:space="0" w:color="auto"/>
            <w:left w:val="none" w:sz="0" w:space="0" w:color="auto"/>
            <w:bottom w:val="none" w:sz="0" w:space="0" w:color="auto"/>
            <w:right w:val="none" w:sz="0" w:space="0" w:color="auto"/>
          </w:divBdr>
        </w:div>
        <w:div w:id="614335895">
          <w:marLeft w:val="1166"/>
          <w:marRight w:val="0"/>
          <w:marTop w:val="134"/>
          <w:marBottom w:val="0"/>
          <w:divBdr>
            <w:top w:val="none" w:sz="0" w:space="0" w:color="auto"/>
            <w:left w:val="none" w:sz="0" w:space="0" w:color="auto"/>
            <w:bottom w:val="none" w:sz="0" w:space="0" w:color="auto"/>
            <w:right w:val="none" w:sz="0" w:space="0" w:color="auto"/>
          </w:divBdr>
        </w:div>
        <w:div w:id="1258099207">
          <w:marLeft w:val="1166"/>
          <w:marRight w:val="0"/>
          <w:marTop w:val="134"/>
          <w:marBottom w:val="0"/>
          <w:divBdr>
            <w:top w:val="none" w:sz="0" w:space="0" w:color="auto"/>
            <w:left w:val="none" w:sz="0" w:space="0" w:color="auto"/>
            <w:bottom w:val="none" w:sz="0" w:space="0" w:color="auto"/>
            <w:right w:val="none" w:sz="0" w:space="0" w:color="auto"/>
          </w:divBdr>
        </w:div>
      </w:divsChild>
    </w:div>
    <w:div w:id="570240993">
      <w:bodyDiv w:val="1"/>
      <w:marLeft w:val="0"/>
      <w:marRight w:val="0"/>
      <w:marTop w:val="0"/>
      <w:marBottom w:val="0"/>
      <w:divBdr>
        <w:top w:val="none" w:sz="0" w:space="0" w:color="auto"/>
        <w:left w:val="none" w:sz="0" w:space="0" w:color="auto"/>
        <w:bottom w:val="none" w:sz="0" w:space="0" w:color="auto"/>
        <w:right w:val="none" w:sz="0" w:space="0" w:color="auto"/>
      </w:divBdr>
    </w:div>
    <w:div w:id="570432235">
      <w:bodyDiv w:val="1"/>
      <w:marLeft w:val="0"/>
      <w:marRight w:val="0"/>
      <w:marTop w:val="0"/>
      <w:marBottom w:val="0"/>
      <w:divBdr>
        <w:top w:val="none" w:sz="0" w:space="0" w:color="auto"/>
        <w:left w:val="none" w:sz="0" w:space="0" w:color="auto"/>
        <w:bottom w:val="none" w:sz="0" w:space="0" w:color="auto"/>
        <w:right w:val="none" w:sz="0" w:space="0" w:color="auto"/>
      </w:divBdr>
    </w:div>
    <w:div w:id="570627808">
      <w:bodyDiv w:val="1"/>
      <w:marLeft w:val="0"/>
      <w:marRight w:val="0"/>
      <w:marTop w:val="0"/>
      <w:marBottom w:val="0"/>
      <w:divBdr>
        <w:top w:val="none" w:sz="0" w:space="0" w:color="auto"/>
        <w:left w:val="none" w:sz="0" w:space="0" w:color="auto"/>
        <w:bottom w:val="none" w:sz="0" w:space="0" w:color="auto"/>
        <w:right w:val="none" w:sz="0" w:space="0" w:color="auto"/>
      </w:divBdr>
      <w:divsChild>
        <w:div w:id="271480258">
          <w:marLeft w:val="1166"/>
          <w:marRight w:val="0"/>
          <w:marTop w:val="77"/>
          <w:marBottom w:val="0"/>
          <w:divBdr>
            <w:top w:val="none" w:sz="0" w:space="0" w:color="auto"/>
            <w:left w:val="none" w:sz="0" w:space="0" w:color="auto"/>
            <w:bottom w:val="none" w:sz="0" w:space="0" w:color="auto"/>
            <w:right w:val="none" w:sz="0" w:space="0" w:color="auto"/>
          </w:divBdr>
        </w:div>
        <w:div w:id="397703733">
          <w:marLeft w:val="547"/>
          <w:marRight w:val="0"/>
          <w:marTop w:val="86"/>
          <w:marBottom w:val="0"/>
          <w:divBdr>
            <w:top w:val="none" w:sz="0" w:space="0" w:color="auto"/>
            <w:left w:val="none" w:sz="0" w:space="0" w:color="auto"/>
            <w:bottom w:val="none" w:sz="0" w:space="0" w:color="auto"/>
            <w:right w:val="none" w:sz="0" w:space="0" w:color="auto"/>
          </w:divBdr>
        </w:div>
        <w:div w:id="597178500">
          <w:marLeft w:val="1166"/>
          <w:marRight w:val="0"/>
          <w:marTop w:val="67"/>
          <w:marBottom w:val="0"/>
          <w:divBdr>
            <w:top w:val="none" w:sz="0" w:space="0" w:color="auto"/>
            <w:left w:val="none" w:sz="0" w:space="0" w:color="auto"/>
            <w:bottom w:val="none" w:sz="0" w:space="0" w:color="auto"/>
            <w:right w:val="none" w:sz="0" w:space="0" w:color="auto"/>
          </w:divBdr>
        </w:div>
        <w:div w:id="751776034">
          <w:marLeft w:val="547"/>
          <w:marRight w:val="0"/>
          <w:marTop w:val="86"/>
          <w:marBottom w:val="0"/>
          <w:divBdr>
            <w:top w:val="none" w:sz="0" w:space="0" w:color="auto"/>
            <w:left w:val="none" w:sz="0" w:space="0" w:color="auto"/>
            <w:bottom w:val="none" w:sz="0" w:space="0" w:color="auto"/>
            <w:right w:val="none" w:sz="0" w:space="0" w:color="auto"/>
          </w:divBdr>
        </w:div>
        <w:div w:id="1079205725">
          <w:marLeft w:val="1166"/>
          <w:marRight w:val="0"/>
          <w:marTop w:val="86"/>
          <w:marBottom w:val="0"/>
          <w:divBdr>
            <w:top w:val="none" w:sz="0" w:space="0" w:color="auto"/>
            <w:left w:val="none" w:sz="0" w:space="0" w:color="auto"/>
            <w:bottom w:val="none" w:sz="0" w:space="0" w:color="auto"/>
            <w:right w:val="none" w:sz="0" w:space="0" w:color="auto"/>
          </w:divBdr>
        </w:div>
        <w:div w:id="1196230874">
          <w:marLeft w:val="1166"/>
          <w:marRight w:val="0"/>
          <w:marTop w:val="77"/>
          <w:marBottom w:val="0"/>
          <w:divBdr>
            <w:top w:val="none" w:sz="0" w:space="0" w:color="auto"/>
            <w:left w:val="none" w:sz="0" w:space="0" w:color="auto"/>
            <w:bottom w:val="none" w:sz="0" w:space="0" w:color="auto"/>
            <w:right w:val="none" w:sz="0" w:space="0" w:color="auto"/>
          </w:divBdr>
        </w:div>
        <w:div w:id="1265263674">
          <w:marLeft w:val="1800"/>
          <w:marRight w:val="0"/>
          <w:marTop w:val="67"/>
          <w:marBottom w:val="0"/>
          <w:divBdr>
            <w:top w:val="none" w:sz="0" w:space="0" w:color="auto"/>
            <w:left w:val="none" w:sz="0" w:space="0" w:color="auto"/>
            <w:bottom w:val="none" w:sz="0" w:space="0" w:color="auto"/>
            <w:right w:val="none" w:sz="0" w:space="0" w:color="auto"/>
          </w:divBdr>
        </w:div>
        <w:div w:id="1283458706">
          <w:marLeft w:val="1800"/>
          <w:marRight w:val="0"/>
          <w:marTop w:val="67"/>
          <w:marBottom w:val="0"/>
          <w:divBdr>
            <w:top w:val="none" w:sz="0" w:space="0" w:color="auto"/>
            <w:left w:val="none" w:sz="0" w:space="0" w:color="auto"/>
            <w:bottom w:val="none" w:sz="0" w:space="0" w:color="auto"/>
            <w:right w:val="none" w:sz="0" w:space="0" w:color="auto"/>
          </w:divBdr>
        </w:div>
        <w:div w:id="1429084794">
          <w:marLeft w:val="1800"/>
          <w:marRight w:val="0"/>
          <w:marTop w:val="67"/>
          <w:marBottom w:val="0"/>
          <w:divBdr>
            <w:top w:val="none" w:sz="0" w:space="0" w:color="auto"/>
            <w:left w:val="none" w:sz="0" w:space="0" w:color="auto"/>
            <w:bottom w:val="none" w:sz="0" w:space="0" w:color="auto"/>
            <w:right w:val="none" w:sz="0" w:space="0" w:color="auto"/>
          </w:divBdr>
        </w:div>
        <w:div w:id="1559508474">
          <w:marLeft w:val="1800"/>
          <w:marRight w:val="0"/>
          <w:marTop w:val="67"/>
          <w:marBottom w:val="0"/>
          <w:divBdr>
            <w:top w:val="none" w:sz="0" w:space="0" w:color="auto"/>
            <w:left w:val="none" w:sz="0" w:space="0" w:color="auto"/>
            <w:bottom w:val="none" w:sz="0" w:space="0" w:color="auto"/>
            <w:right w:val="none" w:sz="0" w:space="0" w:color="auto"/>
          </w:divBdr>
        </w:div>
        <w:div w:id="1666930939">
          <w:marLeft w:val="1166"/>
          <w:marRight w:val="0"/>
          <w:marTop w:val="67"/>
          <w:marBottom w:val="0"/>
          <w:divBdr>
            <w:top w:val="none" w:sz="0" w:space="0" w:color="auto"/>
            <w:left w:val="none" w:sz="0" w:space="0" w:color="auto"/>
            <w:bottom w:val="none" w:sz="0" w:space="0" w:color="auto"/>
            <w:right w:val="none" w:sz="0" w:space="0" w:color="auto"/>
          </w:divBdr>
        </w:div>
        <w:div w:id="1814635781">
          <w:marLeft w:val="1166"/>
          <w:marRight w:val="0"/>
          <w:marTop w:val="67"/>
          <w:marBottom w:val="0"/>
          <w:divBdr>
            <w:top w:val="none" w:sz="0" w:space="0" w:color="auto"/>
            <w:left w:val="none" w:sz="0" w:space="0" w:color="auto"/>
            <w:bottom w:val="none" w:sz="0" w:space="0" w:color="auto"/>
            <w:right w:val="none" w:sz="0" w:space="0" w:color="auto"/>
          </w:divBdr>
        </w:div>
        <w:div w:id="1985116528">
          <w:marLeft w:val="547"/>
          <w:marRight w:val="0"/>
          <w:marTop w:val="96"/>
          <w:marBottom w:val="0"/>
          <w:divBdr>
            <w:top w:val="none" w:sz="0" w:space="0" w:color="auto"/>
            <w:left w:val="none" w:sz="0" w:space="0" w:color="auto"/>
            <w:bottom w:val="none" w:sz="0" w:space="0" w:color="auto"/>
            <w:right w:val="none" w:sz="0" w:space="0" w:color="auto"/>
          </w:divBdr>
        </w:div>
        <w:div w:id="2018458716">
          <w:marLeft w:val="1166"/>
          <w:marRight w:val="0"/>
          <w:marTop w:val="67"/>
          <w:marBottom w:val="0"/>
          <w:divBdr>
            <w:top w:val="none" w:sz="0" w:space="0" w:color="auto"/>
            <w:left w:val="none" w:sz="0" w:space="0" w:color="auto"/>
            <w:bottom w:val="none" w:sz="0" w:space="0" w:color="auto"/>
            <w:right w:val="none" w:sz="0" w:space="0" w:color="auto"/>
          </w:divBdr>
        </w:div>
      </w:divsChild>
    </w:div>
    <w:div w:id="571159728">
      <w:bodyDiv w:val="1"/>
      <w:marLeft w:val="0"/>
      <w:marRight w:val="0"/>
      <w:marTop w:val="0"/>
      <w:marBottom w:val="0"/>
      <w:divBdr>
        <w:top w:val="none" w:sz="0" w:space="0" w:color="auto"/>
        <w:left w:val="none" w:sz="0" w:space="0" w:color="auto"/>
        <w:bottom w:val="none" w:sz="0" w:space="0" w:color="auto"/>
        <w:right w:val="none" w:sz="0" w:space="0" w:color="auto"/>
      </w:divBdr>
    </w:div>
    <w:div w:id="572004490">
      <w:bodyDiv w:val="1"/>
      <w:marLeft w:val="0"/>
      <w:marRight w:val="0"/>
      <w:marTop w:val="0"/>
      <w:marBottom w:val="0"/>
      <w:divBdr>
        <w:top w:val="none" w:sz="0" w:space="0" w:color="auto"/>
        <w:left w:val="none" w:sz="0" w:space="0" w:color="auto"/>
        <w:bottom w:val="none" w:sz="0" w:space="0" w:color="auto"/>
        <w:right w:val="none" w:sz="0" w:space="0" w:color="auto"/>
      </w:divBdr>
    </w:div>
    <w:div w:id="572275058">
      <w:bodyDiv w:val="1"/>
      <w:marLeft w:val="0"/>
      <w:marRight w:val="0"/>
      <w:marTop w:val="0"/>
      <w:marBottom w:val="0"/>
      <w:divBdr>
        <w:top w:val="none" w:sz="0" w:space="0" w:color="auto"/>
        <w:left w:val="none" w:sz="0" w:space="0" w:color="auto"/>
        <w:bottom w:val="none" w:sz="0" w:space="0" w:color="auto"/>
        <w:right w:val="none" w:sz="0" w:space="0" w:color="auto"/>
      </w:divBdr>
      <w:divsChild>
        <w:div w:id="154808598">
          <w:marLeft w:val="3600"/>
          <w:marRight w:val="0"/>
          <w:marTop w:val="0"/>
          <w:marBottom w:val="0"/>
          <w:divBdr>
            <w:top w:val="none" w:sz="0" w:space="0" w:color="auto"/>
            <w:left w:val="none" w:sz="0" w:space="0" w:color="auto"/>
            <w:bottom w:val="none" w:sz="0" w:space="0" w:color="auto"/>
            <w:right w:val="none" w:sz="0" w:space="0" w:color="auto"/>
          </w:divBdr>
        </w:div>
        <w:div w:id="456796685">
          <w:marLeft w:val="2160"/>
          <w:marRight w:val="0"/>
          <w:marTop w:val="0"/>
          <w:marBottom w:val="0"/>
          <w:divBdr>
            <w:top w:val="none" w:sz="0" w:space="0" w:color="auto"/>
            <w:left w:val="none" w:sz="0" w:space="0" w:color="auto"/>
            <w:bottom w:val="none" w:sz="0" w:space="0" w:color="auto"/>
            <w:right w:val="none" w:sz="0" w:space="0" w:color="auto"/>
          </w:divBdr>
        </w:div>
        <w:div w:id="921646301">
          <w:marLeft w:val="2160"/>
          <w:marRight w:val="0"/>
          <w:marTop w:val="0"/>
          <w:marBottom w:val="0"/>
          <w:divBdr>
            <w:top w:val="none" w:sz="0" w:space="0" w:color="auto"/>
            <w:left w:val="none" w:sz="0" w:space="0" w:color="auto"/>
            <w:bottom w:val="none" w:sz="0" w:space="0" w:color="auto"/>
            <w:right w:val="none" w:sz="0" w:space="0" w:color="auto"/>
          </w:divBdr>
        </w:div>
        <w:div w:id="991563265">
          <w:marLeft w:val="1440"/>
          <w:marRight w:val="0"/>
          <w:marTop w:val="0"/>
          <w:marBottom w:val="0"/>
          <w:divBdr>
            <w:top w:val="none" w:sz="0" w:space="0" w:color="auto"/>
            <w:left w:val="none" w:sz="0" w:space="0" w:color="auto"/>
            <w:bottom w:val="none" w:sz="0" w:space="0" w:color="auto"/>
            <w:right w:val="none" w:sz="0" w:space="0" w:color="auto"/>
          </w:divBdr>
        </w:div>
        <w:div w:id="1407189472">
          <w:marLeft w:val="1440"/>
          <w:marRight w:val="0"/>
          <w:marTop w:val="0"/>
          <w:marBottom w:val="0"/>
          <w:divBdr>
            <w:top w:val="none" w:sz="0" w:space="0" w:color="auto"/>
            <w:left w:val="none" w:sz="0" w:space="0" w:color="auto"/>
            <w:bottom w:val="none" w:sz="0" w:space="0" w:color="auto"/>
            <w:right w:val="none" w:sz="0" w:space="0" w:color="auto"/>
          </w:divBdr>
        </w:div>
        <w:div w:id="1557206108">
          <w:marLeft w:val="2880"/>
          <w:marRight w:val="0"/>
          <w:marTop w:val="0"/>
          <w:marBottom w:val="0"/>
          <w:divBdr>
            <w:top w:val="none" w:sz="0" w:space="0" w:color="auto"/>
            <w:left w:val="none" w:sz="0" w:space="0" w:color="auto"/>
            <w:bottom w:val="none" w:sz="0" w:space="0" w:color="auto"/>
            <w:right w:val="none" w:sz="0" w:space="0" w:color="auto"/>
          </w:divBdr>
        </w:div>
        <w:div w:id="1910268674">
          <w:marLeft w:val="2160"/>
          <w:marRight w:val="0"/>
          <w:marTop w:val="0"/>
          <w:marBottom w:val="0"/>
          <w:divBdr>
            <w:top w:val="none" w:sz="0" w:space="0" w:color="auto"/>
            <w:left w:val="none" w:sz="0" w:space="0" w:color="auto"/>
            <w:bottom w:val="none" w:sz="0" w:space="0" w:color="auto"/>
            <w:right w:val="none" w:sz="0" w:space="0" w:color="auto"/>
          </w:divBdr>
        </w:div>
      </w:divsChild>
    </w:div>
    <w:div w:id="573590759">
      <w:bodyDiv w:val="1"/>
      <w:marLeft w:val="0"/>
      <w:marRight w:val="0"/>
      <w:marTop w:val="0"/>
      <w:marBottom w:val="0"/>
      <w:divBdr>
        <w:top w:val="none" w:sz="0" w:space="0" w:color="auto"/>
        <w:left w:val="none" w:sz="0" w:space="0" w:color="auto"/>
        <w:bottom w:val="none" w:sz="0" w:space="0" w:color="auto"/>
        <w:right w:val="none" w:sz="0" w:space="0" w:color="auto"/>
      </w:divBdr>
      <w:divsChild>
        <w:div w:id="434133297">
          <w:marLeft w:val="547"/>
          <w:marRight w:val="0"/>
          <w:marTop w:val="154"/>
          <w:marBottom w:val="0"/>
          <w:divBdr>
            <w:top w:val="none" w:sz="0" w:space="0" w:color="auto"/>
            <w:left w:val="none" w:sz="0" w:space="0" w:color="auto"/>
            <w:bottom w:val="none" w:sz="0" w:space="0" w:color="auto"/>
            <w:right w:val="none" w:sz="0" w:space="0" w:color="auto"/>
          </w:divBdr>
        </w:div>
        <w:div w:id="1483540575">
          <w:marLeft w:val="547"/>
          <w:marRight w:val="0"/>
          <w:marTop w:val="154"/>
          <w:marBottom w:val="0"/>
          <w:divBdr>
            <w:top w:val="none" w:sz="0" w:space="0" w:color="auto"/>
            <w:left w:val="none" w:sz="0" w:space="0" w:color="auto"/>
            <w:bottom w:val="none" w:sz="0" w:space="0" w:color="auto"/>
            <w:right w:val="none" w:sz="0" w:space="0" w:color="auto"/>
          </w:divBdr>
        </w:div>
        <w:div w:id="1555389925">
          <w:marLeft w:val="1166"/>
          <w:marRight w:val="0"/>
          <w:marTop w:val="139"/>
          <w:marBottom w:val="0"/>
          <w:divBdr>
            <w:top w:val="none" w:sz="0" w:space="0" w:color="auto"/>
            <w:left w:val="none" w:sz="0" w:space="0" w:color="auto"/>
            <w:bottom w:val="none" w:sz="0" w:space="0" w:color="auto"/>
            <w:right w:val="none" w:sz="0" w:space="0" w:color="auto"/>
          </w:divBdr>
        </w:div>
        <w:div w:id="1703362801">
          <w:marLeft w:val="1800"/>
          <w:marRight w:val="0"/>
          <w:marTop w:val="120"/>
          <w:marBottom w:val="0"/>
          <w:divBdr>
            <w:top w:val="none" w:sz="0" w:space="0" w:color="auto"/>
            <w:left w:val="none" w:sz="0" w:space="0" w:color="auto"/>
            <w:bottom w:val="none" w:sz="0" w:space="0" w:color="auto"/>
            <w:right w:val="none" w:sz="0" w:space="0" w:color="auto"/>
          </w:divBdr>
        </w:div>
        <w:div w:id="1924757927">
          <w:marLeft w:val="1166"/>
          <w:marRight w:val="0"/>
          <w:marTop w:val="139"/>
          <w:marBottom w:val="0"/>
          <w:divBdr>
            <w:top w:val="none" w:sz="0" w:space="0" w:color="auto"/>
            <w:left w:val="none" w:sz="0" w:space="0" w:color="auto"/>
            <w:bottom w:val="none" w:sz="0" w:space="0" w:color="auto"/>
            <w:right w:val="none" w:sz="0" w:space="0" w:color="auto"/>
          </w:divBdr>
        </w:div>
      </w:divsChild>
    </w:div>
    <w:div w:id="573777357">
      <w:bodyDiv w:val="1"/>
      <w:marLeft w:val="0"/>
      <w:marRight w:val="0"/>
      <w:marTop w:val="0"/>
      <w:marBottom w:val="0"/>
      <w:divBdr>
        <w:top w:val="none" w:sz="0" w:space="0" w:color="auto"/>
        <w:left w:val="none" w:sz="0" w:space="0" w:color="auto"/>
        <w:bottom w:val="none" w:sz="0" w:space="0" w:color="auto"/>
        <w:right w:val="none" w:sz="0" w:space="0" w:color="auto"/>
      </w:divBdr>
    </w:div>
    <w:div w:id="575091111">
      <w:bodyDiv w:val="1"/>
      <w:marLeft w:val="0"/>
      <w:marRight w:val="0"/>
      <w:marTop w:val="0"/>
      <w:marBottom w:val="0"/>
      <w:divBdr>
        <w:top w:val="none" w:sz="0" w:space="0" w:color="auto"/>
        <w:left w:val="none" w:sz="0" w:space="0" w:color="auto"/>
        <w:bottom w:val="none" w:sz="0" w:space="0" w:color="auto"/>
        <w:right w:val="none" w:sz="0" w:space="0" w:color="auto"/>
      </w:divBdr>
    </w:div>
    <w:div w:id="575631004">
      <w:bodyDiv w:val="1"/>
      <w:marLeft w:val="0"/>
      <w:marRight w:val="0"/>
      <w:marTop w:val="0"/>
      <w:marBottom w:val="0"/>
      <w:divBdr>
        <w:top w:val="none" w:sz="0" w:space="0" w:color="auto"/>
        <w:left w:val="none" w:sz="0" w:space="0" w:color="auto"/>
        <w:bottom w:val="none" w:sz="0" w:space="0" w:color="auto"/>
        <w:right w:val="none" w:sz="0" w:space="0" w:color="auto"/>
      </w:divBdr>
    </w:div>
    <w:div w:id="575751665">
      <w:bodyDiv w:val="1"/>
      <w:marLeft w:val="0"/>
      <w:marRight w:val="0"/>
      <w:marTop w:val="0"/>
      <w:marBottom w:val="0"/>
      <w:divBdr>
        <w:top w:val="none" w:sz="0" w:space="0" w:color="auto"/>
        <w:left w:val="none" w:sz="0" w:space="0" w:color="auto"/>
        <w:bottom w:val="none" w:sz="0" w:space="0" w:color="auto"/>
        <w:right w:val="none" w:sz="0" w:space="0" w:color="auto"/>
      </w:divBdr>
    </w:div>
    <w:div w:id="575821253">
      <w:bodyDiv w:val="1"/>
      <w:marLeft w:val="0"/>
      <w:marRight w:val="0"/>
      <w:marTop w:val="0"/>
      <w:marBottom w:val="0"/>
      <w:divBdr>
        <w:top w:val="none" w:sz="0" w:space="0" w:color="auto"/>
        <w:left w:val="none" w:sz="0" w:space="0" w:color="auto"/>
        <w:bottom w:val="none" w:sz="0" w:space="0" w:color="auto"/>
        <w:right w:val="none" w:sz="0" w:space="0" w:color="auto"/>
      </w:divBdr>
    </w:div>
    <w:div w:id="577859795">
      <w:bodyDiv w:val="1"/>
      <w:marLeft w:val="0"/>
      <w:marRight w:val="0"/>
      <w:marTop w:val="0"/>
      <w:marBottom w:val="0"/>
      <w:divBdr>
        <w:top w:val="none" w:sz="0" w:space="0" w:color="auto"/>
        <w:left w:val="none" w:sz="0" w:space="0" w:color="auto"/>
        <w:bottom w:val="none" w:sz="0" w:space="0" w:color="auto"/>
        <w:right w:val="none" w:sz="0" w:space="0" w:color="auto"/>
      </w:divBdr>
      <w:divsChild>
        <w:div w:id="957025465">
          <w:marLeft w:val="0"/>
          <w:marRight w:val="0"/>
          <w:marTop w:val="0"/>
          <w:marBottom w:val="0"/>
          <w:divBdr>
            <w:top w:val="none" w:sz="0" w:space="0" w:color="auto"/>
            <w:left w:val="none" w:sz="0" w:space="0" w:color="auto"/>
            <w:bottom w:val="none" w:sz="0" w:space="0" w:color="auto"/>
            <w:right w:val="none" w:sz="0" w:space="0" w:color="auto"/>
          </w:divBdr>
        </w:div>
      </w:divsChild>
    </w:div>
    <w:div w:id="578565337">
      <w:bodyDiv w:val="1"/>
      <w:marLeft w:val="0"/>
      <w:marRight w:val="0"/>
      <w:marTop w:val="0"/>
      <w:marBottom w:val="0"/>
      <w:divBdr>
        <w:top w:val="none" w:sz="0" w:space="0" w:color="auto"/>
        <w:left w:val="none" w:sz="0" w:space="0" w:color="auto"/>
        <w:bottom w:val="none" w:sz="0" w:space="0" w:color="auto"/>
        <w:right w:val="none" w:sz="0" w:space="0" w:color="auto"/>
      </w:divBdr>
    </w:div>
    <w:div w:id="579561412">
      <w:bodyDiv w:val="1"/>
      <w:marLeft w:val="0"/>
      <w:marRight w:val="0"/>
      <w:marTop w:val="0"/>
      <w:marBottom w:val="0"/>
      <w:divBdr>
        <w:top w:val="none" w:sz="0" w:space="0" w:color="auto"/>
        <w:left w:val="none" w:sz="0" w:space="0" w:color="auto"/>
        <w:bottom w:val="none" w:sz="0" w:space="0" w:color="auto"/>
        <w:right w:val="none" w:sz="0" w:space="0" w:color="auto"/>
      </w:divBdr>
    </w:div>
    <w:div w:id="579871751">
      <w:bodyDiv w:val="1"/>
      <w:marLeft w:val="0"/>
      <w:marRight w:val="0"/>
      <w:marTop w:val="0"/>
      <w:marBottom w:val="0"/>
      <w:divBdr>
        <w:top w:val="none" w:sz="0" w:space="0" w:color="auto"/>
        <w:left w:val="none" w:sz="0" w:space="0" w:color="auto"/>
        <w:bottom w:val="none" w:sz="0" w:space="0" w:color="auto"/>
        <w:right w:val="none" w:sz="0" w:space="0" w:color="auto"/>
      </w:divBdr>
    </w:div>
    <w:div w:id="580024284">
      <w:bodyDiv w:val="1"/>
      <w:marLeft w:val="0"/>
      <w:marRight w:val="0"/>
      <w:marTop w:val="0"/>
      <w:marBottom w:val="0"/>
      <w:divBdr>
        <w:top w:val="none" w:sz="0" w:space="0" w:color="auto"/>
        <w:left w:val="none" w:sz="0" w:space="0" w:color="auto"/>
        <w:bottom w:val="none" w:sz="0" w:space="0" w:color="auto"/>
        <w:right w:val="none" w:sz="0" w:space="0" w:color="auto"/>
      </w:divBdr>
    </w:div>
    <w:div w:id="580219247">
      <w:bodyDiv w:val="1"/>
      <w:marLeft w:val="0"/>
      <w:marRight w:val="0"/>
      <w:marTop w:val="0"/>
      <w:marBottom w:val="0"/>
      <w:divBdr>
        <w:top w:val="none" w:sz="0" w:space="0" w:color="auto"/>
        <w:left w:val="none" w:sz="0" w:space="0" w:color="auto"/>
        <w:bottom w:val="none" w:sz="0" w:space="0" w:color="auto"/>
        <w:right w:val="none" w:sz="0" w:space="0" w:color="auto"/>
      </w:divBdr>
      <w:divsChild>
        <w:div w:id="203294181">
          <w:marLeft w:val="0"/>
          <w:marRight w:val="0"/>
          <w:marTop w:val="0"/>
          <w:marBottom w:val="0"/>
          <w:divBdr>
            <w:top w:val="none" w:sz="0" w:space="0" w:color="auto"/>
            <w:left w:val="none" w:sz="0" w:space="0" w:color="auto"/>
            <w:bottom w:val="none" w:sz="0" w:space="0" w:color="auto"/>
            <w:right w:val="none" w:sz="0" w:space="0" w:color="auto"/>
          </w:divBdr>
          <w:divsChild>
            <w:div w:id="15551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99546">
      <w:bodyDiv w:val="1"/>
      <w:marLeft w:val="0"/>
      <w:marRight w:val="0"/>
      <w:marTop w:val="0"/>
      <w:marBottom w:val="0"/>
      <w:divBdr>
        <w:top w:val="none" w:sz="0" w:space="0" w:color="auto"/>
        <w:left w:val="none" w:sz="0" w:space="0" w:color="auto"/>
        <w:bottom w:val="none" w:sz="0" w:space="0" w:color="auto"/>
        <w:right w:val="none" w:sz="0" w:space="0" w:color="auto"/>
      </w:divBdr>
    </w:div>
    <w:div w:id="580606473">
      <w:bodyDiv w:val="1"/>
      <w:marLeft w:val="0"/>
      <w:marRight w:val="0"/>
      <w:marTop w:val="0"/>
      <w:marBottom w:val="0"/>
      <w:divBdr>
        <w:top w:val="none" w:sz="0" w:space="0" w:color="auto"/>
        <w:left w:val="none" w:sz="0" w:space="0" w:color="auto"/>
        <w:bottom w:val="none" w:sz="0" w:space="0" w:color="auto"/>
        <w:right w:val="none" w:sz="0" w:space="0" w:color="auto"/>
      </w:divBdr>
      <w:divsChild>
        <w:div w:id="165630272">
          <w:marLeft w:val="1800"/>
          <w:marRight w:val="0"/>
          <w:marTop w:val="115"/>
          <w:marBottom w:val="0"/>
          <w:divBdr>
            <w:top w:val="none" w:sz="0" w:space="0" w:color="auto"/>
            <w:left w:val="none" w:sz="0" w:space="0" w:color="auto"/>
            <w:bottom w:val="none" w:sz="0" w:space="0" w:color="auto"/>
            <w:right w:val="none" w:sz="0" w:space="0" w:color="auto"/>
          </w:divBdr>
        </w:div>
        <w:div w:id="386732873">
          <w:marLeft w:val="547"/>
          <w:marRight w:val="0"/>
          <w:marTop w:val="154"/>
          <w:marBottom w:val="0"/>
          <w:divBdr>
            <w:top w:val="none" w:sz="0" w:space="0" w:color="auto"/>
            <w:left w:val="none" w:sz="0" w:space="0" w:color="auto"/>
            <w:bottom w:val="none" w:sz="0" w:space="0" w:color="auto"/>
            <w:right w:val="none" w:sz="0" w:space="0" w:color="auto"/>
          </w:divBdr>
        </w:div>
        <w:div w:id="475728679">
          <w:marLeft w:val="1800"/>
          <w:marRight w:val="0"/>
          <w:marTop w:val="96"/>
          <w:marBottom w:val="0"/>
          <w:divBdr>
            <w:top w:val="none" w:sz="0" w:space="0" w:color="auto"/>
            <w:left w:val="none" w:sz="0" w:space="0" w:color="auto"/>
            <w:bottom w:val="none" w:sz="0" w:space="0" w:color="auto"/>
            <w:right w:val="none" w:sz="0" w:space="0" w:color="auto"/>
          </w:divBdr>
        </w:div>
        <w:div w:id="588974430">
          <w:marLeft w:val="1166"/>
          <w:marRight w:val="0"/>
          <w:marTop w:val="134"/>
          <w:marBottom w:val="0"/>
          <w:divBdr>
            <w:top w:val="none" w:sz="0" w:space="0" w:color="auto"/>
            <w:left w:val="none" w:sz="0" w:space="0" w:color="auto"/>
            <w:bottom w:val="none" w:sz="0" w:space="0" w:color="auto"/>
            <w:right w:val="none" w:sz="0" w:space="0" w:color="auto"/>
          </w:divBdr>
        </w:div>
        <w:div w:id="1145857039">
          <w:marLeft w:val="1166"/>
          <w:marRight w:val="0"/>
          <w:marTop w:val="134"/>
          <w:marBottom w:val="0"/>
          <w:divBdr>
            <w:top w:val="none" w:sz="0" w:space="0" w:color="auto"/>
            <w:left w:val="none" w:sz="0" w:space="0" w:color="auto"/>
            <w:bottom w:val="none" w:sz="0" w:space="0" w:color="auto"/>
            <w:right w:val="none" w:sz="0" w:space="0" w:color="auto"/>
          </w:divBdr>
        </w:div>
        <w:div w:id="1269629118">
          <w:marLeft w:val="1166"/>
          <w:marRight w:val="0"/>
          <w:marTop w:val="134"/>
          <w:marBottom w:val="0"/>
          <w:divBdr>
            <w:top w:val="none" w:sz="0" w:space="0" w:color="auto"/>
            <w:left w:val="none" w:sz="0" w:space="0" w:color="auto"/>
            <w:bottom w:val="none" w:sz="0" w:space="0" w:color="auto"/>
            <w:right w:val="none" w:sz="0" w:space="0" w:color="auto"/>
          </w:divBdr>
        </w:div>
        <w:div w:id="1568295351">
          <w:marLeft w:val="1800"/>
          <w:marRight w:val="0"/>
          <w:marTop w:val="115"/>
          <w:marBottom w:val="0"/>
          <w:divBdr>
            <w:top w:val="none" w:sz="0" w:space="0" w:color="auto"/>
            <w:left w:val="none" w:sz="0" w:space="0" w:color="auto"/>
            <w:bottom w:val="none" w:sz="0" w:space="0" w:color="auto"/>
            <w:right w:val="none" w:sz="0" w:space="0" w:color="auto"/>
          </w:divBdr>
        </w:div>
        <w:div w:id="1574699154">
          <w:marLeft w:val="1166"/>
          <w:marRight w:val="0"/>
          <w:marTop w:val="134"/>
          <w:marBottom w:val="0"/>
          <w:divBdr>
            <w:top w:val="none" w:sz="0" w:space="0" w:color="auto"/>
            <w:left w:val="none" w:sz="0" w:space="0" w:color="auto"/>
            <w:bottom w:val="none" w:sz="0" w:space="0" w:color="auto"/>
            <w:right w:val="none" w:sz="0" w:space="0" w:color="auto"/>
          </w:divBdr>
        </w:div>
      </w:divsChild>
    </w:div>
    <w:div w:id="580791930">
      <w:bodyDiv w:val="1"/>
      <w:marLeft w:val="0"/>
      <w:marRight w:val="0"/>
      <w:marTop w:val="0"/>
      <w:marBottom w:val="0"/>
      <w:divBdr>
        <w:top w:val="none" w:sz="0" w:space="0" w:color="auto"/>
        <w:left w:val="none" w:sz="0" w:space="0" w:color="auto"/>
        <w:bottom w:val="none" w:sz="0" w:space="0" w:color="auto"/>
        <w:right w:val="none" w:sz="0" w:space="0" w:color="auto"/>
      </w:divBdr>
    </w:div>
    <w:div w:id="580919143">
      <w:bodyDiv w:val="1"/>
      <w:marLeft w:val="0"/>
      <w:marRight w:val="0"/>
      <w:marTop w:val="0"/>
      <w:marBottom w:val="0"/>
      <w:divBdr>
        <w:top w:val="none" w:sz="0" w:space="0" w:color="auto"/>
        <w:left w:val="none" w:sz="0" w:space="0" w:color="auto"/>
        <w:bottom w:val="none" w:sz="0" w:space="0" w:color="auto"/>
        <w:right w:val="none" w:sz="0" w:space="0" w:color="auto"/>
      </w:divBdr>
      <w:divsChild>
        <w:div w:id="965742935">
          <w:marLeft w:val="1080"/>
          <w:marRight w:val="0"/>
          <w:marTop w:val="100"/>
          <w:marBottom w:val="0"/>
          <w:divBdr>
            <w:top w:val="none" w:sz="0" w:space="0" w:color="auto"/>
            <w:left w:val="none" w:sz="0" w:space="0" w:color="auto"/>
            <w:bottom w:val="none" w:sz="0" w:space="0" w:color="auto"/>
            <w:right w:val="none" w:sz="0" w:space="0" w:color="auto"/>
          </w:divBdr>
        </w:div>
        <w:div w:id="1179926021">
          <w:marLeft w:val="1080"/>
          <w:marRight w:val="0"/>
          <w:marTop w:val="100"/>
          <w:marBottom w:val="0"/>
          <w:divBdr>
            <w:top w:val="none" w:sz="0" w:space="0" w:color="auto"/>
            <w:left w:val="none" w:sz="0" w:space="0" w:color="auto"/>
            <w:bottom w:val="none" w:sz="0" w:space="0" w:color="auto"/>
            <w:right w:val="none" w:sz="0" w:space="0" w:color="auto"/>
          </w:divBdr>
        </w:div>
        <w:div w:id="1349675694">
          <w:marLeft w:val="360"/>
          <w:marRight w:val="0"/>
          <w:marTop w:val="200"/>
          <w:marBottom w:val="0"/>
          <w:divBdr>
            <w:top w:val="none" w:sz="0" w:space="0" w:color="auto"/>
            <w:left w:val="none" w:sz="0" w:space="0" w:color="auto"/>
            <w:bottom w:val="none" w:sz="0" w:space="0" w:color="auto"/>
            <w:right w:val="none" w:sz="0" w:space="0" w:color="auto"/>
          </w:divBdr>
        </w:div>
        <w:div w:id="1358384725">
          <w:marLeft w:val="1800"/>
          <w:marRight w:val="0"/>
          <w:marTop w:val="100"/>
          <w:marBottom w:val="0"/>
          <w:divBdr>
            <w:top w:val="none" w:sz="0" w:space="0" w:color="auto"/>
            <w:left w:val="none" w:sz="0" w:space="0" w:color="auto"/>
            <w:bottom w:val="none" w:sz="0" w:space="0" w:color="auto"/>
            <w:right w:val="none" w:sz="0" w:space="0" w:color="auto"/>
          </w:divBdr>
        </w:div>
        <w:div w:id="1703434654">
          <w:marLeft w:val="1800"/>
          <w:marRight w:val="0"/>
          <w:marTop w:val="100"/>
          <w:marBottom w:val="0"/>
          <w:divBdr>
            <w:top w:val="none" w:sz="0" w:space="0" w:color="auto"/>
            <w:left w:val="none" w:sz="0" w:space="0" w:color="auto"/>
            <w:bottom w:val="none" w:sz="0" w:space="0" w:color="auto"/>
            <w:right w:val="none" w:sz="0" w:space="0" w:color="auto"/>
          </w:divBdr>
        </w:div>
        <w:div w:id="1747460364">
          <w:marLeft w:val="1800"/>
          <w:marRight w:val="0"/>
          <w:marTop w:val="100"/>
          <w:marBottom w:val="0"/>
          <w:divBdr>
            <w:top w:val="none" w:sz="0" w:space="0" w:color="auto"/>
            <w:left w:val="none" w:sz="0" w:space="0" w:color="auto"/>
            <w:bottom w:val="none" w:sz="0" w:space="0" w:color="auto"/>
            <w:right w:val="none" w:sz="0" w:space="0" w:color="auto"/>
          </w:divBdr>
        </w:div>
      </w:divsChild>
    </w:div>
    <w:div w:id="581184623">
      <w:bodyDiv w:val="1"/>
      <w:marLeft w:val="0"/>
      <w:marRight w:val="0"/>
      <w:marTop w:val="0"/>
      <w:marBottom w:val="0"/>
      <w:divBdr>
        <w:top w:val="none" w:sz="0" w:space="0" w:color="auto"/>
        <w:left w:val="none" w:sz="0" w:space="0" w:color="auto"/>
        <w:bottom w:val="none" w:sz="0" w:space="0" w:color="auto"/>
        <w:right w:val="none" w:sz="0" w:space="0" w:color="auto"/>
      </w:divBdr>
    </w:div>
    <w:div w:id="581566645">
      <w:bodyDiv w:val="1"/>
      <w:marLeft w:val="0"/>
      <w:marRight w:val="0"/>
      <w:marTop w:val="0"/>
      <w:marBottom w:val="0"/>
      <w:divBdr>
        <w:top w:val="none" w:sz="0" w:space="0" w:color="auto"/>
        <w:left w:val="none" w:sz="0" w:space="0" w:color="auto"/>
        <w:bottom w:val="none" w:sz="0" w:space="0" w:color="auto"/>
        <w:right w:val="none" w:sz="0" w:space="0" w:color="auto"/>
      </w:divBdr>
    </w:div>
    <w:div w:id="581834791">
      <w:bodyDiv w:val="1"/>
      <w:marLeft w:val="0"/>
      <w:marRight w:val="0"/>
      <w:marTop w:val="0"/>
      <w:marBottom w:val="0"/>
      <w:divBdr>
        <w:top w:val="none" w:sz="0" w:space="0" w:color="auto"/>
        <w:left w:val="none" w:sz="0" w:space="0" w:color="auto"/>
        <w:bottom w:val="none" w:sz="0" w:space="0" w:color="auto"/>
        <w:right w:val="none" w:sz="0" w:space="0" w:color="auto"/>
      </w:divBdr>
    </w:div>
    <w:div w:id="582106053">
      <w:bodyDiv w:val="1"/>
      <w:marLeft w:val="0"/>
      <w:marRight w:val="0"/>
      <w:marTop w:val="0"/>
      <w:marBottom w:val="0"/>
      <w:divBdr>
        <w:top w:val="none" w:sz="0" w:space="0" w:color="auto"/>
        <w:left w:val="none" w:sz="0" w:space="0" w:color="auto"/>
        <w:bottom w:val="none" w:sz="0" w:space="0" w:color="auto"/>
        <w:right w:val="none" w:sz="0" w:space="0" w:color="auto"/>
      </w:divBdr>
    </w:div>
    <w:div w:id="582879445">
      <w:bodyDiv w:val="1"/>
      <w:marLeft w:val="0"/>
      <w:marRight w:val="0"/>
      <w:marTop w:val="0"/>
      <w:marBottom w:val="0"/>
      <w:divBdr>
        <w:top w:val="none" w:sz="0" w:space="0" w:color="auto"/>
        <w:left w:val="none" w:sz="0" w:space="0" w:color="auto"/>
        <w:bottom w:val="none" w:sz="0" w:space="0" w:color="auto"/>
        <w:right w:val="none" w:sz="0" w:space="0" w:color="auto"/>
      </w:divBdr>
    </w:div>
    <w:div w:id="583101619">
      <w:bodyDiv w:val="1"/>
      <w:marLeft w:val="0"/>
      <w:marRight w:val="0"/>
      <w:marTop w:val="0"/>
      <w:marBottom w:val="0"/>
      <w:divBdr>
        <w:top w:val="none" w:sz="0" w:space="0" w:color="auto"/>
        <w:left w:val="none" w:sz="0" w:space="0" w:color="auto"/>
        <w:bottom w:val="none" w:sz="0" w:space="0" w:color="auto"/>
        <w:right w:val="none" w:sz="0" w:space="0" w:color="auto"/>
      </w:divBdr>
    </w:div>
    <w:div w:id="585381467">
      <w:bodyDiv w:val="1"/>
      <w:marLeft w:val="0"/>
      <w:marRight w:val="0"/>
      <w:marTop w:val="0"/>
      <w:marBottom w:val="0"/>
      <w:divBdr>
        <w:top w:val="none" w:sz="0" w:space="0" w:color="auto"/>
        <w:left w:val="none" w:sz="0" w:space="0" w:color="auto"/>
        <w:bottom w:val="none" w:sz="0" w:space="0" w:color="auto"/>
        <w:right w:val="none" w:sz="0" w:space="0" w:color="auto"/>
      </w:divBdr>
      <w:divsChild>
        <w:div w:id="412431345">
          <w:marLeft w:val="1166"/>
          <w:marRight w:val="0"/>
          <w:marTop w:val="96"/>
          <w:marBottom w:val="0"/>
          <w:divBdr>
            <w:top w:val="none" w:sz="0" w:space="0" w:color="auto"/>
            <w:left w:val="none" w:sz="0" w:space="0" w:color="auto"/>
            <w:bottom w:val="none" w:sz="0" w:space="0" w:color="auto"/>
            <w:right w:val="none" w:sz="0" w:space="0" w:color="auto"/>
          </w:divBdr>
        </w:div>
        <w:div w:id="511384122">
          <w:marLeft w:val="1800"/>
          <w:marRight w:val="0"/>
          <w:marTop w:val="86"/>
          <w:marBottom w:val="0"/>
          <w:divBdr>
            <w:top w:val="none" w:sz="0" w:space="0" w:color="auto"/>
            <w:left w:val="none" w:sz="0" w:space="0" w:color="auto"/>
            <w:bottom w:val="none" w:sz="0" w:space="0" w:color="auto"/>
            <w:right w:val="none" w:sz="0" w:space="0" w:color="auto"/>
          </w:divBdr>
        </w:div>
        <w:div w:id="738357680">
          <w:marLeft w:val="547"/>
          <w:marRight w:val="0"/>
          <w:marTop w:val="106"/>
          <w:marBottom w:val="0"/>
          <w:divBdr>
            <w:top w:val="none" w:sz="0" w:space="0" w:color="auto"/>
            <w:left w:val="none" w:sz="0" w:space="0" w:color="auto"/>
            <w:bottom w:val="none" w:sz="0" w:space="0" w:color="auto"/>
            <w:right w:val="none" w:sz="0" w:space="0" w:color="auto"/>
          </w:divBdr>
        </w:div>
        <w:div w:id="776873903">
          <w:marLeft w:val="1166"/>
          <w:marRight w:val="0"/>
          <w:marTop w:val="96"/>
          <w:marBottom w:val="0"/>
          <w:divBdr>
            <w:top w:val="none" w:sz="0" w:space="0" w:color="auto"/>
            <w:left w:val="none" w:sz="0" w:space="0" w:color="auto"/>
            <w:bottom w:val="none" w:sz="0" w:space="0" w:color="auto"/>
            <w:right w:val="none" w:sz="0" w:space="0" w:color="auto"/>
          </w:divBdr>
        </w:div>
        <w:div w:id="1178889689">
          <w:marLeft w:val="547"/>
          <w:marRight w:val="0"/>
          <w:marTop w:val="106"/>
          <w:marBottom w:val="0"/>
          <w:divBdr>
            <w:top w:val="none" w:sz="0" w:space="0" w:color="auto"/>
            <w:left w:val="none" w:sz="0" w:space="0" w:color="auto"/>
            <w:bottom w:val="none" w:sz="0" w:space="0" w:color="auto"/>
            <w:right w:val="none" w:sz="0" w:space="0" w:color="auto"/>
          </w:divBdr>
        </w:div>
        <w:div w:id="1308559420">
          <w:marLeft w:val="1166"/>
          <w:marRight w:val="0"/>
          <w:marTop w:val="96"/>
          <w:marBottom w:val="0"/>
          <w:divBdr>
            <w:top w:val="none" w:sz="0" w:space="0" w:color="auto"/>
            <w:left w:val="none" w:sz="0" w:space="0" w:color="auto"/>
            <w:bottom w:val="none" w:sz="0" w:space="0" w:color="auto"/>
            <w:right w:val="none" w:sz="0" w:space="0" w:color="auto"/>
          </w:divBdr>
        </w:div>
        <w:div w:id="2074232077">
          <w:marLeft w:val="1166"/>
          <w:marRight w:val="0"/>
          <w:marTop w:val="96"/>
          <w:marBottom w:val="0"/>
          <w:divBdr>
            <w:top w:val="none" w:sz="0" w:space="0" w:color="auto"/>
            <w:left w:val="none" w:sz="0" w:space="0" w:color="auto"/>
            <w:bottom w:val="none" w:sz="0" w:space="0" w:color="auto"/>
            <w:right w:val="none" w:sz="0" w:space="0" w:color="auto"/>
          </w:divBdr>
        </w:div>
      </w:divsChild>
    </w:div>
    <w:div w:id="586041061">
      <w:bodyDiv w:val="1"/>
      <w:marLeft w:val="0"/>
      <w:marRight w:val="0"/>
      <w:marTop w:val="0"/>
      <w:marBottom w:val="0"/>
      <w:divBdr>
        <w:top w:val="none" w:sz="0" w:space="0" w:color="auto"/>
        <w:left w:val="none" w:sz="0" w:space="0" w:color="auto"/>
        <w:bottom w:val="none" w:sz="0" w:space="0" w:color="auto"/>
        <w:right w:val="none" w:sz="0" w:space="0" w:color="auto"/>
      </w:divBdr>
    </w:div>
    <w:div w:id="586957700">
      <w:bodyDiv w:val="1"/>
      <w:marLeft w:val="0"/>
      <w:marRight w:val="0"/>
      <w:marTop w:val="0"/>
      <w:marBottom w:val="0"/>
      <w:divBdr>
        <w:top w:val="none" w:sz="0" w:space="0" w:color="auto"/>
        <w:left w:val="none" w:sz="0" w:space="0" w:color="auto"/>
        <w:bottom w:val="none" w:sz="0" w:space="0" w:color="auto"/>
        <w:right w:val="none" w:sz="0" w:space="0" w:color="auto"/>
      </w:divBdr>
    </w:div>
    <w:div w:id="587159174">
      <w:bodyDiv w:val="1"/>
      <w:marLeft w:val="0"/>
      <w:marRight w:val="0"/>
      <w:marTop w:val="0"/>
      <w:marBottom w:val="0"/>
      <w:divBdr>
        <w:top w:val="none" w:sz="0" w:space="0" w:color="auto"/>
        <w:left w:val="none" w:sz="0" w:space="0" w:color="auto"/>
        <w:bottom w:val="none" w:sz="0" w:space="0" w:color="auto"/>
        <w:right w:val="none" w:sz="0" w:space="0" w:color="auto"/>
      </w:divBdr>
    </w:div>
    <w:div w:id="587620719">
      <w:bodyDiv w:val="1"/>
      <w:marLeft w:val="0"/>
      <w:marRight w:val="0"/>
      <w:marTop w:val="0"/>
      <w:marBottom w:val="0"/>
      <w:divBdr>
        <w:top w:val="none" w:sz="0" w:space="0" w:color="auto"/>
        <w:left w:val="none" w:sz="0" w:space="0" w:color="auto"/>
        <w:bottom w:val="none" w:sz="0" w:space="0" w:color="auto"/>
        <w:right w:val="none" w:sz="0" w:space="0" w:color="auto"/>
      </w:divBdr>
    </w:div>
    <w:div w:id="587734656">
      <w:bodyDiv w:val="1"/>
      <w:marLeft w:val="0"/>
      <w:marRight w:val="0"/>
      <w:marTop w:val="0"/>
      <w:marBottom w:val="0"/>
      <w:divBdr>
        <w:top w:val="none" w:sz="0" w:space="0" w:color="auto"/>
        <w:left w:val="none" w:sz="0" w:space="0" w:color="auto"/>
        <w:bottom w:val="none" w:sz="0" w:space="0" w:color="auto"/>
        <w:right w:val="none" w:sz="0" w:space="0" w:color="auto"/>
      </w:divBdr>
    </w:div>
    <w:div w:id="588000685">
      <w:bodyDiv w:val="1"/>
      <w:marLeft w:val="0"/>
      <w:marRight w:val="0"/>
      <w:marTop w:val="0"/>
      <w:marBottom w:val="0"/>
      <w:divBdr>
        <w:top w:val="none" w:sz="0" w:space="0" w:color="auto"/>
        <w:left w:val="none" w:sz="0" w:space="0" w:color="auto"/>
        <w:bottom w:val="none" w:sz="0" w:space="0" w:color="auto"/>
        <w:right w:val="none" w:sz="0" w:space="0" w:color="auto"/>
      </w:divBdr>
      <w:divsChild>
        <w:div w:id="55126997">
          <w:marLeft w:val="1800"/>
          <w:marRight w:val="0"/>
          <w:marTop w:val="86"/>
          <w:marBottom w:val="0"/>
          <w:divBdr>
            <w:top w:val="none" w:sz="0" w:space="0" w:color="auto"/>
            <w:left w:val="none" w:sz="0" w:space="0" w:color="auto"/>
            <w:bottom w:val="none" w:sz="0" w:space="0" w:color="auto"/>
            <w:right w:val="none" w:sz="0" w:space="0" w:color="auto"/>
          </w:divBdr>
        </w:div>
        <w:div w:id="226453227">
          <w:marLeft w:val="1800"/>
          <w:marRight w:val="0"/>
          <w:marTop w:val="86"/>
          <w:marBottom w:val="0"/>
          <w:divBdr>
            <w:top w:val="none" w:sz="0" w:space="0" w:color="auto"/>
            <w:left w:val="none" w:sz="0" w:space="0" w:color="auto"/>
            <w:bottom w:val="none" w:sz="0" w:space="0" w:color="auto"/>
            <w:right w:val="none" w:sz="0" w:space="0" w:color="auto"/>
          </w:divBdr>
        </w:div>
        <w:div w:id="478960353">
          <w:marLeft w:val="547"/>
          <w:marRight w:val="0"/>
          <w:marTop w:val="96"/>
          <w:marBottom w:val="0"/>
          <w:divBdr>
            <w:top w:val="none" w:sz="0" w:space="0" w:color="auto"/>
            <w:left w:val="none" w:sz="0" w:space="0" w:color="auto"/>
            <w:bottom w:val="none" w:sz="0" w:space="0" w:color="auto"/>
            <w:right w:val="none" w:sz="0" w:space="0" w:color="auto"/>
          </w:divBdr>
        </w:div>
        <w:div w:id="512426502">
          <w:marLeft w:val="1800"/>
          <w:marRight w:val="0"/>
          <w:marTop w:val="86"/>
          <w:marBottom w:val="0"/>
          <w:divBdr>
            <w:top w:val="none" w:sz="0" w:space="0" w:color="auto"/>
            <w:left w:val="none" w:sz="0" w:space="0" w:color="auto"/>
            <w:bottom w:val="none" w:sz="0" w:space="0" w:color="auto"/>
            <w:right w:val="none" w:sz="0" w:space="0" w:color="auto"/>
          </w:divBdr>
        </w:div>
        <w:div w:id="985472917">
          <w:marLeft w:val="547"/>
          <w:marRight w:val="0"/>
          <w:marTop w:val="96"/>
          <w:marBottom w:val="0"/>
          <w:divBdr>
            <w:top w:val="none" w:sz="0" w:space="0" w:color="auto"/>
            <w:left w:val="none" w:sz="0" w:space="0" w:color="auto"/>
            <w:bottom w:val="none" w:sz="0" w:space="0" w:color="auto"/>
            <w:right w:val="none" w:sz="0" w:space="0" w:color="auto"/>
          </w:divBdr>
        </w:div>
        <w:div w:id="1187402529">
          <w:marLeft w:val="1166"/>
          <w:marRight w:val="0"/>
          <w:marTop w:val="96"/>
          <w:marBottom w:val="0"/>
          <w:divBdr>
            <w:top w:val="none" w:sz="0" w:space="0" w:color="auto"/>
            <w:left w:val="none" w:sz="0" w:space="0" w:color="auto"/>
            <w:bottom w:val="none" w:sz="0" w:space="0" w:color="auto"/>
            <w:right w:val="none" w:sz="0" w:space="0" w:color="auto"/>
          </w:divBdr>
        </w:div>
        <w:div w:id="1346522283">
          <w:marLeft w:val="1800"/>
          <w:marRight w:val="0"/>
          <w:marTop w:val="86"/>
          <w:marBottom w:val="0"/>
          <w:divBdr>
            <w:top w:val="none" w:sz="0" w:space="0" w:color="auto"/>
            <w:left w:val="none" w:sz="0" w:space="0" w:color="auto"/>
            <w:bottom w:val="none" w:sz="0" w:space="0" w:color="auto"/>
            <w:right w:val="none" w:sz="0" w:space="0" w:color="auto"/>
          </w:divBdr>
        </w:div>
        <w:div w:id="1774588651">
          <w:marLeft w:val="1800"/>
          <w:marRight w:val="0"/>
          <w:marTop w:val="86"/>
          <w:marBottom w:val="0"/>
          <w:divBdr>
            <w:top w:val="none" w:sz="0" w:space="0" w:color="auto"/>
            <w:left w:val="none" w:sz="0" w:space="0" w:color="auto"/>
            <w:bottom w:val="none" w:sz="0" w:space="0" w:color="auto"/>
            <w:right w:val="none" w:sz="0" w:space="0" w:color="auto"/>
          </w:divBdr>
        </w:div>
        <w:div w:id="2035186741">
          <w:marLeft w:val="1166"/>
          <w:marRight w:val="0"/>
          <w:marTop w:val="96"/>
          <w:marBottom w:val="0"/>
          <w:divBdr>
            <w:top w:val="none" w:sz="0" w:space="0" w:color="auto"/>
            <w:left w:val="none" w:sz="0" w:space="0" w:color="auto"/>
            <w:bottom w:val="none" w:sz="0" w:space="0" w:color="auto"/>
            <w:right w:val="none" w:sz="0" w:space="0" w:color="auto"/>
          </w:divBdr>
        </w:div>
      </w:divsChild>
    </w:div>
    <w:div w:id="589124639">
      <w:bodyDiv w:val="1"/>
      <w:marLeft w:val="0"/>
      <w:marRight w:val="0"/>
      <w:marTop w:val="0"/>
      <w:marBottom w:val="0"/>
      <w:divBdr>
        <w:top w:val="none" w:sz="0" w:space="0" w:color="auto"/>
        <w:left w:val="none" w:sz="0" w:space="0" w:color="auto"/>
        <w:bottom w:val="none" w:sz="0" w:space="0" w:color="auto"/>
        <w:right w:val="none" w:sz="0" w:space="0" w:color="auto"/>
      </w:divBdr>
    </w:div>
    <w:div w:id="591166276">
      <w:bodyDiv w:val="1"/>
      <w:marLeft w:val="0"/>
      <w:marRight w:val="0"/>
      <w:marTop w:val="0"/>
      <w:marBottom w:val="0"/>
      <w:divBdr>
        <w:top w:val="none" w:sz="0" w:space="0" w:color="auto"/>
        <w:left w:val="none" w:sz="0" w:space="0" w:color="auto"/>
        <w:bottom w:val="none" w:sz="0" w:space="0" w:color="auto"/>
        <w:right w:val="none" w:sz="0" w:space="0" w:color="auto"/>
      </w:divBdr>
      <w:divsChild>
        <w:div w:id="28995495">
          <w:marLeft w:val="1800"/>
          <w:marRight w:val="0"/>
          <w:marTop w:val="106"/>
          <w:marBottom w:val="0"/>
          <w:divBdr>
            <w:top w:val="none" w:sz="0" w:space="0" w:color="auto"/>
            <w:left w:val="none" w:sz="0" w:space="0" w:color="auto"/>
            <w:bottom w:val="none" w:sz="0" w:space="0" w:color="auto"/>
            <w:right w:val="none" w:sz="0" w:space="0" w:color="auto"/>
          </w:divBdr>
        </w:div>
        <w:div w:id="128784183">
          <w:marLeft w:val="1166"/>
          <w:marRight w:val="0"/>
          <w:marTop w:val="125"/>
          <w:marBottom w:val="0"/>
          <w:divBdr>
            <w:top w:val="none" w:sz="0" w:space="0" w:color="auto"/>
            <w:left w:val="none" w:sz="0" w:space="0" w:color="auto"/>
            <w:bottom w:val="none" w:sz="0" w:space="0" w:color="auto"/>
            <w:right w:val="none" w:sz="0" w:space="0" w:color="auto"/>
          </w:divBdr>
        </w:div>
        <w:div w:id="142934400">
          <w:marLeft w:val="547"/>
          <w:marRight w:val="0"/>
          <w:marTop w:val="144"/>
          <w:marBottom w:val="0"/>
          <w:divBdr>
            <w:top w:val="none" w:sz="0" w:space="0" w:color="auto"/>
            <w:left w:val="none" w:sz="0" w:space="0" w:color="auto"/>
            <w:bottom w:val="none" w:sz="0" w:space="0" w:color="auto"/>
            <w:right w:val="none" w:sz="0" w:space="0" w:color="auto"/>
          </w:divBdr>
        </w:div>
        <w:div w:id="1183935423">
          <w:marLeft w:val="1166"/>
          <w:marRight w:val="0"/>
          <w:marTop w:val="125"/>
          <w:marBottom w:val="0"/>
          <w:divBdr>
            <w:top w:val="none" w:sz="0" w:space="0" w:color="auto"/>
            <w:left w:val="none" w:sz="0" w:space="0" w:color="auto"/>
            <w:bottom w:val="none" w:sz="0" w:space="0" w:color="auto"/>
            <w:right w:val="none" w:sz="0" w:space="0" w:color="auto"/>
          </w:divBdr>
        </w:div>
        <w:div w:id="1777406032">
          <w:marLeft w:val="1800"/>
          <w:marRight w:val="0"/>
          <w:marTop w:val="106"/>
          <w:marBottom w:val="0"/>
          <w:divBdr>
            <w:top w:val="none" w:sz="0" w:space="0" w:color="auto"/>
            <w:left w:val="none" w:sz="0" w:space="0" w:color="auto"/>
            <w:bottom w:val="none" w:sz="0" w:space="0" w:color="auto"/>
            <w:right w:val="none" w:sz="0" w:space="0" w:color="auto"/>
          </w:divBdr>
        </w:div>
        <w:div w:id="1909266071">
          <w:marLeft w:val="1800"/>
          <w:marRight w:val="0"/>
          <w:marTop w:val="106"/>
          <w:marBottom w:val="0"/>
          <w:divBdr>
            <w:top w:val="none" w:sz="0" w:space="0" w:color="auto"/>
            <w:left w:val="none" w:sz="0" w:space="0" w:color="auto"/>
            <w:bottom w:val="none" w:sz="0" w:space="0" w:color="auto"/>
            <w:right w:val="none" w:sz="0" w:space="0" w:color="auto"/>
          </w:divBdr>
        </w:div>
        <w:div w:id="2066684268">
          <w:marLeft w:val="1166"/>
          <w:marRight w:val="0"/>
          <w:marTop w:val="125"/>
          <w:marBottom w:val="0"/>
          <w:divBdr>
            <w:top w:val="none" w:sz="0" w:space="0" w:color="auto"/>
            <w:left w:val="none" w:sz="0" w:space="0" w:color="auto"/>
            <w:bottom w:val="none" w:sz="0" w:space="0" w:color="auto"/>
            <w:right w:val="none" w:sz="0" w:space="0" w:color="auto"/>
          </w:divBdr>
        </w:div>
      </w:divsChild>
    </w:div>
    <w:div w:id="591207322">
      <w:bodyDiv w:val="1"/>
      <w:marLeft w:val="0"/>
      <w:marRight w:val="0"/>
      <w:marTop w:val="0"/>
      <w:marBottom w:val="0"/>
      <w:divBdr>
        <w:top w:val="none" w:sz="0" w:space="0" w:color="auto"/>
        <w:left w:val="none" w:sz="0" w:space="0" w:color="auto"/>
        <w:bottom w:val="none" w:sz="0" w:space="0" w:color="auto"/>
        <w:right w:val="none" w:sz="0" w:space="0" w:color="auto"/>
      </w:divBdr>
    </w:div>
    <w:div w:id="591741216">
      <w:bodyDiv w:val="1"/>
      <w:marLeft w:val="0"/>
      <w:marRight w:val="0"/>
      <w:marTop w:val="0"/>
      <w:marBottom w:val="0"/>
      <w:divBdr>
        <w:top w:val="none" w:sz="0" w:space="0" w:color="auto"/>
        <w:left w:val="none" w:sz="0" w:space="0" w:color="auto"/>
        <w:bottom w:val="none" w:sz="0" w:space="0" w:color="auto"/>
        <w:right w:val="none" w:sz="0" w:space="0" w:color="auto"/>
      </w:divBdr>
      <w:divsChild>
        <w:div w:id="70660737">
          <w:marLeft w:val="1800"/>
          <w:marRight w:val="0"/>
          <w:marTop w:val="82"/>
          <w:marBottom w:val="0"/>
          <w:divBdr>
            <w:top w:val="none" w:sz="0" w:space="0" w:color="auto"/>
            <w:left w:val="none" w:sz="0" w:space="0" w:color="auto"/>
            <w:bottom w:val="none" w:sz="0" w:space="0" w:color="auto"/>
            <w:right w:val="none" w:sz="0" w:space="0" w:color="auto"/>
          </w:divBdr>
        </w:div>
        <w:div w:id="349378908">
          <w:marLeft w:val="1800"/>
          <w:marRight w:val="0"/>
          <w:marTop w:val="82"/>
          <w:marBottom w:val="0"/>
          <w:divBdr>
            <w:top w:val="none" w:sz="0" w:space="0" w:color="auto"/>
            <w:left w:val="none" w:sz="0" w:space="0" w:color="auto"/>
            <w:bottom w:val="none" w:sz="0" w:space="0" w:color="auto"/>
            <w:right w:val="none" w:sz="0" w:space="0" w:color="auto"/>
          </w:divBdr>
        </w:div>
        <w:div w:id="425148963">
          <w:marLeft w:val="547"/>
          <w:marRight w:val="0"/>
          <w:marTop w:val="106"/>
          <w:marBottom w:val="0"/>
          <w:divBdr>
            <w:top w:val="none" w:sz="0" w:space="0" w:color="auto"/>
            <w:left w:val="none" w:sz="0" w:space="0" w:color="auto"/>
            <w:bottom w:val="none" w:sz="0" w:space="0" w:color="auto"/>
            <w:right w:val="none" w:sz="0" w:space="0" w:color="auto"/>
          </w:divBdr>
        </w:div>
        <w:div w:id="823014762">
          <w:marLeft w:val="547"/>
          <w:marRight w:val="0"/>
          <w:marTop w:val="106"/>
          <w:marBottom w:val="0"/>
          <w:divBdr>
            <w:top w:val="none" w:sz="0" w:space="0" w:color="auto"/>
            <w:left w:val="none" w:sz="0" w:space="0" w:color="auto"/>
            <w:bottom w:val="none" w:sz="0" w:space="0" w:color="auto"/>
            <w:right w:val="none" w:sz="0" w:space="0" w:color="auto"/>
          </w:divBdr>
        </w:div>
        <w:div w:id="914709902">
          <w:marLeft w:val="1166"/>
          <w:marRight w:val="0"/>
          <w:marTop w:val="96"/>
          <w:marBottom w:val="0"/>
          <w:divBdr>
            <w:top w:val="none" w:sz="0" w:space="0" w:color="auto"/>
            <w:left w:val="none" w:sz="0" w:space="0" w:color="auto"/>
            <w:bottom w:val="none" w:sz="0" w:space="0" w:color="auto"/>
            <w:right w:val="none" w:sz="0" w:space="0" w:color="auto"/>
          </w:divBdr>
        </w:div>
        <w:div w:id="988023499">
          <w:marLeft w:val="547"/>
          <w:marRight w:val="0"/>
          <w:marTop w:val="106"/>
          <w:marBottom w:val="0"/>
          <w:divBdr>
            <w:top w:val="none" w:sz="0" w:space="0" w:color="auto"/>
            <w:left w:val="none" w:sz="0" w:space="0" w:color="auto"/>
            <w:bottom w:val="none" w:sz="0" w:space="0" w:color="auto"/>
            <w:right w:val="none" w:sz="0" w:space="0" w:color="auto"/>
          </w:divBdr>
        </w:div>
        <w:div w:id="1091047202">
          <w:marLeft w:val="1166"/>
          <w:marRight w:val="0"/>
          <w:marTop w:val="96"/>
          <w:marBottom w:val="0"/>
          <w:divBdr>
            <w:top w:val="none" w:sz="0" w:space="0" w:color="auto"/>
            <w:left w:val="none" w:sz="0" w:space="0" w:color="auto"/>
            <w:bottom w:val="none" w:sz="0" w:space="0" w:color="auto"/>
            <w:right w:val="none" w:sz="0" w:space="0" w:color="auto"/>
          </w:divBdr>
        </w:div>
        <w:div w:id="1107192613">
          <w:marLeft w:val="547"/>
          <w:marRight w:val="0"/>
          <w:marTop w:val="106"/>
          <w:marBottom w:val="0"/>
          <w:divBdr>
            <w:top w:val="none" w:sz="0" w:space="0" w:color="auto"/>
            <w:left w:val="none" w:sz="0" w:space="0" w:color="auto"/>
            <w:bottom w:val="none" w:sz="0" w:space="0" w:color="auto"/>
            <w:right w:val="none" w:sz="0" w:space="0" w:color="auto"/>
          </w:divBdr>
        </w:div>
        <w:div w:id="1182861225">
          <w:marLeft w:val="1166"/>
          <w:marRight w:val="0"/>
          <w:marTop w:val="96"/>
          <w:marBottom w:val="0"/>
          <w:divBdr>
            <w:top w:val="none" w:sz="0" w:space="0" w:color="auto"/>
            <w:left w:val="none" w:sz="0" w:space="0" w:color="auto"/>
            <w:bottom w:val="none" w:sz="0" w:space="0" w:color="auto"/>
            <w:right w:val="none" w:sz="0" w:space="0" w:color="auto"/>
          </w:divBdr>
        </w:div>
        <w:div w:id="1194685349">
          <w:marLeft w:val="1800"/>
          <w:marRight w:val="0"/>
          <w:marTop w:val="82"/>
          <w:marBottom w:val="0"/>
          <w:divBdr>
            <w:top w:val="none" w:sz="0" w:space="0" w:color="auto"/>
            <w:left w:val="none" w:sz="0" w:space="0" w:color="auto"/>
            <w:bottom w:val="none" w:sz="0" w:space="0" w:color="auto"/>
            <w:right w:val="none" w:sz="0" w:space="0" w:color="auto"/>
          </w:divBdr>
        </w:div>
        <w:div w:id="1456826114">
          <w:marLeft w:val="1800"/>
          <w:marRight w:val="0"/>
          <w:marTop w:val="82"/>
          <w:marBottom w:val="0"/>
          <w:divBdr>
            <w:top w:val="none" w:sz="0" w:space="0" w:color="auto"/>
            <w:left w:val="none" w:sz="0" w:space="0" w:color="auto"/>
            <w:bottom w:val="none" w:sz="0" w:space="0" w:color="auto"/>
            <w:right w:val="none" w:sz="0" w:space="0" w:color="auto"/>
          </w:divBdr>
        </w:div>
        <w:div w:id="1498031560">
          <w:marLeft w:val="1166"/>
          <w:marRight w:val="0"/>
          <w:marTop w:val="96"/>
          <w:marBottom w:val="0"/>
          <w:divBdr>
            <w:top w:val="none" w:sz="0" w:space="0" w:color="auto"/>
            <w:left w:val="none" w:sz="0" w:space="0" w:color="auto"/>
            <w:bottom w:val="none" w:sz="0" w:space="0" w:color="auto"/>
            <w:right w:val="none" w:sz="0" w:space="0" w:color="auto"/>
          </w:divBdr>
        </w:div>
      </w:divsChild>
    </w:div>
    <w:div w:id="591935781">
      <w:bodyDiv w:val="1"/>
      <w:marLeft w:val="0"/>
      <w:marRight w:val="0"/>
      <w:marTop w:val="0"/>
      <w:marBottom w:val="0"/>
      <w:divBdr>
        <w:top w:val="none" w:sz="0" w:space="0" w:color="auto"/>
        <w:left w:val="none" w:sz="0" w:space="0" w:color="auto"/>
        <w:bottom w:val="none" w:sz="0" w:space="0" w:color="auto"/>
        <w:right w:val="none" w:sz="0" w:space="0" w:color="auto"/>
      </w:divBdr>
      <w:divsChild>
        <w:div w:id="162211216">
          <w:marLeft w:val="1800"/>
          <w:marRight w:val="0"/>
          <w:marTop w:val="100"/>
          <w:marBottom w:val="0"/>
          <w:divBdr>
            <w:top w:val="none" w:sz="0" w:space="0" w:color="auto"/>
            <w:left w:val="none" w:sz="0" w:space="0" w:color="auto"/>
            <w:bottom w:val="none" w:sz="0" w:space="0" w:color="auto"/>
            <w:right w:val="none" w:sz="0" w:space="0" w:color="auto"/>
          </w:divBdr>
        </w:div>
        <w:div w:id="529338528">
          <w:marLeft w:val="1080"/>
          <w:marRight w:val="0"/>
          <w:marTop w:val="100"/>
          <w:marBottom w:val="0"/>
          <w:divBdr>
            <w:top w:val="none" w:sz="0" w:space="0" w:color="auto"/>
            <w:left w:val="none" w:sz="0" w:space="0" w:color="auto"/>
            <w:bottom w:val="none" w:sz="0" w:space="0" w:color="auto"/>
            <w:right w:val="none" w:sz="0" w:space="0" w:color="auto"/>
          </w:divBdr>
        </w:div>
        <w:div w:id="1703675214">
          <w:marLeft w:val="1800"/>
          <w:marRight w:val="0"/>
          <w:marTop w:val="100"/>
          <w:marBottom w:val="0"/>
          <w:divBdr>
            <w:top w:val="none" w:sz="0" w:space="0" w:color="auto"/>
            <w:left w:val="none" w:sz="0" w:space="0" w:color="auto"/>
            <w:bottom w:val="none" w:sz="0" w:space="0" w:color="auto"/>
            <w:right w:val="none" w:sz="0" w:space="0" w:color="auto"/>
          </w:divBdr>
        </w:div>
        <w:div w:id="1714690263">
          <w:marLeft w:val="1080"/>
          <w:marRight w:val="0"/>
          <w:marTop w:val="100"/>
          <w:marBottom w:val="0"/>
          <w:divBdr>
            <w:top w:val="none" w:sz="0" w:space="0" w:color="auto"/>
            <w:left w:val="none" w:sz="0" w:space="0" w:color="auto"/>
            <w:bottom w:val="none" w:sz="0" w:space="0" w:color="auto"/>
            <w:right w:val="none" w:sz="0" w:space="0" w:color="auto"/>
          </w:divBdr>
        </w:div>
        <w:div w:id="1847331025">
          <w:marLeft w:val="360"/>
          <w:marRight w:val="0"/>
          <w:marTop w:val="200"/>
          <w:marBottom w:val="0"/>
          <w:divBdr>
            <w:top w:val="none" w:sz="0" w:space="0" w:color="auto"/>
            <w:left w:val="none" w:sz="0" w:space="0" w:color="auto"/>
            <w:bottom w:val="none" w:sz="0" w:space="0" w:color="auto"/>
            <w:right w:val="none" w:sz="0" w:space="0" w:color="auto"/>
          </w:divBdr>
        </w:div>
      </w:divsChild>
    </w:div>
    <w:div w:id="592126296">
      <w:bodyDiv w:val="1"/>
      <w:marLeft w:val="0"/>
      <w:marRight w:val="0"/>
      <w:marTop w:val="0"/>
      <w:marBottom w:val="0"/>
      <w:divBdr>
        <w:top w:val="none" w:sz="0" w:space="0" w:color="auto"/>
        <w:left w:val="none" w:sz="0" w:space="0" w:color="auto"/>
        <w:bottom w:val="none" w:sz="0" w:space="0" w:color="auto"/>
        <w:right w:val="none" w:sz="0" w:space="0" w:color="auto"/>
      </w:divBdr>
    </w:div>
    <w:div w:id="592739762">
      <w:bodyDiv w:val="1"/>
      <w:marLeft w:val="0"/>
      <w:marRight w:val="0"/>
      <w:marTop w:val="0"/>
      <w:marBottom w:val="0"/>
      <w:divBdr>
        <w:top w:val="none" w:sz="0" w:space="0" w:color="auto"/>
        <w:left w:val="none" w:sz="0" w:space="0" w:color="auto"/>
        <w:bottom w:val="none" w:sz="0" w:space="0" w:color="auto"/>
        <w:right w:val="none" w:sz="0" w:space="0" w:color="auto"/>
      </w:divBdr>
    </w:div>
    <w:div w:id="593830062">
      <w:bodyDiv w:val="1"/>
      <w:marLeft w:val="0"/>
      <w:marRight w:val="0"/>
      <w:marTop w:val="0"/>
      <w:marBottom w:val="0"/>
      <w:divBdr>
        <w:top w:val="none" w:sz="0" w:space="0" w:color="auto"/>
        <w:left w:val="none" w:sz="0" w:space="0" w:color="auto"/>
        <w:bottom w:val="none" w:sz="0" w:space="0" w:color="auto"/>
        <w:right w:val="none" w:sz="0" w:space="0" w:color="auto"/>
      </w:divBdr>
    </w:div>
    <w:div w:id="594440848">
      <w:bodyDiv w:val="1"/>
      <w:marLeft w:val="0"/>
      <w:marRight w:val="0"/>
      <w:marTop w:val="0"/>
      <w:marBottom w:val="0"/>
      <w:divBdr>
        <w:top w:val="none" w:sz="0" w:space="0" w:color="auto"/>
        <w:left w:val="none" w:sz="0" w:space="0" w:color="auto"/>
        <w:bottom w:val="none" w:sz="0" w:space="0" w:color="auto"/>
        <w:right w:val="none" w:sz="0" w:space="0" w:color="auto"/>
      </w:divBdr>
    </w:div>
    <w:div w:id="594636846">
      <w:bodyDiv w:val="1"/>
      <w:marLeft w:val="0"/>
      <w:marRight w:val="0"/>
      <w:marTop w:val="0"/>
      <w:marBottom w:val="0"/>
      <w:divBdr>
        <w:top w:val="none" w:sz="0" w:space="0" w:color="auto"/>
        <w:left w:val="none" w:sz="0" w:space="0" w:color="auto"/>
        <w:bottom w:val="none" w:sz="0" w:space="0" w:color="auto"/>
        <w:right w:val="none" w:sz="0" w:space="0" w:color="auto"/>
      </w:divBdr>
    </w:div>
    <w:div w:id="594827258">
      <w:bodyDiv w:val="1"/>
      <w:marLeft w:val="0"/>
      <w:marRight w:val="0"/>
      <w:marTop w:val="0"/>
      <w:marBottom w:val="0"/>
      <w:divBdr>
        <w:top w:val="none" w:sz="0" w:space="0" w:color="auto"/>
        <w:left w:val="none" w:sz="0" w:space="0" w:color="auto"/>
        <w:bottom w:val="none" w:sz="0" w:space="0" w:color="auto"/>
        <w:right w:val="none" w:sz="0" w:space="0" w:color="auto"/>
      </w:divBdr>
      <w:divsChild>
        <w:div w:id="2017685443">
          <w:marLeft w:val="0"/>
          <w:marRight w:val="0"/>
          <w:marTop w:val="0"/>
          <w:marBottom w:val="0"/>
          <w:divBdr>
            <w:top w:val="none" w:sz="0" w:space="0" w:color="auto"/>
            <w:left w:val="none" w:sz="0" w:space="0" w:color="auto"/>
            <w:bottom w:val="none" w:sz="0" w:space="0" w:color="auto"/>
            <w:right w:val="none" w:sz="0" w:space="0" w:color="auto"/>
          </w:divBdr>
          <w:divsChild>
            <w:div w:id="66078789">
              <w:marLeft w:val="0"/>
              <w:marRight w:val="0"/>
              <w:marTop w:val="0"/>
              <w:marBottom w:val="0"/>
              <w:divBdr>
                <w:top w:val="none" w:sz="0" w:space="0" w:color="auto"/>
                <w:left w:val="none" w:sz="0" w:space="0" w:color="auto"/>
                <w:bottom w:val="none" w:sz="0" w:space="0" w:color="auto"/>
                <w:right w:val="none" w:sz="0" w:space="0" w:color="auto"/>
              </w:divBdr>
            </w:div>
            <w:div w:id="627392255">
              <w:marLeft w:val="0"/>
              <w:marRight w:val="0"/>
              <w:marTop w:val="0"/>
              <w:marBottom w:val="0"/>
              <w:divBdr>
                <w:top w:val="none" w:sz="0" w:space="0" w:color="auto"/>
                <w:left w:val="none" w:sz="0" w:space="0" w:color="auto"/>
                <w:bottom w:val="none" w:sz="0" w:space="0" w:color="auto"/>
                <w:right w:val="none" w:sz="0" w:space="0" w:color="auto"/>
              </w:divBdr>
            </w:div>
            <w:div w:id="768622115">
              <w:marLeft w:val="0"/>
              <w:marRight w:val="0"/>
              <w:marTop w:val="0"/>
              <w:marBottom w:val="0"/>
              <w:divBdr>
                <w:top w:val="none" w:sz="0" w:space="0" w:color="auto"/>
                <w:left w:val="none" w:sz="0" w:space="0" w:color="auto"/>
                <w:bottom w:val="none" w:sz="0" w:space="0" w:color="auto"/>
                <w:right w:val="none" w:sz="0" w:space="0" w:color="auto"/>
              </w:divBdr>
            </w:div>
            <w:div w:id="1267225879">
              <w:marLeft w:val="0"/>
              <w:marRight w:val="0"/>
              <w:marTop w:val="0"/>
              <w:marBottom w:val="0"/>
              <w:divBdr>
                <w:top w:val="none" w:sz="0" w:space="0" w:color="auto"/>
                <w:left w:val="none" w:sz="0" w:space="0" w:color="auto"/>
                <w:bottom w:val="none" w:sz="0" w:space="0" w:color="auto"/>
                <w:right w:val="none" w:sz="0" w:space="0" w:color="auto"/>
              </w:divBdr>
            </w:div>
            <w:div w:id="18555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9316">
      <w:bodyDiv w:val="1"/>
      <w:marLeft w:val="0"/>
      <w:marRight w:val="0"/>
      <w:marTop w:val="0"/>
      <w:marBottom w:val="0"/>
      <w:divBdr>
        <w:top w:val="none" w:sz="0" w:space="0" w:color="auto"/>
        <w:left w:val="none" w:sz="0" w:space="0" w:color="auto"/>
        <w:bottom w:val="none" w:sz="0" w:space="0" w:color="auto"/>
        <w:right w:val="none" w:sz="0" w:space="0" w:color="auto"/>
      </w:divBdr>
    </w:div>
    <w:div w:id="595556546">
      <w:bodyDiv w:val="1"/>
      <w:marLeft w:val="0"/>
      <w:marRight w:val="0"/>
      <w:marTop w:val="0"/>
      <w:marBottom w:val="0"/>
      <w:divBdr>
        <w:top w:val="none" w:sz="0" w:space="0" w:color="auto"/>
        <w:left w:val="none" w:sz="0" w:space="0" w:color="auto"/>
        <w:bottom w:val="none" w:sz="0" w:space="0" w:color="auto"/>
        <w:right w:val="none" w:sz="0" w:space="0" w:color="auto"/>
      </w:divBdr>
      <w:divsChild>
        <w:div w:id="39979880">
          <w:marLeft w:val="1080"/>
          <w:marRight w:val="0"/>
          <w:marTop w:val="100"/>
          <w:marBottom w:val="0"/>
          <w:divBdr>
            <w:top w:val="none" w:sz="0" w:space="0" w:color="auto"/>
            <w:left w:val="none" w:sz="0" w:space="0" w:color="auto"/>
            <w:bottom w:val="none" w:sz="0" w:space="0" w:color="auto"/>
            <w:right w:val="none" w:sz="0" w:space="0" w:color="auto"/>
          </w:divBdr>
        </w:div>
        <w:div w:id="82997594">
          <w:marLeft w:val="360"/>
          <w:marRight w:val="0"/>
          <w:marTop w:val="200"/>
          <w:marBottom w:val="0"/>
          <w:divBdr>
            <w:top w:val="none" w:sz="0" w:space="0" w:color="auto"/>
            <w:left w:val="none" w:sz="0" w:space="0" w:color="auto"/>
            <w:bottom w:val="none" w:sz="0" w:space="0" w:color="auto"/>
            <w:right w:val="none" w:sz="0" w:space="0" w:color="auto"/>
          </w:divBdr>
        </w:div>
        <w:div w:id="342711537">
          <w:marLeft w:val="1800"/>
          <w:marRight w:val="0"/>
          <w:marTop w:val="100"/>
          <w:marBottom w:val="0"/>
          <w:divBdr>
            <w:top w:val="none" w:sz="0" w:space="0" w:color="auto"/>
            <w:left w:val="none" w:sz="0" w:space="0" w:color="auto"/>
            <w:bottom w:val="none" w:sz="0" w:space="0" w:color="auto"/>
            <w:right w:val="none" w:sz="0" w:space="0" w:color="auto"/>
          </w:divBdr>
        </w:div>
        <w:div w:id="448090837">
          <w:marLeft w:val="1800"/>
          <w:marRight w:val="0"/>
          <w:marTop w:val="100"/>
          <w:marBottom w:val="0"/>
          <w:divBdr>
            <w:top w:val="none" w:sz="0" w:space="0" w:color="auto"/>
            <w:left w:val="none" w:sz="0" w:space="0" w:color="auto"/>
            <w:bottom w:val="none" w:sz="0" w:space="0" w:color="auto"/>
            <w:right w:val="none" w:sz="0" w:space="0" w:color="auto"/>
          </w:divBdr>
        </w:div>
        <w:div w:id="641274962">
          <w:marLeft w:val="360"/>
          <w:marRight w:val="0"/>
          <w:marTop w:val="200"/>
          <w:marBottom w:val="0"/>
          <w:divBdr>
            <w:top w:val="none" w:sz="0" w:space="0" w:color="auto"/>
            <w:left w:val="none" w:sz="0" w:space="0" w:color="auto"/>
            <w:bottom w:val="none" w:sz="0" w:space="0" w:color="auto"/>
            <w:right w:val="none" w:sz="0" w:space="0" w:color="auto"/>
          </w:divBdr>
        </w:div>
        <w:div w:id="797643589">
          <w:marLeft w:val="1800"/>
          <w:marRight w:val="0"/>
          <w:marTop w:val="100"/>
          <w:marBottom w:val="0"/>
          <w:divBdr>
            <w:top w:val="none" w:sz="0" w:space="0" w:color="auto"/>
            <w:left w:val="none" w:sz="0" w:space="0" w:color="auto"/>
            <w:bottom w:val="none" w:sz="0" w:space="0" w:color="auto"/>
            <w:right w:val="none" w:sz="0" w:space="0" w:color="auto"/>
          </w:divBdr>
        </w:div>
        <w:div w:id="862934649">
          <w:marLeft w:val="1080"/>
          <w:marRight w:val="0"/>
          <w:marTop w:val="100"/>
          <w:marBottom w:val="0"/>
          <w:divBdr>
            <w:top w:val="none" w:sz="0" w:space="0" w:color="auto"/>
            <w:left w:val="none" w:sz="0" w:space="0" w:color="auto"/>
            <w:bottom w:val="none" w:sz="0" w:space="0" w:color="auto"/>
            <w:right w:val="none" w:sz="0" w:space="0" w:color="auto"/>
          </w:divBdr>
        </w:div>
        <w:div w:id="984312780">
          <w:marLeft w:val="1080"/>
          <w:marRight w:val="0"/>
          <w:marTop w:val="100"/>
          <w:marBottom w:val="0"/>
          <w:divBdr>
            <w:top w:val="none" w:sz="0" w:space="0" w:color="auto"/>
            <w:left w:val="none" w:sz="0" w:space="0" w:color="auto"/>
            <w:bottom w:val="none" w:sz="0" w:space="0" w:color="auto"/>
            <w:right w:val="none" w:sz="0" w:space="0" w:color="auto"/>
          </w:divBdr>
        </w:div>
        <w:div w:id="1058238470">
          <w:marLeft w:val="1080"/>
          <w:marRight w:val="0"/>
          <w:marTop w:val="100"/>
          <w:marBottom w:val="0"/>
          <w:divBdr>
            <w:top w:val="none" w:sz="0" w:space="0" w:color="auto"/>
            <w:left w:val="none" w:sz="0" w:space="0" w:color="auto"/>
            <w:bottom w:val="none" w:sz="0" w:space="0" w:color="auto"/>
            <w:right w:val="none" w:sz="0" w:space="0" w:color="auto"/>
          </w:divBdr>
        </w:div>
        <w:div w:id="1417093638">
          <w:marLeft w:val="1080"/>
          <w:marRight w:val="0"/>
          <w:marTop w:val="100"/>
          <w:marBottom w:val="0"/>
          <w:divBdr>
            <w:top w:val="none" w:sz="0" w:space="0" w:color="auto"/>
            <w:left w:val="none" w:sz="0" w:space="0" w:color="auto"/>
            <w:bottom w:val="none" w:sz="0" w:space="0" w:color="auto"/>
            <w:right w:val="none" w:sz="0" w:space="0" w:color="auto"/>
          </w:divBdr>
        </w:div>
        <w:div w:id="1584222032">
          <w:marLeft w:val="1080"/>
          <w:marRight w:val="0"/>
          <w:marTop w:val="100"/>
          <w:marBottom w:val="0"/>
          <w:divBdr>
            <w:top w:val="none" w:sz="0" w:space="0" w:color="auto"/>
            <w:left w:val="none" w:sz="0" w:space="0" w:color="auto"/>
            <w:bottom w:val="none" w:sz="0" w:space="0" w:color="auto"/>
            <w:right w:val="none" w:sz="0" w:space="0" w:color="auto"/>
          </w:divBdr>
        </w:div>
        <w:div w:id="1713798526">
          <w:marLeft w:val="1800"/>
          <w:marRight w:val="0"/>
          <w:marTop w:val="100"/>
          <w:marBottom w:val="0"/>
          <w:divBdr>
            <w:top w:val="none" w:sz="0" w:space="0" w:color="auto"/>
            <w:left w:val="none" w:sz="0" w:space="0" w:color="auto"/>
            <w:bottom w:val="none" w:sz="0" w:space="0" w:color="auto"/>
            <w:right w:val="none" w:sz="0" w:space="0" w:color="auto"/>
          </w:divBdr>
        </w:div>
        <w:div w:id="1951741383">
          <w:marLeft w:val="1800"/>
          <w:marRight w:val="0"/>
          <w:marTop w:val="100"/>
          <w:marBottom w:val="0"/>
          <w:divBdr>
            <w:top w:val="none" w:sz="0" w:space="0" w:color="auto"/>
            <w:left w:val="none" w:sz="0" w:space="0" w:color="auto"/>
            <w:bottom w:val="none" w:sz="0" w:space="0" w:color="auto"/>
            <w:right w:val="none" w:sz="0" w:space="0" w:color="auto"/>
          </w:divBdr>
        </w:div>
        <w:div w:id="2075085016">
          <w:marLeft w:val="1800"/>
          <w:marRight w:val="0"/>
          <w:marTop w:val="100"/>
          <w:marBottom w:val="0"/>
          <w:divBdr>
            <w:top w:val="none" w:sz="0" w:space="0" w:color="auto"/>
            <w:left w:val="none" w:sz="0" w:space="0" w:color="auto"/>
            <w:bottom w:val="none" w:sz="0" w:space="0" w:color="auto"/>
            <w:right w:val="none" w:sz="0" w:space="0" w:color="auto"/>
          </w:divBdr>
        </w:div>
      </w:divsChild>
    </w:div>
    <w:div w:id="596057633">
      <w:bodyDiv w:val="1"/>
      <w:marLeft w:val="0"/>
      <w:marRight w:val="0"/>
      <w:marTop w:val="0"/>
      <w:marBottom w:val="0"/>
      <w:divBdr>
        <w:top w:val="none" w:sz="0" w:space="0" w:color="auto"/>
        <w:left w:val="none" w:sz="0" w:space="0" w:color="auto"/>
        <w:bottom w:val="none" w:sz="0" w:space="0" w:color="auto"/>
        <w:right w:val="none" w:sz="0" w:space="0" w:color="auto"/>
      </w:divBdr>
    </w:div>
    <w:div w:id="596914177">
      <w:bodyDiv w:val="1"/>
      <w:marLeft w:val="0"/>
      <w:marRight w:val="0"/>
      <w:marTop w:val="0"/>
      <w:marBottom w:val="0"/>
      <w:divBdr>
        <w:top w:val="none" w:sz="0" w:space="0" w:color="auto"/>
        <w:left w:val="none" w:sz="0" w:space="0" w:color="auto"/>
        <w:bottom w:val="none" w:sz="0" w:space="0" w:color="auto"/>
        <w:right w:val="none" w:sz="0" w:space="0" w:color="auto"/>
      </w:divBdr>
    </w:div>
    <w:div w:id="597493273">
      <w:bodyDiv w:val="1"/>
      <w:marLeft w:val="0"/>
      <w:marRight w:val="0"/>
      <w:marTop w:val="0"/>
      <w:marBottom w:val="0"/>
      <w:divBdr>
        <w:top w:val="none" w:sz="0" w:space="0" w:color="auto"/>
        <w:left w:val="none" w:sz="0" w:space="0" w:color="auto"/>
        <w:bottom w:val="none" w:sz="0" w:space="0" w:color="auto"/>
        <w:right w:val="none" w:sz="0" w:space="0" w:color="auto"/>
      </w:divBdr>
    </w:div>
    <w:div w:id="597566202">
      <w:bodyDiv w:val="1"/>
      <w:marLeft w:val="0"/>
      <w:marRight w:val="0"/>
      <w:marTop w:val="0"/>
      <w:marBottom w:val="0"/>
      <w:divBdr>
        <w:top w:val="none" w:sz="0" w:space="0" w:color="auto"/>
        <w:left w:val="none" w:sz="0" w:space="0" w:color="auto"/>
        <w:bottom w:val="none" w:sz="0" w:space="0" w:color="auto"/>
        <w:right w:val="none" w:sz="0" w:space="0" w:color="auto"/>
      </w:divBdr>
    </w:div>
    <w:div w:id="598562813">
      <w:bodyDiv w:val="1"/>
      <w:marLeft w:val="0"/>
      <w:marRight w:val="0"/>
      <w:marTop w:val="0"/>
      <w:marBottom w:val="0"/>
      <w:divBdr>
        <w:top w:val="none" w:sz="0" w:space="0" w:color="auto"/>
        <w:left w:val="none" w:sz="0" w:space="0" w:color="auto"/>
        <w:bottom w:val="none" w:sz="0" w:space="0" w:color="auto"/>
        <w:right w:val="none" w:sz="0" w:space="0" w:color="auto"/>
      </w:divBdr>
      <w:divsChild>
        <w:div w:id="824316383">
          <w:marLeft w:val="0"/>
          <w:marRight w:val="0"/>
          <w:marTop w:val="0"/>
          <w:marBottom w:val="0"/>
          <w:divBdr>
            <w:top w:val="none" w:sz="0" w:space="0" w:color="auto"/>
            <w:left w:val="none" w:sz="0" w:space="0" w:color="auto"/>
            <w:bottom w:val="none" w:sz="0" w:space="0" w:color="auto"/>
            <w:right w:val="none" w:sz="0" w:space="0" w:color="auto"/>
          </w:divBdr>
          <w:divsChild>
            <w:div w:id="141194918">
              <w:marLeft w:val="0"/>
              <w:marRight w:val="0"/>
              <w:marTop w:val="0"/>
              <w:marBottom w:val="0"/>
              <w:divBdr>
                <w:top w:val="none" w:sz="0" w:space="0" w:color="auto"/>
                <w:left w:val="none" w:sz="0" w:space="0" w:color="auto"/>
                <w:bottom w:val="none" w:sz="0" w:space="0" w:color="auto"/>
                <w:right w:val="none" w:sz="0" w:space="0" w:color="auto"/>
              </w:divBdr>
            </w:div>
            <w:div w:id="618490484">
              <w:marLeft w:val="0"/>
              <w:marRight w:val="0"/>
              <w:marTop w:val="0"/>
              <w:marBottom w:val="0"/>
              <w:divBdr>
                <w:top w:val="none" w:sz="0" w:space="0" w:color="auto"/>
                <w:left w:val="none" w:sz="0" w:space="0" w:color="auto"/>
                <w:bottom w:val="none" w:sz="0" w:space="0" w:color="auto"/>
                <w:right w:val="none" w:sz="0" w:space="0" w:color="auto"/>
              </w:divBdr>
            </w:div>
            <w:div w:id="795106199">
              <w:marLeft w:val="0"/>
              <w:marRight w:val="0"/>
              <w:marTop w:val="0"/>
              <w:marBottom w:val="0"/>
              <w:divBdr>
                <w:top w:val="none" w:sz="0" w:space="0" w:color="auto"/>
                <w:left w:val="none" w:sz="0" w:space="0" w:color="auto"/>
                <w:bottom w:val="none" w:sz="0" w:space="0" w:color="auto"/>
                <w:right w:val="none" w:sz="0" w:space="0" w:color="auto"/>
              </w:divBdr>
            </w:div>
            <w:div w:id="987982189">
              <w:marLeft w:val="0"/>
              <w:marRight w:val="0"/>
              <w:marTop w:val="0"/>
              <w:marBottom w:val="0"/>
              <w:divBdr>
                <w:top w:val="none" w:sz="0" w:space="0" w:color="auto"/>
                <w:left w:val="none" w:sz="0" w:space="0" w:color="auto"/>
                <w:bottom w:val="none" w:sz="0" w:space="0" w:color="auto"/>
                <w:right w:val="none" w:sz="0" w:space="0" w:color="auto"/>
              </w:divBdr>
            </w:div>
            <w:div w:id="1388450113">
              <w:marLeft w:val="0"/>
              <w:marRight w:val="0"/>
              <w:marTop w:val="0"/>
              <w:marBottom w:val="0"/>
              <w:divBdr>
                <w:top w:val="none" w:sz="0" w:space="0" w:color="auto"/>
                <w:left w:val="none" w:sz="0" w:space="0" w:color="auto"/>
                <w:bottom w:val="none" w:sz="0" w:space="0" w:color="auto"/>
                <w:right w:val="none" w:sz="0" w:space="0" w:color="auto"/>
              </w:divBdr>
            </w:div>
            <w:div w:id="1811052877">
              <w:marLeft w:val="0"/>
              <w:marRight w:val="0"/>
              <w:marTop w:val="0"/>
              <w:marBottom w:val="0"/>
              <w:divBdr>
                <w:top w:val="none" w:sz="0" w:space="0" w:color="auto"/>
                <w:left w:val="none" w:sz="0" w:space="0" w:color="auto"/>
                <w:bottom w:val="none" w:sz="0" w:space="0" w:color="auto"/>
                <w:right w:val="none" w:sz="0" w:space="0" w:color="auto"/>
              </w:divBdr>
            </w:div>
            <w:div w:id="1811171486">
              <w:marLeft w:val="0"/>
              <w:marRight w:val="0"/>
              <w:marTop w:val="0"/>
              <w:marBottom w:val="0"/>
              <w:divBdr>
                <w:top w:val="none" w:sz="0" w:space="0" w:color="auto"/>
                <w:left w:val="none" w:sz="0" w:space="0" w:color="auto"/>
                <w:bottom w:val="none" w:sz="0" w:space="0" w:color="auto"/>
                <w:right w:val="none" w:sz="0" w:space="0" w:color="auto"/>
              </w:divBdr>
            </w:div>
            <w:div w:id="2017145630">
              <w:marLeft w:val="0"/>
              <w:marRight w:val="0"/>
              <w:marTop w:val="0"/>
              <w:marBottom w:val="0"/>
              <w:divBdr>
                <w:top w:val="none" w:sz="0" w:space="0" w:color="auto"/>
                <w:left w:val="none" w:sz="0" w:space="0" w:color="auto"/>
                <w:bottom w:val="none" w:sz="0" w:space="0" w:color="auto"/>
                <w:right w:val="none" w:sz="0" w:space="0" w:color="auto"/>
              </w:divBdr>
            </w:div>
            <w:div w:id="20408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8987">
      <w:bodyDiv w:val="1"/>
      <w:marLeft w:val="0"/>
      <w:marRight w:val="0"/>
      <w:marTop w:val="0"/>
      <w:marBottom w:val="0"/>
      <w:divBdr>
        <w:top w:val="none" w:sz="0" w:space="0" w:color="auto"/>
        <w:left w:val="none" w:sz="0" w:space="0" w:color="auto"/>
        <w:bottom w:val="none" w:sz="0" w:space="0" w:color="auto"/>
        <w:right w:val="none" w:sz="0" w:space="0" w:color="auto"/>
      </w:divBdr>
    </w:div>
    <w:div w:id="599216275">
      <w:bodyDiv w:val="1"/>
      <w:marLeft w:val="0"/>
      <w:marRight w:val="0"/>
      <w:marTop w:val="0"/>
      <w:marBottom w:val="0"/>
      <w:divBdr>
        <w:top w:val="none" w:sz="0" w:space="0" w:color="auto"/>
        <w:left w:val="none" w:sz="0" w:space="0" w:color="auto"/>
        <w:bottom w:val="none" w:sz="0" w:space="0" w:color="auto"/>
        <w:right w:val="none" w:sz="0" w:space="0" w:color="auto"/>
      </w:divBdr>
      <w:divsChild>
        <w:div w:id="1604730748">
          <w:marLeft w:val="547"/>
          <w:marRight w:val="0"/>
          <w:marTop w:val="115"/>
          <w:marBottom w:val="0"/>
          <w:divBdr>
            <w:top w:val="none" w:sz="0" w:space="0" w:color="auto"/>
            <w:left w:val="none" w:sz="0" w:space="0" w:color="auto"/>
            <w:bottom w:val="none" w:sz="0" w:space="0" w:color="auto"/>
            <w:right w:val="none" w:sz="0" w:space="0" w:color="auto"/>
          </w:divBdr>
        </w:div>
      </w:divsChild>
    </w:div>
    <w:div w:id="599333218">
      <w:bodyDiv w:val="1"/>
      <w:marLeft w:val="0"/>
      <w:marRight w:val="0"/>
      <w:marTop w:val="0"/>
      <w:marBottom w:val="0"/>
      <w:divBdr>
        <w:top w:val="none" w:sz="0" w:space="0" w:color="auto"/>
        <w:left w:val="none" w:sz="0" w:space="0" w:color="auto"/>
        <w:bottom w:val="none" w:sz="0" w:space="0" w:color="auto"/>
        <w:right w:val="none" w:sz="0" w:space="0" w:color="auto"/>
      </w:divBdr>
    </w:div>
    <w:div w:id="599342128">
      <w:bodyDiv w:val="1"/>
      <w:marLeft w:val="0"/>
      <w:marRight w:val="0"/>
      <w:marTop w:val="0"/>
      <w:marBottom w:val="0"/>
      <w:divBdr>
        <w:top w:val="none" w:sz="0" w:space="0" w:color="auto"/>
        <w:left w:val="none" w:sz="0" w:space="0" w:color="auto"/>
        <w:bottom w:val="none" w:sz="0" w:space="0" w:color="auto"/>
        <w:right w:val="none" w:sz="0" w:space="0" w:color="auto"/>
      </w:divBdr>
    </w:div>
    <w:div w:id="599408688">
      <w:bodyDiv w:val="1"/>
      <w:marLeft w:val="0"/>
      <w:marRight w:val="0"/>
      <w:marTop w:val="0"/>
      <w:marBottom w:val="0"/>
      <w:divBdr>
        <w:top w:val="none" w:sz="0" w:space="0" w:color="auto"/>
        <w:left w:val="none" w:sz="0" w:space="0" w:color="auto"/>
        <w:bottom w:val="none" w:sz="0" w:space="0" w:color="auto"/>
        <w:right w:val="none" w:sz="0" w:space="0" w:color="auto"/>
      </w:divBdr>
      <w:divsChild>
        <w:div w:id="184641617">
          <w:marLeft w:val="1166"/>
          <w:marRight w:val="0"/>
          <w:marTop w:val="134"/>
          <w:marBottom w:val="0"/>
          <w:divBdr>
            <w:top w:val="none" w:sz="0" w:space="0" w:color="auto"/>
            <w:left w:val="none" w:sz="0" w:space="0" w:color="auto"/>
            <w:bottom w:val="none" w:sz="0" w:space="0" w:color="auto"/>
            <w:right w:val="none" w:sz="0" w:space="0" w:color="auto"/>
          </w:divBdr>
        </w:div>
        <w:div w:id="818041112">
          <w:marLeft w:val="547"/>
          <w:marRight w:val="0"/>
          <w:marTop w:val="154"/>
          <w:marBottom w:val="0"/>
          <w:divBdr>
            <w:top w:val="none" w:sz="0" w:space="0" w:color="auto"/>
            <w:left w:val="none" w:sz="0" w:space="0" w:color="auto"/>
            <w:bottom w:val="none" w:sz="0" w:space="0" w:color="auto"/>
            <w:right w:val="none" w:sz="0" w:space="0" w:color="auto"/>
          </w:divBdr>
        </w:div>
        <w:div w:id="1846899027">
          <w:marLeft w:val="547"/>
          <w:marRight w:val="0"/>
          <w:marTop w:val="154"/>
          <w:marBottom w:val="0"/>
          <w:divBdr>
            <w:top w:val="none" w:sz="0" w:space="0" w:color="auto"/>
            <w:left w:val="none" w:sz="0" w:space="0" w:color="auto"/>
            <w:bottom w:val="none" w:sz="0" w:space="0" w:color="auto"/>
            <w:right w:val="none" w:sz="0" w:space="0" w:color="auto"/>
          </w:divBdr>
        </w:div>
      </w:divsChild>
    </w:div>
    <w:div w:id="599535088">
      <w:bodyDiv w:val="1"/>
      <w:marLeft w:val="0"/>
      <w:marRight w:val="0"/>
      <w:marTop w:val="0"/>
      <w:marBottom w:val="0"/>
      <w:divBdr>
        <w:top w:val="none" w:sz="0" w:space="0" w:color="auto"/>
        <w:left w:val="none" w:sz="0" w:space="0" w:color="auto"/>
        <w:bottom w:val="none" w:sz="0" w:space="0" w:color="auto"/>
        <w:right w:val="none" w:sz="0" w:space="0" w:color="auto"/>
      </w:divBdr>
    </w:div>
    <w:div w:id="599609678">
      <w:bodyDiv w:val="1"/>
      <w:marLeft w:val="0"/>
      <w:marRight w:val="0"/>
      <w:marTop w:val="0"/>
      <w:marBottom w:val="0"/>
      <w:divBdr>
        <w:top w:val="none" w:sz="0" w:space="0" w:color="auto"/>
        <w:left w:val="none" w:sz="0" w:space="0" w:color="auto"/>
        <w:bottom w:val="none" w:sz="0" w:space="0" w:color="auto"/>
        <w:right w:val="none" w:sz="0" w:space="0" w:color="auto"/>
      </w:divBdr>
      <w:divsChild>
        <w:div w:id="202133959">
          <w:marLeft w:val="1166"/>
          <w:marRight w:val="0"/>
          <w:marTop w:val="77"/>
          <w:marBottom w:val="0"/>
          <w:divBdr>
            <w:top w:val="none" w:sz="0" w:space="0" w:color="auto"/>
            <w:left w:val="none" w:sz="0" w:space="0" w:color="auto"/>
            <w:bottom w:val="none" w:sz="0" w:space="0" w:color="auto"/>
            <w:right w:val="none" w:sz="0" w:space="0" w:color="auto"/>
          </w:divBdr>
        </w:div>
        <w:div w:id="228462980">
          <w:marLeft w:val="1166"/>
          <w:marRight w:val="0"/>
          <w:marTop w:val="77"/>
          <w:marBottom w:val="0"/>
          <w:divBdr>
            <w:top w:val="none" w:sz="0" w:space="0" w:color="auto"/>
            <w:left w:val="none" w:sz="0" w:space="0" w:color="auto"/>
            <w:bottom w:val="none" w:sz="0" w:space="0" w:color="auto"/>
            <w:right w:val="none" w:sz="0" w:space="0" w:color="auto"/>
          </w:divBdr>
        </w:div>
        <w:div w:id="323094163">
          <w:marLeft w:val="1800"/>
          <w:marRight w:val="0"/>
          <w:marTop w:val="67"/>
          <w:marBottom w:val="0"/>
          <w:divBdr>
            <w:top w:val="none" w:sz="0" w:space="0" w:color="auto"/>
            <w:left w:val="none" w:sz="0" w:space="0" w:color="auto"/>
            <w:bottom w:val="none" w:sz="0" w:space="0" w:color="auto"/>
            <w:right w:val="none" w:sz="0" w:space="0" w:color="auto"/>
          </w:divBdr>
        </w:div>
        <w:div w:id="329331516">
          <w:marLeft w:val="2520"/>
          <w:marRight w:val="0"/>
          <w:marTop w:val="58"/>
          <w:marBottom w:val="0"/>
          <w:divBdr>
            <w:top w:val="none" w:sz="0" w:space="0" w:color="auto"/>
            <w:left w:val="none" w:sz="0" w:space="0" w:color="auto"/>
            <w:bottom w:val="none" w:sz="0" w:space="0" w:color="auto"/>
            <w:right w:val="none" w:sz="0" w:space="0" w:color="auto"/>
          </w:divBdr>
        </w:div>
        <w:div w:id="464733796">
          <w:marLeft w:val="1166"/>
          <w:marRight w:val="0"/>
          <w:marTop w:val="77"/>
          <w:marBottom w:val="0"/>
          <w:divBdr>
            <w:top w:val="none" w:sz="0" w:space="0" w:color="auto"/>
            <w:left w:val="none" w:sz="0" w:space="0" w:color="auto"/>
            <w:bottom w:val="none" w:sz="0" w:space="0" w:color="auto"/>
            <w:right w:val="none" w:sz="0" w:space="0" w:color="auto"/>
          </w:divBdr>
        </w:div>
        <w:div w:id="528224564">
          <w:marLeft w:val="1800"/>
          <w:marRight w:val="0"/>
          <w:marTop w:val="67"/>
          <w:marBottom w:val="0"/>
          <w:divBdr>
            <w:top w:val="none" w:sz="0" w:space="0" w:color="auto"/>
            <w:left w:val="none" w:sz="0" w:space="0" w:color="auto"/>
            <w:bottom w:val="none" w:sz="0" w:space="0" w:color="auto"/>
            <w:right w:val="none" w:sz="0" w:space="0" w:color="auto"/>
          </w:divBdr>
        </w:div>
        <w:div w:id="703410060">
          <w:marLeft w:val="1166"/>
          <w:marRight w:val="0"/>
          <w:marTop w:val="67"/>
          <w:marBottom w:val="0"/>
          <w:divBdr>
            <w:top w:val="none" w:sz="0" w:space="0" w:color="auto"/>
            <w:left w:val="none" w:sz="0" w:space="0" w:color="auto"/>
            <w:bottom w:val="none" w:sz="0" w:space="0" w:color="auto"/>
            <w:right w:val="none" w:sz="0" w:space="0" w:color="auto"/>
          </w:divBdr>
        </w:div>
        <w:div w:id="727916615">
          <w:marLeft w:val="1166"/>
          <w:marRight w:val="0"/>
          <w:marTop w:val="77"/>
          <w:marBottom w:val="0"/>
          <w:divBdr>
            <w:top w:val="none" w:sz="0" w:space="0" w:color="auto"/>
            <w:left w:val="none" w:sz="0" w:space="0" w:color="auto"/>
            <w:bottom w:val="none" w:sz="0" w:space="0" w:color="auto"/>
            <w:right w:val="none" w:sz="0" w:space="0" w:color="auto"/>
          </w:divBdr>
        </w:div>
        <w:div w:id="812912395">
          <w:marLeft w:val="1800"/>
          <w:marRight w:val="0"/>
          <w:marTop w:val="67"/>
          <w:marBottom w:val="0"/>
          <w:divBdr>
            <w:top w:val="none" w:sz="0" w:space="0" w:color="auto"/>
            <w:left w:val="none" w:sz="0" w:space="0" w:color="auto"/>
            <w:bottom w:val="none" w:sz="0" w:space="0" w:color="auto"/>
            <w:right w:val="none" w:sz="0" w:space="0" w:color="auto"/>
          </w:divBdr>
        </w:div>
        <w:div w:id="1032799614">
          <w:marLeft w:val="547"/>
          <w:marRight w:val="0"/>
          <w:marTop w:val="77"/>
          <w:marBottom w:val="0"/>
          <w:divBdr>
            <w:top w:val="none" w:sz="0" w:space="0" w:color="auto"/>
            <w:left w:val="none" w:sz="0" w:space="0" w:color="auto"/>
            <w:bottom w:val="none" w:sz="0" w:space="0" w:color="auto"/>
            <w:right w:val="none" w:sz="0" w:space="0" w:color="auto"/>
          </w:divBdr>
        </w:div>
        <w:div w:id="1131703268">
          <w:marLeft w:val="1800"/>
          <w:marRight w:val="0"/>
          <w:marTop w:val="67"/>
          <w:marBottom w:val="0"/>
          <w:divBdr>
            <w:top w:val="none" w:sz="0" w:space="0" w:color="auto"/>
            <w:left w:val="none" w:sz="0" w:space="0" w:color="auto"/>
            <w:bottom w:val="none" w:sz="0" w:space="0" w:color="auto"/>
            <w:right w:val="none" w:sz="0" w:space="0" w:color="auto"/>
          </w:divBdr>
        </w:div>
        <w:div w:id="1196115429">
          <w:marLeft w:val="547"/>
          <w:marRight w:val="0"/>
          <w:marTop w:val="77"/>
          <w:marBottom w:val="0"/>
          <w:divBdr>
            <w:top w:val="none" w:sz="0" w:space="0" w:color="auto"/>
            <w:left w:val="none" w:sz="0" w:space="0" w:color="auto"/>
            <w:bottom w:val="none" w:sz="0" w:space="0" w:color="auto"/>
            <w:right w:val="none" w:sz="0" w:space="0" w:color="auto"/>
          </w:divBdr>
        </w:div>
        <w:div w:id="1241914856">
          <w:marLeft w:val="2520"/>
          <w:marRight w:val="0"/>
          <w:marTop w:val="58"/>
          <w:marBottom w:val="0"/>
          <w:divBdr>
            <w:top w:val="none" w:sz="0" w:space="0" w:color="auto"/>
            <w:left w:val="none" w:sz="0" w:space="0" w:color="auto"/>
            <w:bottom w:val="none" w:sz="0" w:space="0" w:color="auto"/>
            <w:right w:val="none" w:sz="0" w:space="0" w:color="auto"/>
          </w:divBdr>
        </w:div>
        <w:div w:id="1291133399">
          <w:marLeft w:val="1166"/>
          <w:marRight w:val="0"/>
          <w:marTop w:val="70"/>
          <w:marBottom w:val="0"/>
          <w:divBdr>
            <w:top w:val="none" w:sz="0" w:space="0" w:color="auto"/>
            <w:left w:val="none" w:sz="0" w:space="0" w:color="auto"/>
            <w:bottom w:val="none" w:sz="0" w:space="0" w:color="auto"/>
            <w:right w:val="none" w:sz="0" w:space="0" w:color="auto"/>
          </w:divBdr>
        </w:div>
        <w:div w:id="1357267546">
          <w:marLeft w:val="1800"/>
          <w:marRight w:val="0"/>
          <w:marTop w:val="67"/>
          <w:marBottom w:val="0"/>
          <w:divBdr>
            <w:top w:val="none" w:sz="0" w:space="0" w:color="auto"/>
            <w:left w:val="none" w:sz="0" w:space="0" w:color="auto"/>
            <w:bottom w:val="none" w:sz="0" w:space="0" w:color="auto"/>
            <w:right w:val="none" w:sz="0" w:space="0" w:color="auto"/>
          </w:divBdr>
        </w:div>
        <w:div w:id="1649672560">
          <w:marLeft w:val="1800"/>
          <w:marRight w:val="0"/>
          <w:marTop w:val="67"/>
          <w:marBottom w:val="0"/>
          <w:divBdr>
            <w:top w:val="none" w:sz="0" w:space="0" w:color="auto"/>
            <w:left w:val="none" w:sz="0" w:space="0" w:color="auto"/>
            <w:bottom w:val="none" w:sz="0" w:space="0" w:color="auto"/>
            <w:right w:val="none" w:sz="0" w:space="0" w:color="auto"/>
          </w:divBdr>
        </w:div>
        <w:div w:id="1837377072">
          <w:marLeft w:val="547"/>
          <w:marRight w:val="0"/>
          <w:marTop w:val="77"/>
          <w:marBottom w:val="0"/>
          <w:divBdr>
            <w:top w:val="none" w:sz="0" w:space="0" w:color="auto"/>
            <w:left w:val="none" w:sz="0" w:space="0" w:color="auto"/>
            <w:bottom w:val="none" w:sz="0" w:space="0" w:color="auto"/>
            <w:right w:val="none" w:sz="0" w:space="0" w:color="auto"/>
          </w:divBdr>
        </w:div>
        <w:div w:id="1971856015">
          <w:marLeft w:val="1166"/>
          <w:marRight w:val="0"/>
          <w:marTop w:val="67"/>
          <w:marBottom w:val="0"/>
          <w:divBdr>
            <w:top w:val="none" w:sz="0" w:space="0" w:color="auto"/>
            <w:left w:val="none" w:sz="0" w:space="0" w:color="auto"/>
            <w:bottom w:val="none" w:sz="0" w:space="0" w:color="auto"/>
            <w:right w:val="none" w:sz="0" w:space="0" w:color="auto"/>
          </w:divBdr>
        </w:div>
      </w:divsChild>
    </w:div>
    <w:div w:id="599797525">
      <w:bodyDiv w:val="1"/>
      <w:marLeft w:val="0"/>
      <w:marRight w:val="0"/>
      <w:marTop w:val="0"/>
      <w:marBottom w:val="0"/>
      <w:divBdr>
        <w:top w:val="none" w:sz="0" w:space="0" w:color="auto"/>
        <w:left w:val="none" w:sz="0" w:space="0" w:color="auto"/>
        <w:bottom w:val="none" w:sz="0" w:space="0" w:color="auto"/>
        <w:right w:val="none" w:sz="0" w:space="0" w:color="auto"/>
      </w:divBdr>
    </w:div>
    <w:div w:id="602423350">
      <w:bodyDiv w:val="1"/>
      <w:marLeft w:val="0"/>
      <w:marRight w:val="0"/>
      <w:marTop w:val="0"/>
      <w:marBottom w:val="0"/>
      <w:divBdr>
        <w:top w:val="none" w:sz="0" w:space="0" w:color="auto"/>
        <w:left w:val="none" w:sz="0" w:space="0" w:color="auto"/>
        <w:bottom w:val="none" w:sz="0" w:space="0" w:color="auto"/>
        <w:right w:val="none" w:sz="0" w:space="0" w:color="auto"/>
      </w:divBdr>
    </w:div>
    <w:div w:id="604193683">
      <w:bodyDiv w:val="1"/>
      <w:marLeft w:val="0"/>
      <w:marRight w:val="0"/>
      <w:marTop w:val="0"/>
      <w:marBottom w:val="0"/>
      <w:divBdr>
        <w:top w:val="none" w:sz="0" w:space="0" w:color="auto"/>
        <w:left w:val="none" w:sz="0" w:space="0" w:color="auto"/>
        <w:bottom w:val="none" w:sz="0" w:space="0" w:color="auto"/>
        <w:right w:val="none" w:sz="0" w:space="0" w:color="auto"/>
      </w:divBdr>
      <w:divsChild>
        <w:div w:id="116684021">
          <w:marLeft w:val="547"/>
          <w:marRight w:val="0"/>
          <w:marTop w:val="144"/>
          <w:marBottom w:val="0"/>
          <w:divBdr>
            <w:top w:val="none" w:sz="0" w:space="0" w:color="auto"/>
            <w:left w:val="none" w:sz="0" w:space="0" w:color="auto"/>
            <w:bottom w:val="none" w:sz="0" w:space="0" w:color="auto"/>
            <w:right w:val="none" w:sz="0" w:space="0" w:color="auto"/>
          </w:divBdr>
        </w:div>
        <w:div w:id="650139998">
          <w:marLeft w:val="1166"/>
          <w:marRight w:val="0"/>
          <w:marTop w:val="125"/>
          <w:marBottom w:val="0"/>
          <w:divBdr>
            <w:top w:val="none" w:sz="0" w:space="0" w:color="auto"/>
            <w:left w:val="none" w:sz="0" w:space="0" w:color="auto"/>
            <w:bottom w:val="none" w:sz="0" w:space="0" w:color="auto"/>
            <w:right w:val="none" w:sz="0" w:space="0" w:color="auto"/>
          </w:divBdr>
        </w:div>
        <w:div w:id="654262585">
          <w:marLeft w:val="547"/>
          <w:marRight w:val="0"/>
          <w:marTop w:val="144"/>
          <w:marBottom w:val="0"/>
          <w:divBdr>
            <w:top w:val="none" w:sz="0" w:space="0" w:color="auto"/>
            <w:left w:val="none" w:sz="0" w:space="0" w:color="auto"/>
            <w:bottom w:val="none" w:sz="0" w:space="0" w:color="auto"/>
            <w:right w:val="none" w:sz="0" w:space="0" w:color="auto"/>
          </w:divBdr>
        </w:div>
        <w:div w:id="1058866981">
          <w:marLeft w:val="1166"/>
          <w:marRight w:val="0"/>
          <w:marTop w:val="125"/>
          <w:marBottom w:val="0"/>
          <w:divBdr>
            <w:top w:val="none" w:sz="0" w:space="0" w:color="auto"/>
            <w:left w:val="none" w:sz="0" w:space="0" w:color="auto"/>
            <w:bottom w:val="none" w:sz="0" w:space="0" w:color="auto"/>
            <w:right w:val="none" w:sz="0" w:space="0" w:color="auto"/>
          </w:divBdr>
        </w:div>
        <w:div w:id="1302079284">
          <w:marLeft w:val="1166"/>
          <w:marRight w:val="0"/>
          <w:marTop w:val="125"/>
          <w:marBottom w:val="0"/>
          <w:divBdr>
            <w:top w:val="none" w:sz="0" w:space="0" w:color="auto"/>
            <w:left w:val="none" w:sz="0" w:space="0" w:color="auto"/>
            <w:bottom w:val="none" w:sz="0" w:space="0" w:color="auto"/>
            <w:right w:val="none" w:sz="0" w:space="0" w:color="auto"/>
          </w:divBdr>
        </w:div>
        <w:div w:id="1461341671">
          <w:marLeft w:val="547"/>
          <w:marRight w:val="0"/>
          <w:marTop w:val="144"/>
          <w:marBottom w:val="0"/>
          <w:divBdr>
            <w:top w:val="none" w:sz="0" w:space="0" w:color="auto"/>
            <w:left w:val="none" w:sz="0" w:space="0" w:color="auto"/>
            <w:bottom w:val="none" w:sz="0" w:space="0" w:color="auto"/>
            <w:right w:val="none" w:sz="0" w:space="0" w:color="auto"/>
          </w:divBdr>
        </w:div>
        <w:div w:id="1981417073">
          <w:marLeft w:val="547"/>
          <w:marRight w:val="0"/>
          <w:marTop w:val="144"/>
          <w:marBottom w:val="0"/>
          <w:divBdr>
            <w:top w:val="none" w:sz="0" w:space="0" w:color="auto"/>
            <w:left w:val="none" w:sz="0" w:space="0" w:color="auto"/>
            <w:bottom w:val="none" w:sz="0" w:space="0" w:color="auto"/>
            <w:right w:val="none" w:sz="0" w:space="0" w:color="auto"/>
          </w:divBdr>
        </w:div>
        <w:div w:id="2131122461">
          <w:marLeft w:val="547"/>
          <w:marRight w:val="0"/>
          <w:marTop w:val="144"/>
          <w:marBottom w:val="0"/>
          <w:divBdr>
            <w:top w:val="none" w:sz="0" w:space="0" w:color="auto"/>
            <w:left w:val="none" w:sz="0" w:space="0" w:color="auto"/>
            <w:bottom w:val="none" w:sz="0" w:space="0" w:color="auto"/>
            <w:right w:val="none" w:sz="0" w:space="0" w:color="auto"/>
          </w:divBdr>
        </w:div>
      </w:divsChild>
    </w:div>
    <w:div w:id="604970378">
      <w:bodyDiv w:val="1"/>
      <w:marLeft w:val="0"/>
      <w:marRight w:val="0"/>
      <w:marTop w:val="0"/>
      <w:marBottom w:val="0"/>
      <w:divBdr>
        <w:top w:val="none" w:sz="0" w:space="0" w:color="auto"/>
        <w:left w:val="none" w:sz="0" w:space="0" w:color="auto"/>
        <w:bottom w:val="none" w:sz="0" w:space="0" w:color="auto"/>
        <w:right w:val="none" w:sz="0" w:space="0" w:color="auto"/>
      </w:divBdr>
    </w:div>
    <w:div w:id="605498987">
      <w:bodyDiv w:val="1"/>
      <w:marLeft w:val="0"/>
      <w:marRight w:val="0"/>
      <w:marTop w:val="0"/>
      <w:marBottom w:val="0"/>
      <w:divBdr>
        <w:top w:val="none" w:sz="0" w:space="0" w:color="auto"/>
        <w:left w:val="none" w:sz="0" w:space="0" w:color="auto"/>
        <w:bottom w:val="none" w:sz="0" w:space="0" w:color="auto"/>
        <w:right w:val="none" w:sz="0" w:space="0" w:color="auto"/>
      </w:divBdr>
      <w:divsChild>
        <w:div w:id="117646984">
          <w:marLeft w:val="1166"/>
          <w:marRight w:val="0"/>
          <w:marTop w:val="86"/>
          <w:marBottom w:val="0"/>
          <w:divBdr>
            <w:top w:val="none" w:sz="0" w:space="0" w:color="auto"/>
            <w:left w:val="none" w:sz="0" w:space="0" w:color="auto"/>
            <w:bottom w:val="none" w:sz="0" w:space="0" w:color="auto"/>
            <w:right w:val="none" w:sz="0" w:space="0" w:color="auto"/>
          </w:divBdr>
        </w:div>
        <w:div w:id="387530586">
          <w:marLeft w:val="547"/>
          <w:marRight w:val="0"/>
          <w:marTop w:val="115"/>
          <w:marBottom w:val="0"/>
          <w:divBdr>
            <w:top w:val="none" w:sz="0" w:space="0" w:color="auto"/>
            <w:left w:val="none" w:sz="0" w:space="0" w:color="auto"/>
            <w:bottom w:val="none" w:sz="0" w:space="0" w:color="auto"/>
            <w:right w:val="none" w:sz="0" w:space="0" w:color="auto"/>
          </w:divBdr>
        </w:div>
        <w:div w:id="823398625">
          <w:marLeft w:val="1166"/>
          <w:marRight w:val="0"/>
          <w:marTop w:val="86"/>
          <w:marBottom w:val="0"/>
          <w:divBdr>
            <w:top w:val="none" w:sz="0" w:space="0" w:color="auto"/>
            <w:left w:val="none" w:sz="0" w:space="0" w:color="auto"/>
            <w:bottom w:val="none" w:sz="0" w:space="0" w:color="auto"/>
            <w:right w:val="none" w:sz="0" w:space="0" w:color="auto"/>
          </w:divBdr>
        </w:div>
      </w:divsChild>
    </w:div>
    <w:div w:id="605623660">
      <w:bodyDiv w:val="1"/>
      <w:marLeft w:val="0"/>
      <w:marRight w:val="0"/>
      <w:marTop w:val="0"/>
      <w:marBottom w:val="0"/>
      <w:divBdr>
        <w:top w:val="none" w:sz="0" w:space="0" w:color="auto"/>
        <w:left w:val="none" w:sz="0" w:space="0" w:color="auto"/>
        <w:bottom w:val="none" w:sz="0" w:space="0" w:color="auto"/>
        <w:right w:val="none" w:sz="0" w:space="0" w:color="auto"/>
      </w:divBdr>
    </w:div>
    <w:div w:id="606236523">
      <w:bodyDiv w:val="1"/>
      <w:marLeft w:val="0"/>
      <w:marRight w:val="0"/>
      <w:marTop w:val="0"/>
      <w:marBottom w:val="0"/>
      <w:divBdr>
        <w:top w:val="none" w:sz="0" w:space="0" w:color="auto"/>
        <w:left w:val="none" w:sz="0" w:space="0" w:color="auto"/>
        <w:bottom w:val="none" w:sz="0" w:space="0" w:color="auto"/>
        <w:right w:val="none" w:sz="0" w:space="0" w:color="auto"/>
      </w:divBdr>
    </w:div>
    <w:div w:id="607543582">
      <w:bodyDiv w:val="1"/>
      <w:marLeft w:val="0"/>
      <w:marRight w:val="0"/>
      <w:marTop w:val="0"/>
      <w:marBottom w:val="0"/>
      <w:divBdr>
        <w:top w:val="none" w:sz="0" w:space="0" w:color="auto"/>
        <w:left w:val="none" w:sz="0" w:space="0" w:color="auto"/>
        <w:bottom w:val="none" w:sz="0" w:space="0" w:color="auto"/>
        <w:right w:val="none" w:sz="0" w:space="0" w:color="auto"/>
      </w:divBdr>
      <w:divsChild>
        <w:div w:id="1209341601">
          <w:marLeft w:val="0"/>
          <w:marRight w:val="0"/>
          <w:marTop w:val="0"/>
          <w:marBottom w:val="0"/>
          <w:divBdr>
            <w:top w:val="none" w:sz="0" w:space="0" w:color="auto"/>
            <w:left w:val="none" w:sz="0" w:space="0" w:color="auto"/>
            <w:bottom w:val="none" w:sz="0" w:space="0" w:color="auto"/>
            <w:right w:val="none" w:sz="0" w:space="0" w:color="auto"/>
          </w:divBdr>
          <w:divsChild>
            <w:div w:id="600259001">
              <w:marLeft w:val="0"/>
              <w:marRight w:val="0"/>
              <w:marTop w:val="0"/>
              <w:marBottom w:val="0"/>
              <w:divBdr>
                <w:top w:val="none" w:sz="0" w:space="0" w:color="auto"/>
                <w:left w:val="none" w:sz="0" w:space="0" w:color="auto"/>
                <w:bottom w:val="none" w:sz="0" w:space="0" w:color="auto"/>
                <w:right w:val="none" w:sz="0" w:space="0" w:color="auto"/>
              </w:divBdr>
            </w:div>
            <w:div w:id="1457024790">
              <w:marLeft w:val="0"/>
              <w:marRight w:val="0"/>
              <w:marTop w:val="0"/>
              <w:marBottom w:val="0"/>
              <w:divBdr>
                <w:top w:val="none" w:sz="0" w:space="0" w:color="auto"/>
                <w:left w:val="none" w:sz="0" w:space="0" w:color="auto"/>
                <w:bottom w:val="none" w:sz="0" w:space="0" w:color="auto"/>
                <w:right w:val="none" w:sz="0" w:space="0" w:color="auto"/>
              </w:divBdr>
            </w:div>
            <w:div w:id="20919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0260">
      <w:bodyDiv w:val="1"/>
      <w:marLeft w:val="0"/>
      <w:marRight w:val="0"/>
      <w:marTop w:val="0"/>
      <w:marBottom w:val="0"/>
      <w:divBdr>
        <w:top w:val="none" w:sz="0" w:space="0" w:color="auto"/>
        <w:left w:val="none" w:sz="0" w:space="0" w:color="auto"/>
        <w:bottom w:val="none" w:sz="0" w:space="0" w:color="auto"/>
        <w:right w:val="none" w:sz="0" w:space="0" w:color="auto"/>
      </w:divBdr>
      <w:divsChild>
        <w:div w:id="40860241">
          <w:marLeft w:val="1800"/>
          <w:marRight w:val="0"/>
          <w:marTop w:val="77"/>
          <w:marBottom w:val="0"/>
          <w:divBdr>
            <w:top w:val="none" w:sz="0" w:space="0" w:color="auto"/>
            <w:left w:val="none" w:sz="0" w:space="0" w:color="auto"/>
            <w:bottom w:val="none" w:sz="0" w:space="0" w:color="auto"/>
            <w:right w:val="none" w:sz="0" w:space="0" w:color="auto"/>
          </w:divBdr>
        </w:div>
        <w:div w:id="152990124">
          <w:marLeft w:val="1800"/>
          <w:marRight w:val="0"/>
          <w:marTop w:val="77"/>
          <w:marBottom w:val="0"/>
          <w:divBdr>
            <w:top w:val="none" w:sz="0" w:space="0" w:color="auto"/>
            <w:left w:val="none" w:sz="0" w:space="0" w:color="auto"/>
            <w:bottom w:val="none" w:sz="0" w:space="0" w:color="auto"/>
            <w:right w:val="none" w:sz="0" w:space="0" w:color="auto"/>
          </w:divBdr>
        </w:div>
        <w:div w:id="1199780414">
          <w:marLeft w:val="1166"/>
          <w:marRight w:val="0"/>
          <w:marTop w:val="96"/>
          <w:marBottom w:val="0"/>
          <w:divBdr>
            <w:top w:val="none" w:sz="0" w:space="0" w:color="auto"/>
            <w:left w:val="none" w:sz="0" w:space="0" w:color="auto"/>
            <w:bottom w:val="none" w:sz="0" w:space="0" w:color="auto"/>
            <w:right w:val="none" w:sz="0" w:space="0" w:color="auto"/>
          </w:divBdr>
        </w:div>
        <w:div w:id="1313754314">
          <w:marLeft w:val="1800"/>
          <w:marRight w:val="0"/>
          <w:marTop w:val="77"/>
          <w:marBottom w:val="0"/>
          <w:divBdr>
            <w:top w:val="none" w:sz="0" w:space="0" w:color="auto"/>
            <w:left w:val="none" w:sz="0" w:space="0" w:color="auto"/>
            <w:bottom w:val="none" w:sz="0" w:space="0" w:color="auto"/>
            <w:right w:val="none" w:sz="0" w:space="0" w:color="auto"/>
          </w:divBdr>
        </w:div>
      </w:divsChild>
    </w:div>
    <w:div w:id="609363838">
      <w:bodyDiv w:val="1"/>
      <w:marLeft w:val="0"/>
      <w:marRight w:val="0"/>
      <w:marTop w:val="0"/>
      <w:marBottom w:val="0"/>
      <w:divBdr>
        <w:top w:val="none" w:sz="0" w:space="0" w:color="auto"/>
        <w:left w:val="none" w:sz="0" w:space="0" w:color="auto"/>
        <w:bottom w:val="none" w:sz="0" w:space="0" w:color="auto"/>
        <w:right w:val="none" w:sz="0" w:space="0" w:color="auto"/>
      </w:divBdr>
    </w:div>
    <w:div w:id="610166186">
      <w:bodyDiv w:val="1"/>
      <w:marLeft w:val="0"/>
      <w:marRight w:val="0"/>
      <w:marTop w:val="0"/>
      <w:marBottom w:val="0"/>
      <w:divBdr>
        <w:top w:val="none" w:sz="0" w:space="0" w:color="auto"/>
        <w:left w:val="none" w:sz="0" w:space="0" w:color="auto"/>
        <w:bottom w:val="none" w:sz="0" w:space="0" w:color="auto"/>
        <w:right w:val="none" w:sz="0" w:space="0" w:color="auto"/>
      </w:divBdr>
      <w:divsChild>
        <w:div w:id="83692010">
          <w:marLeft w:val="1166"/>
          <w:marRight w:val="0"/>
          <w:marTop w:val="96"/>
          <w:marBottom w:val="0"/>
          <w:divBdr>
            <w:top w:val="none" w:sz="0" w:space="0" w:color="auto"/>
            <w:left w:val="none" w:sz="0" w:space="0" w:color="auto"/>
            <w:bottom w:val="none" w:sz="0" w:space="0" w:color="auto"/>
            <w:right w:val="none" w:sz="0" w:space="0" w:color="auto"/>
          </w:divBdr>
        </w:div>
        <w:div w:id="162598032">
          <w:marLeft w:val="1166"/>
          <w:marRight w:val="0"/>
          <w:marTop w:val="96"/>
          <w:marBottom w:val="0"/>
          <w:divBdr>
            <w:top w:val="none" w:sz="0" w:space="0" w:color="auto"/>
            <w:left w:val="none" w:sz="0" w:space="0" w:color="auto"/>
            <w:bottom w:val="none" w:sz="0" w:space="0" w:color="auto"/>
            <w:right w:val="none" w:sz="0" w:space="0" w:color="auto"/>
          </w:divBdr>
        </w:div>
        <w:div w:id="190263412">
          <w:marLeft w:val="1800"/>
          <w:marRight w:val="0"/>
          <w:marTop w:val="77"/>
          <w:marBottom w:val="0"/>
          <w:divBdr>
            <w:top w:val="none" w:sz="0" w:space="0" w:color="auto"/>
            <w:left w:val="none" w:sz="0" w:space="0" w:color="auto"/>
            <w:bottom w:val="none" w:sz="0" w:space="0" w:color="auto"/>
            <w:right w:val="none" w:sz="0" w:space="0" w:color="auto"/>
          </w:divBdr>
        </w:div>
        <w:div w:id="542062774">
          <w:marLeft w:val="1166"/>
          <w:marRight w:val="0"/>
          <w:marTop w:val="96"/>
          <w:marBottom w:val="0"/>
          <w:divBdr>
            <w:top w:val="none" w:sz="0" w:space="0" w:color="auto"/>
            <w:left w:val="none" w:sz="0" w:space="0" w:color="auto"/>
            <w:bottom w:val="none" w:sz="0" w:space="0" w:color="auto"/>
            <w:right w:val="none" w:sz="0" w:space="0" w:color="auto"/>
          </w:divBdr>
        </w:div>
        <w:div w:id="670181912">
          <w:marLeft w:val="1166"/>
          <w:marRight w:val="0"/>
          <w:marTop w:val="96"/>
          <w:marBottom w:val="0"/>
          <w:divBdr>
            <w:top w:val="none" w:sz="0" w:space="0" w:color="auto"/>
            <w:left w:val="none" w:sz="0" w:space="0" w:color="auto"/>
            <w:bottom w:val="none" w:sz="0" w:space="0" w:color="auto"/>
            <w:right w:val="none" w:sz="0" w:space="0" w:color="auto"/>
          </w:divBdr>
        </w:div>
        <w:div w:id="919798355">
          <w:marLeft w:val="547"/>
          <w:marRight w:val="0"/>
          <w:marTop w:val="115"/>
          <w:marBottom w:val="0"/>
          <w:divBdr>
            <w:top w:val="none" w:sz="0" w:space="0" w:color="auto"/>
            <w:left w:val="none" w:sz="0" w:space="0" w:color="auto"/>
            <w:bottom w:val="none" w:sz="0" w:space="0" w:color="auto"/>
            <w:right w:val="none" w:sz="0" w:space="0" w:color="auto"/>
          </w:divBdr>
        </w:div>
      </w:divsChild>
    </w:div>
    <w:div w:id="611087881">
      <w:bodyDiv w:val="1"/>
      <w:marLeft w:val="0"/>
      <w:marRight w:val="0"/>
      <w:marTop w:val="0"/>
      <w:marBottom w:val="0"/>
      <w:divBdr>
        <w:top w:val="none" w:sz="0" w:space="0" w:color="auto"/>
        <w:left w:val="none" w:sz="0" w:space="0" w:color="auto"/>
        <w:bottom w:val="none" w:sz="0" w:space="0" w:color="auto"/>
        <w:right w:val="none" w:sz="0" w:space="0" w:color="auto"/>
      </w:divBdr>
    </w:div>
    <w:div w:id="611745289">
      <w:bodyDiv w:val="1"/>
      <w:marLeft w:val="0"/>
      <w:marRight w:val="0"/>
      <w:marTop w:val="0"/>
      <w:marBottom w:val="0"/>
      <w:divBdr>
        <w:top w:val="none" w:sz="0" w:space="0" w:color="auto"/>
        <w:left w:val="none" w:sz="0" w:space="0" w:color="auto"/>
        <w:bottom w:val="none" w:sz="0" w:space="0" w:color="auto"/>
        <w:right w:val="none" w:sz="0" w:space="0" w:color="auto"/>
      </w:divBdr>
      <w:divsChild>
        <w:div w:id="273942592">
          <w:marLeft w:val="547"/>
          <w:marRight w:val="0"/>
          <w:marTop w:val="120"/>
          <w:marBottom w:val="0"/>
          <w:divBdr>
            <w:top w:val="none" w:sz="0" w:space="0" w:color="auto"/>
            <w:left w:val="none" w:sz="0" w:space="0" w:color="auto"/>
            <w:bottom w:val="none" w:sz="0" w:space="0" w:color="auto"/>
            <w:right w:val="none" w:sz="0" w:space="0" w:color="auto"/>
          </w:divBdr>
        </w:div>
        <w:div w:id="402266218">
          <w:marLeft w:val="1166"/>
          <w:marRight w:val="0"/>
          <w:marTop w:val="106"/>
          <w:marBottom w:val="0"/>
          <w:divBdr>
            <w:top w:val="none" w:sz="0" w:space="0" w:color="auto"/>
            <w:left w:val="none" w:sz="0" w:space="0" w:color="auto"/>
            <w:bottom w:val="none" w:sz="0" w:space="0" w:color="auto"/>
            <w:right w:val="none" w:sz="0" w:space="0" w:color="auto"/>
          </w:divBdr>
        </w:div>
        <w:div w:id="668991600">
          <w:marLeft w:val="547"/>
          <w:marRight w:val="0"/>
          <w:marTop w:val="120"/>
          <w:marBottom w:val="0"/>
          <w:divBdr>
            <w:top w:val="none" w:sz="0" w:space="0" w:color="auto"/>
            <w:left w:val="none" w:sz="0" w:space="0" w:color="auto"/>
            <w:bottom w:val="none" w:sz="0" w:space="0" w:color="auto"/>
            <w:right w:val="none" w:sz="0" w:space="0" w:color="auto"/>
          </w:divBdr>
        </w:div>
        <w:div w:id="825819806">
          <w:marLeft w:val="1166"/>
          <w:marRight w:val="0"/>
          <w:marTop w:val="106"/>
          <w:marBottom w:val="0"/>
          <w:divBdr>
            <w:top w:val="none" w:sz="0" w:space="0" w:color="auto"/>
            <w:left w:val="none" w:sz="0" w:space="0" w:color="auto"/>
            <w:bottom w:val="none" w:sz="0" w:space="0" w:color="auto"/>
            <w:right w:val="none" w:sz="0" w:space="0" w:color="auto"/>
          </w:divBdr>
        </w:div>
        <w:div w:id="1053237091">
          <w:marLeft w:val="1166"/>
          <w:marRight w:val="0"/>
          <w:marTop w:val="106"/>
          <w:marBottom w:val="0"/>
          <w:divBdr>
            <w:top w:val="none" w:sz="0" w:space="0" w:color="auto"/>
            <w:left w:val="none" w:sz="0" w:space="0" w:color="auto"/>
            <w:bottom w:val="none" w:sz="0" w:space="0" w:color="auto"/>
            <w:right w:val="none" w:sz="0" w:space="0" w:color="auto"/>
          </w:divBdr>
        </w:div>
        <w:div w:id="2015105523">
          <w:marLeft w:val="1166"/>
          <w:marRight w:val="0"/>
          <w:marTop w:val="106"/>
          <w:marBottom w:val="0"/>
          <w:divBdr>
            <w:top w:val="none" w:sz="0" w:space="0" w:color="auto"/>
            <w:left w:val="none" w:sz="0" w:space="0" w:color="auto"/>
            <w:bottom w:val="none" w:sz="0" w:space="0" w:color="auto"/>
            <w:right w:val="none" w:sz="0" w:space="0" w:color="auto"/>
          </w:divBdr>
        </w:div>
      </w:divsChild>
    </w:div>
    <w:div w:id="613291086">
      <w:bodyDiv w:val="1"/>
      <w:marLeft w:val="0"/>
      <w:marRight w:val="0"/>
      <w:marTop w:val="0"/>
      <w:marBottom w:val="0"/>
      <w:divBdr>
        <w:top w:val="none" w:sz="0" w:space="0" w:color="auto"/>
        <w:left w:val="none" w:sz="0" w:space="0" w:color="auto"/>
        <w:bottom w:val="none" w:sz="0" w:space="0" w:color="auto"/>
        <w:right w:val="none" w:sz="0" w:space="0" w:color="auto"/>
      </w:divBdr>
    </w:div>
    <w:div w:id="613367805">
      <w:bodyDiv w:val="1"/>
      <w:marLeft w:val="0"/>
      <w:marRight w:val="0"/>
      <w:marTop w:val="0"/>
      <w:marBottom w:val="0"/>
      <w:divBdr>
        <w:top w:val="none" w:sz="0" w:space="0" w:color="auto"/>
        <w:left w:val="none" w:sz="0" w:space="0" w:color="auto"/>
        <w:bottom w:val="none" w:sz="0" w:space="0" w:color="auto"/>
        <w:right w:val="none" w:sz="0" w:space="0" w:color="auto"/>
      </w:divBdr>
      <w:divsChild>
        <w:div w:id="412900876">
          <w:marLeft w:val="0"/>
          <w:marRight w:val="0"/>
          <w:marTop w:val="0"/>
          <w:marBottom w:val="0"/>
          <w:divBdr>
            <w:top w:val="none" w:sz="0" w:space="0" w:color="auto"/>
            <w:left w:val="none" w:sz="0" w:space="0" w:color="auto"/>
            <w:bottom w:val="none" w:sz="0" w:space="0" w:color="auto"/>
            <w:right w:val="none" w:sz="0" w:space="0" w:color="auto"/>
          </w:divBdr>
          <w:divsChild>
            <w:div w:id="3478538">
              <w:marLeft w:val="0"/>
              <w:marRight w:val="0"/>
              <w:marTop w:val="0"/>
              <w:marBottom w:val="0"/>
              <w:divBdr>
                <w:top w:val="none" w:sz="0" w:space="0" w:color="auto"/>
                <w:left w:val="none" w:sz="0" w:space="0" w:color="auto"/>
                <w:bottom w:val="none" w:sz="0" w:space="0" w:color="auto"/>
                <w:right w:val="none" w:sz="0" w:space="0" w:color="auto"/>
              </w:divBdr>
            </w:div>
            <w:div w:id="1173103103">
              <w:marLeft w:val="0"/>
              <w:marRight w:val="0"/>
              <w:marTop w:val="0"/>
              <w:marBottom w:val="0"/>
              <w:divBdr>
                <w:top w:val="none" w:sz="0" w:space="0" w:color="auto"/>
                <w:left w:val="none" w:sz="0" w:space="0" w:color="auto"/>
                <w:bottom w:val="none" w:sz="0" w:space="0" w:color="auto"/>
                <w:right w:val="none" w:sz="0" w:space="0" w:color="auto"/>
              </w:divBdr>
            </w:div>
            <w:div w:id="1425685732">
              <w:marLeft w:val="0"/>
              <w:marRight w:val="0"/>
              <w:marTop w:val="0"/>
              <w:marBottom w:val="0"/>
              <w:divBdr>
                <w:top w:val="none" w:sz="0" w:space="0" w:color="auto"/>
                <w:left w:val="none" w:sz="0" w:space="0" w:color="auto"/>
                <w:bottom w:val="none" w:sz="0" w:space="0" w:color="auto"/>
                <w:right w:val="none" w:sz="0" w:space="0" w:color="auto"/>
              </w:divBdr>
            </w:div>
            <w:div w:id="16022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8986">
      <w:bodyDiv w:val="1"/>
      <w:marLeft w:val="0"/>
      <w:marRight w:val="0"/>
      <w:marTop w:val="0"/>
      <w:marBottom w:val="0"/>
      <w:divBdr>
        <w:top w:val="none" w:sz="0" w:space="0" w:color="auto"/>
        <w:left w:val="none" w:sz="0" w:space="0" w:color="auto"/>
        <w:bottom w:val="none" w:sz="0" w:space="0" w:color="auto"/>
        <w:right w:val="none" w:sz="0" w:space="0" w:color="auto"/>
      </w:divBdr>
      <w:divsChild>
        <w:div w:id="1172254754">
          <w:marLeft w:val="0"/>
          <w:marRight w:val="0"/>
          <w:marTop w:val="0"/>
          <w:marBottom w:val="0"/>
          <w:divBdr>
            <w:top w:val="none" w:sz="0" w:space="0" w:color="auto"/>
            <w:left w:val="none" w:sz="0" w:space="0" w:color="auto"/>
            <w:bottom w:val="none" w:sz="0" w:space="0" w:color="auto"/>
            <w:right w:val="none" w:sz="0" w:space="0" w:color="auto"/>
          </w:divBdr>
          <w:divsChild>
            <w:div w:id="38749367">
              <w:marLeft w:val="0"/>
              <w:marRight w:val="0"/>
              <w:marTop w:val="0"/>
              <w:marBottom w:val="0"/>
              <w:divBdr>
                <w:top w:val="none" w:sz="0" w:space="0" w:color="auto"/>
                <w:left w:val="none" w:sz="0" w:space="0" w:color="auto"/>
                <w:bottom w:val="none" w:sz="0" w:space="0" w:color="auto"/>
                <w:right w:val="none" w:sz="0" w:space="0" w:color="auto"/>
              </w:divBdr>
            </w:div>
            <w:div w:id="8818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6594">
      <w:bodyDiv w:val="1"/>
      <w:marLeft w:val="0"/>
      <w:marRight w:val="0"/>
      <w:marTop w:val="0"/>
      <w:marBottom w:val="0"/>
      <w:divBdr>
        <w:top w:val="none" w:sz="0" w:space="0" w:color="auto"/>
        <w:left w:val="none" w:sz="0" w:space="0" w:color="auto"/>
        <w:bottom w:val="none" w:sz="0" w:space="0" w:color="auto"/>
        <w:right w:val="none" w:sz="0" w:space="0" w:color="auto"/>
      </w:divBdr>
    </w:div>
    <w:div w:id="615864989">
      <w:bodyDiv w:val="1"/>
      <w:marLeft w:val="0"/>
      <w:marRight w:val="0"/>
      <w:marTop w:val="0"/>
      <w:marBottom w:val="0"/>
      <w:divBdr>
        <w:top w:val="none" w:sz="0" w:space="0" w:color="auto"/>
        <w:left w:val="none" w:sz="0" w:space="0" w:color="auto"/>
        <w:bottom w:val="none" w:sz="0" w:space="0" w:color="auto"/>
        <w:right w:val="none" w:sz="0" w:space="0" w:color="auto"/>
      </w:divBdr>
    </w:div>
    <w:div w:id="616831332">
      <w:bodyDiv w:val="1"/>
      <w:marLeft w:val="0"/>
      <w:marRight w:val="0"/>
      <w:marTop w:val="0"/>
      <w:marBottom w:val="0"/>
      <w:divBdr>
        <w:top w:val="none" w:sz="0" w:space="0" w:color="auto"/>
        <w:left w:val="none" w:sz="0" w:space="0" w:color="auto"/>
        <w:bottom w:val="none" w:sz="0" w:space="0" w:color="auto"/>
        <w:right w:val="none" w:sz="0" w:space="0" w:color="auto"/>
      </w:divBdr>
    </w:div>
    <w:div w:id="617177292">
      <w:bodyDiv w:val="1"/>
      <w:marLeft w:val="0"/>
      <w:marRight w:val="0"/>
      <w:marTop w:val="0"/>
      <w:marBottom w:val="0"/>
      <w:divBdr>
        <w:top w:val="none" w:sz="0" w:space="0" w:color="auto"/>
        <w:left w:val="none" w:sz="0" w:space="0" w:color="auto"/>
        <w:bottom w:val="none" w:sz="0" w:space="0" w:color="auto"/>
        <w:right w:val="none" w:sz="0" w:space="0" w:color="auto"/>
      </w:divBdr>
    </w:div>
    <w:div w:id="617179089">
      <w:bodyDiv w:val="1"/>
      <w:marLeft w:val="0"/>
      <w:marRight w:val="0"/>
      <w:marTop w:val="0"/>
      <w:marBottom w:val="0"/>
      <w:divBdr>
        <w:top w:val="none" w:sz="0" w:space="0" w:color="auto"/>
        <w:left w:val="none" w:sz="0" w:space="0" w:color="auto"/>
        <w:bottom w:val="none" w:sz="0" w:space="0" w:color="auto"/>
        <w:right w:val="none" w:sz="0" w:space="0" w:color="auto"/>
      </w:divBdr>
    </w:div>
    <w:div w:id="617445351">
      <w:bodyDiv w:val="1"/>
      <w:marLeft w:val="0"/>
      <w:marRight w:val="0"/>
      <w:marTop w:val="0"/>
      <w:marBottom w:val="0"/>
      <w:divBdr>
        <w:top w:val="none" w:sz="0" w:space="0" w:color="auto"/>
        <w:left w:val="none" w:sz="0" w:space="0" w:color="auto"/>
        <w:bottom w:val="none" w:sz="0" w:space="0" w:color="auto"/>
        <w:right w:val="none" w:sz="0" w:space="0" w:color="auto"/>
      </w:divBdr>
    </w:div>
    <w:div w:id="618688369">
      <w:bodyDiv w:val="1"/>
      <w:marLeft w:val="0"/>
      <w:marRight w:val="0"/>
      <w:marTop w:val="0"/>
      <w:marBottom w:val="0"/>
      <w:divBdr>
        <w:top w:val="none" w:sz="0" w:space="0" w:color="auto"/>
        <w:left w:val="none" w:sz="0" w:space="0" w:color="auto"/>
        <w:bottom w:val="none" w:sz="0" w:space="0" w:color="auto"/>
        <w:right w:val="none" w:sz="0" w:space="0" w:color="auto"/>
      </w:divBdr>
    </w:div>
    <w:div w:id="618993425">
      <w:bodyDiv w:val="1"/>
      <w:marLeft w:val="0"/>
      <w:marRight w:val="0"/>
      <w:marTop w:val="0"/>
      <w:marBottom w:val="0"/>
      <w:divBdr>
        <w:top w:val="none" w:sz="0" w:space="0" w:color="auto"/>
        <w:left w:val="none" w:sz="0" w:space="0" w:color="auto"/>
        <w:bottom w:val="none" w:sz="0" w:space="0" w:color="auto"/>
        <w:right w:val="none" w:sz="0" w:space="0" w:color="auto"/>
      </w:divBdr>
      <w:divsChild>
        <w:div w:id="1878083880">
          <w:marLeft w:val="547"/>
          <w:marRight w:val="0"/>
          <w:marTop w:val="134"/>
          <w:marBottom w:val="0"/>
          <w:divBdr>
            <w:top w:val="none" w:sz="0" w:space="0" w:color="auto"/>
            <w:left w:val="none" w:sz="0" w:space="0" w:color="auto"/>
            <w:bottom w:val="none" w:sz="0" w:space="0" w:color="auto"/>
            <w:right w:val="none" w:sz="0" w:space="0" w:color="auto"/>
          </w:divBdr>
        </w:div>
      </w:divsChild>
    </w:div>
    <w:div w:id="621963566">
      <w:bodyDiv w:val="1"/>
      <w:marLeft w:val="0"/>
      <w:marRight w:val="0"/>
      <w:marTop w:val="0"/>
      <w:marBottom w:val="0"/>
      <w:divBdr>
        <w:top w:val="none" w:sz="0" w:space="0" w:color="auto"/>
        <w:left w:val="none" w:sz="0" w:space="0" w:color="auto"/>
        <w:bottom w:val="none" w:sz="0" w:space="0" w:color="auto"/>
        <w:right w:val="none" w:sz="0" w:space="0" w:color="auto"/>
      </w:divBdr>
    </w:div>
    <w:div w:id="622922309">
      <w:bodyDiv w:val="1"/>
      <w:marLeft w:val="0"/>
      <w:marRight w:val="0"/>
      <w:marTop w:val="0"/>
      <w:marBottom w:val="0"/>
      <w:divBdr>
        <w:top w:val="none" w:sz="0" w:space="0" w:color="auto"/>
        <w:left w:val="none" w:sz="0" w:space="0" w:color="auto"/>
        <w:bottom w:val="none" w:sz="0" w:space="0" w:color="auto"/>
        <w:right w:val="none" w:sz="0" w:space="0" w:color="auto"/>
      </w:divBdr>
      <w:divsChild>
        <w:div w:id="1144660512">
          <w:marLeft w:val="1080"/>
          <w:marRight w:val="0"/>
          <w:marTop w:val="100"/>
          <w:marBottom w:val="0"/>
          <w:divBdr>
            <w:top w:val="none" w:sz="0" w:space="0" w:color="auto"/>
            <w:left w:val="none" w:sz="0" w:space="0" w:color="auto"/>
            <w:bottom w:val="none" w:sz="0" w:space="0" w:color="auto"/>
            <w:right w:val="none" w:sz="0" w:space="0" w:color="auto"/>
          </w:divBdr>
        </w:div>
        <w:div w:id="1162504657">
          <w:marLeft w:val="360"/>
          <w:marRight w:val="0"/>
          <w:marTop w:val="200"/>
          <w:marBottom w:val="0"/>
          <w:divBdr>
            <w:top w:val="none" w:sz="0" w:space="0" w:color="auto"/>
            <w:left w:val="none" w:sz="0" w:space="0" w:color="auto"/>
            <w:bottom w:val="none" w:sz="0" w:space="0" w:color="auto"/>
            <w:right w:val="none" w:sz="0" w:space="0" w:color="auto"/>
          </w:divBdr>
        </w:div>
        <w:div w:id="1638074581">
          <w:marLeft w:val="360"/>
          <w:marRight w:val="0"/>
          <w:marTop w:val="200"/>
          <w:marBottom w:val="0"/>
          <w:divBdr>
            <w:top w:val="none" w:sz="0" w:space="0" w:color="auto"/>
            <w:left w:val="none" w:sz="0" w:space="0" w:color="auto"/>
            <w:bottom w:val="none" w:sz="0" w:space="0" w:color="auto"/>
            <w:right w:val="none" w:sz="0" w:space="0" w:color="auto"/>
          </w:divBdr>
        </w:div>
      </w:divsChild>
    </w:div>
    <w:div w:id="623194441">
      <w:bodyDiv w:val="1"/>
      <w:marLeft w:val="0"/>
      <w:marRight w:val="0"/>
      <w:marTop w:val="0"/>
      <w:marBottom w:val="0"/>
      <w:divBdr>
        <w:top w:val="none" w:sz="0" w:space="0" w:color="auto"/>
        <w:left w:val="none" w:sz="0" w:space="0" w:color="auto"/>
        <w:bottom w:val="none" w:sz="0" w:space="0" w:color="auto"/>
        <w:right w:val="none" w:sz="0" w:space="0" w:color="auto"/>
      </w:divBdr>
    </w:div>
    <w:div w:id="623275231">
      <w:bodyDiv w:val="1"/>
      <w:marLeft w:val="0"/>
      <w:marRight w:val="0"/>
      <w:marTop w:val="0"/>
      <w:marBottom w:val="0"/>
      <w:divBdr>
        <w:top w:val="none" w:sz="0" w:space="0" w:color="auto"/>
        <w:left w:val="none" w:sz="0" w:space="0" w:color="auto"/>
        <w:bottom w:val="none" w:sz="0" w:space="0" w:color="auto"/>
        <w:right w:val="none" w:sz="0" w:space="0" w:color="auto"/>
      </w:divBdr>
    </w:div>
    <w:div w:id="623654083">
      <w:bodyDiv w:val="1"/>
      <w:marLeft w:val="0"/>
      <w:marRight w:val="0"/>
      <w:marTop w:val="0"/>
      <w:marBottom w:val="0"/>
      <w:divBdr>
        <w:top w:val="none" w:sz="0" w:space="0" w:color="auto"/>
        <w:left w:val="none" w:sz="0" w:space="0" w:color="auto"/>
        <w:bottom w:val="none" w:sz="0" w:space="0" w:color="auto"/>
        <w:right w:val="none" w:sz="0" w:space="0" w:color="auto"/>
      </w:divBdr>
    </w:div>
    <w:div w:id="623968925">
      <w:bodyDiv w:val="1"/>
      <w:marLeft w:val="0"/>
      <w:marRight w:val="0"/>
      <w:marTop w:val="0"/>
      <w:marBottom w:val="0"/>
      <w:divBdr>
        <w:top w:val="none" w:sz="0" w:space="0" w:color="auto"/>
        <w:left w:val="none" w:sz="0" w:space="0" w:color="auto"/>
        <w:bottom w:val="none" w:sz="0" w:space="0" w:color="auto"/>
        <w:right w:val="none" w:sz="0" w:space="0" w:color="auto"/>
      </w:divBdr>
      <w:divsChild>
        <w:div w:id="70280488">
          <w:marLeft w:val="1166"/>
          <w:marRight w:val="0"/>
          <w:marTop w:val="115"/>
          <w:marBottom w:val="0"/>
          <w:divBdr>
            <w:top w:val="none" w:sz="0" w:space="0" w:color="auto"/>
            <w:left w:val="none" w:sz="0" w:space="0" w:color="auto"/>
            <w:bottom w:val="none" w:sz="0" w:space="0" w:color="auto"/>
            <w:right w:val="none" w:sz="0" w:space="0" w:color="auto"/>
          </w:divBdr>
        </w:div>
        <w:div w:id="227570114">
          <w:marLeft w:val="547"/>
          <w:marRight w:val="0"/>
          <w:marTop w:val="115"/>
          <w:marBottom w:val="0"/>
          <w:divBdr>
            <w:top w:val="none" w:sz="0" w:space="0" w:color="auto"/>
            <w:left w:val="none" w:sz="0" w:space="0" w:color="auto"/>
            <w:bottom w:val="none" w:sz="0" w:space="0" w:color="auto"/>
            <w:right w:val="none" w:sz="0" w:space="0" w:color="auto"/>
          </w:divBdr>
        </w:div>
        <w:div w:id="476651578">
          <w:marLeft w:val="1800"/>
          <w:marRight w:val="0"/>
          <w:marTop w:val="67"/>
          <w:marBottom w:val="0"/>
          <w:divBdr>
            <w:top w:val="none" w:sz="0" w:space="0" w:color="auto"/>
            <w:left w:val="none" w:sz="0" w:space="0" w:color="auto"/>
            <w:bottom w:val="none" w:sz="0" w:space="0" w:color="auto"/>
            <w:right w:val="none" w:sz="0" w:space="0" w:color="auto"/>
          </w:divBdr>
        </w:div>
        <w:div w:id="559832638">
          <w:marLeft w:val="1166"/>
          <w:marRight w:val="0"/>
          <w:marTop w:val="115"/>
          <w:marBottom w:val="0"/>
          <w:divBdr>
            <w:top w:val="none" w:sz="0" w:space="0" w:color="auto"/>
            <w:left w:val="none" w:sz="0" w:space="0" w:color="auto"/>
            <w:bottom w:val="none" w:sz="0" w:space="0" w:color="auto"/>
            <w:right w:val="none" w:sz="0" w:space="0" w:color="auto"/>
          </w:divBdr>
        </w:div>
        <w:div w:id="601451813">
          <w:marLeft w:val="1166"/>
          <w:marRight w:val="0"/>
          <w:marTop w:val="115"/>
          <w:marBottom w:val="0"/>
          <w:divBdr>
            <w:top w:val="none" w:sz="0" w:space="0" w:color="auto"/>
            <w:left w:val="none" w:sz="0" w:space="0" w:color="auto"/>
            <w:bottom w:val="none" w:sz="0" w:space="0" w:color="auto"/>
            <w:right w:val="none" w:sz="0" w:space="0" w:color="auto"/>
          </w:divBdr>
        </w:div>
        <w:div w:id="934287024">
          <w:marLeft w:val="1166"/>
          <w:marRight w:val="0"/>
          <w:marTop w:val="115"/>
          <w:marBottom w:val="0"/>
          <w:divBdr>
            <w:top w:val="none" w:sz="0" w:space="0" w:color="auto"/>
            <w:left w:val="none" w:sz="0" w:space="0" w:color="auto"/>
            <w:bottom w:val="none" w:sz="0" w:space="0" w:color="auto"/>
            <w:right w:val="none" w:sz="0" w:space="0" w:color="auto"/>
          </w:divBdr>
        </w:div>
        <w:div w:id="1378968747">
          <w:marLeft w:val="1800"/>
          <w:marRight w:val="0"/>
          <w:marTop w:val="67"/>
          <w:marBottom w:val="0"/>
          <w:divBdr>
            <w:top w:val="none" w:sz="0" w:space="0" w:color="auto"/>
            <w:left w:val="none" w:sz="0" w:space="0" w:color="auto"/>
            <w:bottom w:val="none" w:sz="0" w:space="0" w:color="auto"/>
            <w:right w:val="none" w:sz="0" w:space="0" w:color="auto"/>
          </w:divBdr>
        </w:div>
        <w:div w:id="1791902058">
          <w:marLeft w:val="547"/>
          <w:marRight w:val="0"/>
          <w:marTop w:val="115"/>
          <w:marBottom w:val="0"/>
          <w:divBdr>
            <w:top w:val="none" w:sz="0" w:space="0" w:color="auto"/>
            <w:left w:val="none" w:sz="0" w:space="0" w:color="auto"/>
            <w:bottom w:val="none" w:sz="0" w:space="0" w:color="auto"/>
            <w:right w:val="none" w:sz="0" w:space="0" w:color="auto"/>
          </w:divBdr>
        </w:div>
        <w:div w:id="2018462858">
          <w:marLeft w:val="1800"/>
          <w:marRight w:val="0"/>
          <w:marTop w:val="67"/>
          <w:marBottom w:val="0"/>
          <w:divBdr>
            <w:top w:val="none" w:sz="0" w:space="0" w:color="auto"/>
            <w:left w:val="none" w:sz="0" w:space="0" w:color="auto"/>
            <w:bottom w:val="none" w:sz="0" w:space="0" w:color="auto"/>
            <w:right w:val="none" w:sz="0" w:space="0" w:color="auto"/>
          </w:divBdr>
        </w:div>
      </w:divsChild>
    </w:div>
    <w:div w:id="624581675">
      <w:bodyDiv w:val="1"/>
      <w:marLeft w:val="0"/>
      <w:marRight w:val="0"/>
      <w:marTop w:val="0"/>
      <w:marBottom w:val="0"/>
      <w:divBdr>
        <w:top w:val="none" w:sz="0" w:space="0" w:color="auto"/>
        <w:left w:val="none" w:sz="0" w:space="0" w:color="auto"/>
        <w:bottom w:val="none" w:sz="0" w:space="0" w:color="auto"/>
        <w:right w:val="none" w:sz="0" w:space="0" w:color="auto"/>
      </w:divBdr>
    </w:div>
    <w:div w:id="624963733">
      <w:bodyDiv w:val="1"/>
      <w:marLeft w:val="0"/>
      <w:marRight w:val="0"/>
      <w:marTop w:val="0"/>
      <w:marBottom w:val="0"/>
      <w:divBdr>
        <w:top w:val="none" w:sz="0" w:space="0" w:color="auto"/>
        <w:left w:val="none" w:sz="0" w:space="0" w:color="auto"/>
        <w:bottom w:val="none" w:sz="0" w:space="0" w:color="auto"/>
        <w:right w:val="none" w:sz="0" w:space="0" w:color="auto"/>
      </w:divBdr>
    </w:div>
    <w:div w:id="627009617">
      <w:bodyDiv w:val="1"/>
      <w:marLeft w:val="0"/>
      <w:marRight w:val="0"/>
      <w:marTop w:val="0"/>
      <w:marBottom w:val="0"/>
      <w:divBdr>
        <w:top w:val="none" w:sz="0" w:space="0" w:color="auto"/>
        <w:left w:val="none" w:sz="0" w:space="0" w:color="auto"/>
        <w:bottom w:val="none" w:sz="0" w:space="0" w:color="auto"/>
        <w:right w:val="none" w:sz="0" w:space="0" w:color="auto"/>
      </w:divBdr>
      <w:divsChild>
        <w:div w:id="206336799">
          <w:marLeft w:val="547"/>
          <w:marRight w:val="0"/>
          <w:marTop w:val="154"/>
          <w:marBottom w:val="0"/>
          <w:divBdr>
            <w:top w:val="none" w:sz="0" w:space="0" w:color="auto"/>
            <w:left w:val="none" w:sz="0" w:space="0" w:color="auto"/>
            <w:bottom w:val="none" w:sz="0" w:space="0" w:color="auto"/>
            <w:right w:val="none" w:sz="0" w:space="0" w:color="auto"/>
          </w:divBdr>
        </w:div>
      </w:divsChild>
    </w:div>
    <w:div w:id="629240975">
      <w:bodyDiv w:val="1"/>
      <w:marLeft w:val="0"/>
      <w:marRight w:val="0"/>
      <w:marTop w:val="0"/>
      <w:marBottom w:val="0"/>
      <w:divBdr>
        <w:top w:val="none" w:sz="0" w:space="0" w:color="auto"/>
        <w:left w:val="none" w:sz="0" w:space="0" w:color="auto"/>
        <w:bottom w:val="none" w:sz="0" w:space="0" w:color="auto"/>
        <w:right w:val="none" w:sz="0" w:space="0" w:color="auto"/>
      </w:divBdr>
      <w:divsChild>
        <w:div w:id="39478409">
          <w:marLeft w:val="1166"/>
          <w:marRight w:val="0"/>
          <w:marTop w:val="134"/>
          <w:marBottom w:val="0"/>
          <w:divBdr>
            <w:top w:val="none" w:sz="0" w:space="0" w:color="auto"/>
            <w:left w:val="none" w:sz="0" w:space="0" w:color="auto"/>
            <w:bottom w:val="none" w:sz="0" w:space="0" w:color="auto"/>
            <w:right w:val="none" w:sz="0" w:space="0" w:color="auto"/>
          </w:divBdr>
        </w:div>
        <w:div w:id="312149504">
          <w:marLeft w:val="1800"/>
          <w:marRight w:val="0"/>
          <w:marTop w:val="115"/>
          <w:marBottom w:val="0"/>
          <w:divBdr>
            <w:top w:val="none" w:sz="0" w:space="0" w:color="auto"/>
            <w:left w:val="none" w:sz="0" w:space="0" w:color="auto"/>
            <w:bottom w:val="none" w:sz="0" w:space="0" w:color="auto"/>
            <w:right w:val="none" w:sz="0" w:space="0" w:color="auto"/>
          </w:divBdr>
        </w:div>
        <w:div w:id="699286140">
          <w:marLeft w:val="1166"/>
          <w:marRight w:val="0"/>
          <w:marTop w:val="134"/>
          <w:marBottom w:val="0"/>
          <w:divBdr>
            <w:top w:val="none" w:sz="0" w:space="0" w:color="auto"/>
            <w:left w:val="none" w:sz="0" w:space="0" w:color="auto"/>
            <w:bottom w:val="none" w:sz="0" w:space="0" w:color="auto"/>
            <w:right w:val="none" w:sz="0" w:space="0" w:color="auto"/>
          </w:divBdr>
        </w:div>
        <w:div w:id="797190492">
          <w:marLeft w:val="1166"/>
          <w:marRight w:val="0"/>
          <w:marTop w:val="134"/>
          <w:marBottom w:val="0"/>
          <w:divBdr>
            <w:top w:val="none" w:sz="0" w:space="0" w:color="auto"/>
            <w:left w:val="none" w:sz="0" w:space="0" w:color="auto"/>
            <w:bottom w:val="none" w:sz="0" w:space="0" w:color="auto"/>
            <w:right w:val="none" w:sz="0" w:space="0" w:color="auto"/>
          </w:divBdr>
        </w:div>
        <w:div w:id="1179320514">
          <w:marLeft w:val="1166"/>
          <w:marRight w:val="0"/>
          <w:marTop w:val="134"/>
          <w:marBottom w:val="0"/>
          <w:divBdr>
            <w:top w:val="none" w:sz="0" w:space="0" w:color="auto"/>
            <w:left w:val="none" w:sz="0" w:space="0" w:color="auto"/>
            <w:bottom w:val="none" w:sz="0" w:space="0" w:color="auto"/>
            <w:right w:val="none" w:sz="0" w:space="0" w:color="auto"/>
          </w:divBdr>
        </w:div>
        <w:div w:id="1182820206">
          <w:marLeft w:val="547"/>
          <w:marRight w:val="0"/>
          <w:marTop w:val="154"/>
          <w:marBottom w:val="0"/>
          <w:divBdr>
            <w:top w:val="none" w:sz="0" w:space="0" w:color="auto"/>
            <w:left w:val="none" w:sz="0" w:space="0" w:color="auto"/>
            <w:bottom w:val="none" w:sz="0" w:space="0" w:color="auto"/>
            <w:right w:val="none" w:sz="0" w:space="0" w:color="auto"/>
          </w:divBdr>
        </w:div>
      </w:divsChild>
    </w:div>
    <w:div w:id="629434941">
      <w:bodyDiv w:val="1"/>
      <w:marLeft w:val="0"/>
      <w:marRight w:val="0"/>
      <w:marTop w:val="0"/>
      <w:marBottom w:val="0"/>
      <w:divBdr>
        <w:top w:val="none" w:sz="0" w:space="0" w:color="auto"/>
        <w:left w:val="none" w:sz="0" w:space="0" w:color="auto"/>
        <w:bottom w:val="none" w:sz="0" w:space="0" w:color="auto"/>
        <w:right w:val="none" w:sz="0" w:space="0" w:color="auto"/>
      </w:divBdr>
    </w:div>
    <w:div w:id="630326876">
      <w:bodyDiv w:val="1"/>
      <w:marLeft w:val="0"/>
      <w:marRight w:val="0"/>
      <w:marTop w:val="0"/>
      <w:marBottom w:val="0"/>
      <w:divBdr>
        <w:top w:val="none" w:sz="0" w:space="0" w:color="auto"/>
        <w:left w:val="none" w:sz="0" w:space="0" w:color="auto"/>
        <w:bottom w:val="none" w:sz="0" w:space="0" w:color="auto"/>
        <w:right w:val="none" w:sz="0" w:space="0" w:color="auto"/>
      </w:divBdr>
    </w:div>
    <w:div w:id="631863445">
      <w:bodyDiv w:val="1"/>
      <w:marLeft w:val="0"/>
      <w:marRight w:val="0"/>
      <w:marTop w:val="0"/>
      <w:marBottom w:val="0"/>
      <w:divBdr>
        <w:top w:val="none" w:sz="0" w:space="0" w:color="auto"/>
        <w:left w:val="none" w:sz="0" w:space="0" w:color="auto"/>
        <w:bottom w:val="none" w:sz="0" w:space="0" w:color="auto"/>
        <w:right w:val="none" w:sz="0" w:space="0" w:color="auto"/>
      </w:divBdr>
      <w:divsChild>
        <w:div w:id="93523859">
          <w:marLeft w:val="547"/>
          <w:marRight w:val="0"/>
          <w:marTop w:val="115"/>
          <w:marBottom w:val="0"/>
          <w:divBdr>
            <w:top w:val="none" w:sz="0" w:space="0" w:color="auto"/>
            <w:left w:val="none" w:sz="0" w:space="0" w:color="auto"/>
            <w:bottom w:val="none" w:sz="0" w:space="0" w:color="auto"/>
            <w:right w:val="none" w:sz="0" w:space="0" w:color="auto"/>
          </w:divBdr>
        </w:div>
        <w:div w:id="556665197">
          <w:marLeft w:val="547"/>
          <w:marRight w:val="0"/>
          <w:marTop w:val="115"/>
          <w:marBottom w:val="0"/>
          <w:divBdr>
            <w:top w:val="none" w:sz="0" w:space="0" w:color="auto"/>
            <w:left w:val="none" w:sz="0" w:space="0" w:color="auto"/>
            <w:bottom w:val="none" w:sz="0" w:space="0" w:color="auto"/>
            <w:right w:val="none" w:sz="0" w:space="0" w:color="auto"/>
          </w:divBdr>
        </w:div>
        <w:div w:id="647125820">
          <w:marLeft w:val="1166"/>
          <w:marRight w:val="0"/>
          <w:marTop w:val="86"/>
          <w:marBottom w:val="0"/>
          <w:divBdr>
            <w:top w:val="none" w:sz="0" w:space="0" w:color="auto"/>
            <w:left w:val="none" w:sz="0" w:space="0" w:color="auto"/>
            <w:bottom w:val="none" w:sz="0" w:space="0" w:color="auto"/>
            <w:right w:val="none" w:sz="0" w:space="0" w:color="auto"/>
          </w:divBdr>
        </w:div>
        <w:div w:id="960234420">
          <w:marLeft w:val="1166"/>
          <w:marRight w:val="0"/>
          <w:marTop w:val="86"/>
          <w:marBottom w:val="0"/>
          <w:divBdr>
            <w:top w:val="none" w:sz="0" w:space="0" w:color="auto"/>
            <w:left w:val="none" w:sz="0" w:space="0" w:color="auto"/>
            <w:bottom w:val="none" w:sz="0" w:space="0" w:color="auto"/>
            <w:right w:val="none" w:sz="0" w:space="0" w:color="auto"/>
          </w:divBdr>
        </w:div>
        <w:div w:id="1031879168">
          <w:marLeft w:val="547"/>
          <w:marRight w:val="0"/>
          <w:marTop w:val="115"/>
          <w:marBottom w:val="0"/>
          <w:divBdr>
            <w:top w:val="none" w:sz="0" w:space="0" w:color="auto"/>
            <w:left w:val="none" w:sz="0" w:space="0" w:color="auto"/>
            <w:bottom w:val="none" w:sz="0" w:space="0" w:color="auto"/>
            <w:right w:val="none" w:sz="0" w:space="0" w:color="auto"/>
          </w:divBdr>
        </w:div>
        <w:div w:id="1033923497">
          <w:marLeft w:val="547"/>
          <w:marRight w:val="0"/>
          <w:marTop w:val="115"/>
          <w:marBottom w:val="0"/>
          <w:divBdr>
            <w:top w:val="none" w:sz="0" w:space="0" w:color="auto"/>
            <w:left w:val="none" w:sz="0" w:space="0" w:color="auto"/>
            <w:bottom w:val="none" w:sz="0" w:space="0" w:color="auto"/>
            <w:right w:val="none" w:sz="0" w:space="0" w:color="auto"/>
          </w:divBdr>
        </w:div>
        <w:div w:id="1046641769">
          <w:marLeft w:val="1166"/>
          <w:marRight w:val="0"/>
          <w:marTop w:val="86"/>
          <w:marBottom w:val="0"/>
          <w:divBdr>
            <w:top w:val="none" w:sz="0" w:space="0" w:color="auto"/>
            <w:left w:val="none" w:sz="0" w:space="0" w:color="auto"/>
            <w:bottom w:val="none" w:sz="0" w:space="0" w:color="auto"/>
            <w:right w:val="none" w:sz="0" w:space="0" w:color="auto"/>
          </w:divBdr>
        </w:div>
        <w:div w:id="1247955218">
          <w:marLeft w:val="547"/>
          <w:marRight w:val="0"/>
          <w:marTop w:val="115"/>
          <w:marBottom w:val="0"/>
          <w:divBdr>
            <w:top w:val="none" w:sz="0" w:space="0" w:color="auto"/>
            <w:left w:val="none" w:sz="0" w:space="0" w:color="auto"/>
            <w:bottom w:val="none" w:sz="0" w:space="0" w:color="auto"/>
            <w:right w:val="none" w:sz="0" w:space="0" w:color="auto"/>
          </w:divBdr>
        </w:div>
        <w:div w:id="1601523447">
          <w:marLeft w:val="1166"/>
          <w:marRight w:val="0"/>
          <w:marTop w:val="86"/>
          <w:marBottom w:val="0"/>
          <w:divBdr>
            <w:top w:val="none" w:sz="0" w:space="0" w:color="auto"/>
            <w:left w:val="none" w:sz="0" w:space="0" w:color="auto"/>
            <w:bottom w:val="none" w:sz="0" w:space="0" w:color="auto"/>
            <w:right w:val="none" w:sz="0" w:space="0" w:color="auto"/>
          </w:divBdr>
        </w:div>
        <w:div w:id="2062166092">
          <w:marLeft w:val="1800"/>
          <w:marRight w:val="0"/>
          <w:marTop w:val="67"/>
          <w:marBottom w:val="0"/>
          <w:divBdr>
            <w:top w:val="none" w:sz="0" w:space="0" w:color="auto"/>
            <w:left w:val="none" w:sz="0" w:space="0" w:color="auto"/>
            <w:bottom w:val="none" w:sz="0" w:space="0" w:color="auto"/>
            <w:right w:val="none" w:sz="0" w:space="0" w:color="auto"/>
          </w:divBdr>
        </w:div>
      </w:divsChild>
    </w:div>
    <w:div w:id="632055596">
      <w:bodyDiv w:val="1"/>
      <w:marLeft w:val="0"/>
      <w:marRight w:val="0"/>
      <w:marTop w:val="0"/>
      <w:marBottom w:val="0"/>
      <w:divBdr>
        <w:top w:val="none" w:sz="0" w:space="0" w:color="auto"/>
        <w:left w:val="none" w:sz="0" w:space="0" w:color="auto"/>
        <w:bottom w:val="none" w:sz="0" w:space="0" w:color="auto"/>
        <w:right w:val="none" w:sz="0" w:space="0" w:color="auto"/>
      </w:divBdr>
      <w:divsChild>
        <w:div w:id="255481847">
          <w:marLeft w:val="1800"/>
          <w:marRight w:val="0"/>
          <w:marTop w:val="96"/>
          <w:marBottom w:val="0"/>
          <w:divBdr>
            <w:top w:val="none" w:sz="0" w:space="0" w:color="auto"/>
            <w:left w:val="none" w:sz="0" w:space="0" w:color="auto"/>
            <w:bottom w:val="none" w:sz="0" w:space="0" w:color="auto"/>
            <w:right w:val="none" w:sz="0" w:space="0" w:color="auto"/>
          </w:divBdr>
        </w:div>
        <w:div w:id="340209333">
          <w:marLeft w:val="1800"/>
          <w:marRight w:val="0"/>
          <w:marTop w:val="96"/>
          <w:marBottom w:val="0"/>
          <w:divBdr>
            <w:top w:val="none" w:sz="0" w:space="0" w:color="auto"/>
            <w:left w:val="none" w:sz="0" w:space="0" w:color="auto"/>
            <w:bottom w:val="none" w:sz="0" w:space="0" w:color="auto"/>
            <w:right w:val="none" w:sz="0" w:space="0" w:color="auto"/>
          </w:divBdr>
        </w:div>
        <w:div w:id="460618190">
          <w:marLeft w:val="547"/>
          <w:marRight w:val="0"/>
          <w:marTop w:val="134"/>
          <w:marBottom w:val="0"/>
          <w:divBdr>
            <w:top w:val="none" w:sz="0" w:space="0" w:color="auto"/>
            <w:left w:val="none" w:sz="0" w:space="0" w:color="auto"/>
            <w:bottom w:val="none" w:sz="0" w:space="0" w:color="auto"/>
            <w:right w:val="none" w:sz="0" w:space="0" w:color="auto"/>
          </w:divBdr>
        </w:div>
        <w:div w:id="674528413">
          <w:marLeft w:val="1166"/>
          <w:marRight w:val="0"/>
          <w:marTop w:val="115"/>
          <w:marBottom w:val="0"/>
          <w:divBdr>
            <w:top w:val="none" w:sz="0" w:space="0" w:color="auto"/>
            <w:left w:val="none" w:sz="0" w:space="0" w:color="auto"/>
            <w:bottom w:val="none" w:sz="0" w:space="0" w:color="auto"/>
            <w:right w:val="none" w:sz="0" w:space="0" w:color="auto"/>
          </w:divBdr>
        </w:div>
        <w:div w:id="722632090">
          <w:marLeft w:val="1166"/>
          <w:marRight w:val="0"/>
          <w:marTop w:val="115"/>
          <w:marBottom w:val="0"/>
          <w:divBdr>
            <w:top w:val="none" w:sz="0" w:space="0" w:color="auto"/>
            <w:left w:val="none" w:sz="0" w:space="0" w:color="auto"/>
            <w:bottom w:val="none" w:sz="0" w:space="0" w:color="auto"/>
            <w:right w:val="none" w:sz="0" w:space="0" w:color="auto"/>
          </w:divBdr>
        </w:div>
        <w:div w:id="1063912776">
          <w:marLeft w:val="1800"/>
          <w:marRight w:val="0"/>
          <w:marTop w:val="96"/>
          <w:marBottom w:val="0"/>
          <w:divBdr>
            <w:top w:val="none" w:sz="0" w:space="0" w:color="auto"/>
            <w:left w:val="none" w:sz="0" w:space="0" w:color="auto"/>
            <w:bottom w:val="none" w:sz="0" w:space="0" w:color="auto"/>
            <w:right w:val="none" w:sz="0" w:space="0" w:color="auto"/>
          </w:divBdr>
        </w:div>
        <w:div w:id="1903905409">
          <w:marLeft w:val="1166"/>
          <w:marRight w:val="0"/>
          <w:marTop w:val="115"/>
          <w:marBottom w:val="0"/>
          <w:divBdr>
            <w:top w:val="none" w:sz="0" w:space="0" w:color="auto"/>
            <w:left w:val="none" w:sz="0" w:space="0" w:color="auto"/>
            <w:bottom w:val="none" w:sz="0" w:space="0" w:color="auto"/>
            <w:right w:val="none" w:sz="0" w:space="0" w:color="auto"/>
          </w:divBdr>
        </w:div>
      </w:divsChild>
    </w:div>
    <w:div w:id="632180234">
      <w:bodyDiv w:val="1"/>
      <w:marLeft w:val="0"/>
      <w:marRight w:val="0"/>
      <w:marTop w:val="0"/>
      <w:marBottom w:val="0"/>
      <w:divBdr>
        <w:top w:val="none" w:sz="0" w:space="0" w:color="auto"/>
        <w:left w:val="none" w:sz="0" w:space="0" w:color="auto"/>
        <w:bottom w:val="none" w:sz="0" w:space="0" w:color="auto"/>
        <w:right w:val="none" w:sz="0" w:space="0" w:color="auto"/>
      </w:divBdr>
    </w:div>
    <w:div w:id="633947327">
      <w:bodyDiv w:val="1"/>
      <w:marLeft w:val="0"/>
      <w:marRight w:val="0"/>
      <w:marTop w:val="0"/>
      <w:marBottom w:val="0"/>
      <w:divBdr>
        <w:top w:val="none" w:sz="0" w:space="0" w:color="auto"/>
        <w:left w:val="none" w:sz="0" w:space="0" w:color="auto"/>
        <w:bottom w:val="none" w:sz="0" w:space="0" w:color="auto"/>
        <w:right w:val="none" w:sz="0" w:space="0" w:color="auto"/>
      </w:divBdr>
    </w:div>
    <w:div w:id="633951095">
      <w:bodyDiv w:val="1"/>
      <w:marLeft w:val="0"/>
      <w:marRight w:val="0"/>
      <w:marTop w:val="0"/>
      <w:marBottom w:val="0"/>
      <w:divBdr>
        <w:top w:val="none" w:sz="0" w:space="0" w:color="auto"/>
        <w:left w:val="none" w:sz="0" w:space="0" w:color="auto"/>
        <w:bottom w:val="none" w:sz="0" w:space="0" w:color="auto"/>
        <w:right w:val="none" w:sz="0" w:space="0" w:color="auto"/>
      </w:divBdr>
    </w:div>
    <w:div w:id="635064951">
      <w:bodyDiv w:val="1"/>
      <w:marLeft w:val="0"/>
      <w:marRight w:val="0"/>
      <w:marTop w:val="0"/>
      <w:marBottom w:val="0"/>
      <w:divBdr>
        <w:top w:val="none" w:sz="0" w:space="0" w:color="auto"/>
        <w:left w:val="none" w:sz="0" w:space="0" w:color="auto"/>
        <w:bottom w:val="none" w:sz="0" w:space="0" w:color="auto"/>
        <w:right w:val="none" w:sz="0" w:space="0" w:color="auto"/>
      </w:divBdr>
    </w:div>
    <w:div w:id="636033624">
      <w:bodyDiv w:val="1"/>
      <w:marLeft w:val="0"/>
      <w:marRight w:val="0"/>
      <w:marTop w:val="0"/>
      <w:marBottom w:val="0"/>
      <w:divBdr>
        <w:top w:val="none" w:sz="0" w:space="0" w:color="auto"/>
        <w:left w:val="none" w:sz="0" w:space="0" w:color="auto"/>
        <w:bottom w:val="none" w:sz="0" w:space="0" w:color="auto"/>
        <w:right w:val="none" w:sz="0" w:space="0" w:color="auto"/>
      </w:divBdr>
    </w:div>
    <w:div w:id="636297886">
      <w:bodyDiv w:val="1"/>
      <w:marLeft w:val="0"/>
      <w:marRight w:val="0"/>
      <w:marTop w:val="0"/>
      <w:marBottom w:val="0"/>
      <w:divBdr>
        <w:top w:val="none" w:sz="0" w:space="0" w:color="auto"/>
        <w:left w:val="none" w:sz="0" w:space="0" w:color="auto"/>
        <w:bottom w:val="none" w:sz="0" w:space="0" w:color="auto"/>
        <w:right w:val="none" w:sz="0" w:space="0" w:color="auto"/>
      </w:divBdr>
    </w:div>
    <w:div w:id="637227263">
      <w:bodyDiv w:val="1"/>
      <w:marLeft w:val="0"/>
      <w:marRight w:val="0"/>
      <w:marTop w:val="0"/>
      <w:marBottom w:val="0"/>
      <w:divBdr>
        <w:top w:val="none" w:sz="0" w:space="0" w:color="auto"/>
        <w:left w:val="none" w:sz="0" w:space="0" w:color="auto"/>
        <w:bottom w:val="none" w:sz="0" w:space="0" w:color="auto"/>
        <w:right w:val="none" w:sz="0" w:space="0" w:color="auto"/>
      </w:divBdr>
    </w:div>
    <w:div w:id="639115516">
      <w:bodyDiv w:val="1"/>
      <w:marLeft w:val="0"/>
      <w:marRight w:val="0"/>
      <w:marTop w:val="0"/>
      <w:marBottom w:val="0"/>
      <w:divBdr>
        <w:top w:val="none" w:sz="0" w:space="0" w:color="auto"/>
        <w:left w:val="none" w:sz="0" w:space="0" w:color="auto"/>
        <w:bottom w:val="none" w:sz="0" w:space="0" w:color="auto"/>
        <w:right w:val="none" w:sz="0" w:space="0" w:color="auto"/>
      </w:divBdr>
    </w:div>
    <w:div w:id="639455155">
      <w:bodyDiv w:val="1"/>
      <w:marLeft w:val="0"/>
      <w:marRight w:val="0"/>
      <w:marTop w:val="0"/>
      <w:marBottom w:val="0"/>
      <w:divBdr>
        <w:top w:val="none" w:sz="0" w:space="0" w:color="auto"/>
        <w:left w:val="none" w:sz="0" w:space="0" w:color="auto"/>
        <w:bottom w:val="none" w:sz="0" w:space="0" w:color="auto"/>
        <w:right w:val="none" w:sz="0" w:space="0" w:color="auto"/>
      </w:divBdr>
      <w:divsChild>
        <w:div w:id="368914477">
          <w:marLeft w:val="1166"/>
          <w:marRight w:val="0"/>
          <w:marTop w:val="115"/>
          <w:marBottom w:val="0"/>
          <w:divBdr>
            <w:top w:val="none" w:sz="0" w:space="0" w:color="auto"/>
            <w:left w:val="none" w:sz="0" w:space="0" w:color="auto"/>
            <w:bottom w:val="none" w:sz="0" w:space="0" w:color="auto"/>
            <w:right w:val="none" w:sz="0" w:space="0" w:color="auto"/>
          </w:divBdr>
        </w:div>
        <w:div w:id="745884438">
          <w:marLeft w:val="1166"/>
          <w:marRight w:val="0"/>
          <w:marTop w:val="115"/>
          <w:marBottom w:val="0"/>
          <w:divBdr>
            <w:top w:val="none" w:sz="0" w:space="0" w:color="auto"/>
            <w:left w:val="none" w:sz="0" w:space="0" w:color="auto"/>
            <w:bottom w:val="none" w:sz="0" w:space="0" w:color="auto"/>
            <w:right w:val="none" w:sz="0" w:space="0" w:color="auto"/>
          </w:divBdr>
        </w:div>
        <w:div w:id="1384333185">
          <w:marLeft w:val="1166"/>
          <w:marRight w:val="0"/>
          <w:marTop w:val="115"/>
          <w:marBottom w:val="0"/>
          <w:divBdr>
            <w:top w:val="none" w:sz="0" w:space="0" w:color="auto"/>
            <w:left w:val="none" w:sz="0" w:space="0" w:color="auto"/>
            <w:bottom w:val="none" w:sz="0" w:space="0" w:color="auto"/>
            <w:right w:val="none" w:sz="0" w:space="0" w:color="auto"/>
          </w:divBdr>
        </w:div>
        <w:div w:id="1904366325">
          <w:marLeft w:val="547"/>
          <w:marRight w:val="0"/>
          <w:marTop w:val="115"/>
          <w:marBottom w:val="0"/>
          <w:divBdr>
            <w:top w:val="none" w:sz="0" w:space="0" w:color="auto"/>
            <w:left w:val="none" w:sz="0" w:space="0" w:color="auto"/>
            <w:bottom w:val="none" w:sz="0" w:space="0" w:color="auto"/>
            <w:right w:val="none" w:sz="0" w:space="0" w:color="auto"/>
          </w:divBdr>
        </w:div>
      </w:divsChild>
    </w:div>
    <w:div w:id="640773779">
      <w:bodyDiv w:val="1"/>
      <w:marLeft w:val="0"/>
      <w:marRight w:val="0"/>
      <w:marTop w:val="0"/>
      <w:marBottom w:val="0"/>
      <w:divBdr>
        <w:top w:val="none" w:sz="0" w:space="0" w:color="auto"/>
        <w:left w:val="none" w:sz="0" w:space="0" w:color="auto"/>
        <w:bottom w:val="none" w:sz="0" w:space="0" w:color="auto"/>
        <w:right w:val="none" w:sz="0" w:space="0" w:color="auto"/>
      </w:divBdr>
    </w:div>
    <w:div w:id="641423550">
      <w:bodyDiv w:val="1"/>
      <w:marLeft w:val="0"/>
      <w:marRight w:val="0"/>
      <w:marTop w:val="0"/>
      <w:marBottom w:val="0"/>
      <w:divBdr>
        <w:top w:val="none" w:sz="0" w:space="0" w:color="auto"/>
        <w:left w:val="none" w:sz="0" w:space="0" w:color="auto"/>
        <w:bottom w:val="none" w:sz="0" w:space="0" w:color="auto"/>
        <w:right w:val="none" w:sz="0" w:space="0" w:color="auto"/>
      </w:divBdr>
    </w:div>
    <w:div w:id="642854006">
      <w:bodyDiv w:val="1"/>
      <w:marLeft w:val="0"/>
      <w:marRight w:val="0"/>
      <w:marTop w:val="0"/>
      <w:marBottom w:val="0"/>
      <w:divBdr>
        <w:top w:val="none" w:sz="0" w:space="0" w:color="auto"/>
        <w:left w:val="none" w:sz="0" w:space="0" w:color="auto"/>
        <w:bottom w:val="none" w:sz="0" w:space="0" w:color="auto"/>
        <w:right w:val="none" w:sz="0" w:space="0" w:color="auto"/>
      </w:divBdr>
      <w:divsChild>
        <w:div w:id="474487456">
          <w:marLeft w:val="1166"/>
          <w:marRight w:val="0"/>
          <w:marTop w:val="96"/>
          <w:marBottom w:val="0"/>
          <w:divBdr>
            <w:top w:val="none" w:sz="0" w:space="0" w:color="auto"/>
            <w:left w:val="none" w:sz="0" w:space="0" w:color="auto"/>
            <w:bottom w:val="none" w:sz="0" w:space="0" w:color="auto"/>
            <w:right w:val="none" w:sz="0" w:space="0" w:color="auto"/>
          </w:divBdr>
        </w:div>
        <w:div w:id="590817129">
          <w:marLeft w:val="1166"/>
          <w:marRight w:val="0"/>
          <w:marTop w:val="96"/>
          <w:marBottom w:val="0"/>
          <w:divBdr>
            <w:top w:val="none" w:sz="0" w:space="0" w:color="auto"/>
            <w:left w:val="none" w:sz="0" w:space="0" w:color="auto"/>
            <w:bottom w:val="none" w:sz="0" w:space="0" w:color="auto"/>
            <w:right w:val="none" w:sz="0" w:space="0" w:color="auto"/>
          </w:divBdr>
        </w:div>
        <w:div w:id="733704689">
          <w:marLeft w:val="1166"/>
          <w:marRight w:val="0"/>
          <w:marTop w:val="96"/>
          <w:marBottom w:val="0"/>
          <w:divBdr>
            <w:top w:val="none" w:sz="0" w:space="0" w:color="auto"/>
            <w:left w:val="none" w:sz="0" w:space="0" w:color="auto"/>
            <w:bottom w:val="none" w:sz="0" w:space="0" w:color="auto"/>
            <w:right w:val="none" w:sz="0" w:space="0" w:color="auto"/>
          </w:divBdr>
        </w:div>
        <w:div w:id="909466941">
          <w:marLeft w:val="1800"/>
          <w:marRight w:val="0"/>
          <w:marTop w:val="77"/>
          <w:marBottom w:val="0"/>
          <w:divBdr>
            <w:top w:val="none" w:sz="0" w:space="0" w:color="auto"/>
            <w:left w:val="none" w:sz="0" w:space="0" w:color="auto"/>
            <w:bottom w:val="none" w:sz="0" w:space="0" w:color="auto"/>
            <w:right w:val="none" w:sz="0" w:space="0" w:color="auto"/>
          </w:divBdr>
        </w:div>
        <w:div w:id="993990413">
          <w:marLeft w:val="1800"/>
          <w:marRight w:val="0"/>
          <w:marTop w:val="77"/>
          <w:marBottom w:val="0"/>
          <w:divBdr>
            <w:top w:val="none" w:sz="0" w:space="0" w:color="auto"/>
            <w:left w:val="none" w:sz="0" w:space="0" w:color="auto"/>
            <w:bottom w:val="none" w:sz="0" w:space="0" w:color="auto"/>
            <w:right w:val="none" w:sz="0" w:space="0" w:color="auto"/>
          </w:divBdr>
        </w:div>
        <w:div w:id="1002776257">
          <w:marLeft w:val="2520"/>
          <w:marRight w:val="0"/>
          <w:marTop w:val="77"/>
          <w:marBottom w:val="0"/>
          <w:divBdr>
            <w:top w:val="none" w:sz="0" w:space="0" w:color="auto"/>
            <w:left w:val="none" w:sz="0" w:space="0" w:color="auto"/>
            <w:bottom w:val="none" w:sz="0" w:space="0" w:color="auto"/>
            <w:right w:val="none" w:sz="0" w:space="0" w:color="auto"/>
          </w:divBdr>
        </w:div>
        <w:div w:id="1129125921">
          <w:marLeft w:val="1800"/>
          <w:marRight w:val="0"/>
          <w:marTop w:val="96"/>
          <w:marBottom w:val="0"/>
          <w:divBdr>
            <w:top w:val="none" w:sz="0" w:space="0" w:color="auto"/>
            <w:left w:val="none" w:sz="0" w:space="0" w:color="auto"/>
            <w:bottom w:val="none" w:sz="0" w:space="0" w:color="auto"/>
            <w:right w:val="none" w:sz="0" w:space="0" w:color="auto"/>
          </w:divBdr>
        </w:div>
        <w:div w:id="1372725384">
          <w:marLeft w:val="547"/>
          <w:marRight w:val="0"/>
          <w:marTop w:val="115"/>
          <w:marBottom w:val="0"/>
          <w:divBdr>
            <w:top w:val="none" w:sz="0" w:space="0" w:color="auto"/>
            <w:left w:val="none" w:sz="0" w:space="0" w:color="auto"/>
            <w:bottom w:val="none" w:sz="0" w:space="0" w:color="auto"/>
            <w:right w:val="none" w:sz="0" w:space="0" w:color="auto"/>
          </w:divBdr>
        </w:div>
        <w:div w:id="1664627453">
          <w:marLeft w:val="2520"/>
          <w:marRight w:val="0"/>
          <w:marTop w:val="77"/>
          <w:marBottom w:val="0"/>
          <w:divBdr>
            <w:top w:val="none" w:sz="0" w:space="0" w:color="auto"/>
            <w:left w:val="none" w:sz="0" w:space="0" w:color="auto"/>
            <w:bottom w:val="none" w:sz="0" w:space="0" w:color="auto"/>
            <w:right w:val="none" w:sz="0" w:space="0" w:color="auto"/>
          </w:divBdr>
        </w:div>
        <w:div w:id="2010980682">
          <w:marLeft w:val="1800"/>
          <w:marRight w:val="0"/>
          <w:marTop w:val="96"/>
          <w:marBottom w:val="0"/>
          <w:divBdr>
            <w:top w:val="none" w:sz="0" w:space="0" w:color="auto"/>
            <w:left w:val="none" w:sz="0" w:space="0" w:color="auto"/>
            <w:bottom w:val="none" w:sz="0" w:space="0" w:color="auto"/>
            <w:right w:val="none" w:sz="0" w:space="0" w:color="auto"/>
          </w:divBdr>
        </w:div>
        <w:div w:id="2136556643">
          <w:marLeft w:val="547"/>
          <w:marRight w:val="0"/>
          <w:marTop w:val="115"/>
          <w:marBottom w:val="0"/>
          <w:divBdr>
            <w:top w:val="none" w:sz="0" w:space="0" w:color="auto"/>
            <w:left w:val="none" w:sz="0" w:space="0" w:color="auto"/>
            <w:bottom w:val="none" w:sz="0" w:space="0" w:color="auto"/>
            <w:right w:val="none" w:sz="0" w:space="0" w:color="auto"/>
          </w:divBdr>
        </w:div>
      </w:divsChild>
    </w:div>
    <w:div w:id="642932499">
      <w:bodyDiv w:val="1"/>
      <w:marLeft w:val="0"/>
      <w:marRight w:val="0"/>
      <w:marTop w:val="0"/>
      <w:marBottom w:val="0"/>
      <w:divBdr>
        <w:top w:val="none" w:sz="0" w:space="0" w:color="auto"/>
        <w:left w:val="none" w:sz="0" w:space="0" w:color="auto"/>
        <w:bottom w:val="none" w:sz="0" w:space="0" w:color="auto"/>
        <w:right w:val="none" w:sz="0" w:space="0" w:color="auto"/>
      </w:divBdr>
    </w:div>
    <w:div w:id="643512631">
      <w:bodyDiv w:val="1"/>
      <w:marLeft w:val="0"/>
      <w:marRight w:val="0"/>
      <w:marTop w:val="0"/>
      <w:marBottom w:val="0"/>
      <w:divBdr>
        <w:top w:val="none" w:sz="0" w:space="0" w:color="auto"/>
        <w:left w:val="none" w:sz="0" w:space="0" w:color="auto"/>
        <w:bottom w:val="none" w:sz="0" w:space="0" w:color="auto"/>
        <w:right w:val="none" w:sz="0" w:space="0" w:color="auto"/>
      </w:divBdr>
      <w:divsChild>
        <w:div w:id="113213019">
          <w:marLeft w:val="1166"/>
          <w:marRight w:val="0"/>
          <w:marTop w:val="91"/>
          <w:marBottom w:val="0"/>
          <w:divBdr>
            <w:top w:val="none" w:sz="0" w:space="0" w:color="auto"/>
            <w:left w:val="none" w:sz="0" w:space="0" w:color="auto"/>
            <w:bottom w:val="none" w:sz="0" w:space="0" w:color="auto"/>
            <w:right w:val="none" w:sz="0" w:space="0" w:color="auto"/>
          </w:divBdr>
        </w:div>
        <w:div w:id="680667622">
          <w:marLeft w:val="547"/>
          <w:marRight w:val="0"/>
          <w:marTop w:val="106"/>
          <w:marBottom w:val="0"/>
          <w:divBdr>
            <w:top w:val="none" w:sz="0" w:space="0" w:color="auto"/>
            <w:left w:val="none" w:sz="0" w:space="0" w:color="auto"/>
            <w:bottom w:val="none" w:sz="0" w:space="0" w:color="auto"/>
            <w:right w:val="none" w:sz="0" w:space="0" w:color="auto"/>
          </w:divBdr>
        </w:div>
        <w:div w:id="898367599">
          <w:marLeft w:val="1166"/>
          <w:marRight w:val="0"/>
          <w:marTop w:val="91"/>
          <w:marBottom w:val="0"/>
          <w:divBdr>
            <w:top w:val="none" w:sz="0" w:space="0" w:color="auto"/>
            <w:left w:val="none" w:sz="0" w:space="0" w:color="auto"/>
            <w:bottom w:val="none" w:sz="0" w:space="0" w:color="auto"/>
            <w:right w:val="none" w:sz="0" w:space="0" w:color="auto"/>
          </w:divBdr>
        </w:div>
        <w:div w:id="1004698733">
          <w:marLeft w:val="1166"/>
          <w:marRight w:val="0"/>
          <w:marTop w:val="91"/>
          <w:marBottom w:val="0"/>
          <w:divBdr>
            <w:top w:val="none" w:sz="0" w:space="0" w:color="auto"/>
            <w:left w:val="none" w:sz="0" w:space="0" w:color="auto"/>
            <w:bottom w:val="none" w:sz="0" w:space="0" w:color="auto"/>
            <w:right w:val="none" w:sz="0" w:space="0" w:color="auto"/>
          </w:divBdr>
        </w:div>
        <w:div w:id="1093210215">
          <w:marLeft w:val="547"/>
          <w:marRight w:val="0"/>
          <w:marTop w:val="106"/>
          <w:marBottom w:val="0"/>
          <w:divBdr>
            <w:top w:val="none" w:sz="0" w:space="0" w:color="auto"/>
            <w:left w:val="none" w:sz="0" w:space="0" w:color="auto"/>
            <w:bottom w:val="none" w:sz="0" w:space="0" w:color="auto"/>
            <w:right w:val="none" w:sz="0" w:space="0" w:color="auto"/>
          </w:divBdr>
        </w:div>
        <w:div w:id="1287543591">
          <w:marLeft w:val="547"/>
          <w:marRight w:val="0"/>
          <w:marTop w:val="106"/>
          <w:marBottom w:val="0"/>
          <w:divBdr>
            <w:top w:val="none" w:sz="0" w:space="0" w:color="auto"/>
            <w:left w:val="none" w:sz="0" w:space="0" w:color="auto"/>
            <w:bottom w:val="none" w:sz="0" w:space="0" w:color="auto"/>
            <w:right w:val="none" w:sz="0" w:space="0" w:color="auto"/>
          </w:divBdr>
        </w:div>
        <w:div w:id="1520244025">
          <w:marLeft w:val="1166"/>
          <w:marRight w:val="0"/>
          <w:marTop w:val="91"/>
          <w:marBottom w:val="0"/>
          <w:divBdr>
            <w:top w:val="none" w:sz="0" w:space="0" w:color="auto"/>
            <w:left w:val="none" w:sz="0" w:space="0" w:color="auto"/>
            <w:bottom w:val="none" w:sz="0" w:space="0" w:color="auto"/>
            <w:right w:val="none" w:sz="0" w:space="0" w:color="auto"/>
          </w:divBdr>
        </w:div>
        <w:div w:id="2023126779">
          <w:marLeft w:val="547"/>
          <w:marRight w:val="0"/>
          <w:marTop w:val="106"/>
          <w:marBottom w:val="0"/>
          <w:divBdr>
            <w:top w:val="none" w:sz="0" w:space="0" w:color="auto"/>
            <w:left w:val="none" w:sz="0" w:space="0" w:color="auto"/>
            <w:bottom w:val="none" w:sz="0" w:space="0" w:color="auto"/>
            <w:right w:val="none" w:sz="0" w:space="0" w:color="auto"/>
          </w:divBdr>
        </w:div>
        <w:div w:id="2115128810">
          <w:marLeft w:val="1166"/>
          <w:marRight w:val="0"/>
          <w:marTop w:val="91"/>
          <w:marBottom w:val="0"/>
          <w:divBdr>
            <w:top w:val="none" w:sz="0" w:space="0" w:color="auto"/>
            <w:left w:val="none" w:sz="0" w:space="0" w:color="auto"/>
            <w:bottom w:val="none" w:sz="0" w:space="0" w:color="auto"/>
            <w:right w:val="none" w:sz="0" w:space="0" w:color="auto"/>
          </w:divBdr>
        </w:div>
      </w:divsChild>
    </w:div>
    <w:div w:id="644286692">
      <w:bodyDiv w:val="1"/>
      <w:marLeft w:val="0"/>
      <w:marRight w:val="0"/>
      <w:marTop w:val="0"/>
      <w:marBottom w:val="0"/>
      <w:divBdr>
        <w:top w:val="none" w:sz="0" w:space="0" w:color="auto"/>
        <w:left w:val="none" w:sz="0" w:space="0" w:color="auto"/>
        <w:bottom w:val="none" w:sz="0" w:space="0" w:color="auto"/>
        <w:right w:val="none" w:sz="0" w:space="0" w:color="auto"/>
      </w:divBdr>
      <w:divsChild>
        <w:div w:id="107167899">
          <w:marLeft w:val="1800"/>
          <w:marRight w:val="0"/>
          <w:marTop w:val="115"/>
          <w:marBottom w:val="0"/>
          <w:divBdr>
            <w:top w:val="none" w:sz="0" w:space="0" w:color="auto"/>
            <w:left w:val="none" w:sz="0" w:space="0" w:color="auto"/>
            <w:bottom w:val="none" w:sz="0" w:space="0" w:color="auto"/>
            <w:right w:val="none" w:sz="0" w:space="0" w:color="auto"/>
          </w:divBdr>
        </w:div>
        <w:div w:id="690641666">
          <w:marLeft w:val="547"/>
          <w:marRight w:val="0"/>
          <w:marTop w:val="154"/>
          <w:marBottom w:val="0"/>
          <w:divBdr>
            <w:top w:val="none" w:sz="0" w:space="0" w:color="auto"/>
            <w:left w:val="none" w:sz="0" w:space="0" w:color="auto"/>
            <w:bottom w:val="none" w:sz="0" w:space="0" w:color="auto"/>
            <w:right w:val="none" w:sz="0" w:space="0" w:color="auto"/>
          </w:divBdr>
        </w:div>
        <w:div w:id="1052192962">
          <w:marLeft w:val="1800"/>
          <w:marRight w:val="0"/>
          <w:marTop w:val="115"/>
          <w:marBottom w:val="0"/>
          <w:divBdr>
            <w:top w:val="none" w:sz="0" w:space="0" w:color="auto"/>
            <w:left w:val="none" w:sz="0" w:space="0" w:color="auto"/>
            <w:bottom w:val="none" w:sz="0" w:space="0" w:color="auto"/>
            <w:right w:val="none" w:sz="0" w:space="0" w:color="auto"/>
          </w:divBdr>
        </w:div>
        <w:div w:id="2015186792">
          <w:marLeft w:val="1800"/>
          <w:marRight w:val="0"/>
          <w:marTop w:val="115"/>
          <w:marBottom w:val="0"/>
          <w:divBdr>
            <w:top w:val="none" w:sz="0" w:space="0" w:color="auto"/>
            <w:left w:val="none" w:sz="0" w:space="0" w:color="auto"/>
            <w:bottom w:val="none" w:sz="0" w:space="0" w:color="auto"/>
            <w:right w:val="none" w:sz="0" w:space="0" w:color="auto"/>
          </w:divBdr>
        </w:div>
      </w:divsChild>
    </w:div>
    <w:div w:id="644434871">
      <w:bodyDiv w:val="1"/>
      <w:marLeft w:val="0"/>
      <w:marRight w:val="0"/>
      <w:marTop w:val="0"/>
      <w:marBottom w:val="0"/>
      <w:divBdr>
        <w:top w:val="none" w:sz="0" w:space="0" w:color="auto"/>
        <w:left w:val="none" w:sz="0" w:space="0" w:color="auto"/>
        <w:bottom w:val="none" w:sz="0" w:space="0" w:color="auto"/>
        <w:right w:val="none" w:sz="0" w:space="0" w:color="auto"/>
      </w:divBdr>
    </w:div>
    <w:div w:id="647786459">
      <w:bodyDiv w:val="1"/>
      <w:marLeft w:val="0"/>
      <w:marRight w:val="0"/>
      <w:marTop w:val="0"/>
      <w:marBottom w:val="0"/>
      <w:divBdr>
        <w:top w:val="none" w:sz="0" w:space="0" w:color="auto"/>
        <w:left w:val="none" w:sz="0" w:space="0" w:color="auto"/>
        <w:bottom w:val="none" w:sz="0" w:space="0" w:color="auto"/>
        <w:right w:val="none" w:sz="0" w:space="0" w:color="auto"/>
      </w:divBdr>
      <w:divsChild>
        <w:div w:id="1367606103">
          <w:marLeft w:val="0"/>
          <w:marRight w:val="0"/>
          <w:marTop w:val="0"/>
          <w:marBottom w:val="0"/>
          <w:divBdr>
            <w:top w:val="none" w:sz="0" w:space="0" w:color="auto"/>
            <w:left w:val="none" w:sz="0" w:space="0" w:color="auto"/>
            <w:bottom w:val="none" w:sz="0" w:space="0" w:color="auto"/>
            <w:right w:val="none" w:sz="0" w:space="0" w:color="auto"/>
          </w:divBdr>
          <w:divsChild>
            <w:div w:id="319357631">
              <w:marLeft w:val="0"/>
              <w:marRight w:val="0"/>
              <w:marTop w:val="0"/>
              <w:marBottom w:val="0"/>
              <w:divBdr>
                <w:top w:val="none" w:sz="0" w:space="0" w:color="auto"/>
                <w:left w:val="none" w:sz="0" w:space="0" w:color="auto"/>
                <w:bottom w:val="none" w:sz="0" w:space="0" w:color="auto"/>
                <w:right w:val="none" w:sz="0" w:space="0" w:color="auto"/>
              </w:divBdr>
            </w:div>
            <w:div w:id="1184175945">
              <w:marLeft w:val="0"/>
              <w:marRight w:val="0"/>
              <w:marTop w:val="0"/>
              <w:marBottom w:val="0"/>
              <w:divBdr>
                <w:top w:val="none" w:sz="0" w:space="0" w:color="auto"/>
                <w:left w:val="none" w:sz="0" w:space="0" w:color="auto"/>
                <w:bottom w:val="none" w:sz="0" w:space="0" w:color="auto"/>
                <w:right w:val="none" w:sz="0" w:space="0" w:color="auto"/>
              </w:divBdr>
            </w:div>
            <w:div w:id="12806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5139">
      <w:bodyDiv w:val="1"/>
      <w:marLeft w:val="0"/>
      <w:marRight w:val="0"/>
      <w:marTop w:val="0"/>
      <w:marBottom w:val="0"/>
      <w:divBdr>
        <w:top w:val="none" w:sz="0" w:space="0" w:color="auto"/>
        <w:left w:val="none" w:sz="0" w:space="0" w:color="auto"/>
        <w:bottom w:val="none" w:sz="0" w:space="0" w:color="auto"/>
        <w:right w:val="none" w:sz="0" w:space="0" w:color="auto"/>
      </w:divBdr>
      <w:divsChild>
        <w:div w:id="90901558">
          <w:marLeft w:val="547"/>
          <w:marRight w:val="0"/>
          <w:marTop w:val="96"/>
          <w:marBottom w:val="0"/>
          <w:divBdr>
            <w:top w:val="none" w:sz="0" w:space="0" w:color="auto"/>
            <w:left w:val="none" w:sz="0" w:space="0" w:color="auto"/>
            <w:bottom w:val="none" w:sz="0" w:space="0" w:color="auto"/>
            <w:right w:val="none" w:sz="0" w:space="0" w:color="auto"/>
          </w:divBdr>
        </w:div>
        <w:div w:id="373309884">
          <w:marLeft w:val="547"/>
          <w:marRight w:val="0"/>
          <w:marTop w:val="96"/>
          <w:marBottom w:val="0"/>
          <w:divBdr>
            <w:top w:val="none" w:sz="0" w:space="0" w:color="auto"/>
            <w:left w:val="none" w:sz="0" w:space="0" w:color="auto"/>
            <w:bottom w:val="none" w:sz="0" w:space="0" w:color="auto"/>
            <w:right w:val="none" w:sz="0" w:space="0" w:color="auto"/>
          </w:divBdr>
        </w:div>
        <w:div w:id="740950381">
          <w:marLeft w:val="1166"/>
          <w:marRight w:val="0"/>
          <w:marTop w:val="86"/>
          <w:marBottom w:val="0"/>
          <w:divBdr>
            <w:top w:val="none" w:sz="0" w:space="0" w:color="auto"/>
            <w:left w:val="none" w:sz="0" w:space="0" w:color="auto"/>
            <w:bottom w:val="none" w:sz="0" w:space="0" w:color="auto"/>
            <w:right w:val="none" w:sz="0" w:space="0" w:color="auto"/>
          </w:divBdr>
        </w:div>
        <w:div w:id="843126730">
          <w:marLeft w:val="547"/>
          <w:marRight w:val="0"/>
          <w:marTop w:val="96"/>
          <w:marBottom w:val="0"/>
          <w:divBdr>
            <w:top w:val="none" w:sz="0" w:space="0" w:color="auto"/>
            <w:left w:val="none" w:sz="0" w:space="0" w:color="auto"/>
            <w:bottom w:val="none" w:sz="0" w:space="0" w:color="auto"/>
            <w:right w:val="none" w:sz="0" w:space="0" w:color="auto"/>
          </w:divBdr>
        </w:div>
        <w:div w:id="1115177947">
          <w:marLeft w:val="547"/>
          <w:marRight w:val="0"/>
          <w:marTop w:val="96"/>
          <w:marBottom w:val="0"/>
          <w:divBdr>
            <w:top w:val="none" w:sz="0" w:space="0" w:color="auto"/>
            <w:left w:val="none" w:sz="0" w:space="0" w:color="auto"/>
            <w:bottom w:val="none" w:sz="0" w:space="0" w:color="auto"/>
            <w:right w:val="none" w:sz="0" w:space="0" w:color="auto"/>
          </w:divBdr>
        </w:div>
        <w:div w:id="1472626435">
          <w:marLeft w:val="547"/>
          <w:marRight w:val="0"/>
          <w:marTop w:val="96"/>
          <w:marBottom w:val="0"/>
          <w:divBdr>
            <w:top w:val="none" w:sz="0" w:space="0" w:color="auto"/>
            <w:left w:val="none" w:sz="0" w:space="0" w:color="auto"/>
            <w:bottom w:val="none" w:sz="0" w:space="0" w:color="auto"/>
            <w:right w:val="none" w:sz="0" w:space="0" w:color="auto"/>
          </w:divBdr>
        </w:div>
        <w:div w:id="1730349043">
          <w:marLeft w:val="547"/>
          <w:marRight w:val="0"/>
          <w:marTop w:val="96"/>
          <w:marBottom w:val="0"/>
          <w:divBdr>
            <w:top w:val="none" w:sz="0" w:space="0" w:color="auto"/>
            <w:left w:val="none" w:sz="0" w:space="0" w:color="auto"/>
            <w:bottom w:val="none" w:sz="0" w:space="0" w:color="auto"/>
            <w:right w:val="none" w:sz="0" w:space="0" w:color="auto"/>
          </w:divBdr>
        </w:div>
        <w:div w:id="1957566213">
          <w:marLeft w:val="547"/>
          <w:marRight w:val="0"/>
          <w:marTop w:val="96"/>
          <w:marBottom w:val="0"/>
          <w:divBdr>
            <w:top w:val="none" w:sz="0" w:space="0" w:color="auto"/>
            <w:left w:val="none" w:sz="0" w:space="0" w:color="auto"/>
            <w:bottom w:val="none" w:sz="0" w:space="0" w:color="auto"/>
            <w:right w:val="none" w:sz="0" w:space="0" w:color="auto"/>
          </w:divBdr>
        </w:div>
      </w:divsChild>
    </w:div>
    <w:div w:id="648704511">
      <w:bodyDiv w:val="1"/>
      <w:marLeft w:val="0"/>
      <w:marRight w:val="0"/>
      <w:marTop w:val="0"/>
      <w:marBottom w:val="0"/>
      <w:divBdr>
        <w:top w:val="none" w:sz="0" w:space="0" w:color="auto"/>
        <w:left w:val="none" w:sz="0" w:space="0" w:color="auto"/>
        <w:bottom w:val="none" w:sz="0" w:space="0" w:color="auto"/>
        <w:right w:val="none" w:sz="0" w:space="0" w:color="auto"/>
      </w:divBdr>
    </w:div>
    <w:div w:id="651061613">
      <w:bodyDiv w:val="1"/>
      <w:marLeft w:val="0"/>
      <w:marRight w:val="0"/>
      <w:marTop w:val="0"/>
      <w:marBottom w:val="0"/>
      <w:divBdr>
        <w:top w:val="none" w:sz="0" w:space="0" w:color="auto"/>
        <w:left w:val="none" w:sz="0" w:space="0" w:color="auto"/>
        <w:bottom w:val="none" w:sz="0" w:space="0" w:color="auto"/>
        <w:right w:val="none" w:sz="0" w:space="0" w:color="auto"/>
      </w:divBdr>
      <w:divsChild>
        <w:div w:id="89206351">
          <w:marLeft w:val="360"/>
          <w:marRight w:val="0"/>
          <w:marTop w:val="200"/>
          <w:marBottom w:val="0"/>
          <w:divBdr>
            <w:top w:val="none" w:sz="0" w:space="0" w:color="auto"/>
            <w:left w:val="none" w:sz="0" w:space="0" w:color="auto"/>
            <w:bottom w:val="none" w:sz="0" w:space="0" w:color="auto"/>
            <w:right w:val="none" w:sz="0" w:space="0" w:color="auto"/>
          </w:divBdr>
        </w:div>
        <w:div w:id="557669868">
          <w:marLeft w:val="360"/>
          <w:marRight w:val="0"/>
          <w:marTop w:val="200"/>
          <w:marBottom w:val="0"/>
          <w:divBdr>
            <w:top w:val="none" w:sz="0" w:space="0" w:color="auto"/>
            <w:left w:val="none" w:sz="0" w:space="0" w:color="auto"/>
            <w:bottom w:val="none" w:sz="0" w:space="0" w:color="auto"/>
            <w:right w:val="none" w:sz="0" w:space="0" w:color="auto"/>
          </w:divBdr>
        </w:div>
        <w:div w:id="1561164409">
          <w:marLeft w:val="360"/>
          <w:marRight w:val="0"/>
          <w:marTop w:val="200"/>
          <w:marBottom w:val="0"/>
          <w:divBdr>
            <w:top w:val="none" w:sz="0" w:space="0" w:color="auto"/>
            <w:left w:val="none" w:sz="0" w:space="0" w:color="auto"/>
            <w:bottom w:val="none" w:sz="0" w:space="0" w:color="auto"/>
            <w:right w:val="none" w:sz="0" w:space="0" w:color="auto"/>
          </w:divBdr>
        </w:div>
        <w:div w:id="1732970063">
          <w:marLeft w:val="360"/>
          <w:marRight w:val="0"/>
          <w:marTop w:val="200"/>
          <w:marBottom w:val="0"/>
          <w:divBdr>
            <w:top w:val="none" w:sz="0" w:space="0" w:color="auto"/>
            <w:left w:val="none" w:sz="0" w:space="0" w:color="auto"/>
            <w:bottom w:val="none" w:sz="0" w:space="0" w:color="auto"/>
            <w:right w:val="none" w:sz="0" w:space="0" w:color="auto"/>
          </w:divBdr>
        </w:div>
      </w:divsChild>
    </w:div>
    <w:div w:id="653147266">
      <w:bodyDiv w:val="1"/>
      <w:marLeft w:val="0"/>
      <w:marRight w:val="0"/>
      <w:marTop w:val="0"/>
      <w:marBottom w:val="0"/>
      <w:divBdr>
        <w:top w:val="none" w:sz="0" w:space="0" w:color="auto"/>
        <w:left w:val="none" w:sz="0" w:space="0" w:color="auto"/>
        <w:bottom w:val="none" w:sz="0" w:space="0" w:color="auto"/>
        <w:right w:val="none" w:sz="0" w:space="0" w:color="auto"/>
      </w:divBdr>
      <w:divsChild>
        <w:div w:id="405080545">
          <w:marLeft w:val="1166"/>
          <w:marRight w:val="0"/>
          <w:marTop w:val="115"/>
          <w:marBottom w:val="120"/>
          <w:divBdr>
            <w:top w:val="none" w:sz="0" w:space="0" w:color="auto"/>
            <w:left w:val="none" w:sz="0" w:space="0" w:color="auto"/>
            <w:bottom w:val="none" w:sz="0" w:space="0" w:color="auto"/>
            <w:right w:val="none" w:sz="0" w:space="0" w:color="auto"/>
          </w:divBdr>
        </w:div>
        <w:div w:id="602147014">
          <w:marLeft w:val="1166"/>
          <w:marRight w:val="0"/>
          <w:marTop w:val="115"/>
          <w:marBottom w:val="120"/>
          <w:divBdr>
            <w:top w:val="none" w:sz="0" w:space="0" w:color="auto"/>
            <w:left w:val="none" w:sz="0" w:space="0" w:color="auto"/>
            <w:bottom w:val="none" w:sz="0" w:space="0" w:color="auto"/>
            <w:right w:val="none" w:sz="0" w:space="0" w:color="auto"/>
          </w:divBdr>
        </w:div>
        <w:div w:id="1005014742">
          <w:marLeft w:val="547"/>
          <w:marRight w:val="0"/>
          <w:marTop w:val="134"/>
          <w:marBottom w:val="120"/>
          <w:divBdr>
            <w:top w:val="none" w:sz="0" w:space="0" w:color="auto"/>
            <w:left w:val="none" w:sz="0" w:space="0" w:color="auto"/>
            <w:bottom w:val="none" w:sz="0" w:space="0" w:color="auto"/>
            <w:right w:val="none" w:sz="0" w:space="0" w:color="auto"/>
          </w:divBdr>
        </w:div>
        <w:div w:id="1056854941">
          <w:marLeft w:val="547"/>
          <w:marRight w:val="0"/>
          <w:marTop w:val="134"/>
          <w:marBottom w:val="120"/>
          <w:divBdr>
            <w:top w:val="none" w:sz="0" w:space="0" w:color="auto"/>
            <w:left w:val="none" w:sz="0" w:space="0" w:color="auto"/>
            <w:bottom w:val="none" w:sz="0" w:space="0" w:color="auto"/>
            <w:right w:val="none" w:sz="0" w:space="0" w:color="auto"/>
          </w:divBdr>
        </w:div>
        <w:div w:id="1175728581">
          <w:marLeft w:val="547"/>
          <w:marRight w:val="0"/>
          <w:marTop w:val="134"/>
          <w:marBottom w:val="120"/>
          <w:divBdr>
            <w:top w:val="none" w:sz="0" w:space="0" w:color="auto"/>
            <w:left w:val="none" w:sz="0" w:space="0" w:color="auto"/>
            <w:bottom w:val="none" w:sz="0" w:space="0" w:color="auto"/>
            <w:right w:val="none" w:sz="0" w:space="0" w:color="auto"/>
          </w:divBdr>
        </w:div>
        <w:div w:id="1230264077">
          <w:marLeft w:val="1166"/>
          <w:marRight w:val="0"/>
          <w:marTop w:val="115"/>
          <w:marBottom w:val="120"/>
          <w:divBdr>
            <w:top w:val="none" w:sz="0" w:space="0" w:color="auto"/>
            <w:left w:val="none" w:sz="0" w:space="0" w:color="auto"/>
            <w:bottom w:val="none" w:sz="0" w:space="0" w:color="auto"/>
            <w:right w:val="none" w:sz="0" w:space="0" w:color="auto"/>
          </w:divBdr>
        </w:div>
      </w:divsChild>
    </w:div>
    <w:div w:id="653529569">
      <w:bodyDiv w:val="1"/>
      <w:marLeft w:val="0"/>
      <w:marRight w:val="0"/>
      <w:marTop w:val="0"/>
      <w:marBottom w:val="0"/>
      <w:divBdr>
        <w:top w:val="none" w:sz="0" w:space="0" w:color="auto"/>
        <w:left w:val="none" w:sz="0" w:space="0" w:color="auto"/>
        <w:bottom w:val="none" w:sz="0" w:space="0" w:color="auto"/>
        <w:right w:val="none" w:sz="0" w:space="0" w:color="auto"/>
      </w:divBdr>
    </w:div>
    <w:div w:id="654455276">
      <w:bodyDiv w:val="1"/>
      <w:marLeft w:val="0"/>
      <w:marRight w:val="0"/>
      <w:marTop w:val="0"/>
      <w:marBottom w:val="0"/>
      <w:divBdr>
        <w:top w:val="none" w:sz="0" w:space="0" w:color="auto"/>
        <w:left w:val="none" w:sz="0" w:space="0" w:color="auto"/>
        <w:bottom w:val="none" w:sz="0" w:space="0" w:color="auto"/>
        <w:right w:val="none" w:sz="0" w:space="0" w:color="auto"/>
      </w:divBdr>
    </w:div>
    <w:div w:id="654801325">
      <w:bodyDiv w:val="1"/>
      <w:marLeft w:val="0"/>
      <w:marRight w:val="0"/>
      <w:marTop w:val="0"/>
      <w:marBottom w:val="0"/>
      <w:divBdr>
        <w:top w:val="none" w:sz="0" w:space="0" w:color="auto"/>
        <w:left w:val="none" w:sz="0" w:space="0" w:color="auto"/>
        <w:bottom w:val="none" w:sz="0" w:space="0" w:color="auto"/>
        <w:right w:val="none" w:sz="0" w:space="0" w:color="auto"/>
      </w:divBdr>
      <w:divsChild>
        <w:div w:id="143275352">
          <w:marLeft w:val="1166"/>
          <w:marRight w:val="0"/>
          <w:marTop w:val="96"/>
          <w:marBottom w:val="0"/>
          <w:divBdr>
            <w:top w:val="none" w:sz="0" w:space="0" w:color="auto"/>
            <w:left w:val="none" w:sz="0" w:space="0" w:color="auto"/>
            <w:bottom w:val="none" w:sz="0" w:space="0" w:color="auto"/>
            <w:right w:val="none" w:sz="0" w:space="0" w:color="auto"/>
          </w:divBdr>
        </w:div>
        <w:div w:id="488793567">
          <w:marLeft w:val="547"/>
          <w:marRight w:val="0"/>
          <w:marTop w:val="115"/>
          <w:marBottom w:val="0"/>
          <w:divBdr>
            <w:top w:val="none" w:sz="0" w:space="0" w:color="auto"/>
            <w:left w:val="none" w:sz="0" w:space="0" w:color="auto"/>
            <w:bottom w:val="none" w:sz="0" w:space="0" w:color="auto"/>
            <w:right w:val="none" w:sz="0" w:space="0" w:color="auto"/>
          </w:divBdr>
        </w:div>
        <w:div w:id="560486935">
          <w:marLeft w:val="547"/>
          <w:marRight w:val="0"/>
          <w:marTop w:val="115"/>
          <w:marBottom w:val="0"/>
          <w:divBdr>
            <w:top w:val="none" w:sz="0" w:space="0" w:color="auto"/>
            <w:left w:val="none" w:sz="0" w:space="0" w:color="auto"/>
            <w:bottom w:val="none" w:sz="0" w:space="0" w:color="auto"/>
            <w:right w:val="none" w:sz="0" w:space="0" w:color="auto"/>
          </w:divBdr>
        </w:div>
        <w:div w:id="928581500">
          <w:marLeft w:val="1166"/>
          <w:marRight w:val="0"/>
          <w:marTop w:val="96"/>
          <w:marBottom w:val="0"/>
          <w:divBdr>
            <w:top w:val="none" w:sz="0" w:space="0" w:color="auto"/>
            <w:left w:val="none" w:sz="0" w:space="0" w:color="auto"/>
            <w:bottom w:val="none" w:sz="0" w:space="0" w:color="auto"/>
            <w:right w:val="none" w:sz="0" w:space="0" w:color="auto"/>
          </w:divBdr>
        </w:div>
        <w:div w:id="1248732113">
          <w:marLeft w:val="1166"/>
          <w:marRight w:val="0"/>
          <w:marTop w:val="96"/>
          <w:marBottom w:val="0"/>
          <w:divBdr>
            <w:top w:val="none" w:sz="0" w:space="0" w:color="auto"/>
            <w:left w:val="none" w:sz="0" w:space="0" w:color="auto"/>
            <w:bottom w:val="none" w:sz="0" w:space="0" w:color="auto"/>
            <w:right w:val="none" w:sz="0" w:space="0" w:color="auto"/>
          </w:divBdr>
        </w:div>
        <w:div w:id="1602951021">
          <w:marLeft w:val="1166"/>
          <w:marRight w:val="0"/>
          <w:marTop w:val="96"/>
          <w:marBottom w:val="0"/>
          <w:divBdr>
            <w:top w:val="none" w:sz="0" w:space="0" w:color="auto"/>
            <w:left w:val="none" w:sz="0" w:space="0" w:color="auto"/>
            <w:bottom w:val="none" w:sz="0" w:space="0" w:color="auto"/>
            <w:right w:val="none" w:sz="0" w:space="0" w:color="auto"/>
          </w:divBdr>
        </w:div>
        <w:div w:id="1677076493">
          <w:marLeft w:val="1166"/>
          <w:marRight w:val="0"/>
          <w:marTop w:val="96"/>
          <w:marBottom w:val="0"/>
          <w:divBdr>
            <w:top w:val="none" w:sz="0" w:space="0" w:color="auto"/>
            <w:left w:val="none" w:sz="0" w:space="0" w:color="auto"/>
            <w:bottom w:val="none" w:sz="0" w:space="0" w:color="auto"/>
            <w:right w:val="none" w:sz="0" w:space="0" w:color="auto"/>
          </w:divBdr>
        </w:div>
        <w:div w:id="2097163181">
          <w:marLeft w:val="1166"/>
          <w:marRight w:val="0"/>
          <w:marTop w:val="96"/>
          <w:marBottom w:val="0"/>
          <w:divBdr>
            <w:top w:val="none" w:sz="0" w:space="0" w:color="auto"/>
            <w:left w:val="none" w:sz="0" w:space="0" w:color="auto"/>
            <w:bottom w:val="none" w:sz="0" w:space="0" w:color="auto"/>
            <w:right w:val="none" w:sz="0" w:space="0" w:color="auto"/>
          </w:divBdr>
        </w:div>
      </w:divsChild>
    </w:div>
    <w:div w:id="655381052">
      <w:bodyDiv w:val="1"/>
      <w:marLeft w:val="0"/>
      <w:marRight w:val="0"/>
      <w:marTop w:val="0"/>
      <w:marBottom w:val="0"/>
      <w:divBdr>
        <w:top w:val="none" w:sz="0" w:space="0" w:color="auto"/>
        <w:left w:val="none" w:sz="0" w:space="0" w:color="auto"/>
        <w:bottom w:val="none" w:sz="0" w:space="0" w:color="auto"/>
        <w:right w:val="none" w:sz="0" w:space="0" w:color="auto"/>
      </w:divBdr>
    </w:div>
    <w:div w:id="655840457">
      <w:bodyDiv w:val="1"/>
      <w:marLeft w:val="0"/>
      <w:marRight w:val="0"/>
      <w:marTop w:val="0"/>
      <w:marBottom w:val="0"/>
      <w:divBdr>
        <w:top w:val="none" w:sz="0" w:space="0" w:color="auto"/>
        <w:left w:val="none" w:sz="0" w:space="0" w:color="auto"/>
        <w:bottom w:val="none" w:sz="0" w:space="0" w:color="auto"/>
        <w:right w:val="none" w:sz="0" w:space="0" w:color="auto"/>
      </w:divBdr>
    </w:div>
    <w:div w:id="656419109">
      <w:bodyDiv w:val="1"/>
      <w:marLeft w:val="0"/>
      <w:marRight w:val="0"/>
      <w:marTop w:val="0"/>
      <w:marBottom w:val="0"/>
      <w:divBdr>
        <w:top w:val="none" w:sz="0" w:space="0" w:color="auto"/>
        <w:left w:val="none" w:sz="0" w:space="0" w:color="auto"/>
        <w:bottom w:val="none" w:sz="0" w:space="0" w:color="auto"/>
        <w:right w:val="none" w:sz="0" w:space="0" w:color="auto"/>
      </w:divBdr>
    </w:div>
    <w:div w:id="656693817">
      <w:bodyDiv w:val="1"/>
      <w:marLeft w:val="0"/>
      <w:marRight w:val="0"/>
      <w:marTop w:val="0"/>
      <w:marBottom w:val="0"/>
      <w:divBdr>
        <w:top w:val="none" w:sz="0" w:space="0" w:color="auto"/>
        <w:left w:val="none" w:sz="0" w:space="0" w:color="auto"/>
        <w:bottom w:val="none" w:sz="0" w:space="0" w:color="auto"/>
        <w:right w:val="none" w:sz="0" w:space="0" w:color="auto"/>
      </w:divBdr>
    </w:div>
    <w:div w:id="657659825">
      <w:bodyDiv w:val="1"/>
      <w:marLeft w:val="0"/>
      <w:marRight w:val="0"/>
      <w:marTop w:val="0"/>
      <w:marBottom w:val="0"/>
      <w:divBdr>
        <w:top w:val="none" w:sz="0" w:space="0" w:color="auto"/>
        <w:left w:val="none" w:sz="0" w:space="0" w:color="auto"/>
        <w:bottom w:val="none" w:sz="0" w:space="0" w:color="auto"/>
        <w:right w:val="none" w:sz="0" w:space="0" w:color="auto"/>
      </w:divBdr>
    </w:div>
    <w:div w:id="659384981">
      <w:bodyDiv w:val="1"/>
      <w:marLeft w:val="0"/>
      <w:marRight w:val="0"/>
      <w:marTop w:val="0"/>
      <w:marBottom w:val="0"/>
      <w:divBdr>
        <w:top w:val="none" w:sz="0" w:space="0" w:color="auto"/>
        <w:left w:val="none" w:sz="0" w:space="0" w:color="auto"/>
        <w:bottom w:val="none" w:sz="0" w:space="0" w:color="auto"/>
        <w:right w:val="none" w:sz="0" w:space="0" w:color="auto"/>
      </w:divBdr>
    </w:div>
    <w:div w:id="659652349">
      <w:bodyDiv w:val="1"/>
      <w:marLeft w:val="0"/>
      <w:marRight w:val="0"/>
      <w:marTop w:val="0"/>
      <w:marBottom w:val="0"/>
      <w:divBdr>
        <w:top w:val="none" w:sz="0" w:space="0" w:color="auto"/>
        <w:left w:val="none" w:sz="0" w:space="0" w:color="auto"/>
        <w:bottom w:val="none" w:sz="0" w:space="0" w:color="auto"/>
        <w:right w:val="none" w:sz="0" w:space="0" w:color="auto"/>
      </w:divBdr>
    </w:div>
    <w:div w:id="659695399">
      <w:bodyDiv w:val="1"/>
      <w:marLeft w:val="0"/>
      <w:marRight w:val="0"/>
      <w:marTop w:val="0"/>
      <w:marBottom w:val="0"/>
      <w:divBdr>
        <w:top w:val="none" w:sz="0" w:space="0" w:color="auto"/>
        <w:left w:val="none" w:sz="0" w:space="0" w:color="auto"/>
        <w:bottom w:val="none" w:sz="0" w:space="0" w:color="auto"/>
        <w:right w:val="none" w:sz="0" w:space="0" w:color="auto"/>
      </w:divBdr>
    </w:div>
    <w:div w:id="660541090">
      <w:bodyDiv w:val="1"/>
      <w:marLeft w:val="0"/>
      <w:marRight w:val="0"/>
      <w:marTop w:val="0"/>
      <w:marBottom w:val="0"/>
      <w:divBdr>
        <w:top w:val="none" w:sz="0" w:space="0" w:color="auto"/>
        <w:left w:val="none" w:sz="0" w:space="0" w:color="auto"/>
        <w:bottom w:val="none" w:sz="0" w:space="0" w:color="auto"/>
        <w:right w:val="none" w:sz="0" w:space="0" w:color="auto"/>
      </w:divBdr>
      <w:divsChild>
        <w:div w:id="2098209378">
          <w:marLeft w:val="0"/>
          <w:marRight w:val="0"/>
          <w:marTop w:val="0"/>
          <w:marBottom w:val="0"/>
          <w:divBdr>
            <w:top w:val="none" w:sz="0" w:space="0" w:color="auto"/>
            <w:left w:val="none" w:sz="0" w:space="0" w:color="auto"/>
            <w:bottom w:val="none" w:sz="0" w:space="0" w:color="auto"/>
            <w:right w:val="none" w:sz="0" w:space="0" w:color="auto"/>
          </w:divBdr>
          <w:divsChild>
            <w:div w:id="17144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5584">
      <w:bodyDiv w:val="1"/>
      <w:marLeft w:val="0"/>
      <w:marRight w:val="0"/>
      <w:marTop w:val="0"/>
      <w:marBottom w:val="0"/>
      <w:divBdr>
        <w:top w:val="none" w:sz="0" w:space="0" w:color="auto"/>
        <w:left w:val="none" w:sz="0" w:space="0" w:color="auto"/>
        <w:bottom w:val="none" w:sz="0" w:space="0" w:color="auto"/>
        <w:right w:val="none" w:sz="0" w:space="0" w:color="auto"/>
      </w:divBdr>
    </w:div>
    <w:div w:id="661280839">
      <w:bodyDiv w:val="1"/>
      <w:marLeft w:val="0"/>
      <w:marRight w:val="0"/>
      <w:marTop w:val="0"/>
      <w:marBottom w:val="0"/>
      <w:divBdr>
        <w:top w:val="none" w:sz="0" w:space="0" w:color="auto"/>
        <w:left w:val="none" w:sz="0" w:space="0" w:color="auto"/>
        <w:bottom w:val="none" w:sz="0" w:space="0" w:color="auto"/>
        <w:right w:val="none" w:sz="0" w:space="0" w:color="auto"/>
      </w:divBdr>
    </w:div>
    <w:div w:id="661809447">
      <w:bodyDiv w:val="1"/>
      <w:marLeft w:val="0"/>
      <w:marRight w:val="0"/>
      <w:marTop w:val="0"/>
      <w:marBottom w:val="0"/>
      <w:divBdr>
        <w:top w:val="none" w:sz="0" w:space="0" w:color="auto"/>
        <w:left w:val="none" w:sz="0" w:space="0" w:color="auto"/>
        <w:bottom w:val="none" w:sz="0" w:space="0" w:color="auto"/>
        <w:right w:val="none" w:sz="0" w:space="0" w:color="auto"/>
      </w:divBdr>
    </w:div>
    <w:div w:id="662585639">
      <w:bodyDiv w:val="1"/>
      <w:marLeft w:val="0"/>
      <w:marRight w:val="0"/>
      <w:marTop w:val="0"/>
      <w:marBottom w:val="0"/>
      <w:divBdr>
        <w:top w:val="none" w:sz="0" w:space="0" w:color="auto"/>
        <w:left w:val="none" w:sz="0" w:space="0" w:color="auto"/>
        <w:bottom w:val="none" w:sz="0" w:space="0" w:color="auto"/>
        <w:right w:val="none" w:sz="0" w:space="0" w:color="auto"/>
      </w:divBdr>
    </w:div>
    <w:div w:id="662705837">
      <w:bodyDiv w:val="1"/>
      <w:marLeft w:val="0"/>
      <w:marRight w:val="0"/>
      <w:marTop w:val="0"/>
      <w:marBottom w:val="0"/>
      <w:divBdr>
        <w:top w:val="none" w:sz="0" w:space="0" w:color="auto"/>
        <w:left w:val="none" w:sz="0" w:space="0" w:color="auto"/>
        <w:bottom w:val="none" w:sz="0" w:space="0" w:color="auto"/>
        <w:right w:val="none" w:sz="0" w:space="0" w:color="auto"/>
      </w:divBdr>
    </w:div>
    <w:div w:id="663046913">
      <w:bodyDiv w:val="1"/>
      <w:marLeft w:val="0"/>
      <w:marRight w:val="0"/>
      <w:marTop w:val="0"/>
      <w:marBottom w:val="0"/>
      <w:divBdr>
        <w:top w:val="none" w:sz="0" w:space="0" w:color="auto"/>
        <w:left w:val="none" w:sz="0" w:space="0" w:color="auto"/>
        <w:bottom w:val="none" w:sz="0" w:space="0" w:color="auto"/>
        <w:right w:val="none" w:sz="0" w:space="0" w:color="auto"/>
      </w:divBdr>
    </w:div>
    <w:div w:id="663974211">
      <w:bodyDiv w:val="1"/>
      <w:marLeft w:val="0"/>
      <w:marRight w:val="0"/>
      <w:marTop w:val="0"/>
      <w:marBottom w:val="0"/>
      <w:divBdr>
        <w:top w:val="none" w:sz="0" w:space="0" w:color="auto"/>
        <w:left w:val="none" w:sz="0" w:space="0" w:color="auto"/>
        <w:bottom w:val="none" w:sz="0" w:space="0" w:color="auto"/>
        <w:right w:val="none" w:sz="0" w:space="0" w:color="auto"/>
      </w:divBdr>
      <w:divsChild>
        <w:div w:id="125852690">
          <w:marLeft w:val="1166"/>
          <w:marRight w:val="0"/>
          <w:marTop w:val="106"/>
          <w:marBottom w:val="0"/>
          <w:divBdr>
            <w:top w:val="none" w:sz="0" w:space="0" w:color="auto"/>
            <w:left w:val="none" w:sz="0" w:space="0" w:color="auto"/>
            <w:bottom w:val="none" w:sz="0" w:space="0" w:color="auto"/>
            <w:right w:val="none" w:sz="0" w:space="0" w:color="auto"/>
          </w:divBdr>
        </w:div>
        <w:div w:id="345715449">
          <w:marLeft w:val="1800"/>
          <w:marRight w:val="0"/>
          <w:marTop w:val="86"/>
          <w:marBottom w:val="0"/>
          <w:divBdr>
            <w:top w:val="none" w:sz="0" w:space="0" w:color="auto"/>
            <w:left w:val="none" w:sz="0" w:space="0" w:color="auto"/>
            <w:bottom w:val="none" w:sz="0" w:space="0" w:color="auto"/>
            <w:right w:val="none" w:sz="0" w:space="0" w:color="auto"/>
          </w:divBdr>
        </w:div>
        <w:div w:id="1145505825">
          <w:marLeft w:val="547"/>
          <w:marRight w:val="0"/>
          <w:marTop w:val="96"/>
          <w:marBottom w:val="0"/>
          <w:divBdr>
            <w:top w:val="none" w:sz="0" w:space="0" w:color="auto"/>
            <w:left w:val="none" w:sz="0" w:space="0" w:color="auto"/>
            <w:bottom w:val="none" w:sz="0" w:space="0" w:color="auto"/>
            <w:right w:val="none" w:sz="0" w:space="0" w:color="auto"/>
          </w:divBdr>
        </w:div>
        <w:div w:id="1471828279">
          <w:marLeft w:val="1800"/>
          <w:marRight w:val="0"/>
          <w:marTop w:val="86"/>
          <w:marBottom w:val="0"/>
          <w:divBdr>
            <w:top w:val="none" w:sz="0" w:space="0" w:color="auto"/>
            <w:left w:val="none" w:sz="0" w:space="0" w:color="auto"/>
            <w:bottom w:val="none" w:sz="0" w:space="0" w:color="auto"/>
            <w:right w:val="none" w:sz="0" w:space="0" w:color="auto"/>
          </w:divBdr>
        </w:div>
        <w:div w:id="1848786664">
          <w:marLeft w:val="1166"/>
          <w:marRight w:val="0"/>
          <w:marTop w:val="86"/>
          <w:marBottom w:val="0"/>
          <w:divBdr>
            <w:top w:val="none" w:sz="0" w:space="0" w:color="auto"/>
            <w:left w:val="none" w:sz="0" w:space="0" w:color="auto"/>
            <w:bottom w:val="none" w:sz="0" w:space="0" w:color="auto"/>
            <w:right w:val="none" w:sz="0" w:space="0" w:color="auto"/>
          </w:divBdr>
        </w:div>
        <w:div w:id="1894847153">
          <w:marLeft w:val="1800"/>
          <w:marRight w:val="0"/>
          <w:marTop w:val="86"/>
          <w:marBottom w:val="0"/>
          <w:divBdr>
            <w:top w:val="none" w:sz="0" w:space="0" w:color="auto"/>
            <w:left w:val="none" w:sz="0" w:space="0" w:color="auto"/>
            <w:bottom w:val="none" w:sz="0" w:space="0" w:color="auto"/>
            <w:right w:val="none" w:sz="0" w:space="0" w:color="auto"/>
          </w:divBdr>
        </w:div>
        <w:div w:id="1955749959">
          <w:marLeft w:val="1166"/>
          <w:marRight w:val="0"/>
          <w:marTop w:val="86"/>
          <w:marBottom w:val="0"/>
          <w:divBdr>
            <w:top w:val="none" w:sz="0" w:space="0" w:color="auto"/>
            <w:left w:val="none" w:sz="0" w:space="0" w:color="auto"/>
            <w:bottom w:val="none" w:sz="0" w:space="0" w:color="auto"/>
            <w:right w:val="none" w:sz="0" w:space="0" w:color="auto"/>
          </w:divBdr>
        </w:div>
        <w:div w:id="2038386561">
          <w:marLeft w:val="1166"/>
          <w:marRight w:val="0"/>
          <w:marTop w:val="86"/>
          <w:marBottom w:val="0"/>
          <w:divBdr>
            <w:top w:val="none" w:sz="0" w:space="0" w:color="auto"/>
            <w:left w:val="none" w:sz="0" w:space="0" w:color="auto"/>
            <w:bottom w:val="none" w:sz="0" w:space="0" w:color="auto"/>
            <w:right w:val="none" w:sz="0" w:space="0" w:color="auto"/>
          </w:divBdr>
        </w:div>
        <w:div w:id="2111779656">
          <w:marLeft w:val="1166"/>
          <w:marRight w:val="0"/>
          <w:marTop w:val="86"/>
          <w:marBottom w:val="0"/>
          <w:divBdr>
            <w:top w:val="none" w:sz="0" w:space="0" w:color="auto"/>
            <w:left w:val="none" w:sz="0" w:space="0" w:color="auto"/>
            <w:bottom w:val="none" w:sz="0" w:space="0" w:color="auto"/>
            <w:right w:val="none" w:sz="0" w:space="0" w:color="auto"/>
          </w:divBdr>
        </w:div>
      </w:divsChild>
    </w:div>
    <w:div w:id="664670192">
      <w:bodyDiv w:val="1"/>
      <w:marLeft w:val="0"/>
      <w:marRight w:val="0"/>
      <w:marTop w:val="0"/>
      <w:marBottom w:val="0"/>
      <w:divBdr>
        <w:top w:val="none" w:sz="0" w:space="0" w:color="auto"/>
        <w:left w:val="none" w:sz="0" w:space="0" w:color="auto"/>
        <w:bottom w:val="none" w:sz="0" w:space="0" w:color="auto"/>
        <w:right w:val="none" w:sz="0" w:space="0" w:color="auto"/>
      </w:divBdr>
    </w:div>
    <w:div w:id="665984133">
      <w:bodyDiv w:val="1"/>
      <w:marLeft w:val="0"/>
      <w:marRight w:val="0"/>
      <w:marTop w:val="0"/>
      <w:marBottom w:val="0"/>
      <w:divBdr>
        <w:top w:val="none" w:sz="0" w:space="0" w:color="auto"/>
        <w:left w:val="none" w:sz="0" w:space="0" w:color="auto"/>
        <w:bottom w:val="none" w:sz="0" w:space="0" w:color="auto"/>
        <w:right w:val="none" w:sz="0" w:space="0" w:color="auto"/>
      </w:divBdr>
    </w:div>
    <w:div w:id="668212361">
      <w:bodyDiv w:val="1"/>
      <w:marLeft w:val="0"/>
      <w:marRight w:val="0"/>
      <w:marTop w:val="0"/>
      <w:marBottom w:val="0"/>
      <w:divBdr>
        <w:top w:val="none" w:sz="0" w:space="0" w:color="auto"/>
        <w:left w:val="none" w:sz="0" w:space="0" w:color="auto"/>
        <w:bottom w:val="none" w:sz="0" w:space="0" w:color="auto"/>
        <w:right w:val="none" w:sz="0" w:space="0" w:color="auto"/>
      </w:divBdr>
      <w:divsChild>
        <w:div w:id="89199235">
          <w:marLeft w:val="1800"/>
          <w:marRight w:val="0"/>
          <w:marTop w:val="86"/>
          <w:marBottom w:val="0"/>
          <w:divBdr>
            <w:top w:val="none" w:sz="0" w:space="0" w:color="auto"/>
            <w:left w:val="none" w:sz="0" w:space="0" w:color="auto"/>
            <w:bottom w:val="none" w:sz="0" w:space="0" w:color="auto"/>
            <w:right w:val="none" w:sz="0" w:space="0" w:color="auto"/>
          </w:divBdr>
        </w:div>
        <w:div w:id="413284651">
          <w:marLeft w:val="1800"/>
          <w:marRight w:val="0"/>
          <w:marTop w:val="86"/>
          <w:marBottom w:val="0"/>
          <w:divBdr>
            <w:top w:val="none" w:sz="0" w:space="0" w:color="auto"/>
            <w:left w:val="none" w:sz="0" w:space="0" w:color="auto"/>
            <w:bottom w:val="none" w:sz="0" w:space="0" w:color="auto"/>
            <w:right w:val="none" w:sz="0" w:space="0" w:color="auto"/>
          </w:divBdr>
        </w:div>
        <w:div w:id="476647484">
          <w:marLeft w:val="1166"/>
          <w:marRight w:val="0"/>
          <w:marTop w:val="86"/>
          <w:marBottom w:val="0"/>
          <w:divBdr>
            <w:top w:val="none" w:sz="0" w:space="0" w:color="auto"/>
            <w:left w:val="none" w:sz="0" w:space="0" w:color="auto"/>
            <w:bottom w:val="none" w:sz="0" w:space="0" w:color="auto"/>
            <w:right w:val="none" w:sz="0" w:space="0" w:color="auto"/>
          </w:divBdr>
        </w:div>
        <w:div w:id="715930600">
          <w:marLeft w:val="1800"/>
          <w:marRight w:val="0"/>
          <w:marTop w:val="86"/>
          <w:marBottom w:val="0"/>
          <w:divBdr>
            <w:top w:val="none" w:sz="0" w:space="0" w:color="auto"/>
            <w:left w:val="none" w:sz="0" w:space="0" w:color="auto"/>
            <w:bottom w:val="none" w:sz="0" w:space="0" w:color="auto"/>
            <w:right w:val="none" w:sz="0" w:space="0" w:color="auto"/>
          </w:divBdr>
        </w:div>
        <w:div w:id="1125076806">
          <w:marLeft w:val="1800"/>
          <w:marRight w:val="0"/>
          <w:marTop w:val="86"/>
          <w:marBottom w:val="0"/>
          <w:divBdr>
            <w:top w:val="none" w:sz="0" w:space="0" w:color="auto"/>
            <w:left w:val="none" w:sz="0" w:space="0" w:color="auto"/>
            <w:bottom w:val="none" w:sz="0" w:space="0" w:color="auto"/>
            <w:right w:val="none" w:sz="0" w:space="0" w:color="auto"/>
          </w:divBdr>
        </w:div>
        <w:div w:id="1385829220">
          <w:marLeft w:val="1166"/>
          <w:marRight w:val="0"/>
          <w:marTop w:val="86"/>
          <w:marBottom w:val="0"/>
          <w:divBdr>
            <w:top w:val="none" w:sz="0" w:space="0" w:color="auto"/>
            <w:left w:val="none" w:sz="0" w:space="0" w:color="auto"/>
            <w:bottom w:val="none" w:sz="0" w:space="0" w:color="auto"/>
            <w:right w:val="none" w:sz="0" w:space="0" w:color="auto"/>
          </w:divBdr>
        </w:div>
        <w:div w:id="1894460477">
          <w:marLeft w:val="1800"/>
          <w:marRight w:val="0"/>
          <w:marTop w:val="86"/>
          <w:marBottom w:val="0"/>
          <w:divBdr>
            <w:top w:val="none" w:sz="0" w:space="0" w:color="auto"/>
            <w:left w:val="none" w:sz="0" w:space="0" w:color="auto"/>
            <w:bottom w:val="none" w:sz="0" w:space="0" w:color="auto"/>
            <w:right w:val="none" w:sz="0" w:space="0" w:color="auto"/>
          </w:divBdr>
        </w:div>
        <w:div w:id="1961960206">
          <w:marLeft w:val="1166"/>
          <w:marRight w:val="0"/>
          <w:marTop w:val="86"/>
          <w:marBottom w:val="0"/>
          <w:divBdr>
            <w:top w:val="none" w:sz="0" w:space="0" w:color="auto"/>
            <w:left w:val="none" w:sz="0" w:space="0" w:color="auto"/>
            <w:bottom w:val="none" w:sz="0" w:space="0" w:color="auto"/>
            <w:right w:val="none" w:sz="0" w:space="0" w:color="auto"/>
          </w:divBdr>
        </w:div>
      </w:divsChild>
    </w:div>
    <w:div w:id="668363626">
      <w:bodyDiv w:val="1"/>
      <w:marLeft w:val="0"/>
      <w:marRight w:val="0"/>
      <w:marTop w:val="0"/>
      <w:marBottom w:val="0"/>
      <w:divBdr>
        <w:top w:val="none" w:sz="0" w:space="0" w:color="auto"/>
        <w:left w:val="none" w:sz="0" w:space="0" w:color="auto"/>
        <w:bottom w:val="none" w:sz="0" w:space="0" w:color="auto"/>
        <w:right w:val="none" w:sz="0" w:space="0" w:color="auto"/>
      </w:divBdr>
    </w:div>
    <w:div w:id="669214728">
      <w:bodyDiv w:val="1"/>
      <w:marLeft w:val="0"/>
      <w:marRight w:val="0"/>
      <w:marTop w:val="0"/>
      <w:marBottom w:val="0"/>
      <w:divBdr>
        <w:top w:val="none" w:sz="0" w:space="0" w:color="auto"/>
        <w:left w:val="none" w:sz="0" w:space="0" w:color="auto"/>
        <w:bottom w:val="none" w:sz="0" w:space="0" w:color="auto"/>
        <w:right w:val="none" w:sz="0" w:space="0" w:color="auto"/>
      </w:divBdr>
    </w:div>
    <w:div w:id="670185949">
      <w:bodyDiv w:val="1"/>
      <w:marLeft w:val="0"/>
      <w:marRight w:val="0"/>
      <w:marTop w:val="0"/>
      <w:marBottom w:val="0"/>
      <w:divBdr>
        <w:top w:val="none" w:sz="0" w:space="0" w:color="auto"/>
        <w:left w:val="none" w:sz="0" w:space="0" w:color="auto"/>
        <w:bottom w:val="none" w:sz="0" w:space="0" w:color="auto"/>
        <w:right w:val="none" w:sz="0" w:space="0" w:color="auto"/>
      </w:divBdr>
    </w:div>
    <w:div w:id="670378523">
      <w:bodyDiv w:val="1"/>
      <w:marLeft w:val="0"/>
      <w:marRight w:val="0"/>
      <w:marTop w:val="0"/>
      <w:marBottom w:val="0"/>
      <w:divBdr>
        <w:top w:val="none" w:sz="0" w:space="0" w:color="auto"/>
        <w:left w:val="none" w:sz="0" w:space="0" w:color="auto"/>
        <w:bottom w:val="none" w:sz="0" w:space="0" w:color="auto"/>
        <w:right w:val="none" w:sz="0" w:space="0" w:color="auto"/>
      </w:divBdr>
      <w:divsChild>
        <w:div w:id="972322692">
          <w:marLeft w:val="1166"/>
          <w:marRight w:val="0"/>
          <w:marTop w:val="96"/>
          <w:marBottom w:val="0"/>
          <w:divBdr>
            <w:top w:val="none" w:sz="0" w:space="0" w:color="auto"/>
            <w:left w:val="none" w:sz="0" w:space="0" w:color="auto"/>
            <w:bottom w:val="none" w:sz="0" w:space="0" w:color="auto"/>
            <w:right w:val="none" w:sz="0" w:space="0" w:color="auto"/>
          </w:divBdr>
        </w:div>
      </w:divsChild>
    </w:div>
    <w:div w:id="670526378">
      <w:bodyDiv w:val="1"/>
      <w:marLeft w:val="0"/>
      <w:marRight w:val="0"/>
      <w:marTop w:val="0"/>
      <w:marBottom w:val="0"/>
      <w:divBdr>
        <w:top w:val="none" w:sz="0" w:space="0" w:color="auto"/>
        <w:left w:val="none" w:sz="0" w:space="0" w:color="auto"/>
        <w:bottom w:val="none" w:sz="0" w:space="0" w:color="auto"/>
        <w:right w:val="none" w:sz="0" w:space="0" w:color="auto"/>
      </w:divBdr>
    </w:div>
    <w:div w:id="671228329">
      <w:bodyDiv w:val="1"/>
      <w:marLeft w:val="0"/>
      <w:marRight w:val="0"/>
      <w:marTop w:val="0"/>
      <w:marBottom w:val="0"/>
      <w:divBdr>
        <w:top w:val="none" w:sz="0" w:space="0" w:color="auto"/>
        <w:left w:val="none" w:sz="0" w:space="0" w:color="auto"/>
        <w:bottom w:val="none" w:sz="0" w:space="0" w:color="auto"/>
        <w:right w:val="none" w:sz="0" w:space="0" w:color="auto"/>
      </w:divBdr>
    </w:div>
    <w:div w:id="671759220">
      <w:bodyDiv w:val="1"/>
      <w:marLeft w:val="0"/>
      <w:marRight w:val="0"/>
      <w:marTop w:val="0"/>
      <w:marBottom w:val="0"/>
      <w:divBdr>
        <w:top w:val="none" w:sz="0" w:space="0" w:color="auto"/>
        <w:left w:val="none" w:sz="0" w:space="0" w:color="auto"/>
        <w:bottom w:val="none" w:sz="0" w:space="0" w:color="auto"/>
        <w:right w:val="none" w:sz="0" w:space="0" w:color="auto"/>
      </w:divBdr>
      <w:divsChild>
        <w:div w:id="232667375">
          <w:marLeft w:val="547"/>
          <w:marRight w:val="0"/>
          <w:marTop w:val="115"/>
          <w:marBottom w:val="0"/>
          <w:divBdr>
            <w:top w:val="none" w:sz="0" w:space="0" w:color="auto"/>
            <w:left w:val="none" w:sz="0" w:space="0" w:color="auto"/>
            <w:bottom w:val="none" w:sz="0" w:space="0" w:color="auto"/>
            <w:right w:val="none" w:sz="0" w:space="0" w:color="auto"/>
          </w:divBdr>
        </w:div>
        <w:div w:id="1222247482">
          <w:marLeft w:val="1800"/>
          <w:marRight w:val="0"/>
          <w:marTop w:val="86"/>
          <w:marBottom w:val="0"/>
          <w:divBdr>
            <w:top w:val="none" w:sz="0" w:space="0" w:color="auto"/>
            <w:left w:val="none" w:sz="0" w:space="0" w:color="auto"/>
            <w:bottom w:val="none" w:sz="0" w:space="0" w:color="auto"/>
            <w:right w:val="none" w:sz="0" w:space="0" w:color="auto"/>
          </w:divBdr>
        </w:div>
        <w:div w:id="1728915587">
          <w:marLeft w:val="1166"/>
          <w:marRight w:val="0"/>
          <w:marTop w:val="96"/>
          <w:marBottom w:val="0"/>
          <w:divBdr>
            <w:top w:val="none" w:sz="0" w:space="0" w:color="auto"/>
            <w:left w:val="none" w:sz="0" w:space="0" w:color="auto"/>
            <w:bottom w:val="none" w:sz="0" w:space="0" w:color="auto"/>
            <w:right w:val="none" w:sz="0" w:space="0" w:color="auto"/>
          </w:divBdr>
        </w:div>
      </w:divsChild>
    </w:div>
    <w:div w:id="673805316">
      <w:bodyDiv w:val="1"/>
      <w:marLeft w:val="0"/>
      <w:marRight w:val="0"/>
      <w:marTop w:val="0"/>
      <w:marBottom w:val="0"/>
      <w:divBdr>
        <w:top w:val="none" w:sz="0" w:space="0" w:color="auto"/>
        <w:left w:val="none" w:sz="0" w:space="0" w:color="auto"/>
        <w:bottom w:val="none" w:sz="0" w:space="0" w:color="auto"/>
        <w:right w:val="none" w:sz="0" w:space="0" w:color="auto"/>
      </w:divBdr>
    </w:div>
    <w:div w:id="676423449">
      <w:bodyDiv w:val="1"/>
      <w:marLeft w:val="0"/>
      <w:marRight w:val="0"/>
      <w:marTop w:val="0"/>
      <w:marBottom w:val="0"/>
      <w:divBdr>
        <w:top w:val="none" w:sz="0" w:space="0" w:color="auto"/>
        <w:left w:val="none" w:sz="0" w:space="0" w:color="auto"/>
        <w:bottom w:val="none" w:sz="0" w:space="0" w:color="auto"/>
        <w:right w:val="none" w:sz="0" w:space="0" w:color="auto"/>
      </w:divBdr>
    </w:div>
    <w:div w:id="678314484">
      <w:bodyDiv w:val="1"/>
      <w:marLeft w:val="0"/>
      <w:marRight w:val="0"/>
      <w:marTop w:val="0"/>
      <w:marBottom w:val="0"/>
      <w:divBdr>
        <w:top w:val="none" w:sz="0" w:space="0" w:color="auto"/>
        <w:left w:val="none" w:sz="0" w:space="0" w:color="auto"/>
        <w:bottom w:val="none" w:sz="0" w:space="0" w:color="auto"/>
        <w:right w:val="none" w:sz="0" w:space="0" w:color="auto"/>
      </w:divBdr>
      <w:divsChild>
        <w:div w:id="7567278">
          <w:marLeft w:val="547"/>
          <w:marRight w:val="0"/>
          <w:marTop w:val="0"/>
          <w:marBottom w:val="60"/>
          <w:divBdr>
            <w:top w:val="none" w:sz="0" w:space="0" w:color="auto"/>
            <w:left w:val="none" w:sz="0" w:space="0" w:color="auto"/>
            <w:bottom w:val="none" w:sz="0" w:space="0" w:color="auto"/>
            <w:right w:val="none" w:sz="0" w:space="0" w:color="auto"/>
          </w:divBdr>
        </w:div>
        <w:div w:id="18051695">
          <w:marLeft w:val="1166"/>
          <w:marRight w:val="0"/>
          <w:marTop w:val="0"/>
          <w:marBottom w:val="60"/>
          <w:divBdr>
            <w:top w:val="none" w:sz="0" w:space="0" w:color="auto"/>
            <w:left w:val="none" w:sz="0" w:space="0" w:color="auto"/>
            <w:bottom w:val="none" w:sz="0" w:space="0" w:color="auto"/>
            <w:right w:val="none" w:sz="0" w:space="0" w:color="auto"/>
          </w:divBdr>
        </w:div>
        <w:div w:id="361513502">
          <w:marLeft w:val="547"/>
          <w:marRight w:val="0"/>
          <w:marTop w:val="0"/>
          <w:marBottom w:val="60"/>
          <w:divBdr>
            <w:top w:val="none" w:sz="0" w:space="0" w:color="auto"/>
            <w:left w:val="none" w:sz="0" w:space="0" w:color="auto"/>
            <w:bottom w:val="none" w:sz="0" w:space="0" w:color="auto"/>
            <w:right w:val="none" w:sz="0" w:space="0" w:color="auto"/>
          </w:divBdr>
        </w:div>
        <w:div w:id="415445838">
          <w:marLeft w:val="1166"/>
          <w:marRight w:val="0"/>
          <w:marTop w:val="0"/>
          <w:marBottom w:val="60"/>
          <w:divBdr>
            <w:top w:val="none" w:sz="0" w:space="0" w:color="auto"/>
            <w:left w:val="none" w:sz="0" w:space="0" w:color="auto"/>
            <w:bottom w:val="none" w:sz="0" w:space="0" w:color="auto"/>
            <w:right w:val="none" w:sz="0" w:space="0" w:color="auto"/>
          </w:divBdr>
        </w:div>
        <w:div w:id="638806508">
          <w:marLeft w:val="1166"/>
          <w:marRight w:val="0"/>
          <w:marTop w:val="0"/>
          <w:marBottom w:val="60"/>
          <w:divBdr>
            <w:top w:val="none" w:sz="0" w:space="0" w:color="auto"/>
            <w:left w:val="none" w:sz="0" w:space="0" w:color="auto"/>
            <w:bottom w:val="none" w:sz="0" w:space="0" w:color="auto"/>
            <w:right w:val="none" w:sz="0" w:space="0" w:color="auto"/>
          </w:divBdr>
        </w:div>
        <w:div w:id="834106976">
          <w:marLeft w:val="547"/>
          <w:marRight w:val="0"/>
          <w:marTop w:val="0"/>
          <w:marBottom w:val="60"/>
          <w:divBdr>
            <w:top w:val="none" w:sz="0" w:space="0" w:color="auto"/>
            <w:left w:val="none" w:sz="0" w:space="0" w:color="auto"/>
            <w:bottom w:val="none" w:sz="0" w:space="0" w:color="auto"/>
            <w:right w:val="none" w:sz="0" w:space="0" w:color="auto"/>
          </w:divBdr>
        </w:div>
        <w:div w:id="1153179701">
          <w:marLeft w:val="547"/>
          <w:marRight w:val="0"/>
          <w:marTop w:val="0"/>
          <w:marBottom w:val="60"/>
          <w:divBdr>
            <w:top w:val="none" w:sz="0" w:space="0" w:color="auto"/>
            <w:left w:val="none" w:sz="0" w:space="0" w:color="auto"/>
            <w:bottom w:val="none" w:sz="0" w:space="0" w:color="auto"/>
            <w:right w:val="none" w:sz="0" w:space="0" w:color="auto"/>
          </w:divBdr>
        </w:div>
        <w:div w:id="1263763009">
          <w:marLeft w:val="1166"/>
          <w:marRight w:val="0"/>
          <w:marTop w:val="67"/>
          <w:marBottom w:val="0"/>
          <w:divBdr>
            <w:top w:val="none" w:sz="0" w:space="0" w:color="auto"/>
            <w:left w:val="none" w:sz="0" w:space="0" w:color="auto"/>
            <w:bottom w:val="none" w:sz="0" w:space="0" w:color="auto"/>
            <w:right w:val="none" w:sz="0" w:space="0" w:color="auto"/>
          </w:divBdr>
        </w:div>
        <w:div w:id="1312908640">
          <w:marLeft w:val="1166"/>
          <w:marRight w:val="0"/>
          <w:marTop w:val="67"/>
          <w:marBottom w:val="0"/>
          <w:divBdr>
            <w:top w:val="none" w:sz="0" w:space="0" w:color="auto"/>
            <w:left w:val="none" w:sz="0" w:space="0" w:color="auto"/>
            <w:bottom w:val="none" w:sz="0" w:space="0" w:color="auto"/>
            <w:right w:val="none" w:sz="0" w:space="0" w:color="auto"/>
          </w:divBdr>
        </w:div>
        <w:div w:id="1473594506">
          <w:marLeft w:val="1166"/>
          <w:marRight w:val="0"/>
          <w:marTop w:val="0"/>
          <w:marBottom w:val="60"/>
          <w:divBdr>
            <w:top w:val="none" w:sz="0" w:space="0" w:color="auto"/>
            <w:left w:val="none" w:sz="0" w:space="0" w:color="auto"/>
            <w:bottom w:val="none" w:sz="0" w:space="0" w:color="auto"/>
            <w:right w:val="none" w:sz="0" w:space="0" w:color="auto"/>
          </w:divBdr>
        </w:div>
        <w:div w:id="1656881358">
          <w:marLeft w:val="547"/>
          <w:marRight w:val="0"/>
          <w:marTop w:val="0"/>
          <w:marBottom w:val="60"/>
          <w:divBdr>
            <w:top w:val="none" w:sz="0" w:space="0" w:color="auto"/>
            <w:left w:val="none" w:sz="0" w:space="0" w:color="auto"/>
            <w:bottom w:val="none" w:sz="0" w:space="0" w:color="auto"/>
            <w:right w:val="none" w:sz="0" w:space="0" w:color="auto"/>
          </w:divBdr>
        </w:div>
        <w:div w:id="1943107303">
          <w:marLeft w:val="1166"/>
          <w:marRight w:val="0"/>
          <w:marTop w:val="0"/>
          <w:marBottom w:val="60"/>
          <w:divBdr>
            <w:top w:val="none" w:sz="0" w:space="0" w:color="auto"/>
            <w:left w:val="none" w:sz="0" w:space="0" w:color="auto"/>
            <w:bottom w:val="none" w:sz="0" w:space="0" w:color="auto"/>
            <w:right w:val="none" w:sz="0" w:space="0" w:color="auto"/>
          </w:divBdr>
        </w:div>
        <w:div w:id="2041740807">
          <w:marLeft w:val="1166"/>
          <w:marRight w:val="0"/>
          <w:marTop w:val="0"/>
          <w:marBottom w:val="60"/>
          <w:divBdr>
            <w:top w:val="none" w:sz="0" w:space="0" w:color="auto"/>
            <w:left w:val="none" w:sz="0" w:space="0" w:color="auto"/>
            <w:bottom w:val="none" w:sz="0" w:space="0" w:color="auto"/>
            <w:right w:val="none" w:sz="0" w:space="0" w:color="auto"/>
          </w:divBdr>
        </w:div>
        <w:div w:id="2061318185">
          <w:marLeft w:val="1166"/>
          <w:marRight w:val="0"/>
          <w:marTop w:val="0"/>
          <w:marBottom w:val="60"/>
          <w:divBdr>
            <w:top w:val="none" w:sz="0" w:space="0" w:color="auto"/>
            <w:left w:val="none" w:sz="0" w:space="0" w:color="auto"/>
            <w:bottom w:val="none" w:sz="0" w:space="0" w:color="auto"/>
            <w:right w:val="none" w:sz="0" w:space="0" w:color="auto"/>
          </w:divBdr>
        </w:div>
        <w:div w:id="2115129110">
          <w:marLeft w:val="547"/>
          <w:marRight w:val="0"/>
          <w:marTop w:val="0"/>
          <w:marBottom w:val="60"/>
          <w:divBdr>
            <w:top w:val="none" w:sz="0" w:space="0" w:color="auto"/>
            <w:left w:val="none" w:sz="0" w:space="0" w:color="auto"/>
            <w:bottom w:val="none" w:sz="0" w:space="0" w:color="auto"/>
            <w:right w:val="none" w:sz="0" w:space="0" w:color="auto"/>
          </w:divBdr>
        </w:div>
      </w:divsChild>
    </w:div>
    <w:div w:id="678965734">
      <w:bodyDiv w:val="1"/>
      <w:marLeft w:val="0"/>
      <w:marRight w:val="0"/>
      <w:marTop w:val="0"/>
      <w:marBottom w:val="0"/>
      <w:divBdr>
        <w:top w:val="none" w:sz="0" w:space="0" w:color="auto"/>
        <w:left w:val="none" w:sz="0" w:space="0" w:color="auto"/>
        <w:bottom w:val="none" w:sz="0" w:space="0" w:color="auto"/>
        <w:right w:val="none" w:sz="0" w:space="0" w:color="auto"/>
      </w:divBdr>
      <w:divsChild>
        <w:div w:id="702366549">
          <w:marLeft w:val="0"/>
          <w:marRight w:val="0"/>
          <w:marTop w:val="0"/>
          <w:marBottom w:val="0"/>
          <w:divBdr>
            <w:top w:val="none" w:sz="0" w:space="0" w:color="auto"/>
            <w:left w:val="none" w:sz="0" w:space="0" w:color="auto"/>
            <w:bottom w:val="none" w:sz="0" w:space="0" w:color="auto"/>
            <w:right w:val="none" w:sz="0" w:space="0" w:color="auto"/>
          </w:divBdr>
        </w:div>
      </w:divsChild>
    </w:div>
    <w:div w:id="679047925">
      <w:bodyDiv w:val="1"/>
      <w:marLeft w:val="0"/>
      <w:marRight w:val="0"/>
      <w:marTop w:val="0"/>
      <w:marBottom w:val="0"/>
      <w:divBdr>
        <w:top w:val="none" w:sz="0" w:space="0" w:color="auto"/>
        <w:left w:val="none" w:sz="0" w:space="0" w:color="auto"/>
        <w:bottom w:val="none" w:sz="0" w:space="0" w:color="auto"/>
        <w:right w:val="none" w:sz="0" w:space="0" w:color="auto"/>
      </w:divBdr>
      <w:divsChild>
        <w:div w:id="1058935673">
          <w:marLeft w:val="0"/>
          <w:marRight w:val="0"/>
          <w:marTop w:val="0"/>
          <w:marBottom w:val="0"/>
          <w:divBdr>
            <w:top w:val="none" w:sz="0" w:space="0" w:color="auto"/>
            <w:left w:val="none" w:sz="0" w:space="0" w:color="auto"/>
            <w:bottom w:val="none" w:sz="0" w:space="0" w:color="auto"/>
            <w:right w:val="none" w:sz="0" w:space="0" w:color="auto"/>
          </w:divBdr>
          <w:divsChild>
            <w:div w:id="1216625016">
              <w:marLeft w:val="0"/>
              <w:marRight w:val="0"/>
              <w:marTop w:val="0"/>
              <w:marBottom w:val="0"/>
              <w:divBdr>
                <w:top w:val="none" w:sz="0" w:space="0" w:color="auto"/>
                <w:left w:val="none" w:sz="0" w:space="0" w:color="auto"/>
                <w:bottom w:val="none" w:sz="0" w:space="0" w:color="auto"/>
                <w:right w:val="none" w:sz="0" w:space="0" w:color="auto"/>
              </w:divBdr>
            </w:div>
            <w:div w:id="1854342691">
              <w:marLeft w:val="0"/>
              <w:marRight w:val="0"/>
              <w:marTop w:val="0"/>
              <w:marBottom w:val="0"/>
              <w:divBdr>
                <w:top w:val="none" w:sz="0" w:space="0" w:color="auto"/>
                <w:left w:val="none" w:sz="0" w:space="0" w:color="auto"/>
                <w:bottom w:val="none" w:sz="0" w:space="0" w:color="auto"/>
                <w:right w:val="none" w:sz="0" w:space="0" w:color="auto"/>
              </w:divBdr>
            </w:div>
            <w:div w:id="1993092895">
              <w:marLeft w:val="0"/>
              <w:marRight w:val="0"/>
              <w:marTop w:val="0"/>
              <w:marBottom w:val="0"/>
              <w:divBdr>
                <w:top w:val="none" w:sz="0" w:space="0" w:color="auto"/>
                <w:left w:val="none" w:sz="0" w:space="0" w:color="auto"/>
                <w:bottom w:val="none" w:sz="0" w:space="0" w:color="auto"/>
                <w:right w:val="none" w:sz="0" w:space="0" w:color="auto"/>
              </w:divBdr>
            </w:div>
            <w:div w:id="20851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26893">
      <w:bodyDiv w:val="1"/>
      <w:marLeft w:val="0"/>
      <w:marRight w:val="0"/>
      <w:marTop w:val="0"/>
      <w:marBottom w:val="0"/>
      <w:divBdr>
        <w:top w:val="none" w:sz="0" w:space="0" w:color="auto"/>
        <w:left w:val="none" w:sz="0" w:space="0" w:color="auto"/>
        <w:bottom w:val="none" w:sz="0" w:space="0" w:color="auto"/>
        <w:right w:val="none" w:sz="0" w:space="0" w:color="auto"/>
      </w:divBdr>
      <w:divsChild>
        <w:div w:id="347802475">
          <w:marLeft w:val="547"/>
          <w:marRight w:val="0"/>
          <w:marTop w:val="96"/>
          <w:marBottom w:val="0"/>
          <w:divBdr>
            <w:top w:val="none" w:sz="0" w:space="0" w:color="auto"/>
            <w:left w:val="none" w:sz="0" w:space="0" w:color="auto"/>
            <w:bottom w:val="none" w:sz="0" w:space="0" w:color="auto"/>
            <w:right w:val="none" w:sz="0" w:space="0" w:color="auto"/>
          </w:divBdr>
        </w:div>
        <w:div w:id="746535926">
          <w:marLeft w:val="547"/>
          <w:marRight w:val="0"/>
          <w:marTop w:val="96"/>
          <w:marBottom w:val="0"/>
          <w:divBdr>
            <w:top w:val="none" w:sz="0" w:space="0" w:color="auto"/>
            <w:left w:val="none" w:sz="0" w:space="0" w:color="auto"/>
            <w:bottom w:val="none" w:sz="0" w:space="0" w:color="auto"/>
            <w:right w:val="none" w:sz="0" w:space="0" w:color="auto"/>
          </w:divBdr>
        </w:div>
        <w:div w:id="835192355">
          <w:marLeft w:val="547"/>
          <w:marRight w:val="0"/>
          <w:marTop w:val="96"/>
          <w:marBottom w:val="0"/>
          <w:divBdr>
            <w:top w:val="none" w:sz="0" w:space="0" w:color="auto"/>
            <w:left w:val="none" w:sz="0" w:space="0" w:color="auto"/>
            <w:bottom w:val="none" w:sz="0" w:space="0" w:color="auto"/>
            <w:right w:val="none" w:sz="0" w:space="0" w:color="auto"/>
          </w:divBdr>
        </w:div>
        <w:div w:id="1237204960">
          <w:marLeft w:val="547"/>
          <w:marRight w:val="0"/>
          <w:marTop w:val="96"/>
          <w:marBottom w:val="0"/>
          <w:divBdr>
            <w:top w:val="none" w:sz="0" w:space="0" w:color="auto"/>
            <w:left w:val="none" w:sz="0" w:space="0" w:color="auto"/>
            <w:bottom w:val="none" w:sz="0" w:space="0" w:color="auto"/>
            <w:right w:val="none" w:sz="0" w:space="0" w:color="auto"/>
          </w:divBdr>
        </w:div>
        <w:div w:id="1276519339">
          <w:marLeft w:val="547"/>
          <w:marRight w:val="0"/>
          <w:marTop w:val="96"/>
          <w:marBottom w:val="0"/>
          <w:divBdr>
            <w:top w:val="none" w:sz="0" w:space="0" w:color="auto"/>
            <w:left w:val="none" w:sz="0" w:space="0" w:color="auto"/>
            <w:bottom w:val="none" w:sz="0" w:space="0" w:color="auto"/>
            <w:right w:val="none" w:sz="0" w:space="0" w:color="auto"/>
          </w:divBdr>
        </w:div>
        <w:div w:id="1435982412">
          <w:marLeft w:val="1166"/>
          <w:marRight w:val="0"/>
          <w:marTop w:val="86"/>
          <w:marBottom w:val="0"/>
          <w:divBdr>
            <w:top w:val="none" w:sz="0" w:space="0" w:color="auto"/>
            <w:left w:val="none" w:sz="0" w:space="0" w:color="auto"/>
            <w:bottom w:val="none" w:sz="0" w:space="0" w:color="auto"/>
            <w:right w:val="none" w:sz="0" w:space="0" w:color="auto"/>
          </w:divBdr>
        </w:div>
        <w:div w:id="1493444992">
          <w:marLeft w:val="1166"/>
          <w:marRight w:val="0"/>
          <w:marTop w:val="86"/>
          <w:marBottom w:val="0"/>
          <w:divBdr>
            <w:top w:val="none" w:sz="0" w:space="0" w:color="auto"/>
            <w:left w:val="none" w:sz="0" w:space="0" w:color="auto"/>
            <w:bottom w:val="none" w:sz="0" w:space="0" w:color="auto"/>
            <w:right w:val="none" w:sz="0" w:space="0" w:color="auto"/>
          </w:divBdr>
        </w:div>
        <w:div w:id="1630550038">
          <w:marLeft w:val="1166"/>
          <w:marRight w:val="0"/>
          <w:marTop w:val="86"/>
          <w:marBottom w:val="0"/>
          <w:divBdr>
            <w:top w:val="none" w:sz="0" w:space="0" w:color="auto"/>
            <w:left w:val="none" w:sz="0" w:space="0" w:color="auto"/>
            <w:bottom w:val="none" w:sz="0" w:space="0" w:color="auto"/>
            <w:right w:val="none" w:sz="0" w:space="0" w:color="auto"/>
          </w:divBdr>
        </w:div>
        <w:div w:id="2027518729">
          <w:marLeft w:val="1166"/>
          <w:marRight w:val="0"/>
          <w:marTop w:val="86"/>
          <w:marBottom w:val="0"/>
          <w:divBdr>
            <w:top w:val="none" w:sz="0" w:space="0" w:color="auto"/>
            <w:left w:val="none" w:sz="0" w:space="0" w:color="auto"/>
            <w:bottom w:val="none" w:sz="0" w:space="0" w:color="auto"/>
            <w:right w:val="none" w:sz="0" w:space="0" w:color="auto"/>
          </w:divBdr>
        </w:div>
        <w:div w:id="2138990095">
          <w:marLeft w:val="1800"/>
          <w:marRight w:val="0"/>
          <w:marTop w:val="72"/>
          <w:marBottom w:val="0"/>
          <w:divBdr>
            <w:top w:val="none" w:sz="0" w:space="0" w:color="auto"/>
            <w:left w:val="none" w:sz="0" w:space="0" w:color="auto"/>
            <w:bottom w:val="none" w:sz="0" w:space="0" w:color="auto"/>
            <w:right w:val="none" w:sz="0" w:space="0" w:color="auto"/>
          </w:divBdr>
        </w:div>
      </w:divsChild>
    </w:div>
    <w:div w:id="680200403">
      <w:bodyDiv w:val="1"/>
      <w:marLeft w:val="0"/>
      <w:marRight w:val="0"/>
      <w:marTop w:val="0"/>
      <w:marBottom w:val="0"/>
      <w:divBdr>
        <w:top w:val="none" w:sz="0" w:space="0" w:color="auto"/>
        <w:left w:val="none" w:sz="0" w:space="0" w:color="auto"/>
        <w:bottom w:val="none" w:sz="0" w:space="0" w:color="auto"/>
        <w:right w:val="none" w:sz="0" w:space="0" w:color="auto"/>
      </w:divBdr>
    </w:div>
    <w:div w:id="680206454">
      <w:bodyDiv w:val="1"/>
      <w:marLeft w:val="0"/>
      <w:marRight w:val="0"/>
      <w:marTop w:val="0"/>
      <w:marBottom w:val="0"/>
      <w:divBdr>
        <w:top w:val="none" w:sz="0" w:space="0" w:color="auto"/>
        <w:left w:val="none" w:sz="0" w:space="0" w:color="auto"/>
        <w:bottom w:val="none" w:sz="0" w:space="0" w:color="auto"/>
        <w:right w:val="none" w:sz="0" w:space="0" w:color="auto"/>
      </w:divBdr>
    </w:div>
    <w:div w:id="680400595">
      <w:bodyDiv w:val="1"/>
      <w:marLeft w:val="0"/>
      <w:marRight w:val="0"/>
      <w:marTop w:val="0"/>
      <w:marBottom w:val="0"/>
      <w:divBdr>
        <w:top w:val="none" w:sz="0" w:space="0" w:color="auto"/>
        <w:left w:val="none" w:sz="0" w:space="0" w:color="auto"/>
        <w:bottom w:val="none" w:sz="0" w:space="0" w:color="auto"/>
        <w:right w:val="none" w:sz="0" w:space="0" w:color="auto"/>
      </w:divBdr>
    </w:div>
    <w:div w:id="680476795">
      <w:bodyDiv w:val="1"/>
      <w:marLeft w:val="0"/>
      <w:marRight w:val="0"/>
      <w:marTop w:val="0"/>
      <w:marBottom w:val="0"/>
      <w:divBdr>
        <w:top w:val="none" w:sz="0" w:space="0" w:color="auto"/>
        <w:left w:val="none" w:sz="0" w:space="0" w:color="auto"/>
        <w:bottom w:val="none" w:sz="0" w:space="0" w:color="auto"/>
        <w:right w:val="none" w:sz="0" w:space="0" w:color="auto"/>
      </w:divBdr>
      <w:divsChild>
        <w:div w:id="861552969">
          <w:marLeft w:val="1166"/>
          <w:marRight w:val="0"/>
          <w:marTop w:val="134"/>
          <w:marBottom w:val="0"/>
          <w:divBdr>
            <w:top w:val="none" w:sz="0" w:space="0" w:color="auto"/>
            <w:left w:val="none" w:sz="0" w:space="0" w:color="auto"/>
            <w:bottom w:val="none" w:sz="0" w:space="0" w:color="auto"/>
            <w:right w:val="none" w:sz="0" w:space="0" w:color="auto"/>
          </w:divBdr>
        </w:div>
        <w:div w:id="1644970784">
          <w:marLeft w:val="1166"/>
          <w:marRight w:val="0"/>
          <w:marTop w:val="134"/>
          <w:marBottom w:val="0"/>
          <w:divBdr>
            <w:top w:val="none" w:sz="0" w:space="0" w:color="auto"/>
            <w:left w:val="none" w:sz="0" w:space="0" w:color="auto"/>
            <w:bottom w:val="none" w:sz="0" w:space="0" w:color="auto"/>
            <w:right w:val="none" w:sz="0" w:space="0" w:color="auto"/>
          </w:divBdr>
        </w:div>
        <w:div w:id="1660425769">
          <w:marLeft w:val="1166"/>
          <w:marRight w:val="0"/>
          <w:marTop w:val="134"/>
          <w:marBottom w:val="0"/>
          <w:divBdr>
            <w:top w:val="none" w:sz="0" w:space="0" w:color="auto"/>
            <w:left w:val="none" w:sz="0" w:space="0" w:color="auto"/>
            <w:bottom w:val="none" w:sz="0" w:space="0" w:color="auto"/>
            <w:right w:val="none" w:sz="0" w:space="0" w:color="auto"/>
          </w:divBdr>
        </w:div>
        <w:div w:id="1694040641">
          <w:marLeft w:val="547"/>
          <w:marRight w:val="0"/>
          <w:marTop w:val="154"/>
          <w:marBottom w:val="0"/>
          <w:divBdr>
            <w:top w:val="none" w:sz="0" w:space="0" w:color="auto"/>
            <w:left w:val="none" w:sz="0" w:space="0" w:color="auto"/>
            <w:bottom w:val="none" w:sz="0" w:space="0" w:color="auto"/>
            <w:right w:val="none" w:sz="0" w:space="0" w:color="auto"/>
          </w:divBdr>
        </w:div>
        <w:div w:id="2133594242">
          <w:marLeft w:val="1166"/>
          <w:marRight w:val="0"/>
          <w:marTop w:val="134"/>
          <w:marBottom w:val="0"/>
          <w:divBdr>
            <w:top w:val="none" w:sz="0" w:space="0" w:color="auto"/>
            <w:left w:val="none" w:sz="0" w:space="0" w:color="auto"/>
            <w:bottom w:val="none" w:sz="0" w:space="0" w:color="auto"/>
            <w:right w:val="none" w:sz="0" w:space="0" w:color="auto"/>
          </w:divBdr>
        </w:div>
      </w:divsChild>
    </w:div>
    <w:div w:id="680547776">
      <w:bodyDiv w:val="1"/>
      <w:marLeft w:val="0"/>
      <w:marRight w:val="0"/>
      <w:marTop w:val="0"/>
      <w:marBottom w:val="0"/>
      <w:divBdr>
        <w:top w:val="none" w:sz="0" w:space="0" w:color="auto"/>
        <w:left w:val="none" w:sz="0" w:space="0" w:color="auto"/>
        <w:bottom w:val="none" w:sz="0" w:space="0" w:color="auto"/>
        <w:right w:val="none" w:sz="0" w:space="0" w:color="auto"/>
      </w:divBdr>
    </w:div>
    <w:div w:id="680813363">
      <w:bodyDiv w:val="1"/>
      <w:marLeft w:val="0"/>
      <w:marRight w:val="0"/>
      <w:marTop w:val="0"/>
      <w:marBottom w:val="0"/>
      <w:divBdr>
        <w:top w:val="none" w:sz="0" w:space="0" w:color="auto"/>
        <w:left w:val="none" w:sz="0" w:space="0" w:color="auto"/>
        <w:bottom w:val="none" w:sz="0" w:space="0" w:color="auto"/>
        <w:right w:val="none" w:sz="0" w:space="0" w:color="auto"/>
      </w:divBdr>
    </w:div>
    <w:div w:id="681473263">
      <w:bodyDiv w:val="1"/>
      <w:marLeft w:val="0"/>
      <w:marRight w:val="0"/>
      <w:marTop w:val="0"/>
      <w:marBottom w:val="0"/>
      <w:divBdr>
        <w:top w:val="none" w:sz="0" w:space="0" w:color="auto"/>
        <w:left w:val="none" w:sz="0" w:space="0" w:color="auto"/>
        <w:bottom w:val="none" w:sz="0" w:space="0" w:color="auto"/>
        <w:right w:val="none" w:sz="0" w:space="0" w:color="auto"/>
      </w:divBdr>
      <w:divsChild>
        <w:div w:id="289627213">
          <w:marLeft w:val="547"/>
          <w:marRight w:val="0"/>
          <w:marTop w:val="115"/>
          <w:marBottom w:val="0"/>
          <w:divBdr>
            <w:top w:val="none" w:sz="0" w:space="0" w:color="auto"/>
            <w:left w:val="none" w:sz="0" w:space="0" w:color="auto"/>
            <w:bottom w:val="none" w:sz="0" w:space="0" w:color="auto"/>
            <w:right w:val="none" w:sz="0" w:space="0" w:color="auto"/>
          </w:divBdr>
        </w:div>
        <w:div w:id="1174568471">
          <w:marLeft w:val="547"/>
          <w:marRight w:val="0"/>
          <w:marTop w:val="115"/>
          <w:marBottom w:val="0"/>
          <w:divBdr>
            <w:top w:val="none" w:sz="0" w:space="0" w:color="auto"/>
            <w:left w:val="none" w:sz="0" w:space="0" w:color="auto"/>
            <w:bottom w:val="none" w:sz="0" w:space="0" w:color="auto"/>
            <w:right w:val="none" w:sz="0" w:space="0" w:color="auto"/>
          </w:divBdr>
        </w:div>
        <w:div w:id="1371765518">
          <w:marLeft w:val="1166"/>
          <w:marRight w:val="0"/>
          <w:marTop w:val="96"/>
          <w:marBottom w:val="0"/>
          <w:divBdr>
            <w:top w:val="none" w:sz="0" w:space="0" w:color="auto"/>
            <w:left w:val="none" w:sz="0" w:space="0" w:color="auto"/>
            <w:bottom w:val="none" w:sz="0" w:space="0" w:color="auto"/>
            <w:right w:val="none" w:sz="0" w:space="0" w:color="auto"/>
          </w:divBdr>
        </w:div>
      </w:divsChild>
    </w:div>
    <w:div w:id="681594362">
      <w:bodyDiv w:val="1"/>
      <w:marLeft w:val="0"/>
      <w:marRight w:val="0"/>
      <w:marTop w:val="0"/>
      <w:marBottom w:val="0"/>
      <w:divBdr>
        <w:top w:val="none" w:sz="0" w:space="0" w:color="auto"/>
        <w:left w:val="none" w:sz="0" w:space="0" w:color="auto"/>
        <w:bottom w:val="none" w:sz="0" w:space="0" w:color="auto"/>
        <w:right w:val="none" w:sz="0" w:space="0" w:color="auto"/>
      </w:divBdr>
    </w:div>
    <w:div w:id="682047780">
      <w:bodyDiv w:val="1"/>
      <w:marLeft w:val="0"/>
      <w:marRight w:val="0"/>
      <w:marTop w:val="0"/>
      <w:marBottom w:val="0"/>
      <w:divBdr>
        <w:top w:val="none" w:sz="0" w:space="0" w:color="auto"/>
        <w:left w:val="none" w:sz="0" w:space="0" w:color="auto"/>
        <w:bottom w:val="none" w:sz="0" w:space="0" w:color="auto"/>
        <w:right w:val="none" w:sz="0" w:space="0" w:color="auto"/>
      </w:divBdr>
      <w:divsChild>
        <w:div w:id="550187976">
          <w:marLeft w:val="0"/>
          <w:marRight w:val="0"/>
          <w:marTop w:val="0"/>
          <w:marBottom w:val="0"/>
          <w:divBdr>
            <w:top w:val="none" w:sz="0" w:space="0" w:color="auto"/>
            <w:left w:val="none" w:sz="0" w:space="0" w:color="auto"/>
            <w:bottom w:val="none" w:sz="0" w:space="0" w:color="auto"/>
            <w:right w:val="none" w:sz="0" w:space="0" w:color="auto"/>
          </w:divBdr>
        </w:div>
      </w:divsChild>
    </w:div>
    <w:div w:id="682706181">
      <w:bodyDiv w:val="1"/>
      <w:marLeft w:val="0"/>
      <w:marRight w:val="0"/>
      <w:marTop w:val="0"/>
      <w:marBottom w:val="0"/>
      <w:divBdr>
        <w:top w:val="none" w:sz="0" w:space="0" w:color="auto"/>
        <w:left w:val="none" w:sz="0" w:space="0" w:color="auto"/>
        <w:bottom w:val="none" w:sz="0" w:space="0" w:color="auto"/>
        <w:right w:val="none" w:sz="0" w:space="0" w:color="auto"/>
      </w:divBdr>
    </w:div>
    <w:div w:id="682898947">
      <w:bodyDiv w:val="1"/>
      <w:marLeft w:val="0"/>
      <w:marRight w:val="0"/>
      <w:marTop w:val="0"/>
      <w:marBottom w:val="0"/>
      <w:divBdr>
        <w:top w:val="none" w:sz="0" w:space="0" w:color="auto"/>
        <w:left w:val="none" w:sz="0" w:space="0" w:color="auto"/>
        <w:bottom w:val="none" w:sz="0" w:space="0" w:color="auto"/>
        <w:right w:val="none" w:sz="0" w:space="0" w:color="auto"/>
      </w:divBdr>
    </w:div>
    <w:div w:id="683552560">
      <w:bodyDiv w:val="1"/>
      <w:marLeft w:val="0"/>
      <w:marRight w:val="0"/>
      <w:marTop w:val="0"/>
      <w:marBottom w:val="0"/>
      <w:divBdr>
        <w:top w:val="none" w:sz="0" w:space="0" w:color="auto"/>
        <w:left w:val="none" w:sz="0" w:space="0" w:color="auto"/>
        <w:bottom w:val="none" w:sz="0" w:space="0" w:color="auto"/>
        <w:right w:val="none" w:sz="0" w:space="0" w:color="auto"/>
      </w:divBdr>
    </w:div>
    <w:div w:id="684551105">
      <w:bodyDiv w:val="1"/>
      <w:marLeft w:val="0"/>
      <w:marRight w:val="0"/>
      <w:marTop w:val="0"/>
      <w:marBottom w:val="0"/>
      <w:divBdr>
        <w:top w:val="none" w:sz="0" w:space="0" w:color="auto"/>
        <w:left w:val="none" w:sz="0" w:space="0" w:color="auto"/>
        <w:bottom w:val="none" w:sz="0" w:space="0" w:color="auto"/>
        <w:right w:val="none" w:sz="0" w:space="0" w:color="auto"/>
      </w:divBdr>
    </w:div>
    <w:div w:id="684751803">
      <w:bodyDiv w:val="1"/>
      <w:marLeft w:val="0"/>
      <w:marRight w:val="0"/>
      <w:marTop w:val="0"/>
      <w:marBottom w:val="0"/>
      <w:divBdr>
        <w:top w:val="none" w:sz="0" w:space="0" w:color="auto"/>
        <w:left w:val="none" w:sz="0" w:space="0" w:color="auto"/>
        <w:bottom w:val="none" w:sz="0" w:space="0" w:color="auto"/>
        <w:right w:val="none" w:sz="0" w:space="0" w:color="auto"/>
      </w:divBdr>
      <w:divsChild>
        <w:div w:id="416219658">
          <w:marLeft w:val="547"/>
          <w:marRight w:val="0"/>
          <w:marTop w:val="120"/>
          <w:marBottom w:val="0"/>
          <w:divBdr>
            <w:top w:val="none" w:sz="0" w:space="0" w:color="auto"/>
            <w:left w:val="none" w:sz="0" w:space="0" w:color="auto"/>
            <w:bottom w:val="none" w:sz="0" w:space="0" w:color="auto"/>
            <w:right w:val="none" w:sz="0" w:space="0" w:color="auto"/>
          </w:divBdr>
        </w:div>
        <w:div w:id="639964489">
          <w:marLeft w:val="547"/>
          <w:marRight w:val="0"/>
          <w:marTop w:val="120"/>
          <w:marBottom w:val="0"/>
          <w:divBdr>
            <w:top w:val="none" w:sz="0" w:space="0" w:color="auto"/>
            <w:left w:val="none" w:sz="0" w:space="0" w:color="auto"/>
            <w:bottom w:val="none" w:sz="0" w:space="0" w:color="auto"/>
            <w:right w:val="none" w:sz="0" w:space="0" w:color="auto"/>
          </w:divBdr>
        </w:div>
        <w:div w:id="693531605">
          <w:marLeft w:val="1166"/>
          <w:marRight w:val="0"/>
          <w:marTop w:val="106"/>
          <w:marBottom w:val="0"/>
          <w:divBdr>
            <w:top w:val="none" w:sz="0" w:space="0" w:color="auto"/>
            <w:left w:val="none" w:sz="0" w:space="0" w:color="auto"/>
            <w:bottom w:val="none" w:sz="0" w:space="0" w:color="auto"/>
            <w:right w:val="none" w:sz="0" w:space="0" w:color="auto"/>
          </w:divBdr>
        </w:div>
        <w:div w:id="949892986">
          <w:marLeft w:val="1800"/>
          <w:marRight w:val="0"/>
          <w:marTop w:val="91"/>
          <w:marBottom w:val="0"/>
          <w:divBdr>
            <w:top w:val="none" w:sz="0" w:space="0" w:color="auto"/>
            <w:left w:val="none" w:sz="0" w:space="0" w:color="auto"/>
            <w:bottom w:val="none" w:sz="0" w:space="0" w:color="auto"/>
            <w:right w:val="none" w:sz="0" w:space="0" w:color="auto"/>
          </w:divBdr>
        </w:div>
        <w:div w:id="957175349">
          <w:marLeft w:val="1800"/>
          <w:marRight w:val="0"/>
          <w:marTop w:val="91"/>
          <w:marBottom w:val="0"/>
          <w:divBdr>
            <w:top w:val="none" w:sz="0" w:space="0" w:color="auto"/>
            <w:left w:val="none" w:sz="0" w:space="0" w:color="auto"/>
            <w:bottom w:val="none" w:sz="0" w:space="0" w:color="auto"/>
            <w:right w:val="none" w:sz="0" w:space="0" w:color="auto"/>
          </w:divBdr>
        </w:div>
        <w:div w:id="1297029744">
          <w:marLeft w:val="1166"/>
          <w:marRight w:val="0"/>
          <w:marTop w:val="106"/>
          <w:marBottom w:val="0"/>
          <w:divBdr>
            <w:top w:val="none" w:sz="0" w:space="0" w:color="auto"/>
            <w:left w:val="none" w:sz="0" w:space="0" w:color="auto"/>
            <w:bottom w:val="none" w:sz="0" w:space="0" w:color="auto"/>
            <w:right w:val="none" w:sz="0" w:space="0" w:color="auto"/>
          </w:divBdr>
        </w:div>
        <w:div w:id="1432509113">
          <w:marLeft w:val="547"/>
          <w:marRight w:val="0"/>
          <w:marTop w:val="120"/>
          <w:marBottom w:val="0"/>
          <w:divBdr>
            <w:top w:val="none" w:sz="0" w:space="0" w:color="auto"/>
            <w:left w:val="none" w:sz="0" w:space="0" w:color="auto"/>
            <w:bottom w:val="none" w:sz="0" w:space="0" w:color="auto"/>
            <w:right w:val="none" w:sz="0" w:space="0" w:color="auto"/>
          </w:divBdr>
        </w:div>
        <w:div w:id="1792941111">
          <w:marLeft w:val="1166"/>
          <w:marRight w:val="0"/>
          <w:marTop w:val="106"/>
          <w:marBottom w:val="0"/>
          <w:divBdr>
            <w:top w:val="none" w:sz="0" w:space="0" w:color="auto"/>
            <w:left w:val="none" w:sz="0" w:space="0" w:color="auto"/>
            <w:bottom w:val="none" w:sz="0" w:space="0" w:color="auto"/>
            <w:right w:val="none" w:sz="0" w:space="0" w:color="auto"/>
          </w:divBdr>
        </w:div>
        <w:div w:id="1897936650">
          <w:marLeft w:val="1166"/>
          <w:marRight w:val="0"/>
          <w:marTop w:val="106"/>
          <w:marBottom w:val="0"/>
          <w:divBdr>
            <w:top w:val="none" w:sz="0" w:space="0" w:color="auto"/>
            <w:left w:val="none" w:sz="0" w:space="0" w:color="auto"/>
            <w:bottom w:val="none" w:sz="0" w:space="0" w:color="auto"/>
            <w:right w:val="none" w:sz="0" w:space="0" w:color="auto"/>
          </w:divBdr>
        </w:div>
        <w:div w:id="2046254421">
          <w:marLeft w:val="1166"/>
          <w:marRight w:val="0"/>
          <w:marTop w:val="106"/>
          <w:marBottom w:val="0"/>
          <w:divBdr>
            <w:top w:val="none" w:sz="0" w:space="0" w:color="auto"/>
            <w:left w:val="none" w:sz="0" w:space="0" w:color="auto"/>
            <w:bottom w:val="none" w:sz="0" w:space="0" w:color="auto"/>
            <w:right w:val="none" w:sz="0" w:space="0" w:color="auto"/>
          </w:divBdr>
        </w:div>
      </w:divsChild>
    </w:div>
    <w:div w:id="686173205">
      <w:bodyDiv w:val="1"/>
      <w:marLeft w:val="0"/>
      <w:marRight w:val="0"/>
      <w:marTop w:val="0"/>
      <w:marBottom w:val="0"/>
      <w:divBdr>
        <w:top w:val="none" w:sz="0" w:space="0" w:color="auto"/>
        <w:left w:val="none" w:sz="0" w:space="0" w:color="auto"/>
        <w:bottom w:val="none" w:sz="0" w:space="0" w:color="auto"/>
        <w:right w:val="none" w:sz="0" w:space="0" w:color="auto"/>
      </w:divBdr>
      <w:divsChild>
        <w:div w:id="245649676">
          <w:marLeft w:val="2520"/>
          <w:marRight w:val="0"/>
          <w:marTop w:val="67"/>
          <w:marBottom w:val="0"/>
          <w:divBdr>
            <w:top w:val="none" w:sz="0" w:space="0" w:color="auto"/>
            <w:left w:val="none" w:sz="0" w:space="0" w:color="auto"/>
            <w:bottom w:val="none" w:sz="0" w:space="0" w:color="auto"/>
            <w:right w:val="none" w:sz="0" w:space="0" w:color="auto"/>
          </w:divBdr>
        </w:div>
        <w:div w:id="405618130">
          <w:marLeft w:val="1166"/>
          <w:marRight w:val="0"/>
          <w:marTop w:val="96"/>
          <w:marBottom w:val="0"/>
          <w:divBdr>
            <w:top w:val="none" w:sz="0" w:space="0" w:color="auto"/>
            <w:left w:val="none" w:sz="0" w:space="0" w:color="auto"/>
            <w:bottom w:val="none" w:sz="0" w:space="0" w:color="auto"/>
            <w:right w:val="none" w:sz="0" w:space="0" w:color="auto"/>
          </w:divBdr>
        </w:div>
        <w:div w:id="428819854">
          <w:marLeft w:val="1166"/>
          <w:marRight w:val="0"/>
          <w:marTop w:val="106"/>
          <w:marBottom w:val="0"/>
          <w:divBdr>
            <w:top w:val="none" w:sz="0" w:space="0" w:color="auto"/>
            <w:left w:val="none" w:sz="0" w:space="0" w:color="auto"/>
            <w:bottom w:val="none" w:sz="0" w:space="0" w:color="auto"/>
            <w:right w:val="none" w:sz="0" w:space="0" w:color="auto"/>
          </w:divBdr>
        </w:div>
        <w:div w:id="513956243">
          <w:marLeft w:val="1800"/>
          <w:marRight w:val="0"/>
          <w:marTop w:val="86"/>
          <w:marBottom w:val="0"/>
          <w:divBdr>
            <w:top w:val="none" w:sz="0" w:space="0" w:color="auto"/>
            <w:left w:val="none" w:sz="0" w:space="0" w:color="auto"/>
            <w:bottom w:val="none" w:sz="0" w:space="0" w:color="auto"/>
            <w:right w:val="none" w:sz="0" w:space="0" w:color="auto"/>
          </w:divBdr>
        </w:div>
        <w:div w:id="544146353">
          <w:marLeft w:val="1800"/>
          <w:marRight w:val="0"/>
          <w:marTop w:val="86"/>
          <w:marBottom w:val="0"/>
          <w:divBdr>
            <w:top w:val="none" w:sz="0" w:space="0" w:color="auto"/>
            <w:left w:val="none" w:sz="0" w:space="0" w:color="auto"/>
            <w:bottom w:val="none" w:sz="0" w:space="0" w:color="auto"/>
            <w:right w:val="none" w:sz="0" w:space="0" w:color="auto"/>
          </w:divBdr>
        </w:div>
        <w:div w:id="604701588">
          <w:marLeft w:val="1166"/>
          <w:marRight w:val="0"/>
          <w:marTop w:val="106"/>
          <w:marBottom w:val="0"/>
          <w:divBdr>
            <w:top w:val="none" w:sz="0" w:space="0" w:color="auto"/>
            <w:left w:val="none" w:sz="0" w:space="0" w:color="auto"/>
            <w:bottom w:val="none" w:sz="0" w:space="0" w:color="auto"/>
            <w:right w:val="none" w:sz="0" w:space="0" w:color="auto"/>
          </w:divBdr>
        </w:div>
        <w:div w:id="725642720">
          <w:marLeft w:val="1800"/>
          <w:marRight w:val="0"/>
          <w:marTop w:val="86"/>
          <w:marBottom w:val="0"/>
          <w:divBdr>
            <w:top w:val="none" w:sz="0" w:space="0" w:color="auto"/>
            <w:left w:val="none" w:sz="0" w:space="0" w:color="auto"/>
            <w:bottom w:val="none" w:sz="0" w:space="0" w:color="auto"/>
            <w:right w:val="none" w:sz="0" w:space="0" w:color="auto"/>
          </w:divBdr>
        </w:div>
        <w:div w:id="1044212940">
          <w:marLeft w:val="547"/>
          <w:marRight w:val="0"/>
          <w:marTop w:val="115"/>
          <w:marBottom w:val="0"/>
          <w:divBdr>
            <w:top w:val="none" w:sz="0" w:space="0" w:color="auto"/>
            <w:left w:val="none" w:sz="0" w:space="0" w:color="auto"/>
            <w:bottom w:val="none" w:sz="0" w:space="0" w:color="auto"/>
            <w:right w:val="none" w:sz="0" w:space="0" w:color="auto"/>
          </w:divBdr>
        </w:div>
        <w:div w:id="1051807776">
          <w:marLeft w:val="2520"/>
          <w:marRight w:val="0"/>
          <w:marTop w:val="67"/>
          <w:marBottom w:val="0"/>
          <w:divBdr>
            <w:top w:val="none" w:sz="0" w:space="0" w:color="auto"/>
            <w:left w:val="none" w:sz="0" w:space="0" w:color="auto"/>
            <w:bottom w:val="none" w:sz="0" w:space="0" w:color="auto"/>
            <w:right w:val="none" w:sz="0" w:space="0" w:color="auto"/>
          </w:divBdr>
        </w:div>
        <w:div w:id="1460760048">
          <w:marLeft w:val="2520"/>
          <w:marRight w:val="0"/>
          <w:marTop w:val="67"/>
          <w:marBottom w:val="0"/>
          <w:divBdr>
            <w:top w:val="none" w:sz="0" w:space="0" w:color="auto"/>
            <w:left w:val="none" w:sz="0" w:space="0" w:color="auto"/>
            <w:bottom w:val="none" w:sz="0" w:space="0" w:color="auto"/>
            <w:right w:val="none" w:sz="0" w:space="0" w:color="auto"/>
          </w:divBdr>
        </w:div>
        <w:div w:id="1762677867">
          <w:marLeft w:val="1800"/>
          <w:marRight w:val="0"/>
          <w:marTop w:val="86"/>
          <w:marBottom w:val="0"/>
          <w:divBdr>
            <w:top w:val="none" w:sz="0" w:space="0" w:color="auto"/>
            <w:left w:val="none" w:sz="0" w:space="0" w:color="auto"/>
            <w:bottom w:val="none" w:sz="0" w:space="0" w:color="auto"/>
            <w:right w:val="none" w:sz="0" w:space="0" w:color="auto"/>
          </w:divBdr>
        </w:div>
      </w:divsChild>
    </w:div>
    <w:div w:id="686368306">
      <w:bodyDiv w:val="1"/>
      <w:marLeft w:val="0"/>
      <w:marRight w:val="0"/>
      <w:marTop w:val="0"/>
      <w:marBottom w:val="0"/>
      <w:divBdr>
        <w:top w:val="none" w:sz="0" w:space="0" w:color="auto"/>
        <w:left w:val="none" w:sz="0" w:space="0" w:color="auto"/>
        <w:bottom w:val="none" w:sz="0" w:space="0" w:color="auto"/>
        <w:right w:val="none" w:sz="0" w:space="0" w:color="auto"/>
      </w:divBdr>
    </w:div>
    <w:div w:id="686368361">
      <w:bodyDiv w:val="1"/>
      <w:marLeft w:val="0"/>
      <w:marRight w:val="0"/>
      <w:marTop w:val="0"/>
      <w:marBottom w:val="0"/>
      <w:divBdr>
        <w:top w:val="none" w:sz="0" w:space="0" w:color="auto"/>
        <w:left w:val="none" w:sz="0" w:space="0" w:color="auto"/>
        <w:bottom w:val="none" w:sz="0" w:space="0" w:color="auto"/>
        <w:right w:val="none" w:sz="0" w:space="0" w:color="auto"/>
      </w:divBdr>
    </w:div>
    <w:div w:id="686639317">
      <w:bodyDiv w:val="1"/>
      <w:marLeft w:val="0"/>
      <w:marRight w:val="0"/>
      <w:marTop w:val="0"/>
      <w:marBottom w:val="0"/>
      <w:divBdr>
        <w:top w:val="none" w:sz="0" w:space="0" w:color="auto"/>
        <w:left w:val="none" w:sz="0" w:space="0" w:color="auto"/>
        <w:bottom w:val="none" w:sz="0" w:space="0" w:color="auto"/>
        <w:right w:val="none" w:sz="0" w:space="0" w:color="auto"/>
      </w:divBdr>
      <w:divsChild>
        <w:div w:id="473530331">
          <w:marLeft w:val="0"/>
          <w:marRight w:val="0"/>
          <w:marTop w:val="0"/>
          <w:marBottom w:val="0"/>
          <w:divBdr>
            <w:top w:val="none" w:sz="0" w:space="0" w:color="auto"/>
            <w:left w:val="none" w:sz="0" w:space="0" w:color="auto"/>
            <w:bottom w:val="none" w:sz="0" w:space="0" w:color="auto"/>
            <w:right w:val="none" w:sz="0" w:space="0" w:color="auto"/>
          </w:divBdr>
        </w:div>
      </w:divsChild>
    </w:div>
    <w:div w:id="686756398">
      <w:bodyDiv w:val="1"/>
      <w:marLeft w:val="0"/>
      <w:marRight w:val="0"/>
      <w:marTop w:val="0"/>
      <w:marBottom w:val="0"/>
      <w:divBdr>
        <w:top w:val="none" w:sz="0" w:space="0" w:color="auto"/>
        <w:left w:val="none" w:sz="0" w:space="0" w:color="auto"/>
        <w:bottom w:val="none" w:sz="0" w:space="0" w:color="auto"/>
        <w:right w:val="none" w:sz="0" w:space="0" w:color="auto"/>
      </w:divBdr>
      <w:divsChild>
        <w:div w:id="70393133">
          <w:marLeft w:val="1166"/>
          <w:marRight w:val="0"/>
          <w:marTop w:val="0"/>
          <w:marBottom w:val="60"/>
          <w:divBdr>
            <w:top w:val="none" w:sz="0" w:space="0" w:color="auto"/>
            <w:left w:val="none" w:sz="0" w:space="0" w:color="auto"/>
            <w:bottom w:val="none" w:sz="0" w:space="0" w:color="auto"/>
            <w:right w:val="none" w:sz="0" w:space="0" w:color="auto"/>
          </w:divBdr>
        </w:div>
        <w:div w:id="341317831">
          <w:marLeft w:val="1166"/>
          <w:marRight w:val="0"/>
          <w:marTop w:val="0"/>
          <w:marBottom w:val="60"/>
          <w:divBdr>
            <w:top w:val="none" w:sz="0" w:space="0" w:color="auto"/>
            <w:left w:val="none" w:sz="0" w:space="0" w:color="auto"/>
            <w:bottom w:val="none" w:sz="0" w:space="0" w:color="auto"/>
            <w:right w:val="none" w:sz="0" w:space="0" w:color="auto"/>
          </w:divBdr>
        </w:div>
        <w:div w:id="449978255">
          <w:marLeft w:val="2520"/>
          <w:marRight w:val="0"/>
          <w:marTop w:val="0"/>
          <w:marBottom w:val="60"/>
          <w:divBdr>
            <w:top w:val="none" w:sz="0" w:space="0" w:color="auto"/>
            <w:left w:val="none" w:sz="0" w:space="0" w:color="auto"/>
            <w:bottom w:val="none" w:sz="0" w:space="0" w:color="auto"/>
            <w:right w:val="none" w:sz="0" w:space="0" w:color="auto"/>
          </w:divBdr>
        </w:div>
        <w:div w:id="495847458">
          <w:marLeft w:val="1800"/>
          <w:marRight w:val="0"/>
          <w:marTop w:val="0"/>
          <w:marBottom w:val="60"/>
          <w:divBdr>
            <w:top w:val="none" w:sz="0" w:space="0" w:color="auto"/>
            <w:left w:val="none" w:sz="0" w:space="0" w:color="auto"/>
            <w:bottom w:val="none" w:sz="0" w:space="0" w:color="auto"/>
            <w:right w:val="none" w:sz="0" w:space="0" w:color="auto"/>
          </w:divBdr>
        </w:div>
        <w:div w:id="606012013">
          <w:marLeft w:val="1166"/>
          <w:marRight w:val="0"/>
          <w:marTop w:val="0"/>
          <w:marBottom w:val="60"/>
          <w:divBdr>
            <w:top w:val="none" w:sz="0" w:space="0" w:color="auto"/>
            <w:left w:val="none" w:sz="0" w:space="0" w:color="auto"/>
            <w:bottom w:val="none" w:sz="0" w:space="0" w:color="auto"/>
            <w:right w:val="none" w:sz="0" w:space="0" w:color="auto"/>
          </w:divBdr>
        </w:div>
        <w:div w:id="649792180">
          <w:marLeft w:val="1800"/>
          <w:marRight w:val="0"/>
          <w:marTop w:val="0"/>
          <w:marBottom w:val="60"/>
          <w:divBdr>
            <w:top w:val="none" w:sz="0" w:space="0" w:color="auto"/>
            <w:left w:val="none" w:sz="0" w:space="0" w:color="auto"/>
            <w:bottom w:val="none" w:sz="0" w:space="0" w:color="auto"/>
            <w:right w:val="none" w:sz="0" w:space="0" w:color="auto"/>
          </w:divBdr>
        </w:div>
        <w:div w:id="654800798">
          <w:marLeft w:val="1166"/>
          <w:marRight w:val="0"/>
          <w:marTop w:val="0"/>
          <w:marBottom w:val="60"/>
          <w:divBdr>
            <w:top w:val="none" w:sz="0" w:space="0" w:color="auto"/>
            <w:left w:val="none" w:sz="0" w:space="0" w:color="auto"/>
            <w:bottom w:val="none" w:sz="0" w:space="0" w:color="auto"/>
            <w:right w:val="none" w:sz="0" w:space="0" w:color="auto"/>
          </w:divBdr>
        </w:div>
        <w:div w:id="1020159724">
          <w:marLeft w:val="547"/>
          <w:marRight w:val="0"/>
          <w:marTop w:val="0"/>
          <w:marBottom w:val="60"/>
          <w:divBdr>
            <w:top w:val="none" w:sz="0" w:space="0" w:color="auto"/>
            <w:left w:val="none" w:sz="0" w:space="0" w:color="auto"/>
            <w:bottom w:val="none" w:sz="0" w:space="0" w:color="auto"/>
            <w:right w:val="none" w:sz="0" w:space="0" w:color="auto"/>
          </w:divBdr>
        </w:div>
        <w:div w:id="1148132889">
          <w:marLeft w:val="1800"/>
          <w:marRight w:val="0"/>
          <w:marTop w:val="0"/>
          <w:marBottom w:val="60"/>
          <w:divBdr>
            <w:top w:val="none" w:sz="0" w:space="0" w:color="auto"/>
            <w:left w:val="none" w:sz="0" w:space="0" w:color="auto"/>
            <w:bottom w:val="none" w:sz="0" w:space="0" w:color="auto"/>
            <w:right w:val="none" w:sz="0" w:space="0" w:color="auto"/>
          </w:divBdr>
        </w:div>
        <w:div w:id="1258295475">
          <w:marLeft w:val="1800"/>
          <w:marRight w:val="0"/>
          <w:marTop w:val="0"/>
          <w:marBottom w:val="60"/>
          <w:divBdr>
            <w:top w:val="none" w:sz="0" w:space="0" w:color="auto"/>
            <w:left w:val="none" w:sz="0" w:space="0" w:color="auto"/>
            <w:bottom w:val="none" w:sz="0" w:space="0" w:color="auto"/>
            <w:right w:val="none" w:sz="0" w:space="0" w:color="auto"/>
          </w:divBdr>
        </w:div>
        <w:div w:id="1373577125">
          <w:marLeft w:val="1166"/>
          <w:marRight w:val="0"/>
          <w:marTop w:val="0"/>
          <w:marBottom w:val="60"/>
          <w:divBdr>
            <w:top w:val="none" w:sz="0" w:space="0" w:color="auto"/>
            <w:left w:val="none" w:sz="0" w:space="0" w:color="auto"/>
            <w:bottom w:val="none" w:sz="0" w:space="0" w:color="auto"/>
            <w:right w:val="none" w:sz="0" w:space="0" w:color="auto"/>
          </w:divBdr>
        </w:div>
        <w:div w:id="1481724262">
          <w:marLeft w:val="1166"/>
          <w:marRight w:val="0"/>
          <w:marTop w:val="0"/>
          <w:marBottom w:val="60"/>
          <w:divBdr>
            <w:top w:val="none" w:sz="0" w:space="0" w:color="auto"/>
            <w:left w:val="none" w:sz="0" w:space="0" w:color="auto"/>
            <w:bottom w:val="none" w:sz="0" w:space="0" w:color="auto"/>
            <w:right w:val="none" w:sz="0" w:space="0" w:color="auto"/>
          </w:divBdr>
        </w:div>
        <w:div w:id="2102867299">
          <w:marLeft w:val="547"/>
          <w:marRight w:val="0"/>
          <w:marTop w:val="0"/>
          <w:marBottom w:val="60"/>
          <w:divBdr>
            <w:top w:val="none" w:sz="0" w:space="0" w:color="auto"/>
            <w:left w:val="none" w:sz="0" w:space="0" w:color="auto"/>
            <w:bottom w:val="none" w:sz="0" w:space="0" w:color="auto"/>
            <w:right w:val="none" w:sz="0" w:space="0" w:color="auto"/>
          </w:divBdr>
        </w:div>
      </w:divsChild>
    </w:div>
    <w:div w:id="687677414">
      <w:bodyDiv w:val="1"/>
      <w:marLeft w:val="0"/>
      <w:marRight w:val="0"/>
      <w:marTop w:val="0"/>
      <w:marBottom w:val="0"/>
      <w:divBdr>
        <w:top w:val="none" w:sz="0" w:space="0" w:color="auto"/>
        <w:left w:val="none" w:sz="0" w:space="0" w:color="auto"/>
        <w:bottom w:val="none" w:sz="0" w:space="0" w:color="auto"/>
        <w:right w:val="none" w:sz="0" w:space="0" w:color="auto"/>
      </w:divBdr>
    </w:div>
    <w:div w:id="689137147">
      <w:bodyDiv w:val="1"/>
      <w:marLeft w:val="0"/>
      <w:marRight w:val="0"/>
      <w:marTop w:val="0"/>
      <w:marBottom w:val="0"/>
      <w:divBdr>
        <w:top w:val="none" w:sz="0" w:space="0" w:color="auto"/>
        <w:left w:val="none" w:sz="0" w:space="0" w:color="auto"/>
        <w:bottom w:val="none" w:sz="0" w:space="0" w:color="auto"/>
        <w:right w:val="none" w:sz="0" w:space="0" w:color="auto"/>
      </w:divBdr>
    </w:div>
    <w:div w:id="691566317">
      <w:bodyDiv w:val="1"/>
      <w:marLeft w:val="0"/>
      <w:marRight w:val="0"/>
      <w:marTop w:val="0"/>
      <w:marBottom w:val="0"/>
      <w:divBdr>
        <w:top w:val="none" w:sz="0" w:space="0" w:color="auto"/>
        <w:left w:val="none" w:sz="0" w:space="0" w:color="auto"/>
        <w:bottom w:val="none" w:sz="0" w:space="0" w:color="auto"/>
        <w:right w:val="none" w:sz="0" w:space="0" w:color="auto"/>
      </w:divBdr>
      <w:divsChild>
        <w:div w:id="980689375">
          <w:marLeft w:val="547"/>
          <w:marRight w:val="0"/>
          <w:marTop w:val="106"/>
          <w:marBottom w:val="0"/>
          <w:divBdr>
            <w:top w:val="none" w:sz="0" w:space="0" w:color="auto"/>
            <w:left w:val="none" w:sz="0" w:space="0" w:color="auto"/>
            <w:bottom w:val="none" w:sz="0" w:space="0" w:color="auto"/>
            <w:right w:val="none" w:sz="0" w:space="0" w:color="auto"/>
          </w:divBdr>
        </w:div>
        <w:div w:id="1995138983">
          <w:marLeft w:val="547"/>
          <w:marRight w:val="0"/>
          <w:marTop w:val="106"/>
          <w:marBottom w:val="0"/>
          <w:divBdr>
            <w:top w:val="none" w:sz="0" w:space="0" w:color="auto"/>
            <w:left w:val="none" w:sz="0" w:space="0" w:color="auto"/>
            <w:bottom w:val="none" w:sz="0" w:space="0" w:color="auto"/>
            <w:right w:val="none" w:sz="0" w:space="0" w:color="auto"/>
          </w:divBdr>
        </w:div>
      </w:divsChild>
    </w:div>
    <w:div w:id="693070556">
      <w:bodyDiv w:val="1"/>
      <w:marLeft w:val="0"/>
      <w:marRight w:val="0"/>
      <w:marTop w:val="0"/>
      <w:marBottom w:val="0"/>
      <w:divBdr>
        <w:top w:val="none" w:sz="0" w:space="0" w:color="auto"/>
        <w:left w:val="none" w:sz="0" w:space="0" w:color="auto"/>
        <w:bottom w:val="none" w:sz="0" w:space="0" w:color="auto"/>
        <w:right w:val="none" w:sz="0" w:space="0" w:color="auto"/>
      </w:divBdr>
    </w:div>
    <w:div w:id="693727888">
      <w:bodyDiv w:val="1"/>
      <w:marLeft w:val="0"/>
      <w:marRight w:val="0"/>
      <w:marTop w:val="0"/>
      <w:marBottom w:val="0"/>
      <w:divBdr>
        <w:top w:val="none" w:sz="0" w:space="0" w:color="auto"/>
        <w:left w:val="none" w:sz="0" w:space="0" w:color="auto"/>
        <w:bottom w:val="none" w:sz="0" w:space="0" w:color="auto"/>
        <w:right w:val="none" w:sz="0" w:space="0" w:color="auto"/>
      </w:divBdr>
    </w:div>
    <w:div w:id="694037069">
      <w:bodyDiv w:val="1"/>
      <w:marLeft w:val="0"/>
      <w:marRight w:val="0"/>
      <w:marTop w:val="0"/>
      <w:marBottom w:val="0"/>
      <w:divBdr>
        <w:top w:val="none" w:sz="0" w:space="0" w:color="auto"/>
        <w:left w:val="none" w:sz="0" w:space="0" w:color="auto"/>
        <w:bottom w:val="none" w:sz="0" w:space="0" w:color="auto"/>
        <w:right w:val="none" w:sz="0" w:space="0" w:color="auto"/>
      </w:divBdr>
    </w:div>
    <w:div w:id="694814616">
      <w:bodyDiv w:val="1"/>
      <w:marLeft w:val="0"/>
      <w:marRight w:val="0"/>
      <w:marTop w:val="0"/>
      <w:marBottom w:val="0"/>
      <w:divBdr>
        <w:top w:val="none" w:sz="0" w:space="0" w:color="auto"/>
        <w:left w:val="none" w:sz="0" w:space="0" w:color="auto"/>
        <w:bottom w:val="none" w:sz="0" w:space="0" w:color="auto"/>
        <w:right w:val="none" w:sz="0" w:space="0" w:color="auto"/>
      </w:divBdr>
      <w:divsChild>
        <w:div w:id="89939091">
          <w:marLeft w:val="1800"/>
          <w:marRight w:val="0"/>
          <w:marTop w:val="58"/>
          <w:marBottom w:val="0"/>
          <w:divBdr>
            <w:top w:val="none" w:sz="0" w:space="0" w:color="auto"/>
            <w:left w:val="none" w:sz="0" w:space="0" w:color="auto"/>
            <w:bottom w:val="none" w:sz="0" w:space="0" w:color="auto"/>
            <w:right w:val="none" w:sz="0" w:space="0" w:color="auto"/>
          </w:divBdr>
        </w:div>
        <w:div w:id="275060988">
          <w:marLeft w:val="1800"/>
          <w:marRight w:val="0"/>
          <w:marTop w:val="58"/>
          <w:marBottom w:val="0"/>
          <w:divBdr>
            <w:top w:val="none" w:sz="0" w:space="0" w:color="auto"/>
            <w:left w:val="none" w:sz="0" w:space="0" w:color="auto"/>
            <w:bottom w:val="none" w:sz="0" w:space="0" w:color="auto"/>
            <w:right w:val="none" w:sz="0" w:space="0" w:color="auto"/>
          </w:divBdr>
        </w:div>
        <w:div w:id="380708680">
          <w:marLeft w:val="1800"/>
          <w:marRight w:val="0"/>
          <w:marTop w:val="58"/>
          <w:marBottom w:val="0"/>
          <w:divBdr>
            <w:top w:val="none" w:sz="0" w:space="0" w:color="auto"/>
            <w:left w:val="none" w:sz="0" w:space="0" w:color="auto"/>
            <w:bottom w:val="none" w:sz="0" w:space="0" w:color="auto"/>
            <w:right w:val="none" w:sz="0" w:space="0" w:color="auto"/>
          </w:divBdr>
        </w:div>
        <w:div w:id="414325165">
          <w:marLeft w:val="1800"/>
          <w:marRight w:val="0"/>
          <w:marTop w:val="58"/>
          <w:marBottom w:val="0"/>
          <w:divBdr>
            <w:top w:val="none" w:sz="0" w:space="0" w:color="auto"/>
            <w:left w:val="none" w:sz="0" w:space="0" w:color="auto"/>
            <w:bottom w:val="none" w:sz="0" w:space="0" w:color="auto"/>
            <w:right w:val="none" w:sz="0" w:space="0" w:color="auto"/>
          </w:divBdr>
        </w:div>
        <w:div w:id="576747729">
          <w:marLeft w:val="1800"/>
          <w:marRight w:val="0"/>
          <w:marTop w:val="58"/>
          <w:marBottom w:val="0"/>
          <w:divBdr>
            <w:top w:val="none" w:sz="0" w:space="0" w:color="auto"/>
            <w:left w:val="none" w:sz="0" w:space="0" w:color="auto"/>
            <w:bottom w:val="none" w:sz="0" w:space="0" w:color="auto"/>
            <w:right w:val="none" w:sz="0" w:space="0" w:color="auto"/>
          </w:divBdr>
        </w:div>
        <w:div w:id="580984976">
          <w:marLeft w:val="1800"/>
          <w:marRight w:val="0"/>
          <w:marTop w:val="58"/>
          <w:marBottom w:val="0"/>
          <w:divBdr>
            <w:top w:val="none" w:sz="0" w:space="0" w:color="auto"/>
            <w:left w:val="none" w:sz="0" w:space="0" w:color="auto"/>
            <w:bottom w:val="none" w:sz="0" w:space="0" w:color="auto"/>
            <w:right w:val="none" w:sz="0" w:space="0" w:color="auto"/>
          </w:divBdr>
        </w:div>
        <w:div w:id="610280317">
          <w:marLeft w:val="1166"/>
          <w:marRight w:val="0"/>
          <w:marTop w:val="77"/>
          <w:marBottom w:val="0"/>
          <w:divBdr>
            <w:top w:val="none" w:sz="0" w:space="0" w:color="auto"/>
            <w:left w:val="none" w:sz="0" w:space="0" w:color="auto"/>
            <w:bottom w:val="none" w:sz="0" w:space="0" w:color="auto"/>
            <w:right w:val="none" w:sz="0" w:space="0" w:color="auto"/>
          </w:divBdr>
        </w:div>
        <w:div w:id="756633326">
          <w:marLeft w:val="1800"/>
          <w:marRight w:val="0"/>
          <w:marTop w:val="58"/>
          <w:marBottom w:val="0"/>
          <w:divBdr>
            <w:top w:val="none" w:sz="0" w:space="0" w:color="auto"/>
            <w:left w:val="none" w:sz="0" w:space="0" w:color="auto"/>
            <w:bottom w:val="none" w:sz="0" w:space="0" w:color="auto"/>
            <w:right w:val="none" w:sz="0" w:space="0" w:color="auto"/>
          </w:divBdr>
        </w:div>
        <w:div w:id="1036195765">
          <w:marLeft w:val="1800"/>
          <w:marRight w:val="0"/>
          <w:marTop w:val="58"/>
          <w:marBottom w:val="0"/>
          <w:divBdr>
            <w:top w:val="none" w:sz="0" w:space="0" w:color="auto"/>
            <w:left w:val="none" w:sz="0" w:space="0" w:color="auto"/>
            <w:bottom w:val="none" w:sz="0" w:space="0" w:color="auto"/>
            <w:right w:val="none" w:sz="0" w:space="0" w:color="auto"/>
          </w:divBdr>
        </w:div>
        <w:div w:id="1106538474">
          <w:marLeft w:val="1166"/>
          <w:marRight w:val="0"/>
          <w:marTop w:val="77"/>
          <w:marBottom w:val="0"/>
          <w:divBdr>
            <w:top w:val="none" w:sz="0" w:space="0" w:color="auto"/>
            <w:left w:val="none" w:sz="0" w:space="0" w:color="auto"/>
            <w:bottom w:val="none" w:sz="0" w:space="0" w:color="auto"/>
            <w:right w:val="none" w:sz="0" w:space="0" w:color="auto"/>
          </w:divBdr>
        </w:div>
        <w:div w:id="1460881500">
          <w:marLeft w:val="1166"/>
          <w:marRight w:val="0"/>
          <w:marTop w:val="77"/>
          <w:marBottom w:val="0"/>
          <w:divBdr>
            <w:top w:val="none" w:sz="0" w:space="0" w:color="auto"/>
            <w:left w:val="none" w:sz="0" w:space="0" w:color="auto"/>
            <w:bottom w:val="none" w:sz="0" w:space="0" w:color="auto"/>
            <w:right w:val="none" w:sz="0" w:space="0" w:color="auto"/>
          </w:divBdr>
        </w:div>
        <w:div w:id="1499463961">
          <w:marLeft w:val="1166"/>
          <w:marRight w:val="0"/>
          <w:marTop w:val="77"/>
          <w:marBottom w:val="0"/>
          <w:divBdr>
            <w:top w:val="none" w:sz="0" w:space="0" w:color="auto"/>
            <w:left w:val="none" w:sz="0" w:space="0" w:color="auto"/>
            <w:bottom w:val="none" w:sz="0" w:space="0" w:color="auto"/>
            <w:right w:val="none" w:sz="0" w:space="0" w:color="auto"/>
          </w:divBdr>
        </w:div>
        <w:div w:id="1575241768">
          <w:marLeft w:val="1800"/>
          <w:marRight w:val="0"/>
          <w:marTop w:val="58"/>
          <w:marBottom w:val="0"/>
          <w:divBdr>
            <w:top w:val="none" w:sz="0" w:space="0" w:color="auto"/>
            <w:left w:val="none" w:sz="0" w:space="0" w:color="auto"/>
            <w:bottom w:val="none" w:sz="0" w:space="0" w:color="auto"/>
            <w:right w:val="none" w:sz="0" w:space="0" w:color="auto"/>
          </w:divBdr>
        </w:div>
        <w:div w:id="1667905198">
          <w:marLeft w:val="547"/>
          <w:marRight w:val="0"/>
          <w:marTop w:val="86"/>
          <w:marBottom w:val="0"/>
          <w:divBdr>
            <w:top w:val="none" w:sz="0" w:space="0" w:color="auto"/>
            <w:left w:val="none" w:sz="0" w:space="0" w:color="auto"/>
            <w:bottom w:val="none" w:sz="0" w:space="0" w:color="auto"/>
            <w:right w:val="none" w:sz="0" w:space="0" w:color="auto"/>
          </w:divBdr>
        </w:div>
        <w:div w:id="1944652385">
          <w:marLeft w:val="1800"/>
          <w:marRight w:val="0"/>
          <w:marTop w:val="58"/>
          <w:marBottom w:val="0"/>
          <w:divBdr>
            <w:top w:val="none" w:sz="0" w:space="0" w:color="auto"/>
            <w:left w:val="none" w:sz="0" w:space="0" w:color="auto"/>
            <w:bottom w:val="none" w:sz="0" w:space="0" w:color="auto"/>
            <w:right w:val="none" w:sz="0" w:space="0" w:color="auto"/>
          </w:divBdr>
        </w:div>
        <w:div w:id="2053992608">
          <w:marLeft w:val="1800"/>
          <w:marRight w:val="0"/>
          <w:marTop w:val="58"/>
          <w:marBottom w:val="0"/>
          <w:divBdr>
            <w:top w:val="none" w:sz="0" w:space="0" w:color="auto"/>
            <w:left w:val="none" w:sz="0" w:space="0" w:color="auto"/>
            <w:bottom w:val="none" w:sz="0" w:space="0" w:color="auto"/>
            <w:right w:val="none" w:sz="0" w:space="0" w:color="auto"/>
          </w:divBdr>
        </w:div>
      </w:divsChild>
    </w:div>
    <w:div w:id="695542257">
      <w:bodyDiv w:val="1"/>
      <w:marLeft w:val="0"/>
      <w:marRight w:val="0"/>
      <w:marTop w:val="0"/>
      <w:marBottom w:val="0"/>
      <w:divBdr>
        <w:top w:val="none" w:sz="0" w:space="0" w:color="auto"/>
        <w:left w:val="none" w:sz="0" w:space="0" w:color="auto"/>
        <w:bottom w:val="none" w:sz="0" w:space="0" w:color="auto"/>
        <w:right w:val="none" w:sz="0" w:space="0" w:color="auto"/>
      </w:divBdr>
    </w:div>
    <w:div w:id="696350525">
      <w:bodyDiv w:val="1"/>
      <w:marLeft w:val="0"/>
      <w:marRight w:val="0"/>
      <w:marTop w:val="0"/>
      <w:marBottom w:val="0"/>
      <w:divBdr>
        <w:top w:val="none" w:sz="0" w:space="0" w:color="auto"/>
        <w:left w:val="none" w:sz="0" w:space="0" w:color="auto"/>
        <w:bottom w:val="none" w:sz="0" w:space="0" w:color="auto"/>
        <w:right w:val="none" w:sz="0" w:space="0" w:color="auto"/>
      </w:divBdr>
    </w:div>
    <w:div w:id="696665787">
      <w:bodyDiv w:val="1"/>
      <w:marLeft w:val="0"/>
      <w:marRight w:val="0"/>
      <w:marTop w:val="0"/>
      <w:marBottom w:val="0"/>
      <w:divBdr>
        <w:top w:val="none" w:sz="0" w:space="0" w:color="auto"/>
        <w:left w:val="none" w:sz="0" w:space="0" w:color="auto"/>
        <w:bottom w:val="none" w:sz="0" w:space="0" w:color="auto"/>
        <w:right w:val="none" w:sz="0" w:space="0" w:color="auto"/>
      </w:divBdr>
    </w:div>
    <w:div w:id="696851378">
      <w:bodyDiv w:val="1"/>
      <w:marLeft w:val="0"/>
      <w:marRight w:val="0"/>
      <w:marTop w:val="0"/>
      <w:marBottom w:val="0"/>
      <w:divBdr>
        <w:top w:val="none" w:sz="0" w:space="0" w:color="auto"/>
        <w:left w:val="none" w:sz="0" w:space="0" w:color="auto"/>
        <w:bottom w:val="none" w:sz="0" w:space="0" w:color="auto"/>
        <w:right w:val="none" w:sz="0" w:space="0" w:color="auto"/>
      </w:divBdr>
      <w:divsChild>
        <w:div w:id="1433476583">
          <w:marLeft w:val="1800"/>
          <w:marRight w:val="0"/>
          <w:marTop w:val="86"/>
          <w:marBottom w:val="0"/>
          <w:divBdr>
            <w:top w:val="none" w:sz="0" w:space="0" w:color="auto"/>
            <w:left w:val="none" w:sz="0" w:space="0" w:color="auto"/>
            <w:bottom w:val="none" w:sz="0" w:space="0" w:color="auto"/>
            <w:right w:val="none" w:sz="0" w:space="0" w:color="auto"/>
          </w:divBdr>
        </w:div>
        <w:div w:id="1721204492">
          <w:marLeft w:val="1800"/>
          <w:marRight w:val="0"/>
          <w:marTop w:val="86"/>
          <w:marBottom w:val="0"/>
          <w:divBdr>
            <w:top w:val="none" w:sz="0" w:space="0" w:color="auto"/>
            <w:left w:val="none" w:sz="0" w:space="0" w:color="auto"/>
            <w:bottom w:val="none" w:sz="0" w:space="0" w:color="auto"/>
            <w:right w:val="none" w:sz="0" w:space="0" w:color="auto"/>
          </w:divBdr>
        </w:div>
        <w:div w:id="1962223753">
          <w:marLeft w:val="1166"/>
          <w:marRight w:val="0"/>
          <w:marTop w:val="96"/>
          <w:marBottom w:val="0"/>
          <w:divBdr>
            <w:top w:val="none" w:sz="0" w:space="0" w:color="auto"/>
            <w:left w:val="none" w:sz="0" w:space="0" w:color="auto"/>
            <w:bottom w:val="none" w:sz="0" w:space="0" w:color="auto"/>
            <w:right w:val="none" w:sz="0" w:space="0" w:color="auto"/>
          </w:divBdr>
        </w:div>
        <w:div w:id="2117019524">
          <w:marLeft w:val="547"/>
          <w:marRight w:val="0"/>
          <w:marTop w:val="115"/>
          <w:marBottom w:val="0"/>
          <w:divBdr>
            <w:top w:val="none" w:sz="0" w:space="0" w:color="auto"/>
            <w:left w:val="none" w:sz="0" w:space="0" w:color="auto"/>
            <w:bottom w:val="none" w:sz="0" w:space="0" w:color="auto"/>
            <w:right w:val="none" w:sz="0" w:space="0" w:color="auto"/>
          </w:divBdr>
        </w:div>
      </w:divsChild>
    </w:div>
    <w:div w:id="699940551">
      <w:bodyDiv w:val="1"/>
      <w:marLeft w:val="0"/>
      <w:marRight w:val="0"/>
      <w:marTop w:val="0"/>
      <w:marBottom w:val="0"/>
      <w:divBdr>
        <w:top w:val="none" w:sz="0" w:space="0" w:color="auto"/>
        <w:left w:val="none" w:sz="0" w:space="0" w:color="auto"/>
        <w:bottom w:val="none" w:sz="0" w:space="0" w:color="auto"/>
        <w:right w:val="none" w:sz="0" w:space="0" w:color="auto"/>
      </w:divBdr>
      <w:divsChild>
        <w:div w:id="305748412">
          <w:marLeft w:val="1800"/>
          <w:marRight w:val="0"/>
          <w:marTop w:val="77"/>
          <w:marBottom w:val="0"/>
          <w:divBdr>
            <w:top w:val="none" w:sz="0" w:space="0" w:color="auto"/>
            <w:left w:val="none" w:sz="0" w:space="0" w:color="auto"/>
            <w:bottom w:val="none" w:sz="0" w:space="0" w:color="auto"/>
            <w:right w:val="none" w:sz="0" w:space="0" w:color="auto"/>
          </w:divBdr>
        </w:div>
        <w:div w:id="455756499">
          <w:marLeft w:val="1166"/>
          <w:marRight w:val="0"/>
          <w:marTop w:val="86"/>
          <w:marBottom w:val="0"/>
          <w:divBdr>
            <w:top w:val="none" w:sz="0" w:space="0" w:color="auto"/>
            <w:left w:val="none" w:sz="0" w:space="0" w:color="auto"/>
            <w:bottom w:val="none" w:sz="0" w:space="0" w:color="auto"/>
            <w:right w:val="none" w:sz="0" w:space="0" w:color="auto"/>
          </w:divBdr>
        </w:div>
        <w:div w:id="577982811">
          <w:marLeft w:val="1166"/>
          <w:marRight w:val="0"/>
          <w:marTop w:val="86"/>
          <w:marBottom w:val="0"/>
          <w:divBdr>
            <w:top w:val="none" w:sz="0" w:space="0" w:color="auto"/>
            <w:left w:val="none" w:sz="0" w:space="0" w:color="auto"/>
            <w:bottom w:val="none" w:sz="0" w:space="0" w:color="auto"/>
            <w:right w:val="none" w:sz="0" w:space="0" w:color="auto"/>
          </w:divBdr>
        </w:div>
        <w:div w:id="704865042">
          <w:marLeft w:val="547"/>
          <w:marRight w:val="0"/>
          <w:marTop w:val="96"/>
          <w:marBottom w:val="0"/>
          <w:divBdr>
            <w:top w:val="none" w:sz="0" w:space="0" w:color="auto"/>
            <w:left w:val="none" w:sz="0" w:space="0" w:color="auto"/>
            <w:bottom w:val="none" w:sz="0" w:space="0" w:color="auto"/>
            <w:right w:val="none" w:sz="0" w:space="0" w:color="auto"/>
          </w:divBdr>
        </w:div>
        <w:div w:id="896009658">
          <w:marLeft w:val="547"/>
          <w:marRight w:val="0"/>
          <w:marTop w:val="96"/>
          <w:marBottom w:val="0"/>
          <w:divBdr>
            <w:top w:val="none" w:sz="0" w:space="0" w:color="auto"/>
            <w:left w:val="none" w:sz="0" w:space="0" w:color="auto"/>
            <w:bottom w:val="none" w:sz="0" w:space="0" w:color="auto"/>
            <w:right w:val="none" w:sz="0" w:space="0" w:color="auto"/>
          </w:divBdr>
        </w:div>
        <w:div w:id="916480340">
          <w:marLeft w:val="1166"/>
          <w:marRight w:val="0"/>
          <w:marTop w:val="86"/>
          <w:marBottom w:val="0"/>
          <w:divBdr>
            <w:top w:val="none" w:sz="0" w:space="0" w:color="auto"/>
            <w:left w:val="none" w:sz="0" w:space="0" w:color="auto"/>
            <w:bottom w:val="none" w:sz="0" w:space="0" w:color="auto"/>
            <w:right w:val="none" w:sz="0" w:space="0" w:color="auto"/>
          </w:divBdr>
        </w:div>
        <w:div w:id="948971646">
          <w:marLeft w:val="1166"/>
          <w:marRight w:val="0"/>
          <w:marTop w:val="86"/>
          <w:marBottom w:val="0"/>
          <w:divBdr>
            <w:top w:val="none" w:sz="0" w:space="0" w:color="auto"/>
            <w:left w:val="none" w:sz="0" w:space="0" w:color="auto"/>
            <w:bottom w:val="none" w:sz="0" w:space="0" w:color="auto"/>
            <w:right w:val="none" w:sz="0" w:space="0" w:color="auto"/>
          </w:divBdr>
        </w:div>
        <w:div w:id="1725986698">
          <w:marLeft w:val="547"/>
          <w:marRight w:val="0"/>
          <w:marTop w:val="96"/>
          <w:marBottom w:val="0"/>
          <w:divBdr>
            <w:top w:val="none" w:sz="0" w:space="0" w:color="auto"/>
            <w:left w:val="none" w:sz="0" w:space="0" w:color="auto"/>
            <w:bottom w:val="none" w:sz="0" w:space="0" w:color="auto"/>
            <w:right w:val="none" w:sz="0" w:space="0" w:color="auto"/>
          </w:divBdr>
        </w:div>
        <w:div w:id="1744445325">
          <w:marLeft w:val="1166"/>
          <w:marRight w:val="0"/>
          <w:marTop w:val="86"/>
          <w:marBottom w:val="0"/>
          <w:divBdr>
            <w:top w:val="none" w:sz="0" w:space="0" w:color="auto"/>
            <w:left w:val="none" w:sz="0" w:space="0" w:color="auto"/>
            <w:bottom w:val="none" w:sz="0" w:space="0" w:color="auto"/>
            <w:right w:val="none" w:sz="0" w:space="0" w:color="auto"/>
          </w:divBdr>
        </w:div>
      </w:divsChild>
    </w:div>
    <w:div w:id="700059835">
      <w:bodyDiv w:val="1"/>
      <w:marLeft w:val="0"/>
      <w:marRight w:val="0"/>
      <w:marTop w:val="0"/>
      <w:marBottom w:val="0"/>
      <w:divBdr>
        <w:top w:val="none" w:sz="0" w:space="0" w:color="auto"/>
        <w:left w:val="none" w:sz="0" w:space="0" w:color="auto"/>
        <w:bottom w:val="none" w:sz="0" w:space="0" w:color="auto"/>
        <w:right w:val="none" w:sz="0" w:space="0" w:color="auto"/>
      </w:divBdr>
      <w:divsChild>
        <w:div w:id="325744062">
          <w:marLeft w:val="547"/>
          <w:marRight w:val="0"/>
          <w:marTop w:val="173"/>
          <w:marBottom w:val="0"/>
          <w:divBdr>
            <w:top w:val="none" w:sz="0" w:space="0" w:color="auto"/>
            <w:left w:val="none" w:sz="0" w:space="0" w:color="auto"/>
            <w:bottom w:val="none" w:sz="0" w:space="0" w:color="auto"/>
            <w:right w:val="none" w:sz="0" w:space="0" w:color="auto"/>
          </w:divBdr>
        </w:div>
      </w:divsChild>
    </w:div>
    <w:div w:id="701324556">
      <w:bodyDiv w:val="1"/>
      <w:marLeft w:val="0"/>
      <w:marRight w:val="0"/>
      <w:marTop w:val="0"/>
      <w:marBottom w:val="0"/>
      <w:divBdr>
        <w:top w:val="none" w:sz="0" w:space="0" w:color="auto"/>
        <w:left w:val="none" w:sz="0" w:space="0" w:color="auto"/>
        <w:bottom w:val="none" w:sz="0" w:space="0" w:color="auto"/>
        <w:right w:val="none" w:sz="0" w:space="0" w:color="auto"/>
      </w:divBdr>
      <w:divsChild>
        <w:div w:id="18775305">
          <w:marLeft w:val="1166"/>
          <w:marRight w:val="0"/>
          <w:marTop w:val="86"/>
          <w:marBottom w:val="0"/>
          <w:divBdr>
            <w:top w:val="none" w:sz="0" w:space="0" w:color="auto"/>
            <w:left w:val="none" w:sz="0" w:space="0" w:color="auto"/>
            <w:bottom w:val="none" w:sz="0" w:space="0" w:color="auto"/>
            <w:right w:val="none" w:sz="0" w:space="0" w:color="auto"/>
          </w:divBdr>
        </w:div>
        <w:div w:id="259221791">
          <w:marLeft w:val="1166"/>
          <w:marRight w:val="0"/>
          <w:marTop w:val="86"/>
          <w:marBottom w:val="0"/>
          <w:divBdr>
            <w:top w:val="none" w:sz="0" w:space="0" w:color="auto"/>
            <w:left w:val="none" w:sz="0" w:space="0" w:color="auto"/>
            <w:bottom w:val="none" w:sz="0" w:space="0" w:color="auto"/>
            <w:right w:val="none" w:sz="0" w:space="0" w:color="auto"/>
          </w:divBdr>
        </w:div>
        <w:div w:id="708647818">
          <w:marLeft w:val="547"/>
          <w:marRight w:val="0"/>
          <w:marTop w:val="96"/>
          <w:marBottom w:val="0"/>
          <w:divBdr>
            <w:top w:val="none" w:sz="0" w:space="0" w:color="auto"/>
            <w:left w:val="none" w:sz="0" w:space="0" w:color="auto"/>
            <w:bottom w:val="none" w:sz="0" w:space="0" w:color="auto"/>
            <w:right w:val="none" w:sz="0" w:space="0" w:color="auto"/>
          </w:divBdr>
        </w:div>
        <w:div w:id="1380669569">
          <w:marLeft w:val="1166"/>
          <w:marRight w:val="0"/>
          <w:marTop w:val="86"/>
          <w:marBottom w:val="0"/>
          <w:divBdr>
            <w:top w:val="none" w:sz="0" w:space="0" w:color="auto"/>
            <w:left w:val="none" w:sz="0" w:space="0" w:color="auto"/>
            <w:bottom w:val="none" w:sz="0" w:space="0" w:color="auto"/>
            <w:right w:val="none" w:sz="0" w:space="0" w:color="auto"/>
          </w:divBdr>
        </w:div>
        <w:div w:id="1455716371">
          <w:marLeft w:val="547"/>
          <w:marRight w:val="0"/>
          <w:marTop w:val="96"/>
          <w:marBottom w:val="0"/>
          <w:divBdr>
            <w:top w:val="none" w:sz="0" w:space="0" w:color="auto"/>
            <w:left w:val="none" w:sz="0" w:space="0" w:color="auto"/>
            <w:bottom w:val="none" w:sz="0" w:space="0" w:color="auto"/>
            <w:right w:val="none" w:sz="0" w:space="0" w:color="auto"/>
          </w:divBdr>
        </w:div>
        <w:div w:id="1491172253">
          <w:marLeft w:val="1166"/>
          <w:marRight w:val="0"/>
          <w:marTop w:val="86"/>
          <w:marBottom w:val="0"/>
          <w:divBdr>
            <w:top w:val="none" w:sz="0" w:space="0" w:color="auto"/>
            <w:left w:val="none" w:sz="0" w:space="0" w:color="auto"/>
            <w:bottom w:val="none" w:sz="0" w:space="0" w:color="auto"/>
            <w:right w:val="none" w:sz="0" w:space="0" w:color="auto"/>
          </w:divBdr>
        </w:div>
        <w:div w:id="2111003582">
          <w:marLeft w:val="547"/>
          <w:marRight w:val="0"/>
          <w:marTop w:val="96"/>
          <w:marBottom w:val="0"/>
          <w:divBdr>
            <w:top w:val="none" w:sz="0" w:space="0" w:color="auto"/>
            <w:left w:val="none" w:sz="0" w:space="0" w:color="auto"/>
            <w:bottom w:val="none" w:sz="0" w:space="0" w:color="auto"/>
            <w:right w:val="none" w:sz="0" w:space="0" w:color="auto"/>
          </w:divBdr>
        </w:div>
      </w:divsChild>
    </w:div>
    <w:div w:id="701437625">
      <w:bodyDiv w:val="1"/>
      <w:marLeft w:val="0"/>
      <w:marRight w:val="0"/>
      <w:marTop w:val="0"/>
      <w:marBottom w:val="0"/>
      <w:divBdr>
        <w:top w:val="none" w:sz="0" w:space="0" w:color="auto"/>
        <w:left w:val="none" w:sz="0" w:space="0" w:color="auto"/>
        <w:bottom w:val="none" w:sz="0" w:space="0" w:color="auto"/>
        <w:right w:val="none" w:sz="0" w:space="0" w:color="auto"/>
      </w:divBdr>
    </w:div>
    <w:div w:id="702290955">
      <w:bodyDiv w:val="1"/>
      <w:marLeft w:val="0"/>
      <w:marRight w:val="0"/>
      <w:marTop w:val="0"/>
      <w:marBottom w:val="0"/>
      <w:divBdr>
        <w:top w:val="none" w:sz="0" w:space="0" w:color="auto"/>
        <w:left w:val="none" w:sz="0" w:space="0" w:color="auto"/>
        <w:bottom w:val="none" w:sz="0" w:space="0" w:color="auto"/>
        <w:right w:val="none" w:sz="0" w:space="0" w:color="auto"/>
      </w:divBdr>
    </w:div>
    <w:div w:id="703284289">
      <w:bodyDiv w:val="1"/>
      <w:marLeft w:val="0"/>
      <w:marRight w:val="0"/>
      <w:marTop w:val="0"/>
      <w:marBottom w:val="0"/>
      <w:divBdr>
        <w:top w:val="none" w:sz="0" w:space="0" w:color="auto"/>
        <w:left w:val="none" w:sz="0" w:space="0" w:color="auto"/>
        <w:bottom w:val="none" w:sz="0" w:space="0" w:color="auto"/>
        <w:right w:val="none" w:sz="0" w:space="0" w:color="auto"/>
      </w:divBdr>
    </w:div>
    <w:div w:id="705102950">
      <w:bodyDiv w:val="1"/>
      <w:marLeft w:val="0"/>
      <w:marRight w:val="0"/>
      <w:marTop w:val="0"/>
      <w:marBottom w:val="0"/>
      <w:divBdr>
        <w:top w:val="none" w:sz="0" w:space="0" w:color="auto"/>
        <w:left w:val="none" w:sz="0" w:space="0" w:color="auto"/>
        <w:bottom w:val="none" w:sz="0" w:space="0" w:color="auto"/>
        <w:right w:val="none" w:sz="0" w:space="0" w:color="auto"/>
      </w:divBdr>
    </w:div>
    <w:div w:id="705108560">
      <w:bodyDiv w:val="1"/>
      <w:marLeft w:val="0"/>
      <w:marRight w:val="0"/>
      <w:marTop w:val="0"/>
      <w:marBottom w:val="0"/>
      <w:divBdr>
        <w:top w:val="none" w:sz="0" w:space="0" w:color="auto"/>
        <w:left w:val="none" w:sz="0" w:space="0" w:color="auto"/>
        <w:bottom w:val="none" w:sz="0" w:space="0" w:color="auto"/>
        <w:right w:val="none" w:sz="0" w:space="0" w:color="auto"/>
      </w:divBdr>
    </w:div>
    <w:div w:id="705567637">
      <w:bodyDiv w:val="1"/>
      <w:marLeft w:val="0"/>
      <w:marRight w:val="0"/>
      <w:marTop w:val="0"/>
      <w:marBottom w:val="0"/>
      <w:divBdr>
        <w:top w:val="none" w:sz="0" w:space="0" w:color="auto"/>
        <w:left w:val="none" w:sz="0" w:space="0" w:color="auto"/>
        <w:bottom w:val="none" w:sz="0" w:space="0" w:color="auto"/>
        <w:right w:val="none" w:sz="0" w:space="0" w:color="auto"/>
      </w:divBdr>
    </w:div>
    <w:div w:id="706492965">
      <w:bodyDiv w:val="1"/>
      <w:marLeft w:val="0"/>
      <w:marRight w:val="0"/>
      <w:marTop w:val="0"/>
      <w:marBottom w:val="0"/>
      <w:divBdr>
        <w:top w:val="none" w:sz="0" w:space="0" w:color="auto"/>
        <w:left w:val="none" w:sz="0" w:space="0" w:color="auto"/>
        <w:bottom w:val="none" w:sz="0" w:space="0" w:color="auto"/>
        <w:right w:val="none" w:sz="0" w:space="0" w:color="auto"/>
      </w:divBdr>
      <w:divsChild>
        <w:div w:id="573663377">
          <w:marLeft w:val="0"/>
          <w:marRight w:val="0"/>
          <w:marTop w:val="0"/>
          <w:marBottom w:val="0"/>
          <w:divBdr>
            <w:top w:val="none" w:sz="0" w:space="0" w:color="auto"/>
            <w:left w:val="none" w:sz="0" w:space="0" w:color="auto"/>
            <w:bottom w:val="none" w:sz="0" w:space="0" w:color="auto"/>
            <w:right w:val="none" w:sz="0" w:space="0" w:color="auto"/>
          </w:divBdr>
          <w:divsChild>
            <w:div w:id="298803366">
              <w:marLeft w:val="0"/>
              <w:marRight w:val="0"/>
              <w:marTop w:val="0"/>
              <w:marBottom w:val="0"/>
              <w:divBdr>
                <w:top w:val="none" w:sz="0" w:space="0" w:color="auto"/>
                <w:left w:val="none" w:sz="0" w:space="0" w:color="auto"/>
                <w:bottom w:val="none" w:sz="0" w:space="0" w:color="auto"/>
                <w:right w:val="none" w:sz="0" w:space="0" w:color="auto"/>
              </w:divBdr>
            </w:div>
            <w:div w:id="1526288033">
              <w:marLeft w:val="0"/>
              <w:marRight w:val="0"/>
              <w:marTop w:val="0"/>
              <w:marBottom w:val="0"/>
              <w:divBdr>
                <w:top w:val="none" w:sz="0" w:space="0" w:color="auto"/>
                <w:left w:val="none" w:sz="0" w:space="0" w:color="auto"/>
                <w:bottom w:val="none" w:sz="0" w:space="0" w:color="auto"/>
                <w:right w:val="none" w:sz="0" w:space="0" w:color="auto"/>
              </w:divBdr>
            </w:div>
            <w:div w:id="1594701623">
              <w:marLeft w:val="0"/>
              <w:marRight w:val="0"/>
              <w:marTop w:val="0"/>
              <w:marBottom w:val="0"/>
              <w:divBdr>
                <w:top w:val="none" w:sz="0" w:space="0" w:color="auto"/>
                <w:left w:val="none" w:sz="0" w:space="0" w:color="auto"/>
                <w:bottom w:val="none" w:sz="0" w:space="0" w:color="auto"/>
                <w:right w:val="none" w:sz="0" w:space="0" w:color="auto"/>
              </w:divBdr>
            </w:div>
            <w:div w:id="17403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9377">
      <w:bodyDiv w:val="1"/>
      <w:marLeft w:val="0"/>
      <w:marRight w:val="0"/>
      <w:marTop w:val="0"/>
      <w:marBottom w:val="0"/>
      <w:divBdr>
        <w:top w:val="none" w:sz="0" w:space="0" w:color="auto"/>
        <w:left w:val="none" w:sz="0" w:space="0" w:color="auto"/>
        <w:bottom w:val="none" w:sz="0" w:space="0" w:color="auto"/>
        <w:right w:val="none" w:sz="0" w:space="0" w:color="auto"/>
      </w:divBdr>
      <w:divsChild>
        <w:div w:id="339241959">
          <w:marLeft w:val="547"/>
          <w:marRight w:val="0"/>
          <w:marTop w:val="134"/>
          <w:marBottom w:val="0"/>
          <w:divBdr>
            <w:top w:val="none" w:sz="0" w:space="0" w:color="auto"/>
            <w:left w:val="none" w:sz="0" w:space="0" w:color="auto"/>
            <w:bottom w:val="none" w:sz="0" w:space="0" w:color="auto"/>
            <w:right w:val="none" w:sz="0" w:space="0" w:color="auto"/>
          </w:divBdr>
        </w:div>
        <w:div w:id="1118187109">
          <w:marLeft w:val="1166"/>
          <w:marRight w:val="0"/>
          <w:marTop w:val="115"/>
          <w:marBottom w:val="0"/>
          <w:divBdr>
            <w:top w:val="none" w:sz="0" w:space="0" w:color="auto"/>
            <w:left w:val="none" w:sz="0" w:space="0" w:color="auto"/>
            <w:bottom w:val="none" w:sz="0" w:space="0" w:color="auto"/>
            <w:right w:val="none" w:sz="0" w:space="0" w:color="auto"/>
          </w:divBdr>
        </w:div>
        <w:div w:id="1292058129">
          <w:marLeft w:val="547"/>
          <w:marRight w:val="0"/>
          <w:marTop w:val="134"/>
          <w:marBottom w:val="0"/>
          <w:divBdr>
            <w:top w:val="none" w:sz="0" w:space="0" w:color="auto"/>
            <w:left w:val="none" w:sz="0" w:space="0" w:color="auto"/>
            <w:bottom w:val="none" w:sz="0" w:space="0" w:color="auto"/>
            <w:right w:val="none" w:sz="0" w:space="0" w:color="auto"/>
          </w:divBdr>
        </w:div>
        <w:div w:id="1525943666">
          <w:marLeft w:val="1166"/>
          <w:marRight w:val="0"/>
          <w:marTop w:val="115"/>
          <w:marBottom w:val="0"/>
          <w:divBdr>
            <w:top w:val="none" w:sz="0" w:space="0" w:color="auto"/>
            <w:left w:val="none" w:sz="0" w:space="0" w:color="auto"/>
            <w:bottom w:val="none" w:sz="0" w:space="0" w:color="auto"/>
            <w:right w:val="none" w:sz="0" w:space="0" w:color="auto"/>
          </w:divBdr>
        </w:div>
      </w:divsChild>
    </w:div>
    <w:div w:id="712272378">
      <w:bodyDiv w:val="1"/>
      <w:marLeft w:val="0"/>
      <w:marRight w:val="0"/>
      <w:marTop w:val="0"/>
      <w:marBottom w:val="0"/>
      <w:divBdr>
        <w:top w:val="none" w:sz="0" w:space="0" w:color="auto"/>
        <w:left w:val="none" w:sz="0" w:space="0" w:color="auto"/>
        <w:bottom w:val="none" w:sz="0" w:space="0" w:color="auto"/>
        <w:right w:val="none" w:sz="0" w:space="0" w:color="auto"/>
      </w:divBdr>
    </w:div>
    <w:div w:id="712460228">
      <w:bodyDiv w:val="1"/>
      <w:marLeft w:val="0"/>
      <w:marRight w:val="0"/>
      <w:marTop w:val="0"/>
      <w:marBottom w:val="0"/>
      <w:divBdr>
        <w:top w:val="none" w:sz="0" w:space="0" w:color="auto"/>
        <w:left w:val="none" w:sz="0" w:space="0" w:color="auto"/>
        <w:bottom w:val="none" w:sz="0" w:space="0" w:color="auto"/>
        <w:right w:val="none" w:sz="0" w:space="0" w:color="auto"/>
      </w:divBdr>
      <w:divsChild>
        <w:div w:id="659235169">
          <w:marLeft w:val="1166"/>
          <w:marRight w:val="0"/>
          <w:marTop w:val="115"/>
          <w:marBottom w:val="0"/>
          <w:divBdr>
            <w:top w:val="none" w:sz="0" w:space="0" w:color="auto"/>
            <w:left w:val="none" w:sz="0" w:space="0" w:color="auto"/>
            <w:bottom w:val="none" w:sz="0" w:space="0" w:color="auto"/>
            <w:right w:val="none" w:sz="0" w:space="0" w:color="auto"/>
          </w:divBdr>
        </w:div>
        <w:div w:id="2009743202">
          <w:marLeft w:val="547"/>
          <w:marRight w:val="0"/>
          <w:marTop w:val="134"/>
          <w:marBottom w:val="0"/>
          <w:divBdr>
            <w:top w:val="none" w:sz="0" w:space="0" w:color="auto"/>
            <w:left w:val="none" w:sz="0" w:space="0" w:color="auto"/>
            <w:bottom w:val="none" w:sz="0" w:space="0" w:color="auto"/>
            <w:right w:val="none" w:sz="0" w:space="0" w:color="auto"/>
          </w:divBdr>
        </w:div>
        <w:div w:id="2106657212">
          <w:marLeft w:val="1166"/>
          <w:marRight w:val="0"/>
          <w:marTop w:val="115"/>
          <w:marBottom w:val="0"/>
          <w:divBdr>
            <w:top w:val="none" w:sz="0" w:space="0" w:color="auto"/>
            <w:left w:val="none" w:sz="0" w:space="0" w:color="auto"/>
            <w:bottom w:val="none" w:sz="0" w:space="0" w:color="auto"/>
            <w:right w:val="none" w:sz="0" w:space="0" w:color="auto"/>
          </w:divBdr>
        </w:div>
      </w:divsChild>
    </w:div>
    <w:div w:id="712463193">
      <w:bodyDiv w:val="1"/>
      <w:marLeft w:val="0"/>
      <w:marRight w:val="0"/>
      <w:marTop w:val="0"/>
      <w:marBottom w:val="0"/>
      <w:divBdr>
        <w:top w:val="none" w:sz="0" w:space="0" w:color="auto"/>
        <w:left w:val="none" w:sz="0" w:space="0" w:color="auto"/>
        <w:bottom w:val="none" w:sz="0" w:space="0" w:color="auto"/>
        <w:right w:val="none" w:sz="0" w:space="0" w:color="auto"/>
      </w:divBdr>
      <w:divsChild>
        <w:div w:id="478619028">
          <w:marLeft w:val="0"/>
          <w:marRight w:val="0"/>
          <w:marTop w:val="0"/>
          <w:marBottom w:val="0"/>
          <w:divBdr>
            <w:top w:val="none" w:sz="0" w:space="0" w:color="auto"/>
            <w:left w:val="none" w:sz="0" w:space="0" w:color="auto"/>
            <w:bottom w:val="none" w:sz="0" w:space="0" w:color="auto"/>
            <w:right w:val="none" w:sz="0" w:space="0" w:color="auto"/>
          </w:divBdr>
        </w:div>
      </w:divsChild>
    </w:div>
    <w:div w:id="712539929">
      <w:bodyDiv w:val="1"/>
      <w:marLeft w:val="0"/>
      <w:marRight w:val="0"/>
      <w:marTop w:val="0"/>
      <w:marBottom w:val="0"/>
      <w:divBdr>
        <w:top w:val="none" w:sz="0" w:space="0" w:color="auto"/>
        <w:left w:val="none" w:sz="0" w:space="0" w:color="auto"/>
        <w:bottom w:val="none" w:sz="0" w:space="0" w:color="auto"/>
        <w:right w:val="none" w:sz="0" w:space="0" w:color="auto"/>
      </w:divBdr>
    </w:div>
    <w:div w:id="712728176">
      <w:bodyDiv w:val="1"/>
      <w:marLeft w:val="0"/>
      <w:marRight w:val="0"/>
      <w:marTop w:val="0"/>
      <w:marBottom w:val="0"/>
      <w:divBdr>
        <w:top w:val="none" w:sz="0" w:space="0" w:color="auto"/>
        <w:left w:val="none" w:sz="0" w:space="0" w:color="auto"/>
        <w:bottom w:val="none" w:sz="0" w:space="0" w:color="auto"/>
        <w:right w:val="none" w:sz="0" w:space="0" w:color="auto"/>
      </w:divBdr>
    </w:div>
    <w:div w:id="714429658">
      <w:bodyDiv w:val="1"/>
      <w:marLeft w:val="0"/>
      <w:marRight w:val="0"/>
      <w:marTop w:val="0"/>
      <w:marBottom w:val="0"/>
      <w:divBdr>
        <w:top w:val="none" w:sz="0" w:space="0" w:color="auto"/>
        <w:left w:val="none" w:sz="0" w:space="0" w:color="auto"/>
        <w:bottom w:val="none" w:sz="0" w:space="0" w:color="auto"/>
        <w:right w:val="none" w:sz="0" w:space="0" w:color="auto"/>
      </w:divBdr>
      <w:divsChild>
        <w:div w:id="158932227">
          <w:marLeft w:val="1166"/>
          <w:marRight w:val="0"/>
          <w:marTop w:val="77"/>
          <w:marBottom w:val="0"/>
          <w:divBdr>
            <w:top w:val="none" w:sz="0" w:space="0" w:color="auto"/>
            <w:left w:val="none" w:sz="0" w:space="0" w:color="auto"/>
            <w:bottom w:val="none" w:sz="0" w:space="0" w:color="auto"/>
            <w:right w:val="none" w:sz="0" w:space="0" w:color="auto"/>
          </w:divBdr>
        </w:div>
        <w:div w:id="862594557">
          <w:marLeft w:val="1166"/>
          <w:marRight w:val="0"/>
          <w:marTop w:val="77"/>
          <w:marBottom w:val="0"/>
          <w:divBdr>
            <w:top w:val="none" w:sz="0" w:space="0" w:color="auto"/>
            <w:left w:val="none" w:sz="0" w:space="0" w:color="auto"/>
            <w:bottom w:val="none" w:sz="0" w:space="0" w:color="auto"/>
            <w:right w:val="none" w:sz="0" w:space="0" w:color="auto"/>
          </w:divBdr>
        </w:div>
        <w:div w:id="1824349310">
          <w:marLeft w:val="1166"/>
          <w:marRight w:val="0"/>
          <w:marTop w:val="77"/>
          <w:marBottom w:val="0"/>
          <w:divBdr>
            <w:top w:val="none" w:sz="0" w:space="0" w:color="auto"/>
            <w:left w:val="none" w:sz="0" w:space="0" w:color="auto"/>
            <w:bottom w:val="none" w:sz="0" w:space="0" w:color="auto"/>
            <w:right w:val="none" w:sz="0" w:space="0" w:color="auto"/>
          </w:divBdr>
        </w:div>
        <w:div w:id="1845239795">
          <w:marLeft w:val="547"/>
          <w:marRight w:val="0"/>
          <w:marTop w:val="96"/>
          <w:marBottom w:val="0"/>
          <w:divBdr>
            <w:top w:val="none" w:sz="0" w:space="0" w:color="auto"/>
            <w:left w:val="none" w:sz="0" w:space="0" w:color="auto"/>
            <w:bottom w:val="none" w:sz="0" w:space="0" w:color="auto"/>
            <w:right w:val="none" w:sz="0" w:space="0" w:color="auto"/>
          </w:divBdr>
        </w:div>
        <w:div w:id="1928269075">
          <w:marLeft w:val="547"/>
          <w:marRight w:val="0"/>
          <w:marTop w:val="96"/>
          <w:marBottom w:val="0"/>
          <w:divBdr>
            <w:top w:val="none" w:sz="0" w:space="0" w:color="auto"/>
            <w:left w:val="none" w:sz="0" w:space="0" w:color="auto"/>
            <w:bottom w:val="none" w:sz="0" w:space="0" w:color="auto"/>
            <w:right w:val="none" w:sz="0" w:space="0" w:color="auto"/>
          </w:divBdr>
        </w:div>
        <w:div w:id="1964076239">
          <w:marLeft w:val="1166"/>
          <w:marRight w:val="0"/>
          <w:marTop w:val="77"/>
          <w:marBottom w:val="0"/>
          <w:divBdr>
            <w:top w:val="none" w:sz="0" w:space="0" w:color="auto"/>
            <w:left w:val="none" w:sz="0" w:space="0" w:color="auto"/>
            <w:bottom w:val="none" w:sz="0" w:space="0" w:color="auto"/>
            <w:right w:val="none" w:sz="0" w:space="0" w:color="auto"/>
          </w:divBdr>
        </w:div>
        <w:div w:id="1981762442">
          <w:marLeft w:val="547"/>
          <w:marRight w:val="0"/>
          <w:marTop w:val="96"/>
          <w:marBottom w:val="0"/>
          <w:divBdr>
            <w:top w:val="none" w:sz="0" w:space="0" w:color="auto"/>
            <w:left w:val="none" w:sz="0" w:space="0" w:color="auto"/>
            <w:bottom w:val="none" w:sz="0" w:space="0" w:color="auto"/>
            <w:right w:val="none" w:sz="0" w:space="0" w:color="auto"/>
          </w:divBdr>
        </w:div>
        <w:div w:id="1986742213">
          <w:marLeft w:val="1166"/>
          <w:marRight w:val="0"/>
          <w:marTop w:val="77"/>
          <w:marBottom w:val="0"/>
          <w:divBdr>
            <w:top w:val="none" w:sz="0" w:space="0" w:color="auto"/>
            <w:left w:val="none" w:sz="0" w:space="0" w:color="auto"/>
            <w:bottom w:val="none" w:sz="0" w:space="0" w:color="auto"/>
            <w:right w:val="none" w:sz="0" w:space="0" w:color="auto"/>
          </w:divBdr>
        </w:div>
        <w:div w:id="2141412804">
          <w:marLeft w:val="1166"/>
          <w:marRight w:val="0"/>
          <w:marTop w:val="77"/>
          <w:marBottom w:val="0"/>
          <w:divBdr>
            <w:top w:val="none" w:sz="0" w:space="0" w:color="auto"/>
            <w:left w:val="none" w:sz="0" w:space="0" w:color="auto"/>
            <w:bottom w:val="none" w:sz="0" w:space="0" w:color="auto"/>
            <w:right w:val="none" w:sz="0" w:space="0" w:color="auto"/>
          </w:divBdr>
        </w:div>
      </w:divsChild>
    </w:div>
    <w:div w:id="715082293">
      <w:bodyDiv w:val="1"/>
      <w:marLeft w:val="0"/>
      <w:marRight w:val="0"/>
      <w:marTop w:val="0"/>
      <w:marBottom w:val="0"/>
      <w:divBdr>
        <w:top w:val="none" w:sz="0" w:space="0" w:color="auto"/>
        <w:left w:val="none" w:sz="0" w:space="0" w:color="auto"/>
        <w:bottom w:val="none" w:sz="0" w:space="0" w:color="auto"/>
        <w:right w:val="none" w:sz="0" w:space="0" w:color="auto"/>
      </w:divBdr>
    </w:div>
    <w:div w:id="715087987">
      <w:bodyDiv w:val="1"/>
      <w:marLeft w:val="0"/>
      <w:marRight w:val="0"/>
      <w:marTop w:val="0"/>
      <w:marBottom w:val="0"/>
      <w:divBdr>
        <w:top w:val="none" w:sz="0" w:space="0" w:color="auto"/>
        <w:left w:val="none" w:sz="0" w:space="0" w:color="auto"/>
        <w:bottom w:val="none" w:sz="0" w:space="0" w:color="auto"/>
        <w:right w:val="none" w:sz="0" w:space="0" w:color="auto"/>
      </w:divBdr>
    </w:div>
    <w:div w:id="715354812">
      <w:bodyDiv w:val="1"/>
      <w:marLeft w:val="0"/>
      <w:marRight w:val="0"/>
      <w:marTop w:val="0"/>
      <w:marBottom w:val="0"/>
      <w:divBdr>
        <w:top w:val="none" w:sz="0" w:space="0" w:color="auto"/>
        <w:left w:val="none" w:sz="0" w:space="0" w:color="auto"/>
        <w:bottom w:val="none" w:sz="0" w:space="0" w:color="auto"/>
        <w:right w:val="none" w:sz="0" w:space="0" w:color="auto"/>
      </w:divBdr>
    </w:div>
    <w:div w:id="715858050">
      <w:bodyDiv w:val="1"/>
      <w:marLeft w:val="0"/>
      <w:marRight w:val="0"/>
      <w:marTop w:val="0"/>
      <w:marBottom w:val="0"/>
      <w:divBdr>
        <w:top w:val="none" w:sz="0" w:space="0" w:color="auto"/>
        <w:left w:val="none" w:sz="0" w:space="0" w:color="auto"/>
        <w:bottom w:val="none" w:sz="0" w:space="0" w:color="auto"/>
        <w:right w:val="none" w:sz="0" w:space="0" w:color="auto"/>
      </w:divBdr>
    </w:div>
    <w:div w:id="715935910">
      <w:bodyDiv w:val="1"/>
      <w:marLeft w:val="0"/>
      <w:marRight w:val="0"/>
      <w:marTop w:val="0"/>
      <w:marBottom w:val="0"/>
      <w:divBdr>
        <w:top w:val="none" w:sz="0" w:space="0" w:color="auto"/>
        <w:left w:val="none" w:sz="0" w:space="0" w:color="auto"/>
        <w:bottom w:val="none" w:sz="0" w:space="0" w:color="auto"/>
        <w:right w:val="none" w:sz="0" w:space="0" w:color="auto"/>
      </w:divBdr>
      <w:divsChild>
        <w:div w:id="194974185">
          <w:marLeft w:val="1166"/>
          <w:marRight w:val="0"/>
          <w:marTop w:val="125"/>
          <w:marBottom w:val="0"/>
          <w:divBdr>
            <w:top w:val="none" w:sz="0" w:space="0" w:color="auto"/>
            <w:left w:val="none" w:sz="0" w:space="0" w:color="auto"/>
            <w:bottom w:val="none" w:sz="0" w:space="0" w:color="auto"/>
            <w:right w:val="none" w:sz="0" w:space="0" w:color="auto"/>
          </w:divBdr>
        </w:div>
        <w:div w:id="507595460">
          <w:marLeft w:val="1166"/>
          <w:marRight w:val="0"/>
          <w:marTop w:val="125"/>
          <w:marBottom w:val="0"/>
          <w:divBdr>
            <w:top w:val="none" w:sz="0" w:space="0" w:color="auto"/>
            <w:left w:val="none" w:sz="0" w:space="0" w:color="auto"/>
            <w:bottom w:val="none" w:sz="0" w:space="0" w:color="auto"/>
            <w:right w:val="none" w:sz="0" w:space="0" w:color="auto"/>
          </w:divBdr>
        </w:div>
        <w:div w:id="748884590">
          <w:marLeft w:val="1166"/>
          <w:marRight w:val="0"/>
          <w:marTop w:val="125"/>
          <w:marBottom w:val="0"/>
          <w:divBdr>
            <w:top w:val="none" w:sz="0" w:space="0" w:color="auto"/>
            <w:left w:val="none" w:sz="0" w:space="0" w:color="auto"/>
            <w:bottom w:val="none" w:sz="0" w:space="0" w:color="auto"/>
            <w:right w:val="none" w:sz="0" w:space="0" w:color="auto"/>
          </w:divBdr>
        </w:div>
        <w:div w:id="1215501785">
          <w:marLeft w:val="1166"/>
          <w:marRight w:val="0"/>
          <w:marTop w:val="125"/>
          <w:marBottom w:val="0"/>
          <w:divBdr>
            <w:top w:val="none" w:sz="0" w:space="0" w:color="auto"/>
            <w:left w:val="none" w:sz="0" w:space="0" w:color="auto"/>
            <w:bottom w:val="none" w:sz="0" w:space="0" w:color="auto"/>
            <w:right w:val="none" w:sz="0" w:space="0" w:color="auto"/>
          </w:divBdr>
        </w:div>
        <w:div w:id="1629318595">
          <w:marLeft w:val="547"/>
          <w:marRight w:val="0"/>
          <w:marTop w:val="144"/>
          <w:marBottom w:val="0"/>
          <w:divBdr>
            <w:top w:val="none" w:sz="0" w:space="0" w:color="auto"/>
            <w:left w:val="none" w:sz="0" w:space="0" w:color="auto"/>
            <w:bottom w:val="none" w:sz="0" w:space="0" w:color="auto"/>
            <w:right w:val="none" w:sz="0" w:space="0" w:color="auto"/>
          </w:divBdr>
        </w:div>
        <w:div w:id="1740209308">
          <w:marLeft w:val="547"/>
          <w:marRight w:val="0"/>
          <w:marTop w:val="144"/>
          <w:marBottom w:val="0"/>
          <w:divBdr>
            <w:top w:val="none" w:sz="0" w:space="0" w:color="auto"/>
            <w:left w:val="none" w:sz="0" w:space="0" w:color="auto"/>
            <w:bottom w:val="none" w:sz="0" w:space="0" w:color="auto"/>
            <w:right w:val="none" w:sz="0" w:space="0" w:color="auto"/>
          </w:divBdr>
        </w:div>
        <w:div w:id="1772971246">
          <w:marLeft w:val="1166"/>
          <w:marRight w:val="0"/>
          <w:marTop w:val="125"/>
          <w:marBottom w:val="0"/>
          <w:divBdr>
            <w:top w:val="none" w:sz="0" w:space="0" w:color="auto"/>
            <w:left w:val="none" w:sz="0" w:space="0" w:color="auto"/>
            <w:bottom w:val="none" w:sz="0" w:space="0" w:color="auto"/>
            <w:right w:val="none" w:sz="0" w:space="0" w:color="auto"/>
          </w:divBdr>
        </w:div>
        <w:div w:id="1825970476">
          <w:marLeft w:val="1166"/>
          <w:marRight w:val="0"/>
          <w:marTop w:val="125"/>
          <w:marBottom w:val="0"/>
          <w:divBdr>
            <w:top w:val="none" w:sz="0" w:space="0" w:color="auto"/>
            <w:left w:val="none" w:sz="0" w:space="0" w:color="auto"/>
            <w:bottom w:val="none" w:sz="0" w:space="0" w:color="auto"/>
            <w:right w:val="none" w:sz="0" w:space="0" w:color="auto"/>
          </w:divBdr>
        </w:div>
      </w:divsChild>
    </w:div>
    <w:div w:id="716003701">
      <w:bodyDiv w:val="1"/>
      <w:marLeft w:val="0"/>
      <w:marRight w:val="0"/>
      <w:marTop w:val="0"/>
      <w:marBottom w:val="0"/>
      <w:divBdr>
        <w:top w:val="none" w:sz="0" w:space="0" w:color="auto"/>
        <w:left w:val="none" w:sz="0" w:space="0" w:color="auto"/>
        <w:bottom w:val="none" w:sz="0" w:space="0" w:color="auto"/>
        <w:right w:val="none" w:sz="0" w:space="0" w:color="auto"/>
      </w:divBdr>
    </w:div>
    <w:div w:id="718824142">
      <w:bodyDiv w:val="1"/>
      <w:marLeft w:val="0"/>
      <w:marRight w:val="0"/>
      <w:marTop w:val="0"/>
      <w:marBottom w:val="0"/>
      <w:divBdr>
        <w:top w:val="none" w:sz="0" w:space="0" w:color="auto"/>
        <w:left w:val="none" w:sz="0" w:space="0" w:color="auto"/>
        <w:bottom w:val="none" w:sz="0" w:space="0" w:color="auto"/>
        <w:right w:val="none" w:sz="0" w:space="0" w:color="auto"/>
      </w:divBdr>
    </w:div>
    <w:div w:id="719204155">
      <w:bodyDiv w:val="1"/>
      <w:marLeft w:val="0"/>
      <w:marRight w:val="0"/>
      <w:marTop w:val="0"/>
      <w:marBottom w:val="0"/>
      <w:divBdr>
        <w:top w:val="none" w:sz="0" w:space="0" w:color="auto"/>
        <w:left w:val="none" w:sz="0" w:space="0" w:color="auto"/>
        <w:bottom w:val="none" w:sz="0" w:space="0" w:color="auto"/>
        <w:right w:val="none" w:sz="0" w:space="0" w:color="auto"/>
      </w:divBdr>
    </w:div>
    <w:div w:id="719667388">
      <w:bodyDiv w:val="1"/>
      <w:marLeft w:val="0"/>
      <w:marRight w:val="0"/>
      <w:marTop w:val="0"/>
      <w:marBottom w:val="0"/>
      <w:divBdr>
        <w:top w:val="none" w:sz="0" w:space="0" w:color="auto"/>
        <w:left w:val="none" w:sz="0" w:space="0" w:color="auto"/>
        <w:bottom w:val="none" w:sz="0" w:space="0" w:color="auto"/>
        <w:right w:val="none" w:sz="0" w:space="0" w:color="auto"/>
      </w:divBdr>
    </w:div>
    <w:div w:id="720831038">
      <w:bodyDiv w:val="1"/>
      <w:marLeft w:val="0"/>
      <w:marRight w:val="0"/>
      <w:marTop w:val="0"/>
      <w:marBottom w:val="0"/>
      <w:divBdr>
        <w:top w:val="none" w:sz="0" w:space="0" w:color="auto"/>
        <w:left w:val="none" w:sz="0" w:space="0" w:color="auto"/>
        <w:bottom w:val="none" w:sz="0" w:space="0" w:color="auto"/>
        <w:right w:val="none" w:sz="0" w:space="0" w:color="auto"/>
      </w:divBdr>
    </w:div>
    <w:div w:id="721097938">
      <w:bodyDiv w:val="1"/>
      <w:marLeft w:val="0"/>
      <w:marRight w:val="0"/>
      <w:marTop w:val="0"/>
      <w:marBottom w:val="0"/>
      <w:divBdr>
        <w:top w:val="none" w:sz="0" w:space="0" w:color="auto"/>
        <w:left w:val="none" w:sz="0" w:space="0" w:color="auto"/>
        <w:bottom w:val="none" w:sz="0" w:space="0" w:color="auto"/>
        <w:right w:val="none" w:sz="0" w:space="0" w:color="auto"/>
      </w:divBdr>
    </w:div>
    <w:div w:id="722410511">
      <w:bodyDiv w:val="1"/>
      <w:marLeft w:val="0"/>
      <w:marRight w:val="0"/>
      <w:marTop w:val="0"/>
      <w:marBottom w:val="0"/>
      <w:divBdr>
        <w:top w:val="none" w:sz="0" w:space="0" w:color="auto"/>
        <w:left w:val="none" w:sz="0" w:space="0" w:color="auto"/>
        <w:bottom w:val="none" w:sz="0" w:space="0" w:color="auto"/>
        <w:right w:val="none" w:sz="0" w:space="0" w:color="auto"/>
      </w:divBdr>
      <w:divsChild>
        <w:div w:id="77946527">
          <w:marLeft w:val="1166"/>
          <w:marRight w:val="0"/>
          <w:marTop w:val="115"/>
          <w:marBottom w:val="0"/>
          <w:divBdr>
            <w:top w:val="none" w:sz="0" w:space="0" w:color="auto"/>
            <w:left w:val="none" w:sz="0" w:space="0" w:color="auto"/>
            <w:bottom w:val="none" w:sz="0" w:space="0" w:color="auto"/>
            <w:right w:val="none" w:sz="0" w:space="0" w:color="auto"/>
          </w:divBdr>
        </w:div>
        <w:div w:id="278337836">
          <w:marLeft w:val="1166"/>
          <w:marRight w:val="0"/>
          <w:marTop w:val="115"/>
          <w:marBottom w:val="0"/>
          <w:divBdr>
            <w:top w:val="none" w:sz="0" w:space="0" w:color="auto"/>
            <w:left w:val="none" w:sz="0" w:space="0" w:color="auto"/>
            <w:bottom w:val="none" w:sz="0" w:space="0" w:color="auto"/>
            <w:right w:val="none" w:sz="0" w:space="0" w:color="auto"/>
          </w:divBdr>
        </w:div>
        <w:div w:id="375617761">
          <w:marLeft w:val="1166"/>
          <w:marRight w:val="0"/>
          <w:marTop w:val="115"/>
          <w:marBottom w:val="0"/>
          <w:divBdr>
            <w:top w:val="none" w:sz="0" w:space="0" w:color="auto"/>
            <w:left w:val="none" w:sz="0" w:space="0" w:color="auto"/>
            <w:bottom w:val="none" w:sz="0" w:space="0" w:color="auto"/>
            <w:right w:val="none" w:sz="0" w:space="0" w:color="auto"/>
          </w:divBdr>
        </w:div>
        <w:div w:id="1988628654">
          <w:marLeft w:val="547"/>
          <w:marRight w:val="0"/>
          <w:marTop w:val="134"/>
          <w:marBottom w:val="0"/>
          <w:divBdr>
            <w:top w:val="none" w:sz="0" w:space="0" w:color="auto"/>
            <w:left w:val="none" w:sz="0" w:space="0" w:color="auto"/>
            <w:bottom w:val="none" w:sz="0" w:space="0" w:color="auto"/>
            <w:right w:val="none" w:sz="0" w:space="0" w:color="auto"/>
          </w:divBdr>
        </w:div>
      </w:divsChild>
    </w:div>
    <w:div w:id="723220745">
      <w:bodyDiv w:val="1"/>
      <w:marLeft w:val="0"/>
      <w:marRight w:val="0"/>
      <w:marTop w:val="0"/>
      <w:marBottom w:val="0"/>
      <w:divBdr>
        <w:top w:val="none" w:sz="0" w:space="0" w:color="auto"/>
        <w:left w:val="none" w:sz="0" w:space="0" w:color="auto"/>
        <w:bottom w:val="none" w:sz="0" w:space="0" w:color="auto"/>
        <w:right w:val="none" w:sz="0" w:space="0" w:color="auto"/>
      </w:divBdr>
    </w:div>
    <w:div w:id="723526240">
      <w:bodyDiv w:val="1"/>
      <w:marLeft w:val="0"/>
      <w:marRight w:val="0"/>
      <w:marTop w:val="0"/>
      <w:marBottom w:val="0"/>
      <w:divBdr>
        <w:top w:val="none" w:sz="0" w:space="0" w:color="auto"/>
        <w:left w:val="none" w:sz="0" w:space="0" w:color="auto"/>
        <w:bottom w:val="none" w:sz="0" w:space="0" w:color="auto"/>
        <w:right w:val="none" w:sz="0" w:space="0" w:color="auto"/>
      </w:divBdr>
      <w:divsChild>
        <w:div w:id="120728313">
          <w:marLeft w:val="1166"/>
          <w:marRight w:val="0"/>
          <w:marTop w:val="134"/>
          <w:marBottom w:val="0"/>
          <w:divBdr>
            <w:top w:val="none" w:sz="0" w:space="0" w:color="auto"/>
            <w:left w:val="none" w:sz="0" w:space="0" w:color="auto"/>
            <w:bottom w:val="none" w:sz="0" w:space="0" w:color="auto"/>
            <w:right w:val="none" w:sz="0" w:space="0" w:color="auto"/>
          </w:divBdr>
        </w:div>
        <w:div w:id="2042438106">
          <w:marLeft w:val="547"/>
          <w:marRight w:val="0"/>
          <w:marTop w:val="154"/>
          <w:marBottom w:val="0"/>
          <w:divBdr>
            <w:top w:val="none" w:sz="0" w:space="0" w:color="auto"/>
            <w:left w:val="none" w:sz="0" w:space="0" w:color="auto"/>
            <w:bottom w:val="none" w:sz="0" w:space="0" w:color="auto"/>
            <w:right w:val="none" w:sz="0" w:space="0" w:color="auto"/>
          </w:divBdr>
        </w:div>
      </w:divsChild>
    </w:div>
    <w:div w:id="724109772">
      <w:bodyDiv w:val="1"/>
      <w:marLeft w:val="0"/>
      <w:marRight w:val="0"/>
      <w:marTop w:val="0"/>
      <w:marBottom w:val="0"/>
      <w:divBdr>
        <w:top w:val="none" w:sz="0" w:space="0" w:color="auto"/>
        <w:left w:val="none" w:sz="0" w:space="0" w:color="auto"/>
        <w:bottom w:val="none" w:sz="0" w:space="0" w:color="auto"/>
        <w:right w:val="none" w:sz="0" w:space="0" w:color="auto"/>
      </w:divBdr>
    </w:div>
    <w:div w:id="724449779">
      <w:bodyDiv w:val="1"/>
      <w:marLeft w:val="0"/>
      <w:marRight w:val="0"/>
      <w:marTop w:val="0"/>
      <w:marBottom w:val="0"/>
      <w:divBdr>
        <w:top w:val="none" w:sz="0" w:space="0" w:color="auto"/>
        <w:left w:val="none" w:sz="0" w:space="0" w:color="auto"/>
        <w:bottom w:val="none" w:sz="0" w:space="0" w:color="auto"/>
        <w:right w:val="none" w:sz="0" w:space="0" w:color="auto"/>
      </w:divBdr>
      <w:divsChild>
        <w:div w:id="482746802">
          <w:marLeft w:val="0"/>
          <w:marRight w:val="0"/>
          <w:marTop w:val="0"/>
          <w:marBottom w:val="0"/>
          <w:divBdr>
            <w:top w:val="none" w:sz="0" w:space="0" w:color="auto"/>
            <w:left w:val="none" w:sz="0" w:space="0" w:color="auto"/>
            <w:bottom w:val="none" w:sz="0" w:space="0" w:color="auto"/>
            <w:right w:val="none" w:sz="0" w:space="0" w:color="auto"/>
          </w:divBdr>
        </w:div>
      </w:divsChild>
    </w:div>
    <w:div w:id="725032292">
      <w:bodyDiv w:val="1"/>
      <w:marLeft w:val="0"/>
      <w:marRight w:val="0"/>
      <w:marTop w:val="0"/>
      <w:marBottom w:val="0"/>
      <w:divBdr>
        <w:top w:val="none" w:sz="0" w:space="0" w:color="auto"/>
        <w:left w:val="none" w:sz="0" w:space="0" w:color="auto"/>
        <w:bottom w:val="none" w:sz="0" w:space="0" w:color="auto"/>
        <w:right w:val="none" w:sz="0" w:space="0" w:color="auto"/>
      </w:divBdr>
    </w:div>
    <w:div w:id="726487820">
      <w:bodyDiv w:val="1"/>
      <w:marLeft w:val="0"/>
      <w:marRight w:val="0"/>
      <w:marTop w:val="0"/>
      <w:marBottom w:val="0"/>
      <w:divBdr>
        <w:top w:val="none" w:sz="0" w:space="0" w:color="auto"/>
        <w:left w:val="none" w:sz="0" w:space="0" w:color="auto"/>
        <w:bottom w:val="none" w:sz="0" w:space="0" w:color="auto"/>
        <w:right w:val="none" w:sz="0" w:space="0" w:color="auto"/>
      </w:divBdr>
    </w:div>
    <w:div w:id="726490369">
      <w:bodyDiv w:val="1"/>
      <w:marLeft w:val="0"/>
      <w:marRight w:val="0"/>
      <w:marTop w:val="0"/>
      <w:marBottom w:val="0"/>
      <w:divBdr>
        <w:top w:val="none" w:sz="0" w:space="0" w:color="auto"/>
        <w:left w:val="none" w:sz="0" w:space="0" w:color="auto"/>
        <w:bottom w:val="none" w:sz="0" w:space="0" w:color="auto"/>
        <w:right w:val="none" w:sz="0" w:space="0" w:color="auto"/>
      </w:divBdr>
    </w:div>
    <w:div w:id="726491009">
      <w:bodyDiv w:val="1"/>
      <w:marLeft w:val="0"/>
      <w:marRight w:val="0"/>
      <w:marTop w:val="0"/>
      <w:marBottom w:val="0"/>
      <w:divBdr>
        <w:top w:val="none" w:sz="0" w:space="0" w:color="auto"/>
        <w:left w:val="none" w:sz="0" w:space="0" w:color="auto"/>
        <w:bottom w:val="none" w:sz="0" w:space="0" w:color="auto"/>
        <w:right w:val="none" w:sz="0" w:space="0" w:color="auto"/>
      </w:divBdr>
    </w:div>
    <w:div w:id="726798619">
      <w:bodyDiv w:val="1"/>
      <w:marLeft w:val="0"/>
      <w:marRight w:val="0"/>
      <w:marTop w:val="0"/>
      <w:marBottom w:val="0"/>
      <w:divBdr>
        <w:top w:val="none" w:sz="0" w:space="0" w:color="auto"/>
        <w:left w:val="none" w:sz="0" w:space="0" w:color="auto"/>
        <w:bottom w:val="none" w:sz="0" w:space="0" w:color="auto"/>
        <w:right w:val="none" w:sz="0" w:space="0" w:color="auto"/>
      </w:divBdr>
    </w:div>
    <w:div w:id="731539250">
      <w:bodyDiv w:val="1"/>
      <w:marLeft w:val="0"/>
      <w:marRight w:val="0"/>
      <w:marTop w:val="0"/>
      <w:marBottom w:val="0"/>
      <w:divBdr>
        <w:top w:val="none" w:sz="0" w:space="0" w:color="auto"/>
        <w:left w:val="none" w:sz="0" w:space="0" w:color="auto"/>
        <w:bottom w:val="none" w:sz="0" w:space="0" w:color="auto"/>
        <w:right w:val="none" w:sz="0" w:space="0" w:color="auto"/>
      </w:divBdr>
    </w:div>
    <w:div w:id="732628278">
      <w:bodyDiv w:val="1"/>
      <w:marLeft w:val="0"/>
      <w:marRight w:val="0"/>
      <w:marTop w:val="0"/>
      <w:marBottom w:val="0"/>
      <w:divBdr>
        <w:top w:val="none" w:sz="0" w:space="0" w:color="auto"/>
        <w:left w:val="none" w:sz="0" w:space="0" w:color="auto"/>
        <w:bottom w:val="none" w:sz="0" w:space="0" w:color="auto"/>
        <w:right w:val="none" w:sz="0" w:space="0" w:color="auto"/>
      </w:divBdr>
    </w:div>
    <w:div w:id="733549056">
      <w:bodyDiv w:val="1"/>
      <w:marLeft w:val="0"/>
      <w:marRight w:val="0"/>
      <w:marTop w:val="0"/>
      <w:marBottom w:val="0"/>
      <w:divBdr>
        <w:top w:val="none" w:sz="0" w:space="0" w:color="auto"/>
        <w:left w:val="none" w:sz="0" w:space="0" w:color="auto"/>
        <w:bottom w:val="none" w:sz="0" w:space="0" w:color="auto"/>
        <w:right w:val="none" w:sz="0" w:space="0" w:color="auto"/>
      </w:divBdr>
    </w:div>
    <w:div w:id="734739017">
      <w:bodyDiv w:val="1"/>
      <w:marLeft w:val="0"/>
      <w:marRight w:val="0"/>
      <w:marTop w:val="0"/>
      <w:marBottom w:val="0"/>
      <w:divBdr>
        <w:top w:val="none" w:sz="0" w:space="0" w:color="auto"/>
        <w:left w:val="none" w:sz="0" w:space="0" w:color="auto"/>
        <w:bottom w:val="none" w:sz="0" w:space="0" w:color="auto"/>
        <w:right w:val="none" w:sz="0" w:space="0" w:color="auto"/>
      </w:divBdr>
    </w:div>
    <w:div w:id="735053875">
      <w:bodyDiv w:val="1"/>
      <w:marLeft w:val="0"/>
      <w:marRight w:val="0"/>
      <w:marTop w:val="0"/>
      <w:marBottom w:val="0"/>
      <w:divBdr>
        <w:top w:val="none" w:sz="0" w:space="0" w:color="auto"/>
        <w:left w:val="none" w:sz="0" w:space="0" w:color="auto"/>
        <w:bottom w:val="none" w:sz="0" w:space="0" w:color="auto"/>
        <w:right w:val="none" w:sz="0" w:space="0" w:color="auto"/>
      </w:divBdr>
      <w:divsChild>
        <w:div w:id="22021991">
          <w:marLeft w:val="1166"/>
          <w:marRight w:val="0"/>
          <w:marTop w:val="115"/>
          <w:marBottom w:val="0"/>
          <w:divBdr>
            <w:top w:val="none" w:sz="0" w:space="0" w:color="auto"/>
            <w:left w:val="none" w:sz="0" w:space="0" w:color="auto"/>
            <w:bottom w:val="none" w:sz="0" w:space="0" w:color="auto"/>
            <w:right w:val="none" w:sz="0" w:space="0" w:color="auto"/>
          </w:divBdr>
        </w:div>
        <w:div w:id="34083858">
          <w:marLeft w:val="547"/>
          <w:marRight w:val="0"/>
          <w:marTop w:val="134"/>
          <w:marBottom w:val="0"/>
          <w:divBdr>
            <w:top w:val="none" w:sz="0" w:space="0" w:color="auto"/>
            <w:left w:val="none" w:sz="0" w:space="0" w:color="auto"/>
            <w:bottom w:val="none" w:sz="0" w:space="0" w:color="auto"/>
            <w:right w:val="none" w:sz="0" w:space="0" w:color="auto"/>
          </w:divBdr>
        </w:div>
        <w:div w:id="1421298255">
          <w:marLeft w:val="547"/>
          <w:marRight w:val="0"/>
          <w:marTop w:val="134"/>
          <w:marBottom w:val="0"/>
          <w:divBdr>
            <w:top w:val="none" w:sz="0" w:space="0" w:color="auto"/>
            <w:left w:val="none" w:sz="0" w:space="0" w:color="auto"/>
            <w:bottom w:val="none" w:sz="0" w:space="0" w:color="auto"/>
            <w:right w:val="none" w:sz="0" w:space="0" w:color="auto"/>
          </w:divBdr>
        </w:div>
        <w:div w:id="1724937734">
          <w:marLeft w:val="1166"/>
          <w:marRight w:val="0"/>
          <w:marTop w:val="115"/>
          <w:marBottom w:val="0"/>
          <w:divBdr>
            <w:top w:val="none" w:sz="0" w:space="0" w:color="auto"/>
            <w:left w:val="none" w:sz="0" w:space="0" w:color="auto"/>
            <w:bottom w:val="none" w:sz="0" w:space="0" w:color="auto"/>
            <w:right w:val="none" w:sz="0" w:space="0" w:color="auto"/>
          </w:divBdr>
        </w:div>
        <w:div w:id="2138066333">
          <w:marLeft w:val="1166"/>
          <w:marRight w:val="0"/>
          <w:marTop w:val="115"/>
          <w:marBottom w:val="0"/>
          <w:divBdr>
            <w:top w:val="none" w:sz="0" w:space="0" w:color="auto"/>
            <w:left w:val="none" w:sz="0" w:space="0" w:color="auto"/>
            <w:bottom w:val="none" w:sz="0" w:space="0" w:color="auto"/>
            <w:right w:val="none" w:sz="0" w:space="0" w:color="auto"/>
          </w:divBdr>
        </w:div>
      </w:divsChild>
    </w:div>
    <w:div w:id="735204829">
      <w:bodyDiv w:val="1"/>
      <w:marLeft w:val="0"/>
      <w:marRight w:val="0"/>
      <w:marTop w:val="0"/>
      <w:marBottom w:val="0"/>
      <w:divBdr>
        <w:top w:val="none" w:sz="0" w:space="0" w:color="auto"/>
        <w:left w:val="none" w:sz="0" w:space="0" w:color="auto"/>
        <w:bottom w:val="none" w:sz="0" w:space="0" w:color="auto"/>
        <w:right w:val="none" w:sz="0" w:space="0" w:color="auto"/>
      </w:divBdr>
    </w:div>
    <w:div w:id="735663424">
      <w:bodyDiv w:val="1"/>
      <w:marLeft w:val="0"/>
      <w:marRight w:val="0"/>
      <w:marTop w:val="0"/>
      <w:marBottom w:val="0"/>
      <w:divBdr>
        <w:top w:val="none" w:sz="0" w:space="0" w:color="auto"/>
        <w:left w:val="none" w:sz="0" w:space="0" w:color="auto"/>
        <w:bottom w:val="none" w:sz="0" w:space="0" w:color="auto"/>
        <w:right w:val="none" w:sz="0" w:space="0" w:color="auto"/>
      </w:divBdr>
      <w:divsChild>
        <w:div w:id="1558203285">
          <w:marLeft w:val="547"/>
          <w:marRight w:val="0"/>
          <w:marTop w:val="154"/>
          <w:marBottom w:val="0"/>
          <w:divBdr>
            <w:top w:val="none" w:sz="0" w:space="0" w:color="auto"/>
            <w:left w:val="none" w:sz="0" w:space="0" w:color="auto"/>
            <w:bottom w:val="none" w:sz="0" w:space="0" w:color="auto"/>
            <w:right w:val="none" w:sz="0" w:space="0" w:color="auto"/>
          </w:divBdr>
        </w:div>
      </w:divsChild>
    </w:div>
    <w:div w:id="736438536">
      <w:bodyDiv w:val="1"/>
      <w:marLeft w:val="0"/>
      <w:marRight w:val="0"/>
      <w:marTop w:val="0"/>
      <w:marBottom w:val="0"/>
      <w:divBdr>
        <w:top w:val="none" w:sz="0" w:space="0" w:color="auto"/>
        <w:left w:val="none" w:sz="0" w:space="0" w:color="auto"/>
        <w:bottom w:val="none" w:sz="0" w:space="0" w:color="auto"/>
        <w:right w:val="none" w:sz="0" w:space="0" w:color="auto"/>
      </w:divBdr>
    </w:div>
    <w:div w:id="736441180">
      <w:bodyDiv w:val="1"/>
      <w:marLeft w:val="0"/>
      <w:marRight w:val="0"/>
      <w:marTop w:val="0"/>
      <w:marBottom w:val="0"/>
      <w:divBdr>
        <w:top w:val="none" w:sz="0" w:space="0" w:color="auto"/>
        <w:left w:val="none" w:sz="0" w:space="0" w:color="auto"/>
        <w:bottom w:val="none" w:sz="0" w:space="0" w:color="auto"/>
        <w:right w:val="none" w:sz="0" w:space="0" w:color="auto"/>
      </w:divBdr>
    </w:div>
    <w:div w:id="737284343">
      <w:bodyDiv w:val="1"/>
      <w:marLeft w:val="0"/>
      <w:marRight w:val="0"/>
      <w:marTop w:val="0"/>
      <w:marBottom w:val="0"/>
      <w:divBdr>
        <w:top w:val="none" w:sz="0" w:space="0" w:color="auto"/>
        <w:left w:val="none" w:sz="0" w:space="0" w:color="auto"/>
        <w:bottom w:val="none" w:sz="0" w:space="0" w:color="auto"/>
        <w:right w:val="none" w:sz="0" w:space="0" w:color="auto"/>
      </w:divBdr>
    </w:div>
    <w:div w:id="737363846">
      <w:bodyDiv w:val="1"/>
      <w:marLeft w:val="0"/>
      <w:marRight w:val="0"/>
      <w:marTop w:val="0"/>
      <w:marBottom w:val="0"/>
      <w:divBdr>
        <w:top w:val="none" w:sz="0" w:space="0" w:color="auto"/>
        <w:left w:val="none" w:sz="0" w:space="0" w:color="auto"/>
        <w:bottom w:val="none" w:sz="0" w:space="0" w:color="auto"/>
        <w:right w:val="none" w:sz="0" w:space="0" w:color="auto"/>
      </w:divBdr>
      <w:divsChild>
        <w:div w:id="266082227">
          <w:marLeft w:val="1166"/>
          <w:marRight w:val="0"/>
          <w:marTop w:val="96"/>
          <w:marBottom w:val="0"/>
          <w:divBdr>
            <w:top w:val="none" w:sz="0" w:space="0" w:color="auto"/>
            <w:left w:val="none" w:sz="0" w:space="0" w:color="auto"/>
            <w:bottom w:val="none" w:sz="0" w:space="0" w:color="auto"/>
            <w:right w:val="none" w:sz="0" w:space="0" w:color="auto"/>
          </w:divBdr>
        </w:div>
        <w:div w:id="1158378949">
          <w:marLeft w:val="1800"/>
          <w:marRight w:val="0"/>
          <w:marTop w:val="77"/>
          <w:marBottom w:val="0"/>
          <w:divBdr>
            <w:top w:val="none" w:sz="0" w:space="0" w:color="auto"/>
            <w:left w:val="none" w:sz="0" w:space="0" w:color="auto"/>
            <w:bottom w:val="none" w:sz="0" w:space="0" w:color="auto"/>
            <w:right w:val="none" w:sz="0" w:space="0" w:color="auto"/>
          </w:divBdr>
        </w:div>
        <w:div w:id="1268122872">
          <w:marLeft w:val="1166"/>
          <w:marRight w:val="0"/>
          <w:marTop w:val="96"/>
          <w:marBottom w:val="0"/>
          <w:divBdr>
            <w:top w:val="none" w:sz="0" w:space="0" w:color="auto"/>
            <w:left w:val="none" w:sz="0" w:space="0" w:color="auto"/>
            <w:bottom w:val="none" w:sz="0" w:space="0" w:color="auto"/>
            <w:right w:val="none" w:sz="0" w:space="0" w:color="auto"/>
          </w:divBdr>
        </w:div>
        <w:div w:id="1840463421">
          <w:marLeft w:val="547"/>
          <w:marRight w:val="0"/>
          <w:marTop w:val="115"/>
          <w:marBottom w:val="0"/>
          <w:divBdr>
            <w:top w:val="none" w:sz="0" w:space="0" w:color="auto"/>
            <w:left w:val="none" w:sz="0" w:space="0" w:color="auto"/>
            <w:bottom w:val="none" w:sz="0" w:space="0" w:color="auto"/>
            <w:right w:val="none" w:sz="0" w:space="0" w:color="auto"/>
          </w:divBdr>
        </w:div>
        <w:div w:id="1987314801">
          <w:marLeft w:val="1800"/>
          <w:marRight w:val="0"/>
          <w:marTop w:val="77"/>
          <w:marBottom w:val="0"/>
          <w:divBdr>
            <w:top w:val="none" w:sz="0" w:space="0" w:color="auto"/>
            <w:left w:val="none" w:sz="0" w:space="0" w:color="auto"/>
            <w:bottom w:val="none" w:sz="0" w:space="0" w:color="auto"/>
            <w:right w:val="none" w:sz="0" w:space="0" w:color="auto"/>
          </w:divBdr>
        </w:div>
      </w:divsChild>
    </w:div>
    <w:div w:id="738291078">
      <w:bodyDiv w:val="1"/>
      <w:marLeft w:val="0"/>
      <w:marRight w:val="0"/>
      <w:marTop w:val="0"/>
      <w:marBottom w:val="0"/>
      <w:divBdr>
        <w:top w:val="none" w:sz="0" w:space="0" w:color="auto"/>
        <w:left w:val="none" w:sz="0" w:space="0" w:color="auto"/>
        <w:bottom w:val="none" w:sz="0" w:space="0" w:color="auto"/>
        <w:right w:val="none" w:sz="0" w:space="0" w:color="auto"/>
      </w:divBdr>
    </w:div>
    <w:div w:id="739131481">
      <w:bodyDiv w:val="1"/>
      <w:marLeft w:val="0"/>
      <w:marRight w:val="0"/>
      <w:marTop w:val="0"/>
      <w:marBottom w:val="0"/>
      <w:divBdr>
        <w:top w:val="none" w:sz="0" w:space="0" w:color="auto"/>
        <w:left w:val="none" w:sz="0" w:space="0" w:color="auto"/>
        <w:bottom w:val="none" w:sz="0" w:space="0" w:color="auto"/>
        <w:right w:val="none" w:sz="0" w:space="0" w:color="auto"/>
      </w:divBdr>
    </w:div>
    <w:div w:id="739905870">
      <w:bodyDiv w:val="1"/>
      <w:marLeft w:val="0"/>
      <w:marRight w:val="0"/>
      <w:marTop w:val="0"/>
      <w:marBottom w:val="0"/>
      <w:divBdr>
        <w:top w:val="none" w:sz="0" w:space="0" w:color="auto"/>
        <w:left w:val="none" w:sz="0" w:space="0" w:color="auto"/>
        <w:bottom w:val="none" w:sz="0" w:space="0" w:color="auto"/>
        <w:right w:val="none" w:sz="0" w:space="0" w:color="auto"/>
      </w:divBdr>
    </w:div>
    <w:div w:id="741178597">
      <w:bodyDiv w:val="1"/>
      <w:marLeft w:val="0"/>
      <w:marRight w:val="0"/>
      <w:marTop w:val="0"/>
      <w:marBottom w:val="0"/>
      <w:divBdr>
        <w:top w:val="none" w:sz="0" w:space="0" w:color="auto"/>
        <w:left w:val="none" w:sz="0" w:space="0" w:color="auto"/>
        <w:bottom w:val="none" w:sz="0" w:space="0" w:color="auto"/>
        <w:right w:val="none" w:sz="0" w:space="0" w:color="auto"/>
      </w:divBdr>
      <w:divsChild>
        <w:div w:id="1150632379">
          <w:marLeft w:val="360"/>
          <w:marRight w:val="0"/>
          <w:marTop w:val="200"/>
          <w:marBottom w:val="0"/>
          <w:divBdr>
            <w:top w:val="none" w:sz="0" w:space="0" w:color="auto"/>
            <w:left w:val="none" w:sz="0" w:space="0" w:color="auto"/>
            <w:bottom w:val="none" w:sz="0" w:space="0" w:color="auto"/>
            <w:right w:val="none" w:sz="0" w:space="0" w:color="auto"/>
          </w:divBdr>
        </w:div>
      </w:divsChild>
    </w:div>
    <w:div w:id="742139926">
      <w:bodyDiv w:val="1"/>
      <w:marLeft w:val="0"/>
      <w:marRight w:val="0"/>
      <w:marTop w:val="0"/>
      <w:marBottom w:val="0"/>
      <w:divBdr>
        <w:top w:val="none" w:sz="0" w:space="0" w:color="auto"/>
        <w:left w:val="none" w:sz="0" w:space="0" w:color="auto"/>
        <w:bottom w:val="none" w:sz="0" w:space="0" w:color="auto"/>
        <w:right w:val="none" w:sz="0" w:space="0" w:color="auto"/>
      </w:divBdr>
      <w:divsChild>
        <w:div w:id="1665474">
          <w:marLeft w:val="1166"/>
          <w:marRight w:val="0"/>
          <w:marTop w:val="115"/>
          <w:marBottom w:val="0"/>
          <w:divBdr>
            <w:top w:val="none" w:sz="0" w:space="0" w:color="auto"/>
            <w:left w:val="none" w:sz="0" w:space="0" w:color="auto"/>
            <w:bottom w:val="none" w:sz="0" w:space="0" w:color="auto"/>
            <w:right w:val="none" w:sz="0" w:space="0" w:color="auto"/>
          </w:divBdr>
        </w:div>
        <w:div w:id="1082986928">
          <w:marLeft w:val="547"/>
          <w:marRight w:val="0"/>
          <w:marTop w:val="134"/>
          <w:marBottom w:val="0"/>
          <w:divBdr>
            <w:top w:val="none" w:sz="0" w:space="0" w:color="auto"/>
            <w:left w:val="none" w:sz="0" w:space="0" w:color="auto"/>
            <w:bottom w:val="none" w:sz="0" w:space="0" w:color="auto"/>
            <w:right w:val="none" w:sz="0" w:space="0" w:color="auto"/>
          </w:divBdr>
        </w:div>
        <w:div w:id="1463428390">
          <w:marLeft w:val="1166"/>
          <w:marRight w:val="0"/>
          <w:marTop w:val="115"/>
          <w:marBottom w:val="0"/>
          <w:divBdr>
            <w:top w:val="none" w:sz="0" w:space="0" w:color="auto"/>
            <w:left w:val="none" w:sz="0" w:space="0" w:color="auto"/>
            <w:bottom w:val="none" w:sz="0" w:space="0" w:color="auto"/>
            <w:right w:val="none" w:sz="0" w:space="0" w:color="auto"/>
          </w:divBdr>
        </w:div>
        <w:div w:id="1800763879">
          <w:marLeft w:val="1886"/>
          <w:marRight w:val="0"/>
          <w:marTop w:val="96"/>
          <w:marBottom w:val="0"/>
          <w:divBdr>
            <w:top w:val="none" w:sz="0" w:space="0" w:color="auto"/>
            <w:left w:val="none" w:sz="0" w:space="0" w:color="auto"/>
            <w:bottom w:val="none" w:sz="0" w:space="0" w:color="auto"/>
            <w:right w:val="none" w:sz="0" w:space="0" w:color="auto"/>
          </w:divBdr>
        </w:div>
      </w:divsChild>
    </w:div>
    <w:div w:id="743454605">
      <w:bodyDiv w:val="1"/>
      <w:marLeft w:val="0"/>
      <w:marRight w:val="0"/>
      <w:marTop w:val="0"/>
      <w:marBottom w:val="0"/>
      <w:divBdr>
        <w:top w:val="none" w:sz="0" w:space="0" w:color="auto"/>
        <w:left w:val="none" w:sz="0" w:space="0" w:color="auto"/>
        <w:bottom w:val="none" w:sz="0" w:space="0" w:color="auto"/>
        <w:right w:val="none" w:sz="0" w:space="0" w:color="auto"/>
      </w:divBdr>
    </w:div>
    <w:div w:id="743649099">
      <w:bodyDiv w:val="1"/>
      <w:marLeft w:val="0"/>
      <w:marRight w:val="0"/>
      <w:marTop w:val="0"/>
      <w:marBottom w:val="0"/>
      <w:divBdr>
        <w:top w:val="none" w:sz="0" w:space="0" w:color="auto"/>
        <w:left w:val="none" w:sz="0" w:space="0" w:color="auto"/>
        <w:bottom w:val="none" w:sz="0" w:space="0" w:color="auto"/>
        <w:right w:val="none" w:sz="0" w:space="0" w:color="auto"/>
      </w:divBdr>
      <w:divsChild>
        <w:div w:id="243957531">
          <w:marLeft w:val="547"/>
          <w:marRight w:val="0"/>
          <w:marTop w:val="115"/>
          <w:marBottom w:val="0"/>
          <w:divBdr>
            <w:top w:val="none" w:sz="0" w:space="0" w:color="auto"/>
            <w:left w:val="none" w:sz="0" w:space="0" w:color="auto"/>
            <w:bottom w:val="none" w:sz="0" w:space="0" w:color="auto"/>
            <w:right w:val="none" w:sz="0" w:space="0" w:color="auto"/>
          </w:divBdr>
        </w:div>
        <w:div w:id="523901223">
          <w:marLeft w:val="1166"/>
          <w:marRight w:val="0"/>
          <w:marTop w:val="96"/>
          <w:marBottom w:val="0"/>
          <w:divBdr>
            <w:top w:val="none" w:sz="0" w:space="0" w:color="auto"/>
            <w:left w:val="none" w:sz="0" w:space="0" w:color="auto"/>
            <w:bottom w:val="none" w:sz="0" w:space="0" w:color="auto"/>
            <w:right w:val="none" w:sz="0" w:space="0" w:color="auto"/>
          </w:divBdr>
        </w:div>
        <w:div w:id="1005549901">
          <w:marLeft w:val="547"/>
          <w:marRight w:val="0"/>
          <w:marTop w:val="115"/>
          <w:marBottom w:val="0"/>
          <w:divBdr>
            <w:top w:val="none" w:sz="0" w:space="0" w:color="auto"/>
            <w:left w:val="none" w:sz="0" w:space="0" w:color="auto"/>
            <w:bottom w:val="none" w:sz="0" w:space="0" w:color="auto"/>
            <w:right w:val="none" w:sz="0" w:space="0" w:color="auto"/>
          </w:divBdr>
        </w:div>
        <w:div w:id="1159418103">
          <w:marLeft w:val="1800"/>
          <w:marRight w:val="0"/>
          <w:marTop w:val="77"/>
          <w:marBottom w:val="0"/>
          <w:divBdr>
            <w:top w:val="none" w:sz="0" w:space="0" w:color="auto"/>
            <w:left w:val="none" w:sz="0" w:space="0" w:color="auto"/>
            <w:bottom w:val="none" w:sz="0" w:space="0" w:color="auto"/>
            <w:right w:val="none" w:sz="0" w:space="0" w:color="auto"/>
          </w:divBdr>
        </w:div>
        <w:div w:id="1559393593">
          <w:marLeft w:val="1166"/>
          <w:marRight w:val="0"/>
          <w:marTop w:val="96"/>
          <w:marBottom w:val="0"/>
          <w:divBdr>
            <w:top w:val="none" w:sz="0" w:space="0" w:color="auto"/>
            <w:left w:val="none" w:sz="0" w:space="0" w:color="auto"/>
            <w:bottom w:val="none" w:sz="0" w:space="0" w:color="auto"/>
            <w:right w:val="none" w:sz="0" w:space="0" w:color="auto"/>
          </w:divBdr>
        </w:div>
        <w:div w:id="2082867111">
          <w:marLeft w:val="1166"/>
          <w:marRight w:val="0"/>
          <w:marTop w:val="96"/>
          <w:marBottom w:val="0"/>
          <w:divBdr>
            <w:top w:val="none" w:sz="0" w:space="0" w:color="auto"/>
            <w:left w:val="none" w:sz="0" w:space="0" w:color="auto"/>
            <w:bottom w:val="none" w:sz="0" w:space="0" w:color="auto"/>
            <w:right w:val="none" w:sz="0" w:space="0" w:color="auto"/>
          </w:divBdr>
        </w:div>
      </w:divsChild>
    </w:div>
    <w:div w:id="744306388">
      <w:bodyDiv w:val="1"/>
      <w:marLeft w:val="0"/>
      <w:marRight w:val="0"/>
      <w:marTop w:val="0"/>
      <w:marBottom w:val="0"/>
      <w:divBdr>
        <w:top w:val="none" w:sz="0" w:space="0" w:color="auto"/>
        <w:left w:val="none" w:sz="0" w:space="0" w:color="auto"/>
        <w:bottom w:val="none" w:sz="0" w:space="0" w:color="auto"/>
        <w:right w:val="none" w:sz="0" w:space="0" w:color="auto"/>
      </w:divBdr>
    </w:div>
    <w:div w:id="744839086">
      <w:bodyDiv w:val="1"/>
      <w:marLeft w:val="0"/>
      <w:marRight w:val="0"/>
      <w:marTop w:val="0"/>
      <w:marBottom w:val="0"/>
      <w:divBdr>
        <w:top w:val="none" w:sz="0" w:space="0" w:color="auto"/>
        <w:left w:val="none" w:sz="0" w:space="0" w:color="auto"/>
        <w:bottom w:val="none" w:sz="0" w:space="0" w:color="auto"/>
        <w:right w:val="none" w:sz="0" w:space="0" w:color="auto"/>
      </w:divBdr>
    </w:div>
    <w:div w:id="744955479">
      <w:bodyDiv w:val="1"/>
      <w:marLeft w:val="0"/>
      <w:marRight w:val="0"/>
      <w:marTop w:val="0"/>
      <w:marBottom w:val="0"/>
      <w:divBdr>
        <w:top w:val="none" w:sz="0" w:space="0" w:color="auto"/>
        <w:left w:val="none" w:sz="0" w:space="0" w:color="auto"/>
        <w:bottom w:val="none" w:sz="0" w:space="0" w:color="auto"/>
        <w:right w:val="none" w:sz="0" w:space="0" w:color="auto"/>
      </w:divBdr>
    </w:div>
    <w:div w:id="745032316">
      <w:bodyDiv w:val="1"/>
      <w:marLeft w:val="0"/>
      <w:marRight w:val="0"/>
      <w:marTop w:val="0"/>
      <w:marBottom w:val="0"/>
      <w:divBdr>
        <w:top w:val="none" w:sz="0" w:space="0" w:color="auto"/>
        <w:left w:val="none" w:sz="0" w:space="0" w:color="auto"/>
        <w:bottom w:val="none" w:sz="0" w:space="0" w:color="auto"/>
        <w:right w:val="none" w:sz="0" w:space="0" w:color="auto"/>
      </w:divBdr>
    </w:div>
    <w:div w:id="745421756">
      <w:bodyDiv w:val="1"/>
      <w:marLeft w:val="0"/>
      <w:marRight w:val="0"/>
      <w:marTop w:val="0"/>
      <w:marBottom w:val="0"/>
      <w:divBdr>
        <w:top w:val="none" w:sz="0" w:space="0" w:color="auto"/>
        <w:left w:val="none" w:sz="0" w:space="0" w:color="auto"/>
        <w:bottom w:val="none" w:sz="0" w:space="0" w:color="auto"/>
        <w:right w:val="none" w:sz="0" w:space="0" w:color="auto"/>
      </w:divBdr>
    </w:div>
    <w:div w:id="746532488">
      <w:bodyDiv w:val="1"/>
      <w:marLeft w:val="0"/>
      <w:marRight w:val="0"/>
      <w:marTop w:val="0"/>
      <w:marBottom w:val="0"/>
      <w:divBdr>
        <w:top w:val="none" w:sz="0" w:space="0" w:color="auto"/>
        <w:left w:val="none" w:sz="0" w:space="0" w:color="auto"/>
        <w:bottom w:val="none" w:sz="0" w:space="0" w:color="auto"/>
        <w:right w:val="none" w:sz="0" w:space="0" w:color="auto"/>
      </w:divBdr>
    </w:div>
    <w:div w:id="746609233">
      <w:bodyDiv w:val="1"/>
      <w:marLeft w:val="0"/>
      <w:marRight w:val="0"/>
      <w:marTop w:val="0"/>
      <w:marBottom w:val="0"/>
      <w:divBdr>
        <w:top w:val="none" w:sz="0" w:space="0" w:color="auto"/>
        <w:left w:val="none" w:sz="0" w:space="0" w:color="auto"/>
        <w:bottom w:val="none" w:sz="0" w:space="0" w:color="auto"/>
        <w:right w:val="none" w:sz="0" w:space="0" w:color="auto"/>
      </w:divBdr>
    </w:div>
    <w:div w:id="747002940">
      <w:bodyDiv w:val="1"/>
      <w:marLeft w:val="0"/>
      <w:marRight w:val="0"/>
      <w:marTop w:val="0"/>
      <w:marBottom w:val="0"/>
      <w:divBdr>
        <w:top w:val="none" w:sz="0" w:space="0" w:color="auto"/>
        <w:left w:val="none" w:sz="0" w:space="0" w:color="auto"/>
        <w:bottom w:val="none" w:sz="0" w:space="0" w:color="auto"/>
        <w:right w:val="none" w:sz="0" w:space="0" w:color="auto"/>
      </w:divBdr>
    </w:div>
    <w:div w:id="747968602">
      <w:bodyDiv w:val="1"/>
      <w:marLeft w:val="0"/>
      <w:marRight w:val="0"/>
      <w:marTop w:val="0"/>
      <w:marBottom w:val="0"/>
      <w:divBdr>
        <w:top w:val="none" w:sz="0" w:space="0" w:color="auto"/>
        <w:left w:val="none" w:sz="0" w:space="0" w:color="auto"/>
        <w:bottom w:val="none" w:sz="0" w:space="0" w:color="auto"/>
        <w:right w:val="none" w:sz="0" w:space="0" w:color="auto"/>
      </w:divBdr>
    </w:div>
    <w:div w:id="748118810">
      <w:bodyDiv w:val="1"/>
      <w:marLeft w:val="0"/>
      <w:marRight w:val="0"/>
      <w:marTop w:val="0"/>
      <w:marBottom w:val="0"/>
      <w:divBdr>
        <w:top w:val="none" w:sz="0" w:space="0" w:color="auto"/>
        <w:left w:val="none" w:sz="0" w:space="0" w:color="auto"/>
        <w:bottom w:val="none" w:sz="0" w:space="0" w:color="auto"/>
        <w:right w:val="none" w:sz="0" w:space="0" w:color="auto"/>
      </w:divBdr>
      <w:divsChild>
        <w:div w:id="784352329">
          <w:marLeft w:val="547"/>
          <w:marRight w:val="0"/>
          <w:marTop w:val="115"/>
          <w:marBottom w:val="0"/>
          <w:divBdr>
            <w:top w:val="none" w:sz="0" w:space="0" w:color="auto"/>
            <w:left w:val="none" w:sz="0" w:space="0" w:color="auto"/>
            <w:bottom w:val="none" w:sz="0" w:space="0" w:color="auto"/>
            <w:right w:val="none" w:sz="0" w:space="0" w:color="auto"/>
          </w:divBdr>
        </w:div>
        <w:div w:id="913977085">
          <w:marLeft w:val="1166"/>
          <w:marRight w:val="0"/>
          <w:marTop w:val="96"/>
          <w:marBottom w:val="0"/>
          <w:divBdr>
            <w:top w:val="none" w:sz="0" w:space="0" w:color="auto"/>
            <w:left w:val="none" w:sz="0" w:space="0" w:color="auto"/>
            <w:bottom w:val="none" w:sz="0" w:space="0" w:color="auto"/>
            <w:right w:val="none" w:sz="0" w:space="0" w:color="auto"/>
          </w:divBdr>
        </w:div>
        <w:div w:id="1055811127">
          <w:marLeft w:val="547"/>
          <w:marRight w:val="0"/>
          <w:marTop w:val="115"/>
          <w:marBottom w:val="0"/>
          <w:divBdr>
            <w:top w:val="none" w:sz="0" w:space="0" w:color="auto"/>
            <w:left w:val="none" w:sz="0" w:space="0" w:color="auto"/>
            <w:bottom w:val="none" w:sz="0" w:space="0" w:color="auto"/>
            <w:right w:val="none" w:sz="0" w:space="0" w:color="auto"/>
          </w:divBdr>
        </w:div>
        <w:div w:id="1271662885">
          <w:marLeft w:val="1166"/>
          <w:marRight w:val="0"/>
          <w:marTop w:val="96"/>
          <w:marBottom w:val="0"/>
          <w:divBdr>
            <w:top w:val="none" w:sz="0" w:space="0" w:color="auto"/>
            <w:left w:val="none" w:sz="0" w:space="0" w:color="auto"/>
            <w:bottom w:val="none" w:sz="0" w:space="0" w:color="auto"/>
            <w:right w:val="none" w:sz="0" w:space="0" w:color="auto"/>
          </w:divBdr>
        </w:div>
        <w:div w:id="1453671026">
          <w:marLeft w:val="1166"/>
          <w:marRight w:val="0"/>
          <w:marTop w:val="96"/>
          <w:marBottom w:val="0"/>
          <w:divBdr>
            <w:top w:val="none" w:sz="0" w:space="0" w:color="auto"/>
            <w:left w:val="none" w:sz="0" w:space="0" w:color="auto"/>
            <w:bottom w:val="none" w:sz="0" w:space="0" w:color="auto"/>
            <w:right w:val="none" w:sz="0" w:space="0" w:color="auto"/>
          </w:divBdr>
        </w:div>
        <w:div w:id="2017994567">
          <w:marLeft w:val="1166"/>
          <w:marRight w:val="0"/>
          <w:marTop w:val="96"/>
          <w:marBottom w:val="0"/>
          <w:divBdr>
            <w:top w:val="none" w:sz="0" w:space="0" w:color="auto"/>
            <w:left w:val="none" w:sz="0" w:space="0" w:color="auto"/>
            <w:bottom w:val="none" w:sz="0" w:space="0" w:color="auto"/>
            <w:right w:val="none" w:sz="0" w:space="0" w:color="auto"/>
          </w:divBdr>
        </w:div>
      </w:divsChild>
    </w:div>
    <w:div w:id="751002245">
      <w:bodyDiv w:val="1"/>
      <w:marLeft w:val="0"/>
      <w:marRight w:val="0"/>
      <w:marTop w:val="0"/>
      <w:marBottom w:val="0"/>
      <w:divBdr>
        <w:top w:val="none" w:sz="0" w:space="0" w:color="auto"/>
        <w:left w:val="none" w:sz="0" w:space="0" w:color="auto"/>
        <w:bottom w:val="none" w:sz="0" w:space="0" w:color="auto"/>
        <w:right w:val="none" w:sz="0" w:space="0" w:color="auto"/>
      </w:divBdr>
      <w:divsChild>
        <w:div w:id="1971547198">
          <w:marLeft w:val="0"/>
          <w:marRight w:val="0"/>
          <w:marTop w:val="0"/>
          <w:marBottom w:val="0"/>
          <w:divBdr>
            <w:top w:val="none" w:sz="0" w:space="0" w:color="auto"/>
            <w:left w:val="none" w:sz="0" w:space="0" w:color="auto"/>
            <w:bottom w:val="none" w:sz="0" w:space="0" w:color="auto"/>
            <w:right w:val="none" w:sz="0" w:space="0" w:color="auto"/>
          </w:divBdr>
          <w:divsChild>
            <w:div w:id="692877937">
              <w:marLeft w:val="0"/>
              <w:marRight w:val="0"/>
              <w:marTop w:val="0"/>
              <w:marBottom w:val="0"/>
              <w:divBdr>
                <w:top w:val="none" w:sz="0" w:space="0" w:color="auto"/>
                <w:left w:val="none" w:sz="0" w:space="0" w:color="auto"/>
                <w:bottom w:val="none" w:sz="0" w:space="0" w:color="auto"/>
                <w:right w:val="none" w:sz="0" w:space="0" w:color="auto"/>
              </w:divBdr>
            </w:div>
            <w:div w:id="1472795043">
              <w:marLeft w:val="0"/>
              <w:marRight w:val="0"/>
              <w:marTop w:val="0"/>
              <w:marBottom w:val="0"/>
              <w:divBdr>
                <w:top w:val="none" w:sz="0" w:space="0" w:color="auto"/>
                <w:left w:val="none" w:sz="0" w:space="0" w:color="auto"/>
                <w:bottom w:val="none" w:sz="0" w:space="0" w:color="auto"/>
                <w:right w:val="none" w:sz="0" w:space="0" w:color="auto"/>
              </w:divBdr>
            </w:div>
            <w:div w:id="15476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9061">
      <w:bodyDiv w:val="1"/>
      <w:marLeft w:val="0"/>
      <w:marRight w:val="0"/>
      <w:marTop w:val="0"/>
      <w:marBottom w:val="0"/>
      <w:divBdr>
        <w:top w:val="none" w:sz="0" w:space="0" w:color="auto"/>
        <w:left w:val="none" w:sz="0" w:space="0" w:color="auto"/>
        <w:bottom w:val="none" w:sz="0" w:space="0" w:color="auto"/>
        <w:right w:val="none" w:sz="0" w:space="0" w:color="auto"/>
      </w:divBdr>
    </w:div>
    <w:div w:id="752506444">
      <w:bodyDiv w:val="1"/>
      <w:marLeft w:val="0"/>
      <w:marRight w:val="0"/>
      <w:marTop w:val="0"/>
      <w:marBottom w:val="0"/>
      <w:divBdr>
        <w:top w:val="none" w:sz="0" w:space="0" w:color="auto"/>
        <w:left w:val="none" w:sz="0" w:space="0" w:color="auto"/>
        <w:bottom w:val="none" w:sz="0" w:space="0" w:color="auto"/>
        <w:right w:val="none" w:sz="0" w:space="0" w:color="auto"/>
      </w:divBdr>
      <w:divsChild>
        <w:div w:id="1817911182">
          <w:marLeft w:val="547"/>
          <w:marRight w:val="0"/>
          <w:marTop w:val="106"/>
          <w:marBottom w:val="0"/>
          <w:divBdr>
            <w:top w:val="none" w:sz="0" w:space="0" w:color="auto"/>
            <w:left w:val="none" w:sz="0" w:space="0" w:color="auto"/>
            <w:bottom w:val="none" w:sz="0" w:space="0" w:color="auto"/>
            <w:right w:val="none" w:sz="0" w:space="0" w:color="auto"/>
          </w:divBdr>
        </w:div>
      </w:divsChild>
    </w:div>
    <w:div w:id="752507760">
      <w:bodyDiv w:val="1"/>
      <w:marLeft w:val="0"/>
      <w:marRight w:val="0"/>
      <w:marTop w:val="0"/>
      <w:marBottom w:val="0"/>
      <w:divBdr>
        <w:top w:val="none" w:sz="0" w:space="0" w:color="auto"/>
        <w:left w:val="none" w:sz="0" w:space="0" w:color="auto"/>
        <w:bottom w:val="none" w:sz="0" w:space="0" w:color="auto"/>
        <w:right w:val="none" w:sz="0" w:space="0" w:color="auto"/>
      </w:divBdr>
    </w:div>
    <w:div w:id="752554177">
      <w:bodyDiv w:val="1"/>
      <w:marLeft w:val="0"/>
      <w:marRight w:val="0"/>
      <w:marTop w:val="0"/>
      <w:marBottom w:val="0"/>
      <w:divBdr>
        <w:top w:val="none" w:sz="0" w:space="0" w:color="auto"/>
        <w:left w:val="none" w:sz="0" w:space="0" w:color="auto"/>
        <w:bottom w:val="none" w:sz="0" w:space="0" w:color="auto"/>
        <w:right w:val="none" w:sz="0" w:space="0" w:color="auto"/>
      </w:divBdr>
    </w:div>
    <w:div w:id="752628286">
      <w:bodyDiv w:val="1"/>
      <w:marLeft w:val="0"/>
      <w:marRight w:val="0"/>
      <w:marTop w:val="0"/>
      <w:marBottom w:val="0"/>
      <w:divBdr>
        <w:top w:val="none" w:sz="0" w:space="0" w:color="auto"/>
        <w:left w:val="none" w:sz="0" w:space="0" w:color="auto"/>
        <w:bottom w:val="none" w:sz="0" w:space="0" w:color="auto"/>
        <w:right w:val="none" w:sz="0" w:space="0" w:color="auto"/>
      </w:divBdr>
      <w:divsChild>
        <w:div w:id="1702630682">
          <w:marLeft w:val="1166"/>
          <w:marRight w:val="0"/>
          <w:marTop w:val="96"/>
          <w:marBottom w:val="0"/>
          <w:divBdr>
            <w:top w:val="none" w:sz="0" w:space="0" w:color="auto"/>
            <w:left w:val="none" w:sz="0" w:space="0" w:color="auto"/>
            <w:bottom w:val="none" w:sz="0" w:space="0" w:color="auto"/>
            <w:right w:val="none" w:sz="0" w:space="0" w:color="auto"/>
          </w:divBdr>
        </w:div>
        <w:div w:id="1927297513">
          <w:marLeft w:val="1800"/>
          <w:marRight w:val="0"/>
          <w:marTop w:val="86"/>
          <w:marBottom w:val="0"/>
          <w:divBdr>
            <w:top w:val="none" w:sz="0" w:space="0" w:color="auto"/>
            <w:left w:val="none" w:sz="0" w:space="0" w:color="auto"/>
            <w:bottom w:val="none" w:sz="0" w:space="0" w:color="auto"/>
            <w:right w:val="none" w:sz="0" w:space="0" w:color="auto"/>
          </w:divBdr>
        </w:div>
        <w:div w:id="1937207793">
          <w:marLeft w:val="1166"/>
          <w:marRight w:val="0"/>
          <w:marTop w:val="96"/>
          <w:marBottom w:val="0"/>
          <w:divBdr>
            <w:top w:val="none" w:sz="0" w:space="0" w:color="auto"/>
            <w:left w:val="none" w:sz="0" w:space="0" w:color="auto"/>
            <w:bottom w:val="none" w:sz="0" w:space="0" w:color="auto"/>
            <w:right w:val="none" w:sz="0" w:space="0" w:color="auto"/>
          </w:divBdr>
        </w:div>
        <w:div w:id="2040888777">
          <w:marLeft w:val="547"/>
          <w:marRight w:val="0"/>
          <w:marTop w:val="115"/>
          <w:marBottom w:val="0"/>
          <w:divBdr>
            <w:top w:val="none" w:sz="0" w:space="0" w:color="auto"/>
            <w:left w:val="none" w:sz="0" w:space="0" w:color="auto"/>
            <w:bottom w:val="none" w:sz="0" w:space="0" w:color="auto"/>
            <w:right w:val="none" w:sz="0" w:space="0" w:color="auto"/>
          </w:divBdr>
        </w:div>
      </w:divsChild>
    </w:div>
    <w:div w:id="752698456">
      <w:bodyDiv w:val="1"/>
      <w:marLeft w:val="0"/>
      <w:marRight w:val="0"/>
      <w:marTop w:val="0"/>
      <w:marBottom w:val="0"/>
      <w:divBdr>
        <w:top w:val="none" w:sz="0" w:space="0" w:color="auto"/>
        <w:left w:val="none" w:sz="0" w:space="0" w:color="auto"/>
        <w:bottom w:val="none" w:sz="0" w:space="0" w:color="auto"/>
        <w:right w:val="none" w:sz="0" w:space="0" w:color="auto"/>
      </w:divBdr>
    </w:div>
    <w:div w:id="753549412">
      <w:bodyDiv w:val="1"/>
      <w:marLeft w:val="0"/>
      <w:marRight w:val="0"/>
      <w:marTop w:val="0"/>
      <w:marBottom w:val="0"/>
      <w:divBdr>
        <w:top w:val="none" w:sz="0" w:space="0" w:color="auto"/>
        <w:left w:val="none" w:sz="0" w:space="0" w:color="auto"/>
        <w:bottom w:val="none" w:sz="0" w:space="0" w:color="auto"/>
        <w:right w:val="none" w:sz="0" w:space="0" w:color="auto"/>
      </w:divBdr>
    </w:div>
    <w:div w:id="753939163">
      <w:bodyDiv w:val="1"/>
      <w:marLeft w:val="0"/>
      <w:marRight w:val="0"/>
      <w:marTop w:val="0"/>
      <w:marBottom w:val="0"/>
      <w:divBdr>
        <w:top w:val="none" w:sz="0" w:space="0" w:color="auto"/>
        <w:left w:val="none" w:sz="0" w:space="0" w:color="auto"/>
        <w:bottom w:val="none" w:sz="0" w:space="0" w:color="auto"/>
        <w:right w:val="none" w:sz="0" w:space="0" w:color="auto"/>
      </w:divBdr>
    </w:div>
    <w:div w:id="755201929">
      <w:bodyDiv w:val="1"/>
      <w:marLeft w:val="0"/>
      <w:marRight w:val="0"/>
      <w:marTop w:val="0"/>
      <w:marBottom w:val="0"/>
      <w:divBdr>
        <w:top w:val="none" w:sz="0" w:space="0" w:color="auto"/>
        <w:left w:val="none" w:sz="0" w:space="0" w:color="auto"/>
        <w:bottom w:val="none" w:sz="0" w:space="0" w:color="auto"/>
        <w:right w:val="none" w:sz="0" w:space="0" w:color="auto"/>
      </w:divBdr>
      <w:divsChild>
        <w:div w:id="875776846">
          <w:marLeft w:val="547"/>
          <w:marRight w:val="0"/>
          <w:marTop w:val="154"/>
          <w:marBottom w:val="0"/>
          <w:divBdr>
            <w:top w:val="none" w:sz="0" w:space="0" w:color="auto"/>
            <w:left w:val="none" w:sz="0" w:space="0" w:color="auto"/>
            <w:bottom w:val="none" w:sz="0" w:space="0" w:color="auto"/>
            <w:right w:val="none" w:sz="0" w:space="0" w:color="auto"/>
          </w:divBdr>
        </w:div>
        <w:div w:id="2138794433">
          <w:marLeft w:val="1166"/>
          <w:marRight w:val="0"/>
          <w:marTop w:val="134"/>
          <w:marBottom w:val="0"/>
          <w:divBdr>
            <w:top w:val="none" w:sz="0" w:space="0" w:color="auto"/>
            <w:left w:val="none" w:sz="0" w:space="0" w:color="auto"/>
            <w:bottom w:val="none" w:sz="0" w:space="0" w:color="auto"/>
            <w:right w:val="none" w:sz="0" w:space="0" w:color="auto"/>
          </w:divBdr>
        </w:div>
      </w:divsChild>
    </w:div>
    <w:div w:id="755202875">
      <w:bodyDiv w:val="1"/>
      <w:marLeft w:val="0"/>
      <w:marRight w:val="0"/>
      <w:marTop w:val="0"/>
      <w:marBottom w:val="0"/>
      <w:divBdr>
        <w:top w:val="none" w:sz="0" w:space="0" w:color="auto"/>
        <w:left w:val="none" w:sz="0" w:space="0" w:color="auto"/>
        <w:bottom w:val="none" w:sz="0" w:space="0" w:color="auto"/>
        <w:right w:val="none" w:sz="0" w:space="0" w:color="auto"/>
      </w:divBdr>
    </w:div>
    <w:div w:id="755438863">
      <w:bodyDiv w:val="1"/>
      <w:marLeft w:val="0"/>
      <w:marRight w:val="0"/>
      <w:marTop w:val="0"/>
      <w:marBottom w:val="0"/>
      <w:divBdr>
        <w:top w:val="none" w:sz="0" w:space="0" w:color="auto"/>
        <w:left w:val="none" w:sz="0" w:space="0" w:color="auto"/>
        <w:bottom w:val="none" w:sz="0" w:space="0" w:color="auto"/>
        <w:right w:val="none" w:sz="0" w:space="0" w:color="auto"/>
      </w:divBdr>
    </w:div>
    <w:div w:id="755903663">
      <w:bodyDiv w:val="1"/>
      <w:marLeft w:val="0"/>
      <w:marRight w:val="0"/>
      <w:marTop w:val="0"/>
      <w:marBottom w:val="0"/>
      <w:divBdr>
        <w:top w:val="none" w:sz="0" w:space="0" w:color="auto"/>
        <w:left w:val="none" w:sz="0" w:space="0" w:color="auto"/>
        <w:bottom w:val="none" w:sz="0" w:space="0" w:color="auto"/>
        <w:right w:val="none" w:sz="0" w:space="0" w:color="auto"/>
      </w:divBdr>
      <w:divsChild>
        <w:div w:id="330721311">
          <w:marLeft w:val="1800"/>
          <w:marRight w:val="0"/>
          <w:marTop w:val="77"/>
          <w:marBottom w:val="0"/>
          <w:divBdr>
            <w:top w:val="none" w:sz="0" w:space="0" w:color="auto"/>
            <w:left w:val="none" w:sz="0" w:space="0" w:color="auto"/>
            <w:bottom w:val="none" w:sz="0" w:space="0" w:color="auto"/>
            <w:right w:val="none" w:sz="0" w:space="0" w:color="auto"/>
          </w:divBdr>
        </w:div>
        <w:div w:id="410279946">
          <w:marLeft w:val="1166"/>
          <w:marRight w:val="0"/>
          <w:marTop w:val="96"/>
          <w:marBottom w:val="0"/>
          <w:divBdr>
            <w:top w:val="none" w:sz="0" w:space="0" w:color="auto"/>
            <w:left w:val="none" w:sz="0" w:space="0" w:color="auto"/>
            <w:bottom w:val="none" w:sz="0" w:space="0" w:color="auto"/>
            <w:right w:val="none" w:sz="0" w:space="0" w:color="auto"/>
          </w:divBdr>
        </w:div>
        <w:div w:id="494492711">
          <w:marLeft w:val="547"/>
          <w:marRight w:val="0"/>
          <w:marTop w:val="115"/>
          <w:marBottom w:val="0"/>
          <w:divBdr>
            <w:top w:val="none" w:sz="0" w:space="0" w:color="auto"/>
            <w:left w:val="none" w:sz="0" w:space="0" w:color="auto"/>
            <w:bottom w:val="none" w:sz="0" w:space="0" w:color="auto"/>
            <w:right w:val="none" w:sz="0" w:space="0" w:color="auto"/>
          </w:divBdr>
        </w:div>
        <w:div w:id="911550571">
          <w:marLeft w:val="1166"/>
          <w:marRight w:val="0"/>
          <w:marTop w:val="96"/>
          <w:marBottom w:val="0"/>
          <w:divBdr>
            <w:top w:val="none" w:sz="0" w:space="0" w:color="auto"/>
            <w:left w:val="none" w:sz="0" w:space="0" w:color="auto"/>
            <w:bottom w:val="none" w:sz="0" w:space="0" w:color="auto"/>
            <w:right w:val="none" w:sz="0" w:space="0" w:color="auto"/>
          </w:divBdr>
        </w:div>
        <w:div w:id="950237747">
          <w:marLeft w:val="1166"/>
          <w:marRight w:val="0"/>
          <w:marTop w:val="96"/>
          <w:marBottom w:val="0"/>
          <w:divBdr>
            <w:top w:val="none" w:sz="0" w:space="0" w:color="auto"/>
            <w:left w:val="none" w:sz="0" w:space="0" w:color="auto"/>
            <w:bottom w:val="none" w:sz="0" w:space="0" w:color="auto"/>
            <w:right w:val="none" w:sz="0" w:space="0" w:color="auto"/>
          </w:divBdr>
        </w:div>
        <w:div w:id="1109665757">
          <w:marLeft w:val="1166"/>
          <w:marRight w:val="0"/>
          <w:marTop w:val="96"/>
          <w:marBottom w:val="0"/>
          <w:divBdr>
            <w:top w:val="none" w:sz="0" w:space="0" w:color="auto"/>
            <w:left w:val="none" w:sz="0" w:space="0" w:color="auto"/>
            <w:bottom w:val="none" w:sz="0" w:space="0" w:color="auto"/>
            <w:right w:val="none" w:sz="0" w:space="0" w:color="auto"/>
          </w:divBdr>
        </w:div>
        <w:div w:id="1460413569">
          <w:marLeft w:val="547"/>
          <w:marRight w:val="0"/>
          <w:marTop w:val="115"/>
          <w:marBottom w:val="0"/>
          <w:divBdr>
            <w:top w:val="none" w:sz="0" w:space="0" w:color="auto"/>
            <w:left w:val="none" w:sz="0" w:space="0" w:color="auto"/>
            <w:bottom w:val="none" w:sz="0" w:space="0" w:color="auto"/>
            <w:right w:val="none" w:sz="0" w:space="0" w:color="auto"/>
          </w:divBdr>
        </w:div>
      </w:divsChild>
    </w:div>
    <w:div w:id="756245992">
      <w:bodyDiv w:val="1"/>
      <w:marLeft w:val="0"/>
      <w:marRight w:val="0"/>
      <w:marTop w:val="0"/>
      <w:marBottom w:val="0"/>
      <w:divBdr>
        <w:top w:val="none" w:sz="0" w:space="0" w:color="auto"/>
        <w:left w:val="none" w:sz="0" w:space="0" w:color="auto"/>
        <w:bottom w:val="none" w:sz="0" w:space="0" w:color="auto"/>
        <w:right w:val="none" w:sz="0" w:space="0" w:color="auto"/>
      </w:divBdr>
      <w:divsChild>
        <w:div w:id="1190989946">
          <w:marLeft w:val="0"/>
          <w:marRight w:val="0"/>
          <w:marTop w:val="0"/>
          <w:marBottom w:val="0"/>
          <w:divBdr>
            <w:top w:val="none" w:sz="0" w:space="0" w:color="auto"/>
            <w:left w:val="none" w:sz="0" w:space="0" w:color="auto"/>
            <w:bottom w:val="none" w:sz="0" w:space="0" w:color="auto"/>
            <w:right w:val="none" w:sz="0" w:space="0" w:color="auto"/>
          </w:divBdr>
        </w:div>
      </w:divsChild>
    </w:div>
    <w:div w:id="760570846">
      <w:bodyDiv w:val="1"/>
      <w:marLeft w:val="0"/>
      <w:marRight w:val="0"/>
      <w:marTop w:val="0"/>
      <w:marBottom w:val="0"/>
      <w:divBdr>
        <w:top w:val="none" w:sz="0" w:space="0" w:color="auto"/>
        <w:left w:val="none" w:sz="0" w:space="0" w:color="auto"/>
        <w:bottom w:val="none" w:sz="0" w:space="0" w:color="auto"/>
        <w:right w:val="none" w:sz="0" w:space="0" w:color="auto"/>
      </w:divBdr>
    </w:div>
    <w:div w:id="760836368">
      <w:bodyDiv w:val="1"/>
      <w:marLeft w:val="0"/>
      <w:marRight w:val="0"/>
      <w:marTop w:val="0"/>
      <w:marBottom w:val="0"/>
      <w:divBdr>
        <w:top w:val="none" w:sz="0" w:space="0" w:color="auto"/>
        <w:left w:val="none" w:sz="0" w:space="0" w:color="auto"/>
        <w:bottom w:val="none" w:sz="0" w:space="0" w:color="auto"/>
        <w:right w:val="none" w:sz="0" w:space="0" w:color="auto"/>
      </w:divBdr>
    </w:div>
    <w:div w:id="762608113">
      <w:bodyDiv w:val="1"/>
      <w:marLeft w:val="0"/>
      <w:marRight w:val="0"/>
      <w:marTop w:val="0"/>
      <w:marBottom w:val="0"/>
      <w:divBdr>
        <w:top w:val="none" w:sz="0" w:space="0" w:color="auto"/>
        <w:left w:val="none" w:sz="0" w:space="0" w:color="auto"/>
        <w:bottom w:val="none" w:sz="0" w:space="0" w:color="auto"/>
        <w:right w:val="none" w:sz="0" w:space="0" w:color="auto"/>
      </w:divBdr>
    </w:div>
    <w:div w:id="763304337">
      <w:bodyDiv w:val="1"/>
      <w:marLeft w:val="0"/>
      <w:marRight w:val="0"/>
      <w:marTop w:val="0"/>
      <w:marBottom w:val="0"/>
      <w:divBdr>
        <w:top w:val="none" w:sz="0" w:space="0" w:color="auto"/>
        <w:left w:val="none" w:sz="0" w:space="0" w:color="auto"/>
        <w:bottom w:val="none" w:sz="0" w:space="0" w:color="auto"/>
        <w:right w:val="none" w:sz="0" w:space="0" w:color="auto"/>
      </w:divBdr>
      <w:divsChild>
        <w:div w:id="240603766">
          <w:marLeft w:val="547"/>
          <w:marRight w:val="0"/>
          <w:marTop w:val="106"/>
          <w:marBottom w:val="0"/>
          <w:divBdr>
            <w:top w:val="none" w:sz="0" w:space="0" w:color="auto"/>
            <w:left w:val="none" w:sz="0" w:space="0" w:color="auto"/>
            <w:bottom w:val="none" w:sz="0" w:space="0" w:color="auto"/>
            <w:right w:val="none" w:sz="0" w:space="0" w:color="auto"/>
          </w:divBdr>
        </w:div>
        <w:div w:id="372192196">
          <w:marLeft w:val="1166"/>
          <w:marRight w:val="0"/>
          <w:marTop w:val="106"/>
          <w:marBottom w:val="0"/>
          <w:divBdr>
            <w:top w:val="none" w:sz="0" w:space="0" w:color="auto"/>
            <w:left w:val="none" w:sz="0" w:space="0" w:color="auto"/>
            <w:bottom w:val="none" w:sz="0" w:space="0" w:color="auto"/>
            <w:right w:val="none" w:sz="0" w:space="0" w:color="auto"/>
          </w:divBdr>
        </w:div>
        <w:div w:id="818807743">
          <w:marLeft w:val="547"/>
          <w:marRight w:val="0"/>
          <w:marTop w:val="106"/>
          <w:marBottom w:val="0"/>
          <w:divBdr>
            <w:top w:val="none" w:sz="0" w:space="0" w:color="auto"/>
            <w:left w:val="none" w:sz="0" w:space="0" w:color="auto"/>
            <w:bottom w:val="none" w:sz="0" w:space="0" w:color="auto"/>
            <w:right w:val="none" w:sz="0" w:space="0" w:color="auto"/>
          </w:divBdr>
        </w:div>
        <w:div w:id="1781683048">
          <w:marLeft w:val="547"/>
          <w:marRight w:val="0"/>
          <w:marTop w:val="106"/>
          <w:marBottom w:val="0"/>
          <w:divBdr>
            <w:top w:val="none" w:sz="0" w:space="0" w:color="auto"/>
            <w:left w:val="none" w:sz="0" w:space="0" w:color="auto"/>
            <w:bottom w:val="none" w:sz="0" w:space="0" w:color="auto"/>
            <w:right w:val="none" w:sz="0" w:space="0" w:color="auto"/>
          </w:divBdr>
        </w:div>
        <w:div w:id="1801026780">
          <w:marLeft w:val="547"/>
          <w:marRight w:val="0"/>
          <w:marTop w:val="106"/>
          <w:marBottom w:val="0"/>
          <w:divBdr>
            <w:top w:val="none" w:sz="0" w:space="0" w:color="auto"/>
            <w:left w:val="none" w:sz="0" w:space="0" w:color="auto"/>
            <w:bottom w:val="none" w:sz="0" w:space="0" w:color="auto"/>
            <w:right w:val="none" w:sz="0" w:space="0" w:color="auto"/>
          </w:divBdr>
        </w:div>
        <w:div w:id="1991514113">
          <w:marLeft w:val="1166"/>
          <w:marRight w:val="0"/>
          <w:marTop w:val="106"/>
          <w:marBottom w:val="0"/>
          <w:divBdr>
            <w:top w:val="none" w:sz="0" w:space="0" w:color="auto"/>
            <w:left w:val="none" w:sz="0" w:space="0" w:color="auto"/>
            <w:bottom w:val="none" w:sz="0" w:space="0" w:color="auto"/>
            <w:right w:val="none" w:sz="0" w:space="0" w:color="auto"/>
          </w:divBdr>
        </w:div>
      </w:divsChild>
    </w:div>
    <w:div w:id="764347384">
      <w:bodyDiv w:val="1"/>
      <w:marLeft w:val="0"/>
      <w:marRight w:val="0"/>
      <w:marTop w:val="0"/>
      <w:marBottom w:val="0"/>
      <w:divBdr>
        <w:top w:val="none" w:sz="0" w:space="0" w:color="auto"/>
        <w:left w:val="none" w:sz="0" w:space="0" w:color="auto"/>
        <w:bottom w:val="none" w:sz="0" w:space="0" w:color="auto"/>
        <w:right w:val="none" w:sz="0" w:space="0" w:color="auto"/>
      </w:divBdr>
    </w:div>
    <w:div w:id="766460292">
      <w:bodyDiv w:val="1"/>
      <w:marLeft w:val="0"/>
      <w:marRight w:val="0"/>
      <w:marTop w:val="0"/>
      <w:marBottom w:val="0"/>
      <w:divBdr>
        <w:top w:val="none" w:sz="0" w:space="0" w:color="auto"/>
        <w:left w:val="none" w:sz="0" w:space="0" w:color="auto"/>
        <w:bottom w:val="none" w:sz="0" w:space="0" w:color="auto"/>
        <w:right w:val="none" w:sz="0" w:space="0" w:color="auto"/>
      </w:divBdr>
    </w:div>
    <w:div w:id="766852970">
      <w:bodyDiv w:val="1"/>
      <w:marLeft w:val="0"/>
      <w:marRight w:val="0"/>
      <w:marTop w:val="0"/>
      <w:marBottom w:val="0"/>
      <w:divBdr>
        <w:top w:val="none" w:sz="0" w:space="0" w:color="auto"/>
        <w:left w:val="none" w:sz="0" w:space="0" w:color="auto"/>
        <w:bottom w:val="none" w:sz="0" w:space="0" w:color="auto"/>
        <w:right w:val="none" w:sz="0" w:space="0" w:color="auto"/>
      </w:divBdr>
    </w:div>
    <w:div w:id="766971037">
      <w:bodyDiv w:val="1"/>
      <w:marLeft w:val="0"/>
      <w:marRight w:val="0"/>
      <w:marTop w:val="0"/>
      <w:marBottom w:val="0"/>
      <w:divBdr>
        <w:top w:val="none" w:sz="0" w:space="0" w:color="auto"/>
        <w:left w:val="none" w:sz="0" w:space="0" w:color="auto"/>
        <w:bottom w:val="none" w:sz="0" w:space="0" w:color="auto"/>
        <w:right w:val="none" w:sz="0" w:space="0" w:color="auto"/>
      </w:divBdr>
      <w:divsChild>
        <w:div w:id="169638499">
          <w:marLeft w:val="547"/>
          <w:marRight w:val="0"/>
          <w:marTop w:val="120"/>
          <w:marBottom w:val="0"/>
          <w:divBdr>
            <w:top w:val="none" w:sz="0" w:space="0" w:color="auto"/>
            <w:left w:val="none" w:sz="0" w:space="0" w:color="auto"/>
            <w:bottom w:val="none" w:sz="0" w:space="0" w:color="auto"/>
            <w:right w:val="none" w:sz="0" w:space="0" w:color="auto"/>
          </w:divBdr>
        </w:div>
        <w:div w:id="574557339">
          <w:marLeft w:val="547"/>
          <w:marRight w:val="0"/>
          <w:marTop w:val="115"/>
          <w:marBottom w:val="0"/>
          <w:divBdr>
            <w:top w:val="none" w:sz="0" w:space="0" w:color="auto"/>
            <w:left w:val="none" w:sz="0" w:space="0" w:color="auto"/>
            <w:bottom w:val="none" w:sz="0" w:space="0" w:color="auto"/>
            <w:right w:val="none" w:sz="0" w:space="0" w:color="auto"/>
          </w:divBdr>
        </w:div>
        <w:div w:id="705644183">
          <w:marLeft w:val="547"/>
          <w:marRight w:val="0"/>
          <w:marTop w:val="115"/>
          <w:marBottom w:val="0"/>
          <w:divBdr>
            <w:top w:val="none" w:sz="0" w:space="0" w:color="auto"/>
            <w:left w:val="none" w:sz="0" w:space="0" w:color="auto"/>
            <w:bottom w:val="none" w:sz="0" w:space="0" w:color="auto"/>
            <w:right w:val="none" w:sz="0" w:space="0" w:color="auto"/>
          </w:divBdr>
        </w:div>
        <w:div w:id="1072898129">
          <w:marLeft w:val="547"/>
          <w:marRight w:val="0"/>
          <w:marTop w:val="120"/>
          <w:marBottom w:val="0"/>
          <w:divBdr>
            <w:top w:val="none" w:sz="0" w:space="0" w:color="auto"/>
            <w:left w:val="none" w:sz="0" w:space="0" w:color="auto"/>
            <w:bottom w:val="none" w:sz="0" w:space="0" w:color="auto"/>
            <w:right w:val="none" w:sz="0" w:space="0" w:color="auto"/>
          </w:divBdr>
        </w:div>
      </w:divsChild>
    </w:div>
    <w:div w:id="766996748">
      <w:bodyDiv w:val="1"/>
      <w:marLeft w:val="0"/>
      <w:marRight w:val="0"/>
      <w:marTop w:val="0"/>
      <w:marBottom w:val="0"/>
      <w:divBdr>
        <w:top w:val="none" w:sz="0" w:space="0" w:color="auto"/>
        <w:left w:val="none" w:sz="0" w:space="0" w:color="auto"/>
        <w:bottom w:val="none" w:sz="0" w:space="0" w:color="auto"/>
        <w:right w:val="none" w:sz="0" w:space="0" w:color="auto"/>
      </w:divBdr>
    </w:div>
    <w:div w:id="767234059">
      <w:bodyDiv w:val="1"/>
      <w:marLeft w:val="0"/>
      <w:marRight w:val="0"/>
      <w:marTop w:val="0"/>
      <w:marBottom w:val="0"/>
      <w:divBdr>
        <w:top w:val="none" w:sz="0" w:space="0" w:color="auto"/>
        <w:left w:val="none" w:sz="0" w:space="0" w:color="auto"/>
        <w:bottom w:val="none" w:sz="0" w:space="0" w:color="auto"/>
        <w:right w:val="none" w:sz="0" w:space="0" w:color="auto"/>
      </w:divBdr>
    </w:div>
    <w:div w:id="767778898">
      <w:bodyDiv w:val="1"/>
      <w:marLeft w:val="0"/>
      <w:marRight w:val="0"/>
      <w:marTop w:val="0"/>
      <w:marBottom w:val="0"/>
      <w:divBdr>
        <w:top w:val="none" w:sz="0" w:space="0" w:color="auto"/>
        <w:left w:val="none" w:sz="0" w:space="0" w:color="auto"/>
        <w:bottom w:val="none" w:sz="0" w:space="0" w:color="auto"/>
        <w:right w:val="none" w:sz="0" w:space="0" w:color="auto"/>
      </w:divBdr>
    </w:div>
    <w:div w:id="768506293">
      <w:bodyDiv w:val="1"/>
      <w:marLeft w:val="0"/>
      <w:marRight w:val="0"/>
      <w:marTop w:val="0"/>
      <w:marBottom w:val="0"/>
      <w:divBdr>
        <w:top w:val="none" w:sz="0" w:space="0" w:color="auto"/>
        <w:left w:val="none" w:sz="0" w:space="0" w:color="auto"/>
        <w:bottom w:val="none" w:sz="0" w:space="0" w:color="auto"/>
        <w:right w:val="none" w:sz="0" w:space="0" w:color="auto"/>
      </w:divBdr>
    </w:div>
    <w:div w:id="769664488">
      <w:bodyDiv w:val="1"/>
      <w:marLeft w:val="0"/>
      <w:marRight w:val="0"/>
      <w:marTop w:val="0"/>
      <w:marBottom w:val="0"/>
      <w:divBdr>
        <w:top w:val="none" w:sz="0" w:space="0" w:color="auto"/>
        <w:left w:val="none" w:sz="0" w:space="0" w:color="auto"/>
        <w:bottom w:val="none" w:sz="0" w:space="0" w:color="auto"/>
        <w:right w:val="none" w:sz="0" w:space="0" w:color="auto"/>
      </w:divBdr>
    </w:div>
    <w:div w:id="770247419">
      <w:bodyDiv w:val="1"/>
      <w:marLeft w:val="0"/>
      <w:marRight w:val="0"/>
      <w:marTop w:val="0"/>
      <w:marBottom w:val="0"/>
      <w:divBdr>
        <w:top w:val="none" w:sz="0" w:space="0" w:color="auto"/>
        <w:left w:val="none" w:sz="0" w:space="0" w:color="auto"/>
        <w:bottom w:val="none" w:sz="0" w:space="0" w:color="auto"/>
        <w:right w:val="none" w:sz="0" w:space="0" w:color="auto"/>
      </w:divBdr>
      <w:divsChild>
        <w:div w:id="1212426631">
          <w:marLeft w:val="1166"/>
          <w:marRight w:val="0"/>
          <w:marTop w:val="86"/>
          <w:marBottom w:val="0"/>
          <w:divBdr>
            <w:top w:val="none" w:sz="0" w:space="0" w:color="auto"/>
            <w:left w:val="none" w:sz="0" w:space="0" w:color="auto"/>
            <w:bottom w:val="none" w:sz="0" w:space="0" w:color="auto"/>
            <w:right w:val="none" w:sz="0" w:space="0" w:color="auto"/>
          </w:divBdr>
        </w:div>
        <w:div w:id="1385789234">
          <w:marLeft w:val="547"/>
          <w:marRight w:val="0"/>
          <w:marTop w:val="86"/>
          <w:marBottom w:val="0"/>
          <w:divBdr>
            <w:top w:val="none" w:sz="0" w:space="0" w:color="auto"/>
            <w:left w:val="none" w:sz="0" w:space="0" w:color="auto"/>
            <w:bottom w:val="none" w:sz="0" w:space="0" w:color="auto"/>
            <w:right w:val="none" w:sz="0" w:space="0" w:color="auto"/>
          </w:divBdr>
        </w:div>
        <w:div w:id="1885095655">
          <w:marLeft w:val="547"/>
          <w:marRight w:val="0"/>
          <w:marTop w:val="86"/>
          <w:marBottom w:val="0"/>
          <w:divBdr>
            <w:top w:val="none" w:sz="0" w:space="0" w:color="auto"/>
            <w:left w:val="none" w:sz="0" w:space="0" w:color="auto"/>
            <w:bottom w:val="none" w:sz="0" w:space="0" w:color="auto"/>
            <w:right w:val="none" w:sz="0" w:space="0" w:color="auto"/>
          </w:divBdr>
        </w:div>
      </w:divsChild>
    </w:div>
    <w:div w:id="770510415">
      <w:bodyDiv w:val="1"/>
      <w:marLeft w:val="0"/>
      <w:marRight w:val="0"/>
      <w:marTop w:val="0"/>
      <w:marBottom w:val="0"/>
      <w:divBdr>
        <w:top w:val="none" w:sz="0" w:space="0" w:color="auto"/>
        <w:left w:val="none" w:sz="0" w:space="0" w:color="auto"/>
        <w:bottom w:val="none" w:sz="0" w:space="0" w:color="auto"/>
        <w:right w:val="none" w:sz="0" w:space="0" w:color="auto"/>
      </w:divBdr>
    </w:div>
    <w:div w:id="771165059">
      <w:bodyDiv w:val="1"/>
      <w:marLeft w:val="0"/>
      <w:marRight w:val="0"/>
      <w:marTop w:val="0"/>
      <w:marBottom w:val="0"/>
      <w:divBdr>
        <w:top w:val="none" w:sz="0" w:space="0" w:color="auto"/>
        <w:left w:val="none" w:sz="0" w:space="0" w:color="auto"/>
        <w:bottom w:val="none" w:sz="0" w:space="0" w:color="auto"/>
        <w:right w:val="none" w:sz="0" w:space="0" w:color="auto"/>
      </w:divBdr>
    </w:div>
    <w:div w:id="772434450">
      <w:bodyDiv w:val="1"/>
      <w:marLeft w:val="0"/>
      <w:marRight w:val="0"/>
      <w:marTop w:val="0"/>
      <w:marBottom w:val="0"/>
      <w:divBdr>
        <w:top w:val="none" w:sz="0" w:space="0" w:color="auto"/>
        <w:left w:val="none" w:sz="0" w:space="0" w:color="auto"/>
        <w:bottom w:val="none" w:sz="0" w:space="0" w:color="auto"/>
        <w:right w:val="none" w:sz="0" w:space="0" w:color="auto"/>
      </w:divBdr>
    </w:div>
    <w:div w:id="772941012">
      <w:bodyDiv w:val="1"/>
      <w:marLeft w:val="0"/>
      <w:marRight w:val="0"/>
      <w:marTop w:val="0"/>
      <w:marBottom w:val="0"/>
      <w:divBdr>
        <w:top w:val="none" w:sz="0" w:space="0" w:color="auto"/>
        <w:left w:val="none" w:sz="0" w:space="0" w:color="auto"/>
        <w:bottom w:val="none" w:sz="0" w:space="0" w:color="auto"/>
        <w:right w:val="none" w:sz="0" w:space="0" w:color="auto"/>
      </w:divBdr>
    </w:div>
    <w:div w:id="774327985">
      <w:bodyDiv w:val="1"/>
      <w:marLeft w:val="0"/>
      <w:marRight w:val="0"/>
      <w:marTop w:val="0"/>
      <w:marBottom w:val="0"/>
      <w:divBdr>
        <w:top w:val="none" w:sz="0" w:space="0" w:color="auto"/>
        <w:left w:val="none" w:sz="0" w:space="0" w:color="auto"/>
        <w:bottom w:val="none" w:sz="0" w:space="0" w:color="auto"/>
        <w:right w:val="none" w:sz="0" w:space="0" w:color="auto"/>
      </w:divBdr>
      <w:divsChild>
        <w:div w:id="6490782">
          <w:marLeft w:val="547"/>
          <w:marRight w:val="0"/>
          <w:marTop w:val="115"/>
          <w:marBottom w:val="0"/>
          <w:divBdr>
            <w:top w:val="none" w:sz="0" w:space="0" w:color="auto"/>
            <w:left w:val="none" w:sz="0" w:space="0" w:color="auto"/>
            <w:bottom w:val="none" w:sz="0" w:space="0" w:color="auto"/>
            <w:right w:val="none" w:sz="0" w:space="0" w:color="auto"/>
          </w:divBdr>
        </w:div>
        <w:div w:id="508060437">
          <w:marLeft w:val="1166"/>
          <w:marRight w:val="0"/>
          <w:marTop w:val="96"/>
          <w:marBottom w:val="0"/>
          <w:divBdr>
            <w:top w:val="none" w:sz="0" w:space="0" w:color="auto"/>
            <w:left w:val="none" w:sz="0" w:space="0" w:color="auto"/>
            <w:bottom w:val="none" w:sz="0" w:space="0" w:color="auto"/>
            <w:right w:val="none" w:sz="0" w:space="0" w:color="auto"/>
          </w:divBdr>
        </w:div>
        <w:div w:id="835726920">
          <w:marLeft w:val="547"/>
          <w:marRight w:val="0"/>
          <w:marTop w:val="115"/>
          <w:marBottom w:val="0"/>
          <w:divBdr>
            <w:top w:val="none" w:sz="0" w:space="0" w:color="auto"/>
            <w:left w:val="none" w:sz="0" w:space="0" w:color="auto"/>
            <w:bottom w:val="none" w:sz="0" w:space="0" w:color="auto"/>
            <w:right w:val="none" w:sz="0" w:space="0" w:color="auto"/>
          </w:divBdr>
        </w:div>
        <w:div w:id="972102854">
          <w:marLeft w:val="547"/>
          <w:marRight w:val="0"/>
          <w:marTop w:val="115"/>
          <w:marBottom w:val="0"/>
          <w:divBdr>
            <w:top w:val="none" w:sz="0" w:space="0" w:color="auto"/>
            <w:left w:val="none" w:sz="0" w:space="0" w:color="auto"/>
            <w:bottom w:val="none" w:sz="0" w:space="0" w:color="auto"/>
            <w:right w:val="none" w:sz="0" w:space="0" w:color="auto"/>
          </w:divBdr>
        </w:div>
        <w:div w:id="1041440067">
          <w:marLeft w:val="1166"/>
          <w:marRight w:val="0"/>
          <w:marTop w:val="96"/>
          <w:marBottom w:val="0"/>
          <w:divBdr>
            <w:top w:val="none" w:sz="0" w:space="0" w:color="auto"/>
            <w:left w:val="none" w:sz="0" w:space="0" w:color="auto"/>
            <w:bottom w:val="none" w:sz="0" w:space="0" w:color="auto"/>
            <w:right w:val="none" w:sz="0" w:space="0" w:color="auto"/>
          </w:divBdr>
        </w:div>
        <w:div w:id="1042706252">
          <w:marLeft w:val="1166"/>
          <w:marRight w:val="0"/>
          <w:marTop w:val="96"/>
          <w:marBottom w:val="0"/>
          <w:divBdr>
            <w:top w:val="none" w:sz="0" w:space="0" w:color="auto"/>
            <w:left w:val="none" w:sz="0" w:space="0" w:color="auto"/>
            <w:bottom w:val="none" w:sz="0" w:space="0" w:color="auto"/>
            <w:right w:val="none" w:sz="0" w:space="0" w:color="auto"/>
          </w:divBdr>
        </w:div>
        <w:div w:id="1435594123">
          <w:marLeft w:val="1166"/>
          <w:marRight w:val="0"/>
          <w:marTop w:val="96"/>
          <w:marBottom w:val="0"/>
          <w:divBdr>
            <w:top w:val="none" w:sz="0" w:space="0" w:color="auto"/>
            <w:left w:val="none" w:sz="0" w:space="0" w:color="auto"/>
            <w:bottom w:val="none" w:sz="0" w:space="0" w:color="auto"/>
            <w:right w:val="none" w:sz="0" w:space="0" w:color="auto"/>
          </w:divBdr>
        </w:div>
        <w:div w:id="1817214266">
          <w:marLeft w:val="1166"/>
          <w:marRight w:val="0"/>
          <w:marTop w:val="96"/>
          <w:marBottom w:val="0"/>
          <w:divBdr>
            <w:top w:val="none" w:sz="0" w:space="0" w:color="auto"/>
            <w:left w:val="none" w:sz="0" w:space="0" w:color="auto"/>
            <w:bottom w:val="none" w:sz="0" w:space="0" w:color="auto"/>
            <w:right w:val="none" w:sz="0" w:space="0" w:color="auto"/>
          </w:divBdr>
        </w:div>
        <w:div w:id="1885631996">
          <w:marLeft w:val="1800"/>
          <w:marRight w:val="0"/>
          <w:marTop w:val="86"/>
          <w:marBottom w:val="0"/>
          <w:divBdr>
            <w:top w:val="none" w:sz="0" w:space="0" w:color="auto"/>
            <w:left w:val="none" w:sz="0" w:space="0" w:color="auto"/>
            <w:bottom w:val="none" w:sz="0" w:space="0" w:color="auto"/>
            <w:right w:val="none" w:sz="0" w:space="0" w:color="auto"/>
          </w:divBdr>
        </w:div>
        <w:div w:id="1971857109">
          <w:marLeft w:val="547"/>
          <w:marRight w:val="0"/>
          <w:marTop w:val="115"/>
          <w:marBottom w:val="0"/>
          <w:divBdr>
            <w:top w:val="none" w:sz="0" w:space="0" w:color="auto"/>
            <w:left w:val="none" w:sz="0" w:space="0" w:color="auto"/>
            <w:bottom w:val="none" w:sz="0" w:space="0" w:color="auto"/>
            <w:right w:val="none" w:sz="0" w:space="0" w:color="auto"/>
          </w:divBdr>
        </w:div>
      </w:divsChild>
    </w:div>
    <w:div w:id="775249580">
      <w:bodyDiv w:val="1"/>
      <w:marLeft w:val="0"/>
      <w:marRight w:val="0"/>
      <w:marTop w:val="0"/>
      <w:marBottom w:val="0"/>
      <w:divBdr>
        <w:top w:val="none" w:sz="0" w:space="0" w:color="auto"/>
        <w:left w:val="none" w:sz="0" w:space="0" w:color="auto"/>
        <w:bottom w:val="none" w:sz="0" w:space="0" w:color="auto"/>
        <w:right w:val="none" w:sz="0" w:space="0" w:color="auto"/>
      </w:divBdr>
    </w:div>
    <w:div w:id="775371141">
      <w:bodyDiv w:val="1"/>
      <w:marLeft w:val="0"/>
      <w:marRight w:val="0"/>
      <w:marTop w:val="0"/>
      <w:marBottom w:val="0"/>
      <w:divBdr>
        <w:top w:val="none" w:sz="0" w:space="0" w:color="auto"/>
        <w:left w:val="none" w:sz="0" w:space="0" w:color="auto"/>
        <w:bottom w:val="none" w:sz="0" w:space="0" w:color="auto"/>
        <w:right w:val="none" w:sz="0" w:space="0" w:color="auto"/>
      </w:divBdr>
      <w:divsChild>
        <w:div w:id="125007011">
          <w:marLeft w:val="547"/>
          <w:marRight w:val="0"/>
          <w:marTop w:val="96"/>
          <w:marBottom w:val="0"/>
          <w:divBdr>
            <w:top w:val="none" w:sz="0" w:space="0" w:color="auto"/>
            <w:left w:val="none" w:sz="0" w:space="0" w:color="auto"/>
            <w:bottom w:val="none" w:sz="0" w:space="0" w:color="auto"/>
            <w:right w:val="none" w:sz="0" w:space="0" w:color="auto"/>
          </w:divBdr>
        </w:div>
        <w:div w:id="151682367">
          <w:marLeft w:val="547"/>
          <w:marRight w:val="0"/>
          <w:marTop w:val="96"/>
          <w:marBottom w:val="0"/>
          <w:divBdr>
            <w:top w:val="none" w:sz="0" w:space="0" w:color="auto"/>
            <w:left w:val="none" w:sz="0" w:space="0" w:color="auto"/>
            <w:bottom w:val="none" w:sz="0" w:space="0" w:color="auto"/>
            <w:right w:val="none" w:sz="0" w:space="0" w:color="auto"/>
          </w:divBdr>
        </w:div>
        <w:div w:id="913051862">
          <w:marLeft w:val="547"/>
          <w:marRight w:val="0"/>
          <w:marTop w:val="96"/>
          <w:marBottom w:val="0"/>
          <w:divBdr>
            <w:top w:val="none" w:sz="0" w:space="0" w:color="auto"/>
            <w:left w:val="none" w:sz="0" w:space="0" w:color="auto"/>
            <w:bottom w:val="none" w:sz="0" w:space="0" w:color="auto"/>
            <w:right w:val="none" w:sz="0" w:space="0" w:color="auto"/>
          </w:divBdr>
        </w:div>
        <w:div w:id="982076853">
          <w:marLeft w:val="547"/>
          <w:marRight w:val="0"/>
          <w:marTop w:val="96"/>
          <w:marBottom w:val="0"/>
          <w:divBdr>
            <w:top w:val="none" w:sz="0" w:space="0" w:color="auto"/>
            <w:left w:val="none" w:sz="0" w:space="0" w:color="auto"/>
            <w:bottom w:val="none" w:sz="0" w:space="0" w:color="auto"/>
            <w:right w:val="none" w:sz="0" w:space="0" w:color="auto"/>
          </w:divBdr>
        </w:div>
        <w:div w:id="1138186220">
          <w:marLeft w:val="1166"/>
          <w:marRight w:val="0"/>
          <w:marTop w:val="77"/>
          <w:marBottom w:val="0"/>
          <w:divBdr>
            <w:top w:val="none" w:sz="0" w:space="0" w:color="auto"/>
            <w:left w:val="none" w:sz="0" w:space="0" w:color="auto"/>
            <w:bottom w:val="none" w:sz="0" w:space="0" w:color="auto"/>
            <w:right w:val="none" w:sz="0" w:space="0" w:color="auto"/>
          </w:divBdr>
        </w:div>
        <w:div w:id="1798328326">
          <w:marLeft w:val="547"/>
          <w:marRight w:val="0"/>
          <w:marTop w:val="96"/>
          <w:marBottom w:val="0"/>
          <w:divBdr>
            <w:top w:val="none" w:sz="0" w:space="0" w:color="auto"/>
            <w:left w:val="none" w:sz="0" w:space="0" w:color="auto"/>
            <w:bottom w:val="none" w:sz="0" w:space="0" w:color="auto"/>
            <w:right w:val="none" w:sz="0" w:space="0" w:color="auto"/>
          </w:divBdr>
        </w:div>
        <w:div w:id="1893079080">
          <w:marLeft w:val="1166"/>
          <w:marRight w:val="0"/>
          <w:marTop w:val="77"/>
          <w:marBottom w:val="0"/>
          <w:divBdr>
            <w:top w:val="none" w:sz="0" w:space="0" w:color="auto"/>
            <w:left w:val="none" w:sz="0" w:space="0" w:color="auto"/>
            <w:bottom w:val="none" w:sz="0" w:space="0" w:color="auto"/>
            <w:right w:val="none" w:sz="0" w:space="0" w:color="auto"/>
          </w:divBdr>
        </w:div>
      </w:divsChild>
    </w:div>
    <w:div w:id="775563349">
      <w:bodyDiv w:val="1"/>
      <w:marLeft w:val="0"/>
      <w:marRight w:val="0"/>
      <w:marTop w:val="0"/>
      <w:marBottom w:val="0"/>
      <w:divBdr>
        <w:top w:val="none" w:sz="0" w:space="0" w:color="auto"/>
        <w:left w:val="none" w:sz="0" w:space="0" w:color="auto"/>
        <w:bottom w:val="none" w:sz="0" w:space="0" w:color="auto"/>
        <w:right w:val="none" w:sz="0" w:space="0" w:color="auto"/>
      </w:divBdr>
      <w:divsChild>
        <w:div w:id="1470826404">
          <w:marLeft w:val="547"/>
          <w:marRight w:val="0"/>
          <w:marTop w:val="154"/>
          <w:marBottom w:val="0"/>
          <w:divBdr>
            <w:top w:val="none" w:sz="0" w:space="0" w:color="auto"/>
            <w:left w:val="none" w:sz="0" w:space="0" w:color="auto"/>
            <w:bottom w:val="none" w:sz="0" w:space="0" w:color="auto"/>
            <w:right w:val="none" w:sz="0" w:space="0" w:color="auto"/>
          </w:divBdr>
        </w:div>
      </w:divsChild>
    </w:div>
    <w:div w:id="775948151">
      <w:bodyDiv w:val="1"/>
      <w:marLeft w:val="0"/>
      <w:marRight w:val="0"/>
      <w:marTop w:val="0"/>
      <w:marBottom w:val="0"/>
      <w:divBdr>
        <w:top w:val="none" w:sz="0" w:space="0" w:color="auto"/>
        <w:left w:val="none" w:sz="0" w:space="0" w:color="auto"/>
        <w:bottom w:val="none" w:sz="0" w:space="0" w:color="auto"/>
        <w:right w:val="none" w:sz="0" w:space="0" w:color="auto"/>
      </w:divBdr>
      <w:divsChild>
        <w:div w:id="66416303">
          <w:marLeft w:val="1800"/>
          <w:marRight w:val="0"/>
          <w:marTop w:val="77"/>
          <w:marBottom w:val="0"/>
          <w:divBdr>
            <w:top w:val="none" w:sz="0" w:space="0" w:color="auto"/>
            <w:left w:val="none" w:sz="0" w:space="0" w:color="auto"/>
            <w:bottom w:val="none" w:sz="0" w:space="0" w:color="auto"/>
            <w:right w:val="none" w:sz="0" w:space="0" w:color="auto"/>
          </w:divBdr>
        </w:div>
        <w:div w:id="111829982">
          <w:marLeft w:val="1800"/>
          <w:marRight w:val="0"/>
          <w:marTop w:val="77"/>
          <w:marBottom w:val="0"/>
          <w:divBdr>
            <w:top w:val="none" w:sz="0" w:space="0" w:color="auto"/>
            <w:left w:val="none" w:sz="0" w:space="0" w:color="auto"/>
            <w:bottom w:val="none" w:sz="0" w:space="0" w:color="auto"/>
            <w:right w:val="none" w:sz="0" w:space="0" w:color="auto"/>
          </w:divBdr>
        </w:div>
        <w:div w:id="207647471">
          <w:marLeft w:val="1800"/>
          <w:marRight w:val="0"/>
          <w:marTop w:val="77"/>
          <w:marBottom w:val="0"/>
          <w:divBdr>
            <w:top w:val="none" w:sz="0" w:space="0" w:color="auto"/>
            <w:left w:val="none" w:sz="0" w:space="0" w:color="auto"/>
            <w:bottom w:val="none" w:sz="0" w:space="0" w:color="auto"/>
            <w:right w:val="none" w:sz="0" w:space="0" w:color="auto"/>
          </w:divBdr>
        </w:div>
        <w:div w:id="324868328">
          <w:marLeft w:val="1166"/>
          <w:marRight w:val="0"/>
          <w:marTop w:val="86"/>
          <w:marBottom w:val="0"/>
          <w:divBdr>
            <w:top w:val="none" w:sz="0" w:space="0" w:color="auto"/>
            <w:left w:val="none" w:sz="0" w:space="0" w:color="auto"/>
            <w:bottom w:val="none" w:sz="0" w:space="0" w:color="auto"/>
            <w:right w:val="none" w:sz="0" w:space="0" w:color="auto"/>
          </w:divBdr>
        </w:div>
        <w:div w:id="437649689">
          <w:marLeft w:val="1800"/>
          <w:marRight w:val="0"/>
          <w:marTop w:val="77"/>
          <w:marBottom w:val="0"/>
          <w:divBdr>
            <w:top w:val="none" w:sz="0" w:space="0" w:color="auto"/>
            <w:left w:val="none" w:sz="0" w:space="0" w:color="auto"/>
            <w:bottom w:val="none" w:sz="0" w:space="0" w:color="auto"/>
            <w:right w:val="none" w:sz="0" w:space="0" w:color="auto"/>
          </w:divBdr>
        </w:div>
        <w:div w:id="547300122">
          <w:marLeft w:val="547"/>
          <w:marRight w:val="0"/>
          <w:marTop w:val="96"/>
          <w:marBottom w:val="0"/>
          <w:divBdr>
            <w:top w:val="none" w:sz="0" w:space="0" w:color="auto"/>
            <w:left w:val="none" w:sz="0" w:space="0" w:color="auto"/>
            <w:bottom w:val="none" w:sz="0" w:space="0" w:color="auto"/>
            <w:right w:val="none" w:sz="0" w:space="0" w:color="auto"/>
          </w:divBdr>
        </w:div>
        <w:div w:id="579872493">
          <w:marLeft w:val="1166"/>
          <w:marRight w:val="0"/>
          <w:marTop w:val="86"/>
          <w:marBottom w:val="0"/>
          <w:divBdr>
            <w:top w:val="none" w:sz="0" w:space="0" w:color="auto"/>
            <w:left w:val="none" w:sz="0" w:space="0" w:color="auto"/>
            <w:bottom w:val="none" w:sz="0" w:space="0" w:color="auto"/>
            <w:right w:val="none" w:sz="0" w:space="0" w:color="auto"/>
          </w:divBdr>
        </w:div>
        <w:div w:id="717586148">
          <w:marLeft w:val="1800"/>
          <w:marRight w:val="0"/>
          <w:marTop w:val="77"/>
          <w:marBottom w:val="0"/>
          <w:divBdr>
            <w:top w:val="none" w:sz="0" w:space="0" w:color="auto"/>
            <w:left w:val="none" w:sz="0" w:space="0" w:color="auto"/>
            <w:bottom w:val="none" w:sz="0" w:space="0" w:color="auto"/>
            <w:right w:val="none" w:sz="0" w:space="0" w:color="auto"/>
          </w:divBdr>
        </w:div>
        <w:div w:id="1769813501">
          <w:marLeft w:val="1800"/>
          <w:marRight w:val="0"/>
          <w:marTop w:val="77"/>
          <w:marBottom w:val="0"/>
          <w:divBdr>
            <w:top w:val="none" w:sz="0" w:space="0" w:color="auto"/>
            <w:left w:val="none" w:sz="0" w:space="0" w:color="auto"/>
            <w:bottom w:val="none" w:sz="0" w:space="0" w:color="auto"/>
            <w:right w:val="none" w:sz="0" w:space="0" w:color="auto"/>
          </w:divBdr>
        </w:div>
      </w:divsChild>
    </w:div>
    <w:div w:id="776173290">
      <w:bodyDiv w:val="1"/>
      <w:marLeft w:val="0"/>
      <w:marRight w:val="0"/>
      <w:marTop w:val="0"/>
      <w:marBottom w:val="0"/>
      <w:divBdr>
        <w:top w:val="none" w:sz="0" w:space="0" w:color="auto"/>
        <w:left w:val="none" w:sz="0" w:space="0" w:color="auto"/>
        <w:bottom w:val="none" w:sz="0" w:space="0" w:color="auto"/>
        <w:right w:val="none" w:sz="0" w:space="0" w:color="auto"/>
      </w:divBdr>
    </w:div>
    <w:div w:id="776340009">
      <w:bodyDiv w:val="1"/>
      <w:marLeft w:val="0"/>
      <w:marRight w:val="0"/>
      <w:marTop w:val="0"/>
      <w:marBottom w:val="0"/>
      <w:divBdr>
        <w:top w:val="none" w:sz="0" w:space="0" w:color="auto"/>
        <w:left w:val="none" w:sz="0" w:space="0" w:color="auto"/>
        <w:bottom w:val="none" w:sz="0" w:space="0" w:color="auto"/>
        <w:right w:val="none" w:sz="0" w:space="0" w:color="auto"/>
      </w:divBdr>
    </w:div>
    <w:div w:id="776561367">
      <w:bodyDiv w:val="1"/>
      <w:marLeft w:val="0"/>
      <w:marRight w:val="0"/>
      <w:marTop w:val="0"/>
      <w:marBottom w:val="0"/>
      <w:divBdr>
        <w:top w:val="none" w:sz="0" w:space="0" w:color="auto"/>
        <w:left w:val="none" w:sz="0" w:space="0" w:color="auto"/>
        <w:bottom w:val="none" w:sz="0" w:space="0" w:color="auto"/>
        <w:right w:val="none" w:sz="0" w:space="0" w:color="auto"/>
      </w:divBdr>
    </w:div>
    <w:div w:id="776800429">
      <w:bodyDiv w:val="1"/>
      <w:marLeft w:val="0"/>
      <w:marRight w:val="0"/>
      <w:marTop w:val="0"/>
      <w:marBottom w:val="0"/>
      <w:divBdr>
        <w:top w:val="none" w:sz="0" w:space="0" w:color="auto"/>
        <w:left w:val="none" w:sz="0" w:space="0" w:color="auto"/>
        <w:bottom w:val="none" w:sz="0" w:space="0" w:color="auto"/>
        <w:right w:val="none" w:sz="0" w:space="0" w:color="auto"/>
      </w:divBdr>
    </w:div>
    <w:div w:id="780107479">
      <w:bodyDiv w:val="1"/>
      <w:marLeft w:val="0"/>
      <w:marRight w:val="0"/>
      <w:marTop w:val="0"/>
      <w:marBottom w:val="0"/>
      <w:divBdr>
        <w:top w:val="none" w:sz="0" w:space="0" w:color="auto"/>
        <w:left w:val="none" w:sz="0" w:space="0" w:color="auto"/>
        <w:bottom w:val="none" w:sz="0" w:space="0" w:color="auto"/>
        <w:right w:val="none" w:sz="0" w:space="0" w:color="auto"/>
      </w:divBdr>
      <w:divsChild>
        <w:div w:id="111215249">
          <w:marLeft w:val="547"/>
          <w:marRight w:val="0"/>
          <w:marTop w:val="134"/>
          <w:marBottom w:val="0"/>
          <w:divBdr>
            <w:top w:val="none" w:sz="0" w:space="0" w:color="auto"/>
            <w:left w:val="none" w:sz="0" w:space="0" w:color="auto"/>
            <w:bottom w:val="none" w:sz="0" w:space="0" w:color="auto"/>
            <w:right w:val="none" w:sz="0" w:space="0" w:color="auto"/>
          </w:divBdr>
        </w:div>
        <w:div w:id="336614714">
          <w:marLeft w:val="1800"/>
          <w:marRight w:val="0"/>
          <w:marTop w:val="106"/>
          <w:marBottom w:val="0"/>
          <w:divBdr>
            <w:top w:val="none" w:sz="0" w:space="0" w:color="auto"/>
            <w:left w:val="none" w:sz="0" w:space="0" w:color="auto"/>
            <w:bottom w:val="none" w:sz="0" w:space="0" w:color="auto"/>
            <w:right w:val="none" w:sz="0" w:space="0" w:color="auto"/>
          </w:divBdr>
        </w:div>
        <w:div w:id="525096486">
          <w:marLeft w:val="1800"/>
          <w:marRight w:val="0"/>
          <w:marTop w:val="106"/>
          <w:marBottom w:val="0"/>
          <w:divBdr>
            <w:top w:val="none" w:sz="0" w:space="0" w:color="auto"/>
            <w:left w:val="none" w:sz="0" w:space="0" w:color="auto"/>
            <w:bottom w:val="none" w:sz="0" w:space="0" w:color="auto"/>
            <w:right w:val="none" w:sz="0" w:space="0" w:color="auto"/>
          </w:divBdr>
        </w:div>
        <w:div w:id="1753431308">
          <w:marLeft w:val="1800"/>
          <w:marRight w:val="0"/>
          <w:marTop w:val="106"/>
          <w:marBottom w:val="0"/>
          <w:divBdr>
            <w:top w:val="none" w:sz="0" w:space="0" w:color="auto"/>
            <w:left w:val="none" w:sz="0" w:space="0" w:color="auto"/>
            <w:bottom w:val="none" w:sz="0" w:space="0" w:color="auto"/>
            <w:right w:val="none" w:sz="0" w:space="0" w:color="auto"/>
          </w:divBdr>
        </w:div>
      </w:divsChild>
    </w:div>
    <w:div w:id="780686747">
      <w:bodyDiv w:val="1"/>
      <w:marLeft w:val="0"/>
      <w:marRight w:val="0"/>
      <w:marTop w:val="0"/>
      <w:marBottom w:val="0"/>
      <w:divBdr>
        <w:top w:val="none" w:sz="0" w:space="0" w:color="auto"/>
        <w:left w:val="none" w:sz="0" w:space="0" w:color="auto"/>
        <w:bottom w:val="none" w:sz="0" w:space="0" w:color="auto"/>
        <w:right w:val="none" w:sz="0" w:space="0" w:color="auto"/>
      </w:divBdr>
    </w:div>
    <w:div w:id="781535553">
      <w:bodyDiv w:val="1"/>
      <w:marLeft w:val="0"/>
      <w:marRight w:val="0"/>
      <w:marTop w:val="0"/>
      <w:marBottom w:val="0"/>
      <w:divBdr>
        <w:top w:val="none" w:sz="0" w:space="0" w:color="auto"/>
        <w:left w:val="none" w:sz="0" w:space="0" w:color="auto"/>
        <w:bottom w:val="none" w:sz="0" w:space="0" w:color="auto"/>
        <w:right w:val="none" w:sz="0" w:space="0" w:color="auto"/>
      </w:divBdr>
    </w:div>
    <w:div w:id="781656502">
      <w:bodyDiv w:val="1"/>
      <w:marLeft w:val="0"/>
      <w:marRight w:val="0"/>
      <w:marTop w:val="0"/>
      <w:marBottom w:val="0"/>
      <w:divBdr>
        <w:top w:val="none" w:sz="0" w:space="0" w:color="auto"/>
        <w:left w:val="none" w:sz="0" w:space="0" w:color="auto"/>
        <w:bottom w:val="none" w:sz="0" w:space="0" w:color="auto"/>
        <w:right w:val="none" w:sz="0" w:space="0" w:color="auto"/>
      </w:divBdr>
      <w:divsChild>
        <w:div w:id="879247649">
          <w:marLeft w:val="0"/>
          <w:marRight w:val="0"/>
          <w:marTop w:val="0"/>
          <w:marBottom w:val="0"/>
          <w:divBdr>
            <w:top w:val="none" w:sz="0" w:space="0" w:color="auto"/>
            <w:left w:val="none" w:sz="0" w:space="0" w:color="auto"/>
            <w:bottom w:val="none" w:sz="0" w:space="0" w:color="auto"/>
            <w:right w:val="none" w:sz="0" w:space="0" w:color="auto"/>
          </w:divBdr>
          <w:divsChild>
            <w:div w:id="349643344">
              <w:marLeft w:val="0"/>
              <w:marRight w:val="0"/>
              <w:marTop w:val="0"/>
              <w:marBottom w:val="0"/>
              <w:divBdr>
                <w:top w:val="none" w:sz="0" w:space="0" w:color="auto"/>
                <w:left w:val="none" w:sz="0" w:space="0" w:color="auto"/>
                <w:bottom w:val="none" w:sz="0" w:space="0" w:color="auto"/>
                <w:right w:val="none" w:sz="0" w:space="0" w:color="auto"/>
              </w:divBdr>
            </w:div>
            <w:div w:id="946883930">
              <w:marLeft w:val="0"/>
              <w:marRight w:val="0"/>
              <w:marTop w:val="0"/>
              <w:marBottom w:val="0"/>
              <w:divBdr>
                <w:top w:val="none" w:sz="0" w:space="0" w:color="auto"/>
                <w:left w:val="none" w:sz="0" w:space="0" w:color="auto"/>
                <w:bottom w:val="none" w:sz="0" w:space="0" w:color="auto"/>
                <w:right w:val="none" w:sz="0" w:space="0" w:color="auto"/>
              </w:divBdr>
            </w:div>
            <w:div w:id="956178192">
              <w:marLeft w:val="0"/>
              <w:marRight w:val="0"/>
              <w:marTop w:val="0"/>
              <w:marBottom w:val="0"/>
              <w:divBdr>
                <w:top w:val="none" w:sz="0" w:space="0" w:color="auto"/>
                <w:left w:val="none" w:sz="0" w:space="0" w:color="auto"/>
                <w:bottom w:val="none" w:sz="0" w:space="0" w:color="auto"/>
                <w:right w:val="none" w:sz="0" w:space="0" w:color="auto"/>
              </w:divBdr>
            </w:div>
            <w:div w:id="17650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75232">
      <w:bodyDiv w:val="1"/>
      <w:marLeft w:val="0"/>
      <w:marRight w:val="0"/>
      <w:marTop w:val="0"/>
      <w:marBottom w:val="0"/>
      <w:divBdr>
        <w:top w:val="none" w:sz="0" w:space="0" w:color="auto"/>
        <w:left w:val="none" w:sz="0" w:space="0" w:color="auto"/>
        <w:bottom w:val="none" w:sz="0" w:space="0" w:color="auto"/>
        <w:right w:val="none" w:sz="0" w:space="0" w:color="auto"/>
      </w:divBdr>
    </w:div>
    <w:div w:id="782770245">
      <w:bodyDiv w:val="1"/>
      <w:marLeft w:val="0"/>
      <w:marRight w:val="0"/>
      <w:marTop w:val="0"/>
      <w:marBottom w:val="0"/>
      <w:divBdr>
        <w:top w:val="none" w:sz="0" w:space="0" w:color="auto"/>
        <w:left w:val="none" w:sz="0" w:space="0" w:color="auto"/>
        <w:bottom w:val="none" w:sz="0" w:space="0" w:color="auto"/>
        <w:right w:val="none" w:sz="0" w:space="0" w:color="auto"/>
      </w:divBdr>
    </w:div>
    <w:div w:id="783309218">
      <w:bodyDiv w:val="1"/>
      <w:marLeft w:val="0"/>
      <w:marRight w:val="0"/>
      <w:marTop w:val="0"/>
      <w:marBottom w:val="0"/>
      <w:divBdr>
        <w:top w:val="none" w:sz="0" w:space="0" w:color="auto"/>
        <w:left w:val="none" w:sz="0" w:space="0" w:color="auto"/>
        <w:bottom w:val="none" w:sz="0" w:space="0" w:color="auto"/>
        <w:right w:val="none" w:sz="0" w:space="0" w:color="auto"/>
      </w:divBdr>
      <w:divsChild>
        <w:div w:id="386153197">
          <w:marLeft w:val="0"/>
          <w:marRight w:val="0"/>
          <w:marTop w:val="0"/>
          <w:marBottom w:val="0"/>
          <w:divBdr>
            <w:top w:val="none" w:sz="0" w:space="0" w:color="auto"/>
            <w:left w:val="none" w:sz="0" w:space="0" w:color="auto"/>
            <w:bottom w:val="none" w:sz="0" w:space="0" w:color="auto"/>
            <w:right w:val="none" w:sz="0" w:space="0" w:color="auto"/>
          </w:divBdr>
          <w:divsChild>
            <w:div w:id="413864443">
              <w:marLeft w:val="0"/>
              <w:marRight w:val="0"/>
              <w:marTop w:val="0"/>
              <w:marBottom w:val="0"/>
              <w:divBdr>
                <w:top w:val="none" w:sz="0" w:space="0" w:color="auto"/>
                <w:left w:val="none" w:sz="0" w:space="0" w:color="auto"/>
                <w:bottom w:val="none" w:sz="0" w:space="0" w:color="auto"/>
                <w:right w:val="none" w:sz="0" w:space="0" w:color="auto"/>
              </w:divBdr>
            </w:div>
            <w:div w:id="434447940">
              <w:marLeft w:val="0"/>
              <w:marRight w:val="0"/>
              <w:marTop w:val="0"/>
              <w:marBottom w:val="0"/>
              <w:divBdr>
                <w:top w:val="none" w:sz="0" w:space="0" w:color="auto"/>
                <w:left w:val="none" w:sz="0" w:space="0" w:color="auto"/>
                <w:bottom w:val="none" w:sz="0" w:space="0" w:color="auto"/>
                <w:right w:val="none" w:sz="0" w:space="0" w:color="auto"/>
              </w:divBdr>
            </w:div>
            <w:div w:id="723215324">
              <w:marLeft w:val="0"/>
              <w:marRight w:val="0"/>
              <w:marTop w:val="0"/>
              <w:marBottom w:val="0"/>
              <w:divBdr>
                <w:top w:val="none" w:sz="0" w:space="0" w:color="auto"/>
                <w:left w:val="none" w:sz="0" w:space="0" w:color="auto"/>
                <w:bottom w:val="none" w:sz="0" w:space="0" w:color="auto"/>
                <w:right w:val="none" w:sz="0" w:space="0" w:color="auto"/>
              </w:divBdr>
            </w:div>
            <w:div w:id="903108165">
              <w:marLeft w:val="0"/>
              <w:marRight w:val="0"/>
              <w:marTop w:val="0"/>
              <w:marBottom w:val="0"/>
              <w:divBdr>
                <w:top w:val="none" w:sz="0" w:space="0" w:color="auto"/>
                <w:left w:val="none" w:sz="0" w:space="0" w:color="auto"/>
                <w:bottom w:val="none" w:sz="0" w:space="0" w:color="auto"/>
                <w:right w:val="none" w:sz="0" w:space="0" w:color="auto"/>
              </w:divBdr>
            </w:div>
            <w:div w:id="1250189912">
              <w:marLeft w:val="0"/>
              <w:marRight w:val="0"/>
              <w:marTop w:val="0"/>
              <w:marBottom w:val="0"/>
              <w:divBdr>
                <w:top w:val="none" w:sz="0" w:space="0" w:color="auto"/>
                <w:left w:val="none" w:sz="0" w:space="0" w:color="auto"/>
                <w:bottom w:val="none" w:sz="0" w:space="0" w:color="auto"/>
                <w:right w:val="none" w:sz="0" w:space="0" w:color="auto"/>
              </w:divBdr>
            </w:div>
            <w:div w:id="1471283666">
              <w:marLeft w:val="0"/>
              <w:marRight w:val="0"/>
              <w:marTop w:val="0"/>
              <w:marBottom w:val="0"/>
              <w:divBdr>
                <w:top w:val="none" w:sz="0" w:space="0" w:color="auto"/>
                <w:left w:val="none" w:sz="0" w:space="0" w:color="auto"/>
                <w:bottom w:val="none" w:sz="0" w:space="0" w:color="auto"/>
                <w:right w:val="none" w:sz="0" w:space="0" w:color="auto"/>
              </w:divBdr>
            </w:div>
            <w:div w:id="1516579138">
              <w:marLeft w:val="0"/>
              <w:marRight w:val="0"/>
              <w:marTop w:val="0"/>
              <w:marBottom w:val="0"/>
              <w:divBdr>
                <w:top w:val="none" w:sz="0" w:space="0" w:color="auto"/>
                <w:left w:val="none" w:sz="0" w:space="0" w:color="auto"/>
                <w:bottom w:val="none" w:sz="0" w:space="0" w:color="auto"/>
                <w:right w:val="none" w:sz="0" w:space="0" w:color="auto"/>
              </w:divBdr>
            </w:div>
            <w:div w:id="1759669210">
              <w:marLeft w:val="0"/>
              <w:marRight w:val="0"/>
              <w:marTop w:val="0"/>
              <w:marBottom w:val="0"/>
              <w:divBdr>
                <w:top w:val="none" w:sz="0" w:space="0" w:color="auto"/>
                <w:left w:val="none" w:sz="0" w:space="0" w:color="auto"/>
                <w:bottom w:val="none" w:sz="0" w:space="0" w:color="auto"/>
                <w:right w:val="none" w:sz="0" w:space="0" w:color="auto"/>
              </w:divBdr>
            </w:div>
            <w:div w:id="18659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11884">
      <w:bodyDiv w:val="1"/>
      <w:marLeft w:val="0"/>
      <w:marRight w:val="0"/>
      <w:marTop w:val="0"/>
      <w:marBottom w:val="0"/>
      <w:divBdr>
        <w:top w:val="none" w:sz="0" w:space="0" w:color="auto"/>
        <w:left w:val="none" w:sz="0" w:space="0" w:color="auto"/>
        <w:bottom w:val="none" w:sz="0" w:space="0" w:color="auto"/>
        <w:right w:val="none" w:sz="0" w:space="0" w:color="auto"/>
      </w:divBdr>
      <w:divsChild>
        <w:div w:id="326709120">
          <w:marLeft w:val="360"/>
          <w:marRight w:val="0"/>
          <w:marTop w:val="200"/>
          <w:marBottom w:val="0"/>
          <w:divBdr>
            <w:top w:val="none" w:sz="0" w:space="0" w:color="auto"/>
            <w:left w:val="none" w:sz="0" w:space="0" w:color="auto"/>
            <w:bottom w:val="none" w:sz="0" w:space="0" w:color="auto"/>
            <w:right w:val="none" w:sz="0" w:space="0" w:color="auto"/>
          </w:divBdr>
        </w:div>
        <w:div w:id="1158038258">
          <w:marLeft w:val="360"/>
          <w:marRight w:val="0"/>
          <w:marTop w:val="200"/>
          <w:marBottom w:val="0"/>
          <w:divBdr>
            <w:top w:val="none" w:sz="0" w:space="0" w:color="auto"/>
            <w:left w:val="none" w:sz="0" w:space="0" w:color="auto"/>
            <w:bottom w:val="none" w:sz="0" w:space="0" w:color="auto"/>
            <w:right w:val="none" w:sz="0" w:space="0" w:color="auto"/>
          </w:divBdr>
        </w:div>
        <w:div w:id="1312754870">
          <w:marLeft w:val="1080"/>
          <w:marRight w:val="0"/>
          <w:marTop w:val="100"/>
          <w:marBottom w:val="0"/>
          <w:divBdr>
            <w:top w:val="none" w:sz="0" w:space="0" w:color="auto"/>
            <w:left w:val="none" w:sz="0" w:space="0" w:color="auto"/>
            <w:bottom w:val="none" w:sz="0" w:space="0" w:color="auto"/>
            <w:right w:val="none" w:sz="0" w:space="0" w:color="auto"/>
          </w:divBdr>
        </w:div>
        <w:div w:id="1321736614">
          <w:marLeft w:val="1080"/>
          <w:marRight w:val="0"/>
          <w:marTop w:val="100"/>
          <w:marBottom w:val="0"/>
          <w:divBdr>
            <w:top w:val="none" w:sz="0" w:space="0" w:color="auto"/>
            <w:left w:val="none" w:sz="0" w:space="0" w:color="auto"/>
            <w:bottom w:val="none" w:sz="0" w:space="0" w:color="auto"/>
            <w:right w:val="none" w:sz="0" w:space="0" w:color="auto"/>
          </w:divBdr>
        </w:div>
        <w:div w:id="1505589068">
          <w:marLeft w:val="1080"/>
          <w:marRight w:val="0"/>
          <w:marTop w:val="100"/>
          <w:marBottom w:val="0"/>
          <w:divBdr>
            <w:top w:val="none" w:sz="0" w:space="0" w:color="auto"/>
            <w:left w:val="none" w:sz="0" w:space="0" w:color="auto"/>
            <w:bottom w:val="none" w:sz="0" w:space="0" w:color="auto"/>
            <w:right w:val="none" w:sz="0" w:space="0" w:color="auto"/>
          </w:divBdr>
        </w:div>
      </w:divsChild>
    </w:div>
    <w:div w:id="786700810">
      <w:bodyDiv w:val="1"/>
      <w:marLeft w:val="0"/>
      <w:marRight w:val="0"/>
      <w:marTop w:val="0"/>
      <w:marBottom w:val="0"/>
      <w:divBdr>
        <w:top w:val="none" w:sz="0" w:space="0" w:color="auto"/>
        <w:left w:val="none" w:sz="0" w:space="0" w:color="auto"/>
        <w:bottom w:val="none" w:sz="0" w:space="0" w:color="auto"/>
        <w:right w:val="none" w:sz="0" w:space="0" w:color="auto"/>
      </w:divBdr>
    </w:div>
    <w:div w:id="788669809">
      <w:bodyDiv w:val="1"/>
      <w:marLeft w:val="0"/>
      <w:marRight w:val="0"/>
      <w:marTop w:val="0"/>
      <w:marBottom w:val="0"/>
      <w:divBdr>
        <w:top w:val="none" w:sz="0" w:space="0" w:color="auto"/>
        <w:left w:val="none" w:sz="0" w:space="0" w:color="auto"/>
        <w:bottom w:val="none" w:sz="0" w:space="0" w:color="auto"/>
        <w:right w:val="none" w:sz="0" w:space="0" w:color="auto"/>
      </w:divBdr>
    </w:div>
    <w:div w:id="788739295">
      <w:bodyDiv w:val="1"/>
      <w:marLeft w:val="0"/>
      <w:marRight w:val="0"/>
      <w:marTop w:val="0"/>
      <w:marBottom w:val="0"/>
      <w:divBdr>
        <w:top w:val="none" w:sz="0" w:space="0" w:color="auto"/>
        <w:left w:val="none" w:sz="0" w:space="0" w:color="auto"/>
        <w:bottom w:val="none" w:sz="0" w:space="0" w:color="auto"/>
        <w:right w:val="none" w:sz="0" w:space="0" w:color="auto"/>
      </w:divBdr>
      <w:divsChild>
        <w:div w:id="159663992">
          <w:marLeft w:val="1800"/>
          <w:marRight w:val="0"/>
          <w:marTop w:val="86"/>
          <w:marBottom w:val="0"/>
          <w:divBdr>
            <w:top w:val="none" w:sz="0" w:space="0" w:color="auto"/>
            <w:left w:val="none" w:sz="0" w:space="0" w:color="auto"/>
            <w:bottom w:val="none" w:sz="0" w:space="0" w:color="auto"/>
            <w:right w:val="none" w:sz="0" w:space="0" w:color="auto"/>
          </w:divBdr>
        </w:div>
        <w:div w:id="751391434">
          <w:marLeft w:val="1800"/>
          <w:marRight w:val="0"/>
          <w:marTop w:val="86"/>
          <w:marBottom w:val="0"/>
          <w:divBdr>
            <w:top w:val="none" w:sz="0" w:space="0" w:color="auto"/>
            <w:left w:val="none" w:sz="0" w:space="0" w:color="auto"/>
            <w:bottom w:val="none" w:sz="0" w:space="0" w:color="auto"/>
            <w:right w:val="none" w:sz="0" w:space="0" w:color="auto"/>
          </w:divBdr>
        </w:div>
        <w:div w:id="788819553">
          <w:marLeft w:val="2520"/>
          <w:marRight w:val="0"/>
          <w:marTop w:val="86"/>
          <w:marBottom w:val="0"/>
          <w:divBdr>
            <w:top w:val="none" w:sz="0" w:space="0" w:color="auto"/>
            <w:left w:val="none" w:sz="0" w:space="0" w:color="auto"/>
            <w:bottom w:val="none" w:sz="0" w:space="0" w:color="auto"/>
            <w:right w:val="none" w:sz="0" w:space="0" w:color="auto"/>
          </w:divBdr>
        </w:div>
        <w:div w:id="981230097">
          <w:marLeft w:val="1800"/>
          <w:marRight w:val="0"/>
          <w:marTop w:val="86"/>
          <w:marBottom w:val="0"/>
          <w:divBdr>
            <w:top w:val="none" w:sz="0" w:space="0" w:color="auto"/>
            <w:left w:val="none" w:sz="0" w:space="0" w:color="auto"/>
            <w:bottom w:val="none" w:sz="0" w:space="0" w:color="auto"/>
            <w:right w:val="none" w:sz="0" w:space="0" w:color="auto"/>
          </w:divBdr>
        </w:div>
        <w:div w:id="1163356089">
          <w:marLeft w:val="1166"/>
          <w:marRight w:val="0"/>
          <w:marTop w:val="96"/>
          <w:marBottom w:val="0"/>
          <w:divBdr>
            <w:top w:val="none" w:sz="0" w:space="0" w:color="auto"/>
            <w:left w:val="none" w:sz="0" w:space="0" w:color="auto"/>
            <w:bottom w:val="none" w:sz="0" w:space="0" w:color="auto"/>
            <w:right w:val="none" w:sz="0" w:space="0" w:color="auto"/>
          </w:divBdr>
        </w:div>
        <w:div w:id="1226574711">
          <w:marLeft w:val="2520"/>
          <w:marRight w:val="0"/>
          <w:marTop w:val="86"/>
          <w:marBottom w:val="0"/>
          <w:divBdr>
            <w:top w:val="none" w:sz="0" w:space="0" w:color="auto"/>
            <w:left w:val="none" w:sz="0" w:space="0" w:color="auto"/>
            <w:bottom w:val="none" w:sz="0" w:space="0" w:color="auto"/>
            <w:right w:val="none" w:sz="0" w:space="0" w:color="auto"/>
          </w:divBdr>
        </w:div>
        <w:div w:id="1315914865">
          <w:marLeft w:val="1166"/>
          <w:marRight w:val="0"/>
          <w:marTop w:val="96"/>
          <w:marBottom w:val="0"/>
          <w:divBdr>
            <w:top w:val="none" w:sz="0" w:space="0" w:color="auto"/>
            <w:left w:val="none" w:sz="0" w:space="0" w:color="auto"/>
            <w:bottom w:val="none" w:sz="0" w:space="0" w:color="auto"/>
            <w:right w:val="none" w:sz="0" w:space="0" w:color="auto"/>
          </w:divBdr>
        </w:div>
        <w:div w:id="1503008826">
          <w:marLeft w:val="547"/>
          <w:marRight w:val="0"/>
          <w:marTop w:val="115"/>
          <w:marBottom w:val="0"/>
          <w:divBdr>
            <w:top w:val="none" w:sz="0" w:space="0" w:color="auto"/>
            <w:left w:val="none" w:sz="0" w:space="0" w:color="auto"/>
            <w:bottom w:val="none" w:sz="0" w:space="0" w:color="auto"/>
            <w:right w:val="none" w:sz="0" w:space="0" w:color="auto"/>
          </w:divBdr>
        </w:div>
        <w:div w:id="1765027846">
          <w:marLeft w:val="2520"/>
          <w:marRight w:val="0"/>
          <w:marTop w:val="86"/>
          <w:marBottom w:val="0"/>
          <w:divBdr>
            <w:top w:val="none" w:sz="0" w:space="0" w:color="auto"/>
            <w:left w:val="none" w:sz="0" w:space="0" w:color="auto"/>
            <w:bottom w:val="none" w:sz="0" w:space="0" w:color="auto"/>
            <w:right w:val="none" w:sz="0" w:space="0" w:color="auto"/>
          </w:divBdr>
        </w:div>
        <w:div w:id="1936589761">
          <w:marLeft w:val="1166"/>
          <w:marRight w:val="0"/>
          <w:marTop w:val="96"/>
          <w:marBottom w:val="0"/>
          <w:divBdr>
            <w:top w:val="none" w:sz="0" w:space="0" w:color="auto"/>
            <w:left w:val="none" w:sz="0" w:space="0" w:color="auto"/>
            <w:bottom w:val="none" w:sz="0" w:space="0" w:color="auto"/>
            <w:right w:val="none" w:sz="0" w:space="0" w:color="auto"/>
          </w:divBdr>
        </w:div>
      </w:divsChild>
    </w:div>
    <w:div w:id="788817520">
      <w:bodyDiv w:val="1"/>
      <w:marLeft w:val="0"/>
      <w:marRight w:val="0"/>
      <w:marTop w:val="0"/>
      <w:marBottom w:val="0"/>
      <w:divBdr>
        <w:top w:val="none" w:sz="0" w:space="0" w:color="auto"/>
        <w:left w:val="none" w:sz="0" w:space="0" w:color="auto"/>
        <w:bottom w:val="none" w:sz="0" w:space="0" w:color="auto"/>
        <w:right w:val="none" w:sz="0" w:space="0" w:color="auto"/>
      </w:divBdr>
      <w:divsChild>
        <w:div w:id="2133281665">
          <w:marLeft w:val="0"/>
          <w:marRight w:val="0"/>
          <w:marTop w:val="0"/>
          <w:marBottom w:val="0"/>
          <w:divBdr>
            <w:top w:val="none" w:sz="0" w:space="0" w:color="auto"/>
            <w:left w:val="none" w:sz="0" w:space="0" w:color="auto"/>
            <w:bottom w:val="none" w:sz="0" w:space="0" w:color="auto"/>
            <w:right w:val="none" w:sz="0" w:space="0" w:color="auto"/>
          </w:divBdr>
          <w:divsChild>
            <w:div w:id="178547194">
              <w:marLeft w:val="0"/>
              <w:marRight w:val="0"/>
              <w:marTop w:val="0"/>
              <w:marBottom w:val="0"/>
              <w:divBdr>
                <w:top w:val="none" w:sz="0" w:space="0" w:color="auto"/>
                <w:left w:val="none" w:sz="0" w:space="0" w:color="auto"/>
                <w:bottom w:val="none" w:sz="0" w:space="0" w:color="auto"/>
                <w:right w:val="none" w:sz="0" w:space="0" w:color="auto"/>
              </w:divBdr>
            </w:div>
            <w:div w:id="1261991294">
              <w:marLeft w:val="0"/>
              <w:marRight w:val="0"/>
              <w:marTop w:val="0"/>
              <w:marBottom w:val="0"/>
              <w:divBdr>
                <w:top w:val="none" w:sz="0" w:space="0" w:color="auto"/>
                <w:left w:val="none" w:sz="0" w:space="0" w:color="auto"/>
                <w:bottom w:val="none" w:sz="0" w:space="0" w:color="auto"/>
                <w:right w:val="none" w:sz="0" w:space="0" w:color="auto"/>
              </w:divBdr>
            </w:div>
            <w:div w:id="13212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57375">
      <w:bodyDiv w:val="1"/>
      <w:marLeft w:val="0"/>
      <w:marRight w:val="0"/>
      <w:marTop w:val="0"/>
      <w:marBottom w:val="0"/>
      <w:divBdr>
        <w:top w:val="none" w:sz="0" w:space="0" w:color="auto"/>
        <w:left w:val="none" w:sz="0" w:space="0" w:color="auto"/>
        <w:bottom w:val="none" w:sz="0" w:space="0" w:color="auto"/>
        <w:right w:val="none" w:sz="0" w:space="0" w:color="auto"/>
      </w:divBdr>
    </w:div>
    <w:div w:id="789519883">
      <w:bodyDiv w:val="1"/>
      <w:marLeft w:val="0"/>
      <w:marRight w:val="0"/>
      <w:marTop w:val="0"/>
      <w:marBottom w:val="0"/>
      <w:divBdr>
        <w:top w:val="none" w:sz="0" w:space="0" w:color="auto"/>
        <w:left w:val="none" w:sz="0" w:space="0" w:color="auto"/>
        <w:bottom w:val="none" w:sz="0" w:space="0" w:color="auto"/>
        <w:right w:val="none" w:sz="0" w:space="0" w:color="auto"/>
      </w:divBdr>
    </w:div>
    <w:div w:id="790324438">
      <w:bodyDiv w:val="1"/>
      <w:marLeft w:val="0"/>
      <w:marRight w:val="0"/>
      <w:marTop w:val="0"/>
      <w:marBottom w:val="0"/>
      <w:divBdr>
        <w:top w:val="none" w:sz="0" w:space="0" w:color="auto"/>
        <w:left w:val="none" w:sz="0" w:space="0" w:color="auto"/>
        <w:bottom w:val="none" w:sz="0" w:space="0" w:color="auto"/>
        <w:right w:val="none" w:sz="0" w:space="0" w:color="auto"/>
      </w:divBdr>
      <w:divsChild>
        <w:div w:id="235550098">
          <w:marLeft w:val="360"/>
          <w:marRight w:val="0"/>
          <w:marTop w:val="0"/>
          <w:marBottom w:val="0"/>
          <w:divBdr>
            <w:top w:val="none" w:sz="0" w:space="0" w:color="auto"/>
            <w:left w:val="none" w:sz="0" w:space="0" w:color="auto"/>
            <w:bottom w:val="none" w:sz="0" w:space="0" w:color="auto"/>
            <w:right w:val="none" w:sz="0" w:space="0" w:color="auto"/>
          </w:divBdr>
        </w:div>
        <w:div w:id="953974664">
          <w:marLeft w:val="1080"/>
          <w:marRight w:val="0"/>
          <w:marTop w:val="240"/>
          <w:marBottom w:val="0"/>
          <w:divBdr>
            <w:top w:val="none" w:sz="0" w:space="0" w:color="auto"/>
            <w:left w:val="none" w:sz="0" w:space="0" w:color="auto"/>
            <w:bottom w:val="none" w:sz="0" w:space="0" w:color="auto"/>
            <w:right w:val="none" w:sz="0" w:space="0" w:color="auto"/>
          </w:divBdr>
        </w:div>
      </w:divsChild>
    </w:div>
    <w:div w:id="790709909">
      <w:bodyDiv w:val="1"/>
      <w:marLeft w:val="0"/>
      <w:marRight w:val="0"/>
      <w:marTop w:val="0"/>
      <w:marBottom w:val="0"/>
      <w:divBdr>
        <w:top w:val="none" w:sz="0" w:space="0" w:color="auto"/>
        <w:left w:val="none" w:sz="0" w:space="0" w:color="auto"/>
        <w:bottom w:val="none" w:sz="0" w:space="0" w:color="auto"/>
        <w:right w:val="none" w:sz="0" w:space="0" w:color="auto"/>
      </w:divBdr>
    </w:div>
    <w:div w:id="792484976">
      <w:bodyDiv w:val="1"/>
      <w:marLeft w:val="0"/>
      <w:marRight w:val="0"/>
      <w:marTop w:val="0"/>
      <w:marBottom w:val="0"/>
      <w:divBdr>
        <w:top w:val="none" w:sz="0" w:space="0" w:color="auto"/>
        <w:left w:val="none" w:sz="0" w:space="0" w:color="auto"/>
        <w:bottom w:val="none" w:sz="0" w:space="0" w:color="auto"/>
        <w:right w:val="none" w:sz="0" w:space="0" w:color="auto"/>
      </w:divBdr>
    </w:div>
    <w:div w:id="792796777">
      <w:bodyDiv w:val="1"/>
      <w:marLeft w:val="0"/>
      <w:marRight w:val="0"/>
      <w:marTop w:val="0"/>
      <w:marBottom w:val="0"/>
      <w:divBdr>
        <w:top w:val="none" w:sz="0" w:space="0" w:color="auto"/>
        <w:left w:val="none" w:sz="0" w:space="0" w:color="auto"/>
        <w:bottom w:val="none" w:sz="0" w:space="0" w:color="auto"/>
        <w:right w:val="none" w:sz="0" w:space="0" w:color="auto"/>
      </w:divBdr>
      <w:divsChild>
        <w:div w:id="23870893">
          <w:marLeft w:val="1166"/>
          <w:marRight w:val="0"/>
          <w:marTop w:val="115"/>
          <w:marBottom w:val="0"/>
          <w:divBdr>
            <w:top w:val="none" w:sz="0" w:space="0" w:color="auto"/>
            <w:left w:val="none" w:sz="0" w:space="0" w:color="auto"/>
            <w:bottom w:val="none" w:sz="0" w:space="0" w:color="auto"/>
            <w:right w:val="none" w:sz="0" w:space="0" w:color="auto"/>
          </w:divBdr>
        </w:div>
        <w:div w:id="415640603">
          <w:marLeft w:val="547"/>
          <w:marRight w:val="0"/>
          <w:marTop w:val="154"/>
          <w:marBottom w:val="0"/>
          <w:divBdr>
            <w:top w:val="none" w:sz="0" w:space="0" w:color="auto"/>
            <w:left w:val="none" w:sz="0" w:space="0" w:color="auto"/>
            <w:bottom w:val="none" w:sz="0" w:space="0" w:color="auto"/>
            <w:right w:val="none" w:sz="0" w:space="0" w:color="auto"/>
          </w:divBdr>
        </w:div>
        <w:div w:id="833452595">
          <w:marLeft w:val="1166"/>
          <w:marRight w:val="0"/>
          <w:marTop w:val="115"/>
          <w:marBottom w:val="0"/>
          <w:divBdr>
            <w:top w:val="none" w:sz="0" w:space="0" w:color="auto"/>
            <w:left w:val="none" w:sz="0" w:space="0" w:color="auto"/>
            <w:bottom w:val="none" w:sz="0" w:space="0" w:color="auto"/>
            <w:right w:val="none" w:sz="0" w:space="0" w:color="auto"/>
          </w:divBdr>
        </w:div>
        <w:div w:id="1515219689">
          <w:marLeft w:val="1166"/>
          <w:marRight w:val="0"/>
          <w:marTop w:val="115"/>
          <w:marBottom w:val="0"/>
          <w:divBdr>
            <w:top w:val="none" w:sz="0" w:space="0" w:color="auto"/>
            <w:left w:val="none" w:sz="0" w:space="0" w:color="auto"/>
            <w:bottom w:val="none" w:sz="0" w:space="0" w:color="auto"/>
            <w:right w:val="none" w:sz="0" w:space="0" w:color="auto"/>
          </w:divBdr>
        </w:div>
        <w:div w:id="1792825692">
          <w:marLeft w:val="1166"/>
          <w:marRight w:val="0"/>
          <w:marTop w:val="115"/>
          <w:marBottom w:val="0"/>
          <w:divBdr>
            <w:top w:val="none" w:sz="0" w:space="0" w:color="auto"/>
            <w:left w:val="none" w:sz="0" w:space="0" w:color="auto"/>
            <w:bottom w:val="none" w:sz="0" w:space="0" w:color="auto"/>
            <w:right w:val="none" w:sz="0" w:space="0" w:color="auto"/>
          </w:divBdr>
        </w:div>
      </w:divsChild>
    </w:div>
    <w:div w:id="793984789">
      <w:bodyDiv w:val="1"/>
      <w:marLeft w:val="0"/>
      <w:marRight w:val="0"/>
      <w:marTop w:val="0"/>
      <w:marBottom w:val="0"/>
      <w:divBdr>
        <w:top w:val="none" w:sz="0" w:space="0" w:color="auto"/>
        <w:left w:val="none" w:sz="0" w:space="0" w:color="auto"/>
        <w:bottom w:val="none" w:sz="0" w:space="0" w:color="auto"/>
        <w:right w:val="none" w:sz="0" w:space="0" w:color="auto"/>
      </w:divBdr>
    </w:div>
    <w:div w:id="794643326">
      <w:bodyDiv w:val="1"/>
      <w:marLeft w:val="0"/>
      <w:marRight w:val="0"/>
      <w:marTop w:val="0"/>
      <w:marBottom w:val="0"/>
      <w:divBdr>
        <w:top w:val="none" w:sz="0" w:space="0" w:color="auto"/>
        <w:left w:val="none" w:sz="0" w:space="0" w:color="auto"/>
        <w:bottom w:val="none" w:sz="0" w:space="0" w:color="auto"/>
        <w:right w:val="none" w:sz="0" w:space="0" w:color="auto"/>
      </w:divBdr>
      <w:divsChild>
        <w:div w:id="37435053">
          <w:marLeft w:val="1800"/>
          <w:marRight w:val="0"/>
          <w:marTop w:val="86"/>
          <w:marBottom w:val="0"/>
          <w:divBdr>
            <w:top w:val="none" w:sz="0" w:space="0" w:color="auto"/>
            <w:left w:val="none" w:sz="0" w:space="0" w:color="auto"/>
            <w:bottom w:val="none" w:sz="0" w:space="0" w:color="auto"/>
            <w:right w:val="none" w:sz="0" w:space="0" w:color="auto"/>
          </w:divBdr>
        </w:div>
        <w:div w:id="86974150">
          <w:marLeft w:val="1166"/>
          <w:marRight w:val="0"/>
          <w:marTop w:val="96"/>
          <w:marBottom w:val="0"/>
          <w:divBdr>
            <w:top w:val="none" w:sz="0" w:space="0" w:color="auto"/>
            <w:left w:val="none" w:sz="0" w:space="0" w:color="auto"/>
            <w:bottom w:val="none" w:sz="0" w:space="0" w:color="auto"/>
            <w:right w:val="none" w:sz="0" w:space="0" w:color="auto"/>
          </w:divBdr>
        </w:div>
        <w:div w:id="1941067465">
          <w:marLeft w:val="547"/>
          <w:marRight w:val="0"/>
          <w:marTop w:val="115"/>
          <w:marBottom w:val="0"/>
          <w:divBdr>
            <w:top w:val="none" w:sz="0" w:space="0" w:color="auto"/>
            <w:left w:val="none" w:sz="0" w:space="0" w:color="auto"/>
            <w:bottom w:val="none" w:sz="0" w:space="0" w:color="auto"/>
            <w:right w:val="none" w:sz="0" w:space="0" w:color="auto"/>
          </w:divBdr>
        </w:div>
      </w:divsChild>
    </w:div>
    <w:div w:id="794952803">
      <w:bodyDiv w:val="1"/>
      <w:marLeft w:val="0"/>
      <w:marRight w:val="0"/>
      <w:marTop w:val="0"/>
      <w:marBottom w:val="0"/>
      <w:divBdr>
        <w:top w:val="none" w:sz="0" w:space="0" w:color="auto"/>
        <w:left w:val="none" w:sz="0" w:space="0" w:color="auto"/>
        <w:bottom w:val="none" w:sz="0" w:space="0" w:color="auto"/>
        <w:right w:val="none" w:sz="0" w:space="0" w:color="auto"/>
      </w:divBdr>
      <w:divsChild>
        <w:div w:id="318928673">
          <w:marLeft w:val="1166"/>
          <w:marRight w:val="0"/>
          <w:marTop w:val="115"/>
          <w:marBottom w:val="0"/>
          <w:divBdr>
            <w:top w:val="none" w:sz="0" w:space="0" w:color="auto"/>
            <w:left w:val="none" w:sz="0" w:space="0" w:color="auto"/>
            <w:bottom w:val="none" w:sz="0" w:space="0" w:color="auto"/>
            <w:right w:val="none" w:sz="0" w:space="0" w:color="auto"/>
          </w:divBdr>
        </w:div>
        <w:div w:id="997687015">
          <w:marLeft w:val="1166"/>
          <w:marRight w:val="0"/>
          <w:marTop w:val="115"/>
          <w:marBottom w:val="0"/>
          <w:divBdr>
            <w:top w:val="none" w:sz="0" w:space="0" w:color="auto"/>
            <w:left w:val="none" w:sz="0" w:space="0" w:color="auto"/>
            <w:bottom w:val="none" w:sz="0" w:space="0" w:color="auto"/>
            <w:right w:val="none" w:sz="0" w:space="0" w:color="auto"/>
          </w:divBdr>
        </w:div>
        <w:div w:id="1056972302">
          <w:marLeft w:val="1166"/>
          <w:marRight w:val="0"/>
          <w:marTop w:val="115"/>
          <w:marBottom w:val="0"/>
          <w:divBdr>
            <w:top w:val="none" w:sz="0" w:space="0" w:color="auto"/>
            <w:left w:val="none" w:sz="0" w:space="0" w:color="auto"/>
            <w:bottom w:val="none" w:sz="0" w:space="0" w:color="auto"/>
            <w:right w:val="none" w:sz="0" w:space="0" w:color="auto"/>
          </w:divBdr>
        </w:div>
        <w:div w:id="1441561692">
          <w:marLeft w:val="547"/>
          <w:marRight w:val="0"/>
          <w:marTop w:val="134"/>
          <w:marBottom w:val="0"/>
          <w:divBdr>
            <w:top w:val="none" w:sz="0" w:space="0" w:color="auto"/>
            <w:left w:val="none" w:sz="0" w:space="0" w:color="auto"/>
            <w:bottom w:val="none" w:sz="0" w:space="0" w:color="auto"/>
            <w:right w:val="none" w:sz="0" w:space="0" w:color="auto"/>
          </w:divBdr>
        </w:div>
        <w:div w:id="1826049107">
          <w:marLeft w:val="1166"/>
          <w:marRight w:val="0"/>
          <w:marTop w:val="115"/>
          <w:marBottom w:val="0"/>
          <w:divBdr>
            <w:top w:val="none" w:sz="0" w:space="0" w:color="auto"/>
            <w:left w:val="none" w:sz="0" w:space="0" w:color="auto"/>
            <w:bottom w:val="none" w:sz="0" w:space="0" w:color="auto"/>
            <w:right w:val="none" w:sz="0" w:space="0" w:color="auto"/>
          </w:divBdr>
        </w:div>
        <w:div w:id="1963685705">
          <w:marLeft w:val="547"/>
          <w:marRight w:val="0"/>
          <w:marTop w:val="134"/>
          <w:marBottom w:val="0"/>
          <w:divBdr>
            <w:top w:val="none" w:sz="0" w:space="0" w:color="auto"/>
            <w:left w:val="none" w:sz="0" w:space="0" w:color="auto"/>
            <w:bottom w:val="none" w:sz="0" w:space="0" w:color="auto"/>
            <w:right w:val="none" w:sz="0" w:space="0" w:color="auto"/>
          </w:divBdr>
        </w:div>
      </w:divsChild>
    </w:div>
    <w:div w:id="795298224">
      <w:bodyDiv w:val="1"/>
      <w:marLeft w:val="0"/>
      <w:marRight w:val="0"/>
      <w:marTop w:val="0"/>
      <w:marBottom w:val="0"/>
      <w:divBdr>
        <w:top w:val="none" w:sz="0" w:space="0" w:color="auto"/>
        <w:left w:val="none" w:sz="0" w:space="0" w:color="auto"/>
        <w:bottom w:val="none" w:sz="0" w:space="0" w:color="auto"/>
        <w:right w:val="none" w:sz="0" w:space="0" w:color="auto"/>
      </w:divBdr>
    </w:div>
    <w:div w:id="796992330">
      <w:bodyDiv w:val="1"/>
      <w:marLeft w:val="0"/>
      <w:marRight w:val="0"/>
      <w:marTop w:val="0"/>
      <w:marBottom w:val="0"/>
      <w:divBdr>
        <w:top w:val="none" w:sz="0" w:space="0" w:color="auto"/>
        <w:left w:val="none" w:sz="0" w:space="0" w:color="auto"/>
        <w:bottom w:val="none" w:sz="0" w:space="0" w:color="auto"/>
        <w:right w:val="none" w:sz="0" w:space="0" w:color="auto"/>
      </w:divBdr>
    </w:div>
    <w:div w:id="799106864">
      <w:bodyDiv w:val="1"/>
      <w:marLeft w:val="0"/>
      <w:marRight w:val="0"/>
      <w:marTop w:val="0"/>
      <w:marBottom w:val="0"/>
      <w:divBdr>
        <w:top w:val="none" w:sz="0" w:space="0" w:color="auto"/>
        <w:left w:val="none" w:sz="0" w:space="0" w:color="auto"/>
        <w:bottom w:val="none" w:sz="0" w:space="0" w:color="auto"/>
        <w:right w:val="none" w:sz="0" w:space="0" w:color="auto"/>
      </w:divBdr>
    </w:div>
    <w:div w:id="799148084">
      <w:bodyDiv w:val="1"/>
      <w:marLeft w:val="0"/>
      <w:marRight w:val="0"/>
      <w:marTop w:val="0"/>
      <w:marBottom w:val="0"/>
      <w:divBdr>
        <w:top w:val="none" w:sz="0" w:space="0" w:color="auto"/>
        <w:left w:val="none" w:sz="0" w:space="0" w:color="auto"/>
        <w:bottom w:val="none" w:sz="0" w:space="0" w:color="auto"/>
        <w:right w:val="none" w:sz="0" w:space="0" w:color="auto"/>
      </w:divBdr>
    </w:div>
    <w:div w:id="799416708">
      <w:bodyDiv w:val="1"/>
      <w:marLeft w:val="0"/>
      <w:marRight w:val="0"/>
      <w:marTop w:val="0"/>
      <w:marBottom w:val="0"/>
      <w:divBdr>
        <w:top w:val="none" w:sz="0" w:space="0" w:color="auto"/>
        <w:left w:val="none" w:sz="0" w:space="0" w:color="auto"/>
        <w:bottom w:val="none" w:sz="0" w:space="0" w:color="auto"/>
        <w:right w:val="none" w:sz="0" w:space="0" w:color="auto"/>
      </w:divBdr>
    </w:div>
    <w:div w:id="800001270">
      <w:bodyDiv w:val="1"/>
      <w:marLeft w:val="0"/>
      <w:marRight w:val="0"/>
      <w:marTop w:val="0"/>
      <w:marBottom w:val="0"/>
      <w:divBdr>
        <w:top w:val="none" w:sz="0" w:space="0" w:color="auto"/>
        <w:left w:val="none" w:sz="0" w:space="0" w:color="auto"/>
        <w:bottom w:val="none" w:sz="0" w:space="0" w:color="auto"/>
        <w:right w:val="none" w:sz="0" w:space="0" w:color="auto"/>
      </w:divBdr>
      <w:divsChild>
        <w:div w:id="1145077056">
          <w:marLeft w:val="0"/>
          <w:marRight w:val="0"/>
          <w:marTop w:val="0"/>
          <w:marBottom w:val="0"/>
          <w:divBdr>
            <w:top w:val="none" w:sz="0" w:space="0" w:color="auto"/>
            <w:left w:val="none" w:sz="0" w:space="0" w:color="auto"/>
            <w:bottom w:val="none" w:sz="0" w:space="0" w:color="auto"/>
            <w:right w:val="none" w:sz="0" w:space="0" w:color="auto"/>
          </w:divBdr>
          <w:divsChild>
            <w:div w:id="72435150">
              <w:marLeft w:val="0"/>
              <w:marRight w:val="0"/>
              <w:marTop w:val="0"/>
              <w:marBottom w:val="0"/>
              <w:divBdr>
                <w:top w:val="none" w:sz="0" w:space="0" w:color="auto"/>
                <w:left w:val="none" w:sz="0" w:space="0" w:color="auto"/>
                <w:bottom w:val="none" w:sz="0" w:space="0" w:color="auto"/>
                <w:right w:val="none" w:sz="0" w:space="0" w:color="auto"/>
              </w:divBdr>
            </w:div>
            <w:div w:id="232476555">
              <w:marLeft w:val="0"/>
              <w:marRight w:val="0"/>
              <w:marTop w:val="0"/>
              <w:marBottom w:val="0"/>
              <w:divBdr>
                <w:top w:val="none" w:sz="0" w:space="0" w:color="auto"/>
                <w:left w:val="none" w:sz="0" w:space="0" w:color="auto"/>
                <w:bottom w:val="none" w:sz="0" w:space="0" w:color="auto"/>
                <w:right w:val="none" w:sz="0" w:space="0" w:color="auto"/>
              </w:divBdr>
            </w:div>
            <w:div w:id="550923917">
              <w:marLeft w:val="0"/>
              <w:marRight w:val="0"/>
              <w:marTop w:val="0"/>
              <w:marBottom w:val="0"/>
              <w:divBdr>
                <w:top w:val="none" w:sz="0" w:space="0" w:color="auto"/>
                <w:left w:val="none" w:sz="0" w:space="0" w:color="auto"/>
                <w:bottom w:val="none" w:sz="0" w:space="0" w:color="auto"/>
                <w:right w:val="none" w:sz="0" w:space="0" w:color="auto"/>
              </w:divBdr>
            </w:div>
            <w:div w:id="666715680">
              <w:marLeft w:val="0"/>
              <w:marRight w:val="0"/>
              <w:marTop w:val="0"/>
              <w:marBottom w:val="0"/>
              <w:divBdr>
                <w:top w:val="none" w:sz="0" w:space="0" w:color="auto"/>
                <w:left w:val="none" w:sz="0" w:space="0" w:color="auto"/>
                <w:bottom w:val="none" w:sz="0" w:space="0" w:color="auto"/>
                <w:right w:val="none" w:sz="0" w:space="0" w:color="auto"/>
              </w:divBdr>
            </w:div>
            <w:div w:id="845898510">
              <w:marLeft w:val="0"/>
              <w:marRight w:val="0"/>
              <w:marTop w:val="0"/>
              <w:marBottom w:val="0"/>
              <w:divBdr>
                <w:top w:val="none" w:sz="0" w:space="0" w:color="auto"/>
                <w:left w:val="none" w:sz="0" w:space="0" w:color="auto"/>
                <w:bottom w:val="none" w:sz="0" w:space="0" w:color="auto"/>
                <w:right w:val="none" w:sz="0" w:space="0" w:color="auto"/>
              </w:divBdr>
            </w:div>
            <w:div w:id="954672688">
              <w:marLeft w:val="0"/>
              <w:marRight w:val="0"/>
              <w:marTop w:val="0"/>
              <w:marBottom w:val="0"/>
              <w:divBdr>
                <w:top w:val="none" w:sz="0" w:space="0" w:color="auto"/>
                <w:left w:val="none" w:sz="0" w:space="0" w:color="auto"/>
                <w:bottom w:val="none" w:sz="0" w:space="0" w:color="auto"/>
                <w:right w:val="none" w:sz="0" w:space="0" w:color="auto"/>
              </w:divBdr>
            </w:div>
            <w:div w:id="1136221238">
              <w:marLeft w:val="0"/>
              <w:marRight w:val="0"/>
              <w:marTop w:val="0"/>
              <w:marBottom w:val="0"/>
              <w:divBdr>
                <w:top w:val="none" w:sz="0" w:space="0" w:color="auto"/>
                <w:left w:val="none" w:sz="0" w:space="0" w:color="auto"/>
                <w:bottom w:val="none" w:sz="0" w:space="0" w:color="auto"/>
                <w:right w:val="none" w:sz="0" w:space="0" w:color="auto"/>
              </w:divBdr>
            </w:div>
            <w:div w:id="1367221915">
              <w:marLeft w:val="0"/>
              <w:marRight w:val="0"/>
              <w:marTop w:val="0"/>
              <w:marBottom w:val="0"/>
              <w:divBdr>
                <w:top w:val="none" w:sz="0" w:space="0" w:color="auto"/>
                <w:left w:val="none" w:sz="0" w:space="0" w:color="auto"/>
                <w:bottom w:val="none" w:sz="0" w:space="0" w:color="auto"/>
                <w:right w:val="none" w:sz="0" w:space="0" w:color="auto"/>
              </w:divBdr>
            </w:div>
            <w:div w:id="15557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35334">
      <w:bodyDiv w:val="1"/>
      <w:marLeft w:val="0"/>
      <w:marRight w:val="0"/>
      <w:marTop w:val="0"/>
      <w:marBottom w:val="0"/>
      <w:divBdr>
        <w:top w:val="none" w:sz="0" w:space="0" w:color="auto"/>
        <w:left w:val="none" w:sz="0" w:space="0" w:color="auto"/>
        <w:bottom w:val="none" w:sz="0" w:space="0" w:color="auto"/>
        <w:right w:val="none" w:sz="0" w:space="0" w:color="auto"/>
      </w:divBdr>
      <w:divsChild>
        <w:div w:id="215360799">
          <w:marLeft w:val="0"/>
          <w:marRight w:val="0"/>
          <w:marTop w:val="0"/>
          <w:marBottom w:val="0"/>
          <w:divBdr>
            <w:top w:val="none" w:sz="0" w:space="0" w:color="auto"/>
            <w:left w:val="none" w:sz="0" w:space="0" w:color="auto"/>
            <w:bottom w:val="none" w:sz="0" w:space="0" w:color="auto"/>
            <w:right w:val="none" w:sz="0" w:space="0" w:color="auto"/>
          </w:divBdr>
          <w:divsChild>
            <w:div w:id="61176052">
              <w:marLeft w:val="0"/>
              <w:marRight w:val="0"/>
              <w:marTop w:val="0"/>
              <w:marBottom w:val="0"/>
              <w:divBdr>
                <w:top w:val="none" w:sz="0" w:space="0" w:color="auto"/>
                <w:left w:val="none" w:sz="0" w:space="0" w:color="auto"/>
                <w:bottom w:val="none" w:sz="0" w:space="0" w:color="auto"/>
                <w:right w:val="none" w:sz="0" w:space="0" w:color="auto"/>
              </w:divBdr>
            </w:div>
            <w:div w:id="575868283">
              <w:marLeft w:val="0"/>
              <w:marRight w:val="0"/>
              <w:marTop w:val="0"/>
              <w:marBottom w:val="0"/>
              <w:divBdr>
                <w:top w:val="none" w:sz="0" w:space="0" w:color="auto"/>
                <w:left w:val="none" w:sz="0" w:space="0" w:color="auto"/>
                <w:bottom w:val="none" w:sz="0" w:space="0" w:color="auto"/>
                <w:right w:val="none" w:sz="0" w:space="0" w:color="auto"/>
              </w:divBdr>
            </w:div>
            <w:div w:id="653023068">
              <w:marLeft w:val="0"/>
              <w:marRight w:val="0"/>
              <w:marTop w:val="0"/>
              <w:marBottom w:val="0"/>
              <w:divBdr>
                <w:top w:val="none" w:sz="0" w:space="0" w:color="auto"/>
                <w:left w:val="none" w:sz="0" w:space="0" w:color="auto"/>
                <w:bottom w:val="none" w:sz="0" w:space="0" w:color="auto"/>
                <w:right w:val="none" w:sz="0" w:space="0" w:color="auto"/>
              </w:divBdr>
            </w:div>
            <w:div w:id="996298403">
              <w:marLeft w:val="0"/>
              <w:marRight w:val="0"/>
              <w:marTop w:val="0"/>
              <w:marBottom w:val="0"/>
              <w:divBdr>
                <w:top w:val="none" w:sz="0" w:space="0" w:color="auto"/>
                <w:left w:val="none" w:sz="0" w:space="0" w:color="auto"/>
                <w:bottom w:val="none" w:sz="0" w:space="0" w:color="auto"/>
                <w:right w:val="none" w:sz="0" w:space="0" w:color="auto"/>
              </w:divBdr>
            </w:div>
            <w:div w:id="1124926924">
              <w:marLeft w:val="0"/>
              <w:marRight w:val="0"/>
              <w:marTop w:val="0"/>
              <w:marBottom w:val="0"/>
              <w:divBdr>
                <w:top w:val="none" w:sz="0" w:space="0" w:color="auto"/>
                <w:left w:val="none" w:sz="0" w:space="0" w:color="auto"/>
                <w:bottom w:val="none" w:sz="0" w:space="0" w:color="auto"/>
                <w:right w:val="none" w:sz="0" w:space="0" w:color="auto"/>
              </w:divBdr>
            </w:div>
            <w:div w:id="1707900621">
              <w:marLeft w:val="0"/>
              <w:marRight w:val="0"/>
              <w:marTop w:val="0"/>
              <w:marBottom w:val="0"/>
              <w:divBdr>
                <w:top w:val="none" w:sz="0" w:space="0" w:color="auto"/>
                <w:left w:val="none" w:sz="0" w:space="0" w:color="auto"/>
                <w:bottom w:val="none" w:sz="0" w:space="0" w:color="auto"/>
                <w:right w:val="none" w:sz="0" w:space="0" w:color="auto"/>
              </w:divBdr>
            </w:div>
            <w:div w:id="1760104286">
              <w:marLeft w:val="0"/>
              <w:marRight w:val="0"/>
              <w:marTop w:val="0"/>
              <w:marBottom w:val="0"/>
              <w:divBdr>
                <w:top w:val="none" w:sz="0" w:space="0" w:color="auto"/>
                <w:left w:val="none" w:sz="0" w:space="0" w:color="auto"/>
                <w:bottom w:val="none" w:sz="0" w:space="0" w:color="auto"/>
                <w:right w:val="none" w:sz="0" w:space="0" w:color="auto"/>
              </w:divBdr>
            </w:div>
            <w:div w:id="1912693460">
              <w:marLeft w:val="0"/>
              <w:marRight w:val="0"/>
              <w:marTop w:val="0"/>
              <w:marBottom w:val="0"/>
              <w:divBdr>
                <w:top w:val="none" w:sz="0" w:space="0" w:color="auto"/>
                <w:left w:val="none" w:sz="0" w:space="0" w:color="auto"/>
                <w:bottom w:val="none" w:sz="0" w:space="0" w:color="auto"/>
                <w:right w:val="none" w:sz="0" w:space="0" w:color="auto"/>
              </w:divBdr>
            </w:div>
            <w:div w:id="20821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89386">
      <w:bodyDiv w:val="1"/>
      <w:marLeft w:val="0"/>
      <w:marRight w:val="0"/>
      <w:marTop w:val="0"/>
      <w:marBottom w:val="0"/>
      <w:divBdr>
        <w:top w:val="none" w:sz="0" w:space="0" w:color="auto"/>
        <w:left w:val="none" w:sz="0" w:space="0" w:color="auto"/>
        <w:bottom w:val="none" w:sz="0" w:space="0" w:color="auto"/>
        <w:right w:val="none" w:sz="0" w:space="0" w:color="auto"/>
      </w:divBdr>
    </w:div>
    <w:div w:id="802845729">
      <w:bodyDiv w:val="1"/>
      <w:marLeft w:val="0"/>
      <w:marRight w:val="0"/>
      <w:marTop w:val="0"/>
      <w:marBottom w:val="0"/>
      <w:divBdr>
        <w:top w:val="none" w:sz="0" w:space="0" w:color="auto"/>
        <w:left w:val="none" w:sz="0" w:space="0" w:color="auto"/>
        <w:bottom w:val="none" w:sz="0" w:space="0" w:color="auto"/>
        <w:right w:val="none" w:sz="0" w:space="0" w:color="auto"/>
      </w:divBdr>
    </w:div>
    <w:div w:id="803548541">
      <w:bodyDiv w:val="1"/>
      <w:marLeft w:val="0"/>
      <w:marRight w:val="0"/>
      <w:marTop w:val="0"/>
      <w:marBottom w:val="0"/>
      <w:divBdr>
        <w:top w:val="none" w:sz="0" w:space="0" w:color="auto"/>
        <w:left w:val="none" w:sz="0" w:space="0" w:color="auto"/>
        <w:bottom w:val="none" w:sz="0" w:space="0" w:color="auto"/>
        <w:right w:val="none" w:sz="0" w:space="0" w:color="auto"/>
      </w:divBdr>
      <w:divsChild>
        <w:div w:id="1722753618">
          <w:marLeft w:val="360"/>
          <w:marRight w:val="0"/>
          <w:marTop w:val="200"/>
          <w:marBottom w:val="0"/>
          <w:divBdr>
            <w:top w:val="none" w:sz="0" w:space="0" w:color="auto"/>
            <w:left w:val="none" w:sz="0" w:space="0" w:color="auto"/>
            <w:bottom w:val="none" w:sz="0" w:space="0" w:color="auto"/>
            <w:right w:val="none" w:sz="0" w:space="0" w:color="auto"/>
          </w:divBdr>
        </w:div>
      </w:divsChild>
    </w:div>
    <w:div w:id="803699901">
      <w:bodyDiv w:val="1"/>
      <w:marLeft w:val="0"/>
      <w:marRight w:val="0"/>
      <w:marTop w:val="0"/>
      <w:marBottom w:val="0"/>
      <w:divBdr>
        <w:top w:val="none" w:sz="0" w:space="0" w:color="auto"/>
        <w:left w:val="none" w:sz="0" w:space="0" w:color="auto"/>
        <w:bottom w:val="none" w:sz="0" w:space="0" w:color="auto"/>
        <w:right w:val="none" w:sz="0" w:space="0" w:color="auto"/>
      </w:divBdr>
    </w:div>
    <w:div w:id="803734930">
      <w:bodyDiv w:val="1"/>
      <w:marLeft w:val="0"/>
      <w:marRight w:val="0"/>
      <w:marTop w:val="0"/>
      <w:marBottom w:val="0"/>
      <w:divBdr>
        <w:top w:val="none" w:sz="0" w:space="0" w:color="auto"/>
        <w:left w:val="none" w:sz="0" w:space="0" w:color="auto"/>
        <w:bottom w:val="none" w:sz="0" w:space="0" w:color="auto"/>
        <w:right w:val="none" w:sz="0" w:space="0" w:color="auto"/>
      </w:divBdr>
    </w:div>
    <w:div w:id="805126774">
      <w:bodyDiv w:val="1"/>
      <w:marLeft w:val="0"/>
      <w:marRight w:val="0"/>
      <w:marTop w:val="0"/>
      <w:marBottom w:val="0"/>
      <w:divBdr>
        <w:top w:val="none" w:sz="0" w:space="0" w:color="auto"/>
        <w:left w:val="none" w:sz="0" w:space="0" w:color="auto"/>
        <w:bottom w:val="none" w:sz="0" w:space="0" w:color="auto"/>
        <w:right w:val="none" w:sz="0" w:space="0" w:color="auto"/>
      </w:divBdr>
    </w:div>
    <w:div w:id="805970303">
      <w:bodyDiv w:val="1"/>
      <w:marLeft w:val="0"/>
      <w:marRight w:val="0"/>
      <w:marTop w:val="0"/>
      <w:marBottom w:val="0"/>
      <w:divBdr>
        <w:top w:val="none" w:sz="0" w:space="0" w:color="auto"/>
        <w:left w:val="none" w:sz="0" w:space="0" w:color="auto"/>
        <w:bottom w:val="none" w:sz="0" w:space="0" w:color="auto"/>
        <w:right w:val="none" w:sz="0" w:space="0" w:color="auto"/>
      </w:divBdr>
    </w:div>
    <w:div w:id="806438955">
      <w:bodyDiv w:val="1"/>
      <w:marLeft w:val="0"/>
      <w:marRight w:val="0"/>
      <w:marTop w:val="0"/>
      <w:marBottom w:val="0"/>
      <w:divBdr>
        <w:top w:val="none" w:sz="0" w:space="0" w:color="auto"/>
        <w:left w:val="none" w:sz="0" w:space="0" w:color="auto"/>
        <w:bottom w:val="none" w:sz="0" w:space="0" w:color="auto"/>
        <w:right w:val="none" w:sz="0" w:space="0" w:color="auto"/>
      </w:divBdr>
      <w:divsChild>
        <w:div w:id="557328436">
          <w:marLeft w:val="547"/>
          <w:marRight w:val="0"/>
          <w:marTop w:val="134"/>
          <w:marBottom w:val="120"/>
          <w:divBdr>
            <w:top w:val="none" w:sz="0" w:space="0" w:color="auto"/>
            <w:left w:val="none" w:sz="0" w:space="0" w:color="auto"/>
            <w:bottom w:val="none" w:sz="0" w:space="0" w:color="auto"/>
            <w:right w:val="none" w:sz="0" w:space="0" w:color="auto"/>
          </w:divBdr>
        </w:div>
        <w:div w:id="702637603">
          <w:marLeft w:val="1166"/>
          <w:marRight w:val="0"/>
          <w:marTop w:val="115"/>
          <w:marBottom w:val="120"/>
          <w:divBdr>
            <w:top w:val="none" w:sz="0" w:space="0" w:color="auto"/>
            <w:left w:val="none" w:sz="0" w:space="0" w:color="auto"/>
            <w:bottom w:val="none" w:sz="0" w:space="0" w:color="auto"/>
            <w:right w:val="none" w:sz="0" w:space="0" w:color="auto"/>
          </w:divBdr>
        </w:div>
        <w:div w:id="1146627127">
          <w:marLeft w:val="1166"/>
          <w:marRight w:val="0"/>
          <w:marTop w:val="115"/>
          <w:marBottom w:val="120"/>
          <w:divBdr>
            <w:top w:val="none" w:sz="0" w:space="0" w:color="auto"/>
            <w:left w:val="none" w:sz="0" w:space="0" w:color="auto"/>
            <w:bottom w:val="none" w:sz="0" w:space="0" w:color="auto"/>
            <w:right w:val="none" w:sz="0" w:space="0" w:color="auto"/>
          </w:divBdr>
        </w:div>
        <w:div w:id="1694916312">
          <w:marLeft w:val="1166"/>
          <w:marRight w:val="0"/>
          <w:marTop w:val="115"/>
          <w:marBottom w:val="120"/>
          <w:divBdr>
            <w:top w:val="none" w:sz="0" w:space="0" w:color="auto"/>
            <w:left w:val="none" w:sz="0" w:space="0" w:color="auto"/>
            <w:bottom w:val="none" w:sz="0" w:space="0" w:color="auto"/>
            <w:right w:val="none" w:sz="0" w:space="0" w:color="auto"/>
          </w:divBdr>
        </w:div>
      </w:divsChild>
    </w:div>
    <w:div w:id="807281017">
      <w:bodyDiv w:val="1"/>
      <w:marLeft w:val="0"/>
      <w:marRight w:val="0"/>
      <w:marTop w:val="0"/>
      <w:marBottom w:val="0"/>
      <w:divBdr>
        <w:top w:val="none" w:sz="0" w:space="0" w:color="auto"/>
        <w:left w:val="none" w:sz="0" w:space="0" w:color="auto"/>
        <w:bottom w:val="none" w:sz="0" w:space="0" w:color="auto"/>
        <w:right w:val="none" w:sz="0" w:space="0" w:color="auto"/>
      </w:divBdr>
    </w:div>
    <w:div w:id="807479182">
      <w:bodyDiv w:val="1"/>
      <w:marLeft w:val="0"/>
      <w:marRight w:val="0"/>
      <w:marTop w:val="0"/>
      <w:marBottom w:val="0"/>
      <w:divBdr>
        <w:top w:val="none" w:sz="0" w:space="0" w:color="auto"/>
        <w:left w:val="none" w:sz="0" w:space="0" w:color="auto"/>
        <w:bottom w:val="none" w:sz="0" w:space="0" w:color="auto"/>
        <w:right w:val="none" w:sz="0" w:space="0" w:color="auto"/>
      </w:divBdr>
      <w:divsChild>
        <w:div w:id="16464324">
          <w:marLeft w:val="0"/>
          <w:marRight w:val="0"/>
          <w:marTop w:val="0"/>
          <w:marBottom w:val="0"/>
          <w:divBdr>
            <w:top w:val="none" w:sz="0" w:space="0" w:color="auto"/>
            <w:left w:val="none" w:sz="0" w:space="0" w:color="auto"/>
            <w:bottom w:val="none" w:sz="0" w:space="0" w:color="auto"/>
            <w:right w:val="none" w:sz="0" w:space="0" w:color="auto"/>
          </w:divBdr>
          <w:divsChild>
            <w:div w:id="374231065">
              <w:marLeft w:val="0"/>
              <w:marRight w:val="0"/>
              <w:marTop w:val="0"/>
              <w:marBottom w:val="0"/>
              <w:divBdr>
                <w:top w:val="none" w:sz="0" w:space="0" w:color="auto"/>
                <w:left w:val="none" w:sz="0" w:space="0" w:color="auto"/>
                <w:bottom w:val="none" w:sz="0" w:space="0" w:color="auto"/>
                <w:right w:val="none" w:sz="0" w:space="0" w:color="auto"/>
              </w:divBdr>
            </w:div>
            <w:div w:id="570773689">
              <w:marLeft w:val="0"/>
              <w:marRight w:val="0"/>
              <w:marTop w:val="0"/>
              <w:marBottom w:val="0"/>
              <w:divBdr>
                <w:top w:val="none" w:sz="0" w:space="0" w:color="auto"/>
                <w:left w:val="none" w:sz="0" w:space="0" w:color="auto"/>
                <w:bottom w:val="none" w:sz="0" w:space="0" w:color="auto"/>
                <w:right w:val="none" w:sz="0" w:space="0" w:color="auto"/>
              </w:divBdr>
            </w:div>
            <w:div w:id="924651598">
              <w:marLeft w:val="0"/>
              <w:marRight w:val="0"/>
              <w:marTop w:val="0"/>
              <w:marBottom w:val="0"/>
              <w:divBdr>
                <w:top w:val="none" w:sz="0" w:space="0" w:color="auto"/>
                <w:left w:val="none" w:sz="0" w:space="0" w:color="auto"/>
                <w:bottom w:val="none" w:sz="0" w:space="0" w:color="auto"/>
                <w:right w:val="none" w:sz="0" w:space="0" w:color="auto"/>
              </w:divBdr>
            </w:div>
            <w:div w:id="1586380589">
              <w:marLeft w:val="0"/>
              <w:marRight w:val="0"/>
              <w:marTop w:val="0"/>
              <w:marBottom w:val="0"/>
              <w:divBdr>
                <w:top w:val="none" w:sz="0" w:space="0" w:color="auto"/>
                <w:left w:val="none" w:sz="0" w:space="0" w:color="auto"/>
                <w:bottom w:val="none" w:sz="0" w:space="0" w:color="auto"/>
                <w:right w:val="none" w:sz="0" w:space="0" w:color="auto"/>
              </w:divBdr>
            </w:div>
            <w:div w:id="1832596797">
              <w:marLeft w:val="0"/>
              <w:marRight w:val="0"/>
              <w:marTop w:val="0"/>
              <w:marBottom w:val="0"/>
              <w:divBdr>
                <w:top w:val="none" w:sz="0" w:space="0" w:color="auto"/>
                <w:left w:val="none" w:sz="0" w:space="0" w:color="auto"/>
                <w:bottom w:val="none" w:sz="0" w:space="0" w:color="auto"/>
                <w:right w:val="none" w:sz="0" w:space="0" w:color="auto"/>
              </w:divBdr>
            </w:div>
            <w:div w:id="21417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49129">
      <w:bodyDiv w:val="1"/>
      <w:marLeft w:val="0"/>
      <w:marRight w:val="0"/>
      <w:marTop w:val="0"/>
      <w:marBottom w:val="0"/>
      <w:divBdr>
        <w:top w:val="none" w:sz="0" w:space="0" w:color="auto"/>
        <w:left w:val="none" w:sz="0" w:space="0" w:color="auto"/>
        <w:bottom w:val="none" w:sz="0" w:space="0" w:color="auto"/>
        <w:right w:val="none" w:sz="0" w:space="0" w:color="auto"/>
      </w:divBdr>
    </w:div>
    <w:div w:id="807741427">
      <w:bodyDiv w:val="1"/>
      <w:marLeft w:val="0"/>
      <w:marRight w:val="0"/>
      <w:marTop w:val="0"/>
      <w:marBottom w:val="0"/>
      <w:divBdr>
        <w:top w:val="none" w:sz="0" w:space="0" w:color="auto"/>
        <w:left w:val="none" w:sz="0" w:space="0" w:color="auto"/>
        <w:bottom w:val="none" w:sz="0" w:space="0" w:color="auto"/>
        <w:right w:val="none" w:sz="0" w:space="0" w:color="auto"/>
      </w:divBdr>
    </w:div>
    <w:div w:id="807747795">
      <w:bodyDiv w:val="1"/>
      <w:marLeft w:val="0"/>
      <w:marRight w:val="0"/>
      <w:marTop w:val="0"/>
      <w:marBottom w:val="0"/>
      <w:divBdr>
        <w:top w:val="none" w:sz="0" w:space="0" w:color="auto"/>
        <w:left w:val="none" w:sz="0" w:space="0" w:color="auto"/>
        <w:bottom w:val="none" w:sz="0" w:space="0" w:color="auto"/>
        <w:right w:val="none" w:sz="0" w:space="0" w:color="auto"/>
      </w:divBdr>
      <w:divsChild>
        <w:div w:id="244144182">
          <w:marLeft w:val="1166"/>
          <w:marRight w:val="0"/>
          <w:marTop w:val="134"/>
          <w:marBottom w:val="0"/>
          <w:divBdr>
            <w:top w:val="none" w:sz="0" w:space="0" w:color="auto"/>
            <w:left w:val="none" w:sz="0" w:space="0" w:color="auto"/>
            <w:bottom w:val="none" w:sz="0" w:space="0" w:color="auto"/>
            <w:right w:val="none" w:sz="0" w:space="0" w:color="auto"/>
          </w:divBdr>
        </w:div>
        <w:div w:id="409238028">
          <w:marLeft w:val="547"/>
          <w:marRight w:val="0"/>
          <w:marTop w:val="154"/>
          <w:marBottom w:val="0"/>
          <w:divBdr>
            <w:top w:val="none" w:sz="0" w:space="0" w:color="auto"/>
            <w:left w:val="none" w:sz="0" w:space="0" w:color="auto"/>
            <w:bottom w:val="none" w:sz="0" w:space="0" w:color="auto"/>
            <w:right w:val="none" w:sz="0" w:space="0" w:color="auto"/>
          </w:divBdr>
        </w:div>
        <w:div w:id="1511137732">
          <w:marLeft w:val="1166"/>
          <w:marRight w:val="0"/>
          <w:marTop w:val="134"/>
          <w:marBottom w:val="0"/>
          <w:divBdr>
            <w:top w:val="none" w:sz="0" w:space="0" w:color="auto"/>
            <w:left w:val="none" w:sz="0" w:space="0" w:color="auto"/>
            <w:bottom w:val="none" w:sz="0" w:space="0" w:color="auto"/>
            <w:right w:val="none" w:sz="0" w:space="0" w:color="auto"/>
          </w:divBdr>
        </w:div>
      </w:divsChild>
    </w:div>
    <w:div w:id="807939853">
      <w:bodyDiv w:val="1"/>
      <w:marLeft w:val="0"/>
      <w:marRight w:val="0"/>
      <w:marTop w:val="0"/>
      <w:marBottom w:val="0"/>
      <w:divBdr>
        <w:top w:val="none" w:sz="0" w:space="0" w:color="auto"/>
        <w:left w:val="none" w:sz="0" w:space="0" w:color="auto"/>
        <w:bottom w:val="none" w:sz="0" w:space="0" w:color="auto"/>
        <w:right w:val="none" w:sz="0" w:space="0" w:color="auto"/>
      </w:divBdr>
    </w:div>
    <w:div w:id="808790460">
      <w:bodyDiv w:val="1"/>
      <w:marLeft w:val="0"/>
      <w:marRight w:val="0"/>
      <w:marTop w:val="0"/>
      <w:marBottom w:val="0"/>
      <w:divBdr>
        <w:top w:val="none" w:sz="0" w:space="0" w:color="auto"/>
        <w:left w:val="none" w:sz="0" w:space="0" w:color="auto"/>
        <w:bottom w:val="none" w:sz="0" w:space="0" w:color="auto"/>
        <w:right w:val="none" w:sz="0" w:space="0" w:color="auto"/>
      </w:divBdr>
    </w:div>
    <w:div w:id="809134194">
      <w:bodyDiv w:val="1"/>
      <w:marLeft w:val="0"/>
      <w:marRight w:val="0"/>
      <w:marTop w:val="0"/>
      <w:marBottom w:val="0"/>
      <w:divBdr>
        <w:top w:val="none" w:sz="0" w:space="0" w:color="auto"/>
        <w:left w:val="none" w:sz="0" w:space="0" w:color="auto"/>
        <w:bottom w:val="none" w:sz="0" w:space="0" w:color="auto"/>
        <w:right w:val="none" w:sz="0" w:space="0" w:color="auto"/>
      </w:divBdr>
    </w:div>
    <w:div w:id="809598270">
      <w:bodyDiv w:val="1"/>
      <w:marLeft w:val="0"/>
      <w:marRight w:val="0"/>
      <w:marTop w:val="0"/>
      <w:marBottom w:val="0"/>
      <w:divBdr>
        <w:top w:val="none" w:sz="0" w:space="0" w:color="auto"/>
        <w:left w:val="none" w:sz="0" w:space="0" w:color="auto"/>
        <w:bottom w:val="none" w:sz="0" w:space="0" w:color="auto"/>
        <w:right w:val="none" w:sz="0" w:space="0" w:color="auto"/>
      </w:divBdr>
      <w:divsChild>
        <w:div w:id="599411440">
          <w:marLeft w:val="1166"/>
          <w:marRight w:val="0"/>
          <w:marTop w:val="125"/>
          <w:marBottom w:val="0"/>
          <w:divBdr>
            <w:top w:val="none" w:sz="0" w:space="0" w:color="auto"/>
            <w:left w:val="none" w:sz="0" w:space="0" w:color="auto"/>
            <w:bottom w:val="none" w:sz="0" w:space="0" w:color="auto"/>
            <w:right w:val="none" w:sz="0" w:space="0" w:color="auto"/>
          </w:divBdr>
        </w:div>
        <w:div w:id="704408794">
          <w:marLeft w:val="547"/>
          <w:marRight w:val="0"/>
          <w:marTop w:val="144"/>
          <w:marBottom w:val="0"/>
          <w:divBdr>
            <w:top w:val="none" w:sz="0" w:space="0" w:color="auto"/>
            <w:left w:val="none" w:sz="0" w:space="0" w:color="auto"/>
            <w:bottom w:val="none" w:sz="0" w:space="0" w:color="auto"/>
            <w:right w:val="none" w:sz="0" w:space="0" w:color="auto"/>
          </w:divBdr>
        </w:div>
        <w:div w:id="913971745">
          <w:marLeft w:val="547"/>
          <w:marRight w:val="0"/>
          <w:marTop w:val="144"/>
          <w:marBottom w:val="0"/>
          <w:divBdr>
            <w:top w:val="none" w:sz="0" w:space="0" w:color="auto"/>
            <w:left w:val="none" w:sz="0" w:space="0" w:color="auto"/>
            <w:bottom w:val="none" w:sz="0" w:space="0" w:color="auto"/>
            <w:right w:val="none" w:sz="0" w:space="0" w:color="auto"/>
          </w:divBdr>
        </w:div>
        <w:div w:id="1972906508">
          <w:marLeft w:val="1166"/>
          <w:marRight w:val="0"/>
          <w:marTop w:val="125"/>
          <w:marBottom w:val="0"/>
          <w:divBdr>
            <w:top w:val="none" w:sz="0" w:space="0" w:color="auto"/>
            <w:left w:val="none" w:sz="0" w:space="0" w:color="auto"/>
            <w:bottom w:val="none" w:sz="0" w:space="0" w:color="auto"/>
            <w:right w:val="none" w:sz="0" w:space="0" w:color="auto"/>
          </w:divBdr>
        </w:div>
      </w:divsChild>
    </w:div>
    <w:div w:id="809901408">
      <w:bodyDiv w:val="1"/>
      <w:marLeft w:val="0"/>
      <w:marRight w:val="0"/>
      <w:marTop w:val="0"/>
      <w:marBottom w:val="0"/>
      <w:divBdr>
        <w:top w:val="none" w:sz="0" w:space="0" w:color="auto"/>
        <w:left w:val="none" w:sz="0" w:space="0" w:color="auto"/>
        <w:bottom w:val="none" w:sz="0" w:space="0" w:color="auto"/>
        <w:right w:val="none" w:sz="0" w:space="0" w:color="auto"/>
      </w:divBdr>
    </w:div>
    <w:div w:id="810287909">
      <w:bodyDiv w:val="1"/>
      <w:marLeft w:val="0"/>
      <w:marRight w:val="0"/>
      <w:marTop w:val="0"/>
      <w:marBottom w:val="0"/>
      <w:divBdr>
        <w:top w:val="none" w:sz="0" w:space="0" w:color="auto"/>
        <w:left w:val="none" w:sz="0" w:space="0" w:color="auto"/>
        <w:bottom w:val="none" w:sz="0" w:space="0" w:color="auto"/>
        <w:right w:val="none" w:sz="0" w:space="0" w:color="auto"/>
      </w:divBdr>
    </w:div>
    <w:div w:id="815099816">
      <w:bodyDiv w:val="1"/>
      <w:marLeft w:val="0"/>
      <w:marRight w:val="0"/>
      <w:marTop w:val="0"/>
      <w:marBottom w:val="0"/>
      <w:divBdr>
        <w:top w:val="none" w:sz="0" w:space="0" w:color="auto"/>
        <w:left w:val="none" w:sz="0" w:space="0" w:color="auto"/>
        <w:bottom w:val="none" w:sz="0" w:space="0" w:color="auto"/>
        <w:right w:val="none" w:sz="0" w:space="0" w:color="auto"/>
      </w:divBdr>
    </w:div>
    <w:div w:id="815219918">
      <w:bodyDiv w:val="1"/>
      <w:marLeft w:val="0"/>
      <w:marRight w:val="0"/>
      <w:marTop w:val="0"/>
      <w:marBottom w:val="0"/>
      <w:divBdr>
        <w:top w:val="none" w:sz="0" w:space="0" w:color="auto"/>
        <w:left w:val="none" w:sz="0" w:space="0" w:color="auto"/>
        <w:bottom w:val="none" w:sz="0" w:space="0" w:color="auto"/>
        <w:right w:val="none" w:sz="0" w:space="0" w:color="auto"/>
      </w:divBdr>
    </w:div>
    <w:div w:id="816142489">
      <w:bodyDiv w:val="1"/>
      <w:marLeft w:val="0"/>
      <w:marRight w:val="0"/>
      <w:marTop w:val="0"/>
      <w:marBottom w:val="0"/>
      <w:divBdr>
        <w:top w:val="none" w:sz="0" w:space="0" w:color="auto"/>
        <w:left w:val="none" w:sz="0" w:space="0" w:color="auto"/>
        <w:bottom w:val="none" w:sz="0" w:space="0" w:color="auto"/>
        <w:right w:val="none" w:sz="0" w:space="0" w:color="auto"/>
      </w:divBdr>
    </w:div>
    <w:div w:id="817301535">
      <w:bodyDiv w:val="1"/>
      <w:marLeft w:val="0"/>
      <w:marRight w:val="0"/>
      <w:marTop w:val="0"/>
      <w:marBottom w:val="0"/>
      <w:divBdr>
        <w:top w:val="none" w:sz="0" w:space="0" w:color="auto"/>
        <w:left w:val="none" w:sz="0" w:space="0" w:color="auto"/>
        <w:bottom w:val="none" w:sz="0" w:space="0" w:color="auto"/>
        <w:right w:val="none" w:sz="0" w:space="0" w:color="auto"/>
      </w:divBdr>
    </w:div>
    <w:div w:id="818422109">
      <w:bodyDiv w:val="1"/>
      <w:marLeft w:val="0"/>
      <w:marRight w:val="0"/>
      <w:marTop w:val="0"/>
      <w:marBottom w:val="0"/>
      <w:divBdr>
        <w:top w:val="none" w:sz="0" w:space="0" w:color="auto"/>
        <w:left w:val="none" w:sz="0" w:space="0" w:color="auto"/>
        <w:bottom w:val="none" w:sz="0" w:space="0" w:color="auto"/>
        <w:right w:val="none" w:sz="0" w:space="0" w:color="auto"/>
      </w:divBdr>
      <w:divsChild>
        <w:div w:id="620042028">
          <w:marLeft w:val="850"/>
          <w:marRight w:val="0"/>
          <w:marTop w:val="77"/>
          <w:marBottom w:val="0"/>
          <w:divBdr>
            <w:top w:val="none" w:sz="0" w:space="0" w:color="auto"/>
            <w:left w:val="none" w:sz="0" w:space="0" w:color="auto"/>
            <w:bottom w:val="none" w:sz="0" w:space="0" w:color="auto"/>
            <w:right w:val="none" w:sz="0" w:space="0" w:color="auto"/>
          </w:divBdr>
        </w:div>
        <w:div w:id="679088133">
          <w:marLeft w:val="432"/>
          <w:marRight w:val="0"/>
          <w:marTop w:val="86"/>
          <w:marBottom w:val="0"/>
          <w:divBdr>
            <w:top w:val="none" w:sz="0" w:space="0" w:color="auto"/>
            <w:left w:val="none" w:sz="0" w:space="0" w:color="auto"/>
            <w:bottom w:val="none" w:sz="0" w:space="0" w:color="auto"/>
            <w:right w:val="none" w:sz="0" w:space="0" w:color="auto"/>
          </w:divBdr>
        </w:div>
        <w:div w:id="867716627">
          <w:marLeft w:val="850"/>
          <w:marRight w:val="0"/>
          <w:marTop w:val="77"/>
          <w:marBottom w:val="0"/>
          <w:divBdr>
            <w:top w:val="none" w:sz="0" w:space="0" w:color="auto"/>
            <w:left w:val="none" w:sz="0" w:space="0" w:color="auto"/>
            <w:bottom w:val="none" w:sz="0" w:space="0" w:color="auto"/>
            <w:right w:val="none" w:sz="0" w:space="0" w:color="auto"/>
          </w:divBdr>
        </w:div>
        <w:div w:id="968128710">
          <w:marLeft w:val="432"/>
          <w:marRight w:val="0"/>
          <w:marTop w:val="86"/>
          <w:marBottom w:val="0"/>
          <w:divBdr>
            <w:top w:val="none" w:sz="0" w:space="0" w:color="auto"/>
            <w:left w:val="none" w:sz="0" w:space="0" w:color="auto"/>
            <w:bottom w:val="none" w:sz="0" w:space="0" w:color="auto"/>
            <w:right w:val="none" w:sz="0" w:space="0" w:color="auto"/>
          </w:divBdr>
        </w:div>
        <w:div w:id="1251543519">
          <w:marLeft w:val="850"/>
          <w:marRight w:val="0"/>
          <w:marTop w:val="77"/>
          <w:marBottom w:val="0"/>
          <w:divBdr>
            <w:top w:val="none" w:sz="0" w:space="0" w:color="auto"/>
            <w:left w:val="none" w:sz="0" w:space="0" w:color="auto"/>
            <w:bottom w:val="none" w:sz="0" w:space="0" w:color="auto"/>
            <w:right w:val="none" w:sz="0" w:space="0" w:color="auto"/>
          </w:divBdr>
        </w:div>
        <w:div w:id="1440875579">
          <w:marLeft w:val="850"/>
          <w:marRight w:val="0"/>
          <w:marTop w:val="77"/>
          <w:marBottom w:val="0"/>
          <w:divBdr>
            <w:top w:val="none" w:sz="0" w:space="0" w:color="auto"/>
            <w:left w:val="none" w:sz="0" w:space="0" w:color="auto"/>
            <w:bottom w:val="none" w:sz="0" w:space="0" w:color="auto"/>
            <w:right w:val="none" w:sz="0" w:space="0" w:color="auto"/>
          </w:divBdr>
        </w:div>
        <w:div w:id="1746875987">
          <w:marLeft w:val="850"/>
          <w:marRight w:val="0"/>
          <w:marTop w:val="77"/>
          <w:marBottom w:val="0"/>
          <w:divBdr>
            <w:top w:val="none" w:sz="0" w:space="0" w:color="auto"/>
            <w:left w:val="none" w:sz="0" w:space="0" w:color="auto"/>
            <w:bottom w:val="none" w:sz="0" w:space="0" w:color="auto"/>
            <w:right w:val="none" w:sz="0" w:space="0" w:color="auto"/>
          </w:divBdr>
        </w:div>
        <w:div w:id="1786073474">
          <w:marLeft w:val="850"/>
          <w:marRight w:val="0"/>
          <w:marTop w:val="77"/>
          <w:marBottom w:val="0"/>
          <w:divBdr>
            <w:top w:val="none" w:sz="0" w:space="0" w:color="auto"/>
            <w:left w:val="none" w:sz="0" w:space="0" w:color="auto"/>
            <w:bottom w:val="none" w:sz="0" w:space="0" w:color="auto"/>
            <w:right w:val="none" w:sz="0" w:space="0" w:color="auto"/>
          </w:divBdr>
        </w:div>
        <w:div w:id="1982610982">
          <w:marLeft w:val="432"/>
          <w:marRight w:val="0"/>
          <w:marTop w:val="86"/>
          <w:marBottom w:val="0"/>
          <w:divBdr>
            <w:top w:val="none" w:sz="0" w:space="0" w:color="auto"/>
            <w:left w:val="none" w:sz="0" w:space="0" w:color="auto"/>
            <w:bottom w:val="none" w:sz="0" w:space="0" w:color="auto"/>
            <w:right w:val="none" w:sz="0" w:space="0" w:color="auto"/>
          </w:divBdr>
        </w:div>
        <w:div w:id="2139882431">
          <w:marLeft w:val="850"/>
          <w:marRight w:val="0"/>
          <w:marTop w:val="77"/>
          <w:marBottom w:val="0"/>
          <w:divBdr>
            <w:top w:val="none" w:sz="0" w:space="0" w:color="auto"/>
            <w:left w:val="none" w:sz="0" w:space="0" w:color="auto"/>
            <w:bottom w:val="none" w:sz="0" w:space="0" w:color="auto"/>
            <w:right w:val="none" w:sz="0" w:space="0" w:color="auto"/>
          </w:divBdr>
        </w:div>
      </w:divsChild>
    </w:div>
    <w:div w:id="818887283">
      <w:bodyDiv w:val="1"/>
      <w:marLeft w:val="0"/>
      <w:marRight w:val="0"/>
      <w:marTop w:val="0"/>
      <w:marBottom w:val="0"/>
      <w:divBdr>
        <w:top w:val="none" w:sz="0" w:space="0" w:color="auto"/>
        <w:left w:val="none" w:sz="0" w:space="0" w:color="auto"/>
        <w:bottom w:val="none" w:sz="0" w:space="0" w:color="auto"/>
        <w:right w:val="none" w:sz="0" w:space="0" w:color="auto"/>
      </w:divBdr>
    </w:div>
    <w:div w:id="821504157">
      <w:bodyDiv w:val="1"/>
      <w:marLeft w:val="0"/>
      <w:marRight w:val="0"/>
      <w:marTop w:val="0"/>
      <w:marBottom w:val="0"/>
      <w:divBdr>
        <w:top w:val="none" w:sz="0" w:space="0" w:color="auto"/>
        <w:left w:val="none" w:sz="0" w:space="0" w:color="auto"/>
        <w:bottom w:val="none" w:sz="0" w:space="0" w:color="auto"/>
        <w:right w:val="none" w:sz="0" w:space="0" w:color="auto"/>
      </w:divBdr>
      <w:divsChild>
        <w:div w:id="102923714">
          <w:marLeft w:val="1166"/>
          <w:marRight w:val="0"/>
          <w:marTop w:val="106"/>
          <w:marBottom w:val="0"/>
          <w:divBdr>
            <w:top w:val="none" w:sz="0" w:space="0" w:color="auto"/>
            <w:left w:val="none" w:sz="0" w:space="0" w:color="auto"/>
            <w:bottom w:val="none" w:sz="0" w:space="0" w:color="auto"/>
            <w:right w:val="none" w:sz="0" w:space="0" w:color="auto"/>
          </w:divBdr>
        </w:div>
        <w:div w:id="369763154">
          <w:marLeft w:val="1166"/>
          <w:marRight w:val="0"/>
          <w:marTop w:val="106"/>
          <w:marBottom w:val="0"/>
          <w:divBdr>
            <w:top w:val="none" w:sz="0" w:space="0" w:color="auto"/>
            <w:left w:val="none" w:sz="0" w:space="0" w:color="auto"/>
            <w:bottom w:val="none" w:sz="0" w:space="0" w:color="auto"/>
            <w:right w:val="none" w:sz="0" w:space="0" w:color="auto"/>
          </w:divBdr>
        </w:div>
        <w:div w:id="511182520">
          <w:marLeft w:val="1166"/>
          <w:marRight w:val="0"/>
          <w:marTop w:val="106"/>
          <w:marBottom w:val="0"/>
          <w:divBdr>
            <w:top w:val="none" w:sz="0" w:space="0" w:color="auto"/>
            <w:left w:val="none" w:sz="0" w:space="0" w:color="auto"/>
            <w:bottom w:val="none" w:sz="0" w:space="0" w:color="auto"/>
            <w:right w:val="none" w:sz="0" w:space="0" w:color="auto"/>
          </w:divBdr>
        </w:div>
        <w:div w:id="553780170">
          <w:marLeft w:val="1800"/>
          <w:marRight w:val="0"/>
          <w:marTop w:val="96"/>
          <w:marBottom w:val="0"/>
          <w:divBdr>
            <w:top w:val="none" w:sz="0" w:space="0" w:color="auto"/>
            <w:left w:val="none" w:sz="0" w:space="0" w:color="auto"/>
            <w:bottom w:val="none" w:sz="0" w:space="0" w:color="auto"/>
            <w:right w:val="none" w:sz="0" w:space="0" w:color="auto"/>
          </w:divBdr>
        </w:div>
        <w:div w:id="637026983">
          <w:marLeft w:val="1800"/>
          <w:marRight w:val="0"/>
          <w:marTop w:val="96"/>
          <w:marBottom w:val="0"/>
          <w:divBdr>
            <w:top w:val="none" w:sz="0" w:space="0" w:color="auto"/>
            <w:left w:val="none" w:sz="0" w:space="0" w:color="auto"/>
            <w:bottom w:val="none" w:sz="0" w:space="0" w:color="auto"/>
            <w:right w:val="none" w:sz="0" w:space="0" w:color="auto"/>
          </w:divBdr>
        </w:div>
        <w:div w:id="1009792922">
          <w:marLeft w:val="1166"/>
          <w:marRight w:val="0"/>
          <w:marTop w:val="106"/>
          <w:marBottom w:val="0"/>
          <w:divBdr>
            <w:top w:val="none" w:sz="0" w:space="0" w:color="auto"/>
            <w:left w:val="none" w:sz="0" w:space="0" w:color="auto"/>
            <w:bottom w:val="none" w:sz="0" w:space="0" w:color="auto"/>
            <w:right w:val="none" w:sz="0" w:space="0" w:color="auto"/>
          </w:divBdr>
        </w:div>
        <w:div w:id="1044793019">
          <w:marLeft w:val="1800"/>
          <w:marRight w:val="0"/>
          <w:marTop w:val="96"/>
          <w:marBottom w:val="0"/>
          <w:divBdr>
            <w:top w:val="none" w:sz="0" w:space="0" w:color="auto"/>
            <w:left w:val="none" w:sz="0" w:space="0" w:color="auto"/>
            <w:bottom w:val="none" w:sz="0" w:space="0" w:color="auto"/>
            <w:right w:val="none" w:sz="0" w:space="0" w:color="auto"/>
          </w:divBdr>
        </w:div>
        <w:div w:id="1464999771">
          <w:marLeft w:val="1800"/>
          <w:marRight w:val="0"/>
          <w:marTop w:val="96"/>
          <w:marBottom w:val="0"/>
          <w:divBdr>
            <w:top w:val="none" w:sz="0" w:space="0" w:color="auto"/>
            <w:left w:val="none" w:sz="0" w:space="0" w:color="auto"/>
            <w:bottom w:val="none" w:sz="0" w:space="0" w:color="auto"/>
            <w:right w:val="none" w:sz="0" w:space="0" w:color="auto"/>
          </w:divBdr>
        </w:div>
        <w:div w:id="1485273386">
          <w:marLeft w:val="1800"/>
          <w:marRight w:val="0"/>
          <w:marTop w:val="96"/>
          <w:marBottom w:val="0"/>
          <w:divBdr>
            <w:top w:val="none" w:sz="0" w:space="0" w:color="auto"/>
            <w:left w:val="none" w:sz="0" w:space="0" w:color="auto"/>
            <w:bottom w:val="none" w:sz="0" w:space="0" w:color="auto"/>
            <w:right w:val="none" w:sz="0" w:space="0" w:color="auto"/>
          </w:divBdr>
        </w:div>
        <w:div w:id="1667436875">
          <w:marLeft w:val="1800"/>
          <w:marRight w:val="0"/>
          <w:marTop w:val="96"/>
          <w:marBottom w:val="0"/>
          <w:divBdr>
            <w:top w:val="none" w:sz="0" w:space="0" w:color="auto"/>
            <w:left w:val="none" w:sz="0" w:space="0" w:color="auto"/>
            <w:bottom w:val="none" w:sz="0" w:space="0" w:color="auto"/>
            <w:right w:val="none" w:sz="0" w:space="0" w:color="auto"/>
          </w:divBdr>
        </w:div>
        <w:div w:id="1730492106">
          <w:marLeft w:val="547"/>
          <w:marRight w:val="0"/>
          <w:marTop w:val="0"/>
          <w:marBottom w:val="0"/>
          <w:divBdr>
            <w:top w:val="none" w:sz="0" w:space="0" w:color="auto"/>
            <w:left w:val="none" w:sz="0" w:space="0" w:color="auto"/>
            <w:bottom w:val="none" w:sz="0" w:space="0" w:color="auto"/>
            <w:right w:val="none" w:sz="0" w:space="0" w:color="auto"/>
          </w:divBdr>
        </w:div>
        <w:div w:id="1967546713">
          <w:marLeft w:val="1800"/>
          <w:marRight w:val="0"/>
          <w:marTop w:val="96"/>
          <w:marBottom w:val="0"/>
          <w:divBdr>
            <w:top w:val="none" w:sz="0" w:space="0" w:color="auto"/>
            <w:left w:val="none" w:sz="0" w:space="0" w:color="auto"/>
            <w:bottom w:val="none" w:sz="0" w:space="0" w:color="auto"/>
            <w:right w:val="none" w:sz="0" w:space="0" w:color="auto"/>
          </w:divBdr>
        </w:div>
      </w:divsChild>
    </w:div>
    <w:div w:id="821771333">
      <w:bodyDiv w:val="1"/>
      <w:marLeft w:val="0"/>
      <w:marRight w:val="0"/>
      <w:marTop w:val="0"/>
      <w:marBottom w:val="0"/>
      <w:divBdr>
        <w:top w:val="none" w:sz="0" w:space="0" w:color="auto"/>
        <w:left w:val="none" w:sz="0" w:space="0" w:color="auto"/>
        <w:bottom w:val="none" w:sz="0" w:space="0" w:color="auto"/>
        <w:right w:val="none" w:sz="0" w:space="0" w:color="auto"/>
      </w:divBdr>
    </w:div>
    <w:div w:id="823164362">
      <w:bodyDiv w:val="1"/>
      <w:marLeft w:val="0"/>
      <w:marRight w:val="0"/>
      <w:marTop w:val="0"/>
      <w:marBottom w:val="0"/>
      <w:divBdr>
        <w:top w:val="none" w:sz="0" w:space="0" w:color="auto"/>
        <w:left w:val="none" w:sz="0" w:space="0" w:color="auto"/>
        <w:bottom w:val="none" w:sz="0" w:space="0" w:color="auto"/>
        <w:right w:val="none" w:sz="0" w:space="0" w:color="auto"/>
      </w:divBdr>
    </w:div>
    <w:div w:id="824054522">
      <w:bodyDiv w:val="1"/>
      <w:marLeft w:val="0"/>
      <w:marRight w:val="0"/>
      <w:marTop w:val="0"/>
      <w:marBottom w:val="0"/>
      <w:divBdr>
        <w:top w:val="none" w:sz="0" w:space="0" w:color="auto"/>
        <w:left w:val="none" w:sz="0" w:space="0" w:color="auto"/>
        <w:bottom w:val="none" w:sz="0" w:space="0" w:color="auto"/>
        <w:right w:val="none" w:sz="0" w:space="0" w:color="auto"/>
      </w:divBdr>
    </w:div>
    <w:div w:id="824123718">
      <w:bodyDiv w:val="1"/>
      <w:marLeft w:val="0"/>
      <w:marRight w:val="0"/>
      <w:marTop w:val="0"/>
      <w:marBottom w:val="0"/>
      <w:divBdr>
        <w:top w:val="none" w:sz="0" w:space="0" w:color="auto"/>
        <w:left w:val="none" w:sz="0" w:space="0" w:color="auto"/>
        <w:bottom w:val="none" w:sz="0" w:space="0" w:color="auto"/>
        <w:right w:val="none" w:sz="0" w:space="0" w:color="auto"/>
      </w:divBdr>
      <w:divsChild>
        <w:div w:id="140971465">
          <w:marLeft w:val="1166"/>
          <w:marRight w:val="0"/>
          <w:marTop w:val="96"/>
          <w:marBottom w:val="0"/>
          <w:divBdr>
            <w:top w:val="none" w:sz="0" w:space="0" w:color="auto"/>
            <w:left w:val="none" w:sz="0" w:space="0" w:color="auto"/>
            <w:bottom w:val="none" w:sz="0" w:space="0" w:color="auto"/>
            <w:right w:val="none" w:sz="0" w:space="0" w:color="auto"/>
          </w:divBdr>
        </w:div>
        <w:div w:id="279533008">
          <w:marLeft w:val="1800"/>
          <w:marRight w:val="0"/>
          <w:marTop w:val="86"/>
          <w:marBottom w:val="0"/>
          <w:divBdr>
            <w:top w:val="none" w:sz="0" w:space="0" w:color="auto"/>
            <w:left w:val="none" w:sz="0" w:space="0" w:color="auto"/>
            <w:bottom w:val="none" w:sz="0" w:space="0" w:color="auto"/>
            <w:right w:val="none" w:sz="0" w:space="0" w:color="auto"/>
          </w:divBdr>
        </w:div>
        <w:div w:id="376009851">
          <w:marLeft w:val="1166"/>
          <w:marRight w:val="0"/>
          <w:marTop w:val="96"/>
          <w:marBottom w:val="0"/>
          <w:divBdr>
            <w:top w:val="none" w:sz="0" w:space="0" w:color="auto"/>
            <w:left w:val="none" w:sz="0" w:space="0" w:color="auto"/>
            <w:bottom w:val="none" w:sz="0" w:space="0" w:color="auto"/>
            <w:right w:val="none" w:sz="0" w:space="0" w:color="auto"/>
          </w:divBdr>
        </w:div>
        <w:div w:id="686759842">
          <w:marLeft w:val="1166"/>
          <w:marRight w:val="0"/>
          <w:marTop w:val="96"/>
          <w:marBottom w:val="0"/>
          <w:divBdr>
            <w:top w:val="none" w:sz="0" w:space="0" w:color="auto"/>
            <w:left w:val="none" w:sz="0" w:space="0" w:color="auto"/>
            <w:bottom w:val="none" w:sz="0" w:space="0" w:color="auto"/>
            <w:right w:val="none" w:sz="0" w:space="0" w:color="auto"/>
          </w:divBdr>
        </w:div>
        <w:div w:id="1010328350">
          <w:marLeft w:val="1800"/>
          <w:marRight w:val="0"/>
          <w:marTop w:val="86"/>
          <w:marBottom w:val="0"/>
          <w:divBdr>
            <w:top w:val="none" w:sz="0" w:space="0" w:color="auto"/>
            <w:left w:val="none" w:sz="0" w:space="0" w:color="auto"/>
            <w:bottom w:val="none" w:sz="0" w:space="0" w:color="auto"/>
            <w:right w:val="none" w:sz="0" w:space="0" w:color="auto"/>
          </w:divBdr>
        </w:div>
        <w:div w:id="1036589569">
          <w:marLeft w:val="1166"/>
          <w:marRight w:val="0"/>
          <w:marTop w:val="96"/>
          <w:marBottom w:val="0"/>
          <w:divBdr>
            <w:top w:val="none" w:sz="0" w:space="0" w:color="auto"/>
            <w:left w:val="none" w:sz="0" w:space="0" w:color="auto"/>
            <w:bottom w:val="none" w:sz="0" w:space="0" w:color="auto"/>
            <w:right w:val="none" w:sz="0" w:space="0" w:color="auto"/>
          </w:divBdr>
        </w:div>
        <w:div w:id="1138492324">
          <w:marLeft w:val="1800"/>
          <w:marRight w:val="0"/>
          <w:marTop w:val="86"/>
          <w:marBottom w:val="0"/>
          <w:divBdr>
            <w:top w:val="none" w:sz="0" w:space="0" w:color="auto"/>
            <w:left w:val="none" w:sz="0" w:space="0" w:color="auto"/>
            <w:bottom w:val="none" w:sz="0" w:space="0" w:color="auto"/>
            <w:right w:val="none" w:sz="0" w:space="0" w:color="auto"/>
          </w:divBdr>
        </w:div>
        <w:div w:id="1887258891">
          <w:marLeft w:val="1800"/>
          <w:marRight w:val="0"/>
          <w:marTop w:val="86"/>
          <w:marBottom w:val="0"/>
          <w:divBdr>
            <w:top w:val="none" w:sz="0" w:space="0" w:color="auto"/>
            <w:left w:val="none" w:sz="0" w:space="0" w:color="auto"/>
            <w:bottom w:val="none" w:sz="0" w:space="0" w:color="auto"/>
            <w:right w:val="none" w:sz="0" w:space="0" w:color="auto"/>
          </w:divBdr>
        </w:div>
        <w:div w:id="1920747474">
          <w:marLeft w:val="1800"/>
          <w:marRight w:val="0"/>
          <w:marTop w:val="86"/>
          <w:marBottom w:val="0"/>
          <w:divBdr>
            <w:top w:val="none" w:sz="0" w:space="0" w:color="auto"/>
            <w:left w:val="none" w:sz="0" w:space="0" w:color="auto"/>
            <w:bottom w:val="none" w:sz="0" w:space="0" w:color="auto"/>
            <w:right w:val="none" w:sz="0" w:space="0" w:color="auto"/>
          </w:divBdr>
        </w:div>
      </w:divsChild>
    </w:div>
    <w:div w:id="824322954">
      <w:bodyDiv w:val="1"/>
      <w:marLeft w:val="0"/>
      <w:marRight w:val="0"/>
      <w:marTop w:val="0"/>
      <w:marBottom w:val="0"/>
      <w:divBdr>
        <w:top w:val="none" w:sz="0" w:space="0" w:color="auto"/>
        <w:left w:val="none" w:sz="0" w:space="0" w:color="auto"/>
        <w:bottom w:val="none" w:sz="0" w:space="0" w:color="auto"/>
        <w:right w:val="none" w:sz="0" w:space="0" w:color="auto"/>
      </w:divBdr>
      <w:divsChild>
        <w:div w:id="305546644">
          <w:marLeft w:val="547"/>
          <w:marRight w:val="0"/>
          <w:marTop w:val="115"/>
          <w:marBottom w:val="0"/>
          <w:divBdr>
            <w:top w:val="none" w:sz="0" w:space="0" w:color="auto"/>
            <w:left w:val="none" w:sz="0" w:space="0" w:color="auto"/>
            <w:bottom w:val="none" w:sz="0" w:space="0" w:color="auto"/>
            <w:right w:val="none" w:sz="0" w:space="0" w:color="auto"/>
          </w:divBdr>
        </w:div>
        <w:div w:id="856697056">
          <w:marLeft w:val="547"/>
          <w:marRight w:val="0"/>
          <w:marTop w:val="115"/>
          <w:marBottom w:val="0"/>
          <w:divBdr>
            <w:top w:val="none" w:sz="0" w:space="0" w:color="auto"/>
            <w:left w:val="none" w:sz="0" w:space="0" w:color="auto"/>
            <w:bottom w:val="none" w:sz="0" w:space="0" w:color="auto"/>
            <w:right w:val="none" w:sz="0" w:space="0" w:color="auto"/>
          </w:divBdr>
        </w:div>
        <w:div w:id="894311806">
          <w:marLeft w:val="547"/>
          <w:marRight w:val="0"/>
          <w:marTop w:val="115"/>
          <w:marBottom w:val="0"/>
          <w:divBdr>
            <w:top w:val="none" w:sz="0" w:space="0" w:color="auto"/>
            <w:left w:val="none" w:sz="0" w:space="0" w:color="auto"/>
            <w:bottom w:val="none" w:sz="0" w:space="0" w:color="auto"/>
            <w:right w:val="none" w:sz="0" w:space="0" w:color="auto"/>
          </w:divBdr>
        </w:div>
        <w:div w:id="971520353">
          <w:marLeft w:val="547"/>
          <w:marRight w:val="0"/>
          <w:marTop w:val="115"/>
          <w:marBottom w:val="0"/>
          <w:divBdr>
            <w:top w:val="none" w:sz="0" w:space="0" w:color="auto"/>
            <w:left w:val="none" w:sz="0" w:space="0" w:color="auto"/>
            <w:bottom w:val="none" w:sz="0" w:space="0" w:color="auto"/>
            <w:right w:val="none" w:sz="0" w:space="0" w:color="auto"/>
          </w:divBdr>
        </w:div>
        <w:div w:id="1221986041">
          <w:marLeft w:val="1166"/>
          <w:marRight w:val="0"/>
          <w:marTop w:val="96"/>
          <w:marBottom w:val="0"/>
          <w:divBdr>
            <w:top w:val="none" w:sz="0" w:space="0" w:color="auto"/>
            <w:left w:val="none" w:sz="0" w:space="0" w:color="auto"/>
            <w:bottom w:val="none" w:sz="0" w:space="0" w:color="auto"/>
            <w:right w:val="none" w:sz="0" w:space="0" w:color="auto"/>
          </w:divBdr>
        </w:div>
        <w:div w:id="1603302269">
          <w:marLeft w:val="1166"/>
          <w:marRight w:val="0"/>
          <w:marTop w:val="96"/>
          <w:marBottom w:val="0"/>
          <w:divBdr>
            <w:top w:val="none" w:sz="0" w:space="0" w:color="auto"/>
            <w:left w:val="none" w:sz="0" w:space="0" w:color="auto"/>
            <w:bottom w:val="none" w:sz="0" w:space="0" w:color="auto"/>
            <w:right w:val="none" w:sz="0" w:space="0" w:color="auto"/>
          </w:divBdr>
        </w:div>
      </w:divsChild>
    </w:div>
    <w:div w:id="824933342">
      <w:bodyDiv w:val="1"/>
      <w:marLeft w:val="0"/>
      <w:marRight w:val="0"/>
      <w:marTop w:val="0"/>
      <w:marBottom w:val="0"/>
      <w:divBdr>
        <w:top w:val="none" w:sz="0" w:space="0" w:color="auto"/>
        <w:left w:val="none" w:sz="0" w:space="0" w:color="auto"/>
        <w:bottom w:val="none" w:sz="0" w:space="0" w:color="auto"/>
        <w:right w:val="none" w:sz="0" w:space="0" w:color="auto"/>
      </w:divBdr>
    </w:div>
    <w:div w:id="824973137">
      <w:bodyDiv w:val="1"/>
      <w:marLeft w:val="0"/>
      <w:marRight w:val="0"/>
      <w:marTop w:val="0"/>
      <w:marBottom w:val="0"/>
      <w:divBdr>
        <w:top w:val="none" w:sz="0" w:space="0" w:color="auto"/>
        <w:left w:val="none" w:sz="0" w:space="0" w:color="auto"/>
        <w:bottom w:val="none" w:sz="0" w:space="0" w:color="auto"/>
        <w:right w:val="none" w:sz="0" w:space="0" w:color="auto"/>
      </w:divBdr>
    </w:div>
    <w:div w:id="826477358">
      <w:bodyDiv w:val="1"/>
      <w:marLeft w:val="0"/>
      <w:marRight w:val="0"/>
      <w:marTop w:val="0"/>
      <w:marBottom w:val="0"/>
      <w:divBdr>
        <w:top w:val="none" w:sz="0" w:space="0" w:color="auto"/>
        <w:left w:val="none" w:sz="0" w:space="0" w:color="auto"/>
        <w:bottom w:val="none" w:sz="0" w:space="0" w:color="auto"/>
        <w:right w:val="none" w:sz="0" w:space="0" w:color="auto"/>
      </w:divBdr>
      <w:divsChild>
        <w:div w:id="1878396906">
          <w:marLeft w:val="547"/>
          <w:marRight w:val="0"/>
          <w:marTop w:val="134"/>
          <w:marBottom w:val="120"/>
          <w:divBdr>
            <w:top w:val="none" w:sz="0" w:space="0" w:color="auto"/>
            <w:left w:val="none" w:sz="0" w:space="0" w:color="auto"/>
            <w:bottom w:val="none" w:sz="0" w:space="0" w:color="auto"/>
            <w:right w:val="none" w:sz="0" w:space="0" w:color="auto"/>
          </w:divBdr>
        </w:div>
        <w:div w:id="2045445241">
          <w:marLeft w:val="1166"/>
          <w:marRight w:val="0"/>
          <w:marTop w:val="115"/>
          <w:marBottom w:val="120"/>
          <w:divBdr>
            <w:top w:val="none" w:sz="0" w:space="0" w:color="auto"/>
            <w:left w:val="none" w:sz="0" w:space="0" w:color="auto"/>
            <w:bottom w:val="none" w:sz="0" w:space="0" w:color="auto"/>
            <w:right w:val="none" w:sz="0" w:space="0" w:color="auto"/>
          </w:divBdr>
        </w:div>
      </w:divsChild>
    </w:div>
    <w:div w:id="826674029">
      <w:bodyDiv w:val="1"/>
      <w:marLeft w:val="0"/>
      <w:marRight w:val="0"/>
      <w:marTop w:val="0"/>
      <w:marBottom w:val="0"/>
      <w:divBdr>
        <w:top w:val="none" w:sz="0" w:space="0" w:color="auto"/>
        <w:left w:val="none" w:sz="0" w:space="0" w:color="auto"/>
        <w:bottom w:val="none" w:sz="0" w:space="0" w:color="auto"/>
        <w:right w:val="none" w:sz="0" w:space="0" w:color="auto"/>
      </w:divBdr>
    </w:div>
    <w:div w:id="826750151">
      <w:bodyDiv w:val="1"/>
      <w:marLeft w:val="0"/>
      <w:marRight w:val="0"/>
      <w:marTop w:val="0"/>
      <w:marBottom w:val="0"/>
      <w:divBdr>
        <w:top w:val="none" w:sz="0" w:space="0" w:color="auto"/>
        <w:left w:val="none" w:sz="0" w:space="0" w:color="auto"/>
        <w:bottom w:val="none" w:sz="0" w:space="0" w:color="auto"/>
        <w:right w:val="none" w:sz="0" w:space="0" w:color="auto"/>
      </w:divBdr>
      <w:divsChild>
        <w:div w:id="1137338266">
          <w:marLeft w:val="0"/>
          <w:marRight w:val="0"/>
          <w:marTop w:val="0"/>
          <w:marBottom w:val="0"/>
          <w:divBdr>
            <w:top w:val="none" w:sz="0" w:space="0" w:color="auto"/>
            <w:left w:val="none" w:sz="0" w:space="0" w:color="auto"/>
            <w:bottom w:val="none" w:sz="0" w:space="0" w:color="auto"/>
            <w:right w:val="none" w:sz="0" w:space="0" w:color="auto"/>
          </w:divBdr>
          <w:divsChild>
            <w:div w:id="579876226">
              <w:marLeft w:val="0"/>
              <w:marRight w:val="0"/>
              <w:marTop w:val="0"/>
              <w:marBottom w:val="0"/>
              <w:divBdr>
                <w:top w:val="none" w:sz="0" w:space="0" w:color="auto"/>
                <w:left w:val="none" w:sz="0" w:space="0" w:color="auto"/>
                <w:bottom w:val="none" w:sz="0" w:space="0" w:color="auto"/>
                <w:right w:val="none" w:sz="0" w:space="0" w:color="auto"/>
              </w:divBdr>
            </w:div>
            <w:div w:id="1069114840">
              <w:marLeft w:val="0"/>
              <w:marRight w:val="0"/>
              <w:marTop w:val="0"/>
              <w:marBottom w:val="0"/>
              <w:divBdr>
                <w:top w:val="none" w:sz="0" w:space="0" w:color="auto"/>
                <w:left w:val="none" w:sz="0" w:space="0" w:color="auto"/>
                <w:bottom w:val="none" w:sz="0" w:space="0" w:color="auto"/>
                <w:right w:val="none" w:sz="0" w:space="0" w:color="auto"/>
              </w:divBdr>
            </w:div>
            <w:div w:id="1498182222">
              <w:marLeft w:val="0"/>
              <w:marRight w:val="0"/>
              <w:marTop w:val="0"/>
              <w:marBottom w:val="0"/>
              <w:divBdr>
                <w:top w:val="none" w:sz="0" w:space="0" w:color="auto"/>
                <w:left w:val="none" w:sz="0" w:space="0" w:color="auto"/>
                <w:bottom w:val="none" w:sz="0" w:space="0" w:color="auto"/>
                <w:right w:val="none" w:sz="0" w:space="0" w:color="auto"/>
              </w:divBdr>
            </w:div>
            <w:div w:id="17634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30510">
      <w:bodyDiv w:val="1"/>
      <w:marLeft w:val="0"/>
      <w:marRight w:val="0"/>
      <w:marTop w:val="0"/>
      <w:marBottom w:val="0"/>
      <w:divBdr>
        <w:top w:val="none" w:sz="0" w:space="0" w:color="auto"/>
        <w:left w:val="none" w:sz="0" w:space="0" w:color="auto"/>
        <w:bottom w:val="none" w:sz="0" w:space="0" w:color="auto"/>
        <w:right w:val="none" w:sz="0" w:space="0" w:color="auto"/>
      </w:divBdr>
    </w:div>
    <w:div w:id="827676997">
      <w:bodyDiv w:val="1"/>
      <w:marLeft w:val="0"/>
      <w:marRight w:val="0"/>
      <w:marTop w:val="0"/>
      <w:marBottom w:val="0"/>
      <w:divBdr>
        <w:top w:val="none" w:sz="0" w:space="0" w:color="auto"/>
        <w:left w:val="none" w:sz="0" w:space="0" w:color="auto"/>
        <w:bottom w:val="none" w:sz="0" w:space="0" w:color="auto"/>
        <w:right w:val="none" w:sz="0" w:space="0" w:color="auto"/>
      </w:divBdr>
    </w:div>
    <w:div w:id="828249180">
      <w:bodyDiv w:val="1"/>
      <w:marLeft w:val="0"/>
      <w:marRight w:val="0"/>
      <w:marTop w:val="0"/>
      <w:marBottom w:val="0"/>
      <w:divBdr>
        <w:top w:val="none" w:sz="0" w:space="0" w:color="auto"/>
        <w:left w:val="none" w:sz="0" w:space="0" w:color="auto"/>
        <w:bottom w:val="none" w:sz="0" w:space="0" w:color="auto"/>
        <w:right w:val="none" w:sz="0" w:space="0" w:color="auto"/>
      </w:divBdr>
    </w:div>
    <w:div w:id="829520187">
      <w:bodyDiv w:val="1"/>
      <w:marLeft w:val="0"/>
      <w:marRight w:val="0"/>
      <w:marTop w:val="0"/>
      <w:marBottom w:val="0"/>
      <w:divBdr>
        <w:top w:val="none" w:sz="0" w:space="0" w:color="auto"/>
        <w:left w:val="none" w:sz="0" w:space="0" w:color="auto"/>
        <w:bottom w:val="none" w:sz="0" w:space="0" w:color="auto"/>
        <w:right w:val="none" w:sz="0" w:space="0" w:color="auto"/>
      </w:divBdr>
    </w:div>
    <w:div w:id="830095239">
      <w:bodyDiv w:val="1"/>
      <w:marLeft w:val="0"/>
      <w:marRight w:val="0"/>
      <w:marTop w:val="0"/>
      <w:marBottom w:val="0"/>
      <w:divBdr>
        <w:top w:val="none" w:sz="0" w:space="0" w:color="auto"/>
        <w:left w:val="none" w:sz="0" w:space="0" w:color="auto"/>
        <w:bottom w:val="none" w:sz="0" w:space="0" w:color="auto"/>
        <w:right w:val="none" w:sz="0" w:space="0" w:color="auto"/>
      </w:divBdr>
    </w:div>
    <w:div w:id="831217973">
      <w:bodyDiv w:val="1"/>
      <w:marLeft w:val="0"/>
      <w:marRight w:val="0"/>
      <w:marTop w:val="0"/>
      <w:marBottom w:val="0"/>
      <w:divBdr>
        <w:top w:val="none" w:sz="0" w:space="0" w:color="auto"/>
        <w:left w:val="none" w:sz="0" w:space="0" w:color="auto"/>
        <w:bottom w:val="none" w:sz="0" w:space="0" w:color="auto"/>
        <w:right w:val="none" w:sz="0" w:space="0" w:color="auto"/>
      </w:divBdr>
      <w:divsChild>
        <w:div w:id="180974507">
          <w:marLeft w:val="1152"/>
          <w:marRight w:val="0"/>
          <w:marTop w:val="0"/>
          <w:marBottom w:val="0"/>
          <w:divBdr>
            <w:top w:val="none" w:sz="0" w:space="0" w:color="auto"/>
            <w:left w:val="none" w:sz="0" w:space="0" w:color="auto"/>
            <w:bottom w:val="none" w:sz="0" w:space="0" w:color="auto"/>
            <w:right w:val="none" w:sz="0" w:space="0" w:color="auto"/>
          </w:divBdr>
        </w:div>
        <w:div w:id="450977627">
          <w:marLeft w:val="432"/>
          <w:marRight w:val="0"/>
          <w:marTop w:val="0"/>
          <w:marBottom w:val="0"/>
          <w:divBdr>
            <w:top w:val="none" w:sz="0" w:space="0" w:color="auto"/>
            <w:left w:val="none" w:sz="0" w:space="0" w:color="auto"/>
            <w:bottom w:val="none" w:sz="0" w:space="0" w:color="auto"/>
            <w:right w:val="none" w:sz="0" w:space="0" w:color="auto"/>
          </w:divBdr>
        </w:div>
        <w:div w:id="846403937">
          <w:marLeft w:val="1872"/>
          <w:marRight w:val="0"/>
          <w:marTop w:val="0"/>
          <w:marBottom w:val="0"/>
          <w:divBdr>
            <w:top w:val="none" w:sz="0" w:space="0" w:color="auto"/>
            <w:left w:val="none" w:sz="0" w:space="0" w:color="auto"/>
            <w:bottom w:val="none" w:sz="0" w:space="0" w:color="auto"/>
            <w:right w:val="none" w:sz="0" w:space="0" w:color="auto"/>
          </w:divBdr>
        </w:div>
        <w:div w:id="1586721861">
          <w:marLeft w:val="1872"/>
          <w:marRight w:val="0"/>
          <w:marTop w:val="0"/>
          <w:marBottom w:val="0"/>
          <w:divBdr>
            <w:top w:val="none" w:sz="0" w:space="0" w:color="auto"/>
            <w:left w:val="none" w:sz="0" w:space="0" w:color="auto"/>
            <w:bottom w:val="none" w:sz="0" w:space="0" w:color="auto"/>
            <w:right w:val="none" w:sz="0" w:space="0" w:color="auto"/>
          </w:divBdr>
        </w:div>
        <w:div w:id="1658610428">
          <w:marLeft w:val="1152"/>
          <w:marRight w:val="0"/>
          <w:marTop w:val="0"/>
          <w:marBottom w:val="0"/>
          <w:divBdr>
            <w:top w:val="none" w:sz="0" w:space="0" w:color="auto"/>
            <w:left w:val="none" w:sz="0" w:space="0" w:color="auto"/>
            <w:bottom w:val="none" w:sz="0" w:space="0" w:color="auto"/>
            <w:right w:val="none" w:sz="0" w:space="0" w:color="auto"/>
          </w:divBdr>
        </w:div>
      </w:divsChild>
    </w:div>
    <w:div w:id="832380848">
      <w:bodyDiv w:val="1"/>
      <w:marLeft w:val="0"/>
      <w:marRight w:val="0"/>
      <w:marTop w:val="0"/>
      <w:marBottom w:val="0"/>
      <w:divBdr>
        <w:top w:val="none" w:sz="0" w:space="0" w:color="auto"/>
        <w:left w:val="none" w:sz="0" w:space="0" w:color="auto"/>
        <w:bottom w:val="none" w:sz="0" w:space="0" w:color="auto"/>
        <w:right w:val="none" w:sz="0" w:space="0" w:color="auto"/>
      </w:divBdr>
    </w:div>
    <w:div w:id="832453913">
      <w:bodyDiv w:val="1"/>
      <w:marLeft w:val="0"/>
      <w:marRight w:val="0"/>
      <w:marTop w:val="0"/>
      <w:marBottom w:val="0"/>
      <w:divBdr>
        <w:top w:val="none" w:sz="0" w:space="0" w:color="auto"/>
        <w:left w:val="none" w:sz="0" w:space="0" w:color="auto"/>
        <w:bottom w:val="none" w:sz="0" w:space="0" w:color="auto"/>
        <w:right w:val="none" w:sz="0" w:space="0" w:color="auto"/>
      </w:divBdr>
    </w:div>
    <w:div w:id="834106639">
      <w:bodyDiv w:val="1"/>
      <w:marLeft w:val="0"/>
      <w:marRight w:val="0"/>
      <w:marTop w:val="0"/>
      <w:marBottom w:val="0"/>
      <w:divBdr>
        <w:top w:val="none" w:sz="0" w:space="0" w:color="auto"/>
        <w:left w:val="none" w:sz="0" w:space="0" w:color="auto"/>
        <w:bottom w:val="none" w:sz="0" w:space="0" w:color="auto"/>
        <w:right w:val="none" w:sz="0" w:space="0" w:color="auto"/>
      </w:divBdr>
    </w:div>
    <w:div w:id="835069150">
      <w:bodyDiv w:val="1"/>
      <w:marLeft w:val="0"/>
      <w:marRight w:val="0"/>
      <w:marTop w:val="0"/>
      <w:marBottom w:val="0"/>
      <w:divBdr>
        <w:top w:val="none" w:sz="0" w:space="0" w:color="auto"/>
        <w:left w:val="none" w:sz="0" w:space="0" w:color="auto"/>
        <w:bottom w:val="none" w:sz="0" w:space="0" w:color="auto"/>
        <w:right w:val="none" w:sz="0" w:space="0" w:color="auto"/>
      </w:divBdr>
    </w:div>
    <w:div w:id="835337727">
      <w:bodyDiv w:val="1"/>
      <w:marLeft w:val="0"/>
      <w:marRight w:val="0"/>
      <w:marTop w:val="0"/>
      <w:marBottom w:val="0"/>
      <w:divBdr>
        <w:top w:val="none" w:sz="0" w:space="0" w:color="auto"/>
        <w:left w:val="none" w:sz="0" w:space="0" w:color="auto"/>
        <w:bottom w:val="none" w:sz="0" w:space="0" w:color="auto"/>
        <w:right w:val="none" w:sz="0" w:space="0" w:color="auto"/>
      </w:divBdr>
      <w:divsChild>
        <w:div w:id="5909062">
          <w:marLeft w:val="0"/>
          <w:marRight w:val="0"/>
          <w:marTop w:val="0"/>
          <w:marBottom w:val="0"/>
          <w:divBdr>
            <w:top w:val="none" w:sz="0" w:space="0" w:color="auto"/>
            <w:left w:val="none" w:sz="0" w:space="0" w:color="auto"/>
            <w:bottom w:val="none" w:sz="0" w:space="0" w:color="auto"/>
            <w:right w:val="none" w:sz="0" w:space="0" w:color="auto"/>
          </w:divBdr>
        </w:div>
        <w:div w:id="21785976">
          <w:marLeft w:val="0"/>
          <w:marRight w:val="0"/>
          <w:marTop w:val="0"/>
          <w:marBottom w:val="0"/>
          <w:divBdr>
            <w:top w:val="none" w:sz="0" w:space="0" w:color="auto"/>
            <w:left w:val="none" w:sz="0" w:space="0" w:color="auto"/>
            <w:bottom w:val="none" w:sz="0" w:space="0" w:color="auto"/>
            <w:right w:val="none" w:sz="0" w:space="0" w:color="auto"/>
          </w:divBdr>
        </w:div>
        <w:div w:id="89743784">
          <w:marLeft w:val="0"/>
          <w:marRight w:val="0"/>
          <w:marTop w:val="0"/>
          <w:marBottom w:val="0"/>
          <w:divBdr>
            <w:top w:val="none" w:sz="0" w:space="0" w:color="auto"/>
            <w:left w:val="none" w:sz="0" w:space="0" w:color="auto"/>
            <w:bottom w:val="none" w:sz="0" w:space="0" w:color="auto"/>
            <w:right w:val="none" w:sz="0" w:space="0" w:color="auto"/>
          </w:divBdr>
        </w:div>
        <w:div w:id="121005343">
          <w:marLeft w:val="0"/>
          <w:marRight w:val="0"/>
          <w:marTop w:val="0"/>
          <w:marBottom w:val="0"/>
          <w:divBdr>
            <w:top w:val="none" w:sz="0" w:space="0" w:color="auto"/>
            <w:left w:val="none" w:sz="0" w:space="0" w:color="auto"/>
            <w:bottom w:val="none" w:sz="0" w:space="0" w:color="auto"/>
            <w:right w:val="none" w:sz="0" w:space="0" w:color="auto"/>
          </w:divBdr>
        </w:div>
        <w:div w:id="137889253">
          <w:marLeft w:val="0"/>
          <w:marRight w:val="0"/>
          <w:marTop w:val="0"/>
          <w:marBottom w:val="0"/>
          <w:divBdr>
            <w:top w:val="none" w:sz="0" w:space="0" w:color="auto"/>
            <w:left w:val="none" w:sz="0" w:space="0" w:color="auto"/>
            <w:bottom w:val="none" w:sz="0" w:space="0" w:color="auto"/>
            <w:right w:val="none" w:sz="0" w:space="0" w:color="auto"/>
          </w:divBdr>
        </w:div>
        <w:div w:id="262155373">
          <w:marLeft w:val="0"/>
          <w:marRight w:val="0"/>
          <w:marTop w:val="0"/>
          <w:marBottom w:val="0"/>
          <w:divBdr>
            <w:top w:val="none" w:sz="0" w:space="0" w:color="auto"/>
            <w:left w:val="none" w:sz="0" w:space="0" w:color="auto"/>
            <w:bottom w:val="none" w:sz="0" w:space="0" w:color="auto"/>
            <w:right w:val="none" w:sz="0" w:space="0" w:color="auto"/>
          </w:divBdr>
        </w:div>
        <w:div w:id="379282122">
          <w:marLeft w:val="0"/>
          <w:marRight w:val="0"/>
          <w:marTop w:val="0"/>
          <w:marBottom w:val="0"/>
          <w:divBdr>
            <w:top w:val="none" w:sz="0" w:space="0" w:color="auto"/>
            <w:left w:val="none" w:sz="0" w:space="0" w:color="auto"/>
            <w:bottom w:val="none" w:sz="0" w:space="0" w:color="auto"/>
            <w:right w:val="none" w:sz="0" w:space="0" w:color="auto"/>
          </w:divBdr>
        </w:div>
        <w:div w:id="499395490">
          <w:marLeft w:val="0"/>
          <w:marRight w:val="0"/>
          <w:marTop w:val="0"/>
          <w:marBottom w:val="0"/>
          <w:divBdr>
            <w:top w:val="none" w:sz="0" w:space="0" w:color="auto"/>
            <w:left w:val="none" w:sz="0" w:space="0" w:color="auto"/>
            <w:bottom w:val="none" w:sz="0" w:space="0" w:color="auto"/>
            <w:right w:val="none" w:sz="0" w:space="0" w:color="auto"/>
          </w:divBdr>
        </w:div>
        <w:div w:id="524750155">
          <w:marLeft w:val="0"/>
          <w:marRight w:val="0"/>
          <w:marTop w:val="0"/>
          <w:marBottom w:val="0"/>
          <w:divBdr>
            <w:top w:val="none" w:sz="0" w:space="0" w:color="auto"/>
            <w:left w:val="none" w:sz="0" w:space="0" w:color="auto"/>
            <w:bottom w:val="none" w:sz="0" w:space="0" w:color="auto"/>
            <w:right w:val="none" w:sz="0" w:space="0" w:color="auto"/>
          </w:divBdr>
        </w:div>
        <w:div w:id="629357488">
          <w:marLeft w:val="0"/>
          <w:marRight w:val="0"/>
          <w:marTop w:val="0"/>
          <w:marBottom w:val="0"/>
          <w:divBdr>
            <w:top w:val="none" w:sz="0" w:space="0" w:color="auto"/>
            <w:left w:val="none" w:sz="0" w:space="0" w:color="auto"/>
            <w:bottom w:val="none" w:sz="0" w:space="0" w:color="auto"/>
            <w:right w:val="none" w:sz="0" w:space="0" w:color="auto"/>
          </w:divBdr>
        </w:div>
        <w:div w:id="703797668">
          <w:marLeft w:val="0"/>
          <w:marRight w:val="0"/>
          <w:marTop w:val="0"/>
          <w:marBottom w:val="0"/>
          <w:divBdr>
            <w:top w:val="none" w:sz="0" w:space="0" w:color="auto"/>
            <w:left w:val="none" w:sz="0" w:space="0" w:color="auto"/>
            <w:bottom w:val="none" w:sz="0" w:space="0" w:color="auto"/>
            <w:right w:val="none" w:sz="0" w:space="0" w:color="auto"/>
          </w:divBdr>
        </w:div>
        <w:div w:id="716783446">
          <w:marLeft w:val="0"/>
          <w:marRight w:val="0"/>
          <w:marTop w:val="0"/>
          <w:marBottom w:val="0"/>
          <w:divBdr>
            <w:top w:val="none" w:sz="0" w:space="0" w:color="auto"/>
            <w:left w:val="none" w:sz="0" w:space="0" w:color="auto"/>
            <w:bottom w:val="none" w:sz="0" w:space="0" w:color="auto"/>
            <w:right w:val="none" w:sz="0" w:space="0" w:color="auto"/>
          </w:divBdr>
        </w:div>
        <w:div w:id="892935064">
          <w:marLeft w:val="0"/>
          <w:marRight w:val="0"/>
          <w:marTop w:val="0"/>
          <w:marBottom w:val="0"/>
          <w:divBdr>
            <w:top w:val="none" w:sz="0" w:space="0" w:color="auto"/>
            <w:left w:val="none" w:sz="0" w:space="0" w:color="auto"/>
            <w:bottom w:val="none" w:sz="0" w:space="0" w:color="auto"/>
            <w:right w:val="none" w:sz="0" w:space="0" w:color="auto"/>
          </w:divBdr>
        </w:div>
        <w:div w:id="910582559">
          <w:marLeft w:val="0"/>
          <w:marRight w:val="0"/>
          <w:marTop w:val="0"/>
          <w:marBottom w:val="0"/>
          <w:divBdr>
            <w:top w:val="none" w:sz="0" w:space="0" w:color="auto"/>
            <w:left w:val="none" w:sz="0" w:space="0" w:color="auto"/>
            <w:bottom w:val="none" w:sz="0" w:space="0" w:color="auto"/>
            <w:right w:val="none" w:sz="0" w:space="0" w:color="auto"/>
          </w:divBdr>
        </w:div>
        <w:div w:id="975451825">
          <w:marLeft w:val="0"/>
          <w:marRight w:val="0"/>
          <w:marTop w:val="0"/>
          <w:marBottom w:val="0"/>
          <w:divBdr>
            <w:top w:val="none" w:sz="0" w:space="0" w:color="auto"/>
            <w:left w:val="none" w:sz="0" w:space="0" w:color="auto"/>
            <w:bottom w:val="none" w:sz="0" w:space="0" w:color="auto"/>
            <w:right w:val="none" w:sz="0" w:space="0" w:color="auto"/>
          </w:divBdr>
        </w:div>
        <w:div w:id="1031688954">
          <w:marLeft w:val="0"/>
          <w:marRight w:val="0"/>
          <w:marTop w:val="0"/>
          <w:marBottom w:val="0"/>
          <w:divBdr>
            <w:top w:val="none" w:sz="0" w:space="0" w:color="auto"/>
            <w:left w:val="none" w:sz="0" w:space="0" w:color="auto"/>
            <w:bottom w:val="none" w:sz="0" w:space="0" w:color="auto"/>
            <w:right w:val="none" w:sz="0" w:space="0" w:color="auto"/>
          </w:divBdr>
        </w:div>
        <w:div w:id="1156073983">
          <w:marLeft w:val="0"/>
          <w:marRight w:val="0"/>
          <w:marTop w:val="0"/>
          <w:marBottom w:val="0"/>
          <w:divBdr>
            <w:top w:val="none" w:sz="0" w:space="0" w:color="auto"/>
            <w:left w:val="none" w:sz="0" w:space="0" w:color="auto"/>
            <w:bottom w:val="none" w:sz="0" w:space="0" w:color="auto"/>
            <w:right w:val="none" w:sz="0" w:space="0" w:color="auto"/>
          </w:divBdr>
        </w:div>
        <w:div w:id="1326396296">
          <w:marLeft w:val="0"/>
          <w:marRight w:val="0"/>
          <w:marTop w:val="0"/>
          <w:marBottom w:val="0"/>
          <w:divBdr>
            <w:top w:val="none" w:sz="0" w:space="0" w:color="auto"/>
            <w:left w:val="none" w:sz="0" w:space="0" w:color="auto"/>
            <w:bottom w:val="none" w:sz="0" w:space="0" w:color="auto"/>
            <w:right w:val="none" w:sz="0" w:space="0" w:color="auto"/>
          </w:divBdr>
        </w:div>
        <w:div w:id="1349024347">
          <w:marLeft w:val="0"/>
          <w:marRight w:val="0"/>
          <w:marTop w:val="0"/>
          <w:marBottom w:val="0"/>
          <w:divBdr>
            <w:top w:val="none" w:sz="0" w:space="0" w:color="auto"/>
            <w:left w:val="none" w:sz="0" w:space="0" w:color="auto"/>
            <w:bottom w:val="none" w:sz="0" w:space="0" w:color="auto"/>
            <w:right w:val="none" w:sz="0" w:space="0" w:color="auto"/>
          </w:divBdr>
        </w:div>
        <w:div w:id="1371226670">
          <w:marLeft w:val="0"/>
          <w:marRight w:val="0"/>
          <w:marTop w:val="0"/>
          <w:marBottom w:val="0"/>
          <w:divBdr>
            <w:top w:val="none" w:sz="0" w:space="0" w:color="auto"/>
            <w:left w:val="none" w:sz="0" w:space="0" w:color="auto"/>
            <w:bottom w:val="none" w:sz="0" w:space="0" w:color="auto"/>
            <w:right w:val="none" w:sz="0" w:space="0" w:color="auto"/>
          </w:divBdr>
        </w:div>
        <w:div w:id="1390349419">
          <w:marLeft w:val="0"/>
          <w:marRight w:val="0"/>
          <w:marTop w:val="0"/>
          <w:marBottom w:val="0"/>
          <w:divBdr>
            <w:top w:val="none" w:sz="0" w:space="0" w:color="auto"/>
            <w:left w:val="none" w:sz="0" w:space="0" w:color="auto"/>
            <w:bottom w:val="none" w:sz="0" w:space="0" w:color="auto"/>
            <w:right w:val="none" w:sz="0" w:space="0" w:color="auto"/>
          </w:divBdr>
        </w:div>
        <w:div w:id="1456288822">
          <w:marLeft w:val="0"/>
          <w:marRight w:val="0"/>
          <w:marTop w:val="0"/>
          <w:marBottom w:val="0"/>
          <w:divBdr>
            <w:top w:val="none" w:sz="0" w:space="0" w:color="auto"/>
            <w:left w:val="none" w:sz="0" w:space="0" w:color="auto"/>
            <w:bottom w:val="none" w:sz="0" w:space="0" w:color="auto"/>
            <w:right w:val="none" w:sz="0" w:space="0" w:color="auto"/>
          </w:divBdr>
        </w:div>
        <w:div w:id="1479415611">
          <w:marLeft w:val="0"/>
          <w:marRight w:val="0"/>
          <w:marTop w:val="0"/>
          <w:marBottom w:val="0"/>
          <w:divBdr>
            <w:top w:val="none" w:sz="0" w:space="0" w:color="auto"/>
            <w:left w:val="none" w:sz="0" w:space="0" w:color="auto"/>
            <w:bottom w:val="none" w:sz="0" w:space="0" w:color="auto"/>
            <w:right w:val="none" w:sz="0" w:space="0" w:color="auto"/>
          </w:divBdr>
        </w:div>
        <w:div w:id="1675112374">
          <w:marLeft w:val="0"/>
          <w:marRight w:val="0"/>
          <w:marTop w:val="0"/>
          <w:marBottom w:val="0"/>
          <w:divBdr>
            <w:top w:val="none" w:sz="0" w:space="0" w:color="auto"/>
            <w:left w:val="none" w:sz="0" w:space="0" w:color="auto"/>
            <w:bottom w:val="none" w:sz="0" w:space="0" w:color="auto"/>
            <w:right w:val="none" w:sz="0" w:space="0" w:color="auto"/>
          </w:divBdr>
        </w:div>
        <w:div w:id="1799251414">
          <w:marLeft w:val="0"/>
          <w:marRight w:val="0"/>
          <w:marTop w:val="0"/>
          <w:marBottom w:val="0"/>
          <w:divBdr>
            <w:top w:val="none" w:sz="0" w:space="0" w:color="auto"/>
            <w:left w:val="none" w:sz="0" w:space="0" w:color="auto"/>
            <w:bottom w:val="none" w:sz="0" w:space="0" w:color="auto"/>
            <w:right w:val="none" w:sz="0" w:space="0" w:color="auto"/>
          </w:divBdr>
        </w:div>
        <w:div w:id="1832212666">
          <w:marLeft w:val="0"/>
          <w:marRight w:val="0"/>
          <w:marTop w:val="0"/>
          <w:marBottom w:val="0"/>
          <w:divBdr>
            <w:top w:val="none" w:sz="0" w:space="0" w:color="auto"/>
            <w:left w:val="none" w:sz="0" w:space="0" w:color="auto"/>
            <w:bottom w:val="none" w:sz="0" w:space="0" w:color="auto"/>
            <w:right w:val="none" w:sz="0" w:space="0" w:color="auto"/>
          </w:divBdr>
        </w:div>
        <w:div w:id="1906723354">
          <w:marLeft w:val="0"/>
          <w:marRight w:val="0"/>
          <w:marTop w:val="0"/>
          <w:marBottom w:val="0"/>
          <w:divBdr>
            <w:top w:val="none" w:sz="0" w:space="0" w:color="auto"/>
            <w:left w:val="none" w:sz="0" w:space="0" w:color="auto"/>
            <w:bottom w:val="none" w:sz="0" w:space="0" w:color="auto"/>
            <w:right w:val="none" w:sz="0" w:space="0" w:color="auto"/>
          </w:divBdr>
        </w:div>
        <w:div w:id="1926183975">
          <w:marLeft w:val="0"/>
          <w:marRight w:val="0"/>
          <w:marTop w:val="0"/>
          <w:marBottom w:val="0"/>
          <w:divBdr>
            <w:top w:val="none" w:sz="0" w:space="0" w:color="auto"/>
            <w:left w:val="none" w:sz="0" w:space="0" w:color="auto"/>
            <w:bottom w:val="none" w:sz="0" w:space="0" w:color="auto"/>
            <w:right w:val="none" w:sz="0" w:space="0" w:color="auto"/>
          </w:divBdr>
        </w:div>
        <w:div w:id="1938097185">
          <w:marLeft w:val="0"/>
          <w:marRight w:val="0"/>
          <w:marTop w:val="0"/>
          <w:marBottom w:val="0"/>
          <w:divBdr>
            <w:top w:val="none" w:sz="0" w:space="0" w:color="auto"/>
            <w:left w:val="none" w:sz="0" w:space="0" w:color="auto"/>
            <w:bottom w:val="none" w:sz="0" w:space="0" w:color="auto"/>
            <w:right w:val="none" w:sz="0" w:space="0" w:color="auto"/>
          </w:divBdr>
        </w:div>
        <w:div w:id="1967927990">
          <w:marLeft w:val="0"/>
          <w:marRight w:val="0"/>
          <w:marTop w:val="0"/>
          <w:marBottom w:val="0"/>
          <w:divBdr>
            <w:top w:val="none" w:sz="0" w:space="0" w:color="auto"/>
            <w:left w:val="none" w:sz="0" w:space="0" w:color="auto"/>
            <w:bottom w:val="none" w:sz="0" w:space="0" w:color="auto"/>
            <w:right w:val="none" w:sz="0" w:space="0" w:color="auto"/>
          </w:divBdr>
        </w:div>
        <w:div w:id="1994677538">
          <w:marLeft w:val="0"/>
          <w:marRight w:val="0"/>
          <w:marTop w:val="0"/>
          <w:marBottom w:val="0"/>
          <w:divBdr>
            <w:top w:val="none" w:sz="0" w:space="0" w:color="auto"/>
            <w:left w:val="none" w:sz="0" w:space="0" w:color="auto"/>
            <w:bottom w:val="none" w:sz="0" w:space="0" w:color="auto"/>
            <w:right w:val="none" w:sz="0" w:space="0" w:color="auto"/>
          </w:divBdr>
        </w:div>
        <w:div w:id="2001616047">
          <w:marLeft w:val="0"/>
          <w:marRight w:val="0"/>
          <w:marTop w:val="0"/>
          <w:marBottom w:val="0"/>
          <w:divBdr>
            <w:top w:val="none" w:sz="0" w:space="0" w:color="auto"/>
            <w:left w:val="none" w:sz="0" w:space="0" w:color="auto"/>
            <w:bottom w:val="none" w:sz="0" w:space="0" w:color="auto"/>
            <w:right w:val="none" w:sz="0" w:space="0" w:color="auto"/>
          </w:divBdr>
        </w:div>
        <w:div w:id="2014454174">
          <w:marLeft w:val="0"/>
          <w:marRight w:val="0"/>
          <w:marTop w:val="0"/>
          <w:marBottom w:val="0"/>
          <w:divBdr>
            <w:top w:val="none" w:sz="0" w:space="0" w:color="auto"/>
            <w:left w:val="none" w:sz="0" w:space="0" w:color="auto"/>
            <w:bottom w:val="none" w:sz="0" w:space="0" w:color="auto"/>
            <w:right w:val="none" w:sz="0" w:space="0" w:color="auto"/>
          </w:divBdr>
        </w:div>
        <w:div w:id="2053995862">
          <w:marLeft w:val="0"/>
          <w:marRight w:val="0"/>
          <w:marTop w:val="0"/>
          <w:marBottom w:val="0"/>
          <w:divBdr>
            <w:top w:val="none" w:sz="0" w:space="0" w:color="auto"/>
            <w:left w:val="none" w:sz="0" w:space="0" w:color="auto"/>
            <w:bottom w:val="none" w:sz="0" w:space="0" w:color="auto"/>
            <w:right w:val="none" w:sz="0" w:space="0" w:color="auto"/>
          </w:divBdr>
        </w:div>
        <w:div w:id="2089962673">
          <w:marLeft w:val="0"/>
          <w:marRight w:val="0"/>
          <w:marTop w:val="0"/>
          <w:marBottom w:val="0"/>
          <w:divBdr>
            <w:top w:val="none" w:sz="0" w:space="0" w:color="auto"/>
            <w:left w:val="none" w:sz="0" w:space="0" w:color="auto"/>
            <w:bottom w:val="none" w:sz="0" w:space="0" w:color="auto"/>
            <w:right w:val="none" w:sz="0" w:space="0" w:color="auto"/>
          </w:divBdr>
        </w:div>
        <w:div w:id="2130977013">
          <w:marLeft w:val="0"/>
          <w:marRight w:val="0"/>
          <w:marTop w:val="0"/>
          <w:marBottom w:val="0"/>
          <w:divBdr>
            <w:top w:val="none" w:sz="0" w:space="0" w:color="auto"/>
            <w:left w:val="none" w:sz="0" w:space="0" w:color="auto"/>
            <w:bottom w:val="none" w:sz="0" w:space="0" w:color="auto"/>
            <w:right w:val="none" w:sz="0" w:space="0" w:color="auto"/>
          </w:divBdr>
        </w:div>
        <w:div w:id="2146391841">
          <w:marLeft w:val="0"/>
          <w:marRight w:val="0"/>
          <w:marTop w:val="0"/>
          <w:marBottom w:val="0"/>
          <w:divBdr>
            <w:top w:val="none" w:sz="0" w:space="0" w:color="auto"/>
            <w:left w:val="none" w:sz="0" w:space="0" w:color="auto"/>
            <w:bottom w:val="none" w:sz="0" w:space="0" w:color="auto"/>
            <w:right w:val="none" w:sz="0" w:space="0" w:color="auto"/>
          </w:divBdr>
        </w:div>
      </w:divsChild>
    </w:div>
    <w:div w:id="835657896">
      <w:bodyDiv w:val="1"/>
      <w:marLeft w:val="0"/>
      <w:marRight w:val="0"/>
      <w:marTop w:val="0"/>
      <w:marBottom w:val="0"/>
      <w:divBdr>
        <w:top w:val="none" w:sz="0" w:space="0" w:color="auto"/>
        <w:left w:val="none" w:sz="0" w:space="0" w:color="auto"/>
        <w:bottom w:val="none" w:sz="0" w:space="0" w:color="auto"/>
        <w:right w:val="none" w:sz="0" w:space="0" w:color="auto"/>
      </w:divBdr>
    </w:div>
    <w:div w:id="836501730">
      <w:bodyDiv w:val="1"/>
      <w:marLeft w:val="0"/>
      <w:marRight w:val="0"/>
      <w:marTop w:val="0"/>
      <w:marBottom w:val="0"/>
      <w:divBdr>
        <w:top w:val="none" w:sz="0" w:space="0" w:color="auto"/>
        <w:left w:val="none" w:sz="0" w:space="0" w:color="auto"/>
        <w:bottom w:val="none" w:sz="0" w:space="0" w:color="auto"/>
        <w:right w:val="none" w:sz="0" w:space="0" w:color="auto"/>
      </w:divBdr>
    </w:div>
    <w:div w:id="836531112">
      <w:bodyDiv w:val="1"/>
      <w:marLeft w:val="0"/>
      <w:marRight w:val="0"/>
      <w:marTop w:val="0"/>
      <w:marBottom w:val="0"/>
      <w:divBdr>
        <w:top w:val="none" w:sz="0" w:space="0" w:color="auto"/>
        <w:left w:val="none" w:sz="0" w:space="0" w:color="auto"/>
        <w:bottom w:val="none" w:sz="0" w:space="0" w:color="auto"/>
        <w:right w:val="none" w:sz="0" w:space="0" w:color="auto"/>
      </w:divBdr>
    </w:div>
    <w:div w:id="836916600">
      <w:bodyDiv w:val="1"/>
      <w:marLeft w:val="0"/>
      <w:marRight w:val="0"/>
      <w:marTop w:val="0"/>
      <w:marBottom w:val="0"/>
      <w:divBdr>
        <w:top w:val="none" w:sz="0" w:space="0" w:color="auto"/>
        <w:left w:val="none" w:sz="0" w:space="0" w:color="auto"/>
        <w:bottom w:val="none" w:sz="0" w:space="0" w:color="auto"/>
        <w:right w:val="none" w:sz="0" w:space="0" w:color="auto"/>
      </w:divBdr>
      <w:divsChild>
        <w:div w:id="466895869">
          <w:marLeft w:val="806"/>
          <w:marRight w:val="0"/>
          <w:marTop w:val="120"/>
          <w:marBottom w:val="0"/>
          <w:divBdr>
            <w:top w:val="none" w:sz="0" w:space="0" w:color="auto"/>
            <w:left w:val="none" w:sz="0" w:space="0" w:color="auto"/>
            <w:bottom w:val="none" w:sz="0" w:space="0" w:color="auto"/>
            <w:right w:val="none" w:sz="0" w:space="0" w:color="auto"/>
          </w:divBdr>
        </w:div>
        <w:div w:id="807631939">
          <w:marLeft w:val="806"/>
          <w:marRight w:val="0"/>
          <w:marTop w:val="120"/>
          <w:marBottom w:val="0"/>
          <w:divBdr>
            <w:top w:val="none" w:sz="0" w:space="0" w:color="auto"/>
            <w:left w:val="none" w:sz="0" w:space="0" w:color="auto"/>
            <w:bottom w:val="none" w:sz="0" w:space="0" w:color="auto"/>
            <w:right w:val="none" w:sz="0" w:space="0" w:color="auto"/>
          </w:divBdr>
        </w:div>
        <w:div w:id="967206560">
          <w:marLeft w:val="806"/>
          <w:marRight w:val="0"/>
          <w:marTop w:val="120"/>
          <w:marBottom w:val="0"/>
          <w:divBdr>
            <w:top w:val="none" w:sz="0" w:space="0" w:color="auto"/>
            <w:left w:val="none" w:sz="0" w:space="0" w:color="auto"/>
            <w:bottom w:val="none" w:sz="0" w:space="0" w:color="auto"/>
            <w:right w:val="none" w:sz="0" w:space="0" w:color="auto"/>
          </w:divBdr>
        </w:div>
        <w:div w:id="1353650457">
          <w:marLeft w:val="274"/>
          <w:marRight w:val="0"/>
          <w:marTop w:val="120"/>
          <w:marBottom w:val="0"/>
          <w:divBdr>
            <w:top w:val="none" w:sz="0" w:space="0" w:color="auto"/>
            <w:left w:val="none" w:sz="0" w:space="0" w:color="auto"/>
            <w:bottom w:val="none" w:sz="0" w:space="0" w:color="auto"/>
            <w:right w:val="none" w:sz="0" w:space="0" w:color="auto"/>
          </w:divBdr>
        </w:div>
      </w:divsChild>
    </w:div>
    <w:div w:id="837159911">
      <w:bodyDiv w:val="1"/>
      <w:marLeft w:val="0"/>
      <w:marRight w:val="0"/>
      <w:marTop w:val="0"/>
      <w:marBottom w:val="0"/>
      <w:divBdr>
        <w:top w:val="none" w:sz="0" w:space="0" w:color="auto"/>
        <w:left w:val="none" w:sz="0" w:space="0" w:color="auto"/>
        <w:bottom w:val="none" w:sz="0" w:space="0" w:color="auto"/>
        <w:right w:val="none" w:sz="0" w:space="0" w:color="auto"/>
      </w:divBdr>
      <w:divsChild>
        <w:div w:id="188221065">
          <w:marLeft w:val="1166"/>
          <w:marRight w:val="0"/>
          <w:marTop w:val="86"/>
          <w:marBottom w:val="0"/>
          <w:divBdr>
            <w:top w:val="none" w:sz="0" w:space="0" w:color="auto"/>
            <w:left w:val="none" w:sz="0" w:space="0" w:color="auto"/>
            <w:bottom w:val="none" w:sz="0" w:space="0" w:color="auto"/>
            <w:right w:val="none" w:sz="0" w:space="0" w:color="auto"/>
          </w:divBdr>
        </w:div>
        <w:div w:id="393242162">
          <w:marLeft w:val="1166"/>
          <w:marRight w:val="0"/>
          <w:marTop w:val="86"/>
          <w:marBottom w:val="0"/>
          <w:divBdr>
            <w:top w:val="none" w:sz="0" w:space="0" w:color="auto"/>
            <w:left w:val="none" w:sz="0" w:space="0" w:color="auto"/>
            <w:bottom w:val="none" w:sz="0" w:space="0" w:color="auto"/>
            <w:right w:val="none" w:sz="0" w:space="0" w:color="auto"/>
          </w:divBdr>
        </w:div>
        <w:div w:id="554780289">
          <w:marLeft w:val="547"/>
          <w:marRight w:val="0"/>
          <w:marTop w:val="106"/>
          <w:marBottom w:val="0"/>
          <w:divBdr>
            <w:top w:val="none" w:sz="0" w:space="0" w:color="auto"/>
            <w:left w:val="none" w:sz="0" w:space="0" w:color="auto"/>
            <w:bottom w:val="none" w:sz="0" w:space="0" w:color="auto"/>
            <w:right w:val="none" w:sz="0" w:space="0" w:color="auto"/>
          </w:divBdr>
        </w:div>
        <w:div w:id="710765609">
          <w:marLeft w:val="1166"/>
          <w:marRight w:val="0"/>
          <w:marTop w:val="86"/>
          <w:marBottom w:val="0"/>
          <w:divBdr>
            <w:top w:val="none" w:sz="0" w:space="0" w:color="auto"/>
            <w:left w:val="none" w:sz="0" w:space="0" w:color="auto"/>
            <w:bottom w:val="none" w:sz="0" w:space="0" w:color="auto"/>
            <w:right w:val="none" w:sz="0" w:space="0" w:color="auto"/>
          </w:divBdr>
        </w:div>
        <w:div w:id="1202865565">
          <w:marLeft w:val="1166"/>
          <w:marRight w:val="0"/>
          <w:marTop w:val="86"/>
          <w:marBottom w:val="0"/>
          <w:divBdr>
            <w:top w:val="none" w:sz="0" w:space="0" w:color="auto"/>
            <w:left w:val="none" w:sz="0" w:space="0" w:color="auto"/>
            <w:bottom w:val="none" w:sz="0" w:space="0" w:color="auto"/>
            <w:right w:val="none" w:sz="0" w:space="0" w:color="auto"/>
          </w:divBdr>
        </w:div>
        <w:div w:id="1229072107">
          <w:marLeft w:val="547"/>
          <w:marRight w:val="0"/>
          <w:marTop w:val="106"/>
          <w:marBottom w:val="0"/>
          <w:divBdr>
            <w:top w:val="none" w:sz="0" w:space="0" w:color="auto"/>
            <w:left w:val="none" w:sz="0" w:space="0" w:color="auto"/>
            <w:bottom w:val="none" w:sz="0" w:space="0" w:color="auto"/>
            <w:right w:val="none" w:sz="0" w:space="0" w:color="auto"/>
          </w:divBdr>
        </w:div>
        <w:div w:id="1519082989">
          <w:marLeft w:val="547"/>
          <w:marRight w:val="0"/>
          <w:marTop w:val="106"/>
          <w:marBottom w:val="0"/>
          <w:divBdr>
            <w:top w:val="none" w:sz="0" w:space="0" w:color="auto"/>
            <w:left w:val="none" w:sz="0" w:space="0" w:color="auto"/>
            <w:bottom w:val="none" w:sz="0" w:space="0" w:color="auto"/>
            <w:right w:val="none" w:sz="0" w:space="0" w:color="auto"/>
          </w:divBdr>
        </w:div>
        <w:div w:id="1650860119">
          <w:marLeft w:val="1800"/>
          <w:marRight w:val="0"/>
          <w:marTop w:val="67"/>
          <w:marBottom w:val="0"/>
          <w:divBdr>
            <w:top w:val="none" w:sz="0" w:space="0" w:color="auto"/>
            <w:left w:val="none" w:sz="0" w:space="0" w:color="auto"/>
            <w:bottom w:val="none" w:sz="0" w:space="0" w:color="auto"/>
            <w:right w:val="none" w:sz="0" w:space="0" w:color="auto"/>
          </w:divBdr>
        </w:div>
        <w:div w:id="1731541164">
          <w:marLeft w:val="1166"/>
          <w:marRight w:val="0"/>
          <w:marTop w:val="86"/>
          <w:marBottom w:val="0"/>
          <w:divBdr>
            <w:top w:val="none" w:sz="0" w:space="0" w:color="auto"/>
            <w:left w:val="none" w:sz="0" w:space="0" w:color="auto"/>
            <w:bottom w:val="none" w:sz="0" w:space="0" w:color="auto"/>
            <w:right w:val="none" w:sz="0" w:space="0" w:color="auto"/>
          </w:divBdr>
        </w:div>
        <w:div w:id="1772892375">
          <w:marLeft w:val="1800"/>
          <w:marRight w:val="0"/>
          <w:marTop w:val="67"/>
          <w:marBottom w:val="0"/>
          <w:divBdr>
            <w:top w:val="none" w:sz="0" w:space="0" w:color="auto"/>
            <w:left w:val="none" w:sz="0" w:space="0" w:color="auto"/>
            <w:bottom w:val="none" w:sz="0" w:space="0" w:color="auto"/>
            <w:right w:val="none" w:sz="0" w:space="0" w:color="auto"/>
          </w:divBdr>
        </w:div>
        <w:div w:id="1857034639">
          <w:marLeft w:val="1166"/>
          <w:marRight w:val="0"/>
          <w:marTop w:val="86"/>
          <w:marBottom w:val="0"/>
          <w:divBdr>
            <w:top w:val="none" w:sz="0" w:space="0" w:color="auto"/>
            <w:left w:val="none" w:sz="0" w:space="0" w:color="auto"/>
            <w:bottom w:val="none" w:sz="0" w:space="0" w:color="auto"/>
            <w:right w:val="none" w:sz="0" w:space="0" w:color="auto"/>
          </w:divBdr>
        </w:div>
        <w:div w:id="1952083649">
          <w:marLeft w:val="1800"/>
          <w:marRight w:val="0"/>
          <w:marTop w:val="67"/>
          <w:marBottom w:val="0"/>
          <w:divBdr>
            <w:top w:val="none" w:sz="0" w:space="0" w:color="auto"/>
            <w:left w:val="none" w:sz="0" w:space="0" w:color="auto"/>
            <w:bottom w:val="none" w:sz="0" w:space="0" w:color="auto"/>
            <w:right w:val="none" w:sz="0" w:space="0" w:color="auto"/>
          </w:divBdr>
        </w:div>
      </w:divsChild>
    </w:div>
    <w:div w:id="837962282">
      <w:bodyDiv w:val="1"/>
      <w:marLeft w:val="0"/>
      <w:marRight w:val="0"/>
      <w:marTop w:val="0"/>
      <w:marBottom w:val="0"/>
      <w:divBdr>
        <w:top w:val="none" w:sz="0" w:space="0" w:color="auto"/>
        <w:left w:val="none" w:sz="0" w:space="0" w:color="auto"/>
        <w:bottom w:val="none" w:sz="0" w:space="0" w:color="auto"/>
        <w:right w:val="none" w:sz="0" w:space="0" w:color="auto"/>
      </w:divBdr>
    </w:div>
    <w:div w:id="838696095">
      <w:bodyDiv w:val="1"/>
      <w:marLeft w:val="0"/>
      <w:marRight w:val="0"/>
      <w:marTop w:val="0"/>
      <w:marBottom w:val="0"/>
      <w:divBdr>
        <w:top w:val="none" w:sz="0" w:space="0" w:color="auto"/>
        <w:left w:val="none" w:sz="0" w:space="0" w:color="auto"/>
        <w:bottom w:val="none" w:sz="0" w:space="0" w:color="auto"/>
        <w:right w:val="none" w:sz="0" w:space="0" w:color="auto"/>
      </w:divBdr>
    </w:div>
    <w:div w:id="839155206">
      <w:bodyDiv w:val="1"/>
      <w:marLeft w:val="0"/>
      <w:marRight w:val="0"/>
      <w:marTop w:val="0"/>
      <w:marBottom w:val="0"/>
      <w:divBdr>
        <w:top w:val="none" w:sz="0" w:space="0" w:color="auto"/>
        <w:left w:val="none" w:sz="0" w:space="0" w:color="auto"/>
        <w:bottom w:val="none" w:sz="0" w:space="0" w:color="auto"/>
        <w:right w:val="none" w:sz="0" w:space="0" w:color="auto"/>
      </w:divBdr>
    </w:div>
    <w:div w:id="839344463">
      <w:bodyDiv w:val="1"/>
      <w:marLeft w:val="0"/>
      <w:marRight w:val="0"/>
      <w:marTop w:val="0"/>
      <w:marBottom w:val="0"/>
      <w:divBdr>
        <w:top w:val="none" w:sz="0" w:space="0" w:color="auto"/>
        <w:left w:val="none" w:sz="0" w:space="0" w:color="auto"/>
        <w:bottom w:val="none" w:sz="0" w:space="0" w:color="auto"/>
        <w:right w:val="none" w:sz="0" w:space="0" w:color="auto"/>
      </w:divBdr>
    </w:div>
    <w:div w:id="842087666">
      <w:bodyDiv w:val="1"/>
      <w:marLeft w:val="0"/>
      <w:marRight w:val="0"/>
      <w:marTop w:val="0"/>
      <w:marBottom w:val="0"/>
      <w:divBdr>
        <w:top w:val="none" w:sz="0" w:space="0" w:color="auto"/>
        <w:left w:val="none" w:sz="0" w:space="0" w:color="auto"/>
        <w:bottom w:val="none" w:sz="0" w:space="0" w:color="auto"/>
        <w:right w:val="none" w:sz="0" w:space="0" w:color="auto"/>
      </w:divBdr>
    </w:div>
    <w:div w:id="842205181">
      <w:bodyDiv w:val="1"/>
      <w:marLeft w:val="0"/>
      <w:marRight w:val="0"/>
      <w:marTop w:val="0"/>
      <w:marBottom w:val="0"/>
      <w:divBdr>
        <w:top w:val="none" w:sz="0" w:space="0" w:color="auto"/>
        <w:left w:val="none" w:sz="0" w:space="0" w:color="auto"/>
        <w:bottom w:val="none" w:sz="0" w:space="0" w:color="auto"/>
        <w:right w:val="none" w:sz="0" w:space="0" w:color="auto"/>
      </w:divBdr>
    </w:div>
    <w:div w:id="844325545">
      <w:bodyDiv w:val="1"/>
      <w:marLeft w:val="0"/>
      <w:marRight w:val="0"/>
      <w:marTop w:val="0"/>
      <w:marBottom w:val="0"/>
      <w:divBdr>
        <w:top w:val="none" w:sz="0" w:space="0" w:color="auto"/>
        <w:left w:val="none" w:sz="0" w:space="0" w:color="auto"/>
        <w:bottom w:val="none" w:sz="0" w:space="0" w:color="auto"/>
        <w:right w:val="none" w:sz="0" w:space="0" w:color="auto"/>
      </w:divBdr>
      <w:divsChild>
        <w:div w:id="180239355">
          <w:marLeft w:val="1166"/>
          <w:marRight w:val="0"/>
          <w:marTop w:val="77"/>
          <w:marBottom w:val="0"/>
          <w:divBdr>
            <w:top w:val="none" w:sz="0" w:space="0" w:color="auto"/>
            <w:left w:val="none" w:sz="0" w:space="0" w:color="auto"/>
            <w:bottom w:val="none" w:sz="0" w:space="0" w:color="auto"/>
            <w:right w:val="none" w:sz="0" w:space="0" w:color="auto"/>
          </w:divBdr>
        </w:div>
        <w:div w:id="262033424">
          <w:marLeft w:val="1166"/>
          <w:marRight w:val="0"/>
          <w:marTop w:val="77"/>
          <w:marBottom w:val="0"/>
          <w:divBdr>
            <w:top w:val="none" w:sz="0" w:space="0" w:color="auto"/>
            <w:left w:val="none" w:sz="0" w:space="0" w:color="auto"/>
            <w:bottom w:val="none" w:sz="0" w:space="0" w:color="auto"/>
            <w:right w:val="none" w:sz="0" w:space="0" w:color="auto"/>
          </w:divBdr>
        </w:div>
        <w:div w:id="545408443">
          <w:marLeft w:val="1166"/>
          <w:marRight w:val="0"/>
          <w:marTop w:val="82"/>
          <w:marBottom w:val="0"/>
          <w:divBdr>
            <w:top w:val="none" w:sz="0" w:space="0" w:color="auto"/>
            <w:left w:val="none" w:sz="0" w:space="0" w:color="auto"/>
            <w:bottom w:val="none" w:sz="0" w:space="0" w:color="auto"/>
            <w:right w:val="none" w:sz="0" w:space="0" w:color="auto"/>
          </w:divBdr>
        </w:div>
        <w:div w:id="588928119">
          <w:marLeft w:val="547"/>
          <w:marRight w:val="0"/>
          <w:marTop w:val="77"/>
          <w:marBottom w:val="0"/>
          <w:divBdr>
            <w:top w:val="none" w:sz="0" w:space="0" w:color="auto"/>
            <w:left w:val="none" w:sz="0" w:space="0" w:color="auto"/>
            <w:bottom w:val="none" w:sz="0" w:space="0" w:color="auto"/>
            <w:right w:val="none" w:sz="0" w:space="0" w:color="auto"/>
          </w:divBdr>
        </w:div>
        <w:div w:id="809174322">
          <w:marLeft w:val="1166"/>
          <w:marRight w:val="0"/>
          <w:marTop w:val="77"/>
          <w:marBottom w:val="0"/>
          <w:divBdr>
            <w:top w:val="none" w:sz="0" w:space="0" w:color="auto"/>
            <w:left w:val="none" w:sz="0" w:space="0" w:color="auto"/>
            <w:bottom w:val="none" w:sz="0" w:space="0" w:color="auto"/>
            <w:right w:val="none" w:sz="0" w:space="0" w:color="auto"/>
          </w:divBdr>
        </w:div>
        <w:div w:id="1012680773">
          <w:marLeft w:val="1166"/>
          <w:marRight w:val="0"/>
          <w:marTop w:val="77"/>
          <w:marBottom w:val="0"/>
          <w:divBdr>
            <w:top w:val="none" w:sz="0" w:space="0" w:color="auto"/>
            <w:left w:val="none" w:sz="0" w:space="0" w:color="auto"/>
            <w:bottom w:val="none" w:sz="0" w:space="0" w:color="auto"/>
            <w:right w:val="none" w:sz="0" w:space="0" w:color="auto"/>
          </w:divBdr>
        </w:div>
        <w:div w:id="1283657278">
          <w:marLeft w:val="1166"/>
          <w:marRight w:val="0"/>
          <w:marTop w:val="77"/>
          <w:marBottom w:val="0"/>
          <w:divBdr>
            <w:top w:val="none" w:sz="0" w:space="0" w:color="auto"/>
            <w:left w:val="none" w:sz="0" w:space="0" w:color="auto"/>
            <w:bottom w:val="none" w:sz="0" w:space="0" w:color="auto"/>
            <w:right w:val="none" w:sz="0" w:space="0" w:color="auto"/>
          </w:divBdr>
        </w:div>
        <w:div w:id="1396976735">
          <w:marLeft w:val="1166"/>
          <w:marRight w:val="0"/>
          <w:marTop w:val="77"/>
          <w:marBottom w:val="0"/>
          <w:divBdr>
            <w:top w:val="none" w:sz="0" w:space="0" w:color="auto"/>
            <w:left w:val="none" w:sz="0" w:space="0" w:color="auto"/>
            <w:bottom w:val="none" w:sz="0" w:space="0" w:color="auto"/>
            <w:right w:val="none" w:sz="0" w:space="0" w:color="auto"/>
          </w:divBdr>
        </w:div>
        <w:div w:id="1411922065">
          <w:marLeft w:val="1166"/>
          <w:marRight w:val="0"/>
          <w:marTop w:val="77"/>
          <w:marBottom w:val="0"/>
          <w:divBdr>
            <w:top w:val="none" w:sz="0" w:space="0" w:color="auto"/>
            <w:left w:val="none" w:sz="0" w:space="0" w:color="auto"/>
            <w:bottom w:val="none" w:sz="0" w:space="0" w:color="auto"/>
            <w:right w:val="none" w:sz="0" w:space="0" w:color="auto"/>
          </w:divBdr>
        </w:div>
        <w:div w:id="1551914431">
          <w:marLeft w:val="1166"/>
          <w:marRight w:val="0"/>
          <w:marTop w:val="77"/>
          <w:marBottom w:val="0"/>
          <w:divBdr>
            <w:top w:val="none" w:sz="0" w:space="0" w:color="auto"/>
            <w:left w:val="none" w:sz="0" w:space="0" w:color="auto"/>
            <w:bottom w:val="none" w:sz="0" w:space="0" w:color="auto"/>
            <w:right w:val="none" w:sz="0" w:space="0" w:color="auto"/>
          </w:divBdr>
        </w:div>
        <w:div w:id="1625889651">
          <w:marLeft w:val="547"/>
          <w:marRight w:val="0"/>
          <w:marTop w:val="77"/>
          <w:marBottom w:val="0"/>
          <w:divBdr>
            <w:top w:val="none" w:sz="0" w:space="0" w:color="auto"/>
            <w:left w:val="none" w:sz="0" w:space="0" w:color="auto"/>
            <w:bottom w:val="none" w:sz="0" w:space="0" w:color="auto"/>
            <w:right w:val="none" w:sz="0" w:space="0" w:color="auto"/>
          </w:divBdr>
        </w:div>
        <w:div w:id="1743791862">
          <w:marLeft w:val="547"/>
          <w:marRight w:val="0"/>
          <w:marTop w:val="77"/>
          <w:marBottom w:val="0"/>
          <w:divBdr>
            <w:top w:val="none" w:sz="0" w:space="0" w:color="auto"/>
            <w:left w:val="none" w:sz="0" w:space="0" w:color="auto"/>
            <w:bottom w:val="none" w:sz="0" w:space="0" w:color="auto"/>
            <w:right w:val="none" w:sz="0" w:space="0" w:color="auto"/>
          </w:divBdr>
        </w:div>
      </w:divsChild>
    </w:div>
    <w:div w:id="845943239">
      <w:bodyDiv w:val="1"/>
      <w:marLeft w:val="0"/>
      <w:marRight w:val="0"/>
      <w:marTop w:val="0"/>
      <w:marBottom w:val="0"/>
      <w:divBdr>
        <w:top w:val="none" w:sz="0" w:space="0" w:color="auto"/>
        <w:left w:val="none" w:sz="0" w:space="0" w:color="auto"/>
        <w:bottom w:val="none" w:sz="0" w:space="0" w:color="auto"/>
        <w:right w:val="none" w:sz="0" w:space="0" w:color="auto"/>
      </w:divBdr>
    </w:div>
    <w:div w:id="846135785">
      <w:bodyDiv w:val="1"/>
      <w:marLeft w:val="0"/>
      <w:marRight w:val="0"/>
      <w:marTop w:val="0"/>
      <w:marBottom w:val="0"/>
      <w:divBdr>
        <w:top w:val="none" w:sz="0" w:space="0" w:color="auto"/>
        <w:left w:val="none" w:sz="0" w:space="0" w:color="auto"/>
        <w:bottom w:val="none" w:sz="0" w:space="0" w:color="auto"/>
        <w:right w:val="none" w:sz="0" w:space="0" w:color="auto"/>
      </w:divBdr>
    </w:div>
    <w:div w:id="846407848">
      <w:bodyDiv w:val="1"/>
      <w:marLeft w:val="0"/>
      <w:marRight w:val="0"/>
      <w:marTop w:val="0"/>
      <w:marBottom w:val="0"/>
      <w:divBdr>
        <w:top w:val="none" w:sz="0" w:space="0" w:color="auto"/>
        <w:left w:val="none" w:sz="0" w:space="0" w:color="auto"/>
        <w:bottom w:val="none" w:sz="0" w:space="0" w:color="auto"/>
        <w:right w:val="none" w:sz="0" w:space="0" w:color="auto"/>
      </w:divBdr>
      <w:divsChild>
        <w:div w:id="1722318561">
          <w:marLeft w:val="547"/>
          <w:marRight w:val="0"/>
          <w:marTop w:val="115"/>
          <w:marBottom w:val="0"/>
          <w:divBdr>
            <w:top w:val="none" w:sz="0" w:space="0" w:color="auto"/>
            <w:left w:val="none" w:sz="0" w:space="0" w:color="auto"/>
            <w:bottom w:val="none" w:sz="0" w:space="0" w:color="auto"/>
            <w:right w:val="none" w:sz="0" w:space="0" w:color="auto"/>
          </w:divBdr>
        </w:div>
      </w:divsChild>
    </w:div>
    <w:div w:id="846753303">
      <w:bodyDiv w:val="1"/>
      <w:marLeft w:val="0"/>
      <w:marRight w:val="0"/>
      <w:marTop w:val="0"/>
      <w:marBottom w:val="0"/>
      <w:divBdr>
        <w:top w:val="none" w:sz="0" w:space="0" w:color="auto"/>
        <w:left w:val="none" w:sz="0" w:space="0" w:color="auto"/>
        <w:bottom w:val="none" w:sz="0" w:space="0" w:color="auto"/>
        <w:right w:val="none" w:sz="0" w:space="0" w:color="auto"/>
      </w:divBdr>
    </w:div>
    <w:div w:id="846821398">
      <w:bodyDiv w:val="1"/>
      <w:marLeft w:val="0"/>
      <w:marRight w:val="0"/>
      <w:marTop w:val="0"/>
      <w:marBottom w:val="0"/>
      <w:divBdr>
        <w:top w:val="none" w:sz="0" w:space="0" w:color="auto"/>
        <w:left w:val="none" w:sz="0" w:space="0" w:color="auto"/>
        <w:bottom w:val="none" w:sz="0" w:space="0" w:color="auto"/>
        <w:right w:val="none" w:sz="0" w:space="0" w:color="auto"/>
      </w:divBdr>
    </w:div>
    <w:div w:id="847136262">
      <w:bodyDiv w:val="1"/>
      <w:marLeft w:val="0"/>
      <w:marRight w:val="0"/>
      <w:marTop w:val="0"/>
      <w:marBottom w:val="0"/>
      <w:divBdr>
        <w:top w:val="none" w:sz="0" w:space="0" w:color="auto"/>
        <w:left w:val="none" w:sz="0" w:space="0" w:color="auto"/>
        <w:bottom w:val="none" w:sz="0" w:space="0" w:color="auto"/>
        <w:right w:val="none" w:sz="0" w:space="0" w:color="auto"/>
      </w:divBdr>
    </w:div>
    <w:div w:id="848909445">
      <w:bodyDiv w:val="1"/>
      <w:marLeft w:val="0"/>
      <w:marRight w:val="0"/>
      <w:marTop w:val="0"/>
      <w:marBottom w:val="0"/>
      <w:divBdr>
        <w:top w:val="none" w:sz="0" w:space="0" w:color="auto"/>
        <w:left w:val="none" w:sz="0" w:space="0" w:color="auto"/>
        <w:bottom w:val="none" w:sz="0" w:space="0" w:color="auto"/>
        <w:right w:val="none" w:sz="0" w:space="0" w:color="auto"/>
      </w:divBdr>
      <w:divsChild>
        <w:div w:id="553466045">
          <w:marLeft w:val="1166"/>
          <w:marRight w:val="0"/>
          <w:marTop w:val="115"/>
          <w:marBottom w:val="0"/>
          <w:divBdr>
            <w:top w:val="none" w:sz="0" w:space="0" w:color="auto"/>
            <w:left w:val="none" w:sz="0" w:space="0" w:color="auto"/>
            <w:bottom w:val="none" w:sz="0" w:space="0" w:color="auto"/>
            <w:right w:val="none" w:sz="0" w:space="0" w:color="auto"/>
          </w:divBdr>
        </w:div>
        <w:div w:id="577792158">
          <w:marLeft w:val="547"/>
          <w:marRight w:val="0"/>
          <w:marTop w:val="130"/>
          <w:marBottom w:val="0"/>
          <w:divBdr>
            <w:top w:val="none" w:sz="0" w:space="0" w:color="auto"/>
            <w:left w:val="none" w:sz="0" w:space="0" w:color="auto"/>
            <w:bottom w:val="none" w:sz="0" w:space="0" w:color="auto"/>
            <w:right w:val="none" w:sz="0" w:space="0" w:color="auto"/>
          </w:divBdr>
        </w:div>
        <w:div w:id="933250545">
          <w:marLeft w:val="1166"/>
          <w:marRight w:val="0"/>
          <w:marTop w:val="115"/>
          <w:marBottom w:val="0"/>
          <w:divBdr>
            <w:top w:val="none" w:sz="0" w:space="0" w:color="auto"/>
            <w:left w:val="none" w:sz="0" w:space="0" w:color="auto"/>
            <w:bottom w:val="none" w:sz="0" w:space="0" w:color="auto"/>
            <w:right w:val="none" w:sz="0" w:space="0" w:color="auto"/>
          </w:divBdr>
        </w:div>
        <w:div w:id="1060177438">
          <w:marLeft w:val="547"/>
          <w:marRight w:val="0"/>
          <w:marTop w:val="130"/>
          <w:marBottom w:val="0"/>
          <w:divBdr>
            <w:top w:val="none" w:sz="0" w:space="0" w:color="auto"/>
            <w:left w:val="none" w:sz="0" w:space="0" w:color="auto"/>
            <w:bottom w:val="none" w:sz="0" w:space="0" w:color="auto"/>
            <w:right w:val="none" w:sz="0" w:space="0" w:color="auto"/>
          </w:divBdr>
        </w:div>
        <w:div w:id="1782995640">
          <w:marLeft w:val="1166"/>
          <w:marRight w:val="0"/>
          <w:marTop w:val="115"/>
          <w:marBottom w:val="0"/>
          <w:divBdr>
            <w:top w:val="none" w:sz="0" w:space="0" w:color="auto"/>
            <w:left w:val="none" w:sz="0" w:space="0" w:color="auto"/>
            <w:bottom w:val="none" w:sz="0" w:space="0" w:color="auto"/>
            <w:right w:val="none" w:sz="0" w:space="0" w:color="auto"/>
          </w:divBdr>
        </w:div>
      </w:divsChild>
    </w:div>
    <w:div w:id="849492326">
      <w:bodyDiv w:val="1"/>
      <w:marLeft w:val="0"/>
      <w:marRight w:val="0"/>
      <w:marTop w:val="0"/>
      <w:marBottom w:val="0"/>
      <w:divBdr>
        <w:top w:val="none" w:sz="0" w:space="0" w:color="auto"/>
        <w:left w:val="none" w:sz="0" w:space="0" w:color="auto"/>
        <w:bottom w:val="none" w:sz="0" w:space="0" w:color="auto"/>
        <w:right w:val="none" w:sz="0" w:space="0" w:color="auto"/>
      </w:divBdr>
    </w:div>
    <w:div w:id="850610988">
      <w:bodyDiv w:val="1"/>
      <w:marLeft w:val="0"/>
      <w:marRight w:val="0"/>
      <w:marTop w:val="0"/>
      <w:marBottom w:val="0"/>
      <w:divBdr>
        <w:top w:val="none" w:sz="0" w:space="0" w:color="auto"/>
        <w:left w:val="none" w:sz="0" w:space="0" w:color="auto"/>
        <w:bottom w:val="none" w:sz="0" w:space="0" w:color="auto"/>
        <w:right w:val="none" w:sz="0" w:space="0" w:color="auto"/>
      </w:divBdr>
      <w:divsChild>
        <w:div w:id="111635819">
          <w:marLeft w:val="547"/>
          <w:marRight w:val="0"/>
          <w:marTop w:val="134"/>
          <w:marBottom w:val="0"/>
          <w:divBdr>
            <w:top w:val="none" w:sz="0" w:space="0" w:color="auto"/>
            <w:left w:val="none" w:sz="0" w:space="0" w:color="auto"/>
            <w:bottom w:val="none" w:sz="0" w:space="0" w:color="auto"/>
            <w:right w:val="none" w:sz="0" w:space="0" w:color="auto"/>
          </w:divBdr>
        </w:div>
        <w:div w:id="723022871">
          <w:marLeft w:val="1166"/>
          <w:marRight w:val="0"/>
          <w:marTop w:val="134"/>
          <w:marBottom w:val="0"/>
          <w:divBdr>
            <w:top w:val="none" w:sz="0" w:space="0" w:color="auto"/>
            <w:left w:val="none" w:sz="0" w:space="0" w:color="auto"/>
            <w:bottom w:val="none" w:sz="0" w:space="0" w:color="auto"/>
            <w:right w:val="none" w:sz="0" w:space="0" w:color="auto"/>
          </w:divBdr>
        </w:div>
        <w:div w:id="790242153">
          <w:marLeft w:val="547"/>
          <w:marRight w:val="0"/>
          <w:marTop w:val="154"/>
          <w:marBottom w:val="0"/>
          <w:divBdr>
            <w:top w:val="none" w:sz="0" w:space="0" w:color="auto"/>
            <w:left w:val="none" w:sz="0" w:space="0" w:color="auto"/>
            <w:bottom w:val="none" w:sz="0" w:space="0" w:color="auto"/>
            <w:right w:val="none" w:sz="0" w:space="0" w:color="auto"/>
          </w:divBdr>
        </w:div>
        <w:div w:id="920915935">
          <w:marLeft w:val="547"/>
          <w:marRight w:val="0"/>
          <w:marTop w:val="134"/>
          <w:marBottom w:val="0"/>
          <w:divBdr>
            <w:top w:val="none" w:sz="0" w:space="0" w:color="auto"/>
            <w:left w:val="none" w:sz="0" w:space="0" w:color="auto"/>
            <w:bottom w:val="none" w:sz="0" w:space="0" w:color="auto"/>
            <w:right w:val="none" w:sz="0" w:space="0" w:color="auto"/>
          </w:divBdr>
        </w:div>
        <w:div w:id="1161385895">
          <w:marLeft w:val="1166"/>
          <w:marRight w:val="0"/>
          <w:marTop w:val="134"/>
          <w:marBottom w:val="0"/>
          <w:divBdr>
            <w:top w:val="none" w:sz="0" w:space="0" w:color="auto"/>
            <w:left w:val="none" w:sz="0" w:space="0" w:color="auto"/>
            <w:bottom w:val="none" w:sz="0" w:space="0" w:color="auto"/>
            <w:right w:val="none" w:sz="0" w:space="0" w:color="auto"/>
          </w:divBdr>
        </w:div>
        <w:div w:id="1808552160">
          <w:marLeft w:val="1166"/>
          <w:marRight w:val="0"/>
          <w:marTop w:val="115"/>
          <w:marBottom w:val="0"/>
          <w:divBdr>
            <w:top w:val="none" w:sz="0" w:space="0" w:color="auto"/>
            <w:left w:val="none" w:sz="0" w:space="0" w:color="auto"/>
            <w:bottom w:val="none" w:sz="0" w:space="0" w:color="auto"/>
            <w:right w:val="none" w:sz="0" w:space="0" w:color="auto"/>
          </w:divBdr>
        </w:div>
      </w:divsChild>
    </w:div>
    <w:div w:id="850725873">
      <w:bodyDiv w:val="1"/>
      <w:marLeft w:val="0"/>
      <w:marRight w:val="0"/>
      <w:marTop w:val="0"/>
      <w:marBottom w:val="0"/>
      <w:divBdr>
        <w:top w:val="none" w:sz="0" w:space="0" w:color="auto"/>
        <w:left w:val="none" w:sz="0" w:space="0" w:color="auto"/>
        <w:bottom w:val="none" w:sz="0" w:space="0" w:color="auto"/>
        <w:right w:val="none" w:sz="0" w:space="0" w:color="auto"/>
      </w:divBdr>
      <w:divsChild>
        <w:div w:id="197133527">
          <w:marLeft w:val="547"/>
          <w:marRight w:val="0"/>
          <w:marTop w:val="192"/>
          <w:marBottom w:val="0"/>
          <w:divBdr>
            <w:top w:val="none" w:sz="0" w:space="0" w:color="auto"/>
            <w:left w:val="none" w:sz="0" w:space="0" w:color="auto"/>
            <w:bottom w:val="none" w:sz="0" w:space="0" w:color="auto"/>
            <w:right w:val="none" w:sz="0" w:space="0" w:color="auto"/>
          </w:divBdr>
        </w:div>
      </w:divsChild>
    </w:div>
    <w:div w:id="851913036">
      <w:bodyDiv w:val="1"/>
      <w:marLeft w:val="0"/>
      <w:marRight w:val="0"/>
      <w:marTop w:val="0"/>
      <w:marBottom w:val="0"/>
      <w:divBdr>
        <w:top w:val="none" w:sz="0" w:space="0" w:color="auto"/>
        <w:left w:val="none" w:sz="0" w:space="0" w:color="auto"/>
        <w:bottom w:val="none" w:sz="0" w:space="0" w:color="auto"/>
        <w:right w:val="none" w:sz="0" w:space="0" w:color="auto"/>
      </w:divBdr>
    </w:div>
    <w:div w:id="851921904">
      <w:bodyDiv w:val="1"/>
      <w:marLeft w:val="0"/>
      <w:marRight w:val="0"/>
      <w:marTop w:val="0"/>
      <w:marBottom w:val="0"/>
      <w:divBdr>
        <w:top w:val="none" w:sz="0" w:space="0" w:color="auto"/>
        <w:left w:val="none" w:sz="0" w:space="0" w:color="auto"/>
        <w:bottom w:val="none" w:sz="0" w:space="0" w:color="auto"/>
        <w:right w:val="none" w:sz="0" w:space="0" w:color="auto"/>
      </w:divBdr>
      <w:divsChild>
        <w:div w:id="702484672">
          <w:marLeft w:val="0"/>
          <w:marRight w:val="0"/>
          <w:marTop w:val="0"/>
          <w:marBottom w:val="0"/>
          <w:divBdr>
            <w:top w:val="none" w:sz="0" w:space="0" w:color="auto"/>
            <w:left w:val="none" w:sz="0" w:space="0" w:color="auto"/>
            <w:bottom w:val="none" w:sz="0" w:space="0" w:color="auto"/>
            <w:right w:val="none" w:sz="0" w:space="0" w:color="auto"/>
          </w:divBdr>
        </w:div>
      </w:divsChild>
    </w:div>
    <w:div w:id="853150053">
      <w:bodyDiv w:val="1"/>
      <w:marLeft w:val="0"/>
      <w:marRight w:val="0"/>
      <w:marTop w:val="0"/>
      <w:marBottom w:val="0"/>
      <w:divBdr>
        <w:top w:val="none" w:sz="0" w:space="0" w:color="auto"/>
        <w:left w:val="none" w:sz="0" w:space="0" w:color="auto"/>
        <w:bottom w:val="none" w:sz="0" w:space="0" w:color="auto"/>
        <w:right w:val="none" w:sz="0" w:space="0" w:color="auto"/>
      </w:divBdr>
      <w:divsChild>
        <w:div w:id="521240012">
          <w:marLeft w:val="547"/>
          <w:marRight w:val="0"/>
          <w:marTop w:val="154"/>
          <w:marBottom w:val="0"/>
          <w:divBdr>
            <w:top w:val="none" w:sz="0" w:space="0" w:color="auto"/>
            <w:left w:val="none" w:sz="0" w:space="0" w:color="auto"/>
            <w:bottom w:val="none" w:sz="0" w:space="0" w:color="auto"/>
            <w:right w:val="none" w:sz="0" w:space="0" w:color="auto"/>
          </w:divBdr>
        </w:div>
        <w:div w:id="1701587191">
          <w:marLeft w:val="1166"/>
          <w:marRight w:val="0"/>
          <w:marTop w:val="134"/>
          <w:marBottom w:val="0"/>
          <w:divBdr>
            <w:top w:val="none" w:sz="0" w:space="0" w:color="auto"/>
            <w:left w:val="none" w:sz="0" w:space="0" w:color="auto"/>
            <w:bottom w:val="none" w:sz="0" w:space="0" w:color="auto"/>
            <w:right w:val="none" w:sz="0" w:space="0" w:color="auto"/>
          </w:divBdr>
        </w:div>
      </w:divsChild>
    </w:div>
    <w:div w:id="853694330">
      <w:bodyDiv w:val="1"/>
      <w:marLeft w:val="0"/>
      <w:marRight w:val="0"/>
      <w:marTop w:val="0"/>
      <w:marBottom w:val="0"/>
      <w:divBdr>
        <w:top w:val="none" w:sz="0" w:space="0" w:color="auto"/>
        <w:left w:val="none" w:sz="0" w:space="0" w:color="auto"/>
        <w:bottom w:val="none" w:sz="0" w:space="0" w:color="auto"/>
        <w:right w:val="none" w:sz="0" w:space="0" w:color="auto"/>
      </w:divBdr>
    </w:div>
    <w:div w:id="855077253">
      <w:bodyDiv w:val="1"/>
      <w:marLeft w:val="0"/>
      <w:marRight w:val="0"/>
      <w:marTop w:val="0"/>
      <w:marBottom w:val="0"/>
      <w:divBdr>
        <w:top w:val="none" w:sz="0" w:space="0" w:color="auto"/>
        <w:left w:val="none" w:sz="0" w:space="0" w:color="auto"/>
        <w:bottom w:val="none" w:sz="0" w:space="0" w:color="auto"/>
        <w:right w:val="none" w:sz="0" w:space="0" w:color="auto"/>
      </w:divBdr>
      <w:divsChild>
        <w:div w:id="219750653">
          <w:marLeft w:val="1166"/>
          <w:marRight w:val="0"/>
          <w:marTop w:val="96"/>
          <w:marBottom w:val="0"/>
          <w:divBdr>
            <w:top w:val="none" w:sz="0" w:space="0" w:color="auto"/>
            <w:left w:val="none" w:sz="0" w:space="0" w:color="auto"/>
            <w:bottom w:val="none" w:sz="0" w:space="0" w:color="auto"/>
            <w:right w:val="none" w:sz="0" w:space="0" w:color="auto"/>
          </w:divBdr>
        </w:div>
        <w:div w:id="299261809">
          <w:marLeft w:val="1166"/>
          <w:marRight w:val="0"/>
          <w:marTop w:val="96"/>
          <w:marBottom w:val="0"/>
          <w:divBdr>
            <w:top w:val="none" w:sz="0" w:space="0" w:color="auto"/>
            <w:left w:val="none" w:sz="0" w:space="0" w:color="auto"/>
            <w:bottom w:val="none" w:sz="0" w:space="0" w:color="auto"/>
            <w:right w:val="none" w:sz="0" w:space="0" w:color="auto"/>
          </w:divBdr>
        </w:div>
        <w:div w:id="498692212">
          <w:marLeft w:val="1166"/>
          <w:marRight w:val="0"/>
          <w:marTop w:val="96"/>
          <w:marBottom w:val="0"/>
          <w:divBdr>
            <w:top w:val="none" w:sz="0" w:space="0" w:color="auto"/>
            <w:left w:val="none" w:sz="0" w:space="0" w:color="auto"/>
            <w:bottom w:val="none" w:sz="0" w:space="0" w:color="auto"/>
            <w:right w:val="none" w:sz="0" w:space="0" w:color="auto"/>
          </w:divBdr>
        </w:div>
        <w:div w:id="1058359284">
          <w:marLeft w:val="547"/>
          <w:marRight w:val="0"/>
          <w:marTop w:val="115"/>
          <w:marBottom w:val="0"/>
          <w:divBdr>
            <w:top w:val="none" w:sz="0" w:space="0" w:color="auto"/>
            <w:left w:val="none" w:sz="0" w:space="0" w:color="auto"/>
            <w:bottom w:val="none" w:sz="0" w:space="0" w:color="auto"/>
            <w:right w:val="none" w:sz="0" w:space="0" w:color="auto"/>
          </w:divBdr>
        </w:div>
        <w:div w:id="1143305939">
          <w:marLeft w:val="1800"/>
          <w:marRight w:val="0"/>
          <w:marTop w:val="86"/>
          <w:marBottom w:val="0"/>
          <w:divBdr>
            <w:top w:val="none" w:sz="0" w:space="0" w:color="auto"/>
            <w:left w:val="none" w:sz="0" w:space="0" w:color="auto"/>
            <w:bottom w:val="none" w:sz="0" w:space="0" w:color="auto"/>
            <w:right w:val="none" w:sz="0" w:space="0" w:color="auto"/>
          </w:divBdr>
        </w:div>
        <w:div w:id="1368943238">
          <w:marLeft w:val="1800"/>
          <w:marRight w:val="0"/>
          <w:marTop w:val="86"/>
          <w:marBottom w:val="0"/>
          <w:divBdr>
            <w:top w:val="none" w:sz="0" w:space="0" w:color="auto"/>
            <w:left w:val="none" w:sz="0" w:space="0" w:color="auto"/>
            <w:bottom w:val="none" w:sz="0" w:space="0" w:color="auto"/>
            <w:right w:val="none" w:sz="0" w:space="0" w:color="auto"/>
          </w:divBdr>
        </w:div>
        <w:div w:id="1533222251">
          <w:marLeft w:val="1800"/>
          <w:marRight w:val="0"/>
          <w:marTop w:val="86"/>
          <w:marBottom w:val="0"/>
          <w:divBdr>
            <w:top w:val="none" w:sz="0" w:space="0" w:color="auto"/>
            <w:left w:val="none" w:sz="0" w:space="0" w:color="auto"/>
            <w:bottom w:val="none" w:sz="0" w:space="0" w:color="auto"/>
            <w:right w:val="none" w:sz="0" w:space="0" w:color="auto"/>
          </w:divBdr>
        </w:div>
        <w:div w:id="1556546399">
          <w:marLeft w:val="1166"/>
          <w:marRight w:val="0"/>
          <w:marTop w:val="96"/>
          <w:marBottom w:val="0"/>
          <w:divBdr>
            <w:top w:val="none" w:sz="0" w:space="0" w:color="auto"/>
            <w:left w:val="none" w:sz="0" w:space="0" w:color="auto"/>
            <w:bottom w:val="none" w:sz="0" w:space="0" w:color="auto"/>
            <w:right w:val="none" w:sz="0" w:space="0" w:color="auto"/>
          </w:divBdr>
        </w:div>
        <w:div w:id="1806971263">
          <w:marLeft w:val="2520"/>
          <w:marRight w:val="0"/>
          <w:marTop w:val="67"/>
          <w:marBottom w:val="0"/>
          <w:divBdr>
            <w:top w:val="none" w:sz="0" w:space="0" w:color="auto"/>
            <w:left w:val="none" w:sz="0" w:space="0" w:color="auto"/>
            <w:bottom w:val="none" w:sz="0" w:space="0" w:color="auto"/>
            <w:right w:val="none" w:sz="0" w:space="0" w:color="auto"/>
          </w:divBdr>
        </w:div>
      </w:divsChild>
    </w:div>
    <w:div w:id="856887651">
      <w:bodyDiv w:val="1"/>
      <w:marLeft w:val="0"/>
      <w:marRight w:val="0"/>
      <w:marTop w:val="0"/>
      <w:marBottom w:val="0"/>
      <w:divBdr>
        <w:top w:val="none" w:sz="0" w:space="0" w:color="auto"/>
        <w:left w:val="none" w:sz="0" w:space="0" w:color="auto"/>
        <w:bottom w:val="none" w:sz="0" w:space="0" w:color="auto"/>
        <w:right w:val="none" w:sz="0" w:space="0" w:color="auto"/>
      </w:divBdr>
      <w:divsChild>
        <w:div w:id="249200230">
          <w:marLeft w:val="1267"/>
          <w:marRight w:val="0"/>
          <w:marTop w:val="96"/>
          <w:marBottom w:val="0"/>
          <w:divBdr>
            <w:top w:val="none" w:sz="0" w:space="0" w:color="auto"/>
            <w:left w:val="none" w:sz="0" w:space="0" w:color="auto"/>
            <w:bottom w:val="none" w:sz="0" w:space="0" w:color="auto"/>
            <w:right w:val="none" w:sz="0" w:space="0" w:color="auto"/>
          </w:divBdr>
        </w:div>
        <w:div w:id="723525832">
          <w:marLeft w:val="1166"/>
          <w:marRight w:val="0"/>
          <w:marTop w:val="96"/>
          <w:marBottom w:val="0"/>
          <w:divBdr>
            <w:top w:val="none" w:sz="0" w:space="0" w:color="auto"/>
            <w:left w:val="none" w:sz="0" w:space="0" w:color="auto"/>
            <w:bottom w:val="none" w:sz="0" w:space="0" w:color="auto"/>
            <w:right w:val="none" w:sz="0" w:space="0" w:color="auto"/>
          </w:divBdr>
        </w:div>
        <w:div w:id="946812038">
          <w:marLeft w:val="1166"/>
          <w:marRight w:val="0"/>
          <w:marTop w:val="96"/>
          <w:marBottom w:val="0"/>
          <w:divBdr>
            <w:top w:val="none" w:sz="0" w:space="0" w:color="auto"/>
            <w:left w:val="none" w:sz="0" w:space="0" w:color="auto"/>
            <w:bottom w:val="none" w:sz="0" w:space="0" w:color="auto"/>
            <w:right w:val="none" w:sz="0" w:space="0" w:color="auto"/>
          </w:divBdr>
        </w:div>
        <w:div w:id="981349168">
          <w:marLeft w:val="1166"/>
          <w:marRight w:val="0"/>
          <w:marTop w:val="96"/>
          <w:marBottom w:val="0"/>
          <w:divBdr>
            <w:top w:val="none" w:sz="0" w:space="0" w:color="auto"/>
            <w:left w:val="none" w:sz="0" w:space="0" w:color="auto"/>
            <w:bottom w:val="none" w:sz="0" w:space="0" w:color="auto"/>
            <w:right w:val="none" w:sz="0" w:space="0" w:color="auto"/>
          </w:divBdr>
        </w:div>
        <w:div w:id="1116828041">
          <w:marLeft w:val="547"/>
          <w:marRight w:val="0"/>
          <w:marTop w:val="106"/>
          <w:marBottom w:val="0"/>
          <w:divBdr>
            <w:top w:val="none" w:sz="0" w:space="0" w:color="auto"/>
            <w:left w:val="none" w:sz="0" w:space="0" w:color="auto"/>
            <w:bottom w:val="none" w:sz="0" w:space="0" w:color="auto"/>
            <w:right w:val="none" w:sz="0" w:space="0" w:color="auto"/>
          </w:divBdr>
        </w:div>
        <w:div w:id="1689524682">
          <w:marLeft w:val="1166"/>
          <w:marRight w:val="0"/>
          <w:marTop w:val="96"/>
          <w:marBottom w:val="0"/>
          <w:divBdr>
            <w:top w:val="none" w:sz="0" w:space="0" w:color="auto"/>
            <w:left w:val="none" w:sz="0" w:space="0" w:color="auto"/>
            <w:bottom w:val="none" w:sz="0" w:space="0" w:color="auto"/>
            <w:right w:val="none" w:sz="0" w:space="0" w:color="auto"/>
          </w:divBdr>
        </w:div>
        <w:div w:id="1992558989">
          <w:marLeft w:val="547"/>
          <w:marRight w:val="0"/>
          <w:marTop w:val="106"/>
          <w:marBottom w:val="0"/>
          <w:divBdr>
            <w:top w:val="none" w:sz="0" w:space="0" w:color="auto"/>
            <w:left w:val="none" w:sz="0" w:space="0" w:color="auto"/>
            <w:bottom w:val="none" w:sz="0" w:space="0" w:color="auto"/>
            <w:right w:val="none" w:sz="0" w:space="0" w:color="auto"/>
          </w:divBdr>
        </w:div>
        <w:div w:id="2145273940">
          <w:marLeft w:val="547"/>
          <w:marRight w:val="0"/>
          <w:marTop w:val="106"/>
          <w:marBottom w:val="0"/>
          <w:divBdr>
            <w:top w:val="none" w:sz="0" w:space="0" w:color="auto"/>
            <w:left w:val="none" w:sz="0" w:space="0" w:color="auto"/>
            <w:bottom w:val="none" w:sz="0" w:space="0" w:color="auto"/>
            <w:right w:val="none" w:sz="0" w:space="0" w:color="auto"/>
          </w:divBdr>
        </w:div>
      </w:divsChild>
    </w:div>
    <w:div w:id="857086404">
      <w:bodyDiv w:val="1"/>
      <w:marLeft w:val="0"/>
      <w:marRight w:val="0"/>
      <w:marTop w:val="0"/>
      <w:marBottom w:val="0"/>
      <w:divBdr>
        <w:top w:val="none" w:sz="0" w:space="0" w:color="auto"/>
        <w:left w:val="none" w:sz="0" w:space="0" w:color="auto"/>
        <w:bottom w:val="none" w:sz="0" w:space="0" w:color="auto"/>
        <w:right w:val="none" w:sz="0" w:space="0" w:color="auto"/>
      </w:divBdr>
      <w:divsChild>
        <w:div w:id="622885698">
          <w:marLeft w:val="547"/>
          <w:marRight w:val="0"/>
          <w:marTop w:val="134"/>
          <w:marBottom w:val="0"/>
          <w:divBdr>
            <w:top w:val="none" w:sz="0" w:space="0" w:color="auto"/>
            <w:left w:val="none" w:sz="0" w:space="0" w:color="auto"/>
            <w:bottom w:val="none" w:sz="0" w:space="0" w:color="auto"/>
            <w:right w:val="none" w:sz="0" w:space="0" w:color="auto"/>
          </w:divBdr>
        </w:div>
        <w:div w:id="749817130">
          <w:marLeft w:val="1166"/>
          <w:marRight w:val="0"/>
          <w:marTop w:val="115"/>
          <w:marBottom w:val="0"/>
          <w:divBdr>
            <w:top w:val="none" w:sz="0" w:space="0" w:color="auto"/>
            <w:left w:val="none" w:sz="0" w:space="0" w:color="auto"/>
            <w:bottom w:val="none" w:sz="0" w:space="0" w:color="auto"/>
            <w:right w:val="none" w:sz="0" w:space="0" w:color="auto"/>
          </w:divBdr>
        </w:div>
        <w:div w:id="1121341411">
          <w:marLeft w:val="1166"/>
          <w:marRight w:val="0"/>
          <w:marTop w:val="115"/>
          <w:marBottom w:val="0"/>
          <w:divBdr>
            <w:top w:val="none" w:sz="0" w:space="0" w:color="auto"/>
            <w:left w:val="none" w:sz="0" w:space="0" w:color="auto"/>
            <w:bottom w:val="none" w:sz="0" w:space="0" w:color="auto"/>
            <w:right w:val="none" w:sz="0" w:space="0" w:color="auto"/>
          </w:divBdr>
        </w:div>
        <w:div w:id="1136608621">
          <w:marLeft w:val="1166"/>
          <w:marRight w:val="0"/>
          <w:marTop w:val="115"/>
          <w:marBottom w:val="0"/>
          <w:divBdr>
            <w:top w:val="none" w:sz="0" w:space="0" w:color="auto"/>
            <w:left w:val="none" w:sz="0" w:space="0" w:color="auto"/>
            <w:bottom w:val="none" w:sz="0" w:space="0" w:color="auto"/>
            <w:right w:val="none" w:sz="0" w:space="0" w:color="auto"/>
          </w:divBdr>
        </w:div>
        <w:div w:id="1138183694">
          <w:marLeft w:val="1800"/>
          <w:marRight w:val="0"/>
          <w:marTop w:val="86"/>
          <w:marBottom w:val="0"/>
          <w:divBdr>
            <w:top w:val="none" w:sz="0" w:space="0" w:color="auto"/>
            <w:left w:val="none" w:sz="0" w:space="0" w:color="auto"/>
            <w:bottom w:val="none" w:sz="0" w:space="0" w:color="auto"/>
            <w:right w:val="none" w:sz="0" w:space="0" w:color="auto"/>
          </w:divBdr>
        </w:div>
        <w:div w:id="1638995391">
          <w:marLeft w:val="1800"/>
          <w:marRight w:val="0"/>
          <w:marTop w:val="86"/>
          <w:marBottom w:val="0"/>
          <w:divBdr>
            <w:top w:val="none" w:sz="0" w:space="0" w:color="auto"/>
            <w:left w:val="none" w:sz="0" w:space="0" w:color="auto"/>
            <w:bottom w:val="none" w:sz="0" w:space="0" w:color="auto"/>
            <w:right w:val="none" w:sz="0" w:space="0" w:color="auto"/>
          </w:divBdr>
        </w:div>
        <w:div w:id="1656568496">
          <w:marLeft w:val="1800"/>
          <w:marRight w:val="0"/>
          <w:marTop w:val="86"/>
          <w:marBottom w:val="0"/>
          <w:divBdr>
            <w:top w:val="none" w:sz="0" w:space="0" w:color="auto"/>
            <w:left w:val="none" w:sz="0" w:space="0" w:color="auto"/>
            <w:bottom w:val="none" w:sz="0" w:space="0" w:color="auto"/>
            <w:right w:val="none" w:sz="0" w:space="0" w:color="auto"/>
          </w:divBdr>
        </w:div>
        <w:div w:id="1898856388">
          <w:marLeft w:val="1800"/>
          <w:marRight w:val="0"/>
          <w:marTop w:val="86"/>
          <w:marBottom w:val="0"/>
          <w:divBdr>
            <w:top w:val="none" w:sz="0" w:space="0" w:color="auto"/>
            <w:left w:val="none" w:sz="0" w:space="0" w:color="auto"/>
            <w:bottom w:val="none" w:sz="0" w:space="0" w:color="auto"/>
            <w:right w:val="none" w:sz="0" w:space="0" w:color="auto"/>
          </w:divBdr>
        </w:div>
        <w:div w:id="1972860687">
          <w:marLeft w:val="1800"/>
          <w:marRight w:val="0"/>
          <w:marTop w:val="86"/>
          <w:marBottom w:val="0"/>
          <w:divBdr>
            <w:top w:val="none" w:sz="0" w:space="0" w:color="auto"/>
            <w:left w:val="none" w:sz="0" w:space="0" w:color="auto"/>
            <w:bottom w:val="none" w:sz="0" w:space="0" w:color="auto"/>
            <w:right w:val="none" w:sz="0" w:space="0" w:color="auto"/>
          </w:divBdr>
        </w:div>
      </w:divsChild>
    </w:div>
    <w:div w:id="858012277">
      <w:bodyDiv w:val="1"/>
      <w:marLeft w:val="0"/>
      <w:marRight w:val="0"/>
      <w:marTop w:val="0"/>
      <w:marBottom w:val="0"/>
      <w:divBdr>
        <w:top w:val="none" w:sz="0" w:space="0" w:color="auto"/>
        <w:left w:val="none" w:sz="0" w:space="0" w:color="auto"/>
        <w:bottom w:val="none" w:sz="0" w:space="0" w:color="auto"/>
        <w:right w:val="none" w:sz="0" w:space="0" w:color="auto"/>
      </w:divBdr>
      <w:divsChild>
        <w:div w:id="50231570">
          <w:marLeft w:val="1166"/>
          <w:marRight w:val="0"/>
          <w:marTop w:val="115"/>
          <w:marBottom w:val="0"/>
          <w:divBdr>
            <w:top w:val="none" w:sz="0" w:space="0" w:color="auto"/>
            <w:left w:val="none" w:sz="0" w:space="0" w:color="auto"/>
            <w:bottom w:val="none" w:sz="0" w:space="0" w:color="auto"/>
            <w:right w:val="none" w:sz="0" w:space="0" w:color="auto"/>
          </w:divBdr>
        </w:div>
        <w:div w:id="265117513">
          <w:marLeft w:val="1166"/>
          <w:marRight w:val="0"/>
          <w:marTop w:val="115"/>
          <w:marBottom w:val="0"/>
          <w:divBdr>
            <w:top w:val="none" w:sz="0" w:space="0" w:color="auto"/>
            <w:left w:val="none" w:sz="0" w:space="0" w:color="auto"/>
            <w:bottom w:val="none" w:sz="0" w:space="0" w:color="auto"/>
            <w:right w:val="none" w:sz="0" w:space="0" w:color="auto"/>
          </w:divBdr>
        </w:div>
        <w:div w:id="615019407">
          <w:marLeft w:val="1166"/>
          <w:marRight w:val="0"/>
          <w:marTop w:val="115"/>
          <w:marBottom w:val="0"/>
          <w:divBdr>
            <w:top w:val="none" w:sz="0" w:space="0" w:color="auto"/>
            <w:left w:val="none" w:sz="0" w:space="0" w:color="auto"/>
            <w:bottom w:val="none" w:sz="0" w:space="0" w:color="auto"/>
            <w:right w:val="none" w:sz="0" w:space="0" w:color="auto"/>
          </w:divBdr>
        </w:div>
        <w:div w:id="1223253591">
          <w:marLeft w:val="547"/>
          <w:marRight w:val="0"/>
          <w:marTop w:val="154"/>
          <w:marBottom w:val="0"/>
          <w:divBdr>
            <w:top w:val="none" w:sz="0" w:space="0" w:color="auto"/>
            <w:left w:val="none" w:sz="0" w:space="0" w:color="auto"/>
            <w:bottom w:val="none" w:sz="0" w:space="0" w:color="auto"/>
            <w:right w:val="none" w:sz="0" w:space="0" w:color="auto"/>
          </w:divBdr>
        </w:div>
        <w:div w:id="1410271711">
          <w:marLeft w:val="547"/>
          <w:marRight w:val="0"/>
          <w:marTop w:val="154"/>
          <w:marBottom w:val="0"/>
          <w:divBdr>
            <w:top w:val="none" w:sz="0" w:space="0" w:color="auto"/>
            <w:left w:val="none" w:sz="0" w:space="0" w:color="auto"/>
            <w:bottom w:val="none" w:sz="0" w:space="0" w:color="auto"/>
            <w:right w:val="none" w:sz="0" w:space="0" w:color="auto"/>
          </w:divBdr>
        </w:div>
        <w:div w:id="1595934761">
          <w:marLeft w:val="1166"/>
          <w:marRight w:val="0"/>
          <w:marTop w:val="115"/>
          <w:marBottom w:val="0"/>
          <w:divBdr>
            <w:top w:val="none" w:sz="0" w:space="0" w:color="auto"/>
            <w:left w:val="none" w:sz="0" w:space="0" w:color="auto"/>
            <w:bottom w:val="none" w:sz="0" w:space="0" w:color="auto"/>
            <w:right w:val="none" w:sz="0" w:space="0" w:color="auto"/>
          </w:divBdr>
        </w:div>
        <w:div w:id="1781028570">
          <w:marLeft w:val="547"/>
          <w:marRight w:val="0"/>
          <w:marTop w:val="154"/>
          <w:marBottom w:val="0"/>
          <w:divBdr>
            <w:top w:val="none" w:sz="0" w:space="0" w:color="auto"/>
            <w:left w:val="none" w:sz="0" w:space="0" w:color="auto"/>
            <w:bottom w:val="none" w:sz="0" w:space="0" w:color="auto"/>
            <w:right w:val="none" w:sz="0" w:space="0" w:color="auto"/>
          </w:divBdr>
        </w:div>
        <w:div w:id="2112970790">
          <w:marLeft w:val="1166"/>
          <w:marRight w:val="0"/>
          <w:marTop w:val="115"/>
          <w:marBottom w:val="0"/>
          <w:divBdr>
            <w:top w:val="none" w:sz="0" w:space="0" w:color="auto"/>
            <w:left w:val="none" w:sz="0" w:space="0" w:color="auto"/>
            <w:bottom w:val="none" w:sz="0" w:space="0" w:color="auto"/>
            <w:right w:val="none" w:sz="0" w:space="0" w:color="auto"/>
          </w:divBdr>
        </w:div>
      </w:divsChild>
    </w:div>
    <w:div w:id="858202651">
      <w:bodyDiv w:val="1"/>
      <w:marLeft w:val="0"/>
      <w:marRight w:val="0"/>
      <w:marTop w:val="0"/>
      <w:marBottom w:val="0"/>
      <w:divBdr>
        <w:top w:val="none" w:sz="0" w:space="0" w:color="auto"/>
        <w:left w:val="none" w:sz="0" w:space="0" w:color="auto"/>
        <w:bottom w:val="none" w:sz="0" w:space="0" w:color="auto"/>
        <w:right w:val="none" w:sz="0" w:space="0" w:color="auto"/>
      </w:divBdr>
    </w:div>
    <w:div w:id="858474697">
      <w:bodyDiv w:val="1"/>
      <w:marLeft w:val="0"/>
      <w:marRight w:val="0"/>
      <w:marTop w:val="0"/>
      <w:marBottom w:val="0"/>
      <w:divBdr>
        <w:top w:val="none" w:sz="0" w:space="0" w:color="auto"/>
        <w:left w:val="none" w:sz="0" w:space="0" w:color="auto"/>
        <w:bottom w:val="none" w:sz="0" w:space="0" w:color="auto"/>
        <w:right w:val="none" w:sz="0" w:space="0" w:color="auto"/>
      </w:divBdr>
      <w:divsChild>
        <w:div w:id="1550385267">
          <w:marLeft w:val="547"/>
          <w:marRight w:val="0"/>
          <w:marTop w:val="115"/>
          <w:marBottom w:val="0"/>
          <w:divBdr>
            <w:top w:val="none" w:sz="0" w:space="0" w:color="auto"/>
            <w:left w:val="none" w:sz="0" w:space="0" w:color="auto"/>
            <w:bottom w:val="none" w:sz="0" w:space="0" w:color="auto"/>
            <w:right w:val="none" w:sz="0" w:space="0" w:color="auto"/>
          </w:divBdr>
        </w:div>
        <w:div w:id="1826311551">
          <w:marLeft w:val="547"/>
          <w:marRight w:val="0"/>
          <w:marTop w:val="115"/>
          <w:marBottom w:val="0"/>
          <w:divBdr>
            <w:top w:val="none" w:sz="0" w:space="0" w:color="auto"/>
            <w:left w:val="none" w:sz="0" w:space="0" w:color="auto"/>
            <w:bottom w:val="none" w:sz="0" w:space="0" w:color="auto"/>
            <w:right w:val="none" w:sz="0" w:space="0" w:color="auto"/>
          </w:divBdr>
        </w:div>
      </w:divsChild>
    </w:div>
    <w:div w:id="858737596">
      <w:bodyDiv w:val="1"/>
      <w:marLeft w:val="0"/>
      <w:marRight w:val="0"/>
      <w:marTop w:val="0"/>
      <w:marBottom w:val="0"/>
      <w:divBdr>
        <w:top w:val="none" w:sz="0" w:space="0" w:color="auto"/>
        <w:left w:val="none" w:sz="0" w:space="0" w:color="auto"/>
        <w:bottom w:val="none" w:sz="0" w:space="0" w:color="auto"/>
        <w:right w:val="none" w:sz="0" w:space="0" w:color="auto"/>
      </w:divBdr>
    </w:div>
    <w:div w:id="859009136">
      <w:bodyDiv w:val="1"/>
      <w:marLeft w:val="0"/>
      <w:marRight w:val="0"/>
      <w:marTop w:val="0"/>
      <w:marBottom w:val="0"/>
      <w:divBdr>
        <w:top w:val="none" w:sz="0" w:space="0" w:color="auto"/>
        <w:left w:val="none" w:sz="0" w:space="0" w:color="auto"/>
        <w:bottom w:val="none" w:sz="0" w:space="0" w:color="auto"/>
        <w:right w:val="none" w:sz="0" w:space="0" w:color="auto"/>
      </w:divBdr>
      <w:divsChild>
        <w:div w:id="1040863676">
          <w:marLeft w:val="0"/>
          <w:marRight w:val="0"/>
          <w:marTop w:val="0"/>
          <w:marBottom w:val="0"/>
          <w:divBdr>
            <w:top w:val="none" w:sz="0" w:space="0" w:color="auto"/>
            <w:left w:val="none" w:sz="0" w:space="0" w:color="auto"/>
            <w:bottom w:val="none" w:sz="0" w:space="0" w:color="auto"/>
            <w:right w:val="none" w:sz="0" w:space="0" w:color="auto"/>
          </w:divBdr>
          <w:divsChild>
            <w:div w:id="1148395778">
              <w:marLeft w:val="0"/>
              <w:marRight w:val="0"/>
              <w:marTop w:val="0"/>
              <w:marBottom w:val="0"/>
              <w:divBdr>
                <w:top w:val="none" w:sz="0" w:space="0" w:color="auto"/>
                <w:left w:val="none" w:sz="0" w:space="0" w:color="auto"/>
                <w:bottom w:val="none" w:sz="0" w:space="0" w:color="auto"/>
                <w:right w:val="none" w:sz="0" w:space="0" w:color="auto"/>
              </w:divBdr>
            </w:div>
            <w:div w:id="1371761947">
              <w:marLeft w:val="0"/>
              <w:marRight w:val="0"/>
              <w:marTop w:val="0"/>
              <w:marBottom w:val="0"/>
              <w:divBdr>
                <w:top w:val="none" w:sz="0" w:space="0" w:color="auto"/>
                <w:left w:val="none" w:sz="0" w:space="0" w:color="auto"/>
                <w:bottom w:val="none" w:sz="0" w:space="0" w:color="auto"/>
                <w:right w:val="none" w:sz="0" w:space="0" w:color="auto"/>
              </w:divBdr>
            </w:div>
            <w:div w:id="1699893206">
              <w:marLeft w:val="0"/>
              <w:marRight w:val="0"/>
              <w:marTop w:val="0"/>
              <w:marBottom w:val="0"/>
              <w:divBdr>
                <w:top w:val="none" w:sz="0" w:space="0" w:color="auto"/>
                <w:left w:val="none" w:sz="0" w:space="0" w:color="auto"/>
                <w:bottom w:val="none" w:sz="0" w:space="0" w:color="auto"/>
                <w:right w:val="none" w:sz="0" w:space="0" w:color="auto"/>
              </w:divBdr>
            </w:div>
            <w:div w:id="18260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158">
      <w:bodyDiv w:val="1"/>
      <w:marLeft w:val="0"/>
      <w:marRight w:val="0"/>
      <w:marTop w:val="0"/>
      <w:marBottom w:val="0"/>
      <w:divBdr>
        <w:top w:val="none" w:sz="0" w:space="0" w:color="auto"/>
        <w:left w:val="none" w:sz="0" w:space="0" w:color="auto"/>
        <w:bottom w:val="none" w:sz="0" w:space="0" w:color="auto"/>
        <w:right w:val="none" w:sz="0" w:space="0" w:color="auto"/>
      </w:divBdr>
      <w:divsChild>
        <w:div w:id="192427022">
          <w:marLeft w:val="1166"/>
          <w:marRight w:val="0"/>
          <w:marTop w:val="125"/>
          <w:marBottom w:val="0"/>
          <w:divBdr>
            <w:top w:val="none" w:sz="0" w:space="0" w:color="auto"/>
            <w:left w:val="none" w:sz="0" w:space="0" w:color="auto"/>
            <w:bottom w:val="none" w:sz="0" w:space="0" w:color="auto"/>
            <w:right w:val="none" w:sz="0" w:space="0" w:color="auto"/>
          </w:divBdr>
        </w:div>
        <w:div w:id="598028382">
          <w:marLeft w:val="547"/>
          <w:marRight w:val="0"/>
          <w:marTop w:val="144"/>
          <w:marBottom w:val="0"/>
          <w:divBdr>
            <w:top w:val="none" w:sz="0" w:space="0" w:color="auto"/>
            <w:left w:val="none" w:sz="0" w:space="0" w:color="auto"/>
            <w:bottom w:val="none" w:sz="0" w:space="0" w:color="auto"/>
            <w:right w:val="none" w:sz="0" w:space="0" w:color="auto"/>
          </w:divBdr>
        </w:div>
        <w:div w:id="751271109">
          <w:marLeft w:val="547"/>
          <w:marRight w:val="0"/>
          <w:marTop w:val="144"/>
          <w:marBottom w:val="0"/>
          <w:divBdr>
            <w:top w:val="none" w:sz="0" w:space="0" w:color="auto"/>
            <w:left w:val="none" w:sz="0" w:space="0" w:color="auto"/>
            <w:bottom w:val="none" w:sz="0" w:space="0" w:color="auto"/>
            <w:right w:val="none" w:sz="0" w:space="0" w:color="auto"/>
          </w:divBdr>
        </w:div>
        <w:div w:id="752320475">
          <w:marLeft w:val="547"/>
          <w:marRight w:val="0"/>
          <w:marTop w:val="144"/>
          <w:marBottom w:val="0"/>
          <w:divBdr>
            <w:top w:val="none" w:sz="0" w:space="0" w:color="auto"/>
            <w:left w:val="none" w:sz="0" w:space="0" w:color="auto"/>
            <w:bottom w:val="none" w:sz="0" w:space="0" w:color="auto"/>
            <w:right w:val="none" w:sz="0" w:space="0" w:color="auto"/>
          </w:divBdr>
        </w:div>
        <w:div w:id="1018894436">
          <w:marLeft w:val="1800"/>
          <w:marRight w:val="0"/>
          <w:marTop w:val="144"/>
          <w:marBottom w:val="0"/>
          <w:divBdr>
            <w:top w:val="none" w:sz="0" w:space="0" w:color="auto"/>
            <w:left w:val="none" w:sz="0" w:space="0" w:color="auto"/>
            <w:bottom w:val="none" w:sz="0" w:space="0" w:color="auto"/>
            <w:right w:val="none" w:sz="0" w:space="0" w:color="auto"/>
          </w:divBdr>
        </w:div>
        <w:div w:id="1465155418">
          <w:marLeft w:val="1166"/>
          <w:marRight w:val="0"/>
          <w:marTop w:val="125"/>
          <w:marBottom w:val="0"/>
          <w:divBdr>
            <w:top w:val="none" w:sz="0" w:space="0" w:color="auto"/>
            <w:left w:val="none" w:sz="0" w:space="0" w:color="auto"/>
            <w:bottom w:val="none" w:sz="0" w:space="0" w:color="auto"/>
            <w:right w:val="none" w:sz="0" w:space="0" w:color="auto"/>
          </w:divBdr>
        </w:div>
        <w:div w:id="1976065530">
          <w:marLeft w:val="547"/>
          <w:marRight w:val="0"/>
          <w:marTop w:val="144"/>
          <w:marBottom w:val="0"/>
          <w:divBdr>
            <w:top w:val="none" w:sz="0" w:space="0" w:color="auto"/>
            <w:left w:val="none" w:sz="0" w:space="0" w:color="auto"/>
            <w:bottom w:val="none" w:sz="0" w:space="0" w:color="auto"/>
            <w:right w:val="none" w:sz="0" w:space="0" w:color="auto"/>
          </w:divBdr>
        </w:div>
        <w:div w:id="2054579009">
          <w:marLeft w:val="1800"/>
          <w:marRight w:val="0"/>
          <w:marTop w:val="144"/>
          <w:marBottom w:val="0"/>
          <w:divBdr>
            <w:top w:val="none" w:sz="0" w:space="0" w:color="auto"/>
            <w:left w:val="none" w:sz="0" w:space="0" w:color="auto"/>
            <w:bottom w:val="none" w:sz="0" w:space="0" w:color="auto"/>
            <w:right w:val="none" w:sz="0" w:space="0" w:color="auto"/>
          </w:divBdr>
        </w:div>
      </w:divsChild>
    </w:div>
    <w:div w:id="859511594">
      <w:bodyDiv w:val="1"/>
      <w:marLeft w:val="0"/>
      <w:marRight w:val="0"/>
      <w:marTop w:val="0"/>
      <w:marBottom w:val="0"/>
      <w:divBdr>
        <w:top w:val="none" w:sz="0" w:space="0" w:color="auto"/>
        <w:left w:val="none" w:sz="0" w:space="0" w:color="auto"/>
        <w:bottom w:val="none" w:sz="0" w:space="0" w:color="auto"/>
        <w:right w:val="none" w:sz="0" w:space="0" w:color="auto"/>
      </w:divBdr>
    </w:div>
    <w:div w:id="861089784">
      <w:bodyDiv w:val="1"/>
      <w:marLeft w:val="0"/>
      <w:marRight w:val="0"/>
      <w:marTop w:val="0"/>
      <w:marBottom w:val="0"/>
      <w:divBdr>
        <w:top w:val="none" w:sz="0" w:space="0" w:color="auto"/>
        <w:left w:val="none" w:sz="0" w:space="0" w:color="auto"/>
        <w:bottom w:val="none" w:sz="0" w:space="0" w:color="auto"/>
        <w:right w:val="none" w:sz="0" w:space="0" w:color="auto"/>
      </w:divBdr>
    </w:div>
    <w:div w:id="861433706">
      <w:bodyDiv w:val="1"/>
      <w:marLeft w:val="0"/>
      <w:marRight w:val="0"/>
      <w:marTop w:val="0"/>
      <w:marBottom w:val="0"/>
      <w:divBdr>
        <w:top w:val="none" w:sz="0" w:space="0" w:color="auto"/>
        <w:left w:val="none" w:sz="0" w:space="0" w:color="auto"/>
        <w:bottom w:val="none" w:sz="0" w:space="0" w:color="auto"/>
        <w:right w:val="none" w:sz="0" w:space="0" w:color="auto"/>
      </w:divBdr>
      <w:divsChild>
        <w:div w:id="122429727">
          <w:marLeft w:val="1166"/>
          <w:marRight w:val="0"/>
          <w:marTop w:val="86"/>
          <w:marBottom w:val="0"/>
          <w:divBdr>
            <w:top w:val="none" w:sz="0" w:space="0" w:color="auto"/>
            <w:left w:val="none" w:sz="0" w:space="0" w:color="auto"/>
            <w:bottom w:val="none" w:sz="0" w:space="0" w:color="auto"/>
            <w:right w:val="none" w:sz="0" w:space="0" w:color="auto"/>
          </w:divBdr>
        </w:div>
        <w:div w:id="355811059">
          <w:marLeft w:val="547"/>
          <w:marRight w:val="0"/>
          <w:marTop w:val="96"/>
          <w:marBottom w:val="0"/>
          <w:divBdr>
            <w:top w:val="none" w:sz="0" w:space="0" w:color="auto"/>
            <w:left w:val="none" w:sz="0" w:space="0" w:color="auto"/>
            <w:bottom w:val="none" w:sz="0" w:space="0" w:color="auto"/>
            <w:right w:val="none" w:sz="0" w:space="0" w:color="auto"/>
          </w:divBdr>
        </w:div>
        <w:div w:id="366955177">
          <w:marLeft w:val="547"/>
          <w:marRight w:val="0"/>
          <w:marTop w:val="96"/>
          <w:marBottom w:val="0"/>
          <w:divBdr>
            <w:top w:val="none" w:sz="0" w:space="0" w:color="auto"/>
            <w:left w:val="none" w:sz="0" w:space="0" w:color="auto"/>
            <w:bottom w:val="none" w:sz="0" w:space="0" w:color="auto"/>
            <w:right w:val="none" w:sz="0" w:space="0" w:color="auto"/>
          </w:divBdr>
        </w:div>
        <w:div w:id="728454404">
          <w:marLeft w:val="1166"/>
          <w:marRight w:val="0"/>
          <w:marTop w:val="86"/>
          <w:marBottom w:val="0"/>
          <w:divBdr>
            <w:top w:val="none" w:sz="0" w:space="0" w:color="auto"/>
            <w:left w:val="none" w:sz="0" w:space="0" w:color="auto"/>
            <w:bottom w:val="none" w:sz="0" w:space="0" w:color="auto"/>
            <w:right w:val="none" w:sz="0" w:space="0" w:color="auto"/>
          </w:divBdr>
        </w:div>
        <w:div w:id="821963734">
          <w:marLeft w:val="1166"/>
          <w:marRight w:val="0"/>
          <w:marTop w:val="86"/>
          <w:marBottom w:val="0"/>
          <w:divBdr>
            <w:top w:val="none" w:sz="0" w:space="0" w:color="auto"/>
            <w:left w:val="none" w:sz="0" w:space="0" w:color="auto"/>
            <w:bottom w:val="none" w:sz="0" w:space="0" w:color="auto"/>
            <w:right w:val="none" w:sz="0" w:space="0" w:color="auto"/>
          </w:divBdr>
        </w:div>
        <w:div w:id="1190417078">
          <w:marLeft w:val="547"/>
          <w:marRight w:val="0"/>
          <w:marTop w:val="96"/>
          <w:marBottom w:val="0"/>
          <w:divBdr>
            <w:top w:val="none" w:sz="0" w:space="0" w:color="auto"/>
            <w:left w:val="none" w:sz="0" w:space="0" w:color="auto"/>
            <w:bottom w:val="none" w:sz="0" w:space="0" w:color="auto"/>
            <w:right w:val="none" w:sz="0" w:space="0" w:color="auto"/>
          </w:divBdr>
        </w:div>
        <w:div w:id="1316766199">
          <w:marLeft w:val="547"/>
          <w:marRight w:val="0"/>
          <w:marTop w:val="96"/>
          <w:marBottom w:val="0"/>
          <w:divBdr>
            <w:top w:val="none" w:sz="0" w:space="0" w:color="auto"/>
            <w:left w:val="none" w:sz="0" w:space="0" w:color="auto"/>
            <w:bottom w:val="none" w:sz="0" w:space="0" w:color="auto"/>
            <w:right w:val="none" w:sz="0" w:space="0" w:color="auto"/>
          </w:divBdr>
        </w:div>
        <w:div w:id="1435782995">
          <w:marLeft w:val="1166"/>
          <w:marRight w:val="0"/>
          <w:marTop w:val="86"/>
          <w:marBottom w:val="0"/>
          <w:divBdr>
            <w:top w:val="none" w:sz="0" w:space="0" w:color="auto"/>
            <w:left w:val="none" w:sz="0" w:space="0" w:color="auto"/>
            <w:bottom w:val="none" w:sz="0" w:space="0" w:color="auto"/>
            <w:right w:val="none" w:sz="0" w:space="0" w:color="auto"/>
          </w:divBdr>
        </w:div>
        <w:div w:id="1451246045">
          <w:marLeft w:val="547"/>
          <w:marRight w:val="0"/>
          <w:marTop w:val="96"/>
          <w:marBottom w:val="0"/>
          <w:divBdr>
            <w:top w:val="none" w:sz="0" w:space="0" w:color="auto"/>
            <w:left w:val="none" w:sz="0" w:space="0" w:color="auto"/>
            <w:bottom w:val="none" w:sz="0" w:space="0" w:color="auto"/>
            <w:right w:val="none" w:sz="0" w:space="0" w:color="auto"/>
          </w:divBdr>
        </w:div>
        <w:div w:id="1824466353">
          <w:marLeft w:val="1166"/>
          <w:marRight w:val="0"/>
          <w:marTop w:val="86"/>
          <w:marBottom w:val="0"/>
          <w:divBdr>
            <w:top w:val="none" w:sz="0" w:space="0" w:color="auto"/>
            <w:left w:val="none" w:sz="0" w:space="0" w:color="auto"/>
            <w:bottom w:val="none" w:sz="0" w:space="0" w:color="auto"/>
            <w:right w:val="none" w:sz="0" w:space="0" w:color="auto"/>
          </w:divBdr>
        </w:div>
        <w:div w:id="1967195438">
          <w:marLeft w:val="547"/>
          <w:marRight w:val="0"/>
          <w:marTop w:val="96"/>
          <w:marBottom w:val="0"/>
          <w:divBdr>
            <w:top w:val="none" w:sz="0" w:space="0" w:color="auto"/>
            <w:left w:val="none" w:sz="0" w:space="0" w:color="auto"/>
            <w:bottom w:val="none" w:sz="0" w:space="0" w:color="auto"/>
            <w:right w:val="none" w:sz="0" w:space="0" w:color="auto"/>
          </w:divBdr>
        </w:div>
        <w:div w:id="2045903621">
          <w:marLeft w:val="1166"/>
          <w:marRight w:val="0"/>
          <w:marTop w:val="86"/>
          <w:marBottom w:val="0"/>
          <w:divBdr>
            <w:top w:val="none" w:sz="0" w:space="0" w:color="auto"/>
            <w:left w:val="none" w:sz="0" w:space="0" w:color="auto"/>
            <w:bottom w:val="none" w:sz="0" w:space="0" w:color="auto"/>
            <w:right w:val="none" w:sz="0" w:space="0" w:color="auto"/>
          </w:divBdr>
        </w:div>
      </w:divsChild>
    </w:div>
    <w:div w:id="863133377">
      <w:bodyDiv w:val="1"/>
      <w:marLeft w:val="0"/>
      <w:marRight w:val="0"/>
      <w:marTop w:val="0"/>
      <w:marBottom w:val="0"/>
      <w:divBdr>
        <w:top w:val="none" w:sz="0" w:space="0" w:color="auto"/>
        <w:left w:val="none" w:sz="0" w:space="0" w:color="auto"/>
        <w:bottom w:val="none" w:sz="0" w:space="0" w:color="auto"/>
        <w:right w:val="none" w:sz="0" w:space="0" w:color="auto"/>
      </w:divBdr>
    </w:div>
    <w:div w:id="864250402">
      <w:bodyDiv w:val="1"/>
      <w:marLeft w:val="0"/>
      <w:marRight w:val="0"/>
      <w:marTop w:val="0"/>
      <w:marBottom w:val="0"/>
      <w:divBdr>
        <w:top w:val="none" w:sz="0" w:space="0" w:color="auto"/>
        <w:left w:val="none" w:sz="0" w:space="0" w:color="auto"/>
        <w:bottom w:val="none" w:sz="0" w:space="0" w:color="auto"/>
        <w:right w:val="none" w:sz="0" w:space="0" w:color="auto"/>
      </w:divBdr>
    </w:div>
    <w:div w:id="866408289">
      <w:bodyDiv w:val="1"/>
      <w:marLeft w:val="0"/>
      <w:marRight w:val="0"/>
      <w:marTop w:val="0"/>
      <w:marBottom w:val="0"/>
      <w:divBdr>
        <w:top w:val="none" w:sz="0" w:space="0" w:color="auto"/>
        <w:left w:val="none" w:sz="0" w:space="0" w:color="auto"/>
        <w:bottom w:val="none" w:sz="0" w:space="0" w:color="auto"/>
        <w:right w:val="none" w:sz="0" w:space="0" w:color="auto"/>
      </w:divBdr>
    </w:div>
    <w:div w:id="866676009">
      <w:bodyDiv w:val="1"/>
      <w:marLeft w:val="0"/>
      <w:marRight w:val="0"/>
      <w:marTop w:val="0"/>
      <w:marBottom w:val="0"/>
      <w:divBdr>
        <w:top w:val="none" w:sz="0" w:space="0" w:color="auto"/>
        <w:left w:val="none" w:sz="0" w:space="0" w:color="auto"/>
        <w:bottom w:val="none" w:sz="0" w:space="0" w:color="auto"/>
        <w:right w:val="none" w:sz="0" w:space="0" w:color="auto"/>
      </w:divBdr>
      <w:divsChild>
        <w:div w:id="29917071">
          <w:marLeft w:val="1166"/>
          <w:marRight w:val="0"/>
          <w:marTop w:val="115"/>
          <w:marBottom w:val="0"/>
          <w:divBdr>
            <w:top w:val="none" w:sz="0" w:space="0" w:color="auto"/>
            <w:left w:val="none" w:sz="0" w:space="0" w:color="auto"/>
            <w:bottom w:val="none" w:sz="0" w:space="0" w:color="auto"/>
            <w:right w:val="none" w:sz="0" w:space="0" w:color="auto"/>
          </w:divBdr>
        </w:div>
        <w:div w:id="575239439">
          <w:marLeft w:val="1166"/>
          <w:marRight w:val="0"/>
          <w:marTop w:val="115"/>
          <w:marBottom w:val="0"/>
          <w:divBdr>
            <w:top w:val="none" w:sz="0" w:space="0" w:color="auto"/>
            <w:left w:val="none" w:sz="0" w:space="0" w:color="auto"/>
            <w:bottom w:val="none" w:sz="0" w:space="0" w:color="auto"/>
            <w:right w:val="none" w:sz="0" w:space="0" w:color="auto"/>
          </w:divBdr>
        </w:div>
        <w:div w:id="607740947">
          <w:marLeft w:val="1166"/>
          <w:marRight w:val="0"/>
          <w:marTop w:val="115"/>
          <w:marBottom w:val="0"/>
          <w:divBdr>
            <w:top w:val="none" w:sz="0" w:space="0" w:color="auto"/>
            <w:left w:val="none" w:sz="0" w:space="0" w:color="auto"/>
            <w:bottom w:val="none" w:sz="0" w:space="0" w:color="auto"/>
            <w:right w:val="none" w:sz="0" w:space="0" w:color="auto"/>
          </w:divBdr>
        </w:div>
        <w:div w:id="1022976157">
          <w:marLeft w:val="547"/>
          <w:marRight w:val="0"/>
          <w:marTop w:val="115"/>
          <w:marBottom w:val="0"/>
          <w:divBdr>
            <w:top w:val="none" w:sz="0" w:space="0" w:color="auto"/>
            <w:left w:val="none" w:sz="0" w:space="0" w:color="auto"/>
            <w:bottom w:val="none" w:sz="0" w:space="0" w:color="auto"/>
            <w:right w:val="none" w:sz="0" w:space="0" w:color="auto"/>
          </w:divBdr>
        </w:div>
        <w:div w:id="1203178251">
          <w:marLeft w:val="1166"/>
          <w:marRight w:val="0"/>
          <w:marTop w:val="115"/>
          <w:marBottom w:val="0"/>
          <w:divBdr>
            <w:top w:val="none" w:sz="0" w:space="0" w:color="auto"/>
            <w:left w:val="none" w:sz="0" w:space="0" w:color="auto"/>
            <w:bottom w:val="none" w:sz="0" w:space="0" w:color="auto"/>
            <w:right w:val="none" w:sz="0" w:space="0" w:color="auto"/>
          </w:divBdr>
        </w:div>
      </w:divsChild>
    </w:div>
    <w:div w:id="866913274">
      <w:bodyDiv w:val="1"/>
      <w:marLeft w:val="0"/>
      <w:marRight w:val="0"/>
      <w:marTop w:val="0"/>
      <w:marBottom w:val="0"/>
      <w:divBdr>
        <w:top w:val="none" w:sz="0" w:space="0" w:color="auto"/>
        <w:left w:val="none" w:sz="0" w:space="0" w:color="auto"/>
        <w:bottom w:val="none" w:sz="0" w:space="0" w:color="auto"/>
        <w:right w:val="none" w:sz="0" w:space="0" w:color="auto"/>
      </w:divBdr>
    </w:div>
    <w:div w:id="867524709">
      <w:bodyDiv w:val="1"/>
      <w:marLeft w:val="0"/>
      <w:marRight w:val="0"/>
      <w:marTop w:val="0"/>
      <w:marBottom w:val="0"/>
      <w:divBdr>
        <w:top w:val="none" w:sz="0" w:space="0" w:color="auto"/>
        <w:left w:val="none" w:sz="0" w:space="0" w:color="auto"/>
        <w:bottom w:val="none" w:sz="0" w:space="0" w:color="auto"/>
        <w:right w:val="none" w:sz="0" w:space="0" w:color="auto"/>
      </w:divBdr>
    </w:div>
    <w:div w:id="868296696">
      <w:bodyDiv w:val="1"/>
      <w:marLeft w:val="0"/>
      <w:marRight w:val="0"/>
      <w:marTop w:val="0"/>
      <w:marBottom w:val="0"/>
      <w:divBdr>
        <w:top w:val="none" w:sz="0" w:space="0" w:color="auto"/>
        <w:left w:val="none" w:sz="0" w:space="0" w:color="auto"/>
        <w:bottom w:val="none" w:sz="0" w:space="0" w:color="auto"/>
        <w:right w:val="none" w:sz="0" w:space="0" w:color="auto"/>
      </w:divBdr>
    </w:div>
    <w:div w:id="868417911">
      <w:bodyDiv w:val="1"/>
      <w:marLeft w:val="0"/>
      <w:marRight w:val="0"/>
      <w:marTop w:val="0"/>
      <w:marBottom w:val="0"/>
      <w:divBdr>
        <w:top w:val="none" w:sz="0" w:space="0" w:color="auto"/>
        <w:left w:val="none" w:sz="0" w:space="0" w:color="auto"/>
        <w:bottom w:val="none" w:sz="0" w:space="0" w:color="auto"/>
        <w:right w:val="none" w:sz="0" w:space="0" w:color="auto"/>
      </w:divBdr>
      <w:divsChild>
        <w:div w:id="8025675">
          <w:marLeft w:val="1166"/>
          <w:marRight w:val="0"/>
          <w:marTop w:val="106"/>
          <w:marBottom w:val="0"/>
          <w:divBdr>
            <w:top w:val="none" w:sz="0" w:space="0" w:color="auto"/>
            <w:left w:val="none" w:sz="0" w:space="0" w:color="auto"/>
            <w:bottom w:val="none" w:sz="0" w:space="0" w:color="auto"/>
            <w:right w:val="none" w:sz="0" w:space="0" w:color="auto"/>
          </w:divBdr>
        </w:div>
        <w:div w:id="110563042">
          <w:marLeft w:val="547"/>
          <w:marRight w:val="0"/>
          <w:marTop w:val="106"/>
          <w:marBottom w:val="0"/>
          <w:divBdr>
            <w:top w:val="none" w:sz="0" w:space="0" w:color="auto"/>
            <w:left w:val="none" w:sz="0" w:space="0" w:color="auto"/>
            <w:bottom w:val="none" w:sz="0" w:space="0" w:color="auto"/>
            <w:right w:val="none" w:sz="0" w:space="0" w:color="auto"/>
          </w:divBdr>
        </w:div>
        <w:div w:id="981271867">
          <w:marLeft w:val="1166"/>
          <w:marRight w:val="0"/>
          <w:marTop w:val="106"/>
          <w:marBottom w:val="0"/>
          <w:divBdr>
            <w:top w:val="none" w:sz="0" w:space="0" w:color="auto"/>
            <w:left w:val="none" w:sz="0" w:space="0" w:color="auto"/>
            <w:bottom w:val="none" w:sz="0" w:space="0" w:color="auto"/>
            <w:right w:val="none" w:sz="0" w:space="0" w:color="auto"/>
          </w:divBdr>
        </w:div>
        <w:div w:id="1160389419">
          <w:marLeft w:val="547"/>
          <w:marRight w:val="0"/>
          <w:marTop w:val="106"/>
          <w:marBottom w:val="0"/>
          <w:divBdr>
            <w:top w:val="none" w:sz="0" w:space="0" w:color="auto"/>
            <w:left w:val="none" w:sz="0" w:space="0" w:color="auto"/>
            <w:bottom w:val="none" w:sz="0" w:space="0" w:color="auto"/>
            <w:right w:val="none" w:sz="0" w:space="0" w:color="auto"/>
          </w:divBdr>
        </w:div>
        <w:div w:id="1522236562">
          <w:marLeft w:val="547"/>
          <w:marRight w:val="0"/>
          <w:marTop w:val="106"/>
          <w:marBottom w:val="0"/>
          <w:divBdr>
            <w:top w:val="none" w:sz="0" w:space="0" w:color="auto"/>
            <w:left w:val="none" w:sz="0" w:space="0" w:color="auto"/>
            <w:bottom w:val="none" w:sz="0" w:space="0" w:color="auto"/>
            <w:right w:val="none" w:sz="0" w:space="0" w:color="auto"/>
          </w:divBdr>
        </w:div>
      </w:divsChild>
    </w:div>
    <w:div w:id="871040481">
      <w:bodyDiv w:val="1"/>
      <w:marLeft w:val="0"/>
      <w:marRight w:val="0"/>
      <w:marTop w:val="0"/>
      <w:marBottom w:val="0"/>
      <w:divBdr>
        <w:top w:val="none" w:sz="0" w:space="0" w:color="auto"/>
        <w:left w:val="none" w:sz="0" w:space="0" w:color="auto"/>
        <w:bottom w:val="none" w:sz="0" w:space="0" w:color="auto"/>
        <w:right w:val="none" w:sz="0" w:space="0" w:color="auto"/>
      </w:divBdr>
    </w:div>
    <w:div w:id="871378635">
      <w:bodyDiv w:val="1"/>
      <w:marLeft w:val="0"/>
      <w:marRight w:val="0"/>
      <w:marTop w:val="0"/>
      <w:marBottom w:val="0"/>
      <w:divBdr>
        <w:top w:val="none" w:sz="0" w:space="0" w:color="auto"/>
        <w:left w:val="none" w:sz="0" w:space="0" w:color="auto"/>
        <w:bottom w:val="none" w:sz="0" w:space="0" w:color="auto"/>
        <w:right w:val="none" w:sz="0" w:space="0" w:color="auto"/>
      </w:divBdr>
    </w:div>
    <w:div w:id="873151649">
      <w:bodyDiv w:val="1"/>
      <w:marLeft w:val="0"/>
      <w:marRight w:val="0"/>
      <w:marTop w:val="0"/>
      <w:marBottom w:val="0"/>
      <w:divBdr>
        <w:top w:val="none" w:sz="0" w:space="0" w:color="auto"/>
        <w:left w:val="none" w:sz="0" w:space="0" w:color="auto"/>
        <w:bottom w:val="none" w:sz="0" w:space="0" w:color="auto"/>
        <w:right w:val="none" w:sz="0" w:space="0" w:color="auto"/>
      </w:divBdr>
    </w:div>
    <w:div w:id="874584803">
      <w:bodyDiv w:val="1"/>
      <w:marLeft w:val="0"/>
      <w:marRight w:val="0"/>
      <w:marTop w:val="0"/>
      <w:marBottom w:val="0"/>
      <w:divBdr>
        <w:top w:val="none" w:sz="0" w:space="0" w:color="auto"/>
        <w:left w:val="none" w:sz="0" w:space="0" w:color="auto"/>
        <w:bottom w:val="none" w:sz="0" w:space="0" w:color="auto"/>
        <w:right w:val="none" w:sz="0" w:space="0" w:color="auto"/>
      </w:divBdr>
      <w:divsChild>
        <w:div w:id="161511964">
          <w:marLeft w:val="547"/>
          <w:marRight w:val="0"/>
          <w:marTop w:val="115"/>
          <w:marBottom w:val="0"/>
          <w:divBdr>
            <w:top w:val="none" w:sz="0" w:space="0" w:color="auto"/>
            <w:left w:val="none" w:sz="0" w:space="0" w:color="auto"/>
            <w:bottom w:val="none" w:sz="0" w:space="0" w:color="auto"/>
            <w:right w:val="none" w:sz="0" w:space="0" w:color="auto"/>
          </w:divBdr>
        </w:div>
        <w:div w:id="997922555">
          <w:marLeft w:val="1800"/>
          <w:marRight w:val="0"/>
          <w:marTop w:val="77"/>
          <w:marBottom w:val="0"/>
          <w:divBdr>
            <w:top w:val="none" w:sz="0" w:space="0" w:color="auto"/>
            <w:left w:val="none" w:sz="0" w:space="0" w:color="auto"/>
            <w:bottom w:val="none" w:sz="0" w:space="0" w:color="auto"/>
            <w:right w:val="none" w:sz="0" w:space="0" w:color="auto"/>
          </w:divBdr>
        </w:div>
        <w:div w:id="1206453988">
          <w:marLeft w:val="1166"/>
          <w:marRight w:val="0"/>
          <w:marTop w:val="96"/>
          <w:marBottom w:val="0"/>
          <w:divBdr>
            <w:top w:val="none" w:sz="0" w:space="0" w:color="auto"/>
            <w:left w:val="none" w:sz="0" w:space="0" w:color="auto"/>
            <w:bottom w:val="none" w:sz="0" w:space="0" w:color="auto"/>
            <w:right w:val="none" w:sz="0" w:space="0" w:color="auto"/>
          </w:divBdr>
        </w:div>
        <w:div w:id="1638416157">
          <w:marLeft w:val="1800"/>
          <w:marRight w:val="0"/>
          <w:marTop w:val="77"/>
          <w:marBottom w:val="0"/>
          <w:divBdr>
            <w:top w:val="none" w:sz="0" w:space="0" w:color="auto"/>
            <w:left w:val="none" w:sz="0" w:space="0" w:color="auto"/>
            <w:bottom w:val="none" w:sz="0" w:space="0" w:color="auto"/>
            <w:right w:val="none" w:sz="0" w:space="0" w:color="auto"/>
          </w:divBdr>
        </w:div>
        <w:div w:id="1919171076">
          <w:marLeft w:val="1166"/>
          <w:marRight w:val="0"/>
          <w:marTop w:val="96"/>
          <w:marBottom w:val="0"/>
          <w:divBdr>
            <w:top w:val="none" w:sz="0" w:space="0" w:color="auto"/>
            <w:left w:val="none" w:sz="0" w:space="0" w:color="auto"/>
            <w:bottom w:val="none" w:sz="0" w:space="0" w:color="auto"/>
            <w:right w:val="none" w:sz="0" w:space="0" w:color="auto"/>
          </w:divBdr>
        </w:div>
        <w:div w:id="2138180116">
          <w:marLeft w:val="547"/>
          <w:marRight w:val="0"/>
          <w:marTop w:val="115"/>
          <w:marBottom w:val="0"/>
          <w:divBdr>
            <w:top w:val="none" w:sz="0" w:space="0" w:color="auto"/>
            <w:left w:val="none" w:sz="0" w:space="0" w:color="auto"/>
            <w:bottom w:val="none" w:sz="0" w:space="0" w:color="auto"/>
            <w:right w:val="none" w:sz="0" w:space="0" w:color="auto"/>
          </w:divBdr>
        </w:div>
      </w:divsChild>
    </w:div>
    <w:div w:id="876351102">
      <w:bodyDiv w:val="1"/>
      <w:marLeft w:val="0"/>
      <w:marRight w:val="0"/>
      <w:marTop w:val="0"/>
      <w:marBottom w:val="0"/>
      <w:divBdr>
        <w:top w:val="none" w:sz="0" w:space="0" w:color="auto"/>
        <w:left w:val="none" w:sz="0" w:space="0" w:color="auto"/>
        <w:bottom w:val="none" w:sz="0" w:space="0" w:color="auto"/>
        <w:right w:val="none" w:sz="0" w:space="0" w:color="auto"/>
      </w:divBdr>
      <w:divsChild>
        <w:div w:id="69549376">
          <w:marLeft w:val="1166"/>
          <w:marRight w:val="0"/>
          <w:marTop w:val="86"/>
          <w:marBottom w:val="0"/>
          <w:divBdr>
            <w:top w:val="none" w:sz="0" w:space="0" w:color="auto"/>
            <w:left w:val="none" w:sz="0" w:space="0" w:color="auto"/>
            <w:bottom w:val="none" w:sz="0" w:space="0" w:color="auto"/>
            <w:right w:val="none" w:sz="0" w:space="0" w:color="auto"/>
          </w:divBdr>
        </w:div>
        <w:div w:id="77751487">
          <w:marLeft w:val="2520"/>
          <w:marRight w:val="0"/>
          <w:marTop w:val="67"/>
          <w:marBottom w:val="0"/>
          <w:divBdr>
            <w:top w:val="none" w:sz="0" w:space="0" w:color="auto"/>
            <w:left w:val="none" w:sz="0" w:space="0" w:color="auto"/>
            <w:bottom w:val="none" w:sz="0" w:space="0" w:color="auto"/>
            <w:right w:val="none" w:sz="0" w:space="0" w:color="auto"/>
          </w:divBdr>
        </w:div>
        <w:div w:id="641038305">
          <w:marLeft w:val="1166"/>
          <w:marRight w:val="0"/>
          <w:marTop w:val="86"/>
          <w:marBottom w:val="0"/>
          <w:divBdr>
            <w:top w:val="none" w:sz="0" w:space="0" w:color="auto"/>
            <w:left w:val="none" w:sz="0" w:space="0" w:color="auto"/>
            <w:bottom w:val="none" w:sz="0" w:space="0" w:color="auto"/>
            <w:right w:val="none" w:sz="0" w:space="0" w:color="auto"/>
          </w:divBdr>
        </w:div>
        <w:div w:id="697313239">
          <w:marLeft w:val="1800"/>
          <w:marRight w:val="0"/>
          <w:marTop w:val="77"/>
          <w:marBottom w:val="0"/>
          <w:divBdr>
            <w:top w:val="none" w:sz="0" w:space="0" w:color="auto"/>
            <w:left w:val="none" w:sz="0" w:space="0" w:color="auto"/>
            <w:bottom w:val="none" w:sz="0" w:space="0" w:color="auto"/>
            <w:right w:val="none" w:sz="0" w:space="0" w:color="auto"/>
          </w:divBdr>
        </w:div>
        <w:div w:id="742878791">
          <w:marLeft w:val="547"/>
          <w:marRight w:val="0"/>
          <w:marTop w:val="96"/>
          <w:marBottom w:val="0"/>
          <w:divBdr>
            <w:top w:val="none" w:sz="0" w:space="0" w:color="auto"/>
            <w:left w:val="none" w:sz="0" w:space="0" w:color="auto"/>
            <w:bottom w:val="none" w:sz="0" w:space="0" w:color="auto"/>
            <w:right w:val="none" w:sz="0" w:space="0" w:color="auto"/>
          </w:divBdr>
        </w:div>
        <w:div w:id="831290188">
          <w:marLeft w:val="1800"/>
          <w:marRight w:val="0"/>
          <w:marTop w:val="77"/>
          <w:marBottom w:val="0"/>
          <w:divBdr>
            <w:top w:val="none" w:sz="0" w:space="0" w:color="auto"/>
            <w:left w:val="none" w:sz="0" w:space="0" w:color="auto"/>
            <w:bottom w:val="none" w:sz="0" w:space="0" w:color="auto"/>
            <w:right w:val="none" w:sz="0" w:space="0" w:color="auto"/>
          </w:divBdr>
        </w:div>
        <w:div w:id="862399836">
          <w:marLeft w:val="2520"/>
          <w:marRight w:val="0"/>
          <w:marTop w:val="67"/>
          <w:marBottom w:val="0"/>
          <w:divBdr>
            <w:top w:val="none" w:sz="0" w:space="0" w:color="auto"/>
            <w:left w:val="none" w:sz="0" w:space="0" w:color="auto"/>
            <w:bottom w:val="none" w:sz="0" w:space="0" w:color="auto"/>
            <w:right w:val="none" w:sz="0" w:space="0" w:color="auto"/>
          </w:divBdr>
        </w:div>
        <w:div w:id="1213421502">
          <w:marLeft w:val="1166"/>
          <w:marRight w:val="0"/>
          <w:marTop w:val="86"/>
          <w:marBottom w:val="0"/>
          <w:divBdr>
            <w:top w:val="none" w:sz="0" w:space="0" w:color="auto"/>
            <w:left w:val="none" w:sz="0" w:space="0" w:color="auto"/>
            <w:bottom w:val="none" w:sz="0" w:space="0" w:color="auto"/>
            <w:right w:val="none" w:sz="0" w:space="0" w:color="auto"/>
          </w:divBdr>
        </w:div>
        <w:div w:id="1663662373">
          <w:marLeft w:val="547"/>
          <w:marRight w:val="0"/>
          <w:marTop w:val="96"/>
          <w:marBottom w:val="0"/>
          <w:divBdr>
            <w:top w:val="none" w:sz="0" w:space="0" w:color="auto"/>
            <w:left w:val="none" w:sz="0" w:space="0" w:color="auto"/>
            <w:bottom w:val="none" w:sz="0" w:space="0" w:color="auto"/>
            <w:right w:val="none" w:sz="0" w:space="0" w:color="auto"/>
          </w:divBdr>
        </w:div>
        <w:div w:id="2044288941">
          <w:marLeft w:val="547"/>
          <w:marRight w:val="0"/>
          <w:marTop w:val="96"/>
          <w:marBottom w:val="0"/>
          <w:divBdr>
            <w:top w:val="none" w:sz="0" w:space="0" w:color="auto"/>
            <w:left w:val="none" w:sz="0" w:space="0" w:color="auto"/>
            <w:bottom w:val="none" w:sz="0" w:space="0" w:color="auto"/>
            <w:right w:val="none" w:sz="0" w:space="0" w:color="auto"/>
          </w:divBdr>
        </w:div>
      </w:divsChild>
    </w:div>
    <w:div w:id="876501433">
      <w:bodyDiv w:val="1"/>
      <w:marLeft w:val="0"/>
      <w:marRight w:val="0"/>
      <w:marTop w:val="0"/>
      <w:marBottom w:val="0"/>
      <w:divBdr>
        <w:top w:val="none" w:sz="0" w:space="0" w:color="auto"/>
        <w:left w:val="none" w:sz="0" w:space="0" w:color="auto"/>
        <w:bottom w:val="none" w:sz="0" w:space="0" w:color="auto"/>
        <w:right w:val="none" w:sz="0" w:space="0" w:color="auto"/>
      </w:divBdr>
    </w:div>
    <w:div w:id="877156704">
      <w:bodyDiv w:val="1"/>
      <w:marLeft w:val="0"/>
      <w:marRight w:val="0"/>
      <w:marTop w:val="0"/>
      <w:marBottom w:val="0"/>
      <w:divBdr>
        <w:top w:val="none" w:sz="0" w:space="0" w:color="auto"/>
        <w:left w:val="none" w:sz="0" w:space="0" w:color="auto"/>
        <w:bottom w:val="none" w:sz="0" w:space="0" w:color="auto"/>
        <w:right w:val="none" w:sz="0" w:space="0" w:color="auto"/>
      </w:divBdr>
    </w:div>
    <w:div w:id="877476140">
      <w:bodyDiv w:val="1"/>
      <w:marLeft w:val="0"/>
      <w:marRight w:val="0"/>
      <w:marTop w:val="0"/>
      <w:marBottom w:val="0"/>
      <w:divBdr>
        <w:top w:val="none" w:sz="0" w:space="0" w:color="auto"/>
        <w:left w:val="none" w:sz="0" w:space="0" w:color="auto"/>
        <w:bottom w:val="none" w:sz="0" w:space="0" w:color="auto"/>
        <w:right w:val="none" w:sz="0" w:space="0" w:color="auto"/>
      </w:divBdr>
    </w:div>
    <w:div w:id="878057166">
      <w:bodyDiv w:val="1"/>
      <w:marLeft w:val="0"/>
      <w:marRight w:val="0"/>
      <w:marTop w:val="0"/>
      <w:marBottom w:val="0"/>
      <w:divBdr>
        <w:top w:val="none" w:sz="0" w:space="0" w:color="auto"/>
        <w:left w:val="none" w:sz="0" w:space="0" w:color="auto"/>
        <w:bottom w:val="none" w:sz="0" w:space="0" w:color="auto"/>
        <w:right w:val="none" w:sz="0" w:space="0" w:color="auto"/>
      </w:divBdr>
    </w:div>
    <w:div w:id="878467556">
      <w:bodyDiv w:val="1"/>
      <w:marLeft w:val="0"/>
      <w:marRight w:val="0"/>
      <w:marTop w:val="0"/>
      <w:marBottom w:val="0"/>
      <w:divBdr>
        <w:top w:val="none" w:sz="0" w:space="0" w:color="auto"/>
        <w:left w:val="none" w:sz="0" w:space="0" w:color="auto"/>
        <w:bottom w:val="none" w:sz="0" w:space="0" w:color="auto"/>
        <w:right w:val="none" w:sz="0" w:space="0" w:color="auto"/>
      </w:divBdr>
      <w:divsChild>
        <w:div w:id="229311866">
          <w:marLeft w:val="806"/>
          <w:marRight w:val="0"/>
          <w:marTop w:val="75"/>
          <w:marBottom w:val="0"/>
          <w:divBdr>
            <w:top w:val="none" w:sz="0" w:space="0" w:color="auto"/>
            <w:left w:val="none" w:sz="0" w:space="0" w:color="auto"/>
            <w:bottom w:val="none" w:sz="0" w:space="0" w:color="auto"/>
            <w:right w:val="none" w:sz="0" w:space="0" w:color="auto"/>
          </w:divBdr>
        </w:div>
        <w:div w:id="465659711">
          <w:marLeft w:val="806"/>
          <w:marRight w:val="0"/>
          <w:marTop w:val="75"/>
          <w:marBottom w:val="0"/>
          <w:divBdr>
            <w:top w:val="none" w:sz="0" w:space="0" w:color="auto"/>
            <w:left w:val="none" w:sz="0" w:space="0" w:color="auto"/>
            <w:bottom w:val="none" w:sz="0" w:space="0" w:color="auto"/>
            <w:right w:val="none" w:sz="0" w:space="0" w:color="auto"/>
          </w:divBdr>
        </w:div>
        <w:div w:id="872306322">
          <w:marLeft w:val="274"/>
          <w:marRight w:val="0"/>
          <w:marTop w:val="150"/>
          <w:marBottom w:val="0"/>
          <w:divBdr>
            <w:top w:val="none" w:sz="0" w:space="0" w:color="auto"/>
            <w:left w:val="none" w:sz="0" w:space="0" w:color="auto"/>
            <w:bottom w:val="none" w:sz="0" w:space="0" w:color="auto"/>
            <w:right w:val="none" w:sz="0" w:space="0" w:color="auto"/>
          </w:divBdr>
        </w:div>
        <w:div w:id="1986010653">
          <w:marLeft w:val="806"/>
          <w:marRight w:val="0"/>
          <w:marTop w:val="75"/>
          <w:marBottom w:val="0"/>
          <w:divBdr>
            <w:top w:val="none" w:sz="0" w:space="0" w:color="auto"/>
            <w:left w:val="none" w:sz="0" w:space="0" w:color="auto"/>
            <w:bottom w:val="none" w:sz="0" w:space="0" w:color="auto"/>
            <w:right w:val="none" w:sz="0" w:space="0" w:color="auto"/>
          </w:divBdr>
        </w:div>
      </w:divsChild>
    </w:div>
    <w:div w:id="878472412">
      <w:bodyDiv w:val="1"/>
      <w:marLeft w:val="0"/>
      <w:marRight w:val="0"/>
      <w:marTop w:val="0"/>
      <w:marBottom w:val="0"/>
      <w:divBdr>
        <w:top w:val="none" w:sz="0" w:space="0" w:color="auto"/>
        <w:left w:val="none" w:sz="0" w:space="0" w:color="auto"/>
        <w:bottom w:val="none" w:sz="0" w:space="0" w:color="auto"/>
        <w:right w:val="none" w:sz="0" w:space="0" w:color="auto"/>
      </w:divBdr>
      <w:divsChild>
        <w:div w:id="265816462">
          <w:marLeft w:val="1800"/>
          <w:marRight w:val="0"/>
          <w:marTop w:val="96"/>
          <w:marBottom w:val="0"/>
          <w:divBdr>
            <w:top w:val="none" w:sz="0" w:space="0" w:color="auto"/>
            <w:left w:val="none" w:sz="0" w:space="0" w:color="auto"/>
            <w:bottom w:val="none" w:sz="0" w:space="0" w:color="auto"/>
            <w:right w:val="none" w:sz="0" w:space="0" w:color="auto"/>
          </w:divBdr>
        </w:div>
        <w:div w:id="567497844">
          <w:marLeft w:val="1166"/>
          <w:marRight w:val="0"/>
          <w:marTop w:val="115"/>
          <w:marBottom w:val="0"/>
          <w:divBdr>
            <w:top w:val="none" w:sz="0" w:space="0" w:color="auto"/>
            <w:left w:val="none" w:sz="0" w:space="0" w:color="auto"/>
            <w:bottom w:val="none" w:sz="0" w:space="0" w:color="auto"/>
            <w:right w:val="none" w:sz="0" w:space="0" w:color="auto"/>
          </w:divBdr>
        </w:div>
        <w:div w:id="732657438">
          <w:marLeft w:val="1166"/>
          <w:marRight w:val="0"/>
          <w:marTop w:val="115"/>
          <w:marBottom w:val="0"/>
          <w:divBdr>
            <w:top w:val="none" w:sz="0" w:space="0" w:color="auto"/>
            <w:left w:val="none" w:sz="0" w:space="0" w:color="auto"/>
            <w:bottom w:val="none" w:sz="0" w:space="0" w:color="auto"/>
            <w:right w:val="none" w:sz="0" w:space="0" w:color="auto"/>
          </w:divBdr>
        </w:div>
        <w:div w:id="1152023612">
          <w:marLeft w:val="547"/>
          <w:marRight w:val="0"/>
          <w:marTop w:val="134"/>
          <w:marBottom w:val="0"/>
          <w:divBdr>
            <w:top w:val="none" w:sz="0" w:space="0" w:color="auto"/>
            <w:left w:val="none" w:sz="0" w:space="0" w:color="auto"/>
            <w:bottom w:val="none" w:sz="0" w:space="0" w:color="auto"/>
            <w:right w:val="none" w:sz="0" w:space="0" w:color="auto"/>
          </w:divBdr>
        </w:div>
        <w:div w:id="1644196053">
          <w:marLeft w:val="1800"/>
          <w:marRight w:val="0"/>
          <w:marTop w:val="96"/>
          <w:marBottom w:val="0"/>
          <w:divBdr>
            <w:top w:val="none" w:sz="0" w:space="0" w:color="auto"/>
            <w:left w:val="none" w:sz="0" w:space="0" w:color="auto"/>
            <w:bottom w:val="none" w:sz="0" w:space="0" w:color="auto"/>
            <w:right w:val="none" w:sz="0" w:space="0" w:color="auto"/>
          </w:divBdr>
        </w:div>
      </w:divsChild>
    </w:div>
    <w:div w:id="878594273">
      <w:bodyDiv w:val="1"/>
      <w:marLeft w:val="0"/>
      <w:marRight w:val="0"/>
      <w:marTop w:val="0"/>
      <w:marBottom w:val="0"/>
      <w:divBdr>
        <w:top w:val="none" w:sz="0" w:space="0" w:color="auto"/>
        <w:left w:val="none" w:sz="0" w:space="0" w:color="auto"/>
        <w:bottom w:val="none" w:sz="0" w:space="0" w:color="auto"/>
        <w:right w:val="none" w:sz="0" w:space="0" w:color="auto"/>
      </w:divBdr>
    </w:div>
    <w:div w:id="878935853">
      <w:bodyDiv w:val="1"/>
      <w:marLeft w:val="0"/>
      <w:marRight w:val="0"/>
      <w:marTop w:val="0"/>
      <w:marBottom w:val="0"/>
      <w:divBdr>
        <w:top w:val="none" w:sz="0" w:space="0" w:color="auto"/>
        <w:left w:val="none" w:sz="0" w:space="0" w:color="auto"/>
        <w:bottom w:val="none" w:sz="0" w:space="0" w:color="auto"/>
        <w:right w:val="none" w:sz="0" w:space="0" w:color="auto"/>
      </w:divBdr>
    </w:div>
    <w:div w:id="880092921">
      <w:bodyDiv w:val="1"/>
      <w:marLeft w:val="0"/>
      <w:marRight w:val="0"/>
      <w:marTop w:val="0"/>
      <w:marBottom w:val="0"/>
      <w:divBdr>
        <w:top w:val="none" w:sz="0" w:space="0" w:color="auto"/>
        <w:left w:val="none" w:sz="0" w:space="0" w:color="auto"/>
        <w:bottom w:val="none" w:sz="0" w:space="0" w:color="auto"/>
        <w:right w:val="none" w:sz="0" w:space="0" w:color="auto"/>
      </w:divBdr>
    </w:div>
    <w:div w:id="880946692">
      <w:bodyDiv w:val="1"/>
      <w:marLeft w:val="0"/>
      <w:marRight w:val="0"/>
      <w:marTop w:val="0"/>
      <w:marBottom w:val="0"/>
      <w:divBdr>
        <w:top w:val="none" w:sz="0" w:space="0" w:color="auto"/>
        <w:left w:val="none" w:sz="0" w:space="0" w:color="auto"/>
        <w:bottom w:val="none" w:sz="0" w:space="0" w:color="auto"/>
        <w:right w:val="none" w:sz="0" w:space="0" w:color="auto"/>
      </w:divBdr>
    </w:div>
    <w:div w:id="883367491">
      <w:bodyDiv w:val="1"/>
      <w:marLeft w:val="0"/>
      <w:marRight w:val="0"/>
      <w:marTop w:val="0"/>
      <w:marBottom w:val="0"/>
      <w:divBdr>
        <w:top w:val="none" w:sz="0" w:space="0" w:color="auto"/>
        <w:left w:val="none" w:sz="0" w:space="0" w:color="auto"/>
        <w:bottom w:val="none" w:sz="0" w:space="0" w:color="auto"/>
        <w:right w:val="none" w:sz="0" w:space="0" w:color="auto"/>
      </w:divBdr>
    </w:div>
    <w:div w:id="883635676">
      <w:bodyDiv w:val="1"/>
      <w:marLeft w:val="0"/>
      <w:marRight w:val="0"/>
      <w:marTop w:val="0"/>
      <w:marBottom w:val="0"/>
      <w:divBdr>
        <w:top w:val="none" w:sz="0" w:space="0" w:color="auto"/>
        <w:left w:val="none" w:sz="0" w:space="0" w:color="auto"/>
        <w:bottom w:val="none" w:sz="0" w:space="0" w:color="auto"/>
        <w:right w:val="none" w:sz="0" w:space="0" w:color="auto"/>
      </w:divBdr>
      <w:divsChild>
        <w:div w:id="10496761">
          <w:marLeft w:val="547"/>
          <w:marRight w:val="0"/>
          <w:marTop w:val="96"/>
          <w:marBottom w:val="0"/>
          <w:divBdr>
            <w:top w:val="none" w:sz="0" w:space="0" w:color="auto"/>
            <w:left w:val="none" w:sz="0" w:space="0" w:color="auto"/>
            <w:bottom w:val="none" w:sz="0" w:space="0" w:color="auto"/>
            <w:right w:val="none" w:sz="0" w:space="0" w:color="auto"/>
          </w:divBdr>
        </w:div>
        <w:div w:id="399836769">
          <w:marLeft w:val="1166"/>
          <w:marRight w:val="0"/>
          <w:marTop w:val="96"/>
          <w:marBottom w:val="0"/>
          <w:divBdr>
            <w:top w:val="none" w:sz="0" w:space="0" w:color="auto"/>
            <w:left w:val="none" w:sz="0" w:space="0" w:color="auto"/>
            <w:bottom w:val="none" w:sz="0" w:space="0" w:color="auto"/>
            <w:right w:val="none" w:sz="0" w:space="0" w:color="auto"/>
          </w:divBdr>
        </w:div>
        <w:div w:id="482311760">
          <w:marLeft w:val="1166"/>
          <w:marRight w:val="0"/>
          <w:marTop w:val="96"/>
          <w:marBottom w:val="0"/>
          <w:divBdr>
            <w:top w:val="none" w:sz="0" w:space="0" w:color="auto"/>
            <w:left w:val="none" w:sz="0" w:space="0" w:color="auto"/>
            <w:bottom w:val="none" w:sz="0" w:space="0" w:color="auto"/>
            <w:right w:val="none" w:sz="0" w:space="0" w:color="auto"/>
          </w:divBdr>
        </w:div>
        <w:div w:id="585384789">
          <w:marLeft w:val="1800"/>
          <w:marRight w:val="0"/>
          <w:marTop w:val="82"/>
          <w:marBottom w:val="0"/>
          <w:divBdr>
            <w:top w:val="none" w:sz="0" w:space="0" w:color="auto"/>
            <w:left w:val="none" w:sz="0" w:space="0" w:color="auto"/>
            <w:bottom w:val="none" w:sz="0" w:space="0" w:color="auto"/>
            <w:right w:val="none" w:sz="0" w:space="0" w:color="auto"/>
          </w:divBdr>
        </w:div>
        <w:div w:id="830483787">
          <w:marLeft w:val="1800"/>
          <w:marRight w:val="0"/>
          <w:marTop w:val="82"/>
          <w:marBottom w:val="0"/>
          <w:divBdr>
            <w:top w:val="none" w:sz="0" w:space="0" w:color="auto"/>
            <w:left w:val="none" w:sz="0" w:space="0" w:color="auto"/>
            <w:bottom w:val="none" w:sz="0" w:space="0" w:color="auto"/>
            <w:right w:val="none" w:sz="0" w:space="0" w:color="auto"/>
          </w:divBdr>
        </w:div>
        <w:div w:id="849875578">
          <w:marLeft w:val="1166"/>
          <w:marRight w:val="0"/>
          <w:marTop w:val="96"/>
          <w:marBottom w:val="0"/>
          <w:divBdr>
            <w:top w:val="none" w:sz="0" w:space="0" w:color="auto"/>
            <w:left w:val="none" w:sz="0" w:space="0" w:color="auto"/>
            <w:bottom w:val="none" w:sz="0" w:space="0" w:color="auto"/>
            <w:right w:val="none" w:sz="0" w:space="0" w:color="auto"/>
          </w:divBdr>
        </w:div>
        <w:div w:id="998582101">
          <w:marLeft w:val="547"/>
          <w:marRight w:val="0"/>
          <w:marTop w:val="96"/>
          <w:marBottom w:val="0"/>
          <w:divBdr>
            <w:top w:val="none" w:sz="0" w:space="0" w:color="auto"/>
            <w:left w:val="none" w:sz="0" w:space="0" w:color="auto"/>
            <w:bottom w:val="none" w:sz="0" w:space="0" w:color="auto"/>
            <w:right w:val="none" w:sz="0" w:space="0" w:color="auto"/>
          </w:divBdr>
        </w:div>
        <w:div w:id="1616907097">
          <w:marLeft w:val="1166"/>
          <w:marRight w:val="0"/>
          <w:marTop w:val="96"/>
          <w:marBottom w:val="0"/>
          <w:divBdr>
            <w:top w:val="none" w:sz="0" w:space="0" w:color="auto"/>
            <w:left w:val="none" w:sz="0" w:space="0" w:color="auto"/>
            <w:bottom w:val="none" w:sz="0" w:space="0" w:color="auto"/>
            <w:right w:val="none" w:sz="0" w:space="0" w:color="auto"/>
          </w:divBdr>
        </w:div>
        <w:div w:id="1708330803">
          <w:marLeft w:val="1800"/>
          <w:marRight w:val="0"/>
          <w:marTop w:val="82"/>
          <w:marBottom w:val="0"/>
          <w:divBdr>
            <w:top w:val="none" w:sz="0" w:space="0" w:color="auto"/>
            <w:left w:val="none" w:sz="0" w:space="0" w:color="auto"/>
            <w:bottom w:val="none" w:sz="0" w:space="0" w:color="auto"/>
            <w:right w:val="none" w:sz="0" w:space="0" w:color="auto"/>
          </w:divBdr>
        </w:div>
        <w:div w:id="1997175567">
          <w:marLeft w:val="1166"/>
          <w:marRight w:val="0"/>
          <w:marTop w:val="96"/>
          <w:marBottom w:val="0"/>
          <w:divBdr>
            <w:top w:val="none" w:sz="0" w:space="0" w:color="auto"/>
            <w:left w:val="none" w:sz="0" w:space="0" w:color="auto"/>
            <w:bottom w:val="none" w:sz="0" w:space="0" w:color="auto"/>
            <w:right w:val="none" w:sz="0" w:space="0" w:color="auto"/>
          </w:divBdr>
        </w:div>
      </w:divsChild>
    </w:div>
    <w:div w:id="886069897">
      <w:bodyDiv w:val="1"/>
      <w:marLeft w:val="0"/>
      <w:marRight w:val="0"/>
      <w:marTop w:val="0"/>
      <w:marBottom w:val="0"/>
      <w:divBdr>
        <w:top w:val="none" w:sz="0" w:space="0" w:color="auto"/>
        <w:left w:val="none" w:sz="0" w:space="0" w:color="auto"/>
        <w:bottom w:val="none" w:sz="0" w:space="0" w:color="auto"/>
        <w:right w:val="none" w:sz="0" w:space="0" w:color="auto"/>
      </w:divBdr>
      <w:divsChild>
        <w:div w:id="2036344759">
          <w:marLeft w:val="0"/>
          <w:marRight w:val="0"/>
          <w:marTop w:val="0"/>
          <w:marBottom w:val="0"/>
          <w:divBdr>
            <w:top w:val="none" w:sz="0" w:space="0" w:color="auto"/>
            <w:left w:val="none" w:sz="0" w:space="0" w:color="auto"/>
            <w:bottom w:val="none" w:sz="0" w:space="0" w:color="auto"/>
            <w:right w:val="none" w:sz="0" w:space="0" w:color="auto"/>
          </w:divBdr>
          <w:divsChild>
            <w:div w:id="177735849">
              <w:marLeft w:val="0"/>
              <w:marRight w:val="0"/>
              <w:marTop w:val="0"/>
              <w:marBottom w:val="0"/>
              <w:divBdr>
                <w:top w:val="none" w:sz="0" w:space="0" w:color="auto"/>
                <w:left w:val="none" w:sz="0" w:space="0" w:color="auto"/>
                <w:bottom w:val="none" w:sz="0" w:space="0" w:color="auto"/>
                <w:right w:val="none" w:sz="0" w:space="0" w:color="auto"/>
              </w:divBdr>
            </w:div>
            <w:div w:id="537936891">
              <w:marLeft w:val="0"/>
              <w:marRight w:val="0"/>
              <w:marTop w:val="0"/>
              <w:marBottom w:val="0"/>
              <w:divBdr>
                <w:top w:val="none" w:sz="0" w:space="0" w:color="auto"/>
                <w:left w:val="none" w:sz="0" w:space="0" w:color="auto"/>
                <w:bottom w:val="none" w:sz="0" w:space="0" w:color="auto"/>
                <w:right w:val="none" w:sz="0" w:space="0" w:color="auto"/>
              </w:divBdr>
            </w:div>
            <w:div w:id="539634173">
              <w:marLeft w:val="0"/>
              <w:marRight w:val="0"/>
              <w:marTop w:val="0"/>
              <w:marBottom w:val="0"/>
              <w:divBdr>
                <w:top w:val="none" w:sz="0" w:space="0" w:color="auto"/>
                <w:left w:val="none" w:sz="0" w:space="0" w:color="auto"/>
                <w:bottom w:val="none" w:sz="0" w:space="0" w:color="auto"/>
                <w:right w:val="none" w:sz="0" w:space="0" w:color="auto"/>
              </w:divBdr>
            </w:div>
            <w:div w:id="725688819">
              <w:marLeft w:val="0"/>
              <w:marRight w:val="0"/>
              <w:marTop w:val="0"/>
              <w:marBottom w:val="0"/>
              <w:divBdr>
                <w:top w:val="none" w:sz="0" w:space="0" w:color="auto"/>
                <w:left w:val="none" w:sz="0" w:space="0" w:color="auto"/>
                <w:bottom w:val="none" w:sz="0" w:space="0" w:color="auto"/>
                <w:right w:val="none" w:sz="0" w:space="0" w:color="auto"/>
              </w:divBdr>
            </w:div>
            <w:div w:id="1198129889">
              <w:marLeft w:val="0"/>
              <w:marRight w:val="0"/>
              <w:marTop w:val="0"/>
              <w:marBottom w:val="0"/>
              <w:divBdr>
                <w:top w:val="none" w:sz="0" w:space="0" w:color="auto"/>
                <w:left w:val="none" w:sz="0" w:space="0" w:color="auto"/>
                <w:bottom w:val="none" w:sz="0" w:space="0" w:color="auto"/>
                <w:right w:val="none" w:sz="0" w:space="0" w:color="auto"/>
              </w:divBdr>
            </w:div>
            <w:div w:id="1504122860">
              <w:marLeft w:val="0"/>
              <w:marRight w:val="0"/>
              <w:marTop w:val="0"/>
              <w:marBottom w:val="0"/>
              <w:divBdr>
                <w:top w:val="none" w:sz="0" w:space="0" w:color="auto"/>
                <w:left w:val="none" w:sz="0" w:space="0" w:color="auto"/>
                <w:bottom w:val="none" w:sz="0" w:space="0" w:color="auto"/>
                <w:right w:val="none" w:sz="0" w:space="0" w:color="auto"/>
              </w:divBdr>
            </w:div>
            <w:div w:id="1559127706">
              <w:marLeft w:val="0"/>
              <w:marRight w:val="0"/>
              <w:marTop w:val="0"/>
              <w:marBottom w:val="0"/>
              <w:divBdr>
                <w:top w:val="none" w:sz="0" w:space="0" w:color="auto"/>
                <w:left w:val="none" w:sz="0" w:space="0" w:color="auto"/>
                <w:bottom w:val="none" w:sz="0" w:space="0" w:color="auto"/>
                <w:right w:val="none" w:sz="0" w:space="0" w:color="auto"/>
              </w:divBdr>
            </w:div>
            <w:div w:id="1730417281">
              <w:marLeft w:val="0"/>
              <w:marRight w:val="0"/>
              <w:marTop w:val="0"/>
              <w:marBottom w:val="0"/>
              <w:divBdr>
                <w:top w:val="none" w:sz="0" w:space="0" w:color="auto"/>
                <w:left w:val="none" w:sz="0" w:space="0" w:color="auto"/>
                <w:bottom w:val="none" w:sz="0" w:space="0" w:color="auto"/>
                <w:right w:val="none" w:sz="0" w:space="0" w:color="auto"/>
              </w:divBdr>
            </w:div>
            <w:div w:id="2121801789">
              <w:marLeft w:val="0"/>
              <w:marRight w:val="0"/>
              <w:marTop w:val="0"/>
              <w:marBottom w:val="0"/>
              <w:divBdr>
                <w:top w:val="none" w:sz="0" w:space="0" w:color="auto"/>
                <w:left w:val="none" w:sz="0" w:space="0" w:color="auto"/>
                <w:bottom w:val="none" w:sz="0" w:space="0" w:color="auto"/>
                <w:right w:val="none" w:sz="0" w:space="0" w:color="auto"/>
              </w:divBdr>
            </w:div>
            <w:div w:id="21427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443">
      <w:bodyDiv w:val="1"/>
      <w:marLeft w:val="0"/>
      <w:marRight w:val="0"/>
      <w:marTop w:val="0"/>
      <w:marBottom w:val="0"/>
      <w:divBdr>
        <w:top w:val="none" w:sz="0" w:space="0" w:color="auto"/>
        <w:left w:val="none" w:sz="0" w:space="0" w:color="auto"/>
        <w:bottom w:val="none" w:sz="0" w:space="0" w:color="auto"/>
        <w:right w:val="none" w:sz="0" w:space="0" w:color="auto"/>
      </w:divBdr>
      <w:divsChild>
        <w:div w:id="108161903">
          <w:marLeft w:val="360"/>
          <w:marRight w:val="0"/>
          <w:marTop w:val="200"/>
          <w:marBottom w:val="0"/>
          <w:divBdr>
            <w:top w:val="none" w:sz="0" w:space="0" w:color="auto"/>
            <w:left w:val="none" w:sz="0" w:space="0" w:color="auto"/>
            <w:bottom w:val="none" w:sz="0" w:space="0" w:color="auto"/>
            <w:right w:val="none" w:sz="0" w:space="0" w:color="auto"/>
          </w:divBdr>
        </w:div>
      </w:divsChild>
    </w:div>
    <w:div w:id="886451275">
      <w:bodyDiv w:val="1"/>
      <w:marLeft w:val="0"/>
      <w:marRight w:val="0"/>
      <w:marTop w:val="0"/>
      <w:marBottom w:val="0"/>
      <w:divBdr>
        <w:top w:val="none" w:sz="0" w:space="0" w:color="auto"/>
        <w:left w:val="none" w:sz="0" w:space="0" w:color="auto"/>
        <w:bottom w:val="none" w:sz="0" w:space="0" w:color="auto"/>
        <w:right w:val="none" w:sz="0" w:space="0" w:color="auto"/>
      </w:divBdr>
    </w:div>
    <w:div w:id="887768624">
      <w:bodyDiv w:val="1"/>
      <w:marLeft w:val="0"/>
      <w:marRight w:val="0"/>
      <w:marTop w:val="0"/>
      <w:marBottom w:val="0"/>
      <w:divBdr>
        <w:top w:val="none" w:sz="0" w:space="0" w:color="auto"/>
        <w:left w:val="none" w:sz="0" w:space="0" w:color="auto"/>
        <w:bottom w:val="none" w:sz="0" w:space="0" w:color="auto"/>
        <w:right w:val="none" w:sz="0" w:space="0" w:color="auto"/>
      </w:divBdr>
    </w:div>
    <w:div w:id="887884778">
      <w:bodyDiv w:val="1"/>
      <w:marLeft w:val="0"/>
      <w:marRight w:val="0"/>
      <w:marTop w:val="0"/>
      <w:marBottom w:val="0"/>
      <w:divBdr>
        <w:top w:val="none" w:sz="0" w:space="0" w:color="auto"/>
        <w:left w:val="none" w:sz="0" w:space="0" w:color="auto"/>
        <w:bottom w:val="none" w:sz="0" w:space="0" w:color="auto"/>
        <w:right w:val="none" w:sz="0" w:space="0" w:color="auto"/>
      </w:divBdr>
    </w:div>
    <w:div w:id="888036134">
      <w:bodyDiv w:val="1"/>
      <w:marLeft w:val="0"/>
      <w:marRight w:val="0"/>
      <w:marTop w:val="0"/>
      <w:marBottom w:val="0"/>
      <w:divBdr>
        <w:top w:val="none" w:sz="0" w:space="0" w:color="auto"/>
        <w:left w:val="none" w:sz="0" w:space="0" w:color="auto"/>
        <w:bottom w:val="none" w:sz="0" w:space="0" w:color="auto"/>
        <w:right w:val="none" w:sz="0" w:space="0" w:color="auto"/>
      </w:divBdr>
    </w:div>
    <w:div w:id="888803156">
      <w:bodyDiv w:val="1"/>
      <w:marLeft w:val="0"/>
      <w:marRight w:val="0"/>
      <w:marTop w:val="0"/>
      <w:marBottom w:val="0"/>
      <w:divBdr>
        <w:top w:val="none" w:sz="0" w:space="0" w:color="auto"/>
        <w:left w:val="none" w:sz="0" w:space="0" w:color="auto"/>
        <w:bottom w:val="none" w:sz="0" w:space="0" w:color="auto"/>
        <w:right w:val="none" w:sz="0" w:space="0" w:color="auto"/>
      </w:divBdr>
    </w:div>
    <w:div w:id="889608808">
      <w:bodyDiv w:val="1"/>
      <w:marLeft w:val="0"/>
      <w:marRight w:val="0"/>
      <w:marTop w:val="0"/>
      <w:marBottom w:val="0"/>
      <w:divBdr>
        <w:top w:val="none" w:sz="0" w:space="0" w:color="auto"/>
        <w:left w:val="none" w:sz="0" w:space="0" w:color="auto"/>
        <w:bottom w:val="none" w:sz="0" w:space="0" w:color="auto"/>
        <w:right w:val="none" w:sz="0" w:space="0" w:color="auto"/>
      </w:divBdr>
    </w:div>
    <w:div w:id="891427587">
      <w:bodyDiv w:val="1"/>
      <w:marLeft w:val="0"/>
      <w:marRight w:val="0"/>
      <w:marTop w:val="0"/>
      <w:marBottom w:val="0"/>
      <w:divBdr>
        <w:top w:val="none" w:sz="0" w:space="0" w:color="auto"/>
        <w:left w:val="none" w:sz="0" w:space="0" w:color="auto"/>
        <w:bottom w:val="none" w:sz="0" w:space="0" w:color="auto"/>
        <w:right w:val="none" w:sz="0" w:space="0" w:color="auto"/>
      </w:divBdr>
    </w:div>
    <w:div w:id="892618691">
      <w:bodyDiv w:val="1"/>
      <w:marLeft w:val="0"/>
      <w:marRight w:val="0"/>
      <w:marTop w:val="0"/>
      <w:marBottom w:val="0"/>
      <w:divBdr>
        <w:top w:val="none" w:sz="0" w:space="0" w:color="auto"/>
        <w:left w:val="none" w:sz="0" w:space="0" w:color="auto"/>
        <w:bottom w:val="none" w:sz="0" w:space="0" w:color="auto"/>
        <w:right w:val="none" w:sz="0" w:space="0" w:color="auto"/>
      </w:divBdr>
      <w:divsChild>
        <w:div w:id="915671012">
          <w:marLeft w:val="1166"/>
          <w:marRight w:val="0"/>
          <w:marTop w:val="115"/>
          <w:marBottom w:val="0"/>
          <w:divBdr>
            <w:top w:val="none" w:sz="0" w:space="0" w:color="auto"/>
            <w:left w:val="none" w:sz="0" w:space="0" w:color="auto"/>
            <w:bottom w:val="none" w:sz="0" w:space="0" w:color="auto"/>
            <w:right w:val="none" w:sz="0" w:space="0" w:color="auto"/>
          </w:divBdr>
        </w:div>
        <w:div w:id="1065759615">
          <w:marLeft w:val="547"/>
          <w:marRight w:val="0"/>
          <w:marTop w:val="115"/>
          <w:marBottom w:val="0"/>
          <w:divBdr>
            <w:top w:val="none" w:sz="0" w:space="0" w:color="auto"/>
            <w:left w:val="none" w:sz="0" w:space="0" w:color="auto"/>
            <w:bottom w:val="none" w:sz="0" w:space="0" w:color="auto"/>
            <w:right w:val="none" w:sz="0" w:space="0" w:color="auto"/>
          </w:divBdr>
        </w:div>
      </w:divsChild>
    </w:div>
    <w:div w:id="892693744">
      <w:bodyDiv w:val="1"/>
      <w:marLeft w:val="0"/>
      <w:marRight w:val="0"/>
      <w:marTop w:val="0"/>
      <w:marBottom w:val="0"/>
      <w:divBdr>
        <w:top w:val="none" w:sz="0" w:space="0" w:color="auto"/>
        <w:left w:val="none" w:sz="0" w:space="0" w:color="auto"/>
        <w:bottom w:val="none" w:sz="0" w:space="0" w:color="auto"/>
        <w:right w:val="none" w:sz="0" w:space="0" w:color="auto"/>
      </w:divBdr>
      <w:divsChild>
        <w:div w:id="1858277015">
          <w:marLeft w:val="0"/>
          <w:marRight w:val="0"/>
          <w:marTop w:val="0"/>
          <w:marBottom w:val="0"/>
          <w:divBdr>
            <w:top w:val="none" w:sz="0" w:space="0" w:color="auto"/>
            <w:left w:val="none" w:sz="0" w:space="0" w:color="auto"/>
            <w:bottom w:val="none" w:sz="0" w:space="0" w:color="auto"/>
            <w:right w:val="none" w:sz="0" w:space="0" w:color="auto"/>
          </w:divBdr>
          <w:divsChild>
            <w:div w:id="102042274">
              <w:marLeft w:val="0"/>
              <w:marRight w:val="0"/>
              <w:marTop w:val="0"/>
              <w:marBottom w:val="0"/>
              <w:divBdr>
                <w:top w:val="none" w:sz="0" w:space="0" w:color="auto"/>
                <w:left w:val="none" w:sz="0" w:space="0" w:color="auto"/>
                <w:bottom w:val="none" w:sz="0" w:space="0" w:color="auto"/>
                <w:right w:val="none" w:sz="0" w:space="0" w:color="auto"/>
              </w:divBdr>
            </w:div>
            <w:div w:id="1703050321">
              <w:marLeft w:val="0"/>
              <w:marRight w:val="0"/>
              <w:marTop w:val="0"/>
              <w:marBottom w:val="0"/>
              <w:divBdr>
                <w:top w:val="none" w:sz="0" w:space="0" w:color="auto"/>
                <w:left w:val="none" w:sz="0" w:space="0" w:color="auto"/>
                <w:bottom w:val="none" w:sz="0" w:space="0" w:color="auto"/>
                <w:right w:val="none" w:sz="0" w:space="0" w:color="auto"/>
              </w:divBdr>
            </w:div>
            <w:div w:id="19467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62103">
      <w:bodyDiv w:val="1"/>
      <w:marLeft w:val="0"/>
      <w:marRight w:val="0"/>
      <w:marTop w:val="0"/>
      <w:marBottom w:val="0"/>
      <w:divBdr>
        <w:top w:val="none" w:sz="0" w:space="0" w:color="auto"/>
        <w:left w:val="none" w:sz="0" w:space="0" w:color="auto"/>
        <w:bottom w:val="none" w:sz="0" w:space="0" w:color="auto"/>
        <w:right w:val="none" w:sz="0" w:space="0" w:color="auto"/>
      </w:divBdr>
    </w:div>
    <w:div w:id="894435805">
      <w:bodyDiv w:val="1"/>
      <w:marLeft w:val="0"/>
      <w:marRight w:val="0"/>
      <w:marTop w:val="0"/>
      <w:marBottom w:val="0"/>
      <w:divBdr>
        <w:top w:val="none" w:sz="0" w:space="0" w:color="auto"/>
        <w:left w:val="none" w:sz="0" w:space="0" w:color="auto"/>
        <w:bottom w:val="none" w:sz="0" w:space="0" w:color="auto"/>
        <w:right w:val="none" w:sz="0" w:space="0" w:color="auto"/>
      </w:divBdr>
    </w:div>
    <w:div w:id="894464701">
      <w:bodyDiv w:val="1"/>
      <w:marLeft w:val="0"/>
      <w:marRight w:val="0"/>
      <w:marTop w:val="0"/>
      <w:marBottom w:val="0"/>
      <w:divBdr>
        <w:top w:val="none" w:sz="0" w:space="0" w:color="auto"/>
        <w:left w:val="none" w:sz="0" w:space="0" w:color="auto"/>
        <w:bottom w:val="none" w:sz="0" w:space="0" w:color="auto"/>
        <w:right w:val="none" w:sz="0" w:space="0" w:color="auto"/>
      </w:divBdr>
    </w:div>
    <w:div w:id="895357284">
      <w:bodyDiv w:val="1"/>
      <w:marLeft w:val="0"/>
      <w:marRight w:val="0"/>
      <w:marTop w:val="0"/>
      <w:marBottom w:val="0"/>
      <w:divBdr>
        <w:top w:val="none" w:sz="0" w:space="0" w:color="auto"/>
        <w:left w:val="none" w:sz="0" w:space="0" w:color="auto"/>
        <w:bottom w:val="none" w:sz="0" w:space="0" w:color="auto"/>
        <w:right w:val="none" w:sz="0" w:space="0" w:color="auto"/>
      </w:divBdr>
    </w:div>
    <w:div w:id="895623034">
      <w:bodyDiv w:val="1"/>
      <w:marLeft w:val="0"/>
      <w:marRight w:val="0"/>
      <w:marTop w:val="0"/>
      <w:marBottom w:val="0"/>
      <w:divBdr>
        <w:top w:val="none" w:sz="0" w:space="0" w:color="auto"/>
        <w:left w:val="none" w:sz="0" w:space="0" w:color="auto"/>
        <w:bottom w:val="none" w:sz="0" w:space="0" w:color="auto"/>
        <w:right w:val="none" w:sz="0" w:space="0" w:color="auto"/>
      </w:divBdr>
    </w:div>
    <w:div w:id="895773741">
      <w:bodyDiv w:val="1"/>
      <w:marLeft w:val="0"/>
      <w:marRight w:val="0"/>
      <w:marTop w:val="0"/>
      <w:marBottom w:val="0"/>
      <w:divBdr>
        <w:top w:val="none" w:sz="0" w:space="0" w:color="auto"/>
        <w:left w:val="none" w:sz="0" w:space="0" w:color="auto"/>
        <w:bottom w:val="none" w:sz="0" w:space="0" w:color="auto"/>
        <w:right w:val="none" w:sz="0" w:space="0" w:color="auto"/>
      </w:divBdr>
    </w:div>
    <w:div w:id="896009353">
      <w:bodyDiv w:val="1"/>
      <w:marLeft w:val="0"/>
      <w:marRight w:val="0"/>
      <w:marTop w:val="0"/>
      <w:marBottom w:val="0"/>
      <w:divBdr>
        <w:top w:val="none" w:sz="0" w:space="0" w:color="auto"/>
        <w:left w:val="none" w:sz="0" w:space="0" w:color="auto"/>
        <w:bottom w:val="none" w:sz="0" w:space="0" w:color="auto"/>
        <w:right w:val="none" w:sz="0" w:space="0" w:color="auto"/>
      </w:divBdr>
    </w:div>
    <w:div w:id="897401361">
      <w:bodyDiv w:val="1"/>
      <w:marLeft w:val="0"/>
      <w:marRight w:val="0"/>
      <w:marTop w:val="0"/>
      <w:marBottom w:val="0"/>
      <w:divBdr>
        <w:top w:val="none" w:sz="0" w:space="0" w:color="auto"/>
        <w:left w:val="none" w:sz="0" w:space="0" w:color="auto"/>
        <w:bottom w:val="none" w:sz="0" w:space="0" w:color="auto"/>
        <w:right w:val="none" w:sz="0" w:space="0" w:color="auto"/>
      </w:divBdr>
      <w:divsChild>
        <w:div w:id="173959306">
          <w:marLeft w:val="547"/>
          <w:marRight w:val="0"/>
          <w:marTop w:val="134"/>
          <w:marBottom w:val="0"/>
          <w:divBdr>
            <w:top w:val="none" w:sz="0" w:space="0" w:color="auto"/>
            <w:left w:val="none" w:sz="0" w:space="0" w:color="auto"/>
            <w:bottom w:val="none" w:sz="0" w:space="0" w:color="auto"/>
            <w:right w:val="none" w:sz="0" w:space="0" w:color="auto"/>
          </w:divBdr>
        </w:div>
        <w:div w:id="1167012923">
          <w:marLeft w:val="1166"/>
          <w:marRight w:val="0"/>
          <w:marTop w:val="115"/>
          <w:marBottom w:val="0"/>
          <w:divBdr>
            <w:top w:val="none" w:sz="0" w:space="0" w:color="auto"/>
            <w:left w:val="none" w:sz="0" w:space="0" w:color="auto"/>
            <w:bottom w:val="none" w:sz="0" w:space="0" w:color="auto"/>
            <w:right w:val="none" w:sz="0" w:space="0" w:color="auto"/>
          </w:divBdr>
        </w:div>
        <w:div w:id="1416198906">
          <w:marLeft w:val="1166"/>
          <w:marRight w:val="0"/>
          <w:marTop w:val="115"/>
          <w:marBottom w:val="0"/>
          <w:divBdr>
            <w:top w:val="none" w:sz="0" w:space="0" w:color="auto"/>
            <w:left w:val="none" w:sz="0" w:space="0" w:color="auto"/>
            <w:bottom w:val="none" w:sz="0" w:space="0" w:color="auto"/>
            <w:right w:val="none" w:sz="0" w:space="0" w:color="auto"/>
          </w:divBdr>
        </w:div>
        <w:div w:id="2115587269">
          <w:marLeft w:val="1166"/>
          <w:marRight w:val="0"/>
          <w:marTop w:val="115"/>
          <w:marBottom w:val="0"/>
          <w:divBdr>
            <w:top w:val="none" w:sz="0" w:space="0" w:color="auto"/>
            <w:left w:val="none" w:sz="0" w:space="0" w:color="auto"/>
            <w:bottom w:val="none" w:sz="0" w:space="0" w:color="auto"/>
            <w:right w:val="none" w:sz="0" w:space="0" w:color="auto"/>
          </w:divBdr>
        </w:div>
      </w:divsChild>
    </w:div>
    <w:div w:id="898781110">
      <w:bodyDiv w:val="1"/>
      <w:marLeft w:val="0"/>
      <w:marRight w:val="0"/>
      <w:marTop w:val="0"/>
      <w:marBottom w:val="0"/>
      <w:divBdr>
        <w:top w:val="none" w:sz="0" w:space="0" w:color="auto"/>
        <w:left w:val="none" w:sz="0" w:space="0" w:color="auto"/>
        <w:bottom w:val="none" w:sz="0" w:space="0" w:color="auto"/>
        <w:right w:val="none" w:sz="0" w:space="0" w:color="auto"/>
      </w:divBdr>
    </w:div>
    <w:div w:id="898783595">
      <w:bodyDiv w:val="1"/>
      <w:marLeft w:val="0"/>
      <w:marRight w:val="0"/>
      <w:marTop w:val="0"/>
      <w:marBottom w:val="0"/>
      <w:divBdr>
        <w:top w:val="none" w:sz="0" w:space="0" w:color="auto"/>
        <w:left w:val="none" w:sz="0" w:space="0" w:color="auto"/>
        <w:bottom w:val="none" w:sz="0" w:space="0" w:color="auto"/>
        <w:right w:val="none" w:sz="0" w:space="0" w:color="auto"/>
      </w:divBdr>
    </w:div>
    <w:div w:id="898832053">
      <w:bodyDiv w:val="1"/>
      <w:marLeft w:val="0"/>
      <w:marRight w:val="0"/>
      <w:marTop w:val="0"/>
      <w:marBottom w:val="0"/>
      <w:divBdr>
        <w:top w:val="none" w:sz="0" w:space="0" w:color="auto"/>
        <w:left w:val="none" w:sz="0" w:space="0" w:color="auto"/>
        <w:bottom w:val="none" w:sz="0" w:space="0" w:color="auto"/>
        <w:right w:val="none" w:sz="0" w:space="0" w:color="auto"/>
      </w:divBdr>
    </w:div>
    <w:div w:id="898899305">
      <w:bodyDiv w:val="1"/>
      <w:marLeft w:val="0"/>
      <w:marRight w:val="0"/>
      <w:marTop w:val="0"/>
      <w:marBottom w:val="0"/>
      <w:divBdr>
        <w:top w:val="none" w:sz="0" w:space="0" w:color="auto"/>
        <w:left w:val="none" w:sz="0" w:space="0" w:color="auto"/>
        <w:bottom w:val="none" w:sz="0" w:space="0" w:color="auto"/>
        <w:right w:val="none" w:sz="0" w:space="0" w:color="auto"/>
      </w:divBdr>
      <w:divsChild>
        <w:div w:id="1000738188">
          <w:marLeft w:val="0"/>
          <w:marRight w:val="0"/>
          <w:marTop w:val="0"/>
          <w:marBottom w:val="0"/>
          <w:divBdr>
            <w:top w:val="none" w:sz="0" w:space="0" w:color="auto"/>
            <w:left w:val="none" w:sz="0" w:space="0" w:color="auto"/>
            <w:bottom w:val="none" w:sz="0" w:space="0" w:color="auto"/>
            <w:right w:val="none" w:sz="0" w:space="0" w:color="auto"/>
          </w:divBdr>
          <w:divsChild>
            <w:div w:id="447361739">
              <w:marLeft w:val="0"/>
              <w:marRight w:val="0"/>
              <w:marTop w:val="0"/>
              <w:marBottom w:val="0"/>
              <w:divBdr>
                <w:top w:val="none" w:sz="0" w:space="0" w:color="auto"/>
                <w:left w:val="none" w:sz="0" w:space="0" w:color="auto"/>
                <w:bottom w:val="none" w:sz="0" w:space="0" w:color="auto"/>
                <w:right w:val="none" w:sz="0" w:space="0" w:color="auto"/>
              </w:divBdr>
            </w:div>
            <w:div w:id="616329141">
              <w:marLeft w:val="0"/>
              <w:marRight w:val="0"/>
              <w:marTop w:val="0"/>
              <w:marBottom w:val="0"/>
              <w:divBdr>
                <w:top w:val="none" w:sz="0" w:space="0" w:color="auto"/>
                <w:left w:val="none" w:sz="0" w:space="0" w:color="auto"/>
                <w:bottom w:val="none" w:sz="0" w:space="0" w:color="auto"/>
                <w:right w:val="none" w:sz="0" w:space="0" w:color="auto"/>
              </w:divBdr>
            </w:div>
            <w:div w:id="10958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5778">
      <w:bodyDiv w:val="1"/>
      <w:marLeft w:val="0"/>
      <w:marRight w:val="0"/>
      <w:marTop w:val="0"/>
      <w:marBottom w:val="0"/>
      <w:divBdr>
        <w:top w:val="none" w:sz="0" w:space="0" w:color="auto"/>
        <w:left w:val="none" w:sz="0" w:space="0" w:color="auto"/>
        <w:bottom w:val="none" w:sz="0" w:space="0" w:color="auto"/>
        <w:right w:val="none" w:sz="0" w:space="0" w:color="auto"/>
      </w:divBdr>
    </w:div>
    <w:div w:id="901017500">
      <w:bodyDiv w:val="1"/>
      <w:marLeft w:val="0"/>
      <w:marRight w:val="0"/>
      <w:marTop w:val="0"/>
      <w:marBottom w:val="0"/>
      <w:divBdr>
        <w:top w:val="none" w:sz="0" w:space="0" w:color="auto"/>
        <w:left w:val="none" w:sz="0" w:space="0" w:color="auto"/>
        <w:bottom w:val="none" w:sz="0" w:space="0" w:color="auto"/>
        <w:right w:val="none" w:sz="0" w:space="0" w:color="auto"/>
      </w:divBdr>
    </w:div>
    <w:div w:id="901017965">
      <w:bodyDiv w:val="1"/>
      <w:marLeft w:val="0"/>
      <w:marRight w:val="0"/>
      <w:marTop w:val="0"/>
      <w:marBottom w:val="0"/>
      <w:divBdr>
        <w:top w:val="none" w:sz="0" w:space="0" w:color="auto"/>
        <w:left w:val="none" w:sz="0" w:space="0" w:color="auto"/>
        <w:bottom w:val="none" w:sz="0" w:space="0" w:color="auto"/>
        <w:right w:val="none" w:sz="0" w:space="0" w:color="auto"/>
      </w:divBdr>
    </w:div>
    <w:div w:id="902762331">
      <w:bodyDiv w:val="1"/>
      <w:marLeft w:val="0"/>
      <w:marRight w:val="0"/>
      <w:marTop w:val="0"/>
      <w:marBottom w:val="0"/>
      <w:divBdr>
        <w:top w:val="none" w:sz="0" w:space="0" w:color="auto"/>
        <w:left w:val="none" w:sz="0" w:space="0" w:color="auto"/>
        <w:bottom w:val="none" w:sz="0" w:space="0" w:color="auto"/>
        <w:right w:val="none" w:sz="0" w:space="0" w:color="auto"/>
      </w:divBdr>
    </w:div>
    <w:div w:id="903219595">
      <w:bodyDiv w:val="1"/>
      <w:marLeft w:val="0"/>
      <w:marRight w:val="0"/>
      <w:marTop w:val="0"/>
      <w:marBottom w:val="0"/>
      <w:divBdr>
        <w:top w:val="none" w:sz="0" w:space="0" w:color="auto"/>
        <w:left w:val="none" w:sz="0" w:space="0" w:color="auto"/>
        <w:bottom w:val="none" w:sz="0" w:space="0" w:color="auto"/>
        <w:right w:val="none" w:sz="0" w:space="0" w:color="auto"/>
      </w:divBdr>
    </w:div>
    <w:div w:id="904144866">
      <w:bodyDiv w:val="1"/>
      <w:marLeft w:val="0"/>
      <w:marRight w:val="0"/>
      <w:marTop w:val="0"/>
      <w:marBottom w:val="0"/>
      <w:divBdr>
        <w:top w:val="none" w:sz="0" w:space="0" w:color="auto"/>
        <w:left w:val="none" w:sz="0" w:space="0" w:color="auto"/>
        <w:bottom w:val="none" w:sz="0" w:space="0" w:color="auto"/>
        <w:right w:val="none" w:sz="0" w:space="0" w:color="auto"/>
      </w:divBdr>
    </w:div>
    <w:div w:id="904222926">
      <w:bodyDiv w:val="1"/>
      <w:marLeft w:val="0"/>
      <w:marRight w:val="0"/>
      <w:marTop w:val="0"/>
      <w:marBottom w:val="0"/>
      <w:divBdr>
        <w:top w:val="none" w:sz="0" w:space="0" w:color="auto"/>
        <w:left w:val="none" w:sz="0" w:space="0" w:color="auto"/>
        <w:bottom w:val="none" w:sz="0" w:space="0" w:color="auto"/>
        <w:right w:val="none" w:sz="0" w:space="0" w:color="auto"/>
      </w:divBdr>
    </w:div>
    <w:div w:id="904412746">
      <w:bodyDiv w:val="1"/>
      <w:marLeft w:val="0"/>
      <w:marRight w:val="0"/>
      <w:marTop w:val="0"/>
      <w:marBottom w:val="0"/>
      <w:divBdr>
        <w:top w:val="none" w:sz="0" w:space="0" w:color="auto"/>
        <w:left w:val="none" w:sz="0" w:space="0" w:color="auto"/>
        <w:bottom w:val="none" w:sz="0" w:space="0" w:color="auto"/>
        <w:right w:val="none" w:sz="0" w:space="0" w:color="auto"/>
      </w:divBdr>
    </w:div>
    <w:div w:id="904492670">
      <w:bodyDiv w:val="1"/>
      <w:marLeft w:val="0"/>
      <w:marRight w:val="0"/>
      <w:marTop w:val="0"/>
      <w:marBottom w:val="0"/>
      <w:divBdr>
        <w:top w:val="none" w:sz="0" w:space="0" w:color="auto"/>
        <w:left w:val="none" w:sz="0" w:space="0" w:color="auto"/>
        <w:bottom w:val="none" w:sz="0" w:space="0" w:color="auto"/>
        <w:right w:val="none" w:sz="0" w:space="0" w:color="auto"/>
      </w:divBdr>
      <w:divsChild>
        <w:div w:id="729303136">
          <w:marLeft w:val="1166"/>
          <w:marRight w:val="0"/>
          <w:marTop w:val="115"/>
          <w:marBottom w:val="0"/>
          <w:divBdr>
            <w:top w:val="none" w:sz="0" w:space="0" w:color="auto"/>
            <w:left w:val="none" w:sz="0" w:space="0" w:color="auto"/>
            <w:bottom w:val="none" w:sz="0" w:space="0" w:color="auto"/>
            <w:right w:val="none" w:sz="0" w:space="0" w:color="auto"/>
          </w:divBdr>
        </w:div>
        <w:div w:id="1871990885">
          <w:marLeft w:val="547"/>
          <w:marRight w:val="0"/>
          <w:marTop w:val="134"/>
          <w:marBottom w:val="0"/>
          <w:divBdr>
            <w:top w:val="none" w:sz="0" w:space="0" w:color="auto"/>
            <w:left w:val="none" w:sz="0" w:space="0" w:color="auto"/>
            <w:bottom w:val="none" w:sz="0" w:space="0" w:color="auto"/>
            <w:right w:val="none" w:sz="0" w:space="0" w:color="auto"/>
          </w:divBdr>
        </w:div>
      </w:divsChild>
    </w:div>
    <w:div w:id="905065002">
      <w:bodyDiv w:val="1"/>
      <w:marLeft w:val="0"/>
      <w:marRight w:val="0"/>
      <w:marTop w:val="0"/>
      <w:marBottom w:val="0"/>
      <w:divBdr>
        <w:top w:val="none" w:sz="0" w:space="0" w:color="auto"/>
        <w:left w:val="none" w:sz="0" w:space="0" w:color="auto"/>
        <w:bottom w:val="none" w:sz="0" w:space="0" w:color="auto"/>
        <w:right w:val="none" w:sz="0" w:space="0" w:color="auto"/>
      </w:divBdr>
    </w:div>
    <w:div w:id="905258559">
      <w:bodyDiv w:val="1"/>
      <w:marLeft w:val="0"/>
      <w:marRight w:val="0"/>
      <w:marTop w:val="0"/>
      <w:marBottom w:val="0"/>
      <w:divBdr>
        <w:top w:val="none" w:sz="0" w:space="0" w:color="auto"/>
        <w:left w:val="none" w:sz="0" w:space="0" w:color="auto"/>
        <w:bottom w:val="none" w:sz="0" w:space="0" w:color="auto"/>
        <w:right w:val="none" w:sz="0" w:space="0" w:color="auto"/>
      </w:divBdr>
    </w:div>
    <w:div w:id="905457817">
      <w:bodyDiv w:val="1"/>
      <w:marLeft w:val="0"/>
      <w:marRight w:val="0"/>
      <w:marTop w:val="0"/>
      <w:marBottom w:val="0"/>
      <w:divBdr>
        <w:top w:val="none" w:sz="0" w:space="0" w:color="auto"/>
        <w:left w:val="none" w:sz="0" w:space="0" w:color="auto"/>
        <w:bottom w:val="none" w:sz="0" w:space="0" w:color="auto"/>
        <w:right w:val="none" w:sz="0" w:space="0" w:color="auto"/>
      </w:divBdr>
    </w:div>
    <w:div w:id="905919516">
      <w:bodyDiv w:val="1"/>
      <w:marLeft w:val="0"/>
      <w:marRight w:val="0"/>
      <w:marTop w:val="0"/>
      <w:marBottom w:val="0"/>
      <w:divBdr>
        <w:top w:val="none" w:sz="0" w:space="0" w:color="auto"/>
        <w:left w:val="none" w:sz="0" w:space="0" w:color="auto"/>
        <w:bottom w:val="none" w:sz="0" w:space="0" w:color="auto"/>
        <w:right w:val="none" w:sz="0" w:space="0" w:color="auto"/>
      </w:divBdr>
      <w:divsChild>
        <w:div w:id="645669069">
          <w:marLeft w:val="547"/>
          <w:marRight w:val="0"/>
          <w:marTop w:val="115"/>
          <w:marBottom w:val="0"/>
          <w:divBdr>
            <w:top w:val="none" w:sz="0" w:space="0" w:color="auto"/>
            <w:left w:val="none" w:sz="0" w:space="0" w:color="auto"/>
            <w:bottom w:val="none" w:sz="0" w:space="0" w:color="auto"/>
            <w:right w:val="none" w:sz="0" w:space="0" w:color="auto"/>
          </w:divBdr>
        </w:div>
        <w:div w:id="2007976997">
          <w:marLeft w:val="547"/>
          <w:marRight w:val="0"/>
          <w:marTop w:val="115"/>
          <w:marBottom w:val="0"/>
          <w:divBdr>
            <w:top w:val="none" w:sz="0" w:space="0" w:color="auto"/>
            <w:left w:val="none" w:sz="0" w:space="0" w:color="auto"/>
            <w:bottom w:val="none" w:sz="0" w:space="0" w:color="auto"/>
            <w:right w:val="none" w:sz="0" w:space="0" w:color="auto"/>
          </w:divBdr>
        </w:div>
      </w:divsChild>
    </w:div>
    <w:div w:id="906383710">
      <w:bodyDiv w:val="1"/>
      <w:marLeft w:val="0"/>
      <w:marRight w:val="0"/>
      <w:marTop w:val="0"/>
      <w:marBottom w:val="0"/>
      <w:divBdr>
        <w:top w:val="none" w:sz="0" w:space="0" w:color="auto"/>
        <w:left w:val="none" w:sz="0" w:space="0" w:color="auto"/>
        <w:bottom w:val="none" w:sz="0" w:space="0" w:color="auto"/>
        <w:right w:val="none" w:sz="0" w:space="0" w:color="auto"/>
      </w:divBdr>
    </w:div>
    <w:div w:id="907962573">
      <w:bodyDiv w:val="1"/>
      <w:marLeft w:val="0"/>
      <w:marRight w:val="0"/>
      <w:marTop w:val="0"/>
      <w:marBottom w:val="0"/>
      <w:divBdr>
        <w:top w:val="none" w:sz="0" w:space="0" w:color="auto"/>
        <w:left w:val="none" w:sz="0" w:space="0" w:color="auto"/>
        <w:bottom w:val="none" w:sz="0" w:space="0" w:color="auto"/>
        <w:right w:val="none" w:sz="0" w:space="0" w:color="auto"/>
      </w:divBdr>
    </w:div>
    <w:div w:id="908271172">
      <w:bodyDiv w:val="1"/>
      <w:marLeft w:val="0"/>
      <w:marRight w:val="0"/>
      <w:marTop w:val="0"/>
      <w:marBottom w:val="0"/>
      <w:divBdr>
        <w:top w:val="none" w:sz="0" w:space="0" w:color="auto"/>
        <w:left w:val="none" w:sz="0" w:space="0" w:color="auto"/>
        <w:bottom w:val="none" w:sz="0" w:space="0" w:color="auto"/>
        <w:right w:val="none" w:sz="0" w:space="0" w:color="auto"/>
      </w:divBdr>
      <w:divsChild>
        <w:div w:id="496848511">
          <w:marLeft w:val="1800"/>
          <w:marRight w:val="0"/>
          <w:marTop w:val="115"/>
          <w:marBottom w:val="0"/>
          <w:divBdr>
            <w:top w:val="none" w:sz="0" w:space="0" w:color="auto"/>
            <w:left w:val="none" w:sz="0" w:space="0" w:color="auto"/>
            <w:bottom w:val="none" w:sz="0" w:space="0" w:color="auto"/>
            <w:right w:val="none" w:sz="0" w:space="0" w:color="auto"/>
          </w:divBdr>
        </w:div>
        <w:div w:id="1343048219">
          <w:marLeft w:val="547"/>
          <w:marRight w:val="0"/>
          <w:marTop w:val="134"/>
          <w:marBottom w:val="0"/>
          <w:divBdr>
            <w:top w:val="none" w:sz="0" w:space="0" w:color="auto"/>
            <w:left w:val="none" w:sz="0" w:space="0" w:color="auto"/>
            <w:bottom w:val="none" w:sz="0" w:space="0" w:color="auto"/>
            <w:right w:val="none" w:sz="0" w:space="0" w:color="auto"/>
          </w:divBdr>
        </w:div>
        <w:div w:id="1822575656">
          <w:marLeft w:val="1166"/>
          <w:marRight w:val="0"/>
          <w:marTop w:val="134"/>
          <w:marBottom w:val="0"/>
          <w:divBdr>
            <w:top w:val="none" w:sz="0" w:space="0" w:color="auto"/>
            <w:left w:val="none" w:sz="0" w:space="0" w:color="auto"/>
            <w:bottom w:val="none" w:sz="0" w:space="0" w:color="auto"/>
            <w:right w:val="none" w:sz="0" w:space="0" w:color="auto"/>
          </w:divBdr>
        </w:div>
        <w:div w:id="2054772957">
          <w:marLeft w:val="1166"/>
          <w:marRight w:val="0"/>
          <w:marTop w:val="134"/>
          <w:marBottom w:val="0"/>
          <w:divBdr>
            <w:top w:val="none" w:sz="0" w:space="0" w:color="auto"/>
            <w:left w:val="none" w:sz="0" w:space="0" w:color="auto"/>
            <w:bottom w:val="none" w:sz="0" w:space="0" w:color="auto"/>
            <w:right w:val="none" w:sz="0" w:space="0" w:color="auto"/>
          </w:divBdr>
        </w:div>
      </w:divsChild>
    </w:div>
    <w:div w:id="908344281">
      <w:bodyDiv w:val="1"/>
      <w:marLeft w:val="0"/>
      <w:marRight w:val="0"/>
      <w:marTop w:val="0"/>
      <w:marBottom w:val="0"/>
      <w:divBdr>
        <w:top w:val="none" w:sz="0" w:space="0" w:color="auto"/>
        <w:left w:val="none" w:sz="0" w:space="0" w:color="auto"/>
        <w:bottom w:val="none" w:sz="0" w:space="0" w:color="auto"/>
        <w:right w:val="none" w:sz="0" w:space="0" w:color="auto"/>
      </w:divBdr>
    </w:div>
    <w:div w:id="908421235">
      <w:bodyDiv w:val="1"/>
      <w:marLeft w:val="0"/>
      <w:marRight w:val="0"/>
      <w:marTop w:val="0"/>
      <w:marBottom w:val="0"/>
      <w:divBdr>
        <w:top w:val="none" w:sz="0" w:space="0" w:color="auto"/>
        <w:left w:val="none" w:sz="0" w:space="0" w:color="auto"/>
        <w:bottom w:val="none" w:sz="0" w:space="0" w:color="auto"/>
        <w:right w:val="none" w:sz="0" w:space="0" w:color="auto"/>
      </w:divBdr>
    </w:div>
    <w:div w:id="909148016">
      <w:bodyDiv w:val="1"/>
      <w:marLeft w:val="0"/>
      <w:marRight w:val="0"/>
      <w:marTop w:val="0"/>
      <w:marBottom w:val="0"/>
      <w:divBdr>
        <w:top w:val="none" w:sz="0" w:space="0" w:color="auto"/>
        <w:left w:val="none" w:sz="0" w:space="0" w:color="auto"/>
        <w:bottom w:val="none" w:sz="0" w:space="0" w:color="auto"/>
        <w:right w:val="none" w:sz="0" w:space="0" w:color="auto"/>
      </w:divBdr>
      <w:divsChild>
        <w:div w:id="418720626">
          <w:marLeft w:val="1166"/>
          <w:marRight w:val="0"/>
          <w:marTop w:val="96"/>
          <w:marBottom w:val="0"/>
          <w:divBdr>
            <w:top w:val="none" w:sz="0" w:space="0" w:color="auto"/>
            <w:left w:val="none" w:sz="0" w:space="0" w:color="auto"/>
            <w:bottom w:val="none" w:sz="0" w:space="0" w:color="auto"/>
            <w:right w:val="none" w:sz="0" w:space="0" w:color="auto"/>
          </w:divBdr>
        </w:div>
        <w:div w:id="644241784">
          <w:marLeft w:val="1166"/>
          <w:marRight w:val="0"/>
          <w:marTop w:val="96"/>
          <w:marBottom w:val="0"/>
          <w:divBdr>
            <w:top w:val="none" w:sz="0" w:space="0" w:color="auto"/>
            <w:left w:val="none" w:sz="0" w:space="0" w:color="auto"/>
            <w:bottom w:val="none" w:sz="0" w:space="0" w:color="auto"/>
            <w:right w:val="none" w:sz="0" w:space="0" w:color="auto"/>
          </w:divBdr>
        </w:div>
        <w:div w:id="1355425611">
          <w:marLeft w:val="1166"/>
          <w:marRight w:val="0"/>
          <w:marTop w:val="96"/>
          <w:marBottom w:val="0"/>
          <w:divBdr>
            <w:top w:val="none" w:sz="0" w:space="0" w:color="auto"/>
            <w:left w:val="none" w:sz="0" w:space="0" w:color="auto"/>
            <w:bottom w:val="none" w:sz="0" w:space="0" w:color="auto"/>
            <w:right w:val="none" w:sz="0" w:space="0" w:color="auto"/>
          </w:divBdr>
        </w:div>
        <w:div w:id="1390037688">
          <w:marLeft w:val="1800"/>
          <w:marRight w:val="0"/>
          <w:marTop w:val="86"/>
          <w:marBottom w:val="0"/>
          <w:divBdr>
            <w:top w:val="none" w:sz="0" w:space="0" w:color="auto"/>
            <w:left w:val="none" w:sz="0" w:space="0" w:color="auto"/>
            <w:bottom w:val="none" w:sz="0" w:space="0" w:color="auto"/>
            <w:right w:val="none" w:sz="0" w:space="0" w:color="auto"/>
          </w:divBdr>
        </w:div>
        <w:div w:id="1414815195">
          <w:marLeft w:val="1166"/>
          <w:marRight w:val="0"/>
          <w:marTop w:val="96"/>
          <w:marBottom w:val="0"/>
          <w:divBdr>
            <w:top w:val="none" w:sz="0" w:space="0" w:color="auto"/>
            <w:left w:val="none" w:sz="0" w:space="0" w:color="auto"/>
            <w:bottom w:val="none" w:sz="0" w:space="0" w:color="auto"/>
            <w:right w:val="none" w:sz="0" w:space="0" w:color="auto"/>
          </w:divBdr>
        </w:div>
        <w:div w:id="2097437526">
          <w:marLeft w:val="1800"/>
          <w:marRight w:val="0"/>
          <w:marTop w:val="86"/>
          <w:marBottom w:val="0"/>
          <w:divBdr>
            <w:top w:val="none" w:sz="0" w:space="0" w:color="auto"/>
            <w:left w:val="none" w:sz="0" w:space="0" w:color="auto"/>
            <w:bottom w:val="none" w:sz="0" w:space="0" w:color="auto"/>
            <w:right w:val="none" w:sz="0" w:space="0" w:color="auto"/>
          </w:divBdr>
        </w:div>
        <w:div w:id="2103602403">
          <w:marLeft w:val="1166"/>
          <w:marRight w:val="0"/>
          <w:marTop w:val="96"/>
          <w:marBottom w:val="0"/>
          <w:divBdr>
            <w:top w:val="none" w:sz="0" w:space="0" w:color="auto"/>
            <w:left w:val="none" w:sz="0" w:space="0" w:color="auto"/>
            <w:bottom w:val="none" w:sz="0" w:space="0" w:color="auto"/>
            <w:right w:val="none" w:sz="0" w:space="0" w:color="auto"/>
          </w:divBdr>
        </w:div>
        <w:div w:id="2144807213">
          <w:marLeft w:val="547"/>
          <w:marRight w:val="0"/>
          <w:marTop w:val="115"/>
          <w:marBottom w:val="0"/>
          <w:divBdr>
            <w:top w:val="none" w:sz="0" w:space="0" w:color="auto"/>
            <w:left w:val="none" w:sz="0" w:space="0" w:color="auto"/>
            <w:bottom w:val="none" w:sz="0" w:space="0" w:color="auto"/>
            <w:right w:val="none" w:sz="0" w:space="0" w:color="auto"/>
          </w:divBdr>
        </w:div>
      </w:divsChild>
    </w:div>
    <w:div w:id="910238276">
      <w:bodyDiv w:val="1"/>
      <w:marLeft w:val="0"/>
      <w:marRight w:val="0"/>
      <w:marTop w:val="0"/>
      <w:marBottom w:val="0"/>
      <w:divBdr>
        <w:top w:val="none" w:sz="0" w:space="0" w:color="auto"/>
        <w:left w:val="none" w:sz="0" w:space="0" w:color="auto"/>
        <w:bottom w:val="none" w:sz="0" w:space="0" w:color="auto"/>
        <w:right w:val="none" w:sz="0" w:space="0" w:color="auto"/>
      </w:divBdr>
    </w:div>
    <w:div w:id="911428725">
      <w:bodyDiv w:val="1"/>
      <w:marLeft w:val="0"/>
      <w:marRight w:val="0"/>
      <w:marTop w:val="0"/>
      <w:marBottom w:val="0"/>
      <w:divBdr>
        <w:top w:val="none" w:sz="0" w:space="0" w:color="auto"/>
        <w:left w:val="none" w:sz="0" w:space="0" w:color="auto"/>
        <w:bottom w:val="none" w:sz="0" w:space="0" w:color="auto"/>
        <w:right w:val="none" w:sz="0" w:space="0" w:color="auto"/>
      </w:divBdr>
      <w:divsChild>
        <w:div w:id="1706444403">
          <w:marLeft w:val="0"/>
          <w:marRight w:val="0"/>
          <w:marTop w:val="0"/>
          <w:marBottom w:val="0"/>
          <w:divBdr>
            <w:top w:val="none" w:sz="0" w:space="0" w:color="auto"/>
            <w:left w:val="none" w:sz="0" w:space="0" w:color="auto"/>
            <w:bottom w:val="none" w:sz="0" w:space="0" w:color="auto"/>
            <w:right w:val="none" w:sz="0" w:space="0" w:color="auto"/>
          </w:divBdr>
          <w:divsChild>
            <w:div w:id="723061437">
              <w:marLeft w:val="0"/>
              <w:marRight w:val="0"/>
              <w:marTop w:val="0"/>
              <w:marBottom w:val="0"/>
              <w:divBdr>
                <w:top w:val="none" w:sz="0" w:space="0" w:color="auto"/>
                <w:left w:val="none" w:sz="0" w:space="0" w:color="auto"/>
                <w:bottom w:val="none" w:sz="0" w:space="0" w:color="auto"/>
                <w:right w:val="none" w:sz="0" w:space="0" w:color="auto"/>
              </w:divBdr>
            </w:div>
            <w:div w:id="1039011488">
              <w:marLeft w:val="0"/>
              <w:marRight w:val="0"/>
              <w:marTop w:val="0"/>
              <w:marBottom w:val="0"/>
              <w:divBdr>
                <w:top w:val="none" w:sz="0" w:space="0" w:color="auto"/>
                <w:left w:val="none" w:sz="0" w:space="0" w:color="auto"/>
                <w:bottom w:val="none" w:sz="0" w:space="0" w:color="auto"/>
                <w:right w:val="none" w:sz="0" w:space="0" w:color="auto"/>
              </w:divBdr>
            </w:div>
            <w:div w:id="1113206465">
              <w:marLeft w:val="0"/>
              <w:marRight w:val="0"/>
              <w:marTop w:val="0"/>
              <w:marBottom w:val="0"/>
              <w:divBdr>
                <w:top w:val="none" w:sz="0" w:space="0" w:color="auto"/>
                <w:left w:val="none" w:sz="0" w:space="0" w:color="auto"/>
                <w:bottom w:val="none" w:sz="0" w:space="0" w:color="auto"/>
                <w:right w:val="none" w:sz="0" w:space="0" w:color="auto"/>
              </w:divBdr>
            </w:div>
            <w:div w:id="1155224290">
              <w:marLeft w:val="0"/>
              <w:marRight w:val="0"/>
              <w:marTop w:val="0"/>
              <w:marBottom w:val="0"/>
              <w:divBdr>
                <w:top w:val="none" w:sz="0" w:space="0" w:color="auto"/>
                <w:left w:val="none" w:sz="0" w:space="0" w:color="auto"/>
                <w:bottom w:val="none" w:sz="0" w:space="0" w:color="auto"/>
                <w:right w:val="none" w:sz="0" w:space="0" w:color="auto"/>
              </w:divBdr>
            </w:div>
            <w:div w:id="1404836785">
              <w:marLeft w:val="0"/>
              <w:marRight w:val="0"/>
              <w:marTop w:val="0"/>
              <w:marBottom w:val="0"/>
              <w:divBdr>
                <w:top w:val="none" w:sz="0" w:space="0" w:color="auto"/>
                <w:left w:val="none" w:sz="0" w:space="0" w:color="auto"/>
                <w:bottom w:val="none" w:sz="0" w:space="0" w:color="auto"/>
                <w:right w:val="none" w:sz="0" w:space="0" w:color="auto"/>
              </w:divBdr>
            </w:div>
            <w:div w:id="19063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5340">
      <w:bodyDiv w:val="1"/>
      <w:marLeft w:val="0"/>
      <w:marRight w:val="0"/>
      <w:marTop w:val="0"/>
      <w:marBottom w:val="0"/>
      <w:divBdr>
        <w:top w:val="none" w:sz="0" w:space="0" w:color="auto"/>
        <w:left w:val="none" w:sz="0" w:space="0" w:color="auto"/>
        <w:bottom w:val="none" w:sz="0" w:space="0" w:color="auto"/>
        <w:right w:val="none" w:sz="0" w:space="0" w:color="auto"/>
      </w:divBdr>
    </w:div>
    <w:div w:id="911739970">
      <w:bodyDiv w:val="1"/>
      <w:marLeft w:val="0"/>
      <w:marRight w:val="0"/>
      <w:marTop w:val="0"/>
      <w:marBottom w:val="0"/>
      <w:divBdr>
        <w:top w:val="none" w:sz="0" w:space="0" w:color="auto"/>
        <w:left w:val="none" w:sz="0" w:space="0" w:color="auto"/>
        <w:bottom w:val="none" w:sz="0" w:space="0" w:color="auto"/>
        <w:right w:val="none" w:sz="0" w:space="0" w:color="auto"/>
      </w:divBdr>
      <w:divsChild>
        <w:div w:id="560748324">
          <w:marLeft w:val="1800"/>
          <w:marRight w:val="0"/>
          <w:marTop w:val="91"/>
          <w:marBottom w:val="0"/>
          <w:divBdr>
            <w:top w:val="none" w:sz="0" w:space="0" w:color="auto"/>
            <w:left w:val="none" w:sz="0" w:space="0" w:color="auto"/>
            <w:bottom w:val="none" w:sz="0" w:space="0" w:color="auto"/>
            <w:right w:val="none" w:sz="0" w:space="0" w:color="auto"/>
          </w:divBdr>
        </w:div>
        <w:div w:id="663819952">
          <w:marLeft w:val="547"/>
          <w:marRight w:val="0"/>
          <w:marTop w:val="120"/>
          <w:marBottom w:val="0"/>
          <w:divBdr>
            <w:top w:val="none" w:sz="0" w:space="0" w:color="auto"/>
            <w:left w:val="none" w:sz="0" w:space="0" w:color="auto"/>
            <w:bottom w:val="none" w:sz="0" w:space="0" w:color="auto"/>
            <w:right w:val="none" w:sz="0" w:space="0" w:color="auto"/>
          </w:divBdr>
        </w:div>
        <w:div w:id="1201942479">
          <w:marLeft w:val="1800"/>
          <w:marRight w:val="0"/>
          <w:marTop w:val="91"/>
          <w:marBottom w:val="0"/>
          <w:divBdr>
            <w:top w:val="none" w:sz="0" w:space="0" w:color="auto"/>
            <w:left w:val="none" w:sz="0" w:space="0" w:color="auto"/>
            <w:bottom w:val="none" w:sz="0" w:space="0" w:color="auto"/>
            <w:right w:val="none" w:sz="0" w:space="0" w:color="auto"/>
          </w:divBdr>
        </w:div>
        <w:div w:id="1433359367">
          <w:marLeft w:val="547"/>
          <w:marRight w:val="0"/>
          <w:marTop w:val="120"/>
          <w:marBottom w:val="0"/>
          <w:divBdr>
            <w:top w:val="none" w:sz="0" w:space="0" w:color="auto"/>
            <w:left w:val="none" w:sz="0" w:space="0" w:color="auto"/>
            <w:bottom w:val="none" w:sz="0" w:space="0" w:color="auto"/>
            <w:right w:val="none" w:sz="0" w:space="0" w:color="auto"/>
          </w:divBdr>
        </w:div>
        <w:div w:id="1513758797">
          <w:marLeft w:val="1166"/>
          <w:marRight w:val="0"/>
          <w:marTop w:val="106"/>
          <w:marBottom w:val="0"/>
          <w:divBdr>
            <w:top w:val="none" w:sz="0" w:space="0" w:color="auto"/>
            <w:left w:val="none" w:sz="0" w:space="0" w:color="auto"/>
            <w:bottom w:val="none" w:sz="0" w:space="0" w:color="auto"/>
            <w:right w:val="none" w:sz="0" w:space="0" w:color="auto"/>
          </w:divBdr>
        </w:div>
        <w:div w:id="1594900131">
          <w:marLeft w:val="1800"/>
          <w:marRight w:val="0"/>
          <w:marTop w:val="91"/>
          <w:marBottom w:val="0"/>
          <w:divBdr>
            <w:top w:val="none" w:sz="0" w:space="0" w:color="auto"/>
            <w:left w:val="none" w:sz="0" w:space="0" w:color="auto"/>
            <w:bottom w:val="none" w:sz="0" w:space="0" w:color="auto"/>
            <w:right w:val="none" w:sz="0" w:space="0" w:color="auto"/>
          </w:divBdr>
        </w:div>
        <w:div w:id="1638533538">
          <w:marLeft w:val="1800"/>
          <w:marRight w:val="0"/>
          <w:marTop w:val="91"/>
          <w:marBottom w:val="0"/>
          <w:divBdr>
            <w:top w:val="none" w:sz="0" w:space="0" w:color="auto"/>
            <w:left w:val="none" w:sz="0" w:space="0" w:color="auto"/>
            <w:bottom w:val="none" w:sz="0" w:space="0" w:color="auto"/>
            <w:right w:val="none" w:sz="0" w:space="0" w:color="auto"/>
          </w:divBdr>
        </w:div>
        <w:div w:id="2057662321">
          <w:marLeft w:val="1166"/>
          <w:marRight w:val="0"/>
          <w:marTop w:val="106"/>
          <w:marBottom w:val="0"/>
          <w:divBdr>
            <w:top w:val="none" w:sz="0" w:space="0" w:color="auto"/>
            <w:left w:val="none" w:sz="0" w:space="0" w:color="auto"/>
            <w:bottom w:val="none" w:sz="0" w:space="0" w:color="auto"/>
            <w:right w:val="none" w:sz="0" w:space="0" w:color="auto"/>
          </w:divBdr>
        </w:div>
      </w:divsChild>
    </w:div>
    <w:div w:id="913054715">
      <w:bodyDiv w:val="1"/>
      <w:marLeft w:val="0"/>
      <w:marRight w:val="0"/>
      <w:marTop w:val="0"/>
      <w:marBottom w:val="0"/>
      <w:divBdr>
        <w:top w:val="none" w:sz="0" w:space="0" w:color="auto"/>
        <w:left w:val="none" w:sz="0" w:space="0" w:color="auto"/>
        <w:bottom w:val="none" w:sz="0" w:space="0" w:color="auto"/>
        <w:right w:val="none" w:sz="0" w:space="0" w:color="auto"/>
      </w:divBdr>
      <w:divsChild>
        <w:div w:id="67578827">
          <w:marLeft w:val="1166"/>
          <w:marRight w:val="0"/>
          <w:marTop w:val="0"/>
          <w:marBottom w:val="0"/>
          <w:divBdr>
            <w:top w:val="none" w:sz="0" w:space="0" w:color="auto"/>
            <w:left w:val="none" w:sz="0" w:space="0" w:color="auto"/>
            <w:bottom w:val="none" w:sz="0" w:space="0" w:color="auto"/>
            <w:right w:val="none" w:sz="0" w:space="0" w:color="auto"/>
          </w:divBdr>
        </w:div>
        <w:div w:id="596258499">
          <w:marLeft w:val="1166"/>
          <w:marRight w:val="0"/>
          <w:marTop w:val="0"/>
          <w:marBottom w:val="0"/>
          <w:divBdr>
            <w:top w:val="none" w:sz="0" w:space="0" w:color="auto"/>
            <w:left w:val="none" w:sz="0" w:space="0" w:color="auto"/>
            <w:bottom w:val="none" w:sz="0" w:space="0" w:color="auto"/>
            <w:right w:val="none" w:sz="0" w:space="0" w:color="auto"/>
          </w:divBdr>
        </w:div>
        <w:div w:id="724449558">
          <w:marLeft w:val="1166"/>
          <w:marRight w:val="0"/>
          <w:marTop w:val="0"/>
          <w:marBottom w:val="0"/>
          <w:divBdr>
            <w:top w:val="none" w:sz="0" w:space="0" w:color="auto"/>
            <w:left w:val="none" w:sz="0" w:space="0" w:color="auto"/>
            <w:bottom w:val="none" w:sz="0" w:space="0" w:color="auto"/>
            <w:right w:val="none" w:sz="0" w:space="0" w:color="auto"/>
          </w:divBdr>
        </w:div>
        <w:div w:id="835918652">
          <w:marLeft w:val="1166"/>
          <w:marRight w:val="0"/>
          <w:marTop w:val="0"/>
          <w:marBottom w:val="0"/>
          <w:divBdr>
            <w:top w:val="none" w:sz="0" w:space="0" w:color="auto"/>
            <w:left w:val="none" w:sz="0" w:space="0" w:color="auto"/>
            <w:bottom w:val="none" w:sz="0" w:space="0" w:color="auto"/>
            <w:right w:val="none" w:sz="0" w:space="0" w:color="auto"/>
          </w:divBdr>
        </w:div>
        <w:div w:id="924460713">
          <w:marLeft w:val="547"/>
          <w:marRight w:val="0"/>
          <w:marTop w:val="0"/>
          <w:marBottom w:val="0"/>
          <w:divBdr>
            <w:top w:val="none" w:sz="0" w:space="0" w:color="auto"/>
            <w:left w:val="none" w:sz="0" w:space="0" w:color="auto"/>
            <w:bottom w:val="none" w:sz="0" w:space="0" w:color="auto"/>
            <w:right w:val="none" w:sz="0" w:space="0" w:color="auto"/>
          </w:divBdr>
        </w:div>
        <w:div w:id="954944806">
          <w:marLeft w:val="1166"/>
          <w:marRight w:val="0"/>
          <w:marTop w:val="0"/>
          <w:marBottom w:val="0"/>
          <w:divBdr>
            <w:top w:val="none" w:sz="0" w:space="0" w:color="auto"/>
            <w:left w:val="none" w:sz="0" w:space="0" w:color="auto"/>
            <w:bottom w:val="none" w:sz="0" w:space="0" w:color="auto"/>
            <w:right w:val="none" w:sz="0" w:space="0" w:color="auto"/>
          </w:divBdr>
        </w:div>
        <w:div w:id="977153775">
          <w:marLeft w:val="1166"/>
          <w:marRight w:val="0"/>
          <w:marTop w:val="0"/>
          <w:marBottom w:val="0"/>
          <w:divBdr>
            <w:top w:val="none" w:sz="0" w:space="0" w:color="auto"/>
            <w:left w:val="none" w:sz="0" w:space="0" w:color="auto"/>
            <w:bottom w:val="none" w:sz="0" w:space="0" w:color="auto"/>
            <w:right w:val="none" w:sz="0" w:space="0" w:color="auto"/>
          </w:divBdr>
        </w:div>
        <w:div w:id="987980172">
          <w:marLeft w:val="547"/>
          <w:marRight w:val="0"/>
          <w:marTop w:val="0"/>
          <w:marBottom w:val="0"/>
          <w:divBdr>
            <w:top w:val="none" w:sz="0" w:space="0" w:color="auto"/>
            <w:left w:val="none" w:sz="0" w:space="0" w:color="auto"/>
            <w:bottom w:val="none" w:sz="0" w:space="0" w:color="auto"/>
            <w:right w:val="none" w:sz="0" w:space="0" w:color="auto"/>
          </w:divBdr>
        </w:div>
        <w:div w:id="1489783561">
          <w:marLeft w:val="547"/>
          <w:marRight w:val="0"/>
          <w:marTop w:val="0"/>
          <w:marBottom w:val="0"/>
          <w:divBdr>
            <w:top w:val="none" w:sz="0" w:space="0" w:color="auto"/>
            <w:left w:val="none" w:sz="0" w:space="0" w:color="auto"/>
            <w:bottom w:val="none" w:sz="0" w:space="0" w:color="auto"/>
            <w:right w:val="none" w:sz="0" w:space="0" w:color="auto"/>
          </w:divBdr>
        </w:div>
        <w:div w:id="1638755323">
          <w:marLeft w:val="547"/>
          <w:marRight w:val="0"/>
          <w:marTop w:val="0"/>
          <w:marBottom w:val="0"/>
          <w:divBdr>
            <w:top w:val="none" w:sz="0" w:space="0" w:color="auto"/>
            <w:left w:val="none" w:sz="0" w:space="0" w:color="auto"/>
            <w:bottom w:val="none" w:sz="0" w:space="0" w:color="auto"/>
            <w:right w:val="none" w:sz="0" w:space="0" w:color="auto"/>
          </w:divBdr>
        </w:div>
        <w:div w:id="1688944313">
          <w:marLeft w:val="547"/>
          <w:marRight w:val="0"/>
          <w:marTop w:val="0"/>
          <w:marBottom w:val="0"/>
          <w:divBdr>
            <w:top w:val="none" w:sz="0" w:space="0" w:color="auto"/>
            <w:left w:val="none" w:sz="0" w:space="0" w:color="auto"/>
            <w:bottom w:val="none" w:sz="0" w:space="0" w:color="auto"/>
            <w:right w:val="none" w:sz="0" w:space="0" w:color="auto"/>
          </w:divBdr>
        </w:div>
      </w:divsChild>
    </w:div>
    <w:div w:id="915285353">
      <w:bodyDiv w:val="1"/>
      <w:marLeft w:val="0"/>
      <w:marRight w:val="0"/>
      <w:marTop w:val="0"/>
      <w:marBottom w:val="0"/>
      <w:divBdr>
        <w:top w:val="none" w:sz="0" w:space="0" w:color="auto"/>
        <w:left w:val="none" w:sz="0" w:space="0" w:color="auto"/>
        <w:bottom w:val="none" w:sz="0" w:space="0" w:color="auto"/>
        <w:right w:val="none" w:sz="0" w:space="0" w:color="auto"/>
      </w:divBdr>
      <w:divsChild>
        <w:div w:id="634532785">
          <w:marLeft w:val="547"/>
          <w:marRight w:val="0"/>
          <w:marTop w:val="154"/>
          <w:marBottom w:val="0"/>
          <w:divBdr>
            <w:top w:val="none" w:sz="0" w:space="0" w:color="auto"/>
            <w:left w:val="none" w:sz="0" w:space="0" w:color="auto"/>
            <w:bottom w:val="none" w:sz="0" w:space="0" w:color="auto"/>
            <w:right w:val="none" w:sz="0" w:space="0" w:color="auto"/>
          </w:divBdr>
        </w:div>
        <w:div w:id="787360689">
          <w:marLeft w:val="547"/>
          <w:marRight w:val="0"/>
          <w:marTop w:val="154"/>
          <w:marBottom w:val="0"/>
          <w:divBdr>
            <w:top w:val="none" w:sz="0" w:space="0" w:color="auto"/>
            <w:left w:val="none" w:sz="0" w:space="0" w:color="auto"/>
            <w:bottom w:val="none" w:sz="0" w:space="0" w:color="auto"/>
            <w:right w:val="none" w:sz="0" w:space="0" w:color="auto"/>
          </w:divBdr>
        </w:div>
        <w:div w:id="1861969989">
          <w:marLeft w:val="1166"/>
          <w:marRight w:val="0"/>
          <w:marTop w:val="134"/>
          <w:marBottom w:val="0"/>
          <w:divBdr>
            <w:top w:val="none" w:sz="0" w:space="0" w:color="auto"/>
            <w:left w:val="none" w:sz="0" w:space="0" w:color="auto"/>
            <w:bottom w:val="none" w:sz="0" w:space="0" w:color="auto"/>
            <w:right w:val="none" w:sz="0" w:space="0" w:color="auto"/>
          </w:divBdr>
        </w:div>
      </w:divsChild>
    </w:div>
    <w:div w:id="915745893">
      <w:bodyDiv w:val="1"/>
      <w:marLeft w:val="0"/>
      <w:marRight w:val="0"/>
      <w:marTop w:val="0"/>
      <w:marBottom w:val="0"/>
      <w:divBdr>
        <w:top w:val="none" w:sz="0" w:space="0" w:color="auto"/>
        <w:left w:val="none" w:sz="0" w:space="0" w:color="auto"/>
        <w:bottom w:val="none" w:sz="0" w:space="0" w:color="auto"/>
        <w:right w:val="none" w:sz="0" w:space="0" w:color="auto"/>
      </w:divBdr>
    </w:div>
    <w:div w:id="915936041">
      <w:bodyDiv w:val="1"/>
      <w:marLeft w:val="0"/>
      <w:marRight w:val="0"/>
      <w:marTop w:val="0"/>
      <w:marBottom w:val="0"/>
      <w:divBdr>
        <w:top w:val="none" w:sz="0" w:space="0" w:color="auto"/>
        <w:left w:val="none" w:sz="0" w:space="0" w:color="auto"/>
        <w:bottom w:val="none" w:sz="0" w:space="0" w:color="auto"/>
        <w:right w:val="none" w:sz="0" w:space="0" w:color="auto"/>
      </w:divBdr>
      <w:divsChild>
        <w:div w:id="958269030">
          <w:marLeft w:val="547"/>
          <w:marRight w:val="0"/>
          <w:marTop w:val="115"/>
          <w:marBottom w:val="0"/>
          <w:divBdr>
            <w:top w:val="none" w:sz="0" w:space="0" w:color="auto"/>
            <w:left w:val="none" w:sz="0" w:space="0" w:color="auto"/>
            <w:bottom w:val="none" w:sz="0" w:space="0" w:color="auto"/>
            <w:right w:val="none" w:sz="0" w:space="0" w:color="auto"/>
          </w:divBdr>
        </w:div>
        <w:div w:id="986012792">
          <w:marLeft w:val="547"/>
          <w:marRight w:val="0"/>
          <w:marTop w:val="115"/>
          <w:marBottom w:val="0"/>
          <w:divBdr>
            <w:top w:val="none" w:sz="0" w:space="0" w:color="auto"/>
            <w:left w:val="none" w:sz="0" w:space="0" w:color="auto"/>
            <w:bottom w:val="none" w:sz="0" w:space="0" w:color="auto"/>
            <w:right w:val="none" w:sz="0" w:space="0" w:color="auto"/>
          </w:divBdr>
        </w:div>
        <w:div w:id="1361131564">
          <w:marLeft w:val="1166"/>
          <w:marRight w:val="0"/>
          <w:marTop w:val="96"/>
          <w:marBottom w:val="0"/>
          <w:divBdr>
            <w:top w:val="none" w:sz="0" w:space="0" w:color="auto"/>
            <w:left w:val="none" w:sz="0" w:space="0" w:color="auto"/>
            <w:bottom w:val="none" w:sz="0" w:space="0" w:color="auto"/>
            <w:right w:val="none" w:sz="0" w:space="0" w:color="auto"/>
          </w:divBdr>
        </w:div>
        <w:div w:id="1372219378">
          <w:marLeft w:val="1166"/>
          <w:marRight w:val="0"/>
          <w:marTop w:val="96"/>
          <w:marBottom w:val="0"/>
          <w:divBdr>
            <w:top w:val="none" w:sz="0" w:space="0" w:color="auto"/>
            <w:left w:val="none" w:sz="0" w:space="0" w:color="auto"/>
            <w:bottom w:val="none" w:sz="0" w:space="0" w:color="auto"/>
            <w:right w:val="none" w:sz="0" w:space="0" w:color="auto"/>
          </w:divBdr>
        </w:div>
        <w:div w:id="1484812091">
          <w:marLeft w:val="1166"/>
          <w:marRight w:val="0"/>
          <w:marTop w:val="96"/>
          <w:marBottom w:val="0"/>
          <w:divBdr>
            <w:top w:val="none" w:sz="0" w:space="0" w:color="auto"/>
            <w:left w:val="none" w:sz="0" w:space="0" w:color="auto"/>
            <w:bottom w:val="none" w:sz="0" w:space="0" w:color="auto"/>
            <w:right w:val="none" w:sz="0" w:space="0" w:color="auto"/>
          </w:divBdr>
        </w:div>
        <w:div w:id="1659767145">
          <w:marLeft w:val="547"/>
          <w:marRight w:val="0"/>
          <w:marTop w:val="115"/>
          <w:marBottom w:val="0"/>
          <w:divBdr>
            <w:top w:val="none" w:sz="0" w:space="0" w:color="auto"/>
            <w:left w:val="none" w:sz="0" w:space="0" w:color="auto"/>
            <w:bottom w:val="none" w:sz="0" w:space="0" w:color="auto"/>
            <w:right w:val="none" w:sz="0" w:space="0" w:color="auto"/>
          </w:divBdr>
        </w:div>
        <w:div w:id="2024890726">
          <w:marLeft w:val="1166"/>
          <w:marRight w:val="0"/>
          <w:marTop w:val="96"/>
          <w:marBottom w:val="0"/>
          <w:divBdr>
            <w:top w:val="none" w:sz="0" w:space="0" w:color="auto"/>
            <w:left w:val="none" w:sz="0" w:space="0" w:color="auto"/>
            <w:bottom w:val="none" w:sz="0" w:space="0" w:color="auto"/>
            <w:right w:val="none" w:sz="0" w:space="0" w:color="auto"/>
          </w:divBdr>
        </w:div>
        <w:div w:id="2071995251">
          <w:marLeft w:val="1166"/>
          <w:marRight w:val="0"/>
          <w:marTop w:val="77"/>
          <w:marBottom w:val="0"/>
          <w:divBdr>
            <w:top w:val="none" w:sz="0" w:space="0" w:color="auto"/>
            <w:left w:val="none" w:sz="0" w:space="0" w:color="auto"/>
            <w:bottom w:val="none" w:sz="0" w:space="0" w:color="auto"/>
            <w:right w:val="none" w:sz="0" w:space="0" w:color="auto"/>
          </w:divBdr>
        </w:div>
      </w:divsChild>
    </w:div>
    <w:div w:id="917716601">
      <w:bodyDiv w:val="1"/>
      <w:marLeft w:val="0"/>
      <w:marRight w:val="0"/>
      <w:marTop w:val="0"/>
      <w:marBottom w:val="0"/>
      <w:divBdr>
        <w:top w:val="none" w:sz="0" w:space="0" w:color="auto"/>
        <w:left w:val="none" w:sz="0" w:space="0" w:color="auto"/>
        <w:bottom w:val="none" w:sz="0" w:space="0" w:color="auto"/>
        <w:right w:val="none" w:sz="0" w:space="0" w:color="auto"/>
      </w:divBdr>
    </w:div>
    <w:div w:id="919291910">
      <w:bodyDiv w:val="1"/>
      <w:marLeft w:val="0"/>
      <w:marRight w:val="0"/>
      <w:marTop w:val="0"/>
      <w:marBottom w:val="0"/>
      <w:divBdr>
        <w:top w:val="none" w:sz="0" w:space="0" w:color="auto"/>
        <w:left w:val="none" w:sz="0" w:space="0" w:color="auto"/>
        <w:bottom w:val="none" w:sz="0" w:space="0" w:color="auto"/>
        <w:right w:val="none" w:sz="0" w:space="0" w:color="auto"/>
      </w:divBdr>
    </w:div>
    <w:div w:id="919994504">
      <w:bodyDiv w:val="1"/>
      <w:marLeft w:val="0"/>
      <w:marRight w:val="0"/>
      <w:marTop w:val="0"/>
      <w:marBottom w:val="0"/>
      <w:divBdr>
        <w:top w:val="none" w:sz="0" w:space="0" w:color="auto"/>
        <w:left w:val="none" w:sz="0" w:space="0" w:color="auto"/>
        <w:bottom w:val="none" w:sz="0" w:space="0" w:color="auto"/>
        <w:right w:val="none" w:sz="0" w:space="0" w:color="auto"/>
      </w:divBdr>
    </w:div>
    <w:div w:id="920023182">
      <w:bodyDiv w:val="1"/>
      <w:marLeft w:val="0"/>
      <w:marRight w:val="0"/>
      <w:marTop w:val="0"/>
      <w:marBottom w:val="0"/>
      <w:divBdr>
        <w:top w:val="none" w:sz="0" w:space="0" w:color="auto"/>
        <w:left w:val="none" w:sz="0" w:space="0" w:color="auto"/>
        <w:bottom w:val="none" w:sz="0" w:space="0" w:color="auto"/>
        <w:right w:val="none" w:sz="0" w:space="0" w:color="auto"/>
      </w:divBdr>
    </w:div>
    <w:div w:id="920526485">
      <w:bodyDiv w:val="1"/>
      <w:marLeft w:val="0"/>
      <w:marRight w:val="0"/>
      <w:marTop w:val="0"/>
      <w:marBottom w:val="0"/>
      <w:divBdr>
        <w:top w:val="none" w:sz="0" w:space="0" w:color="auto"/>
        <w:left w:val="none" w:sz="0" w:space="0" w:color="auto"/>
        <w:bottom w:val="none" w:sz="0" w:space="0" w:color="auto"/>
        <w:right w:val="none" w:sz="0" w:space="0" w:color="auto"/>
      </w:divBdr>
      <w:divsChild>
        <w:div w:id="518858813">
          <w:marLeft w:val="360"/>
          <w:marRight w:val="0"/>
          <w:marTop w:val="200"/>
          <w:marBottom w:val="0"/>
          <w:divBdr>
            <w:top w:val="none" w:sz="0" w:space="0" w:color="auto"/>
            <w:left w:val="none" w:sz="0" w:space="0" w:color="auto"/>
            <w:bottom w:val="none" w:sz="0" w:space="0" w:color="auto"/>
            <w:right w:val="none" w:sz="0" w:space="0" w:color="auto"/>
          </w:divBdr>
        </w:div>
        <w:div w:id="1013848945">
          <w:marLeft w:val="360"/>
          <w:marRight w:val="0"/>
          <w:marTop w:val="200"/>
          <w:marBottom w:val="0"/>
          <w:divBdr>
            <w:top w:val="none" w:sz="0" w:space="0" w:color="auto"/>
            <w:left w:val="none" w:sz="0" w:space="0" w:color="auto"/>
            <w:bottom w:val="none" w:sz="0" w:space="0" w:color="auto"/>
            <w:right w:val="none" w:sz="0" w:space="0" w:color="auto"/>
          </w:divBdr>
        </w:div>
        <w:div w:id="1169439586">
          <w:marLeft w:val="360"/>
          <w:marRight w:val="0"/>
          <w:marTop w:val="200"/>
          <w:marBottom w:val="0"/>
          <w:divBdr>
            <w:top w:val="none" w:sz="0" w:space="0" w:color="auto"/>
            <w:left w:val="none" w:sz="0" w:space="0" w:color="auto"/>
            <w:bottom w:val="none" w:sz="0" w:space="0" w:color="auto"/>
            <w:right w:val="none" w:sz="0" w:space="0" w:color="auto"/>
          </w:divBdr>
        </w:div>
      </w:divsChild>
    </w:div>
    <w:div w:id="925653406">
      <w:bodyDiv w:val="1"/>
      <w:marLeft w:val="0"/>
      <w:marRight w:val="0"/>
      <w:marTop w:val="0"/>
      <w:marBottom w:val="0"/>
      <w:divBdr>
        <w:top w:val="none" w:sz="0" w:space="0" w:color="auto"/>
        <w:left w:val="none" w:sz="0" w:space="0" w:color="auto"/>
        <w:bottom w:val="none" w:sz="0" w:space="0" w:color="auto"/>
        <w:right w:val="none" w:sz="0" w:space="0" w:color="auto"/>
      </w:divBdr>
    </w:div>
    <w:div w:id="926381045">
      <w:bodyDiv w:val="1"/>
      <w:marLeft w:val="0"/>
      <w:marRight w:val="0"/>
      <w:marTop w:val="0"/>
      <w:marBottom w:val="0"/>
      <w:divBdr>
        <w:top w:val="none" w:sz="0" w:space="0" w:color="auto"/>
        <w:left w:val="none" w:sz="0" w:space="0" w:color="auto"/>
        <w:bottom w:val="none" w:sz="0" w:space="0" w:color="auto"/>
        <w:right w:val="none" w:sz="0" w:space="0" w:color="auto"/>
      </w:divBdr>
      <w:divsChild>
        <w:div w:id="461266503">
          <w:marLeft w:val="1166"/>
          <w:marRight w:val="0"/>
          <w:marTop w:val="134"/>
          <w:marBottom w:val="0"/>
          <w:divBdr>
            <w:top w:val="none" w:sz="0" w:space="0" w:color="auto"/>
            <w:left w:val="none" w:sz="0" w:space="0" w:color="auto"/>
            <w:bottom w:val="none" w:sz="0" w:space="0" w:color="auto"/>
            <w:right w:val="none" w:sz="0" w:space="0" w:color="auto"/>
          </w:divBdr>
        </w:div>
        <w:div w:id="851724442">
          <w:marLeft w:val="547"/>
          <w:marRight w:val="0"/>
          <w:marTop w:val="154"/>
          <w:marBottom w:val="0"/>
          <w:divBdr>
            <w:top w:val="none" w:sz="0" w:space="0" w:color="auto"/>
            <w:left w:val="none" w:sz="0" w:space="0" w:color="auto"/>
            <w:bottom w:val="none" w:sz="0" w:space="0" w:color="auto"/>
            <w:right w:val="none" w:sz="0" w:space="0" w:color="auto"/>
          </w:divBdr>
        </w:div>
        <w:div w:id="1775199848">
          <w:marLeft w:val="547"/>
          <w:marRight w:val="0"/>
          <w:marTop w:val="154"/>
          <w:marBottom w:val="0"/>
          <w:divBdr>
            <w:top w:val="none" w:sz="0" w:space="0" w:color="auto"/>
            <w:left w:val="none" w:sz="0" w:space="0" w:color="auto"/>
            <w:bottom w:val="none" w:sz="0" w:space="0" w:color="auto"/>
            <w:right w:val="none" w:sz="0" w:space="0" w:color="auto"/>
          </w:divBdr>
        </w:div>
      </w:divsChild>
    </w:div>
    <w:div w:id="926693016">
      <w:bodyDiv w:val="1"/>
      <w:marLeft w:val="0"/>
      <w:marRight w:val="0"/>
      <w:marTop w:val="0"/>
      <w:marBottom w:val="0"/>
      <w:divBdr>
        <w:top w:val="none" w:sz="0" w:space="0" w:color="auto"/>
        <w:left w:val="none" w:sz="0" w:space="0" w:color="auto"/>
        <w:bottom w:val="none" w:sz="0" w:space="0" w:color="auto"/>
        <w:right w:val="none" w:sz="0" w:space="0" w:color="auto"/>
      </w:divBdr>
    </w:div>
    <w:div w:id="926889385">
      <w:bodyDiv w:val="1"/>
      <w:marLeft w:val="0"/>
      <w:marRight w:val="0"/>
      <w:marTop w:val="0"/>
      <w:marBottom w:val="0"/>
      <w:divBdr>
        <w:top w:val="none" w:sz="0" w:space="0" w:color="auto"/>
        <w:left w:val="none" w:sz="0" w:space="0" w:color="auto"/>
        <w:bottom w:val="none" w:sz="0" w:space="0" w:color="auto"/>
        <w:right w:val="none" w:sz="0" w:space="0" w:color="auto"/>
      </w:divBdr>
    </w:div>
    <w:div w:id="927616886">
      <w:bodyDiv w:val="1"/>
      <w:marLeft w:val="0"/>
      <w:marRight w:val="0"/>
      <w:marTop w:val="0"/>
      <w:marBottom w:val="0"/>
      <w:divBdr>
        <w:top w:val="none" w:sz="0" w:space="0" w:color="auto"/>
        <w:left w:val="none" w:sz="0" w:space="0" w:color="auto"/>
        <w:bottom w:val="none" w:sz="0" w:space="0" w:color="auto"/>
        <w:right w:val="none" w:sz="0" w:space="0" w:color="auto"/>
      </w:divBdr>
    </w:div>
    <w:div w:id="927621900">
      <w:bodyDiv w:val="1"/>
      <w:marLeft w:val="0"/>
      <w:marRight w:val="0"/>
      <w:marTop w:val="0"/>
      <w:marBottom w:val="0"/>
      <w:divBdr>
        <w:top w:val="none" w:sz="0" w:space="0" w:color="auto"/>
        <w:left w:val="none" w:sz="0" w:space="0" w:color="auto"/>
        <w:bottom w:val="none" w:sz="0" w:space="0" w:color="auto"/>
        <w:right w:val="none" w:sz="0" w:space="0" w:color="auto"/>
      </w:divBdr>
    </w:div>
    <w:div w:id="928807951">
      <w:bodyDiv w:val="1"/>
      <w:marLeft w:val="0"/>
      <w:marRight w:val="0"/>
      <w:marTop w:val="0"/>
      <w:marBottom w:val="0"/>
      <w:divBdr>
        <w:top w:val="none" w:sz="0" w:space="0" w:color="auto"/>
        <w:left w:val="none" w:sz="0" w:space="0" w:color="auto"/>
        <w:bottom w:val="none" w:sz="0" w:space="0" w:color="auto"/>
        <w:right w:val="none" w:sz="0" w:space="0" w:color="auto"/>
      </w:divBdr>
    </w:div>
    <w:div w:id="928928931">
      <w:bodyDiv w:val="1"/>
      <w:marLeft w:val="0"/>
      <w:marRight w:val="0"/>
      <w:marTop w:val="0"/>
      <w:marBottom w:val="0"/>
      <w:divBdr>
        <w:top w:val="none" w:sz="0" w:space="0" w:color="auto"/>
        <w:left w:val="none" w:sz="0" w:space="0" w:color="auto"/>
        <w:bottom w:val="none" w:sz="0" w:space="0" w:color="auto"/>
        <w:right w:val="none" w:sz="0" w:space="0" w:color="auto"/>
      </w:divBdr>
      <w:divsChild>
        <w:div w:id="228736082">
          <w:marLeft w:val="0"/>
          <w:marRight w:val="0"/>
          <w:marTop w:val="0"/>
          <w:marBottom w:val="0"/>
          <w:divBdr>
            <w:top w:val="none" w:sz="0" w:space="0" w:color="auto"/>
            <w:left w:val="none" w:sz="0" w:space="0" w:color="auto"/>
            <w:bottom w:val="none" w:sz="0" w:space="0" w:color="auto"/>
            <w:right w:val="none" w:sz="0" w:space="0" w:color="auto"/>
          </w:divBdr>
          <w:divsChild>
            <w:div w:id="571087541">
              <w:marLeft w:val="0"/>
              <w:marRight w:val="0"/>
              <w:marTop w:val="0"/>
              <w:marBottom w:val="0"/>
              <w:divBdr>
                <w:top w:val="none" w:sz="0" w:space="0" w:color="auto"/>
                <w:left w:val="none" w:sz="0" w:space="0" w:color="auto"/>
                <w:bottom w:val="none" w:sz="0" w:space="0" w:color="auto"/>
                <w:right w:val="none" w:sz="0" w:space="0" w:color="auto"/>
              </w:divBdr>
            </w:div>
            <w:div w:id="813061660">
              <w:marLeft w:val="0"/>
              <w:marRight w:val="0"/>
              <w:marTop w:val="0"/>
              <w:marBottom w:val="0"/>
              <w:divBdr>
                <w:top w:val="none" w:sz="0" w:space="0" w:color="auto"/>
                <w:left w:val="none" w:sz="0" w:space="0" w:color="auto"/>
                <w:bottom w:val="none" w:sz="0" w:space="0" w:color="auto"/>
                <w:right w:val="none" w:sz="0" w:space="0" w:color="auto"/>
              </w:divBdr>
            </w:div>
            <w:div w:id="1923680668">
              <w:marLeft w:val="0"/>
              <w:marRight w:val="0"/>
              <w:marTop w:val="0"/>
              <w:marBottom w:val="0"/>
              <w:divBdr>
                <w:top w:val="none" w:sz="0" w:space="0" w:color="auto"/>
                <w:left w:val="none" w:sz="0" w:space="0" w:color="auto"/>
                <w:bottom w:val="none" w:sz="0" w:space="0" w:color="auto"/>
                <w:right w:val="none" w:sz="0" w:space="0" w:color="auto"/>
              </w:divBdr>
            </w:div>
            <w:div w:id="21073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7449">
      <w:bodyDiv w:val="1"/>
      <w:marLeft w:val="0"/>
      <w:marRight w:val="0"/>
      <w:marTop w:val="0"/>
      <w:marBottom w:val="0"/>
      <w:divBdr>
        <w:top w:val="none" w:sz="0" w:space="0" w:color="auto"/>
        <w:left w:val="none" w:sz="0" w:space="0" w:color="auto"/>
        <w:bottom w:val="none" w:sz="0" w:space="0" w:color="auto"/>
        <w:right w:val="none" w:sz="0" w:space="0" w:color="auto"/>
      </w:divBdr>
      <w:divsChild>
        <w:div w:id="337729943">
          <w:marLeft w:val="547"/>
          <w:marRight w:val="0"/>
          <w:marTop w:val="96"/>
          <w:marBottom w:val="0"/>
          <w:divBdr>
            <w:top w:val="none" w:sz="0" w:space="0" w:color="auto"/>
            <w:left w:val="none" w:sz="0" w:space="0" w:color="auto"/>
            <w:bottom w:val="none" w:sz="0" w:space="0" w:color="auto"/>
            <w:right w:val="none" w:sz="0" w:space="0" w:color="auto"/>
          </w:divBdr>
        </w:div>
        <w:div w:id="464471149">
          <w:marLeft w:val="1166"/>
          <w:marRight w:val="0"/>
          <w:marTop w:val="86"/>
          <w:marBottom w:val="0"/>
          <w:divBdr>
            <w:top w:val="none" w:sz="0" w:space="0" w:color="auto"/>
            <w:left w:val="none" w:sz="0" w:space="0" w:color="auto"/>
            <w:bottom w:val="none" w:sz="0" w:space="0" w:color="auto"/>
            <w:right w:val="none" w:sz="0" w:space="0" w:color="auto"/>
          </w:divBdr>
        </w:div>
        <w:div w:id="927734617">
          <w:marLeft w:val="1166"/>
          <w:marRight w:val="0"/>
          <w:marTop w:val="86"/>
          <w:marBottom w:val="0"/>
          <w:divBdr>
            <w:top w:val="none" w:sz="0" w:space="0" w:color="auto"/>
            <w:left w:val="none" w:sz="0" w:space="0" w:color="auto"/>
            <w:bottom w:val="none" w:sz="0" w:space="0" w:color="auto"/>
            <w:right w:val="none" w:sz="0" w:space="0" w:color="auto"/>
          </w:divBdr>
        </w:div>
        <w:div w:id="970211578">
          <w:marLeft w:val="1166"/>
          <w:marRight w:val="0"/>
          <w:marTop w:val="86"/>
          <w:marBottom w:val="0"/>
          <w:divBdr>
            <w:top w:val="none" w:sz="0" w:space="0" w:color="auto"/>
            <w:left w:val="none" w:sz="0" w:space="0" w:color="auto"/>
            <w:bottom w:val="none" w:sz="0" w:space="0" w:color="auto"/>
            <w:right w:val="none" w:sz="0" w:space="0" w:color="auto"/>
          </w:divBdr>
        </w:div>
        <w:div w:id="1201825519">
          <w:marLeft w:val="1166"/>
          <w:marRight w:val="0"/>
          <w:marTop w:val="86"/>
          <w:marBottom w:val="0"/>
          <w:divBdr>
            <w:top w:val="none" w:sz="0" w:space="0" w:color="auto"/>
            <w:left w:val="none" w:sz="0" w:space="0" w:color="auto"/>
            <w:bottom w:val="none" w:sz="0" w:space="0" w:color="auto"/>
            <w:right w:val="none" w:sz="0" w:space="0" w:color="auto"/>
          </w:divBdr>
        </w:div>
        <w:div w:id="1325355228">
          <w:marLeft w:val="1166"/>
          <w:marRight w:val="0"/>
          <w:marTop w:val="86"/>
          <w:marBottom w:val="0"/>
          <w:divBdr>
            <w:top w:val="none" w:sz="0" w:space="0" w:color="auto"/>
            <w:left w:val="none" w:sz="0" w:space="0" w:color="auto"/>
            <w:bottom w:val="none" w:sz="0" w:space="0" w:color="auto"/>
            <w:right w:val="none" w:sz="0" w:space="0" w:color="auto"/>
          </w:divBdr>
        </w:div>
        <w:div w:id="1935673858">
          <w:marLeft w:val="1166"/>
          <w:marRight w:val="0"/>
          <w:marTop w:val="86"/>
          <w:marBottom w:val="0"/>
          <w:divBdr>
            <w:top w:val="none" w:sz="0" w:space="0" w:color="auto"/>
            <w:left w:val="none" w:sz="0" w:space="0" w:color="auto"/>
            <w:bottom w:val="none" w:sz="0" w:space="0" w:color="auto"/>
            <w:right w:val="none" w:sz="0" w:space="0" w:color="auto"/>
          </w:divBdr>
        </w:div>
        <w:div w:id="2087072567">
          <w:marLeft w:val="547"/>
          <w:marRight w:val="0"/>
          <w:marTop w:val="96"/>
          <w:marBottom w:val="0"/>
          <w:divBdr>
            <w:top w:val="none" w:sz="0" w:space="0" w:color="auto"/>
            <w:left w:val="none" w:sz="0" w:space="0" w:color="auto"/>
            <w:bottom w:val="none" w:sz="0" w:space="0" w:color="auto"/>
            <w:right w:val="none" w:sz="0" w:space="0" w:color="auto"/>
          </w:divBdr>
        </w:div>
      </w:divsChild>
    </w:div>
    <w:div w:id="929432312">
      <w:bodyDiv w:val="1"/>
      <w:marLeft w:val="0"/>
      <w:marRight w:val="0"/>
      <w:marTop w:val="0"/>
      <w:marBottom w:val="0"/>
      <w:divBdr>
        <w:top w:val="none" w:sz="0" w:space="0" w:color="auto"/>
        <w:left w:val="none" w:sz="0" w:space="0" w:color="auto"/>
        <w:bottom w:val="none" w:sz="0" w:space="0" w:color="auto"/>
        <w:right w:val="none" w:sz="0" w:space="0" w:color="auto"/>
      </w:divBdr>
      <w:divsChild>
        <w:div w:id="1073433680">
          <w:marLeft w:val="1800"/>
          <w:marRight w:val="0"/>
          <w:marTop w:val="139"/>
          <w:marBottom w:val="0"/>
          <w:divBdr>
            <w:top w:val="none" w:sz="0" w:space="0" w:color="auto"/>
            <w:left w:val="none" w:sz="0" w:space="0" w:color="auto"/>
            <w:bottom w:val="none" w:sz="0" w:space="0" w:color="auto"/>
            <w:right w:val="none" w:sz="0" w:space="0" w:color="auto"/>
          </w:divBdr>
        </w:div>
        <w:div w:id="1412892949">
          <w:marLeft w:val="1800"/>
          <w:marRight w:val="0"/>
          <w:marTop w:val="134"/>
          <w:marBottom w:val="0"/>
          <w:divBdr>
            <w:top w:val="none" w:sz="0" w:space="0" w:color="auto"/>
            <w:left w:val="none" w:sz="0" w:space="0" w:color="auto"/>
            <w:bottom w:val="none" w:sz="0" w:space="0" w:color="auto"/>
            <w:right w:val="none" w:sz="0" w:space="0" w:color="auto"/>
          </w:divBdr>
        </w:div>
        <w:div w:id="1889876772">
          <w:marLeft w:val="547"/>
          <w:marRight w:val="0"/>
          <w:marTop w:val="163"/>
          <w:marBottom w:val="0"/>
          <w:divBdr>
            <w:top w:val="none" w:sz="0" w:space="0" w:color="auto"/>
            <w:left w:val="none" w:sz="0" w:space="0" w:color="auto"/>
            <w:bottom w:val="none" w:sz="0" w:space="0" w:color="auto"/>
            <w:right w:val="none" w:sz="0" w:space="0" w:color="auto"/>
          </w:divBdr>
        </w:div>
        <w:div w:id="2114740916">
          <w:marLeft w:val="1166"/>
          <w:marRight w:val="0"/>
          <w:marTop w:val="163"/>
          <w:marBottom w:val="0"/>
          <w:divBdr>
            <w:top w:val="none" w:sz="0" w:space="0" w:color="auto"/>
            <w:left w:val="none" w:sz="0" w:space="0" w:color="auto"/>
            <w:bottom w:val="none" w:sz="0" w:space="0" w:color="auto"/>
            <w:right w:val="none" w:sz="0" w:space="0" w:color="auto"/>
          </w:divBdr>
        </w:div>
      </w:divsChild>
    </w:div>
    <w:div w:id="930161430">
      <w:bodyDiv w:val="1"/>
      <w:marLeft w:val="0"/>
      <w:marRight w:val="0"/>
      <w:marTop w:val="0"/>
      <w:marBottom w:val="0"/>
      <w:divBdr>
        <w:top w:val="none" w:sz="0" w:space="0" w:color="auto"/>
        <w:left w:val="none" w:sz="0" w:space="0" w:color="auto"/>
        <w:bottom w:val="none" w:sz="0" w:space="0" w:color="auto"/>
        <w:right w:val="none" w:sz="0" w:space="0" w:color="auto"/>
      </w:divBdr>
    </w:div>
    <w:div w:id="930698173">
      <w:bodyDiv w:val="1"/>
      <w:marLeft w:val="0"/>
      <w:marRight w:val="0"/>
      <w:marTop w:val="0"/>
      <w:marBottom w:val="0"/>
      <w:divBdr>
        <w:top w:val="none" w:sz="0" w:space="0" w:color="auto"/>
        <w:left w:val="none" w:sz="0" w:space="0" w:color="auto"/>
        <w:bottom w:val="none" w:sz="0" w:space="0" w:color="auto"/>
        <w:right w:val="none" w:sz="0" w:space="0" w:color="auto"/>
      </w:divBdr>
    </w:div>
    <w:div w:id="932589590">
      <w:bodyDiv w:val="1"/>
      <w:marLeft w:val="0"/>
      <w:marRight w:val="0"/>
      <w:marTop w:val="0"/>
      <w:marBottom w:val="0"/>
      <w:divBdr>
        <w:top w:val="none" w:sz="0" w:space="0" w:color="auto"/>
        <w:left w:val="none" w:sz="0" w:space="0" w:color="auto"/>
        <w:bottom w:val="none" w:sz="0" w:space="0" w:color="auto"/>
        <w:right w:val="none" w:sz="0" w:space="0" w:color="auto"/>
      </w:divBdr>
    </w:div>
    <w:div w:id="934242468">
      <w:bodyDiv w:val="1"/>
      <w:marLeft w:val="0"/>
      <w:marRight w:val="0"/>
      <w:marTop w:val="0"/>
      <w:marBottom w:val="0"/>
      <w:divBdr>
        <w:top w:val="none" w:sz="0" w:space="0" w:color="auto"/>
        <w:left w:val="none" w:sz="0" w:space="0" w:color="auto"/>
        <w:bottom w:val="none" w:sz="0" w:space="0" w:color="auto"/>
        <w:right w:val="none" w:sz="0" w:space="0" w:color="auto"/>
      </w:divBdr>
    </w:div>
    <w:div w:id="934436959">
      <w:bodyDiv w:val="1"/>
      <w:marLeft w:val="0"/>
      <w:marRight w:val="0"/>
      <w:marTop w:val="0"/>
      <w:marBottom w:val="0"/>
      <w:divBdr>
        <w:top w:val="none" w:sz="0" w:space="0" w:color="auto"/>
        <w:left w:val="none" w:sz="0" w:space="0" w:color="auto"/>
        <w:bottom w:val="none" w:sz="0" w:space="0" w:color="auto"/>
        <w:right w:val="none" w:sz="0" w:space="0" w:color="auto"/>
      </w:divBdr>
    </w:div>
    <w:div w:id="934635789">
      <w:bodyDiv w:val="1"/>
      <w:marLeft w:val="0"/>
      <w:marRight w:val="0"/>
      <w:marTop w:val="0"/>
      <w:marBottom w:val="0"/>
      <w:divBdr>
        <w:top w:val="none" w:sz="0" w:space="0" w:color="auto"/>
        <w:left w:val="none" w:sz="0" w:space="0" w:color="auto"/>
        <w:bottom w:val="none" w:sz="0" w:space="0" w:color="auto"/>
        <w:right w:val="none" w:sz="0" w:space="0" w:color="auto"/>
      </w:divBdr>
    </w:div>
    <w:div w:id="934706310">
      <w:bodyDiv w:val="1"/>
      <w:marLeft w:val="0"/>
      <w:marRight w:val="0"/>
      <w:marTop w:val="0"/>
      <w:marBottom w:val="0"/>
      <w:divBdr>
        <w:top w:val="none" w:sz="0" w:space="0" w:color="auto"/>
        <w:left w:val="none" w:sz="0" w:space="0" w:color="auto"/>
        <w:bottom w:val="none" w:sz="0" w:space="0" w:color="auto"/>
        <w:right w:val="none" w:sz="0" w:space="0" w:color="auto"/>
      </w:divBdr>
      <w:divsChild>
        <w:div w:id="1115447330">
          <w:marLeft w:val="547"/>
          <w:marRight w:val="0"/>
          <w:marTop w:val="96"/>
          <w:marBottom w:val="0"/>
          <w:divBdr>
            <w:top w:val="none" w:sz="0" w:space="0" w:color="auto"/>
            <w:left w:val="none" w:sz="0" w:space="0" w:color="auto"/>
            <w:bottom w:val="none" w:sz="0" w:space="0" w:color="auto"/>
            <w:right w:val="none" w:sz="0" w:space="0" w:color="auto"/>
          </w:divBdr>
        </w:div>
        <w:div w:id="1532263308">
          <w:marLeft w:val="547"/>
          <w:marRight w:val="0"/>
          <w:marTop w:val="96"/>
          <w:marBottom w:val="0"/>
          <w:divBdr>
            <w:top w:val="none" w:sz="0" w:space="0" w:color="auto"/>
            <w:left w:val="none" w:sz="0" w:space="0" w:color="auto"/>
            <w:bottom w:val="none" w:sz="0" w:space="0" w:color="auto"/>
            <w:right w:val="none" w:sz="0" w:space="0" w:color="auto"/>
          </w:divBdr>
        </w:div>
        <w:div w:id="1611165800">
          <w:marLeft w:val="547"/>
          <w:marRight w:val="0"/>
          <w:marTop w:val="96"/>
          <w:marBottom w:val="0"/>
          <w:divBdr>
            <w:top w:val="none" w:sz="0" w:space="0" w:color="auto"/>
            <w:left w:val="none" w:sz="0" w:space="0" w:color="auto"/>
            <w:bottom w:val="none" w:sz="0" w:space="0" w:color="auto"/>
            <w:right w:val="none" w:sz="0" w:space="0" w:color="auto"/>
          </w:divBdr>
        </w:div>
        <w:div w:id="1831099730">
          <w:marLeft w:val="1166"/>
          <w:marRight w:val="0"/>
          <w:marTop w:val="77"/>
          <w:marBottom w:val="0"/>
          <w:divBdr>
            <w:top w:val="none" w:sz="0" w:space="0" w:color="auto"/>
            <w:left w:val="none" w:sz="0" w:space="0" w:color="auto"/>
            <w:bottom w:val="none" w:sz="0" w:space="0" w:color="auto"/>
            <w:right w:val="none" w:sz="0" w:space="0" w:color="auto"/>
          </w:divBdr>
        </w:div>
      </w:divsChild>
    </w:div>
    <w:div w:id="934899474">
      <w:bodyDiv w:val="1"/>
      <w:marLeft w:val="0"/>
      <w:marRight w:val="0"/>
      <w:marTop w:val="0"/>
      <w:marBottom w:val="0"/>
      <w:divBdr>
        <w:top w:val="none" w:sz="0" w:space="0" w:color="auto"/>
        <w:left w:val="none" w:sz="0" w:space="0" w:color="auto"/>
        <w:bottom w:val="none" w:sz="0" w:space="0" w:color="auto"/>
        <w:right w:val="none" w:sz="0" w:space="0" w:color="auto"/>
      </w:divBdr>
    </w:div>
    <w:div w:id="936446019">
      <w:bodyDiv w:val="1"/>
      <w:marLeft w:val="0"/>
      <w:marRight w:val="0"/>
      <w:marTop w:val="0"/>
      <w:marBottom w:val="0"/>
      <w:divBdr>
        <w:top w:val="none" w:sz="0" w:space="0" w:color="auto"/>
        <w:left w:val="none" w:sz="0" w:space="0" w:color="auto"/>
        <w:bottom w:val="none" w:sz="0" w:space="0" w:color="auto"/>
        <w:right w:val="none" w:sz="0" w:space="0" w:color="auto"/>
      </w:divBdr>
      <w:divsChild>
        <w:div w:id="1672904327">
          <w:marLeft w:val="0"/>
          <w:marRight w:val="0"/>
          <w:marTop w:val="0"/>
          <w:marBottom w:val="0"/>
          <w:divBdr>
            <w:top w:val="none" w:sz="0" w:space="0" w:color="auto"/>
            <w:left w:val="none" w:sz="0" w:space="0" w:color="auto"/>
            <w:bottom w:val="none" w:sz="0" w:space="0" w:color="auto"/>
            <w:right w:val="none" w:sz="0" w:space="0" w:color="auto"/>
          </w:divBdr>
        </w:div>
      </w:divsChild>
    </w:div>
    <w:div w:id="937249671">
      <w:bodyDiv w:val="1"/>
      <w:marLeft w:val="0"/>
      <w:marRight w:val="0"/>
      <w:marTop w:val="0"/>
      <w:marBottom w:val="0"/>
      <w:divBdr>
        <w:top w:val="none" w:sz="0" w:space="0" w:color="auto"/>
        <w:left w:val="none" w:sz="0" w:space="0" w:color="auto"/>
        <w:bottom w:val="none" w:sz="0" w:space="0" w:color="auto"/>
        <w:right w:val="none" w:sz="0" w:space="0" w:color="auto"/>
      </w:divBdr>
      <w:divsChild>
        <w:div w:id="174423031">
          <w:marLeft w:val="1166"/>
          <w:marRight w:val="0"/>
          <w:marTop w:val="96"/>
          <w:marBottom w:val="0"/>
          <w:divBdr>
            <w:top w:val="none" w:sz="0" w:space="0" w:color="auto"/>
            <w:left w:val="none" w:sz="0" w:space="0" w:color="auto"/>
            <w:bottom w:val="none" w:sz="0" w:space="0" w:color="auto"/>
            <w:right w:val="none" w:sz="0" w:space="0" w:color="auto"/>
          </w:divBdr>
        </w:div>
        <w:div w:id="469129395">
          <w:marLeft w:val="547"/>
          <w:marRight w:val="0"/>
          <w:marTop w:val="106"/>
          <w:marBottom w:val="0"/>
          <w:divBdr>
            <w:top w:val="none" w:sz="0" w:space="0" w:color="auto"/>
            <w:left w:val="none" w:sz="0" w:space="0" w:color="auto"/>
            <w:bottom w:val="none" w:sz="0" w:space="0" w:color="auto"/>
            <w:right w:val="none" w:sz="0" w:space="0" w:color="auto"/>
          </w:divBdr>
        </w:div>
        <w:div w:id="723800208">
          <w:marLeft w:val="547"/>
          <w:marRight w:val="0"/>
          <w:marTop w:val="106"/>
          <w:marBottom w:val="0"/>
          <w:divBdr>
            <w:top w:val="none" w:sz="0" w:space="0" w:color="auto"/>
            <w:left w:val="none" w:sz="0" w:space="0" w:color="auto"/>
            <w:bottom w:val="none" w:sz="0" w:space="0" w:color="auto"/>
            <w:right w:val="none" w:sz="0" w:space="0" w:color="auto"/>
          </w:divBdr>
        </w:div>
        <w:div w:id="983041976">
          <w:marLeft w:val="547"/>
          <w:marRight w:val="0"/>
          <w:marTop w:val="106"/>
          <w:marBottom w:val="0"/>
          <w:divBdr>
            <w:top w:val="none" w:sz="0" w:space="0" w:color="auto"/>
            <w:left w:val="none" w:sz="0" w:space="0" w:color="auto"/>
            <w:bottom w:val="none" w:sz="0" w:space="0" w:color="auto"/>
            <w:right w:val="none" w:sz="0" w:space="0" w:color="auto"/>
          </w:divBdr>
        </w:div>
        <w:div w:id="1080718626">
          <w:marLeft w:val="1166"/>
          <w:marRight w:val="0"/>
          <w:marTop w:val="96"/>
          <w:marBottom w:val="0"/>
          <w:divBdr>
            <w:top w:val="none" w:sz="0" w:space="0" w:color="auto"/>
            <w:left w:val="none" w:sz="0" w:space="0" w:color="auto"/>
            <w:bottom w:val="none" w:sz="0" w:space="0" w:color="auto"/>
            <w:right w:val="none" w:sz="0" w:space="0" w:color="auto"/>
          </w:divBdr>
        </w:div>
        <w:div w:id="1799104021">
          <w:marLeft w:val="547"/>
          <w:marRight w:val="0"/>
          <w:marTop w:val="106"/>
          <w:marBottom w:val="0"/>
          <w:divBdr>
            <w:top w:val="none" w:sz="0" w:space="0" w:color="auto"/>
            <w:left w:val="none" w:sz="0" w:space="0" w:color="auto"/>
            <w:bottom w:val="none" w:sz="0" w:space="0" w:color="auto"/>
            <w:right w:val="none" w:sz="0" w:space="0" w:color="auto"/>
          </w:divBdr>
        </w:div>
      </w:divsChild>
    </w:div>
    <w:div w:id="937253990">
      <w:bodyDiv w:val="1"/>
      <w:marLeft w:val="0"/>
      <w:marRight w:val="0"/>
      <w:marTop w:val="0"/>
      <w:marBottom w:val="0"/>
      <w:divBdr>
        <w:top w:val="none" w:sz="0" w:space="0" w:color="auto"/>
        <w:left w:val="none" w:sz="0" w:space="0" w:color="auto"/>
        <w:bottom w:val="none" w:sz="0" w:space="0" w:color="auto"/>
        <w:right w:val="none" w:sz="0" w:space="0" w:color="auto"/>
      </w:divBdr>
      <w:divsChild>
        <w:div w:id="370031972">
          <w:marLeft w:val="547"/>
          <w:marRight w:val="0"/>
          <w:marTop w:val="96"/>
          <w:marBottom w:val="0"/>
          <w:divBdr>
            <w:top w:val="none" w:sz="0" w:space="0" w:color="auto"/>
            <w:left w:val="none" w:sz="0" w:space="0" w:color="auto"/>
            <w:bottom w:val="none" w:sz="0" w:space="0" w:color="auto"/>
            <w:right w:val="none" w:sz="0" w:space="0" w:color="auto"/>
          </w:divBdr>
        </w:div>
        <w:div w:id="433786800">
          <w:marLeft w:val="547"/>
          <w:marRight w:val="0"/>
          <w:marTop w:val="96"/>
          <w:marBottom w:val="0"/>
          <w:divBdr>
            <w:top w:val="none" w:sz="0" w:space="0" w:color="auto"/>
            <w:left w:val="none" w:sz="0" w:space="0" w:color="auto"/>
            <w:bottom w:val="none" w:sz="0" w:space="0" w:color="auto"/>
            <w:right w:val="none" w:sz="0" w:space="0" w:color="auto"/>
          </w:divBdr>
        </w:div>
        <w:div w:id="481123288">
          <w:marLeft w:val="1166"/>
          <w:marRight w:val="0"/>
          <w:marTop w:val="86"/>
          <w:marBottom w:val="0"/>
          <w:divBdr>
            <w:top w:val="none" w:sz="0" w:space="0" w:color="auto"/>
            <w:left w:val="none" w:sz="0" w:space="0" w:color="auto"/>
            <w:bottom w:val="none" w:sz="0" w:space="0" w:color="auto"/>
            <w:right w:val="none" w:sz="0" w:space="0" w:color="auto"/>
          </w:divBdr>
        </w:div>
        <w:div w:id="884175578">
          <w:marLeft w:val="547"/>
          <w:marRight w:val="0"/>
          <w:marTop w:val="96"/>
          <w:marBottom w:val="0"/>
          <w:divBdr>
            <w:top w:val="none" w:sz="0" w:space="0" w:color="auto"/>
            <w:left w:val="none" w:sz="0" w:space="0" w:color="auto"/>
            <w:bottom w:val="none" w:sz="0" w:space="0" w:color="auto"/>
            <w:right w:val="none" w:sz="0" w:space="0" w:color="auto"/>
          </w:divBdr>
        </w:div>
        <w:div w:id="1073892651">
          <w:marLeft w:val="547"/>
          <w:marRight w:val="0"/>
          <w:marTop w:val="96"/>
          <w:marBottom w:val="0"/>
          <w:divBdr>
            <w:top w:val="none" w:sz="0" w:space="0" w:color="auto"/>
            <w:left w:val="none" w:sz="0" w:space="0" w:color="auto"/>
            <w:bottom w:val="none" w:sz="0" w:space="0" w:color="auto"/>
            <w:right w:val="none" w:sz="0" w:space="0" w:color="auto"/>
          </w:divBdr>
        </w:div>
        <w:div w:id="1143813787">
          <w:marLeft w:val="1166"/>
          <w:marRight w:val="0"/>
          <w:marTop w:val="86"/>
          <w:marBottom w:val="0"/>
          <w:divBdr>
            <w:top w:val="none" w:sz="0" w:space="0" w:color="auto"/>
            <w:left w:val="none" w:sz="0" w:space="0" w:color="auto"/>
            <w:bottom w:val="none" w:sz="0" w:space="0" w:color="auto"/>
            <w:right w:val="none" w:sz="0" w:space="0" w:color="auto"/>
          </w:divBdr>
        </w:div>
        <w:div w:id="1595626208">
          <w:marLeft w:val="547"/>
          <w:marRight w:val="0"/>
          <w:marTop w:val="96"/>
          <w:marBottom w:val="0"/>
          <w:divBdr>
            <w:top w:val="none" w:sz="0" w:space="0" w:color="auto"/>
            <w:left w:val="none" w:sz="0" w:space="0" w:color="auto"/>
            <w:bottom w:val="none" w:sz="0" w:space="0" w:color="auto"/>
            <w:right w:val="none" w:sz="0" w:space="0" w:color="auto"/>
          </w:divBdr>
        </w:div>
        <w:div w:id="1612515569">
          <w:marLeft w:val="1166"/>
          <w:marRight w:val="0"/>
          <w:marTop w:val="86"/>
          <w:marBottom w:val="0"/>
          <w:divBdr>
            <w:top w:val="none" w:sz="0" w:space="0" w:color="auto"/>
            <w:left w:val="none" w:sz="0" w:space="0" w:color="auto"/>
            <w:bottom w:val="none" w:sz="0" w:space="0" w:color="auto"/>
            <w:right w:val="none" w:sz="0" w:space="0" w:color="auto"/>
          </w:divBdr>
        </w:div>
        <w:div w:id="1644846895">
          <w:marLeft w:val="1166"/>
          <w:marRight w:val="0"/>
          <w:marTop w:val="86"/>
          <w:marBottom w:val="0"/>
          <w:divBdr>
            <w:top w:val="none" w:sz="0" w:space="0" w:color="auto"/>
            <w:left w:val="none" w:sz="0" w:space="0" w:color="auto"/>
            <w:bottom w:val="none" w:sz="0" w:space="0" w:color="auto"/>
            <w:right w:val="none" w:sz="0" w:space="0" w:color="auto"/>
          </w:divBdr>
        </w:div>
        <w:div w:id="1809009714">
          <w:marLeft w:val="1166"/>
          <w:marRight w:val="0"/>
          <w:marTop w:val="86"/>
          <w:marBottom w:val="0"/>
          <w:divBdr>
            <w:top w:val="none" w:sz="0" w:space="0" w:color="auto"/>
            <w:left w:val="none" w:sz="0" w:space="0" w:color="auto"/>
            <w:bottom w:val="none" w:sz="0" w:space="0" w:color="auto"/>
            <w:right w:val="none" w:sz="0" w:space="0" w:color="auto"/>
          </w:divBdr>
        </w:div>
      </w:divsChild>
    </w:div>
    <w:div w:id="937371345">
      <w:bodyDiv w:val="1"/>
      <w:marLeft w:val="0"/>
      <w:marRight w:val="0"/>
      <w:marTop w:val="0"/>
      <w:marBottom w:val="0"/>
      <w:divBdr>
        <w:top w:val="none" w:sz="0" w:space="0" w:color="auto"/>
        <w:left w:val="none" w:sz="0" w:space="0" w:color="auto"/>
        <w:bottom w:val="none" w:sz="0" w:space="0" w:color="auto"/>
        <w:right w:val="none" w:sz="0" w:space="0" w:color="auto"/>
      </w:divBdr>
      <w:divsChild>
        <w:div w:id="336542271">
          <w:marLeft w:val="2520"/>
          <w:marRight w:val="0"/>
          <w:marTop w:val="58"/>
          <w:marBottom w:val="0"/>
          <w:divBdr>
            <w:top w:val="none" w:sz="0" w:space="0" w:color="auto"/>
            <w:left w:val="none" w:sz="0" w:space="0" w:color="auto"/>
            <w:bottom w:val="none" w:sz="0" w:space="0" w:color="auto"/>
            <w:right w:val="none" w:sz="0" w:space="0" w:color="auto"/>
          </w:divBdr>
        </w:div>
        <w:div w:id="368334446">
          <w:marLeft w:val="1166"/>
          <w:marRight w:val="0"/>
          <w:marTop w:val="91"/>
          <w:marBottom w:val="0"/>
          <w:divBdr>
            <w:top w:val="none" w:sz="0" w:space="0" w:color="auto"/>
            <w:left w:val="none" w:sz="0" w:space="0" w:color="auto"/>
            <w:bottom w:val="none" w:sz="0" w:space="0" w:color="auto"/>
            <w:right w:val="none" w:sz="0" w:space="0" w:color="auto"/>
          </w:divBdr>
        </w:div>
        <w:div w:id="410666131">
          <w:marLeft w:val="2520"/>
          <w:marRight w:val="0"/>
          <w:marTop w:val="58"/>
          <w:marBottom w:val="0"/>
          <w:divBdr>
            <w:top w:val="none" w:sz="0" w:space="0" w:color="auto"/>
            <w:left w:val="none" w:sz="0" w:space="0" w:color="auto"/>
            <w:bottom w:val="none" w:sz="0" w:space="0" w:color="auto"/>
            <w:right w:val="none" w:sz="0" w:space="0" w:color="auto"/>
          </w:divBdr>
        </w:div>
        <w:div w:id="426585091">
          <w:marLeft w:val="547"/>
          <w:marRight w:val="0"/>
          <w:marTop w:val="106"/>
          <w:marBottom w:val="0"/>
          <w:divBdr>
            <w:top w:val="none" w:sz="0" w:space="0" w:color="auto"/>
            <w:left w:val="none" w:sz="0" w:space="0" w:color="auto"/>
            <w:bottom w:val="none" w:sz="0" w:space="0" w:color="auto"/>
            <w:right w:val="none" w:sz="0" w:space="0" w:color="auto"/>
          </w:divBdr>
        </w:div>
        <w:div w:id="666906407">
          <w:marLeft w:val="2520"/>
          <w:marRight w:val="0"/>
          <w:marTop w:val="58"/>
          <w:marBottom w:val="0"/>
          <w:divBdr>
            <w:top w:val="none" w:sz="0" w:space="0" w:color="auto"/>
            <w:left w:val="none" w:sz="0" w:space="0" w:color="auto"/>
            <w:bottom w:val="none" w:sz="0" w:space="0" w:color="auto"/>
            <w:right w:val="none" w:sz="0" w:space="0" w:color="auto"/>
          </w:divBdr>
        </w:div>
        <w:div w:id="687024003">
          <w:marLeft w:val="1166"/>
          <w:marRight w:val="0"/>
          <w:marTop w:val="91"/>
          <w:marBottom w:val="0"/>
          <w:divBdr>
            <w:top w:val="none" w:sz="0" w:space="0" w:color="auto"/>
            <w:left w:val="none" w:sz="0" w:space="0" w:color="auto"/>
            <w:bottom w:val="none" w:sz="0" w:space="0" w:color="auto"/>
            <w:right w:val="none" w:sz="0" w:space="0" w:color="auto"/>
          </w:divBdr>
        </w:div>
        <w:div w:id="762074844">
          <w:marLeft w:val="1166"/>
          <w:marRight w:val="0"/>
          <w:marTop w:val="91"/>
          <w:marBottom w:val="0"/>
          <w:divBdr>
            <w:top w:val="none" w:sz="0" w:space="0" w:color="auto"/>
            <w:left w:val="none" w:sz="0" w:space="0" w:color="auto"/>
            <w:bottom w:val="none" w:sz="0" w:space="0" w:color="auto"/>
            <w:right w:val="none" w:sz="0" w:space="0" w:color="auto"/>
          </w:divBdr>
        </w:div>
        <w:div w:id="817068691">
          <w:marLeft w:val="1166"/>
          <w:marRight w:val="0"/>
          <w:marTop w:val="91"/>
          <w:marBottom w:val="0"/>
          <w:divBdr>
            <w:top w:val="none" w:sz="0" w:space="0" w:color="auto"/>
            <w:left w:val="none" w:sz="0" w:space="0" w:color="auto"/>
            <w:bottom w:val="none" w:sz="0" w:space="0" w:color="auto"/>
            <w:right w:val="none" w:sz="0" w:space="0" w:color="auto"/>
          </w:divBdr>
        </w:div>
        <w:div w:id="917862602">
          <w:marLeft w:val="547"/>
          <w:marRight w:val="0"/>
          <w:marTop w:val="106"/>
          <w:marBottom w:val="0"/>
          <w:divBdr>
            <w:top w:val="none" w:sz="0" w:space="0" w:color="auto"/>
            <w:left w:val="none" w:sz="0" w:space="0" w:color="auto"/>
            <w:bottom w:val="none" w:sz="0" w:space="0" w:color="auto"/>
            <w:right w:val="none" w:sz="0" w:space="0" w:color="auto"/>
          </w:divBdr>
        </w:div>
        <w:div w:id="932008207">
          <w:marLeft w:val="2520"/>
          <w:marRight w:val="0"/>
          <w:marTop w:val="58"/>
          <w:marBottom w:val="0"/>
          <w:divBdr>
            <w:top w:val="none" w:sz="0" w:space="0" w:color="auto"/>
            <w:left w:val="none" w:sz="0" w:space="0" w:color="auto"/>
            <w:bottom w:val="none" w:sz="0" w:space="0" w:color="auto"/>
            <w:right w:val="none" w:sz="0" w:space="0" w:color="auto"/>
          </w:divBdr>
        </w:div>
        <w:div w:id="935987176">
          <w:marLeft w:val="1800"/>
          <w:marRight w:val="0"/>
          <w:marTop w:val="72"/>
          <w:marBottom w:val="0"/>
          <w:divBdr>
            <w:top w:val="none" w:sz="0" w:space="0" w:color="auto"/>
            <w:left w:val="none" w:sz="0" w:space="0" w:color="auto"/>
            <w:bottom w:val="none" w:sz="0" w:space="0" w:color="auto"/>
            <w:right w:val="none" w:sz="0" w:space="0" w:color="auto"/>
          </w:divBdr>
        </w:div>
        <w:div w:id="953444051">
          <w:marLeft w:val="1800"/>
          <w:marRight w:val="0"/>
          <w:marTop w:val="72"/>
          <w:marBottom w:val="0"/>
          <w:divBdr>
            <w:top w:val="none" w:sz="0" w:space="0" w:color="auto"/>
            <w:left w:val="none" w:sz="0" w:space="0" w:color="auto"/>
            <w:bottom w:val="none" w:sz="0" w:space="0" w:color="auto"/>
            <w:right w:val="none" w:sz="0" w:space="0" w:color="auto"/>
          </w:divBdr>
        </w:div>
        <w:div w:id="1076245466">
          <w:marLeft w:val="1800"/>
          <w:marRight w:val="0"/>
          <w:marTop w:val="72"/>
          <w:marBottom w:val="0"/>
          <w:divBdr>
            <w:top w:val="none" w:sz="0" w:space="0" w:color="auto"/>
            <w:left w:val="none" w:sz="0" w:space="0" w:color="auto"/>
            <w:bottom w:val="none" w:sz="0" w:space="0" w:color="auto"/>
            <w:right w:val="none" w:sz="0" w:space="0" w:color="auto"/>
          </w:divBdr>
        </w:div>
        <w:div w:id="1078094328">
          <w:marLeft w:val="1800"/>
          <w:marRight w:val="0"/>
          <w:marTop w:val="72"/>
          <w:marBottom w:val="0"/>
          <w:divBdr>
            <w:top w:val="none" w:sz="0" w:space="0" w:color="auto"/>
            <w:left w:val="none" w:sz="0" w:space="0" w:color="auto"/>
            <w:bottom w:val="none" w:sz="0" w:space="0" w:color="auto"/>
            <w:right w:val="none" w:sz="0" w:space="0" w:color="auto"/>
          </w:divBdr>
        </w:div>
        <w:div w:id="1337077902">
          <w:marLeft w:val="2520"/>
          <w:marRight w:val="0"/>
          <w:marTop w:val="58"/>
          <w:marBottom w:val="0"/>
          <w:divBdr>
            <w:top w:val="none" w:sz="0" w:space="0" w:color="auto"/>
            <w:left w:val="none" w:sz="0" w:space="0" w:color="auto"/>
            <w:bottom w:val="none" w:sz="0" w:space="0" w:color="auto"/>
            <w:right w:val="none" w:sz="0" w:space="0" w:color="auto"/>
          </w:divBdr>
        </w:div>
        <w:div w:id="1401174153">
          <w:marLeft w:val="1166"/>
          <w:marRight w:val="0"/>
          <w:marTop w:val="91"/>
          <w:marBottom w:val="0"/>
          <w:divBdr>
            <w:top w:val="none" w:sz="0" w:space="0" w:color="auto"/>
            <w:left w:val="none" w:sz="0" w:space="0" w:color="auto"/>
            <w:bottom w:val="none" w:sz="0" w:space="0" w:color="auto"/>
            <w:right w:val="none" w:sz="0" w:space="0" w:color="auto"/>
          </w:divBdr>
        </w:div>
        <w:div w:id="2027823408">
          <w:marLeft w:val="1800"/>
          <w:marRight w:val="0"/>
          <w:marTop w:val="72"/>
          <w:marBottom w:val="0"/>
          <w:divBdr>
            <w:top w:val="none" w:sz="0" w:space="0" w:color="auto"/>
            <w:left w:val="none" w:sz="0" w:space="0" w:color="auto"/>
            <w:bottom w:val="none" w:sz="0" w:space="0" w:color="auto"/>
            <w:right w:val="none" w:sz="0" w:space="0" w:color="auto"/>
          </w:divBdr>
        </w:div>
        <w:div w:id="2143690820">
          <w:marLeft w:val="1166"/>
          <w:marRight w:val="0"/>
          <w:marTop w:val="91"/>
          <w:marBottom w:val="0"/>
          <w:divBdr>
            <w:top w:val="none" w:sz="0" w:space="0" w:color="auto"/>
            <w:left w:val="none" w:sz="0" w:space="0" w:color="auto"/>
            <w:bottom w:val="none" w:sz="0" w:space="0" w:color="auto"/>
            <w:right w:val="none" w:sz="0" w:space="0" w:color="auto"/>
          </w:divBdr>
        </w:div>
      </w:divsChild>
    </w:div>
    <w:div w:id="937449000">
      <w:bodyDiv w:val="1"/>
      <w:marLeft w:val="0"/>
      <w:marRight w:val="0"/>
      <w:marTop w:val="0"/>
      <w:marBottom w:val="0"/>
      <w:divBdr>
        <w:top w:val="none" w:sz="0" w:space="0" w:color="auto"/>
        <w:left w:val="none" w:sz="0" w:space="0" w:color="auto"/>
        <w:bottom w:val="none" w:sz="0" w:space="0" w:color="auto"/>
        <w:right w:val="none" w:sz="0" w:space="0" w:color="auto"/>
      </w:divBdr>
      <w:divsChild>
        <w:div w:id="285236665">
          <w:marLeft w:val="547"/>
          <w:marRight w:val="0"/>
          <w:marTop w:val="115"/>
          <w:marBottom w:val="0"/>
          <w:divBdr>
            <w:top w:val="none" w:sz="0" w:space="0" w:color="auto"/>
            <w:left w:val="none" w:sz="0" w:space="0" w:color="auto"/>
            <w:bottom w:val="none" w:sz="0" w:space="0" w:color="auto"/>
            <w:right w:val="none" w:sz="0" w:space="0" w:color="auto"/>
          </w:divBdr>
        </w:div>
        <w:div w:id="997610986">
          <w:marLeft w:val="547"/>
          <w:marRight w:val="0"/>
          <w:marTop w:val="115"/>
          <w:marBottom w:val="0"/>
          <w:divBdr>
            <w:top w:val="none" w:sz="0" w:space="0" w:color="auto"/>
            <w:left w:val="none" w:sz="0" w:space="0" w:color="auto"/>
            <w:bottom w:val="none" w:sz="0" w:space="0" w:color="auto"/>
            <w:right w:val="none" w:sz="0" w:space="0" w:color="auto"/>
          </w:divBdr>
        </w:div>
        <w:div w:id="1149175194">
          <w:marLeft w:val="1166"/>
          <w:marRight w:val="0"/>
          <w:marTop w:val="96"/>
          <w:marBottom w:val="0"/>
          <w:divBdr>
            <w:top w:val="none" w:sz="0" w:space="0" w:color="auto"/>
            <w:left w:val="none" w:sz="0" w:space="0" w:color="auto"/>
            <w:bottom w:val="none" w:sz="0" w:space="0" w:color="auto"/>
            <w:right w:val="none" w:sz="0" w:space="0" w:color="auto"/>
          </w:divBdr>
        </w:div>
        <w:div w:id="1803427462">
          <w:marLeft w:val="547"/>
          <w:marRight w:val="0"/>
          <w:marTop w:val="115"/>
          <w:marBottom w:val="0"/>
          <w:divBdr>
            <w:top w:val="none" w:sz="0" w:space="0" w:color="auto"/>
            <w:left w:val="none" w:sz="0" w:space="0" w:color="auto"/>
            <w:bottom w:val="none" w:sz="0" w:space="0" w:color="auto"/>
            <w:right w:val="none" w:sz="0" w:space="0" w:color="auto"/>
          </w:divBdr>
        </w:div>
        <w:div w:id="2048792718">
          <w:marLeft w:val="1166"/>
          <w:marRight w:val="0"/>
          <w:marTop w:val="96"/>
          <w:marBottom w:val="0"/>
          <w:divBdr>
            <w:top w:val="none" w:sz="0" w:space="0" w:color="auto"/>
            <w:left w:val="none" w:sz="0" w:space="0" w:color="auto"/>
            <w:bottom w:val="none" w:sz="0" w:space="0" w:color="auto"/>
            <w:right w:val="none" w:sz="0" w:space="0" w:color="auto"/>
          </w:divBdr>
        </w:div>
        <w:div w:id="2084251849">
          <w:marLeft w:val="1166"/>
          <w:marRight w:val="0"/>
          <w:marTop w:val="96"/>
          <w:marBottom w:val="0"/>
          <w:divBdr>
            <w:top w:val="none" w:sz="0" w:space="0" w:color="auto"/>
            <w:left w:val="none" w:sz="0" w:space="0" w:color="auto"/>
            <w:bottom w:val="none" w:sz="0" w:space="0" w:color="auto"/>
            <w:right w:val="none" w:sz="0" w:space="0" w:color="auto"/>
          </w:divBdr>
        </w:div>
      </w:divsChild>
    </w:div>
    <w:div w:id="937566006">
      <w:bodyDiv w:val="1"/>
      <w:marLeft w:val="0"/>
      <w:marRight w:val="0"/>
      <w:marTop w:val="0"/>
      <w:marBottom w:val="0"/>
      <w:divBdr>
        <w:top w:val="none" w:sz="0" w:space="0" w:color="auto"/>
        <w:left w:val="none" w:sz="0" w:space="0" w:color="auto"/>
        <w:bottom w:val="none" w:sz="0" w:space="0" w:color="auto"/>
        <w:right w:val="none" w:sz="0" w:space="0" w:color="auto"/>
      </w:divBdr>
    </w:div>
    <w:div w:id="937635203">
      <w:bodyDiv w:val="1"/>
      <w:marLeft w:val="0"/>
      <w:marRight w:val="0"/>
      <w:marTop w:val="0"/>
      <w:marBottom w:val="0"/>
      <w:divBdr>
        <w:top w:val="none" w:sz="0" w:space="0" w:color="auto"/>
        <w:left w:val="none" w:sz="0" w:space="0" w:color="auto"/>
        <w:bottom w:val="none" w:sz="0" w:space="0" w:color="auto"/>
        <w:right w:val="none" w:sz="0" w:space="0" w:color="auto"/>
      </w:divBdr>
    </w:div>
    <w:div w:id="938221414">
      <w:bodyDiv w:val="1"/>
      <w:marLeft w:val="0"/>
      <w:marRight w:val="0"/>
      <w:marTop w:val="0"/>
      <w:marBottom w:val="0"/>
      <w:divBdr>
        <w:top w:val="none" w:sz="0" w:space="0" w:color="auto"/>
        <w:left w:val="none" w:sz="0" w:space="0" w:color="auto"/>
        <w:bottom w:val="none" w:sz="0" w:space="0" w:color="auto"/>
        <w:right w:val="none" w:sz="0" w:space="0" w:color="auto"/>
      </w:divBdr>
      <w:divsChild>
        <w:div w:id="515004480">
          <w:marLeft w:val="0"/>
          <w:marRight w:val="0"/>
          <w:marTop w:val="0"/>
          <w:marBottom w:val="0"/>
          <w:divBdr>
            <w:top w:val="none" w:sz="0" w:space="0" w:color="auto"/>
            <w:left w:val="none" w:sz="0" w:space="0" w:color="auto"/>
            <w:bottom w:val="none" w:sz="0" w:space="0" w:color="auto"/>
            <w:right w:val="none" w:sz="0" w:space="0" w:color="auto"/>
          </w:divBdr>
          <w:divsChild>
            <w:div w:id="170222920">
              <w:marLeft w:val="0"/>
              <w:marRight w:val="0"/>
              <w:marTop w:val="0"/>
              <w:marBottom w:val="0"/>
              <w:divBdr>
                <w:top w:val="none" w:sz="0" w:space="0" w:color="auto"/>
                <w:left w:val="none" w:sz="0" w:space="0" w:color="auto"/>
                <w:bottom w:val="none" w:sz="0" w:space="0" w:color="auto"/>
                <w:right w:val="none" w:sz="0" w:space="0" w:color="auto"/>
              </w:divBdr>
            </w:div>
            <w:div w:id="670330379">
              <w:marLeft w:val="0"/>
              <w:marRight w:val="0"/>
              <w:marTop w:val="0"/>
              <w:marBottom w:val="0"/>
              <w:divBdr>
                <w:top w:val="none" w:sz="0" w:space="0" w:color="auto"/>
                <w:left w:val="none" w:sz="0" w:space="0" w:color="auto"/>
                <w:bottom w:val="none" w:sz="0" w:space="0" w:color="auto"/>
                <w:right w:val="none" w:sz="0" w:space="0" w:color="auto"/>
              </w:divBdr>
            </w:div>
            <w:div w:id="766081006">
              <w:marLeft w:val="0"/>
              <w:marRight w:val="0"/>
              <w:marTop w:val="0"/>
              <w:marBottom w:val="0"/>
              <w:divBdr>
                <w:top w:val="none" w:sz="0" w:space="0" w:color="auto"/>
                <w:left w:val="none" w:sz="0" w:space="0" w:color="auto"/>
                <w:bottom w:val="none" w:sz="0" w:space="0" w:color="auto"/>
                <w:right w:val="none" w:sz="0" w:space="0" w:color="auto"/>
              </w:divBdr>
            </w:div>
            <w:div w:id="863830601">
              <w:marLeft w:val="0"/>
              <w:marRight w:val="0"/>
              <w:marTop w:val="0"/>
              <w:marBottom w:val="0"/>
              <w:divBdr>
                <w:top w:val="none" w:sz="0" w:space="0" w:color="auto"/>
                <w:left w:val="none" w:sz="0" w:space="0" w:color="auto"/>
                <w:bottom w:val="none" w:sz="0" w:space="0" w:color="auto"/>
                <w:right w:val="none" w:sz="0" w:space="0" w:color="auto"/>
              </w:divBdr>
            </w:div>
            <w:div w:id="1019313025">
              <w:marLeft w:val="0"/>
              <w:marRight w:val="0"/>
              <w:marTop w:val="0"/>
              <w:marBottom w:val="0"/>
              <w:divBdr>
                <w:top w:val="none" w:sz="0" w:space="0" w:color="auto"/>
                <w:left w:val="none" w:sz="0" w:space="0" w:color="auto"/>
                <w:bottom w:val="none" w:sz="0" w:space="0" w:color="auto"/>
                <w:right w:val="none" w:sz="0" w:space="0" w:color="auto"/>
              </w:divBdr>
            </w:div>
            <w:div w:id="1044603342">
              <w:marLeft w:val="0"/>
              <w:marRight w:val="0"/>
              <w:marTop w:val="0"/>
              <w:marBottom w:val="0"/>
              <w:divBdr>
                <w:top w:val="none" w:sz="0" w:space="0" w:color="auto"/>
                <w:left w:val="none" w:sz="0" w:space="0" w:color="auto"/>
                <w:bottom w:val="none" w:sz="0" w:space="0" w:color="auto"/>
                <w:right w:val="none" w:sz="0" w:space="0" w:color="auto"/>
              </w:divBdr>
            </w:div>
            <w:div w:id="1103182944">
              <w:marLeft w:val="0"/>
              <w:marRight w:val="0"/>
              <w:marTop w:val="0"/>
              <w:marBottom w:val="0"/>
              <w:divBdr>
                <w:top w:val="none" w:sz="0" w:space="0" w:color="auto"/>
                <w:left w:val="none" w:sz="0" w:space="0" w:color="auto"/>
                <w:bottom w:val="none" w:sz="0" w:space="0" w:color="auto"/>
                <w:right w:val="none" w:sz="0" w:space="0" w:color="auto"/>
              </w:divBdr>
            </w:div>
            <w:div w:id="1138187382">
              <w:marLeft w:val="0"/>
              <w:marRight w:val="0"/>
              <w:marTop w:val="0"/>
              <w:marBottom w:val="0"/>
              <w:divBdr>
                <w:top w:val="none" w:sz="0" w:space="0" w:color="auto"/>
                <w:left w:val="none" w:sz="0" w:space="0" w:color="auto"/>
                <w:bottom w:val="none" w:sz="0" w:space="0" w:color="auto"/>
                <w:right w:val="none" w:sz="0" w:space="0" w:color="auto"/>
              </w:divBdr>
            </w:div>
            <w:div w:id="1159148398">
              <w:marLeft w:val="0"/>
              <w:marRight w:val="0"/>
              <w:marTop w:val="0"/>
              <w:marBottom w:val="0"/>
              <w:divBdr>
                <w:top w:val="none" w:sz="0" w:space="0" w:color="auto"/>
                <w:left w:val="none" w:sz="0" w:space="0" w:color="auto"/>
                <w:bottom w:val="none" w:sz="0" w:space="0" w:color="auto"/>
                <w:right w:val="none" w:sz="0" w:space="0" w:color="auto"/>
              </w:divBdr>
            </w:div>
            <w:div w:id="1239172834">
              <w:marLeft w:val="0"/>
              <w:marRight w:val="0"/>
              <w:marTop w:val="0"/>
              <w:marBottom w:val="0"/>
              <w:divBdr>
                <w:top w:val="none" w:sz="0" w:space="0" w:color="auto"/>
                <w:left w:val="none" w:sz="0" w:space="0" w:color="auto"/>
                <w:bottom w:val="none" w:sz="0" w:space="0" w:color="auto"/>
                <w:right w:val="none" w:sz="0" w:space="0" w:color="auto"/>
              </w:divBdr>
            </w:div>
            <w:div w:id="1314485536">
              <w:marLeft w:val="0"/>
              <w:marRight w:val="0"/>
              <w:marTop w:val="0"/>
              <w:marBottom w:val="0"/>
              <w:divBdr>
                <w:top w:val="none" w:sz="0" w:space="0" w:color="auto"/>
                <w:left w:val="none" w:sz="0" w:space="0" w:color="auto"/>
                <w:bottom w:val="none" w:sz="0" w:space="0" w:color="auto"/>
                <w:right w:val="none" w:sz="0" w:space="0" w:color="auto"/>
              </w:divBdr>
            </w:div>
            <w:div w:id="1666930459">
              <w:marLeft w:val="0"/>
              <w:marRight w:val="0"/>
              <w:marTop w:val="0"/>
              <w:marBottom w:val="0"/>
              <w:divBdr>
                <w:top w:val="none" w:sz="0" w:space="0" w:color="auto"/>
                <w:left w:val="none" w:sz="0" w:space="0" w:color="auto"/>
                <w:bottom w:val="none" w:sz="0" w:space="0" w:color="auto"/>
                <w:right w:val="none" w:sz="0" w:space="0" w:color="auto"/>
              </w:divBdr>
            </w:div>
            <w:div w:id="1921209997">
              <w:marLeft w:val="0"/>
              <w:marRight w:val="0"/>
              <w:marTop w:val="0"/>
              <w:marBottom w:val="0"/>
              <w:divBdr>
                <w:top w:val="none" w:sz="0" w:space="0" w:color="auto"/>
                <w:left w:val="none" w:sz="0" w:space="0" w:color="auto"/>
                <w:bottom w:val="none" w:sz="0" w:space="0" w:color="auto"/>
                <w:right w:val="none" w:sz="0" w:space="0" w:color="auto"/>
              </w:divBdr>
            </w:div>
            <w:div w:id="2059668198">
              <w:marLeft w:val="0"/>
              <w:marRight w:val="0"/>
              <w:marTop w:val="0"/>
              <w:marBottom w:val="0"/>
              <w:divBdr>
                <w:top w:val="none" w:sz="0" w:space="0" w:color="auto"/>
                <w:left w:val="none" w:sz="0" w:space="0" w:color="auto"/>
                <w:bottom w:val="none" w:sz="0" w:space="0" w:color="auto"/>
                <w:right w:val="none" w:sz="0" w:space="0" w:color="auto"/>
              </w:divBdr>
            </w:div>
            <w:div w:id="212673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8217">
      <w:bodyDiv w:val="1"/>
      <w:marLeft w:val="0"/>
      <w:marRight w:val="0"/>
      <w:marTop w:val="0"/>
      <w:marBottom w:val="0"/>
      <w:divBdr>
        <w:top w:val="none" w:sz="0" w:space="0" w:color="auto"/>
        <w:left w:val="none" w:sz="0" w:space="0" w:color="auto"/>
        <w:bottom w:val="none" w:sz="0" w:space="0" w:color="auto"/>
        <w:right w:val="none" w:sz="0" w:space="0" w:color="auto"/>
      </w:divBdr>
    </w:div>
    <w:div w:id="939411399">
      <w:bodyDiv w:val="1"/>
      <w:marLeft w:val="0"/>
      <w:marRight w:val="0"/>
      <w:marTop w:val="0"/>
      <w:marBottom w:val="0"/>
      <w:divBdr>
        <w:top w:val="none" w:sz="0" w:space="0" w:color="auto"/>
        <w:left w:val="none" w:sz="0" w:space="0" w:color="auto"/>
        <w:bottom w:val="none" w:sz="0" w:space="0" w:color="auto"/>
        <w:right w:val="none" w:sz="0" w:space="0" w:color="auto"/>
      </w:divBdr>
    </w:div>
    <w:div w:id="940524828">
      <w:bodyDiv w:val="1"/>
      <w:marLeft w:val="0"/>
      <w:marRight w:val="0"/>
      <w:marTop w:val="0"/>
      <w:marBottom w:val="0"/>
      <w:divBdr>
        <w:top w:val="none" w:sz="0" w:space="0" w:color="auto"/>
        <w:left w:val="none" w:sz="0" w:space="0" w:color="auto"/>
        <w:bottom w:val="none" w:sz="0" w:space="0" w:color="auto"/>
        <w:right w:val="none" w:sz="0" w:space="0" w:color="auto"/>
      </w:divBdr>
    </w:div>
    <w:div w:id="942808668">
      <w:bodyDiv w:val="1"/>
      <w:marLeft w:val="0"/>
      <w:marRight w:val="0"/>
      <w:marTop w:val="0"/>
      <w:marBottom w:val="0"/>
      <w:divBdr>
        <w:top w:val="none" w:sz="0" w:space="0" w:color="auto"/>
        <w:left w:val="none" w:sz="0" w:space="0" w:color="auto"/>
        <w:bottom w:val="none" w:sz="0" w:space="0" w:color="auto"/>
        <w:right w:val="none" w:sz="0" w:space="0" w:color="auto"/>
      </w:divBdr>
      <w:divsChild>
        <w:div w:id="532158468">
          <w:marLeft w:val="1166"/>
          <w:marRight w:val="0"/>
          <w:marTop w:val="115"/>
          <w:marBottom w:val="0"/>
          <w:divBdr>
            <w:top w:val="none" w:sz="0" w:space="0" w:color="auto"/>
            <w:left w:val="none" w:sz="0" w:space="0" w:color="auto"/>
            <w:bottom w:val="none" w:sz="0" w:space="0" w:color="auto"/>
            <w:right w:val="none" w:sz="0" w:space="0" w:color="auto"/>
          </w:divBdr>
        </w:div>
        <w:div w:id="1267427156">
          <w:marLeft w:val="1886"/>
          <w:marRight w:val="0"/>
          <w:marTop w:val="115"/>
          <w:marBottom w:val="0"/>
          <w:divBdr>
            <w:top w:val="none" w:sz="0" w:space="0" w:color="auto"/>
            <w:left w:val="none" w:sz="0" w:space="0" w:color="auto"/>
            <w:bottom w:val="none" w:sz="0" w:space="0" w:color="auto"/>
            <w:right w:val="none" w:sz="0" w:space="0" w:color="auto"/>
          </w:divBdr>
        </w:div>
        <w:div w:id="1508330569">
          <w:marLeft w:val="547"/>
          <w:marRight w:val="0"/>
          <w:marTop w:val="115"/>
          <w:marBottom w:val="0"/>
          <w:divBdr>
            <w:top w:val="none" w:sz="0" w:space="0" w:color="auto"/>
            <w:left w:val="none" w:sz="0" w:space="0" w:color="auto"/>
            <w:bottom w:val="none" w:sz="0" w:space="0" w:color="auto"/>
            <w:right w:val="none" w:sz="0" w:space="0" w:color="auto"/>
          </w:divBdr>
        </w:div>
      </w:divsChild>
    </w:div>
    <w:div w:id="943459068">
      <w:bodyDiv w:val="1"/>
      <w:marLeft w:val="0"/>
      <w:marRight w:val="0"/>
      <w:marTop w:val="0"/>
      <w:marBottom w:val="0"/>
      <w:divBdr>
        <w:top w:val="none" w:sz="0" w:space="0" w:color="auto"/>
        <w:left w:val="none" w:sz="0" w:space="0" w:color="auto"/>
        <w:bottom w:val="none" w:sz="0" w:space="0" w:color="auto"/>
        <w:right w:val="none" w:sz="0" w:space="0" w:color="auto"/>
      </w:divBdr>
    </w:div>
    <w:div w:id="943684665">
      <w:bodyDiv w:val="1"/>
      <w:marLeft w:val="0"/>
      <w:marRight w:val="0"/>
      <w:marTop w:val="0"/>
      <w:marBottom w:val="0"/>
      <w:divBdr>
        <w:top w:val="none" w:sz="0" w:space="0" w:color="auto"/>
        <w:left w:val="none" w:sz="0" w:space="0" w:color="auto"/>
        <w:bottom w:val="none" w:sz="0" w:space="0" w:color="auto"/>
        <w:right w:val="none" w:sz="0" w:space="0" w:color="auto"/>
      </w:divBdr>
    </w:div>
    <w:div w:id="943803151">
      <w:bodyDiv w:val="1"/>
      <w:marLeft w:val="0"/>
      <w:marRight w:val="0"/>
      <w:marTop w:val="0"/>
      <w:marBottom w:val="0"/>
      <w:divBdr>
        <w:top w:val="none" w:sz="0" w:space="0" w:color="auto"/>
        <w:left w:val="none" w:sz="0" w:space="0" w:color="auto"/>
        <w:bottom w:val="none" w:sz="0" w:space="0" w:color="auto"/>
        <w:right w:val="none" w:sz="0" w:space="0" w:color="auto"/>
      </w:divBdr>
      <w:divsChild>
        <w:div w:id="2053654608">
          <w:marLeft w:val="360"/>
          <w:marRight w:val="0"/>
          <w:marTop w:val="200"/>
          <w:marBottom w:val="0"/>
          <w:divBdr>
            <w:top w:val="none" w:sz="0" w:space="0" w:color="auto"/>
            <w:left w:val="none" w:sz="0" w:space="0" w:color="auto"/>
            <w:bottom w:val="none" w:sz="0" w:space="0" w:color="auto"/>
            <w:right w:val="none" w:sz="0" w:space="0" w:color="auto"/>
          </w:divBdr>
        </w:div>
      </w:divsChild>
    </w:div>
    <w:div w:id="944119799">
      <w:bodyDiv w:val="1"/>
      <w:marLeft w:val="0"/>
      <w:marRight w:val="0"/>
      <w:marTop w:val="0"/>
      <w:marBottom w:val="0"/>
      <w:divBdr>
        <w:top w:val="none" w:sz="0" w:space="0" w:color="auto"/>
        <w:left w:val="none" w:sz="0" w:space="0" w:color="auto"/>
        <w:bottom w:val="none" w:sz="0" w:space="0" w:color="auto"/>
        <w:right w:val="none" w:sz="0" w:space="0" w:color="auto"/>
      </w:divBdr>
      <w:divsChild>
        <w:div w:id="955939653">
          <w:marLeft w:val="547"/>
          <w:marRight w:val="0"/>
          <w:marTop w:val="96"/>
          <w:marBottom w:val="0"/>
          <w:divBdr>
            <w:top w:val="none" w:sz="0" w:space="0" w:color="auto"/>
            <w:left w:val="none" w:sz="0" w:space="0" w:color="auto"/>
            <w:bottom w:val="none" w:sz="0" w:space="0" w:color="auto"/>
            <w:right w:val="none" w:sz="0" w:space="0" w:color="auto"/>
          </w:divBdr>
        </w:div>
      </w:divsChild>
    </w:div>
    <w:div w:id="944730529">
      <w:bodyDiv w:val="1"/>
      <w:marLeft w:val="0"/>
      <w:marRight w:val="0"/>
      <w:marTop w:val="0"/>
      <w:marBottom w:val="0"/>
      <w:divBdr>
        <w:top w:val="none" w:sz="0" w:space="0" w:color="auto"/>
        <w:left w:val="none" w:sz="0" w:space="0" w:color="auto"/>
        <w:bottom w:val="none" w:sz="0" w:space="0" w:color="auto"/>
        <w:right w:val="none" w:sz="0" w:space="0" w:color="auto"/>
      </w:divBdr>
    </w:div>
    <w:div w:id="945118524">
      <w:bodyDiv w:val="1"/>
      <w:marLeft w:val="0"/>
      <w:marRight w:val="0"/>
      <w:marTop w:val="0"/>
      <w:marBottom w:val="0"/>
      <w:divBdr>
        <w:top w:val="none" w:sz="0" w:space="0" w:color="auto"/>
        <w:left w:val="none" w:sz="0" w:space="0" w:color="auto"/>
        <w:bottom w:val="none" w:sz="0" w:space="0" w:color="auto"/>
        <w:right w:val="none" w:sz="0" w:space="0" w:color="auto"/>
      </w:divBdr>
      <w:divsChild>
        <w:div w:id="184486707">
          <w:marLeft w:val="1166"/>
          <w:marRight w:val="0"/>
          <w:marTop w:val="96"/>
          <w:marBottom w:val="0"/>
          <w:divBdr>
            <w:top w:val="none" w:sz="0" w:space="0" w:color="auto"/>
            <w:left w:val="none" w:sz="0" w:space="0" w:color="auto"/>
            <w:bottom w:val="none" w:sz="0" w:space="0" w:color="auto"/>
            <w:right w:val="none" w:sz="0" w:space="0" w:color="auto"/>
          </w:divBdr>
        </w:div>
        <w:div w:id="313294654">
          <w:marLeft w:val="1166"/>
          <w:marRight w:val="0"/>
          <w:marTop w:val="96"/>
          <w:marBottom w:val="0"/>
          <w:divBdr>
            <w:top w:val="none" w:sz="0" w:space="0" w:color="auto"/>
            <w:left w:val="none" w:sz="0" w:space="0" w:color="auto"/>
            <w:bottom w:val="none" w:sz="0" w:space="0" w:color="auto"/>
            <w:right w:val="none" w:sz="0" w:space="0" w:color="auto"/>
          </w:divBdr>
        </w:div>
        <w:div w:id="832450949">
          <w:marLeft w:val="547"/>
          <w:marRight w:val="0"/>
          <w:marTop w:val="115"/>
          <w:marBottom w:val="0"/>
          <w:divBdr>
            <w:top w:val="none" w:sz="0" w:space="0" w:color="auto"/>
            <w:left w:val="none" w:sz="0" w:space="0" w:color="auto"/>
            <w:bottom w:val="none" w:sz="0" w:space="0" w:color="auto"/>
            <w:right w:val="none" w:sz="0" w:space="0" w:color="auto"/>
          </w:divBdr>
        </w:div>
        <w:div w:id="836268144">
          <w:marLeft w:val="547"/>
          <w:marRight w:val="0"/>
          <w:marTop w:val="115"/>
          <w:marBottom w:val="0"/>
          <w:divBdr>
            <w:top w:val="none" w:sz="0" w:space="0" w:color="auto"/>
            <w:left w:val="none" w:sz="0" w:space="0" w:color="auto"/>
            <w:bottom w:val="none" w:sz="0" w:space="0" w:color="auto"/>
            <w:right w:val="none" w:sz="0" w:space="0" w:color="auto"/>
          </w:divBdr>
        </w:div>
        <w:div w:id="1077630380">
          <w:marLeft w:val="547"/>
          <w:marRight w:val="0"/>
          <w:marTop w:val="115"/>
          <w:marBottom w:val="0"/>
          <w:divBdr>
            <w:top w:val="none" w:sz="0" w:space="0" w:color="auto"/>
            <w:left w:val="none" w:sz="0" w:space="0" w:color="auto"/>
            <w:bottom w:val="none" w:sz="0" w:space="0" w:color="auto"/>
            <w:right w:val="none" w:sz="0" w:space="0" w:color="auto"/>
          </w:divBdr>
        </w:div>
        <w:div w:id="1548296289">
          <w:marLeft w:val="1166"/>
          <w:marRight w:val="0"/>
          <w:marTop w:val="96"/>
          <w:marBottom w:val="0"/>
          <w:divBdr>
            <w:top w:val="none" w:sz="0" w:space="0" w:color="auto"/>
            <w:left w:val="none" w:sz="0" w:space="0" w:color="auto"/>
            <w:bottom w:val="none" w:sz="0" w:space="0" w:color="auto"/>
            <w:right w:val="none" w:sz="0" w:space="0" w:color="auto"/>
          </w:divBdr>
        </w:div>
      </w:divsChild>
    </w:div>
    <w:div w:id="946037088">
      <w:bodyDiv w:val="1"/>
      <w:marLeft w:val="0"/>
      <w:marRight w:val="0"/>
      <w:marTop w:val="0"/>
      <w:marBottom w:val="0"/>
      <w:divBdr>
        <w:top w:val="none" w:sz="0" w:space="0" w:color="auto"/>
        <w:left w:val="none" w:sz="0" w:space="0" w:color="auto"/>
        <w:bottom w:val="none" w:sz="0" w:space="0" w:color="auto"/>
        <w:right w:val="none" w:sz="0" w:space="0" w:color="auto"/>
      </w:divBdr>
    </w:div>
    <w:div w:id="946160037">
      <w:bodyDiv w:val="1"/>
      <w:marLeft w:val="0"/>
      <w:marRight w:val="0"/>
      <w:marTop w:val="0"/>
      <w:marBottom w:val="0"/>
      <w:divBdr>
        <w:top w:val="none" w:sz="0" w:space="0" w:color="auto"/>
        <w:left w:val="none" w:sz="0" w:space="0" w:color="auto"/>
        <w:bottom w:val="none" w:sz="0" w:space="0" w:color="auto"/>
        <w:right w:val="none" w:sz="0" w:space="0" w:color="auto"/>
      </w:divBdr>
    </w:div>
    <w:div w:id="946692174">
      <w:bodyDiv w:val="1"/>
      <w:marLeft w:val="0"/>
      <w:marRight w:val="0"/>
      <w:marTop w:val="0"/>
      <w:marBottom w:val="0"/>
      <w:divBdr>
        <w:top w:val="none" w:sz="0" w:space="0" w:color="auto"/>
        <w:left w:val="none" w:sz="0" w:space="0" w:color="auto"/>
        <w:bottom w:val="none" w:sz="0" w:space="0" w:color="auto"/>
        <w:right w:val="none" w:sz="0" w:space="0" w:color="auto"/>
      </w:divBdr>
    </w:div>
    <w:div w:id="946884426">
      <w:bodyDiv w:val="1"/>
      <w:marLeft w:val="0"/>
      <w:marRight w:val="0"/>
      <w:marTop w:val="0"/>
      <w:marBottom w:val="0"/>
      <w:divBdr>
        <w:top w:val="none" w:sz="0" w:space="0" w:color="auto"/>
        <w:left w:val="none" w:sz="0" w:space="0" w:color="auto"/>
        <w:bottom w:val="none" w:sz="0" w:space="0" w:color="auto"/>
        <w:right w:val="none" w:sz="0" w:space="0" w:color="auto"/>
      </w:divBdr>
    </w:div>
    <w:div w:id="947085394">
      <w:bodyDiv w:val="1"/>
      <w:marLeft w:val="0"/>
      <w:marRight w:val="0"/>
      <w:marTop w:val="0"/>
      <w:marBottom w:val="0"/>
      <w:divBdr>
        <w:top w:val="none" w:sz="0" w:space="0" w:color="auto"/>
        <w:left w:val="none" w:sz="0" w:space="0" w:color="auto"/>
        <w:bottom w:val="none" w:sz="0" w:space="0" w:color="auto"/>
        <w:right w:val="none" w:sz="0" w:space="0" w:color="auto"/>
      </w:divBdr>
      <w:divsChild>
        <w:div w:id="271790674">
          <w:marLeft w:val="547"/>
          <w:marRight w:val="0"/>
          <w:marTop w:val="115"/>
          <w:marBottom w:val="0"/>
          <w:divBdr>
            <w:top w:val="none" w:sz="0" w:space="0" w:color="auto"/>
            <w:left w:val="none" w:sz="0" w:space="0" w:color="auto"/>
            <w:bottom w:val="none" w:sz="0" w:space="0" w:color="auto"/>
            <w:right w:val="none" w:sz="0" w:space="0" w:color="auto"/>
          </w:divBdr>
        </w:div>
        <w:div w:id="602418494">
          <w:marLeft w:val="1166"/>
          <w:marRight w:val="0"/>
          <w:marTop w:val="96"/>
          <w:marBottom w:val="0"/>
          <w:divBdr>
            <w:top w:val="none" w:sz="0" w:space="0" w:color="auto"/>
            <w:left w:val="none" w:sz="0" w:space="0" w:color="auto"/>
            <w:bottom w:val="none" w:sz="0" w:space="0" w:color="auto"/>
            <w:right w:val="none" w:sz="0" w:space="0" w:color="auto"/>
          </w:divBdr>
        </w:div>
        <w:div w:id="1520310599">
          <w:marLeft w:val="1800"/>
          <w:marRight w:val="0"/>
          <w:marTop w:val="96"/>
          <w:marBottom w:val="0"/>
          <w:divBdr>
            <w:top w:val="none" w:sz="0" w:space="0" w:color="auto"/>
            <w:left w:val="none" w:sz="0" w:space="0" w:color="auto"/>
            <w:bottom w:val="none" w:sz="0" w:space="0" w:color="auto"/>
            <w:right w:val="none" w:sz="0" w:space="0" w:color="auto"/>
          </w:divBdr>
        </w:div>
      </w:divsChild>
    </w:div>
    <w:div w:id="947276101">
      <w:bodyDiv w:val="1"/>
      <w:marLeft w:val="0"/>
      <w:marRight w:val="0"/>
      <w:marTop w:val="0"/>
      <w:marBottom w:val="0"/>
      <w:divBdr>
        <w:top w:val="none" w:sz="0" w:space="0" w:color="auto"/>
        <w:left w:val="none" w:sz="0" w:space="0" w:color="auto"/>
        <w:bottom w:val="none" w:sz="0" w:space="0" w:color="auto"/>
        <w:right w:val="none" w:sz="0" w:space="0" w:color="auto"/>
      </w:divBdr>
    </w:div>
    <w:div w:id="948656371">
      <w:bodyDiv w:val="1"/>
      <w:marLeft w:val="0"/>
      <w:marRight w:val="0"/>
      <w:marTop w:val="0"/>
      <w:marBottom w:val="0"/>
      <w:divBdr>
        <w:top w:val="none" w:sz="0" w:space="0" w:color="auto"/>
        <w:left w:val="none" w:sz="0" w:space="0" w:color="auto"/>
        <w:bottom w:val="none" w:sz="0" w:space="0" w:color="auto"/>
        <w:right w:val="none" w:sz="0" w:space="0" w:color="auto"/>
      </w:divBdr>
      <w:divsChild>
        <w:div w:id="682511258">
          <w:marLeft w:val="1166"/>
          <w:marRight w:val="0"/>
          <w:marTop w:val="125"/>
          <w:marBottom w:val="0"/>
          <w:divBdr>
            <w:top w:val="none" w:sz="0" w:space="0" w:color="auto"/>
            <w:left w:val="none" w:sz="0" w:space="0" w:color="auto"/>
            <w:bottom w:val="none" w:sz="0" w:space="0" w:color="auto"/>
            <w:right w:val="none" w:sz="0" w:space="0" w:color="auto"/>
          </w:divBdr>
        </w:div>
        <w:div w:id="684475750">
          <w:marLeft w:val="1800"/>
          <w:marRight w:val="0"/>
          <w:marTop w:val="106"/>
          <w:marBottom w:val="0"/>
          <w:divBdr>
            <w:top w:val="none" w:sz="0" w:space="0" w:color="auto"/>
            <w:left w:val="none" w:sz="0" w:space="0" w:color="auto"/>
            <w:bottom w:val="none" w:sz="0" w:space="0" w:color="auto"/>
            <w:right w:val="none" w:sz="0" w:space="0" w:color="auto"/>
          </w:divBdr>
        </w:div>
        <w:div w:id="692613885">
          <w:marLeft w:val="1800"/>
          <w:marRight w:val="0"/>
          <w:marTop w:val="106"/>
          <w:marBottom w:val="0"/>
          <w:divBdr>
            <w:top w:val="none" w:sz="0" w:space="0" w:color="auto"/>
            <w:left w:val="none" w:sz="0" w:space="0" w:color="auto"/>
            <w:bottom w:val="none" w:sz="0" w:space="0" w:color="auto"/>
            <w:right w:val="none" w:sz="0" w:space="0" w:color="auto"/>
          </w:divBdr>
        </w:div>
        <w:div w:id="750354042">
          <w:marLeft w:val="1166"/>
          <w:marRight w:val="0"/>
          <w:marTop w:val="125"/>
          <w:marBottom w:val="0"/>
          <w:divBdr>
            <w:top w:val="none" w:sz="0" w:space="0" w:color="auto"/>
            <w:left w:val="none" w:sz="0" w:space="0" w:color="auto"/>
            <w:bottom w:val="none" w:sz="0" w:space="0" w:color="auto"/>
            <w:right w:val="none" w:sz="0" w:space="0" w:color="auto"/>
          </w:divBdr>
        </w:div>
        <w:div w:id="1361206747">
          <w:marLeft w:val="1166"/>
          <w:marRight w:val="0"/>
          <w:marTop w:val="125"/>
          <w:marBottom w:val="0"/>
          <w:divBdr>
            <w:top w:val="none" w:sz="0" w:space="0" w:color="auto"/>
            <w:left w:val="none" w:sz="0" w:space="0" w:color="auto"/>
            <w:bottom w:val="none" w:sz="0" w:space="0" w:color="auto"/>
            <w:right w:val="none" w:sz="0" w:space="0" w:color="auto"/>
          </w:divBdr>
        </w:div>
        <w:div w:id="1445614344">
          <w:marLeft w:val="547"/>
          <w:marRight w:val="0"/>
          <w:marTop w:val="144"/>
          <w:marBottom w:val="0"/>
          <w:divBdr>
            <w:top w:val="none" w:sz="0" w:space="0" w:color="auto"/>
            <w:left w:val="none" w:sz="0" w:space="0" w:color="auto"/>
            <w:bottom w:val="none" w:sz="0" w:space="0" w:color="auto"/>
            <w:right w:val="none" w:sz="0" w:space="0" w:color="auto"/>
          </w:divBdr>
        </w:div>
      </w:divsChild>
    </w:div>
    <w:div w:id="949438199">
      <w:bodyDiv w:val="1"/>
      <w:marLeft w:val="0"/>
      <w:marRight w:val="0"/>
      <w:marTop w:val="0"/>
      <w:marBottom w:val="0"/>
      <w:divBdr>
        <w:top w:val="none" w:sz="0" w:space="0" w:color="auto"/>
        <w:left w:val="none" w:sz="0" w:space="0" w:color="auto"/>
        <w:bottom w:val="none" w:sz="0" w:space="0" w:color="auto"/>
        <w:right w:val="none" w:sz="0" w:space="0" w:color="auto"/>
      </w:divBdr>
    </w:div>
    <w:div w:id="949556186">
      <w:bodyDiv w:val="1"/>
      <w:marLeft w:val="0"/>
      <w:marRight w:val="0"/>
      <w:marTop w:val="0"/>
      <w:marBottom w:val="0"/>
      <w:divBdr>
        <w:top w:val="none" w:sz="0" w:space="0" w:color="auto"/>
        <w:left w:val="none" w:sz="0" w:space="0" w:color="auto"/>
        <w:bottom w:val="none" w:sz="0" w:space="0" w:color="auto"/>
        <w:right w:val="none" w:sz="0" w:space="0" w:color="auto"/>
      </w:divBdr>
      <w:divsChild>
        <w:div w:id="55860907">
          <w:marLeft w:val="547"/>
          <w:marRight w:val="0"/>
          <w:marTop w:val="134"/>
          <w:marBottom w:val="0"/>
          <w:divBdr>
            <w:top w:val="none" w:sz="0" w:space="0" w:color="auto"/>
            <w:left w:val="none" w:sz="0" w:space="0" w:color="auto"/>
            <w:bottom w:val="none" w:sz="0" w:space="0" w:color="auto"/>
            <w:right w:val="none" w:sz="0" w:space="0" w:color="auto"/>
          </w:divBdr>
        </w:div>
        <w:div w:id="519857975">
          <w:marLeft w:val="1800"/>
          <w:marRight w:val="0"/>
          <w:marTop w:val="96"/>
          <w:marBottom w:val="0"/>
          <w:divBdr>
            <w:top w:val="none" w:sz="0" w:space="0" w:color="auto"/>
            <w:left w:val="none" w:sz="0" w:space="0" w:color="auto"/>
            <w:bottom w:val="none" w:sz="0" w:space="0" w:color="auto"/>
            <w:right w:val="none" w:sz="0" w:space="0" w:color="auto"/>
          </w:divBdr>
        </w:div>
        <w:div w:id="702901023">
          <w:marLeft w:val="1166"/>
          <w:marRight w:val="0"/>
          <w:marTop w:val="115"/>
          <w:marBottom w:val="0"/>
          <w:divBdr>
            <w:top w:val="none" w:sz="0" w:space="0" w:color="auto"/>
            <w:left w:val="none" w:sz="0" w:space="0" w:color="auto"/>
            <w:bottom w:val="none" w:sz="0" w:space="0" w:color="auto"/>
            <w:right w:val="none" w:sz="0" w:space="0" w:color="auto"/>
          </w:divBdr>
        </w:div>
        <w:div w:id="747188821">
          <w:marLeft w:val="1166"/>
          <w:marRight w:val="0"/>
          <w:marTop w:val="115"/>
          <w:marBottom w:val="0"/>
          <w:divBdr>
            <w:top w:val="none" w:sz="0" w:space="0" w:color="auto"/>
            <w:left w:val="none" w:sz="0" w:space="0" w:color="auto"/>
            <w:bottom w:val="none" w:sz="0" w:space="0" w:color="auto"/>
            <w:right w:val="none" w:sz="0" w:space="0" w:color="auto"/>
          </w:divBdr>
        </w:div>
        <w:div w:id="1137575035">
          <w:marLeft w:val="1166"/>
          <w:marRight w:val="0"/>
          <w:marTop w:val="115"/>
          <w:marBottom w:val="0"/>
          <w:divBdr>
            <w:top w:val="none" w:sz="0" w:space="0" w:color="auto"/>
            <w:left w:val="none" w:sz="0" w:space="0" w:color="auto"/>
            <w:bottom w:val="none" w:sz="0" w:space="0" w:color="auto"/>
            <w:right w:val="none" w:sz="0" w:space="0" w:color="auto"/>
          </w:divBdr>
        </w:div>
        <w:div w:id="1381439245">
          <w:marLeft w:val="1166"/>
          <w:marRight w:val="0"/>
          <w:marTop w:val="115"/>
          <w:marBottom w:val="0"/>
          <w:divBdr>
            <w:top w:val="none" w:sz="0" w:space="0" w:color="auto"/>
            <w:left w:val="none" w:sz="0" w:space="0" w:color="auto"/>
            <w:bottom w:val="none" w:sz="0" w:space="0" w:color="auto"/>
            <w:right w:val="none" w:sz="0" w:space="0" w:color="auto"/>
          </w:divBdr>
        </w:div>
        <w:div w:id="1431201578">
          <w:marLeft w:val="1800"/>
          <w:marRight w:val="0"/>
          <w:marTop w:val="96"/>
          <w:marBottom w:val="0"/>
          <w:divBdr>
            <w:top w:val="none" w:sz="0" w:space="0" w:color="auto"/>
            <w:left w:val="none" w:sz="0" w:space="0" w:color="auto"/>
            <w:bottom w:val="none" w:sz="0" w:space="0" w:color="auto"/>
            <w:right w:val="none" w:sz="0" w:space="0" w:color="auto"/>
          </w:divBdr>
        </w:div>
        <w:div w:id="1616788956">
          <w:marLeft w:val="1166"/>
          <w:marRight w:val="0"/>
          <w:marTop w:val="115"/>
          <w:marBottom w:val="0"/>
          <w:divBdr>
            <w:top w:val="none" w:sz="0" w:space="0" w:color="auto"/>
            <w:left w:val="none" w:sz="0" w:space="0" w:color="auto"/>
            <w:bottom w:val="none" w:sz="0" w:space="0" w:color="auto"/>
            <w:right w:val="none" w:sz="0" w:space="0" w:color="auto"/>
          </w:divBdr>
        </w:div>
        <w:div w:id="2122214168">
          <w:marLeft w:val="1166"/>
          <w:marRight w:val="0"/>
          <w:marTop w:val="115"/>
          <w:marBottom w:val="0"/>
          <w:divBdr>
            <w:top w:val="none" w:sz="0" w:space="0" w:color="auto"/>
            <w:left w:val="none" w:sz="0" w:space="0" w:color="auto"/>
            <w:bottom w:val="none" w:sz="0" w:space="0" w:color="auto"/>
            <w:right w:val="none" w:sz="0" w:space="0" w:color="auto"/>
          </w:divBdr>
        </w:div>
      </w:divsChild>
    </w:div>
    <w:div w:id="949750462">
      <w:bodyDiv w:val="1"/>
      <w:marLeft w:val="0"/>
      <w:marRight w:val="0"/>
      <w:marTop w:val="0"/>
      <w:marBottom w:val="0"/>
      <w:divBdr>
        <w:top w:val="none" w:sz="0" w:space="0" w:color="auto"/>
        <w:left w:val="none" w:sz="0" w:space="0" w:color="auto"/>
        <w:bottom w:val="none" w:sz="0" w:space="0" w:color="auto"/>
        <w:right w:val="none" w:sz="0" w:space="0" w:color="auto"/>
      </w:divBdr>
    </w:div>
    <w:div w:id="950211607">
      <w:bodyDiv w:val="1"/>
      <w:marLeft w:val="0"/>
      <w:marRight w:val="0"/>
      <w:marTop w:val="0"/>
      <w:marBottom w:val="0"/>
      <w:divBdr>
        <w:top w:val="none" w:sz="0" w:space="0" w:color="auto"/>
        <w:left w:val="none" w:sz="0" w:space="0" w:color="auto"/>
        <w:bottom w:val="none" w:sz="0" w:space="0" w:color="auto"/>
        <w:right w:val="none" w:sz="0" w:space="0" w:color="auto"/>
      </w:divBdr>
    </w:div>
    <w:div w:id="951474107">
      <w:bodyDiv w:val="1"/>
      <w:marLeft w:val="0"/>
      <w:marRight w:val="0"/>
      <w:marTop w:val="0"/>
      <w:marBottom w:val="0"/>
      <w:divBdr>
        <w:top w:val="none" w:sz="0" w:space="0" w:color="auto"/>
        <w:left w:val="none" w:sz="0" w:space="0" w:color="auto"/>
        <w:bottom w:val="none" w:sz="0" w:space="0" w:color="auto"/>
        <w:right w:val="none" w:sz="0" w:space="0" w:color="auto"/>
      </w:divBdr>
    </w:div>
    <w:div w:id="952177017">
      <w:bodyDiv w:val="1"/>
      <w:marLeft w:val="0"/>
      <w:marRight w:val="0"/>
      <w:marTop w:val="0"/>
      <w:marBottom w:val="0"/>
      <w:divBdr>
        <w:top w:val="none" w:sz="0" w:space="0" w:color="auto"/>
        <w:left w:val="none" w:sz="0" w:space="0" w:color="auto"/>
        <w:bottom w:val="none" w:sz="0" w:space="0" w:color="auto"/>
        <w:right w:val="none" w:sz="0" w:space="0" w:color="auto"/>
      </w:divBdr>
    </w:div>
    <w:div w:id="952201368">
      <w:bodyDiv w:val="1"/>
      <w:marLeft w:val="0"/>
      <w:marRight w:val="0"/>
      <w:marTop w:val="0"/>
      <w:marBottom w:val="0"/>
      <w:divBdr>
        <w:top w:val="none" w:sz="0" w:space="0" w:color="auto"/>
        <w:left w:val="none" w:sz="0" w:space="0" w:color="auto"/>
        <w:bottom w:val="none" w:sz="0" w:space="0" w:color="auto"/>
        <w:right w:val="none" w:sz="0" w:space="0" w:color="auto"/>
      </w:divBdr>
    </w:div>
    <w:div w:id="952400838">
      <w:bodyDiv w:val="1"/>
      <w:marLeft w:val="0"/>
      <w:marRight w:val="0"/>
      <w:marTop w:val="0"/>
      <w:marBottom w:val="0"/>
      <w:divBdr>
        <w:top w:val="none" w:sz="0" w:space="0" w:color="auto"/>
        <w:left w:val="none" w:sz="0" w:space="0" w:color="auto"/>
        <w:bottom w:val="none" w:sz="0" w:space="0" w:color="auto"/>
        <w:right w:val="none" w:sz="0" w:space="0" w:color="auto"/>
      </w:divBdr>
    </w:div>
    <w:div w:id="952830383">
      <w:bodyDiv w:val="1"/>
      <w:marLeft w:val="0"/>
      <w:marRight w:val="0"/>
      <w:marTop w:val="0"/>
      <w:marBottom w:val="0"/>
      <w:divBdr>
        <w:top w:val="none" w:sz="0" w:space="0" w:color="auto"/>
        <w:left w:val="none" w:sz="0" w:space="0" w:color="auto"/>
        <w:bottom w:val="none" w:sz="0" w:space="0" w:color="auto"/>
        <w:right w:val="none" w:sz="0" w:space="0" w:color="auto"/>
      </w:divBdr>
      <w:divsChild>
        <w:div w:id="542252611">
          <w:marLeft w:val="547"/>
          <w:marRight w:val="0"/>
          <w:marTop w:val="154"/>
          <w:marBottom w:val="0"/>
          <w:divBdr>
            <w:top w:val="none" w:sz="0" w:space="0" w:color="auto"/>
            <w:left w:val="none" w:sz="0" w:space="0" w:color="auto"/>
            <w:bottom w:val="none" w:sz="0" w:space="0" w:color="auto"/>
            <w:right w:val="none" w:sz="0" w:space="0" w:color="auto"/>
          </w:divBdr>
        </w:div>
        <w:div w:id="1455252439">
          <w:marLeft w:val="547"/>
          <w:marRight w:val="0"/>
          <w:marTop w:val="154"/>
          <w:marBottom w:val="0"/>
          <w:divBdr>
            <w:top w:val="none" w:sz="0" w:space="0" w:color="auto"/>
            <w:left w:val="none" w:sz="0" w:space="0" w:color="auto"/>
            <w:bottom w:val="none" w:sz="0" w:space="0" w:color="auto"/>
            <w:right w:val="none" w:sz="0" w:space="0" w:color="auto"/>
          </w:divBdr>
        </w:div>
        <w:div w:id="1525053323">
          <w:marLeft w:val="547"/>
          <w:marRight w:val="0"/>
          <w:marTop w:val="154"/>
          <w:marBottom w:val="0"/>
          <w:divBdr>
            <w:top w:val="none" w:sz="0" w:space="0" w:color="auto"/>
            <w:left w:val="none" w:sz="0" w:space="0" w:color="auto"/>
            <w:bottom w:val="none" w:sz="0" w:space="0" w:color="auto"/>
            <w:right w:val="none" w:sz="0" w:space="0" w:color="auto"/>
          </w:divBdr>
        </w:div>
      </w:divsChild>
    </w:div>
    <w:div w:id="952902161">
      <w:bodyDiv w:val="1"/>
      <w:marLeft w:val="0"/>
      <w:marRight w:val="0"/>
      <w:marTop w:val="0"/>
      <w:marBottom w:val="0"/>
      <w:divBdr>
        <w:top w:val="none" w:sz="0" w:space="0" w:color="auto"/>
        <w:left w:val="none" w:sz="0" w:space="0" w:color="auto"/>
        <w:bottom w:val="none" w:sz="0" w:space="0" w:color="auto"/>
        <w:right w:val="none" w:sz="0" w:space="0" w:color="auto"/>
      </w:divBdr>
      <w:divsChild>
        <w:div w:id="157884923">
          <w:marLeft w:val="0"/>
          <w:marRight w:val="0"/>
          <w:marTop w:val="0"/>
          <w:marBottom w:val="0"/>
          <w:divBdr>
            <w:top w:val="none" w:sz="0" w:space="0" w:color="auto"/>
            <w:left w:val="none" w:sz="0" w:space="0" w:color="auto"/>
            <w:bottom w:val="none" w:sz="0" w:space="0" w:color="auto"/>
            <w:right w:val="none" w:sz="0" w:space="0" w:color="auto"/>
          </w:divBdr>
          <w:divsChild>
            <w:div w:id="994410462">
              <w:marLeft w:val="0"/>
              <w:marRight w:val="0"/>
              <w:marTop w:val="0"/>
              <w:marBottom w:val="0"/>
              <w:divBdr>
                <w:top w:val="none" w:sz="0" w:space="0" w:color="auto"/>
                <w:left w:val="none" w:sz="0" w:space="0" w:color="auto"/>
                <w:bottom w:val="none" w:sz="0" w:space="0" w:color="auto"/>
                <w:right w:val="none" w:sz="0" w:space="0" w:color="auto"/>
              </w:divBdr>
            </w:div>
            <w:div w:id="19735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06897">
      <w:bodyDiv w:val="1"/>
      <w:marLeft w:val="0"/>
      <w:marRight w:val="0"/>
      <w:marTop w:val="0"/>
      <w:marBottom w:val="0"/>
      <w:divBdr>
        <w:top w:val="none" w:sz="0" w:space="0" w:color="auto"/>
        <w:left w:val="none" w:sz="0" w:space="0" w:color="auto"/>
        <w:bottom w:val="none" w:sz="0" w:space="0" w:color="auto"/>
        <w:right w:val="none" w:sz="0" w:space="0" w:color="auto"/>
      </w:divBdr>
    </w:div>
    <w:div w:id="954555521">
      <w:bodyDiv w:val="1"/>
      <w:marLeft w:val="0"/>
      <w:marRight w:val="0"/>
      <w:marTop w:val="0"/>
      <w:marBottom w:val="0"/>
      <w:divBdr>
        <w:top w:val="none" w:sz="0" w:space="0" w:color="auto"/>
        <w:left w:val="none" w:sz="0" w:space="0" w:color="auto"/>
        <w:bottom w:val="none" w:sz="0" w:space="0" w:color="auto"/>
        <w:right w:val="none" w:sz="0" w:space="0" w:color="auto"/>
      </w:divBdr>
    </w:div>
    <w:div w:id="955719729">
      <w:bodyDiv w:val="1"/>
      <w:marLeft w:val="0"/>
      <w:marRight w:val="0"/>
      <w:marTop w:val="0"/>
      <w:marBottom w:val="0"/>
      <w:divBdr>
        <w:top w:val="none" w:sz="0" w:space="0" w:color="auto"/>
        <w:left w:val="none" w:sz="0" w:space="0" w:color="auto"/>
        <w:bottom w:val="none" w:sz="0" w:space="0" w:color="auto"/>
        <w:right w:val="none" w:sz="0" w:space="0" w:color="auto"/>
      </w:divBdr>
    </w:div>
    <w:div w:id="956065642">
      <w:bodyDiv w:val="1"/>
      <w:marLeft w:val="0"/>
      <w:marRight w:val="0"/>
      <w:marTop w:val="0"/>
      <w:marBottom w:val="0"/>
      <w:divBdr>
        <w:top w:val="none" w:sz="0" w:space="0" w:color="auto"/>
        <w:left w:val="none" w:sz="0" w:space="0" w:color="auto"/>
        <w:bottom w:val="none" w:sz="0" w:space="0" w:color="auto"/>
        <w:right w:val="none" w:sz="0" w:space="0" w:color="auto"/>
      </w:divBdr>
    </w:div>
    <w:div w:id="956066213">
      <w:bodyDiv w:val="1"/>
      <w:marLeft w:val="0"/>
      <w:marRight w:val="0"/>
      <w:marTop w:val="0"/>
      <w:marBottom w:val="0"/>
      <w:divBdr>
        <w:top w:val="none" w:sz="0" w:space="0" w:color="auto"/>
        <w:left w:val="none" w:sz="0" w:space="0" w:color="auto"/>
        <w:bottom w:val="none" w:sz="0" w:space="0" w:color="auto"/>
        <w:right w:val="none" w:sz="0" w:space="0" w:color="auto"/>
      </w:divBdr>
    </w:div>
    <w:div w:id="956646275">
      <w:bodyDiv w:val="1"/>
      <w:marLeft w:val="0"/>
      <w:marRight w:val="0"/>
      <w:marTop w:val="0"/>
      <w:marBottom w:val="0"/>
      <w:divBdr>
        <w:top w:val="none" w:sz="0" w:space="0" w:color="auto"/>
        <w:left w:val="none" w:sz="0" w:space="0" w:color="auto"/>
        <w:bottom w:val="none" w:sz="0" w:space="0" w:color="auto"/>
        <w:right w:val="none" w:sz="0" w:space="0" w:color="auto"/>
      </w:divBdr>
    </w:div>
    <w:div w:id="956788365">
      <w:bodyDiv w:val="1"/>
      <w:marLeft w:val="0"/>
      <w:marRight w:val="0"/>
      <w:marTop w:val="0"/>
      <w:marBottom w:val="0"/>
      <w:divBdr>
        <w:top w:val="none" w:sz="0" w:space="0" w:color="auto"/>
        <w:left w:val="none" w:sz="0" w:space="0" w:color="auto"/>
        <w:bottom w:val="none" w:sz="0" w:space="0" w:color="auto"/>
        <w:right w:val="none" w:sz="0" w:space="0" w:color="auto"/>
      </w:divBdr>
      <w:divsChild>
        <w:div w:id="1989356345">
          <w:marLeft w:val="0"/>
          <w:marRight w:val="0"/>
          <w:marTop w:val="0"/>
          <w:marBottom w:val="0"/>
          <w:divBdr>
            <w:top w:val="none" w:sz="0" w:space="0" w:color="auto"/>
            <w:left w:val="none" w:sz="0" w:space="0" w:color="auto"/>
            <w:bottom w:val="none" w:sz="0" w:space="0" w:color="auto"/>
            <w:right w:val="none" w:sz="0" w:space="0" w:color="auto"/>
          </w:divBdr>
          <w:divsChild>
            <w:div w:id="503204632">
              <w:marLeft w:val="0"/>
              <w:marRight w:val="0"/>
              <w:marTop w:val="0"/>
              <w:marBottom w:val="0"/>
              <w:divBdr>
                <w:top w:val="none" w:sz="0" w:space="0" w:color="auto"/>
                <w:left w:val="none" w:sz="0" w:space="0" w:color="auto"/>
                <w:bottom w:val="none" w:sz="0" w:space="0" w:color="auto"/>
                <w:right w:val="none" w:sz="0" w:space="0" w:color="auto"/>
              </w:divBdr>
            </w:div>
            <w:div w:id="808519702">
              <w:marLeft w:val="0"/>
              <w:marRight w:val="0"/>
              <w:marTop w:val="0"/>
              <w:marBottom w:val="0"/>
              <w:divBdr>
                <w:top w:val="none" w:sz="0" w:space="0" w:color="auto"/>
                <w:left w:val="none" w:sz="0" w:space="0" w:color="auto"/>
                <w:bottom w:val="none" w:sz="0" w:space="0" w:color="auto"/>
                <w:right w:val="none" w:sz="0" w:space="0" w:color="auto"/>
              </w:divBdr>
            </w:div>
            <w:div w:id="1027298338">
              <w:marLeft w:val="0"/>
              <w:marRight w:val="0"/>
              <w:marTop w:val="0"/>
              <w:marBottom w:val="0"/>
              <w:divBdr>
                <w:top w:val="none" w:sz="0" w:space="0" w:color="auto"/>
                <w:left w:val="none" w:sz="0" w:space="0" w:color="auto"/>
                <w:bottom w:val="none" w:sz="0" w:space="0" w:color="auto"/>
                <w:right w:val="none" w:sz="0" w:space="0" w:color="auto"/>
              </w:divBdr>
            </w:div>
            <w:div w:id="1236940157">
              <w:marLeft w:val="0"/>
              <w:marRight w:val="0"/>
              <w:marTop w:val="0"/>
              <w:marBottom w:val="0"/>
              <w:divBdr>
                <w:top w:val="none" w:sz="0" w:space="0" w:color="auto"/>
                <w:left w:val="none" w:sz="0" w:space="0" w:color="auto"/>
                <w:bottom w:val="none" w:sz="0" w:space="0" w:color="auto"/>
                <w:right w:val="none" w:sz="0" w:space="0" w:color="auto"/>
              </w:divBdr>
            </w:div>
            <w:div w:id="19301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88771">
      <w:bodyDiv w:val="1"/>
      <w:marLeft w:val="0"/>
      <w:marRight w:val="0"/>
      <w:marTop w:val="0"/>
      <w:marBottom w:val="0"/>
      <w:divBdr>
        <w:top w:val="none" w:sz="0" w:space="0" w:color="auto"/>
        <w:left w:val="none" w:sz="0" w:space="0" w:color="auto"/>
        <w:bottom w:val="none" w:sz="0" w:space="0" w:color="auto"/>
        <w:right w:val="none" w:sz="0" w:space="0" w:color="auto"/>
      </w:divBdr>
    </w:div>
    <w:div w:id="957563612">
      <w:bodyDiv w:val="1"/>
      <w:marLeft w:val="0"/>
      <w:marRight w:val="0"/>
      <w:marTop w:val="0"/>
      <w:marBottom w:val="0"/>
      <w:divBdr>
        <w:top w:val="none" w:sz="0" w:space="0" w:color="auto"/>
        <w:left w:val="none" w:sz="0" w:space="0" w:color="auto"/>
        <w:bottom w:val="none" w:sz="0" w:space="0" w:color="auto"/>
        <w:right w:val="none" w:sz="0" w:space="0" w:color="auto"/>
      </w:divBdr>
    </w:div>
    <w:div w:id="958410354">
      <w:bodyDiv w:val="1"/>
      <w:marLeft w:val="0"/>
      <w:marRight w:val="0"/>
      <w:marTop w:val="0"/>
      <w:marBottom w:val="0"/>
      <w:divBdr>
        <w:top w:val="none" w:sz="0" w:space="0" w:color="auto"/>
        <w:left w:val="none" w:sz="0" w:space="0" w:color="auto"/>
        <w:bottom w:val="none" w:sz="0" w:space="0" w:color="auto"/>
        <w:right w:val="none" w:sz="0" w:space="0" w:color="auto"/>
      </w:divBdr>
    </w:div>
    <w:div w:id="958923932">
      <w:bodyDiv w:val="1"/>
      <w:marLeft w:val="0"/>
      <w:marRight w:val="0"/>
      <w:marTop w:val="0"/>
      <w:marBottom w:val="0"/>
      <w:divBdr>
        <w:top w:val="none" w:sz="0" w:space="0" w:color="auto"/>
        <w:left w:val="none" w:sz="0" w:space="0" w:color="auto"/>
        <w:bottom w:val="none" w:sz="0" w:space="0" w:color="auto"/>
        <w:right w:val="none" w:sz="0" w:space="0" w:color="auto"/>
      </w:divBdr>
      <w:divsChild>
        <w:div w:id="222568943">
          <w:marLeft w:val="1166"/>
          <w:marRight w:val="0"/>
          <w:marTop w:val="96"/>
          <w:marBottom w:val="0"/>
          <w:divBdr>
            <w:top w:val="none" w:sz="0" w:space="0" w:color="auto"/>
            <w:left w:val="none" w:sz="0" w:space="0" w:color="auto"/>
            <w:bottom w:val="none" w:sz="0" w:space="0" w:color="auto"/>
            <w:right w:val="none" w:sz="0" w:space="0" w:color="auto"/>
          </w:divBdr>
        </w:div>
        <w:div w:id="228228040">
          <w:marLeft w:val="1166"/>
          <w:marRight w:val="0"/>
          <w:marTop w:val="96"/>
          <w:marBottom w:val="0"/>
          <w:divBdr>
            <w:top w:val="none" w:sz="0" w:space="0" w:color="auto"/>
            <w:left w:val="none" w:sz="0" w:space="0" w:color="auto"/>
            <w:bottom w:val="none" w:sz="0" w:space="0" w:color="auto"/>
            <w:right w:val="none" w:sz="0" w:space="0" w:color="auto"/>
          </w:divBdr>
        </w:div>
        <w:div w:id="228463931">
          <w:marLeft w:val="1800"/>
          <w:marRight w:val="0"/>
          <w:marTop w:val="77"/>
          <w:marBottom w:val="0"/>
          <w:divBdr>
            <w:top w:val="none" w:sz="0" w:space="0" w:color="auto"/>
            <w:left w:val="none" w:sz="0" w:space="0" w:color="auto"/>
            <w:bottom w:val="none" w:sz="0" w:space="0" w:color="auto"/>
            <w:right w:val="none" w:sz="0" w:space="0" w:color="auto"/>
          </w:divBdr>
        </w:div>
        <w:div w:id="383217641">
          <w:marLeft w:val="547"/>
          <w:marRight w:val="0"/>
          <w:marTop w:val="115"/>
          <w:marBottom w:val="0"/>
          <w:divBdr>
            <w:top w:val="none" w:sz="0" w:space="0" w:color="auto"/>
            <w:left w:val="none" w:sz="0" w:space="0" w:color="auto"/>
            <w:bottom w:val="none" w:sz="0" w:space="0" w:color="auto"/>
            <w:right w:val="none" w:sz="0" w:space="0" w:color="auto"/>
          </w:divBdr>
        </w:div>
        <w:div w:id="725027981">
          <w:marLeft w:val="1800"/>
          <w:marRight w:val="0"/>
          <w:marTop w:val="77"/>
          <w:marBottom w:val="0"/>
          <w:divBdr>
            <w:top w:val="none" w:sz="0" w:space="0" w:color="auto"/>
            <w:left w:val="none" w:sz="0" w:space="0" w:color="auto"/>
            <w:bottom w:val="none" w:sz="0" w:space="0" w:color="auto"/>
            <w:right w:val="none" w:sz="0" w:space="0" w:color="auto"/>
          </w:divBdr>
        </w:div>
        <w:div w:id="1416433405">
          <w:marLeft w:val="547"/>
          <w:marRight w:val="0"/>
          <w:marTop w:val="115"/>
          <w:marBottom w:val="0"/>
          <w:divBdr>
            <w:top w:val="none" w:sz="0" w:space="0" w:color="auto"/>
            <w:left w:val="none" w:sz="0" w:space="0" w:color="auto"/>
            <w:bottom w:val="none" w:sz="0" w:space="0" w:color="auto"/>
            <w:right w:val="none" w:sz="0" w:space="0" w:color="auto"/>
          </w:divBdr>
        </w:div>
        <w:div w:id="1501584789">
          <w:marLeft w:val="1800"/>
          <w:marRight w:val="0"/>
          <w:marTop w:val="77"/>
          <w:marBottom w:val="0"/>
          <w:divBdr>
            <w:top w:val="none" w:sz="0" w:space="0" w:color="auto"/>
            <w:left w:val="none" w:sz="0" w:space="0" w:color="auto"/>
            <w:bottom w:val="none" w:sz="0" w:space="0" w:color="auto"/>
            <w:right w:val="none" w:sz="0" w:space="0" w:color="auto"/>
          </w:divBdr>
        </w:div>
        <w:div w:id="1589652989">
          <w:marLeft w:val="1800"/>
          <w:marRight w:val="0"/>
          <w:marTop w:val="77"/>
          <w:marBottom w:val="0"/>
          <w:divBdr>
            <w:top w:val="none" w:sz="0" w:space="0" w:color="auto"/>
            <w:left w:val="none" w:sz="0" w:space="0" w:color="auto"/>
            <w:bottom w:val="none" w:sz="0" w:space="0" w:color="auto"/>
            <w:right w:val="none" w:sz="0" w:space="0" w:color="auto"/>
          </w:divBdr>
        </w:div>
        <w:div w:id="1655062095">
          <w:marLeft w:val="1800"/>
          <w:marRight w:val="0"/>
          <w:marTop w:val="77"/>
          <w:marBottom w:val="0"/>
          <w:divBdr>
            <w:top w:val="none" w:sz="0" w:space="0" w:color="auto"/>
            <w:left w:val="none" w:sz="0" w:space="0" w:color="auto"/>
            <w:bottom w:val="none" w:sz="0" w:space="0" w:color="auto"/>
            <w:right w:val="none" w:sz="0" w:space="0" w:color="auto"/>
          </w:divBdr>
        </w:div>
        <w:div w:id="1703243735">
          <w:marLeft w:val="1800"/>
          <w:marRight w:val="0"/>
          <w:marTop w:val="77"/>
          <w:marBottom w:val="0"/>
          <w:divBdr>
            <w:top w:val="none" w:sz="0" w:space="0" w:color="auto"/>
            <w:left w:val="none" w:sz="0" w:space="0" w:color="auto"/>
            <w:bottom w:val="none" w:sz="0" w:space="0" w:color="auto"/>
            <w:right w:val="none" w:sz="0" w:space="0" w:color="auto"/>
          </w:divBdr>
        </w:div>
      </w:divsChild>
    </w:div>
    <w:div w:id="959268110">
      <w:bodyDiv w:val="1"/>
      <w:marLeft w:val="0"/>
      <w:marRight w:val="0"/>
      <w:marTop w:val="0"/>
      <w:marBottom w:val="0"/>
      <w:divBdr>
        <w:top w:val="none" w:sz="0" w:space="0" w:color="auto"/>
        <w:left w:val="none" w:sz="0" w:space="0" w:color="auto"/>
        <w:bottom w:val="none" w:sz="0" w:space="0" w:color="auto"/>
        <w:right w:val="none" w:sz="0" w:space="0" w:color="auto"/>
      </w:divBdr>
    </w:div>
    <w:div w:id="959530605">
      <w:bodyDiv w:val="1"/>
      <w:marLeft w:val="0"/>
      <w:marRight w:val="0"/>
      <w:marTop w:val="0"/>
      <w:marBottom w:val="0"/>
      <w:divBdr>
        <w:top w:val="none" w:sz="0" w:space="0" w:color="auto"/>
        <w:left w:val="none" w:sz="0" w:space="0" w:color="auto"/>
        <w:bottom w:val="none" w:sz="0" w:space="0" w:color="auto"/>
        <w:right w:val="none" w:sz="0" w:space="0" w:color="auto"/>
      </w:divBdr>
    </w:div>
    <w:div w:id="959921971">
      <w:bodyDiv w:val="1"/>
      <w:marLeft w:val="0"/>
      <w:marRight w:val="0"/>
      <w:marTop w:val="0"/>
      <w:marBottom w:val="0"/>
      <w:divBdr>
        <w:top w:val="none" w:sz="0" w:space="0" w:color="auto"/>
        <w:left w:val="none" w:sz="0" w:space="0" w:color="auto"/>
        <w:bottom w:val="none" w:sz="0" w:space="0" w:color="auto"/>
        <w:right w:val="none" w:sz="0" w:space="0" w:color="auto"/>
      </w:divBdr>
    </w:div>
    <w:div w:id="961224961">
      <w:bodyDiv w:val="1"/>
      <w:marLeft w:val="0"/>
      <w:marRight w:val="0"/>
      <w:marTop w:val="0"/>
      <w:marBottom w:val="0"/>
      <w:divBdr>
        <w:top w:val="none" w:sz="0" w:space="0" w:color="auto"/>
        <w:left w:val="none" w:sz="0" w:space="0" w:color="auto"/>
        <w:bottom w:val="none" w:sz="0" w:space="0" w:color="auto"/>
        <w:right w:val="none" w:sz="0" w:space="0" w:color="auto"/>
      </w:divBdr>
    </w:div>
    <w:div w:id="962154978">
      <w:bodyDiv w:val="1"/>
      <w:marLeft w:val="0"/>
      <w:marRight w:val="0"/>
      <w:marTop w:val="0"/>
      <w:marBottom w:val="0"/>
      <w:divBdr>
        <w:top w:val="none" w:sz="0" w:space="0" w:color="auto"/>
        <w:left w:val="none" w:sz="0" w:space="0" w:color="auto"/>
        <w:bottom w:val="none" w:sz="0" w:space="0" w:color="auto"/>
        <w:right w:val="none" w:sz="0" w:space="0" w:color="auto"/>
      </w:divBdr>
    </w:div>
    <w:div w:id="962997591">
      <w:bodyDiv w:val="1"/>
      <w:marLeft w:val="0"/>
      <w:marRight w:val="0"/>
      <w:marTop w:val="0"/>
      <w:marBottom w:val="0"/>
      <w:divBdr>
        <w:top w:val="none" w:sz="0" w:space="0" w:color="auto"/>
        <w:left w:val="none" w:sz="0" w:space="0" w:color="auto"/>
        <w:bottom w:val="none" w:sz="0" w:space="0" w:color="auto"/>
        <w:right w:val="none" w:sz="0" w:space="0" w:color="auto"/>
      </w:divBdr>
    </w:div>
    <w:div w:id="963266257">
      <w:bodyDiv w:val="1"/>
      <w:marLeft w:val="0"/>
      <w:marRight w:val="0"/>
      <w:marTop w:val="0"/>
      <w:marBottom w:val="0"/>
      <w:divBdr>
        <w:top w:val="none" w:sz="0" w:space="0" w:color="auto"/>
        <w:left w:val="none" w:sz="0" w:space="0" w:color="auto"/>
        <w:bottom w:val="none" w:sz="0" w:space="0" w:color="auto"/>
        <w:right w:val="none" w:sz="0" w:space="0" w:color="auto"/>
      </w:divBdr>
    </w:div>
    <w:div w:id="963271677">
      <w:bodyDiv w:val="1"/>
      <w:marLeft w:val="0"/>
      <w:marRight w:val="0"/>
      <w:marTop w:val="0"/>
      <w:marBottom w:val="0"/>
      <w:divBdr>
        <w:top w:val="none" w:sz="0" w:space="0" w:color="auto"/>
        <w:left w:val="none" w:sz="0" w:space="0" w:color="auto"/>
        <w:bottom w:val="none" w:sz="0" w:space="0" w:color="auto"/>
        <w:right w:val="none" w:sz="0" w:space="0" w:color="auto"/>
      </w:divBdr>
    </w:div>
    <w:div w:id="963851083">
      <w:bodyDiv w:val="1"/>
      <w:marLeft w:val="0"/>
      <w:marRight w:val="0"/>
      <w:marTop w:val="0"/>
      <w:marBottom w:val="0"/>
      <w:divBdr>
        <w:top w:val="none" w:sz="0" w:space="0" w:color="auto"/>
        <w:left w:val="none" w:sz="0" w:space="0" w:color="auto"/>
        <w:bottom w:val="none" w:sz="0" w:space="0" w:color="auto"/>
        <w:right w:val="none" w:sz="0" w:space="0" w:color="auto"/>
      </w:divBdr>
    </w:div>
    <w:div w:id="963924327">
      <w:bodyDiv w:val="1"/>
      <w:marLeft w:val="0"/>
      <w:marRight w:val="0"/>
      <w:marTop w:val="0"/>
      <w:marBottom w:val="0"/>
      <w:divBdr>
        <w:top w:val="none" w:sz="0" w:space="0" w:color="auto"/>
        <w:left w:val="none" w:sz="0" w:space="0" w:color="auto"/>
        <w:bottom w:val="none" w:sz="0" w:space="0" w:color="auto"/>
        <w:right w:val="none" w:sz="0" w:space="0" w:color="auto"/>
      </w:divBdr>
      <w:divsChild>
        <w:div w:id="8334491">
          <w:marLeft w:val="547"/>
          <w:marRight w:val="0"/>
          <w:marTop w:val="154"/>
          <w:marBottom w:val="0"/>
          <w:divBdr>
            <w:top w:val="none" w:sz="0" w:space="0" w:color="auto"/>
            <w:left w:val="none" w:sz="0" w:space="0" w:color="auto"/>
            <w:bottom w:val="none" w:sz="0" w:space="0" w:color="auto"/>
            <w:right w:val="none" w:sz="0" w:space="0" w:color="auto"/>
          </w:divBdr>
        </w:div>
      </w:divsChild>
    </w:div>
    <w:div w:id="964386557">
      <w:bodyDiv w:val="1"/>
      <w:marLeft w:val="0"/>
      <w:marRight w:val="0"/>
      <w:marTop w:val="0"/>
      <w:marBottom w:val="0"/>
      <w:divBdr>
        <w:top w:val="none" w:sz="0" w:space="0" w:color="auto"/>
        <w:left w:val="none" w:sz="0" w:space="0" w:color="auto"/>
        <w:bottom w:val="none" w:sz="0" w:space="0" w:color="auto"/>
        <w:right w:val="none" w:sz="0" w:space="0" w:color="auto"/>
      </w:divBdr>
    </w:div>
    <w:div w:id="965819072">
      <w:bodyDiv w:val="1"/>
      <w:marLeft w:val="0"/>
      <w:marRight w:val="0"/>
      <w:marTop w:val="0"/>
      <w:marBottom w:val="0"/>
      <w:divBdr>
        <w:top w:val="none" w:sz="0" w:space="0" w:color="auto"/>
        <w:left w:val="none" w:sz="0" w:space="0" w:color="auto"/>
        <w:bottom w:val="none" w:sz="0" w:space="0" w:color="auto"/>
        <w:right w:val="none" w:sz="0" w:space="0" w:color="auto"/>
      </w:divBdr>
      <w:divsChild>
        <w:div w:id="72706220">
          <w:marLeft w:val="547"/>
          <w:marRight w:val="0"/>
          <w:marTop w:val="115"/>
          <w:marBottom w:val="0"/>
          <w:divBdr>
            <w:top w:val="none" w:sz="0" w:space="0" w:color="auto"/>
            <w:left w:val="none" w:sz="0" w:space="0" w:color="auto"/>
            <w:bottom w:val="none" w:sz="0" w:space="0" w:color="auto"/>
            <w:right w:val="none" w:sz="0" w:space="0" w:color="auto"/>
          </w:divBdr>
        </w:div>
        <w:div w:id="510918806">
          <w:marLeft w:val="547"/>
          <w:marRight w:val="0"/>
          <w:marTop w:val="115"/>
          <w:marBottom w:val="0"/>
          <w:divBdr>
            <w:top w:val="none" w:sz="0" w:space="0" w:color="auto"/>
            <w:left w:val="none" w:sz="0" w:space="0" w:color="auto"/>
            <w:bottom w:val="none" w:sz="0" w:space="0" w:color="auto"/>
            <w:right w:val="none" w:sz="0" w:space="0" w:color="auto"/>
          </w:divBdr>
        </w:div>
        <w:div w:id="870266871">
          <w:marLeft w:val="1166"/>
          <w:marRight w:val="0"/>
          <w:marTop w:val="96"/>
          <w:marBottom w:val="0"/>
          <w:divBdr>
            <w:top w:val="none" w:sz="0" w:space="0" w:color="auto"/>
            <w:left w:val="none" w:sz="0" w:space="0" w:color="auto"/>
            <w:bottom w:val="none" w:sz="0" w:space="0" w:color="auto"/>
            <w:right w:val="none" w:sz="0" w:space="0" w:color="auto"/>
          </w:divBdr>
        </w:div>
        <w:div w:id="963389885">
          <w:marLeft w:val="1166"/>
          <w:marRight w:val="0"/>
          <w:marTop w:val="96"/>
          <w:marBottom w:val="0"/>
          <w:divBdr>
            <w:top w:val="none" w:sz="0" w:space="0" w:color="auto"/>
            <w:left w:val="none" w:sz="0" w:space="0" w:color="auto"/>
            <w:bottom w:val="none" w:sz="0" w:space="0" w:color="auto"/>
            <w:right w:val="none" w:sz="0" w:space="0" w:color="auto"/>
          </w:divBdr>
        </w:div>
        <w:div w:id="1261454514">
          <w:marLeft w:val="1166"/>
          <w:marRight w:val="0"/>
          <w:marTop w:val="96"/>
          <w:marBottom w:val="0"/>
          <w:divBdr>
            <w:top w:val="none" w:sz="0" w:space="0" w:color="auto"/>
            <w:left w:val="none" w:sz="0" w:space="0" w:color="auto"/>
            <w:bottom w:val="none" w:sz="0" w:space="0" w:color="auto"/>
            <w:right w:val="none" w:sz="0" w:space="0" w:color="auto"/>
          </w:divBdr>
        </w:div>
        <w:div w:id="1488475848">
          <w:marLeft w:val="1800"/>
          <w:marRight w:val="0"/>
          <w:marTop w:val="86"/>
          <w:marBottom w:val="0"/>
          <w:divBdr>
            <w:top w:val="none" w:sz="0" w:space="0" w:color="auto"/>
            <w:left w:val="none" w:sz="0" w:space="0" w:color="auto"/>
            <w:bottom w:val="none" w:sz="0" w:space="0" w:color="auto"/>
            <w:right w:val="none" w:sz="0" w:space="0" w:color="auto"/>
          </w:divBdr>
        </w:div>
        <w:div w:id="1635793634">
          <w:marLeft w:val="1166"/>
          <w:marRight w:val="0"/>
          <w:marTop w:val="96"/>
          <w:marBottom w:val="0"/>
          <w:divBdr>
            <w:top w:val="none" w:sz="0" w:space="0" w:color="auto"/>
            <w:left w:val="none" w:sz="0" w:space="0" w:color="auto"/>
            <w:bottom w:val="none" w:sz="0" w:space="0" w:color="auto"/>
            <w:right w:val="none" w:sz="0" w:space="0" w:color="auto"/>
          </w:divBdr>
        </w:div>
        <w:div w:id="1710060119">
          <w:marLeft w:val="1166"/>
          <w:marRight w:val="0"/>
          <w:marTop w:val="96"/>
          <w:marBottom w:val="0"/>
          <w:divBdr>
            <w:top w:val="none" w:sz="0" w:space="0" w:color="auto"/>
            <w:left w:val="none" w:sz="0" w:space="0" w:color="auto"/>
            <w:bottom w:val="none" w:sz="0" w:space="0" w:color="auto"/>
            <w:right w:val="none" w:sz="0" w:space="0" w:color="auto"/>
          </w:divBdr>
        </w:div>
        <w:div w:id="1834450300">
          <w:marLeft w:val="1166"/>
          <w:marRight w:val="0"/>
          <w:marTop w:val="96"/>
          <w:marBottom w:val="0"/>
          <w:divBdr>
            <w:top w:val="none" w:sz="0" w:space="0" w:color="auto"/>
            <w:left w:val="none" w:sz="0" w:space="0" w:color="auto"/>
            <w:bottom w:val="none" w:sz="0" w:space="0" w:color="auto"/>
            <w:right w:val="none" w:sz="0" w:space="0" w:color="auto"/>
          </w:divBdr>
        </w:div>
        <w:div w:id="1984308220">
          <w:marLeft w:val="1166"/>
          <w:marRight w:val="0"/>
          <w:marTop w:val="96"/>
          <w:marBottom w:val="0"/>
          <w:divBdr>
            <w:top w:val="none" w:sz="0" w:space="0" w:color="auto"/>
            <w:left w:val="none" w:sz="0" w:space="0" w:color="auto"/>
            <w:bottom w:val="none" w:sz="0" w:space="0" w:color="auto"/>
            <w:right w:val="none" w:sz="0" w:space="0" w:color="auto"/>
          </w:divBdr>
        </w:div>
        <w:div w:id="2106922938">
          <w:marLeft w:val="1166"/>
          <w:marRight w:val="0"/>
          <w:marTop w:val="96"/>
          <w:marBottom w:val="0"/>
          <w:divBdr>
            <w:top w:val="none" w:sz="0" w:space="0" w:color="auto"/>
            <w:left w:val="none" w:sz="0" w:space="0" w:color="auto"/>
            <w:bottom w:val="none" w:sz="0" w:space="0" w:color="auto"/>
            <w:right w:val="none" w:sz="0" w:space="0" w:color="auto"/>
          </w:divBdr>
        </w:div>
      </w:divsChild>
    </w:div>
    <w:div w:id="965892034">
      <w:bodyDiv w:val="1"/>
      <w:marLeft w:val="0"/>
      <w:marRight w:val="0"/>
      <w:marTop w:val="0"/>
      <w:marBottom w:val="0"/>
      <w:divBdr>
        <w:top w:val="none" w:sz="0" w:space="0" w:color="auto"/>
        <w:left w:val="none" w:sz="0" w:space="0" w:color="auto"/>
        <w:bottom w:val="none" w:sz="0" w:space="0" w:color="auto"/>
        <w:right w:val="none" w:sz="0" w:space="0" w:color="auto"/>
      </w:divBdr>
    </w:div>
    <w:div w:id="966081387">
      <w:bodyDiv w:val="1"/>
      <w:marLeft w:val="0"/>
      <w:marRight w:val="0"/>
      <w:marTop w:val="0"/>
      <w:marBottom w:val="0"/>
      <w:divBdr>
        <w:top w:val="none" w:sz="0" w:space="0" w:color="auto"/>
        <w:left w:val="none" w:sz="0" w:space="0" w:color="auto"/>
        <w:bottom w:val="none" w:sz="0" w:space="0" w:color="auto"/>
        <w:right w:val="none" w:sz="0" w:space="0" w:color="auto"/>
      </w:divBdr>
    </w:div>
    <w:div w:id="966088189">
      <w:bodyDiv w:val="1"/>
      <w:marLeft w:val="0"/>
      <w:marRight w:val="0"/>
      <w:marTop w:val="0"/>
      <w:marBottom w:val="0"/>
      <w:divBdr>
        <w:top w:val="none" w:sz="0" w:space="0" w:color="auto"/>
        <w:left w:val="none" w:sz="0" w:space="0" w:color="auto"/>
        <w:bottom w:val="none" w:sz="0" w:space="0" w:color="auto"/>
        <w:right w:val="none" w:sz="0" w:space="0" w:color="auto"/>
      </w:divBdr>
    </w:div>
    <w:div w:id="967079459">
      <w:bodyDiv w:val="1"/>
      <w:marLeft w:val="0"/>
      <w:marRight w:val="0"/>
      <w:marTop w:val="0"/>
      <w:marBottom w:val="0"/>
      <w:divBdr>
        <w:top w:val="none" w:sz="0" w:space="0" w:color="auto"/>
        <w:left w:val="none" w:sz="0" w:space="0" w:color="auto"/>
        <w:bottom w:val="none" w:sz="0" w:space="0" w:color="auto"/>
        <w:right w:val="none" w:sz="0" w:space="0" w:color="auto"/>
      </w:divBdr>
      <w:divsChild>
        <w:div w:id="27528635">
          <w:marLeft w:val="1800"/>
          <w:marRight w:val="0"/>
          <w:marTop w:val="77"/>
          <w:marBottom w:val="0"/>
          <w:divBdr>
            <w:top w:val="none" w:sz="0" w:space="0" w:color="auto"/>
            <w:left w:val="none" w:sz="0" w:space="0" w:color="auto"/>
            <w:bottom w:val="none" w:sz="0" w:space="0" w:color="auto"/>
            <w:right w:val="none" w:sz="0" w:space="0" w:color="auto"/>
          </w:divBdr>
        </w:div>
        <w:div w:id="124274454">
          <w:marLeft w:val="1800"/>
          <w:marRight w:val="0"/>
          <w:marTop w:val="77"/>
          <w:marBottom w:val="0"/>
          <w:divBdr>
            <w:top w:val="none" w:sz="0" w:space="0" w:color="auto"/>
            <w:left w:val="none" w:sz="0" w:space="0" w:color="auto"/>
            <w:bottom w:val="none" w:sz="0" w:space="0" w:color="auto"/>
            <w:right w:val="none" w:sz="0" w:space="0" w:color="auto"/>
          </w:divBdr>
        </w:div>
        <w:div w:id="842553353">
          <w:marLeft w:val="1166"/>
          <w:marRight w:val="0"/>
          <w:marTop w:val="96"/>
          <w:marBottom w:val="0"/>
          <w:divBdr>
            <w:top w:val="none" w:sz="0" w:space="0" w:color="auto"/>
            <w:left w:val="none" w:sz="0" w:space="0" w:color="auto"/>
            <w:bottom w:val="none" w:sz="0" w:space="0" w:color="auto"/>
            <w:right w:val="none" w:sz="0" w:space="0" w:color="auto"/>
          </w:divBdr>
        </w:div>
        <w:div w:id="1575504889">
          <w:marLeft w:val="547"/>
          <w:marRight w:val="0"/>
          <w:marTop w:val="115"/>
          <w:marBottom w:val="0"/>
          <w:divBdr>
            <w:top w:val="none" w:sz="0" w:space="0" w:color="auto"/>
            <w:left w:val="none" w:sz="0" w:space="0" w:color="auto"/>
            <w:bottom w:val="none" w:sz="0" w:space="0" w:color="auto"/>
            <w:right w:val="none" w:sz="0" w:space="0" w:color="auto"/>
          </w:divBdr>
        </w:div>
        <w:div w:id="1622029068">
          <w:marLeft w:val="1800"/>
          <w:marRight w:val="0"/>
          <w:marTop w:val="77"/>
          <w:marBottom w:val="0"/>
          <w:divBdr>
            <w:top w:val="none" w:sz="0" w:space="0" w:color="auto"/>
            <w:left w:val="none" w:sz="0" w:space="0" w:color="auto"/>
            <w:bottom w:val="none" w:sz="0" w:space="0" w:color="auto"/>
            <w:right w:val="none" w:sz="0" w:space="0" w:color="auto"/>
          </w:divBdr>
        </w:div>
        <w:div w:id="2046101773">
          <w:marLeft w:val="1166"/>
          <w:marRight w:val="0"/>
          <w:marTop w:val="96"/>
          <w:marBottom w:val="0"/>
          <w:divBdr>
            <w:top w:val="none" w:sz="0" w:space="0" w:color="auto"/>
            <w:left w:val="none" w:sz="0" w:space="0" w:color="auto"/>
            <w:bottom w:val="none" w:sz="0" w:space="0" w:color="auto"/>
            <w:right w:val="none" w:sz="0" w:space="0" w:color="auto"/>
          </w:divBdr>
        </w:div>
        <w:div w:id="2142772357">
          <w:marLeft w:val="1166"/>
          <w:marRight w:val="0"/>
          <w:marTop w:val="96"/>
          <w:marBottom w:val="0"/>
          <w:divBdr>
            <w:top w:val="none" w:sz="0" w:space="0" w:color="auto"/>
            <w:left w:val="none" w:sz="0" w:space="0" w:color="auto"/>
            <w:bottom w:val="none" w:sz="0" w:space="0" w:color="auto"/>
            <w:right w:val="none" w:sz="0" w:space="0" w:color="auto"/>
          </w:divBdr>
        </w:div>
      </w:divsChild>
    </w:div>
    <w:div w:id="967466945">
      <w:bodyDiv w:val="1"/>
      <w:marLeft w:val="0"/>
      <w:marRight w:val="0"/>
      <w:marTop w:val="0"/>
      <w:marBottom w:val="0"/>
      <w:divBdr>
        <w:top w:val="none" w:sz="0" w:space="0" w:color="auto"/>
        <w:left w:val="none" w:sz="0" w:space="0" w:color="auto"/>
        <w:bottom w:val="none" w:sz="0" w:space="0" w:color="auto"/>
        <w:right w:val="none" w:sz="0" w:space="0" w:color="auto"/>
      </w:divBdr>
      <w:divsChild>
        <w:div w:id="8070512">
          <w:marLeft w:val="547"/>
          <w:marRight w:val="0"/>
          <w:marTop w:val="134"/>
          <w:marBottom w:val="0"/>
          <w:divBdr>
            <w:top w:val="none" w:sz="0" w:space="0" w:color="auto"/>
            <w:left w:val="none" w:sz="0" w:space="0" w:color="auto"/>
            <w:bottom w:val="none" w:sz="0" w:space="0" w:color="auto"/>
            <w:right w:val="none" w:sz="0" w:space="0" w:color="auto"/>
          </w:divBdr>
        </w:div>
      </w:divsChild>
    </w:div>
    <w:div w:id="967468874">
      <w:bodyDiv w:val="1"/>
      <w:marLeft w:val="0"/>
      <w:marRight w:val="0"/>
      <w:marTop w:val="0"/>
      <w:marBottom w:val="0"/>
      <w:divBdr>
        <w:top w:val="none" w:sz="0" w:space="0" w:color="auto"/>
        <w:left w:val="none" w:sz="0" w:space="0" w:color="auto"/>
        <w:bottom w:val="none" w:sz="0" w:space="0" w:color="auto"/>
        <w:right w:val="none" w:sz="0" w:space="0" w:color="auto"/>
      </w:divBdr>
    </w:div>
    <w:div w:id="967859222">
      <w:bodyDiv w:val="1"/>
      <w:marLeft w:val="0"/>
      <w:marRight w:val="0"/>
      <w:marTop w:val="0"/>
      <w:marBottom w:val="0"/>
      <w:divBdr>
        <w:top w:val="none" w:sz="0" w:space="0" w:color="auto"/>
        <w:left w:val="none" w:sz="0" w:space="0" w:color="auto"/>
        <w:bottom w:val="none" w:sz="0" w:space="0" w:color="auto"/>
        <w:right w:val="none" w:sz="0" w:space="0" w:color="auto"/>
      </w:divBdr>
    </w:div>
    <w:div w:id="970020412">
      <w:bodyDiv w:val="1"/>
      <w:marLeft w:val="0"/>
      <w:marRight w:val="0"/>
      <w:marTop w:val="0"/>
      <w:marBottom w:val="0"/>
      <w:divBdr>
        <w:top w:val="none" w:sz="0" w:space="0" w:color="auto"/>
        <w:left w:val="none" w:sz="0" w:space="0" w:color="auto"/>
        <w:bottom w:val="none" w:sz="0" w:space="0" w:color="auto"/>
        <w:right w:val="none" w:sz="0" w:space="0" w:color="auto"/>
      </w:divBdr>
    </w:div>
    <w:div w:id="970792457">
      <w:bodyDiv w:val="1"/>
      <w:marLeft w:val="0"/>
      <w:marRight w:val="0"/>
      <w:marTop w:val="0"/>
      <w:marBottom w:val="0"/>
      <w:divBdr>
        <w:top w:val="none" w:sz="0" w:space="0" w:color="auto"/>
        <w:left w:val="none" w:sz="0" w:space="0" w:color="auto"/>
        <w:bottom w:val="none" w:sz="0" w:space="0" w:color="auto"/>
        <w:right w:val="none" w:sz="0" w:space="0" w:color="auto"/>
      </w:divBdr>
    </w:div>
    <w:div w:id="972446260">
      <w:bodyDiv w:val="1"/>
      <w:marLeft w:val="0"/>
      <w:marRight w:val="0"/>
      <w:marTop w:val="0"/>
      <w:marBottom w:val="0"/>
      <w:divBdr>
        <w:top w:val="none" w:sz="0" w:space="0" w:color="auto"/>
        <w:left w:val="none" w:sz="0" w:space="0" w:color="auto"/>
        <w:bottom w:val="none" w:sz="0" w:space="0" w:color="auto"/>
        <w:right w:val="none" w:sz="0" w:space="0" w:color="auto"/>
      </w:divBdr>
    </w:div>
    <w:div w:id="973220527">
      <w:bodyDiv w:val="1"/>
      <w:marLeft w:val="0"/>
      <w:marRight w:val="0"/>
      <w:marTop w:val="0"/>
      <w:marBottom w:val="0"/>
      <w:divBdr>
        <w:top w:val="none" w:sz="0" w:space="0" w:color="auto"/>
        <w:left w:val="none" w:sz="0" w:space="0" w:color="auto"/>
        <w:bottom w:val="none" w:sz="0" w:space="0" w:color="auto"/>
        <w:right w:val="none" w:sz="0" w:space="0" w:color="auto"/>
      </w:divBdr>
    </w:div>
    <w:div w:id="974022780">
      <w:bodyDiv w:val="1"/>
      <w:marLeft w:val="0"/>
      <w:marRight w:val="0"/>
      <w:marTop w:val="0"/>
      <w:marBottom w:val="0"/>
      <w:divBdr>
        <w:top w:val="none" w:sz="0" w:space="0" w:color="auto"/>
        <w:left w:val="none" w:sz="0" w:space="0" w:color="auto"/>
        <w:bottom w:val="none" w:sz="0" w:space="0" w:color="auto"/>
        <w:right w:val="none" w:sz="0" w:space="0" w:color="auto"/>
      </w:divBdr>
    </w:div>
    <w:div w:id="975254853">
      <w:bodyDiv w:val="1"/>
      <w:marLeft w:val="0"/>
      <w:marRight w:val="0"/>
      <w:marTop w:val="0"/>
      <w:marBottom w:val="0"/>
      <w:divBdr>
        <w:top w:val="none" w:sz="0" w:space="0" w:color="auto"/>
        <w:left w:val="none" w:sz="0" w:space="0" w:color="auto"/>
        <w:bottom w:val="none" w:sz="0" w:space="0" w:color="auto"/>
        <w:right w:val="none" w:sz="0" w:space="0" w:color="auto"/>
      </w:divBdr>
      <w:divsChild>
        <w:div w:id="79915398">
          <w:marLeft w:val="1166"/>
          <w:marRight w:val="0"/>
          <w:marTop w:val="86"/>
          <w:marBottom w:val="0"/>
          <w:divBdr>
            <w:top w:val="none" w:sz="0" w:space="0" w:color="auto"/>
            <w:left w:val="none" w:sz="0" w:space="0" w:color="auto"/>
            <w:bottom w:val="none" w:sz="0" w:space="0" w:color="auto"/>
            <w:right w:val="none" w:sz="0" w:space="0" w:color="auto"/>
          </w:divBdr>
        </w:div>
        <w:div w:id="298340457">
          <w:marLeft w:val="1166"/>
          <w:marRight w:val="0"/>
          <w:marTop w:val="86"/>
          <w:marBottom w:val="0"/>
          <w:divBdr>
            <w:top w:val="none" w:sz="0" w:space="0" w:color="auto"/>
            <w:left w:val="none" w:sz="0" w:space="0" w:color="auto"/>
            <w:bottom w:val="none" w:sz="0" w:space="0" w:color="auto"/>
            <w:right w:val="none" w:sz="0" w:space="0" w:color="auto"/>
          </w:divBdr>
        </w:div>
        <w:div w:id="516890517">
          <w:marLeft w:val="1166"/>
          <w:marRight w:val="0"/>
          <w:marTop w:val="86"/>
          <w:marBottom w:val="0"/>
          <w:divBdr>
            <w:top w:val="none" w:sz="0" w:space="0" w:color="auto"/>
            <w:left w:val="none" w:sz="0" w:space="0" w:color="auto"/>
            <w:bottom w:val="none" w:sz="0" w:space="0" w:color="auto"/>
            <w:right w:val="none" w:sz="0" w:space="0" w:color="auto"/>
          </w:divBdr>
        </w:div>
        <w:div w:id="682170317">
          <w:marLeft w:val="547"/>
          <w:marRight w:val="0"/>
          <w:marTop w:val="96"/>
          <w:marBottom w:val="0"/>
          <w:divBdr>
            <w:top w:val="none" w:sz="0" w:space="0" w:color="auto"/>
            <w:left w:val="none" w:sz="0" w:space="0" w:color="auto"/>
            <w:bottom w:val="none" w:sz="0" w:space="0" w:color="auto"/>
            <w:right w:val="none" w:sz="0" w:space="0" w:color="auto"/>
          </w:divBdr>
        </w:div>
        <w:div w:id="886453419">
          <w:marLeft w:val="1166"/>
          <w:marRight w:val="0"/>
          <w:marTop w:val="86"/>
          <w:marBottom w:val="0"/>
          <w:divBdr>
            <w:top w:val="none" w:sz="0" w:space="0" w:color="auto"/>
            <w:left w:val="none" w:sz="0" w:space="0" w:color="auto"/>
            <w:bottom w:val="none" w:sz="0" w:space="0" w:color="auto"/>
            <w:right w:val="none" w:sz="0" w:space="0" w:color="auto"/>
          </w:divBdr>
        </w:div>
        <w:div w:id="1011571092">
          <w:marLeft w:val="1166"/>
          <w:marRight w:val="0"/>
          <w:marTop w:val="86"/>
          <w:marBottom w:val="0"/>
          <w:divBdr>
            <w:top w:val="none" w:sz="0" w:space="0" w:color="auto"/>
            <w:left w:val="none" w:sz="0" w:space="0" w:color="auto"/>
            <w:bottom w:val="none" w:sz="0" w:space="0" w:color="auto"/>
            <w:right w:val="none" w:sz="0" w:space="0" w:color="auto"/>
          </w:divBdr>
        </w:div>
        <w:div w:id="1456753508">
          <w:marLeft w:val="1166"/>
          <w:marRight w:val="0"/>
          <w:marTop w:val="86"/>
          <w:marBottom w:val="0"/>
          <w:divBdr>
            <w:top w:val="none" w:sz="0" w:space="0" w:color="auto"/>
            <w:left w:val="none" w:sz="0" w:space="0" w:color="auto"/>
            <w:bottom w:val="none" w:sz="0" w:space="0" w:color="auto"/>
            <w:right w:val="none" w:sz="0" w:space="0" w:color="auto"/>
          </w:divBdr>
        </w:div>
        <w:div w:id="1721898489">
          <w:marLeft w:val="1800"/>
          <w:marRight w:val="0"/>
          <w:marTop w:val="86"/>
          <w:marBottom w:val="0"/>
          <w:divBdr>
            <w:top w:val="none" w:sz="0" w:space="0" w:color="auto"/>
            <w:left w:val="none" w:sz="0" w:space="0" w:color="auto"/>
            <w:bottom w:val="none" w:sz="0" w:space="0" w:color="auto"/>
            <w:right w:val="none" w:sz="0" w:space="0" w:color="auto"/>
          </w:divBdr>
        </w:div>
        <w:div w:id="1914050446">
          <w:marLeft w:val="1166"/>
          <w:marRight w:val="0"/>
          <w:marTop w:val="86"/>
          <w:marBottom w:val="0"/>
          <w:divBdr>
            <w:top w:val="none" w:sz="0" w:space="0" w:color="auto"/>
            <w:left w:val="none" w:sz="0" w:space="0" w:color="auto"/>
            <w:bottom w:val="none" w:sz="0" w:space="0" w:color="auto"/>
            <w:right w:val="none" w:sz="0" w:space="0" w:color="auto"/>
          </w:divBdr>
        </w:div>
        <w:div w:id="1916279382">
          <w:marLeft w:val="1166"/>
          <w:marRight w:val="0"/>
          <w:marTop w:val="86"/>
          <w:marBottom w:val="0"/>
          <w:divBdr>
            <w:top w:val="none" w:sz="0" w:space="0" w:color="auto"/>
            <w:left w:val="none" w:sz="0" w:space="0" w:color="auto"/>
            <w:bottom w:val="none" w:sz="0" w:space="0" w:color="auto"/>
            <w:right w:val="none" w:sz="0" w:space="0" w:color="auto"/>
          </w:divBdr>
        </w:div>
        <w:div w:id="1916284783">
          <w:marLeft w:val="1166"/>
          <w:marRight w:val="0"/>
          <w:marTop w:val="86"/>
          <w:marBottom w:val="0"/>
          <w:divBdr>
            <w:top w:val="none" w:sz="0" w:space="0" w:color="auto"/>
            <w:left w:val="none" w:sz="0" w:space="0" w:color="auto"/>
            <w:bottom w:val="none" w:sz="0" w:space="0" w:color="auto"/>
            <w:right w:val="none" w:sz="0" w:space="0" w:color="auto"/>
          </w:divBdr>
        </w:div>
        <w:div w:id="1934632057">
          <w:marLeft w:val="1166"/>
          <w:marRight w:val="0"/>
          <w:marTop w:val="86"/>
          <w:marBottom w:val="0"/>
          <w:divBdr>
            <w:top w:val="none" w:sz="0" w:space="0" w:color="auto"/>
            <w:left w:val="none" w:sz="0" w:space="0" w:color="auto"/>
            <w:bottom w:val="none" w:sz="0" w:space="0" w:color="auto"/>
            <w:right w:val="none" w:sz="0" w:space="0" w:color="auto"/>
          </w:divBdr>
        </w:div>
        <w:div w:id="2096437049">
          <w:marLeft w:val="547"/>
          <w:marRight w:val="0"/>
          <w:marTop w:val="96"/>
          <w:marBottom w:val="0"/>
          <w:divBdr>
            <w:top w:val="none" w:sz="0" w:space="0" w:color="auto"/>
            <w:left w:val="none" w:sz="0" w:space="0" w:color="auto"/>
            <w:bottom w:val="none" w:sz="0" w:space="0" w:color="auto"/>
            <w:right w:val="none" w:sz="0" w:space="0" w:color="auto"/>
          </w:divBdr>
        </w:div>
        <w:div w:id="2143041137">
          <w:marLeft w:val="547"/>
          <w:marRight w:val="0"/>
          <w:marTop w:val="96"/>
          <w:marBottom w:val="0"/>
          <w:divBdr>
            <w:top w:val="none" w:sz="0" w:space="0" w:color="auto"/>
            <w:left w:val="none" w:sz="0" w:space="0" w:color="auto"/>
            <w:bottom w:val="none" w:sz="0" w:space="0" w:color="auto"/>
            <w:right w:val="none" w:sz="0" w:space="0" w:color="auto"/>
          </w:divBdr>
        </w:div>
      </w:divsChild>
    </w:div>
    <w:div w:id="975644669">
      <w:bodyDiv w:val="1"/>
      <w:marLeft w:val="0"/>
      <w:marRight w:val="0"/>
      <w:marTop w:val="0"/>
      <w:marBottom w:val="0"/>
      <w:divBdr>
        <w:top w:val="none" w:sz="0" w:space="0" w:color="auto"/>
        <w:left w:val="none" w:sz="0" w:space="0" w:color="auto"/>
        <w:bottom w:val="none" w:sz="0" w:space="0" w:color="auto"/>
        <w:right w:val="none" w:sz="0" w:space="0" w:color="auto"/>
      </w:divBdr>
    </w:div>
    <w:div w:id="975793221">
      <w:bodyDiv w:val="1"/>
      <w:marLeft w:val="0"/>
      <w:marRight w:val="0"/>
      <w:marTop w:val="0"/>
      <w:marBottom w:val="0"/>
      <w:divBdr>
        <w:top w:val="none" w:sz="0" w:space="0" w:color="auto"/>
        <w:left w:val="none" w:sz="0" w:space="0" w:color="auto"/>
        <w:bottom w:val="none" w:sz="0" w:space="0" w:color="auto"/>
        <w:right w:val="none" w:sz="0" w:space="0" w:color="auto"/>
      </w:divBdr>
    </w:div>
    <w:div w:id="976180837">
      <w:bodyDiv w:val="1"/>
      <w:marLeft w:val="0"/>
      <w:marRight w:val="0"/>
      <w:marTop w:val="0"/>
      <w:marBottom w:val="0"/>
      <w:divBdr>
        <w:top w:val="none" w:sz="0" w:space="0" w:color="auto"/>
        <w:left w:val="none" w:sz="0" w:space="0" w:color="auto"/>
        <w:bottom w:val="none" w:sz="0" w:space="0" w:color="auto"/>
        <w:right w:val="none" w:sz="0" w:space="0" w:color="auto"/>
      </w:divBdr>
    </w:div>
    <w:div w:id="979842739">
      <w:bodyDiv w:val="1"/>
      <w:marLeft w:val="0"/>
      <w:marRight w:val="0"/>
      <w:marTop w:val="0"/>
      <w:marBottom w:val="0"/>
      <w:divBdr>
        <w:top w:val="none" w:sz="0" w:space="0" w:color="auto"/>
        <w:left w:val="none" w:sz="0" w:space="0" w:color="auto"/>
        <w:bottom w:val="none" w:sz="0" w:space="0" w:color="auto"/>
        <w:right w:val="none" w:sz="0" w:space="0" w:color="auto"/>
      </w:divBdr>
    </w:div>
    <w:div w:id="980117807">
      <w:bodyDiv w:val="1"/>
      <w:marLeft w:val="0"/>
      <w:marRight w:val="0"/>
      <w:marTop w:val="0"/>
      <w:marBottom w:val="0"/>
      <w:divBdr>
        <w:top w:val="none" w:sz="0" w:space="0" w:color="auto"/>
        <w:left w:val="none" w:sz="0" w:space="0" w:color="auto"/>
        <w:bottom w:val="none" w:sz="0" w:space="0" w:color="auto"/>
        <w:right w:val="none" w:sz="0" w:space="0" w:color="auto"/>
      </w:divBdr>
    </w:div>
    <w:div w:id="980619733">
      <w:bodyDiv w:val="1"/>
      <w:marLeft w:val="0"/>
      <w:marRight w:val="0"/>
      <w:marTop w:val="0"/>
      <w:marBottom w:val="0"/>
      <w:divBdr>
        <w:top w:val="none" w:sz="0" w:space="0" w:color="auto"/>
        <w:left w:val="none" w:sz="0" w:space="0" w:color="auto"/>
        <w:bottom w:val="none" w:sz="0" w:space="0" w:color="auto"/>
        <w:right w:val="none" w:sz="0" w:space="0" w:color="auto"/>
      </w:divBdr>
    </w:div>
    <w:div w:id="980814266">
      <w:bodyDiv w:val="1"/>
      <w:marLeft w:val="0"/>
      <w:marRight w:val="0"/>
      <w:marTop w:val="0"/>
      <w:marBottom w:val="0"/>
      <w:divBdr>
        <w:top w:val="none" w:sz="0" w:space="0" w:color="auto"/>
        <w:left w:val="none" w:sz="0" w:space="0" w:color="auto"/>
        <w:bottom w:val="none" w:sz="0" w:space="0" w:color="auto"/>
        <w:right w:val="none" w:sz="0" w:space="0" w:color="auto"/>
      </w:divBdr>
    </w:div>
    <w:div w:id="981348537">
      <w:bodyDiv w:val="1"/>
      <w:marLeft w:val="0"/>
      <w:marRight w:val="0"/>
      <w:marTop w:val="0"/>
      <w:marBottom w:val="0"/>
      <w:divBdr>
        <w:top w:val="none" w:sz="0" w:space="0" w:color="auto"/>
        <w:left w:val="none" w:sz="0" w:space="0" w:color="auto"/>
        <w:bottom w:val="none" w:sz="0" w:space="0" w:color="auto"/>
        <w:right w:val="none" w:sz="0" w:space="0" w:color="auto"/>
      </w:divBdr>
    </w:div>
    <w:div w:id="981932676">
      <w:bodyDiv w:val="1"/>
      <w:marLeft w:val="0"/>
      <w:marRight w:val="0"/>
      <w:marTop w:val="0"/>
      <w:marBottom w:val="0"/>
      <w:divBdr>
        <w:top w:val="none" w:sz="0" w:space="0" w:color="auto"/>
        <w:left w:val="none" w:sz="0" w:space="0" w:color="auto"/>
        <w:bottom w:val="none" w:sz="0" w:space="0" w:color="auto"/>
        <w:right w:val="none" w:sz="0" w:space="0" w:color="auto"/>
      </w:divBdr>
    </w:div>
    <w:div w:id="983773246">
      <w:bodyDiv w:val="1"/>
      <w:marLeft w:val="0"/>
      <w:marRight w:val="0"/>
      <w:marTop w:val="0"/>
      <w:marBottom w:val="0"/>
      <w:divBdr>
        <w:top w:val="none" w:sz="0" w:space="0" w:color="auto"/>
        <w:left w:val="none" w:sz="0" w:space="0" w:color="auto"/>
        <w:bottom w:val="none" w:sz="0" w:space="0" w:color="auto"/>
        <w:right w:val="none" w:sz="0" w:space="0" w:color="auto"/>
      </w:divBdr>
    </w:div>
    <w:div w:id="986516167">
      <w:bodyDiv w:val="1"/>
      <w:marLeft w:val="0"/>
      <w:marRight w:val="0"/>
      <w:marTop w:val="0"/>
      <w:marBottom w:val="0"/>
      <w:divBdr>
        <w:top w:val="none" w:sz="0" w:space="0" w:color="auto"/>
        <w:left w:val="none" w:sz="0" w:space="0" w:color="auto"/>
        <w:bottom w:val="none" w:sz="0" w:space="0" w:color="auto"/>
        <w:right w:val="none" w:sz="0" w:space="0" w:color="auto"/>
      </w:divBdr>
    </w:div>
    <w:div w:id="986663029">
      <w:bodyDiv w:val="1"/>
      <w:marLeft w:val="0"/>
      <w:marRight w:val="0"/>
      <w:marTop w:val="0"/>
      <w:marBottom w:val="0"/>
      <w:divBdr>
        <w:top w:val="none" w:sz="0" w:space="0" w:color="auto"/>
        <w:left w:val="none" w:sz="0" w:space="0" w:color="auto"/>
        <w:bottom w:val="none" w:sz="0" w:space="0" w:color="auto"/>
        <w:right w:val="none" w:sz="0" w:space="0" w:color="auto"/>
      </w:divBdr>
      <w:divsChild>
        <w:div w:id="450248013">
          <w:marLeft w:val="1166"/>
          <w:marRight w:val="0"/>
          <w:marTop w:val="115"/>
          <w:marBottom w:val="0"/>
          <w:divBdr>
            <w:top w:val="none" w:sz="0" w:space="0" w:color="auto"/>
            <w:left w:val="none" w:sz="0" w:space="0" w:color="auto"/>
            <w:bottom w:val="none" w:sz="0" w:space="0" w:color="auto"/>
            <w:right w:val="none" w:sz="0" w:space="0" w:color="auto"/>
          </w:divBdr>
        </w:div>
        <w:div w:id="693767481">
          <w:marLeft w:val="547"/>
          <w:marRight w:val="0"/>
          <w:marTop w:val="154"/>
          <w:marBottom w:val="0"/>
          <w:divBdr>
            <w:top w:val="none" w:sz="0" w:space="0" w:color="auto"/>
            <w:left w:val="none" w:sz="0" w:space="0" w:color="auto"/>
            <w:bottom w:val="none" w:sz="0" w:space="0" w:color="auto"/>
            <w:right w:val="none" w:sz="0" w:space="0" w:color="auto"/>
          </w:divBdr>
        </w:div>
        <w:div w:id="1206680258">
          <w:marLeft w:val="1800"/>
          <w:marRight w:val="0"/>
          <w:marTop w:val="86"/>
          <w:marBottom w:val="0"/>
          <w:divBdr>
            <w:top w:val="none" w:sz="0" w:space="0" w:color="auto"/>
            <w:left w:val="none" w:sz="0" w:space="0" w:color="auto"/>
            <w:bottom w:val="none" w:sz="0" w:space="0" w:color="auto"/>
            <w:right w:val="none" w:sz="0" w:space="0" w:color="auto"/>
          </w:divBdr>
        </w:div>
        <w:div w:id="1747150266">
          <w:marLeft w:val="1166"/>
          <w:marRight w:val="0"/>
          <w:marTop w:val="115"/>
          <w:marBottom w:val="0"/>
          <w:divBdr>
            <w:top w:val="none" w:sz="0" w:space="0" w:color="auto"/>
            <w:left w:val="none" w:sz="0" w:space="0" w:color="auto"/>
            <w:bottom w:val="none" w:sz="0" w:space="0" w:color="auto"/>
            <w:right w:val="none" w:sz="0" w:space="0" w:color="auto"/>
          </w:divBdr>
        </w:div>
        <w:div w:id="2079327129">
          <w:marLeft w:val="547"/>
          <w:marRight w:val="0"/>
          <w:marTop w:val="154"/>
          <w:marBottom w:val="0"/>
          <w:divBdr>
            <w:top w:val="none" w:sz="0" w:space="0" w:color="auto"/>
            <w:left w:val="none" w:sz="0" w:space="0" w:color="auto"/>
            <w:bottom w:val="none" w:sz="0" w:space="0" w:color="auto"/>
            <w:right w:val="none" w:sz="0" w:space="0" w:color="auto"/>
          </w:divBdr>
        </w:div>
      </w:divsChild>
    </w:div>
    <w:div w:id="988092755">
      <w:bodyDiv w:val="1"/>
      <w:marLeft w:val="0"/>
      <w:marRight w:val="0"/>
      <w:marTop w:val="0"/>
      <w:marBottom w:val="0"/>
      <w:divBdr>
        <w:top w:val="none" w:sz="0" w:space="0" w:color="auto"/>
        <w:left w:val="none" w:sz="0" w:space="0" w:color="auto"/>
        <w:bottom w:val="none" w:sz="0" w:space="0" w:color="auto"/>
        <w:right w:val="none" w:sz="0" w:space="0" w:color="auto"/>
      </w:divBdr>
      <w:divsChild>
        <w:div w:id="74010365">
          <w:marLeft w:val="1800"/>
          <w:marRight w:val="0"/>
          <w:marTop w:val="77"/>
          <w:marBottom w:val="0"/>
          <w:divBdr>
            <w:top w:val="none" w:sz="0" w:space="0" w:color="auto"/>
            <w:left w:val="none" w:sz="0" w:space="0" w:color="auto"/>
            <w:bottom w:val="none" w:sz="0" w:space="0" w:color="auto"/>
            <w:right w:val="none" w:sz="0" w:space="0" w:color="auto"/>
          </w:divBdr>
        </w:div>
        <w:div w:id="281378640">
          <w:marLeft w:val="547"/>
          <w:marRight w:val="0"/>
          <w:marTop w:val="115"/>
          <w:marBottom w:val="0"/>
          <w:divBdr>
            <w:top w:val="none" w:sz="0" w:space="0" w:color="auto"/>
            <w:left w:val="none" w:sz="0" w:space="0" w:color="auto"/>
            <w:bottom w:val="none" w:sz="0" w:space="0" w:color="auto"/>
            <w:right w:val="none" w:sz="0" w:space="0" w:color="auto"/>
          </w:divBdr>
        </w:div>
        <w:div w:id="717825804">
          <w:marLeft w:val="1166"/>
          <w:marRight w:val="0"/>
          <w:marTop w:val="96"/>
          <w:marBottom w:val="0"/>
          <w:divBdr>
            <w:top w:val="none" w:sz="0" w:space="0" w:color="auto"/>
            <w:left w:val="none" w:sz="0" w:space="0" w:color="auto"/>
            <w:bottom w:val="none" w:sz="0" w:space="0" w:color="auto"/>
            <w:right w:val="none" w:sz="0" w:space="0" w:color="auto"/>
          </w:divBdr>
        </w:div>
        <w:div w:id="999382739">
          <w:marLeft w:val="2520"/>
          <w:marRight w:val="0"/>
          <w:marTop w:val="67"/>
          <w:marBottom w:val="0"/>
          <w:divBdr>
            <w:top w:val="none" w:sz="0" w:space="0" w:color="auto"/>
            <w:left w:val="none" w:sz="0" w:space="0" w:color="auto"/>
            <w:bottom w:val="none" w:sz="0" w:space="0" w:color="auto"/>
            <w:right w:val="none" w:sz="0" w:space="0" w:color="auto"/>
          </w:divBdr>
        </w:div>
        <w:div w:id="1248734423">
          <w:marLeft w:val="1800"/>
          <w:marRight w:val="0"/>
          <w:marTop w:val="77"/>
          <w:marBottom w:val="0"/>
          <w:divBdr>
            <w:top w:val="none" w:sz="0" w:space="0" w:color="auto"/>
            <w:left w:val="none" w:sz="0" w:space="0" w:color="auto"/>
            <w:bottom w:val="none" w:sz="0" w:space="0" w:color="auto"/>
            <w:right w:val="none" w:sz="0" w:space="0" w:color="auto"/>
          </w:divBdr>
        </w:div>
        <w:div w:id="1422800649">
          <w:marLeft w:val="1166"/>
          <w:marRight w:val="0"/>
          <w:marTop w:val="96"/>
          <w:marBottom w:val="0"/>
          <w:divBdr>
            <w:top w:val="none" w:sz="0" w:space="0" w:color="auto"/>
            <w:left w:val="none" w:sz="0" w:space="0" w:color="auto"/>
            <w:bottom w:val="none" w:sz="0" w:space="0" w:color="auto"/>
            <w:right w:val="none" w:sz="0" w:space="0" w:color="auto"/>
          </w:divBdr>
        </w:div>
        <w:div w:id="1753895592">
          <w:marLeft w:val="3240"/>
          <w:marRight w:val="0"/>
          <w:marTop w:val="58"/>
          <w:marBottom w:val="0"/>
          <w:divBdr>
            <w:top w:val="none" w:sz="0" w:space="0" w:color="auto"/>
            <w:left w:val="none" w:sz="0" w:space="0" w:color="auto"/>
            <w:bottom w:val="none" w:sz="0" w:space="0" w:color="auto"/>
            <w:right w:val="none" w:sz="0" w:space="0" w:color="auto"/>
          </w:divBdr>
        </w:div>
        <w:div w:id="1821187161">
          <w:marLeft w:val="1800"/>
          <w:marRight w:val="0"/>
          <w:marTop w:val="77"/>
          <w:marBottom w:val="0"/>
          <w:divBdr>
            <w:top w:val="none" w:sz="0" w:space="0" w:color="auto"/>
            <w:left w:val="none" w:sz="0" w:space="0" w:color="auto"/>
            <w:bottom w:val="none" w:sz="0" w:space="0" w:color="auto"/>
            <w:right w:val="none" w:sz="0" w:space="0" w:color="auto"/>
          </w:divBdr>
        </w:div>
      </w:divsChild>
    </w:div>
    <w:div w:id="988898330">
      <w:bodyDiv w:val="1"/>
      <w:marLeft w:val="0"/>
      <w:marRight w:val="0"/>
      <w:marTop w:val="0"/>
      <w:marBottom w:val="0"/>
      <w:divBdr>
        <w:top w:val="none" w:sz="0" w:space="0" w:color="auto"/>
        <w:left w:val="none" w:sz="0" w:space="0" w:color="auto"/>
        <w:bottom w:val="none" w:sz="0" w:space="0" w:color="auto"/>
        <w:right w:val="none" w:sz="0" w:space="0" w:color="auto"/>
      </w:divBdr>
    </w:div>
    <w:div w:id="993142650">
      <w:bodyDiv w:val="1"/>
      <w:marLeft w:val="0"/>
      <w:marRight w:val="0"/>
      <w:marTop w:val="0"/>
      <w:marBottom w:val="0"/>
      <w:divBdr>
        <w:top w:val="none" w:sz="0" w:space="0" w:color="auto"/>
        <w:left w:val="none" w:sz="0" w:space="0" w:color="auto"/>
        <w:bottom w:val="none" w:sz="0" w:space="0" w:color="auto"/>
        <w:right w:val="none" w:sz="0" w:space="0" w:color="auto"/>
      </w:divBdr>
    </w:div>
    <w:div w:id="995299737">
      <w:bodyDiv w:val="1"/>
      <w:marLeft w:val="0"/>
      <w:marRight w:val="0"/>
      <w:marTop w:val="0"/>
      <w:marBottom w:val="0"/>
      <w:divBdr>
        <w:top w:val="none" w:sz="0" w:space="0" w:color="auto"/>
        <w:left w:val="none" w:sz="0" w:space="0" w:color="auto"/>
        <w:bottom w:val="none" w:sz="0" w:space="0" w:color="auto"/>
        <w:right w:val="none" w:sz="0" w:space="0" w:color="auto"/>
      </w:divBdr>
    </w:div>
    <w:div w:id="995451176">
      <w:bodyDiv w:val="1"/>
      <w:marLeft w:val="0"/>
      <w:marRight w:val="0"/>
      <w:marTop w:val="0"/>
      <w:marBottom w:val="0"/>
      <w:divBdr>
        <w:top w:val="none" w:sz="0" w:space="0" w:color="auto"/>
        <w:left w:val="none" w:sz="0" w:space="0" w:color="auto"/>
        <w:bottom w:val="none" w:sz="0" w:space="0" w:color="auto"/>
        <w:right w:val="none" w:sz="0" w:space="0" w:color="auto"/>
      </w:divBdr>
    </w:div>
    <w:div w:id="997226201">
      <w:bodyDiv w:val="1"/>
      <w:marLeft w:val="0"/>
      <w:marRight w:val="0"/>
      <w:marTop w:val="0"/>
      <w:marBottom w:val="0"/>
      <w:divBdr>
        <w:top w:val="none" w:sz="0" w:space="0" w:color="auto"/>
        <w:left w:val="none" w:sz="0" w:space="0" w:color="auto"/>
        <w:bottom w:val="none" w:sz="0" w:space="0" w:color="auto"/>
        <w:right w:val="none" w:sz="0" w:space="0" w:color="auto"/>
      </w:divBdr>
      <w:divsChild>
        <w:div w:id="372115585">
          <w:marLeft w:val="1166"/>
          <w:marRight w:val="0"/>
          <w:marTop w:val="134"/>
          <w:marBottom w:val="0"/>
          <w:divBdr>
            <w:top w:val="none" w:sz="0" w:space="0" w:color="auto"/>
            <w:left w:val="none" w:sz="0" w:space="0" w:color="auto"/>
            <w:bottom w:val="none" w:sz="0" w:space="0" w:color="auto"/>
            <w:right w:val="none" w:sz="0" w:space="0" w:color="auto"/>
          </w:divBdr>
        </w:div>
        <w:div w:id="710225073">
          <w:marLeft w:val="1166"/>
          <w:marRight w:val="0"/>
          <w:marTop w:val="134"/>
          <w:marBottom w:val="0"/>
          <w:divBdr>
            <w:top w:val="none" w:sz="0" w:space="0" w:color="auto"/>
            <w:left w:val="none" w:sz="0" w:space="0" w:color="auto"/>
            <w:bottom w:val="none" w:sz="0" w:space="0" w:color="auto"/>
            <w:right w:val="none" w:sz="0" w:space="0" w:color="auto"/>
          </w:divBdr>
        </w:div>
        <w:div w:id="880092556">
          <w:marLeft w:val="547"/>
          <w:marRight w:val="0"/>
          <w:marTop w:val="144"/>
          <w:marBottom w:val="0"/>
          <w:divBdr>
            <w:top w:val="none" w:sz="0" w:space="0" w:color="auto"/>
            <w:left w:val="none" w:sz="0" w:space="0" w:color="auto"/>
            <w:bottom w:val="none" w:sz="0" w:space="0" w:color="auto"/>
            <w:right w:val="none" w:sz="0" w:space="0" w:color="auto"/>
          </w:divBdr>
        </w:div>
        <w:div w:id="1238900688">
          <w:marLeft w:val="1166"/>
          <w:marRight w:val="0"/>
          <w:marTop w:val="134"/>
          <w:marBottom w:val="0"/>
          <w:divBdr>
            <w:top w:val="none" w:sz="0" w:space="0" w:color="auto"/>
            <w:left w:val="none" w:sz="0" w:space="0" w:color="auto"/>
            <w:bottom w:val="none" w:sz="0" w:space="0" w:color="auto"/>
            <w:right w:val="none" w:sz="0" w:space="0" w:color="auto"/>
          </w:divBdr>
        </w:div>
        <w:div w:id="1249003612">
          <w:marLeft w:val="547"/>
          <w:marRight w:val="0"/>
          <w:marTop w:val="144"/>
          <w:marBottom w:val="0"/>
          <w:divBdr>
            <w:top w:val="none" w:sz="0" w:space="0" w:color="auto"/>
            <w:left w:val="none" w:sz="0" w:space="0" w:color="auto"/>
            <w:bottom w:val="none" w:sz="0" w:space="0" w:color="auto"/>
            <w:right w:val="none" w:sz="0" w:space="0" w:color="auto"/>
          </w:divBdr>
        </w:div>
        <w:div w:id="1651013409">
          <w:marLeft w:val="1166"/>
          <w:marRight w:val="0"/>
          <w:marTop w:val="134"/>
          <w:marBottom w:val="0"/>
          <w:divBdr>
            <w:top w:val="none" w:sz="0" w:space="0" w:color="auto"/>
            <w:left w:val="none" w:sz="0" w:space="0" w:color="auto"/>
            <w:bottom w:val="none" w:sz="0" w:space="0" w:color="auto"/>
            <w:right w:val="none" w:sz="0" w:space="0" w:color="auto"/>
          </w:divBdr>
        </w:div>
        <w:div w:id="1888948664">
          <w:marLeft w:val="547"/>
          <w:marRight w:val="0"/>
          <w:marTop w:val="144"/>
          <w:marBottom w:val="0"/>
          <w:divBdr>
            <w:top w:val="none" w:sz="0" w:space="0" w:color="auto"/>
            <w:left w:val="none" w:sz="0" w:space="0" w:color="auto"/>
            <w:bottom w:val="none" w:sz="0" w:space="0" w:color="auto"/>
            <w:right w:val="none" w:sz="0" w:space="0" w:color="auto"/>
          </w:divBdr>
        </w:div>
        <w:div w:id="2067758487">
          <w:marLeft w:val="1166"/>
          <w:marRight w:val="0"/>
          <w:marTop w:val="134"/>
          <w:marBottom w:val="0"/>
          <w:divBdr>
            <w:top w:val="none" w:sz="0" w:space="0" w:color="auto"/>
            <w:left w:val="none" w:sz="0" w:space="0" w:color="auto"/>
            <w:bottom w:val="none" w:sz="0" w:space="0" w:color="auto"/>
            <w:right w:val="none" w:sz="0" w:space="0" w:color="auto"/>
          </w:divBdr>
        </w:div>
      </w:divsChild>
    </w:div>
    <w:div w:id="997341752">
      <w:bodyDiv w:val="1"/>
      <w:marLeft w:val="0"/>
      <w:marRight w:val="0"/>
      <w:marTop w:val="0"/>
      <w:marBottom w:val="0"/>
      <w:divBdr>
        <w:top w:val="none" w:sz="0" w:space="0" w:color="auto"/>
        <w:left w:val="none" w:sz="0" w:space="0" w:color="auto"/>
        <w:bottom w:val="none" w:sz="0" w:space="0" w:color="auto"/>
        <w:right w:val="none" w:sz="0" w:space="0" w:color="auto"/>
      </w:divBdr>
      <w:divsChild>
        <w:div w:id="125128688">
          <w:marLeft w:val="1166"/>
          <w:marRight w:val="0"/>
          <w:marTop w:val="106"/>
          <w:marBottom w:val="0"/>
          <w:divBdr>
            <w:top w:val="none" w:sz="0" w:space="0" w:color="auto"/>
            <w:left w:val="none" w:sz="0" w:space="0" w:color="auto"/>
            <w:bottom w:val="none" w:sz="0" w:space="0" w:color="auto"/>
            <w:right w:val="none" w:sz="0" w:space="0" w:color="auto"/>
          </w:divBdr>
        </w:div>
        <w:div w:id="421221588">
          <w:marLeft w:val="1166"/>
          <w:marRight w:val="0"/>
          <w:marTop w:val="106"/>
          <w:marBottom w:val="0"/>
          <w:divBdr>
            <w:top w:val="none" w:sz="0" w:space="0" w:color="auto"/>
            <w:left w:val="none" w:sz="0" w:space="0" w:color="auto"/>
            <w:bottom w:val="none" w:sz="0" w:space="0" w:color="auto"/>
            <w:right w:val="none" w:sz="0" w:space="0" w:color="auto"/>
          </w:divBdr>
        </w:div>
      </w:divsChild>
    </w:div>
    <w:div w:id="998191716">
      <w:bodyDiv w:val="1"/>
      <w:marLeft w:val="0"/>
      <w:marRight w:val="0"/>
      <w:marTop w:val="0"/>
      <w:marBottom w:val="0"/>
      <w:divBdr>
        <w:top w:val="none" w:sz="0" w:space="0" w:color="auto"/>
        <w:left w:val="none" w:sz="0" w:space="0" w:color="auto"/>
        <w:bottom w:val="none" w:sz="0" w:space="0" w:color="auto"/>
        <w:right w:val="none" w:sz="0" w:space="0" w:color="auto"/>
      </w:divBdr>
    </w:div>
    <w:div w:id="999045825">
      <w:bodyDiv w:val="1"/>
      <w:marLeft w:val="0"/>
      <w:marRight w:val="0"/>
      <w:marTop w:val="0"/>
      <w:marBottom w:val="0"/>
      <w:divBdr>
        <w:top w:val="none" w:sz="0" w:space="0" w:color="auto"/>
        <w:left w:val="none" w:sz="0" w:space="0" w:color="auto"/>
        <w:bottom w:val="none" w:sz="0" w:space="0" w:color="auto"/>
        <w:right w:val="none" w:sz="0" w:space="0" w:color="auto"/>
      </w:divBdr>
    </w:div>
    <w:div w:id="1000278657">
      <w:bodyDiv w:val="1"/>
      <w:marLeft w:val="0"/>
      <w:marRight w:val="0"/>
      <w:marTop w:val="0"/>
      <w:marBottom w:val="0"/>
      <w:divBdr>
        <w:top w:val="none" w:sz="0" w:space="0" w:color="auto"/>
        <w:left w:val="none" w:sz="0" w:space="0" w:color="auto"/>
        <w:bottom w:val="none" w:sz="0" w:space="0" w:color="auto"/>
        <w:right w:val="none" w:sz="0" w:space="0" w:color="auto"/>
      </w:divBdr>
      <w:divsChild>
        <w:div w:id="1660646389">
          <w:marLeft w:val="1800"/>
          <w:marRight w:val="0"/>
          <w:marTop w:val="115"/>
          <w:marBottom w:val="0"/>
          <w:divBdr>
            <w:top w:val="none" w:sz="0" w:space="0" w:color="auto"/>
            <w:left w:val="none" w:sz="0" w:space="0" w:color="auto"/>
            <w:bottom w:val="none" w:sz="0" w:space="0" w:color="auto"/>
            <w:right w:val="none" w:sz="0" w:space="0" w:color="auto"/>
          </w:divBdr>
        </w:div>
        <w:div w:id="1673949720">
          <w:marLeft w:val="1166"/>
          <w:marRight w:val="0"/>
          <w:marTop w:val="134"/>
          <w:marBottom w:val="0"/>
          <w:divBdr>
            <w:top w:val="none" w:sz="0" w:space="0" w:color="auto"/>
            <w:left w:val="none" w:sz="0" w:space="0" w:color="auto"/>
            <w:bottom w:val="none" w:sz="0" w:space="0" w:color="auto"/>
            <w:right w:val="none" w:sz="0" w:space="0" w:color="auto"/>
          </w:divBdr>
        </w:div>
      </w:divsChild>
    </w:div>
    <w:div w:id="1001390644">
      <w:bodyDiv w:val="1"/>
      <w:marLeft w:val="0"/>
      <w:marRight w:val="0"/>
      <w:marTop w:val="0"/>
      <w:marBottom w:val="0"/>
      <w:divBdr>
        <w:top w:val="none" w:sz="0" w:space="0" w:color="auto"/>
        <w:left w:val="none" w:sz="0" w:space="0" w:color="auto"/>
        <w:bottom w:val="none" w:sz="0" w:space="0" w:color="auto"/>
        <w:right w:val="none" w:sz="0" w:space="0" w:color="auto"/>
      </w:divBdr>
      <w:divsChild>
        <w:div w:id="295723990">
          <w:marLeft w:val="547"/>
          <w:marRight w:val="0"/>
          <w:marTop w:val="134"/>
          <w:marBottom w:val="0"/>
          <w:divBdr>
            <w:top w:val="none" w:sz="0" w:space="0" w:color="auto"/>
            <w:left w:val="none" w:sz="0" w:space="0" w:color="auto"/>
            <w:bottom w:val="none" w:sz="0" w:space="0" w:color="auto"/>
            <w:right w:val="none" w:sz="0" w:space="0" w:color="auto"/>
          </w:divBdr>
        </w:div>
        <w:div w:id="862088044">
          <w:marLeft w:val="1166"/>
          <w:marRight w:val="0"/>
          <w:marTop w:val="115"/>
          <w:marBottom w:val="0"/>
          <w:divBdr>
            <w:top w:val="none" w:sz="0" w:space="0" w:color="auto"/>
            <w:left w:val="none" w:sz="0" w:space="0" w:color="auto"/>
            <w:bottom w:val="none" w:sz="0" w:space="0" w:color="auto"/>
            <w:right w:val="none" w:sz="0" w:space="0" w:color="auto"/>
          </w:divBdr>
        </w:div>
        <w:div w:id="923414949">
          <w:marLeft w:val="1166"/>
          <w:marRight w:val="0"/>
          <w:marTop w:val="115"/>
          <w:marBottom w:val="0"/>
          <w:divBdr>
            <w:top w:val="none" w:sz="0" w:space="0" w:color="auto"/>
            <w:left w:val="none" w:sz="0" w:space="0" w:color="auto"/>
            <w:bottom w:val="none" w:sz="0" w:space="0" w:color="auto"/>
            <w:right w:val="none" w:sz="0" w:space="0" w:color="auto"/>
          </w:divBdr>
        </w:div>
        <w:div w:id="1255671881">
          <w:marLeft w:val="1166"/>
          <w:marRight w:val="0"/>
          <w:marTop w:val="115"/>
          <w:marBottom w:val="0"/>
          <w:divBdr>
            <w:top w:val="none" w:sz="0" w:space="0" w:color="auto"/>
            <w:left w:val="none" w:sz="0" w:space="0" w:color="auto"/>
            <w:bottom w:val="none" w:sz="0" w:space="0" w:color="auto"/>
            <w:right w:val="none" w:sz="0" w:space="0" w:color="auto"/>
          </w:divBdr>
        </w:div>
        <w:div w:id="1522281346">
          <w:marLeft w:val="1166"/>
          <w:marRight w:val="0"/>
          <w:marTop w:val="115"/>
          <w:marBottom w:val="0"/>
          <w:divBdr>
            <w:top w:val="none" w:sz="0" w:space="0" w:color="auto"/>
            <w:left w:val="none" w:sz="0" w:space="0" w:color="auto"/>
            <w:bottom w:val="none" w:sz="0" w:space="0" w:color="auto"/>
            <w:right w:val="none" w:sz="0" w:space="0" w:color="auto"/>
          </w:divBdr>
        </w:div>
        <w:div w:id="2016766464">
          <w:marLeft w:val="1166"/>
          <w:marRight w:val="0"/>
          <w:marTop w:val="115"/>
          <w:marBottom w:val="0"/>
          <w:divBdr>
            <w:top w:val="none" w:sz="0" w:space="0" w:color="auto"/>
            <w:left w:val="none" w:sz="0" w:space="0" w:color="auto"/>
            <w:bottom w:val="none" w:sz="0" w:space="0" w:color="auto"/>
            <w:right w:val="none" w:sz="0" w:space="0" w:color="auto"/>
          </w:divBdr>
        </w:div>
        <w:div w:id="2092266987">
          <w:marLeft w:val="1166"/>
          <w:marRight w:val="0"/>
          <w:marTop w:val="115"/>
          <w:marBottom w:val="0"/>
          <w:divBdr>
            <w:top w:val="none" w:sz="0" w:space="0" w:color="auto"/>
            <w:left w:val="none" w:sz="0" w:space="0" w:color="auto"/>
            <w:bottom w:val="none" w:sz="0" w:space="0" w:color="auto"/>
            <w:right w:val="none" w:sz="0" w:space="0" w:color="auto"/>
          </w:divBdr>
        </w:div>
      </w:divsChild>
    </w:div>
    <w:div w:id="1002901680">
      <w:bodyDiv w:val="1"/>
      <w:marLeft w:val="0"/>
      <w:marRight w:val="0"/>
      <w:marTop w:val="0"/>
      <w:marBottom w:val="0"/>
      <w:divBdr>
        <w:top w:val="none" w:sz="0" w:space="0" w:color="auto"/>
        <w:left w:val="none" w:sz="0" w:space="0" w:color="auto"/>
        <w:bottom w:val="none" w:sz="0" w:space="0" w:color="auto"/>
        <w:right w:val="none" w:sz="0" w:space="0" w:color="auto"/>
      </w:divBdr>
    </w:div>
    <w:div w:id="1003321777">
      <w:bodyDiv w:val="1"/>
      <w:marLeft w:val="0"/>
      <w:marRight w:val="0"/>
      <w:marTop w:val="0"/>
      <w:marBottom w:val="0"/>
      <w:divBdr>
        <w:top w:val="none" w:sz="0" w:space="0" w:color="auto"/>
        <w:left w:val="none" w:sz="0" w:space="0" w:color="auto"/>
        <w:bottom w:val="none" w:sz="0" w:space="0" w:color="auto"/>
        <w:right w:val="none" w:sz="0" w:space="0" w:color="auto"/>
      </w:divBdr>
    </w:div>
    <w:div w:id="1004551492">
      <w:bodyDiv w:val="1"/>
      <w:marLeft w:val="0"/>
      <w:marRight w:val="0"/>
      <w:marTop w:val="0"/>
      <w:marBottom w:val="0"/>
      <w:divBdr>
        <w:top w:val="none" w:sz="0" w:space="0" w:color="auto"/>
        <w:left w:val="none" w:sz="0" w:space="0" w:color="auto"/>
        <w:bottom w:val="none" w:sz="0" w:space="0" w:color="auto"/>
        <w:right w:val="none" w:sz="0" w:space="0" w:color="auto"/>
      </w:divBdr>
      <w:divsChild>
        <w:div w:id="128060356">
          <w:marLeft w:val="1166"/>
          <w:marRight w:val="0"/>
          <w:marTop w:val="106"/>
          <w:marBottom w:val="0"/>
          <w:divBdr>
            <w:top w:val="none" w:sz="0" w:space="0" w:color="auto"/>
            <w:left w:val="none" w:sz="0" w:space="0" w:color="auto"/>
            <w:bottom w:val="none" w:sz="0" w:space="0" w:color="auto"/>
            <w:right w:val="none" w:sz="0" w:space="0" w:color="auto"/>
          </w:divBdr>
        </w:div>
        <w:div w:id="1359434262">
          <w:marLeft w:val="1166"/>
          <w:marRight w:val="0"/>
          <w:marTop w:val="106"/>
          <w:marBottom w:val="0"/>
          <w:divBdr>
            <w:top w:val="none" w:sz="0" w:space="0" w:color="auto"/>
            <w:left w:val="none" w:sz="0" w:space="0" w:color="auto"/>
            <w:bottom w:val="none" w:sz="0" w:space="0" w:color="auto"/>
            <w:right w:val="none" w:sz="0" w:space="0" w:color="auto"/>
          </w:divBdr>
        </w:div>
      </w:divsChild>
    </w:div>
    <w:div w:id="1004817102">
      <w:bodyDiv w:val="1"/>
      <w:marLeft w:val="0"/>
      <w:marRight w:val="0"/>
      <w:marTop w:val="0"/>
      <w:marBottom w:val="0"/>
      <w:divBdr>
        <w:top w:val="none" w:sz="0" w:space="0" w:color="auto"/>
        <w:left w:val="none" w:sz="0" w:space="0" w:color="auto"/>
        <w:bottom w:val="none" w:sz="0" w:space="0" w:color="auto"/>
        <w:right w:val="none" w:sz="0" w:space="0" w:color="auto"/>
      </w:divBdr>
    </w:div>
    <w:div w:id="1005665724">
      <w:bodyDiv w:val="1"/>
      <w:marLeft w:val="0"/>
      <w:marRight w:val="0"/>
      <w:marTop w:val="0"/>
      <w:marBottom w:val="0"/>
      <w:divBdr>
        <w:top w:val="none" w:sz="0" w:space="0" w:color="auto"/>
        <w:left w:val="none" w:sz="0" w:space="0" w:color="auto"/>
        <w:bottom w:val="none" w:sz="0" w:space="0" w:color="auto"/>
        <w:right w:val="none" w:sz="0" w:space="0" w:color="auto"/>
      </w:divBdr>
    </w:div>
    <w:div w:id="1005669787">
      <w:bodyDiv w:val="1"/>
      <w:marLeft w:val="0"/>
      <w:marRight w:val="0"/>
      <w:marTop w:val="0"/>
      <w:marBottom w:val="0"/>
      <w:divBdr>
        <w:top w:val="none" w:sz="0" w:space="0" w:color="auto"/>
        <w:left w:val="none" w:sz="0" w:space="0" w:color="auto"/>
        <w:bottom w:val="none" w:sz="0" w:space="0" w:color="auto"/>
        <w:right w:val="none" w:sz="0" w:space="0" w:color="auto"/>
      </w:divBdr>
      <w:divsChild>
        <w:div w:id="73357483">
          <w:marLeft w:val="1166"/>
          <w:marRight w:val="0"/>
          <w:marTop w:val="106"/>
          <w:marBottom w:val="0"/>
          <w:divBdr>
            <w:top w:val="none" w:sz="0" w:space="0" w:color="auto"/>
            <w:left w:val="none" w:sz="0" w:space="0" w:color="auto"/>
            <w:bottom w:val="none" w:sz="0" w:space="0" w:color="auto"/>
            <w:right w:val="none" w:sz="0" w:space="0" w:color="auto"/>
          </w:divBdr>
        </w:div>
        <w:div w:id="417336392">
          <w:marLeft w:val="547"/>
          <w:marRight w:val="0"/>
          <w:marTop w:val="115"/>
          <w:marBottom w:val="0"/>
          <w:divBdr>
            <w:top w:val="none" w:sz="0" w:space="0" w:color="auto"/>
            <w:left w:val="none" w:sz="0" w:space="0" w:color="auto"/>
            <w:bottom w:val="none" w:sz="0" w:space="0" w:color="auto"/>
            <w:right w:val="none" w:sz="0" w:space="0" w:color="auto"/>
          </w:divBdr>
        </w:div>
        <w:div w:id="715012435">
          <w:marLeft w:val="1800"/>
          <w:marRight w:val="0"/>
          <w:marTop w:val="86"/>
          <w:marBottom w:val="0"/>
          <w:divBdr>
            <w:top w:val="none" w:sz="0" w:space="0" w:color="auto"/>
            <w:left w:val="none" w:sz="0" w:space="0" w:color="auto"/>
            <w:bottom w:val="none" w:sz="0" w:space="0" w:color="auto"/>
            <w:right w:val="none" w:sz="0" w:space="0" w:color="auto"/>
          </w:divBdr>
        </w:div>
        <w:div w:id="1035428515">
          <w:marLeft w:val="1800"/>
          <w:marRight w:val="0"/>
          <w:marTop w:val="86"/>
          <w:marBottom w:val="0"/>
          <w:divBdr>
            <w:top w:val="none" w:sz="0" w:space="0" w:color="auto"/>
            <w:left w:val="none" w:sz="0" w:space="0" w:color="auto"/>
            <w:bottom w:val="none" w:sz="0" w:space="0" w:color="auto"/>
            <w:right w:val="none" w:sz="0" w:space="0" w:color="auto"/>
          </w:divBdr>
        </w:div>
        <w:div w:id="1375422997">
          <w:marLeft w:val="1166"/>
          <w:marRight w:val="0"/>
          <w:marTop w:val="106"/>
          <w:marBottom w:val="0"/>
          <w:divBdr>
            <w:top w:val="none" w:sz="0" w:space="0" w:color="auto"/>
            <w:left w:val="none" w:sz="0" w:space="0" w:color="auto"/>
            <w:bottom w:val="none" w:sz="0" w:space="0" w:color="auto"/>
            <w:right w:val="none" w:sz="0" w:space="0" w:color="auto"/>
          </w:divBdr>
        </w:div>
      </w:divsChild>
    </w:div>
    <w:div w:id="1006325357">
      <w:bodyDiv w:val="1"/>
      <w:marLeft w:val="0"/>
      <w:marRight w:val="0"/>
      <w:marTop w:val="0"/>
      <w:marBottom w:val="0"/>
      <w:divBdr>
        <w:top w:val="none" w:sz="0" w:space="0" w:color="auto"/>
        <w:left w:val="none" w:sz="0" w:space="0" w:color="auto"/>
        <w:bottom w:val="none" w:sz="0" w:space="0" w:color="auto"/>
        <w:right w:val="none" w:sz="0" w:space="0" w:color="auto"/>
      </w:divBdr>
      <w:divsChild>
        <w:div w:id="1836918988">
          <w:marLeft w:val="0"/>
          <w:marRight w:val="0"/>
          <w:marTop w:val="0"/>
          <w:marBottom w:val="0"/>
          <w:divBdr>
            <w:top w:val="none" w:sz="0" w:space="0" w:color="auto"/>
            <w:left w:val="none" w:sz="0" w:space="0" w:color="auto"/>
            <w:bottom w:val="none" w:sz="0" w:space="0" w:color="auto"/>
            <w:right w:val="none" w:sz="0" w:space="0" w:color="auto"/>
          </w:divBdr>
          <w:divsChild>
            <w:div w:id="289552504">
              <w:marLeft w:val="0"/>
              <w:marRight w:val="0"/>
              <w:marTop w:val="0"/>
              <w:marBottom w:val="0"/>
              <w:divBdr>
                <w:top w:val="none" w:sz="0" w:space="0" w:color="auto"/>
                <w:left w:val="none" w:sz="0" w:space="0" w:color="auto"/>
                <w:bottom w:val="none" w:sz="0" w:space="0" w:color="auto"/>
                <w:right w:val="none" w:sz="0" w:space="0" w:color="auto"/>
              </w:divBdr>
            </w:div>
            <w:div w:id="953446174">
              <w:marLeft w:val="0"/>
              <w:marRight w:val="0"/>
              <w:marTop w:val="0"/>
              <w:marBottom w:val="0"/>
              <w:divBdr>
                <w:top w:val="none" w:sz="0" w:space="0" w:color="auto"/>
                <w:left w:val="none" w:sz="0" w:space="0" w:color="auto"/>
                <w:bottom w:val="none" w:sz="0" w:space="0" w:color="auto"/>
                <w:right w:val="none" w:sz="0" w:space="0" w:color="auto"/>
              </w:divBdr>
            </w:div>
            <w:div w:id="964967886">
              <w:marLeft w:val="0"/>
              <w:marRight w:val="0"/>
              <w:marTop w:val="0"/>
              <w:marBottom w:val="0"/>
              <w:divBdr>
                <w:top w:val="none" w:sz="0" w:space="0" w:color="auto"/>
                <w:left w:val="none" w:sz="0" w:space="0" w:color="auto"/>
                <w:bottom w:val="none" w:sz="0" w:space="0" w:color="auto"/>
                <w:right w:val="none" w:sz="0" w:space="0" w:color="auto"/>
              </w:divBdr>
            </w:div>
            <w:div w:id="20560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6881">
      <w:bodyDiv w:val="1"/>
      <w:marLeft w:val="0"/>
      <w:marRight w:val="0"/>
      <w:marTop w:val="0"/>
      <w:marBottom w:val="0"/>
      <w:divBdr>
        <w:top w:val="none" w:sz="0" w:space="0" w:color="auto"/>
        <w:left w:val="none" w:sz="0" w:space="0" w:color="auto"/>
        <w:bottom w:val="none" w:sz="0" w:space="0" w:color="auto"/>
        <w:right w:val="none" w:sz="0" w:space="0" w:color="auto"/>
      </w:divBdr>
    </w:div>
    <w:div w:id="1008169713">
      <w:bodyDiv w:val="1"/>
      <w:marLeft w:val="0"/>
      <w:marRight w:val="0"/>
      <w:marTop w:val="0"/>
      <w:marBottom w:val="0"/>
      <w:divBdr>
        <w:top w:val="none" w:sz="0" w:space="0" w:color="auto"/>
        <w:left w:val="none" w:sz="0" w:space="0" w:color="auto"/>
        <w:bottom w:val="none" w:sz="0" w:space="0" w:color="auto"/>
        <w:right w:val="none" w:sz="0" w:space="0" w:color="auto"/>
      </w:divBdr>
    </w:div>
    <w:div w:id="1008993331">
      <w:bodyDiv w:val="1"/>
      <w:marLeft w:val="0"/>
      <w:marRight w:val="0"/>
      <w:marTop w:val="0"/>
      <w:marBottom w:val="0"/>
      <w:divBdr>
        <w:top w:val="none" w:sz="0" w:space="0" w:color="auto"/>
        <w:left w:val="none" w:sz="0" w:space="0" w:color="auto"/>
        <w:bottom w:val="none" w:sz="0" w:space="0" w:color="auto"/>
        <w:right w:val="none" w:sz="0" w:space="0" w:color="auto"/>
      </w:divBdr>
      <w:divsChild>
        <w:div w:id="263924714">
          <w:marLeft w:val="1800"/>
          <w:marRight w:val="0"/>
          <w:marTop w:val="86"/>
          <w:marBottom w:val="0"/>
          <w:divBdr>
            <w:top w:val="none" w:sz="0" w:space="0" w:color="auto"/>
            <w:left w:val="none" w:sz="0" w:space="0" w:color="auto"/>
            <w:bottom w:val="none" w:sz="0" w:space="0" w:color="auto"/>
            <w:right w:val="none" w:sz="0" w:space="0" w:color="auto"/>
          </w:divBdr>
        </w:div>
        <w:div w:id="565989758">
          <w:marLeft w:val="1166"/>
          <w:marRight w:val="0"/>
          <w:marTop w:val="86"/>
          <w:marBottom w:val="0"/>
          <w:divBdr>
            <w:top w:val="none" w:sz="0" w:space="0" w:color="auto"/>
            <w:left w:val="none" w:sz="0" w:space="0" w:color="auto"/>
            <w:bottom w:val="none" w:sz="0" w:space="0" w:color="auto"/>
            <w:right w:val="none" w:sz="0" w:space="0" w:color="auto"/>
          </w:divBdr>
        </w:div>
        <w:div w:id="735127686">
          <w:marLeft w:val="1800"/>
          <w:marRight w:val="0"/>
          <w:marTop w:val="86"/>
          <w:marBottom w:val="0"/>
          <w:divBdr>
            <w:top w:val="none" w:sz="0" w:space="0" w:color="auto"/>
            <w:left w:val="none" w:sz="0" w:space="0" w:color="auto"/>
            <w:bottom w:val="none" w:sz="0" w:space="0" w:color="auto"/>
            <w:right w:val="none" w:sz="0" w:space="0" w:color="auto"/>
          </w:divBdr>
        </w:div>
        <w:div w:id="744376912">
          <w:marLeft w:val="1166"/>
          <w:marRight w:val="0"/>
          <w:marTop w:val="86"/>
          <w:marBottom w:val="0"/>
          <w:divBdr>
            <w:top w:val="none" w:sz="0" w:space="0" w:color="auto"/>
            <w:left w:val="none" w:sz="0" w:space="0" w:color="auto"/>
            <w:bottom w:val="none" w:sz="0" w:space="0" w:color="auto"/>
            <w:right w:val="none" w:sz="0" w:space="0" w:color="auto"/>
          </w:divBdr>
        </w:div>
        <w:div w:id="929774384">
          <w:marLeft w:val="1166"/>
          <w:marRight w:val="0"/>
          <w:marTop w:val="86"/>
          <w:marBottom w:val="0"/>
          <w:divBdr>
            <w:top w:val="none" w:sz="0" w:space="0" w:color="auto"/>
            <w:left w:val="none" w:sz="0" w:space="0" w:color="auto"/>
            <w:bottom w:val="none" w:sz="0" w:space="0" w:color="auto"/>
            <w:right w:val="none" w:sz="0" w:space="0" w:color="auto"/>
          </w:divBdr>
        </w:div>
        <w:div w:id="1275013362">
          <w:marLeft w:val="1800"/>
          <w:marRight w:val="0"/>
          <w:marTop w:val="86"/>
          <w:marBottom w:val="0"/>
          <w:divBdr>
            <w:top w:val="none" w:sz="0" w:space="0" w:color="auto"/>
            <w:left w:val="none" w:sz="0" w:space="0" w:color="auto"/>
            <w:bottom w:val="none" w:sz="0" w:space="0" w:color="auto"/>
            <w:right w:val="none" w:sz="0" w:space="0" w:color="auto"/>
          </w:divBdr>
        </w:div>
        <w:div w:id="1391033612">
          <w:marLeft w:val="547"/>
          <w:marRight w:val="0"/>
          <w:marTop w:val="96"/>
          <w:marBottom w:val="0"/>
          <w:divBdr>
            <w:top w:val="none" w:sz="0" w:space="0" w:color="auto"/>
            <w:left w:val="none" w:sz="0" w:space="0" w:color="auto"/>
            <w:bottom w:val="none" w:sz="0" w:space="0" w:color="auto"/>
            <w:right w:val="none" w:sz="0" w:space="0" w:color="auto"/>
          </w:divBdr>
        </w:div>
      </w:divsChild>
    </w:div>
    <w:div w:id="1011491244">
      <w:bodyDiv w:val="1"/>
      <w:marLeft w:val="0"/>
      <w:marRight w:val="0"/>
      <w:marTop w:val="0"/>
      <w:marBottom w:val="0"/>
      <w:divBdr>
        <w:top w:val="none" w:sz="0" w:space="0" w:color="auto"/>
        <w:left w:val="none" w:sz="0" w:space="0" w:color="auto"/>
        <w:bottom w:val="none" w:sz="0" w:space="0" w:color="auto"/>
        <w:right w:val="none" w:sz="0" w:space="0" w:color="auto"/>
      </w:divBdr>
    </w:div>
    <w:div w:id="1011614420">
      <w:bodyDiv w:val="1"/>
      <w:marLeft w:val="0"/>
      <w:marRight w:val="0"/>
      <w:marTop w:val="0"/>
      <w:marBottom w:val="0"/>
      <w:divBdr>
        <w:top w:val="none" w:sz="0" w:space="0" w:color="auto"/>
        <w:left w:val="none" w:sz="0" w:space="0" w:color="auto"/>
        <w:bottom w:val="none" w:sz="0" w:space="0" w:color="auto"/>
        <w:right w:val="none" w:sz="0" w:space="0" w:color="auto"/>
      </w:divBdr>
      <w:divsChild>
        <w:div w:id="301888949">
          <w:marLeft w:val="547"/>
          <w:marRight w:val="0"/>
          <w:marTop w:val="96"/>
          <w:marBottom w:val="0"/>
          <w:divBdr>
            <w:top w:val="none" w:sz="0" w:space="0" w:color="auto"/>
            <w:left w:val="none" w:sz="0" w:space="0" w:color="auto"/>
            <w:bottom w:val="none" w:sz="0" w:space="0" w:color="auto"/>
            <w:right w:val="none" w:sz="0" w:space="0" w:color="auto"/>
          </w:divBdr>
        </w:div>
        <w:div w:id="1287616268">
          <w:marLeft w:val="547"/>
          <w:marRight w:val="0"/>
          <w:marTop w:val="96"/>
          <w:marBottom w:val="0"/>
          <w:divBdr>
            <w:top w:val="none" w:sz="0" w:space="0" w:color="auto"/>
            <w:left w:val="none" w:sz="0" w:space="0" w:color="auto"/>
            <w:bottom w:val="none" w:sz="0" w:space="0" w:color="auto"/>
            <w:right w:val="none" w:sz="0" w:space="0" w:color="auto"/>
          </w:divBdr>
        </w:div>
        <w:div w:id="1508907977">
          <w:marLeft w:val="547"/>
          <w:marRight w:val="0"/>
          <w:marTop w:val="96"/>
          <w:marBottom w:val="0"/>
          <w:divBdr>
            <w:top w:val="none" w:sz="0" w:space="0" w:color="auto"/>
            <w:left w:val="none" w:sz="0" w:space="0" w:color="auto"/>
            <w:bottom w:val="none" w:sz="0" w:space="0" w:color="auto"/>
            <w:right w:val="none" w:sz="0" w:space="0" w:color="auto"/>
          </w:divBdr>
        </w:div>
      </w:divsChild>
    </w:div>
    <w:div w:id="1012033159">
      <w:bodyDiv w:val="1"/>
      <w:marLeft w:val="0"/>
      <w:marRight w:val="0"/>
      <w:marTop w:val="0"/>
      <w:marBottom w:val="0"/>
      <w:divBdr>
        <w:top w:val="none" w:sz="0" w:space="0" w:color="auto"/>
        <w:left w:val="none" w:sz="0" w:space="0" w:color="auto"/>
        <w:bottom w:val="none" w:sz="0" w:space="0" w:color="auto"/>
        <w:right w:val="none" w:sz="0" w:space="0" w:color="auto"/>
      </w:divBdr>
    </w:div>
    <w:div w:id="1012144983">
      <w:bodyDiv w:val="1"/>
      <w:marLeft w:val="0"/>
      <w:marRight w:val="0"/>
      <w:marTop w:val="0"/>
      <w:marBottom w:val="0"/>
      <w:divBdr>
        <w:top w:val="none" w:sz="0" w:space="0" w:color="auto"/>
        <w:left w:val="none" w:sz="0" w:space="0" w:color="auto"/>
        <w:bottom w:val="none" w:sz="0" w:space="0" w:color="auto"/>
        <w:right w:val="none" w:sz="0" w:space="0" w:color="auto"/>
      </w:divBdr>
    </w:div>
    <w:div w:id="1012804568">
      <w:bodyDiv w:val="1"/>
      <w:marLeft w:val="0"/>
      <w:marRight w:val="0"/>
      <w:marTop w:val="0"/>
      <w:marBottom w:val="0"/>
      <w:divBdr>
        <w:top w:val="none" w:sz="0" w:space="0" w:color="auto"/>
        <w:left w:val="none" w:sz="0" w:space="0" w:color="auto"/>
        <w:bottom w:val="none" w:sz="0" w:space="0" w:color="auto"/>
        <w:right w:val="none" w:sz="0" w:space="0" w:color="auto"/>
      </w:divBdr>
    </w:div>
    <w:div w:id="1013647116">
      <w:bodyDiv w:val="1"/>
      <w:marLeft w:val="0"/>
      <w:marRight w:val="0"/>
      <w:marTop w:val="0"/>
      <w:marBottom w:val="0"/>
      <w:divBdr>
        <w:top w:val="none" w:sz="0" w:space="0" w:color="auto"/>
        <w:left w:val="none" w:sz="0" w:space="0" w:color="auto"/>
        <w:bottom w:val="none" w:sz="0" w:space="0" w:color="auto"/>
        <w:right w:val="none" w:sz="0" w:space="0" w:color="auto"/>
      </w:divBdr>
    </w:div>
    <w:div w:id="1013802837">
      <w:bodyDiv w:val="1"/>
      <w:marLeft w:val="0"/>
      <w:marRight w:val="0"/>
      <w:marTop w:val="0"/>
      <w:marBottom w:val="0"/>
      <w:divBdr>
        <w:top w:val="none" w:sz="0" w:space="0" w:color="auto"/>
        <w:left w:val="none" w:sz="0" w:space="0" w:color="auto"/>
        <w:bottom w:val="none" w:sz="0" w:space="0" w:color="auto"/>
        <w:right w:val="none" w:sz="0" w:space="0" w:color="auto"/>
      </w:divBdr>
    </w:div>
    <w:div w:id="1013997940">
      <w:bodyDiv w:val="1"/>
      <w:marLeft w:val="0"/>
      <w:marRight w:val="0"/>
      <w:marTop w:val="0"/>
      <w:marBottom w:val="0"/>
      <w:divBdr>
        <w:top w:val="none" w:sz="0" w:space="0" w:color="auto"/>
        <w:left w:val="none" w:sz="0" w:space="0" w:color="auto"/>
        <w:bottom w:val="none" w:sz="0" w:space="0" w:color="auto"/>
        <w:right w:val="none" w:sz="0" w:space="0" w:color="auto"/>
      </w:divBdr>
    </w:div>
    <w:div w:id="1013998565">
      <w:bodyDiv w:val="1"/>
      <w:marLeft w:val="0"/>
      <w:marRight w:val="0"/>
      <w:marTop w:val="0"/>
      <w:marBottom w:val="0"/>
      <w:divBdr>
        <w:top w:val="none" w:sz="0" w:space="0" w:color="auto"/>
        <w:left w:val="none" w:sz="0" w:space="0" w:color="auto"/>
        <w:bottom w:val="none" w:sz="0" w:space="0" w:color="auto"/>
        <w:right w:val="none" w:sz="0" w:space="0" w:color="auto"/>
      </w:divBdr>
      <w:divsChild>
        <w:div w:id="164371073">
          <w:marLeft w:val="1166"/>
          <w:marRight w:val="0"/>
          <w:marTop w:val="115"/>
          <w:marBottom w:val="120"/>
          <w:divBdr>
            <w:top w:val="none" w:sz="0" w:space="0" w:color="auto"/>
            <w:left w:val="none" w:sz="0" w:space="0" w:color="auto"/>
            <w:bottom w:val="none" w:sz="0" w:space="0" w:color="auto"/>
            <w:right w:val="none" w:sz="0" w:space="0" w:color="auto"/>
          </w:divBdr>
        </w:div>
        <w:div w:id="738211769">
          <w:marLeft w:val="1166"/>
          <w:marRight w:val="0"/>
          <w:marTop w:val="115"/>
          <w:marBottom w:val="120"/>
          <w:divBdr>
            <w:top w:val="none" w:sz="0" w:space="0" w:color="auto"/>
            <w:left w:val="none" w:sz="0" w:space="0" w:color="auto"/>
            <w:bottom w:val="none" w:sz="0" w:space="0" w:color="auto"/>
            <w:right w:val="none" w:sz="0" w:space="0" w:color="auto"/>
          </w:divBdr>
        </w:div>
        <w:div w:id="1458450059">
          <w:marLeft w:val="547"/>
          <w:marRight w:val="0"/>
          <w:marTop w:val="134"/>
          <w:marBottom w:val="120"/>
          <w:divBdr>
            <w:top w:val="none" w:sz="0" w:space="0" w:color="auto"/>
            <w:left w:val="none" w:sz="0" w:space="0" w:color="auto"/>
            <w:bottom w:val="none" w:sz="0" w:space="0" w:color="auto"/>
            <w:right w:val="none" w:sz="0" w:space="0" w:color="auto"/>
          </w:divBdr>
        </w:div>
      </w:divsChild>
    </w:div>
    <w:div w:id="1014696986">
      <w:bodyDiv w:val="1"/>
      <w:marLeft w:val="0"/>
      <w:marRight w:val="0"/>
      <w:marTop w:val="0"/>
      <w:marBottom w:val="0"/>
      <w:divBdr>
        <w:top w:val="none" w:sz="0" w:space="0" w:color="auto"/>
        <w:left w:val="none" w:sz="0" w:space="0" w:color="auto"/>
        <w:bottom w:val="none" w:sz="0" w:space="0" w:color="auto"/>
        <w:right w:val="none" w:sz="0" w:space="0" w:color="auto"/>
      </w:divBdr>
      <w:divsChild>
        <w:div w:id="1220049787">
          <w:marLeft w:val="1800"/>
          <w:marRight w:val="0"/>
          <w:marTop w:val="96"/>
          <w:marBottom w:val="0"/>
          <w:divBdr>
            <w:top w:val="none" w:sz="0" w:space="0" w:color="auto"/>
            <w:left w:val="none" w:sz="0" w:space="0" w:color="auto"/>
            <w:bottom w:val="none" w:sz="0" w:space="0" w:color="auto"/>
            <w:right w:val="none" w:sz="0" w:space="0" w:color="auto"/>
          </w:divBdr>
        </w:div>
        <w:div w:id="1549103189">
          <w:marLeft w:val="1166"/>
          <w:marRight w:val="0"/>
          <w:marTop w:val="115"/>
          <w:marBottom w:val="0"/>
          <w:divBdr>
            <w:top w:val="none" w:sz="0" w:space="0" w:color="auto"/>
            <w:left w:val="none" w:sz="0" w:space="0" w:color="auto"/>
            <w:bottom w:val="none" w:sz="0" w:space="0" w:color="auto"/>
            <w:right w:val="none" w:sz="0" w:space="0" w:color="auto"/>
          </w:divBdr>
        </w:div>
        <w:div w:id="1636568432">
          <w:marLeft w:val="547"/>
          <w:marRight w:val="0"/>
          <w:marTop w:val="134"/>
          <w:marBottom w:val="0"/>
          <w:divBdr>
            <w:top w:val="none" w:sz="0" w:space="0" w:color="auto"/>
            <w:left w:val="none" w:sz="0" w:space="0" w:color="auto"/>
            <w:bottom w:val="none" w:sz="0" w:space="0" w:color="auto"/>
            <w:right w:val="none" w:sz="0" w:space="0" w:color="auto"/>
          </w:divBdr>
        </w:div>
        <w:div w:id="1991127993">
          <w:marLeft w:val="1800"/>
          <w:marRight w:val="0"/>
          <w:marTop w:val="96"/>
          <w:marBottom w:val="0"/>
          <w:divBdr>
            <w:top w:val="none" w:sz="0" w:space="0" w:color="auto"/>
            <w:left w:val="none" w:sz="0" w:space="0" w:color="auto"/>
            <w:bottom w:val="none" w:sz="0" w:space="0" w:color="auto"/>
            <w:right w:val="none" w:sz="0" w:space="0" w:color="auto"/>
          </w:divBdr>
        </w:div>
        <w:div w:id="1993631658">
          <w:marLeft w:val="1166"/>
          <w:marRight w:val="0"/>
          <w:marTop w:val="115"/>
          <w:marBottom w:val="0"/>
          <w:divBdr>
            <w:top w:val="none" w:sz="0" w:space="0" w:color="auto"/>
            <w:left w:val="none" w:sz="0" w:space="0" w:color="auto"/>
            <w:bottom w:val="none" w:sz="0" w:space="0" w:color="auto"/>
            <w:right w:val="none" w:sz="0" w:space="0" w:color="auto"/>
          </w:divBdr>
        </w:div>
      </w:divsChild>
    </w:div>
    <w:div w:id="1014840217">
      <w:bodyDiv w:val="1"/>
      <w:marLeft w:val="0"/>
      <w:marRight w:val="0"/>
      <w:marTop w:val="0"/>
      <w:marBottom w:val="0"/>
      <w:divBdr>
        <w:top w:val="none" w:sz="0" w:space="0" w:color="auto"/>
        <w:left w:val="none" w:sz="0" w:space="0" w:color="auto"/>
        <w:bottom w:val="none" w:sz="0" w:space="0" w:color="auto"/>
        <w:right w:val="none" w:sz="0" w:space="0" w:color="auto"/>
      </w:divBdr>
    </w:div>
    <w:div w:id="1016928140">
      <w:bodyDiv w:val="1"/>
      <w:marLeft w:val="0"/>
      <w:marRight w:val="0"/>
      <w:marTop w:val="0"/>
      <w:marBottom w:val="0"/>
      <w:divBdr>
        <w:top w:val="none" w:sz="0" w:space="0" w:color="auto"/>
        <w:left w:val="none" w:sz="0" w:space="0" w:color="auto"/>
        <w:bottom w:val="none" w:sz="0" w:space="0" w:color="auto"/>
        <w:right w:val="none" w:sz="0" w:space="0" w:color="auto"/>
      </w:divBdr>
      <w:divsChild>
        <w:div w:id="161356533">
          <w:marLeft w:val="547"/>
          <w:marRight w:val="0"/>
          <w:marTop w:val="96"/>
          <w:marBottom w:val="0"/>
          <w:divBdr>
            <w:top w:val="none" w:sz="0" w:space="0" w:color="auto"/>
            <w:left w:val="none" w:sz="0" w:space="0" w:color="auto"/>
            <w:bottom w:val="none" w:sz="0" w:space="0" w:color="auto"/>
            <w:right w:val="none" w:sz="0" w:space="0" w:color="auto"/>
          </w:divBdr>
        </w:div>
        <w:div w:id="1207447460">
          <w:marLeft w:val="547"/>
          <w:marRight w:val="0"/>
          <w:marTop w:val="96"/>
          <w:marBottom w:val="0"/>
          <w:divBdr>
            <w:top w:val="none" w:sz="0" w:space="0" w:color="auto"/>
            <w:left w:val="none" w:sz="0" w:space="0" w:color="auto"/>
            <w:bottom w:val="none" w:sz="0" w:space="0" w:color="auto"/>
            <w:right w:val="none" w:sz="0" w:space="0" w:color="auto"/>
          </w:divBdr>
        </w:div>
      </w:divsChild>
    </w:div>
    <w:div w:id="1019311498">
      <w:bodyDiv w:val="1"/>
      <w:marLeft w:val="0"/>
      <w:marRight w:val="0"/>
      <w:marTop w:val="0"/>
      <w:marBottom w:val="0"/>
      <w:divBdr>
        <w:top w:val="none" w:sz="0" w:space="0" w:color="auto"/>
        <w:left w:val="none" w:sz="0" w:space="0" w:color="auto"/>
        <w:bottom w:val="none" w:sz="0" w:space="0" w:color="auto"/>
        <w:right w:val="none" w:sz="0" w:space="0" w:color="auto"/>
      </w:divBdr>
      <w:divsChild>
        <w:div w:id="352534709">
          <w:marLeft w:val="547"/>
          <w:marRight w:val="0"/>
          <w:marTop w:val="120"/>
          <w:marBottom w:val="0"/>
          <w:divBdr>
            <w:top w:val="none" w:sz="0" w:space="0" w:color="auto"/>
            <w:left w:val="none" w:sz="0" w:space="0" w:color="auto"/>
            <w:bottom w:val="none" w:sz="0" w:space="0" w:color="auto"/>
            <w:right w:val="none" w:sz="0" w:space="0" w:color="auto"/>
          </w:divBdr>
        </w:div>
        <w:div w:id="488327655">
          <w:marLeft w:val="1166"/>
          <w:marRight w:val="0"/>
          <w:marTop w:val="101"/>
          <w:marBottom w:val="0"/>
          <w:divBdr>
            <w:top w:val="none" w:sz="0" w:space="0" w:color="auto"/>
            <w:left w:val="none" w:sz="0" w:space="0" w:color="auto"/>
            <w:bottom w:val="none" w:sz="0" w:space="0" w:color="auto"/>
            <w:right w:val="none" w:sz="0" w:space="0" w:color="auto"/>
          </w:divBdr>
        </w:div>
        <w:div w:id="772558250">
          <w:marLeft w:val="1800"/>
          <w:marRight w:val="0"/>
          <w:marTop w:val="82"/>
          <w:marBottom w:val="0"/>
          <w:divBdr>
            <w:top w:val="none" w:sz="0" w:space="0" w:color="auto"/>
            <w:left w:val="none" w:sz="0" w:space="0" w:color="auto"/>
            <w:bottom w:val="none" w:sz="0" w:space="0" w:color="auto"/>
            <w:right w:val="none" w:sz="0" w:space="0" w:color="auto"/>
          </w:divBdr>
        </w:div>
        <w:div w:id="785345361">
          <w:marLeft w:val="1166"/>
          <w:marRight w:val="0"/>
          <w:marTop w:val="101"/>
          <w:marBottom w:val="0"/>
          <w:divBdr>
            <w:top w:val="none" w:sz="0" w:space="0" w:color="auto"/>
            <w:left w:val="none" w:sz="0" w:space="0" w:color="auto"/>
            <w:bottom w:val="none" w:sz="0" w:space="0" w:color="auto"/>
            <w:right w:val="none" w:sz="0" w:space="0" w:color="auto"/>
          </w:divBdr>
        </w:div>
        <w:div w:id="1056126049">
          <w:marLeft w:val="1800"/>
          <w:marRight w:val="0"/>
          <w:marTop w:val="82"/>
          <w:marBottom w:val="0"/>
          <w:divBdr>
            <w:top w:val="none" w:sz="0" w:space="0" w:color="auto"/>
            <w:left w:val="none" w:sz="0" w:space="0" w:color="auto"/>
            <w:bottom w:val="none" w:sz="0" w:space="0" w:color="auto"/>
            <w:right w:val="none" w:sz="0" w:space="0" w:color="auto"/>
          </w:divBdr>
        </w:div>
        <w:div w:id="1564177234">
          <w:marLeft w:val="1166"/>
          <w:marRight w:val="0"/>
          <w:marTop w:val="101"/>
          <w:marBottom w:val="0"/>
          <w:divBdr>
            <w:top w:val="none" w:sz="0" w:space="0" w:color="auto"/>
            <w:left w:val="none" w:sz="0" w:space="0" w:color="auto"/>
            <w:bottom w:val="none" w:sz="0" w:space="0" w:color="auto"/>
            <w:right w:val="none" w:sz="0" w:space="0" w:color="auto"/>
          </w:divBdr>
        </w:div>
        <w:div w:id="1699355411">
          <w:marLeft w:val="547"/>
          <w:marRight w:val="0"/>
          <w:marTop w:val="120"/>
          <w:marBottom w:val="0"/>
          <w:divBdr>
            <w:top w:val="none" w:sz="0" w:space="0" w:color="auto"/>
            <w:left w:val="none" w:sz="0" w:space="0" w:color="auto"/>
            <w:bottom w:val="none" w:sz="0" w:space="0" w:color="auto"/>
            <w:right w:val="none" w:sz="0" w:space="0" w:color="auto"/>
          </w:divBdr>
        </w:div>
        <w:div w:id="1924146385">
          <w:marLeft w:val="1166"/>
          <w:marRight w:val="0"/>
          <w:marTop w:val="101"/>
          <w:marBottom w:val="0"/>
          <w:divBdr>
            <w:top w:val="none" w:sz="0" w:space="0" w:color="auto"/>
            <w:left w:val="none" w:sz="0" w:space="0" w:color="auto"/>
            <w:bottom w:val="none" w:sz="0" w:space="0" w:color="auto"/>
            <w:right w:val="none" w:sz="0" w:space="0" w:color="auto"/>
          </w:divBdr>
        </w:div>
        <w:div w:id="2006005665">
          <w:marLeft w:val="1166"/>
          <w:marRight w:val="0"/>
          <w:marTop w:val="101"/>
          <w:marBottom w:val="0"/>
          <w:divBdr>
            <w:top w:val="none" w:sz="0" w:space="0" w:color="auto"/>
            <w:left w:val="none" w:sz="0" w:space="0" w:color="auto"/>
            <w:bottom w:val="none" w:sz="0" w:space="0" w:color="auto"/>
            <w:right w:val="none" w:sz="0" w:space="0" w:color="auto"/>
          </w:divBdr>
        </w:div>
        <w:div w:id="2096632745">
          <w:marLeft w:val="1800"/>
          <w:marRight w:val="0"/>
          <w:marTop w:val="82"/>
          <w:marBottom w:val="0"/>
          <w:divBdr>
            <w:top w:val="none" w:sz="0" w:space="0" w:color="auto"/>
            <w:left w:val="none" w:sz="0" w:space="0" w:color="auto"/>
            <w:bottom w:val="none" w:sz="0" w:space="0" w:color="auto"/>
            <w:right w:val="none" w:sz="0" w:space="0" w:color="auto"/>
          </w:divBdr>
        </w:div>
        <w:div w:id="2123306568">
          <w:marLeft w:val="1166"/>
          <w:marRight w:val="0"/>
          <w:marTop w:val="101"/>
          <w:marBottom w:val="0"/>
          <w:divBdr>
            <w:top w:val="none" w:sz="0" w:space="0" w:color="auto"/>
            <w:left w:val="none" w:sz="0" w:space="0" w:color="auto"/>
            <w:bottom w:val="none" w:sz="0" w:space="0" w:color="auto"/>
            <w:right w:val="none" w:sz="0" w:space="0" w:color="auto"/>
          </w:divBdr>
        </w:div>
      </w:divsChild>
    </w:div>
    <w:div w:id="1019428909">
      <w:bodyDiv w:val="1"/>
      <w:marLeft w:val="0"/>
      <w:marRight w:val="0"/>
      <w:marTop w:val="0"/>
      <w:marBottom w:val="0"/>
      <w:divBdr>
        <w:top w:val="none" w:sz="0" w:space="0" w:color="auto"/>
        <w:left w:val="none" w:sz="0" w:space="0" w:color="auto"/>
        <w:bottom w:val="none" w:sz="0" w:space="0" w:color="auto"/>
        <w:right w:val="none" w:sz="0" w:space="0" w:color="auto"/>
      </w:divBdr>
    </w:div>
    <w:div w:id="1019815879">
      <w:bodyDiv w:val="1"/>
      <w:marLeft w:val="0"/>
      <w:marRight w:val="0"/>
      <w:marTop w:val="0"/>
      <w:marBottom w:val="0"/>
      <w:divBdr>
        <w:top w:val="none" w:sz="0" w:space="0" w:color="auto"/>
        <w:left w:val="none" w:sz="0" w:space="0" w:color="auto"/>
        <w:bottom w:val="none" w:sz="0" w:space="0" w:color="auto"/>
        <w:right w:val="none" w:sz="0" w:space="0" w:color="auto"/>
      </w:divBdr>
      <w:divsChild>
        <w:div w:id="543566426">
          <w:marLeft w:val="1166"/>
          <w:marRight w:val="0"/>
          <w:marTop w:val="96"/>
          <w:marBottom w:val="0"/>
          <w:divBdr>
            <w:top w:val="none" w:sz="0" w:space="0" w:color="auto"/>
            <w:left w:val="none" w:sz="0" w:space="0" w:color="auto"/>
            <w:bottom w:val="none" w:sz="0" w:space="0" w:color="auto"/>
            <w:right w:val="none" w:sz="0" w:space="0" w:color="auto"/>
          </w:divBdr>
        </w:div>
        <w:div w:id="577904897">
          <w:marLeft w:val="1166"/>
          <w:marRight w:val="0"/>
          <w:marTop w:val="96"/>
          <w:marBottom w:val="0"/>
          <w:divBdr>
            <w:top w:val="none" w:sz="0" w:space="0" w:color="auto"/>
            <w:left w:val="none" w:sz="0" w:space="0" w:color="auto"/>
            <w:bottom w:val="none" w:sz="0" w:space="0" w:color="auto"/>
            <w:right w:val="none" w:sz="0" w:space="0" w:color="auto"/>
          </w:divBdr>
        </w:div>
        <w:div w:id="647175849">
          <w:marLeft w:val="1166"/>
          <w:marRight w:val="0"/>
          <w:marTop w:val="96"/>
          <w:marBottom w:val="0"/>
          <w:divBdr>
            <w:top w:val="none" w:sz="0" w:space="0" w:color="auto"/>
            <w:left w:val="none" w:sz="0" w:space="0" w:color="auto"/>
            <w:bottom w:val="none" w:sz="0" w:space="0" w:color="auto"/>
            <w:right w:val="none" w:sz="0" w:space="0" w:color="auto"/>
          </w:divBdr>
        </w:div>
        <w:div w:id="1050567514">
          <w:marLeft w:val="547"/>
          <w:marRight w:val="0"/>
          <w:marTop w:val="96"/>
          <w:marBottom w:val="0"/>
          <w:divBdr>
            <w:top w:val="none" w:sz="0" w:space="0" w:color="auto"/>
            <w:left w:val="none" w:sz="0" w:space="0" w:color="auto"/>
            <w:bottom w:val="none" w:sz="0" w:space="0" w:color="auto"/>
            <w:right w:val="none" w:sz="0" w:space="0" w:color="auto"/>
          </w:divBdr>
        </w:div>
        <w:div w:id="1325933977">
          <w:marLeft w:val="547"/>
          <w:marRight w:val="0"/>
          <w:marTop w:val="96"/>
          <w:marBottom w:val="0"/>
          <w:divBdr>
            <w:top w:val="none" w:sz="0" w:space="0" w:color="auto"/>
            <w:left w:val="none" w:sz="0" w:space="0" w:color="auto"/>
            <w:bottom w:val="none" w:sz="0" w:space="0" w:color="auto"/>
            <w:right w:val="none" w:sz="0" w:space="0" w:color="auto"/>
          </w:divBdr>
        </w:div>
        <w:div w:id="1555388160">
          <w:marLeft w:val="547"/>
          <w:marRight w:val="0"/>
          <w:marTop w:val="96"/>
          <w:marBottom w:val="0"/>
          <w:divBdr>
            <w:top w:val="none" w:sz="0" w:space="0" w:color="auto"/>
            <w:left w:val="none" w:sz="0" w:space="0" w:color="auto"/>
            <w:bottom w:val="none" w:sz="0" w:space="0" w:color="auto"/>
            <w:right w:val="none" w:sz="0" w:space="0" w:color="auto"/>
          </w:divBdr>
        </w:div>
        <w:div w:id="1741369276">
          <w:marLeft w:val="1166"/>
          <w:marRight w:val="0"/>
          <w:marTop w:val="96"/>
          <w:marBottom w:val="0"/>
          <w:divBdr>
            <w:top w:val="none" w:sz="0" w:space="0" w:color="auto"/>
            <w:left w:val="none" w:sz="0" w:space="0" w:color="auto"/>
            <w:bottom w:val="none" w:sz="0" w:space="0" w:color="auto"/>
            <w:right w:val="none" w:sz="0" w:space="0" w:color="auto"/>
          </w:divBdr>
        </w:div>
      </w:divsChild>
    </w:div>
    <w:div w:id="1020665499">
      <w:bodyDiv w:val="1"/>
      <w:marLeft w:val="0"/>
      <w:marRight w:val="0"/>
      <w:marTop w:val="0"/>
      <w:marBottom w:val="0"/>
      <w:divBdr>
        <w:top w:val="none" w:sz="0" w:space="0" w:color="auto"/>
        <w:left w:val="none" w:sz="0" w:space="0" w:color="auto"/>
        <w:bottom w:val="none" w:sz="0" w:space="0" w:color="auto"/>
        <w:right w:val="none" w:sz="0" w:space="0" w:color="auto"/>
      </w:divBdr>
    </w:div>
    <w:div w:id="1022122750">
      <w:bodyDiv w:val="1"/>
      <w:marLeft w:val="0"/>
      <w:marRight w:val="0"/>
      <w:marTop w:val="0"/>
      <w:marBottom w:val="0"/>
      <w:divBdr>
        <w:top w:val="none" w:sz="0" w:space="0" w:color="auto"/>
        <w:left w:val="none" w:sz="0" w:space="0" w:color="auto"/>
        <w:bottom w:val="none" w:sz="0" w:space="0" w:color="auto"/>
        <w:right w:val="none" w:sz="0" w:space="0" w:color="auto"/>
      </w:divBdr>
      <w:divsChild>
        <w:div w:id="142426999">
          <w:marLeft w:val="1800"/>
          <w:marRight w:val="0"/>
          <w:marTop w:val="106"/>
          <w:marBottom w:val="0"/>
          <w:divBdr>
            <w:top w:val="none" w:sz="0" w:space="0" w:color="auto"/>
            <w:left w:val="none" w:sz="0" w:space="0" w:color="auto"/>
            <w:bottom w:val="none" w:sz="0" w:space="0" w:color="auto"/>
            <w:right w:val="none" w:sz="0" w:space="0" w:color="auto"/>
          </w:divBdr>
        </w:div>
        <w:div w:id="284966444">
          <w:marLeft w:val="547"/>
          <w:marRight w:val="0"/>
          <w:marTop w:val="144"/>
          <w:marBottom w:val="0"/>
          <w:divBdr>
            <w:top w:val="none" w:sz="0" w:space="0" w:color="auto"/>
            <w:left w:val="none" w:sz="0" w:space="0" w:color="auto"/>
            <w:bottom w:val="none" w:sz="0" w:space="0" w:color="auto"/>
            <w:right w:val="none" w:sz="0" w:space="0" w:color="auto"/>
          </w:divBdr>
        </w:div>
        <w:div w:id="579606414">
          <w:marLeft w:val="1800"/>
          <w:marRight w:val="0"/>
          <w:marTop w:val="106"/>
          <w:marBottom w:val="0"/>
          <w:divBdr>
            <w:top w:val="none" w:sz="0" w:space="0" w:color="auto"/>
            <w:left w:val="none" w:sz="0" w:space="0" w:color="auto"/>
            <w:bottom w:val="none" w:sz="0" w:space="0" w:color="auto"/>
            <w:right w:val="none" w:sz="0" w:space="0" w:color="auto"/>
          </w:divBdr>
        </w:div>
        <w:div w:id="854883489">
          <w:marLeft w:val="1166"/>
          <w:marRight w:val="0"/>
          <w:marTop w:val="125"/>
          <w:marBottom w:val="0"/>
          <w:divBdr>
            <w:top w:val="none" w:sz="0" w:space="0" w:color="auto"/>
            <w:left w:val="none" w:sz="0" w:space="0" w:color="auto"/>
            <w:bottom w:val="none" w:sz="0" w:space="0" w:color="auto"/>
            <w:right w:val="none" w:sz="0" w:space="0" w:color="auto"/>
          </w:divBdr>
        </w:div>
        <w:div w:id="1249657132">
          <w:marLeft w:val="1166"/>
          <w:marRight w:val="0"/>
          <w:marTop w:val="125"/>
          <w:marBottom w:val="0"/>
          <w:divBdr>
            <w:top w:val="none" w:sz="0" w:space="0" w:color="auto"/>
            <w:left w:val="none" w:sz="0" w:space="0" w:color="auto"/>
            <w:bottom w:val="none" w:sz="0" w:space="0" w:color="auto"/>
            <w:right w:val="none" w:sz="0" w:space="0" w:color="auto"/>
          </w:divBdr>
        </w:div>
        <w:div w:id="1256014022">
          <w:marLeft w:val="1800"/>
          <w:marRight w:val="0"/>
          <w:marTop w:val="106"/>
          <w:marBottom w:val="0"/>
          <w:divBdr>
            <w:top w:val="none" w:sz="0" w:space="0" w:color="auto"/>
            <w:left w:val="none" w:sz="0" w:space="0" w:color="auto"/>
            <w:bottom w:val="none" w:sz="0" w:space="0" w:color="auto"/>
            <w:right w:val="none" w:sz="0" w:space="0" w:color="auto"/>
          </w:divBdr>
        </w:div>
        <w:div w:id="1298604307">
          <w:marLeft w:val="1800"/>
          <w:marRight w:val="0"/>
          <w:marTop w:val="106"/>
          <w:marBottom w:val="0"/>
          <w:divBdr>
            <w:top w:val="none" w:sz="0" w:space="0" w:color="auto"/>
            <w:left w:val="none" w:sz="0" w:space="0" w:color="auto"/>
            <w:bottom w:val="none" w:sz="0" w:space="0" w:color="auto"/>
            <w:right w:val="none" w:sz="0" w:space="0" w:color="auto"/>
          </w:divBdr>
        </w:div>
      </w:divsChild>
    </w:div>
    <w:div w:id="1023555929">
      <w:bodyDiv w:val="1"/>
      <w:marLeft w:val="0"/>
      <w:marRight w:val="0"/>
      <w:marTop w:val="0"/>
      <w:marBottom w:val="0"/>
      <w:divBdr>
        <w:top w:val="none" w:sz="0" w:space="0" w:color="auto"/>
        <w:left w:val="none" w:sz="0" w:space="0" w:color="auto"/>
        <w:bottom w:val="none" w:sz="0" w:space="0" w:color="auto"/>
        <w:right w:val="none" w:sz="0" w:space="0" w:color="auto"/>
      </w:divBdr>
      <w:divsChild>
        <w:div w:id="146240549">
          <w:marLeft w:val="547"/>
          <w:marRight w:val="0"/>
          <w:marTop w:val="96"/>
          <w:marBottom w:val="0"/>
          <w:divBdr>
            <w:top w:val="none" w:sz="0" w:space="0" w:color="auto"/>
            <w:left w:val="none" w:sz="0" w:space="0" w:color="auto"/>
            <w:bottom w:val="none" w:sz="0" w:space="0" w:color="auto"/>
            <w:right w:val="none" w:sz="0" w:space="0" w:color="auto"/>
          </w:divBdr>
        </w:div>
        <w:div w:id="586887453">
          <w:marLeft w:val="547"/>
          <w:marRight w:val="0"/>
          <w:marTop w:val="86"/>
          <w:marBottom w:val="0"/>
          <w:divBdr>
            <w:top w:val="none" w:sz="0" w:space="0" w:color="auto"/>
            <w:left w:val="none" w:sz="0" w:space="0" w:color="auto"/>
            <w:bottom w:val="none" w:sz="0" w:space="0" w:color="auto"/>
            <w:right w:val="none" w:sz="0" w:space="0" w:color="auto"/>
          </w:divBdr>
        </w:div>
        <w:div w:id="1193346543">
          <w:marLeft w:val="1166"/>
          <w:marRight w:val="0"/>
          <w:marTop w:val="86"/>
          <w:marBottom w:val="0"/>
          <w:divBdr>
            <w:top w:val="none" w:sz="0" w:space="0" w:color="auto"/>
            <w:left w:val="none" w:sz="0" w:space="0" w:color="auto"/>
            <w:bottom w:val="none" w:sz="0" w:space="0" w:color="auto"/>
            <w:right w:val="none" w:sz="0" w:space="0" w:color="auto"/>
          </w:divBdr>
        </w:div>
        <w:div w:id="1200901061">
          <w:marLeft w:val="1166"/>
          <w:marRight w:val="0"/>
          <w:marTop w:val="86"/>
          <w:marBottom w:val="0"/>
          <w:divBdr>
            <w:top w:val="none" w:sz="0" w:space="0" w:color="auto"/>
            <w:left w:val="none" w:sz="0" w:space="0" w:color="auto"/>
            <w:bottom w:val="none" w:sz="0" w:space="0" w:color="auto"/>
            <w:right w:val="none" w:sz="0" w:space="0" w:color="auto"/>
          </w:divBdr>
        </w:div>
        <w:div w:id="1249004902">
          <w:marLeft w:val="1166"/>
          <w:marRight w:val="0"/>
          <w:marTop w:val="86"/>
          <w:marBottom w:val="0"/>
          <w:divBdr>
            <w:top w:val="none" w:sz="0" w:space="0" w:color="auto"/>
            <w:left w:val="none" w:sz="0" w:space="0" w:color="auto"/>
            <w:bottom w:val="none" w:sz="0" w:space="0" w:color="auto"/>
            <w:right w:val="none" w:sz="0" w:space="0" w:color="auto"/>
          </w:divBdr>
        </w:div>
      </w:divsChild>
    </w:div>
    <w:div w:id="1024094892">
      <w:bodyDiv w:val="1"/>
      <w:marLeft w:val="0"/>
      <w:marRight w:val="0"/>
      <w:marTop w:val="0"/>
      <w:marBottom w:val="0"/>
      <w:divBdr>
        <w:top w:val="none" w:sz="0" w:space="0" w:color="auto"/>
        <w:left w:val="none" w:sz="0" w:space="0" w:color="auto"/>
        <w:bottom w:val="none" w:sz="0" w:space="0" w:color="auto"/>
        <w:right w:val="none" w:sz="0" w:space="0" w:color="auto"/>
      </w:divBdr>
    </w:div>
    <w:div w:id="1025398765">
      <w:bodyDiv w:val="1"/>
      <w:marLeft w:val="0"/>
      <w:marRight w:val="0"/>
      <w:marTop w:val="0"/>
      <w:marBottom w:val="0"/>
      <w:divBdr>
        <w:top w:val="none" w:sz="0" w:space="0" w:color="auto"/>
        <w:left w:val="none" w:sz="0" w:space="0" w:color="auto"/>
        <w:bottom w:val="none" w:sz="0" w:space="0" w:color="auto"/>
        <w:right w:val="none" w:sz="0" w:space="0" w:color="auto"/>
      </w:divBdr>
    </w:div>
    <w:div w:id="1025860448">
      <w:bodyDiv w:val="1"/>
      <w:marLeft w:val="0"/>
      <w:marRight w:val="0"/>
      <w:marTop w:val="0"/>
      <w:marBottom w:val="0"/>
      <w:divBdr>
        <w:top w:val="none" w:sz="0" w:space="0" w:color="auto"/>
        <w:left w:val="none" w:sz="0" w:space="0" w:color="auto"/>
        <w:bottom w:val="none" w:sz="0" w:space="0" w:color="auto"/>
        <w:right w:val="none" w:sz="0" w:space="0" w:color="auto"/>
      </w:divBdr>
    </w:div>
    <w:div w:id="1026254139">
      <w:bodyDiv w:val="1"/>
      <w:marLeft w:val="0"/>
      <w:marRight w:val="0"/>
      <w:marTop w:val="0"/>
      <w:marBottom w:val="0"/>
      <w:divBdr>
        <w:top w:val="none" w:sz="0" w:space="0" w:color="auto"/>
        <w:left w:val="none" w:sz="0" w:space="0" w:color="auto"/>
        <w:bottom w:val="none" w:sz="0" w:space="0" w:color="auto"/>
        <w:right w:val="none" w:sz="0" w:space="0" w:color="auto"/>
      </w:divBdr>
      <w:divsChild>
        <w:div w:id="37632879">
          <w:marLeft w:val="547"/>
          <w:marRight w:val="0"/>
          <w:marTop w:val="96"/>
          <w:marBottom w:val="0"/>
          <w:divBdr>
            <w:top w:val="none" w:sz="0" w:space="0" w:color="auto"/>
            <w:left w:val="none" w:sz="0" w:space="0" w:color="auto"/>
            <w:bottom w:val="none" w:sz="0" w:space="0" w:color="auto"/>
            <w:right w:val="none" w:sz="0" w:space="0" w:color="auto"/>
          </w:divBdr>
        </w:div>
        <w:div w:id="48772020">
          <w:marLeft w:val="1800"/>
          <w:marRight w:val="0"/>
          <w:marTop w:val="72"/>
          <w:marBottom w:val="0"/>
          <w:divBdr>
            <w:top w:val="none" w:sz="0" w:space="0" w:color="auto"/>
            <w:left w:val="none" w:sz="0" w:space="0" w:color="auto"/>
            <w:bottom w:val="none" w:sz="0" w:space="0" w:color="auto"/>
            <w:right w:val="none" w:sz="0" w:space="0" w:color="auto"/>
          </w:divBdr>
        </w:div>
        <w:div w:id="237635497">
          <w:marLeft w:val="2520"/>
          <w:marRight w:val="0"/>
          <w:marTop w:val="62"/>
          <w:marBottom w:val="0"/>
          <w:divBdr>
            <w:top w:val="none" w:sz="0" w:space="0" w:color="auto"/>
            <w:left w:val="none" w:sz="0" w:space="0" w:color="auto"/>
            <w:bottom w:val="none" w:sz="0" w:space="0" w:color="auto"/>
            <w:right w:val="none" w:sz="0" w:space="0" w:color="auto"/>
          </w:divBdr>
        </w:div>
        <w:div w:id="248856972">
          <w:marLeft w:val="1166"/>
          <w:marRight w:val="0"/>
          <w:marTop w:val="86"/>
          <w:marBottom w:val="0"/>
          <w:divBdr>
            <w:top w:val="none" w:sz="0" w:space="0" w:color="auto"/>
            <w:left w:val="none" w:sz="0" w:space="0" w:color="auto"/>
            <w:bottom w:val="none" w:sz="0" w:space="0" w:color="auto"/>
            <w:right w:val="none" w:sz="0" w:space="0" w:color="auto"/>
          </w:divBdr>
        </w:div>
        <w:div w:id="391971236">
          <w:marLeft w:val="1800"/>
          <w:marRight w:val="0"/>
          <w:marTop w:val="72"/>
          <w:marBottom w:val="0"/>
          <w:divBdr>
            <w:top w:val="none" w:sz="0" w:space="0" w:color="auto"/>
            <w:left w:val="none" w:sz="0" w:space="0" w:color="auto"/>
            <w:bottom w:val="none" w:sz="0" w:space="0" w:color="auto"/>
            <w:right w:val="none" w:sz="0" w:space="0" w:color="auto"/>
          </w:divBdr>
        </w:div>
        <w:div w:id="497041426">
          <w:marLeft w:val="1166"/>
          <w:marRight w:val="0"/>
          <w:marTop w:val="86"/>
          <w:marBottom w:val="0"/>
          <w:divBdr>
            <w:top w:val="none" w:sz="0" w:space="0" w:color="auto"/>
            <w:left w:val="none" w:sz="0" w:space="0" w:color="auto"/>
            <w:bottom w:val="none" w:sz="0" w:space="0" w:color="auto"/>
            <w:right w:val="none" w:sz="0" w:space="0" w:color="auto"/>
          </w:divBdr>
        </w:div>
        <w:div w:id="546718762">
          <w:marLeft w:val="547"/>
          <w:marRight w:val="0"/>
          <w:marTop w:val="96"/>
          <w:marBottom w:val="0"/>
          <w:divBdr>
            <w:top w:val="none" w:sz="0" w:space="0" w:color="auto"/>
            <w:left w:val="none" w:sz="0" w:space="0" w:color="auto"/>
            <w:bottom w:val="none" w:sz="0" w:space="0" w:color="auto"/>
            <w:right w:val="none" w:sz="0" w:space="0" w:color="auto"/>
          </w:divBdr>
        </w:div>
        <w:div w:id="717824416">
          <w:marLeft w:val="547"/>
          <w:marRight w:val="0"/>
          <w:marTop w:val="96"/>
          <w:marBottom w:val="0"/>
          <w:divBdr>
            <w:top w:val="none" w:sz="0" w:space="0" w:color="auto"/>
            <w:left w:val="none" w:sz="0" w:space="0" w:color="auto"/>
            <w:bottom w:val="none" w:sz="0" w:space="0" w:color="auto"/>
            <w:right w:val="none" w:sz="0" w:space="0" w:color="auto"/>
          </w:divBdr>
        </w:div>
        <w:div w:id="861818408">
          <w:marLeft w:val="1166"/>
          <w:marRight w:val="0"/>
          <w:marTop w:val="86"/>
          <w:marBottom w:val="0"/>
          <w:divBdr>
            <w:top w:val="none" w:sz="0" w:space="0" w:color="auto"/>
            <w:left w:val="none" w:sz="0" w:space="0" w:color="auto"/>
            <w:bottom w:val="none" w:sz="0" w:space="0" w:color="auto"/>
            <w:right w:val="none" w:sz="0" w:space="0" w:color="auto"/>
          </w:divBdr>
        </w:div>
        <w:div w:id="1501847201">
          <w:marLeft w:val="2520"/>
          <w:marRight w:val="0"/>
          <w:marTop w:val="62"/>
          <w:marBottom w:val="0"/>
          <w:divBdr>
            <w:top w:val="none" w:sz="0" w:space="0" w:color="auto"/>
            <w:left w:val="none" w:sz="0" w:space="0" w:color="auto"/>
            <w:bottom w:val="none" w:sz="0" w:space="0" w:color="auto"/>
            <w:right w:val="none" w:sz="0" w:space="0" w:color="auto"/>
          </w:divBdr>
        </w:div>
        <w:div w:id="1591428014">
          <w:marLeft w:val="1166"/>
          <w:marRight w:val="0"/>
          <w:marTop w:val="86"/>
          <w:marBottom w:val="0"/>
          <w:divBdr>
            <w:top w:val="none" w:sz="0" w:space="0" w:color="auto"/>
            <w:left w:val="none" w:sz="0" w:space="0" w:color="auto"/>
            <w:bottom w:val="none" w:sz="0" w:space="0" w:color="auto"/>
            <w:right w:val="none" w:sz="0" w:space="0" w:color="auto"/>
          </w:divBdr>
        </w:div>
        <w:div w:id="1835414823">
          <w:marLeft w:val="1800"/>
          <w:marRight w:val="0"/>
          <w:marTop w:val="72"/>
          <w:marBottom w:val="0"/>
          <w:divBdr>
            <w:top w:val="none" w:sz="0" w:space="0" w:color="auto"/>
            <w:left w:val="none" w:sz="0" w:space="0" w:color="auto"/>
            <w:bottom w:val="none" w:sz="0" w:space="0" w:color="auto"/>
            <w:right w:val="none" w:sz="0" w:space="0" w:color="auto"/>
          </w:divBdr>
        </w:div>
      </w:divsChild>
    </w:div>
    <w:div w:id="1027757828">
      <w:bodyDiv w:val="1"/>
      <w:marLeft w:val="0"/>
      <w:marRight w:val="0"/>
      <w:marTop w:val="0"/>
      <w:marBottom w:val="0"/>
      <w:divBdr>
        <w:top w:val="none" w:sz="0" w:space="0" w:color="auto"/>
        <w:left w:val="none" w:sz="0" w:space="0" w:color="auto"/>
        <w:bottom w:val="none" w:sz="0" w:space="0" w:color="auto"/>
        <w:right w:val="none" w:sz="0" w:space="0" w:color="auto"/>
      </w:divBdr>
    </w:div>
    <w:div w:id="1029724270">
      <w:bodyDiv w:val="1"/>
      <w:marLeft w:val="0"/>
      <w:marRight w:val="0"/>
      <w:marTop w:val="0"/>
      <w:marBottom w:val="0"/>
      <w:divBdr>
        <w:top w:val="none" w:sz="0" w:space="0" w:color="auto"/>
        <w:left w:val="none" w:sz="0" w:space="0" w:color="auto"/>
        <w:bottom w:val="none" w:sz="0" w:space="0" w:color="auto"/>
        <w:right w:val="none" w:sz="0" w:space="0" w:color="auto"/>
      </w:divBdr>
    </w:div>
    <w:div w:id="1029840176">
      <w:bodyDiv w:val="1"/>
      <w:marLeft w:val="0"/>
      <w:marRight w:val="0"/>
      <w:marTop w:val="0"/>
      <w:marBottom w:val="0"/>
      <w:divBdr>
        <w:top w:val="none" w:sz="0" w:space="0" w:color="auto"/>
        <w:left w:val="none" w:sz="0" w:space="0" w:color="auto"/>
        <w:bottom w:val="none" w:sz="0" w:space="0" w:color="auto"/>
        <w:right w:val="none" w:sz="0" w:space="0" w:color="auto"/>
      </w:divBdr>
    </w:div>
    <w:div w:id="1030105427">
      <w:bodyDiv w:val="1"/>
      <w:marLeft w:val="0"/>
      <w:marRight w:val="0"/>
      <w:marTop w:val="0"/>
      <w:marBottom w:val="0"/>
      <w:divBdr>
        <w:top w:val="none" w:sz="0" w:space="0" w:color="auto"/>
        <w:left w:val="none" w:sz="0" w:space="0" w:color="auto"/>
        <w:bottom w:val="none" w:sz="0" w:space="0" w:color="auto"/>
        <w:right w:val="none" w:sz="0" w:space="0" w:color="auto"/>
      </w:divBdr>
    </w:div>
    <w:div w:id="1030762298">
      <w:bodyDiv w:val="1"/>
      <w:marLeft w:val="0"/>
      <w:marRight w:val="0"/>
      <w:marTop w:val="0"/>
      <w:marBottom w:val="0"/>
      <w:divBdr>
        <w:top w:val="none" w:sz="0" w:space="0" w:color="auto"/>
        <w:left w:val="none" w:sz="0" w:space="0" w:color="auto"/>
        <w:bottom w:val="none" w:sz="0" w:space="0" w:color="auto"/>
        <w:right w:val="none" w:sz="0" w:space="0" w:color="auto"/>
      </w:divBdr>
    </w:div>
    <w:div w:id="1032267590">
      <w:bodyDiv w:val="1"/>
      <w:marLeft w:val="0"/>
      <w:marRight w:val="0"/>
      <w:marTop w:val="0"/>
      <w:marBottom w:val="0"/>
      <w:divBdr>
        <w:top w:val="none" w:sz="0" w:space="0" w:color="auto"/>
        <w:left w:val="none" w:sz="0" w:space="0" w:color="auto"/>
        <w:bottom w:val="none" w:sz="0" w:space="0" w:color="auto"/>
        <w:right w:val="none" w:sz="0" w:space="0" w:color="auto"/>
      </w:divBdr>
    </w:div>
    <w:div w:id="1033337636">
      <w:bodyDiv w:val="1"/>
      <w:marLeft w:val="0"/>
      <w:marRight w:val="0"/>
      <w:marTop w:val="0"/>
      <w:marBottom w:val="0"/>
      <w:divBdr>
        <w:top w:val="none" w:sz="0" w:space="0" w:color="auto"/>
        <w:left w:val="none" w:sz="0" w:space="0" w:color="auto"/>
        <w:bottom w:val="none" w:sz="0" w:space="0" w:color="auto"/>
        <w:right w:val="none" w:sz="0" w:space="0" w:color="auto"/>
      </w:divBdr>
    </w:div>
    <w:div w:id="1034043062">
      <w:bodyDiv w:val="1"/>
      <w:marLeft w:val="0"/>
      <w:marRight w:val="0"/>
      <w:marTop w:val="0"/>
      <w:marBottom w:val="0"/>
      <w:divBdr>
        <w:top w:val="none" w:sz="0" w:space="0" w:color="auto"/>
        <w:left w:val="none" w:sz="0" w:space="0" w:color="auto"/>
        <w:bottom w:val="none" w:sz="0" w:space="0" w:color="auto"/>
        <w:right w:val="none" w:sz="0" w:space="0" w:color="auto"/>
      </w:divBdr>
    </w:div>
    <w:div w:id="1035496706">
      <w:bodyDiv w:val="1"/>
      <w:marLeft w:val="0"/>
      <w:marRight w:val="0"/>
      <w:marTop w:val="0"/>
      <w:marBottom w:val="0"/>
      <w:divBdr>
        <w:top w:val="none" w:sz="0" w:space="0" w:color="auto"/>
        <w:left w:val="none" w:sz="0" w:space="0" w:color="auto"/>
        <w:bottom w:val="none" w:sz="0" w:space="0" w:color="auto"/>
        <w:right w:val="none" w:sz="0" w:space="0" w:color="auto"/>
      </w:divBdr>
    </w:div>
    <w:div w:id="1039551589">
      <w:bodyDiv w:val="1"/>
      <w:marLeft w:val="0"/>
      <w:marRight w:val="0"/>
      <w:marTop w:val="0"/>
      <w:marBottom w:val="0"/>
      <w:divBdr>
        <w:top w:val="none" w:sz="0" w:space="0" w:color="auto"/>
        <w:left w:val="none" w:sz="0" w:space="0" w:color="auto"/>
        <w:bottom w:val="none" w:sz="0" w:space="0" w:color="auto"/>
        <w:right w:val="none" w:sz="0" w:space="0" w:color="auto"/>
      </w:divBdr>
    </w:div>
    <w:div w:id="1039740446">
      <w:bodyDiv w:val="1"/>
      <w:marLeft w:val="0"/>
      <w:marRight w:val="0"/>
      <w:marTop w:val="0"/>
      <w:marBottom w:val="0"/>
      <w:divBdr>
        <w:top w:val="none" w:sz="0" w:space="0" w:color="auto"/>
        <w:left w:val="none" w:sz="0" w:space="0" w:color="auto"/>
        <w:bottom w:val="none" w:sz="0" w:space="0" w:color="auto"/>
        <w:right w:val="none" w:sz="0" w:space="0" w:color="auto"/>
      </w:divBdr>
    </w:div>
    <w:div w:id="1040086554">
      <w:bodyDiv w:val="1"/>
      <w:marLeft w:val="0"/>
      <w:marRight w:val="0"/>
      <w:marTop w:val="0"/>
      <w:marBottom w:val="0"/>
      <w:divBdr>
        <w:top w:val="none" w:sz="0" w:space="0" w:color="auto"/>
        <w:left w:val="none" w:sz="0" w:space="0" w:color="auto"/>
        <w:bottom w:val="none" w:sz="0" w:space="0" w:color="auto"/>
        <w:right w:val="none" w:sz="0" w:space="0" w:color="auto"/>
      </w:divBdr>
    </w:div>
    <w:div w:id="1040205619">
      <w:bodyDiv w:val="1"/>
      <w:marLeft w:val="0"/>
      <w:marRight w:val="0"/>
      <w:marTop w:val="0"/>
      <w:marBottom w:val="0"/>
      <w:divBdr>
        <w:top w:val="none" w:sz="0" w:space="0" w:color="auto"/>
        <w:left w:val="none" w:sz="0" w:space="0" w:color="auto"/>
        <w:bottom w:val="none" w:sz="0" w:space="0" w:color="auto"/>
        <w:right w:val="none" w:sz="0" w:space="0" w:color="auto"/>
      </w:divBdr>
    </w:div>
    <w:div w:id="1040940365">
      <w:bodyDiv w:val="1"/>
      <w:marLeft w:val="0"/>
      <w:marRight w:val="0"/>
      <w:marTop w:val="0"/>
      <w:marBottom w:val="0"/>
      <w:divBdr>
        <w:top w:val="none" w:sz="0" w:space="0" w:color="auto"/>
        <w:left w:val="none" w:sz="0" w:space="0" w:color="auto"/>
        <w:bottom w:val="none" w:sz="0" w:space="0" w:color="auto"/>
        <w:right w:val="none" w:sz="0" w:space="0" w:color="auto"/>
      </w:divBdr>
      <w:divsChild>
        <w:div w:id="711265891">
          <w:marLeft w:val="1166"/>
          <w:marRight w:val="0"/>
          <w:marTop w:val="115"/>
          <w:marBottom w:val="0"/>
          <w:divBdr>
            <w:top w:val="none" w:sz="0" w:space="0" w:color="auto"/>
            <w:left w:val="none" w:sz="0" w:space="0" w:color="auto"/>
            <w:bottom w:val="none" w:sz="0" w:space="0" w:color="auto"/>
            <w:right w:val="none" w:sz="0" w:space="0" w:color="auto"/>
          </w:divBdr>
        </w:div>
        <w:div w:id="861938324">
          <w:marLeft w:val="1166"/>
          <w:marRight w:val="0"/>
          <w:marTop w:val="115"/>
          <w:marBottom w:val="0"/>
          <w:divBdr>
            <w:top w:val="none" w:sz="0" w:space="0" w:color="auto"/>
            <w:left w:val="none" w:sz="0" w:space="0" w:color="auto"/>
            <w:bottom w:val="none" w:sz="0" w:space="0" w:color="auto"/>
            <w:right w:val="none" w:sz="0" w:space="0" w:color="auto"/>
          </w:divBdr>
        </w:div>
        <w:div w:id="1245645202">
          <w:marLeft w:val="1800"/>
          <w:marRight w:val="0"/>
          <w:marTop w:val="96"/>
          <w:marBottom w:val="0"/>
          <w:divBdr>
            <w:top w:val="none" w:sz="0" w:space="0" w:color="auto"/>
            <w:left w:val="none" w:sz="0" w:space="0" w:color="auto"/>
            <w:bottom w:val="none" w:sz="0" w:space="0" w:color="auto"/>
            <w:right w:val="none" w:sz="0" w:space="0" w:color="auto"/>
          </w:divBdr>
        </w:div>
        <w:div w:id="1920171761">
          <w:marLeft w:val="1800"/>
          <w:marRight w:val="0"/>
          <w:marTop w:val="96"/>
          <w:marBottom w:val="0"/>
          <w:divBdr>
            <w:top w:val="none" w:sz="0" w:space="0" w:color="auto"/>
            <w:left w:val="none" w:sz="0" w:space="0" w:color="auto"/>
            <w:bottom w:val="none" w:sz="0" w:space="0" w:color="auto"/>
            <w:right w:val="none" w:sz="0" w:space="0" w:color="auto"/>
          </w:divBdr>
        </w:div>
        <w:div w:id="2004582050">
          <w:marLeft w:val="1166"/>
          <w:marRight w:val="0"/>
          <w:marTop w:val="115"/>
          <w:marBottom w:val="0"/>
          <w:divBdr>
            <w:top w:val="none" w:sz="0" w:space="0" w:color="auto"/>
            <w:left w:val="none" w:sz="0" w:space="0" w:color="auto"/>
            <w:bottom w:val="none" w:sz="0" w:space="0" w:color="auto"/>
            <w:right w:val="none" w:sz="0" w:space="0" w:color="auto"/>
          </w:divBdr>
        </w:div>
      </w:divsChild>
    </w:div>
    <w:div w:id="1043600662">
      <w:bodyDiv w:val="1"/>
      <w:marLeft w:val="0"/>
      <w:marRight w:val="0"/>
      <w:marTop w:val="0"/>
      <w:marBottom w:val="0"/>
      <w:divBdr>
        <w:top w:val="none" w:sz="0" w:space="0" w:color="auto"/>
        <w:left w:val="none" w:sz="0" w:space="0" w:color="auto"/>
        <w:bottom w:val="none" w:sz="0" w:space="0" w:color="auto"/>
        <w:right w:val="none" w:sz="0" w:space="0" w:color="auto"/>
      </w:divBdr>
    </w:div>
    <w:div w:id="1044215139">
      <w:bodyDiv w:val="1"/>
      <w:marLeft w:val="0"/>
      <w:marRight w:val="0"/>
      <w:marTop w:val="0"/>
      <w:marBottom w:val="0"/>
      <w:divBdr>
        <w:top w:val="none" w:sz="0" w:space="0" w:color="auto"/>
        <w:left w:val="none" w:sz="0" w:space="0" w:color="auto"/>
        <w:bottom w:val="none" w:sz="0" w:space="0" w:color="auto"/>
        <w:right w:val="none" w:sz="0" w:space="0" w:color="auto"/>
      </w:divBdr>
      <w:divsChild>
        <w:div w:id="351538019">
          <w:marLeft w:val="360"/>
          <w:marRight w:val="0"/>
          <w:marTop w:val="200"/>
          <w:marBottom w:val="0"/>
          <w:divBdr>
            <w:top w:val="none" w:sz="0" w:space="0" w:color="auto"/>
            <w:left w:val="none" w:sz="0" w:space="0" w:color="auto"/>
            <w:bottom w:val="none" w:sz="0" w:space="0" w:color="auto"/>
            <w:right w:val="none" w:sz="0" w:space="0" w:color="auto"/>
          </w:divBdr>
        </w:div>
        <w:div w:id="383875576">
          <w:marLeft w:val="1800"/>
          <w:marRight w:val="0"/>
          <w:marTop w:val="100"/>
          <w:marBottom w:val="0"/>
          <w:divBdr>
            <w:top w:val="none" w:sz="0" w:space="0" w:color="auto"/>
            <w:left w:val="none" w:sz="0" w:space="0" w:color="auto"/>
            <w:bottom w:val="none" w:sz="0" w:space="0" w:color="auto"/>
            <w:right w:val="none" w:sz="0" w:space="0" w:color="auto"/>
          </w:divBdr>
        </w:div>
        <w:div w:id="510147395">
          <w:marLeft w:val="360"/>
          <w:marRight w:val="0"/>
          <w:marTop w:val="200"/>
          <w:marBottom w:val="0"/>
          <w:divBdr>
            <w:top w:val="none" w:sz="0" w:space="0" w:color="auto"/>
            <w:left w:val="none" w:sz="0" w:space="0" w:color="auto"/>
            <w:bottom w:val="none" w:sz="0" w:space="0" w:color="auto"/>
            <w:right w:val="none" w:sz="0" w:space="0" w:color="auto"/>
          </w:divBdr>
        </w:div>
        <w:div w:id="639728668">
          <w:marLeft w:val="1080"/>
          <w:marRight w:val="0"/>
          <w:marTop w:val="100"/>
          <w:marBottom w:val="0"/>
          <w:divBdr>
            <w:top w:val="none" w:sz="0" w:space="0" w:color="auto"/>
            <w:left w:val="none" w:sz="0" w:space="0" w:color="auto"/>
            <w:bottom w:val="none" w:sz="0" w:space="0" w:color="auto"/>
            <w:right w:val="none" w:sz="0" w:space="0" w:color="auto"/>
          </w:divBdr>
        </w:div>
        <w:div w:id="650720878">
          <w:marLeft w:val="2520"/>
          <w:marRight w:val="0"/>
          <w:marTop w:val="100"/>
          <w:marBottom w:val="0"/>
          <w:divBdr>
            <w:top w:val="none" w:sz="0" w:space="0" w:color="auto"/>
            <w:left w:val="none" w:sz="0" w:space="0" w:color="auto"/>
            <w:bottom w:val="none" w:sz="0" w:space="0" w:color="auto"/>
            <w:right w:val="none" w:sz="0" w:space="0" w:color="auto"/>
          </w:divBdr>
        </w:div>
        <w:div w:id="880242601">
          <w:marLeft w:val="1080"/>
          <w:marRight w:val="0"/>
          <w:marTop w:val="100"/>
          <w:marBottom w:val="0"/>
          <w:divBdr>
            <w:top w:val="none" w:sz="0" w:space="0" w:color="auto"/>
            <w:left w:val="none" w:sz="0" w:space="0" w:color="auto"/>
            <w:bottom w:val="none" w:sz="0" w:space="0" w:color="auto"/>
            <w:right w:val="none" w:sz="0" w:space="0" w:color="auto"/>
          </w:divBdr>
        </w:div>
        <w:div w:id="1713311847">
          <w:marLeft w:val="1800"/>
          <w:marRight w:val="0"/>
          <w:marTop w:val="100"/>
          <w:marBottom w:val="0"/>
          <w:divBdr>
            <w:top w:val="none" w:sz="0" w:space="0" w:color="auto"/>
            <w:left w:val="none" w:sz="0" w:space="0" w:color="auto"/>
            <w:bottom w:val="none" w:sz="0" w:space="0" w:color="auto"/>
            <w:right w:val="none" w:sz="0" w:space="0" w:color="auto"/>
          </w:divBdr>
        </w:div>
        <w:div w:id="1969428732">
          <w:marLeft w:val="2520"/>
          <w:marRight w:val="0"/>
          <w:marTop w:val="100"/>
          <w:marBottom w:val="0"/>
          <w:divBdr>
            <w:top w:val="none" w:sz="0" w:space="0" w:color="auto"/>
            <w:left w:val="none" w:sz="0" w:space="0" w:color="auto"/>
            <w:bottom w:val="none" w:sz="0" w:space="0" w:color="auto"/>
            <w:right w:val="none" w:sz="0" w:space="0" w:color="auto"/>
          </w:divBdr>
        </w:div>
      </w:divsChild>
    </w:div>
    <w:div w:id="1046569498">
      <w:bodyDiv w:val="1"/>
      <w:marLeft w:val="150"/>
      <w:marRight w:val="150"/>
      <w:marTop w:val="150"/>
      <w:marBottom w:val="150"/>
      <w:divBdr>
        <w:top w:val="none" w:sz="0" w:space="0" w:color="auto"/>
        <w:left w:val="none" w:sz="0" w:space="0" w:color="auto"/>
        <w:bottom w:val="none" w:sz="0" w:space="0" w:color="auto"/>
        <w:right w:val="none" w:sz="0" w:space="0" w:color="auto"/>
      </w:divBdr>
    </w:div>
    <w:div w:id="1047801044">
      <w:bodyDiv w:val="1"/>
      <w:marLeft w:val="0"/>
      <w:marRight w:val="0"/>
      <w:marTop w:val="0"/>
      <w:marBottom w:val="0"/>
      <w:divBdr>
        <w:top w:val="none" w:sz="0" w:space="0" w:color="auto"/>
        <w:left w:val="none" w:sz="0" w:space="0" w:color="auto"/>
        <w:bottom w:val="none" w:sz="0" w:space="0" w:color="auto"/>
        <w:right w:val="none" w:sz="0" w:space="0" w:color="auto"/>
      </w:divBdr>
    </w:div>
    <w:div w:id="1048258505">
      <w:bodyDiv w:val="1"/>
      <w:marLeft w:val="0"/>
      <w:marRight w:val="0"/>
      <w:marTop w:val="0"/>
      <w:marBottom w:val="0"/>
      <w:divBdr>
        <w:top w:val="none" w:sz="0" w:space="0" w:color="auto"/>
        <w:left w:val="none" w:sz="0" w:space="0" w:color="auto"/>
        <w:bottom w:val="none" w:sz="0" w:space="0" w:color="auto"/>
        <w:right w:val="none" w:sz="0" w:space="0" w:color="auto"/>
      </w:divBdr>
    </w:div>
    <w:div w:id="1048914325">
      <w:bodyDiv w:val="1"/>
      <w:marLeft w:val="0"/>
      <w:marRight w:val="0"/>
      <w:marTop w:val="0"/>
      <w:marBottom w:val="0"/>
      <w:divBdr>
        <w:top w:val="none" w:sz="0" w:space="0" w:color="auto"/>
        <w:left w:val="none" w:sz="0" w:space="0" w:color="auto"/>
        <w:bottom w:val="none" w:sz="0" w:space="0" w:color="auto"/>
        <w:right w:val="none" w:sz="0" w:space="0" w:color="auto"/>
      </w:divBdr>
      <w:divsChild>
        <w:div w:id="689525350">
          <w:marLeft w:val="547"/>
          <w:marRight w:val="0"/>
          <w:marTop w:val="115"/>
          <w:marBottom w:val="0"/>
          <w:divBdr>
            <w:top w:val="none" w:sz="0" w:space="0" w:color="auto"/>
            <w:left w:val="none" w:sz="0" w:space="0" w:color="auto"/>
            <w:bottom w:val="none" w:sz="0" w:space="0" w:color="auto"/>
            <w:right w:val="none" w:sz="0" w:space="0" w:color="auto"/>
          </w:divBdr>
        </w:div>
        <w:div w:id="754594254">
          <w:marLeft w:val="1166"/>
          <w:marRight w:val="0"/>
          <w:marTop w:val="115"/>
          <w:marBottom w:val="0"/>
          <w:divBdr>
            <w:top w:val="none" w:sz="0" w:space="0" w:color="auto"/>
            <w:left w:val="none" w:sz="0" w:space="0" w:color="auto"/>
            <w:bottom w:val="none" w:sz="0" w:space="0" w:color="auto"/>
            <w:right w:val="none" w:sz="0" w:space="0" w:color="auto"/>
          </w:divBdr>
        </w:div>
        <w:div w:id="1752121956">
          <w:marLeft w:val="1166"/>
          <w:marRight w:val="0"/>
          <w:marTop w:val="115"/>
          <w:marBottom w:val="0"/>
          <w:divBdr>
            <w:top w:val="none" w:sz="0" w:space="0" w:color="auto"/>
            <w:left w:val="none" w:sz="0" w:space="0" w:color="auto"/>
            <w:bottom w:val="none" w:sz="0" w:space="0" w:color="auto"/>
            <w:right w:val="none" w:sz="0" w:space="0" w:color="auto"/>
          </w:divBdr>
        </w:div>
      </w:divsChild>
    </w:div>
    <w:div w:id="1049690326">
      <w:bodyDiv w:val="1"/>
      <w:marLeft w:val="0"/>
      <w:marRight w:val="0"/>
      <w:marTop w:val="0"/>
      <w:marBottom w:val="0"/>
      <w:divBdr>
        <w:top w:val="none" w:sz="0" w:space="0" w:color="auto"/>
        <w:left w:val="none" w:sz="0" w:space="0" w:color="auto"/>
        <w:bottom w:val="none" w:sz="0" w:space="0" w:color="auto"/>
        <w:right w:val="none" w:sz="0" w:space="0" w:color="auto"/>
      </w:divBdr>
    </w:div>
    <w:div w:id="1050153906">
      <w:bodyDiv w:val="1"/>
      <w:marLeft w:val="0"/>
      <w:marRight w:val="0"/>
      <w:marTop w:val="0"/>
      <w:marBottom w:val="0"/>
      <w:divBdr>
        <w:top w:val="none" w:sz="0" w:space="0" w:color="auto"/>
        <w:left w:val="none" w:sz="0" w:space="0" w:color="auto"/>
        <w:bottom w:val="none" w:sz="0" w:space="0" w:color="auto"/>
        <w:right w:val="none" w:sz="0" w:space="0" w:color="auto"/>
      </w:divBdr>
    </w:div>
    <w:div w:id="1050612095">
      <w:bodyDiv w:val="1"/>
      <w:marLeft w:val="0"/>
      <w:marRight w:val="0"/>
      <w:marTop w:val="0"/>
      <w:marBottom w:val="0"/>
      <w:divBdr>
        <w:top w:val="none" w:sz="0" w:space="0" w:color="auto"/>
        <w:left w:val="none" w:sz="0" w:space="0" w:color="auto"/>
        <w:bottom w:val="none" w:sz="0" w:space="0" w:color="auto"/>
        <w:right w:val="none" w:sz="0" w:space="0" w:color="auto"/>
      </w:divBdr>
    </w:div>
    <w:div w:id="1051198388">
      <w:bodyDiv w:val="1"/>
      <w:marLeft w:val="0"/>
      <w:marRight w:val="0"/>
      <w:marTop w:val="0"/>
      <w:marBottom w:val="0"/>
      <w:divBdr>
        <w:top w:val="none" w:sz="0" w:space="0" w:color="auto"/>
        <w:left w:val="none" w:sz="0" w:space="0" w:color="auto"/>
        <w:bottom w:val="none" w:sz="0" w:space="0" w:color="auto"/>
        <w:right w:val="none" w:sz="0" w:space="0" w:color="auto"/>
      </w:divBdr>
    </w:div>
    <w:div w:id="1053114558">
      <w:bodyDiv w:val="1"/>
      <w:marLeft w:val="0"/>
      <w:marRight w:val="0"/>
      <w:marTop w:val="0"/>
      <w:marBottom w:val="0"/>
      <w:divBdr>
        <w:top w:val="none" w:sz="0" w:space="0" w:color="auto"/>
        <w:left w:val="none" w:sz="0" w:space="0" w:color="auto"/>
        <w:bottom w:val="none" w:sz="0" w:space="0" w:color="auto"/>
        <w:right w:val="none" w:sz="0" w:space="0" w:color="auto"/>
      </w:divBdr>
    </w:div>
    <w:div w:id="1054230388">
      <w:bodyDiv w:val="1"/>
      <w:marLeft w:val="0"/>
      <w:marRight w:val="0"/>
      <w:marTop w:val="0"/>
      <w:marBottom w:val="0"/>
      <w:divBdr>
        <w:top w:val="none" w:sz="0" w:space="0" w:color="auto"/>
        <w:left w:val="none" w:sz="0" w:space="0" w:color="auto"/>
        <w:bottom w:val="none" w:sz="0" w:space="0" w:color="auto"/>
        <w:right w:val="none" w:sz="0" w:space="0" w:color="auto"/>
      </w:divBdr>
      <w:divsChild>
        <w:div w:id="185097477">
          <w:marLeft w:val="1800"/>
          <w:marRight w:val="0"/>
          <w:marTop w:val="120"/>
          <w:marBottom w:val="0"/>
          <w:divBdr>
            <w:top w:val="none" w:sz="0" w:space="0" w:color="auto"/>
            <w:left w:val="none" w:sz="0" w:space="0" w:color="auto"/>
            <w:bottom w:val="none" w:sz="0" w:space="0" w:color="auto"/>
            <w:right w:val="none" w:sz="0" w:space="0" w:color="auto"/>
          </w:divBdr>
        </w:div>
        <w:div w:id="799616395">
          <w:marLeft w:val="2520"/>
          <w:marRight w:val="0"/>
          <w:marTop w:val="120"/>
          <w:marBottom w:val="0"/>
          <w:divBdr>
            <w:top w:val="none" w:sz="0" w:space="0" w:color="auto"/>
            <w:left w:val="none" w:sz="0" w:space="0" w:color="auto"/>
            <w:bottom w:val="none" w:sz="0" w:space="0" w:color="auto"/>
            <w:right w:val="none" w:sz="0" w:space="0" w:color="auto"/>
          </w:divBdr>
        </w:div>
        <w:div w:id="1309169544">
          <w:marLeft w:val="2520"/>
          <w:marRight w:val="0"/>
          <w:marTop w:val="120"/>
          <w:marBottom w:val="0"/>
          <w:divBdr>
            <w:top w:val="none" w:sz="0" w:space="0" w:color="auto"/>
            <w:left w:val="none" w:sz="0" w:space="0" w:color="auto"/>
            <w:bottom w:val="none" w:sz="0" w:space="0" w:color="auto"/>
            <w:right w:val="none" w:sz="0" w:space="0" w:color="auto"/>
          </w:divBdr>
        </w:div>
        <w:div w:id="1865626710">
          <w:marLeft w:val="1800"/>
          <w:marRight w:val="0"/>
          <w:marTop w:val="120"/>
          <w:marBottom w:val="0"/>
          <w:divBdr>
            <w:top w:val="none" w:sz="0" w:space="0" w:color="auto"/>
            <w:left w:val="none" w:sz="0" w:space="0" w:color="auto"/>
            <w:bottom w:val="none" w:sz="0" w:space="0" w:color="auto"/>
            <w:right w:val="none" w:sz="0" w:space="0" w:color="auto"/>
          </w:divBdr>
        </w:div>
      </w:divsChild>
    </w:div>
    <w:div w:id="1055005329">
      <w:bodyDiv w:val="1"/>
      <w:marLeft w:val="0"/>
      <w:marRight w:val="0"/>
      <w:marTop w:val="0"/>
      <w:marBottom w:val="0"/>
      <w:divBdr>
        <w:top w:val="none" w:sz="0" w:space="0" w:color="auto"/>
        <w:left w:val="none" w:sz="0" w:space="0" w:color="auto"/>
        <w:bottom w:val="none" w:sz="0" w:space="0" w:color="auto"/>
        <w:right w:val="none" w:sz="0" w:space="0" w:color="auto"/>
      </w:divBdr>
      <w:divsChild>
        <w:div w:id="50813963">
          <w:marLeft w:val="1253"/>
          <w:marRight w:val="0"/>
          <w:marTop w:val="60"/>
          <w:marBottom w:val="0"/>
          <w:divBdr>
            <w:top w:val="none" w:sz="0" w:space="0" w:color="auto"/>
            <w:left w:val="none" w:sz="0" w:space="0" w:color="auto"/>
            <w:bottom w:val="none" w:sz="0" w:space="0" w:color="auto"/>
            <w:right w:val="none" w:sz="0" w:space="0" w:color="auto"/>
          </w:divBdr>
        </w:div>
        <w:div w:id="1260867591">
          <w:marLeft w:val="533"/>
          <w:marRight w:val="0"/>
          <w:marTop w:val="60"/>
          <w:marBottom w:val="0"/>
          <w:divBdr>
            <w:top w:val="none" w:sz="0" w:space="0" w:color="auto"/>
            <w:left w:val="none" w:sz="0" w:space="0" w:color="auto"/>
            <w:bottom w:val="none" w:sz="0" w:space="0" w:color="auto"/>
            <w:right w:val="none" w:sz="0" w:space="0" w:color="auto"/>
          </w:divBdr>
        </w:div>
        <w:div w:id="1713378670">
          <w:marLeft w:val="533"/>
          <w:marRight w:val="0"/>
          <w:marTop w:val="60"/>
          <w:marBottom w:val="0"/>
          <w:divBdr>
            <w:top w:val="none" w:sz="0" w:space="0" w:color="auto"/>
            <w:left w:val="none" w:sz="0" w:space="0" w:color="auto"/>
            <w:bottom w:val="none" w:sz="0" w:space="0" w:color="auto"/>
            <w:right w:val="none" w:sz="0" w:space="0" w:color="auto"/>
          </w:divBdr>
        </w:div>
      </w:divsChild>
    </w:div>
    <w:div w:id="1056247359">
      <w:bodyDiv w:val="1"/>
      <w:marLeft w:val="0"/>
      <w:marRight w:val="0"/>
      <w:marTop w:val="0"/>
      <w:marBottom w:val="0"/>
      <w:divBdr>
        <w:top w:val="none" w:sz="0" w:space="0" w:color="auto"/>
        <w:left w:val="none" w:sz="0" w:space="0" w:color="auto"/>
        <w:bottom w:val="none" w:sz="0" w:space="0" w:color="auto"/>
        <w:right w:val="none" w:sz="0" w:space="0" w:color="auto"/>
      </w:divBdr>
    </w:div>
    <w:div w:id="1056509181">
      <w:bodyDiv w:val="1"/>
      <w:marLeft w:val="0"/>
      <w:marRight w:val="0"/>
      <w:marTop w:val="0"/>
      <w:marBottom w:val="0"/>
      <w:divBdr>
        <w:top w:val="none" w:sz="0" w:space="0" w:color="auto"/>
        <w:left w:val="none" w:sz="0" w:space="0" w:color="auto"/>
        <w:bottom w:val="none" w:sz="0" w:space="0" w:color="auto"/>
        <w:right w:val="none" w:sz="0" w:space="0" w:color="auto"/>
      </w:divBdr>
    </w:div>
    <w:div w:id="1056779496">
      <w:bodyDiv w:val="1"/>
      <w:marLeft w:val="0"/>
      <w:marRight w:val="0"/>
      <w:marTop w:val="0"/>
      <w:marBottom w:val="0"/>
      <w:divBdr>
        <w:top w:val="none" w:sz="0" w:space="0" w:color="auto"/>
        <w:left w:val="none" w:sz="0" w:space="0" w:color="auto"/>
        <w:bottom w:val="none" w:sz="0" w:space="0" w:color="auto"/>
        <w:right w:val="none" w:sz="0" w:space="0" w:color="auto"/>
      </w:divBdr>
    </w:div>
    <w:div w:id="1056928027">
      <w:bodyDiv w:val="1"/>
      <w:marLeft w:val="0"/>
      <w:marRight w:val="0"/>
      <w:marTop w:val="0"/>
      <w:marBottom w:val="0"/>
      <w:divBdr>
        <w:top w:val="none" w:sz="0" w:space="0" w:color="auto"/>
        <w:left w:val="none" w:sz="0" w:space="0" w:color="auto"/>
        <w:bottom w:val="none" w:sz="0" w:space="0" w:color="auto"/>
        <w:right w:val="none" w:sz="0" w:space="0" w:color="auto"/>
      </w:divBdr>
      <w:divsChild>
        <w:div w:id="348726446">
          <w:marLeft w:val="547"/>
          <w:marRight w:val="0"/>
          <w:marTop w:val="154"/>
          <w:marBottom w:val="0"/>
          <w:divBdr>
            <w:top w:val="none" w:sz="0" w:space="0" w:color="auto"/>
            <w:left w:val="none" w:sz="0" w:space="0" w:color="auto"/>
            <w:bottom w:val="none" w:sz="0" w:space="0" w:color="auto"/>
            <w:right w:val="none" w:sz="0" w:space="0" w:color="auto"/>
          </w:divBdr>
        </w:div>
        <w:div w:id="739717038">
          <w:marLeft w:val="1166"/>
          <w:marRight w:val="0"/>
          <w:marTop w:val="134"/>
          <w:marBottom w:val="0"/>
          <w:divBdr>
            <w:top w:val="none" w:sz="0" w:space="0" w:color="auto"/>
            <w:left w:val="none" w:sz="0" w:space="0" w:color="auto"/>
            <w:bottom w:val="none" w:sz="0" w:space="0" w:color="auto"/>
            <w:right w:val="none" w:sz="0" w:space="0" w:color="auto"/>
          </w:divBdr>
        </w:div>
        <w:div w:id="2104375048">
          <w:marLeft w:val="1166"/>
          <w:marRight w:val="0"/>
          <w:marTop w:val="134"/>
          <w:marBottom w:val="0"/>
          <w:divBdr>
            <w:top w:val="none" w:sz="0" w:space="0" w:color="auto"/>
            <w:left w:val="none" w:sz="0" w:space="0" w:color="auto"/>
            <w:bottom w:val="none" w:sz="0" w:space="0" w:color="auto"/>
            <w:right w:val="none" w:sz="0" w:space="0" w:color="auto"/>
          </w:divBdr>
        </w:div>
      </w:divsChild>
    </w:div>
    <w:div w:id="1057122487">
      <w:bodyDiv w:val="1"/>
      <w:marLeft w:val="0"/>
      <w:marRight w:val="0"/>
      <w:marTop w:val="0"/>
      <w:marBottom w:val="0"/>
      <w:divBdr>
        <w:top w:val="none" w:sz="0" w:space="0" w:color="auto"/>
        <w:left w:val="none" w:sz="0" w:space="0" w:color="auto"/>
        <w:bottom w:val="none" w:sz="0" w:space="0" w:color="auto"/>
        <w:right w:val="none" w:sz="0" w:space="0" w:color="auto"/>
      </w:divBdr>
      <w:divsChild>
        <w:div w:id="84233523">
          <w:marLeft w:val="0"/>
          <w:marRight w:val="0"/>
          <w:marTop w:val="0"/>
          <w:marBottom w:val="0"/>
          <w:divBdr>
            <w:top w:val="none" w:sz="0" w:space="0" w:color="auto"/>
            <w:left w:val="none" w:sz="0" w:space="0" w:color="auto"/>
            <w:bottom w:val="none" w:sz="0" w:space="0" w:color="auto"/>
            <w:right w:val="none" w:sz="0" w:space="0" w:color="auto"/>
          </w:divBdr>
          <w:divsChild>
            <w:div w:id="2107654375">
              <w:marLeft w:val="0"/>
              <w:marRight w:val="0"/>
              <w:marTop w:val="0"/>
              <w:marBottom w:val="0"/>
              <w:divBdr>
                <w:top w:val="none" w:sz="0" w:space="0" w:color="auto"/>
                <w:left w:val="none" w:sz="0" w:space="0" w:color="auto"/>
                <w:bottom w:val="none" w:sz="0" w:space="0" w:color="auto"/>
                <w:right w:val="none" w:sz="0" w:space="0" w:color="auto"/>
              </w:divBdr>
              <w:divsChild>
                <w:div w:id="16329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476103">
      <w:bodyDiv w:val="1"/>
      <w:marLeft w:val="0"/>
      <w:marRight w:val="0"/>
      <w:marTop w:val="0"/>
      <w:marBottom w:val="0"/>
      <w:divBdr>
        <w:top w:val="none" w:sz="0" w:space="0" w:color="auto"/>
        <w:left w:val="none" w:sz="0" w:space="0" w:color="auto"/>
        <w:bottom w:val="none" w:sz="0" w:space="0" w:color="auto"/>
        <w:right w:val="none" w:sz="0" w:space="0" w:color="auto"/>
      </w:divBdr>
      <w:divsChild>
        <w:div w:id="260723258">
          <w:marLeft w:val="1800"/>
          <w:marRight w:val="0"/>
          <w:marTop w:val="101"/>
          <w:marBottom w:val="0"/>
          <w:divBdr>
            <w:top w:val="none" w:sz="0" w:space="0" w:color="auto"/>
            <w:left w:val="none" w:sz="0" w:space="0" w:color="auto"/>
            <w:bottom w:val="none" w:sz="0" w:space="0" w:color="auto"/>
            <w:right w:val="none" w:sz="0" w:space="0" w:color="auto"/>
          </w:divBdr>
        </w:div>
        <w:div w:id="486751928">
          <w:marLeft w:val="547"/>
          <w:marRight w:val="0"/>
          <w:marTop w:val="134"/>
          <w:marBottom w:val="0"/>
          <w:divBdr>
            <w:top w:val="none" w:sz="0" w:space="0" w:color="auto"/>
            <w:left w:val="none" w:sz="0" w:space="0" w:color="auto"/>
            <w:bottom w:val="none" w:sz="0" w:space="0" w:color="auto"/>
            <w:right w:val="none" w:sz="0" w:space="0" w:color="auto"/>
          </w:divBdr>
        </w:div>
        <w:div w:id="794567052">
          <w:marLeft w:val="1800"/>
          <w:marRight w:val="0"/>
          <w:marTop w:val="101"/>
          <w:marBottom w:val="0"/>
          <w:divBdr>
            <w:top w:val="none" w:sz="0" w:space="0" w:color="auto"/>
            <w:left w:val="none" w:sz="0" w:space="0" w:color="auto"/>
            <w:bottom w:val="none" w:sz="0" w:space="0" w:color="auto"/>
            <w:right w:val="none" w:sz="0" w:space="0" w:color="auto"/>
          </w:divBdr>
        </w:div>
        <w:div w:id="958999546">
          <w:marLeft w:val="1166"/>
          <w:marRight w:val="0"/>
          <w:marTop w:val="115"/>
          <w:marBottom w:val="0"/>
          <w:divBdr>
            <w:top w:val="none" w:sz="0" w:space="0" w:color="auto"/>
            <w:left w:val="none" w:sz="0" w:space="0" w:color="auto"/>
            <w:bottom w:val="none" w:sz="0" w:space="0" w:color="auto"/>
            <w:right w:val="none" w:sz="0" w:space="0" w:color="auto"/>
          </w:divBdr>
        </w:div>
        <w:div w:id="1181580256">
          <w:marLeft w:val="1800"/>
          <w:marRight w:val="0"/>
          <w:marTop w:val="101"/>
          <w:marBottom w:val="0"/>
          <w:divBdr>
            <w:top w:val="none" w:sz="0" w:space="0" w:color="auto"/>
            <w:left w:val="none" w:sz="0" w:space="0" w:color="auto"/>
            <w:bottom w:val="none" w:sz="0" w:space="0" w:color="auto"/>
            <w:right w:val="none" w:sz="0" w:space="0" w:color="auto"/>
          </w:divBdr>
        </w:div>
        <w:div w:id="1871335161">
          <w:marLeft w:val="1800"/>
          <w:marRight w:val="0"/>
          <w:marTop w:val="101"/>
          <w:marBottom w:val="0"/>
          <w:divBdr>
            <w:top w:val="none" w:sz="0" w:space="0" w:color="auto"/>
            <w:left w:val="none" w:sz="0" w:space="0" w:color="auto"/>
            <w:bottom w:val="none" w:sz="0" w:space="0" w:color="auto"/>
            <w:right w:val="none" w:sz="0" w:space="0" w:color="auto"/>
          </w:divBdr>
        </w:div>
        <w:div w:id="2141998334">
          <w:marLeft w:val="1166"/>
          <w:marRight w:val="0"/>
          <w:marTop w:val="115"/>
          <w:marBottom w:val="0"/>
          <w:divBdr>
            <w:top w:val="none" w:sz="0" w:space="0" w:color="auto"/>
            <w:left w:val="none" w:sz="0" w:space="0" w:color="auto"/>
            <w:bottom w:val="none" w:sz="0" w:space="0" w:color="auto"/>
            <w:right w:val="none" w:sz="0" w:space="0" w:color="auto"/>
          </w:divBdr>
        </w:div>
      </w:divsChild>
    </w:div>
    <w:div w:id="1058548832">
      <w:bodyDiv w:val="1"/>
      <w:marLeft w:val="0"/>
      <w:marRight w:val="0"/>
      <w:marTop w:val="0"/>
      <w:marBottom w:val="0"/>
      <w:divBdr>
        <w:top w:val="none" w:sz="0" w:space="0" w:color="auto"/>
        <w:left w:val="none" w:sz="0" w:space="0" w:color="auto"/>
        <w:bottom w:val="none" w:sz="0" w:space="0" w:color="auto"/>
        <w:right w:val="none" w:sz="0" w:space="0" w:color="auto"/>
      </w:divBdr>
    </w:div>
    <w:div w:id="1059405398">
      <w:bodyDiv w:val="1"/>
      <w:marLeft w:val="0"/>
      <w:marRight w:val="0"/>
      <w:marTop w:val="0"/>
      <w:marBottom w:val="0"/>
      <w:divBdr>
        <w:top w:val="none" w:sz="0" w:space="0" w:color="auto"/>
        <w:left w:val="none" w:sz="0" w:space="0" w:color="auto"/>
        <w:bottom w:val="none" w:sz="0" w:space="0" w:color="auto"/>
        <w:right w:val="none" w:sz="0" w:space="0" w:color="auto"/>
      </w:divBdr>
    </w:div>
    <w:div w:id="1060128363">
      <w:bodyDiv w:val="1"/>
      <w:marLeft w:val="0"/>
      <w:marRight w:val="0"/>
      <w:marTop w:val="0"/>
      <w:marBottom w:val="0"/>
      <w:divBdr>
        <w:top w:val="none" w:sz="0" w:space="0" w:color="auto"/>
        <w:left w:val="none" w:sz="0" w:space="0" w:color="auto"/>
        <w:bottom w:val="none" w:sz="0" w:space="0" w:color="auto"/>
        <w:right w:val="none" w:sz="0" w:space="0" w:color="auto"/>
      </w:divBdr>
      <w:divsChild>
        <w:div w:id="85463557">
          <w:marLeft w:val="547"/>
          <w:marRight w:val="0"/>
          <w:marTop w:val="130"/>
          <w:marBottom w:val="0"/>
          <w:divBdr>
            <w:top w:val="none" w:sz="0" w:space="0" w:color="auto"/>
            <w:left w:val="none" w:sz="0" w:space="0" w:color="auto"/>
            <w:bottom w:val="none" w:sz="0" w:space="0" w:color="auto"/>
            <w:right w:val="none" w:sz="0" w:space="0" w:color="auto"/>
          </w:divBdr>
        </w:div>
        <w:div w:id="137646225">
          <w:marLeft w:val="1166"/>
          <w:marRight w:val="0"/>
          <w:marTop w:val="115"/>
          <w:marBottom w:val="0"/>
          <w:divBdr>
            <w:top w:val="none" w:sz="0" w:space="0" w:color="auto"/>
            <w:left w:val="none" w:sz="0" w:space="0" w:color="auto"/>
            <w:bottom w:val="none" w:sz="0" w:space="0" w:color="auto"/>
            <w:right w:val="none" w:sz="0" w:space="0" w:color="auto"/>
          </w:divBdr>
        </w:div>
        <w:div w:id="264114354">
          <w:marLeft w:val="1166"/>
          <w:marRight w:val="0"/>
          <w:marTop w:val="115"/>
          <w:marBottom w:val="0"/>
          <w:divBdr>
            <w:top w:val="none" w:sz="0" w:space="0" w:color="auto"/>
            <w:left w:val="none" w:sz="0" w:space="0" w:color="auto"/>
            <w:bottom w:val="none" w:sz="0" w:space="0" w:color="auto"/>
            <w:right w:val="none" w:sz="0" w:space="0" w:color="auto"/>
          </w:divBdr>
        </w:div>
        <w:div w:id="622923198">
          <w:marLeft w:val="1800"/>
          <w:marRight w:val="0"/>
          <w:marTop w:val="96"/>
          <w:marBottom w:val="0"/>
          <w:divBdr>
            <w:top w:val="none" w:sz="0" w:space="0" w:color="auto"/>
            <w:left w:val="none" w:sz="0" w:space="0" w:color="auto"/>
            <w:bottom w:val="none" w:sz="0" w:space="0" w:color="auto"/>
            <w:right w:val="none" w:sz="0" w:space="0" w:color="auto"/>
          </w:divBdr>
        </w:div>
        <w:div w:id="1087851181">
          <w:marLeft w:val="1166"/>
          <w:marRight w:val="0"/>
          <w:marTop w:val="115"/>
          <w:marBottom w:val="0"/>
          <w:divBdr>
            <w:top w:val="none" w:sz="0" w:space="0" w:color="auto"/>
            <w:left w:val="none" w:sz="0" w:space="0" w:color="auto"/>
            <w:bottom w:val="none" w:sz="0" w:space="0" w:color="auto"/>
            <w:right w:val="none" w:sz="0" w:space="0" w:color="auto"/>
          </w:divBdr>
        </w:div>
        <w:div w:id="1405031049">
          <w:marLeft w:val="1166"/>
          <w:marRight w:val="0"/>
          <w:marTop w:val="115"/>
          <w:marBottom w:val="0"/>
          <w:divBdr>
            <w:top w:val="none" w:sz="0" w:space="0" w:color="auto"/>
            <w:left w:val="none" w:sz="0" w:space="0" w:color="auto"/>
            <w:bottom w:val="none" w:sz="0" w:space="0" w:color="auto"/>
            <w:right w:val="none" w:sz="0" w:space="0" w:color="auto"/>
          </w:divBdr>
        </w:div>
        <w:div w:id="1574199174">
          <w:marLeft w:val="1166"/>
          <w:marRight w:val="0"/>
          <w:marTop w:val="115"/>
          <w:marBottom w:val="0"/>
          <w:divBdr>
            <w:top w:val="none" w:sz="0" w:space="0" w:color="auto"/>
            <w:left w:val="none" w:sz="0" w:space="0" w:color="auto"/>
            <w:bottom w:val="none" w:sz="0" w:space="0" w:color="auto"/>
            <w:right w:val="none" w:sz="0" w:space="0" w:color="auto"/>
          </w:divBdr>
        </w:div>
        <w:div w:id="1654987355">
          <w:marLeft w:val="1166"/>
          <w:marRight w:val="0"/>
          <w:marTop w:val="115"/>
          <w:marBottom w:val="0"/>
          <w:divBdr>
            <w:top w:val="none" w:sz="0" w:space="0" w:color="auto"/>
            <w:left w:val="none" w:sz="0" w:space="0" w:color="auto"/>
            <w:bottom w:val="none" w:sz="0" w:space="0" w:color="auto"/>
            <w:right w:val="none" w:sz="0" w:space="0" w:color="auto"/>
          </w:divBdr>
        </w:div>
        <w:div w:id="2126264302">
          <w:marLeft w:val="547"/>
          <w:marRight w:val="0"/>
          <w:marTop w:val="130"/>
          <w:marBottom w:val="0"/>
          <w:divBdr>
            <w:top w:val="none" w:sz="0" w:space="0" w:color="auto"/>
            <w:left w:val="none" w:sz="0" w:space="0" w:color="auto"/>
            <w:bottom w:val="none" w:sz="0" w:space="0" w:color="auto"/>
            <w:right w:val="none" w:sz="0" w:space="0" w:color="auto"/>
          </w:divBdr>
        </w:div>
      </w:divsChild>
    </w:div>
    <w:div w:id="1060323466">
      <w:bodyDiv w:val="1"/>
      <w:marLeft w:val="0"/>
      <w:marRight w:val="0"/>
      <w:marTop w:val="0"/>
      <w:marBottom w:val="0"/>
      <w:divBdr>
        <w:top w:val="none" w:sz="0" w:space="0" w:color="auto"/>
        <w:left w:val="none" w:sz="0" w:space="0" w:color="auto"/>
        <w:bottom w:val="none" w:sz="0" w:space="0" w:color="auto"/>
        <w:right w:val="none" w:sz="0" w:space="0" w:color="auto"/>
      </w:divBdr>
    </w:div>
    <w:div w:id="1060517593">
      <w:bodyDiv w:val="1"/>
      <w:marLeft w:val="0"/>
      <w:marRight w:val="0"/>
      <w:marTop w:val="0"/>
      <w:marBottom w:val="0"/>
      <w:divBdr>
        <w:top w:val="none" w:sz="0" w:space="0" w:color="auto"/>
        <w:left w:val="none" w:sz="0" w:space="0" w:color="auto"/>
        <w:bottom w:val="none" w:sz="0" w:space="0" w:color="auto"/>
        <w:right w:val="none" w:sz="0" w:space="0" w:color="auto"/>
      </w:divBdr>
    </w:div>
    <w:div w:id="1060982125">
      <w:bodyDiv w:val="1"/>
      <w:marLeft w:val="0"/>
      <w:marRight w:val="0"/>
      <w:marTop w:val="0"/>
      <w:marBottom w:val="0"/>
      <w:divBdr>
        <w:top w:val="none" w:sz="0" w:space="0" w:color="auto"/>
        <w:left w:val="none" w:sz="0" w:space="0" w:color="auto"/>
        <w:bottom w:val="none" w:sz="0" w:space="0" w:color="auto"/>
        <w:right w:val="none" w:sz="0" w:space="0" w:color="auto"/>
      </w:divBdr>
    </w:div>
    <w:div w:id="1062875803">
      <w:bodyDiv w:val="1"/>
      <w:marLeft w:val="0"/>
      <w:marRight w:val="0"/>
      <w:marTop w:val="0"/>
      <w:marBottom w:val="0"/>
      <w:divBdr>
        <w:top w:val="none" w:sz="0" w:space="0" w:color="auto"/>
        <w:left w:val="none" w:sz="0" w:space="0" w:color="auto"/>
        <w:bottom w:val="none" w:sz="0" w:space="0" w:color="auto"/>
        <w:right w:val="none" w:sz="0" w:space="0" w:color="auto"/>
      </w:divBdr>
    </w:div>
    <w:div w:id="1065026865">
      <w:bodyDiv w:val="1"/>
      <w:marLeft w:val="0"/>
      <w:marRight w:val="0"/>
      <w:marTop w:val="0"/>
      <w:marBottom w:val="0"/>
      <w:divBdr>
        <w:top w:val="none" w:sz="0" w:space="0" w:color="auto"/>
        <w:left w:val="none" w:sz="0" w:space="0" w:color="auto"/>
        <w:bottom w:val="none" w:sz="0" w:space="0" w:color="auto"/>
        <w:right w:val="none" w:sz="0" w:space="0" w:color="auto"/>
      </w:divBdr>
    </w:div>
    <w:div w:id="1065420534">
      <w:bodyDiv w:val="1"/>
      <w:marLeft w:val="0"/>
      <w:marRight w:val="0"/>
      <w:marTop w:val="0"/>
      <w:marBottom w:val="0"/>
      <w:divBdr>
        <w:top w:val="none" w:sz="0" w:space="0" w:color="auto"/>
        <w:left w:val="none" w:sz="0" w:space="0" w:color="auto"/>
        <w:bottom w:val="none" w:sz="0" w:space="0" w:color="auto"/>
        <w:right w:val="none" w:sz="0" w:space="0" w:color="auto"/>
      </w:divBdr>
    </w:div>
    <w:div w:id="1067649420">
      <w:bodyDiv w:val="1"/>
      <w:marLeft w:val="0"/>
      <w:marRight w:val="0"/>
      <w:marTop w:val="0"/>
      <w:marBottom w:val="0"/>
      <w:divBdr>
        <w:top w:val="none" w:sz="0" w:space="0" w:color="auto"/>
        <w:left w:val="none" w:sz="0" w:space="0" w:color="auto"/>
        <w:bottom w:val="none" w:sz="0" w:space="0" w:color="auto"/>
        <w:right w:val="none" w:sz="0" w:space="0" w:color="auto"/>
      </w:divBdr>
    </w:div>
    <w:div w:id="1067652474">
      <w:bodyDiv w:val="1"/>
      <w:marLeft w:val="0"/>
      <w:marRight w:val="0"/>
      <w:marTop w:val="0"/>
      <w:marBottom w:val="0"/>
      <w:divBdr>
        <w:top w:val="none" w:sz="0" w:space="0" w:color="auto"/>
        <w:left w:val="none" w:sz="0" w:space="0" w:color="auto"/>
        <w:bottom w:val="none" w:sz="0" w:space="0" w:color="auto"/>
        <w:right w:val="none" w:sz="0" w:space="0" w:color="auto"/>
      </w:divBdr>
    </w:div>
    <w:div w:id="1068380467">
      <w:bodyDiv w:val="1"/>
      <w:marLeft w:val="0"/>
      <w:marRight w:val="0"/>
      <w:marTop w:val="0"/>
      <w:marBottom w:val="0"/>
      <w:divBdr>
        <w:top w:val="none" w:sz="0" w:space="0" w:color="auto"/>
        <w:left w:val="none" w:sz="0" w:space="0" w:color="auto"/>
        <w:bottom w:val="none" w:sz="0" w:space="0" w:color="auto"/>
        <w:right w:val="none" w:sz="0" w:space="0" w:color="auto"/>
      </w:divBdr>
    </w:div>
    <w:div w:id="1069421578">
      <w:bodyDiv w:val="1"/>
      <w:marLeft w:val="0"/>
      <w:marRight w:val="0"/>
      <w:marTop w:val="0"/>
      <w:marBottom w:val="0"/>
      <w:divBdr>
        <w:top w:val="none" w:sz="0" w:space="0" w:color="auto"/>
        <w:left w:val="none" w:sz="0" w:space="0" w:color="auto"/>
        <w:bottom w:val="none" w:sz="0" w:space="0" w:color="auto"/>
        <w:right w:val="none" w:sz="0" w:space="0" w:color="auto"/>
      </w:divBdr>
      <w:divsChild>
        <w:div w:id="1490445748">
          <w:marLeft w:val="0"/>
          <w:marRight w:val="0"/>
          <w:marTop w:val="0"/>
          <w:marBottom w:val="0"/>
          <w:divBdr>
            <w:top w:val="none" w:sz="0" w:space="0" w:color="auto"/>
            <w:left w:val="none" w:sz="0" w:space="0" w:color="auto"/>
            <w:bottom w:val="none" w:sz="0" w:space="0" w:color="auto"/>
            <w:right w:val="none" w:sz="0" w:space="0" w:color="auto"/>
          </w:divBdr>
          <w:divsChild>
            <w:div w:id="1160579846">
              <w:marLeft w:val="0"/>
              <w:marRight w:val="0"/>
              <w:marTop w:val="0"/>
              <w:marBottom w:val="0"/>
              <w:divBdr>
                <w:top w:val="none" w:sz="0" w:space="0" w:color="auto"/>
                <w:left w:val="none" w:sz="0" w:space="0" w:color="auto"/>
                <w:bottom w:val="none" w:sz="0" w:space="0" w:color="auto"/>
                <w:right w:val="none" w:sz="0" w:space="0" w:color="auto"/>
              </w:divBdr>
            </w:div>
            <w:div w:id="1716390461">
              <w:marLeft w:val="0"/>
              <w:marRight w:val="0"/>
              <w:marTop w:val="0"/>
              <w:marBottom w:val="0"/>
              <w:divBdr>
                <w:top w:val="none" w:sz="0" w:space="0" w:color="auto"/>
                <w:left w:val="none" w:sz="0" w:space="0" w:color="auto"/>
                <w:bottom w:val="none" w:sz="0" w:space="0" w:color="auto"/>
                <w:right w:val="none" w:sz="0" w:space="0" w:color="auto"/>
              </w:divBdr>
            </w:div>
            <w:div w:id="1861508962">
              <w:marLeft w:val="0"/>
              <w:marRight w:val="0"/>
              <w:marTop w:val="0"/>
              <w:marBottom w:val="0"/>
              <w:divBdr>
                <w:top w:val="none" w:sz="0" w:space="0" w:color="auto"/>
                <w:left w:val="none" w:sz="0" w:space="0" w:color="auto"/>
                <w:bottom w:val="none" w:sz="0" w:space="0" w:color="auto"/>
                <w:right w:val="none" w:sz="0" w:space="0" w:color="auto"/>
              </w:divBdr>
            </w:div>
            <w:div w:id="1864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52082">
      <w:bodyDiv w:val="1"/>
      <w:marLeft w:val="0"/>
      <w:marRight w:val="0"/>
      <w:marTop w:val="0"/>
      <w:marBottom w:val="0"/>
      <w:divBdr>
        <w:top w:val="none" w:sz="0" w:space="0" w:color="auto"/>
        <w:left w:val="none" w:sz="0" w:space="0" w:color="auto"/>
        <w:bottom w:val="none" w:sz="0" w:space="0" w:color="auto"/>
        <w:right w:val="none" w:sz="0" w:space="0" w:color="auto"/>
      </w:divBdr>
      <w:divsChild>
        <w:div w:id="5446935">
          <w:marLeft w:val="1166"/>
          <w:marRight w:val="0"/>
          <w:marTop w:val="106"/>
          <w:marBottom w:val="0"/>
          <w:divBdr>
            <w:top w:val="none" w:sz="0" w:space="0" w:color="auto"/>
            <w:left w:val="none" w:sz="0" w:space="0" w:color="auto"/>
            <w:bottom w:val="none" w:sz="0" w:space="0" w:color="auto"/>
            <w:right w:val="none" w:sz="0" w:space="0" w:color="auto"/>
          </w:divBdr>
        </w:div>
        <w:div w:id="427240505">
          <w:marLeft w:val="1166"/>
          <w:marRight w:val="0"/>
          <w:marTop w:val="106"/>
          <w:marBottom w:val="0"/>
          <w:divBdr>
            <w:top w:val="none" w:sz="0" w:space="0" w:color="auto"/>
            <w:left w:val="none" w:sz="0" w:space="0" w:color="auto"/>
            <w:bottom w:val="none" w:sz="0" w:space="0" w:color="auto"/>
            <w:right w:val="none" w:sz="0" w:space="0" w:color="auto"/>
          </w:divBdr>
        </w:div>
        <w:div w:id="527524799">
          <w:marLeft w:val="547"/>
          <w:marRight w:val="0"/>
          <w:marTop w:val="120"/>
          <w:marBottom w:val="0"/>
          <w:divBdr>
            <w:top w:val="none" w:sz="0" w:space="0" w:color="auto"/>
            <w:left w:val="none" w:sz="0" w:space="0" w:color="auto"/>
            <w:bottom w:val="none" w:sz="0" w:space="0" w:color="auto"/>
            <w:right w:val="none" w:sz="0" w:space="0" w:color="auto"/>
          </w:divBdr>
        </w:div>
        <w:div w:id="649986727">
          <w:marLeft w:val="1166"/>
          <w:marRight w:val="0"/>
          <w:marTop w:val="106"/>
          <w:marBottom w:val="0"/>
          <w:divBdr>
            <w:top w:val="none" w:sz="0" w:space="0" w:color="auto"/>
            <w:left w:val="none" w:sz="0" w:space="0" w:color="auto"/>
            <w:bottom w:val="none" w:sz="0" w:space="0" w:color="auto"/>
            <w:right w:val="none" w:sz="0" w:space="0" w:color="auto"/>
          </w:divBdr>
        </w:div>
        <w:div w:id="654721331">
          <w:marLeft w:val="1166"/>
          <w:marRight w:val="0"/>
          <w:marTop w:val="106"/>
          <w:marBottom w:val="0"/>
          <w:divBdr>
            <w:top w:val="none" w:sz="0" w:space="0" w:color="auto"/>
            <w:left w:val="none" w:sz="0" w:space="0" w:color="auto"/>
            <w:bottom w:val="none" w:sz="0" w:space="0" w:color="auto"/>
            <w:right w:val="none" w:sz="0" w:space="0" w:color="auto"/>
          </w:divBdr>
        </w:div>
        <w:div w:id="755250249">
          <w:marLeft w:val="1800"/>
          <w:marRight w:val="0"/>
          <w:marTop w:val="91"/>
          <w:marBottom w:val="0"/>
          <w:divBdr>
            <w:top w:val="none" w:sz="0" w:space="0" w:color="auto"/>
            <w:left w:val="none" w:sz="0" w:space="0" w:color="auto"/>
            <w:bottom w:val="none" w:sz="0" w:space="0" w:color="auto"/>
            <w:right w:val="none" w:sz="0" w:space="0" w:color="auto"/>
          </w:divBdr>
        </w:div>
        <w:div w:id="1253705126">
          <w:marLeft w:val="1166"/>
          <w:marRight w:val="0"/>
          <w:marTop w:val="106"/>
          <w:marBottom w:val="0"/>
          <w:divBdr>
            <w:top w:val="none" w:sz="0" w:space="0" w:color="auto"/>
            <w:left w:val="none" w:sz="0" w:space="0" w:color="auto"/>
            <w:bottom w:val="none" w:sz="0" w:space="0" w:color="auto"/>
            <w:right w:val="none" w:sz="0" w:space="0" w:color="auto"/>
          </w:divBdr>
        </w:div>
        <w:div w:id="1342393971">
          <w:marLeft w:val="1800"/>
          <w:marRight w:val="0"/>
          <w:marTop w:val="91"/>
          <w:marBottom w:val="0"/>
          <w:divBdr>
            <w:top w:val="none" w:sz="0" w:space="0" w:color="auto"/>
            <w:left w:val="none" w:sz="0" w:space="0" w:color="auto"/>
            <w:bottom w:val="none" w:sz="0" w:space="0" w:color="auto"/>
            <w:right w:val="none" w:sz="0" w:space="0" w:color="auto"/>
          </w:divBdr>
        </w:div>
        <w:div w:id="1401293592">
          <w:marLeft w:val="1800"/>
          <w:marRight w:val="0"/>
          <w:marTop w:val="91"/>
          <w:marBottom w:val="0"/>
          <w:divBdr>
            <w:top w:val="none" w:sz="0" w:space="0" w:color="auto"/>
            <w:left w:val="none" w:sz="0" w:space="0" w:color="auto"/>
            <w:bottom w:val="none" w:sz="0" w:space="0" w:color="auto"/>
            <w:right w:val="none" w:sz="0" w:space="0" w:color="auto"/>
          </w:divBdr>
        </w:div>
        <w:div w:id="1942832938">
          <w:marLeft w:val="1800"/>
          <w:marRight w:val="0"/>
          <w:marTop w:val="91"/>
          <w:marBottom w:val="0"/>
          <w:divBdr>
            <w:top w:val="none" w:sz="0" w:space="0" w:color="auto"/>
            <w:left w:val="none" w:sz="0" w:space="0" w:color="auto"/>
            <w:bottom w:val="none" w:sz="0" w:space="0" w:color="auto"/>
            <w:right w:val="none" w:sz="0" w:space="0" w:color="auto"/>
          </w:divBdr>
        </w:div>
        <w:div w:id="2124106665">
          <w:marLeft w:val="1800"/>
          <w:marRight w:val="0"/>
          <w:marTop w:val="91"/>
          <w:marBottom w:val="0"/>
          <w:divBdr>
            <w:top w:val="none" w:sz="0" w:space="0" w:color="auto"/>
            <w:left w:val="none" w:sz="0" w:space="0" w:color="auto"/>
            <w:bottom w:val="none" w:sz="0" w:space="0" w:color="auto"/>
            <w:right w:val="none" w:sz="0" w:space="0" w:color="auto"/>
          </w:divBdr>
        </w:div>
      </w:divsChild>
    </w:div>
    <w:div w:id="1071266992">
      <w:bodyDiv w:val="1"/>
      <w:marLeft w:val="0"/>
      <w:marRight w:val="0"/>
      <w:marTop w:val="0"/>
      <w:marBottom w:val="0"/>
      <w:divBdr>
        <w:top w:val="none" w:sz="0" w:space="0" w:color="auto"/>
        <w:left w:val="none" w:sz="0" w:space="0" w:color="auto"/>
        <w:bottom w:val="none" w:sz="0" w:space="0" w:color="auto"/>
        <w:right w:val="none" w:sz="0" w:space="0" w:color="auto"/>
      </w:divBdr>
    </w:div>
    <w:div w:id="1072235869">
      <w:bodyDiv w:val="1"/>
      <w:marLeft w:val="0"/>
      <w:marRight w:val="0"/>
      <w:marTop w:val="0"/>
      <w:marBottom w:val="0"/>
      <w:divBdr>
        <w:top w:val="none" w:sz="0" w:space="0" w:color="auto"/>
        <w:left w:val="none" w:sz="0" w:space="0" w:color="auto"/>
        <w:bottom w:val="none" w:sz="0" w:space="0" w:color="auto"/>
        <w:right w:val="none" w:sz="0" w:space="0" w:color="auto"/>
      </w:divBdr>
      <w:divsChild>
        <w:div w:id="166285909">
          <w:marLeft w:val="1800"/>
          <w:marRight w:val="0"/>
          <w:marTop w:val="96"/>
          <w:marBottom w:val="0"/>
          <w:divBdr>
            <w:top w:val="none" w:sz="0" w:space="0" w:color="auto"/>
            <w:left w:val="none" w:sz="0" w:space="0" w:color="auto"/>
            <w:bottom w:val="none" w:sz="0" w:space="0" w:color="auto"/>
            <w:right w:val="none" w:sz="0" w:space="0" w:color="auto"/>
          </w:divBdr>
        </w:div>
        <w:div w:id="472328589">
          <w:marLeft w:val="1166"/>
          <w:marRight w:val="0"/>
          <w:marTop w:val="115"/>
          <w:marBottom w:val="0"/>
          <w:divBdr>
            <w:top w:val="none" w:sz="0" w:space="0" w:color="auto"/>
            <w:left w:val="none" w:sz="0" w:space="0" w:color="auto"/>
            <w:bottom w:val="none" w:sz="0" w:space="0" w:color="auto"/>
            <w:right w:val="none" w:sz="0" w:space="0" w:color="auto"/>
          </w:divBdr>
        </w:div>
        <w:div w:id="486633742">
          <w:marLeft w:val="2520"/>
          <w:marRight w:val="0"/>
          <w:marTop w:val="77"/>
          <w:marBottom w:val="0"/>
          <w:divBdr>
            <w:top w:val="none" w:sz="0" w:space="0" w:color="auto"/>
            <w:left w:val="none" w:sz="0" w:space="0" w:color="auto"/>
            <w:bottom w:val="none" w:sz="0" w:space="0" w:color="auto"/>
            <w:right w:val="none" w:sz="0" w:space="0" w:color="auto"/>
          </w:divBdr>
        </w:div>
        <w:div w:id="638414863">
          <w:marLeft w:val="547"/>
          <w:marRight w:val="0"/>
          <w:marTop w:val="130"/>
          <w:marBottom w:val="0"/>
          <w:divBdr>
            <w:top w:val="none" w:sz="0" w:space="0" w:color="auto"/>
            <w:left w:val="none" w:sz="0" w:space="0" w:color="auto"/>
            <w:bottom w:val="none" w:sz="0" w:space="0" w:color="auto"/>
            <w:right w:val="none" w:sz="0" w:space="0" w:color="auto"/>
          </w:divBdr>
        </w:div>
        <w:div w:id="733161703">
          <w:marLeft w:val="1800"/>
          <w:marRight w:val="0"/>
          <w:marTop w:val="96"/>
          <w:marBottom w:val="0"/>
          <w:divBdr>
            <w:top w:val="none" w:sz="0" w:space="0" w:color="auto"/>
            <w:left w:val="none" w:sz="0" w:space="0" w:color="auto"/>
            <w:bottom w:val="none" w:sz="0" w:space="0" w:color="auto"/>
            <w:right w:val="none" w:sz="0" w:space="0" w:color="auto"/>
          </w:divBdr>
        </w:div>
        <w:div w:id="2106531650">
          <w:marLeft w:val="1166"/>
          <w:marRight w:val="0"/>
          <w:marTop w:val="115"/>
          <w:marBottom w:val="0"/>
          <w:divBdr>
            <w:top w:val="none" w:sz="0" w:space="0" w:color="auto"/>
            <w:left w:val="none" w:sz="0" w:space="0" w:color="auto"/>
            <w:bottom w:val="none" w:sz="0" w:space="0" w:color="auto"/>
            <w:right w:val="none" w:sz="0" w:space="0" w:color="auto"/>
          </w:divBdr>
        </w:div>
      </w:divsChild>
    </w:div>
    <w:div w:id="1073164798">
      <w:bodyDiv w:val="1"/>
      <w:marLeft w:val="0"/>
      <w:marRight w:val="0"/>
      <w:marTop w:val="0"/>
      <w:marBottom w:val="0"/>
      <w:divBdr>
        <w:top w:val="none" w:sz="0" w:space="0" w:color="auto"/>
        <w:left w:val="none" w:sz="0" w:space="0" w:color="auto"/>
        <w:bottom w:val="none" w:sz="0" w:space="0" w:color="auto"/>
        <w:right w:val="none" w:sz="0" w:space="0" w:color="auto"/>
      </w:divBdr>
    </w:div>
    <w:div w:id="1074622533">
      <w:bodyDiv w:val="1"/>
      <w:marLeft w:val="0"/>
      <w:marRight w:val="0"/>
      <w:marTop w:val="0"/>
      <w:marBottom w:val="0"/>
      <w:divBdr>
        <w:top w:val="none" w:sz="0" w:space="0" w:color="auto"/>
        <w:left w:val="none" w:sz="0" w:space="0" w:color="auto"/>
        <w:bottom w:val="none" w:sz="0" w:space="0" w:color="auto"/>
        <w:right w:val="none" w:sz="0" w:space="0" w:color="auto"/>
      </w:divBdr>
    </w:div>
    <w:div w:id="1074743191">
      <w:bodyDiv w:val="1"/>
      <w:marLeft w:val="0"/>
      <w:marRight w:val="0"/>
      <w:marTop w:val="0"/>
      <w:marBottom w:val="0"/>
      <w:divBdr>
        <w:top w:val="none" w:sz="0" w:space="0" w:color="auto"/>
        <w:left w:val="none" w:sz="0" w:space="0" w:color="auto"/>
        <w:bottom w:val="none" w:sz="0" w:space="0" w:color="auto"/>
        <w:right w:val="none" w:sz="0" w:space="0" w:color="auto"/>
      </w:divBdr>
    </w:div>
    <w:div w:id="1075662980">
      <w:bodyDiv w:val="1"/>
      <w:marLeft w:val="0"/>
      <w:marRight w:val="0"/>
      <w:marTop w:val="0"/>
      <w:marBottom w:val="0"/>
      <w:divBdr>
        <w:top w:val="none" w:sz="0" w:space="0" w:color="auto"/>
        <w:left w:val="none" w:sz="0" w:space="0" w:color="auto"/>
        <w:bottom w:val="none" w:sz="0" w:space="0" w:color="auto"/>
        <w:right w:val="none" w:sz="0" w:space="0" w:color="auto"/>
      </w:divBdr>
    </w:div>
    <w:div w:id="1076131560">
      <w:bodyDiv w:val="1"/>
      <w:marLeft w:val="0"/>
      <w:marRight w:val="0"/>
      <w:marTop w:val="0"/>
      <w:marBottom w:val="0"/>
      <w:divBdr>
        <w:top w:val="none" w:sz="0" w:space="0" w:color="auto"/>
        <w:left w:val="none" w:sz="0" w:space="0" w:color="auto"/>
        <w:bottom w:val="none" w:sz="0" w:space="0" w:color="auto"/>
        <w:right w:val="none" w:sz="0" w:space="0" w:color="auto"/>
      </w:divBdr>
      <w:divsChild>
        <w:div w:id="294336189">
          <w:marLeft w:val="547"/>
          <w:marRight w:val="0"/>
          <w:marTop w:val="134"/>
          <w:marBottom w:val="0"/>
          <w:divBdr>
            <w:top w:val="none" w:sz="0" w:space="0" w:color="auto"/>
            <w:left w:val="none" w:sz="0" w:space="0" w:color="auto"/>
            <w:bottom w:val="none" w:sz="0" w:space="0" w:color="auto"/>
            <w:right w:val="none" w:sz="0" w:space="0" w:color="auto"/>
          </w:divBdr>
        </w:div>
        <w:div w:id="712073503">
          <w:marLeft w:val="1166"/>
          <w:marRight w:val="0"/>
          <w:marTop w:val="115"/>
          <w:marBottom w:val="0"/>
          <w:divBdr>
            <w:top w:val="none" w:sz="0" w:space="0" w:color="auto"/>
            <w:left w:val="none" w:sz="0" w:space="0" w:color="auto"/>
            <w:bottom w:val="none" w:sz="0" w:space="0" w:color="auto"/>
            <w:right w:val="none" w:sz="0" w:space="0" w:color="auto"/>
          </w:divBdr>
        </w:div>
        <w:div w:id="979654460">
          <w:marLeft w:val="1166"/>
          <w:marRight w:val="0"/>
          <w:marTop w:val="115"/>
          <w:marBottom w:val="0"/>
          <w:divBdr>
            <w:top w:val="none" w:sz="0" w:space="0" w:color="auto"/>
            <w:left w:val="none" w:sz="0" w:space="0" w:color="auto"/>
            <w:bottom w:val="none" w:sz="0" w:space="0" w:color="auto"/>
            <w:right w:val="none" w:sz="0" w:space="0" w:color="auto"/>
          </w:divBdr>
        </w:div>
        <w:div w:id="1993557632">
          <w:marLeft w:val="1166"/>
          <w:marRight w:val="0"/>
          <w:marTop w:val="115"/>
          <w:marBottom w:val="0"/>
          <w:divBdr>
            <w:top w:val="none" w:sz="0" w:space="0" w:color="auto"/>
            <w:left w:val="none" w:sz="0" w:space="0" w:color="auto"/>
            <w:bottom w:val="none" w:sz="0" w:space="0" w:color="auto"/>
            <w:right w:val="none" w:sz="0" w:space="0" w:color="auto"/>
          </w:divBdr>
        </w:div>
      </w:divsChild>
    </w:div>
    <w:div w:id="1076587701">
      <w:bodyDiv w:val="1"/>
      <w:marLeft w:val="0"/>
      <w:marRight w:val="0"/>
      <w:marTop w:val="0"/>
      <w:marBottom w:val="0"/>
      <w:divBdr>
        <w:top w:val="none" w:sz="0" w:space="0" w:color="auto"/>
        <w:left w:val="none" w:sz="0" w:space="0" w:color="auto"/>
        <w:bottom w:val="none" w:sz="0" w:space="0" w:color="auto"/>
        <w:right w:val="none" w:sz="0" w:space="0" w:color="auto"/>
      </w:divBdr>
      <w:divsChild>
        <w:div w:id="1481580683">
          <w:marLeft w:val="547"/>
          <w:marRight w:val="0"/>
          <w:marTop w:val="154"/>
          <w:marBottom w:val="0"/>
          <w:divBdr>
            <w:top w:val="none" w:sz="0" w:space="0" w:color="auto"/>
            <w:left w:val="none" w:sz="0" w:space="0" w:color="auto"/>
            <w:bottom w:val="none" w:sz="0" w:space="0" w:color="auto"/>
            <w:right w:val="none" w:sz="0" w:space="0" w:color="auto"/>
          </w:divBdr>
        </w:div>
        <w:div w:id="1497379051">
          <w:marLeft w:val="547"/>
          <w:marRight w:val="0"/>
          <w:marTop w:val="154"/>
          <w:marBottom w:val="0"/>
          <w:divBdr>
            <w:top w:val="none" w:sz="0" w:space="0" w:color="auto"/>
            <w:left w:val="none" w:sz="0" w:space="0" w:color="auto"/>
            <w:bottom w:val="none" w:sz="0" w:space="0" w:color="auto"/>
            <w:right w:val="none" w:sz="0" w:space="0" w:color="auto"/>
          </w:divBdr>
        </w:div>
        <w:div w:id="2043093099">
          <w:marLeft w:val="547"/>
          <w:marRight w:val="0"/>
          <w:marTop w:val="154"/>
          <w:marBottom w:val="0"/>
          <w:divBdr>
            <w:top w:val="none" w:sz="0" w:space="0" w:color="auto"/>
            <w:left w:val="none" w:sz="0" w:space="0" w:color="auto"/>
            <w:bottom w:val="none" w:sz="0" w:space="0" w:color="auto"/>
            <w:right w:val="none" w:sz="0" w:space="0" w:color="auto"/>
          </w:divBdr>
        </w:div>
      </w:divsChild>
    </w:div>
    <w:div w:id="1077285440">
      <w:bodyDiv w:val="1"/>
      <w:marLeft w:val="0"/>
      <w:marRight w:val="0"/>
      <w:marTop w:val="0"/>
      <w:marBottom w:val="0"/>
      <w:divBdr>
        <w:top w:val="none" w:sz="0" w:space="0" w:color="auto"/>
        <w:left w:val="none" w:sz="0" w:space="0" w:color="auto"/>
        <w:bottom w:val="none" w:sz="0" w:space="0" w:color="auto"/>
        <w:right w:val="none" w:sz="0" w:space="0" w:color="auto"/>
      </w:divBdr>
      <w:divsChild>
        <w:div w:id="309677620">
          <w:marLeft w:val="2866"/>
          <w:marRight w:val="0"/>
          <w:marTop w:val="60"/>
          <w:marBottom w:val="0"/>
          <w:divBdr>
            <w:top w:val="none" w:sz="0" w:space="0" w:color="auto"/>
            <w:left w:val="none" w:sz="0" w:space="0" w:color="auto"/>
            <w:bottom w:val="none" w:sz="0" w:space="0" w:color="auto"/>
            <w:right w:val="none" w:sz="0" w:space="0" w:color="auto"/>
          </w:divBdr>
        </w:div>
        <w:div w:id="342709264">
          <w:marLeft w:val="2866"/>
          <w:marRight w:val="0"/>
          <w:marTop w:val="60"/>
          <w:marBottom w:val="0"/>
          <w:divBdr>
            <w:top w:val="none" w:sz="0" w:space="0" w:color="auto"/>
            <w:left w:val="none" w:sz="0" w:space="0" w:color="auto"/>
            <w:bottom w:val="none" w:sz="0" w:space="0" w:color="auto"/>
            <w:right w:val="none" w:sz="0" w:space="0" w:color="auto"/>
          </w:divBdr>
        </w:div>
        <w:div w:id="388237408">
          <w:marLeft w:val="1426"/>
          <w:marRight w:val="0"/>
          <w:marTop w:val="60"/>
          <w:marBottom w:val="0"/>
          <w:divBdr>
            <w:top w:val="none" w:sz="0" w:space="0" w:color="auto"/>
            <w:left w:val="none" w:sz="0" w:space="0" w:color="auto"/>
            <w:bottom w:val="none" w:sz="0" w:space="0" w:color="auto"/>
            <w:right w:val="none" w:sz="0" w:space="0" w:color="auto"/>
          </w:divBdr>
        </w:div>
        <w:div w:id="422918498">
          <w:marLeft w:val="1426"/>
          <w:marRight w:val="0"/>
          <w:marTop w:val="60"/>
          <w:marBottom w:val="0"/>
          <w:divBdr>
            <w:top w:val="none" w:sz="0" w:space="0" w:color="auto"/>
            <w:left w:val="none" w:sz="0" w:space="0" w:color="auto"/>
            <w:bottom w:val="none" w:sz="0" w:space="0" w:color="auto"/>
            <w:right w:val="none" w:sz="0" w:space="0" w:color="auto"/>
          </w:divBdr>
        </w:div>
        <w:div w:id="951666791">
          <w:marLeft w:val="2146"/>
          <w:marRight w:val="0"/>
          <w:marTop w:val="60"/>
          <w:marBottom w:val="0"/>
          <w:divBdr>
            <w:top w:val="none" w:sz="0" w:space="0" w:color="auto"/>
            <w:left w:val="none" w:sz="0" w:space="0" w:color="auto"/>
            <w:bottom w:val="none" w:sz="0" w:space="0" w:color="auto"/>
            <w:right w:val="none" w:sz="0" w:space="0" w:color="auto"/>
          </w:divBdr>
        </w:div>
        <w:div w:id="1114904131">
          <w:marLeft w:val="533"/>
          <w:marRight w:val="0"/>
          <w:marTop w:val="60"/>
          <w:marBottom w:val="0"/>
          <w:divBdr>
            <w:top w:val="none" w:sz="0" w:space="0" w:color="auto"/>
            <w:left w:val="none" w:sz="0" w:space="0" w:color="auto"/>
            <w:bottom w:val="none" w:sz="0" w:space="0" w:color="auto"/>
            <w:right w:val="none" w:sz="0" w:space="0" w:color="auto"/>
          </w:divBdr>
        </w:div>
        <w:div w:id="1400710260">
          <w:marLeft w:val="2866"/>
          <w:marRight w:val="0"/>
          <w:marTop w:val="60"/>
          <w:marBottom w:val="0"/>
          <w:divBdr>
            <w:top w:val="none" w:sz="0" w:space="0" w:color="auto"/>
            <w:left w:val="none" w:sz="0" w:space="0" w:color="auto"/>
            <w:bottom w:val="none" w:sz="0" w:space="0" w:color="auto"/>
            <w:right w:val="none" w:sz="0" w:space="0" w:color="auto"/>
          </w:divBdr>
        </w:div>
        <w:div w:id="1572084999">
          <w:marLeft w:val="2866"/>
          <w:marRight w:val="0"/>
          <w:marTop w:val="60"/>
          <w:marBottom w:val="0"/>
          <w:divBdr>
            <w:top w:val="none" w:sz="0" w:space="0" w:color="auto"/>
            <w:left w:val="none" w:sz="0" w:space="0" w:color="auto"/>
            <w:bottom w:val="none" w:sz="0" w:space="0" w:color="auto"/>
            <w:right w:val="none" w:sz="0" w:space="0" w:color="auto"/>
          </w:divBdr>
        </w:div>
        <w:div w:id="2028634092">
          <w:marLeft w:val="2866"/>
          <w:marRight w:val="0"/>
          <w:marTop w:val="60"/>
          <w:marBottom w:val="0"/>
          <w:divBdr>
            <w:top w:val="none" w:sz="0" w:space="0" w:color="auto"/>
            <w:left w:val="none" w:sz="0" w:space="0" w:color="auto"/>
            <w:bottom w:val="none" w:sz="0" w:space="0" w:color="auto"/>
            <w:right w:val="none" w:sz="0" w:space="0" w:color="auto"/>
          </w:divBdr>
        </w:div>
      </w:divsChild>
    </w:div>
    <w:div w:id="1077828708">
      <w:bodyDiv w:val="1"/>
      <w:marLeft w:val="0"/>
      <w:marRight w:val="0"/>
      <w:marTop w:val="0"/>
      <w:marBottom w:val="0"/>
      <w:divBdr>
        <w:top w:val="none" w:sz="0" w:space="0" w:color="auto"/>
        <w:left w:val="none" w:sz="0" w:space="0" w:color="auto"/>
        <w:bottom w:val="none" w:sz="0" w:space="0" w:color="auto"/>
        <w:right w:val="none" w:sz="0" w:space="0" w:color="auto"/>
      </w:divBdr>
    </w:div>
    <w:div w:id="1078097244">
      <w:bodyDiv w:val="1"/>
      <w:marLeft w:val="0"/>
      <w:marRight w:val="0"/>
      <w:marTop w:val="0"/>
      <w:marBottom w:val="0"/>
      <w:divBdr>
        <w:top w:val="none" w:sz="0" w:space="0" w:color="auto"/>
        <w:left w:val="none" w:sz="0" w:space="0" w:color="auto"/>
        <w:bottom w:val="none" w:sz="0" w:space="0" w:color="auto"/>
        <w:right w:val="none" w:sz="0" w:space="0" w:color="auto"/>
      </w:divBdr>
    </w:div>
    <w:div w:id="1080058096">
      <w:bodyDiv w:val="1"/>
      <w:marLeft w:val="0"/>
      <w:marRight w:val="0"/>
      <w:marTop w:val="0"/>
      <w:marBottom w:val="0"/>
      <w:divBdr>
        <w:top w:val="none" w:sz="0" w:space="0" w:color="auto"/>
        <w:left w:val="none" w:sz="0" w:space="0" w:color="auto"/>
        <w:bottom w:val="none" w:sz="0" w:space="0" w:color="auto"/>
        <w:right w:val="none" w:sz="0" w:space="0" w:color="auto"/>
      </w:divBdr>
    </w:div>
    <w:div w:id="1082146903">
      <w:bodyDiv w:val="1"/>
      <w:marLeft w:val="0"/>
      <w:marRight w:val="0"/>
      <w:marTop w:val="0"/>
      <w:marBottom w:val="0"/>
      <w:divBdr>
        <w:top w:val="none" w:sz="0" w:space="0" w:color="auto"/>
        <w:left w:val="none" w:sz="0" w:space="0" w:color="auto"/>
        <w:bottom w:val="none" w:sz="0" w:space="0" w:color="auto"/>
        <w:right w:val="none" w:sz="0" w:space="0" w:color="auto"/>
      </w:divBdr>
      <w:divsChild>
        <w:div w:id="383606329">
          <w:marLeft w:val="1166"/>
          <w:marRight w:val="0"/>
          <w:marTop w:val="86"/>
          <w:marBottom w:val="0"/>
          <w:divBdr>
            <w:top w:val="none" w:sz="0" w:space="0" w:color="auto"/>
            <w:left w:val="none" w:sz="0" w:space="0" w:color="auto"/>
            <w:bottom w:val="none" w:sz="0" w:space="0" w:color="auto"/>
            <w:right w:val="none" w:sz="0" w:space="0" w:color="auto"/>
          </w:divBdr>
        </w:div>
        <w:div w:id="484593224">
          <w:marLeft w:val="1800"/>
          <w:marRight w:val="0"/>
          <w:marTop w:val="67"/>
          <w:marBottom w:val="0"/>
          <w:divBdr>
            <w:top w:val="none" w:sz="0" w:space="0" w:color="auto"/>
            <w:left w:val="none" w:sz="0" w:space="0" w:color="auto"/>
            <w:bottom w:val="none" w:sz="0" w:space="0" w:color="auto"/>
            <w:right w:val="none" w:sz="0" w:space="0" w:color="auto"/>
          </w:divBdr>
        </w:div>
        <w:div w:id="749160975">
          <w:marLeft w:val="1166"/>
          <w:marRight w:val="0"/>
          <w:marTop w:val="86"/>
          <w:marBottom w:val="0"/>
          <w:divBdr>
            <w:top w:val="none" w:sz="0" w:space="0" w:color="auto"/>
            <w:left w:val="none" w:sz="0" w:space="0" w:color="auto"/>
            <w:bottom w:val="none" w:sz="0" w:space="0" w:color="auto"/>
            <w:right w:val="none" w:sz="0" w:space="0" w:color="auto"/>
          </w:divBdr>
        </w:div>
        <w:div w:id="915014808">
          <w:marLeft w:val="1800"/>
          <w:marRight w:val="0"/>
          <w:marTop w:val="67"/>
          <w:marBottom w:val="0"/>
          <w:divBdr>
            <w:top w:val="none" w:sz="0" w:space="0" w:color="auto"/>
            <w:left w:val="none" w:sz="0" w:space="0" w:color="auto"/>
            <w:bottom w:val="none" w:sz="0" w:space="0" w:color="auto"/>
            <w:right w:val="none" w:sz="0" w:space="0" w:color="auto"/>
          </w:divBdr>
        </w:div>
        <w:div w:id="1314291691">
          <w:marLeft w:val="1166"/>
          <w:marRight w:val="0"/>
          <w:marTop w:val="86"/>
          <w:marBottom w:val="0"/>
          <w:divBdr>
            <w:top w:val="none" w:sz="0" w:space="0" w:color="auto"/>
            <w:left w:val="none" w:sz="0" w:space="0" w:color="auto"/>
            <w:bottom w:val="none" w:sz="0" w:space="0" w:color="auto"/>
            <w:right w:val="none" w:sz="0" w:space="0" w:color="auto"/>
          </w:divBdr>
        </w:div>
        <w:div w:id="1473909041">
          <w:marLeft w:val="1800"/>
          <w:marRight w:val="0"/>
          <w:marTop w:val="67"/>
          <w:marBottom w:val="0"/>
          <w:divBdr>
            <w:top w:val="none" w:sz="0" w:space="0" w:color="auto"/>
            <w:left w:val="none" w:sz="0" w:space="0" w:color="auto"/>
            <w:bottom w:val="none" w:sz="0" w:space="0" w:color="auto"/>
            <w:right w:val="none" w:sz="0" w:space="0" w:color="auto"/>
          </w:divBdr>
        </w:div>
        <w:div w:id="1663965914">
          <w:marLeft w:val="1166"/>
          <w:marRight w:val="0"/>
          <w:marTop w:val="86"/>
          <w:marBottom w:val="0"/>
          <w:divBdr>
            <w:top w:val="none" w:sz="0" w:space="0" w:color="auto"/>
            <w:left w:val="none" w:sz="0" w:space="0" w:color="auto"/>
            <w:bottom w:val="none" w:sz="0" w:space="0" w:color="auto"/>
            <w:right w:val="none" w:sz="0" w:space="0" w:color="auto"/>
          </w:divBdr>
        </w:div>
        <w:div w:id="1673339902">
          <w:marLeft w:val="1166"/>
          <w:marRight w:val="0"/>
          <w:marTop w:val="86"/>
          <w:marBottom w:val="0"/>
          <w:divBdr>
            <w:top w:val="none" w:sz="0" w:space="0" w:color="auto"/>
            <w:left w:val="none" w:sz="0" w:space="0" w:color="auto"/>
            <w:bottom w:val="none" w:sz="0" w:space="0" w:color="auto"/>
            <w:right w:val="none" w:sz="0" w:space="0" w:color="auto"/>
          </w:divBdr>
        </w:div>
        <w:div w:id="1688169444">
          <w:marLeft w:val="1166"/>
          <w:marRight w:val="0"/>
          <w:marTop w:val="86"/>
          <w:marBottom w:val="0"/>
          <w:divBdr>
            <w:top w:val="none" w:sz="0" w:space="0" w:color="auto"/>
            <w:left w:val="none" w:sz="0" w:space="0" w:color="auto"/>
            <w:bottom w:val="none" w:sz="0" w:space="0" w:color="auto"/>
            <w:right w:val="none" w:sz="0" w:space="0" w:color="auto"/>
          </w:divBdr>
        </w:div>
        <w:div w:id="1690520856">
          <w:marLeft w:val="547"/>
          <w:marRight w:val="0"/>
          <w:marTop w:val="115"/>
          <w:marBottom w:val="0"/>
          <w:divBdr>
            <w:top w:val="none" w:sz="0" w:space="0" w:color="auto"/>
            <w:left w:val="none" w:sz="0" w:space="0" w:color="auto"/>
            <w:bottom w:val="none" w:sz="0" w:space="0" w:color="auto"/>
            <w:right w:val="none" w:sz="0" w:space="0" w:color="auto"/>
          </w:divBdr>
        </w:div>
        <w:div w:id="1984651479">
          <w:marLeft w:val="1800"/>
          <w:marRight w:val="0"/>
          <w:marTop w:val="67"/>
          <w:marBottom w:val="0"/>
          <w:divBdr>
            <w:top w:val="none" w:sz="0" w:space="0" w:color="auto"/>
            <w:left w:val="none" w:sz="0" w:space="0" w:color="auto"/>
            <w:bottom w:val="none" w:sz="0" w:space="0" w:color="auto"/>
            <w:right w:val="none" w:sz="0" w:space="0" w:color="auto"/>
          </w:divBdr>
        </w:div>
        <w:div w:id="2136018630">
          <w:marLeft w:val="1166"/>
          <w:marRight w:val="0"/>
          <w:marTop w:val="86"/>
          <w:marBottom w:val="0"/>
          <w:divBdr>
            <w:top w:val="none" w:sz="0" w:space="0" w:color="auto"/>
            <w:left w:val="none" w:sz="0" w:space="0" w:color="auto"/>
            <w:bottom w:val="none" w:sz="0" w:space="0" w:color="auto"/>
            <w:right w:val="none" w:sz="0" w:space="0" w:color="auto"/>
          </w:divBdr>
        </w:div>
      </w:divsChild>
    </w:div>
    <w:div w:id="1082264242">
      <w:bodyDiv w:val="1"/>
      <w:marLeft w:val="0"/>
      <w:marRight w:val="0"/>
      <w:marTop w:val="0"/>
      <w:marBottom w:val="0"/>
      <w:divBdr>
        <w:top w:val="none" w:sz="0" w:space="0" w:color="auto"/>
        <w:left w:val="none" w:sz="0" w:space="0" w:color="auto"/>
        <w:bottom w:val="none" w:sz="0" w:space="0" w:color="auto"/>
        <w:right w:val="none" w:sz="0" w:space="0" w:color="auto"/>
      </w:divBdr>
    </w:div>
    <w:div w:id="1083725144">
      <w:bodyDiv w:val="1"/>
      <w:marLeft w:val="0"/>
      <w:marRight w:val="0"/>
      <w:marTop w:val="0"/>
      <w:marBottom w:val="0"/>
      <w:divBdr>
        <w:top w:val="none" w:sz="0" w:space="0" w:color="auto"/>
        <w:left w:val="none" w:sz="0" w:space="0" w:color="auto"/>
        <w:bottom w:val="none" w:sz="0" w:space="0" w:color="auto"/>
        <w:right w:val="none" w:sz="0" w:space="0" w:color="auto"/>
      </w:divBdr>
    </w:div>
    <w:div w:id="1084379113">
      <w:bodyDiv w:val="1"/>
      <w:marLeft w:val="0"/>
      <w:marRight w:val="0"/>
      <w:marTop w:val="0"/>
      <w:marBottom w:val="0"/>
      <w:divBdr>
        <w:top w:val="none" w:sz="0" w:space="0" w:color="auto"/>
        <w:left w:val="none" w:sz="0" w:space="0" w:color="auto"/>
        <w:bottom w:val="none" w:sz="0" w:space="0" w:color="auto"/>
        <w:right w:val="none" w:sz="0" w:space="0" w:color="auto"/>
      </w:divBdr>
    </w:div>
    <w:div w:id="1085033795">
      <w:bodyDiv w:val="1"/>
      <w:marLeft w:val="0"/>
      <w:marRight w:val="0"/>
      <w:marTop w:val="0"/>
      <w:marBottom w:val="0"/>
      <w:divBdr>
        <w:top w:val="none" w:sz="0" w:space="0" w:color="auto"/>
        <w:left w:val="none" w:sz="0" w:space="0" w:color="auto"/>
        <w:bottom w:val="none" w:sz="0" w:space="0" w:color="auto"/>
        <w:right w:val="none" w:sz="0" w:space="0" w:color="auto"/>
      </w:divBdr>
    </w:div>
    <w:div w:id="1085103731">
      <w:bodyDiv w:val="1"/>
      <w:marLeft w:val="0"/>
      <w:marRight w:val="0"/>
      <w:marTop w:val="0"/>
      <w:marBottom w:val="0"/>
      <w:divBdr>
        <w:top w:val="none" w:sz="0" w:space="0" w:color="auto"/>
        <w:left w:val="none" w:sz="0" w:space="0" w:color="auto"/>
        <w:bottom w:val="none" w:sz="0" w:space="0" w:color="auto"/>
        <w:right w:val="none" w:sz="0" w:space="0" w:color="auto"/>
      </w:divBdr>
    </w:div>
    <w:div w:id="1086027891">
      <w:bodyDiv w:val="1"/>
      <w:marLeft w:val="0"/>
      <w:marRight w:val="0"/>
      <w:marTop w:val="0"/>
      <w:marBottom w:val="0"/>
      <w:divBdr>
        <w:top w:val="none" w:sz="0" w:space="0" w:color="auto"/>
        <w:left w:val="none" w:sz="0" w:space="0" w:color="auto"/>
        <w:bottom w:val="none" w:sz="0" w:space="0" w:color="auto"/>
        <w:right w:val="none" w:sz="0" w:space="0" w:color="auto"/>
      </w:divBdr>
    </w:div>
    <w:div w:id="1086145281">
      <w:bodyDiv w:val="1"/>
      <w:marLeft w:val="0"/>
      <w:marRight w:val="0"/>
      <w:marTop w:val="0"/>
      <w:marBottom w:val="0"/>
      <w:divBdr>
        <w:top w:val="none" w:sz="0" w:space="0" w:color="auto"/>
        <w:left w:val="none" w:sz="0" w:space="0" w:color="auto"/>
        <w:bottom w:val="none" w:sz="0" w:space="0" w:color="auto"/>
        <w:right w:val="none" w:sz="0" w:space="0" w:color="auto"/>
      </w:divBdr>
    </w:div>
    <w:div w:id="1086419541">
      <w:bodyDiv w:val="1"/>
      <w:marLeft w:val="0"/>
      <w:marRight w:val="0"/>
      <w:marTop w:val="0"/>
      <w:marBottom w:val="0"/>
      <w:divBdr>
        <w:top w:val="none" w:sz="0" w:space="0" w:color="auto"/>
        <w:left w:val="none" w:sz="0" w:space="0" w:color="auto"/>
        <w:bottom w:val="none" w:sz="0" w:space="0" w:color="auto"/>
        <w:right w:val="none" w:sz="0" w:space="0" w:color="auto"/>
      </w:divBdr>
    </w:div>
    <w:div w:id="1086614278">
      <w:bodyDiv w:val="1"/>
      <w:marLeft w:val="0"/>
      <w:marRight w:val="0"/>
      <w:marTop w:val="0"/>
      <w:marBottom w:val="0"/>
      <w:divBdr>
        <w:top w:val="none" w:sz="0" w:space="0" w:color="auto"/>
        <w:left w:val="none" w:sz="0" w:space="0" w:color="auto"/>
        <w:bottom w:val="none" w:sz="0" w:space="0" w:color="auto"/>
        <w:right w:val="none" w:sz="0" w:space="0" w:color="auto"/>
      </w:divBdr>
      <w:divsChild>
        <w:div w:id="1148279099">
          <w:marLeft w:val="360"/>
          <w:marRight w:val="0"/>
          <w:marTop w:val="200"/>
          <w:marBottom w:val="0"/>
          <w:divBdr>
            <w:top w:val="none" w:sz="0" w:space="0" w:color="auto"/>
            <w:left w:val="none" w:sz="0" w:space="0" w:color="auto"/>
            <w:bottom w:val="none" w:sz="0" w:space="0" w:color="auto"/>
            <w:right w:val="none" w:sz="0" w:space="0" w:color="auto"/>
          </w:divBdr>
        </w:div>
        <w:div w:id="1671561608">
          <w:marLeft w:val="1080"/>
          <w:marRight w:val="0"/>
          <w:marTop w:val="100"/>
          <w:marBottom w:val="0"/>
          <w:divBdr>
            <w:top w:val="none" w:sz="0" w:space="0" w:color="auto"/>
            <w:left w:val="none" w:sz="0" w:space="0" w:color="auto"/>
            <w:bottom w:val="none" w:sz="0" w:space="0" w:color="auto"/>
            <w:right w:val="none" w:sz="0" w:space="0" w:color="auto"/>
          </w:divBdr>
        </w:div>
        <w:div w:id="1835873965">
          <w:marLeft w:val="1080"/>
          <w:marRight w:val="0"/>
          <w:marTop w:val="100"/>
          <w:marBottom w:val="0"/>
          <w:divBdr>
            <w:top w:val="none" w:sz="0" w:space="0" w:color="auto"/>
            <w:left w:val="none" w:sz="0" w:space="0" w:color="auto"/>
            <w:bottom w:val="none" w:sz="0" w:space="0" w:color="auto"/>
            <w:right w:val="none" w:sz="0" w:space="0" w:color="auto"/>
          </w:divBdr>
        </w:div>
      </w:divsChild>
    </w:div>
    <w:div w:id="1087507731">
      <w:bodyDiv w:val="1"/>
      <w:marLeft w:val="0"/>
      <w:marRight w:val="0"/>
      <w:marTop w:val="0"/>
      <w:marBottom w:val="0"/>
      <w:divBdr>
        <w:top w:val="none" w:sz="0" w:space="0" w:color="auto"/>
        <w:left w:val="none" w:sz="0" w:space="0" w:color="auto"/>
        <w:bottom w:val="none" w:sz="0" w:space="0" w:color="auto"/>
        <w:right w:val="none" w:sz="0" w:space="0" w:color="auto"/>
      </w:divBdr>
    </w:div>
    <w:div w:id="1087847888">
      <w:bodyDiv w:val="1"/>
      <w:marLeft w:val="0"/>
      <w:marRight w:val="0"/>
      <w:marTop w:val="0"/>
      <w:marBottom w:val="0"/>
      <w:divBdr>
        <w:top w:val="none" w:sz="0" w:space="0" w:color="auto"/>
        <w:left w:val="none" w:sz="0" w:space="0" w:color="auto"/>
        <w:bottom w:val="none" w:sz="0" w:space="0" w:color="auto"/>
        <w:right w:val="none" w:sz="0" w:space="0" w:color="auto"/>
      </w:divBdr>
      <w:divsChild>
        <w:div w:id="887185593">
          <w:marLeft w:val="547"/>
          <w:marRight w:val="0"/>
          <w:marTop w:val="115"/>
          <w:marBottom w:val="0"/>
          <w:divBdr>
            <w:top w:val="none" w:sz="0" w:space="0" w:color="auto"/>
            <w:left w:val="none" w:sz="0" w:space="0" w:color="auto"/>
            <w:bottom w:val="none" w:sz="0" w:space="0" w:color="auto"/>
            <w:right w:val="none" w:sz="0" w:space="0" w:color="auto"/>
          </w:divBdr>
        </w:div>
        <w:div w:id="2105413681">
          <w:marLeft w:val="547"/>
          <w:marRight w:val="0"/>
          <w:marTop w:val="115"/>
          <w:marBottom w:val="0"/>
          <w:divBdr>
            <w:top w:val="none" w:sz="0" w:space="0" w:color="auto"/>
            <w:left w:val="none" w:sz="0" w:space="0" w:color="auto"/>
            <w:bottom w:val="none" w:sz="0" w:space="0" w:color="auto"/>
            <w:right w:val="none" w:sz="0" w:space="0" w:color="auto"/>
          </w:divBdr>
        </w:div>
      </w:divsChild>
    </w:div>
    <w:div w:id="1088112901">
      <w:bodyDiv w:val="1"/>
      <w:marLeft w:val="0"/>
      <w:marRight w:val="0"/>
      <w:marTop w:val="0"/>
      <w:marBottom w:val="0"/>
      <w:divBdr>
        <w:top w:val="none" w:sz="0" w:space="0" w:color="auto"/>
        <w:left w:val="none" w:sz="0" w:space="0" w:color="auto"/>
        <w:bottom w:val="none" w:sz="0" w:space="0" w:color="auto"/>
        <w:right w:val="none" w:sz="0" w:space="0" w:color="auto"/>
      </w:divBdr>
    </w:div>
    <w:div w:id="1089084517">
      <w:bodyDiv w:val="1"/>
      <w:marLeft w:val="0"/>
      <w:marRight w:val="0"/>
      <w:marTop w:val="0"/>
      <w:marBottom w:val="0"/>
      <w:divBdr>
        <w:top w:val="none" w:sz="0" w:space="0" w:color="auto"/>
        <w:left w:val="none" w:sz="0" w:space="0" w:color="auto"/>
        <w:bottom w:val="none" w:sz="0" w:space="0" w:color="auto"/>
        <w:right w:val="none" w:sz="0" w:space="0" w:color="auto"/>
      </w:divBdr>
    </w:div>
    <w:div w:id="1089086437">
      <w:bodyDiv w:val="1"/>
      <w:marLeft w:val="0"/>
      <w:marRight w:val="0"/>
      <w:marTop w:val="0"/>
      <w:marBottom w:val="0"/>
      <w:divBdr>
        <w:top w:val="none" w:sz="0" w:space="0" w:color="auto"/>
        <w:left w:val="none" w:sz="0" w:space="0" w:color="auto"/>
        <w:bottom w:val="none" w:sz="0" w:space="0" w:color="auto"/>
        <w:right w:val="none" w:sz="0" w:space="0" w:color="auto"/>
      </w:divBdr>
      <w:divsChild>
        <w:div w:id="352611576">
          <w:marLeft w:val="1166"/>
          <w:marRight w:val="0"/>
          <w:marTop w:val="125"/>
          <w:marBottom w:val="0"/>
          <w:divBdr>
            <w:top w:val="none" w:sz="0" w:space="0" w:color="auto"/>
            <w:left w:val="none" w:sz="0" w:space="0" w:color="auto"/>
            <w:bottom w:val="none" w:sz="0" w:space="0" w:color="auto"/>
            <w:right w:val="none" w:sz="0" w:space="0" w:color="auto"/>
          </w:divBdr>
        </w:div>
        <w:div w:id="353383812">
          <w:marLeft w:val="1166"/>
          <w:marRight w:val="0"/>
          <w:marTop w:val="125"/>
          <w:marBottom w:val="0"/>
          <w:divBdr>
            <w:top w:val="none" w:sz="0" w:space="0" w:color="auto"/>
            <w:left w:val="none" w:sz="0" w:space="0" w:color="auto"/>
            <w:bottom w:val="none" w:sz="0" w:space="0" w:color="auto"/>
            <w:right w:val="none" w:sz="0" w:space="0" w:color="auto"/>
          </w:divBdr>
        </w:div>
        <w:div w:id="374162115">
          <w:marLeft w:val="547"/>
          <w:marRight w:val="0"/>
          <w:marTop w:val="144"/>
          <w:marBottom w:val="0"/>
          <w:divBdr>
            <w:top w:val="none" w:sz="0" w:space="0" w:color="auto"/>
            <w:left w:val="none" w:sz="0" w:space="0" w:color="auto"/>
            <w:bottom w:val="none" w:sz="0" w:space="0" w:color="auto"/>
            <w:right w:val="none" w:sz="0" w:space="0" w:color="auto"/>
          </w:divBdr>
        </w:div>
        <w:div w:id="1541165820">
          <w:marLeft w:val="547"/>
          <w:marRight w:val="0"/>
          <w:marTop w:val="144"/>
          <w:marBottom w:val="0"/>
          <w:divBdr>
            <w:top w:val="none" w:sz="0" w:space="0" w:color="auto"/>
            <w:left w:val="none" w:sz="0" w:space="0" w:color="auto"/>
            <w:bottom w:val="none" w:sz="0" w:space="0" w:color="auto"/>
            <w:right w:val="none" w:sz="0" w:space="0" w:color="auto"/>
          </w:divBdr>
        </w:div>
        <w:div w:id="2036998220">
          <w:marLeft w:val="547"/>
          <w:marRight w:val="0"/>
          <w:marTop w:val="144"/>
          <w:marBottom w:val="0"/>
          <w:divBdr>
            <w:top w:val="none" w:sz="0" w:space="0" w:color="auto"/>
            <w:left w:val="none" w:sz="0" w:space="0" w:color="auto"/>
            <w:bottom w:val="none" w:sz="0" w:space="0" w:color="auto"/>
            <w:right w:val="none" w:sz="0" w:space="0" w:color="auto"/>
          </w:divBdr>
        </w:div>
      </w:divsChild>
    </w:div>
    <w:div w:id="1089499336">
      <w:bodyDiv w:val="1"/>
      <w:marLeft w:val="0"/>
      <w:marRight w:val="0"/>
      <w:marTop w:val="0"/>
      <w:marBottom w:val="0"/>
      <w:divBdr>
        <w:top w:val="none" w:sz="0" w:space="0" w:color="auto"/>
        <w:left w:val="none" w:sz="0" w:space="0" w:color="auto"/>
        <w:bottom w:val="none" w:sz="0" w:space="0" w:color="auto"/>
        <w:right w:val="none" w:sz="0" w:space="0" w:color="auto"/>
      </w:divBdr>
      <w:divsChild>
        <w:div w:id="391274611">
          <w:marLeft w:val="1166"/>
          <w:marRight w:val="0"/>
          <w:marTop w:val="125"/>
          <w:marBottom w:val="0"/>
          <w:divBdr>
            <w:top w:val="none" w:sz="0" w:space="0" w:color="auto"/>
            <w:left w:val="none" w:sz="0" w:space="0" w:color="auto"/>
            <w:bottom w:val="none" w:sz="0" w:space="0" w:color="auto"/>
            <w:right w:val="none" w:sz="0" w:space="0" w:color="auto"/>
          </w:divBdr>
        </w:div>
        <w:div w:id="660619794">
          <w:marLeft w:val="1166"/>
          <w:marRight w:val="0"/>
          <w:marTop w:val="125"/>
          <w:marBottom w:val="0"/>
          <w:divBdr>
            <w:top w:val="none" w:sz="0" w:space="0" w:color="auto"/>
            <w:left w:val="none" w:sz="0" w:space="0" w:color="auto"/>
            <w:bottom w:val="none" w:sz="0" w:space="0" w:color="auto"/>
            <w:right w:val="none" w:sz="0" w:space="0" w:color="auto"/>
          </w:divBdr>
        </w:div>
        <w:div w:id="1385444486">
          <w:marLeft w:val="1166"/>
          <w:marRight w:val="0"/>
          <w:marTop w:val="125"/>
          <w:marBottom w:val="0"/>
          <w:divBdr>
            <w:top w:val="none" w:sz="0" w:space="0" w:color="auto"/>
            <w:left w:val="none" w:sz="0" w:space="0" w:color="auto"/>
            <w:bottom w:val="none" w:sz="0" w:space="0" w:color="auto"/>
            <w:right w:val="none" w:sz="0" w:space="0" w:color="auto"/>
          </w:divBdr>
        </w:div>
        <w:div w:id="1413770531">
          <w:marLeft w:val="547"/>
          <w:marRight w:val="0"/>
          <w:marTop w:val="144"/>
          <w:marBottom w:val="0"/>
          <w:divBdr>
            <w:top w:val="none" w:sz="0" w:space="0" w:color="auto"/>
            <w:left w:val="none" w:sz="0" w:space="0" w:color="auto"/>
            <w:bottom w:val="none" w:sz="0" w:space="0" w:color="auto"/>
            <w:right w:val="none" w:sz="0" w:space="0" w:color="auto"/>
          </w:divBdr>
        </w:div>
        <w:div w:id="1833257404">
          <w:marLeft w:val="547"/>
          <w:marRight w:val="0"/>
          <w:marTop w:val="144"/>
          <w:marBottom w:val="0"/>
          <w:divBdr>
            <w:top w:val="none" w:sz="0" w:space="0" w:color="auto"/>
            <w:left w:val="none" w:sz="0" w:space="0" w:color="auto"/>
            <w:bottom w:val="none" w:sz="0" w:space="0" w:color="auto"/>
            <w:right w:val="none" w:sz="0" w:space="0" w:color="auto"/>
          </w:divBdr>
        </w:div>
        <w:div w:id="2091080274">
          <w:marLeft w:val="1166"/>
          <w:marRight w:val="0"/>
          <w:marTop w:val="125"/>
          <w:marBottom w:val="0"/>
          <w:divBdr>
            <w:top w:val="none" w:sz="0" w:space="0" w:color="auto"/>
            <w:left w:val="none" w:sz="0" w:space="0" w:color="auto"/>
            <w:bottom w:val="none" w:sz="0" w:space="0" w:color="auto"/>
            <w:right w:val="none" w:sz="0" w:space="0" w:color="auto"/>
          </w:divBdr>
        </w:div>
      </w:divsChild>
    </w:div>
    <w:div w:id="1090278706">
      <w:bodyDiv w:val="1"/>
      <w:marLeft w:val="0"/>
      <w:marRight w:val="0"/>
      <w:marTop w:val="0"/>
      <w:marBottom w:val="0"/>
      <w:divBdr>
        <w:top w:val="none" w:sz="0" w:space="0" w:color="auto"/>
        <w:left w:val="none" w:sz="0" w:space="0" w:color="auto"/>
        <w:bottom w:val="none" w:sz="0" w:space="0" w:color="auto"/>
        <w:right w:val="none" w:sz="0" w:space="0" w:color="auto"/>
      </w:divBdr>
    </w:div>
    <w:div w:id="1090732602">
      <w:bodyDiv w:val="1"/>
      <w:marLeft w:val="0"/>
      <w:marRight w:val="0"/>
      <w:marTop w:val="0"/>
      <w:marBottom w:val="0"/>
      <w:divBdr>
        <w:top w:val="none" w:sz="0" w:space="0" w:color="auto"/>
        <w:left w:val="none" w:sz="0" w:space="0" w:color="auto"/>
        <w:bottom w:val="none" w:sz="0" w:space="0" w:color="auto"/>
        <w:right w:val="none" w:sz="0" w:space="0" w:color="auto"/>
      </w:divBdr>
    </w:div>
    <w:div w:id="1091775145">
      <w:bodyDiv w:val="1"/>
      <w:marLeft w:val="0"/>
      <w:marRight w:val="0"/>
      <w:marTop w:val="0"/>
      <w:marBottom w:val="0"/>
      <w:divBdr>
        <w:top w:val="none" w:sz="0" w:space="0" w:color="auto"/>
        <w:left w:val="none" w:sz="0" w:space="0" w:color="auto"/>
        <w:bottom w:val="none" w:sz="0" w:space="0" w:color="auto"/>
        <w:right w:val="none" w:sz="0" w:space="0" w:color="auto"/>
      </w:divBdr>
    </w:div>
    <w:div w:id="1093164611">
      <w:bodyDiv w:val="1"/>
      <w:marLeft w:val="0"/>
      <w:marRight w:val="0"/>
      <w:marTop w:val="0"/>
      <w:marBottom w:val="0"/>
      <w:divBdr>
        <w:top w:val="none" w:sz="0" w:space="0" w:color="auto"/>
        <w:left w:val="none" w:sz="0" w:space="0" w:color="auto"/>
        <w:bottom w:val="none" w:sz="0" w:space="0" w:color="auto"/>
        <w:right w:val="none" w:sz="0" w:space="0" w:color="auto"/>
      </w:divBdr>
    </w:div>
    <w:div w:id="1094520140">
      <w:bodyDiv w:val="1"/>
      <w:marLeft w:val="0"/>
      <w:marRight w:val="0"/>
      <w:marTop w:val="0"/>
      <w:marBottom w:val="0"/>
      <w:divBdr>
        <w:top w:val="none" w:sz="0" w:space="0" w:color="auto"/>
        <w:left w:val="none" w:sz="0" w:space="0" w:color="auto"/>
        <w:bottom w:val="none" w:sz="0" w:space="0" w:color="auto"/>
        <w:right w:val="none" w:sz="0" w:space="0" w:color="auto"/>
      </w:divBdr>
    </w:div>
    <w:div w:id="1094785496">
      <w:bodyDiv w:val="1"/>
      <w:marLeft w:val="0"/>
      <w:marRight w:val="0"/>
      <w:marTop w:val="0"/>
      <w:marBottom w:val="0"/>
      <w:divBdr>
        <w:top w:val="none" w:sz="0" w:space="0" w:color="auto"/>
        <w:left w:val="none" w:sz="0" w:space="0" w:color="auto"/>
        <w:bottom w:val="none" w:sz="0" w:space="0" w:color="auto"/>
        <w:right w:val="none" w:sz="0" w:space="0" w:color="auto"/>
      </w:divBdr>
    </w:div>
    <w:div w:id="1096099300">
      <w:bodyDiv w:val="1"/>
      <w:marLeft w:val="0"/>
      <w:marRight w:val="0"/>
      <w:marTop w:val="0"/>
      <w:marBottom w:val="0"/>
      <w:divBdr>
        <w:top w:val="none" w:sz="0" w:space="0" w:color="auto"/>
        <w:left w:val="none" w:sz="0" w:space="0" w:color="auto"/>
        <w:bottom w:val="none" w:sz="0" w:space="0" w:color="auto"/>
        <w:right w:val="none" w:sz="0" w:space="0" w:color="auto"/>
      </w:divBdr>
    </w:div>
    <w:div w:id="1096750694">
      <w:bodyDiv w:val="1"/>
      <w:marLeft w:val="0"/>
      <w:marRight w:val="0"/>
      <w:marTop w:val="0"/>
      <w:marBottom w:val="0"/>
      <w:divBdr>
        <w:top w:val="none" w:sz="0" w:space="0" w:color="auto"/>
        <w:left w:val="none" w:sz="0" w:space="0" w:color="auto"/>
        <w:bottom w:val="none" w:sz="0" w:space="0" w:color="auto"/>
        <w:right w:val="none" w:sz="0" w:space="0" w:color="auto"/>
      </w:divBdr>
      <w:divsChild>
        <w:div w:id="541216504">
          <w:marLeft w:val="547"/>
          <w:marRight w:val="0"/>
          <w:marTop w:val="134"/>
          <w:marBottom w:val="120"/>
          <w:divBdr>
            <w:top w:val="none" w:sz="0" w:space="0" w:color="auto"/>
            <w:left w:val="none" w:sz="0" w:space="0" w:color="auto"/>
            <w:bottom w:val="none" w:sz="0" w:space="0" w:color="auto"/>
            <w:right w:val="none" w:sz="0" w:space="0" w:color="auto"/>
          </w:divBdr>
        </w:div>
        <w:div w:id="1886524939">
          <w:marLeft w:val="547"/>
          <w:marRight w:val="0"/>
          <w:marTop w:val="134"/>
          <w:marBottom w:val="120"/>
          <w:divBdr>
            <w:top w:val="none" w:sz="0" w:space="0" w:color="auto"/>
            <w:left w:val="none" w:sz="0" w:space="0" w:color="auto"/>
            <w:bottom w:val="none" w:sz="0" w:space="0" w:color="auto"/>
            <w:right w:val="none" w:sz="0" w:space="0" w:color="auto"/>
          </w:divBdr>
        </w:div>
      </w:divsChild>
    </w:div>
    <w:div w:id="1097949108">
      <w:bodyDiv w:val="1"/>
      <w:marLeft w:val="0"/>
      <w:marRight w:val="0"/>
      <w:marTop w:val="0"/>
      <w:marBottom w:val="0"/>
      <w:divBdr>
        <w:top w:val="none" w:sz="0" w:space="0" w:color="auto"/>
        <w:left w:val="none" w:sz="0" w:space="0" w:color="auto"/>
        <w:bottom w:val="none" w:sz="0" w:space="0" w:color="auto"/>
        <w:right w:val="none" w:sz="0" w:space="0" w:color="auto"/>
      </w:divBdr>
    </w:div>
    <w:div w:id="1098793154">
      <w:bodyDiv w:val="1"/>
      <w:marLeft w:val="0"/>
      <w:marRight w:val="0"/>
      <w:marTop w:val="0"/>
      <w:marBottom w:val="0"/>
      <w:divBdr>
        <w:top w:val="none" w:sz="0" w:space="0" w:color="auto"/>
        <w:left w:val="none" w:sz="0" w:space="0" w:color="auto"/>
        <w:bottom w:val="none" w:sz="0" w:space="0" w:color="auto"/>
        <w:right w:val="none" w:sz="0" w:space="0" w:color="auto"/>
      </w:divBdr>
    </w:div>
    <w:div w:id="1099251718">
      <w:bodyDiv w:val="1"/>
      <w:marLeft w:val="0"/>
      <w:marRight w:val="0"/>
      <w:marTop w:val="0"/>
      <w:marBottom w:val="0"/>
      <w:divBdr>
        <w:top w:val="none" w:sz="0" w:space="0" w:color="auto"/>
        <w:left w:val="none" w:sz="0" w:space="0" w:color="auto"/>
        <w:bottom w:val="none" w:sz="0" w:space="0" w:color="auto"/>
        <w:right w:val="none" w:sz="0" w:space="0" w:color="auto"/>
      </w:divBdr>
    </w:div>
    <w:div w:id="1100295545">
      <w:bodyDiv w:val="1"/>
      <w:marLeft w:val="0"/>
      <w:marRight w:val="0"/>
      <w:marTop w:val="0"/>
      <w:marBottom w:val="0"/>
      <w:divBdr>
        <w:top w:val="none" w:sz="0" w:space="0" w:color="auto"/>
        <w:left w:val="none" w:sz="0" w:space="0" w:color="auto"/>
        <w:bottom w:val="none" w:sz="0" w:space="0" w:color="auto"/>
        <w:right w:val="none" w:sz="0" w:space="0" w:color="auto"/>
      </w:divBdr>
    </w:div>
    <w:div w:id="1100688271">
      <w:bodyDiv w:val="1"/>
      <w:marLeft w:val="0"/>
      <w:marRight w:val="0"/>
      <w:marTop w:val="0"/>
      <w:marBottom w:val="0"/>
      <w:divBdr>
        <w:top w:val="none" w:sz="0" w:space="0" w:color="auto"/>
        <w:left w:val="none" w:sz="0" w:space="0" w:color="auto"/>
        <w:bottom w:val="none" w:sz="0" w:space="0" w:color="auto"/>
        <w:right w:val="none" w:sz="0" w:space="0" w:color="auto"/>
      </w:divBdr>
    </w:div>
    <w:div w:id="1101291642">
      <w:bodyDiv w:val="1"/>
      <w:marLeft w:val="0"/>
      <w:marRight w:val="0"/>
      <w:marTop w:val="0"/>
      <w:marBottom w:val="0"/>
      <w:divBdr>
        <w:top w:val="none" w:sz="0" w:space="0" w:color="auto"/>
        <w:left w:val="none" w:sz="0" w:space="0" w:color="auto"/>
        <w:bottom w:val="none" w:sz="0" w:space="0" w:color="auto"/>
        <w:right w:val="none" w:sz="0" w:space="0" w:color="auto"/>
      </w:divBdr>
      <w:divsChild>
        <w:div w:id="108856949">
          <w:marLeft w:val="1354"/>
          <w:marRight w:val="0"/>
          <w:marTop w:val="120"/>
          <w:marBottom w:val="0"/>
          <w:divBdr>
            <w:top w:val="none" w:sz="0" w:space="0" w:color="auto"/>
            <w:left w:val="none" w:sz="0" w:space="0" w:color="auto"/>
            <w:bottom w:val="none" w:sz="0" w:space="0" w:color="auto"/>
            <w:right w:val="none" w:sz="0" w:space="0" w:color="auto"/>
          </w:divBdr>
        </w:div>
        <w:div w:id="169299426">
          <w:marLeft w:val="806"/>
          <w:marRight w:val="0"/>
          <w:marTop w:val="120"/>
          <w:marBottom w:val="0"/>
          <w:divBdr>
            <w:top w:val="none" w:sz="0" w:space="0" w:color="auto"/>
            <w:left w:val="none" w:sz="0" w:space="0" w:color="auto"/>
            <w:bottom w:val="none" w:sz="0" w:space="0" w:color="auto"/>
            <w:right w:val="none" w:sz="0" w:space="0" w:color="auto"/>
          </w:divBdr>
        </w:div>
        <w:div w:id="541945581">
          <w:marLeft w:val="1886"/>
          <w:marRight w:val="0"/>
          <w:marTop w:val="120"/>
          <w:marBottom w:val="0"/>
          <w:divBdr>
            <w:top w:val="none" w:sz="0" w:space="0" w:color="auto"/>
            <w:left w:val="none" w:sz="0" w:space="0" w:color="auto"/>
            <w:bottom w:val="none" w:sz="0" w:space="0" w:color="auto"/>
            <w:right w:val="none" w:sz="0" w:space="0" w:color="auto"/>
          </w:divBdr>
        </w:div>
        <w:div w:id="823667123">
          <w:marLeft w:val="1886"/>
          <w:marRight w:val="0"/>
          <w:marTop w:val="120"/>
          <w:marBottom w:val="0"/>
          <w:divBdr>
            <w:top w:val="none" w:sz="0" w:space="0" w:color="auto"/>
            <w:left w:val="none" w:sz="0" w:space="0" w:color="auto"/>
            <w:bottom w:val="none" w:sz="0" w:space="0" w:color="auto"/>
            <w:right w:val="none" w:sz="0" w:space="0" w:color="auto"/>
          </w:divBdr>
        </w:div>
        <w:div w:id="973144224">
          <w:marLeft w:val="1354"/>
          <w:marRight w:val="0"/>
          <w:marTop w:val="120"/>
          <w:marBottom w:val="0"/>
          <w:divBdr>
            <w:top w:val="none" w:sz="0" w:space="0" w:color="auto"/>
            <w:left w:val="none" w:sz="0" w:space="0" w:color="auto"/>
            <w:bottom w:val="none" w:sz="0" w:space="0" w:color="auto"/>
            <w:right w:val="none" w:sz="0" w:space="0" w:color="auto"/>
          </w:divBdr>
        </w:div>
        <w:div w:id="1139542328">
          <w:marLeft w:val="2434"/>
          <w:marRight w:val="0"/>
          <w:marTop w:val="120"/>
          <w:marBottom w:val="0"/>
          <w:divBdr>
            <w:top w:val="none" w:sz="0" w:space="0" w:color="auto"/>
            <w:left w:val="none" w:sz="0" w:space="0" w:color="auto"/>
            <w:bottom w:val="none" w:sz="0" w:space="0" w:color="auto"/>
            <w:right w:val="none" w:sz="0" w:space="0" w:color="auto"/>
          </w:divBdr>
        </w:div>
        <w:div w:id="1811819453">
          <w:marLeft w:val="1886"/>
          <w:marRight w:val="0"/>
          <w:marTop w:val="120"/>
          <w:marBottom w:val="0"/>
          <w:divBdr>
            <w:top w:val="none" w:sz="0" w:space="0" w:color="auto"/>
            <w:left w:val="none" w:sz="0" w:space="0" w:color="auto"/>
            <w:bottom w:val="none" w:sz="0" w:space="0" w:color="auto"/>
            <w:right w:val="none" w:sz="0" w:space="0" w:color="auto"/>
          </w:divBdr>
        </w:div>
        <w:div w:id="1911038550">
          <w:marLeft w:val="1886"/>
          <w:marRight w:val="0"/>
          <w:marTop w:val="120"/>
          <w:marBottom w:val="0"/>
          <w:divBdr>
            <w:top w:val="none" w:sz="0" w:space="0" w:color="auto"/>
            <w:left w:val="none" w:sz="0" w:space="0" w:color="auto"/>
            <w:bottom w:val="none" w:sz="0" w:space="0" w:color="auto"/>
            <w:right w:val="none" w:sz="0" w:space="0" w:color="auto"/>
          </w:divBdr>
        </w:div>
        <w:div w:id="2086760540">
          <w:marLeft w:val="1886"/>
          <w:marRight w:val="0"/>
          <w:marTop w:val="120"/>
          <w:marBottom w:val="0"/>
          <w:divBdr>
            <w:top w:val="none" w:sz="0" w:space="0" w:color="auto"/>
            <w:left w:val="none" w:sz="0" w:space="0" w:color="auto"/>
            <w:bottom w:val="none" w:sz="0" w:space="0" w:color="auto"/>
            <w:right w:val="none" w:sz="0" w:space="0" w:color="auto"/>
          </w:divBdr>
        </w:div>
      </w:divsChild>
    </w:div>
    <w:div w:id="1101530698">
      <w:bodyDiv w:val="1"/>
      <w:marLeft w:val="0"/>
      <w:marRight w:val="0"/>
      <w:marTop w:val="0"/>
      <w:marBottom w:val="0"/>
      <w:divBdr>
        <w:top w:val="none" w:sz="0" w:space="0" w:color="auto"/>
        <w:left w:val="none" w:sz="0" w:space="0" w:color="auto"/>
        <w:bottom w:val="none" w:sz="0" w:space="0" w:color="auto"/>
        <w:right w:val="none" w:sz="0" w:space="0" w:color="auto"/>
      </w:divBdr>
    </w:div>
    <w:div w:id="1102647638">
      <w:bodyDiv w:val="1"/>
      <w:marLeft w:val="0"/>
      <w:marRight w:val="0"/>
      <w:marTop w:val="0"/>
      <w:marBottom w:val="0"/>
      <w:divBdr>
        <w:top w:val="none" w:sz="0" w:space="0" w:color="auto"/>
        <w:left w:val="none" w:sz="0" w:space="0" w:color="auto"/>
        <w:bottom w:val="none" w:sz="0" w:space="0" w:color="auto"/>
        <w:right w:val="none" w:sz="0" w:space="0" w:color="auto"/>
      </w:divBdr>
    </w:div>
    <w:div w:id="1102839843">
      <w:bodyDiv w:val="1"/>
      <w:marLeft w:val="0"/>
      <w:marRight w:val="0"/>
      <w:marTop w:val="0"/>
      <w:marBottom w:val="0"/>
      <w:divBdr>
        <w:top w:val="none" w:sz="0" w:space="0" w:color="auto"/>
        <w:left w:val="none" w:sz="0" w:space="0" w:color="auto"/>
        <w:bottom w:val="none" w:sz="0" w:space="0" w:color="auto"/>
        <w:right w:val="none" w:sz="0" w:space="0" w:color="auto"/>
      </w:divBdr>
    </w:div>
    <w:div w:id="1103191378">
      <w:bodyDiv w:val="1"/>
      <w:marLeft w:val="0"/>
      <w:marRight w:val="0"/>
      <w:marTop w:val="0"/>
      <w:marBottom w:val="0"/>
      <w:divBdr>
        <w:top w:val="none" w:sz="0" w:space="0" w:color="auto"/>
        <w:left w:val="none" w:sz="0" w:space="0" w:color="auto"/>
        <w:bottom w:val="none" w:sz="0" w:space="0" w:color="auto"/>
        <w:right w:val="none" w:sz="0" w:space="0" w:color="auto"/>
      </w:divBdr>
    </w:div>
    <w:div w:id="1103693515">
      <w:bodyDiv w:val="1"/>
      <w:marLeft w:val="0"/>
      <w:marRight w:val="0"/>
      <w:marTop w:val="0"/>
      <w:marBottom w:val="0"/>
      <w:divBdr>
        <w:top w:val="none" w:sz="0" w:space="0" w:color="auto"/>
        <w:left w:val="none" w:sz="0" w:space="0" w:color="auto"/>
        <w:bottom w:val="none" w:sz="0" w:space="0" w:color="auto"/>
        <w:right w:val="none" w:sz="0" w:space="0" w:color="auto"/>
      </w:divBdr>
    </w:div>
    <w:div w:id="1104034272">
      <w:bodyDiv w:val="1"/>
      <w:marLeft w:val="0"/>
      <w:marRight w:val="0"/>
      <w:marTop w:val="0"/>
      <w:marBottom w:val="0"/>
      <w:divBdr>
        <w:top w:val="none" w:sz="0" w:space="0" w:color="auto"/>
        <w:left w:val="none" w:sz="0" w:space="0" w:color="auto"/>
        <w:bottom w:val="none" w:sz="0" w:space="0" w:color="auto"/>
        <w:right w:val="none" w:sz="0" w:space="0" w:color="auto"/>
      </w:divBdr>
    </w:div>
    <w:div w:id="1104837266">
      <w:bodyDiv w:val="1"/>
      <w:marLeft w:val="0"/>
      <w:marRight w:val="0"/>
      <w:marTop w:val="0"/>
      <w:marBottom w:val="0"/>
      <w:divBdr>
        <w:top w:val="none" w:sz="0" w:space="0" w:color="auto"/>
        <w:left w:val="none" w:sz="0" w:space="0" w:color="auto"/>
        <w:bottom w:val="none" w:sz="0" w:space="0" w:color="auto"/>
        <w:right w:val="none" w:sz="0" w:space="0" w:color="auto"/>
      </w:divBdr>
      <w:divsChild>
        <w:div w:id="162014385">
          <w:marLeft w:val="1800"/>
          <w:marRight w:val="0"/>
          <w:marTop w:val="100"/>
          <w:marBottom w:val="0"/>
          <w:divBdr>
            <w:top w:val="none" w:sz="0" w:space="0" w:color="auto"/>
            <w:left w:val="none" w:sz="0" w:space="0" w:color="auto"/>
            <w:bottom w:val="none" w:sz="0" w:space="0" w:color="auto"/>
            <w:right w:val="none" w:sz="0" w:space="0" w:color="auto"/>
          </w:divBdr>
        </w:div>
        <w:div w:id="291637875">
          <w:marLeft w:val="1080"/>
          <w:marRight w:val="0"/>
          <w:marTop w:val="100"/>
          <w:marBottom w:val="0"/>
          <w:divBdr>
            <w:top w:val="none" w:sz="0" w:space="0" w:color="auto"/>
            <w:left w:val="none" w:sz="0" w:space="0" w:color="auto"/>
            <w:bottom w:val="none" w:sz="0" w:space="0" w:color="auto"/>
            <w:right w:val="none" w:sz="0" w:space="0" w:color="auto"/>
          </w:divBdr>
        </w:div>
        <w:div w:id="589855059">
          <w:marLeft w:val="360"/>
          <w:marRight w:val="0"/>
          <w:marTop w:val="200"/>
          <w:marBottom w:val="0"/>
          <w:divBdr>
            <w:top w:val="none" w:sz="0" w:space="0" w:color="auto"/>
            <w:left w:val="none" w:sz="0" w:space="0" w:color="auto"/>
            <w:bottom w:val="none" w:sz="0" w:space="0" w:color="auto"/>
            <w:right w:val="none" w:sz="0" w:space="0" w:color="auto"/>
          </w:divBdr>
        </w:div>
        <w:div w:id="631205564">
          <w:marLeft w:val="1080"/>
          <w:marRight w:val="0"/>
          <w:marTop w:val="100"/>
          <w:marBottom w:val="0"/>
          <w:divBdr>
            <w:top w:val="none" w:sz="0" w:space="0" w:color="auto"/>
            <w:left w:val="none" w:sz="0" w:space="0" w:color="auto"/>
            <w:bottom w:val="none" w:sz="0" w:space="0" w:color="auto"/>
            <w:right w:val="none" w:sz="0" w:space="0" w:color="auto"/>
          </w:divBdr>
        </w:div>
        <w:div w:id="1127309432">
          <w:marLeft w:val="1800"/>
          <w:marRight w:val="0"/>
          <w:marTop w:val="100"/>
          <w:marBottom w:val="0"/>
          <w:divBdr>
            <w:top w:val="none" w:sz="0" w:space="0" w:color="auto"/>
            <w:left w:val="none" w:sz="0" w:space="0" w:color="auto"/>
            <w:bottom w:val="none" w:sz="0" w:space="0" w:color="auto"/>
            <w:right w:val="none" w:sz="0" w:space="0" w:color="auto"/>
          </w:divBdr>
        </w:div>
        <w:div w:id="1449735138">
          <w:marLeft w:val="360"/>
          <w:marRight w:val="0"/>
          <w:marTop w:val="200"/>
          <w:marBottom w:val="0"/>
          <w:divBdr>
            <w:top w:val="none" w:sz="0" w:space="0" w:color="auto"/>
            <w:left w:val="none" w:sz="0" w:space="0" w:color="auto"/>
            <w:bottom w:val="none" w:sz="0" w:space="0" w:color="auto"/>
            <w:right w:val="none" w:sz="0" w:space="0" w:color="auto"/>
          </w:divBdr>
        </w:div>
        <w:div w:id="1944604751">
          <w:marLeft w:val="1800"/>
          <w:marRight w:val="0"/>
          <w:marTop w:val="100"/>
          <w:marBottom w:val="0"/>
          <w:divBdr>
            <w:top w:val="none" w:sz="0" w:space="0" w:color="auto"/>
            <w:left w:val="none" w:sz="0" w:space="0" w:color="auto"/>
            <w:bottom w:val="none" w:sz="0" w:space="0" w:color="auto"/>
            <w:right w:val="none" w:sz="0" w:space="0" w:color="auto"/>
          </w:divBdr>
        </w:div>
        <w:div w:id="2055615742">
          <w:marLeft w:val="1800"/>
          <w:marRight w:val="0"/>
          <w:marTop w:val="100"/>
          <w:marBottom w:val="0"/>
          <w:divBdr>
            <w:top w:val="none" w:sz="0" w:space="0" w:color="auto"/>
            <w:left w:val="none" w:sz="0" w:space="0" w:color="auto"/>
            <w:bottom w:val="none" w:sz="0" w:space="0" w:color="auto"/>
            <w:right w:val="none" w:sz="0" w:space="0" w:color="auto"/>
          </w:divBdr>
        </w:div>
        <w:div w:id="2114736949">
          <w:marLeft w:val="1080"/>
          <w:marRight w:val="0"/>
          <w:marTop w:val="100"/>
          <w:marBottom w:val="0"/>
          <w:divBdr>
            <w:top w:val="none" w:sz="0" w:space="0" w:color="auto"/>
            <w:left w:val="none" w:sz="0" w:space="0" w:color="auto"/>
            <w:bottom w:val="none" w:sz="0" w:space="0" w:color="auto"/>
            <w:right w:val="none" w:sz="0" w:space="0" w:color="auto"/>
          </w:divBdr>
        </w:div>
      </w:divsChild>
    </w:div>
    <w:div w:id="1105274646">
      <w:bodyDiv w:val="1"/>
      <w:marLeft w:val="0"/>
      <w:marRight w:val="0"/>
      <w:marTop w:val="0"/>
      <w:marBottom w:val="0"/>
      <w:divBdr>
        <w:top w:val="none" w:sz="0" w:space="0" w:color="auto"/>
        <w:left w:val="none" w:sz="0" w:space="0" w:color="auto"/>
        <w:bottom w:val="none" w:sz="0" w:space="0" w:color="auto"/>
        <w:right w:val="none" w:sz="0" w:space="0" w:color="auto"/>
      </w:divBdr>
    </w:div>
    <w:div w:id="1105688178">
      <w:bodyDiv w:val="1"/>
      <w:marLeft w:val="0"/>
      <w:marRight w:val="0"/>
      <w:marTop w:val="0"/>
      <w:marBottom w:val="0"/>
      <w:divBdr>
        <w:top w:val="none" w:sz="0" w:space="0" w:color="auto"/>
        <w:left w:val="none" w:sz="0" w:space="0" w:color="auto"/>
        <w:bottom w:val="none" w:sz="0" w:space="0" w:color="auto"/>
        <w:right w:val="none" w:sz="0" w:space="0" w:color="auto"/>
      </w:divBdr>
      <w:divsChild>
        <w:div w:id="165287005">
          <w:marLeft w:val="1166"/>
          <w:marRight w:val="0"/>
          <w:marTop w:val="67"/>
          <w:marBottom w:val="0"/>
          <w:divBdr>
            <w:top w:val="none" w:sz="0" w:space="0" w:color="auto"/>
            <w:left w:val="none" w:sz="0" w:space="0" w:color="auto"/>
            <w:bottom w:val="none" w:sz="0" w:space="0" w:color="auto"/>
            <w:right w:val="none" w:sz="0" w:space="0" w:color="auto"/>
          </w:divBdr>
        </w:div>
        <w:div w:id="171840617">
          <w:marLeft w:val="2520"/>
          <w:marRight w:val="0"/>
          <w:marTop w:val="53"/>
          <w:marBottom w:val="0"/>
          <w:divBdr>
            <w:top w:val="none" w:sz="0" w:space="0" w:color="auto"/>
            <w:left w:val="none" w:sz="0" w:space="0" w:color="auto"/>
            <w:bottom w:val="none" w:sz="0" w:space="0" w:color="auto"/>
            <w:right w:val="none" w:sz="0" w:space="0" w:color="auto"/>
          </w:divBdr>
        </w:div>
        <w:div w:id="399408343">
          <w:marLeft w:val="1800"/>
          <w:marRight w:val="0"/>
          <w:marTop w:val="62"/>
          <w:marBottom w:val="0"/>
          <w:divBdr>
            <w:top w:val="none" w:sz="0" w:space="0" w:color="auto"/>
            <w:left w:val="none" w:sz="0" w:space="0" w:color="auto"/>
            <w:bottom w:val="none" w:sz="0" w:space="0" w:color="auto"/>
            <w:right w:val="none" w:sz="0" w:space="0" w:color="auto"/>
          </w:divBdr>
        </w:div>
        <w:div w:id="564947475">
          <w:marLeft w:val="2520"/>
          <w:marRight w:val="0"/>
          <w:marTop w:val="53"/>
          <w:marBottom w:val="0"/>
          <w:divBdr>
            <w:top w:val="none" w:sz="0" w:space="0" w:color="auto"/>
            <w:left w:val="none" w:sz="0" w:space="0" w:color="auto"/>
            <w:bottom w:val="none" w:sz="0" w:space="0" w:color="auto"/>
            <w:right w:val="none" w:sz="0" w:space="0" w:color="auto"/>
          </w:divBdr>
        </w:div>
        <w:div w:id="658852408">
          <w:marLeft w:val="2520"/>
          <w:marRight w:val="0"/>
          <w:marTop w:val="53"/>
          <w:marBottom w:val="0"/>
          <w:divBdr>
            <w:top w:val="none" w:sz="0" w:space="0" w:color="auto"/>
            <w:left w:val="none" w:sz="0" w:space="0" w:color="auto"/>
            <w:bottom w:val="none" w:sz="0" w:space="0" w:color="auto"/>
            <w:right w:val="none" w:sz="0" w:space="0" w:color="auto"/>
          </w:divBdr>
        </w:div>
        <w:div w:id="833953582">
          <w:marLeft w:val="2520"/>
          <w:marRight w:val="0"/>
          <w:marTop w:val="53"/>
          <w:marBottom w:val="0"/>
          <w:divBdr>
            <w:top w:val="none" w:sz="0" w:space="0" w:color="auto"/>
            <w:left w:val="none" w:sz="0" w:space="0" w:color="auto"/>
            <w:bottom w:val="none" w:sz="0" w:space="0" w:color="auto"/>
            <w:right w:val="none" w:sz="0" w:space="0" w:color="auto"/>
          </w:divBdr>
        </w:div>
        <w:div w:id="850605436">
          <w:marLeft w:val="2520"/>
          <w:marRight w:val="0"/>
          <w:marTop w:val="53"/>
          <w:marBottom w:val="0"/>
          <w:divBdr>
            <w:top w:val="none" w:sz="0" w:space="0" w:color="auto"/>
            <w:left w:val="none" w:sz="0" w:space="0" w:color="auto"/>
            <w:bottom w:val="none" w:sz="0" w:space="0" w:color="auto"/>
            <w:right w:val="none" w:sz="0" w:space="0" w:color="auto"/>
          </w:divBdr>
        </w:div>
        <w:div w:id="1199471229">
          <w:marLeft w:val="2520"/>
          <w:marRight w:val="0"/>
          <w:marTop w:val="53"/>
          <w:marBottom w:val="0"/>
          <w:divBdr>
            <w:top w:val="none" w:sz="0" w:space="0" w:color="auto"/>
            <w:left w:val="none" w:sz="0" w:space="0" w:color="auto"/>
            <w:bottom w:val="none" w:sz="0" w:space="0" w:color="auto"/>
            <w:right w:val="none" w:sz="0" w:space="0" w:color="auto"/>
          </w:divBdr>
        </w:div>
        <w:div w:id="1209688476">
          <w:marLeft w:val="1800"/>
          <w:marRight w:val="0"/>
          <w:marTop w:val="62"/>
          <w:marBottom w:val="0"/>
          <w:divBdr>
            <w:top w:val="none" w:sz="0" w:space="0" w:color="auto"/>
            <w:left w:val="none" w:sz="0" w:space="0" w:color="auto"/>
            <w:bottom w:val="none" w:sz="0" w:space="0" w:color="auto"/>
            <w:right w:val="none" w:sz="0" w:space="0" w:color="auto"/>
          </w:divBdr>
        </w:div>
        <w:div w:id="1326780645">
          <w:marLeft w:val="2520"/>
          <w:marRight w:val="0"/>
          <w:marTop w:val="53"/>
          <w:marBottom w:val="0"/>
          <w:divBdr>
            <w:top w:val="none" w:sz="0" w:space="0" w:color="auto"/>
            <w:left w:val="none" w:sz="0" w:space="0" w:color="auto"/>
            <w:bottom w:val="none" w:sz="0" w:space="0" w:color="auto"/>
            <w:right w:val="none" w:sz="0" w:space="0" w:color="auto"/>
          </w:divBdr>
        </w:div>
        <w:div w:id="1411197503">
          <w:marLeft w:val="2520"/>
          <w:marRight w:val="0"/>
          <w:marTop w:val="53"/>
          <w:marBottom w:val="0"/>
          <w:divBdr>
            <w:top w:val="none" w:sz="0" w:space="0" w:color="auto"/>
            <w:left w:val="none" w:sz="0" w:space="0" w:color="auto"/>
            <w:bottom w:val="none" w:sz="0" w:space="0" w:color="auto"/>
            <w:right w:val="none" w:sz="0" w:space="0" w:color="auto"/>
          </w:divBdr>
        </w:div>
        <w:div w:id="1419643115">
          <w:marLeft w:val="3240"/>
          <w:marRight w:val="0"/>
          <w:marTop w:val="53"/>
          <w:marBottom w:val="0"/>
          <w:divBdr>
            <w:top w:val="none" w:sz="0" w:space="0" w:color="auto"/>
            <w:left w:val="none" w:sz="0" w:space="0" w:color="auto"/>
            <w:bottom w:val="none" w:sz="0" w:space="0" w:color="auto"/>
            <w:right w:val="none" w:sz="0" w:space="0" w:color="auto"/>
          </w:divBdr>
        </w:div>
        <w:div w:id="1475366811">
          <w:marLeft w:val="547"/>
          <w:marRight w:val="0"/>
          <w:marTop w:val="91"/>
          <w:marBottom w:val="0"/>
          <w:divBdr>
            <w:top w:val="none" w:sz="0" w:space="0" w:color="auto"/>
            <w:left w:val="none" w:sz="0" w:space="0" w:color="auto"/>
            <w:bottom w:val="none" w:sz="0" w:space="0" w:color="auto"/>
            <w:right w:val="none" w:sz="0" w:space="0" w:color="auto"/>
          </w:divBdr>
        </w:div>
        <w:div w:id="1561749285">
          <w:marLeft w:val="2520"/>
          <w:marRight w:val="0"/>
          <w:marTop w:val="53"/>
          <w:marBottom w:val="0"/>
          <w:divBdr>
            <w:top w:val="none" w:sz="0" w:space="0" w:color="auto"/>
            <w:left w:val="none" w:sz="0" w:space="0" w:color="auto"/>
            <w:bottom w:val="none" w:sz="0" w:space="0" w:color="auto"/>
            <w:right w:val="none" w:sz="0" w:space="0" w:color="auto"/>
          </w:divBdr>
        </w:div>
        <w:div w:id="1772894103">
          <w:marLeft w:val="2520"/>
          <w:marRight w:val="0"/>
          <w:marTop w:val="53"/>
          <w:marBottom w:val="0"/>
          <w:divBdr>
            <w:top w:val="none" w:sz="0" w:space="0" w:color="auto"/>
            <w:left w:val="none" w:sz="0" w:space="0" w:color="auto"/>
            <w:bottom w:val="none" w:sz="0" w:space="0" w:color="auto"/>
            <w:right w:val="none" w:sz="0" w:space="0" w:color="auto"/>
          </w:divBdr>
        </w:div>
        <w:div w:id="1959294701">
          <w:marLeft w:val="1166"/>
          <w:marRight w:val="0"/>
          <w:marTop w:val="72"/>
          <w:marBottom w:val="0"/>
          <w:divBdr>
            <w:top w:val="none" w:sz="0" w:space="0" w:color="auto"/>
            <w:left w:val="none" w:sz="0" w:space="0" w:color="auto"/>
            <w:bottom w:val="none" w:sz="0" w:space="0" w:color="auto"/>
            <w:right w:val="none" w:sz="0" w:space="0" w:color="auto"/>
          </w:divBdr>
        </w:div>
        <w:div w:id="2111582856">
          <w:marLeft w:val="1800"/>
          <w:marRight w:val="0"/>
          <w:marTop w:val="62"/>
          <w:marBottom w:val="0"/>
          <w:divBdr>
            <w:top w:val="none" w:sz="0" w:space="0" w:color="auto"/>
            <w:left w:val="none" w:sz="0" w:space="0" w:color="auto"/>
            <w:bottom w:val="none" w:sz="0" w:space="0" w:color="auto"/>
            <w:right w:val="none" w:sz="0" w:space="0" w:color="auto"/>
          </w:divBdr>
        </w:div>
      </w:divsChild>
    </w:div>
    <w:div w:id="1107042797">
      <w:bodyDiv w:val="1"/>
      <w:marLeft w:val="0"/>
      <w:marRight w:val="0"/>
      <w:marTop w:val="0"/>
      <w:marBottom w:val="0"/>
      <w:divBdr>
        <w:top w:val="none" w:sz="0" w:space="0" w:color="auto"/>
        <w:left w:val="none" w:sz="0" w:space="0" w:color="auto"/>
        <w:bottom w:val="none" w:sz="0" w:space="0" w:color="auto"/>
        <w:right w:val="none" w:sz="0" w:space="0" w:color="auto"/>
      </w:divBdr>
    </w:div>
    <w:div w:id="1108352147">
      <w:bodyDiv w:val="1"/>
      <w:marLeft w:val="0"/>
      <w:marRight w:val="0"/>
      <w:marTop w:val="0"/>
      <w:marBottom w:val="0"/>
      <w:divBdr>
        <w:top w:val="none" w:sz="0" w:space="0" w:color="auto"/>
        <w:left w:val="none" w:sz="0" w:space="0" w:color="auto"/>
        <w:bottom w:val="none" w:sz="0" w:space="0" w:color="auto"/>
        <w:right w:val="none" w:sz="0" w:space="0" w:color="auto"/>
      </w:divBdr>
    </w:div>
    <w:div w:id="1108429099">
      <w:bodyDiv w:val="1"/>
      <w:marLeft w:val="0"/>
      <w:marRight w:val="0"/>
      <w:marTop w:val="0"/>
      <w:marBottom w:val="0"/>
      <w:divBdr>
        <w:top w:val="none" w:sz="0" w:space="0" w:color="auto"/>
        <w:left w:val="none" w:sz="0" w:space="0" w:color="auto"/>
        <w:bottom w:val="none" w:sz="0" w:space="0" w:color="auto"/>
        <w:right w:val="none" w:sz="0" w:space="0" w:color="auto"/>
      </w:divBdr>
    </w:div>
    <w:div w:id="1110005953">
      <w:bodyDiv w:val="1"/>
      <w:marLeft w:val="0"/>
      <w:marRight w:val="0"/>
      <w:marTop w:val="0"/>
      <w:marBottom w:val="0"/>
      <w:divBdr>
        <w:top w:val="none" w:sz="0" w:space="0" w:color="auto"/>
        <w:left w:val="none" w:sz="0" w:space="0" w:color="auto"/>
        <w:bottom w:val="none" w:sz="0" w:space="0" w:color="auto"/>
        <w:right w:val="none" w:sz="0" w:space="0" w:color="auto"/>
      </w:divBdr>
    </w:div>
    <w:div w:id="1110707134">
      <w:bodyDiv w:val="1"/>
      <w:marLeft w:val="0"/>
      <w:marRight w:val="0"/>
      <w:marTop w:val="0"/>
      <w:marBottom w:val="0"/>
      <w:divBdr>
        <w:top w:val="none" w:sz="0" w:space="0" w:color="auto"/>
        <w:left w:val="none" w:sz="0" w:space="0" w:color="auto"/>
        <w:bottom w:val="none" w:sz="0" w:space="0" w:color="auto"/>
        <w:right w:val="none" w:sz="0" w:space="0" w:color="auto"/>
      </w:divBdr>
    </w:div>
    <w:div w:id="1111439584">
      <w:bodyDiv w:val="1"/>
      <w:marLeft w:val="0"/>
      <w:marRight w:val="0"/>
      <w:marTop w:val="0"/>
      <w:marBottom w:val="0"/>
      <w:divBdr>
        <w:top w:val="none" w:sz="0" w:space="0" w:color="auto"/>
        <w:left w:val="none" w:sz="0" w:space="0" w:color="auto"/>
        <w:bottom w:val="none" w:sz="0" w:space="0" w:color="auto"/>
        <w:right w:val="none" w:sz="0" w:space="0" w:color="auto"/>
      </w:divBdr>
    </w:div>
    <w:div w:id="1114246797">
      <w:bodyDiv w:val="1"/>
      <w:marLeft w:val="0"/>
      <w:marRight w:val="0"/>
      <w:marTop w:val="0"/>
      <w:marBottom w:val="0"/>
      <w:divBdr>
        <w:top w:val="none" w:sz="0" w:space="0" w:color="auto"/>
        <w:left w:val="none" w:sz="0" w:space="0" w:color="auto"/>
        <w:bottom w:val="none" w:sz="0" w:space="0" w:color="auto"/>
        <w:right w:val="none" w:sz="0" w:space="0" w:color="auto"/>
      </w:divBdr>
    </w:div>
    <w:div w:id="1114640849">
      <w:bodyDiv w:val="1"/>
      <w:marLeft w:val="0"/>
      <w:marRight w:val="0"/>
      <w:marTop w:val="0"/>
      <w:marBottom w:val="0"/>
      <w:divBdr>
        <w:top w:val="none" w:sz="0" w:space="0" w:color="auto"/>
        <w:left w:val="none" w:sz="0" w:space="0" w:color="auto"/>
        <w:bottom w:val="none" w:sz="0" w:space="0" w:color="auto"/>
        <w:right w:val="none" w:sz="0" w:space="0" w:color="auto"/>
      </w:divBdr>
      <w:divsChild>
        <w:div w:id="540437637">
          <w:marLeft w:val="547"/>
          <w:marRight w:val="0"/>
          <w:marTop w:val="134"/>
          <w:marBottom w:val="120"/>
          <w:divBdr>
            <w:top w:val="none" w:sz="0" w:space="0" w:color="auto"/>
            <w:left w:val="none" w:sz="0" w:space="0" w:color="auto"/>
            <w:bottom w:val="none" w:sz="0" w:space="0" w:color="auto"/>
            <w:right w:val="none" w:sz="0" w:space="0" w:color="auto"/>
          </w:divBdr>
        </w:div>
      </w:divsChild>
    </w:div>
    <w:div w:id="1114791482">
      <w:bodyDiv w:val="1"/>
      <w:marLeft w:val="0"/>
      <w:marRight w:val="0"/>
      <w:marTop w:val="0"/>
      <w:marBottom w:val="0"/>
      <w:divBdr>
        <w:top w:val="none" w:sz="0" w:space="0" w:color="auto"/>
        <w:left w:val="none" w:sz="0" w:space="0" w:color="auto"/>
        <w:bottom w:val="none" w:sz="0" w:space="0" w:color="auto"/>
        <w:right w:val="none" w:sz="0" w:space="0" w:color="auto"/>
      </w:divBdr>
    </w:div>
    <w:div w:id="1115710389">
      <w:bodyDiv w:val="1"/>
      <w:marLeft w:val="0"/>
      <w:marRight w:val="0"/>
      <w:marTop w:val="0"/>
      <w:marBottom w:val="0"/>
      <w:divBdr>
        <w:top w:val="none" w:sz="0" w:space="0" w:color="auto"/>
        <w:left w:val="none" w:sz="0" w:space="0" w:color="auto"/>
        <w:bottom w:val="none" w:sz="0" w:space="0" w:color="auto"/>
        <w:right w:val="none" w:sz="0" w:space="0" w:color="auto"/>
      </w:divBdr>
    </w:div>
    <w:div w:id="1115712045">
      <w:bodyDiv w:val="1"/>
      <w:marLeft w:val="0"/>
      <w:marRight w:val="0"/>
      <w:marTop w:val="0"/>
      <w:marBottom w:val="0"/>
      <w:divBdr>
        <w:top w:val="none" w:sz="0" w:space="0" w:color="auto"/>
        <w:left w:val="none" w:sz="0" w:space="0" w:color="auto"/>
        <w:bottom w:val="none" w:sz="0" w:space="0" w:color="auto"/>
        <w:right w:val="none" w:sz="0" w:space="0" w:color="auto"/>
      </w:divBdr>
    </w:div>
    <w:div w:id="1116676858">
      <w:bodyDiv w:val="1"/>
      <w:marLeft w:val="0"/>
      <w:marRight w:val="0"/>
      <w:marTop w:val="0"/>
      <w:marBottom w:val="0"/>
      <w:divBdr>
        <w:top w:val="none" w:sz="0" w:space="0" w:color="auto"/>
        <w:left w:val="none" w:sz="0" w:space="0" w:color="auto"/>
        <w:bottom w:val="none" w:sz="0" w:space="0" w:color="auto"/>
        <w:right w:val="none" w:sz="0" w:space="0" w:color="auto"/>
      </w:divBdr>
    </w:div>
    <w:div w:id="1116870416">
      <w:bodyDiv w:val="1"/>
      <w:marLeft w:val="0"/>
      <w:marRight w:val="0"/>
      <w:marTop w:val="0"/>
      <w:marBottom w:val="0"/>
      <w:divBdr>
        <w:top w:val="none" w:sz="0" w:space="0" w:color="auto"/>
        <w:left w:val="none" w:sz="0" w:space="0" w:color="auto"/>
        <w:bottom w:val="none" w:sz="0" w:space="0" w:color="auto"/>
        <w:right w:val="none" w:sz="0" w:space="0" w:color="auto"/>
      </w:divBdr>
      <w:divsChild>
        <w:div w:id="300893307">
          <w:marLeft w:val="1166"/>
          <w:marRight w:val="0"/>
          <w:marTop w:val="134"/>
          <w:marBottom w:val="0"/>
          <w:divBdr>
            <w:top w:val="none" w:sz="0" w:space="0" w:color="auto"/>
            <w:left w:val="none" w:sz="0" w:space="0" w:color="auto"/>
            <w:bottom w:val="none" w:sz="0" w:space="0" w:color="auto"/>
            <w:right w:val="none" w:sz="0" w:space="0" w:color="auto"/>
          </w:divBdr>
        </w:div>
        <w:div w:id="467554163">
          <w:marLeft w:val="547"/>
          <w:marRight w:val="0"/>
          <w:marTop w:val="154"/>
          <w:marBottom w:val="0"/>
          <w:divBdr>
            <w:top w:val="none" w:sz="0" w:space="0" w:color="auto"/>
            <w:left w:val="none" w:sz="0" w:space="0" w:color="auto"/>
            <w:bottom w:val="none" w:sz="0" w:space="0" w:color="auto"/>
            <w:right w:val="none" w:sz="0" w:space="0" w:color="auto"/>
          </w:divBdr>
        </w:div>
        <w:div w:id="952444364">
          <w:marLeft w:val="1800"/>
          <w:marRight w:val="0"/>
          <w:marTop w:val="115"/>
          <w:marBottom w:val="0"/>
          <w:divBdr>
            <w:top w:val="none" w:sz="0" w:space="0" w:color="auto"/>
            <w:left w:val="none" w:sz="0" w:space="0" w:color="auto"/>
            <w:bottom w:val="none" w:sz="0" w:space="0" w:color="auto"/>
            <w:right w:val="none" w:sz="0" w:space="0" w:color="auto"/>
          </w:divBdr>
        </w:div>
        <w:div w:id="1716271555">
          <w:marLeft w:val="1166"/>
          <w:marRight w:val="0"/>
          <w:marTop w:val="134"/>
          <w:marBottom w:val="0"/>
          <w:divBdr>
            <w:top w:val="none" w:sz="0" w:space="0" w:color="auto"/>
            <w:left w:val="none" w:sz="0" w:space="0" w:color="auto"/>
            <w:bottom w:val="none" w:sz="0" w:space="0" w:color="auto"/>
            <w:right w:val="none" w:sz="0" w:space="0" w:color="auto"/>
          </w:divBdr>
        </w:div>
      </w:divsChild>
    </w:div>
    <w:div w:id="1118403709">
      <w:bodyDiv w:val="1"/>
      <w:marLeft w:val="0"/>
      <w:marRight w:val="0"/>
      <w:marTop w:val="0"/>
      <w:marBottom w:val="0"/>
      <w:divBdr>
        <w:top w:val="none" w:sz="0" w:space="0" w:color="auto"/>
        <w:left w:val="none" w:sz="0" w:space="0" w:color="auto"/>
        <w:bottom w:val="none" w:sz="0" w:space="0" w:color="auto"/>
        <w:right w:val="none" w:sz="0" w:space="0" w:color="auto"/>
      </w:divBdr>
    </w:div>
    <w:div w:id="1118767043">
      <w:bodyDiv w:val="1"/>
      <w:marLeft w:val="0"/>
      <w:marRight w:val="0"/>
      <w:marTop w:val="0"/>
      <w:marBottom w:val="0"/>
      <w:divBdr>
        <w:top w:val="none" w:sz="0" w:space="0" w:color="auto"/>
        <w:left w:val="none" w:sz="0" w:space="0" w:color="auto"/>
        <w:bottom w:val="none" w:sz="0" w:space="0" w:color="auto"/>
        <w:right w:val="none" w:sz="0" w:space="0" w:color="auto"/>
      </w:divBdr>
      <w:divsChild>
        <w:div w:id="8609017">
          <w:marLeft w:val="1800"/>
          <w:marRight w:val="0"/>
          <w:marTop w:val="86"/>
          <w:marBottom w:val="0"/>
          <w:divBdr>
            <w:top w:val="none" w:sz="0" w:space="0" w:color="auto"/>
            <w:left w:val="none" w:sz="0" w:space="0" w:color="auto"/>
            <w:bottom w:val="none" w:sz="0" w:space="0" w:color="auto"/>
            <w:right w:val="none" w:sz="0" w:space="0" w:color="auto"/>
          </w:divBdr>
        </w:div>
        <w:div w:id="473526713">
          <w:marLeft w:val="1800"/>
          <w:marRight w:val="0"/>
          <w:marTop w:val="86"/>
          <w:marBottom w:val="0"/>
          <w:divBdr>
            <w:top w:val="none" w:sz="0" w:space="0" w:color="auto"/>
            <w:left w:val="none" w:sz="0" w:space="0" w:color="auto"/>
            <w:bottom w:val="none" w:sz="0" w:space="0" w:color="auto"/>
            <w:right w:val="none" w:sz="0" w:space="0" w:color="auto"/>
          </w:divBdr>
        </w:div>
        <w:div w:id="716129771">
          <w:marLeft w:val="1166"/>
          <w:marRight w:val="0"/>
          <w:marTop w:val="96"/>
          <w:marBottom w:val="0"/>
          <w:divBdr>
            <w:top w:val="none" w:sz="0" w:space="0" w:color="auto"/>
            <w:left w:val="none" w:sz="0" w:space="0" w:color="auto"/>
            <w:bottom w:val="none" w:sz="0" w:space="0" w:color="auto"/>
            <w:right w:val="none" w:sz="0" w:space="0" w:color="auto"/>
          </w:divBdr>
        </w:div>
        <w:div w:id="849871795">
          <w:marLeft w:val="1800"/>
          <w:marRight w:val="0"/>
          <w:marTop w:val="86"/>
          <w:marBottom w:val="0"/>
          <w:divBdr>
            <w:top w:val="none" w:sz="0" w:space="0" w:color="auto"/>
            <w:left w:val="none" w:sz="0" w:space="0" w:color="auto"/>
            <w:bottom w:val="none" w:sz="0" w:space="0" w:color="auto"/>
            <w:right w:val="none" w:sz="0" w:space="0" w:color="auto"/>
          </w:divBdr>
        </w:div>
        <w:div w:id="1471438460">
          <w:marLeft w:val="1800"/>
          <w:marRight w:val="0"/>
          <w:marTop w:val="86"/>
          <w:marBottom w:val="0"/>
          <w:divBdr>
            <w:top w:val="none" w:sz="0" w:space="0" w:color="auto"/>
            <w:left w:val="none" w:sz="0" w:space="0" w:color="auto"/>
            <w:bottom w:val="none" w:sz="0" w:space="0" w:color="auto"/>
            <w:right w:val="none" w:sz="0" w:space="0" w:color="auto"/>
          </w:divBdr>
        </w:div>
        <w:div w:id="1537893250">
          <w:marLeft w:val="547"/>
          <w:marRight w:val="0"/>
          <w:marTop w:val="0"/>
          <w:marBottom w:val="0"/>
          <w:divBdr>
            <w:top w:val="none" w:sz="0" w:space="0" w:color="auto"/>
            <w:left w:val="none" w:sz="0" w:space="0" w:color="auto"/>
            <w:bottom w:val="none" w:sz="0" w:space="0" w:color="auto"/>
            <w:right w:val="none" w:sz="0" w:space="0" w:color="auto"/>
          </w:divBdr>
        </w:div>
        <w:div w:id="1843274522">
          <w:marLeft w:val="1166"/>
          <w:marRight w:val="0"/>
          <w:marTop w:val="96"/>
          <w:marBottom w:val="0"/>
          <w:divBdr>
            <w:top w:val="none" w:sz="0" w:space="0" w:color="auto"/>
            <w:left w:val="none" w:sz="0" w:space="0" w:color="auto"/>
            <w:bottom w:val="none" w:sz="0" w:space="0" w:color="auto"/>
            <w:right w:val="none" w:sz="0" w:space="0" w:color="auto"/>
          </w:divBdr>
        </w:div>
        <w:div w:id="1914507734">
          <w:marLeft w:val="1800"/>
          <w:marRight w:val="0"/>
          <w:marTop w:val="86"/>
          <w:marBottom w:val="0"/>
          <w:divBdr>
            <w:top w:val="none" w:sz="0" w:space="0" w:color="auto"/>
            <w:left w:val="none" w:sz="0" w:space="0" w:color="auto"/>
            <w:bottom w:val="none" w:sz="0" w:space="0" w:color="auto"/>
            <w:right w:val="none" w:sz="0" w:space="0" w:color="auto"/>
          </w:divBdr>
        </w:div>
        <w:div w:id="2052417116">
          <w:marLeft w:val="1166"/>
          <w:marRight w:val="0"/>
          <w:marTop w:val="0"/>
          <w:marBottom w:val="0"/>
          <w:divBdr>
            <w:top w:val="none" w:sz="0" w:space="0" w:color="auto"/>
            <w:left w:val="none" w:sz="0" w:space="0" w:color="auto"/>
            <w:bottom w:val="none" w:sz="0" w:space="0" w:color="auto"/>
            <w:right w:val="none" w:sz="0" w:space="0" w:color="auto"/>
          </w:divBdr>
        </w:div>
      </w:divsChild>
    </w:div>
    <w:div w:id="1119102068">
      <w:bodyDiv w:val="1"/>
      <w:marLeft w:val="0"/>
      <w:marRight w:val="0"/>
      <w:marTop w:val="0"/>
      <w:marBottom w:val="0"/>
      <w:divBdr>
        <w:top w:val="none" w:sz="0" w:space="0" w:color="auto"/>
        <w:left w:val="none" w:sz="0" w:space="0" w:color="auto"/>
        <w:bottom w:val="none" w:sz="0" w:space="0" w:color="auto"/>
        <w:right w:val="none" w:sz="0" w:space="0" w:color="auto"/>
      </w:divBdr>
      <w:divsChild>
        <w:div w:id="1253049232">
          <w:marLeft w:val="360"/>
          <w:marRight w:val="0"/>
          <w:marTop w:val="200"/>
          <w:marBottom w:val="0"/>
          <w:divBdr>
            <w:top w:val="none" w:sz="0" w:space="0" w:color="auto"/>
            <w:left w:val="none" w:sz="0" w:space="0" w:color="auto"/>
            <w:bottom w:val="none" w:sz="0" w:space="0" w:color="auto"/>
            <w:right w:val="none" w:sz="0" w:space="0" w:color="auto"/>
          </w:divBdr>
        </w:div>
      </w:divsChild>
    </w:div>
    <w:div w:id="1120101114">
      <w:bodyDiv w:val="1"/>
      <w:marLeft w:val="0"/>
      <w:marRight w:val="0"/>
      <w:marTop w:val="0"/>
      <w:marBottom w:val="0"/>
      <w:divBdr>
        <w:top w:val="none" w:sz="0" w:space="0" w:color="auto"/>
        <w:left w:val="none" w:sz="0" w:space="0" w:color="auto"/>
        <w:bottom w:val="none" w:sz="0" w:space="0" w:color="auto"/>
        <w:right w:val="none" w:sz="0" w:space="0" w:color="auto"/>
      </w:divBdr>
      <w:divsChild>
        <w:div w:id="114914275">
          <w:marLeft w:val="1166"/>
          <w:marRight w:val="0"/>
          <w:marTop w:val="115"/>
          <w:marBottom w:val="0"/>
          <w:divBdr>
            <w:top w:val="none" w:sz="0" w:space="0" w:color="auto"/>
            <w:left w:val="none" w:sz="0" w:space="0" w:color="auto"/>
            <w:bottom w:val="none" w:sz="0" w:space="0" w:color="auto"/>
            <w:right w:val="none" w:sz="0" w:space="0" w:color="auto"/>
          </w:divBdr>
        </w:div>
        <w:div w:id="484276968">
          <w:marLeft w:val="1800"/>
          <w:marRight w:val="0"/>
          <w:marTop w:val="96"/>
          <w:marBottom w:val="0"/>
          <w:divBdr>
            <w:top w:val="none" w:sz="0" w:space="0" w:color="auto"/>
            <w:left w:val="none" w:sz="0" w:space="0" w:color="auto"/>
            <w:bottom w:val="none" w:sz="0" w:space="0" w:color="auto"/>
            <w:right w:val="none" w:sz="0" w:space="0" w:color="auto"/>
          </w:divBdr>
        </w:div>
        <w:div w:id="735393648">
          <w:marLeft w:val="1166"/>
          <w:marRight w:val="0"/>
          <w:marTop w:val="115"/>
          <w:marBottom w:val="0"/>
          <w:divBdr>
            <w:top w:val="none" w:sz="0" w:space="0" w:color="auto"/>
            <w:left w:val="none" w:sz="0" w:space="0" w:color="auto"/>
            <w:bottom w:val="none" w:sz="0" w:space="0" w:color="auto"/>
            <w:right w:val="none" w:sz="0" w:space="0" w:color="auto"/>
          </w:divBdr>
        </w:div>
        <w:div w:id="1064792353">
          <w:marLeft w:val="1800"/>
          <w:marRight w:val="0"/>
          <w:marTop w:val="96"/>
          <w:marBottom w:val="0"/>
          <w:divBdr>
            <w:top w:val="none" w:sz="0" w:space="0" w:color="auto"/>
            <w:left w:val="none" w:sz="0" w:space="0" w:color="auto"/>
            <w:bottom w:val="none" w:sz="0" w:space="0" w:color="auto"/>
            <w:right w:val="none" w:sz="0" w:space="0" w:color="auto"/>
          </w:divBdr>
        </w:div>
        <w:div w:id="1492912757">
          <w:marLeft w:val="1800"/>
          <w:marRight w:val="0"/>
          <w:marTop w:val="96"/>
          <w:marBottom w:val="0"/>
          <w:divBdr>
            <w:top w:val="none" w:sz="0" w:space="0" w:color="auto"/>
            <w:left w:val="none" w:sz="0" w:space="0" w:color="auto"/>
            <w:bottom w:val="none" w:sz="0" w:space="0" w:color="auto"/>
            <w:right w:val="none" w:sz="0" w:space="0" w:color="auto"/>
          </w:divBdr>
        </w:div>
        <w:div w:id="1722515271">
          <w:marLeft w:val="547"/>
          <w:marRight w:val="0"/>
          <w:marTop w:val="134"/>
          <w:marBottom w:val="0"/>
          <w:divBdr>
            <w:top w:val="none" w:sz="0" w:space="0" w:color="auto"/>
            <w:left w:val="none" w:sz="0" w:space="0" w:color="auto"/>
            <w:bottom w:val="none" w:sz="0" w:space="0" w:color="auto"/>
            <w:right w:val="none" w:sz="0" w:space="0" w:color="auto"/>
          </w:divBdr>
        </w:div>
      </w:divsChild>
    </w:div>
    <w:div w:id="1121218582">
      <w:bodyDiv w:val="1"/>
      <w:marLeft w:val="0"/>
      <w:marRight w:val="0"/>
      <w:marTop w:val="0"/>
      <w:marBottom w:val="0"/>
      <w:divBdr>
        <w:top w:val="none" w:sz="0" w:space="0" w:color="auto"/>
        <w:left w:val="none" w:sz="0" w:space="0" w:color="auto"/>
        <w:bottom w:val="none" w:sz="0" w:space="0" w:color="auto"/>
        <w:right w:val="none" w:sz="0" w:space="0" w:color="auto"/>
      </w:divBdr>
    </w:div>
    <w:div w:id="1121724939">
      <w:bodyDiv w:val="1"/>
      <w:marLeft w:val="0"/>
      <w:marRight w:val="0"/>
      <w:marTop w:val="0"/>
      <w:marBottom w:val="0"/>
      <w:divBdr>
        <w:top w:val="none" w:sz="0" w:space="0" w:color="auto"/>
        <w:left w:val="none" w:sz="0" w:space="0" w:color="auto"/>
        <w:bottom w:val="none" w:sz="0" w:space="0" w:color="auto"/>
        <w:right w:val="none" w:sz="0" w:space="0" w:color="auto"/>
      </w:divBdr>
    </w:div>
    <w:div w:id="1121731507">
      <w:bodyDiv w:val="1"/>
      <w:marLeft w:val="0"/>
      <w:marRight w:val="0"/>
      <w:marTop w:val="0"/>
      <w:marBottom w:val="0"/>
      <w:divBdr>
        <w:top w:val="none" w:sz="0" w:space="0" w:color="auto"/>
        <w:left w:val="none" w:sz="0" w:space="0" w:color="auto"/>
        <w:bottom w:val="none" w:sz="0" w:space="0" w:color="auto"/>
        <w:right w:val="none" w:sz="0" w:space="0" w:color="auto"/>
      </w:divBdr>
      <w:divsChild>
        <w:div w:id="48964070">
          <w:marLeft w:val="0"/>
          <w:marRight w:val="0"/>
          <w:marTop w:val="96"/>
          <w:marBottom w:val="0"/>
          <w:divBdr>
            <w:top w:val="none" w:sz="0" w:space="0" w:color="auto"/>
            <w:left w:val="none" w:sz="0" w:space="0" w:color="auto"/>
            <w:bottom w:val="none" w:sz="0" w:space="0" w:color="auto"/>
            <w:right w:val="none" w:sz="0" w:space="0" w:color="auto"/>
          </w:divBdr>
        </w:div>
        <w:div w:id="131991564">
          <w:marLeft w:val="1166"/>
          <w:marRight w:val="0"/>
          <w:marTop w:val="77"/>
          <w:marBottom w:val="0"/>
          <w:divBdr>
            <w:top w:val="none" w:sz="0" w:space="0" w:color="auto"/>
            <w:left w:val="none" w:sz="0" w:space="0" w:color="auto"/>
            <w:bottom w:val="none" w:sz="0" w:space="0" w:color="auto"/>
            <w:right w:val="none" w:sz="0" w:space="0" w:color="auto"/>
          </w:divBdr>
        </w:div>
        <w:div w:id="534655023">
          <w:marLeft w:val="1800"/>
          <w:marRight w:val="0"/>
          <w:marTop w:val="58"/>
          <w:marBottom w:val="0"/>
          <w:divBdr>
            <w:top w:val="none" w:sz="0" w:space="0" w:color="auto"/>
            <w:left w:val="none" w:sz="0" w:space="0" w:color="auto"/>
            <w:bottom w:val="none" w:sz="0" w:space="0" w:color="auto"/>
            <w:right w:val="none" w:sz="0" w:space="0" w:color="auto"/>
          </w:divBdr>
        </w:div>
        <w:div w:id="575238603">
          <w:marLeft w:val="0"/>
          <w:marRight w:val="0"/>
          <w:marTop w:val="96"/>
          <w:marBottom w:val="0"/>
          <w:divBdr>
            <w:top w:val="none" w:sz="0" w:space="0" w:color="auto"/>
            <w:left w:val="none" w:sz="0" w:space="0" w:color="auto"/>
            <w:bottom w:val="none" w:sz="0" w:space="0" w:color="auto"/>
            <w:right w:val="none" w:sz="0" w:space="0" w:color="auto"/>
          </w:divBdr>
        </w:div>
        <w:div w:id="647131795">
          <w:marLeft w:val="1166"/>
          <w:marRight w:val="0"/>
          <w:marTop w:val="77"/>
          <w:marBottom w:val="0"/>
          <w:divBdr>
            <w:top w:val="none" w:sz="0" w:space="0" w:color="auto"/>
            <w:left w:val="none" w:sz="0" w:space="0" w:color="auto"/>
            <w:bottom w:val="none" w:sz="0" w:space="0" w:color="auto"/>
            <w:right w:val="none" w:sz="0" w:space="0" w:color="auto"/>
          </w:divBdr>
        </w:div>
        <w:div w:id="882522890">
          <w:marLeft w:val="1166"/>
          <w:marRight w:val="0"/>
          <w:marTop w:val="77"/>
          <w:marBottom w:val="0"/>
          <w:divBdr>
            <w:top w:val="none" w:sz="0" w:space="0" w:color="auto"/>
            <w:left w:val="none" w:sz="0" w:space="0" w:color="auto"/>
            <w:bottom w:val="none" w:sz="0" w:space="0" w:color="auto"/>
            <w:right w:val="none" w:sz="0" w:space="0" w:color="auto"/>
          </w:divBdr>
        </w:div>
        <w:div w:id="996568649">
          <w:marLeft w:val="0"/>
          <w:marRight w:val="0"/>
          <w:marTop w:val="96"/>
          <w:marBottom w:val="0"/>
          <w:divBdr>
            <w:top w:val="none" w:sz="0" w:space="0" w:color="auto"/>
            <w:left w:val="none" w:sz="0" w:space="0" w:color="auto"/>
            <w:bottom w:val="none" w:sz="0" w:space="0" w:color="auto"/>
            <w:right w:val="none" w:sz="0" w:space="0" w:color="auto"/>
          </w:divBdr>
        </w:div>
        <w:div w:id="1407845148">
          <w:marLeft w:val="1166"/>
          <w:marRight w:val="0"/>
          <w:marTop w:val="77"/>
          <w:marBottom w:val="0"/>
          <w:divBdr>
            <w:top w:val="none" w:sz="0" w:space="0" w:color="auto"/>
            <w:left w:val="none" w:sz="0" w:space="0" w:color="auto"/>
            <w:bottom w:val="none" w:sz="0" w:space="0" w:color="auto"/>
            <w:right w:val="none" w:sz="0" w:space="0" w:color="auto"/>
          </w:divBdr>
        </w:div>
        <w:div w:id="1507939839">
          <w:marLeft w:val="1166"/>
          <w:marRight w:val="0"/>
          <w:marTop w:val="77"/>
          <w:marBottom w:val="0"/>
          <w:divBdr>
            <w:top w:val="none" w:sz="0" w:space="0" w:color="auto"/>
            <w:left w:val="none" w:sz="0" w:space="0" w:color="auto"/>
            <w:bottom w:val="none" w:sz="0" w:space="0" w:color="auto"/>
            <w:right w:val="none" w:sz="0" w:space="0" w:color="auto"/>
          </w:divBdr>
        </w:div>
        <w:div w:id="1517186417">
          <w:marLeft w:val="1166"/>
          <w:marRight w:val="0"/>
          <w:marTop w:val="77"/>
          <w:marBottom w:val="0"/>
          <w:divBdr>
            <w:top w:val="none" w:sz="0" w:space="0" w:color="auto"/>
            <w:left w:val="none" w:sz="0" w:space="0" w:color="auto"/>
            <w:bottom w:val="none" w:sz="0" w:space="0" w:color="auto"/>
            <w:right w:val="none" w:sz="0" w:space="0" w:color="auto"/>
          </w:divBdr>
        </w:div>
        <w:div w:id="1976907335">
          <w:marLeft w:val="1800"/>
          <w:marRight w:val="0"/>
          <w:marTop w:val="58"/>
          <w:marBottom w:val="0"/>
          <w:divBdr>
            <w:top w:val="none" w:sz="0" w:space="0" w:color="auto"/>
            <w:left w:val="none" w:sz="0" w:space="0" w:color="auto"/>
            <w:bottom w:val="none" w:sz="0" w:space="0" w:color="auto"/>
            <w:right w:val="none" w:sz="0" w:space="0" w:color="auto"/>
          </w:divBdr>
        </w:div>
        <w:div w:id="2047679053">
          <w:marLeft w:val="1166"/>
          <w:marRight w:val="0"/>
          <w:marTop w:val="77"/>
          <w:marBottom w:val="0"/>
          <w:divBdr>
            <w:top w:val="none" w:sz="0" w:space="0" w:color="auto"/>
            <w:left w:val="none" w:sz="0" w:space="0" w:color="auto"/>
            <w:bottom w:val="none" w:sz="0" w:space="0" w:color="auto"/>
            <w:right w:val="none" w:sz="0" w:space="0" w:color="auto"/>
          </w:divBdr>
        </w:div>
        <w:div w:id="2137750370">
          <w:marLeft w:val="1166"/>
          <w:marRight w:val="0"/>
          <w:marTop w:val="77"/>
          <w:marBottom w:val="0"/>
          <w:divBdr>
            <w:top w:val="none" w:sz="0" w:space="0" w:color="auto"/>
            <w:left w:val="none" w:sz="0" w:space="0" w:color="auto"/>
            <w:bottom w:val="none" w:sz="0" w:space="0" w:color="auto"/>
            <w:right w:val="none" w:sz="0" w:space="0" w:color="auto"/>
          </w:divBdr>
        </w:div>
        <w:div w:id="2141877151">
          <w:marLeft w:val="1166"/>
          <w:marRight w:val="0"/>
          <w:marTop w:val="77"/>
          <w:marBottom w:val="0"/>
          <w:divBdr>
            <w:top w:val="none" w:sz="0" w:space="0" w:color="auto"/>
            <w:left w:val="none" w:sz="0" w:space="0" w:color="auto"/>
            <w:bottom w:val="none" w:sz="0" w:space="0" w:color="auto"/>
            <w:right w:val="none" w:sz="0" w:space="0" w:color="auto"/>
          </w:divBdr>
        </w:div>
      </w:divsChild>
    </w:div>
    <w:div w:id="1122066788">
      <w:bodyDiv w:val="1"/>
      <w:marLeft w:val="0"/>
      <w:marRight w:val="0"/>
      <w:marTop w:val="0"/>
      <w:marBottom w:val="0"/>
      <w:divBdr>
        <w:top w:val="none" w:sz="0" w:space="0" w:color="auto"/>
        <w:left w:val="none" w:sz="0" w:space="0" w:color="auto"/>
        <w:bottom w:val="none" w:sz="0" w:space="0" w:color="auto"/>
        <w:right w:val="none" w:sz="0" w:space="0" w:color="auto"/>
      </w:divBdr>
    </w:div>
    <w:div w:id="1123571864">
      <w:bodyDiv w:val="1"/>
      <w:marLeft w:val="0"/>
      <w:marRight w:val="0"/>
      <w:marTop w:val="0"/>
      <w:marBottom w:val="0"/>
      <w:divBdr>
        <w:top w:val="none" w:sz="0" w:space="0" w:color="auto"/>
        <w:left w:val="none" w:sz="0" w:space="0" w:color="auto"/>
        <w:bottom w:val="none" w:sz="0" w:space="0" w:color="auto"/>
        <w:right w:val="none" w:sz="0" w:space="0" w:color="auto"/>
      </w:divBdr>
      <w:divsChild>
        <w:div w:id="52705425">
          <w:marLeft w:val="360"/>
          <w:marRight w:val="0"/>
          <w:marTop w:val="200"/>
          <w:marBottom w:val="0"/>
          <w:divBdr>
            <w:top w:val="none" w:sz="0" w:space="0" w:color="auto"/>
            <w:left w:val="none" w:sz="0" w:space="0" w:color="auto"/>
            <w:bottom w:val="none" w:sz="0" w:space="0" w:color="auto"/>
            <w:right w:val="none" w:sz="0" w:space="0" w:color="auto"/>
          </w:divBdr>
        </w:div>
        <w:div w:id="258026290">
          <w:marLeft w:val="360"/>
          <w:marRight w:val="0"/>
          <w:marTop w:val="200"/>
          <w:marBottom w:val="0"/>
          <w:divBdr>
            <w:top w:val="none" w:sz="0" w:space="0" w:color="auto"/>
            <w:left w:val="none" w:sz="0" w:space="0" w:color="auto"/>
            <w:bottom w:val="none" w:sz="0" w:space="0" w:color="auto"/>
            <w:right w:val="none" w:sz="0" w:space="0" w:color="auto"/>
          </w:divBdr>
        </w:div>
        <w:div w:id="327250596">
          <w:marLeft w:val="360"/>
          <w:marRight w:val="0"/>
          <w:marTop w:val="200"/>
          <w:marBottom w:val="0"/>
          <w:divBdr>
            <w:top w:val="none" w:sz="0" w:space="0" w:color="auto"/>
            <w:left w:val="none" w:sz="0" w:space="0" w:color="auto"/>
            <w:bottom w:val="none" w:sz="0" w:space="0" w:color="auto"/>
            <w:right w:val="none" w:sz="0" w:space="0" w:color="auto"/>
          </w:divBdr>
        </w:div>
        <w:div w:id="369569177">
          <w:marLeft w:val="360"/>
          <w:marRight w:val="0"/>
          <w:marTop w:val="200"/>
          <w:marBottom w:val="0"/>
          <w:divBdr>
            <w:top w:val="none" w:sz="0" w:space="0" w:color="auto"/>
            <w:left w:val="none" w:sz="0" w:space="0" w:color="auto"/>
            <w:bottom w:val="none" w:sz="0" w:space="0" w:color="auto"/>
            <w:right w:val="none" w:sz="0" w:space="0" w:color="auto"/>
          </w:divBdr>
        </w:div>
        <w:div w:id="420108567">
          <w:marLeft w:val="1080"/>
          <w:marRight w:val="0"/>
          <w:marTop w:val="100"/>
          <w:marBottom w:val="0"/>
          <w:divBdr>
            <w:top w:val="none" w:sz="0" w:space="0" w:color="auto"/>
            <w:left w:val="none" w:sz="0" w:space="0" w:color="auto"/>
            <w:bottom w:val="none" w:sz="0" w:space="0" w:color="auto"/>
            <w:right w:val="none" w:sz="0" w:space="0" w:color="auto"/>
          </w:divBdr>
        </w:div>
        <w:div w:id="591011640">
          <w:marLeft w:val="1080"/>
          <w:marRight w:val="0"/>
          <w:marTop w:val="100"/>
          <w:marBottom w:val="0"/>
          <w:divBdr>
            <w:top w:val="none" w:sz="0" w:space="0" w:color="auto"/>
            <w:left w:val="none" w:sz="0" w:space="0" w:color="auto"/>
            <w:bottom w:val="none" w:sz="0" w:space="0" w:color="auto"/>
            <w:right w:val="none" w:sz="0" w:space="0" w:color="auto"/>
          </w:divBdr>
        </w:div>
        <w:div w:id="677194323">
          <w:marLeft w:val="1080"/>
          <w:marRight w:val="0"/>
          <w:marTop w:val="100"/>
          <w:marBottom w:val="0"/>
          <w:divBdr>
            <w:top w:val="none" w:sz="0" w:space="0" w:color="auto"/>
            <w:left w:val="none" w:sz="0" w:space="0" w:color="auto"/>
            <w:bottom w:val="none" w:sz="0" w:space="0" w:color="auto"/>
            <w:right w:val="none" w:sz="0" w:space="0" w:color="auto"/>
          </w:divBdr>
        </w:div>
        <w:div w:id="706029335">
          <w:marLeft w:val="1080"/>
          <w:marRight w:val="0"/>
          <w:marTop w:val="100"/>
          <w:marBottom w:val="0"/>
          <w:divBdr>
            <w:top w:val="none" w:sz="0" w:space="0" w:color="auto"/>
            <w:left w:val="none" w:sz="0" w:space="0" w:color="auto"/>
            <w:bottom w:val="none" w:sz="0" w:space="0" w:color="auto"/>
            <w:right w:val="none" w:sz="0" w:space="0" w:color="auto"/>
          </w:divBdr>
        </w:div>
        <w:div w:id="972754076">
          <w:marLeft w:val="360"/>
          <w:marRight w:val="0"/>
          <w:marTop w:val="200"/>
          <w:marBottom w:val="0"/>
          <w:divBdr>
            <w:top w:val="none" w:sz="0" w:space="0" w:color="auto"/>
            <w:left w:val="none" w:sz="0" w:space="0" w:color="auto"/>
            <w:bottom w:val="none" w:sz="0" w:space="0" w:color="auto"/>
            <w:right w:val="none" w:sz="0" w:space="0" w:color="auto"/>
          </w:divBdr>
        </w:div>
        <w:div w:id="988242204">
          <w:marLeft w:val="1800"/>
          <w:marRight w:val="0"/>
          <w:marTop w:val="100"/>
          <w:marBottom w:val="0"/>
          <w:divBdr>
            <w:top w:val="none" w:sz="0" w:space="0" w:color="auto"/>
            <w:left w:val="none" w:sz="0" w:space="0" w:color="auto"/>
            <w:bottom w:val="none" w:sz="0" w:space="0" w:color="auto"/>
            <w:right w:val="none" w:sz="0" w:space="0" w:color="auto"/>
          </w:divBdr>
        </w:div>
        <w:div w:id="1049037814">
          <w:marLeft w:val="1080"/>
          <w:marRight w:val="0"/>
          <w:marTop w:val="100"/>
          <w:marBottom w:val="0"/>
          <w:divBdr>
            <w:top w:val="none" w:sz="0" w:space="0" w:color="auto"/>
            <w:left w:val="none" w:sz="0" w:space="0" w:color="auto"/>
            <w:bottom w:val="none" w:sz="0" w:space="0" w:color="auto"/>
            <w:right w:val="none" w:sz="0" w:space="0" w:color="auto"/>
          </w:divBdr>
        </w:div>
        <w:div w:id="1690257786">
          <w:marLeft w:val="360"/>
          <w:marRight w:val="0"/>
          <w:marTop w:val="200"/>
          <w:marBottom w:val="0"/>
          <w:divBdr>
            <w:top w:val="none" w:sz="0" w:space="0" w:color="auto"/>
            <w:left w:val="none" w:sz="0" w:space="0" w:color="auto"/>
            <w:bottom w:val="none" w:sz="0" w:space="0" w:color="auto"/>
            <w:right w:val="none" w:sz="0" w:space="0" w:color="auto"/>
          </w:divBdr>
        </w:div>
      </w:divsChild>
    </w:div>
    <w:div w:id="1124150433">
      <w:bodyDiv w:val="1"/>
      <w:marLeft w:val="0"/>
      <w:marRight w:val="0"/>
      <w:marTop w:val="0"/>
      <w:marBottom w:val="0"/>
      <w:divBdr>
        <w:top w:val="none" w:sz="0" w:space="0" w:color="auto"/>
        <w:left w:val="none" w:sz="0" w:space="0" w:color="auto"/>
        <w:bottom w:val="none" w:sz="0" w:space="0" w:color="auto"/>
        <w:right w:val="none" w:sz="0" w:space="0" w:color="auto"/>
      </w:divBdr>
    </w:div>
    <w:div w:id="1125194045">
      <w:bodyDiv w:val="1"/>
      <w:marLeft w:val="0"/>
      <w:marRight w:val="0"/>
      <w:marTop w:val="0"/>
      <w:marBottom w:val="0"/>
      <w:divBdr>
        <w:top w:val="none" w:sz="0" w:space="0" w:color="auto"/>
        <w:left w:val="none" w:sz="0" w:space="0" w:color="auto"/>
        <w:bottom w:val="none" w:sz="0" w:space="0" w:color="auto"/>
        <w:right w:val="none" w:sz="0" w:space="0" w:color="auto"/>
      </w:divBdr>
      <w:divsChild>
        <w:div w:id="1212689232">
          <w:marLeft w:val="547"/>
          <w:marRight w:val="0"/>
          <w:marTop w:val="115"/>
          <w:marBottom w:val="0"/>
          <w:divBdr>
            <w:top w:val="none" w:sz="0" w:space="0" w:color="auto"/>
            <w:left w:val="none" w:sz="0" w:space="0" w:color="auto"/>
            <w:bottom w:val="none" w:sz="0" w:space="0" w:color="auto"/>
            <w:right w:val="none" w:sz="0" w:space="0" w:color="auto"/>
          </w:divBdr>
        </w:div>
        <w:div w:id="1958751523">
          <w:marLeft w:val="547"/>
          <w:marRight w:val="0"/>
          <w:marTop w:val="115"/>
          <w:marBottom w:val="0"/>
          <w:divBdr>
            <w:top w:val="none" w:sz="0" w:space="0" w:color="auto"/>
            <w:left w:val="none" w:sz="0" w:space="0" w:color="auto"/>
            <w:bottom w:val="none" w:sz="0" w:space="0" w:color="auto"/>
            <w:right w:val="none" w:sz="0" w:space="0" w:color="auto"/>
          </w:divBdr>
        </w:div>
        <w:div w:id="2079210438">
          <w:marLeft w:val="1166"/>
          <w:marRight w:val="0"/>
          <w:marTop w:val="96"/>
          <w:marBottom w:val="0"/>
          <w:divBdr>
            <w:top w:val="none" w:sz="0" w:space="0" w:color="auto"/>
            <w:left w:val="none" w:sz="0" w:space="0" w:color="auto"/>
            <w:bottom w:val="none" w:sz="0" w:space="0" w:color="auto"/>
            <w:right w:val="none" w:sz="0" w:space="0" w:color="auto"/>
          </w:divBdr>
        </w:div>
      </w:divsChild>
    </w:div>
    <w:div w:id="1125655180">
      <w:bodyDiv w:val="1"/>
      <w:marLeft w:val="0"/>
      <w:marRight w:val="0"/>
      <w:marTop w:val="0"/>
      <w:marBottom w:val="0"/>
      <w:divBdr>
        <w:top w:val="none" w:sz="0" w:space="0" w:color="auto"/>
        <w:left w:val="none" w:sz="0" w:space="0" w:color="auto"/>
        <w:bottom w:val="none" w:sz="0" w:space="0" w:color="auto"/>
        <w:right w:val="none" w:sz="0" w:space="0" w:color="auto"/>
      </w:divBdr>
      <w:divsChild>
        <w:div w:id="1221287981">
          <w:marLeft w:val="1080"/>
          <w:marRight w:val="0"/>
          <w:marTop w:val="100"/>
          <w:marBottom w:val="0"/>
          <w:divBdr>
            <w:top w:val="none" w:sz="0" w:space="0" w:color="auto"/>
            <w:left w:val="none" w:sz="0" w:space="0" w:color="auto"/>
            <w:bottom w:val="none" w:sz="0" w:space="0" w:color="auto"/>
            <w:right w:val="none" w:sz="0" w:space="0" w:color="auto"/>
          </w:divBdr>
        </w:div>
        <w:div w:id="1376353102">
          <w:marLeft w:val="1080"/>
          <w:marRight w:val="0"/>
          <w:marTop w:val="100"/>
          <w:marBottom w:val="0"/>
          <w:divBdr>
            <w:top w:val="none" w:sz="0" w:space="0" w:color="auto"/>
            <w:left w:val="none" w:sz="0" w:space="0" w:color="auto"/>
            <w:bottom w:val="none" w:sz="0" w:space="0" w:color="auto"/>
            <w:right w:val="none" w:sz="0" w:space="0" w:color="auto"/>
          </w:divBdr>
        </w:div>
        <w:div w:id="1808860500">
          <w:marLeft w:val="1800"/>
          <w:marRight w:val="0"/>
          <w:marTop w:val="100"/>
          <w:marBottom w:val="0"/>
          <w:divBdr>
            <w:top w:val="none" w:sz="0" w:space="0" w:color="auto"/>
            <w:left w:val="none" w:sz="0" w:space="0" w:color="auto"/>
            <w:bottom w:val="none" w:sz="0" w:space="0" w:color="auto"/>
            <w:right w:val="none" w:sz="0" w:space="0" w:color="auto"/>
          </w:divBdr>
        </w:div>
        <w:div w:id="2025663728">
          <w:marLeft w:val="360"/>
          <w:marRight w:val="0"/>
          <w:marTop w:val="200"/>
          <w:marBottom w:val="0"/>
          <w:divBdr>
            <w:top w:val="none" w:sz="0" w:space="0" w:color="auto"/>
            <w:left w:val="none" w:sz="0" w:space="0" w:color="auto"/>
            <w:bottom w:val="none" w:sz="0" w:space="0" w:color="auto"/>
            <w:right w:val="none" w:sz="0" w:space="0" w:color="auto"/>
          </w:divBdr>
        </w:div>
      </w:divsChild>
    </w:div>
    <w:div w:id="1126507071">
      <w:bodyDiv w:val="1"/>
      <w:marLeft w:val="0"/>
      <w:marRight w:val="0"/>
      <w:marTop w:val="0"/>
      <w:marBottom w:val="0"/>
      <w:divBdr>
        <w:top w:val="none" w:sz="0" w:space="0" w:color="auto"/>
        <w:left w:val="none" w:sz="0" w:space="0" w:color="auto"/>
        <w:bottom w:val="none" w:sz="0" w:space="0" w:color="auto"/>
        <w:right w:val="none" w:sz="0" w:space="0" w:color="auto"/>
      </w:divBdr>
      <w:divsChild>
        <w:div w:id="455878099">
          <w:marLeft w:val="547"/>
          <w:marRight w:val="0"/>
          <w:marTop w:val="115"/>
          <w:marBottom w:val="0"/>
          <w:divBdr>
            <w:top w:val="none" w:sz="0" w:space="0" w:color="auto"/>
            <w:left w:val="none" w:sz="0" w:space="0" w:color="auto"/>
            <w:bottom w:val="none" w:sz="0" w:space="0" w:color="auto"/>
            <w:right w:val="none" w:sz="0" w:space="0" w:color="auto"/>
          </w:divBdr>
        </w:div>
        <w:div w:id="1020856727">
          <w:marLeft w:val="1166"/>
          <w:marRight w:val="0"/>
          <w:marTop w:val="96"/>
          <w:marBottom w:val="0"/>
          <w:divBdr>
            <w:top w:val="none" w:sz="0" w:space="0" w:color="auto"/>
            <w:left w:val="none" w:sz="0" w:space="0" w:color="auto"/>
            <w:bottom w:val="none" w:sz="0" w:space="0" w:color="auto"/>
            <w:right w:val="none" w:sz="0" w:space="0" w:color="auto"/>
          </w:divBdr>
        </w:div>
        <w:div w:id="1219047304">
          <w:marLeft w:val="1166"/>
          <w:marRight w:val="0"/>
          <w:marTop w:val="96"/>
          <w:marBottom w:val="0"/>
          <w:divBdr>
            <w:top w:val="none" w:sz="0" w:space="0" w:color="auto"/>
            <w:left w:val="none" w:sz="0" w:space="0" w:color="auto"/>
            <w:bottom w:val="none" w:sz="0" w:space="0" w:color="auto"/>
            <w:right w:val="none" w:sz="0" w:space="0" w:color="auto"/>
          </w:divBdr>
        </w:div>
        <w:div w:id="1279024159">
          <w:marLeft w:val="1166"/>
          <w:marRight w:val="0"/>
          <w:marTop w:val="96"/>
          <w:marBottom w:val="0"/>
          <w:divBdr>
            <w:top w:val="none" w:sz="0" w:space="0" w:color="auto"/>
            <w:left w:val="none" w:sz="0" w:space="0" w:color="auto"/>
            <w:bottom w:val="none" w:sz="0" w:space="0" w:color="auto"/>
            <w:right w:val="none" w:sz="0" w:space="0" w:color="auto"/>
          </w:divBdr>
        </w:div>
        <w:div w:id="1319306762">
          <w:marLeft w:val="1166"/>
          <w:marRight w:val="0"/>
          <w:marTop w:val="96"/>
          <w:marBottom w:val="0"/>
          <w:divBdr>
            <w:top w:val="none" w:sz="0" w:space="0" w:color="auto"/>
            <w:left w:val="none" w:sz="0" w:space="0" w:color="auto"/>
            <w:bottom w:val="none" w:sz="0" w:space="0" w:color="auto"/>
            <w:right w:val="none" w:sz="0" w:space="0" w:color="auto"/>
          </w:divBdr>
        </w:div>
        <w:div w:id="1379233711">
          <w:marLeft w:val="1800"/>
          <w:marRight w:val="0"/>
          <w:marTop w:val="86"/>
          <w:marBottom w:val="0"/>
          <w:divBdr>
            <w:top w:val="none" w:sz="0" w:space="0" w:color="auto"/>
            <w:left w:val="none" w:sz="0" w:space="0" w:color="auto"/>
            <w:bottom w:val="none" w:sz="0" w:space="0" w:color="auto"/>
            <w:right w:val="none" w:sz="0" w:space="0" w:color="auto"/>
          </w:divBdr>
        </w:div>
        <w:div w:id="1423377278">
          <w:marLeft w:val="1166"/>
          <w:marRight w:val="0"/>
          <w:marTop w:val="96"/>
          <w:marBottom w:val="0"/>
          <w:divBdr>
            <w:top w:val="none" w:sz="0" w:space="0" w:color="auto"/>
            <w:left w:val="none" w:sz="0" w:space="0" w:color="auto"/>
            <w:bottom w:val="none" w:sz="0" w:space="0" w:color="auto"/>
            <w:right w:val="none" w:sz="0" w:space="0" w:color="auto"/>
          </w:divBdr>
        </w:div>
        <w:div w:id="1702702893">
          <w:marLeft w:val="547"/>
          <w:marRight w:val="0"/>
          <w:marTop w:val="115"/>
          <w:marBottom w:val="0"/>
          <w:divBdr>
            <w:top w:val="none" w:sz="0" w:space="0" w:color="auto"/>
            <w:left w:val="none" w:sz="0" w:space="0" w:color="auto"/>
            <w:bottom w:val="none" w:sz="0" w:space="0" w:color="auto"/>
            <w:right w:val="none" w:sz="0" w:space="0" w:color="auto"/>
          </w:divBdr>
        </w:div>
        <w:div w:id="1773088460">
          <w:marLeft w:val="1166"/>
          <w:marRight w:val="0"/>
          <w:marTop w:val="96"/>
          <w:marBottom w:val="0"/>
          <w:divBdr>
            <w:top w:val="none" w:sz="0" w:space="0" w:color="auto"/>
            <w:left w:val="none" w:sz="0" w:space="0" w:color="auto"/>
            <w:bottom w:val="none" w:sz="0" w:space="0" w:color="auto"/>
            <w:right w:val="none" w:sz="0" w:space="0" w:color="auto"/>
          </w:divBdr>
        </w:div>
      </w:divsChild>
    </w:div>
    <w:div w:id="1126968698">
      <w:bodyDiv w:val="1"/>
      <w:marLeft w:val="0"/>
      <w:marRight w:val="0"/>
      <w:marTop w:val="0"/>
      <w:marBottom w:val="0"/>
      <w:divBdr>
        <w:top w:val="none" w:sz="0" w:space="0" w:color="auto"/>
        <w:left w:val="none" w:sz="0" w:space="0" w:color="auto"/>
        <w:bottom w:val="none" w:sz="0" w:space="0" w:color="auto"/>
        <w:right w:val="none" w:sz="0" w:space="0" w:color="auto"/>
      </w:divBdr>
      <w:divsChild>
        <w:div w:id="142625155">
          <w:marLeft w:val="720"/>
          <w:marRight w:val="0"/>
          <w:marTop w:val="0"/>
          <w:marBottom w:val="0"/>
          <w:divBdr>
            <w:top w:val="none" w:sz="0" w:space="0" w:color="auto"/>
            <w:left w:val="none" w:sz="0" w:space="0" w:color="auto"/>
            <w:bottom w:val="none" w:sz="0" w:space="0" w:color="auto"/>
            <w:right w:val="none" w:sz="0" w:space="0" w:color="auto"/>
          </w:divBdr>
        </w:div>
        <w:div w:id="146553545">
          <w:marLeft w:val="720"/>
          <w:marRight w:val="0"/>
          <w:marTop w:val="0"/>
          <w:marBottom w:val="0"/>
          <w:divBdr>
            <w:top w:val="none" w:sz="0" w:space="0" w:color="auto"/>
            <w:left w:val="none" w:sz="0" w:space="0" w:color="auto"/>
            <w:bottom w:val="none" w:sz="0" w:space="0" w:color="auto"/>
            <w:right w:val="none" w:sz="0" w:space="0" w:color="auto"/>
          </w:divBdr>
        </w:div>
        <w:div w:id="769394851">
          <w:marLeft w:val="1440"/>
          <w:marRight w:val="0"/>
          <w:marTop w:val="0"/>
          <w:marBottom w:val="0"/>
          <w:divBdr>
            <w:top w:val="none" w:sz="0" w:space="0" w:color="auto"/>
            <w:left w:val="none" w:sz="0" w:space="0" w:color="auto"/>
            <w:bottom w:val="none" w:sz="0" w:space="0" w:color="auto"/>
            <w:right w:val="none" w:sz="0" w:space="0" w:color="auto"/>
          </w:divBdr>
        </w:div>
        <w:div w:id="858082982">
          <w:marLeft w:val="720"/>
          <w:marRight w:val="0"/>
          <w:marTop w:val="0"/>
          <w:marBottom w:val="0"/>
          <w:divBdr>
            <w:top w:val="none" w:sz="0" w:space="0" w:color="auto"/>
            <w:left w:val="none" w:sz="0" w:space="0" w:color="auto"/>
            <w:bottom w:val="none" w:sz="0" w:space="0" w:color="auto"/>
            <w:right w:val="none" w:sz="0" w:space="0" w:color="auto"/>
          </w:divBdr>
        </w:div>
        <w:div w:id="1210452957">
          <w:marLeft w:val="1440"/>
          <w:marRight w:val="0"/>
          <w:marTop w:val="0"/>
          <w:marBottom w:val="0"/>
          <w:divBdr>
            <w:top w:val="none" w:sz="0" w:space="0" w:color="auto"/>
            <w:left w:val="none" w:sz="0" w:space="0" w:color="auto"/>
            <w:bottom w:val="none" w:sz="0" w:space="0" w:color="auto"/>
            <w:right w:val="none" w:sz="0" w:space="0" w:color="auto"/>
          </w:divBdr>
        </w:div>
        <w:div w:id="2060981138">
          <w:marLeft w:val="1440"/>
          <w:marRight w:val="0"/>
          <w:marTop w:val="0"/>
          <w:marBottom w:val="0"/>
          <w:divBdr>
            <w:top w:val="none" w:sz="0" w:space="0" w:color="auto"/>
            <w:left w:val="none" w:sz="0" w:space="0" w:color="auto"/>
            <w:bottom w:val="none" w:sz="0" w:space="0" w:color="auto"/>
            <w:right w:val="none" w:sz="0" w:space="0" w:color="auto"/>
          </w:divBdr>
        </w:div>
        <w:div w:id="2112048738">
          <w:marLeft w:val="720"/>
          <w:marRight w:val="0"/>
          <w:marTop w:val="0"/>
          <w:marBottom w:val="0"/>
          <w:divBdr>
            <w:top w:val="none" w:sz="0" w:space="0" w:color="auto"/>
            <w:left w:val="none" w:sz="0" w:space="0" w:color="auto"/>
            <w:bottom w:val="none" w:sz="0" w:space="0" w:color="auto"/>
            <w:right w:val="none" w:sz="0" w:space="0" w:color="auto"/>
          </w:divBdr>
        </w:div>
      </w:divsChild>
    </w:div>
    <w:div w:id="1127116150">
      <w:bodyDiv w:val="1"/>
      <w:marLeft w:val="0"/>
      <w:marRight w:val="0"/>
      <w:marTop w:val="0"/>
      <w:marBottom w:val="0"/>
      <w:divBdr>
        <w:top w:val="none" w:sz="0" w:space="0" w:color="auto"/>
        <w:left w:val="none" w:sz="0" w:space="0" w:color="auto"/>
        <w:bottom w:val="none" w:sz="0" w:space="0" w:color="auto"/>
        <w:right w:val="none" w:sz="0" w:space="0" w:color="auto"/>
      </w:divBdr>
    </w:div>
    <w:div w:id="1127626077">
      <w:bodyDiv w:val="1"/>
      <w:marLeft w:val="0"/>
      <w:marRight w:val="0"/>
      <w:marTop w:val="0"/>
      <w:marBottom w:val="0"/>
      <w:divBdr>
        <w:top w:val="none" w:sz="0" w:space="0" w:color="auto"/>
        <w:left w:val="none" w:sz="0" w:space="0" w:color="auto"/>
        <w:bottom w:val="none" w:sz="0" w:space="0" w:color="auto"/>
        <w:right w:val="none" w:sz="0" w:space="0" w:color="auto"/>
      </w:divBdr>
    </w:div>
    <w:div w:id="1128284663">
      <w:bodyDiv w:val="1"/>
      <w:marLeft w:val="0"/>
      <w:marRight w:val="0"/>
      <w:marTop w:val="0"/>
      <w:marBottom w:val="0"/>
      <w:divBdr>
        <w:top w:val="none" w:sz="0" w:space="0" w:color="auto"/>
        <w:left w:val="none" w:sz="0" w:space="0" w:color="auto"/>
        <w:bottom w:val="none" w:sz="0" w:space="0" w:color="auto"/>
        <w:right w:val="none" w:sz="0" w:space="0" w:color="auto"/>
      </w:divBdr>
    </w:div>
    <w:div w:id="1128669778">
      <w:bodyDiv w:val="1"/>
      <w:marLeft w:val="0"/>
      <w:marRight w:val="0"/>
      <w:marTop w:val="0"/>
      <w:marBottom w:val="0"/>
      <w:divBdr>
        <w:top w:val="none" w:sz="0" w:space="0" w:color="auto"/>
        <w:left w:val="none" w:sz="0" w:space="0" w:color="auto"/>
        <w:bottom w:val="none" w:sz="0" w:space="0" w:color="auto"/>
        <w:right w:val="none" w:sz="0" w:space="0" w:color="auto"/>
      </w:divBdr>
    </w:div>
    <w:div w:id="1129125467">
      <w:bodyDiv w:val="1"/>
      <w:marLeft w:val="0"/>
      <w:marRight w:val="0"/>
      <w:marTop w:val="0"/>
      <w:marBottom w:val="0"/>
      <w:divBdr>
        <w:top w:val="none" w:sz="0" w:space="0" w:color="auto"/>
        <w:left w:val="none" w:sz="0" w:space="0" w:color="auto"/>
        <w:bottom w:val="none" w:sz="0" w:space="0" w:color="auto"/>
        <w:right w:val="none" w:sz="0" w:space="0" w:color="auto"/>
      </w:divBdr>
      <w:divsChild>
        <w:div w:id="315649160">
          <w:marLeft w:val="1166"/>
          <w:marRight w:val="0"/>
          <w:marTop w:val="96"/>
          <w:marBottom w:val="0"/>
          <w:divBdr>
            <w:top w:val="none" w:sz="0" w:space="0" w:color="auto"/>
            <w:left w:val="none" w:sz="0" w:space="0" w:color="auto"/>
            <w:bottom w:val="none" w:sz="0" w:space="0" w:color="auto"/>
            <w:right w:val="none" w:sz="0" w:space="0" w:color="auto"/>
          </w:divBdr>
        </w:div>
        <w:div w:id="442919905">
          <w:marLeft w:val="547"/>
          <w:marRight w:val="0"/>
          <w:marTop w:val="115"/>
          <w:marBottom w:val="0"/>
          <w:divBdr>
            <w:top w:val="none" w:sz="0" w:space="0" w:color="auto"/>
            <w:left w:val="none" w:sz="0" w:space="0" w:color="auto"/>
            <w:bottom w:val="none" w:sz="0" w:space="0" w:color="auto"/>
            <w:right w:val="none" w:sz="0" w:space="0" w:color="auto"/>
          </w:divBdr>
        </w:div>
      </w:divsChild>
    </w:div>
    <w:div w:id="1129515210">
      <w:bodyDiv w:val="1"/>
      <w:marLeft w:val="0"/>
      <w:marRight w:val="0"/>
      <w:marTop w:val="0"/>
      <w:marBottom w:val="0"/>
      <w:divBdr>
        <w:top w:val="none" w:sz="0" w:space="0" w:color="auto"/>
        <w:left w:val="none" w:sz="0" w:space="0" w:color="auto"/>
        <w:bottom w:val="none" w:sz="0" w:space="0" w:color="auto"/>
        <w:right w:val="none" w:sz="0" w:space="0" w:color="auto"/>
      </w:divBdr>
    </w:div>
    <w:div w:id="1130635825">
      <w:bodyDiv w:val="1"/>
      <w:marLeft w:val="0"/>
      <w:marRight w:val="0"/>
      <w:marTop w:val="0"/>
      <w:marBottom w:val="0"/>
      <w:divBdr>
        <w:top w:val="none" w:sz="0" w:space="0" w:color="auto"/>
        <w:left w:val="none" w:sz="0" w:space="0" w:color="auto"/>
        <w:bottom w:val="none" w:sz="0" w:space="0" w:color="auto"/>
        <w:right w:val="none" w:sz="0" w:space="0" w:color="auto"/>
      </w:divBdr>
    </w:div>
    <w:div w:id="1130978390">
      <w:bodyDiv w:val="1"/>
      <w:marLeft w:val="0"/>
      <w:marRight w:val="0"/>
      <w:marTop w:val="0"/>
      <w:marBottom w:val="0"/>
      <w:divBdr>
        <w:top w:val="none" w:sz="0" w:space="0" w:color="auto"/>
        <w:left w:val="none" w:sz="0" w:space="0" w:color="auto"/>
        <w:bottom w:val="none" w:sz="0" w:space="0" w:color="auto"/>
        <w:right w:val="none" w:sz="0" w:space="0" w:color="auto"/>
      </w:divBdr>
      <w:divsChild>
        <w:div w:id="62023506">
          <w:marLeft w:val="0"/>
          <w:marRight w:val="0"/>
          <w:marTop w:val="0"/>
          <w:marBottom w:val="0"/>
          <w:divBdr>
            <w:top w:val="none" w:sz="0" w:space="0" w:color="auto"/>
            <w:left w:val="none" w:sz="0" w:space="0" w:color="auto"/>
            <w:bottom w:val="none" w:sz="0" w:space="0" w:color="auto"/>
            <w:right w:val="none" w:sz="0" w:space="0" w:color="auto"/>
          </w:divBdr>
        </w:div>
        <w:div w:id="86123273">
          <w:marLeft w:val="0"/>
          <w:marRight w:val="0"/>
          <w:marTop w:val="0"/>
          <w:marBottom w:val="0"/>
          <w:divBdr>
            <w:top w:val="none" w:sz="0" w:space="0" w:color="auto"/>
            <w:left w:val="none" w:sz="0" w:space="0" w:color="auto"/>
            <w:bottom w:val="none" w:sz="0" w:space="0" w:color="auto"/>
            <w:right w:val="none" w:sz="0" w:space="0" w:color="auto"/>
          </w:divBdr>
        </w:div>
        <w:div w:id="146828875">
          <w:marLeft w:val="0"/>
          <w:marRight w:val="0"/>
          <w:marTop w:val="0"/>
          <w:marBottom w:val="0"/>
          <w:divBdr>
            <w:top w:val="none" w:sz="0" w:space="0" w:color="auto"/>
            <w:left w:val="none" w:sz="0" w:space="0" w:color="auto"/>
            <w:bottom w:val="none" w:sz="0" w:space="0" w:color="auto"/>
            <w:right w:val="none" w:sz="0" w:space="0" w:color="auto"/>
          </w:divBdr>
        </w:div>
        <w:div w:id="195700746">
          <w:marLeft w:val="0"/>
          <w:marRight w:val="0"/>
          <w:marTop w:val="0"/>
          <w:marBottom w:val="0"/>
          <w:divBdr>
            <w:top w:val="none" w:sz="0" w:space="0" w:color="auto"/>
            <w:left w:val="none" w:sz="0" w:space="0" w:color="auto"/>
            <w:bottom w:val="none" w:sz="0" w:space="0" w:color="auto"/>
            <w:right w:val="none" w:sz="0" w:space="0" w:color="auto"/>
          </w:divBdr>
        </w:div>
        <w:div w:id="200830310">
          <w:marLeft w:val="0"/>
          <w:marRight w:val="0"/>
          <w:marTop w:val="0"/>
          <w:marBottom w:val="0"/>
          <w:divBdr>
            <w:top w:val="none" w:sz="0" w:space="0" w:color="auto"/>
            <w:left w:val="none" w:sz="0" w:space="0" w:color="auto"/>
            <w:bottom w:val="none" w:sz="0" w:space="0" w:color="auto"/>
            <w:right w:val="none" w:sz="0" w:space="0" w:color="auto"/>
          </w:divBdr>
        </w:div>
        <w:div w:id="322665098">
          <w:marLeft w:val="0"/>
          <w:marRight w:val="0"/>
          <w:marTop w:val="0"/>
          <w:marBottom w:val="0"/>
          <w:divBdr>
            <w:top w:val="none" w:sz="0" w:space="0" w:color="auto"/>
            <w:left w:val="none" w:sz="0" w:space="0" w:color="auto"/>
            <w:bottom w:val="none" w:sz="0" w:space="0" w:color="auto"/>
            <w:right w:val="none" w:sz="0" w:space="0" w:color="auto"/>
          </w:divBdr>
        </w:div>
        <w:div w:id="353968117">
          <w:marLeft w:val="0"/>
          <w:marRight w:val="0"/>
          <w:marTop w:val="0"/>
          <w:marBottom w:val="0"/>
          <w:divBdr>
            <w:top w:val="none" w:sz="0" w:space="0" w:color="auto"/>
            <w:left w:val="none" w:sz="0" w:space="0" w:color="auto"/>
            <w:bottom w:val="none" w:sz="0" w:space="0" w:color="auto"/>
            <w:right w:val="none" w:sz="0" w:space="0" w:color="auto"/>
          </w:divBdr>
        </w:div>
        <w:div w:id="358817594">
          <w:marLeft w:val="0"/>
          <w:marRight w:val="0"/>
          <w:marTop w:val="0"/>
          <w:marBottom w:val="0"/>
          <w:divBdr>
            <w:top w:val="none" w:sz="0" w:space="0" w:color="auto"/>
            <w:left w:val="none" w:sz="0" w:space="0" w:color="auto"/>
            <w:bottom w:val="none" w:sz="0" w:space="0" w:color="auto"/>
            <w:right w:val="none" w:sz="0" w:space="0" w:color="auto"/>
          </w:divBdr>
        </w:div>
        <w:div w:id="526870585">
          <w:marLeft w:val="0"/>
          <w:marRight w:val="0"/>
          <w:marTop w:val="0"/>
          <w:marBottom w:val="0"/>
          <w:divBdr>
            <w:top w:val="none" w:sz="0" w:space="0" w:color="auto"/>
            <w:left w:val="none" w:sz="0" w:space="0" w:color="auto"/>
            <w:bottom w:val="none" w:sz="0" w:space="0" w:color="auto"/>
            <w:right w:val="none" w:sz="0" w:space="0" w:color="auto"/>
          </w:divBdr>
        </w:div>
        <w:div w:id="548542115">
          <w:marLeft w:val="0"/>
          <w:marRight w:val="0"/>
          <w:marTop w:val="0"/>
          <w:marBottom w:val="0"/>
          <w:divBdr>
            <w:top w:val="none" w:sz="0" w:space="0" w:color="auto"/>
            <w:left w:val="none" w:sz="0" w:space="0" w:color="auto"/>
            <w:bottom w:val="none" w:sz="0" w:space="0" w:color="auto"/>
            <w:right w:val="none" w:sz="0" w:space="0" w:color="auto"/>
          </w:divBdr>
        </w:div>
        <w:div w:id="563873382">
          <w:marLeft w:val="0"/>
          <w:marRight w:val="0"/>
          <w:marTop w:val="0"/>
          <w:marBottom w:val="0"/>
          <w:divBdr>
            <w:top w:val="none" w:sz="0" w:space="0" w:color="auto"/>
            <w:left w:val="none" w:sz="0" w:space="0" w:color="auto"/>
            <w:bottom w:val="none" w:sz="0" w:space="0" w:color="auto"/>
            <w:right w:val="none" w:sz="0" w:space="0" w:color="auto"/>
          </w:divBdr>
        </w:div>
        <w:div w:id="675153048">
          <w:marLeft w:val="0"/>
          <w:marRight w:val="0"/>
          <w:marTop w:val="0"/>
          <w:marBottom w:val="0"/>
          <w:divBdr>
            <w:top w:val="none" w:sz="0" w:space="0" w:color="auto"/>
            <w:left w:val="none" w:sz="0" w:space="0" w:color="auto"/>
            <w:bottom w:val="none" w:sz="0" w:space="0" w:color="auto"/>
            <w:right w:val="none" w:sz="0" w:space="0" w:color="auto"/>
          </w:divBdr>
        </w:div>
        <w:div w:id="796795038">
          <w:marLeft w:val="0"/>
          <w:marRight w:val="0"/>
          <w:marTop w:val="0"/>
          <w:marBottom w:val="0"/>
          <w:divBdr>
            <w:top w:val="none" w:sz="0" w:space="0" w:color="auto"/>
            <w:left w:val="none" w:sz="0" w:space="0" w:color="auto"/>
            <w:bottom w:val="none" w:sz="0" w:space="0" w:color="auto"/>
            <w:right w:val="none" w:sz="0" w:space="0" w:color="auto"/>
          </w:divBdr>
        </w:div>
        <w:div w:id="806553350">
          <w:marLeft w:val="0"/>
          <w:marRight w:val="0"/>
          <w:marTop w:val="0"/>
          <w:marBottom w:val="0"/>
          <w:divBdr>
            <w:top w:val="none" w:sz="0" w:space="0" w:color="auto"/>
            <w:left w:val="none" w:sz="0" w:space="0" w:color="auto"/>
            <w:bottom w:val="none" w:sz="0" w:space="0" w:color="auto"/>
            <w:right w:val="none" w:sz="0" w:space="0" w:color="auto"/>
          </w:divBdr>
        </w:div>
        <w:div w:id="818183316">
          <w:marLeft w:val="0"/>
          <w:marRight w:val="0"/>
          <w:marTop w:val="0"/>
          <w:marBottom w:val="0"/>
          <w:divBdr>
            <w:top w:val="none" w:sz="0" w:space="0" w:color="auto"/>
            <w:left w:val="none" w:sz="0" w:space="0" w:color="auto"/>
            <w:bottom w:val="none" w:sz="0" w:space="0" w:color="auto"/>
            <w:right w:val="none" w:sz="0" w:space="0" w:color="auto"/>
          </w:divBdr>
        </w:div>
        <w:div w:id="923028340">
          <w:marLeft w:val="0"/>
          <w:marRight w:val="0"/>
          <w:marTop w:val="0"/>
          <w:marBottom w:val="0"/>
          <w:divBdr>
            <w:top w:val="none" w:sz="0" w:space="0" w:color="auto"/>
            <w:left w:val="none" w:sz="0" w:space="0" w:color="auto"/>
            <w:bottom w:val="none" w:sz="0" w:space="0" w:color="auto"/>
            <w:right w:val="none" w:sz="0" w:space="0" w:color="auto"/>
          </w:divBdr>
        </w:div>
        <w:div w:id="941061704">
          <w:marLeft w:val="0"/>
          <w:marRight w:val="0"/>
          <w:marTop w:val="0"/>
          <w:marBottom w:val="0"/>
          <w:divBdr>
            <w:top w:val="none" w:sz="0" w:space="0" w:color="auto"/>
            <w:left w:val="none" w:sz="0" w:space="0" w:color="auto"/>
            <w:bottom w:val="none" w:sz="0" w:space="0" w:color="auto"/>
            <w:right w:val="none" w:sz="0" w:space="0" w:color="auto"/>
          </w:divBdr>
        </w:div>
        <w:div w:id="1113357244">
          <w:marLeft w:val="0"/>
          <w:marRight w:val="0"/>
          <w:marTop w:val="0"/>
          <w:marBottom w:val="0"/>
          <w:divBdr>
            <w:top w:val="none" w:sz="0" w:space="0" w:color="auto"/>
            <w:left w:val="none" w:sz="0" w:space="0" w:color="auto"/>
            <w:bottom w:val="none" w:sz="0" w:space="0" w:color="auto"/>
            <w:right w:val="none" w:sz="0" w:space="0" w:color="auto"/>
          </w:divBdr>
        </w:div>
        <w:div w:id="1303464888">
          <w:marLeft w:val="0"/>
          <w:marRight w:val="0"/>
          <w:marTop w:val="0"/>
          <w:marBottom w:val="0"/>
          <w:divBdr>
            <w:top w:val="none" w:sz="0" w:space="0" w:color="auto"/>
            <w:left w:val="none" w:sz="0" w:space="0" w:color="auto"/>
            <w:bottom w:val="none" w:sz="0" w:space="0" w:color="auto"/>
            <w:right w:val="none" w:sz="0" w:space="0" w:color="auto"/>
          </w:divBdr>
        </w:div>
        <w:div w:id="1325010392">
          <w:marLeft w:val="0"/>
          <w:marRight w:val="0"/>
          <w:marTop w:val="0"/>
          <w:marBottom w:val="0"/>
          <w:divBdr>
            <w:top w:val="none" w:sz="0" w:space="0" w:color="auto"/>
            <w:left w:val="none" w:sz="0" w:space="0" w:color="auto"/>
            <w:bottom w:val="none" w:sz="0" w:space="0" w:color="auto"/>
            <w:right w:val="none" w:sz="0" w:space="0" w:color="auto"/>
          </w:divBdr>
        </w:div>
        <w:div w:id="1393964333">
          <w:marLeft w:val="0"/>
          <w:marRight w:val="0"/>
          <w:marTop w:val="0"/>
          <w:marBottom w:val="0"/>
          <w:divBdr>
            <w:top w:val="none" w:sz="0" w:space="0" w:color="auto"/>
            <w:left w:val="none" w:sz="0" w:space="0" w:color="auto"/>
            <w:bottom w:val="none" w:sz="0" w:space="0" w:color="auto"/>
            <w:right w:val="none" w:sz="0" w:space="0" w:color="auto"/>
          </w:divBdr>
        </w:div>
        <w:div w:id="1412656654">
          <w:marLeft w:val="0"/>
          <w:marRight w:val="0"/>
          <w:marTop w:val="0"/>
          <w:marBottom w:val="0"/>
          <w:divBdr>
            <w:top w:val="none" w:sz="0" w:space="0" w:color="auto"/>
            <w:left w:val="none" w:sz="0" w:space="0" w:color="auto"/>
            <w:bottom w:val="none" w:sz="0" w:space="0" w:color="auto"/>
            <w:right w:val="none" w:sz="0" w:space="0" w:color="auto"/>
          </w:divBdr>
        </w:div>
        <w:div w:id="1448817942">
          <w:marLeft w:val="0"/>
          <w:marRight w:val="0"/>
          <w:marTop w:val="0"/>
          <w:marBottom w:val="0"/>
          <w:divBdr>
            <w:top w:val="none" w:sz="0" w:space="0" w:color="auto"/>
            <w:left w:val="none" w:sz="0" w:space="0" w:color="auto"/>
            <w:bottom w:val="none" w:sz="0" w:space="0" w:color="auto"/>
            <w:right w:val="none" w:sz="0" w:space="0" w:color="auto"/>
          </w:divBdr>
        </w:div>
        <w:div w:id="1522549477">
          <w:marLeft w:val="0"/>
          <w:marRight w:val="0"/>
          <w:marTop w:val="0"/>
          <w:marBottom w:val="0"/>
          <w:divBdr>
            <w:top w:val="none" w:sz="0" w:space="0" w:color="auto"/>
            <w:left w:val="none" w:sz="0" w:space="0" w:color="auto"/>
            <w:bottom w:val="none" w:sz="0" w:space="0" w:color="auto"/>
            <w:right w:val="none" w:sz="0" w:space="0" w:color="auto"/>
          </w:divBdr>
        </w:div>
        <w:div w:id="1545364018">
          <w:marLeft w:val="0"/>
          <w:marRight w:val="0"/>
          <w:marTop w:val="0"/>
          <w:marBottom w:val="0"/>
          <w:divBdr>
            <w:top w:val="none" w:sz="0" w:space="0" w:color="auto"/>
            <w:left w:val="none" w:sz="0" w:space="0" w:color="auto"/>
            <w:bottom w:val="none" w:sz="0" w:space="0" w:color="auto"/>
            <w:right w:val="none" w:sz="0" w:space="0" w:color="auto"/>
          </w:divBdr>
        </w:div>
        <w:div w:id="1674457325">
          <w:marLeft w:val="0"/>
          <w:marRight w:val="0"/>
          <w:marTop w:val="0"/>
          <w:marBottom w:val="0"/>
          <w:divBdr>
            <w:top w:val="none" w:sz="0" w:space="0" w:color="auto"/>
            <w:left w:val="none" w:sz="0" w:space="0" w:color="auto"/>
            <w:bottom w:val="none" w:sz="0" w:space="0" w:color="auto"/>
            <w:right w:val="none" w:sz="0" w:space="0" w:color="auto"/>
          </w:divBdr>
        </w:div>
        <w:div w:id="1957368418">
          <w:marLeft w:val="0"/>
          <w:marRight w:val="0"/>
          <w:marTop w:val="0"/>
          <w:marBottom w:val="0"/>
          <w:divBdr>
            <w:top w:val="none" w:sz="0" w:space="0" w:color="auto"/>
            <w:left w:val="none" w:sz="0" w:space="0" w:color="auto"/>
            <w:bottom w:val="none" w:sz="0" w:space="0" w:color="auto"/>
            <w:right w:val="none" w:sz="0" w:space="0" w:color="auto"/>
          </w:divBdr>
        </w:div>
        <w:div w:id="2017418355">
          <w:marLeft w:val="0"/>
          <w:marRight w:val="0"/>
          <w:marTop w:val="0"/>
          <w:marBottom w:val="0"/>
          <w:divBdr>
            <w:top w:val="none" w:sz="0" w:space="0" w:color="auto"/>
            <w:left w:val="none" w:sz="0" w:space="0" w:color="auto"/>
            <w:bottom w:val="none" w:sz="0" w:space="0" w:color="auto"/>
            <w:right w:val="none" w:sz="0" w:space="0" w:color="auto"/>
          </w:divBdr>
        </w:div>
        <w:div w:id="2037584040">
          <w:marLeft w:val="0"/>
          <w:marRight w:val="0"/>
          <w:marTop w:val="0"/>
          <w:marBottom w:val="0"/>
          <w:divBdr>
            <w:top w:val="none" w:sz="0" w:space="0" w:color="auto"/>
            <w:left w:val="none" w:sz="0" w:space="0" w:color="auto"/>
            <w:bottom w:val="none" w:sz="0" w:space="0" w:color="auto"/>
            <w:right w:val="none" w:sz="0" w:space="0" w:color="auto"/>
          </w:divBdr>
        </w:div>
        <w:div w:id="2062705563">
          <w:marLeft w:val="0"/>
          <w:marRight w:val="0"/>
          <w:marTop w:val="0"/>
          <w:marBottom w:val="0"/>
          <w:divBdr>
            <w:top w:val="none" w:sz="0" w:space="0" w:color="auto"/>
            <w:left w:val="none" w:sz="0" w:space="0" w:color="auto"/>
            <w:bottom w:val="none" w:sz="0" w:space="0" w:color="auto"/>
            <w:right w:val="none" w:sz="0" w:space="0" w:color="auto"/>
          </w:divBdr>
        </w:div>
        <w:div w:id="2070689239">
          <w:marLeft w:val="0"/>
          <w:marRight w:val="0"/>
          <w:marTop w:val="0"/>
          <w:marBottom w:val="0"/>
          <w:divBdr>
            <w:top w:val="none" w:sz="0" w:space="0" w:color="auto"/>
            <w:left w:val="none" w:sz="0" w:space="0" w:color="auto"/>
            <w:bottom w:val="none" w:sz="0" w:space="0" w:color="auto"/>
            <w:right w:val="none" w:sz="0" w:space="0" w:color="auto"/>
          </w:divBdr>
        </w:div>
        <w:div w:id="2093039169">
          <w:marLeft w:val="0"/>
          <w:marRight w:val="0"/>
          <w:marTop w:val="0"/>
          <w:marBottom w:val="0"/>
          <w:divBdr>
            <w:top w:val="none" w:sz="0" w:space="0" w:color="auto"/>
            <w:left w:val="none" w:sz="0" w:space="0" w:color="auto"/>
            <w:bottom w:val="none" w:sz="0" w:space="0" w:color="auto"/>
            <w:right w:val="none" w:sz="0" w:space="0" w:color="auto"/>
          </w:divBdr>
        </w:div>
        <w:div w:id="2136439732">
          <w:marLeft w:val="0"/>
          <w:marRight w:val="0"/>
          <w:marTop w:val="0"/>
          <w:marBottom w:val="0"/>
          <w:divBdr>
            <w:top w:val="none" w:sz="0" w:space="0" w:color="auto"/>
            <w:left w:val="none" w:sz="0" w:space="0" w:color="auto"/>
            <w:bottom w:val="none" w:sz="0" w:space="0" w:color="auto"/>
            <w:right w:val="none" w:sz="0" w:space="0" w:color="auto"/>
          </w:divBdr>
        </w:div>
      </w:divsChild>
    </w:div>
    <w:div w:id="1131244956">
      <w:bodyDiv w:val="1"/>
      <w:marLeft w:val="0"/>
      <w:marRight w:val="0"/>
      <w:marTop w:val="0"/>
      <w:marBottom w:val="0"/>
      <w:divBdr>
        <w:top w:val="none" w:sz="0" w:space="0" w:color="auto"/>
        <w:left w:val="none" w:sz="0" w:space="0" w:color="auto"/>
        <w:bottom w:val="none" w:sz="0" w:space="0" w:color="auto"/>
        <w:right w:val="none" w:sz="0" w:space="0" w:color="auto"/>
      </w:divBdr>
    </w:div>
    <w:div w:id="1131824446">
      <w:bodyDiv w:val="1"/>
      <w:marLeft w:val="0"/>
      <w:marRight w:val="0"/>
      <w:marTop w:val="0"/>
      <w:marBottom w:val="0"/>
      <w:divBdr>
        <w:top w:val="none" w:sz="0" w:space="0" w:color="auto"/>
        <w:left w:val="none" w:sz="0" w:space="0" w:color="auto"/>
        <w:bottom w:val="none" w:sz="0" w:space="0" w:color="auto"/>
        <w:right w:val="none" w:sz="0" w:space="0" w:color="auto"/>
      </w:divBdr>
    </w:div>
    <w:div w:id="1132402225">
      <w:bodyDiv w:val="1"/>
      <w:marLeft w:val="0"/>
      <w:marRight w:val="0"/>
      <w:marTop w:val="0"/>
      <w:marBottom w:val="0"/>
      <w:divBdr>
        <w:top w:val="none" w:sz="0" w:space="0" w:color="auto"/>
        <w:left w:val="none" w:sz="0" w:space="0" w:color="auto"/>
        <w:bottom w:val="none" w:sz="0" w:space="0" w:color="auto"/>
        <w:right w:val="none" w:sz="0" w:space="0" w:color="auto"/>
      </w:divBdr>
    </w:div>
    <w:div w:id="1132479562">
      <w:bodyDiv w:val="1"/>
      <w:marLeft w:val="0"/>
      <w:marRight w:val="0"/>
      <w:marTop w:val="0"/>
      <w:marBottom w:val="0"/>
      <w:divBdr>
        <w:top w:val="none" w:sz="0" w:space="0" w:color="auto"/>
        <w:left w:val="none" w:sz="0" w:space="0" w:color="auto"/>
        <w:bottom w:val="none" w:sz="0" w:space="0" w:color="auto"/>
        <w:right w:val="none" w:sz="0" w:space="0" w:color="auto"/>
      </w:divBdr>
      <w:divsChild>
        <w:div w:id="415059491">
          <w:marLeft w:val="547"/>
          <w:marRight w:val="0"/>
          <w:marTop w:val="134"/>
          <w:marBottom w:val="0"/>
          <w:divBdr>
            <w:top w:val="none" w:sz="0" w:space="0" w:color="auto"/>
            <w:left w:val="none" w:sz="0" w:space="0" w:color="auto"/>
            <w:bottom w:val="none" w:sz="0" w:space="0" w:color="auto"/>
            <w:right w:val="none" w:sz="0" w:space="0" w:color="auto"/>
          </w:divBdr>
        </w:div>
        <w:div w:id="596409698">
          <w:marLeft w:val="547"/>
          <w:marRight w:val="0"/>
          <w:marTop w:val="134"/>
          <w:marBottom w:val="0"/>
          <w:divBdr>
            <w:top w:val="none" w:sz="0" w:space="0" w:color="auto"/>
            <w:left w:val="none" w:sz="0" w:space="0" w:color="auto"/>
            <w:bottom w:val="none" w:sz="0" w:space="0" w:color="auto"/>
            <w:right w:val="none" w:sz="0" w:space="0" w:color="auto"/>
          </w:divBdr>
        </w:div>
        <w:div w:id="750397572">
          <w:marLeft w:val="547"/>
          <w:marRight w:val="0"/>
          <w:marTop w:val="134"/>
          <w:marBottom w:val="0"/>
          <w:divBdr>
            <w:top w:val="none" w:sz="0" w:space="0" w:color="auto"/>
            <w:left w:val="none" w:sz="0" w:space="0" w:color="auto"/>
            <w:bottom w:val="none" w:sz="0" w:space="0" w:color="auto"/>
            <w:right w:val="none" w:sz="0" w:space="0" w:color="auto"/>
          </w:divBdr>
        </w:div>
        <w:div w:id="1273365319">
          <w:marLeft w:val="547"/>
          <w:marRight w:val="0"/>
          <w:marTop w:val="134"/>
          <w:marBottom w:val="0"/>
          <w:divBdr>
            <w:top w:val="none" w:sz="0" w:space="0" w:color="auto"/>
            <w:left w:val="none" w:sz="0" w:space="0" w:color="auto"/>
            <w:bottom w:val="none" w:sz="0" w:space="0" w:color="auto"/>
            <w:right w:val="none" w:sz="0" w:space="0" w:color="auto"/>
          </w:divBdr>
        </w:div>
      </w:divsChild>
    </w:div>
    <w:div w:id="1133401053">
      <w:bodyDiv w:val="1"/>
      <w:marLeft w:val="0"/>
      <w:marRight w:val="0"/>
      <w:marTop w:val="0"/>
      <w:marBottom w:val="0"/>
      <w:divBdr>
        <w:top w:val="none" w:sz="0" w:space="0" w:color="auto"/>
        <w:left w:val="none" w:sz="0" w:space="0" w:color="auto"/>
        <w:bottom w:val="none" w:sz="0" w:space="0" w:color="auto"/>
        <w:right w:val="none" w:sz="0" w:space="0" w:color="auto"/>
      </w:divBdr>
      <w:divsChild>
        <w:div w:id="185140805">
          <w:marLeft w:val="1800"/>
          <w:marRight w:val="0"/>
          <w:marTop w:val="106"/>
          <w:marBottom w:val="0"/>
          <w:divBdr>
            <w:top w:val="none" w:sz="0" w:space="0" w:color="auto"/>
            <w:left w:val="none" w:sz="0" w:space="0" w:color="auto"/>
            <w:bottom w:val="none" w:sz="0" w:space="0" w:color="auto"/>
            <w:right w:val="none" w:sz="0" w:space="0" w:color="auto"/>
          </w:divBdr>
        </w:div>
        <w:div w:id="387924093">
          <w:marLeft w:val="1166"/>
          <w:marRight w:val="0"/>
          <w:marTop w:val="125"/>
          <w:marBottom w:val="0"/>
          <w:divBdr>
            <w:top w:val="none" w:sz="0" w:space="0" w:color="auto"/>
            <w:left w:val="none" w:sz="0" w:space="0" w:color="auto"/>
            <w:bottom w:val="none" w:sz="0" w:space="0" w:color="auto"/>
            <w:right w:val="none" w:sz="0" w:space="0" w:color="auto"/>
          </w:divBdr>
        </w:div>
        <w:div w:id="524907274">
          <w:marLeft w:val="547"/>
          <w:marRight w:val="0"/>
          <w:marTop w:val="115"/>
          <w:marBottom w:val="0"/>
          <w:divBdr>
            <w:top w:val="none" w:sz="0" w:space="0" w:color="auto"/>
            <w:left w:val="none" w:sz="0" w:space="0" w:color="auto"/>
            <w:bottom w:val="none" w:sz="0" w:space="0" w:color="auto"/>
            <w:right w:val="none" w:sz="0" w:space="0" w:color="auto"/>
          </w:divBdr>
        </w:div>
        <w:div w:id="847871997">
          <w:marLeft w:val="547"/>
          <w:marRight w:val="0"/>
          <w:marTop w:val="115"/>
          <w:marBottom w:val="0"/>
          <w:divBdr>
            <w:top w:val="none" w:sz="0" w:space="0" w:color="auto"/>
            <w:left w:val="none" w:sz="0" w:space="0" w:color="auto"/>
            <w:bottom w:val="none" w:sz="0" w:space="0" w:color="auto"/>
            <w:right w:val="none" w:sz="0" w:space="0" w:color="auto"/>
          </w:divBdr>
        </w:div>
        <w:div w:id="912005202">
          <w:marLeft w:val="1800"/>
          <w:marRight w:val="0"/>
          <w:marTop w:val="106"/>
          <w:marBottom w:val="0"/>
          <w:divBdr>
            <w:top w:val="none" w:sz="0" w:space="0" w:color="auto"/>
            <w:left w:val="none" w:sz="0" w:space="0" w:color="auto"/>
            <w:bottom w:val="none" w:sz="0" w:space="0" w:color="auto"/>
            <w:right w:val="none" w:sz="0" w:space="0" w:color="auto"/>
          </w:divBdr>
        </w:div>
        <w:div w:id="973490311">
          <w:marLeft w:val="1800"/>
          <w:marRight w:val="0"/>
          <w:marTop w:val="106"/>
          <w:marBottom w:val="0"/>
          <w:divBdr>
            <w:top w:val="none" w:sz="0" w:space="0" w:color="auto"/>
            <w:left w:val="none" w:sz="0" w:space="0" w:color="auto"/>
            <w:bottom w:val="none" w:sz="0" w:space="0" w:color="auto"/>
            <w:right w:val="none" w:sz="0" w:space="0" w:color="auto"/>
          </w:divBdr>
        </w:div>
        <w:div w:id="1890258532">
          <w:marLeft w:val="1800"/>
          <w:marRight w:val="0"/>
          <w:marTop w:val="106"/>
          <w:marBottom w:val="0"/>
          <w:divBdr>
            <w:top w:val="none" w:sz="0" w:space="0" w:color="auto"/>
            <w:left w:val="none" w:sz="0" w:space="0" w:color="auto"/>
            <w:bottom w:val="none" w:sz="0" w:space="0" w:color="auto"/>
            <w:right w:val="none" w:sz="0" w:space="0" w:color="auto"/>
          </w:divBdr>
        </w:div>
        <w:div w:id="1905213430">
          <w:marLeft w:val="547"/>
          <w:marRight w:val="0"/>
          <w:marTop w:val="163"/>
          <w:marBottom w:val="0"/>
          <w:divBdr>
            <w:top w:val="none" w:sz="0" w:space="0" w:color="auto"/>
            <w:left w:val="none" w:sz="0" w:space="0" w:color="auto"/>
            <w:bottom w:val="none" w:sz="0" w:space="0" w:color="auto"/>
            <w:right w:val="none" w:sz="0" w:space="0" w:color="auto"/>
          </w:divBdr>
        </w:div>
        <w:div w:id="1984506620">
          <w:marLeft w:val="1166"/>
          <w:marRight w:val="0"/>
          <w:marTop w:val="125"/>
          <w:marBottom w:val="0"/>
          <w:divBdr>
            <w:top w:val="none" w:sz="0" w:space="0" w:color="auto"/>
            <w:left w:val="none" w:sz="0" w:space="0" w:color="auto"/>
            <w:bottom w:val="none" w:sz="0" w:space="0" w:color="auto"/>
            <w:right w:val="none" w:sz="0" w:space="0" w:color="auto"/>
          </w:divBdr>
        </w:div>
      </w:divsChild>
    </w:div>
    <w:div w:id="1135222288">
      <w:bodyDiv w:val="1"/>
      <w:marLeft w:val="0"/>
      <w:marRight w:val="0"/>
      <w:marTop w:val="0"/>
      <w:marBottom w:val="0"/>
      <w:divBdr>
        <w:top w:val="none" w:sz="0" w:space="0" w:color="auto"/>
        <w:left w:val="none" w:sz="0" w:space="0" w:color="auto"/>
        <w:bottom w:val="none" w:sz="0" w:space="0" w:color="auto"/>
        <w:right w:val="none" w:sz="0" w:space="0" w:color="auto"/>
      </w:divBdr>
    </w:div>
    <w:div w:id="1135492644">
      <w:bodyDiv w:val="1"/>
      <w:marLeft w:val="0"/>
      <w:marRight w:val="0"/>
      <w:marTop w:val="0"/>
      <w:marBottom w:val="0"/>
      <w:divBdr>
        <w:top w:val="none" w:sz="0" w:space="0" w:color="auto"/>
        <w:left w:val="none" w:sz="0" w:space="0" w:color="auto"/>
        <w:bottom w:val="none" w:sz="0" w:space="0" w:color="auto"/>
        <w:right w:val="none" w:sz="0" w:space="0" w:color="auto"/>
      </w:divBdr>
      <w:divsChild>
        <w:div w:id="654145448">
          <w:marLeft w:val="1800"/>
          <w:marRight w:val="0"/>
          <w:marTop w:val="115"/>
          <w:marBottom w:val="0"/>
          <w:divBdr>
            <w:top w:val="none" w:sz="0" w:space="0" w:color="auto"/>
            <w:left w:val="none" w:sz="0" w:space="0" w:color="auto"/>
            <w:bottom w:val="none" w:sz="0" w:space="0" w:color="auto"/>
            <w:right w:val="none" w:sz="0" w:space="0" w:color="auto"/>
          </w:divBdr>
        </w:div>
        <w:div w:id="1648167647">
          <w:marLeft w:val="547"/>
          <w:marRight w:val="0"/>
          <w:marTop w:val="154"/>
          <w:marBottom w:val="0"/>
          <w:divBdr>
            <w:top w:val="none" w:sz="0" w:space="0" w:color="auto"/>
            <w:left w:val="none" w:sz="0" w:space="0" w:color="auto"/>
            <w:bottom w:val="none" w:sz="0" w:space="0" w:color="auto"/>
            <w:right w:val="none" w:sz="0" w:space="0" w:color="auto"/>
          </w:divBdr>
        </w:div>
        <w:div w:id="1851488099">
          <w:marLeft w:val="1800"/>
          <w:marRight w:val="0"/>
          <w:marTop w:val="115"/>
          <w:marBottom w:val="0"/>
          <w:divBdr>
            <w:top w:val="none" w:sz="0" w:space="0" w:color="auto"/>
            <w:left w:val="none" w:sz="0" w:space="0" w:color="auto"/>
            <w:bottom w:val="none" w:sz="0" w:space="0" w:color="auto"/>
            <w:right w:val="none" w:sz="0" w:space="0" w:color="auto"/>
          </w:divBdr>
        </w:div>
        <w:div w:id="2049913711">
          <w:marLeft w:val="1800"/>
          <w:marRight w:val="0"/>
          <w:marTop w:val="115"/>
          <w:marBottom w:val="0"/>
          <w:divBdr>
            <w:top w:val="none" w:sz="0" w:space="0" w:color="auto"/>
            <w:left w:val="none" w:sz="0" w:space="0" w:color="auto"/>
            <w:bottom w:val="none" w:sz="0" w:space="0" w:color="auto"/>
            <w:right w:val="none" w:sz="0" w:space="0" w:color="auto"/>
          </w:divBdr>
        </w:div>
        <w:div w:id="2073189439">
          <w:marLeft w:val="1166"/>
          <w:marRight w:val="0"/>
          <w:marTop w:val="134"/>
          <w:marBottom w:val="0"/>
          <w:divBdr>
            <w:top w:val="none" w:sz="0" w:space="0" w:color="auto"/>
            <w:left w:val="none" w:sz="0" w:space="0" w:color="auto"/>
            <w:bottom w:val="none" w:sz="0" w:space="0" w:color="auto"/>
            <w:right w:val="none" w:sz="0" w:space="0" w:color="auto"/>
          </w:divBdr>
        </w:div>
      </w:divsChild>
    </w:div>
    <w:div w:id="1135753135">
      <w:bodyDiv w:val="1"/>
      <w:marLeft w:val="0"/>
      <w:marRight w:val="0"/>
      <w:marTop w:val="0"/>
      <w:marBottom w:val="0"/>
      <w:divBdr>
        <w:top w:val="none" w:sz="0" w:space="0" w:color="auto"/>
        <w:left w:val="none" w:sz="0" w:space="0" w:color="auto"/>
        <w:bottom w:val="none" w:sz="0" w:space="0" w:color="auto"/>
        <w:right w:val="none" w:sz="0" w:space="0" w:color="auto"/>
      </w:divBdr>
      <w:divsChild>
        <w:div w:id="442655539">
          <w:marLeft w:val="0"/>
          <w:marRight w:val="0"/>
          <w:marTop w:val="0"/>
          <w:marBottom w:val="0"/>
          <w:divBdr>
            <w:top w:val="none" w:sz="0" w:space="0" w:color="auto"/>
            <w:left w:val="none" w:sz="0" w:space="0" w:color="auto"/>
            <w:bottom w:val="none" w:sz="0" w:space="0" w:color="auto"/>
            <w:right w:val="none" w:sz="0" w:space="0" w:color="auto"/>
          </w:divBdr>
          <w:divsChild>
            <w:div w:id="376439948">
              <w:marLeft w:val="0"/>
              <w:marRight w:val="0"/>
              <w:marTop w:val="0"/>
              <w:marBottom w:val="0"/>
              <w:divBdr>
                <w:top w:val="none" w:sz="0" w:space="0" w:color="auto"/>
                <w:left w:val="none" w:sz="0" w:space="0" w:color="auto"/>
                <w:bottom w:val="none" w:sz="0" w:space="0" w:color="auto"/>
                <w:right w:val="none" w:sz="0" w:space="0" w:color="auto"/>
              </w:divBdr>
            </w:div>
            <w:div w:id="760489719">
              <w:marLeft w:val="0"/>
              <w:marRight w:val="0"/>
              <w:marTop w:val="0"/>
              <w:marBottom w:val="0"/>
              <w:divBdr>
                <w:top w:val="none" w:sz="0" w:space="0" w:color="auto"/>
                <w:left w:val="none" w:sz="0" w:space="0" w:color="auto"/>
                <w:bottom w:val="none" w:sz="0" w:space="0" w:color="auto"/>
                <w:right w:val="none" w:sz="0" w:space="0" w:color="auto"/>
              </w:divBdr>
            </w:div>
            <w:div w:id="789668547">
              <w:marLeft w:val="0"/>
              <w:marRight w:val="0"/>
              <w:marTop w:val="0"/>
              <w:marBottom w:val="0"/>
              <w:divBdr>
                <w:top w:val="none" w:sz="0" w:space="0" w:color="auto"/>
                <w:left w:val="none" w:sz="0" w:space="0" w:color="auto"/>
                <w:bottom w:val="none" w:sz="0" w:space="0" w:color="auto"/>
                <w:right w:val="none" w:sz="0" w:space="0" w:color="auto"/>
              </w:divBdr>
            </w:div>
            <w:div w:id="1183936930">
              <w:marLeft w:val="0"/>
              <w:marRight w:val="0"/>
              <w:marTop w:val="0"/>
              <w:marBottom w:val="0"/>
              <w:divBdr>
                <w:top w:val="none" w:sz="0" w:space="0" w:color="auto"/>
                <w:left w:val="none" w:sz="0" w:space="0" w:color="auto"/>
                <w:bottom w:val="none" w:sz="0" w:space="0" w:color="auto"/>
                <w:right w:val="none" w:sz="0" w:space="0" w:color="auto"/>
              </w:divBdr>
            </w:div>
            <w:div w:id="1609311547">
              <w:marLeft w:val="0"/>
              <w:marRight w:val="0"/>
              <w:marTop w:val="0"/>
              <w:marBottom w:val="0"/>
              <w:divBdr>
                <w:top w:val="none" w:sz="0" w:space="0" w:color="auto"/>
                <w:left w:val="none" w:sz="0" w:space="0" w:color="auto"/>
                <w:bottom w:val="none" w:sz="0" w:space="0" w:color="auto"/>
                <w:right w:val="none" w:sz="0" w:space="0" w:color="auto"/>
              </w:divBdr>
            </w:div>
            <w:div w:id="1786193016">
              <w:marLeft w:val="0"/>
              <w:marRight w:val="0"/>
              <w:marTop w:val="0"/>
              <w:marBottom w:val="0"/>
              <w:divBdr>
                <w:top w:val="none" w:sz="0" w:space="0" w:color="auto"/>
                <w:left w:val="none" w:sz="0" w:space="0" w:color="auto"/>
                <w:bottom w:val="none" w:sz="0" w:space="0" w:color="auto"/>
                <w:right w:val="none" w:sz="0" w:space="0" w:color="auto"/>
              </w:divBdr>
            </w:div>
            <w:div w:id="1998146970">
              <w:marLeft w:val="0"/>
              <w:marRight w:val="0"/>
              <w:marTop w:val="0"/>
              <w:marBottom w:val="0"/>
              <w:divBdr>
                <w:top w:val="none" w:sz="0" w:space="0" w:color="auto"/>
                <w:left w:val="none" w:sz="0" w:space="0" w:color="auto"/>
                <w:bottom w:val="none" w:sz="0" w:space="0" w:color="auto"/>
                <w:right w:val="none" w:sz="0" w:space="0" w:color="auto"/>
              </w:divBdr>
            </w:div>
            <w:div w:id="211192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3706">
      <w:bodyDiv w:val="1"/>
      <w:marLeft w:val="0"/>
      <w:marRight w:val="0"/>
      <w:marTop w:val="0"/>
      <w:marBottom w:val="0"/>
      <w:divBdr>
        <w:top w:val="none" w:sz="0" w:space="0" w:color="auto"/>
        <w:left w:val="none" w:sz="0" w:space="0" w:color="auto"/>
        <w:bottom w:val="none" w:sz="0" w:space="0" w:color="auto"/>
        <w:right w:val="none" w:sz="0" w:space="0" w:color="auto"/>
      </w:divBdr>
    </w:div>
    <w:div w:id="1136683783">
      <w:bodyDiv w:val="1"/>
      <w:marLeft w:val="0"/>
      <w:marRight w:val="0"/>
      <w:marTop w:val="0"/>
      <w:marBottom w:val="0"/>
      <w:divBdr>
        <w:top w:val="none" w:sz="0" w:space="0" w:color="auto"/>
        <w:left w:val="none" w:sz="0" w:space="0" w:color="auto"/>
        <w:bottom w:val="none" w:sz="0" w:space="0" w:color="auto"/>
        <w:right w:val="none" w:sz="0" w:space="0" w:color="auto"/>
      </w:divBdr>
    </w:div>
    <w:div w:id="1137264418">
      <w:bodyDiv w:val="1"/>
      <w:marLeft w:val="0"/>
      <w:marRight w:val="0"/>
      <w:marTop w:val="0"/>
      <w:marBottom w:val="0"/>
      <w:divBdr>
        <w:top w:val="none" w:sz="0" w:space="0" w:color="auto"/>
        <w:left w:val="none" w:sz="0" w:space="0" w:color="auto"/>
        <w:bottom w:val="none" w:sz="0" w:space="0" w:color="auto"/>
        <w:right w:val="none" w:sz="0" w:space="0" w:color="auto"/>
      </w:divBdr>
    </w:div>
    <w:div w:id="1138457382">
      <w:bodyDiv w:val="1"/>
      <w:marLeft w:val="0"/>
      <w:marRight w:val="0"/>
      <w:marTop w:val="0"/>
      <w:marBottom w:val="0"/>
      <w:divBdr>
        <w:top w:val="none" w:sz="0" w:space="0" w:color="auto"/>
        <w:left w:val="none" w:sz="0" w:space="0" w:color="auto"/>
        <w:bottom w:val="none" w:sz="0" w:space="0" w:color="auto"/>
        <w:right w:val="none" w:sz="0" w:space="0" w:color="auto"/>
      </w:divBdr>
    </w:div>
    <w:div w:id="1138567662">
      <w:bodyDiv w:val="1"/>
      <w:marLeft w:val="0"/>
      <w:marRight w:val="0"/>
      <w:marTop w:val="0"/>
      <w:marBottom w:val="0"/>
      <w:divBdr>
        <w:top w:val="none" w:sz="0" w:space="0" w:color="auto"/>
        <w:left w:val="none" w:sz="0" w:space="0" w:color="auto"/>
        <w:bottom w:val="none" w:sz="0" w:space="0" w:color="auto"/>
        <w:right w:val="none" w:sz="0" w:space="0" w:color="auto"/>
      </w:divBdr>
      <w:divsChild>
        <w:div w:id="760486665">
          <w:marLeft w:val="634"/>
          <w:marRight w:val="0"/>
          <w:marTop w:val="160"/>
          <w:marBottom w:val="0"/>
          <w:divBdr>
            <w:top w:val="none" w:sz="0" w:space="0" w:color="auto"/>
            <w:left w:val="none" w:sz="0" w:space="0" w:color="auto"/>
            <w:bottom w:val="none" w:sz="0" w:space="0" w:color="auto"/>
            <w:right w:val="none" w:sz="0" w:space="0" w:color="auto"/>
          </w:divBdr>
        </w:div>
        <w:div w:id="1827697470">
          <w:marLeft w:val="634"/>
          <w:marRight w:val="0"/>
          <w:marTop w:val="115"/>
          <w:marBottom w:val="0"/>
          <w:divBdr>
            <w:top w:val="none" w:sz="0" w:space="0" w:color="auto"/>
            <w:left w:val="none" w:sz="0" w:space="0" w:color="auto"/>
            <w:bottom w:val="none" w:sz="0" w:space="0" w:color="auto"/>
            <w:right w:val="none" w:sz="0" w:space="0" w:color="auto"/>
          </w:divBdr>
        </w:div>
        <w:div w:id="1878153112">
          <w:marLeft w:val="634"/>
          <w:marRight w:val="0"/>
          <w:marTop w:val="160"/>
          <w:marBottom w:val="0"/>
          <w:divBdr>
            <w:top w:val="none" w:sz="0" w:space="0" w:color="auto"/>
            <w:left w:val="none" w:sz="0" w:space="0" w:color="auto"/>
            <w:bottom w:val="none" w:sz="0" w:space="0" w:color="auto"/>
            <w:right w:val="none" w:sz="0" w:space="0" w:color="auto"/>
          </w:divBdr>
        </w:div>
        <w:div w:id="1923293179">
          <w:marLeft w:val="0"/>
          <w:marRight w:val="0"/>
          <w:marTop w:val="115"/>
          <w:marBottom w:val="0"/>
          <w:divBdr>
            <w:top w:val="none" w:sz="0" w:space="0" w:color="auto"/>
            <w:left w:val="none" w:sz="0" w:space="0" w:color="auto"/>
            <w:bottom w:val="none" w:sz="0" w:space="0" w:color="auto"/>
            <w:right w:val="none" w:sz="0" w:space="0" w:color="auto"/>
          </w:divBdr>
        </w:div>
      </w:divsChild>
    </w:div>
    <w:div w:id="1139884769">
      <w:bodyDiv w:val="1"/>
      <w:marLeft w:val="0"/>
      <w:marRight w:val="0"/>
      <w:marTop w:val="0"/>
      <w:marBottom w:val="0"/>
      <w:divBdr>
        <w:top w:val="none" w:sz="0" w:space="0" w:color="auto"/>
        <w:left w:val="none" w:sz="0" w:space="0" w:color="auto"/>
        <w:bottom w:val="none" w:sz="0" w:space="0" w:color="auto"/>
        <w:right w:val="none" w:sz="0" w:space="0" w:color="auto"/>
      </w:divBdr>
    </w:div>
    <w:div w:id="1140656571">
      <w:bodyDiv w:val="1"/>
      <w:marLeft w:val="0"/>
      <w:marRight w:val="0"/>
      <w:marTop w:val="0"/>
      <w:marBottom w:val="0"/>
      <w:divBdr>
        <w:top w:val="none" w:sz="0" w:space="0" w:color="auto"/>
        <w:left w:val="none" w:sz="0" w:space="0" w:color="auto"/>
        <w:bottom w:val="none" w:sz="0" w:space="0" w:color="auto"/>
        <w:right w:val="none" w:sz="0" w:space="0" w:color="auto"/>
      </w:divBdr>
      <w:divsChild>
        <w:div w:id="1091050527">
          <w:marLeft w:val="1166"/>
          <w:marRight w:val="0"/>
          <w:marTop w:val="96"/>
          <w:marBottom w:val="0"/>
          <w:divBdr>
            <w:top w:val="none" w:sz="0" w:space="0" w:color="auto"/>
            <w:left w:val="none" w:sz="0" w:space="0" w:color="auto"/>
            <w:bottom w:val="none" w:sz="0" w:space="0" w:color="auto"/>
            <w:right w:val="none" w:sz="0" w:space="0" w:color="auto"/>
          </w:divBdr>
        </w:div>
        <w:div w:id="1289358302">
          <w:marLeft w:val="1166"/>
          <w:marRight w:val="0"/>
          <w:marTop w:val="96"/>
          <w:marBottom w:val="0"/>
          <w:divBdr>
            <w:top w:val="none" w:sz="0" w:space="0" w:color="auto"/>
            <w:left w:val="none" w:sz="0" w:space="0" w:color="auto"/>
            <w:bottom w:val="none" w:sz="0" w:space="0" w:color="auto"/>
            <w:right w:val="none" w:sz="0" w:space="0" w:color="auto"/>
          </w:divBdr>
        </w:div>
        <w:div w:id="1410929914">
          <w:marLeft w:val="1166"/>
          <w:marRight w:val="0"/>
          <w:marTop w:val="96"/>
          <w:marBottom w:val="0"/>
          <w:divBdr>
            <w:top w:val="none" w:sz="0" w:space="0" w:color="auto"/>
            <w:left w:val="none" w:sz="0" w:space="0" w:color="auto"/>
            <w:bottom w:val="none" w:sz="0" w:space="0" w:color="auto"/>
            <w:right w:val="none" w:sz="0" w:space="0" w:color="auto"/>
          </w:divBdr>
        </w:div>
        <w:div w:id="1502575483">
          <w:marLeft w:val="547"/>
          <w:marRight w:val="0"/>
          <w:marTop w:val="115"/>
          <w:marBottom w:val="0"/>
          <w:divBdr>
            <w:top w:val="none" w:sz="0" w:space="0" w:color="auto"/>
            <w:left w:val="none" w:sz="0" w:space="0" w:color="auto"/>
            <w:bottom w:val="none" w:sz="0" w:space="0" w:color="auto"/>
            <w:right w:val="none" w:sz="0" w:space="0" w:color="auto"/>
          </w:divBdr>
        </w:div>
        <w:div w:id="1608006063">
          <w:marLeft w:val="1166"/>
          <w:marRight w:val="0"/>
          <w:marTop w:val="96"/>
          <w:marBottom w:val="0"/>
          <w:divBdr>
            <w:top w:val="none" w:sz="0" w:space="0" w:color="auto"/>
            <w:left w:val="none" w:sz="0" w:space="0" w:color="auto"/>
            <w:bottom w:val="none" w:sz="0" w:space="0" w:color="auto"/>
            <w:right w:val="none" w:sz="0" w:space="0" w:color="auto"/>
          </w:divBdr>
        </w:div>
        <w:div w:id="2123451014">
          <w:marLeft w:val="1166"/>
          <w:marRight w:val="0"/>
          <w:marTop w:val="96"/>
          <w:marBottom w:val="0"/>
          <w:divBdr>
            <w:top w:val="none" w:sz="0" w:space="0" w:color="auto"/>
            <w:left w:val="none" w:sz="0" w:space="0" w:color="auto"/>
            <w:bottom w:val="none" w:sz="0" w:space="0" w:color="auto"/>
            <w:right w:val="none" w:sz="0" w:space="0" w:color="auto"/>
          </w:divBdr>
        </w:div>
      </w:divsChild>
    </w:div>
    <w:div w:id="1140922690">
      <w:bodyDiv w:val="1"/>
      <w:marLeft w:val="0"/>
      <w:marRight w:val="0"/>
      <w:marTop w:val="0"/>
      <w:marBottom w:val="0"/>
      <w:divBdr>
        <w:top w:val="none" w:sz="0" w:space="0" w:color="auto"/>
        <w:left w:val="none" w:sz="0" w:space="0" w:color="auto"/>
        <w:bottom w:val="none" w:sz="0" w:space="0" w:color="auto"/>
        <w:right w:val="none" w:sz="0" w:space="0" w:color="auto"/>
      </w:divBdr>
      <w:divsChild>
        <w:div w:id="2131511530">
          <w:marLeft w:val="0"/>
          <w:marRight w:val="0"/>
          <w:marTop w:val="0"/>
          <w:marBottom w:val="0"/>
          <w:divBdr>
            <w:top w:val="none" w:sz="0" w:space="0" w:color="auto"/>
            <w:left w:val="none" w:sz="0" w:space="0" w:color="auto"/>
            <w:bottom w:val="none" w:sz="0" w:space="0" w:color="auto"/>
            <w:right w:val="none" w:sz="0" w:space="0" w:color="auto"/>
          </w:divBdr>
          <w:divsChild>
            <w:div w:id="772364417">
              <w:marLeft w:val="0"/>
              <w:marRight w:val="0"/>
              <w:marTop w:val="0"/>
              <w:marBottom w:val="0"/>
              <w:divBdr>
                <w:top w:val="none" w:sz="0" w:space="0" w:color="auto"/>
                <w:left w:val="none" w:sz="0" w:space="0" w:color="auto"/>
                <w:bottom w:val="none" w:sz="0" w:space="0" w:color="auto"/>
                <w:right w:val="none" w:sz="0" w:space="0" w:color="auto"/>
              </w:divBdr>
            </w:div>
            <w:div w:id="842160572">
              <w:marLeft w:val="0"/>
              <w:marRight w:val="0"/>
              <w:marTop w:val="0"/>
              <w:marBottom w:val="0"/>
              <w:divBdr>
                <w:top w:val="none" w:sz="0" w:space="0" w:color="auto"/>
                <w:left w:val="none" w:sz="0" w:space="0" w:color="auto"/>
                <w:bottom w:val="none" w:sz="0" w:space="0" w:color="auto"/>
                <w:right w:val="none" w:sz="0" w:space="0" w:color="auto"/>
              </w:divBdr>
            </w:div>
            <w:div w:id="904032415">
              <w:marLeft w:val="0"/>
              <w:marRight w:val="0"/>
              <w:marTop w:val="0"/>
              <w:marBottom w:val="0"/>
              <w:divBdr>
                <w:top w:val="none" w:sz="0" w:space="0" w:color="auto"/>
                <w:left w:val="none" w:sz="0" w:space="0" w:color="auto"/>
                <w:bottom w:val="none" w:sz="0" w:space="0" w:color="auto"/>
                <w:right w:val="none" w:sz="0" w:space="0" w:color="auto"/>
              </w:divBdr>
            </w:div>
            <w:div w:id="18319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00818">
      <w:bodyDiv w:val="1"/>
      <w:marLeft w:val="0"/>
      <w:marRight w:val="0"/>
      <w:marTop w:val="0"/>
      <w:marBottom w:val="0"/>
      <w:divBdr>
        <w:top w:val="none" w:sz="0" w:space="0" w:color="auto"/>
        <w:left w:val="none" w:sz="0" w:space="0" w:color="auto"/>
        <w:bottom w:val="none" w:sz="0" w:space="0" w:color="auto"/>
        <w:right w:val="none" w:sz="0" w:space="0" w:color="auto"/>
      </w:divBdr>
    </w:div>
    <w:div w:id="1141003566">
      <w:bodyDiv w:val="1"/>
      <w:marLeft w:val="0"/>
      <w:marRight w:val="0"/>
      <w:marTop w:val="0"/>
      <w:marBottom w:val="0"/>
      <w:divBdr>
        <w:top w:val="none" w:sz="0" w:space="0" w:color="auto"/>
        <w:left w:val="none" w:sz="0" w:space="0" w:color="auto"/>
        <w:bottom w:val="none" w:sz="0" w:space="0" w:color="auto"/>
        <w:right w:val="none" w:sz="0" w:space="0" w:color="auto"/>
      </w:divBdr>
    </w:div>
    <w:div w:id="1141465395">
      <w:bodyDiv w:val="1"/>
      <w:marLeft w:val="0"/>
      <w:marRight w:val="0"/>
      <w:marTop w:val="0"/>
      <w:marBottom w:val="0"/>
      <w:divBdr>
        <w:top w:val="none" w:sz="0" w:space="0" w:color="auto"/>
        <w:left w:val="none" w:sz="0" w:space="0" w:color="auto"/>
        <w:bottom w:val="none" w:sz="0" w:space="0" w:color="auto"/>
        <w:right w:val="none" w:sz="0" w:space="0" w:color="auto"/>
      </w:divBdr>
    </w:div>
    <w:div w:id="1141531892">
      <w:bodyDiv w:val="1"/>
      <w:marLeft w:val="0"/>
      <w:marRight w:val="0"/>
      <w:marTop w:val="0"/>
      <w:marBottom w:val="0"/>
      <w:divBdr>
        <w:top w:val="none" w:sz="0" w:space="0" w:color="auto"/>
        <w:left w:val="none" w:sz="0" w:space="0" w:color="auto"/>
        <w:bottom w:val="none" w:sz="0" w:space="0" w:color="auto"/>
        <w:right w:val="none" w:sz="0" w:space="0" w:color="auto"/>
      </w:divBdr>
      <w:divsChild>
        <w:div w:id="1132215372">
          <w:marLeft w:val="0"/>
          <w:marRight w:val="0"/>
          <w:marTop w:val="0"/>
          <w:marBottom w:val="0"/>
          <w:divBdr>
            <w:top w:val="none" w:sz="0" w:space="0" w:color="auto"/>
            <w:left w:val="none" w:sz="0" w:space="0" w:color="auto"/>
            <w:bottom w:val="none" w:sz="0" w:space="0" w:color="auto"/>
            <w:right w:val="none" w:sz="0" w:space="0" w:color="auto"/>
          </w:divBdr>
          <w:divsChild>
            <w:div w:id="305741425">
              <w:marLeft w:val="0"/>
              <w:marRight w:val="0"/>
              <w:marTop w:val="0"/>
              <w:marBottom w:val="0"/>
              <w:divBdr>
                <w:top w:val="none" w:sz="0" w:space="0" w:color="auto"/>
                <w:left w:val="none" w:sz="0" w:space="0" w:color="auto"/>
                <w:bottom w:val="none" w:sz="0" w:space="0" w:color="auto"/>
                <w:right w:val="none" w:sz="0" w:space="0" w:color="auto"/>
              </w:divBdr>
            </w:div>
            <w:div w:id="759638414">
              <w:marLeft w:val="0"/>
              <w:marRight w:val="0"/>
              <w:marTop w:val="0"/>
              <w:marBottom w:val="0"/>
              <w:divBdr>
                <w:top w:val="none" w:sz="0" w:space="0" w:color="auto"/>
                <w:left w:val="none" w:sz="0" w:space="0" w:color="auto"/>
                <w:bottom w:val="none" w:sz="0" w:space="0" w:color="auto"/>
                <w:right w:val="none" w:sz="0" w:space="0" w:color="auto"/>
              </w:divBdr>
            </w:div>
            <w:div w:id="837158682">
              <w:marLeft w:val="0"/>
              <w:marRight w:val="0"/>
              <w:marTop w:val="0"/>
              <w:marBottom w:val="0"/>
              <w:divBdr>
                <w:top w:val="none" w:sz="0" w:space="0" w:color="auto"/>
                <w:left w:val="none" w:sz="0" w:space="0" w:color="auto"/>
                <w:bottom w:val="none" w:sz="0" w:space="0" w:color="auto"/>
                <w:right w:val="none" w:sz="0" w:space="0" w:color="auto"/>
              </w:divBdr>
            </w:div>
            <w:div w:id="1159810510">
              <w:marLeft w:val="0"/>
              <w:marRight w:val="0"/>
              <w:marTop w:val="0"/>
              <w:marBottom w:val="0"/>
              <w:divBdr>
                <w:top w:val="none" w:sz="0" w:space="0" w:color="auto"/>
                <w:left w:val="none" w:sz="0" w:space="0" w:color="auto"/>
                <w:bottom w:val="none" w:sz="0" w:space="0" w:color="auto"/>
                <w:right w:val="none" w:sz="0" w:space="0" w:color="auto"/>
              </w:divBdr>
            </w:div>
            <w:div w:id="1776632571">
              <w:marLeft w:val="0"/>
              <w:marRight w:val="0"/>
              <w:marTop w:val="0"/>
              <w:marBottom w:val="0"/>
              <w:divBdr>
                <w:top w:val="none" w:sz="0" w:space="0" w:color="auto"/>
                <w:left w:val="none" w:sz="0" w:space="0" w:color="auto"/>
                <w:bottom w:val="none" w:sz="0" w:space="0" w:color="auto"/>
                <w:right w:val="none" w:sz="0" w:space="0" w:color="auto"/>
              </w:divBdr>
            </w:div>
            <w:div w:id="19519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7433">
      <w:bodyDiv w:val="1"/>
      <w:marLeft w:val="0"/>
      <w:marRight w:val="0"/>
      <w:marTop w:val="0"/>
      <w:marBottom w:val="0"/>
      <w:divBdr>
        <w:top w:val="none" w:sz="0" w:space="0" w:color="auto"/>
        <w:left w:val="none" w:sz="0" w:space="0" w:color="auto"/>
        <w:bottom w:val="none" w:sz="0" w:space="0" w:color="auto"/>
        <w:right w:val="none" w:sz="0" w:space="0" w:color="auto"/>
      </w:divBdr>
      <w:divsChild>
        <w:div w:id="42679626">
          <w:marLeft w:val="360"/>
          <w:marRight w:val="0"/>
          <w:marTop w:val="200"/>
          <w:marBottom w:val="0"/>
          <w:divBdr>
            <w:top w:val="none" w:sz="0" w:space="0" w:color="auto"/>
            <w:left w:val="none" w:sz="0" w:space="0" w:color="auto"/>
            <w:bottom w:val="none" w:sz="0" w:space="0" w:color="auto"/>
            <w:right w:val="none" w:sz="0" w:space="0" w:color="auto"/>
          </w:divBdr>
        </w:div>
        <w:div w:id="90973829">
          <w:marLeft w:val="360"/>
          <w:marRight w:val="0"/>
          <w:marTop w:val="200"/>
          <w:marBottom w:val="0"/>
          <w:divBdr>
            <w:top w:val="none" w:sz="0" w:space="0" w:color="auto"/>
            <w:left w:val="none" w:sz="0" w:space="0" w:color="auto"/>
            <w:bottom w:val="none" w:sz="0" w:space="0" w:color="auto"/>
            <w:right w:val="none" w:sz="0" w:space="0" w:color="auto"/>
          </w:divBdr>
        </w:div>
        <w:div w:id="232662495">
          <w:marLeft w:val="1080"/>
          <w:marRight w:val="0"/>
          <w:marTop w:val="100"/>
          <w:marBottom w:val="0"/>
          <w:divBdr>
            <w:top w:val="none" w:sz="0" w:space="0" w:color="auto"/>
            <w:left w:val="none" w:sz="0" w:space="0" w:color="auto"/>
            <w:bottom w:val="none" w:sz="0" w:space="0" w:color="auto"/>
            <w:right w:val="none" w:sz="0" w:space="0" w:color="auto"/>
          </w:divBdr>
        </w:div>
        <w:div w:id="1320426466">
          <w:marLeft w:val="360"/>
          <w:marRight w:val="0"/>
          <w:marTop w:val="200"/>
          <w:marBottom w:val="0"/>
          <w:divBdr>
            <w:top w:val="none" w:sz="0" w:space="0" w:color="auto"/>
            <w:left w:val="none" w:sz="0" w:space="0" w:color="auto"/>
            <w:bottom w:val="none" w:sz="0" w:space="0" w:color="auto"/>
            <w:right w:val="none" w:sz="0" w:space="0" w:color="auto"/>
          </w:divBdr>
        </w:div>
        <w:div w:id="1509099570">
          <w:marLeft w:val="1080"/>
          <w:marRight w:val="0"/>
          <w:marTop w:val="100"/>
          <w:marBottom w:val="0"/>
          <w:divBdr>
            <w:top w:val="none" w:sz="0" w:space="0" w:color="auto"/>
            <w:left w:val="none" w:sz="0" w:space="0" w:color="auto"/>
            <w:bottom w:val="none" w:sz="0" w:space="0" w:color="auto"/>
            <w:right w:val="none" w:sz="0" w:space="0" w:color="auto"/>
          </w:divBdr>
        </w:div>
        <w:div w:id="1678968315">
          <w:marLeft w:val="360"/>
          <w:marRight w:val="0"/>
          <w:marTop w:val="200"/>
          <w:marBottom w:val="0"/>
          <w:divBdr>
            <w:top w:val="none" w:sz="0" w:space="0" w:color="auto"/>
            <w:left w:val="none" w:sz="0" w:space="0" w:color="auto"/>
            <w:bottom w:val="none" w:sz="0" w:space="0" w:color="auto"/>
            <w:right w:val="none" w:sz="0" w:space="0" w:color="auto"/>
          </w:divBdr>
        </w:div>
        <w:div w:id="1838380211">
          <w:marLeft w:val="360"/>
          <w:marRight w:val="0"/>
          <w:marTop w:val="200"/>
          <w:marBottom w:val="0"/>
          <w:divBdr>
            <w:top w:val="none" w:sz="0" w:space="0" w:color="auto"/>
            <w:left w:val="none" w:sz="0" w:space="0" w:color="auto"/>
            <w:bottom w:val="none" w:sz="0" w:space="0" w:color="auto"/>
            <w:right w:val="none" w:sz="0" w:space="0" w:color="auto"/>
          </w:divBdr>
        </w:div>
        <w:div w:id="2016416825">
          <w:marLeft w:val="1080"/>
          <w:marRight w:val="0"/>
          <w:marTop w:val="100"/>
          <w:marBottom w:val="0"/>
          <w:divBdr>
            <w:top w:val="none" w:sz="0" w:space="0" w:color="auto"/>
            <w:left w:val="none" w:sz="0" w:space="0" w:color="auto"/>
            <w:bottom w:val="none" w:sz="0" w:space="0" w:color="auto"/>
            <w:right w:val="none" w:sz="0" w:space="0" w:color="auto"/>
          </w:divBdr>
        </w:div>
        <w:div w:id="2057309799">
          <w:marLeft w:val="1080"/>
          <w:marRight w:val="0"/>
          <w:marTop w:val="100"/>
          <w:marBottom w:val="0"/>
          <w:divBdr>
            <w:top w:val="none" w:sz="0" w:space="0" w:color="auto"/>
            <w:left w:val="none" w:sz="0" w:space="0" w:color="auto"/>
            <w:bottom w:val="none" w:sz="0" w:space="0" w:color="auto"/>
            <w:right w:val="none" w:sz="0" w:space="0" w:color="auto"/>
          </w:divBdr>
        </w:div>
      </w:divsChild>
    </w:div>
    <w:div w:id="1141653222">
      <w:bodyDiv w:val="1"/>
      <w:marLeft w:val="0"/>
      <w:marRight w:val="0"/>
      <w:marTop w:val="0"/>
      <w:marBottom w:val="0"/>
      <w:divBdr>
        <w:top w:val="none" w:sz="0" w:space="0" w:color="auto"/>
        <w:left w:val="none" w:sz="0" w:space="0" w:color="auto"/>
        <w:bottom w:val="none" w:sz="0" w:space="0" w:color="auto"/>
        <w:right w:val="none" w:sz="0" w:space="0" w:color="auto"/>
      </w:divBdr>
    </w:div>
    <w:div w:id="1141656985">
      <w:bodyDiv w:val="1"/>
      <w:marLeft w:val="0"/>
      <w:marRight w:val="0"/>
      <w:marTop w:val="0"/>
      <w:marBottom w:val="0"/>
      <w:divBdr>
        <w:top w:val="none" w:sz="0" w:space="0" w:color="auto"/>
        <w:left w:val="none" w:sz="0" w:space="0" w:color="auto"/>
        <w:bottom w:val="none" w:sz="0" w:space="0" w:color="auto"/>
        <w:right w:val="none" w:sz="0" w:space="0" w:color="auto"/>
      </w:divBdr>
    </w:div>
    <w:div w:id="1141772157">
      <w:bodyDiv w:val="1"/>
      <w:marLeft w:val="0"/>
      <w:marRight w:val="0"/>
      <w:marTop w:val="0"/>
      <w:marBottom w:val="0"/>
      <w:divBdr>
        <w:top w:val="none" w:sz="0" w:space="0" w:color="auto"/>
        <w:left w:val="none" w:sz="0" w:space="0" w:color="auto"/>
        <w:bottom w:val="none" w:sz="0" w:space="0" w:color="auto"/>
        <w:right w:val="none" w:sz="0" w:space="0" w:color="auto"/>
      </w:divBdr>
    </w:div>
    <w:div w:id="1142382711">
      <w:bodyDiv w:val="1"/>
      <w:marLeft w:val="0"/>
      <w:marRight w:val="0"/>
      <w:marTop w:val="0"/>
      <w:marBottom w:val="0"/>
      <w:divBdr>
        <w:top w:val="none" w:sz="0" w:space="0" w:color="auto"/>
        <w:left w:val="none" w:sz="0" w:space="0" w:color="auto"/>
        <w:bottom w:val="none" w:sz="0" w:space="0" w:color="auto"/>
        <w:right w:val="none" w:sz="0" w:space="0" w:color="auto"/>
      </w:divBdr>
      <w:divsChild>
        <w:div w:id="212543708">
          <w:marLeft w:val="1166"/>
          <w:marRight w:val="0"/>
          <w:marTop w:val="91"/>
          <w:marBottom w:val="0"/>
          <w:divBdr>
            <w:top w:val="none" w:sz="0" w:space="0" w:color="auto"/>
            <w:left w:val="none" w:sz="0" w:space="0" w:color="auto"/>
            <w:bottom w:val="none" w:sz="0" w:space="0" w:color="auto"/>
            <w:right w:val="none" w:sz="0" w:space="0" w:color="auto"/>
          </w:divBdr>
        </w:div>
        <w:div w:id="352341756">
          <w:marLeft w:val="1166"/>
          <w:marRight w:val="0"/>
          <w:marTop w:val="91"/>
          <w:marBottom w:val="0"/>
          <w:divBdr>
            <w:top w:val="none" w:sz="0" w:space="0" w:color="auto"/>
            <w:left w:val="none" w:sz="0" w:space="0" w:color="auto"/>
            <w:bottom w:val="none" w:sz="0" w:space="0" w:color="auto"/>
            <w:right w:val="none" w:sz="0" w:space="0" w:color="auto"/>
          </w:divBdr>
        </w:div>
        <w:div w:id="357586938">
          <w:marLeft w:val="547"/>
          <w:marRight w:val="0"/>
          <w:marTop w:val="106"/>
          <w:marBottom w:val="0"/>
          <w:divBdr>
            <w:top w:val="none" w:sz="0" w:space="0" w:color="auto"/>
            <w:left w:val="none" w:sz="0" w:space="0" w:color="auto"/>
            <w:bottom w:val="none" w:sz="0" w:space="0" w:color="auto"/>
            <w:right w:val="none" w:sz="0" w:space="0" w:color="auto"/>
          </w:divBdr>
        </w:div>
        <w:div w:id="836657067">
          <w:marLeft w:val="1166"/>
          <w:marRight w:val="0"/>
          <w:marTop w:val="91"/>
          <w:marBottom w:val="0"/>
          <w:divBdr>
            <w:top w:val="none" w:sz="0" w:space="0" w:color="auto"/>
            <w:left w:val="none" w:sz="0" w:space="0" w:color="auto"/>
            <w:bottom w:val="none" w:sz="0" w:space="0" w:color="auto"/>
            <w:right w:val="none" w:sz="0" w:space="0" w:color="auto"/>
          </w:divBdr>
        </w:div>
        <w:div w:id="1303458848">
          <w:marLeft w:val="1166"/>
          <w:marRight w:val="0"/>
          <w:marTop w:val="91"/>
          <w:marBottom w:val="0"/>
          <w:divBdr>
            <w:top w:val="none" w:sz="0" w:space="0" w:color="auto"/>
            <w:left w:val="none" w:sz="0" w:space="0" w:color="auto"/>
            <w:bottom w:val="none" w:sz="0" w:space="0" w:color="auto"/>
            <w:right w:val="none" w:sz="0" w:space="0" w:color="auto"/>
          </w:divBdr>
        </w:div>
        <w:div w:id="1744717947">
          <w:marLeft w:val="547"/>
          <w:marRight w:val="0"/>
          <w:marTop w:val="106"/>
          <w:marBottom w:val="0"/>
          <w:divBdr>
            <w:top w:val="none" w:sz="0" w:space="0" w:color="auto"/>
            <w:left w:val="none" w:sz="0" w:space="0" w:color="auto"/>
            <w:bottom w:val="none" w:sz="0" w:space="0" w:color="auto"/>
            <w:right w:val="none" w:sz="0" w:space="0" w:color="auto"/>
          </w:divBdr>
        </w:div>
        <w:div w:id="1759791831">
          <w:marLeft w:val="1166"/>
          <w:marRight w:val="0"/>
          <w:marTop w:val="91"/>
          <w:marBottom w:val="0"/>
          <w:divBdr>
            <w:top w:val="none" w:sz="0" w:space="0" w:color="auto"/>
            <w:left w:val="none" w:sz="0" w:space="0" w:color="auto"/>
            <w:bottom w:val="none" w:sz="0" w:space="0" w:color="auto"/>
            <w:right w:val="none" w:sz="0" w:space="0" w:color="auto"/>
          </w:divBdr>
        </w:div>
        <w:div w:id="1995907463">
          <w:marLeft w:val="547"/>
          <w:marRight w:val="0"/>
          <w:marTop w:val="106"/>
          <w:marBottom w:val="0"/>
          <w:divBdr>
            <w:top w:val="none" w:sz="0" w:space="0" w:color="auto"/>
            <w:left w:val="none" w:sz="0" w:space="0" w:color="auto"/>
            <w:bottom w:val="none" w:sz="0" w:space="0" w:color="auto"/>
            <w:right w:val="none" w:sz="0" w:space="0" w:color="auto"/>
          </w:divBdr>
        </w:div>
      </w:divsChild>
    </w:div>
    <w:div w:id="1142581546">
      <w:bodyDiv w:val="1"/>
      <w:marLeft w:val="0"/>
      <w:marRight w:val="0"/>
      <w:marTop w:val="0"/>
      <w:marBottom w:val="0"/>
      <w:divBdr>
        <w:top w:val="none" w:sz="0" w:space="0" w:color="auto"/>
        <w:left w:val="none" w:sz="0" w:space="0" w:color="auto"/>
        <w:bottom w:val="none" w:sz="0" w:space="0" w:color="auto"/>
        <w:right w:val="none" w:sz="0" w:space="0" w:color="auto"/>
      </w:divBdr>
      <w:divsChild>
        <w:div w:id="697781852">
          <w:marLeft w:val="547"/>
          <w:marRight w:val="0"/>
          <w:marTop w:val="173"/>
          <w:marBottom w:val="0"/>
          <w:divBdr>
            <w:top w:val="none" w:sz="0" w:space="0" w:color="auto"/>
            <w:left w:val="none" w:sz="0" w:space="0" w:color="auto"/>
            <w:bottom w:val="none" w:sz="0" w:space="0" w:color="auto"/>
            <w:right w:val="none" w:sz="0" w:space="0" w:color="auto"/>
          </w:divBdr>
        </w:div>
        <w:div w:id="969477372">
          <w:marLeft w:val="547"/>
          <w:marRight w:val="0"/>
          <w:marTop w:val="173"/>
          <w:marBottom w:val="0"/>
          <w:divBdr>
            <w:top w:val="none" w:sz="0" w:space="0" w:color="auto"/>
            <w:left w:val="none" w:sz="0" w:space="0" w:color="auto"/>
            <w:bottom w:val="none" w:sz="0" w:space="0" w:color="auto"/>
            <w:right w:val="none" w:sz="0" w:space="0" w:color="auto"/>
          </w:divBdr>
        </w:div>
        <w:div w:id="1361516703">
          <w:marLeft w:val="1166"/>
          <w:marRight w:val="0"/>
          <w:marTop w:val="134"/>
          <w:marBottom w:val="0"/>
          <w:divBdr>
            <w:top w:val="none" w:sz="0" w:space="0" w:color="auto"/>
            <w:left w:val="none" w:sz="0" w:space="0" w:color="auto"/>
            <w:bottom w:val="none" w:sz="0" w:space="0" w:color="auto"/>
            <w:right w:val="none" w:sz="0" w:space="0" w:color="auto"/>
          </w:divBdr>
        </w:div>
      </w:divsChild>
    </w:div>
    <w:div w:id="1143698559">
      <w:bodyDiv w:val="1"/>
      <w:marLeft w:val="0"/>
      <w:marRight w:val="0"/>
      <w:marTop w:val="0"/>
      <w:marBottom w:val="0"/>
      <w:divBdr>
        <w:top w:val="none" w:sz="0" w:space="0" w:color="auto"/>
        <w:left w:val="none" w:sz="0" w:space="0" w:color="auto"/>
        <w:bottom w:val="none" w:sz="0" w:space="0" w:color="auto"/>
        <w:right w:val="none" w:sz="0" w:space="0" w:color="auto"/>
      </w:divBdr>
    </w:div>
    <w:div w:id="1144158409">
      <w:bodyDiv w:val="1"/>
      <w:marLeft w:val="0"/>
      <w:marRight w:val="0"/>
      <w:marTop w:val="0"/>
      <w:marBottom w:val="0"/>
      <w:divBdr>
        <w:top w:val="none" w:sz="0" w:space="0" w:color="auto"/>
        <w:left w:val="none" w:sz="0" w:space="0" w:color="auto"/>
        <w:bottom w:val="none" w:sz="0" w:space="0" w:color="auto"/>
        <w:right w:val="none" w:sz="0" w:space="0" w:color="auto"/>
      </w:divBdr>
      <w:divsChild>
        <w:div w:id="8921289">
          <w:marLeft w:val="2866"/>
          <w:marRight w:val="0"/>
          <w:marTop w:val="60"/>
          <w:marBottom w:val="0"/>
          <w:divBdr>
            <w:top w:val="none" w:sz="0" w:space="0" w:color="auto"/>
            <w:left w:val="none" w:sz="0" w:space="0" w:color="auto"/>
            <w:bottom w:val="none" w:sz="0" w:space="0" w:color="auto"/>
            <w:right w:val="none" w:sz="0" w:space="0" w:color="auto"/>
          </w:divBdr>
        </w:div>
        <w:div w:id="608778366">
          <w:marLeft w:val="2866"/>
          <w:marRight w:val="0"/>
          <w:marTop w:val="60"/>
          <w:marBottom w:val="0"/>
          <w:divBdr>
            <w:top w:val="none" w:sz="0" w:space="0" w:color="auto"/>
            <w:left w:val="none" w:sz="0" w:space="0" w:color="auto"/>
            <w:bottom w:val="none" w:sz="0" w:space="0" w:color="auto"/>
            <w:right w:val="none" w:sz="0" w:space="0" w:color="auto"/>
          </w:divBdr>
        </w:div>
        <w:div w:id="1183207478">
          <w:marLeft w:val="2866"/>
          <w:marRight w:val="0"/>
          <w:marTop w:val="60"/>
          <w:marBottom w:val="0"/>
          <w:divBdr>
            <w:top w:val="none" w:sz="0" w:space="0" w:color="auto"/>
            <w:left w:val="none" w:sz="0" w:space="0" w:color="auto"/>
            <w:bottom w:val="none" w:sz="0" w:space="0" w:color="auto"/>
            <w:right w:val="none" w:sz="0" w:space="0" w:color="auto"/>
          </w:divBdr>
        </w:div>
        <w:div w:id="1322345704">
          <w:marLeft w:val="1426"/>
          <w:marRight w:val="0"/>
          <w:marTop w:val="60"/>
          <w:marBottom w:val="0"/>
          <w:divBdr>
            <w:top w:val="none" w:sz="0" w:space="0" w:color="auto"/>
            <w:left w:val="none" w:sz="0" w:space="0" w:color="auto"/>
            <w:bottom w:val="none" w:sz="0" w:space="0" w:color="auto"/>
            <w:right w:val="none" w:sz="0" w:space="0" w:color="auto"/>
          </w:divBdr>
        </w:div>
        <w:div w:id="1514419452">
          <w:marLeft w:val="2866"/>
          <w:marRight w:val="0"/>
          <w:marTop w:val="60"/>
          <w:marBottom w:val="0"/>
          <w:divBdr>
            <w:top w:val="none" w:sz="0" w:space="0" w:color="auto"/>
            <w:left w:val="none" w:sz="0" w:space="0" w:color="auto"/>
            <w:bottom w:val="none" w:sz="0" w:space="0" w:color="auto"/>
            <w:right w:val="none" w:sz="0" w:space="0" w:color="auto"/>
          </w:divBdr>
        </w:div>
        <w:div w:id="1525898840">
          <w:marLeft w:val="533"/>
          <w:marRight w:val="0"/>
          <w:marTop w:val="60"/>
          <w:marBottom w:val="0"/>
          <w:divBdr>
            <w:top w:val="none" w:sz="0" w:space="0" w:color="auto"/>
            <w:left w:val="none" w:sz="0" w:space="0" w:color="auto"/>
            <w:bottom w:val="none" w:sz="0" w:space="0" w:color="auto"/>
            <w:right w:val="none" w:sz="0" w:space="0" w:color="auto"/>
          </w:divBdr>
        </w:div>
        <w:div w:id="1943029399">
          <w:marLeft w:val="1426"/>
          <w:marRight w:val="0"/>
          <w:marTop w:val="60"/>
          <w:marBottom w:val="0"/>
          <w:divBdr>
            <w:top w:val="none" w:sz="0" w:space="0" w:color="auto"/>
            <w:left w:val="none" w:sz="0" w:space="0" w:color="auto"/>
            <w:bottom w:val="none" w:sz="0" w:space="0" w:color="auto"/>
            <w:right w:val="none" w:sz="0" w:space="0" w:color="auto"/>
          </w:divBdr>
        </w:div>
      </w:divsChild>
    </w:div>
    <w:div w:id="1144391445">
      <w:bodyDiv w:val="1"/>
      <w:marLeft w:val="0"/>
      <w:marRight w:val="0"/>
      <w:marTop w:val="0"/>
      <w:marBottom w:val="0"/>
      <w:divBdr>
        <w:top w:val="none" w:sz="0" w:space="0" w:color="auto"/>
        <w:left w:val="none" w:sz="0" w:space="0" w:color="auto"/>
        <w:bottom w:val="none" w:sz="0" w:space="0" w:color="auto"/>
        <w:right w:val="none" w:sz="0" w:space="0" w:color="auto"/>
      </w:divBdr>
    </w:div>
    <w:div w:id="1145050765">
      <w:bodyDiv w:val="1"/>
      <w:marLeft w:val="0"/>
      <w:marRight w:val="0"/>
      <w:marTop w:val="0"/>
      <w:marBottom w:val="0"/>
      <w:divBdr>
        <w:top w:val="none" w:sz="0" w:space="0" w:color="auto"/>
        <w:left w:val="none" w:sz="0" w:space="0" w:color="auto"/>
        <w:bottom w:val="none" w:sz="0" w:space="0" w:color="auto"/>
        <w:right w:val="none" w:sz="0" w:space="0" w:color="auto"/>
      </w:divBdr>
      <w:divsChild>
        <w:div w:id="441071737">
          <w:marLeft w:val="1166"/>
          <w:marRight w:val="0"/>
          <w:marTop w:val="96"/>
          <w:marBottom w:val="0"/>
          <w:divBdr>
            <w:top w:val="none" w:sz="0" w:space="0" w:color="auto"/>
            <w:left w:val="none" w:sz="0" w:space="0" w:color="auto"/>
            <w:bottom w:val="none" w:sz="0" w:space="0" w:color="auto"/>
            <w:right w:val="none" w:sz="0" w:space="0" w:color="auto"/>
          </w:divBdr>
        </w:div>
        <w:div w:id="517697969">
          <w:marLeft w:val="1800"/>
          <w:marRight w:val="0"/>
          <w:marTop w:val="77"/>
          <w:marBottom w:val="0"/>
          <w:divBdr>
            <w:top w:val="none" w:sz="0" w:space="0" w:color="auto"/>
            <w:left w:val="none" w:sz="0" w:space="0" w:color="auto"/>
            <w:bottom w:val="none" w:sz="0" w:space="0" w:color="auto"/>
            <w:right w:val="none" w:sz="0" w:space="0" w:color="auto"/>
          </w:divBdr>
        </w:div>
        <w:div w:id="827599564">
          <w:marLeft w:val="1800"/>
          <w:marRight w:val="0"/>
          <w:marTop w:val="91"/>
          <w:marBottom w:val="0"/>
          <w:divBdr>
            <w:top w:val="none" w:sz="0" w:space="0" w:color="auto"/>
            <w:left w:val="none" w:sz="0" w:space="0" w:color="auto"/>
            <w:bottom w:val="none" w:sz="0" w:space="0" w:color="auto"/>
            <w:right w:val="none" w:sz="0" w:space="0" w:color="auto"/>
          </w:divBdr>
        </w:div>
        <w:div w:id="1081295069">
          <w:marLeft w:val="1800"/>
          <w:marRight w:val="0"/>
          <w:marTop w:val="91"/>
          <w:marBottom w:val="0"/>
          <w:divBdr>
            <w:top w:val="none" w:sz="0" w:space="0" w:color="auto"/>
            <w:left w:val="none" w:sz="0" w:space="0" w:color="auto"/>
            <w:bottom w:val="none" w:sz="0" w:space="0" w:color="auto"/>
            <w:right w:val="none" w:sz="0" w:space="0" w:color="auto"/>
          </w:divBdr>
        </w:div>
        <w:div w:id="1100224156">
          <w:marLeft w:val="1800"/>
          <w:marRight w:val="0"/>
          <w:marTop w:val="91"/>
          <w:marBottom w:val="0"/>
          <w:divBdr>
            <w:top w:val="none" w:sz="0" w:space="0" w:color="auto"/>
            <w:left w:val="none" w:sz="0" w:space="0" w:color="auto"/>
            <w:bottom w:val="none" w:sz="0" w:space="0" w:color="auto"/>
            <w:right w:val="none" w:sz="0" w:space="0" w:color="auto"/>
          </w:divBdr>
        </w:div>
        <w:div w:id="1281760552">
          <w:marLeft w:val="547"/>
          <w:marRight w:val="0"/>
          <w:marTop w:val="115"/>
          <w:marBottom w:val="0"/>
          <w:divBdr>
            <w:top w:val="none" w:sz="0" w:space="0" w:color="auto"/>
            <w:left w:val="none" w:sz="0" w:space="0" w:color="auto"/>
            <w:bottom w:val="none" w:sz="0" w:space="0" w:color="auto"/>
            <w:right w:val="none" w:sz="0" w:space="0" w:color="auto"/>
          </w:divBdr>
        </w:div>
        <w:div w:id="1485006890">
          <w:marLeft w:val="547"/>
          <w:marRight w:val="0"/>
          <w:marTop w:val="115"/>
          <w:marBottom w:val="0"/>
          <w:divBdr>
            <w:top w:val="none" w:sz="0" w:space="0" w:color="auto"/>
            <w:left w:val="none" w:sz="0" w:space="0" w:color="auto"/>
            <w:bottom w:val="none" w:sz="0" w:space="0" w:color="auto"/>
            <w:right w:val="none" w:sz="0" w:space="0" w:color="auto"/>
          </w:divBdr>
        </w:div>
        <w:div w:id="1653364837">
          <w:marLeft w:val="1166"/>
          <w:marRight w:val="0"/>
          <w:marTop w:val="91"/>
          <w:marBottom w:val="0"/>
          <w:divBdr>
            <w:top w:val="none" w:sz="0" w:space="0" w:color="auto"/>
            <w:left w:val="none" w:sz="0" w:space="0" w:color="auto"/>
            <w:bottom w:val="none" w:sz="0" w:space="0" w:color="auto"/>
            <w:right w:val="none" w:sz="0" w:space="0" w:color="auto"/>
          </w:divBdr>
        </w:div>
      </w:divsChild>
    </w:div>
    <w:div w:id="1145707971">
      <w:bodyDiv w:val="1"/>
      <w:marLeft w:val="0"/>
      <w:marRight w:val="0"/>
      <w:marTop w:val="0"/>
      <w:marBottom w:val="0"/>
      <w:divBdr>
        <w:top w:val="none" w:sz="0" w:space="0" w:color="auto"/>
        <w:left w:val="none" w:sz="0" w:space="0" w:color="auto"/>
        <w:bottom w:val="none" w:sz="0" w:space="0" w:color="auto"/>
        <w:right w:val="none" w:sz="0" w:space="0" w:color="auto"/>
      </w:divBdr>
    </w:div>
    <w:div w:id="1146900768">
      <w:bodyDiv w:val="1"/>
      <w:marLeft w:val="0"/>
      <w:marRight w:val="0"/>
      <w:marTop w:val="0"/>
      <w:marBottom w:val="0"/>
      <w:divBdr>
        <w:top w:val="none" w:sz="0" w:space="0" w:color="auto"/>
        <w:left w:val="none" w:sz="0" w:space="0" w:color="auto"/>
        <w:bottom w:val="none" w:sz="0" w:space="0" w:color="auto"/>
        <w:right w:val="none" w:sz="0" w:space="0" w:color="auto"/>
      </w:divBdr>
      <w:divsChild>
        <w:div w:id="1791123538">
          <w:marLeft w:val="0"/>
          <w:marRight w:val="0"/>
          <w:marTop w:val="0"/>
          <w:marBottom w:val="0"/>
          <w:divBdr>
            <w:top w:val="none" w:sz="0" w:space="0" w:color="auto"/>
            <w:left w:val="none" w:sz="0" w:space="0" w:color="auto"/>
            <w:bottom w:val="none" w:sz="0" w:space="0" w:color="auto"/>
            <w:right w:val="none" w:sz="0" w:space="0" w:color="auto"/>
          </w:divBdr>
          <w:divsChild>
            <w:div w:id="182523519">
              <w:marLeft w:val="0"/>
              <w:marRight w:val="0"/>
              <w:marTop w:val="0"/>
              <w:marBottom w:val="0"/>
              <w:divBdr>
                <w:top w:val="none" w:sz="0" w:space="0" w:color="auto"/>
                <w:left w:val="none" w:sz="0" w:space="0" w:color="auto"/>
                <w:bottom w:val="none" w:sz="0" w:space="0" w:color="auto"/>
                <w:right w:val="none" w:sz="0" w:space="0" w:color="auto"/>
              </w:divBdr>
            </w:div>
            <w:div w:id="439229081">
              <w:marLeft w:val="0"/>
              <w:marRight w:val="0"/>
              <w:marTop w:val="0"/>
              <w:marBottom w:val="0"/>
              <w:divBdr>
                <w:top w:val="none" w:sz="0" w:space="0" w:color="auto"/>
                <w:left w:val="none" w:sz="0" w:space="0" w:color="auto"/>
                <w:bottom w:val="none" w:sz="0" w:space="0" w:color="auto"/>
                <w:right w:val="none" w:sz="0" w:space="0" w:color="auto"/>
              </w:divBdr>
            </w:div>
            <w:div w:id="849637336">
              <w:marLeft w:val="0"/>
              <w:marRight w:val="0"/>
              <w:marTop w:val="0"/>
              <w:marBottom w:val="0"/>
              <w:divBdr>
                <w:top w:val="none" w:sz="0" w:space="0" w:color="auto"/>
                <w:left w:val="none" w:sz="0" w:space="0" w:color="auto"/>
                <w:bottom w:val="none" w:sz="0" w:space="0" w:color="auto"/>
                <w:right w:val="none" w:sz="0" w:space="0" w:color="auto"/>
              </w:divBdr>
            </w:div>
            <w:div w:id="1105345231">
              <w:marLeft w:val="0"/>
              <w:marRight w:val="0"/>
              <w:marTop w:val="0"/>
              <w:marBottom w:val="0"/>
              <w:divBdr>
                <w:top w:val="none" w:sz="0" w:space="0" w:color="auto"/>
                <w:left w:val="none" w:sz="0" w:space="0" w:color="auto"/>
                <w:bottom w:val="none" w:sz="0" w:space="0" w:color="auto"/>
                <w:right w:val="none" w:sz="0" w:space="0" w:color="auto"/>
              </w:divBdr>
            </w:div>
            <w:div w:id="15050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4062">
      <w:bodyDiv w:val="1"/>
      <w:marLeft w:val="0"/>
      <w:marRight w:val="0"/>
      <w:marTop w:val="0"/>
      <w:marBottom w:val="0"/>
      <w:divBdr>
        <w:top w:val="none" w:sz="0" w:space="0" w:color="auto"/>
        <w:left w:val="none" w:sz="0" w:space="0" w:color="auto"/>
        <w:bottom w:val="none" w:sz="0" w:space="0" w:color="auto"/>
        <w:right w:val="none" w:sz="0" w:space="0" w:color="auto"/>
      </w:divBdr>
      <w:divsChild>
        <w:div w:id="2137793573">
          <w:marLeft w:val="0"/>
          <w:marRight w:val="0"/>
          <w:marTop w:val="0"/>
          <w:marBottom w:val="0"/>
          <w:divBdr>
            <w:top w:val="none" w:sz="0" w:space="0" w:color="auto"/>
            <w:left w:val="none" w:sz="0" w:space="0" w:color="auto"/>
            <w:bottom w:val="none" w:sz="0" w:space="0" w:color="auto"/>
            <w:right w:val="none" w:sz="0" w:space="0" w:color="auto"/>
          </w:divBdr>
          <w:divsChild>
            <w:div w:id="63528806">
              <w:marLeft w:val="0"/>
              <w:marRight w:val="0"/>
              <w:marTop w:val="0"/>
              <w:marBottom w:val="0"/>
              <w:divBdr>
                <w:top w:val="none" w:sz="0" w:space="0" w:color="auto"/>
                <w:left w:val="none" w:sz="0" w:space="0" w:color="auto"/>
                <w:bottom w:val="none" w:sz="0" w:space="0" w:color="auto"/>
                <w:right w:val="none" w:sz="0" w:space="0" w:color="auto"/>
              </w:divBdr>
            </w:div>
            <w:div w:id="532307897">
              <w:marLeft w:val="0"/>
              <w:marRight w:val="0"/>
              <w:marTop w:val="0"/>
              <w:marBottom w:val="0"/>
              <w:divBdr>
                <w:top w:val="none" w:sz="0" w:space="0" w:color="auto"/>
                <w:left w:val="none" w:sz="0" w:space="0" w:color="auto"/>
                <w:bottom w:val="none" w:sz="0" w:space="0" w:color="auto"/>
                <w:right w:val="none" w:sz="0" w:space="0" w:color="auto"/>
              </w:divBdr>
            </w:div>
            <w:div w:id="579564029">
              <w:marLeft w:val="0"/>
              <w:marRight w:val="0"/>
              <w:marTop w:val="0"/>
              <w:marBottom w:val="0"/>
              <w:divBdr>
                <w:top w:val="none" w:sz="0" w:space="0" w:color="auto"/>
                <w:left w:val="none" w:sz="0" w:space="0" w:color="auto"/>
                <w:bottom w:val="none" w:sz="0" w:space="0" w:color="auto"/>
                <w:right w:val="none" w:sz="0" w:space="0" w:color="auto"/>
              </w:divBdr>
            </w:div>
            <w:div w:id="1318530384">
              <w:marLeft w:val="0"/>
              <w:marRight w:val="0"/>
              <w:marTop w:val="0"/>
              <w:marBottom w:val="0"/>
              <w:divBdr>
                <w:top w:val="none" w:sz="0" w:space="0" w:color="auto"/>
                <w:left w:val="none" w:sz="0" w:space="0" w:color="auto"/>
                <w:bottom w:val="none" w:sz="0" w:space="0" w:color="auto"/>
                <w:right w:val="none" w:sz="0" w:space="0" w:color="auto"/>
              </w:divBdr>
            </w:div>
            <w:div w:id="1413316360">
              <w:marLeft w:val="0"/>
              <w:marRight w:val="0"/>
              <w:marTop w:val="0"/>
              <w:marBottom w:val="0"/>
              <w:divBdr>
                <w:top w:val="none" w:sz="0" w:space="0" w:color="auto"/>
                <w:left w:val="none" w:sz="0" w:space="0" w:color="auto"/>
                <w:bottom w:val="none" w:sz="0" w:space="0" w:color="auto"/>
                <w:right w:val="none" w:sz="0" w:space="0" w:color="auto"/>
              </w:divBdr>
            </w:div>
            <w:div w:id="1598751277">
              <w:marLeft w:val="0"/>
              <w:marRight w:val="0"/>
              <w:marTop w:val="0"/>
              <w:marBottom w:val="0"/>
              <w:divBdr>
                <w:top w:val="none" w:sz="0" w:space="0" w:color="auto"/>
                <w:left w:val="none" w:sz="0" w:space="0" w:color="auto"/>
                <w:bottom w:val="none" w:sz="0" w:space="0" w:color="auto"/>
                <w:right w:val="none" w:sz="0" w:space="0" w:color="auto"/>
              </w:divBdr>
            </w:div>
            <w:div w:id="19075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3838">
      <w:bodyDiv w:val="1"/>
      <w:marLeft w:val="0"/>
      <w:marRight w:val="0"/>
      <w:marTop w:val="0"/>
      <w:marBottom w:val="0"/>
      <w:divBdr>
        <w:top w:val="none" w:sz="0" w:space="0" w:color="auto"/>
        <w:left w:val="none" w:sz="0" w:space="0" w:color="auto"/>
        <w:bottom w:val="none" w:sz="0" w:space="0" w:color="auto"/>
        <w:right w:val="none" w:sz="0" w:space="0" w:color="auto"/>
      </w:divBdr>
    </w:div>
    <w:div w:id="1149322204">
      <w:bodyDiv w:val="1"/>
      <w:marLeft w:val="0"/>
      <w:marRight w:val="0"/>
      <w:marTop w:val="0"/>
      <w:marBottom w:val="0"/>
      <w:divBdr>
        <w:top w:val="none" w:sz="0" w:space="0" w:color="auto"/>
        <w:left w:val="none" w:sz="0" w:space="0" w:color="auto"/>
        <w:bottom w:val="none" w:sz="0" w:space="0" w:color="auto"/>
        <w:right w:val="none" w:sz="0" w:space="0" w:color="auto"/>
      </w:divBdr>
    </w:div>
    <w:div w:id="1150093351">
      <w:bodyDiv w:val="1"/>
      <w:marLeft w:val="0"/>
      <w:marRight w:val="0"/>
      <w:marTop w:val="0"/>
      <w:marBottom w:val="0"/>
      <w:divBdr>
        <w:top w:val="none" w:sz="0" w:space="0" w:color="auto"/>
        <w:left w:val="none" w:sz="0" w:space="0" w:color="auto"/>
        <w:bottom w:val="none" w:sz="0" w:space="0" w:color="auto"/>
        <w:right w:val="none" w:sz="0" w:space="0" w:color="auto"/>
      </w:divBdr>
    </w:div>
    <w:div w:id="1150245399">
      <w:bodyDiv w:val="1"/>
      <w:marLeft w:val="0"/>
      <w:marRight w:val="0"/>
      <w:marTop w:val="0"/>
      <w:marBottom w:val="0"/>
      <w:divBdr>
        <w:top w:val="none" w:sz="0" w:space="0" w:color="auto"/>
        <w:left w:val="none" w:sz="0" w:space="0" w:color="auto"/>
        <w:bottom w:val="none" w:sz="0" w:space="0" w:color="auto"/>
        <w:right w:val="none" w:sz="0" w:space="0" w:color="auto"/>
      </w:divBdr>
      <w:divsChild>
        <w:div w:id="40793466">
          <w:marLeft w:val="2520"/>
          <w:marRight w:val="0"/>
          <w:marTop w:val="77"/>
          <w:marBottom w:val="0"/>
          <w:divBdr>
            <w:top w:val="none" w:sz="0" w:space="0" w:color="auto"/>
            <w:left w:val="none" w:sz="0" w:space="0" w:color="auto"/>
            <w:bottom w:val="none" w:sz="0" w:space="0" w:color="auto"/>
            <w:right w:val="none" w:sz="0" w:space="0" w:color="auto"/>
          </w:divBdr>
        </w:div>
        <w:div w:id="366029284">
          <w:marLeft w:val="2520"/>
          <w:marRight w:val="0"/>
          <w:marTop w:val="77"/>
          <w:marBottom w:val="0"/>
          <w:divBdr>
            <w:top w:val="none" w:sz="0" w:space="0" w:color="auto"/>
            <w:left w:val="none" w:sz="0" w:space="0" w:color="auto"/>
            <w:bottom w:val="none" w:sz="0" w:space="0" w:color="auto"/>
            <w:right w:val="none" w:sz="0" w:space="0" w:color="auto"/>
          </w:divBdr>
        </w:div>
        <w:div w:id="764611200">
          <w:marLeft w:val="2520"/>
          <w:marRight w:val="0"/>
          <w:marTop w:val="77"/>
          <w:marBottom w:val="0"/>
          <w:divBdr>
            <w:top w:val="none" w:sz="0" w:space="0" w:color="auto"/>
            <w:left w:val="none" w:sz="0" w:space="0" w:color="auto"/>
            <w:bottom w:val="none" w:sz="0" w:space="0" w:color="auto"/>
            <w:right w:val="none" w:sz="0" w:space="0" w:color="auto"/>
          </w:divBdr>
        </w:div>
        <w:div w:id="923996836">
          <w:marLeft w:val="1800"/>
          <w:marRight w:val="0"/>
          <w:marTop w:val="86"/>
          <w:marBottom w:val="0"/>
          <w:divBdr>
            <w:top w:val="none" w:sz="0" w:space="0" w:color="auto"/>
            <w:left w:val="none" w:sz="0" w:space="0" w:color="auto"/>
            <w:bottom w:val="none" w:sz="0" w:space="0" w:color="auto"/>
            <w:right w:val="none" w:sz="0" w:space="0" w:color="auto"/>
          </w:divBdr>
        </w:div>
        <w:div w:id="958608412">
          <w:marLeft w:val="2520"/>
          <w:marRight w:val="0"/>
          <w:marTop w:val="77"/>
          <w:marBottom w:val="0"/>
          <w:divBdr>
            <w:top w:val="none" w:sz="0" w:space="0" w:color="auto"/>
            <w:left w:val="none" w:sz="0" w:space="0" w:color="auto"/>
            <w:bottom w:val="none" w:sz="0" w:space="0" w:color="auto"/>
            <w:right w:val="none" w:sz="0" w:space="0" w:color="auto"/>
          </w:divBdr>
        </w:div>
        <w:div w:id="1200818202">
          <w:marLeft w:val="3240"/>
          <w:marRight w:val="0"/>
          <w:marTop w:val="77"/>
          <w:marBottom w:val="0"/>
          <w:divBdr>
            <w:top w:val="none" w:sz="0" w:space="0" w:color="auto"/>
            <w:left w:val="none" w:sz="0" w:space="0" w:color="auto"/>
            <w:bottom w:val="none" w:sz="0" w:space="0" w:color="auto"/>
            <w:right w:val="none" w:sz="0" w:space="0" w:color="auto"/>
          </w:divBdr>
        </w:div>
        <w:div w:id="1247155958">
          <w:marLeft w:val="1800"/>
          <w:marRight w:val="0"/>
          <w:marTop w:val="86"/>
          <w:marBottom w:val="0"/>
          <w:divBdr>
            <w:top w:val="none" w:sz="0" w:space="0" w:color="auto"/>
            <w:left w:val="none" w:sz="0" w:space="0" w:color="auto"/>
            <w:bottom w:val="none" w:sz="0" w:space="0" w:color="auto"/>
            <w:right w:val="none" w:sz="0" w:space="0" w:color="auto"/>
          </w:divBdr>
        </w:div>
        <w:div w:id="1525941804">
          <w:marLeft w:val="547"/>
          <w:marRight w:val="0"/>
          <w:marTop w:val="115"/>
          <w:marBottom w:val="0"/>
          <w:divBdr>
            <w:top w:val="none" w:sz="0" w:space="0" w:color="auto"/>
            <w:left w:val="none" w:sz="0" w:space="0" w:color="auto"/>
            <w:bottom w:val="none" w:sz="0" w:space="0" w:color="auto"/>
            <w:right w:val="none" w:sz="0" w:space="0" w:color="auto"/>
          </w:divBdr>
        </w:div>
        <w:div w:id="1803115701">
          <w:marLeft w:val="2520"/>
          <w:marRight w:val="0"/>
          <w:marTop w:val="77"/>
          <w:marBottom w:val="0"/>
          <w:divBdr>
            <w:top w:val="none" w:sz="0" w:space="0" w:color="auto"/>
            <w:left w:val="none" w:sz="0" w:space="0" w:color="auto"/>
            <w:bottom w:val="none" w:sz="0" w:space="0" w:color="auto"/>
            <w:right w:val="none" w:sz="0" w:space="0" w:color="auto"/>
          </w:divBdr>
        </w:div>
        <w:div w:id="1904288366">
          <w:marLeft w:val="1166"/>
          <w:marRight w:val="0"/>
          <w:marTop w:val="96"/>
          <w:marBottom w:val="0"/>
          <w:divBdr>
            <w:top w:val="none" w:sz="0" w:space="0" w:color="auto"/>
            <w:left w:val="none" w:sz="0" w:space="0" w:color="auto"/>
            <w:bottom w:val="none" w:sz="0" w:space="0" w:color="auto"/>
            <w:right w:val="none" w:sz="0" w:space="0" w:color="auto"/>
          </w:divBdr>
        </w:div>
        <w:div w:id="2029405011">
          <w:marLeft w:val="1800"/>
          <w:marRight w:val="0"/>
          <w:marTop w:val="86"/>
          <w:marBottom w:val="0"/>
          <w:divBdr>
            <w:top w:val="none" w:sz="0" w:space="0" w:color="auto"/>
            <w:left w:val="none" w:sz="0" w:space="0" w:color="auto"/>
            <w:bottom w:val="none" w:sz="0" w:space="0" w:color="auto"/>
            <w:right w:val="none" w:sz="0" w:space="0" w:color="auto"/>
          </w:divBdr>
        </w:div>
        <w:div w:id="2033875061">
          <w:marLeft w:val="2520"/>
          <w:marRight w:val="0"/>
          <w:marTop w:val="77"/>
          <w:marBottom w:val="0"/>
          <w:divBdr>
            <w:top w:val="none" w:sz="0" w:space="0" w:color="auto"/>
            <w:left w:val="none" w:sz="0" w:space="0" w:color="auto"/>
            <w:bottom w:val="none" w:sz="0" w:space="0" w:color="auto"/>
            <w:right w:val="none" w:sz="0" w:space="0" w:color="auto"/>
          </w:divBdr>
        </w:div>
      </w:divsChild>
    </w:div>
    <w:div w:id="1151674204">
      <w:bodyDiv w:val="1"/>
      <w:marLeft w:val="0"/>
      <w:marRight w:val="0"/>
      <w:marTop w:val="0"/>
      <w:marBottom w:val="0"/>
      <w:divBdr>
        <w:top w:val="none" w:sz="0" w:space="0" w:color="auto"/>
        <w:left w:val="none" w:sz="0" w:space="0" w:color="auto"/>
        <w:bottom w:val="none" w:sz="0" w:space="0" w:color="auto"/>
        <w:right w:val="none" w:sz="0" w:space="0" w:color="auto"/>
      </w:divBdr>
    </w:div>
    <w:div w:id="1152716539">
      <w:bodyDiv w:val="1"/>
      <w:marLeft w:val="0"/>
      <w:marRight w:val="0"/>
      <w:marTop w:val="0"/>
      <w:marBottom w:val="0"/>
      <w:divBdr>
        <w:top w:val="none" w:sz="0" w:space="0" w:color="auto"/>
        <w:left w:val="none" w:sz="0" w:space="0" w:color="auto"/>
        <w:bottom w:val="none" w:sz="0" w:space="0" w:color="auto"/>
        <w:right w:val="none" w:sz="0" w:space="0" w:color="auto"/>
      </w:divBdr>
    </w:div>
    <w:div w:id="1153528980">
      <w:bodyDiv w:val="1"/>
      <w:marLeft w:val="0"/>
      <w:marRight w:val="0"/>
      <w:marTop w:val="0"/>
      <w:marBottom w:val="0"/>
      <w:divBdr>
        <w:top w:val="none" w:sz="0" w:space="0" w:color="auto"/>
        <w:left w:val="none" w:sz="0" w:space="0" w:color="auto"/>
        <w:bottom w:val="none" w:sz="0" w:space="0" w:color="auto"/>
        <w:right w:val="none" w:sz="0" w:space="0" w:color="auto"/>
      </w:divBdr>
    </w:div>
    <w:div w:id="1154300483">
      <w:bodyDiv w:val="1"/>
      <w:marLeft w:val="0"/>
      <w:marRight w:val="0"/>
      <w:marTop w:val="0"/>
      <w:marBottom w:val="0"/>
      <w:divBdr>
        <w:top w:val="none" w:sz="0" w:space="0" w:color="auto"/>
        <w:left w:val="none" w:sz="0" w:space="0" w:color="auto"/>
        <w:bottom w:val="none" w:sz="0" w:space="0" w:color="auto"/>
        <w:right w:val="none" w:sz="0" w:space="0" w:color="auto"/>
      </w:divBdr>
      <w:divsChild>
        <w:div w:id="26296764">
          <w:marLeft w:val="1166"/>
          <w:marRight w:val="0"/>
          <w:marTop w:val="134"/>
          <w:marBottom w:val="0"/>
          <w:divBdr>
            <w:top w:val="none" w:sz="0" w:space="0" w:color="auto"/>
            <w:left w:val="none" w:sz="0" w:space="0" w:color="auto"/>
            <w:bottom w:val="none" w:sz="0" w:space="0" w:color="auto"/>
            <w:right w:val="none" w:sz="0" w:space="0" w:color="auto"/>
          </w:divBdr>
        </w:div>
        <w:div w:id="119763868">
          <w:marLeft w:val="1166"/>
          <w:marRight w:val="0"/>
          <w:marTop w:val="134"/>
          <w:marBottom w:val="0"/>
          <w:divBdr>
            <w:top w:val="none" w:sz="0" w:space="0" w:color="auto"/>
            <w:left w:val="none" w:sz="0" w:space="0" w:color="auto"/>
            <w:bottom w:val="none" w:sz="0" w:space="0" w:color="auto"/>
            <w:right w:val="none" w:sz="0" w:space="0" w:color="auto"/>
          </w:divBdr>
        </w:div>
        <w:div w:id="573928585">
          <w:marLeft w:val="1800"/>
          <w:marRight w:val="0"/>
          <w:marTop w:val="115"/>
          <w:marBottom w:val="0"/>
          <w:divBdr>
            <w:top w:val="none" w:sz="0" w:space="0" w:color="auto"/>
            <w:left w:val="none" w:sz="0" w:space="0" w:color="auto"/>
            <w:bottom w:val="none" w:sz="0" w:space="0" w:color="auto"/>
            <w:right w:val="none" w:sz="0" w:space="0" w:color="auto"/>
          </w:divBdr>
        </w:div>
        <w:div w:id="1864513596">
          <w:marLeft w:val="1166"/>
          <w:marRight w:val="0"/>
          <w:marTop w:val="134"/>
          <w:marBottom w:val="0"/>
          <w:divBdr>
            <w:top w:val="none" w:sz="0" w:space="0" w:color="auto"/>
            <w:left w:val="none" w:sz="0" w:space="0" w:color="auto"/>
            <w:bottom w:val="none" w:sz="0" w:space="0" w:color="auto"/>
            <w:right w:val="none" w:sz="0" w:space="0" w:color="auto"/>
          </w:divBdr>
        </w:div>
        <w:div w:id="1906451157">
          <w:marLeft w:val="547"/>
          <w:marRight w:val="0"/>
          <w:marTop w:val="154"/>
          <w:marBottom w:val="0"/>
          <w:divBdr>
            <w:top w:val="none" w:sz="0" w:space="0" w:color="auto"/>
            <w:left w:val="none" w:sz="0" w:space="0" w:color="auto"/>
            <w:bottom w:val="none" w:sz="0" w:space="0" w:color="auto"/>
            <w:right w:val="none" w:sz="0" w:space="0" w:color="auto"/>
          </w:divBdr>
        </w:div>
      </w:divsChild>
    </w:div>
    <w:div w:id="1156844661">
      <w:bodyDiv w:val="1"/>
      <w:marLeft w:val="0"/>
      <w:marRight w:val="0"/>
      <w:marTop w:val="0"/>
      <w:marBottom w:val="0"/>
      <w:divBdr>
        <w:top w:val="none" w:sz="0" w:space="0" w:color="auto"/>
        <w:left w:val="none" w:sz="0" w:space="0" w:color="auto"/>
        <w:bottom w:val="none" w:sz="0" w:space="0" w:color="auto"/>
        <w:right w:val="none" w:sz="0" w:space="0" w:color="auto"/>
      </w:divBdr>
      <w:divsChild>
        <w:div w:id="274365654">
          <w:marLeft w:val="1166"/>
          <w:marRight w:val="0"/>
          <w:marTop w:val="134"/>
          <w:marBottom w:val="0"/>
          <w:divBdr>
            <w:top w:val="none" w:sz="0" w:space="0" w:color="auto"/>
            <w:left w:val="none" w:sz="0" w:space="0" w:color="auto"/>
            <w:bottom w:val="none" w:sz="0" w:space="0" w:color="auto"/>
            <w:right w:val="none" w:sz="0" w:space="0" w:color="auto"/>
          </w:divBdr>
        </w:div>
        <w:div w:id="670185146">
          <w:marLeft w:val="547"/>
          <w:marRight w:val="0"/>
          <w:marTop w:val="154"/>
          <w:marBottom w:val="0"/>
          <w:divBdr>
            <w:top w:val="none" w:sz="0" w:space="0" w:color="auto"/>
            <w:left w:val="none" w:sz="0" w:space="0" w:color="auto"/>
            <w:bottom w:val="none" w:sz="0" w:space="0" w:color="auto"/>
            <w:right w:val="none" w:sz="0" w:space="0" w:color="auto"/>
          </w:divBdr>
        </w:div>
        <w:div w:id="1098981765">
          <w:marLeft w:val="547"/>
          <w:marRight w:val="0"/>
          <w:marTop w:val="154"/>
          <w:marBottom w:val="0"/>
          <w:divBdr>
            <w:top w:val="none" w:sz="0" w:space="0" w:color="auto"/>
            <w:left w:val="none" w:sz="0" w:space="0" w:color="auto"/>
            <w:bottom w:val="none" w:sz="0" w:space="0" w:color="auto"/>
            <w:right w:val="none" w:sz="0" w:space="0" w:color="auto"/>
          </w:divBdr>
        </w:div>
        <w:div w:id="1707441873">
          <w:marLeft w:val="1166"/>
          <w:marRight w:val="0"/>
          <w:marTop w:val="134"/>
          <w:marBottom w:val="0"/>
          <w:divBdr>
            <w:top w:val="none" w:sz="0" w:space="0" w:color="auto"/>
            <w:left w:val="none" w:sz="0" w:space="0" w:color="auto"/>
            <w:bottom w:val="none" w:sz="0" w:space="0" w:color="auto"/>
            <w:right w:val="none" w:sz="0" w:space="0" w:color="auto"/>
          </w:divBdr>
        </w:div>
      </w:divsChild>
    </w:div>
    <w:div w:id="1157451587">
      <w:bodyDiv w:val="1"/>
      <w:marLeft w:val="0"/>
      <w:marRight w:val="0"/>
      <w:marTop w:val="0"/>
      <w:marBottom w:val="0"/>
      <w:divBdr>
        <w:top w:val="none" w:sz="0" w:space="0" w:color="auto"/>
        <w:left w:val="none" w:sz="0" w:space="0" w:color="auto"/>
        <w:bottom w:val="none" w:sz="0" w:space="0" w:color="auto"/>
        <w:right w:val="none" w:sz="0" w:space="0" w:color="auto"/>
      </w:divBdr>
      <w:divsChild>
        <w:div w:id="60179506">
          <w:marLeft w:val="547"/>
          <w:marRight w:val="0"/>
          <w:marTop w:val="96"/>
          <w:marBottom w:val="0"/>
          <w:divBdr>
            <w:top w:val="none" w:sz="0" w:space="0" w:color="auto"/>
            <w:left w:val="none" w:sz="0" w:space="0" w:color="auto"/>
            <w:bottom w:val="none" w:sz="0" w:space="0" w:color="auto"/>
            <w:right w:val="none" w:sz="0" w:space="0" w:color="auto"/>
          </w:divBdr>
        </w:div>
        <w:div w:id="121120662">
          <w:marLeft w:val="547"/>
          <w:marRight w:val="0"/>
          <w:marTop w:val="96"/>
          <w:marBottom w:val="0"/>
          <w:divBdr>
            <w:top w:val="none" w:sz="0" w:space="0" w:color="auto"/>
            <w:left w:val="none" w:sz="0" w:space="0" w:color="auto"/>
            <w:bottom w:val="none" w:sz="0" w:space="0" w:color="auto"/>
            <w:right w:val="none" w:sz="0" w:space="0" w:color="auto"/>
          </w:divBdr>
        </w:div>
        <w:div w:id="281811779">
          <w:marLeft w:val="1166"/>
          <w:marRight w:val="0"/>
          <w:marTop w:val="86"/>
          <w:marBottom w:val="0"/>
          <w:divBdr>
            <w:top w:val="none" w:sz="0" w:space="0" w:color="auto"/>
            <w:left w:val="none" w:sz="0" w:space="0" w:color="auto"/>
            <w:bottom w:val="none" w:sz="0" w:space="0" w:color="auto"/>
            <w:right w:val="none" w:sz="0" w:space="0" w:color="auto"/>
          </w:divBdr>
        </w:div>
        <w:div w:id="307976896">
          <w:marLeft w:val="1800"/>
          <w:marRight w:val="0"/>
          <w:marTop w:val="77"/>
          <w:marBottom w:val="0"/>
          <w:divBdr>
            <w:top w:val="none" w:sz="0" w:space="0" w:color="auto"/>
            <w:left w:val="none" w:sz="0" w:space="0" w:color="auto"/>
            <w:bottom w:val="none" w:sz="0" w:space="0" w:color="auto"/>
            <w:right w:val="none" w:sz="0" w:space="0" w:color="auto"/>
          </w:divBdr>
        </w:div>
        <w:div w:id="396369198">
          <w:marLeft w:val="1166"/>
          <w:marRight w:val="0"/>
          <w:marTop w:val="86"/>
          <w:marBottom w:val="0"/>
          <w:divBdr>
            <w:top w:val="none" w:sz="0" w:space="0" w:color="auto"/>
            <w:left w:val="none" w:sz="0" w:space="0" w:color="auto"/>
            <w:bottom w:val="none" w:sz="0" w:space="0" w:color="auto"/>
            <w:right w:val="none" w:sz="0" w:space="0" w:color="auto"/>
          </w:divBdr>
        </w:div>
        <w:div w:id="408504283">
          <w:marLeft w:val="1166"/>
          <w:marRight w:val="0"/>
          <w:marTop w:val="86"/>
          <w:marBottom w:val="0"/>
          <w:divBdr>
            <w:top w:val="none" w:sz="0" w:space="0" w:color="auto"/>
            <w:left w:val="none" w:sz="0" w:space="0" w:color="auto"/>
            <w:bottom w:val="none" w:sz="0" w:space="0" w:color="auto"/>
            <w:right w:val="none" w:sz="0" w:space="0" w:color="auto"/>
          </w:divBdr>
        </w:div>
        <w:div w:id="409736586">
          <w:marLeft w:val="547"/>
          <w:marRight w:val="0"/>
          <w:marTop w:val="96"/>
          <w:marBottom w:val="0"/>
          <w:divBdr>
            <w:top w:val="none" w:sz="0" w:space="0" w:color="auto"/>
            <w:left w:val="none" w:sz="0" w:space="0" w:color="auto"/>
            <w:bottom w:val="none" w:sz="0" w:space="0" w:color="auto"/>
            <w:right w:val="none" w:sz="0" w:space="0" w:color="auto"/>
          </w:divBdr>
        </w:div>
        <w:div w:id="539822029">
          <w:marLeft w:val="1800"/>
          <w:marRight w:val="0"/>
          <w:marTop w:val="77"/>
          <w:marBottom w:val="0"/>
          <w:divBdr>
            <w:top w:val="none" w:sz="0" w:space="0" w:color="auto"/>
            <w:left w:val="none" w:sz="0" w:space="0" w:color="auto"/>
            <w:bottom w:val="none" w:sz="0" w:space="0" w:color="auto"/>
            <w:right w:val="none" w:sz="0" w:space="0" w:color="auto"/>
          </w:divBdr>
        </w:div>
        <w:div w:id="801726386">
          <w:marLeft w:val="1800"/>
          <w:marRight w:val="0"/>
          <w:marTop w:val="77"/>
          <w:marBottom w:val="0"/>
          <w:divBdr>
            <w:top w:val="none" w:sz="0" w:space="0" w:color="auto"/>
            <w:left w:val="none" w:sz="0" w:space="0" w:color="auto"/>
            <w:bottom w:val="none" w:sz="0" w:space="0" w:color="auto"/>
            <w:right w:val="none" w:sz="0" w:space="0" w:color="auto"/>
          </w:divBdr>
        </w:div>
        <w:div w:id="856044994">
          <w:marLeft w:val="1800"/>
          <w:marRight w:val="0"/>
          <w:marTop w:val="77"/>
          <w:marBottom w:val="0"/>
          <w:divBdr>
            <w:top w:val="none" w:sz="0" w:space="0" w:color="auto"/>
            <w:left w:val="none" w:sz="0" w:space="0" w:color="auto"/>
            <w:bottom w:val="none" w:sz="0" w:space="0" w:color="auto"/>
            <w:right w:val="none" w:sz="0" w:space="0" w:color="auto"/>
          </w:divBdr>
        </w:div>
        <w:div w:id="1111244609">
          <w:marLeft w:val="1166"/>
          <w:marRight w:val="0"/>
          <w:marTop w:val="86"/>
          <w:marBottom w:val="0"/>
          <w:divBdr>
            <w:top w:val="none" w:sz="0" w:space="0" w:color="auto"/>
            <w:left w:val="none" w:sz="0" w:space="0" w:color="auto"/>
            <w:bottom w:val="none" w:sz="0" w:space="0" w:color="auto"/>
            <w:right w:val="none" w:sz="0" w:space="0" w:color="auto"/>
          </w:divBdr>
        </w:div>
        <w:div w:id="1200702864">
          <w:marLeft w:val="1800"/>
          <w:marRight w:val="0"/>
          <w:marTop w:val="77"/>
          <w:marBottom w:val="0"/>
          <w:divBdr>
            <w:top w:val="none" w:sz="0" w:space="0" w:color="auto"/>
            <w:left w:val="none" w:sz="0" w:space="0" w:color="auto"/>
            <w:bottom w:val="none" w:sz="0" w:space="0" w:color="auto"/>
            <w:right w:val="none" w:sz="0" w:space="0" w:color="auto"/>
          </w:divBdr>
        </w:div>
        <w:div w:id="1269846945">
          <w:marLeft w:val="1166"/>
          <w:marRight w:val="0"/>
          <w:marTop w:val="86"/>
          <w:marBottom w:val="0"/>
          <w:divBdr>
            <w:top w:val="none" w:sz="0" w:space="0" w:color="auto"/>
            <w:left w:val="none" w:sz="0" w:space="0" w:color="auto"/>
            <w:bottom w:val="none" w:sz="0" w:space="0" w:color="auto"/>
            <w:right w:val="none" w:sz="0" w:space="0" w:color="auto"/>
          </w:divBdr>
        </w:div>
        <w:div w:id="1493376454">
          <w:marLeft w:val="1800"/>
          <w:marRight w:val="0"/>
          <w:marTop w:val="77"/>
          <w:marBottom w:val="0"/>
          <w:divBdr>
            <w:top w:val="none" w:sz="0" w:space="0" w:color="auto"/>
            <w:left w:val="none" w:sz="0" w:space="0" w:color="auto"/>
            <w:bottom w:val="none" w:sz="0" w:space="0" w:color="auto"/>
            <w:right w:val="none" w:sz="0" w:space="0" w:color="auto"/>
          </w:divBdr>
        </w:div>
        <w:div w:id="1515799380">
          <w:marLeft w:val="1800"/>
          <w:marRight w:val="0"/>
          <w:marTop w:val="77"/>
          <w:marBottom w:val="0"/>
          <w:divBdr>
            <w:top w:val="none" w:sz="0" w:space="0" w:color="auto"/>
            <w:left w:val="none" w:sz="0" w:space="0" w:color="auto"/>
            <w:bottom w:val="none" w:sz="0" w:space="0" w:color="auto"/>
            <w:right w:val="none" w:sz="0" w:space="0" w:color="auto"/>
          </w:divBdr>
        </w:div>
        <w:div w:id="1813667774">
          <w:marLeft w:val="1800"/>
          <w:marRight w:val="0"/>
          <w:marTop w:val="77"/>
          <w:marBottom w:val="0"/>
          <w:divBdr>
            <w:top w:val="none" w:sz="0" w:space="0" w:color="auto"/>
            <w:left w:val="none" w:sz="0" w:space="0" w:color="auto"/>
            <w:bottom w:val="none" w:sz="0" w:space="0" w:color="auto"/>
            <w:right w:val="none" w:sz="0" w:space="0" w:color="auto"/>
          </w:divBdr>
        </w:div>
        <w:div w:id="1900553509">
          <w:marLeft w:val="1800"/>
          <w:marRight w:val="0"/>
          <w:marTop w:val="77"/>
          <w:marBottom w:val="0"/>
          <w:divBdr>
            <w:top w:val="none" w:sz="0" w:space="0" w:color="auto"/>
            <w:left w:val="none" w:sz="0" w:space="0" w:color="auto"/>
            <w:bottom w:val="none" w:sz="0" w:space="0" w:color="auto"/>
            <w:right w:val="none" w:sz="0" w:space="0" w:color="auto"/>
          </w:divBdr>
        </w:div>
        <w:div w:id="2059039343">
          <w:marLeft w:val="1800"/>
          <w:marRight w:val="0"/>
          <w:marTop w:val="77"/>
          <w:marBottom w:val="0"/>
          <w:divBdr>
            <w:top w:val="none" w:sz="0" w:space="0" w:color="auto"/>
            <w:left w:val="none" w:sz="0" w:space="0" w:color="auto"/>
            <w:bottom w:val="none" w:sz="0" w:space="0" w:color="auto"/>
            <w:right w:val="none" w:sz="0" w:space="0" w:color="auto"/>
          </w:divBdr>
        </w:div>
      </w:divsChild>
    </w:div>
    <w:div w:id="1158154886">
      <w:bodyDiv w:val="1"/>
      <w:marLeft w:val="0"/>
      <w:marRight w:val="0"/>
      <w:marTop w:val="0"/>
      <w:marBottom w:val="0"/>
      <w:divBdr>
        <w:top w:val="none" w:sz="0" w:space="0" w:color="auto"/>
        <w:left w:val="none" w:sz="0" w:space="0" w:color="auto"/>
        <w:bottom w:val="none" w:sz="0" w:space="0" w:color="auto"/>
        <w:right w:val="none" w:sz="0" w:space="0" w:color="auto"/>
      </w:divBdr>
      <w:divsChild>
        <w:div w:id="357975293">
          <w:marLeft w:val="1800"/>
          <w:marRight w:val="0"/>
          <w:marTop w:val="91"/>
          <w:marBottom w:val="0"/>
          <w:divBdr>
            <w:top w:val="none" w:sz="0" w:space="0" w:color="auto"/>
            <w:left w:val="none" w:sz="0" w:space="0" w:color="auto"/>
            <w:bottom w:val="none" w:sz="0" w:space="0" w:color="auto"/>
            <w:right w:val="none" w:sz="0" w:space="0" w:color="auto"/>
          </w:divBdr>
        </w:div>
        <w:div w:id="524178765">
          <w:marLeft w:val="2520"/>
          <w:marRight w:val="0"/>
          <w:marTop w:val="82"/>
          <w:marBottom w:val="0"/>
          <w:divBdr>
            <w:top w:val="none" w:sz="0" w:space="0" w:color="auto"/>
            <w:left w:val="none" w:sz="0" w:space="0" w:color="auto"/>
            <w:bottom w:val="none" w:sz="0" w:space="0" w:color="auto"/>
            <w:right w:val="none" w:sz="0" w:space="0" w:color="auto"/>
          </w:divBdr>
        </w:div>
        <w:div w:id="575743576">
          <w:marLeft w:val="1800"/>
          <w:marRight w:val="0"/>
          <w:marTop w:val="91"/>
          <w:marBottom w:val="0"/>
          <w:divBdr>
            <w:top w:val="none" w:sz="0" w:space="0" w:color="auto"/>
            <w:left w:val="none" w:sz="0" w:space="0" w:color="auto"/>
            <w:bottom w:val="none" w:sz="0" w:space="0" w:color="auto"/>
            <w:right w:val="none" w:sz="0" w:space="0" w:color="auto"/>
          </w:divBdr>
        </w:div>
        <w:div w:id="792754550">
          <w:marLeft w:val="547"/>
          <w:marRight w:val="0"/>
          <w:marTop w:val="125"/>
          <w:marBottom w:val="0"/>
          <w:divBdr>
            <w:top w:val="none" w:sz="0" w:space="0" w:color="auto"/>
            <w:left w:val="none" w:sz="0" w:space="0" w:color="auto"/>
            <w:bottom w:val="none" w:sz="0" w:space="0" w:color="auto"/>
            <w:right w:val="none" w:sz="0" w:space="0" w:color="auto"/>
          </w:divBdr>
        </w:div>
        <w:div w:id="1041707722">
          <w:marLeft w:val="1166"/>
          <w:marRight w:val="0"/>
          <w:marTop w:val="106"/>
          <w:marBottom w:val="0"/>
          <w:divBdr>
            <w:top w:val="none" w:sz="0" w:space="0" w:color="auto"/>
            <w:left w:val="none" w:sz="0" w:space="0" w:color="auto"/>
            <w:bottom w:val="none" w:sz="0" w:space="0" w:color="auto"/>
            <w:right w:val="none" w:sz="0" w:space="0" w:color="auto"/>
          </w:divBdr>
        </w:div>
        <w:div w:id="1082024595">
          <w:marLeft w:val="1800"/>
          <w:marRight w:val="0"/>
          <w:marTop w:val="91"/>
          <w:marBottom w:val="0"/>
          <w:divBdr>
            <w:top w:val="none" w:sz="0" w:space="0" w:color="auto"/>
            <w:left w:val="none" w:sz="0" w:space="0" w:color="auto"/>
            <w:bottom w:val="none" w:sz="0" w:space="0" w:color="auto"/>
            <w:right w:val="none" w:sz="0" w:space="0" w:color="auto"/>
          </w:divBdr>
        </w:div>
        <w:div w:id="1310748529">
          <w:marLeft w:val="2520"/>
          <w:marRight w:val="0"/>
          <w:marTop w:val="82"/>
          <w:marBottom w:val="0"/>
          <w:divBdr>
            <w:top w:val="none" w:sz="0" w:space="0" w:color="auto"/>
            <w:left w:val="none" w:sz="0" w:space="0" w:color="auto"/>
            <w:bottom w:val="none" w:sz="0" w:space="0" w:color="auto"/>
            <w:right w:val="none" w:sz="0" w:space="0" w:color="auto"/>
          </w:divBdr>
        </w:div>
        <w:div w:id="1390110684">
          <w:marLeft w:val="1166"/>
          <w:marRight w:val="0"/>
          <w:marTop w:val="106"/>
          <w:marBottom w:val="0"/>
          <w:divBdr>
            <w:top w:val="none" w:sz="0" w:space="0" w:color="auto"/>
            <w:left w:val="none" w:sz="0" w:space="0" w:color="auto"/>
            <w:bottom w:val="none" w:sz="0" w:space="0" w:color="auto"/>
            <w:right w:val="none" w:sz="0" w:space="0" w:color="auto"/>
          </w:divBdr>
        </w:div>
        <w:div w:id="1732576216">
          <w:marLeft w:val="3240"/>
          <w:marRight w:val="0"/>
          <w:marTop w:val="82"/>
          <w:marBottom w:val="0"/>
          <w:divBdr>
            <w:top w:val="none" w:sz="0" w:space="0" w:color="auto"/>
            <w:left w:val="none" w:sz="0" w:space="0" w:color="auto"/>
            <w:bottom w:val="none" w:sz="0" w:space="0" w:color="auto"/>
            <w:right w:val="none" w:sz="0" w:space="0" w:color="auto"/>
          </w:divBdr>
        </w:div>
        <w:div w:id="1814323869">
          <w:marLeft w:val="1800"/>
          <w:marRight w:val="0"/>
          <w:marTop w:val="96"/>
          <w:marBottom w:val="0"/>
          <w:divBdr>
            <w:top w:val="none" w:sz="0" w:space="0" w:color="auto"/>
            <w:left w:val="none" w:sz="0" w:space="0" w:color="auto"/>
            <w:bottom w:val="none" w:sz="0" w:space="0" w:color="auto"/>
            <w:right w:val="none" w:sz="0" w:space="0" w:color="auto"/>
          </w:divBdr>
        </w:div>
      </w:divsChild>
    </w:div>
    <w:div w:id="1158619920">
      <w:bodyDiv w:val="1"/>
      <w:marLeft w:val="0"/>
      <w:marRight w:val="0"/>
      <w:marTop w:val="0"/>
      <w:marBottom w:val="0"/>
      <w:divBdr>
        <w:top w:val="none" w:sz="0" w:space="0" w:color="auto"/>
        <w:left w:val="none" w:sz="0" w:space="0" w:color="auto"/>
        <w:bottom w:val="none" w:sz="0" w:space="0" w:color="auto"/>
        <w:right w:val="none" w:sz="0" w:space="0" w:color="auto"/>
      </w:divBdr>
      <w:divsChild>
        <w:div w:id="80219853">
          <w:marLeft w:val="547"/>
          <w:marRight w:val="0"/>
          <w:marTop w:val="115"/>
          <w:marBottom w:val="0"/>
          <w:divBdr>
            <w:top w:val="none" w:sz="0" w:space="0" w:color="auto"/>
            <w:left w:val="none" w:sz="0" w:space="0" w:color="auto"/>
            <w:bottom w:val="none" w:sz="0" w:space="0" w:color="auto"/>
            <w:right w:val="none" w:sz="0" w:space="0" w:color="auto"/>
          </w:divBdr>
        </w:div>
        <w:div w:id="353069847">
          <w:marLeft w:val="1166"/>
          <w:marRight w:val="0"/>
          <w:marTop w:val="96"/>
          <w:marBottom w:val="0"/>
          <w:divBdr>
            <w:top w:val="none" w:sz="0" w:space="0" w:color="auto"/>
            <w:left w:val="none" w:sz="0" w:space="0" w:color="auto"/>
            <w:bottom w:val="none" w:sz="0" w:space="0" w:color="auto"/>
            <w:right w:val="none" w:sz="0" w:space="0" w:color="auto"/>
          </w:divBdr>
        </w:div>
        <w:div w:id="567770913">
          <w:marLeft w:val="1166"/>
          <w:marRight w:val="0"/>
          <w:marTop w:val="96"/>
          <w:marBottom w:val="0"/>
          <w:divBdr>
            <w:top w:val="none" w:sz="0" w:space="0" w:color="auto"/>
            <w:left w:val="none" w:sz="0" w:space="0" w:color="auto"/>
            <w:bottom w:val="none" w:sz="0" w:space="0" w:color="auto"/>
            <w:right w:val="none" w:sz="0" w:space="0" w:color="auto"/>
          </w:divBdr>
        </w:div>
        <w:div w:id="1415080689">
          <w:marLeft w:val="1166"/>
          <w:marRight w:val="0"/>
          <w:marTop w:val="96"/>
          <w:marBottom w:val="0"/>
          <w:divBdr>
            <w:top w:val="none" w:sz="0" w:space="0" w:color="auto"/>
            <w:left w:val="none" w:sz="0" w:space="0" w:color="auto"/>
            <w:bottom w:val="none" w:sz="0" w:space="0" w:color="auto"/>
            <w:right w:val="none" w:sz="0" w:space="0" w:color="auto"/>
          </w:divBdr>
        </w:div>
      </w:divsChild>
    </w:div>
    <w:div w:id="1160265637">
      <w:bodyDiv w:val="1"/>
      <w:marLeft w:val="0"/>
      <w:marRight w:val="0"/>
      <w:marTop w:val="0"/>
      <w:marBottom w:val="0"/>
      <w:divBdr>
        <w:top w:val="none" w:sz="0" w:space="0" w:color="auto"/>
        <w:left w:val="none" w:sz="0" w:space="0" w:color="auto"/>
        <w:bottom w:val="none" w:sz="0" w:space="0" w:color="auto"/>
        <w:right w:val="none" w:sz="0" w:space="0" w:color="auto"/>
      </w:divBdr>
      <w:divsChild>
        <w:div w:id="1126580036">
          <w:marLeft w:val="360"/>
          <w:marRight w:val="0"/>
          <w:marTop w:val="200"/>
          <w:marBottom w:val="0"/>
          <w:divBdr>
            <w:top w:val="none" w:sz="0" w:space="0" w:color="auto"/>
            <w:left w:val="none" w:sz="0" w:space="0" w:color="auto"/>
            <w:bottom w:val="none" w:sz="0" w:space="0" w:color="auto"/>
            <w:right w:val="none" w:sz="0" w:space="0" w:color="auto"/>
          </w:divBdr>
        </w:div>
        <w:div w:id="1456480694">
          <w:marLeft w:val="1080"/>
          <w:marRight w:val="0"/>
          <w:marTop w:val="100"/>
          <w:marBottom w:val="0"/>
          <w:divBdr>
            <w:top w:val="none" w:sz="0" w:space="0" w:color="auto"/>
            <w:left w:val="none" w:sz="0" w:space="0" w:color="auto"/>
            <w:bottom w:val="none" w:sz="0" w:space="0" w:color="auto"/>
            <w:right w:val="none" w:sz="0" w:space="0" w:color="auto"/>
          </w:divBdr>
        </w:div>
      </w:divsChild>
    </w:div>
    <w:div w:id="1161046819">
      <w:bodyDiv w:val="1"/>
      <w:marLeft w:val="0"/>
      <w:marRight w:val="0"/>
      <w:marTop w:val="0"/>
      <w:marBottom w:val="0"/>
      <w:divBdr>
        <w:top w:val="none" w:sz="0" w:space="0" w:color="auto"/>
        <w:left w:val="none" w:sz="0" w:space="0" w:color="auto"/>
        <w:bottom w:val="none" w:sz="0" w:space="0" w:color="auto"/>
        <w:right w:val="none" w:sz="0" w:space="0" w:color="auto"/>
      </w:divBdr>
    </w:div>
    <w:div w:id="1161237072">
      <w:bodyDiv w:val="1"/>
      <w:marLeft w:val="0"/>
      <w:marRight w:val="0"/>
      <w:marTop w:val="0"/>
      <w:marBottom w:val="0"/>
      <w:divBdr>
        <w:top w:val="none" w:sz="0" w:space="0" w:color="auto"/>
        <w:left w:val="none" w:sz="0" w:space="0" w:color="auto"/>
        <w:bottom w:val="none" w:sz="0" w:space="0" w:color="auto"/>
        <w:right w:val="none" w:sz="0" w:space="0" w:color="auto"/>
      </w:divBdr>
      <w:divsChild>
        <w:div w:id="265305777">
          <w:marLeft w:val="1426"/>
          <w:marRight w:val="0"/>
          <w:marTop w:val="60"/>
          <w:marBottom w:val="0"/>
          <w:divBdr>
            <w:top w:val="none" w:sz="0" w:space="0" w:color="auto"/>
            <w:left w:val="none" w:sz="0" w:space="0" w:color="auto"/>
            <w:bottom w:val="none" w:sz="0" w:space="0" w:color="auto"/>
            <w:right w:val="none" w:sz="0" w:space="0" w:color="auto"/>
          </w:divBdr>
        </w:div>
        <w:div w:id="300355416">
          <w:marLeft w:val="2866"/>
          <w:marRight w:val="0"/>
          <w:marTop w:val="60"/>
          <w:marBottom w:val="0"/>
          <w:divBdr>
            <w:top w:val="none" w:sz="0" w:space="0" w:color="auto"/>
            <w:left w:val="none" w:sz="0" w:space="0" w:color="auto"/>
            <w:bottom w:val="none" w:sz="0" w:space="0" w:color="auto"/>
            <w:right w:val="none" w:sz="0" w:space="0" w:color="auto"/>
          </w:divBdr>
        </w:div>
        <w:div w:id="332026969">
          <w:marLeft w:val="2866"/>
          <w:marRight w:val="0"/>
          <w:marTop w:val="60"/>
          <w:marBottom w:val="0"/>
          <w:divBdr>
            <w:top w:val="none" w:sz="0" w:space="0" w:color="auto"/>
            <w:left w:val="none" w:sz="0" w:space="0" w:color="auto"/>
            <w:bottom w:val="none" w:sz="0" w:space="0" w:color="auto"/>
            <w:right w:val="none" w:sz="0" w:space="0" w:color="auto"/>
          </w:divBdr>
        </w:div>
        <w:div w:id="409893133">
          <w:marLeft w:val="2866"/>
          <w:marRight w:val="0"/>
          <w:marTop w:val="60"/>
          <w:marBottom w:val="0"/>
          <w:divBdr>
            <w:top w:val="none" w:sz="0" w:space="0" w:color="auto"/>
            <w:left w:val="none" w:sz="0" w:space="0" w:color="auto"/>
            <w:bottom w:val="none" w:sz="0" w:space="0" w:color="auto"/>
            <w:right w:val="none" w:sz="0" w:space="0" w:color="auto"/>
          </w:divBdr>
        </w:div>
        <w:div w:id="603609753">
          <w:marLeft w:val="1440"/>
          <w:marRight w:val="0"/>
          <w:marTop w:val="0"/>
          <w:marBottom w:val="0"/>
          <w:divBdr>
            <w:top w:val="none" w:sz="0" w:space="0" w:color="auto"/>
            <w:left w:val="none" w:sz="0" w:space="0" w:color="auto"/>
            <w:bottom w:val="none" w:sz="0" w:space="0" w:color="auto"/>
            <w:right w:val="none" w:sz="0" w:space="0" w:color="auto"/>
          </w:divBdr>
        </w:div>
        <w:div w:id="615333479">
          <w:marLeft w:val="2866"/>
          <w:marRight w:val="0"/>
          <w:marTop w:val="60"/>
          <w:marBottom w:val="0"/>
          <w:divBdr>
            <w:top w:val="none" w:sz="0" w:space="0" w:color="auto"/>
            <w:left w:val="none" w:sz="0" w:space="0" w:color="auto"/>
            <w:bottom w:val="none" w:sz="0" w:space="0" w:color="auto"/>
            <w:right w:val="none" w:sz="0" w:space="0" w:color="auto"/>
          </w:divBdr>
        </w:div>
        <w:div w:id="933443276">
          <w:marLeft w:val="1426"/>
          <w:marRight w:val="0"/>
          <w:marTop w:val="60"/>
          <w:marBottom w:val="0"/>
          <w:divBdr>
            <w:top w:val="none" w:sz="0" w:space="0" w:color="auto"/>
            <w:left w:val="none" w:sz="0" w:space="0" w:color="auto"/>
            <w:bottom w:val="none" w:sz="0" w:space="0" w:color="auto"/>
            <w:right w:val="none" w:sz="0" w:space="0" w:color="auto"/>
          </w:divBdr>
        </w:div>
        <w:div w:id="1640570302">
          <w:marLeft w:val="533"/>
          <w:marRight w:val="0"/>
          <w:marTop w:val="60"/>
          <w:marBottom w:val="0"/>
          <w:divBdr>
            <w:top w:val="none" w:sz="0" w:space="0" w:color="auto"/>
            <w:left w:val="none" w:sz="0" w:space="0" w:color="auto"/>
            <w:bottom w:val="none" w:sz="0" w:space="0" w:color="auto"/>
            <w:right w:val="none" w:sz="0" w:space="0" w:color="auto"/>
          </w:divBdr>
        </w:div>
        <w:div w:id="1691566719">
          <w:marLeft w:val="2866"/>
          <w:marRight w:val="0"/>
          <w:marTop w:val="60"/>
          <w:marBottom w:val="0"/>
          <w:divBdr>
            <w:top w:val="none" w:sz="0" w:space="0" w:color="auto"/>
            <w:left w:val="none" w:sz="0" w:space="0" w:color="auto"/>
            <w:bottom w:val="none" w:sz="0" w:space="0" w:color="auto"/>
            <w:right w:val="none" w:sz="0" w:space="0" w:color="auto"/>
          </w:divBdr>
        </w:div>
        <w:div w:id="2107726411">
          <w:marLeft w:val="1426"/>
          <w:marRight w:val="0"/>
          <w:marTop w:val="60"/>
          <w:marBottom w:val="0"/>
          <w:divBdr>
            <w:top w:val="none" w:sz="0" w:space="0" w:color="auto"/>
            <w:left w:val="none" w:sz="0" w:space="0" w:color="auto"/>
            <w:bottom w:val="none" w:sz="0" w:space="0" w:color="auto"/>
            <w:right w:val="none" w:sz="0" w:space="0" w:color="auto"/>
          </w:divBdr>
        </w:div>
      </w:divsChild>
    </w:div>
    <w:div w:id="1161628157">
      <w:bodyDiv w:val="1"/>
      <w:marLeft w:val="0"/>
      <w:marRight w:val="0"/>
      <w:marTop w:val="0"/>
      <w:marBottom w:val="0"/>
      <w:divBdr>
        <w:top w:val="none" w:sz="0" w:space="0" w:color="auto"/>
        <w:left w:val="none" w:sz="0" w:space="0" w:color="auto"/>
        <w:bottom w:val="none" w:sz="0" w:space="0" w:color="auto"/>
        <w:right w:val="none" w:sz="0" w:space="0" w:color="auto"/>
      </w:divBdr>
    </w:div>
    <w:div w:id="1162089298">
      <w:bodyDiv w:val="1"/>
      <w:marLeft w:val="0"/>
      <w:marRight w:val="0"/>
      <w:marTop w:val="0"/>
      <w:marBottom w:val="0"/>
      <w:divBdr>
        <w:top w:val="none" w:sz="0" w:space="0" w:color="auto"/>
        <w:left w:val="none" w:sz="0" w:space="0" w:color="auto"/>
        <w:bottom w:val="none" w:sz="0" w:space="0" w:color="auto"/>
        <w:right w:val="none" w:sz="0" w:space="0" w:color="auto"/>
      </w:divBdr>
      <w:divsChild>
        <w:div w:id="160238551">
          <w:marLeft w:val="1800"/>
          <w:marRight w:val="0"/>
          <w:marTop w:val="77"/>
          <w:marBottom w:val="0"/>
          <w:divBdr>
            <w:top w:val="none" w:sz="0" w:space="0" w:color="auto"/>
            <w:left w:val="none" w:sz="0" w:space="0" w:color="auto"/>
            <w:bottom w:val="none" w:sz="0" w:space="0" w:color="auto"/>
            <w:right w:val="none" w:sz="0" w:space="0" w:color="auto"/>
          </w:divBdr>
        </w:div>
        <w:div w:id="308167379">
          <w:marLeft w:val="1800"/>
          <w:marRight w:val="0"/>
          <w:marTop w:val="77"/>
          <w:marBottom w:val="0"/>
          <w:divBdr>
            <w:top w:val="none" w:sz="0" w:space="0" w:color="auto"/>
            <w:left w:val="none" w:sz="0" w:space="0" w:color="auto"/>
            <w:bottom w:val="none" w:sz="0" w:space="0" w:color="auto"/>
            <w:right w:val="none" w:sz="0" w:space="0" w:color="auto"/>
          </w:divBdr>
        </w:div>
        <w:div w:id="430049154">
          <w:marLeft w:val="1800"/>
          <w:marRight w:val="0"/>
          <w:marTop w:val="77"/>
          <w:marBottom w:val="0"/>
          <w:divBdr>
            <w:top w:val="none" w:sz="0" w:space="0" w:color="auto"/>
            <w:left w:val="none" w:sz="0" w:space="0" w:color="auto"/>
            <w:bottom w:val="none" w:sz="0" w:space="0" w:color="auto"/>
            <w:right w:val="none" w:sz="0" w:space="0" w:color="auto"/>
          </w:divBdr>
        </w:div>
        <w:div w:id="710495623">
          <w:marLeft w:val="547"/>
          <w:marRight w:val="0"/>
          <w:marTop w:val="96"/>
          <w:marBottom w:val="0"/>
          <w:divBdr>
            <w:top w:val="none" w:sz="0" w:space="0" w:color="auto"/>
            <w:left w:val="none" w:sz="0" w:space="0" w:color="auto"/>
            <w:bottom w:val="none" w:sz="0" w:space="0" w:color="auto"/>
            <w:right w:val="none" w:sz="0" w:space="0" w:color="auto"/>
          </w:divBdr>
        </w:div>
        <w:div w:id="857740755">
          <w:marLeft w:val="1800"/>
          <w:marRight w:val="0"/>
          <w:marTop w:val="77"/>
          <w:marBottom w:val="0"/>
          <w:divBdr>
            <w:top w:val="none" w:sz="0" w:space="0" w:color="auto"/>
            <w:left w:val="none" w:sz="0" w:space="0" w:color="auto"/>
            <w:bottom w:val="none" w:sz="0" w:space="0" w:color="auto"/>
            <w:right w:val="none" w:sz="0" w:space="0" w:color="auto"/>
          </w:divBdr>
        </w:div>
        <w:div w:id="1102988806">
          <w:marLeft w:val="1166"/>
          <w:marRight w:val="0"/>
          <w:marTop w:val="96"/>
          <w:marBottom w:val="0"/>
          <w:divBdr>
            <w:top w:val="none" w:sz="0" w:space="0" w:color="auto"/>
            <w:left w:val="none" w:sz="0" w:space="0" w:color="auto"/>
            <w:bottom w:val="none" w:sz="0" w:space="0" w:color="auto"/>
            <w:right w:val="none" w:sz="0" w:space="0" w:color="auto"/>
          </w:divBdr>
        </w:div>
        <w:div w:id="1691107729">
          <w:marLeft w:val="1166"/>
          <w:marRight w:val="0"/>
          <w:marTop w:val="96"/>
          <w:marBottom w:val="0"/>
          <w:divBdr>
            <w:top w:val="none" w:sz="0" w:space="0" w:color="auto"/>
            <w:left w:val="none" w:sz="0" w:space="0" w:color="auto"/>
            <w:bottom w:val="none" w:sz="0" w:space="0" w:color="auto"/>
            <w:right w:val="none" w:sz="0" w:space="0" w:color="auto"/>
          </w:divBdr>
        </w:div>
        <w:div w:id="1734349537">
          <w:marLeft w:val="1800"/>
          <w:marRight w:val="0"/>
          <w:marTop w:val="77"/>
          <w:marBottom w:val="0"/>
          <w:divBdr>
            <w:top w:val="none" w:sz="0" w:space="0" w:color="auto"/>
            <w:left w:val="none" w:sz="0" w:space="0" w:color="auto"/>
            <w:bottom w:val="none" w:sz="0" w:space="0" w:color="auto"/>
            <w:right w:val="none" w:sz="0" w:space="0" w:color="auto"/>
          </w:divBdr>
        </w:div>
      </w:divsChild>
    </w:div>
    <w:div w:id="1162358808">
      <w:bodyDiv w:val="1"/>
      <w:marLeft w:val="0"/>
      <w:marRight w:val="0"/>
      <w:marTop w:val="0"/>
      <w:marBottom w:val="0"/>
      <w:divBdr>
        <w:top w:val="none" w:sz="0" w:space="0" w:color="auto"/>
        <w:left w:val="none" w:sz="0" w:space="0" w:color="auto"/>
        <w:bottom w:val="none" w:sz="0" w:space="0" w:color="auto"/>
        <w:right w:val="none" w:sz="0" w:space="0" w:color="auto"/>
      </w:divBdr>
    </w:div>
    <w:div w:id="1162743335">
      <w:bodyDiv w:val="1"/>
      <w:marLeft w:val="0"/>
      <w:marRight w:val="0"/>
      <w:marTop w:val="0"/>
      <w:marBottom w:val="0"/>
      <w:divBdr>
        <w:top w:val="none" w:sz="0" w:space="0" w:color="auto"/>
        <w:left w:val="none" w:sz="0" w:space="0" w:color="auto"/>
        <w:bottom w:val="none" w:sz="0" w:space="0" w:color="auto"/>
        <w:right w:val="none" w:sz="0" w:space="0" w:color="auto"/>
      </w:divBdr>
      <w:divsChild>
        <w:div w:id="475993838">
          <w:marLeft w:val="0"/>
          <w:marRight w:val="0"/>
          <w:marTop w:val="0"/>
          <w:marBottom w:val="0"/>
          <w:divBdr>
            <w:top w:val="none" w:sz="0" w:space="0" w:color="auto"/>
            <w:left w:val="none" w:sz="0" w:space="0" w:color="auto"/>
            <w:bottom w:val="none" w:sz="0" w:space="0" w:color="auto"/>
            <w:right w:val="none" w:sz="0" w:space="0" w:color="auto"/>
          </w:divBdr>
          <w:divsChild>
            <w:div w:id="127630362">
              <w:marLeft w:val="0"/>
              <w:marRight w:val="0"/>
              <w:marTop w:val="0"/>
              <w:marBottom w:val="0"/>
              <w:divBdr>
                <w:top w:val="none" w:sz="0" w:space="0" w:color="auto"/>
                <w:left w:val="none" w:sz="0" w:space="0" w:color="auto"/>
                <w:bottom w:val="none" w:sz="0" w:space="0" w:color="auto"/>
                <w:right w:val="none" w:sz="0" w:space="0" w:color="auto"/>
              </w:divBdr>
            </w:div>
            <w:div w:id="3927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3837">
      <w:bodyDiv w:val="1"/>
      <w:marLeft w:val="0"/>
      <w:marRight w:val="0"/>
      <w:marTop w:val="0"/>
      <w:marBottom w:val="0"/>
      <w:divBdr>
        <w:top w:val="none" w:sz="0" w:space="0" w:color="auto"/>
        <w:left w:val="none" w:sz="0" w:space="0" w:color="auto"/>
        <w:bottom w:val="none" w:sz="0" w:space="0" w:color="auto"/>
        <w:right w:val="none" w:sz="0" w:space="0" w:color="auto"/>
      </w:divBdr>
      <w:divsChild>
        <w:div w:id="1210997545">
          <w:marLeft w:val="547"/>
          <w:marRight w:val="0"/>
          <w:marTop w:val="154"/>
          <w:marBottom w:val="0"/>
          <w:divBdr>
            <w:top w:val="none" w:sz="0" w:space="0" w:color="auto"/>
            <w:left w:val="none" w:sz="0" w:space="0" w:color="auto"/>
            <w:bottom w:val="none" w:sz="0" w:space="0" w:color="auto"/>
            <w:right w:val="none" w:sz="0" w:space="0" w:color="auto"/>
          </w:divBdr>
        </w:div>
        <w:div w:id="1575895817">
          <w:marLeft w:val="1166"/>
          <w:marRight w:val="0"/>
          <w:marTop w:val="134"/>
          <w:marBottom w:val="0"/>
          <w:divBdr>
            <w:top w:val="none" w:sz="0" w:space="0" w:color="auto"/>
            <w:left w:val="none" w:sz="0" w:space="0" w:color="auto"/>
            <w:bottom w:val="none" w:sz="0" w:space="0" w:color="auto"/>
            <w:right w:val="none" w:sz="0" w:space="0" w:color="auto"/>
          </w:divBdr>
        </w:div>
        <w:div w:id="1667780144">
          <w:marLeft w:val="1166"/>
          <w:marRight w:val="0"/>
          <w:marTop w:val="134"/>
          <w:marBottom w:val="0"/>
          <w:divBdr>
            <w:top w:val="none" w:sz="0" w:space="0" w:color="auto"/>
            <w:left w:val="none" w:sz="0" w:space="0" w:color="auto"/>
            <w:bottom w:val="none" w:sz="0" w:space="0" w:color="auto"/>
            <w:right w:val="none" w:sz="0" w:space="0" w:color="auto"/>
          </w:divBdr>
        </w:div>
      </w:divsChild>
    </w:div>
    <w:div w:id="1165048399">
      <w:bodyDiv w:val="1"/>
      <w:marLeft w:val="0"/>
      <w:marRight w:val="0"/>
      <w:marTop w:val="0"/>
      <w:marBottom w:val="0"/>
      <w:divBdr>
        <w:top w:val="none" w:sz="0" w:space="0" w:color="auto"/>
        <w:left w:val="none" w:sz="0" w:space="0" w:color="auto"/>
        <w:bottom w:val="none" w:sz="0" w:space="0" w:color="auto"/>
        <w:right w:val="none" w:sz="0" w:space="0" w:color="auto"/>
      </w:divBdr>
    </w:div>
    <w:div w:id="1166021701">
      <w:bodyDiv w:val="1"/>
      <w:marLeft w:val="0"/>
      <w:marRight w:val="0"/>
      <w:marTop w:val="0"/>
      <w:marBottom w:val="0"/>
      <w:divBdr>
        <w:top w:val="none" w:sz="0" w:space="0" w:color="auto"/>
        <w:left w:val="none" w:sz="0" w:space="0" w:color="auto"/>
        <w:bottom w:val="none" w:sz="0" w:space="0" w:color="auto"/>
        <w:right w:val="none" w:sz="0" w:space="0" w:color="auto"/>
      </w:divBdr>
    </w:div>
    <w:div w:id="1166938482">
      <w:bodyDiv w:val="1"/>
      <w:marLeft w:val="0"/>
      <w:marRight w:val="0"/>
      <w:marTop w:val="0"/>
      <w:marBottom w:val="0"/>
      <w:divBdr>
        <w:top w:val="none" w:sz="0" w:space="0" w:color="auto"/>
        <w:left w:val="none" w:sz="0" w:space="0" w:color="auto"/>
        <w:bottom w:val="none" w:sz="0" w:space="0" w:color="auto"/>
        <w:right w:val="none" w:sz="0" w:space="0" w:color="auto"/>
      </w:divBdr>
    </w:div>
    <w:div w:id="1167088810">
      <w:bodyDiv w:val="1"/>
      <w:marLeft w:val="0"/>
      <w:marRight w:val="0"/>
      <w:marTop w:val="0"/>
      <w:marBottom w:val="0"/>
      <w:divBdr>
        <w:top w:val="none" w:sz="0" w:space="0" w:color="auto"/>
        <w:left w:val="none" w:sz="0" w:space="0" w:color="auto"/>
        <w:bottom w:val="none" w:sz="0" w:space="0" w:color="auto"/>
        <w:right w:val="none" w:sz="0" w:space="0" w:color="auto"/>
      </w:divBdr>
      <w:divsChild>
        <w:div w:id="17237537">
          <w:marLeft w:val="547"/>
          <w:marRight w:val="144"/>
          <w:marTop w:val="0"/>
          <w:marBottom w:val="120"/>
          <w:divBdr>
            <w:top w:val="none" w:sz="0" w:space="0" w:color="auto"/>
            <w:left w:val="none" w:sz="0" w:space="0" w:color="auto"/>
            <w:bottom w:val="none" w:sz="0" w:space="0" w:color="auto"/>
            <w:right w:val="none" w:sz="0" w:space="0" w:color="auto"/>
          </w:divBdr>
        </w:div>
        <w:div w:id="343559938">
          <w:marLeft w:val="547"/>
          <w:marRight w:val="144"/>
          <w:marTop w:val="0"/>
          <w:marBottom w:val="120"/>
          <w:divBdr>
            <w:top w:val="none" w:sz="0" w:space="0" w:color="auto"/>
            <w:left w:val="none" w:sz="0" w:space="0" w:color="auto"/>
            <w:bottom w:val="none" w:sz="0" w:space="0" w:color="auto"/>
            <w:right w:val="none" w:sz="0" w:space="0" w:color="auto"/>
          </w:divBdr>
        </w:div>
        <w:div w:id="1182087906">
          <w:marLeft w:val="1166"/>
          <w:marRight w:val="144"/>
          <w:marTop w:val="0"/>
          <w:marBottom w:val="120"/>
          <w:divBdr>
            <w:top w:val="none" w:sz="0" w:space="0" w:color="auto"/>
            <w:left w:val="none" w:sz="0" w:space="0" w:color="auto"/>
            <w:bottom w:val="none" w:sz="0" w:space="0" w:color="auto"/>
            <w:right w:val="none" w:sz="0" w:space="0" w:color="auto"/>
          </w:divBdr>
        </w:div>
        <w:div w:id="1187523468">
          <w:marLeft w:val="547"/>
          <w:marRight w:val="144"/>
          <w:marTop w:val="0"/>
          <w:marBottom w:val="120"/>
          <w:divBdr>
            <w:top w:val="none" w:sz="0" w:space="0" w:color="auto"/>
            <w:left w:val="none" w:sz="0" w:space="0" w:color="auto"/>
            <w:bottom w:val="none" w:sz="0" w:space="0" w:color="auto"/>
            <w:right w:val="none" w:sz="0" w:space="0" w:color="auto"/>
          </w:divBdr>
        </w:div>
        <w:div w:id="1951744891">
          <w:marLeft w:val="1166"/>
          <w:marRight w:val="144"/>
          <w:marTop w:val="0"/>
          <w:marBottom w:val="120"/>
          <w:divBdr>
            <w:top w:val="none" w:sz="0" w:space="0" w:color="auto"/>
            <w:left w:val="none" w:sz="0" w:space="0" w:color="auto"/>
            <w:bottom w:val="none" w:sz="0" w:space="0" w:color="auto"/>
            <w:right w:val="none" w:sz="0" w:space="0" w:color="auto"/>
          </w:divBdr>
        </w:div>
        <w:div w:id="2062710904">
          <w:marLeft w:val="1166"/>
          <w:marRight w:val="144"/>
          <w:marTop w:val="0"/>
          <w:marBottom w:val="120"/>
          <w:divBdr>
            <w:top w:val="none" w:sz="0" w:space="0" w:color="auto"/>
            <w:left w:val="none" w:sz="0" w:space="0" w:color="auto"/>
            <w:bottom w:val="none" w:sz="0" w:space="0" w:color="auto"/>
            <w:right w:val="none" w:sz="0" w:space="0" w:color="auto"/>
          </w:divBdr>
        </w:div>
      </w:divsChild>
    </w:div>
    <w:div w:id="1167554251">
      <w:bodyDiv w:val="1"/>
      <w:marLeft w:val="0"/>
      <w:marRight w:val="0"/>
      <w:marTop w:val="0"/>
      <w:marBottom w:val="0"/>
      <w:divBdr>
        <w:top w:val="none" w:sz="0" w:space="0" w:color="auto"/>
        <w:left w:val="none" w:sz="0" w:space="0" w:color="auto"/>
        <w:bottom w:val="none" w:sz="0" w:space="0" w:color="auto"/>
        <w:right w:val="none" w:sz="0" w:space="0" w:color="auto"/>
      </w:divBdr>
    </w:div>
    <w:div w:id="1167751955">
      <w:bodyDiv w:val="1"/>
      <w:marLeft w:val="0"/>
      <w:marRight w:val="0"/>
      <w:marTop w:val="0"/>
      <w:marBottom w:val="0"/>
      <w:divBdr>
        <w:top w:val="none" w:sz="0" w:space="0" w:color="auto"/>
        <w:left w:val="none" w:sz="0" w:space="0" w:color="auto"/>
        <w:bottom w:val="none" w:sz="0" w:space="0" w:color="auto"/>
        <w:right w:val="none" w:sz="0" w:space="0" w:color="auto"/>
      </w:divBdr>
    </w:div>
    <w:div w:id="1168253494">
      <w:bodyDiv w:val="1"/>
      <w:marLeft w:val="0"/>
      <w:marRight w:val="0"/>
      <w:marTop w:val="0"/>
      <w:marBottom w:val="0"/>
      <w:divBdr>
        <w:top w:val="none" w:sz="0" w:space="0" w:color="auto"/>
        <w:left w:val="none" w:sz="0" w:space="0" w:color="auto"/>
        <w:bottom w:val="none" w:sz="0" w:space="0" w:color="auto"/>
        <w:right w:val="none" w:sz="0" w:space="0" w:color="auto"/>
      </w:divBdr>
      <w:divsChild>
        <w:div w:id="273178421">
          <w:marLeft w:val="547"/>
          <w:marRight w:val="0"/>
          <w:marTop w:val="134"/>
          <w:marBottom w:val="0"/>
          <w:divBdr>
            <w:top w:val="none" w:sz="0" w:space="0" w:color="auto"/>
            <w:left w:val="none" w:sz="0" w:space="0" w:color="auto"/>
            <w:bottom w:val="none" w:sz="0" w:space="0" w:color="auto"/>
            <w:right w:val="none" w:sz="0" w:space="0" w:color="auto"/>
          </w:divBdr>
        </w:div>
        <w:div w:id="1178276453">
          <w:marLeft w:val="547"/>
          <w:marRight w:val="0"/>
          <w:marTop w:val="134"/>
          <w:marBottom w:val="0"/>
          <w:divBdr>
            <w:top w:val="none" w:sz="0" w:space="0" w:color="auto"/>
            <w:left w:val="none" w:sz="0" w:space="0" w:color="auto"/>
            <w:bottom w:val="none" w:sz="0" w:space="0" w:color="auto"/>
            <w:right w:val="none" w:sz="0" w:space="0" w:color="auto"/>
          </w:divBdr>
        </w:div>
        <w:div w:id="1395467652">
          <w:marLeft w:val="547"/>
          <w:marRight w:val="0"/>
          <w:marTop w:val="134"/>
          <w:marBottom w:val="0"/>
          <w:divBdr>
            <w:top w:val="none" w:sz="0" w:space="0" w:color="auto"/>
            <w:left w:val="none" w:sz="0" w:space="0" w:color="auto"/>
            <w:bottom w:val="none" w:sz="0" w:space="0" w:color="auto"/>
            <w:right w:val="none" w:sz="0" w:space="0" w:color="auto"/>
          </w:divBdr>
        </w:div>
        <w:div w:id="1566141749">
          <w:marLeft w:val="1166"/>
          <w:marRight w:val="0"/>
          <w:marTop w:val="115"/>
          <w:marBottom w:val="0"/>
          <w:divBdr>
            <w:top w:val="none" w:sz="0" w:space="0" w:color="auto"/>
            <w:left w:val="none" w:sz="0" w:space="0" w:color="auto"/>
            <w:bottom w:val="none" w:sz="0" w:space="0" w:color="auto"/>
            <w:right w:val="none" w:sz="0" w:space="0" w:color="auto"/>
          </w:divBdr>
        </w:div>
        <w:div w:id="1690376778">
          <w:marLeft w:val="1800"/>
          <w:marRight w:val="0"/>
          <w:marTop w:val="96"/>
          <w:marBottom w:val="0"/>
          <w:divBdr>
            <w:top w:val="none" w:sz="0" w:space="0" w:color="auto"/>
            <w:left w:val="none" w:sz="0" w:space="0" w:color="auto"/>
            <w:bottom w:val="none" w:sz="0" w:space="0" w:color="auto"/>
            <w:right w:val="none" w:sz="0" w:space="0" w:color="auto"/>
          </w:divBdr>
        </w:div>
        <w:div w:id="1851481370">
          <w:marLeft w:val="1166"/>
          <w:marRight w:val="0"/>
          <w:marTop w:val="115"/>
          <w:marBottom w:val="0"/>
          <w:divBdr>
            <w:top w:val="none" w:sz="0" w:space="0" w:color="auto"/>
            <w:left w:val="none" w:sz="0" w:space="0" w:color="auto"/>
            <w:bottom w:val="none" w:sz="0" w:space="0" w:color="auto"/>
            <w:right w:val="none" w:sz="0" w:space="0" w:color="auto"/>
          </w:divBdr>
        </w:div>
        <w:div w:id="1958752553">
          <w:marLeft w:val="1166"/>
          <w:marRight w:val="0"/>
          <w:marTop w:val="115"/>
          <w:marBottom w:val="0"/>
          <w:divBdr>
            <w:top w:val="none" w:sz="0" w:space="0" w:color="auto"/>
            <w:left w:val="none" w:sz="0" w:space="0" w:color="auto"/>
            <w:bottom w:val="none" w:sz="0" w:space="0" w:color="auto"/>
            <w:right w:val="none" w:sz="0" w:space="0" w:color="auto"/>
          </w:divBdr>
        </w:div>
        <w:div w:id="2118519428">
          <w:marLeft w:val="1166"/>
          <w:marRight w:val="0"/>
          <w:marTop w:val="115"/>
          <w:marBottom w:val="0"/>
          <w:divBdr>
            <w:top w:val="none" w:sz="0" w:space="0" w:color="auto"/>
            <w:left w:val="none" w:sz="0" w:space="0" w:color="auto"/>
            <w:bottom w:val="none" w:sz="0" w:space="0" w:color="auto"/>
            <w:right w:val="none" w:sz="0" w:space="0" w:color="auto"/>
          </w:divBdr>
        </w:div>
      </w:divsChild>
    </w:div>
    <w:div w:id="1168903486">
      <w:bodyDiv w:val="1"/>
      <w:marLeft w:val="0"/>
      <w:marRight w:val="0"/>
      <w:marTop w:val="0"/>
      <w:marBottom w:val="0"/>
      <w:divBdr>
        <w:top w:val="none" w:sz="0" w:space="0" w:color="auto"/>
        <w:left w:val="none" w:sz="0" w:space="0" w:color="auto"/>
        <w:bottom w:val="none" w:sz="0" w:space="0" w:color="auto"/>
        <w:right w:val="none" w:sz="0" w:space="0" w:color="auto"/>
      </w:divBdr>
      <w:divsChild>
        <w:div w:id="429935516">
          <w:marLeft w:val="1166"/>
          <w:marRight w:val="0"/>
          <w:marTop w:val="96"/>
          <w:marBottom w:val="0"/>
          <w:divBdr>
            <w:top w:val="none" w:sz="0" w:space="0" w:color="auto"/>
            <w:left w:val="none" w:sz="0" w:space="0" w:color="auto"/>
            <w:bottom w:val="none" w:sz="0" w:space="0" w:color="auto"/>
            <w:right w:val="none" w:sz="0" w:space="0" w:color="auto"/>
          </w:divBdr>
        </w:div>
        <w:div w:id="639846640">
          <w:marLeft w:val="2520"/>
          <w:marRight w:val="0"/>
          <w:marTop w:val="67"/>
          <w:marBottom w:val="0"/>
          <w:divBdr>
            <w:top w:val="none" w:sz="0" w:space="0" w:color="auto"/>
            <w:left w:val="none" w:sz="0" w:space="0" w:color="auto"/>
            <w:bottom w:val="none" w:sz="0" w:space="0" w:color="auto"/>
            <w:right w:val="none" w:sz="0" w:space="0" w:color="auto"/>
          </w:divBdr>
        </w:div>
        <w:div w:id="734401828">
          <w:marLeft w:val="1166"/>
          <w:marRight w:val="0"/>
          <w:marTop w:val="96"/>
          <w:marBottom w:val="0"/>
          <w:divBdr>
            <w:top w:val="none" w:sz="0" w:space="0" w:color="auto"/>
            <w:left w:val="none" w:sz="0" w:space="0" w:color="auto"/>
            <w:bottom w:val="none" w:sz="0" w:space="0" w:color="auto"/>
            <w:right w:val="none" w:sz="0" w:space="0" w:color="auto"/>
          </w:divBdr>
        </w:div>
        <w:div w:id="1021201378">
          <w:marLeft w:val="547"/>
          <w:marRight w:val="0"/>
          <w:marTop w:val="115"/>
          <w:marBottom w:val="0"/>
          <w:divBdr>
            <w:top w:val="none" w:sz="0" w:space="0" w:color="auto"/>
            <w:left w:val="none" w:sz="0" w:space="0" w:color="auto"/>
            <w:bottom w:val="none" w:sz="0" w:space="0" w:color="auto"/>
            <w:right w:val="none" w:sz="0" w:space="0" w:color="auto"/>
          </w:divBdr>
        </w:div>
        <w:div w:id="1043751488">
          <w:marLeft w:val="1800"/>
          <w:marRight w:val="0"/>
          <w:marTop w:val="77"/>
          <w:marBottom w:val="0"/>
          <w:divBdr>
            <w:top w:val="none" w:sz="0" w:space="0" w:color="auto"/>
            <w:left w:val="none" w:sz="0" w:space="0" w:color="auto"/>
            <w:bottom w:val="none" w:sz="0" w:space="0" w:color="auto"/>
            <w:right w:val="none" w:sz="0" w:space="0" w:color="auto"/>
          </w:divBdr>
        </w:div>
        <w:div w:id="1244413128">
          <w:marLeft w:val="1166"/>
          <w:marRight w:val="0"/>
          <w:marTop w:val="96"/>
          <w:marBottom w:val="0"/>
          <w:divBdr>
            <w:top w:val="none" w:sz="0" w:space="0" w:color="auto"/>
            <w:left w:val="none" w:sz="0" w:space="0" w:color="auto"/>
            <w:bottom w:val="none" w:sz="0" w:space="0" w:color="auto"/>
            <w:right w:val="none" w:sz="0" w:space="0" w:color="auto"/>
          </w:divBdr>
        </w:div>
      </w:divsChild>
    </w:div>
    <w:div w:id="1168911523">
      <w:bodyDiv w:val="1"/>
      <w:marLeft w:val="0"/>
      <w:marRight w:val="0"/>
      <w:marTop w:val="0"/>
      <w:marBottom w:val="0"/>
      <w:divBdr>
        <w:top w:val="none" w:sz="0" w:space="0" w:color="auto"/>
        <w:left w:val="none" w:sz="0" w:space="0" w:color="auto"/>
        <w:bottom w:val="none" w:sz="0" w:space="0" w:color="auto"/>
        <w:right w:val="none" w:sz="0" w:space="0" w:color="auto"/>
      </w:divBdr>
      <w:divsChild>
        <w:div w:id="1131442601">
          <w:marLeft w:val="360"/>
          <w:marRight w:val="0"/>
          <w:marTop w:val="200"/>
          <w:marBottom w:val="0"/>
          <w:divBdr>
            <w:top w:val="none" w:sz="0" w:space="0" w:color="auto"/>
            <w:left w:val="none" w:sz="0" w:space="0" w:color="auto"/>
            <w:bottom w:val="none" w:sz="0" w:space="0" w:color="auto"/>
            <w:right w:val="none" w:sz="0" w:space="0" w:color="auto"/>
          </w:divBdr>
        </w:div>
        <w:div w:id="1155679108">
          <w:marLeft w:val="360"/>
          <w:marRight w:val="0"/>
          <w:marTop w:val="200"/>
          <w:marBottom w:val="0"/>
          <w:divBdr>
            <w:top w:val="none" w:sz="0" w:space="0" w:color="auto"/>
            <w:left w:val="none" w:sz="0" w:space="0" w:color="auto"/>
            <w:bottom w:val="none" w:sz="0" w:space="0" w:color="auto"/>
            <w:right w:val="none" w:sz="0" w:space="0" w:color="auto"/>
          </w:divBdr>
        </w:div>
      </w:divsChild>
    </w:div>
    <w:div w:id="1171676468">
      <w:bodyDiv w:val="1"/>
      <w:marLeft w:val="0"/>
      <w:marRight w:val="0"/>
      <w:marTop w:val="0"/>
      <w:marBottom w:val="0"/>
      <w:divBdr>
        <w:top w:val="none" w:sz="0" w:space="0" w:color="auto"/>
        <w:left w:val="none" w:sz="0" w:space="0" w:color="auto"/>
        <w:bottom w:val="none" w:sz="0" w:space="0" w:color="auto"/>
        <w:right w:val="none" w:sz="0" w:space="0" w:color="auto"/>
      </w:divBdr>
      <w:divsChild>
        <w:div w:id="338972093">
          <w:marLeft w:val="547"/>
          <w:marRight w:val="0"/>
          <w:marTop w:val="115"/>
          <w:marBottom w:val="0"/>
          <w:divBdr>
            <w:top w:val="none" w:sz="0" w:space="0" w:color="auto"/>
            <w:left w:val="none" w:sz="0" w:space="0" w:color="auto"/>
            <w:bottom w:val="none" w:sz="0" w:space="0" w:color="auto"/>
            <w:right w:val="none" w:sz="0" w:space="0" w:color="auto"/>
          </w:divBdr>
        </w:div>
        <w:div w:id="698091178">
          <w:marLeft w:val="547"/>
          <w:marRight w:val="0"/>
          <w:marTop w:val="125"/>
          <w:marBottom w:val="0"/>
          <w:divBdr>
            <w:top w:val="none" w:sz="0" w:space="0" w:color="auto"/>
            <w:left w:val="none" w:sz="0" w:space="0" w:color="auto"/>
            <w:bottom w:val="none" w:sz="0" w:space="0" w:color="auto"/>
            <w:right w:val="none" w:sz="0" w:space="0" w:color="auto"/>
          </w:divBdr>
        </w:div>
        <w:div w:id="944505981">
          <w:marLeft w:val="547"/>
          <w:marRight w:val="0"/>
          <w:marTop w:val="125"/>
          <w:marBottom w:val="0"/>
          <w:divBdr>
            <w:top w:val="none" w:sz="0" w:space="0" w:color="auto"/>
            <w:left w:val="none" w:sz="0" w:space="0" w:color="auto"/>
            <w:bottom w:val="none" w:sz="0" w:space="0" w:color="auto"/>
            <w:right w:val="none" w:sz="0" w:space="0" w:color="auto"/>
          </w:divBdr>
        </w:div>
        <w:div w:id="2015064845">
          <w:marLeft w:val="1166"/>
          <w:marRight w:val="0"/>
          <w:marTop w:val="106"/>
          <w:marBottom w:val="0"/>
          <w:divBdr>
            <w:top w:val="none" w:sz="0" w:space="0" w:color="auto"/>
            <w:left w:val="none" w:sz="0" w:space="0" w:color="auto"/>
            <w:bottom w:val="none" w:sz="0" w:space="0" w:color="auto"/>
            <w:right w:val="none" w:sz="0" w:space="0" w:color="auto"/>
          </w:divBdr>
        </w:div>
      </w:divsChild>
    </w:div>
    <w:div w:id="1172140319">
      <w:bodyDiv w:val="1"/>
      <w:marLeft w:val="0"/>
      <w:marRight w:val="0"/>
      <w:marTop w:val="0"/>
      <w:marBottom w:val="0"/>
      <w:divBdr>
        <w:top w:val="none" w:sz="0" w:space="0" w:color="auto"/>
        <w:left w:val="none" w:sz="0" w:space="0" w:color="auto"/>
        <w:bottom w:val="none" w:sz="0" w:space="0" w:color="auto"/>
        <w:right w:val="none" w:sz="0" w:space="0" w:color="auto"/>
      </w:divBdr>
    </w:div>
    <w:div w:id="1173034453">
      <w:bodyDiv w:val="1"/>
      <w:marLeft w:val="0"/>
      <w:marRight w:val="0"/>
      <w:marTop w:val="0"/>
      <w:marBottom w:val="0"/>
      <w:divBdr>
        <w:top w:val="none" w:sz="0" w:space="0" w:color="auto"/>
        <w:left w:val="none" w:sz="0" w:space="0" w:color="auto"/>
        <w:bottom w:val="none" w:sz="0" w:space="0" w:color="auto"/>
        <w:right w:val="none" w:sz="0" w:space="0" w:color="auto"/>
      </w:divBdr>
    </w:div>
    <w:div w:id="1173573438">
      <w:bodyDiv w:val="1"/>
      <w:marLeft w:val="0"/>
      <w:marRight w:val="0"/>
      <w:marTop w:val="0"/>
      <w:marBottom w:val="0"/>
      <w:divBdr>
        <w:top w:val="none" w:sz="0" w:space="0" w:color="auto"/>
        <w:left w:val="none" w:sz="0" w:space="0" w:color="auto"/>
        <w:bottom w:val="none" w:sz="0" w:space="0" w:color="auto"/>
        <w:right w:val="none" w:sz="0" w:space="0" w:color="auto"/>
      </w:divBdr>
    </w:div>
    <w:div w:id="1174294916">
      <w:bodyDiv w:val="1"/>
      <w:marLeft w:val="0"/>
      <w:marRight w:val="0"/>
      <w:marTop w:val="0"/>
      <w:marBottom w:val="0"/>
      <w:divBdr>
        <w:top w:val="none" w:sz="0" w:space="0" w:color="auto"/>
        <w:left w:val="none" w:sz="0" w:space="0" w:color="auto"/>
        <w:bottom w:val="none" w:sz="0" w:space="0" w:color="auto"/>
        <w:right w:val="none" w:sz="0" w:space="0" w:color="auto"/>
      </w:divBdr>
    </w:div>
    <w:div w:id="1174879299">
      <w:bodyDiv w:val="1"/>
      <w:marLeft w:val="0"/>
      <w:marRight w:val="0"/>
      <w:marTop w:val="0"/>
      <w:marBottom w:val="0"/>
      <w:divBdr>
        <w:top w:val="none" w:sz="0" w:space="0" w:color="auto"/>
        <w:left w:val="none" w:sz="0" w:space="0" w:color="auto"/>
        <w:bottom w:val="none" w:sz="0" w:space="0" w:color="auto"/>
        <w:right w:val="none" w:sz="0" w:space="0" w:color="auto"/>
      </w:divBdr>
      <w:divsChild>
        <w:div w:id="43875850">
          <w:marLeft w:val="1800"/>
          <w:marRight w:val="0"/>
          <w:marTop w:val="86"/>
          <w:marBottom w:val="0"/>
          <w:divBdr>
            <w:top w:val="none" w:sz="0" w:space="0" w:color="auto"/>
            <w:left w:val="none" w:sz="0" w:space="0" w:color="auto"/>
            <w:bottom w:val="none" w:sz="0" w:space="0" w:color="auto"/>
            <w:right w:val="none" w:sz="0" w:space="0" w:color="auto"/>
          </w:divBdr>
        </w:div>
        <w:div w:id="105464600">
          <w:marLeft w:val="547"/>
          <w:marRight w:val="0"/>
          <w:marTop w:val="115"/>
          <w:marBottom w:val="0"/>
          <w:divBdr>
            <w:top w:val="none" w:sz="0" w:space="0" w:color="auto"/>
            <w:left w:val="none" w:sz="0" w:space="0" w:color="auto"/>
            <w:bottom w:val="none" w:sz="0" w:space="0" w:color="auto"/>
            <w:right w:val="none" w:sz="0" w:space="0" w:color="auto"/>
          </w:divBdr>
        </w:div>
        <w:div w:id="424618345">
          <w:marLeft w:val="1800"/>
          <w:marRight w:val="0"/>
          <w:marTop w:val="86"/>
          <w:marBottom w:val="0"/>
          <w:divBdr>
            <w:top w:val="none" w:sz="0" w:space="0" w:color="auto"/>
            <w:left w:val="none" w:sz="0" w:space="0" w:color="auto"/>
            <w:bottom w:val="none" w:sz="0" w:space="0" w:color="auto"/>
            <w:right w:val="none" w:sz="0" w:space="0" w:color="auto"/>
          </w:divBdr>
        </w:div>
        <w:div w:id="475613591">
          <w:marLeft w:val="1166"/>
          <w:marRight w:val="0"/>
          <w:marTop w:val="96"/>
          <w:marBottom w:val="0"/>
          <w:divBdr>
            <w:top w:val="none" w:sz="0" w:space="0" w:color="auto"/>
            <w:left w:val="none" w:sz="0" w:space="0" w:color="auto"/>
            <w:bottom w:val="none" w:sz="0" w:space="0" w:color="auto"/>
            <w:right w:val="none" w:sz="0" w:space="0" w:color="auto"/>
          </w:divBdr>
        </w:div>
        <w:div w:id="559823248">
          <w:marLeft w:val="1800"/>
          <w:marRight w:val="0"/>
          <w:marTop w:val="86"/>
          <w:marBottom w:val="0"/>
          <w:divBdr>
            <w:top w:val="none" w:sz="0" w:space="0" w:color="auto"/>
            <w:left w:val="none" w:sz="0" w:space="0" w:color="auto"/>
            <w:bottom w:val="none" w:sz="0" w:space="0" w:color="auto"/>
            <w:right w:val="none" w:sz="0" w:space="0" w:color="auto"/>
          </w:divBdr>
        </w:div>
        <w:div w:id="941840345">
          <w:marLeft w:val="1166"/>
          <w:marRight w:val="0"/>
          <w:marTop w:val="96"/>
          <w:marBottom w:val="0"/>
          <w:divBdr>
            <w:top w:val="none" w:sz="0" w:space="0" w:color="auto"/>
            <w:left w:val="none" w:sz="0" w:space="0" w:color="auto"/>
            <w:bottom w:val="none" w:sz="0" w:space="0" w:color="auto"/>
            <w:right w:val="none" w:sz="0" w:space="0" w:color="auto"/>
          </w:divBdr>
        </w:div>
        <w:div w:id="1042510857">
          <w:marLeft w:val="2520"/>
          <w:marRight w:val="0"/>
          <w:marTop w:val="77"/>
          <w:marBottom w:val="0"/>
          <w:divBdr>
            <w:top w:val="none" w:sz="0" w:space="0" w:color="auto"/>
            <w:left w:val="none" w:sz="0" w:space="0" w:color="auto"/>
            <w:bottom w:val="none" w:sz="0" w:space="0" w:color="auto"/>
            <w:right w:val="none" w:sz="0" w:space="0" w:color="auto"/>
          </w:divBdr>
        </w:div>
        <w:div w:id="1059087331">
          <w:marLeft w:val="1800"/>
          <w:marRight w:val="0"/>
          <w:marTop w:val="86"/>
          <w:marBottom w:val="0"/>
          <w:divBdr>
            <w:top w:val="none" w:sz="0" w:space="0" w:color="auto"/>
            <w:left w:val="none" w:sz="0" w:space="0" w:color="auto"/>
            <w:bottom w:val="none" w:sz="0" w:space="0" w:color="auto"/>
            <w:right w:val="none" w:sz="0" w:space="0" w:color="auto"/>
          </w:divBdr>
        </w:div>
        <w:div w:id="1227646598">
          <w:marLeft w:val="1800"/>
          <w:marRight w:val="0"/>
          <w:marTop w:val="86"/>
          <w:marBottom w:val="0"/>
          <w:divBdr>
            <w:top w:val="none" w:sz="0" w:space="0" w:color="auto"/>
            <w:left w:val="none" w:sz="0" w:space="0" w:color="auto"/>
            <w:bottom w:val="none" w:sz="0" w:space="0" w:color="auto"/>
            <w:right w:val="none" w:sz="0" w:space="0" w:color="auto"/>
          </w:divBdr>
        </w:div>
        <w:div w:id="1442843928">
          <w:marLeft w:val="1166"/>
          <w:marRight w:val="0"/>
          <w:marTop w:val="96"/>
          <w:marBottom w:val="0"/>
          <w:divBdr>
            <w:top w:val="none" w:sz="0" w:space="0" w:color="auto"/>
            <w:left w:val="none" w:sz="0" w:space="0" w:color="auto"/>
            <w:bottom w:val="none" w:sz="0" w:space="0" w:color="auto"/>
            <w:right w:val="none" w:sz="0" w:space="0" w:color="auto"/>
          </w:divBdr>
        </w:div>
        <w:div w:id="1786189942">
          <w:marLeft w:val="1800"/>
          <w:marRight w:val="0"/>
          <w:marTop w:val="86"/>
          <w:marBottom w:val="0"/>
          <w:divBdr>
            <w:top w:val="none" w:sz="0" w:space="0" w:color="auto"/>
            <w:left w:val="none" w:sz="0" w:space="0" w:color="auto"/>
            <w:bottom w:val="none" w:sz="0" w:space="0" w:color="auto"/>
            <w:right w:val="none" w:sz="0" w:space="0" w:color="auto"/>
          </w:divBdr>
        </w:div>
        <w:div w:id="2068531320">
          <w:marLeft w:val="1800"/>
          <w:marRight w:val="0"/>
          <w:marTop w:val="86"/>
          <w:marBottom w:val="0"/>
          <w:divBdr>
            <w:top w:val="none" w:sz="0" w:space="0" w:color="auto"/>
            <w:left w:val="none" w:sz="0" w:space="0" w:color="auto"/>
            <w:bottom w:val="none" w:sz="0" w:space="0" w:color="auto"/>
            <w:right w:val="none" w:sz="0" w:space="0" w:color="auto"/>
          </w:divBdr>
        </w:div>
      </w:divsChild>
    </w:div>
    <w:div w:id="1177888370">
      <w:bodyDiv w:val="1"/>
      <w:marLeft w:val="0"/>
      <w:marRight w:val="0"/>
      <w:marTop w:val="0"/>
      <w:marBottom w:val="0"/>
      <w:divBdr>
        <w:top w:val="none" w:sz="0" w:space="0" w:color="auto"/>
        <w:left w:val="none" w:sz="0" w:space="0" w:color="auto"/>
        <w:bottom w:val="none" w:sz="0" w:space="0" w:color="auto"/>
        <w:right w:val="none" w:sz="0" w:space="0" w:color="auto"/>
      </w:divBdr>
    </w:div>
    <w:div w:id="1178470537">
      <w:bodyDiv w:val="1"/>
      <w:marLeft w:val="0"/>
      <w:marRight w:val="0"/>
      <w:marTop w:val="0"/>
      <w:marBottom w:val="0"/>
      <w:divBdr>
        <w:top w:val="none" w:sz="0" w:space="0" w:color="auto"/>
        <w:left w:val="none" w:sz="0" w:space="0" w:color="auto"/>
        <w:bottom w:val="none" w:sz="0" w:space="0" w:color="auto"/>
        <w:right w:val="none" w:sz="0" w:space="0" w:color="auto"/>
      </w:divBdr>
      <w:divsChild>
        <w:div w:id="627854990">
          <w:marLeft w:val="360"/>
          <w:marRight w:val="0"/>
          <w:marTop w:val="200"/>
          <w:marBottom w:val="0"/>
          <w:divBdr>
            <w:top w:val="none" w:sz="0" w:space="0" w:color="auto"/>
            <w:left w:val="none" w:sz="0" w:space="0" w:color="auto"/>
            <w:bottom w:val="none" w:sz="0" w:space="0" w:color="auto"/>
            <w:right w:val="none" w:sz="0" w:space="0" w:color="auto"/>
          </w:divBdr>
        </w:div>
      </w:divsChild>
    </w:div>
    <w:div w:id="1178959837">
      <w:bodyDiv w:val="1"/>
      <w:marLeft w:val="0"/>
      <w:marRight w:val="0"/>
      <w:marTop w:val="0"/>
      <w:marBottom w:val="0"/>
      <w:divBdr>
        <w:top w:val="none" w:sz="0" w:space="0" w:color="auto"/>
        <w:left w:val="none" w:sz="0" w:space="0" w:color="auto"/>
        <w:bottom w:val="none" w:sz="0" w:space="0" w:color="auto"/>
        <w:right w:val="none" w:sz="0" w:space="0" w:color="auto"/>
      </w:divBdr>
    </w:div>
    <w:div w:id="1179197865">
      <w:bodyDiv w:val="1"/>
      <w:marLeft w:val="0"/>
      <w:marRight w:val="0"/>
      <w:marTop w:val="0"/>
      <w:marBottom w:val="0"/>
      <w:divBdr>
        <w:top w:val="none" w:sz="0" w:space="0" w:color="auto"/>
        <w:left w:val="none" w:sz="0" w:space="0" w:color="auto"/>
        <w:bottom w:val="none" w:sz="0" w:space="0" w:color="auto"/>
        <w:right w:val="none" w:sz="0" w:space="0" w:color="auto"/>
      </w:divBdr>
      <w:divsChild>
        <w:div w:id="703141197">
          <w:marLeft w:val="1080"/>
          <w:marRight w:val="0"/>
          <w:marTop w:val="100"/>
          <w:marBottom w:val="0"/>
          <w:divBdr>
            <w:top w:val="none" w:sz="0" w:space="0" w:color="auto"/>
            <w:left w:val="none" w:sz="0" w:space="0" w:color="auto"/>
            <w:bottom w:val="none" w:sz="0" w:space="0" w:color="auto"/>
            <w:right w:val="none" w:sz="0" w:space="0" w:color="auto"/>
          </w:divBdr>
        </w:div>
        <w:div w:id="1099910888">
          <w:marLeft w:val="360"/>
          <w:marRight w:val="0"/>
          <w:marTop w:val="200"/>
          <w:marBottom w:val="0"/>
          <w:divBdr>
            <w:top w:val="none" w:sz="0" w:space="0" w:color="auto"/>
            <w:left w:val="none" w:sz="0" w:space="0" w:color="auto"/>
            <w:bottom w:val="none" w:sz="0" w:space="0" w:color="auto"/>
            <w:right w:val="none" w:sz="0" w:space="0" w:color="auto"/>
          </w:divBdr>
        </w:div>
      </w:divsChild>
    </w:div>
    <w:div w:id="1180268012">
      <w:bodyDiv w:val="1"/>
      <w:marLeft w:val="0"/>
      <w:marRight w:val="0"/>
      <w:marTop w:val="0"/>
      <w:marBottom w:val="0"/>
      <w:divBdr>
        <w:top w:val="none" w:sz="0" w:space="0" w:color="auto"/>
        <w:left w:val="none" w:sz="0" w:space="0" w:color="auto"/>
        <w:bottom w:val="none" w:sz="0" w:space="0" w:color="auto"/>
        <w:right w:val="none" w:sz="0" w:space="0" w:color="auto"/>
      </w:divBdr>
    </w:div>
    <w:div w:id="1181699777">
      <w:bodyDiv w:val="1"/>
      <w:marLeft w:val="0"/>
      <w:marRight w:val="0"/>
      <w:marTop w:val="0"/>
      <w:marBottom w:val="0"/>
      <w:divBdr>
        <w:top w:val="none" w:sz="0" w:space="0" w:color="auto"/>
        <w:left w:val="none" w:sz="0" w:space="0" w:color="auto"/>
        <w:bottom w:val="none" w:sz="0" w:space="0" w:color="auto"/>
        <w:right w:val="none" w:sz="0" w:space="0" w:color="auto"/>
      </w:divBdr>
    </w:div>
    <w:div w:id="1182547726">
      <w:bodyDiv w:val="1"/>
      <w:marLeft w:val="0"/>
      <w:marRight w:val="0"/>
      <w:marTop w:val="0"/>
      <w:marBottom w:val="0"/>
      <w:divBdr>
        <w:top w:val="none" w:sz="0" w:space="0" w:color="auto"/>
        <w:left w:val="none" w:sz="0" w:space="0" w:color="auto"/>
        <w:bottom w:val="none" w:sz="0" w:space="0" w:color="auto"/>
        <w:right w:val="none" w:sz="0" w:space="0" w:color="auto"/>
      </w:divBdr>
    </w:div>
    <w:div w:id="1182669169">
      <w:bodyDiv w:val="1"/>
      <w:marLeft w:val="0"/>
      <w:marRight w:val="0"/>
      <w:marTop w:val="0"/>
      <w:marBottom w:val="0"/>
      <w:divBdr>
        <w:top w:val="none" w:sz="0" w:space="0" w:color="auto"/>
        <w:left w:val="none" w:sz="0" w:space="0" w:color="auto"/>
        <w:bottom w:val="none" w:sz="0" w:space="0" w:color="auto"/>
        <w:right w:val="none" w:sz="0" w:space="0" w:color="auto"/>
      </w:divBdr>
    </w:div>
    <w:div w:id="1183980988">
      <w:bodyDiv w:val="1"/>
      <w:marLeft w:val="0"/>
      <w:marRight w:val="0"/>
      <w:marTop w:val="0"/>
      <w:marBottom w:val="0"/>
      <w:divBdr>
        <w:top w:val="none" w:sz="0" w:space="0" w:color="auto"/>
        <w:left w:val="none" w:sz="0" w:space="0" w:color="auto"/>
        <w:bottom w:val="none" w:sz="0" w:space="0" w:color="auto"/>
        <w:right w:val="none" w:sz="0" w:space="0" w:color="auto"/>
      </w:divBdr>
    </w:div>
    <w:div w:id="1184592886">
      <w:bodyDiv w:val="1"/>
      <w:marLeft w:val="0"/>
      <w:marRight w:val="0"/>
      <w:marTop w:val="0"/>
      <w:marBottom w:val="0"/>
      <w:divBdr>
        <w:top w:val="none" w:sz="0" w:space="0" w:color="auto"/>
        <w:left w:val="none" w:sz="0" w:space="0" w:color="auto"/>
        <w:bottom w:val="none" w:sz="0" w:space="0" w:color="auto"/>
        <w:right w:val="none" w:sz="0" w:space="0" w:color="auto"/>
      </w:divBdr>
      <w:divsChild>
        <w:div w:id="300770755">
          <w:marLeft w:val="547"/>
          <w:marRight w:val="0"/>
          <w:marTop w:val="154"/>
          <w:marBottom w:val="0"/>
          <w:divBdr>
            <w:top w:val="none" w:sz="0" w:space="0" w:color="auto"/>
            <w:left w:val="none" w:sz="0" w:space="0" w:color="auto"/>
            <w:bottom w:val="none" w:sz="0" w:space="0" w:color="auto"/>
            <w:right w:val="none" w:sz="0" w:space="0" w:color="auto"/>
          </w:divBdr>
        </w:div>
        <w:div w:id="886647753">
          <w:marLeft w:val="1166"/>
          <w:marRight w:val="0"/>
          <w:marTop w:val="134"/>
          <w:marBottom w:val="0"/>
          <w:divBdr>
            <w:top w:val="none" w:sz="0" w:space="0" w:color="auto"/>
            <w:left w:val="none" w:sz="0" w:space="0" w:color="auto"/>
            <w:bottom w:val="none" w:sz="0" w:space="0" w:color="auto"/>
            <w:right w:val="none" w:sz="0" w:space="0" w:color="auto"/>
          </w:divBdr>
        </w:div>
        <w:div w:id="994798027">
          <w:marLeft w:val="1166"/>
          <w:marRight w:val="0"/>
          <w:marTop w:val="134"/>
          <w:marBottom w:val="0"/>
          <w:divBdr>
            <w:top w:val="none" w:sz="0" w:space="0" w:color="auto"/>
            <w:left w:val="none" w:sz="0" w:space="0" w:color="auto"/>
            <w:bottom w:val="none" w:sz="0" w:space="0" w:color="auto"/>
            <w:right w:val="none" w:sz="0" w:space="0" w:color="auto"/>
          </w:divBdr>
        </w:div>
      </w:divsChild>
    </w:div>
    <w:div w:id="1184787798">
      <w:bodyDiv w:val="1"/>
      <w:marLeft w:val="0"/>
      <w:marRight w:val="0"/>
      <w:marTop w:val="0"/>
      <w:marBottom w:val="0"/>
      <w:divBdr>
        <w:top w:val="none" w:sz="0" w:space="0" w:color="auto"/>
        <w:left w:val="none" w:sz="0" w:space="0" w:color="auto"/>
        <w:bottom w:val="none" w:sz="0" w:space="0" w:color="auto"/>
        <w:right w:val="none" w:sz="0" w:space="0" w:color="auto"/>
      </w:divBdr>
    </w:div>
    <w:div w:id="1185049993">
      <w:bodyDiv w:val="1"/>
      <w:marLeft w:val="0"/>
      <w:marRight w:val="0"/>
      <w:marTop w:val="0"/>
      <w:marBottom w:val="0"/>
      <w:divBdr>
        <w:top w:val="none" w:sz="0" w:space="0" w:color="auto"/>
        <w:left w:val="none" w:sz="0" w:space="0" w:color="auto"/>
        <w:bottom w:val="none" w:sz="0" w:space="0" w:color="auto"/>
        <w:right w:val="none" w:sz="0" w:space="0" w:color="auto"/>
      </w:divBdr>
    </w:div>
    <w:div w:id="1185168413">
      <w:bodyDiv w:val="1"/>
      <w:marLeft w:val="0"/>
      <w:marRight w:val="0"/>
      <w:marTop w:val="0"/>
      <w:marBottom w:val="0"/>
      <w:divBdr>
        <w:top w:val="none" w:sz="0" w:space="0" w:color="auto"/>
        <w:left w:val="none" w:sz="0" w:space="0" w:color="auto"/>
        <w:bottom w:val="none" w:sz="0" w:space="0" w:color="auto"/>
        <w:right w:val="none" w:sz="0" w:space="0" w:color="auto"/>
      </w:divBdr>
    </w:div>
    <w:div w:id="1186212851">
      <w:bodyDiv w:val="1"/>
      <w:marLeft w:val="0"/>
      <w:marRight w:val="0"/>
      <w:marTop w:val="0"/>
      <w:marBottom w:val="0"/>
      <w:divBdr>
        <w:top w:val="none" w:sz="0" w:space="0" w:color="auto"/>
        <w:left w:val="none" w:sz="0" w:space="0" w:color="auto"/>
        <w:bottom w:val="none" w:sz="0" w:space="0" w:color="auto"/>
        <w:right w:val="none" w:sz="0" w:space="0" w:color="auto"/>
      </w:divBdr>
    </w:div>
    <w:div w:id="1186866384">
      <w:bodyDiv w:val="1"/>
      <w:marLeft w:val="0"/>
      <w:marRight w:val="0"/>
      <w:marTop w:val="0"/>
      <w:marBottom w:val="0"/>
      <w:divBdr>
        <w:top w:val="none" w:sz="0" w:space="0" w:color="auto"/>
        <w:left w:val="none" w:sz="0" w:space="0" w:color="auto"/>
        <w:bottom w:val="none" w:sz="0" w:space="0" w:color="auto"/>
        <w:right w:val="none" w:sz="0" w:space="0" w:color="auto"/>
      </w:divBdr>
    </w:div>
    <w:div w:id="1187014924">
      <w:bodyDiv w:val="1"/>
      <w:marLeft w:val="0"/>
      <w:marRight w:val="0"/>
      <w:marTop w:val="0"/>
      <w:marBottom w:val="0"/>
      <w:divBdr>
        <w:top w:val="none" w:sz="0" w:space="0" w:color="auto"/>
        <w:left w:val="none" w:sz="0" w:space="0" w:color="auto"/>
        <w:bottom w:val="none" w:sz="0" w:space="0" w:color="auto"/>
        <w:right w:val="none" w:sz="0" w:space="0" w:color="auto"/>
      </w:divBdr>
    </w:div>
    <w:div w:id="1187791874">
      <w:bodyDiv w:val="1"/>
      <w:marLeft w:val="0"/>
      <w:marRight w:val="0"/>
      <w:marTop w:val="0"/>
      <w:marBottom w:val="0"/>
      <w:divBdr>
        <w:top w:val="none" w:sz="0" w:space="0" w:color="auto"/>
        <w:left w:val="none" w:sz="0" w:space="0" w:color="auto"/>
        <w:bottom w:val="none" w:sz="0" w:space="0" w:color="auto"/>
        <w:right w:val="none" w:sz="0" w:space="0" w:color="auto"/>
      </w:divBdr>
      <w:divsChild>
        <w:div w:id="395976923">
          <w:marLeft w:val="1166"/>
          <w:marRight w:val="0"/>
          <w:marTop w:val="115"/>
          <w:marBottom w:val="0"/>
          <w:divBdr>
            <w:top w:val="none" w:sz="0" w:space="0" w:color="auto"/>
            <w:left w:val="none" w:sz="0" w:space="0" w:color="auto"/>
            <w:bottom w:val="none" w:sz="0" w:space="0" w:color="auto"/>
            <w:right w:val="none" w:sz="0" w:space="0" w:color="auto"/>
          </w:divBdr>
        </w:div>
        <w:div w:id="513689899">
          <w:marLeft w:val="547"/>
          <w:marRight w:val="0"/>
          <w:marTop w:val="134"/>
          <w:marBottom w:val="0"/>
          <w:divBdr>
            <w:top w:val="none" w:sz="0" w:space="0" w:color="auto"/>
            <w:left w:val="none" w:sz="0" w:space="0" w:color="auto"/>
            <w:bottom w:val="none" w:sz="0" w:space="0" w:color="auto"/>
            <w:right w:val="none" w:sz="0" w:space="0" w:color="auto"/>
          </w:divBdr>
        </w:div>
        <w:div w:id="1425807556">
          <w:marLeft w:val="1166"/>
          <w:marRight w:val="0"/>
          <w:marTop w:val="115"/>
          <w:marBottom w:val="0"/>
          <w:divBdr>
            <w:top w:val="none" w:sz="0" w:space="0" w:color="auto"/>
            <w:left w:val="none" w:sz="0" w:space="0" w:color="auto"/>
            <w:bottom w:val="none" w:sz="0" w:space="0" w:color="auto"/>
            <w:right w:val="none" w:sz="0" w:space="0" w:color="auto"/>
          </w:divBdr>
        </w:div>
        <w:div w:id="1712152414">
          <w:marLeft w:val="1166"/>
          <w:marRight w:val="0"/>
          <w:marTop w:val="115"/>
          <w:marBottom w:val="0"/>
          <w:divBdr>
            <w:top w:val="none" w:sz="0" w:space="0" w:color="auto"/>
            <w:left w:val="none" w:sz="0" w:space="0" w:color="auto"/>
            <w:bottom w:val="none" w:sz="0" w:space="0" w:color="auto"/>
            <w:right w:val="none" w:sz="0" w:space="0" w:color="auto"/>
          </w:divBdr>
        </w:div>
        <w:div w:id="1848061273">
          <w:marLeft w:val="1166"/>
          <w:marRight w:val="0"/>
          <w:marTop w:val="115"/>
          <w:marBottom w:val="0"/>
          <w:divBdr>
            <w:top w:val="none" w:sz="0" w:space="0" w:color="auto"/>
            <w:left w:val="none" w:sz="0" w:space="0" w:color="auto"/>
            <w:bottom w:val="none" w:sz="0" w:space="0" w:color="auto"/>
            <w:right w:val="none" w:sz="0" w:space="0" w:color="auto"/>
          </w:divBdr>
        </w:div>
      </w:divsChild>
    </w:div>
    <w:div w:id="1187908104">
      <w:bodyDiv w:val="1"/>
      <w:marLeft w:val="0"/>
      <w:marRight w:val="0"/>
      <w:marTop w:val="0"/>
      <w:marBottom w:val="0"/>
      <w:divBdr>
        <w:top w:val="none" w:sz="0" w:space="0" w:color="auto"/>
        <w:left w:val="none" w:sz="0" w:space="0" w:color="auto"/>
        <w:bottom w:val="none" w:sz="0" w:space="0" w:color="auto"/>
        <w:right w:val="none" w:sz="0" w:space="0" w:color="auto"/>
      </w:divBdr>
    </w:div>
    <w:div w:id="1189225036">
      <w:bodyDiv w:val="1"/>
      <w:marLeft w:val="0"/>
      <w:marRight w:val="0"/>
      <w:marTop w:val="0"/>
      <w:marBottom w:val="0"/>
      <w:divBdr>
        <w:top w:val="none" w:sz="0" w:space="0" w:color="auto"/>
        <w:left w:val="none" w:sz="0" w:space="0" w:color="auto"/>
        <w:bottom w:val="none" w:sz="0" w:space="0" w:color="auto"/>
        <w:right w:val="none" w:sz="0" w:space="0" w:color="auto"/>
      </w:divBdr>
      <w:divsChild>
        <w:div w:id="387192262">
          <w:marLeft w:val="1166"/>
          <w:marRight w:val="0"/>
          <w:marTop w:val="134"/>
          <w:marBottom w:val="0"/>
          <w:divBdr>
            <w:top w:val="none" w:sz="0" w:space="0" w:color="auto"/>
            <w:left w:val="none" w:sz="0" w:space="0" w:color="auto"/>
            <w:bottom w:val="none" w:sz="0" w:space="0" w:color="auto"/>
            <w:right w:val="none" w:sz="0" w:space="0" w:color="auto"/>
          </w:divBdr>
        </w:div>
        <w:div w:id="1172911321">
          <w:marLeft w:val="547"/>
          <w:marRight w:val="0"/>
          <w:marTop w:val="154"/>
          <w:marBottom w:val="0"/>
          <w:divBdr>
            <w:top w:val="none" w:sz="0" w:space="0" w:color="auto"/>
            <w:left w:val="none" w:sz="0" w:space="0" w:color="auto"/>
            <w:bottom w:val="none" w:sz="0" w:space="0" w:color="auto"/>
            <w:right w:val="none" w:sz="0" w:space="0" w:color="auto"/>
          </w:divBdr>
        </w:div>
        <w:div w:id="1352343136">
          <w:marLeft w:val="1166"/>
          <w:marRight w:val="0"/>
          <w:marTop w:val="134"/>
          <w:marBottom w:val="0"/>
          <w:divBdr>
            <w:top w:val="none" w:sz="0" w:space="0" w:color="auto"/>
            <w:left w:val="none" w:sz="0" w:space="0" w:color="auto"/>
            <w:bottom w:val="none" w:sz="0" w:space="0" w:color="auto"/>
            <w:right w:val="none" w:sz="0" w:space="0" w:color="auto"/>
          </w:divBdr>
        </w:div>
      </w:divsChild>
    </w:div>
    <w:div w:id="1189444223">
      <w:bodyDiv w:val="1"/>
      <w:marLeft w:val="0"/>
      <w:marRight w:val="0"/>
      <w:marTop w:val="0"/>
      <w:marBottom w:val="0"/>
      <w:divBdr>
        <w:top w:val="none" w:sz="0" w:space="0" w:color="auto"/>
        <w:left w:val="none" w:sz="0" w:space="0" w:color="auto"/>
        <w:bottom w:val="none" w:sz="0" w:space="0" w:color="auto"/>
        <w:right w:val="none" w:sz="0" w:space="0" w:color="auto"/>
      </w:divBdr>
      <w:divsChild>
        <w:div w:id="527839791">
          <w:marLeft w:val="1166"/>
          <w:marRight w:val="0"/>
          <w:marTop w:val="96"/>
          <w:marBottom w:val="0"/>
          <w:divBdr>
            <w:top w:val="none" w:sz="0" w:space="0" w:color="auto"/>
            <w:left w:val="none" w:sz="0" w:space="0" w:color="auto"/>
            <w:bottom w:val="none" w:sz="0" w:space="0" w:color="auto"/>
            <w:right w:val="none" w:sz="0" w:space="0" w:color="auto"/>
          </w:divBdr>
        </w:div>
        <w:div w:id="591476312">
          <w:marLeft w:val="1166"/>
          <w:marRight w:val="0"/>
          <w:marTop w:val="96"/>
          <w:marBottom w:val="0"/>
          <w:divBdr>
            <w:top w:val="none" w:sz="0" w:space="0" w:color="auto"/>
            <w:left w:val="none" w:sz="0" w:space="0" w:color="auto"/>
            <w:bottom w:val="none" w:sz="0" w:space="0" w:color="auto"/>
            <w:right w:val="none" w:sz="0" w:space="0" w:color="auto"/>
          </w:divBdr>
        </w:div>
        <w:div w:id="761101677">
          <w:marLeft w:val="1166"/>
          <w:marRight w:val="0"/>
          <w:marTop w:val="96"/>
          <w:marBottom w:val="0"/>
          <w:divBdr>
            <w:top w:val="none" w:sz="0" w:space="0" w:color="auto"/>
            <w:left w:val="none" w:sz="0" w:space="0" w:color="auto"/>
            <w:bottom w:val="none" w:sz="0" w:space="0" w:color="auto"/>
            <w:right w:val="none" w:sz="0" w:space="0" w:color="auto"/>
          </w:divBdr>
        </w:div>
        <w:div w:id="832337587">
          <w:marLeft w:val="1166"/>
          <w:marRight w:val="0"/>
          <w:marTop w:val="96"/>
          <w:marBottom w:val="0"/>
          <w:divBdr>
            <w:top w:val="none" w:sz="0" w:space="0" w:color="auto"/>
            <w:left w:val="none" w:sz="0" w:space="0" w:color="auto"/>
            <w:bottom w:val="none" w:sz="0" w:space="0" w:color="auto"/>
            <w:right w:val="none" w:sz="0" w:space="0" w:color="auto"/>
          </w:divBdr>
        </w:div>
        <w:div w:id="1109549987">
          <w:marLeft w:val="1166"/>
          <w:marRight w:val="0"/>
          <w:marTop w:val="96"/>
          <w:marBottom w:val="0"/>
          <w:divBdr>
            <w:top w:val="none" w:sz="0" w:space="0" w:color="auto"/>
            <w:left w:val="none" w:sz="0" w:space="0" w:color="auto"/>
            <w:bottom w:val="none" w:sz="0" w:space="0" w:color="auto"/>
            <w:right w:val="none" w:sz="0" w:space="0" w:color="auto"/>
          </w:divBdr>
        </w:div>
        <w:div w:id="1432310902">
          <w:marLeft w:val="547"/>
          <w:marRight w:val="0"/>
          <w:marTop w:val="96"/>
          <w:marBottom w:val="0"/>
          <w:divBdr>
            <w:top w:val="none" w:sz="0" w:space="0" w:color="auto"/>
            <w:left w:val="none" w:sz="0" w:space="0" w:color="auto"/>
            <w:bottom w:val="none" w:sz="0" w:space="0" w:color="auto"/>
            <w:right w:val="none" w:sz="0" w:space="0" w:color="auto"/>
          </w:divBdr>
        </w:div>
        <w:div w:id="1620650245">
          <w:marLeft w:val="1800"/>
          <w:marRight w:val="0"/>
          <w:marTop w:val="96"/>
          <w:marBottom w:val="0"/>
          <w:divBdr>
            <w:top w:val="none" w:sz="0" w:space="0" w:color="auto"/>
            <w:left w:val="none" w:sz="0" w:space="0" w:color="auto"/>
            <w:bottom w:val="none" w:sz="0" w:space="0" w:color="auto"/>
            <w:right w:val="none" w:sz="0" w:space="0" w:color="auto"/>
          </w:divBdr>
        </w:div>
        <w:div w:id="1630941655">
          <w:marLeft w:val="1166"/>
          <w:marRight w:val="0"/>
          <w:marTop w:val="96"/>
          <w:marBottom w:val="0"/>
          <w:divBdr>
            <w:top w:val="none" w:sz="0" w:space="0" w:color="auto"/>
            <w:left w:val="none" w:sz="0" w:space="0" w:color="auto"/>
            <w:bottom w:val="none" w:sz="0" w:space="0" w:color="auto"/>
            <w:right w:val="none" w:sz="0" w:space="0" w:color="auto"/>
          </w:divBdr>
        </w:div>
        <w:div w:id="1719745000">
          <w:marLeft w:val="1800"/>
          <w:marRight w:val="0"/>
          <w:marTop w:val="96"/>
          <w:marBottom w:val="0"/>
          <w:divBdr>
            <w:top w:val="none" w:sz="0" w:space="0" w:color="auto"/>
            <w:left w:val="none" w:sz="0" w:space="0" w:color="auto"/>
            <w:bottom w:val="none" w:sz="0" w:space="0" w:color="auto"/>
            <w:right w:val="none" w:sz="0" w:space="0" w:color="auto"/>
          </w:divBdr>
        </w:div>
        <w:div w:id="2027631666">
          <w:marLeft w:val="1166"/>
          <w:marRight w:val="0"/>
          <w:marTop w:val="96"/>
          <w:marBottom w:val="0"/>
          <w:divBdr>
            <w:top w:val="none" w:sz="0" w:space="0" w:color="auto"/>
            <w:left w:val="none" w:sz="0" w:space="0" w:color="auto"/>
            <w:bottom w:val="none" w:sz="0" w:space="0" w:color="auto"/>
            <w:right w:val="none" w:sz="0" w:space="0" w:color="auto"/>
          </w:divBdr>
        </w:div>
        <w:div w:id="2081095775">
          <w:marLeft w:val="1800"/>
          <w:marRight w:val="0"/>
          <w:marTop w:val="96"/>
          <w:marBottom w:val="0"/>
          <w:divBdr>
            <w:top w:val="none" w:sz="0" w:space="0" w:color="auto"/>
            <w:left w:val="none" w:sz="0" w:space="0" w:color="auto"/>
            <w:bottom w:val="none" w:sz="0" w:space="0" w:color="auto"/>
            <w:right w:val="none" w:sz="0" w:space="0" w:color="auto"/>
          </w:divBdr>
        </w:div>
        <w:div w:id="2081709292">
          <w:marLeft w:val="1800"/>
          <w:marRight w:val="0"/>
          <w:marTop w:val="96"/>
          <w:marBottom w:val="0"/>
          <w:divBdr>
            <w:top w:val="none" w:sz="0" w:space="0" w:color="auto"/>
            <w:left w:val="none" w:sz="0" w:space="0" w:color="auto"/>
            <w:bottom w:val="none" w:sz="0" w:space="0" w:color="auto"/>
            <w:right w:val="none" w:sz="0" w:space="0" w:color="auto"/>
          </w:divBdr>
        </w:div>
      </w:divsChild>
    </w:div>
    <w:div w:id="1189833538">
      <w:bodyDiv w:val="1"/>
      <w:marLeft w:val="0"/>
      <w:marRight w:val="0"/>
      <w:marTop w:val="0"/>
      <w:marBottom w:val="0"/>
      <w:divBdr>
        <w:top w:val="none" w:sz="0" w:space="0" w:color="auto"/>
        <w:left w:val="none" w:sz="0" w:space="0" w:color="auto"/>
        <w:bottom w:val="none" w:sz="0" w:space="0" w:color="auto"/>
        <w:right w:val="none" w:sz="0" w:space="0" w:color="auto"/>
      </w:divBdr>
    </w:div>
    <w:div w:id="1189946687">
      <w:bodyDiv w:val="1"/>
      <w:marLeft w:val="0"/>
      <w:marRight w:val="0"/>
      <w:marTop w:val="0"/>
      <w:marBottom w:val="0"/>
      <w:divBdr>
        <w:top w:val="none" w:sz="0" w:space="0" w:color="auto"/>
        <w:left w:val="none" w:sz="0" w:space="0" w:color="auto"/>
        <w:bottom w:val="none" w:sz="0" w:space="0" w:color="auto"/>
        <w:right w:val="none" w:sz="0" w:space="0" w:color="auto"/>
      </w:divBdr>
    </w:div>
    <w:div w:id="1190139449">
      <w:bodyDiv w:val="1"/>
      <w:marLeft w:val="0"/>
      <w:marRight w:val="0"/>
      <w:marTop w:val="0"/>
      <w:marBottom w:val="0"/>
      <w:divBdr>
        <w:top w:val="none" w:sz="0" w:space="0" w:color="auto"/>
        <w:left w:val="none" w:sz="0" w:space="0" w:color="auto"/>
        <w:bottom w:val="none" w:sz="0" w:space="0" w:color="auto"/>
        <w:right w:val="none" w:sz="0" w:space="0" w:color="auto"/>
      </w:divBdr>
    </w:div>
    <w:div w:id="1190411244">
      <w:bodyDiv w:val="1"/>
      <w:marLeft w:val="0"/>
      <w:marRight w:val="0"/>
      <w:marTop w:val="0"/>
      <w:marBottom w:val="0"/>
      <w:divBdr>
        <w:top w:val="none" w:sz="0" w:space="0" w:color="auto"/>
        <w:left w:val="none" w:sz="0" w:space="0" w:color="auto"/>
        <w:bottom w:val="none" w:sz="0" w:space="0" w:color="auto"/>
        <w:right w:val="none" w:sz="0" w:space="0" w:color="auto"/>
      </w:divBdr>
      <w:divsChild>
        <w:div w:id="484973011">
          <w:marLeft w:val="1166"/>
          <w:marRight w:val="0"/>
          <w:marTop w:val="115"/>
          <w:marBottom w:val="0"/>
          <w:divBdr>
            <w:top w:val="none" w:sz="0" w:space="0" w:color="auto"/>
            <w:left w:val="none" w:sz="0" w:space="0" w:color="auto"/>
            <w:bottom w:val="none" w:sz="0" w:space="0" w:color="auto"/>
            <w:right w:val="none" w:sz="0" w:space="0" w:color="auto"/>
          </w:divBdr>
        </w:div>
        <w:div w:id="595291162">
          <w:marLeft w:val="1800"/>
          <w:marRight w:val="0"/>
          <w:marTop w:val="115"/>
          <w:marBottom w:val="0"/>
          <w:divBdr>
            <w:top w:val="none" w:sz="0" w:space="0" w:color="auto"/>
            <w:left w:val="none" w:sz="0" w:space="0" w:color="auto"/>
            <w:bottom w:val="none" w:sz="0" w:space="0" w:color="auto"/>
            <w:right w:val="none" w:sz="0" w:space="0" w:color="auto"/>
          </w:divBdr>
        </w:div>
        <w:div w:id="903561174">
          <w:marLeft w:val="547"/>
          <w:marRight w:val="0"/>
          <w:marTop w:val="134"/>
          <w:marBottom w:val="0"/>
          <w:divBdr>
            <w:top w:val="none" w:sz="0" w:space="0" w:color="auto"/>
            <w:left w:val="none" w:sz="0" w:space="0" w:color="auto"/>
            <w:bottom w:val="none" w:sz="0" w:space="0" w:color="auto"/>
            <w:right w:val="none" w:sz="0" w:space="0" w:color="auto"/>
          </w:divBdr>
        </w:div>
        <w:div w:id="1411197016">
          <w:marLeft w:val="547"/>
          <w:marRight w:val="0"/>
          <w:marTop w:val="134"/>
          <w:marBottom w:val="0"/>
          <w:divBdr>
            <w:top w:val="none" w:sz="0" w:space="0" w:color="auto"/>
            <w:left w:val="none" w:sz="0" w:space="0" w:color="auto"/>
            <w:bottom w:val="none" w:sz="0" w:space="0" w:color="auto"/>
            <w:right w:val="none" w:sz="0" w:space="0" w:color="auto"/>
          </w:divBdr>
        </w:div>
        <w:div w:id="1434398698">
          <w:marLeft w:val="1166"/>
          <w:marRight w:val="0"/>
          <w:marTop w:val="115"/>
          <w:marBottom w:val="0"/>
          <w:divBdr>
            <w:top w:val="none" w:sz="0" w:space="0" w:color="auto"/>
            <w:left w:val="none" w:sz="0" w:space="0" w:color="auto"/>
            <w:bottom w:val="none" w:sz="0" w:space="0" w:color="auto"/>
            <w:right w:val="none" w:sz="0" w:space="0" w:color="auto"/>
          </w:divBdr>
        </w:div>
        <w:div w:id="1521237569">
          <w:marLeft w:val="1800"/>
          <w:marRight w:val="0"/>
          <w:marTop w:val="115"/>
          <w:marBottom w:val="0"/>
          <w:divBdr>
            <w:top w:val="none" w:sz="0" w:space="0" w:color="auto"/>
            <w:left w:val="none" w:sz="0" w:space="0" w:color="auto"/>
            <w:bottom w:val="none" w:sz="0" w:space="0" w:color="auto"/>
            <w:right w:val="none" w:sz="0" w:space="0" w:color="auto"/>
          </w:divBdr>
        </w:div>
        <w:div w:id="1750928774">
          <w:marLeft w:val="1166"/>
          <w:marRight w:val="0"/>
          <w:marTop w:val="115"/>
          <w:marBottom w:val="0"/>
          <w:divBdr>
            <w:top w:val="none" w:sz="0" w:space="0" w:color="auto"/>
            <w:left w:val="none" w:sz="0" w:space="0" w:color="auto"/>
            <w:bottom w:val="none" w:sz="0" w:space="0" w:color="auto"/>
            <w:right w:val="none" w:sz="0" w:space="0" w:color="auto"/>
          </w:divBdr>
        </w:div>
      </w:divsChild>
    </w:div>
    <w:div w:id="1190801327">
      <w:bodyDiv w:val="1"/>
      <w:marLeft w:val="0"/>
      <w:marRight w:val="0"/>
      <w:marTop w:val="0"/>
      <w:marBottom w:val="0"/>
      <w:divBdr>
        <w:top w:val="none" w:sz="0" w:space="0" w:color="auto"/>
        <w:left w:val="none" w:sz="0" w:space="0" w:color="auto"/>
        <w:bottom w:val="none" w:sz="0" w:space="0" w:color="auto"/>
        <w:right w:val="none" w:sz="0" w:space="0" w:color="auto"/>
      </w:divBdr>
    </w:div>
    <w:div w:id="1192495971">
      <w:bodyDiv w:val="1"/>
      <w:marLeft w:val="0"/>
      <w:marRight w:val="0"/>
      <w:marTop w:val="0"/>
      <w:marBottom w:val="0"/>
      <w:divBdr>
        <w:top w:val="none" w:sz="0" w:space="0" w:color="auto"/>
        <w:left w:val="none" w:sz="0" w:space="0" w:color="auto"/>
        <w:bottom w:val="none" w:sz="0" w:space="0" w:color="auto"/>
        <w:right w:val="none" w:sz="0" w:space="0" w:color="auto"/>
      </w:divBdr>
    </w:div>
    <w:div w:id="1192837180">
      <w:bodyDiv w:val="1"/>
      <w:marLeft w:val="0"/>
      <w:marRight w:val="0"/>
      <w:marTop w:val="0"/>
      <w:marBottom w:val="0"/>
      <w:divBdr>
        <w:top w:val="none" w:sz="0" w:space="0" w:color="auto"/>
        <w:left w:val="none" w:sz="0" w:space="0" w:color="auto"/>
        <w:bottom w:val="none" w:sz="0" w:space="0" w:color="auto"/>
        <w:right w:val="none" w:sz="0" w:space="0" w:color="auto"/>
      </w:divBdr>
    </w:div>
    <w:div w:id="1192912624">
      <w:bodyDiv w:val="1"/>
      <w:marLeft w:val="0"/>
      <w:marRight w:val="0"/>
      <w:marTop w:val="0"/>
      <w:marBottom w:val="0"/>
      <w:divBdr>
        <w:top w:val="none" w:sz="0" w:space="0" w:color="auto"/>
        <w:left w:val="none" w:sz="0" w:space="0" w:color="auto"/>
        <w:bottom w:val="none" w:sz="0" w:space="0" w:color="auto"/>
        <w:right w:val="none" w:sz="0" w:space="0" w:color="auto"/>
      </w:divBdr>
    </w:div>
    <w:div w:id="1193106761">
      <w:bodyDiv w:val="1"/>
      <w:marLeft w:val="0"/>
      <w:marRight w:val="0"/>
      <w:marTop w:val="0"/>
      <w:marBottom w:val="0"/>
      <w:divBdr>
        <w:top w:val="none" w:sz="0" w:space="0" w:color="auto"/>
        <w:left w:val="none" w:sz="0" w:space="0" w:color="auto"/>
        <w:bottom w:val="none" w:sz="0" w:space="0" w:color="auto"/>
        <w:right w:val="none" w:sz="0" w:space="0" w:color="auto"/>
      </w:divBdr>
      <w:divsChild>
        <w:div w:id="350379779">
          <w:marLeft w:val="1166"/>
          <w:marRight w:val="0"/>
          <w:marTop w:val="0"/>
          <w:marBottom w:val="60"/>
          <w:divBdr>
            <w:top w:val="none" w:sz="0" w:space="0" w:color="auto"/>
            <w:left w:val="none" w:sz="0" w:space="0" w:color="auto"/>
            <w:bottom w:val="none" w:sz="0" w:space="0" w:color="auto"/>
            <w:right w:val="none" w:sz="0" w:space="0" w:color="auto"/>
          </w:divBdr>
        </w:div>
        <w:div w:id="1713577320">
          <w:marLeft w:val="547"/>
          <w:marRight w:val="0"/>
          <w:marTop w:val="0"/>
          <w:marBottom w:val="60"/>
          <w:divBdr>
            <w:top w:val="none" w:sz="0" w:space="0" w:color="auto"/>
            <w:left w:val="none" w:sz="0" w:space="0" w:color="auto"/>
            <w:bottom w:val="none" w:sz="0" w:space="0" w:color="auto"/>
            <w:right w:val="none" w:sz="0" w:space="0" w:color="auto"/>
          </w:divBdr>
        </w:div>
        <w:div w:id="1732380934">
          <w:marLeft w:val="1166"/>
          <w:marRight w:val="0"/>
          <w:marTop w:val="0"/>
          <w:marBottom w:val="60"/>
          <w:divBdr>
            <w:top w:val="none" w:sz="0" w:space="0" w:color="auto"/>
            <w:left w:val="none" w:sz="0" w:space="0" w:color="auto"/>
            <w:bottom w:val="none" w:sz="0" w:space="0" w:color="auto"/>
            <w:right w:val="none" w:sz="0" w:space="0" w:color="auto"/>
          </w:divBdr>
        </w:div>
        <w:div w:id="1822037630">
          <w:marLeft w:val="547"/>
          <w:marRight w:val="0"/>
          <w:marTop w:val="0"/>
          <w:marBottom w:val="60"/>
          <w:divBdr>
            <w:top w:val="none" w:sz="0" w:space="0" w:color="auto"/>
            <w:left w:val="none" w:sz="0" w:space="0" w:color="auto"/>
            <w:bottom w:val="none" w:sz="0" w:space="0" w:color="auto"/>
            <w:right w:val="none" w:sz="0" w:space="0" w:color="auto"/>
          </w:divBdr>
        </w:div>
      </w:divsChild>
    </w:div>
    <w:div w:id="1193492097">
      <w:bodyDiv w:val="1"/>
      <w:marLeft w:val="0"/>
      <w:marRight w:val="0"/>
      <w:marTop w:val="0"/>
      <w:marBottom w:val="0"/>
      <w:divBdr>
        <w:top w:val="none" w:sz="0" w:space="0" w:color="auto"/>
        <w:left w:val="none" w:sz="0" w:space="0" w:color="auto"/>
        <w:bottom w:val="none" w:sz="0" w:space="0" w:color="auto"/>
        <w:right w:val="none" w:sz="0" w:space="0" w:color="auto"/>
      </w:divBdr>
    </w:div>
    <w:div w:id="1193880581">
      <w:bodyDiv w:val="1"/>
      <w:marLeft w:val="0"/>
      <w:marRight w:val="0"/>
      <w:marTop w:val="0"/>
      <w:marBottom w:val="0"/>
      <w:divBdr>
        <w:top w:val="none" w:sz="0" w:space="0" w:color="auto"/>
        <w:left w:val="none" w:sz="0" w:space="0" w:color="auto"/>
        <w:bottom w:val="none" w:sz="0" w:space="0" w:color="auto"/>
        <w:right w:val="none" w:sz="0" w:space="0" w:color="auto"/>
      </w:divBdr>
    </w:div>
    <w:div w:id="1194197730">
      <w:bodyDiv w:val="1"/>
      <w:marLeft w:val="0"/>
      <w:marRight w:val="0"/>
      <w:marTop w:val="0"/>
      <w:marBottom w:val="0"/>
      <w:divBdr>
        <w:top w:val="none" w:sz="0" w:space="0" w:color="auto"/>
        <w:left w:val="none" w:sz="0" w:space="0" w:color="auto"/>
        <w:bottom w:val="none" w:sz="0" w:space="0" w:color="auto"/>
        <w:right w:val="none" w:sz="0" w:space="0" w:color="auto"/>
      </w:divBdr>
    </w:div>
    <w:div w:id="1194803880">
      <w:bodyDiv w:val="1"/>
      <w:marLeft w:val="0"/>
      <w:marRight w:val="0"/>
      <w:marTop w:val="0"/>
      <w:marBottom w:val="0"/>
      <w:divBdr>
        <w:top w:val="none" w:sz="0" w:space="0" w:color="auto"/>
        <w:left w:val="none" w:sz="0" w:space="0" w:color="auto"/>
        <w:bottom w:val="none" w:sz="0" w:space="0" w:color="auto"/>
        <w:right w:val="none" w:sz="0" w:space="0" w:color="auto"/>
      </w:divBdr>
    </w:div>
    <w:div w:id="1195456910">
      <w:bodyDiv w:val="1"/>
      <w:marLeft w:val="0"/>
      <w:marRight w:val="0"/>
      <w:marTop w:val="0"/>
      <w:marBottom w:val="0"/>
      <w:divBdr>
        <w:top w:val="none" w:sz="0" w:space="0" w:color="auto"/>
        <w:left w:val="none" w:sz="0" w:space="0" w:color="auto"/>
        <w:bottom w:val="none" w:sz="0" w:space="0" w:color="auto"/>
        <w:right w:val="none" w:sz="0" w:space="0" w:color="auto"/>
      </w:divBdr>
    </w:div>
    <w:div w:id="1197936906">
      <w:bodyDiv w:val="1"/>
      <w:marLeft w:val="0"/>
      <w:marRight w:val="0"/>
      <w:marTop w:val="0"/>
      <w:marBottom w:val="0"/>
      <w:divBdr>
        <w:top w:val="none" w:sz="0" w:space="0" w:color="auto"/>
        <w:left w:val="none" w:sz="0" w:space="0" w:color="auto"/>
        <w:bottom w:val="none" w:sz="0" w:space="0" w:color="auto"/>
        <w:right w:val="none" w:sz="0" w:space="0" w:color="auto"/>
      </w:divBdr>
    </w:div>
    <w:div w:id="1199515385">
      <w:bodyDiv w:val="1"/>
      <w:marLeft w:val="0"/>
      <w:marRight w:val="0"/>
      <w:marTop w:val="0"/>
      <w:marBottom w:val="0"/>
      <w:divBdr>
        <w:top w:val="none" w:sz="0" w:space="0" w:color="auto"/>
        <w:left w:val="none" w:sz="0" w:space="0" w:color="auto"/>
        <w:bottom w:val="none" w:sz="0" w:space="0" w:color="auto"/>
        <w:right w:val="none" w:sz="0" w:space="0" w:color="auto"/>
      </w:divBdr>
    </w:div>
    <w:div w:id="1200045335">
      <w:bodyDiv w:val="1"/>
      <w:marLeft w:val="0"/>
      <w:marRight w:val="0"/>
      <w:marTop w:val="0"/>
      <w:marBottom w:val="0"/>
      <w:divBdr>
        <w:top w:val="none" w:sz="0" w:space="0" w:color="auto"/>
        <w:left w:val="none" w:sz="0" w:space="0" w:color="auto"/>
        <w:bottom w:val="none" w:sz="0" w:space="0" w:color="auto"/>
        <w:right w:val="none" w:sz="0" w:space="0" w:color="auto"/>
      </w:divBdr>
    </w:div>
    <w:div w:id="1200822240">
      <w:bodyDiv w:val="1"/>
      <w:marLeft w:val="0"/>
      <w:marRight w:val="0"/>
      <w:marTop w:val="0"/>
      <w:marBottom w:val="0"/>
      <w:divBdr>
        <w:top w:val="none" w:sz="0" w:space="0" w:color="auto"/>
        <w:left w:val="none" w:sz="0" w:space="0" w:color="auto"/>
        <w:bottom w:val="none" w:sz="0" w:space="0" w:color="auto"/>
        <w:right w:val="none" w:sz="0" w:space="0" w:color="auto"/>
      </w:divBdr>
    </w:div>
    <w:div w:id="1201892234">
      <w:bodyDiv w:val="1"/>
      <w:marLeft w:val="0"/>
      <w:marRight w:val="0"/>
      <w:marTop w:val="0"/>
      <w:marBottom w:val="0"/>
      <w:divBdr>
        <w:top w:val="none" w:sz="0" w:space="0" w:color="auto"/>
        <w:left w:val="none" w:sz="0" w:space="0" w:color="auto"/>
        <w:bottom w:val="none" w:sz="0" w:space="0" w:color="auto"/>
        <w:right w:val="none" w:sz="0" w:space="0" w:color="auto"/>
      </w:divBdr>
    </w:div>
    <w:div w:id="1202671988">
      <w:bodyDiv w:val="1"/>
      <w:marLeft w:val="0"/>
      <w:marRight w:val="0"/>
      <w:marTop w:val="0"/>
      <w:marBottom w:val="0"/>
      <w:divBdr>
        <w:top w:val="none" w:sz="0" w:space="0" w:color="auto"/>
        <w:left w:val="none" w:sz="0" w:space="0" w:color="auto"/>
        <w:bottom w:val="none" w:sz="0" w:space="0" w:color="auto"/>
        <w:right w:val="none" w:sz="0" w:space="0" w:color="auto"/>
      </w:divBdr>
    </w:div>
    <w:div w:id="1202748804">
      <w:bodyDiv w:val="1"/>
      <w:marLeft w:val="0"/>
      <w:marRight w:val="0"/>
      <w:marTop w:val="0"/>
      <w:marBottom w:val="0"/>
      <w:divBdr>
        <w:top w:val="none" w:sz="0" w:space="0" w:color="auto"/>
        <w:left w:val="none" w:sz="0" w:space="0" w:color="auto"/>
        <w:bottom w:val="none" w:sz="0" w:space="0" w:color="auto"/>
        <w:right w:val="none" w:sz="0" w:space="0" w:color="auto"/>
      </w:divBdr>
    </w:div>
    <w:div w:id="1205369152">
      <w:bodyDiv w:val="1"/>
      <w:marLeft w:val="0"/>
      <w:marRight w:val="0"/>
      <w:marTop w:val="0"/>
      <w:marBottom w:val="0"/>
      <w:divBdr>
        <w:top w:val="none" w:sz="0" w:space="0" w:color="auto"/>
        <w:left w:val="none" w:sz="0" w:space="0" w:color="auto"/>
        <w:bottom w:val="none" w:sz="0" w:space="0" w:color="auto"/>
        <w:right w:val="none" w:sz="0" w:space="0" w:color="auto"/>
      </w:divBdr>
    </w:div>
    <w:div w:id="1207451530">
      <w:bodyDiv w:val="1"/>
      <w:marLeft w:val="0"/>
      <w:marRight w:val="0"/>
      <w:marTop w:val="0"/>
      <w:marBottom w:val="0"/>
      <w:divBdr>
        <w:top w:val="none" w:sz="0" w:space="0" w:color="auto"/>
        <w:left w:val="none" w:sz="0" w:space="0" w:color="auto"/>
        <w:bottom w:val="none" w:sz="0" w:space="0" w:color="auto"/>
        <w:right w:val="none" w:sz="0" w:space="0" w:color="auto"/>
      </w:divBdr>
    </w:div>
    <w:div w:id="1209492051">
      <w:bodyDiv w:val="1"/>
      <w:marLeft w:val="0"/>
      <w:marRight w:val="0"/>
      <w:marTop w:val="0"/>
      <w:marBottom w:val="0"/>
      <w:divBdr>
        <w:top w:val="none" w:sz="0" w:space="0" w:color="auto"/>
        <w:left w:val="none" w:sz="0" w:space="0" w:color="auto"/>
        <w:bottom w:val="none" w:sz="0" w:space="0" w:color="auto"/>
        <w:right w:val="none" w:sz="0" w:space="0" w:color="auto"/>
      </w:divBdr>
      <w:divsChild>
        <w:div w:id="105196461">
          <w:marLeft w:val="1166"/>
          <w:marRight w:val="0"/>
          <w:marTop w:val="125"/>
          <w:marBottom w:val="0"/>
          <w:divBdr>
            <w:top w:val="none" w:sz="0" w:space="0" w:color="auto"/>
            <w:left w:val="none" w:sz="0" w:space="0" w:color="auto"/>
            <w:bottom w:val="none" w:sz="0" w:space="0" w:color="auto"/>
            <w:right w:val="none" w:sz="0" w:space="0" w:color="auto"/>
          </w:divBdr>
        </w:div>
        <w:div w:id="489490133">
          <w:marLeft w:val="547"/>
          <w:marRight w:val="0"/>
          <w:marTop w:val="144"/>
          <w:marBottom w:val="0"/>
          <w:divBdr>
            <w:top w:val="none" w:sz="0" w:space="0" w:color="auto"/>
            <w:left w:val="none" w:sz="0" w:space="0" w:color="auto"/>
            <w:bottom w:val="none" w:sz="0" w:space="0" w:color="auto"/>
            <w:right w:val="none" w:sz="0" w:space="0" w:color="auto"/>
          </w:divBdr>
        </w:div>
        <w:div w:id="544682783">
          <w:marLeft w:val="547"/>
          <w:marRight w:val="0"/>
          <w:marTop w:val="144"/>
          <w:marBottom w:val="0"/>
          <w:divBdr>
            <w:top w:val="none" w:sz="0" w:space="0" w:color="auto"/>
            <w:left w:val="none" w:sz="0" w:space="0" w:color="auto"/>
            <w:bottom w:val="none" w:sz="0" w:space="0" w:color="auto"/>
            <w:right w:val="none" w:sz="0" w:space="0" w:color="auto"/>
          </w:divBdr>
        </w:div>
        <w:div w:id="645208079">
          <w:marLeft w:val="1166"/>
          <w:marRight w:val="0"/>
          <w:marTop w:val="125"/>
          <w:marBottom w:val="0"/>
          <w:divBdr>
            <w:top w:val="none" w:sz="0" w:space="0" w:color="auto"/>
            <w:left w:val="none" w:sz="0" w:space="0" w:color="auto"/>
            <w:bottom w:val="none" w:sz="0" w:space="0" w:color="auto"/>
            <w:right w:val="none" w:sz="0" w:space="0" w:color="auto"/>
          </w:divBdr>
        </w:div>
        <w:div w:id="1283457317">
          <w:marLeft w:val="1166"/>
          <w:marRight w:val="0"/>
          <w:marTop w:val="125"/>
          <w:marBottom w:val="0"/>
          <w:divBdr>
            <w:top w:val="none" w:sz="0" w:space="0" w:color="auto"/>
            <w:left w:val="none" w:sz="0" w:space="0" w:color="auto"/>
            <w:bottom w:val="none" w:sz="0" w:space="0" w:color="auto"/>
            <w:right w:val="none" w:sz="0" w:space="0" w:color="auto"/>
          </w:divBdr>
        </w:div>
        <w:div w:id="1690058621">
          <w:marLeft w:val="547"/>
          <w:marRight w:val="0"/>
          <w:marTop w:val="144"/>
          <w:marBottom w:val="0"/>
          <w:divBdr>
            <w:top w:val="none" w:sz="0" w:space="0" w:color="auto"/>
            <w:left w:val="none" w:sz="0" w:space="0" w:color="auto"/>
            <w:bottom w:val="none" w:sz="0" w:space="0" w:color="auto"/>
            <w:right w:val="none" w:sz="0" w:space="0" w:color="auto"/>
          </w:divBdr>
        </w:div>
      </w:divsChild>
    </w:div>
    <w:div w:id="1210650291">
      <w:bodyDiv w:val="1"/>
      <w:marLeft w:val="0"/>
      <w:marRight w:val="0"/>
      <w:marTop w:val="0"/>
      <w:marBottom w:val="0"/>
      <w:divBdr>
        <w:top w:val="none" w:sz="0" w:space="0" w:color="auto"/>
        <w:left w:val="none" w:sz="0" w:space="0" w:color="auto"/>
        <w:bottom w:val="none" w:sz="0" w:space="0" w:color="auto"/>
        <w:right w:val="none" w:sz="0" w:space="0" w:color="auto"/>
      </w:divBdr>
    </w:div>
    <w:div w:id="1211646153">
      <w:bodyDiv w:val="1"/>
      <w:marLeft w:val="0"/>
      <w:marRight w:val="0"/>
      <w:marTop w:val="0"/>
      <w:marBottom w:val="0"/>
      <w:divBdr>
        <w:top w:val="none" w:sz="0" w:space="0" w:color="auto"/>
        <w:left w:val="none" w:sz="0" w:space="0" w:color="auto"/>
        <w:bottom w:val="none" w:sz="0" w:space="0" w:color="auto"/>
        <w:right w:val="none" w:sz="0" w:space="0" w:color="auto"/>
      </w:divBdr>
    </w:div>
    <w:div w:id="1212500348">
      <w:bodyDiv w:val="1"/>
      <w:marLeft w:val="0"/>
      <w:marRight w:val="0"/>
      <w:marTop w:val="0"/>
      <w:marBottom w:val="0"/>
      <w:divBdr>
        <w:top w:val="none" w:sz="0" w:space="0" w:color="auto"/>
        <w:left w:val="none" w:sz="0" w:space="0" w:color="auto"/>
        <w:bottom w:val="none" w:sz="0" w:space="0" w:color="auto"/>
        <w:right w:val="none" w:sz="0" w:space="0" w:color="auto"/>
      </w:divBdr>
    </w:div>
    <w:div w:id="1213231136">
      <w:bodyDiv w:val="1"/>
      <w:marLeft w:val="0"/>
      <w:marRight w:val="0"/>
      <w:marTop w:val="0"/>
      <w:marBottom w:val="0"/>
      <w:divBdr>
        <w:top w:val="none" w:sz="0" w:space="0" w:color="auto"/>
        <w:left w:val="none" w:sz="0" w:space="0" w:color="auto"/>
        <w:bottom w:val="none" w:sz="0" w:space="0" w:color="auto"/>
        <w:right w:val="none" w:sz="0" w:space="0" w:color="auto"/>
      </w:divBdr>
    </w:div>
    <w:div w:id="1213690130">
      <w:bodyDiv w:val="1"/>
      <w:marLeft w:val="0"/>
      <w:marRight w:val="0"/>
      <w:marTop w:val="0"/>
      <w:marBottom w:val="0"/>
      <w:divBdr>
        <w:top w:val="none" w:sz="0" w:space="0" w:color="auto"/>
        <w:left w:val="none" w:sz="0" w:space="0" w:color="auto"/>
        <w:bottom w:val="none" w:sz="0" w:space="0" w:color="auto"/>
        <w:right w:val="none" w:sz="0" w:space="0" w:color="auto"/>
      </w:divBdr>
    </w:div>
    <w:div w:id="1213729239">
      <w:bodyDiv w:val="1"/>
      <w:marLeft w:val="0"/>
      <w:marRight w:val="0"/>
      <w:marTop w:val="0"/>
      <w:marBottom w:val="0"/>
      <w:divBdr>
        <w:top w:val="none" w:sz="0" w:space="0" w:color="auto"/>
        <w:left w:val="none" w:sz="0" w:space="0" w:color="auto"/>
        <w:bottom w:val="none" w:sz="0" w:space="0" w:color="auto"/>
        <w:right w:val="none" w:sz="0" w:space="0" w:color="auto"/>
      </w:divBdr>
    </w:div>
    <w:div w:id="1214851281">
      <w:bodyDiv w:val="1"/>
      <w:marLeft w:val="0"/>
      <w:marRight w:val="0"/>
      <w:marTop w:val="0"/>
      <w:marBottom w:val="0"/>
      <w:divBdr>
        <w:top w:val="none" w:sz="0" w:space="0" w:color="auto"/>
        <w:left w:val="none" w:sz="0" w:space="0" w:color="auto"/>
        <w:bottom w:val="none" w:sz="0" w:space="0" w:color="auto"/>
        <w:right w:val="none" w:sz="0" w:space="0" w:color="auto"/>
      </w:divBdr>
    </w:div>
    <w:div w:id="1215001653">
      <w:bodyDiv w:val="1"/>
      <w:marLeft w:val="0"/>
      <w:marRight w:val="0"/>
      <w:marTop w:val="0"/>
      <w:marBottom w:val="0"/>
      <w:divBdr>
        <w:top w:val="none" w:sz="0" w:space="0" w:color="auto"/>
        <w:left w:val="none" w:sz="0" w:space="0" w:color="auto"/>
        <w:bottom w:val="none" w:sz="0" w:space="0" w:color="auto"/>
        <w:right w:val="none" w:sz="0" w:space="0" w:color="auto"/>
      </w:divBdr>
    </w:div>
    <w:div w:id="1215391383">
      <w:bodyDiv w:val="1"/>
      <w:marLeft w:val="0"/>
      <w:marRight w:val="0"/>
      <w:marTop w:val="0"/>
      <w:marBottom w:val="0"/>
      <w:divBdr>
        <w:top w:val="none" w:sz="0" w:space="0" w:color="auto"/>
        <w:left w:val="none" w:sz="0" w:space="0" w:color="auto"/>
        <w:bottom w:val="none" w:sz="0" w:space="0" w:color="auto"/>
        <w:right w:val="none" w:sz="0" w:space="0" w:color="auto"/>
      </w:divBdr>
      <w:divsChild>
        <w:div w:id="34501765">
          <w:marLeft w:val="1166"/>
          <w:marRight w:val="0"/>
          <w:marTop w:val="86"/>
          <w:marBottom w:val="0"/>
          <w:divBdr>
            <w:top w:val="none" w:sz="0" w:space="0" w:color="auto"/>
            <w:left w:val="none" w:sz="0" w:space="0" w:color="auto"/>
            <w:bottom w:val="none" w:sz="0" w:space="0" w:color="auto"/>
            <w:right w:val="none" w:sz="0" w:space="0" w:color="auto"/>
          </w:divBdr>
        </w:div>
        <w:div w:id="262029877">
          <w:marLeft w:val="1166"/>
          <w:marRight w:val="0"/>
          <w:marTop w:val="86"/>
          <w:marBottom w:val="0"/>
          <w:divBdr>
            <w:top w:val="none" w:sz="0" w:space="0" w:color="auto"/>
            <w:left w:val="none" w:sz="0" w:space="0" w:color="auto"/>
            <w:bottom w:val="none" w:sz="0" w:space="0" w:color="auto"/>
            <w:right w:val="none" w:sz="0" w:space="0" w:color="auto"/>
          </w:divBdr>
        </w:div>
        <w:div w:id="279801525">
          <w:marLeft w:val="1166"/>
          <w:marRight w:val="0"/>
          <w:marTop w:val="86"/>
          <w:marBottom w:val="0"/>
          <w:divBdr>
            <w:top w:val="none" w:sz="0" w:space="0" w:color="auto"/>
            <w:left w:val="none" w:sz="0" w:space="0" w:color="auto"/>
            <w:bottom w:val="none" w:sz="0" w:space="0" w:color="auto"/>
            <w:right w:val="none" w:sz="0" w:space="0" w:color="auto"/>
          </w:divBdr>
        </w:div>
        <w:div w:id="312609507">
          <w:marLeft w:val="1166"/>
          <w:marRight w:val="0"/>
          <w:marTop w:val="86"/>
          <w:marBottom w:val="0"/>
          <w:divBdr>
            <w:top w:val="none" w:sz="0" w:space="0" w:color="auto"/>
            <w:left w:val="none" w:sz="0" w:space="0" w:color="auto"/>
            <w:bottom w:val="none" w:sz="0" w:space="0" w:color="auto"/>
            <w:right w:val="none" w:sz="0" w:space="0" w:color="auto"/>
          </w:divBdr>
        </w:div>
        <w:div w:id="418524312">
          <w:marLeft w:val="1800"/>
          <w:marRight w:val="0"/>
          <w:marTop w:val="67"/>
          <w:marBottom w:val="0"/>
          <w:divBdr>
            <w:top w:val="none" w:sz="0" w:space="0" w:color="auto"/>
            <w:left w:val="none" w:sz="0" w:space="0" w:color="auto"/>
            <w:bottom w:val="none" w:sz="0" w:space="0" w:color="auto"/>
            <w:right w:val="none" w:sz="0" w:space="0" w:color="auto"/>
          </w:divBdr>
        </w:div>
        <w:div w:id="502090044">
          <w:marLeft w:val="1166"/>
          <w:marRight w:val="0"/>
          <w:marTop w:val="86"/>
          <w:marBottom w:val="0"/>
          <w:divBdr>
            <w:top w:val="none" w:sz="0" w:space="0" w:color="auto"/>
            <w:left w:val="none" w:sz="0" w:space="0" w:color="auto"/>
            <w:bottom w:val="none" w:sz="0" w:space="0" w:color="auto"/>
            <w:right w:val="none" w:sz="0" w:space="0" w:color="auto"/>
          </w:divBdr>
        </w:div>
        <w:div w:id="597064766">
          <w:marLeft w:val="1800"/>
          <w:marRight w:val="0"/>
          <w:marTop w:val="67"/>
          <w:marBottom w:val="0"/>
          <w:divBdr>
            <w:top w:val="none" w:sz="0" w:space="0" w:color="auto"/>
            <w:left w:val="none" w:sz="0" w:space="0" w:color="auto"/>
            <w:bottom w:val="none" w:sz="0" w:space="0" w:color="auto"/>
            <w:right w:val="none" w:sz="0" w:space="0" w:color="auto"/>
          </w:divBdr>
        </w:div>
        <w:div w:id="1045181273">
          <w:marLeft w:val="1166"/>
          <w:marRight w:val="0"/>
          <w:marTop w:val="86"/>
          <w:marBottom w:val="0"/>
          <w:divBdr>
            <w:top w:val="none" w:sz="0" w:space="0" w:color="auto"/>
            <w:left w:val="none" w:sz="0" w:space="0" w:color="auto"/>
            <w:bottom w:val="none" w:sz="0" w:space="0" w:color="auto"/>
            <w:right w:val="none" w:sz="0" w:space="0" w:color="auto"/>
          </w:divBdr>
        </w:div>
        <w:div w:id="1216968988">
          <w:marLeft w:val="1166"/>
          <w:marRight w:val="0"/>
          <w:marTop w:val="86"/>
          <w:marBottom w:val="0"/>
          <w:divBdr>
            <w:top w:val="none" w:sz="0" w:space="0" w:color="auto"/>
            <w:left w:val="none" w:sz="0" w:space="0" w:color="auto"/>
            <w:bottom w:val="none" w:sz="0" w:space="0" w:color="auto"/>
            <w:right w:val="none" w:sz="0" w:space="0" w:color="auto"/>
          </w:divBdr>
        </w:div>
        <w:div w:id="1276598575">
          <w:marLeft w:val="547"/>
          <w:marRight w:val="0"/>
          <w:marTop w:val="96"/>
          <w:marBottom w:val="0"/>
          <w:divBdr>
            <w:top w:val="none" w:sz="0" w:space="0" w:color="auto"/>
            <w:left w:val="none" w:sz="0" w:space="0" w:color="auto"/>
            <w:bottom w:val="none" w:sz="0" w:space="0" w:color="auto"/>
            <w:right w:val="none" w:sz="0" w:space="0" w:color="auto"/>
          </w:divBdr>
        </w:div>
        <w:div w:id="1454405470">
          <w:marLeft w:val="547"/>
          <w:marRight w:val="0"/>
          <w:marTop w:val="96"/>
          <w:marBottom w:val="0"/>
          <w:divBdr>
            <w:top w:val="none" w:sz="0" w:space="0" w:color="auto"/>
            <w:left w:val="none" w:sz="0" w:space="0" w:color="auto"/>
            <w:bottom w:val="none" w:sz="0" w:space="0" w:color="auto"/>
            <w:right w:val="none" w:sz="0" w:space="0" w:color="auto"/>
          </w:divBdr>
        </w:div>
        <w:div w:id="1515339038">
          <w:marLeft w:val="1166"/>
          <w:marRight w:val="0"/>
          <w:marTop w:val="77"/>
          <w:marBottom w:val="0"/>
          <w:divBdr>
            <w:top w:val="none" w:sz="0" w:space="0" w:color="auto"/>
            <w:left w:val="none" w:sz="0" w:space="0" w:color="auto"/>
            <w:bottom w:val="none" w:sz="0" w:space="0" w:color="auto"/>
            <w:right w:val="none" w:sz="0" w:space="0" w:color="auto"/>
          </w:divBdr>
        </w:div>
        <w:div w:id="1783451732">
          <w:marLeft w:val="547"/>
          <w:marRight w:val="0"/>
          <w:marTop w:val="96"/>
          <w:marBottom w:val="0"/>
          <w:divBdr>
            <w:top w:val="none" w:sz="0" w:space="0" w:color="auto"/>
            <w:left w:val="none" w:sz="0" w:space="0" w:color="auto"/>
            <w:bottom w:val="none" w:sz="0" w:space="0" w:color="auto"/>
            <w:right w:val="none" w:sz="0" w:space="0" w:color="auto"/>
          </w:divBdr>
        </w:div>
      </w:divsChild>
    </w:div>
    <w:div w:id="1215698567">
      <w:bodyDiv w:val="1"/>
      <w:marLeft w:val="0"/>
      <w:marRight w:val="0"/>
      <w:marTop w:val="0"/>
      <w:marBottom w:val="0"/>
      <w:divBdr>
        <w:top w:val="none" w:sz="0" w:space="0" w:color="auto"/>
        <w:left w:val="none" w:sz="0" w:space="0" w:color="auto"/>
        <w:bottom w:val="none" w:sz="0" w:space="0" w:color="auto"/>
        <w:right w:val="none" w:sz="0" w:space="0" w:color="auto"/>
      </w:divBdr>
    </w:div>
    <w:div w:id="1216968308">
      <w:bodyDiv w:val="1"/>
      <w:marLeft w:val="0"/>
      <w:marRight w:val="0"/>
      <w:marTop w:val="0"/>
      <w:marBottom w:val="0"/>
      <w:divBdr>
        <w:top w:val="none" w:sz="0" w:space="0" w:color="auto"/>
        <w:left w:val="none" w:sz="0" w:space="0" w:color="auto"/>
        <w:bottom w:val="none" w:sz="0" w:space="0" w:color="auto"/>
        <w:right w:val="none" w:sz="0" w:space="0" w:color="auto"/>
      </w:divBdr>
    </w:div>
    <w:div w:id="1217863383">
      <w:bodyDiv w:val="1"/>
      <w:marLeft w:val="0"/>
      <w:marRight w:val="0"/>
      <w:marTop w:val="0"/>
      <w:marBottom w:val="0"/>
      <w:divBdr>
        <w:top w:val="none" w:sz="0" w:space="0" w:color="auto"/>
        <w:left w:val="none" w:sz="0" w:space="0" w:color="auto"/>
        <w:bottom w:val="none" w:sz="0" w:space="0" w:color="auto"/>
        <w:right w:val="none" w:sz="0" w:space="0" w:color="auto"/>
      </w:divBdr>
    </w:div>
    <w:div w:id="1218054094">
      <w:bodyDiv w:val="1"/>
      <w:marLeft w:val="0"/>
      <w:marRight w:val="0"/>
      <w:marTop w:val="0"/>
      <w:marBottom w:val="0"/>
      <w:divBdr>
        <w:top w:val="none" w:sz="0" w:space="0" w:color="auto"/>
        <w:left w:val="none" w:sz="0" w:space="0" w:color="auto"/>
        <w:bottom w:val="none" w:sz="0" w:space="0" w:color="auto"/>
        <w:right w:val="none" w:sz="0" w:space="0" w:color="auto"/>
      </w:divBdr>
    </w:div>
    <w:div w:id="1218126497">
      <w:bodyDiv w:val="1"/>
      <w:marLeft w:val="0"/>
      <w:marRight w:val="0"/>
      <w:marTop w:val="0"/>
      <w:marBottom w:val="0"/>
      <w:divBdr>
        <w:top w:val="none" w:sz="0" w:space="0" w:color="auto"/>
        <w:left w:val="none" w:sz="0" w:space="0" w:color="auto"/>
        <w:bottom w:val="none" w:sz="0" w:space="0" w:color="auto"/>
        <w:right w:val="none" w:sz="0" w:space="0" w:color="auto"/>
      </w:divBdr>
    </w:div>
    <w:div w:id="1218589245">
      <w:bodyDiv w:val="1"/>
      <w:marLeft w:val="0"/>
      <w:marRight w:val="0"/>
      <w:marTop w:val="0"/>
      <w:marBottom w:val="0"/>
      <w:divBdr>
        <w:top w:val="none" w:sz="0" w:space="0" w:color="auto"/>
        <w:left w:val="none" w:sz="0" w:space="0" w:color="auto"/>
        <w:bottom w:val="none" w:sz="0" w:space="0" w:color="auto"/>
        <w:right w:val="none" w:sz="0" w:space="0" w:color="auto"/>
      </w:divBdr>
    </w:div>
    <w:div w:id="1219587663">
      <w:bodyDiv w:val="1"/>
      <w:marLeft w:val="0"/>
      <w:marRight w:val="0"/>
      <w:marTop w:val="0"/>
      <w:marBottom w:val="0"/>
      <w:divBdr>
        <w:top w:val="none" w:sz="0" w:space="0" w:color="auto"/>
        <w:left w:val="none" w:sz="0" w:space="0" w:color="auto"/>
        <w:bottom w:val="none" w:sz="0" w:space="0" w:color="auto"/>
        <w:right w:val="none" w:sz="0" w:space="0" w:color="auto"/>
      </w:divBdr>
      <w:divsChild>
        <w:div w:id="1115172605">
          <w:marLeft w:val="0"/>
          <w:marRight w:val="0"/>
          <w:marTop w:val="0"/>
          <w:marBottom w:val="0"/>
          <w:divBdr>
            <w:top w:val="none" w:sz="0" w:space="0" w:color="auto"/>
            <w:left w:val="none" w:sz="0" w:space="0" w:color="auto"/>
            <w:bottom w:val="none" w:sz="0" w:space="0" w:color="auto"/>
            <w:right w:val="none" w:sz="0" w:space="0" w:color="auto"/>
          </w:divBdr>
          <w:divsChild>
            <w:div w:id="104353994">
              <w:marLeft w:val="0"/>
              <w:marRight w:val="0"/>
              <w:marTop w:val="0"/>
              <w:marBottom w:val="0"/>
              <w:divBdr>
                <w:top w:val="none" w:sz="0" w:space="0" w:color="auto"/>
                <w:left w:val="none" w:sz="0" w:space="0" w:color="auto"/>
                <w:bottom w:val="none" w:sz="0" w:space="0" w:color="auto"/>
                <w:right w:val="none" w:sz="0" w:space="0" w:color="auto"/>
              </w:divBdr>
            </w:div>
            <w:div w:id="238904521">
              <w:marLeft w:val="0"/>
              <w:marRight w:val="0"/>
              <w:marTop w:val="0"/>
              <w:marBottom w:val="0"/>
              <w:divBdr>
                <w:top w:val="none" w:sz="0" w:space="0" w:color="auto"/>
                <w:left w:val="none" w:sz="0" w:space="0" w:color="auto"/>
                <w:bottom w:val="none" w:sz="0" w:space="0" w:color="auto"/>
                <w:right w:val="none" w:sz="0" w:space="0" w:color="auto"/>
              </w:divBdr>
            </w:div>
            <w:div w:id="1202942734">
              <w:marLeft w:val="0"/>
              <w:marRight w:val="0"/>
              <w:marTop w:val="0"/>
              <w:marBottom w:val="0"/>
              <w:divBdr>
                <w:top w:val="none" w:sz="0" w:space="0" w:color="auto"/>
                <w:left w:val="none" w:sz="0" w:space="0" w:color="auto"/>
                <w:bottom w:val="none" w:sz="0" w:space="0" w:color="auto"/>
                <w:right w:val="none" w:sz="0" w:space="0" w:color="auto"/>
              </w:divBdr>
            </w:div>
            <w:div w:id="1274511107">
              <w:marLeft w:val="0"/>
              <w:marRight w:val="0"/>
              <w:marTop w:val="0"/>
              <w:marBottom w:val="0"/>
              <w:divBdr>
                <w:top w:val="none" w:sz="0" w:space="0" w:color="auto"/>
                <w:left w:val="none" w:sz="0" w:space="0" w:color="auto"/>
                <w:bottom w:val="none" w:sz="0" w:space="0" w:color="auto"/>
                <w:right w:val="none" w:sz="0" w:space="0" w:color="auto"/>
              </w:divBdr>
            </w:div>
            <w:div w:id="1347361360">
              <w:marLeft w:val="0"/>
              <w:marRight w:val="0"/>
              <w:marTop w:val="0"/>
              <w:marBottom w:val="0"/>
              <w:divBdr>
                <w:top w:val="none" w:sz="0" w:space="0" w:color="auto"/>
                <w:left w:val="none" w:sz="0" w:space="0" w:color="auto"/>
                <w:bottom w:val="none" w:sz="0" w:space="0" w:color="auto"/>
                <w:right w:val="none" w:sz="0" w:space="0" w:color="auto"/>
              </w:divBdr>
            </w:div>
            <w:div w:id="1352995277">
              <w:marLeft w:val="0"/>
              <w:marRight w:val="0"/>
              <w:marTop w:val="0"/>
              <w:marBottom w:val="0"/>
              <w:divBdr>
                <w:top w:val="none" w:sz="0" w:space="0" w:color="auto"/>
                <w:left w:val="none" w:sz="0" w:space="0" w:color="auto"/>
                <w:bottom w:val="none" w:sz="0" w:space="0" w:color="auto"/>
                <w:right w:val="none" w:sz="0" w:space="0" w:color="auto"/>
              </w:divBdr>
            </w:div>
            <w:div w:id="1804275301">
              <w:marLeft w:val="0"/>
              <w:marRight w:val="0"/>
              <w:marTop w:val="0"/>
              <w:marBottom w:val="0"/>
              <w:divBdr>
                <w:top w:val="none" w:sz="0" w:space="0" w:color="auto"/>
                <w:left w:val="none" w:sz="0" w:space="0" w:color="auto"/>
                <w:bottom w:val="none" w:sz="0" w:space="0" w:color="auto"/>
                <w:right w:val="none" w:sz="0" w:space="0" w:color="auto"/>
              </w:divBdr>
            </w:div>
            <w:div w:id="1934586840">
              <w:marLeft w:val="0"/>
              <w:marRight w:val="0"/>
              <w:marTop w:val="0"/>
              <w:marBottom w:val="0"/>
              <w:divBdr>
                <w:top w:val="none" w:sz="0" w:space="0" w:color="auto"/>
                <w:left w:val="none" w:sz="0" w:space="0" w:color="auto"/>
                <w:bottom w:val="none" w:sz="0" w:space="0" w:color="auto"/>
                <w:right w:val="none" w:sz="0" w:space="0" w:color="auto"/>
              </w:divBdr>
            </w:div>
            <w:div w:id="2028213673">
              <w:marLeft w:val="0"/>
              <w:marRight w:val="0"/>
              <w:marTop w:val="0"/>
              <w:marBottom w:val="0"/>
              <w:divBdr>
                <w:top w:val="none" w:sz="0" w:space="0" w:color="auto"/>
                <w:left w:val="none" w:sz="0" w:space="0" w:color="auto"/>
                <w:bottom w:val="none" w:sz="0" w:space="0" w:color="auto"/>
                <w:right w:val="none" w:sz="0" w:space="0" w:color="auto"/>
              </w:divBdr>
            </w:div>
            <w:div w:id="21410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9007">
      <w:bodyDiv w:val="1"/>
      <w:marLeft w:val="0"/>
      <w:marRight w:val="0"/>
      <w:marTop w:val="0"/>
      <w:marBottom w:val="0"/>
      <w:divBdr>
        <w:top w:val="none" w:sz="0" w:space="0" w:color="auto"/>
        <w:left w:val="none" w:sz="0" w:space="0" w:color="auto"/>
        <w:bottom w:val="none" w:sz="0" w:space="0" w:color="auto"/>
        <w:right w:val="none" w:sz="0" w:space="0" w:color="auto"/>
      </w:divBdr>
      <w:divsChild>
        <w:div w:id="554586810">
          <w:marLeft w:val="2966"/>
          <w:marRight w:val="0"/>
          <w:marTop w:val="120"/>
          <w:marBottom w:val="0"/>
          <w:divBdr>
            <w:top w:val="none" w:sz="0" w:space="0" w:color="auto"/>
            <w:left w:val="none" w:sz="0" w:space="0" w:color="auto"/>
            <w:bottom w:val="none" w:sz="0" w:space="0" w:color="auto"/>
            <w:right w:val="none" w:sz="0" w:space="0" w:color="auto"/>
          </w:divBdr>
        </w:div>
        <w:div w:id="756487615">
          <w:marLeft w:val="2434"/>
          <w:marRight w:val="0"/>
          <w:marTop w:val="120"/>
          <w:marBottom w:val="0"/>
          <w:divBdr>
            <w:top w:val="none" w:sz="0" w:space="0" w:color="auto"/>
            <w:left w:val="none" w:sz="0" w:space="0" w:color="auto"/>
            <w:bottom w:val="none" w:sz="0" w:space="0" w:color="auto"/>
            <w:right w:val="none" w:sz="0" w:space="0" w:color="auto"/>
          </w:divBdr>
        </w:div>
        <w:div w:id="1115755971">
          <w:marLeft w:val="2966"/>
          <w:marRight w:val="0"/>
          <w:marTop w:val="120"/>
          <w:marBottom w:val="0"/>
          <w:divBdr>
            <w:top w:val="none" w:sz="0" w:space="0" w:color="auto"/>
            <w:left w:val="none" w:sz="0" w:space="0" w:color="auto"/>
            <w:bottom w:val="none" w:sz="0" w:space="0" w:color="auto"/>
            <w:right w:val="none" w:sz="0" w:space="0" w:color="auto"/>
          </w:divBdr>
        </w:div>
        <w:div w:id="1971086782">
          <w:marLeft w:val="1354"/>
          <w:marRight w:val="0"/>
          <w:marTop w:val="120"/>
          <w:marBottom w:val="0"/>
          <w:divBdr>
            <w:top w:val="none" w:sz="0" w:space="0" w:color="auto"/>
            <w:left w:val="none" w:sz="0" w:space="0" w:color="auto"/>
            <w:bottom w:val="none" w:sz="0" w:space="0" w:color="auto"/>
            <w:right w:val="none" w:sz="0" w:space="0" w:color="auto"/>
          </w:divBdr>
        </w:div>
        <w:div w:id="2003464789">
          <w:marLeft w:val="1354"/>
          <w:marRight w:val="0"/>
          <w:marTop w:val="120"/>
          <w:marBottom w:val="0"/>
          <w:divBdr>
            <w:top w:val="none" w:sz="0" w:space="0" w:color="auto"/>
            <w:left w:val="none" w:sz="0" w:space="0" w:color="auto"/>
            <w:bottom w:val="none" w:sz="0" w:space="0" w:color="auto"/>
            <w:right w:val="none" w:sz="0" w:space="0" w:color="auto"/>
          </w:divBdr>
        </w:div>
        <w:div w:id="2041974564">
          <w:marLeft w:val="806"/>
          <w:marRight w:val="0"/>
          <w:marTop w:val="120"/>
          <w:marBottom w:val="0"/>
          <w:divBdr>
            <w:top w:val="none" w:sz="0" w:space="0" w:color="auto"/>
            <w:left w:val="none" w:sz="0" w:space="0" w:color="auto"/>
            <w:bottom w:val="none" w:sz="0" w:space="0" w:color="auto"/>
            <w:right w:val="none" w:sz="0" w:space="0" w:color="auto"/>
          </w:divBdr>
        </w:div>
      </w:divsChild>
    </w:div>
    <w:div w:id="1219635098">
      <w:bodyDiv w:val="1"/>
      <w:marLeft w:val="0"/>
      <w:marRight w:val="0"/>
      <w:marTop w:val="0"/>
      <w:marBottom w:val="0"/>
      <w:divBdr>
        <w:top w:val="none" w:sz="0" w:space="0" w:color="auto"/>
        <w:left w:val="none" w:sz="0" w:space="0" w:color="auto"/>
        <w:bottom w:val="none" w:sz="0" w:space="0" w:color="auto"/>
        <w:right w:val="none" w:sz="0" w:space="0" w:color="auto"/>
      </w:divBdr>
    </w:div>
    <w:div w:id="1219897447">
      <w:bodyDiv w:val="1"/>
      <w:marLeft w:val="0"/>
      <w:marRight w:val="0"/>
      <w:marTop w:val="0"/>
      <w:marBottom w:val="0"/>
      <w:divBdr>
        <w:top w:val="none" w:sz="0" w:space="0" w:color="auto"/>
        <w:left w:val="none" w:sz="0" w:space="0" w:color="auto"/>
        <w:bottom w:val="none" w:sz="0" w:space="0" w:color="auto"/>
        <w:right w:val="none" w:sz="0" w:space="0" w:color="auto"/>
      </w:divBdr>
      <w:divsChild>
        <w:div w:id="153106408">
          <w:marLeft w:val="1166"/>
          <w:marRight w:val="0"/>
          <w:marTop w:val="106"/>
          <w:marBottom w:val="0"/>
          <w:divBdr>
            <w:top w:val="none" w:sz="0" w:space="0" w:color="auto"/>
            <w:left w:val="none" w:sz="0" w:space="0" w:color="auto"/>
            <w:bottom w:val="none" w:sz="0" w:space="0" w:color="auto"/>
            <w:right w:val="none" w:sz="0" w:space="0" w:color="auto"/>
          </w:divBdr>
        </w:div>
        <w:div w:id="1308165069">
          <w:marLeft w:val="547"/>
          <w:marRight w:val="0"/>
          <w:marTop w:val="115"/>
          <w:marBottom w:val="0"/>
          <w:divBdr>
            <w:top w:val="none" w:sz="0" w:space="0" w:color="auto"/>
            <w:left w:val="none" w:sz="0" w:space="0" w:color="auto"/>
            <w:bottom w:val="none" w:sz="0" w:space="0" w:color="auto"/>
            <w:right w:val="none" w:sz="0" w:space="0" w:color="auto"/>
          </w:divBdr>
        </w:div>
      </w:divsChild>
    </w:div>
    <w:div w:id="1219976438">
      <w:bodyDiv w:val="1"/>
      <w:marLeft w:val="0"/>
      <w:marRight w:val="0"/>
      <w:marTop w:val="0"/>
      <w:marBottom w:val="0"/>
      <w:divBdr>
        <w:top w:val="none" w:sz="0" w:space="0" w:color="auto"/>
        <w:left w:val="none" w:sz="0" w:space="0" w:color="auto"/>
        <w:bottom w:val="none" w:sz="0" w:space="0" w:color="auto"/>
        <w:right w:val="none" w:sz="0" w:space="0" w:color="auto"/>
      </w:divBdr>
      <w:divsChild>
        <w:div w:id="74783272">
          <w:marLeft w:val="0"/>
          <w:marRight w:val="0"/>
          <w:marTop w:val="0"/>
          <w:marBottom w:val="0"/>
          <w:divBdr>
            <w:top w:val="none" w:sz="0" w:space="0" w:color="auto"/>
            <w:left w:val="none" w:sz="0" w:space="0" w:color="auto"/>
            <w:bottom w:val="none" w:sz="0" w:space="0" w:color="auto"/>
            <w:right w:val="none" w:sz="0" w:space="0" w:color="auto"/>
          </w:divBdr>
        </w:div>
        <w:div w:id="77289788">
          <w:marLeft w:val="0"/>
          <w:marRight w:val="0"/>
          <w:marTop w:val="0"/>
          <w:marBottom w:val="0"/>
          <w:divBdr>
            <w:top w:val="none" w:sz="0" w:space="0" w:color="auto"/>
            <w:left w:val="none" w:sz="0" w:space="0" w:color="auto"/>
            <w:bottom w:val="none" w:sz="0" w:space="0" w:color="auto"/>
            <w:right w:val="none" w:sz="0" w:space="0" w:color="auto"/>
          </w:divBdr>
        </w:div>
        <w:div w:id="137382241">
          <w:marLeft w:val="0"/>
          <w:marRight w:val="0"/>
          <w:marTop w:val="0"/>
          <w:marBottom w:val="0"/>
          <w:divBdr>
            <w:top w:val="none" w:sz="0" w:space="0" w:color="auto"/>
            <w:left w:val="none" w:sz="0" w:space="0" w:color="auto"/>
            <w:bottom w:val="none" w:sz="0" w:space="0" w:color="auto"/>
            <w:right w:val="none" w:sz="0" w:space="0" w:color="auto"/>
          </w:divBdr>
        </w:div>
        <w:div w:id="457604904">
          <w:marLeft w:val="0"/>
          <w:marRight w:val="0"/>
          <w:marTop w:val="0"/>
          <w:marBottom w:val="0"/>
          <w:divBdr>
            <w:top w:val="none" w:sz="0" w:space="0" w:color="auto"/>
            <w:left w:val="none" w:sz="0" w:space="0" w:color="auto"/>
            <w:bottom w:val="none" w:sz="0" w:space="0" w:color="auto"/>
            <w:right w:val="none" w:sz="0" w:space="0" w:color="auto"/>
          </w:divBdr>
        </w:div>
        <w:div w:id="655912714">
          <w:marLeft w:val="0"/>
          <w:marRight w:val="0"/>
          <w:marTop w:val="0"/>
          <w:marBottom w:val="0"/>
          <w:divBdr>
            <w:top w:val="none" w:sz="0" w:space="0" w:color="auto"/>
            <w:left w:val="none" w:sz="0" w:space="0" w:color="auto"/>
            <w:bottom w:val="none" w:sz="0" w:space="0" w:color="auto"/>
            <w:right w:val="none" w:sz="0" w:space="0" w:color="auto"/>
          </w:divBdr>
        </w:div>
        <w:div w:id="700278579">
          <w:marLeft w:val="0"/>
          <w:marRight w:val="0"/>
          <w:marTop w:val="0"/>
          <w:marBottom w:val="0"/>
          <w:divBdr>
            <w:top w:val="none" w:sz="0" w:space="0" w:color="auto"/>
            <w:left w:val="none" w:sz="0" w:space="0" w:color="auto"/>
            <w:bottom w:val="none" w:sz="0" w:space="0" w:color="auto"/>
            <w:right w:val="none" w:sz="0" w:space="0" w:color="auto"/>
          </w:divBdr>
        </w:div>
        <w:div w:id="759641609">
          <w:marLeft w:val="0"/>
          <w:marRight w:val="0"/>
          <w:marTop w:val="0"/>
          <w:marBottom w:val="0"/>
          <w:divBdr>
            <w:top w:val="none" w:sz="0" w:space="0" w:color="auto"/>
            <w:left w:val="none" w:sz="0" w:space="0" w:color="auto"/>
            <w:bottom w:val="none" w:sz="0" w:space="0" w:color="auto"/>
            <w:right w:val="none" w:sz="0" w:space="0" w:color="auto"/>
          </w:divBdr>
        </w:div>
        <w:div w:id="850484336">
          <w:marLeft w:val="0"/>
          <w:marRight w:val="0"/>
          <w:marTop w:val="0"/>
          <w:marBottom w:val="0"/>
          <w:divBdr>
            <w:top w:val="none" w:sz="0" w:space="0" w:color="auto"/>
            <w:left w:val="none" w:sz="0" w:space="0" w:color="auto"/>
            <w:bottom w:val="none" w:sz="0" w:space="0" w:color="auto"/>
            <w:right w:val="none" w:sz="0" w:space="0" w:color="auto"/>
          </w:divBdr>
        </w:div>
        <w:div w:id="862017490">
          <w:marLeft w:val="0"/>
          <w:marRight w:val="0"/>
          <w:marTop w:val="0"/>
          <w:marBottom w:val="0"/>
          <w:divBdr>
            <w:top w:val="none" w:sz="0" w:space="0" w:color="auto"/>
            <w:left w:val="none" w:sz="0" w:space="0" w:color="auto"/>
            <w:bottom w:val="none" w:sz="0" w:space="0" w:color="auto"/>
            <w:right w:val="none" w:sz="0" w:space="0" w:color="auto"/>
          </w:divBdr>
        </w:div>
        <w:div w:id="968361365">
          <w:marLeft w:val="0"/>
          <w:marRight w:val="0"/>
          <w:marTop w:val="0"/>
          <w:marBottom w:val="0"/>
          <w:divBdr>
            <w:top w:val="none" w:sz="0" w:space="0" w:color="auto"/>
            <w:left w:val="none" w:sz="0" w:space="0" w:color="auto"/>
            <w:bottom w:val="none" w:sz="0" w:space="0" w:color="auto"/>
            <w:right w:val="none" w:sz="0" w:space="0" w:color="auto"/>
          </w:divBdr>
        </w:div>
        <w:div w:id="1144587827">
          <w:marLeft w:val="0"/>
          <w:marRight w:val="0"/>
          <w:marTop w:val="0"/>
          <w:marBottom w:val="0"/>
          <w:divBdr>
            <w:top w:val="none" w:sz="0" w:space="0" w:color="auto"/>
            <w:left w:val="none" w:sz="0" w:space="0" w:color="auto"/>
            <w:bottom w:val="none" w:sz="0" w:space="0" w:color="auto"/>
            <w:right w:val="none" w:sz="0" w:space="0" w:color="auto"/>
          </w:divBdr>
        </w:div>
        <w:div w:id="1714424180">
          <w:marLeft w:val="0"/>
          <w:marRight w:val="0"/>
          <w:marTop w:val="0"/>
          <w:marBottom w:val="0"/>
          <w:divBdr>
            <w:top w:val="none" w:sz="0" w:space="0" w:color="auto"/>
            <w:left w:val="none" w:sz="0" w:space="0" w:color="auto"/>
            <w:bottom w:val="none" w:sz="0" w:space="0" w:color="auto"/>
            <w:right w:val="none" w:sz="0" w:space="0" w:color="auto"/>
          </w:divBdr>
        </w:div>
        <w:div w:id="1746295562">
          <w:marLeft w:val="0"/>
          <w:marRight w:val="0"/>
          <w:marTop w:val="0"/>
          <w:marBottom w:val="0"/>
          <w:divBdr>
            <w:top w:val="none" w:sz="0" w:space="0" w:color="auto"/>
            <w:left w:val="none" w:sz="0" w:space="0" w:color="auto"/>
            <w:bottom w:val="none" w:sz="0" w:space="0" w:color="auto"/>
            <w:right w:val="none" w:sz="0" w:space="0" w:color="auto"/>
          </w:divBdr>
        </w:div>
        <w:div w:id="1806969355">
          <w:marLeft w:val="0"/>
          <w:marRight w:val="0"/>
          <w:marTop w:val="0"/>
          <w:marBottom w:val="0"/>
          <w:divBdr>
            <w:top w:val="none" w:sz="0" w:space="0" w:color="auto"/>
            <w:left w:val="none" w:sz="0" w:space="0" w:color="auto"/>
            <w:bottom w:val="none" w:sz="0" w:space="0" w:color="auto"/>
            <w:right w:val="none" w:sz="0" w:space="0" w:color="auto"/>
          </w:divBdr>
        </w:div>
        <w:div w:id="1940216718">
          <w:marLeft w:val="0"/>
          <w:marRight w:val="0"/>
          <w:marTop w:val="0"/>
          <w:marBottom w:val="0"/>
          <w:divBdr>
            <w:top w:val="none" w:sz="0" w:space="0" w:color="auto"/>
            <w:left w:val="none" w:sz="0" w:space="0" w:color="auto"/>
            <w:bottom w:val="none" w:sz="0" w:space="0" w:color="auto"/>
            <w:right w:val="none" w:sz="0" w:space="0" w:color="auto"/>
          </w:divBdr>
        </w:div>
      </w:divsChild>
    </w:div>
    <w:div w:id="1222978612">
      <w:bodyDiv w:val="1"/>
      <w:marLeft w:val="0"/>
      <w:marRight w:val="0"/>
      <w:marTop w:val="0"/>
      <w:marBottom w:val="0"/>
      <w:divBdr>
        <w:top w:val="none" w:sz="0" w:space="0" w:color="auto"/>
        <w:left w:val="none" w:sz="0" w:space="0" w:color="auto"/>
        <w:bottom w:val="none" w:sz="0" w:space="0" w:color="auto"/>
        <w:right w:val="none" w:sz="0" w:space="0" w:color="auto"/>
      </w:divBdr>
      <w:divsChild>
        <w:div w:id="576289642">
          <w:marLeft w:val="547"/>
          <w:marRight w:val="0"/>
          <w:marTop w:val="120"/>
          <w:marBottom w:val="0"/>
          <w:divBdr>
            <w:top w:val="none" w:sz="0" w:space="0" w:color="auto"/>
            <w:left w:val="none" w:sz="0" w:space="0" w:color="auto"/>
            <w:bottom w:val="none" w:sz="0" w:space="0" w:color="auto"/>
            <w:right w:val="none" w:sz="0" w:space="0" w:color="auto"/>
          </w:divBdr>
        </w:div>
      </w:divsChild>
    </w:div>
    <w:div w:id="1223520095">
      <w:bodyDiv w:val="1"/>
      <w:marLeft w:val="0"/>
      <w:marRight w:val="0"/>
      <w:marTop w:val="0"/>
      <w:marBottom w:val="0"/>
      <w:divBdr>
        <w:top w:val="none" w:sz="0" w:space="0" w:color="auto"/>
        <w:left w:val="none" w:sz="0" w:space="0" w:color="auto"/>
        <w:bottom w:val="none" w:sz="0" w:space="0" w:color="auto"/>
        <w:right w:val="none" w:sz="0" w:space="0" w:color="auto"/>
      </w:divBdr>
      <w:divsChild>
        <w:div w:id="94520647">
          <w:marLeft w:val="1800"/>
          <w:marRight w:val="0"/>
          <w:marTop w:val="77"/>
          <w:marBottom w:val="0"/>
          <w:divBdr>
            <w:top w:val="none" w:sz="0" w:space="0" w:color="auto"/>
            <w:left w:val="none" w:sz="0" w:space="0" w:color="auto"/>
            <w:bottom w:val="none" w:sz="0" w:space="0" w:color="auto"/>
            <w:right w:val="none" w:sz="0" w:space="0" w:color="auto"/>
          </w:divBdr>
        </w:div>
        <w:div w:id="1327392744">
          <w:marLeft w:val="1800"/>
          <w:marRight w:val="0"/>
          <w:marTop w:val="77"/>
          <w:marBottom w:val="0"/>
          <w:divBdr>
            <w:top w:val="none" w:sz="0" w:space="0" w:color="auto"/>
            <w:left w:val="none" w:sz="0" w:space="0" w:color="auto"/>
            <w:bottom w:val="none" w:sz="0" w:space="0" w:color="auto"/>
            <w:right w:val="none" w:sz="0" w:space="0" w:color="auto"/>
          </w:divBdr>
        </w:div>
        <w:div w:id="1398018727">
          <w:marLeft w:val="1166"/>
          <w:marRight w:val="0"/>
          <w:marTop w:val="96"/>
          <w:marBottom w:val="0"/>
          <w:divBdr>
            <w:top w:val="none" w:sz="0" w:space="0" w:color="auto"/>
            <w:left w:val="none" w:sz="0" w:space="0" w:color="auto"/>
            <w:bottom w:val="none" w:sz="0" w:space="0" w:color="auto"/>
            <w:right w:val="none" w:sz="0" w:space="0" w:color="auto"/>
          </w:divBdr>
        </w:div>
        <w:div w:id="1843813479">
          <w:marLeft w:val="547"/>
          <w:marRight w:val="0"/>
          <w:marTop w:val="115"/>
          <w:marBottom w:val="0"/>
          <w:divBdr>
            <w:top w:val="none" w:sz="0" w:space="0" w:color="auto"/>
            <w:left w:val="none" w:sz="0" w:space="0" w:color="auto"/>
            <w:bottom w:val="none" w:sz="0" w:space="0" w:color="auto"/>
            <w:right w:val="none" w:sz="0" w:space="0" w:color="auto"/>
          </w:divBdr>
        </w:div>
        <w:div w:id="1844665993">
          <w:marLeft w:val="1800"/>
          <w:marRight w:val="0"/>
          <w:marTop w:val="77"/>
          <w:marBottom w:val="0"/>
          <w:divBdr>
            <w:top w:val="none" w:sz="0" w:space="0" w:color="auto"/>
            <w:left w:val="none" w:sz="0" w:space="0" w:color="auto"/>
            <w:bottom w:val="none" w:sz="0" w:space="0" w:color="auto"/>
            <w:right w:val="none" w:sz="0" w:space="0" w:color="auto"/>
          </w:divBdr>
        </w:div>
      </w:divsChild>
    </w:div>
    <w:div w:id="1224027621">
      <w:bodyDiv w:val="1"/>
      <w:marLeft w:val="0"/>
      <w:marRight w:val="0"/>
      <w:marTop w:val="0"/>
      <w:marBottom w:val="0"/>
      <w:divBdr>
        <w:top w:val="none" w:sz="0" w:space="0" w:color="auto"/>
        <w:left w:val="none" w:sz="0" w:space="0" w:color="auto"/>
        <w:bottom w:val="none" w:sz="0" w:space="0" w:color="auto"/>
        <w:right w:val="none" w:sz="0" w:space="0" w:color="auto"/>
      </w:divBdr>
      <w:divsChild>
        <w:div w:id="61027747">
          <w:marLeft w:val="547"/>
          <w:marRight w:val="0"/>
          <w:marTop w:val="134"/>
          <w:marBottom w:val="0"/>
          <w:divBdr>
            <w:top w:val="none" w:sz="0" w:space="0" w:color="auto"/>
            <w:left w:val="none" w:sz="0" w:space="0" w:color="auto"/>
            <w:bottom w:val="none" w:sz="0" w:space="0" w:color="auto"/>
            <w:right w:val="none" w:sz="0" w:space="0" w:color="auto"/>
          </w:divBdr>
        </w:div>
        <w:div w:id="63993300">
          <w:marLeft w:val="1166"/>
          <w:marRight w:val="0"/>
          <w:marTop w:val="115"/>
          <w:marBottom w:val="0"/>
          <w:divBdr>
            <w:top w:val="none" w:sz="0" w:space="0" w:color="auto"/>
            <w:left w:val="none" w:sz="0" w:space="0" w:color="auto"/>
            <w:bottom w:val="none" w:sz="0" w:space="0" w:color="auto"/>
            <w:right w:val="none" w:sz="0" w:space="0" w:color="auto"/>
          </w:divBdr>
        </w:div>
        <w:div w:id="343635726">
          <w:marLeft w:val="1800"/>
          <w:marRight w:val="0"/>
          <w:marTop w:val="86"/>
          <w:marBottom w:val="0"/>
          <w:divBdr>
            <w:top w:val="none" w:sz="0" w:space="0" w:color="auto"/>
            <w:left w:val="none" w:sz="0" w:space="0" w:color="auto"/>
            <w:bottom w:val="none" w:sz="0" w:space="0" w:color="auto"/>
            <w:right w:val="none" w:sz="0" w:space="0" w:color="auto"/>
          </w:divBdr>
        </w:div>
        <w:div w:id="377320875">
          <w:marLeft w:val="1800"/>
          <w:marRight w:val="0"/>
          <w:marTop w:val="86"/>
          <w:marBottom w:val="0"/>
          <w:divBdr>
            <w:top w:val="none" w:sz="0" w:space="0" w:color="auto"/>
            <w:left w:val="none" w:sz="0" w:space="0" w:color="auto"/>
            <w:bottom w:val="none" w:sz="0" w:space="0" w:color="auto"/>
            <w:right w:val="none" w:sz="0" w:space="0" w:color="auto"/>
          </w:divBdr>
        </w:div>
        <w:div w:id="451364239">
          <w:marLeft w:val="1166"/>
          <w:marRight w:val="0"/>
          <w:marTop w:val="115"/>
          <w:marBottom w:val="0"/>
          <w:divBdr>
            <w:top w:val="none" w:sz="0" w:space="0" w:color="auto"/>
            <w:left w:val="none" w:sz="0" w:space="0" w:color="auto"/>
            <w:bottom w:val="none" w:sz="0" w:space="0" w:color="auto"/>
            <w:right w:val="none" w:sz="0" w:space="0" w:color="auto"/>
          </w:divBdr>
        </w:div>
        <w:div w:id="830025486">
          <w:marLeft w:val="2520"/>
          <w:marRight w:val="0"/>
          <w:marTop w:val="67"/>
          <w:marBottom w:val="0"/>
          <w:divBdr>
            <w:top w:val="none" w:sz="0" w:space="0" w:color="auto"/>
            <w:left w:val="none" w:sz="0" w:space="0" w:color="auto"/>
            <w:bottom w:val="none" w:sz="0" w:space="0" w:color="auto"/>
            <w:right w:val="none" w:sz="0" w:space="0" w:color="auto"/>
          </w:divBdr>
        </w:div>
        <w:div w:id="1520267710">
          <w:marLeft w:val="1800"/>
          <w:marRight w:val="0"/>
          <w:marTop w:val="86"/>
          <w:marBottom w:val="0"/>
          <w:divBdr>
            <w:top w:val="none" w:sz="0" w:space="0" w:color="auto"/>
            <w:left w:val="none" w:sz="0" w:space="0" w:color="auto"/>
            <w:bottom w:val="none" w:sz="0" w:space="0" w:color="auto"/>
            <w:right w:val="none" w:sz="0" w:space="0" w:color="auto"/>
          </w:divBdr>
        </w:div>
      </w:divsChild>
    </w:div>
    <w:div w:id="1224676431">
      <w:bodyDiv w:val="1"/>
      <w:marLeft w:val="0"/>
      <w:marRight w:val="0"/>
      <w:marTop w:val="0"/>
      <w:marBottom w:val="0"/>
      <w:divBdr>
        <w:top w:val="none" w:sz="0" w:space="0" w:color="auto"/>
        <w:left w:val="none" w:sz="0" w:space="0" w:color="auto"/>
        <w:bottom w:val="none" w:sz="0" w:space="0" w:color="auto"/>
        <w:right w:val="none" w:sz="0" w:space="0" w:color="auto"/>
      </w:divBdr>
    </w:div>
    <w:div w:id="1226573459">
      <w:bodyDiv w:val="1"/>
      <w:marLeft w:val="0"/>
      <w:marRight w:val="0"/>
      <w:marTop w:val="0"/>
      <w:marBottom w:val="0"/>
      <w:divBdr>
        <w:top w:val="none" w:sz="0" w:space="0" w:color="auto"/>
        <w:left w:val="none" w:sz="0" w:space="0" w:color="auto"/>
        <w:bottom w:val="none" w:sz="0" w:space="0" w:color="auto"/>
        <w:right w:val="none" w:sz="0" w:space="0" w:color="auto"/>
      </w:divBdr>
    </w:div>
    <w:div w:id="1226838078">
      <w:bodyDiv w:val="1"/>
      <w:marLeft w:val="0"/>
      <w:marRight w:val="0"/>
      <w:marTop w:val="0"/>
      <w:marBottom w:val="0"/>
      <w:divBdr>
        <w:top w:val="none" w:sz="0" w:space="0" w:color="auto"/>
        <w:left w:val="none" w:sz="0" w:space="0" w:color="auto"/>
        <w:bottom w:val="none" w:sz="0" w:space="0" w:color="auto"/>
        <w:right w:val="none" w:sz="0" w:space="0" w:color="auto"/>
      </w:divBdr>
    </w:div>
    <w:div w:id="1227570707">
      <w:bodyDiv w:val="1"/>
      <w:marLeft w:val="0"/>
      <w:marRight w:val="0"/>
      <w:marTop w:val="0"/>
      <w:marBottom w:val="0"/>
      <w:divBdr>
        <w:top w:val="none" w:sz="0" w:space="0" w:color="auto"/>
        <w:left w:val="none" w:sz="0" w:space="0" w:color="auto"/>
        <w:bottom w:val="none" w:sz="0" w:space="0" w:color="auto"/>
        <w:right w:val="none" w:sz="0" w:space="0" w:color="auto"/>
      </w:divBdr>
      <w:divsChild>
        <w:div w:id="679889624">
          <w:marLeft w:val="547"/>
          <w:marRight w:val="0"/>
          <w:marTop w:val="125"/>
          <w:marBottom w:val="0"/>
          <w:divBdr>
            <w:top w:val="none" w:sz="0" w:space="0" w:color="auto"/>
            <w:left w:val="none" w:sz="0" w:space="0" w:color="auto"/>
            <w:bottom w:val="none" w:sz="0" w:space="0" w:color="auto"/>
            <w:right w:val="none" w:sz="0" w:space="0" w:color="auto"/>
          </w:divBdr>
        </w:div>
        <w:div w:id="1098135597">
          <w:marLeft w:val="547"/>
          <w:marRight w:val="0"/>
          <w:marTop w:val="125"/>
          <w:marBottom w:val="0"/>
          <w:divBdr>
            <w:top w:val="none" w:sz="0" w:space="0" w:color="auto"/>
            <w:left w:val="none" w:sz="0" w:space="0" w:color="auto"/>
            <w:bottom w:val="none" w:sz="0" w:space="0" w:color="auto"/>
            <w:right w:val="none" w:sz="0" w:space="0" w:color="auto"/>
          </w:divBdr>
        </w:div>
        <w:div w:id="1445224577">
          <w:marLeft w:val="1166"/>
          <w:marRight w:val="0"/>
          <w:marTop w:val="106"/>
          <w:marBottom w:val="0"/>
          <w:divBdr>
            <w:top w:val="none" w:sz="0" w:space="0" w:color="auto"/>
            <w:left w:val="none" w:sz="0" w:space="0" w:color="auto"/>
            <w:bottom w:val="none" w:sz="0" w:space="0" w:color="auto"/>
            <w:right w:val="none" w:sz="0" w:space="0" w:color="auto"/>
          </w:divBdr>
        </w:div>
        <w:div w:id="1581133099">
          <w:marLeft w:val="1166"/>
          <w:marRight w:val="0"/>
          <w:marTop w:val="106"/>
          <w:marBottom w:val="0"/>
          <w:divBdr>
            <w:top w:val="none" w:sz="0" w:space="0" w:color="auto"/>
            <w:left w:val="none" w:sz="0" w:space="0" w:color="auto"/>
            <w:bottom w:val="none" w:sz="0" w:space="0" w:color="auto"/>
            <w:right w:val="none" w:sz="0" w:space="0" w:color="auto"/>
          </w:divBdr>
        </w:div>
      </w:divsChild>
    </w:div>
    <w:div w:id="1229456838">
      <w:bodyDiv w:val="1"/>
      <w:marLeft w:val="0"/>
      <w:marRight w:val="0"/>
      <w:marTop w:val="0"/>
      <w:marBottom w:val="0"/>
      <w:divBdr>
        <w:top w:val="none" w:sz="0" w:space="0" w:color="auto"/>
        <w:left w:val="none" w:sz="0" w:space="0" w:color="auto"/>
        <w:bottom w:val="none" w:sz="0" w:space="0" w:color="auto"/>
        <w:right w:val="none" w:sz="0" w:space="0" w:color="auto"/>
      </w:divBdr>
    </w:div>
    <w:div w:id="1229653827">
      <w:bodyDiv w:val="1"/>
      <w:marLeft w:val="0"/>
      <w:marRight w:val="0"/>
      <w:marTop w:val="0"/>
      <w:marBottom w:val="0"/>
      <w:divBdr>
        <w:top w:val="none" w:sz="0" w:space="0" w:color="auto"/>
        <w:left w:val="none" w:sz="0" w:space="0" w:color="auto"/>
        <w:bottom w:val="none" w:sz="0" w:space="0" w:color="auto"/>
        <w:right w:val="none" w:sz="0" w:space="0" w:color="auto"/>
      </w:divBdr>
    </w:div>
    <w:div w:id="1230849563">
      <w:bodyDiv w:val="1"/>
      <w:marLeft w:val="0"/>
      <w:marRight w:val="0"/>
      <w:marTop w:val="0"/>
      <w:marBottom w:val="0"/>
      <w:divBdr>
        <w:top w:val="none" w:sz="0" w:space="0" w:color="auto"/>
        <w:left w:val="none" w:sz="0" w:space="0" w:color="auto"/>
        <w:bottom w:val="none" w:sz="0" w:space="0" w:color="auto"/>
        <w:right w:val="none" w:sz="0" w:space="0" w:color="auto"/>
      </w:divBdr>
      <w:divsChild>
        <w:div w:id="230577063">
          <w:marLeft w:val="1166"/>
          <w:marRight w:val="0"/>
          <w:marTop w:val="134"/>
          <w:marBottom w:val="0"/>
          <w:divBdr>
            <w:top w:val="none" w:sz="0" w:space="0" w:color="auto"/>
            <w:left w:val="none" w:sz="0" w:space="0" w:color="auto"/>
            <w:bottom w:val="none" w:sz="0" w:space="0" w:color="auto"/>
            <w:right w:val="none" w:sz="0" w:space="0" w:color="auto"/>
          </w:divBdr>
        </w:div>
        <w:div w:id="1609459170">
          <w:marLeft w:val="547"/>
          <w:marRight w:val="0"/>
          <w:marTop w:val="154"/>
          <w:marBottom w:val="0"/>
          <w:divBdr>
            <w:top w:val="none" w:sz="0" w:space="0" w:color="auto"/>
            <w:left w:val="none" w:sz="0" w:space="0" w:color="auto"/>
            <w:bottom w:val="none" w:sz="0" w:space="0" w:color="auto"/>
            <w:right w:val="none" w:sz="0" w:space="0" w:color="auto"/>
          </w:divBdr>
        </w:div>
        <w:div w:id="1621105731">
          <w:marLeft w:val="1166"/>
          <w:marRight w:val="0"/>
          <w:marTop w:val="134"/>
          <w:marBottom w:val="0"/>
          <w:divBdr>
            <w:top w:val="none" w:sz="0" w:space="0" w:color="auto"/>
            <w:left w:val="none" w:sz="0" w:space="0" w:color="auto"/>
            <w:bottom w:val="none" w:sz="0" w:space="0" w:color="auto"/>
            <w:right w:val="none" w:sz="0" w:space="0" w:color="auto"/>
          </w:divBdr>
        </w:div>
      </w:divsChild>
    </w:div>
    <w:div w:id="1231189597">
      <w:bodyDiv w:val="1"/>
      <w:marLeft w:val="0"/>
      <w:marRight w:val="0"/>
      <w:marTop w:val="0"/>
      <w:marBottom w:val="0"/>
      <w:divBdr>
        <w:top w:val="none" w:sz="0" w:space="0" w:color="auto"/>
        <w:left w:val="none" w:sz="0" w:space="0" w:color="auto"/>
        <w:bottom w:val="none" w:sz="0" w:space="0" w:color="auto"/>
        <w:right w:val="none" w:sz="0" w:space="0" w:color="auto"/>
      </w:divBdr>
    </w:div>
    <w:div w:id="1232078213">
      <w:bodyDiv w:val="1"/>
      <w:marLeft w:val="0"/>
      <w:marRight w:val="0"/>
      <w:marTop w:val="0"/>
      <w:marBottom w:val="0"/>
      <w:divBdr>
        <w:top w:val="none" w:sz="0" w:space="0" w:color="auto"/>
        <w:left w:val="none" w:sz="0" w:space="0" w:color="auto"/>
        <w:bottom w:val="none" w:sz="0" w:space="0" w:color="auto"/>
        <w:right w:val="none" w:sz="0" w:space="0" w:color="auto"/>
      </w:divBdr>
      <w:divsChild>
        <w:div w:id="96416188">
          <w:marLeft w:val="2160"/>
          <w:marRight w:val="0"/>
          <w:marTop w:val="0"/>
          <w:marBottom w:val="0"/>
          <w:divBdr>
            <w:top w:val="none" w:sz="0" w:space="0" w:color="auto"/>
            <w:left w:val="none" w:sz="0" w:space="0" w:color="auto"/>
            <w:bottom w:val="none" w:sz="0" w:space="0" w:color="auto"/>
            <w:right w:val="none" w:sz="0" w:space="0" w:color="auto"/>
          </w:divBdr>
        </w:div>
        <w:div w:id="412356271">
          <w:marLeft w:val="720"/>
          <w:marRight w:val="0"/>
          <w:marTop w:val="0"/>
          <w:marBottom w:val="0"/>
          <w:divBdr>
            <w:top w:val="none" w:sz="0" w:space="0" w:color="auto"/>
            <w:left w:val="none" w:sz="0" w:space="0" w:color="auto"/>
            <w:bottom w:val="none" w:sz="0" w:space="0" w:color="auto"/>
            <w:right w:val="none" w:sz="0" w:space="0" w:color="auto"/>
          </w:divBdr>
        </w:div>
        <w:div w:id="696539691">
          <w:marLeft w:val="2160"/>
          <w:marRight w:val="0"/>
          <w:marTop w:val="0"/>
          <w:marBottom w:val="0"/>
          <w:divBdr>
            <w:top w:val="none" w:sz="0" w:space="0" w:color="auto"/>
            <w:left w:val="none" w:sz="0" w:space="0" w:color="auto"/>
            <w:bottom w:val="none" w:sz="0" w:space="0" w:color="auto"/>
            <w:right w:val="none" w:sz="0" w:space="0" w:color="auto"/>
          </w:divBdr>
        </w:div>
        <w:div w:id="1488014380">
          <w:marLeft w:val="2160"/>
          <w:marRight w:val="0"/>
          <w:marTop w:val="0"/>
          <w:marBottom w:val="0"/>
          <w:divBdr>
            <w:top w:val="none" w:sz="0" w:space="0" w:color="auto"/>
            <w:left w:val="none" w:sz="0" w:space="0" w:color="auto"/>
            <w:bottom w:val="none" w:sz="0" w:space="0" w:color="auto"/>
            <w:right w:val="none" w:sz="0" w:space="0" w:color="auto"/>
          </w:divBdr>
        </w:div>
        <w:div w:id="1723363542">
          <w:marLeft w:val="1440"/>
          <w:marRight w:val="0"/>
          <w:marTop w:val="0"/>
          <w:marBottom w:val="0"/>
          <w:divBdr>
            <w:top w:val="none" w:sz="0" w:space="0" w:color="auto"/>
            <w:left w:val="none" w:sz="0" w:space="0" w:color="auto"/>
            <w:bottom w:val="none" w:sz="0" w:space="0" w:color="auto"/>
            <w:right w:val="none" w:sz="0" w:space="0" w:color="auto"/>
          </w:divBdr>
        </w:div>
        <w:div w:id="1830974446">
          <w:marLeft w:val="1440"/>
          <w:marRight w:val="0"/>
          <w:marTop w:val="0"/>
          <w:marBottom w:val="0"/>
          <w:divBdr>
            <w:top w:val="none" w:sz="0" w:space="0" w:color="auto"/>
            <w:left w:val="none" w:sz="0" w:space="0" w:color="auto"/>
            <w:bottom w:val="none" w:sz="0" w:space="0" w:color="auto"/>
            <w:right w:val="none" w:sz="0" w:space="0" w:color="auto"/>
          </w:divBdr>
        </w:div>
        <w:div w:id="2120640420">
          <w:marLeft w:val="2160"/>
          <w:marRight w:val="0"/>
          <w:marTop w:val="0"/>
          <w:marBottom w:val="0"/>
          <w:divBdr>
            <w:top w:val="none" w:sz="0" w:space="0" w:color="auto"/>
            <w:left w:val="none" w:sz="0" w:space="0" w:color="auto"/>
            <w:bottom w:val="none" w:sz="0" w:space="0" w:color="auto"/>
            <w:right w:val="none" w:sz="0" w:space="0" w:color="auto"/>
          </w:divBdr>
        </w:div>
      </w:divsChild>
    </w:div>
    <w:div w:id="1233539865">
      <w:bodyDiv w:val="1"/>
      <w:marLeft w:val="0"/>
      <w:marRight w:val="0"/>
      <w:marTop w:val="0"/>
      <w:marBottom w:val="0"/>
      <w:divBdr>
        <w:top w:val="none" w:sz="0" w:space="0" w:color="auto"/>
        <w:left w:val="none" w:sz="0" w:space="0" w:color="auto"/>
        <w:bottom w:val="none" w:sz="0" w:space="0" w:color="auto"/>
        <w:right w:val="none" w:sz="0" w:space="0" w:color="auto"/>
      </w:divBdr>
    </w:div>
    <w:div w:id="1235890200">
      <w:bodyDiv w:val="1"/>
      <w:marLeft w:val="0"/>
      <w:marRight w:val="0"/>
      <w:marTop w:val="0"/>
      <w:marBottom w:val="0"/>
      <w:divBdr>
        <w:top w:val="none" w:sz="0" w:space="0" w:color="auto"/>
        <w:left w:val="none" w:sz="0" w:space="0" w:color="auto"/>
        <w:bottom w:val="none" w:sz="0" w:space="0" w:color="auto"/>
        <w:right w:val="none" w:sz="0" w:space="0" w:color="auto"/>
      </w:divBdr>
    </w:div>
    <w:div w:id="1236743875">
      <w:bodyDiv w:val="1"/>
      <w:marLeft w:val="0"/>
      <w:marRight w:val="0"/>
      <w:marTop w:val="0"/>
      <w:marBottom w:val="0"/>
      <w:divBdr>
        <w:top w:val="none" w:sz="0" w:space="0" w:color="auto"/>
        <w:left w:val="none" w:sz="0" w:space="0" w:color="auto"/>
        <w:bottom w:val="none" w:sz="0" w:space="0" w:color="auto"/>
        <w:right w:val="none" w:sz="0" w:space="0" w:color="auto"/>
      </w:divBdr>
    </w:div>
    <w:div w:id="1238326353">
      <w:bodyDiv w:val="1"/>
      <w:marLeft w:val="0"/>
      <w:marRight w:val="0"/>
      <w:marTop w:val="0"/>
      <w:marBottom w:val="0"/>
      <w:divBdr>
        <w:top w:val="none" w:sz="0" w:space="0" w:color="auto"/>
        <w:left w:val="none" w:sz="0" w:space="0" w:color="auto"/>
        <w:bottom w:val="none" w:sz="0" w:space="0" w:color="auto"/>
        <w:right w:val="none" w:sz="0" w:space="0" w:color="auto"/>
      </w:divBdr>
    </w:div>
    <w:div w:id="1238711144">
      <w:bodyDiv w:val="1"/>
      <w:marLeft w:val="0"/>
      <w:marRight w:val="0"/>
      <w:marTop w:val="0"/>
      <w:marBottom w:val="0"/>
      <w:divBdr>
        <w:top w:val="none" w:sz="0" w:space="0" w:color="auto"/>
        <w:left w:val="none" w:sz="0" w:space="0" w:color="auto"/>
        <w:bottom w:val="none" w:sz="0" w:space="0" w:color="auto"/>
        <w:right w:val="none" w:sz="0" w:space="0" w:color="auto"/>
      </w:divBdr>
    </w:div>
    <w:div w:id="1239707060">
      <w:bodyDiv w:val="1"/>
      <w:marLeft w:val="0"/>
      <w:marRight w:val="0"/>
      <w:marTop w:val="0"/>
      <w:marBottom w:val="0"/>
      <w:divBdr>
        <w:top w:val="none" w:sz="0" w:space="0" w:color="auto"/>
        <w:left w:val="none" w:sz="0" w:space="0" w:color="auto"/>
        <w:bottom w:val="none" w:sz="0" w:space="0" w:color="auto"/>
        <w:right w:val="none" w:sz="0" w:space="0" w:color="auto"/>
      </w:divBdr>
    </w:div>
    <w:div w:id="1239944362">
      <w:bodyDiv w:val="1"/>
      <w:marLeft w:val="0"/>
      <w:marRight w:val="0"/>
      <w:marTop w:val="0"/>
      <w:marBottom w:val="0"/>
      <w:divBdr>
        <w:top w:val="none" w:sz="0" w:space="0" w:color="auto"/>
        <w:left w:val="none" w:sz="0" w:space="0" w:color="auto"/>
        <w:bottom w:val="none" w:sz="0" w:space="0" w:color="auto"/>
        <w:right w:val="none" w:sz="0" w:space="0" w:color="auto"/>
      </w:divBdr>
    </w:div>
    <w:div w:id="1240363275">
      <w:bodyDiv w:val="1"/>
      <w:marLeft w:val="0"/>
      <w:marRight w:val="0"/>
      <w:marTop w:val="0"/>
      <w:marBottom w:val="0"/>
      <w:divBdr>
        <w:top w:val="none" w:sz="0" w:space="0" w:color="auto"/>
        <w:left w:val="none" w:sz="0" w:space="0" w:color="auto"/>
        <w:bottom w:val="none" w:sz="0" w:space="0" w:color="auto"/>
        <w:right w:val="none" w:sz="0" w:space="0" w:color="auto"/>
      </w:divBdr>
    </w:div>
    <w:div w:id="1242789838">
      <w:bodyDiv w:val="1"/>
      <w:marLeft w:val="0"/>
      <w:marRight w:val="0"/>
      <w:marTop w:val="0"/>
      <w:marBottom w:val="0"/>
      <w:divBdr>
        <w:top w:val="none" w:sz="0" w:space="0" w:color="auto"/>
        <w:left w:val="none" w:sz="0" w:space="0" w:color="auto"/>
        <w:bottom w:val="none" w:sz="0" w:space="0" w:color="auto"/>
        <w:right w:val="none" w:sz="0" w:space="0" w:color="auto"/>
      </w:divBdr>
      <w:divsChild>
        <w:div w:id="265508780">
          <w:marLeft w:val="1166"/>
          <w:marRight w:val="0"/>
          <w:marTop w:val="120"/>
          <w:marBottom w:val="120"/>
          <w:divBdr>
            <w:top w:val="none" w:sz="0" w:space="0" w:color="auto"/>
            <w:left w:val="none" w:sz="0" w:space="0" w:color="auto"/>
            <w:bottom w:val="none" w:sz="0" w:space="0" w:color="auto"/>
            <w:right w:val="none" w:sz="0" w:space="0" w:color="auto"/>
          </w:divBdr>
        </w:div>
        <w:div w:id="332338908">
          <w:marLeft w:val="1800"/>
          <w:marRight w:val="0"/>
          <w:marTop w:val="120"/>
          <w:marBottom w:val="120"/>
          <w:divBdr>
            <w:top w:val="none" w:sz="0" w:space="0" w:color="auto"/>
            <w:left w:val="none" w:sz="0" w:space="0" w:color="auto"/>
            <w:bottom w:val="none" w:sz="0" w:space="0" w:color="auto"/>
            <w:right w:val="none" w:sz="0" w:space="0" w:color="auto"/>
          </w:divBdr>
        </w:div>
        <w:div w:id="368651321">
          <w:marLeft w:val="1800"/>
          <w:marRight w:val="0"/>
          <w:marTop w:val="120"/>
          <w:marBottom w:val="120"/>
          <w:divBdr>
            <w:top w:val="none" w:sz="0" w:space="0" w:color="auto"/>
            <w:left w:val="none" w:sz="0" w:space="0" w:color="auto"/>
            <w:bottom w:val="none" w:sz="0" w:space="0" w:color="auto"/>
            <w:right w:val="none" w:sz="0" w:space="0" w:color="auto"/>
          </w:divBdr>
        </w:div>
        <w:div w:id="709762266">
          <w:marLeft w:val="1800"/>
          <w:marRight w:val="0"/>
          <w:marTop w:val="120"/>
          <w:marBottom w:val="120"/>
          <w:divBdr>
            <w:top w:val="none" w:sz="0" w:space="0" w:color="auto"/>
            <w:left w:val="none" w:sz="0" w:space="0" w:color="auto"/>
            <w:bottom w:val="none" w:sz="0" w:space="0" w:color="auto"/>
            <w:right w:val="none" w:sz="0" w:space="0" w:color="auto"/>
          </w:divBdr>
        </w:div>
        <w:div w:id="725570858">
          <w:marLeft w:val="1800"/>
          <w:marRight w:val="0"/>
          <w:marTop w:val="120"/>
          <w:marBottom w:val="120"/>
          <w:divBdr>
            <w:top w:val="none" w:sz="0" w:space="0" w:color="auto"/>
            <w:left w:val="none" w:sz="0" w:space="0" w:color="auto"/>
            <w:bottom w:val="none" w:sz="0" w:space="0" w:color="auto"/>
            <w:right w:val="none" w:sz="0" w:space="0" w:color="auto"/>
          </w:divBdr>
        </w:div>
        <w:div w:id="1077284541">
          <w:marLeft w:val="547"/>
          <w:marRight w:val="0"/>
          <w:marTop w:val="120"/>
          <w:marBottom w:val="120"/>
          <w:divBdr>
            <w:top w:val="none" w:sz="0" w:space="0" w:color="auto"/>
            <w:left w:val="none" w:sz="0" w:space="0" w:color="auto"/>
            <w:bottom w:val="none" w:sz="0" w:space="0" w:color="auto"/>
            <w:right w:val="none" w:sz="0" w:space="0" w:color="auto"/>
          </w:divBdr>
        </w:div>
        <w:div w:id="1175847327">
          <w:marLeft w:val="1800"/>
          <w:marRight w:val="0"/>
          <w:marTop w:val="120"/>
          <w:marBottom w:val="120"/>
          <w:divBdr>
            <w:top w:val="none" w:sz="0" w:space="0" w:color="auto"/>
            <w:left w:val="none" w:sz="0" w:space="0" w:color="auto"/>
            <w:bottom w:val="none" w:sz="0" w:space="0" w:color="auto"/>
            <w:right w:val="none" w:sz="0" w:space="0" w:color="auto"/>
          </w:divBdr>
        </w:div>
        <w:div w:id="1437676226">
          <w:marLeft w:val="1166"/>
          <w:marRight w:val="0"/>
          <w:marTop w:val="120"/>
          <w:marBottom w:val="120"/>
          <w:divBdr>
            <w:top w:val="none" w:sz="0" w:space="0" w:color="auto"/>
            <w:left w:val="none" w:sz="0" w:space="0" w:color="auto"/>
            <w:bottom w:val="none" w:sz="0" w:space="0" w:color="auto"/>
            <w:right w:val="none" w:sz="0" w:space="0" w:color="auto"/>
          </w:divBdr>
        </w:div>
        <w:div w:id="1446146747">
          <w:marLeft w:val="1166"/>
          <w:marRight w:val="0"/>
          <w:marTop w:val="120"/>
          <w:marBottom w:val="120"/>
          <w:divBdr>
            <w:top w:val="none" w:sz="0" w:space="0" w:color="auto"/>
            <w:left w:val="none" w:sz="0" w:space="0" w:color="auto"/>
            <w:bottom w:val="none" w:sz="0" w:space="0" w:color="auto"/>
            <w:right w:val="none" w:sz="0" w:space="0" w:color="auto"/>
          </w:divBdr>
        </w:div>
        <w:div w:id="1527983109">
          <w:marLeft w:val="1800"/>
          <w:marRight w:val="0"/>
          <w:marTop w:val="120"/>
          <w:marBottom w:val="120"/>
          <w:divBdr>
            <w:top w:val="none" w:sz="0" w:space="0" w:color="auto"/>
            <w:left w:val="none" w:sz="0" w:space="0" w:color="auto"/>
            <w:bottom w:val="none" w:sz="0" w:space="0" w:color="auto"/>
            <w:right w:val="none" w:sz="0" w:space="0" w:color="auto"/>
          </w:divBdr>
        </w:div>
        <w:div w:id="1672751605">
          <w:marLeft w:val="1166"/>
          <w:marRight w:val="0"/>
          <w:marTop w:val="120"/>
          <w:marBottom w:val="120"/>
          <w:divBdr>
            <w:top w:val="none" w:sz="0" w:space="0" w:color="auto"/>
            <w:left w:val="none" w:sz="0" w:space="0" w:color="auto"/>
            <w:bottom w:val="none" w:sz="0" w:space="0" w:color="auto"/>
            <w:right w:val="none" w:sz="0" w:space="0" w:color="auto"/>
          </w:divBdr>
        </w:div>
        <w:div w:id="1768037155">
          <w:marLeft w:val="1800"/>
          <w:marRight w:val="0"/>
          <w:marTop w:val="120"/>
          <w:marBottom w:val="120"/>
          <w:divBdr>
            <w:top w:val="none" w:sz="0" w:space="0" w:color="auto"/>
            <w:left w:val="none" w:sz="0" w:space="0" w:color="auto"/>
            <w:bottom w:val="none" w:sz="0" w:space="0" w:color="auto"/>
            <w:right w:val="none" w:sz="0" w:space="0" w:color="auto"/>
          </w:divBdr>
        </w:div>
        <w:div w:id="2112696963">
          <w:marLeft w:val="1800"/>
          <w:marRight w:val="0"/>
          <w:marTop w:val="120"/>
          <w:marBottom w:val="120"/>
          <w:divBdr>
            <w:top w:val="none" w:sz="0" w:space="0" w:color="auto"/>
            <w:left w:val="none" w:sz="0" w:space="0" w:color="auto"/>
            <w:bottom w:val="none" w:sz="0" w:space="0" w:color="auto"/>
            <w:right w:val="none" w:sz="0" w:space="0" w:color="auto"/>
          </w:divBdr>
        </w:div>
      </w:divsChild>
    </w:div>
    <w:div w:id="1243758104">
      <w:bodyDiv w:val="1"/>
      <w:marLeft w:val="0"/>
      <w:marRight w:val="0"/>
      <w:marTop w:val="0"/>
      <w:marBottom w:val="0"/>
      <w:divBdr>
        <w:top w:val="none" w:sz="0" w:space="0" w:color="auto"/>
        <w:left w:val="none" w:sz="0" w:space="0" w:color="auto"/>
        <w:bottom w:val="none" w:sz="0" w:space="0" w:color="auto"/>
        <w:right w:val="none" w:sz="0" w:space="0" w:color="auto"/>
      </w:divBdr>
    </w:div>
    <w:div w:id="1245140060">
      <w:bodyDiv w:val="1"/>
      <w:marLeft w:val="0"/>
      <w:marRight w:val="0"/>
      <w:marTop w:val="0"/>
      <w:marBottom w:val="0"/>
      <w:divBdr>
        <w:top w:val="none" w:sz="0" w:space="0" w:color="auto"/>
        <w:left w:val="none" w:sz="0" w:space="0" w:color="auto"/>
        <w:bottom w:val="none" w:sz="0" w:space="0" w:color="auto"/>
        <w:right w:val="none" w:sz="0" w:space="0" w:color="auto"/>
      </w:divBdr>
    </w:div>
    <w:div w:id="1247806725">
      <w:bodyDiv w:val="1"/>
      <w:marLeft w:val="0"/>
      <w:marRight w:val="0"/>
      <w:marTop w:val="0"/>
      <w:marBottom w:val="0"/>
      <w:divBdr>
        <w:top w:val="none" w:sz="0" w:space="0" w:color="auto"/>
        <w:left w:val="none" w:sz="0" w:space="0" w:color="auto"/>
        <w:bottom w:val="none" w:sz="0" w:space="0" w:color="auto"/>
        <w:right w:val="none" w:sz="0" w:space="0" w:color="auto"/>
      </w:divBdr>
    </w:div>
    <w:div w:id="1247960337">
      <w:bodyDiv w:val="1"/>
      <w:marLeft w:val="0"/>
      <w:marRight w:val="0"/>
      <w:marTop w:val="0"/>
      <w:marBottom w:val="0"/>
      <w:divBdr>
        <w:top w:val="none" w:sz="0" w:space="0" w:color="auto"/>
        <w:left w:val="none" w:sz="0" w:space="0" w:color="auto"/>
        <w:bottom w:val="none" w:sz="0" w:space="0" w:color="auto"/>
        <w:right w:val="none" w:sz="0" w:space="0" w:color="auto"/>
      </w:divBdr>
      <w:divsChild>
        <w:div w:id="1869171889">
          <w:marLeft w:val="547"/>
          <w:marRight w:val="0"/>
          <w:marTop w:val="115"/>
          <w:marBottom w:val="0"/>
          <w:divBdr>
            <w:top w:val="none" w:sz="0" w:space="0" w:color="auto"/>
            <w:left w:val="none" w:sz="0" w:space="0" w:color="auto"/>
            <w:bottom w:val="none" w:sz="0" w:space="0" w:color="auto"/>
            <w:right w:val="none" w:sz="0" w:space="0" w:color="auto"/>
          </w:divBdr>
        </w:div>
      </w:divsChild>
    </w:div>
    <w:div w:id="1248535517">
      <w:bodyDiv w:val="1"/>
      <w:marLeft w:val="0"/>
      <w:marRight w:val="0"/>
      <w:marTop w:val="0"/>
      <w:marBottom w:val="0"/>
      <w:divBdr>
        <w:top w:val="none" w:sz="0" w:space="0" w:color="auto"/>
        <w:left w:val="none" w:sz="0" w:space="0" w:color="auto"/>
        <w:bottom w:val="none" w:sz="0" w:space="0" w:color="auto"/>
        <w:right w:val="none" w:sz="0" w:space="0" w:color="auto"/>
      </w:divBdr>
      <w:divsChild>
        <w:div w:id="183982422">
          <w:marLeft w:val="1166"/>
          <w:marRight w:val="0"/>
          <w:marTop w:val="96"/>
          <w:marBottom w:val="0"/>
          <w:divBdr>
            <w:top w:val="none" w:sz="0" w:space="0" w:color="auto"/>
            <w:left w:val="none" w:sz="0" w:space="0" w:color="auto"/>
            <w:bottom w:val="none" w:sz="0" w:space="0" w:color="auto"/>
            <w:right w:val="none" w:sz="0" w:space="0" w:color="auto"/>
          </w:divBdr>
        </w:div>
        <w:div w:id="190076207">
          <w:marLeft w:val="547"/>
          <w:marRight w:val="0"/>
          <w:marTop w:val="96"/>
          <w:marBottom w:val="0"/>
          <w:divBdr>
            <w:top w:val="none" w:sz="0" w:space="0" w:color="auto"/>
            <w:left w:val="none" w:sz="0" w:space="0" w:color="auto"/>
            <w:bottom w:val="none" w:sz="0" w:space="0" w:color="auto"/>
            <w:right w:val="none" w:sz="0" w:space="0" w:color="auto"/>
          </w:divBdr>
        </w:div>
        <w:div w:id="1374844654">
          <w:marLeft w:val="1166"/>
          <w:marRight w:val="0"/>
          <w:marTop w:val="96"/>
          <w:marBottom w:val="0"/>
          <w:divBdr>
            <w:top w:val="none" w:sz="0" w:space="0" w:color="auto"/>
            <w:left w:val="none" w:sz="0" w:space="0" w:color="auto"/>
            <w:bottom w:val="none" w:sz="0" w:space="0" w:color="auto"/>
            <w:right w:val="none" w:sz="0" w:space="0" w:color="auto"/>
          </w:divBdr>
        </w:div>
        <w:div w:id="1864394691">
          <w:marLeft w:val="1166"/>
          <w:marRight w:val="0"/>
          <w:marTop w:val="96"/>
          <w:marBottom w:val="0"/>
          <w:divBdr>
            <w:top w:val="none" w:sz="0" w:space="0" w:color="auto"/>
            <w:left w:val="none" w:sz="0" w:space="0" w:color="auto"/>
            <w:bottom w:val="none" w:sz="0" w:space="0" w:color="auto"/>
            <w:right w:val="none" w:sz="0" w:space="0" w:color="auto"/>
          </w:divBdr>
        </w:div>
        <w:div w:id="2046372295">
          <w:marLeft w:val="1166"/>
          <w:marRight w:val="0"/>
          <w:marTop w:val="96"/>
          <w:marBottom w:val="0"/>
          <w:divBdr>
            <w:top w:val="none" w:sz="0" w:space="0" w:color="auto"/>
            <w:left w:val="none" w:sz="0" w:space="0" w:color="auto"/>
            <w:bottom w:val="none" w:sz="0" w:space="0" w:color="auto"/>
            <w:right w:val="none" w:sz="0" w:space="0" w:color="auto"/>
          </w:divBdr>
        </w:div>
      </w:divsChild>
    </w:div>
    <w:div w:id="1248809104">
      <w:bodyDiv w:val="1"/>
      <w:marLeft w:val="0"/>
      <w:marRight w:val="0"/>
      <w:marTop w:val="0"/>
      <w:marBottom w:val="0"/>
      <w:divBdr>
        <w:top w:val="none" w:sz="0" w:space="0" w:color="auto"/>
        <w:left w:val="none" w:sz="0" w:space="0" w:color="auto"/>
        <w:bottom w:val="none" w:sz="0" w:space="0" w:color="auto"/>
        <w:right w:val="none" w:sz="0" w:space="0" w:color="auto"/>
      </w:divBdr>
      <w:divsChild>
        <w:div w:id="851534280">
          <w:marLeft w:val="547"/>
          <w:marRight w:val="0"/>
          <w:marTop w:val="134"/>
          <w:marBottom w:val="0"/>
          <w:divBdr>
            <w:top w:val="none" w:sz="0" w:space="0" w:color="auto"/>
            <w:left w:val="none" w:sz="0" w:space="0" w:color="auto"/>
            <w:bottom w:val="none" w:sz="0" w:space="0" w:color="auto"/>
            <w:right w:val="none" w:sz="0" w:space="0" w:color="auto"/>
          </w:divBdr>
        </w:div>
      </w:divsChild>
    </w:div>
    <w:div w:id="1250580081">
      <w:bodyDiv w:val="1"/>
      <w:marLeft w:val="0"/>
      <w:marRight w:val="0"/>
      <w:marTop w:val="0"/>
      <w:marBottom w:val="0"/>
      <w:divBdr>
        <w:top w:val="none" w:sz="0" w:space="0" w:color="auto"/>
        <w:left w:val="none" w:sz="0" w:space="0" w:color="auto"/>
        <w:bottom w:val="none" w:sz="0" w:space="0" w:color="auto"/>
        <w:right w:val="none" w:sz="0" w:space="0" w:color="auto"/>
      </w:divBdr>
    </w:div>
    <w:div w:id="1251042096">
      <w:bodyDiv w:val="1"/>
      <w:marLeft w:val="0"/>
      <w:marRight w:val="0"/>
      <w:marTop w:val="0"/>
      <w:marBottom w:val="0"/>
      <w:divBdr>
        <w:top w:val="none" w:sz="0" w:space="0" w:color="auto"/>
        <w:left w:val="none" w:sz="0" w:space="0" w:color="auto"/>
        <w:bottom w:val="none" w:sz="0" w:space="0" w:color="auto"/>
        <w:right w:val="none" w:sz="0" w:space="0" w:color="auto"/>
      </w:divBdr>
    </w:div>
    <w:div w:id="1251086924">
      <w:bodyDiv w:val="1"/>
      <w:marLeft w:val="0"/>
      <w:marRight w:val="0"/>
      <w:marTop w:val="0"/>
      <w:marBottom w:val="0"/>
      <w:divBdr>
        <w:top w:val="none" w:sz="0" w:space="0" w:color="auto"/>
        <w:left w:val="none" w:sz="0" w:space="0" w:color="auto"/>
        <w:bottom w:val="none" w:sz="0" w:space="0" w:color="auto"/>
        <w:right w:val="none" w:sz="0" w:space="0" w:color="auto"/>
      </w:divBdr>
    </w:div>
    <w:div w:id="1251544431">
      <w:bodyDiv w:val="1"/>
      <w:marLeft w:val="0"/>
      <w:marRight w:val="0"/>
      <w:marTop w:val="0"/>
      <w:marBottom w:val="0"/>
      <w:divBdr>
        <w:top w:val="none" w:sz="0" w:space="0" w:color="auto"/>
        <w:left w:val="none" w:sz="0" w:space="0" w:color="auto"/>
        <w:bottom w:val="none" w:sz="0" w:space="0" w:color="auto"/>
        <w:right w:val="none" w:sz="0" w:space="0" w:color="auto"/>
      </w:divBdr>
    </w:div>
    <w:div w:id="1251769289">
      <w:bodyDiv w:val="1"/>
      <w:marLeft w:val="0"/>
      <w:marRight w:val="0"/>
      <w:marTop w:val="0"/>
      <w:marBottom w:val="0"/>
      <w:divBdr>
        <w:top w:val="none" w:sz="0" w:space="0" w:color="auto"/>
        <w:left w:val="none" w:sz="0" w:space="0" w:color="auto"/>
        <w:bottom w:val="none" w:sz="0" w:space="0" w:color="auto"/>
        <w:right w:val="none" w:sz="0" w:space="0" w:color="auto"/>
      </w:divBdr>
    </w:div>
    <w:div w:id="1252425369">
      <w:bodyDiv w:val="1"/>
      <w:marLeft w:val="0"/>
      <w:marRight w:val="0"/>
      <w:marTop w:val="0"/>
      <w:marBottom w:val="0"/>
      <w:divBdr>
        <w:top w:val="none" w:sz="0" w:space="0" w:color="auto"/>
        <w:left w:val="none" w:sz="0" w:space="0" w:color="auto"/>
        <w:bottom w:val="none" w:sz="0" w:space="0" w:color="auto"/>
        <w:right w:val="none" w:sz="0" w:space="0" w:color="auto"/>
      </w:divBdr>
    </w:div>
    <w:div w:id="1252934708">
      <w:bodyDiv w:val="1"/>
      <w:marLeft w:val="0"/>
      <w:marRight w:val="0"/>
      <w:marTop w:val="0"/>
      <w:marBottom w:val="0"/>
      <w:divBdr>
        <w:top w:val="none" w:sz="0" w:space="0" w:color="auto"/>
        <w:left w:val="none" w:sz="0" w:space="0" w:color="auto"/>
        <w:bottom w:val="none" w:sz="0" w:space="0" w:color="auto"/>
        <w:right w:val="none" w:sz="0" w:space="0" w:color="auto"/>
      </w:divBdr>
    </w:div>
    <w:div w:id="1253392546">
      <w:bodyDiv w:val="1"/>
      <w:marLeft w:val="0"/>
      <w:marRight w:val="0"/>
      <w:marTop w:val="0"/>
      <w:marBottom w:val="0"/>
      <w:divBdr>
        <w:top w:val="none" w:sz="0" w:space="0" w:color="auto"/>
        <w:left w:val="none" w:sz="0" w:space="0" w:color="auto"/>
        <w:bottom w:val="none" w:sz="0" w:space="0" w:color="auto"/>
        <w:right w:val="none" w:sz="0" w:space="0" w:color="auto"/>
      </w:divBdr>
      <w:divsChild>
        <w:div w:id="592276525">
          <w:marLeft w:val="547"/>
          <w:marRight w:val="0"/>
          <w:marTop w:val="115"/>
          <w:marBottom w:val="0"/>
          <w:divBdr>
            <w:top w:val="none" w:sz="0" w:space="0" w:color="auto"/>
            <w:left w:val="none" w:sz="0" w:space="0" w:color="auto"/>
            <w:bottom w:val="none" w:sz="0" w:space="0" w:color="auto"/>
            <w:right w:val="none" w:sz="0" w:space="0" w:color="auto"/>
          </w:divBdr>
        </w:div>
        <w:div w:id="2072118818">
          <w:marLeft w:val="547"/>
          <w:marRight w:val="0"/>
          <w:marTop w:val="115"/>
          <w:marBottom w:val="0"/>
          <w:divBdr>
            <w:top w:val="none" w:sz="0" w:space="0" w:color="auto"/>
            <w:left w:val="none" w:sz="0" w:space="0" w:color="auto"/>
            <w:bottom w:val="none" w:sz="0" w:space="0" w:color="auto"/>
            <w:right w:val="none" w:sz="0" w:space="0" w:color="auto"/>
          </w:divBdr>
        </w:div>
      </w:divsChild>
    </w:div>
    <w:div w:id="1253468988">
      <w:bodyDiv w:val="1"/>
      <w:marLeft w:val="0"/>
      <w:marRight w:val="0"/>
      <w:marTop w:val="0"/>
      <w:marBottom w:val="0"/>
      <w:divBdr>
        <w:top w:val="none" w:sz="0" w:space="0" w:color="auto"/>
        <w:left w:val="none" w:sz="0" w:space="0" w:color="auto"/>
        <w:bottom w:val="none" w:sz="0" w:space="0" w:color="auto"/>
        <w:right w:val="none" w:sz="0" w:space="0" w:color="auto"/>
      </w:divBdr>
      <w:divsChild>
        <w:div w:id="71854397">
          <w:marLeft w:val="1166"/>
          <w:marRight w:val="0"/>
          <w:marTop w:val="96"/>
          <w:marBottom w:val="0"/>
          <w:divBdr>
            <w:top w:val="none" w:sz="0" w:space="0" w:color="auto"/>
            <w:left w:val="none" w:sz="0" w:space="0" w:color="auto"/>
            <w:bottom w:val="none" w:sz="0" w:space="0" w:color="auto"/>
            <w:right w:val="none" w:sz="0" w:space="0" w:color="auto"/>
          </w:divBdr>
        </w:div>
        <w:div w:id="218517273">
          <w:marLeft w:val="547"/>
          <w:marRight w:val="0"/>
          <w:marTop w:val="115"/>
          <w:marBottom w:val="0"/>
          <w:divBdr>
            <w:top w:val="none" w:sz="0" w:space="0" w:color="auto"/>
            <w:left w:val="none" w:sz="0" w:space="0" w:color="auto"/>
            <w:bottom w:val="none" w:sz="0" w:space="0" w:color="auto"/>
            <w:right w:val="none" w:sz="0" w:space="0" w:color="auto"/>
          </w:divBdr>
        </w:div>
        <w:div w:id="373776396">
          <w:marLeft w:val="547"/>
          <w:marRight w:val="0"/>
          <w:marTop w:val="115"/>
          <w:marBottom w:val="0"/>
          <w:divBdr>
            <w:top w:val="none" w:sz="0" w:space="0" w:color="auto"/>
            <w:left w:val="none" w:sz="0" w:space="0" w:color="auto"/>
            <w:bottom w:val="none" w:sz="0" w:space="0" w:color="auto"/>
            <w:right w:val="none" w:sz="0" w:space="0" w:color="auto"/>
          </w:divBdr>
        </w:div>
        <w:div w:id="596212997">
          <w:marLeft w:val="1166"/>
          <w:marRight w:val="0"/>
          <w:marTop w:val="96"/>
          <w:marBottom w:val="0"/>
          <w:divBdr>
            <w:top w:val="none" w:sz="0" w:space="0" w:color="auto"/>
            <w:left w:val="none" w:sz="0" w:space="0" w:color="auto"/>
            <w:bottom w:val="none" w:sz="0" w:space="0" w:color="auto"/>
            <w:right w:val="none" w:sz="0" w:space="0" w:color="auto"/>
          </w:divBdr>
        </w:div>
        <w:div w:id="919799201">
          <w:marLeft w:val="1166"/>
          <w:marRight w:val="0"/>
          <w:marTop w:val="96"/>
          <w:marBottom w:val="0"/>
          <w:divBdr>
            <w:top w:val="none" w:sz="0" w:space="0" w:color="auto"/>
            <w:left w:val="none" w:sz="0" w:space="0" w:color="auto"/>
            <w:bottom w:val="none" w:sz="0" w:space="0" w:color="auto"/>
            <w:right w:val="none" w:sz="0" w:space="0" w:color="auto"/>
          </w:divBdr>
        </w:div>
        <w:div w:id="1698266394">
          <w:marLeft w:val="547"/>
          <w:marRight w:val="0"/>
          <w:marTop w:val="115"/>
          <w:marBottom w:val="0"/>
          <w:divBdr>
            <w:top w:val="none" w:sz="0" w:space="0" w:color="auto"/>
            <w:left w:val="none" w:sz="0" w:space="0" w:color="auto"/>
            <w:bottom w:val="none" w:sz="0" w:space="0" w:color="auto"/>
            <w:right w:val="none" w:sz="0" w:space="0" w:color="auto"/>
          </w:divBdr>
        </w:div>
      </w:divsChild>
    </w:div>
    <w:div w:id="1253588112">
      <w:bodyDiv w:val="1"/>
      <w:marLeft w:val="0"/>
      <w:marRight w:val="0"/>
      <w:marTop w:val="0"/>
      <w:marBottom w:val="0"/>
      <w:divBdr>
        <w:top w:val="none" w:sz="0" w:space="0" w:color="auto"/>
        <w:left w:val="none" w:sz="0" w:space="0" w:color="auto"/>
        <w:bottom w:val="none" w:sz="0" w:space="0" w:color="auto"/>
        <w:right w:val="none" w:sz="0" w:space="0" w:color="auto"/>
      </w:divBdr>
    </w:div>
    <w:div w:id="1253661643">
      <w:bodyDiv w:val="1"/>
      <w:marLeft w:val="0"/>
      <w:marRight w:val="0"/>
      <w:marTop w:val="0"/>
      <w:marBottom w:val="0"/>
      <w:divBdr>
        <w:top w:val="none" w:sz="0" w:space="0" w:color="auto"/>
        <w:left w:val="none" w:sz="0" w:space="0" w:color="auto"/>
        <w:bottom w:val="none" w:sz="0" w:space="0" w:color="auto"/>
        <w:right w:val="none" w:sz="0" w:space="0" w:color="auto"/>
      </w:divBdr>
    </w:div>
    <w:div w:id="1253734885">
      <w:bodyDiv w:val="1"/>
      <w:marLeft w:val="0"/>
      <w:marRight w:val="0"/>
      <w:marTop w:val="0"/>
      <w:marBottom w:val="0"/>
      <w:divBdr>
        <w:top w:val="none" w:sz="0" w:space="0" w:color="auto"/>
        <w:left w:val="none" w:sz="0" w:space="0" w:color="auto"/>
        <w:bottom w:val="none" w:sz="0" w:space="0" w:color="auto"/>
        <w:right w:val="none" w:sz="0" w:space="0" w:color="auto"/>
      </w:divBdr>
      <w:divsChild>
        <w:div w:id="141387124">
          <w:marLeft w:val="1800"/>
          <w:marRight w:val="0"/>
          <w:marTop w:val="100"/>
          <w:marBottom w:val="0"/>
          <w:divBdr>
            <w:top w:val="none" w:sz="0" w:space="0" w:color="auto"/>
            <w:left w:val="none" w:sz="0" w:space="0" w:color="auto"/>
            <w:bottom w:val="none" w:sz="0" w:space="0" w:color="auto"/>
            <w:right w:val="none" w:sz="0" w:space="0" w:color="auto"/>
          </w:divBdr>
        </w:div>
        <w:div w:id="151600351">
          <w:marLeft w:val="1800"/>
          <w:marRight w:val="0"/>
          <w:marTop w:val="100"/>
          <w:marBottom w:val="0"/>
          <w:divBdr>
            <w:top w:val="none" w:sz="0" w:space="0" w:color="auto"/>
            <w:left w:val="none" w:sz="0" w:space="0" w:color="auto"/>
            <w:bottom w:val="none" w:sz="0" w:space="0" w:color="auto"/>
            <w:right w:val="none" w:sz="0" w:space="0" w:color="auto"/>
          </w:divBdr>
        </w:div>
        <w:div w:id="269439086">
          <w:marLeft w:val="1080"/>
          <w:marRight w:val="0"/>
          <w:marTop w:val="100"/>
          <w:marBottom w:val="0"/>
          <w:divBdr>
            <w:top w:val="none" w:sz="0" w:space="0" w:color="auto"/>
            <w:left w:val="none" w:sz="0" w:space="0" w:color="auto"/>
            <w:bottom w:val="none" w:sz="0" w:space="0" w:color="auto"/>
            <w:right w:val="none" w:sz="0" w:space="0" w:color="auto"/>
          </w:divBdr>
        </w:div>
        <w:div w:id="894511390">
          <w:marLeft w:val="1800"/>
          <w:marRight w:val="0"/>
          <w:marTop w:val="100"/>
          <w:marBottom w:val="0"/>
          <w:divBdr>
            <w:top w:val="none" w:sz="0" w:space="0" w:color="auto"/>
            <w:left w:val="none" w:sz="0" w:space="0" w:color="auto"/>
            <w:bottom w:val="none" w:sz="0" w:space="0" w:color="auto"/>
            <w:right w:val="none" w:sz="0" w:space="0" w:color="auto"/>
          </w:divBdr>
        </w:div>
        <w:div w:id="983126289">
          <w:marLeft w:val="1080"/>
          <w:marRight w:val="0"/>
          <w:marTop w:val="100"/>
          <w:marBottom w:val="0"/>
          <w:divBdr>
            <w:top w:val="none" w:sz="0" w:space="0" w:color="auto"/>
            <w:left w:val="none" w:sz="0" w:space="0" w:color="auto"/>
            <w:bottom w:val="none" w:sz="0" w:space="0" w:color="auto"/>
            <w:right w:val="none" w:sz="0" w:space="0" w:color="auto"/>
          </w:divBdr>
        </w:div>
        <w:div w:id="1097865816">
          <w:marLeft w:val="1080"/>
          <w:marRight w:val="0"/>
          <w:marTop w:val="100"/>
          <w:marBottom w:val="0"/>
          <w:divBdr>
            <w:top w:val="none" w:sz="0" w:space="0" w:color="auto"/>
            <w:left w:val="none" w:sz="0" w:space="0" w:color="auto"/>
            <w:bottom w:val="none" w:sz="0" w:space="0" w:color="auto"/>
            <w:right w:val="none" w:sz="0" w:space="0" w:color="auto"/>
          </w:divBdr>
        </w:div>
        <w:div w:id="1460488810">
          <w:marLeft w:val="1080"/>
          <w:marRight w:val="0"/>
          <w:marTop w:val="100"/>
          <w:marBottom w:val="0"/>
          <w:divBdr>
            <w:top w:val="none" w:sz="0" w:space="0" w:color="auto"/>
            <w:left w:val="none" w:sz="0" w:space="0" w:color="auto"/>
            <w:bottom w:val="none" w:sz="0" w:space="0" w:color="auto"/>
            <w:right w:val="none" w:sz="0" w:space="0" w:color="auto"/>
          </w:divBdr>
        </w:div>
        <w:div w:id="1687638288">
          <w:marLeft w:val="1800"/>
          <w:marRight w:val="0"/>
          <w:marTop w:val="100"/>
          <w:marBottom w:val="0"/>
          <w:divBdr>
            <w:top w:val="none" w:sz="0" w:space="0" w:color="auto"/>
            <w:left w:val="none" w:sz="0" w:space="0" w:color="auto"/>
            <w:bottom w:val="none" w:sz="0" w:space="0" w:color="auto"/>
            <w:right w:val="none" w:sz="0" w:space="0" w:color="auto"/>
          </w:divBdr>
        </w:div>
        <w:div w:id="1689872180">
          <w:marLeft w:val="360"/>
          <w:marRight w:val="0"/>
          <w:marTop w:val="200"/>
          <w:marBottom w:val="0"/>
          <w:divBdr>
            <w:top w:val="none" w:sz="0" w:space="0" w:color="auto"/>
            <w:left w:val="none" w:sz="0" w:space="0" w:color="auto"/>
            <w:bottom w:val="none" w:sz="0" w:space="0" w:color="auto"/>
            <w:right w:val="none" w:sz="0" w:space="0" w:color="auto"/>
          </w:divBdr>
        </w:div>
        <w:div w:id="2019767653">
          <w:marLeft w:val="1800"/>
          <w:marRight w:val="0"/>
          <w:marTop w:val="100"/>
          <w:marBottom w:val="0"/>
          <w:divBdr>
            <w:top w:val="none" w:sz="0" w:space="0" w:color="auto"/>
            <w:left w:val="none" w:sz="0" w:space="0" w:color="auto"/>
            <w:bottom w:val="none" w:sz="0" w:space="0" w:color="auto"/>
            <w:right w:val="none" w:sz="0" w:space="0" w:color="auto"/>
          </w:divBdr>
        </w:div>
      </w:divsChild>
    </w:div>
    <w:div w:id="1253972433">
      <w:bodyDiv w:val="1"/>
      <w:marLeft w:val="0"/>
      <w:marRight w:val="0"/>
      <w:marTop w:val="0"/>
      <w:marBottom w:val="0"/>
      <w:divBdr>
        <w:top w:val="none" w:sz="0" w:space="0" w:color="auto"/>
        <w:left w:val="none" w:sz="0" w:space="0" w:color="auto"/>
        <w:bottom w:val="none" w:sz="0" w:space="0" w:color="auto"/>
        <w:right w:val="none" w:sz="0" w:space="0" w:color="auto"/>
      </w:divBdr>
    </w:div>
    <w:div w:id="1254126894">
      <w:bodyDiv w:val="1"/>
      <w:marLeft w:val="0"/>
      <w:marRight w:val="0"/>
      <w:marTop w:val="0"/>
      <w:marBottom w:val="0"/>
      <w:divBdr>
        <w:top w:val="none" w:sz="0" w:space="0" w:color="auto"/>
        <w:left w:val="none" w:sz="0" w:space="0" w:color="auto"/>
        <w:bottom w:val="none" w:sz="0" w:space="0" w:color="auto"/>
        <w:right w:val="none" w:sz="0" w:space="0" w:color="auto"/>
      </w:divBdr>
      <w:divsChild>
        <w:div w:id="987169994">
          <w:marLeft w:val="547"/>
          <w:marRight w:val="0"/>
          <w:marTop w:val="154"/>
          <w:marBottom w:val="0"/>
          <w:divBdr>
            <w:top w:val="none" w:sz="0" w:space="0" w:color="auto"/>
            <w:left w:val="none" w:sz="0" w:space="0" w:color="auto"/>
            <w:bottom w:val="none" w:sz="0" w:space="0" w:color="auto"/>
            <w:right w:val="none" w:sz="0" w:space="0" w:color="auto"/>
          </w:divBdr>
        </w:div>
      </w:divsChild>
    </w:div>
    <w:div w:id="1254362744">
      <w:bodyDiv w:val="1"/>
      <w:marLeft w:val="0"/>
      <w:marRight w:val="0"/>
      <w:marTop w:val="0"/>
      <w:marBottom w:val="0"/>
      <w:divBdr>
        <w:top w:val="none" w:sz="0" w:space="0" w:color="auto"/>
        <w:left w:val="none" w:sz="0" w:space="0" w:color="auto"/>
        <w:bottom w:val="none" w:sz="0" w:space="0" w:color="auto"/>
        <w:right w:val="none" w:sz="0" w:space="0" w:color="auto"/>
      </w:divBdr>
      <w:divsChild>
        <w:div w:id="38208988">
          <w:marLeft w:val="1166"/>
          <w:marRight w:val="0"/>
          <w:marTop w:val="96"/>
          <w:marBottom w:val="0"/>
          <w:divBdr>
            <w:top w:val="none" w:sz="0" w:space="0" w:color="auto"/>
            <w:left w:val="none" w:sz="0" w:space="0" w:color="auto"/>
            <w:bottom w:val="none" w:sz="0" w:space="0" w:color="auto"/>
            <w:right w:val="none" w:sz="0" w:space="0" w:color="auto"/>
          </w:divBdr>
        </w:div>
        <w:div w:id="149296569">
          <w:marLeft w:val="1166"/>
          <w:marRight w:val="0"/>
          <w:marTop w:val="96"/>
          <w:marBottom w:val="0"/>
          <w:divBdr>
            <w:top w:val="none" w:sz="0" w:space="0" w:color="auto"/>
            <w:left w:val="none" w:sz="0" w:space="0" w:color="auto"/>
            <w:bottom w:val="none" w:sz="0" w:space="0" w:color="auto"/>
            <w:right w:val="none" w:sz="0" w:space="0" w:color="auto"/>
          </w:divBdr>
        </w:div>
        <w:div w:id="346953309">
          <w:marLeft w:val="1166"/>
          <w:marRight w:val="0"/>
          <w:marTop w:val="96"/>
          <w:marBottom w:val="0"/>
          <w:divBdr>
            <w:top w:val="none" w:sz="0" w:space="0" w:color="auto"/>
            <w:left w:val="none" w:sz="0" w:space="0" w:color="auto"/>
            <w:bottom w:val="none" w:sz="0" w:space="0" w:color="auto"/>
            <w:right w:val="none" w:sz="0" w:space="0" w:color="auto"/>
          </w:divBdr>
        </w:div>
        <w:div w:id="1539244064">
          <w:marLeft w:val="1166"/>
          <w:marRight w:val="0"/>
          <w:marTop w:val="96"/>
          <w:marBottom w:val="0"/>
          <w:divBdr>
            <w:top w:val="none" w:sz="0" w:space="0" w:color="auto"/>
            <w:left w:val="none" w:sz="0" w:space="0" w:color="auto"/>
            <w:bottom w:val="none" w:sz="0" w:space="0" w:color="auto"/>
            <w:right w:val="none" w:sz="0" w:space="0" w:color="auto"/>
          </w:divBdr>
        </w:div>
        <w:div w:id="1703705027">
          <w:marLeft w:val="547"/>
          <w:marRight w:val="0"/>
          <w:marTop w:val="115"/>
          <w:marBottom w:val="0"/>
          <w:divBdr>
            <w:top w:val="none" w:sz="0" w:space="0" w:color="auto"/>
            <w:left w:val="none" w:sz="0" w:space="0" w:color="auto"/>
            <w:bottom w:val="none" w:sz="0" w:space="0" w:color="auto"/>
            <w:right w:val="none" w:sz="0" w:space="0" w:color="auto"/>
          </w:divBdr>
        </w:div>
        <w:div w:id="1826125803">
          <w:marLeft w:val="1166"/>
          <w:marRight w:val="0"/>
          <w:marTop w:val="96"/>
          <w:marBottom w:val="0"/>
          <w:divBdr>
            <w:top w:val="none" w:sz="0" w:space="0" w:color="auto"/>
            <w:left w:val="none" w:sz="0" w:space="0" w:color="auto"/>
            <w:bottom w:val="none" w:sz="0" w:space="0" w:color="auto"/>
            <w:right w:val="none" w:sz="0" w:space="0" w:color="auto"/>
          </w:divBdr>
        </w:div>
      </w:divsChild>
    </w:div>
    <w:div w:id="1254627931">
      <w:bodyDiv w:val="1"/>
      <w:marLeft w:val="0"/>
      <w:marRight w:val="0"/>
      <w:marTop w:val="0"/>
      <w:marBottom w:val="0"/>
      <w:divBdr>
        <w:top w:val="none" w:sz="0" w:space="0" w:color="auto"/>
        <w:left w:val="none" w:sz="0" w:space="0" w:color="auto"/>
        <w:bottom w:val="none" w:sz="0" w:space="0" w:color="auto"/>
        <w:right w:val="none" w:sz="0" w:space="0" w:color="auto"/>
      </w:divBdr>
    </w:div>
    <w:div w:id="1254974809">
      <w:bodyDiv w:val="1"/>
      <w:marLeft w:val="0"/>
      <w:marRight w:val="0"/>
      <w:marTop w:val="0"/>
      <w:marBottom w:val="0"/>
      <w:divBdr>
        <w:top w:val="none" w:sz="0" w:space="0" w:color="auto"/>
        <w:left w:val="none" w:sz="0" w:space="0" w:color="auto"/>
        <w:bottom w:val="none" w:sz="0" w:space="0" w:color="auto"/>
        <w:right w:val="none" w:sz="0" w:space="0" w:color="auto"/>
      </w:divBdr>
    </w:div>
    <w:div w:id="1255286388">
      <w:bodyDiv w:val="1"/>
      <w:marLeft w:val="0"/>
      <w:marRight w:val="0"/>
      <w:marTop w:val="0"/>
      <w:marBottom w:val="0"/>
      <w:divBdr>
        <w:top w:val="none" w:sz="0" w:space="0" w:color="auto"/>
        <w:left w:val="none" w:sz="0" w:space="0" w:color="auto"/>
        <w:bottom w:val="none" w:sz="0" w:space="0" w:color="auto"/>
        <w:right w:val="none" w:sz="0" w:space="0" w:color="auto"/>
      </w:divBdr>
      <w:divsChild>
        <w:div w:id="447087495">
          <w:marLeft w:val="547"/>
          <w:marRight w:val="0"/>
          <w:marTop w:val="96"/>
          <w:marBottom w:val="0"/>
          <w:divBdr>
            <w:top w:val="none" w:sz="0" w:space="0" w:color="auto"/>
            <w:left w:val="none" w:sz="0" w:space="0" w:color="auto"/>
            <w:bottom w:val="none" w:sz="0" w:space="0" w:color="auto"/>
            <w:right w:val="none" w:sz="0" w:space="0" w:color="auto"/>
          </w:divBdr>
        </w:div>
        <w:div w:id="1563100849">
          <w:marLeft w:val="547"/>
          <w:marRight w:val="0"/>
          <w:marTop w:val="96"/>
          <w:marBottom w:val="0"/>
          <w:divBdr>
            <w:top w:val="none" w:sz="0" w:space="0" w:color="auto"/>
            <w:left w:val="none" w:sz="0" w:space="0" w:color="auto"/>
            <w:bottom w:val="none" w:sz="0" w:space="0" w:color="auto"/>
            <w:right w:val="none" w:sz="0" w:space="0" w:color="auto"/>
          </w:divBdr>
        </w:div>
        <w:div w:id="1631747652">
          <w:marLeft w:val="547"/>
          <w:marRight w:val="0"/>
          <w:marTop w:val="96"/>
          <w:marBottom w:val="0"/>
          <w:divBdr>
            <w:top w:val="none" w:sz="0" w:space="0" w:color="auto"/>
            <w:left w:val="none" w:sz="0" w:space="0" w:color="auto"/>
            <w:bottom w:val="none" w:sz="0" w:space="0" w:color="auto"/>
            <w:right w:val="none" w:sz="0" w:space="0" w:color="auto"/>
          </w:divBdr>
        </w:div>
        <w:div w:id="1749231129">
          <w:marLeft w:val="547"/>
          <w:marRight w:val="0"/>
          <w:marTop w:val="96"/>
          <w:marBottom w:val="0"/>
          <w:divBdr>
            <w:top w:val="none" w:sz="0" w:space="0" w:color="auto"/>
            <w:left w:val="none" w:sz="0" w:space="0" w:color="auto"/>
            <w:bottom w:val="none" w:sz="0" w:space="0" w:color="auto"/>
            <w:right w:val="none" w:sz="0" w:space="0" w:color="auto"/>
          </w:divBdr>
        </w:div>
        <w:div w:id="1968775192">
          <w:marLeft w:val="547"/>
          <w:marRight w:val="0"/>
          <w:marTop w:val="96"/>
          <w:marBottom w:val="0"/>
          <w:divBdr>
            <w:top w:val="none" w:sz="0" w:space="0" w:color="auto"/>
            <w:left w:val="none" w:sz="0" w:space="0" w:color="auto"/>
            <w:bottom w:val="none" w:sz="0" w:space="0" w:color="auto"/>
            <w:right w:val="none" w:sz="0" w:space="0" w:color="auto"/>
          </w:divBdr>
        </w:div>
        <w:div w:id="2080249100">
          <w:marLeft w:val="547"/>
          <w:marRight w:val="0"/>
          <w:marTop w:val="96"/>
          <w:marBottom w:val="0"/>
          <w:divBdr>
            <w:top w:val="none" w:sz="0" w:space="0" w:color="auto"/>
            <w:left w:val="none" w:sz="0" w:space="0" w:color="auto"/>
            <w:bottom w:val="none" w:sz="0" w:space="0" w:color="auto"/>
            <w:right w:val="none" w:sz="0" w:space="0" w:color="auto"/>
          </w:divBdr>
        </w:div>
      </w:divsChild>
    </w:div>
    <w:div w:id="1256594340">
      <w:bodyDiv w:val="1"/>
      <w:marLeft w:val="0"/>
      <w:marRight w:val="0"/>
      <w:marTop w:val="0"/>
      <w:marBottom w:val="0"/>
      <w:divBdr>
        <w:top w:val="none" w:sz="0" w:space="0" w:color="auto"/>
        <w:left w:val="none" w:sz="0" w:space="0" w:color="auto"/>
        <w:bottom w:val="none" w:sz="0" w:space="0" w:color="auto"/>
        <w:right w:val="none" w:sz="0" w:space="0" w:color="auto"/>
      </w:divBdr>
    </w:div>
    <w:div w:id="1256940860">
      <w:bodyDiv w:val="1"/>
      <w:marLeft w:val="0"/>
      <w:marRight w:val="0"/>
      <w:marTop w:val="0"/>
      <w:marBottom w:val="0"/>
      <w:divBdr>
        <w:top w:val="none" w:sz="0" w:space="0" w:color="auto"/>
        <w:left w:val="none" w:sz="0" w:space="0" w:color="auto"/>
        <w:bottom w:val="none" w:sz="0" w:space="0" w:color="auto"/>
        <w:right w:val="none" w:sz="0" w:space="0" w:color="auto"/>
      </w:divBdr>
    </w:div>
    <w:div w:id="1257405507">
      <w:bodyDiv w:val="1"/>
      <w:marLeft w:val="0"/>
      <w:marRight w:val="0"/>
      <w:marTop w:val="0"/>
      <w:marBottom w:val="0"/>
      <w:divBdr>
        <w:top w:val="none" w:sz="0" w:space="0" w:color="auto"/>
        <w:left w:val="none" w:sz="0" w:space="0" w:color="auto"/>
        <w:bottom w:val="none" w:sz="0" w:space="0" w:color="auto"/>
        <w:right w:val="none" w:sz="0" w:space="0" w:color="auto"/>
      </w:divBdr>
      <w:divsChild>
        <w:div w:id="464470855">
          <w:marLeft w:val="547"/>
          <w:marRight w:val="0"/>
          <w:marTop w:val="115"/>
          <w:marBottom w:val="0"/>
          <w:divBdr>
            <w:top w:val="none" w:sz="0" w:space="0" w:color="auto"/>
            <w:left w:val="none" w:sz="0" w:space="0" w:color="auto"/>
            <w:bottom w:val="none" w:sz="0" w:space="0" w:color="auto"/>
            <w:right w:val="none" w:sz="0" w:space="0" w:color="auto"/>
          </w:divBdr>
        </w:div>
        <w:div w:id="572474266">
          <w:marLeft w:val="1166"/>
          <w:marRight w:val="0"/>
          <w:marTop w:val="115"/>
          <w:marBottom w:val="0"/>
          <w:divBdr>
            <w:top w:val="none" w:sz="0" w:space="0" w:color="auto"/>
            <w:left w:val="none" w:sz="0" w:space="0" w:color="auto"/>
            <w:bottom w:val="none" w:sz="0" w:space="0" w:color="auto"/>
            <w:right w:val="none" w:sz="0" w:space="0" w:color="auto"/>
          </w:divBdr>
        </w:div>
        <w:div w:id="1177617974">
          <w:marLeft w:val="1166"/>
          <w:marRight w:val="0"/>
          <w:marTop w:val="115"/>
          <w:marBottom w:val="0"/>
          <w:divBdr>
            <w:top w:val="none" w:sz="0" w:space="0" w:color="auto"/>
            <w:left w:val="none" w:sz="0" w:space="0" w:color="auto"/>
            <w:bottom w:val="none" w:sz="0" w:space="0" w:color="auto"/>
            <w:right w:val="none" w:sz="0" w:space="0" w:color="auto"/>
          </w:divBdr>
        </w:div>
        <w:div w:id="1617517769">
          <w:marLeft w:val="1166"/>
          <w:marRight w:val="0"/>
          <w:marTop w:val="115"/>
          <w:marBottom w:val="0"/>
          <w:divBdr>
            <w:top w:val="none" w:sz="0" w:space="0" w:color="auto"/>
            <w:left w:val="none" w:sz="0" w:space="0" w:color="auto"/>
            <w:bottom w:val="none" w:sz="0" w:space="0" w:color="auto"/>
            <w:right w:val="none" w:sz="0" w:space="0" w:color="auto"/>
          </w:divBdr>
        </w:div>
      </w:divsChild>
    </w:div>
    <w:div w:id="1259410306">
      <w:bodyDiv w:val="1"/>
      <w:marLeft w:val="0"/>
      <w:marRight w:val="0"/>
      <w:marTop w:val="0"/>
      <w:marBottom w:val="0"/>
      <w:divBdr>
        <w:top w:val="none" w:sz="0" w:space="0" w:color="auto"/>
        <w:left w:val="none" w:sz="0" w:space="0" w:color="auto"/>
        <w:bottom w:val="none" w:sz="0" w:space="0" w:color="auto"/>
        <w:right w:val="none" w:sz="0" w:space="0" w:color="auto"/>
      </w:divBdr>
    </w:div>
    <w:div w:id="1259749480">
      <w:bodyDiv w:val="1"/>
      <w:marLeft w:val="0"/>
      <w:marRight w:val="0"/>
      <w:marTop w:val="0"/>
      <w:marBottom w:val="0"/>
      <w:divBdr>
        <w:top w:val="none" w:sz="0" w:space="0" w:color="auto"/>
        <w:left w:val="none" w:sz="0" w:space="0" w:color="auto"/>
        <w:bottom w:val="none" w:sz="0" w:space="0" w:color="auto"/>
        <w:right w:val="none" w:sz="0" w:space="0" w:color="auto"/>
      </w:divBdr>
    </w:div>
    <w:div w:id="1260064015">
      <w:bodyDiv w:val="1"/>
      <w:marLeft w:val="0"/>
      <w:marRight w:val="0"/>
      <w:marTop w:val="0"/>
      <w:marBottom w:val="0"/>
      <w:divBdr>
        <w:top w:val="none" w:sz="0" w:space="0" w:color="auto"/>
        <w:left w:val="none" w:sz="0" w:space="0" w:color="auto"/>
        <w:bottom w:val="none" w:sz="0" w:space="0" w:color="auto"/>
        <w:right w:val="none" w:sz="0" w:space="0" w:color="auto"/>
      </w:divBdr>
    </w:div>
    <w:div w:id="1260675872">
      <w:bodyDiv w:val="1"/>
      <w:marLeft w:val="0"/>
      <w:marRight w:val="0"/>
      <w:marTop w:val="0"/>
      <w:marBottom w:val="0"/>
      <w:divBdr>
        <w:top w:val="none" w:sz="0" w:space="0" w:color="auto"/>
        <w:left w:val="none" w:sz="0" w:space="0" w:color="auto"/>
        <w:bottom w:val="none" w:sz="0" w:space="0" w:color="auto"/>
        <w:right w:val="none" w:sz="0" w:space="0" w:color="auto"/>
      </w:divBdr>
      <w:divsChild>
        <w:div w:id="1590390367">
          <w:marLeft w:val="360"/>
          <w:marRight w:val="0"/>
          <w:marTop w:val="200"/>
          <w:marBottom w:val="0"/>
          <w:divBdr>
            <w:top w:val="none" w:sz="0" w:space="0" w:color="auto"/>
            <w:left w:val="none" w:sz="0" w:space="0" w:color="auto"/>
            <w:bottom w:val="none" w:sz="0" w:space="0" w:color="auto"/>
            <w:right w:val="none" w:sz="0" w:space="0" w:color="auto"/>
          </w:divBdr>
        </w:div>
      </w:divsChild>
    </w:div>
    <w:div w:id="1260867726">
      <w:bodyDiv w:val="1"/>
      <w:marLeft w:val="0"/>
      <w:marRight w:val="0"/>
      <w:marTop w:val="0"/>
      <w:marBottom w:val="0"/>
      <w:divBdr>
        <w:top w:val="none" w:sz="0" w:space="0" w:color="auto"/>
        <w:left w:val="none" w:sz="0" w:space="0" w:color="auto"/>
        <w:bottom w:val="none" w:sz="0" w:space="0" w:color="auto"/>
        <w:right w:val="none" w:sz="0" w:space="0" w:color="auto"/>
      </w:divBdr>
      <w:divsChild>
        <w:div w:id="36008179">
          <w:marLeft w:val="1166"/>
          <w:marRight w:val="0"/>
          <w:marTop w:val="86"/>
          <w:marBottom w:val="0"/>
          <w:divBdr>
            <w:top w:val="none" w:sz="0" w:space="0" w:color="auto"/>
            <w:left w:val="none" w:sz="0" w:space="0" w:color="auto"/>
            <w:bottom w:val="none" w:sz="0" w:space="0" w:color="auto"/>
            <w:right w:val="none" w:sz="0" w:space="0" w:color="auto"/>
          </w:divBdr>
        </w:div>
        <w:div w:id="210389218">
          <w:marLeft w:val="1166"/>
          <w:marRight w:val="0"/>
          <w:marTop w:val="86"/>
          <w:marBottom w:val="0"/>
          <w:divBdr>
            <w:top w:val="none" w:sz="0" w:space="0" w:color="auto"/>
            <w:left w:val="none" w:sz="0" w:space="0" w:color="auto"/>
            <w:bottom w:val="none" w:sz="0" w:space="0" w:color="auto"/>
            <w:right w:val="none" w:sz="0" w:space="0" w:color="auto"/>
          </w:divBdr>
        </w:div>
        <w:div w:id="462966729">
          <w:marLeft w:val="547"/>
          <w:marRight w:val="0"/>
          <w:marTop w:val="86"/>
          <w:marBottom w:val="0"/>
          <w:divBdr>
            <w:top w:val="none" w:sz="0" w:space="0" w:color="auto"/>
            <w:left w:val="none" w:sz="0" w:space="0" w:color="auto"/>
            <w:bottom w:val="none" w:sz="0" w:space="0" w:color="auto"/>
            <w:right w:val="none" w:sz="0" w:space="0" w:color="auto"/>
          </w:divBdr>
        </w:div>
        <w:div w:id="566651760">
          <w:marLeft w:val="1166"/>
          <w:marRight w:val="0"/>
          <w:marTop w:val="86"/>
          <w:marBottom w:val="0"/>
          <w:divBdr>
            <w:top w:val="none" w:sz="0" w:space="0" w:color="auto"/>
            <w:left w:val="none" w:sz="0" w:space="0" w:color="auto"/>
            <w:bottom w:val="none" w:sz="0" w:space="0" w:color="auto"/>
            <w:right w:val="none" w:sz="0" w:space="0" w:color="auto"/>
          </w:divBdr>
        </w:div>
        <w:div w:id="646013798">
          <w:marLeft w:val="1800"/>
          <w:marRight w:val="0"/>
          <w:marTop w:val="86"/>
          <w:marBottom w:val="0"/>
          <w:divBdr>
            <w:top w:val="none" w:sz="0" w:space="0" w:color="auto"/>
            <w:left w:val="none" w:sz="0" w:space="0" w:color="auto"/>
            <w:bottom w:val="none" w:sz="0" w:space="0" w:color="auto"/>
            <w:right w:val="none" w:sz="0" w:space="0" w:color="auto"/>
          </w:divBdr>
        </w:div>
        <w:div w:id="768354061">
          <w:marLeft w:val="1166"/>
          <w:marRight w:val="0"/>
          <w:marTop w:val="86"/>
          <w:marBottom w:val="0"/>
          <w:divBdr>
            <w:top w:val="none" w:sz="0" w:space="0" w:color="auto"/>
            <w:left w:val="none" w:sz="0" w:space="0" w:color="auto"/>
            <w:bottom w:val="none" w:sz="0" w:space="0" w:color="auto"/>
            <w:right w:val="none" w:sz="0" w:space="0" w:color="auto"/>
          </w:divBdr>
        </w:div>
        <w:div w:id="1083376172">
          <w:marLeft w:val="1166"/>
          <w:marRight w:val="0"/>
          <w:marTop w:val="86"/>
          <w:marBottom w:val="0"/>
          <w:divBdr>
            <w:top w:val="none" w:sz="0" w:space="0" w:color="auto"/>
            <w:left w:val="none" w:sz="0" w:space="0" w:color="auto"/>
            <w:bottom w:val="none" w:sz="0" w:space="0" w:color="auto"/>
            <w:right w:val="none" w:sz="0" w:space="0" w:color="auto"/>
          </w:divBdr>
        </w:div>
        <w:div w:id="1478762870">
          <w:marLeft w:val="1166"/>
          <w:marRight w:val="0"/>
          <w:marTop w:val="86"/>
          <w:marBottom w:val="0"/>
          <w:divBdr>
            <w:top w:val="none" w:sz="0" w:space="0" w:color="auto"/>
            <w:left w:val="none" w:sz="0" w:space="0" w:color="auto"/>
            <w:bottom w:val="none" w:sz="0" w:space="0" w:color="auto"/>
            <w:right w:val="none" w:sz="0" w:space="0" w:color="auto"/>
          </w:divBdr>
        </w:div>
      </w:divsChild>
    </w:div>
    <w:div w:id="1260871737">
      <w:bodyDiv w:val="1"/>
      <w:marLeft w:val="0"/>
      <w:marRight w:val="0"/>
      <w:marTop w:val="0"/>
      <w:marBottom w:val="0"/>
      <w:divBdr>
        <w:top w:val="none" w:sz="0" w:space="0" w:color="auto"/>
        <w:left w:val="none" w:sz="0" w:space="0" w:color="auto"/>
        <w:bottom w:val="none" w:sz="0" w:space="0" w:color="auto"/>
        <w:right w:val="none" w:sz="0" w:space="0" w:color="auto"/>
      </w:divBdr>
    </w:div>
    <w:div w:id="1261572094">
      <w:bodyDiv w:val="1"/>
      <w:marLeft w:val="0"/>
      <w:marRight w:val="0"/>
      <w:marTop w:val="0"/>
      <w:marBottom w:val="0"/>
      <w:divBdr>
        <w:top w:val="none" w:sz="0" w:space="0" w:color="auto"/>
        <w:left w:val="none" w:sz="0" w:space="0" w:color="auto"/>
        <w:bottom w:val="none" w:sz="0" w:space="0" w:color="auto"/>
        <w:right w:val="none" w:sz="0" w:space="0" w:color="auto"/>
      </w:divBdr>
      <w:divsChild>
        <w:div w:id="1135217977">
          <w:marLeft w:val="0"/>
          <w:marRight w:val="0"/>
          <w:marTop w:val="0"/>
          <w:marBottom w:val="0"/>
          <w:divBdr>
            <w:top w:val="none" w:sz="0" w:space="0" w:color="auto"/>
            <w:left w:val="none" w:sz="0" w:space="0" w:color="auto"/>
            <w:bottom w:val="none" w:sz="0" w:space="0" w:color="auto"/>
            <w:right w:val="none" w:sz="0" w:space="0" w:color="auto"/>
          </w:divBdr>
          <w:divsChild>
            <w:div w:id="1845901069">
              <w:marLeft w:val="0"/>
              <w:marRight w:val="0"/>
              <w:marTop w:val="0"/>
              <w:marBottom w:val="0"/>
              <w:divBdr>
                <w:top w:val="none" w:sz="0" w:space="0" w:color="auto"/>
                <w:left w:val="none" w:sz="0" w:space="0" w:color="auto"/>
                <w:bottom w:val="none" w:sz="0" w:space="0" w:color="auto"/>
                <w:right w:val="none" w:sz="0" w:space="0" w:color="auto"/>
              </w:divBdr>
            </w:div>
            <w:div w:id="2076312414">
              <w:marLeft w:val="0"/>
              <w:marRight w:val="0"/>
              <w:marTop w:val="0"/>
              <w:marBottom w:val="0"/>
              <w:divBdr>
                <w:top w:val="none" w:sz="0" w:space="0" w:color="auto"/>
                <w:left w:val="none" w:sz="0" w:space="0" w:color="auto"/>
                <w:bottom w:val="none" w:sz="0" w:space="0" w:color="auto"/>
                <w:right w:val="none" w:sz="0" w:space="0" w:color="auto"/>
              </w:divBdr>
            </w:div>
            <w:div w:id="21373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88827">
      <w:bodyDiv w:val="1"/>
      <w:marLeft w:val="0"/>
      <w:marRight w:val="0"/>
      <w:marTop w:val="0"/>
      <w:marBottom w:val="0"/>
      <w:divBdr>
        <w:top w:val="none" w:sz="0" w:space="0" w:color="auto"/>
        <w:left w:val="none" w:sz="0" w:space="0" w:color="auto"/>
        <w:bottom w:val="none" w:sz="0" w:space="0" w:color="auto"/>
        <w:right w:val="none" w:sz="0" w:space="0" w:color="auto"/>
      </w:divBdr>
    </w:div>
    <w:div w:id="1264537413">
      <w:bodyDiv w:val="1"/>
      <w:marLeft w:val="0"/>
      <w:marRight w:val="0"/>
      <w:marTop w:val="0"/>
      <w:marBottom w:val="0"/>
      <w:divBdr>
        <w:top w:val="none" w:sz="0" w:space="0" w:color="auto"/>
        <w:left w:val="none" w:sz="0" w:space="0" w:color="auto"/>
        <w:bottom w:val="none" w:sz="0" w:space="0" w:color="auto"/>
        <w:right w:val="none" w:sz="0" w:space="0" w:color="auto"/>
      </w:divBdr>
    </w:div>
    <w:div w:id="1264916524">
      <w:bodyDiv w:val="1"/>
      <w:marLeft w:val="0"/>
      <w:marRight w:val="0"/>
      <w:marTop w:val="0"/>
      <w:marBottom w:val="0"/>
      <w:divBdr>
        <w:top w:val="none" w:sz="0" w:space="0" w:color="auto"/>
        <w:left w:val="none" w:sz="0" w:space="0" w:color="auto"/>
        <w:bottom w:val="none" w:sz="0" w:space="0" w:color="auto"/>
        <w:right w:val="none" w:sz="0" w:space="0" w:color="auto"/>
      </w:divBdr>
    </w:div>
    <w:div w:id="1265380562">
      <w:bodyDiv w:val="1"/>
      <w:marLeft w:val="0"/>
      <w:marRight w:val="0"/>
      <w:marTop w:val="0"/>
      <w:marBottom w:val="0"/>
      <w:divBdr>
        <w:top w:val="none" w:sz="0" w:space="0" w:color="auto"/>
        <w:left w:val="none" w:sz="0" w:space="0" w:color="auto"/>
        <w:bottom w:val="none" w:sz="0" w:space="0" w:color="auto"/>
        <w:right w:val="none" w:sz="0" w:space="0" w:color="auto"/>
      </w:divBdr>
    </w:div>
    <w:div w:id="1265966285">
      <w:bodyDiv w:val="1"/>
      <w:marLeft w:val="0"/>
      <w:marRight w:val="0"/>
      <w:marTop w:val="0"/>
      <w:marBottom w:val="0"/>
      <w:divBdr>
        <w:top w:val="none" w:sz="0" w:space="0" w:color="auto"/>
        <w:left w:val="none" w:sz="0" w:space="0" w:color="auto"/>
        <w:bottom w:val="none" w:sz="0" w:space="0" w:color="auto"/>
        <w:right w:val="none" w:sz="0" w:space="0" w:color="auto"/>
      </w:divBdr>
    </w:div>
    <w:div w:id="1266108711">
      <w:bodyDiv w:val="1"/>
      <w:marLeft w:val="0"/>
      <w:marRight w:val="0"/>
      <w:marTop w:val="0"/>
      <w:marBottom w:val="0"/>
      <w:divBdr>
        <w:top w:val="none" w:sz="0" w:space="0" w:color="auto"/>
        <w:left w:val="none" w:sz="0" w:space="0" w:color="auto"/>
        <w:bottom w:val="none" w:sz="0" w:space="0" w:color="auto"/>
        <w:right w:val="none" w:sz="0" w:space="0" w:color="auto"/>
      </w:divBdr>
      <w:divsChild>
        <w:div w:id="607009724">
          <w:marLeft w:val="547"/>
          <w:marRight w:val="0"/>
          <w:marTop w:val="144"/>
          <w:marBottom w:val="0"/>
          <w:divBdr>
            <w:top w:val="none" w:sz="0" w:space="0" w:color="auto"/>
            <w:left w:val="none" w:sz="0" w:space="0" w:color="auto"/>
            <w:bottom w:val="none" w:sz="0" w:space="0" w:color="auto"/>
            <w:right w:val="none" w:sz="0" w:space="0" w:color="auto"/>
          </w:divBdr>
        </w:div>
        <w:div w:id="1083340120">
          <w:marLeft w:val="547"/>
          <w:marRight w:val="0"/>
          <w:marTop w:val="144"/>
          <w:marBottom w:val="0"/>
          <w:divBdr>
            <w:top w:val="none" w:sz="0" w:space="0" w:color="auto"/>
            <w:left w:val="none" w:sz="0" w:space="0" w:color="auto"/>
            <w:bottom w:val="none" w:sz="0" w:space="0" w:color="auto"/>
            <w:right w:val="none" w:sz="0" w:space="0" w:color="auto"/>
          </w:divBdr>
        </w:div>
        <w:div w:id="1274829385">
          <w:marLeft w:val="1166"/>
          <w:marRight w:val="0"/>
          <w:marTop w:val="125"/>
          <w:marBottom w:val="0"/>
          <w:divBdr>
            <w:top w:val="none" w:sz="0" w:space="0" w:color="auto"/>
            <w:left w:val="none" w:sz="0" w:space="0" w:color="auto"/>
            <w:bottom w:val="none" w:sz="0" w:space="0" w:color="auto"/>
            <w:right w:val="none" w:sz="0" w:space="0" w:color="auto"/>
          </w:divBdr>
        </w:div>
        <w:div w:id="1893496395">
          <w:marLeft w:val="1166"/>
          <w:marRight w:val="0"/>
          <w:marTop w:val="125"/>
          <w:marBottom w:val="0"/>
          <w:divBdr>
            <w:top w:val="none" w:sz="0" w:space="0" w:color="auto"/>
            <w:left w:val="none" w:sz="0" w:space="0" w:color="auto"/>
            <w:bottom w:val="none" w:sz="0" w:space="0" w:color="auto"/>
            <w:right w:val="none" w:sz="0" w:space="0" w:color="auto"/>
          </w:divBdr>
        </w:div>
        <w:div w:id="2021618797">
          <w:marLeft w:val="1166"/>
          <w:marRight w:val="0"/>
          <w:marTop w:val="125"/>
          <w:marBottom w:val="0"/>
          <w:divBdr>
            <w:top w:val="none" w:sz="0" w:space="0" w:color="auto"/>
            <w:left w:val="none" w:sz="0" w:space="0" w:color="auto"/>
            <w:bottom w:val="none" w:sz="0" w:space="0" w:color="auto"/>
            <w:right w:val="none" w:sz="0" w:space="0" w:color="auto"/>
          </w:divBdr>
        </w:div>
      </w:divsChild>
    </w:div>
    <w:div w:id="1266184407">
      <w:bodyDiv w:val="1"/>
      <w:marLeft w:val="0"/>
      <w:marRight w:val="0"/>
      <w:marTop w:val="0"/>
      <w:marBottom w:val="0"/>
      <w:divBdr>
        <w:top w:val="none" w:sz="0" w:space="0" w:color="auto"/>
        <w:left w:val="none" w:sz="0" w:space="0" w:color="auto"/>
        <w:bottom w:val="none" w:sz="0" w:space="0" w:color="auto"/>
        <w:right w:val="none" w:sz="0" w:space="0" w:color="auto"/>
      </w:divBdr>
    </w:div>
    <w:div w:id="1266423461">
      <w:bodyDiv w:val="1"/>
      <w:marLeft w:val="0"/>
      <w:marRight w:val="0"/>
      <w:marTop w:val="0"/>
      <w:marBottom w:val="0"/>
      <w:divBdr>
        <w:top w:val="none" w:sz="0" w:space="0" w:color="auto"/>
        <w:left w:val="none" w:sz="0" w:space="0" w:color="auto"/>
        <w:bottom w:val="none" w:sz="0" w:space="0" w:color="auto"/>
        <w:right w:val="none" w:sz="0" w:space="0" w:color="auto"/>
      </w:divBdr>
    </w:div>
    <w:div w:id="1267275143">
      <w:bodyDiv w:val="1"/>
      <w:marLeft w:val="0"/>
      <w:marRight w:val="0"/>
      <w:marTop w:val="0"/>
      <w:marBottom w:val="0"/>
      <w:divBdr>
        <w:top w:val="none" w:sz="0" w:space="0" w:color="auto"/>
        <w:left w:val="none" w:sz="0" w:space="0" w:color="auto"/>
        <w:bottom w:val="none" w:sz="0" w:space="0" w:color="auto"/>
        <w:right w:val="none" w:sz="0" w:space="0" w:color="auto"/>
      </w:divBdr>
    </w:div>
    <w:div w:id="1268274793">
      <w:bodyDiv w:val="1"/>
      <w:marLeft w:val="0"/>
      <w:marRight w:val="0"/>
      <w:marTop w:val="0"/>
      <w:marBottom w:val="0"/>
      <w:divBdr>
        <w:top w:val="none" w:sz="0" w:space="0" w:color="auto"/>
        <w:left w:val="none" w:sz="0" w:space="0" w:color="auto"/>
        <w:bottom w:val="none" w:sz="0" w:space="0" w:color="auto"/>
        <w:right w:val="none" w:sz="0" w:space="0" w:color="auto"/>
      </w:divBdr>
    </w:div>
    <w:div w:id="1268394374">
      <w:bodyDiv w:val="1"/>
      <w:marLeft w:val="0"/>
      <w:marRight w:val="0"/>
      <w:marTop w:val="0"/>
      <w:marBottom w:val="0"/>
      <w:divBdr>
        <w:top w:val="none" w:sz="0" w:space="0" w:color="auto"/>
        <w:left w:val="none" w:sz="0" w:space="0" w:color="auto"/>
        <w:bottom w:val="none" w:sz="0" w:space="0" w:color="auto"/>
        <w:right w:val="none" w:sz="0" w:space="0" w:color="auto"/>
      </w:divBdr>
    </w:div>
    <w:div w:id="1271355235">
      <w:bodyDiv w:val="1"/>
      <w:marLeft w:val="0"/>
      <w:marRight w:val="0"/>
      <w:marTop w:val="0"/>
      <w:marBottom w:val="0"/>
      <w:divBdr>
        <w:top w:val="none" w:sz="0" w:space="0" w:color="auto"/>
        <w:left w:val="none" w:sz="0" w:space="0" w:color="auto"/>
        <w:bottom w:val="none" w:sz="0" w:space="0" w:color="auto"/>
        <w:right w:val="none" w:sz="0" w:space="0" w:color="auto"/>
      </w:divBdr>
    </w:div>
    <w:div w:id="1272014936">
      <w:bodyDiv w:val="1"/>
      <w:marLeft w:val="0"/>
      <w:marRight w:val="0"/>
      <w:marTop w:val="0"/>
      <w:marBottom w:val="0"/>
      <w:divBdr>
        <w:top w:val="none" w:sz="0" w:space="0" w:color="auto"/>
        <w:left w:val="none" w:sz="0" w:space="0" w:color="auto"/>
        <w:bottom w:val="none" w:sz="0" w:space="0" w:color="auto"/>
        <w:right w:val="none" w:sz="0" w:space="0" w:color="auto"/>
      </w:divBdr>
      <w:divsChild>
        <w:div w:id="446655620">
          <w:marLeft w:val="274"/>
          <w:marRight w:val="0"/>
          <w:marTop w:val="96"/>
          <w:marBottom w:val="0"/>
          <w:divBdr>
            <w:top w:val="none" w:sz="0" w:space="0" w:color="auto"/>
            <w:left w:val="none" w:sz="0" w:space="0" w:color="auto"/>
            <w:bottom w:val="none" w:sz="0" w:space="0" w:color="auto"/>
            <w:right w:val="none" w:sz="0" w:space="0" w:color="auto"/>
          </w:divBdr>
        </w:div>
        <w:div w:id="745880561">
          <w:marLeft w:val="835"/>
          <w:marRight w:val="0"/>
          <w:marTop w:val="86"/>
          <w:marBottom w:val="0"/>
          <w:divBdr>
            <w:top w:val="none" w:sz="0" w:space="0" w:color="auto"/>
            <w:left w:val="none" w:sz="0" w:space="0" w:color="auto"/>
            <w:bottom w:val="none" w:sz="0" w:space="0" w:color="auto"/>
            <w:right w:val="none" w:sz="0" w:space="0" w:color="auto"/>
          </w:divBdr>
        </w:div>
        <w:div w:id="1162618123">
          <w:marLeft w:val="835"/>
          <w:marRight w:val="0"/>
          <w:marTop w:val="86"/>
          <w:marBottom w:val="0"/>
          <w:divBdr>
            <w:top w:val="none" w:sz="0" w:space="0" w:color="auto"/>
            <w:left w:val="none" w:sz="0" w:space="0" w:color="auto"/>
            <w:bottom w:val="none" w:sz="0" w:space="0" w:color="auto"/>
            <w:right w:val="none" w:sz="0" w:space="0" w:color="auto"/>
          </w:divBdr>
        </w:div>
        <w:div w:id="1390495775">
          <w:marLeft w:val="835"/>
          <w:marRight w:val="0"/>
          <w:marTop w:val="86"/>
          <w:marBottom w:val="0"/>
          <w:divBdr>
            <w:top w:val="none" w:sz="0" w:space="0" w:color="auto"/>
            <w:left w:val="none" w:sz="0" w:space="0" w:color="auto"/>
            <w:bottom w:val="none" w:sz="0" w:space="0" w:color="auto"/>
            <w:right w:val="none" w:sz="0" w:space="0" w:color="auto"/>
          </w:divBdr>
        </w:div>
        <w:div w:id="1442337320">
          <w:marLeft w:val="835"/>
          <w:marRight w:val="0"/>
          <w:marTop w:val="86"/>
          <w:marBottom w:val="0"/>
          <w:divBdr>
            <w:top w:val="none" w:sz="0" w:space="0" w:color="auto"/>
            <w:left w:val="none" w:sz="0" w:space="0" w:color="auto"/>
            <w:bottom w:val="none" w:sz="0" w:space="0" w:color="auto"/>
            <w:right w:val="none" w:sz="0" w:space="0" w:color="auto"/>
          </w:divBdr>
        </w:div>
        <w:div w:id="1482964120">
          <w:marLeft w:val="835"/>
          <w:marRight w:val="0"/>
          <w:marTop w:val="86"/>
          <w:marBottom w:val="0"/>
          <w:divBdr>
            <w:top w:val="none" w:sz="0" w:space="0" w:color="auto"/>
            <w:left w:val="none" w:sz="0" w:space="0" w:color="auto"/>
            <w:bottom w:val="none" w:sz="0" w:space="0" w:color="auto"/>
            <w:right w:val="none" w:sz="0" w:space="0" w:color="auto"/>
          </w:divBdr>
        </w:div>
        <w:div w:id="1632056372">
          <w:marLeft w:val="274"/>
          <w:marRight w:val="0"/>
          <w:marTop w:val="96"/>
          <w:marBottom w:val="0"/>
          <w:divBdr>
            <w:top w:val="none" w:sz="0" w:space="0" w:color="auto"/>
            <w:left w:val="none" w:sz="0" w:space="0" w:color="auto"/>
            <w:bottom w:val="none" w:sz="0" w:space="0" w:color="auto"/>
            <w:right w:val="none" w:sz="0" w:space="0" w:color="auto"/>
          </w:divBdr>
        </w:div>
        <w:div w:id="1854495142">
          <w:marLeft w:val="835"/>
          <w:marRight w:val="0"/>
          <w:marTop w:val="86"/>
          <w:marBottom w:val="0"/>
          <w:divBdr>
            <w:top w:val="none" w:sz="0" w:space="0" w:color="auto"/>
            <w:left w:val="none" w:sz="0" w:space="0" w:color="auto"/>
            <w:bottom w:val="none" w:sz="0" w:space="0" w:color="auto"/>
            <w:right w:val="none" w:sz="0" w:space="0" w:color="auto"/>
          </w:divBdr>
        </w:div>
        <w:div w:id="2074352547">
          <w:marLeft w:val="835"/>
          <w:marRight w:val="0"/>
          <w:marTop w:val="86"/>
          <w:marBottom w:val="0"/>
          <w:divBdr>
            <w:top w:val="none" w:sz="0" w:space="0" w:color="auto"/>
            <w:left w:val="none" w:sz="0" w:space="0" w:color="auto"/>
            <w:bottom w:val="none" w:sz="0" w:space="0" w:color="auto"/>
            <w:right w:val="none" w:sz="0" w:space="0" w:color="auto"/>
          </w:divBdr>
        </w:div>
      </w:divsChild>
    </w:div>
    <w:div w:id="1273441557">
      <w:bodyDiv w:val="1"/>
      <w:marLeft w:val="0"/>
      <w:marRight w:val="0"/>
      <w:marTop w:val="0"/>
      <w:marBottom w:val="0"/>
      <w:divBdr>
        <w:top w:val="none" w:sz="0" w:space="0" w:color="auto"/>
        <w:left w:val="none" w:sz="0" w:space="0" w:color="auto"/>
        <w:bottom w:val="none" w:sz="0" w:space="0" w:color="auto"/>
        <w:right w:val="none" w:sz="0" w:space="0" w:color="auto"/>
      </w:divBdr>
    </w:div>
    <w:div w:id="1273904549">
      <w:bodyDiv w:val="1"/>
      <w:marLeft w:val="0"/>
      <w:marRight w:val="0"/>
      <w:marTop w:val="0"/>
      <w:marBottom w:val="0"/>
      <w:divBdr>
        <w:top w:val="none" w:sz="0" w:space="0" w:color="auto"/>
        <w:left w:val="none" w:sz="0" w:space="0" w:color="auto"/>
        <w:bottom w:val="none" w:sz="0" w:space="0" w:color="auto"/>
        <w:right w:val="none" w:sz="0" w:space="0" w:color="auto"/>
      </w:divBdr>
    </w:div>
    <w:div w:id="1275095089">
      <w:bodyDiv w:val="1"/>
      <w:marLeft w:val="0"/>
      <w:marRight w:val="0"/>
      <w:marTop w:val="0"/>
      <w:marBottom w:val="0"/>
      <w:divBdr>
        <w:top w:val="none" w:sz="0" w:space="0" w:color="auto"/>
        <w:left w:val="none" w:sz="0" w:space="0" w:color="auto"/>
        <w:bottom w:val="none" w:sz="0" w:space="0" w:color="auto"/>
        <w:right w:val="none" w:sz="0" w:space="0" w:color="auto"/>
      </w:divBdr>
    </w:div>
    <w:div w:id="1275748414">
      <w:bodyDiv w:val="1"/>
      <w:marLeft w:val="0"/>
      <w:marRight w:val="0"/>
      <w:marTop w:val="0"/>
      <w:marBottom w:val="0"/>
      <w:divBdr>
        <w:top w:val="none" w:sz="0" w:space="0" w:color="auto"/>
        <w:left w:val="none" w:sz="0" w:space="0" w:color="auto"/>
        <w:bottom w:val="none" w:sz="0" w:space="0" w:color="auto"/>
        <w:right w:val="none" w:sz="0" w:space="0" w:color="auto"/>
      </w:divBdr>
    </w:div>
    <w:div w:id="1276135604">
      <w:bodyDiv w:val="1"/>
      <w:marLeft w:val="0"/>
      <w:marRight w:val="0"/>
      <w:marTop w:val="0"/>
      <w:marBottom w:val="0"/>
      <w:divBdr>
        <w:top w:val="none" w:sz="0" w:space="0" w:color="auto"/>
        <w:left w:val="none" w:sz="0" w:space="0" w:color="auto"/>
        <w:bottom w:val="none" w:sz="0" w:space="0" w:color="auto"/>
        <w:right w:val="none" w:sz="0" w:space="0" w:color="auto"/>
      </w:divBdr>
      <w:divsChild>
        <w:div w:id="592395127">
          <w:marLeft w:val="1166"/>
          <w:marRight w:val="0"/>
          <w:marTop w:val="96"/>
          <w:marBottom w:val="0"/>
          <w:divBdr>
            <w:top w:val="none" w:sz="0" w:space="0" w:color="auto"/>
            <w:left w:val="none" w:sz="0" w:space="0" w:color="auto"/>
            <w:bottom w:val="none" w:sz="0" w:space="0" w:color="auto"/>
            <w:right w:val="none" w:sz="0" w:space="0" w:color="auto"/>
          </w:divBdr>
        </w:div>
        <w:div w:id="741831676">
          <w:marLeft w:val="1886"/>
          <w:marRight w:val="0"/>
          <w:marTop w:val="77"/>
          <w:marBottom w:val="0"/>
          <w:divBdr>
            <w:top w:val="none" w:sz="0" w:space="0" w:color="auto"/>
            <w:left w:val="none" w:sz="0" w:space="0" w:color="auto"/>
            <w:bottom w:val="none" w:sz="0" w:space="0" w:color="auto"/>
            <w:right w:val="none" w:sz="0" w:space="0" w:color="auto"/>
          </w:divBdr>
        </w:div>
        <w:div w:id="1084187653">
          <w:marLeft w:val="547"/>
          <w:marRight w:val="0"/>
          <w:marTop w:val="96"/>
          <w:marBottom w:val="0"/>
          <w:divBdr>
            <w:top w:val="none" w:sz="0" w:space="0" w:color="auto"/>
            <w:left w:val="none" w:sz="0" w:space="0" w:color="auto"/>
            <w:bottom w:val="none" w:sz="0" w:space="0" w:color="auto"/>
            <w:right w:val="none" w:sz="0" w:space="0" w:color="auto"/>
          </w:divBdr>
        </w:div>
        <w:div w:id="1125932376">
          <w:marLeft w:val="1166"/>
          <w:marRight w:val="0"/>
          <w:marTop w:val="96"/>
          <w:marBottom w:val="0"/>
          <w:divBdr>
            <w:top w:val="none" w:sz="0" w:space="0" w:color="auto"/>
            <w:left w:val="none" w:sz="0" w:space="0" w:color="auto"/>
            <w:bottom w:val="none" w:sz="0" w:space="0" w:color="auto"/>
            <w:right w:val="none" w:sz="0" w:space="0" w:color="auto"/>
          </w:divBdr>
        </w:div>
        <w:div w:id="1466922436">
          <w:marLeft w:val="1886"/>
          <w:marRight w:val="0"/>
          <w:marTop w:val="77"/>
          <w:marBottom w:val="0"/>
          <w:divBdr>
            <w:top w:val="none" w:sz="0" w:space="0" w:color="auto"/>
            <w:left w:val="none" w:sz="0" w:space="0" w:color="auto"/>
            <w:bottom w:val="none" w:sz="0" w:space="0" w:color="auto"/>
            <w:right w:val="none" w:sz="0" w:space="0" w:color="auto"/>
          </w:divBdr>
        </w:div>
        <w:div w:id="1523743119">
          <w:marLeft w:val="1886"/>
          <w:marRight w:val="0"/>
          <w:marTop w:val="77"/>
          <w:marBottom w:val="0"/>
          <w:divBdr>
            <w:top w:val="none" w:sz="0" w:space="0" w:color="auto"/>
            <w:left w:val="none" w:sz="0" w:space="0" w:color="auto"/>
            <w:bottom w:val="none" w:sz="0" w:space="0" w:color="auto"/>
            <w:right w:val="none" w:sz="0" w:space="0" w:color="auto"/>
          </w:divBdr>
        </w:div>
        <w:div w:id="1681853731">
          <w:marLeft w:val="1886"/>
          <w:marRight w:val="0"/>
          <w:marTop w:val="77"/>
          <w:marBottom w:val="0"/>
          <w:divBdr>
            <w:top w:val="none" w:sz="0" w:space="0" w:color="auto"/>
            <w:left w:val="none" w:sz="0" w:space="0" w:color="auto"/>
            <w:bottom w:val="none" w:sz="0" w:space="0" w:color="auto"/>
            <w:right w:val="none" w:sz="0" w:space="0" w:color="auto"/>
          </w:divBdr>
        </w:div>
        <w:div w:id="1725371983">
          <w:marLeft w:val="1166"/>
          <w:marRight w:val="0"/>
          <w:marTop w:val="96"/>
          <w:marBottom w:val="0"/>
          <w:divBdr>
            <w:top w:val="none" w:sz="0" w:space="0" w:color="auto"/>
            <w:left w:val="none" w:sz="0" w:space="0" w:color="auto"/>
            <w:bottom w:val="none" w:sz="0" w:space="0" w:color="auto"/>
            <w:right w:val="none" w:sz="0" w:space="0" w:color="auto"/>
          </w:divBdr>
        </w:div>
        <w:div w:id="1918008654">
          <w:marLeft w:val="1886"/>
          <w:marRight w:val="0"/>
          <w:marTop w:val="77"/>
          <w:marBottom w:val="0"/>
          <w:divBdr>
            <w:top w:val="none" w:sz="0" w:space="0" w:color="auto"/>
            <w:left w:val="none" w:sz="0" w:space="0" w:color="auto"/>
            <w:bottom w:val="none" w:sz="0" w:space="0" w:color="auto"/>
            <w:right w:val="none" w:sz="0" w:space="0" w:color="auto"/>
          </w:divBdr>
        </w:div>
        <w:div w:id="2009088256">
          <w:marLeft w:val="1166"/>
          <w:marRight w:val="0"/>
          <w:marTop w:val="96"/>
          <w:marBottom w:val="0"/>
          <w:divBdr>
            <w:top w:val="none" w:sz="0" w:space="0" w:color="auto"/>
            <w:left w:val="none" w:sz="0" w:space="0" w:color="auto"/>
            <w:bottom w:val="none" w:sz="0" w:space="0" w:color="auto"/>
            <w:right w:val="none" w:sz="0" w:space="0" w:color="auto"/>
          </w:divBdr>
        </w:div>
        <w:div w:id="2038383610">
          <w:marLeft w:val="1166"/>
          <w:marRight w:val="0"/>
          <w:marTop w:val="96"/>
          <w:marBottom w:val="0"/>
          <w:divBdr>
            <w:top w:val="none" w:sz="0" w:space="0" w:color="auto"/>
            <w:left w:val="none" w:sz="0" w:space="0" w:color="auto"/>
            <w:bottom w:val="none" w:sz="0" w:space="0" w:color="auto"/>
            <w:right w:val="none" w:sz="0" w:space="0" w:color="auto"/>
          </w:divBdr>
        </w:div>
        <w:div w:id="2057580886">
          <w:marLeft w:val="1886"/>
          <w:marRight w:val="0"/>
          <w:marTop w:val="77"/>
          <w:marBottom w:val="0"/>
          <w:divBdr>
            <w:top w:val="none" w:sz="0" w:space="0" w:color="auto"/>
            <w:left w:val="none" w:sz="0" w:space="0" w:color="auto"/>
            <w:bottom w:val="none" w:sz="0" w:space="0" w:color="auto"/>
            <w:right w:val="none" w:sz="0" w:space="0" w:color="auto"/>
          </w:divBdr>
        </w:div>
      </w:divsChild>
    </w:div>
    <w:div w:id="1278411011">
      <w:bodyDiv w:val="1"/>
      <w:marLeft w:val="0"/>
      <w:marRight w:val="0"/>
      <w:marTop w:val="0"/>
      <w:marBottom w:val="0"/>
      <w:divBdr>
        <w:top w:val="none" w:sz="0" w:space="0" w:color="auto"/>
        <w:left w:val="none" w:sz="0" w:space="0" w:color="auto"/>
        <w:bottom w:val="none" w:sz="0" w:space="0" w:color="auto"/>
        <w:right w:val="none" w:sz="0" w:space="0" w:color="auto"/>
      </w:divBdr>
      <w:divsChild>
        <w:div w:id="292293484">
          <w:marLeft w:val="547"/>
          <w:marRight w:val="0"/>
          <w:marTop w:val="154"/>
          <w:marBottom w:val="0"/>
          <w:divBdr>
            <w:top w:val="none" w:sz="0" w:space="0" w:color="auto"/>
            <w:left w:val="none" w:sz="0" w:space="0" w:color="auto"/>
            <w:bottom w:val="none" w:sz="0" w:space="0" w:color="auto"/>
            <w:right w:val="none" w:sz="0" w:space="0" w:color="auto"/>
          </w:divBdr>
        </w:div>
      </w:divsChild>
    </w:div>
    <w:div w:id="1279071756">
      <w:bodyDiv w:val="1"/>
      <w:marLeft w:val="0"/>
      <w:marRight w:val="0"/>
      <w:marTop w:val="0"/>
      <w:marBottom w:val="0"/>
      <w:divBdr>
        <w:top w:val="none" w:sz="0" w:space="0" w:color="auto"/>
        <w:left w:val="none" w:sz="0" w:space="0" w:color="auto"/>
        <w:bottom w:val="none" w:sz="0" w:space="0" w:color="auto"/>
        <w:right w:val="none" w:sz="0" w:space="0" w:color="auto"/>
      </w:divBdr>
    </w:div>
    <w:div w:id="1280574312">
      <w:bodyDiv w:val="1"/>
      <w:marLeft w:val="0"/>
      <w:marRight w:val="0"/>
      <w:marTop w:val="0"/>
      <w:marBottom w:val="0"/>
      <w:divBdr>
        <w:top w:val="none" w:sz="0" w:space="0" w:color="auto"/>
        <w:left w:val="none" w:sz="0" w:space="0" w:color="auto"/>
        <w:bottom w:val="none" w:sz="0" w:space="0" w:color="auto"/>
        <w:right w:val="none" w:sz="0" w:space="0" w:color="auto"/>
      </w:divBdr>
    </w:div>
    <w:div w:id="1283685743">
      <w:bodyDiv w:val="1"/>
      <w:marLeft w:val="0"/>
      <w:marRight w:val="0"/>
      <w:marTop w:val="0"/>
      <w:marBottom w:val="0"/>
      <w:divBdr>
        <w:top w:val="none" w:sz="0" w:space="0" w:color="auto"/>
        <w:left w:val="none" w:sz="0" w:space="0" w:color="auto"/>
        <w:bottom w:val="none" w:sz="0" w:space="0" w:color="auto"/>
        <w:right w:val="none" w:sz="0" w:space="0" w:color="auto"/>
      </w:divBdr>
      <w:divsChild>
        <w:div w:id="169299443">
          <w:marLeft w:val="1526"/>
          <w:marRight w:val="0"/>
          <w:marTop w:val="115"/>
          <w:marBottom w:val="0"/>
          <w:divBdr>
            <w:top w:val="none" w:sz="0" w:space="0" w:color="auto"/>
            <w:left w:val="none" w:sz="0" w:space="0" w:color="auto"/>
            <w:bottom w:val="none" w:sz="0" w:space="0" w:color="auto"/>
            <w:right w:val="none" w:sz="0" w:space="0" w:color="auto"/>
          </w:divBdr>
        </w:div>
        <w:div w:id="271210444">
          <w:marLeft w:val="1800"/>
          <w:marRight w:val="0"/>
          <w:marTop w:val="115"/>
          <w:marBottom w:val="0"/>
          <w:divBdr>
            <w:top w:val="none" w:sz="0" w:space="0" w:color="auto"/>
            <w:left w:val="none" w:sz="0" w:space="0" w:color="auto"/>
            <w:bottom w:val="none" w:sz="0" w:space="0" w:color="auto"/>
            <w:right w:val="none" w:sz="0" w:space="0" w:color="auto"/>
          </w:divBdr>
        </w:div>
        <w:div w:id="812873537">
          <w:marLeft w:val="1800"/>
          <w:marRight w:val="0"/>
          <w:marTop w:val="115"/>
          <w:marBottom w:val="0"/>
          <w:divBdr>
            <w:top w:val="none" w:sz="0" w:space="0" w:color="auto"/>
            <w:left w:val="none" w:sz="0" w:space="0" w:color="auto"/>
            <w:bottom w:val="none" w:sz="0" w:space="0" w:color="auto"/>
            <w:right w:val="none" w:sz="0" w:space="0" w:color="auto"/>
          </w:divBdr>
        </w:div>
        <w:div w:id="913507905">
          <w:marLeft w:val="1526"/>
          <w:marRight w:val="0"/>
          <w:marTop w:val="115"/>
          <w:marBottom w:val="0"/>
          <w:divBdr>
            <w:top w:val="none" w:sz="0" w:space="0" w:color="auto"/>
            <w:left w:val="none" w:sz="0" w:space="0" w:color="auto"/>
            <w:bottom w:val="none" w:sz="0" w:space="0" w:color="auto"/>
            <w:right w:val="none" w:sz="0" w:space="0" w:color="auto"/>
          </w:divBdr>
        </w:div>
        <w:div w:id="1716539257">
          <w:marLeft w:val="1526"/>
          <w:marRight w:val="0"/>
          <w:marTop w:val="115"/>
          <w:marBottom w:val="0"/>
          <w:divBdr>
            <w:top w:val="none" w:sz="0" w:space="0" w:color="auto"/>
            <w:left w:val="none" w:sz="0" w:space="0" w:color="auto"/>
            <w:bottom w:val="none" w:sz="0" w:space="0" w:color="auto"/>
            <w:right w:val="none" w:sz="0" w:space="0" w:color="auto"/>
          </w:divBdr>
        </w:div>
      </w:divsChild>
    </w:div>
    <w:div w:id="1284144195">
      <w:bodyDiv w:val="1"/>
      <w:marLeft w:val="0"/>
      <w:marRight w:val="0"/>
      <w:marTop w:val="0"/>
      <w:marBottom w:val="0"/>
      <w:divBdr>
        <w:top w:val="none" w:sz="0" w:space="0" w:color="auto"/>
        <w:left w:val="none" w:sz="0" w:space="0" w:color="auto"/>
        <w:bottom w:val="none" w:sz="0" w:space="0" w:color="auto"/>
        <w:right w:val="none" w:sz="0" w:space="0" w:color="auto"/>
      </w:divBdr>
    </w:div>
    <w:div w:id="1285306148">
      <w:bodyDiv w:val="1"/>
      <w:marLeft w:val="0"/>
      <w:marRight w:val="0"/>
      <w:marTop w:val="0"/>
      <w:marBottom w:val="0"/>
      <w:divBdr>
        <w:top w:val="none" w:sz="0" w:space="0" w:color="auto"/>
        <w:left w:val="none" w:sz="0" w:space="0" w:color="auto"/>
        <w:bottom w:val="none" w:sz="0" w:space="0" w:color="auto"/>
        <w:right w:val="none" w:sz="0" w:space="0" w:color="auto"/>
      </w:divBdr>
    </w:div>
    <w:div w:id="1285379530">
      <w:bodyDiv w:val="1"/>
      <w:marLeft w:val="0"/>
      <w:marRight w:val="0"/>
      <w:marTop w:val="0"/>
      <w:marBottom w:val="0"/>
      <w:divBdr>
        <w:top w:val="none" w:sz="0" w:space="0" w:color="auto"/>
        <w:left w:val="none" w:sz="0" w:space="0" w:color="auto"/>
        <w:bottom w:val="none" w:sz="0" w:space="0" w:color="auto"/>
        <w:right w:val="none" w:sz="0" w:space="0" w:color="auto"/>
      </w:divBdr>
    </w:div>
    <w:div w:id="1285892104">
      <w:bodyDiv w:val="1"/>
      <w:marLeft w:val="0"/>
      <w:marRight w:val="0"/>
      <w:marTop w:val="0"/>
      <w:marBottom w:val="0"/>
      <w:divBdr>
        <w:top w:val="none" w:sz="0" w:space="0" w:color="auto"/>
        <w:left w:val="none" w:sz="0" w:space="0" w:color="auto"/>
        <w:bottom w:val="none" w:sz="0" w:space="0" w:color="auto"/>
        <w:right w:val="none" w:sz="0" w:space="0" w:color="auto"/>
      </w:divBdr>
    </w:div>
    <w:div w:id="1287081224">
      <w:bodyDiv w:val="1"/>
      <w:marLeft w:val="0"/>
      <w:marRight w:val="0"/>
      <w:marTop w:val="0"/>
      <w:marBottom w:val="0"/>
      <w:divBdr>
        <w:top w:val="none" w:sz="0" w:space="0" w:color="auto"/>
        <w:left w:val="none" w:sz="0" w:space="0" w:color="auto"/>
        <w:bottom w:val="none" w:sz="0" w:space="0" w:color="auto"/>
        <w:right w:val="none" w:sz="0" w:space="0" w:color="auto"/>
      </w:divBdr>
    </w:div>
    <w:div w:id="1288045714">
      <w:bodyDiv w:val="1"/>
      <w:marLeft w:val="0"/>
      <w:marRight w:val="0"/>
      <w:marTop w:val="0"/>
      <w:marBottom w:val="0"/>
      <w:divBdr>
        <w:top w:val="none" w:sz="0" w:space="0" w:color="auto"/>
        <w:left w:val="none" w:sz="0" w:space="0" w:color="auto"/>
        <w:bottom w:val="none" w:sz="0" w:space="0" w:color="auto"/>
        <w:right w:val="none" w:sz="0" w:space="0" w:color="auto"/>
      </w:divBdr>
    </w:div>
    <w:div w:id="1288394385">
      <w:bodyDiv w:val="1"/>
      <w:marLeft w:val="0"/>
      <w:marRight w:val="0"/>
      <w:marTop w:val="0"/>
      <w:marBottom w:val="0"/>
      <w:divBdr>
        <w:top w:val="none" w:sz="0" w:space="0" w:color="auto"/>
        <w:left w:val="none" w:sz="0" w:space="0" w:color="auto"/>
        <w:bottom w:val="none" w:sz="0" w:space="0" w:color="auto"/>
        <w:right w:val="none" w:sz="0" w:space="0" w:color="auto"/>
      </w:divBdr>
    </w:div>
    <w:div w:id="1288969827">
      <w:bodyDiv w:val="1"/>
      <w:marLeft w:val="0"/>
      <w:marRight w:val="0"/>
      <w:marTop w:val="0"/>
      <w:marBottom w:val="0"/>
      <w:divBdr>
        <w:top w:val="none" w:sz="0" w:space="0" w:color="auto"/>
        <w:left w:val="none" w:sz="0" w:space="0" w:color="auto"/>
        <w:bottom w:val="none" w:sz="0" w:space="0" w:color="auto"/>
        <w:right w:val="none" w:sz="0" w:space="0" w:color="auto"/>
      </w:divBdr>
      <w:divsChild>
        <w:div w:id="26957278">
          <w:marLeft w:val="1166"/>
          <w:marRight w:val="0"/>
          <w:marTop w:val="134"/>
          <w:marBottom w:val="0"/>
          <w:divBdr>
            <w:top w:val="none" w:sz="0" w:space="0" w:color="auto"/>
            <w:left w:val="none" w:sz="0" w:space="0" w:color="auto"/>
            <w:bottom w:val="none" w:sz="0" w:space="0" w:color="auto"/>
            <w:right w:val="none" w:sz="0" w:space="0" w:color="auto"/>
          </w:divBdr>
        </w:div>
        <w:div w:id="187261947">
          <w:marLeft w:val="547"/>
          <w:marRight w:val="0"/>
          <w:marTop w:val="154"/>
          <w:marBottom w:val="0"/>
          <w:divBdr>
            <w:top w:val="none" w:sz="0" w:space="0" w:color="auto"/>
            <w:left w:val="none" w:sz="0" w:space="0" w:color="auto"/>
            <w:bottom w:val="none" w:sz="0" w:space="0" w:color="auto"/>
            <w:right w:val="none" w:sz="0" w:space="0" w:color="auto"/>
          </w:divBdr>
        </w:div>
        <w:div w:id="338697480">
          <w:marLeft w:val="547"/>
          <w:marRight w:val="0"/>
          <w:marTop w:val="154"/>
          <w:marBottom w:val="0"/>
          <w:divBdr>
            <w:top w:val="none" w:sz="0" w:space="0" w:color="auto"/>
            <w:left w:val="none" w:sz="0" w:space="0" w:color="auto"/>
            <w:bottom w:val="none" w:sz="0" w:space="0" w:color="auto"/>
            <w:right w:val="none" w:sz="0" w:space="0" w:color="auto"/>
          </w:divBdr>
        </w:div>
        <w:div w:id="754866661">
          <w:marLeft w:val="1166"/>
          <w:marRight w:val="0"/>
          <w:marTop w:val="134"/>
          <w:marBottom w:val="0"/>
          <w:divBdr>
            <w:top w:val="none" w:sz="0" w:space="0" w:color="auto"/>
            <w:left w:val="none" w:sz="0" w:space="0" w:color="auto"/>
            <w:bottom w:val="none" w:sz="0" w:space="0" w:color="auto"/>
            <w:right w:val="none" w:sz="0" w:space="0" w:color="auto"/>
          </w:divBdr>
        </w:div>
        <w:div w:id="1432317040">
          <w:marLeft w:val="1166"/>
          <w:marRight w:val="0"/>
          <w:marTop w:val="134"/>
          <w:marBottom w:val="0"/>
          <w:divBdr>
            <w:top w:val="none" w:sz="0" w:space="0" w:color="auto"/>
            <w:left w:val="none" w:sz="0" w:space="0" w:color="auto"/>
            <w:bottom w:val="none" w:sz="0" w:space="0" w:color="auto"/>
            <w:right w:val="none" w:sz="0" w:space="0" w:color="auto"/>
          </w:divBdr>
        </w:div>
      </w:divsChild>
    </w:div>
    <w:div w:id="1289044499">
      <w:bodyDiv w:val="1"/>
      <w:marLeft w:val="0"/>
      <w:marRight w:val="0"/>
      <w:marTop w:val="0"/>
      <w:marBottom w:val="0"/>
      <w:divBdr>
        <w:top w:val="none" w:sz="0" w:space="0" w:color="auto"/>
        <w:left w:val="none" w:sz="0" w:space="0" w:color="auto"/>
        <w:bottom w:val="none" w:sz="0" w:space="0" w:color="auto"/>
        <w:right w:val="none" w:sz="0" w:space="0" w:color="auto"/>
      </w:divBdr>
      <w:divsChild>
        <w:div w:id="419378760">
          <w:marLeft w:val="547"/>
          <w:marRight w:val="0"/>
          <w:marTop w:val="115"/>
          <w:marBottom w:val="0"/>
          <w:divBdr>
            <w:top w:val="none" w:sz="0" w:space="0" w:color="auto"/>
            <w:left w:val="none" w:sz="0" w:space="0" w:color="auto"/>
            <w:bottom w:val="none" w:sz="0" w:space="0" w:color="auto"/>
            <w:right w:val="none" w:sz="0" w:space="0" w:color="auto"/>
          </w:divBdr>
        </w:div>
        <w:div w:id="1805198133">
          <w:marLeft w:val="547"/>
          <w:marRight w:val="0"/>
          <w:marTop w:val="115"/>
          <w:marBottom w:val="0"/>
          <w:divBdr>
            <w:top w:val="none" w:sz="0" w:space="0" w:color="auto"/>
            <w:left w:val="none" w:sz="0" w:space="0" w:color="auto"/>
            <w:bottom w:val="none" w:sz="0" w:space="0" w:color="auto"/>
            <w:right w:val="none" w:sz="0" w:space="0" w:color="auto"/>
          </w:divBdr>
        </w:div>
      </w:divsChild>
    </w:div>
    <w:div w:id="1289973115">
      <w:bodyDiv w:val="1"/>
      <w:marLeft w:val="0"/>
      <w:marRight w:val="0"/>
      <w:marTop w:val="0"/>
      <w:marBottom w:val="0"/>
      <w:divBdr>
        <w:top w:val="none" w:sz="0" w:space="0" w:color="auto"/>
        <w:left w:val="none" w:sz="0" w:space="0" w:color="auto"/>
        <w:bottom w:val="none" w:sz="0" w:space="0" w:color="auto"/>
        <w:right w:val="none" w:sz="0" w:space="0" w:color="auto"/>
      </w:divBdr>
    </w:div>
    <w:div w:id="1291134073">
      <w:bodyDiv w:val="1"/>
      <w:marLeft w:val="0"/>
      <w:marRight w:val="0"/>
      <w:marTop w:val="0"/>
      <w:marBottom w:val="0"/>
      <w:divBdr>
        <w:top w:val="none" w:sz="0" w:space="0" w:color="auto"/>
        <w:left w:val="none" w:sz="0" w:space="0" w:color="auto"/>
        <w:bottom w:val="none" w:sz="0" w:space="0" w:color="auto"/>
        <w:right w:val="none" w:sz="0" w:space="0" w:color="auto"/>
      </w:divBdr>
      <w:divsChild>
        <w:div w:id="362708956">
          <w:marLeft w:val="1166"/>
          <w:marRight w:val="0"/>
          <w:marTop w:val="240"/>
          <w:marBottom w:val="0"/>
          <w:divBdr>
            <w:top w:val="none" w:sz="0" w:space="0" w:color="auto"/>
            <w:left w:val="none" w:sz="0" w:space="0" w:color="auto"/>
            <w:bottom w:val="none" w:sz="0" w:space="0" w:color="auto"/>
            <w:right w:val="none" w:sz="0" w:space="0" w:color="auto"/>
          </w:divBdr>
        </w:div>
        <w:div w:id="1348096836">
          <w:marLeft w:val="547"/>
          <w:marRight w:val="0"/>
          <w:marTop w:val="240"/>
          <w:marBottom w:val="0"/>
          <w:divBdr>
            <w:top w:val="none" w:sz="0" w:space="0" w:color="auto"/>
            <w:left w:val="none" w:sz="0" w:space="0" w:color="auto"/>
            <w:bottom w:val="none" w:sz="0" w:space="0" w:color="auto"/>
            <w:right w:val="none" w:sz="0" w:space="0" w:color="auto"/>
          </w:divBdr>
        </w:div>
        <w:div w:id="1441102771">
          <w:marLeft w:val="1166"/>
          <w:marRight w:val="0"/>
          <w:marTop w:val="240"/>
          <w:marBottom w:val="0"/>
          <w:divBdr>
            <w:top w:val="none" w:sz="0" w:space="0" w:color="auto"/>
            <w:left w:val="none" w:sz="0" w:space="0" w:color="auto"/>
            <w:bottom w:val="none" w:sz="0" w:space="0" w:color="auto"/>
            <w:right w:val="none" w:sz="0" w:space="0" w:color="auto"/>
          </w:divBdr>
        </w:div>
      </w:divsChild>
    </w:div>
    <w:div w:id="1291864061">
      <w:bodyDiv w:val="1"/>
      <w:marLeft w:val="0"/>
      <w:marRight w:val="0"/>
      <w:marTop w:val="0"/>
      <w:marBottom w:val="0"/>
      <w:divBdr>
        <w:top w:val="none" w:sz="0" w:space="0" w:color="auto"/>
        <w:left w:val="none" w:sz="0" w:space="0" w:color="auto"/>
        <w:bottom w:val="none" w:sz="0" w:space="0" w:color="auto"/>
        <w:right w:val="none" w:sz="0" w:space="0" w:color="auto"/>
      </w:divBdr>
    </w:div>
    <w:div w:id="1292244110">
      <w:bodyDiv w:val="1"/>
      <w:marLeft w:val="0"/>
      <w:marRight w:val="0"/>
      <w:marTop w:val="0"/>
      <w:marBottom w:val="0"/>
      <w:divBdr>
        <w:top w:val="none" w:sz="0" w:space="0" w:color="auto"/>
        <w:left w:val="none" w:sz="0" w:space="0" w:color="auto"/>
        <w:bottom w:val="none" w:sz="0" w:space="0" w:color="auto"/>
        <w:right w:val="none" w:sz="0" w:space="0" w:color="auto"/>
      </w:divBdr>
    </w:div>
    <w:div w:id="1292395652">
      <w:bodyDiv w:val="1"/>
      <w:marLeft w:val="0"/>
      <w:marRight w:val="0"/>
      <w:marTop w:val="0"/>
      <w:marBottom w:val="0"/>
      <w:divBdr>
        <w:top w:val="none" w:sz="0" w:space="0" w:color="auto"/>
        <w:left w:val="none" w:sz="0" w:space="0" w:color="auto"/>
        <w:bottom w:val="none" w:sz="0" w:space="0" w:color="auto"/>
        <w:right w:val="none" w:sz="0" w:space="0" w:color="auto"/>
      </w:divBdr>
      <w:divsChild>
        <w:div w:id="48963127">
          <w:marLeft w:val="0"/>
          <w:marRight w:val="0"/>
          <w:marTop w:val="0"/>
          <w:marBottom w:val="0"/>
          <w:divBdr>
            <w:top w:val="none" w:sz="0" w:space="0" w:color="auto"/>
            <w:left w:val="none" w:sz="0" w:space="0" w:color="auto"/>
            <w:bottom w:val="none" w:sz="0" w:space="0" w:color="auto"/>
            <w:right w:val="none" w:sz="0" w:space="0" w:color="auto"/>
          </w:divBdr>
          <w:divsChild>
            <w:div w:id="1159228560">
              <w:marLeft w:val="0"/>
              <w:marRight w:val="0"/>
              <w:marTop w:val="0"/>
              <w:marBottom w:val="0"/>
              <w:divBdr>
                <w:top w:val="none" w:sz="0" w:space="0" w:color="auto"/>
                <w:left w:val="none" w:sz="0" w:space="0" w:color="auto"/>
                <w:bottom w:val="none" w:sz="0" w:space="0" w:color="auto"/>
                <w:right w:val="none" w:sz="0" w:space="0" w:color="auto"/>
              </w:divBdr>
            </w:div>
          </w:divsChild>
        </w:div>
        <w:div w:id="290749160">
          <w:marLeft w:val="0"/>
          <w:marRight w:val="0"/>
          <w:marTop w:val="0"/>
          <w:marBottom w:val="0"/>
          <w:divBdr>
            <w:top w:val="none" w:sz="0" w:space="0" w:color="auto"/>
            <w:left w:val="none" w:sz="0" w:space="0" w:color="auto"/>
            <w:bottom w:val="none" w:sz="0" w:space="0" w:color="auto"/>
            <w:right w:val="none" w:sz="0" w:space="0" w:color="auto"/>
          </w:divBdr>
        </w:div>
        <w:div w:id="1313173335">
          <w:marLeft w:val="0"/>
          <w:marRight w:val="0"/>
          <w:marTop w:val="0"/>
          <w:marBottom w:val="0"/>
          <w:divBdr>
            <w:top w:val="none" w:sz="0" w:space="0" w:color="auto"/>
            <w:left w:val="none" w:sz="0" w:space="0" w:color="auto"/>
            <w:bottom w:val="none" w:sz="0" w:space="0" w:color="auto"/>
            <w:right w:val="none" w:sz="0" w:space="0" w:color="auto"/>
          </w:divBdr>
        </w:div>
        <w:div w:id="1693920438">
          <w:marLeft w:val="0"/>
          <w:marRight w:val="0"/>
          <w:marTop w:val="0"/>
          <w:marBottom w:val="0"/>
          <w:divBdr>
            <w:top w:val="none" w:sz="0" w:space="0" w:color="auto"/>
            <w:left w:val="none" w:sz="0" w:space="0" w:color="auto"/>
            <w:bottom w:val="none" w:sz="0" w:space="0" w:color="auto"/>
            <w:right w:val="none" w:sz="0" w:space="0" w:color="auto"/>
          </w:divBdr>
          <w:divsChild>
            <w:div w:id="33584142">
              <w:marLeft w:val="0"/>
              <w:marRight w:val="0"/>
              <w:marTop w:val="0"/>
              <w:marBottom w:val="0"/>
              <w:divBdr>
                <w:top w:val="none" w:sz="0" w:space="0" w:color="auto"/>
                <w:left w:val="none" w:sz="0" w:space="0" w:color="auto"/>
                <w:bottom w:val="none" w:sz="0" w:space="0" w:color="auto"/>
                <w:right w:val="none" w:sz="0" w:space="0" w:color="auto"/>
              </w:divBdr>
            </w:div>
            <w:div w:id="717244010">
              <w:marLeft w:val="0"/>
              <w:marRight w:val="0"/>
              <w:marTop w:val="0"/>
              <w:marBottom w:val="0"/>
              <w:divBdr>
                <w:top w:val="none" w:sz="0" w:space="0" w:color="auto"/>
                <w:left w:val="none" w:sz="0" w:space="0" w:color="auto"/>
                <w:bottom w:val="none" w:sz="0" w:space="0" w:color="auto"/>
                <w:right w:val="none" w:sz="0" w:space="0" w:color="auto"/>
              </w:divBdr>
            </w:div>
            <w:div w:id="1256867902">
              <w:marLeft w:val="0"/>
              <w:marRight w:val="0"/>
              <w:marTop w:val="0"/>
              <w:marBottom w:val="0"/>
              <w:divBdr>
                <w:top w:val="none" w:sz="0" w:space="0" w:color="auto"/>
                <w:left w:val="none" w:sz="0" w:space="0" w:color="auto"/>
                <w:bottom w:val="none" w:sz="0" w:space="0" w:color="auto"/>
                <w:right w:val="none" w:sz="0" w:space="0" w:color="auto"/>
              </w:divBdr>
            </w:div>
            <w:div w:id="1395737663">
              <w:marLeft w:val="0"/>
              <w:marRight w:val="0"/>
              <w:marTop w:val="0"/>
              <w:marBottom w:val="0"/>
              <w:divBdr>
                <w:top w:val="none" w:sz="0" w:space="0" w:color="auto"/>
                <w:left w:val="none" w:sz="0" w:space="0" w:color="auto"/>
                <w:bottom w:val="none" w:sz="0" w:space="0" w:color="auto"/>
                <w:right w:val="none" w:sz="0" w:space="0" w:color="auto"/>
              </w:divBdr>
              <w:divsChild>
                <w:div w:id="261375921">
                  <w:marLeft w:val="0"/>
                  <w:marRight w:val="0"/>
                  <w:marTop w:val="0"/>
                  <w:marBottom w:val="0"/>
                  <w:divBdr>
                    <w:top w:val="none" w:sz="0" w:space="0" w:color="auto"/>
                    <w:left w:val="none" w:sz="0" w:space="0" w:color="auto"/>
                    <w:bottom w:val="none" w:sz="0" w:space="0" w:color="auto"/>
                    <w:right w:val="none" w:sz="0" w:space="0" w:color="auto"/>
                  </w:divBdr>
                </w:div>
                <w:div w:id="435445408">
                  <w:marLeft w:val="0"/>
                  <w:marRight w:val="0"/>
                  <w:marTop w:val="0"/>
                  <w:marBottom w:val="0"/>
                  <w:divBdr>
                    <w:top w:val="none" w:sz="0" w:space="0" w:color="auto"/>
                    <w:left w:val="none" w:sz="0" w:space="0" w:color="auto"/>
                    <w:bottom w:val="none" w:sz="0" w:space="0" w:color="auto"/>
                    <w:right w:val="none" w:sz="0" w:space="0" w:color="auto"/>
                  </w:divBdr>
                </w:div>
                <w:div w:id="935752475">
                  <w:marLeft w:val="0"/>
                  <w:marRight w:val="0"/>
                  <w:marTop w:val="0"/>
                  <w:marBottom w:val="0"/>
                  <w:divBdr>
                    <w:top w:val="none" w:sz="0" w:space="0" w:color="auto"/>
                    <w:left w:val="none" w:sz="0" w:space="0" w:color="auto"/>
                    <w:bottom w:val="none" w:sz="0" w:space="0" w:color="auto"/>
                    <w:right w:val="none" w:sz="0" w:space="0" w:color="auto"/>
                  </w:divBdr>
                </w:div>
                <w:div w:id="1334796872">
                  <w:marLeft w:val="0"/>
                  <w:marRight w:val="0"/>
                  <w:marTop w:val="0"/>
                  <w:marBottom w:val="0"/>
                  <w:divBdr>
                    <w:top w:val="none" w:sz="0" w:space="0" w:color="auto"/>
                    <w:left w:val="none" w:sz="0" w:space="0" w:color="auto"/>
                    <w:bottom w:val="none" w:sz="0" w:space="0" w:color="auto"/>
                    <w:right w:val="none" w:sz="0" w:space="0" w:color="auto"/>
                  </w:divBdr>
                  <w:divsChild>
                    <w:div w:id="716397417">
                      <w:marLeft w:val="0"/>
                      <w:marRight w:val="0"/>
                      <w:marTop w:val="0"/>
                      <w:marBottom w:val="0"/>
                      <w:divBdr>
                        <w:top w:val="none" w:sz="0" w:space="0" w:color="auto"/>
                        <w:left w:val="none" w:sz="0" w:space="0" w:color="auto"/>
                        <w:bottom w:val="none" w:sz="0" w:space="0" w:color="auto"/>
                        <w:right w:val="none" w:sz="0" w:space="0" w:color="auto"/>
                      </w:divBdr>
                    </w:div>
                    <w:div w:id="1589927066">
                      <w:marLeft w:val="0"/>
                      <w:marRight w:val="0"/>
                      <w:marTop w:val="0"/>
                      <w:marBottom w:val="0"/>
                      <w:divBdr>
                        <w:top w:val="none" w:sz="0" w:space="0" w:color="auto"/>
                        <w:left w:val="none" w:sz="0" w:space="0" w:color="auto"/>
                        <w:bottom w:val="none" w:sz="0" w:space="0" w:color="auto"/>
                        <w:right w:val="none" w:sz="0" w:space="0" w:color="auto"/>
                      </w:divBdr>
                    </w:div>
                    <w:div w:id="1979722580">
                      <w:marLeft w:val="0"/>
                      <w:marRight w:val="0"/>
                      <w:marTop w:val="0"/>
                      <w:marBottom w:val="0"/>
                      <w:divBdr>
                        <w:top w:val="none" w:sz="0" w:space="0" w:color="auto"/>
                        <w:left w:val="none" w:sz="0" w:space="0" w:color="auto"/>
                        <w:bottom w:val="none" w:sz="0" w:space="0" w:color="auto"/>
                        <w:right w:val="none" w:sz="0" w:space="0" w:color="auto"/>
                      </w:divBdr>
                    </w:div>
                  </w:divsChild>
                </w:div>
                <w:div w:id="2014799129">
                  <w:marLeft w:val="0"/>
                  <w:marRight w:val="0"/>
                  <w:marTop w:val="0"/>
                  <w:marBottom w:val="0"/>
                  <w:divBdr>
                    <w:top w:val="none" w:sz="0" w:space="0" w:color="auto"/>
                    <w:left w:val="none" w:sz="0" w:space="0" w:color="auto"/>
                    <w:bottom w:val="none" w:sz="0" w:space="0" w:color="auto"/>
                    <w:right w:val="none" w:sz="0" w:space="0" w:color="auto"/>
                  </w:divBdr>
                </w:div>
              </w:divsChild>
            </w:div>
            <w:div w:id="202057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1925">
      <w:bodyDiv w:val="1"/>
      <w:marLeft w:val="0"/>
      <w:marRight w:val="0"/>
      <w:marTop w:val="0"/>
      <w:marBottom w:val="0"/>
      <w:divBdr>
        <w:top w:val="none" w:sz="0" w:space="0" w:color="auto"/>
        <w:left w:val="none" w:sz="0" w:space="0" w:color="auto"/>
        <w:bottom w:val="none" w:sz="0" w:space="0" w:color="auto"/>
        <w:right w:val="none" w:sz="0" w:space="0" w:color="auto"/>
      </w:divBdr>
    </w:div>
    <w:div w:id="1293170192">
      <w:bodyDiv w:val="1"/>
      <w:marLeft w:val="0"/>
      <w:marRight w:val="0"/>
      <w:marTop w:val="0"/>
      <w:marBottom w:val="0"/>
      <w:divBdr>
        <w:top w:val="none" w:sz="0" w:space="0" w:color="auto"/>
        <w:left w:val="none" w:sz="0" w:space="0" w:color="auto"/>
        <w:bottom w:val="none" w:sz="0" w:space="0" w:color="auto"/>
        <w:right w:val="none" w:sz="0" w:space="0" w:color="auto"/>
      </w:divBdr>
    </w:div>
    <w:div w:id="1294405953">
      <w:bodyDiv w:val="1"/>
      <w:marLeft w:val="0"/>
      <w:marRight w:val="0"/>
      <w:marTop w:val="0"/>
      <w:marBottom w:val="0"/>
      <w:divBdr>
        <w:top w:val="none" w:sz="0" w:space="0" w:color="auto"/>
        <w:left w:val="none" w:sz="0" w:space="0" w:color="auto"/>
        <w:bottom w:val="none" w:sz="0" w:space="0" w:color="auto"/>
        <w:right w:val="none" w:sz="0" w:space="0" w:color="auto"/>
      </w:divBdr>
      <w:divsChild>
        <w:div w:id="45449100">
          <w:marLeft w:val="1080"/>
          <w:marRight w:val="0"/>
          <w:marTop w:val="100"/>
          <w:marBottom w:val="0"/>
          <w:divBdr>
            <w:top w:val="none" w:sz="0" w:space="0" w:color="auto"/>
            <w:left w:val="none" w:sz="0" w:space="0" w:color="auto"/>
            <w:bottom w:val="none" w:sz="0" w:space="0" w:color="auto"/>
            <w:right w:val="none" w:sz="0" w:space="0" w:color="auto"/>
          </w:divBdr>
        </w:div>
        <w:div w:id="175850156">
          <w:marLeft w:val="1080"/>
          <w:marRight w:val="0"/>
          <w:marTop w:val="100"/>
          <w:marBottom w:val="0"/>
          <w:divBdr>
            <w:top w:val="none" w:sz="0" w:space="0" w:color="auto"/>
            <w:left w:val="none" w:sz="0" w:space="0" w:color="auto"/>
            <w:bottom w:val="none" w:sz="0" w:space="0" w:color="auto"/>
            <w:right w:val="none" w:sz="0" w:space="0" w:color="auto"/>
          </w:divBdr>
        </w:div>
        <w:div w:id="883711134">
          <w:marLeft w:val="1080"/>
          <w:marRight w:val="0"/>
          <w:marTop w:val="100"/>
          <w:marBottom w:val="0"/>
          <w:divBdr>
            <w:top w:val="none" w:sz="0" w:space="0" w:color="auto"/>
            <w:left w:val="none" w:sz="0" w:space="0" w:color="auto"/>
            <w:bottom w:val="none" w:sz="0" w:space="0" w:color="auto"/>
            <w:right w:val="none" w:sz="0" w:space="0" w:color="auto"/>
          </w:divBdr>
        </w:div>
        <w:div w:id="1329333706">
          <w:marLeft w:val="360"/>
          <w:marRight w:val="0"/>
          <w:marTop w:val="200"/>
          <w:marBottom w:val="0"/>
          <w:divBdr>
            <w:top w:val="none" w:sz="0" w:space="0" w:color="auto"/>
            <w:left w:val="none" w:sz="0" w:space="0" w:color="auto"/>
            <w:bottom w:val="none" w:sz="0" w:space="0" w:color="auto"/>
            <w:right w:val="none" w:sz="0" w:space="0" w:color="auto"/>
          </w:divBdr>
        </w:div>
      </w:divsChild>
    </w:div>
    <w:div w:id="1295600571">
      <w:bodyDiv w:val="1"/>
      <w:marLeft w:val="0"/>
      <w:marRight w:val="0"/>
      <w:marTop w:val="0"/>
      <w:marBottom w:val="0"/>
      <w:divBdr>
        <w:top w:val="none" w:sz="0" w:space="0" w:color="auto"/>
        <w:left w:val="none" w:sz="0" w:space="0" w:color="auto"/>
        <w:bottom w:val="none" w:sz="0" w:space="0" w:color="auto"/>
        <w:right w:val="none" w:sz="0" w:space="0" w:color="auto"/>
      </w:divBdr>
    </w:div>
    <w:div w:id="1298801652">
      <w:bodyDiv w:val="1"/>
      <w:marLeft w:val="0"/>
      <w:marRight w:val="0"/>
      <w:marTop w:val="0"/>
      <w:marBottom w:val="0"/>
      <w:divBdr>
        <w:top w:val="none" w:sz="0" w:space="0" w:color="auto"/>
        <w:left w:val="none" w:sz="0" w:space="0" w:color="auto"/>
        <w:bottom w:val="none" w:sz="0" w:space="0" w:color="auto"/>
        <w:right w:val="none" w:sz="0" w:space="0" w:color="auto"/>
      </w:divBdr>
    </w:div>
    <w:div w:id="1298948875">
      <w:bodyDiv w:val="1"/>
      <w:marLeft w:val="0"/>
      <w:marRight w:val="0"/>
      <w:marTop w:val="0"/>
      <w:marBottom w:val="0"/>
      <w:divBdr>
        <w:top w:val="none" w:sz="0" w:space="0" w:color="auto"/>
        <w:left w:val="none" w:sz="0" w:space="0" w:color="auto"/>
        <w:bottom w:val="none" w:sz="0" w:space="0" w:color="auto"/>
        <w:right w:val="none" w:sz="0" w:space="0" w:color="auto"/>
      </w:divBdr>
    </w:div>
    <w:div w:id="1299455725">
      <w:bodyDiv w:val="1"/>
      <w:marLeft w:val="0"/>
      <w:marRight w:val="0"/>
      <w:marTop w:val="0"/>
      <w:marBottom w:val="0"/>
      <w:divBdr>
        <w:top w:val="none" w:sz="0" w:space="0" w:color="auto"/>
        <w:left w:val="none" w:sz="0" w:space="0" w:color="auto"/>
        <w:bottom w:val="none" w:sz="0" w:space="0" w:color="auto"/>
        <w:right w:val="none" w:sz="0" w:space="0" w:color="auto"/>
      </w:divBdr>
      <w:divsChild>
        <w:div w:id="118882836">
          <w:marLeft w:val="1166"/>
          <w:marRight w:val="0"/>
          <w:marTop w:val="96"/>
          <w:marBottom w:val="0"/>
          <w:divBdr>
            <w:top w:val="none" w:sz="0" w:space="0" w:color="auto"/>
            <w:left w:val="none" w:sz="0" w:space="0" w:color="auto"/>
            <w:bottom w:val="none" w:sz="0" w:space="0" w:color="auto"/>
            <w:right w:val="none" w:sz="0" w:space="0" w:color="auto"/>
          </w:divBdr>
        </w:div>
        <w:div w:id="222302258">
          <w:marLeft w:val="1800"/>
          <w:marRight w:val="0"/>
          <w:marTop w:val="82"/>
          <w:marBottom w:val="0"/>
          <w:divBdr>
            <w:top w:val="none" w:sz="0" w:space="0" w:color="auto"/>
            <w:left w:val="none" w:sz="0" w:space="0" w:color="auto"/>
            <w:bottom w:val="none" w:sz="0" w:space="0" w:color="auto"/>
            <w:right w:val="none" w:sz="0" w:space="0" w:color="auto"/>
          </w:divBdr>
        </w:div>
        <w:div w:id="364788775">
          <w:marLeft w:val="547"/>
          <w:marRight w:val="0"/>
          <w:marTop w:val="106"/>
          <w:marBottom w:val="0"/>
          <w:divBdr>
            <w:top w:val="none" w:sz="0" w:space="0" w:color="auto"/>
            <w:left w:val="none" w:sz="0" w:space="0" w:color="auto"/>
            <w:bottom w:val="none" w:sz="0" w:space="0" w:color="auto"/>
            <w:right w:val="none" w:sz="0" w:space="0" w:color="auto"/>
          </w:divBdr>
        </w:div>
        <w:div w:id="1119108396">
          <w:marLeft w:val="1166"/>
          <w:marRight w:val="0"/>
          <w:marTop w:val="96"/>
          <w:marBottom w:val="0"/>
          <w:divBdr>
            <w:top w:val="none" w:sz="0" w:space="0" w:color="auto"/>
            <w:left w:val="none" w:sz="0" w:space="0" w:color="auto"/>
            <w:bottom w:val="none" w:sz="0" w:space="0" w:color="auto"/>
            <w:right w:val="none" w:sz="0" w:space="0" w:color="auto"/>
          </w:divBdr>
        </w:div>
        <w:div w:id="1219366631">
          <w:marLeft w:val="1166"/>
          <w:marRight w:val="0"/>
          <w:marTop w:val="96"/>
          <w:marBottom w:val="0"/>
          <w:divBdr>
            <w:top w:val="none" w:sz="0" w:space="0" w:color="auto"/>
            <w:left w:val="none" w:sz="0" w:space="0" w:color="auto"/>
            <w:bottom w:val="none" w:sz="0" w:space="0" w:color="auto"/>
            <w:right w:val="none" w:sz="0" w:space="0" w:color="auto"/>
          </w:divBdr>
        </w:div>
        <w:div w:id="1406075552">
          <w:marLeft w:val="547"/>
          <w:marRight w:val="0"/>
          <w:marTop w:val="106"/>
          <w:marBottom w:val="0"/>
          <w:divBdr>
            <w:top w:val="none" w:sz="0" w:space="0" w:color="auto"/>
            <w:left w:val="none" w:sz="0" w:space="0" w:color="auto"/>
            <w:bottom w:val="none" w:sz="0" w:space="0" w:color="auto"/>
            <w:right w:val="none" w:sz="0" w:space="0" w:color="auto"/>
          </w:divBdr>
        </w:div>
        <w:div w:id="2139300612">
          <w:marLeft w:val="1166"/>
          <w:marRight w:val="0"/>
          <w:marTop w:val="96"/>
          <w:marBottom w:val="0"/>
          <w:divBdr>
            <w:top w:val="none" w:sz="0" w:space="0" w:color="auto"/>
            <w:left w:val="none" w:sz="0" w:space="0" w:color="auto"/>
            <w:bottom w:val="none" w:sz="0" w:space="0" w:color="auto"/>
            <w:right w:val="none" w:sz="0" w:space="0" w:color="auto"/>
          </w:divBdr>
        </w:div>
      </w:divsChild>
    </w:div>
    <w:div w:id="1299988797">
      <w:bodyDiv w:val="1"/>
      <w:marLeft w:val="0"/>
      <w:marRight w:val="0"/>
      <w:marTop w:val="0"/>
      <w:marBottom w:val="0"/>
      <w:divBdr>
        <w:top w:val="none" w:sz="0" w:space="0" w:color="auto"/>
        <w:left w:val="none" w:sz="0" w:space="0" w:color="auto"/>
        <w:bottom w:val="none" w:sz="0" w:space="0" w:color="auto"/>
        <w:right w:val="none" w:sz="0" w:space="0" w:color="auto"/>
      </w:divBdr>
    </w:div>
    <w:div w:id="1300064035">
      <w:bodyDiv w:val="1"/>
      <w:marLeft w:val="0"/>
      <w:marRight w:val="0"/>
      <w:marTop w:val="0"/>
      <w:marBottom w:val="0"/>
      <w:divBdr>
        <w:top w:val="none" w:sz="0" w:space="0" w:color="auto"/>
        <w:left w:val="none" w:sz="0" w:space="0" w:color="auto"/>
        <w:bottom w:val="none" w:sz="0" w:space="0" w:color="auto"/>
        <w:right w:val="none" w:sz="0" w:space="0" w:color="auto"/>
      </w:divBdr>
    </w:div>
    <w:div w:id="1300380831">
      <w:bodyDiv w:val="1"/>
      <w:marLeft w:val="0"/>
      <w:marRight w:val="0"/>
      <w:marTop w:val="0"/>
      <w:marBottom w:val="0"/>
      <w:divBdr>
        <w:top w:val="none" w:sz="0" w:space="0" w:color="auto"/>
        <w:left w:val="none" w:sz="0" w:space="0" w:color="auto"/>
        <w:bottom w:val="none" w:sz="0" w:space="0" w:color="auto"/>
        <w:right w:val="none" w:sz="0" w:space="0" w:color="auto"/>
      </w:divBdr>
      <w:divsChild>
        <w:div w:id="2632802">
          <w:marLeft w:val="547"/>
          <w:marRight w:val="0"/>
          <w:marTop w:val="134"/>
          <w:marBottom w:val="0"/>
          <w:divBdr>
            <w:top w:val="none" w:sz="0" w:space="0" w:color="auto"/>
            <w:left w:val="none" w:sz="0" w:space="0" w:color="auto"/>
            <w:bottom w:val="none" w:sz="0" w:space="0" w:color="auto"/>
            <w:right w:val="none" w:sz="0" w:space="0" w:color="auto"/>
          </w:divBdr>
        </w:div>
        <w:div w:id="110132922">
          <w:marLeft w:val="1166"/>
          <w:marRight w:val="0"/>
          <w:marTop w:val="96"/>
          <w:marBottom w:val="0"/>
          <w:divBdr>
            <w:top w:val="none" w:sz="0" w:space="0" w:color="auto"/>
            <w:left w:val="none" w:sz="0" w:space="0" w:color="auto"/>
            <w:bottom w:val="none" w:sz="0" w:space="0" w:color="auto"/>
            <w:right w:val="none" w:sz="0" w:space="0" w:color="auto"/>
          </w:divBdr>
        </w:div>
        <w:div w:id="1210149867">
          <w:marLeft w:val="1166"/>
          <w:marRight w:val="0"/>
          <w:marTop w:val="96"/>
          <w:marBottom w:val="0"/>
          <w:divBdr>
            <w:top w:val="none" w:sz="0" w:space="0" w:color="auto"/>
            <w:left w:val="none" w:sz="0" w:space="0" w:color="auto"/>
            <w:bottom w:val="none" w:sz="0" w:space="0" w:color="auto"/>
            <w:right w:val="none" w:sz="0" w:space="0" w:color="auto"/>
          </w:divBdr>
        </w:div>
        <w:div w:id="1739746612">
          <w:marLeft w:val="1166"/>
          <w:marRight w:val="0"/>
          <w:marTop w:val="96"/>
          <w:marBottom w:val="0"/>
          <w:divBdr>
            <w:top w:val="none" w:sz="0" w:space="0" w:color="auto"/>
            <w:left w:val="none" w:sz="0" w:space="0" w:color="auto"/>
            <w:bottom w:val="none" w:sz="0" w:space="0" w:color="auto"/>
            <w:right w:val="none" w:sz="0" w:space="0" w:color="auto"/>
          </w:divBdr>
        </w:div>
      </w:divsChild>
    </w:div>
    <w:div w:id="1301115568">
      <w:bodyDiv w:val="1"/>
      <w:marLeft w:val="0"/>
      <w:marRight w:val="0"/>
      <w:marTop w:val="0"/>
      <w:marBottom w:val="0"/>
      <w:divBdr>
        <w:top w:val="none" w:sz="0" w:space="0" w:color="auto"/>
        <w:left w:val="none" w:sz="0" w:space="0" w:color="auto"/>
        <w:bottom w:val="none" w:sz="0" w:space="0" w:color="auto"/>
        <w:right w:val="none" w:sz="0" w:space="0" w:color="auto"/>
      </w:divBdr>
      <w:divsChild>
        <w:div w:id="212231204">
          <w:marLeft w:val="1166"/>
          <w:marRight w:val="0"/>
          <w:marTop w:val="134"/>
          <w:marBottom w:val="0"/>
          <w:divBdr>
            <w:top w:val="none" w:sz="0" w:space="0" w:color="auto"/>
            <w:left w:val="none" w:sz="0" w:space="0" w:color="auto"/>
            <w:bottom w:val="none" w:sz="0" w:space="0" w:color="auto"/>
            <w:right w:val="none" w:sz="0" w:space="0" w:color="auto"/>
          </w:divBdr>
        </w:div>
        <w:div w:id="578515534">
          <w:marLeft w:val="1166"/>
          <w:marRight w:val="0"/>
          <w:marTop w:val="134"/>
          <w:marBottom w:val="0"/>
          <w:divBdr>
            <w:top w:val="none" w:sz="0" w:space="0" w:color="auto"/>
            <w:left w:val="none" w:sz="0" w:space="0" w:color="auto"/>
            <w:bottom w:val="none" w:sz="0" w:space="0" w:color="auto"/>
            <w:right w:val="none" w:sz="0" w:space="0" w:color="auto"/>
          </w:divBdr>
        </w:div>
        <w:div w:id="1797065783">
          <w:marLeft w:val="547"/>
          <w:marRight w:val="0"/>
          <w:marTop w:val="154"/>
          <w:marBottom w:val="0"/>
          <w:divBdr>
            <w:top w:val="none" w:sz="0" w:space="0" w:color="auto"/>
            <w:left w:val="none" w:sz="0" w:space="0" w:color="auto"/>
            <w:bottom w:val="none" w:sz="0" w:space="0" w:color="auto"/>
            <w:right w:val="none" w:sz="0" w:space="0" w:color="auto"/>
          </w:divBdr>
        </w:div>
        <w:div w:id="2082172820">
          <w:marLeft w:val="1800"/>
          <w:marRight w:val="0"/>
          <w:marTop w:val="115"/>
          <w:marBottom w:val="0"/>
          <w:divBdr>
            <w:top w:val="none" w:sz="0" w:space="0" w:color="auto"/>
            <w:left w:val="none" w:sz="0" w:space="0" w:color="auto"/>
            <w:bottom w:val="none" w:sz="0" w:space="0" w:color="auto"/>
            <w:right w:val="none" w:sz="0" w:space="0" w:color="auto"/>
          </w:divBdr>
        </w:div>
      </w:divsChild>
    </w:div>
    <w:div w:id="1301155916">
      <w:bodyDiv w:val="1"/>
      <w:marLeft w:val="0"/>
      <w:marRight w:val="0"/>
      <w:marTop w:val="0"/>
      <w:marBottom w:val="0"/>
      <w:divBdr>
        <w:top w:val="none" w:sz="0" w:space="0" w:color="auto"/>
        <w:left w:val="none" w:sz="0" w:space="0" w:color="auto"/>
        <w:bottom w:val="none" w:sz="0" w:space="0" w:color="auto"/>
        <w:right w:val="none" w:sz="0" w:space="0" w:color="auto"/>
      </w:divBdr>
    </w:div>
    <w:div w:id="1301376912">
      <w:bodyDiv w:val="1"/>
      <w:marLeft w:val="0"/>
      <w:marRight w:val="0"/>
      <w:marTop w:val="0"/>
      <w:marBottom w:val="0"/>
      <w:divBdr>
        <w:top w:val="none" w:sz="0" w:space="0" w:color="auto"/>
        <w:left w:val="none" w:sz="0" w:space="0" w:color="auto"/>
        <w:bottom w:val="none" w:sz="0" w:space="0" w:color="auto"/>
        <w:right w:val="none" w:sz="0" w:space="0" w:color="auto"/>
      </w:divBdr>
      <w:divsChild>
        <w:div w:id="24212123">
          <w:marLeft w:val="1800"/>
          <w:marRight w:val="0"/>
          <w:marTop w:val="82"/>
          <w:marBottom w:val="0"/>
          <w:divBdr>
            <w:top w:val="none" w:sz="0" w:space="0" w:color="auto"/>
            <w:left w:val="none" w:sz="0" w:space="0" w:color="auto"/>
            <w:bottom w:val="none" w:sz="0" w:space="0" w:color="auto"/>
            <w:right w:val="none" w:sz="0" w:space="0" w:color="auto"/>
          </w:divBdr>
        </w:div>
        <w:div w:id="452601846">
          <w:marLeft w:val="1800"/>
          <w:marRight w:val="0"/>
          <w:marTop w:val="82"/>
          <w:marBottom w:val="0"/>
          <w:divBdr>
            <w:top w:val="none" w:sz="0" w:space="0" w:color="auto"/>
            <w:left w:val="none" w:sz="0" w:space="0" w:color="auto"/>
            <w:bottom w:val="none" w:sz="0" w:space="0" w:color="auto"/>
            <w:right w:val="none" w:sz="0" w:space="0" w:color="auto"/>
          </w:divBdr>
        </w:div>
        <w:div w:id="542180802">
          <w:marLeft w:val="1166"/>
          <w:marRight w:val="0"/>
          <w:marTop w:val="96"/>
          <w:marBottom w:val="0"/>
          <w:divBdr>
            <w:top w:val="none" w:sz="0" w:space="0" w:color="auto"/>
            <w:left w:val="none" w:sz="0" w:space="0" w:color="auto"/>
            <w:bottom w:val="none" w:sz="0" w:space="0" w:color="auto"/>
            <w:right w:val="none" w:sz="0" w:space="0" w:color="auto"/>
          </w:divBdr>
        </w:div>
        <w:div w:id="638417612">
          <w:marLeft w:val="1166"/>
          <w:marRight w:val="0"/>
          <w:marTop w:val="96"/>
          <w:marBottom w:val="0"/>
          <w:divBdr>
            <w:top w:val="none" w:sz="0" w:space="0" w:color="auto"/>
            <w:left w:val="none" w:sz="0" w:space="0" w:color="auto"/>
            <w:bottom w:val="none" w:sz="0" w:space="0" w:color="auto"/>
            <w:right w:val="none" w:sz="0" w:space="0" w:color="auto"/>
          </w:divBdr>
        </w:div>
        <w:div w:id="1139612107">
          <w:marLeft w:val="1800"/>
          <w:marRight w:val="0"/>
          <w:marTop w:val="82"/>
          <w:marBottom w:val="0"/>
          <w:divBdr>
            <w:top w:val="none" w:sz="0" w:space="0" w:color="auto"/>
            <w:left w:val="none" w:sz="0" w:space="0" w:color="auto"/>
            <w:bottom w:val="none" w:sz="0" w:space="0" w:color="auto"/>
            <w:right w:val="none" w:sz="0" w:space="0" w:color="auto"/>
          </w:divBdr>
        </w:div>
        <w:div w:id="1147940961">
          <w:marLeft w:val="1166"/>
          <w:marRight w:val="0"/>
          <w:marTop w:val="96"/>
          <w:marBottom w:val="0"/>
          <w:divBdr>
            <w:top w:val="none" w:sz="0" w:space="0" w:color="auto"/>
            <w:left w:val="none" w:sz="0" w:space="0" w:color="auto"/>
            <w:bottom w:val="none" w:sz="0" w:space="0" w:color="auto"/>
            <w:right w:val="none" w:sz="0" w:space="0" w:color="auto"/>
          </w:divBdr>
        </w:div>
        <w:div w:id="1155488993">
          <w:marLeft w:val="547"/>
          <w:marRight w:val="0"/>
          <w:marTop w:val="106"/>
          <w:marBottom w:val="0"/>
          <w:divBdr>
            <w:top w:val="none" w:sz="0" w:space="0" w:color="auto"/>
            <w:left w:val="none" w:sz="0" w:space="0" w:color="auto"/>
            <w:bottom w:val="none" w:sz="0" w:space="0" w:color="auto"/>
            <w:right w:val="none" w:sz="0" w:space="0" w:color="auto"/>
          </w:divBdr>
        </w:div>
        <w:div w:id="1564632782">
          <w:marLeft w:val="1166"/>
          <w:marRight w:val="0"/>
          <w:marTop w:val="96"/>
          <w:marBottom w:val="0"/>
          <w:divBdr>
            <w:top w:val="none" w:sz="0" w:space="0" w:color="auto"/>
            <w:left w:val="none" w:sz="0" w:space="0" w:color="auto"/>
            <w:bottom w:val="none" w:sz="0" w:space="0" w:color="auto"/>
            <w:right w:val="none" w:sz="0" w:space="0" w:color="auto"/>
          </w:divBdr>
        </w:div>
        <w:div w:id="1760326772">
          <w:marLeft w:val="547"/>
          <w:marRight w:val="0"/>
          <w:marTop w:val="106"/>
          <w:marBottom w:val="0"/>
          <w:divBdr>
            <w:top w:val="none" w:sz="0" w:space="0" w:color="auto"/>
            <w:left w:val="none" w:sz="0" w:space="0" w:color="auto"/>
            <w:bottom w:val="none" w:sz="0" w:space="0" w:color="auto"/>
            <w:right w:val="none" w:sz="0" w:space="0" w:color="auto"/>
          </w:divBdr>
        </w:div>
        <w:div w:id="1801802680">
          <w:marLeft w:val="1166"/>
          <w:marRight w:val="0"/>
          <w:marTop w:val="96"/>
          <w:marBottom w:val="0"/>
          <w:divBdr>
            <w:top w:val="none" w:sz="0" w:space="0" w:color="auto"/>
            <w:left w:val="none" w:sz="0" w:space="0" w:color="auto"/>
            <w:bottom w:val="none" w:sz="0" w:space="0" w:color="auto"/>
            <w:right w:val="none" w:sz="0" w:space="0" w:color="auto"/>
          </w:divBdr>
        </w:div>
        <w:div w:id="1965885399">
          <w:marLeft w:val="1800"/>
          <w:marRight w:val="0"/>
          <w:marTop w:val="82"/>
          <w:marBottom w:val="0"/>
          <w:divBdr>
            <w:top w:val="none" w:sz="0" w:space="0" w:color="auto"/>
            <w:left w:val="none" w:sz="0" w:space="0" w:color="auto"/>
            <w:bottom w:val="none" w:sz="0" w:space="0" w:color="auto"/>
            <w:right w:val="none" w:sz="0" w:space="0" w:color="auto"/>
          </w:divBdr>
        </w:div>
      </w:divsChild>
    </w:div>
    <w:div w:id="1301499778">
      <w:bodyDiv w:val="1"/>
      <w:marLeft w:val="0"/>
      <w:marRight w:val="0"/>
      <w:marTop w:val="0"/>
      <w:marBottom w:val="0"/>
      <w:divBdr>
        <w:top w:val="none" w:sz="0" w:space="0" w:color="auto"/>
        <w:left w:val="none" w:sz="0" w:space="0" w:color="auto"/>
        <w:bottom w:val="none" w:sz="0" w:space="0" w:color="auto"/>
        <w:right w:val="none" w:sz="0" w:space="0" w:color="auto"/>
      </w:divBdr>
    </w:div>
    <w:div w:id="1302033122">
      <w:bodyDiv w:val="1"/>
      <w:marLeft w:val="0"/>
      <w:marRight w:val="0"/>
      <w:marTop w:val="0"/>
      <w:marBottom w:val="0"/>
      <w:divBdr>
        <w:top w:val="none" w:sz="0" w:space="0" w:color="auto"/>
        <w:left w:val="none" w:sz="0" w:space="0" w:color="auto"/>
        <w:bottom w:val="none" w:sz="0" w:space="0" w:color="auto"/>
        <w:right w:val="none" w:sz="0" w:space="0" w:color="auto"/>
      </w:divBdr>
      <w:divsChild>
        <w:div w:id="1787967757">
          <w:marLeft w:val="0"/>
          <w:marRight w:val="0"/>
          <w:marTop w:val="0"/>
          <w:marBottom w:val="0"/>
          <w:divBdr>
            <w:top w:val="none" w:sz="0" w:space="0" w:color="auto"/>
            <w:left w:val="none" w:sz="0" w:space="0" w:color="auto"/>
            <w:bottom w:val="none" w:sz="0" w:space="0" w:color="auto"/>
            <w:right w:val="none" w:sz="0" w:space="0" w:color="auto"/>
          </w:divBdr>
          <w:divsChild>
            <w:div w:id="144858705">
              <w:marLeft w:val="0"/>
              <w:marRight w:val="0"/>
              <w:marTop w:val="0"/>
              <w:marBottom w:val="0"/>
              <w:divBdr>
                <w:top w:val="none" w:sz="0" w:space="0" w:color="auto"/>
                <w:left w:val="none" w:sz="0" w:space="0" w:color="auto"/>
                <w:bottom w:val="none" w:sz="0" w:space="0" w:color="auto"/>
                <w:right w:val="none" w:sz="0" w:space="0" w:color="auto"/>
              </w:divBdr>
            </w:div>
            <w:div w:id="401685665">
              <w:marLeft w:val="0"/>
              <w:marRight w:val="0"/>
              <w:marTop w:val="0"/>
              <w:marBottom w:val="0"/>
              <w:divBdr>
                <w:top w:val="none" w:sz="0" w:space="0" w:color="auto"/>
                <w:left w:val="none" w:sz="0" w:space="0" w:color="auto"/>
                <w:bottom w:val="none" w:sz="0" w:space="0" w:color="auto"/>
                <w:right w:val="none" w:sz="0" w:space="0" w:color="auto"/>
              </w:divBdr>
            </w:div>
            <w:div w:id="602998468">
              <w:marLeft w:val="0"/>
              <w:marRight w:val="0"/>
              <w:marTop w:val="0"/>
              <w:marBottom w:val="0"/>
              <w:divBdr>
                <w:top w:val="none" w:sz="0" w:space="0" w:color="auto"/>
                <w:left w:val="none" w:sz="0" w:space="0" w:color="auto"/>
                <w:bottom w:val="none" w:sz="0" w:space="0" w:color="auto"/>
                <w:right w:val="none" w:sz="0" w:space="0" w:color="auto"/>
              </w:divBdr>
            </w:div>
            <w:div w:id="717708643">
              <w:marLeft w:val="0"/>
              <w:marRight w:val="0"/>
              <w:marTop w:val="0"/>
              <w:marBottom w:val="0"/>
              <w:divBdr>
                <w:top w:val="none" w:sz="0" w:space="0" w:color="auto"/>
                <w:left w:val="none" w:sz="0" w:space="0" w:color="auto"/>
                <w:bottom w:val="none" w:sz="0" w:space="0" w:color="auto"/>
                <w:right w:val="none" w:sz="0" w:space="0" w:color="auto"/>
              </w:divBdr>
            </w:div>
            <w:div w:id="836074943">
              <w:marLeft w:val="0"/>
              <w:marRight w:val="0"/>
              <w:marTop w:val="0"/>
              <w:marBottom w:val="0"/>
              <w:divBdr>
                <w:top w:val="none" w:sz="0" w:space="0" w:color="auto"/>
                <w:left w:val="none" w:sz="0" w:space="0" w:color="auto"/>
                <w:bottom w:val="none" w:sz="0" w:space="0" w:color="auto"/>
                <w:right w:val="none" w:sz="0" w:space="0" w:color="auto"/>
              </w:divBdr>
            </w:div>
            <w:div w:id="1952515454">
              <w:marLeft w:val="0"/>
              <w:marRight w:val="0"/>
              <w:marTop w:val="0"/>
              <w:marBottom w:val="0"/>
              <w:divBdr>
                <w:top w:val="none" w:sz="0" w:space="0" w:color="auto"/>
                <w:left w:val="none" w:sz="0" w:space="0" w:color="auto"/>
                <w:bottom w:val="none" w:sz="0" w:space="0" w:color="auto"/>
                <w:right w:val="none" w:sz="0" w:space="0" w:color="auto"/>
              </w:divBdr>
            </w:div>
            <w:div w:id="19672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42735">
      <w:bodyDiv w:val="1"/>
      <w:marLeft w:val="0"/>
      <w:marRight w:val="0"/>
      <w:marTop w:val="0"/>
      <w:marBottom w:val="0"/>
      <w:divBdr>
        <w:top w:val="none" w:sz="0" w:space="0" w:color="auto"/>
        <w:left w:val="none" w:sz="0" w:space="0" w:color="auto"/>
        <w:bottom w:val="none" w:sz="0" w:space="0" w:color="auto"/>
        <w:right w:val="none" w:sz="0" w:space="0" w:color="auto"/>
      </w:divBdr>
    </w:div>
    <w:div w:id="1302543461">
      <w:bodyDiv w:val="1"/>
      <w:marLeft w:val="0"/>
      <w:marRight w:val="0"/>
      <w:marTop w:val="0"/>
      <w:marBottom w:val="0"/>
      <w:divBdr>
        <w:top w:val="none" w:sz="0" w:space="0" w:color="auto"/>
        <w:left w:val="none" w:sz="0" w:space="0" w:color="auto"/>
        <w:bottom w:val="none" w:sz="0" w:space="0" w:color="auto"/>
        <w:right w:val="none" w:sz="0" w:space="0" w:color="auto"/>
      </w:divBdr>
    </w:div>
    <w:div w:id="1302615491">
      <w:bodyDiv w:val="1"/>
      <w:marLeft w:val="0"/>
      <w:marRight w:val="0"/>
      <w:marTop w:val="0"/>
      <w:marBottom w:val="0"/>
      <w:divBdr>
        <w:top w:val="none" w:sz="0" w:space="0" w:color="auto"/>
        <w:left w:val="none" w:sz="0" w:space="0" w:color="auto"/>
        <w:bottom w:val="none" w:sz="0" w:space="0" w:color="auto"/>
        <w:right w:val="none" w:sz="0" w:space="0" w:color="auto"/>
      </w:divBdr>
    </w:div>
    <w:div w:id="1302810185">
      <w:bodyDiv w:val="1"/>
      <w:marLeft w:val="0"/>
      <w:marRight w:val="0"/>
      <w:marTop w:val="0"/>
      <w:marBottom w:val="0"/>
      <w:divBdr>
        <w:top w:val="none" w:sz="0" w:space="0" w:color="auto"/>
        <w:left w:val="none" w:sz="0" w:space="0" w:color="auto"/>
        <w:bottom w:val="none" w:sz="0" w:space="0" w:color="auto"/>
        <w:right w:val="none" w:sz="0" w:space="0" w:color="auto"/>
      </w:divBdr>
    </w:div>
    <w:div w:id="1303804571">
      <w:bodyDiv w:val="1"/>
      <w:marLeft w:val="0"/>
      <w:marRight w:val="0"/>
      <w:marTop w:val="0"/>
      <w:marBottom w:val="0"/>
      <w:divBdr>
        <w:top w:val="none" w:sz="0" w:space="0" w:color="auto"/>
        <w:left w:val="none" w:sz="0" w:space="0" w:color="auto"/>
        <w:bottom w:val="none" w:sz="0" w:space="0" w:color="auto"/>
        <w:right w:val="none" w:sz="0" w:space="0" w:color="auto"/>
      </w:divBdr>
      <w:divsChild>
        <w:div w:id="223834195">
          <w:marLeft w:val="1166"/>
          <w:marRight w:val="0"/>
          <w:marTop w:val="96"/>
          <w:marBottom w:val="0"/>
          <w:divBdr>
            <w:top w:val="none" w:sz="0" w:space="0" w:color="auto"/>
            <w:left w:val="none" w:sz="0" w:space="0" w:color="auto"/>
            <w:bottom w:val="none" w:sz="0" w:space="0" w:color="auto"/>
            <w:right w:val="none" w:sz="0" w:space="0" w:color="auto"/>
          </w:divBdr>
        </w:div>
        <w:div w:id="1019815249">
          <w:marLeft w:val="1166"/>
          <w:marRight w:val="0"/>
          <w:marTop w:val="96"/>
          <w:marBottom w:val="0"/>
          <w:divBdr>
            <w:top w:val="none" w:sz="0" w:space="0" w:color="auto"/>
            <w:left w:val="none" w:sz="0" w:space="0" w:color="auto"/>
            <w:bottom w:val="none" w:sz="0" w:space="0" w:color="auto"/>
            <w:right w:val="none" w:sz="0" w:space="0" w:color="auto"/>
          </w:divBdr>
        </w:div>
        <w:div w:id="1067385474">
          <w:marLeft w:val="1166"/>
          <w:marRight w:val="0"/>
          <w:marTop w:val="96"/>
          <w:marBottom w:val="0"/>
          <w:divBdr>
            <w:top w:val="none" w:sz="0" w:space="0" w:color="auto"/>
            <w:left w:val="none" w:sz="0" w:space="0" w:color="auto"/>
            <w:bottom w:val="none" w:sz="0" w:space="0" w:color="auto"/>
            <w:right w:val="none" w:sz="0" w:space="0" w:color="auto"/>
          </w:divBdr>
        </w:div>
        <w:div w:id="1227228661">
          <w:marLeft w:val="1166"/>
          <w:marRight w:val="0"/>
          <w:marTop w:val="96"/>
          <w:marBottom w:val="0"/>
          <w:divBdr>
            <w:top w:val="none" w:sz="0" w:space="0" w:color="auto"/>
            <w:left w:val="none" w:sz="0" w:space="0" w:color="auto"/>
            <w:bottom w:val="none" w:sz="0" w:space="0" w:color="auto"/>
            <w:right w:val="none" w:sz="0" w:space="0" w:color="auto"/>
          </w:divBdr>
        </w:div>
        <w:div w:id="1597640916">
          <w:marLeft w:val="547"/>
          <w:marRight w:val="0"/>
          <w:marTop w:val="115"/>
          <w:marBottom w:val="0"/>
          <w:divBdr>
            <w:top w:val="none" w:sz="0" w:space="0" w:color="auto"/>
            <w:left w:val="none" w:sz="0" w:space="0" w:color="auto"/>
            <w:bottom w:val="none" w:sz="0" w:space="0" w:color="auto"/>
            <w:right w:val="none" w:sz="0" w:space="0" w:color="auto"/>
          </w:divBdr>
        </w:div>
        <w:div w:id="1897282155">
          <w:marLeft w:val="1166"/>
          <w:marRight w:val="0"/>
          <w:marTop w:val="96"/>
          <w:marBottom w:val="0"/>
          <w:divBdr>
            <w:top w:val="none" w:sz="0" w:space="0" w:color="auto"/>
            <w:left w:val="none" w:sz="0" w:space="0" w:color="auto"/>
            <w:bottom w:val="none" w:sz="0" w:space="0" w:color="auto"/>
            <w:right w:val="none" w:sz="0" w:space="0" w:color="auto"/>
          </w:divBdr>
        </w:div>
      </w:divsChild>
    </w:div>
    <w:div w:id="1304894876">
      <w:bodyDiv w:val="1"/>
      <w:marLeft w:val="0"/>
      <w:marRight w:val="0"/>
      <w:marTop w:val="0"/>
      <w:marBottom w:val="0"/>
      <w:divBdr>
        <w:top w:val="none" w:sz="0" w:space="0" w:color="auto"/>
        <w:left w:val="none" w:sz="0" w:space="0" w:color="auto"/>
        <w:bottom w:val="none" w:sz="0" w:space="0" w:color="auto"/>
        <w:right w:val="none" w:sz="0" w:space="0" w:color="auto"/>
      </w:divBdr>
      <w:divsChild>
        <w:div w:id="136193117">
          <w:marLeft w:val="1800"/>
          <w:marRight w:val="0"/>
          <w:marTop w:val="82"/>
          <w:marBottom w:val="0"/>
          <w:divBdr>
            <w:top w:val="none" w:sz="0" w:space="0" w:color="auto"/>
            <w:left w:val="none" w:sz="0" w:space="0" w:color="auto"/>
            <w:bottom w:val="none" w:sz="0" w:space="0" w:color="auto"/>
            <w:right w:val="none" w:sz="0" w:space="0" w:color="auto"/>
          </w:divBdr>
        </w:div>
        <w:div w:id="355693762">
          <w:marLeft w:val="1166"/>
          <w:marRight w:val="0"/>
          <w:marTop w:val="96"/>
          <w:marBottom w:val="0"/>
          <w:divBdr>
            <w:top w:val="none" w:sz="0" w:space="0" w:color="auto"/>
            <w:left w:val="none" w:sz="0" w:space="0" w:color="auto"/>
            <w:bottom w:val="none" w:sz="0" w:space="0" w:color="auto"/>
            <w:right w:val="none" w:sz="0" w:space="0" w:color="auto"/>
          </w:divBdr>
        </w:div>
        <w:div w:id="364252735">
          <w:marLeft w:val="1800"/>
          <w:marRight w:val="0"/>
          <w:marTop w:val="82"/>
          <w:marBottom w:val="0"/>
          <w:divBdr>
            <w:top w:val="none" w:sz="0" w:space="0" w:color="auto"/>
            <w:left w:val="none" w:sz="0" w:space="0" w:color="auto"/>
            <w:bottom w:val="none" w:sz="0" w:space="0" w:color="auto"/>
            <w:right w:val="none" w:sz="0" w:space="0" w:color="auto"/>
          </w:divBdr>
        </w:div>
        <w:div w:id="525876417">
          <w:marLeft w:val="547"/>
          <w:marRight w:val="0"/>
          <w:marTop w:val="106"/>
          <w:marBottom w:val="0"/>
          <w:divBdr>
            <w:top w:val="none" w:sz="0" w:space="0" w:color="auto"/>
            <w:left w:val="none" w:sz="0" w:space="0" w:color="auto"/>
            <w:bottom w:val="none" w:sz="0" w:space="0" w:color="auto"/>
            <w:right w:val="none" w:sz="0" w:space="0" w:color="auto"/>
          </w:divBdr>
        </w:div>
        <w:div w:id="611086584">
          <w:marLeft w:val="1166"/>
          <w:marRight w:val="0"/>
          <w:marTop w:val="96"/>
          <w:marBottom w:val="0"/>
          <w:divBdr>
            <w:top w:val="none" w:sz="0" w:space="0" w:color="auto"/>
            <w:left w:val="none" w:sz="0" w:space="0" w:color="auto"/>
            <w:bottom w:val="none" w:sz="0" w:space="0" w:color="auto"/>
            <w:right w:val="none" w:sz="0" w:space="0" w:color="auto"/>
          </w:divBdr>
        </w:div>
        <w:div w:id="1676347736">
          <w:marLeft w:val="1800"/>
          <w:marRight w:val="0"/>
          <w:marTop w:val="82"/>
          <w:marBottom w:val="0"/>
          <w:divBdr>
            <w:top w:val="none" w:sz="0" w:space="0" w:color="auto"/>
            <w:left w:val="none" w:sz="0" w:space="0" w:color="auto"/>
            <w:bottom w:val="none" w:sz="0" w:space="0" w:color="auto"/>
            <w:right w:val="none" w:sz="0" w:space="0" w:color="auto"/>
          </w:divBdr>
        </w:div>
        <w:div w:id="1995331569">
          <w:marLeft w:val="547"/>
          <w:marRight w:val="0"/>
          <w:marTop w:val="106"/>
          <w:marBottom w:val="0"/>
          <w:divBdr>
            <w:top w:val="none" w:sz="0" w:space="0" w:color="auto"/>
            <w:left w:val="none" w:sz="0" w:space="0" w:color="auto"/>
            <w:bottom w:val="none" w:sz="0" w:space="0" w:color="auto"/>
            <w:right w:val="none" w:sz="0" w:space="0" w:color="auto"/>
          </w:divBdr>
        </w:div>
      </w:divsChild>
    </w:div>
    <w:div w:id="1305506759">
      <w:bodyDiv w:val="1"/>
      <w:marLeft w:val="0"/>
      <w:marRight w:val="0"/>
      <w:marTop w:val="0"/>
      <w:marBottom w:val="0"/>
      <w:divBdr>
        <w:top w:val="none" w:sz="0" w:space="0" w:color="auto"/>
        <w:left w:val="none" w:sz="0" w:space="0" w:color="auto"/>
        <w:bottom w:val="none" w:sz="0" w:space="0" w:color="auto"/>
        <w:right w:val="none" w:sz="0" w:space="0" w:color="auto"/>
      </w:divBdr>
    </w:div>
    <w:div w:id="1306281414">
      <w:bodyDiv w:val="1"/>
      <w:marLeft w:val="0"/>
      <w:marRight w:val="0"/>
      <w:marTop w:val="0"/>
      <w:marBottom w:val="0"/>
      <w:divBdr>
        <w:top w:val="none" w:sz="0" w:space="0" w:color="auto"/>
        <w:left w:val="none" w:sz="0" w:space="0" w:color="auto"/>
        <w:bottom w:val="none" w:sz="0" w:space="0" w:color="auto"/>
        <w:right w:val="none" w:sz="0" w:space="0" w:color="auto"/>
      </w:divBdr>
    </w:div>
    <w:div w:id="1306742779">
      <w:bodyDiv w:val="1"/>
      <w:marLeft w:val="0"/>
      <w:marRight w:val="0"/>
      <w:marTop w:val="0"/>
      <w:marBottom w:val="0"/>
      <w:divBdr>
        <w:top w:val="none" w:sz="0" w:space="0" w:color="auto"/>
        <w:left w:val="none" w:sz="0" w:space="0" w:color="auto"/>
        <w:bottom w:val="none" w:sz="0" w:space="0" w:color="auto"/>
        <w:right w:val="none" w:sz="0" w:space="0" w:color="auto"/>
      </w:divBdr>
    </w:div>
    <w:div w:id="1310864120">
      <w:bodyDiv w:val="1"/>
      <w:marLeft w:val="0"/>
      <w:marRight w:val="0"/>
      <w:marTop w:val="0"/>
      <w:marBottom w:val="0"/>
      <w:divBdr>
        <w:top w:val="none" w:sz="0" w:space="0" w:color="auto"/>
        <w:left w:val="none" w:sz="0" w:space="0" w:color="auto"/>
        <w:bottom w:val="none" w:sz="0" w:space="0" w:color="auto"/>
        <w:right w:val="none" w:sz="0" w:space="0" w:color="auto"/>
      </w:divBdr>
    </w:div>
    <w:div w:id="1310985872">
      <w:bodyDiv w:val="1"/>
      <w:marLeft w:val="0"/>
      <w:marRight w:val="0"/>
      <w:marTop w:val="0"/>
      <w:marBottom w:val="0"/>
      <w:divBdr>
        <w:top w:val="none" w:sz="0" w:space="0" w:color="auto"/>
        <w:left w:val="none" w:sz="0" w:space="0" w:color="auto"/>
        <w:bottom w:val="none" w:sz="0" w:space="0" w:color="auto"/>
        <w:right w:val="none" w:sz="0" w:space="0" w:color="auto"/>
      </w:divBdr>
    </w:div>
    <w:div w:id="1311325121">
      <w:bodyDiv w:val="1"/>
      <w:marLeft w:val="0"/>
      <w:marRight w:val="0"/>
      <w:marTop w:val="0"/>
      <w:marBottom w:val="0"/>
      <w:divBdr>
        <w:top w:val="none" w:sz="0" w:space="0" w:color="auto"/>
        <w:left w:val="none" w:sz="0" w:space="0" w:color="auto"/>
        <w:bottom w:val="none" w:sz="0" w:space="0" w:color="auto"/>
        <w:right w:val="none" w:sz="0" w:space="0" w:color="auto"/>
      </w:divBdr>
    </w:div>
    <w:div w:id="1311591308">
      <w:bodyDiv w:val="1"/>
      <w:marLeft w:val="0"/>
      <w:marRight w:val="0"/>
      <w:marTop w:val="0"/>
      <w:marBottom w:val="0"/>
      <w:divBdr>
        <w:top w:val="none" w:sz="0" w:space="0" w:color="auto"/>
        <w:left w:val="none" w:sz="0" w:space="0" w:color="auto"/>
        <w:bottom w:val="none" w:sz="0" w:space="0" w:color="auto"/>
        <w:right w:val="none" w:sz="0" w:space="0" w:color="auto"/>
      </w:divBdr>
    </w:div>
    <w:div w:id="1311711071">
      <w:bodyDiv w:val="1"/>
      <w:marLeft w:val="0"/>
      <w:marRight w:val="0"/>
      <w:marTop w:val="0"/>
      <w:marBottom w:val="0"/>
      <w:divBdr>
        <w:top w:val="none" w:sz="0" w:space="0" w:color="auto"/>
        <w:left w:val="none" w:sz="0" w:space="0" w:color="auto"/>
        <w:bottom w:val="none" w:sz="0" w:space="0" w:color="auto"/>
        <w:right w:val="none" w:sz="0" w:space="0" w:color="auto"/>
      </w:divBdr>
      <w:divsChild>
        <w:div w:id="54202055">
          <w:marLeft w:val="1440"/>
          <w:marRight w:val="0"/>
          <w:marTop w:val="0"/>
          <w:marBottom w:val="0"/>
          <w:divBdr>
            <w:top w:val="none" w:sz="0" w:space="0" w:color="auto"/>
            <w:left w:val="none" w:sz="0" w:space="0" w:color="auto"/>
            <w:bottom w:val="none" w:sz="0" w:space="0" w:color="auto"/>
            <w:right w:val="none" w:sz="0" w:space="0" w:color="auto"/>
          </w:divBdr>
        </w:div>
        <w:div w:id="446629567">
          <w:marLeft w:val="2160"/>
          <w:marRight w:val="0"/>
          <w:marTop w:val="0"/>
          <w:marBottom w:val="0"/>
          <w:divBdr>
            <w:top w:val="none" w:sz="0" w:space="0" w:color="auto"/>
            <w:left w:val="none" w:sz="0" w:space="0" w:color="auto"/>
            <w:bottom w:val="none" w:sz="0" w:space="0" w:color="auto"/>
            <w:right w:val="none" w:sz="0" w:space="0" w:color="auto"/>
          </w:divBdr>
        </w:div>
        <w:div w:id="467824212">
          <w:marLeft w:val="2160"/>
          <w:marRight w:val="0"/>
          <w:marTop w:val="0"/>
          <w:marBottom w:val="0"/>
          <w:divBdr>
            <w:top w:val="none" w:sz="0" w:space="0" w:color="auto"/>
            <w:left w:val="none" w:sz="0" w:space="0" w:color="auto"/>
            <w:bottom w:val="none" w:sz="0" w:space="0" w:color="auto"/>
            <w:right w:val="none" w:sz="0" w:space="0" w:color="auto"/>
          </w:divBdr>
        </w:div>
        <w:div w:id="589316101">
          <w:marLeft w:val="2160"/>
          <w:marRight w:val="0"/>
          <w:marTop w:val="0"/>
          <w:marBottom w:val="0"/>
          <w:divBdr>
            <w:top w:val="none" w:sz="0" w:space="0" w:color="auto"/>
            <w:left w:val="none" w:sz="0" w:space="0" w:color="auto"/>
            <w:bottom w:val="none" w:sz="0" w:space="0" w:color="auto"/>
            <w:right w:val="none" w:sz="0" w:space="0" w:color="auto"/>
          </w:divBdr>
        </w:div>
        <w:div w:id="937250293">
          <w:marLeft w:val="2160"/>
          <w:marRight w:val="0"/>
          <w:marTop w:val="0"/>
          <w:marBottom w:val="0"/>
          <w:divBdr>
            <w:top w:val="none" w:sz="0" w:space="0" w:color="auto"/>
            <w:left w:val="none" w:sz="0" w:space="0" w:color="auto"/>
            <w:bottom w:val="none" w:sz="0" w:space="0" w:color="auto"/>
            <w:right w:val="none" w:sz="0" w:space="0" w:color="auto"/>
          </w:divBdr>
        </w:div>
        <w:div w:id="1145581359">
          <w:marLeft w:val="1440"/>
          <w:marRight w:val="0"/>
          <w:marTop w:val="0"/>
          <w:marBottom w:val="0"/>
          <w:divBdr>
            <w:top w:val="none" w:sz="0" w:space="0" w:color="auto"/>
            <w:left w:val="none" w:sz="0" w:space="0" w:color="auto"/>
            <w:bottom w:val="none" w:sz="0" w:space="0" w:color="auto"/>
            <w:right w:val="none" w:sz="0" w:space="0" w:color="auto"/>
          </w:divBdr>
        </w:div>
        <w:div w:id="1398747716">
          <w:marLeft w:val="720"/>
          <w:marRight w:val="0"/>
          <w:marTop w:val="0"/>
          <w:marBottom w:val="0"/>
          <w:divBdr>
            <w:top w:val="none" w:sz="0" w:space="0" w:color="auto"/>
            <w:left w:val="none" w:sz="0" w:space="0" w:color="auto"/>
            <w:bottom w:val="none" w:sz="0" w:space="0" w:color="auto"/>
            <w:right w:val="none" w:sz="0" w:space="0" w:color="auto"/>
          </w:divBdr>
        </w:div>
        <w:div w:id="1488206640">
          <w:marLeft w:val="2160"/>
          <w:marRight w:val="0"/>
          <w:marTop w:val="0"/>
          <w:marBottom w:val="0"/>
          <w:divBdr>
            <w:top w:val="none" w:sz="0" w:space="0" w:color="auto"/>
            <w:left w:val="none" w:sz="0" w:space="0" w:color="auto"/>
            <w:bottom w:val="none" w:sz="0" w:space="0" w:color="auto"/>
            <w:right w:val="none" w:sz="0" w:space="0" w:color="auto"/>
          </w:divBdr>
        </w:div>
        <w:div w:id="1689596822">
          <w:marLeft w:val="720"/>
          <w:marRight w:val="0"/>
          <w:marTop w:val="0"/>
          <w:marBottom w:val="0"/>
          <w:divBdr>
            <w:top w:val="none" w:sz="0" w:space="0" w:color="auto"/>
            <w:left w:val="none" w:sz="0" w:space="0" w:color="auto"/>
            <w:bottom w:val="none" w:sz="0" w:space="0" w:color="auto"/>
            <w:right w:val="none" w:sz="0" w:space="0" w:color="auto"/>
          </w:divBdr>
        </w:div>
        <w:div w:id="1727099600">
          <w:marLeft w:val="2160"/>
          <w:marRight w:val="0"/>
          <w:marTop w:val="0"/>
          <w:marBottom w:val="0"/>
          <w:divBdr>
            <w:top w:val="none" w:sz="0" w:space="0" w:color="auto"/>
            <w:left w:val="none" w:sz="0" w:space="0" w:color="auto"/>
            <w:bottom w:val="none" w:sz="0" w:space="0" w:color="auto"/>
            <w:right w:val="none" w:sz="0" w:space="0" w:color="auto"/>
          </w:divBdr>
        </w:div>
        <w:div w:id="1727221920">
          <w:marLeft w:val="1440"/>
          <w:marRight w:val="0"/>
          <w:marTop w:val="0"/>
          <w:marBottom w:val="0"/>
          <w:divBdr>
            <w:top w:val="none" w:sz="0" w:space="0" w:color="auto"/>
            <w:left w:val="none" w:sz="0" w:space="0" w:color="auto"/>
            <w:bottom w:val="none" w:sz="0" w:space="0" w:color="auto"/>
            <w:right w:val="none" w:sz="0" w:space="0" w:color="auto"/>
          </w:divBdr>
        </w:div>
        <w:div w:id="1788697223">
          <w:marLeft w:val="1440"/>
          <w:marRight w:val="0"/>
          <w:marTop w:val="0"/>
          <w:marBottom w:val="0"/>
          <w:divBdr>
            <w:top w:val="none" w:sz="0" w:space="0" w:color="auto"/>
            <w:left w:val="none" w:sz="0" w:space="0" w:color="auto"/>
            <w:bottom w:val="none" w:sz="0" w:space="0" w:color="auto"/>
            <w:right w:val="none" w:sz="0" w:space="0" w:color="auto"/>
          </w:divBdr>
        </w:div>
        <w:div w:id="1801724675">
          <w:marLeft w:val="720"/>
          <w:marRight w:val="0"/>
          <w:marTop w:val="0"/>
          <w:marBottom w:val="0"/>
          <w:divBdr>
            <w:top w:val="none" w:sz="0" w:space="0" w:color="auto"/>
            <w:left w:val="none" w:sz="0" w:space="0" w:color="auto"/>
            <w:bottom w:val="none" w:sz="0" w:space="0" w:color="auto"/>
            <w:right w:val="none" w:sz="0" w:space="0" w:color="auto"/>
          </w:divBdr>
        </w:div>
      </w:divsChild>
    </w:div>
    <w:div w:id="1311712618">
      <w:bodyDiv w:val="1"/>
      <w:marLeft w:val="0"/>
      <w:marRight w:val="0"/>
      <w:marTop w:val="0"/>
      <w:marBottom w:val="0"/>
      <w:divBdr>
        <w:top w:val="none" w:sz="0" w:space="0" w:color="auto"/>
        <w:left w:val="none" w:sz="0" w:space="0" w:color="auto"/>
        <w:bottom w:val="none" w:sz="0" w:space="0" w:color="auto"/>
        <w:right w:val="none" w:sz="0" w:space="0" w:color="auto"/>
      </w:divBdr>
    </w:div>
    <w:div w:id="1312097781">
      <w:bodyDiv w:val="1"/>
      <w:marLeft w:val="0"/>
      <w:marRight w:val="0"/>
      <w:marTop w:val="0"/>
      <w:marBottom w:val="0"/>
      <w:divBdr>
        <w:top w:val="none" w:sz="0" w:space="0" w:color="auto"/>
        <w:left w:val="none" w:sz="0" w:space="0" w:color="auto"/>
        <w:bottom w:val="none" w:sz="0" w:space="0" w:color="auto"/>
        <w:right w:val="none" w:sz="0" w:space="0" w:color="auto"/>
      </w:divBdr>
    </w:div>
    <w:div w:id="1312448415">
      <w:bodyDiv w:val="1"/>
      <w:marLeft w:val="0"/>
      <w:marRight w:val="0"/>
      <w:marTop w:val="0"/>
      <w:marBottom w:val="0"/>
      <w:divBdr>
        <w:top w:val="none" w:sz="0" w:space="0" w:color="auto"/>
        <w:left w:val="none" w:sz="0" w:space="0" w:color="auto"/>
        <w:bottom w:val="none" w:sz="0" w:space="0" w:color="auto"/>
        <w:right w:val="none" w:sz="0" w:space="0" w:color="auto"/>
      </w:divBdr>
    </w:div>
    <w:div w:id="1312834360">
      <w:bodyDiv w:val="1"/>
      <w:marLeft w:val="0"/>
      <w:marRight w:val="0"/>
      <w:marTop w:val="0"/>
      <w:marBottom w:val="0"/>
      <w:divBdr>
        <w:top w:val="none" w:sz="0" w:space="0" w:color="auto"/>
        <w:left w:val="none" w:sz="0" w:space="0" w:color="auto"/>
        <w:bottom w:val="none" w:sz="0" w:space="0" w:color="auto"/>
        <w:right w:val="none" w:sz="0" w:space="0" w:color="auto"/>
      </w:divBdr>
    </w:div>
    <w:div w:id="1314800550">
      <w:bodyDiv w:val="1"/>
      <w:marLeft w:val="0"/>
      <w:marRight w:val="0"/>
      <w:marTop w:val="0"/>
      <w:marBottom w:val="0"/>
      <w:divBdr>
        <w:top w:val="none" w:sz="0" w:space="0" w:color="auto"/>
        <w:left w:val="none" w:sz="0" w:space="0" w:color="auto"/>
        <w:bottom w:val="none" w:sz="0" w:space="0" w:color="auto"/>
        <w:right w:val="none" w:sz="0" w:space="0" w:color="auto"/>
      </w:divBdr>
      <w:divsChild>
        <w:div w:id="1301418294">
          <w:marLeft w:val="0"/>
          <w:marRight w:val="0"/>
          <w:marTop w:val="0"/>
          <w:marBottom w:val="0"/>
          <w:divBdr>
            <w:top w:val="none" w:sz="0" w:space="0" w:color="auto"/>
            <w:left w:val="none" w:sz="0" w:space="0" w:color="auto"/>
            <w:bottom w:val="none" w:sz="0" w:space="0" w:color="auto"/>
            <w:right w:val="none" w:sz="0" w:space="0" w:color="auto"/>
          </w:divBdr>
          <w:divsChild>
            <w:div w:id="238757232">
              <w:marLeft w:val="0"/>
              <w:marRight w:val="0"/>
              <w:marTop w:val="0"/>
              <w:marBottom w:val="0"/>
              <w:divBdr>
                <w:top w:val="none" w:sz="0" w:space="0" w:color="auto"/>
                <w:left w:val="none" w:sz="0" w:space="0" w:color="auto"/>
                <w:bottom w:val="none" w:sz="0" w:space="0" w:color="auto"/>
                <w:right w:val="none" w:sz="0" w:space="0" w:color="auto"/>
              </w:divBdr>
            </w:div>
            <w:div w:id="946304478">
              <w:marLeft w:val="0"/>
              <w:marRight w:val="0"/>
              <w:marTop w:val="0"/>
              <w:marBottom w:val="0"/>
              <w:divBdr>
                <w:top w:val="none" w:sz="0" w:space="0" w:color="auto"/>
                <w:left w:val="none" w:sz="0" w:space="0" w:color="auto"/>
                <w:bottom w:val="none" w:sz="0" w:space="0" w:color="auto"/>
                <w:right w:val="none" w:sz="0" w:space="0" w:color="auto"/>
              </w:divBdr>
            </w:div>
            <w:div w:id="1840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7060">
      <w:bodyDiv w:val="1"/>
      <w:marLeft w:val="0"/>
      <w:marRight w:val="0"/>
      <w:marTop w:val="0"/>
      <w:marBottom w:val="0"/>
      <w:divBdr>
        <w:top w:val="none" w:sz="0" w:space="0" w:color="auto"/>
        <w:left w:val="none" w:sz="0" w:space="0" w:color="auto"/>
        <w:bottom w:val="none" w:sz="0" w:space="0" w:color="auto"/>
        <w:right w:val="none" w:sz="0" w:space="0" w:color="auto"/>
      </w:divBdr>
    </w:div>
    <w:div w:id="1316643150">
      <w:bodyDiv w:val="1"/>
      <w:marLeft w:val="0"/>
      <w:marRight w:val="0"/>
      <w:marTop w:val="0"/>
      <w:marBottom w:val="0"/>
      <w:divBdr>
        <w:top w:val="none" w:sz="0" w:space="0" w:color="auto"/>
        <w:left w:val="none" w:sz="0" w:space="0" w:color="auto"/>
        <w:bottom w:val="none" w:sz="0" w:space="0" w:color="auto"/>
        <w:right w:val="none" w:sz="0" w:space="0" w:color="auto"/>
      </w:divBdr>
    </w:div>
    <w:div w:id="1316647993">
      <w:bodyDiv w:val="1"/>
      <w:marLeft w:val="0"/>
      <w:marRight w:val="0"/>
      <w:marTop w:val="0"/>
      <w:marBottom w:val="0"/>
      <w:divBdr>
        <w:top w:val="none" w:sz="0" w:space="0" w:color="auto"/>
        <w:left w:val="none" w:sz="0" w:space="0" w:color="auto"/>
        <w:bottom w:val="none" w:sz="0" w:space="0" w:color="auto"/>
        <w:right w:val="none" w:sz="0" w:space="0" w:color="auto"/>
      </w:divBdr>
    </w:div>
    <w:div w:id="1316952213">
      <w:bodyDiv w:val="1"/>
      <w:marLeft w:val="0"/>
      <w:marRight w:val="0"/>
      <w:marTop w:val="0"/>
      <w:marBottom w:val="0"/>
      <w:divBdr>
        <w:top w:val="none" w:sz="0" w:space="0" w:color="auto"/>
        <w:left w:val="none" w:sz="0" w:space="0" w:color="auto"/>
        <w:bottom w:val="none" w:sz="0" w:space="0" w:color="auto"/>
        <w:right w:val="none" w:sz="0" w:space="0" w:color="auto"/>
      </w:divBdr>
      <w:divsChild>
        <w:div w:id="10420792">
          <w:marLeft w:val="1166"/>
          <w:marRight w:val="0"/>
          <w:marTop w:val="96"/>
          <w:marBottom w:val="0"/>
          <w:divBdr>
            <w:top w:val="none" w:sz="0" w:space="0" w:color="auto"/>
            <w:left w:val="none" w:sz="0" w:space="0" w:color="auto"/>
            <w:bottom w:val="none" w:sz="0" w:space="0" w:color="auto"/>
            <w:right w:val="none" w:sz="0" w:space="0" w:color="auto"/>
          </w:divBdr>
        </w:div>
        <w:div w:id="28265830">
          <w:marLeft w:val="1800"/>
          <w:marRight w:val="0"/>
          <w:marTop w:val="77"/>
          <w:marBottom w:val="0"/>
          <w:divBdr>
            <w:top w:val="none" w:sz="0" w:space="0" w:color="auto"/>
            <w:left w:val="none" w:sz="0" w:space="0" w:color="auto"/>
            <w:bottom w:val="none" w:sz="0" w:space="0" w:color="auto"/>
            <w:right w:val="none" w:sz="0" w:space="0" w:color="auto"/>
          </w:divBdr>
        </w:div>
        <w:div w:id="70660349">
          <w:marLeft w:val="1800"/>
          <w:marRight w:val="0"/>
          <w:marTop w:val="77"/>
          <w:marBottom w:val="0"/>
          <w:divBdr>
            <w:top w:val="none" w:sz="0" w:space="0" w:color="auto"/>
            <w:left w:val="none" w:sz="0" w:space="0" w:color="auto"/>
            <w:bottom w:val="none" w:sz="0" w:space="0" w:color="auto"/>
            <w:right w:val="none" w:sz="0" w:space="0" w:color="auto"/>
          </w:divBdr>
        </w:div>
        <w:div w:id="206570294">
          <w:marLeft w:val="1800"/>
          <w:marRight w:val="0"/>
          <w:marTop w:val="77"/>
          <w:marBottom w:val="0"/>
          <w:divBdr>
            <w:top w:val="none" w:sz="0" w:space="0" w:color="auto"/>
            <w:left w:val="none" w:sz="0" w:space="0" w:color="auto"/>
            <w:bottom w:val="none" w:sz="0" w:space="0" w:color="auto"/>
            <w:right w:val="none" w:sz="0" w:space="0" w:color="auto"/>
          </w:divBdr>
        </w:div>
        <w:div w:id="940066437">
          <w:marLeft w:val="1166"/>
          <w:marRight w:val="0"/>
          <w:marTop w:val="96"/>
          <w:marBottom w:val="0"/>
          <w:divBdr>
            <w:top w:val="none" w:sz="0" w:space="0" w:color="auto"/>
            <w:left w:val="none" w:sz="0" w:space="0" w:color="auto"/>
            <w:bottom w:val="none" w:sz="0" w:space="0" w:color="auto"/>
            <w:right w:val="none" w:sz="0" w:space="0" w:color="auto"/>
          </w:divBdr>
        </w:div>
        <w:div w:id="1516068044">
          <w:marLeft w:val="1800"/>
          <w:marRight w:val="0"/>
          <w:marTop w:val="77"/>
          <w:marBottom w:val="0"/>
          <w:divBdr>
            <w:top w:val="none" w:sz="0" w:space="0" w:color="auto"/>
            <w:left w:val="none" w:sz="0" w:space="0" w:color="auto"/>
            <w:bottom w:val="none" w:sz="0" w:space="0" w:color="auto"/>
            <w:right w:val="none" w:sz="0" w:space="0" w:color="auto"/>
          </w:divBdr>
        </w:div>
        <w:div w:id="1551725188">
          <w:marLeft w:val="547"/>
          <w:marRight w:val="0"/>
          <w:marTop w:val="115"/>
          <w:marBottom w:val="0"/>
          <w:divBdr>
            <w:top w:val="none" w:sz="0" w:space="0" w:color="auto"/>
            <w:left w:val="none" w:sz="0" w:space="0" w:color="auto"/>
            <w:bottom w:val="none" w:sz="0" w:space="0" w:color="auto"/>
            <w:right w:val="none" w:sz="0" w:space="0" w:color="auto"/>
          </w:divBdr>
        </w:div>
      </w:divsChild>
    </w:div>
    <w:div w:id="1318146416">
      <w:bodyDiv w:val="1"/>
      <w:marLeft w:val="0"/>
      <w:marRight w:val="0"/>
      <w:marTop w:val="0"/>
      <w:marBottom w:val="0"/>
      <w:divBdr>
        <w:top w:val="none" w:sz="0" w:space="0" w:color="auto"/>
        <w:left w:val="none" w:sz="0" w:space="0" w:color="auto"/>
        <w:bottom w:val="none" w:sz="0" w:space="0" w:color="auto"/>
        <w:right w:val="none" w:sz="0" w:space="0" w:color="auto"/>
      </w:divBdr>
    </w:div>
    <w:div w:id="1318610003">
      <w:bodyDiv w:val="1"/>
      <w:marLeft w:val="0"/>
      <w:marRight w:val="0"/>
      <w:marTop w:val="0"/>
      <w:marBottom w:val="0"/>
      <w:divBdr>
        <w:top w:val="none" w:sz="0" w:space="0" w:color="auto"/>
        <w:left w:val="none" w:sz="0" w:space="0" w:color="auto"/>
        <w:bottom w:val="none" w:sz="0" w:space="0" w:color="auto"/>
        <w:right w:val="none" w:sz="0" w:space="0" w:color="auto"/>
      </w:divBdr>
    </w:div>
    <w:div w:id="1318992644">
      <w:bodyDiv w:val="1"/>
      <w:marLeft w:val="0"/>
      <w:marRight w:val="0"/>
      <w:marTop w:val="0"/>
      <w:marBottom w:val="0"/>
      <w:divBdr>
        <w:top w:val="none" w:sz="0" w:space="0" w:color="auto"/>
        <w:left w:val="none" w:sz="0" w:space="0" w:color="auto"/>
        <w:bottom w:val="none" w:sz="0" w:space="0" w:color="auto"/>
        <w:right w:val="none" w:sz="0" w:space="0" w:color="auto"/>
      </w:divBdr>
    </w:div>
    <w:div w:id="1320841498">
      <w:bodyDiv w:val="1"/>
      <w:marLeft w:val="0"/>
      <w:marRight w:val="0"/>
      <w:marTop w:val="0"/>
      <w:marBottom w:val="0"/>
      <w:divBdr>
        <w:top w:val="none" w:sz="0" w:space="0" w:color="auto"/>
        <w:left w:val="none" w:sz="0" w:space="0" w:color="auto"/>
        <w:bottom w:val="none" w:sz="0" w:space="0" w:color="auto"/>
        <w:right w:val="none" w:sz="0" w:space="0" w:color="auto"/>
      </w:divBdr>
    </w:div>
    <w:div w:id="1321469956">
      <w:bodyDiv w:val="1"/>
      <w:marLeft w:val="0"/>
      <w:marRight w:val="0"/>
      <w:marTop w:val="0"/>
      <w:marBottom w:val="0"/>
      <w:divBdr>
        <w:top w:val="none" w:sz="0" w:space="0" w:color="auto"/>
        <w:left w:val="none" w:sz="0" w:space="0" w:color="auto"/>
        <w:bottom w:val="none" w:sz="0" w:space="0" w:color="auto"/>
        <w:right w:val="none" w:sz="0" w:space="0" w:color="auto"/>
      </w:divBdr>
    </w:div>
    <w:div w:id="1321697154">
      <w:bodyDiv w:val="1"/>
      <w:marLeft w:val="0"/>
      <w:marRight w:val="0"/>
      <w:marTop w:val="0"/>
      <w:marBottom w:val="0"/>
      <w:divBdr>
        <w:top w:val="none" w:sz="0" w:space="0" w:color="auto"/>
        <w:left w:val="none" w:sz="0" w:space="0" w:color="auto"/>
        <w:bottom w:val="none" w:sz="0" w:space="0" w:color="auto"/>
        <w:right w:val="none" w:sz="0" w:space="0" w:color="auto"/>
      </w:divBdr>
    </w:div>
    <w:div w:id="1322272704">
      <w:bodyDiv w:val="1"/>
      <w:marLeft w:val="0"/>
      <w:marRight w:val="0"/>
      <w:marTop w:val="0"/>
      <w:marBottom w:val="0"/>
      <w:divBdr>
        <w:top w:val="none" w:sz="0" w:space="0" w:color="auto"/>
        <w:left w:val="none" w:sz="0" w:space="0" w:color="auto"/>
        <w:bottom w:val="none" w:sz="0" w:space="0" w:color="auto"/>
        <w:right w:val="none" w:sz="0" w:space="0" w:color="auto"/>
      </w:divBdr>
    </w:div>
    <w:div w:id="1323586315">
      <w:bodyDiv w:val="1"/>
      <w:marLeft w:val="0"/>
      <w:marRight w:val="0"/>
      <w:marTop w:val="0"/>
      <w:marBottom w:val="0"/>
      <w:divBdr>
        <w:top w:val="none" w:sz="0" w:space="0" w:color="auto"/>
        <w:left w:val="none" w:sz="0" w:space="0" w:color="auto"/>
        <w:bottom w:val="none" w:sz="0" w:space="0" w:color="auto"/>
        <w:right w:val="none" w:sz="0" w:space="0" w:color="auto"/>
      </w:divBdr>
      <w:divsChild>
        <w:div w:id="436369208">
          <w:marLeft w:val="1800"/>
          <w:marRight w:val="0"/>
          <w:marTop w:val="86"/>
          <w:marBottom w:val="0"/>
          <w:divBdr>
            <w:top w:val="none" w:sz="0" w:space="0" w:color="auto"/>
            <w:left w:val="none" w:sz="0" w:space="0" w:color="auto"/>
            <w:bottom w:val="none" w:sz="0" w:space="0" w:color="auto"/>
            <w:right w:val="none" w:sz="0" w:space="0" w:color="auto"/>
          </w:divBdr>
        </w:div>
        <w:div w:id="515923996">
          <w:marLeft w:val="547"/>
          <w:marRight w:val="0"/>
          <w:marTop w:val="106"/>
          <w:marBottom w:val="0"/>
          <w:divBdr>
            <w:top w:val="none" w:sz="0" w:space="0" w:color="auto"/>
            <w:left w:val="none" w:sz="0" w:space="0" w:color="auto"/>
            <w:bottom w:val="none" w:sz="0" w:space="0" w:color="auto"/>
            <w:right w:val="none" w:sz="0" w:space="0" w:color="auto"/>
          </w:divBdr>
        </w:div>
        <w:div w:id="547183505">
          <w:marLeft w:val="1800"/>
          <w:marRight w:val="0"/>
          <w:marTop w:val="86"/>
          <w:marBottom w:val="0"/>
          <w:divBdr>
            <w:top w:val="none" w:sz="0" w:space="0" w:color="auto"/>
            <w:left w:val="none" w:sz="0" w:space="0" w:color="auto"/>
            <w:bottom w:val="none" w:sz="0" w:space="0" w:color="auto"/>
            <w:right w:val="none" w:sz="0" w:space="0" w:color="auto"/>
          </w:divBdr>
        </w:div>
        <w:div w:id="957905800">
          <w:marLeft w:val="1800"/>
          <w:marRight w:val="0"/>
          <w:marTop w:val="86"/>
          <w:marBottom w:val="0"/>
          <w:divBdr>
            <w:top w:val="none" w:sz="0" w:space="0" w:color="auto"/>
            <w:left w:val="none" w:sz="0" w:space="0" w:color="auto"/>
            <w:bottom w:val="none" w:sz="0" w:space="0" w:color="auto"/>
            <w:right w:val="none" w:sz="0" w:space="0" w:color="auto"/>
          </w:divBdr>
        </w:div>
        <w:div w:id="1356468373">
          <w:marLeft w:val="1166"/>
          <w:marRight w:val="0"/>
          <w:marTop w:val="96"/>
          <w:marBottom w:val="0"/>
          <w:divBdr>
            <w:top w:val="none" w:sz="0" w:space="0" w:color="auto"/>
            <w:left w:val="none" w:sz="0" w:space="0" w:color="auto"/>
            <w:bottom w:val="none" w:sz="0" w:space="0" w:color="auto"/>
            <w:right w:val="none" w:sz="0" w:space="0" w:color="auto"/>
          </w:divBdr>
        </w:div>
        <w:div w:id="1384794509">
          <w:marLeft w:val="1800"/>
          <w:marRight w:val="0"/>
          <w:marTop w:val="86"/>
          <w:marBottom w:val="0"/>
          <w:divBdr>
            <w:top w:val="none" w:sz="0" w:space="0" w:color="auto"/>
            <w:left w:val="none" w:sz="0" w:space="0" w:color="auto"/>
            <w:bottom w:val="none" w:sz="0" w:space="0" w:color="auto"/>
            <w:right w:val="none" w:sz="0" w:space="0" w:color="auto"/>
          </w:divBdr>
        </w:div>
        <w:div w:id="1418405373">
          <w:marLeft w:val="1166"/>
          <w:marRight w:val="0"/>
          <w:marTop w:val="96"/>
          <w:marBottom w:val="0"/>
          <w:divBdr>
            <w:top w:val="none" w:sz="0" w:space="0" w:color="auto"/>
            <w:left w:val="none" w:sz="0" w:space="0" w:color="auto"/>
            <w:bottom w:val="none" w:sz="0" w:space="0" w:color="auto"/>
            <w:right w:val="none" w:sz="0" w:space="0" w:color="auto"/>
          </w:divBdr>
        </w:div>
        <w:div w:id="1423574820">
          <w:marLeft w:val="1800"/>
          <w:marRight w:val="0"/>
          <w:marTop w:val="86"/>
          <w:marBottom w:val="0"/>
          <w:divBdr>
            <w:top w:val="none" w:sz="0" w:space="0" w:color="auto"/>
            <w:left w:val="none" w:sz="0" w:space="0" w:color="auto"/>
            <w:bottom w:val="none" w:sz="0" w:space="0" w:color="auto"/>
            <w:right w:val="none" w:sz="0" w:space="0" w:color="auto"/>
          </w:divBdr>
        </w:div>
        <w:div w:id="1631857500">
          <w:marLeft w:val="1800"/>
          <w:marRight w:val="0"/>
          <w:marTop w:val="86"/>
          <w:marBottom w:val="0"/>
          <w:divBdr>
            <w:top w:val="none" w:sz="0" w:space="0" w:color="auto"/>
            <w:left w:val="none" w:sz="0" w:space="0" w:color="auto"/>
            <w:bottom w:val="none" w:sz="0" w:space="0" w:color="auto"/>
            <w:right w:val="none" w:sz="0" w:space="0" w:color="auto"/>
          </w:divBdr>
        </w:div>
        <w:div w:id="2057466253">
          <w:marLeft w:val="1800"/>
          <w:marRight w:val="0"/>
          <w:marTop w:val="86"/>
          <w:marBottom w:val="0"/>
          <w:divBdr>
            <w:top w:val="none" w:sz="0" w:space="0" w:color="auto"/>
            <w:left w:val="none" w:sz="0" w:space="0" w:color="auto"/>
            <w:bottom w:val="none" w:sz="0" w:space="0" w:color="auto"/>
            <w:right w:val="none" w:sz="0" w:space="0" w:color="auto"/>
          </w:divBdr>
        </w:div>
      </w:divsChild>
    </w:div>
    <w:div w:id="1324047111">
      <w:bodyDiv w:val="1"/>
      <w:marLeft w:val="0"/>
      <w:marRight w:val="0"/>
      <w:marTop w:val="0"/>
      <w:marBottom w:val="0"/>
      <w:divBdr>
        <w:top w:val="none" w:sz="0" w:space="0" w:color="auto"/>
        <w:left w:val="none" w:sz="0" w:space="0" w:color="auto"/>
        <w:bottom w:val="none" w:sz="0" w:space="0" w:color="auto"/>
        <w:right w:val="none" w:sz="0" w:space="0" w:color="auto"/>
      </w:divBdr>
    </w:div>
    <w:div w:id="1324702789">
      <w:bodyDiv w:val="1"/>
      <w:marLeft w:val="0"/>
      <w:marRight w:val="0"/>
      <w:marTop w:val="0"/>
      <w:marBottom w:val="0"/>
      <w:divBdr>
        <w:top w:val="none" w:sz="0" w:space="0" w:color="auto"/>
        <w:left w:val="none" w:sz="0" w:space="0" w:color="auto"/>
        <w:bottom w:val="none" w:sz="0" w:space="0" w:color="auto"/>
        <w:right w:val="none" w:sz="0" w:space="0" w:color="auto"/>
      </w:divBdr>
    </w:div>
    <w:div w:id="1325158402">
      <w:bodyDiv w:val="1"/>
      <w:marLeft w:val="0"/>
      <w:marRight w:val="0"/>
      <w:marTop w:val="0"/>
      <w:marBottom w:val="0"/>
      <w:divBdr>
        <w:top w:val="none" w:sz="0" w:space="0" w:color="auto"/>
        <w:left w:val="none" w:sz="0" w:space="0" w:color="auto"/>
        <w:bottom w:val="none" w:sz="0" w:space="0" w:color="auto"/>
        <w:right w:val="none" w:sz="0" w:space="0" w:color="auto"/>
      </w:divBdr>
    </w:div>
    <w:div w:id="1325621362">
      <w:bodyDiv w:val="1"/>
      <w:marLeft w:val="0"/>
      <w:marRight w:val="0"/>
      <w:marTop w:val="0"/>
      <w:marBottom w:val="0"/>
      <w:divBdr>
        <w:top w:val="none" w:sz="0" w:space="0" w:color="auto"/>
        <w:left w:val="none" w:sz="0" w:space="0" w:color="auto"/>
        <w:bottom w:val="none" w:sz="0" w:space="0" w:color="auto"/>
        <w:right w:val="none" w:sz="0" w:space="0" w:color="auto"/>
      </w:divBdr>
      <w:divsChild>
        <w:div w:id="47270245">
          <w:marLeft w:val="547"/>
          <w:marRight w:val="0"/>
          <w:marTop w:val="115"/>
          <w:marBottom w:val="0"/>
          <w:divBdr>
            <w:top w:val="none" w:sz="0" w:space="0" w:color="auto"/>
            <w:left w:val="none" w:sz="0" w:space="0" w:color="auto"/>
            <w:bottom w:val="none" w:sz="0" w:space="0" w:color="auto"/>
            <w:right w:val="none" w:sz="0" w:space="0" w:color="auto"/>
          </w:divBdr>
        </w:div>
        <w:div w:id="62417888">
          <w:marLeft w:val="547"/>
          <w:marRight w:val="0"/>
          <w:marTop w:val="115"/>
          <w:marBottom w:val="0"/>
          <w:divBdr>
            <w:top w:val="none" w:sz="0" w:space="0" w:color="auto"/>
            <w:left w:val="none" w:sz="0" w:space="0" w:color="auto"/>
            <w:bottom w:val="none" w:sz="0" w:space="0" w:color="auto"/>
            <w:right w:val="none" w:sz="0" w:space="0" w:color="auto"/>
          </w:divBdr>
        </w:div>
        <w:div w:id="1411808869">
          <w:marLeft w:val="547"/>
          <w:marRight w:val="0"/>
          <w:marTop w:val="115"/>
          <w:marBottom w:val="0"/>
          <w:divBdr>
            <w:top w:val="none" w:sz="0" w:space="0" w:color="auto"/>
            <w:left w:val="none" w:sz="0" w:space="0" w:color="auto"/>
            <w:bottom w:val="none" w:sz="0" w:space="0" w:color="auto"/>
            <w:right w:val="none" w:sz="0" w:space="0" w:color="auto"/>
          </w:divBdr>
        </w:div>
        <w:div w:id="2086341373">
          <w:marLeft w:val="1166"/>
          <w:marRight w:val="0"/>
          <w:marTop w:val="96"/>
          <w:marBottom w:val="0"/>
          <w:divBdr>
            <w:top w:val="none" w:sz="0" w:space="0" w:color="auto"/>
            <w:left w:val="none" w:sz="0" w:space="0" w:color="auto"/>
            <w:bottom w:val="none" w:sz="0" w:space="0" w:color="auto"/>
            <w:right w:val="none" w:sz="0" w:space="0" w:color="auto"/>
          </w:divBdr>
        </w:div>
      </w:divsChild>
    </w:div>
    <w:div w:id="1326470711">
      <w:bodyDiv w:val="1"/>
      <w:marLeft w:val="0"/>
      <w:marRight w:val="0"/>
      <w:marTop w:val="0"/>
      <w:marBottom w:val="0"/>
      <w:divBdr>
        <w:top w:val="none" w:sz="0" w:space="0" w:color="auto"/>
        <w:left w:val="none" w:sz="0" w:space="0" w:color="auto"/>
        <w:bottom w:val="none" w:sz="0" w:space="0" w:color="auto"/>
        <w:right w:val="none" w:sz="0" w:space="0" w:color="auto"/>
      </w:divBdr>
    </w:div>
    <w:div w:id="1326930982">
      <w:bodyDiv w:val="1"/>
      <w:marLeft w:val="0"/>
      <w:marRight w:val="0"/>
      <w:marTop w:val="0"/>
      <w:marBottom w:val="0"/>
      <w:divBdr>
        <w:top w:val="none" w:sz="0" w:space="0" w:color="auto"/>
        <w:left w:val="none" w:sz="0" w:space="0" w:color="auto"/>
        <w:bottom w:val="none" w:sz="0" w:space="0" w:color="auto"/>
        <w:right w:val="none" w:sz="0" w:space="0" w:color="auto"/>
      </w:divBdr>
    </w:div>
    <w:div w:id="1326934355">
      <w:bodyDiv w:val="1"/>
      <w:marLeft w:val="0"/>
      <w:marRight w:val="0"/>
      <w:marTop w:val="0"/>
      <w:marBottom w:val="0"/>
      <w:divBdr>
        <w:top w:val="none" w:sz="0" w:space="0" w:color="auto"/>
        <w:left w:val="none" w:sz="0" w:space="0" w:color="auto"/>
        <w:bottom w:val="none" w:sz="0" w:space="0" w:color="auto"/>
        <w:right w:val="none" w:sz="0" w:space="0" w:color="auto"/>
      </w:divBdr>
    </w:div>
    <w:div w:id="1327124246">
      <w:bodyDiv w:val="1"/>
      <w:marLeft w:val="0"/>
      <w:marRight w:val="0"/>
      <w:marTop w:val="0"/>
      <w:marBottom w:val="0"/>
      <w:divBdr>
        <w:top w:val="none" w:sz="0" w:space="0" w:color="auto"/>
        <w:left w:val="none" w:sz="0" w:space="0" w:color="auto"/>
        <w:bottom w:val="none" w:sz="0" w:space="0" w:color="auto"/>
        <w:right w:val="none" w:sz="0" w:space="0" w:color="auto"/>
      </w:divBdr>
    </w:div>
    <w:div w:id="1328248969">
      <w:bodyDiv w:val="1"/>
      <w:marLeft w:val="0"/>
      <w:marRight w:val="0"/>
      <w:marTop w:val="0"/>
      <w:marBottom w:val="0"/>
      <w:divBdr>
        <w:top w:val="none" w:sz="0" w:space="0" w:color="auto"/>
        <w:left w:val="none" w:sz="0" w:space="0" w:color="auto"/>
        <w:bottom w:val="none" w:sz="0" w:space="0" w:color="auto"/>
        <w:right w:val="none" w:sz="0" w:space="0" w:color="auto"/>
      </w:divBdr>
      <w:divsChild>
        <w:div w:id="401565293">
          <w:marLeft w:val="1166"/>
          <w:marRight w:val="0"/>
          <w:marTop w:val="115"/>
          <w:marBottom w:val="0"/>
          <w:divBdr>
            <w:top w:val="none" w:sz="0" w:space="0" w:color="auto"/>
            <w:left w:val="none" w:sz="0" w:space="0" w:color="auto"/>
            <w:bottom w:val="none" w:sz="0" w:space="0" w:color="auto"/>
            <w:right w:val="none" w:sz="0" w:space="0" w:color="auto"/>
          </w:divBdr>
        </w:div>
        <w:div w:id="637226368">
          <w:marLeft w:val="547"/>
          <w:marRight w:val="0"/>
          <w:marTop w:val="134"/>
          <w:marBottom w:val="0"/>
          <w:divBdr>
            <w:top w:val="none" w:sz="0" w:space="0" w:color="auto"/>
            <w:left w:val="none" w:sz="0" w:space="0" w:color="auto"/>
            <w:bottom w:val="none" w:sz="0" w:space="0" w:color="auto"/>
            <w:right w:val="none" w:sz="0" w:space="0" w:color="auto"/>
          </w:divBdr>
        </w:div>
        <w:div w:id="679233142">
          <w:marLeft w:val="547"/>
          <w:marRight w:val="0"/>
          <w:marTop w:val="134"/>
          <w:marBottom w:val="0"/>
          <w:divBdr>
            <w:top w:val="none" w:sz="0" w:space="0" w:color="auto"/>
            <w:left w:val="none" w:sz="0" w:space="0" w:color="auto"/>
            <w:bottom w:val="none" w:sz="0" w:space="0" w:color="auto"/>
            <w:right w:val="none" w:sz="0" w:space="0" w:color="auto"/>
          </w:divBdr>
        </w:div>
        <w:div w:id="1631473818">
          <w:marLeft w:val="1166"/>
          <w:marRight w:val="0"/>
          <w:marTop w:val="115"/>
          <w:marBottom w:val="0"/>
          <w:divBdr>
            <w:top w:val="none" w:sz="0" w:space="0" w:color="auto"/>
            <w:left w:val="none" w:sz="0" w:space="0" w:color="auto"/>
            <w:bottom w:val="none" w:sz="0" w:space="0" w:color="auto"/>
            <w:right w:val="none" w:sz="0" w:space="0" w:color="auto"/>
          </w:divBdr>
        </w:div>
      </w:divsChild>
    </w:div>
    <w:div w:id="1328630863">
      <w:bodyDiv w:val="1"/>
      <w:marLeft w:val="0"/>
      <w:marRight w:val="0"/>
      <w:marTop w:val="0"/>
      <w:marBottom w:val="0"/>
      <w:divBdr>
        <w:top w:val="none" w:sz="0" w:space="0" w:color="auto"/>
        <w:left w:val="none" w:sz="0" w:space="0" w:color="auto"/>
        <w:bottom w:val="none" w:sz="0" w:space="0" w:color="auto"/>
        <w:right w:val="none" w:sz="0" w:space="0" w:color="auto"/>
      </w:divBdr>
    </w:div>
    <w:div w:id="1329674063">
      <w:bodyDiv w:val="1"/>
      <w:marLeft w:val="0"/>
      <w:marRight w:val="0"/>
      <w:marTop w:val="0"/>
      <w:marBottom w:val="0"/>
      <w:divBdr>
        <w:top w:val="none" w:sz="0" w:space="0" w:color="auto"/>
        <w:left w:val="none" w:sz="0" w:space="0" w:color="auto"/>
        <w:bottom w:val="none" w:sz="0" w:space="0" w:color="auto"/>
        <w:right w:val="none" w:sz="0" w:space="0" w:color="auto"/>
      </w:divBdr>
    </w:div>
    <w:div w:id="1330643925">
      <w:bodyDiv w:val="1"/>
      <w:marLeft w:val="0"/>
      <w:marRight w:val="0"/>
      <w:marTop w:val="0"/>
      <w:marBottom w:val="0"/>
      <w:divBdr>
        <w:top w:val="none" w:sz="0" w:space="0" w:color="auto"/>
        <w:left w:val="none" w:sz="0" w:space="0" w:color="auto"/>
        <w:bottom w:val="none" w:sz="0" w:space="0" w:color="auto"/>
        <w:right w:val="none" w:sz="0" w:space="0" w:color="auto"/>
      </w:divBdr>
      <w:divsChild>
        <w:div w:id="455761387">
          <w:marLeft w:val="1800"/>
          <w:marRight w:val="0"/>
          <w:marTop w:val="86"/>
          <w:marBottom w:val="0"/>
          <w:divBdr>
            <w:top w:val="none" w:sz="0" w:space="0" w:color="auto"/>
            <w:left w:val="none" w:sz="0" w:space="0" w:color="auto"/>
            <w:bottom w:val="none" w:sz="0" w:space="0" w:color="auto"/>
            <w:right w:val="none" w:sz="0" w:space="0" w:color="auto"/>
          </w:divBdr>
        </w:div>
        <w:div w:id="523058286">
          <w:marLeft w:val="1800"/>
          <w:marRight w:val="0"/>
          <w:marTop w:val="86"/>
          <w:marBottom w:val="0"/>
          <w:divBdr>
            <w:top w:val="none" w:sz="0" w:space="0" w:color="auto"/>
            <w:left w:val="none" w:sz="0" w:space="0" w:color="auto"/>
            <w:bottom w:val="none" w:sz="0" w:space="0" w:color="auto"/>
            <w:right w:val="none" w:sz="0" w:space="0" w:color="auto"/>
          </w:divBdr>
        </w:div>
        <w:div w:id="564219735">
          <w:marLeft w:val="1166"/>
          <w:marRight w:val="0"/>
          <w:marTop w:val="115"/>
          <w:marBottom w:val="0"/>
          <w:divBdr>
            <w:top w:val="none" w:sz="0" w:space="0" w:color="auto"/>
            <w:left w:val="none" w:sz="0" w:space="0" w:color="auto"/>
            <w:bottom w:val="none" w:sz="0" w:space="0" w:color="auto"/>
            <w:right w:val="none" w:sz="0" w:space="0" w:color="auto"/>
          </w:divBdr>
        </w:div>
        <w:div w:id="1649818409">
          <w:marLeft w:val="547"/>
          <w:marRight w:val="0"/>
          <w:marTop w:val="134"/>
          <w:marBottom w:val="0"/>
          <w:divBdr>
            <w:top w:val="none" w:sz="0" w:space="0" w:color="auto"/>
            <w:left w:val="none" w:sz="0" w:space="0" w:color="auto"/>
            <w:bottom w:val="none" w:sz="0" w:space="0" w:color="auto"/>
            <w:right w:val="none" w:sz="0" w:space="0" w:color="auto"/>
          </w:divBdr>
        </w:div>
        <w:div w:id="1734307726">
          <w:marLeft w:val="1800"/>
          <w:marRight w:val="0"/>
          <w:marTop w:val="86"/>
          <w:marBottom w:val="0"/>
          <w:divBdr>
            <w:top w:val="none" w:sz="0" w:space="0" w:color="auto"/>
            <w:left w:val="none" w:sz="0" w:space="0" w:color="auto"/>
            <w:bottom w:val="none" w:sz="0" w:space="0" w:color="auto"/>
            <w:right w:val="none" w:sz="0" w:space="0" w:color="auto"/>
          </w:divBdr>
        </w:div>
        <w:div w:id="1817456117">
          <w:marLeft w:val="1166"/>
          <w:marRight w:val="0"/>
          <w:marTop w:val="115"/>
          <w:marBottom w:val="0"/>
          <w:divBdr>
            <w:top w:val="none" w:sz="0" w:space="0" w:color="auto"/>
            <w:left w:val="none" w:sz="0" w:space="0" w:color="auto"/>
            <w:bottom w:val="none" w:sz="0" w:space="0" w:color="auto"/>
            <w:right w:val="none" w:sz="0" w:space="0" w:color="auto"/>
          </w:divBdr>
        </w:div>
        <w:div w:id="1833598133">
          <w:marLeft w:val="1800"/>
          <w:marRight w:val="0"/>
          <w:marTop w:val="86"/>
          <w:marBottom w:val="0"/>
          <w:divBdr>
            <w:top w:val="none" w:sz="0" w:space="0" w:color="auto"/>
            <w:left w:val="none" w:sz="0" w:space="0" w:color="auto"/>
            <w:bottom w:val="none" w:sz="0" w:space="0" w:color="auto"/>
            <w:right w:val="none" w:sz="0" w:space="0" w:color="auto"/>
          </w:divBdr>
        </w:div>
        <w:div w:id="1932855995">
          <w:marLeft w:val="1166"/>
          <w:marRight w:val="0"/>
          <w:marTop w:val="115"/>
          <w:marBottom w:val="0"/>
          <w:divBdr>
            <w:top w:val="none" w:sz="0" w:space="0" w:color="auto"/>
            <w:left w:val="none" w:sz="0" w:space="0" w:color="auto"/>
            <w:bottom w:val="none" w:sz="0" w:space="0" w:color="auto"/>
            <w:right w:val="none" w:sz="0" w:space="0" w:color="auto"/>
          </w:divBdr>
        </w:div>
        <w:div w:id="1980646299">
          <w:marLeft w:val="1800"/>
          <w:marRight w:val="0"/>
          <w:marTop w:val="86"/>
          <w:marBottom w:val="0"/>
          <w:divBdr>
            <w:top w:val="none" w:sz="0" w:space="0" w:color="auto"/>
            <w:left w:val="none" w:sz="0" w:space="0" w:color="auto"/>
            <w:bottom w:val="none" w:sz="0" w:space="0" w:color="auto"/>
            <w:right w:val="none" w:sz="0" w:space="0" w:color="auto"/>
          </w:divBdr>
        </w:div>
      </w:divsChild>
    </w:div>
    <w:div w:id="1331323881">
      <w:bodyDiv w:val="1"/>
      <w:marLeft w:val="0"/>
      <w:marRight w:val="0"/>
      <w:marTop w:val="0"/>
      <w:marBottom w:val="0"/>
      <w:divBdr>
        <w:top w:val="none" w:sz="0" w:space="0" w:color="auto"/>
        <w:left w:val="none" w:sz="0" w:space="0" w:color="auto"/>
        <w:bottom w:val="none" w:sz="0" w:space="0" w:color="auto"/>
        <w:right w:val="none" w:sz="0" w:space="0" w:color="auto"/>
      </w:divBdr>
      <w:divsChild>
        <w:div w:id="127286451">
          <w:marLeft w:val="1166"/>
          <w:marRight w:val="0"/>
          <w:marTop w:val="134"/>
          <w:marBottom w:val="0"/>
          <w:divBdr>
            <w:top w:val="none" w:sz="0" w:space="0" w:color="auto"/>
            <w:left w:val="none" w:sz="0" w:space="0" w:color="auto"/>
            <w:bottom w:val="none" w:sz="0" w:space="0" w:color="auto"/>
            <w:right w:val="none" w:sz="0" w:space="0" w:color="auto"/>
          </w:divBdr>
        </w:div>
        <w:div w:id="276332245">
          <w:marLeft w:val="1800"/>
          <w:marRight w:val="0"/>
          <w:marTop w:val="106"/>
          <w:marBottom w:val="0"/>
          <w:divBdr>
            <w:top w:val="none" w:sz="0" w:space="0" w:color="auto"/>
            <w:left w:val="none" w:sz="0" w:space="0" w:color="auto"/>
            <w:bottom w:val="none" w:sz="0" w:space="0" w:color="auto"/>
            <w:right w:val="none" w:sz="0" w:space="0" w:color="auto"/>
          </w:divBdr>
        </w:div>
        <w:div w:id="453989546">
          <w:marLeft w:val="1800"/>
          <w:marRight w:val="0"/>
          <w:marTop w:val="106"/>
          <w:marBottom w:val="0"/>
          <w:divBdr>
            <w:top w:val="none" w:sz="0" w:space="0" w:color="auto"/>
            <w:left w:val="none" w:sz="0" w:space="0" w:color="auto"/>
            <w:bottom w:val="none" w:sz="0" w:space="0" w:color="auto"/>
            <w:right w:val="none" w:sz="0" w:space="0" w:color="auto"/>
          </w:divBdr>
        </w:div>
        <w:div w:id="731998184">
          <w:marLeft w:val="547"/>
          <w:marRight w:val="0"/>
          <w:marTop w:val="144"/>
          <w:marBottom w:val="0"/>
          <w:divBdr>
            <w:top w:val="none" w:sz="0" w:space="0" w:color="auto"/>
            <w:left w:val="none" w:sz="0" w:space="0" w:color="auto"/>
            <w:bottom w:val="none" w:sz="0" w:space="0" w:color="auto"/>
            <w:right w:val="none" w:sz="0" w:space="0" w:color="auto"/>
          </w:divBdr>
        </w:div>
        <w:div w:id="1878617718">
          <w:marLeft w:val="1800"/>
          <w:marRight w:val="0"/>
          <w:marTop w:val="106"/>
          <w:marBottom w:val="0"/>
          <w:divBdr>
            <w:top w:val="none" w:sz="0" w:space="0" w:color="auto"/>
            <w:left w:val="none" w:sz="0" w:space="0" w:color="auto"/>
            <w:bottom w:val="none" w:sz="0" w:space="0" w:color="auto"/>
            <w:right w:val="none" w:sz="0" w:space="0" w:color="auto"/>
          </w:divBdr>
        </w:div>
        <w:div w:id="1881819446">
          <w:marLeft w:val="1166"/>
          <w:marRight w:val="0"/>
          <w:marTop w:val="134"/>
          <w:marBottom w:val="0"/>
          <w:divBdr>
            <w:top w:val="none" w:sz="0" w:space="0" w:color="auto"/>
            <w:left w:val="none" w:sz="0" w:space="0" w:color="auto"/>
            <w:bottom w:val="none" w:sz="0" w:space="0" w:color="auto"/>
            <w:right w:val="none" w:sz="0" w:space="0" w:color="auto"/>
          </w:divBdr>
        </w:div>
        <w:div w:id="1947498596">
          <w:marLeft w:val="547"/>
          <w:marRight w:val="0"/>
          <w:marTop w:val="154"/>
          <w:marBottom w:val="0"/>
          <w:divBdr>
            <w:top w:val="none" w:sz="0" w:space="0" w:color="auto"/>
            <w:left w:val="none" w:sz="0" w:space="0" w:color="auto"/>
            <w:bottom w:val="none" w:sz="0" w:space="0" w:color="auto"/>
            <w:right w:val="none" w:sz="0" w:space="0" w:color="auto"/>
          </w:divBdr>
        </w:div>
      </w:divsChild>
    </w:div>
    <w:div w:id="1331982873">
      <w:bodyDiv w:val="1"/>
      <w:marLeft w:val="0"/>
      <w:marRight w:val="0"/>
      <w:marTop w:val="0"/>
      <w:marBottom w:val="0"/>
      <w:divBdr>
        <w:top w:val="none" w:sz="0" w:space="0" w:color="auto"/>
        <w:left w:val="none" w:sz="0" w:space="0" w:color="auto"/>
        <w:bottom w:val="none" w:sz="0" w:space="0" w:color="auto"/>
        <w:right w:val="none" w:sz="0" w:space="0" w:color="auto"/>
      </w:divBdr>
    </w:div>
    <w:div w:id="1332098840">
      <w:bodyDiv w:val="1"/>
      <w:marLeft w:val="0"/>
      <w:marRight w:val="0"/>
      <w:marTop w:val="0"/>
      <w:marBottom w:val="0"/>
      <w:divBdr>
        <w:top w:val="none" w:sz="0" w:space="0" w:color="auto"/>
        <w:left w:val="none" w:sz="0" w:space="0" w:color="auto"/>
        <w:bottom w:val="none" w:sz="0" w:space="0" w:color="auto"/>
        <w:right w:val="none" w:sz="0" w:space="0" w:color="auto"/>
      </w:divBdr>
      <w:divsChild>
        <w:div w:id="1955865011">
          <w:marLeft w:val="1800"/>
          <w:marRight w:val="0"/>
          <w:marTop w:val="120"/>
          <w:marBottom w:val="0"/>
          <w:divBdr>
            <w:top w:val="none" w:sz="0" w:space="0" w:color="auto"/>
            <w:left w:val="none" w:sz="0" w:space="0" w:color="auto"/>
            <w:bottom w:val="none" w:sz="0" w:space="0" w:color="auto"/>
            <w:right w:val="none" w:sz="0" w:space="0" w:color="auto"/>
          </w:divBdr>
        </w:div>
      </w:divsChild>
    </w:div>
    <w:div w:id="1336421323">
      <w:bodyDiv w:val="1"/>
      <w:marLeft w:val="0"/>
      <w:marRight w:val="0"/>
      <w:marTop w:val="0"/>
      <w:marBottom w:val="0"/>
      <w:divBdr>
        <w:top w:val="none" w:sz="0" w:space="0" w:color="auto"/>
        <w:left w:val="none" w:sz="0" w:space="0" w:color="auto"/>
        <w:bottom w:val="none" w:sz="0" w:space="0" w:color="auto"/>
        <w:right w:val="none" w:sz="0" w:space="0" w:color="auto"/>
      </w:divBdr>
    </w:div>
    <w:div w:id="1337881718">
      <w:bodyDiv w:val="1"/>
      <w:marLeft w:val="0"/>
      <w:marRight w:val="0"/>
      <w:marTop w:val="0"/>
      <w:marBottom w:val="0"/>
      <w:divBdr>
        <w:top w:val="none" w:sz="0" w:space="0" w:color="auto"/>
        <w:left w:val="none" w:sz="0" w:space="0" w:color="auto"/>
        <w:bottom w:val="none" w:sz="0" w:space="0" w:color="auto"/>
        <w:right w:val="none" w:sz="0" w:space="0" w:color="auto"/>
      </w:divBdr>
      <w:divsChild>
        <w:div w:id="36443089">
          <w:marLeft w:val="302"/>
          <w:marRight w:val="0"/>
          <w:marTop w:val="0"/>
          <w:marBottom w:val="12"/>
          <w:divBdr>
            <w:top w:val="none" w:sz="0" w:space="0" w:color="auto"/>
            <w:left w:val="none" w:sz="0" w:space="0" w:color="auto"/>
            <w:bottom w:val="none" w:sz="0" w:space="0" w:color="auto"/>
            <w:right w:val="none" w:sz="0" w:space="0" w:color="auto"/>
          </w:divBdr>
        </w:div>
        <w:div w:id="37315122">
          <w:marLeft w:val="1166"/>
          <w:marRight w:val="0"/>
          <w:marTop w:val="0"/>
          <w:marBottom w:val="0"/>
          <w:divBdr>
            <w:top w:val="none" w:sz="0" w:space="0" w:color="auto"/>
            <w:left w:val="none" w:sz="0" w:space="0" w:color="auto"/>
            <w:bottom w:val="none" w:sz="0" w:space="0" w:color="auto"/>
            <w:right w:val="none" w:sz="0" w:space="0" w:color="auto"/>
          </w:divBdr>
        </w:div>
        <w:div w:id="665670251">
          <w:marLeft w:val="302"/>
          <w:marRight w:val="0"/>
          <w:marTop w:val="0"/>
          <w:marBottom w:val="12"/>
          <w:divBdr>
            <w:top w:val="none" w:sz="0" w:space="0" w:color="auto"/>
            <w:left w:val="none" w:sz="0" w:space="0" w:color="auto"/>
            <w:bottom w:val="none" w:sz="0" w:space="0" w:color="auto"/>
            <w:right w:val="none" w:sz="0" w:space="0" w:color="auto"/>
          </w:divBdr>
        </w:div>
        <w:div w:id="1235431807">
          <w:marLeft w:val="1166"/>
          <w:marRight w:val="0"/>
          <w:marTop w:val="0"/>
          <w:marBottom w:val="0"/>
          <w:divBdr>
            <w:top w:val="none" w:sz="0" w:space="0" w:color="auto"/>
            <w:left w:val="none" w:sz="0" w:space="0" w:color="auto"/>
            <w:bottom w:val="none" w:sz="0" w:space="0" w:color="auto"/>
            <w:right w:val="none" w:sz="0" w:space="0" w:color="auto"/>
          </w:divBdr>
        </w:div>
        <w:div w:id="1371102171">
          <w:marLeft w:val="1166"/>
          <w:marRight w:val="0"/>
          <w:marTop w:val="0"/>
          <w:marBottom w:val="0"/>
          <w:divBdr>
            <w:top w:val="none" w:sz="0" w:space="0" w:color="auto"/>
            <w:left w:val="none" w:sz="0" w:space="0" w:color="auto"/>
            <w:bottom w:val="none" w:sz="0" w:space="0" w:color="auto"/>
            <w:right w:val="none" w:sz="0" w:space="0" w:color="auto"/>
          </w:divBdr>
        </w:div>
        <w:div w:id="1392847426">
          <w:marLeft w:val="1166"/>
          <w:marRight w:val="0"/>
          <w:marTop w:val="0"/>
          <w:marBottom w:val="0"/>
          <w:divBdr>
            <w:top w:val="none" w:sz="0" w:space="0" w:color="auto"/>
            <w:left w:val="none" w:sz="0" w:space="0" w:color="auto"/>
            <w:bottom w:val="none" w:sz="0" w:space="0" w:color="auto"/>
            <w:right w:val="none" w:sz="0" w:space="0" w:color="auto"/>
          </w:divBdr>
        </w:div>
      </w:divsChild>
    </w:div>
    <w:div w:id="1338535865">
      <w:bodyDiv w:val="1"/>
      <w:marLeft w:val="0"/>
      <w:marRight w:val="0"/>
      <w:marTop w:val="0"/>
      <w:marBottom w:val="0"/>
      <w:divBdr>
        <w:top w:val="none" w:sz="0" w:space="0" w:color="auto"/>
        <w:left w:val="none" w:sz="0" w:space="0" w:color="auto"/>
        <w:bottom w:val="none" w:sz="0" w:space="0" w:color="auto"/>
        <w:right w:val="none" w:sz="0" w:space="0" w:color="auto"/>
      </w:divBdr>
    </w:div>
    <w:div w:id="1338581124">
      <w:bodyDiv w:val="1"/>
      <w:marLeft w:val="0"/>
      <w:marRight w:val="0"/>
      <w:marTop w:val="0"/>
      <w:marBottom w:val="0"/>
      <w:divBdr>
        <w:top w:val="none" w:sz="0" w:space="0" w:color="auto"/>
        <w:left w:val="none" w:sz="0" w:space="0" w:color="auto"/>
        <w:bottom w:val="none" w:sz="0" w:space="0" w:color="auto"/>
        <w:right w:val="none" w:sz="0" w:space="0" w:color="auto"/>
      </w:divBdr>
    </w:div>
    <w:div w:id="1338728994">
      <w:bodyDiv w:val="1"/>
      <w:marLeft w:val="0"/>
      <w:marRight w:val="0"/>
      <w:marTop w:val="0"/>
      <w:marBottom w:val="0"/>
      <w:divBdr>
        <w:top w:val="none" w:sz="0" w:space="0" w:color="auto"/>
        <w:left w:val="none" w:sz="0" w:space="0" w:color="auto"/>
        <w:bottom w:val="none" w:sz="0" w:space="0" w:color="auto"/>
        <w:right w:val="none" w:sz="0" w:space="0" w:color="auto"/>
      </w:divBdr>
    </w:div>
    <w:div w:id="1338919667">
      <w:bodyDiv w:val="1"/>
      <w:marLeft w:val="0"/>
      <w:marRight w:val="0"/>
      <w:marTop w:val="0"/>
      <w:marBottom w:val="0"/>
      <w:divBdr>
        <w:top w:val="none" w:sz="0" w:space="0" w:color="auto"/>
        <w:left w:val="none" w:sz="0" w:space="0" w:color="auto"/>
        <w:bottom w:val="none" w:sz="0" w:space="0" w:color="auto"/>
        <w:right w:val="none" w:sz="0" w:space="0" w:color="auto"/>
      </w:divBdr>
    </w:div>
    <w:div w:id="1339306412">
      <w:bodyDiv w:val="1"/>
      <w:marLeft w:val="0"/>
      <w:marRight w:val="0"/>
      <w:marTop w:val="0"/>
      <w:marBottom w:val="0"/>
      <w:divBdr>
        <w:top w:val="none" w:sz="0" w:space="0" w:color="auto"/>
        <w:left w:val="none" w:sz="0" w:space="0" w:color="auto"/>
        <w:bottom w:val="none" w:sz="0" w:space="0" w:color="auto"/>
        <w:right w:val="none" w:sz="0" w:space="0" w:color="auto"/>
      </w:divBdr>
    </w:div>
    <w:div w:id="1339503750">
      <w:bodyDiv w:val="1"/>
      <w:marLeft w:val="0"/>
      <w:marRight w:val="0"/>
      <w:marTop w:val="0"/>
      <w:marBottom w:val="0"/>
      <w:divBdr>
        <w:top w:val="none" w:sz="0" w:space="0" w:color="auto"/>
        <w:left w:val="none" w:sz="0" w:space="0" w:color="auto"/>
        <w:bottom w:val="none" w:sz="0" w:space="0" w:color="auto"/>
        <w:right w:val="none" w:sz="0" w:space="0" w:color="auto"/>
      </w:divBdr>
    </w:div>
    <w:div w:id="1339581645">
      <w:bodyDiv w:val="1"/>
      <w:marLeft w:val="0"/>
      <w:marRight w:val="0"/>
      <w:marTop w:val="0"/>
      <w:marBottom w:val="0"/>
      <w:divBdr>
        <w:top w:val="none" w:sz="0" w:space="0" w:color="auto"/>
        <w:left w:val="none" w:sz="0" w:space="0" w:color="auto"/>
        <w:bottom w:val="none" w:sz="0" w:space="0" w:color="auto"/>
        <w:right w:val="none" w:sz="0" w:space="0" w:color="auto"/>
      </w:divBdr>
    </w:div>
    <w:div w:id="1340228723">
      <w:bodyDiv w:val="1"/>
      <w:marLeft w:val="0"/>
      <w:marRight w:val="0"/>
      <w:marTop w:val="0"/>
      <w:marBottom w:val="0"/>
      <w:divBdr>
        <w:top w:val="none" w:sz="0" w:space="0" w:color="auto"/>
        <w:left w:val="none" w:sz="0" w:space="0" w:color="auto"/>
        <w:bottom w:val="none" w:sz="0" w:space="0" w:color="auto"/>
        <w:right w:val="none" w:sz="0" w:space="0" w:color="auto"/>
      </w:divBdr>
      <w:divsChild>
        <w:div w:id="457601304">
          <w:marLeft w:val="0"/>
          <w:marRight w:val="0"/>
          <w:marTop w:val="0"/>
          <w:marBottom w:val="0"/>
          <w:divBdr>
            <w:top w:val="none" w:sz="0" w:space="0" w:color="auto"/>
            <w:left w:val="none" w:sz="0" w:space="0" w:color="auto"/>
            <w:bottom w:val="none" w:sz="0" w:space="0" w:color="auto"/>
            <w:right w:val="none" w:sz="0" w:space="0" w:color="auto"/>
          </w:divBdr>
        </w:div>
      </w:divsChild>
    </w:div>
    <w:div w:id="1341591000">
      <w:bodyDiv w:val="1"/>
      <w:marLeft w:val="0"/>
      <w:marRight w:val="0"/>
      <w:marTop w:val="0"/>
      <w:marBottom w:val="0"/>
      <w:divBdr>
        <w:top w:val="none" w:sz="0" w:space="0" w:color="auto"/>
        <w:left w:val="none" w:sz="0" w:space="0" w:color="auto"/>
        <w:bottom w:val="none" w:sz="0" w:space="0" w:color="auto"/>
        <w:right w:val="none" w:sz="0" w:space="0" w:color="auto"/>
      </w:divBdr>
    </w:div>
    <w:div w:id="1342269977">
      <w:bodyDiv w:val="1"/>
      <w:marLeft w:val="0"/>
      <w:marRight w:val="0"/>
      <w:marTop w:val="0"/>
      <w:marBottom w:val="0"/>
      <w:divBdr>
        <w:top w:val="none" w:sz="0" w:space="0" w:color="auto"/>
        <w:left w:val="none" w:sz="0" w:space="0" w:color="auto"/>
        <w:bottom w:val="none" w:sz="0" w:space="0" w:color="auto"/>
        <w:right w:val="none" w:sz="0" w:space="0" w:color="auto"/>
      </w:divBdr>
    </w:div>
    <w:div w:id="1342394183">
      <w:bodyDiv w:val="1"/>
      <w:marLeft w:val="0"/>
      <w:marRight w:val="0"/>
      <w:marTop w:val="0"/>
      <w:marBottom w:val="0"/>
      <w:divBdr>
        <w:top w:val="none" w:sz="0" w:space="0" w:color="auto"/>
        <w:left w:val="none" w:sz="0" w:space="0" w:color="auto"/>
        <w:bottom w:val="none" w:sz="0" w:space="0" w:color="auto"/>
        <w:right w:val="none" w:sz="0" w:space="0" w:color="auto"/>
      </w:divBdr>
    </w:div>
    <w:div w:id="1343236947">
      <w:bodyDiv w:val="1"/>
      <w:marLeft w:val="0"/>
      <w:marRight w:val="0"/>
      <w:marTop w:val="0"/>
      <w:marBottom w:val="0"/>
      <w:divBdr>
        <w:top w:val="none" w:sz="0" w:space="0" w:color="auto"/>
        <w:left w:val="none" w:sz="0" w:space="0" w:color="auto"/>
        <w:bottom w:val="none" w:sz="0" w:space="0" w:color="auto"/>
        <w:right w:val="none" w:sz="0" w:space="0" w:color="auto"/>
      </w:divBdr>
    </w:div>
    <w:div w:id="1344164777">
      <w:bodyDiv w:val="1"/>
      <w:marLeft w:val="0"/>
      <w:marRight w:val="0"/>
      <w:marTop w:val="0"/>
      <w:marBottom w:val="0"/>
      <w:divBdr>
        <w:top w:val="none" w:sz="0" w:space="0" w:color="auto"/>
        <w:left w:val="none" w:sz="0" w:space="0" w:color="auto"/>
        <w:bottom w:val="none" w:sz="0" w:space="0" w:color="auto"/>
        <w:right w:val="none" w:sz="0" w:space="0" w:color="auto"/>
      </w:divBdr>
    </w:div>
    <w:div w:id="1344430972">
      <w:bodyDiv w:val="1"/>
      <w:marLeft w:val="0"/>
      <w:marRight w:val="0"/>
      <w:marTop w:val="0"/>
      <w:marBottom w:val="0"/>
      <w:divBdr>
        <w:top w:val="none" w:sz="0" w:space="0" w:color="auto"/>
        <w:left w:val="none" w:sz="0" w:space="0" w:color="auto"/>
        <w:bottom w:val="none" w:sz="0" w:space="0" w:color="auto"/>
        <w:right w:val="none" w:sz="0" w:space="0" w:color="auto"/>
      </w:divBdr>
      <w:divsChild>
        <w:div w:id="36778039">
          <w:marLeft w:val="0"/>
          <w:marRight w:val="0"/>
          <w:marTop w:val="0"/>
          <w:marBottom w:val="0"/>
          <w:divBdr>
            <w:top w:val="none" w:sz="0" w:space="0" w:color="auto"/>
            <w:left w:val="none" w:sz="0" w:space="0" w:color="auto"/>
            <w:bottom w:val="none" w:sz="0" w:space="0" w:color="auto"/>
            <w:right w:val="none" w:sz="0" w:space="0" w:color="auto"/>
          </w:divBdr>
          <w:divsChild>
            <w:div w:id="337078219">
              <w:marLeft w:val="0"/>
              <w:marRight w:val="0"/>
              <w:marTop w:val="0"/>
              <w:marBottom w:val="0"/>
              <w:divBdr>
                <w:top w:val="none" w:sz="0" w:space="0" w:color="auto"/>
                <w:left w:val="none" w:sz="0" w:space="0" w:color="auto"/>
                <w:bottom w:val="none" w:sz="0" w:space="0" w:color="auto"/>
                <w:right w:val="none" w:sz="0" w:space="0" w:color="auto"/>
              </w:divBdr>
            </w:div>
            <w:div w:id="966277425">
              <w:marLeft w:val="0"/>
              <w:marRight w:val="0"/>
              <w:marTop w:val="0"/>
              <w:marBottom w:val="0"/>
              <w:divBdr>
                <w:top w:val="none" w:sz="0" w:space="0" w:color="auto"/>
                <w:left w:val="none" w:sz="0" w:space="0" w:color="auto"/>
                <w:bottom w:val="none" w:sz="0" w:space="0" w:color="auto"/>
                <w:right w:val="none" w:sz="0" w:space="0" w:color="auto"/>
              </w:divBdr>
            </w:div>
            <w:div w:id="2015985449">
              <w:marLeft w:val="0"/>
              <w:marRight w:val="0"/>
              <w:marTop w:val="0"/>
              <w:marBottom w:val="0"/>
              <w:divBdr>
                <w:top w:val="none" w:sz="0" w:space="0" w:color="auto"/>
                <w:left w:val="none" w:sz="0" w:space="0" w:color="auto"/>
                <w:bottom w:val="none" w:sz="0" w:space="0" w:color="auto"/>
                <w:right w:val="none" w:sz="0" w:space="0" w:color="auto"/>
              </w:divBdr>
            </w:div>
            <w:div w:id="21118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2705">
      <w:bodyDiv w:val="1"/>
      <w:marLeft w:val="0"/>
      <w:marRight w:val="0"/>
      <w:marTop w:val="0"/>
      <w:marBottom w:val="0"/>
      <w:divBdr>
        <w:top w:val="none" w:sz="0" w:space="0" w:color="auto"/>
        <w:left w:val="none" w:sz="0" w:space="0" w:color="auto"/>
        <w:bottom w:val="none" w:sz="0" w:space="0" w:color="auto"/>
        <w:right w:val="none" w:sz="0" w:space="0" w:color="auto"/>
      </w:divBdr>
    </w:div>
    <w:div w:id="1346791034">
      <w:bodyDiv w:val="1"/>
      <w:marLeft w:val="0"/>
      <w:marRight w:val="0"/>
      <w:marTop w:val="0"/>
      <w:marBottom w:val="0"/>
      <w:divBdr>
        <w:top w:val="none" w:sz="0" w:space="0" w:color="auto"/>
        <w:left w:val="none" w:sz="0" w:space="0" w:color="auto"/>
        <w:bottom w:val="none" w:sz="0" w:space="0" w:color="auto"/>
        <w:right w:val="none" w:sz="0" w:space="0" w:color="auto"/>
      </w:divBdr>
      <w:divsChild>
        <w:div w:id="76755183">
          <w:marLeft w:val="1800"/>
          <w:marRight w:val="0"/>
          <w:marTop w:val="77"/>
          <w:marBottom w:val="0"/>
          <w:divBdr>
            <w:top w:val="none" w:sz="0" w:space="0" w:color="auto"/>
            <w:left w:val="none" w:sz="0" w:space="0" w:color="auto"/>
            <w:bottom w:val="none" w:sz="0" w:space="0" w:color="auto"/>
            <w:right w:val="none" w:sz="0" w:space="0" w:color="auto"/>
          </w:divBdr>
        </w:div>
        <w:div w:id="666976128">
          <w:marLeft w:val="547"/>
          <w:marRight w:val="0"/>
          <w:marTop w:val="115"/>
          <w:marBottom w:val="0"/>
          <w:divBdr>
            <w:top w:val="none" w:sz="0" w:space="0" w:color="auto"/>
            <w:left w:val="none" w:sz="0" w:space="0" w:color="auto"/>
            <w:bottom w:val="none" w:sz="0" w:space="0" w:color="auto"/>
            <w:right w:val="none" w:sz="0" w:space="0" w:color="auto"/>
          </w:divBdr>
        </w:div>
        <w:div w:id="685642855">
          <w:marLeft w:val="1800"/>
          <w:marRight w:val="0"/>
          <w:marTop w:val="77"/>
          <w:marBottom w:val="0"/>
          <w:divBdr>
            <w:top w:val="none" w:sz="0" w:space="0" w:color="auto"/>
            <w:left w:val="none" w:sz="0" w:space="0" w:color="auto"/>
            <w:bottom w:val="none" w:sz="0" w:space="0" w:color="auto"/>
            <w:right w:val="none" w:sz="0" w:space="0" w:color="auto"/>
          </w:divBdr>
        </w:div>
        <w:div w:id="954210633">
          <w:marLeft w:val="1166"/>
          <w:marRight w:val="0"/>
          <w:marTop w:val="96"/>
          <w:marBottom w:val="0"/>
          <w:divBdr>
            <w:top w:val="none" w:sz="0" w:space="0" w:color="auto"/>
            <w:left w:val="none" w:sz="0" w:space="0" w:color="auto"/>
            <w:bottom w:val="none" w:sz="0" w:space="0" w:color="auto"/>
            <w:right w:val="none" w:sz="0" w:space="0" w:color="auto"/>
          </w:divBdr>
        </w:div>
      </w:divsChild>
    </w:div>
    <w:div w:id="1346983043">
      <w:bodyDiv w:val="1"/>
      <w:marLeft w:val="0"/>
      <w:marRight w:val="0"/>
      <w:marTop w:val="0"/>
      <w:marBottom w:val="0"/>
      <w:divBdr>
        <w:top w:val="none" w:sz="0" w:space="0" w:color="auto"/>
        <w:left w:val="none" w:sz="0" w:space="0" w:color="auto"/>
        <w:bottom w:val="none" w:sz="0" w:space="0" w:color="auto"/>
        <w:right w:val="none" w:sz="0" w:space="0" w:color="auto"/>
      </w:divBdr>
      <w:divsChild>
        <w:div w:id="39520165">
          <w:marLeft w:val="360"/>
          <w:marRight w:val="0"/>
          <w:marTop w:val="200"/>
          <w:marBottom w:val="0"/>
          <w:divBdr>
            <w:top w:val="none" w:sz="0" w:space="0" w:color="auto"/>
            <w:left w:val="none" w:sz="0" w:space="0" w:color="auto"/>
            <w:bottom w:val="none" w:sz="0" w:space="0" w:color="auto"/>
            <w:right w:val="none" w:sz="0" w:space="0" w:color="auto"/>
          </w:divBdr>
        </w:div>
        <w:div w:id="310408228">
          <w:marLeft w:val="360"/>
          <w:marRight w:val="0"/>
          <w:marTop w:val="200"/>
          <w:marBottom w:val="0"/>
          <w:divBdr>
            <w:top w:val="none" w:sz="0" w:space="0" w:color="auto"/>
            <w:left w:val="none" w:sz="0" w:space="0" w:color="auto"/>
            <w:bottom w:val="none" w:sz="0" w:space="0" w:color="auto"/>
            <w:right w:val="none" w:sz="0" w:space="0" w:color="auto"/>
          </w:divBdr>
        </w:div>
        <w:div w:id="346756728">
          <w:marLeft w:val="360"/>
          <w:marRight w:val="0"/>
          <w:marTop w:val="200"/>
          <w:marBottom w:val="0"/>
          <w:divBdr>
            <w:top w:val="none" w:sz="0" w:space="0" w:color="auto"/>
            <w:left w:val="none" w:sz="0" w:space="0" w:color="auto"/>
            <w:bottom w:val="none" w:sz="0" w:space="0" w:color="auto"/>
            <w:right w:val="none" w:sz="0" w:space="0" w:color="auto"/>
          </w:divBdr>
        </w:div>
        <w:div w:id="348222858">
          <w:marLeft w:val="1080"/>
          <w:marRight w:val="0"/>
          <w:marTop w:val="100"/>
          <w:marBottom w:val="0"/>
          <w:divBdr>
            <w:top w:val="none" w:sz="0" w:space="0" w:color="auto"/>
            <w:left w:val="none" w:sz="0" w:space="0" w:color="auto"/>
            <w:bottom w:val="none" w:sz="0" w:space="0" w:color="auto"/>
            <w:right w:val="none" w:sz="0" w:space="0" w:color="auto"/>
          </w:divBdr>
        </w:div>
        <w:div w:id="461849143">
          <w:marLeft w:val="1080"/>
          <w:marRight w:val="0"/>
          <w:marTop w:val="100"/>
          <w:marBottom w:val="0"/>
          <w:divBdr>
            <w:top w:val="none" w:sz="0" w:space="0" w:color="auto"/>
            <w:left w:val="none" w:sz="0" w:space="0" w:color="auto"/>
            <w:bottom w:val="none" w:sz="0" w:space="0" w:color="auto"/>
            <w:right w:val="none" w:sz="0" w:space="0" w:color="auto"/>
          </w:divBdr>
        </w:div>
        <w:div w:id="1111975259">
          <w:marLeft w:val="1080"/>
          <w:marRight w:val="0"/>
          <w:marTop w:val="100"/>
          <w:marBottom w:val="0"/>
          <w:divBdr>
            <w:top w:val="none" w:sz="0" w:space="0" w:color="auto"/>
            <w:left w:val="none" w:sz="0" w:space="0" w:color="auto"/>
            <w:bottom w:val="none" w:sz="0" w:space="0" w:color="auto"/>
            <w:right w:val="none" w:sz="0" w:space="0" w:color="auto"/>
          </w:divBdr>
        </w:div>
        <w:div w:id="1166478563">
          <w:marLeft w:val="360"/>
          <w:marRight w:val="0"/>
          <w:marTop w:val="200"/>
          <w:marBottom w:val="0"/>
          <w:divBdr>
            <w:top w:val="none" w:sz="0" w:space="0" w:color="auto"/>
            <w:left w:val="none" w:sz="0" w:space="0" w:color="auto"/>
            <w:bottom w:val="none" w:sz="0" w:space="0" w:color="auto"/>
            <w:right w:val="none" w:sz="0" w:space="0" w:color="auto"/>
          </w:divBdr>
        </w:div>
        <w:div w:id="1467048516">
          <w:marLeft w:val="1080"/>
          <w:marRight w:val="0"/>
          <w:marTop w:val="100"/>
          <w:marBottom w:val="0"/>
          <w:divBdr>
            <w:top w:val="none" w:sz="0" w:space="0" w:color="auto"/>
            <w:left w:val="none" w:sz="0" w:space="0" w:color="auto"/>
            <w:bottom w:val="none" w:sz="0" w:space="0" w:color="auto"/>
            <w:right w:val="none" w:sz="0" w:space="0" w:color="auto"/>
          </w:divBdr>
        </w:div>
        <w:div w:id="1485463785">
          <w:marLeft w:val="1080"/>
          <w:marRight w:val="0"/>
          <w:marTop w:val="100"/>
          <w:marBottom w:val="0"/>
          <w:divBdr>
            <w:top w:val="none" w:sz="0" w:space="0" w:color="auto"/>
            <w:left w:val="none" w:sz="0" w:space="0" w:color="auto"/>
            <w:bottom w:val="none" w:sz="0" w:space="0" w:color="auto"/>
            <w:right w:val="none" w:sz="0" w:space="0" w:color="auto"/>
          </w:divBdr>
        </w:div>
        <w:div w:id="1597246096">
          <w:marLeft w:val="1080"/>
          <w:marRight w:val="0"/>
          <w:marTop w:val="100"/>
          <w:marBottom w:val="0"/>
          <w:divBdr>
            <w:top w:val="none" w:sz="0" w:space="0" w:color="auto"/>
            <w:left w:val="none" w:sz="0" w:space="0" w:color="auto"/>
            <w:bottom w:val="none" w:sz="0" w:space="0" w:color="auto"/>
            <w:right w:val="none" w:sz="0" w:space="0" w:color="auto"/>
          </w:divBdr>
        </w:div>
        <w:div w:id="1982222678">
          <w:marLeft w:val="1800"/>
          <w:marRight w:val="0"/>
          <w:marTop w:val="100"/>
          <w:marBottom w:val="0"/>
          <w:divBdr>
            <w:top w:val="none" w:sz="0" w:space="0" w:color="auto"/>
            <w:left w:val="none" w:sz="0" w:space="0" w:color="auto"/>
            <w:bottom w:val="none" w:sz="0" w:space="0" w:color="auto"/>
            <w:right w:val="none" w:sz="0" w:space="0" w:color="auto"/>
          </w:divBdr>
        </w:div>
        <w:div w:id="2072002716">
          <w:marLeft w:val="1080"/>
          <w:marRight w:val="0"/>
          <w:marTop w:val="100"/>
          <w:marBottom w:val="0"/>
          <w:divBdr>
            <w:top w:val="none" w:sz="0" w:space="0" w:color="auto"/>
            <w:left w:val="none" w:sz="0" w:space="0" w:color="auto"/>
            <w:bottom w:val="none" w:sz="0" w:space="0" w:color="auto"/>
            <w:right w:val="none" w:sz="0" w:space="0" w:color="auto"/>
          </w:divBdr>
        </w:div>
      </w:divsChild>
    </w:div>
    <w:div w:id="1348943777">
      <w:bodyDiv w:val="1"/>
      <w:marLeft w:val="0"/>
      <w:marRight w:val="0"/>
      <w:marTop w:val="0"/>
      <w:marBottom w:val="0"/>
      <w:divBdr>
        <w:top w:val="none" w:sz="0" w:space="0" w:color="auto"/>
        <w:left w:val="none" w:sz="0" w:space="0" w:color="auto"/>
        <w:bottom w:val="none" w:sz="0" w:space="0" w:color="auto"/>
        <w:right w:val="none" w:sz="0" w:space="0" w:color="auto"/>
      </w:divBdr>
    </w:div>
    <w:div w:id="1349066077">
      <w:bodyDiv w:val="1"/>
      <w:marLeft w:val="0"/>
      <w:marRight w:val="0"/>
      <w:marTop w:val="0"/>
      <w:marBottom w:val="0"/>
      <w:divBdr>
        <w:top w:val="none" w:sz="0" w:space="0" w:color="auto"/>
        <w:left w:val="none" w:sz="0" w:space="0" w:color="auto"/>
        <w:bottom w:val="none" w:sz="0" w:space="0" w:color="auto"/>
        <w:right w:val="none" w:sz="0" w:space="0" w:color="auto"/>
      </w:divBdr>
      <w:divsChild>
        <w:div w:id="1013652300">
          <w:marLeft w:val="1166"/>
          <w:marRight w:val="0"/>
          <w:marTop w:val="134"/>
          <w:marBottom w:val="0"/>
          <w:divBdr>
            <w:top w:val="none" w:sz="0" w:space="0" w:color="auto"/>
            <w:left w:val="none" w:sz="0" w:space="0" w:color="auto"/>
            <w:bottom w:val="none" w:sz="0" w:space="0" w:color="auto"/>
            <w:right w:val="none" w:sz="0" w:space="0" w:color="auto"/>
          </w:divBdr>
        </w:div>
        <w:div w:id="1727415770">
          <w:marLeft w:val="547"/>
          <w:marRight w:val="0"/>
          <w:marTop w:val="154"/>
          <w:marBottom w:val="0"/>
          <w:divBdr>
            <w:top w:val="none" w:sz="0" w:space="0" w:color="auto"/>
            <w:left w:val="none" w:sz="0" w:space="0" w:color="auto"/>
            <w:bottom w:val="none" w:sz="0" w:space="0" w:color="auto"/>
            <w:right w:val="none" w:sz="0" w:space="0" w:color="auto"/>
          </w:divBdr>
        </w:div>
        <w:div w:id="1833132189">
          <w:marLeft w:val="547"/>
          <w:marRight w:val="0"/>
          <w:marTop w:val="154"/>
          <w:marBottom w:val="0"/>
          <w:divBdr>
            <w:top w:val="none" w:sz="0" w:space="0" w:color="auto"/>
            <w:left w:val="none" w:sz="0" w:space="0" w:color="auto"/>
            <w:bottom w:val="none" w:sz="0" w:space="0" w:color="auto"/>
            <w:right w:val="none" w:sz="0" w:space="0" w:color="auto"/>
          </w:divBdr>
        </w:div>
      </w:divsChild>
    </w:div>
    <w:div w:id="1351294755">
      <w:bodyDiv w:val="1"/>
      <w:marLeft w:val="0"/>
      <w:marRight w:val="0"/>
      <w:marTop w:val="0"/>
      <w:marBottom w:val="0"/>
      <w:divBdr>
        <w:top w:val="none" w:sz="0" w:space="0" w:color="auto"/>
        <w:left w:val="none" w:sz="0" w:space="0" w:color="auto"/>
        <w:bottom w:val="none" w:sz="0" w:space="0" w:color="auto"/>
        <w:right w:val="none" w:sz="0" w:space="0" w:color="auto"/>
      </w:divBdr>
    </w:div>
    <w:div w:id="1351949600">
      <w:bodyDiv w:val="1"/>
      <w:marLeft w:val="0"/>
      <w:marRight w:val="0"/>
      <w:marTop w:val="0"/>
      <w:marBottom w:val="0"/>
      <w:divBdr>
        <w:top w:val="none" w:sz="0" w:space="0" w:color="auto"/>
        <w:left w:val="none" w:sz="0" w:space="0" w:color="auto"/>
        <w:bottom w:val="none" w:sz="0" w:space="0" w:color="auto"/>
        <w:right w:val="none" w:sz="0" w:space="0" w:color="auto"/>
      </w:divBdr>
      <w:divsChild>
        <w:div w:id="204946585">
          <w:marLeft w:val="547"/>
          <w:marRight w:val="0"/>
          <w:marTop w:val="134"/>
          <w:marBottom w:val="0"/>
          <w:divBdr>
            <w:top w:val="none" w:sz="0" w:space="0" w:color="auto"/>
            <w:left w:val="none" w:sz="0" w:space="0" w:color="auto"/>
            <w:bottom w:val="none" w:sz="0" w:space="0" w:color="auto"/>
            <w:right w:val="none" w:sz="0" w:space="0" w:color="auto"/>
          </w:divBdr>
        </w:div>
        <w:div w:id="1658461602">
          <w:marLeft w:val="1166"/>
          <w:marRight w:val="0"/>
          <w:marTop w:val="115"/>
          <w:marBottom w:val="0"/>
          <w:divBdr>
            <w:top w:val="none" w:sz="0" w:space="0" w:color="auto"/>
            <w:left w:val="none" w:sz="0" w:space="0" w:color="auto"/>
            <w:bottom w:val="none" w:sz="0" w:space="0" w:color="auto"/>
            <w:right w:val="none" w:sz="0" w:space="0" w:color="auto"/>
          </w:divBdr>
        </w:div>
      </w:divsChild>
    </w:div>
    <w:div w:id="1352684337">
      <w:bodyDiv w:val="1"/>
      <w:marLeft w:val="0"/>
      <w:marRight w:val="0"/>
      <w:marTop w:val="0"/>
      <w:marBottom w:val="0"/>
      <w:divBdr>
        <w:top w:val="none" w:sz="0" w:space="0" w:color="auto"/>
        <w:left w:val="none" w:sz="0" w:space="0" w:color="auto"/>
        <w:bottom w:val="none" w:sz="0" w:space="0" w:color="auto"/>
        <w:right w:val="none" w:sz="0" w:space="0" w:color="auto"/>
      </w:divBdr>
      <w:divsChild>
        <w:div w:id="1572693233">
          <w:marLeft w:val="720"/>
          <w:marRight w:val="0"/>
          <w:marTop w:val="120"/>
          <w:marBottom w:val="120"/>
          <w:divBdr>
            <w:top w:val="none" w:sz="0" w:space="0" w:color="auto"/>
            <w:left w:val="none" w:sz="0" w:space="0" w:color="auto"/>
            <w:bottom w:val="none" w:sz="0" w:space="0" w:color="auto"/>
            <w:right w:val="none" w:sz="0" w:space="0" w:color="auto"/>
          </w:divBdr>
        </w:div>
        <w:div w:id="1746605783">
          <w:marLeft w:val="1440"/>
          <w:marRight w:val="0"/>
          <w:marTop w:val="120"/>
          <w:marBottom w:val="120"/>
          <w:divBdr>
            <w:top w:val="none" w:sz="0" w:space="0" w:color="auto"/>
            <w:left w:val="none" w:sz="0" w:space="0" w:color="auto"/>
            <w:bottom w:val="none" w:sz="0" w:space="0" w:color="auto"/>
            <w:right w:val="none" w:sz="0" w:space="0" w:color="auto"/>
          </w:divBdr>
        </w:div>
      </w:divsChild>
    </w:div>
    <w:div w:id="1354377258">
      <w:bodyDiv w:val="1"/>
      <w:marLeft w:val="0"/>
      <w:marRight w:val="0"/>
      <w:marTop w:val="0"/>
      <w:marBottom w:val="0"/>
      <w:divBdr>
        <w:top w:val="none" w:sz="0" w:space="0" w:color="auto"/>
        <w:left w:val="none" w:sz="0" w:space="0" w:color="auto"/>
        <w:bottom w:val="none" w:sz="0" w:space="0" w:color="auto"/>
        <w:right w:val="none" w:sz="0" w:space="0" w:color="auto"/>
      </w:divBdr>
      <w:divsChild>
        <w:div w:id="441612650">
          <w:marLeft w:val="547"/>
          <w:marRight w:val="0"/>
          <w:marTop w:val="86"/>
          <w:marBottom w:val="0"/>
          <w:divBdr>
            <w:top w:val="none" w:sz="0" w:space="0" w:color="auto"/>
            <w:left w:val="none" w:sz="0" w:space="0" w:color="auto"/>
            <w:bottom w:val="none" w:sz="0" w:space="0" w:color="auto"/>
            <w:right w:val="none" w:sz="0" w:space="0" w:color="auto"/>
          </w:divBdr>
        </w:div>
        <w:div w:id="675183907">
          <w:marLeft w:val="1166"/>
          <w:marRight w:val="0"/>
          <w:marTop w:val="77"/>
          <w:marBottom w:val="0"/>
          <w:divBdr>
            <w:top w:val="none" w:sz="0" w:space="0" w:color="auto"/>
            <w:left w:val="none" w:sz="0" w:space="0" w:color="auto"/>
            <w:bottom w:val="none" w:sz="0" w:space="0" w:color="auto"/>
            <w:right w:val="none" w:sz="0" w:space="0" w:color="auto"/>
          </w:divBdr>
        </w:div>
        <w:div w:id="872377371">
          <w:marLeft w:val="1166"/>
          <w:marRight w:val="0"/>
          <w:marTop w:val="77"/>
          <w:marBottom w:val="0"/>
          <w:divBdr>
            <w:top w:val="none" w:sz="0" w:space="0" w:color="auto"/>
            <w:left w:val="none" w:sz="0" w:space="0" w:color="auto"/>
            <w:bottom w:val="none" w:sz="0" w:space="0" w:color="auto"/>
            <w:right w:val="none" w:sz="0" w:space="0" w:color="auto"/>
          </w:divBdr>
        </w:div>
        <w:div w:id="1313172329">
          <w:marLeft w:val="547"/>
          <w:marRight w:val="0"/>
          <w:marTop w:val="86"/>
          <w:marBottom w:val="0"/>
          <w:divBdr>
            <w:top w:val="none" w:sz="0" w:space="0" w:color="auto"/>
            <w:left w:val="none" w:sz="0" w:space="0" w:color="auto"/>
            <w:bottom w:val="none" w:sz="0" w:space="0" w:color="auto"/>
            <w:right w:val="none" w:sz="0" w:space="0" w:color="auto"/>
          </w:divBdr>
        </w:div>
        <w:div w:id="1712460841">
          <w:marLeft w:val="547"/>
          <w:marRight w:val="0"/>
          <w:marTop w:val="86"/>
          <w:marBottom w:val="0"/>
          <w:divBdr>
            <w:top w:val="none" w:sz="0" w:space="0" w:color="auto"/>
            <w:left w:val="none" w:sz="0" w:space="0" w:color="auto"/>
            <w:bottom w:val="none" w:sz="0" w:space="0" w:color="auto"/>
            <w:right w:val="none" w:sz="0" w:space="0" w:color="auto"/>
          </w:divBdr>
        </w:div>
        <w:div w:id="1733118542">
          <w:marLeft w:val="1166"/>
          <w:marRight w:val="0"/>
          <w:marTop w:val="77"/>
          <w:marBottom w:val="0"/>
          <w:divBdr>
            <w:top w:val="none" w:sz="0" w:space="0" w:color="auto"/>
            <w:left w:val="none" w:sz="0" w:space="0" w:color="auto"/>
            <w:bottom w:val="none" w:sz="0" w:space="0" w:color="auto"/>
            <w:right w:val="none" w:sz="0" w:space="0" w:color="auto"/>
          </w:divBdr>
        </w:div>
        <w:div w:id="1739553872">
          <w:marLeft w:val="1800"/>
          <w:marRight w:val="0"/>
          <w:marTop w:val="77"/>
          <w:marBottom w:val="0"/>
          <w:divBdr>
            <w:top w:val="none" w:sz="0" w:space="0" w:color="auto"/>
            <w:left w:val="none" w:sz="0" w:space="0" w:color="auto"/>
            <w:bottom w:val="none" w:sz="0" w:space="0" w:color="auto"/>
            <w:right w:val="none" w:sz="0" w:space="0" w:color="auto"/>
          </w:divBdr>
        </w:div>
        <w:div w:id="1799838587">
          <w:marLeft w:val="1166"/>
          <w:marRight w:val="0"/>
          <w:marTop w:val="77"/>
          <w:marBottom w:val="0"/>
          <w:divBdr>
            <w:top w:val="none" w:sz="0" w:space="0" w:color="auto"/>
            <w:left w:val="none" w:sz="0" w:space="0" w:color="auto"/>
            <w:bottom w:val="none" w:sz="0" w:space="0" w:color="auto"/>
            <w:right w:val="none" w:sz="0" w:space="0" w:color="auto"/>
          </w:divBdr>
        </w:div>
        <w:div w:id="1819808008">
          <w:marLeft w:val="547"/>
          <w:marRight w:val="0"/>
          <w:marTop w:val="86"/>
          <w:marBottom w:val="0"/>
          <w:divBdr>
            <w:top w:val="none" w:sz="0" w:space="0" w:color="auto"/>
            <w:left w:val="none" w:sz="0" w:space="0" w:color="auto"/>
            <w:bottom w:val="none" w:sz="0" w:space="0" w:color="auto"/>
            <w:right w:val="none" w:sz="0" w:space="0" w:color="auto"/>
          </w:divBdr>
        </w:div>
        <w:div w:id="1829327806">
          <w:marLeft w:val="547"/>
          <w:marRight w:val="0"/>
          <w:marTop w:val="86"/>
          <w:marBottom w:val="0"/>
          <w:divBdr>
            <w:top w:val="none" w:sz="0" w:space="0" w:color="auto"/>
            <w:left w:val="none" w:sz="0" w:space="0" w:color="auto"/>
            <w:bottom w:val="none" w:sz="0" w:space="0" w:color="auto"/>
            <w:right w:val="none" w:sz="0" w:space="0" w:color="auto"/>
          </w:divBdr>
        </w:div>
        <w:div w:id="1850482237">
          <w:marLeft w:val="547"/>
          <w:marRight w:val="0"/>
          <w:marTop w:val="86"/>
          <w:marBottom w:val="0"/>
          <w:divBdr>
            <w:top w:val="none" w:sz="0" w:space="0" w:color="auto"/>
            <w:left w:val="none" w:sz="0" w:space="0" w:color="auto"/>
            <w:bottom w:val="none" w:sz="0" w:space="0" w:color="auto"/>
            <w:right w:val="none" w:sz="0" w:space="0" w:color="auto"/>
          </w:divBdr>
        </w:div>
      </w:divsChild>
    </w:div>
    <w:div w:id="1354762914">
      <w:bodyDiv w:val="1"/>
      <w:marLeft w:val="0"/>
      <w:marRight w:val="0"/>
      <w:marTop w:val="0"/>
      <w:marBottom w:val="0"/>
      <w:divBdr>
        <w:top w:val="none" w:sz="0" w:space="0" w:color="auto"/>
        <w:left w:val="none" w:sz="0" w:space="0" w:color="auto"/>
        <w:bottom w:val="none" w:sz="0" w:space="0" w:color="auto"/>
        <w:right w:val="none" w:sz="0" w:space="0" w:color="auto"/>
      </w:divBdr>
    </w:div>
    <w:div w:id="1355572003">
      <w:bodyDiv w:val="1"/>
      <w:marLeft w:val="0"/>
      <w:marRight w:val="0"/>
      <w:marTop w:val="0"/>
      <w:marBottom w:val="0"/>
      <w:divBdr>
        <w:top w:val="none" w:sz="0" w:space="0" w:color="auto"/>
        <w:left w:val="none" w:sz="0" w:space="0" w:color="auto"/>
        <w:bottom w:val="none" w:sz="0" w:space="0" w:color="auto"/>
        <w:right w:val="none" w:sz="0" w:space="0" w:color="auto"/>
      </w:divBdr>
      <w:divsChild>
        <w:div w:id="328944382">
          <w:marLeft w:val="3240"/>
          <w:marRight w:val="0"/>
          <w:marTop w:val="86"/>
          <w:marBottom w:val="0"/>
          <w:divBdr>
            <w:top w:val="none" w:sz="0" w:space="0" w:color="auto"/>
            <w:left w:val="none" w:sz="0" w:space="0" w:color="auto"/>
            <w:bottom w:val="none" w:sz="0" w:space="0" w:color="auto"/>
            <w:right w:val="none" w:sz="0" w:space="0" w:color="auto"/>
          </w:divBdr>
        </w:div>
        <w:div w:id="545222962">
          <w:marLeft w:val="2520"/>
          <w:marRight w:val="0"/>
          <w:marTop w:val="86"/>
          <w:marBottom w:val="0"/>
          <w:divBdr>
            <w:top w:val="none" w:sz="0" w:space="0" w:color="auto"/>
            <w:left w:val="none" w:sz="0" w:space="0" w:color="auto"/>
            <w:bottom w:val="none" w:sz="0" w:space="0" w:color="auto"/>
            <w:right w:val="none" w:sz="0" w:space="0" w:color="auto"/>
          </w:divBdr>
        </w:div>
        <w:div w:id="918708083">
          <w:marLeft w:val="1800"/>
          <w:marRight w:val="0"/>
          <w:marTop w:val="86"/>
          <w:marBottom w:val="0"/>
          <w:divBdr>
            <w:top w:val="none" w:sz="0" w:space="0" w:color="auto"/>
            <w:left w:val="none" w:sz="0" w:space="0" w:color="auto"/>
            <w:bottom w:val="none" w:sz="0" w:space="0" w:color="auto"/>
            <w:right w:val="none" w:sz="0" w:space="0" w:color="auto"/>
          </w:divBdr>
        </w:div>
        <w:div w:id="1085227864">
          <w:marLeft w:val="2520"/>
          <w:marRight w:val="0"/>
          <w:marTop w:val="86"/>
          <w:marBottom w:val="0"/>
          <w:divBdr>
            <w:top w:val="none" w:sz="0" w:space="0" w:color="auto"/>
            <w:left w:val="none" w:sz="0" w:space="0" w:color="auto"/>
            <w:bottom w:val="none" w:sz="0" w:space="0" w:color="auto"/>
            <w:right w:val="none" w:sz="0" w:space="0" w:color="auto"/>
          </w:divBdr>
        </w:div>
        <w:div w:id="1217669581">
          <w:marLeft w:val="547"/>
          <w:marRight w:val="0"/>
          <w:marTop w:val="115"/>
          <w:marBottom w:val="0"/>
          <w:divBdr>
            <w:top w:val="none" w:sz="0" w:space="0" w:color="auto"/>
            <w:left w:val="none" w:sz="0" w:space="0" w:color="auto"/>
            <w:bottom w:val="none" w:sz="0" w:space="0" w:color="auto"/>
            <w:right w:val="none" w:sz="0" w:space="0" w:color="auto"/>
          </w:divBdr>
        </w:div>
        <w:div w:id="1262957430">
          <w:marLeft w:val="1800"/>
          <w:marRight w:val="0"/>
          <w:marTop w:val="86"/>
          <w:marBottom w:val="0"/>
          <w:divBdr>
            <w:top w:val="none" w:sz="0" w:space="0" w:color="auto"/>
            <w:left w:val="none" w:sz="0" w:space="0" w:color="auto"/>
            <w:bottom w:val="none" w:sz="0" w:space="0" w:color="auto"/>
            <w:right w:val="none" w:sz="0" w:space="0" w:color="auto"/>
          </w:divBdr>
        </w:div>
        <w:div w:id="1523785689">
          <w:marLeft w:val="3240"/>
          <w:marRight w:val="0"/>
          <w:marTop w:val="86"/>
          <w:marBottom w:val="0"/>
          <w:divBdr>
            <w:top w:val="none" w:sz="0" w:space="0" w:color="auto"/>
            <w:left w:val="none" w:sz="0" w:space="0" w:color="auto"/>
            <w:bottom w:val="none" w:sz="0" w:space="0" w:color="auto"/>
            <w:right w:val="none" w:sz="0" w:space="0" w:color="auto"/>
          </w:divBdr>
        </w:div>
        <w:div w:id="2064134140">
          <w:marLeft w:val="1166"/>
          <w:marRight w:val="0"/>
          <w:marTop w:val="115"/>
          <w:marBottom w:val="0"/>
          <w:divBdr>
            <w:top w:val="none" w:sz="0" w:space="0" w:color="auto"/>
            <w:left w:val="none" w:sz="0" w:space="0" w:color="auto"/>
            <w:bottom w:val="none" w:sz="0" w:space="0" w:color="auto"/>
            <w:right w:val="none" w:sz="0" w:space="0" w:color="auto"/>
          </w:divBdr>
        </w:div>
      </w:divsChild>
    </w:div>
    <w:div w:id="1356157375">
      <w:bodyDiv w:val="1"/>
      <w:marLeft w:val="0"/>
      <w:marRight w:val="0"/>
      <w:marTop w:val="0"/>
      <w:marBottom w:val="0"/>
      <w:divBdr>
        <w:top w:val="none" w:sz="0" w:space="0" w:color="auto"/>
        <w:left w:val="none" w:sz="0" w:space="0" w:color="auto"/>
        <w:bottom w:val="none" w:sz="0" w:space="0" w:color="auto"/>
        <w:right w:val="none" w:sz="0" w:space="0" w:color="auto"/>
      </w:divBdr>
    </w:div>
    <w:div w:id="1356342458">
      <w:bodyDiv w:val="1"/>
      <w:marLeft w:val="0"/>
      <w:marRight w:val="0"/>
      <w:marTop w:val="0"/>
      <w:marBottom w:val="0"/>
      <w:divBdr>
        <w:top w:val="none" w:sz="0" w:space="0" w:color="auto"/>
        <w:left w:val="none" w:sz="0" w:space="0" w:color="auto"/>
        <w:bottom w:val="none" w:sz="0" w:space="0" w:color="auto"/>
        <w:right w:val="none" w:sz="0" w:space="0" w:color="auto"/>
      </w:divBdr>
    </w:div>
    <w:div w:id="1356613414">
      <w:bodyDiv w:val="1"/>
      <w:marLeft w:val="0"/>
      <w:marRight w:val="0"/>
      <w:marTop w:val="0"/>
      <w:marBottom w:val="0"/>
      <w:divBdr>
        <w:top w:val="none" w:sz="0" w:space="0" w:color="auto"/>
        <w:left w:val="none" w:sz="0" w:space="0" w:color="auto"/>
        <w:bottom w:val="none" w:sz="0" w:space="0" w:color="auto"/>
        <w:right w:val="none" w:sz="0" w:space="0" w:color="auto"/>
      </w:divBdr>
    </w:div>
    <w:div w:id="1357075015">
      <w:bodyDiv w:val="1"/>
      <w:marLeft w:val="0"/>
      <w:marRight w:val="0"/>
      <w:marTop w:val="0"/>
      <w:marBottom w:val="0"/>
      <w:divBdr>
        <w:top w:val="none" w:sz="0" w:space="0" w:color="auto"/>
        <w:left w:val="none" w:sz="0" w:space="0" w:color="auto"/>
        <w:bottom w:val="none" w:sz="0" w:space="0" w:color="auto"/>
        <w:right w:val="none" w:sz="0" w:space="0" w:color="auto"/>
      </w:divBdr>
    </w:div>
    <w:div w:id="1357149772">
      <w:bodyDiv w:val="1"/>
      <w:marLeft w:val="0"/>
      <w:marRight w:val="0"/>
      <w:marTop w:val="0"/>
      <w:marBottom w:val="0"/>
      <w:divBdr>
        <w:top w:val="none" w:sz="0" w:space="0" w:color="auto"/>
        <w:left w:val="none" w:sz="0" w:space="0" w:color="auto"/>
        <w:bottom w:val="none" w:sz="0" w:space="0" w:color="auto"/>
        <w:right w:val="none" w:sz="0" w:space="0" w:color="auto"/>
      </w:divBdr>
    </w:div>
    <w:div w:id="1358190129">
      <w:bodyDiv w:val="1"/>
      <w:marLeft w:val="0"/>
      <w:marRight w:val="0"/>
      <w:marTop w:val="0"/>
      <w:marBottom w:val="0"/>
      <w:divBdr>
        <w:top w:val="none" w:sz="0" w:space="0" w:color="auto"/>
        <w:left w:val="none" w:sz="0" w:space="0" w:color="auto"/>
        <w:bottom w:val="none" w:sz="0" w:space="0" w:color="auto"/>
        <w:right w:val="none" w:sz="0" w:space="0" w:color="auto"/>
      </w:divBdr>
      <w:divsChild>
        <w:div w:id="1680696680">
          <w:marLeft w:val="547"/>
          <w:marRight w:val="0"/>
          <w:marTop w:val="154"/>
          <w:marBottom w:val="0"/>
          <w:divBdr>
            <w:top w:val="none" w:sz="0" w:space="0" w:color="auto"/>
            <w:left w:val="none" w:sz="0" w:space="0" w:color="auto"/>
            <w:bottom w:val="none" w:sz="0" w:space="0" w:color="auto"/>
            <w:right w:val="none" w:sz="0" w:space="0" w:color="auto"/>
          </w:divBdr>
        </w:div>
        <w:div w:id="1943339982">
          <w:marLeft w:val="1166"/>
          <w:marRight w:val="0"/>
          <w:marTop w:val="134"/>
          <w:marBottom w:val="0"/>
          <w:divBdr>
            <w:top w:val="none" w:sz="0" w:space="0" w:color="auto"/>
            <w:left w:val="none" w:sz="0" w:space="0" w:color="auto"/>
            <w:bottom w:val="none" w:sz="0" w:space="0" w:color="auto"/>
            <w:right w:val="none" w:sz="0" w:space="0" w:color="auto"/>
          </w:divBdr>
        </w:div>
        <w:div w:id="2054763546">
          <w:marLeft w:val="1166"/>
          <w:marRight w:val="0"/>
          <w:marTop w:val="134"/>
          <w:marBottom w:val="0"/>
          <w:divBdr>
            <w:top w:val="none" w:sz="0" w:space="0" w:color="auto"/>
            <w:left w:val="none" w:sz="0" w:space="0" w:color="auto"/>
            <w:bottom w:val="none" w:sz="0" w:space="0" w:color="auto"/>
            <w:right w:val="none" w:sz="0" w:space="0" w:color="auto"/>
          </w:divBdr>
        </w:div>
      </w:divsChild>
    </w:div>
    <w:div w:id="1358432128">
      <w:bodyDiv w:val="1"/>
      <w:marLeft w:val="0"/>
      <w:marRight w:val="0"/>
      <w:marTop w:val="0"/>
      <w:marBottom w:val="0"/>
      <w:divBdr>
        <w:top w:val="none" w:sz="0" w:space="0" w:color="auto"/>
        <w:left w:val="none" w:sz="0" w:space="0" w:color="auto"/>
        <w:bottom w:val="none" w:sz="0" w:space="0" w:color="auto"/>
        <w:right w:val="none" w:sz="0" w:space="0" w:color="auto"/>
      </w:divBdr>
    </w:div>
    <w:div w:id="1358582619">
      <w:bodyDiv w:val="1"/>
      <w:marLeft w:val="0"/>
      <w:marRight w:val="0"/>
      <w:marTop w:val="0"/>
      <w:marBottom w:val="0"/>
      <w:divBdr>
        <w:top w:val="none" w:sz="0" w:space="0" w:color="auto"/>
        <w:left w:val="none" w:sz="0" w:space="0" w:color="auto"/>
        <w:bottom w:val="none" w:sz="0" w:space="0" w:color="auto"/>
        <w:right w:val="none" w:sz="0" w:space="0" w:color="auto"/>
      </w:divBdr>
      <w:divsChild>
        <w:div w:id="1077750532">
          <w:marLeft w:val="547"/>
          <w:marRight w:val="0"/>
          <w:marTop w:val="115"/>
          <w:marBottom w:val="0"/>
          <w:divBdr>
            <w:top w:val="none" w:sz="0" w:space="0" w:color="auto"/>
            <w:left w:val="none" w:sz="0" w:space="0" w:color="auto"/>
            <w:bottom w:val="none" w:sz="0" w:space="0" w:color="auto"/>
            <w:right w:val="none" w:sz="0" w:space="0" w:color="auto"/>
          </w:divBdr>
        </w:div>
      </w:divsChild>
    </w:div>
    <w:div w:id="1359505137">
      <w:bodyDiv w:val="1"/>
      <w:marLeft w:val="0"/>
      <w:marRight w:val="0"/>
      <w:marTop w:val="0"/>
      <w:marBottom w:val="0"/>
      <w:divBdr>
        <w:top w:val="none" w:sz="0" w:space="0" w:color="auto"/>
        <w:left w:val="none" w:sz="0" w:space="0" w:color="auto"/>
        <w:bottom w:val="none" w:sz="0" w:space="0" w:color="auto"/>
        <w:right w:val="none" w:sz="0" w:space="0" w:color="auto"/>
      </w:divBdr>
      <w:divsChild>
        <w:div w:id="269898454">
          <w:marLeft w:val="547"/>
          <w:marRight w:val="0"/>
          <w:marTop w:val="130"/>
          <w:marBottom w:val="0"/>
          <w:divBdr>
            <w:top w:val="none" w:sz="0" w:space="0" w:color="auto"/>
            <w:left w:val="none" w:sz="0" w:space="0" w:color="auto"/>
            <w:bottom w:val="none" w:sz="0" w:space="0" w:color="auto"/>
            <w:right w:val="none" w:sz="0" w:space="0" w:color="auto"/>
          </w:divBdr>
        </w:div>
        <w:div w:id="1013729518">
          <w:marLeft w:val="1166"/>
          <w:marRight w:val="0"/>
          <w:marTop w:val="115"/>
          <w:marBottom w:val="0"/>
          <w:divBdr>
            <w:top w:val="none" w:sz="0" w:space="0" w:color="auto"/>
            <w:left w:val="none" w:sz="0" w:space="0" w:color="auto"/>
            <w:bottom w:val="none" w:sz="0" w:space="0" w:color="auto"/>
            <w:right w:val="none" w:sz="0" w:space="0" w:color="auto"/>
          </w:divBdr>
        </w:div>
        <w:div w:id="1326276890">
          <w:marLeft w:val="1166"/>
          <w:marRight w:val="0"/>
          <w:marTop w:val="115"/>
          <w:marBottom w:val="0"/>
          <w:divBdr>
            <w:top w:val="none" w:sz="0" w:space="0" w:color="auto"/>
            <w:left w:val="none" w:sz="0" w:space="0" w:color="auto"/>
            <w:bottom w:val="none" w:sz="0" w:space="0" w:color="auto"/>
            <w:right w:val="none" w:sz="0" w:space="0" w:color="auto"/>
          </w:divBdr>
        </w:div>
        <w:div w:id="1397782449">
          <w:marLeft w:val="1166"/>
          <w:marRight w:val="0"/>
          <w:marTop w:val="115"/>
          <w:marBottom w:val="0"/>
          <w:divBdr>
            <w:top w:val="none" w:sz="0" w:space="0" w:color="auto"/>
            <w:left w:val="none" w:sz="0" w:space="0" w:color="auto"/>
            <w:bottom w:val="none" w:sz="0" w:space="0" w:color="auto"/>
            <w:right w:val="none" w:sz="0" w:space="0" w:color="auto"/>
          </w:divBdr>
        </w:div>
        <w:div w:id="1802645998">
          <w:marLeft w:val="1166"/>
          <w:marRight w:val="0"/>
          <w:marTop w:val="115"/>
          <w:marBottom w:val="0"/>
          <w:divBdr>
            <w:top w:val="none" w:sz="0" w:space="0" w:color="auto"/>
            <w:left w:val="none" w:sz="0" w:space="0" w:color="auto"/>
            <w:bottom w:val="none" w:sz="0" w:space="0" w:color="auto"/>
            <w:right w:val="none" w:sz="0" w:space="0" w:color="auto"/>
          </w:divBdr>
        </w:div>
        <w:div w:id="2073388755">
          <w:marLeft w:val="547"/>
          <w:marRight w:val="0"/>
          <w:marTop w:val="130"/>
          <w:marBottom w:val="0"/>
          <w:divBdr>
            <w:top w:val="none" w:sz="0" w:space="0" w:color="auto"/>
            <w:left w:val="none" w:sz="0" w:space="0" w:color="auto"/>
            <w:bottom w:val="none" w:sz="0" w:space="0" w:color="auto"/>
            <w:right w:val="none" w:sz="0" w:space="0" w:color="auto"/>
          </w:divBdr>
        </w:div>
      </w:divsChild>
    </w:div>
    <w:div w:id="1359702835">
      <w:bodyDiv w:val="1"/>
      <w:marLeft w:val="0"/>
      <w:marRight w:val="0"/>
      <w:marTop w:val="0"/>
      <w:marBottom w:val="0"/>
      <w:divBdr>
        <w:top w:val="none" w:sz="0" w:space="0" w:color="auto"/>
        <w:left w:val="none" w:sz="0" w:space="0" w:color="auto"/>
        <w:bottom w:val="none" w:sz="0" w:space="0" w:color="auto"/>
        <w:right w:val="none" w:sz="0" w:space="0" w:color="auto"/>
      </w:divBdr>
    </w:div>
    <w:div w:id="1359889088">
      <w:bodyDiv w:val="1"/>
      <w:marLeft w:val="0"/>
      <w:marRight w:val="0"/>
      <w:marTop w:val="0"/>
      <w:marBottom w:val="0"/>
      <w:divBdr>
        <w:top w:val="none" w:sz="0" w:space="0" w:color="auto"/>
        <w:left w:val="none" w:sz="0" w:space="0" w:color="auto"/>
        <w:bottom w:val="none" w:sz="0" w:space="0" w:color="auto"/>
        <w:right w:val="none" w:sz="0" w:space="0" w:color="auto"/>
      </w:divBdr>
      <w:divsChild>
        <w:div w:id="35283198">
          <w:marLeft w:val="1166"/>
          <w:marRight w:val="0"/>
          <w:marTop w:val="134"/>
          <w:marBottom w:val="0"/>
          <w:divBdr>
            <w:top w:val="none" w:sz="0" w:space="0" w:color="auto"/>
            <w:left w:val="none" w:sz="0" w:space="0" w:color="auto"/>
            <w:bottom w:val="none" w:sz="0" w:space="0" w:color="auto"/>
            <w:right w:val="none" w:sz="0" w:space="0" w:color="auto"/>
          </w:divBdr>
        </w:div>
        <w:div w:id="276719604">
          <w:marLeft w:val="3240"/>
          <w:marRight w:val="0"/>
          <w:marTop w:val="96"/>
          <w:marBottom w:val="0"/>
          <w:divBdr>
            <w:top w:val="none" w:sz="0" w:space="0" w:color="auto"/>
            <w:left w:val="none" w:sz="0" w:space="0" w:color="auto"/>
            <w:bottom w:val="none" w:sz="0" w:space="0" w:color="auto"/>
            <w:right w:val="none" w:sz="0" w:space="0" w:color="auto"/>
          </w:divBdr>
        </w:div>
        <w:div w:id="810749038">
          <w:marLeft w:val="3240"/>
          <w:marRight w:val="0"/>
          <w:marTop w:val="96"/>
          <w:marBottom w:val="0"/>
          <w:divBdr>
            <w:top w:val="none" w:sz="0" w:space="0" w:color="auto"/>
            <w:left w:val="none" w:sz="0" w:space="0" w:color="auto"/>
            <w:bottom w:val="none" w:sz="0" w:space="0" w:color="auto"/>
            <w:right w:val="none" w:sz="0" w:space="0" w:color="auto"/>
          </w:divBdr>
        </w:div>
        <w:div w:id="839125128">
          <w:marLeft w:val="547"/>
          <w:marRight w:val="0"/>
          <w:marTop w:val="154"/>
          <w:marBottom w:val="0"/>
          <w:divBdr>
            <w:top w:val="none" w:sz="0" w:space="0" w:color="auto"/>
            <w:left w:val="none" w:sz="0" w:space="0" w:color="auto"/>
            <w:bottom w:val="none" w:sz="0" w:space="0" w:color="auto"/>
            <w:right w:val="none" w:sz="0" w:space="0" w:color="auto"/>
          </w:divBdr>
        </w:div>
        <w:div w:id="1044914832">
          <w:marLeft w:val="2520"/>
          <w:marRight w:val="0"/>
          <w:marTop w:val="96"/>
          <w:marBottom w:val="0"/>
          <w:divBdr>
            <w:top w:val="none" w:sz="0" w:space="0" w:color="auto"/>
            <w:left w:val="none" w:sz="0" w:space="0" w:color="auto"/>
            <w:bottom w:val="none" w:sz="0" w:space="0" w:color="auto"/>
            <w:right w:val="none" w:sz="0" w:space="0" w:color="auto"/>
          </w:divBdr>
        </w:div>
        <w:div w:id="1406300825">
          <w:marLeft w:val="3240"/>
          <w:marRight w:val="0"/>
          <w:marTop w:val="96"/>
          <w:marBottom w:val="0"/>
          <w:divBdr>
            <w:top w:val="none" w:sz="0" w:space="0" w:color="auto"/>
            <w:left w:val="none" w:sz="0" w:space="0" w:color="auto"/>
            <w:bottom w:val="none" w:sz="0" w:space="0" w:color="auto"/>
            <w:right w:val="none" w:sz="0" w:space="0" w:color="auto"/>
          </w:divBdr>
        </w:div>
        <w:div w:id="1760055583">
          <w:marLeft w:val="1800"/>
          <w:marRight w:val="0"/>
          <w:marTop w:val="115"/>
          <w:marBottom w:val="0"/>
          <w:divBdr>
            <w:top w:val="none" w:sz="0" w:space="0" w:color="auto"/>
            <w:left w:val="none" w:sz="0" w:space="0" w:color="auto"/>
            <w:bottom w:val="none" w:sz="0" w:space="0" w:color="auto"/>
            <w:right w:val="none" w:sz="0" w:space="0" w:color="auto"/>
          </w:divBdr>
        </w:div>
      </w:divsChild>
    </w:div>
    <w:div w:id="1360471853">
      <w:bodyDiv w:val="1"/>
      <w:marLeft w:val="0"/>
      <w:marRight w:val="0"/>
      <w:marTop w:val="0"/>
      <w:marBottom w:val="0"/>
      <w:divBdr>
        <w:top w:val="none" w:sz="0" w:space="0" w:color="auto"/>
        <w:left w:val="none" w:sz="0" w:space="0" w:color="auto"/>
        <w:bottom w:val="none" w:sz="0" w:space="0" w:color="auto"/>
        <w:right w:val="none" w:sz="0" w:space="0" w:color="auto"/>
      </w:divBdr>
      <w:divsChild>
        <w:div w:id="5523927">
          <w:marLeft w:val="1166"/>
          <w:marRight w:val="0"/>
          <w:marTop w:val="96"/>
          <w:marBottom w:val="0"/>
          <w:divBdr>
            <w:top w:val="none" w:sz="0" w:space="0" w:color="auto"/>
            <w:left w:val="none" w:sz="0" w:space="0" w:color="auto"/>
            <w:bottom w:val="none" w:sz="0" w:space="0" w:color="auto"/>
            <w:right w:val="none" w:sz="0" w:space="0" w:color="auto"/>
          </w:divBdr>
        </w:div>
        <w:div w:id="606155797">
          <w:marLeft w:val="547"/>
          <w:marRight w:val="0"/>
          <w:marTop w:val="115"/>
          <w:marBottom w:val="0"/>
          <w:divBdr>
            <w:top w:val="none" w:sz="0" w:space="0" w:color="auto"/>
            <w:left w:val="none" w:sz="0" w:space="0" w:color="auto"/>
            <w:bottom w:val="none" w:sz="0" w:space="0" w:color="auto"/>
            <w:right w:val="none" w:sz="0" w:space="0" w:color="auto"/>
          </w:divBdr>
        </w:div>
        <w:div w:id="1769538936">
          <w:marLeft w:val="1166"/>
          <w:marRight w:val="0"/>
          <w:marTop w:val="96"/>
          <w:marBottom w:val="0"/>
          <w:divBdr>
            <w:top w:val="none" w:sz="0" w:space="0" w:color="auto"/>
            <w:left w:val="none" w:sz="0" w:space="0" w:color="auto"/>
            <w:bottom w:val="none" w:sz="0" w:space="0" w:color="auto"/>
            <w:right w:val="none" w:sz="0" w:space="0" w:color="auto"/>
          </w:divBdr>
        </w:div>
      </w:divsChild>
    </w:div>
    <w:div w:id="1361323462">
      <w:bodyDiv w:val="1"/>
      <w:marLeft w:val="0"/>
      <w:marRight w:val="0"/>
      <w:marTop w:val="0"/>
      <w:marBottom w:val="0"/>
      <w:divBdr>
        <w:top w:val="none" w:sz="0" w:space="0" w:color="auto"/>
        <w:left w:val="none" w:sz="0" w:space="0" w:color="auto"/>
        <w:bottom w:val="none" w:sz="0" w:space="0" w:color="auto"/>
        <w:right w:val="none" w:sz="0" w:space="0" w:color="auto"/>
      </w:divBdr>
    </w:div>
    <w:div w:id="1361662987">
      <w:bodyDiv w:val="1"/>
      <w:marLeft w:val="0"/>
      <w:marRight w:val="0"/>
      <w:marTop w:val="0"/>
      <w:marBottom w:val="0"/>
      <w:divBdr>
        <w:top w:val="none" w:sz="0" w:space="0" w:color="auto"/>
        <w:left w:val="none" w:sz="0" w:space="0" w:color="auto"/>
        <w:bottom w:val="none" w:sz="0" w:space="0" w:color="auto"/>
        <w:right w:val="none" w:sz="0" w:space="0" w:color="auto"/>
      </w:divBdr>
    </w:div>
    <w:div w:id="1362314860">
      <w:bodyDiv w:val="1"/>
      <w:marLeft w:val="0"/>
      <w:marRight w:val="0"/>
      <w:marTop w:val="0"/>
      <w:marBottom w:val="0"/>
      <w:divBdr>
        <w:top w:val="none" w:sz="0" w:space="0" w:color="auto"/>
        <w:left w:val="none" w:sz="0" w:space="0" w:color="auto"/>
        <w:bottom w:val="none" w:sz="0" w:space="0" w:color="auto"/>
        <w:right w:val="none" w:sz="0" w:space="0" w:color="auto"/>
      </w:divBdr>
    </w:div>
    <w:div w:id="1362978852">
      <w:bodyDiv w:val="1"/>
      <w:marLeft w:val="0"/>
      <w:marRight w:val="0"/>
      <w:marTop w:val="0"/>
      <w:marBottom w:val="0"/>
      <w:divBdr>
        <w:top w:val="none" w:sz="0" w:space="0" w:color="auto"/>
        <w:left w:val="none" w:sz="0" w:space="0" w:color="auto"/>
        <w:bottom w:val="none" w:sz="0" w:space="0" w:color="auto"/>
        <w:right w:val="none" w:sz="0" w:space="0" w:color="auto"/>
      </w:divBdr>
    </w:div>
    <w:div w:id="1363045852">
      <w:bodyDiv w:val="1"/>
      <w:marLeft w:val="0"/>
      <w:marRight w:val="0"/>
      <w:marTop w:val="0"/>
      <w:marBottom w:val="0"/>
      <w:divBdr>
        <w:top w:val="none" w:sz="0" w:space="0" w:color="auto"/>
        <w:left w:val="none" w:sz="0" w:space="0" w:color="auto"/>
        <w:bottom w:val="none" w:sz="0" w:space="0" w:color="auto"/>
        <w:right w:val="none" w:sz="0" w:space="0" w:color="auto"/>
      </w:divBdr>
      <w:divsChild>
        <w:div w:id="306008745">
          <w:marLeft w:val="1166"/>
          <w:marRight w:val="0"/>
          <w:marTop w:val="106"/>
          <w:marBottom w:val="0"/>
          <w:divBdr>
            <w:top w:val="none" w:sz="0" w:space="0" w:color="auto"/>
            <w:left w:val="none" w:sz="0" w:space="0" w:color="auto"/>
            <w:bottom w:val="none" w:sz="0" w:space="0" w:color="auto"/>
            <w:right w:val="none" w:sz="0" w:space="0" w:color="auto"/>
          </w:divBdr>
        </w:div>
        <w:div w:id="884609445">
          <w:marLeft w:val="1166"/>
          <w:marRight w:val="0"/>
          <w:marTop w:val="106"/>
          <w:marBottom w:val="0"/>
          <w:divBdr>
            <w:top w:val="none" w:sz="0" w:space="0" w:color="auto"/>
            <w:left w:val="none" w:sz="0" w:space="0" w:color="auto"/>
            <w:bottom w:val="none" w:sz="0" w:space="0" w:color="auto"/>
            <w:right w:val="none" w:sz="0" w:space="0" w:color="auto"/>
          </w:divBdr>
        </w:div>
        <w:div w:id="1162350532">
          <w:marLeft w:val="547"/>
          <w:marRight w:val="0"/>
          <w:marTop w:val="120"/>
          <w:marBottom w:val="0"/>
          <w:divBdr>
            <w:top w:val="none" w:sz="0" w:space="0" w:color="auto"/>
            <w:left w:val="none" w:sz="0" w:space="0" w:color="auto"/>
            <w:bottom w:val="none" w:sz="0" w:space="0" w:color="auto"/>
            <w:right w:val="none" w:sz="0" w:space="0" w:color="auto"/>
          </w:divBdr>
        </w:div>
        <w:div w:id="1225946788">
          <w:marLeft w:val="547"/>
          <w:marRight w:val="0"/>
          <w:marTop w:val="120"/>
          <w:marBottom w:val="0"/>
          <w:divBdr>
            <w:top w:val="none" w:sz="0" w:space="0" w:color="auto"/>
            <w:left w:val="none" w:sz="0" w:space="0" w:color="auto"/>
            <w:bottom w:val="none" w:sz="0" w:space="0" w:color="auto"/>
            <w:right w:val="none" w:sz="0" w:space="0" w:color="auto"/>
          </w:divBdr>
        </w:div>
        <w:div w:id="1699161848">
          <w:marLeft w:val="1166"/>
          <w:marRight w:val="0"/>
          <w:marTop w:val="106"/>
          <w:marBottom w:val="0"/>
          <w:divBdr>
            <w:top w:val="none" w:sz="0" w:space="0" w:color="auto"/>
            <w:left w:val="none" w:sz="0" w:space="0" w:color="auto"/>
            <w:bottom w:val="none" w:sz="0" w:space="0" w:color="auto"/>
            <w:right w:val="none" w:sz="0" w:space="0" w:color="auto"/>
          </w:divBdr>
        </w:div>
        <w:div w:id="1885480581">
          <w:marLeft w:val="547"/>
          <w:marRight w:val="0"/>
          <w:marTop w:val="120"/>
          <w:marBottom w:val="0"/>
          <w:divBdr>
            <w:top w:val="none" w:sz="0" w:space="0" w:color="auto"/>
            <w:left w:val="none" w:sz="0" w:space="0" w:color="auto"/>
            <w:bottom w:val="none" w:sz="0" w:space="0" w:color="auto"/>
            <w:right w:val="none" w:sz="0" w:space="0" w:color="auto"/>
          </w:divBdr>
        </w:div>
        <w:div w:id="1914117332">
          <w:marLeft w:val="547"/>
          <w:marRight w:val="0"/>
          <w:marTop w:val="120"/>
          <w:marBottom w:val="0"/>
          <w:divBdr>
            <w:top w:val="none" w:sz="0" w:space="0" w:color="auto"/>
            <w:left w:val="none" w:sz="0" w:space="0" w:color="auto"/>
            <w:bottom w:val="none" w:sz="0" w:space="0" w:color="auto"/>
            <w:right w:val="none" w:sz="0" w:space="0" w:color="auto"/>
          </w:divBdr>
        </w:div>
      </w:divsChild>
    </w:div>
    <w:div w:id="1364013829">
      <w:bodyDiv w:val="1"/>
      <w:marLeft w:val="0"/>
      <w:marRight w:val="0"/>
      <w:marTop w:val="0"/>
      <w:marBottom w:val="0"/>
      <w:divBdr>
        <w:top w:val="none" w:sz="0" w:space="0" w:color="auto"/>
        <w:left w:val="none" w:sz="0" w:space="0" w:color="auto"/>
        <w:bottom w:val="none" w:sz="0" w:space="0" w:color="auto"/>
        <w:right w:val="none" w:sz="0" w:space="0" w:color="auto"/>
      </w:divBdr>
    </w:div>
    <w:div w:id="1364483034">
      <w:bodyDiv w:val="1"/>
      <w:marLeft w:val="0"/>
      <w:marRight w:val="0"/>
      <w:marTop w:val="0"/>
      <w:marBottom w:val="0"/>
      <w:divBdr>
        <w:top w:val="none" w:sz="0" w:space="0" w:color="auto"/>
        <w:left w:val="none" w:sz="0" w:space="0" w:color="auto"/>
        <w:bottom w:val="none" w:sz="0" w:space="0" w:color="auto"/>
        <w:right w:val="none" w:sz="0" w:space="0" w:color="auto"/>
      </w:divBdr>
      <w:divsChild>
        <w:div w:id="1323780533">
          <w:marLeft w:val="547"/>
          <w:marRight w:val="0"/>
          <w:marTop w:val="154"/>
          <w:marBottom w:val="0"/>
          <w:divBdr>
            <w:top w:val="none" w:sz="0" w:space="0" w:color="auto"/>
            <w:left w:val="none" w:sz="0" w:space="0" w:color="auto"/>
            <w:bottom w:val="none" w:sz="0" w:space="0" w:color="auto"/>
            <w:right w:val="none" w:sz="0" w:space="0" w:color="auto"/>
          </w:divBdr>
        </w:div>
        <w:div w:id="1338536096">
          <w:marLeft w:val="1166"/>
          <w:marRight w:val="0"/>
          <w:marTop w:val="134"/>
          <w:marBottom w:val="0"/>
          <w:divBdr>
            <w:top w:val="none" w:sz="0" w:space="0" w:color="auto"/>
            <w:left w:val="none" w:sz="0" w:space="0" w:color="auto"/>
            <w:bottom w:val="none" w:sz="0" w:space="0" w:color="auto"/>
            <w:right w:val="none" w:sz="0" w:space="0" w:color="auto"/>
          </w:divBdr>
        </w:div>
      </w:divsChild>
    </w:div>
    <w:div w:id="1364747451">
      <w:bodyDiv w:val="1"/>
      <w:marLeft w:val="0"/>
      <w:marRight w:val="0"/>
      <w:marTop w:val="0"/>
      <w:marBottom w:val="0"/>
      <w:divBdr>
        <w:top w:val="none" w:sz="0" w:space="0" w:color="auto"/>
        <w:left w:val="none" w:sz="0" w:space="0" w:color="auto"/>
        <w:bottom w:val="none" w:sz="0" w:space="0" w:color="auto"/>
        <w:right w:val="none" w:sz="0" w:space="0" w:color="auto"/>
      </w:divBdr>
      <w:divsChild>
        <w:div w:id="26106410">
          <w:marLeft w:val="547"/>
          <w:marRight w:val="0"/>
          <w:marTop w:val="120"/>
          <w:marBottom w:val="0"/>
          <w:divBdr>
            <w:top w:val="none" w:sz="0" w:space="0" w:color="auto"/>
            <w:left w:val="none" w:sz="0" w:space="0" w:color="auto"/>
            <w:bottom w:val="none" w:sz="0" w:space="0" w:color="auto"/>
            <w:right w:val="none" w:sz="0" w:space="0" w:color="auto"/>
          </w:divBdr>
        </w:div>
        <w:div w:id="908614611">
          <w:marLeft w:val="547"/>
          <w:marRight w:val="0"/>
          <w:marTop w:val="120"/>
          <w:marBottom w:val="0"/>
          <w:divBdr>
            <w:top w:val="none" w:sz="0" w:space="0" w:color="auto"/>
            <w:left w:val="none" w:sz="0" w:space="0" w:color="auto"/>
            <w:bottom w:val="none" w:sz="0" w:space="0" w:color="auto"/>
            <w:right w:val="none" w:sz="0" w:space="0" w:color="auto"/>
          </w:divBdr>
        </w:div>
        <w:div w:id="1775632653">
          <w:marLeft w:val="1166"/>
          <w:marRight w:val="0"/>
          <w:marTop w:val="120"/>
          <w:marBottom w:val="0"/>
          <w:divBdr>
            <w:top w:val="none" w:sz="0" w:space="0" w:color="auto"/>
            <w:left w:val="none" w:sz="0" w:space="0" w:color="auto"/>
            <w:bottom w:val="none" w:sz="0" w:space="0" w:color="auto"/>
            <w:right w:val="none" w:sz="0" w:space="0" w:color="auto"/>
          </w:divBdr>
        </w:div>
        <w:div w:id="1907648398">
          <w:marLeft w:val="547"/>
          <w:marRight w:val="0"/>
          <w:marTop w:val="120"/>
          <w:marBottom w:val="0"/>
          <w:divBdr>
            <w:top w:val="none" w:sz="0" w:space="0" w:color="auto"/>
            <w:left w:val="none" w:sz="0" w:space="0" w:color="auto"/>
            <w:bottom w:val="none" w:sz="0" w:space="0" w:color="auto"/>
            <w:right w:val="none" w:sz="0" w:space="0" w:color="auto"/>
          </w:divBdr>
        </w:div>
      </w:divsChild>
    </w:div>
    <w:div w:id="1364788979">
      <w:bodyDiv w:val="1"/>
      <w:marLeft w:val="0"/>
      <w:marRight w:val="0"/>
      <w:marTop w:val="0"/>
      <w:marBottom w:val="0"/>
      <w:divBdr>
        <w:top w:val="none" w:sz="0" w:space="0" w:color="auto"/>
        <w:left w:val="none" w:sz="0" w:space="0" w:color="auto"/>
        <w:bottom w:val="none" w:sz="0" w:space="0" w:color="auto"/>
        <w:right w:val="none" w:sz="0" w:space="0" w:color="auto"/>
      </w:divBdr>
    </w:div>
    <w:div w:id="1366783938">
      <w:bodyDiv w:val="1"/>
      <w:marLeft w:val="0"/>
      <w:marRight w:val="0"/>
      <w:marTop w:val="0"/>
      <w:marBottom w:val="0"/>
      <w:divBdr>
        <w:top w:val="none" w:sz="0" w:space="0" w:color="auto"/>
        <w:left w:val="none" w:sz="0" w:space="0" w:color="auto"/>
        <w:bottom w:val="none" w:sz="0" w:space="0" w:color="auto"/>
        <w:right w:val="none" w:sz="0" w:space="0" w:color="auto"/>
      </w:divBdr>
      <w:divsChild>
        <w:div w:id="60643021">
          <w:marLeft w:val="1426"/>
          <w:marRight w:val="0"/>
          <w:marTop w:val="60"/>
          <w:marBottom w:val="0"/>
          <w:divBdr>
            <w:top w:val="none" w:sz="0" w:space="0" w:color="auto"/>
            <w:left w:val="none" w:sz="0" w:space="0" w:color="auto"/>
            <w:bottom w:val="none" w:sz="0" w:space="0" w:color="auto"/>
            <w:right w:val="none" w:sz="0" w:space="0" w:color="auto"/>
          </w:divBdr>
        </w:div>
        <w:div w:id="168181934">
          <w:marLeft w:val="1426"/>
          <w:marRight w:val="0"/>
          <w:marTop w:val="60"/>
          <w:marBottom w:val="0"/>
          <w:divBdr>
            <w:top w:val="none" w:sz="0" w:space="0" w:color="auto"/>
            <w:left w:val="none" w:sz="0" w:space="0" w:color="auto"/>
            <w:bottom w:val="none" w:sz="0" w:space="0" w:color="auto"/>
            <w:right w:val="none" w:sz="0" w:space="0" w:color="auto"/>
          </w:divBdr>
        </w:div>
        <w:div w:id="509223119">
          <w:marLeft w:val="2866"/>
          <w:marRight w:val="0"/>
          <w:marTop w:val="60"/>
          <w:marBottom w:val="0"/>
          <w:divBdr>
            <w:top w:val="none" w:sz="0" w:space="0" w:color="auto"/>
            <w:left w:val="none" w:sz="0" w:space="0" w:color="auto"/>
            <w:bottom w:val="none" w:sz="0" w:space="0" w:color="auto"/>
            <w:right w:val="none" w:sz="0" w:space="0" w:color="auto"/>
          </w:divBdr>
        </w:div>
        <w:div w:id="729691281">
          <w:marLeft w:val="3586"/>
          <w:marRight w:val="0"/>
          <w:marTop w:val="60"/>
          <w:marBottom w:val="0"/>
          <w:divBdr>
            <w:top w:val="none" w:sz="0" w:space="0" w:color="auto"/>
            <w:left w:val="none" w:sz="0" w:space="0" w:color="auto"/>
            <w:bottom w:val="none" w:sz="0" w:space="0" w:color="auto"/>
            <w:right w:val="none" w:sz="0" w:space="0" w:color="auto"/>
          </w:divBdr>
        </w:div>
        <w:div w:id="864252367">
          <w:marLeft w:val="1426"/>
          <w:marRight w:val="0"/>
          <w:marTop w:val="60"/>
          <w:marBottom w:val="0"/>
          <w:divBdr>
            <w:top w:val="none" w:sz="0" w:space="0" w:color="auto"/>
            <w:left w:val="none" w:sz="0" w:space="0" w:color="auto"/>
            <w:bottom w:val="none" w:sz="0" w:space="0" w:color="auto"/>
            <w:right w:val="none" w:sz="0" w:space="0" w:color="auto"/>
          </w:divBdr>
        </w:div>
        <w:div w:id="879517411">
          <w:marLeft w:val="4306"/>
          <w:marRight w:val="0"/>
          <w:marTop w:val="60"/>
          <w:marBottom w:val="0"/>
          <w:divBdr>
            <w:top w:val="none" w:sz="0" w:space="0" w:color="auto"/>
            <w:left w:val="none" w:sz="0" w:space="0" w:color="auto"/>
            <w:bottom w:val="none" w:sz="0" w:space="0" w:color="auto"/>
            <w:right w:val="none" w:sz="0" w:space="0" w:color="auto"/>
          </w:divBdr>
        </w:div>
        <w:div w:id="1024212728">
          <w:marLeft w:val="1426"/>
          <w:marRight w:val="0"/>
          <w:marTop w:val="60"/>
          <w:marBottom w:val="0"/>
          <w:divBdr>
            <w:top w:val="none" w:sz="0" w:space="0" w:color="auto"/>
            <w:left w:val="none" w:sz="0" w:space="0" w:color="auto"/>
            <w:bottom w:val="none" w:sz="0" w:space="0" w:color="auto"/>
            <w:right w:val="none" w:sz="0" w:space="0" w:color="auto"/>
          </w:divBdr>
        </w:div>
        <w:div w:id="1098913192">
          <w:marLeft w:val="4306"/>
          <w:marRight w:val="0"/>
          <w:marTop w:val="60"/>
          <w:marBottom w:val="0"/>
          <w:divBdr>
            <w:top w:val="none" w:sz="0" w:space="0" w:color="auto"/>
            <w:left w:val="none" w:sz="0" w:space="0" w:color="auto"/>
            <w:bottom w:val="none" w:sz="0" w:space="0" w:color="auto"/>
            <w:right w:val="none" w:sz="0" w:space="0" w:color="auto"/>
          </w:divBdr>
        </w:div>
        <w:div w:id="1176964272">
          <w:marLeft w:val="3586"/>
          <w:marRight w:val="0"/>
          <w:marTop w:val="60"/>
          <w:marBottom w:val="0"/>
          <w:divBdr>
            <w:top w:val="none" w:sz="0" w:space="0" w:color="auto"/>
            <w:left w:val="none" w:sz="0" w:space="0" w:color="auto"/>
            <w:bottom w:val="none" w:sz="0" w:space="0" w:color="auto"/>
            <w:right w:val="none" w:sz="0" w:space="0" w:color="auto"/>
          </w:divBdr>
        </w:div>
        <w:div w:id="1188174310">
          <w:marLeft w:val="2866"/>
          <w:marRight w:val="0"/>
          <w:marTop w:val="60"/>
          <w:marBottom w:val="0"/>
          <w:divBdr>
            <w:top w:val="none" w:sz="0" w:space="0" w:color="auto"/>
            <w:left w:val="none" w:sz="0" w:space="0" w:color="auto"/>
            <w:bottom w:val="none" w:sz="0" w:space="0" w:color="auto"/>
            <w:right w:val="none" w:sz="0" w:space="0" w:color="auto"/>
          </w:divBdr>
        </w:div>
        <w:div w:id="1364280691">
          <w:marLeft w:val="2866"/>
          <w:marRight w:val="0"/>
          <w:marTop w:val="60"/>
          <w:marBottom w:val="0"/>
          <w:divBdr>
            <w:top w:val="none" w:sz="0" w:space="0" w:color="auto"/>
            <w:left w:val="none" w:sz="0" w:space="0" w:color="auto"/>
            <w:bottom w:val="none" w:sz="0" w:space="0" w:color="auto"/>
            <w:right w:val="none" w:sz="0" w:space="0" w:color="auto"/>
          </w:divBdr>
        </w:div>
        <w:div w:id="1699357729">
          <w:marLeft w:val="2866"/>
          <w:marRight w:val="0"/>
          <w:marTop w:val="60"/>
          <w:marBottom w:val="0"/>
          <w:divBdr>
            <w:top w:val="none" w:sz="0" w:space="0" w:color="auto"/>
            <w:left w:val="none" w:sz="0" w:space="0" w:color="auto"/>
            <w:bottom w:val="none" w:sz="0" w:space="0" w:color="auto"/>
            <w:right w:val="none" w:sz="0" w:space="0" w:color="auto"/>
          </w:divBdr>
        </w:div>
        <w:div w:id="1801338560">
          <w:marLeft w:val="1426"/>
          <w:marRight w:val="0"/>
          <w:marTop w:val="60"/>
          <w:marBottom w:val="0"/>
          <w:divBdr>
            <w:top w:val="none" w:sz="0" w:space="0" w:color="auto"/>
            <w:left w:val="none" w:sz="0" w:space="0" w:color="auto"/>
            <w:bottom w:val="none" w:sz="0" w:space="0" w:color="auto"/>
            <w:right w:val="none" w:sz="0" w:space="0" w:color="auto"/>
          </w:divBdr>
        </w:div>
        <w:div w:id="2069257524">
          <w:marLeft w:val="533"/>
          <w:marRight w:val="0"/>
          <w:marTop w:val="60"/>
          <w:marBottom w:val="0"/>
          <w:divBdr>
            <w:top w:val="none" w:sz="0" w:space="0" w:color="auto"/>
            <w:left w:val="none" w:sz="0" w:space="0" w:color="auto"/>
            <w:bottom w:val="none" w:sz="0" w:space="0" w:color="auto"/>
            <w:right w:val="none" w:sz="0" w:space="0" w:color="auto"/>
          </w:divBdr>
        </w:div>
      </w:divsChild>
    </w:div>
    <w:div w:id="1367292906">
      <w:bodyDiv w:val="1"/>
      <w:marLeft w:val="0"/>
      <w:marRight w:val="0"/>
      <w:marTop w:val="0"/>
      <w:marBottom w:val="0"/>
      <w:divBdr>
        <w:top w:val="none" w:sz="0" w:space="0" w:color="auto"/>
        <w:left w:val="none" w:sz="0" w:space="0" w:color="auto"/>
        <w:bottom w:val="none" w:sz="0" w:space="0" w:color="auto"/>
        <w:right w:val="none" w:sz="0" w:space="0" w:color="auto"/>
      </w:divBdr>
      <w:divsChild>
        <w:div w:id="46807603">
          <w:marLeft w:val="1166"/>
          <w:marRight w:val="0"/>
          <w:marTop w:val="134"/>
          <w:marBottom w:val="0"/>
          <w:divBdr>
            <w:top w:val="none" w:sz="0" w:space="0" w:color="auto"/>
            <w:left w:val="none" w:sz="0" w:space="0" w:color="auto"/>
            <w:bottom w:val="none" w:sz="0" w:space="0" w:color="auto"/>
            <w:right w:val="none" w:sz="0" w:space="0" w:color="auto"/>
          </w:divBdr>
        </w:div>
        <w:div w:id="659501168">
          <w:marLeft w:val="1800"/>
          <w:marRight w:val="0"/>
          <w:marTop w:val="115"/>
          <w:marBottom w:val="0"/>
          <w:divBdr>
            <w:top w:val="none" w:sz="0" w:space="0" w:color="auto"/>
            <w:left w:val="none" w:sz="0" w:space="0" w:color="auto"/>
            <w:bottom w:val="none" w:sz="0" w:space="0" w:color="auto"/>
            <w:right w:val="none" w:sz="0" w:space="0" w:color="auto"/>
          </w:divBdr>
        </w:div>
        <w:div w:id="1010910035">
          <w:marLeft w:val="547"/>
          <w:marRight w:val="0"/>
          <w:marTop w:val="154"/>
          <w:marBottom w:val="0"/>
          <w:divBdr>
            <w:top w:val="none" w:sz="0" w:space="0" w:color="auto"/>
            <w:left w:val="none" w:sz="0" w:space="0" w:color="auto"/>
            <w:bottom w:val="none" w:sz="0" w:space="0" w:color="auto"/>
            <w:right w:val="none" w:sz="0" w:space="0" w:color="auto"/>
          </w:divBdr>
        </w:div>
        <w:div w:id="1017854836">
          <w:marLeft w:val="1166"/>
          <w:marRight w:val="0"/>
          <w:marTop w:val="134"/>
          <w:marBottom w:val="0"/>
          <w:divBdr>
            <w:top w:val="none" w:sz="0" w:space="0" w:color="auto"/>
            <w:left w:val="none" w:sz="0" w:space="0" w:color="auto"/>
            <w:bottom w:val="none" w:sz="0" w:space="0" w:color="auto"/>
            <w:right w:val="none" w:sz="0" w:space="0" w:color="auto"/>
          </w:divBdr>
        </w:div>
        <w:div w:id="1525555612">
          <w:marLeft w:val="1800"/>
          <w:marRight w:val="0"/>
          <w:marTop w:val="115"/>
          <w:marBottom w:val="0"/>
          <w:divBdr>
            <w:top w:val="none" w:sz="0" w:space="0" w:color="auto"/>
            <w:left w:val="none" w:sz="0" w:space="0" w:color="auto"/>
            <w:bottom w:val="none" w:sz="0" w:space="0" w:color="auto"/>
            <w:right w:val="none" w:sz="0" w:space="0" w:color="auto"/>
          </w:divBdr>
        </w:div>
        <w:div w:id="1837064538">
          <w:marLeft w:val="1800"/>
          <w:marRight w:val="0"/>
          <w:marTop w:val="115"/>
          <w:marBottom w:val="0"/>
          <w:divBdr>
            <w:top w:val="none" w:sz="0" w:space="0" w:color="auto"/>
            <w:left w:val="none" w:sz="0" w:space="0" w:color="auto"/>
            <w:bottom w:val="none" w:sz="0" w:space="0" w:color="auto"/>
            <w:right w:val="none" w:sz="0" w:space="0" w:color="auto"/>
          </w:divBdr>
        </w:div>
        <w:div w:id="1879852604">
          <w:marLeft w:val="1166"/>
          <w:marRight w:val="0"/>
          <w:marTop w:val="134"/>
          <w:marBottom w:val="0"/>
          <w:divBdr>
            <w:top w:val="none" w:sz="0" w:space="0" w:color="auto"/>
            <w:left w:val="none" w:sz="0" w:space="0" w:color="auto"/>
            <w:bottom w:val="none" w:sz="0" w:space="0" w:color="auto"/>
            <w:right w:val="none" w:sz="0" w:space="0" w:color="auto"/>
          </w:divBdr>
        </w:div>
      </w:divsChild>
    </w:div>
    <w:div w:id="1367607386">
      <w:bodyDiv w:val="1"/>
      <w:marLeft w:val="0"/>
      <w:marRight w:val="0"/>
      <w:marTop w:val="0"/>
      <w:marBottom w:val="0"/>
      <w:divBdr>
        <w:top w:val="none" w:sz="0" w:space="0" w:color="auto"/>
        <w:left w:val="none" w:sz="0" w:space="0" w:color="auto"/>
        <w:bottom w:val="none" w:sz="0" w:space="0" w:color="auto"/>
        <w:right w:val="none" w:sz="0" w:space="0" w:color="auto"/>
      </w:divBdr>
    </w:div>
    <w:div w:id="1368989801">
      <w:bodyDiv w:val="1"/>
      <w:marLeft w:val="0"/>
      <w:marRight w:val="0"/>
      <w:marTop w:val="0"/>
      <w:marBottom w:val="0"/>
      <w:divBdr>
        <w:top w:val="none" w:sz="0" w:space="0" w:color="auto"/>
        <w:left w:val="none" w:sz="0" w:space="0" w:color="auto"/>
        <w:bottom w:val="none" w:sz="0" w:space="0" w:color="auto"/>
        <w:right w:val="none" w:sz="0" w:space="0" w:color="auto"/>
      </w:divBdr>
      <w:divsChild>
        <w:div w:id="81227352">
          <w:marLeft w:val="360"/>
          <w:marRight w:val="0"/>
          <w:marTop w:val="200"/>
          <w:marBottom w:val="0"/>
          <w:divBdr>
            <w:top w:val="none" w:sz="0" w:space="0" w:color="auto"/>
            <w:left w:val="none" w:sz="0" w:space="0" w:color="auto"/>
            <w:bottom w:val="none" w:sz="0" w:space="0" w:color="auto"/>
            <w:right w:val="none" w:sz="0" w:space="0" w:color="auto"/>
          </w:divBdr>
        </w:div>
        <w:div w:id="85999095">
          <w:marLeft w:val="1080"/>
          <w:marRight w:val="0"/>
          <w:marTop w:val="100"/>
          <w:marBottom w:val="0"/>
          <w:divBdr>
            <w:top w:val="none" w:sz="0" w:space="0" w:color="auto"/>
            <w:left w:val="none" w:sz="0" w:space="0" w:color="auto"/>
            <w:bottom w:val="none" w:sz="0" w:space="0" w:color="auto"/>
            <w:right w:val="none" w:sz="0" w:space="0" w:color="auto"/>
          </w:divBdr>
        </w:div>
        <w:div w:id="116265899">
          <w:marLeft w:val="360"/>
          <w:marRight w:val="0"/>
          <w:marTop w:val="200"/>
          <w:marBottom w:val="0"/>
          <w:divBdr>
            <w:top w:val="none" w:sz="0" w:space="0" w:color="auto"/>
            <w:left w:val="none" w:sz="0" w:space="0" w:color="auto"/>
            <w:bottom w:val="none" w:sz="0" w:space="0" w:color="auto"/>
            <w:right w:val="none" w:sz="0" w:space="0" w:color="auto"/>
          </w:divBdr>
        </w:div>
        <w:div w:id="551186559">
          <w:marLeft w:val="1080"/>
          <w:marRight w:val="0"/>
          <w:marTop w:val="100"/>
          <w:marBottom w:val="0"/>
          <w:divBdr>
            <w:top w:val="none" w:sz="0" w:space="0" w:color="auto"/>
            <w:left w:val="none" w:sz="0" w:space="0" w:color="auto"/>
            <w:bottom w:val="none" w:sz="0" w:space="0" w:color="auto"/>
            <w:right w:val="none" w:sz="0" w:space="0" w:color="auto"/>
          </w:divBdr>
        </w:div>
        <w:div w:id="777604003">
          <w:marLeft w:val="1080"/>
          <w:marRight w:val="0"/>
          <w:marTop w:val="100"/>
          <w:marBottom w:val="0"/>
          <w:divBdr>
            <w:top w:val="none" w:sz="0" w:space="0" w:color="auto"/>
            <w:left w:val="none" w:sz="0" w:space="0" w:color="auto"/>
            <w:bottom w:val="none" w:sz="0" w:space="0" w:color="auto"/>
            <w:right w:val="none" w:sz="0" w:space="0" w:color="auto"/>
          </w:divBdr>
        </w:div>
        <w:div w:id="875310924">
          <w:marLeft w:val="360"/>
          <w:marRight w:val="0"/>
          <w:marTop w:val="200"/>
          <w:marBottom w:val="0"/>
          <w:divBdr>
            <w:top w:val="none" w:sz="0" w:space="0" w:color="auto"/>
            <w:left w:val="none" w:sz="0" w:space="0" w:color="auto"/>
            <w:bottom w:val="none" w:sz="0" w:space="0" w:color="auto"/>
            <w:right w:val="none" w:sz="0" w:space="0" w:color="auto"/>
          </w:divBdr>
        </w:div>
        <w:div w:id="941649706">
          <w:marLeft w:val="360"/>
          <w:marRight w:val="0"/>
          <w:marTop w:val="200"/>
          <w:marBottom w:val="0"/>
          <w:divBdr>
            <w:top w:val="none" w:sz="0" w:space="0" w:color="auto"/>
            <w:left w:val="none" w:sz="0" w:space="0" w:color="auto"/>
            <w:bottom w:val="none" w:sz="0" w:space="0" w:color="auto"/>
            <w:right w:val="none" w:sz="0" w:space="0" w:color="auto"/>
          </w:divBdr>
        </w:div>
        <w:div w:id="1380713966">
          <w:marLeft w:val="1080"/>
          <w:marRight w:val="0"/>
          <w:marTop w:val="200"/>
          <w:marBottom w:val="0"/>
          <w:divBdr>
            <w:top w:val="none" w:sz="0" w:space="0" w:color="auto"/>
            <w:left w:val="none" w:sz="0" w:space="0" w:color="auto"/>
            <w:bottom w:val="none" w:sz="0" w:space="0" w:color="auto"/>
            <w:right w:val="none" w:sz="0" w:space="0" w:color="auto"/>
          </w:divBdr>
        </w:div>
        <w:div w:id="1435975598">
          <w:marLeft w:val="360"/>
          <w:marRight w:val="0"/>
          <w:marTop w:val="200"/>
          <w:marBottom w:val="0"/>
          <w:divBdr>
            <w:top w:val="none" w:sz="0" w:space="0" w:color="auto"/>
            <w:left w:val="none" w:sz="0" w:space="0" w:color="auto"/>
            <w:bottom w:val="none" w:sz="0" w:space="0" w:color="auto"/>
            <w:right w:val="none" w:sz="0" w:space="0" w:color="auto"/>
          </w:divBdr>
        </w:div>
        <w:div w:id="1490828935">
          <w:marLeft w:val="1080"/>
          <w:marRight w:val="0"/>
          <w:marTop w:val="100"/>
          <w:marBottom w:val="0"/>
          <w:divBdr>
            <w:top w:val="none" w:sz="0" w:space="0" w:color="auto"/>
            <w:left w:val="none" w:sz="0" w:space="0" w:color="auto"/>
            <w:bottom w:val="none" w:sz="0" w:space="0" w:color="auto"/>
            <w:right w:val="none" w:sz="0" w:space="0" w:color="auto"/>
          </w:divBdr>
        </w:div>
        <w:div w:id="1886990982">
          <w:marLeft w:val="1080"/>
          <w:marRight w:val="0"/>
          <w:marTop w:val="100"/>
          <w:marBottom w:val="0"/>
          <w:divBdr>
            <w:top w:val="none" w:sz="0" w:space="0" w:color="auto"/>
            <w:left w:val="none" w:sz="0" w:space="0" w:color="auto"/>
            <w:bottom w:val="none" w:sz="0" w:space="0" w:color="auto"/>
            <w:right w:val="none" w:sz="0" w:space="0" w:color="auto"/>
          </w:divBdr>
        </w:div>
        <w:div w:id="2098212880">
          <w:marLeft w:val="360"/>
          <w:marRight w:val="0"/>
          <w:marTop w:val="200"/>
          <w:marBottom w:val="0"/>
          <w:divBdr>
            <w:top w:val="none" w:sz="0" w:space="0" w:color="auto"/>
            <w:left w:val="none" w:sz="0" w:space="0" w:color="auto"/>
            <w:bottom w:val="none" w:sz="0" w:space="0" w:color="auto"/>
            <w:right w:val="none" w:sz="0" w:space="0" w:color="auto"/>
          </w:divBdr>
        </w:div>
        <w:div w:id="2107193195">
          <w:marLeft w:val="1080"/>
          <w:marRight w:val="0"/>
          <w:marTop w:val="100"/>
          <w:marBottom w:val="0"/>
          <w:divBdr>
            <w:top w:val="none" w:sz="0" w:space="0" w:color="auto"/>
            <w:left w:val="none" w:sz="0" w:space="0" w:color="auto"/>
            <w:bottom w:val="none" w:sz="0" w:space="0" w:color="auto"/>
            <w:right w:val="none" w:sz="0" w:space="0" w:color="auto"/>
          </w:divBdr>
        </w:div>
      </w:divsChild>
    </w:div>
    <w:div w:id="1369066880">
      <w:bodyDiv w:val="1"/>
      <w:marLeft w:val="0"/>
      <w:marRight w:val="0"/>
      <w:marTop w:val="0"/>
      <w:marBottom w:val="0"/>
      <w:divBdr>
        <w:top w:val="none" w:sz="0" w:space="0" w:color="auto"/>
        <w:left w:val="none" w:sz="0" w:space="0" w:color="auto"/>
        <w:bottom w:val="none" w:sz="0" w:space="0" w:color="auto"/>
        <w:right w:val="none" w:sz="0" w:space="0" w:color="auto"/>
      </w:divBdr>
      <w:divsChild>
        <w:div w:id="576063711">
          <w:marLeft w:val="547"/>
          <w:marRight w:val="0"/>
          <w:marTop w:val="115"/>
          <w:marBottom w:val="0"/>
          <w:divBdr>
            <w:top w:val="none" w:sz="0" w:space="0" w:color="auto"/>
            <w:left w:val="none" w:sz="0" w:space="0" w:color="auto"/>
            <w:bottom w:val="none" w:sz="0" w:space="0" w:color="auto"/>
            <w:right w:val="none" w:sz="0" w:space="0" w:color="auto"/>
          </w:divBdr>
        </w:div>
        <w:div w:id="1157460313">
          <w:marLeft w:val="547"/>
          <w:marRight w:val="0"/>
          <w:marTop w:val="115"/>
          <w:marBottom w:val="0"/>
          <w:divBdr>
            <w:top w:val="none" w:sz="0" w:space="0" w:color="auto"/>
            <w:left w:val="none" w:sz="0" w:space="0" w:color="auto"/>
            <w:bottom w:val="none" w:sz="0" w:space="0" w:color="auto"/>
            <w:right w:val="none" w:sz="0" w:space="0" w:color="auto"/>
          </w:divBdr>
        </w:div>
        <w:div w:id="1556575911">
          <w:marLeft w:val="547"/>
          <w:marRight w:val="0"/>
          <w:marTop w:val="115"/>
          <w:marBottom w:val="0"/>
          <w:divBdr>
            <w:top w:val="none" w:sz="0" w:space="0" w:color="auto"/>
            <w:left w:val="none" w:sz="0" w:space="0" w:color="auto"/>
            <w:bottom w:val="none" w:sz="0" w:space="0" w:color="auto"/>
            <w:right w:val="none" w:sz="0" w:space="0" w:color="auto"/>
          </w:divBdr>
        </w:div>
        <w:div w:id="2004815124">
          <w:marLeft w:val="547"/>
          <w:marRight w:val="0"/>
          <w:marTop w:val="115"/>
          <w:marBottom w:val="0"/>
          <w:divBdr>
            <w:top w:val="none" w:sz="0" w:space="0" w:color="auto"/>
            <w:left w:val="none" w:sz="0" w:space="0" w:color="auto"/>
            <w:bottom w:val="none" w:sz="0" w:space="0" w:color="auto"/>
            <w:right w:val="none" w:sz="0" w:space="0" w:color="auto"/>
          </w:divBdr>
        </w:div>
      </w:divsChild>
    </w:div>
    <w:div w:id="1370256081">
      <w:bodyDiv w:val="1"/>
      <w:marLeft w:val="0"/>
      <w:marRight w:val="0"/>
      <w:marTop w:val="0"/>
      <w:marBottom w:val="0"/>
      <w:divBdr>
        <w:top w:val="none" w:sz="0" w:space="0" w:color="auto"/>
        <w:left w:val="none" w:sz="0" w:space="0" w:color="auto"/>
        <w:bottom w:val="none" w:sz="0" w:space="0" w:color="auto"/>
        <w:right w:val="none" w:sz="0" w:space="0" w:color="auto"/>
      </w:divBdr>
    </w:div>
    <w:div w:id="1370379457">
      <w:bodyDiv w:val="1"/>
      <w:marLeft w:val="0"/>
      <w:marRight w:val="0"/>
      <w:marTop w:val="0"/>
      <w:marBottom w:val="0"/>
      <w:divBdr>
        <w:top w:val="none" w:sz="0" w:space="0" w:color="auto"/>
        <w:left w:val="none" w:sz="0" w:space="0" w:color="auto"/>
        <w:bottom w:val="none" w:sz="0" w:space="0" w:color="auto"/>
        <w:right w:val="none" w:sz="0" w:space="0" w:color="auto"/>
      </w:divBdr>
    </w:div>
    <w:div w:id="1370380335">
      <w:bodyDiv w:val="1"/>
      <w:marLeft w:val="0"/>
      <w:marRight w:val="0"/>
      <w:marTop w:val="0"/>
      <w:marBottom w:val="0"/>
      <w:divBdr>
        <w:top w:val="none" w:sz="0" w:space="0" w:color="auto"/>
        <w:left w:val="none" w:sz="0" w:space="0" w:color="auto"/>
        <w:bottom w:val="none" w:sz="0" w:space="0" w:color="auto"/>
        <w:right w:val="none" w:sz="0" w:space="0" w:color="auto"/>
      </w:divBdr>
    </w:div>
    <w:div w:id="1370758731">
      <w:bodyDiv w:val="1"/>
      <w:marLeft w:val="0"/>
      <w:marRight w:val="0"/>
      <w:marTop w:val="0"/>
      <w:marBottom w:val="0"/>
      <w:divBdr>
        <w:top w:val="none" w:sz="0" w:space="0" w:color="auto"/>
        <w:left w:val="none" w:sz="0" w:space="0" w:color="auto"/>
        <w:bottom w:val="none" w:sz="0" w:space="0" w:color="auto"/>
        <w:right w:val="none" w:sz="0" w:space="0" w:color="auto"/>
      </w:divBdr>
    </w:div>
    <w:div w:id="1371953604">
      <w:bodyDiv w:val="1"/>
      <w:marLeft w:val="0"/>
      <w:marRight w:val="0"/>
      <w:marTop w:val="0"/>
      <w:marBottom w:val="0"/>
      <w:divBdr>
        <w:top w:val="none" w:sz="0" w:space="0" w:color="auto"/>
        <w:left w:val="none" w:sz="0" w:space="0" w:color="auto"/>
        <w:bottom w:val="none" w:sz="0" w:space="0" w:color="auto"/>
        <w:right w:val="none" w:sz="0" w:space="0" w:color="auto"/>
      </w:divBdr>
    </w:div>
    <w:div w:id="1373074404">
      <w:bodyDiv w:val="1"/>
      <w:marLeft w:val="0"/>
      <w:marRight w:val="0"/>
      <w:marTop w:val="0"/>
      <w:marBottom w:val="0"/>
      <w:divBdr>
        <w:top w:val="none" w:sz="0" w:space="0" w:color="auto"/>
        <w:left w:val="none" w:sz="0" w:space="0" w:color="auto"/>
        <w:bottom w:val="none" w:sz="0" w:space="0" w:color="auto"/>
        <w:right w:val="none" w:sz="0" w:space="0" w:color="auto"/>
      </w:divBdr>
    </w:div>
    <w:div w:id="1373113123">
      <w:bodyDiv w:val="1"/>
      <w:marLeft w:val="0"/>
      <w:marRight w:val="0"/>
      <w:marTop w:val="0"/>
      <w:marBottom w:val="0"/>
      <w:divBdr>
        <w:top w:val="none" w:sz="0" w:space="0" w:color="auto"/>
        <w:left w:val="none" w:sz="0" w:space="0" w:color="auto"/>
        <w:bottom w:val="none" w:sz="0" w:space="0" w:color="auto"/>
        <w:right w:val="none" w:sz="0" w:space="0" w:color="auto"/>
      </w:divBdr>
    </w:div>
    <w:div w:id="1373535873">
      <w:bodyDiv w:val="1"/>
      <w:marLeft w:val="0"/>
      <w:marRight w:val="0"/>
      <w:marTop w:val="0"/>
      <w:marBottom w:val="0"/>
      <w:divBdr>
        <w:top w:val="none" w:sz="0" w:space="0" w:color="auto"/>
        <w:left w:val="none" w:sz="0" w:space="0" w:color="auto"/>
        <w:bottom w:val="none" w:sz="0" w:space="0" w:color="auto"/>
        <w:right w:val="none" w:sz="0" w:space="0" w:color="auto"/>
      </w:divBdr>
      <w:divsChild>
        <w:div w:id="552814909">
          <w:marLeft w:val="547"/>
          <w:marRight w:val="0"/>
          <w:marTop w:val="115"/>
          <w:marBottom w:val="0"/>
          <w:divBdr>
            <w:top w:val="none" w:sz="0" w:space="0" w:color="auto"/>
            <w:left w:val="none" w:sz="0" w:space="0" w:color="auto"/>
            <w:bottom w:val="none" w:sz="0" w:space="0" w:color="auto"/>
            <w:right w:val="none" w:sz="0" w:space="0" w:color="auto"/>
          </w:divBdr>
        </w:div>
      </w:divsChild>
    </w:div>
    <w:div w:id="1374114450">
      <w:bodyDiv w:val="1"/>
      <w:marLeft w:val="0"/>
      <w:marRight w:val="0"/>
      <w:marTop w:val="0"/>
      <w:marBottom w:val="0"/>
      <w:divBdr>
        <w:top w:val="none" w:sz="0" w:space="0" w:color="auto"/>
        <w:left w:val="none" w:sz="0" w:space="0" w:color="auto"/>
        <w:bottom w:val="none" w:sz="0" w:space="0" w:color="auto"/>
        <w:right w:val="none" w:sz="0" w:space="0" w:color="auto"/>
      </w:divBdr>
    </w:div>
    <w:div w:id="1374227597">
      <w:bodyDiv w:val="1"/>
      <w:marLeft w:val="0"/>
      <w:marRight w:val="0"/>
      <w:marTop w:val="0"/>
      <w:marBottom w:val="0"/>
      <w:divBdr>
        <w:top w:val="none" w:sz="0" w:space="0" w:color="auto"/>
        <w:left w:val="none" w:sz="0" w:space="0" w:color="auto"/>
        <w:bottom w:val="none" w:sz="0" w:space="0" w:color="auto"/>
        <w:right w:val="none" w:sz="0" w:space="0" w:color="auto"/>
      </w:divBdr>
    </w:div>
    <w:div w:id="1375693082">
      <w:bodyDiv w:val="1"/>
      <w:marLeft w:val="0"/>
      <w:marRight w:val="0"/>
      <w:marTop w:val="0"/>
      <w:marBottom w:val="0"/>
      <w:divBdr>
        <w:top w:val="none" w:sz="0" w:space="0" w:color="auto"/>
        <w:left w:val="none" w:sz="0" w:space="0" w:color="auto"/>
        <w:bottom w:val="none" w:sz="0" w:space="0" w:color="auto"/>
        <w:right w:val="none" w:sz="0" w:space="0" w:color="auto"/>
      </w:divBdr>
    </w:div>
    <w:div w:id="1376199857">
      <w:bodyDiv w:val="1"/>
      <w:marLeft w:val="0"/>
      <w:marRight w:val="0"/>
      <w:marTop w:val="0"/>
      <w:marBottom w:val="0"/>
      <w:divBdr>
        <w:top w:val="none" w:sz="0" w:space="0" w:color="auto"/>
        <w:left w:val="none" w:sz="0" w:space="0" w:color="auto"/>
        <w:bottom w:val="none" w:sz="0" w:space="0" w:color="auto"/>
        <w:right w:val="none" w:sz="0" w:space="0" w:color="auto"/>
      </w:divBdr>
    </w:div>
    <w:div w:id="1376924867">
      <w:bodyDiv w:val="1"/>
      <w:marLeft w:val="0"/>
      <w:marRight w:val="0"/>
      <w:marTop w:val="0"/>
      <w:marBottom w:val="0"/>
      <w:divBdr>
        <w:top w:val="none" w:sz="0" w:space="0" w:color="auto"/>
        <w:left w:val="none" w:sz="0" w:space="0" w:color="auto"/>
        <w:bottom w:val="none" w:sz="0" w:space="0" w:color="auto"/>
        <w:right w:val="none" w:sz="0" w:space="0" w:color="auto"/>
      </w:divBdr>
    </w:div>
    <w:div w:id="1377193726">
      <w:bodyDiv w:val="1"/>
      <w:marLeft w:val="0"/>
      <w:marRight w:val="0"/>
      <w:marTop w:val="0"/>
      <w:marBottom w:val="0"/>
      <w:divBdr>
        <w:top w:val="none" w:sz="0" w:space="0" w:color="auto"/>
        <w:left w:val="none" w:sz="0" w:space="0" w:color="auto"/>
        <w:bottom w:val="none" w:sz="0" w:space="0" w:color="auto"/>
        <w:right w:val="none" w:sz="0" w:space="0" w:color="auto"/>
      </w:divBdr>
    </w:div>
    <w:div w:id="1377243361">
      <w:bodyDiv w:val="1"/>
      <w:marLeft w:val="0"/>
      <w:marRight w:val="0"/>
      <w:marTop w:val="0"/>
      <w:marBottom w:val="0"/>
      <w:divBdr>
        <w:top w:val="none" w:sz="0" w:space="0" w:color="auto"/>
        <w:left w:val="none" w:sz="0" w:space="0" w:color="auto"/>
        <w:bottom w:val="none" w:sz="0" w:space="0" w:color="auto"/>
        <w:right w:val="none" w:sz="0" w:space="0" w:color="auto"/>
      </w:divBdr>
    </w:div>
    <w:div w:id="1377316815">
      <w:bodyDiv w:val="1"/>
      <w:marLeft w:val="0"/>
      <w:marRight w:val="0"/>
      <w:marTop w:val="0"/>
      <w:marBottom w:val="0"/>
      <w:divBdr>
        <w:top w:val="none" w:sz="0" w:space="0" w:color="auto"/>
        <w:left w:val="none" w:sz="0" w:space="0" w:color="auto"/>
        <w:bottom w:val="none" w:sz="0" w:space="0" w:color="auto"/>
        <w:right w:val="none" w:sz="0" w:space="0" w:color="auto"/>
      </w:divBdr>
    </w:div>
    <w:div w:id="1377437686">
      <w:bodyDiv w:val="1"/>
      <w:marLeft w:val="0"/>
      <w:marRight w:val="0"/>
      <w:marTop w:val="0"/>
      <w:marBottom w:val="0"/>
      <w:divBdr>
        <w:top w:val="none" w:sz="0" w:space="0" w:color="auto"/>
        <w:left w:val="none" w:sz="0" w:space="0" w:color="auto"/>
        <w:bottom w:val="none" w:sz="0" w:space="0" w:color="auto"/>
        <w:right w:val="none" w:sz="0" w:space="0" w:color="auto"/>
      </w:divBdr>
    </w:div>
    <w:div w:id="1380206264">
      <w:bodyDiv w:val="1"/>
      <w:marLeft w:val="0"/>
      <w:marRight w:val="0"/>
      <w:marTop w:val="0"/>
      <w:marBottom w:val="0"/>
      <w:divBdr>
        <w:top w:val="none" w:sz="0" w:space="0" w:color="auto"/>
        <w:left w:val="none" w:sz="0" w:space="0" w:color="auto"/>
        <w:bottom w:val="none" w:sz="0" w:space="0" w:color="auto"/>
        <w:right w:val="none" w:sz="0" w:space="0" w:color="auto"/>
      </w:divBdr>
    </w:div>
    <w:div w:id="1381519828">
      <w:bodyDiv w:val="1"/>
      <w:marLeft w:val="0"/>
      <w:marRight w:val="0"/>
      <w:marTop w:val="0"/>
      <w:marBottom w:val="0"/>
      <w:divBdr>
        <w:top w:val="none" w:sz="0" w:space="0" w:color="auto"/>
        <w:left w:val="none" w:sz="0" w:space="0" w:color="auto"/>
        <w:bottom w:val="none" w:sz="0" w:space="0" w:color="auto"/>
        <w:right w:val="none" w:sz="0" w:space="0" w:color="auto"/>
      </w:divBdr>
      <w:divsChild>
        <w:div w:id="1575355388">
          <w:marLeft w:val="0"/>
          <w:marRight w:val="0"/>
          <w:marTop w:val="0"/>
          <w:marBottom w:val="0"/>
          <w:divBdr>
            <w:top w:val="none" w:sz="0" w:space="0" w:color="auto"/>
            <w:left w:val="none" w:sz="0" w:space="0" w:color="auto"/>
            <w:bottom w:val="none" w:sz="0" w:space="0" w:color="auto"/>
            <w:right w:val="none" w:sz="0" w:space="0" w:color="auto"/>
          </w:divBdr>
        </w:div>
      </w:divsChild>
    </w:div>
    <w:div w:id="1381829183">
      <w:bodyDiv w:val="1"/>
      <w:marLeft w:val="0"/>
      <w:marRight w:val="0"/>
      <w:marTop w:val="0"/>
      <w:marBottom w:val="0"/>
      <w:divBdr>
        <w:top w:val="none" w:sz="0" w:space="0" w:color="auto"/>
        <w:left w:val="none" w:sz="0" w:space="0" w:color="auto"/>
        <w:bottom w:val="none" w:sz="0" w:space="0" w:color="auto"/>
        <w:right w:val="none" w:sz="0" w:space="0" w:color="auto"/>
      </w:divBdr>
      <w:divsChild>
        <w:div w:id="36398453">
          <w:marLeft w:val="2520"/>
          <w:marRight w:val="0"/>
          <w:marTop w:val="100"/>
          <w:marBottom w:val="0"/>
          <w:divBdr>
            <w:top w:val="none" w:sz="0" w:space="0" w:color="auto"/>
            <w:left w:val="none" w:sz="0" w:space="0" w:color="auto"/>
            <w:bottom w:val="none" w:sz="0" w:space="0" w:color="auto"/>
            <w:right w:val="none" w:sz="0" w:space="0" w:color="auto"/>
          </w:divBdr>
        </w:div>
        <w:div w:id="220597524">
          <w:marLeft w:val="2520"/>
          <w:marRight w:val="0"/>
          <w:marTop w:val="100"/>
          <w:marBottom w:val="0"/>
          <w:divBdr>
            <w:top w:val="none" w:sz="0" w:space="0" w:color="auto"/>
            <w:left w:val="none" w:sz="0" w:space="0" w:color="auto"/>
            <w:bottom w:val="none" w:sz="0" w:space="0" w:color="auto"/>
            <w:right w:val="none" w:sz="0" w:space="0" w:color="auto"/>
          </w:divBdr>
        </w:div>
        <w:div w:id="223761799">
          <w:marLeft w:val="1080"/>
          <w:marRight w:val="0"/>
          <w:marTop w:val="100"/>
          <w:marBottom w:val="0"/>
          <w:divBdr>
            <w:top w:val="none" w:sz="0" w:space="0" w:color="auto"/>
            <w:left w:val="none" w:sz="0" w:space="0" w:color="auto"/>
            <w:bottom w:val="none" w:sz="0" w:space="0" w:color="auto"/>
            <w:right w:val="none" w:sz="0" w:space="0" w:color="auto"/>
          </w:divBdr>
        </w:div>
        <w:div w:id="404838621">
          <w:marLeft w:val="1080"/>
          <w:marRight w:val="0"/>
          <w:marTop w:val="100"/>
          <w:marBottom w:val="0"/>
          <w:divBdr>
            <w:top w:val="none" w:sz="0" w:space="0" w:color="auto"/>
            <w:left w:val="none" w:sz="0" w:space="0" w:color="auto"/>
            <w:bottom w:val="none" w:sz="0" w:space="0" w:color="auto"/>
            <w:right w:val="none" w:sz="0" w:space="0" w:color="auto"/>
          </w:divBdr>
        </w:div>
        <w:div w:id="433550537">
          <w:marLeft w:val="1080"/>
          <w:marRight w:val="0"/>
          <w:marTop w:val="100"/>
          <w:marBottom w:val="0"/>
          <w:divBdr>
            <w:top w:val="none" w:sz="0" w:space="0" w:color="auto"/>
            <w:left w:val="none" w:sz="0" w:space="0" w:color="auto"/>
            <w:bottom w:val="none" w:sz="0" w:space="0" w:color="auto"/>
            <w:right w:val="none" w:sz="0" w:space="0" w:color="auto"/>
          </w:divBdr>
        </w:div>
        <w:div w:id="480275534">
          <w:marLeft w:val="3960"/>
          <w:marRight w:val="0"/>
          <w:marTop w:val="100"/>
          <w:marBottom w:val="0"/>
          <w:divBdr>
            <w:top w:val="none" w:sz="0" w:space="0" w:color="auto"/>
            <w:left w:val="none" w:sz="0" w:space="0" w:color="auto"/>
            <w:bottom w:val="none" w:sz="0" w:space="0" w:color="auto"/>
            <w:right w:val="none" w:sz="0" w:space="0" w:color="auto"/>
          </w:divBdr>
        </w:div>
        <w:div w:id="638726596">
          <w:marLeft w:val="1800"/>
          <w:marRight w:val="0"/>
          <w:marTop w:val="100"/>
          <w:marBottom w:val="0"/>
          <w:divBdr>
            <w:top w:val="none" w:sz="0" w:space="0" w:color="auto"/>
            <w:left w:val="none" w:sz="0" w:space="0" w:color="auto"/>
            <w:bottom w:val="none" w:sz="0" w:space="0" w:color="auto"/>
            <w:right w:val="none" w:sz="0" w:space="0" w:color="auto"/>
          </w:divBdr>
        </w:div>
        <w:div w:id="952588237">
          <w:marLeft w:val="3960"/>
          <w:marRight w:val="0"/>
          <w:marTop w:val="100"/>
          <w:marBottom w:val="0"/>
          <w:divBdr>
            <w:top w:val="none" w:sz="0" w:space="0" w:color="auto"/>
            <w:left w:val="none" w:sz="0" w:space="0" w:color="auto"/>
            <w:bottom w:val="none" w:sz="0" w:space="0" w:color="auto"/>
            <w:right w:val="none" w:sz="0" w:space="0" w:color="auto"/>
          </w:divBdr>
        </w:div>
        <w:div w:id="1095057308">
          <w:marLeft w:val="1800"/>
          <w:marRight w:val="0"/>
          <w:marTop w:val="100"/>
          <w:marBottom w:val="0"/>
          <w:divBdr>
            <w:top w:val="none" w:sz="0" w:space="0" w:color="auto"/>
            <w:left w:val="none" w:sz="0" w:space="0" w:color="auto"/>
            <w:bottom w:val="none" w:sz="0" w:space="0" w:color="auto"/>
            <w:right w:val="none" w:sz="0" w:space="0" w:color="auto"/>
          </w:divBdr>
        </w:div>
        <w:div w:id="1145587007">
          <w:marLeft w:val="3240"/>
          <w:marRight w:val="0"/>
          <w:marTop w:val="100"/>
          <w:marBottom w:val="0"/>
          <w:divBdr>
            <w:top w:val="none" w:sz="0" w:space="0" w:color="auto"/>
            <w:left w:val="none" w:sz="0" w:space="0" w:color="auto"/>
            <w:bottom w:val="none" w:sz="0" w:space="0" w:color="auto"/>
            <w:right w:val="none" w:sz="0" w:space="0" w:color="auto"/>
          </w:divBdr>
        </w:div>
        <w:div w:id="1365594076">
          <w:marLeft w:val="3240"/>
          <w:marRight w:val="0"/>
          <w:marTop w:val="100"/>
          <w:marBottom w:val="0"/>
          <w:divBdr>
            <w:top w:val="none" w:sz="0" w:space="0" w:color="auto"/>
            <w:left w:val="none" w:sz="0" w:space="0" w:color="auto"/>
            <w:bottom w:val="none" w:sz="0" w:space="0" w:color="auto"/>
            <w:right w:val="none" w:sz="0" w:space="0" w:color="auto"/>
          </w:divBdr>
        </w:div>
        <w:div w:id="1613439432">
          <w:marLeft w:val="1800"/>
          <w:marRight w:val="0"/>
          <w:marTop w:val="100"/>
          <w:marBottom w:val="0"/>
          <w:divBdr>
            <w:top w:val="none" w:sz="0" w:space="0" w:color="auto"/>
            <w:left w:val="none" w:sz="0" w:space="0" w:color="auto"/>
            <w:bottom w:val="none" w:sz="0" w:space="0" w:color="auto"/>
            <w:right w:val="none" w:sz="0" w:space="0" w:color="auto"/>
          </w:divBdr>
        </w:div>
        <w:div w:id="1905219921">
          <w:marLeft w:val="2520"/>
          <w:marRight w:val="0"/>
          <w:marTop w:val="100"/>
          <w:marBottom w:val="0"/>
          <w:divBdr>
            <w:top w:val="none" w:sz="0" w:space="0" w:color="auto"/>
            <w:left w:val="none" w:sz="0" w:space="0" w:color="auto"/>
            <w:bottom w:val="none" w:sz="0" w:space="0" w:color="auto"/>
            <w:right w:val="none" w:sz="0" w:space="0" w:color="auto"/>
          </w:divBdr>
        </w:div>
        <w:div w:id="1990285053">
          <w:marLeft w:val="360"/>
          <w:marRight w:val="0"/>
          <w:marTop w:val="200"/>
          <w:marBottom w:val="0"/>
          <w:divBdr>
            <w:top w:val="none" w:sz="0" w:space="0" w:color="auto"/>
            <w:left w:val="none" w:sz="0" w:space="0" w:color="auto"/>
            <w:bottom w:val="none" w:sz="0" w:space="0" w:color="auto"/>
            <w:right w:val="none" w:sz="0" w:space="0" w:color="auto"/>
          </w:divBdr>
        </w:div>
      </w:divsChild>
    </w:div>
    <w:div w:id="1382243005">
      <w:bodyDiv w:val="1"/>
      <w:marLeft w:val="0"/>
      <w:marRight w:val="0"/>
      <w:marTop w:val="0"/>
      <w:marBottom w:val="0"/>
      <w:divBdr>
        <w:top w:val="none" w:sz="0" w:space="0" w:color="auto"/>
        <w:left w:val="none" w:sz="0" w:space="0" w:color="auto"/>
        <w:bottom w:val="none" w:sz="0" w:space="0" w:color="auto"/>
        <w:right w:val="none" w:sz="0" w:space="0" w:color="auto"/>
      </w:divBdr>
      <w:divsChild>
        <w:div w:id="99034317">
          <w:marLeft w:val="0"/>
          <w:marRight w:val="0"/>
          <w:marTop w:val="0"/>
          <w:marBottom w:val="0"/>
          <w:divBdr>
            <w:top w:val="none" w:sz="0" w:space="0" w:color="auto"/>
            <w:left w:val="none" w:sz="0" w:space="0" w:color="auto"/>
            <w:bottom w:val="none" w:sz="0" w:space="0" w:color="auto"/>
            <w:right w:val="none" w:sz="0" w:space="0" w:color="auto"/>
          </w:divBdr>
          <w:divsChild>
            <w:div w:id="819268310">
              <w:marLeft w:val="0"/>
              <w:marRight w:val="0"/>
              <w:marTop w:val="0"/>
              <w:marBottom w:val="0"/>
              <w:divBdr>
                <w:top w:val="none" w:sz="0" w:space="0" w:color="auto"/>
                <w:left w:val="none" w:sz="0" w:space="0" w:color="auto"/>
                <w:bottom w:val="none" w:sz="0" w:space="0" w:color="auto"/>
                <w:right w:val="none" w:sz="0" w:space="0" w:color="auto"/>
              </w:divBdr>
            </w:div>
            <w:div w:id="8526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84550">
      <w:bodyDiv w:val="1"/>
      <w:marLeft w:val="0"/>
      <w:marRight w:val="0"/>
      <w:marTop w:val="0"/>
      <w:marBottom w:val="0"/>
      <w:divBdr>
        <w:top w:val="none" w:sz="0" w:space="0" w:color="auto"/>
        <w:left w:val="none" w:sz="0" w:space="0" w:color="auto"/>
        <w:bottom w:val="none" w:sz="0" w:space="0" w:color="auto"/>
        <w:right w:val="none" w:sz="0" w:space="0" w:color="auto"/>
      </w:divBdr>
      <w:divsChild>
        <w:div w:id="410011406">
          <w:marLeft w:val="1166"/>
          <w:marRight w:val="0"/>
          <w:marTop w:val="86"/>
          <w:marBottom w:val="0"/>
          <w:divBdr>
            <w:top w:val="none" w:sz="0" w:space="0" w:color="auto"/>
            <w:left w:val="none" w:sz="0" w:space="0" w:color="auto"/>
            <w:bottom w:val="none" w:sz="0" w:space="0" w:color="auto"/>
            <w:right w:val="none" w:sz="0" w:space="0" w:color="auto"/>
          </w:divBdr>
        </w:div>
        <w:div w:id="556862467">
          <w:marLeft w:val="1166"/>
          <w:marRight w:val="0"/>
          <w:marTop w:val="86"/>
          <w:marBottom w:val="0"/>
          <w:divBdr>
            <w:top w:val="none" w:sz="0" w:space="0" w:color="auto"/>
            <w:left w:val="none" w:sz="0" w:space="0" w:color="auto"/>
            <w:bottom w:val="none" w:sz="0" w:space="0" w:color="auto"/>
            <w:right w:val="none" w:sz="0" w:space="0" w:color="auto"/>
          </w:divBdr>
        </w:div>
        <w:div w:id="674187821">
          <w:marLeft w:val="1166"/>
          <w:marRight w:val="0"/>
          <w:marTop w:val="86"/>
          <w:marBottom w:val="0"/>
          <w:divBdr>
            <w:top w:val="none" w:sz="0" w:space="0" w:color="auto"/>
            <w:left w:val="none" w:sz="0" w:space="0" w:color="auto"/>
            <w:bottom w:val="none" w:sz="0" w:space="0" w:color="auto"/>
            <w:right w:val="none" w:sz="0" w:space="0" w:color="auto"/>
          </w:divBdr>
        </w:div>
        <w:div w:id="870654454">
          <w:marLeft w:val="1166"/>
          <w:marRight w:val="0"/>
          <w:marTop w:val="86"/>
          <w:marBottom w:val="0"/>
          <w:divBdr>
            <w:top w:val="none" w:sz="0" w:space="0" w:color="auto"/>
            <w:left w:val="none" w:sz="0" w:space="0" w:color="auto"/>
            <w:bottom w:val="none" w:sz="0" w:space="0" w:color="auto"/>
            <w:right w:val="none" w:sz="0" w:space="0" w:color="auto"/>
          </w:divBdr>
        </w:div>
        <w:div w:id="1029255223">
          <w:marLeft w:val="547"/>
          <w:marRight w:val="0"/>
          <w:marTop w:val="96"/>
          <w:marBottom w:val="0"/>
          <w:divBdr>
            <w:top w:val="none" w:sz="0" w:space="0" w:color="auto"/>
            <w:left w:val="none" w:sz="0" w:space="0" w:color="auto"/>
            <w:bottom w:val="none" w:sz="0" w:space="0" w:color="auto"/>
            <w:right w:val="none" w:sz="0" w:space="0" w:color="auto"/>
          </w:divBdr>
        </w:div>
        <w:div w:id="1501120779">
          <w:marLeft w:val="1166"/>
          <w:marRight w:val="0"/>
          <w:marTop w:val="86"/>
          <w:marBottom w:val="0"/>
          <w:divBdr>
            <w:top w:val="none" w:sz="0" w:space="0" w:color="auto"/>
            <w:left w:val="none" w:sz="0" w:space="0" w:color="auto"/>
            <w:bottom w:val="none" w:sz="0" w:space="0" w:color="auto"/>
            <w:right w:val="none" w:sz="0" w:space="0" w:color="auto"/>
          </w:divBdr>
        </w:div>
        <w:div w:id="1541866107">
          <w:marLeft w:val="547"/>
          <w:marRight w:val="0"/>
          <w:marTop w:val="96"/>
          <w:marBottom w:val="0"/>
          <w:divBdr>
            <w:top w:val="none" w:sz="0" w:space="0" w:color="auto"/>
            <w:left w:val="none" w:sz="0" w:space="0" w:color="auto"/>
            <w:bottom w:val="none" w:sz="0" w:space="0" w:color="auto"/>
            <w:right w:val="none" w:sz="0" w:space="0" w:color="auto"/>
          </w:divBdr>
        </w:div>
        <w:div w:id="1569460528">
          <w:marLeft w:val="1166"/>
          <w:marRight w:val="0"/>
          <w:marTop w:val="86"/>
          <w:marBottom w:val="0"/>
          <w:divBdr>
            <w:top w:val="none" w:sz="0" w:space="0" w:color="auto"/>
            <w:left w:val="none" w:sz="0" w:space="0" w:color="auto"/>
            <w:bottom w:val="none" w:sz="0" w:space="0" w:color="auto"/>
            <w:right w:val="none" w:sz="0" w:space="0" w:color="auto"/>
          </w:divBdr>
        </w:div>
        <w:div w:id="1984692541">
          <w:marLeft w:val="547"/>
          <w:marRight w:val="0"/>
          <w:marTop w:val="96"/>
          <w:marBottom w:val="0"/>
          <w:divBdr>
            <w:top w:val="none" w:sz="0" w:space="0" w:color="auto"/>
            <w:left w:val="none" w:sz="0" w:space="0" w:color="auto"/>
            <w:bottom w:val="none" w:sz="0" w:space="0" w:color="auto"/>
            <w:right w:val="none" w:sz="0" w:space="0" w:color="auto"/>
          </w:divBdr>
        </w:div>
        <w:div w:id="2114207387">
          <w:marLeft w:val="547"/>
          <w:marRight w:val="0"/>
          <w:marTop w:val="96"/>
          <w:marBottom w:val="0"/>
          <w:divBdr>
            <w:top w:val="none" w:sz="0" w:space="0" w:color="auto"/>
            <w:left w:val="none" w:sz="0" w:space="0" w:color="auto"/>
            <w:bottom w:val="none" w:sz="0" w:space="0" w:color="auto"/>
            <w:right w:val="none" w:sz="0" w:space="0" w:color="auto"/>
          </w:divBdr>
        </w:div>
      </w:divsChild>
    </w:div>
    <w:div w:id="1384714459">
      <w:bodyDiv w:val="1"/>
      <w:marLeft w:val="0"/>
      <w:marRight w:val="0"/>
      <w:marTop w:val="0"/>
      <w:marBottom w:val="0"/>
      <w:divBdr>
        <w:top w:val="none" w:sz="0" w:space="0" w:color="auto"/>
        <w:left w:val="none" w:sz="0" w:space="0" w:color="auto"/>
        <w:bottom w:val="none" w:sz="0" w:space="0" w:color="auto"/>
        <w:right w:val="none" w:sz="0" w:space="0" w:color="auto"/>
      </w:divBdr>
      <w:divsChild>
        <w:div w:id="17053563">
          <w:marLeft w:val="1166"/>
          <w:marRight w:val="0"/>
          <w:marTop w:val="96"/>
          <w:marBottom w:val="0"/>
          <w:divBdr>
            <w:top w:val="none" w:sz="0" w:space="0" w:color="auto"/>
            <w:left w:val="none" w:sz="0" w:space="0" w:color="auto"/>
            <w:bottom w:val="none" w:sz="0" w:space="0" w:color="auto"/>
            <w:right w:val="none" w:sz="0" w:space="0" w:color="auto"/>
          </w:divBdr>
        </w:div>
        <w:div w:id="379940380">
          <w:marLeft w:val="1166"/>
          <w:marRight w:val="0"/>
          <w:marTop w:val="96"/>
          <w:marBottom w:val="0"/>
          <w:divBdr>
            <w:top w:val="none" w:sz="0" w:space="0" w:color="auto"/>
            <w:left w:val="none" w:sz="0" w:space="0" w:color="auto"/>
            <w:bottom w:val="none" w:sz="0" w:space="0" w:color="auto"/>
            <w:right w:val="none" w:sz="0" w:space="0" w:color="auto"/>
          </w:divBdr>
        </w:div>
        <w:div w:id="624316818">
          <w:marLeft w:val="547"/>
          <w:marRight w:val="0"/>
          <w:marTop w:val="115"/>
          <w:marBottom w:val="0"/>
          <w:divBdr>
            <w:top w:val="none" w:sz="0" w:space="0" w:color="auto"/>
            <w:left w:val="none" w:sz="0" w:space="0" w:color="auto"/>
            <w:bottom w:val="none" w:sz="0" w:space="0" w:color="auto"/>
            <w:right w:val="none" w:sz="0" w:space="0" w:color="auto"/>
          </w:divBdr>
        </w:div>
        <w:div w:id="1364556451">
          <w:marLeft w:val="547"/>
          <w:marRight w:val="0"/>
          <w:marTop w:val="115"/>
          <w:marBottom w:val="0"/>
          <w:divBdr>
            <w:top w:val="none" w:sz="0" w:space="0" w:color="auto"/>
            <w:left w:val="none" w:sz="0" w:space="0" w:color="auto"/>
            <w:bottom w:val="none" w:sz="0" w:space="0" w:color="auto"/>
            <w:right w:val="none" w:sz="0" w:space="0" w:color="auto"/>
          </w:divBdr>
        </w:div>
      </w:divsChild>
    </w:div>
    <w:div w:id="1384796144">
      <w:bodyDiv w:val="1"/>
      <w:marLeft w:val="0"/>
      <w:marRight w:val="0"/>
      <w:marTop w:val="0"/>
      <w:marBottom w:val="0"/>
      <w:divBdr>
        <w:top w:val="none" w:sz="0" w:space="0" w:color="auto"/>
        <w:left w:val="none" w:sz="0" w:space="0" w:color="auto"/>
        <w:bottom w:val="none" w:sz="0" w:space="0" w:color="auto"/>
        <w:right w:val="none" w:sz="0" w:space="0" w:color="auto"/>
      </w:divBdr>
    </w:div>
    <w:div w:id="1385593462">
      <w:bodyDiv w:val="1"/>
      <w:marLeft w:val="0"/>
      <w:marRight w:val="0"/>
      <w:marTop w:val="0"/>
      <w:marBottom w:val="0"/>
      <w:divBdr>
        <w:top w:val="none" w:sz="0" w:space="0" w:color="auto"/>
        <w:left w:val="none" w:sz="0" w:space="0" w:color="auto"/>
        <w:bottom w:val="none" w:sz="0" w:space="0" w:color="auto"/>
        <w:right w:val="none" w:sz="0" w:space="0" w:color="auto"/>
      </w:divBdr>
      <w:divsChild>
        <w:div w:id="975447620">
          <w:marLeft w:val="547"/>
          <w:marRight w:val="0"/>
          <w:marTop w:val="134"/>
          <w:marBottom w:val="0"/>
          <w:divBdr>
            <w:top w:val="none" w:sz="0" w:space="0" w:color="auto"/>
            <w:left w:val="none" w:sz="0" w:space="0" w:color="auto"/>
            <w:bottom w:val="none" w:sz="0" w:space="0" w:color="auto"/>
            <w:right w:val="none" w:sz="0" w:space="0" w:color="auto"/>
          </w:divBdr>
        </w:div>
        <w:div w:id="1937009000">
          <w:marLeft w:val="1166"/>
          <w:marRight w:val="0"/>
          <w:marTop w:val="115"/>
          <w:marBottom w:val="0"/>
          <w:divBdr>
            <w:top w:val="none" w:sz="0" w:space="0" w:color="auto"/>
            <w:left w:val="none" w:sz="0" w:space="0" w:color="auto"/>
            <w:bottom w:val="none" w:sz="0" w:space="0" w:color="auto"/>
            <w:right w:val="none" w:sz="0" w:space="0" w:color="auto"/>
          </w:divBdr>
        </w:div>
      </w:divsChild>
    </w:div>
    <w:div w:id="1385986281">
      <w:bodyDiv w:val="1"/>
      <w:marLeft w:val="0"/>
      <w:marRight w:val="0"/>
      <w:marTop w:val="0"/>
      <w:marBottom w:val="0"/>
      <w:divBdr>
        <w:top w:val="none" w:sz="0" w:space="0" w:color="auto"/>
        <w:left w:val="none" w:sz="0" w:space="0" w:color="auto"/>
        <w:bottom w:val="none" w:sz="0" w:space="0" w:color="auto"/>
        <w:right w:val="none" w:sz="0" w:space="0" w:color="auto"/>
      </w:divBdr>
      <w:divsChild>
        <w:div w:id="424309714">
          <w:marLeft w:val="1166"/>
          <w:marRight w:val="0"/>
          <w:marTop w:val="96"/>
          <w:marBottom w:val="0"/>
          <w:divBdr>
            <w:top w:val="none" w:sz="0" w:space="0" w:color="auto"/>
            <w:left w:val="none" w:sz="0" w:space="0" w:color="auto"/>
            <w:bottom w:val="none" w:sz="0" w:space="0" w:color="auto"/>
            <w:right w:val="none" w:sz="0" w:space="0" w:color="auto"/>
          </w:divBdr>
        </w:div>
        <w:div w:id="700592059">
          <w:marLeft w:val="1800"/>
          <w:marRight w:val="0"/>
          <w:marTop w:val="82"/>
          <w:marBottom w:val="0"/>
          <w:divBdr>
            <w:top w:val="none" w:sz="0" w:space="0" w:color="auto"/>
            <w:left w:val="none" w:sz="0" w:space="0" w:color="auto"/>
            <w:bottom w:val="none" w:sz="0" w:space="0" w:color="auto"/>
            <w:right w:val="none" w:sz="0" w:space="0" w:color="auto"/>
          </w:divBdr>
        </w:div>
        <w:div w:id="854608966">
          <w:marLeft w:val="1166"/>
          <w:marRight w:val="0"/>
          <w:marTop w:val="96"/>
          <w:marBottom w:val="0"/>
          <w:divBdr>
            <w:top w:val="none" w:sz="0" w:space="0" w:color="auto"/>
            <w:left w:val="none" w:sz="0" w:space="0" w:color="auto"/>
            <w:bottom w:val="none" w:sz="0" w:space="0" w:color="auto"/>
            <w:right w:val="none" w:sz="0" w:space="0" w:color="auto"/>
          </w:divBdr>
        </w:div>
        <w:div w:id="992367389">
          <w:marLeft w:val="1166"/>
          <w:marRight w:val="0"/>
          <w:marTop w:val="96"/>
          <w:marBottom w:val="0"/>
          <w:divBdr>
            <w:top w:val="none" w:sz="0" w:space="0" w:color="auto"/>
            <w:left w:val="none" w:sz="0" w:space="0" w:color="auto"/>
            <w:bottom w:val="none" w:sz="0" w:space="0" w:color="auto"/>
            <w:right w:val="none" w:sz="0" w:space="0" w:color="auto"/>
          </w:divBdr>
        </w:div>
        <w:div w:id="1031959085">
          <w:marLeft w:val="1800"/>
          <w:marRight w:val="0"/>
          <w:marTop w:val="82"/>
          <w:marBottom w:val="0"/>
          <w:divBdr>
            <w:top w:val="none" w:sz="0" w:space="0" w:color="auto"/>
            <w:left w:val="none" w:sz="0" w:space="0" w:color="auto"/>
            <w:bottom w:val="none" w:sz="0" w:space="0" w:color="auto"/>
            <w:right w:val="none" w:sz="0" w:space="0" w:color="auto"/>
          </w:divBdr>
        </w:div>
        <w:div w:id="1064261103">
          <w:marLeft w:val="547"/>
          <w:marRight w:val="0"/>
          <w:marTop w:val="106"/>
          <w:marBottom w:val="0"/>
          <w:divBdr>
            <w:top w:val="none" w:sz="0" w:space="0" w:color="auto"/>
            <w:left w:val="none" w:sz="0" w:space="0" w:color="auto"/>
            <w:bottom w:val="none" w:sz="0" w:space="0" w:color="auto"/>
            <w:right w:val="none" w:sz="0" w:space="0" w:color="auto"/>
          </w:divBdr>
        </w:div>
        <w:div w:id="1392578325">
          <w:marLeft w:val="1800"/>
          <w:marRight w:val="0"/>
          <w:marTop w:val="82"/>
          <w:marBottom w:val="0"/>
          <w:divBdr>
            <w:top w:val="none" w:sz="0" w:space="0" w:color="auto"/>
            <w:left w:val="none" w:sz="0" w:space="0" w:color="auto"/>
            <w:bottom w:val="none" w:sz="0" w:space="0" w:color="auto"/>
            <w:right w:val="none" w:sz="0" w:space="0" w:color="auto"/>
          </w:divBdr>
        </w:div>
        <w:div w:id="1665276736">
          <w:marLeft w:val="547"/>
          <w:marRight w:val="0"/>
          <w:marTop w:val="106"/>
          <w:marBottom w:val="0"/>
          <w:divBdr>
            <w:top w:val="none" w:sz="0" w:space="0" w:color="auto"/>
            <w:left w:val="none" w:sz="0" w:space="0" w:color="auto"/>
            <w:bottom w:val="none" w:sz="0" w:space="0" w:color="auto"/>
            <w:right w:val="none" w:sz="0" w:space="0" w:color="auto"/>
          </w:divBdr>
        </w:div>
        <w:div w:id="1788230586">
          <w:marLeft w:val="1166"/>
          <w:marRight w:val="0"/>
          <w:marTop w:val="96"/>
          <w:marBottom w:val="0"/>
          <w:divBdr>
            <w:top w:val="none" w:sz="0" w:space="0" w:color="auto"/>
            <w:left w:val="none" w:sz="0" w:space="0" w:color="auto"/>
            <w:bottom w:val="none" w:sz="0" w:space="0" w:color="auto"/>
            <w:right w:val="none" w:sz="0" w:space="0" w:color="auto"/>
          </w:divBdr>
        </w:div>
      </w:divsChild>
    </w:div>
    <w:div w:id="1389844314">
      <w:bodyDiv w:val="1"/>
      <w:marLeft w:val="0"/>
      <w:marRight w:val="0"/>
      <w:marTop w:val="0"/>
      <w:marBottom w:val="0"/>
      <w:divBdr>
        <w:top w:val="none" w:sz="0" w:space="0" w:color="auto"/>
        <w:left w:val="none" w:sz="0" w:space="0" w:color="auto"/>
        <w:bottom w:val="none" w:sz="0" w:space="0" w:color="auto"/>
        <w:right w:val="none" w:sz="0" w:space="0" w:color="auto"/>
      </w:divBdr>
    </w:div>
    <w:div w:id="1391729482">
      <w:bodyDiv w:val="1"/>
      <w:marLeft w:val="0"/>
      <w:marRight w:val="0"/>
      <w:marTop w:val="0"/>
      <w:marBottom w:val="0"/>
      <w:divBdr>
        <w:top w:val="none" w:sz="0" w:space="0" w:color="auto"/>
        <w:left w:val="none" w:sz="0" w:space="0" w:color="auto"/>
        <w:bottom w:val="none" w:sz="0" w:space="0" w:color="auto"/>
        <w:right w:val="none" w:sz="0" w:space="0" w:color="auto"/>
      </w:divBdr>
    </w:div>
    <w:div w:id="1392118769">
      <w:bodyDiv w:val="1"/>
      <w:marLeft w:val="0"/>
      <w:marRight w:val="0"/>
      <w:marTop w:val="0"/>
      <w:marBottom w:val="0"/>
      <w:divBdr>
        <w:top w:val="none" w:sz="0" w:space="0" w:color="auto"/>
        <w:left w:val="none" w:sz="0" w:space="0" w:color="auto"/>
        <w:bottom w:val="none" w:sz="0" w:space="0" w:color="auto"/>
        <w:right w:val="none" w:sz="0" w:space="0" w:color="auto"/>
      </w:divBdr>
    </w:div>
    <w:div w:id="1392463902">
      <w:bodyDiv w:val="1"/>
      <w:marLeft w:val="0"/>
      <w:marRight w:val="0"/>
      <w:marTop w:val="0"/>
      <w:marBottom w:val="0"/>
      <w:divBdr>
        <w:top w:val="none" w:sz="0" w:space="0" w:color="auto"/>
        <w:left w:val="none" w:sz="0" w:space="0" w:color="auto"/>
        <w:bottom w:val="none" w:sz="0" w:space="0" w:color="auto"/>
        <w:right w:val="none" w:sz="0" w:space="0" w:color="auto"/>
      </w:divBdr>
    </w:div>
    <w:div w:id="1392651784">
      <w:bodyDiv w:val="1"/>
      <w:marLeft w:val="0"/>
      <w:marRight w:val="0"/>
      <w:marTop w:val="0"/>
      <w:marBottom w:val="0"/>
      <w:divBdr>
        <w:top w:val="none" w:sz="0" w:space="0" w:color="auto"/>
        <w:left w:val="none" w:sz="0" w:space="0" w:color="auto"/>
        <w:bottom w:val="none" w:sz="0" w:space="0" w:color="auto"/>
        <w:right w:val="none" w:sz="0" w:space="0" w:color="auto"/>
      </w:divBdr>
      <w:divsChild>
        <w:div w:id="31080481">
          <w:marLeft w:val="547"/>
          <w:marRight w:val="0"/>
          <w:marTop w:val="134"/>
          <w:marBottom w:val="0"/>
          <w:divBdr>
            <w:top w:val="none" w:sz="0" w:space="0" w:color="auto"/>
            <w:left w:val="none" w:sz="0" w:space="0" w:color="auto"/>
            <w:bottom w:val="none" w:sz="0" w:space="0" w:color="auto"/>
            <w:right w:val="none" w:sz="0" w:space="0" w:color="auto"/>
          </w:divBdr>
        </w:div>
        <w:div w:id="246771607">
          <w:marLeft w:val="1166"/>
          <w:marRight w:val="0"/>
          <w:marTop w:val="115"/>
          <w:marBottom w:val="0"/>
          <w:divBdr>
            <w:top w:val="none" w:sz="0" w:space="0" w:color="auto"/>
            <w:left w:val="none" w:sz="0" w:space="0" w:color="auto"/>
            <w:bottom w:val="none" w:sz="0" w:space="0" w:color="auto"/>
            <w:right w:val="none" w:sz="0" w:space="0" w:color="auto"/>
          </w:divBdr>
        </w:div>
        <w:div w:id="587076759">
          <w:marLeft w:val="1166"/>
          <w:marRight w:val="0"/>
          <w:marTop w:val="115"/>
          <w:marBottom w:val="0"/>
          <w:divBdr>
            <w:top w:val="none" w:sz="0" w:space="0" w:color="auto"/>
            <w:left w:val="none" w:sz="0" w:space="0" w:color="auto"/>
            <w:bottom w:val="none" w:sz="0" w:space="0" w:color="auto"/>
            <w:right w:val="none" w:sz="0" w:space="0" w:color="auto"/>
          </w:divBdr>
        </w:div>
        <w:div w:id="669599534">
          <w:marLeft w:val="1166"/>
          <w:marRight w:val="0"/>
          <w:marTop w:val="115"/>
          <w:marBottom w:val="0"/>
          <w:divBdr>
            <w:top w:val="none" w:sz="0" w:space="0" w:color="auto"/>
            <w:left w:val="none" w:sz="0" w:space="0" w:color="auto"/>
            <w:bottom w:val="none" w:sz="0" w:space="0" w:color="auto"/>
            <w:right w:val="none" w:sz="0" w:space="0" w:color="auto"/>
          </w:divBdr>
        </w:div>
        <w:div w:id="1163935500">
          <w:marLeft w:val="1166"/>
          <w:marRight w:val="0"/>
          <w:marTop w:val="115"/>
          <w:marBottom w:val="0"/>
          <w:divBdr>
            <w:top w:val="none" w:sz="0" w:space="0" w:color="auto"/>
            <w:left w:val="none" w:sz="0" w:space="0" w:color="auto"/>
            <w:bottom w:val="none" w:sz="0" w:space="0" w:color="auto"/>
            <w:right w:val="none" w:sz="0" w:space="0" w:color="auto"/>
          </w:divBdr>
        </w:div>
        <w:div w:id="1194533034">
          <w:marLeft w:val="547"/>
          <w:marRight w:val="0"/>
          <w:marTop w:val="134"/>
          <w:marBottom w:val="0"/>
          <w:divBdr>
            <w:top w:val="none" w:sz="0" w:space="0" w:color="auto"/>
            <w:left w:val="none" w:sz="0" w:space="0" w:color="auto"/>
            <w:bottom w:val="none" w:sz="0" w:space="0" w:color="auto"/>
            <w:right w:val="none" w:sz="0" w:space="0" w:color="auto"/>
          </w:divBdr>
        </w:div>
        <w:div w:id="1531600744">
          <w:marLeft w:val="1166"/>
          <w:marRight w:val="0"/>
          <w:marTop w:val="115"/>
          <w:marBottom w:val="0"/>
          <w:divBdr>
            <w:top w:val="none" w:sz="0" w:space="0" w:color="auto"/>
            <w:left w:val="none" w:sz="0" w:space="0" w:color="auto"/>
            <w:bottom w:val="none" w:sz="0" w:space="0" w:color="auto"/>
            <w:right w:val="none" w:sz="0" w:space="0" w:color="auto"/>
          </w:divBdr>
        </w:div>
      </w:divsChild>
    </w:div>
    <w:div w:id="1392845583">
      <w:bodyDiv w:val="1"/>
      <w:marLeft w:val="0"/>
      <w:marRight w:val="0"/>
      <w:marTop w:val="0"/>
      <w:marBottom w:val="0"/>
      <w:divBdr>
        <w:top w:val="none" w:sz="0" w:space="0" w:color="auto"/>
        <w:left w:val="none" w:sz="0" w:space="0" w:color="auto"/>
        <w:bottom w:val="none" w:sz="0" w:space="0" w:color="auto"/>
        <w:right w:val="none" w:sz="0" w:space="0" w:color="auto"/>
      </w:divBdr>
    </w:div>
    <w:div w:id="1393427282">
      <w:bodyDiv w:val="1"/>
      <w:marLeft w:val="0"/>
      <w:marRight w:val="0"/>
      <w:marTop w:val="0"/>
      <w:marBottom w:val="0"/>
      <w:divBdr>
        <w:top w:val="none" w:sz="0" w:space="0" w:color="auto"/>
        <w:left w:val="none" w:sz="0" w:space="0" w:color="auto"/>
        <w:bottom w:val="none" w:sz="0" w:space="0" w:color="auto"/>
        <w:right w:val="none" w:sz="0" w:space="0" w:color="auto"/>
      </w:divBdr>
      <w:divsChild>
        <w:div w:id="1006395466">
          <w:marLeft w:val="547"/>
          <w:marRight w:val="0"/>
          <w:marTop w:val="154"/>
          <w:marBottom w:val="0"/>
          <w:divBdr>
            <w:top w:val="none" w:sz="0" w:space="0" w:color="auto"/>
            <w:left w:val="none" w:sz="0" w:space="0" w:color="auto"/>
            <w:bottom w:val="none" w:sz="0" w:space="0" w:color="auto"/>
            <w:right w:val="none" w:sz="0" w:space="0" w:color="auto"/>
          </w:divBdr>
        </w:div>
        <w:div w:id="1534726576">
          <w:marLeft w:val="1166"/>
          <w:marRight w:val="0"/>
          <w:marTop w:val="96"/>
          <w:marBottom w:val="0"/>
          <w:divBdr>
            <w:top w:val="none" w:sz="0" w:space="0" w:color="auto"/>
            <w:left w:val="none" w:sz="0" w:space="0" w:color="auto"/>
            <w:bottom w:val="none" w:sz="0" w:space="0" w:color="auto"/>
            <w:right w:val="none" w:sz="0" w:space="0" w:color="auto"/>
          </w:divBdr>
        </w:div>
        <w:div w:id="2068214594">
          <w:marLeft w:val="1166"/>
          <w:marRight w:val="0"/>
          <w:marTop w:val="96"/>
          <w:marBottom w:val="0"/>
          <w:divBdr>
            <w:top w:val="none" w:sz="0" w:space="0" w:color="auto"/>
            <w:left w:val="none" w:sz="0" w:space="0" w:color="auto"/>
            <w:bottom w:val="none" w:sz="0" w:space="0" w:color="auto"/>
            <w:right w:val="none" w:sz="0" w:space="0" w:color="auto"/>
          </w:divBdr>
        </w:div>
        <w:div w:id="2085645221">
          <w:marLeft w:val="1166"/>
          <w:marRight w:val="0"/>
          <w:marTop w:val="96"/>
          <w:marBottom w:val="0"/>
          <w:divBdr>
            <w:top w:val="none" w:sz="0" w:space="0" w:color="auto"/>
            <w:left w:val="none" w:sz="0" w:space="0" w:color="auto"/>
            <w:bottom w:val="none" w:sz="0" w:space="0" w:color="auto"/>
            <w:right w:val="none" w:sz="0" w:space="0" w:color="auto"/>
          </w:divBdr>
        </w:div>
      </w:divsChild>
    </w:div>
    <w:div w:id="1393504347">
      <w:bodyDiv w:val="1"/>
      <w:marLeft w:val="0"/>
      <w:marRight w:val="0"/>
      <w:marTop w:val="0"/>
      <w:marBottom w:val="0"/>
      <w:divBdr>
        <w:top w:val="none" w:sz="0" w:space="0" w:color="auto"/>
        <w:left w:val="none" w:sz="0" w:space="0" w:color="auto"/>
        <w:bottom w:val="none" w:sz="0" w:space="0" w:color="auto"/>
        <w:right w:val="none" w:sz="0" w:space="0" w:color="auto"/>
      </w:divBdr>
    </w:div>
    <w:div w:id="1393961585">
      <w:bodyDiv w:val="1"/>
      <w:marLeft w:val="0"/>
      <w:marRight w:val="0"/>
      <w:marTop w:val="0"/>
      <w:marBottom w:val="0"/>
      <w:divBdr>
        <w:top w:val="none" w:sz="0" w:space="0" w:color="auto"/>
        <w:left w:val="none" w:sz="0" w:space="0" w:color="auto"/>
        <w:bottom w:val="none" w:sz="0" w:space="0" w:color="auto"/>
        <w:right w:val="none" w:sz="0" w:space="0" w:color="auto"/>
      </w:divBdr>
    </w:div>
    <w:div w:id="1394113130">
      <w:bodyDiv w:val="1"/>
      <w:marLeft w:val="0"/>
      <w:marRight w:val="0"/>
      <w:marTop w:val="0"/>
      <w:marBottom w:val="0"/>
      <w:divBdr>
        <w:top w:val="none" w:sz="0" w:space="0" w:color="auto"/>
        <w:left w:val="none" w:sz="0" w:space="0" w:color="auto"/>
        <w:bottom w:val="none" w:sz="0" w:space="0" w:color="auto"/>
        <w:right w:val="none" w:sz="0" w:space="0" w:color="auto"/>
      </w:divBdr>
    </w:div>
    <w:div w:id="1395083894">
      <w:bodyDiv w:val="1"/>
      <w:marLeft w:val="0"/>
      <w:marRight w:val="0"/>
      <w:marTop w:val="0"/>
      <w:marBottom w:val="0"/>
      <w:divBdr>
        <w:top w:val="none" w:sz="0" w:space="0" w:color="auto"/>
        <w:left w:val="none" w:sz="0" w:space="0" w:color="auto"/>
        <w:bottom w:val="none" w:sz="0" w:space="0" w:color="auto"/>
        <w:right w:val="none" w:sz="0" w:space="0" w:color="auto"/>
      </w:divBdr>
      <w:divsChild>
        <w:div w:id="54469630">
          <w:marLeft w:val="1166"/>
          <w:marRight w:val="0"/>
          <w:marTop w:val="96"/>
          <w:marBottom w:val="0"/>
          <w:divBdr>
            <w:top w:val="none" w:sz="0" w:space="0" w:color="auto"/>
            <w:left w:val="none" w:sz="0" w:space="0" w:color="auto"/>
            <w:bottom w:val="none" w:sz="0" w:space="0" w:color="auto"/>
            <w:right w:val="none" w:sz="0" w:space="0" w:color="auto"/>
          </w:divBdr>
        </w:div>
        <w:div w:id="97257605">
          <w:marLeft w:val="1800"/>
          <w:marRight w:val="0"/>
          <w:marTop w:val="77"/>
          <w:marBottom w:val="0"/>
          <w:divBdr>
            <w:top w:val="none" w:sz="0" w:space="0" w:color="auto"/>
            <w:left w:val="none" w:sz="0" w:space="0" w:color="auto"/>
            <w:bottom w:val="none" w:sz="0" w:space="0" w:color="auto"/>
            <w:right w:val="none" w:sz="0" w:space="0" w:color="auto"/>
          </w:divBdr>
        </w:div>
        <w:div w:id="518785849">
          <w:marLeft w:val="1800"/>
          <w:marRight w:val="0"/>
          <w:marTop w:val="77"/>
          <w:marBottom w:val="0"/>
          <w:divBdr>
            <w:top w:val="none" w:sz="0" w:space="0" w:color="auto"/>
            <w:left w:val="none" w:sz="0" w:space="0" w:color="auto"/>
            <w:bottom w:val="none" w:sz="0" w:space="0" w:color="auto"/>
            <w:right w:val="none" w:sz="0" w:space="0" w:color="auto"/>
          </w:divBdr>
        </w:div>
        <w:div w:id="521745023">
          <w:marLeft w:val="2520"/>
          <w:marRight w:val="0"/>
          <w:marTop w:val="67"/>
          <w:marBottom w:val="0"/>
          <w:divBdr>
            <w:top w:val="none" w:sz="0" w:space="0" w:color="auto"/>
            <w:left w:val="none" w:sz="0" w:space="0" w:color="auto"/>
            <w:bottom w:val="none" w:sz="0" w:space="0" w:color="auto"/>
            <w:right w:val="none" w:sz="0" w:space="0" w:color="auto"/>
          </w:divBdr>
        </w:div>
        <w:div w:id="563684494">
          <w:marLeft w:val="547"/>
          <w:marRight w:val="0"/>
          <w:marTop w:val="115"/>
          <w:marBottom w:val="0"/>
          <w:divBdr>
            <w:top w:val="none" w:sz="0" w:space="0" w:color="auto"/>
            <w:left w:val="none" w:sz="0" w:space="0" w:color="auto"/>
            <w:bottom w:val="none" w:sz="0" w:space="0" w:color="auto"/>
            <w:right w:val="none" w:sz="0" w:space="0" w:color="auto"/>
          </w:divBdr>
        </w:div>
        <w:div w:id="686057861">
          <w:marLeft w:val="2520"/>
          <w:marRight w:val="0"/>
          <w:marTop w:val="67"/>
          <w:marBottom w:val="0"/>
          <w:divBdr>
            <w:top w:val="none" w:sz="0" w:space="0" w:color="auto"/>
            <w:left w:val="none" w:sz="0" w:space="0" w:color="auto"/>
            <w:bottom w:val="none" w:sz="0" w:space="0" w:color="auto"/>
            <w:right w:val="none" w:sz="0" w:space="0" w:color="auto"/>
          </w:divBdr>
        </w:div>
        <w:div w:id="724722335">
          <w:marLeft w:val="1800"/>
          <w:marRight w:val="0"/>
          <w:marTop w:val="77"/>
          <w:marBottom w:val="0"/>
          <w:divBdr>
            <w:top w:val="none" w:sz="0" w:space="0" w:color="auto"/>
            <w:left w:val="none" w:sz="0" w:space="0" w:color="auto"/>
            <w:bottom w:val="none" w:sz="0" w:space="0" w:color="auto"/>
            <w:right w:val="none" w:sz="0" w:space="0" w:color="auto"/>
          </w:divBdr>
        </w:div>
        <w:div w:id="832531787">
          <w:marLeft w:val="1166"/>
          <w:marRight w:val="0"/>
          <w:marTop w:val="96"/>
          <w:marBottom w:val="0"/>
          <w:divBdr>
            <w:top w:val="none" w:sz="0" w:space="0" w:color="auto"/>
            <w:left w:val="none" w:sz="0" w:space="0" w:color="auto"/>
            <w:bottom w:val="none" w:sz="0" w:space="0" w:color="auto"/>
            <w:right w:val="none" w:sz="0" w:space="0" w:color="auto"/>
          </w:divBdr>
        </w:div>
        <w:div w:id="884564412">
          <w:marLeft w:val="1166"/>
          <w:marRight w:val="0"/>
          <w:marTop w:val="96"/>
          <w:marBottom w:val="0"/>
          <w:divBdr>
            <w:top w:val="none" w:sz="0" w:space="0" w:color="auto"/>
            <w:left w:val="none" w:sz="0" w:space="0" w:color="auto"/>
            <w:bottom w:val="none" w:sz="0" w:space="0" w:color="auto"/>
            <w:right w:val="none" w:sz="0" w:space="0" w:color="auto"/>
          </w:divBdr>
        </w:div>
        <w:div w:id="1571308594">
          <w:marLeft w:val="1800"/>
          <w:marRight w:val="0"/>
          <w:marTop w:val="77"/>
          <w:marBottom w:val="0"/>
          <w:divBdr>
            <w:top w:val="none" w:sz="0" w:space="0" w:color="auto"/>
            <w:left w:val="none" w:sz="0" w:space="0" w:color="auto"/>
            <w:bottom w:val="none" w:sz="0" w:space="0" w:color="auto"/>
            <w:right w:val="none" w:sz="0" w:space="0" w:color="auto"/>
          </w:divBdr>
        </w:div>
        <w:div w:id="1889952522">
          <w:marLeft w:val="547"/>
          <w:marRight w:val="0"/>
          <w:marTop w:val="115"/>
          <w:marBottom w:val="0"/>
          <w:divBdr>
            <w:top w:val="none" w:sz="0" w:space="0" w:color="auto"/>
            <w:left w:val="none" w:sz="0" w:space="0" w:color="auto"/>
            <w:bottom w:val="none" w:sz="0" w:space="0" w:color="auto"/>
            <w:right w:val="none" w:sz="0" w:space="0" w:color="auto"/>
          </w:divBdr>
        </w:div>
      </w:divsChild>
    </w:div>
    <w:div w:id="1395398055">
      <w:bodyDiv w:val="1"/>
      <w:marLeft w:val="0"/>
      <w:marRight w:val="0"/>
      <w:marTop w:val="0"/>
      <w:marBottom w:val="0"/>
      <w:divBdr>
        <w:top w:val="none" w:sz="0" w:space="0" w:color="auto"/>
        <w:left w:val="none" w:sz="0" w:space="0" w:color="auto"/>
        <w:bottom w:val="none" w:sz="0" w:space="0" w:color="auto"/>
        <w:right w:val="none" w:sz="0" w:space="0" w:color="auto"/>
      </w:divBdr>
    </w:div>
    <w:div w:id="1396976961">
      <w:bodyDiv w:val="1"/>
      <w:marLeft w:val="0"/>
      <w:marRight w:val="0"/>
      <w:marTop w:val="0"/>
      <w:marBottom w:val="0"/>
      <w:divBdr>
        <w:top w:val="none" w:sz="0" w:space="0" w:color="auto"/>
        <w:left w:val="none" w:sz="0" w:space="0" w:color="auto"/>
        <w:bottom w:val="none" w:sz="0" w:space="0" w:color="auto"/>
        <w:right w:val="none" w:sz="0" w:space="0" w:color="auto"/>
      </w:divBdr>
    </w:div>
    <w:div w:id="1397166900">
      <w:bodyDiv w:val="1"/>
      <w:marLeft w:val="0"/>
      <w:marRight w:val="0"/>
      <w:marTop w:val="0"/>
      <w:marBottom w:val="0"/>
      <w:divBdr>
        <w:top w:val="none" w:sz="0" w:space="0" w:color="auto"/>
        <w:left w:val="none" w:sz="0" w:space="0" w:color="auto"/>
        <w:bottom w:val="none" w:sz="0" w:space="0" w:color="auto"/>
        <w:right w:val="none" w:sz="0" w:space="0" w:color="auto"/>
      </w:divBdr>
    </w:div>
    <w:div w:id="1397629127">
      <w:bodyDiv w:val="1"/>
      <w:marLeft w:val="0"/>
      <w:marRight w:val="0"/>
      <w:marTop w:val="0"/>
      <w:marBottom w:val="0"/>
      <w:divBdr>
        <w:top w:val="none" w:sz="0" w:space="0" w:color="auto"/>
        <w:left w:val="none" w:sz="0" w:space="0" w:color="auto"/>
        <w:bottom w:val="none" w:sz="0" w:space="0" w:color="auto"/>
        <w:right w:val="none" w:sz="0" w:space="0" w:color="auto"/>
      </w:divBdr>
      <w:divsChild>
        <w:div w:id="1855268292">
          <w:marLeft w:val="0"/>
          <w:marRight w:val="0"/>
          <w:marTop w:val="0"/>
          <w:marBottom w:val="0"/>
          <w:divBdr>
            <w:top w:val="none" w:sz="0" w:space="0" w:color="auto"/>
            <w:left w:val="none" w:sz="0" w:space="0" w:color="auto"/>
            <w:bottom w:val="none" w:sz="0" w:space="0" w:color="auto"/>
            <w:right w:val="none" w:sz="0" w:space="0" w:color="auto"/>
          </w:divBdr>
        </w:div>
      </w:divsChild>
    </w:div>
    <w:div w:id="1398285286">
      <w:bodyDiv w:val="1"/>
      <w:marLeft w:val="0"/>
      <w:marRight w:val="0"/>
      <w:marTop w:val="0"/>
      <w:marBottom w:val="0"/>
      <w:divBdr>
        <w:top w:val="none" w:sz="0" w:space="0" w:color="auto"/>
        <w:left w:val="none" w:sz="0" w:space="0" w:color="auto"/>
        <w:bottom w:val="none" w:sz="0" w:space="0" w:color="auto"/>
        <w:right w:val="none" w:sz="0" w:space="0" w:color="auto"/>
      </w:divBdr>
    </w:div>
    <w:div w:id="1398627989">
      <w:bodyDiv w:val="1"/>
      <w:marLeft w:val="0"/>
      <w:marRight w:val="0"/>
      <w:marTop w:val="0"/>
      <w:marBottom w:val="0"/>
      <w:divBdr>
        <w:top w:val="none" w:sz="0" w:space="0" w:color="auto"/>
        <w:left w:val="none" w:sz="0" w:space="0" w:color="auto"/>
        <w:bottom w:val="none" w:sz="0" w:space="0" w:color="auto"/>
        <w:right w:val="none" w:sz="0" w:space="0" w:color="auto"/>
      </w:divBdr>
    </w:div>
    <w:div w:id="1400981799">
      <w:bodyDiv w:val="1"/>
      <w:marLeft w:val="0"/>
      <w:marRight w:val="0"/>
      <w:marTop w:val="0"/>
      <w:marBottom w:val="0"/>
      <w:divBdr>
        <w:top w:val="none" w:sz="0" w:space="0" w:color="auto"/>
        <w:left w:val="none" w:sz="0" w:space="0" w:color="auto"/>
        <w:bottom w:val="none" w:sz="0" w:space="0" w:color="auto"/>
        <w:right w:val="none" w:sz="0" w:space="0" w:color="auto"/>
      </w:divBdr>
    </w:div>
    <w:div w:id="1401244040">
      <w:bodyDiv w:val="1"/>
      <w:marLeft w:val="0"/>
      <w:marRight w:val="0"/>
      <w:marTop w:val="0"/>
      <w:marBottom w:val="0"/>
      <w:divBdr>
        <w:top w:val="none" w:sz="0" w:space="0" w:color="auto"/>
        <w:left w:val="none" w:sz="0" w:space="0" w:color="auto"/>
        <w:bottom w:val="none" w:sz="0" w:space="0" w:color="auto"/>
        <w:right w:val="none" w:sz="0" w:space="0" w:color="auto"/>
      </w:divBdr>
    </w:div>
    <w:div w:id="1401949043">
      <w:bodyDiv w:val="1"/>
      <w:marLeft w:val="0"/>
      <w:marRight w:val="0"/>
      <w:marTop w:val="0"/>
      <w:marBottom w:val="0"/>
      <w:divBdr>
        <w:top w:val="none" w:sz="0" w:space="0" w:color="auto"/>
        <w:left w:val="none" w:sz="0" w:space="0" w:color="auto"/>
        <w:bottom w:val="none" w:sz="0" w:space="0" w:color="auto"/>
        <w:right w:val="none" w:sz="0" w:space="0" w:color="auto"/>
      </w:divBdr>
    </w:div>
    <w:div w:id="1402681010">
      <w:bodyDiv w:val="1"/>
      <w:marLeft w:val="0"/>
      <w:marRight w:val="0"/>
      <w:marTop w:val="0"/>
      <w:marBottom w:val="0"/>
      <w:divBdr>
        <w:top w:val="none" w:sz="0" w:space="0" w:color="auto"/>
        <w:left w:val="none" w:sz="0" w:space="0" w:color="auto"/>
        <w:bottom w:val="none" w:sz="0" w:space="0" w:color="auto"/>
        <w:right w:val="none" w:sz="0" w:space="0" w:color="auto"/>
      </w:divBdr>
      <w:divsChild>
        <w:div w:id="223950549">
          <w:marLeft w:val="1166"/>
          <w:marRight w:val="0"/>
          <w:marTop w:val="115"/>
          <w:marBottom w:val="120"/>
          <w:divBdr>
            <w:top w:val="none" w:sz="0" w:space="0" w:color="auto"/>
            <w:left w:val="none" w:sz="0" w:space="0" w:color="auto"/>
            <w:bottom w:val="none" w:sz="0" w:space="0" w:color="auto"/>
            <w:right w:val="none" w:sz="0" w:space="0" w:color="auto"/>
          </w:divBdr>
        </w:div>
        <w:div w:id="791245525">
          <w:marLeft w:val="547"/>
          <w:marRight w:val="0"/>
          <w:marTop w:val="134"/>
          <w:marBottom w:val="120"/>
          <w:divBdr>
            <w:top w:val="none" w:sz="0" w:space="0" w:color="auto"/>
            <w:left w:val="none" w:sz="0" w:space="0" w:color="auto"/>
            <w:bottom w:val="none" w:sz="0" w:space="0" w:color="auto"/>
            <w:right w:val="none" w:sz="0" w:space="0" w:color="auto"/>
          </w:divBdr>
        </w:div>
        <w:div w:id="874469214">
          <w:marLeft w:val="1166"/>
          <w:marRight w:val="0"/>
          <w:marTop w:val="115"/>
          <w:marBottom w:val="120"/>
          <w:divBdr>
            <w:top w:val="none" w:sz="0" w:space="0" w:color="auto"/>
            <w:left w:val="none" w:sz="0" w:space="0" w:color="auto"/>
            <w:bottom w:val="none" w:sz="0" w:space="0" w:color="auto"/>
            <w:right w:val="none" w:sz="0" w:space="0" w:color="auto"/>
          </w:divBdr>
        </w:div>
      </w:divsChild>
    </w:div>
    <w:div w:id="1404063538">
      <w:bodyDiv w:val="1"/>
      <w:marLeft w:val="0"/>
      <w:marRight w:val="0"/>
      <w:marTop w:val="0"/>
      <w:marBottom w:val="0"/>
      <w:divBdr>
        <w:top w:val="none" w:sz="0" w:space="0" w:color="auto"/>
        <w:left w:val="none" w:sz="0" w:space="0" w:color="auto"/>
        <w:bottom w:val="none" w:sz="0" w:space="0" w:color="auto"/>
        <w:right w:val="none" w:sz="0" w:space="0" w:color="auto"/>
      </w:divBdr>
      <w:divsChild>
        <w:div w:id="834221098">
          <w:marLeft w:val="1800"/>
          <w:marRight w:val="0"/>
          <w:marTop w:val="91"/>
          <w:marBottom w:val="0"/>
          <w:divBdr>
            <w:top w:val="none" w:sz="0" w:space="0" w:color="auto"/>
            <w:left w:val="none" w:sz="0" w:space="0" w:color="auto"/>
            <w:bottom w:val="none" w:sz="0" w:space="0" w:color="auto"/>
            <w:right w:val="none" w:sz="0" w:space="0" w:color="auto"/>
          </w:divBdr>
        </w:div>
        <w:div w:id="926226953">
          <w:marLeft w:val="1166"/>
          <w:marRight w:val="0"/>
          <w:marTop w:val="106"/>
          <w:marBottom w:val="0"/>
          <w:divBdr>
            <w:top w:val="none" w:sz="0" w:space="0" w:color="auto"/>
            <w:left w:val="none" w:sz="0" w:space="0" w:color="auto"/>
            <w:bottom w:val="none" w:sz="0" w:space="0" w:color="auto"/>
            <w:right w:val="none" w:sz="0" w:space="0" w:color="auto"/>
          </w:divBdr>
        </w:div>
        <w:div w:id="1019090094">
          <w:marLeft w:val="1166"/>
          <w:marRight w:val="0"/>
          <w:marTop w:val="106"/>
          <w:marBottom w:val="0"/>
          <w:divBdr>
            <w:top w:val="none" w:sz="0" w:space="0" w:color="auto"/>
            <w:left w:val="none" w:sz="0" w:space="0" w:color="auto"/>
            <w:bottom w:val="none" w:sz="0" w:space="0" w:color="auto"/>
            <w:right w:val="none" w:sz="0" w:space="0" w:color="auto"/>
          </w:divBdr>
        </w:div>
        <w:div w:id="1245257385">
          <w:marLeft w:val="1800"/>
          <w:marRight w:val="0"/>
          <w:marTop w:val="77"/>
          <w:marBottom w:val="0"/>
          <w:divBdr>
            <w:top w:val="none" w:sz="0" w:space="0" w:color="auto"/>
            <w:left w:val="none" w:sz="0" w:space="0" w:color="auto"/>
            <w:bottom w:val="none" w:sz="0" w:space="0" w:color="auto"/>
            <w:right w:val="none" w:sz="0" w:space="0" w:color="auto"/>
          </w:divBdr>
        </w:div>
        <w:div w:id="1460033481">
          <w:marLeft w:val="1166"/>
          <w:marRight w:val="0"/>
          <w:marTop w:val="106"/>
          <w:marBottom w:val="0"/>
          <w:divBdr>
            <w:top w:val="none" w:sz="0" w:space="0" w:color="auto"/>
            <w:left w:val="none" w:sz="0" w:space="0" w:color="auto"/>
            <w:bottom w:val="none" w:sz="0" w:space="0" w:color="auto"/>
            <w:right w:val="none" w:sz="0" w:space="0" w:color="auto"/>
          </w:divBdr>
        </w:div>
        <w:div w:id="1740057849">
          <w:marLeft w:val="1800"/>
          <w:marRight w:val="0"/>
          <w:marTop w:val="91"/>
          <w:marBottom w:val="0"/>
          <w:divBdr>
            <w:top w:val="none" w:sz="0" w:space="0" w:color="auto"/>
            <w:left w:val="none" w:sz="0" w:space="0" w:color="auto"/>
            <w:bottom w:val="none" w:sz="0" w:space="0" w:color="auto"/>
            <w:right w:val="none" w:sz="0" w:space="0" w:color="auto"/>
          </w:divBdr>
        </w:div>
        <w:div w:id="1910336748">
          <w:marLeft w:val="1800"/>
          <w:marRight w:val="0"/>
          <w:marTop w:val="91"/>
          <w:marBottom w:val="0"/>
          <w:divBdr>
            <w:top w:val="none" w:sz="0" w:space="0" w:color="auto"/>
            <w:left w:val="none" w:sz="0" w:space="0" w:color="auto"/>
            <w:bottom w:val="none" w:sz="0" w:space="0" w:color="auto"/>
            <w:right w:val="none" w:sz="0" w:space="0" w:color="auto"/>
          </w:divBdr>
        </w:div>
        <w:div w:id="1995210616">
          <w:marLeft w:val="547"/>
          <w:marRight w:val="0"/>
          <w:marTop w:val="125"/>
          <w:marBottom w:val="0"/>
          <w:divBdr>
            <w:top w:val="none" w:sz="0" w:space="0" w:color="auto"/>
            <w:left w:val="none" w:sz="0" w:space="0" w:color="auto"/>
            <w:bottom w:val="none" w:sz="0" w:space="0" w:color="auto"/>
            <w:right w:val="none" w:sz="0" w:space="0" w:color="auto"/>
          </w:divBdr>
        </w:div>
      </w:divsChild>
    </w:div>
    <w:div w:id="1405030792">
      <w:bodyDiv w:val="1"/>
      <w:marLeft w:val="0"/>
      <w:marRight w:val="0"/>
      <w:marTop w:val="0"/>
      <w:marBottom w:val="0"/>
      <w:divBdr>
        <w:top w:val="none" w:sz="0" w:space="0" w:color="auto"/>
        <w:left w:val="none" w:sz="0" w:space="0" w:color="auto"/>
        <w:bottom w:val="none" w:sz="0" w:space="0" w:color="auto"/>
        <w:right w:val="none" w:sz="0" w:space="0" w:color="auto"/>
      </w:divBdr>
    </w:div>
    <w:div w:id="1405444452">
      <w:bodyDiv w:val="1"/>
      <w:marLeft w:val="0"/>
      <w:marRight w:val="0"/>
      <w:marTop w:val="0"/>
      <w:marBottom w:val="0"/>
      <w:divBdr>
        <w:top w:val="none" w:sz="0" w:space="0" w:color="auto"/>
        <w:left w:val="none" w:sz="0" w:space="0" w:color="auto"/>
        <w:bottom w:val="none" w:sz="0" w:space="0" w:color="auto"/>
        <w:right w:val="none" w:sz="0" w:space="0" w:color="auto"/>
      </w:divBdr>
    </w:div>
    <w:div w:id="1405686424">
      <w:bodyDiv w:val="1"/>
      <w:marLeft w:val="0"/>
      <w:marRight w:val="0"/>
      <w:marTop w:val="0"/>
      <w:marBottom w:val="0"/>
      <w:divBdr>
        <w:top w:val="none" w:sz="0" w:space="0" w:color="auto"/>
        <w:left w:val="none" w:sz="0" w:space="0" w:color="auto"/>
        <w:bottom w:val="none" w:sz="0" w:space="0" w:color="auto"/>
        <w:right w:val="none" w:sz="0" w:space="0" w:color="auto"/>
      </w:divBdr>
    </w:div>
    <w:div w:id="1406804321">
      <w:bodyDiv w:val="1"/>
      <w:marLeft w:val="0"/>
      <w:marRight w:val="0"/>
      <w:marTop w:val="0"/>
      <w:marBottom w:val="0"/>
      <w:divBdr>
        <w:top w:val="none" w:sz="0" w:space="0" w:color="auto"/>
        <w:left w:val="none" w:sz="0" w:space="0" w:color="auto"/>
        <w:bottom w:val="none" w:sz="0" w:space="0" w:color="auto"/>
        <w:right w:val="none" w:sz="0" w:space="0" w:color="auto"/>
      </w:divBdr>
    </w:div>
    <w:div w:id="1406807212">
      <w:bodyDiv w:val="1"/>
      <w:marLeft w:val="0"/>
      <w:marRight w:val="0"/>
      <w:marTop w:val="0"/>
      <w:marBottom w:val="0"/>
      <w:divBdr>
        <w:top w:val="none" w:sz="0" w:space="0" w:color="auto"/>
        <w:left w:val="none" w:sz="0" w:space="0" w:color="auto"/>
        <w:bottom w:val="none" w:sz="0" w:space="0" w:color="auto"/>
        <w:right w:val="none" w:sz="0" w:space="0" w:color="auto"/>
      </w:divBdr>
      <w:divsChild>
        <w:div w:id="717513086">
          <w:marLeft w:val="1080"/>
          <w:marRight w:val="0"/>
          <w:marTop w:val="100"/>
          <w:marBottom w:val="0"/>
          <w:divBdr>
            <w:top w:val="none" w:sz="0" w:space="0" w:color="auto"/>
            <w:left w:val="none" w:sz="0" w:space="0" w:color="auto"/>
            <w:bottom w:val="none" w:sz="0" w:space="0" w:color="auto"/>
            <w:right w:val="none" w:sz="0" w:space="0" w:color="auto"/>
          </w:divBdr>
        </w:div>
        <w:div w:id="869146571">
          <w:marLeft w:val="1080"/>
          <w:marRight w:val="0"/>
          <w:marTop w:val="100"/>
          <w:marBottom w:val="0"/>
          <w:divBdr>
            <w:top w:val="none" w:sz="0" w:space="0" w:color="auto"/>
            <w:left w:val="none" w:sz="0" w:space="0" w:color="auto"/>
            <w:bottom w:val="none" w:sz="0" w:space="0" w:color="auto"/>
            <w:right w:val="none" w:sz="0" w:space="0" w:color="auto"/>
          </w:divBdr>
        </w:div>
        <w:div w:id="1248730432">
          <w:marLeft w:val="1080"/>
          <w:marRight w:val="0"/>
          <w:marTop w:val="100"/>
          <w:marBottom w:val="0"/>
          <w:divBdr>
            <w:top w:val="none" w:sz="0" w:space="0" w:color="auto"/>
            <w:left w:val="none" w:sz="0" w:space="0" w:color="auto"/>
            <w:bottom w:val="none" w:sz="0" w:space="0" w:color="auto"/>
            <w:right w:val="none" w:sz="0" w:space="0" w:color="auto"/>
          </w:divBdr>
        </w:div>
        <w:div w:id="1530992346">
          <w:marLeft w:val="360"/>
          <w:marRight w:val="0"/>
          <w:marTop w:val="200"/>
          <w:marBottom w:val="0"/>
          <w:divBdr>
            <w:top w:val="none" w:sz="0" w:space="0" w:color="auto"/>
            <w:left w:val="none" w:sz="0" w:space="0" w:color="auto"/>
            <w:bottom w:val="none" w:sz="0" w:space="0" w:color="auto"/>
            <w:right w:val="none" w:sz="0" w:space="0" w:color="auto"/>
          </w:divBdr>
        </w:div>
        <w:div w:id="1985694212">
          <w:marLeft w:val="1080"/>
          <w:marRight w:val="0"/>
          <w:marTop w:val="100"/>
          <w:marBottom w:val="0"/>
          <w:divBdr>
            <w:top w:val="none" w:sz="0" w:space="0" w:color="auto"/>
            <w:left w:val="none" w:sz="0" w:space="0" w:color="auto"/>
            <w:bottom w:val="none" w:sz="0" w:space="0" w:color="auto"/>
            <w:right w:val="none" w:sz="0" w:space="0" w:color="auto"/>
          </w:divBdr>
        </w:div>
      </w:divsChild>
    </w:div>
    <w:div w:id="1408267461">
      <w:bodyDiv w:val="1"/>
      <w:marLeft w:val="0"/>
      <w:marRight w:val="0"/>
      <w:marTop w:val="0"/>
      <w:marBottom w:val="0"/>
      <w:divBdr>
        <w:top w:val="none" w:sz="0" w:space="0" w:color="auto"/>
        <w:left w:val="none" w:sz="0" w:space="0" w:color="auto"/>
        <w:bottom w:val="none" w:sz="0" w:space="0" w:color="auto"/>
        <w:right w:val="none" w:sz="0" w:space="0" w:color="auto"/>
      </w:divBdr>
      <w:divsChild>
        <w:div w:id="56512465">
          <w:marLeft w:val="1166"/>
          <w:marRight w:val="0"/>
          <w:marTop w:val="115"/>
          <w:marBottom w:val="0"/>
          <w:divBdr>
            <w:top w:val="none" w:sz="0" w:space="0" w:color="auto"/>
            <w:left w:val="none" w:sz="0" w:space="0" w:color="auto"/>
            <w:bottom w:val="none" w:sz="0" w:space="0" w:color="auto"/>
            <w:right w:val="none" w:sz="0" w:space="0" w:color="auto"/>
          </w:divBdr>
        </w:div>
        <w:div w:id="60255933">
          <w:marLeft w:val="547"/>
          <w:marRight w:val="0"/>
          <w:marTop w:val="115"/>
          <w:marBottom w:val="0"/>
          <w:divBdr>
            <w:top w:val="none" w:sz="0" w:space="0" w:color="auto"/>
            <w:left w:val="none" w:sz="0" w:space="0" w:color="auto"/>
            <w:bottom w:val="none" w:sz="0" w:space="0" w:color="auto"/>
            <w:right w:val="none" w:sz="0" w:space="0" w:color="auto"/>
          </w:divBdr>
        </w:div>
        <w:div w:id="1049458052">
          <w:marLeft w:val="1166"/>
          <w:marRight w:val="0"/>
          <w:marTop w:val="115"/>
          <w:marBottom w:val="0"/>
          <w:divBdr>
            <w:top w:val="none" w:sz="0" w:space="0" w:color="auto"/>
            <w:left w:val="none" w:sz="0" w:space="0" w:color="auto"/>
            <w:bottom w:val="none" w:sz="0" w:space="0" w:color="auto"/>
            <w:right w:val="none" w:sz="0" w:space="0" w:color="auto"/>
          </w:divBdr>
        </w:div>
        <w:div w:id="1239443072">
          <w:marLeft w:val="1800"/>
          <w:marRight w:val="0"/>
          <w:marTop w:val="96"/>
          <w:marBottom w:val="0"/>
          <w:divBdr>
            <w:top w:val="none" w:sz="0" w:space="0" w:color="auto"/>
            <w:left w:val="none" w:sz="0" w:space="0" w:color="auto"/>
            <w:bottom w:val="none" w:sz="0" w:space="0" w:color="auto"/>
            <w:right w:val="none" w:sz="0" w:space="0" w:color="auto"/>
          </w:divBdr>
        </w:div>
      </w:divsChild>
    </w:div>
    <w:div w:id="1408650482">
      <w:bodyDiv w:val="1"/>
      <w:marLeft w:val="0"/>
      <w:marRight w:val="0"/>
      <w:marTop w:val="0"/>
      <w:marBottom w:val="0"/>
      <w:divBdr>
        <w:top w:val="none" w:sz="0" w:space="0" w:color="auto"/>
        <w:left w:val="none" w:sz="0" w:space="0" w:color="auto"/>
        <w:bottom w:val="none" w:sz="0" w:space="0" w:color="auto"/>
        <w:right w:val="none" w:sz="0" w:space="0" w:color="auto"/>
      </w:divBdr>
    </w:div>
    <w:div w:id="1409691115">
      <w:bodyDiv w:val="1"/>
      <w:marLeft w:val="0"/>
      <w:marRight w:val="0"/>
      <w:marTop w:val="0"/>
      <w:marBottom w:val="0"/>
      <w:divBdr>
        <w:top w:val="none" w:sz="0" w:space="0" w:color="auto"/>
        <w:left w:val="none" w:sz="0" w:space="0" w:color="auto"/>
        <w:bottom w:val="none" w:sz="0" w:space="0" w:color="auto"/>
        <w:right w:val="none" w:sz="0" w:space="0" w:color="auto"/>
      </w:divBdr>
    </w:div>
    <w:div w:id="1409692354">
      <w:bodyDiv w:val="1"/>
      <w:marLeft w:val="0"/>
      <w:marRight w:val="0"/>
      <w:marTop w:val="0"/>
      <w:marBottom w:val="0"/>
      <w:divBdr>
        <w:top w:val="none" w:sz="0" w:space="0" w:color="auto"/>
        <w:left w:val="none" w:sz="0" w:space="0" w:color="auto"/>
        <w:bottom w:val="none" w:sz="0" w:space="0" w:color="auto"/>
        <w:right w:val="none" w:sz="0" w:space="0" w:color="auto"/>
      </w:divBdr>
      <w:divsChild>
        <w:div w:id="141895219">
          <w:marLeft w:val="547"/>
          <w:marRight w:val="0"/>
          <w:marTop w:val="134"/>
          <w:marBottom w:val="0"/>
          <w:divBdr>
            <w:top w:val="none" w:sz="0" w:space="0" w:color="auto"/>
            <w:left w:val="none" w:sz="0" w:space="0" w:color="auto"/>
            <w:bottom w:val="none" w:sz="0" w:space="0" w:color="auto"/>
            <w:right w:val="none" w:sz="0" w:space="0" w:color="auto"/>
          </w:divBdr>
        </w:div>
        <w:div w:id="658459008">
          <w:marLeft w:val="1166"/>
          <w:marRight w:val="0"/>
          <w:marTop w:val="115"/>
          <w:marBottom w:val="0"/>
          <w:divBdr>
            <w:top w:val="none" w:sz="0" w:space="0" w:color="auto"/>
            <w:left w:val="none" w:sz="0" w:space="0" w:color="auto"/>
            <w:bottom w:val="none" w:sz="0" w:space="0" w:color="auto"/>
            <w:right w:val="none" w:sz="0" w:space="0" w:color="auto"/>
          </w:divBdr>
        </w:div>
      </w:divsChild>
    </w:div>
    <w:div w:id="1410688931">
      <w:bodyDiv w:val="1"/>
      <w:marLeft w:val="0"/>
      <w:marRight w:val="0"/>
      <w:marTop w:val="0"/>
      <w:marBottom w:val="0"/>
      <w:divBdr>
        <w:top w:val="none" w:sz="0" w:space="0" w:color="auto"/>
        <w:left w:val="none" w:sz="0" w:space="0" w:color="auto"/>
        <w:bottom w:val="none" w:sz="0" w:space="0" w:color="auto"/>
        <w:right w:val="none" w:sz="0" w:space="0" w:color="auto"/>
      </w:divBdr>
      <w:divsChild>
        <w:div w:id="65491480">
          <w:marLeft w:val="1166"/>
          <w:marRight w:val="0"/>
          <w:marTop w:val="115"/>
          <w:marBottom w:val="0"/>
          <w:divBdr>
            <w:top w:val="none" w:sz="0" w:space="0" w:color="auto"/>
            <w:left w:val="none" w:sz="0" w:space="0" w:color="auto"/>
            <w:bottom w:val="none" w:sz="0" w:space="0" w:color="auto"/>
            <w:right w:val="none" w:sz="0" w:space="0" w:color="auto"/>
          </w:divBdr>
        </w:div>
        <w:div w:id="258561383">
          <w:marLeft w:val="547"/>
          <w:marRight w:val="0"/>
          <w:marTop w:val="134"/>
          <w:marBottom w:val="0"/>
          <w:divBdr>
            <w:top w:val="none" w:sz="0" w:space="0" w:color="auto"/>
            <w:left w:val="none" w:sz="0" w:space="0" w:color="auto"/>
            <w:bottom w:val="none" w:sz="0" w:space="0" w:color="auto"/>
            <w:right w:val="none" w:sz="0" w:space="0" w:color="auto"/>
          </w:divBdr>
        </w:div>
        <w:div w:id="529533221">
          <w:marLeft w:val="1166"/>
          <w:marRight w:val="0"/>
          <w:marTop w:val="115"/>
          <w:marBottom w:val="0"/>
          <w:divBdr>
            <w:top w:val="none" w:sz="0" w:space="0" w:color="auto"/>
            <w:left w:val="none" w:sz="0" w:space="0" w:color="auto"/>
            <w:bottom w:val="none" w:sz="0" w:space="0" w:color="auto"/>
            <w:right w:val="none" w:sz="0" w:space="0" w:color="auto"/>
          </w:divBdr>
        </w:div>
        <w:div w:id="562566215">
          <w:marLeft w:val="547"/>
          <w:marRight w:val="0"/>
          <w:marTop w:val="134"/>
          <w:marBottom w:val="0"/>
          <w:divBdr>
            <w:top w:val="none" w:sz="0" w:space="0" w:color="auto"/>
            <w:left w:val="none" w:sz="0" w:space="0" w:color="auto"/>
            <w:bottom w:val="none" w:sz="0" w:space="0" w:color="auto"/>
            <w:right w:val="none" w:sz="0" w:space="0" w:color="auto"/>
          </w:divBdr>
        </w:div>
        <w:div w:id="788159174">
          <w:marLeft w:val="547"/>
          <w:marRight w:val="0"/>
          <w:marTop w:val="134"/>
          <w:marBottom w:val="0"/>
          <w:divBdr>
            <w:top w:val="none" w:sz="0" w:space="0" w:color="auto"/>
            <w:left w:val="none" w:sz="0" w:space="0" w:color="auto"/>
            <w:bottom w:val="none" w:sz="0" w:space="0" w:color="auto"/>
            <w:right w:val="none" w:sz="0" w:space="0" w:color="auto"/>
          </w:divBdr>
        </w:div>
        <w:div w:id="1211840532">
          <w:marLeft w:val="1166"/>
          <w:marRight w:val="0"/>
          <w:marTop w:val="115"/>
          <w:marBottom w:val="0"/>
          <w:divBdr>
            <w:top w:val="none" w:sz="0" w:space="0" w:color="auto"/>
            <w:left w:val="none" w:sz="0" w:space="0" w:color="auto"/>
            <w:bottom w:val="none" w:sz="0" w:space="0" w:color="auto"/>
            <w:right w:val="none" w:sz="0" w:space="0" w:color="auto"/>
          </w:divBdr>
        </w:div>
        <w:div w:id="1475754431">
          <w:marLeft w:val="1166"/>
          <w:marRight w:val="0"/>
          <w:marTop w:val="115"/>
          <w:marBottom w:val="0"/>
          <w:divBdr>
            <w:top w:val="none" w:sz="0" w:space="0" w:color="auto"/>
            <w:left w:val="none" w:sz="0" w:space="0" w:color="auto"/>
            <w:bottom w:val="none" w:sz="0" w:space="0" w:color="auto"/>
            <w:right w:val="none" w:sz="0" w:space="0" w:color="auto"/>
          </w:divBdr>
        </w:div>
        <w:div w:id="1479953309">
          <w:marLeft w:val="547"/>
          <w:marRight w:val="0"/>
          <w:marTop w:val="134"/>
          <w:marBottom w:val="0"/>
          <w:divBdr>
            <w:top w:val="none" w:sz="0" w:space="0" w:color="auto"/>
            <w:left w:val="none" w:sz="0" w:space="0" w:color="auto"/>
            <w:bottom w:val="none" w:sz="0" w:space="0" w:color="auto"/>
            <w:right w:val="none" w:sz="0" w:space="0" w:color="auto"/>
          </w:divBdr>
        </w:div>
      </w:divsChild>
    </w:div>
    <w:div w:id="1410734924">
      <w:bodyDiv w:val="1"/>
      <w:marLeft w:val="0"/>
      <w:marRight w:val="0"/>
      <w:marTop w:val="0"/>
      <w:marBottom w:val="0"/>
      <w:divBdr>
        <w:top w:val="none" w:sz="0" w:space="0" w:color="auto"/>
        <w:left w:val="none" w:sz="0" w:space="0" w:color="auto"/>
        <w:bottom w:val="none" w:sz="0" w:space="0" w:color="auto"/>
        <w:right w:val="none" w:sz="0" w:space="0" w:color="auto"/>
      </w:divBdr>
    </w:div>
    <w:div w:id="1412242407">
      <w:bodyDiv w:val="1"/>
      <w:marLeft w:val="0"/>
      <w:marRight w:val="0"/>
      <w:marTop w:val="0"/>
      <w:marBottom w:val="0"/>
      <w:divBdr>
        <w:top w:val="none" w:sz="0" w:space="0" w:color="auto"/>
        <w:left w:val="none" w:sz="0" w:space="0" w:color="auto"/>
        <w:bottom w:val="none" w:sz="0" w:space="0" w:color="auto"/>
        <w:right w:val="none" w:sz="0" w:space="0" w:color="auto"/>
      </w:divBdr>
      <w:divsChild>
        <w:div w:id="186677793">
          <w:marLeft w:val="1800"/>
          <w:marRight w:val="0"/>
          <w:marTop w:val="140"/>
          <w:marBottom w:val="0"/>
          <w:divBdr>
            <w:top w:val="none" w:sz="0" w:space="0" w:color="auto"/>
            <w:left w:val="none" w:sz="0" w:space="0" w:color="auto"/>
            <w:bottom w:val="none" w:sz="0" w:space="0" w:color="auto"/>
            <w:right w:val="none" w:sz="0" w:space="0" w:color="auto"/>
          </w:divBdr>
        </w:div>
        <w:div w:id="333802355">
          <w:marLeft w:val="1800"/>
          <w:marRight w:val="0"/>
          <w:marTop w:val="140"/>
          <w:marBottom w:val="0"/>
          <w:divBdr>
            <w:top w:val="none" w:sz="0" w:space="0" w:color="auto"/>
            <w:left w:val="none" w:sz="0" w:space="0" w:color="auto"/>
            <w:bottom w:val="none" w:sz="0" w:space="0" w:color="auto"/>
            <w:right w:val="none" w:sz="0" w:space="0" w:color="auto"/>
          </w:divBdr>
        </w:div>
        <w:div w:id="576868892">
          <w:marLeft w:val="1800"/>
          <w:marRight w:val="0"/>
          <w:marTop w:val="140"/>
          <w:marBottom w:val="0"/>
          <w:divBdr>
            <w:top w:val="none" w:sz="0" w:space="0" w:color="auto"/>
            <w:left w:val="none" w:sz="0" w:space="0" w:color="auto"/>
            <w:bottom w:val="none" w:sz="0" w:space="0" w:color="auto"/>
            <w:right w:val="none" w:sz="0" w:space="0" w:color="auto"/>
          </w:divBdr>
        </w:div>
        <w:div w:id="760760271">
          <w:marLeft w:val="1166"/>
          <w:marRight w:val="0"/>
          <w:marTop w:val="140"/>
          <w:marBottom w:val="0"/>
          <w:divBdr>
            <w:top w:val="none" w:sz="0" w:space="0" w:color="auto"/>
            <w:left w:val="none" w:sz="0" w:space="0" w:color="auto"/>
            <w:bottom w:val="none" w:sz="0" w:space="0" w:color="auto"/>
            <w:right w:val="none" w:sz="0" w:space="0" w:color="auto"/>
          </w:divBdr>
        </w:div>
        <w:div w:id="859048495">
          <w:marLeft w:val="1166"/>
          <w:marRight w:val="0"/>
          <w:marTop w:val="140"/>
          <w:marBottom w:val="0"/>
          <w:divBdr>
            <w:top w:val="none" w:sz="0" w:space="0" w:color="auto"/>
            <w:left w:val="none" w:sz="0" w:space="0" w:color="auto"/>
            <w:bottom w:val="none" w:sz="0" w:space="0" w:color="auto"/>
            <w:right w:val="none" w:sz="0" w:space="0" w:color="auto"/>
          </w:divBdr>
        </w:div>
        <w:div w:id="1238051085">
          <w:marLeft w:val="1800"/>
          <w:marRight w:val="0"/>
          <w:marTop w:val="140"/>
          <w:marBottom w:val="0"/>
          <w:divBdr>
            <w:top w:val="none" w:sz="0" w:space="0" w:color="auto"/>
            <w:left w:val="none" w:sz="0" w:space="0" w:color="auto"/>
            <w:bottom w:val="none" w:sz="0" w:space="0" w:color="auto"/>
            <w:right w:val="none" w:sz="0" w:space="0" w:color="auto"/>
          </w:divBdr>
        </w:div>
        <w:div w:id="1849905050">
          <w:marLeft w:val="547"/>
          <w:marRight w:val="0"/>
          <w:marTop w:val="140"/>
          <w:marBottom w:val="0"/>
          <w:divBdr>
            <w:top w:val="none" w:sz="0" w:space="0" w:color="auto"/>
            <w:left w:val="none" w:sz="0" w:space="0" w:color="auto"/>
            <w:bottom w:val="none" w:sz="0" w:space="0" w:color="auto"/>
            <w:right w:val="none" w:sz="0" w:space="0" w:color="auto"/>
          </w:divBdr>
        </w:div>
      </w:divsChild>
    </w:div>
    <w:div w:id="1412463870">
      <w:bodyDiv w:val="1"/>
      <w:marLeft w:val="0"/>
      <w:marRight w:val="0"/>
      <w:marTop w:val="0"/>
      <w:marBottom w:val="0"/>
      <w:divBdr>
        <w:top w:val="none" w:sz="0" w:space="0" w:color="auto"/>
        <w:left w:val="none" w:sz="0" w:space="0" w:color="auto"/>
        <w:bottom w:val="none" w:sz="0" w:space="0" w:color="auto"/>
        <w:right w:val="none" w:sz="0" w:space="0" w:color="auto"/>
      </w:divBdr>
    </w:div>
    <w:div w:id="1414162557">
      <w:bodyDiv w:val="1"/>
      <w:marLeft w:val="0"/>
      <w:marRight w:val="0"/>
      <w:marTop w:val="0"/>
      <w:marBottom w:val="0"/>
      <w:divBdr>
        <w:top w:val="none" w:sz="0" w:space="0" w:color="auto"/>
        <w:left w:val="none" w:sz="0" w:space="0" w:color="auto"/>
        <w:bottom w:val="none" w:sz="0" w:space="0" w:color="auto"/>
        <w:right w:val="none" w:sz="0" w:space="0" w:color="auto"/>
      </w:divBdr>
    </w:div>
    <w:div w:id="1414279175">
      <w:bodyDiv w:val="1"/>
      <w:marLeft w:val="0"/>
      <w:marRight w:val="0"/>
      <w:marTop w:val="0"/>
      <w:marBottom w:val="0"/>
      <w:divBdr>
        <w:top w:val="none" w:sz="0" w:space="0" w:color="auto"/>
        <w:left w:val="none" w:sz="0" w:space="0" w:color="auto"/>
        <w:bottom w:val="none" w:sz="0" w:space="0" w:color="auto"/>
        <w:right w:val="none" w:sz="0" w:space="0" w:color="auto"/>
      </w:divBdr>
    </w:div>
    <w:div w:id="1414400959">
      <w:bodyDiv w:val="1"/>
      <w:marLeft w:val="0"/>
      <w:marRight w:val="0"/>
      <w:marTop w:val="0"/>
      <w:marBottom w:val="0"/>
      <w:divBdr>
        <w:top w:val="none" w:sz="0" w:space="0" w:color="auto"/>
        <w:left w:val="none" w:sz="0" w:space="0" w:color="auto"/>
        <w:bottom w:val="none" w:sz="0" w:space="0" w:color="auto"/>
        <w:right w:val="none" w:sz="0" w:space="0" w:color="auto"/>
      </w:divBdr>
    </w:div>
    <w:div w:id="1414426953">
      <w:bodyDiv w:val="1"/>
      <w:marLeft w:val="0"/>
      <w:marRight w:val="0"/>
      <w:marTop w:val="0"/>
      <w:marBottom w:val="0"/>
      <w:divBdr>
        <w:top w:val="none" w:sz="0" w:space="0" w:color="auto"/>
        <w:left w:val="none" w:sz="0" w:space="0" w:color="auto"/>
        <w:bottom w:val="none" w:sz="0" w:space="0" w:color="auto"/>
        <w:right w:val="none" w:sz="0" w:space="0" w:color="auto"/>
      </w:divBdr>
      <w:divsChild>
        <w:div w:id="717245720">
          <w:marLeft w:val="0"/>
          <w:marRight w:val="0"/>
          <w:marTop w:val="96"/>
          <w:marBottom w:val="0"/>
          <w:divBdr>
            <w:top w:val="none" w:sz="0" w:space="0" w:color="auto"/>
            <w:left w:val="none" w:sz="0" w:space="0" w:color="auto"/>
            <w:bottom w:val="none" w:sz="0" w:space="0" w:color="auto"/>
            <w:right w:val="none" w:sz="0" w:space="0" w:color="auto"/>
          </w:divBdr>
        </w:div>
        <w:div w:id="1265385525">
          <w:marLeft w:val="720"/>
          <w:marRight w:val="0"/>
          <w:marTop w:val="96"/>
          <w:marBottom w:val="0"/>
          <w:divBdr>
            <w:top w:val="none" w:sz="0" w:space="0" w:color="auto"/>
            <w:left w:val="none" w:sz="0" w:space="0" w:color="auto"/>
            <w:bottom w:val="none" w:sz="0" w:space="0" w:color="auto"/>
            <w:right w:val="none" w:sz="0" w:space="0" w:color="auto"/>
          </w:divBdr>
        </w:div>
      </w:divsChild>
    </w:div>
    <w:div w:id="1414469945">
      <w:bodyDiv w:val="1"/>
      <w:marLeft w:val="0"/>
      <w:marRight w:val="0"/>
      <w:marTop w:val="0"/>
      <w:marBottom w:val="0"/>
      <w:divBdr>
        <w:top w:val="none" w:sz="0" w:space="0" w:color="auto"/>
        <w:left w:val="none" w:sz="0" w:space="0" w:color="auto"/>
        <w:bottom w:val="none" w:sz="0" w:space="0" w:color="auto"/>
        <w:right w:val="none" w:sz="0" w:space="0" w:color="auto"/>
      </w:divBdr>
    </w:div>
    <w:div w:id="1415010613">
      <w:bodyDiv w:val="1"/>
      <w:marLeft w:val="0"/>
      <w:marRight w:val="0"/>
      <w:marTop w:val="0"/>
      <w:marBottom w:val="0"/>
      <w:divBdr>
        <w:top w:val="none" w:sz="0" w:space="0" w:color="auto"/>
        <w:left w:val="none" w:sz="0" w:space="0" w:color="auto"/>
        <w:bottom w:val="none" w:sz="0" w:space="0" w:color="auto"/>
        <w:right w:val="none" w:sz="0" w:space="0" w:color="auto"/>
      </w:divBdr>
    </w:div>
    <w:div w:id="1415783073">
      <w:bodyDiv w:val="1"/>
      <w:marLeft w:val="0"/>
      <w:marRight w:val="0"/>
      <w:marTop w:val="0"/>
      <w:marBottom w:val="0"/>
      <w:divBdr>
        <w:top w:val="none" w:sz="0" w:space="0" w:color="auto"/>
        <w:left w:val="none" w:sz="0" w:space="0" w:color="auto"/>
        <w:bottom w:val="none" w:sz="0" w:space="0" w:color="auto"/>
        <w:right w:val="none" w:sz="0" w:space="0" w:color="auto"/>
      </w:divBdr>
      <w:divsChild>
        <w:div w:id="115486208">
          <w:marLeft w:val="1800"/>
          <w:marRight w:val="0"/>
          <w:marTop w:val="96"/>
          <w:marBottom w:val="0"/>
          <w:divBdr>
            <w:top w:val="none" w:sz="0" w:space="0" w:color="auto"/>
            <w:left w:val="none" w:sz="0" w:space="0" w:color="auto"/>
            <w:bottom w:val="none" w:sz="0" w:space="0" w:color="auto"/>
            <w:right w:val="none" w:sz="0" w:space="0" w:color="auto"/>
          </w:divBdr>
        </w:div>
        <w:div w:id="121657321">
          <w:marLeft w:val="1800"/>
          <w:marRight w:val="0"/>
          <w:marTop w:val="96"/>
          <w:marBottom w:val="0"/>
          <w:divBdr>
            <w:top w:val="none" w:sz="0" w:space="0" w:color="auto"/>
            <w:left w:val="none" w:sz="0" w:space="0" w:color="auto"/>
            <w:bottom w:val="none" w:sz="0" w:space="0" w:color="auto"/>
            <w:right w:val="none" w:sz="0" w:space="0" w:color="auto"/>
          </w:divBdr>
        </w:div>
        <w:div w:id="168328858">
          <w:marLeft w:val="1800"/>
          <w:marRight w:val="0"/>
          <w:marTop w:val="96"/>
          <w:marBottom w:val="0"/>
          <w:divBdr>
            <w:top w:val="none" w:sz="0" w:space="0" w:color="auto"/>
            <w:left w:val="none" w:sz="0" w:space="0" w:color="auto"/>
            <w:bottom w:val="none" w:sz="0" w:space="0" w:color="auto"/>
            <w:right w:val="none" w:sz="0" w:space="0" w:color="auto"/>
          </w:divBdr>
        </w:div>
        <w:div w:id="222761979">
          <w:marLeft w:val="1166"/>
          <w:marRight w:val="0"/>
          <w:marTop w:val="106"/>
          <w:marBottom w:val="0"/>
          <w:divBdr>
            <w:top w:val="none" w:sz="0" w:space="0" w:color="auto"/>
            <w:left w:val="none" w:sz="0" w:space="0" w:color="auto"/>
            <w:bottom w:val="none" w:sz="0" w:space="0" w:color="auto"/>
            <w:right w:val="none" w:sz="0" w:space="0" w:color="auto"/>
          </w:divBdr>
        </w:div>
        <w:div w:id="465515511">
          <w:marLeft w:val="1800"/>
          <w:marRight w:val="0"/>
          <w:marTop w:val="96"/>
          <w:marBottom w:val="0"/>
          <w:divBdr>
            <w:top w:val="none" w:sz="0" w:space="0" w:color="auto"/>
            <w:left w:val="none" w:sz="0" w:space="0" w:color="auto"/>
            <w:bottom w:val="none" w:sz="0" w:space="0" w:color="auto"/>
            <w:right w:val="none" w:sz="0" w:space="0" w:color="auto"/>
          </w:divBdr>
        </w:div>
        <w:div w:id="532041446">
          <w:marLeft w:val="1800"/>
          <w:marRight w:val="0"/>
          <w:marTop w:val="96"/>
          <w:marBottom w:val="0"/>
          <w:divBdr>
            <w:top w:val="none" w:sz="0" w:space="0" w:color="auto"/>
            <w:left w:val="none" w:sz="0" w:space="0" w:color="auto"/>
            <w:bottom w:val="none" w:sz="0" w:space="0" w:color="auto"/>
            <w:right w:val="none" w:sz="0" w:space="0" w:color="auto"/>
          </w:divBdr>
        </w:div>
        <w:div w:id="733624588">
          <w:marLeft w:val="1166"/>
          <w:marRight w:val="0"/>
          <w:marTop w:val="106"/>
          <w:marBottom w:val="0"/>
          <w:divBdr>
            <w:top w:val="none" w:sz="0" w:space="0" w:color="auto"/>
            <w:left w:val="none" w:sz="0" w:space="0" w:color="auto"/>
            <w:bottom w:val="none" w:sz="0" w:space="0" w:color="auto"/>
            <w:right w:val="none" w:sz="0" w:space="0" w:color="auto"/>
          </w:divBdr>
        </w:div>
        <w:div w:id="1290549023">
          <w:marLeft w:val="1800"/>
          <w:marRight w:val="0"/>
          <w:marTop w:val="96"/>
          <w:marBottom w:val="0"/>
          <w:divBdr>
            <w:top w:val="none" w:sz="0" w:space="0" w:color="auto"/>
            <w:left w:val="none" w:sz="0" w:space="0" w:color="auto"/>
            <w:bottom w:val="none" w:sz="0" w:space="0" w:color="auto"/>
            <w:right w:val="none" w:sz="0" w:space="0" w:color="auto"/>
          </w:divBdr>
        </w:div>
        <w:div w:id="1330404915">
          <w:marLeft w:val="1800"/>
          <w:marRight w:val="0"/>
          <w:marTop w:val="96"/>
          <w:marBottom w:val="0"/>
          <w:divBdr>
            <w:top w:val="none" w:sz="0" w:space="0" w:color="auto"/>
            <w:left w:val="none" w:sz="0" w:space="0" w:color="auto"/>
            <w:bottom w:val="none" w:sz="0" w:space="0" w:color="auto"/>
            <w:right w:val="none" w:sz="0" w:space="0" w:color="auto"/>
          </w:divBdr>
        </w:div>
        <w:div w:id="1423261524">
          <w:marLeft w:val="547"/>
          <w:marRight w:val="0"/>
          <w:marTop w:val="0"/>
          <w:marBottom w:val="0"/>
          <w:divBdr>
            <w:top w:val="none" w:sz="0" w:space="0" w:color="auto"/>
            <w:left w:val="none" w:sz="0" w:space="0" w:color="auto"/>
            <w:bottom w:val="none" w:sz="0" w:space="0" w:color="auto"/>
            <w:right w:val="none" w:sz="0" w:space="0" w:color="auto"/>
          </w:divBdr>
        </w:div>
        <w:div w:id="1492939643">
          <w:marLeft w:val="1166"/>
          <w:marRight w:val="0"/>
          <w:marTop w:val="106"/>
          <w:marBottom w:val="0"/>
          <w:divBdr>
            <w:top w:val="none" w:sz="0" w:space="0" w:color="auto"/>
            <w:left w:val="none" w:sz="0" w:space="0" w:color="auto"/>
            <w:bottom w:val="none" w:sz="0" w:space="0" w:color="auto"/>
            <w:right w:val="none" w:sz="0" w:space="0" w:color="auto"/>
          </w:divBdr>
        </w:div>
        <w:div w:id="1992563377">
          <w:marLeft w:val="1166"/>
          <w:marRight w:val="0"/>
          <w:marTop w:val="106"/>
          <w:marBottom w:val="0"/>
          <w:divBdr>
            <w:top w:val="none" w:sz="0" w:space="0" w:color="auto"/>
            <w:left w:val="none" w:sz="0" w:space="0" w:color="auto"/>
            <w:bottom w:val="none" w:sz="0" w:space="0" w:color="auto"/>
            <w:right w:val="none" w:sz="0" w:space="0" w:color="auto"/>
          </w:divBdr>
        </w:div>
      </w:divsChild>
    </w:div>
    <w:div w:id="1417167623">
      <w:bodyDiv w:val="1"/>
      <w:marLeft w:val="0"/>
      <w:marRight w:val="0"/>
      <w:marTop w:val="0"/>
      <w:marBottom w:val="0"/>
      <w:divBdr>
        <w:top w:val="none" w:sz="0" w:space="0" w:color="auto"/>
        <w:left w:val="none" w:sz="0" w:space="0" w:color="auto"/>
        <w:bottom w:val="none" w:sz="0" w:space="0" w:color="auto"/>
        <w:right w:val="none" w:sz="0" w:space="0" w:color="auto"/>
      </w:divBdr>
      <w:divsChild>
        <w:div w:id="774642085">
          <w:marLeft w:val="547"/>
          <w:marRight w:val="0"/>
          <w:marTop w:val="144"/>
          <w:marBottom w:val="0"/>
          <w:divBdr>
            <w:top w:val="none" w:sz="0" w:space="0" w:color="auto"/>
            <w:left w:val="none" w:sz="0" w:space="0" w:color="auto"/>
            <w:bottom w:val="none" w:sz="0" w:space="0" w:color="auto"/>
            <w:right w:val="none" w:sz="0" w:space="0" w:color="auto"/>
          </w:divBdr>
        </w:div>
        <w:div w:id="838229739">
          <w:marLeft w:val="1166"/>
          <w:marRight w:val="0"/>
          <w:marTop w:val="125"/>
          <w:marBottom w:val="0"/>
          <w:divBdr>
            <w:top w:val="none" w:sz="0" w:space="0" w:color="auto"/>
            <w:left w:val="none" w:sz="0" w:space="0" w:color="auto"/>
            <w:bottom w:val="none" w:sz="0" w:space="0" w:color="auto"/>
            <w:right w:val="none" w:sz="0" w:space="0" w:color="auto"/>
          </w:divBdr>
        </w:div>
        <w:div w:id="968902580">
          <w:marLeft w:val="547"/>
          <w:marRight w:val="0"/>
          <w:marTop w:val="144"/>
          <w:marBottom w:val="0"/>
          <w:divBdr>
            <w:top w:val="none" w:sz="0" w:space="0" w:color="auto"/>
            <w:left w:val="none" w:sz="0" w:space="0" w:color="auto"/>
            <w:bottom w:val="none" w:sz="0" w:space="0" w:color="auto"/>
            <w:right w:val="none" w:sz="0" w:space="0" w:color="auto"/>
          </w:divBdr>
        </w:div>
        <w:div w:id="1942300100">
          <w:marLeft w:val="1166"/>
          <w:marRight w:val="0"/>
          <w:marTop w:val="125"/>
          <w:marBottom w:val="0"/>
          <w:divBdr>
            <w:top w:val="none" w:sz="0" w:space="0" w:color="auto"/>
            <w:left w:val="none" w:sz="0" w:space="0" w:color="auto"/>
            <w:bottom w:val="none" w:sz="0" w:space="0" w:color="auto"/>
            <w:right w:val="none" w:sz="0" w:space="0" w:color="auto"/>
          </w:divBdr>
        </w:div>
      </w:divsChild>
    </w:div>
    <w:div w:id="1417676457">
      <w:bodyDiv w:val="1"/>
      <w:marLeft w:val="0"/>
      <w:marRight w:val="0"/>
      <w:marTop w:val="0"/>
      <w:marBottom w:val="0"/>
      <w:divBdr>
        <w:top w:val="none" w:sz="0" w:space="0" w:color="auto"/>
        <w:left w:val="none" w:sz="0" w:space="0" w:color="auto"/>
        <w:bottom w:val="none" w:sz="0" w:space="0" w:color="auto"/>
        <w:right w:val="none" w:sz="0" w:space="0" w:color="auto"/>
      </w:divBdr>
      <w:divsChild>
        <w:div w:id="504323691">
          <w:marLeft w:val="1166"/>
          <w:marRight w:val="0"/>
          <w:marTop w:val="115"/>
          <w:marBottom w:val="0"/>
          <w:divBdr>
            <w:top w:val="none" w:sz="0" w:space="0" w:color="auto"/>
            <w:left w:val="none" w:sz="0" w:space="0" w:color="auto"/>
            <w:bottom w:val="none" w:sz="0" w:space="0" w:color="auto"/>
            <w:right w:val="none" w:sz="0" w:space="0" w:color="auto"/>
          </w:divBdr>
        </w:div>
        <w:div w:id="934047289">
          <w:marLeft w:val="547"/>
          <w:marRight w:val="0"/>
          <w:marTop w:val="134"/>
          <w:marBottom w:val="0"/>
          <w:divBdr>
            <w:top w:val="none" w:sz="0" w:space="0" w:color="auto"/>
            <w:left w:val="none" w:sz="0" w:space="0" w:color="auto"/>
            <w:bottom w:val="none" w:sz="0" w:space="0" w:color="auto"/>
            <w:right w:val="none" w:sz="0" w:space="0" w:color="auto"/>
          </w:divBdr>
        </w:div>
        <w:div w:id="1099906815">
          <w:marLeft w:val="1166"/>
          <w:marRight w:val="0"/>
          <w:marTop w:val="115"/>
          <w:marBottom w:val="0"/>
          <w:divBdr>
            <w:top w:val="none" w:sz="0" w:space="0" w:color="auto"/>
            <w:left w:val="none" w:sz="0" w:space="0" w:color="auto"/>
            <w:bottom w:val="none" w:sz="0" w:space="0" w:color="auto"/>
            <w:right w:val="none" w:sz="0" w:space="0" w:color="auto"/>
          </w:divBdr>
        </w:div>
        <w:div w:id="1972514090">
          <w:marLeft w:val="1800"/>
          <w:marRight w:val="0"/>
          <w:marTop w:val="96"/>
          <w:marBottom w:val="0"/>
          <w:divBdr>
            <w:top w:val="none" w:sz="0" w:space="0" w:color="auto"/>
            <w:left w:val="none" w:sz="0" w:space="0" w:color="auto"/>
            <w:bottom w:val="none" w:sz="0" w:space="0" w:color="auto"/>
            <w:right w:val="none" w:sz="0" w:space="0" w:color="auto"/>
          </w:divBdr>
        </w:div>
        <w:div w:id="1978367724">
          <w:marLeft w:val="1166"/>
          <w:marRight w:val="0"/>
          <w:marTop w:val="115"/>
          <w:marBottom w:val="0"/>
          <w:divBdr>
            <w:top w:val="none" w:sz="0" w:space="0" w:color="auto"/>
            <w:left w:val="none" w:sz="0" w:space="0" w:color="auto"/>
            <w:bottom w:val="none" w:sz="0" w:space="0" w:color="auto"/>
            <w:right w:val="none" w:sz="0" w:space="0" w:color="auto"/>
          </w:divBdr>
        </w:div>
      </w:divsChild>
    </w:div>
    <w:div w:id="1418287994">
      <w:bodyDiv w:val="1"/>
      <w:marLeft w:val="0"/>
      <w:marRight w:val="0"/>
      <w:marTop w:val="0"/>
      <w:marBottom w:val="0"/>
      <w:divBdr>
        <w:top w:val="none" w:sz="0" w:space="0" w:color="auto"/>
        <w:left w:val="none" w:sz="0" w:space="0" w:color="auto"/>
        <w:bottom w:val="none" w:sz="0" w:space="0" w:color="auto"/>
        <w:right w:val="none" w:sz="0" w:space="0" w:color="auto"/>
      </w:divBdr>
    </w:div>
    <w:div w:id="1418746779">
      <w:bodyDiv w:val="1"/>
      <w:marLeft w:val="0"/>
      <w:marRight w:val="0"/>
      <w:marTop w:val="0"/>
      <w:marBottom w:val="0"/>
      <w:divBdr>
        <w:top w:val="none" w:sz="0" w:space="0" w:color="auto"/>
        <w:left w:val="none" w:sz="0" w:space="0" w:color="auto"/>
        <w:bottom w:val="none" w:sz="0" w:space="0" w:color="auto"/>
        <w:right w:val="none" w:sz="0" w:space="0" w:color="auto"/>
      </w:divBdr>
      <w:divsChild>
        <w:div w:id="476607381">
          <w:marLeft w:val="1800"/>
          <w:marRight w:val="0"/>
          <w:marTop w:val="86"/>
          <w:marBottom w:val="0"/>
          <w:divBdr>
            <w:top w:val="none" w:sz="0" w:space="0" w:color="auto"/>
            <w:left w:val="none" w:sz="0" w:space="0" w:color="auto"/>
            <w:bottom w:val="none" w:sz="0" w:space="0" w:color="auto"/>
            <w:right w:val="none" w:sz="0" w:space="0" w:color="auto"/>
          </w:divBdr>
        </w:div>
        <w:div w:id="1680353041">
          <w:marLeft w:val="547"/>
          <w:marRight w:val="0"/>
          <w:marTop w:val="115"/>
          <w:marBottom w:val="0"/>
          <w:divBdr>
            <w:top w:val="none" w:sz="0" w:space="0" w:color="auto"/>
            <w:left w:val="none" w:sz="0" w:space="0" w:color="auto"/>
            <w:bottom w:val="none" w:sz="0" w:space="0" w:color="auto"/>
            <w:right w:val="none" w:sz="0" w:space="0" w:color="auto"/>
          </w:divBdr>
        </w:div>
        <w:div w:id="1988316777">
          <w:marLeft w:val="1166"/>
          <w:marRight w:val="0"/>
          <w:marTop w:val="96"/>
          <w:marBottom w:val="0"/>
          <w:divBdr>
            <w:top w:val="none" w:sz="0" w:space="0" w:color="auto"/>
            <w:left w:val="none" w:sz="0" w:space="0" w:color="auto"/>
            <w:bottom w:val="none" w:sz="0" w:space="0" w:color="auto"/>
            <w:right w:val="none" w:sz="0" w:space="0" w:color="auto"/>
          </w:divBdr>
        </w:div>
      </w:divsChild>
    </w:div>
    <w:div w:id="1421177662">
      <w:bodyDiv w:val="1"/>
      <w:marLeft w:val="0"/>
      <w:marRight w:val="0"/>
      <w:marTop w:val="0"/>
      <w:marBottom w:val="0"/>
      <w:divBdr>
        <w:top w:val="none" w:sz="0" w:space="0" w:color="auto"/>
        <w:left w:val="none" w:sz="0" w:space="0" w:color="auto"/>
        <w:bottom w:val="none" w:sz="0" w:space="0" w:color="auto"/>
        <w:right w:val="none" w:sz="0" w:space="0" w:color="auto"/>
      </w:divBdr>
      <w:divsChild>
        <w:div w:id="171451944">
          <w:marLeft w:val="1166"/>
          <w:marRight w:val="0"/>
          <w:marTop w:val="96"/>
          <w:marBottom w:val="0"/>
          <w:divBdr>
            <w:top w:val="none" w:sz="0" w:space="0" w:color="auto"/>
            <w:left w:val="none" w:sz="0" w:space="0" w:color="auto"/>
            <w:bottom w:val="none" w:sz="0" w:space="0" w:color="auto"/>
            <w:right w:val="none" w:sz="0" w:space="0" w:color="auto"/>
          </w:divBdr>
        </w:div>
        <w:div w:id="266353208">
          <w:marLeft w:val="1800"/>
          <w:marRight w:val="0"/>
          <w:marTop w:val="91"/>
          <w:marBottom w:val="0"/>
          <w:divBdr>
            <w:top w:val="none" w:sz="0" w:space="0" w:color="auto"/>
            <w:left w:val="none" w:sz="0" w:space="0" w:color="auto"/>
            <w:bottom w:val="none" w:sz="0" w:space="0" w:color="auto"/>
            <w:right w:val="none" w:sz="0" w:space="0" w:color="auto"/>
          </w:divBdr>
        </w:div>
        <w:div w:id="312686466">
          <w:marLeft w:val="1166"/>
          <w:marRight w:val="0"/>
          <w:marTop w:val="96"/>
          <w:marBottom w:val="0"/>
          <w:divBdr>
            <w:top w:val="none" w:sz="0" w:space="0" w:color="auto"/>
            <w:left w:val="none" w:sz="0" w:space="0" w:color="auto"/>
            <w:bottom w:val="none" w:sz="0" w:space="0" w:color="auto"/>
            <w:right w:val="none" w:sz="0" w:space="0" w:color="auto"/>
          </w:divBdr>
        </w:div>
        <w:div w:id="662011089">
          <w:marLeft w:val="1800"/>
          <w:marRight w:val="0"/>
          <w:marTop w:val="91"/>
          <w:marBottom w:val="0"/>
          <w:divBdr>
            <w:top w:val="none" w:sz="0" w:space="0" w:color="auto"/>
            <w:left w:val="none" w:sz="0" w:space="0" w:color="auto"/>
            <w:bottom w:val="none" w:sz="0" w:space="0" w:color="auto"/>
            <w:right w:val="none" w:sz="0" w:space="0" w:color="auto"/>
          </w:divBdr>
        </w:div>
        <w:div w:id="886334862">
          <w:marLeft w:val="1800"/>
          <w:marRight w:val="0"/>
          <w:marTop w:val="91"/>
          <w:marBottom w:val="0"/>
          <w:divBdr>
            <w:top w:val="none" w:sz="0" w:space="0" w:color="auto"/>
            <w:left w:val="none" w:sz="0" w:space="0" w:color="auto"/>
            <w:bottom w:val="none" w:sz="0" w:space="0" w:color="auto"/>
            <w:right w:val="none" w:sz="0" w:space="0" w:color="auto"/>
          </w:divBdr>
        </w:div>
        <w:div w:id="954554947">
          <w:marLeft w:val="1166"/>
          <w:marRight w:val="0"/>
          <w:marTop w:val="96"/>
          <w:marBottom w:val="0"/>
          <w:divBdr>
            <w:top w:val="none" w:sz="0" w:space="0" w:color="auto"/>
            <w:left w:val="none" w:sz="0" w:space="0" w:color="auto"/>
            <w:bottom w:val="none" w:sz="0" w:space="0" w:color="auto"/>
            <w:right w:val="none" w:sz="0" w:space="0" w:color="auto"/>
          </w:divBdr>
        </w:div>
        <w:div w:id="1023940596">
          <w:marLeft w:val="1800"/>
          <w:marRight w:val="0"/>
          <w:marTop w:val="91"/>
          <w:marBottom w:val="0"/>
          <w:divBdr>
            <w:top w:val="none" w:sz="0" w:space="0" w:color="auto"/>
            <w:left w:val="none" w:sz="0" w:space="0" w:color="auto"/>
            <w:bottom w:val="none" w:sz="0" w:space="0" w:color="auto"/>
            <w:right w:val="none" w:sz="0" w:space="0" w:color="auto"/>
          </w:divBdr>
        </w:div>
        <w:div w:id="1488201773">
          <w:marLeft w:val="1166"/>
          <w:marRight w:val="0"/>
          <w:marTop w:val="96"/>
          <w:marBottom w:val="0"/>
          <w:divBdr>
            <w:top w:val="none" w:sz="0" w:space="0" w:color="auto"/>
            <w:left w:val="none" w:sz="0" w:space="0" w:color="auto"/>
            <w:bottom w:val="none" w:sz="0" w:space="0" w:color="auto"/>
            <w:right w:val="none" w:sz="0" w:space="0" w:color="auto"/>
          </w:divBdr>
        </w:div>
        <w:div w:id="2039547041">
          <w:marLeft w:val="547"/>
          <w:marRight w:val="0"/>
          <w:marTop w:val="115"/>
          <w:marBottom w:val="0"/>
          <w:divBdr>
            <w:top w:val="none" w:sz="0" w:space="0" w:color="auto"/>
            <w:left w:val="none" w:sz="0" w:space="0" w:color="auto"/>
            <w:bottom w:val="none" w:sz="0" w:space="0" w:color="auto"/>
            <w:right w:val="none" w:sz="0" w:space="0" w:color="auto"/>
          </w:divBdr>
        </w:div>
      </w:divsChild>
    </w:div>
    <w:div w:id="1421484314">
      <w:bodyDiv w:val="1"/>
      <w:marLeft w:val="0"/>
      <w:marRight w:val="0"/>
      <w:marTop w:val="0"/>
      <w:marBottom w:val="0"/>
      <w:divBdr>
        <w:top w:val="none" w:sz="0" w:space="0" w:color="auto"/>
        <w:left w:val="none" w:sz="0" w:space="0" w:color="auto"/>
        <w:bottom w:val="none" w:sz="0" w:space="0" w:color="auto"/>
        <w:right w:val="none" w:sz="0" w:space="0" w:color="auto"/>
      </w:divBdr>
    </w:div>
    <w:div w:id="1421563475">
      <w:bodyDiv w:val="1"/>
      <w:marLeft w:val="0"/>
      <w:marRight w:val="0"/>
      <w:marTop w:val="0"/>
      <w:marBottom w:val="0"/>
      <w:divBdr>
        <w:top w:val="none" w:sz="0" w:space="0" w:color="auto"/>
        <w:left w:val="none" w:sz="0" w:space="0" w:color="auto"/>
        <w:bottom w:val="none" w:sz="0" w:space="0" w:color="auto"/>
        <w:right w:val="none" w:sz="0" w:space="0" w:color="auto"/>
      </w:divBdr>
      <w:divsChild>
        <w:div w:id="361980390">
          <w:marLeft w:val="1166"/>
          <w:marRight w:val="0"/>
          <w:marTop w:val="96"/>
          <w:marBottom w:val="0"/>
          <w:divBdr>
            <w:top w:val="none" w:sz="0" w:space="0" w:color="auto"/>
            <w:left w:val="none" w:sz="0" w:space="0" w:color="auto"/>
            <w:bottom w:val="none" w:sz="0" w:space="0" w:color="auto"/>
            <w:right w:val="none" w:sz="0" w:space="0" w:color="auto"/>
          </w:divBdr>
        </w:div>
        <w:div w:id="1582762347">
          <w:marLeft w:val="1800"/>
          <w:marRight w:val="0"/>
          <w:marTop w:val="86"/>
          <w:marBottom w:val="0"/>
          <w:divBdr>
            <w:top w:val="none" w:sz="0" w:space="0" w:color="auto"/>
            <w:left w:val="none" w:sz="0" w:space="0" w:color="auto"/>
            <w:bottom w:val="none" w:sz="0" w:space="0" w:color="auto"/>
            <w:right w:val="none" w:sz="0" w:space="0" w:color="auto"/>
          </w:divBdr>
        </w:div>
        <w:div w:id="1745255098">
          <w:marLeft w:val="2520"/>
          <w:marRight w:val="0"/>
          <w:marTop w:val="77"/>
          <w:marBottom w:val="0"/>
          <w:divBdr>
            <w:top w:val="none" w:sz="0" w:space="0" w:color="auto"/>
            <w:left w:val="none" w:sz="0" w:space="0" w:color="auto"/>
            <w:bottom w:val="none" w:sz="0" w:space="0" w:color="auto"/>
            <w:right w:val="none" w:sz="0" w:space="0" w:color="auto"/>
          </w:divBdr>
        </w:div>
        <w:div w:id="1760903107">
          <w:marLeft w:val="2520"/>
          <w:marRight w:val="0"/>
          <w:marTop w:val="77"/>
          <w:marBottom w:val="0"/>
          <w:divBdr>
            <w:top w:val="none" w:sz="0" w:space="0" w:color="auto"/>
            <w:left w:val="none" w:sz="0" w:space="0" w:color="auto"/>
            <w:bottom w:val="none" w:sz="0" w:space="0" w:color="auto"/>
            <w:right w:val="none" w:sz="0" w:space="0" w:color="auto"/>
          </w:divBdr>
        </w:div>
        <w:div w:id="2008895246">
          <w:marLeft w:val="547"/>
          <w:marRight w:val="0"/>
          <w:marTop w:val="115"/>
          <w:marBottom w:val="0"/>
          <w:divBdr>
            <w:top w:val="none" w:sz="0" w:space="0" w:color="auto"/>
            <w:left w:val="none" w:sz="0" w:space="0" w:color="auto"/>
            <w:bottom w:val="none" w:sz="0" w:space="0" w:color="auto"/>
            <w:right w:val="none" w:sz="0" w:space="0" w:color="auto"/>
          </w:divBdr>
        </w:div>
      </w:divsChild>
    </w:div>
    <w:div w:id="1422068983">
      <w:bodyDiv w:val="1"/>
      <w:marLeft w:val="0"/>
      <w:marRight w:val="0"/>
      <w:marTop w:val="0"/>
      <w:marBottom w:val="0"/>
      <w:divBdr>
        <w:top w:val="none" w:sz="0" w:space="0" w:color="auto"/>
        <w:left w:val="none" w:sz="0" w:space="0" w:color="auto"/>
        <w:bottom w:val="none" w:sz="0" w:space="0" w:color="auto"/>
        <w:right w:val="none" w:sz="0" w:space="0" w:color="auto"/>
      </w:divBdr>
      <w:divsChild>
        <w:div w:id="117260437">
          <w:marLeft w:val="547"/>
          <w:marRight w:val="0"/>
          <w:marTop w:val="96"/>
          <w:marBottom w:val="0"/>
          <w:divBdr>
            <w:top w:val="none" w:sz="0" w:space="0" w:color="auto"/>
            <w:left w:val="none" w:sz="0" w:space="0" w:color="auto"/>
            <w:bottom w:val="none" w:sz="0" w:space="0" w:color="auto"/>
            <w:right w:val="none" w:sz="0" w:space="0" w:color="auto"/>
          </w:divBdr>
        </w:div>
        <w:div w:id="234366758">
          <w:marLeft w:val="547"/>
          <w:marRight w:val="0"/>
          <w:marTop w:val="96"/>
          <w:marBottom w:val="0"/>
          <w:divBdr>
            <w:top w:val="none" w:sz="0" w:space="0" w:color="auto"/>
            <w:left w:val="none" w:sz="0" w:space="0" w:color="auto"/>
            <w:bottom w:val="none" w:sz="0" w:space="0" w:color="auto"/>
            <w:right w:val="none" w:sz="0" w:space="0" w:color="auto"/>
          </w:divBdr>
        </w:div>
        <w:div w:id="948008585">
          <w:marLeft w:val="547"/>
          <w:marRight w:val="0"/>
          <w:marTop w:val="96"/>
          <w:marBottom w:val="0"/>
          <w:divBdr>
            <w:top w:val="none" w:sz="0" w:space="0" w:color="auto"/>
            <w:left w:val="none" w:sz="0" w:space="0" w:color="auto"/>
            <w:bottom w:val="none" w:sz="0" w:space="0" w:color="auto"/>
            <w:right w:val="none" w:sz="0" w:space="0" w:color="auto"/>
          </w:divBdr>
        </w:div>
        <w:div w:id="1347975713">
          <w:marLeft w:val="547"/>
          <w:marRight w:val="0"/>
          <w:marTop w:val="96"/>
          <w:marBottom w:val="0"/>
          <w:divBdr>
            <w:top w:val="none" w:sz="0" w:space="0" w:color="auto"/>
            <w:left w:val="none" w:sz="0" w:space="0" w:color="auto"/>
            <w:bottom w:val="none" w:sz="0" w:space="0" w:color="auto"/>
            <w:right w:val="none" w:sz="0" w:space="0" w:color="auto"/>
          </w:divBdr>
        </w:div>
        <w:div w:id="1381243689">
          <w:marLeft w:val="547"/>
          <w:marRight w:val="0"/>
          <w:marTop w:val="96"/>
          <w:marBottom w:val="0"/>
          <w:divBdr>
            <w:top w:val="none" w:sz="0" w:space="0" w:color="auto"/>
            <w:left w:val="none" w:sz="0" w:space="0" w:color="auto"/>
            <w:bottom w:val="none" w:sz="0" w:space="0" w:color="auto"/>
            <w:right w:val="none" w:sz="0" w:space="0" w:color="auto"/>
          </w:divBdr>
        </w:div>
        <w:div w:id="1743597827">
          <w:marLeft w:val="1166"/>
          <w:marRight w:val="0"/>
          <w:marTop w:val="86"/>
          <w:marBottom w:val="0"/>
          <w:divBdr>
            <w:top w:val="none" w:sz="0" w:space="0" w:color="auto"/>
            <w:left w:val="none" w:sz="0" w:space="0" w:color="auto"/>
            <w:bottom w:val="none" w:sz="0" w:space="0" w:color="auto"/>
            <w:right w:val="none" w:sz="0" w:space="0" w:color="auto"/>
          </w:divBdr>
        </w:div>
        <w:div w:id="1790082978">
          <w:marLeft w:val="547"/>
          <w:marRight w:val="0"/>
          <w:marTop w:val="96"/>
          <w:marBottom w:val="0"/>
          <w:divBdr>
            <w:top w:val="none" w:sz="0" w:space="0" w:color="auto"/>
            <w:left w:val="none" w:sz="0" w:space="0" w:color="auto"/>
            <w:bottom w:val="none" w:sz="0" w:space="0" w:color="auto"/>
            <w:right w:val="none" w:sz="0" w:space="0" w:color="auto"/>
          </w:divBdr>
        </w:div>
        <w:div w:id="2118333422">
          <w:marLeft w:val="547"/>
          <w:marRight w:val="0"/>
          <w:marTop w:val="96"/>
          <w:marBottom w:val="0"/>
          <w:divBdr>
            <w:top w:val="none" w:sz="0" w:space="0" w:color="auto"/>
            <w:left w:val="none" w:sz="0" w:space="0" w:color="auto"/>
            <w:bottom w:val="none" w:sz="0" w:space="0" w:color="auto"/>
            <w:right w:val="none" w:sz="0" w:space="0" w:color="auto"/>
          </w:divBdr>
        </w:div>
      </w:divsChild>
    </w:div>
    <w:div w:id="1422334654">
      <w:bodyDiv w:val="1"/>
      <w:marLeft w:val="0"/>
      <w:marRight w:val="0"/>
      <w:marTop w:val="0"/>
      <w:marBottom w:val="0"/>
      <w:divBdr>
        <w:top w:val="none" w:sz="0" w:space="0" w:color="auto"/>
        <w:left w:val="none" w:sz="0" w:space="0" w:color="auto"/>
        <w:bottom w:val="none" w:sz="0" w:space="0" w:color="auto"/>
        <w:right w:val="none" w:sz="0" w:space="0" w:color="auto"/>
      </w:divBdr>
      <w:divsChild>
        <w:div w:id="179660205">
          <w:marLeft w:val="1800"/>
          <w:marRight w:val="0"/>
          <w:marTop w:val="115"/>
          <w:marBottom w:val="0"/>
          <w:divBdr>
            <w:top w:val="none" w:sz="0" w:space="0" w:color="auto"/>
            <w:left w:val="none" w:sz="0" w:space="0" w:color="auto"/>
            <w:bottom w:val="none" w:sz="0" w:space="0" w:color="auto"/>
            <w:right w:val="none" w:sz="0" w:space="0" w:color="auto"/>
          </w:divBdr>
        </w:div>
        <w:div w:id="673605522">
          <w:marLeft w:val="547"/>
          <w:marRight w:val="0"/>
          <w:marTop w:val="154"/>
          <w:marBottom w:val="0"/>
          <w:divBdr>
            <w:top w:val="none" w:sz="0" w:space="0" w:color="auto"/>
            <w:left w:val="none" w:sz="0" w:space="0" w:color="auto"/>
            <w:bottom w:val="none" w:sz="0" w:space="0" w:color="auto"/>
            <w:right w:val="none" w:sz="0" w:space="0" w:color="auto"/>
          </w:divBdr>
        </w:div>
        <w:div w:id="839387923">
          <w:marLeft w:val="1166"/>
          <w:marRight w:val="0"/>
          <w:marTop w:val="134"/>
          <w:marBottom w:val="0"/>
          <w:divBdr>
            <w:top w:val="none" w:sz="0" w:space="0" w:color="auto"/>
            <w:left w:val="none" w:sz="0" w:space="0" w:color="auto"/>
            <w:bottom w:val="none" w:sz="0" w:space="0" w:color="auto"/>
            <w:right w:val="none" w:sz="0" w:space="0" w:color="auto"/>
          </w:divBdr>
        </w:div>
        <w:div w:id="1022711360">
          <w:marLeft w:val="1800"/>
          <w:marRight w:val="0"/>
          <w:marTop w:val="115"/>
          <w:marBottom w:val="0"/>
          <w:divBdr>
            <w:top w:val="none" w:sz="0" w:space="0" w:color="auto"/>
            <w:left w:val="none" w:sz="0" w:space="0" w:color="auto"/>
            <w:bottom w:val="none" w:sz="0" w:space="0" w:color="auto"/>
            <w:right w:val="none" w:sz="0" w:space="0" w:color="auto"/>
          </w:divBdr>
        </w:div>
        <w:div w:id="1642155039">
          <w:marLeft w:val="1800"/>
          <w:marRight w:val="0"/>
          <w:marTop w:val="115"/>
          <w:marBottom w:val="0"/>
          <w:divBdr>
            <w:top w:val="none" w:sz="0" w:space="0" w:color="auto"/>
            <w:left w:val="none" w:sz="0" w:space="0" w:color="auto"/>
            <w:bottom w:val="none" w:sz="0" w:space="0" w:color="auto"/>
            <w:right w:val="none" w:sz="0" w:space="0" w:color="auto"/>
          </w:divBdr>
        </w:div>
        <w:div w:id="2032800648">
          <w:marLeft w:val="1166"/>
          <w:marRight w:val="0"/>
          <w:marTop w:val="134"/>
          <w:marBottom w:val="0"/>
          <w:divBdr>
            <w:top w:val="none" w:sz="0" w:space="0" w:color="auto"/>
            <w:left w:val="none" w:sz="0" w:space="0" w:color="auto"/>
            <w:bottom w:val="none" w:sz="0" w:space="0" w:color="auto"/>
            <w:right w:val="none" w:sz="0" w:space="0" w:color="auto"/>
          </w:divBdr>
        </w:div>
        <w:div w:id="2073381383">
          <w:marLeft w:val="1800"/>
          <w:marRight w:val="0"/>
          <w:marTop w:val="115"/>
          <w:marBottom w:val="0"/>
          <w:divBdr>
            <w:top w:val="none" w:sz="0" w:space="0" w:color="auto"/>
            <w:left w:val="none" w:sz="0" w:space="0" w:color="auto"/>
            <w:bottom w:val="none" w:sz="0" w:space="0" w:color="auto"/>
            <w:right w:val="none" w:sz="0" w:space="0" w:color="auto"/>
          </w:divBdr>
        </w:div>
      </w:divsChild>
    </w:div>
    <w:div w:id="1422678300">
      <w:bodyDiv w:val="1"/>
      <w:marLeft w:val="0"/>
      <w:marRight w:val="0"/>
      <w:marTop w:val="0"/>
      <w:marBottom w:val="0"/>
      <w:divBdr>
        <w:top w:val="none" w:sz="0" w:space="0" w:color="auto"/>
        <w:left w:val="none" w:sz="0" w:space="0" w:color="auto"/>
        <w:bottom w:val="none" w:sz="0" w:space="0" w:color="auto"/>
        <w:right w:val="none" w:sz="0" w:space="0" w:color="auto"/>
      </w:divBdr>
      <w:divsChild>
        <w:div w:id="129591694">
          <w:marLeft w:val="547"/>
          <w:marRight w:val="0"/>
          <w:marTop w:val="115"/>
          <w:marBottom w:val="0"/>
          <w:divBdr>
            <w:top w:val="none" w:sz="0" w:space="0" w:color="auto"/>
            <w:left w:val="none" w:sz="0" w:space="0" w:color="auto"/>
            <w:bottom w:val="none" w:sz="0" w:space="0" w:color="auto"/>
            <w:right w:val="none" w:sz="0" w:space="0" w:color="auto"/>
          </w:divBdr>
        </w:div>
        <w:div w:id="1506893035">
          <w:marLeft w:val="547"/>
          <w:marRight w:val="0"/>
          <w:marTop w:val="115"/>
          <w:marBottom w:val="0"/>
          <w:divBdr>
            <w:top w:val="none" w:sz="0" w:space="0" w:color="auto"/>
            <w:left w:val="none" w:sz="0" w:space="0" w:color="auto"/>
            <w:bottom w:val="none" w:sz="0" w:space="0" w:color="auto"/>
            <w:right w:val="none" w:sz="0" w:space="0" w:color="auto"/>
          </w:divBdr>
        </w:div>
      </w:divsChild>
    </w:div>
    <w:div w:id="1426069514">
      <w:bodyDiv w:val="1"/>
      <w:marLeft w:val="0"/>
      <w:marRight w:val="0"/>
      <w:marTop w:val="0"/>
      <w:marBottom w:val="0"/>
      <w:divBdr>
        <w:top w:val="none" w:sz="0" w:space="0" w:color="auto"/>
        <w:left w:val="none" w:sz="0" w:space="0" w:color="auto"/>
        <w:bottom w:val="none" w:sz="0" w:space="0" w:color="auto"/>
        <w:right w:val="none" w:sz="0" w:space="0" w:color="auto"/>
      </w:divBdr>
    </w:div>
    <w:div w:id="1426537903">
      <w:bodyDiv w:val="1"/>
      <w:marLeft w:val="0"/>
      <w:marRight w:val="0"/>
      <w:marTop w:val="0"/>
      <w:marBottom w:val="0"/>
      <w:divBdr>
        <w:top w:val="none" w:sz="0" w:space="0" w:color="auto"/>
        <w:left w:val="none" w:sz="0" w:space="0" w:color="auto"/>
        <w:bottom w:val="none" w:sz="0" w:space="0" w:color="auto"/>
        <w:right w:val="none" w:sz="0" w:space="0" w:color="auto"/>
      </w:divBdr>
    </w:div>
    <w:div w:id="1426994527">
      <w:bodyDiv w:val="1"/>
      <w:marLeft w:val="0"/>
      <w:marRight w:val="0"/>
      <w:marTop w:val="0"/>
      <w:marBottom w:val="0"/>
      <w:divBdr>
        <w:top w:val="none" w:sz="0" w:space="0" w:color="auto"/>
        <w:left w:val="none" w:sz="0" w:space="0" w:color="auto"/>
        <w:bottom w:val="none" w:sz="0" w:space="0" w:color="auto"/>
        <w:right w:val="none" w:sz="0" w:space="0" w:color="auto"/>
      </w:divBdr>
    </w:div>
    <w:div w:id="1427579004">
      <w:bodyDiv w:val="1"/>
      <w:marLeft w:val="0"/>
      <w:marRight w:val="0"/>
      <w:marTop w:val="0"/>
      <w:marBottom w:val="0"/>
      <w:divBdr>
        <w:top w:val="none" w:sz="0" w:space="0" w:color="auto"/>
        <w:left w:val="none" w:sz="0" w:space="0" w:color="auto"/>
        <w:bottom w:val="none" w:sz="0" w:space="0" w:color="auto"/>
        <w:right w:val="none" w:sz="0" w:space="0" w:color="auto"/>
      </w:divBdr>
    </w:div>
    <w:div w:id="1429038978">
      <w:bodyDiv w:val="1"/>
      <w:marLeft w:val="0"/>
      <w:marRight w:val="0"/>
      <w:marTop w:val="0"/>
      <w:marBottom w:val="0"/>
      <w:divBdr>
        <w:top w:val="none" w:sz="0" w:space="0" w:color="auto"/>
        <w:left w:val="none" w:sz="0" w:space="0" w:color="auto"/>
        <w:bottom w:val="none" w:sz="0" w:space="0" w:color="auto"/>
        <w:right w:val="none" w:sz="0" w:space="0" w:color="auto"/>
      </w:divBdr>
    </w:div>
    <w:div w:id="1431582667">
      <w:bodyDiv w:val="1"/>
      <w:marLeft w:val="0"/>
      <w:marRight w:val="0"/>
      <w:marTop w:val="0"/>
      <w:marBottom w:val="0"/>
      <w:divBdr>
        <w:top w:val="none" w:sz="0" w:space="0" w:color="auto"/>
        <w:left w:val="none" w:sz="0" w:space="0" w:color="auto"/>
        <w:bottom w:val="none" w:sz="0" w:space="0" w:color="auto"/>
        <w:right w:val="none" w:sz="0" w:space="0" w:color="auto"/>
      </w:divBdr>
    </w:div>
    <w:div w:id="1431974533">
      <w:bodyDiv w:val="1"/>
      <w:marLeft w:val="0"/>
      <w:marRight w:val="0"/>
      <w:marTop w:val="0"/>
      <w:marBottom w:val="0"/>
      <w:divBdr>
        <w:top w:val="none" w:sz="0" w:space="0" w:color="auto"/>
        <w:left w:val="none" w:sz="0" w:space="0" w:color="auto"/>
        <w:bottom w:val="none" w:sz="0" w:space="0" w:color="auto"/>
        <w:right w:val="none" w:sz="0" w:space="0" w:color="auto"/>
      </w:divBdr>
    </w:div>
    <w:div w:id="1432239887">
      <w:bodyDiv w:val="1"/>
      <w:marLeft w:val="0"/>
      <w:marRight w:val="0"/>
      <w:marTop w:val="0"/>
      <w:marBottom w:val="0"/>
      <w:divBdr>
        <w:top w:val="none" w:sz="0" w:space="0" w:color="auto"/>
        <w:left w:val="none" w:sz="0" w:space="0" w:color="auto"/>
        <w:bottom w:val="none" w:sz="0" w:space="0" w:color="auto"/>
        <w:right w:val="none" w:sz="0" w:space="0" w:color="auto"/>
      </w:divBdr>
    </w:div>
    <w:div w:id="1433167056">
      <w:bodyDiv w:val="1"/>
      <w:marLeft w:val="0"/>
      <w:marRight w:val="0"/>
      <w:marTop w:val="0"/>
      <w:marBottom w:val="0"/>
      <w:divBdr>
        <w:top w:val="none" w:sz="0" w:space="0" w:color="auto"/>
        <w:left w:val="none" w:sz="0" w:space="0" w:color="auto"/>
        <w:bottom w:val="none" w:sz="0" w:space="0" w:color="auto"/>
        <w:right w:val="none" w:sz="0" w:space="0" w:color="auto"/>
      </w:divBdr>
    </w:div>
    <w:div w:id="1434786227">
      <w:bodyDiv w:val="1"/>
      <w:marLeft w:val="0"/>
      <w:marRight w:val="0"/>
      <w:marTop w:val="0"/>
      <w:marBottom w:val="0"/>
      <w:divBdr>
        <w:top w:val="none" w:sz="0" w:space="0" w:color="auto"/>
        <w:left w:val="none" w:sz="0" w:space="0" w:color="auto"/>
        <w:bottom w:val="none" w:sz="0" w:space="0" w:color="auto"/>
        <w:right w:val="none" w:sz="0" w:space="0" w:color="auto"/>
      </w:divBdr>
      <w:divsChild>
        <w:div w:id="1610971090">
          <w:marLeft w:val="0"/>
          <w:marRight w:val="0"/>
          <w:marTop w:val="0"/>
          <w:marBottom w:val="0"/>
          <w:divBdr>
            <w:top w:val="none" w:sz="0" w:space="0" w:color="auto"/>
            <w:left w:val="none" w:sz="0" w:space="0" w:color="auto"/>
            <w:bottom w:val="none" w:sz="0" w:space="0" w:color="auto"/>
            <w:right w:val="none" w:sz="0" w:space="0" w:color="auto"/>
          </w:divBdr>
          <w:divsChild>
            <w:div w:id="789401311">
              <w:marLeft w:val="0"/>
              <w:marRight w:val="0"/>
              <w:marTop w:val="0"/>
              <w:marBottom w:val="0"/>
              <w:divBdr>
                <w:top w:val="none" w:sz="0" w:space="0" w:color="auto"/>
                <w:left w:val="none" w:sz="0" w:space="0" w:color="auto"/>
                <w:bottom w:val="none" w:sz="0" w:space="0" w:color="auto"/>
                <w:right w:val="none" w:sz="0" w:space="0" w:color="auto"/>
              </w:divBdr>
            </w:div>
            <w:div w:id="1066879942">
              <w:marLeft w:val="0"/>
              <w:marRight w:val="0"/>
              <w:marTop w:val="0"/>
              <w:marBottom w:val="0"/>
              <w:divBdr>
                <w:top w:val="none" w:sz="0" w:space="0" w:color="auto"/>
                <w:left w:val="none" w:sz="0" w:space="0" w:color="auto"/>
                <w:bottom w:val="none" w:sz="0" w:space="0" w:color="auto"/>
                <w:right w:val="none" w:sz="0" w:space="0" w:color="auto"/>
              </w:divBdr>
            </w:div>
            <w:div w:id="1179739855">
              <w:marLeft w:val="0"/>
              <w:marRight w:val="0"/>
              <w:marTop w:val="0"/>
              <w:marBottom w:val="0"/>
              <w:divBdr>
                <w:top w:val="none" w:sz="0" w:space="0" w:color="auto"/>
                <w:left w:val="none" w:sz="0" w:space="0" w:color="auto"/>
                <w:bottom w:val="none" w:sz="0" w:space="0" w:color="auto"/>
                <w:right w:val="none" w:sz="0" w:space="0" w:color="auto"/>
              </w:divBdr>
            </w:div>
            <w:div w:id="1284532029">
              <w:marLeft w:val="0"/>
              <w:marRight w:val="0"/>
              <w:marTop w:val="0"/>
              <w:marBottom w:val="0"/>
              <w:divBdr>
                <w:top w:val="none" w:sz="0" w:space="0" w:color="auto"/>
                <w:left w:val="none" w:sz="0" w:space="0" w:color="auto"/>
                <w:bottom w:val="none" w:sz="0" w:space="0" w:color="auto"/>
                <w:right w:val="none" w:sz="0" w:space="0" w:color="auto"/>
              </w:divBdr>
            </w:div>
            <w:div w:id="20231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818">
      <w:bodyDiv w:val="1"/>
      <w:marLeft w:val="0"/>
      <w:marRight w:val="0"/>
      <w:marTop w:val="0"/>
      <w:marBottom w:val="0"/>
      <w:divBdr>
        <w:top w:val="none" w:sz="0" w:space="0" w:color="auto"/>
        <w:left w:val="none" w:sz="0" w:space="0" w:color="auto"/>
        <w:bottom w:val="none" w:sz="0" w:space="0" w:color="auto"/>
        <w:right w:val="none" w:sz="0" w:space="0" w:color="auto"/>
      </w:divBdr>
    </w:div>
    <w:div w:id="1435132228">
      <w:bodyDiv w:val="1"/>
      <w:marLeft w:val="0"/>
      <w:marRight w:val="0"/>
      <w:marTop w:val="0"/>
      <w:marBottom w:val="0"/>
      <w:divBdr>
        <w:top w:val="none" w:sz="0" w:space="0" w:color="auto"/>
        <w:left w:val="none" w:sz="0" w:space="0" w:color="auto"/>
        <w:bottom w:val="none" w:sz="0" w:space="0" w:color="auto"/>
        <w:right w:val="none" w:sz="0" w:space="0" w:color="auto"/>
      </w:divBdr>
    </w:div>
    <w:div w:id="1436169971">
      <w:bodyDiv w:val="1"/>
      <w:marLeft w:val="0"/>
      <w:marRight w:val="0"/>
      <w:marTop w:val="0"/>
      <w:marBottom w:val="0"/>
      <w:divBdr>
        <w:top w:val="none" w:sz="0" w:space="0" w:color="auto"/>
        <w:left w:val="none" w:sz="0" w:space="0" w:color="auto"/>
        <w:bottom w:val="none" w:sz="0" w:space="0" w:color="auto"/>
        <w:right w:val="none" w:sz="0" w:space="0" w:color="auto"/>
      </w:divBdr>
    </w:div>
    <w:div w:id="1436558261">
      <w:bodyDiv w:val="1"/>
      <w:marLeft w:val="0"/>
      <w:marRight w:val="0"/>
      <w:marTop w:val="0"/>
      <w:marBottom w:val="0"/>
      <w:divBdr>
        <w:top w:val="none" w:sz="0" w:space="0" w:color="auto"/>
        <w:left w:val="none" w:sz="0" w:space="0" w:color="auto"/>
        <w:bottom w:val="none" w:sz="0" w:space="0" w:color="auto"/>
        <w:right w:val="none" w:sz="0" w:space="0" w:color="auto"/>
      </w:divBdr>
    </w:div>
    <w:div w:id="1439328101">
      <w:bodyDiv w:val="1"/>
      <w:marLeft w:val="0"/>
      <w:marRight w:val="0"/>
      <w:marTop w:val="0"/>
      <w:marBottom w:val="0"/>
      <w:divBdr>
        <w:top w:val="none" w:sz="0" w:space="0" w:color="auto"/>
        <w:left w:val="none" w:sz="0" w:space="0" w:color="auto"/>
        <w:bottom w:val="none" w:sz="0" w:space="0" w:color="auto"/>
        <w:right w:val="none" w:sz="0" w:space="0" w:color="auto"/>
      </w:divBdr>
      <w:divsChild>
        <w:div w:id="412705742">
          <w:marLeft w:val="1800"/>
          <w:marRight w:val="0"/>
          <w:marTop w:val="86"/>
          <w:marBottom w:val="0"/>
          <w:divBdr>
            <w:top w:val="none" w:sz="0" w:space="0" w:color="auto"/>
            <w:left w:val="none" w:sz="0" w:space="0" w:color="auto"/>
            <w:bottom w:val="none" w:sz="0" w:space="0" w:color="auto"/>
            <w:right w:val="none" w:sz="0" w:space="0" w:color="auto"/>
          </w:divBdr>
        </w:div>
        <w:div w:id="550505658">
          <w:marLeft w:val="1166"/>
          <w:marRight w:val="0"/>
          <w:marTop w:val="96"/>
          <w:marBottom w:val="0"/>
          <w:divBdr>
            <w:top w:val="none" w:sz="0" w:space="0" w:color="auto"/>
            <w:left w:val="none" w:sz="0" w:space="0" w:color="auto"/>
            <w:bottom w:val="none" w:sz="0" w:space="0" w:color="auto"/>
            <w:right w:val="none" w:sz="0" w:space="0" w:color="auto"/>
          </w:divBdr>
        </w:div>
        <w:div w:id="551308209">
          <w:marLeft w:val="1800"/>
          <w:marRight w:val="0"/>
          <w:marTop w:val="86"/>
          <w:marBottom w:val="0"/>
          <w:divBdr>
            <w:top w:val="none" w:sz="0" w:space="0" w:color="auto"/>
            <w:left w:val="none" w:sz="0" w:space="0" w:color="auto"/>
            <w:bottom w:val="none" w:sz="0" w:space="0" w:color="auto"/>
            <w:right w:val="none" w:sz="0" w:space="0" w:color="auto"/>
          </w:divBdr>
        </w:div>
        <w:div w:id="1221014049">
          <w:marLeft w:val="1166"/>
          <w:marRight w:val="0"/>
          <w:marTop w:val="96"/>
          <w:marBottom w:val="0"/>
          <w:divBdr>
            <w:top w:val="none" w:sz="0" w:space="0" w:color="auto"/>
            <w:left w:val="none" w:sz="0" w:space="0" w:color="auto"/>
            <w:bottom w:val="none" w:sz="0" w:space="0" w:color="auto"/>
            <w:right w:val="none" w:sz="0" w:space="0" w:color="auto"/>
          </w:divBdr>
        </w:div>
        <w:div w:id="1648511093">
          <w:marLeft w:val="1800"/>
          <w:marRight w:val="0"/>
          <w:marTop w:val="86"/>
          <w:marBottom w:val="0"/>
          <w:divBdr>
            <w:top w:val="none" w:sz="0" w:space="0" w:color="auto"/>
            <w:left w:val="none" w:sz="0" w:space="0" w:color="auto"/>
            <w:bottom w:val="none" w:sz="0" w:space="0" w:color="auto"/>
            <w:right w:val="none" w:sz="0" w:space="0" w:color="auto"/>
          </w:divBdr>
        </w:div>
        <w:div w:id="1730494408">
          <w:marLeft w:val="547"/>
          <w:marRight w:val="0"/>
          <w:marTop w:val="115"/>
          <w:marBottom w:val="0"/>
          <w:divBdr>
            <w:top w:val="none" w:sz="0" w:space="0" w:color="auto"/>
            <w:left w:val="none" w:sz="0" w:space="0" w:color="auto"/>
            <w:bottom w:val="none" w:sz="0" w:space="0" w:color="auto"/>
            <w:right w:val="none" w:sz="0" w:space="0" w:color="auto"/>
          </w:divBdr>
        </w:div>
        <w:div w:id="1767967491">
          <w:marLeft w:val="1166"/>
          <w:marRight w:val="0"/>
          <w:marTop w:val="96"/>
          <w:marBottom w:val="0"/>
          <w:divBdr>
            <w:top w:val="none" w:sz="0" w:space="0" w:color="auto"/>
            <w:left w:val="none" w:sz="0" w:space="0" w:color="auto"/>
            <w:bottom w:val="none" w:sz="0" w:space="0" w:color="auto"/>
            <w:right w:val="none" w:sz="0" w:space="0" w:color="auto"/>
          </w:divBdr>
        </w:div>
      </w:divsChild>
    </w:div>
    <w:div w:id="1442262065">
      <w:bodyDiv w:val="1"/>
      <w:marLeft w:val="0"/>
      <w:marRight w:val="0"/>
      <w:marTop w:val="0"/>
      <w:marBottom w:val="0"/>
      <w:divBdr>
        <w:top w:val="none" w:sz="0" w:space="0" w:color="auto"/>
        <w:left w:val="none" w:sz="0" w:space="0" w:color="auto"/>
        <w:bottom w:val="none" w:sz="0" w:space="0" w:color="auto"/>
        <w:right w:val="none" w:sz="0" w:space="0" w:color="auto"/>
      </w:divBdr>
    </w:div>
    <w:div w:id="1442796710">
      <w:bodyDiv w:val="1"/>
      <w:marLeft w:val="0"/>
      <w:marRight w:val="0"/>
      <w:marTop w:val="0"/>
      <w:marBottom w:val="0"/>
      <w:divBdr>
        <w:top w:val="none" w:sz="0" w:space="0" w:color="auto"/>
        <w:left w:val="none" w:sz="0" w:space="0" w:color="auto"/>
        <w:bottom w:val="none" w:sz="0" w:space="0" w:color="auto"/>
        <w:right w:val="none" w:sz="0" w:space="0" w:color="auto"/>
      </w:divBdr>
    </w:div>
    <w:div w:id="1443109699">
      <w:bodyDiv w:val="1"/>
      <w:marLeft w:val="0"/>
      <w:marRight w:val="0"/>
      <w:marTop w:val="0"/>
      <w:marBottom w:val="0"/>
      <w:divBdr>
        <w:top w:val="none" w:sz="0" w:space="0" w:color="auto"/>
        <w:left w:val="none" w:sz="0" w:space="0" w:color="auto"/>
        <w:bottom w:val="none" w:sz="0" w:space="0" w:color="auto"/>
        <w:right w:val="none" w:sz="0" w:space="0" w:color="auto"/>
      </w:divBdr>
    </w:div>
    <w:div w:id="1445926449">
      <w:bodyDiv w:val="1"/>
      <w:marLeft w:val="0"/>
      <w:marRight w:val="0"/>
      <w:marTop w:val="0"/>
      <w:marBottom w:val="0"/>
      <w:divBdr>
        <w:top w:val="none" w:sz="0" w:space="0" w:color="auto"/>
        <w:left w:val="none" w:sz="0" w:space="0" w:color="auto"/>
        <w:bottom w:val="none" w:sz="0" w:space="0" w:color="auto"/>
        <w:right w:val="none" w:sz="0" w:space="0" w:color="auto"/>
      </w:divBdr>
    </w:div>
    <w:div w:id="1446541113">
      <w:bodyDiv w:val="1"/>
      <w:marLeft w:val="0"/>
      <w:marRight w:val="0"/>
      <w:marTop w:val="0"/>
      <w:marBottom w:val="0"/>
      <w:divBdr>
        <w:top w:val="none" w:sz="0" w:space="0" w:color="auto"/>
        <w:left w:val="none" w:sz="0" w:space="0" w:color="auto"/>
        <w:bottom w:val="none" w:sz="0" w:space="0" w:color="auto"/>
        <w:right w:val="none" w:sz="0" w:space="0" w:color="auto"/>
      </w:divBdr>
    </w:div>
    <w:div w:id="1447313445">
      <w:bodyDiv w:val="1"/>
      <w:marLeft w:val="0"/>
      <w:marRight w:val="0"/>
      <w:marTop w:val="0"/>
      <w:marBottom w:val="0"/>
      <w:divBdr>
        <w:top w:val="none" w:sz="0" w:space="0" w:color="auto"/>
        <w:left w:val="none" w:sz="0" w:space="0" w:color="auto"/>
        <w:bottom w:val="none" w:sz="0" w:space="0" w:color="auto"/>
        <w:right w:val="none" w:sz="0" w:space="0" w:color="auto"/>
      </w:divBdr>
      <w:divsChild>
        <w:div w:id="245237474">
          <w:marLeft w:val="1800"/>
          <w:marRight w:val="0"/>
          <w:marTop w:val="115"/>
          <w:marBottom w:val="0"/>
          <w:divBdr>
            <w:top w:val="none" w:sz="0" w:space="0" w:color="auto"/>
            <w:left w:val="none" w:sz="0" w:space="0" w:color="auto"/>
            <w:bottom w:val="none" w:sz="0" w:space="0" w:color="auto"/>
            <w:right w:val="none" w:sz="0" w:space="0" w:color="auto"/>
          </w:divBdr>
        </w:div>
        <w:div w:id="730277777">
          <w:marLeft w:val="547"/>
          <w:marRight w:val="0"/>
          <w:marTop w:val="154"/>
          <w:marBottom w:val="0"/>
          <w:divBdr>
            <w:top w:val="none" w:sz="0" w:space="0" w:color="auto"/>
            <w:left w:val="none" w:sz="0" w:space="0" w:color="auto"/>
            <w:bottom w:val="none" w:sz="0" w:space="0" w:color="auto"/>
            <w:right w:val="none" w:sz="0" w:space="0" w:color="auto"/>
          </w:divBdr>
        </w:div>
        <w:div w:id="788208567">
          <w:marLeft w:val="547"/>
          <w:marRight w:val="0"/>
          <w:marTop w:val="154"/>
          <w:marBottom w:val="0"/>
          <w:divBdr>
            <w:top w:val="none" w:sz="0" w:space="0" w:color="auto"/>
            <w:left w:val="none" w:sz="0" w:space="0" w:color="auto"/>
            <w:bottom w:val="none" w:sz="0" w:space="0" w:color="auto"/>
            <w:right w:val="none" w:sz="0" w:space="0" w:color="auto"/>
          </w:divBdr>
        </w:div>
        <w:div w:id="1849980211">
          <w:marLeft w:val="1166"/>
          <w:marRight w:val="0"/>
          <w:marTop w:val="134"/>
          <w:marBottom w:val="0"/>
          <w:divBdr>
            <w:top w:val="none" w:sz="0" w:space="0" w:color="auto"/>
            <w:left w:val="none" w:sz="0" w:space="0" w:color="auto"/>
            <w:bottom w:val="none" w:sz="0" w:space="0" w:color="auto"/>
            <w:right w:val="none" w:sz="0" w:space="0" w:color="auto"/>
          </w:divBdr>
        </w:div>
        <w:div w:id="2142646621">
          <w:marLeft w:val="1166"/>
          <w:marRight w:val="0"/>
          <w:marTop w:val="134"/>
          <w:marBottom w:val="0"/>
          <w:divBdr>
            <w:top w:val="none" w:sz="0" w:space="0" w:color="auto"/>
            <w:left w:val="none" w:sz="0" w:space="0" w:color="auto"/>
            <w:bottom w:val="none" w:sz="0" w:space="0" w:color="auto"/>
            <w:right w:val="none" w:sz="0" w:space="0" w:color="auto"/>
          </w:divBdr>
        </w:div>
      </w:divsChild>
    </w:div>
    <w:div w:id="1448503607">
      <w:bodyDiv w:val="1"/>
      <w:marLeft w:val="0"/>
      <w:marRight w:val="0"/>
      <w:marTop w:val="0"/>
      <w:marBottom w:val="0"/>
      <w:divBdr>
        <w:top w:val="none" w:sz="0" w:space="0" w:color="auto"/>
        <w:left w:val="none" w:sz="0" w:space="0" w:color="auto"/>
        <w:bottom w:val="none" w:sz="0" w:space="0" w:color="auto"/>
        <w:right w:val="none" w:sz="0" w:space="0" w:color="auto"/>
      </w:divBdr>
    </w:div>
    <w:div w:id="1448692573">
      <w:bodyDiv w:val="1"/>
      <w:marLeft w:val="0"/>
      <w:marRight w:val="0"/>
      <w:marTop w:val="0"/>
      <w:marBottom w:val="0"/>
      <w:divBdr>
        <w:top w:val="none" w:sz="0" w:space="0" w:color="auto"/>
        <w:left w:val="none" w:sz="0" w:space="0" w:color="auto"/>
        <w:bottom w:val="none" w:sz="0" w:space="0" w:color="auto"/>
        <w:right w:val="none" w:sz="0" w:space="0" w:color="auto"/>
      </w:divBdr>
      <w:divsChild>
        <w:div w:id="470562345">
          <w:marLeft w:val="1166"/>
          <w:marRight w:val="0"/>
          <w:marTop w:val="77"/>
          <w:marBottom w:val="0"/>
          <w:divBdr>
            <w:top w:val="none" w:sz="0" w:space="0" w:color="auto"/>
            <w:left w:val="none" w:sz="0" w:space="0" w:color="auto"/>
            <w:bottom w:val="none" w:sz="0" w:space="0" w:color="auto"/>
            <w:right w:val="none" w:sz="0" w:space="0" w:color="auto"/>
          </w:divBdr>
        </w:div>
        <w:div w:id="619995801">
          <w:marLeft w:val="547"/>
          <w:marRight w:val="0"/>
          <w:marTop w:val="96"/>
          <w:marBottom w:val="0"/>
          <w:divBdr>
            <w:top w:val="none" w:sz="0" w:space="0" w:color="auto"/>
            <w:left w:val="none" w:sz="0" w:space="0" w:color="auto"/>
            <w:bottom w:val="none" w:sz="0" w:space="0" w:color="auto"/>
            <w:right w:val="none" w:sz="0" w:space="0" w:color="auto"/>
          </w:divBdr>
        </w:div>
        <w:div w:id="764417635">
          <w:marLeft w:val="1166"/>
          <w:marRight w:val="0"/>
          <w:marTop w:val="77"/>
          <w:marBottom w:val="0"/>
          <w:divBdr>
            <w:top w:val="none" w:sz="0" w:space="0" w:color="auto"/>
            <w:left w:val="none" w:sz="0" w:space="0" w:color="auto"/>
            <w:bottom w:val="none" w:sz="0" w:space="0" w:color="auto"/>
            <w:right w:val="none" w:sz="0" w:space="0" w:color="auto"/>
          </w:divBdr>
        </w:div>
        <w:div w:id="852258385">
          <w:marLeft w:val="547"/>
          <w:marRight w:val="0"/>
          <w:marTop w:val="96"/>
          <w:marBottom w:val="0"/>
          <w:divBdr>
            <w:top w:val="none" w:sz="0" w:space="0" w:color="auto"/>
            <w:left w:val="none" w:sz="0" w:space="0" w:color="auto"/>
            <w:bottom w:val="none" w:sz="0" w:space="0" w:color="auto"/>
            <w:right w:val="none" w:sz="0" w:space="0" w:color="auto"/>
          </w:divBdr>
        </w:div>
        <w:div w:id="872881860">
          <w:marLeft w:val="1166"/>
          <w:marRight w:val="0"/>
          <w:marTop w:val="77"/>
          <w:marBottom w:val="0"/>
          <w:divBdr>
            <w:top w:val="none" w:sz="0" w:space="0" w:color="auto"/>
            <w:left w:val="none" w:sz="0" w:space="0" w:color="auto"/>
            <w:bottom w:val="none" w:sz="0" w:space="0" w:color="auto"/>
            <w:right w:val="none" w:sz="0" w:space="0" w:color="auto"/>
          </w:divBdr>
        </w:div>
        <w:div w:id="1174152340">
          <w:marLeft w:val="547"/>
          <w:marRight w:val="0"/>
          <w:marTop w:val="96"/>
          <w:marBottom w:val="0"/>
          <w:divBdr>
            <w:top w:val="none" w:sz="0" w:space="0" w:color="auto"/>
            <w:left w:val="none" w:sz="0" w:space="0" w:color="auto"/>
            <w:bottom w:val="none" w:sz="0" w:space="0" w:color="auto"/>
            <w:right w:val="none" w:sz="0" w:space="0" w:color="auto"/>
          </w:divBdr>
        </w:div>
        <w:div w:id="1323780048">
          <w:marLeft w:val="1166"/>
          <w:marRight w:val="0"/>
          <w:marTop w:val="77"/>
          <w:marBottom w:val="0"/>
          <w:divBdr>
            <w:top w:val="none" w:sz="0" w:space="0" w:color="auto"/>
            <w:left w:val="none" w:sz="0" w:space="0" w:color="auto"/>
            <w:bottom w:val="none" w:sz="0" w:space="0" w:color="auto"/>
            <w:right w:val="none" w:sz="0" w:space="0" w:color="auto"/>
          </w:divBdr>
        </w:div>
        <w:div w:id="1434472696">
          <w:marLeft w:val="1166"/>
          <w:marRight w:val="0"/>
          <w:marTop w:val="77"/>
          <w:marBottom w:val="0"/>
          <w:divBdr>
            <w:top w:val="none" w:sz="0" w:space="0" w:color="auto"/>
            <w:left w:val="none" w:sz="0" w:space="0" w:color="auto"/>
            <w:bottom w:val="none" w:sz="0" w:space="0" w:color="auto"/>
            <w:right w:val="none" w:sz="0" w:space="0" w:color="auto"/>
          </w:divBdr>
        </w:div>
      </w:divsChild>
    </w:div>
    <w:div w:id="1448742420">
      <w:bodyDiv w:val="1"/>
      <w:marLeft w:val="0"/>
      <w:marRight w:val="0"/>
      <w:marTop w:val="0"/>
      <w:marBottom w:val="0"/>
      <w:divBdr>
        <w:top w:val="none" w:sz="0" w:space="0" w:color="auto"/>
        <w:left w:val="none" w:sz="0" w:space="0" w:color="auto"/>
        <w:bottom w:val="none" w:sz="0" w:space="0" w:color="auto"/>
        <w:right w:val="none" w:sz="0" w:space="0" w:color="auto"/>
      </w:divBdr>
      <w:divsChild>
        <w:div w:id="213470182">
          <w:marLeft w:val="1800"/>
          <w:marRight w:val="0"/>
          <w:marTop w:val="77"/>
          <w:marBottom w:val="120"/>
          <w:divBdr>
            <w:top w:val="none" w:sz="0" w:space="0" w:color="auto"/>
            <w:left w:val="none" w:sz="0" w:space="0" w:color="auto"/>
            <w:bottom w:val="none" w:sz="0" w:space="0" w:color="auto"/>
            <w:right w:val="none" w:sz="0" w:space="0" w:color="auto"/>
          </w:divBdr>
        </w:div>
        <w:div w:id="366487969">
          <w:marLeft w:val="1166"/>
          <w:marRight w:val="0"/>
          <w:marTop w:val="96"/>
          <w:marBottom w:val="120"/>
          <w:divBdr>
            <w:top w:val="none" w:sz="0" w:space="0" w:color="auto"/>
            <w:left w:val="none" w:sz="0" w:space="0" w:color="auto"/>
            <w:bottom w:val="none" w:sz="0" w:space="0" w:color="auto"/>
            <w:right w:val="none" w:sz="0" w:space="0" w:color="auto"/>
          </w:divBdr>
        </w:div>
        <w:div w:id="415983754">
          <w:marLeft w:val="2520"/>
          <w:marRight w:val="0"/>
          <w:marTop w:val="77"/>
          <w:marBottom w:val="120"/>
          <w:divBdr>
            <w:top w:val="none" w:sz="0" w:space="0" w:color="auto"/>
            <w:left w:val="none" w:sz="0" w:space="0" w:color="auto"/>
            <w:bottom w:val="none" w:sz="0" w:space="0" w:color="auto"/>
            <w:right w:val="none" w:sz="0" w:space="0" w:color="auto"/>
          </w:divBdr>
        </w:div>
        <w:div w:id="436409555">
          <w:marLeft w:val="547"/>
          <w:marRight w:val="0"/>
          <w:marTop w:val="115"/>
          <w:marBottom w:val="120"/>
          <w:divBdr>
            <w:top w:val="none" w:sz="0" w:space="0" w:color="auto"/>
            <w:left w:val="none" w:sz="0" w:space="0" w:color="auto"/>
            <w:bottom w:val="none" w:sz="0" w:space="0" w:color="auto"/>
            <w:right w:val="none" w:sz="0" w:space="0" w:color="auto"/>
          </w:divBdr>
        </w:div>
        <w:div w:id="947199484">
          <w:marLeft w:val="1800"/>
          <w:marRight w:val="0"/>
          <w:marTop w:val="77"/>
          <w:marBottom w:val="120"/>
          <w:divBdr>
            <w:top w:val="none" w:sz="0" w:space="0" w:color="auto"/>
            <w:left w:val="none" w:sz="0" w:space="0" w:color="auto"/>
            <w:bottom w:val="none" w:sz="0" w:space="0" w:color="auto"/>
            <w:right w:val="none" w:sz="0" w:space="0" w:color="auto"/>
          </w:divBdr>
        </w:div>
        <w:div w:id="957033536">
          <w:marLeft w:val="1800"/>
          <w:marRight w:val="0"/>
          <w:marTop w:val="77"/>
          <w:marBottom w:val="120"/>
          <w:divBdr>
            <w:top w:val="none" w:sz="0" w:space="0" w:color="auto"/>
            <w:left w:val="none" w:sz="0" w:space="0" w:color="auto"/>
            <w:bottom w:val="none" w:sz="0" w:space="0" w:color="auto"/>
            <w:right w:val="none" w:sz="0" w:space="0" w:color="auto"/>
          </w:divBdr>
        </w:div>
        <w:div w:id="1077438892">
          <w:marLeft w:val="1166"/>
          <w:marRight w:val="0"/>
          <w:marTop w:val="96"/>
          <w:marBottom w:val="120"/>
          <w:divBdr>
            <w:top w:val="none" w:sz="0" w:space="0" w:color="auto"/>
            <w:left w:val="none" w:sz="0" w:space="0" w:color="auto"/>
            <w:bottom w:val="none" w:sz="0" w:space="0" w:color="auto"/>
            <w:right w:val="none" w:sz="0" w:space="0" w:color="auto"/>
          </w:divBdr>
        </w:div>
        <w:div w:id="1564482642">
          <w:marLeft w:val="1800"/>
          <w:marRight w:val="0"/>
          <w:marTop w:val="77"/>
          <w:marBottom w:val="120"/>
          <w:divBdr>
            <w:top w:val="none" w:sz="0" w:space="0" w:color="auto"/>
            <w:left w:val="none" w:sz="0" w:space="0" w:color="auto"/>
            <w:bottom w:val="none" w:sz="0" w:space="0" w:color="auto"/>
            <w:right w:val="none" w:sz="0" w:space="0" w:color="auto"/>
          </w:divBdr>
        </w:div>
        <w:div w:id="1648165326">
          <w:marLeft w:val="2520"/>
          <w:marRight w:val="0"/>
          <w:marTop w:val="77"/>
          <w:marBottom w:val="120"/>
          <w:divBdr>
            <w:top w:val="none" w:sz="0" w:space="0" w:color="auto"/>
            <w:left w:val="none" w:sz="0" w:space="0" w:color="auto"/>
            <w:bottom w:val="none" w:sz="0" w:space="0" w:color="auto"/>
            <w:right w:val="none" w:sz="0" w:space="0" w:color="auto"/>
          </w:divBdr>
        </w:div>
        <w:div w:id="1813518177">
          <w:marLeft w:val="2520"/>
          <w:marRight w:val="0"/>
          <w:marTop w:val="77"/>
          <w:marBottom w:val="120"/>
          <w:divBdr>
            <w:top w:val="none" w:sz="0" w:space="0" w:color="auto"/>
            <w:left w:val="none" w:sz="0" w:space="0" w:color="auto"/>
            <w:bottom w:val="none" w:sz="0" w:space="0" w:color="auto"/>
            <w:right w:val="none" w:sz="0" w:space="0" w:color="auto"/>
          </w:divBdr>
        </w:div>
        <w:div w:id="1979677831">
          <w:marLeft w:val="2520"/>
          <w:marRight w:val="0"/>
          <w:marTop w:val="77"/>
          <w:marBottom w:val="120"/>
          <w:divBdr>
            <w:top w:val="none" w:sz="0" w:space="0" w:color="auto"/>
            <w:left w:val="none" w:sz="0" w:space="0" w:color="auto"/>
            <w:bottom w:val="none" w:sz="0" w:space="0" w:color="auto"/>
            <w:right w:val="none" w:sz="0" w:space="0" w:color="auto"/>
          </w:divBdr>
        </w:div>
        <w:div w:id="2095584212">
          <w:marLeft w:val="2520"/>
          <w:marRight w:val="0"/>
          <w:marTop w:val="77"/>
          <w:marBottom w:val="120"/>
          <w:divBdr>
            <w:top w:val="none" w:sz="0" w:space="0" w:color="auto"/>
            <w:left w:val="none" w:sz="0" w:space="0" w:color="auto"/>
            <w:bottom w:val="none" w:sz="0" w:space="0" w:color="auto"/>
            <w:right w:val="none" w:sz="0" w:space="0" w:color="auto"/>
          </w:divBdr>
        </w:div>
      </w:divsChild>
    </w:div>
    <w:div w:id="1450663113">
      <w:bodyDiv w:val="1"/>
      <w:marLeft w:val="0"/>
      <w:marRight w:val="0"/>
      <w:marTop w:val="0"/>
      <w:marBottom w:val="0"/>
      <w:divBdr>
        <w:top w:val="none" w:sz="0" w:space="0" w:color="auto"/>
        <w:left w:val="none" w:sz="0" w:space="0" w:color="auto"/>
        <w:bottom w:val="none" w:sz="0" w:space="0" w:color="auto"/>
        <w:right w:val="none" w:sz="0" w:space="0" w:color="auto"/>
      </w:divBdr>
      <w:divsChild>
        <w:div w:id="191651889">
          <w:marLeft w:val="1800"/>
          <w:marRight w:val="0"/>
          <w:marTop w:val="96"/>
          <w:marBottom w:val="0"/>
          <w:divBdr>
            <w:top w:val="none" w:sz="0" w:space="0" w:color="auto"/>
            <w:left w:val="none" w:sz="0" w:space="0" w:color="auto"/>
            <w:bottom w:val="none" w:sz="0" w:space="0" w:color="auto"/>
            <w:right w:val="none" w:sz="0" w:space="0" w:color="auto"/>
          </w:divBdr>
        </w:div>
        <w:div w:id="875852999">
          <w:marLeft w:val="1800"/>
          <w:marRight w:val="0"/>
          <w:marTop w:val="96"/>
          <w:marBottom w:val="0"/>
          <w:divBdr>
            <w:top w:val="none" w:sz="0" w:space="0" w:color="auto"/>
            <w:left w:val="none" w:sz="0" w:space="0" w:color="auto"/>
            <w:bottom w:val="none" w:sz="0" w:space="0" w:color="auto"/>
            <w:right w:val="none" w:sz="0" w:space="0" w:color="auto"/>
          </w:divBdr>
        </w:div>
        <w:div w:id="990017248">
          <w:marLeft w:val="1800"/>
          <w:marRight w:val="0"/>
          <w:marTop w:val="96"/>
          <w:marBottom w:val="0"/>
          <w:divBdr>
            <w:top w:val="none" w:sz="0" w:space="0" w:color="auto"/>
            <w:left w:val="none" w:sz="0" w:space="0" w:color="auto"/>
            <w:bottom w:val="none" w:sz="0" w:space="0" w:color="auto"/>
            <w:right w:val="none" w:sz="0" w:space="0" w:color="auto"/>
          </w:divBdr>
        </w:div>
        <w:div w:id="1017775867">
          <w:marLeft w:val="1800"/>
          <w:marRight w:val="0"/>
          <w:marTop w:val="96"/>
          <w:marBottom w:val="0"/>
          <w:divBdr>
            <w:top w:val="none" w:sz="0" w:space="0" w:color="auto"/>
            <w:left w:val="none" w:sz="0" w:space="0" w:color="auto"/>
            <w:bottom w:val="none" w:sz="0" w:space="0" w:color="auto"/>
            <w:right w:val="none" w:sz="0" w:space="0" w:color="auto"/>
          </w:divBdr>
        </w:div>
        <w:div w:id="1110003176">
          <w:marLeft w:val="1800"/>
          <w:marRight w:val="0"/>
          <w:marTop w:val="96"/>
          <w:marBottom w:val="0"/>
          <w:divBdr>
            <w:top w:val="none" w:sz="0" w:space="0" w:color="auto"/>
            <w:left w:val="none" w:sz="0" w:space="0" w:color="auto"/>
            <w:bottom w:val="none" w:sz="0" w:space="0" w:color="auto"/>
            <w:right w:val="none" w:sz="0" w:space="0" w:color="auto"/>
          </w:divBdr>
        </w:div>
        <w:div w:id="1361977053">
          <w:marLeft w:val="547"/>
          <w:marRight w:val="0"/>
          <w:marTop w:val="0"/>
          <w:marBottom w:val="0"/>
          <w:divBdr>
            <w:top w:val="none" w:sz="0" w:space="0" w:color="auto"/>
            <w:left w:val="none" w:sz="0" w:space="0" w:color="auto"/>
            <w:bottom w:val="none" w:sz="0" w:space="0" w:color="auto"/>
            <w:right w:val="none" w:sz="0" w:space="0" w:color="auto"/>
          </w:divBdr>
        </w:div>
        <w:div w:id="1426878871">
          <w:marLeft w:val="1166"/>
          <w:marRight w:val="0"/>
          <w:marTop w:val="106"/>
          <w:marBottom w:val="0"/>
          <w:divBdr>
            <w:top w:val="none" w:sz="0" w:space="0" w:color="auto"/>
            <w:left w:val="none" w:sz="0" w:space="0" w:color="auto"/>
            <w:bottom w:val="none" w:sz="0" w:space="0" w:color="auto"/>
            <w:right w:val="none" w:sz="0" w:space="0" w:color="auto"/>
          </w:divBdr>
        </w:div>
        <w:div w:id="1450659882">
          <w:marLeft w:val="1166"/>
          <w:marRight w:val="0"/>
          <w:marTop w:val="106"/>
          <w:marBottom w:val="0"/>
          <w:divBdr>
            <w:top w:val="none" w:sz="0" w:space="0" w:color="auto"/>
            <w:left w:val="none" w:sz="0" w:space="0" w:color="auto"/>
            <w:bottom w:val="none" w:sz="0" w:space="0" w:color="auto"/>
            <w:right w:val="none" w:sz="0" w:space="0" w:color="auto"/>
          </w:divBdr>
        </w:div>
        <w:div w:id="1986427164">
          <w:marLeft w:val="1166"/>
          <w:marRight w:val="0"/>
          <w:marTop w:val="106"/>
          <w:marBottom w:val="0"/>
          <w:divBdr>
            <w:top w:val="none" w:sz="0" w:space="0" w:color="auto"/>
            <w:left w:val="none" w:sz="0" w:space="0" w:color="auto"/>
            <w:bottom w:val="none" w:sz="0" w:space="0" w:color="auto"/>
            <w:right w:val="none" w:sz="0" w:space="0" w:color="auto"/>
          </w:divBdr>
        </w:div>
        <w:div w:id="2056197241">
          <w:marLeft w:val="1166"/>
          <w:marRight w:val="0"/>
          <w:marTop w:val="106"/>
          <w:marBottom w:val="0"/>
          <w:divBdr>
            <w:top w:val="none" w:sz="0" w:space="0" w:color="auto"/>
            <w:left w:val="none" w:sz="0" w:space="0" w:color="auto"/>
            <w:bottom w:val="none" w:sz="0" w:space="0" w:color="auto"/>
            <w:right w:val="none" w:sz="0" w:space="0" w:color="auto"/>
          </w:divBdr>
        </w:div>
      </w:divsChild>
    </w:div>
    <w:div w:id="1450784257">
      <w:bodyDiv w:val="1"/>
      <w:marLeft w:val="0"/>
      <w:marRight w:val="0"/>
      <w:marTop w:val="0"/>
      <w:marBottom w:val="0"/>
      <w:divBdr>
        <w:top w:val="none" w:sz="0" w:space="0" w:color="auto"/>
        <w:left w:val="none" w:sz="0" w:space="0" w:color="auto"/>
        <w:bottom w:val="none" w:sz="0" w:space="0" w:color="auto"/>
        <w:right w:val="none" w:sz="0" w:space="0" w:color="auto"/>
      </w:divBdr>
    </w:div>
    <w:div w:id="1451313122">
      <w:bodyDiv w:val="1"/>
      <w:marLeft w:val="0"/>
      <w:marRight w:val="0"/>
      <w:marTop w:val="0"/>
      <w:marBottom w:val="0"/>
      <w:divBdr>
        <w:top w:val="none" w:sz="0" w:space="0" w:color="auto"/>
        <w:left w:val="none" w:sz="0" w:space="0" w:color="auto"/>
        <w:bottom w:val="none" w:sz="0" w:space="0" w:color="auto"/>
        <w:right w:val="none" w:sz="0" w:space="0" w:color="auto"/>
      </w:divBdr>
    </w:div>
    <w:div w:id="1452284430">
      <w:bodyDiv w:val="1"/>
      <w:marLeft w:val="0"/>
      <w:marRight w:val="0"/>
      <w:marTop w:val="0"/>
      <w:marBottom w:val="0"/>
      <w:divBdr>
        <w:top w:val="none" w:sz="0" w:space="0" w:color="auto"/>
        <w:left w:val="none" w:sz="0" w:space="0" w:color="auto"/>
        <w:bottom w:val="none" w:sz="0" w:space="0" w:color="auto"/>
        <w:right w:val="none" w:sz="0" w:space="0" w:color="auto"/>
      </w:divBdr>
    </w:div>
    <w:div w:id="1452633320">
      <w:bodyDiv w:val="1"/>
      <w:marLeft w:val="0"/>
      <w:marRight w:val="0"/>
      <w:marTop w:val="0"/>
      <w:marBottom w:val="0"/>
      <w:divBdr>
        <w:top w:val="none" w:sz="0" w:space="0" w:color="auto"/>
        <w:left w:val="none" w:sz="0" w:space="0" w:color="auto"/>
        <w:bottom w:val="none" w:sz="0" w:space="0" w:color="auto"/>
        <w:right w:val="none" w:sz="0" w:space="0" w:color="auto"/>
      </w:divBdr>
    </w:div>
    <w:div w:id="1453211650">
      <w:bodyDiv w:val="1"/>
      <w:marLeft w:val="0"/>
      <w:marRight w:val="0"/>
      <w:marTop w:val="0"/>
      <w:marBottom w:val="0"/>
      <w:divBdr>
        <w:top w:val="none" w:sz="0" w:space="0" w:color="auto"/>
        <w:left w:val="none" w:sz="0" w:space="0" w:color="auto"/>
        <w:bottom w:val="none" w:sz="0" w:space="0" w:color="auto"/>
        <w:right w:val="none" w:sz="0" w:space="0" w:color="auto"/>
      </w:divBdr>
    </w:div>
    <w:div w:id="1453284706">
      <w:bodyDiv w:val="1"/>
      <w:marLeft w:val="0"/>
      <w:marRight w:val="0"/>
      <w:marTop w:val="0"/>
      <w:marBottom w:val="0"/>
      <w:divBdr>
        <w:top w:val="none" w:sz="0" w:space="0" w:color="auto"/>
        <w:left w:val="none" w:sz="0" w:space="0" w:color="auto"/>
        <w:bottom w:val="none" w:sz="0" w:space="0" w:color="auto"/>
        <w:right w:val="none" w:sz="0" w:space="0" w:color="auto"/>
      </w:divBdr>
    </w:div>
    <w:div w:id="1453523732">
      <w:bodyDiv w:val="1"/>
      <w:marLeft w:val="0"/>
      <w:marRight w:val="0"/>
      <w:marTop w:val="0"/>
      <w:marBottom w:val="0"/>
      <w:divBdr>
        <w:top w:val="none" w:sz="0" w:space="0" w:color="auto"/>
        <w:left w:val="none" w:sz="0" w:space="0" w:color="auto"/>
        <w:bottom w:val="none" w:sz="0" w:space="0" w:color="auto"/>
        <w:right w:val="none" w:sz="0" w:space="0" w:color="auto"/>
      </w:divBdr>
      <w:divsChild>
        <w:div w:id="145324879">
          <w:marLeft w:val="1800"/>
          <w:marRight w:val="0"/>
          <w:marTop w:val="91"/>
          <w:marBottom w:val="0"/>
          <w:divBdr>
            <w:top w:val="none" w:sz="0" w:space="0" w:color="auto"/>
            <w:left w:val="none" w:sz="0" w:space="0" w:color="auto"/>
            <w:bottom w:val="none" w:sz="0" w:space="0" w:color="auto"/>
            <w:right w:val="none" w:sz="0" w:space="0" w:color="auto"/>
          </w:divBdr>
        </w:div>
        <w:div w:id="431121602">
          <w:marLeft w:val="547"/>
          <w:marRight w:val="0"/>
          <w:marTop w:val="125"/>
          <w:marBottom w:val="0"/>
          <w:divBdr>
            <w:top w:val="none" w:sz="0" w:space="0" w:color="auto"/>
            <w:left w:val="none" w:sz="0" w:space="0" w:color="auto"/>
            <w:bottom w:val="none" w:sz="0" w:space="0" w:color="auto"/>
            <w:right w:val="none" w:sz="0" w:space="0" w:color="auto"/>
          </w:divBdr>
        </w:div>
        <w:div w:id="502431111">
          <w:marLeft w:val="2520"/>
          <w:marRight w:val="0"/>
          <w:marTop w:val="77"/>
          <w:marBottom w:val="0"/>
          <w:divBdr>
            <w:top w:val="none" w:sz="0" w:space="0" w:color="auto"/>
            <w:left w:val="none" w:sz="0" w:space="0" w:color="auto"/>
            <w:bottom w:val="none" w:sz="0" w:space="0" w:color="auto"/>
            <w:right w:val="none" w:sz="0" w:space="0" w:color="auto"/>
          </w:divBdr>
        </w:div>
        <w:div w:id="1101219750">
          <w:marLeft w:val="1800"/>
          <w:marRight w:val="0"/>
          <w:marTop w:val="91"/>
          <w:marBottom w:val="0"/>
          <w:divBdr>
            <w:top w:val="none" w:sz="0" w:space="0" w:color="auto"/>
            <w:left w:val="none" w:sz="0" w:space="0" w:color="auto"/>
            <w:bottom w:val="none" w:sz="0" w:space="0" w:color="auto"/>
            <w:right w:val="none" w:sz="0" w:space="0" w:color="auto"/>
          </w:divBdr>
        </w:div>
        <w:div w:id="1425347737">
          <w:marLeft w:val="2520"/>
          <w:marRight w:val="0"/>
          <w:marTop w:val="82"/>
          <w:marBottom w:val="0"/>
          <w:divBdr>
            <w:top w:val="none" w:sz="0" w:space="0" w:color="auto"/>
            <w:left w:val="none" w:sz="0" w:space="0" w:color="auto"/>
            <w:bottom w:val="none" w:sz="0" w:space="0" w:color="auto"/>
            <w:right w:val="none" w:sz="0" w:space="0" w:color="auto"/>
          </w:divBdr>
        </w:div>
        <w:div w:id="1669868855">
          <w:marLeft w:val="1166"/>
          <w:marRight w:val="0"/>
          <w:marTop w:val="106"/>
          <w:marBottom w:val="0"/>
          <w:divBdr>
            <w:top w:val="none" w:sz="0" w:space="0" w:color="auto"/>
            <w:left w:val="none" w:sz="0" w:space="0" w:color="auto"/>
            <w:bottom w:val="none" w:sz="0" w:space="0" w:color="auto"/>
            <w:right w:val="none" w:sz="0" w:space="0" w:color="auto"/>
          </w:divBdr>
        </w:div>
        <w:div w:id="1854492496">
          <w:marLeft w:val="1800"/>
          <w:marRight w:val="0"/>
          <w:marTop w:val="91"/>
          <w:marBottom w:val="0"/>
          <w:divBdr>
            <w:top w:val="none" w:sz="0" w:space="0" w:color="auto"/>
            <w:left w:val="none" w:sz="0" w:space="0" w:color="auto"/>
            <w:bottom w:val="none" w:sz="0" w:space="0" w:color="auto"/>
            <w:right w:val="none" w:sz="0" w:space="0" w:color="auto"/>
          </w:divBdr>
        </w:div>
        <w:div w:id="2029595700">
          <w:marLeft w:val="1800"/>
          <w:marRight w:val="0"/>
          <w:marTop w:val="91"/>
          <w:marBottom w:val="0"/>
          <w:divBdr>
            <w:top w:val="none" w:sz="0" w:space="0" w:color="auto"/>
            <w:left w:val="none" w:sz="0" w:space="0" w:color="auto"/>
            <w:bottom w:val="none" w:sz="0" w:space="0" w:color="auto"/>
            <w:right w:val="none" w:sz="0" w:space="0" w:color="auto"/>
          </w:divBdr>
        </w:div>
        <w:div w:id="2042709110">
          <w:marLeft w:val="1166"/>
          <w:marRight w:val="0"/>
          <w:marTop w:val="106"/>
          <w:marBottom w:val="0"/>
          <w:divBdr>
            <w:top w:val="none" w:sz="0" w:space="0" w:color="auto"/>
            <w:left w:val="none" w:sz="0" w:space="0" w:color="auto"/>
            <w:bottom w:val="none" w:sz="0" w:space="0" w:color="auto"/>
            <w:right w:val="none" w:sz="0" w:space="0" w:color="auto"/>
          </w:divBdr>
        </w:div>
      </w:divsChild>
    </w:div>
    <w:div w:id="1453553708">
      <w:bodyDiv w:val="1"/>
      <w:marLeft w:val="0"/>
      <w:marRight w:val="0"/>
      <w:marTop w:val="0"/>
      <w:marBottom w:val="0"/>
      <w:divBdr>
        <w:top w:val="none" w:sz="0" w:space="0" w:color="auto"/>
        <w:left w:val="none" w:sz="0" w:space="0" w:color="auto"/>
        <w:bottom w:val="none" w:sz="0" w:space="0" w:color="auto"/>
        <w:right w:val="none" w:sz="0" w:space="0" w:color="auto"/>
      </w:divBdr>
    </w:div>
    <w:div w:id="1454790840">
      <w:bodyDiv w:val="1"/>
      <w:marLeft w:val="0"/>
      <w:marRight w:val="0"/>
      <w:marTop w:val="0"/>
      <w:marBottom w:val="0"/>
      <w:divBdr>
        <w:top w:val="none" w:sz="0" w:space="0" w:color="auto"/>
        <w:left w:val="none" w:sz="0" w:space="0" w:color="auto"/>
        <w:bottom w:val="none" w:sz="0" w:space="0" w:color="auto"/>
        <w:right w:val="none" w:sz="0" w:space="0" w:color="auto"/>
      </w:divBdr>
      <w:divsChild>
        <w:div w:id="126776614">
          <w:marLeft w:val="547"/>
          <w:marRight w:val="0"/>
          <w:marTop w:val="134"/>
          <w:marBottom w:val="0"/>
          <w:divBdr>
            <w:top w:val="none" w:sz="0" w:space="0" w:color="auto"/>
            <w:left w:val="none" w:sz="0" w:space="0" w:color="auto"/>
            <w:bottom w:val="none" w:sz="0" w:space="0" w:color="auto"/>
            <w:right w:val="none" w:sz="0" w:space="0" w:color="auto"/>
          </w:divBdr>
        </w:div>
        <w:div w:id="847594217">
          <w:marLeft w:val="547"/>
          <w:marRight w:val="0"/>
          <w:marTop w:val="134"/>
          <w:marBottom w:val="0"/>
          <w:divBdr>
            <w:top w:val="none" w:sz="0" w:space="0" w:color="auto"/>
            <w:left w:val="none" w:sz="0" w:space="0" w:color="auto"/>
            <w:bottom w:val="none" w:sz="0" w:space="0" w:color="auto"/>
            <w:right w:val="none" w:sz="0" w:space="0" w:color="auto"/>
          </w:divBdr>
        </w:div>
        <w:div w:id="856694919">
          <w:marLeft w:val="1800"/>
          <w:marRight w:val="0"/>
          <w:marTop w:val="96"/>
          <w:marBottom w:val="0"/>
          <w:divBdr>
            <w:top w:val="none" w:sz="0" w:space="0" w:color="auto"/>
            <w:left w:val="none" w:sz="0" w:space="0" w:color="auto"/>
            <w:bottom w:val="none" w:sz="0" w:space="0" w:color="auto"/>
            <w:right w:val="none" w:sz="0" w:space="0" w:color="auto"/>
          </w:divBdr>
        </w:div>
        <w:div w:id="2048524605">
          <w:marLeft w:val="1166"/>
          <w:marRight w:val="0"/>
          <w:marTop w:val="115"/>
          <w:marBottom w:val="0"/>
          <w:divBdr>
            <w:top w:val="none" w:sz="0" w:space="0" w:color="auto"/>
            <w:left w:val="none" w:sz="0" w:space="0" w:color="auto"/>
            <w:bottom w:val="none" w:sz="0" w:space="0" w:color="auto"/>
            <w:right w:val="none" w:sz="0" w:space="0" w:color="auto"/>
          </w:divBdr>
        </w:div>
      </w:divsChild>
    </w:div>
    <w:div w:id="1456752074">
      <w:bodyDiv w:val="1"/>
      <w:marLeft w:val="0"/>
      <w:marRight w:val="0"/>
      <w:marTop w:val="0"/>
      <w:marBottom w:val="0"/>
      <w:divBdr>
        <w:top w:val="none" w:sz="0" w:space="0" w:color="auto"/>
        <w:left w:val="none" w:sz="0" w:space="0" w:color="auto"/>
        <w:bottom w:val="none" w:sz="0" w:space="0" w:color="auto"/>
        <w:right w:val="none" w:sz="0" w:space="0" w:color="auto"/>
      </w:divBdr>
    </w:div>
    <w:div w:id="1458571767">
      <w:bodyDiv w:val="1"/>
      <w:marLeft w:val="0"/>
      <w:marRight w:val="0"/>
      <w:marTop w:val="0"/>
      <w:marBottom w:val="0"/>
      <w:divBdr>
        <w:top w:val="none" w:sz="0" w:space="0" w:color="auto"/>
        <w:left w:val="none" w:sz="0" w:space="0" w:color="auto"/>
        <w:bottom w:val="none" w:sz="0" w:space="0" w:color="auto"/>
        <w:right w:val="none" w:sz="0" w:space="0" w:color="auto"/>
      </w:divBdr>
    </w:div>
    <w:div w:id="1458645090">
      <w:bodyDiv w:val="1"/>
      <w:marLeft w:val="0"/>
      <w:marRight w:val="0"/>
      <w:marTop w:val="0"/>
      <w:marBottom w:val="0"/>
      <w:divBdr>
        <w:top w:val="none" w:sz="0" w:space="0" w:color="auto"/>
        <w:left w:val="none" w:sz="0" w:space="0" w:color="auto"/>
        <w:bottom w:val="none" w:sz="0" w:space="0" w:color="auto"/>
        <w:right w:val="none" w:sz="0" w:space="0" w:color="auto"/>
      </w:divBdr>
    </w:div>
    <w:div w:id="1460417583">
      <w:bodyDiv w:val="1"/>
      <w:marLeft w:val="0"/>
      <w:marRight w:val="0"/>
      <w:marTop w:val="0"/>
      <w:marBottom w:val="0"/>
      <w:divBdr>
        <w:top w:val="none" w:sz="0" w:space="0" w:color="auto"/>
        <w:left w:val="none" w:sz="0" w:space="0" w:color="auto"/>
        <w:bottom w:val="none" w:sz="0" w:space="0" w:color="auto"/>
        <w:right w:val="none" w:sz="0" w:space="0" w:color="auto"/>
      </w:divBdr>
    </w:div>
    <w:div w:id="1460806493">
      <w:bodyDiv w:val="1"/>
      <w:marLeft w:val="0"/>
      <w:marRight w:val="0"/>
      <w:marTop w:val="0"/>
      <w:marBottom w:val="0"/>
      <w:divBdr>
        <w:top w:val="none" w:sz="0" w:space="0" w:color="auto"/>
        <w:left w:val="none" w:sz="0" w:space="0" w:color="auto"/>
        <w:bottom w:val="none" w:sz="0" w:space="0" w:color="auto"/>
        <w:right w:val="none" w:sz="0" w:space="0" w:color="auto"/>
      </w:divBdr>
      <w:divsChild>
        <w:div w:id="381947754">
          <w:marLeft w:val="1800"/>
          <w:marRight w:val="0"/>
          <w:marTop w:val="96"/>
          <w:marBottom w:val="0"/>
          <w:divBdr>
            <w:top w:val="none" w:sz="0" w:space="0" w:color="auto"/>
            <w:left w:val="none" w:sz="0" w:space="0" w:color="auto"/>
            <w:bottom w:val="none" w:sz="0" w:space="0" w:color="auto"/>
            <w:right w:val="none" w:sz="0" w:space="0" w:color="auto"/>
          </w:divBdr>
        </w:div>
        <w:div w:id="563220598">
          <w:marLeft w:val="1800"/>
          <w:marRight w:val="0"/>
          <w:marTop w:val="96"/>
          <w:marBottom w:val="0"/>
          <w:divBdr>
            <w:top w:val="none" w:sz="0" w:space="0" w:color="auto"/>
            <w:left w:val="none" w:sz="0" w:space="0" w:color="auto"/>
            <w:bottom w:val="none" w:sz="0" w:space="0" w:color="auto"/>
            <w:right w:val="none" w:sz="0" w:space="0" w:color="auto"/>
          </w:divBdr>
        </w:div>
        <w:div w:id="1039210495">
          <w:marLeft w:val="1166"/>
          <w:marRight w:val="0"/>
          <w:marTop w:val="115"/>
          <w:marBottom w:val="0"/>
          <w:divBdr>
            <w:top w:val="none" w:sz="0" w:space="0" w:color="auto"/>
            <w:left w:val="none" w:sz="0" w:space="0" w:color="auto"/>
            <w:bottom w:val="none" w:sz="0" w:space="0" w:color="auto"/>
            <w:right w:val="none" w:sz="0" w:space="0" w:color="auto"/>
          </w:divBdr>
        </w:div>
        <w:div w:id="1445421312">
          <w:marLeft w:val="1166"/>
          <w:marRight w:val="0"/>
          <w:marTop w:val="115"/>
          <w:marBottom w:val="0"/>
          <w:divBdr>
            <w:top w:val="none" w:sz="0" w:space="0" w:color="auto"/>
            <w:left w:val="none" w:sz="0" w:space="0" w:color="auto"/>
            <w:bottom w:val="none" w:sz="0" w:space="0" w:color="auto"/>
            <w:right w:val="none" w:sz="0" w:space="0" w:color="auto"/>
          </w:divBdr>
        </w:div>
      </w:divsChild>
    </w:div>
    <w:div w:id="1461192670">
      <w:bodyDiv w:val="1"/>
      <w:marLeft w:val="0"/>
      <w:marRight w:val="0"/>
      <w:marTop w:val="0"/>
      <w:marBottom w:val="0"/>
      <w:divBdr>
        <w:top w:val="none" w:sz="0" w:space="0" w:color="auto"/>
        <w:left w:val="none" w:sz="0" w:space="0" w:color="auto"/>
        <w:bottom w:val="none" w:sz="0" w:space="0" w:color="auto"/>
        <w:right w:val="none" w:sz="0" w:space="0" w:color="auto"/>
      </w:divBdr>
    </w:div>
    <w:div w:id="1461220345">
      <w:bodyDiv w:val="1"/>
      <w:marLeft w:val="0"/>
      <w:marRight w:val="0"/>
      <w:marTop w:val="0"/>
      <w:marBottom w:val="0"/>
      <w:divBdr>
        <w:top w:val="none" w:sz="0" w:space="0" w:color="auto"/>
        <w:left w:val="none" w:sz="0" w:space="0" w:color="auto"/>
        <w:bottom w:val="none" w:sz="0" w:space="0" w:color="auto"/>
        <w:right w:val="none" w:sz="0" w:space="0" w:color="auto"/>
      </w:divBdr>
    </w:div>
    <w:div w:id="1461731274">
      <w:bodyDiv w:val="1"/>
      <w:marLeft w:val="0"/>
      <w:marRight w:val="0"/>
      <w:marTop w:val="0"/>
      <w:marBottom w:val="0"/>
      <w:divBdr>
        <w:top w:val="none" w:sz="0" w:space="0" w:color="auto"/>
        <w:left w:val="none" w:sz="0" w:space="0" w:color="auto"/>
        <w:bottom w:val="none" w:sz="0" w:space="0" w:color="auto"/>
        <w:right w:val="none" w:sz="0" w:space="0" w:color="auto"/>
      </w:divBdr>
    </w:div>
    <w:div w:id="1462650592">
      <w:bodyDiv w:val="1"/>
      <w:marLeft w:val="0"/>
      <w:marRight w:val="0"/>
      <w:marTop w:val="0"/>
      <w:marBottom w:val="0"/>
      <w:divBdr>
        <w:top w:val="none" w:sz="0" w:space="0" w:color="auto"/>
        <w:left w:val="none" w:sz="0" w:space="0" w:color="auto"/>
        <w:bottom w:val="none" w:sz="0" w:space="0" w:color="auto"/>
        <w:right w:val="none" w:sz="0" w:space="0" w:color="auto"/>
      </w:divBdr>
    </w:div>
    <w:div w:id="1462651442">
      <w:bodyDiv w:val="1"/>
      <w:marLeft w:val="0"/>
      <w:marRight w:val="0"/>
      <w:marTop w:val="0"/>
      <w:marBottom w:val="0"/>
      <w:divBdr>
        <w:top w:val="none" w:sz="0" w:space="0" w:color="auto"/>
        <w:left w:val="none" w:sz="0" w:space="0" w:color="auto"/>
        <w:bottom w:val="none" w:sz="0" w:space="0" w:color="auto"/>
        <w:right w:val="none" w:sz="0" w:space="0" w:color="auto"/>
      </w:divBdr>
    </w:div>
    <w:div w:id="1463842187">
      <w:bodyDiv w:val="1"/>
      <w:marLeft w:val="0"/>
      <w:marRight w:val="0"/>
      <w:marTop w:val="0"/>
      <w:marBottom w:val="0"/>
      <w:divBdr>
        <w:top w:val="none" w:sz="0" w:space="0" w:color="auto"/>
        <w:left w:val="none" w:sz="0" w:space="0" w:color="auto"/>
        <w:bottom w:val="none" w:sz="0" w:space="0" w:color="auto"/>
        <w:right w:val="none" w:sz="0" w:space="0" w:color="auto"/>
      </w:divBdr>
      <w:divsChild>
        <w:div w:id="442845742">
          <w:marLeft w:val="547"/>
          <w:marRight w:val="0"/>
          <w:marTop w:val="96"/>
          <w:marBottom w:val="0"/>
          <w:divBdr>
            <w:top w:val="none" w:sz="0" w:space="0" w:color="auto"/>
            <w:left w:val="none" w:sz="0" w:space="0" w:color="auto"/>
            <w:bottom w:val="none" w:sz="0" w:space="0" w:color="auto"/>
            <w:right w:val="none" w:sz="0" w:space="0" w:color="auto"/>
          </w:divBdr>
        </w:div>
        <w:div w:id="1549948239">
          <w:marLeft w:val="547"/>
          <w:marRight w:val="0"/>
          <w:marTop w:val="96"/>
          <w:marBottom w:val="0"/>
          <w:divBdr>
            <w:top w:val="none" w:sz="0" w:space="0" w:color="auto"/>
            <w:left w:val="none" w:sz="0" w:space="0" w:color="auto"/>
            <w:bottom w:val="none" w:sz="0" w:space="0" w:color="auto"/>
            <w:right w:val="none" w:sz="0" w:space="0" w:color="auto"/>
          </w:divBdr>
        </w:div>
      </w:divsChild>
    </w:div>
    <w:div w:id="1464156821">
      <w:bodyDiv w:val="1"/>
      <w:marLeft w:val="0"/>
      <w:marRight w:val="0"/>
      <w:marTop w:val="0"/>
      <w:marBottom w:val="0"/>
      <w:divBdr>
        <w:top w:val="none" w:sz="0" w:space="0" w:color="auto"/>
        <w:left w:val="none" w:sz="0" w:space="0" w:color="auto"/>
        <w:bottom w:val="none" w:sz="0" w:space="0" w:color="auto"/>
        <w:right w:val="none" w:sz="0" w:space="0" w:color="auto"/>
      </w:divBdr>
    </w:div>
    <w:div w:id="1464347463">
      <w:bodyDiv w:val="1"/>
      <w:marLeft w:val="0"/>
      <w:marRight w:val="0"/>
      <w:marTop w:val="0"/>
      <w:marBottom w:val="0"/>
      <w:divBdr>
        <w:top w:val="none" w:sz="0" w:space="0" w:color="auto"/>
        <w:left w:val="none" w:sz="0" w:space="0" w:color="auto"/>
        <w:bottom w:val="none" w:sz="0" w:space="0" w:color="auto"/>
        <w:right w:val="none" w:sz="0" w:space="0" w:color="auto"/>
      </w:divBdr>
    </w:div>
    <w:div w:id="1464542006">
      <w:bodyDiv w:val="1"/>
      <w:marLeft w:val="0"/>
      <w:marRight w:val="0"/>
      <w:marTop w:val="0"/>
      <w:marBottom w:val="0"/>
      <w:divBdr>
        <w:top w:val="none" w:sz="0" w:space="0" w:color="auto"/>
        <w:left w:val="none" w:sz="0" w:space="0" w:color="auto"/>
        <w:bottom w:val="none" w:sz="0" w:space="0" w:color="auto"/>
        <w:right w:val="none" w:sz="0" w:space="0" w:color="auto"/>
      </w:divBdr>
    </w:div>
    <w:div w:id="1466968501">
      <w:bodyDiv w:val="1"/>
      <w:marLeft w:val="0"/>
      <w:marRight w:val="0"/>
      <w:marTop w:val="0"/>
      <w:marBottom w:val="0"/>
      <w:divBdr>
        <w:top w:val="none" w:sz="0" w:space="0" w:color="auto"/>
        <w:left w:val="none" w:sz="0" w:space="0" w:color="auto"/>
        <w:bottom w:val="none" w:sz="0" w:space="0" w:color="auto"/>
        <w:right w:val="none" w:sz="0" w:space="0" w:color="auto"/>
      </w:divBdr>
      <w:divsChild>
        <w:div w:id="634456686">
          <w:marLeft w:val="1166"/>
          <w:marRight w:val="0"/>
          <w:marTop w:val="106"/>
          <w:marBottom w:val="0"/>
          <w:divBdr>
            <w:top w:val="none" w:sz="0" w:space="0" w:color="auto"/>
            <w:left w:val="none" w:sz="0" w:space="0" w:color="auto"/>
            <w:bottom w:val="none" w:sz="0" w:space="0" w:color="auto"/>
            <w:right w:val="none" w:sz="0" w:space="0" w:color="auto"/>
          </w:divBdr>
        </w:div>
        <w:div w:id="760564577">
          <w:marLeft w:val="1166"/>
          <w:marRight w:val="0"/>
          <w:marTop w:val="106"/>
          <w:marBottom w:val="0"/>
          <w:divBdr>
            <w:top w:val="none" w:sz="0" w:space="0" w:color="auto"/>
            <w:left w:val="none" w:sz="0" w:space="0" w:color="auto"/>
            <w:bottom w:val="none" w:sz="0" w:space="0" w:color="auto"/>
            <w:right w:val="none" w:sz="0" w:space="0" w:color="auto"/>
          </w:divBdr>
        </w:div>
        <w:div w:id="1948652608">
          <w:marLeft w:val="547"/>
          <w:marRight w:val="0"/>
          <w:marTop w:val="106"/>
          <w:marBottom w:val="0"/>
          <w:divBdr>
            <w:top w:val="none" w:sz="0" w:space="0" w:color="auto"/>
            <w:left w:val="none" w:sz="0" w:space="0" w:color="auto"/>
            <w:bottom w:val="none" w:sz="0" w:space="0" w:color="auto"/>
            <w:right w:val="none" w:sz="0" w:space="0" w:color="auto"/>
          </w:divBdr>
        </w:div>
        <w:div w:id="2092969989">
          <w:marLeft w:val="547"/>
          <w:marRight w:val="0"/>
          <w:marTop w:val="106"/>
          <w:marBottom w:val="0"/>
          <w:divBdr>
            <w:top w:val="none" w:sz="0" w:space="0" w:color="auto"/>
            <w:left w:val="none" w:sz="0" w:space="0" w:color="auto"/>
            <w:bottom w:val="none" w:sz="0" w:space="0" w:color="auto"/>
            <w:right w:val="none" w:sz="0" w:space="0" w:color="auto"/>
          </w:divBdr>
        </w:div>
      </w:divsChild>
    </w:div>
    <w:div w:id="1467166840">
      <w:bodyDiv w:val="1"/>
      <w:marLeft w:val="0"/>
      <w:marRight w:val="0"/>
      <w:marTop w:val="0"/>
      <w:marBottom w:val="0"/>
      <w:divBdr>
        <w:top w:val="none" w:sz="0" w:space="0" w:color="auto"/>
        <w:left w:val="none" w:sz="0" w:space="0" w:color="auto"/>
        <w:bottom w:val="none" w:sz="0" w:space="0" w:color="auto"/>
        <w:right w:val="none" w:sz="0" w:space="0" w:color="auto"/>
      </w:divBdr>
    </w:div>
    <w:div w:id="1468008915">
      <w:bodyDiv w:val="1"/>
      <w:marLeft w:val="0"/>
      <w:marRight w:val="0"/>
      <w:marTop w:val="0"/>
      <w:marBottom w:val="0"/>
      <w:divBdr>
        <w:top w:val="none" w:sz="0" w:space="0" w:color="auto"/>
        <w:left w:val="none" w:sz="0" w:space="0" w:color="auto"/>
        <w:bottom w:val="none" w:sz="0" w:space="0" w:color="auto"/>
        <w:right w:val="none" w:sz="0" w:space="0" w:color="auto"/>
      </w:divBdr>
    </w:div>
    <w:div w:id="1469012069">
      <w:bodyDiv w:val="1"/>
      <w:marLeft w:val="0"/>
      <w:marRight w:val="0"/>
      <w:marTop w:val="0"/>
      <w:marBottom w:val="0"/>
      <w:divBdr>
        <w:top w:val="none" w:sz="0" w:space="0" w:color="auto"/>
        <w:left w:val="none" w:sz="0" w:space="0" w:color="auto"/>
        <w:bottom w:val="none" w:sz="0" w:space="0" w:color="auto"/>
        <w:right w:val="none" w:sz="0" w:space="0" w:color="auto"/>
      </w:divBdr>
    </w:div>
    <w:div w:id="1469275739">
      <w:bodyDiv w:val="1"/>
      <w:marLeft w:val="0"/>
      <w:marRight w:val="0"/>
      <w:marTop w:val="0"/>
      <w:marBottom w:val="0"/>
      <w:divBdr>
        <w:top w:val="none" w:sz="0" w:space="0" w:color="auto"/>
        <w:left w:val="none" w:sz="0" w:space="0" w:color="auto"/>
        <w:bottom w:val="none" w:sz="0" w:space="0" w:color="auto"/>
        <w:right w:val="none" w:sz="0" w:space="0" w:color="auto"/>
      </w:divBdr>
    </w:div>
    <w:div w:id="1469587110">
      <w:bodyDiv w:val="1"/>
      <w:marLeft w:val="0"/>
      <w:marRight w:val="0"/>
      <w:marTop w:val="0"/>
      <w:marBottom w:val="0"/>
      <w:divBdr>
        <w:top w:val="none" w:sz="0" w:space="0" w:color="auto"/>
        <w:left w:val="none" w:sz="0" w:space="0" w:color="auto"/>
        <w:bottom w:val="none" w:sz="0" w:space="0" w:color="auto"/>
        <w:right w:val="none" w:sz="0" w:space="0" w:color="auto"/>
      </w:divBdr>
    </w:div>
    <w:div w:id="1469591027">
      <w:bodyDiv w:val="1"/>
      <w:marLeft w:val="0"/>
      <w:marRight w:val="0"/>
      <w:marTop w:val="0"/>
      <w:marBottom w:val="0"/>
      <w:divBdr>
        <w:top w:val="none" w:sz="0" w:space="0" w:color="auto"/>
        <w:left w:val="none" w:sz="0" w:space="0" w:color="auto"/>
        <w:bottom w:val="none" w:sz="0" w:space="0" w:color="auto"/>
        <w:right w:val="none" w:sz="0" w:space="0" w:color="auto"/>
      </w:divBdr>
      <w:divsChild>
        <w:div w:id="671568717">
          <w:marLeft w:val="1166"/>
          <w:marRight w:val="0"/>
          <w:marTop w:val="154"/>
          <w:marBottom w:val="0"/>
          <w:divBdr>
            <w:top w:val="none" w:sz="0" w:space="0" w:color="auto"/>
            <w:left w:val="none" w:sz="0" w:space="0" w:color="auto"/>
            <w:bottom w:val="none" w:sz="0" w:space="0" w:color="auto"/>
            <w:right w:val="none" w:sz="0" w:space="0" w:color="auto"/>
          </w:divBdr>
        </w:div>
        <w:div w:id="718672599">
          <w:marLeft w:val="547"/>
          <w:marRight w:val="0"/>
          <w:marTop w:val="154"/>
          <w:marBottom w:val="0"/>
          <w:divBdr>
            <w:top w:val="none" w:sz="0" w:space="0" w:color="auto"/>
            <w:left w:val="none" w:sz="0" w:space="0" w:color="auto"/>
            <w:bottom w:val="none" w:sz="0" w:space="0" w:color="auto"/>
            <w:right w:val="none" w:sz="0" w:space="0" w:color="auto"/>
          </w:divBdr>
        </w:div>
      </w:divsChild>
    </w:div>
    <w:div w:id="1470055804">
      <w:bodyDiv w:val="1"/>
      <w:marLeft w:val="0"/>
      <w:marRight w:val="0"/>
      <w:marTop w:val="0"/>
      <w:marBottom w:val="0"/>
      <w:divBdr>
        <w:top w:val="none" w:sz="0" w:space="0" w:color="auto"/>
        <w:left w:val="none" w:sz="0" w:space="0" w:color="auto"/>
        <w:bottom w:val="none" w:sz="0" w:space="0" w:color="auto"/>
        <w:right w:val="none" w:sz="0" w:space="0" w:color="auto"/>
      </w:divBdr>
    </w:div>
    <w:div w:id="1471168869">
      <w:bodyDiv w:val="1"/>
      <w:marLeft w:val="0"/>
      <w:marRight w:val="0"/>
      <w:marTop w:val="0"/>
      <w:marBottom w:val="0"/>
      <w:divBdr>
        <w:top w:val="none" w:sz="0" w:space="0" w:color="auto"/>
        <w:left w:val="none" w:sz="0" w:space="0" w:color="auto"/>
        <w:bottom w:val="none" w:sz="0" w:space="0" w:color="auto"/>
        <w:right w:val="none" w:sz="0" w:space="0" w:color="auto"/>
      </w:divBdr>
    </w:div>
    <w:div w:id="1471904223">
      <w:bodyDiv w:val="1"/>
      <w:marLeft w:val="0"/>
      <w:marRight w:val="0"/>
      <w:marTop w:val="0"/>
      <w:marBottom w:val="0"/>
      <w:divBdr>
        <w:top w:val="none" w:sz="0" w:space="0" w:color="auto"/>
        <w:left w:val="none" w:sz="0" w:space="0" w:color="auto"/>
        <w:bottom w:val="none" w:sz="0" w:space="0" w:color="auto"/>
        <w:right w:val="none" w:sz="0" w:space="0" w:color="auto"/>
      </w:divBdr>
    </w:div>
    <w:div w:id="1473132838">
      <w:bodyDiv w:val="1"/>
      <w:marLeft w:val="0"/>
      <w:marRight w:val="0"/>
      <w:marTop w:val="0"/>
      <w:marBottom w:val="0"/>
      <w:divBdr>
        <w:top w:val="none" w:sz="0" w:space="0" w:color="auto"/>
        <w:left w:val="none" w:sz="0" w:space="0" w:color="auto"/>
        <w:bottom w:val="none" w:sz="0" w:space="0" w:color="auto"/>
        <w:right w:val="none" w:sz="0" w:space="0" w:color="auto"/>
      </w:divBdr>
    </w:div>
    <w:div w:id="1474906072">
      <w:bodyDiv w:val="1"/>
      <w:marLeft w:val="0"/>
      <w:marRight w:val="0"/>
      <w:marTop w:val="0"/>
      <w:marBottom w:val="0"/>
      <w:divBdr>
        <w:top w:val="none" w:sz="0" w:space="0" w:color="auto"/>
        <w:left w:val="none" w:sz="0" w:space="0" w:color="auto"/>
        <w:bottom w:val="none" w:sz="0" w:space="0" w:color="auto"/>
        <w:right w:val="none" w:sz="0" w:space="0" w:color="auto"/>
      </w:divBdr>
      <w:divsChild>
        <w:div w:id="1313288861">
          <w:marLeft w:val="547"/>
          <w:marRight w:val="0"/>
          <w:marTop w:val="134"/>
          <w:marBottom w:val="0"/>
          <w:divBdr>
            <w:top w:val="none" w:sz="0" w:space="0" w:color="auto"/>
            <w:left w:val="none" w:sz="0" w:space="0" w:color="auto"/>
            <w:bottom w:val="none" w:sz="0" w:space="0" w:color="auto"/>
            <w:right w:val="none" w:sz="0" w:space="0" w:color="auto"/>
          </w:divBdr>
        </w:div>
        <w:div w:id="1633947052">
          <w:marLeft w:val="547"/>
          <w:marRight w:val="0"/>
          <w:marTop w:val="134"/>
          <w:marBottom w:val="0"/>
          <w:divBdr>
            <w:top w:val="none" w:sz="0" w:space="0" w:color="auto"/>
            <w:left w:val="none" w:sz="0" w:space="0" w:color="auto"/>
            <w:bottom w:val="none" w:sz="0" w:space="0" w:color="auto"/>
            <w:right w:val="none" w:sz="0" w:space="0" w:color="auto"/>
          </w:divBdr>
        </w:div>
      </w:divsChild>
    </w:div>
    <w:div w:id="1475874036">
      <w:bodyDiv w:val="1"/>
      <w:marLeft w:val="0"/>
      <w:marRight w:val="0"/>
      <w:marTop w:val="0"/>
      <w:marBottom w:val="0"/>
      <w:divBdr>
        <w:top w:val="none" w:sz="0" w:space="0" w:color="auto"/>
        <w:left w:val="none" w:sz="0" w:space="0" w:color="auto"/>
        <w:bottom w:val="none" w:sz="0" w:space="0" w:color="auto"/>
        <w:right w:val="none" w:sz="0" w:space="0" w:color="auto"/>
      </w:divBdr>
    </w:div>
    <w:div w:id="1476337734">
      <w:bodyDiv w:val="1"/>
      <w:marLeft w:val="0"/>
      <w:marRight w:val="0"/>
      <w:marTop w:val="0"/>
      <w:marBottom w:val="0"/>
      <w:divBdr>
        <w:top w:val="none" w:sz="0" w:space="0" w:color="auto"/>
        <w:left w:val="none" w:sz="0" w:space="0" w:color="auto"/>
        <w:bottom w:val="none" w:sz="0" w:space="0" w:color="auto"/>
        <w:right w:val="none" w:sz="0" w:space="0" w:color="auto"/>
      </w:divBdr>
      <w:divsChild>
        <w:div w:id="114953224">
          <w:marLeft w:val="1166"/>
          <w:marRight w:val="0"/>
          <w:marTop w:val="134"/>
          <w:marBottom w:val="0"/>
          <w:divBdr>
            <w:top w:val="none" w:sz="0" w:space="0" w:color="auto"/>
            <w:left w:val="none" w:sz="0" w:space="0" w:color="auto"/>
            <w:bottom w:val="none" w:sz="0" w:space="0" w:color="auto"/>
            <w:right w:val="none" w:sz="0" w:space="0" w:color="auto"/>
          </w:divBdr>
        </w:div>
        <w:div w:id="381637237">
          <w:marLeft w:val="1166"/>
          <w:marRight w:val="0"/>
          <w:marTop w:val="134"/>
          <w:marBottom w:val="0"/>
          <w:divBdr>
            <w:top w:val="none" w:sz="0" w:space="0" w:color="auto"/>
            <w:left w:val="none" w:sz="0" w:space="0" w:color="auto"/>
            <w:bottom w:val="none" w:sz="0" w:space="0" w:color="auto"/>
            <w:right w:val="none" w:sz="0" w:space="0" w:color="auto"/>
          </w:divBdr>
        </w:div>
        <w:div w:id="676689849">
          <w:marLeft w:val="1166"/>
          <w:marRight w:val="0"/>
          <w:marTop w:val="134"/>
          <w:marBottom w:val="0"/>
          <w:divBdr>
            <w:top w:val="none" w:sz="0" w:space="0" w:color="auto"/>
            <w:left w:val="none" w:sz="0" w:space="0" w:color="auto"/>
            <w:bottom w:val="none" w:sz="0" w:space="0" w:color="auto"/>
            <w:right w:val="none" w:sz="0" w:space="0" w:color="auto"/>
          </w:divBdr>
        </w:div>
        <w:div w:id="1112167349">
          <w:marLeft w:val="1166"/>
          <w:marRight w:val="0"/>
          <w:marTop w:val="134"/>
          <w:marBottom w:val="0"/>
          <w:divBdr>
            <w:top w:val="none" w:sz="0" w:space="0" w:color="auto"/>
            <w:left w:val="none" w:sz="0" w:space="0" w:color="auto"/>
            <w:bottom w:val="none" w:sz="0" w:space="0" w:color="auto"/>
            <w:right w:val="none" w:sz="0" w:space="0" w:color="auto"/>
          </w:divBdr>
        </w:div>
        <w:div w:id="1774201992">
          <w:marLeft w:val="547"/>
          <w:marRight w:val="0"/>
          <w:marTop w:val="154"/>
          <w:marBottom w:val="0"/>
          <w:divBdr>
            <w:top w:val="none" w:sz="0" w:space="0" w:color="auto"/>
            <w:left w:val="none" w:sz="0" w:space="0" w:color="auto"/>
            <w:bottom w:val="none" w:sz="0" w:space="0" w:color="auto"/>
            <w:right w:val="none" w:sz="0" w:space="0" w:color="auto"/>
          </w:divBdr>
        </w:div>
      </w:divsChild>
    </w:div>
    <w:div w:id="1478261830">
      <w:bodyDiv w:val="1"/>
      <w:marLeft w:val="0"/>
      <w:marRight w:val="0"/>
      <w:marTop w:val="0"/>
      <w:marBottom w:val="0"/>
      <w:divBdr>
        <w:top w:val="none" w:sz="0" w:space="0" w:color="auto"/>
        <w:left w:val="none" w:sz="0" w:space="0" w:color="auto"/>
        <w:bottom w:val="none" w:sz="0" w:space="0" w:color="auto"/>
        <w:right w:val="none" w:sz="0" w:space="0" w:color="auto"/>
      </w:divBdr>
    </w:div>
    <w:div w:id="1478953388">
      <w:bodyDiv w:val="1"/>
      <w:marLeft w:val="0"/>
      <w:marRight w:val="0"/>
      <w:marTop w:val="0"/>
      <w:marBottom w:val="0"/>
      <w:divBdr>
        <w:top w:val="none" w:sz="0" w:space="0" w:color="auto"/>
        <w:left w:val="none" w:sz="0" w:space="0" w:color="auto"/>
        <w:bottom w:val="none" w:sz="0" w:space="0" w:color="auto"/>
        <w:right w:val="none" w:sz="0" w:space="0" w:color="auto"/>
      </w:divBdr>
    </w:div>
    <w:div w:id="1479834957">
      <w:bodyDiv w:val="1"/>
      <w:marLeft w:val="0"/>
      <w:marRight w:val="0"/>
      <w:marTop w:val="0"/>
      <w:marBottom w:val="0"/>
      <w:divBdr>
        <w:top w:val="none" w:sz="0" w:space="0" w:color="auto"/>
        <w:left w:val="none" w:sz="0" w:space="0" w:color="auto"/>
        <w:bottom w:val="none" w:sz="0" w:space="0" w:color="auto"/>
        <w:right w:val="none" w:sz="0" w:space="0" w:color="auto"/>
      </w:divBdr>
    </w:div>
    <w:div w:id="1480803044">
      <w:bodyDiv w:val="1"/>
      <w:marLeft w:val="0"/>
      <w:marRight w:val="0"/>
      <w:marTop w:val="0"/>
      <w:marBottom w:val="0"/>
      <w:divBdr>
        <w:top w:val="none" w:sz="0" w:space="0" w:color="auto"/>
        <w:left w:val="none" w:sz="0" w:space="0" w:color="auto"/>
        <w:bottom w:val="none" w:sz="0" w:space="0" w:color="auto"/>
        <w:right w:val="none" w:sz="0" w:space="0" w:color="auto"/>
      </w:divBdr>
    </w:div>
    <w:div w:id="1481654189">
      <w:bodyDiv w:val="1"/>
      <w:marLeft w:val="0"/>
      <w:marRight w:val="0"/>
      <w:marTop w:val="0"/>
      <w:marBottom w:val="0"/>
      <w:divBdr>
        <w:top w:val="none" w:sz="0" w:space="0" w:color="auto"/>
        <w:left w:val="none" w:sz="0" w:space="0" w:color="auto"/>
        <w:bottom w:val="none" w:sz="0" w:space="0" w:color="auto"/>
        <w:right w:val="none" w:sz="0" w:space="0" w:color="auto"/>
      </w:divBdr>
    </w:div>
    <w:div w:id="1482577031">
      <w:bodyDiv w:val="1"/>
      <w:marLeft w:val="0"/>
      <w:marRight w:val="0"/>
      <w:marTop w:val="0"/>
      <w:marBottom w:val="0"/>
      <w:divBdr>
        <w:top w:val="none" w:sz="0" w:space="0" w:color="auto"/>
        <w:left w:val="none" w:sz="0" w:space="0" w:color="auto"/>
        <w:bottom w:val="none" w:sz="0" w:space="0" w:color="auto"/>
        <w:right w:val="none" w:sz="0" w:space="0" w:color="auto"/>
      </w:divBdr>
    </w:div>
    <w:div w:id="1482848334">
      <w:bodyDiv w:val="1"/>
      <w:marLeft w:val="0"/>
      <w:marRight w:val="0"/>
      <w:marTop w:val="0"/>
      <w:marBottom w:val="0"/>
      <w:divBdr>
        <w:top w:val="none" w:sz="0" w:space="0" w:color="auto"/>
        <w:left w:val="none" w:sz="0" w:space="0" w:color="auto"/>
        <w:bottom w:val="none" w:sz="0" w:space="0" w:color="auto"/>
        <w:right w:val="none" w:sz="0" w:space="0" w:color="auto"/>
      </w:divBdr>
    </w:div>
    <w:div w:id="1482962400">
      <w:bodyDiv w:val="1"/>
      <w:marLeft w:val="0"/>
      <w:marRight w:val="0"/>
      <w:marTop w:val="0"/>
      <w:marBottom w:val="0"/>
      <w:divBdr>
        <w:top w:val="none" w:sz="0" w:space="0" w:color="auto"/>
        <w:left w:val="none" w:sz="0" w:space="0" w:color="auto"/>
        <w:bottom w:val="none" w:sz="0" w:space="0" w:color="auto"/>
        <w:right w:val="none" w:sz="0" w:space="0" w:color="auto"/>
      </w:divBdr>
    </w:div>
    <w:div w:id="1485244411">
      <w:bodyDiv w:val="1"/>
      <w:marLeft w:val="0"/>
      <w:marRight w:val="0"/>
      <w:marTop w:val="0"/>
      <w:marBottom w:val="0"/>
      <w:divBdr>
        <w:top w:val="none" w:sz="0" w:space="0" w:color="auto"/>
        <w:left w:val="none" w:sz="0" w:space="0" w:color="auto"/>
        <w:bottom w:val="none" w:sz="0" w:space="0" w:color="auto"/>
        <w:right w:val="none" w:sz="0" w:space="0" w:color="auto"/>
      </w:divBdr>
      <w:divsChild>
        <w:div w:id="193345343">
          <w:marLeft w:val="547"/>
          <w:marRight w:val="0"/>
          <w:marTop w:val="115"/>
          <w:marBottom w:val="0"/>
          <w:divBdr>
            <w:top w:val="none" w:sz="0" w:space="0" w:color="auto"/>
            <w:left w:val="none" w:sz="0" w:space="0" w:color="auto"/>
            <w:bottom w:val="none" w:sz="0" w:space="0" w:color="auto"/>
            <w:right w:val="none" w:sz="0" w:space="0" w:color="auto"/>
          </w:divBdr>
        </w:div>
        <w:div w:id="998922872">
          <w:marLeft w:val="1166"/>
          <w:marRight w:val="0"/>
          <w:marTop w:val="96"/>
          <w:marBottom w:val="0"/>
          <w:divBdr>
            <w:top w:val="none" w:sz="0" w:space="0" w:color="auto"/>
            <w:left w:val="none" w:sz="0" w:space="0" w:color="auto"/>
            <w:bottom w:val="none" w:sz="0" w:space="0" w:color="auto"/>
            <w:right w:val="none" w:sz="0" w:space="0" w:color="auto"/>
          </w:divBdr>
        </w:div>
        <w:div w:id="1013606880">
          <w:marLeft w:val="1166"/>
          <w:marRight w:val="0"/>
          <w:marTop w:val="96"/>
          <w:marBottom w:val="0"/>
          <w:divBdr>
            <w:top w:val="none" w:sz="0" w:space="0" w:color="auto"/>
            <w:left w:val="none" w:sz="0" w:space="0" w:color="auto"/>
            <w:bottom w:val="none" w:sz="0" w:space="0" w:color="auto"/>
            <w:right w:val="none" w:sz="0" w:space="0" w:color="auto"/>
          </w:divBdr>
        </w:div>
        <w:div w:id="1047333515">
          <w:marLeft w:val="1166"/>
          <w:marRight w:val="0"/>
          <w:marTop w:val="96"/>
          <w:marBottom w:val="0"/>
          <w:divBdr>
            <w:top w:val="none" w:sz="0" w:space="0" w:color="auto"/>
            <w:left w:val="none" w:sz="0" w:space="0" w:color="auto"/>
            <w:bottom w:val="none" w:sz="0" w:space="0" w:color="auto"/>
            <w:right w:val="none" w:sz="0" w:space="0" w:color="auto"/>
          </w:divBdr>
        </w:div>
        <w:div w:id="1119448233">
          <w:marLeft w:val="1166"/>
          <w:marRight w:val="0"/>
          <w:marTop w:val="96"/>
          <w:marBottom w:val="0"/>
          <w:divBdr>
            <w:top w:val="none" w:sz="0" w:space="0" w:color="auto"/>
            <w:left w:val="none" w:sz="0" w:space="0" w:color="auto"/>
            <w:bottom w:val="none" w:sz="0" w:space="0" w:color="auto"/>
            <w:right w:val="none" w:sz="0" w:space="0" w:color="auto"/>
          </w:divBdr>
        </w:div>
        <w:div w:id="1760758057">
          <w:marLeft w:val="1166"/>
          <w:marRight w:val="0"/>
          <w:marTop w:val="96"/>
          <w:marBottom w:val="0"/>
          <w:divBdr>
            <w:top w:val="none" w:sz="0" w:space="0" w:color="auto"/>
            <w:left w:val="none" w:sz="0" w:space="0" w:color="auto"/>
            <w:bottom w:val="none" w:sz="0" w:space="0" w:color="auto"/>
            <w:right w:val="none" w:sz="0" w:space="0" w:color="auto"/>
          </w:divBdr>
        </w:div>
        <w:div w:id="1973175709">
          <w:marLeft w:val="547"/>
          <w:marRight w:val="0"/>
          <w:marTop w:val="115"/>
          <w:marBottom w:val="0"/>
          <w:divBdr>
            <w:top w:val="none" w:sz="0" w:space="0" w:color="auto"/>
            <w:left w:val="none" w:sz="0" w:space="0" w:color="auto"/>
            <w:bottom w:val="none" w:sz="0" w:space="0" w:color="auto"/>
            <w:right w:val="none" w:sz="0" w:space="0" w:color="auto"/>
          </w:divBdr>
        </w:div>
        <w:div w:id="2044867408">
          <w:marLeft w:val="1166"/>
          <w:marRight w:val="0"/>
          <w:marTop w:val="96"/>
          <w:marBottom w:val="0"/>
          <w:divBdr>
            <w:top w:val="none" w:sz="0" w:space="0" w:color="auto"/>
            <w:left w:val="none" w:sz="0" w:space="0" w:color="auto"/>
            <w:bottom w:val="none" w:sz="0" w:space="0" w:color="auto"/>
            <w:right w:val="none" w:sz="0" w:space="0" w:color="auto"/>
          </w:divBdr>
        </w:div>
      </w:divsChild>
    </w:div>
    <w:div w:id="1485972785">
      <w:bodyDiv w:val="1"/>
      <w:marLeft w:val="0"/>
      <w:marRight w:val="0"/>
      <w:marTop w:val="0"/>
      <w:marBottom w:val="0"/>
      <w:divBdr>
        <w:top w:val="none" w:sz="0" w:space="0" w:color="auto"/>
        <w:left w:val="none" w:sz="0" w:space="0" w:color="auto"/>
        <w:bottom w:val="none" w:sz="0" w:space="0" w:color="auto"/>
        <w:right w:val="none" w:sz="0" w:space="0" w:color="auto"/>
      </w:divBdr>
    </w:div>
    <w:div w:id="1486703624">
      <w:bodyDiv w:val="1"/>
      <w:marLeft w:val="0"/>
      <w:marRight w:val="0"/>
      <w:marTop w:val="0"/>
      <w:marBottom w:val="0"/>
      <w:divBdr>
        <w:top w:val="none" w:sz="0" w:space="0" w:color="auto"/>
        <w:left w:val="none" w:sz="0" w:space="0" w:color="auto"/>
        <w:bottom w:val="none" w:sz="0" w:space="0" w:color="auto"/>
        <w:right w:val="none" w:sz="0" w:space="0" w:color="auto"/>
      </w:divBdr>
    </w:div>
    <w:div w:id="1486780483">
      <w:bodyDiv w:val="1"/>
      <w:marLeft w:val="0"/>
      <w:marRight w:val="0"/>
      <w:marTop w:val="0"/>
      <w:marBottom w:val="0"/>
      <w:divBdr>
        <w:top w:val="none" w:sz="0" w:space="0" w:color="auto"/>
        <w:left w:val="none" w:sz="0" w:space="0" w:color="auto"/>
        <w:bottom w:val="none" w:sz="0" w:space="0" w:color="auto"/>
        <w:right w:val="none" w:sz="0" w:space="0" w:color="auto"/>
      </w:divBdr>
    </w:div>
    <w:div w:id="1486968567">
      <w:bodyDiv w:val="1"/>
      <w:marLeft w:val="0"/>
      <w:marRight w:val="0"/>
      <w:marTop w:val="0"/>
      <w:marBottom w:val="0"/>
      <w:divBdr>
        <w:top w:val="none" w:sz="0" w:space="0" w:color="auto"/>
        <w:left w:val="none" w:sz="0" w:space="0" w:color="auto"/>
        <w:bottom w:val="none" w:sz="0" w:space="0" w:color="auto"/>
        <w:right w:val="none" w:sz="0" w:space="0" w:color="auto"/>
      </w:divBdr>
    </w:div>
    <w:div w:id="1488280261">
      <w:bodyDiv w:val="1"/>
      <w:marLeft w:val="0"/>
      <w:marRight w:val="0"/>
      <w:marTop w:val="0"/>
      <w:marBottom w:val="0"/>
      <w:divBdr>
        <w:top w:val="none" w:sz="0" w:space="0" w:color="auto"/>
        <w:left w:val="none" w:sz="0" w:space="0" w:color="auto"/>
        <w:bottom w:val="none" w:sz="0" w:space="0" w:color="auto"/>
        <w:right w:val="none" w:sz="0" w:space="0" w:color="auto"/>
      </w:divBdr>
      <w:divsChild>
        <w:div w:id="922029060">
          <w:marLeft w:val="1166"/>
          <w:marRight w:val="0"/>
          <w:marTop w:val="77"/>
          <w:marBottom w:val="0"/>
          <w:divBdr>
            <w:top w:val="none" w:sz="0" w:space="0" w:color="auto"/>
            <w:left w:val="none" w:sz="0" w:space="0" w:color="auto"/>
            <w:bottom w:val="none" w:sz="0" w:space="0" w:color="auto"/>
            <w:right w:val="none" w:sz="0" w:space="0" w:color="auto"/>
          </w:divBdr>
        </w:div>
        <w:div w:id="936517827">
          <w:marLeft w:val="1166"/>
          <w:marRight w:val="0"/>
          <w:marTop w:val="77"/>
          <w:marBottom w:val="0"/>
          <w:divBdr>
            <w:top w:val="none" w:sz="0" w:space="0" w:color="auto"/>
            <w:left w:val="none" w:sz="0" w:space="0" w:color="auto"/>
            <w:bottom w:val="none" w:sz="0" w:space="0" w:color="auto"/>
            <w:right w:val="none" w:sz="0" w:space="0" w:color="auto"/>
          </w:divBdr>
        </w:div>
        <w:div w:id="1690984232">
          <w:marLeft w:val="1166"/>
          <w:marRight w:val="0"/>
          <w:marTop w:val="77"/>
          <w:marBottom w:val="0"/>
          <w:divBdr>
            <w:top w:val="none" w:sz="0" w:space="0" w:color="auto"/>
            <w:left w:val="none" w:sz="0" w:space="0" w:color="auto"/>
            <w:bottom w:val="none" w:sz="0" w:space="0" w:color="auto"/>
            <w:right w:val="none" w:sz="0" w:space="0" w:color="auto"/>
          </w:divBdr>
        </w:div>
        <w:div w:id="2038894810">
          <w:marLeft w:val="1166"/>
          <w:marRight w:val="0"/>
          <w:marTop w:val="77"/>
          <w:marBottom w:val="0"/>
          <w:divBdr>
            <w:top w:val="none" w:sz="0" w:space="0" w:color="auto"/>
            <w:left w:val="none" w:sz="0" w:space="0" w:color="auto"/>
            <w:bottom w:val="none" w:sz="0" w:space="0" w:color="auto"/>
            <w:right w:val="none" w:sz="0" w:space="0" w:color="auto"/>
          </w:divBdr>
        </w:div>
      </w:divsChild>
    </w:div>
    <w:div w:id="1488670055">
      <w:bodyDiv w:val="1"/>
      <w:marLeft w:val="0"/>
      <w:marRight w:val="0"/>
      <w:marTop w:val="0"/>
      <w:marBottom w:val="0"/>
      <w:divBdr>
        <w:top w:val="none" w:sz="0" w:space="0" w:color="auto"/>
        <w:left w:val="none" w:sz="0" w:space="0" w:color="auto"/>
        <w:bottom w:val="none" w:sz="0" w:space="0" w:color="auto"/>
        <w:right w:val="none" w:sz="0" w:space="0" w:color="auto"/>
      </w:divBdr>
    </w:div>
    <w:div w:id="1488746853">
      <w:bodyDiv w:val="1"/>
      <w:marLeft w:val="0"/>
      <w:marRight w:val="0"/>
      <w:marTop w:val="0"/>
      <w:marBottom w:val="0"/>
      <w:divBdr>
        <w:top w:val="none" w:sz="0" w:space="0" w:color="auto"/>
        <w:left w:val="none" w:sz="0" w:space="0" w:color="auto"/>
        <w:bottom w:val="none" w:sz="0" w:space="0" w:color="auto"/>
        <w:right w:val="none" w:sz="0" w:space="0" w:color="auto"/>
      </w:divBdr>
      <w:divsChild>
        <w:div w:id="1035350572">
          <w:marLeft w:val="1166"/>
          <w:marRight w:val="0"/>
          <w:marTop w:val="115"/>
          <w:marBottom w:val="0"/>
          <w:divBdr>
            <w:top w:val="none" w:sz="0" w:space="0" w:color="auto"/>
            <w:left w:val="none" w:sz="0" w:space="0" w:color="auto"/>
            <w:bottom w:val="none" w:sz="0" w:space="0" w:color="auto"/>
            <w:right w:val="none" w:sz="0" w:space="0" w:color="auto"/>
          </w:divBdr>
        </w:div>
        <w:div w:id="1411386498">
          <w:marLeft w:val="547"/>
          <w:marRight w:val="0"/>
          <w:marTop w:val="134"/>
          <w:marBottom w:val="0"/>
          <w:divBdr>
            <w:top w:val="none" w:sz="0" w:space="0" w:color="auto"/>
            <w:left w:val="none" w:sz="0" w:space="0" w:color="auto"/>
            <w:bottom w:val="none" w:sz="0" w:space="0" w:color="auto"/>
            <w:right w:val="none" w:sz="0" w:space="0" w:color="auto"/>
          </w:divBdr>
        </w:div>
      </w:divsChild>
    </w:div>
    <w:div w:id="1490711947">
      <w:bodyDiv w:val="1"/>
      <w:marLeft w:val="0"/>
      <w:marRight w:val="0"/>
      <w:marTop w:val="0"/>
      <w:marBottom w:val="0"/>
      <w:divBdr>
        <w:top w:val="none" w:sz="0" w:space="0" w:color="auto"/>
        <w:left w:val="none" w:sz="0" w:space="0" w:color="auto"/>
        <w:bottom w:val="none" w:sz="0" w:space="0" w:color="auto"/>
        <w:right w:val="none" w:sz="0" w:space="0" w:color="auto"/>
      </w:divBdr>
    </w:div>
    <w:div w:id="1491096874">
      <w:bodyDiv w:val="1"/>
      <w:marLeft w:val="0"/>
      <w:marRight w:val="0"/>
      <w:marTop w:val="0"/>
      <w:marBottom w:val="0"/>
      <w:divBdr>
        <w:top w:val="none" w:sz="0" w:space="0" w:color="auto"/>
        <w:left w:val="none" w:sz="0" w:space="0" w:color="auto"/>
        <w:bottom w:val="none" w:sz="0" w:space="0" w:color="auto"/>
        <w:right w:val="none" w:sz="0" w:space="0" w:color="auto"/>
      </w:divBdr>
    </w:div>
    <w:div w:id="1491362231">
      <w:bodyDiv w:val="1"/>
      <w:marLeft w:val="0"/>
      <w:marRight w:val="0"/>
      <w:marTop w:val="0"/>
      <w:marBottom w:val="0"/>
      <w:divBdr>
        <w:top w:val="none" w:sz="0" w:space="0" w:color="auto"/>
        <w:left w:val="none" w:sz="0" w:space="0" w:color="auto"/>
        <w:bottom w:val="none" w:sz="0" w:space="0" w:color="auto"/>
        <w:right w:val="none" w:sz="0" w:space="0" w:color="auto"/>
      </w:divBdr>
    </w:div>
    <w:div w:id="1493177573">
      <w:bodyDiv w:val="1"/>
      <w:marLeft w:val="0"/>
      <w:marRight w:val="0"/>
      <w:marTop w:val="0"/>
      <w:marBottom w:val="0"/>
      <w:divBdr>
        <w:top w:val="none" w:sz="0" w:space="0" w:color="auto"/>
        <w:left w:val="none" w:sz="0" w:space="0" w:color="auto"/>
        <w:bottom w:val="none" w:sz="0" w:space="0" w:color="auto"/>
        <w:right w:val="none" w:sz="0" w:space="0" w:color="auto"/>
      </w:divBdr>
      <w:divsChild>
        <w:div w:id="17122998">
          <w:marLeft w:val="547"/>
          <w:marRight w:val="0"/>
          <w:marTop w:val="115"/>
          <w:marBottom w:val="0"/>
          <w:divBdr>
            <w:top w:val="none" w:sz="0" w:space="0" w:color="auto"/>
            <w:left w:val="none" w:sz="0" w:space="0" w:color="auto"/>
            <w:bottom w:val="none" w:sz="0" w:space="0" w:color="auto"/>
            <w:right w:val="none" w:sz="0" w:space="0" w:color="auto"/>
          </w:divBdr>
        </w:div>
        <w:div w:id="672537644">
          <w:marLeft w:val="1166"/>
          <w:marRight w:val="0"/>
          <w:marTop w:val="96"/>
          <w:marBottom w:val="0"/>
          <w:divBdr>
            <w:top w:val="none" w:sz="0" w:space="0" w:color="auto"/>
            <w:left w:val="none" w:sz="0" w:space="0" w:color="auto"/>
            <w:bottom w:val="none" w:sz="0" w:space="0" w:color="auto"/>
            <w:right w:val="none" w:sz="0" w:space="0" w:color="auto"/>
          </w:divBdr>
        </w:div>
        <w:div w:id="1235699982">
          <w:marLeft w:val="1166"/>
          <w:marRight w:val="0"/>
          <w:marTop w:val="96"/>
          <w:marBottom w:val="0"/>
          <w:divBdr>
            <w:top w:val="none" w:sz="0" w:space="0" w:color="auto"/>
            <w:left w:val="none" w:sz="0" w:space="0" w:color="auto"/>
            <w:bottom w:val="none" w:sz="0" w:space="0" w:color="auto"/>
            <w:right w:val="none" w:sz="0" w:space="0" w:color="auto"/>
          </w:divBdr>
        </w:div>
        <w:div w:id="2048795680">
          <w:marLeft w:val="1166"/>
          <w:marRight w:val="0"/>
          <w:marTop w:val="96"/>
          <w:marBottom w:val="0"/>
          <w:divBdr>
            <w:top w:val="none" w:sz="0" w:space="0" w:color="auto"/>
            <w:left w:val="none" w:sz="0" w:space="0" w:color="auto"/>
            <w:bottom w:val="none" w:sz="0" w:space="0" w:color="auto"/>
            <w:right w:val="none" w:sz="0" w:space="0" w:color="auto"/>
          </w:divBdr>
        </w:div>
      </w:divsChild>
    </w:div>
    <w:div w:id="1493764697">
      <w:bodyDiv w:val="1"/>
      <w:marLeft w:val="0"/>
      <w:marRight w:val="0"/>
      <w:marTop w:val="0"/>
      <w:marBottom w:val="0"/>
      <w:divBdr>
        <w:top w:val="none" w:sz="0" w:space="0" w:color="auto"/>
        <w:left w:val="none" w:sz="0" w:space="0" w:color="auto"/>
        <w:bottom w:val="none" w:sz="0" w:space="0" w:color="auto"/>
        <w:right w:val="none" w:sz="0" w:space="0" w:color="auto"/>
      </w:divBdr>
    </w:div>
    <w:div w:id="1494564155">
      <w:bodyDiv w:val="1"/>
      <w:marLeft w:val="0"/>
      <w:marRight w:val="0"/>
      <w:marTop w:val="0"/>
      <w:marBottom w:val="0"/>
      <w:divBdr>
        <w:top w:val="none" w:sz="0" w:space="0" w:color="auto"/>
        <w:left w:val="none" w:sz="0" w:space="0" w:color="auto"/>
        <w:bottom w:val="none" w:sz="0" w:space="0" w:color="auto"/>
        <w:right w:val="none" w:sz="0" w:space="0" w:color="auto"/>
      </w:divBdr>
    </w:div>
    <w:div w:id="1494834295">
      <w:bodyDiv w:val="1"/>
      <w:marLeft w:val="0"/>
      <w:marRight w:val="0"/>
      <w:marTop w:val="0"/>
      <w:marBottom w:val="0"/>
      <w:divBdr>
        <w:top w:val="none" w:sz="0" w:space="0" w:color="auto"/>
        <w:left w:val="none" w:sz="0" w:space="0" w:color="auto"/>
        <w:bottom w:val="none" w:sz="0" w:space="0" w:color="auto"/>
        <w:right w:val="none" w:sz="0" w:space="0" w:color="auto"/>
      </w:divBdr>
    </w:div>
    <w:div w:id="1495947098">
      <w:bodyDiv w:val="1"/>
      <w:marLeft w:val="0"/>
      <w:marRight w:val="0"/>
      <w:marTop w:val="0"/>
      <w:marBottom w:val="0"/>
      <w:divBdr>
        <w:top w:val="none" w:sz="0" w:space="0" w:color="auto"/>
        <w:left w:val="none" w:sz="0" w:space="0" w:color="auto"/>
        <w:bottom w:val="none" w:sz="0" w:space="0" w:color="auto"/>
        <w:right w:val="none" w:sz="0" w:space="0" w:color="auto"/>
      </w:divBdr>
    </w:div>
    <w:div w:id="1496803584">
      <w:bodyDiv w:val="1"/>
      <w:marLeft w:val="0"/>
      <w:marRight w:val="0"/>
      <w:marTop w:val="0"/>
      <w:marBottom w:val="0"/>
      <w:divBdr>
        <w:top w:val="none" w:sz="0" w:space="0" w:color="auto"/>
        <w:left w:val="none" w:sz="0" w:space="0" w:color="auto"/>
        <w:bottom w:val="none" w:sz="0" w:space="0" w:color="auto"/>
        <w:right w:val="none" w:sz="0" w:space="0" w:color="auto"/>
      </w:divBdr>
      <w:divsChild>
        <w:div w:id="836923544">
          <w:marLeft w:val="547"/>
          <w:marRight w:val="0"/>
          <w:marTop w:val="154"/>
          <w:marBottom w:val="0"/>
          <w:divBdr>
            <w:top w:val="none" w:sz="0" w:space="0" w:color="auto"/>
            <w:left w:val="none" w:sz="0" w:space="0" w:color="auto"/>
            <w:bottom w:val="none" w:sz="0" w:space="0" w:color="auto"/>
            <w:right w:val="none" w:sz="0" w:space="0" w:color="auto"/>
          </w:divBdr>
        </w:div>
        <w:div w:id="1152016134">
          <w:marLeft w:val="1166"/>
          <w:marRight w:val="0"/>
          <w:marTop w:val="134"/>
          <w:marBottom w:val="0"/>
          <w:divBdr>
            <w:top w:val="none" w:sz="0" w:space="0" w:color="auto"/>
            <w:left w:val="none" w:sz="0" w:space="0" w:color="auto"/>
            <w:bottom w:val="none" w:sz="0" w:space="0" w:color="auto"/>
            <w:right w:val="none" w:sz="0" w:space="0" w:color="auto"/>
          </w:divBdr>
        </w:div>
        <w:div w:id="1865291900">
          <w:marLeft w:val="1166"/>
          <w:marRight w:val="0"/>
          <w:marTop w:val="134"/>
          <w:marBottom w:val="0"/>
          <w:divBdr>
            <w:top w:val="none" w:sz="0" w:space="0" w:color="auto"/>
            <w:left w:val="none" w:sz="0" w:space="0" w:color="auto"/>
            <w:bottom w:val="none" w:sz="0" w:space="0" w:color="auto"/>
            <w:right w:val="none" w:sz="0" w:space="0" w:color="auto"/>
          </w:divBdr>
        </w:div>
        <w:div w:id="2092653950">
          <w:marLeft w:val="1800"/>
          <w:marRight w:val="0"/>
          <w:marTop w:val="115"/>
          <w:marBottom w:val="0"/>
          <w:divBdr>
            <w:top w:val="none" w:sz="0" w:space="0" w:color="auto"/>
            <w:left w:val="none" w:sz="0" w:space="0" w:color="auto"/>
            <w:bottom w:val="none" w:sz="0" w:space="0" w:color="auto"/>
            <w:right w:val="none" w:sz="0" w:space="0" w:color="auto"/>
          </w:divBdr>
        </w:div>
      </w:divsChild>
    </w:div>
    <w:div w:id="1497573091">
      <w:bodyDiv w:val="1"/>
      <w:marLeft w:val="0"/>
      <w:marRight w:val="0"/>
      <w:marTop w:val="0"/>
      <w:marBottom w:val="0"/>
      <w:divBdr>
        <w:top w:val="none" w:sz="0" w:space="0" w:color="auto"/>
        <w:left w:val="none" w:sz="0" w:space="0" w:color="auto"/>
        <w:bottom w:val="none" w:sz="0" w:space="0" w:color="auto"/>
        <w:right w:val="none" w:sz="0" w:space="0" w:color="auto"/>
      </w:divBdr>
    </w:div>
    <w:div w:id="1497652691">
      <w:bodyDiv w:val="1"/>
      <w:marLeft w:val="0"/>
      <w:marRight w:val="0"/>
      <w:marTop w:val="0"/>
      <w:marBottom w:val="0"/>
      <w:divBdr>
        <w:top w:val="none" w:sz="0" w:space="0" w:color="auto"/>
        <w:left w:val="none" w:sz="0" w:space="0" w:color="auto"/>
        <w:bottom w:val="none" w:sz="0" w:space="0" w:color="auto"/>
        <w:right w:val="none" w:sz="0" w:space="0" w:color="auto"/>
      </w:divBdr>
    </w:div>
    <w:div w:id="1498886102">
      <w:bodyDiv w:val="1"/>
      <w:marLeft w:val="0"/>
      <w:marRight w:val="0"/>
      <w:marTop w:val="0"/>
      <w:marBottom w:val="0"/>
      <w:divBdr>
        <w:top w:val="none" w:sz="0" w:space="0" w:color="auto"/>
        <w:left w:val="none" w:sz="0" w:space="0" w:color="auto"/>
        <w:bottom w:val="none" w:sz="0" w:space="0" w:color="auto"/>
        <w:right w:val="none" w:sz="0" w:space="0" w:color="auto"/>
      </w:divBdr>
    </w:div>
    <w:div w:id="1499687591">
      <w:bodyDiv w:val="1"/>
      <w:marLeft w:val="0"/>
      <w:marRight w:val="0"/>
      <w:marTop w:val="0"/>
      <w:marBottom w:val="0"/>
      <w:divBdr>
        <w:top w:val="none" w:sz="0" w:space="0" w:color="auto"/>
        <w:left w:val="none" w:sz="0" w:space="0" w:color="auto"/>
        <w:bottom w:val="none" w:sz="0" w:space="0" w:color="auto"/>
        <w:right w:val="none" w:sz="0" w:space="0" w:color="auto"/>
      </w:divBdr>
    </w:div>
    <w:div w:id="1501390406">
      <w:bodyDiv w:val="1"/>
      <w:marLeft w:val="0"/>
      <w:marRight w:val="0"/>
      <w:marTop w:val="0"/>
      <w:marBottom w:val="0"/>
      <w:divBdr>
        <w:top w:val="none" w:sz="0" w:space="0" w:color="auto"/>
        <w:left w:val="none" w:sz="0" w:space="0" w:color="auto"/>
        <w:bottom w:val="none" w:sz="0" w:space="0" w:color="auto"/>
        <w:right w:val="none" w:sz="0" w:space="0" w:color="auto"/>
      </w:divBdr>
    </w:div>
    <w:div w:id="1501505961">
      <w:bodyDiv w:val="1"/>
      <w:marLeft w:val="0"/>
      <w:marRight w:val="0"/>
      <w:marTop w:val="0"/>
      <w:marBottom w:val="0"/>
      <w:divBdr>
        <w:top w:val="none" w:sz="0" w:space="0" w:color="auto"/>
        <w:left w:val="none" w:sz="0" w:space="0" w:color="auto"/>
        <w:bottom w:val="none" w:sz="0" w:space="0" w:color="auto"/>
        <w:right w:val="none" w:sz="0" w:space="0" w:color="auto"/>
      </w:divBdr>
      <w:divsChild>
        <w:div w:id="682635236">
          <w:marLeft w:val="1800"/>
          <w:marRight w:val="0"/>
          <w:marTop w:val="67"/>
          <w:marBottom w:val="0"/>
          <w:divBdr>
            <w:top w:val="none" w:sz="0" w:space="0" w:color="auto"/>
            <w:left w:val="none" w:sz="0" w:space="0" w:color="auto"/>
            <w:bottom w:val="none" w:sz="0" w:space="0" w:color="auto"/>
            <w:right w:val="none" w:sz="0" w:space="0" w:color="auto"/>
          </w:divBdr>
        </w:div>
        <w:div w:id="749011015">
          <w:marLeft w:val="1800"/>
          <w:marRight w:val="0"/>
          <w:marTop w:val="67"/>
          <w:marBottom w:val="0"/>
          <w:divBdr>
            <w:top w:val="none" w:sz="0" w:space="0" w:color="auto"/>
            <w:left w:val="none" w:sz="0" w:space="0" w:color="auto"/>
            <w:bottom w:val="none" w:sz="0" w:space="0" w:color="auto"/>
            <w:right w:val="none" w:sz="0" w:space="0" w:color="auto"/>
          </w:divBdr>
        </w:div>
        <w:div w:id="1207832773">
          <w:marLeft w:val="2520"/>
          <w:marRight w:val="0"/>
          <w:marTop w:val="67"/>
          <w:marBottom w:val="0"/>
          <w:divBdr>
            <w:top w:val="none" w:sz="0" w:space="0" w:color="auto"/>
            <w:left w:val="none" w:sz="0" w:space="0" w:color="auto"/>
            <w:bottom w:val="none" w:sz="0" w:space="0" w:color="auto"/>
            <w:right w:val="none" w:sz="0" w:space="0" w:color="auto"/>
          </w:divBdr>
        </w:div>
        <w:div w:id="1319648923">
          <w:marLeft w:val="1800"/>
          <w:marRight w:val="0"/>
          <w:marTop w:val="67"/>
          <w:marBottom w:val="0"/>
          <w:divBdr>
            <w:top w:val="none" w:sz="0" w:space="0" w:color="auto"/>
            <w:left w:val="none" w:sz="0" w:space="0" w:color="auto"/>
            <w:bottom w:val="none" w:sz="0" w:space="0" w:color="auto"/>
            <w:right w:val="none" w:sz="0" w:space="0" w:color="auto"/>
          </w:divBdr>
        </w:div>
        <w:div w:id="1393581697">
          <w:marLeft w:val="1800"/>
          <w:marRight w:val="0"/>
          <w:marTop w:val="67"/>
          <w:marBottom w:val="0"/>
          <w:divBdr>
            <w:top w:val="none" w:sz="0" w:space="0" w:color="auto"/>
            <w:left w:val="none" w:sz="0" w:space="0" w:color="auto"/>
            <w:bottom w:val="none" w:sz="0" w:space="0" w:color="auto"/>
            <w:right w:val="none" w:sz="0" w:space="0" w:color="auto"/>
          </w:divBdr>
        </w:div>
        <w:div w:id="1403018945">
          <w:marLeft w:val="1166"/>
          <w:marRight w:val="0"/>
          <w:marTop w:val="77"/>
          <w:marBottom w:val="0"/>
          <w:divBdr>
            <w:top w:val="none" w:sz="0" w:space="0" w:color="auto"/>
            <w:left w:val="none" w:sz="0" w:space="0" w:color="auto"/>
            <w:bottom w:val="none" w:sz="0" w:space="0" w:color="auto"/>
            <w:right w:val="none" w:sz="0" w:space="0" w:color="auto"/>
          </w:divBdr>
        </w:div>
        <w:div w:id="1774089096">
          <w:marLeft w:val="2520"/>
          <w:marRight w:val="0"/>
          <w:marTop w:val="67"/>
          <w:marBottom w:val="0"/>
          <w:divBdr>
            <w:top w:val="none" w:sz="0" w:space="0" w:color="auto"/>
            <w:left w:val="none" w:sz="0" w:space="0" w:color="auto"/>
            <w:bottom w:val="none" w:sz="0" w:space="0" w:color="auto"/>
            <w:right w:val="none" w:sz="0" w:space="0" w:color="auto"/>
          </w:divBdr>
        </w:div>
        <w:div w:id="1880781019">
          <w:marLeft w:val="547"/>
          <w:marRight w:val="0"/>
          <w:marTop w:val="86"/>
          <w:marBottom w:val="0"/>
          <w:divBdr>
            <w:top w:val="none" w:sz="0" w:space="0" w:color="auto"/>
            <w:left w:val="none" w:sz="0" w:space="0" w:color="auto"/>
            <w:bottom w:val="none" w:sz="0" w:space="0" w:color="auto"/>
            <w:right w:val="none" w:sz="0" w:space="0" w:color="auto"/>
          </w:divBdr>
        </w:div>
        <w:div w:id="2002003158">
          <w:marLeft w:val="1166"/>
          <w:marRight w:val="0"/>
          <w:marTop w:val="77"/>
          <w:marBottom w:val="0"/>
          <w:divBdr>
            <w:top w:val="none" w:sz="0" w:space="0" w:color="auto"/>
            <w:left w:val="none" w:sz="0" w:space="0" w:color="auto"/>
            <w:bottom w:val="none" w:sz="0" w:space="0" w:color="auto"/>
            <w:right w:val="none" w:sz="0" w:space="0" w:color="auto"/>
          </w:divBdr>
        </w:div>
      </w:divsChild>
    </w:div>
    <w:div w:id="1502937605">
      <w:bodyDiv w:val="1"/>
      <w:marLeft w:val="0"/>
      <w:marRight w:val="0"/>
      <w:marTop w:val="0"/>
      <w:marBottom w:val="0"/>
      <w:divBdr>
        <w:top w:val="none" w:sz="0" w:space="0" w:color="auto"/>
        <w:left w:val="none" w:sz="0" w:space="0" w:color="auto"/>
        <w:bottom w:val="none" w:sz="0" w:space="0" w:color="auto"/>
        <w:right w:val="none" w:sz="0" w:space="0" w:color="auto"/>
      </w:divBdr>
    </w:div>
    <w:div w:id="1503086986">
      <w:bodyDiv w:val="1"/>
      <w:marLeft w:val="0"/>
      <w:marRight w:val="0"/>
      <w:marTop w:val="0"/>
      <w:marBottom w:val="0"/>
      <w:divBdr>
        <w:top w:val="none" w:sz="0" w:space="0" w:color="auto"/>
        <w:left w:val="none" w:sz="0" w:space="0" w:color="auto"/>
        <w:bottom w:val="none" w:sz="0" w:space="0" w:color="auto"/>
        <w:right w:val="none" w:sz="0" w:space="0" w:color="auto"/>
      </w:divBdr>
      <w:divsChild>
        <w:div w:id="149752399">
          <w:marLeft w:val="274"/>
          <w:marRight w:val="0"/>
          <w:marTop w:val="91"/>
          <w:marBottom w:val="0"/>
          <w:divBdr>
            <w:top w:val="none" w:sz="0" w:space="0" w:color="auto"/>
            <w:left w:val="none" w:sz="0" w:space="0" w:color="auto"/>
            <w:bottom w:val="none" w:sz="0" w:space="0" w:color="auto"/>
            <w:right w:val="none" w:sz="0" w:space="0" w:color="auto"/>
          </w:divBdr>
        </w:div>
        <w:div w:id="182406378">
          <w:marLeft w:val="274"/>
          <w:marRight w:val="0"/>
          <w:marTop w:val="91"/>
          <w:marBottom w:val="0"/>
          <w:divBdr>
            <w:top w:val="none" w:sz="0" w:space="0" w:color="auto"/>
            <w:left w:val="none" w:sz="0" w:space="0" w:color="auto"/>
            <w:bottom w:val="none" w:sz="0" w:space="0" w:color="auto"/>
            <w:right w:val="none" w:sz="0" w:space="0" w:color="auto"/>
          </w:divBdr>
        </w:div>
        <w:div w:id="183634496">
          <w:marLeft w:val="274"/>
          <w:marRight w:val="0"/>
          <w:marTop w:val="91"/>
          <w:marBottom w:val="0"/>
          <w:divBdr>
            <w:top w:val="none" w:sz="0" w:space="0" w:color="auto"/>
            <w:left w:val="none" w:sz="0" w:space="0" w:color="auto"/>
            <w:bottom w:val="none" w:sz="0" w:space="0" w:color="auto"/>
            <w:right w:val="none" w:sz="0" w:space="0" w:color="auto"/>
          </w:divBdr>
        </w:div>
        <w:div w:id="291861022">
          <w:marLeft w:val="835"/>
          <w:marRight w:val="0"/>
          <w:marTop w:val="77"/>
          <w:marBottom w:val="0"/>
          <w:divBdr>
            <w:top w:val="none" w:sz="0" w:space="0" w:color="auto"/>
            <w:left w:val="none" w:sz="0" w:space="0" w:color="auto"/>
            <w:bottom w:val="none" w:sz="0" w:space="0" w:color="auto"/>
            <w:right w:val="none" w:sz="0" w:space="0" w:color="auto"/>
          </w:divBdr>
        </w:div>
        <w:div w:id="786777600">
          <w:marLeft w:val="835"/>
          <w:marRight w:val="0"/>
          <w:marTop w:val="77"/>
          <w:marBottom w:val="0"/>
          <w:divBdr>
            <w:top w:val="none" w:sz="0" w:space="0" w:color="auto"/>
            <w:left w:val="none" w:sz="0" w:space="0" w:color="auto"/>
            <w:bottom w:val="none" w:sz="0" w:space="0" w:color="auto"/>
            <w:right w:val="none" w:sz="0" w:space="0" w:color="auto"/>
          </w:divBdr>
        </w:div>
        <w:div w:id="810295283">
          <w:marLeft w:val="274"/>
          <w:marRight w:val="0"/>
          <w:marTop w:val="77"/>
          <w:marBottom w:val="0"/>
          <w:divBdr>
            <w:top w:val="none" w:sz="0" w:space="0" w:color="auto"/>
            <w:left w:val="none" w:sz="0" w:space="0" w:color="auto"/>
            <w:bottom w:val="none" w:sz="0" w:space="0" w:color="auto"/>
            <w:right w:val="none" w:sz="0" w:space="0" w:color="auto"/>
          </w:divBdr>
        </w:div>
        <w:div w:id="978925567">
          <w:marLeft w:val="274"/>
          <w:marRight w:val="0"/>
          <w:marTop w:val="91"/>
          <w:marBottom w:val="0"/>
          <w:divBdr>
            <w:top w:val="none" w:sz="0" w:space="0" w:color="auto"/>
            <w:left w:val="none" w:sz="0" w:space="0" w:color="auto"/>
            <w:bottom w:val="none" w:sz="0" w:space="0" w:color="auto"/>
            <w:right w:val="none" w:sz="0" w:space="0" w:color="auto"/>
          </w:divBdr>
        </w:div>
        <w:div w:id="1151336601">
          <w:marLeft w:val="835"/>
          <w:marRight w:val="0"/>
          <w:marTop w:val="77"/>
          <w:marBottom w:val="0"/>
          <w:divBdr>
            <w:top w:val="none" w:sz="0" w:space="0" w:color="auto"/>
            <w:left w:val="none" w:sz="0" w:space="0" w:color="auto"/>
            <w:bottom w:val="none" w:sz="0" w:space="0" w:color="auto"/>
            <w:right w:val="none" w:sz="0" w:space="0" w:color="auto"/>
          </w:divBdr>
        </w:div>
        <w:div w:id="1201283950">
          <w:marLeft w:val="835"/>
          <w:marRight w:val="0"/>
          <w:marTop w:val="77"/>
          <w:marBottom w:val="0"/>
          <w:divBdr>
            <w:top w:val="none" w:sz="0" w:space="0" w:color="auto"/>
            <w:left w:val="none" w:sz="0" w:space="0" w:color="auto"/>
            <w:bottom w:val="none" w:sz="0" w:space="0" w:color="auto"/>
            <w:right w:val="none" w:sz="0" w:space="0" w:color="auto"/>
          </w:divBdr>
        </w:div>
        <w:div w:id="1268387855">
          <w:marLeft w:val="835"/>
          <w:marRight w:val="0"/>
          <w:marTop w:val="77"/>
          <w:marBottom w:val="0"/>
          <w:divBdr>
            <w:top w:val="none" w:sz="0" w:space="0" w:color="auto"/>
            <w:left w:val="none" w:sz="0" w:space="0" w:color="auto"/>
            <w:bottom w:val="none" w:sz="0" w:space="0" w:color="auto"/>
            <w:right w:val="none" w:sz="0" w:space="0" w:color="auto"/>
          </w:divBdr>
        </w:div>
        <w:div w:id="1321812010">
          <w:marLeft w:val="835"/>
          <w:marRight w:val="0"/>
          <w:marTop w:val="77"/>
          <w:marBottom w:val="0"/>
          <w:divBdr>
            <w:top w:val="none" w:sz="0" w:space="0" w:color="auto"/>
            <w:left w:val="none" w:sz="0" w:space="0" w:color="auto"/>
            <w:bottom w:val="none" w:sz="0" w:space="0" w:color="auto"/>
            <w:right w:val="none" w:sz="0" w:space="0" w:color="auto"/>
          </w:divBdr>
        </w:div>
        <w:div w:id="1400055658">
          <w:marLeft w:val="835"/>
          <w:marRight w:val="0"/>
          <w:marTop w:val="77"/>
          <w:marBottom w:val="0"/>
          <w:divBdr>
            <w:top w:val="none" w:sz="0" w:space="0" w:color="auto"/>
            <w:left w:val="none" w:sz="0" w:space="0" w:color="auto"/>
            <w:bottom w:val="none" w:sz="0" w:space="0" w:color="auto"/>
            <w:right w:val="none" w:sz="0" w:space="0" w:color="auto"/>
          </w:divBdr>
        </w:div>
        <w:div w:id="1601062165">
          <w:marLeft w:val="835"/>
          <w:marRight w:val="0"/>
          <w:marTop w:val="77"/>
          <w:marBottom w:val="0"/>
          <w:divBdr>
            <w:top w:val="none" w:sz="0" w:space="0" w:color="auto"/>
            <w:left w:val="none" w:sz="0" w:space="0" w:color="auto"/>
            <w:bottom w:val="none" w:sz="0" w:space="0" w:color="auto"/>
            <w:right w:val="none" w:sz="0" w:space="0" w:color="auto"/>
          </w:divBdr>
        </w:div>
        <w:div w:id="1819952214">
          <w:marLeft w:val="835"/>
          <w:marRight w:val="0"/>
          <w:marTop w:val="77"/>
          <w:marBottom w:val="0"/>
          <w:divBdr>
            <w:top w:val="none" w:sz="0" w:space="0" w:color="auto"/>
            <w:left w:val="none" w:sz="0" w:space="0" w:color="auto"/>
            <w:bottom w:val="none" w:sz="0" w:space="0" w:color="auto"/>
            <w:right w:val="none" w:sz="0" w:space="0" w:color="auto"/>
          </w:divBdr>
        </w:div>
        <w:div w:id="1896773289">
          <w:marLeft w:val="835"/>
          <w:marRight w:val="0"/>
          <w:marTop w:val="77"/>
          <w:marBottom w:val="0"/>
          <w:divBdr>
            <w:top w:val="none" w:sz="0" w:space="0" w:color="auto"/>
            <w:left w:val="none" w:sz="0" w:space="0" w:color="auto"/>
            <w:bottom w:val="none" w:sz="0" w:space="0" w:color="auto"/>
            <w:right w:val="none" w:sz="0" w:space="0" w:color="auto"/>
          </w:divBdr>
        </w:div>
        <w:div w:id="2106144276">
          <w:marLeft w:val="835"/>
          <w:marRight w:val="0"/>
          <w:marTop w:val="77"/>
          <w:marBottom w:val="0"/>
          <w:divBdr>
            <w:top w:val="none" w:sz="0" w:space="0" w:color="auto"/>
            <w:left w:val="none" w:sz="0" w:space="0" w:color="auto"/>
            <w:bottom w:val="none" w:sz="0" w:space="0" w:color="auto"/>
            <w:right w:val="none" w:sz="0" w:space="0" w:color="auto"/>
          </w:divBdr>
        </w:div>
      </w:divsChild>
    </w:div>
    <w:div w:id="1503349129">
      <w:bodyDiv w:val="1"/>
      <w:marLeft w:val="0"/>
      <w:marRight w:val="0"/>
      <w:marTop w:val="0"/>
      <w:marBottom w:val="0"/>
      <w:divBdr>
        <w:top w:val="none" w:sz="0" w:space="0" w:color="auto"/>
        <w:left w:val="none" w:sz="0" w:space="0" w:color="auto"/>
        <w:bottom w:val="none" w:sz="0" w:space="0" w:color="auto"/>
        <w:right w:val="none" w:sz="0" w:space="0" w:color="auto"/>
      </w:divBdr>
    </w:div>
    <w:div w:id="1503400241">
      <w:bodyDiv w:val="1"/>
      <w:marLeft w:val="0"/>
      <w:marRight w:val="0"/>
      <w:marTop w:val="0"/>
      <w:marBottom w:val="0"/>
      <w:divBdr>
        <w:top w:val="none" w:sz="0" w:space="0" w:color="auto"/>
        <w:left w:val="none" w:sz="0" w:space="0" w:color="auto"/>
        <w:bottom w:val="none" w:sz="0" w:space="0" w:color="auto"/>
        <w:right w:val="none" w:sz="0" w:space="0" w:color="auto"/>
      </w:divBdr>
    </w:div>
    <w:div w:id="150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1048949">
          <w:marLeft w:val="1800"/>
          <w:marRight w:val="0"/>
          <w:marTop w:val="96"/>
          <w:marBottom w:val="0"/>
          <w:divBdr>
            <w:top w:val="none" w:sz="0" w:space="0" w:color="auto"/>
            <w:left w:val="none" w:sz="0" w:space="0" w:color="auto"/>
            <w:bottom w:val="none" w:sz="0" w:space="0" w:color="auto"/>
            <w:right w:val="none" w:sz="0" w:space="0" w:color="auto"/>
          </w:divBdr>
        </w:div>
        <w:div w:id="290132238">
          <w:marLeft w:val="1800"/>
          <w:marRight w:val="0"/>
          <w:marTop w:val="96"/>
          <w:marBottom w:val="0"/>
          <w:divBdr>
            <w:top w:val="none" w:sz="0" w:space="0" w:color="auto"/>
            <w:left w:val="none" w:sz="0" w:space="0" w:color="auto"/>
            <w:bottom w:val="none" w:sz="0" w:space="0" w:color="auto"/>
            <w:right w:val="none" w:sz="0" w:space="0" w:color="auto"/>
          </w:divBdr>
        </w:div>
        <w:div w:id="452676715">
          <w:marLeft w:val="1800"/>
          <w:marRight w:val="0"/>
          <w:marTop w:val="96"/>
          <w:marBottom w:val="0"/>
          <w:divBdr>
            <w:top w:val="none" w:sz="0" w:space="0" w:color="auto"/>
            <w:left w:val="none" w:sz="0" w:space="0" w:color="auto"/>
            <w:bottom w:val="none" w:sz="0" w:space="0" w:color="auto"/>
            <w:right w:val="none" w:sz="0" w:space="0" w:color="auto"/>
          </w:divBdr>
        </w:div>
        <w:div w:id="543369856">
          <w:marLeft w:val="1166"/>
          <w:marRight w:val="0"/>
          <w:marTop w:val="115"/>
          <w:marBottom w:val="0"/>
          <w:divBdr>
            <w:top w:val="none" w:sz="0" w:space="0" w:color="auto"/>
            <w:left w:val="none" w:sz="0" w:space="0" w:color="auto"/>
            <w:bottom w:val="none" w:sz="0" w:space="0" w:color="auto"/>
            <w:right w:val="none" w:sz="0" w:space="0" w:color="auto"/>
          </w:divBdr>
        </w:div>
        <w:div w:id="1906333298">
          <w:marLeft w:val="547"/>
          <w:marRight w:val="0"/>
          <w:marTop w:val="115"/>
          <w:marBottom w:val="0"/>
          <w:divBdr>
            <w:top w:val="none" w:sz="0" w:space="0" w:color="auto"/>
            <w:left w:val="none" w:sz="0" w:space="0" w:color="auto"/>
            <w:bottom w:val="none" w:sz="0" w:space="0" w:color="auto"/>
            <w:right w:val="none" w:sz="0" w:space="0" w:color="auto"/>
          </w:divBdr>
        </w:div>
        <w:div w:id="1934698879">
          <w:marLeft w:val="547"/>
          <w:marRight w:val="0"/>
          <w:marTop w:val="115"/>
          <w:marBottom w:val="0"/>
          <w:divBdr>
            <w:top w:val="none" w:sz="0" w:space="0" w:color="auto"/>
            <w:left w:val="none" w:sz="0" w:space="0" w:color="auto"/>
            <w:bottom w:val="none" w:sz="0" w:space="0" w:color="auto"/>
            <w:right w:val="none" w:sz="0" w:space="0" w:color="auto"/>
          </w:divBdr>
        </w:div>
      </w:divsChild>
    </w:div>
    <w:div w:id="1506286165">
      <w:bodyDiv w:val="1"/>
      <w:marLeft w:val="0"/>
      <w:marRight w:val="0"/>
      <w:marTop w:val="0"/>
      <w:marBottom w:val="0"/>
      <w:divBdr>
        <w:top w:val="none" w:sz="0" w:space="0" w:color="auto"/>
        <w:left w:val="none" w:sz="0" w:space="0" w:color="auto"/>
        <w:bottom w:val="none" w:sz="0" w:space="0" w:color="auto"/>
        <w:right w:val="none" w:sz="0" w:space="0" w:color="auto"/>
      </w:divBdr>
      <w:divsChild>
        <w:div w:id="242878113">
          <w:marLeft w:val="1166"/>
          <w:marRight w:val="0"/>
          <w:marTop w:val="96"/>
          <w:marBottom w:val="0"/>
          <w:divBdr>
            <w:top w:val="none" w:sz="0" w:space="0" w:color="auto"/>
            <w:left w:val="none" w:sz="0" w:space="0" w:color="auto"/>
            <w:bottom w:val="none" w:sz="0" w:space="0" w:color="auto"/>
            <w:right w:val="none" w:sz="0" w:space="0" w:color="auto"/>
          </w:divBdr>
        </w:div>
        <w:div w:id="899245298">
          <w:marLeft w:val="547"/>
          <w:marRight w:val="0"/>
          <w:marTop w:val="115"/>
          <w:marBottom w:val="0"/>
          <w:divBdr>
            <w:top w:val="none" w:sz="0" w:space="0" w:color="auto"/>
            <w:left w:val="none" w:sz="0" w:space="0" w:color="auto"/>
            <w:bottom w:val="none" w:sz="0" w:space="0" w:color="auto"/>
            <w:right w:val="none" w:sz="0" w:space="0" w:color="auto"/>
          </w:divBdr>
        </w:div>
        <w:div w:id="1018045015">
          <w:marLeft w:val="1166"/>
          <w:marRight w:val="0"/>
          <w:marTop w:val="96"/>
          <w:marBottom w:val="0"/>
          <w:divBdr>
            <w:top w:val="none" w:sz="0" w:space="0" w:color="auto"/>
            <w:left w:val="none" w:sz="0" w:space="0" w:color="auto"/>
            <w:bottom w:val="none" w:sz="0" w:space="0" w:color="auto"/>
            <w:right w:val="none" w:sz="0" w:space="0" w:color="auto"/>
          </w:divBdr>
        </w:div>
        <w:div w:id="1270897691">
          <w:marLeft w:val="1166"/>
          <w:marRight w:val="0"/>
          <w:marTop w:val="96"/>
          <w:marBottom w:val="0"/>
          <w:divBdr>
            <w:top w:val="none" w:sz="0" w:space="0" w:color="auto"/>
            <w:left w:val="none" w:sz="0" w:space="0" w:color="auto"/>
            <w:bottom w:val="none" w:sz="0" w:space="0" w:color="auto"/>
            <w:right w:val="none" w:sz="0" w:space="0" w:color="auto"/>
          </w:divBdr>
        </w:div>
      </w:divsChild>
    </w:div>
    <w:div w:id="1506749176">
      <w:bodyDiv w:val="1"/>
      <w:marLeft w:val="0"/>
      <w:marRight w:val="0"/>
      <w:marTop w:val="0"/>
      <w:marBottom w:val="0"/>
      <w:divBdr>
        <w:top w:val="none" w:sz="0" w:space="0" w:color="auto"/>
        <w:left w:val="none" w:sz="0" w:space="0" w:color="auto"/>
        <w:bottom w:val="none" w:sz="0" w:space="0" w:color="auto"/>
        <w:right w:val="none" w:sz="0" w:space="0" w:color="auto"/>
      </w:divBdr>
    </w:div>
    <w:div w:id="1507554418">
      <w:bodyDiv w:val="1"/>
      <w:marLeft w:val="0"/>
      <w:marRight w:val="0"/>
      <w:marTop w:val="0"/>
      <w:marBottom w:val="0"/>
      <w:divBdr>
        <w:top w:val="none" w:sz="0" w:space="0" w:color="auto"/>
        <w:left w:val="none" w:sz="0" w:space="0" w:color="auto"/>
        <w:bottom w:val="none" w:sz="0" w:space="0" w:color="auto"/>
        <w:right w:val="none" w:sz="0" w:space="0" w:color="auto"/>
      </w:divBdr>
      <w:divsChild>
        <w:div w:id="247201901">
          <w:marLeft w:val="0"/>
          <w:marRight w:val="0"/>
          <w:marTop w:val="0"/>
          <w:marBottom w:val="0"/>
          <w:divBdr>
            <w:top w:val="none" w:sz="0" w:space="0" w:color="auto"/>
            <w:left w:val="none" w:sz="0" w:space="0" w:color="auto"/>
            <w:bottom w:val="none" w:sz="0" w:space="0" w:color="auto"/>
            <w:right w:val="none" w:sz="0" w:space="0" w:color="auto"/>
          </w:divBdr>
        </w:div>
      </w:divsChild>
    </w:div>
    <w:div w:id="1507937190">
      <w:bodyDiv w:val="1"/>
      <w:marLeft w:val="0"/>
      <w:marRight w:val="0"/>
      <w:marTop w:val="0"/>
      <w:marBottom w:val="0"/>
      <w:divBdr>
        <w:top w:val="none" w:sz="0" w:space="0" w:color="auto"/>
        <w:left w:val="none" w:sz="0" w:space="0" w:color="auto"/>
        <w:bottom w:val="none" w:sz="0" w:space="0" w:color="auto"/>
        <w:right w:val="none" w:sz="0" w:space="0" w:color="auto"/>
      </w:divBdr>
    </w:div>
    <w:div w:id="1508903381">
      <w:bodyDiv w:val="1"/>
      <w:marLeft w:val="0"/>
      <w:marRight w:val="0"/>
      <w:marTop w:val="0"/>
      <w:marBottom w:val="0"/>
      <w:divBdr>
        <w:top w:val="none" w:sz="0" w:space="0" w:color="auto"/>
        <w:left w:val="none" w:sz="0" w:space="0" w:color="auto"/>
        <w:bottom w:val="none" w:sz="0" w:space="0" w:color="auto"/>
        <w:right w:val="none" w:sz="0" w:space="0" w:color="auto"/>
      </w:divBdr>
    </w:div>
    <w:div w:id="1509518773">
      <w:bodyDiv w:val="1"/>
      <w:marLeft w:val="0"/>
      <w:marRight w:val="0"/>
      <w:marTop w:val="0"/>
      <w:marBottom w:val="0"/>
      <w:divBdr>
        <w:top w:val="none" w:sz="0" w:space="0" w:color="auto"/>
        <w:left w:val="none" w:sz="0" w:space="0" w:color="auto"/>
        <w:bottom w:val="none" w:sz="0" w:space="0" w:color="auto"/>
        <w:right w:val="none" w:sz="0" w:space="0" w:color="auto"/>
      </w:divBdr>
      <w:divsChild>
        <w:div w:id="439570229">
          <w:marLeft w:val="1800"/>
          <w:marRight w:val="0"/>
          <w:marTop w:val="91"/>
          <w:marBottom w:val="0"/>
          <w:divBdr>
            <w:top w:val="none" w:sz="0" w:space="0" w:color="auto"/>
            <w:left w:val="none" w:sz="0" w:space="0" w:color="auto"/>
            <w:bottom w:val="none" w:sz="0" w:space="0" w:color="auto"/>
            <w:right w:val="none" w:sz="0" w:space="0" w:color="auto"/>
          </w:divBdr>
        </w:div>
        <w:div w:id="491415259">
          <w:marLeft w:val="1166"/>
          <w:marRight w:val="0"/>
          <w:marTop w:val="106"/>
          <w:marBottom w:val="0"/>
          <w:divBdr>
            <w:top w:val="none" w:sz="0" w:space="0" w:color="auto"/>
            <w:left w:val="none" w:sz="0" w:space="0" w:color="auto"/>
            <w:bottom w:val="none" w:sz="0" w:space="0" w:color="auto"/>
            <w:right w:val="none" w:sz="0" w:space="0" w:color="auto"/>
          </w:divBdr>
        </w:div>
        <w:div w:id="566377522">
          <w:marLeft w:val="1166"/>
          <w:marRight w:val="0"/>
          <w:marTop w:val="106"/>
          <w:marBottom w:val="0"/>
          <w:divBdr>
            <w:top w:val="none" w:sz="0" w:space="0" w:color="auto"/>
            <w:left w:val="none" w:sz="0" w:space="0" w:color="auto"/>
            <w:bottom w:val="none" w:sz="0" w:space="0" w:color="auto"/>
            <w:right w:val="none" w:sz="0" w:space="0" w:color="auto"/>
          </w:divBdr>
        </w:div>
        <w:div w:id="730814704">
          <w:marLeft w:val="547"/>
          <w:marRight w:val="0"/>
          <w:marTop w:val="120"/>
          <w:marBottom w:val="0"/>
          <w:divBdr>
            <w:top w:val="none" w:sz="0" w:space="0" w:color="auto"/>
            <w:left w:val="none" w:sz="0" w:space="0" w:color="auto"/>
            <w:bottom w:val="none" w:sz="0" w:space="0" w:color="auto"/>
            <w:right w:val="none" w:sz="0" w:space="0" w:color="auto"/>
          </w:divBdr>
        </w:div>
        <w:div w:id="854922662">
          <w:marLeft w:val="1166"/>
          <w:marRight w:val="0"/>
          <w:marTop w:val="106"/>
          <w:marBottom w:val="0"/>
          <w:divBdr>
            <w:top w:val="none" w:sz="0" w:space="0" w:color="auto"/>
            <w:left w:val="none" w:sz="0" w:space="0" w:color="auto"/>
            <w:bottom w:val="none" w:sz="0" w:space="0" w:color="auto"/>
            <w:right w:val="none" w:sz="0" w:space="0" w:color="auto"/>
          </w:divBdr>
        </w:div>
        <w:div w:id="866721752">
          <w:marLeft w:val="547"/>
          <w:marRight w:val="0"/>
          <w:marTop w:val="120"/>
          <w:marBottom w:val="0"/>
          <w:divBdr>
            <w:top w:val="none" w:sz="0" w:space="0" w:color="auto"/>
            <w:left w:val="none" w:sz="0" w:space="0" w:color="auto"/>
            <w:bottom w:val="none" w:sz="0" w:space="0" w:color="auto"/>
            <w:right w:val="none" w:sz="0" w:space="0" w:color="auto"/>
          </w:divBdr>
        </w:div>
        <w:div w:id="873812266">
          <w:marLeft w:val="1166"/>
          <w:marRight w:val="0"/>
          <w:marTop w:val="106"/>
          <w:marBottom w:val="0"/>
          <w:divBdr>
            <w:top w:val="none" w:sz="0" w:space="0" w:color="auto"/>
            <w:left w:val="none" w:sz="0" w:space="0" w:color="auto"/>
            <w:bottom w:val="none" w:sz="0" w:space="0" w:color="auto"/>
            <w:right w:val="none" w:sz="0" w:space="0" w:color="auto"/>
          </w:divBdr>
        </w:div>
        <w:div w:id="991563933">
          <w:marLeft w:val="547"/>
          <w:marRight w:val="0"/>
          <w:marTop w:val="120"/>
          <w:marBottom w:val="0"/>
          <w:divBdr>
            <w:top w:val="none" w:sz="0" w:space="0" w:color="auto"/>
            <w:left w:val="none" w:sz="0" w:space="0" w:color="auto"/>
            <w:bottom w:val="none" w:sz="0" w:space="0" w:color="auto"/>
            <w:right w:val="none" w:sz="0" w:space="0" w:color="auto"/>
          </w:divBdr>
        </w:div>
        <w:div w:id="1547177395">
          <w:marLeft w:val="1166"/>
          <w:marRight w:val="0"/>
          <w:marTop w:val="106"/>
          <w:marBottom w:val="0"/>
          <w:divBdr>
            <w:top w:val="none" w:sz="0" w:space="0" w:color="auto"/>
            <w:left w:val="none" w:sz="0" w:space="0" w:color="auto"/>
            <w:bottom w:val="none" w:sz="0" w:space="0" w:color="auto"/>
            <w:right w:val="none" w:sz="0" w:space="0" w:color="auto"/>
          </w:divBdr>
        </w:div>
        <w:div w:id="1631520409">
          <w:marLeft w:val="1800"/>
          <w:marRight w:val="0"/>
          <w:marTop w:val="91"/>
          <w:marBottom w:val="0"/>
          <w:divBdr>
            <w:top w:val="none" w:sz="0" w:space="0" w:color="auto"/>
            <w:left w:val="none" w:sz="0" w:space="0" w:color="auto"/>
            <w:bottom w:val="none" w:sz="0" w:space="0" w:color="auto"/>
            <w:right w:val="none" w:sz="0" w:space="0" w:color="auto"/>
          </w:divBdr>
        </w:div>
        <w:div w:id="1728336584">
          <w:marLeft w:val="1800"/>
          <w:marRight w:val="0"/>
          <w:marTop w:val="91"/>
          <w:marBottom w:val="0"/>
          <w:divBdr>
            <w:top w:val="none" w:sz="0" w:space="0" w:color="auto"/>
            <w:left w:val="none" w:sz="0" w:space="0" w:color="auto"/>
            <w:bottom w:val="none" w:sz="0" w:space="0" w:color="auto"/>
            <w:right w:val="none" w:sz="0" w:space="0" w:color="auto"/>
          </w:divBdr>
        </w:div>
        <w:div w:id="2055813589">
          <w:marLeft w:val="1166"/>
          <w:marRight w:val="0"/>
          <w:marTop w:val="106"/>
          <w:marBottom w:val="0"/>
          <w:divBdr>
            <w:top w:val="none" w:sz="0" w:space="0" w:color="auto"/>
            <w:left w:val="none" w:sz="0" w:space="0" w:color="auto"/>
            <w:bottom w:val="none" w:sz="0" w:space="0" w:color="auto"/>
            <w:right w:val="none" w:sz="0" w:space="0" w:color="auto"/>
          </w:divBdr>
        </w:div>
      </w:divsChild>
    </w:div>
    <w:div w:id="1510102580">
      <w:bodyDiv w:val="1"/>
      <w:marLeft w:val="0"/>
      <w:marRight w:val="0"/>
      <w:marTop w:val="0"/>
      <w:marBottom w:val="0"/>
      <w:divBdr>
        <w:top w:val="none" w:sz="0" w:space="0" w:color="auto"/>
        <w:left w:val="none" w:sz="0" w:space="0" w:color="auto"/>
        <w:bottom w:val="none" w:sz="0" w:space="0" w:color="auto"/>
        <w:right w:val="none" w:sz="0" w:space="0" w:color="auto"/>
      </w:divBdr>
    </w:div>
    <w:div w:id="1510103736">
      <w:bodyDiv w:val="1"/>
      <w:marLeft w:val="0"/>
      <w:marRight w:val="0"/>
      <w:marTop w:val="0"/>
      <w:marBottom w:val="0"/>
      <w:divBdr>
        <w:top w:val="none" w:sz="0" w:space="0" w:color="auto"/>
        <w:left w:val="none" w:sz="0" w:space="0" w:color="auto"/>
        <w:bottom w:val="none" w:sz="0" w:space="0" w:color="auto"/>
        <w:right w:val="none" w:sz="0" w:space="0" w:color="auto"/>
      </w:divBdr>
      <w:divsChild>
        <w:div w:id="158429876">
          <w:marLeft w:val="1166"/>
          <w:marRight w:val="0"/>
          <w:marTop w:val="96"/>
          <w:marBottom w:val="0"/>
          <w:divBdr>
            <w:top w:val="none" w:sz="0" w:space="0" w:color="auto"/>
            <w:left w:val="none" w:sz="0" w:space="0" w:color="auto"/>
            <w:bottom w:val="none" w:sz="0" w:space="0" w:color="auto"/>
            <w:right w:val="none" w:sz="0" w:space="0" w:color="auto"/>
          </w:divBdr>
        </w:div>
        <w:div w:id="434642675">
          <w:marLeft w:val="1800"/>
          <w:marRight w:val="0"/>
          <w:marTop w:val="77"/>
          <w:marBottom w:val="0"/>
          <w:divBdr>
            <w:top w:val="none" w:sz="0" w:space="0" w:color="auto"/>
            <w:left w:val="none" w:sz="0" w:space="0" w:color="auto"/>
            <w:bottom w:val="none" w:sz="0" w:space="0" w:color="auto"/>
            <w:right w:val="none" w:sz="0" w:space="0" w:color="auto"/>
          </w:divBdr>
        </w:div>
        <w:div w:id="1063454863">
          <w:marLeft w:val="1166"/>
          <w:marRight w:val="0"/>
          <w:marTop w:val="96"/>
          <w:marBottom w:val="0"/>
          <w:divBdr>
            <w:top w:val="none" w:sz="0" w:space="0" w:color="auto"/>
            <w:left w:val="none" w:sz="0" w:space="0" w:color="auto"/>
            <w:bottom w:val="none" w:sz="0" w:space="0" w:color="auto"/>
            <w:right w:val="none" w:sz="0" w:space="0" w:color="auto"/>
          </w:divBdr>
        </w:div>
        <w:div w:id="1108816875">
          <w:marLeft w:val="1166"/>
          <w:marRight w:val="0"/>
          <w:marTop w:val="96"/>
          <w:marBottom w:val="0"/>
          <w:divBdr>
            <w:top w:val="none" w:sz="0" w:space="0" w:color="auto"/>
            <w:left w:val="none" w:sz="0" w:space="0" w:color="auto"/>
            <w:bottom w:val="none" w:sz="0" w:space="0" w:color="auto"/>
            <w:right w:val="none" w:sz="0" w:space="0" w:color="auto"/>
          </w:divBdr>
        </w:div>
        <w:div w:id="1269124158">
          <w:marLeft w:val="1166"/>
          <w:marRight w:val="0"/>
          <w:marTop w:val="96"/>
          <w:marBottom w:val="0"/>
          <w:divBdr>
            <w:top w:val="none" w:sz="0" w:space="0" w:color="auto"/>
            <w:left w:val="none" w:sz="0" w:space="0" w:color="auto"/>
            <w:bottom w:val="none" w:sz="0" w:space="0" w:color="auto"/>
            <w:right w:val="none" w:sz="0" w:space="0" w:color="auto"/>
          </w:divBdr>
        </w:div>
        <w:div w:id="1355302160">
          <w:marLeft w:val="547"/>
          <w:marRight w:val="0"/>
          <w:marTop w:val="115"/>
          <w:marBottom w:val="0"/>
          <w:divBdr>
            <w:top w:val="none" w:sz="0" w:space="0" w:color="auto"/>
            <w:left w:val="none" w:sz="0" w:space="0" w:color="auto"/>
            <w:bottom w:val="none" w:sz="0" w:space="0" w:color="auto"/>
            <w:right w:val="none" w:sz="0" w:space="0" w:color="auto"/>
          </w:divBdr>
        </w:div>
        <w:div w:id="1416975106">
          <w:marLeft w:val="547"/>
          <w:marRight w:val="0"/>
          <w:marTop w:val="115"/>
          <w:marBottom w:val="0"/>
          <w:divBdr>
            <w:top w:val="none" w:sz="0" w:space="0" w:color="auto"/>
            <w:left w:val="none" w:sz="0" w:space="0" w:color="auto"/>
            <w:bottom w:val="none" w:sz="0" w:space="0" w:color="auto"/>
            <w:right w:val="none" w:sz="0" w:space="0" w:color="auto"/>
          </w:divBdr>
        </w:div>
        <w:div w:id="1811903812">
          <w:marLeft w:val="1166"/>
          <w:marRight w:val="0"/>
          <w:marTop w:val="96"/>
          <w:marBottom w:val="0"/>
          <w:divBdr>
            <w:top w:val="none" w:sz="0" w:space="0" w:color="auto"/>
            <w:left w:val="none" w:sz="0" w:space="0" w:color="auto"/>
            <w:bottom w:val="none" w:sz="0" w:space="0" w:color="auto"/>
            <w:right w:val="none" w:sz="0" w:space="0" w:color="auto"/>
          </w:divBdr>
        </w:div>
        <w:div w:id="1866140664">
          <w:marLeft w:val="1800"/>
          <w:marRight w:val="0"/>
          <w:marTop w:val="77"/>
          <w:marBottom w:val="0"/>
          <w:divBdr>
            <w:top w:val="none" w:sz="0" w:space="0" w:color="auto"/>
            <w:left w:val="none" w:sz="0" w:space="0" w:color="auto"/>
            <w:bottom w:val="none" w:sz="0" w:space="0" w:color="auto"/>
            <w:right w:val="none" w:sz="0" w:space="0" w:color="auto"/>
          </w:divBdr>
        </w:div>
        <w:div w:id="1867596650">
          <w:marLeft w:val="1166"/>
          <w:marRight w:val="0"/>
          <w:marTop w:val="96"/>
          <w:marBottom w:val="0"/>
          <w:divBdr>
            <w:top w:val="none" w:sz="0" w:space="0" w:color="auto"/>
            <w:left w:val="none" w:sz="0" w:space="0" w:color="auto"/>
            <w:bottom w:val="none" w:sz="0" w:space="0" w:color="auto"/>
            <w:right w:val="none" w:sz="0" w:space="0" w:color="auto"/>
          </w:divBdr>
        </w:div>
        <w:div w:id="2114670056">
          <w:marLeft w:val="547"/>
          <w:marRight w:val="0"/>
          <w:marTop w:val="115"/>
          <w:marBottom w:val="0"/>
          <w:divBdr>
            <w:top w:val="none" w:sz="0" w:space="0" w:color="auto"/>
            <w:left w:val="none" w:sz="0" w:space="0" w:color="auto"/>
            <w:bottom w:val="none" w:sz="0" w:space="0" w:color="auto"/>
            <w:right w:val="none" w:sz="0" w:space="0" w:color="auto"/>
          </w:divBdr>
        </w:div>
      </w:divsChild>
    </w:div>
    <w:div w:id="1510755216">
      <w:bodyDiv w:val="1"/>
      <w:marLeft w:val="0"/>
      <w:marRight w:val="0"/>
      <w:marTop w:val="0"/>
      <w:marBottom w:val="0"/>
      <w:divBdr>
        <w:top w:val="none" w:sz="0" w:space="0" w:color="auto"/>
        <w:left w:val="none" w:sz="0" w:space="0" w:color="auto"/>
        <w:bottom w:val="none" w:sz="0" w:space="0" w:color="auto"/>
        <w:right w:val="none" w:sz="0" w:space="0" w:color="auto"/>
      </w:divBdr>
    </w:div>
    <w:div w:id="1510830009">
      <w:bodyDiv w:val="1"/>
      <w:marLeft w:val="0"/>
      <w:marRight w:val="0"/>
      <w:marTop w:val="0"/>
      <w:marBottom w:val="0"/>
      <w:divBdr>
        <w:top w:val="none" w:sz="0" w:space="0" w:color="auto"/>
        <w:left w:val="none" w:sz="0" w:space="0" w:color="auto"/>
        <w:bottom w:val="none" w:sz="0" w:space="0" w:color="auto"/>
        <w:right w:val="none" w:sz="0" w:space="0" w:color="auto"/>
      </w:divBdr>
    </w:div>
    <w:div w:id="1511485504">
      <w:bodyDiv w:val="1"/>
      <w:marLeft w:val="0"/>
      <w:marRight w:val="0"/>
      <w:marTop w:val="0"/>
      <w:marBottom w:val="0"/>
      <w:divBdr>
        <w:top w:val="none" w:sz="0" w:space="0" w:color="auto"/>
        <w:left w:val="none" w:sz="0" w:space="0" w:color="auto"/>
        <w:bottom w:val="none" w:sz="0" w:space="0" w:color="auto"/>
        <w:right w:val="none" w:sz="0" w:space="0" w:color="auto"/>
      </w:divBdr>
      <w:divsChild>
        <w:div w:id="134493267">
          <w:marLeft w:val="1166"/>
          <w:marRight w:val="0"/>
          <w:marTop w:val="86"/>
          <w:marBottom w:val="0"/>
          <w:divBdr>
            <w:top w:val="none" w:sz="0" w:space="0" w:color="auto"/>
            <w:left w:val="none" w:sz="0" w:space="0" w:color="auto"/>
            <w:bottom w:val="none" w:sz="0" w:space="0" w:color="auto"/>
            <w:right w:val="none" w:sz="0" w:space="0" w:color="auto"/>
          </w:divBdr>
        </w:div>
        <w:div w:id="650867581">
          <w:marLeft w:val="1166"/>
          <w:marRight w:val="0"/>
          <w:marTop w:val="86"/>
          <w:marBottom w:val="0"/>
          <w:divBdr>
            <w:top w:val="none" w:sz="0" w:space="0" w:color="auto"/>
            <w:left w:val="none" w:sz="0" w:space="0" w:color="auto"/>
            <w:bottom w:val="none" w:sz="0" w:space="0" w:color="auto"/>
            <w:right w:val="none" w:sz="0" w:space="0" w:color="auto"/>
          </w:divBdr>
        </w:div>
        <w:div w:id="692193141">
          <w:marLeft w:val="1800"/>
          <w:marRight w:val="0"/>
          <w:marTop w:val="86"/>
          <w:marBottom w:val="0"/>
          <w:divBdr>
            <w:top w:val="none" w:sz="0" w:space="0" w:color="auto"/>
            <w:left w:val="none" w:sz="0" w:space="0" w:color="auto"/>
            <w:bottom w:val="none" w:sz="0" w:space="0" w:color="auto"/>
            <w:right w:val="none" w:sz="0" w:space="0" w:color="auto"/>
          </w:divBdr>
        </w:div>
        <w:div w:id="703676365">
          <w:marLeft w:val="1166"/>
          <w:marRight w:val="0"/>
          <w:marTop w:val="86"/>
          <w:marBottom w:val="0"/>
          <w:divBdr>
            <w:top w:val="none" w:sz="0" w:space="0" w:color="auto"/>
            <w:left w:val="none" w:sz="0" w:space="0" w:color="auto"/>
            <w:bottom w:val="none" w:sz="0" w:space="0" w:color="auto"/>
            <w:right w:val="none" w:sz="0" w:space="0" w:color="auto"/>
          </w:divBdr>
        </w:div>
        <w:div w:id="788007324">
          <w:marLeft w:val="1166"/>
          <w:marRight w:val="0"/>
          <w:marTop w:val="86"/>
          <w:marBottom w:val="0"/>
          <w:divBdr>
            <w:top w:val="none" w:sz="0" w:space="0" w:color="auto"/>
            <w:left w:val="none" w:sz="0" w:space="0" w:color="auto"/>
            <w:bottom w:val="none" w:sz="0" w:space="0" w:color="auto"/>
            <w:right w:val="none" w:sz="0" w:space="0" w:color="auto"/>
          </w:divBdr>
        </w:div>
        <w:div w:id="982612869">
          <w:marLeft w:val="1166"/>
          <w:marRight w:val="0"/>
          <w:marTop w:val="86"/>
          <w:marBottom w:val="0"/>
          <w:divBdr>
            <w:top w:val="none" w:sz="0" w:space="0" w:color="auto"/>
            <w:left w:val="none" w:sz="0" w:space="0" w:color="auto"/>
            <w:bottom w:val="none" w:sz="0" w:space="0" w:color="auto"/>
            <w:right w:val="none" w:sz="0" w:space="0" w:color="auto"/>
          </w:divBdr>
        </w:div>
        <w:div w:id="1366248796">
          <w:marLeft w:val="547"/>
          <w:marRight w:val="0"/>
          <w:marTop w:val="86"/>
          <w:marBottom w:val="0"/>
          <w:divBdr>
            <w:top w:val="none" w:sz="0" w:space="0" w:color="auto"/>
            <w:left w:val="none" w:sz="0" w:space="0" w:color="auto"/>
            <w:bottom w:val="none" w:sz="0" w:space="0" w:color="auto"/>
            <w:right w:val="none" w:sz="0" w:space="0" w:color="auto"/>
          </w:divBdr>
        </w:div>
        <w:div w:id="1427117703">
          <w:marLeft w:val="547"/>
          <w:marRight w:val="0"/>
          <w:marTop w:val="86"/>
          <w:marBottom w:val="0"/>
          <w:divBdr>
            <w:top w:val="none" w:sz="0" w:space="0" w:color="auto"/>
            <w:left w:val="none" w:sz="0" w:space="0" w:color="auto"/>
            <w:bottom w:val="none" w:sz="0" w:space="0" w:color="auto"/>
            <w:right w:val="none" w:sz="0" w:space="0" w:color="auto"/>
          </w:divBdr>
        </w:div>
        <w:div w:id="1560238558">
          <w:marLeft w:val="1800"/>
          <w:marRight w:val="0"/>
          <w:marTop w:val="86"/>
          <w:marBottom w:val="0"/>
          <w:divBdr>
            <w:top w:val="none" w:sz="0" w:space="0" w:color="auto"/>
            <w:left w:val="none" w:sz="0" w:space="0" w:color="auto"/>
            <w:bottom w:val="none" w:sz="0" w:space="0" w:color="auto"/>
            <w:right w:val="none" w:sz="0" w:space="0" w:color="auto"/>
          </w:divBdr>
        </w:div>
        <w:div w:id="1640111504">
          <w:marLeft w:val="547"/>
          <w:marRight w:val="0"/>
          <w:marTop w:val="86"/>
          <w:marBottom w:val="0"/>
          <w:divBdr>
            <w:top w:val="none" w:sz="0" w:space="0" w:color="auto"/>
            <w:left w:val="none" w:sz="0" w:space="0" w:color="auto"/>
            <w:bottom w:val="none" w:sz="0" w:space="0" w:color="auto"/>
            <w:right w:val="none" w:sz="0" w:space="0" w:color="auto"/>
          </w:divBdr>
        </w:div>
        <w:div w:id="2034263597">
          <w:marLeft w:val="547"/>
          <w:marRight w:val="0"/>
          <w:marTop w:val="86"/>
          <w:marBottom w:val="0"/>
          <w:divBdr>
            <w:top w:val="none" w:sz="0" w:space="0" w:color="auto"/>
            <w:left w:val="none" w:sz="0" w:space="0" w:color="auto"/>
            <w:bottom w:val="none" w:sz="0" w:space="0" w:color="auto"/>
            <w:right w:val="none" w:sz="0" w:space="0" w:color="auto"/>
          </w:divBdr>
        </w:div>
        <w:div w:id="2072731050">
          <w:marLeft w:val="1166"/>
          <w:marRight w:val="0"/>
          <w:marTop w:val="86"/>
          <w:marBottom w:val="0"/>
          <w:divBdr>
            <w:top w:val="none" w:sz="0" w:space="0" w:color="auto"/>
            <w:left w:val="none" w:sz="0" w:space="0" w:color="auto"/>
            <w:bottom w:val="none" w:sz="0" w:space="0" w:color="auto"/>
            <w:right w:val="none" w:sz="0" w:space="0" w:color="auto"/>
          </w:divBdr>
        </w:div>
        <w:div w:id="2112967742">
          <w:marLeft w:val="547"/>
          <w:marRight w:val="0"/>
          <w:marTop w:val="86"/>
          <w:marBottom w:val="0"/>
          <w:divBdr>
            <w:top w:val="none" w:sz="0" w:space="0" w:color="auto"/>
            <w:left w:val="none" w:sz="0" w:space="0" w:color="auto"/>
            <w:bottom w:val="none" w:sz="0" w:space="0" w:color="auto"/>
            <w:right w:val="none" w:sz="0" w:space="0" w:color="auto"/>
          </w:divBdr>
        </w:div>
      </w:divsChild>
    </w:div>
    <w:div w:id="1512140852">
      <w:bodyDiv w:val="1"/>
      <w:marLeft w:val="0"/>
      <w:marRight w:val="0"/>
      <w:marTop w:val="0"/>
      <w:marBottom w:val="0"/>
      <w:divBdr>
        <w:top w:val="none" w:sz="0" w:space="0" w:color="auto"/>
        <w:left w:val="none" w:sz="0" w:space="0" w:color="auto"/>
        <w:bottom w:val="none" w:sz="0" w:space="0" w:color="auto"/>
        <w:right w:val="none" w:sz="0" w:space="0" w:color="auto"/>
      </w:divBdr>
      <w:divsChild>
        <w:div w:id="211357022">
          <w:marLeft w:val="0"/>
          <w:marRight w:val="0"/>
          <w:marTop w:val="0"/>
          <w:marBottom w:val="0"/>
          <w:divBdr>
            <w:top w:val="none" w:sz="0" w:space="0" w:color="auto"/>
            <w:left w:val="none" w:sz="0" w:space="0" w:color="auto"/>
            <w:bottom w:val="none" w:sz="0" w:space="0" w:color="auto"/>
            <w:right w:val="none" w:sz="0" w:space="0" w:color="auto"/>
          </w:divBdr>
          <w:divsChild>
            <w:div w:id="785344779">
              <w:marLeft w:val="0"/>
              <w:marRight w:val="0"/>
              <w:marTop w:val="0"/>
              <w:marBottom w:val="0"/>
              <w:divBdr>
                <w:top w:val="none" w:sz="0" w:space="0" w:color="auto"/>
                <w:left w:val="none" w:sz="0" w:space="0" w:color="auto"/>
                <w:bottom w:val="none" w:sz="0" w:space="0" w:color="auto"/>
                <w:right w:val="none" w:sz="0" w:space="0" w:color="auto"/>
              </w:divBdr>
            </w:div>
            <w:div w:id="874006153">
              <w:marLeft w:val="0"/>
              <w:marRight w:val="0"/>
              <w:marTop w:val="0"/>
              <w:marBottom w:val="0"/>
              <w:divBdr>
                <w:top w:val="none" w:sz="0" w:space="0" w:color="auto"/>
                <w:left w:val="none" w:sz="0" w:space="0" w:color="auto"/>
                <w:bottom w:val="none" w:sz="0" w:space="0" w:color="auto"/>
                <w:right w:val="none" w:sz="0" w:space="0" w:color="auto"/>
              </w:divBdr>
            </w:div>
            <w:div w:id="921181120">
              <w:marLeft w:val="0"/>
              <w:marRight w:val="0"/>
              <w:marTop w:val="0"/>
              <w:marBottom w:val="0"/>
              <w:divBdr>
                <w:top w:val="none" w:sz="0" w:space="0" w:color="auto"/>
                <w:left w:val="none" w:sz="0" w:space="0" w:color="auto"/>
                <w:bottom w:val="none" w:sz="0" w:space="0" w:color="auto"/>
                <w:right w:val="none" w:sz="0" w:space="0" w:color="auto"/>
              </w:divBdr>
            </w:div>
            <w:div w:id="21445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86093">
      <w:bodyDiv w:val="1"/>
      <w:marLeft w:val="0"/>
      <w:marRight w:val="0"/>
      <w:marTop w:val="0"/>
      <w:marBottom w:val="0"/>
      <w:divBdr>
        <w:top w:val="none" w:sz="0" w:space="0" w:color="auto"/>
        <w:left w:val="none" w:sz="0" w:space="0" w:color="auto"/>
        <w:bottom w:val="none" w:sz="0" w:space="0" w:color="auto"/>
        <w:right w:val="none" w:sz="0" w:space="0" w:color="auto"/>
      </w:divBdr>
    </w:div>
    <w:div w:id="1514028438">
      <w:bodyDiv w:val="1"/>
      <w:marLeft w:val="0"/>
      <w:marRight w:val="0"/>
      <w:marTop w:val="0"/>
      <w:marBottom w:val="0"/>
      <w:divBdr>
        <w:top w:val="none" w:sz="0" w:space="0" w:color="auto"/>
        <w:left w:val="none" w:sz="0" w:space="0" w:color="auto"/>
        <w:bottom w:val="none" w:sz="0" w:space="0" w:color="auto"/>
        <w:right w:val="none" w:sz="0" w:space="0" w:color="auto"/>
      </w:divBdr>
    </w:div>
    <w:div w:id="1514145417">
      <w:bodyDiv w:val="1"/>
      <w:marLeft w:val="0"/>
      <w:marRight w:val="0"/>
      <w:marTop w:val="0"/>
      <w:marBottom w:val="0"/>
      <w:divBdr>
        <w:top w:val="none" w:sz="0" w:space="0" w:color="auto"/>
        <w:left w:val="none" w:sz="0" w:space="0" w:color="auto"/>
        <w:bottom w:val="none" w:sz="0" w:space="0" w:color="auto"/>
        <w:right w:val="none" w:sz="0" w:space="0" w:color="auto"/>
      </w:divBdr>
      <w:divsChild>
        <w:div w:id="257837597">
          <w:marLeft w:val="547"/>
          <w:marRight w:val="0"/>
          <w:marTop w:val="0"/>
          <w:marBottom w:val="0"/>
          <w:divBdr>
            <w:top w:val="none" w:sz="0" w:space="0" w:color="auto"/>
            <w:left w:val="none" w:sz="0" w:space="0" w:color="auto"/>
            <w:bottom w:val="none" w:sz="0" w:space="0" w:color="auto"/>
            <w:right w:val="none" w:sz="0" w:space="0" w:color="auto"/>
          </w:divBdr>
        </w:div>
      </w:divsChild>
    </w:div>
    <w:div w:id="1514765673">
      <w:bodyDiv w:val="1"/>
      <w:marLeft w:val="0"/>
      <w:marRight w:val="0"/>
      <w:marTop w:val="0"/>
      <w:marBottom w:val="0"/>
      <w:divBdr>
        <w:top w:val="none" w:sz="0" w:space="0" w:color="auto"/>
        <w:left w:val="none" w:sz="0" w:space="0" w:color="auto"/>
        <w:bottom w:val="none" w:sz="0" w:space="0" w:color="auto"/>
        <w:right w:val="none" w:sz="0" w:space="0" w:color="auto"/>
      </w:divBdr>
    </w:div>
    <w:div w:id="1514874602">
      <w:bodyDiv w:val="1"/>
      <w:marLeft w:val="0"/>
      <w:marRight w:val="0"/>
      <w:marTop w:val="0"/>
      <w:marBottom w:val="0"/>
      <w:divBdr>
        <w:top w:val="none" w:sz="0" w:space="0" w:color="auto"/>
        <w:left w:val="none" w:sz="0" w:space="0" w:color="auto"/>
        <w:bottom w:val="none" w:sz="0" w:space="0" w:color="auto"/>
        <w:right w:val="none" w:sz="0" w:space="0" w:color="auto"/>
      </w:divBdr>
    </w:div>
    <w:div w:id="1519080983">
      <w:bodyDiv w:val="1"/>
      <w:marLeft w:val="0"/>
      <w:marRight w:val="0"/>
      <w:marTop w:val="0"/>
      <w:marBottom w:val="0"/>
      <w:divBdr>
        <w:top w:val="none" w:sz="0" w:space="0" w:color="auto"/>
        <w:left w:val="none" w:sz="0" w:space="0" w:color="auto"/>
        <w:bottom w:val="none" w:sz="0" w:space="0" w:color="auto"/>
        <w:right w:val="none" w:sz="0" w:space="0" w:color="auto"/>
      </w:divBdr>
      <w:divsChild>
        <w:div w:id="105009225">
          <w:marLeft w:val="1166"/>
          <w:marRight w:val="0"/>
          <w:marTop w:val="86"/>
          <w:marBottom w:val="0"/>
          <w:divBdr>
            <w:top w:val="none" w:sz="0" w:space="0" w:color="auto"/>
            <w:left w:val="none" w:sz="0" w:space="0" w:color="auto"/>
            <w:bottom w:val="none" w:sz="0" w:space="0" w:color="auto"/>
            <w:right w:val="none" w:sz="0" w:space="0" w:color="auto"/>
          </w:divBdr>
        </w:div>
        <w:div w:id="354502707">
          <w:marLeft w:val="547"/>
          <w:marRight w:val="0"/>
          <w:marTop w:val="115"/>
          <w:marBottom w:val="0"/>
          <w:divBdr>
            <w:top w:val="none" w:sz="0" w:space="0" w:color="auto"/>
            <w:left w:val="none" w:sz="0" w:space="0" w:color="auto"/>
            <w:bottom w:val="none" w:sz="0" w:space="0" w:color="auto"/>
            <w:right w:val="none" w:sz="0" w:space="0" w:color="auto"/>
          </w:divBdr>
        </w:div>
        <w:div w:id="363211234">
          <w:marLeft w:val="1166"/>
          <w:marRight w:val="0"/>
          <w:marTop w:val="86"/>
          <w:marBottom w:val="0"/>
          <w:divBdr>
            <w:top w:val="none" w:sz="0" w:space="0" w:color="auto"/>
            <w:left w:val="none" w:sz="0" w:space="0" w:color="auto"/>
            <w:bottom w:val="none" w:sz="0" w:space="0" w:color="auto"/>
            <w:right w:val="none" w:sz="0" w:space="0" w:color="auto"/>
          </w:divBdr>
        </w:div>
        <w:div w:id="654646473">
          <w:marLeft w:val="1166"/>
          <w:marRight w:val="0"/>
          <w:marTop w:val="86"/>
          <w:marBottom w:val="0"/>
          <w:divBdr>
            <w:top w:val="none" w:sz="0" w:space="0" w:color="auto"/>
            <w:left w:val="none" w:sz="0" w:space="0" w:color="auto"/>
            <w:bottom w:val="none" w:sz="0" w:space="0" w:color="auto"/>
            <w:right w:val="none" w:sz="0" w:space="0" w:color="auto"/>
          </w:divBdr>
        </w:div>
        <w:div w:id="792554993">
          <w:marLeft w:val="1166"/>
          <w:marRight w:val="0"/>
          <w:marTop w:val="86"/>
          <w:marBottom w:val="0"/>
          <w:divBdr>
            <w:top w:val="none" w:sz="0" w:space="0" w:color="auto"/>
            <w:left w:val="none" w:sz="0" w:space="0" w:color="auto"/>
            <w:bottom w:val="none" w:sz="0" w:space="0" w:color="auto"/>
            <w:right w:val="none" w:sz="0" w:space="0" w:color="auto"/>
          </w:divBdr>
        </w:div>
      </w:divsChild>
    </w:div>
    <w:div w:id="1519272431">
      <w:bodyDiv w:val="1"/>
      <w:marLeft w:val="0"/>
      <w:marRight w:val="0"/>
      <w:marTop w:val="0"/>
      <w:marBottom w:val="0"/>
      <w:divBdr>
        <w:top w:val="none" w:sz="0" w:space="0" w:color="auto"/>
        <w:left w:val="none" w:sz="0" w:space="0" w:color="auto"/>
        <w:bottom w:val="none" w:sz="0" w:space="0" w:color="auto"/>
        <w:right w:val="none" w:sz="0" w:space="0" w:color="auto"/>
      </w:divBdr>
    </w:div>
    <w:div w:id="1519850199">
      <w:bodyDiv w:val="1"/>
      <w:marLeft w:val="0"/>
      <w:marRight w:val="0"/>
      <w:marTop w:val="0"/>
      <w:marBottom w:val="0"/>
      <w:divBdr>
        <w:top w:val="none" w:sz="0" w:space="0" w:color="auto"/>
        <w:left w:val="none" w:sz="0" w:space="0" w:color="auto"/>
        <w:bottom w:val="none" w:sz="0" w:space="0" w:color="auto"/>
        <w:right w:val="none" w:sz="0" w:space="0" w:color="auto"/>
      </w:divBdr>
    </w:div>
    <w:div w:id="1520197671">
      <w:bodyDiv w:val="1"/>
      <w:marLeft w:val="0"/>
      <w:marRight w:val="0"/>
      <w:marTop w:val="0"/>
      <w:marBottom w:val="0"/>
      <w:divBdr>
        <w:top w:val="none" w:sz="0" w:space="0" w:color="auto"/>
        <w:left w:val="none" w:sz="0" w:space="0" w:color="auto"/>
        <w:bottom w:val="none" w:sz="0" w:space="0" w:color="auto"/>
        <w:right w:val="none" w:sz="0" w:space="0" w:color="auto"/>
      </w:divBdr>
      <w:divsChild>
        <w:div w:id="189490485">
          <w:marLeft w:val="1267"/>
          <w:marRight w:val="0"/>
          <w:marTop w:val="67"/>
          <w:marBottom w:val="0"/>
          <w:divBdr>
            <w:top w:val="none" w:sz="0" w:space="0" w:color="auto"/>
            <w:left w:val="none" w:sz="0" w:space="0" w:color="auto"/>
            <w:bottom w:val="none" w:sz="0" w:space="0" w:color="auto"/>
            <w:right w:val="none" w:sz="0" w:space="0" w:color="auto"/>
          </w:divBdr>
        </w:div>
        <w:div w:id="191000309">
          <w:marLeft w:val="418"/>
          <w:marRight w:val="0"/>
          <w:marTop w:val="86"/>
          <w:marBottom w:val="0"/>
          <w:divBdr>
            <w:top w:val="none" w:sz="0" w:space="0" w:color="auto"/>
            <w:left w:val="none" w:sz="0" w:space="0" w:color="auto"/>
            <w:bottom w:val="none" w:sz="0" w:space="0" w:color="auto"/>
            <w:right w:val="none" w:sz="0" w:space="0" w:color="auto"/>
          </w:divBdr>
        </w:div>
        <w:div w:id="370425355">
          <w:marLeft w:val="979"/>
          <w:marRight w:val="0"/>
          <w:marTop w:val="77"/>
          <w:marBottom w:val="0"/>
          <w:divBdr>
            <w:top w:val="none" w:sz="0" w:space="0" w:color="auto"/>
            <w:left w:val="none" w:sz="0" w:space="0" w:color="auto"/>
            <w:bottom w:val="none" w:sz="0" w:space="0" w:color="auto"/>
            <w:right w:val="none" w:sz="0" w:space="0" w:color="auto"/>
          </w:divBdr>
        </w:div>
        <w:div w:id="442500861">
          <w:marLeft w:val="979"/>
          <w:marRight w:val="0"/>
          <w:marTop w:val="77"/>
          <w:marBottom w:val="0"/>
          <w:divBdr>
            <w:top w:val="none" w:sz="0" w:space="0" w:color="auto"/>
            <w:left w:val="none" w:sz="0" w:space="0" w:color="auto"/>
            <w:bottom w:val="none" w:sz="0" w:space="0" w:color="auto"/>
            <w:right w:val="none" w:sz="0" w:space="0" w:color="auto"/>
          </w:divBdr>
        </w:div>
        <w:div w:id="643044685">
          <w:marLeft w:val="979"/>
          <w:marRight w:val="0"/>
          <w:marTop w:val="77"/>
          <w:marBottom w:val="0"/>
          <w:divBdr>
            <w:top w:val="none" w:sz="0" w:space="0" w:color="auto"/>
            <w:left w:val="none" w:sz="0" w:space="0" w:color="auto"/>
            <w:bottom w:val="none" w:sz="0" w:space="0" w:color="auto"/>
            <w:right w:val="none" w:sz="0" w:space="0" w:color="auto"/>
          </w:divBdr>
        </w:div>
        <w:div w:id="751313856">
          <w:marLeft w:val="979"/>
          <w:marRight w:val="0"/>
          <w:marTop w:val="77"/>
          <w:marBottom w:val="0"/>
          <w:divBdr>
            <w:top w:val="none" w:sz="0" w:space="0" w:color="auto"/>
            <w:left w:val="none" w:sz="0" w:space="0" w:color="auto"/>
            <w:bottom w:val="none" w:sz="0" w:space="0" w:color="auto"/>
            <w:right w:val="none" w:sz="0" w:space="0" w:color="auto"/>
          </w:divBdr>
        </w:div>
        <w:div w:id="768622033">
          <w:marLeft w:val="1267"/>
          <w:marRight w:val="0"/>
          <w:marTop w:val="67"/>
          <w:marBottom w:val="0"/>
          <w:divBdr>
            <w:top w:val="none" w:sz="0" w:space="0" w:color="auto"/>
            <w:left w:val="none" w:sz="0" w:space="0" w:color="auto"/>
            <w:bottom w:val="none" w:sz="0" w:space="0" w:color="auto"/>
            <w:right w:val="none" w:sz="0" w:space="0" w:color="auto"/>
          </w:divBdr>
        </w:div>
        <w:div w:id="946472101">
          <w:marLeft w:val="706"/>
          <w:marRight w:val="0"/>
          <w:marTop w:val="86"/>
          <w:marBottom w:val="0"/>
          <w:divBdr>
            <w:top w:val="none" w:sz="0" w:space="0" w:color="auto"/>
            <w:left w:val="none" w:sz="0" w:space="0" w:color="auto"/>
            <w:bottom w:val="none" w:sz="0" w:space="0" w:color="auto"/>
            <w:right w:val="none" w:sz="0" w:space="0" w:color="auto"/>
          </w:divBdr>
        </w:div>
        <w:div w:id="1169562995">
          <w:marLeft w:val="706"/>
          <w:marRight w:val="0"/>
          <w:marTop w:val="86"/>
          <w:marBottom w:val="0"/>
          <w:divBdr>
            <w:top w:val="none" w:sz="0" w:space="0" w:color="auto"/>
            <w:left w:val="none" w:sz="0" w:space="0" w:color="auto"/>
            <w:bottom w:val="none" w:sz="0" w:space="0" w:color="auto"/>
            <w:right w:val="none" w:sz="0" w:space="0" w:color="auto"/>
          </w:divBdr>
        </w:div>
        <w:div w:id="1348600925">
          <w:marLeft w:val="979"/>
          <w:marRight w:val="0"/>
          <w:marTop w:val="77"/>
          <w:marBottom w:val="0"/>
          <w:divBdr>
            <w:top w:val="none" w:sz="0" w:space="0" w:color="auto"/>
            <w:left w:val="none" w:sz="0" w:space="0" w:color="auto"/>
            <w:bottom w:val="none" w:sz="0" w:space="0" w:color="auto"/>
            <w:right w:val="none" w:sz="0" w:space="0" w:color="auto"/>
          </w:divBdr>
        </w:div>
        <w:div w:id="1420567153">
          <w:marLeft w:val="979"/>
          <w:marRight w:val="0"/>
          <w:marTop w:val="77"/>
          <w:marBottom w:val="0"/>
          <w:divBdr>
            <w:top w:val="none" w:sz="0" w:space="0" w:color="auto"/>
            <w:left w:val="none" w:sz="0" w:space="0" w:color="auto"/>
            <w:bottom w:val="none" w:sz="0" w:space="0" w:color="auto"/>
            <w:right w:val="none" w:sz="0" w:space="0" w:color="auto"/>
          </w:divBdr>
        </w:div>
        <w:div w:id="1770857820">
          <w:marLeft w:val="979"/>
          <w:marRight w:val="0"/>
          <w:marTop w:val="77"/>
          <w:marBottom w:val="0"/>
          <w:divBdr>
            <w:top w:val="none" w:sz="0" w:space="0" w:color="auto"/>
            <w:left w:val="none" w:sz="0" w:space="0" w:color="auto"/>
            <w:bottom w:val="none" w:sz="0" w:space="0" w:color="auto"/>
            <w:right w:val="none" w:sz="0" w:space="0" w:color="auto"/>
          </w:divBdr>
        </w:div>
      </w:divsChild>
    </w:div>
    <w:div w:id="1520198440">
      <w:bodyDiv w:val="1"/>
      <w:marLeft w:val="0"/>
      <w:marRight w:val="0"/>
      <w:marTop w:val="0"/>
      <w:marBottom w:val="0"/>
      <w:divBdr>
        <w:top w:val="none" w:sz="0" w:space="0" w:color="auto"/>
        <w:left w:val="none" w:sz="0" w:space="0" w:color="auto"/>
        <w:bottom w:val="none" w:sz="0" w:space="0" w:color="auto"/>
        <w:right w:val="none" w:sz="0" w:space="0" w:color="auto"/>
      </w:divBdr>
    </w:div>
    <w:div w:id="1520508976">
      <w:bodyDiv w:val="1"/>
      <w:marLeft w:val="0"/>
      <w:marRight w:val="0"/>
      <w:marTop w:val="0"/>
      <w:marBottom w:val="0"/>
      <w:divBdr>
        <w:top w:val="none" w:sz="0" w:space="0" w:color="auto"/>
        <w:left w:val="none" w:sz="0" w:space="0" w:color="auto"/>
        <w:bottom w:val="none" w:sz="0" w:space="0" w:color="auto"/>
        <w:right w:val="none" w:sz="0" w:space="0" w:color="auto"/>
      </w:divBdr>
      <w:divsChild>
        <w:div w:id="1186793785">
          <w:marLeft w:val="0"/>
          <w:marRight w:val="0"/>
          <w:marTop w:val="0"/>
          <w:marBottom w:val="0"/>
          <w:divBdr>
            <w:top w:val="none" w:sz="0" w:space="0" w:color="auto"/>
            <w:left w:val="none" w:sz="0" w:space="0" w:color="auto"/>
            <w:bottom w:val="none" w:sz="0" w:space="0" w:color="auto"/>
            <w:right w:val="none" w:sz="0" w:space="0" w:color="auto"/>
          </w:divBdr>
        </w:div>
      </w:divsChild>
    </w:div>
    <w:div w:id="1520923556">
      <w:bodyDiv w:val="1"/>
      <w:marLeft w:val="0"/>
      <w:marRight w:val="0"/>
      <w:marTop w:val="0"/>
      <w:marBottom w:val="0"/>
      <w:divBdr>
        <w:top w:val="none" w:sz="0" w:space="0" w:color="auto"/>
        <w:left w:val="none" w:sz="0" w:space="0" w:color="auto"/>
        <w:bottom w:val="none" w:sz="0" w:space="0" w:color="auto"/>
        <w:right w:val="none" w:sz="0" w:space="0" w:color="auto"/>
      </w:divBdr>
    </w:div>
    <w:div w:id="1521966702">
      <w:bodyDiv w:val="1"/>
      <w:marLeft w:val="0"/>
      <w:marRight w:val="0"/>
      <w:marTop w:val="0"/>
      <w:marBottom w:val="0"/>
      <w:divBdr>
        <w:top w:val="none" w:sz="0" w:space="0" w:color="auto"/>
        <w:left w:val="none" w:sz="0" w:space="0" w:color="auto"/>
        <w:bottom w:val="none" w:sz="0" w:space="0" w:color="auto"/>
        <w:right w:val="none" w:sz="0" w:space="0" w:color="auto"/>
      </w:divBdr>
    </w:div>
    <w:div w:id="1523326031">
      <w:bodyDiv w:val="1"/>
      <w:marLeft w:val="0"/>
      <w:marRight w:val="0"/>
      <w:marTop w:val="0"/>
      <w:marBottom w:val="0"/>
      <w:divBdr>
        <w:top w:val="none" w:sz="0" w:space="0" w:color="auto"/>
        <w:left w:val="none" w:sz="0" w:space="0" w:color="auto"/>
        <w:bottom w:val="none" w:sz="0" w:space="0" w:color="auto"/>
        <w:right w:val="none" w:sz="0" w:space="0" w:color="auto"/>
      </w:divBdr>
      <w:divsChild>
        <w:div w:id="949554900">
          <w:marLeft w:val="1166"/>
          <w:marRight w:val="0"/>
          <w:marTop w:val="115"/>
          <w:marBottom w:val="0"/>
          <w:divBdr>
            <w:top w:val="none" w:sz="0" w:space="0" w:color="auto"/>
            <w:left w:val="none" w:sz="0" w:space="0" w:color="auto"/>
            <w:bottom w:val="none" w:sz="0" w:space="0" w:color="auto"/>
            <w:right w:val="none" w:sz="0" w:space="0" w:color="auto"/>
          </w:divBdr>
        </w:div>
        <w:div w:id="1087926554">
          <w:marLeft w:val="1886"/>
          <w:marRight w:val="0"/>
          <w:marTop w:val="106"/>
          <w:marBottom w:val="0"/>
          <w:divBdr>
            <w:top w:val="none" w:sz="0" w:space="0" w:color="auto"/>
            <w:left w:val="none" w:sz="0" w:space="0" w:color="auto"/>
            <w:bottom w:val="none" w:sz="0" w:space="0" w:color="auto"/>
            <w:right w:val="none" w:sz="0" w:space="0" w:color="auto"/>
          </w:divBdr>
        </w:div>
        <w:div w:id="1107888014">
          <w:marLeft w:val="547"/>
          <w:marRight w:val="0"/>
          <w:marTop w:val="115"/>
          <w:marBottom w:val="0"/>
          <w:divBdr>
            <w:top w:val="none" w:sz="0" w:space="0" w:color="auto"/>
            <w:left w:val="none" w:sz="0" w:space="0" w:color="auto"/>
            <w:bottom w:val="none" w:sz="0" w:space="0" w:color="auto"/>
            <w:right w:val="none" w:sz="0" w:space="0" w:color="auto"/>
          </w:divBdr>
        </w:div>
        <w:div w:id="1128427172">
          <w:marLeft w:val="1886"/>
          <w:marRight w:val="0"/>
          <w:marTop w:val="106"/>
          <w:marBottom w:val="0"/>
          <w:divBdr>
            <w:top w:val="none" w:sz="0" w:space="0" w:color="auto"/>
            <w:left w:val="none" w:sz="0" w:space="0" w:color="auto"/>
            <w:bottom w:val="none" w:sz="0" w:space="0" w:color="auto"/>
            <w:right w:val="none" w:sz="0" w:space="0" w:color="auto"/>
          </w:divBdr>
        </w:div>
        <w:div w:id="1478719634">
          <w:marLeft w:val="1166"/>
          <w:marRight w:val="0"/>
          <w:marTop w:val="115"/>
          <w:marBottom w:val="0"/>
          <w:divBdr>
            <w:top w:val="none" w:sz="0" w:space="0" w:color="auto"/>
            <w:left w:val="none" w:sz="0" w:space="0" w:color="auto"/>
            <w:bottom w:val="none" w:sz="0" w:space="0" w:color="auto"/>
            <w:right w:val="none" w:sz="0" w:space="0" w:color="auto"/>
          </w:divBdr>
        </w:div>
        <w:div w:id="1925868947">
          <w:marLeft w:val="1886"/>
          <w:marRight w:val="0"/>
          <w:marTop w:val="106"/>
          <w:marBottom w:val="0"/>
          <w:divBdr>
            <w:top w:val="none" w:sz="0" w:space="0" w:color="auto"/>
            <w:left w:val="none" w:sz="0" w:space="0" w:color="auto"/>
            <w:bottom w:val="none" w:sz="0" w:space="0" w:color="auto"/>
            <w:right w:val="none" w:sz="0" w:space="0" w:color="auto"/>
          </w:divBdr>
        </w:div>
        <w:div w:id="1974557304">
          <w:marLeft w:val="1166"/>
          <w:marRight w:val="0"/>
          <w:marTop w:val="115"/>
          <w:marBottom w:val="0"/>
          <w:divBdr>
            <w:top w:val="none" w:sz="0" w:space="0" w:color="auto"/>
            <w:left w:val="none" w:sz="0" w:space="0" w:color="auto"/>
            <w:bottom w:val="none" w:sz="0" w:space="0" w:color="auto"/>
            <w:right w:val="none" w:sz="0" w:space="0" w:color="auto"/>
          </w:divBdr>
        </w:div>
      </w:divsChild>
    </w:div>
    <w:div w:id="1524131616">
      <w:bodyDiv w:val="1"/>
      <w:marLeft w:val="0"/>
      <w:marRight w:val="0"/>
      <w:marTop w:val="0"/>
      <w:marBottom w:val="0"/>
      <w:divBdr>
        <w:top w:val="none" w:sz="0" w:space="0" w:color="auto"/>
        <w:left w:val="none" w:sz="0" w:space="0" w:color="auto"/>
        <w:bottom w:val="none" w:sz="0" w:space="0" w:color="auto"/>
        <w:right w:val="none" w:sz="0" w:space="0" w:color="auto"/>
      </w:divBdr>
      <w:divsChild>
        <w:div w:id="1411392507">
          <w:marLeft w:val="547"/>
          <w:marRight w:val="0"/>
          <w:marTop w:val="154"/>
          <w:marBottom w:val="0"/>
          <w:divBdr>
            <w:top w:val="none" w:sz="0" w:space="0" w:color="auto"/>
            <w:left w:val="none" w:sz="0" w:space="0" w:color="auto"/>
            <w:bottom w:val="none" w:sz="0" w:space="0" w:color="auto"/>
            <w:right w:val="none" w:sz="0" w:space="0" w:color="auto"/>
          </w:divBdr>
        </w:div>
      </w:divsChild>
    </w:div>
    <w:div w:id="1524247341">
      <w:bodyDiv w:val="1"/>
      <w:marLeft w:val="0"/>
      <w:marRight w:val="0"/>
      <w:marTop w:val="0"/>
      <w:marBottom w:val="0"/>
      <w:divBdr>
        <w:top w:val="none" w:sz="0" w:space="0" w:color="auto"/>
        <w:left w:val="none" w:sz="0" w:space="0" w:color="auto"/>
        <w:bottom w:val="none" w:sz="0" w:space="0" w:color="auto"/>
        <w:right w:val="none" w:sz="0" w:space="0" w:color="auto"/>
      </w:divBdr>
    </w:div>
    <w:div w:id="1525485654">
      <w:bodyDiv w:val="1"/>
      <w:marLeft w:val="0"/>
      <w:marRight w:val="0"/>
      <w:marTop w:val="0"/>
      <w:marBottom w:val="0"/>
      <w:divBdr>
        <w:top w:val="none" w:sz="0" w:space="0" w:color="auto"/>
        <w:left w:val="none" w:sz="0" w:space="0" w:color="auto"/>
        <w:bottom w:val="none" w:sz="0" w:space="0" w:color="auto"/>
        <w:right w:val="none" w:sz="0" w:space="0" w:color="auto"/>
      </w:divBdr>
      <w:divsChild>
        <w:div w:id="280305535">
          <w:marLeft w:val="1166"/>
          <w:marRight w:val="0"/>
          <w:marTop w:val="96"/>
          <w:marBottom w:val="0"/>
          <w:divBdr>
            <w:top w:val="none" w:sz="0" w:space="0" w:color="auto"/>
            <w:left w:val="none" w:sz="0" w:space="0" w:color="auto"/>
            <w:bottom w:val="none" w:sz="0" w:space="0" w:color="auto"/>
            <w:right w:val="none" w:sz="0" w:space="0" w:color="auto"/>
          </w:divBdr>
        </w:div>
        <w:div w:id="369106956">
          <w:marLeft w:val="1166"/>
          <w:marRight w:val="0"/>
          <w:marTop w:val="96"/>
          <w:marBottom w:val="0"/>
          <w:divBdr>
            <w:top w:val="none" w:sz="0" w:space="0" w:color="auto"/>
            <w:left w:val="none" w:sz="0" w:space="0" w:color="auto"/>
            <w:bottom w:val="none" w:sz="0" w:space="0" w:color="auto"/>
            <w:right w:val="none" w:sz="0" w:space="0" w:color="auto"/>
          </w:divBdr>
        </w:div>
        <w:div w:id="967710885">
          <w:marLeft w:val="547"/>
          <w:marRight w:val="0"/>
          <w:marTop w:val="115"/>
          <w:marBottom w:val="0"/>
          <w:divBdr>
            <w:top w:val="none" w:sz="0" w:space="0" w:color="auto"/>
            <w:left w:val="none" w:sz="0" w:space="0" w:color="auto"/>
            <w:bottom w:val="none" w:sz="0" w:space="0" w:color="auto"/>
            <w:right w:val="none" w:sz="0" w:space="0" w:color="auto"/>
          </w:divBdr>
        </w:div>
        <w:div w:id="1643071143">
          <w:marLeft w:val="1166"/>
          <w:marRight w:val="0"/>
          <w:marTop w:val="96"/>
          <w:marBottom w:val="0"/>
          <w:divBdr>
            <w:top w:val="none" w:sz="0" w:space="0" w:color="auto"/>
            <w:left w:val="none" w:sz="0" w:space="0" w:color="auto"/>
            <w:bottom w:val="none" w:sz="0" w:space="0" w:color="auto"/>
            <w:right w:val="none" w:sz="0" w:space="0" w:color="auto"/>
          </w:divBdr>
        </w:div>
        <w:div w:id="2124306247">
          <w:marLeft w:val="547"/>
          <w:marRight w:val="0"/>
          <w:marTop w:val="115"/>
          <w:marBottom w:val="0"/>
          <w:divBdr>
            <w:top w:val="none" w:sz="0" w:space="0" w:color="auto"/>
            <w:left w:val="none" w:sz="0" w:space="0" w:color="auto"/>
            <w:bottom w:val="none" w:sz="0" w:space="0" w:color="auto"/>
            <w:right w:val="none" w:sz="0" w:space="0" w:color="auto"/>
          </w:divBdr>
        </w:div>
      </w:divsChild>
    </w:div>
    <w:div w:id="1526282665">
      <w:bodyDiv w:val="1"/>
      <w:marLeft w:val="0"/>
      <w:marRight w:val="0"/>
      <w:marTop w:val="0"/>
      <w:marBottom w:val="0"/>
      <w:divBdr>
        <w:top w:val="none" w:sz="0" w:space="0" w:color="auto"/>
        <w:left w:val="none" w:sz="0" w:space="0" w:color="auto"/>
        <w:bottom w:val="none" w:sz="0" w:space="0" w:color="auto"/>
        <w:right w:val="none" w:sz="0" w:space="0" w:color="auto"/>
      </w:divBdr>
      <w:divsChild>
        <w:div w:id="966738714">
          <w:marLeft w:val="0"/>
          <w:marRight w:val="0"/>
          <w:marTop w:val="0"/>
          <w:marBottom w:val="0"/>
          <w:divBdr>
            <w:top w:val="none" w:sz="0" w:space="0" w:color="auto"/>
            <w:left w:val="none" w:sz="0" w:space="0" w:color="auto"/>
            <w:bottom w:val="none" w:sz="0" w:space="0" w:color="auto"/>
            <w:right w:val="none" w:sz="0" w:space="0" w:color="auto"/>
          </w:divBdr>
          <w:divsChild>
            <w:div w:id="1092121473">
              <w:marLeft w:val="0"/>
              <w:marRight w:val="0"/>
              <w:marTop w:val="0"/>
              <w:marBottom w:val="0"/>
              <w:divBdr>
                <w:top w:val="none" w:sz="0" w:space="0" w:color="auto"/>
                <w:left w:val="none" w:sz="0" w:space="0" w:color="auto"/>
                <w:bottom w:val="none" w:sz="0" w:space="0" w:color="auto"/>
                <w:right w:val="none" w:sz="0" w:space="0" w:color="auto"/>
              </w:divBdr>
            </w:div>
            <w:div w:id="1207570406">
              <w:marLeft w:val="0"/>
              <w:marRight w:val="0"/>
              <w:marTop w:val="0"/>
              <w:marBottom w:val="0"/>
              <w:divBdr>
                <w:top w:val="none" w:sz="0" w:space="0" w:color="auto"/>
                <w:left w:val="none" w:sz="0" w:space="0" w:color="auto"/>
                <w:bottom w:val="none" w:sz="0" w:space="0" w:color="auto"/>
                <w:right w:val="none" w:sz="0" w:space="0" w:color="auto"/>
              </w:divBdr>
            </w:div>
            <w:div w:id="20606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9179">
      <w:bodyDiv w:val="1"/>
      <w:marLeft w:val="0"/>
      <w:marRight w:val="0"/>
      <w:marTop w:val="0"/>
      <w:marBottom w:val="0"/>
      <w:divBdr>
        <w:top w:val="none" w:sz="0" w:space="0" w:color="auto"/>
        <w:left w:val="none" w:sz="0" w:space="0" w:color="auto"/>
        <w:bottom w:val="none" w:sz="0" w:space="0" w:color="auto"/>
        <w:right w:val="none" w:sz="0" w:space="0" w:color="auto"/>
      </w:divBdr>
    </w:div>
    <w:div w:id="1526939650">
      <w:bodyDiv w:val="1"/>
      <w:marLeft w:val="0"/>
      <w:marRight w:val="0"/>
      <w:marTop w:val="0"/>
      <w:marBottom w:val="0"/>
      <w:divBdr>
        <w:top w:val="none" w:sz="0" w:space="0" w:color="auto"/>
        <w:left w:val="none" w:sz="0" w:space="0" w:color="auto"/>
        <w:bottom w:val="none" w:sz="0" w:space="0" w:color="auto"/>
        <w:right w:val="none" w:sz="0" w:space="0" w:color="auto"/>
      </w:divBdr>
    </w:div>
    <w:div w:id="1527207501">
      <w:bodyDiv w:val="1"/>
      <w:marLeft w:val="0"/>
      <w:marRight w:val="0"/>
      <w:marTop w:val="0"/>
      <w:marBottom w:val="0"/>
      <w:divBdr>
        <w:top w:val="none" w:sz="0" w:space="0" w:color="auto"/>
        <w:left w:val="none" w:sz="0" w:space="0" w:color="auto"/>
        <w:bottom w:val="none" w:sz="0" w:space="0" w:color="auto"/>
        <w:right w:val="none" w:sz="0" w:space="0" w:color="auto"/>
      </w:divBdr>
    </w:div>
    <w:div w:id="1528985707">
      <w:bodyDiv w:val="1"/>
      <w:marLeft w:val="0"/>
      <w:marRight w:val="0"/>
      <w:marTop w:val="0"/>
      <w:marBottom w:val="0"/>
      <w:divBdr>
        <w:top w:val="none" w:sz="0" w:space="0" w:color="auto"/>
        <w:left w:val="none" w:sz="0" w:space="0" w:color="auto"/>
        <w:bottom w:val="none" w:sz="0" w:space="0" w:color="auto"/>
        <w:right w:val="none" w:sz="0" w:space="0" w:color="auto"/>
      </w:divBdr>
      <w:divsChild>
        <w:div w:id="101386033">
          <w:marLeft w:val="1800"/>
          <w:marRight w:val="0"/>
          <w:marTop w:val="115"/>
          <w:marBottom w:val="0"/>
          <w:divBdr>
            <w:top w:val="none" w:sz="0" w:space="0" w:color="auto"/>
            <w:left w:val="none" w:sz="0" w:space="0" w:color="auto"/>
            <w:bottom w:val="none" w:sz="0" w:space="0" w:color="auto"/>
            <w:right w:val="none" w:sz="0" w:space="0" w:color="auto"/>
          </w:divBdr>
        </w:div>
        <w:div w:id="108745001">
          <w:marLeft w:val="2520"/>
          <w:marRight w:val="0"/>
          <w:marTop w:val="96"/>
          <w:marBottom w:val="0"/>
          <w:divBdr>
            <w:top w:val="none" w:sz="0" w:space="0" w:color="auto"/>
            <w:left w:val="none" w:sz="0" w:space="0" w:color="auto"/>
            <w:bottom w:val="none" w:sz="0" w:space="0" w:color="auto"/>
            <w:right w:val="none" w:sz="0" w:space="0" w:color="auto"/>
          </w:divBdr>
        </w:div>
        <w:div w:id="170537109">
          <w:marLeft w:val="1800"/>
          <w:marRight w:val="0"/>
          <w:marTop w:val="115"/>
          <w:marBottom w:val="0"/>
          <w:divBdr>
            <w:top w:val="none" w:sz="0" w:space="0" w:color="auto"/>
            <w:left w:val="none" w:sz="0" w:space="0" w:color="auto"/>
            <w:bottom w:val="none" w:sz="0" w:space="0" w:color="auto"/>
            <w:right w:val="none" w:sz="0" w:space="0" w:color="auto"/>
          </w:divBdr>
        </w:div>
        <w:div w:id="1221592693">
          <w:marLeft w:val="547"/>
          <w:marRight w:val="0"/>
          <w:marTop w:val="154"/>
          <w:marBottom w:val="0"/>
          <w:divBdr>
            <w:top w:val="none" w:sz="0" w:space="0" w:color="auto"/>
            <w:left w:val="none" w:sz="0" w:space="0" w:color="auto"/>
            <w:bottom w:val="none" w:sz="0" w:space="0" w:color="auto"/>
            <w:right w:val="none" w:sz="0" w:space="0" w:color="auto"/>
          </w:divBdr>
        </w:div>
        <w:div w:id="1349671177">
          <w:marLeft w:val="547"/>
          <w:marRight w:val="0"/>
          <w:marTop w:val="154"/>
          <w:marBottom w:val="0"/>
          <w:divBdr>
            <w:top w:val="none" w:sz="0" w:space="0" w:color="auto"/>
            <w:left w:val="none" w:sz="0" w:space="0" w:color="auto"/>
            <w:bottom w:val="none" w:sz="0" w:space="0" w:color="auto"/>
            <w:right w:val="none" w:sz="0" w:space="0" w:color="auto"/>
          </w:divBdr>
        </w:div>
      </w:divsChild>
    </w:div>
    <w:div w:id="1529637361">
      <w:bodyDiv w:val="1"/>
      <w:marLeft w:val="0"/>
      <w:marRight w:val="0"/>
      <w:marTop w:val="0"/>
      <w:marBottom w:val="0"/>
      <w:divBdr>
        <w:top w:val="none" w:sz="0" w:space="0" w:color="auto"/>
        <w:left w:val="none" w:sz="0" w:space="0" w:color="auto"/>
        <w:bottom w:val="none" w:sz="0" w:space="0" w:color="auto"/>
        <w:right w:val="none" w:sz="0" w:space="0" w:color="auto"/>
      </w:divBdr>
    </w:div>
    <w:div w:id="1530492006">
      <w:bodyDiv w:val="1"/>
      <w:marLeft w:val="0"/>
      <w:marRight w:val="0"/>
      <w:marTop w:val="0"/>
      <w:marBottom w:val="0"/>
      <w:divBdr>
        <w:top w:val="none" w:sz="0" w:space="0" w:color="auto"/>
        <w:left w:val="none" w:sz="0" w:space="0" w:color="auto"/>
        <w:bottom w:val="none" w:sz="0" w:space="0" w:color="auto"/>
        <w:right w:val="none" w:sz="0" w:space="0" w:color="auto"/>
      </w:divBdr>
    </w:div>
    <w:div w:id="1531334456">
      <w:bodyDiv w:val="1"/>
      <w:marLeft w:val="0"/>
      <w:marRight w:val="0"/>
      <w:marTop w:val="0"/>
      <w:marBottom w:val="0"/>
      <w:divBdr>
        <w:top w:val="none" w:sz="0" w:space="0" w:color="auto"/>
        <w:left w:val="none" w:sz="0" w:space="0" w:color="auto"/>
        <w:bottom w:val="none" w:sz="0" w:space="0" w:color="auto"/>
        <w:right w:val="none" w:sz="0" w:space="0" w:color="auto"/>
      </w:divBdr>
      <w:divsChild>
        <w:div w:id="382801013">
          <w:marLeft w:val="0"/>
          <w:marRight w:val="0"/>
          <w:marTop w:val="0"/>
          <w:marBottom w:val="0"/>
          <w:divBdr>
            <w:top w:val="none" w:sz="0" w:space="0" w:color="auto"/>
            <w:left w:val="none" w:sz="0" w:space="0" w:color="auto"/>
            <w:bottom w:val="none" w:sz="0" w:space="0" w:color="auto"/>
            <w:right w:val="none" w:sz="0" w:space="0" w:color="auto"/>
          </w:divBdr>
          <w:divsChild>
            <w:div w:id="363332031">
              <w:marLeft w:val="0"/>
              <w:marRight w:val="0"/>
              <w:marTop w:val="0"/>
              <w:marBottom w:val="0"/>
              <w:divBdr>
                <w:top w:val="none" w:sz="0" w:space="0" w:color="auto"/>
                <w:left w:val="none" w:sz="0" w:space="0" w:color="auto"/>
                <w:bottom w:val="none" w:sz="0" w:space="0" w:color="auto"/>
                <w:right w:val="none" w:sz="0" w:space="0" w:color="auto"/>
              </w:divBdr>
            </w:div>
            <w:div w:id="8952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76996">
      <w:bodyDiv w:val="1"/>
      <w:marLeft w:val="0"/>
      <w:marRight w:val="0"/>
      <w:marTop w:val="0"/>
      <w:marBottom w:val="0"/>
      <w:divBdr>
        <w:top w:val="none" w:sz="0" w:space="0" w:color="auto"/>
        <w:left w:val="none" w:sz="0" w:space="0" w:color="auto"/>
        <w:bottom w:val="none" w:sz="0" w:space="0" w:color="auto"/>
        <w:right w:val="none" w:sz="0" w:space="0" w:color="auto"/>
      </w:divBdr>
    </w:div>
    <w:div w:id="1531604912">
      <w:bodyDiv w:val="1"/>
      <w:marLeft w:val="0"/>
      <w:marRight w:val="0"/>
      <w:marTop w:val="0"/>
      <w:marBottom w:val="0"/>
      <w:divBdr>
        <w:top w:val="none" w:sz="0" w:space="0" w:color="auto"/>
        <w:left w:val="none" w:sz="0" w:space="0" w:color="auto"/>
        <w:bottom w:val="none" w:sz="0" w:space="0" w:color="auto"/>
        <w:right w:val="none" w:sz="0" w:space="0" w:color="auto"/>
      </w:divBdr>
    </w:div>
    <w:div w:id="1531869564">
      <w:bodyDiv w:val="1"/>
      <w:marLeft w:val="0"/>
      <w:marRight w:val="0"/>
      <w:marTop w:val="0"/>
      <w:marBottom w:val="0"/>
      <w:divBdr>
        <w:top w:val="none" w:sz="0" w:space="0" w:color="auto"/>
        <w:left w:val="none" w:sz="0" w:space="0" w:color="auto"/>
        <w:bottom w:val="none" w:sz="0" w:space="0" w:color="auto"/>
        <w:right w:val="none" w:sz="0" w:space="0" w:color="auto"/>
      </w:divBdr>
    </w:div>
    <w:div w:id="1532110243">
      <w:bodyDiv w:val="1"/>
      <w:marLeft w:val="0"/>
      <w:marRight w:val="0"/>
      <w:marTop w:val="0"/>
      <w:marBottom w:val="0"/>
      <w:divBdr>
        <w:top w:val="none" w:sz="0" w:space="0" w:color="auto"/>
        <w:left w:val="none" w:sz="0" w:space="0" w:color="auto"/>
        <w:bottom w:val="none" w:sz="0" w:space="0" w:color="auto"/>
        <w:right w:val="none" w:sz="0" w:space="0" w:color="auto"/>
      </w:divBdr>
    </w:div>
    <w:div w:id="1533105941">
      <w:bodyDiv w:val="1"/>
      <w:marLeft w:val="0"/>
      <w:marRight w:val="0"/>
      <w:marTop w:val="0"/>
      <w:marBottom w:val="0"/>
      <w:divBdr>
        <w:top w:val="none" w:sz="0" w:space="0" w:color="auto"/>
        <w:left w:val="none" w:sz="0" w:space="0" w:color="auto"/>
        <w:bottom w:val="none" w:sz="0" w:space="0" w:color="auto"/>
        <w:right w:val="none" w:sz="0" w:space="0" w:color="auto"/>
      </w:divBdr>
      <w:divsChild>
        <w:div w:id="255098277">
          <w:marLeft w:val="1166"/>
          <w:marRight w:val="0"/>
          <w:marTop w:val="96"/>
          <w:marBottom w:val="0"/>
          <w:divBdr>
            <w:top w:val="none" w:sz="0" w:space="0" w:color="auto"/>
            <w:left w:val="none" w:sz="0" w:space="0" w:color="auto"/>
            <w:bottom w:val="none" w:sz="0" w:space="0" w:color="auto"/>
            <w:right w:val="none" w:sz="0" w:space="0" w:color="auto"/>
          </w:divBdr>
        </w:div>
        <w:div w:id="501237208">
          <w:marLeft w:val="547"/>
          <w:marRight w:val="0"/>
          <w:marTop w:val="115"/>
          <w:marBottom w:val="0"/>
          <w:divBdr>
            <w:top w:val="none" w:sz="0" w:space="0" w:color="auto"/>
            <w:left w:val="none" w:sz="0" w:space="0" w:color="auto"/>
            <w:bottom w:val="none" w:sz="0" w:space="0" w:color="auto"/>
            <w:right w:val="none" w:sz="0" w:space="0" w:color="auto"/>
          </w:divBdr>
        </w:div>
        <w:div w:id="509415668">
          <w:marLeft w:val="1166"/>
          <w:marRight w:val="0"/>
          <w:marTop w:val="96"/>
          <w:marBottom w:val="0"/>
          <w:divBdr>
            <w:top w:val="none" w:sz="0" w:space="0" w:color="auto"/>
            <w:left w:val="none" w:sz="0" w:space="0" w:color="auto"/>
            <w:bottom w:val="none" w:sz="0" w:space="0" w:color="auto"/>
            <w:right w:val="none" w:sz="0" w:space="0" w:color="auto"/>
          </w:divBdr>
        </w:div>
        <w:div w:id="843516042">
          <w:marLeft w:val="1166"/>
          <w:marRight w:val="0"/>
          <w:marTop w:val="96"/>
          <w:marBottom w:val="0"/>
          <w:divBdr>
            <w:top w:val="none" w:sz="0" w:space="0" w:color="auto"/>
            <w:left w:val="none" w:sz="0" w:space="0" w:color="auto"/>
            <w:bottom w:val="none" w:sz="0" w:space="0" w:color="auto"/>
            <w:right w:val="none" w:sz="0" w:space="0" w:color="auto"/>
          </w:divBdr>
        </w:div>
        <w:div w:id="1644843641">
          <w:marLeft w:val="1166"/>
          <w:marRight w:val="0"/>
          <w:marTop w:val="96"/>
          <w:marBottom w:val="0"/>
          <w:divBdr>
            <w:top w:val="none" w:sz="0" w:space="0" w:color="auto"/>
            <w:left w:val="none" w:sz="0" w:space="0" w:color="auto"/>
            <w:bottom w:val="none" w:sz="0" w:space="0" w:color="auto"/>
            <w:right w:val="none" w:sz="0" w:space="0" w:color="auto"/>
          </w:divBdr>
        </w:div>
        <w:div w:id="1844661593">
          <w:marLeft w:val="547"/>
          <w:marRight w:val="0"/>
          <w:marTop w:val="115"/>
          <w:marBottom w:val="0"/>
          <w:divBdr>
            <w:top w:val="none" w:sz="0" w:space="0" w:color="auto"/>
            <w:left w:val="none" w:sz="0" w:space="0" w:color="auto"/>
            <w:bottom w:val="none" w:sz="0" w:space="0" w:color="auto"/>
            <w:right w:val="none" w:sz="0" w:space="0" w:color="auto"/>
          </w:divBdr>
        </w:div>
      </w:divsChild>
    </w:div>
    <w:div w:id="1533299078">
      <w:bodyDiv w:val="1"/>
      <w:marLeft w:val="0"/>
      <w:marRight w:val="0"/>
      <w:marTop w:val="0"/>
      <w:marBottom w:val="0"/>
      <w:divBdr>
        <w:top w:val="none" w:sz="0" w:space="0" w:color="auto"/>
        <w:left w:val="none" w:sz="0" w:space="0" w:color="auto"/>
        <w:bottom w:val="none" w:sz="0" w:space="0" w:color="auto"/>
        <w:right w:val="none" w:sz="0" w:space="0" w:color="auto"/>
      </w:divBdr>
    </w:div>
    <w:div w:id="1533834590">
      <w:bodyDiv w:val="1"/>
      <w:marLeft w:val="0"/>
      <w:marRight w:val="0"/>
      <w:marTop w:val="0"/>
      <w:marBottom w:val="0"/>
      <w:divBdr>
        <w:top w:val="none" w:sz="0" w:space="0" w:color="auto"/>
        <w:left w:val="none" w:sz="0" w:space="0" w:color="auto"/>
        <w:bottom w:val="none" w:sz="0" w:space="0" w:color="auto"/>
        <w:right w:val="none" w:sz="0" w:space="0" w:color="auto"/>
      </w:divBdr>
    </w:div>
    <w:div w:id="1534922447">
      <w:bodyDiv w:val="1"/>
      <w:marLeft w:val="0"/>
      <w:marRight w:val="0"/>
      <w:marTop w:val="0"/>
      <w:marBottom w:val="0"/>
      <w:divBdr>
        <w:top w:val="none" w:sz="0" w:space="0" w:color="auto"/>
        <w:left w:val="none" w:sz="0" w:space="0" w:color="auto"/>
        <w:bottom w:val="none" w:sz="0" w:space="0" w:color="auto"/>
        <w:right w:val="none" w:sz="0" w:space="0" w:color="auto"/>
      </w:divBdr>
    </w:div>
    <w:div w:id="1535459292">
      <w:bodyDiv w:val="1"/>
      <w:marLeft w:val="0"/>
      <w:marRight w:val="0"/>
      <w:marTop w:val="0"/>
      <w:marBottom w:val="0"/>
      <w:divBdr>
        <w:top w:val="none" w:sz="0" w:space="0" w:color="auto"/>
        <w:left w:val="none" w:sz="0" w:space="0" w:color="auto"/>
        <w:bottom w:val="none" w:sz="0" w:space="0" w:color="auto"/>
        <w:right w:val="none" w:sz="0" w:space="0" w:color="auto"/>
      </w:divBdr>
      <w:divsChild>
        <w:div w:id="1771661538">
          <w:marLeft w:val="0"/>
          <w:marRight w:val="0"/>
          <w:marTop w:val="0"/>
          <w:marBottom w:val="0"/>
          <w:divBdr>
            <w:top w:val="none" w:sz="0" w:space="0" w:color="auto"/>
            <w:left w:val="none" w:sz="0" w:space="0" w:color="auto"/>
            <w:bottom w:val="none" w:sz="0" w:space="0" w:color="auto"/>
            <w:right w:val="none" w:sz="0" w:space="0" w:color="auto"/>
          </w:divBdr>
          <w:divsChild>
            <w:div w:id="272054075">
              <w:marLeft w:val="0"/>
              <w:marRight w:val="0"/>
              <w:marTop w:val="0"/>
              <w:marBottom w:val="0"/>
              <w:divBdr>
                <w:top w:val="none" w:sz="0" w:space="0" w:color="auto"/>
                <w:left w:val="none" w:sz="0" w:space="0" w:color="auto"/>
                <w:bottom w:val="none" w:sz="0" w:space="0" w:color="auto"/>
                <w:right w:val="none" w:sz="0" w:space="0" w:color="auto"/>
              </w:divBdr>
            </w:div>
            <w:div w:id="1073432621">
              <w:marLeft w:val="0"/>
              <w:marRight w:val="0"/>
              <w:marTop w:val="0"/>
              <w:marBottom w:val="0"/>
              <w:divBdr>
                <w:top w:val="none" w:sz="0" w:space="0" w:color="auto"/>
                <w:left w:val="none" w:sz="0" w:space="0" w:color="auto"/>
                <w:bottom w:val="none" w:sz="0" w:space="0" w:color="auto"/>
                <w:right w:val="none" w:sz="0" w:space="0" w:color="auto"/>
              </w:divBdr>
            </w:div>
            <w:div w:id="1516849729">
              <w:marLeft w:val="0"/>
              <w:marRight w:val="0"/>
              <w:marTop w:val="0"/>
              <w:marBottom w:val="0"/>
              <w:divBdr>
                <w:top w:val="none" w:sz="0" w:space="0" w:color="auto"/>
                <w:left w:val="none" w:sz="0" w:space="0" w:color="auto"/>
                <w:bottom w:val="none" w:sz="0" w:space="0" w:color="auto"/>
                <w:right w:val="none" w:sz="0" w:space="0" w:color="auto"/>
              </w:divBdr>
            </w:div>
            <w:div w:id="1714846471">
              <w:marLeft w:val="0"/>
              <w:marRight w:val="0"/>
              <w:marTop w:val="0"/>
              <w:marBottom w:val="0"/>
              <w:divBdr>
                <w:top w:val="none" w:sz="0" w:space="0" w:color="auto"/>
                <w:left w:val="none" w:sz="0" w:space="0" w:color="auto"/>
                <w:bottom w:val="none" w:sz="0" w:space="0" w:color="auto"/>
                <w:right w:val="none" w:sz="0" w:space="0" w:color="auto"/>
              </w:divBdr>
            </w:div>
            <w:div w:id="19738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2783">
      <w:bodyDiv w:val="1"/>
      <w:marLeft w:val="0"/>
      <w:marRight w:val="0"/>
      <w:marTop w:val="0"/>
      <w:marBottom w:val="0"/>
      <w:divBdr>
        <w:top w:val="none" w:sz="0" w:space="0" w:color="auto"/>
        <w:left w:val="none" w:sz="0" w:space="0" w:color="auto"/>
        <w:bottom w:val="none" w:sz="0" w:space="0" w:color="auto"/>
        <w:right w:val="none" w:sz="0" w:space="0" w:color="auto"/>
      </w:divBdr>
    </w:div>
    <w:div w:id="1537809101">
      <w:bodyDiv w:val="1"/>
      <w:marLeft w:val="0"/>
      <w:marRight w:val="0"/>
      <w:marTop w:val="0"/>
      <w:marBottom w:val="0"/>
      <w:divBdr>
        <w:top w:val="none" w:sz="0" w:space="0" w:color="auto"/>
        <w:left w:val="none" w:sz="0" w:space="0" w:color="auto"/>
        <w:bottom w:val="none" w:sz="0" w:space="0" w:color="auto"/>
        <w:right w:val="none" w:sz="0" w:space="0" w:color="auto"/>
      </w:divBdr>
    </w:div>
    <w:div w:id="1538932310">
      <w:bodyDiv w:val="1"/>
      <w:marLeft w:val="0"/>
      <w:marRight w:val="0"/>
      <w:marTop w:val="0"/>
      <w:marBottom w:val="0"/>
      <w:divBdr>
        <w:top w:val="none" w:sz="0" w:space="0" w:color="auto"/>
        <w:left w:val="none" w:sz="0" w:space="0" w:color="auto"/>
        <w:bottom w:val="none" w:sz="0" w:space="0" w:color="auto"/>
        <w:right w:val="none" w:sz="0" w:space="0" w:color="auto"/>
      </w:divBdr>
      <w:divsChild>
        <w:div w:id="1700621409">
          <w:marLeft w:val="0"/>
          <w:marRight w:val="0"/>
          <w:marTop w:val="0"/>
          <w:marBottom w:val="0"/>
          <w:divBdr>
            <w:top w:val="none" w:sz="0" w:space="0" w:color="auto"/>
            <w:left w:val="none" w:sz="0" w:space="0" w:color="auto"/>
            <w:bottom w:val="none" w:sz="0" w:space="0" w:color="auto"/>
            <w:right w:val="none" w:sz="0" w:space="0" w:color="auto"/>
          </w:divBdr>
        </w:div>
      </w:divsChild>
    </w:div>
    <w:div w:id="1540045718">
      <w:bodyDiv w:val="1"/>
      <w:marLeft w:val="0"/>
      <w:marRight w:val="0"/>
      <w:marTop w:val="0"/>
      <w:marBottom w:val="0"/>
      <w:divBdr>
        <w:top w:val="none" w:sz="0" w:space="0" w:color="auto"/>
        <w:left w:val="none" w:sz="0" w:space="0" w:color="auto"/>
        <w:bottom w:val="none" w:sz="0" w:space="0" w:color="auto"/>
        <w:right w:val="none" w:sz="0" w:space="0" w:color="auto"/>
      </w:divBdr>
    </w:div>
    <w:div w:id="1541551818">
      <w:bodyDiv w:val="1"/>
      <w:marLeft w:val="0"/>
      <w:marRight w:val="0"/>
      <w:marTop w:val="0"/>
      <w:marBottom w:val="0"/>
      <w:divBdr>
        <w:top w:val="none" w:sz="0" w:space="0" w:color="auto"/>
        <w:left w:val="none" w:sz="0" w:space="0" w:color="auto"/>
        <w:bottom w:val="none" w:sz="0" w:space="0" w:color="auto"/>
        <w:right w:val="none" w:sz="0" w:space="0" w:color="auto"/>
      </w:divBdr>
    </w:div>
    <w:div w:id="1541743696">
      <w:bodyDiv w:val="1"/>
      <w:marLeft w:val="0"/>
      <w:marRight w:val="0"/>
      <w:marTop w:val="0"/>
      <w:marBottom w:val="0"/>
      <w:divBdr>
        <w:top w:val="none" w:sz="0" w:space="0" w:color="auto"/>
        <w:left w:val="none" w:sz="0" w:space="0" w:color="auto"/>
        <w:bottom w:val="none" w:sz="0" w:space="0" w:color="auto"/>
        <w:right w:val="none" w:sz="0" w:space="0" w:color="auto"/>
      </w:divBdr>
      <w:divsChild>
        <w:div w:id="145243243">
          <w:marLeft w:val="1080"/>
          <w:marRight w:val="0"/>
          <w:marTop w:val="100"/>
          <w:marBottom w:val="0"/>
          <w:divBdr>
            <w:top w:val="none" w:sz="0" w:space="0" w:color="auto"/>
            <w:left w:val="none" w:sz="0" w:space="0" w:color="auto"/>
            <w:bottom w:val="none" w:sz="0" w:space="0" w:color="auto"/>
            <w:right w:val="none" w:sz="0" w:space="0" w:color="auto"/>
          </w:divBdr>
        </w:div>
        <w:div w:id="2000307178">
          <w:marLeft w:val="360"/>
          <w:marRight w:val="0"/>
          <w:marTop w:val="200"/>
          <w:marBottom w:val="0"/>
          <w:divBdr>
            <w:top w:val="none" w:sz="0" w:space="0" w:color="auto"/>
            <w:left w:val="none" w:sz="0" w:space="0" w:color="auto"/>
            <w:bottom w:val="none" w:sz="0" w:space="0" w:color="auto"/>
            <w:right w:val="none" w:sz="0" w:space="0" w:color="auto"/>
          </w:divBdr>
        </w:div>
      </w:divsChild>
    </w:div>
    <w:div w:id="1542865426">
      <w:bodyDiv w:val="1"/>
      <w:marLeft w:val="0"/>
      <w:marRight w:val="0"/>
      <w:marTop w:val="0"/>
      <w:marBottom w:val="0"/>
      <w:divBdr>
        <w:top w:val="none" w:sz="0" w:space="0" w:color="auto"/>
        <w:left w:val="none" w:sz="0" w:space="0" w:color="auto"/>
        <w:bottom w:val="none" w:sz="0" w:space="0" w:color="auto"/>
        <w:right w:val="none" w:sz="0" w:space="0" w:color="auto"/>
      </w:divBdr>
    </w:div>
    <w:div w:id="1543245511">
      <w:bodyDiv w:val="1"/>
      <w:marLeft w:val="0"/>
      <w:marRight w:val="0"/>
      <w:marTop w:val="0"/>
      <w:marBottom w:val="0"/>
      <w:divBdr>
        <w:top w:val="none" w:sz="0" w:space="0" w:color="auto"/>
        <w:left w:val="none" w:sz="0" w:space="0" w:color="auto"/>
        <w:bottom w:val="none" w:sz="0" w:space="0" w:color="auto"/>
        <w:right w:val="none" w:sz="0" w:space="0" w:color="auto"/>
      </w:divBdr>
    </w:div>
    <w:div w:id="1543785661">
      <w:bodyDiv w:val="1"/>
      <w:marLeft w:val="0"/>
      <w:marRight w:val="0"/>
      <w:marTop w:val="0"/>
      <w:marBottom w:val="0"/>
      <w:divBdr>
        <w:top w:val="none" w:sz="0" w:space="0" w:color="auto"/>
        <w:left w:val="none" w:sz="0" w:space="0" w:color="auto"/>
        <w:bottom w:val="none" w:sz="0" w:space="0" w:color="auto"/>
        <w:right w:val="none" w:sz="0" w:space="0" w:color="auto"/>
      </w:divBdr>
      <w:divsChild>
        <w:div w:id="1235241314">
          <w:marLeft w:val="0"/>
          <w:marRight w:val="0"/>
          <w:marTop w:val="96"/>
          <w:marBottom w:val="0"/>
          <w:divBdr>
            <w:top w:val="none" w:sz="0" w:space="0" w:color="auto"/>
            <w:left w:val="none" w:sz="0" w:space="0" w:color="auto"/>
            <w:bottom w:val="none" w:sz="0" w:space="0" w:color="auto"/>
            <w:right w:val="none" w:sz="0" w:space="0" w:color="auto"/>
          </w:divBdr>
        </w:div>
      </w:divsChild>
    </w:div>
    <w:div w:id="1543902002">
      <w:bodyDiv w:val="1"/>
      <w:marLeft w:val="0"/>
      <w:marRight w:val="0"/>
      <w:marTop w:val="0"/>
      <w:marBottom w:val="0"/>
      <w:divBdr>
        <w:top w:val="none" w:sz="0" w:space="0" w:color="auto"/>
        <w:left w:val="none" w:sz="0" w:space="0" w:color="auto"/>
        <w:bottom w:val="none" w:sz="0" w:space="0" w:color="auto"/>
        <w:right w:val="none" w:sz="0" w:space="0" w:color="auto"/>
      </w:divBdr>
    </w:div>
    <w:div w:id="1544246012">
      <w:bodyDiv w:val="1"/>
      <w:marLeft w:val="0"/>
      <w:marRight w:val="0"/>
      <w:marTop w:val="0"/>
      <w:marBottom w:val="0"/>
      <w:divBdr>
        <w:top w:val="none" w:sz="0" w:space="0" w:color="auto"/>
        <w:left w:val="none" w:sz="0" w:space="0" w:color="auto"/>
        <w:bottom w:val="none" w:sz="0" w:space="0" w:color="auto"/>
        <w:right w:val="none" w:sz="0" w:space="0" w:color="auto"/>
      </w:divBdr>
    </w:div>
    <w:div w:id="1544251038">
      <w:bodyDiv w:val="1"/>
      <w:marLeft w:val="0"/>
      <w:marRight w:val="0"/>
      <w:marTop w:val="0"/>
      <w:marBottom w:val="0"/>
      <w:divBdr>
        <w:top w:val="none" w:sz="0" w:space="0" w:color="auto"/>
        <w:left w:val="none" w:sz="0" w:space="0" w:color="auto"/>
        <w:bottom w:val="none" w:sz="0" w:space="0" w:color="auto"/>
        <w:right w:val="none" w:sz="0" w:space="0" w:color="auto"/>
      </w:divBdr>
    </w:div>
    <w:div w:id="1544294810">
      <w:bodyDiv w:val="1"/>
      <w:marLeft w:val="0"/>
      <w:marRight w:val="0"/>
      <w:marTop w:val="0"/>
      <w:marBottom w:val="0"/>
      <w:divBdr>
        <w:top w:val="none" w:sz="0" w:space="0" w:color="auto"/>
        <w:left w:val="none" w:sz="0" w:space="0" w:color="auto"/>
        <w:bottom w:val="none" w:sz="0" w:space="0" w:color="auto"/>
        <w:right w:val="none" w:sz="0" w:space="0" w:color="auto"/>
      </w:divBdr>
      <w:divsChild>
        <w:div w:id="127548985">
          <w:marLeft w:val="360"/>
          <w:marRight w:val="0"/>
          <w:marTop w:val="200"/>
          <w:marBottom w:val="0"/>
          <w:divBdr>
            <w:top w:val="none" w:sz="0" w:space="0" w:color="auto"/>
            <w:left w:val="none" w:sz="0" w:space="0" w:color="auto"/>
            <w:bottom w:val="none" w:sz="0" w:space="0" w:color="auto"/>
            <w:right w:val="none" w:sz="0" w:space="0" w:color="auto"/>
          </w:divBdr>
        </w:div>
        <w:div w:id="142426936">
          <w:marLeft w:val="2520"/>
          <w:marRight w:val="0"/>
          <w:marTop w:val="100"/>
          <w:marBottom w:val="0"/>
          <w:divBdr>
            <w:top w:val="none" w:sz="0" w:space="0" w:color="auto"/>
            <w:left w:val="none" w:sz="0" w:space="0" w:color="auto"/>
            <w:bottom w:val="none" w:sz="0" w:space="0" w:color="auto"/>
            <w:right w:val="none" w:sz="0" w:space="0" w:color="auto"/>
          </w:divBdr>
        </w:div>
        <w:div w:id="203251654">
          <w:marLeft w:val="1800"/>
          <w:marRight w:val="0"/>
          <w:marTop w:val="100"/>
          <w:marBottom w:val="0"/>
          <w:divBdr>
            <w:top w:val="none" w:sz="0" w:space="0" w:color="auto"/>
            <w:left w:val="none" w:sz="0" w:space="0" w:color="auto"/>
            <w:bottom w:val="none" w:sz="0" w:space="0" w:color="auto"/>
            <w:right w:val="none" w:sz="0" w:space="0" w:color="auto"/>
          </w:divBdr>
        </w:div>
        <w:div w:id="755326238">
          <w:marLeft w:val="1800"/>
          <w:marRight w:val="0"/>
          <w:marTop w:val="100"/>
          <w:marBottom w:val="0"/>
          <w:divBdr>
            <w:top w:val="none" w:sz="0" w:space="0" w:color="auto"/>
            <w:left w:val="none" w:sz="0" w:space="0" w:color="auto"/>
            <w:bottom w:val="none" w:sz="0" w:space="0" w:color="auto"/>
            <w:right w:val="none" w:sz="0" w:space="0" w:color="auto"/>
          </w:divBdr>
        </w:div>
        <w:div w:id="1188326715">
          <w:marLeft w:val="1800"/>
          <w:marRight w:val="0"/>
          <w:marTop w:val="100"/>
          <w:marBottom w:val="0"/>
          <w:divBdr>
            <w:top w:val="none" w:sz="0" w:space="0" w:color="auto"/>
            <w:left w:val="none" w:sz="0" w:space="0" w:color="auto"/>
            <w:bottom w:val="none" w:sz="0" w:space="0" w:color="auto"/>
            <w:right w:val="none" w:sz="0" w:space="0" w:color="auto"/>
          </w:divBdr>
        </w:div>
        <w:div w:id="1388913256">
          <w:marLeft w:val="1080"/>
          <w:marRight w:val="0"/>
          <w:marTop w:val="100"/>
          <w:marBottom w:val="0"/>
          <w:divBdr>
            <w:top w:val="none" w:sz="0" w:space="0" w:color="auto"/>
            <w:left w:val="none" w:sz="0" w:space="0" w:color="auto"/>
            <w:bottom w:val="none" w:sz="0" w:space="0" w:color="auto"/>
            <w:right w:val="none" w:sz="0" w:space="0" w:color="auto"/>
          </w:divBdr>
        </w:div>
        <w:div w:id="1542863414">
          <w:marLeft w:val="1800"/>
          <w:marRight w:val="0"/>
          <w:marTop w:val="100"/>
          <w:marBottom w:val="0"/>
          <w:divBdr>
            <w:top w:val="none" w:sz="0" w:space="0" w:color="auto"/>
            <w:left w:val="none" w:sz="0" w:space="0" w:color="auto"/>
            <w:bottom w:val="none" w:sz="0" w:space="0" w:color="auto"/>
            <w:right w:val="none" w:sz="0" w:space="0" w:color="auto"/>
          </w:divBdr>
        </w:div>
        <w:div w:id="1592929335">
          <w:marLeft w:val="360"/>
          <w:marRight w:val="0"/>
          <w:marTop w:val="200"/>
          <w:marBottom w:val="0"/>
          <w:divBdr>
            <w:top w:val="none" w:sz="0" w:space="0" w:color="auto"/>
            <w:left w:val="none" w:sz="0" w:space="0" w:color="auto"/>
            <w:bottom w:val="none" w:sz="0" w:space="0" w:color="auto"/>
            <w:right w:val="none" w:sz="0" w:space="0" w:color="auto"/>
          </w:divBdr>
        </w:div>
        <w:div w:id="1939288653">
          <w:marLeft w:val="1800"/>
          <w:marRight w:val="0"/>
          <w:marTop w:val="100"/>
          <w:marBottom w:val="0"/>
          <w:divBdr>
            <w:top w:val="none" w:sz="0" w:space="0" w:color="auto"/>
            <w:left w:val="none" w:sz="0" w:space="0" w:color="auto"/>
            <w:bottom w:val="none" w:sz="0" w:space="0" w:color="auto"/>
            <w:right w:val="none" w:sz="0" w:space="0" w:color="auto"/>
          </w:divBdr>
        </w:div>
        <w:div w:id="2098936929">
          <w:marLeft w:val="1080"/>
          <w:marRight w:val="0"/>
          <w:marTop w:val="100"/>
          <w:marBottom w:val="0"/>
          <w:divBdr>
            <w:top w:val="none" w:sz="0" w:space="0" w:color="auto"/>
            <w:left w:val="none" w:sz="0" w:space="0" w:color="auto"/>
            <w:bottom w:val="none" w:sz="0" w:space="0" w:color="auto"/>
            <w:right w:val="none" w:sz="0" w:space="0" w:color="auto"/>
          </w:divBdr>
        </w:div>
      </w:divsChild>
    </w:div>
    <w:div w:id="1545560162">
      <w:bodyDiv w:val="1"/>
      <w:marLeft w:val="0"/>
      <w:marRight w:val="0"/>
      <w:marTop w:val="0"/>
      <w:marBottom w:val="0"/>
      <w:divBdr>
        <w:top w:val="none" w:sz="0" w:space="0" w:color="auto"/>
        <w:left w:val="none" w:sz="0" w:space="0" w:color="auto"/>
        <w:bottom w:val="none" w:sz="0" w:space="0" w:color="auto"/>
        <w:right w:val="none" w:sz="0" w:space="0" w:color="auto"/>
      </w:divBdr>
    </w:div>
    <w:div w:id="1547175689">
      <w:bodyDiv w:val="1"/>
      <w:marLeft w:val="0"/>
      <w:marRight w:val="0"/>
      <w:marTop w:val="0"/>
      <w:marBottom w:val="0"/>
      <w:divBdr>
        <w:top w:val="none" w:sz="0" w:space="0" w:color="auto"/>
        <w:left w:val="none" w:sz="0" w:space="0" w:color="auto"/>
        <w:bottom w:val="none" w:sz="0" w:space="0" w:color="auto"/>
        <w:right w:val="none" w:sz="0" w:space="0" w:color="auto"/>
      </w:divBdr>
      <w:divsChild>
        <w:div w:id="20742135">
          <w:marLeft w:val="1166"/>
          <w:marRight w:val="0"/>
          <w:marTop w:val="134"/>
          <w:marBottom w:val="0"/>
          <w:divBdr>
            <w:top w:val="none" w:sz="0" w:space="0" w:color="auto"/>
            <w:left w:val="none" w:sz="0" w:space="0" w:color="auto"/>
            <w:bottom w:val="none" w:sz="0" w:space="0" w:color="auto"/>
            <w:right w:val="none" w:sz="0" w:space="0" w:color="auto"/>
          </w:divBdr>
        </w:div>
        <w:div w:id="924997364">
          <w:marLeft w:val="547"/>
          <w:marRight w:val="0"/>
          <w:marTop w:val="154"/>
          <w:marBottom w:val="0"/>
          <w:divBdr>
            <w:top w:val="none" w:sz="0" w:space="0" w:color="auto"/>
            <w:left w:val="none" w:sz="0" w:space="0" w:color="auto"/>
            <w:bottom w:val="none" w:sz="0" w:space="0" w:color="auto"/>
            <w:right w:val="none" w:sz="0" w:space="0" w:color="auto"/>
          </w:divBdr>
        </w:div>
      </w:divsChild>
    </w:div>
    <w:div w:id="1547985726">
      <w:bodyDiv w:val="1"/>
      <w:marLeft w:val="0"/>
      <w:marRight w:val="0"/>
      <w:marTop w:val="0"/>
      <w:marBottom w:val="0"/>
      <w:divBdr>
        <w:top w:val="none" w:sz="0" w:space="0" w:color="auto"/>
        <w:left w:val="none" w:sz="0" w:space="0" w:color="auto"/>
        <w:bottom w:val="none" w:sz="0" w:space="0" w:color="auto"/>
        <w:right w:val="none" w:sz="0" w:space="0" w:color="auto"/>
      </w:divBdr>
      <w:divsChild>
        <w:div w:id="659575944">
          <w:marLeft w:val="1166"/>
          <w:marRight w:val="0"/>
          <w:marTop w:val="115"/>
          <w:marBottom w:val="0"/>
          <w:divBdr>
            <w:top w:val="none" w:sz="0" w:space="0" w:color="auto"/>
            <w:left w:val="none" w:sz="0" w:space="0" w:color="auto"/>
            <w:bottom w:val="none" w:sz="0" w:space="0" w:color="auto"/>
            <w:right w:val="none" w:sz="0" w:space="0" w:color="auto"/>
          </w:divBdr>
        </w:div>
        <w:div w:id="1499686478">
          <w:marLeft w:val="1166"/>
          <w:marRight w:val="0"/>
          <w:marTop w:val="115"/>
          <w:marBottom w:val="0"/>
          <w:divBdr>
            <w:top w:val="none" w:sz="0" w:space="0" w:color="auto"/>
            <w:left w:val="none" w:sz="0" w:space="0" w:color="auto"/>
            <w:bottom w:val="none" w:sz="0" w:space="0" w:color="auto"/>
            <w:right w:val="none" w:sz="0" w:space="0" w:color="auto"/>
          </w:divBdr>
        </w:div>
        <w:div w:id="1706056875">
          <w:marLeft w:val="547"/>
          <w:marRight w:val="0"/>
          <w:marTop w:val="134"/>
          <w:marBottom w:val="0"/>
          <w:divBdr>
            <w:top w:val="none" w:sz="0" w:space="0" w:color="auto"/>
            <w:left w:val="none" w:sz="0" w:space="0" w:color="auto"/>
            <w:bottom w:val="none" w:sz="0" w:space="0" w:color="auto"/>
            <w:right w:val="none" w:sz="0" w:space="0" w:color="auto"/>
          </w:divBdr>
        </w:div>
        <w:div w:id="1715689345">
          <w:marLeft w:val="1800"/>
          <w:marRight w:val="0"/>
          <w:marTop w:val="96"/>
          <w:marBottom w:val="0"/>
          <w:divBdr>
            <w:top w:val="none" w:sz="0" w:space="0" w:color="auto"/>
            <w:left w:val="none" w:sz="0" w:space="0" w:color="auto"/>
            <w:bottom w:val="none" w:sz="0" w:space="0" w:color="auto"/>
            <w:right w:val="none" w:sz="0" w:space="0" w:color="auto"/>
          </w:divBdr>
        </w:div>
        <w:div w:id="1759708937">
          <w:marLeft w:val="1800"/>
          <w:marRight w:val="0"/>
          <w:marTop w:val="96"/>
          <w:marBottom w:val="0"/>
          <w:divBdr>
            <w:top w:val="none" w:sz="0" w:space="0" w:color="auto"/>
            <w:left w:val="none" w:sz="0" w:space="0" w:color="auto"/>
            <w:bottom w:val="none" w:sz="0" w:space="0" w:color="auto"/>
            <w:right w:val="none" w:sz="0" w:space="0" w:color="auto"/>
          </w:divBdr>
        </w:div>
      </w:divsChild>
    </w:div>
    <w:div w:id="1548183246">
      <w:bodyDiv w:val="1"/>
      <w:marLeft w:val="0"/>
      <w:marRight w:val="0"/>
      <w:marTop w:val="0"/>
      <w:marBottom w:val="0"/>
      <w:divBdr>
        <w:top w:val="none" w:sz="0" w:space="0" w:color="auto"/>
        <w:left w:val="none" w:sz="0" w:space="0" w:color="auto"/>
        <w:bottom w:val="none" w:sz="0" w:space="0" w:color="auto"/>
        <w:right w:val="none" w:sz="0" w:space="0" w:color="auto"/>
      </w:divBdr>
    </w:div>
    <w:div w:id="1548183718">
      <w:bodyDiv w:val="1"/>
      <w:marLeft w:val="0"/>
      <w:marRight w:val="0"/>
      <w:marTop w:val="0"/>
      <w:marBottom w:val="0"/>
      <w:divBdr>
        <w:top w:val="none" w:sz="0" w:space="0" w:color="auto"/>
        <w:left w:val="none" w:sz="0" w:space="0" w:color="auto"/>
        <w:bottom w:val="none" w:sz="0" w:space="0" w:color="auto"/>
        <w:right w:val="none" w:sz="0" w:space="0" w:color="auto"/>
      </w:divBdr>
      <w:divsChild>
        <w:div w:id="158354886">
          <w:marLeft w:val="547"/>
          <w:marRight w:val="0"/>
          <w:marTop w:val="154"/>
          <w:marBottom w:val="0"/>
          <w:divBdr>
            <w:top w:val="none" w:sz="0" w:space="0" w:color="auto"/>
            <w:left w:val="none" w:sz="0" w:space="0" w:color="auto"/>
            <w:bottom w:val="none" w:sz="0" w:space="0" w:color="auto"/>
            <w:right w:val="none" w:sz="0" w:space="0" w:color="auto"/>
          </w:divBdr>
        </w:div>
        <w:div w:id="589971696">
          <w:marLeft w:val="1800"/>
          <w:marRight w:val="0"/>
          <w:marTop w:val="115"/>
          <w:marBottom w:val="0"/>
          <w:divBdr>
            <w:top w:val="none" w:sz="0" w:space="0" w:color="auto"/>
            <w:left w:val="none" w:sz="0" w:space="0" w:color="auto"/>
            <w:bottom w:val="none" w:sz="0" w:space="0" w:color="auto"/>
            <w:right w:val="none" w:sz="0" w:space="0" w:color="auto"/>
          </w:divBdr>
        </w:div>
        <w:div w:id="1088233988">
          <w:marLeft w:val="1166"/>
          <w:marRight w:val="0"/>
          <w:marTop w:val="134"/>
          <w:marBottom w:val="0"/>
          <w:divBdr>
            <w:top w:val="none" w:sz="0" w:space="0" w:color="auto"/>
            <w:left w:val="none" w:sz="0" w:space="0" w:color="auto"/>
            <w:bottom w:val="none" w:sz="0" w:space="0" w:color="auto"/>
            <w:right w:val="none" w:sz="0" w:space="0" w:color="auto"/>
          </w:divBdr>
        </w:div>
        <w:div w:id="1211844067">
          <w:marLeft w:val="1166"/>
          <w:marRight w:val="0"/>
          <w:marTop w:val="134"/>
          <w:marBottom w:val="0"/>
          <w:divBdr>
            <w:top w:val="none" w:sz="0" w:space="0" w:color="auto"/>
            <w:left w:val="none" w:sz="0" w:space="0" w:color="auto"/>
            <w:bottom w:val="none" w:sz="0" w:space="0" w:color="auto"/>
            <w:right w:val="none" w:sz="0" w:space="0" w:color="auto"/>
          </w:divBdr>
        </w:div>
        <w:div w:id="1749493661">
          <w:marLeft w:val="1800"/>
          <w:marRight w:val="0"/>
          <w:marTop w:val="115"/>
          <w:marBottom w:val="0"/>
          <w:divBdr>
            <w:top w:val="none" w:sz="0" w:space="0" w:color="auto"/>
            <w:left w:val="none" w:sz="0" w:space="0" w:color="auto"/>
            <w:bottom w:val="none" w:sz="0" w:space="0" w:color="auto"/>
            <w:right w:val="none" w:sz="0" w:space="0" w:color="auto"/>
          </w:divBdr>
        </w:div>
        <w:div w:id="2056847956">
          <w:marLeft w:val="547"/>
          <w:marRight w:val="0"/>
          <w:marTop w:val="154"/>
          <w:marBottom w:val="0"/>
          <w:divBdr>
            <w:top w:val="none" w:sz="0" w:space="0" w:color="auto"/>
            <w:left w:val="none" w:sz="0" w:space="0" w:color="auto"/>
            <w:bottom w:val="none" w:sz="0" w:space="0" w:color="auto"/>
            <w:right w:val="none" w:sz="0" w:space="0" w:color="auto"/>
          </w:divBdr>
        </w:div>
      </w:divsChild>
    </w:div>
    <w:div w:id="1548486485">
      <w:bodyDiv w:val="1"/>
      <w:marLeft w:val="0"/>
      <w:marRight w:val="0"/>
      <w:marTop w:val="0"/>
      <w:marBottom w:val="0"/>
      <w:divBdr>
        <w:top w:val="none" w:sz="0" w:space="0" w:color="auto"/>
        <w:left w:val="none" w:sz="0" w:space="0" w:color="auto"/>
        <w:bottom w:val="none" w:sz="0" w:space="0" w:color="auto"/>
        <w:right w:val="none" w:sz="0" w:space="0" w:color="auto"/>
      </w:divBdr>
    </w:div>
    <w:div w:id="1549418030">
      <w:bodyDiv w:val="1"/>
      <w:marLeft w:val="0"/>
      <w:marRight w:val="0"/>
      <w:marTop w:val="0"/>
      <w:marBottom w:val="0"/>
      <w:divBdr>
        <w:top w:val="none" w:sz="0" w:space="0" w:color="auto"/>
        <w:left w:val="none" w:sz="0" w:space="0" w:color="auto"/>
        <w:bottom w:val="none" w:sz="0" w:space="0" w:color="auto"/>
        <w:right w:val="none" w:sz="0" w:space="0" w:color="auto"/>
      </w:divBdr>
      <w:divsChild>
        <w:div w:id="652181456">
          <w:marLeft w:val="547"/>
          <w:marRight w:val="0"/>
          <w:marTop w:val="154"/>
          <w:marBottom w:val="0"/>
          <w:divBdr>
            <w:top w:val="none" w:sz="0" w:space="0" w:color="auto"/>
            <w:left w:val="none" w:sz="0" w:space="0" w:color="auto"/>
            <w:bottom w:val="none" w:sz="0" w:space="0" w:color="auto"/>
            <w:right w:val="none" w:sz="0" w:space="0" w:color="auto"/>
          </w:divBdr>
        </w:div>
        <w:div w:id="1528835015">
          <w:marLeft w:val="1166"/>
          <w:marRight w:val="0"/>
          <w:marTop w:val="134"/>
          <w:marBottom w:val="0"/>
          <w:divBdr>
            <w:top w:val="none" w:sz="0" w:space="0" w:color="auto"/>
            <w:left w:val="none" w:sz="0" w:space="0" w:color="auto"/>
            <w:bottom w:val="none" w:sz="0" w:space="0" w:color="auto"/>
            <w:right w:val="none" w:sz="0" w:space="0" w:color="auto"/>
          </w:divBdr>
        </w:div>
        <w:div w:id="1532260736">
          <w:marLeft w:val="1166"/>
          <w:marRight w:val="0"/>
          <w:marTop w:val="134"/>
          <w:marBottom w:val="0"/>
          <w:divBdr>
            <w:top w:val="none" w:sz="0" w:space="0" w:color="auto"/>
            <w:left w:val="none" w:sz="0" w:space="0" w:color="auto"/>
            <w:bottom w:val="none" w:sz="0" w:space="0" w:color="auto"/>
            <w:right w:val="none" w:sz="0" w:space="0" w:color="auto"/>
          </w:divBdr>
        </w:div>
      </w:divsChild>
    </w:div>
    <w:div w:id="1550073288">
      <w:bodyDiv w:val="1"/>
      <w:marLeft w:val="0"/>
      <w:marRight w:val="0"/>
      <w:marTop w:val="0"/>
      <w:marBottom w:val="0"/>
      <w:divBdr>
        <w:top w:val="none" w:sz="0" w:space="0" w:color="auto"/>
        <w:left w:val="none" w:sz="0" w:space="0" w:color="auto"/>
        <w:bottom w:val="none" w:sz="0" w:space="0" w:color="auto"/>
        <w:right w:val="none" w:sz="0" w:space="0" w:color="auto"/>
      </w:divBdr>
    </w:div>
    <w:div w:id="1551458814">
      <w:bodyDiv w:val="1"/>
      <w:marLeft w:val="0"/>
      <w:marRight w:val="0"/>
      <w:marTop w:val="0"/>
      <w:marBottom w:val="0"/>
      <w:divBdr>
        <w:top w:val="none" w:sz="0" w:space="0" w:color="auto"/>
        <w:left w:val="none" w:sz="0" w:space="0" w:color="auto"/>
        <w:bottom w:val="none" w:sz="0" w:space="0" w:color="auto"/>
        <w:right w:val="none" w:sz="0" w:space="0" w:color="auto"/>
      </w:divBdr>
    </w:div>
    <w:div w:id="1551503631">
      <w:bodyDiv w:val="1"/>
      <w:marLeft w:val="0"/>
      <w:marRight w:val="0"/>
      <w:marTop w:val="0"/>
      <w:marBottom w:val="0"/>
      <w:divBdr>
        <w:top w:val="none" w:sz="0" w:space="0" w:color="auto"/>
        <w:left w:val="none" w:sz="0" w:space="0" w:color="auto"/>
        <w:bottom w:val="none" w:sz="0" w:space="0" w:color="auto"/>
        <w:right w:val="none" w:sz="0" w:space="0" w:color="auto"/>
      </w:divBdr>
    </w:div>
    <w:div w:id="1551571060">
      <w:bodyDiv w:val="1"/>
      <w:marLeft w:val="0"/>
      <w:marRight w:val="0"/>
      <w:marTop w:val="0"/>
      <w:marBottom w:val="0"/>
      <w:divBdr>
        <w:top w:val="none" w:sz="0" w:space="0" w:color="auto"/>
        <w:left w:val="none" w:sz="0" w:space="0" w:color="auto"/>
        <w:bottom w:val="none" w:sz="0" w:space="0" w:color="auto"/>
        <w:right w:val="none" w:sz="0" w:space="0" w:color="auto"/>
      </w:divBdr>
    </w:div>
    <w:div w:id="1551571421">
      <w:bodyDiv w:val="1"/>
      <w:marLeft w:val="0"/>
      <w:marRight w:val="0"/>
      <w:marTop w:val="0"/>
      <w:marBottom w:val="0"/>
      <w:divBdr>
        <w:top w:val="none" w:sz="0" w:space="0" w:color="auto"/>
        <w:left w:val="none" w:sz="0" w:space="0" w:color="auto"/>
        <w:bottom w:val="none" w:sz="0" w:space="0" w:color="auto"/>
        <w:right w:val="none" w:sz="0" w:space="0" w:color="auto"/>
      </w:divBdr>
    </w:div>
    <w:div w:id="1553273775">
      <w:bodyDiv w:val="1"/>
      <w:marLeft w:val="0"/>
      <w:marRight w:val="0"/>
      <w:marTop w:val="0"/>
      <w:marBottom w:val="0"/>
      <w:divBdr>
        <w:top w:val="none" w:sz="0" w:space="0" w:color="auto"/>
        <w:left w:val="none" w:sz="0" w:space="0" w:color="auto"/>
        <w:bottom w:val="none" w:sz="0" w:space="0" w:color="auto"/>
        <w:right w:val="none" w:sz="0" w:space="0" w:color="auto"/>
      </w:divBdr>
    </w:div>
    <w:div w:id="1553351055">
      <w:bodyDiv w:val="1"/>
      <w:marLeft w:val="0"/>
      <w:marRight w:val="0"/>
      <w:marTop w:val="0"/>
      <w:marBottom w:val="0"/>
      <w:divBdr>
        <w:top w:val="none" w:sz="0" w:space="0" w:color="auto"/>
        <w:left w:val="none" w:sz="0" w:space="0" w:color="auto"/>
        <w:bottom w:val="none" w:sz="0" w:space="0" w:color="auto"/>
        <w:right w:val="none" w:sz="0" w:space="0" w:color="auto"/>
      </w:divBdr>
      <w:divsChild>
        <w:div w:id="477501140">
          <w:marLeft w:val="0"/>
          <w:marRight w:val="0"/>
          <w:marTop w:val="0"/>
          <w:marBottom w:val="0"/>
          <w:divBdr>
            <w:top w:val="none" w:sz="0" w:space="0" w:color="auto"/>
            <w:left w:val="none" w:sz="0" w:space="0" w:color="auto"/>
            <w:bottom w:val="none" w:sz="0" w:space="0" w:color="auto"/>
            <w:right w:val="none" w:sz="0" w:space="0" w:color="auto"/>
          </w:divBdr>
          <w:divsChild>
            <w:div w:id="146090542">
              <w:marLeft w:val="0"/>
              <w:marRight w:val="0"/>
              <w:marTop w:val="0"/>
              <w:marBottom w:val="0"/>
              <w:divBdr>
                <w:top w:val="none" w:sz="0" w:space="0" w:color="auto"/>
                <w:left w:val="none" w:sz="0" w:space="0" w:color="auto"/>
                <w:bottom w:val="none" w:sz="0" w:space="0" w:color="auto"/>
                <w:right w:val="none" w:sz="0" w:space="0" w:color="auto"/>
              </w:divBdr>
            </w:div>
            <w:div w:id="1033577614">
              <w:marLeft w:val="0"/>
              <w:marRight w:val="0"/>
              <w:marTop w:val="0"/>
              <w:marBottom w:val="0"/>
              <w:divBdr>
                <w:top w:val="none" w:sz="0" w:space="0" w:color="auto"/>
                <w:left w:val="none" w:sz="0" w:space="0" w:color="auto"/>
                <w:bottom w:val="none" w:sz="0" w:space="0" w:color="auto"/>
                <w:right w:val="none" w:sz="0" w:space="0" w:color="auto"/>
              </w:divBdr>
            </w:div>
            <w:div w:id="1574243255">
              <w:marLeft w:val="0"/>
              <w:marRight w:val="0"/>
              <w:marTop w:val="0"/>
              <w:marBottom w:val="0"/>
              <w:divBdr>
                <w:top w:val="none" w:sz="0" w:space="0" w:color="auto"/>
                <w:left w:val="none" w:sz="0" w:space="0" w:color="auto"/>
                <w:bottom w:val="none" w:sz="0" w:space="0" w:color="auto"/>
                <w:right w:val="none" w:sz="0" w:space="0" w:color="auto"/>
              </w:divBdr>
            </w:div>
            <w:div w:id="1994554998">
              <w:marLeft w:val="0"/>
              <w:marRight w:val="0"/>
              <w:marTop w:val="0"/>
              <w:marBottom w:val="0"/>
              <w:divBdr>
                <w:top w:val="none" w:sz="0" w:space="0" w:color="auto"/>
                <w:left w:val="none" w:sz="0" w:space="0" w:color="auto"/>
                <w:bottom w:val="none" w:sz="0" w:space="0" w:color="auto"/>
                <w:right w:val="none" w:sz="0" w:space="0" w:color="auto"/>
              </w:divBdr>
            </w:div>
            <w:div w:id="20773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2722">
      <w:bodyDiv w:val="1"/>
      <w:marLeft w:val="0"/>
      <w:marRight w:val="0"/>
      <w:marTop w:val="0"/>
      <w:marBottom w:val="0"/>
      <w:divBdr>
        <w:top w:val="none" w:sz="0" w:space="0" w:color="auto"/>
        <w:left w:val="none" w:sz="0" w:space="0" w:color="auto"/>
        <w:bottom w:val="none" w:sz="0" w:space="0" w:color="auto"/>
        <w:right w:val="none" w:sz="0" w:space="0" w:color="auto"/>
      </w:divBdr>
      <w:divsChild>
        <w:div w:id="1540437585">
          <w:marLeft w:val="0"/>
          <w:marRight w:val="0"/>
          <w:marTop w:val="0"/>
          <w:marBottom w:val="0"/>
          <w:divBdr>
            <w:top w:val="none" w:sz="0" w:space="0" w:color="auto"/>
            <w:left w:val="none" w:sz="0" w:space="0" w:color="auto"/>
            <w:bottom w:val="none" w:sz="0" w:space="0" w:color="auto"/>
            <w:right w:val="none" w:sz="0" w:space="0" w:color="auto"/>
          </w:divBdr>
          <w:divsChild>
            <w:div w:id="160319744">
              <w:marLeft w:val="0"/>
              <w:marRight w:val="0"/>
              <w:marTop w:val="0"/>
              <w:marBottom w:val="0"/>
              <w:divBdr>
                <w:top w:val="none" w:sz="0" w:space="0" w:color="auto"/>
                <w:left w:val="none" w:sz="0" w:space="0" w:color="auto"/>
                <w:bottom w:val="none" w:sz="0" w:space="0" w:color="auto"/>
                <w:right w:val="none" w:sz="0" w:space="0" w:color="auto"/>
              </w:divBdr>
            </w:div>
            <w:div w:id="272439169">
              <w:marLeft w:val="0"/>
              <w:marRight w:val="0"/>
              <w:marTop w:val="0"/>
              <w:marBottom w:val="0"/>
              <w:divBdr>
                <w:top w:val="none" w:sz="0" w:space="0" w:color="auto"/>
                <w:left w:val="none" w:sz="0" w:space="0" w:color="auto"/>
                <w:bottom w:val="none" w:sz="0" w:space="0" w:color="auto"/>
                <w:right w:val="none" w:sz="0" w:space="0" w:color="auto"/>
              </w:divBdr>
            </w:div>
            <w:div w:id="430509219">
              <w:marLeft w:val="0"/>
              <w:marRight w:val="0"/>
              <w:marTop w:val="0"/>
              <w:marBottom w:val="0"/>
              <w:divBdr>
                <w:top w:val="none" w:sz="0" w:space="0" w:color="auto"/>
                <w:left w:val="none" w:sz="0" w:space="0" w:color="auto"/>
                <w:bottom w:val="none" w:sz="0" w:space="0" w:color="auto"/>
                <w:right w:val="none" w:sz="0" w:space="0" w:color="auto"/>
              </w:divBdr>
            </w:div>
            <w:div w:id="534537508">
              <w:marLeft w:val="0"/>
              <w:marRight w:val="0"/>
              <w:marTop w:val="0"/>
              <w:marBottom w:val="0"/>
              <w:divBdr>
                <w:top w:val="none" w:sz="0" w:space="0" w:color="auto"/>
                <w:left w:val="none" w:sz="0" w:space="0" w:color="auto"/>
                <w:bottom w:val="none" w:sz="0" w:space="0" w:color="auto"/>
                <w:right w:val="none" w:sz="0" w:space="0" w:color="auto"/>
              </w:divBdr>
            </w:div>
            <w:div w:id="1216895108">
              <w:marLeft w:val="0"/>
              <w:marRight w:val="0"/>
              <w:marTop w:val="0"/>
              <w:marBottom w:val="0"/>
              <w:divBdr>
                <w:top w:val="none" w:sz="0" w:space="0" w:color="auto"/>
                <w:left w:val="none" w:sz="0" w:space="0" w:color="auto"/>
                <w:bottom w:val="none" w:sz="0" w:space="0" w:color="auto"/>
                <w:right w:val="none" w:sz="0" w:space="0" w:color="auto"/>
              </w:divBdr>
            </w:div>
            <w:div w:id="1229145772">
              <w:marLeft w:val="0"/>
              <w:marRight w:val="0"/>
              <w:marTop w:val="0"/>
              <w:marBottom w:val="0"/>
              <w:divBdr>
                <w:top w:val="none" w:sz="0" w:space="0" w:color="auto"/>
                <w:left w:val="none" w:sz="0" w:space="0" w:color="auto"/>
                <w:bottom w:val="none" w:sz="0" w:space="0" w:color="auto"/>
                <w:right w:val="none" w:sz="0" w:space="0" w:color="auto"/>
              </w:divBdr>
            </w:div>
            <w:div w:id="1344865492">
              <w:marLeft w:val="0"/>
              <w:marRight w:val="0"/>
              <w:marTop w:val="0"/>
              <w:marBottom w:val="0"/>
              <w:divBdr>
                <w:top w:val="none" w:sz="0" w:space="0" w:color="auto"/>
                <w:left w:val="none" w:sz="0" w:space="0" w:color="auto"/>
                <w:bottom w:val="none" w:sz="0" w:space="0" w:color="auto"/>
                <w:right w:val="none" w:sz="0" w:space="0" w:color="auto"/>
              </w:divBdr>
            </w:div>
            <w:div w:id="1586692487">
              <w:marLeft w:val="0"/>
              <w:marRight w:val="0"/>
              <w:marTop w:val="0"/>
              <w:marBottom w:val="0"/>
              <w:divBdr>
                <w:top w:val="none" w:sz="0" w:space="0" w:color="auto"/>
                <w:left w:val="none" w:sz="0" w:space="0" w:color="auto"/>
                <w:bottom w:val="none" w:sz="0" w:space="0" w:color="auto"/>
                <w:right w:val="none" w:sz="0" w:space="0" w:color="auto"/>
              </w:divBdr>
            </w:div>
            <w:div w:id="18548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89728">
      <w:bodyDiv w:val="1"/>
      <w:marLeft w:val="0"/>
      <w:marRight w:val="0"/>
      <w:marTop w:val="0"/>
      <w:marBottom w:val="0"/>
      <w:divBdr>
        <w:top w:val="none" w:sz="0" w:space="0" w:color="auto"/>
        <w:left w:val="none" w:sz="0" w:space="0" w:color="auto"/>
        <w:bottom w:val="none" w:sz="0" w:space="0" w:color="auto"/>
        <w:right w:val="none" w:sz="0" w:space="0" w:color="auto"/>
      </w:divBdr>
      <w:divsChild>
        <w:div w:id="572468762">
          <w:marLeft w:val="547"/>
          <w:marRight w:val="0"/>
          <w:marTop w:val="115"/>
          <w:marBottom w:val="0"/>
          <w:divBdr>
            <w:top w:val="none" w:sz="0" w:space="0" w:color="auto"/>
            <w:left w:val="none" w:sz="0" w:space="0" w:color="auto"/>
            <w:bottom w:val="none" w:sz="0" w:space="0" w:color="auto"/>
            <w:right w:val="none" w:sz="0" w:space="0" w:color="auto"/>
          </w:divBdr>
        </w:div>
        <w:div w:id="842204636">
          <w:marLeft w:val="547"/>
          <w:marRight w:val="0"/>
          <w:marTop w:val="115"/>
          <w:marBottom w:val="0"/>
          <w:divBdr>
            <w:top w:val="none" w:sz="0" w:space="0" w:color="auto"/>
            <w:left w:val="none" w:sz="0" w:space="0" w:color="auto"/>
            <w:bottom w:val="none" w:sz="0" w:space="0" w:color="auto"/>
            <w:right w:val="none" w:sz="0" w:space="0" w:color="auto"/>
          </w:divBdr>
        </w:div>
        <w:div w:id="1017855751">
          <w:marLeft w:val="1166"/>
          <w:marRight w:val="0"/>
          <w:marTop w:val="96"/>
          <w:marBottom w:val="0"/>
          <w:divBdr>
            <w:top w:val="none" w:sz="0" w:space="0" w:color="auto"/>
            <w:left w:val="none" w:sz="0" w:space="0" w:color="auto"/>
            <w:bottom w:val="none" w:sz="0" w:space="0" w:color="auto"/>
            <w:right w:val="none" w:sz="0" w:space="0" w:color="auto"/>
          </w:divBdr>
        </w:div>
        <w:div w:id="2029286299">
          <w:marLeft w:val="547"/>
          <w:marRight w:val="0"/>
          <w:marTop w:val="115"/>
          <w:marBottom w:val="0"/>
          <w:divBdr>
            <w:top w:val="none" w:sz="0" w:space="0" w:color="auto"/>
            <w:left w:val="none" w:sz="0" w:space="0" w:color="auto"/>
            <w:bottom w:val="none" w:sz="0" w:space="0" w:color="auto"/>
            <w:right w:val="none" w:sz="0" w:space="0" w:color="auto"/>
          </w:divBdr>
        </w:div>
      </w:divsChild>
    </w:div>
    <w:div w:id="1557352650">
      <w:bodyDiv w:val="1"/>
      <w:marLeft w:val="0"/>
      <w:marRight w:val="0"/>
      <w:marTop w:val="0"/>
      <w:marBottom w:val="0"/>
      <w:divBdr>
        <w:top w:val="none" w:sz="0" w:space="0" w:color="auto"/>
        <w:left w:val="none" w:sz="0" w:space="0" w:color="auto"/>
        <w:bottom w:val="none" w:sz="0" w:space="0" w:color="auto"/>
        <w:right w:val="none" w:sz="0" w:space="0" w:color="auto"/>
      </w:divBdr>
    </w:div>
    <w:div w:id="1557547933">
      <w:bodyDiv w:val="1"/>
      <w:marLeft w:val="0"/>
      <w:marRight w:val="0"/>
      <w:marTop w:val="0"/>
      <w:marBottom w:val="0"/>
      <w:divBdr>
        <w:top w:val="none" w:sz="0" w:space="0" w:color="auto"/>
        <w:left w:val="none" w:sz="0" w:space="0" w:color="auto"/>
        <w:bottom w:val="none" w:sz="0" w:space="0" w:color="auto"/>
        <w:right w:val="none" w:sz="0" w:space="0" w:color="auto"/>
      </w:divBdr>
      <w:divsChild>
        <w:div w:id="506796833">
          <w:marLeft w:val="0"/>
          <w:marRight w:val="0"/>
          <w:marTop w:val="0"/>
          <w:marBottom w:val="0"/>
          <w:divBdr>
            <w:top w:val="none" w:sz="0" w:space="0" w:color="auto"/>
            <w:left w:val="none" w:sz="0" w:space="0" w:color="auto"/>
            <w:bottom w:val="none" w:sz="0" w:space="0" w:color="auto"/>
            <w:right w:val="none" w:sz="0" w:space="0" w:color="auto"/>
          </w:divBdr>
          <w:divsChild>
            <w:div w:id="1571621172">
              <w:marLeft w:val="0"/>
              <w:marRight w:val="0"/>
              <w:marTop w:val="0"/>
              <w:marBottom w:val="0"/>
              <w:divBdr>
                <w:top w:val="none" w:sz="0" w:space="0" w:color="auto"/>
                <w:left w:val="none" w:sz="0" w:space="0" w:color="auto"/>
                <w:bottom w:val="none" w:sz="0" w:space="0" w:color="auto"/>
                <w:right w:val="none" w:sz="0" w:space="0" w:color="auto"/>
              </w:divBdr>
            </w:div>
            <w:div w:id="1781802739">
              <w:marLeft w:val="0"/>
              <w:marRight w:val="0"/>
              <w:marTop w:val="0"/>
              <w:marBottom w:val="0"/>
              <w:divBdr>
                <w:top w:val="none" w:sz="0" w:space="0" w:color="auto"/>
                <w:left w:val="none" w:sz="0" w:space="0" w:color="auto"/>
                <w:bottom w:val="none" w:sz="0" w:space="0" w:color="auto"/>
                <w:right w:val="none" w:sz="0" w:space="0" w:color="auto"/>
              </w:divBdr>
            </w:div>
            <w:div w:id="20538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37883">
      <w:bodyDiv w:val="1"/>
      <w:marLeft w:val="0"/>
      <w:marRight w:val="0"/>
      <w:marTop w:val="0"/>
      <w:marBottom w:val="0"/>
      <w:divBdr>
        <w:top w:val="none" w:sz="0" w:space="0" w:color="auto"/>
        <w:left w:val="none" w:sz="0" w:space="0" w:color="auto"/>
        <w:bottom w:val="none" w:sz="0" w:space="0" w:color="auto"/>
        <w:right w:val="none" w:sz="0" w:space="0" w:color="auto"/>
      </w:divBdr>
    </w:div>
    <w:div w:id="1558279109">
      <w:bodyDiv w:val="1"/>
      <w:marLeft w:val="0"/>
      <w:marRight w:val="0"/>
      <w:marTop w:val="0"/>
      <w:marBottom w:val="0"/>
      <w:divBdr>
        <w:top w:val="none" w:sz="0" w:space="0" w:color="auto"/>
        <w:left w:val="none" w:sz="0" w:space="0" w:color="auto"/>
        <w:bottom w:val="none" w:sz="0" w:space="0" w:color="auto"/>
        <w:right w:val="none" w:sz="0" w:space="0" w:color="auto"/>
      </w:divBdr>
    </w:div>
    <w:div w:id="1559440519">
      <w:bodyDiv w:val="1"/>
      <w:marLeft w:val="0"/>
      <w:marRight w:val="0"/>
      <w:marTop w:val="0"/>
      <w:marBottom w:val="0"/>
      <w:divBdr>
        <w:top w:val="none" w:sz="0" w:space="0" w:color="auto"/>
        <w:left w:val="none" w:sz="0" w:space="0" w:color="auto"/>
        <w:bottom w:val="none" w:sz="0" w:space="0" w:color="auto"/>
        <w:right w:val="none" w:sz="0" w:space="0" w:color="auto"/>
      </w:divBdr>
    </w:div>
    <w:div w:id="1560050516">
      <w:bodyDiv w:val="1"/>
      <w:marLeft w:val="0"/>
      <w:marRight w:val="0"/>
      <w:marTop w:val="0"/>
      <w:marBottom w:val="0"/>
      <w:divBdr>
        <w:top w:val="none" w:sz="0" w:space="0" w:color="auto"/>
        <w:left w:val="none" w:sz="0" w:space="0" w:color="auto"/>
        <w:bottom w:val="none" w:sz="0" w:space="0" w:color="auto"/>
        <w:right w:val="none" w:sz="0" w:space="0" w:color="auto"/>
      </w:divBdr>
      <w:divsChild>
        <w:div w:id="320233863">
          <w:marLeft w:val="547"/>
          <w:marRight w:val="0"/>
          <w:marTop w:val="115"/>
          <w:marBottom w:val="0"/>
          <w:divBdr>
            <w:top w:val="none" w:sz="0" w:space="0" w:color="auto"/>
            <w:left w:val="none" w:sz="0" w:space="0" w:color="auto"/>
            <w:bottom w:val="none" w:sz="0" w:space="0" w:color="auto"/>
            <w:right w:val="none" w:sz="0" w:space="0" w:color="auto"/>
          </w:divBdr>
        </w:div>
        <w:div w:id="1855655894">
          <w:marLeft w:val="547"/>
          <w:marRight w:val="0"/>
          <w:marTop w:val="115"/>
          <w:marBottom w:val="0"/>
          <w:divBdr>
            <w:top w:val="none" w:sz="0" w:space="0" w:color="auto"/>
            <w:left w:val="none" w:sz="0" w:space="0" w:color="auto"/>
            <w:bottom w:val="none" w:sz="0" w:space="0" w:color="auto"/>
            <w:right w:val="none" w:sz="0" w:space="0" w:color="auto"/>
          </w:divBdr>
        </w:div>
        <w:div w:id="1972320072">
          <w:marLeft w:val="1166"/>
          <w:marRight w:val="0"/>
          <w:marTop w:val="96"/>
          <w:marBottom w:val="0"/>
          <w:divBdr>
            <w:top w:val="none" w:sz="0" w:space="0" w:color="auto"/>
            <w:left w:val="none" w:sz="0" w:space="0" w:color="auto"/>
            <w:bottom w:val="none" w:sz="0" w:space="0" w:color="auto"/>
            <w:right w:val="none" w:sz="0" w:space="0" w:color="auto"/>
          </w:divBdr>
        </w:div>
      </w:divsChild>
    </w:div>
    <w:div w:id="1560283769">
      <w:bodyDiv w:val="1"/>
      <w:marLeft w:val="0"/>
      <w:marRight w:val="0"/>
      <w:marTop w:val="0"/>
      <w:marBottom w:val="0"/>
      <w:divBdr>
        <w:top w:val="none" w:sz="0" w:space="0" w:color="auto"/>
        <w:left w:val="none" w:sz="0" w:space="0" w:color="auto"/>
        <w:bottom w:val="none" w:sz="0" w:space="0" w:color="auto"/>
        <w:right w:val="none" w:sz="0" w:space="0" w:color="auto"/>
      </w:divBdr>
    </w:div>
    <w:div w:id="1560362895">
      <w:bodyDiv w:val="1"/>
      <w:marLeft w:val="0"/>
      <w:marRight w:val="0"/>
      <w:marTop w:val="0"/>
      <w:marBottom w:val="0"/>
      <w:divBdr>
        <w:top w:val="none" w:sz="0" w:space="0" w:color="auto"/>
        <w:left w:val="none" w:sz="0" w:space="0" w:color="auto"/>
        <w:bottom w:val="none" w:sz="0" w:space="0" w:color="auto"/>
        <w:right w:val="none" w:sz="0" w:space="0" w:color="auto"/>
      </w:divBdr>
      <w:divsChild>
        <w:div w:id="696662803">
          <w:marLeft w:val="547"/>
          <w:marRight w:val="0"/>
          <w:marTop w:val="154"/>
          <w:marBottom w:val="0"/>
          <w:divBdr>
            <w:top w:val="none" w:sz="0" w:space="0" w:color="auto"/>
            <w:left w:val="none" w:sz="0" w:space="0" w:color="auto"/>
            <w:bottom w:val="none" w:sz="0" w:space="0" w:color="auto"/>
            <w:right w:val="none" w:sz="0" w:space="0" w:color="auto"/>
          </w:divBdr>
        </w:div>
      </w:divsChild>
    </w:div>
    <w:div w:id="1560631434">
      <w:bodyDiv w:val="1"/>
      <w:marLeft w:val="0"/>
      <w:marRight w:val="0"/>
      <w:marTop w:val="0"/>
      <w:marBottom w:val="0"/>
      <w:divBdr>
        <w:top w:val="none" w:sz="0" w:space="0" w:color="auto"/>
        <w:left w:val="none" w:sz="0" w:space="0" w:color="auto"/>
        <w:bottom w:val="none" w:sz="0" w:space="0" w:color="auto"/>
        <w:right w:val="none" w:sz="0" w:space="0" w:color="auto"/>
      </w:divBdr>
      <w:divsChild>
        <w:div w:id="3364096">
          <w:marLeft w:val="1800"/>
          <w:marRight w:val="0"/>
          <w:marTop w:val="100"/>
          <w:marBottom w:val="0"/>
          <w:divBdr>
            <w:top w:val="none" w:sz="0" w:space="0" w:color="auto"/>
            <w:left w:val="none" w:sz="0" w:space="0" w:color="auto"/>
            <w:bottom w:val="none" w:sz="0" w:space="0" w:color="auto"/>
            <w:right w:val="none" w:sz="0" w:space="0" w:color="auto"/>
          </w:divBdr>
        </w:div>
        <w:div w:id="7411708">
          <w:marLeft w:val="2520"/>
          <w:marRight w:val="0"/>
          <w:marTop w:val="100"/>
          <w:marBottom w:val="0"/>
          <w:divBdr>
            <w:top w:val="none" w:sz="0" w:space="0" w:color="auto"/>
            <w:left w:val="none" w:sz="0" w:space="0" w:color="auto"/>
            <w:bottom w:val="none" w:sz="0" w:space="0" w:color="auto"/>
            <w:right w:val="none" w:sz="0" w:space="0" w:color="auto"/>
          </w:divBdr>
        </w:div>
        <w:div w:id="335499909">
          <w:marLeft w:val="1800"/>
          <w:marRight w:val="0"/>
          <w:marTop w:val="100"/>
          <w:marBottom w:val="0"/>
          <w:divBdr>
            <w:top w:val="none" w:sz="0" w:space="0" w:color="auto"/>
            <w:left w:val="none" w:sz="0" w:space="0" w:color="auto"/>
            <w:bottom w:val="none" w:sz="0" w:space="0" w:color="auto"/>
            <w:right w:val="none" w:sz="0" w:space="0" w:color="auto"/>
          </w:divBdr>
        </w:div>
        <w:div w:id="759640249">
          <w:marLeft w:val="1080"/>
          <w:marRight w:val="0"/>
          <w:marTop w:val="100"/>
          <w:marBottom w:val="0"/>
          <w:divBdr>
            <w:top w:val="none" w:sz="0" w:space="0" w:color="auto"/>
            <w:left w:val="none" w:sz="0" w:space="0" w:color="auto"/>
            <w:bottom w:val="none" w:sz="0" w:space="0" w:color="auto"/>
            <w:right w:val="none" w:sz="0" w:space="0" w:color="auto"/>
          </w:divBdr>
        </w:div>
        <w:div w:id="837035577">
          <w:marLeft w:val="1080"/>
          <w:marRight w:val="0"/>
          <w:marTop w:val="100"/>
          <w:marBottom w:val="0"/>
          <w:divBdr>
            <w:top w:val="none" w:sz="0" w:space="0" w:color="auto"/>
            <w:left w:val="none" w:sz="0" w:space="0" w:color="auto"/>
            <w:bottom w:val="none" w:sz="0" w:space="0" w:color="auto"/>
            <w:right w:val="none" w:sz="0" w:space="0" w:color="auto"/>
          </w:divBdr>
        </w:div>
        <w:div w:id="1149712264">
          <w:marLeft w:val="1080"/>
          <w:marRight w:val="0"/>
          <w:marTop w:val="100"/>
          <w:marBottom w:val="0"/>
          <w:divBdr>
            <w:top w:val="none" w:sz="0" w:space="0" w:color="auto"/>
            <w:left w:val="none" w:sz="0" w:space="0" w:color="auto"/>
            <w:bottom w:val="none" w:sz="0" w:space="0" w:color="auto"/>
            <w:right w:val="none" w:sz="0" w:space="0" w:color="auto"/>
          </w:divBdr>
        </w:div>
        <w:div w:id="1295910676">
          <w:marLeft w:val="1800"/>
          <w:marRight w:val="0"/>
          <w:marTop w:val="100"/>
          <w:marBottom w:val="0"/>
          <w:divBdr>
            <w:top w:val="none" w:sz="0" w:space="0" w:color="auto"/>
            <w:left w:val="none" w:sz="0" w:space="0" w:color="auto"/>
            <w:bottom w:val="none" w:sz="0" w:space="0" w:color="auto"/>
            <w:right w:val="none" w:sz="0" w:space="0" w:color="auto"/>
          </w:divBdr>
        </w:div>
        <w:div w:id="1725634958">
          <w:marLeft w:val="1800"/>
          <w:marRight w:val="0"/>
          <w:marTop w:val="100"/>
          <w:marBottom w:val="0"/>
          <w:divBdr>
            <w:top w:val="none" w:sz="0" w:space="0" w:color="auto"/>
            <w:left w:val="none" w:sz="0" w:space="0" w:color="auto"/>
            <w:bottom w:val="none" w:sz="0" w:space="0" w:color="auto"/>
            <w:right w:val="none" w:sz="0" w:space="0" w:color="auto"/>
          </w:divBdr>
        </w:div>
        <w:div w:id="1747339024">
          <w:marLeft w:val="1800"/>
          <w:marRight w:val="0"/>
          <w:marTop w:val="100"/>
          <w:marBottom w:val="0"/>
          <w:divBdr>
            <w:top w:val="none" w:sz="0" w:space="0" w:color="auto"/>
            <w:left w:val="none" w:sz="0" w:space="0" w:color="auto"/>
            <w:bottom w:val="none" w:sz="0" w:space="0" w:color="auto"/>
            <w:right w:val="none" w:sz="0" w:space="0" w:color="auto"/>
          </w:divBdr>
        </w:div>
        <w:div w:id="2112361005">
          <w:marLeft w:val="360"/>
          <w:marRight w:val="0"/>
          <w:marTop w:val="200"/>
          <w:marBottom w:val="0"/>
          <w:divBdr>
            <w:top w:val="none" w:sz="0" w:space="0" w:color="auto"/>
            <w:left w:val="none" w:sz="0" w:space="0" w:color="auto"/>
            <w:bottom w:val="none" w:sz="0" w:space="0" w:color="auto"/>
            <w:right w:val="none" w:sz="0" w:space="0" w:color="auto"/>
          </w:divBdr>
        </w:div>
      </w:divsChild>
    </w:div>
    <w:div w:id="1560901618">
      <w:bodyDiv w:val="1"/>
      <w:marLeft w:val="0"/>
      <w:marRight w:val="0"/>
      <w:marTop w:val="0"/>
      <w:marBottom w:val="0"/>
      <w:divBdr>
        <w:top w:val="none" w:sz="0" w:space="0" w:color="auto"/>
        <w:left w:val="none" w:sz="0" w:space="0" w:color="auto"/>
        <w:bottom w:val="none" w:sz="0" w:space="0" w:color="auto"/>
        <w:right w:val="none" w:sz="0" w:space="0" w:color="auto"/>
      </w:divBdr>
    </w:div>
    <w:div w:id="1561282163">
      <w:bodyDiv w:val="1"/>
      <w:marLeft w:val="0"/>
      <w:marRight w:val="0"/>
      <w:marTop w:val="0"/>
      <w:marBottom w:val="0"/>
      <w:divBdr>
        <w:top w:val="none" w:sz="0" w:space="0" w:color="auto"/>
        <w:left w:val="none" w:sz="0" w:space="0" w:color="auto"/>
        <w:bottom w:val="none" w:sz="0" w:space="0" w:color="auto"/>
        <w:right w:val="none" w:sz="0" w:space="0" w:color="auto"/>
      </w:divBdr>
      <w:divsChild>
        <w:div w:id="99881831">
          <w:marLeft w:val="547"/>
          <w:marRight w:val="0"/>
          <w:marTop w:val="154"/>
          <w:marBottom w:val="0"/>
          <w:divBdr>
            <w:top w:val="none" w:sz="0" w:space="0" w:color="auto"/>
            <w:left w:val="none" w:sz="0" w:space="0" w:color="auto"/>
            <w:bottom w:val="none" w:sz="0" w:space="0" w:color="auto"/>
            <w:right w:val="none" w:sz="0" w:space="0" w:color="auto"/>
          </w:divBdr>
        </w:div>
        <w:div w:id="1279797527">
          <w:marLeft w:val="547"/>
          <w:marRight w:val="0"/>
          <w:marTop w:val="154"/>
          <w:marBottom w:val="0"/>
          <w:divBdr>
            <w:top w:val="none" w:sz="0" w:space="0" w:color="auto"/>
            <w:left w:val="none" w:sz="0" w:space="0" w:color="auto"/>
            <w:bottom w:val="none" w:sz="0" w:space="0" w:color="auto"/>
            <w:right w:val="none" w:sz="0" w:space="0" w:color="auto"/>
          </w:divBdr>
        </w:div>
      </w:divsChild>
    </w:div>
    <w:div w:id="1561591943">
      <w:bodyDiv w:val="1"/>
      <w:marLeft w:val="0"/>
      <w:marRight w:val="0"/>
      <w:marTop w:val="0"/>
      <w:marBottom w:val="0"/>
      <w:divBdr>
        <w:top w:val="none" w:sz="0" w:space="0" w:color="auto"/>
        <w:left w:val="none" w:sz="0" w:space="0" w:color="auto"/>
        <w:bottom w:val="none" w:sz="0" w:space="0" w:color="auto"/>
        <w:right w:val="none" w:sz="0" w:space="0" w:color="auto"/>
      </w:divBdr>
      <w:divsChild>
        <w:div w:id="313536694">
          <w:marLeft w:val="0"/>
          <w:marRight w:val="0"/>
          <w:marTop w:val="0"/>
          <w:marBottom w:val="0"/>
          <w:divBdr>
            <w:top w:val="none" w:sz="0" w:space="0" w:color="auto"/>
            <w:left w:val="none" w:sz="0" w:space="0" w:color="auto"/>
            <w:bottom w:val="none" w:sz="0" w:space="0" w:color="auto"/>
            <w:right w:val="none" w:sz="0" w:space="0" w:color="auto"/>
          </w:divBdr>
        </w:div>
      </w:divsChild>
    </w:div>
    <w:div w:id="1565214698">
      <w:bodyDiv w:val="1"/>
      <w:marLeft w:val="0"/>
      <w:marRight w:val="0"/>
      <w:marTop w:val="0"/>
      <w:marBottom w:val="0"/>
      <w:divBdr>
        <w:top w:val="none" w:sz="0" w:space="0" w:color="auto"/>
        <w:left w:val="none" w:sz="0" w:space="0" w:color="auto"/>
        <w:bottom w:val="none" w:sz="0" w:space="0" w:color="auto"/>
        <w:right w:val="none" w:sz="0" w:space="0" w:color="auto"/>
      </w:divBdr>
      <w:divsChild>
        <w:div w:id="1104808659">
          <w:marLeft w:val="1440"/>
          <w:marRight w:val="0"/>
          <w:marTop w:val="0"/>
          <w:marBottom w:val="0"/>
          <w:divBdr>
            <w:top w:val="none" w:sz="0" w:space="0" w:color="auto"/>
            <w:left w:val="none" w:sz="0" w:space="0" w:color="auto"/>
            <w:bottom w:val="none" w:sz="0" w:space="0" w:color="auto"/>
            <w:right w:val="none" w:sz="0" w:space="0" w:color="auto"/>
          </w:divBdr>
        </w:div>
        <w:div w:id="2122718903">
          <w:marLeft w:val="576"/>
          <w:marRight w:val="0"/>
          <w:marTop w:val="0"/>
          <w:marBottom w:val="0"/>
          <w:divBdr>
            <w:top w:val="none" w:sz="0" w:space="0" w:color="auto"/>
            <w:left w:val="none" w:sz="0" w:space="0" w:color="auto"/>
            <w:bottom w:val="none" w:sz="0" w:space="0" w:color="auto"/>
            <w:right w:val="none" w:sz="0" w:space="0" w:color="auto"/>
          </w:divBdr>
        </w:div>
      </w:divsChild>
    </w:div>
    <w:div w:id="1566532007">
      <w:bodyDiv w:val="1"/>
      <w:marLeft w:val="0"/>
      <w:marRight w:val="0"/>
      <w:marTop w:val="0"/>
      <w:marBottom w:val="0"/>
      <w:divBdr>
        <w:top w:val="none" w:sz="0" w:space="0" w:color="auto"/>
        <w:left w:val="none" w:sz="0" w:space="0" w:color="auto"/>
        <w:bottom w:val="none" w:sz="0" w:space="0" w:color="auto"/>
        <w:right w:val="none" w:sz="0" w:space="0" w:color="auto"/>
      </w:divBdr>
      <w:divsChild>
        <w:div w:id="24720963">
          <w:marLeft w:val="1800"/>
          <w:marRight w:val="0"/>
          <w:marTop w:val="72"/>
          <w:marBottom w:val="0"/>
          <w:divBdr>
            <w:top w:val="none" w:sz="0" w:space="0" w:color="auto"/>
            <w:left w:val="none" w:sz="0" w:space="0" w:color="auto"/>
            <w:bottom w:val="none" w:sz="0" w:space="0" w:color="auto"/>
            <w:right w:val="none" w:sz="0" w:space="0" w:color="auto"/>
          </w:divBdr>
        </w:div>
        <w:div w:id="95835324">
          <w:marLeft w:val="547"/>
          <w:marRight w:val="0"/>
          <w:marTop w:val="96"/>
          <w:marBottom w:val="0"/>
          <w:divBdr>
            <w:top w:val="none" w:sz="0" w:space="0" w:color="auto"/>
            <w:left w:val="none" w:sz="0" w:space="0" w:color="auto"/>
            <w:bottom w:val="none" w:sz="0" w:space="0" w:color="auto"/>
            <w:right w:val="none" w:sz="0" w:space="0" w:color="auto"/>
          </w:divBdr>
        </w:div>
        <w:div w:id="186524014">
          <w:marLeft w:val="1166"/>
          <w:marRight w:val="0"/>
          <w:marTop w:val="82"/>
          <w:marBottom w:val="0"/>
          <w:divBdr>
            <w:top w:val="none" w:sz="0" w:space="0" w:color="auto"/>
            <w:left w:val="none" w:sz="0" w:space="0" w:color="auto"/>
            <w:bottom w:val="none" w:sz="0" w:space="0" w:color="auto"/>
            <w:right w:val="none" w:sz="0" w:space="0" w:color="auto"/>
          </w:divBdr>
        </w:div>
        <w:div w:id="436147203">
          <w:marLeft w:val="1800"/>
          <w:marRight w:val="0"/>
          <w:marTop w:val="72"/>
          <w:marBottom w:val="0"/>
          <w:divBdr>
            <w:top w:val="none" w:sz="0" w:space="0" w:color="auto"/>
            <w:left w:val="none" w:sz="0" w:space="0" w:color="auto"/>
            <w:bottom w:val="none" w:sz="0" w:space="0" w:color="auto"/>
            <w:right w:val="none" w:sz="0" w:space="0" w:color="auto"/>
          </w:divBdr>
        </w:div>
        <w:div w:id="787042754">
          <w:marLeft w:val="1800"/>
          <w:marRight w:val="0"/>
          <w:marTop w:val="72"/>
          <w:marBottom w:val="0"/>
          <w:divBdr>
            <w:top w:val="none" w:sz="0" w:space="0" w:color="auto"/>
            <w:left w:val="none" w:sz="0" w:space="0" w:color="auto"/>
            <w:bottom w:val="none" w:sz="0" w:space="0" w:color="auto"/>
            <w:right w:val="none" w:sz="0" w:space="0" w:color="auto"/>
          </w:divBdr>
        </w:div>
        <w:div w:id="852915589">
          <w:marLeft w:val="2520"/>
          <w:marRight w:val="0"/>
          <w:marTop w:val="58"/>
          <w:marBottom w:val="0"/>
          <w:divBdr>
            <w:top w:val="none" w:sz="0" w:space="0" w:color="auto"/>
            <w:left w:val="none" w:sz="0" w:space="0" w:color="auto"/>
            <w:bottom w:val="none" w:sz="0" w:space="0" w:color="auto"/>
            <w:right w:val="none" w:sz="0" w:space="0" w:color="auto"/>
          </w:divBdr>
        </w:div>
        <w:div w:id="1165121241">
          <w:marLeft w:val="1166"/>
          <w:marRight w:val="0"/>
          <w:marTop w:val="72"/>
          <w:marBottom w:val="0"/>
          <w:divBdr>
            <w:top w:val="none" w:sz="0" w:space="0" w:color="auto"/>
            <w:left w:val="none" w:sz="0" w:space="0" w:color="auto"/>
            <w:bottom w:val="none" w:sz="0" w:space="0" w:color="auto"/>
            <w:right w:val="none" w:sz="0" w:space="0" w:color="auto"/>
          </w:divBdr>
        </w:div>
        <w:div w:id="1473714447">
          <w:marLeft w:val="634"/>
          <w:marRight w:val="0"/>
          <w:marTop w:val="72"/>
          <w:marBottom w:val="0"/>
          <w:divBdr>
            <w:top w:val="none" w:sz="0" w:space="0" w:color="auto"/>
            <w:left w:val="none" w:sz="0" w:space="0" w:color="auto"/>
            <w:bottom w:val="none" w:sz="0" w:space="0" w:color="auto"/>
            <w:right w:val="none" w:sz="0" w:space="0" w:color="auto"/>
          </w:divBdr>
        </w:div>
        <w:div w:id="1561742530">
          <w:marLeft w:val="1166"/>
          <w:marRight w:val="0"/>
          <w:marTop w:val="82"/>
          <w:marBottom w:val="0"/>
          <w:divBdr>
            <w:top w:val="none" w:sz="0" w:space="0" w:color="auto"/>
            <w:left w:val="none" w:sz="0" w:space="0" w:color="auto"/>
            <w:bottom w:val="none" w:sz="0" w:space="0" w:color="auto"/>
            <w:right w:val="none" w:sz="0" w:space="0" w:color="auto"/>
          </w:divBdr>
        </w:div>
        <w:div w:id="1628664734">
          <w:marLeft w:val="1800"/>
          <w:marRight w:val="0"/>
          <w:marTop w:val="77"/>
          <w:marBottom w:val="0"/>
          <w:divBdr>
            <w:top w:val="none" w:sz="0" w:space="0" w:color="auto"/>
            <w:left w:val="none" w:sz="0" w:space="0" w:color="auto"/>
            <w:bottom w:val="none" w:sz="0" w:space="0" w:color="auto"/>
            <w:right w:val="none" w:sz="0" w:space="0" w:color="auto"/>
          </w:divBdr>
        </w:div>
        <w:div w:id="1713308812">
          <w:marLeft w:val="1800"/>
          <w:marRight w:val="0"/>
          <w:marTop w:val="72"/>
          <w:marBottom w:val="0"/>
          <w:divBdr>
            <w:top w:val="none" w:sz="0" w:space="0" w:color="auto"/>
            <w:left w:val="none" w:sz="0" w:space="0" w:color="auto"/>
            <w:bottom w:val="none" w:sz="0" w:space="0" w:color="auto"/>
            <w:right w:val="none" w:sz="0" w:space="0" w:color="auto"/>
          </w:divBdr>
        </w:div>
        <w:div w:id="2128157338">
          <w:marLeft w:val="2520"/>
          <w:marRight w:val="0"/>
          <w:marTop w:val="58"/>
          <w:marBottom w:val="0"/>
          <w:divBdr>
            <w:top w:val="none" w:sz="0" w:space="0" w:color="auto"/>
            <w:left w:val="none" w:sz="0" w:space="0" w:color="auto"/>
            <w:bottom w:val="none" w:sz="0" w:space="0" w:color="auto"/>
            <w:right w:val="none" w:sz="0" w:space="0" w:color="auto"/>
          </w:divBdr>
        </w:div>
        <w:div w:id="2137600964">
          <w:marLeft w:val="2520"/>
          <w:marRight w:val="0"/>
          <w:marTop w:val="58"/>
          <w:marBottom w:val="0"/>
          <w:divBdr>
            <w:top w:val="none" w:sz="0" w:space="0" w:color="auto"/>
            <w:left w:val="none" w:sz="0" w:space="0" w:color="auto"/>
            <w:bottom w:val="none" w:sz="0" w:space="0" w:color="auto"/>
            <w:right w:val="none" w:sz="0" w:space="0" w:color="auto"/>
          </w:divBdr>
        </w:div>
      </w:divsChild>
    </w:div>
    <w:div w:id="1567373598">
      <w:bodyDiv w:val="1"/>
      <w:marLeft w:val="0"/>
      <w:marRight w:val="0"/>
      <w:marTop w:val="0"/>
      <w:marBottom w:val="0"/>
      <w:divBdr>
        <w:top w:val="none" w:sz="0" w:space="0" w:color="auto"/>
        <w:left w:val="none" w:sz="0" w:space="0" w:color="auto"/>
        <w:bottom w:val="none" w:sz="0" w:space="0" w:color="auto"/>
        <w:right w:val="none" w:sz="0" w:space="0" w:color="auto"/>
      </w:divBdr>
      <w:divsChild>
        <w:div w:id="5061440">
          <w:marLeft w:val="547"/>
          <w:marRight w:val="0"/>
          <w:marTop w:val="96"/>
          <w:marBottom w:val="0"/>
          <w:divBdr>
            <w:top w:val="none" w:sz="0" w:space="0" w:color="auto"/>
            <w:left w:val="none" w:sz="0" w:space="0" w:color="auto"/>
            <w:bottom w:val="none" w:sz="0" w:space="0" w:color="auto"/>
            <w:right w:val="none" w:sz="0" w:space="0" w:color="auto"/>
          </w:divBdr>
        </w:div>
        <w:div w:id="107094044">
          <w:marLeft w:val="1166"/>
          <w:marRight w:val="0"/>
          <w:marTop w:val="82"/>
          <w:marBottom w:val="0"/>
          <w:divBdr>
            <w:top w:val="none" w:sz="0" w:space="0" w:color="auto"/>
            <w:left w:val="none" w:sz="0" w:space="0" w:color="auto"/>
            <w:bottom w:val="none" w:sz="0" w:space="0" w:color="auto"/>
            <w:right w:val="none" w:sz="0" w:space="0" w:color="auto"/>
          </w:divBdr>
        </w:div>
        <w:div w:id="256796452">
          <w:marLeft w:val="1800"/>
          <w:marRight w:val="0"/>
          <w:marTop w:val="72"/>
          <w:marBottom w:val="0"/>
          <w:divBdr>
            <w:top w:val="none" w:sz="0" w:space="0" w:color="auto"/>
            <w:left w:val="none" w:sz="0" w:space="0" w:color="auto"/>
            <w:bottom w:val="none" w:sz="0" w:space="0" w:color="auto"/>
            <w:right w:val="none" w:sz="0" w:space="0" w:color="auto"/>
          </w:divBdr>
        </w:div>
        <w:div w:id="948512224">
          <w:marLeft w:val="1166"/>
          <w:marRight w:val="0"/>
          <w:marTop w:val="91"/>
          <w:marBottom w:val="0"/>
          <w:divBdr>
            <w:top w:val="none" w:sz="0" w:space="0" w:color="auto"/>
            <w:left w:val="none" w:sz="0" w:space="0" w:color="auto"/>
            <w:bottom w:val="none" w:sz="0" w:space="0" w:color="auto"/>
            <w:right w:val="none" w:sz="0" w:space="0" w:color="auto"/>
          </w:divBdr>
        </w:div>
        <w:div w:id="1006177622">
          <w:marLeft w:val="547"/>
          <w:marRight w:val="0"/>
          <w:marTop w:val="96"/>
          <w:marBottom w:val="0"/>
          <w:divBdr>
            <w:top w:val="none" w:sz="0" w:space="0" w:color="auto"/>
            <w:left w:val="none" w:sz="0" w:space="0" w:color="auto"/>
            <w:bottom w:val="none" w:sz="0" w:space="0" w:color="auto"/>
            <w:right w:val="none" w:sz="0" w:space="0" w:color="auto"/>
          </w:divBdr>
        </w:div>
        <w:div w:id="1070346316">
          <w:marLeft w:val="1800"/>
          <w:marRight w:val="0"/>
          <w:marTop w:val="72"/>
          <w:marBottom w:val="0"/>
          <w:divBdr>
            <w:top w:val="none" w:sz="0" w:space="0" w:color="auto"/>
            <w:left w:val="none" w:sz="0" w:space="0" w:color="auto"/>
            <w:bottom w:val="none" w:sz="0" w:space="0" w:color="auto"/>
            <w:right w:val="none" w:sz="0" w:space="0" w:color="auto"/>
          </w:divBdr>
        </w:div>
        <w:div w:id="1155490840">
          <w:marLeft w:val="1800"/>
          <w:marRight w:val="0"/>
          <w:marTop w:val="72"/>
          <w:marBottom w:val="0"/>
          <w:divBdr>
            <w:top w:val="none" w:sz="0" w:space="0" w:color="auto"/>
            <w:left w:val="none" w:sz="0" w:space="0" w:color="auto"/>
            <w:bottom w:val="none" w:sz="0" w:space="0" w:color="auto"/>
            <w:right w:val="none" w:sz="0" w:space="0" w:color="auto"/>
          </w:divBdr>
        </w:div>
        <w:div w:id="1160148145">
          <w:marLeft w:val="1166"/>
          <w:marRight w:val="0"/>
          <w:marTop w:val="91"/>
          <w:marBottom w:val="0"/>
          <w:divBdr>
            <w:top w:val="none" w:sz="0" w:space="0" w:color="auto"/>
            <w:left w:val="none" w:sz="0" w:space="0" w:color="auto"/>
            <w:bottom w:val="none" w:sz="0" w:space="0" w:color="auto"/>
            <w:right w:val="none" w:sz="0" w:space="0" w:color="auto"/>
          </w:divBdr>
        </w:div>
        <w:div w:id="1266115778">
          <w:marLeft w:val="1800"/>
          <w:marRight w:val="0"/>
          <w:marTop w:val="72"/>
          <w:marBottom w:val="0"/>
          <w:divBdr>
            <w:top w:val="none" w:sz="0" w:space="0" w:color="auto"/>
            <w:left w:val="none" w:sz="0" w:space="0" w:color="auto"/>
            <w:bottom w:val="none" w:sz="0" w:space="0" w:color="auto"/>
            <w:right w:val="none" w:sz="0" w:space="0" w:color="auto"/>
          </w:divBdr>
        </w:div>
        <w:div w:id="1541360191">
          <w:marLeft w:val="1166"/>
          <w:marRight w:val="0"/>
          <w:marTop w:val="82"/>
          <w:marBottom w:val="0"/>
          <w:divBdr>
            <w:top w:val="none" w:sz="0" w:space="0" w:color="auto"/>
            <w:left w:val="none" w:sz="0" w:space="0" w:color="auto"/>
            <w:bottom w:val="none" w:sz="0" w:space="0" w:color="auto"/>
            <w:right w:val="none" w:sz="0" w:space="0" w:color="auto"/>
          </w:divBdr>
        </w:div>
        <w:div w:id="1862862111">
          <w:marLeft w:val="1166"/>
          <w:marRight w:val="0"/>
          <w:marTop w:val="82"/>
          <w:marBottom w:val="0"/>
          <w:divBdr>
            <w:top w:val="none" w:sz="0" w:space="0" w:color="auto"/>
            <w:left w:val="none" w:sz="0" w:space="0" w:color="auto"/>
            <w:bottom w:val="none" w:sz="0" w:space="0" w:color="auto"/>
            <w:right w:val="none" w:sz="0" w:space="0" w:color="auto"/>
          </w:divBdr>
        </w:div>
        <w:div w:id="1874883950">
          <w:marLeft w:val="1166"/>
          <w:marRight w:val="0"/>
          <w:marTop w:val="82"/>
          <w:marBottom w:val="0"/>
          <w:divBdr>
            <w:top w:val="none" w:sz="0" w:space="0" w:color="auto"/>
            <w:left w:val="none" w:sz="0" w:space="0" w:color="auto"/>
            <w:bottom w:val="none" w:sz="0" w:space="0" w:color="auto"/>
            <w:right w:val="none" w:sz="0" w:space="0" w:color="auto"/>
          </w:divBdr>
        </w:div>
        <w:div w:id="1886603712">
          <w:marLeft w:val="1166"/>
          <w:marRight w:val="0"/>
          <w:marTop w:val="82"/>
          <w:marBottom w:val="0"/>
          <w:divBdr>
            <w:top w:val="none" w:sz="0" w:space="0" w:color="auto"/>
            <w:left w:val="none" w:sz="0" w:space="0" w:color="auto"/>
            <w:bottom w:val="none" w:sz="0" w:space="0" w:color="auto"/>
            <w:right w:val="none" w:sz="0" w:space="0" w:color="auto"/>
          </w:divBdr>
        </w:div>
      </w:divsChild>
    </w:div>
    <w:div w:id="1567567657">
      <w:bodyDiv w:val="1"/>
      <w:marLeft w:val="0"/>
      <w:marRight w:val="0"/>
      <w:marTop w:val="0"/>
      <w:marBottom w:val="0"/>
      <w:divBdr>
        <w:top w:val="none" w:sz="0" w:space="0" w:color="auto"/>
        <w:left w:val="none" w:sz="0" w:space="0" w:color="auto"/>
        <w:bottom w:val="none" w:sz="0" w:space="0" w:color="auto"/>
        <w:right w:val="none" w:sz="0" w:space="0" w:color="auto"/>
      </w:divBdr>
    </w:div>
    <w:div w:id="1568108905">
      <w:bodyDiv w:val="1"/>
      <w:marLeft w:val="0"/>
      <w:marRight w:val="0"/>
      <w:marTop w:val="0"/>
      <w:marBottom w:val="0"/>
      <w:divBdr>
        <w:top w:val="none" w:sz="0" w:space="0" w:color="auto"/>
        <w:left w:val="none" w:sz="0" w:space="0" w:color="auto"/>
        <w:bottom w:val="none" w:sz="0" w:space="0" w:color="auto"/>
        <w:right w:val="none" w:sz="0" w:space="0" w:color="auto"/>
      </w:divBdr>
    </w:div>
    <w:div w:id="1569656703">
      <w:bodyDiv w:val="1"/>
      <w:marLeft w:val="0"/>
      <w:marRight w:val="0"/>
      <w:marTop w:val="0"/>
      <w:marBottom w:val="0"/>
      <w:divBdr>
        <w:top w:val="none" w:sz="0" w:space="0" w:color="auto"/>
        <w:left w:val="none" w:sz="0" w:space="0" w:color="auto"/>
        <w:bottom w:val="none" w:sz="0" w:space="0" w:color="auto"/>
        <w:right w:val="none" w:sz="0" w:space="0" w:color="auto"/>
      </w:divBdr>
      <w:divsChild>
        <w:div w:id="126700530">
          <w:marLeft w:val="2160"/>
          <w:marRight w:val="0"/>
          <w:marTop w:val="100"/>
          <w:marBottom w:val="0"/>
          <w:divBdr>
            <w:top w:val="none" w:sz="0" w:space="0" w:color="auto"/>
            <w:left w:val="none" w:sz="0" w:space="0" w:color="auto"/>
            <w:bottom w:val="none" w:sz="0" w:space="0" w:color="auto"/>
            <w:right w:val="none" w:sz="0" w:space="0" w:color="auto"/>
          </w:divBdr>
        </w:div>
        <w:div w:id="282804746">
          <w:marLeft w:val="360"/>
          <w:marRight w:val="0"/>
          <w:marTop w:val="100"/>
          <w:marBottom w:val="0"/>
          <w:divBdr>
            <w:top w:val="none" w:sz="0" w:space="0" w:color="auto"/>
            <w:left w:val="none" w:sz="0" w:space="0" w:color="auto"/>
            <w:bottom w:val="none" w:sz="0" w:space="0" w:color="auto"/>
            <w:right w:val="none" w:sz="0" w:space="0" w:color="auto"/>
          </w:divBdr>
        </w:div>
        <w:div w:id="367412878">
          <w:marLeft w:val="2160"/>
          <w:marRight w:val="0"/>
          <w:marTop w:val="100"/>
          <w:marBottom w:val="0"/>
          <w:divBdr>
            <w:top w:val="none" w:sz="0" w:space="0" w:color="auto"/>
            <w:left w:val="none" w:sz="0" w:space="0" w:color="auto"/>
            <w:bottom w:val="none" w:sz="0" w:space="0" w:color="auto"/>
            <w:right w:val="none" w:sz="0" w:space="0" w:color="auto"/>
          </w:divBdr>
        </w:div>
        <w:div w:id="1075855193">
          <w:marLeft w:val="360"/>
          <w:marRight w:val="0"/>
          <w:marTop w:val="200"/>
          <w:marBottom w:val="0"/>
          <w:divBdr>
            <w:top w:val="none" w:sz="0" w:space="0" w:color="auto"/>
            <w:left w:val="none" w:sz="0" w:space="0" w:color="auto"/>
            <w:bottom w:val="none" w:sz="0" w:space="0" w:color="auto"/>
            <w:right w:val="none" w:sz="0" w:space="0" w:color="auto"/>
          </w:divBdr>
        </w:div>
      </w:divsChild>
    </w:div>
    <w:div w:id="1569925403">
      <w:bodyDiv w:val="1"/>
      <w:marLeft w:val="0"/>
      <w:marRight w:val="0"/>
      <w:marTop w:val="0"/>
      <w:marBottom w:val="0"/>
      <w:divBdr>
        <w:top w:val="none" w:sz="0" w:space="0" w:color="auto"/>
        <w:left w:val="none" w:sz="0" w:space="0" w:color="auto"/>
        <w:bottom w:val="none" w:sz="0" w:space="0" w:color="auto"/>
        <w:right w:val="none" w:sz="0" w:space="0" w:color="auto"/>
      </w:divBdr>
    </w:div>
    <w:div w:id="1570071682">
      <w:bodyDiv w:val="1"/>
      <w:marLeft w:val="0"/>
      <w:marRight w:val="0"/>
      <w:marTop w:val="0"/>
      <w:marBottom w:val="0"/>
      <w:divBdr>
        <w:top w:val="none" w:sz="0" w:space="0" w:color="auto"/>
        <w:left w:val="none" w:sz="0" w:space="0" w:color="auto"/>
        <w:bottom w:val="none" w:sz="0" w:space="0" w:color="auto"/>
        <w:right w:val="none" w:sz="0" w:space="0" w:color="auto"/>
      </w:divBdr>
    </w:div>
    <w:div w:id="1570647956">
      <w:bodyDiv w:val="1"/>
      <w:marLeft w:val="0"/>
      <w:marRight w:val="0"/>
      <w:marTop w:val="0"/>
      <w:marBottom w:val="0"/>
      <w:divBdr>
        <w:top w:val="none" w:sz="0" w:space="0" w:color="auto"/>
        <w:left w:val="none" w:sz="0" w:space="0" w:color="auto"/>
        <w:bottom w:val="none" w:sz="0" w:space="0" w:color="auto"/>
        <w:right w:val="none" w:sz="0" w:space="0" w:color="auto"/>
      </w:divBdr>
      <w:divsChild>
        <w:div w:id="1031612791">
          <w:marLeft w:val="1166"/>
          <w:marRight w:val="0"/>
          <w:marTop w:val="173"/>
          <w:marBottom w:val="0"/>
          <w:divBdr>
            <w:top w:val="none" w:sz="0" w:space="0" w:color="auto"/>
            <w:left w:val="none" w:sz="0" w:space="0" w:color="auto"/>
            <w:bottom w:val="none" w:sz="0" w:space="0" w:color="auto"/>
            <w:right w:val="none" w:sz="0" w:space="0" w:color="auto"/>
          </w:divBdr>
        </w:div>
        <w:div w:id="1488086522">
          <w:marLeft w:val="1166"/>
          <w:marRight w:val="0"/>
          <w:marTop w:val="173"/>
          <w:marBottom w:val="0"/>
          <w:divBdr>
            <w:top w:val="none" w:sz="0" w:space="0" w:color="auto"/>
            <w:left w:val="none" w:sz="0" w:space="0" w:color="auto"/>
            <w:bottom w:val="none" w:sz="0" w:space="0" w:color="auto"/>
            <w:right w:val="none" w:sz="0" w:space="0" w:color="auto"/>
          </w:divBdr>
        </w:div>
        <w:div w:id="1941988534">
          <w:marLeft w:val="547"/>
          <w:marRight w:val="0"/>
          <w:marTop w:val="192"/>
          <w:marBottom w:val="0"/>
          <w:divBdr>
            <w:top w:val="none" w:sz="0" w:space="0" w:color="auto"/>
            <w:left w:val="none" w:sz="0" w:space="0" w:color="auto"/>
            <w:bottom w:val="none" w:sz="0" w:space="0" w:color="auto"/>
            <w:right w:val="none" w:sz="0" w:space="0" w:color="auto"/>
          </w:divBdr>
        </w:div>
      </w:divsChild>
    </w:div>
    <w:div w:id="1571504608">
      <w:bodyDiv w:val="1"/>
      <w:marLeft w:val="0"/>
      <w:marRight w:val="0"/>
      <w:marTop w:val="0"/>
      <w:marBottom w:val="0"/>
      <w:divBdr>
        <w:top w:val="none" w:sz="0" w:space="0" w:color="auto"/>
        <w:left w:val="none" w:sz="0" w:space="0" w:color="auto"/>
        <w:bottom w:val="none" w:sz="0" w:space="0" w:color="auto"/>
        <w:right w:val="none" w:sz="0" w:space="0" w:color="auto"/>
      </w:divBdr>
    </w:div>
    <w:div w:id="1572277248">
      <w:bodyDiv w:val="1"/>
      <w:marLeft w:val="0"/>
      <w:marRight w:val="0"/>
      <w:marTop w:val="0"/>
      <w:marBottom w:val="0"/>
      <w:divBdr>
        <w:top w:val="none" w:sz="0" w:space="0" w:color="auto"/>
        <w:left w:val="none" w:sz="0" w:space="0" w:color="auto"/>
        <w:bottom w:val="none" w:sz="0" w:space="0" w:color="auto"/>
        <w:right w:val="none" w:sz="0" w:space="0" w:color="auto"/>
      </w:divBdr>
    </w:div>
    <w:div w:id="1572691705">
      <w:bodyDiv w:val="1"/>
      <w:marLeft w:val="0"/>
      <w:marRight w:val="0"/>
      <w:marTop w:val="0"/>
      <w:marBottom w:val="0"/>
      <w:divBdr>
        <w:top w:val="none" w:sz="0" w:space="0" w:color="auto"/>
        <w:left w:val="none" w:sz="0" w:space="0" w:color="auto"/>
        <w:bottom w:val="none" w:sz="0" w:space="0" w:color="auto"/>
        <w:right w:val="none" w:sz="0" w:space="0" w:color="auto"/>
      </w:divBdr>
    </w:div>
    <w:div w:id="1572813744">
      <w:bodyDiv w:val="1"/>
      <w:marLeft w:val="0"/>
      <w:marRight w:val="0"/>
      <w:marTop w:val="0"/>
      <w:marBottom w:val="0"/>
      <w:divBdr>
        <w:top w:val="none" w:sz="0" w:space="0" w:color="auto"/>
        <w:left w:val="none" w:sz="0" w:space="0" w:color="auto"/>
        <w:bottom w:val="none" w:sz="0" w:space="0" w:color="auto"/>
        <w:right w:val="none" w:sz="0" w:space="0" w:color="auto"/>
      </w:divBdr>
    </w:div>
    <w:div w:id="1573732964">
      <w:bodyDiv w:val="1"/>
      <w:marLeft w:val="0"/>
      <w:marRight w:val="0"/>
      <w:marTop w:val="0"/>
      <w:marBottom w:val="0"/>
      <w:divBdr>
        <w:top w:val="none" w:sz="0" w:space="0" w:color="auto"/>
        <w:left w:val="none" w:sz="0" w:space="0" w:color="auto"/>
        <w:bottom w:val="none" w:sz="0" w:space="0" w:color="auto"/>
        <w:right w:val="none" w:sz="0" w:space="0" w:color="auto"/>
      </w:divBdr>
    </w:div>
    <w:div w:id="1574700866">
      <w:bodyDiv w:val="1"/>
      <w:marLeft w:val="0"/>
      <w:marRight w:val="0"/>
      <w:marTop w:val="0"/>
      <w:marBottom w:val="0"/>
      <w:divBdr>
        <w:top w:val="none" w:sz="0" w:space="0" w:color="auto"/>
        <w:left w:val="none" w:sz="0" w:space="0" w:color="auto"/>
        <w:bottom w:val="none" w:sz="0" w:space="0" w:color="auto"/>
        <w:right w:val="none" w:sz="0" w:space="0" w:color="auto"/>
      </w:divBdr>
    </w:div>
    <w:div w:id="1574705315">
      <w:bodyDiv w:val="1"/>
      <w:marLeft w:val="0"/>
      <w:marRight w:val="0"/>
      <w:marTop w:val="0"/>
      <w:marBottom w:val="0"/>
      <w:divBdr>
        <w:top w:val="none" w:sz="0" w:space="0" w:color="auto"/>
        <w:left w:val="none" w:sz="0" w:space="0" w:color="auto"/>
        <w:bottom w:val="none" w:sz="0" w:space="0" w:color="auto"/>
        <w:right w:val="none" w:sz="0" w:space="0" w:color="auto"/>
      </w:divBdr>
    </w:div>
    <w:div w:id="1575163588">
      <w:bodyDiv w:val="1"/>
      <w:marLeft w:val="0"/>
      <w:marRight w:val="0"/>
      <w:marTop w:val="0"/>
      <w:marBottom w:val="0"/>
      <w:divBdr>
        <w:top w:val="none" w:sz="0" w:space="0" w:color="auto"/>
        <w:left w:val="none" w:sz="0" w:space="0" w:color="auto"/>
        <w:bottom w:val="none" w:sz="0" w:space="0" w:color="auto"/>
        <w:right w:val="none" w:sz="0" w:space="0" w:color="auto"/>
      </w:divBdr>
    </w:div>
    <w:div w:id="1575310181">
      <w:bodyDiv w:val="1"/>
      <w:marLeft w:val="0"/>
      <w:marRight w:val="0"/>
      <w:marTop w:val="0"/>
      <w:marBottom w:val="0"/>
      <w:divBdr>
        <w:top w:val="none" w:sz="0" w:space="0" w:color="auto"/>
        <w:left w:val="none" w:sz="0" w:space="0" w:color="auto"/>
        <w:bottom w:val="none" w:sz="0" w:space="0" w:color="auto"/>
        <w:right w:val="none" w:sz="0" w:space="0" w:color="auto"/>
      </w:divBdr>
    </w:div>
    <w:div w:id="1575316437">
      <w:bodyDiv w:val="1"/>
      <w:marLeft w:val="0"/>
      <w:marRight w:val="0"/>
      <w:marTop w:val="0"/>
      <w:marBottom w:val="0"/>
      <w:divBdr>
        <w:top w:val="none" w:sz="0" w:space="0" w:color="auto"/>
        <w:left w:val="none" w:sz="0" w:space="0" w:color="auto"/>
        <w:bottom w:val="none" w:sz="0" w:space="0" w:color="auto"/>
        <w:right w:val="none" w:sz="0" w:space="0" w:color="auto"/>
      </w:divBdr>
    </w:div>
    <w:div w:id="1575505273">
      <w:bodyDiv w:val="1"/>
      <w:marLeft w:val="0"/>
      <w:marRight w:val="0"/>
      <w:marTop w:val="0"/>
      <w:marBottom w:val="0"/>
      <w:divBdr>
        <w:top w:val="none" w:sz="0" w:space="0" w:color="auto"/>
        <w:left w:val="none" w:sz="0" w:space="0" w:color="auto"/>
        <w:bottom w:val="none" w:sz="0" w:space="0" w:color="auto"/>
        <w:right w:val="none" w:sz="0" w:space="0" w:color="auto"/>
      </w:divBdr>
    </w:div>
    <w:div w:id="1575772715">
      <w:bodyDiv w:val="1"/>
      <w:marLeft w:val="0"/>
      <w:marRight w:val="0"/>
      <w:marTop w:val="0"/>
      <w:marBottom w:val="0"/>
      <w:divBdr>
        <w:top w:val="none" w:sz="0" w:space="0" w:color="auto"/>
        <w:left w:val="none" w:sz="0" w:space="0" w:color="auto"/>
        <w:bottom w:val="none" w:sz="0" w:space="0" w:color="auto"/>
        <w:right w:val="none" w:sz="0" w:space="0" w:color="auto"/>
      </w:divBdr>
    </w:div>
    <w:div w:id="1576479285">
      <w:bodyDiv w:val="1"/>
      <w:marLeft w:val="0"/>
      <w:marRight w:val="0"/>
      <w:marTop w:val="0"/>
      <w:marBottom w:val="0"/>
      <w:divBdr>
        <w:top w:val="none" w:sz="0" w:space="0" w:color="auto"/>
        <w:left w:val="none" w:sz="0" w:space="0" w:color="auto"/>
        <w:bottom w:val="none" w:sz="0" w:space="0" w:color="auto"/>
        <w:right w:val="none" w:sz="0" w:space="0" w:color="auto"/>
      </w:divBdr>
    </w:div>
    <w:div w:id="1576743454">
      <w:bodyDiv w:val="1"/>
      <w:marLeft w:val="0"/>
      <w:marRight w:val="0"/>
      <w:marTop w:val="0"/>
      <w:marBottom w:val="0"/>
      <w:divBdr>
        <w:top w:val="none" w:sz="0" w:space="0" w:color="auto"/>
        <w:left w:val="none" w:sz="0" w:space="0" w:color="auto"/>
        <w:bottom w:val="none" w:sz="0" w:space="0" w:color="auto"/>
        <w:right w:val="none" w:sz="0" w:space="0" w:color="auto"/>
      </w:divBdr>
    </w:div>
    <w:div w:id="1577284959">
      <w:bodyDiv w:val="1"/>
      <w:marLeft w:val="0"/>
      <w:marRight w:val="0"/>
      <w:marTop w:val="0"/>
      <w:marBottom w:val="0"/>
      <w:divBdr>
        <w:top w:val="none" w:sz="0" w:space="0" w:color="auto"/>
        <w:left w:val="none" w:sz="0" w:space="0" w:color="auto"/>
        <w:bottom w:val="none" w:sz="0" w:space="0" w:color="auto"/>
        <w:right w:val="none" w:sz="0" w:space="0" w:color="auto"/>
      </w:divBdr>
    </w:div>
    <w:div w:id="1578055807">
      <w:bodyDiv w:val="1"/>
      <w:marLeft w:val="0"/>
      <w:marRight w:val="0"/>
      <w:marTop w:val="0"/>
      <w:marBottom w:val="0"/>
      <w:divBdr>
        <w:top w:val="none" w:sz="0" w:space="0" w:color="auto"/>
        <w:left w:val="none" w:sz="0" w:space="0" w:color="auto"/>
        <w:bottom w:val="none" w:sz="0" w:space="0" w:color="auto"/>
        <w:right w:val="none" w:sz="0" w:space="0" w:color="auto"/>
      </w:divBdr>
    </w:div>
    <w:div w:id="1578369505">
      <w:bodyDiv w:val="1"/>
      <w:marLeft w:val="0"/>
      <w:marRight w:val="0"/>
      <w:marTop w:val="0"/>
      <w:marBottom w:val="0"/>
      <w:divBdr>
        <w:top w:val="none" w:sz="0" w:space="0" w:color="auto"/>
        <w:left w:val="none" w:sz="0" w:space="0" w:color="auto"/>
        <w:bottom w:val="none" w:sz="0" w:space="0" w:color="auto"/>
        <w:right w:val="none" w:sz="0" w:space="0" w:color="auto"/>
      </w:divBdr>
    </w:div>
    <w:div w:id="1578632616">
      <w:bodyDiv w:val="1"/>
      <w:marLeft w:val="0"/>
      <w:marRight w:val="0"/>
      <w:marTop w:val="0"/>
      <w:marBottom w:val="0"/>
      <w:divBdr>
        <w:top w:val="none" w:sz="0" w:space="0" w:color="auto"/>
        <w:left w:val="none" w:sz="0" w:space="0" w:color="auto"/>
        <w:bottom w:val="none" w:sz="0" w:space="0" w:color="auto"/>
        <w:right w:val="none" w:sz="0" w:space="0" w:color="auto"/>
      </w:divBdr>
      <w:divsChild>
        <w:div w:id="851845009">
          <w:marLeft w:val="547"/>
          <w:marRight w:val="0"/>
          <w:marTop w:val="96"/>
          <w:marBottom w:val="0"/>
          <w:divBdr>
            <w:top w:val="none" w:sz="0" w:space="0" w:color="auto"/>
            <w:left w:val="none" w:sz="0" w:space="0" w:color="auto"/>
            <w:bottom w:val="none" w:sz="0" w:space="0" w:color="auto"/>
            <w:right w:val="none" w:sz="0" w:space="0" w:color="auto"/>
          </w:divBdr>
        </w:div>
        <w:div w:id="1171526441">
          <w:marLeft w:val="1166"/>
          <w:marRight w:val="0"/>
          <w:marTop w:val="86"/>
          <w:marBottom w:val="0"/>
          <w:divBdr>
            <w:top w:val="none" w:sz="0" w:space="0" w:color="auto"/>
            <w:left w:val="none" w:sz="0" w:space="0" w:color="auto"/>
            <w:bottom w:val="none" w:sz="0" w:space="0" w:color="auto"/>
            <w:right w:val="none" w:sz="0" w:space="0" w:color="auto"/>
          </w:divBdr>
        </w:div>
        <w:div w:id="1189678864">
          <w:marLeft w:val="547"/>
          <w:marRight w:val="0"/>
          <w:marTop w:val="96"/>
          <w:marBottom w:val="0"/>
          <w:divBdr>
            <w:top w:val="none" w:sz="0" w:space="0" w:color="auto"/>
            <w:left w:val="none" w:sz="0" w:space="0" w:color="auto"/>
            <w:bottom w:val="none" w:sz="0" w:space="0" w:color="auto"/>
            <w:right w:val="none" w:sz="0" w:space="0" w:color="auto"/>
          </w:divBdr>
        </w:div>
      </w:divsChild>
    </w:div>
    <w:div w:id="1578978583">
      <w:bodyDiv w:val="1"/>
      <w:marLeft w:val="0"/>
      <w:marRight w:val="0"/>
      <w:marTop w:val="0"/>
      <w:marBottom w:val="0"/>
      <w:divBdr>
        <w:top w:val="none" w:sz="0" w:space="0" w:color="auto"/>
        <w:left w:val="none" w:sz="0" w:space="0" w:color="auto"/>
        <w:bottom w:val="none" w:sz="0" w:space="0" w:color="auto"/>
        <w:right w:val="none" w:sz="0" w:space="0" w:color="auto"/>
      </w:divBdr>
    </w:div>
    <w:div w:id="1579169354">
      <w:bodyDiv w:val="1"/>
      <w:marLeft w:val="0"/>
      <w:marRight w:val="0"/>
      <w:marTop w:val="0"/>
      <w:marBottom w:val="0"/>
      <w:divBdr>
        <w:top w:val="none" w:sz="0" w:space="0" w:color="auto"/>
        <w:left w:val="none" w:sz="0" w:space="0" w:color="auto"/>
        <w:bottom w:val="none" w:sz="0" w:space="0" w:color="auto"/>
        <w:right w:val="none" w:sz="0" w:space="0" w:color="auto"/>
      </w:divBdr>
    </w:div>
    <w:div w:id="1579711463">
      <w:bodyDiv w:val="1"/>
      <w:marLeft w:val="0"/>
      <w:marRight w:val="0"/>
      <w:marTop w:val="0"/>
      <w:marBottom w:val="0"/>
      <w:divBdr>
        <w:top w:val="none" w:sz="0" w:space="0" w:color="auto"/>
        <w:left w:val="none" w:sz="0" w:space="0" w:color="auto"/>
        <w:bottom w:val="none" w:sz="0" w:space="0" w:color="auto"/>
        <w:right w:val="none" w:sz="0" w:space="0" w:color="auto"/>
      </w:divBdr>
    </w:div>
    <w:div w:id="1579751665">
      <w:bodyDiv w:val="1"/>
      <w:marLeft w:val="0"/>
      <w:marRight w:val="0"/>
      <w:marTop w:val="0"/>
      <w:marBottom w:val="0"/>
      <w:divBdr>
        <w:top w:val="none" w:sz="0" w:space="0" w:color="auto"/>
        <w:left w:val="none" w:sz="0" w:space="0" w:color="auto"/>
        <w:bottom w:val="none" w:sz="0" w:space="0" w:color="auto"/>
        <w:right w:val="none" w:sz="0" w:space="0" w:color="auto"/>
      </w:divBdr>
    </w:div>
    <w:div w:id="1580287793">
      <w:bodyDiv w:val="1"/>
      <w:marLeft w:val="0"/>
      <w:marRight w:val="0"/>
      <w:marTop w:val="0"/>
      <w:marBottom w:val="0"/>
      <w:divBdr>
        <w:top w:val="none" w:sz="0" w:space="0" w:color="auto"/>
        <w:left w:val="none" w:sz="0" w:space="0" w:color="auto"/>
        <w:bottom w:val="none" w:sz="0" w:space="0" w:color="auto"/>
        <w:right w:val="none" w:sz="0" w:space="0" w:color="auto"/>
      </w:divBdr>
    </w:div>
    <w:div w:id="1580478254">
      <w:bodyDiv w:val="1"/>
      <w:marLeft w:val="0"/>
      <w:marRight w:val="0"/>
      <w:marTop w:val="0"/>
      <w:marBottom w:val="0"/>
      <w:divBdr>
        <w:top w:val="none" w:sz="0" w:space="0" w:color="auto"/>
        <w:left w:val="none" w:sz="0" w:space="0" w:color="auto"/>
        <w:bottom w:val="none" w:sz="0" w:space="0" w:color="auto"/>
        <w:right w:val="none" w:sz="0" w:space="0" w:color="auto"/>
      </w:divBdr>
    </w:div>
    <w:div w:id="1580480047">
      <w:bodyDiv w:val="1"/>
      <w:marLeft w:val="0"/>
      <w:marRight w:val="0"/>
      <w:marTop w:val="0"/>
      <w:marBottom w:val="0"/>
      <w:divBdr>
        <w:top w:val="none" w:sz="0" w:space="0" w:color="auto"/>
        <w:left w:val="none" w:sz="0" w:space="0" w:color="auto"/>
        <w:bottom w:val="none" w:sz="0" w:space="0" w:color="auto"/>
        <w:right w:val="none" w:sz="0" w:space="0" w:color="auto"/>
      </w:divBdr>
    </w:div>
    <w:div w:id="1580821953">
      <w:bodyDiv w:val="1"/>
      <w:marLeft w:val="0"/>
      <w:marRight w:val="0"/>
      <w:marTop w:val="0"/>
      <w:marBottom w:val="0"/>
      <w:divBdr>
        <w:top w:val="none" w:sz="0" w:space="0" w:color="auto"/>
        <w:left w:val="none" w:sz="0" w:space="0" w:color="auto"/>
        <w:bottom w:val="none" w:sz="0" w:space="0" w:color="auto"/>
        <w:right w:val="none" w:sz="0" w:space="0" w:color="auto"/>
      </w:divBdr>
    </w:div>
    <w:div w:id="1581015976">
      <w:bodyDiv w:val="1"/>
      <w:marLeft w:val="0"/>
      <w:marRight w:val="0"/>
      <w:marTop w:val="0"/>
      <w:marBottom w:val="0"/>
      <w:divBdr>
        <w:top w:val="none" w:sz="0" w:space="0" w:color="auto"/>
        <w:left w:val="none" w:sz="0" w:space="0" w:color="auto"/>
        <w:bottom w:val="none" w:sz="0" w:space="0" w:color="auto"/>
        <w:right w:val="none" w:sz="0" w:space="0" w:color="auto"/>
      </w:divBdr>
      <w:divsChild>
        <w:div w:id="756439549">
          <w:marLeft w:val="1166"/>
          <w:marRight w:val="0"/>
          <w:marTop w:val="96"/>
          <w:marBottom w:val="0"/>
          <w:divBdr>
            <w:top w:val="none" w:sz="0" w:space="0" w:color="auto"/>
            <w:left w:val="none" w:sz="0" w:space="0" w:color="auto"/>
            <w:bottom w:val="none" w:sz="0" w:space="0" w:color="auto"/>
            <w:right w:val="none" w:sz="0" w:space="0" w:color="auto"/>
          </w:divBdr>
        </w:div>
        <w:div w:id="1132014963">
          <w:marLeft w:val="547"/>
          <w:marRight w:val="0"/>
          <w:marTop w:val="115"/>
          <w:marBottom w:val="0"/>
          <w:divBdr>
            <w:top w:val="none" w:sz="0" w:space="0" w:color="auto"/>
            <w:left w:val="none" w:sz="0" w:space="0" w:color="auto"/>
            <w:bottom w:val="none" w:sz="0" w:space="0" w:color="auto"/>
            <w:right w:val="none" w:sz="0" w:space="0" w:color="auto"/>
          </w:divBdr>
        </w:div>
        <w:div w:id="1206334857">
          <w:marLeft w:val="547"/>
          <w:marRight w:val="0"/>
          <w:marTop w:val="115"/>
          <w:marBottom w:val="0"/>
          <w:divBdr>
            <w:top w:val="none" w:sz="0" w:space="0" w:color="auto"/>
            <w:left w:val="none" w:sz="0" w:space="0" w:color="auto"/>
            <w:bottom w:val="none" w:sz="0" w:space="0" w:color="auto"/>
            <w:right w:val="none" w:sz="0" w:space="0" w:color="auto"/>
          </w:divBdr>
        </w:div>
        <w:div w:id="1463188908">
          <w:marLeft w:val="1166"/>
          <w:marRight w:val="0"/>
          <w:marTop w:val="96"/>
          <w:marBottom w:val="0"/>
          <w:divBdr>
            <w:top w:val="none" w:sz="0" w:space="0" w:color="auto"/>
            <w:left w:val="none" w:sz="0" w:space="0" w:color="auto"/>
            <w:bottom w:val="none" w:sz="0" w:space="0" w:color="auto"/>
            <w:right w:val="none" w:sz="0" w:space="0" w:color="auto"/>
          </w:divBdr>
        </w:div>
        <w:div w:id="1511682558">
          <w:marLeft w:val="547"/>
          <w:marRight w:val="0"/>
          <w:marTop w:val="115"/>
          <w:marBottom w:val="0"/>
          <w:divBdr>
            <w:top w:val="none" w:sz="0" w:space="0" w:color="auto"/>
            <w:left w:val="none" w:sz="0" w:space="0" w:color="auto"/>
            <w:bottom w:val="none" w:sz="0" w:space="0" w:color="auto"/>
            <w:right w:val="none" w:sz="0" w:space="0" w:color="auto"/>
          </w:divBdr>
        </w:div>
      </w:divsChild>
    </w:div>
    <w:div w:id="1583025772">
      <w:bodyDiv w:val="1"/>
      <w:marLeft w:val="0"/>
      <w:marRight w:val="0"/>
      <w:marTop w:val="0"/>
      <w:marBottom w:val="0"/>
      <w:divBdr>
        <w:top w:val="none" w:sz="0" w:space="0" w:color="auto"/>
        <w:left w:val="none" w:sz="0" w:space="0" w:color="auto"/>
        <w:bottom w:val="none" w:sz="0" w:space="0" w:color="auto"/>
        <w:right w:val="none" w:sz="0" w:space="0" w:color="auto"/>
      </w:divBdr>
      <w:divsChild>
        <w:div w:id="5711690">
          <w:marLeft w:val="1800"/>
          <w:marRight w:val="0"/>
          <w:marTop w:val="86"/>
          <w:marBottom w:val="0"/>
          <w:divBdr>
            <w:top w:val="none" w:sz="0" w:space="0" w:color="auto"/>
            <w:left w:val="none" w:sz="0" w:space="0" w:color="auto"/>
            <w:bottom w:val="none" w:sz="0" w:space="0" w:color="auto"/>
            <w:right w:val="none" w:sz="0" w:space="0" w:color="auto"/>
          </w:divBdr>
        </w:div>
        <w:div w:id="260913825">
          <w:marLeft w:val="547"/>
          <w:marRight w:val="0"/>
          <w:marTop w:val="115"/>
          <w:marBottom w:val="0"/>
          <w:divBdr>
            <w:top w:val="none" w:sz="0" w:space="0" w:color="auto"/>
            <w:left w:val="none" w:sz="0" w:space="0" w:color="auto"/>
            <w:bottom w:val="none" w:sz="0" w:space="0" w:color="auto"/>
            <w:right w:val="none" w:sz="0" w:space="0" w:color="auto"/>
          </w:divBdr>
        </w:div>
        <w:div w:id="576593422">
          <w:marLeft w:val="1800"/>
          <w:marRight w:val="0"/>
          <w:marTop w:val="86"/>
          <w:marBottom w:val="0"/>
          <w:divBdr>
            <w:top w:val="none" w:sz="0" w:space="0" w:color="auto"/>
            <w:left w:val="none" w:sz="0" w:space="0" w:color="auto"/>
            <w:bottom w:val="none" w:sz="0" w:space="0" w:color="auto"/>
            <w:right w:val="none" w:sz="0" w:space="0" w:color="auto"/>
          </w:divBdr>
        </w:div>
        <w:div w:id="680860999">
          <w:marLeft w:val="1166"/>
          <w:marRight w:val="0"/>
          <w:marTop w:val="115"/>
          <w:marBottom w:val="0"/>
          <w:divBdr>
            <w:top w:val="none" w:sz="0" w:space="0" w:color="auto"/>
            <w:left w:val="none" w:sz="0" w:space="0" w:color="auto"/>
            <w:bottom w:val="none" w:sz="0" w:space="0" w:color="auto"/>
            <w:right w:val="none" w:sz="0" w:space="0" w:color="auto"/>
          </w:divBdr>
        </w:div>
        <w:div w:id="857890980">
          <w:marLeft w:val="1800"/>
          <w:marRight w:val="0"/>
          <w:marTop w:val="86"/>
          <w:marBottom w:val="0"/>
          <w:divBdr>
            <w:top w:val="none" w:sz="0" w:space="0" w:color="auto"/>
            <w:left w:val="none" w:sz="0" w:space="0" w:color="auto"/>
            <w:bottom w:val="none" w:sz="0" w:space="0" w:color="auto"/>
            <w:right w:val="none" w:sz="0" w:space="0" w:color="auto"/>
          </w:divBdr>
        </w:div>
        <w:div w:id="925728394">
          <w:marLeft w:val="1166"/>
          <w:marRight w:val="0"/>
          <w:marTop w:val="115"/>
          <w:marBottom w:val="0"/>
          <w:divBdr>
            <w:top w:val="none" w:sz="0" w:space="0" w:color="auto"/>
            <w:left w:val="none" w:sz="0" w:space="0" w:color="auto"/>
            <w:bottom w:val="none" w:sz="0" w:space="0" w:color="auto"/>
            <w:right w:val="none" w:sz="0" w:space="0" w:color="auto"/>
          </w:divBdr>
        </w:div>
        <w:div w:id="1522932909">
          <w:marLeft w:val="1800"/>
          <w:marRight w:val="0"/>
          <w:marTop w:val="86"/>
          <w:marBottom w:val="0"/>
          <w:divBdr>
            <w:top w:val="none" w:sz="0" w:space="0" w:color="auto"/>
            <w:left w:val="none" w:sz="0" w:space="0" w:color="auto"/>
            <w:bottom w:val="none" w:sz="0" w:space="0" w:color="auto"/>
            <w:right w:val="none" w:sz="0" w:space="0" w:color="auto"/>
          </w:divBdr>
        </w:div>
        <w:div w:id="1779980393">
          <w:marLeft w:val="1800"/>
          <w:marRight w:val="0"/>
          <w:marTop w:val="86"/>
          <w:marBottom w:val="0"/>
          <w:divBdr>
            <w:top w:val="none" w:sz="0" w:space="0" w:color="auto"/>
            <w:left w:val="none" w:sz="0" w:space="0" w:color="auto"/>
            <w:bottom w:val="none" w:sz="0" w:space="0" w:color="auto"/>
            <w:right w:val="none" w:sz="0" w:space="0" w:color="auto"/>
          </w:divBdr>
        </w:div>
      </w:divsChild>
    </w:div>
    <w:div w:id="1584217337">
      <w:bodyDiv w:val="1"/>
      <w:marLeft w:val="0"/>
      <w:marRight w:val="0"/>
      <w:marTop w:val="0"/>
      <w:marBottom w:val="0"/>
      <w:divBdr>
        <w:top w:val="none" w:sz="0" w:space="0" w:color="auto"/>
        <w:left w:val="none" w:sz="0" w:space="0" w:color="auto"/>
        <w:bottom w:val="none" w:sz="0" w:space="0" w:color="auto"/>
        <w:right w:val="none" w:sz="0" w:space="0" w:color="auto"/>
      </w:divBdr>
      <w:divsChild>
        <w:div w:id="312880227">
          <w:marLeft w:val="1166"/>
          <w:marRight w:val="0"/>
          <w:marTop w:val="134"/>
          <w:marBottom w:val="0"/>
          <w:divBdr>
            <w:top w:val="none" w:sz="0" w:space="0" w:color="auto"/>
            <w:left w:val="none" w:sz="0" w:space="0" w:color="auto"/>
            <w:bottom w:val="none" w:sz="0" w:space="0" w:color="auto"/>
            <w:right w:val="none" w:sz="0" w:space="0" w:color="auto"/>
          </w:divBdr>
        </w:div>
        <w:div w:id="569077890">
          <w:marLeft w:val="547"/>
          <w:marRight w:val="0"/>
          <w:marTop w:val="154"/>
          <w:marBottom w:val="0"/>
          <w:divBdr>
            <w:top w:val="none" w:sz="0" w:space="0" w:color="auto"/>
            <w:left w:val="none" w:sz="0" w:space="0" w:color="auto"/>
            <w:bottom w:val="none" w:sz="0" w:space="0" w:color="auto"/>
            <w:right w:val="none" w:sz="0" w:space="0" w:color="auto"/>
          </w:divBdr>
        </w:div>
      </w:divsChild>
    </w:div>
    <w:div w:id="1584291609">
      <w:bodyDiv w:val="1"/>
      <w:marLeft w:val="0"/>
      <w:marRight w:val="0"/>
      <w:marTop w:val="0"/>
      <w:marBottom w:val="0"/>
      <w:divBdr>
        <w:top w:val="none" w:sz="0" w:space="0" w:color="auto"/>
        <w:left w:val="none" w:sz="0" w:space="0" w:color="auto"/>
        <w:bottom w:val="none" w:sz="0" w:space="0" w:color="auto"/>
        <w:right w:val="none" w:sz="0" w:space="0" w:color="auto"/>
      </w:divBdr>
    </w:div>
    <w:div w:id="1585722213">
      <w:bodyDiv w:val="1"/>
      <w:marLeft w:val="0"/>
      <w:marRight w:val="0"/>
      <w:marTop w:val="0"/>
      <w:marBottom w:val="0"/>
      <w:divBdr>
        <w:top w:val="none" w:sz="0" w:space="0" w:color="auto"/>
        <w:left w:val="none" w:sz="0" w:space="0" w:color="auto"/>
        <w:bottom w:val="none" w:sz="0" w:space="0" w:color="auto"/>
        <w:right w:val="none" w:sz="0" w:space="0" w:color="auto"/>
      </w:divBdr>
    </w:div>
    <w:div w:id="1585723025">
      <w:bodyDiv w:val="1"/>
      <w:marLeft w:val="0"/>
      <w:marRight w:val="0"/>
      <w:marTop w:val="0"/>
      <w:marBottom w:val="0"/>
      <w:divBdr>
        <w:top w:val="none" w:sz="0" w:space="0" w:color="auto"/>
        <w:left w:val="none" w:sz="0" w:space="0" w:color="auto"/>
        <w:bottom w:val="none" w:sz="0" w:space="0" w:color="auto"/>
        <w:right w:val="none" w:sz="0" w:space="0" w:color="auto"/>
      </w:divBdr>
    </w:div>
    <w:div w:id="1586568614">
      <w:bodyDiv w:val="1"/>
      <w:marLeft w:val="0"/>
      <w:marRight w:val="0"/>
      <w:marTop w:val="0"/>
      <w:marBottom w:val="0"/>
      <w:divBdr>
        <w:top w:val="none" w:sz="0" w:space="0" w:color="auto"/>
        <w:left w:val="none" w:sz="0" w:space="0" w:color="auto"/>
        <w:bottom w:val="none" w:sz="0" w:space="0" w:color="auto"/>
        <w:right w:val="none" w:sz="0" w:space="0" w:color="auto"/>
      </w:divBdr>
    </w:div>
    <w:div w:id="1588609026">
      <w:bodyDiv w:val="1"/>
      <w:marLeft w:val="0"/>
      <w:marRight w:val="0"/>
      <w:marTop w:val="0"/>
      <w:marBottom w:val="0"/>
      <w:divBdr>
        <w:top w:val="none" w:sz="0" w:space="0" w:color="auto"/>
        <w:left w:val="none" w:sz="0" w:space="0" w:color="auto"/>
        <w:bottom w:val="none" w:sz="0" w:space="0" w:color="auto"/>
        <w:right w:val="none" w:sz="0" w:space="0" w:color="auto"/>
      </w:divBdr>
    </w:div>
    <w:div w:id="1590507585">
      <w:bodyDiv w:val="1"/>
      <w:marLeft w:val="0"/>
      <w:marRight w:val="0"/>
      <w:marTop w:val="0"/>
      <w:marBottom w:val="0"/>
      <w:divBdr>
        <w:top w:val="none" w:sz="0" w:space="0" w:color="auto"/>
        <w:left w:val="none" w:sz="0" w:space="0" w:color="auto"/>
        <w:bottom w:val="none" w:sz="0" w:space="0" w:color="auto"/>
        <w:right w:val="none" w:sz="0" w:space="0" w:color="auto"/>
      </w:divBdr>
    </w:div>
    <w:div w:id="1590849078">
      <w:bodyDiv w:val="1"/>
      <w:marLeft w:val="0"/>
      <w:marRight w:val="0"/>
      <w:marTop w:val="0"/>
      <w:marBottom w:val="0"/>
      <w:divBdr>
        <w:top w:val="none" w:sz="0" w:space="0" w:color="auto"/>
        <w:left w:val="none" w:sz="0" w:space="0" w:color="auto"/>
        <w:bottom w:val="none" w:sz="0" w:space="0" w:color="auto"/>
        <w:right w:val="none" w:sz="0" w:space="0" w:color="auto"/>
      </w:divBdr>
    </w:div>
    <w:div w:id="1591309705">
      <w:bodyDiv w:val="1"/>
      <w:marLeft w:val="0"/>
      <w:marRight w:val="0"/>
      <w:marTop w:val="0"/>
      <w:marBottom w:val="0"/>
      <w:divBdr>
        <w:top w:val="none" w:sz="0" w:space="0" w:color="auto"/>
        <w:left w:val="none" w:sz="0" w:space="0" w:color="auto"/>
        <w:bottom w:val="none" w:sz="0" w:space="0" w:color="auto"/>
        <w:right w:val="none" w:sz="0" w:space="0" w:color="auto"/>
      </w:divBdr>
      <w:divsChild>
        <w:div w:id="828445483">
          <w:marLeft w:val="360"/>
          <w:marRight w:val="0"/>
          <w:marTop w:val="200"/>
          <w:marBottom w:val="0"/>
          <w:divBdr>
            <w:top w:val="none" w:sz="0" w:space="0" w:color="auto"/>
            <w:left w:val="none" w:sz="0" w:space="0" w:color="auto"/>
            <w:bottom w:val="none" w:sz="0" w:space="0" w:color="auto"/>
            <w:right w:val="none" w:sz="0" w:space="0" w:color="auto"/>
          </w:divBdr>
        </w:div>
      </w:divsChild>
    </w:div>
    <w:div w:id="1591355711">
      <w:bodyDiv w:val="1"/>
      <w:marLeft w:val="0"/>
      <w:marRight w:val="0"/>
      <w:marTop w:val="0"/>
      <w:marBottom w:val="0"/>
      <w:divBdr>
        <w:top w:val="none" w:sz="0" w:space="0" w:color="auto"/>
        <w:left w:val="none" w:sz="0" w:space="0" w:color="auto"/>
        <w:bottom w:val="none" w:sz="0" w:space="0" w:color="auto"/>
        <w:right w:val="none" w:sz="0" w:space="0" w:color="auto"/>
      </w:divBdr>
      <w:divsChild>
        <w:div w:id="449278102">
          <w:marLeft w:val="1800"/>
          <w:marRight w:val="0"/>
          <w:marTop w:val="86"/>
          <w:marBottom w:val="0"/>
          <w:divBdr>
            <w:top w:val="none" w:sz="0" w:space="0" w:color="auto"/>
            <w:left w:val="none" w:sz="0" w:space="0" w:color="auto"/>
            <w:bottom w:val="none" w:sz="0" w:space="0" w:color="auto"/>
            <w:right w:val="none" w:sz="0" w:space="0" w:color="auto"/>
          </w:divBdr>
        </w:div>
        <w:div w:id="585579119">
          <w:marLeft w:val="1800"/>
          <w:marRight w:val="0"/>
          <w:marTop w:val="86"/>
          <w:marBottom w:val="0"/>
          <w:divBdr>
            <w:top w:val="none" w:sz="0" w:space="0" w:color="auto"/>
            <w:left w:val="none" w:sz="0" w:space="0" w:color="auto"/>
            <w:bottom w:val="none" w:sz="0" w:space="0" w:color="auto"/>
            <w:right w:val="none" w:sz="0" w:space="0" w:color="auto"/>
          </w:divBdr>
        </w:div>
        <w:div w:id="694428854">
          <w:marLeft w:val="1800"/>
          <w:marRight w:val="0"/>
          <w:marTop w:val="86"/>
          <w:marBottom w:val="0"/>
          <w:divBdr>
            <w:top w:val="none" w:sz="0" w:space="0" w:color="auto"/>
            <w:left w:val="none" w:sz="0" w:space="0" w:color="auto"/>
            <w:bottom w:val="none" w:sz="0" w:space="0" w:color="auto"/>
            <w:right w:val="none" w:sz="0" w:space="0" w:color="auto"/>
          </w:divBdr>
        </w:div>
        <w:div w:id="724718789">
          <w:marLeft w:val="547"/>
          <w:marRight w:val="0"/>
          <w:marTop w:val="106"/>
          <w:marBottom w:val="0"/>
          <w:divBdr>
            <w:top w:val="none" w:sz="0" w:space="0" w:color="auto"/>
            <w:left w:val="none" w:sz="0" w:space="0" w:color="auto"/>
            <w:bottom w:val="none" w:sz="0" w:space="0" w:color="auto"/>
            <w:right w:val="none" w:sz="0" w:space="0" w:color="auto"/>
          </w:divBdr>
        </w:div>
        <w:div w:id="786240939">
          <w:marLeft w:val="1166"/>
          <w:marRight w:val="0"/>
          <w:marTop w:val="106"/>
          <w:marBottom w:val="0"/>
          <w:divBdr>
            <w:top w:val="none" w:sz="0" w:space="0" w:color="auto"/>
            <w:left w:val="none" w:sz="0" w:space="0" w:color="auto"/>
            <w:bottom w:val="none" w:sz="0" w:space="0" w:color="auto"/>
            <w:right w:val="none" w:sz="0" w:space="0" w:color="auto"/>
          </w:divBdr>
        </w:div>
        <w:div w:id="864486627">
          <w:marLeft w:val="1800"/>
          <w:marRight w:val="0"/>
          <w:marTop w:val="86"/>
          <w:marBottom w:val="0"/>
          <w:divBdr>
            <w:top w:val="none" w:sz="0" w:space="0" w:color="auto"/>
            <w:left w:val="none" w:sz="0" w:space="0" w:color="auto"/>
            <w:bottom w:val="none" w:sz="0" w:space="0" w:color="auto"/>
            <w:right w:val="none" w:sz="0" w:space="0" w:color="auto"/>
          </w:divBdr>
        </w:div>
        <w:div w:id="880359475">
          <w:marLeft w:val="1800"/>
          <w:marRight w:val="0"/>
          <w:marTop w:val="86"/>
          <w:marBottom w:val="0"/>
          <w:divBdr>
            <w:top w:val="none" w:sz="0" w:space="0" w:color="auto"/>
            <w:left w:val="none" w:sz="0" w:space="0" w:color="auto"/>
            <w:bottom w:val="none" w:sz="0" w:space="0" w:color="auto"/>
            <w:right w:val="none" w:sz="0" w:space="0" w:color="auto"/>
          </w:divBdr>
        </w:div>
        <w:div w:id="1356076602">
          <w:marLeft w:val="1166"/>
          <w:marRight w:val="0"/>
          <w:marTop w:val="106"/>
          <w:marBottom w:val="0"/>
          <w:divBdr>
            <w:top w:val="none" w:sz="0" w:space="0" w:color="auto"/>
            <w:left w:val="none" w:sz="0" w:space="0" w:color="auto"/>
            <w:bottom w:val="none" w:sz="0" w:space="0" w:color="auto"/>
            <w:right w:val="none" w:sz="0" w:space="0" w:color="auto"/>
          </w:divBdr>
        </w:div>
        <w:div w:id="1600792765">
          <w:marLeft w:val="1166"/>
          <w:marRight w:val="0"/>
          <w:marTop w:val="106"/>
          <w:marBottom w:val="0"/>
          <w:divBdr>
            <w:top w:val="none" w:sz="0" w:space="0" w:color="auto"/>
            <w:left w:val="none" w:sz="0" w:space="0" w:color="auto"/>
            <w:bottom w:val="none" w:sz="0" w:space="0" w:color="auto"/>
            <w:right w:val="none" w:sz="0" w:space="0" w:color="auto"/>
          </w:divBdr>
        </w:div>
        <w:div w:id="1861048417">
          <w:marLeft w:val="1800"/>
          <w:marRight w:val="0"/>
          <w:marTop w:val="86"/>
          <w:marBottom w:val="0"/>
          <w:divBdr>
            <w:top w:val="none" w:sz="0" w:space="0" w:color="auto"/>
            <w:left w:val="none" w:sz="0" w:space="0" w:color="auto"/>
            <w:bottom w:val="none" w:sz="0" w:space="0" w:color="auto"/>
            <w:right w:val="none" w:sz="0" w:space="0" w:color="auto"/>
          </w:divBdr>
        </w:div>
      </w:divsChild>
    </w:div>
    <w:div w:id="1591356359">
      <w:bodyDiv w:val="1"/>
      <w:marLeft w:val="0"/>
      <w:marRight w:val="0"/>
      <w:marTop w:val="0"/>
      <w:marBottom w:val="0"/>
      <w:divBdr>
        <w:top w:val="none" w:sz="0" w:space="0" w:color="auto"/>
        <w:left w:val="none" w:sz="0" w:space="0" w:color="auto"/>
        <w:bottom w:val="none" w:sz="0" w:space="0" w:color="auto"/>
        <w:right w:val="none" w:sz="0" w:space="0" w:color="auto"/>
      </w:divBdr>
    </w:div>
    <w:div w:id="1593008592">
      <w:bodyDiv w:val="1"/>
      <w:marLeft w:val="0"/>
      <w:marRight w:val="0"/>
      <w:marTop w:val="0"/>
      <w:marBottom w:val="0"/>
      <w:divBdr>
        <w:top w:val="none" w:sz="0" w:space="0" w:color="auto"/>
        <w:left w:val="none" w:sz="0" w:space="0" w:color="auto"/>
        <w:bottom w:val="none" w:sz="0" w:space="0" w:color="auto"/>
        <w:right w:val="none" w:sz="0" w:space="0" w:color="auto"/>
      </w:divBdr>
    </w:div>
    <w:div w:id="1593316715">
      <w:bodyDiv w:val="1"/>
      <w:marLeft w:val="0"/>
      <w:marRight w:val="0"/>
      <w:marTop w:val="0"/>
      <w:marBottom w:val="0"/>
      <w:divBdr>
        <w:top w:val="none" w:sz="0" w:space="0" w:color="auto"/>
        <w:left w:val="none" w:sz="0" w:space="0" w:color="auto"/>
        <w:bottom w:val="none" w:sz="0" w:space="0" w:color="auto"/>
        <w:right w:val="none" w:sz="0" w:space="0" w:color="auto"/>
      </w:divBdr>
    </w:div>
    <w:div w:id="1593508881">
      <w:bodyDiv w:val="1"/>
      <w:marLeft w:val="0"/>
      <w:marRight w:val="0"/>
      <w:marTop w:val="0"/>
      <w:marBottom w:val="0"/>
      <w:divBdr>
        <w:top w:val="none" w:sz="0" w:space="0" w:color="auto"/>
        <w:left w:val="none" w:sz="0" w:space="0" w:color="auto"/>
        <w:bottom w:val="none" w:sz="0" w:space="0" w:color="auto"/>
        <w:right w:val="none" w:sz="0" w:space="0" w:color="auto"/>
      </w:divBdr>
    </w:div>
    <w:div w:id="1594975746">
      <w:bodyDiv w:val="1"/>
      <w:marLeft w:val="0"/>
      <w:marRight w:val="0"/>
      <w:marTop w:val="0"/>
      <w:marBottom w:val="0"/>
      <w:divBdr>
        <w:top w:val="none" w:sz="0" w:space="0" w:color="auto"/>
        <w:left w:val="none" w:sz="0" w:space="0" w:color="auto"/>
        <w:bottom w:val="none" w:sz="0" w:space="0" w:color="auto"/>
        <w:right w:val="none" w:sz="0" w:space="0" w:color="auto"/>
      </w:divBdr>
      <w:divsChild>
        <w:div w:id="35469371">
          <w:marLeft w:val="547"/>
          <w:marRight w:val="0"/>
          <w:marTop w:val="115"/>
          <w:marBottom w:val="0"/>
          <w:divBdr>
            <w:top w:val="none" w:sz="0" w:space="0" w:color="auto"/>
            <w:left w:val="none" w:sz="0" w:space="0" w:color="auto"/>
            <w:bottom w:val="none" w:sz="0" w:space="0" w:color="auto"/>
            <w:right w:val="none" w:sz="0" w:space="0" w:color="auto"/>
          </w:divBdr>
        </w:div>
        <w:div w:id="357394279">
          <w:marLeft w:val="1166"/>
          <w:marRight w:val="0"/>
          <w:marTop w:val="96"/>
          <w:marBottom w:val="0"/>
          <w:divBdr>
            <w:top w:val="none" w:sz="0" w:space="0" w:color="auto"/>
            <w:left w:val="none" w:sz="0" w:space="0" w:color="auto"/>
            <w:bottom w:val="none" w:sz="0" w:space="0" w:color="auto"/>
            <w:right w:val="none" w:sz="0" w:space="0" w:color="auto"/>
          </w:divBdr>
        </w:div>
        <w:div w:id="859783622">
          <w:marLeft w:val="547"/>
          <w:marRight w:val="0"/>
          <w:marTop w:val="115"/>
          <w:marBottom w:val="0"/>
          <w:divBdr>
            <w:top w:val="none" w:sz="0" w:space="0" w:color="auto"/>
            <w:left w:val="none" w:sz="0" w:space="0" w:color="auto"/>
            <w:bottom w:val="none" w:sz="0" w:space="0" w:color="auto"/>
            <w:right w:val="none" w:sz="0" w:space="0" w:color="auto"/>
          </w:divBdr>
        </w:div>
        <w:div w:id="1119379894">
          <w:marLeft w:val="1166"/>
          <w:marRight w:val="0"/>
          <w:marTop w:val="96"/>
          <w:marBottom w:val="0"/>
          <w:divBdr>
            <w:top w:val="none" w:sz="0" w:space="0" w:color="auto"/>
            <w:left w:val="none" w:sz="0" w:space="0" w:color="auto"/>
            <w:bottom w:val="none" w:sz="0" w:space="0" w:color="auto"/>
            <w:right w:val="none" w:sz="0" w:space="0" w:color="auto"/>
          </w:divBdr>
        </w:div>
        <w:div w:id="1129520279">
          <w:marLeft w:val="1166"/>
          <w:marRight w:val="0"/>
          <w:marTop w:val="96"/>
          <w:marBottom w:val="0"/>
          <w:divBdr>
            <w:top w:val="none" w:sz="0" w:space="0" w:color="auto"/>
            <w:left w:val="none" w:sz="0" w:space="0" w:color="auto"/>
            <w:bottom w:val="none" w:sz="0" w:space="0" w:color="auto"/>
            <w:right w:val="none" w:sz="0" w:space="0" w:color="auto"/>
          </w:divBdr>
        </w:div>
        <w:div w:id="1291669897">
          <w:marLeft w:val="547"/>
          <w:marRight w:val="0"/>
          <w:marTop w:val="115"/>
          <w:marBottom w:val="0"/>
          <w:divBdr>
            <w:top w:val="none" w:sz="0" w:space="0" w:color="auto"/>
            <w:left w:val="none" w:sz="0" w:space="0" w:color="auto"/>
            <w:bottom w:val="none" w:sz="0" w:space="0" w:color="auto"/>
            <w:right w:val="none" w:sz="0" w:space="0" w:color="auto"/>
          </w:divBdr>
        </w:div>
        <w:div w:id="1809276085">
          <w:marLeft w:val="1166"/>
          <w:marRight w:val="0"/>
          <w:marTop w:val="96"/>
          <w:marBottom w:val="0"/>
          <w:divBdr>
            <w:top w:val="none" w:sz="0" w:space="0" w:color="auto"/>
            <w:left w:val="none" w:sz="0" w:space="0" w:color="auto"/>
            <w:bottom w:val="none" w:sz="0" w:space="0" w:color="auto"/>
            <w:right w:val="none" w:sz="0" w:space="0" w:color="auto"/>
          </w:divBdr>
        </w:div>
      </w:divsChild>
    </w:div>
    <w:div w:id="1596549516">
      <w:bodyDiv w:val="1"/>
      <w:marLeft w:val="0"/>
      <w:marRight w:val="0"/>
      <w:marTop w:val="0"/>
      <w:marBottom w:val="0"/>
      <w:divBdr>
        <w:top w:val="none" w:sz="0" w:space="0" w:color="auto"/>
        <w:left w:val="none" w:sz="0" w:space="0" w:color="auto"/>
        <w:bottom w:val="none" w:sz="0" w:space="0" w:color="auto"/>
        <w:right w:val="none" w:sz="0" w:space="0" w:color="auto"/>
      </w:divBdr>
    </w:div>
    <w:div w:id="1596672585">
      <w:bodyDiv w:val="1"/>
      <w:marLeft w:val="0"/>
      <w:marRight w:val="0"/>
      <w:marTop w:val="0"/>
      <w:marBottom w:val="0"/>
      <w:divBdr>
        <w:top w:val="none" w:sz="0" w:space="0" w:color="auto"/>
        <w:left w:val="none" w:sz="0" w:space="0" w:color="auto"/>
        <w:bottom w:val="none" w:sz="0" w:space="0" w:color="auto"/>
        <w:right w:val="none" w:sz="0" w:space="0" w:color="auto"/>
      </w:divBdr>
    </w:div>
    <w:div w:id="1596936421">
      <w:bodyDiv w:val="1"/>
      <w:marLeft w:val="0"/>
      <w:marRight w:val="0"/>
      <w:marTop w:val="0"/>
      <w:marBottom w:val="0"/>
      <w:divBdr>
        <w:top w:val="none" w:sz="0" w:space="0" w:color="auto"/>
        <w:left w:val="none" w:sz="0" w:space="0" w:color="auto"/>
        <w:bottom w:val="none" w:sz="0" w:space="0" w:color="auto"/>
        <w:right w:val="none" w:sz="0" w:space="0" w:color="auto"/>
      </w:divBdr>
    </w:div>
    <w:div w:id="1598058378">
      <w:bodyDiv w:val="1"/>
      <w:marLeft w:val="0"/>
      <w:marRight w:val="0"/>
      <w:marTop w:val="0"/>
      <w:marBottom w:val="0"/>
      <w:divBdr>
        <w:top w:val="none" w:sz="0" w:space="0" w:color="auto"/>
        <w:left w:val="none" w:sz="0" w:space="0" w:color="auto"/>
        <w:bottom w:val="none" w:sz="0" w:space="0" w:color="auto"/>
        <w:right w:val="none" w:sz="0" w:space="0" w:color="auto"/>
      </w:divBdr>
    </w:div>
    <w:div w:id="1598520681">
      <w:bodyDiv w:val="1"/>
      <w:marLeft w:val="0"/>
      <w:marRight w:val="0"/>
      <w:marTop w:val="0"/>
      <w:marBottom w:val="0"/>
      <w:divBdr>
        <w:top w:val="none" w:sz="0" w:space="0" w:color="auto"/>
        <w:left w:val="none" w:sz="0" w:space="0" w:color="auto"/>
        <w:bottom w:val="none" w:sz="0" w:space="0" w:color="auto"/>
        <w:right w:val="none" w:sz="0" w:space="0" w:color="auto"/>
      </w:divBdr>
    </w:div>
    <w:div w:id="1599866888">
      <w:bodyDiv w:val="1"/>
      <w:marLeft w:val="0"/>
      <w:marRight w:val="0"/>
      <w:marTop w:val="0"/>
      <w:marBottom w:val="0"/>
      <w:divBdr>
        <w:top w:val="none" w:sz="0" w:space="0" w:color="auto"/>
        <w:left w:val="none" w:sz="0" w:space="0" w:color="auto"/>
        <w:bottom w:val="none" w:sz="0" w:space="0" w:color="auto"/>
        <w:right w:val="none" w:sz="0" w:space="0" w:color="auto"/>
      </w:divBdr>
      <w:divsChild>
        <w:div w:id="313678139">
          <w:marLeft w:val="547"/>
          <w:marRight w:val="0"/>
          <w:marTop w:val="134"/>
          <w:marBottom w:val="0"/>
          <w:divBdr>
            <w:top w:val="none" w:sz="0" w:space="0" w:color="auto"/>
            <w:left w:val="none" w:sz="0" w:space="0" w:color="auto"/>
            <w:bottom w:val="none" w:sz="0" w:space="0" w:color="auto"/>
            <w:right w:val="none" w:sz="0" w:space="0" w:color="auto"/>
          </w:divBdr>
        </w:div>
        <w:div w:id="353767163">
          <w:marLeft w:val="547"/>
          <w:marRight w:val="0"/>
          <w:marTop w:val="134"/>
          <w:marBottom w:val="0"/>
          <w:divBdr>
            <w:top w:val="none" w:sz="0" w:space="0" w:color="auto"/>
            <w:left w:val="none" w:sz="0" w:space="0" w:color="auto"/>
            <w:bottom w:val="none" w:sz="0" w:space="0" w:color="auto"/>
            <w:right w:val="none" w:sz="0" w:space="0" w:color="auto"/>
          </w:divBdr>
        </w:div>
        <w:div w:id="2103837047">
          <w:marLeft w:val="1166"/>
          <w:marRight w:val="0"/>
          <w:marTop w:val="115"/>
          <w:marBottom w:val="0"/>
          <w:divBdr>
            <w:top w:val="none" w:sz="0" w:space="0" w:color="auto"/>
            <w:left w:val="none" w:sz="0" w:space="0" w:color="auto"/>
            <w:bottom w:val="none" w:sz="0" w:space="0" w:color="auto"/>
            <w:right w:val="none" w:sz="0" w:space="0" w:color="auto"/>
          </w:divBdr>
        </w:div>
      </w:divsChild>
    </w:div>
    <w:div w:id="1599950563">
      <w:bodyDiv w:val="1"/>
      <w:marLeft w:val="0"/>
      <w:marRight w:val="0"/>
      <w:marTop w:val="0"/>
      <w:marBottom w:val="0"/>
      <w:divBdr>
        <w:top w:val="none" w:sz="0" w:space="0" w:color="auto"/>
        <w:left w:val="none" w:sz="0" w:space="0" w:color="auto"/>
        <w:bottom w:val="none" w:sz="0" w:space="0" w:color="auto"/>
        <w:right w:val="none" w:sz="0" w:space="0" w:color="auto"/>
      </w:divBdr>
    </w:div>
    <w:div w:id="1600331561">
      <w:bodyDiv w:val="1"/>
      <w:marLeft w:val="0"/>
      <w:marRight w:val="0"/>
      <w:marTop w:val="0"/>
      <w:marBottom w:val="0"/>
      <w:divBdr>
        <w:top w:val="none" w:sz="0" w:space="0" w:color="auto"/>
        <w:left w:val="none" w:sz="0" w:space="0" w:color="auto"/>
        <w:bottom w:val="none" w:sz="0" w:space="0" w:color="auto"/>
        <w:right w:val="none" w:sz="0" w:space="0" w:color="auto"/>
      </w:divBdr>
    </w:div>
    <w:div w:id="1600480342">
      <w:bodyDiv w:val="1"/>
      <w:marLeft w:val="0"/>
      <w:marRight w:val="0"/>
      <w:marTop w:val="0"/>
      <w:marBottom w:val="0"/>
      <w:divBdr>
        <w:top w:val="none" w:sz="0" w:space="0" w:color="auto"/>
        <w:left w:val="none" w:sz="0" w:space="0" w:color="auto"/>
        <w:bottom w:val="none" w:sz="0" w:space="0" w:color="auto"/>
        <w:right w:val="none" w:sz="0" w:space="0" w:color="auto"/>
      </w:divBdr>
    </w:div>
    <w:div w:id="1600942871">
      <w:bodyDiv w:val="1"/>
      <w:marLeft w:val="0"/>
      <w:marRight w:val="0"/>
      <w:marTop w:val="0"/>
      <w:marBottom w:val="0"/>
      <w:divBdr>
        <w:top w:val="none" w:sz="0" w:space="0" w:color="auto"/>
        <w:left w:val="none" w:sz="0" w:space="0" w:color="auto"/>
        <w:bottom w:val="none" w:sz="0" w:space="0" w:color="auto"/>
        <w:right w:val="none" w:sz="0" w:space="0" w:color="auto"/>
      </w:divBdr>
    </w:div>
    <w:div w:id="1601258005">
      <w:bodyDiv w:val="1"/>
      <w:marLeft w:val="0"/>
      <w:marRight w:val="0"/>
      <w:marTop w:val="0"/>
      <w:marBottom w:val="0"/>
      <w:divBdr>
        <w:top w:val="none" w:sz="0" w:space="0" w:color="auto"/>
        <w:left w:val="none" w:sz="0" w:space="0" w:color="auto"/>
        <w:bottom w:val="none" w:sz="0" w:space="0" w:color="auto"/>
        <w:right w:val="none" w:sz="0" w:space="0" w:color="auto"/>
      </w:divBdr>
    </w:div>
    <w:div w:id="1601640270">
      <w:bodyDiv w:val="1"/>
      <w:marLeft w:val="0"/>
      <w:marRight w:val="0"/>
      <w:marTop w:val="0"/>
      <w:marBottom w:val="0"/>
      <w:divBdr>
        <w:top w:val="none" w:sz="0" w:space="0" w:color="auto"/>
        <w:left w:val="none" w:sz="0" w:space="0" w:color="auto"/>
        <w:bottom w:val="none" w:sz="0" w:space="0" w:color="auto"/>
        <w:right w:val="none" w:sz="0" w:space="0" w:color="auto"/>
      </w:divBdr>
      <w:divsChild>
        <w:div w:id="16928060">
          <w:marLeft w:val="1267"/>
          <w:marRight w:val="0"/>
          <w:marTop w:val="77"/>
          <w:marBottom w:val="0"/>
          <w:divBdr>
            <w:top w:val="none" w:sz="0" w:space="0" w:color="auto"/>
            <w:left w:val="none" w:sz="0" w:space="0" w:color="auto"/>
            <w:bottom w:val="none" w:sz="0" w:space="0" w:color="auto"/>
            <w:right w:val="none" w:sz="0" w:space="0" w:color="auto"/>
          </w:divBdr>
        </w:div>
        <w:div w:id="146174327">
          <w:marLeft w:val="1267"/>
          <w:marRight w:val="0"/>
          <w:marTop w:val="77"/>
          <w:marBottom w:val="0"/>
          <w:divBdr>
            <w:top w:val="none" w:sz="0" w:space="0" w:color="auto"/>
            <w:left w:val="none" w:sz="0" w:space="0" w:color="auto"/>
            <w:bottom w:val="none" w:sz="0" w:space="0" w:color="auto"/>
            <w:right w:val="none" w:sz="0" w:space="0" w:color="auto"/>
          </w:divBdr>
        </w:div>
        <w:div w:id="466239621">
          <w:marLeft w:val="1267"/>
          <w:marRight w:val="0"/>
          <w:marTop w:val="77"/>
          <w:marBottom w:val="0"/>
          <w:divBdr>
            <w:top w:val="none" w:sz="0" w:space="0" w:color="auto"/>
            <w:left w:val="none" w:sz="0" w:space="0" w:color="auto"/>
            <w:bottom w:val="none" w:sz="0" w:space="0" w:color="auto"/>
            <w:right w:val="none" w:sz="0" w:space="0" w:color="auto"/>
          </w:divBdr>
        </w:div>
        <w:div w:id="471675299">
          <w:marLeft w:val="1267"/>
          <w:marRight w:val="0"/>
          <w:marTop w:val="77"/>
          <w:marBottom w:val="0"/>
          <w:divBdr>
            <w:top w:val="none" w:sz="0" w:space="0" w:color="auto"/>
            <w:left w:val="none" w:sz="0" w:space="0" w:color="auto"/>
            <w:bottom w:val="none" w:sz="0" w:space="0" w:color="auto"/>
            <w:right w:val="none" w:sz="0" w:space="0" w:color="auto"/>
          </w:divBdr>
        </w:div>
        <w:div w:id="593826686">
          <w:marLeft w:val="1267"/>
          <w:marRight w:val="0"/>
          <w:marTop w:val="77"/>
          <w:marBottom w:val="0"/>
          <w:divBdr>
            <w:top w:val="none" w:sz="0" w:space="0" w:color="auto"/>
            <w:left w:val="none" w:sz="0" w:space="0" w:color="auto"/>
            <w:bottom w:val="none" w:sz="0" w:space="0" w:color="auto"/>
            <w:right w:val="none" w:sz="0" w:space="0" w:color="auto"/>
          </w:divBdr>
        </w:div>
        <w:div w:id="754209200">
          <w:marLeft w:val="850"/>
          <w:marRight w:val="0"/>
          <w:marTop w:val="77"/>
          <w:marBottom w:val="0"/>
          <w:divBdr>
            <w:top w:val="none" w:sz="0" w:space="0" w:color="auto"/>
            <w:left w:val="none" w:sz="0" w:space="0" w:color="auto"/>
            <w:bottom w:val="none" w:sz="0" w:space="0" w:color="auto"/>
            <w:right w:val="none" w:sz="0" w:space="0" w:color="auto"/>
          </w:divBdr>
        </w:div>
        <w:div w:id="1020468613">
          <w:marLeft w:val="1267"/>
          <w:marRight w:val="0"/>
          <w:marTop w:val="77"/>
          <w:marBottom w:val="0"/>
          <w:divBdr>
            <w:top w:val="none" w:sz="0" w:space="0" w:color="auto"/>
            <w:left w:val="none" w:sz="0" w:space="0" w:color="auto"/>
            <w:bottom w:val="none" w:sz="0" w:space="0" w:color="auto"/>
            <w:right w:val="none" w:sz="0" w:space="0" w:color="auto"/>
          </w:divBdr>
        </w:div>
        <w:div w:id="1037119292">
          <w:marLeft w:val="432"/>
          <w:marRight w:val="0"/>
          <w:marTop w:val="86"/>
          <w:marBottom w:val="0"/>
          <w:divBdr>
            <w:top w:val="none" w:sz="0" w:space="0" w:color="auto"/>
            <w:left w:val="none" w:sz="0" w:space="0" w:color="auto"/>
            <w:bottom w:val="none" w:sz="0" w:space="0" w:color="auto"/>
            <w:right w:val="none" w:sz="0" w:space="0" w:color="auto"/>
          </w:divBdr>
        </w:div>
        <w:div w:id="1155341156">
          <w:marLeft w:val="1267"/>
          <w:marRight w:val="0"/>
          <w:marTop w:val="77"/>
          <w:marBottom w:val="0"/>
          <w:divBdr>
            <w:top w:val="none" w:sz="0" w:space="0" w:color="auto"/>
            <w:left w:val="none" w:sz="0" w:space="0" w:color="auto"/>
            <w:bottom w:val="none" w:sz="0" w:space="0" w:color="auto"/>
            <w:right w:val="none" w:sz="0" w:space="0" w:color="auto"/>
          </w:divBdr>
        </w:div>
        <w:div w:id="1179345296">
          <w:marLeft w:val="1267"/>
          <w:marRight w:val="0"/>
          <w:marTop w:val="77"/>
          <w:marBottom w:val="0"/>
          <w:divBdr>
            <w:top w:val="none" w:sz="0" w:space="0" w:color="auto"/>
            <w:left w:val="none" w:sz="0" w:space="0" w:color="auto"/>
            <w:bottom w:val="none" w:sz="0" w:space="0" w:color="auto"/>
            <w:right w:val="none" w:sz="0" w:space="0" w:color="auto"/>
          </w:divBdr>
        </w:div>
        <w:div w:id="1468471687">
          <w:marLeft w:val="1267"/>
          <w:marRight w:val="0"/>
          <w:marTop w:val="77"/>
          <w:marBottom w:val="0"/>
          <w:divBdr>
            <w:top w:val="none" w:sz="0" w:space="0" w:color="auto"/>
            <w:left w:val="none" w:sz="0" w:space="0" w:color="auto"/>
            <w:bottom w:val="none" w:sz="0" w:space="0" w:color="auto"/>
            <w:right w:val="none" w:sz="0" w:space="0" w:color="auto"/>
          </w:divBdr>
        </w:div>
        <w:div w:id="1886327951">
          <w:marLeft w:val="850"/>
          <w:marRight w:val="0"/>
          <w:marTop w:val="77"/>
          <w:marBottom w:val="0"/>
          <w:divBdr>
            <w:top w:val="none" w:sz="0" w:space="0" w:color="auto"/>
            <w:left w:val="none" w:sz="0" w:space="0" w:color="auto"/>
            <w:bottom w:val="none" w:sz="0" w:space="0" w:color="auto"/>
            <w:right w:val="none" w:sz="0" w:space="0" w:color="auto"/>
          </w:divBdr>
        </w:div>
        <w:div w:id="1909487750">
          <w:marLeft w:val="850"/>
          <w:marRight w:val="0"/>
          <w:marTop w:val="77"/>
          <w:marBottom w:val="0"/>
          <w:divBdr>
            <w:top w:val="none" w:sz="0" w:space="0" w:color="auto"/>
            <w:left w:val="none" w:sz="0" w:space="0" w:color="auto"/>
            <w:bottom w:val="none" w:sz="0" w:space="0" w:color="auto"/>
            <w:right w:val="none" w:sz="0" w:space="0" w:color="auto"/>
          </w:divBdr>
        </w:div>
        <w:div w:id="2019193202">
          <w:marLeft w:val="1267"/>
          <w:marRight w:val="0"/>
          <w:marTop w:val="77"/>
          <w:marBottom w:val="0"/>
          <w:divBdr>
            <w:top w:val="none" w:sz="0" w:space="0" w:color="auto"/>
            <w:left w:val="none" w:sz="0" w:space="0" w:color="auto"/>
            <w:bottom w:val="none" w:sz="0" w:space="0" w:color="auto"/>
            <w:right w:val="none" w:sz="0" w:space="0" w:color="auto"/>
          </w:divBdr>
        </w:div>
      </w:divsChild>
    </w:div>
    <w:div w:id="1601913972">
      <w:bodyDiv w:val="1"/>
      <w:marLeft w:val="0"/>
      <w:marRight w:val="0"/>
      <w:marTop w:val="0"/>
      <w:marBottom w:val="0"/>
      <w:divBdr>
        <w:top w:val="none" w:sz="0" w:space="0" w:color="auto"/>
        <w:left w:val="none" w:sz="0" w:space="0" w:color="auto"/>
        <w:bottom w:val="none" w:sz="0" w:space="0" w:color="auto"/>
        <w:right w:val="none" w:sz="0" w:space="0" w:color="auto"/>
      </w:divBdr>
      <w:divsChild>
        <w:div w:id="244726669">
          <w:marLeft w:val="547"/>
          <w:marRight w:val="0"/>
          <w:marTop w:val="115"/>
          <w:marBottom w:val="0"/>
          <w:divBdr>
            <w:top w:val="none" w:sz="0" w:space="0" w:color="auto"/>
            <w:left w:val="none" w:sz="0" w:space="0" w:color="auto"/>
            <w:bottom w:val="none" w:sz="0" w:space="0" w:color="auto"/>
            <w:right w:val="none" w:sz="0" w:space="0" w:color="auto"/>
          </w:divBdr>
        </w:div>
        <w:div w:id="546375789">
          <w:marLeft w:val="547"/>
          <w:marRight w:val="0"/>
          <w:marTop w:val="115"/>
          <w:marBottom w:val="0"/>
          <w:divBdr>
            <w:top w:val="none" w:sz="0" w:space="0" w:color="auto"/>
            <w:left w:val="none" w:sz="0" w:space="0" w:color="auto"/>
            <w:bottom w:val="none" w:sz="0" w:space="0" w:color="auto"/>
            <w:right w:val="none" w:sz="0" w:space="0" w:color="auto"/>
          </w:divBdr>
        </w:div>
        <w:div w:id="936253293">
          <w:marLeft w:val="547"/>
          <w:marRight w:val="0"/>
          <w:marTop w:val="115"/>
          <w:marBottom w:val="0"/>
          <w:divBdr>
            <w:top w:val="none" w:sz="0" w:space="0" w:color="auto"/>
            <w:left w:val="none" w:sz="0" w:space="0" w:color="auto"/>
            <w:bottom w:val="none" w:sz="0" w:space="0" w:color="auto"/>
            <w:right w:val="none" w:sz="0" w:space="0" w:color="auto"/>
          </w:divBdr>
        </w:div>
        <w:div w:id="1798181388">
          <w:marLeft w:val="547"/>
          <w:marRight w:val="0"/>
          <w:marTop w:val="115"/>
          <w:marBottom w:val="0"/>
          <w:divBdr>
            <w:top w:val="none" w:sz="0" w:space="0" w:color="auto"/>
            <w:left w:val="none" w:sz="0" w:space="0" w:color="auto"/>
            <w:bottom w:val="none" w:sz="0" w:space="0" w:color="auto"/>
            <w:right w:val="none" w:sz="0" w:space="0" w:color="auto"/>
          </w:divBdr>
        </w:div>
      </w:divsChild>
    </w:div>
    <w:div w:id="1602369748">
      <w:bodyDiv w:val="1"/>
      <w:marLeft w:val="0"/>
      <w:marRight w:val="0"/>
      <w:marTop w:val="0"/>
      <w:marBottom w:val="0"/>
      <w:divBdr>
        <w:top w:val="none" w:sz="0" w:space="0" w:color="auto"/>
        <w:left w:val="none" w:sz="0" w:space="0" w:color="auto"/>
        <w:bottom w:val="none" w:sz="0" w:space="0" w:color="auto"/>
        <w:right w:val="none" w:sz="0" w:space="0" w:color="auto"/>
      </w:divBdr>
      <w:divsChild>
        <w:div w:id="180509937">
          <w:marLeft w:val="1166"/>
          <w:marRight w:val="0"/>
          <w:marTop w:val="115"/>
          <w:marBottom w:val="0"/>
          <w:divBdr>
            <w:top w:val="none" w:sz="0" w:space="0" w:color="auto"/>
            <w:left w:val="none" w:sz="0" w:space="0" w:color="auto"/>
            <w:bottom w:val="none" w:sz="0" w:space="0" w:color="auto"/>
            <w:right w:val="none" w:sz="0" w:space="0" w:color="auto"/>
          </w:divBdr>
        </w:div>
        <w:div w:id="786586786">
          <w:marLeft w:val="2520"/>
          <w:marRight w:val="0"/>
          <w:marTop w:val="77"/>
          <w:marBottom w:val="0"/>
          <w:divBdr>
            <w:top w:val="none" w:sz="0" w:space="0" w:color="auto"/>
            <w:left w:val="none" w:sz="0" w:space="0" w:color="auto"/>
            <w:bottom w:val="none" w:sz="0" w:space="0" w:color="auto"/>
            <w:right w:val="none" w:sz="0" w:space="0" w:color="auto"/>
          </w:divBdr>
        </w:div>
        <w:div w:id="853495794">
          <w:marLeft w:val="1800"/>
          <w:marRight w:val="0"/>
          <w:marTop w:val="96"/>
          <w:marBottom w:val="0"/>
          <w:divBdr>
            <w:top w:val="none" w:sz="0" w:space="0" w:color="auto"/>
            <w:left w:val="none" w:sz="0" w:space="0" w:color="auto"/>
            <w:bottom w:val="none" w:sz="0" w:space="0" w:color="auto"/>
            <w:right w:val="none" w:sz="0" w:space="0" w:color="auto"/>
          </w:divBdr>
        </w:div>
        <w:div w:id="966787399">
          <w:marLeft w:val="547"/>
          <w:marRight w:val="0"/>
          <w:marTop w:val="134"/>
          <w:marBottom w:val="0"/>
          <w:divBdr>
            <w:top w:val="none" w:sz="0" w:space="0" w:color="auto"/>
            <w:left w:val="none" w:sz="0" w:space="0" w:color="auto"/>
            <w:bottom w:val="none" w:sz="0" w:space="0" w:color="auto"/>
            <w:right w:val="none" w:sz="0" w:space="0" w:color="auto"/>
          </w:divBdr>
        </w:div>
        <w:div w:id="1217468365">
          <w:marLeft w:val="1800"/>
          <w:marRight w:val="0"/>
          <w:marTop w:val="96"/>
          <w:marBottom w:val="0"/>
          <w:divBdr>
            <w:top w:val="none" w:sz="0" w:space="0" w:color="auto"/>
            <w:left w:val="none" w:sz="0" w:space="0" w:color="auto"/>
            <w:bottom w:val="none" w:sz="0" w:space="0" w:color="auto"/>
            <w:right w:val="none" w:sz="0" w:space="0" w:color="auto"/>
          </w:divBdr>
        </w:div>
        <w:div w:id="1274509071">
          <w:marLeft w:val="1800"/>
          <w:marRight w:val="0"/>
          <w:marTop w:val="96"/>
          <w:marBottom w:val="0"/>
          <w:divBdr>
            <w:top w:val="none" w:sz="0" w:space="0" w:color="auto"/>
            <w:left w:val="none" w:sz="0" w:space="0" w:color="auto"/>
            <w:bottom w:val="none" w:sz="0" w:space="0" w:color="auto"/>
            <w:right w:val="none" w:sz="0" w:space="0" w:color="auto"/>
          </w:divBdr>
        </w:div>
        <w:div w:id="1563099592">
          <w:marLeft w:val="1166"/>
          <w:marRight w:val="0"/>
          <w:marTop w:val="115"/>
          <w:marBottom w:val="0"/>
          <w:divBdr>
            <w:top w:val="none" w:sz="0" w:space="0" w:color="auto"/>
            <w:left w:val="none" w:sz="0" w:space="0" w:color="auto"/>
            <w:bottom w:val="none" w:sz="0" w:space="0" w:color="auto"/>
            <w:right w:val="none" w:sz="0" w:space="0" w:color="auto"/>
          </w:divBdr>
        </w:div>
      </w:divsChild>
    </w:div>
    <w:div w:id="1602879985">
      <w:bodyDiv w:val="1"/>
      <w:marLeft w:val="0"/>
      <w:marRight w:val="0"/>
      <w:marTop w:val="0"/>
      <w:marBottom w:val="0"/>
      <w:divBdr>
        <w:top w:val="none" w:sz="0" w:space="0" w:color="auto"/>
        <w:left w:val="none" w:sz="0" w:space="0" w:color="auto"/>
        <w:bottom w:val="none" w:sz="0" w:space="0" w:color="auto"/>
        <w:right w:val="none" w:sz="0" w:space="0" w:color="auto"/>
      </w:divBdr>
    </w:div>
    <w:div w:id="1603416991">
      <w:bodyDiv w:val="1"/>
      <w:marLeft w:val="0"/>
      <w:marRight w:val="0"/>
      <w:marTop w:val="0"/>
      <w:marBottom w:val="0"/>
      <w:divBdr>
        <w:top w:val="none" w:sz="0" w:space="0" w:color="auto"/>
        <w:left w:val="none" w:sz="0" w:space="0" w:color="auto"/>
        <w:bottom w:val="none" w:sz="0" w:space="0" w:color="auto"/>
        <w:right w:val="none" w:sz="0" w:space="0" w:color="auto"/>
      </w:divBdr>
      <w:divsChild>
        <w:div w:id="551309064">
          <w:marLeft w:val="547"/>
          <w:marRight w:val="0"/>
          <w:marTop w:val="154"/>
          <w:marBottom w:val="0"/>
          <w:divBdr>
            <w:top w:val="none" w:sz="0" w:space="0" w:color="auto"/>
            <w:left w:val="none" w:sz="0" w:space="0" w:color="auto"/>
            <w:bottom w:val="none" w:sz="0" w:space="0" w:color="auto"/>
            <w:right w:val="none" w:sz="0" w:space="0" w:color="auto"/>
          </w:divBdr>
        </w:div>
        <w:div w:id="1890532492">
          <w:marLeft w:val="1166"/>
          <w:marRight w:val="0"/>
          <w:marTop w:val="134"/>
          <w:marBottom w:val="0"/>
          <w:divBdr>
            <w:top w:val="none" w:sz="0" w:space="0" w:color="auto"/>
            <w:left w:val="none" w:sz="0" w:space="0" w:color="auto"/>
            <w:bottom w:val="none" w:sz="0" w:space="0" w:color="auto"/>
            <w:right w:val="none" w:sz="0" w:space="0" w:color="auto"/>
          </w:divBdr>
        </w:div>
      </w:divsChild>
    </w:div>
    <w:div w:id="1603806835">
      <w:bodyDiv w:val="1"/>
      <w:marLeft w:val="0"/>
      <w:marRight w:val="0"/>
      <w:marTop w:val="0"/>
      <w:marBottom w:val="0"/>
      <w:divBdr>
        <w:top w:val="none" w:sz="0" w:space="0" w:color="auto"/>
        <w:left w:val="none" w:sz="0" w:space="0" w:color="auto"/>
        <w:bottom w:val="none" w:sz="0" w:space="0" w:color="auto"/>
        <w:right w:val="none" w:sz="0" w:space="0" w:color="auto"/>
      </w:divBdr>
    </w:div>
    <w:div w:id="1604149671">
      <w:bodyDiv w:val="1"/>
      <w:marLeft w:val="0"/>
      <w:marRight w:val="0"/>
      <w:marTop w:val="0"/>
      <w:marBottom w:val="0"/>
      <w:divBdr>
        <w:top w:val="none" w:sz="0" w:space="0" w:color="auto"/>
        <w:left w:val="none" w:sz="0" w:space="0" w:color="auto"/>
        <w:bottom w:val="none" w:sz="0" w:space="0" w:color="auto"/>
        <w:right w:val="none" w:sz="0" w:space="0" w:color="auto"/>
      </w:divBdr>
      <w:divsChild>
        <w:div w:id="947078104">
          <w:marLeft w:val="0"/>
          <w:marRight w:val="0"/>
          <w:marTop w:val="0"/>
          <w:marBottom w:val="0"/>
          <w:divBdr>
            <w:top w:val="none" w:sz="0" w:space="0" w:color="auto"/>
            <w:left w:val="none" w:sz="0" w:space="0" w:color="auto"/>
            <w:bottom w:val="none" w:sz="0" w:space="0" w:color="auto"/>
            <w:right w:val="none" w:sz="0" w:space="0" w:color="auto"/>
          </w:divBdr>
          <w:divsChild>
            <w:div w:id="87389146">
              <w:marLeft w:val="0"/>
              <w:marRight w:val="0"/>
              <w:marTop w:val="0"/>
              <w:marBottom w:val="0"/>
              <w:divBdr>
                <w:top w:val="none" w:sz="0" w:space="0" w:color="auto"/>
                <w:left w:val="none" w:sz="0" w:space="0" w:color="auto"/>
                <w:bottom w:val="none" w:sz="0" w:space="0" w:color="auto"/>
                <w:right w:val="none" w:sz="0" w:space="0" w:color="auto"/>
              </w:divBdr>
            </w:div>
            <w:div w:id="528221496">
              <w:marLeft w:val="0"/>
              <w:marRight w:val="0"/>
              <w:marTop w:val="0"/>
              <w:marBottom w:val="0"/>
              <w:divBdr>
                <w:top w:val="none" w:sz="0" w:space="0" w:color="auto"/>
                <w:left w:val="none" w:sz="0" w:space="0" w:color="auto"/>
                <w:bottom w:val="none" w:sz="0" w:space="0" w:color="auto"/>
                <w:right w:val="none" w:sz="0" w:space="0" w:color="auto"/>
              </w:divBdr>
            </w:div>
            <w:div w:id="18477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1772">
      <w:bodyDiv w:val="1"/>
      <w:marLeft w:val="0"/>
      <w:marRight w:val="0"/>
      <w:marTop w:val="0"/>
      <w:marBottom w:val="0"/>
      <w:divBdr>
        <w:top w:val="none" w:sz="0" w:space="0" w:color="auto"/>
        <w:left w:val="none" w:sz="0" w:space="0" w:color="auto"/>
        <w:bottom w:val="none" w:sz="0" w:space="0" w:color="auto"/>
        <w:right w:val="none" w:sz="0" w:space="0" w:color="auto"/>
      </w:divBdr>
    </w:div>
    <w:div w:id="1605458377">
      <w:bodyDiv w:val="1"/>
      <w:marLeft w:val="0"/>
      <w:marRight w:val="0"/>
      <w:marTop w:val="0"/>
      <w:marBottom w:val="0"/>
      <w:divBdr>
        <w:top w:val="none" w:sz="0" w:space="0" w:color="auto"/>
        <w:left w:val="none" w:sz="0" w:space="0" w:color="auto"/>
        <w:bottom w:val="none" w:sz="0" w:space="0" w:color="auto"/>
        <w:right w:val="none" w:sz="0" w:space="0" w:color="auto"/>
      </w:divBdr>
    </w:div>
    <w:div w:id="1605919171">
      <w:bodyDiv w:val="1"/>
      <w:marLeft w:val="0"/>
      <w:marRight w:val="0"/>
      <w:marTop w:val="0"/>
      <w:marBottom w:val="0"/>
      <w:divBdr>
        <w:top w:val="none" w:sz="0" w:space="0" w:color="auto"/>
        <w:left w:val="none" w:sz="0" w:space="0" w:color="auto"/>
        <w:bottom w:val="none" w:sz="0" w:space="0" w:color="auto"/>
        <w:right w:val="none" w:sz="0" w:space="0" w:color="auto"/>
      </w:divBdr>
    </w:div>
    <w:div w:id="1606231877">
      <w:bodyDiv w:val="1"/>
      <w:marLeft w:val="0"/>
      <w:marRight w:val="0"/>
      <w:marTop w:val="0"/>
      <w:marBottom w:val="0"/>
      <w:divBdr>
        <w:top w:val="none" w:sz="0" w:space="0" w:color="auto"/>
        <w:left w:val="none" w:sz="0" w:space="0" w:color="auto"/>
        <w:bottom w:val="none" w:sz="0" w:space="0" w:color="auto"/>
        <w:right w:val="none" w:sz="0" w:space="0" w:color="auto"/>
      </w:divBdr>
    </w:div>
    <w:div w:id="1607807532">
      <w:bodyDiv w:val="1"/>
      <w:marLeft w:val="0"/>
      <w:marRight w:val="0"/>
      <w:marTop w:val="0"/>
      <w:marBottom w:val="0"/>
      <w:divBdr>
        <w:top w:val="none" w:sz="0" w:space="0" w:color="auto"/>
        <w:left w:val="none" w:sz="0" w:space="0" w:color="auto"/>
        <w:bottom w:val="none" w:sz="0" w:space="0" w:color="auto"/>
        <w:right w:val="none" w:sz="0" w:space="0" w:color="auto"/>
      </w:divBdr>
    </w:div>
    <w:div w:id="1609465489">
      <w:bodyDiv w:val="1"/>
      <w:marLeft w:val="0"/>
      <w:marRight w:val="0"/>
      <w:marTop w:val="0"/>
      <w:marBottom w:val="0"/>
      <w:divBdr>
        <w:top w:val="none" w:sz="0" w:space="0" w:color="auto"/>
        <w:left w:val="none" w:sz="0" w:space="0" w:color="auto"/>
        <w:bottom w:val="none" w:sz="0" w:space="0" w:color="auto"/>
        <w:right w:val="none" w:sz="0" w:space="0" w:color="auto"/>
      </w:divBdr>
    </w:div>
    <w:div w:id="1609970652">
      <w:bodyDiv w:val="1"/>
      <w:marLeft w:val="0"/>
      <w:marRight w:val="0"/>
      <w:marTop w:val="0"/>
      <w:marBottom w:val="0"/>
      <w:divBdr>
        <w:top w:val="none" w:sz="0" w:space="0" w:color="auto"/>
        <w:left w:val="none" w:sz="0" w:space="0" w:color="auto"/>
        <w:bottom w:val="none" w:sz="0" w:space="0" w:color="auto"/>
        <w:right w:val="none" w:sz="0" w:space="0" w:color="auto"/>
      </w:divBdr>
      <w:divsChild>
        <w:div w:id="1016813176">
          <w:marLeft w:val="547"/>
          <w:marRight w:val="0"/>
          <w:marTop w:val="154"/>
          <w:marBottom w:val="0"/>
          <w:divBdr>
            <w:top w:val="none" w:sz="0" w:space="0" w:color="auto"/>
            <w:left w:val="none" w:sz="0" w:space="0" w:color="auto"/>
            <w:bottom w:val="none" w:sz="0" w:space="0" w:color="auto"/>
            <w:right w:val="none" w:sz="0" w:space="0" w:color="auto"/>
          </w:divBdr>
        </w:div>
        <w:div w:id="1278290326">
          <w:marLeft w:val="1166"/>
          <w:marRight w:val="0"/>
          <w:marTop w:val="134"/>
          <w:marBottom w:val="0"/>
          <w:divBdr>
            <w:top w:val="none" w:sz="0" w:space="0" w:color="auto"/>
            <w:left w:val="none" w:sz="0" w:space="0" w:color="auto"/>
            <w:bottom w:val="none" w:sz="0" w:space="0" w:color="auto"/>
            <w:right w:val="none" w:sz="0" w:space="0" w:color="auto"/>
          </w:divBdr>
        </w:div>
        <w:div w:id="1447893263">
          <w:marLeft w:val="1166"/>
          <w:marRight w:val="0"/>
          <w:marTop w:val="134"/>
          <w:marBottom w:val="0"/>
          <w:divBdr>
            <w:top w:val="none" w:sz="0" w:space="0" w:color="auto"/>
            <w:left w:val="none" w:sz="0" w:space="0" w:color="auto"/>
            <w:bottom w:val="none" w:sz="0" w:space="0" w:color="auto"/>
            <w:right w:val="none" w:sz="0" w:space="0" w:color="auto"/>
          </w:divBdr>
        </w:div>
        <w:div w:id="1728458880">
          <w:marLeft w:val="1166"/>
          <w:marRight w:val="0"/>
          <w:marTop w:val="134"/>
          <w:marBottom w:val="0"/>
          <w:divBdr>
            <w:top w:val="none" w:sz="0" w:space="0" w:color="auto"/>
            <w:left w:val="none" w:sz="0" w:space="0" w:color="auto"/>
            <w:bottom w:val="none" w:sz="0" w:space="0" w:color="auto"/>
            <w:right w:val="none" w:sz="0" w:space="0" w:color="auto"/>
          </w:divBdr>
        </w:div>
        <w:div w:id="1812597443">
          <w:marLeft w:val="1166"/>
          <w:marRight w:val="0"/>
          <w:marTop w:val="134"/>
          <w:marBottom w:val="0"/>
          <w:divBdr>
            <w:top w:val="none" w:sz="0" w:space="0" w:color="auto"/>
            <w:left w:val="none" w:sz="0" w:space="0" w:color="auto"/>
            <w:bottom w:val="none" w:sz="0" w:space="0" w:color="auto"/>
            <w:right w:val="none" w:sz="0" w:space="0" w:color="auto"/>
          </w:divBdr>
        </w:div>
        <w:div w:id="1853760667">
          <w:marLeft w:val="547"/>
          <w:marRight w:val="0"/>
          <w:marTop w:val="173"/>
          <w:marBottom w:val="0"/>
          <w:divBdr>
            <w:top w:val="none" w:sz="0" w:space="0" w:color="auto"/>
            <w:left w:val="none" w:sz="0" w:space="0" w:color="auto"/>
            <w:bottom w:val="none" w:sz="0" w:space="0" w:color="auto"/>
            <w:right w:val="none" w:sz="0" w:space="0" w:color="auto"/>
          </w:divBdr>
        </w:div>
        <w:div w:id="1940289295">
          <w:marLeft w:val="1166"/>
          <w:marRight w:val="0"/>
          <w:marTop w:val="134"/>
          <w:marBottom w:val="0"/>
          <w:divBdr>
            <w:top w:val="none" w:sz="0" w:space="0" w:color="auto"/>
            <w:left w:val="none" w:sz="0" w:space="0" w:color="auto"/>
            <w:bottom w:val="none" w:sz="0" w:space="0" w:color="auto"/>
            <w:right w:val="none" w:sz="0" w:space="0" w:color="auto"/>
          </w:divBdr>
        </w:div>
      </w:divsChild>
    </w:div>
    <w:div w:id="1610970104">
      <w:bodyDiv w:val="1"/>
      <w:marLeft w:val="0"/>
      <w:marRight w:val="0"/>
      <w:marTop w:val="0"/>
      <w:marBottom w:val="0"/>
      <w:divBdr>
        <w:top w:val="none" w:sz="0" w:space="0" w:color="auto"/>
        <w:left w:val="none" w:sz="0" w:space="0" w:color="auto"/>
        <w:bottom w:val="none" w:sz="0" w:space="0" w:color="auto"/>
        <w:right w:val="none" w:sz="0" w:space="0" w:color="auto"/>
      </w:divBdr>
    </w:div>
    <w:div w:id="1611621209">
      <w:bodyDiv w:val="1"/>
      <w:marLeft w:val="0"/>
      <w:marRight w:val="0"/>
      <w:marTop w:val="0"/>
      <w:marBottom w:val="0"/>
      <w:divBdr>
        <w:top w:val="none" w:sz="0" w:space="0" w:color="auto"/>
        <w:left w:val="none" w:sz="0" w:space="0" w:color="auto"/>
        <w:bottom w:val="none" w:sz="0" w:space="0" w:color="auto"/>
        <w:right w:val="none" w:sz="0" w:space="0" w:color="auto"/>
      </w:divBdr>
    </w:div>
    <w:div w:id="1612127573">
      <w:bodyDiv w:val="1"/>
      <w:marLeft w:val="0"/>
      <w:marRight w:val="0"/>
      <w:marTop w:val="0"/>
      <w:marBottom w:val="0"/>
      <w:divBdr>
        <w:top w:val="none" w:sz="0" w:space="0" w:color="auto"/>
        <w:left w:val="none" w:sz="0" w:space="0" w:color="auto"/>
        <w:bottom w:val="none" w:sz="0" w:space="0" w:color="auto"/>
        <w:right w:val="none" w:sz="0" w:space="0" w:color="auto"/>
      </w:divBdr>
    </w:div>
    <w:div w:id="1612932312">
      <w:bodyDiv w:val="1"/>
      <w:marLeft w:val="0"/>
      <w:marRight w:val="0"/>
      <w:marTop w:val="0"/>
      <w:marBottom w:val="0"/>
      <w:divBdr>
        <w:top w:val="none" w:sz="0" w:space="0" w:color="auto"/>
        <w:left w:val="none" w:sz="0" w:space="0" w:color="auto"/>
        <w:bottom w:val="none" w:sz="0" w:space="0" w:color="auto"/>
        <w:right w:val="none" w:sz="0" w:space="0" w:color="auto"/>
      </w:divBdr>
    </w:div>
    <w:div w:id="1613245120">
      <w:bodyDiv w:val="1"/>
      <w:marLeft w:val="0"/>
      <w:marRight w:val="0"/>
      <w:marTop w:val="0"/>
      <w:marBottom w:val="0"/>
      <w:divBdr>
        <w:top w:val="none" w:sz="0" w:space="0" w:color="auto"/>
        <w:left w:val="none" w:sz="0" w:space="0" w:color="auto"/>
        <w:bottom w:val="none" w:sz="0" w:space="0" w:color="auto"/>
        <w:right w:val="none" w:sz="0" w:space="0" w:color="auto"/>
      </w:divBdr>
    </w:div>
    <w:div w:id="1613394917">
      <w:bodyDiv w:val="1"/>
      <w:marLeft w:val="0"/>
      <w:marRight w:val="0"/>
      <w:marTop w:val="0"/>
      <w:marBottom w:val="0"/>
      <w:divBdr>
        <w:top w:val="none" w:sz="0" w:space="0" w:color="auto"/>
        <w:left w:val="none" w:sz="0" w:space="0" w:color="auto"/>
        <w:bottom w:val="none" w:sz="0" w:space="0" w:color="auto"/>
        <w:right w:val="none" w:sz="0" w:space="0" w:color="auto"/>
      </w:divBdr>
    </w:div>
    <w:div w:id="1615019048">
      <w:bodyDiv w:val="1"/>
      <w:marLeft w:val="0"/>
      <w:marRight w:val="0"/>
      <w:marTop w:val="0"/>
      <w:marBottom w:val="0"/>
      <w:divBdr>
        <w:top w:val="none" w:sz="0" w:space="0" w:color="auto"/>
        <w:left w:val="none" w:sz="0" w:space="0" w:color="auto"/>
        <w:bottom w:val="none" w:sz="0" w:space="0" w:color="auto"/>
        <w:right w:val="none" w:sz="0" w:space="0" w:color="auto"/>
      </w:divBdr>
    </w:div>
    <w:div w:id="1616936596">
      <w:bodyDiv w:val="1"/>
      <w:marLeft w:val="0"/>
      <w:marRight w:val="0"/>
      <w:marTop w:val="0"/>
      <w:marBottom w:val="0"/>
      <w:divBdr>
        <w:top w:val="none" w:sz="0" w:space="0" w:color="auto"/>
        <w:left w:val="none" w:sz="0" w:space="0" w:color="auto"/>
        <w:bottom w:val="none" w:sz="0" w:space="0" w:color="auto"/>
        <w:right w:val="none" w:sz="0" w:space="0" w:color="auto"/>
      </w:divBdr>
    </w:div>
    <w:div w:id="1618484763">
      <w:bodyDiv w:val="1"/>
      <w:marLeft w:val="0"/>
      <w:marRight w:val="0"/>
      <w:marTop w:val="0"/>
      <w:marBottom w:val="0"/>
      <w:divBdr>
        <w:top w:val="none" w:sz="0" w:space="0" w:color="auto"/>
        <w:left w:val="none" w:sz="0" w:space="0" w:color="auto"/>
        <w:bottom w:val="none" w:sz="0" w:space="0" w:color="auto"/>
        <w:right w:val="none" w:sz="0" w:space="0" w:color="auto"/>
      </w:divBdr>
    </w:div>
    <w:div w:id="1618634967">
      <w:bodyDiv w:val="1"/>
      <w:marLeft w:val="0"/>
      <w:marRight w:val="0"/>
      <w:marTop w:val="0"/>
      <w:marBottom w:val="0"/>
      <w:divBdr>
        <w:top w:val="none" w:sz="0" w:space="0" w:color="auto"/>
        <w:left w:val="none" w:sz="0" w:space="0" w:color="auto"/>
        <w:bottom w:val="none" w:sz="0" w:space="0" w:color="auto"/>
        <w:right w:val="none" w:sz="0" w:space="0" w:color="auto"/>
      </w:divBdr>
      <w:divsChild>
        <w:div w:id="210698696">
          <w:marLeft w:val="1166"/>
          <w:marRight w:val="0"/>
          <w:marTop w:val="77"/>
          <w:marBottom w:val="0"/>
          <w:divBdr>
            <w:top w:val="none" w:sz="0" w:space="0" w:color="auto"/>
            <w:left w:val="none" w:sz="0" w:space="0" w:color="auto"/>
            <w:bottom w:val="none" w:sz="0" w:space="0" w:color="auto"/>
            <w:right w:val="none" w:sz="0" w:space="0" w:color="auto"/>
          </w:divBdr>
        </w:div>
        <w:div w:id="256257232">
          <w:marLeft w:val="547"/>
          <w:marRight w:val="0"/>
          <w:marTop w:val="86"/>
          <w:marBottom w:val="0"/>
          <w:divBdr>
            <w:top w:val="none" w:sz="0" w:space="0" w:color="auto"/>
            <w:left w:val="none" w:sz="0" w:space="0" w:color="auto"/>
            <w:bottom w:val="none" w:sz="0" w:space="0" w:color="auto"/>
            <w:right w:val="none" w:sz="0" w:space="0" w:color="auto"/>
          </w:divBdr>
        </w:div>
        <w:div w:id="896816339">
          <w:marLeft w:val="547"/>
          <w:marRight w:val="0"/>
          <w:marTop w:val="86"/>
          <w:marBottom w:val="0"/>
          <w:divBdr>
            <w:top w:val="none" w:sz="0" w:space="0" w:color="auto"/>
            <w:left w:val="none" w:sz="0" w:space="0" w:color="auto"/>
            <w:bottom w:val="none" w:sz="0" w:space="0" w:color="auto"/>
            <w:right w:val="none" w:sz="0" w:space="0" w:color="auto"/>
          </w:divBdr>
        </w:div>
        <w:div w:id="1244145650">
          <w:marLeft w:val="1166"/>
          <w:marRight w:val="0"/>
          <w:marTop w:val="77"/>
          <w:marBottom w:val="0"/>
          <w:divBdr>
            <w:top w:val="none" w:sz="0" w:space="0" w:color="auto"/>
            <w:left w:val="none" w:sz="0" w:space="0" w:color="auto"/>
            <w:bottom w:val="none" w:sz="0" w:space="0" w:color="auto"/>
            <w:right w:val="none" w:sz="0" w:space="0" w:color="auto"/>
          </w:divBdr>
        </w:div>
        <w:div w:id="1511288009">
          <w:marLeft w:val="547"/>
          <w:marRight w:val="0"/>
          <w:marTop w:val="86"/>
          <w:marBottom w:val="0"/>
          <w:divBdr>
            <w:top w:val="none" w:sz="0" w:space="0" w:color="auto"/>
            <w:left w:val="none" w:sz="0" w:space="0" w:color="auto"/>
            <w:bottom w:val="none" w:sz="0" w:space="0" w:color="auto"/>
            <w:right w:val="none" w:sz="0" w:space="0" w:color="auto"/>
          </w:divBdr>
        </w:div>
        <w:div w:id="1546064238">
          <w:marLeft w:val="547"/>
          <w:marRight w:val="0"/>
          <w:marTop w:val="96"/>
          <w:marBottom w:val="0"/>
          <w:divBdr>
            <w:top w:val="none" w:sz="0" w:space="0" w:color="auto"/>
            <w:left w:val="none" w:sz="0" w:space="0" w:color="auto"/>
            <w:bottom w:val="none" w:sz="0" w:space="0" w:color="auto"/>
            <w:right w:val="none" w:sz="0" w:space="0" w:color="auto"/>
          </w:divBdr>
        </w:div>
        <w:div w:id="1660688897">
          <w:marLeft w:val="1166"/>
          <w:marRight w:val="0"/>
          <w:marTop w:val="77"/>
          <w:marBottom w:val="0"/>
          <w:divBdr>
            <w:top w:val="none" w:sz="0" w:space="0" w:color="auto"/>
            <w:left w:val="none" w:sz="0" w:space="0" w:color="auto"/>
            <w:bottom w:val="none" w:sz="0" w:space="0" w:color="auto"/>
            <w:right w:val="none" w:sz="0" w:space="0" w:color="auto"/>
          </w:divBdr>
        </w:div>
        <w:div w:id="1753090331">
          <w:marLeft w:val="1166"/>
          <w:marRight w:val="0"/>
          <w:marTop w:val="77"/>
          <w:marBottom w:val="0"/>
          <w:divBdr>
            <w:top w:val="none" w:sz="0" w:space="0" w:color="auto"/>
            <w:left w:val="none" w:sz="0" w:space="0" w:color="auto"/>
            <w:bottom w:val="none" w:sz="0" w:space="0" w:color="auto"/>
            <w:right w:val="none" w:sz="0" w:space="0" w:color="auto"/>
          </w:divBdr>
        </w:div>
        <w:div w:id="1791782654">
          <w:marLeft w:val="1166"/>
          <w:marRight w:val="0"/>
          <w:marTop w:val="77"/>
          <w:marBottom w:val="0"/>
          <w:divBdr>
            <w:top w:val="none" w:sz="0" w:space="0" w:color="auto"/>
            <w:left w:val="none" w:sz="0" w:space="0" w:color="auto"/>
            <w:bottom w:val="none" w:sz="0" w:space="0" w:color="auto"/>
            <w:right w:val="none" w:sz="0" w:space="0" w:color="auto"/>
          </w:divBdr>
        </w:div>
        <w:div w:id="1795245236">
          <w:marLeft w:val="1166"/>
          <w:marRight w:val="0"/>
          <w:marTop w:val="77"/>
          <w:marBottom w:val="0"/>
          <w:divBdr>
            <w:top w:val="none" w:sz="0" w:space="0" w:color="auto"/>
            <w:left w:val="none" w:sz="0" w:space="0" w:color="auto"/>
            <w:bottom w:val="none" w:sz="0" w:space="0" w:color="auto"/>
            <w:right w:val="none" w:sz="0" w:space="0" w:color="auto"/>
          </w:divBdr>
        </w:div>
        <w:div w:id="1896426498">
          <w:marLeft w:val="1166"/>
          <w:marRight w:val="0"/>
          <w:marTop w:val="77"/>
          <w:marBottom w:val="0"/>
          <w:divBdr>
            <w:top w:val="none" w:sz="0" w:space="0" w:color="auto"/>
            <w:left w:val="none" w:sz="0" w:space="0" w:color="auto"/>
            <w:bottom w:val="none" w:sz="0" w:space="0" w:color="auto"/>
            <w:right w:val="none" w:sz="0" w:space="0" w:color="auto"/>
          </w:divBdr>
        </w:div>
        <w:div w:id="1920094374">
          <w:marLeft w:val="1166"/>
          <w:marRight w:val="0"/>
          <w:marTop w:val="77"/>
          <w:marBottom w:val="0"/>
          <w:divBdr>
            <w:top w:val="none" w:sz="0" w:space="0" w:color="auto"/>
            <w:left w:val="none" w:sz="0" w:space="0" w:color="auto"/>
            <w:bottom w:val="none" w:sz="0" w:space="0" w:color="auto"/>
            <w:right w:val="none" w:sz="0" w:space="0" w:color="auto"/>
          </w:divBdr>
        </w:div>
      </w:divsChild>
    </w:div>
    <w:div w:id="1618756602">
      <w:bodyDiv w:val="1"/>
      <w:marLeft w:val="0"/>
      <w:marRight w:val="0"/>
      <w:marTop w:val="0"/>
      <w:marBottom w:val="0"/>
      <w:divBdr>
        <w:top w:val="none" w:sz="0" w:space="0" w:color="auto"/>
        <w:left w:val="none" w:sz="0" w:space="0" w:color="auto"/>
        <w:bottom w:val="none" w:sz="0" w:space="0" w:color="auto"/>
        <w:right w:val="none" w:sz="0" w:space="0" w:color="auto"/>
      </w:divBdr>
      <w:divsChild>
        <w:div w:id="15424012">
          <w:marLeft w:val="1080"/>
          <w:marRight w:val="0"/>
          <w:marTop w:val="100"/>
          <w:marBottom w:val="0"/>
          <w:divBdr>
            <w:top w:val="none" w:sz="0" w:space="0" w:color="auto"/>
            <w:left w:val="none" w:sz="0" w:space="0" w:color="auto"/>
            <w:bottom w:val="none" w:sz="0" w:space="0" w:color="auto"/>
            <w:right w:val="none" w:sz="0" w:space="0" w:color="auto"/>
          </w:divBdr>
        </w:div>
        <w:div w:id="81264825">
          <w:marLeft w:val="360"/>
          <w:marRight w:val="0"/>
          <w:marTop w:val="200"/>
          <w:marBottom w:val="0"/>
          <w:divBdr>
            <w:top w:val="none" w:sz="0" w:space="0" w:color="auto"/>
            <w:left w:val="none" w:sz="0" w:space="0" w:color="auto"/>
            <w:bottom w:val="none" w:sz="0" w:space="0" w:color="auto"/>
            <w:right w:val="none" w:sz="0" w:space="0" w:color="auto"/>
          </w:divBdr>
        </w:div>
        <w:div w:id="378478551">
          <w:marLeft w:val="1080"/>
          <w:marRight w:val="0"/>
          <w:marTop w:val="100"/>
          <w:marBottom w:val="0"/>
          <w:divBdr>
            <w:top w:val="none" w:sz="0" w:space="0" w:color="auto"/>
            <w:left w:val="none" w:sz="0" w:space="0" w:color="auto"/>
            <w:bottom w:val="none" w:sz="0" w:space="0" w:color="auto"/>
            <w:right w:val="none" w:sz="0" w:space="0" w:color="auto"/>
          </w:divBdr>
        </w:div>
        <w:div w:id="676463992">
          <w:marLeft w:val="360"/>
          <w:marRight w:val="0"/>
          <w:marTop w:val="200"/>
          <w:marBottom w:val="0"/>
          <w:divBdr>
            <w:top w:val="none" w:sz="0" w:space="0" w:color="auto"/>
            <w:left w:val="none" w:sz="0" w:space="0" w:color="auto"/>
            <w:bottom w:val="none" w:sz="0" w:space="0" w:color="auto"/>
            <w:right w:val="none" w:sz="0" w:space="0" w:color="auto"/>
          </w:divBdr>
        </w:div>
        <w:div w:id="1327050918">
          <w:marLeft w:val="360"/>
          <w:marRight w:val="0"/>
          <w:marTop w:val="200"/>
          <w:marBottom w:val="0"/>
          <w:divBdr>
            <w:top w:val="none" w:sz="0" w:space="0" w:color="auto"/>
            <w:left w:val="none" w:sz="0" w:space="0" w:color="auto"/>
            <w:bottom w:val="none" w:sz="0" w:space="0" w:color="auto"/>
            <w:right w:val="none" w:sz="0" w:space="0" w:color="auto"/>
          </w:divBdr>
        </w:div>
      </w:divsChild>
    </w:div>
    <w:div w:id="1620644117">
      <w:bodyDiv w:val="1"/>
      <w:marLeft w:val="0"/>
      <w:marRight w:val="0"/>
      <w:marTop w:val="0"/>
      <w:marBottom w:val="0"/>
      <w:divBdr>
        <w:top w:val="none" w:sz="0" w:space="0" w:color="auto"/>
        <w:left w:val="none" w:sz="0" w:space="0" w:color="auto"/>
        <w:bottom w:val="none" w:sz="0" w:space="0" w:color="auto"/>
        <w:right w:val="none" w:sz="0" w:space="0" w:color="auto"/>
      </w:divBdr>
      <w:divsChild>
        <w:div w:id="114063845">
          <w:marLeft w:val="1166"/>
          <w:marRight w:val="0"/>
          <w:marTop w:val="96"/>
          <w:marBottom w:val="0"/>
          <w:divBdr>
            <w:top w:val="none" w:sz="0" w:space="0" w:color="auto"/>
            <w:left w:val="none" w:sz="0" w:space="0" w:color="auto"/>
            <w:bottom w:val="none" w:sz="0" w:space="0" w:color="auto"/>
            <w:right w:val="none" w:sz="0" w:space="0" w:color="auto"/>
          </w:divBdr>
        </w:div>
        <w:div w:id="310057778">
          <w:marLeft w:val="547"/>
          <w:marRight w:val="0"/>
          <w:marTop w:val="115"/>
          <w:marBottom w:val="0"/>
          <w:divBdr>
            <w:top w:val="none" w:sz="0" w:space="0" w:color="auto"/>
            <w:left w:val="none" w:sz="0" w:space="0" w:color="auto"/>
            <w:bottom w:val="none" w:sz="0" w:space="0" w:color="auto"/>
            <w:right w:val="none" w:sz="0" w:space="0" w:color="auto"/>
          </w:divBdr>
        </w:div>
        <w:div w:id="1007486863">
          <w:marLeft w:val="547"/>
          <w:marRight w:val="0"/>
          <w:marTop w:val="115"/>
          <w:marBottom w:val="0"/>
          <w:divBdr>
            <w:top w:val="none" w:sz="0" w:space="0" w:color="auto"/>
            <w:left w:val="none" w:sz="0" w:space="0" w:color="auto"/>
            <w:bottom w:val="none" w:sz="0" w:space="0" w:color="auto"/>
            <w:right w:val="none" w:sz="0" w:space="0" w:color="auto"/>
          </w:divBdr>
        </w:div>
        <w:div w:id="1008874497">
          <w:marLeft w:val="1166"/>
          <w:marRight w:val="0"/>
          <w:marTop w:val="96"/>
          <w:marBottom w:val="0"/>
          <w:divBdr>
            <w:top w:val="none" w:sz="0" w:space="0" w:color="auto"/>
            <w:left w:val="none" w:sz="0" w:space="0" w:color="auto"/>
            <w:bottom w:val="none" w:sz="0" w:space="0" w:color="auto"/>
            <w:right w:val="none" w:sz="0" w:space="0" w:color="auto"/>
          </w:divBdr>
        </w:div>
        <w:div w:id="1205798005">
          <w:marLeft w:val="1166"/>
          <w:marRight w:val="0"/>
          <w:marTop w:val="96"/>
          <w:marBottom w:val="0"/>
          <w:divBdr>
            <w:top w:val="none" w:sz="0" w:space="0" w:color="auto"/>
            <w:left w:val="none" w:sz="0" w:space="0" w:color="auto"/>
            <w:bottom w:val="none" w:sz="0" w:space="0" w:color="auto"/>
            <w:right w:val="none" w:sz="0" w:space="0" w:color="auto"/>
          </w:divBdr>
        </w:div>
        <w:div w:id="1213466245">
          <w:marLeft w:val="1166"/>
          <w:marRight w:val="0"/>
          <w:marTop w:val="96"/>
          <w:marBottom w:val="0"/>
          <w:divBdr>
            <w:top w:val="none" w:sz="0" w:space="0" w:color="auto"/>
            <w:left w:val="none" w:sz="0" w:space="0" w:color="auto"/>
            <w:bottom w:val="none" w:sz="0" w:space="0" w:color="auto"/>
            <w:right w:val="none" w:sz="0" w:space="0" w:color="auto"/>
          </w:divBdr>
        </w:div>
        <w:div w:id="2104910404">
          <w:marLeft w:val="1166"/>
          <w:marRight w:val="0"/>
          <w:marTop w:val="96"/>
          <w:marBottom w:val="0"/>
          <w:divBdr>
            <w:top w:val="none" w:sz="0" w:space="0" w:color="auto"/>
            <w:left w:val="none" w:sz="0" w:space="0" w:color="auto"/>
            <w:bottom w:val="none" w:sz="0" w:space="0" w:color="auto"/>
            <w:right w:val="none" w:sz="0" w:space="0" w:color="auto"/>
          </w:divBdr>
        </w:div>
      </w:divsChild>
    </w:div>
    <w:div w:id="1620647261">
      <w:bodyDiv w:val="1"/>
      <w:marLeft w:val="0"/>
      <w:marRight w:val="0"/>
      <w:marTop w:val="0"/>
      <w:marBottom w:val="0"/>
      <w:divBdr>
        <w:top w:val="none" w:sz="0" w:space="0" w:color="auto"/>
        <w:left w:val="none" w:sz="0" w:space="0" w:color="auto"/>
        <w:bottom w:val="none" w:sz="0" w:space="0" w:color="auto"/>
        <w:right w:val="none" w:sz="0" w:space="0" w:color="auto"/>
      </w:divBdr>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
    <w:div w:id="1621181110">
      <w:bodyDiv w:val="1"/>
      <w:marLeft w:val="0"/>
      <w:marRight w:val="0"/>
      <w:marTop w:val="0"/>
      <w:marBottom w:val="0"/>
      <w:divBdr>
        <w:top w:val="none" w:sz="0" w:space="0" w:color="auto"/>
        <w:left w:val="none" w:sz="0" w:space="0" w:color="auto"/>
        <w:bottom w:val="none" w:sz="0" w:space="0" w:color="auto"/>
        <w:right w:val="none" w:sz="0" w:space="0" w:color="auto"/>
      </w:divBdr>
    </w:div>
    <w:div w:id="1621649856">
      <w:bodyDiv w:val="1"/>
      <w:marLeft w:val="0"/>
      <w:marRight w:val="0"/>
      <w:marTop w:val="0"/>
      <w:marBottom w:val="0"/>
      <w:divBdr>
        <w:top w:val="none" w:sz="0" w:space="0" w:color="auto"/>
        <w:left w:val="none" w:sz="0" w:space="0" w:color="auto"/>
        <w:bottom w:val="none" w:sz="0" w:space="0" w:color="auto"/>
        <w:right w:val="none" w:sz="0" w:space="0" w:color="auto"/>
      </w:divBdr>
    </w:div>
    <w:div w:id="1623271577">
      <w:bodyDiv w:val="1"/>
      <w:marLeft w:val="0"/>
      <w:marRight w:val="0"/>
      <w:marTop w:val="0"/>
      <w:marBottom w:val="0"/>
      <w:divBdr>
        <w:top w:val="none" w:sz="0" w:space="0" w:color="auto"/>
        <w:left w:val="none" w:sz="0" w:space="0" w:color="auto"/>
        <w:bottom w:val="none" w:sz="0" w:space="0" w:color="auto"/>
        <w:right w:val="none" w:sz="0" w:space="0" w:color="auto"/>
      </w:divBdr>
      <w:divsChild>
        <w:div w:id="834608416">
          <w:marLeft w:val="1166"/>
          <w:marRight w:val="0"/>
          <w:marTop w:val="115"/>
          <w:marBottom w:val="0"/>
          <w:divBdr>
            <w:top w:val="none" w:sz="0" w:space="0" w:color="auto"/>
            <w:left w:val="none" w:sz="0" w:space="0" w:color="auto"/>
            <w:bottom w:val="none" w:sz="0" w:space="0" w:color="auto"/>
            <w:right w:val="none" w:sz="0" w:space="0" w:color="auto"/>
          </w:divBdr>
        </w:div>
        <w:div w:id="964383910">
          <w:marLeft w:val="547"/>
          <w:marRight w:val="0"/>
          <w:marTop w:val="134"/>
          <w:marBottom w:val="0"/>
          <w:divBdr>
            <w:top w:val="none" w:sz="0" w:space="0" w:color="auto"/>
            <w:left w:val="none" w:sz="0" w:space="0" w:color="auto"/>
            <w:bottom w:val="none" w:sz="0" w:space="0" w:color="auto"/>
            <w:right w:val="none" w:sz="0" w:space="0" w:color="auto"/>
          </w:divBdr>
        </w:div>
        <w:div w:id="1079791844">
          <w:marLeft w:val="1800"/>
          <w:marRight w:val="0"/>
          <w:marTop w:val="96"/>
          <w:marBottom w:val="0"/>
          <w:divBdr>
            <w:top w:val="none" w:sz="0" w:space="0" w:color="auto"/>
            <w:left w:val="none" w:sz="0" w:space="0" w:color="auto"/>
            <w:bottom w:val="none" w:sz="0" w:space="0" w:color="auto"/>
            <w:right w:val="none" w:sz="0" w:space="0" w:color="auto"/>
          </w:divBdr>
        </w:div>
        <w:div w:id="1498494639">
          <w:marLeft w:val="1800"/>
          <w:marRight w:val="0"/>
          <w:marTop w:val="96"/>
          <w:marBottom w:val="0"/>
          <w:divBdr>
            <w:top w:val="none" w:sz="0" w:space="0" w:color="auto"/>
            <w:left w:val="none" w:sz="0" w:space="0" w:color="auto"/>
            <w:bottom w:val="none" w:sz="0" w:space="0" w:color="auto"/>
            <w:right w:val="none" w:sz="0" w:space="0" w:color="auto"/>
          </w:divBdr>
        </w:div>
        <w:div w:id="1568032326">
          <w:marLeft w:val="1166"/>
          <w:marRight w:val="0"/>
          <w:marTop w:val="115"/>
          <w:marBottom w:val="0"/>
          <w:divBdr>
            <w:top w:val="none" w:sz="0" w:space="0" w:color="auto"/>
            <w:left w:val="none" w:sz="0" w:space="0" w:color="auto"/>
            <w:bottom w:val="none" w:sz="0" w:space="0" w:color="auto"/>
            <w:right w:val="none" w:sz="0" w:space="0" w:color="auto"/>
          </w:divBdr>
        </w:div>
      </w:divsChild>
    </w:div>
    <w:div w:id="1624068736">
      <w:bodyDiv w:val="1"/>
      <w:marLeft w:val="0"/>
      <w:marRight w:val="0"/>
      <w:marTop w:val="0"/>
      <w:marBottom w:val="0"/>
      <w:divBdr>
        <w:top w:val="none" w:sz="0" w:space="0" w:color="auto"/>
        <w:left w:val="none" w:sz="0" w:space="0" w:color="auto"/>
        <w:bottom w:val="none" w:sz="0" w:space="0" w:color="auto"/>
        <w:right w:val="none" w:sz="0" w:space="0" w:color="auto"/>
      </w:divBdr>
      <w:divsChild>
        <w:div w:id="762652157">
          <w:marLeft w:val="547"/>
          <w:marRight w:val="0"/>
          <w:marTop w:val="154"/>
          <w:marBottom w:val="0"/>
          <w:divBdr>
            <w:top w:val="none" w:sz="0" w:space="0" w:color="auto"/>
            <w:left w:val="none" w:sz="0" w:space="0" w:color="auto"/>
            <w:bottom w:val="none" w:sz="0" w:space="0" w:color="auto"/>
            <w:right w:val="none" w:sz="0" w:space="0" w:color="auto"/>
          </w:divBdr>
        </w:div>
      </w:divsChild>
    </w:div>
    <w:div w:id="1624730577">
      <w:bodyDiv w:val="1"/>
      <w:marLeft w:val="0"/>
      <w:marRight w:val="0"/>
      <w:marTop w:val="0"/>
      <w:marBottom w:val="0"/>
      <w:divBdr>
        <w:top w:val="none" w:sz="0" w:space="0" w:color="auto"/>
        <w:left w:val="none" w:sz="0" w:space="0" w:color="auto"/>
        <w:bottom w:val="none" w:sz="0" w:space="0" w:color="auto"/>
        <w:right w:val="none" w:sz="0" w:space="0" w:color="auto"/>
      </w:divBdr>
    </w:div>
    <w:div w:id="1624919402">
      <w:bodyDiv w:val="1"/>
      <w:marLeft w:val="0"/>
      <w:marRight w:val="0"/>
      <w:marTop w:val="0"/>
      <w:marBottom w:val="0"/>
      <w:divBdr>
        <w:top w:val="none" w:sz="0" w:space="0" w:color="auto"/>
        <w:left w:val="none" w:sz="0" w:space="0" w:color="auto"/>
        <w:bottom w:val="none" w:sz="0" w:space="0" w:color="auto"/>
        <w:right w:val="none" w:sz="0" w:space="0" w:color="auto"/>
      </w:divBdr>
      <w:divsChild>
        <w:div w:id="601501179">
          <w:marLeft w:val="360"/>
          <w:marRight w:val="0"/>
          <w:marTop w:val="200"/>
          <w:marBottom w:val="0"/>
          <w:divBdr>
            <w:top w:val="none" w:sz="0" w:space="0" w:color="auto"/>
            <w:left w:val="none" w:sz="0" w:space="0" w:color="auto"/>
            <w:bottom w:val="none" w:sz="0" w:space="0" w:color="auto"/>
            <w:right w:val="none" w:sz="0" w:space="0" w:color="auto"/>
          </w:divBdr>
        </w:div>
        <w:div w:id="869100974">
          <w:marLeft w:val="360"/>
          <w:marRight w:val="0"/>
          <w:marTop w:val="200"/>
          <w:marBottom w:val="0"/>
          <w:divBdr>
            <w:top w:val="none" w:sz="0" w:space="0" w:color="auto"/>
            <w:left w:val="none" w:sz="0" w:space="0" w:color="auto"/>
            <w:bottom w:val="none" w:sz="0" w:space="0" w:color="auto"/>
            <w:right w:val="none" w:sz="0" w:space="0" w:color="auto"/>
          </w:divBdr>
        </w:div>
        <w:div w:id="953294222">
          <w:marLeft w:val="360"/>
          <w:marRight w:val="0"/>
          <w:marTop w:val="200"/>
          <w:marBottom w:val="0"/>
          <w:divBdr>
            <w:top w:val="none" w:sz="0" w:space="0" w:color="auto"/>
            <w:left w:val="none" w:sz="0" w:space="0" w:color="auto"/>
            <w:bottom w:val="none" w:sz="0" w:space="0" w:color="auto"/>
            <w:right w:val="none" w:sz="0" w:space="0" w:color="auto"/>
          </w:divBdr>
        </w:div>
        <w:div w:id="1321929081">
          <w:marLeft w:val="360"/>
          <w:marRight w:val="0"/>
          <w:marTop w:val="200"/>
          <w:marBottom w:val="0"/>
          <w:divBdr>
            <w:top w:val="none" w:sz="0" w:space="0" w:color="auto"/>
            <w:left w:val="none" w:sz="0" w:space="0" w:color="auto"/>
            <w:bottom w:val="none" w:sz="0" w:space="0" w:color="auto"/>
            <w:right w:val="none" w:sz="0" w:space="0" w:color="auto"/>
          </w:divBdr>
        </w:div>
        <w:div w:id="1573153438">
          <w:marLeft w:val="360"/>
          <w:marRight w:val="0"/>
          <w:marTop w:val="200"/>
          <w:marBottom w:val="0"/>
          <w:divBdr>
            <w:top w:val="none" w:sz="0" w:space="0" w:color="auto"/>
            <w:left w:val="none" w:sz="0" w:space="0" w:color="auto"/>
            <w:bottom w:val="none" w:sz="0" w:space="0" w:color="auto"/>
            <w:right w:val="none" w:sz="0" w:space="0" w:color="auto"/>
          </w:divBdr>
        </w:div>
        <w:div w:id="1697654738">
          <w:marLeft w:val="1080"/>
          <w:marRight w:val="0"/>
          <w:marTop w:val="100"/>
          <w:marBottom w:val="0"/>
          <w:divBdr>
            <w:top w:val="none" w:sz="0" w:space="0" w:color="auto"/>
            <w:left w:val="none" w:sz="0" w:space="0" w:color="auto"/>
            <w:bottom w:val="none" w:sz="0" w:space="0" w:color="auto"/>
            <w:right w:val="none" w:sz="0" w:space="0" w:color="auto"/>
          </w:divBdr>
        </w:div>
      </w:divsChild>
    </w:div>
    <w:div w:id="1625387753">
      <w:bodyDiv w:val="1"/>
      <w:marLeft w:val="0"/>
      <w:marRight w:val="0"/>
      <w:marTop w:val="0"/>
      <w:marBottom w:val="0"/>
      <w:divBdr>
        <w:top w:val="none" w:sz="0" w:space="0" w:color="auto"/>
        <w:left w:val="none" w:sz="0" w:space="0" w:color="auto"/>
        <w:bottom w:val="none" w:sz="0" w:space="0" w:color="auto"/>
        <w:right w:val="none" w:sz="0" w:space="0" w:color="auto"/>
      </w:divBdr>
    </w:div>
    <w:div w:id="1626306932">
      <w:bodyDiv w:val="1"/>
      <w:marLeft w:val="0"/>
      <w:marRight w:val="0"/>
      <w:marTop w:val="0"/>
      <w:marBottom w:val="0"/>
      <w:divBdr>
        <w:top w:val="none" w:sz="0" w:space="0" w:color="auto"/>
        <w:left w:val="none" w:sz="0" w:space="0" w:color="auto"/>
        <w:bottom w:val="none" w:sz="0" w:space="0" w:color="auto"/>
        <w:right w:val="none" w:sz="0" w:space="0" w:color="auto"/>
      </w:divBdr>
    </w:div>
    <w:div w:id="1626353594">
      <w:bodyDiv w:val="1"/>
      <w:marLeft w:val="0"/>
      <w:marRight w:val="0"/>
      <w:marTop w:val="0"/>
      <w:marBottom w:val="0"/>
      <w:divBdr>
        <w:top w:val="none" w:sz="0" w:space="0" w:color="auto"/>
        <w:left w:val="none" w:sz="0" w:space="0" w:color="auto"/>
        <w:bottom w:val="none" w:sz="0" w:space="0" w:color="auto"/>
        <w:right w:val="none" w:sz="0" w:space="0" w:color="auto"/>
      </w:divBdr>
    </w:div>
    <w:div w:id="1627928739">
      <w:bodyDiv w:val="1"/>
      <w:marLeft w:val="0"/>
      <w:marRight w:val="0"/>
      <w:marTop w:val="0"/>
      <w:marBottom w:val="0"/>
      <w:divBdr>
        <w:top w:val="none" w:sz="0" w:space="0" w:color="auto"/>
        <w:left w:val="none" w:sz="0" w:space="0" w:color="auto"/>
        <w:bottom w:val="none" w:sz="0" w:space="0" w:color="auto"/>
        <w:right w:val="none" w:sz="0" w:space="0" w:color="auto"/>
      </w:divBdr>
    </w:div>
    <w:div w:id="1628120968">
      <w:bodyDiv w:val="1"/>
      <w:marLeft w:val="0"/>
      <w:marRight w:val="0"/>
      <w:marTop w:val="0"/>
      <w:marBottom w:val="0"/>
      <w:divBdr>
        <w:top w:val="none" w:sz="0" w:space="0" w:color="auto"/>
        <w:left w:val="none" w:sz="0" w:space="0" w:color="auto"/>
        <w:bottom w:val="none" w:sz="0" w:space="0" w:color="auto"/>
        <w:right w:val="none" w:sz="0" w:space="0" w:color="auto"/>
      </w:divBdr>
    </w:div>
    <w:div w:id="1632856736">
      <w:bodyDiv w:val="1"/>
      <w:marLeft w:val="0"/>
      <w:marRight w:val="0"/>
      <w:marTop w:val="0"/>
      <w:marBottom w:val="0"/>
      <w:divBdr>
        <w:top w:val="none" w:sz="0" w:space="0" w:color="auto"/>
        <w:left w:val="none" w:sz="0" w:space="0" w:color="auto"/>
        <w:bottom w:val="none" w:sz="0" w:space="0" w:color="auto"/>
        <w:right w:val="none" w:sz="0" w:space="0" w:color="auto"/>
      </w:divBdr>
    </w:div>
    <w:div w:id="1633363491">
      <w:bodyDiv w:val="1"/>
      <w:marLeft w:val="0"/>
      <w:marRight w:val="0"/>
      <w:marTop w:val="0"/>
      <w:marBottom w:val="0"/>
      <w:divBdr>
        <w:top w:val="none" w:sz="0" w:space="0" w:color="auto"/>
        <w:left w:val="none" w:sz="0" w:space="0" w:color="auto"/>
        <w:bottom w:val="none" w:sz="0" w:space="0" w:color="auto"/>
        <w:right w:val="none" w:sz="0" w:space="0" w:color="auto"/>
      </w:divBdr>
    </w:div>
    <w:div w:id="1633898840">
      <w:bodyDiv w:val="1"/>
      <w:marLeft w:val="0"/>
      <w:marRight w:val="0"/>
      <w:marTop w:val="0"/>
      <w:marBottom w:val="0"/>
      <w:divBdr>
        <w:top w:val="none" w:sz="0" w:space="0" w:color="auto"/>
        <w:left w:val="none" w:sz="0" w:space="0" w:color="auto"/>
        <w:bottom w:val="none" w:sz="0" w:space="0" w:color="auto"/>
        <w:right w:val="none" w:sz="0" w:space="0" w:color="auto"/>
      </w:divBdr>
    </w:div>
    <w:div w:id="1634091386">
      <w:bodyDiv w:val="1"/>
      <w:marLeft w:val="0"/>
      <w:marRight w:val="0"/>
      <w:marTop w:val="0"/>
      <w:marBottom w:val="0"/>
      <w:divBdr>
        <w:top w:val="none" w:sz="0" w:space="0" w:color="auto"/>
        <w:left w:val="none" w:sz="0" w:space="0" w:color="auto"/>
        <w:bottom w:val="none" w:sz="0" w:space="0" w:color="auto"/>
        <w:right w:val="none" w:sz="0" w:space="0" w:color="auto"/>
      </w:divBdr>
    </w:div>
    <w:div w:id="1634798053">
      <w:bodyDiv w:val="1"/>
      <w:marLeft w:val="0"/>
      <w:marRight w:val="0"/>
      <w:marTop w:val="0"/>
      <w:marBottom w:val="0"/>
      <w:divBdr>
        <w:top w:val="none" w:sz="0" w:space="0" w:color="auto"/>
        <w:left w:val="none" w:sz="0" w:space="0" w:color="auto"/>
        <w:bottom w:val="none" w:sz="0" w:space="0" w:color="auto"/>
        <w:right w:val="none" w:sz="0" w:space="0" w:color="auto"/>
      </w:divBdr>
      <w:divsChild>
        <w:div w:id="1008101599">
          <w:marLeft w:val="547"/>
          <w:marRight w:val="0"/>
          <w:marTop w:val="115"/>
          <w:marBottom w:val="0"/>
          <w:divBdr>
            <w:top w:val="none" w:sz="0" w:space="0" w:color="auto"/>
            <w:left w:val="none" w:sz="0" w:space="0" w:color="auto"/>
            <w:bottom w:val="none" w:sz="0" w:space="0" w:color="auto"/>
            <w:right w:val="none" w:sz="0" w:space="0" w:color="auto"/>
          </w:divBdr>
        </w:div>
        <w:div w:id="1503542720">
          <w:marLeft w:val="1267"/>
          <w:marRight w:val="0"/>
          <w:marTop w:val="96"/>
          <w:marBottom w:val="0"/>
          <w:divBdr>
            <w:top w:val="none" w:sz="0" w:space="0" w:color="auto"/>
            <w:left w:val="none" w:sz="0" w:space="0" w:color="auto"/>
            <w:bottom w:val="none" w:sz="0" w:space="0" w:color="auto"/>
            <w:right w:val="none" w:sz="0" w:space="0" w:color="auto"/>
          </w:divBdr>
        </w:div>
        <w:div w:id="1757482388">
          <w:marLeft w:val="547"/>
          <w:marRight w:val="0"/>
          <w:marTop w:val="115"/>
          <w:marBottom w:val="0"/>
          <w:divBdr>
            <w:top w:val="none" w:sz="0" w:space="0" w:color="auto"/>
            <w:left w:val="none" w:sz="0" w:space="0" w:color="auto"/>
            <w:bottom w:val="none" w:sz="0" w:space="0" w:color="auto"/>
            <w:right w:val="none" w:sz="0" w:space="0" w:color="auto"/>
          </w:divBdr>
        </w:div>
      </w:divsChild>
    </w:div>
    <w:div w:id="1635981346">
      <w:bodyDiv w:val="1"/>
      <w:marLeft w:val="0"/>
      <w:marRight w:val="0"/>
      <w:marTop w:val="0"/>
      <w:marBottom w:val="0"/>
      <w:divBdr>
        <w:top w:val="none" w:sz="0" w:space="0" w:color="auto"/>
        <w:left w:val="none" w:sz="0" w:space="0" w:color="auto"/>
        <w:bottom w:val="none" w:sz="0" w:space="0" w:color="auto"/>
        <w:right w:val="none" w:sz="0" w:space="0" w:color="auto"/>
      </w:divBdr>
    </w:div>
    <w:div w:id="1635987367">
      <w:bodyDiv w:val="1"/>
      <w:marLeft w:val="0"/>
      <w:marRight w:val="0"/>
      <w:marTop w:val="0"/>
      <w:marBottom w:val="0"/>
      <w:divBdr>
        <w:top w:val="none" w:sz="0" w:space="0" w:color="auto"/>
        <w:left w:val="none" w:sz="0" w:space="0" w:color="auto"/>
        <w:bottom w:val="none" w:sz="0" w:space="0" w:color="auto"/>
        <w:right w:val="none" w:sz="0" w:space="0" w:color="auto"/>
      </w:divBdr>
    </w:div>
    <w:div w:id="1636789569">
      <w:bodyDiv w:val="1"/>
      <w:marLeft w:val="0"/>
      <w:marRight w:val="0"/>
      <w:marTop w:val="0"/>
      <w:marBottom w:val="0"/>
      <w:divBdr>
        <w:top w:val="none" w:sz="0" w:space="0" w:color="auto"/>
        <w:left w:val="none" w:sz="0" w:space="0" w:color="auto"/>
        <w:bottom w:val="none" w:sz="0" w:space="0" w:color="auto"/>
        <w:right w:val="none" w:sz="0" w:space="0" w:color="auto"/>
      </w:divBdr>
    </w:div>
    <w:div w:id="1637291869">
      <w:bodyDiv w:val="1"/>
      <w:marLeft w:val="0"/>
      <w:marRight w:val="0"/>
      <w:marTop w:val="0"/>
      <w:marBottom w:val="0"/>
      <w:divBdr>
        <w:top w:val="none" w:sz="0" w:space="0" w:color="auto"/>
        <w:left w:val="none" w:sz="0" w:space="0" w:color="auto"/>
        <w:bottom w:val="none" w:sz="0" w:space="0" w:color="auto"/>
        <w:right w:val="none" w:sz="0" w:space="0" w:color="auto"/>
      </w:divBdr>
    </w:div>
    <w:div w:id="1637370423">
      <w:bodyDiv w:val="1"/>
      <w:marLeft w:val="0"/>
      <w:marRight w:val="0"/>
      <w:marTop w:val="0"/>
      <w:marBottom w:val="0"/>
      <w:divBdr>
        <w:top w:val="none" w:sz="0" w:space="0" w:color="auto"/>
        <w:left w:val="none" w:sz="0" w:space="0" w:color="auto"/>
        <w:bottom w:val="none" w:sz="0" w:space="0" w:color="auto"/>
        <w:right w:val="none" w:sz="0" w:space="0" w:color="auto"/>
      </w:divBdr>
    </w:div>
    <w:div w:id="1637878700">
      <w:bodyDiv w:val="1"/>
      <w:marLeft w:val="0"/>
      <w:marRight w:val="0"/>
      <w:marTop w:val="0"/>
      <w:marBottom w:val="0"/>
      <w:divBdr>
        <w:top w:val="none" w:sz="0" w:space="0" w:color="auto"/>
        <w:left w:val="none" w:sz="0" w:space="0" w:color="auto"/>
        <w:bottom w:val="none" w:sz="0" w:space="0" w:color="auto"/>
        <w:right w:val="none" w:sz="0" w:space="0" w:color="auto"/>
      </w:divBdr>
    </w:div>
    <w:div w:id="1637878724">
      <w:bodyDiv w:val="1"/>
      <w:marLeft w:val="0"/>
      <w:marRight w:val="0"/>
      <w:marTop w:val="0"/>
      <w:marBottom w:val="0"/>
      <w:divBdr>
        <w:top w:val="none" w:sz="0" w:space="0" w:color="auto"/>
        <w:left w:val="none" w:sz="0" w:space="0" w:color="auto"/>
        <w:bottom w:val="none" w:sz="0" w:space="0" w:color="auto"/>
        <w:right w:val="none" w:sz="0" w:space="0" w:color="auto"/>
      </w:divBdr>
    </w:div>
    <w:div w:id="1639142512">
      <w:bodyDiv w:val="1"/>
      <w:marLeft w:val="0"/>
      <w:marRight w:val="0"/>
      <w:marTop w:val="0"/>
      <w:marBottom w:val="0"/>
      <w:divBdr>
        <w:top w:val="none" w:sz="0" w:space="0" w:color="auto"/>
        <w:left w:val="none" w:sz="0" w:space="0" w:color="auto"/>
        <w:bottom w:val="none" w:sz="0" w:space="0" w:color="auto"/>
        <w:right w:val="none" w:sz="0" w:space="0" w:color="auto"/>
      </w:divBdr>
    </w:div>
    <w:div w:id="1640459695">
      <w:bodyDiv w:val="1"/>
      <w:marLeft w:val="0"/>
      <w:marRight w:val="0"/>
      <w:marTop w:val="0"/>
      <w:marBottom w:val="0"/>
      <w:divBdr>
        <w:top w:val="none" w:sz="0" w:space="0" w:color="auto"/>
        <w:left w:val="none" w:sz="0" w:space="0" w:color="auto"/>
        <w:bottom w:val="none" w:sz="0" w:space="0" w:color="auto"/>
        <w:right w:val="none" w:sz="0" w:space="0" w:color="auto"/>
      </w:divBdr>
    </w:div>
    <w:div w:id="1640724812">
      <w:bodyDiv w:val="1"/>
      <w:marLeft w:val="0"/>
      <w:marRight w:val="0"/>
      <w:marTop w:val="0"/>
      <w:marBottom w:val="0"/>
      <w:divBdr>
        <w:top w:val="none" w:sz="0" w:space="0" w:color="auto"/>
        <w:left w:val="none" w:sz="0" w:space="0" w:color="auto"/>
        <w:bottom w:val="none" w:sz="0" w:space="0" w:color="auto"/>
        <w:right w:val="none" w:sz="0" w:space="0" w:color="auto"/>
      </w:divBdr>
    </w:div>
    <w:div w:id="1640959574">
      <w:bodyDiv w:val="1"/>
      <w:marLeft w:val="0"/>
      <w:marRight w:val="0"/>
      <w:marTop w:val="0"/>
      <w:marBottom w:val="0"/>
      <w:divBdr>
        <w:top w:val="none" w:sz="0" w:space="0" w:color="auto"/>
        <w:left w:val="none" w:sz="0" w:space="0" w:color="auto"/>
        <w:bottom w:val="none" w:sz="0" w:space="0" w:color="auto"/>
        <w:right w:val="none" w:sz="0" w:space="0" w:color="auto"/>
      </w:divBdr>
      <w:divsChild>
        <w:div w:id="210579870">
          <w:marLeft w:val="547"/>
          <w:marRight w:val="0"/>
          <w:marTop w:val="115"/>
          <w:marBottom w:val="0"/>
          <w:divBdr>
            <w:top w:val="none" w:sz="0" w:space="0" w:color="auto"/>
            <w:left w:val="none" w:sz="0" w:space="0" w:color="auto"/>
            <w:bottom w:val="none" w:sz="0" w:space="0" w:color="auto"/>
            <w:right w:val="none" w:sz="0" w:space="0" w:color="auto"/>
          </w:divBdr>
        </w:div>
        <w:div w:id="370617805">
          <w:marLeft w:val="1166"/>
          <w:marRight w:val="0"/>
          <w:marTop w:val="86"/>
          <w:marBottom w:val="0"/>
          <w:divBdr>
            <w:top w:val="none" w:sz="0" w:space="0" w:color="auto"/>
            <w:left w:val="none" w:sz="0" w:space="0" w:color="auto"/>
            <w:bottom w:val="none" w:sz="0" w:space="0" w:color="auto"/>
            <w:right w:val="none" w:sz="0" w:space="0" w:color="auto"/>
          </w:divBdr>
        </w:div>
        <w:div w:id="690225631">
          <w:marLeft w:val="1166"/>
          <w:marRight w:val="0"/>
          <w:marTop w:val="86"/>
          <w:marBottom w:val="0"/>
          <w:divBdr>
            <w:top w:val="none" w:sz="0" w:space="0" w:color="auto"/>
            <w:left w:val="none" w:sz="0" w:space="0" w:color="auto"/>
            <w:bottom w:val="none" w:sz="0" w:space="0" w:color="auto"/>
            <w:right w:val="none" w:sz="0" w:space="0" w:color="auto"/>
          </w:divBdr>
        </w:div>
        <w:div w:id="789711395">
          <w:marLeft w:val="1166"/>
          <w:marRight w:val="0"/>
          <w:marTop w:val="86"/>
          <w:marBottom w:val="0"/>
          <w:divBdr>
            <w:top w:val="none" w:sz="0" w:space="0" w:color="auto"/>
            <w:left w:val="none" w:sz="0" w:space="0" w:color="auto"/>
            <w:bottom w:val="none" w:sz="0" w:space="0" w:color="auto"/>
            <w:right w:val="none" w:sz="0" w:space="0" w:color="auto"/>
          </w:divBdr>
        </w:div>
        <w:div w:id="975722238">
          <w:marLeft w:val="1166"/>
          <w:marRight w:val="0"/>
          <w:marTop w:val="86"/>
          <w:marBottom w:val="0"/>
          <w:divBdr>
            <w:top w:val="none" w:sz="0" w:space="0" w:color="auto"/>
            <w:left w:val="none" w:sz="0" w:space="0" w:color="auto"/>
            <w:bottom w:val="none" w:sz="0" w:space="0" w:color="auto"/>
            <w:right w:val="none" w:sz="0" w:space="0" w:color="auto"/>
          </w:divBdr>
        </w:div>
        <w:div w:id="1016687878">
          <w:marLeft w:val="547"/>
          <w:marRight w:val="0"/>
          <w:marTop w:val="115"/>
          <w:marBottom w:val="0"/>
          <w:divBdr>
            <w:top w:val="none" w:sz="0" w:space="0" w:color="auto"/>
            <w:left w:val="none" w:sz="0" w:space="0" w:color="auto"/>
            <w:bottom w:val="none" w:sz="0" w:space="0" w:color="auto"/>
            <w:right w:val="none" w:sz="0" w:space="0" w:color="auto"/>
          </w:divBdr>
        </w:div>
        <w:div w:id="1401947243">
          <w:marLeft w:val="547"/>
          <w:marRight w:val="0"/>
          <w:marTop w:val="115"/>
          <w:marBottom w:val="0"/>
          <w:divBdr>
            <w:top w:val="none" w:sz="0" w:space="0" w:color="auto"/>
            <w:left w:val="none" w:sz="0" w:space="0" w:color="auto"/>
            <w:bottom w:val="none" w:sz="0" w:space="0" w:color="auto"/>
            <w:right w:val="none" w:sz="0" w:space="0" w:color="auto"/>
          </w:divBdr>
        </w:div>
        <w:div w:id="1707026201">
          <w:marLeft w:val="1166"/>
          <w:marRight w:val="0"/>
          <w:marTop w:val="86"/>
          <w:marBottom w:val="0"/>
          <w:divBdr>
            <w:top w:val="none" w:sz="0" w:space="0" w:color="auto"/>
            <w:left w:val="none" w:sz="0" w:space="0" w:color="auto"/>
            <w:bottom w:val="none" w:sz="0" w:space="0" w:color="auto"/>
            <w:right w:val="none" w:sz="0" w:space="0" w:color="auto"/>
          </w:divBdr>
        </w:div>
        <w:div w:id="1729187041">
          <w:marLeft w:val="1800"/>
          <w:marRight w:val="0"/>
          <w:marTop w:val="86"/>
          <w:marBottom w:val="0"/>
          <w:divBdr>
            <w:top w:val="none" w:sz="0" w:space="0" w:color="auto"/>
            <w:left w:val="none" w:sz="0" w:space="0" w:color="auto"/>
            <w:bottom w:val="none" w:sz="0" w:space="0" w:color="auto"/>
            <w:right w:val="none" w:sz="0" w:space="0" w:color="auto"/>
          </w:divBdr>
        </w:div>
        <w:div w:id="1730690095">
          <w:marLeft w:val="1166"/>
          <w:marRight w:val="0"/>
          <w:marTop w:val="86"/>
          <w:marBottom w:val="0"/>
          <w:divBdr>
            <w:top w:val="none" w:sz="0" w:space="0" w:color="auto"/>
            <w:left w:val="none" w:sz="0" w:space="0" w:color="auto"/>
            <w:bottom w:val="none" w:sz="0" w:space="0" w:color="auto"/>
            <w:right w:val="none" w:sz="0" w:space="0" w:color="auto"/>
          </w:divBdr>
        </w:div>
        <w:div w:id="1797260458">
          <w:marLeft w:val="1800"/>
          <w:marRight w:val="0"/>
          <w:marTop w:val="86"/>
          <w:marBottom w:val="0"/>
          <w:divBdr>
            <w:top w:val="none" w:sz="0" w:space="0" w:color="auto"/>
            <w:left w:val="none" w:sz="0" w:space="0" w:color="auto"/>
            <w:bottom w:val="none" w:sz="0" w:space="0" w:color="auto"/>
            <w:right w:val="none" w:sz="0" w:space="0" w:color="auto"/>
          </w:divBdr>
        </w:div>
        <w:div w:id="1976568998">
          <w:marLeft w:val="1166"/>
          <w:marRight w:val="0"/>
          <w:marTop w:val="86"/>
          <w:marBottom w:val="0"/>
          <w:divBdr>
            <w:top w:val="none" w:sz="0" w:space="0" w:color="auto"/>
            <w:left w:val="none" w:sz="0" w:space="0" w:color="auto"/>
            <w:bottom w:val="none" w:sz="0" w:space="0" w:color="auto"/>
            <w:right w:val="none" w:sz="0" w:space="0" w:color="auto"/>
          </w:divBdr>
        </w:div>
        <w:div w:id="2139764601">
          <w:marLeft w:val="1166"/>
          <w:marRight w:val="0"/>
          <w:marTop w:val="86"/>
          <w:marBottom w:val="0"/>
          <w:divBdr>
            <w:top w:val="none" w:sz="0" w:space="0" w:color="auto"/>
            <w:left w:val="none" w:sz="0" w:space="0" w:color="auto"/>
            <w:bottom w:val="none" w:sz="0" w:space="0" w:color="auto"/>
            <w:right w:val="none" w:sz="0" w:space="0" w:color="auto"/>
          </w:divBdr>
        </w:div>
      </w:divsChild>
    </w:div>
    <w:div w:id="1641298889">
      <w:bodyDiv w:val="1"/>
      <w:marLeft w:val="0"/>
      <w:marRight w:val="0"/>
      <w:marTop w:val="0"/>
      <w:marBottom w:val="0"/>
      <w:divBdr>
        <w:top w:val="none" w:sz="0" w:space="0" w:color="auto"/>
        <w:left w:val="none" w:sz="0" w:space="0" w:color="auto"/>
        <w:bottom w:val="none" w:sz="0" w:space="0" w:color="auto"/>
        <w:right w:val="none" w:sz="0" w:space="0" w:color="auto"/>
      </w:divBdr>
    </w:div>
    <w:div w:id="1642809848">
      <w:bodyDiv w:val="1"/>
      <w:marLeft w:val="0"/>
      <w:marRight w:val="0"/>
      <w:marTop w:val="0"/>
      <w:marBottom w:val="0"/>
      <w:divBdr>
        <w:top w:val="none" w:sz="0" w:space="0" w:color="auto"/>
        <w:left w:val="none" w:sz="0" w:space="0" w:color="auto"/>
        <w:bottom w:val="none" w:sz="0" w:space="0" w:color="auto"/>
        <w:right w:val="none" w:sz="0" w:space="0" w:color="auto"/>
      </w:divBdr>
      <w:divsChild>
        <w:div w:id="2035181074">
          <w:marLeft w:val="0"/>
          <w:marRight w:val="0"/>
          <w:marTop w:val="0"/>
          <w:marBottom w:val="0"/>
          <w:divBdr>
            <w:top w:val="none" w:sz="0" w:space="0" w:color="auto"/>
            <w:left w:val="none" w:sz="0" w:space="0" w:color="auto"/>
            <w:bottom w:val="none" w:sz="0" w:space="0" w:color="auto"/>
            <w:right w:val="none" w:sz="0" w:space="0" w:color="auto"/>
          </w:divBdr>
        </w:div>
      </w:divsChild>
    </w:div>
    <w:div w:id="1642923065">
      <w:bodyDiv w:val="1"/>
      <w:marLeft w:val="0"/>
      <w:marRight w:val="0"/>
      <w:marTop w:val="0"/>
      <w:marBottom w:val="0"/>
      <w:divBdr>
        <w:top w:val="none" w:sz="0" w:space="0" w:color="auto"/>
        <w:left w:val="none" w:sz="0" w:space="0" w:color="auto"/>
        <w:bottom w:val="none" w:sz="0" w:space="0" w:color="auto"/>
        <w:right w:val="none" w:sz="0" w:space="0" w:color="auto"/>
      </w:divBdr>
      <w:divsChild>
        <w:div w:id="1980842385">
          <w:marLeft w:val="0"/>
          <w:marRight w:val="0"/>
          <w:marTop w:val="0"/>
          <w:marBottom w:val="0"/>
          <w:divBdr>
            <w:top w:val="none" w:sz="0" w:space="0" w:color="auto"/>
            <w:left w:val="none" w:sz="0" w:space="0" w:color="auto"/>
            <w:bottom w:val="none" w:sz="0" w:space="0" w:color="auto"/>
            <w:right w:val="none" w:sz="0" w:space="0" w:color="auto"/>
          </w:divBdr>
          <w:divsChild>
            <w:div w:id="147019776">
              <w:marLeft w:val="0"/>
              <w:marRight w:val="0"/>
              <w:marTop w:val="0"/>
              <w:marBottom w:val="0"/>
              <w:divBdr>
                <w:top w:val="none" w:sz="0" w:space="0" w:color="auto"/>
                <w:left w:val="none" w:sz="0" w:space="0" w:color="auto"/>
                <w:bottom w:val="none" w:sz="0" w:space="0" w:color="auto"/>
                <w:right w:val="none" w:sz="0" w:space="0" w:color="auto"/>
              </w:divBdr>
            </w:div>
            <w:div w:id="174468567">
              <w:marLeft w:val="0"/>
              <w:marRight w:val="0"/>
              <w:marTop w:val="0"/>
              <w:marBottom w:val="0"/>
              <w:divBdr>
                <w:top w:val="none" w:sz="0" w:space="0" w:color="auto"/>
                <w:left w:val="none" w:sz="0" w:space="0" w:color="auto"/>
                <w:bottom w:val="none" w:sz="0" w:space="0" w:color="auto"/>
                <w:right w:val="none" w:sz="0" w:space="0" w:color="auto"/>
              </w:divBdr>
            </w:div>
            <w:div w:id="307709975">
              <w:marLeft w:val="0"/>
              <w:marRight w:val="0"/>
              <w:marTop w:val="0"/>
              <w:marBottom w:val="0"/>
              <w:divBdr>
                <w:top w:val="none" w:sz="0" w:space="0" w:color="auto"/>
                <w:left w:val="none" w:sz="0" w:space="0" w:color="auto"/>
                <w:bottom w:val="none" w:sz="0" w:space="0" w:color="auto"/>
                <w:right w:val="none" w:sz="0" w:space="0" w:color="auto"/>
              </w:divBdr>
            </w:div>
            <w:div w:id="360981239">
              <w:marLeft w:val="0"/>
              <w:marRight w:val="0"/>
              <w:marTop w:val="0"/>
              <w:marBottom w:val="0"/>
              <w:divBdr>
                <w:top w:val="none" w:sz="0" w:space="0" w:color="auto"/>
                <w:left w:val="none" w:sz="0" w:space="0" w:color="auto"/>
                <w:bottom w:val="none" w:sz="0" w:space="0" w:color="auto"/>
                <w:right w:val="none" w:sz="0" w:space="0" w:color="auto"/>
              </w:divBdr>
            </w:div>
            <w:div w:id="447089438">
              <w:marLeft w:val="0"/>
              <w:marRight w:val="0"/>
              <w:marTop w:val="0"/>
              <w:marBottom w:val="0"/>
              <w:divBdr>
                <w:top w:val="none" w:sz="0" w:space="0" w:color="auto"/>
                <w:left w:val="none" w:sz="0" w:space="0" w:color="auto"/>
                <w:bottom w:val="none" w:sz="0" w:space="0" w:color="auto"/>
                <w:right w:val="none" w:sz="0" w:space="0" w:color="auto"/>
              </w:divBdr>
            </w:div>
            <w:div w:id="479076061">
              <w:marLeft w:val="0"/>
              <w:marRight w:val="0"/>
              <w:marTop w:val="0"/>
              <w:marBottom w:val="0"/>
              <w:divBdr>
                <w:top w:val="none" w:sz="0" w:space="0" w:color="auto"/>
                <w:left w:val="none" w:sz="0" w:space="0" w:color="auto"/>
                <w:bottom w:val="none" w:sz="0" w:space="0" w:color="auto"/>
                <w:right w:val="none" w:sz="0" w:space="0" w:color="auto"/>
              </w:divBdr>
            </w:div>
            <w:div w:id="722219393">
              <w:marLeft w:val="0"/>
              <w:marRight w:val="0"/>
              <w:marTop w:val="0"/>
              <w:marBottom w:val="0"/>
              <w:divBdr>
                <w:top w:val="none" w:sz="0" w:space="0" w:color="auto"/>
                <w:left w:val="none" w:sz="0" w:space="0" w:color="auto"/>
                <w:bottom w:val="none" w:sz="0" w:space="0" w:color="auto"/>
                <w:right w:val="none" w:sz="0" w:space="0" w:color="auto"/>
              </w:divBdr>
            </w:div>
            <w:div w:id="789397427">
              <w:marLeft w:val="0"/>
              <w:marRight w:val="0"/>
              <w:marTop w:val="0"/>
              <w:marBottom w:val="0"/>
              <w:divBdr>
                <w:top w:val="none" w:sz="0" w:space="0" w:color="auto"/>
                <w:left w:val="none" w:sz="0" w:space="0" w:color="auto"/>
                <w:bottom w:val="none" w:sz="0" w:space="0" w:color="auto"/>
                <w:right w:val="none" w:sz="0" w:space="0" w:color="auto"/>
              </w:divBdr>
            </w:div>
            <w:div w:id="1207522206">
              <w:marLeft w:val="0"/>
              <w:marRight w:val="0"/>
              <w:marTop w:val="0"/>
              <w:marBottom w:val="0"/>
              <w:divBdr>
                <w:top w:val="none" w:sz="0" w:space="0" w:color="auto"/>
                <w:left w:val="none" w:sz="0" w:space="0" w:color="auto"/>
                <w:bottom w:val="none" w:sz="0" w:space="0" w:color="auto"/>
                <w:right w:val="none" w:sz="0" w:space="0" w:color="auto"/>
              </w:divBdr>
            </w:div>
            <w:div w:id="1459256242">
              <w:marLeft w:val="0"/>
              <w:marRight w:val="0"/>
              <w:marTop w:val="0"/>
              <w:marBottom w:val="0"/>
              <w:divBdr>
                <w:top w:val="none" w:sz="0" w:space="0" w:color="auto"/>
                <w:left w:val="none" w:sz="0" w:space="0" w:color="auto"/>
                <w:bottom w:val="none" w:sz="0" w:space="0" w:color="auto"/>
                <w:right w:val="none" w:sz="0" w:space="0" w:color="auto"/>
              </w:divBdr>
            </w:div>
            <w:div w:id="1522477281">
              <w:marLeft w:val="0"/>
              <w:marRight w:val="0"/>
              <w:marTop w:val="0"/>
              <w:marBottom w:val="0"/>
              <w:divBdr>
                <w:top w:val="none" w:sz="0" w:space="0" w:color="auto"/>
                <w:left w:val="none" w:sz="0" w:space="0" w:color="auto"/>
                <w:bottom w:val="none" w:sz="0" w:space="0" w:color="auto"/>
                <w:right w:val="none" w:sz="0" w:space="0" w:color="auto"/>
              </w:divBdr>
            </w:div>
            <w:div w:id="18420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6656">
      <w:bodyDiv w:val="1"/>
      <w:marLeft w:val="0"/>
      <w:marRight w:val="0"/>
      <w:marTop w:val="0"/>
      <w:marBottom w:val="0"/>
      <w:divBdr>
        <w:top w:val="none" w:sz="0" w:space="0" w:color="auto"/>
        <w:left w:val="none" w:sz="0" w:space="0" w:color="auto"/>
        <w:bottom w:val="none" w:sz="0" w:space="0" w:color="auto"/>
        <w:right w:val="none" w:sz="0" w:space="0" w:color="auto"/>
      </w:divBdr>
    </w:div>
    <w:div w:id="1644575560">
      <w:bodyDiv w:val="1"/>
      <w:marLeft w:val="0"/>
      <w:marRight w:val="0"/>
      <w:marTop w:val="0"/>
      <w:marBottom w:val="0"/>
      <w:divBdr>
        <w:top w:val="none" w:sz="0" w:space="0" w:color="auto"/>
        <w:left w:val="none" w:sz="0" w:space="0" w:color="auto"/>
        <w:bottom w:val="none" w:sz="0" w:space="0" w:color="auto"/>
        <w:right w:val="none" w:sz="0" w:space="0" w:color="auto"/>
      </w:divBdr>
    </w:div>
    <w:div w:id="1645621501">
      <w:bodyDiv w:val="1"/>
      <w:marLeft w:val="0"/>
      <w:marRight w:val="0"/>
      <w:marTop w:val="0"/>
      <w:marBottom w:val="0"/>
      <w:divBdr>
        <w:top w:val="none" w:sz="0" w:space="0" w:color="auto"/>
        <w:left w:val="none" w:sz="0" w:space="0" w:color="auto"/>
        <w:bottom w:val="none" w:sz="0" w:space="0" w:color="auto"/>
        <w:right w:val="none" w:sz="0" w:space="0" w:color="auto"/>
      </w:divBdr>
    </w:div>
    <w:div w:id="1646084663">
      <w:bodyDiv w:val="1"/>
      <w:marLeft w:val="0"/>
      <w:marRight w:val="0"/>
      <w:marTop w:val="0"/>
      <w:marBottom w:val="0"/>
      <w:divBdr>
        <w:top w:val="none" w:sz="0" w:space="0" w:color="auto"/>
        <w:left w:val="none" w:sz="0" w:space="0" w:color="auto"/>
        <w:bottom w:val="none" w:sz="0" w:space="0" w:color="auto"/>
        <w:right w:val="none" w:sz="0" w:space="0" w:color="auto"/>
      </w:divBdr>
      <w:divsChild>
        <w:div w:id="765350216">
          <w:marLeft w:val="547"/>
          <w:marRight w:val="0"/>
          <w:marTop w:val="115"/>
          <w:marBottom w:val="0"/>
          <w:divBdr>
            <w:top w:val="none" w:sz="0" w:space="0" w:color="auto"/>
            <w:left w:val="none" w:sz="0" w:space="0" w:color="auto"/>
            <w:bottom w:val="none" w:sz="0" w:space="0" w:color="auto"/>
            <w:right w:val="none" w:sz="0" w:space="0" w:color="auto"/>
          </w:divBdr>
        </w:div>
        <w:div w:id="1498619585">
          <w:marLeft w:val="547"/>
          <w:marRight w:val="0"/>
          <w:marTop w:val="115"/>
          <w:marBottom w:val="0"/>
          <w:divBdr>
            <w:top w:val="none" w:sz="0" w:space="0" w:color="auto"/>
            <w:left w:val="none" w:sz="0" w:space="0" w:color="auto"/>
            <w:bottom w:val="none" w:sz="0" w:space="0" w:color="auto"/>
            <w:right w:val="none" w:sz="0" w:space="0" w:color="auto"/>
          </w:divBdr>
        </w:div>
      </w:divsChild>
    </w:div>
    <w:div w:id="1646280801">
      <w:bodyDiv w:val="1"/>
      <w:marLeft w:val="0"/>
      <w:marRight w:val="0"/>
      <w:marTop w:val="0"/>
      <w:marBottom w:val="0"/>
      <w:divBdr>
        <w:top w:val="none" w:sz="0" w:space="0" w:color="auto"/>
        <w:left w:val="none" w:sz="0" w:space="0" w:color="auto"/>
        <w:bottom w:val="none" w:sz="0" w:space="0" w:color="auto"/>
        <w:right w:val="none" w:sz="0" w:space="0" w:color="auto"/>
      </w:divBdr>
    </w:div>
    <w:div w:id="1647778087">
      <w:bodyDiv w:val="1"/>
      <w:marLeft w:val="0"/>
      <w:marRight w:val="0"/>
      <w:marTop w:val="0"/>
      <w:marBottom w:val="0"/>
      <w:divBdr>
        <w:top w:val="none" w:sz="0" w:space="0" w:color="auto"/>
        <w:left w:val="none" w:sz="0" w:space="0" w:color="auto"/>
        <w:bottom w:val="none" w:sz="0" w:space="0" w:color="auto"/>
        <w:right w:val="none" w:sz="0" w:space="0" w:color="auto"/>
      </w:divBdr>
      <w:divsChild>
        <w:div w:id="286350588">
          <w:marLeft w:val="1800"/>
          <w:marRight w:val="0"/>
          <w:marTop w:val="96"/>
          <w:marBottom w:val="0"/>
          <w:divBdr>
            <w:top w:val="none" w:sz="0" w:space="0" w:color="auto"/>
            <w:left w:val="none" w:sz="0" w:space="0" w:color="auto"/>
            <w:bottom w:val="none" w:sz="0" w:space="0" w:color="auto"/>
            <w:right w:val="none" w:sz="0" w:space="0" w:color="auto"/>
          </w:divBdr>
        </w:div>
        <w:div w:id="449324411">
          <w:marLeft w:val="1166"/>
          <w:marRight w:val="0"/>
          <w:marTop w:val="115"/>
          <w:marBottom w:val="0"/>
          <w:divBdr>
            <w:top w:val="none" w:sz="0" w:space="0" w:color="auto"/>
            <w:left w:val="none" w:sz="0" w:space="0" w:color="auto"/>
            <w:bottom w:val="none" w:sz="0" w:space="0" w:color="auto"/>
            <w:right w:val="none" w:sz="0" w:space="0" w:color="auto"/>
          </w:divBdr>
        </w:div>
        <w:div w:id="793792892">
          <w:marLeft w:val="1166"/>
          <w:marRight w:val="0"/>
          <w:marTop w:val="115"/>
          <w:marBottom w:val="0"/>
          <w:divBdr>
            <w:top w:val="none" w:sz="0" w:space="0" w:color="auto"/>
            <w:left w:val="none" w:sz="0" w:space="0" w:color="auto"/>
            <w:bottom w:val="none" w:sz="0" w:space="0" w:color="auto"/>
            <w:right w:val="none" w:sz="0" w:space="0" w:color="auto"/>
          </w:divBdr>
        </w:div>
        <w:div w:id="924145680">
          <w:marLeft w:val="1800"/>
          <w:marRight w:val="0"/>
          <w:marTop w:val="96"/>
          <w:marBottom w:val="0"/>
          <w:divBdr>
            <w:top w:val="none" w:sz="0" w:space="0" w:color="auto"/>
            <w:left w:val="none" w:sz="0" w:space="0" w:color="auto"/>
            <w:bottom w:val="none" w:sz="0" w:space="0" w:color="auto"/>
            <w:right w:val="none" w:sz="0" w:space="0" w:color="auto"/>
          </w:divBdr>
        </w:div>
        <w:div w:id="994380965">
          <w:marLeft w:val="1800"/>
          <w:marRight w:val="0"/>
          <w:marTop w:val="96"/>
          <w:marBottom w:val="0"/>
          <w:divBdr>
            <w:top w:val="none" w:sz="0" w:space="0" w:color="auto"/>
            <w:left w:val="none" w:sz="0" w:space="0" w:color="auto"/>
            <w:bottom w:val="none" w:sz="0" w:space="0" w:color="auto"/>
            <w:right w:val="none" w:sz="0" w:space="0" w:color="auto"/>
          </w:divBdr>
        </w:div>
        <w:div w:id="1035235870">
          <w:marLeft w:val="547"/>
          <w:marRight w:val="0"/>
          <w:marTop w:val="130"/>
          <w:marBottom w:val="0"/>
          <w:divBdr>
            <w:top w:val="none" w:sz="0" w:space="0" w:color="auto"/>
            <w:left w:val="none" w:sz="0" w:space="0" w:color="auto"/>
            <w:bottom w:val="none" w:sz="0" w:space="0" w:color="auto"/>
            <w:right w:val="none" w:sz="0" w:space="0" w:color="auto"/>
          </w:divBdr>
        </w:div>
      </w:divsChild>
    </w:div>
    <w:div w:id="1648362009">
      <w:bodyDiv w:val="1"/>
      <w:marLeft w:val="0"/>
      <w:marRight w:val="0"/>
      <w:marTop w:val="0"/>
      <w:marBottom w:val="0"/>
      <w:divBdr>
        <w:top w:val="none" w:sz="0" w:space="0" w:color="auto"/>
        <w:left w:val="none" w:sz="0" w:space="0" w:color="auto"/>
        <w:bottom w:val="none" w:sz="0" w:space="0" w:color="auto"/>
        <w:right w:val="none" w:sz="0" w:space="0" w:color="auto"/>
      </w:divBdr>
    </w:div>
    <w:div w:id="1648514748">
      <w:bodyDiv w:val="1"/>
      <w:marLeft w:val="0"/>
      <w:marRight w:val="0"/>
      <w:marTop w:val="0"/>
      <w:marBottom w:val="0"/>
      <w:divBdr>
        <w:top w:val="none" w:sz="0" w:space="0" w:color="auto"/>
        <w:left w:val="none" w:sz="0" w:space="0" w:color="auto"/>
        <w:bottom w:val="none" w:sz="0" w:space="0" w:color="auto"/>
        <w:right w:val="none" w:sz="0" w:space="0" w:color="auto"/>
      </w:divBdr>
    </w:div>
    <w:div w:id="1649244063">
      <w:bodyDiv w:val="1"/>
      <w:marLeft w:val="0"/>
      <w:marRight w:val="0"/>
      <w:marTop w:val="0"/>
      <w:marBottom w:val="0"/>
      <w:divBdr>
        <w:top w:val="none" w:sz="0" w:space="0" w:color="auto"/>
        <w:left w:val="none" w:sz="0" w:space="0" w:color="auto"/>
        <w:bottom w:val="none" w:sz="0" w:space="0" w:color="auto"/>
        <w:right w:val="none" w:sz="0" w:space="0" w:color="auto"/>
      </w:divBdr>
      <w:divsChild>
        <w:div w:id="284581282">
          <w:marLeft w:val="1166"/>
          <w:marRight w:val="0"/>
          <w:marTop w:val="77"/>
          <w:marBottom w:val="0"/>
          <w:divBdr>
            <w:top w:val="none" w:sz="0" w:space="0" w:color="auto"/>
            <w:left w:val="none" w:sz="0" w:space="0" w:color="auto"/>
            <w:bottom w:val="none" w:sz="0" w:space="0" w:color="auto"/>
            <w:right w:val="none" w:sz="0" w:space="0" w:color="auto"/>
          </w:divBdr>
        </w:div>
        <w:div w:id="571695894">
          <w:marLeft w:val="1166"/>
          <w:marRight w:val="0"/>
          <w:marTop w:val="77"/>
          <w:marBottom w:val="0"/>
          <w:divBdr>
            <w:top w:val="none" w:sz="0" w:space="0" w:color="auto"/>
            <w:left w:val="none" w:sz="0" w:space="0" w:color="auto"/>
            <w:bottom w:val="none" w:sz="0" w:space="0" w:color="auto"/>
            <w:right w:val="none" w:sz="0" w:space="0" w:color="auto"/>
          </w:divBdr>
        </w:div>
        <w:div w:id="933516612">
          <w:marLeft w:val="1166"/>
          <w:marRight w:val="0"/>
          <w:marTop w:val="77"/>
          <w:marBottom w:val="0"/>
          <w:divBdr>
            <w:top w:val="none" w:sz="0" w:space="0" w:color="auto"/>
            <w:left w:val="none" w:sz="0" w:space="0" w:color="auto"/>
            <w:bottom w:val="none" w:sz="0" w:space="0" w:color="auto"/>
            <w:right w:val="none" w:sz="0" w:space="0" w:color="auto"/>
          </w:divBdr>
        </w:div>
        <w:div w:id="1225487060">
          <w:marLeft w:val="547"/>
          <w:marRight w:val="0"/>
          <w:marTop w:val="96"/>
          <w:marBottom w:val="0"/>
          <w:divBdr>
            <w:top w:val="none" w:sz="0" w:space="0" w:color="auto"/>
            <w:left w:val="none" w:sz="0" w:space="0" w:color="auto"/>
            <w:bottom w:val="none" w:sz="0" w:space="0" w:color="auto"/>
            <w:right w:val="none" w:sz="0" w:space="0" w:color="auto"/>
          </w:divBdr>
        </w:div>
        <w:div w:id="1782408187">
          <w:marLeft w:val="1166"/>
          <w:marRight w:val="0"/>
          <w:marTop w:val="77"/>
          <w:marBottom w:val="0"/>
          <w:divBdr>
            <w:top w:val="none" w:sz="0" w:space="0" w:color="auto"/>
            <w:left w:val="none" w:sz="0" w:space="0" w:color="auto"/>
            <w:bottom w:val="none" w:sz="0" w:space="0" w:color="auto"/>
            <w:right w:val="none" w:sz="0" w:space="0" w:color="auto"/>
          </w:divBdr>
        </w:div>
        <w:div w:id="1802722440">
          <w:marLeft w:val="1166"/>
          <w:marRight w:val="0"/>
          <w:marTop w:val="77"/>
          <w:marBottom w:val="0"/>
          <w:divBdr>
            <w:top w:val="none" w:sz="0" w:space="0" w:color="auto"/>
            <w:left w:val="none" w:sz="0" w:space="0" w:color="auto"/>
            <w:bottom w:val="none" w:sz="0" w:space="0" w:color="auto"/>
            <w:right w:val="none" w:sz="0" w:space="0" w:color="auto"/>
          </w:divBdr>
        </w:div>
        <w:div w:id="1833527577">
          <w:marLeft w:val="547"/>
          <w:marRight w:val="0"/>
          <w:marTop w:val="96"/>
          <w:marBottom w:val="0"/>
          <w:divBdr>
            <w:top w:val="none" w:sz="0" w:space="0" w:color="auto"/>
            <w:left w:val="none" w:sz="0" w:space="0" w:color="auto"/>
            <w:bottom w:val="none" w:sz="0" w:space="0" w:color="auto"/>
            <w:right w:val="none" w:sz="0" w:space="0" w:color="auto"/>
          </w:divBdr>
        </w:div>
        <w:div w:id="1877808182">
          <w:marLeft w:val="547"/>
          <w:marRight w:val="0"/>
          <w:marTop w:val="96"/>
          <w:marBottom w:val="0"/>
          <w:divBdr>
            <w:top w:val="none" w:sz="0" w:space="0" w:color="auto"/>
            <w:left w:val="none" w:sz="0" w:space="0" w:color="auto"/>
            <w:bottom w:val="none" w:sz="0" w:space="0" w:color="auto"/>
            <w:right w:val="none" w:sz="0" w:space="0" w:color="auto"/>
          </w:divBdr>
        </w:div>
      </w:divsChild>
    </w:div>
    <w:div w:id="1650986634">
      <w:bodyDiv w:val="1"/>
      <w:marLeft w:val="0"/>
      <w:marRight w:val="0"/>
      <w:marTop w:val="0"/>
      <w:marBottom w:val="0"/>
      <w:divBdr>
        <w:top w:val="none" w:sz="0" w:space="0" w:color="auto"/>
        <w:left w:val="none" w:sz="0" w:space="0" w:color="auto"/>
        <w:bottom w:val="none" w:sz="0" w:space="0" w:color="auto"/>
        <w:right w:val="none" w:sz="0" w:space="0" w:color="auto"/>
      </w:divBdr>
    </w:div>
    <w:div w:id="1653487667">
      <w:bodyDiv w:val="1"/>
      <w:marLeft w:val="0"/>
      <w:marRight w:val="0"/>
      <w:marTop w:val="0"/>
      <w:marBottom w:val="0"/>
      <w:divBdr>
        <w:top w:val="none" w:sz="0" w:space="0" w:color="auto"/>
        <w:left w:val="none" w:sz="0" w:space="0" w:color="auto"/>
        <w:bottom w:val="none" w:sz="0" w:space="0" w:color="auto"/>
        <w:right w:val="none" w:sz="0" w:space="0" w:color="auto"/>
      </w:divBdr>
    </w:div>
    <w:div w:id="1653488695">
      <w:bodyDiv w:val="1"/>
      <w:marLeft w:val="0"/>
      <w:marRight w:val="0"/>
      <w:marTop w:val="0"/>
      <w:marBottom w:val="0"/>
      <w:divBdr>
        <w:top w:val="none" w:sz="0" w:space="0" w:color="auto"/>
        <w:left w:val="none" w:sz="0" w:space="0" w:color="auto"/>
        <w:bottom w:val="none" w:sz="0" w:space="0" w:color="auto"/>
        <w:right w:val="none" w:sz="0" w:space="0" w:color="auto"/>
      </w:divBdr>
    </w:div>
    <w:div w:id="1654218351">
      <w:bodyDiv w:val="1"/>
      <w:marLeft w:val="0"/>
      <w:marRight w:val="0"/>
      <w:marTop w:val="0"/>
      <w:marBottom w:val="0"/>
      <w:divBdr>
        <w:top w:val="none" w:sz="0" w:space="0" w:color="auto"/>
        <w:left w:val="none" w:sz="0" w:space="0" w:color="auto"/>
        <w:bottom w:val="none" w:sz="0" w:space="0" w:color="auto"/>
        <w:right w:val="none" w:sz="0" w:space="0" w:color="auto"/>
      </w:divBdr>
    </w:div>
    <w:div w:id="1654679278">
      <w:bodyDiv w:val="1"/>
      <w:marLeft w:val="0"/>
      <w:marRight w:val="0"/>
      <w:marTop w:val="0"/>
      <w:marBottom w:val="0"/>
      <w:divBdr>
        <w:top w:val="none" w:sz="0" w:space="0" w:color="auto"/>
        <w:left w:val="none" w:sz="0" w:space="0" w:color="auto"/>
        <w:bottom w:val="none" w:sz="0" w:space="0" w:color="auto"/>
        <w:right w:val="none" w:sz="0" w:space="0" w:color="auto"/>
      </w:divBdr>
    </w:div>
    <w:div w:id="1656251998">
      <w:bodyDiv w:val="1"/>
      <w:marLeft w:val="0"/>
      <w:marRight w:val="0"/>
      <w:marTop w:val="0"/>
      <w:marBottom w:val="0"/>
      <w:divBdr>
        <w:top w:val="none" w:sz="0" w:space="0" w:color="auto"/>
        <w:left w:val="none" w:sz="0" w:space="0" w:color="auto"/>
        <w:bottom w:val="none" w:sz="0" w:space="0" w:color="auto"/>
        <w:right w:val="none" w:sz="0" w:space="0" w:color="auto"/>
      </w:divBdr>
    </w:div>
    <w:div w:id="1656453816">
      <w:bodyDiv w:val="1"/>
      <w:marLeft w:val="0"/>
      <w:marRight w:val="0"/>
      <w:marTop w:val="0"/>
      <w:marBottom w:val="0"/>
      <w:divBdr>
        <w:top w:val="none" w:sz="0" w:space="0" w:color="auto"/>
        <w:left w:val="none" w:sz="0" w:space="0" w:color="auto"/>
        <w:bottom w:val="none" w:sz="0" w:space="0" w:color="auto"/>
        <w:right w:val="none" w:sz="0" w:space="0" w:color="auto"/>
      </w:divBdr>
    </w:div>
    <w:div w:id="1656642675">
      <w:bodyDiv w:val="1"/>
      <w:marLeft w:val="0"/>
      <w:marRight w:val="0"/>
      <w:marTop w:val="0"/>
      <w:marBottom w:val="0"/>
      <w:divBdr>
        <w:top w:val="none" w:sz="0" w:space="0" w:color="auto"/>
        <w:left w:val="none" w:sz="0" w:space="0" w:color="auto"/>
        <w:bottom w:val="none" w:sz="0" w:space="0" w:color="auto"/>
        <w:right w:val="none" w:sz="0" w:space="0" w:color="auto"/>
      </w:divBdr>
    </w:div>
    <w:div w:id="1657026863">
      <w:bodyDiv w:val="1"/>
      <w:marLeft w:val="0"/>
      <w:marRight w:val="0"/>
      <w:marTop w:val="0"/>
      <w:marBottom w:val="0"/>
      <w:divBdr>
        <w:top w:val="none" w:sz="0" w:space="0" w:color="auto"/>
        <w:left w:val="none" w:sz="0" w:space="0" w:color="auto"/>
        <w:bottom w:val="none" w:sz="0" w:space="0" w:color="auto"/>
        <w:right w:val="none" w:sz="0" w:space="0" w:color="auto"/>
      </w:divBdr>
    </w:div>
    <w:div w:id="1657107627">
      <w:bodyDiv w:val="1"/>
      <w:marLeft w:val="0"/>
      <w:marRight w:val="0"/>
      <w:marTop w:val="0"/>
      <w:marBottom w:val="0"/>
      <w:divBdr>
        <w:top w:val="none" w:sz="0" w:space="0" w:color="auto"/>
        <w:left w:val="none" w:sz="0" w:space="0" w:color="auto"/>
        <w:bottom w:val="none" w:sz="0" w:space="0" w:color="auto"/>
        <w:right w:val="none" w:sz="0" w:space="0" w:color="auto"/>
      </w:divBdr>
    </w:div>
    <w:div w:id="1657294658">
      <w:bodyDiv w:val="1"/>
      <w:marLeft w:val="0"/>
      <w:marRight w:val="0"/>
      <w:marTop w:val="0"/>
      <w:marBottom w:val="0"/>
      <w:divBdr>
        <w:top w:val="none" w:sz="0" w:space="0" w:color="auto"/>
        <w:left w:val="none" w:sz="0" w:space="0" w:color="auto"/>
        <w:bottom w:val="none" w:sz="0" w:space="0" w:color="auto"/>
        <w:right w:val="none" w:sz="0" w:space="0" w:color="auto"/>
      </w:divBdr>
      <w:divsChild>
        <w:div w:id="84115021">
          <w:marLeft w:val="547"/>
          <w:marRight w:val="0"/>
          <w:marTop w:val="115"/>
          <w:marBottom w:val="0"/>
          <w:divBdr>
            <w:top w:val="none" w:sz="0" w:space="0" w:color="auto"/>
            <w:left w:val="none" w:sz="0" w:space="0" w:color="auto"/>
            <w:bottom w:val="none" w:sz="0" w:space="0" w:color="auto"/>
            <w:right w:val="none" w:sz="0" w:space="0" w:color="auto"/>
          </w:divBdr>
        </w:div>
        <w:div w:id="480346103">
          <w:marLeft w:val="547"/>
          <w:marRight w:val="0"/>
          <w:marTop w:val="115"/>
          <w:marBottom w:val="0"/>
          <w:divBdr>
            <w:top w:val="none" w:sz="0" w:space="0" w:color="auto"/>
            <w:left w:val="none" w:sz="0" w:space="0" w:color="auto"/>
            <w:bottom w:val="none" w:sz="0" w:space="0" w:color="auto"/>
            <w:right w:val="none" w:sz="0" w:space="0" w:color="auto"/>
          </w:divBdr>
        </w:div>
        <w:div w:id="1461145302">
          <w:marLeft w:val="547"/>
          <w:marRight w:val="0"/>
          <w:marTop w:val="115"/>
          <w:marBottom w:val="0"/>
          <w:divBdr>
            <w:top w:val="none" w:sz="0" w:space="0" w:color="auto"/>
            <w:left w:val="none" w:sz="0" w:space="0" w:color="auto"/>
            <w:bottom w:val="none" w:sz="0" w:space="0" w:color="auto"/>
            <w:right w:val="none" w:sz="0" w:space="0" w:color="auto"/>
          </w:divBdr>
        </w:div>
        <w:div w:id="1855146349">
          <w:marLeft w:val="1166"/>
          <w:marRight w:val="0"/>
          <w:marTop w:val="96"/>
          <w:marBottom w:val="0"/>
          <w:divBdr>
            <w:top w:val="none" w:sz="0" w:space="0" w:color="auto"/>
            <w:left w:val="none" w:sz="0" w:space="0" w:color="auto"/>
            <w:bottom w:val="none" w:sz="0" w:space="0" w:color="auto"/>
            <w:right w:val="none" w:sz="0" w:space="0" w:color="auto"/>
          </w:divBdr>
        </w:div>
        <w:div w:id="1885872510">
          <w:marLeft w:val="1166"/>
          <w:marRight w:val="0"/>
          <w:marTop w:val="96"/>
          <w:marBottom w:val="0"/>
          <w:divBdr>
            <w:top w:val="none" w:sz="0" w:space="0" w:color="auto"/>
            <w:left w:val="none" w:sz="0" w:space="0" w:color="auto"/>
            <w:bottom w:val="none" w:sz="0" w:space="0" w:color="auto"/>
            <w:right w:val="none" w:sz="0" w:space="0" w:color="auto"/>
          </w:divBdr>
        </w:div>
        <w:div w:id="2075422123">
          <w:marLeft w:val="1166"/>
          <w:marRight w:val="0"/>
          <w:marTop w:val="96"/>
          <w:marBottom w:val="0"/>
          <w:divBdr>
            <w:top w:val="none" w:sz="0" w:space="0" w:color="auto"/>
            <w:left w:val="none" w:sz="0" w:space="0" w:color="auto"/>
            <w:bottom w:val="none" w:sz="0" w:space="0" w:color="auto"/>
            <w:right w:val="none" w:sz="0" w:space="0" w:color="auto"/>
          </w:divBdr>
        </w:div>
      </w:divsChild>
    </w:div>
    <w:div w:id="1658071071">
      <w:bodyDiv w:val="1"/>
      <w:marLeft w:val="0"/>
      <w:marRight w:val="0"/>
      <w:marTop w:val="0"/>
      <w:marBottom w:val="0"/>
      <w:divBdr>
        <w:top w:val="none" w:sz="0" w:space="0" w:color="auto"/>
        <w:left w:val="none" w:sz="0" w:space="0" w:color="auto"/>
        <w:bottom w:val="none" w:sz="0" w:space="0" w:color="auto"/>
        <w:right w:val="none" w:sz="0" w:space="0" w:color="auto"/>
      </w:divBdr>
    </w:div>
    <w:div w:id="1658731793">
      <w:bodyDiv w:val="1"/>
      <w:marLeft w:val="0"/>
      <w:marRight w:val="0"/>
      <w:marTop w:val="0"/>
      <w:marBottom w:val="0"/>
      <w:divBdr>
        <w:top w:val="none" w:sz="0" w:space="0" w:color="auto"/>
        <w:left w:val="none" w:sz="0" w:space="0" w:color="auto"/>
        <w:bottom w:val="none" w:sz="0" w:space="0" w:color="auto"/>
        <w:right w:val="none" w:sz="0" w:space="0" w:color="auto"/>
      </w:divBdr>
      <w:divsChild>
        <w:div w:id="198132636">
          <w:marLeft w:val="1800"/>
          <w:marRight w:val="0"/>
          <w:marTop w:val="82"/>
          <w:marBottom w:val="0"/>
          <w:divBdr>
            <w:top w:val="none" w:sz="0" w:space="0" w:color="auto"/>
            <w:left w:val="none" w:sz="0" w:space="0" w:color="auto"/>
            <w:bottom w:val="none" w:sz="0" w:space="0" w:color="auto"/>
            <w:right w:val="none" w:sz="0" w:space="0" w:color="auto"/>
          </w:divBdr>
        </w:div>
        <w:div w:id="758217092">
          <w:marLeft w:val="1800"/>
          <w:marRight w:val="0"/>
          <w:marTop w:val="82"/>
          <w:marBottom w:val="0"/>
          <w:divBdr>
            <w:top w:val="none" w:sz="0" w:space="0" w:color="auto"/>
            <w:left w:val="none" w:sz="0" w:space="0" w:color="auto"/>
            <w:bottom w:val="none" w:sz="0" w:space="0" w:color="auto"/>
            <w:right w:val="none" w:sz="0" w:space="0" w:color="auto"/>
          </w:divBdr>
        </w:div>
        <w:div w:id="795609625">
          <w:marLeft w:val="1166"/>
          <w:marRight w:val="0"/>
          <w:marTop w:val="115"/>
          <w:marBottom w:val="0"/>
          <w:divBdr>
            <w:top w:val="none" w:sz="0" w:space="0" w:color="auto"/>
            <w:left w:val="none" w:sz="0" w:space="0" w:color="auto"/>
            <w:bottom w:val="none" w:sz="0" w:space="0" w:color="auto"/>
            <w:right w:val="none" w:sz="0" w:space="0" w:color="auto"/>
          </w:divBdr>
        </w:div>
        <w:div w:id="897742379">
          <w:marLeft w:val="1800"/>
          <w:marRight w:val="0"/>
          <w:marTop w:val="82"/>
          <w:marBottom w:val="0"/>
          <w:divBdr>
            <w:top w:val="none" w:sz="0" w:space="0" w:color="auto"/>
            <w:left w:val="none" w:sz="0" w:space="0" w:color="auto"/>
            <w:bottom w:val="none" w:sz="0" w:space="0" w:color="auto"/>
            <w:right w:val="none" w:sz="0" w:space="0" w:color="auto"/>
          </w:divBdr>
        </w:div>
        <w:div w:id="1061365147">
          <w:marLeft w:val="547"/>
          <w:marRight w:val="0"/>
          <w:marTop w:val="115"/>
          <w:marBottom w:val="0"/>
          <w:divBdr>
            <w:top w:val="none" w:sz="0" w:space="0" w:color="auto"/>
            <w:left w:val="none" w:sz="0" w:space="0" w:color="auto"/>
            <w:bottom w:val="none" w:sz="0" w:space="0" w:color="auto"/>
            <w:right w:val="none" w:sz="0" w:space="0" w:color="auto"/>
          </w:divBdr>
        </w:div>
        <w:div w:id="1087381089">
          <w:marLeft w:val="1166"/>
          <w:marRight w:val="0"/>
          <w:marTop w:val="96"/>
          <w:marBottom w:val="0"/>
          <w:divBdr>
            <w:top w:val="none" w:sz="0" w:space="0" w:color="auto"/>
            <w:left w:val="none" w:sz="0" w:space="0" w:color="auto"/>
            <w:bottom w:val="none" w:sz="0" w:space="0" w:color="auto"/>
            <w:right w:val="none" w:sz="0" w:space="0" w:color="auto"/>
          </w:divBdr>
        </w:div>
        <w:div w:id="1848669392">
          <w:marLeft w:val="1166"/>
          <w:marRight w:val="0"/>
          <w:marTop w:val="96"/>
          <w:marBottom w:val="0"/>
          <w:divBdr>
            <w:top w:val="none" w:sz="0" w:space="0" w:color="auto"/>
            <w:left w:val="none" w:sz="0" w:space="0" w:color="auto"/>
            <w:bottom w:val="none" w:sz="0" w:space="0" w:color="auto"/>
            <w:right w:val="none" w:sz="0" w:space="0" w:color="auto"/>
          </w:divBdr>
        </w:div>
        <w:div w:id="1906797194">
          <w:marLeft w:val="1800"/>
          <w:marRight w:val="0"/>
          <w:marTop w:val="82"/>
          <w:marBottom w:val="0"/>
          <w:divBdr>
            <w:top w:val="none" w:sz="0" w:space="0" w:color="auto"/>
            <w:left w:val="none" w:sz="0" w:space="0" w:color="auto"/>
            <w:bottom w:val="none" w:sz="0" w:space="0" w:color="auto"/>
            <w:right w:val="none" w:sz="0" w:space="0" w:color="auto"/>
          </w:divBdr>
        </w:div>
      </w:divsChild>
    </w:div>
    <w:div w:id="1660039933">
      <w:bodyDiv w:val="1"/>
      <w:marLeft w:val="0"/>
      <w:marRight w:val="0"/>
      <w:marTop w:val="0"/>
      <w:marBottom w:val="0"/>
      <w:divBdr>
        <w:top w:val="none" w:sz="0" w:space="0" w:color="auto"/>
        <w:left w:val="none" w:sz="0" w:space="0" w:color="auto"/>
        <w:bottom w:val="none" w:sz="0" w:space="0" w:color="auto"/>
        <w:right w:val="none" w:sz="0" w:space="0" w:color="auto"/>
      </w:divBdr>
    </w:div>
    <w:div w:id="1660578394">
      <w:bodyDiv w:val="1"/>
      <w:marLeft w:val="0"/>
      <w:marRight w:val="0"/>
      <w:marTop w:val="0"/>
      <w:marBottom w:val="0"/>
      <w:divBdr>
        <w:top w:val="none" w:sz="0" w:space="0" w:color="auto"/>
        <w:left w:val="none" w:sz="0" w:space="0" w:color="auto"/>
        <w:bottom w:val="none" w:sz="0" w:space="0" w:color="auto"/>
        <w:right w:val="none" w:sz="0" w:space="0" w:color="auto"/>
      </w:divBdr>
    </w:div>
    <w:div w:id="1660618818">
      <w:bodyDiv w:val="1"/>
      <w:marLeft w:val="0"/>
      <w:marRight w:val="0"/>
      <w:marTop w:val="0"/>
      <w:marBottom w:val="0"/>
      <w:divBdr>
        <w:top w:val="none" w:sz="0" w:space="0" w:color="auto"/>
        <w:left w:val="none" w:sz="0" w:space="0" w:color="auto"/>
        <w:bottom w:val="none" w:sz="0" w:space="0" w:color="auto"/>
        <w:right w:val="none" w:sz="0" w:space="0" w:color="auto"/>
      </w:divBdr>
    </w:div>
    <w:div w:id="1660767859">
      <w:bodyDiv w:val="1"/>
      <w:marLeft w:val="0"/>
      <w:marRight w:val="0"/>
      <w:marTop w:val="0"/>
      <w:marBottom w:val="0"/>
      <w:divBdr>
        <w:top w:val="none" w:sz="0" w:space="0" w:color="auto"/>
        <w:left w:val="none" w:sz="0" w:space="0" w:color="auto"/>
        <w:bottom w:val="none" w:sz="0" w:space="0" w:color="auto"/>
        <w:right w:val="none" w:sz="0" w:space="0" w:color="auto"/>
      </w:divBdr>
      <w:divsChild>
        <w:div w:id="1385103853">
          <w:marLeft w:val="0"/>
          <w:marRight w:val="0"/>
          <w:marTop w:val="0"/>
          <w:marBottom w:val="0"/>
          <w:divBdr>
            <w:top w:val="none" w:sz="0" w:space="0" w:color="auto"/>
            <w:left w:val="none" w:sz="0" w:space="0" w:color="auto"/>
            <w:bottom w:val="none" w:sz="0" w:space="0" w:color="auto"/>
            <w:right w:val="none" w:sz="0" w:space="0" w:color="auto"/>
          </w:divBdr>
          <w:divsChild>
            <w:div w:id="70854512">
              <w:marLeft w:val="0"/>
              <w:marRight w:val="0"/>
              <w:marTop w:val="0"/>
              <w:marBottom w:val="0"/>
              <w:divBdr>
                <w:top w:val="none" w:sz="0" w:space="0" w:color="auto"/>
                <w:left w:val="none" w:sz="0" w:space="0" w:color="auto"/>
                <w:bottom w:val="none" w:sz="0" w:space="0" w:color="auto"/>
                <w:right w:val="none" w:sz="0" w:space="0" w:color="auto"/>
              </w:divBdr>
            </w:div>
            <w:div w:id="104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03904">
      <w:bodyDiv w:val="1"/>
      <w:marLeft w:val="0"/>
      <w:marRight w:val="0"/>
      <w:marTop w:val="0"/>
      <w:marBottom w:val="0"/>
      <w:divBdr>
        <w:top w:val="none" w:sz="0" w:space="0" w:color="auto"/>
        <w:left w:val="none" w:sz="0" w:space="0" w:color="auto"/>
        <w:bottom w:val="none" w:sz="0" w:space="0" w:color="auto"/>
        <w:right w:val="none" w:sz="0" w:space="0" w:color="auto"/>
      </w:divBdr>
    </w:div>
    <w:div w:id="1662804596">
      <w:bodyDiv w:val="1"/>
      <w:marLeft w:val="0"/>
      <w:marRight w:val="0"/>
      <w:marTop w:val="0"/>
      <w:marBottom w:val="0"/>
      <w:divBdr>
        <w:top w:val="none" w:sz="0" w:space="0" w:color="auto"/>
        <w:left w:val="none" w:sz="0" w:space="0" w:color="auto"/>
        <w:bottom w:val="none" w:sz="0" w:space="0" w:color="auto"/>
        <w:right w:val="none" w:sz="0" w:space="0" w:color="auto"/>
      </w:divBdr>
    </w:div>
    <w:div w:id="1663073370">
      <w:bodyDiv w:val="1"/>
      <w:marLeft w:val="0"/>
      <w:marRight w:val="0"/>
      <w:marTop w:val="0"/>
      <w:marBottom w:val="0"/>
      <w:divBdr>
        <w:top w:val="none" w:sz="0" w:space="0" w:color="auto"/>
        <w:left w:val="none" w:sz="0" w:space="0" w:color="auto"/>
        <w:bottom w:val="none" w:sz="0" w:space="0" w:color="auto"/>
        <w:right w:val="none" w:sz="0" w:space="0" w:color="auto"/>
      </w:divBdr>
      <w:divsChild>
        <w:div w:id="204560141">
          <w:marLeft w:val="1267"/>
          <w:marRight w:val="0"/>
          <w:marTop w:val="0"/>
          <w:marBottom w:val="0"/>
          <w:divBdr>
            <w:top w:val="none" w:sz="0" w:space="0" w:color="auto"/>
            <w:left w:val="none" w:sz="0" w:space="0" w:color="auto"/>
            <w:bottom w:val="none" w:sz="0" w:space="0" w:color="auto"/>
            <w:right w:val="none" w:sz="0" w:space="0" w:color="auto"/>
          </w:divBdr>
        </w:div>
        <w:div w:id="205606187">
          <w:marLeft w:val="634"/>
          <w:marRight w:val="0"/>
          <w:marTop w:val="0"/>
          <w:marBottom w:val="0"/>
          <w:divBdr>
            <w:top w:val="none" w:sz="0" w:space="0" w:color="auto"/>
            <w:left w:val="none" w:sz="0" w:space="0" w:color="auto"/>
            <w:bottom w:val="none" w:sz="0" w:space="0" w:color="auto"/>
            <w:right w:val="none" w:sz="0" w:space="0" w:color="auto"/>
          </w:divBdr>
        </w:div>
        <w:div w:id="462116024">
          <w:marLeft w:val="634"/>
          <w:marRight w:val="0"/>
          <w:marTop w:val="0"/>
          <w:marBottom w:val="0"/>
          <w:divBdr>
            <w:top w:val="none" w:sz="0" w:space="0" w:color="auto"/>
            <w:left w:val="none" w:sz="0" w:space="0" w:color="auto"/>
            <w:bottom w:val="none" w:sz="0" w:space="0" w:color="auto"/>
            <w:right w:val="none" w:sz="0" w:space="0" w:color="auto"/>
          </w:divBdr>
        </w:div>
        <w:div w:id="504976135">
          <w:marLeft w:val="634"/>
          <w:marRight w:val="0"/>
          <w:marTop w:val="0"/>
          <w:marBottom w:val="0"/>
          <w:divBdr>
            <w:top w:val="none" w:sz="0" w:space="0" w:color="auto"/>
            <w:left w:val="none" w:sz="0" w:space="0" w:color="auto"/>
            <w:bottom w:val="none" w:sz="0" w:space="0" w:color="auto"/>
            <w:right w:val="none" w:sz="0" w:space="0" w:color="auto"/>
          </w:divBdr>
        </w:div>
        <w:div w:id="664556859">
          <w:marLeft w:val="634"/>
          <w:marRight w:val="0"/>
          <w:marTop w:val="0"/>
          <w:marBottom w:val="0"/>
          <w:divBdr>
            <w:top w:val="none" w:sz="0" w:space="0" w:color="auto"/>
            <w:left w:val="none" w:sz="0" w:space="0" w:color="auto"/>
            <w:bottom w:val="none" w:sz="0" w:space="0" w:color="auto"/>
            <w:right w:val="none" w:sz="0" w:space="0" w:color="auto"/>
          </w:divBdr>
        </w:div>
        <w:div w:id="688606125">
          <w:marLeft w:val="1267"/>
          <w:marRight w:val="0"/>
          <w:marTop w:val="0"/>
          <w:marBottom w:val="0"/>
          <w:divBdr>
            <w:top w:val="none" w:sz="0" w:space="0" w:color="auto"/>
            <w:left w:val="none" w:sz="0" w:space="0" w:color="auto"/>
            <w:bottom w:val="none" w:sz="0" w:space="0" w:color="auto"/>
            <w:right w:val="none" w:sz="0" w:space="0" w:color="auto"/>
          </w:divBdr>
        </w:div>
        <w:div w:id="714038726">
          <w:marLeft w:val="634"/>
          <w:marRight w:val="0"/>
          <w:marTop w:val="0"/>
          <w:marBottom w:val="0"/>
          <w:divBdr>
            <w:top w:val="none" w:sz="0" w:space="0" w:color="auto"/>
            <w:left w:val="none" w:sz="0" w:space="0" w:color="auto"/>
            <w:bottom w:val="none" w:sz="0" w:space="0" w:color="auto"/>
            <w:right w:val="none" w:sz="0" w:space="0" w:color="auto"/>
          </w:divBdr>
        </w:div>
        <w:div w:id="722994666">
          <w:marLeft w:val="1354"/>
          <w:marRight w:val="0"/>
          <w:marTop w:val="0"/>
          <w:marBottom w:val="0"/>
          <w:divBdr>
            <w:top w:val="none" w:sz="0" w:space="0" w:color="auto"/>
            <w:left w:val="none" w:sz="0" w:space="0" w:color="auto"/>
            <w:bottom w:val="none" w:sz="0" w:space="0" w:color="auto"/>
            <w:right w:val="none" w:sz="0" w:space="0" w:color="auto"/>
          </w:divBdr>
        </w:div>
        <w:div w:id="783773787">
          <w:marLeft w:val="1267"/>
          <w:marRight w:val="0"/>
          <w:marTop w:val="0"/>
          <w:marBottom w:val="0"/>
          <w:divBdr>
            <w:top w:val="none" w:sz="0" w:space="0" w:color="auto"/>
            <w:left w:val="none" w:sz="0" w:space="0" w:color="auto"/>
            <w:bottom w:val="none" w:sz="0" w:space="0" w:color="auto"/>
            <w:right w:val="none" w:sz="0" w:space="0" w:color="auto"/>
          </w:divBdr>
        </w:div>
        <w:div w:id="1014649639">
          <w:marLeft w:val="634"/>
          <w:marRight w:val="0"/>
          <w:marTop w:val="0"/>
          <w:marBottom w:val="0"/>
          <w:divBdr>
            <w:top w:val="none" w:sz="0" w:space="0" w:color="auto"/>
            <w:left w:val="none" w:sz="0" w:space="0" w:color="auto"/>
            <w:bottom w:val="none" w:sz="0" w:space="0" w:color="auto"/>
            <w:right w:val="none" w:sz="0" w:space="0" w:color="auto"/>
          </w:divBdr>
        </w:div>
        <w:div w:id="1724478245">
          <w:marLeft w:val="634"/>
          <w:marRight w:val="0"/>
          <w:marTop w:val="0"/>
          <w:marBottom w:val="0"/>
          <w:divBdr>
            <w:top w:val="none" w:sz="0" w:space="0" w:color="auto"/>
            <w:left w:val="none" w:sz="0" w:space="0" w:color="auto"/>
            <w:bottom w:val="none" w:sz="0" w:space="0" w:color="auto"/>
            <w:right w:val="none" w:sz="0" w:space="0" w:color="auto"/>
          </w:divBdr>
        </w:div>
        <w:div w:id="1972707194">
          <w:marLeft w:val="634"/>
          <w:marRight w:val="0"/>
          <w:marTop w:val="0"/>
          <w:marBottom w:val="0"/>
          <w:divBdr>
            <w:top w:val="none" w:sz="0" w:space="0" w:color="auto"/>
            <w:left w:val="none" w:sz="0" w:space="0" w:color="auto"/>
            <w:bottom w:val="none" w:sz="0" w:space="0" w:color="auto"/>
            <w:right w:val="none" w:sz="0" w:space="0" w:color="auto"/>
          </w:divBdr>
        </w:div>
        <w:div w:id="2030060562">
          <w:marLeft w:val="1267"/>
          <w:marRight w:val="0"/>
          <w:marTop w:val="0"/>
          <w:marBottom w:val="0"/>
          <w:divBdr>
            <w:top w:val="none" w:sz="0" w:space="0" w:color="auto"/>
            <w:left w:val="none" w:sz="0" w:space="0" w:color="auto"/>
            <w:bottom w:val="none" w:sz="0" w:space="0" w:color="auto"/>
            <w:right w:val="none" w:sz="0" w:space="0" w:color="auto"/>
          </w:divBdr>
        </w:div>
      </w:divsChild>
    </w:div>
    <w:div w:id="1663776785">
      <w:bodyDiv w:val="1"/>
      <w:marLeft w:val="0"/>
      <w:marRight w:val="0"/>
      <w:marTop w:val="0"/>
      <w:marBottom w:val="0"/>
      <w:divBdr>
        <w:top w:val="none" w:sz="0" w:space="0" w:color="auto"/>
        <w:left w:val="none" w:sz="0" w:space="0" w:color="auto"/>
        <w:bottom w:val="none" w:sz="0" w:space="0" w:color="auto"/>
        <w:right w:val="none" w:sz="0" w:space="0" w:color="auto"/>
      </w:divBdr>
    </w:div>
    <w:div w:id="1664119860">
      <w:bodyDiv w:val="1"/>
      <w:marLeft w:val="0"/>
      <w:marRight w:val="0"/>
      <w:marTop w:val="0"/>
      <w:marBottom w:val="0"/>
      <w:divBdr>
        <w:top w:val="none" w:sz="0" w:space="0" w:color="auto"/>
        <w:left w:val="none" w:sz="0" w:space="0" w:color="auto"/>
        <w:bottom w:val="none" w:sz="0" w:space="0" w:color="auto"/>
        <w:right w:val="none" w:sz="0" w:space="0" w:color="auto"/>
      </w:divBdr>
      <w:divsChild>
        <w:div w:id="1375084559">
          <w:marLeft w:val="547"/>
          <w:marRight w:val="0"/>
          <w:marTop w:val="96"/>
          <w:marBottom w:val="0"/>
          <w:divBdr>
            <w:top w:val="none" w:sz="0" w:space="0" w:color="auto"/>
            <w:left w:val="none" w:sz="0" w:space="0" w:color="auto"/>
            <w:bottom w:val="none" w:sz="0" w:space="0" w:color="auto"/>
            <w:right w:val="none" w:sz="0" w:space="0" w:color="auto"/>
          </w:divBdr>
        </w:div>
      </w:divsChild>
    </w:div>
    <w:div w:id="1664309835">
      <w:bodyDiv w:val="1"/>
      <w:marLeft w:val="0"/>
      <w:marRight w:val="0"/>
      <w:marTop w:val="0"/>
      <w:marBottom w:val="0"/>
      <w:divBdr>
        <w:top w:val="none" w:sz="0" w:space="0" w:color="auto"/>
        <w:left w:val="none" w:sz="0" w:space="0" w:color="auto"/>
        <w:bottom w:val="none" w:sz="0" w:space="0" w:color="auto"/>
        <w:right w:val="none" w:sz="0" w:space="0" w:color="auto"/>
      </w:divBdr>
      <w:divsChild>
        <w:div w:id="715391222">
          <w:marLeft w:val="0"/>
          <w:marRight w:val="0"/>
          <w:marTop w:val="0"/>
          <w:marBottom w:val="0"/>
          <w:divBdr>
            <w:top w:val="none" w:sz="0" w:space="0" w:color="auto"/>
            <w:left w:val="none" w:sz="0" w:space="0" w:color="auto"/>
            <w:bottom w:val="none" w:sz="0" w:space="0" w:color="auto"/>
            <w:right w:val="none" w:sz="0" w:space="0" w:color="auto"/>
          </w:divBdr>
          <w:divsChild>
            <w:div w:id="497505884">
              <w:marLeft w:val="0"/>
              <w:marRight w:val="0"/>
              <w:marTop w:val="0"/>
              <w:marBottom w:val="0"/>
              <w:divBdr>
                <w:top w:val="none" w:sz="0" w:space="0" w:color="auto"/>
                <w:left w:val="none" w:sz="0" w:space="0" w:color="auto"/>
                <w:bottom w:val="none" w:sz="0" w:space="0" w:color="auto"/>
                <w:right w:val="none" w:sz="0" w:space="0" w:color="auto"/>
              </w:divBdr>
            </w:div>
            <w:div w:id="1428387739">
              <w:marLeft w:val="0"/>
              <w:marRight w:val="0"/>
              <w:marTop w:val="0"/>
              <w:marBottom w:val="0"/>
              <w:divBdr>
                <w:top w:val="none" w:sz="0" w:space="0" w:color="auto"/>
                <w:left w:val="none" w:sz="0" w:space="0" w:color="auto"/>
                <w:bottom w:val="none" w:sz="0" w:space="0" w:color="auto"/>
                <w:right w:val="none" w:sz="0" w:space="0" w:color="auto"/>
              </w:divBdr>
            </w:div>
            <w:div w:id="16548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6713">
      <w:bodyDiv w:val="1"/>
      <w:marLeft w:val="0"/>
      <w:marRight w:val="0"/>
      <w:marTop w:val="0"/>
      <w:marBottom w:val="0"/>
      <w:divBdr>
        <w:top w:val="none" w:sz="0" w:space="0" w:color="auto"/>
        <w:left w:val="none" w:sz="0" w:space="0" w:color="auto"/>
        <w:bottom w:val="none" w:sz="0" w:space="0" w:color="auto"/>
        <w:right w:val="none" w:sz="0" w:space="0" w:color="auto"/>
      </w:divBdr>
      <w:divsChild>
        <w:div w:id="526606804">
          <w:marLeft w:val="1800"/>
          <w:marRight w:val="0"/>
          <w:marTop w:val="77"/>
          <w:marBottom w:val="0"/>
          <w:divBdr>
            <w:top w:val="none" w:sz="0" w:space="0" w:color="auto"/>
            <w:left w:val="none" w:sz="0" w:space="0" w:color="auto"/>
            <w:bottom w:val="none" w:sz="0" w:space="0" w:color="auto"/>
            <w:right w:val="none" w:sz="0" w:space="0" w:color="auto"/>
          </w:divBdr>
        </w:div>
        <w:div w:id="613632619">
          <w:marLeft w:val="1166"/>
          <w:marRight w:val="0"/>
          <w:marTop w:val="96"/>
          <w:marBottom w:val="0"/>
          <w:divBdr>
            <w:top w:val="none" w:sz="0" w:space="0" w:color="auto"/>
            <w:left w:val="none" w:sz="0" w:space="0" w:color="auto"/>
            <w:bottom w:val="none" w:sz="0" w:space="0" w:color="auto"/>
            <w:right w:val="none" w:sz="0" w:space="0" w:color="auto"/>
          </w:divBdr>
        </w:div>
        <w:div w:id="796722905">
          <w:marLeft w:val="1166"/>
          <w:marRight w:val="0"/>
          <w:marTop w:val="96"/>
          <w:marBottom w:val="0"/>
          <w:divBdr>
            <w:top w:val="none" w:sz="0" w:space="0" w:color="auto"/>
            <w:left w:val="none" w:sz="0" w:space="0" w:color="auto"/>
            <w:bottom w:val="none" w:sz="0" w:space="0" w:color="auto"/>
            <w:right w:val="none" w:sz="0" w:space="0" w:color="auto"/>
          </w:divBdr>
        </w:div>
        <w:div w:id="994992835">
          <w:marLeft w:val="1800"/>
          <w:marRight w:val="0"/>
          <w:marTop w:val="77"/>
          <w:marBottom w:val="0"/>
          <w:divBdr>
            <w:top w:val="none" w:sz="0" w:space="0" w:color="auto"/>
            <w:left w:val="none" w:sz="0" w:space="0" w:color="auto"/>
            <w:bottom w:val="none" w:sz="0" w:space="0" w:color="auto"/>
            <w:right w:val="none" w:sz="0" w:space="0" w:color="auto"/>
          </w:divBdr>
        </w:div>
        <w:div w:id="1228498253">
          <w:marLeft w:val="547"/>
          <w:marRight w:val="0"/>
          <w:marTop w:val="115"/>
          <w:marBottom w:val="0"/>
          <w:divBdr>
            <w:top w:val="none" w:sz="0" w:space="0" w:color="auto"/>
            <w:left w:val="none" w:sz="0" w:space="0" w:color="auto"/>
            <w:bottom w:val="none" w:sz="0" w:space="0" w:color="auto"/>
            <w:right w:val="none" w:sz="0" w:space="0" w:color="auto"/>
          </w:divBdr>
        </w:div>
        <w:div w:id="1305550031">
          <w:marLeft w:val="547"/>
          <w:marRight w:val="0"/>
          <w:marTop w:val="115"/>
          <w:marBottom w:val="0"/>
          <w:divBdr>
            <w:top w:val="none" w:sz="0" w:space="0" w:color="auto"/>
            <w:left w:val="none" w:sz="0" w:space="0" w:color="auto"/>
            <w:bottom w:val="none" w:sz="0" w:space="0" w:color="auto"/>
            <w:right w:val="none" w:sz="0" w:space="0" w:color="auto"/>
          </w:divBdr>
        </w:div>
        <w:div w:id="1340045129">
          <w:marLeft w:val="547"/>
          <w:marRight w:val="0"/>
          <w:marTop w:val="115"/>
          <w:marBottom w:val="0"/>
          <w:divBdr>
            <w:top w:val="none" w:sz="0" w:space="0" w:color="auto"/>
            <w:left w:val="none" w:sz="0" w:space="0" w:color="auto"/>
            <w:bottom w:val="none" w:sz="0" w:space="0" w:color="auto"/>
            <w:right w:val="none" w:sz="0" w:space="0" w:color="auto"/>
          </w:divBdr>
        </w:div>
        <w:div w:id="1482695983">
          <w:marLeft w:val="1166"/>
          <w:marRight w:val="0"/>
          <w:marTop w:val="96"/>
          <w:marBottom w:val="0"/>
          <w:divBdr>
            <w:top w:val="none" w:sz="0" w:space="0" w:color="auto"/>
            <w:left w:val="none" w:sz="0" w:space="0" w:color="auto"/>
            <w:bottom w:val="none" w:sz="0" w:space="0" w:color="auto"/>
            <w:right w:val="none" w:sz="0" w:space="0" w:color="auto"/>
          </w:divBdr>
        </w:div>
        <w:div w:id="1746611906">
          <w:marLeft w:val="547"/>
          <w:marRight w:val="0"/>
          <w:marTop w:val="115"/>
          <w:marBottom w:val="0"/>
          <w:divBdr>
            <w:top w:val="none" w:sz="0" w:space="0" w:color="auto"/>
            <w:left w:val="none" w:sz="0" w:space="0" w:color="auto"/>
            <w:bottom w:val="none" w:sz="0" w:space="0" w:color="auto"/>
            <w:right w:val="none" w:sz="0" w:space="0" w:color="auto"/>
          </w:divBdr>
        </w:div>
        <w:div w:id="1950239797">
          <w:marLeft w:val="1800"/>
          <w:marRight w:val="0"/>
          <w:marTop w:val="77"/>
          <w:marBottom w:val="0"/>
          <w:divBdr>
            <w:top w:val="none" w:sz="0" w:space="0" w:color="auto"/>
            <w:left w:val="none" w:sz="0" w:space="0" w:color="auto"/>
            <w:bottom w:val="none" w:sz="0" w:space="0" w:color="auto"/>
            <w:right w:val="none" w:sz="0" w:space="0" w:color="auto"/>
          </w:divBdr>
        </w:div>
        <w:div w:id="2048095183">
          <w:marLeft w:val="547"/>
          <w:marRight w:val="0"/>
          <w:marTop w:val="115"/>
          <w:marBottom w:val="0"/>
          <w:divBdr>
            <w:top w:val="none" w:sz="0" w:space="0" w:color="auto"/>
            <w:left w:val="none" w:sz="0" w:space="0" w:color="auto"/>
            <w:bottom w:val="none" w:sz="0" w:space="0" w:color="auto"/>
            <w:right w:val="none" w:sz="0" w:space="0" w:color="auto"/>
          </w:divBdr>
        </w:div>
      </w:divsChild>
    </w:div>
    <w:div w:id="1666320423">
      <w:bodyDiv w:val="1"/>
      <w:marLeft w:val="0"/>
      <w:marRight w:val="0"/>
      <w:marTop w:val="0"/>
      <w:marBottom w:val="0"/>
      <w:divBdr>
        <w:top w:val="none" w:sz="0" w:space="0" w:color="auto"/>
        <w:left w:val="none" w:sz="0" w:space="0" w:color="auto"/>
        <w:bottom w:val="none" w:sz="0" w:space="0" w:color="auto"/>
        <w:right w:val="none" w:sz="0" w:space="0" w:color="auto"/>
      </w:divBdr>
    </w:div>
    <w:div w:id="1666780449">
      <w:bodyDiv w:val="1"/>
      <w:marLeft w:val="0"/>
      <w:marRight w:val="0"/>
      <w:marTop w:val="0"/>
      <w:marBottom w:val="0"/>
      <w:divBdr>
        <w:top w:val="none" w:sz="0" w:space="0" w:color="auto"/>
        <w:left w:val="none" w:sz="0" w:space="0" w:color="auto"/>
        <w:bottom w:val="none" w:sz="0" w:space="0" w:color="auto"/>
        <w:right w:val="none" w:sz="0" w:space="0" w:color="auto"/>
      </w:divBdr>
    </w:div>
    <w:div w:id="1667978767">
      <w:bodyDiv w:val="1"/>
      <w:marLeft w:val="0"/>
      <w:marRight w:val="0"/>
      <w:marTop w:val="0"/>
      <w:marBottom w:val="0"/>
      <w:divBdr>
        <w:top w:val="none" w:sz="0" w:space="0" w:color="auto"/>
        <w:left w:val="none" w:sz="0" w:space="0" w:color="auto"/>
        <w:bottom w:val="none" w:sz="0" w:space="0" w:color="auto"/>
        <w:right w:val="none" w:sz="0" w:space="0" w:color="auto"/>
      </w:divBdr>
      <w:divsChild>
        <w:div w:id="1557277681">
          <w:marLeft w:val="547"/>
          <w:marRight w:val="0"/>
          <w:marTop w:val="154"/>
          <w:marBottom w:val="0"/>
          <w:divBdr>
            <w:top w:val="none" w:sz="0" w:space="0" w:color="auto"/>
            <w:left w:val="none" w:sz="0" w:space="0" w:color="auto"/>
            <w:bottom w:val="none" w:sz="0" w:space="0" w:color="auto"/>
            <w:right w:val="none" w:sz="0" w:space="0" w:color="auto"/>
          </w:divBdr>
        </w:div>
        <w:div w:id="1986081302">
          <w:marLeft w:val="547"/>
          <w:marRight w:val="0"/>
          <w:marTop w:val="154"/>
          <w:marBottom w:val="0"/>
          <w:divBdr>
            <w:top w:val="none" w:sz="0" w:space="0" w:color="auto"/>
            <w:left w:val="none" w:sz="0" w:space="0" w:color="auto"/>
            <w:bottom w:val="none" w:sz="0" w:space="0" w:color="auto"/>
            <w:right w:val="none" w:sz="0" w:space="0" w:color="auto"/>
          </w:divBdr>
        </w:div>
      </w:divsChild>
    </w:div>
    <w:div w:id="1668631907">
      <w:bodyDiv w:val="1"/>
      <w:marLeft w:val="0"/>
      <w:marRight w:val="0"/>
      <w:marTop w:val="0"/>
      <w:marBottom w:val="0"/>
      <w:divBdr>
        <w:top w:val="none" w:sz="0" w:space="0" w:color="auto"/>
        <w:left w:val="none" w:sz="0" w:space="0" w:color="auto"/>
        <w:bottom w:val="none" w:sz="0" w:space="0" w:color="auto"/>
        <w:right w:val="none" w:sz="0" w:space="0" w:color="auto"/>
      </w:divBdr>
    </w:div>
    <w:div w:id="1668898375">
      <w:bodyDiv w:val="1"/>
      <w:marLeft w:val="0"/>
      <w:marRight w:val="0"/>
      <w:marTop w:val="0"/>
      <w:marBottom w:val="0"/>
      <w:divBdr>
        <w:top w:val="none" w:sz="0" w:space="0" w:color="auto"/>
        <w:left w:val="none" w:sz="0" w:space="0" w:color="auto"/>
        <w:bottom w:val="none" w:sz="0" w:space="0" w:color="auto"/>
        <w:right w:val="none" w:sz="0" w:space="0" w:color="auto"/>
      </w:divBdr>
      <w:divsChild>
        <w:div w:id="491607535">
          <w:marLeft w:val="0"/>
          <w:marRight w:val="0"/>
          <w:marTop w:val="0"/>
          <w:marBottom w:val="0"/>
          <w:divBdr>
            <w:top w:val="none" w:sz="0" w:space="0" w:color="auto"/>
            <w:left w:val="none" w:sz="0" w:space="0" w:color="auto"/>
            <w:bottom w:val="none" w:sz="0" w:space="0" w:color="auto"/>
            <w:right w:val="none" w:sz="0" w:space="0" w:color="auto"/>
          </w:divBdr>
          <w:divsChild>
            <w:div w:id="565187593">
              <w:marLeft w:val="0"/>
              <w:marRight w:val="0"/>
              <w:marTop w:val="0"/>
              <w:marBottom w:val="0"/>
              <w:divBdr>
                <w:top w:val="none" w:sz="0" w:space="0" w:color="auto"/>
                <w:left w:val="none" w:sz="0" w:space="0" w:color="auto"/>
                <w:bottom w:val="none" w:sz="0" w:space="0" w:color="auto"/>
                <w:right w:val="none" w:sz="0" w:space="0" w:color="auto"/>
              </w:divBdr>
            </w:div>
            <w:div w:id="728967046">
              <w:marLeft w:val="0"/>
              <w:marRight w:val="0"/>
              <w:marTop w:val="0"/>
              <w:marBottom w:val="0"/>
              <w:divBdr>
                <w:top w:val="none" w:sz="0" w:space="0" w:color="auto"/>
                <w:left w:val="none" w:sz="0" w:space="0" w:color="auto"/>
                <w:bottom w:val="none" w:sz="0" w:space="0" w:color="auto"/>
                <w:right w:val="none" w:sz="0" w:space="0" w:color="auto"/>
              </w:divBdr>
            </w:div>
            <w:div w:id="833423722">
              <w:marLeft w:val="0"/>
              <w:marRight w:val="0"/>
              <w:marTop w:val="0"/>
              <w:marBottom w:val="0"/>
              <w:divBdr>
                <w:top w:val="none" w:sz="0" w:space="0" w:color="auto"/>
                <w:left w:val="none" w:sz="0" w:space="0" w:color="auto"/>
                <w:bottom w:val="none" w:sz="0" w:space="0" w:color="auto"/>
                <w:right w:val="none" w:sz="0" w:space="0" w:color="auto"/>
              </w:divBdr>
            </w:div>
            <w:div w:id="1087120201">
              <w:marLeft w:val="0"/>
              <w:marRight w:val="0"/>
              <w:marTop w:val="0"/>
              <w:marBottom w:val="0"/>
              <w:divBdr>
                <w:top w:val="none" w:sz="0" w:space="0" w:color="auto"/>
                <w:left w:val="none" w:sz="0" w:space="0" w:color="auto"/>
                <w:bottom w:val="none" w:sz="0" w:space="0" w:color="auto"/>
                <w:right w:val="none" w:sz="0" w:space="0" w:color="auto"/>
              </w:divBdr>
            </w:div>
            <w:div w:id="1262647978">
              <w:marLeft w:val="0"/>
              <w:marRight w:val="0"/>
              <w:marTop w:val="0"/>
              <w:marBottom w:val="0"/>
              <w:divBdr>
                <w:top w:val="none" w:sz="0" w:space="0" w:color="auto"/>
                <w:left w:val="none" w:sz="0" w:space="0" w:color="auto"/>
                <w:bottom w:val="none" w:sz="0" w:space="0" w:color="auto"/>
                <w:right w:val="none" w:sz="0" w:space="0" w:color="auto"/>
              </w:divBdr>
            </w:div>
            <w:div w:id="1462070798">
              <w:marLeft w:val="0"/>
              <w:marRight w:val="0"/>
              <w:marTop w:val="0"/>
              <w:marBottom w:val="0"/>
              <w:divBdr>
                <w:top w:val="none" w:sz="0" w:space="0" w:color="auto"/>
                <w:left w:val="none" w:sz="0" w:space="0" w:color="auto"/>
                <w:bottom w:val="none" w:sz="0" w:space="0" w:color="auto"/>
                <w:right w:val="none" w:sz="0" w:space="0" w:color="auto"/>
              </w:divBdr>
            </w:div>
            <w:div w:id="1657150255">
              <w:marLeft w:val="0"/>
              <w:marRight w:val="0"/>
              <w:marTop w:val="0"/>
              <w:marBottom w:val="0"/>
              <w:divBdr>
                <w:top w:val="none" w:sz="0" w:space="0" w:color="auto"/>
                <w:left w:val="none" w:sz="0" w:space="0" w:color="auto"/>
                <w:bottom w:val="none" w:sz="0" w:space="0" w:color="auto"/>
                <w:right w:val="none" w:sz="0" w:space="0" w:color="auto"/>
              </w:divBdr>
            </w:div>
            <w:div w:id="1705666208">
              <w:marLeft w:val="0"/>
              <w:marRight w:val="0"/>
              <w:marTop w:val="0"/>
              <w:marBottom w:val="0"/>
              <w:divBdr>
                <w:top w:val="none" w:sz="0" w:space="0" w:color="auto"/>
                <w:left w:val="none" w:sz="0" w:space="0" w:color="auto"/>
                <w:bottom w:val="none" w:sz="0" w:space="0" w:color="auto"/>
                <w:right w:val="none" w:sz="0" w:space="0" w:color="auto"/>
              </w:divBdr>
            </w:div>
            <w:div w:id="1781215544">
              <w:marLeft w:val="0"/>
              <w:marRight w:val="0"/>
              <w:marTop w:val="0"/>
              <w:marBottom w:val="0"/>
              <w:divBdr>
                <w:top w:val="none" w:sz="0" w:space="0" w:color="auto"/>
                <w:left w:val="none" w:sz="0" w:space="0" w:color="auto"/>
                <w:bottom w:val="none" w:sz="0" w:space="0" w:color="auto"/>
                <w:right w:val="none" w:sz="0" w:space="0" w:color="auto"/>
              </w:divBdr>
            </w:div>
            <w:div w:id="21406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6740">
      <w:bodyDiv w:val="1"/>
      <w:marLeft w:val="0"/>
      <w:marRight w:val="0"/>
      <w:marTop w:val="0"/>
      <w:marBottom w:val="0"/>
      <w:divBdr>
        <w:top w:val="none" w:sz="0" w:space="0" w:color="auto"/>
        <w:left w:val="none" w:sz="0" w:space="0" w:color="auto"/>
        <w:bottom w:val="none" w:sz="0" w:space="0" w:color="auto"/>
        <w:right w:val="none" w:sz="0" w:space="0" w:color="auto"/>
      </w:divBdr>
    </w:div>
    <w:div w:id="1670137981">
      <w:bodyDiv w:val="1"/>
      <w:marLeft w:val="0"/>
      <w:marRight w:val="0"/>
      <w:marTop w:val="0"/>
      <w:marBottom w:val="0"/>
      <w:divBdr>
        <w:top w:val="none" w:sz="0" w:space="0" w:color="auto"/>
        <w:left w:val="none" w:sz="0" w:space="0" w:color="auto"/>
        <w:bottom w:val="none" w:sz="0" w:space="0" w:color="auto"/>
        <w:right w:val="none" w:sz="0" w:space="0" w:color="auto"/>
      </w:divBdr>
    </w:div>
    <w:div w:id="1670324788">
      <w:bodyDiv w:val="1"/>
      <w:marLeft w:val="0"/>
      <w:marRight w:val="0"/>
      <w:marTop w:val="0"/>
      <w:marBottom w:val="0"/>
      <w:divBdr>
        <w:top w:val="none" w:sz="0" w:space="0" w:color="auto"/>
        <w:left w:val="none" w:sz="0" w:space="0" w:color="auto"/>
        <w:bottom w:val="none" w:sz="0" w:space="0" w:color="auto"/>
        <w:right w:val="none" w:sz="0" w:space="0" w:color="auto"/>
      </w:divBdr>
    </w:div>
    <w:div w:id="1670593203">
      <w:bodyDiv w:val="1"/>
      <w:marLeft w:val="0"/>
      <w:marRight w:val="0"/>
      <w:marTop w:val="0"/>
      <w:marBottom w:val="0"/>
      <w:divBdr>
        <w:top w:val="none" w:sz="0" w:space="0" w:color="auto"/>
        <w:left w:val="none" w:sz="0" w:space="0" w:color="auto"/>
        <w:bottom w:val="none" w:sz="0" w:space="0" w:color="auto"/>
        <w:right w:val="none" w:sz="0" w:space="0" w:color="auto"/>
      </w:divBdr>
    </w:div>
    <w:div w:id="1670673911">
      <w:bodyDiv w:val="1"/>
      <w:marLeft w:val="0"/>
      <w:marRight w:val="0"/>
      <w:marTop w:val="0"/>
      <w:marBottom w:val="0"/>
      <w:divBdr>
        <w:top w:val="none" w:sz="0" w:space="0" w:color="auto"/>
        <w:left w:val="none" w:sz="0" w:space="0" w:color="auto"/>
        <w:bottom w:val="none" w:sz="0" w:space="0" w:color="auto"/>
        <w:right w:val="none" w:sz="0" w:space="0" w:color="auto"/>
      </w:divBdr>
    </w:div>
    <w:div w:id="1672096469">
      <w:bodyDiv w:val="1"/>
      <w:marLeft w:val="0"/>
      <w:marRight w:val="0"/>
      <w:marTop w:val="0"/>
      <w:marBottom w:val="0"/>
      <w:divBdr>
        <w:top w:val="none" w:sz="0" w:space="0" w:color="auto"/>
        <w:left w:val="none" w:sz="0" w:space="0" w:color="auto"/>
        <w:bottom w:val="none" w:sz="0" w:space="0" w:color="auto"/>
        <w:right w:val="none" w:sz="0" w:space="0" w:color="auto"/>
      </w:divBdr>
      <w:divsChild>
        <w:div w:id="482047979">
          <w:marLeft w:val="1080"/>
          <w:marRight w:val="0"/>
          <w:marTop w:val="100"/>
          <w:marBottom w:val="0"/>
          <w:divBdr>
            <w:top w:val="none" w:sz="0" w:space="0" w:color="auto"/>
            <w:left w:val="none" w:sz="0" w:space="0" w:color="auto"/>
            <w:bottom w:val="none" w:sz="0" w:space="0" w:color="auto"/>
            <w:right w:val="none" w:sz="0" w:space="0" w:color="auto"/>
          </w:divBdr>
        </w:div>
        <w:div w:id="533733613">
          <w:marLeft w:val="360"/>
          <w:marRight w:val="0"/>
          <w:marTop w:val="200"/>
          <w:marBottom w:val="0"/>
          <w:divBdr>
            <w:top w:val="none" w:sz="0" w:space="0" w:color="auto"/>
            <w:left w:val="none" w:sz="0" w:space="0" w:color="auto"/>
            <w:bottom w:val="none" w:sz="0" w:space="0" w:color="auto"/>
            <w:right w:val="none" w:sz="0" w:space="0" w:color="auto"/>
          </w:divBdr>
        </w:div>
        <w:div w:id="656154085">
          <w:marLeft w:val="1080"/>
          <w:marRight w:val="0"/>
          <w:marTop w:val="100"/>
          <w:marBottom w:val="0"/>
          <w:divBdr>
            <w:top w:val="none" w:sz="0" w:space="0" w:color="auto"/>
            <w:left w:val="none" w:sz="0" w:space="0" w:color="auto"/>
            <w:bottom w:val="none" w:sz="0" w:space="0" w:color="auto"/>
            <w:right w:val="none" w:sz="0" w:space="0" w:color="auto"/>
          </w:divBdr>
        </w:div>
        <w:div w:id="799081136">
          <w:marLeft w:val="1080"/>
          <w:marRight w:val="0"/>
          <w:marTop w:val="100"/>
          <w:marBottom w:val="0"/>
          <w:divBdr>
            <w:top w:val="none" w:sz="0" w:space="0" w:color="auto"/>
            <w:left w:val="none" w:sz="0" w:space="0" w:color="auto"/>
            <w:bottom w:val="none" w:sz="0" w:space="0" w:color="auto"/>
            <w:right w:val="none" w:sz="0" w:space="0" w:color="auto"/>
          </w:divBdr>
        </w:div>
        <w:div w:id="1068963959">
          <w:marLeft w:val="1080"/>
          <w:marRight w:val="0"/>
          <w:marTop w:val="100"/>
          <w:marBottom w:val="0"/>
          <w:divBdr>
            <w:top w:val="none" w:sz="0" w:space="0" w:color="auto"/>
            <w:left w:val="none" w:sz="0" w:space="0" w:color="auto"/>
            <w:bottom w:val="none" w:sz="0" w:space="0" w:color="auto"/>
            <w:right w:val="none" w:sz="0" w:space="0" w:color="auto"/>
          </w:divBdr>
        </w:div>
        <w:div w:id="1634142595">
          <w:marLeft w:val="360"/>
          <w:marRight w:val="0"/>
          <w:marTop w:val="200"/>
          <w:marBottom w:val="0"/>
          <w:divBdr>
            <w:top w:val="none" w:sz="0" w:space="0" w:color="auto"/>
            <w:left w:val="none" w:sz="0" w:space="0" w:color="auto"/>
            <w:bottom w:val="none" w:sz="0" w:space="0" w:color="auto"/>
            <w:right w:val="none" w:sz="0" w:space="0" w:color="auto"/>
          </w:divBdr>
        </w:div>
        <w:div w:id="2059234067">
          <w:marLeft w:val="360"/>
          <w:marRight w:val="0"/>
          <w:marTop w:val="200"/>
          <w:marBottom w:val="0"/>
          <w:divBdr>
            <w:top w:val="none" w:sz="0" w:space="0" w:color="auto"/>
            <w:left w:val="none" w:sz="0" w:space="0" w:color="auto"/>
            <w:bottom w:val="none" w:sz="0" w:space="0" w:color="auto"/>
            <w:right w:val="none" w:sz="0" w:space="0" w:color="auto"/>
          </w:divBdr>
        </w:div>
        <w:div w:id="2132816677">
          <w:marLeft w:val="360"/>
          <w:marRight w:val="0"/>
          <w:marTop w:val="200"/>
          <w:marBottom w:val="0"/>
          <w:divBdr>
            <w:top w:val="none" w:sz="0" w:space="0" w:color="auto"/>
            <w:left w:val="none" w:sz="0" w:space="0" w:color="auto"/>
            <w:bottom w:val="none" w:sz="0" w:space="0" w:color="auto"/>
            <w:right w:val="none" w:sz="0" w:space="0" w:color="auto"/>
          </w:divBdr>
        </w:div>
      </w:divsChild>
    </w:div>
    <w:div w:id="1672103549">
      <w:bodyDiv w:val="1"/>
      <w:marLeft w:val="0"/>
      <w:marRight w:val="0"/>
      <w:marTop w:val="0"/>
      <w:marBottom w:val="0"/>
      <w:divBdr>
        <w:top w:val="none" w:sz="0" w:space="0" w:color="auto"/>
        <w:left w:val="none" w:sz="0" w:space="0" w:color="auto"/>
        <w:bottom w:val="none" w:sz="0" w:space="0" w:color="auto"/>
        <w:right w:val="none" w:sz="0" w:space="0" w:color="auto"/>
      </w:divBdr>
      <w:divsChild>
        <w:div w:id="626200940">
          <w:marLeft w:val="547"/>
          <w:marRight w:val="0"/>
          <w:marTop w:val="144"/>
          <w:marBottom w:val="0"/>
          <w:divBdr>
            <w:top w:val="none" w:sz="0" w:space="0" w:color="auto"/>
            <w:left w:val="none" w:sz="0" w:space="0" w:color="auto"/>
            <w:bottom w:val="none" w:sz="0" w:space="0" w:color="auto"/>
            <w:right w:val="none" w:sz="0" w:space="0" w:color="auto"/>
          </w:divBdr>
        </w:div>
        <w:div w:id="973099086">
          <w:marLeft w:val="547"/>
          <w:marRight w:val="0"/>
          <w:marTop w:val="144"/>
          <w:marBottom w:val="0"/>
          <w:divBdr>
            <w:top w:val="none" w:sz="0" w:space="0" w:color="auto"/>
            <w:left w:val="none" w:sz="0" w:space="0" w:color="auto"/>
            <w:bottom w:val="none" w:sz="0" w:space="0" w:color="auto"/>
            <w:right w:val="none" w:sz="0" w:space="0" w:color="auto"/>
          </w:divBdr>
        </w:div>
        <w:div w:id="1653364905">
          <w:marLeft w:val="547"/>
          <w:marRight w:val="0"/>
          <w:marTop w:val="144"/>
          <w:marBottom w:val="0"/>
          <w:divBdr>
            <w:top w:val="none" w:sz="0" w:space="0" w:color="auto"/>
            <w:left w:val="none" w:sz="0" w:space="0" w:color="auto"/>
            <w:bottom w:val="none" w:sz="0" w:space="0" w:color="auto"/>
            <w:right w:val="none" w:sz="0" w:space="0" w:color="auto"/>
          </w:divBdr>
        </w:div>
        <w:div w:id="1956055514">
          <w:marLeft w:val="547"/>
          <w:marRight w:val="0"/>
          <w:marTop w:val="144"/>
          <w:marBottom w:val="0"/>
          <w:divBdr>
            <w:top w:val="none" w:sz="0" w:space="0" w:color="auto"/>
            <w:left w:val="none" w:sz="0" w:space="0" w:color="auto"/>
            <w:bottom w:val="none" w:sz="0" w:space="0" w:color="auto"/>
            <w:right w:val="none" w:sz="0" w:space="0" w:color="auto"/>
          </w:divBdr>
        </w:div>
        <w:div w:id="2021852639">
          <w:marLeft w:val="1166"/>
          <w:marRight w:val="0"/>
          <w:marTop w:val="110"/>
          <w:marBottom w:val="0"/>
          <w:divBdr>
            <w:top w:val="none" w:sz="0" w:space="0" w:color="auto"/>
            <w:left w:val="none" w:sz="0" w:space="0" w:color="auto"/>
            <w:bottom w:val="none" w:sz="0" w:space="0" w:color="auto"/>
            <w:right w:val="none" w:sz="0" w:space="0" w:color="auto"/>
          </w:divBdr>
        </w:div>
        <w:div w:id="2070686497">
          <w:marLeft w:val="1166"/>
          <w:marRight w:val="0"/>
          <w:marTop w:val="110"/>
          <w:marBottom w:val="0"/>
          <w:divBdr>
            <w:top w:val="none" w:sz="0" w:space="0" w:color="auto"/>
            <w:left w:val="none" w:sz="0" w:space="0" w:color="auto"/>
            <w:bottom w:val="none" w:sz="0" w:space="0" w:color="auto"/>
            <w:right w:val="none" w:sz="0" w:space="0" w:color="auto"/>
          </w:divBdr>
        </w:div>
      </w:divsChild>
    </w:div>
    <w:div w:id="1672681227">
      <w:bodyDiv w:val="1"/>
      <w:marLeft w:val="0"/>
      <w:marRight w:val="0"/>
      <w:marTop w:val="0"/>
      <w:marBottom w:val="0"/>
      <w:divBdr>
        <w:top w:val="none" w:sz="0" w:space="0" w:color="auto"/>
        <w:left w:val="none" w:sz="0" w:space="0" w:color="auto"/>
        <w:bottom w:val="none" w:sz="0" w:space="0" w:color="auto"/>
        <w:right w:val="none" w:sz="0" w:space="0" w:color="auto"/>
      </w:divBdr>
      <w:divsChild>
        <w:div w:id="79371268">
          <w:marLeft w:val="1166"/>
          <w:marRight w:val="0"/>
          <w:marTop w:val="96"/>
          <w:marBottom w:val="0"/>
          <w:divBdr>
            <w:top w:val="none" w:sz="0" w:space="0" w:color="auto"/>
            <w:left w:val="none" w:sz="0" w:space="0" w:color="auto"/>
            <w:bottom w:val="none" w:sz="0" w:space="0" w:color="auto"/>
            <w:right w:val="none" w:sz="0" w:space="0" w:color="auto"/>
          </w:divBdr>
        </w:div>
        <w:div w:id="110516733">
          <w:marLeft w:val="547"/>
          <w:marRight w:val="0"/>
          <w:marTop w:val="115"/>
          <w:marBottom w:val="0"/>
          <w:divBdr>
            <w:top w:val="none" w:sz="0" w:space="0" w:color="auto"/>
            <w:left w:val="none" w:sz="0" w:space="0" w:color="auto"/>
            <w:bottom w:val="none" w:sz="0" w:space="0" w:color="auto"/>
            <w:right w:val="none" w:sz="0" w:space="0" w:color="auto"/>
          </w:divBdr>
        </w:div>
        <w:div w:id="856626617">
          <w:marLeft w:val="1166"/>
          <w:marRight w:val="0"/>
          <w:marTop w:val="96"/>
          <w:marBottom w:val="0"/>
          <w:divBdr>
            <w:top w:val="none" w:sz="0" w:space="0" w:color="auto"/>
            <w:left w:val="none" w:sz="0" w:space="0" w:color="auto"/>
            <w:bottom w:val="none" w:sz="0" w:space="0" w:color="auto"/>
            <w:right w:val="none" w:sz="0" w:space="0" w:color="auto"/>
          </w:divBdr>
        </w:div>
        <w:div w:id="1540318568">
          <w:marLeft w:val="1166"/>
          <w:marRight w:val="0"/>
          <w:marTop w:val="96"/>
          <w:marBottom w:val="0"/>
          <w:divBdr>
            <w:top w:val="none" w:sz="0" w:space="0" w:color="auto"/>
            <w:left w:val="none" w:sz="0" w:space="0" w:color="auto"/>
            <w:bottom w:val="none" w:sz="0" w:space="0" w:color="auto"/>
            <w:right w:val="none" w:sz="0" w:space="0" w:color="auto"/>
          </w:divBdr>
        </w:div>
      </w:divsChild>
    </w:div>
    <w:div w:id="1672873799">
      <w:bodyDiv w:val="1"/>
      <w:marLeft w:val="0"/>
      <w:marRight w:val="0"/>
      <w:marTop w:val="0"/>
      <w:marBottom w:val="0"/>
      <w:divBdr>
        <w:top w:val="none" w:sz="0" w:space="0" w:color="auto"/>
        <w:left w:val="none" w:sz="0" w:space="0" w:color="auto"/>
        <w:bottom w:val="none" w:sz="0" w:space="0" w:color="auto"/>
        <w:right w:val="none" w:sz="0" w:space="0" w:color="auto"/>
      </w:divBdr>
    </w:div>
    <w:div w:id="1673220393">
      <w:bodyDiv w:val="1"/>
      <w:marLeft w:val="0"/>
      <w:marRight w:val="0"/>
      <w:marTop w:val="0"/>
      <w:marBottom w:val="0"/>
      <w:divBdr>
        <w:top w:val="none" w:sz="0" w:space="0" w:color="auto"/>
        <w:left w:val="none" w:sz="0" w:space="0" w:color="auto"/>
        <w:bottom w:val="none" w:sz="0" w:space="0" w:color="auto"/>
        <w:right w:val="none" w:sz="0" w:space="0" w:color="auto"/>
      </w:divBdr>
    </w:div>
    <w:div w:id="1674725553">
      <w:bodyDiv w:val="1"/>
      <w:marLeft w:val="0"/>
      <w:marRight w:val="0"/>
      <w:marTop w:val="0"/>
      <w:marBottom w:val="0"/>
      <w:divBdr>
        <w:top w:val="none" w:sz="0" w:space="0" w:color="auto"/>
        <w:left w:val="none" w:sz="0" w:space="0" w:color="auto"/>
        <w:bottom w:val="none" w:sz="0" w:space="0" w:color="auto"/>
        <w:right w:val="none" w:sz="0" w:space="0" w:color="auto"/>
      </w:divBdr>
      <w:divsChild>
        <w:div w:id="117183466">
          <w:marLeft w:val="1166"/>
          <w:marRight w:val="0"/>
          <w:marTop w:val="101"/>
          <w:marBottom w:val="0"/>
          <w:divBdr>
            <w:top w:val="none" w:sz="0" w:space="0" w:color="auto"/>
            <w:left w:val="none" w:sz="0" w:space="0" w:color="auto"/>
            <w:bottom w:val="none" w:sz="0" w:space="0" w:color="auto"/>
            <w:right w:val="none" w:sz="0" w:space="0" w:color="auto"/>
          </w:divBdr>
        </w:div>
        <w:div w:id="258106716">
          <w:marLeft w:val="547"/>
          <w:marRight w:val="0"/>
          <w:marTop w:val="120"/>
          <w:marBottom w:val="0"/>
          <w:divBdr>
            <w:top w:val="none" w:sz="0" w:space="0" w:color="auto"/>
            <w:left w:val="none" w:sz="0" w:space="0" w:color="auto"/>
            <w:bottom w:val="none" w:sz="0" w:space="0" w:color="auto"/>
            <w:right w:val="none" w:sz="0" w:space="0" w:color="auto"/>
          </w:divBdr>
        </w:div>
        <w:div w:id="415638348">
          <w:marLeft w:val="547"/>
          <w:marRight w:val="0"/>
          <w:marTop w:val="120"/>
          <w:marBottom w:val="0"/>
          <w:divBdr>
            <w:top w:val="none" w:sz="0" w:space="0" w:color="auto"/>
            <w:left w:val="none" w:sz="0" w:space="0" w:color="auto"/>
            <w:bottom w:val="none" w:sz="0" w:space="0" w:color="auto"/>
            <w:right w:val="none" w:sz="0" w:space="0" w:color="auto"/>
          </w:divBdr>
        </w:div>
        <w:div w:id="958679695">
          <w:marLeft w:val="1166"/>
          <w:marRight w:val="0"/>
          <w:marTop w:val="101"/>
          <w:marBottom w:val="0"/>
          <w:divBdr>
            <w:top w:val="none" w:sz="0" w:space="0" w:color="auto"/>
            <w:left w:val="none" w:sz="0" w:space="0" w:color="auto"/>
            <w:bottom w:val="none" w:sz="0" w:space="0" w:color="auto"/>
            <w:right w:val="none" w:sz="0" w:space="0" w:color="auto"/>
          </w:divBdr>
        </w:div>
        <w:div w:id="995691156">
          <w:marLeft w:val="1166"/>
          <w:marRight w:val="0"/>
          <w:marTop w:val="101"/>
          <w:marBottom w:val="0"/>
          <w:divBdr>
            <w:top w:val="none" w:sz="0" w:space="0" w:color="auto"/>
            <w:left w:val="none" w:sz="0" w:space="0" w:color="auto"/>
            <w:bottom w:val="none" w:sz="0" w:space="0" w:color="auto"/>
            <w:right w:val="none" w:sz="0" w:space="0" w:color="auto"/>
          </w:divBdr>
        </w:div>
        <w:div w:id="1485701549">
          <w:marLeft w:val="547"/>
          <w:marRight w:val="0"/>
          <w:marTop w:val="120"/>
          <w:marBottom w:val="0"/>
          <w:divBdr>
            <w:top w:val="none" w:sz="0" w:space="0" w:color="auto"/>
            <w:left w:val="none" w:sz="0" w:space="0" w:color="auto"/>
            <w:bottom w:val="none" w:sz="0" w:space="0" w:color="auto"/>
            <w:right w:val="none" w:sz="0" w:space="0" w:color="auto"/>
          </w:divBdr>
        </w:div>
        <w:div w:id="1562714050">
          <w:marLeft w:val="547"/>
          <w:marRight w:val="0"/>
          <w:marTop w:val="120"/>
          <w:marBottom w:val="0"/>
          <w:divBdr>
            <w:top w:val="none" w:sz="0" w:space="0" w:color="auto"/>
            <w:left w:val="none" w:sz="0" w:space="0" w:color="auto"/>
            <w:bottom w:val="none" w:sz="0" w:space="0" w:color="auto"/>
            <w:right w:val="none" w:sz="0" w:space="0" w:color="auto"/>
          </w:divBdr>
        </w:div>
      </w:divsChild>
    </w:div>
    <w:div w:id="1674800491">
      <w:bodyDiv w:val="1"/>
      <w:marLeft w:val="0"/>
      <w:marRight w:val="0"/>
      <w:marTop w:val="0"/>
      <w:marBottom w:val="0"/>
      <w:divBdr>
        <w:top w:val="none" w:sz="0" w:space="0" w:color="auto"/>
        <w:left w:val="none" w:sz="0" w:space="0" w:color="auto"/>
        <w:bottom w:val="none" w:sz="0" w:space="0" w:color="auto"/>
        <w:right w:val="none" w:sz="0" w:space="0" w:color="auto"/>
      </w:divBdr>
    </w:div>
    <w:div w:id="1674995487">
      <w:bodyDiv w:val="1"/>
      <w:marLeft w:val="0"/>
      <w:marRight w:val="0"/>
      <w:marTop w:val="0"/>
      <w:marBottom w:val="0"/>
      <w:divBdr>
        <w:top w:val="none" w:sz="0" w:space="0" w:color="auto"/>
        <w:left w:val="none" w:sz="0" w:space="0" w:color="auto"/>
        <w:bottom w:val="none" w:sz="0" w:space="0" w:color="auto"/>
        <w:right w:val="none" w:sz="0" w:space="0" w:color="auto"/>
      </w:divBdr>
      <w:divsChild>
        <w:div w:id="50925782">
          <w:marLeft w:val="0"/>
          <w:marRight w:val="0"/>
          <w:marTop w:val="0"/>
          <w:marBottom w:val="0"/>
          <w:divBdr>
            <w:top w:val="none" w:sz="0" w:space="0" w:color="auto"/>
            <w:left w:val="none" w:sz="0" w:space="0" w:color="auto"/>
            <w:bottom w:val="none" w:sz="0" w:space="0" w:color="auto"/>
            <w:right w:val="none" w:sz="0" w:space="0" w:color="auto"/>
          </w:divBdr>
        </w:div>
      </w:divsChild>
    </w:div>
    <w:div w:id="1675108755">
      <w:bodyDiv w:val="1"/>
      <w:marLeft w:val="0"/>
      <w:marRight w:val="0"/>
      <w:marTop w:val="0"/>
      <w:marBottom w:val="0"/>
      <w:divBdr>
        <w:top w:val="none" w:sz="0" w:space="0" w:color="auto"/>
        <w:left w:val="none" w:sz="0" w:space="0" w:color="auto"/>
        <w:bottom w:val="none" w:sz="0" w:space="0" w:color="auto"/>
        <w:right w:val="none" w:sz="0" w:space="0" w:color="auto"/>
      </w:divBdr>
    </w:div>
    <w:div w:id="1675302365">
      <w:bodyDiv w:val="1"/>
      <w:marLeft w:val="0"/>
      <w:marRight w:val="0"/>
      <w:marTop w:val="0"/>
      <w:marBottom w:val="0"/>
      <w:divBdr>
        <w:top w:val="none" w:sz="0" w:space="0" w:color="auto"/>
        <w:left w:val="none" w:sz="0" w:space="0" w:color="auto"/>
        <w:bottom w:val="none" w:sz="0" w:space="0" w:color="auto"/>
        <w:right w:val="none" w:sz="0" w:space="0" w:color="auto"/>
      </w:divBdr>
    </w:div>
    <w:div w:id="1675573392">
      <w:bodyDiv w:val="1"/>
      <w:marLeft w:val="0"/>
      <w:marRight w:val="0"/>
      <w:marTop w:val="0"/>
      <w:marBottom w:val="0"/>
      <w:divBdr>
        <w:top w:val="none" w:sz="0" w:space="0" w:color="auto"/>
        <w:left w:val="none" w:sz="0" w:space="0" w:color="auto"/>
        <w:bottom w:val="none" w:sz="0" w:space="0" w:color="auto"/>
        <w:right w:val="none" w:sz="0" w:space="0" w:color="auto"/>
      </w:divBdr>
      <w:divsChild>
        <w:div w:id="215895497">
          <w:marLeft w:val="1166"/>
          <w:marRight w:val="0"/>
          <w:marTop w:val="96"/>
          <w:marBottom w:val="0"/>
          <w:divBdr>
            <w:top w:val="none" w:sz="0" w:space="0" w:color="auto"/>
            <w:left w:val="none" w:sz="0" w:space="0" w:color="auto"/>
            <w:bottom w:val="none" w:sz="0" w:space="0" w:color="auto"/>
            <w:right w:val="none" w:sz="0" w:space="0" w:color="auto"/>
          </w:divBdr>
        </w:div>
        <w:div w:id="268008635">
          <w:marLeft w:val="547"/>
          <w:marRight w:val="0"/>
          <w:marTop w:val="115"/>
          <w:marBottom w:val="0"/>
          <w:divBdr>
            <w:top w:val="none" w:sz="0" w:space="0" w:color="auto"/>
            <w:left w:val="none" w:sz="0" w:space="0" w:color="auto"/>
            <w:bottom w:val="none" w:sz="0" w:space="0" w:color="auto"/>
            <w:right w:val="none" w:sz="0" w:space="0" w:color="auto"/>
          </w:divBdr>
        </w:div>
        <w:div w:id="1104109140">
          <w:marLeft w:val="1166"/>
          <w:marRight w:val="0"/>
          <w:marTop w:val="96"/>
          <w:marBottom w:val="0"/>
          <w:divBdr>
            <w:top w:val="none" w:sz="0" w:space="0" w:color="auto"/>
            <w:left w:val="none" w:sz="0" w:space="0" w:color="auto"/>
            <w:bottom w:val="none" w:sz="0" w:space="0" w:color="auto"/>
            <w:right w:val="none" w:sz="0" w:space="0" w:color="auto"/>
          </w:divBdr>
        </w:div>
        <w:div w:id="1287155689">
          <w:marLeft w:val="547"/>
          <w:marRight w:val="0"/>
          <w:marTop w:val="115"/>
          <w:marBottom w:val="0"/>
          <w:divBdr>
            <w:top w:val="none" w:sz="0" w:space="0" w:color="auto"/>
            <w:left w:val="none" w:sz="0" w:space="0" w:color="auto"/>
            <w:bottom w:val="none" w:sz="0" w:space="0" w:color="auto"/>
            <w:right w:val="none" w:sz="0" w:space="0" w:color="auto"/>
          </w:divBdr>
        </w:div>
        <w:div w:id="1291087361">
          <w:marLeft w:val="547"/>
          <w:marRight w:val="0"/>
          <w:marTop w:val="115"/>
          <w:marBottom w:val="0"/>
          <w:divBdr>
            <w:top w:val="none" w:sz="0" w:space="0" w:color="auto"/>
            <w:left w:val="none" w:sz="0" w:space="0" w:color="auto"/>
            <w:bottom w:val="none" w:sz="0" w:space="0" w:color="auto"/>
            <w:right w:val="none" w:sz="0" w:space="0" w:color="auto"/>
          </w:divBdr>
        </w:div>
        <w:div w:id="1383674509">
          <w:marLeft w:val="547"/>
          <w:marRight w:val="0"/>
          <w:marTop w:val="115"/>
          <w:marBottom w:val="0"/>
          <w:divBdr>
            <w:top w:val="none" w:sz="0" w:space="0" w:color="auto"/>
            <w:left w:val="none" w:sz="0" w:space="0" w:color="auto"/>
            <w:bottom w:val="none" w:sz="0" w:space="0" w:color="auto"/>
            <w:right w:val="none" w:sz="0" w:space="0" w:color="auto"/>
          </w:divBdr>
        </w:div>
      </w:divsChild>
    </w:div>
    <w:div w:id="1675913674">
      <w:bodyDiv w:val="1"/>
      <w:marLeft w:val="0"/>
      <w:marRight w:val="0"/>
      <w:marTop w:val="0"/>
      <w:marBottom w:val="0"/>
      <w:divBdr>
        <w:top w:val="none" w:sz="0" w:space="0" w:color="auto"/>
        <w:left w:val="none" w:sz="0" w:space="0" w:color="auto"/>
        <w:bottom w:val="none" w:sz="0" w:space="0" w:color="auto"/>
        <w:right w:val="none" w:sz="0" w:space="0" w:color="auto"/>
      </w:divBdr>
      <w:divsChild>
        <w:div w:id="1543831604">
          <w:marLeft w:val="0"/>
          <w:marRight w:val="0"/>
          <w:marTop w:val="0"/>
          <w:marBottom w:val="0"/>
          <w:divBdr>
            <w:top w:val="none" w:sz="0" w:space="0" w:color="auto"/>
            <w:left w:val="none" w:sz="0" w:space="0" w:color="auto"/>
            <w:bottom w:val="none" w:sz="0" w:space="0" w:color="auto"/>
            <w:right w:val="none" w:sz="0" w:space="0" w:color="auto"/>
          </w:divBdr>
        </w:div>
      </w:divsChild>
    </w:div>
    <w:div w:id="1678341666">
      <w:bodyDiv w:val="1"/>
      <w:marLeft w:val="0"/>
      <w:marRight w:val="0"/>
      <w:marTop w:val="0"/>
      <w:marBottom w:val="0"/>
      <w:divBdr>
        <w:top w:val="none" w:sz="0" w:space="0" w:color="auto"/>
        <w:left w:val="none" w:sz="0" w:space="0" w:color="auto"/>
        <w:bottom w:val="none" w:sz="0" w:space="0" w:color="auto"/>
        <w:right w:val="none" w:sz="0" w:space="0" w:color="auto"/>
      </w:divBdr>
    </w:div>
    <w:div w:id="1678384977">
      <w:bodyDiv w:val="1"/>
      <w:marLeft w:val="0"/>
      <w:marRight w:val="0"/>
      <w:marTop w:val="0"/>
      <w:marBottom w:val="0"/>
      <w:divBdr>
        <w:top w:val="none" w:sz="0" w:space="0" w:color="auto"/>
        <w:left w:val="none" w:sz="0" w:space="0" w:color="auto"/>
        <w:bottom w:val="none" w:sz="0" w:space="0" w:color="auto"/>
        <w:right w:val="none" w:sz="0" w:space="0" w:color="auto"/>
      </w:divBdr>
    </w:div>
    <w:div w:id="1678654663">
      <w:bodyDiv w:val="1"/>
      <w:marLeft w:val="0"/>
      <w:marRight w:val="0"/>
      <w:marTop w:val="0"/>
      <w:marBottom w:val="0"/>
      <w:divBdr>
        <w:top w:val="none" w:sz="0" w:space="0" w:color="auto"/>
        <w:left w:val="none" w:sz="0" w:space="0" w:color="auto"/>
        <w:bottom w:val="none" w:sz="0" w:space="0" w:color="auto"/>
        <w:right w:val="none" w:sz="0" w:space="0" w:color="auto"/>
      </w:divBdr>
    </w:div>
    <w:div w:id="1678733050">
      <w:bodyDiv w:val="1"/>
      <w:marLeft w:val="0"/>
      <w:marRight w:val="0"/>
      <w:marTop w:val="0"/>
      <w:marBottom w:val="0"/>
      <w:divBdr>
        <w:top w:val="none" w:sz="0" w:space="0" w:color="auto"/>
        <w:left w:val="none" w:sz="0" w:space="0" w:color="auto"/>
        <w:bottom w:val="none" w:sz="0" w:space="0" w:color="auto"/>
        <w:right w:val="none" w:sz="0" w:space="0" w:color="auto"/>
      </w:divBdr>
    </w:div>
    <w:div w:id="1682271743">
      <w:bodyDiv w:val="1"/>
      <w:marLeft w:val="0"/>
      <w:marRight w:val="0"/>
      <w:marTop w:val="0"/>
      <w:marBottom w:val="0"/>
      <w:divBdr>
        <w:top w:val="none" w:sz="0" w:space="0" w:color="auto"/>
        <w:left w:val="none" w:sz="0" w:space="0" w:color="auto"/>
        <w:bottom w:val="none" w:sz="0" w:space="0" w:color="auto"/>
        <w:right w:val="none" w:sz="0" w:space="0" w:color="auto"/>
      </w:divBdr>
    </w:div>
    <w:div w:id="1682513934">
      <w:bodyDiv w:val="1"/>
      <w:marLeft w:val="0"/>
      <w:marRight w:val="0"/>
      <w:marTop w:val="0"/>
      <w:marBottom w:val="0"/>
      <w:divBdr>
        <w:top w:val="none" w:sz="0" w:space="0" w:color="auto"/>
        <w:left w:val="none" w:sz="0" w:space="0" w:color="auto"/>
        <w:bottom w:val="none" w:sz="0" w:space="0" w:color="auto"/>
        <w:right w:val="none" w:sz="0" w:space="0" w:color="auto"/>
      </w:divBdr>
    </w:div>
    <w:div w:id="1683699393">
      <w:bodyDiv w:val="1"/>
      <w:marLeft w:val="0"/>
      <w:marRight w:val="0"/>
      <w:marTop w:val="0"/>
      <w:marBottom w:val="0"/>
      <w:divBdr>
        <w:top w:val="none" w:sz="0" w:space="0" w:color="auto"/>
        <w:left w:val="none" w:sz="0" w:space="0" w:color="auto"/>
        <w:bottom w:val="none" w:sz="0" w:space="0" w:color="auto"/>
        <w:right w:val="none" w:sz="0" w:space="0" w:color="auto"/>
      </w:divBdr>
    </w:div>
    <w:div w:id="1684091371">
      <w:bodyDiv w:val="1"/>
      <w:marLeft w:val="0"/>
      <w:marRight w:val="0"/>
      <w:marTop w:val="0"/>
      <w:marBottom w:val="0"/>
      <w:divBdr>
        <w:top w:val="none" w:sz="0" w:space="0" w:color="auto"/>
        <w:left w:val="none" w:sz="0" w:space="0" w:color="auto"/>
        <w:bottom w:val="none" w:sz="0" w:space="0" w:color="auto"/>
        <w:right w:val="none" w:sz="0" w:space="0" w:color="auto"/>
      </w:divBdr>
    </w:div>
    <w:div w:id="1684210150">
      <w:bodyDiv w:val="1"/>
      <w:marLeft w:val="0"/>
      <w:marRight w:val="0"/>
      <w:marTop w:val="0"/>
      <w:marBottom w:val="0"/>
      <w:divBdr>
        <w:top w:val="none" w:sz="0" w:space="0" w:color="auto"/>
        <w:left w:val="none" w:sz="0" w:space="0" w:color="auto"/>
        <w:bottom w:val="none" w:sz="0" w:space="0" w:color="auto"/>
        <w:right w:val="none" w:sz="0" w:space="0" w:color="auto"/>
      </w:divBdr>
    </w:div>
    <w:div w:id="1686520669">
      <w:bodyDiv w:val="1"/>
      <w:marLeft w:val="0"/>
      <w:marRight w:val="0"/>
      <w:marTop w:val="0"/>
      <w:marBottom w:val="0"/>
      <w:divBdr>
        <w:top w:val="none" w:sz="0" w:space="0" w:color="auto"/>
        <w:left w:val="none" w:sz="0" w:space="0" w:color="auto"/>
        <w:bottom w:val="none" w:sz="0" w:space="0" w:color="auto"/>
        <w:right w:val="none" w:sz="0" w:space="0" w:color="auto"/>
      </w:divBdr>
    </w:div>
    <w:div w:id="1686665114">
      <w:bodyDiv w:val="1"/>
      <w:marLeft w:val="0"/>
      <w:marRight w:val="0"/>
      <w:marTop w:val="0"/>
      <w:marBottom w:val="0"/>
      <w:divBdr>
        <w:top w:val="none" w:sz="0" w:space="0" w:color="auto"/>
        <w:left w:val="none" w:sz="0" w:space="0" w:color="auto"/>
        <w:bottom w:val="none" w:sz="0" w:space="0" w:color="auto"/>
        <w:right w:val="none" w:sz="0" w:space="0" w:color="auto"/>
      </w:divBdr>
      <w:divsChild>
        <w:div w:id="655188831">
          <w:marLeft w:val="547"/>
          <w:marRight w:val="0"/>
          <w:marTop w:val="154"/>
          <w:marBottom w:val="0"/>
          <w:divBdr>
            <w:top w:val="none" w:sz="0" w:space="0" w:color="auto"/>
            <w:left w:val="none" w:sz="0" w:space="0" w:color="auto"/>
            <w:bottom w:val="none" w:sz="0" w:space="0" w:color="auto"/>
            <w:right w:val="none" w:sz="0" w:space="0" w:color="auto"/>
          </w:divBdr>
        </w:div>
      </w:divsChild>
    </w:div>
    <w:div w:id="1686714652">
      <w:bodyDiv w:val="1"/>
      <w:marLeft w:val="0"/>
      <w:marRight w:val="0"/>
      <w:marTop w:val="0"/>
      <w:marBottom w:val="0"/>
      <w:divBdr>
        <w:top w:val="none" w:sz="0" w:space="0" w:color="auto"/>
        <w:left w:val="none" w:sz="0" w:space="0" w:color="auto"/>
        <w:bottom w:val="none" w:sz="0" w:space="0" w:color="auto"/>
        <w:right w:val="none" w:sz="0" w:space="0" w:color="auto"/>
      </w:divBdr>
      <w:divsChild>
        <w:div w:id="456991699">
          <w:marLeft w:val="0"/>
          <w:marRight w:val="0"/>
          <w:marTop w:val="96"/>
          <w:marBottom w:val="0"/>
          <w:divBdr>
            <w:top w:val="none" w:sz="0" w:space="0" w:color="auto"/>
            <w:left w:val="none" w:sz="0" w:space="0" w:color="auto"/>
            <w:bottom w:val="none" w:sz="0" w:space="0" w:color="auto"/>
            <w:right w:val="none" w:sz="0" w:space="0" w:color="auto"/>
          </w:divBdr>
        </w:div>
        <w:div w:id="2024165802">
          <w:marLeft w:val="0"/>
          <w:marRight w:val="0"/>
          <w:marTop w:val="96"/>
          <w:marBottom w:val="0"/>
          <w:divBdr>
            <w:top w:val="none" w:sz="0" w:space="0" w:color="auto"/>
            <w:left w:val="none" w:sz="0" w:space="0" w:color="auto"/>
            <w:bottom w:val="none" w:sz="0" w:space="0" w:color="auto"/>
            <w:right w:val="none" w:sz="0" w:space="0" w:color="auto"/>
          </w:divBdr>
        </w:div>
      </w:divsChild>
    </w:div>
    <w:div w:id="1686860238">
      <w:bodyDiv w:val="1"/>
      <w:marLeft w:val="0"/>
      <w:marRight w:val="0"/>
      <w:marTop w:val="0"/>
      <w:marBottom w:val="0"/>
      <w:divBdr>
        <w:top w:val="none" w:sz="0" w:space="0" w:color="auto"/>
        <w:left w:val="none" w:sz="0" w:space="0" w:color="auto"/>
        <w:bottom w:val="none" w:sz="0" w:space="0" w:color="auto"/>
        <w:right w:val="none" w:sz="0" w:space="0" w:color="auto"/>
      </w:divBdr>
      <w:divsChild>
        <w:div w:id="51319825">
          <w:marLeft w:val="0"/>
          <w:marRight w:val="0"/>
          <w:marTop w:val="0"/>
          <w:marBottom w:val="0"/>
          <w:divBdr>
            <w:top w:val="none" w:sz="0" w:space="0" w:color="auto"/>
            <w:left w:val="none" w:sz="0" w:space="0" w:color="auto"/>
            <w:bottom w:val="none" w:sz="0" w:space="0" w:color="auto"/>
            <w:right w:val="none" w:sz="0" w:space="0" w:color="auto"/>
          </w:divBdr>
          <w:divsChild>
            <w:div w:id="413357890">
              <w:marLeft w:val="0"/>
              <w:marRight w:val="0"/>
              <w:marTop w:val="0"/>
              <w:marBottom w:val="0"/>
              <w:divBdr>
                <w:top w:val="none" w:sz="0" w:space="0" w:color="auto"/>
                <w:left w:val="none" w:sz="0" w:space="0" w:color="auto"/>
                <w:bottom w:val="none" w:sz="0" w:space="0" w:color="auto"/>
                <w:right w:val="none" w:sz="0" w:space="0" w:color="auto"/>
              </w:divBdr>
            </w:div>
            <w:div w:id="421100350">
              <w:marLeft w:val="0"/>
              <w:marRight w:val="0"/>
              <w:marTop w:val="0"/>
              <w:marBottom w:val="0"/>
              <w:divBdr>
                <w:top w:val="none" w:sz="0" w:space="0" w:color="auto"/>
                <w:left w:val="none" w:sz="0" w:space="0" w:color="auto"/>
                <w:bottom w:val="none" w:sz="0" w:space="0" w:color="auto"/>
                <w:right w:val="none" w:sz="0" w:space="0" w:color="auto"/>
              </w:divBdr>
            </w:div>
            <w:div w:id="451900803">
              <w:marLeft w:val="0"/>
              <w:marRight w:val="0"/>
              <w:marTop w:val="0"/>
              <w:marBottom w:val="0"/>
              <w:divBdr>
                <w:top w:val="none" w:sz="0" w:space="0" w:color="auto"/>
                <w:left w:val="none" w:sz="0" w:space="0" w:color="auto"/>
                <w:bottom w:val="none" w:sz="0" w:space="0" w:color="auto"/>
                <w:right w:val="none" w:sz="0" w:space="0" w:color="auto"/>
              </w:divBdr>
            </w:div>
            <w:div w:id="617688986">
              <w:marLeft w:val="0"/>
              <w:marRight w:val="0"/>
              <w:marTop w:val="0"/>
              <w:marBottom w:val="0"/>
              <w:divBdr>
                <w:top w:val="none" w:sz="0" w:space="0" w:color="auto"/>
                <w:left w:val="none" w:sz="0" w:space="0" w:color="auto"/>
                <w:bottom w:val="none" w:sz="0" w:space="0" w:color="auto"/>
                <w:right w:val="none" w:sz="0" w:space="0" w:color="auto"/>
              </w:divBdr>
            </w:div>
            <w:div w:id="806240865">
              <w:marLeft w:val="0"/>
              <w:marRight w:val="0"/>
              <w:marTop w:val="0"/>
              <w:marBottom w:val="0"/>
              <w:divBdr>
                <w:top w:val="none" w:sz="0" w:space="0" w:color="auto"/>
                <w:left w:val="none" w:sz="0" w:space="0" w:color="auto"/>
                <w:bottom w:val="none" w:sz="0" w:space="0" w:color="auto"/>
                <w:right w:val="none" w:sz="0" w:space="0" w:color="auto"/>
              </w:divBdr>
            </w:div>
            <w:div w:id="1093207308">
              <w:marLeft w:val="0"/>
              <w:marRight w:val="0"/>
              <w:marTop w:val="0"/>
              <w:marBottom w:val="0"/>
              <w:divBdr>
                <w:top w:val="none" w:sz="0" w:space="0" w:color="auto"/>
                <w:left w:val="none" w:sz="0" w:space="0" w:color="auto"/>
                <w:bottom w:val="none" w:sz="0" w:space="0" w:color="auto"/>
                <w:right w:val="none" w:sz="0" w:space="0" w:color="auto"/>
              </w:divBdr>
            </w:div>
            <w:div w:id="1306471837">
              <w:marLeft w:val="0"/>
              <w:marRight w:val="0"/>
              <w:marTop w:val="0"/>
              <w:marBottom w:val="0"/>
              <w:divBdr>
                <w:top w:val="none" w:sz="0" w:space="0" w:color="auto"/>
                <w:left w:val="none" w:sz="0" w:space="0" w:color="auto"/>
                <w:bottom w:val="none" w:sz="0" w:space="0" w:color="auto"/>
                <w:right w:val="none" w:sz="0" w:space="0" w:color="auto"/>
              </w:divBdr>
            </w:div>
            <w:div w:id="1687639090">
              <w:marLeft w:val="0"/>
              <w:marRight w:val="0"/>
              <w:marTop w:val="0"/>
              <w:marBottom w:val="0"/>
              <w:divBdr>
                <w:top w:val="none" w:sz="0" w:space="0" w:color="auto"/>
                <w:left w:val="none" w:sz="0" w:space="0" w:color="auto"/>
                <w:bottom w:val="none" w:sz="0" w:space="0" w:color="auto"/>
                <w:right w:val="none" w:sz="0" w:space="0" w:color="auto"/>
              </w:divBdr>
            </w:div>
            <w:div w:id="2132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77060">
      <w:bodyDiv w:val="1"/>
      <w:marLeft w:val="0"/>
      <w:marRight w:val="0"/>
      <w:marTop w:val="0"/>
      <w:marBottom w:val="0"/>
      <w:divBdr>
        <w:top w:val="none" w:sz="0" w:space="0" w:color="auto"/>
        <w:left w:val="none" w:sz="0" w:space="0" w:color="auto"/>
        <w:bottom w:val="none" w:sz="0" w:space="0" w:color="auto"/>
        <w:right w:val="none" w:sz="0" w:space="0" w:color="auto"/>
      </w:divBdr>
    </w:div>
    <w:div w:id="1688946349">
      <w:bodyDiv w:val="1"/>
      <w:marLeft w:val="0"/>
      <w:marRight w:val="0"/>
      <w:marTop w:val="0"/>
      <w:marBottom w:val="0"/>
      <w:divBdr>
        <w:top w:val="none" w:sz="0" w:space="0" w:color="auto"/>
        <w:left w:val="none" w:sz="0" w:space="0" w:color="auto"/>
        <w:bottom w:val="none" w:sz="0" w:space="0" w:color="auto"/>
        <w:right w:val="none" w:sz="0" w:space="0" w:color="auto"/>
      </w:divBdr>
      <w:divsChild>
        <w:div w:id="339553842">
          <w:marLeft w:val="547"/>
          <w:marRight w:val="0"/>
          <w:marTop w:val="115"/>
          <w:marBottom w:val="0"/>
          <w:divBdr>
            <w:top w:val="none" w:sz="0" w:space="0" w:color="auto"/>
            <w:left w:val="none" w:sz="0" w:space="0" w:color="auto"/>
            <w:bottom w:val="none" w:sz="0" w:space="0" w:color="auto"/>
            <w:right w:val="none" w:sz="0" w:space="0" w:color="auto"/>
          </w:divBdr>
        </w:div>
        <w:div w:id="515384819">
          <w:marLeft w:val="1166"/>
          <w:marRight w:val="0"/>
          <w:marTop w:val="115"/>
          <w:marBottom w:val="0"/>
          <w:divBdr>
            <w:top w:val="none" w:sz="0" w:space="0" w:color="auto"/>
            <w:left w:val="none" w:sz="0" w:space="0" w:color="auto"/>
            <w:bottom w:val="none" w:sz="0" w:space="0" w:color="auto"/>
            <w:right w:val="none" w:sz="0" w:space="0" w:color="auto"/>
          </w:divBdr>
        </w:div>
        <w:div w:id="1001658223">
          <w:marLeft w:val="547"/>
          <w:marRight w:val="0"/>
          <w:marTop w:val="115"/>
          <w:marBottom w:val="0"/>
          <w:divBdr>
            <w:top w:val="none" w:sz="0" w:space="0" w:color="auto"/>
            <w:left w:val="none" w:sz="0" w:space="0" w:color="auto"/>
            <w:bottom w:val="none" w:sz="0" w:space="0" w:color="auto"/>
            <w:right w:val="none" w:sz="0" w:space="0" w:color="auto"/>
          </w:divBdr>
        </w:div>
        <w:div w:id="1506558791">
          <w:marLeft w:val="547"/>
          <w:marRight w:val="0"/>
          <w:marTop w:val="115"/>
          <w:marBottom w:val="0"/>
          <w:divBdr>
            <w:top w:val="none" w:sz="0" w:space="0" w:color="auto"/>
            <w:left w:val="none" w:sz="0" w:space="0" w:color="auto"/>
            <w:bottom w:val="none" w:sz="0" w:space="0" w:color="auto"/>
            <w:right w:val="none" w:sz="0" w:space="0" w:color="auto"/>
          </w:divBdr>
        </w:div>
        <w:div w:id="2111580642">
          <w:marLeft w:val="547"/>
          <w:marRight w:val="0"/>
          <w:marTop w:val="115"/>
          <w:marBottom w:val="0"/>
          <w:divBdr>
            <w:top w:val="none" w:sz="0" w:space="0" w:color="auto"/>
            <w:left w:val="none" w:sz="0" w:space="0" w:color="auto"/>
            <w:bottom w:val="none" w:sz="0" w:space="0" w:color="auto"/>
            <w:right w:val="none" w:sz="0" w:space="0" w:color="auto"/>
          </w:divBdr>
        </w:div>
      </w:divsChild>
    </w:div>
    <w:div w:id="1689864699">
      <w:bodyDiv w:val="1"/>
      <w:marLeft w:val="0"/>
      <w:marRight w:val="0"/>
      <w:marTop w:val="0"/>
      <w:marBottom w:val="0"/>
      <w:divBdr>
        <w:top w:val="none" w:sz="0" w:space="0" w:color="auto"/>
        <w:left w:val="none" w:sz="0" w:space="0" w:color="auto"/>
        <w:bottom w:val="none" w:sz="0" w:space="0" w:color="auto"/>
        <w:right w:val="none" w:sz="0" w:space="0" w:color="auto"/>
      </w:divBdr>
    </w:div>
    <w:div w:id="1690519663">
      <w:bodyDiv w:val="1"/>
      <w:marLeft w:val="0"/>
      <w:marRight w:val="0"/>
      <w:marTop w:val="0"/>
      <w:marBottom w:val="0"/>
      <w:divBdr>
        <w:top w:val="none" w:sz="0" w:space="0" w:color="auto"/>
        <w:left w:val="none" w:sz="0" w:space="0" w:color="auto"/>
        <w:bottom w:val="none" w:sz="0" w:space="0" w:color="auto"/>
        <w:right w:val="none" w:sz="0" w:space="0" w:color="auto"/>
      </w:divBdr>
    </w:div>
    <w:div w:id="1690520416">
      <w:bodyDiv w:val="1"/>
      <w:marLeft w:val="0"/>
      <w:marRight w:val="0"/>
      <w:marTop w:val="0"/>
      <w:marBottom w:val="0"/>
      <w:divBdr>
        <w:top w:val="none" w:sz="0" w:space="0" w:color="auto"/>
        <w:left w:val="none" w:sz="0" w:space="0" w:color="auto"/>
        <w:bottom w:val="none" w:sz="0" w:space="0" w:color="auto"/>
        <w:right w:val="none" w:sz="0" w:space="0" w:color="auto"/>
      </w:divBdr>
    </w:div>
    <w:div w:id="1691371324">
      <w:bodyDiv w:val="1"/>
      <w:marLeft w:val="0"/>
      <w:marRight w:val="0"/>
      <w:marTop w:val="0"/>
      <w:marBottom w:val="0"/>
      <w:divBdr>
        <w:top w:val="none" w:sz="0" w:space="0" w:color="auto"/>
        <w:left w:val="none" w:sz="0" w:space="0" w:color="auto"/>
        <w:bottom w:val="none" w:sz="0" w:space="0" w:color="auto"/>
        <w:right w:val="none" w:sz="0" w:space="0" w:color="auto"/>
      </w:divBdr>
    </w:div>
    <w:div w:id="1691493296">
      <w:bodyDiv w:val="1"/>
      <w:marLeft w:val="0"/>
      <w:marRight w:val="0"/>
      <w:marTop w:val="0"/>
      <w:marBottom w:val="0"/>
      <w:divBdr>
        <w:top w:val="none" w:sz="0" w:space="0" w:color="auto"/>
        <w:left w:val="none" w:sz="0" w:space="0" w:color="auto"/>
        <w:bottom w:val="none" w:sz="0" w:space="0" w:color="auto"/>
        <w:right w:val="none" w:sz="0" w:space="0" w:color="auto"/>
      </w:divBdr>
    </w:div>
    <w:div w:id="1695693193">
      <w:bodyDiv w:val="1"/>
      <w:marLeft w:val="0"/>
      <w:marRight w:val="0"/>
      <w:marTop w:val="0"/>
      <w:marBottom w:val="0"/>
      <w:divBdr>
        <w:top w:val="none" w:sz="0" w:space="0" w:color="auto"/>
        <w:left w:val="none" w:sz="0" w:space="0" w:color="auto"/>
        <w:bottom w:val="none" w:sz="0" w:space="0" w:color="auto"/>
        <w:right w:val="none" w:sz="0" w:space="0" w:color="auto"/>
      </w:divBdr>
    </w:div>
    <w:div w:id="1695693764">
      <w:bodyDiv w:val="1"/>
      <w:marLeft w:val="0"/>
      <w:marRight w:val="0"/>
      <w:marTop w:val="0"/>
      <w:marBottom w:val="0"/>
      <w:divBdr>
        <w:top w:val="none" w:sz="0" w:space="0" w:color="auto"/>
        <w:left w:val="none" w:sz="0" w:space="0" w:color="auto"/>
        <w:bottom w:val="none" w:sz="0" w:space="0" w:color="auto"/>
        <w:right w:val="none" w:sz="0" w:space="0" w:color="auto"/>
      </w:divBdr>
    </w:div>
    <w:div w:id="1696272410">
      <w:bodyDiv w:val="1"/>
      <w:marLeft w:val="0"/>
      <w:marRight w:val="0"/>
      <w:marTop w:val="0"/>
      <w:marBottom w:val="0"/>
      <w:divBdr>
        <w:top w:val="none" w:sz="0" w:space="0" w:color="auto"/>
        <w:left w:val="none" w:sz="0" w:space="0" w:color="auto"/>
        <w:bottom w:val="none" w:sz="0" w:space="0" w:color="auto"/>
        <w:right w:val="none" w:sz="0" w:space="0" w:color="auto"/>
      </w:divBdr>
    </w:div>
    <w:div w:id="1696345740">
      <w:bodyDiv w:val="1"/>
      <w:marLeft w:val="0"/>
      <w:marRight w:val="0"/>
      <w:marTop w:val="0"/>
      <w:marBottom w:val="0"/>
      <w:divBdr>
        <w:top w:val="none" w:sz="0" w:space="0" w:color="auto"/>
        <w:left w:val="none" w:sz="0" w:space="0" w:color="auto"/>
        <w:bottom w:val="none" w:sz="0" w:space="0" w:color="auto"/>
        <w:right w:val="none" w:sz="0" w:space="0" w:color="auto"/>
      </w:divBdr>
      <w:divsChild>
        <w:div w:id="129593558">
          <w:marLeft w:val="0"/>
          <w:marRight w:val="0"/>
          <w:marTop w:val="0"/>
          <w:marBottom w:val="0"/>
          <w:divBdr>
            <w:top w:val="none" w:sz="0" w:space="0" w:color="auto"/>
            <w:left w:val="none" w:sz="0" w:space="0" w:color="auto"/>
            <w:bottom w:val="none" w:sz="0" w:space="0" w:color="auto"/>
            <w:right w:val="none" w:sz="0" w:space="0" w:color="auto"/>
          </w:divBdr>
          <w:divsChild>
            <w:div w:id="1663043031">
              <w:marLeft w:val="0"/>
              <w:marRight w:val="0"/>
              <w:marTop w:val="0"/>
              <w:marBottom w:val="0"/>
              <w:divBdr>
                <w:top w:val="none" w:sz="0" w:space="0" w:color="auto"/>
                <w:left w:val="none" w:sz="0" w:space="0" w:color="auto"/>
                <w:bottom w:val="none" w:sz="0" w:space="0" w:color="auto"/>
                <w:right w:val="none" w:sz="0" w:space="0" w:color="auto"/>
              </w:divBdr>
            </w:div>
            <w:div w:id="17572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85530">
      <w:bodyDiv w:val="1"/>
      <w:marLeft w:val="0"/>
      <w:marRight w:val="0"/>
      <w:marTop w:val="0"/>
      <w:marBottom w:val="0"/>
      <w:divBdr>
        <w:top w:val="none" w:sz="0" w:space="0" w:color="auto"/>
        <w:left w:val="none" w:sz="0" w:space="0" w:color="auto"/>
        <w:bottom w:val="none" w:sz="0" w:space="0" w:color="auto"/>
        <w:right w:val="none" w:sz="0" w:space="0" w:color="auto"/>
      </w:divBdr>
    </w:div>
    <w:div w:id="1697776710">
      <w:bodyDiv w:val="1"/>
      <w:marLeft w:val="0"/>
      <w:marRight w:val="0"/>
      <w:marTop w:val="0"/>
      <w:marBottom w:val="0"/>
      <w:divBdr>
        <w:top w:val="none" w:sz="0" w:space="0" w:color="auto"/>
        <w:left w:val="none" w:sz="0" w:space="0" w:color="auto"/>
        <w:bottom w:val="none" w:sz="0" w:space="0" w:color="auto"/>
        <w:right w:val="none" w:sz="0" w:space="0" w:color="auto"/>
      </w:divBdr>
      <w:divsChild>
        <w:div w:id="229535598">
          <w:marLeft w:val="547"/>
          <w:marRight w:val="0"/>
          <w:marTop w:val="134"/>
          <w:marBottom w:val="0"/>
          <w:divBdr>
            <w:top w:val="none" w:sz="0" w:space="0" w:color="auto"/>
            <w:left w:val="none" w:sz="0" w:space="0" w:color="auto"/>
            <w:bottom w:val="none" w:sz="0" w:space="0" w:color="auto"/>
            <w:right w:val="none" w:sz="0" w:space="0" w:color="auto"/>
          </w:divBdr>
        </w:div>
        <w:div w:id="913317102">
          <w:marLeft w:val="1166"/>
          <w:marRight w:val="0"/>
          <w:marTop w:val="115"/>
          <w:marBottom w:val="0"/>
          <w:divBdr>
            <w:top w:val="none" w:sz="0" w:space="0" w:color="auto"/>
            <w:left w:val="none" w:sz="0" w:space="0" w:color="auto"/>
            <w:bottom w:val="none" w:sz="0" w:space="0" w:color="auto"/>
            <w:right w:val="none" w:sz="0" w:space="0" w:color="auto"/>
          </w:divBdr>
        </w:div>
      </w:divsChild>
    </w:div>
    <w:div w:id="1700545363">
      <w:bodyDiv w:val="1"/>
      <w:marLeft w:val="0"/>
      <w:marRight w:val="0"/>
      <w:marTop w:val="0"/>
      <w:marBottom w:val="0"/>
      <w:divBdr>
        <w:top w:val="none" w:sz="0" w:space="0" w:color="auto"/>
        <w:left w:val="none" w:sz="0" w:space="0" w:color="auto"/>
        <w:bottom w:val="none" w:sz="0" w:space="0" w:color="auto"/>
        <w:right w:val="none" w:sz="0" w:space="0" w:color="auto"/>
      </w:divBdr>
    </w:div>
    <w:div w:id="1702242130">
      <w:bodyDiv w:val="1"/>
      <w:marLeft w:val="0"/>
      <w:marRight w:val="0"/>
      <w:marTop w:val="0"/>
      <w:marBottom w:val="0"/>
      <w:divBdr>
        <w:top w:val="none" w:sz="0" w:space="0" w:color="auto"/>
        <w:left w:val="none" w:sz="0" w:space="0" w:color="auto"/>
        <w:bottom w:val="none" w:sz="0" w:space="0" w:color="auto"/>
        <w:right w:val="none" w:sz="0" w:space="0" w:color="auto"/>
      </w:divBdr>
      <w:divsChild>
        <w:div w:id="1521511434">
          <w:marLeft w:val="0"/>
          <w:marRight w:val="0"/>
          <w:marTop w:val="0"/>
          <w:marBottom w:val="0"/>
          <w:divBdr>
            <w:top w:val="none" w:sz="0" w:space="0" w:color="auto"/>
            <w:left w:val="none" w:sz="0" w:space="0" w:color="auto"/>
            <w:bottom w:val="none" w:sz="0" w:space="0" w:color="auto"/>
            <w:right w:val="none" w:sz="0" w:space="0" w:color="auto"/>
          </w:divBdr>
          <w:divsChild>
            <w:div w:id="24016747">
              <w:marLeft w:val="0"/>
              <w:marRight w:val="0"/>
              <w:marTop w:val="0"/>
              <w:marBottom w:val="0"/>
              <w:divBdr>
                <w:top w:val="none" w:sz="0" w:space="0" w:color="auto"/>
                <w:left w:val="none" w:sz="0" w:space="0" w:color="auto"/>
                <w:bottom w:val="none" w:sz="0" w:space="0" w:color="auto"/>
                <w:right w:val="none" w:sz="0" w:space="0" w:color="auto"/>
              </w:divBdr>
            </w:div>
            <w:div w:id="259874719">
              <w:marLeft w:val="0"/>
              <w:marRight w:val="0"/>
              <w:marTop w:val="0"/>
              <w:marBottom w:val="0"/>
              <w:divBdr>
                <w:top w:val="none" w:sz="0" w:space="0" w:color="auto"/>
                <w:left w:val="none" w:sz="0" w:space="0" w:color="auto"/>
                <w:bottom w:val="none" w:sz="0" w:space="0" w:color="auto"/>
                <w:right w:val="none" w:sz="0" w:space="0" w:color="auto"/>
              </w:divBdr>
            </w:div>
            <w:div w:id="565801244">
              <w:marLeft w:val="0"/>
              <w:marRight w:val="0"/>
              <w:marTop w:val="0"/>
              <w:marBottom w:val="0"/>
              <w:divBdr>
                <w:top w:val="none" w:sz="0" w:space="0" w:color="auto"/>
                <w:left w:val="none" w:sz="0" w:space="0" w:color="auto"/>
                <w:bottom w:val="none" w:sz="0" w:space="0" w:color="auto"/>
                <w:right w:val="none" w:sz="0" w:space="0" w:color="auto"/>
              </w:divBdr>
            </w:div>
            <w:div w:id="1136609641">
              <w:marLeft w:val="0"/>
              <w:marRight w:val="0"/>
              <w:marTop w:val="0"/>
              <w:marBottom w:val="0"/>
              <w:divBdr>
                <w:top w:val="none" w:sz="0" w:space="0" w:color="auto"/>
                <w:left w:val="none" w:sz="0" w:space="0" w:color="auto"/>
                <w:bottom w:val="none" w:sz="0" w:space="0" w:color="auto"/>
                <w:right w:val="none" w:sz="0" w:space="0" w:color="auto"/>
              </w:divBdr>
            </w:div>
            <w:div w:id="1465466936">
              <w:marLeft w:val="0"/>
              <w:marRight w:val="0"/>
              <w:marTop w:val="0"/>
              <w:marBottom w:val="0"/>
              <w:divBdr>
                <w:top w:val="none" w:sz="0" w:space="0" w:color="auto"/>
                <w:left w:val="none" w:sz="0" w:space="0" w:color="auto"/>
                <w:bottom w:val="none" w:sz="0" w:space="0" w:color="auto"/>
                <w:right w:val="none" w:sz="0" w:space="0" w:color="auto"/>
              </w:divBdr>
            </w:div>
            <w:div w:id="1505436735">
              <w:marLeft w:val="0"/>
              <w:marRight w:val="0"/>
              <w:marTop w:val="0"/>
              <w:marBottom w:val="0"/>
              <w:divBdr>
                <w:top w:val="none" w:sz="0" w:space="0" w:color="auto"/>
                <w:left w:val="none" w:sz="0" w:space="0" w:color="auto"/>
                <w:bottom w:val="none" w:sz="0" w:space="0" w:color="auto"/>
                <w:right w:val="none" w:sz="0" w:space="0" w:color="auto"/>
              </w:divBdr>
            </w:div>
            <w:div w:id="17889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4057">
      <w:bodyDiv w:val="1"/>
      <w:marLeft w:val="0"/>
      <w:marRight w:val="0"/>
      <w:marTop w:val="0"/>
      <w:marBottom w:val="0"/>
      <w:divBdr>
        <w:top w:val="none" w:sz="0" w:space="0" w:color="auto"/>
        <w:left w:val="none" w:sz="0" w:space="0" w:color="auto"/>
        <w:bottom w:val="none" w:sz="0" w:space="0" w:color="auto"/>
        <w:right w:val="none" w:sz="0" w:space="0" w:color="auto"/>
      </w:divBdr>
    </w:div>
    <w:div w:id="1702969541">
      <w:bodyDiv w:val="1"/>
      <w:marLeft w:val="0"/>
      <w:marRight w:val="0"/>
      <w:marTop w:val="0"/>
      <w:marBottom w:val="0"/>
      <w:divBdr>
        <w:top w:val="none" w:sz="0" w:space="0" w:color="auto"/>
        <w:left w:val="none" w:sz="0" w:space="0" w:color="auto"/>
        <w:bottom w:val="none" w:sz="0" w:space="0" w:color="auto"/>
        <w:right w:val="none" w:sz="0" w:space="0" w:color="auto"/>
      </w:divBdr>
      <w:divsChild>
        <w:div w:id="150371597">
          <w:marLeft w:val="547"/>
          <w:marRight w:val="0"/>
          <w:marTop w:val="154"/>
          <w:marBottom w:val="0"/>
          <w:divBdr>
            <w:top w:val="none" w:sz="0" w:space="0" w:color="auto"/>
            <w:left w:val="none" w:sz="0" w:space="0" w:color="auto"/>
            <w:bottom w:val="none" w:sz="0" w:space="0" w:color="auto"/>
            <w:right w:val="none" w:sz="0" w:space="0" w:color="auto"/>
          </w:divBdr>
        </w:div>
        <w:div w:id="1013805141">
          <w:marLeft w:val="1166"/>
          <w:marRight w:val="0"/>
          <w:marTop w:val="134"/>
          <w:marBottom w:val="0"/>
          <w:divBdr>
            <w:top w:val="none" w:sz="0" w:space="0" w:color="auto"/>
            <w:left w:val="none" w:sz="0" w:space="0" w:color="auto"/>
            <w:bottom w:val="none" w:sz="0" w:space="0" w:color="auto"/>
            <w:right w:val="none" w:sz="0" w:space="0" w:color="auto"/>
          </w:divBdr>
        </w:div>
        <w:div w:id="1342900629">
          <w:marLeft w:val="1166"/>
          <w:marRight w:val="0"/>
          <w:marTop w:val="134"/>
          <w:marBottom w:val="0"/>
          <w:divBdr>
            <w:top w:val="none" w:sz="0" w:space="0" w:color="auto"/>
            <w:left w:val="none" w:sz="0" w:space="0" w:color="auto"/>
            <w:bottom w:val="none" w:sz="0" w:space="0" w:color="auto"/>
            <w:right w:val="none" w:sz="0" w:space="0" w:color="auto"/>
          </w:divBdr>
        </w:div>
        <w:div w:id="1551578845">
          <w:marLeft w:val="1800"/>
          <w:marRight w:val="0"/>
          <w:marTop w:val="115"/>
          <w:marBottom w:val="0"/>
          <w:divBdr>
            <w:top w:val="none" w:sz="0" w:space="0" w:color="auto"/>
            <w:left w:val="none" w:sz="0" w:space="0" w:color="auto"/>
            <w:bottom w:val="none" w:sz="0" w:space="0" w:color="auto"/>
            <w:right w:val="none" w:sz="0" w:space="0" w:color="auto"/>
          </w:divBdr>
        </w:div>
      </w:divsChild>
    </w:div>
    <w:div w:id="1703166118">
      <w:bodyDiv w:val="1"/>
      <w:marLeft w:val="0"/>
      <w:marRight w:val="0"/>
      <w:marTop w:val="0"/>
      <w:marBottom w:val="0"/>
      <w:divBdr>
        <w:top w:val="none" w:sz="0" w:space="0" w:color="auto"/>
        <w:left w:val="none" w:sz="0" w:space="0" w:color="auto"/>
        <w:bottom w:val="none" w:sz="0" w:space="0" w:color="auto"/>
        <w:right w:val="none" w:sz="0" w:space="0" w:color="auto"/>
      </w:divBdr>
    </w:div>
    <w:div w:id="1703432934">
      <w:bodyDiv w:val="1"/>
      <w:marLeft w:val="0"/>
      <w:marRight w:val="0"/>
      <w:marTop w:val="0"/>
      <w:marBottom w:val="0"/>
      <w:divBdr>
        <w:top w:val="none" w:sz="0" w:space="0" w:color="auto"/>
        <w:left w:val="none" w:sz="0" w:space="0" w:color="auto"/>
        <w:bottom w:val="none" w:sz="0" w:space="0" w:color="auto"/>
        <w:right w:val="none" w:sz="0" w:space="0" w:color="auto"/>
      </w:divBdr>
    </w:div>
    <w:div w:id="1703551517">
      <w:bodyDiv w:val="1"/>
      <w:marLeft w:val="0"/>
      <w:marRight w:val="0"/>
      <w:marTop w:val="0"/>
      <w:marBottom w:val="0"/>
      <w:divBdr>
        <w:top w:val="none" w:sz="0" w:space="0" w:color="auto"/>
        <w:left w:val="none" w:sz="0" w:space="0" w:color="auto"/>
        <w:bottom w:val="none" w:sz="0" w:space="0" w:color="auto"/>
        <w:right w:val="none" w:sz="0" w:space="0" w:color="auto"/>
      </w:divBdr>
    </w:div>
    <w:div w:id="1703945413">
      <w:bodyDiv w:val="1"/>
      <w:marLeft w:val="0"/>
      <w:marRight w:val="0"/>
      <w:marTop w:val="0"/>
      <w:marBottom w:val="0"/>
      <w:divBdr>
        <w:top w:val="none" w:sz="0" w:space="0" w:color="auto"/>
        <w:left w:val="none" w:sz="0" w:space="0" w:color="auto"/>
        <w:bottom w:val="none" w:sz="0" w:space="0" w:color="auto"/>
        <w:right w:val="none" w:sz="0" w:space="0" w:color="auto"/>
      </w:divBdr>
    </w:div>
    <w:div w:id="1705860617">
      <w:bodyDiv w:val="1"/>
      <w:marLeft w:val="0"/>
      <w:marRight w:val="0"/>
      <w:marTop w:val="0"/>
      <w:marBottom w:val="0"/>
      <w:divBdr>
        <w:top w:val="none" w:sz="0" w:space="0" w:color="auto"/>
        <w:left w:val="none" w:sz="0" w:space="0" w:color="auto"/>
        <w:bottom w:val="none" w:sz="0" w:space="0" w:color="auto"/>
        <w:right w:val="none" w:sz="0" w:space="0" w:color="auto"/>
      </w:divBdr>
    </w:div>
    <w:div w:id="1705909602">
      <w:bodyDiv w:val="1"/>
      <w:marLeft w:val="0"/>
      <w:marRight w:val="0"/>
      <w:marTop w:val="0"/>
      <w:marBottom w:val="0"/>
      <w:divBdr>
        <w:top w:val="none" w:sz="0" w:space="0" w:color="auto"/>
        <w:left w:val="none" w:sz="0" w:space="0" w:color="auto"/>
        <w:bottom w:val="none" w:sz="0" w:space="0" w:color="auto"/>
        <w:right w:val="none" w:sz="0" w:space="0" w:color="auto"/>
      </w:divBdr>
      <w:divsChild>
        <w:div w:id="1204102389">
          <w:marLeft w:val="0"/>
          <w:marRight w:val="0"/>
          <w:marTop w:val="0"/>
          <w:marBottom w:val="0"/>
          <w:divBdr>
            <w:top w:val="none" w:sz="0" w:space="0" w:color="auto"/>
            <w:left w:val="none" w:sz="0" w:space="0" w:color="auto"/>
            <w:bottom w:val="none" w:sz="0" w:space="0" w:color="auto"/>
            <w:right w:val="none" w:sz="0" w:space="0" w:color="auto"/>
          </w:divBdr>
          <w:divsChild>
            <w:div w:id="36009644">
              <w:marLeft w:val="0"/>
              <w:marRight w:val="0"/>
              <w:marTop w:val="0"/>
              <w:marBottom w:val="0"/>
              <w:divBdr>
                <w:top w:val="none" w:sz="0" w:space="0" w:color="auto"/>
                <w:left w:val="none" w:sz="0" w:space="0" w:color="auto"/>
                <w:bottom w:val="none" w:sz="0" w:space="0" w:color="auto"/>
                <w:right w:val="none" w:sz="0" w:space="0" w:color="auto"/>
              </w:divBdr>
            </w:div>
            <w:div w:id="1057775765">
              <w:marLeft w:val="0"/>
              <w:marRight w:val="0"/>
              <w:marTop w:val="0"/>
              <w:marBottom w:val="0"/>
              <w:divBdr>
                <w:top w:val="none" w:sz="0" w:space="0" w:color="auto"/>
                <w:left w:val="none" w:sz="0" w:space="0" w:color="auto"/>
                <w:bottom w:val="none" w:sz="0" w:space="0" w:color="auto"/>
                <w:right w:val="none" w:sz="0" w:space="0" w:color="auto"/>
              </w:divBdr>
            </w:div>
            <w:div w:id="1195576319">
              <w:marLeft w:val="0"/>
              <w:marRight w:val="0"/>
              <w:marTop w:val="0"/>
              <w:marBottom w:val="0"/>
              <w:divBdr>
                <w:top w:val="none" w:sz="0" w:space="0" w:color="auto"/>
                <w:left w:val="none" w:sz="0" w:space="0" w:color="auto"/>
                <w:bottom w:val="none" w:sz="0" w:space="0" w:color="auto"/>
                <w:right w:val="none" w:sz="0" w:space="0" w:color="auto"/>
              </w:divBdr>
            </w:div>
            <w:div w:id="1410540085">
              <w:marLeft w:val="0"/>
              <w:marRight w:val="0"/>
              <w:marTop w:val="0"/>
              <w:marBottom w:val="0"/>
              <w:divBdr>
                <w:top w:val="none" w:sz="0" w:space="0" w:color="auto"/>
                <w:left w:val="none" w:sz="0" w:space="0" w:color="auto"/>
                <w:bottom w:val="none" w:sz="0" w:space="0" w:color="auto"/>
                <w:right w:val="none" w:sz="0" w:space="0" w:color="auto"/>
              </w:divBdr>
            </w:div>
            <w:div w:id="1557929799">
              <w:marLeft w:val="0"/>
              <w:marRight w:val="0"/>
              <w:marTop w:val="0"/>
              <w:marBottom w:val="0"/>
              <w:divBdr>
                <w:top w:val="none" w:sz="0" w:space="0" w:color="auto"/>
                <w:left w:val="none" w:sz="0" w:space="0" w:color="auto"/>
                <w:bottom w:val="none" w:sz="0" w:space="0" w:color="auto"/>
                <w:right w:val="none" w:sz="0" w:space="0" w:color="auto"/>
              </w:divBdr>
            </w:div>
            <w:div w:id="1812167335">
              <w:marLeft w:val="0"/>
              <w:marRight w:val="0"/>
              <w:marTop w:val="0"/>
              <w:marBottom w:val="0"/>
              <w:divBdr>
                <w:top w:val="none" w:sz="0" w:space="0" w:color="auto"/>
                <w:left w:val="none" w:sz="0" w:space="0" w:color="auto"/>
                <w:bottom w:val="none" w:sz="0" w:space="0" w:color="auto"/>
                <w:right w:val="none" w:sz="0" w:space="0" w:color="auto"/>
              </w:divBdr>
            </w:div>
            <w:div w:id="19066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6399">
      <w:bodyDiv w:val="1"/>
      <w:marLeft w:val="0"/>
      <w:marRight w:val="0"/>
      <w:marTop w:val="0"/>
      <w:marBottom w:val="0"/>
      <w:divBdr>
        <w:top w:val="none" w:sz="0" w:space="0" w:color="auto"/>
        <w:left w:val="none" w:sz="0" w:space="0" w:color="auto"/>
        <w:bottom w:val="none" w:sz="0" w:space="0" w:color="auto"/>
        <w:right w:val="none" w:sz="0" w:space="0" w:color="auto"/>
      </w:divBdr>
      <w:divsChild>
        <w:div w:id="1160543627">
          <w:marLeft w:val="547"/>
          <w:marRight w:val="0"/>
          <w:marTop w:val="192"/>
          <w:marBottom w:val="0"/>
          <w:divBdr>
            <w:top w:val="none" w:sz="0" w:space="0" w:color="auto"/>
            <w:left w:val="none" w:sz="0" w:space="0" w:color="auto"/>
            <w:bottom w:val="none" w:sz="0" w:space="0" w:color="auto"/>
            <w:right w:val="none" w:sz="0" w:space="0" w:color="auto"/>
          </w:divBdr>
        </w:div>
        <w:div w:id="1604217702">
          <w:marLeft w:val="547"/>
          <w:marRight w:val="0"/>
          <w:marTop w:val="192"/>
          <w:marBottom w:val="0"/>
          <w:divBdr>
            <w:top w:val="none" w:sz="0" w:space="0" w:color="auto"/>
            <w:left w:val="none" w:sz="0" w:space="0" w:color="auto"/>
            <w:bottom w:val="none" w:sz="0" w:space="0" w:color="auto"/>
            <w:right w:val="none" w:sz="0" w:space="0" w:color="auto"/>
          </w:divBdr>
        </w:div>
      </w:divsChild>
    </w:div>
    <w:div w:id="1707825041">
      <w:bodyDiv w:val="1"/>
      <w:marLeft w:val="0"/>
      <w:marRight w:val="0"/>
      <w:marTop w:val="0"/>
      <w:marBottom w:val="0"/>
      <w:divBdr>
        <w:top w:val="none" w:sz="0" w:space="0" w:color="auto"/>
        <w:left w:val="none" w:sz="0" w:space="0" w:color="auto"/>
        <w:bottom w:val="none" w:sz="0" w:space="0" w:color="auto"/>
        <w:right w:val="none" w:sz="0" w:space="0" w:color="auto"/>
      </w:divBdr>
      <w:divsChild>
        <w:div w:id="855342896">
          <w:marLeft w:val="547"/>
          <w:marRight w:val="0"/>
          <w:marTop w:val="115"/>
          <w:marBottom w:val="0"/>
          <w:divBdr>
            <w:top w:val="none" w:sz="0" w:space="0" w:color="auto"/>
            <w:left w:val="none" w:sz="0" w:space="0" w:color="auto"/>
            <w:bottom w:val="none" w:sz="0" w:space="0" w:color="auto"/>
            <w:right w:val="none" w:sz="0" w:space="0" w:color="auto"/>
          </w:divBdr>
        </w:div>
        <w:div w:id="1009411206">
          <w:marLeft w:val="1166"/>
          <w:marRight w:val="0"/>
          <w:marTop w:val="96"/>
          <w:marBottom w:val="0"/>
          <w:divBdr>
            <w:top w:val="none" w:sz="0" w:space="0" w:color="auto"/>
            <w:left w:val="none" w:sz="0" w:space="0" w:color="auto"/>
            <w:bottom w:val="none" w:sz="0" w:space="0" w:color="auto"/>
            <w:right w:val="none" w:sz="0" w:space="0" w:color="auto"/>
          </w:divBdr>
        </w:div>
        <w:div w:id="1217349545">
          <w:marLeft w:val="1166"/>
          <w:marRight w:val="0"/>
          <w:marTop w:val="96"/>
          <w:marBottom w:val="0"/>
          <w:divBdr>
            <w:top w:val="none" w:sz="0" w:space="0" w:color="auto"/>
            <w:left w:val="none" w:sz="0" w:space="0" w:color="auto"/>
            <w:bottom w:val="none" w:sz="0" w:space="0" w:color="auto"/>
            <w:right w:val="none" w:sz="0" w:space="0" w:color="auto"/>
          </w:divBdr>
        </w:div>
        <w:div w:id="1831821411">
          <w:marLeft w:val="547"/>
          <w:marRight w:val="0"/>
          <w:marTop w:val="115"/>
          <w:marBottom w:val="0"/>
          <w:divBdr>
            <w:top w:val="none" w:sz="0" w:space="0" w:color="auto"/>
            <w:left w:val="none" w:sz="0" w:space="0" w:color="auto"/>
            <w:bottom w:val="none" w:sz="0" w:space="0" w:color="auto"/>
            <w:right w:val="none" w:sz="0" w:space="0" w:color="auto"/>
          </w:divBdr>
        </w:div>
      </w:divsChild>
    </w:div>
    <w:div w:id="1708292998">
      <w:bodyDiv w:val="1"/>
      <w:marLeft w:val="0"/>
      <w:marRight w:val="0"/>
      <w:marTop w:val="0"/>
      <w:marBottom w:val="0"/>
      <w:divBdr>
        <w:top w:val="none" w:sz="0" w:space="0" w:color="auto"/>
        <w:left w:val="none" w:sz="0" w:space="0" w:color="auto"/>
        <w:bottom w:val="none" w:sz="0" w:space="0" w:color="auto"/>
        <w:right w:val="none" w:sz="0" w:space="0" w:color="auto"/>
      </w:divBdr>
      <w:divsChild>
        <w:div w:id="4984428">
          <w:marLeft w:val="2520"/>
          <w:marRight w:val="0"/>
          <w:marTop w:val="77"/>
          <w:marBottom w:val="0"/>
          <w:divBdr>
            <w:top w:val="none" w:sz="0" w:space="0" w:color="auto"/>
            <w:left w:val="none" w:sz="0" w:space="0" w:color="auto"/>
            <w:bottom w:val="none" w:sz="0" w:space="0" w:color="auto"/>
            <w:right w:val="none" w:sz="0" w:space="0" w:color="auto"/>
          </w:divBdr>
        </w:div>
        <w:div w:id="101802455">
          <w:marLeft w:val="1800"/>
          <w:marRight w:val="0"/>
          <w:marTop w:val="91"/>
          <w:marBottom w:val="0"/>
          <w:divBdr>
            <w:top w:val="none" w:sz="0" w:space="0" w:color="auto"/>
            <w:left w:val="none" w:sz="0" w:space="0" w:color="auto"/>
            <w:bottom w:val="none" w:sz="0" w:space="0" w:color="auto"/>
            <w:right w:val="none" w:sz="0" w:space="0" w:color="auto"/>
          </w:divBdr>
        </w:div>
        <w:div w:id="155650409">
          <w:marLeft w:val="2520"/>
          <w:marRight w:val="0"/>
          <w:marTop w:val="77"/>
          <w:marBottom w:val="0"/>
          <w:divBdr>
            <w:top w:val="none" w:sz="0" w:space="0" w:color="auto"/>
            <w:left w:val="none" w:sz="0" w:space="0" w:color="auto"/>
            <w:bottom w:val="none" w:sz="0" w:space="0" w:color="auto"/>
            <w:right w:val="none" w:sz="0" w:space="0" w:color="auto"/>
          </w:divBdr>
        </w:div>
        <w:div w:id="262420545">
          <w:marLeft w:val="1800"/>
          <w:marRight w:val="0"/>
          <w:marTop w:val="91"/>
          <w:marBottom w:val="0"/>
          <w:divBdr>
            <w:top w:val="none" w:sz="0" w:space="0" w:color="auto"/>
            <w:left w:val="none" w:sz="0" w:space="0" w:color="auto"/>
            <w:bottom w:val="none" w:sz="0" w:space="0" w:color="auto"/>
            <w:right w:val="none" w:sz="0" w:space="0" w:color="auto"/>
          </w:divBdr>
        </w:div>
        <w:div w:id="535049139">
          <w:marLeft w:val="1800"/>
          <w:marRight w:val="0"/>
          <w:marTop w:val="91"/>
          <w:marBottom w:val="0"/>
          <w:divBdr>
            <w:top w:val="none" w:sz="0" w:space="0" w:color="auto"/>
            <w:left w:val="none" w:sz="0" w:space="0" w:color="auto"/>
            <w:bottom w:val="none" w:sz="0" w:space="0" w:color="auto"/>
            <w:right w:val="none" w:sz="0" w:space="0" w:color="auto"/>
          </w:divBdr>
        </w:div>
        <w:div w:id="863204771">
          <w:marLeft w:val="547"/>
          <w:marRight w:val="0"/>
          <w:marTop w:val="120"/>
          <w:marBottom w:val="0"/>
          <w:divBdr>
            <w:top w:val="none" w:sz="0" w:space="0" w:color="auto"/>
            <w:left w:val="none" w:sz="0" w:space="0" w:color="auto"/>
            <w:bottom w:val="none" w:sz="0" w:space="0" w:color="auto"/>
            <w:right w:val="none" w:sz="0" w:space="0" w:color="auto"/>
          </w:divBdr>
        </w:div>
        <w:div w:id="1125083141">
          <w:marLeft w:val="1800"/>
          <w:marRight w:val="0"/>
          <w:marTop w:val="91"/>
          <w:marBottom w:val="0"/>
          <w:divBdr>
            <w:top w:val="none" w:sz="0" w:space="0" w:color="auto"/>
            <w:left w:val="none" w:sz="0" w:space="0" w:color="auto"/>
            <w:bottom w:val="none" w:sz="0" w:space="0" w:color="auto"/>
            <w:right w:val="none" w:sz="0" w:space="0" w:color="auto"/>
          </w:divBdr>
        </w:div>
        <w:div w:id="1304656073">
          <w:marLeft w:val="2520"/>
          <w:marRight w:val="0"/>
          <w:marTop w:val="77"/>
          <w:marBottom w:val="0"/>
          <w:divBdr>
            <w:top w:val="none" w:sz="0" w:space="0" w:color="auto"/>
            <w:left w:val="none" w:sz="0" w:space="0" w:color="auto"/>
            <w:bottom w:val="none" w:sz="0" w:space="0" w:color="auto"/>
            <w:right w:val="none" w:sz="0" w:space="0" w:color="auto"/>
          </w:divBdr>
        </w:div>
        <w:div w:id="1407997309">
          <w:marLeft w:val="2520"/>
          <w:marRight w:val="0"/>
          <w:marTop w:val="77"/>
          <w:marBottom w:val="0"/>
          <w:divBdr>
            <w:top w:val="none" w:sz="0" w:space="0" w:color="auto"/>
            <w:left w:val="none" w:sz="0" w:space="0" w:color="auto"/>
            <w:bottom w:val="none" w:sz="0" w:space="0" w:color="auto"/>
            <w:right w:val="none" w:sz="0" w:space="0" w:color="auto"/>
          </w:divBdr>
        </w:div>
        <w:div w:id="1818959418">
          <w:marLeft w:val="2520"/>
          <w:marRight w:val="0"/>
          <w:marTop w:val="77"/>
          <w:marBottom w:val="0"/>
          <w:divBdr>
            <w:top w:val="none" w:sz="0" w:space="0" w:color="auto"/>
            <w:left w:val="none" w:sz="0" w:space="0" w:color="auto"/>
            <w:bottom w:val="none" w:sz="0" w:space="0" w:color="auto"/>
            <w:right w:val="none" w:sz="0" w:space="0" w:color="auto"/>
          </w:divBdr>
        </w:div>
        <w:div w:id="1949579476">
          <w:marLeft w:val="1800"/>
          <w:marRight w:val="0"/>
          <w:marTop w:val="91"/>
          <w:marBottom w:val="0"/>
          <w:divBdr>
            <w:top w:val="none" w:sz="0" w:space="0" w:color="auto"/>
            <w:left w:val="none" w:sz="0" w:space="0" w:color="auto"/>
            <w:bottom w:val="none" w:sz="0" w:space="0" w:color="auto"/>
            <w:right w:val="none" w:sz="0" w:space="0" w:color="auto"/>
          </w:divBdr>
        </w:div>
        <w:div w:id="1978679047">
          <w:marLeft w:val="1800"/>
          <w:marRight w:val="0"/>
          <w:marTop w:val="91"/>
          <w:marBottom w:val="0"/>
          <w:divBdr>
            <w:top w:val="none" w:sz="0" w:space="0" w:color="auto"/>
            <w:left w:val="none" w:sz="0" w:space="0" w:color="auto"/>
            <w:bottom w:val="none" w:sz="0" w:space="0" w:color="auto"/>
            <w:right w:val="none" w:sz="0" w:space="0" w:color="auto"/>
          </w:divBdr>
        </w:div>
        <w:div w:id="2145074044">
          <w:marLeft w:val="2520"/>
          <w:marRight w:val="0"/>
          <w:marTop w:val="77"/>
          <w:marBottom w:val="0"/>
          <w:divBdr>
            <w:top w:val="none" w:sz="0" w:space="0" w:color="auto"/>
            <w:left w:val="none" w:sz="0" w:space="0" w:color="auto"/>
            <w:bottom w:val="none" w:sz="0" w:space="0" w:color="auto"/>
            <w:right w:val="none" w:sz="0" w:space="0" w:color="auto"/>
          </w:divBdr>
        </w:div>
      </w:divsChild>
    </w:div>
    <w:div w:id="1711226584">
      <w:bodyDiv w:val="1"/>
      <w:marLeft w:val="0"/>
      <w:marRight w:val="0"/>
      <w:marTop w:val="0"/>
      <w:marBottom w:val="0"/>
      <w:divBdr>
        <w:top w:val="none" w:sz="0" w:space="0" w:color="auto"/>
        <w:left w:val="none" w:sz="0" w:space="0" w:color="auto"/>
        <w:bottom w:val="none" w:sz="0" w:space="0" w:color="auto"/>
        <w:right w:val="none" w:sz="0" w:space="0" w:color="auto"/>
      </w:divBdr>
      <w:divsChild>
        <w:div w:id="315379511">
          <w:marLeft w:val="547"/>
          <w:marRight w:val="0"/>
          <w:marTop w:val="115"/>
          <w:marBottom w:val="0"/>
          <w:divBdr>
            <w:top w:val="none" w:sz="0" w:space="0" w:color="auto"/>
            <w:left w:val="none" w:sz="0" w:space="0" w:color="auto"/>
            <w:bottom w:val="none" w:sz="0" w:space="0" w:color="auto"/>
            <w:right w:val="none" w:sz="0" w:space="0" w:color="auto"/>
          </w:divBdr>
        </w:div>
        <w:div w:id="596669214">
          <w:marLeft w:val="547"/>
          <w:marRight w:val="0"/>
          <w:marTop w:val="115"/>
          <w:marBottom w:val="0"/>
          <w:divBdr>
            <w:top w:val="none" w:sz="0" w:space="0" w:color="auto"/>
            <w:left w:val="none" w:sz="0" w:space="0" w:color="auto"/>
            <w:bottom w:val="none" w:sz="0" w:space="0" w:color="auto"/>
            <w:right w:val="none" w:sz="0" w:space="0" w:color="auto"/>
          </w:divBdr>
        </w:div>
        <w:div w:id="791706663">
          <w:marLeft w:val="1166"/>
          <w:marRight w:val="0"/>
          <w:marTop w:val="96"/>
          <w:marBottom w:val="0"/>
          <w:divBdr>
            <w:top w:val="none" w:sz="0" w:space="0" w:color="auto"/>
            <w:left w:val="none" w:sz="0" w:space="0" w:color="auto"/>
            <w:bottom w:val="none" w:sz="0" w:space="0" w:color="auto"/>
            <w:right w:val="none" w:sz="0" w:space="0" w:color="auto"/>
          </w:divBdr>
        </w:div>
        <w:div w:id="795610786">
          <w:marLeft w:val="1166"/>
          <w:marRight w:val="0"/>
          <w:marTop w:val="96"/>
          <w:marBottom w:val="0"/>
          <w:divBdr>
            <w:top w:val="none" w:sz="0" w:space="0" w:color="auto"/>
            <w:left w:val="none" w:sz="0" w:space="0" w:color="auto"/>
            <w:bottom w:val="none" w:sz="0" w:space="0" w:color="auto"/>
            <w:right w:val="none" w:sz="0" w:space="0" w:color="auto"/>
          </w:divBdr>
        </w:div>
        <w:div w:id="871724573">
          <w:marLeft w:val="547"/>
          <w:marRight w:val="0"/>
          <w:marTop w:val="115"/>
          <w:marBottom w:val="0"/>
          <w:divBdr>
            <w:top w:val="none" w:sz="0" w:space="0" w:color="auto"/>
            <w:left w:val="none" w:sz="0" w:space="0" w:color="auto"/>
            <w:bottom w:val="none" w:sz="0" w:space="0" w:color="auto"/>
            <w:right w:val="none" w:sz="0" w:space="0" w:color="auto"/>
          </w:divBdr>
        </w:div>
        <w:div w:id="1217665427">
          <w:marLeft w:val="1166"/>
          <w:marRight w:val="0"/>
          <w:marTop w:val="96"/>
          <w:marBottom w:val="0"/>
          <w:divBdr>
            <w:top w:val="none" w:sz="0" w:space="0" w:color="auto"/>
            <w:left w:val="none" w:sz="0" w:space="0" w:color="auto"/>
            <w:bottom w:val="none" w:sz="0" w:space="0" w:color="auto"/>
            <w:right w:val="none" w:sz="0" w:space="0" w:color="auto"/>
          </w:divBdr>
        </w:div>
        <w:div w:id="1309358604">
          <w:marLeft w:val="1166"/>
          <w:marRight w:val="0"/>
          <w:marTop w:val="96"/>
          <w:marBottom w:val="0"/>
          <w:divBdr>
            <w:top w:val="none" w:sz="0" w:space="0" w:color="auto"/>
            <w:left w:val="none" w:sz="0" w:space="0" w:color="auto"/>
            <w:bottom w:val="none" w:sz="0" w:space="0" w:color="auto"/>
            <w:right w:val="none" w:sz="0" w:space="0" w:color="auto"/>
          </w:divBdr>
        </w:div>
        <w:div w:id="1330250738">
          <w:marLeft w:val="1800"/>
          <w:marRight w:val="0"/>
          <w:marTop w:val="86"/>
          <w:marBottom w:val="0"/>
          <w:divBdr>
            <w:top w:val="none" w:sz="0" w:space="0" w:color="auto"/>
            <w:left w:val="none" w:sz="0" w:space="0" w:color="auto"/>
            <w:bottom w:val="none" w:sz="0" w:space="0" w:color="auto"/>
            <w:right w:val="none" w:sz="0" w:space="0" w:color="auto"/>
          </w:divBdr>
        </w:div>
        <w:div w:id="1460025007">
          <w:marLeft w:val="1166"/>
          <w:marRight w:val="0"/>
          <w:marTop w:val="96"/>
          <w:marBottom w:val="0"/>
          <w:divBdr>
            <w:top w:val="none" w:sz="0" w:space="0" w:color="auto"/>
            <w:left w:val="none" w:sz="0" w:space="0" w:color="auto"/>
            <w:bottom w:val="none" w:sz="0" w:space="0" w:color="auto"/>
            <w:right w:val="none" w:sz="0" w:space="0" w:color="auto"/>
          </w:divBdr>
        </w:div>
      </w:divsChild>
    </w:div>
    <w:div w:id="1712265007">
      <w:bodyDiv w:val="1"/>
      <w:marLeft w:val="0"/>
      <w:marRight w:val="0"/>
      <w:marTop w:val="0"/>
      <w:marBottom w:val="0"/>
      <w:divBdr>
        <w:top w:val="none" w:sz="0" w:space="0" w:color="auto"/>
        <w:left w:val="none" w:sz="0" w:space="0" w:color="auto"/>
        <w:bottom w:val="none" w:sz="0" w:space="0" w:color="auto"/>
        <w:right w:val="none" w:sz="0" w:space="0" w:color="auto"/>
      </w:divBdr>
    </w:div>
    <w:div w:id="1712340459">
      <w:bodyDiv w:val="1"/>
      <w:marLeft w:val="0"/>
      <w:marRight w:val="0"/>
      <w:marTop w:val="0"/>
      <w:marBottom w:val="0"/>
      <w:divBdr>
        <w:top w:val="none" w:sz="0" w:space="0" w:color="auto"/>
        <w:left w:val="none" w:sz="0" w:space="0" w:color="auto"/>
        <w:bottom w:val="none" w:sz="0" w:space="0" w:color="auto"/>
        <w:right w:val="none" w:sz="0" w:space="0" w:color="auto"/>
      </w:divBdr>
    </w:div>
    <w:div w:id="1712341523">
      <w:bodyDiv w:val="1"/>
      <w:marLeft w:val="0"/>
      <w:marRight w:val="0"/>
      <w:marTop w:val="0"/>
      <w:marBottom w:val="0"/>
      <w:divBdr>
        <w:top w:val="none" w:sz="0" w:space="0" w:color="auto"/>
        <w:left w:val="none" w:sz="0" w:space="0" w:color="auto"/>
        <w:bottom w:val="none" w:sz="0" w:space="0" w:color="auto"/>
        <w:right w:val="none" w:sz="0" w:space="0" w:color="auto"/>
      </w:divBdr>
    </w:div>
    <w:div w:id="1712994797">
      <w:bodyDiv w:val="1"/>
      <w:marLeft w:val="0"/>
      <w:marRight w:val="0"/>
      <w:marTop w:val="0"/>
      <w:marBottom w:val="0"/>
      <w:divBdr>
        <w:top w:val="none" w:sz="0" w:space="0" w:color="auto"/>
        <w:left w:val="none" w:sz="0" w:space="0" w:color="auto"/>
        <w:bottom w:val="none" w:sz="0" w:space="0" w:color="auto"/>
        <w:right w:val="none" w:sz="0" w:space="0" w:color="auto"/>
      </w:divBdr>
    </w:div>
    <w:div w:id="1713311033">
      <w:bodyDiv w:val="1"/>
      <w:marLeft w:val="0"/>
      <w:marRight w:val="0"/>
      <w:marTop w:val="0"/>
      <w:marBottom w:val="0"/>
      <w:divBdr>
        <w:top w:val="none" w:sz="0" w:space="0" w:color="auto"/>
        <w:left w:val="none" w:sz="0" w:space="0" w:color="auto"/>
        <w:bottom w:val="none" w:sz="0" w:space="0" w:color="auto"/>
        <w:right w:val="none" w:sz="0" w:space="0" w:color="auto"/>
      </w:divBdr>
    </w:div>
    <w:div w:id="1714113118">
      <w:bodyDiv w:val="1"/>
      <w:marLeft w:val="0"/>
      <w:marRight w:val="0"/>
      <w:marTop w:val="0"/>
      <w:marBottom w:val="0"/>
      <w:divBdr>
        <w:top w:val="none" w:sz="0" w:space="0" w:color="auto"/>
        <w:left w:val="none" w:sz="0" w:space="0" w:color="auto"/>
        <w:bottom w:val="none" w:sz="0" w:space="0" w:color="auto"/>
        <w:right w:val="none" w:sz="0" w:space="0" w:color="auto"/>
      </w:divBdr>
    </w:div>
    <w:div w:id="1715155907">
      <w:bodyDiv w:val="1"/>
      <w:marLeft w:val="0"/>
      <w:marRight w:val="0"/>
      <w:marTop w:val="0"/>
      <w:marBottom w:val="0"/>
      <w:divBdr>
        <w:top w:val="none" w:sz="0" w:space="0" w:color="auto"/>
        <w:left w:val="none" w:sz="0" w:space="0" w:color="auto"/>
        <w:bottom w:val="none" w:sz="0" w:space="0" w:color="auto"/>
        <w:right w:val="none" w:sz="0" w:space="0" w:color="auto"/>
      </w:divBdr>
    </w:div>
    <w:div w:id="1715302488">
      <w:bodyDiv w:val="1"/>
      <w:marLeft w:val="0"/>
      <w:marRight w:val="0"/>
      <w:marTop w:val="0"/>
      <w:marBottom w:val="0"/>
      <w:divBdr>
        <w:top w:val="none" w:sz="0" w:space="0" w:color="auto"/>
        <w:left w:val="none" w:sz="0" w:space="0" w:color="auto"/>
        <w:bottom w:val="none" w:sz="0" w:space="0" w:color="auto"/>
        <w:right w:val="none" w:sz="0" w:space="0" w:color="auto"/>
      </w:divBdr>
      <w:divsChild>
        <w:div w:id="69037913">
          <w:marLeft w:val="547"/>
          <w:marRight w:val="0"/>
          <w:marTop w:val="96"/>
          <w:marBottom w:val="0"/>
          <w:divBdr>
            <w:top w:val="none" w:sz="0" w:space="0" w:color="auto"/>
            <w:left w:val="none" w:sz="0" w:space="0" w:color="auto"/>
            <w:bottom w:val="none" w:sz="0" w:space="0" w:color="auto"/>
            <w:right w:val="none" w:sz="0" w:space="0" w:color="auto"/>
          </w:divBdr>
        </w:div>
        <w:div w:id="1017846534">
          <w:marLeft w:val="547"/>
          <w:marRight w:val="0"/>
          <w:marTop w:val="96"/>
          <w:marBottom w:val="0"/>
          <w:divBdr>
            <w:top w:val="none" w:sz="0" w:space="0" w:color="auto"/>
            <w:left w:val="none" w:sz="0" w:space="0" w:color="auto"/>
            <w:bottom w:val="none" w:sz="0" w:space="0" w:color="auto"/>
            <w:right w:val="none" w:sz="0" w:space="0" w:color="auto"/>
          </w:divBdr>
        </w:div>
        <w:div w:id="1477723550">
          <w:marLeft w:val="547"/>
          <w:marRight w:val="0"/>
          <w:marTop w:val="96"/>
          <w:marBottom w:val="0"/>
          <w:divBdr>
            <w:top w:val="none" w:sz="0" w:space="0" w:color="auto"/>
            <w:left w:val="none" w:sz="0" w:space="0" w:color="auto"/>
            <w:bottom w:val="none" w:sz="0" w:space="0" w:color="auto"/>
            <w:right w:val="none" w:sz="0" w:space="0" w:color="auto"/>
          </w:divBdr>
        </w:div>
        <w:div w:id="1884557466">
          <w:marLeft w:val="547"/>
          <w:marRight w:val="0"/>
          <w:marTop w:val="96"/>
          <w:marBottom w:val="0"/>
          <w:divBdr>
            <w:top w:val="none" w:sz="0" w:space="0" w:color="auto"/>
            <w:left w:val="none" w:sz="0" w:space="0" w:color="auto"/>
            <w:bottom w:val="none" w:sz="0" w:space="0" w:color="auto"/>
            <w:right w:val="none" w:sz="0" w:space="0" w:color="auto"/>
          </w:divBdr>
        </w:div>
      </w:divsChild>
    </w:div>
    <w:div w:id="1718118787">
      <w:bodyDiv w:val="1"/>
      <w:marLeft w:val="0"/>
      <w:marRight w:val="0"/>
      <w:marTop w:val="0"/>
      <w:marBottom w:val="0"/>
      <w:divBdr>
        <w:top w:val="none" w:sz="0" w:space="0" w:color="auto"/>
        <w:left w:val="none" w:sz="0" w:space="0" w:color="auto"/>
        <w:bottom w:val="none" w:sz="0" w:space="0" w:color="auto"/>
        <w:right w:val="none" w:sz="0" w:space="0" w:color="auto"/>
      </w:divBdr>
    </w:div>
    <w:div w:id="1718361214">
      <w:bodyDiv w:val="1"/>
      <w:marLeft w:val="0"/>
      <w:marRight w:val="0"/>
      <w:marTop w:val="0"/>
      <w:marBottom w:val="0"/>
      <w:divBdr>
        <w:top w:val="none" w:sz="0" w:space="0" w:color="auto"/>
        <w:left w:val="none" w:sz="0" w:space="0" w:color="auto"/>
        <w:bottom w:val="none" w:sz="0" w:space="0" w:color="auto"/>
        <w:right w:val="none" w:sz="0" w:space="0" w:color="auto"/>
      </w:divBdr>
      <w:divsChild>
        <w:div w:id="368920963">
          <w:marLeft w:val="706"/>
          <w:marRight w:val="0"/>
          <w:marTop w:val="115"/>
          <w:marBottom w:val="0"/>
          <w:divBdr>
            <w:top w:val="none" w:sz="0" w:space="0" w:color="auto"/>
            <w:left w:val="none" w:sz="0" w:space="0" w:color="auto"/>
            <w:bottom w:val="none" w:sz="0" w:space="0" w:color="auto"/>
            <w:right w:val="none" w:sz="0" w:space="0" w:color="auto"/>
          </w:divBdr>
        </w:div>
        <w:div w:id="537744266">
          <w:marLeft w:val="418"/>
          <w:marRight w:val="0"/>
          <w:marTop w:val="115"/>
          <w:marBottom w:val="0"/>
          <w:divBdr>
            <w:top w:val="none" w:sz="0" w:space="0" w:color="auto"/>
            <w:left w:val="none" w:sz="0" w:space="0" w:color="auto"/>
            <w:bottom w:val="none" w:sz="0" w:space="0" w:color="auto"/>
            <w:right w:val="none" w:sz="0" w:space="0" w:color="auto"/>
          </w:divBdr>
        </w:div>
        <w:div w:id="852720988">
          <w:marLeft w:val="706"/>
          <w:marRight w:val="0"/>
          <w:marTop w:val="115"/>
          <w:marBottom w:val="0"/>
          <w:divBdr>
            <w:top w:val="none" w:sz="0" w:space="0" w:color="auto"/>
            <w:left w:val="none" w:sz="0" w:space="0" w:color="auto"/>
            <w:bottom w:val="none" w:sz="0" w:space="0" w:color="auto"/>
            <w:right w:val="none" w:sz="0" w:space="0" w:color="auto"/>
          </w:divBdr>
        </w:div>
      </w:divsChild>
    </w:div>
    <w:div w:id="1718623162">
      <w:bodyDiv w:val="1"/>
      <w:marLeft w:val="0"/>
      <w:marRight w:val="0"/>
      <w:marTop w:val="0"/>
      <w:marBottom w:val="0"/>
      <w:divBdr>
        <w:top w:val="none" w:sz="0" w:space="0" w:color="auto"/>
        <w:left w:val="none" w:sz="0" w:space="0" w:color="auto"/>
        <w:bottom w:val="none" w:sz="0" w:space="0" w:color="auto"/>
        <w:right w:val="none" w:sz="0" w:space="0" w:color="auto"/>
      </w:divBdr>
      <w:divsChild>
        <w:div w:id="1407413078">
          <w:marLeft w:val="547"/>
          <w:marRight w:val="0"/>
          <w:marTop w:val="154"/>
          <w:marBottom w:val="0"/>
          <w:divBdr>
            <w:top w:val="none" w:sz="0" w:space="0" w:color="auto"/>
            <w:left w:val="none" w:sz="0" w:space="0" w:color="auto"/>
            <w:bottom w:val="none" w:sz="0" w:space="0" w:color="auto"/>
            <w:right w:val="none" w:sz="0" w:space="0" w:color="auto"/>
          </w:divBdr>
        </w:div>
        <w:div w:id="1466508156">
          <w:marLeft w:val="547"/>
          <w:marRight w:val="0"/>
          <w:marTop w:val="154"/>
          <w:marBottom w:val="0"/>
          <w:divBdr>
            <w:top w:val="none" w:sz="0" w:space="0" w:color="auto"/>
            <w:left w:val="none" w:sz="0" w:space="0" w:color="auto"/>
            <w:bottom w:val="none" w:sz="0" w:space="0" w:color="auto"/>
            <w:right w:val="none" w:sz="0" w:space="0" w:color="auto"/>
          </w:divBdr>
        </w:div>
      </w:divsChild>
    </w:div>
    <w:div w:id="1720781687">
      <w:bodyDiv w:val="1"/>
      <w:marLeft w:val="0"/>
      <w:marRight w:val="0"/>
      <w:marTop w:val="0"/>
      <w:marBottom w:val="0"/>
      <w:divBdr>
        <w:top w:val="none" w:sz="0" w:space="0" w:color="auto"/>
        <w:left w:val="none" w:sz="0" w:space="0" w:color="auto"/>
        <w:bottom w:val="none" w:sz="0" w:space="0" w:color="auto"/>
        <w:right w:val="none" w:sz="0" w:space="0" w:color="auto"/>
      </w:divBdr>
      <w:divsChild>
        <w:div w:id="317618581">
          <w:marLeft w:val="0"/>
          <w:marRight w:val="0"/>
          <w:marTop w:val="0"/>
          <w:marBottom w:val="0"/>
          <w:divBdr>
            <w:top w:val="none" w:sz="0" w:space="0" w:color="auto"/>
            <w:left w:val="none" w:sz="0" w:space="0" w:color="auto"/>
            <w:bottom w:val="none" w:sz="0" w:space="0" w:color="auto"/>
            <w:right w:val="none" w:sz="0" w:space="0" w:color="auto"/>
          </w:divBdr>
          <w:divsChild>
            <w:div w:id="77098974">
              <w:marLeft w:val="0"/>
              <w:marRight w:val="0"/>
              <w:marTop w:val="0"/>
              <w:marBottom w:val="0"/>
              <w:divBdr>
                <w:top w:val="none" w:sz="0" w:space="0" w:color="auto"/>
                <w:left w:val="none" w:sz="0" w:space="0" w:color="auto"/>
                <w:bottom w:val="none" w:sz="0" w:space="0" w:color="auto"/>
                <w:right w:val="none" w:sz="0" w:space="0" w:color="auto"/>
              </w:divBdr>
            </w:div>
            <w:div w:id="229578963">
              <w:marLeft w:val="0"/>
              <w:marRight w:val="0"/>
              <w:marTop w:val="0"/>
              <w:marBottom w:val="0"/>
              <w:divBdr>
                <w:top w:val="none" w:sz="0" w:space="0" w:color="auto"/>
                <w:left w:val="none" w:sz="0" w:space="0" w:color="auto"/>
                <w:bottom w:val="none" w:sz="0" w:space="0" w:color="auto"/>
                <w:right w:val="none" w:sz="0" w:space="0" w:color="auto"/>
              </w:divBdr>
            </w:div>
            <w:div w:id="824857672">
              <w:marLeft w:val="0"/>
              <w:marRight w:val="0"/>
              <w:marTop w:val="0"/>
              <w:marBottom w:val="0"/>
              <w:divBdr>
                <w:top w:val="none" w:sz="0" w:space="0" w:color="auto"/>
                <w:left w:val="none" w:sz="0" w:space="0" w:color="auto"/>
                <w:bottom w:val="none" w:sz="0" w:space="0" w:color="auto"/>
                <w:right w:val="none" w:sz="0" w:space="0" w:color="auto"/>
              </w:divBdr>
            </w:div>
            <w:div w:id="1606420955">
              <w:marLeft w:val="0"/>
              <w:marRight w:val="0"/>
              <w:marTop w:val="0"/>
              <w:marBottom w:val="0"/>
              <w:divBdr>
                <w:top w:val="none" w:sz="0" w:space="0" w:color="auto"/>
                <w:left w:val="none" w:sz="0" w:space="0" w:color="auto"/>
                <w:bottom w:val="none" w:sz="0" w:space="0" w:color="auto"/>
                <w:right w:val="none" w:sz="0" w:space="0" w:color="auto"/>
              </w:divBdr>
            </w:div>
            <w:div w:id="18910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5907">
      <w:bodyDiv w:val="1"/>
      <w:marLeft w:val="0"/>
      <w:marRight w:val="0"/>
      <w:marTop w:val="0"/>
      <w:marBottom w:val="0"/>
      <w:divBdr>
        <w:top w:val="none" w:sz="0" w:space="0" w:color="auto"/>
        <w:left w:val="none" w:sz="0" w:space="0" w:color="auto"/>
        <w:bottom w:val="none" w:sz="0" w:space="0" w:color="auto"/>
        <w:right w:val="none" w:sz="0" w:space="0" w:color="auto"/>
      </w:divBdr>
      <w:divsChild>
        <w:div w:id="372850345">
          <w:marLeft w:val="0"/>
          <w:marRight w:val="0"/>
          <w:marTop w:val="0"/>
          <w:marBottom w:val="0"/>
          <w:divBdr>
            <w:top w:val="none" w:sz="0" w:space="0" w:color="auto"/>
            <w:left w:val="none" w:sz="0" w:space="0" w:color="auto"/>
            <w:bottom w:val="none" w:sz="0" w:space="0" w:color="auto"/>
            <w:right w:val="none" w:sz="0" w:space="0" w:color="auto"/>
          </w:divBdr>
          <w:divsChild>
            <w:div w:id="824466759">
              <w:marLeft w:val="0"/>
              <w:marRight w:val="0"/>
              <w:marTop w:val="0"/>
              <w:marBottom w:val="0"/>
              <w:divBdr>
                <w:top w:val="none" w:sz="0" w:space="0" w:color="auto"/>
                <w:left w:val="none" w:sz="0" w:space="0" w:color="auto"/>
                <w:bottom w:val="none" w:sz="0" w:space="0" w:color="auto"/>
                <w:right w:val="none" w:sz="0" w:space="0" w:color="auto"/>
              </w:divBdr>
            </w:div>
            <w:div w:id="16605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2142">
      <w:bodyDiv w:val="1"/>
      <w:marLeft w:val="0"/>
      <w:marRight w:val="0"/>
      <w:marTop w:val="0"/>
      <w:marBottom w:val="0"/>
      <w:divBdr>
        <w:top w:val="none" w:sz="0" w:space="0" w:color="auto"/>
        <w:left w:val="none" w:sz="0" w:space="0" w:color="auto"/>
        <w:bottom w:val="none" w:sz="0" w:space="0" w:color="auto"/>
        <w:right w:val="none" w:sz="0" w:space="0" w:color="auto"/>
      </w:divBdr>
    </w:div>
    <w:div w:id="1722090104">
      <w:bodyDiv w:val="1"/>
      <w:marLeft w:val="0"/>
      <w:marRight w:val="0"/>
      <w:marTop w:val="0"/>
      <w:marBottom w:val="0"/>
      <w:divBdr>
        <w:top w:val="none" w:sz="0" w:space="0" w:color="auto"/>
        <w:left w:val="none" w:sz="0" w:space="0" w:color="auto"/>
        <w:bottom w:val="none" w:sz="0" w:space="0" w:color="auto"/>
        <w:right w:val="none" w:sz="0" w:space="0" w:color="auto"/>
      </w:divBdr>
    </w:div>
    <w:div w:id="1722483730">
      <w:bodyDiv w:val="1"/>
      <w:marLeft w:val="0"/>
      <w:marRight w:val="0"/>
      <w:marTop w:val="0"/>
      <w:marBottom w:val="0"/>
      <w:divBdr>
        <w:top w:val="none" w:sz="0" w:space="0" w:color="auto"/>
        <w:left w:val="none" w:sz="0" w:space="0" w:color="auto"/>
        <w:bottom w:val="none" w:sz="0" w:space="0" w:color="auto"/>
        <w:right w:val="none" w:sz="0" w:space="0" w:color="auto"/>
      </w:divBdr>
    </w:div>
    <w:div w:id="1725132054">
      <w:bodyDiv w:val="1"/>
      <w:marLeft w:val="0"/>
      <w:marRight w:val="0"/>
      <w:marTop w:val="0"/>
      <w:marBottom w:val="0"/>
      <w:divBdr>
        <w:top w:val="none" w:sz="0" w:space="0" w:color="auto"/>
        <w:left w:val="none" w:sz="0" w:space="0" w:color="auto"/>
        <w:bottom w:val="none" w:sz="0" w:space="0" w:color="auto"/>
        <w:right w:val="none" w:sz="0" w:space="0" w:color="auto"/>
      </w:divBdr>
    </w:div>
    <w:div w:id="1725134813">
      <w:bodyDiv w:val="1"/>
      <w:marLeft w:val="0"/>
      <w:marRight w:val="0"/>
      <w:marTop w:val="0"/>
      <w:marBottom w:val="0"/>
      <w:divBdr>
        <w:top w:val="none" w:sz="0" w:space="0" w:color="auto"/>
        <w:left w:val="none" w:sz="0" w:space="0" w:color="auto"/>
        <w:bottom w:val="none" w:sz="0" w:space="0" w:color="auto"/>
        <w:right w:val="none" w:sz="0" w:space="0" w:color="auto"/>
      </w:divBdr>
    </w:div>
    <w:div w:id="1727870372">
      <w:bodyDiv w:val="1"/>
      <w:marLeft w:val="0"/>
      <w:marRight w:val="0"/>
      <w:marTop w:val="0"/>
      <w:marBottom w:val="0"/>
      <w:divBdr>
        <w:top w:val="none" w:sz="0" w:space="0" w:color="auto"/>
        <w:left w:val="none" w:sz="0" w:space="0" w:color="auto"/>
        <w:bottom w:val="none" w:sz="0" w:space="0" w:color="auto"/>
        <w:right w:val="none" w:sz="0" w:space="0" w:color="auto"/>
      </w:divBdr>
      <w:divsChild>
        <w:div w:id="972751764">
          <w:marLeft w:val="547"/>
          <w:marRight w:val="0"/>
          <w:marTop w:val="115"/>
          <w:marBottom w:val="0"/>
          <w:divBdr>
            <w:top w:val="none" w:sz="0" w:space="0" w:color="auto"/>
            <w:left w:val="none" w:sz="0" w:space="0" w:color="auto"/>
            <w:bottom w:val="none" w:sz="0" w:space="0" w:color="auto"/>
            <w:right w:val="none" w:sz="0" w:space="0" w:color="auto"/>
          </w:divBdr>
        </w:div>
        <w:div w:id="1314530746">
          <w:marLeft w:val="547"/>
          <w:marRight w:val="0"/>
          <w:marTop w:val="115"/>
          <w:marBottom w:val="0"/>
          <w:divBdr>
            <w:top w:val="none" w:sz="0" w:space="0" w:color="auto"/>
            <w:left w:val="none" w:sz="0" w:space="0" w:color="auto"/>
            <w:bottom w:val="none" w:sz="0" w:space="0" w:color="auto"/>
            <w:right w:val="none" w:sz="0" w:space="0" w:color="auto"/>
          </w:divBdr>
        </w:div>
        <w:div w:id="1580098196">
          <w:marLeft w:val="720"/>
          <w:marRight w:val="0"/>
          <w:marTop w:val="96"/>
          <w:marBottom w:val="0"/>
          <w:divBdr>
            <w:top w:val="none" w:sz="0" w:space="0" w:color="auto"/>
            <w:left w:val="none" w:sz="0" w:space="0" w:color="auto"/>
            <w:bottom w:val="none" w:sz="0" w:space="0" w:color="auto"/>
            <w:right w:val="none" w:sz="0" w:space="0" w:color="auto"/>
          </w:divBdr>
        </w:div>
      </w:divsChild>
    </w:div>
    <w:div w:id="1728451999">
      <w:bodyDiv w:val="1"/>
      <w:marLeft w:val="0"/>
      <w:marRight w:val="0"/>
      <w:marTop w:val="0"/>
      <w:marBottom w:val="0"/>
      <w:divBdr>
        <w:top w:val="none" w:sz="0" w:space="0" w:color="auto"/>
        <w:left w:val="none" w:sz="0" w:space="0" w:color="auto"/>
        <w:bottom w:val="none" w:sz="0" w:space="0" w:color="auto"/>
        <w:right w:val="none" w:sz="0" w:space="0" w:color="auto"/>
      </w:divBdr>
    </w:div>
    <w:div w:id="1729838764">
      <w:bodyDiv w:val="1"/>
      <w:marLeft w:val="0"/>
      <w:marRight w:val="0"/>
      <w:marTop w:val="0"/>
      <w:marBottom w:val="0"/>
      <w:divBdr>
        <w:top w:val="none" w:sz="0" w:space="0" w:color="auto"/>
        <w:left w:val="none" w:sz="0" w:space="0" w:color="auto"/>
        <w:bottom w:val="none" w:sz="0" w:space="0" w:color="auto"/>
        <w:right w:val="none" w:sz="0" w:space="0" w:color="auto"/>
      </w:divBdr>
    </w:div>
    <w:div w:id="1730106658">
      <w:bodyDiv w:val="1"/>
      <w:marLeft w:val="0"/>
      <w:marRight w:val="0"/>
      <w:marTop w:val="0"/>
      <w:marBottom w:val="0"/>
      <w:divBdr>
        <w:top w:val="none" w:sz="0" w:space="0" w:color="auto"/>
        <w:left w:val="none" w:sz="0" w:space="0" w:color="auto"/>
        <w:bottom w:val="none" w:sz="0" w:space="0" w:color="auto"/>
        <w:right w:val="none" w:sz="0" w:space="0" w:color="auto"/>
      </w:divBdr>
      <w:divsChild>
        <w:div w:id="1292055891">
          <w:marLeft w:val="547"/>
          <w:marRight w:val="0"/>
          <w:marTop w:val="154"/>
          <w:marBottom w:val="0"/>
          <w:divBdr>
            <w:top w:val="none" w:sz="0" w:space="0" w:color="auto"/>
            <w:left w:val="none" w:sz="0" w:space="0" w:color="auto"/>
            <w:bottom w:val="none" w:sz="0" w:space="0" w:color="auto"/>
            <w:right w:val="none" w:sz="0" w:space="0" w:color="auto"/>
          </w:divBdr>
        </w:div>
        <w:div w:id="1552233057">
          <w:marLeft w:val="1166"/>
          <w:marRight w:val="0"/>
          <w:marTop w:val="134"/>
          <w:marBottom w:val="0"/>
          <w:divBdr>
            <w:top w:val="none" w:sz="0" w:space="0" w:color="auto"/>
            <w:left w:val="none" w:sz="0" w:space="0" w:color="auto"/>
            <w:bottom w:val="none" w:sz="0" w:space="0" w:color="auto"/>
            <w:right w:val="none" w:sz="0" w:space="0" w:color="auto"/>
          </w:divBdr>
        </w:div>
        <w:div w:id="1573419848">
          <w:marLeft w:val="1800"/>
          <w:marRight w:val="0"/>
          <w:marTop w:val="115"/>
          <w:marBottom w:val="0"/>
          <w:divBdr>
            <w:top w:val="none" w:sz="0" w:space="0" w:color="auto"/>
            <w:left w:val="none" w:sz="0" w:space="0" w:color="auto"/>
            <w:bottom w:val="none" w:sz="0" w:space="0" w:color="auto"/>
            <w:right w:val="none" w:sz="0" w:space="0" w:color="auto"/>
          </w:divBdr>
        </w:div>
        <w:div w:id="1658148622">
          <w:marLeft w:val="1166"/>
          <w:marRight w:val="0"/>
          <w:marTop w:val="134"/>
          <w:marBottom w:val="0"/>
          <w:divBdr>
            <w:top w:val="none" w:sz="0" w:space="0" w:color="auto"/>
            <w:left w:val="none" w:sz="0" w:space="0" w:color="auto"/>
            <w:bottom w:val="none" w:sz="0" w:space="0" w:color="auto"/>
            <w:right w:val="none" w:sz="0" w:space="0" w:color="auto"/>
          </w:divBdr>
        </w:div>
      </w:divsChild>
    </w:div>
    <w:div w:id="1730768929">
      <w:bodyDiv w:val="1"/>
      <w:marLeft w:val="0"/>
      <w:marRight w:val="0"/>
      <w:marTop w:val="0"/>
      <w:marBottom w:val="0"/>
      <w:divBdr>
        <w:top w:val="none" w:sz="0" w:space="0" w:color="auto"/>
        <w:left w:val="none" w:sz="0" w:space="0" w:color="auto"/>
        <w:bottom w:val="none" w:sz="0" w:space="0" w:color="auto"/>
        <w:right w:val="none" w:sz="0" w:space="0" w:color="auto"/>
      </w:divBdr>
      <w:divsChild>
        <w:div w:id="454829702">
          <w:marLeft w:val="0"/>
          <w:marRight w:val="0"/>
          <w:marTop w:val="0"/>
          <w:marBottom w:val="0"/>
          <w:divBdr>
            <w:top w:val="none" w:sz="0" w:space="0" w:color="auto"/>
            <w:left w:val="none" w:sz="0" w:space="0" w:color="auto"/>
            <w:bottom w:val="none" w:sz="0" w:space="0" w:color="auto"/>
            <w:right w:val="none" w:sz="0" w:space="0" w:color="auto"/>
          </w:divBdr>
        </w:div>
      </w:divsChild>
    </w:div>
    <w:div w:id="1732579171">
      <w:bodyDiv w:val="1"/>
      <w:marLeft w:val="0"/>
      <w:marRight w:val="0"/>
      <w:marTop w:val="0"/>
      <w:marBottom w:val="0"/>
      <w:divBdr>
        <w:top w:val="none" w:sz="0" w:space="0" w:color="auto"/>
        <w:left w:val="none" w:sz="0" w:space="0" w:color="auto"/>
        <w:bottom w:val="none" w:sz="0" w:space="0" w:color="auto"/>
        <w:right w:val="none" w:sz="0" w:space="0" w:color="auto"/>
      </w:divBdr>
    </w:div>
    <w:div w:id="1734543703">
      <w:bodyDiv w:val="1"/>
      <w:marLeft w:val="0"/>
      <w:marRight w:val="0"/>
      <w:marTop w:val="0"/>
      <w:marBottom w:val="0"/>
      <w:divBdr>
        <w:top w:val="none" w:sz="0" w:space="0" w:color="auto"/>
        <w:left w:val="none" w:sz="0" w:space="0" w:color="auto"/>
        <w:bottom w:val="none" w:sz="0" w:space="0" w:color="auto"/>
        <w:right w:val="none" w:sz="0" w:space="0" w:color="auto"/>
      </w:divBdr>
    </w:div>
    <w:div w:id="1736392411">
      <w:bodyDiv w:val="1"/>
      <w:marLeft w:val="0"/>
      <w:marRight w:val="0"/>
      <w:marTop w:val="0"/>
      <w:marBottom w:val="0"/>
      <w:divBdr>
        <w:top w:val="none" w:sz="0" w:space="0" w:color="auto"/>
        <w:left w:val="none" w:sz="0" w:space="0" w:color="auto"/>
        <w:bottom w:val="none" w:sz="0" w:space="0" w:color="auto"/>
        <w:right w:val="none" w:sz="0" w:space="0" w:color="auto"/>
      </w:divBdr>
    </w:div>
    <w:div w:id="1736900719">
      <w:bodyDiv w:val="1"/>
      <w:marLeft w:val="0"/>
      <w:marRight w:val="0"/>
      <w:marTop w:val="0"/>
      <w:marBottom w:val="0"/>
      <w:divBdr>
        <w:top w:val="none" w:sz="0" w:space="0" w:color="auto"/>
        <w:left w:val="none" w:sz="0" w:space="0" w:color="auto"/>
        <w:bottom w:val="none" w:sz="0" w:space="0" w:color="auto"/>
        <w:right w:val="none" w:sz="0" w:space="0" w:color="auto"/>
      </w:divBdr>
    </w:div>
    <w:div w:id="1737508447">
      <w:bodyDiv w:val="1"/>
      <w:marLeft w:val="0"/>
      <w:marRight w:val="0"/>
      <w:marTop w:val="0"/>
      <w:marBottom w:val="0"/>
      <w:divBdr>
        <w:top w:val="none" w:sz="0" w:space="0" w:color="auto"/>
        <w:left w:val="none" w:sz="0" w:space="0" w:color="auto"/>
        <w:bottom w:val="none" w:sz="0" w:space="0" w:color="auto"/>
        <w:right w:val="none" w:sz="0" w:space="0" w:color="auto"/>
      </w:divBdr>
      <w:divsChild>
        <w:div w:id="148833307">
          <w:marLeft w:val="1800"/>
          <w:marRight w:val="0"/>
          <w:marTop w:val="86"/>
          <w:marBottom w:val="0"/>
          <w:divBdr>
            <w:top w:val="none" w:sz="0" w:space="0" w:color="auto"/>
            <w:left w:val="none" w:sz="0" w:space="0" w:color="auto"/>
            <w:bottom w:val="none" w:sz="0" w:space="0" w:color="auto"/>
            <w:right w:val="none" w:sz="0" w:space="0" w:color="auto"/>
          </w:divBdr>
        </w:div>
        <w:div w:id="1007633586">
          <w:marLeft w:val="547"/>
          <w:marRight w:val="0"/>
          <w:marTop w:val="115"/>
          <w:marBottom w:val="0"/>
          <w:divBdr>
            <w:top w:val="none" w:sz="0" w:space="0" w:color="auto"/>
            <w:left w:val="none" w:sz="0" w:space="0" w:color="auto"/>
            <w:bottom w:val="none" w:sz="0" w:space="0" w:color="auto"/>
            <w:right w:val="none" w:sz="0" w:space="0" w:color="auto"/>
          </w:divBdr>
        </w:div>
        <w:div w:id="1476603652">
          <w:marLeft w:val="1800"/>
          <w:marRight w:val="0"/>
          <w:marTop w:val="86"/>
          <w:marBottom w:val="0"/>
          <w:divBdr>
            <w:top w:val="none" w:sz="0" w:space="0" w:color="auto"/>
            <w:left w:val="none" w:sz="0" w:space="0" w:color="auto"/>
            <w:bottom w:val="none" w:sz="0" w:space="0" w:color="auto"/>
            <w:right w:val="none" w:sz="0" w:space="0" w:color="auto"/>
          </w:divBdr>
        </w:div>
        <w:div w:id="1568493774">
          <w:marLeft w:val="1166"/>
          <w:marRight w:val="0"/>
          <w:marTop w:val="96"/>
          <w:marBottom w:val="0"/>
          <w:divBdr>
            <w:top w:val="none" w:sz="0" w:space="0" w:color="auto"/>
            <w:left w:val="none" w:sz="0" w:space="0" w:color="auto"/>
            <w:bottom w:val="none" w:sz="0" w:space="0" w:color="auto"/>
            <w:right w:val="none" w:sz="0" w:space="0" w:color="auto"/>
          </w:divBdr>
        </w:div>
        <w:div w:id="1751924766">
          <w:marLeft w:val="547"/>
          <w:marRight w:val="0"/>
          <w:marTop w:val="115"/>
          <w:marBottom w:val="0"/>
          <w:divBdr>
            <w:top w:val="none" w:sz="0" w:space="0" w:color="auto"/>
            <w:left w:val="none" w:sz="0" w:space="0" w:color="auto"/>
            <w:bottom w:val="none" w:sz="0" w:space="0" w:color="auto"/>
            <w:right w:val="none" w:sz="0" w:space="0" w:color="auto"/>
          </w:divBdr>
        </w:div>
        <w:div w:id="2003199571">
          <w:marLeft w:val="1166"/>
          <w:marRight w:val="0"/>
          <w:marTop w:val="106"/>
          <w:marBottom w:val="0"/>
          <w:divBdr>
            <w:top w:val="none" w:sz="0" w:space="0" w:color="auto"/>
            <w:left w:val="none" w:sz="0" w:space="0" w:color="auto"/>
            <w:bottom w:val="none" w:sz="0" w:space="0" w:color="auto"/>
            <w:right w:val="none" w:sz="0" w:space="0" w:color="auto"/>
          </w:divBdr>
        </w:div>
        <w:div w:id="2123066049">
          <w:marLeft w:val="1800"/>
          <w:marRight w:val="0"/>
          <w:marTop w:val="86"/>
          <w:marBottom w:val="0"/>
          <w:divBdr>
            <w:top w:val="none" w:sz="0" w:space="0" w:color="auto"/>
            <w:left w:val="none" w:sz="0" w:space="0" w:color="auto"/>
            <w:bottom w:val="none" w:sz="0" w:space="0" w:color="auto"/>
            <w:right w:val="none" w:sz="0" w:space="0" w:color="auto"/>
          </w:divBdr>
        </w:div>
      </w:divsChild>
    </w:div>
    <w:div w:id="1737849923">
      <w:bodyDiv w:val="1"/>
      <w:marLeft w:val="0"/>
      <w:marRight w:val="0"/>
      <w:marTop w:val="0"/>
      <w:marBottom w:val="0"/>
      <w:divBdr>
        <w:top w:val="none" w:sz="0" w:space="0" w:color="auto"/>
        <w:left w:val="none" w:sz="0" w:space="0" w:color="auto"/>
        <w:bottom w:val="none" w:sz="0" w:space="0" w:color="auto"/>
        <w:right w:val="none" w:sz="0" w:space="0" w:color="auto"/>
      </w:divBdr>
      <w:divsChild>
        <w:div w:id="643967325">
          <w:marLeft w:val="1166"/>
          <w:marRight w:val="0"/>
          <w:marTop w:val="115"/>
          <w:marBottom w:val="0"/>
          <w:divBdr>
            <w:top w:val="none" w:sz="0" w:space="0" w:color="auto"/>
            <w:left w:val="none" w:sz="0" w:space="0" w:color="auto"/>
            <w:bottom w:val="none" w:sz="0" w:space="0" w:color="auto"/>
            <w:right w:val="none" w:sz="0" w:space="0" w:color="auto"/>
          </w:divBdr>
        </w:div>
        <w:div w:id="1533499087">
          <w:marLeft w:val="1166"/>
          <w:marRight w:val="0"/>
          <w:marTop w:val="115"/>
          <w:marBottom w:val="0"/>
          <w:divBdr>
            <w:top w:val="none" w:sz="0" w:space="0" w:color="auto"/>
            <w:left w:val="none" w:sz="0" w:space="0" w:color="auto"/>
            <w:bottom w:val="none" w:sz="0" w:space="0" w:color="auto"/>
            <w:right w:val="none" w:sz="0" w:space="0" w:color="auto"/>
          </w:divBdr>
        </w:div>
        <w:div w:id="1805542322">
          <w:marLeft w:val="547"/>
          <w:marRight w:val="0"/>
          <w:marTop w:val="154"/>
          <w:marBottom w:val="0"/>
          <w:divBdr>
            <w:top w:val="none" w:sz="0" w:space="0" w:color="auto"/>
            <w:left w:val="none" w:sz="0" w:space="0" w:color="auto"/>
            <w:bottom w:val="none" w:sz="0" w:space="0" w:color="auto"/>
            <w:right w:val="none" w:sz="0" w:space="0" w:color="auto"/>
          </w:divBdr>
        </w:div>
      </w:divsChild>
    </w:div>
    <w:div w:id="1740057889">
      <w:bodyDiv w:val="1"/>
      <w:marLeft w:val="0"/>
      <w:marRight w:val="0"/>
      <w:marTop w:val="0"/>
      <w:marBottom w:val="0"/>
      <w:divBdr>
        <w:top w:val="none" w:sz="0" w:space="0" w:color="auto"/>
        <w:left w:val="none" w:sz="0" w:space="0" w:color="auto"/>
        <w:bottom w:val="none" w:sz="0" w:space="0" w:color="auto"/>
        <w:right w:val="none" w:sz="0" w:space="0" w:color="auto"/>
      </w:divBdr>
    </w:div>
    <w:div w:id="1741370509">
      <w:bodyDiv w:val="1"/>
      <w:marLeft w:val="0"/>
      <w:marRight w:val="0"/>
      <w:marTop w:val="0"/>
      <w:marBottom w:val="0"/>
      <w:divBdr>
        <w:top w:val="none" w:sz="0" w:space="0" w:color="auto"/>
        <w:left w:val="none" w:sz="0" w:space="0" w:color="auto"/>
        <w:bottom w:val="none" w:sz="0" w:space="0" w:color="auto"/>
        <w:right w:val="none" w:sz="0" w:space="0" w:color="auto"/>
      </w:divBdr>
      <w:divsChild>
        <w:div w:id="44643637">
          <w:marLeft w:val="0"/>
          <w:marRight w:val="0"/>
          <w:marTop w:val="0"/>
          <w:marBottom w:val="0"/>
          <w:divBdr>
            <w:top w:val="none" w:sz="0" w:space="0" w:color="auto"/>
            <w:left w:val="none" w:sz="0" w:space="0" w:color="auto"/>
            <w:bottom w:val="none" w:sz="0" w:space="0" w:color="auto"/>
            <w:right w:val="none" w:sz="0" w:space="0" w:color="auto"/>
          </w:divBdr>
        </w:div>
        <w:div w:id="263419960">
          <w:marLeft w:val="0"/>
          <w:marRight w:val="0"/>
          <w:marTop w:val="0"/>
          <w:marBottom w:val="0"/>
          <w:divBdr>
            <w:top w:val="none" w:sz="0" w:space="0" w:color="auto"/>
            <w:left w:val="none" w:sz="0" w:space="0" w:color="auto"/>
            <w:bottom w:val="none" w:sz="0" w:space="0" w:color="auto"/>
            <w:right w:val="none" w:sz="0" w:space="0" w:color="auto"/>
          </w:divBdr>
        </w:div>
        <w:div w:id="325939085">
          <w:marLeft w:val="0"/>
          <w:marRight w:val="0"/>
          <w:marTop w:val="0"/>
          <w:marBottom w:val="0"/>
          <w:divBdr>
            <w:top w:val="none" w:sz="0" w:space="0" w:color="auto"/>
            <w:left w:val="none" w:sz="0" w:space="0" w:color="auto"/>
            <w:bottom w:val="none" w:sz="0" w:space="0" w:color="auto"/>
            <w:right w:val="none" w:sz="0" w:space="0" w:color="auto"/>
          </w:divBdr>
        </w:div>
        <w:div w:id="555362467">
          <w:marLeft w:val="0"/>
          <w:marRight w:val="0"/>
          <w:marTop w:val="0"/>
          <w:marBottom w:val="0"/>
          <w:divBdr>
            <w:top w:val="none" w:sz="0" w:space="0" w:color="auto"/>
            <w:left w:val="none" w:sz="0" w:space="0" w:color="auto"/>
            <w:bottom w:val="none" w:sz="0" w:space="0" w:color="auto"/>
            <w:right w:val="none" w:sz="0" w:space="0" w:color="auto"/>
          </w:divBdr>
        </w:div>
        <w:div w:id="996422732">
          <w:marLeft w:val="0"/>
          <w:marRight w:val="0"/>
          <w:marTop w:val="0"/>
          <w:marBottom w:val="0"/>
          <w:divBdr>
            <w:top w:val="none" w:sz="0" w:space="0" w:color="auto"/>
            <w:left w:val="none" w:sz="0" w:space="0" w:color="auto"/>
            <w:bottom w:val="none" w:sz="0" w:space="0" w:color="auto"/>
            <w:right w:val="none" w:sz="0" w:space="0" w:color="auto"/>
          </w:divBdr>
        </w:div>
        <w:div w:id="1493446712">
          <w:marLeft w:val="0"/>
          <w:marRight w:val="0"/>
          <w:marTop w:val="0"/>
          <w:marBottom w:val="0"/>
          <w:divBdr>
            <w:top w:val="none" w:sz="0" w:space="0" w:color="auto"/>
            <w:left w:val="none" w:sz="0" w:space="0" w:color="auto"/>
            <w:bottom w:val="none" w:sz="0" w:space="0" w:color="auto"/>
            <w:right w:val="none" w:sz="0" w:space="0" w:color="auto"/>
          </w:divBdr>
        </w:div>
        <w:div w:id="1736119355">
          <w:marLeft w:val="0"/>
          <w:marRight w:val="0"/>
          <w:marTop w:val="0"/>
          <w:marBottom w:val="0"/>
          <w:divBdr>
            <w:top w:val="none" w:sz="0" w:space="0" w:color="auto"/>
            <w:left w:val="none" w:sz="0" w:space="0" w:color="auto"/>
            <w:bottom w:val="none" w:sz="0" w:space="0" w:color="auto"/>
            <w:right w:val="none" w:sz="0" w:space="0" w:color="auto"/>
          </w:divBdr>
        </w:div>
      </w:divsChild>
    </w:div>
    <w:div w:id="1742219284">
      <w:bodyDiv w:val="1"/>
      <w:marLeft w:val="0"/>
      <w:marRight w:val="0"/>
      <w:marTop w:val="0"/>
      <w:marBottom w:val="0"/>
      <w:divBdr>
        <w:top w:val="none" w:sz="0" w:space="0" w:color="auto"/>
        <w:left w:val="none" w:sz="0" w:space="0" w:color="auto"/>
        <w:bottom w:val="none" w:sz="0" w:space="0" w:color="auto"/>
        <w:right w:val="none" w:sz="0" w:space="0" w:color="auto"/>
      </w:divBdr>
      <w:divsChild>
        <w:div w:id="565385636">
          <w:marLeft w:val="2520"/>
          <w:marRight w:val="0"/>
          <w:marTop w:val="180"/>
          <w:marBottom w:val="0"/>
          <w:divBdr>
            <w:top w:val="none" w:sz="0" w:space="0" w:color="auto"/>
            <w:left w:val="none" w:sz="0" w:space="0" w:color="auto"/>
            <w:bottom w:val="none" w:sz="0" w:space="0" w:color="auto"/>
            <w:right w:val="none" w:sz="0" w:space="0" w:color="auto"/>
          </w:divBdr>
        </w:div>
        <w:div w:id="1022130649">
          <w:marLeft w:val="547"/>
          <w:marRight w:val="0"/>
          <w:marTop w:val="180"/>
          <w:marBottom w:val="0"/>
          <w:divBdr>
            <w:top w:val="none" w:sz="0" w:space="0" w:color="auto"/>
            <w:left w:val="none" w:sz="0" w:space="0" w:color="auto"/>
            <w:bottom w:val="none" w:sz="0" w:space="0" w:color="auto"/>
            <w:right w:val="none" w:sz="0" w:space="0" w:color="auto"/>
          </w:divBdr>
        </w:div>
        <w:div w:id="1177306944">
          <w:marLeft w:val="1800"/>
          <w:marRight w:val="0"/>
          <w:marTop w:val="180"/>
          <w:marBottom w:val="0"/>
          <w:divBdr>
            <w:top w:val="none" w:sz="0" w:space="0" w:color="auto"/>
            <w:left w:val="none" w:sz="0" w:space="0" w:color="auto"/>
            <w:bottom w:val="none" w:sz="0" w:space="0" w:color="auto"/>
            <w:right w:val="none" w:sz="0" w:space="0" w:color="auto"/>
          </w:divBdr>
        </w:div>
        <w:div w:id="1182746605">
          <w:marLeft w:val="1166"/>
          <w:marRight w:val="0"/>
          <w:marTop w:val="180"/>
          <w:marBottom w:val="0"/>
          <w:divBdr>
            <w:top w:val="none" w:sz="0" w:space="0" w:color="auto"/>
            <w:left w:val="none" w:sz="0" w:space="0" w:color="auto"/>
            <w:bottom w:val="none" w:sz="0" w:space="0" w:color="auto"/>
            <w:right w:val="none" w:sz="0" w:space="0" w:color="auto"/>
          </w:divBdr>
        </w:div>
        <w:div w:id="1218083705">
          <w:marLeft w:val="1800"/>
          <w:marRight w:val="0"/>
          <w:marTop w:val="180"/>
          <w:marBottom w:val="0"/>
          <w:divBdr>
            <w:top w:val="none" w:sz="0" w:space="0" w:color="auto"/>
            <w:left w:val="none" w:sz="0" w:space="0" w:color="auto"/>
            <w:bottom w:val="none" w:sz="0" w:space="0" w:color="auto"/>
            <w:right w:val="none" w:sz="0" w:space="0" w:color="auto"/>
          </w:divBdr>
        </w:div>
        <w:div w:id="1758290120">
          <w:marLeft w:val="1800"/>
          <w:marRight w:val="0"/>
          <w:marTop w:val="180"/>
          <w:marBottom w:val="0"/>
          <w:divBdr>
            <w:top w:val="none" w:sz="0" w:space="0" w:color="auto"/>
            <w:left w:val="none" w:sz="0" w:space="0" w:color="auto"/>
            <w:bottom w:val="none" w:sz="0" w:space="0" w:color="auto"/>
            <w:right w:val="none" w:sz="0" w:space="0" w:color="auto"/>
          </w:divBdr>
        </w:div>
        <w:div w:id="1830947346">
          <w:marLeft w:val="1800"/>
          <w:marRight w:val="0"/>
          <w:marTop w:val="180"/>
          <w:marBottom w:val="0"/>
          <w:divBdr>
            <w:top w:val="none" w:sz="0" w:space="0" w:color="auto"/>
            <w:left w:val="none" w:sz="0" w:space="0" w:color="auto"/>
            <w:bottom w:val="none" w:sz="0" w:space="0" w:color="auto"/>
            <w:right w:val="none" w:sz="0" w:space="0" w:color="auto"/>
          </w:divBdr>
        </w:div>
        <w:div w:id="1914242224">
          <w:marLeft w:val="2520"/>
          <w:marRight w:val="0"/>
          <w:marTop w:val="180"/>
          <w:marBottom w:val="0"/>
          <w:divBdr>
            <w:top w:val="none" w:sz="0" w:space="0" w:color="auto"/>
            <w:left w:val="none" w:sz="0" w:space="0" w:color="auto"/>
            <w:bottom w:val="none" w:sz="0" w:space="0" w:color="auto"/>
            <w:right w:val="none" w:sz="0" w:space="0" w:color="auto"/>
          </w:divBdr>
        </w:div>
      </w:divsChild>
    </w:div>
    <w:div w:id="1742749612">
      <w:bodyDiv w:val="1"/>
      <w:marLeft w:val="0"/>
      <w:marRight w:val="0"/>
      <w:marTop w:val="0"/>
      <w:marBottom w:val="0"/>
      <w:divBdr>
        <w:top w:val="none" w:sz="0" w:space="0" w:color="auto"/>
        <w:left w:val="none" w:sz="0" w:space="0" w:color="auto"/>
        <w:bottom w:val="none" w:sz="0" w:space="0" w:color="auto"/>
        <w:right w:val="none" w:sz="0" w:space="0" w:color="auto"/>
      </w:divBdr>
      <w:divsChild>
        <w:div w:id="86849075">
          <w:marLeft w:val="1800"/>
          <w:marRight w:val="0"/>
          <w:marTop w:val="96"/>
          <w:marBottom w:val="0"/>
          <w:divBdr>
            <w:top w:val="none" w:sz="0" w:space="0" w:color="auto"/>
            <w:left w:val="none" w:sz="0" w:space="0" w:color="auto"/>
            <w:bottom w:val="none" w:sz="0" w:space="0" w:color="auto"/>
            <w:right w:val="none" w:sz="0" w:space="0" w:color="auto"/>
          </w:divBdr>
        </w:div>
        <w:div w:id="746997958">
          <w:marLeft w:val="1800"/>
          <w:marRight w:val="0"/>
          <w:marTop w:val="96"/>
          <w:marBottom w:val="0"/>
          <w:divBdr>
            <w:top w:val="none" w:sz="0" w:space="0" w:color="auto"/>
            <w:left w:val="none" w:sz="0" w:space="0" w:color="auto"/>
            <w:bottom w:val="none" w:sz="0" w:space="0" w:color="auto"/>
            <w:right w:val="none" w:sz="0" w:space="0" w:color="auto"/>
          </w:divBdr>
        </w:div>
        <w:div w:id="1837530287">
          <w:marLeft w:val="1800"/>
          <w:marRight w:val="0"/>
          <w:marTop w:val="96"/>
          <w:marBottom w:val="0"/>
          <w:divBdr>
            <w:top w:val="none" w:sz="0" w:space="0" w:color="auto"/>
            <w:left w:val="none" w:sz="0" w:space="0" w:color="auto"/>
            <w:bottom w:val="none" w:sz="0" w:space="0" w:color="auto"/>
            <w:right w:val="none" w:sz="0" w:space="0" w:color="auto"/>
          </w:divBdr>
        </w:div>
        <w:div w:id="1957367325">
          <w:marLeft w:val="1166"/>
          <w:marRight w:val="0"/>
          <w:marTop w:val="115"/>
          <w:marBottom w:val="0"/>
          <w:divBdr>
            <w:top w:val="none" w:sz="0" w:space="0" w:color="auto"/>
            <w:left w:val="none" w:sz="0" w:space="0" w:color="auto"/>
            <w:bottom w:val="none" w:sz="0" w:space="0" w:color="auto"/>
            <w:right w:val="none" w:sz="0" w:space="0" w:color="auto"/>
          </w:divBdr>
        </w:div>
      </w:divsChild>
    </w:div>
    <w:div w:id="1744403477">
      <w:bodyDiv w:val="1"/>
      <w:marLeft w:val="0"/>
      <w:marRight w:val="0"/>
      <w:marTop w:val="0"/>
      <w:marBottom w:val="0"/>
      <w:divBdr>
        <w:top w:val="none" w:sz="0" w:space="0" w:color="auto"/>
        <w:left w:val="none" w:sz="0" w:space="0" w:color="auto"/>
        <w:bottom w:val="none" w:sz="0" w:space="0" w:color="auto"/>
        <w:right w:val="none" w:sz="0" w:space="0" w:color="auto"/>
      </w:divBdr>
    </w:div>
    <w:div w:id="1747386502">
      <w:bodyDiv w:val="1"/>
      <w:marLeft w:val="0"/>
      <w:marRight w:val="0"/>
      <w:marTop w:val="0"/>
      <w:marBottom w:val="0"/>
      <w:divBdr>
        <w:top w:val="none" w:sz="0" w:space="0" w:color="auto"/>
        <w:left w:val="none" w:sz="0" w:space="0" w:color="auto"/>
        <w:bottom w:val="none" w:sz="0" w:space="0" w:color="auto"/>
        <w:right w:val="none" w:sz="0" w:space="0" w:color="auto"/>
      </w:divBdr>
    </w:div>
    <w:div w:id="1747460566">
      <w:bodyDiv w:val="1"/>
      <w:marLeft w:val="0"/>
      <w:marRight w:val="0"/>
      <w:marTop w:val="0"/>
      <w:marBottom w:val="0"/>
      <w:divBdr>
        <w:top w:val="none" w:sz="0" w:space="0" w:color="auto"/>
        <w:left w:val="none" w:sz="0" w:space="0" w:color="auto"/>
        <w:bottom w:val="none" w:sz="0" w:space="0" w:color="auto"/>
        <w:right w:val="none" w:sz="0" w:space="0" w:color="auto"/>
      </w:divBdr>
    </w:div>
    <w:div w:id="1747461660">
      <w:bodyDiv w:val="1"/>
      <w:marLeft w:val="0"/>
      <w:marRight w:val="0"/>
      <w:marTop w:val="0"/>
      <w:marBottom w:val="0"/>
      <w:divBdr>
        <w:top w:val="none" w:sz="0" w:space="0" w:color="auto"/>
        <w:left w:val="none" w:sz="0" w:space="0" w:color="auto"/>
        <w:bottom w:val="none" w:sz="0" w:space="0" w:color="auto"/>
        <w:right w:val="none" w:sz="0" w:space="0" w:color="auto"/>
      </w:divBdr>
    </w:div>
    <w:div w:id="1748109390">
      <w:bodyDiv w:val="1"/>
      <w:marLeft w:val="0"/>
      <w:marRight w:val="0"/>
      <w:marTop w:val="0"/>
      <w:marBottom w:val="0"/>
      <w:divBdr>
        <w:top w:val="none" w:sz="0" w:space="0" w:color="auto"/>
        <w:left w:val="none" w:sz="0" w:space="0" w:color="auto"/>
        <w:bottom w:val="none" w:sz="0" w:space="0" w:color="auto"/>
        <w:right w:val="none" w:sz="0" w:space="0" w:color="auto"/>
      </w:divBdr>
    </w:div>
    <w:div w:id="1749383047">
      <w:bodyDiv w:val="1"/>
      <w:marLeft w:val="0"/>
      <w:marRight w:val="0"/>
      <w:marTop w:val="0"/>
      <w:marBottom w:val="0"/>
      <w:divBdr>
        <w:top w:val="none" w:sz="0" w:space="0" w:color="auto"/>
        <w:left w:val="none" w:sz="0" w:space="0" w:color="auto"/>
        <w:bottom w:val="none" w:sz="0" w:space="0" w:color="auto"/>
        <w:right w:val="none" w:sz="0" w:space="0" w:color="auto"/>
      </w:divBdr>
    </w:div>
    <w:div w:id="1751000494">
      <w:bodyDiv w:val="1"/>
      <w:marLeft w:val="0"/>
      <w:marRight w:val="0"/>
      <w:marTop w:val="0"/>
      <w:marBottom w:val="0"/>
      <w:divBdr>
        <w:top w:val="none" w:sz="0" w:space="0" w:color="auto"/>
        <w:left w:val="none" w:sz="0" w:space="0" w:color="auto"/>
        <w:bottom w:val="none" w:sz="0" w:space="0" w:color="auto"/>
        <w:right w:val="none" w:sz="0" w:space="0" w:color="auto"/>
      </w:divBdr>
      <w:divsChild>
        <w:div w:id="1286498100">
          <w:marLeft w:val="0"/>
          <w:marRight w:val="0"/>
          <w:marTop w:val="0"/>
          <w:marBottom w:val="0"/>
          <w:divBdr>
            <w:top w:val="none" w:sz="0" w:space="0" w:color="auto"/>
            <w:left w:val="none" w:sz="0" w:space="0" w:color="auto"/>
            <w:bottom w:val="none" w:sz="0" w:space="0" w:color="auto"/>
            <w:right w:val="none" w:sz="0" w:space="0" w:color="auto"/>
          </w:divBdr>
          <w:divsChild>
            <w:div w:id="854466574">
              <w:marLeft w:val="0"/>
              <w:marRight w:val="0"/>
              <w:marTop w:val="0"/>
              <w:marBottom w:val="0"/>
              <w:divBdr>
                <w:top w:val="none" w:sz="0" w:space="0" w:color="auto"/>
                <w:left w:val="none" w:sz="0" w:space="0" w:color="auto"/>
                <w:bottom w:val="none" w:sz="0" w:space="0" w:color="auto"/>
                <w:right w:val="none" w:sz="0" w:space="0" w:color="auto"/>
              </w:divBdr>
            </w:div>
            <w:div w:id="1281955543">
              <w:marLeft w:val="0"/>
              <w:marRight w:val="0"/>
              <w:marTop w:val="0"/>
              <w:marBottom w:val="0"/>
              <w:divBdr>
                <w:top w:val="none" w:sz="0" w:space="0" w:color="auto"/>
                <w:left w:val="none" w:sz="0" w:space="0" w:color="auto"/>
                <w:bottom w:val="none" w:sz="0" w:space="0" w:color="auto"/>
                <w:right w:val="none" w:sz="0" w:space="0" w:color="auto"/>
              </w:divBdr>
            </w:div>
            <w:div w:id="15344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2636">
      <w:bodyDiv w:val="1"/>
      <w:marLeft w:val="0"/>
      <w:marRight w:val="0"/>
      <w:marTop w:val="0"/>
      <w:marBottom w:val="0"/>
      <w:divBdr>
        <w:top w:val="none" w:sz="0" w:space="0" w:color="auto"/>
        <w:left w:val="none" w:sz="0" w:space="0" w:color="auto"/>
        <w:bottom w:val="none" w:sz="0" w:space="0" w:color="auto"/>
        <w:right w:val="none" w:sz="0" w:space="0" w:color="auto"/>
      </w:divBdr>
      <w:divsChild>
        <w:div w:id="10648651">
          <w:marLeft w:val="547"/>
          <w:marRight w:val="0"/>
          <w:marTop w:val="125"/>
          <w:marBottom w:val="0"/>
          <w:divBdr>
            <w:top w:val="none" w:sz="0" w:space="0" w:color="auto"/>
            <w:left w:val="none" w:sz="0" w:space="0" w:color="auto"/>
            <w:bottom w:val="none" w:sz="0" w:space="0" w:color="auto"/>
            <w:right w:val="none" w:sz="0" w:space="0" w:color="auto"/>
          </w:divBdr>
        </w:div>
      </w:divsChild>
    </w:div>
    <w:div w:id="1752660538">
      <w:bodyDiv w:val="1"/>
      <w:marLeft w:val="0"/>
      <w:marRight w:val="0"/>
      <w:marTop w:val="0"/>
      <w:marBottom w:val="0"/>
      <w:divBdr>
        <w:top w:val="none" w:sz="0" w:space="0" w:color="auto"/>
        <w:left w:val="none" w:sz="0" w:space="0" w:color="auto"/>
        <w:bottom w:val="none" w:sz="0" w:space="0" w:color="auto"/>
        <w:right w:val="none" w:sz="0" w:space="0" w:color="auto"/>
      </w:divBdr>
    </w:div>
    <w:div w:id="1752895915">
      <w:bodyDiv w:val="1"/>
      <w:marLeft w:val="0"/>
      <w:marRight w:val="0"/>
      <w:marTop w:val="0"/>
      <w:marBottom w:val="0"/>
      <w:divBdr>
        <w:top w:val="none" w:sz="0" w:space="0" w:color="auto"/>
        <w:left w:val="none" w:sz="0" w:space="0" w:color="auto"/>
        <w:bottom w:val="none" w:sz="0" w:space="0" w:color="auto"/>
        <w:right w:val="none" w:sz="0" w:space="0" w:color="auto"/>
      </w:divBdr>
    </w:div>
    <w:div w:id="1754424577">
      <w:bodyDiv w:val="1"/>
      <w:marLeft w:val="0"/>
      <w:marRight w:val="0"/>
      <w:marTop w:val="0"/>
      <w:marBottom w:val="0"/>
      <w:divBdr>
        <w:top w:val="none" w:sz="0" w:space="0" w:color="auto"/>
        <w:left w:val="none" w:sz="0" w:space="0" w:color="auto"/>
        <w:bottom w:val="none" w:sz="0" w:space="0" w:color="auto"/>
        <w:right w:val="none" w:sz="0" w:space="0" w:color="auto"/>
      </w:divBdr>
    </w:div>
    <w:div w:id="1754743743">
      <w:bodyDiv w:val="1"/>
      <w:marLeft w:val="0"/>
      <w:marRight w:val="0"/>
      <w:marTop w:val="0"/>
      <w:marBottom w:val="0"/>
      <w:divBdr>
        <w:top w:val="none" w:sz="0" w:space="0" w:color="auto"/>
        <w:left w:val="none" w:sz="0" w:space="0" w:color="auto"/>
        <w:bottom w:val="none" w:sz="0" w:space="0" w:color="auto"/>
        <w:right w:val="none" w:sz="0" w:space="0" w:color="auto"/>
      </w:divBdr>
    </w:div>
    <w:div w:id="1755397218">
      <w:bodyDiv w:val="1"/>
      <w:marLeft w:val="0"/>
      <w:marRight w:val="0"/>
      <w:marTop w:val="0"/>
      <w:marBottom w:val="0"/>
      <w:divBdr>
        <w:top w:val="none" w:sz="0" w:space="0" w:color="auto"/>
        <w:left w:val="none" w:sz="0" w:space="0" w:color="auto"/>
        <w:bottom w:val="none" w:sz="0" w:space="0" w:color="auto"/>
        <w:right w:val="none" w:sz="0" w:space="0" w:color="auto"/>
      </w:divBdr>
    </w:div>
    <w:div w:id="1757481655">
      <w:bodyDiv w:val="1"/>
      <w:marLeft w:val="0"/>
      <w:marRight w:val="0"/>
      <w:marTop w:val="0"/>
      <w:marBottom w:val="0"/>
      <w:divBdr>
        <w:top w:val="none" w:sz="0" w:space="0" w:color="auto"/>
        <w:left w:val="none" w:sz="0" w:space="0" w:color="auto"/>
        <w:bottom w:val="none" w:sz="0" w:space="0" w:color="auto"/>
        <w:right w:val="none" w:sz="0" w:space="0" w:color="auto"/>
      </w:divBdr>
      <w:divsChild>
        <w:div w:id="620914915">
          <w:marLeft w:val="0"/>
          <w:marRight w:val="0"/>
          <w:marTop w:val="0"/>
          <w:marBottom w:val="0"/>
          <w:divBdr>
            <w:top w:val="none" w:sz="0" w:space="0" w:color="auto"/>
            <w:left w:val="none" w:sz="0" w:space="0" w:color="auto"/>
            <w:bottom w:val="none" w:sz="0" w:space="0" w:color="auto"/>
            <w:right w:val="none" w:sz="0" w:space="0" w:color="auto"/>
          </w:divBdr>
          <w:divsChild>
            <w:div w:id="143162718">
              <w:marLeft w:val="0"/>
              <w:marRight w:val="0"/>
              <w:marTop w:val="0"/>
              <w:marBottom w:val="0"/>
              <w:divBdr>
                <w:top w:val="none" w:sz="0" w:space="0" w:color="auto"/>
                <w:left w:val="none" w:sz="0" w:space="0" w:color="auto"/>
                <w:bottom w:val="none" w:sz="0" w:space="0" w:color="auto"/>
                <w:right w:val="none" w:sz="0" w:space="0" w:color="auto"/>
              </w:divBdr>
            </w:div>
            <w:div w:id="605506661">
              <w:marLeft w:val="0"/>
              <w:marRight w:val="0"/>
              <w:marTop w:val="0"/>
              <w:marBottom w:val="0"/>
              <w:divBdr>
                <w:top w:val="none" w:sz="0" w:space="0" w:color="auto"/>
                <w:left w:val="none" w:sz="0" w:space="0" w:color="auto"/>
                <w:bottom w:val="none" w:sz="0" w:space="0" w:color="auto"/>
                <w:right w:val="none" w:sz="0" w:space="0" w:color="auto"/>
              </w:divBdr>
            </w:div>
            <w:div w:id="747772694">
              <w:marLeft w:val="0"/>
              <w:marRight w:val="0"/>
              <w:marTop w:val="0"/>
              <w:marBottom w:val="0"/>
              <w:divBdr>
                <w:top w:val="none" w:sz="0" w:space="0" w:color="auto"/>
                <w:left w:val="none" w:sz="0" w:space="0" w:color="auto"/>
                <w:bottom w:val="none" w:sz="0" w:space="0" w:color="auto"/>
                <w:right w:val="none" w:sz="0" w:space="0" w:color="auto"/>
              </w:divBdr>
            </w:div>
            <w:div w:id="818182634">
              <w:marLeft w:val="0"/>
              <w:marRight w:val="0"/>
              <w:marTop w:val="0"/>
              <w:marBottom w:val="0"/>
              <w:divBdr>
                <w:top w:val="none" w:sz="0" w:space="0" w:color="auto"/>
                <w:left w:val="none" w:sz="0" w:space="0" w:color="auto"/>
                <w:bottom w:val="none" w:sz="0" w:space="0" w:color="auto"/>
                <w:right w:val="none" w:sz="0" w:space="0" w:color="auto"/>
              </w:divBdr>
            </w:div>
            <w:div w:id="1320766719">
              <w:marLeft w:val="0"/>
              <w:marRight w:val="0"/>
              <w:marTop w:val="0"/>
              <w:marBottom w:val="0"/>
              <w:divBdr>
                <w:top w:val="none" w:sz="0" w:space="0" w:color="auto"/>
                <w:left w:val="none" w:sz="0" w:space="0" w:color="auto"/>
                <w:bottom w:val="none" w:sz="0" w:space="0" w:color="auto"/>
                <w:right w:val="none" w:sz="0" w:space="0" w:color="auto"/>
              </w:divBdr>
            </w:div>
            <w:div w:id="1971327654">
              <w:marLeft w:val="0"/>
              <w:marRight w:val="0"/>
              <w:marTop w:val="0"/>
              <w:marBottom w:val="0"/>
              <w:divBdr>
                <w:top w:val="none" w:sz="0" w:space="0" w:color="auto"/>
                <w:left w:val="none" w:sz="0" w:space="0" w:color="auto"/>
                <w:bottom w:val="none" w:sz="0" w:space="0" w:color="auto"/>
                <w:right w:val="none" w:sz="0" w:space="0" w:color="auto"/>
              </w:divBdr>
            </w:div>
            <w:div w:id="20345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8560">
      <w:bodyDiv w:val="1"/>
      <w:marLeft w:val="0"/>
      <w:marRight w:val="0"/>
      <w:marTop w:val="0"/>
      <w:marBottom w:val="0"/>
      <w:divBdr>
        <w:top w:val="none" w:sz="0" w:space="0" w:color="auto"/>
        <w:left w:val="none" w:sz="0" w:space="0" w:color="auto"/>
        <w:bottom w:val="none" w:sz="0" w:space="0" w:color="auto"/>
        <w:right w:val="none" w:sz="0" w:space="0" w:color="auto"/>
      </w:divBdr>
      <w:divsChild>
        <w:div w:id="85226850">
          <w:marLeft w:val="0"/>
          <w:marRight w:val="0"/>
          <w:marTop w:val="0"/>
          <w:marBottom w:val="0"/>
          <w:divBdr>
            <w:top w:val="none" w:sz="0" w:space="0" w:color="auto"/>
            <w:left w:val="none" w:sz="0" w:space="0" w:color="auto"/>
            <w:bottom w:val="none" w:sz="0" w:space="0" w:color="auto"/>
            <w:right w:val="none" w:sz="0" w:space="0" w:color="auto"/>
          </w:divBdr>
          <w:divsChild>
            <w:div w:id="1149437265">
              <w:marLeft w:val="0"/>
              <w:marRight w:val="0"/>
              <w:marTop w:val="0"/>
              <w:marBottom w:val="0"/>
              <w:divBdr>
                <w:top w:val="none" w:sz="0" w:space="0" w:color="auto"/>
                <w:left w:val="none" w:sz="0" w:space="0" w:color="auto"/>
                <w:bottom w:val="none" w:sz="0" w:space="0" w:color="auto"/>
                <w:right w:val="none" w:sz="0" w:space="0" w:color="auto"/>
              </w:divBdr>
            </w:div>
            <w:div w:id="18337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81449">
      <w:bodyDiv w:val="1"/>
      <w:marLeft w:val="0"/>
      <w:marRight w:val="0"/>
      <w:marTop w:val="0"/>
      <w:marBottom w:val="0"/>
      <w:divBdr>
        <w:top w:val="none" w:sz="0" w:space="0" w:color="auto"/>
        <w:left w:val="none" w:sz="0" w:space="0" w:color="auto"/>
        <w:bottom w:val="none" w:sz="0" w:space="0" w:color="auto"/>
        <w:right w:val="none" w:sz="0" w:space="0" w:color="auto"/>
      </w:divBdr>
    </w:div>
    <w:div w:id="1760130372">
      <w:bodyDiv w:val="1"/>
      <w:marLeft w:val="0"/>
      <w:marRight w:val="0"/>
      <w:marTop w:val="0"/>
      <w:marBottom w:val="0"/>
      <w:divBdr>
        <w:top w:val="none" w:sz="0" w:space="0" w:color="auto"/>
        <w:left w:val="none" w:sz="0" w:space="0" w:color="auto"/>
        <w:bottom w:val="none" w:sz="0" w:space="0" w:color="auto"/>
        <w:right w:val="none" w:sz="0" w:space="0" w:color="auto"/>
      </w:divBdr>
    </w:div>
    <w:div w:id="1760708517">
      <w:bodyDiv w:val="1"/>
      <w:marLeft w:val="0"/>
      <w:marRight w:val="0"/>
      <w:marTop w:val="0"/>
      <w:marBottom w:val="0"/>
      <w:divBdr>
        <w:top w:val="none" w:sz="0" w:space="0" w:color="auto"/>
        <w:left w:val="none" w:sz="0" w:space="0" w:color="auto"/>
        <w:bottom w:val="none" w:sz="0" w:space="0" w:color="auto"/>
        <w:right w:val="none" w:sz="0" w:space="0" w:color="auto"/>
      </w:divBdr>
    </w:div>
    <w:div w:id="1761293245">
      <w:bodyDiv w:val="1"/>
      <w:marLeft w:val="0"/>
      <w:marRight w:val="0"/>
      <w:marTop w:val="0"/>
      <w:marBottom w:val="0"/>
      <w:divBdr>
        <w:top w:val="none" w:sz="0" w:space="0" w:color="auto"/>
        <w:left w:val="none" w:sz="0" w:space="0" w:color="auto"/>
        <w:bottom w:val="none" w:sz="0" w:space="0" w:color="auto"/>
        <w:right w:val="none" w:sz="0" w:space="0" w:color="auto"/>
      </w:divBdr>
    </w:div>
    <w:div w:id="1761414063">
      <w:bodyDiv w:val="1"/>
      <w:marLeft w:val="0"/>
      <w:marRight w:val="0"/>
      <w:marTop w:val="0"/>
      <w:marBottom w:val="0"/>
      <w:divBdr>
        <w:top w:val="none" w:sz="0" w:space="0" w:color="auto"/>
        <w:left w:val="none" w:sz="0" w:space="0" w:color="auto"/>
        <w:bottom w:val="none" w:sz="0" w:space="0" w:color="auto"/>
        <w:right w:val="none" w:sz="0" w:space="0" w:color="auto"/>
      </w:divBdr>
    </w:div>
    <w:div w:id="1761946547">
      <w:bodyDiv w:val="1"/>
      <w:marLeft w:val="0"/>
      <w:marRight w:val="0"/>
      <w:marTop w:val="0"/>
      <w:marBottom w:val="0"/>
      <w:divBdr>
        <w:top w:val="none" w:sz="0" w:space="0" w:color="auto"/>
        <w:left w:val="none" w:sz="0" w:space="0" w:color="auto"/>
        <w:bottom w:val="none" w:sz="0" w:space="0" w:color="auto"/>
        <w:right w:val="none" w:sz="0" w:space="0" w:color="auto"/>
      </w:divBdr>
      <w:divsChild>
        <w:div w:id="1444499835">
          <w:marLeft w:val="0"/>
          <w:marRight w:val="0"/>
          <w:marTop w:val="0"/>
          <w:marBottom w:val="0"/>
          <w:divBdr>
            <w:top w:val="none" w:sz="0" w:space="0" w:color="auto"/>
            <w:left w:val="none" w:sz="0" w:space="0" w:color="auto"/>
            <w:bottom w:val="none" w:sz="0" w:space="0" w:color="auto"/>
            <w:right w:val="none" w:sz="0" w:space="0" w:color="auto"/>
          </w:divBdr>
          <w:divsChild>
            <w:div w:id="134369996">
              <w:marLeft w:val="0"/>
              <w:marRight w:val="0"/>
              <w:marTop w:val="0"/>
              <w:marBottom w:val="0"/>
              <w:divBdr>
                <w:top w:val="none" w:sz="0" w:space="0" w:color="auto"/>
                <w:left w:val="none" w:sz="0" w:space="0" w:color="auto"/>
                <w:bottom w:val="none" w:sz="0" w:space="0" w:color="auto"/>
                <w:right w:val="none" w:sz="0" w:space="0" w:color="auto"/>
              </w:divBdr>
            </w:div>
            <w:div w:id="364524646">
              <w:marLeft w:val="0"/>
              <w:marRight w:val="0"/>
              <w:marTop w:val="0"/>
              <w:marBottom w:val="0"/>
              <w:divBdr>
                <w:top w:val="none" w:sz="0" w:space="0" w:color="auto"/>
                <w:left w:val="none" w:sz="0" w:space="0" w:color="auto"/>
                <w:bottom w:val="none" w:sz="0" w:space="0" w:color="auto"/>
                <w:right w:val="none" w:sz="0" w:space="0" w:color="auto"/>
              </w:divBdr>
            </w:div>
            <w:div w:id="982080729">
              <w:marLeft w:val="0"/>
              <w:marRight w:val="0"/>
              <w:marTop w:val="0"/>
              <w:marBottom w:val="0"/>
              <w:divBdr>
                <w:top w:val="none" w:sz="0" w:space="0" w:color="auto"/>
                <w:left w:val="none" w:sz="0" w:space="0" w:color="auto"/>
                <w:bottom w:val="none" w:sz="0" w:space="0" w:color="auto"/>
                <w:right w:val="none" w:sz="0" w:space="0" w:color="auto"/>
              </w:divBdr>
            </w:div>
            <w:div w:id="1441757459">
              <w:marLeft w:val="0"/>
              <w:marRight w:val="0"/>
              <w:marTop w:val="0"/>
              <w:marBottom w:val="0"/>
              <w:divBdr>
                <w:top w:val="none" w:sz="0" w:space="0" w:color="auto"/>
                <w:left w:val="none" w:sz="0" w:space="0" w:color="auto"/>
                <w:bottom w:val="none" w:sz="0" w:space="0" w:color="auto"/>
                <w:right w:val="none" w:sz="0" w:space="0" w:color="auto"/>
              </w:divBdr>
            </w:div>
            <w:div w:id="196041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0833">
      <w:bodyDiv w:val="1"/>
      <w:marLeft w:val="0"/>
      <w:marRight w:val="0"/>
      <w:marTop w:val="0"/>
      <w:marBottom w:val="0"/>
      <w:divBdr>
        <w:top w:val="none" w:sz="0" w:space="0" w:color="auto"/>
        <w:left w:val="none" w:sz="0" w:space="0" w:color="auto"/>
        <w:bottom w:val="none" w:sz="0" w:space="0" w:color="auto"/>
        <w:right w:val="none" w:sz="0" w:space="0" w:color="auto"/>
      </w:divBdr>
    </w:div>
    <w:div w:id="1762337698">
      <w:bodyDiv w:val="1"/>
      <w:marLeft w:val="0"/>
      <w:marRight w:val="0"/>
      <w:marTop w:val="0"/>
      <w:marBottom w:val="0"/>
      <w:divBdr>
        <w:top w:val="none" w:sz="0" w:space="0" w:color="auto"/>
        <w:left w:val="none" w:sz="0" w:space="0" w:color="auto"/>
        <w:bottom w:val="none" w:sz="0" w:space="0" w:color="auto"/>
        <w:right w:val="none" w:sz="0" w:space="0" w:color="auto"/>
      </w:divBdr>
    </w:div>
    <w:div w:id="1763331477">
      <w:bodyDiv w:val="1"/>
      <w:marLeft w:val="0"/>
      <w:marRight w:val="0"/>
      <w:marTop w:val="0"/>
      <w:marBottom w:val="0"/>
      <w:divBdr>
        <w:top w:val="none" w:sz="0" w:space="0" w:color="auto"/>
        <w:left w:val="none" w:sz="0" w:space="0" w:color="auto"/>
        <w:bottom w:val="none" w:sz="0" w:space="0" w:color="auto"/>
        <w:right w:val="none" w:sz="0" w:space="0" w:color="auto"/>
      </w:divBdr>
    </w:div>
    <w:div w:id="1764062285">
      <w:bodyDiv w:val="1"/>
      <w:marLeft w:val="0"/>
      <w:marRight w:val="0"/>
      <w:marTop w:val="0"/>
      <w:marBottom w:val="0"/>
      <w:divBdr>
        <w:top w:val="none" w:sz="0" w:space="0" w:color="auto"/>
        <w:left w:val="none" w:sz="0" w:space="0" w:color="auto"/>
        <w:bottom w:val="none" w:sz="0" w:space="0" w:color="auto"/>
        <w:right w:val="none" w:sz="0" w:space="0" w:color="auto"/>
      </w:divBdr>
      <w:divsChild>
        <w:div w:id="105387757">
          <w:marLeft w:val="547"/>
          <w:marRight w:val="0"/>
          <w:marTop w:val="134"/>
          <w:marBottom w:val="0"/>
          <w:divBdr>
            <w:top w:val="none" w:sz="0" w:space="0" w:color="auto"/>
            <w:left w:val="none" w:sz="0" w:space="0" w:color="auto"/>
            <w:bottom w:val="none" w:sz="0" w:space="0" w:color="auto"/>
            <w:right w:val="none" w:sz="0" w:space="0" w:color="auto"/>
          </w:divBdr>
        </w:div>
        <w:div w:id="1243755213">
          <w:marLeft w:val="1800"/>
          <w:marRight w:val="0"/>
          <w:marTop w:val="96"/>
          <w:marBottom w:val="0"/>
          <w:divBdr>
            <w:top w:val="none" w:sz="0" w:space="0" w:color="auto"/>
            <w:left w:val="none" w:sz="0" w:space="0" w:color="auto"/>
            <w:bottom w:val="none" w:sz="0" w:space="0" w:color="auto"/>
            <w:right w:val="none" w:sz="0" w:space="0" w:color="auto"/>
          </w:divBdr>
        </w:div>
        <w:div w:id="2145811481">
          <w:marLeft w:val="1166"/>
          <w:marRight w:val="0"/>
          <w:marTop w:val="115"/>
          <w:marBottom w:val="0"/>
          <w:divBdr>
            <w:top w:val="none" w:sz="0" w:space="0" w:color="auto"/>
            <w:left w:val="none" w:sz="0" w:space="0" w:color="auto"/>
            <w:bottom w:val="none" w:sz="0" w:space="0" w:color="auto"/>
            <w:right w:val="none" w:sz="0" w:space="0" w:color="auto"/>
          </w:divBdr>
        </w:div>
      </w:divsChild>
    </w:div>
    <w:div w:id="1764297223">
      <w:bodyDiv w:val="1"/>
      <w:marLeft w:val="0"/>
      <w:marRight w:val="0"/>
      <w:marTop w:val="0"/>
      <w:marBottom w:val="0"/>
      <w:divBdr>
        <w:top w:val="none" w:sz="0" w:space="0" w:color="auto"/>
        <w:left w:val="none" w:sz="0" w:space="0" w:color="auto"/>
        <w:bottom w:val="none" w:sz="0" w:space="0" w:color="auto"/>
        <w:right w:val="none" w:sz="0" w:space="0" w:color="auto"/>
      </w:divBdr>
    </w:div>
    <w:div w:id="1764833322">
      <w:bodyDiv w:val="1"/>
      <w:marLeft w:val="0"/>
      <w:marRight w:val="0"/>
      <w:marTop w:val="0"/>
      <w:marBottom w:val="0"/>
      <w:divBdr>
        <w:top w:val="none" w:sz="0" w:space="0" w:color="auto"/>
        <w:left w:val="none" w:sz="0" w:space="0" w:color="auto"/>
        <w:bottom w:val="none" w:sz="0" w:space="0" w:color="auto"/>
        <w:right w:val="none" w:sz="0" w:space="0" w:color="auto"/>
      </w:divBdr>
    </w:div>
    <w:div w:id="1765106440">
      <w:bodyDiv w:val="1"/>
      <w:marLeft w:val="0"/>
      <w:marRight w:val="0"/>
      <w:marTop w:val="0"/>
      <w:marBottom w:val="0"/>
      <w:divBdr>
        <w:top w:val="none" w:sz="0" w:space="0" w:color="auto"/>
        <w:left w:val="none" w:sz="0" w:space="0" w:color="auto"/>
        <w:bottom w:val="none" w:sz="0" w:space="0" w:color="auto"/>
        <w:right w:val="none" w:sz="0" w:space="0" w:color="auto"/>
      </w:divBdr>
    </w:div>
    <w:div w:id="1765607297">
      <w:bodyDiv w:val="1"/>
      <w:marLeft w:val="0"/>
      <w:marRight w:val="0"/>
      <w:marTop w:val="0"/>
      <w:marBottom w:val="0"/>
      <w:divBdr>
        <w:top w:val="none" w:sz="0" w:space="0" w:color="auto"/>
        <w:left w:val="none" w:sz="0" w:space="0" w:color="auto"/>
        <w:bottom w:val="none" w:sz="0" w:space="0" w:color="auto"/>
        <w:right w:val="none" w:sz="0" w:space="0" w:color="auto"/>
      </w:divBdr>
    </w:div>
    <w:div w:id="1768501372">
      <w:bodyDiv w:val="1"/>
      <w:marLeft w:val="0"/>
      <w:marRight w:val="0"/>
      <w:marTop w:val="0"/>
      <w:marBottom w:val="0"/>
      <w:divBdr>
        <w:top w:val="none" w:sz="0" w:space="0" w:color="auto"/>
        <w:left w:val="none" w:sz="0" w:space="0" w:color="auto"/>
        <w:bottom w:val="none" w:sz="0" w:space="0" w:color="auto"/>
        <w:right w:val="none" w:sz="0" w:space="0" w:color="auto"/>
      </w:divBdr>
      <w:divsChild>
        <w:div w:id="391971719">
          <w:marLeft w:val="1166"/>
          <w:marRight w:val="0"/>
          <w:marTop w:val="115"/>
          <w:marBottom w:val="120"/>
          <w:divBdr>
            <w:top w:val="none" w:sz="0" w:space="0" w:color="auto"/>
            <w:left w:val="none" w:sz="0" w:space="0" w:color="auto"/>
            <w:bottom w:val="none" w:sz="0" w:space="0" w:color="auto"/>
            <w:right w:val="none" w:sz="0" w:space="0" w:color="auto"/>
          </w:divBdr>
        </w:div>
        <w:div w:id="487215646">
          <w:marLeft w:val="547"/>
          <w:marRight w:val="0"/>
          <w:marTop w:val="134"/>
          <w:marBottom w:val="120"/>
          <w:divBdr>
            <w:top w:val="none" w:sz="0" w:space="0" w:color="auto"/>
            <w:left w:val="none" w:sz="0" w:space="0" w:color="auto"/>
            <w:bottom w:val="none" w:sz="0" w:space="0" w:color="auto"/>
            <w:right w:val="none" w:sz="0" w:space="0" w:color="auto"/>
          </w:divBdr>
        </w:div>
        <w:div w:id="1152525448">
          <w:marLeft w:val="547"/>
          <w:marRight w:val="0"/>
          <w:marTop w:val="134"/>
          <w:marBottom w:val="120"/>
          <w:divBdr>
            <w:top w:val="none" w:sz="0" w:space="0" w:color="auto"/>
            <w:left w:val="none" w:sz="0" w:space="0" w:color="auto"/>
            <w:bottom w:val="none" w:sz="0" w:space="0" w:color="auto"/>
            <w:right w:val="none" w:sz="0" w:space="0" w:color="auto"/>
          </w:divBdr>
        </w:div>
        <w:div w:id="1595047503">
          <w:marLeft w:val="1166"/>
          <w:marRight w:val="0"/>
          <w:marTop w:val="115"/>
          <w:marBottom w:val="120"/>
          <w:divBdr>
            <w:top w:val="none" w:sz="0" w:space="0" w:color="auto"/>
            <w:left w:val="none" w:sz="0" w:space="0" w:color="auto"/>
            <w:bottom w:val="none" w:sz="0" w:space="0" w:color="auto"/>
            <w:right w:val="none" w:sz="0" w:space="0" w:color="auto"/>
          </w:divBdr>
        </w:div>
      </w:divsChild>
    </w:div>
    <w:div w:id="1768572695">
      <w:bodyDiv w:val="1"/>
      <w:marLeft w:val="0"/>
      <w:marRight w:val="0"/>
      <w:marTop w:val="0"/>
      <w:marBottom w:val="0"/>
      <w:divBdr>
        <w:top w:val="none" w:sz="0" w:space="0" w:color="auto"/>
        <w:left w:val="none" w:sz="0" w:space="0" w:color="auto"/>
        <w:bottom w:val="none" w:sz="0" w:space="0" w:color="auto"/>
        <w:right w:val="none" w:sz="0" w:space="0" w:color="auto"/>
      </w:divBdr>
      <w:divsChild>
        <w:div w:id="47656929">
          <w:marLeft w:val="1166"/>
          <w:marRight w:val="0"/>
          <w:marTop w:val="134"/>
          <w:marBottom w:val="0"/>
          <w:divBdr>
            <w:top w:val="none" w:sz="0" w:space="0" w:color="auto"/>
            <w:left w:val="none" w:sz="0" w:space="0" w:color="auto"/>
            <w:bottom w:val="none" w:sz="0" w:space="0" w:color="auto"/>
            <w:right w:val="none" w:sz="0" w:space="0" w:color="auto"/>
          </w:divBdr>
        </w:div>
        <w:div w:id="640889383">
          <w:marLeft w:val="547"/>
          <w:marRight w:val="0"/>
          <w:marTop w:val="154"/>
          <w:marBottom w:val="0"/>
          <w:divBdr>
            <w:top w:val="none" w:sz="0" w:space="0" w:color="auto"/>
            <w:left w:val="none" w:sz="0" w:space="0" w:color="auto"/>
            <w:bottom w:val="none" w:sz="0" w:space="0" w:color="auto"/>
            <w:right w:val="none" w:sz="0" w:space="0" w:color="auto"/>
          </w:divBdr>
        </w:div>
        <w:div w:id="929196833">
          <w:marLeft w:val="1166"/>
          <w:marRight w:val="0"/>
          <w:marTop w:val="134"/>
          <w:marBottom w:val="0"/>
          <w:divBdr>
            <w:top w:val="none" w:sz="0" w:space="0" w:color="auto"/>
            <w:left w:val="none" w:sz="0" w:space="0" w:color="auto"/>
            <w:bottom w:val="none" w:sz="0" w:space="0" w:color="auto"/>
            <w:right w:val="none" w:sz="0" w:space="0" w:color="auto"/>
          </w:divBdr>
        </w:div>
        <w:div w:id="1245920364">
          <w:marLeft w:val="1166"/>
          <w:marRight w:val="0"/>
          <w:marTop w:val="134"/>
          <w:marBottom w:val="0"/>
          <w:divBdr>
            <w:top w:val="none" w:sz="0" w:space="0" w:color="auto"/>
            <w:left w:val="none" w:sz="0" w:space="0" w:color="auto"/>
            <w:bottom w:val="none" w:sz="0" w:space="0" w:color="auto"/>
            <w:right w:val="none" w:sz="0" w:space="0" w:color="auto"/>
          </w:divBdr>
        </w:div>
      </w:divsChild>
    </w:div>
    <w:div w:id="1769424019">
      <w:bodyDiv w:val="1"/>
      <w:marLeft w:val="0"/>
      <w:marRight w:val="0"/>
      <w:marTop w:val="0"/>
      <w:marBottom w:val="0"/>
      <w:divBdr>
        <w:top w:val="none" w:sz="0" w:space="0" w:color="auto"/>
        <w:left w:val="none" w:sz="0" w:space="0" w:color="auto"/>
        <w:bottom w:val="none" w:sz="0" w:space="0" w:color="auto"/>
        <w:right w:val="none" w:sz="0" w:space="0" w:color="auto"/>
      </w:divBdr>
    </w:div>
    <w:div w:id="1770739137">
      <w:bodyDiv w:val="1"/>
      <w:marLeft w:val="0"/>
      <w:marRight w:val="0"/>
      <w:marTop w:val="0"/>
      <w:marBottom w:val="0"/>
      <w:divBdr>
        <w:top w:val="none" w:sz="0" w:space="0" w:color="auto"/>
        <w:left w:val="none" w:sz="0" w:space="0" w:color="auto"/>
        <w:bottom w:val="none" w:sz="0" w:space="0" w:color="auto"/>
        <w:right w:val="none" w:sz="0" w:space="0" w:color="auto"/>
      </w:divBdr>
    </w:div>
    <w:div w:id="1770806037">
      <w:bodyDiv w:val="1"/>
      <w:marLeft w:val="0"/>
      <w:marRight w:val="0"/>
      <w:marTop w:val="0"/>
      <w:marBottom w:val="0"/>
      <w:divBdr>
        <w:top w:val="none" w:sz="0" w:space="0" w:color="auto"/>
        <w:left w:val="none" w:sz="0" w:space="0" w:color="auto"/>
        <w:bottom w:val="none" w:sz="0" w:space="0" w:color="auto"/>
        <w:right w:val="none" w:sz="0" w:space="0" w:color="auto"/>
      </w:divBdr>
      <w:divsChild>
        <w:div w:id="323046757">
          <w:marLeft w:val="1166"/>
          <w:marRight w:val="0"/>
          <w:marTop w:val="134"/>
          <w:marBottom w:val="0"/>
          <w:divBdr>
            <w:top w:val="none" w:sz="0" w:space="0" w:color="auto"/>
            <w:left w:val="none" w:sz="0" w:space="0" w:color="auto"/>
            <w:bottom w:val="none" w:sz="0" w:space="0" w:color="auto"/>
            <w:right w:val="none" w:sz="0" w:space="0" w:color="auto"/>
          </w:divBdr>
        </w:div>
        <w:div w:id="1047796924">
          <w:marLeft w:val="547"/>
          <w:marRight w:val="0"/>
          <w:marTop w:val="154"/>
          <w:marBottom w:val="0"/>
          <w:divBdr>
            <w:top w:val="none" w:sz="0" w:space="0" w:color="auto"/>
            <w:left w:val="none" w:sz="0" w:space="0" w:color="auto"/>
            <w:bottom w:val="none" w:sz="0" w:space="0" w:color="auto"/>
            <w:right w:val="none" w:sz="0" w:space="0" w:color="auto"/>
          </w:divBdr>
        </w:div>
        <w:div w:id="1053432509">
          <w:marLeft w:val="547"/>
          <w:marRight w:val="0"/>
          <w:marTop w:val="154"/>
          <w:marBottom w:val="0"/>
          <w:divBdr>
            <w:top w:val="none" w:sz="0" w:space="0" w:color="auto"/>
            <w:left w:val="none" w:sz="0" w:space="0" w:color="auto"/>
            <w:bottom w:val="none" w:sz="0" w:space="0" w:color="auto"/>
            <w:right w:val="none" w:sz="0" w:space="0" w:color="auto"/>
          </w:divBdr>
        </w:div>
        <w:div w:id="1611930771">
          <w:marLeft w:val="1800"/>
          <w:marRight w:val="0"/>
          <w:marTop w:val="115"/>
          <w:marBottom w:val="0"/>
          <w:divBdr>
            <w:top w:val="none" w:sz="0" w:space="0" w:color="auto"/>
            <w:left w:val="none" w:sz="0" w:space="0" w:color="auto"/>
            <w:bottom w:val="none" w:sz="0" w:space="0" w:color="auto"/>
            <w:right w:val="none" w:sz="0" w:space="0" w:color="auto"/>
          </w:divBdr>
        </w:div>
        <w:div w:id="1725255742">
          <w:marLeft w:val="1166"/>
          <w:marRight w:val="0"/>
          <w:marTop w:val="134"/>
          <w:marBottom w:val="0"/>
          <w:divBdr>
            <w:top w:val="none" w:sz="0" w:space="0" w:color="auto"/>
            <w:left w:val="none" w:sz="0" w:space="0" w:color="auto"/>
            <w:bottom w:val="none" w:sz="0" w:space="0" w:color="auto"/>
            <w:right w:val="none" w:sz="0" w:space="0" w:color="auto"/>
          </w:divBdr>
        </w:div>
        <w:div w:id="1811631803">
          <w:marLeft w:val="1166"/>
          <w:marRight w:val="0"/>
          <w:marTop w:val="134"/>
          <w:marBottom w:val="0"/>
          <w:divBdr>
            <w:top w:val="none" w:sz="0" w:space="0" w:color="auto"/>
            <w:left w:val="none" w:sz="0" w:space="0" w:color="auto"/>
            <w:bottom w:val="none" w:sz="0" w:space="0" w:color="auto"/>
            <w:right w:val="none" w:sz="0" w:space="0" w:color="auto"/>
          </w:divBdr>
        </w:div>
      </w:divsChild>
    </w:div>
    <w:div w:id="1770809577">
      <w:bodyDiv w:val="1"/>
      <w:marLeft w:val="0"/>
      <w:marRight w:val="0"/>
      <w:marTop w:val="0"/>
      <w:marBottom w:val="0"/>
      <w:divBdr>
        <w:top w:val="none" w:sz="0" w:space="0" w:color="auto"/>
        <w:left w:val="none" w:sz="0" w:space="0" w:color="auto"/>
        <w:bottom w:val="none" w:sz="0" w:space="0" w:color="auto"/>
        <w:right w:val="none" w:sz="0" w:space="0" w:color="auto"/>
      </w:divBdr>
      <w:divsChild>
        <w:div w:id="383524929">
          <w:marLeft w:val="547"/>
          <w:marRight w:val="0"/>
          <w:marTop w:val="115"/>
          <w:marBottom w:val="0"/>
          <w:divBdr>
            <w:top w:val="none" w:sz="0" w:space="0" w:color="auto"/>
            <w:left w:val="none" w:sz="0" w:space="0" w:color="auto"/>
            <w:bottom w:val="none" w:sz="0" w:space="0" w:color="auto"/>
            <w:right w:val="none" w:sz="0" w:space="0" w:color="auto"/>
          </w:divBdr>
        </w:div>
        <w:div w:id="1099064935">
          <w:marLeft w:val="1267"/>
          <w:marRight w:val="0"/>
          <w:marTop w:val="96"/>
          <w:marBottom w:val="0"/>
          <w:divBdr>
            <w:top w:val="none" w:sz="0" w:space="0" w:color="auto"/>
            <w:left w:val="none" w:sz="0" w:space="0" w:color="auto"/>
            <w:bottom w:val="none" w:sz="0" w:space="0" w:color="auto"/>
            <w:right w:val="none" w:sz="0" w:space="0" w:color="auto"/>
          </w:divBdr>
        </w:div>
        <w:div w:id="1486387512">
          <w:marLeft w:val="547"/>
          <w:marRight w:val="0"/>
          <w:marTop w:val="115"/>
          <w:marBottom w:val="0"/>
          <w:divBdr>
            <w:top w:val="none" w:sz="0" w:space="0" w:color="auto"/>
            <w:left w:val="none" w:sz="0" w:space="0" w:color="auto"/>
            <w:bottom w:val="none" w:sz="0" w:space="0" w:color="auto"/>
            <w:right w:val="none" w:sz="0" w:space="0" w:color="auto"/>
          </w:divBdr>
        </w:div>
      </w:divsChild>
    </w:div>
    <w:div w:id="1773669336">
      <w:bodyDiv w:val="1"/>
      <w:marLeft w:val="0"/>
      <w:marRight w:val="0"/>
      <w:marTop w:val="0"/>
      <w:marBottom w:val="0"/>
      <w:divBdr>
        <w:top w:val="none" w:sz="0" w:space="0" w:color="auto"/>
        <w:left w:val="none" w:sz="0" w:space="0" w:color="auto"/>
        <w:bottom w:val="none" w:sz="0" w:space="0" w:color="auto"/>
        <w:right w:val="none" w:sz="0" w:space="0" w:color="auto"/>
      </w:divBdr>
    </w:div>
    <w:div w:id="1774201780">
      <w:bodyDiv w:val="1"/>
      <w:marLeft w:val="0"/>
      <w:marRight w:val="0"/>
      <w:marTop w:val="0"/>
      <w:marBottom w:val="0"/>
      <w:divBdr>
        <w:top w:val="none" w:sz="0" w:space="0" w:color="auto"/>
        <w:left w:val="none" w:sz="0" w:space="0" w:color="auto"/>
        <w:bottom w:val="none" w:sz="0" w:space="0" w:color="auto"/>
        <w:right w:val="none" w:sz="0" w:space="0" w:color="auto"/>
      </w:divBdr>
      <w:divsChild>
        <w:div w:id="59328710">
          <w:marLeft w:val="547"/>
          <w:marRight w:val="0"/>
          <w:marTop w:val="154"/>
          <w:marBottom w:val="0"/>
          <w:divBdr>
            <w:top w:val="none" w:sz="0" w:space="0" w:color="auto"/>
            <w:left w:val="none" w:sz="0" w:space="0" w:color="auto"/>
            <w:bottom w:val="none" w:sz="0" w:space="0" w:color="auto"/>
            <w:right w:val="none" w:sz="0" w:space="0" w:color="auto"/>
          </w:divBdr>
        </w:div>
        <w:div w:id="1437361614">
          <w:marLeft w:val="547"/>
          <w:marRight w:val="0"/>
          <w:marTop w:val="154"/>
          <w:marBottom w:val="0"/>
          <w:divBdr>
            <w:top w:val="none" w:sz="0" w:space="0" w:color="auto"/>
            <w:left w:val="none" w:sz="0" w:space="0" w:color="auto"/>
            <w:bottom w:val="none" w:sz="0" w:space="0" w:color="auto"/>
            <w:right w:val="none" w:sz="0" w:space="0" w:color="auto"/>
          </w:divBdr>
        </w:div>
        <w:div w:id="1916277110">
          <w:marLeft w:val="1166"/>
          <w:marRight w:val="0"/>
          <w:marTop w:val="134"/>
          <w:marBottom w:val="0"/>
          <w:divBdr>
            <w:top w:val="none" w:sz="0" w:space="0" w:color="auto"/>
            <w:left w:val="none" w:sz="0" w:space="0" w:color="auto"/>
            <w:bottom w:val="none" w:sz="0" w:space="0" w:color="auto"/>
            <w:right w:val="none" w:sz="0" w:space="0" w:color="auto"/>
          </w:divBdr>
        </w:div>
      </w:divsChild>
    </w:div>
    <w:div w:id="1774209138">
      <w:bodyDiv w:val="1"/>
      <w:marLeft w:val="0"/>
      <w:marRight w:val="0"/>
      <w:marTop w:val="0"/>
      <w:marBottom w:val="0"/>
      <w:divBdr>
        <w:top w:val="none" w:sz="0" w:space="0" w:color="auto"/>
        <w:left w:val="none" w:sz="0" w:space="0" w:color="auto"/>
        <w:bottom w:val="none" w:sz="0" w:space="0" w:color="auto"/>
        <w:right w:val="none" w:sz="0" w:space="0" w:color="auto"/>
      </w:divBdr>
    </w:div>
    <w:div w:id="1774477171">
      <w:bodyDiv w:val="1"/>
      <w:marLeft w:val="0"/>
      <w:marRight w:val="0"/>
      <w:marTop w:val="0"/>
      <w:marBottom w:val="0"/>
      <w:divBdr>
        <w:top w:val="none" w:sz="0" w:space="0" w:color="auto"/>
        <w:left w:val="none" w:sz="0" w:space="0" w:color="auto"/>
        <w:bottom w:val="none" w:sz="0" w:space="0" w:color="auto"/>
        <w:right w:val="none" w:sz="0" w:space="0" w:color="auto"/>
      </w:divBdr>
    </w:div>
    <w:div w:id="1774859045">
      <w:bodyDiv w:val="1"/>
      <w:marLeft w:val="0"/>
      <w:marRight w:val="0"/>
      <w:marTop w:val="0"/>
      <w:marBottom w:val="0"/>
      <w:divBdr>
        <w:top w:val="none" w:sz="0" w:space="0" w:color="auto"/>
        <w:left w:val="none" w:sz="0" w:space="0" w:color="auto"/>
        <w:bottom w:val="none" w:sz="0" w:space="0" w:color="auto"/>
        <w:right w:val="none" w:sz="0" w:space="0" w:color="auto"/>
      </w:divBdr>
    </w:div>
    <w:div w:id="1775704901">
      <w:bodyDiv w:val="1"/>
      <w:marLeft w:val="0"/>
      <w:marRight w:val="0"/>
      <w:marTop w:val="0"/>
      <w:marBottom w:val="0"/>
      <w:divBdr>
        <w:top w:val="none" w:sz="0" w:space="0" w:color="auto"/>
        <w:left w:val="none" w:sz="0" w:space="0" w:color="auto"/>
        <w:bottom w:val="none" w:sz="0" w:space="0" w:color="auto"/>
        <w:right w:val="none" w:sz="0" w:space="0" w:color="auto"/>
      </w:divBdr>
    </w:div>
    <w:div w:id="1776169632">
      <w:bodyDiv w:val="1"/>
      <w:marLeft w:val="0"/>
      <w:marRight w:val="0"/>
      <w:marTop w:val="0"/>
      <w:marBottom w:val="0"/>
      <w:divBdr>
        <w:top w:val="none" w:sz="0" w:space="0" w:color="auto"/>
        <w:left w:val="none" w:sz="0" w:space="0" w:color="auto"/>
        <w:bottom w:val="none" w:sz="0" w:space="0" w:color="auto"/>
        <w:right w:val="none" w:sz="0" w:space="0" w:color="auto"/>
      </w:divBdr>
    </w:div>
    <w:div w:id="1777627508">
      <w:bodyDiv w:val="1"/>
      <w:marLeft w:val="0"/>
      <w:marRight w:val="0"/>
      <w:marTop w:val="0"/>
      <w:marBottom w:val="0"/>
      <w:divBdr>
        <w:top w:val="none" w:sz="0" w:space="0" w:color="auto"/>
        <w:left w:val="none" w:sz="0" w:space="0" w:color="auto"/>
        <w:bottom w:val="none" w:sz="0" w:space="0" w:color="auto"/>
        <w:right w:val="none" w:sz="0" w:space="0" w:color="auto"/>
      </w:divBdr>
      <w:divsChild>
        <w:div w:id="422411542">
          <w:marLeft w:val="547"/>
          <w:marRight w:val="0"/>
          <w:marTop w:val="120"/>
          <w:marBottom w:val="0"/>
          <w:divBdr>
            <w:top w:val="none" w:sz="0" w:space="0" w:color="auto"/>
            <w:left w:val="none" w:sz="0" w:space="0" w:color="auto"/>
            <w:bottom w:val="none" w:sz="0" w:space="0" w:color="auto"/>
            <w:right w:val="none" w:sz="0" w:space="0" w:color="auto"/>
          </w:divBdr>
        </w:div>
        <w:div w:id="758064379">
          <w:marLeft w:val="1166"/>
          <w:marRight w:val="0"/>
          <w:marTop w:val="106"/>
          <w:marBottom w:val="0"/>
          <w:divBdr>
            <w:top w:val="none" w:sz="0" w:space="0" w:color="auto"/>
            <w:left w:val="none" w:sz="0" w:space="0" w:color="auto"/>
            <w:bottom w:val="none" w:sz="0" w:space="0" w:color="auto"/>
            <w:right w:val="none" w:sz="0" w:space="0" w:color="auto"/>
          </w:divBdr>
        </w:div>
        <w:div w:id="1841432899">
          <w:marLeft w:val="1166"/>
          <w:marRight w:val="0"/>
          <w:marTop w:val="106"/>
          <w:marBottom w:val="0"/>
          <w:divBdr>
            <w:top w:val="none" w:sz="0" w:space="0" w:color="auto"/>
            <w:left w:val="none" w:sz="0" w:space="0" w:color="auto"/>
            <w:bottom w:val="none" w:sz="0" w:space="0" w:color="auto"/>
            <w:right w:val="none" w:sz="0" w:space="0" w:color="auto"/>
          </w:divBdr>
        </w:div>
      </w:divsChild>
    </w:div>
    <w:div w:id="1777670096">
      <w:bodyDiv w:val="1"/>
      <w:marLeft w:val="0"/>
      <w:marRight w:val="0"/>
      <w:marTop w:val="0"/>
      <w:marBottom w:val="0"/>
      <w:divBdr>
        <w:top w:val="none" w:sz="0" w:space="0" w:color="auto"/>
        <w:left w:val="none" w:sz="0" w:space="0" w:color="auto"/>
        <w:bottom w:val="none" w:sz="0" w:space="0" w:color="auto"/>
        <w:right w:val="none" w:sz="0" w:space="0" w:color="auto"/>
      </w:divBdr>
    </w:div>
    <w:div w:id="1778021670">
      <w:bodyDiv w:val="1"/>
      <w:marLeft w:val="0"/>
      <w:marRight w:val="0"/>
      <w:marTop w:val="0"/>
      <w:marBottom w:val="0"/>
      <w:divBdr>
        <w:top w:val="none" w:sz="0" w:space="0" w:color="auto"/>
        <w:left w:val="none" w:sz="0" w:space="0" w:color="auto"/>
        <w:bottom w:val="none" w:sz="0" w:space="0" w:color="auto"/>
        <w:right w:val="none" w:sz="0" w:space="0" w:color="auto"/>
      </w:divBdr>
    </w:div>
    <w:div w:id="1778207982">
      <w:bodyDiv w:val="1"/>
      <w:marLeft w:val="0"/>
      <w:marRight w:val="0"/>
      <w:marTop w:val="0"/>
      <w:marBottom w:val="0"/>
      <w:divBdr>
        <w:top w:val="none" w:sz="0" w:space="0" w:color="auto"/>
        <w:left w:val="none" w:sz="0" w:space="0" w:color="auto"/>
        <w:bottom w:val="none" w:sz="0" w:space="0" w:color="auto"/>
        <w:right w:val="none" w:sz="0" w:space="0" w:color="auto"/>
      </w:divBdr>
      <w:divsChild>
        <w:div w:id="1036080857">
          <w:marLeft w:val="547"/>
          <w:marRight w:val="0"/>
          <w:marTop w:val="154"/>
          <w:marBottom w:val="0"/>
          <w:divBdr>
            <w:top w:val="none" w:sz="0" w:space="0" w:color="auto"/>
            <w:left w:val="none" w:sz="0" w:space="0" w:color="auto"/>
            <w:bottom w:val="none" w:sz="0" w:space="0" w:color="auto"/>
            <w:right w:val="none" w:sz="0" w:space="0" w:color="auto"/>
          </w:divBdr>
        </w:div>
      </w:divsChild>
    </w:div>
    <w:div w:id="1778519822">
      <w:bodyDiv w:val="1"/>
      <w:marLeft w:val="0"/>
      <w:marRight w:val="0"/>
      <w:marTop w:val="0"/>
      <w:marBottom w:val="0"/>
      <w:divBdr>
        <w:top w:val="none" w:sz="0" w:space="0" w:color="auto"/>
        <w:left w:val="none" w:sz="0" w:space="0" w:color="auto"/>
        <w:bottom w:val="none" w:sz="0" w:space="0" w:color="auto"/>
        <w:right w:val="none" w:sz="0" w:space="0" w:color="auto"/>
      </w:divBdr>
      <w:divsChild>
        <w:div w:id="27340062">
          <w:marLeft w:val="1800"/>
          <w:marRight w:val="0"/>
          <w:marTop w:val="86"/>
          <w:marBottom w:val="0"/>
          <w:divBdr>
            <w:top w:val="none" w:sz="0" w:space="0" w:color="auto"/>
            <w:left w:val="none" w:sz="0" w:space="0" w:color="auto"/>
            <w:bottom w:val="none" w:sz="0" w:space="0" w:color="auto"/>
            <w:right w:val="none" w:sz="0" w:space="0" w:color="auto"/>
          </w:divBdr>
        </w:div>
        <w:div w:id="405954039">
          <w:marLeft w:val="1166"/>
          <w:marRight w:val="0"/>
          <w:marTop w:val="96"/>
          <w:marBottom w:val="0"/>
          <w:divBdr>
            <w:top w:val="none" w:sz="0" w:space="0" w:color="auto"/>
            <w:left w:val="none" w:sz="0" w:space="0" w:color="auto"/>
            <w:bottom w:val="none" w:sz="0" w:space="0" w:color="auto"/>
            <w:right w:val="none" w:sz="0" w:space="0" w:color="auto"/>
          </w:divBdr>
        </w:div>
        <w:div w:id="489563162">
          <w:marLeft w:val="1800"/>
          <w:marRight w:val="0"/>
          <w:marTop w:val="86"/>
          <w:marBottom w:val="0"/>
          <w:divBdr>
            <w:top w:val="none" w:sz="0" w:space="0" w:color="auto"/>
            <w:left w:val="none" w:sz="0" w:space="0" w:color="auto"/>
            <w:bottom w:val="none" w:sz="0" w:space="0" w:color="auto"/>
            <w:right w:val="none" w:sz="0" w:space="0" w:color="auto"/>
          </w:divBdr>
        </w:div>
        <w:div w:id="510149690">
          <w:marLeft w:val="547"/>
          <w:marRight w:val="0"/>
          <w:marTop w:val="96"/>
          <w:marBottom w:val="0"/>
          <w:divBdr>
            <w:top w:val="none" w:sz="0" w:space="0" w:color="auto"/>
            <w:left w:val="none" w:sz="0" w:space="0" w:color="auto"/>
            <w:bottom w:val="none" w:sz="0" w:space="0" w:color="auto"/>
            <w:right w:val="none" w:sz="0" w:space="0" w:color="auto"/>
          </w:divBdr>
        </w:div>
        <w:div w:id="1042824100">
          <w:marLeft w:val="1800"/>
          <w:marRight w:val="0"/>
          <w:marTop w:val="86"/>
          <w:marBottom w:val="0"/>
          <w:divBdr>
            <w:top w:val="none" w:sz="0" w:space="0" w:color="auto"/>
            <w:left w:val="none" w:sz="0" w:space="0" w:color="auto"/>
            <w:bottom w:val="none" w:sz="0" w:space="0" w:color="auto"/>
            <w:right w:val="none" w:sz="0" w:space="0" w:color="auto"/>
          </w:divBdr>
        </w:div>
        <w:div w:id="1161851009">
          <w:marLeft w:val="1166"/>
          <w:marRight w:val="0"/>
          <w:marTop w:val="96"/>
          <w:marBottom w:val="0"/>
          <w:divBdr>
            <w:top w:val="none" w:sz="0" w:space="0" w:color="auto"/>
            <w:left w:val="none" w:sz="0" w:space="0" w:color="auto"/>
            <w:bottom w:val="none" w:sz="0" w:space="0" w:color="auto"/>
            <w:right w:val="none" w:sz="0" w:space="0" w:color="auto"/>
          </w:divBdr>
        </w:div>
        <w:div w:id="1284772377">
          <w:marLeft w:val="1800"/>
          <w:marRight w:val="0"/>
          <w:marTop w:val="86"/>
          <w:marBottom w:val="0"/>
          <w:divBdr>
            <w:top w:val="none" w:sz="0" w:space="0" w:color="auto"/>
            <w:left w:val="none" w:sz="0" w:space="0" w:color="auto"/>
            <w:bottom w:val="none" w:sz="0" w:space="0" w:color="auto"/>
            <w:right w:val="none" w:sz="0" w:space="0" w:color="auto"/>
          </w:divBdr>
        </w:div>
      </w:divsChild>
    </w:div>
    <w:div w:id="1778671893">
      <w:bodyDiv w:val="1"/>
      <w:marLeft w:val="0"/>
      <w:marRight w:val="0"/>
      <w:marTop w:val="0"/>
      <w:marBottom w:val="0"/>
      <w:divBdr>
        <w:top w:val="none" w:sz="0" w:space="0" w:color="auto"/>
        <w:left w:val="none" w:sz="0" w:space="0" w:color="auto"/>
        <w:bottom w:val="none" w:sz="0" w:space="0" w:color="auto"/>
        <w:right w:val="none" w:sz="0" w:space="0" w:color="auto"/>
      </w:divBdr>
    </w:div>
    <w:div w:id="1779913960">
      <w:bodyDiv w:val="1"/>
      <w:marLeft w:val="0"/>
      <w:marRight w:val="0"/>
      <w:marTop w:val="0"/>
      <w:marBottom w:val="0"/>
      <w:divBdr>
        <w:top w:val="none" w:sz="0" w:space="0" w:color="auto"/>
        <w:left w:val="none" w:sz="0" w:space="0" w:color="auto"/>
        <w:bottom w:val="none" w:sz="0" w:space="0" w:color="auto"/>
        <w:right w:val="none" w:sz="0" w:space="0" w:color="auto"/>
      </w:divBdr>
      <w:divsChild>
        <w:div w:id="1408456756">
          <w:marLeft w:val="1800"/>
          <w:marRight w:val="0"/>
          <w:marTop w:val="77"/>
          <w:marBottom w:val="0"/>
          <w:divBdr>
            <w:top w:val="none" w:sz="0" w:space="0" w:color="auto"/>
            <w:left w:val="none" w:sz="0" w:space="0" w:color="auto"/>
            <w:bottom w:val="none" w:sz="0" w:space="0" w:color="auto"/>
            <w:right w:val="none" w:sz="0" w:space="0" w:color="auto"/>
          </w:divBdr>
        </w:div>
        <w:div w:id="1489445069">
          <w:marLeft w:val="1166"/>
          <w:marRight w:val="0"/>
          <w:marTop w:val="96"/>
          <w:marBottom w:val="0"/>
          <w:divBdr>
            <w:top w:val="none" w:sz="0" w:space="0" w:color="auto"/>
            <w:left w:val="none" w:sz="0" w:space="0" w:color="auto"/>
            <w:bottom w:val="none" w:sz="0" w:space="0" w:color="auto"/>
            <w:right w:val="none" w:sz="0" w:space="0" w:color="auto"/>
          </w:divBdr>
        </w:div>
        <w:div w:id="1606691310">
          <w:marLeft w:val="547"/>
          <w:marRight w:val="0"/>
          <w:marTop w:val="115"/>
          <w:marBottom w:val="0"/>
          <w:divBdr>
            <w:top w:val="none" w:sz="0" w:space="0" w:color="auto"/>
            <w:left w:val="none" w:sz="0" w:space="0" w:color="auto"/>
            <w:bottom w:val="none" w:sz="0" w:space="0" w:color="auto"/>
            <w:right w:val="none" w:sz="0" w:space="0" w:color="auto"/>
          </w:divBdr>
        </w:div>
        <w:div w:id="1685787330">
          <w:marLeft w:val="1800"/>
          <w:marRight w:val="0"/>
          <w:marTop w:val="77"/>
          <w:marBottom w:val="0"/>
          <w:divBdr>
            <w:top w:val="none" w:sz="0" w:space="0" w:color="auto"/>
            <w:left w:val="none" w:sz="0" w:space="0" w:color="auto"/>
            <w:bottom w:val="none" w:sz="0" w:space="0" w:color="auto"/>
            <w:right w:val="none" w:sz="0" w:space="0" w:color="auto"/>
          </w:divBdr>
        </w:div>
      </w:divsChild>
    </w:div>
    <w:div w:id="1780294292">
      <w:bodyDiv w:val="1"/>
      <w:marLeft w:val="0"/>
      <w:marRight w:val="0"/>
      <w:marTop w:val="0"/>
      <w:marBottom w:val="0"/>
      <w:divBdr>
        <w:top w:val="none" w:sz="0" w:space="0" w:color="auto"/>
        <w:left w:val="none" w:sz="0" w:space="0" w:color="auto"/>
        <w:bottom w:val="none" w:sz="0" w:space="0" w:color="auto"/>
        <w:right w:val="none" w:sz="0" w:space="0" w:color="auto"/>
      </w:divBdr>
    </w:div>
    <w:div w:id="1780834898">
      <w:bodyDiv w:val="1"/>
      <w:marLeft w:val="0"/>
      <w:marRight w:val="0"/>
      <w:marTop w:val="0"/>
      <w:marBottom w:val="0"/>
      <w:divBdr>
        <w:top w:val="none" w:sz="0" w:space="0" w:color="auto"/>
        <w:left w:val="none" w:sz="0" w:space="0" w:color="auto"/>
        <w:bottom w:val="none" w:sz="0" w:space="0" w:color="auto"/>
        <w:right w:val="none" w:sz="0" w:space="0" w:color="auto"/>
      </w:divBdr>
      <w:divsChild>
        <w:div w:id="304360881">
          <w:marLeft w:val="360"/>
          <w:marRight w:val="0"/>
          <w:marTop w:val="200"/>
          <w:marBottom w:val="0"/>
          <w:divBdr>
            <w:top w:val="none" w:sz="0" w:space="0" w:color="auto"/>
            <w:left w:val="none" w:sz="0" w:space="0" w:color="auto"/>
            <w:bottom w:val="none" w:sz="0" w:space="0" w:color="auto"/>
            <w:right w:val="none" w:sz="0" w:space="0" w:color="auto"/>
          </w:divBdr>
        </w:div>
        <w:div w:id="633757604">
          <w:marLeft w:val="1080"/>
          <w:marRight w:val="0"/>
          <w:marTop w:val="100"/>
          <w:marBottom w:val="0"/>
          <w:divBdr>
            <w:top w:val="none" w:sz="0" w:space="0" w:color="auto"/>
            <w:left w:val="none" w:sz="0" w:space="0" w:color="auto"/>
            <w:bottom w:val="none" w:sz="0" w:space="0" w:color="auto"/>
            <w:right w:val="none" w:sz="0" w:space="0" w:color="auto"/>
          </w:divBdr>
        </w:div>
        <w:div w:id="693118478">
          <w:marLeft w:val="1080"/>
          <w:marRight w:val="0"/>
          <w:marTop w:val="100"/>
          <w:marBottom w:val="0"/>
          <w:divBdr>
            <w:top w:val="none" w:sz="0" w:space="0" w:color="auto"/>
            <w:left w:val="none" w:sz="0" w:space="0" w:color="auto"/>
            <w:bottom w:val="none" w:sz="0" w:space="0" w:color="auto"/>
            <w:right w:val="none" w:sz="0" w:space="0" w:color="auto"/>
          </w:divBdr>
        </w:div>
        <w:div w:id="1001855351">
          <w:marLeft w:val="1800"/>
          <w:marRight w:val="0"/>
          <w:marTop w:val="100"/>
          <w:marBottom w:val="0"/>
          <w:divBdr>
            <w:top w:val="none" w:sz="0" w:space="0" w:color="auto"/>
            <w:left w:val="none" w:sz="0" w:space="0" w:color="auto"/>
            <w:bottom w:val="none" w:sz="0" w:space="0" w:color="auto"/>
            <w:right w:val="none" w:sz="0" w:space="0" w:color="auto"/>
          </w:divBdr>
        </w:div>
        <w:div w:id="1725641426">
          <w:marLeft w:val="1080"/>
          <w:marRight w:val="0"/>
          <w:marTop w:val="100"/>
          <w:marBottom w:val="0"/>
          <w:divBdr>
            <w:top w:val="none" w:sz="0" w:space="0" w:color="auto"/>
            <w:left w:val="none" w:sz="0" w:space="0" w:color="auto"/>
            <w:bottom w:val="none" w:sz="0" w:space="0" w:color="auto"/>
            <w:right w:val="none" w:sz="0" w:space="0" w:color="auto"/>
          </w:divBdr>
        </w:div>
        <w:div w:id="1872454230">
          <w:marLeft w:val="1080"/>
          <w:marRight w:val="0"/>
          <w:marTop w:val="100"/>
          <w:marBottom w:val="0"/>
          <w:divBdr>
            <w:top w:val="none" w:sz="0" w:space="0" w:color="auto"/>
            <w:left w:val="none" w:sz="0" w:space="0" w:color="auto"/>
            <w:bottom w:val="none" w:sz="0" w:space="0" w:color="auto"/>
            <w:right w:val="none" w:sz="0" w:space="0" w:color="auto"/>
          </w:divBdr>
        </w:div>
      </w:divsChild>
    </w:div>
    <w:div w:id="1780907798">
      <w:bodyDiv w:val="1"/>
      <w:marLeft w:val="0"/>
      <w:marRight w:val="0"/>
      <w:marTop w:val="0"/>
      <w:marBottom w:val="0"/>
      <w:divBdr>
        <w:top w:val="none" w:sz="0" w:space="0" w:color="auto"/>
        <w:left w:val="none" w:sz="0" w:space="0" w:color="auto"/>
        <w:bottom w:val="none" w:sz="0" w:space="0" w:color="auto"/>
        <w:right w:val="none" w:sz="0" w:space="0" w:color="auto"/>
      </w:divBdr>
    </w:div>
    <w:div w:id="1781072631">
      <w:bodyDiv w:val="1"/>
      <w:marLeft w:val="0"/>
      <w:marRight w:val="0"/>
      <w:marTop w:val="0"/>
      <w:marBottom w:val="0"/>
      <w:divBdr>
        <w:top w:val="none" w:sz="0" w:space="0" w:color="auto"/>
        <w:left w:val="none" w:sz="0" w:space="0" w:color="auto"/>
        <w:bottom w:val="none" w:sz="0" w:space="0" w:color="auto"/>
        <w:right w:val="none" w:sz="0" w:space="0" w:color="auto"/>
      </w:divBdr>
    </w:div>
    <w:div w:id="1783070053">
      <w:bodyDiv w:val="1"/>
      <w:marLeft w:val="0"/>
      <w:marRight w:val="0"/>
      <w:marTop w:val="0"/>
      <w:marBottom w:val="0"/>
      <w:divBdr>
        <w:top w:val="none" w:sz="0" w:space="0" w:color="auto"/>
        <w:left w:val="none" w:sz="0" w:space="0" w:color="auto"/>
        <w:bottom w:val="none" w:sz="0" w:space="0" w:color="auto"/>
        <w:right w:val="none" w:sz="0" w:space="0" w:color="auto"/>
      </w:divBdr>
    </w:div>
    <w:div w:id="1783764577">
      <w:bodyDiv w:val="1"/>
      <w:marLeft w:val="0"/>
      <w:marRight w:val="0"/>
      <w:marTop w:val="0"/>
      <w:marBottom w:val="0"/>
      <w:divBdr>
        <w:top w:val="none" w:sz="0" w:space="0" w:color="auto"/>
        <w:left w:val="none" w:sz="0" w:space="0" w:color="auto"/>
        <w:bottom w:val="none" w:sz="0" w:space="0" w:color="auto"/>
        <w:right w:val="none" w:sz="0" w:space="0" w:color="auto"/>
      </w:divBdr>
    </w:div>
    <w:div w:id="1783962842">
      <w:bodyDiv w:val="1"/>
      <w:marLeft w:val="0"/>
      <w:marRight w:val="0"/>
      <w:marTop w:val="0"/>
      <w:marBottom w:val="0"/>
      <w:divBdr>
        <w:top w:val="none" w:sz="0" w:space="0" w:color="auto"/>
        <w:left w:val="none" w:sz="0" w:space="0" w:color="auto"/>
        <w:bottom w:val="none" w:sz="0" w:space="0" w:color="auto"/>
        <w:right w:val="none" w:sz="0" w:space="0" w:color="auto"/>
      </w:divBdr>
    </w:div>
    <w:div w:id="1785149853">
      <w:bodyDiv w:val="1"/>
      <w:marLeft w:val="0"/>
      <w:marRight w:val="0"/>
      <w:marTop w:val="0"/>
      <w:marBottom w:val="0"/>
      <w:divBdr>
        <w:top w:val="none" w:sz="0" w:space="0" w:color="auto"/>
        <w:left w:val="none" w:sz="0" w:space="0" w:color="auto"/>
        <w:bottom w:val="none" w:sz="0" w:space="0" w:color="auto"/>
        <w:right w:val="none" w:sz="0" w:space="0" w:color="auto"/>
      </w:divBdr>
      <w:divsChild>
        <w:div w:id="1397505995">
          <w:marLeft w:val="547"/>
          <w:marRight w:val="0"/>
          <w:marTop w:val="115"/>
          <w:marBottom w:val="0"/>
          <w:divBdr>
            <w:top w:val="none" w:sz="0" w:space="0" w:color="auto"/>
            <w:left w:val="none" w:sz="0" w:space="0" w:color="auto"/>
            <w:bottom w:val="none" w:sz="0" w:space="0" w:color="auto"/>
            <w:right w:val="none" w:sz="0" w:space="0" w:color="auto"/>
          </w:divBdr>
        </w:div>
        <w:div w:id="1831750283">
          <w:marLeft w:val="1166"/>
          <w:marRight w:val="0"/>
          <w:marTop w:val="96"/>
          <w:marBottom w:val="0"/>
          <w:divBdr>
            <w:top w:val="none" w:sz="0" w:space="0" w:color="auto"/>
            <w:left w:val="none" w:sz="0" w:space="0" w:color="auto"/>
            <w:bottom w:val="none" w:sz="0" w:space="0" w:color="auto"/>
            <w:right w:val="none" w:sz="0" w:space="0" w:color="auto"/>
          </w:divBdr>
        </w:div>
        <w:div w:id="1943683461">
          <w:marLeft w:val="547"/>
          <w:marRight w:val="0"/>
          <w:marTop w:val="115"/>
          <w:marBottom w:val="0"/>
          <w:divBdr>
            <w:top w:val="none" w:sz="0" w:space="0" w:color="auto"/>
            <w:left w:val="none" w:sz="0" w:space="0" w:color="auto"/>
            <w:bottom w:val="none" w:sz="0" w:space="0" w:color="auto"/>
            <w:right w:val="none" w:sz="0" w:space="0" w:color="auto"/>
          </w:divBdr>
        </w:div>
      </w:divsChild>
    </w:div>
    <w:div w:id="1785156041">
      <w:bodyDiv w:val="1"/>
      <w:marLeft w:val="0"/>
      <w:marRight w:val="0"/>
      <w:marTop w:val="0"/>
      <w:marBottom w:val="0"/>
      <w:divBdr>
        <w:top w:val="none" w:sz="0" w:space="0" w:color="auto"/>
        <w:left w:val="none" w:sz="0" w:space="0" w:color="auto"/>
        <w:bottom w:val="none" w:sz="0" w:space="0" w:color="auto"/>
        <w:right w:val="none" w:sz="0" w:space="0" w:color="auto"/>
      </w:divBdr>
    </w:div>
    <w:div w:id="1786079954">
      <w:bodyDiv w:val="1"/>
      <w:marLeft w:val="0"/>
      <w:marRight w:val="0"/>
      <w:marTop w:val="0"/>
      <w:marBottom w:val="0"/>
      <w:divBdr>
        <w:top w:val="none" w:sz="0" w:space="0" w:color="auto"/>
        <w:left w:val="none" w:sz="0" w:space="0" w:color="auto"/>
        <w:bottom w:val="none" w:sz="0" w:space="0" w:color="auto"/>
        <w:right w:val="none" w:sz="0" w:space="0" w:color="auto"/>
      </w:divBdr>
    </w:div>
    <w:div w:id="1786727229">
      <w:bodyDiv w:val="1"/>
      <w:marLeft w:val="0"/>
      <w:marRight w:val="0"/>
      <w:marTop w:val="0"/>
      <w:marBottom w:val="0"/>
      <w:divBdr>
        <w:top w:val="none" w:sz="0" w:space="0" w:color="auto"/>
        <w:left w:val="none" w:sz="0" w:space="0" w:color="auto"/>
        <w:bottom w:val="none" w:sz="0" w:space="0" w:color="auto"/>
        <w:right w:val="none" w:sz="0" w:space="0" w:color="auto"/>
      </w:divBdr>
      <w:divsChild>
        <w:div w:id="155074314">
          <w:marLeft w:val="1166"/>
          <w:marRight w:val="0"/>
          <w:marTop w:val="96"/>
          <w:marBottom w:val="0"/>
          <w:divBdr>
            <w:top w:val="none" w:sz="0" w:space="0" w:color="auto"/>
            <w:left w:val="none" w:sz="0" w:space="0" w:color="auto"/>
            <w:bottom w:val="none" w:sz="0" w:space="0" w:color="auto"/>
            <w:right w:val="none" w:sz="0" w:space="0" w:color="auto"/>
          </w:divBdr>
        </w:div>
        <w:div w:id="255870559">
          <w:marLeft w:val="1166"/>
          <w:marRight w:val="0"/>
          <w:marTop w:val="96"/>
          <w:marBottom w:val="0"/>
          <w:divBdr>
            <w:top w:val="none" w:sz="0" w:space="0" w:color="auto"/>
            <w:left w:val="none" w:sz="0" w:space="0" w:color="auto"/>
            <w:bottom w:val="none" w:sz="0" w:space="0" w:color="auto"/>
            <w:right w:val="none" w:sz="0" w:space="0" w:color="auto"/>
          </w:divBdr>
        </w:div>
        <w:div w:id="313265523">
          <w:marLeft w:val="1166"/>
          <w:marRight w:val="0"/>
          <w:marTop w:val="96"/>
          <w:marBottom w:val="0"/>
          <w:divBdr>
            <w:top w:val="none" w:sz="0" w:space="0" w:color="auto"/>
            <w:left w:val="none" w:sz="0" w:space="0" w:color="auto"/>
            <w:bottom w:val="none" w:sz="0" w:space="0" w:color="auto"/>
            <w:right w:val="none" w:sz="0" w:space="0" w:color="auto"/>
          </w:divBdr>
        </w:div>
        <w:div w:id="956521411">
          <w:marLeft w:val="547"/>
          <w:marRight w:val="0"/>
          <w:marTop w:val="115"/>
          <w:marBottom w:val="0"/>
          <w:divBdr>
            <w:top w:val="none" w:sz="0" w:space="0" w:color="auto"/>
            <w:left w:val="none" w:sz="0" w:space="0" w:color="auto"/>
            <w:bottom w:val="none" w:sz="0" w:space="0" w:color="auto"/>
            <w:right w:val="none" w:sz="0" w:space="0" w:color="auto"/>
          </w:divBdr>
        </w:div>
        <w:div w:id="1932465831">
          <w:marLeft w:val="547"/>
          <w:marRight w:val="0"/>
          <w:marTop w:val="115"/>
          <w:marBottom w:val="0"/>
          <w:divBdr>
            <w:top w:val="none" w:sz="0" w:space="0" w:color="auto"/>
            <w:left w:val="none" w:sz="0" w:space="0" w:color="auto"/>
            <w:bottom w:val="none" w:sz="0" w:space="0" w:color="auto"/>
            <w:right w:val="none" w:sz="0" w:space="0" w:color="auto"/>
          </w:divBdr>
        </w:div>
        <w:div w:id="1933128653">
          <w:marLeft w:val="1800"/>
          <w:marRight w:val="0"/>
          <w:marTop w:val="77"/>
          <w:marBottom w:val="0"/>
          <w:divBdr>
            <w:top w:val="none" w:sz="0" w:space="0" w:color="auto"/>
            <w:left w:val="none" w:sz="0" w:space="0" w:color="auto"/>
            <w:bottom w:val="none" w:sz="0" w:space="0" w:color="auto"/>
            <w:right w:val="none" w:sz="0" w:space="0" w:color="auto"/>
          </w:divBdr>
        </w:div>
      </w:divsChild>
    </w:div>
    <w:div w:id="1787579387">
      <w:bodyDiv w:val="1"/>
      <w:marLeft w:val="0"/>
      <w:marRight w:val="0"/>
      <w:marTop w:val="0"/>
      <w:marBottom w:val="0"/>
      <w:divBdr>
        <w:top w:val="none" w:sz="0" w:space="0" w:color="auto"/>
        <w:left w:val="none" w:sz="0" w:space="0" w:color="auto"/>
        <w:bottom w:val="none" w:sz="0" w:space="0" w:color="auto"/>
        <w:right w:val="none" w:sz="0" w:space="0" w:color="auto"/>
      </w:divBdr>
      <w:divsChild>
        <w:div w:id="130176748">
          <w:marLeft w:val="547"/>
          <w:marRight w:val="0"/>
          <w:marTop w:val="134"/>
          <w:marBottom w:val="0"/>
          <w:divBdr>
            <w:top w:val="none" w:sz="0" w:space="0" w:color="auto"/>
            <w:left w:val="none" w:sz="0" w:space="0" w:color="auto"/>
            <w:bottom w:val="none" w:sz="0" w:space="0" w:color="auto"/>
            <w:right w:val="none" w:sz="0" w:space="0" w:color="auto"/>
          </w:divBdr>
        </w:div>
        <w:div w:id="459809729">
          <w:marLeft w:val="1166"/>
          <w:marRight w:val="0"/>
          <w:marTop w:val="115"/>
          <w:marBottom w:val="0"/>
          <w:divBdr>
            <w:top w:val="none" w:sz="0" w:space="0" w:color="auto"/>
            <w:left w:val="none" w:sz="0" w:space="0" w:color="auto"/>
            <w:bottom w:val="none" w:sz="0" w:space="0" w:color="auto"/>
            <w:right w:val="none" w:sz="0" w:space="0" w:color="auto"/>
          </w:divBdr>
        </w:div>
        <w:div w:id="1085954401">
          <w:marLeft w:val="1166"/>
          <w:marRight w:val="0"/>
          <w:marTop w:val="115"/>
          <w:marBottom w:val="0"/>
          <w:divBdr>
            <w:top w:val="none" w:sz="0" w:space="0" w:color="auto"/>
            <w:left w:val="none" w:sz="0" w:space="0" w:color="auto"/>
            <w:bottom w:val="none" w:sz="0" w:space="0" w:color="auto"/>
            <w:right w:val="none" w:sz="0" w:space="0" w:color="auto"/>
          </w:divBdr>
        </w:div>
        <w:div w:id="1704555134">
          <w:marLeft w:val="1166"/>
          <w:marRight w:val="0"/>
          <w:marTop w:val="115"/>
          <w:marBottom w:val="0"/>
          <w:divBdr>
            <w:top w:val="none" w:sz="0" w:space="0" w:color="auto"/>
            <w:left w:val="none" w:sz="0" w:space="0" w:color="auto"/>
            <w:bottom w:val="none" w:sz="0" w:space="0" w:color="auto"/>
            <w:right w:val="none" w:sz="0" w:space="0" w:color="auto"/>
          </w:divBdr>
        </w:div>
        <w:div w:id="1840461612">
          <w:marLeft w:val="1166"/>
          <w:marRight w:val="0"/>
          <w:marTop w:val="115"/>
          <w:marBottom w:val="0"/>
          <w:divBdr>
            <w:top w:val="none" w:sz="0" w:space="0" w:color="auto"/>
            <w:left w:val="none" w:sz="0" w:space="0" w:color="auto"/>
            <w:bottom w:val="none" w:sz="0" w:space="0" w:color="auto"/>
            <w:right w:val="none" w:sz="0" w:space="0" w:color="auto"/>
          </w:divBdr>
        </w:div>
      </w:divsChild>
    </w:div>
    <w:div w:id="1788349784">
      <w:bodyDiv w:val="1"/>
      <w:marLeft w:val="0"/>
      <w:marRight w:val="0"/>
      <w:marTop w:val="0"/>
      <w:marBottom w:val="0"/>
      <w:divBdr>
        <w:top w:val="none" w:sz="0" w:space="0" w:color="auto"/>
        <w:left w:val="none" w:sz="0" w:space="0" w:color="auto"/>
        <w:bottom w:val="none" w:sz="0" w:space="0" w:color="auto"/>
        <w:right w:val="none" w:sz="0" w:space="0" w:color="auto"/>
      </w:divBdr>
      <w:divsChild>
        <w:div w:id="1063406378">
          <w:marLeft w:val="1166"/>
          <w:marRight w:val="0"/>
          <w:marTop w:val="134"/>
          <w:marBottom w:val="0"/>
          <w:divBdr>
            <w:top w:val="none" w:sz="0" w:space="0" w:color="auto"/>
            <w:left w:val="none" w:sz="0" w:space="0" w:color="auto"/>
            <w:bottom w:val="none" w:sz="0" w:space="0" w:color="auto"/>
            <w:right w:val="none" w:sz="0" w:space="0" w:color="auto"/>
          </w:divBdr>
        </w:div>
        <w:div w:id="1297878339">
          <w:marLeft w:val="547"/>
          <w:marRight w:val="0"/>
          <w:marTop w:val="154"/>
          <w:marBottom w:val="0"/>
          <w:divBdr>
            <w:top w:val="none" w:sz="0" w:space="0" w:color="auto"/>
            <w:left w:val="none" w:sz="0" w:space="0" w:color="auto"/>
            <w:bottom w:val="none" w:sz="0" w:space="0" w:color="auto"/>
            <w:right w:val="none" w:sz="0" w:space="0" w:color="auto"/>
          </w:divBdr>
        </w:div>
        <w:div w:id="1597664400">
          <w:marLeft w:val="1166"/>
          <w:marRight w:val="0"/>
          <w:marTop w:val="134"/>
          <w:marBottom w:val="0"/>
          <w:divBdr>
            <w:top w:val="none" w:sz="0" w:space="0" w:color="auto"/>
            <w:left w:val="none" w:sz="0" w:space="0" w:color="auto"/>
            <w:bottom w:val="none" w:sz="0" w:space="0" w:color="auto"/>
            <w:right w:val="none" w:sz="0" w:space="0" w:color="auto"/>
          </w:divBdr>
        </w:div>
      </w:divsChild>
    </w:div>
    <w:div w:id="1788768600">
      <w:bodyDiv w:val="1"/>
      <w:marLeft w:val="0"/>
      <w:marRight w:val="0"/>
      <w:marTop w:val="0"/>
      <w:marBottom w:val="0"/>
      <w:divBdr>
        <w:top w:val="none" w:sz="0" w:space="0" w:color="auto"/>
        <w:left w:val="none" w:sz="0" w:space="0" w:color="auto"/>
        <w:bottom w:val="none" w:sz="0" w:space="0" w:color="auto"/>
        <w:right w:val="none" w:sz="0" w:space="0" w:color="auto"/>
      </w:divBdr>
      <w:divsChild>
        <w:div w:id="159855312">
          <w:marLeft w:val="1166"/>
          <w:marRight w:val="0"/>
          <w:marTop w:val="86"/>
          <w:marBottom w:val="0"/>
          <w:divBdr>
            <w:top w:val="none" w:sz="0" w:space="0" w:color="auto"/>
            <w:left w:val="none" w:sz="0" w:space="0" w:color="auto"/>
            <w:bottom w:val="none" w:sz="0" w:space="0" w:color="auto"/>
            <w:right w:val="none" w:sz="0" w:space="0" w:color="auto"/>
          </w:divBdr>
        </w:div>
        <w:div w:id="454297939">
          <w:marLeft w:val="1166"/>
          <w:marRight w:val="0"/>
          <w:marTop w:val="86"/>
          <w:marBottom w:val="0"/>
          <w:divBdr>
            <w:top w:val="none" w:sz="0" w:space="0" w:color="auto"/>
            <w:left w:val="none" w:sz="0" w:space="0" w:color="auto"/>
            <w:bottom w:val="none" w:sz="0" w:space="0" w:color="auto"/>
            <w:right w:val="none" w:sz="0" w:space="0" w:color="auto"/>
          </w:divBdr>
        </w:div>
        <w:div w:id="495609841">
          <w:marLeft w:val="1800"/>
          <w:marRight w:val="0"/>
          <w:marTop w:val="77"/>
          <w:marBottom w:val="0"/>
          <w:divBdr>
            <w:top w:val="none" w:sz="0" w:space="0" w:color="auto"/>
            <w:left w:val="none" w:sz="0" w:space="0" w:color="auto"/>
            <w:bottom w:val="none" w:sz="0" w:space="0" w:color="auto"/>
            <w:right w:val="none" w:sz="0" w:space="0" w:color="auto"/>
          </w:divBdr>
        </w:div>
        <w:div w:id="729615827">
          <w:marLeft w:val="547"/>
          <w:marRight w:val="0"/>
          <w:marTop w:val="86"/>
          <w:marBottom w:val="0"/>
          <w:divBdr>
            <w:top w:val="none" w:sz="0" w:space="0" w:color="auto"/>
            <w:left w:val="none" w:sz="0" w:space="0" w:color="auto"/>
            <w:bottom w:val="none" w:sz="0" w:space="0" w:color="auto"/>
            <w:right w:val="none" w:sz="0" w:space="0" w:color="auto"/>
          </w:divBdr>
        </w:div>
        <w:div w:id="948270497">
          <w:marLeft w:val="1166"/>
          <w:marRight w:val="0"/>
          <w:marTop w:val="86"/>
          <w:marBottom w:val="0"/>
          <w:divBdr>
            <w:top w:val="none" w:sz="0" w:space="0" w:color="auto"/>
            <w:left w:val="none" w:sz="0" w:space="0" w:color="auto"/>
            <w:bottom w:val="none" w:sz="0" w:space="0" w:color="auto"/>
            <w:right w:val="none" w:sz="0" w:space="0" w:color="auto"/>
          </w:divBdr>
        </w:div>
        <w:div w:id="1170022523">
          <w:marLeft w:val="1800"/>
          <w:marRight w:val="0"/>
          <w:marTop w:val="67"/>
          <w:marBottom w:val="0"/>
          <w:divBdr>
            <w:top w:val="none" w:sz="0" w:space="0" w:color="auto"/>
            <w:left w:val="none" w:sz="0" w:space="0" w:color="auto"/>
            <w:bottom w:val="none" w:sz="0" w:space="0" w:color="auto"/>
            <w:right w:val="none" w:sz="0" w:space="0" w:color="auto"/>
          </w:divBdr>
        </w:div>
        <w:div w:id="1261522737">
          <w:marLeft w:val="1166"/>
          <w:marRight w:val="0"/>
          <w:marTop w:val="86"/>
          <w:marBottom w:val="0"/>
          <w:divBdr>
            <w:top w:val="none" w:sz="0" w:space="0" w:color="auto"/>
            <w:left w:val="none" w:sz="0" w:space="0" w:color="auto"/>
            <w:bottom w:val="none" w:sz="0" w:space="0" w:color="auto"/>
            <w:right w:val="none" w:sz="0" w:space="0" w:color="auto"/>
          </w:divBdr>
        </w:div>
        <w:div w:id="1564173172">
          <w:marLeft w:val="1166"/>
          <w:marRight w:val="0"/>
          <w:marTop w:val="86"/>
          <w:marBottom w:val="0"/>
          <w:divBdr>
            <w:top w:val="none" w:sz="0" w:space="0" w:color="auto"/>
            <w:left w:val="none" w:sz="0" w:space="0" w:color="auto"/>
            <w:bottom w:val="none" w:sz="0" w:space="0" w:color="auto"/>
            <w:right w:val="none" w:sz="0" w:space="0" w:color="auto"/>
          </w:divBdr>
        </w:div>
        <w:div w:id="1580603471">
          <w:marLeft w:val="1166"/>
          <w:marRight w:val="0"/>
          <w:marTop w:val="86"/>
          <w:marBottom w:val="0"/>
          <w:divBdr>
            <w:top w:val="none" w:sz="0" w:space="0" w:color="auto"/>
            <w:left w:val="none" w:sz="0" w:space="0" w:color="auto"/>
            <w:bottom w:val="none" w:sz="0" w:space="0" w:color="auto"/>
            <w:right w:val="none" w:sz="0" w:space="0" w:color="auto"/>
          </w:divBdr>
        </w:div>
        <w:div w:id="1615359256">
          <w:marLeft w:val="1800"/>
          <w:marRight w:val="0"/>
          <w:marTop w:val="77"/>
          <w:marBottom w:val="0"/>
          <w:divBdr>
            <w:top w:val="none" w:sz="0" w:space="0" w:color="auto"/>
            <w:left w:val="none" w:sz="0" w:space="0" w:color="auto"/>
            <w:bottom w:val="none" w:sz="0" w:space="0" w:color="auto"/>
            <w:right w:val="none" w:sz="0" w:space="0" w:color="auto"/>
          </w:divBdr>
        </w:div>
        <w:div w:id="2038769310">
          <w:marLeft w:val="1800"/>
          <w:marRight w:val="0"/>
          <w:marTop w:val="67"/>
          <w:marBottom w:val="0"/>
          <w:divBdr>
            <w:top w:val="none" w:sz="0" w:space="0" w:color="auto"/>
            <w:left w:val="none" w:sz="0" w:space="0" w:color="auto"/>
            <w:bottom w:val="none" w:sz="0" w:space="0" w:color="auto"/>
            <w:right w:val="none" w:sz="0" w:space="0" w:color="auto"/>
          </w:divBdr>
        </w:div>
        <w:div w:id="2104177871">
          <w:marLeft w:val="1800"/>
          <w:marRight w:val="0"/>
          <w:marTop w:val="77"/>
          <w:marBottom w:val="0"/>
          <w:divBdr>
            <w:top w:val="none" w:sz="0" w:space="0" w:color="auto"/>
            <w:left w:val="none" w:sz="0" w:space="0" w:color="auto"/>
            <w:bottom w:val="none" w:sz="0" w:space="0" w:color="auto"/>
            <w:right w:val="none" w:sz="0" w:space="0" w:color="auto"/>
          </w:divBdr>
        </w:div>
      </w:divsChild>
    </w:div>
    <w:div w:id="1789348580">
      <w:bodyDiv w:val="1"/>
      <w:marLeft w:val="0"/>
      <w:marRight w:val="0"/>
      <w:marTop w:val="0"/>
      <w:marBottom w:val="0"/>
      <w:divBdr>
        <w:top w:val="none" w:sz="0" w:space="0" w:color="auto"/>
        <w:left w:val="none" w:sz="0" w:space="0" w:color="auto"/>
        <w:bottom w:val="none" w:sz="0" w:space="0" w:color="auto"/>
        <w:right w:val="none" w:sz="0" w:space="0" w:color="auto"/>
      </w:divBdr>
    </w:div>
    <w:div w:id="1789622297">
      <w:bodyDiv w:val="1"/>
      <w:marLeft w:val="0"/>
      <w:marRight w:val="0"/>
      <w:marTop w:val="0"/>
      <w:marBottom w:val="0"/>
      <w:divBdr>
        <w:top w:val="none" w:sz="0" w:space="0" w:color="auto"/>
        <w:left w:val="none" w:sz="0" w:space="0" w:color="auto"/>
        <w:bottom w:val="none" w:sz="0" w:space="0" w:color="auto"/>
        <w:right w:val="none" w:sz="0" w:space="0" w:color="auto"/>
      </w:divBdr>
    </w:div>
    <w:div w:id="1789661887">
      <w:bodyDiv w:val="1"/>
      <w:marLeft w:val="0"/>
      <w:marRight w:val="0"/>
      <w:marTop w:val="0"/>
      <w:marBottom w:val="0"/>
      <w:divBdr>
        <w:top w:val="none" w:sz="0" w:space="0" w:color="auto"/>
        <w:left w:val="none" w:sz="0" w:space="0" w:color="auto"/>
        <w:bottom w:val="none" w:sz="0" w:space="0" w:color="auto"/>
        <w:right w:val="none" w:sz="0" w:space="0" w:color="auto"/>
      </w:divBdr>
    </w:div>
    <w:div w:id="1790586477">
      <w:bodyDiv w:val="1"/>
      <w:marLeft w:val="0"/>
      <w:marRight w:val="0"/>
      <w:marTop w:val="0"/>
      <w:marBottom w:val="0"/>
      <w:divBdr>
        <w:top w:val="none" w:sz="0" w:space="0" w:color="auto"/>
        <w:left w:val="none" w:sz="0" w:space="0" w:color="auto"/>
        <w:bottom w:val="none" w:sz="0" w:space="0" w:color="auto"/>
        <w:right w:val="none" w:sz="0" w:space="0" w:color="auto"/>
      </w:divBdr>
    </w:div>
    <w:div w:id="1790783805">
      <w:bodyDiv w:val="1"/>
      <w:marLeft w:val="0"/>
      <w:marRight w:val="0"/>
      <w:marTop w:val="0"/>
      <w:marBottom w:val="0"/>
      <w:divBdr>
        <w:top w:val="none" w:sz="0" w:space="0" w:color="auto"/>
        <w:left w:val="none" w:sz="0" w:space="0" w:color="auto"/>
        <w:bottom w:val="none" w:sz="0" w:space="0" w:color="auto"/>
        <w:right w:val="none" w:sz="0" w:space="0" w:color="auto"/>
      </w:divBdr>
      <w:divsChild>
        <w:div w:id="214700678">
          <w:marLeft w:val="1800"/>
          <w:marRight w:val="0"/>
          <w:marTop w:val="82"/>
          <w:marBottom w:val="0"/>
          <w:divBdr>
            <w:top w:val="none" w:sz="0" w:space="0" w:color="auto"/>
            <w:left w:val="none" w:sz="0" w:space="0" w:color="auto"/>
            <w:bottom w:val="none" w:sz="0" w:space="0" w:color="auto"/>
            <w:right w:val="none" w:sz="0" w:space="0" w:color="auto"/>
          </w:divBdr>
        </w:div>
        <w:div w:id="595552660">
          <w:marLeft w:val="1166"/>
          <w:marRight w:val="0"/>
          <w:marTop w:val="96"/>
          <w:marBottom w:val="0"/>
          <w:divBdr>
            <w:top w:val="none" w:sz="0" w:space="0" w:color="auto"/>
            <w:left w:val="none" w:sz="0" w:space="0" w:color="auto"/>
            <w:bottom w:val="none" w:sz="0" w:space="0" w:color="auto"/>
            <w:right w:val="none" w:sz="0" w:space="0" w:color="auto"/>
          </w:divBdr>
        </w:div>
        <w:div w:id="708724891">
          <w:marLeft w:val="547"/>
          <w:marRight w:val="0"/>
          <w:marTop w:val="115"/>
          <w:marBottom w:val="0"/>
          <w:divBdr>
            <w:top w:val="none" w:sz="0" w:space="0" w:color="auto"/>
            <w:left w:val="none" w:sz="0" w:space="0" w:color="auto"/>
            <w:bottom w:val="none" w:sz="0" w:space="0" w:color="auto"/>
            <w:right w:val="none" w:sz="0" w:space="0" w:color="auto"/>
          </w:divBdr>
        </w:div>
        <w:div w:id="906107191">
          <w:marLeft w:val="1800"/>
          <w:marRight w:val="0"/>
          <w:marTop w:val="82"/>
          <w:marBottom w:val="0"/>
          <w:divBdr>
            <w:top w:val="none" w:sz="0" w:space="0" w:color="auto"/>
            <w:left w:val="none" w:sz="0" w:space="0" w:color="auto"/>
            <w:bottom w:val="none" w:sz="0" w:space="0" w:color="auto"/>
            <w:right w:val="none" w:sz="0" w:space="0" w:color="auto"/>
          </w:divBdr>
        </w:div>
        <w:div w:id="1105807844">
          <w:marLeft w:val="1166"/>
          <w:marRight w:val="0"/>
          <w:marTop w:val="96"/>
          <w:marBottom w:val="0"/>
          <w:divBdr>
            <w:top w:val="none" w:sz="0" w:space="0" w:color="auto"/>
            <w:left w:val="none" w:sz="0" w:space="0" w:color="auto"/>
            <w:bottom w:val="none" w:sz="0" w:space="0" w:color="auto"/>
            <w:right w:val="none" w:sz="0" w:space="0" w:color="auto"/>
          </w:divBdr>
        </w:div>
        <w:div w:id="1267881074">
          <w:marLeft w:val="1800"/>
          <w:marRight w:val="0"/>
          <w:marTop w:val="82"/>
          <w:marBottom w:val="0"/>
          <w:divBdr>
            <w:top w:val="none" w:sz="0" w:space="0" w:color="auto"/>
            <w:left w:val="none" w:sz="0" w:space="0" w:color="auto"/>
            <w:bottom w:val="none" w:sz="0" w:space="0" w:color="auto"/>
            <w:right w:val="none" w:sz="0" w:space="0" w:color="auto"/>
          </w:divBdr>
        </w:div>
        <w:div w:id="1791045680">
          <w:marLeft w:val="1166"/>
          <w:marRight w:val="0"/>
          <w:marTop w:val="96"/>
          <w:marBottom w:val="0"/>
          <w:divBdr>
            <w:top w:val="none" w:sz="0" w:space="0" w:color="auto"/>
            <w:left w:val="none" w:sz="0" w:space="0" w:color="auto"/>
            <w:bottom w:val="none" w:sz="0" w:space="0" w:color="auto"/>
            <w:right w:val="none" w:sz="0" w:space="0" w:color="auto"/>
          </w:divBdr>
        </w:div>
      </w:divsChild>
    </w:div>
    <w:div w:id="17915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841">
          <w:marLeft w:val="2074"/>
          <w:marRight w:val="0"/>
          <w:marTop w:val="67"/>
          <w:marBottom w:val="0"/>
          <w:divBdr>
            <w:top w:val="none" w:sz="0" w:space="0" w:color="auto"/>
            <w:left w:val="none" w:sz="0" w:space="0" w:color="auto"/>
            <w:bottom w:val="none" w:sz="0" w:space="0" w:color="auto"/>
            <w:right w:val="none" w:sz="0" w:space="0" w:color="auto"/>
          </w:divBdr>
        </w:div>
        <w:div w:id="331299753">
          <w:marLeft w:val="720"/>
          <w:marRight w:val="0"/>
          <w:marTop w:val="86"/>
          <w:marBottom w:val="0"/>
          <w:divBdr>
            <w:top w:val="none" w:sz="0" w:space="0" w:color="auto"/>
            <w:left w:val="none" w:sz="0" w:space="0" w:color="auto"/>
            <w:bottom w:val="none" w:sz="0" w:space="0" w:color="auto"/>
            <w:right w:val="none" w:sz="0" w:space="0" w:color="auto"/>
          </w:divBdr>
        </w:div>
        <w:div w:id="641732955">
          <w:marLeft w:val="2074"/>
          <w:marRight w:val="0"/>
          <w:marTop w:val="53"/>
          <w:marBottom w:val="0"/>
          <w:divBdr>
            <w:top w:val="none" w:sz="0" w:space="0" w:color="auto"/>
            <w:left w:val="none" w:sz="0" w:space="0" w:color="auto"/>
            <w:bottom w:val="none" w:sz="0" w:space="0" w:color="auto"/>
            <w:right w:val="none" w:sz="0" w:space="0" w:color="auto"/>
          </w:divBdr>
        </w:div>
        <w:div w:id="706108151">
          <w:marLeft w:val="2074"/>
          <w:marRight w:val="0"/>
          <w:marTop w:val="53"/>
          <w:marBottom w:val="0"/>
          <w:divBdr>
            <w:top w:val="none" w:sz="0" w:space="0" w:color="auto"/>
            <w:left w:val="none" w:sz="0" w:space="0" w:color="auto"/>
            <w:bottom w:val="none" w:sz="0" w:space="0" w:color="auto"/>
            <w:right w:val="none" w:sz="0" w:space="0" w:color="auto"/>
          </w:divBdr>
        </w:div>
        <w:div w:id="763035724">
          <w:marLeft w:val="720"/>
          <w:marRight w:val="0"/>
          <w:marTop w:val="86"/>
          <w:marBottom w:val="0"/>
          <w:divBdr>
            <w:top w:val="none" w:sz="0" w:space="0" w:color="auto"/>
            <w:left w:val="none" w:sz="0" w:space="0" w:color="auto"/>
            <w:bottom w:val="none" w:sz="0" w:space="0" w:color="auto"/>
            <w:right w:val="none" w:sz="0" w:space="0" w:color="auto"/>
          </w:divBdr>
        </w:div>
        <w:div w:id="787313571">
          <w:marLeft w:val="1354"/>
          <w:marRight w:val="0"/>
          <w:marTop w:val="77"/>
          <w:marBottom w:val="0"/>
          <w:divBdr>
            <w:top w:val="none" w:sz="0" w:space="0" w:color="auto"/>
            <w:left w:val="none" w:sz="0" w:space="0" w:color="auto"/>
            <w:bottom w:val="none" w:sz="0" w:space="0" w:color="auto"/>
            <w:right w:val="none" w:sz="0" w:space="0" w:color="auto"/>
          </w:divBdr>
        </w:div>
        <w:div w:id="843663455">
          <w:marLeft w:val="1354"/>
          <w:marRight w:val="0"/>
          <w:marTop w:val="77"/>
          <w:marBottom w:val="0"/>
          <w:divBdr>
            <w:top w:val="none" w:sz="0" w:space="0" w:color="auto"/>
            <w:left w:val="none" w:sz="0" w:space="0" w:color="auto"/>
            <w:bottom w:val="none" w:sz="0" w:space="0" w:color="auto"/>
            <w:right w:val="none" w:sz="0" w:space="0" w:color="auto"/>
          </w:divBdr>
        </w:div>
        <w:div w:id="879980697">
          <w:marLeft w:val="720"/>
          <w:marRight w:val="0"/>
          <w:marTop w:val="86"/>
          <w:marBottom w:val="0"/>
          <w:divBdr>
            <w:top w:val="none" w:sz="0" w:space="0" w:color="auto"/>
            <w:left w:val="none" w:sz="0" w:space="0" w:color="auto"/>
            <w:bottom w:val="none" w:sz="0" w:space="0" w:color="auto"/>
            <w:right w:val="none" w:sz="0" w:space="0" w:color="auto"/>
          </w:divBdr>
        </w:div>
        <w:div w:id="1229652897">
          <w:marLeft w:val="1354"/>
          <w:marRight w:val="0"/>
          <w:marTop w:val="77"/>
          <w:marBottom w:val="0"/>
          <w:divBdr>
            <w:top w:val="none" w:sz="0" w:space="0" w:color="auto"/>
            <w:left w:val="none" w:sz="0" w:space="0" w:color="auto"/>
            <w:bottom w:val="none" w:sz="0" w:space="0" w:color="auto"/>
            <w:right w:val="none" w:sz="0" w:space="0" w:color="auto"/>
          </w:divBdr>
        </w:div>
        <w:div w:id="1625233376">
          <w:marLeft w:val="1166"/>
          <w:marRight w:val="0"/>
          <w:marTop w:val="77"/>
          <w:marBottom w:val="0"/>
          <w:divBdr>
            <w:top w:val="none" w:sz="0" w:space="0" w:color="auto"/>
            <w:left w:val="none" w:sz="0" w:space="0" w:color="auto"/>
            <w:bottom w:val="none" w:sz="0" w:space="0" w:color="auto"/>
            <w:right w:val="none" w:sz="0" w:space="0" w:color="auto"/>
          </w:divBdr>
        </w:div>
        <w:div w:id="1630551554">
          <w:marLeft w:val="2074"/>
          <w:marRight w:val="0"/>
          <w:marTop w:val="67"/>
          <w:marBottom w:val="0"/>
          <w:divBdr>
            <w:top w:val="none" w:sz="0" w:space="0" w:color="auto"/>
            <w:left w:val="none" w:sz="0" w:space="0" w:color="auto"/>
            <w:bottom w:val="none" w:sz="0" w:space="0" w:color="auto"/>
            <w:right w:val="none" w:sz="0" w:space="0" w:color="auto"/>
          </w:divBdr>
        </w:div>
        <w:div w:id="1768501845">
          <w:marLeft w:val="1354"/>
          <w:marRight w:val="0"/>
          <w:marTop w:val="77"/>
          <w:marBottom w:val="0"/>
          <w:divBdr>
            <w:top w:val="none" w:sz="0" w:space="0" w:color="auto"/>
            <w:left w:val="none" w:sz="0" w:space="0" w:color="auto"/>
            <w:bottom w:val="none" w:sz="0" w:space="0" w:color="auto"/>
            <w:right w:val="none" w:sz="0" w:space="0" w:color="auto"/>
          </w:divBdr>
        </w:div>
        <w:div w:id="1875076707">
          <w:marLeft w:val="547"/>
          <w:marRight w:val="0"/>
          <w:marTop w:val="86"/>
          <w:marBottom w:val="0"/>
          <w:divBdr>
            <w:top w:val="none" w:sz="0" w:space="0" w:color="auto"/>
            <w:left w:val="none" w:sz="0" w:space="0" w:color="auto"/>
            <w:bottom w:val="none" w:sz="0" w:space="0" w:color="auto"/>
            <w:right w:val="none" w:sz="0" w:space="0" w:color="auto"/>
          </w:divBdr>
        </w:div>
        <w:div w:id="1924219287">
          <w:marLeft w:val="1354"/>
          <w:marRight w:val="0"/>
          <w:marTop w:val="77"/>
          <w:marBottom w:val="0"/>
          <w:divBdr>
            <w:top w:val="none" w:sz="0" w:space="0" w:color="auto"/>
            <w:left w:val="none" w:sz="0" w:space="0" w:color="auto"/>
            <w:bottom w:val="none" w:sz="0" w:space="0" w:color="auto"/>
            <w:right w:val="none" w:sz="0" w:space="0" w:color="auto"/>
          </w:divBdr>
        </w:div>
        <w:div w:id="1974946014">
          <w:marLeft w:val="720"/>
          <w:marRight w:val="0"/>
          <w:marTop w:val="86"/>
          <w:marBottom w:val="0"/>
          <w:divBdr>
            <w:top w:val="none" w:sz="0" w:space="0" w:color="auto"/>
            <w:left w:val="none" w:sz="0" w:space="0" w:color="auto"/>
            <w:bottom w:val="none" w:sz="0" w:space="0" w:color="auto"/>
            <w:right w:val="none" w:sz="0" w:space="0" w:color="auto"/>
          </w:divBdr>
        </w:div>
        <w:div w:id="2136747605">
          <w:marLeft w:val="2074"/>
          <w:marRight w:val="0"/>
          <w:marTop w:val="53"/>
          <w:marBottom w:val="0"/>
          <w:divBdr>
            <w:top w:val="none" w:sz="0" w:space="0" w:color="auto"/>
            <w:left w:val="none" w:sz="0" w:space="0" w:color="auto"/>
            <w:bottom w:val="none" w:sz="0" w:space="0" w:color="auto"/>
            <w:right w:val="none" w:sz="0" w:space="0" w:color="auto"/>
          </w:divBdr>
        </w:div>
      </w:divsChild>
    </w:div>
    <w:div w:id="1791702283">
      <w:bodyDiv w:val="1"/>
      <w:marLeft w:val="0"/>
      <w:marRight w:val="0"/>
      <w:marTop w:val="0"/>
      <w:marBottom w:val="0"/>
      <w:divBdr>
        <w:top w:val="none" w:sz="0" w:space="0" w:color="auto"/>
        <w:left w:val="none" w:sz="0" w:space="0" w:color="auto"/>
        <w:bottom w:val="none" w:sz="0" w:space="0" w:color="auto"/>
        <w:right w:val="none" w:sz="0" w:space="0" w:color="auto"/>
      </w:divBdr>
    </w:div>
    <w:div w:id="1792240952">
      <w:bodyDiv w:val="1"/>
      <w:marLeft w:val="0"/>
      <w:marRight w:val="0"/>
      <w:marTop w:val="0"/>
      <w:marBottom w:val="0"/>
      <w:divBdr>
        <w:top w:val="none" w:sz="0" w:space="0" w:color="auto"/>
        <w:left w:val="none" w:sz="0" w:space="0" w:color="auto"/>
        <w:bottom w:val="none" w:sz="0" w:space="0" w:color="auto"/>
        <w:right w:val="none" w:sz="0" w:space="0" w:color="auto"/>
      </w:divBdr>
      <w:divsChild>
        <w:div w:id="1149782630">
          <w:marLeft w:val="1166"/>
          <w:marRight w:val="0"/>
          <w:marTop w:val="115"/>
          <w:marBottom w:val="0"/>
          <w:divBdr>
            <w:top w:val="none" w:sz="0" w:space="0" w:color="auto"/>
            <w:left w:val="none" w:sz="0" w:space="0" w:color="auto"/>
            <w:bottom w:val="none" w:sz="0" w:space="0" w:color="auto"/>
            <w:right w:val="none" w:sz="0" w:space="0" w:color="auto"/>
          </w:divBdr>
        </w:div>
        <w:div w:id="1400981208">
          <w:marLeft w:val="1166"/>
          <w:marRight w:val="0"/>
          <w:marTop w:val="115"/>
          <w:marBottom w:val="0"/>
          <w:divBdr>
            <w:top w:val="none" w:sz="0" w:space="0" w:color="auto"/>
            <w:left w:val="none" w:sz="0" w:space="0" w:color="auto"/>
            <w:bottom w:val="none" w:sz="0" w:space="0" w:color="auto"/>
            <w:right w:val="none" w:sz="0" w:space="0" w:color="auto"/>
          </w:divBdr>
        </w:div>
        <w:div w:id="2026133446">
          <w:marLeft w:val="547"/>
          <w:marRight w:val="0"/>
          <w:marTop w:val="134"/>
          <w:marBottom w:val="0"/>
          <w:divBdr>
            <w:top w:val="none" w:sz="0" w:space="0" w:color="auto"/>
            <w:left w:val="none" w:sz="0" w:space="0" w:color="auto"/>
            <w:bottom w:val="none" w:sz="0" w:space="0" w:color="auto"/>
            <w:right w:val="none" w:sz="0" w:space="0" w:color="auto"/>
          </w:divBdr>
        </w:div>
        <w:div w:id="2102682634">
          <w:marLeft w:val="1166"/>
          <w:marRight w:val="0"/>
          <w:marTop w:val="115"/>
          <w:marBottom w:val="0"/>
          <w:divBdr>
            <w:top w:val="none" w:sz="0" w:space="0" w:color="auto"/>
            <w:left w:val="none" w:sz="0" w:space="0" w:color="auto"/>
            <w:bottom w:val="none" w:sz="0" w:space="0" w:color="auto"/>
            <w:right w:val="none" w:sz="0" w:space="0" w:color="auto"/>
          </w:divBdr>
        </w:div>
      </w:divsChild>
    </w:div>
    <w:div w:id="1792482088">
      <w:bodyDiv w:val="1"/>
      <w:marLeft w:val="0"/>
      <w:marRight w:val="0"/>
      <w:marTop w:val="0"/>
      <w:marBottom w:val="0"/>
      <w:divBdr>
        <w:top w:val="none" w:sz="0" w:space="0" w:color="auto"/>
        <w:left w:val="none" w:sz="0" w:space="0" w:color="auto"/>
        <w:bottom w:val="none" w:sz="0" w:space="0" w:color="auto"/>
        <w:right w:val="none" w:sz="0" w:space="0" w:color="auto"/>
      </w:divBdr>
      <w:divsChild>
        <w:div w:id="283779367">
          <w:marLeft w:val="1800"/>
          <w:marRight w:val="0"/>
          <w:marTop w:val="77"/>
          <w:marBottom w:val="0"/>
          <w:divBdr>
            <w:top w:val="none" w:sz="0" w:space="0" w:color="auto"/>
            <w:left w:val="none" w:sz="0" w:space="0" w:color="auto"/>
            <w:bottom w:val="none" w:sz="0" w:space="0" w:color="auto"/>
            <w:right w:val="none" w:sz="0" w:space="0" w:color="auto"/>
          </w:divBdr>
        </w:div>
        <w:div w:id="370493649">
          <w:marLeft w:val="2520"/>
          <w:marRight w:val="0"/>
          <w:marTop w:val="58"/>
          <w:marBottom w:val="0"/>
          <w:divBdr>
            <w:top w:val="none" w:sz="0" w:space="0" w:color="auto"/>
            <w:left w:val="none" w:sz="0" w:space="0" w:color="auto"/>
            <w:bottom w:val="none" w:sz="0" w:space="0" w:color="auto"/>
            <w:right w:val="none" w:sz="0" w:space="0" w:color="auto"/>
          </w:divBdr>
        </w:div>
        <w:div w:id="540166670">
          <w:marLeft w:val="1166"/>
          <w:marRight w:val="0"/>
          <w:marTop w:val="96"/>
          <w:marBottom w:val="0"/>
          <w:divBdr>
            <w:top w:val="none" w:sz="0" w:space="0" w:color="auto"/>
            <w:left w:val="none" w:sz="0" w:space="0" w:color="auto"/>
            <w:bottom w:val="none" w:sz="0" w:space="0" w:color="auto"/>
            <w:right w:val="none" w:sz="0" w:space="0" w:color="auto"/>
          </w:divBdr>
        </w:div>
        <w:div w:id="541408446">
          <w:marLeft w:val="1166"/>
          <w:marRight w:val="0"/>
          <w:marTop w:val="96"/>
          <w:marBottom w:val="0"/>
          <w:divBdr>
            <w:top w:val="none" w:sz="0" w:space="0" w:color="auto"/>
            <w:left w:val="none" w:sz="0" w:space="0" w:color="auto"/>
            <w:bottom w:val="none" w:sz="0" w:space="0" w:color="auto"/>
            <w:right w:val="none" w:sz="0" w:space="0" w:color="auto"/>
          </w:divBdr>
        </w:div>
        <w:div w:id="583807809">
          <w:marLeft w:val="1166"/>
          <w:marRight w:val="0"/>
          <w:marTop w:val="96"/>
          <w:marBottom w:val="0"/>
          <w:divBdr>
            <w:top w:val="none" w:sz="0" w:space="0" w:color="auto"/>
            <w:left w:val="none" w:sz="0" w:space="0" w:color="auto"/>
            <w:bottom w:val="none" w:sz="0" w:space="0" w:color="auto"/>
            <w:right w:val="none" w:sz="0" w:space="0" w:color="auto"/>
          </w:divBdr>
        </w:div>
        <w:div w:id="682706528">
          <w:marLeft w:val="2520"/>
          <w:marRight w:val="0"/>
          <w:marTop w:val="58"/>
          <w:marBottom w:val="0"/>
          <w:divBdr>
            <w:top w:val="none" w:sz="0" w:space="0" w:color="auto"/>
            <w:left w:val="none" w:sz="0" w:space="0" w:color="auto"/>
            <w:bottom w:val="none" w:sz="0" w:space="0" w:color="auto"/>
            <w:right w:val="none" w:sz="0" w:space="0" w:color="auto"/>
          </w:divBdr>
        </w:div>
        <w:div w:id="771128907">
          <w:marLeft w:val="1800"/>
          <w:marRight w:val="0"/>
          <w:marTop w:val="77"/>
          <w:marBottom w:val="0"/>
          <w:divBdr>
            <w:top w:val="none" w:sz="0" w:space="0" w:color="auto"/>
            <w:left w:val="none" w:sz="0" w:space="0" w:color="auto"/>
            <w:bottom w:val="none" w:sz="0" w:space="0" w:color="auto"/>
            <w:right w:val="none" w:sz="0" w:space="0" w:color="auto"/>
          </w:divBdr>
        </w:div>
        <w:div w:id="802767651">
          <w:marLeft w:val="547"/>
          <w:marRight w:val="0"/>
          <w:marTop w:val="115"/>
          <w:marBottom w:val="0"/>
          <w:divBdr>
            <w:top w:val="none" w:sz="0" w:space="0" w:color="auto"/>
            <w:left w:val="none" w:sz="0" w:space="0" w:color="auto"/>
            <w:bottom w:val="none" w:sz="0" w:space="0" w:color="auto"/>
            <w:right w:val="none" w:sz="0" w:space="0" w:color="auto"/>
          </w:divBdr>
        </w:div>
        <w:div w:id="1126465068">
          <w:marLeft w:val="547"/>
          <w:marRight w:val="0"/>
          <w:marTop w:val="115"/>
          <w:marBottom w:val="0"/>
          <w:divBdr>
            <w:top w:val="none" w:sz="0" w:space="0" w:color="auto"/>
            <w:left w:val="none" w:sz="0" w:space="0" w:color="auto"/>
            <w:bottom w:val="none" w:sz="0" w:space="0" w:color="auto"/>
            <w:right w:val="none" w:sz="0" w:space="0" w:color="auto"/>
          </w:divBdr>
        </w:div>
        <w:div w:id="1582717295">
          <w:marLeft w:val="2520"/>
          <w:marRight w:val="0"/>
          <w:marTop w:val="58"/>
          <w:marBottom w:val="0"/>
          <w:divBdr>
            <w:top w:val="none" w:sz="0" w:space="0" w:color="auto"/>
            <w:left w:val="none" w:sz="0" w:space="0" w:color="auto"/>
            <w:bottom w:val="none" w:sz="0" w:space="0" w:color="auto"/>
            <w:right w:val="none" w:sz="0" w:space="0" w:color="auto"/>
          </w:divBdr>
        </w:div>
        <w:div w:id="2009281944">
          <w:marLeft w:val="1800"/>
          <w:marRight w:val="0"/>
          <w:marTop w:val="77"/>
          <w:marBottom w:val="0"/>
          <w:divBdr>
            <w:top w:val="none" w:sz="0" w:space="0" w:color="auto"/>
            <w:left w:val="none" w:sz="0" w:space="0" w:color="auto"/>
            <w:bottom w:val="none" w:sz="0" w:space="0" w:color="auto"/>
            <w:right w:val="none" w:sz="0" w:space="0" w:color="auto"/>
          </w:divBdr>
        </w:div>
      </w:divsChild>
    </w:div>
    <w:div w:id="1794857867">
      <w:bodyDiv w:val="1"/>
      <w:marLeft w:val="0"/>
      <w:marRight w:val="0"/>
      <w:marTop w:val="0"/>
      <w:marBottom w:val="0"/>
      <w:divBdr>
        <w:top w:val="none" w:sz="0" w:space="0" w:color="auto"/>
        <w:left w:val="none" w:sz="0" w:space="0" w:color="auto"/>
        <w:bottom w:val="none" w:sz="0" w:space="0" w:color="auto"/>
        <w:right w:val="none" w:sz="0" w:space="0" w:color="auto"/>
      </w:divBdr>
    </w:div>
    <w:div w:id="1794984738">
      <w:bodyDiv w:val="1"/>
      <w:marLeft w:val="0"/>
      <w:marRight w:val="0"/>
      <w:marTop w:val="0"/>
      <w:marBottom w:val="0"/>
      <w:divBdr>
        <w:top w:val="none" w:sz="0" w:space="0" w:color="auto"/>
        <w:left w:val="none" w:sz="0" w:space="0" w:color="auto"/>
        <w:bottom w:val="none" w:sz="0" w:space="0" w:color="auto"/>
        <w:right w:val="none" w:sz="0" w:space="0" w:color="auto"/>
      </w:divBdr>
    </w:div>
    <w:div w:id="1795052512">
      <w:bodyDiv w:val="1"/>
      <w:marLeft w:val="0"/>
      <w:marRight w:val="0"/>
      <w:marTop w:val="0"/>
      <w:marBottom w:val="0"/>
      <w:divBdr>
        <w:top w:val="none" w:sz="0" w:space="0" w:color="auto"/>
        <w:left w:val="none" w:sz="0" w:space="0" w:color="auto"/>
        <w:bottom w:val="none" w:sz="0" w:space="0" w:color="auto"/>
        <w:right w:val="none" w:sz="0" w:space="0" w:color="auto"/>
      </w:divBdr>
    </w:div>
    <w:div w:id="1795059900">
      <w:bodyDiv w:val="1"/>
      <w:marLeft w:val="0"/>
      <w:marRight w:val="0"/>
      <w:marTop w:val="0"/>
      <w:marBottom w:val="0"/>
      <w:divBdr>
        <w:top w:val="none" w:sz="0" w:space="0" w:color="auto"/>
        <w:left w:val="none" w:sz="0" w:space="0" w:color="auto"/>
        <w:bottom w:val="none" w:sz="0" w:space="0" w:color="auto"/>
        <w:right w:val="none" w:sz="0" w:space="0" w:color="auto"/>
      </w:divBdr>
      <w:divsChild>
        <w:div w:id="109782493">
          <w:marLeft w:val="1440"/>
          <w:marRight w:val="0"/>
          <w:marTop w:val="96"/>
          <w:marBottom w:val="0"/>
          <w:divBdr>
            <w:top w:val="none" w:sz="0" w:space="0" w:color="auto"/>
            <w:left w:val="none" w:sz="0" w:space="0" w:color="auto"/>
            <w:bottom w:val="none" w:sz="0" w:space="0" w:color="auto"/>
            <w:right w:val="none" w:sz="0" w:space="0" w:color="auto"/>
          </w:divBdr>
        </w:div>
        <w:div w:id="1075670303">
          <w:marLeft w:val="2160"/>
          <w:marRight w:val="0"/>
          <w:marTop w:val="96"/>
          <w:marBottom w:val="0"/>
          <w:divBdr>
            <w:top w:val="none" w:sz="0" w:space="0" w:color="auto"/>
            <w:left w:val="none" w:sz="0" w:space="0" w:color="auto"/>
            <w:bottom w:val="none" w:sz="0" w:space="0" w:color="auto"/>
            <w:right w:val="none" w:sz="0" w:space="0" w:color="auto"/>
          </w:divBdr>
        </w:div>
        <w:div w:id="1133790997">
          <w:marLeft w:val="2880"/>
          <w:marRight w:val="0"/>
          <w:marTop w:val="96"/>
          <w:marBottom w:val="0"/>
          <w:divBdr>
            <w:top w:val="none" w:sz="0" w:space="0" w:color="auto"/>
            <w:left w:val="none" w:sz="0" w:space="0" w:color="auto"/>
            <w:bottom w:val="none" w:sz="0" w:space="0" w:color="auto"/>
            <w:right w:val="none" w:sz="0" w:space="0" w:color="auto"/>
          </w:divBdr>
        </w:div>
        <w:div w:id="1394892045">
          <w:marLeft w:val="2160"/>
          <w:marRight w:val="0"/>
          <w:marTop w:val="96"/>
          <w:marBottom w:val="0"/>
          <w:divBdr>
            <w:top w:val="none" w:sz="0" w:space="0" w:color="auto"/>
            <w:left w:val="none" w:sz="0" w:space="0" w:color="auto"/>
            <w:bottom w:val="none" w:sz="0" w:space="0" w:color="auto"/>
            <w:right w:val="none" w:sz="0" w:space="0" w:color="auto"/>
          </w:divBdr>
        </w:div>
        <w:div w:id="1733843992">
          <w:marLeft w:val="2160"/>
          <w:marRight w:val="0"/>
          <w:marTop w:val="96"/>
          <w:marBottom w:val="0"/>
          <w:divBdr>
            <w:top w:val="none" w:sz="0" w:space="0" w:color="auto"/>
            <w:left w:val="none" w:sz="0" w:space="0" w:color="auto"/>
            <w:bottom w:val="none" w:sz="0" w:space="0" w:color="auto"/>
            <w:right w:val="none" w:sz="0" w:space="0" w:color="auto"/>
          </w:divBdr>
        </w:div>
        <w:div w:id="1775858074">
          <w:marLeft w:val="1440"/>
          <w:marRight w:val="0"/>
          <w:marTop w:val="96"/>
          <w:marBottom w:val="0"/>
          <w:divBdr>
            <w:top w:val="none" w:sz="0" w:space="0" w:color="auto"/>
            <w:left w:val="none" w:sz="0" w:space="0" w:color="auto"/>
            <w:bottom w:val="none" w:sz="0" w:space="0" w:color="auto"/>
            <w:right w:val="none" w:sz="0" w:space="0" w:color="auto"/>
          </w:divBdr>
        </w:div>
        <w:div w:id="2135976554">
          <w:marLeft w:val="720"/>
          <w:marRight w:val="0"/>
          <w:marTop w:val="96"/>
          <w:marBottom w:val="0"/>
          <w:divBdr>
            <w:top w:val="none" w:sz="0" w:space="0" w:color="auto"/>
            <w:left w:val="none" w:sz="0" w:space="0" w:color="auto"/>
            <w:bottom w:val="none" w:sz="0" w:space="0" w:color="auto"/>
            <w:right w:val="none" w:sz="0" w:space="0" w:color="auto"/>
          </w:divBdr>
        </w:div>
      </w:divsChild>
    </w:div>
    <w:div w:id="1795171751">
      <w:bodyDiv w:val="1"/>
      <w:marLeft w:val="0"/>
      <w:marRight w:val="0"/>
      <w:marTop w:val="0"/>
      <w:marBottom w:val="0"/>
      <w:divBdr>
        <w:top w:val="none" w:sz="0" w:space="0" w:color="auto"/>
        <w:left w:val="none" w:sz="0" w:space="0" w:color="auto"/>
        <w:bottom w:val="none" w:sz="0" w:space="0" w:color="auto"/>
        <w:right w:val="none" w:sz="0" w:space="0" w:color="auto"/>
      </w:divBdr>
    </w:div>
    <w:div w:id="1795248988">
      <w:bodyDiv w:val="1"/>
      <w:marLeft w:val="0"/>
      <w:marRight w:val="0"/>
      <w:marTop w:val="0"/>
      <w:marBottom w:val="0"/>
      <w:divBdr>
        <w:top w:val="none" w:sz="0" w:space="0" w:color="auto"/>
        <w:left w:val="none" w:sz="0" w:space="0" w:color="auto"/>
        <w:bottom w:val="none" w:sz="0" w:space="0" w:color="auto"/>
        <w:right w:val="none" w:sz="0" w:space="0" w:color="auto"/>
      </w:divBdr>
    </w:div>
    <w:div w:id="1795439739">
      <w:bodyDiv w:val="1"/>
      <w:marLeft w:val="0"/>
      <w:marRight w:val="0"/>
      <w:marTop w:val="0"/>
      <w:marBottom w:val="0"/>
      <w:divBdr>
        <w:top w:val="none" w:sz="0" w:space="0" w:color="auto"/>
        <w:left w:val="none" w:sz="0" w:space="0" w:color="auto"/>
        <w:bottom w:val="none" w:sz="0" w:space="0" w:color="auto"/>
        <w:right w:val="none" w:sz="0" w:space="0" w:color="auto"/>
      </w:divBdr>
    </w:div>
    <w:div w:id="1797724000">
      <w:bodyDiv w:val="1"/>
      <w:marLeft w:val="0"/>
      <w:marRight w:val="0"/>
      <w:marTop w:val="0"/>
      <w:marBottom w:val="0"/>
      <w:divBdr>
        <w:top w:val="none" w:sz="0" w:space="0" w:color="auto"/>
        <w:left w:val="none" w:sz="0" w:space="0" w:color="auto"/>
        <w:bottom w:val="none" w:sz="0" w:space="0" w:color="auto"/>
        <w:right w:val="none" w:sz="0" w:space="0" w:color="auto"/>
      </w:divBdr>
    </w:div>
    <w:div w:id="1798376578">
      <w:bodyDiv w:val="1"/>
      <w:marLeft w:val="0"/>
      <w:marRight w:val="0"/>
      <w:marTop w:val="0"/>
      <w:marBottom w:val="0"/>
      <w:divBdr>
        <w:top w:val="none" w:sz="0" w:space="0" w:color="auto"/>
        <w:left w:val="none" w:sz="0" w:space="0" w:color="auto"/>
        <w:bottom w:val="none" w:sz="0" w:space="0" w:color="auto"/>
        <w:right w:val="none" w:sz="0" w:space="0" w:color="auto"/>
      </w:divBdr>
    </w:div>
    <w:div w:id="1798797125">
      <w:bodyDiv w:val="1"/>
      <w:marLeft w:val="0"/>
      <w:marRight w:val="0"/>
      <w:marTop w:val="0"/>
      <w:marBottom w:val="0"/>
      <w:divBdr>
        <w:top w:val="none" w:sz="0" w:space="0" w:color="auto"/>
        <w:left w:val="none" w:sz="0" w:space="0" w:color="auto"/>
        <w:bottom w:val="none" w:sz="0" w:space="0" w:color="auto"/>
        <w:right w:val="none" w:sz="0" w:space="0" w:color="auto"/>
      </w:divBdr>
      <w:divsChild>
        <w:div w:id="156578887">
          <w:marLeft w:val="360"/>
          <w:marRight w:val="0"/>
          <w:marTop w:val="200"/>
          <w:marBottom w:val="0"/>
          <w:divBdr>
            <w:top w:val="none" w:sz="0" w:space="0" w:color="auto"/>
            <w:left w:val="none" w:sz="0" w:space="0" w:color="auto"/>
            <w:bottom w:val="none" w:sz="0" w:space="0" w:color="auto"/>
            <w:right w:val="none" w:sz="0" w:space="0" w:color="auto"/>
          </w:divBdr>
        </w:div>
        <w:div w:id="356780446">
          <w:marLeft w:val="1080"/>
          <w:marRight w:val="0"/>
          <w:marTop w:val="100"/>
          <w:marBottom w:val="0"/>
          <w:divBdr>
            <w:top w:val="none" w:sz="0" w:space="0" w:color="auto"/>
            <w:left w:val="none" w:sz="0" w:space="0" w:color="auto"/>
            <w:bottom w:val="none" w:sz="0" w:space="0" w:color="auto"/>
            <w:right w:val="none" w:sz="0" w:space="0" w:color="auto"/>
          </w:divBdr>
        </w:div>
      </w:divsChild>
    </w:div>
    <w:div w:id="1799030427">
      <w:bodyDiv w:val="1"/>
      <w:marLeft w:val="0"/>
      <w:marRight w:val="0"/>
      <w:marTop w:val="0"/>
      <w:marBottom w:val="0"/>
      <w:divBdr>
        <w:top w:val="none" w:sz="0" w:space="0" w:color="auto"/>
        <w:left w:val="none" w:sz="0" w:space="0" w:color="auto"/>
        <w:bottom w:val="none" w:sz="0" w:space="0" w:color="auto"/>
        <w:right w:val="none" w:sz="0" w:space="0" w:color="auto"/>
      </w:divBdr>
    </w:div>
    <w:div w:id="1799684131">
      <w:bodyDiv w:val="1"/>
      <w:marLeft w:val="0"/>
      <w:marRight w:val="0"/>
      <w:marTop w:val="0"/>
      <w:marBottom w:val="0"/>
      <w:divBdr>
        <w:top w:val="none" w:sz="0" w:space="0" w:color="auto"/>
        <w:left w:val="none" w:sz="0" w:space="0" w:color="auto"/>
        <w:bottom w:val="none" w:sz="0" w:space="0" w:color="auto"/>
        <w:right w:val="none" w:sz="0" w:space="0" w:color="auto"/>
      </w:divBdr>
      <w:divsChild>
        <w:div w:id="158884185">
          <w:marLeft w:val="1166"/>
          <w:marRight w:val="0"/>
          <w:marTop w:val="115"/>
          <w:marBottom w:val="0"/>
          <w:divBdr>
            <w:top w:val="none" w:sz="0" w:space="0" w:color="auto"/>
            <w:left w:val="none" w:sz="0" w:space="0" w:color="auto"/>
            <w:bottom w:val="none" w:sz="0" w:space="0" w:color="auto"/>
            <w:right w:val="none" w:sz="0" w:space="0" w:color="auto"/>
          </w:divBdr>
        </w:div>
        <w:div w:id="358286883">
          <w:marLeft w:val="547"/>
          <w:marRight w:val="0"/>
          <w:marTop w:val="115"/>
          <w:marBottom w:val="0"/>
          <w:divBdr>
            <w:top w:val="none" w:sz="0" w:space="0" w:color="auto"/>
            <w:left w:val="none" w:sz="0" w:space="0" w:color="auto"/>
            <w:bottom w:val="none" w:sz="0" w:space="0" w:color="auto"/>
            <w:right w:val="none" w:sz="0" w:space="0" w:color="auto"/>
          </w:divBdr>
        </w:div>
        <w:div w:id="399794629">
          <w:marLeft w:val="1800"/>
          <w:marRight w:val="0"/>
          <w:marTop w:val="96"/>
          <w:marBottom w:val="0"/>
          <w:divBdr>
            <w:top w:val="none" w:sz="0" w:space="0" w:color="auto"/>
            <w:left w:val="none" w:sz="0" w:space="0" w:color="auto"/>
            <w:bottom w:val="none" w:sz="0" w:space="0" w:color="auto"/>
            <w:right w:val="none" w:sz="0" w:space="0" w:color="auto"/>
          </w:divBdr>
        </w:div>
        <w:div w:id="1007485429">
          <w:marLeft w:val="547"/>
          <w:marRight w:val="0"/>
          <w:marTop w:val="115"/>
          <w:marBottom w:val="0"/>
          <w:divBdr>
            <w:top w:val="none" w:sz="0" w:space="0" w:color="auto"/>
            <w:left w:val="none" w:sz="0" w:space="0" w:color="auto"/>
            <w:bottom w:val="none" w:sz="0" w:space="0" w:color="auto"/>
            <w:right w:val="none" w:sz="0" w:space="0" w:color="auto"/>
          </w:divBdr>
        </w:div>
        <w:div w:id="1434010994">
          <w:marLeft w:val="1166"/>
          <w:marRight w:val="0"/>
          <w:marTop w:val="115"/>
          <w:marBottom w:val="0"/>
          <w:divBdr>
            <w:top w:val="none" w:sz="0" w:space="0" w:color="auto"/>
            <w:left w:val="none" w:sz="0" w:space="0" w:color="auto"/>
            <w:bottom w:val="none" w:sz="0" w:space="0" w:color="auto"/>
            <w:right w:val="none" w:sz="0" w:space="0" w:color="auto"/>
          </w:divBdr>
        </w:div>
      </w:divsChild>
    </w:div>
    <w:div w:id="1799907150">
      <w:bodyDiv w:val="1"/>
      <w:marLeft w:val="0"/>
      <w:marRight w:val="0"/>
      <w:marTop w:val="0"/>
      <w:marBottom w:val="0"/>
      <w:divBdr>
        <w:top w:val="none" w:sz="0" w:space="0" w:color="auto"/>
        <w:left w:val="none" w:sz="0" w:space="0" w:color="auto"/>
        <w:bottom w:val="none" w:sz="0" w:space="0" w:color="auto"/>
        <w:right w:val="none" w:sz="0" w:space="0" w:color="auto"/>
      </w:divBdr>
      <w:divsChild>
        <w:div w:id="1840730588">
          <w:marLeft w:val="547"/>
          <w:marRight w:val="0"/>
          <w:marTop w:val="154"/>
          <w:marBottom w:val="0"/>
          <w:divBdr>
            <w:top w:val="none" w:sz="0" w:space="0" w:color="auto"/>
            <w:left w:val="none" w:sz="0" w:space="0" w:color="auto"/>
            <w:bottom w:val="none" w:sz="0" w:space="0" w:color="auto"/>
            <w:right w:val="none" w:sz="0" w:space="0" w:color="auto"/>
          </w:divBdr>
        </w:div>
        <w:div w:id="2047488680">
          <w:marLeft w:val="1166"/>
          <w:marRight w:val="0"/>
          <w:marTop w:val="134"/>
          <w:marBottom w:val="0"/>
          <w:divBdr>
            <w:top w:val="none" w:sz="0" w:space="0" w:color="auto"/>
            <w:left w:val="none" w:sz="0" w:space="0" w:color="auto"/>
            <w:bottom w:val="none" w:sz="0" w:space="0" w:color="auto"/>
            <w:right w:val="none" w:sz="0" w:space="0" w:color="auto"/>
          </w:divBdr>
        </w:div>
      </w:divsChild>
    </w:div>
    <w:div w:id="1800873470">
      <w:bodyDiv w:val="1"/>
      <w:marLeft w:val="0"/>
      <w:marRight w:val="0"/>
      <w:marTop w:val="0"/>
      <w:marBottom w:val="0"/>
      <w:divBdr>
        <w:top w:val="none" w:sz="0" w:space="0" w:color="auto"/>
        <w:left w:val="none" w:sz="0" w:space="0" w:color="auto"/>
        <w:bottom w:val="none" w:sz="0" w:space="0" w:color="auto"/>
        <w:right w:val="none" w:sz="0" w:space="0" w:color="auto"/>
      </w:divBdr>
    </w:div>
    <w:div w:id="1802191817">
      <w:bodyDiv w:val="1"/>
      <w:marLeft w:val="0"/>
      <w:marRight w:val="0"/>
      <w:marTop w:val="0"/>
      <w:marBottom w:val="0"/>
      <w:divBdr>
        <w:top w:val="none" w:sz="0" w:space="0" w:color="auto"/>
        <w:left w:val="none" w:sz="0" w:space="0" w:color="auto"/>
        <w:bottom w:val="none" w:sz="0" w:space="0" w:color="auto"/>
        <w:right w:val="none" w:sz="0" w:space="0" w:color="auto"/>
      </w:divBdr>
      <w:divsChild>
        <w:div w:id="655957961">
          <w:marLeft w:val="0"/>
          <w:marRight w:val="0"/>
          <w:marTop w:val="0"/>
          <w:marBottom w:val="0"/>
          <w:divBdr>
            <w:top w:val="none" w:sz="0" w:space="0" w:color="auto"/>
            <w:left w:val="none" w:sz="0" w:space="0" w:color="auto"/>
            <w:bottom w:val="none" w:sz="0" w:space="0" w:color="auto"/>
            <w:right w:val="none" w:sz="0" w:space="0" w:color="auto"/>
          </w:divBdr>
          <w:divsChild>
            <w:div w:id="1055085648">
              <w:marLeft w:val="0"/>
              <w:marRight w:val="0"/>
              <w:marTop w:val="0"/>
              <w:marBottom w:val="0"/>
              <w:divBdr>
                <w:top w:val="none" w:sz="0" w:space="0" w:color="auto"/>
                <w:left w:val="none" w:sz="0" w:space="0" w:color="auto"/>
                <w:bottom w:val="none" w:sz="0" w:space="0" w:color="auto"/>
                <w:right w:val="none" w:sz="0" w:space="0" w:color="auto"/>
              </w:divBdr>
            </w:div>
            <w:div w:id="14795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6288">
      <w:bodyDiv w:val="1"/>
      <w:marLeft w:val="0"/>
      <w:marRight w:val="0"/>
      <w:marTop w:val="0"/>
      <w:marBottom w:val="0"/>
      <w:divBdr>
        <w:top w:val="none" w:sz="0" w:space="0" w:color="auto"/>
        <w:left w:val="none" w:sz="0" w:space="0" w:color="auto"/>
        <w:bottom w:val="none" w:sz="0" w:space="0" w:color="auto"/>
        <w:right w:val="none" w:sz="0" w:space="0" w:color="auto"/>
      </w:divBdr>
    </w:div>
    <w:div w:id="1804956960">
      <w:bodyDiv w:val="1"/>
      <w:marLeft w:val="0"/>
      <w:marRight w:val="0"/>
      <w:marTop w:val="0"/>
      <w:marBottom w:val="0"/>
      <w:divBdr>
        <w:top w:val="none" w:sz="0" w:space="0" w:color="auto"/>
        <w:left w:val="none" w:sz="0" w:space="0" w:color="auto"/>
        <w:bottom w:val="none" w:sz="0" w:space="0" w:color="auto"/>
        <w:right w:val="none" w:sz="0" w:space="0" w:color="auto"/>
      </w:divBdr>
    </w:div>
    <w:div w:id="1805194041">
      <w:bodyDiv w:val="1"/>
      <w:marLeft w:val="0"/>
      <w:marRight w:val="0"/>
      <w:marTop w:val="0"/>
      <w:marBottom w:val="0"/>
      <w:divBdr>
        <w:top w:val="none" w:sz="0" w:space="0" w:color="auto"/>
        <w:left w:val="none" w:sz="0" w:space="0" w:color="auto"/>
        <w:bottom w:val="none" w:sz="0" w:space="0" w:color="auto"/>
        <w:right w:val="none" w:sz="0" w:space="0" w:color="auto"/>
      </w:divBdr>
    </w:div>
    <w:div w:id="1805537243">
      <w:bodyDiv w:val="1"/>
      <w:marLeft w:val="0"/>
      <w:marRight w:val="0"/>
      <w:marTop w:val="0"/>
      <w:marBottom w:val="0"/>
      <w:divBdr>
        <w:top w:val="none" w:sz="0" w:space="0" w:color="auto"/>
        <w:left w:val="none" w:sz="0" w:space="0" w:color="auto"/>
        <w:bottom w:val="none" w:sz="0" w:space="0" w:color="auto"/>
        <w:right w:val="none" w:sz="0" w:space="0" w:color="auto"/>
      </w:divBdr>
    </w:div>
    <w:div w:id="1805854607">
      <w:bodyDiv w:val="1"/>
      <w:marLeft w:val="0"/>
      <w:marRight w:val="0"/>
      <w:marTop w:val="0"/>
      <w:marBottom w:val="0"/>
      <w:divBdr>
        <w:top w:val="none" w:sz="0" w:space="0" w:color="auto"/>
        <w:left w:val="none" w:sz="0" w:space="0" w:color="auto"/>
        <w:bottom w:val="none" w:sz="0" w:space="0" w:color="auto"/>
        <w:right w:val="none" w:sz="0" w:space="0" w:color="auto"/>
      </w:divBdr>
      <w:divsChild>
        <w:div w:id="33891136">
          <w:marLeft w:val="547"/>
          <w:marRight w:val="0"/>
          <w:marTop w:val="154"/>
          <w:marBottom w:val="0"/>
          <w:divBdr>
            <w:top w:val="none" w:sz="0" w:space="0" w:color="auto"/>
            <w:left w:val="none" w:sz="0" w:space="0" w:color="auto"/>
            <w:bottom w:val="none" w:sz="0" w:space="0" w:color="auto"/>
            <w:right w:val="none" w:sz="0" w:space="0" w:color="auto"/>
          </w:divBdr>
        </w:div>
        <w:div w:id="281807548">
          <w:marLeft w:val="1166"/>
          <w:marRight w:val="0"/>
          <w:marTop w:val="125"/>
          <w:marBottom w:val="0"/>
          <w:divBdr>
            <w:top w:val="none" w:sz="0" w:space="0" w:color="auto"/>
            <w:left w:val="none" w:sz="0" w:space="0" w:color="auto"/>
            <w:bottom w:val="none" w:sz="0" w:space="0" w:color="auto"/>
            <w:right w:val="none" w:sz="0" w:space="0" w:color="auto"/>
          </w:divBdr>
        </w:div>
        <w:div w:id="694964977">
          <w:marLeft w:val="1166"/>
          <w:marRight w:val="0"/>
          <w:marTop w:val="125"/>
          <w:marBottom w:val="0"/>
          <w:divBdr>
            <w:top w:val="none" w:sz="0" w:space="0" w:color="auto"/>
            <w:left w:val="none" w:sz="0" w:space="0" w:color="auto"/>
            <w:bottom w:val="none" w:sz="0" w:space="0" w:color="auto"/>
            <w:right w:val="none" w:sz="0" w:space="0" w:color="auto"/>
          </w:divBdr>
        </w:div>
        <w:div w:id="1611353728">
          <w:marLeft w:val="1166"/>
          <w:marRight w:val="0"/>
          <w:marTop w:val="125"/>
          <w:marBottom w:val="0"/>
          <w:divBdr>
            <w:top w:val="none" w:sz="0" w:space="0" w:color="auto"/>
            <w:left w:val="none" w:sz="0" w:space="0" w:color="auto"/>
            <w:bottom w:val="none" w:sz="0" w:space="0" w:color="auto"/>
            <w:right w:val="none" w:sz="0" w:space="0" w:color="auto"/>
          </w:divBdr>
        </w:div>
      </w:divsChild>
    </w:div>
    <w:div w:id="1806006215">
      <w:bodyDiv w:val="1"/>
      <w:marLeft w:val="0"/>
      <w:marRight w:val="0"/>
      <w:marTop w:val="0"/>
      <w:marBottom w:val="0"/>
      <w:divBdr>
        <w:top w:val="none" w:sz="0" w:space="0" w:color="auto"/>
        <w:left w:val="none" w:sz="0" w:space="0" w:color="auto"/>
        <w:bottom w:val="none" w:sz="0" w:space="0" w:color="auto"/>
        <w:right w:val="none" w:sz="0" w:space="0" w:color="auto"/>
      </w:divBdr>
    </w:div>
    <w:div w:id="1806923473">
      <w:bodyDiv w:val="1"/>
      <w:marLeft w:val="0"/>
      <w:marRight w:val="0"/>
      <w:marTop w:val="0"/>
      <w:marBottom w:val="0"/>
      <w:divBdr>
        <w:top w:val="none" w:sz="0" w:space="0" w:color="auto"/>
        <w:left w:val="none" w:sz="0" w:space="0" w:color="auto"/>
        <w:bottom w:val="none" w:sz="0" w:space="0" w:color="auto"/>
        <w:right w:val="none" w:sz="0" w:space="0" w:color="auto"/>
      </w:divBdr>
    </w:div>
    <w:div w:id="1807699617">
      <w:bodyDiv w:val="1"/>
      <w:marLeft w:val="0"/>
      <w:marRight w:val="0"/>
      <w:marTop w:val="0"/>
      <w:marBottom w:val="0"/>
      <w:divBdr>
        <w:top w:val="none" w:sz="0" w:space="0" w:color="auto"/>
        <w:left w:val="none" w:sz="0" w:space="0" w:color="auto"/>
        <w:bottom w:val="none" w:sz="0" w:space="0" w:color="auto"/>
        <w:right w:val="none" w:sz="0" w:space="0" w:color="auto"/>
      </w:divBdr>
    </w:div>
    <w:div w:id="1808863881">
      <w:bodyDiv w:val="1"/>
      <w:marLeft w:val="0"/>
      <w:marRight w:val="0"/>
      <w:marTop w:val="0"/>
      <w:marBottom w:val="0"/>
      <w:divBdr>
        <w:top w:val="none" w:sz="0" w:space="0" w:color="auto"/>
        <w:left w:val="none" w:sz="0" w:space="0" w:color="auto"/>
        <w:bottom w:val="none" w:sz="0" w:space="0" w:color="auto"/>
        <w:right w:val="none" w:sz="0" w:space="0" w:color="auto"/>
      </w:divBdr>
    </w:div>
    <w:div w:id="1809862062">
      <w:bodyDiv w:val="1"/>
      <w:marLeft w:val="0"/>
      <w:marRight w:val="0"/>
      <w:marTop w:val="0"/>
      <w:marBottom w:val="0"/>
      <w:divBdr>
        <w:top w:val="none" w:sz="0" w:space="0" w:color="auto"/>
        <w:left w:val="none" w:sz="0" w:space="0" w:color="auto"/>
        <w:bottom w:val="none" w:sz="0" w:space="0" w:color="auto"/>
        <w:right w:val="none" w:sz="0" w:space="0" w:color="auto"/>
      </w:divBdr>
      <w:divsChild>
        <w:div w:id="714701133">
          <w:marLeft w:val="1166"/>
          <w:marRight w:val="0"/>
          <w:marTop w:val="106"/>
          <w:marBottom w:val="0"/>
          <w:divBdr>
            <w:top w:val="none" w:sz="0" w:space="0" w:color="auto"/>
            <w:left w:val="none" w:sz="0" w:space="0" w:color="auto"/>
            <w:bottom w:val="none" w:sz="0" w:space="0" w:color="auto"/>
            <w:right w:val="none" w:sz="0" w:space="0" w:color="auto"/>
          </w:divBdr>
        </w:div>
        <w:div w:id="868640488">
          <w:marLeft w:val="1166"/>
          <w:marRight w:val="0"/>
          <w:marTop w:val="106"/>
          <w:marBottom w:val="0"/>
          <w:divBdr>
            <w:top w:val="none" w:sz="0" w:space="0" w:color="auto"/>
            <w:left w:val="none" w:sz="0" w:space="0" w:color="auto"/>
            <w:bottom w:val="none" w:sz="0" w:space="0" w:color="auto"/>
            <w:right w:val="none" w:sz="0" w:space="0" w:color="auto"/>
          </w:divBdr>
        </w:div>
        <w:div w:id="1114444376">
          <w:marLeft w:val="1166"/>
          <w:marRight w:val="0"/>
          <w:marTop w:val="106"/>
          <w:marBottom w:val="0"/>
          <w:divBdr>
            <w:top w:val="none" w:sz="0" w:space="0" w:color="auto"/>
            <w:left w:val="none" w:sz="0" w:space="0" w:color="auto"/>
            <w:bottom w:val="none" w:sz="0" w:space="0" w:color="auto"/>
            <w:right w:val="none" w:sz="0" w:space="0" w:color="auto"/>
          </w:divBdr>
        </w:div>
        <w:div w:id="1218280304">
          <w:marLeft w:val="547"/>
          <w:marRight w:val="0"/>
          <w:marTop w:val="120"/>
          <w:marBottom w:val="0"/>
          <w:divBdr>
            <w:top w:val="none" w:sz="0" w:space="0" w:color="auto"/>
            <w:left w:val="none" w:sz="0" w:space="0" w:color="auto"/>
            <w:bottom w:val="none" w:sz="0" w:space="0" w:color="auto"/>
            <w:right w:val="none" w:sz="0" w:space="0" w:color="auto"/>
          </w:divBdr>
        </w:div>
        <w:div w:id="1601453085">
          <w:marLeft w:val="1166"/>
          <w:marRight w:val="0"/>
          <w:marTop w:val="106"/>
          <w:marBottom w:val="0"/>
          <w:divBdr>
            <w:top w:val="none" w:sz="0" w:space="0" w:color="auto"/>
            <w:left w:val="none" w:sz="0" w:space="0" w:color="auto"/>
            <w:bottom w:val="none" w:sz="0" w:space="0" w:color="auto"/>
            <w:right w:val="none" w:sz="0" w:space="0" w:color="auto"/>
          </w:divBdr>
        </w:div>
        <w:div w:id="1608653729">
          <w:marLeft w:val="1166"/>
          <w:marRight w:val="0"/>
          <w:marTop w:val="106"/>
          <w:marBottom w:val="0"/>
          <w:divBdr>
            <w:top w:val="none" w:sz="0" w:space="0" w:color="auto"/>
            <w:left w:val="none" w:sz="0" w:space="0" w:color="auto"/>
            <w:bottom w:val="none" w:sz="0" w:space="0" w:color="auto"/>
            <w:right w:val="none" w:sz="0" w:space="0" w:color="auto"/>
          </w:divBdr>
        </w:div>
        <w:div w:id="1879119722">
          <w:marLeft w:val="547"/>
          <w:marRight w:val="0"/>
          <w:marTop w:val="120"/>
          <w:marBottom w:val="0"/>
          <w:divBdr>
            <w:top w:val="none" w:sz="0" w:space="0" w:color="auto"/>
            <w:left w:val="none" w:sz="0" w:space="0" w:color="auto"/>
            <w:bottom w:val="none" w:sz="0" w:space="0" w:color="auto"/>
            <w:right w:val="none" w:sz="0" w:space="0" w:color="auto"/>
          </w:divBdr>
        </w:div>
        <w:div w:id="2026832192">
          <w:marLeft w:val="547"/>
          <w:marRight w:val="0"/>
          <w:marTop w:val="120"/>
          <w:marBottom w:val="0"/>
          <w:divBdr>
            <w:top w:val="none" w:sz="0" w:space="0" w:color="auto"/>
            <w:left w:val="none" w:sz="0" w:space="0" w:color="auto"/>
            <w:bottom w:val="none" w:sz="0" w:space="0" w:color="auto"/>
            <w:right w:val="none" w:sz="0" w:space="0" w:color="auto"/>
          </w:divBdr>
        </w:div>
      </w:divsChild>
    </w:div>
    <w:div w:id="1810048584">
      <w:bodyDiv w:val="1"/>
      <w:marLeft w:val="0"/>
      <w:marRight w:val="0"/>
      <w:marTop w:val="0"/>
      <w:marBottom w:val="0"/>
      <w:divBdr>
        <w:top w:val="none" w:sz="0" w:space="0" w:color="auto"/>
        <w:left w:val="none" w:sz="0" w:space="0" w:color="auto"/>
        <w:bottom w:val="none" w:sz="0" w:space="0" w:color="auto"/>
        <w:right w:val="none" w:sz="0" w:space="0" w:color="auto"/>
      </w:divBdr>
    </w:div>
    <w:div w:id="1810434850">
      <w:bodyDiv w:val="1"/>
      <w:marLeft w:val="0"/>
      <w:marRight w:val="0"/>
      <w:marTop w:val="0"/>
      <w:marBottom w:val="0"/>
      <w:divBdr>
        <w:top w:val="none" w:sz="0" w:space="0" w:color="auto"/>
        <w:left w:val="none" w:sz="0" w:space="0" w:color="auto"/>
        <w:bottom w:val="none" w:sz="0" w:space="0" w:color="auto"/>
        <w:right w:val="none" w:sz="0" w:space="0" w:color="auto"/>
      </w:divBdr>
      <w:divsChild>
        <w:div w:id="463699280">
          <w:marLeft w:val="1166"/>
          <w:marRight w:val="0"/>
          <w:marTop w:val="106"/>
          <w:marBottom w:val="0"/>
          <w:divBdr>
            <w:top w:val="none" w:sz="0" w:space="0" w:color="auto"/>
            <w:left w:val="none" w:sz="0" w:space="0" w:color="auto"/>
            <w:bottom w:val="none" w:sz="0" w:space="0" w:color="auto"/>
            <w:right w:val="none" w:sz="0" w:space="0" w:color="auto"/>
          </w:divBdr>
        </w:div>
        <w:div w:id="769786935">
          <w:marLeft w:val="1800"/>
          <w:marRight w:val="0"/>
          <w:marTop w:val="91"/>
          <w:marBottom w:val="0"/>
          <w:divBdr>
            <w:top w:val="none" w:sz="0" w:space="0" w:color="auto"/>
            <w:left w:val="none" w:sz="0" w:space="0" w:color="auto"/>
            <w:bottom w:val="none" w:sz="0" w:space="0" w:color="auto"/>
            <w:right w:val="none" w:sz="0" w:space="0" w:color="auto"/>
          </w:divBdr>
        </w:div>
        <w:div w:id="1045761641">
          <w:marLeft w:val="1800"/>
          <w:marRight w:val="0"/>
          <w:marTop w:val="91"/>
          <w:marBottom w:val="0"/>
          <w:divBdr>
            <w:top w:val="none" w:sz="0" w:space="0" w:color="auto"/>
            <w:left w:val="none" w:sz="0" w:space="0" w:color="auto"/>
            <w:bottom w:val="none" w:sz="0" w:space="0" w:color="auto"/>
            <w:right w:val="none" w:sz="0" w:space="0" w:color="auto"/>
          </w:divBdr>
        </w:div>
        <w:div w:id="1076320384">
          <w:marLeft w:val="1800"/>
          <w:marRight w:val="0"/>
          <w:marTop w:val="91"/>
          <w:marBottom w:val="0"/>
          <w:divBdr>
            <w:top w:val="none" w:sz="0" w:space="0" w:color="auto"/>
            <w:left w:val="none" w:sz="0" w:space="0" w:color="auto"/>
            <w:bottom w:val="none" w:sz="0" w:space="0" w:color="auto"/>
            <w:right w:val="none" w:sz="0" w:space="0" w:color="auto"/>
          </w:divBdr>
        </w:div>
        <w:div w:id="1190876073">
          <w:marLeft w:val="547"/>
          <w:marRight w:val="0"/>
          <w:marTop w:val="106"/>
          <w:marBottom w:val="0"/>
          <w:divBdr>
            <w:top w:val="none" w:sz="0" w:space="0" w:color="auto"/>
            <w:left w:val="none" w:sz="0" w:space="0" w:color="auto"/>
            <w:bottom w:val="none" w:sz="0" w:space="0" w:color="auto"/>
            <w:right w:val="none" w:sz="0" w:space="0" w:color="auto"/>
          </w:divBdr>
        </w:div>
        <w:div w:id="1288858224">
          <w:marLeft w:val="1166"/>
          <w:marRight w:val="0"/>
          <w:marTop w:val="106"/>
          <w:marBottom w:val="0"/>
          <w:divBdr>
            <w:top w:val="none" w:sz="0" w:space="0" w:color="auto"/>
            <w:left w:val="none" w:sz="0" w:space="0" w:color="auto"/>
            <w:bottom w:val="none" w:sz="0" w:space="0" w:color="auto"/>
            <w:right w:val="none" w:sz="0" w:space="0" w:color="auto"/>
          </w:divBdr>
        </w:div>
        <w:div w:id="1520310038">
          <w:marLeft w:val="1166"/>
          <w:marRight w:val="0"/>
          <w:marTop w:val="106"/>
          <w:marBottom w:val="0"/>
          <w:divBdr>
            <w:top w:val="none" w:sz="0" w:space="0" w:color="auto"/>
            <w:left w:val="none" w:sz="0" w:space="0" w:color="auto"/>
            <w:bottom w:val="none" w:sz="0" w:space="0" w:color="auto"/>
            <w:right w:val="none" w:sz="0" w:space="0" w:color="auto"/>
          </w:divBdr>
        </w:div>
        <w:div w:id="1913152420">
          <w:marLeft w:val="1166"/>
          <w:marRight w:val="0"/>
          <w:marTop w:val="106"/>
          <w:marBottom w:val="0"/>
          <w:divBdr>
            <w:top w:val="none" w:sz="0" w:space="0" w:color="auto"/>
            <w:left w:val="none" w:sz="0" w:space="0" w:color="auto"/>
            <w:bottom w:val="none" w:sz="0" w:space="0" w:color="auto"/>
            <w:right w:val="none" w:sz="0" w:space="0" w:color="auto"/>
          </w:divBdr>
        </w:div>
      </w:divsChild>
    </w:div>
    <w:div w:id="1811172014">
      <w:bodyDiv w:val="1"/>
      <w:marLeft w:val="0"/>
      <w:marRight w:val="0"/>
      <w:marTop w:val="0"/>
      <w:marBottom w:val="0"/>
      <w:divBdr>
        <w:top w:val="none" w:sz="0" w:space="0" w:color="auto"/>
        <w:left w:val="none" w:sz="0" w:space="0" w:color="auto"/>
        <w:bottom w:val="none" w:sz="0" w:space="0" w:color="auto"/>
        <w:right w:val="none" w:sz="0" w:space="0" w:color="auto"/>
      </w:divBdr>
    </w:div>
    <w:div w:id="1811828023">
      <w:bodyDiv w:val="1"/>
      <w:marLeft w:val="0"/>
      <w:marRight w:val="0"/>
      <w:marTop w:val="0"/>
      <w:marBottom w:val="0"/>
      <w:divBdr>
        <w:top w:val="none" w:sz="0" w:space="0" w:color="auto"/>
        <w:left w:val="none" w:sz="0" w:space="0" w:color="auto"/>
        <w:bottom w:val="none" w:sz="0" w:space="0" w:color="auto"/>
        <w:right w:val="none" w:sz="0" w:space="0" w:color="auto"/>
      </w:divBdr>
    </w:div>
    <w:div w:id="1812359975">
      <w:bodyDiv w:val="1"/>
      <w:marLeft w:val="0"/>
      <w:marRight w:val="0"/>
      <w:marTop w:val="0"/>
      <w:marBottom w:val="0"/>
      <w:divBdr>
        <w:top w:val="none" w:sz="0" w:space="0" w:color="auto"/>
        <w:left w:val="none" w:sz="0" w:space="0" w:color="auto"/>
        <w:bottom w:val="none" w:sz="0" w:space="0" w:color="auto"/>
        <w:right w:val="none" w:sz="0" w:space="0" w:color="auto"/>
      </w:divBdr>
      <w:divsChild>
        <w:div w:id="43989527">
          <w:marLeft w:val="720"/>
          <w:marRight w:val="0"/>
          <w:marTop w:val="0"/>
          <w:marBottom w:val="0"/>
          <w:divBdr>
            <w:top w:val="none" w:sz="0" w:space="0" w:color="auto"/>
            <w:left w:val="none" w:sz="0" w:space="0" w:color="auto"/>
            <w:bottom w:val="none" w:sz="0" w:space="0" w:color="auto"/>
            <w:right w:val="none" w:sz="0" w:space="0" w:color="auto"/>
          </w:divBdr>
        </w:div>
        <w:div w:id="326907995">
          <w:marLeft w:val="720"/>
          <w:marRight w:val="0"/>
          <w:marTop w:val="0"/>
          <w:marBottom w:val="0"/>
          <w:divBdr>
            <w:top w:val="none" w:sz="0" w:space="0" w:color="auto"/>
            <w:left w:val="none" w:sz="0" w:space="0" w:color="auto"/>
            <w:bottom w:val="none" w:sz="0" w:space="0" w:color="auto"/>
            <w:right w:val="none" w:sz="0" w:space="0" w:color="auto"/>
          </w:divBdr>
        </w:div>
        <w:div w:id="380835972">
          <w:marLeft w:val="360"/>
          <w:marRight w:val="0"/>
          <w:marTop w:val="200"/>
          <w:marBottom w:val="0"/>
          <w:divBdr>
            <w:top w:val="none" w:sz="0" w:space="0" w:color="auto"/>
            <w:left w:val="none" w:sz="0" w:space="0" w:color="auto"/>
            <w:bottom w:val="none" w:sz="0" w:space="0" w:color="auto"/>
            <w:right w:val="none" w:sz="0" w:space="0" w:color="auto"/>
          </w:divBdr>
        </w:div>
        <w:div w:id="565917208">
          <w:marLeft w:val="720"/>
          <w:marRight w:val="0"/>
          <w:marTop w:val="0"/>
          <w:marBottom w:val="0"/>
          <w:divBdr>
            <w:top w:val="none" w:sz="0" w:space="0" w:color="auto"/>
            <w:left w:val="none" w:sz="0" w:space="0" w:color="auto"/>
            <w:bottom w:val="none" w:sz="0" w:space="0" w:color="auto"/>
            <w:right w:val="none" w:sz="0" w:space="0" w:color="auto"/>
          </w:divBdr>
        </w:div>
        <w:div w:id="860514403">
          <w:marLeft w:val="360"/>
          <w:marRight w:val="0"/>
          <w:marTop w:val="200"/>
          <w:marBottom w:val="0"/>
          <w:divBdr>
            <w:top w:val="none" w:sz="0" w:space="0" w:color="auto"/>
            <w:left w:val="none" w:sz="0" w:space="0" w:color="auto"/>
            <w:bottom w:val="none" w:sz="0" w:space="0" w:color="auto"/>
            <w:right w:val="none" w:sz="0" w:space="0" w:color="auto"/>
          </w:divBdr>
        </w:div>
        <w:div w:id="1640262937">
          <w:marLeft w:val="720"/>
          <w:marRight w:val="0"/>
          <w:marTop w:val="0"/>
          <w:marBottom w:val="0"/>
          <w:divBdr>
            <w:top w:val="none" w:sz="0" w:space="0" w:color="auto"/>
            <w:left w:val="none" w:sz="0" w:space="0" w:color="auto"/>
            <w:bottom w:val="none" w:sz="0" w:space="0" w:color="auto"/>
            <w:right w:val="none" w:sz="0" w:space="0" w:color="auto"/>
          </w:divBdr>
        </w:div>
        <w:div w:id="1694072770">
          <w:marLeft w:val="1440"/>
          <w:marRight w:val="0"/>
          <w:marTop w:val="0"/>
          <w:marBottom w:val="0"/>
          <w:divBdr>
            <w:top w:val="none" w:sz="0" w:space="0" w:color="auto"/>
            <w:left w:val="none" w:sz="0" w:space="0" w:color="auto"/>
            <w:bottom w:val="none" w:sz="0" w:space="0" w:color="auto"/>
            <w:right w:val="none" w:sz="0" w:space="0" w:color="auto"/>
          </w:divBdr>
        </w:div>
        <w:div w:id="1747654907">
          <w:marLeft w:val="1440"/>
          <w:marRight w:val="0"/>
          <w:marTop w:val="0"/>
          <w:marBottom w:val="0"/>
          <w:divBdr>
            <w:top w:val="none" w:sz="0" w:space="0" w:color="auto"/>
            <w:left w:val="none" w:sz="0" w:space="0" w:color="auto"/>
            <w:bottom w:val="none" w:sz="0" w:space="0" w:color="auto"/>
            <w:right w:val="none" w:sz="0" w:space="0" w:color="auto"/>
          </w:divBdr>
        </w:div>
        <w:div w:id="1776902546">
          <w:marLeft w:val="720"/>
          <w:marRight w:val="0"/>
          <w:marTop w:val="0"/>
          <w:marBottom w:val="0"/>
          <w:divBdr>
            <w:top w:val="none" w:sz="0" w:space="0" w:color="auto"/>
            <w:left w:val="none" w:sz="0" w:space="0" w:color="auto"/>
            <w:bottom w:val="none" w:sz="0" w:space="0" w:color="auto"/>
            <w:right w:val="none" w:sz="0" w:space="0" w:color="auto"/>
          </w:divBdr>
        </w:div>
        <w:div w:id="2018459820">
          <w:marLeft w:val="720"/>
          <w:marRight w:val="0"/>
          <w:marTop w:val="0"/>
          <w:marBottom w:val="0"/>
          <w:divBdr>
            <w:top w:val="none" w:sz="0" w:space="0" w:color="auto"/>
            <w:left w:val="none" w:sz="0" w:space="0" w:color="auto"/>
            <w:bottom w:val="none" w:sz="0" w:space="0" w:color="auto"/>
            <w:right w:val="none" w:sz="0" w:space="0" w:color="auto"/>
          </w:divBdr>
        </w:div>
      </w:divsChild>
    </w:div>
    <w:div w:id="1812406423">
      <w:bodyDiv w:val="1"/>
      <w:marLeft w:val="0"/>
      <w:marRight w:val="0"/>
      <w:marTop w:val="0"/>
      <w:marBottom w:val="0"/>
      <w:divBdr>
        <w:top w:val="none" w:sz="0" w:space="0" w:color="auto"/>
        <w:left w:val="none" w:sz="0" w:space="0" w:color="auto"/>
        <w:bottom w:val="none" w:sz="0" w:space="0" w:color="auto"/>
        <w:right w:val="none" w:sz="0" w:space="0" w:color="auto"/>
      </w:divBdr>
    </w:div>
    <w:div w:id="1814982655">
      <w:bodyDiv w:val="1"/>
      <w:marLeft w:val="0"/>
      <w:marRight w:val="0"/>
      <w:marTop w:val="0"/>
      <w:marBottom w:val="0"/>
      <w:divBdr>
        <w:top w:val="none" w:sz="0" w:space="0" w:color="auto"/>
        <w:left w:val="none" w:sz="0" w:space="0" w:color="auto"/>
        <w:bottom w:val="none" w:sz="0" w:space="0" w:color="auto"/>
        <w:right w:val="none" w:sz="0" w:space="0" w:color="auto"/>
      </w:divBdr>
      <w:divsChild>
        <w:div w:id="1898856959">
          <w:marLeft w:val="547"/>
          <w:marRight w:val="0"/>
          <w:marTop w:val="0"/>
          <w:marBottom w:val="0"/>
          <w:divBdr>
            <w:top w:val="none" w:sz="0" w:space="0" w:color="auto"/>
            <w:left w:val="none" w:sz="0" w:space="0" w:color="auto"/>
            <w:bottom w:val="none" w:sz="0" w:space="0" w:color="auto"/>
            <w:right w:val="none" w:sz="0" w:space="0" w:color="auto"/>
          </w:divBdr>
        </w:div>
      </w:divsChild>
    </w:div>
    <w:div w:id="1815368412">
      <w:bodyDiv w:val="1"/>
      <w:marLeft w:val="0"/>
      <w:marRight w:val="0"/>
      <w:marTop w:val="0"/>
      <w:marBottom w:val="0"/>
      <w:divBdr>
        <w:top w:val="none" w:sz="0" w:space="0" w:color="auto"/>
        <w:left w:val="none" w:sz="0" w:space="0" w:color="auto"/>
        <w:bottom w:val="none" w:sz="0" w:space="0" w:color="auto"/>
        <w:right w:val="none" w:sz="0" w:space="0" w:color="auto"/>
      </w:divBdr>
    </w:div>
    <w:div w:id="1816138118">
      <w:bodyDiv w:val="1"/>
      <w:marLeft w:val="0"/>
      <w:marRight w:val="0"/>
      <w:marTop w:val="0"/>
      <w:marBottom w:val="0"/>
      <w:divBdr>
        <w:top w:val="none" w:sz="0" w:space="0" w:color="auto"/>
        <w:left w:val="none" w:sz="0" w:space="0" w:color="auto"/>
        <w:bottom w:val="none" w:sz="0" w:space="0" w:color="auto"/>
        <w:right w:val="none" w:sz="0" w:space="0" w:color="auto"/>
      </w:divBdr>
    </w:div>
    <w:div w:id="1816140761">
      <w:bodyDiv w:val="1"/>
      <w:marLeft w:val="0"/>
      <w:marRight w:val="0"/>
      <w:marTop w:val="0"/>
      <w:marBottom w:val="0"/>
      <w:divBdr>
        <w:top w:val="none" w:sz="0" w:space="0" w:color="auto"/>
        <w:left w:val="none" w:sz="0" w:space="0" w:color="auto"/>
        <w:bottom w:val="none" w:sz="0" w:space="0" w:color="auto"/>
        <w:right w:val="none" w:sz="0" w:space="0" w:color="auto"/>
      </w:divBdr>
    </w:div>
    <w:div w:id="1816605143">
      <w:bodyDiv w:val="1"/>
      <w:marLeft w:val="0"/>
      <w:marRight w:val="0"/>
      <w:marTop w:val="0"/>
      <w:marBottom w:val="0"/>
      <w:divBdr>
        <w:top w:val="none" w:sz="0" w:space="0" w:color="auto"/>
        <w:left w:val="none" w:sz="0" w:space="0" w:color="auto"/>
        <w:bottom w:val="none" w:sz="0" w:space="0" w:color="auto"/>
        <w:right w:val="none" w:sz="0" w:space="0" w:color="auto"/>
      </w:divBdr>
    </w:div>
    <w:div w:id="1817603976">
      <w:bodyDiv w:val="1"/>
      <w:marLeft w:val="0"/>
      <w:marRight w:val="0"/>
      <w:marTop w:val="0"/>
      <w:marBottom w:val="0"/>
      <w:divBdr>
        <w:top w:val="none" w:sz="0" w:space="0" w:color="auto"/>
        <w:left w:val="none" w:sz="0" w:space="0" w:color="auto"/>
        <w:bottom w:val="none" w:sz="0" w:space="0" w:color="auto"/>
        <w:right w:val="none" w:sz="0" w:space="0" w:color="auto"/>
      </w:divBdr>
    </w:div>
    <w:div w:id="1822040195">
      <w:bodyDiv w:val="1"/>
      <w:marLeft w:val="0"/>
      <w:marRight w:val="0"/>
      <w:marTop w:val="0"/>
      <w:marBottom w:val="0"/>
      <w:divBdr>
        <w:top w:val="none" w:sz="0" w:space="0" w:color="auto"/>
        <w:left w:val="none" w:sz="0" w:space="0" w:color="auto"/>
        <w:bottom w:val="none" w:sz="0" w:space="0" w:color="auto"/>
        <w:right w:val="none" w:sz="0" w:space="0" w:color="auto"/>
      </w:divBdr>
      <w:divsChild>
        <w:div w:id="192547370">
          <w:marLeft w:val="1166"/>
          <w:marRight w:val="0"/>
          <w:marTop w:val="86"/>
          <w:marBottom w:val="0"/>
          <w:divBdr>
            <w:top w:val="none" w:sz="0" w:space="0" w:color="auto"/>
            <w:left w:val="none" w:sz="0" w:space="0" w:color="auto"/>
            <w:bottom w:val="none" w:sz="0" w:space="0" w:color="auto"/>
            <w:right w:val="none" w:sz="0" w:space="0" w:color="auto"/>
          </w:divBdr>
        </w:div>
        <w:div w:id="348457627">
          <w:marLeft w:val="547"/>
          <w:marRight w:val="0"/>
          <w:marTop w:val="96"/>
          <w:marBottom w:val="0"/>
          <w:divBdr>
            <w:top w:val="none" w:sz="0" w:space="0" w:color="auto"/>
            <w:left w:val="none" w:sz="0" w:space="0" w:color="auto"/>
            <w:bottom w:val="none" w:sz="0" w:space="0" w:color="auto"/>
            <w:right w:val="none" w:sz="0" w:space="0" w:color="auto"/>
          </w:divBdr>
        </w:div>
        <w:div w:id="424039136">
          <w:marLeft w:val="1166"/>
          <w:marRight w:val="0"/>
          <w:marTop w:val="86"/>
          <w:marBottom w:val="0"/>
          <w:divBdr>
            <w:top w:val="none" w:sz="0" w:space="0" w:color="auto"/>
            <w:left w:val="none" w:sz="0" w:space="0" w:color="auto"/>
            <w:bottom w:val="none" w:sz="0" w:space="0" w:color="auto"/>
            <w:right w:val="none" w:sz="0" w:space="0" w:color="auto"/>
          </w:divBdr>
        </w:div>
        <w:div w:id="1013457967">
          <w:marLeft w:val="547"/>
          <w:marRight w:val="0"/>
          <w:marTop w:val="96"/>
          <w:marBottom w:val="0"/>
          <w:divBdr>
            <w:top w:val="none" w:sz="0" w:space="0" w:color="auto"/>
            <w:left w:val="none" w:sz="0" w:space="0" w:color="auto"/>
            <w:bottom w:val="none" w:sz="0" w:space="0" w:color="auto"/>
            <w:right w:val="none" w:sz="0" w:space="0" w:color="auto"/>
          </w:divBdr>
        </w:div>
        <w:div w:id="1143889305">
          <w:marLeft w:val="1166"/>
          <w:marRight w:val="0"/>
          <w:marTop w:val="86"/>
          <w:marBottom w:val="0"/>
          <w:divBdr>
            <w:top w:val="none" w:sz="0" w:space="0" w:color="auto"/>
            <w:left w:val="none" w:sz="0" w:space="0" w:color="auto"/>
            <w:bottom w:val="none" w:sz="0" w:space="0" w:color="auto"/>
            <w:right w:val="none" w:sz="0" w:space="0" w:color="auto"/>
          </w:divBdr>
        </w:div>
        <w:div w:id="1147086936">
          <w:marLeft w:val="1166"/>
          <w:marRight w:val="0"/>
          <w:marTop w:val="86"/>
          <w:marBottom w:val="0"/>
          <w:divBdr>
            <w:top w:val="none" w:sz="0" w:space="0" w:color="auto"/>
            <w:left w:val="none" w:sz="0" w:space="0" w:color="auto"/>
            <w:bottom w:val="none" w:sz="0" w:space="0" w:color="auto"/>
            <w:right w:val="none" w:sz="0" w:space="0" w:color="auto"/>
          </w:divBdr>
        </w:div>
        <w:div w:id="1537502409">
          <w:marLeft w:val="1166"/>
          <w:marRight w:val="0"/>
          <w:marTop w:val="86"/>
          <w:marBottom w:val="0"/>
          <w:divBdr>
            <w:top w:val="none" w:sz="0" w:space="0" w:color="auto"/>
            <w:left w:val="none" w:sz="0" w:space="0" w:color="auto"/>
            <w:bottom w:val="none" w:sz="0" w:space="0" w:color="auto"/>
            <w:right w:val="none" w:sz="0" w:space="0" w:color="auto"/>
          </w:divBdr>
        </w:div>
        <w:div w:id="1562788249">
          <w:marLeft w:val="547"/>
          <w:marRight w:val="0"/>
          <w:marTop w:val="96"/>
          <w:marBottom w:val="0"/>
          <w:divBdr>
            <w:top w:val="none" w:sz="0" w:space="0" w:color="auto"/>
            <w:left w:val="none" w:sz="0" w:space="0" w:color="auto"/>
            <w:bottom w:val="none" w:sz="0" w:space="0" w:color="auto"/>
            <w:right w:val="none" w:sz="0" w:space="0" w:color="auto"/>
          </w:divBdr>
        </w:div>
        <w:div w:id="2019427372">
          <w:marLeft w:val="547"/>
          <w:marRight w:val="0"/>
          <w:marTop w:val="96"/>
          <w:marBottom w:val="0"/>
          <w:divBdr>
            <w:top w:val="none" w:sz="0" w:space="0" w:color="auto"/>
            <w:left w:val="none" w:sz="0" w:space="0" w:color="auto"/>
            <w:bottom w:val="none" w:sz="0" w:space="0" w:color="auto"/>
            <w:right w:val="none" w:sz="0" w:space="0" w:color="auto"/>
          </w:divBdr>
        </w:div>
        <w:div w:id="2075817053">
          <w:marLeft w:val="1166"/>
          <w:marRight w:val="0"/>
          <w:marTop w:val="86"/>
          <w:marBottom w:val="0"/>
          <w:divBdr>
            <w:top w:val="none" w:sz="0" w:space="0" w:color="auto"/>
            <w:left w:val="none" w:sz="0" w:space="0" w:color="auto"/>
            <w:bottom w:val="none" w:sz="0" w:space="0" w:color="auto"/>
            <w:right w:val="none" w:sz="0" w:space="0" w:color="auto"/>
          </w:divBdr>
        </w:div>
      </w:divsChild>
    </w:div>
    <w:div w:id="1822690742">
      <w:bodyDiv w:val="1"/>
      <w:marLeft w:val="0"/>
      <w:marRight w:val="0"/>
      <w:marTop w:val="0"/>
      <w:marBottom w:val="0"/>
      <w:divBdr>
        <w:top w:val="none" w:sz="0" w:space="0" w:color="auto"/>
        <w:left w:val="none" w:sz="0" w:space="0" w:color="auto"/>
        <w:bottom w:val="none" w:sz="0" w:space="0" w:color="auto"/>
        <w:right w:val="none" w:sz="0" w:space="0" w:color="auto"/>
      </w:divBdr>
    </w:div>
    <w:div w:id="1824076163">
      <w:bodyDiv w:val="1"/>
      <w:marLeft w:val="0"/>
      <w:marRight w:val="0"/>
      <w:marTop w:val="0"/>
      <w:marBottom w:val="0"/>
      <w:divBdr>
        <w:top w:val="none" w:sz="0" w:space="0" w:color="auto"/>
        <w:left w:val="none" w:sz="0" w:space="0" w:color="auto"/>
        <w:bottom w:val="none" w:sz="0" w:space="0" w:color="auto"/>
        <w:right w:val="none" w:sz="0" w:space="0" w:color="auto"/>
      </w:divBdr>
    </w:div>
    <w:div w:id="1827285940">
      <w:bodyDiv w:val="1"/>
      <w:marLeft w:val="0"/>
      <w:marRight w:val="0"/>
      <w:marTop w:val="0"/>
      <w:marBottom w:val="0"/>
      <w:divBdr>
        <w:top w:val="none" w:sz="0" w:space="0" w:color="auto"/>
        <w:left w:val="none" w:sz="0" w:space="0" w:color="auto"/>
        <w:bottom w:val="none" w:sz="0" w:space="0" w:color="auto"/>
        <w:right w:val="none" w:sz="0" w:space="0" w:color="auto"/>
      </w:divBdr>
      <w:divsChild>
        <w:div w:id="68113762">
          <w:marLeft w:val="1166"/>
          <w:marRight w:val="0"/>
          <w:marTop w:val="96"/>
          <w:marBottom w:val="0"/>
          <w:divBdr>
            <w:top w:val="none" w:sz="0" w:space="0" w:color="auto"/>
            <w:left w:val="none" w:sz="0" w:space="0" w:color="auto"/>
            <w:bottom w:val="none" w:sz="0" w:space="0" w:color="auto"/>
            <w:right w:val="none" w:sz="0" w:space="0" w:color="auto"/>
          </w:divBdr>
        </w:div>
        <w:div w:id="317539404">
          <w:marLeft w:val="547"/>
          <w:marRight w:val="0"/>
          <w:marTop w:val="115"/>
          <w:marBottom w:val="0"/>
          <w:divBdr>
            <w:top w:val="none" w:sz="0" w:space="0" w:color="auto"/>
            <w:left w:val="none" w:sz="0" w:space="0" w:color="auto"/>
            <w:bottom w:val="none" w:sz="0" w:space="0" w:color="auto"/>
            <w:right w:val="none" w:sz="0" w:space="0" w:color="auto"/>
          </w:divBdr>
        </w:div>
        <w:div w:id="591359053">
          <w:marLeft w:val="1166"/>
          <w:marRight w:val="0"/>
          <w:marTop w:val="96"/>
          <w:marBottom w:val="0"/>
          <w:divBdr>
            <w:top w:val="none" w:sz="0" w:space="0" w:color="auto"/>
            <w:left w:val="none" w:sz="0" w:space="0" w:color="auto"/>
            <w:bottom w:val="none" w:sz="0" w:space="0" w:color="auto"/>
            <w:right w:val="none" w:sz="0" w:space="0" w:color="auto"/>
          </w:divBdr>
        </w:div>
        <w:div w:id="685789721">
          <w:marLeft w:val="547"/>
          <w:marRight w:val="0"/>
          <w:marTop w:val="115"/>
          <w:marBottom w:val="0"/>
          <w:divBdr>
            <w:top w:val="none" w:sz="0" w:space="0" w:color="auto"/>
            <w:left w:val="none" w:sz="0" w:space="0" w:color="auto"/>
            <w:bottom w:val="none" w:sz="0" w:space="0" w:color="auto"/>
            <w:right w:val="none" w:sz="0" w:space="0" w:color="auto"/>
          </w:divBdr>
        </w:div>
        <w:div w:id="826942462">
          <w:marLeft w:val="1166"/>
          <w:marRight w:val="0"/>
          <w:marTop w:val="96"/>
          <w:marBottom w:val="0"/>
          <w:divBdr>
            <w:top w:val="none" w:sz="0" w:space="0" w:color="auto"/>
            <w:left w:val="none" w:sz="0" w:space="0" w:color="auto"/>
            <w:bottom w:val="none" w:sz="0" w:space="0" w:color="auto"/>
            <w:right w:val="none" w:sz="0" w:space="0" w:color="auto"/>
          </w:divBdr>
        </w:div>
        <w:div w:id="1155217666">
          <w:marLeft w:val="1166"/>
          <w:marRight w:val="0"/>
          <w:marTop w:val="96"/>
          <w:marBottom w:val="0"/>
          <w:divBdr>
            <w:top w:val="none" w:sz="0" w:space="0" w:color="auto"/>
            <w:left w:val="none" w:sz="0" w:space="0" w:color="auto"/>
            <w:bottom w:val="none" w:sz="0" w:space="0" w:color="auto"/>
            <w:right w:val="none" w:sz="0" w:space="0" w:color="auto"/>
          </w:divBdr>
        </w:div>
        <w:div w:id="1964730140">
          <w:marLeft w:val="1166"/>
          <w:marRight w:val="0"/>
          <w:marTop w:val="96"/>
          <w:marBottom w:val="0"/>
          <w:divBdr>
            <w:top w:val="none" w:sz="0" w:space="0" w:color="auto"/>
            <w:left w:val="none" w:sz="0" w:space="0" w:color="auto"/>
            <w:bottom w:val="none" w:sz="0" w:space="0" w:color="auto"/>
            <w:right w:val="none" w:sz="0" w:space="0" w:color="auto"/>
          </w:divBdr>
        </w:div>
        <w:div w:id="1991059014">
          <w:marLeft w:val="1166"/>
          <w:marRight w:val="0"/>
          <w:marTop w:val="96"/>
          <w:marBottom w:val="0"/>
          <w:divBdr>
            <w:top w:val="none" w:sz="0" w:space="0" w:color="auto"/>
            <w:left w:val="none" w:sz="0" w:space="0" w:color="auto"/>
            <w:bottom w:val="none" w:sz="0" w:space="0" w:color="auto"/>
            <w:right w:val="none" w:sz="0" w:space="0" w:color="auto"/>
          </w:divBdr>
        </w:div>
        <w:div w:id="2126845285">
          <w:marLeft w:val="1166"/>
          <w:marRight w:val="0"/>
          <w:marTop w:val="96"/>
          <w:marBottom w:val="0"/>
          <w:divBdr>
            <w:top w:val="none" w:sz="0" w:space="0" w:color="auto"/>
            <w:left w:val="none" w:sz="0" w:space="0" w:color="auto"/>
            <w:bottom w:val="none" w:sz="0" w:space="0" w:color="auto"/>
            <w:right w:val="none" w:sz="0" w:space="0" w:color="auto"/>
          </w:divBdr>
        </w:div>
        <w:div w:id="2129352040">
          <w:marLeft w:val="547"/>
          <w:marRight w:val="0"/>
          <w:marTop w:val="115"/>
          <w:marBottom w:val="0"/>
          <w:divBdr>
            <w:top w:val="none" w:sz="0" w:space="0" w:color="auto"/>
            <w:left w:val="none" w:sz="0" w:space="0" w:color="auto"/>
            <w:bottom w:val="none" w:sz="0" w:space="0" w:color="auto"/>
            <w:right w:val="none" w:sz="0" w:space="0" w:color="auto"/>
          </w:divBdr>
        </w:div>
      </w:divsChild>
    </w:div>
    <w:div w:id="1827890339">
      <w:bodyDiv w:val="1"/>
      <w:marLeft w:val="0"/>
      <w:marRight w:val="0"/>
      <w:marTop w:val="0"/>
      <w:marBottom w:val="0"/>
      <w:divBdr>
        <w:top w:val="none" w:sz="0" w:space="0" w:color="auto"/>
        <w:left w:val="none" w:sz="0" w:space="0" w:color="auto"/>
        <w:bottom w:val="none" w:sz="0" w:space="0" w:color="auto"/>
        <w:right w:val="none" w:sz="0" w:space="0" w:color="auto"/>
      </w:divBdr>
    </w:div>
    <w:div w:id="1829175323">
      <w:bodyDiv w:val="1"/>
      <w:marLeft w:val="0"/>
      <w:marRight w:val="0"/>
      <w:marTop w:val="0"/>
      <w:marBottom w:val="0"/>
      <w:divBdr>
        <w:top w:val="none" w:sz="0" w:space="0" w:color="auto"/>
        <w:left w:val="none" w:sz="0" w:space="0" w:color="auto"/>
        <w:bottom w:val="none" w:sz="0" w:space="0" w:color="auto"/>
        <w:right w:val="none" w:sz="0" w:space="0" w:color="auto"/>
      </w:divBdr>
      <w:divsChild>
        <w:div w:id="839731828">
          <w:marLeft w:val="360"/>
          <w:marRight w:val="0"/>
          <w:marTop w:val="200"/>
          <w:marBottom w:val="0"/>
          <w:divBdr>
            <w:top w:val="none" w:sz="0" w:space="0" w:color="auto"/>
            <w:left w:val="none" w:sz="0" w:space="0" w:color="auto"/>
            <w:bottom w:val="none" w:sz="0" w:space="0" w:color="auto"/>
            <w:right w:val="none" w:sz="0" w:space="0" w:color="auto"/>
          </w:divBdr>
        </w:div>
        <w:div w:id="1610165290">
          <w:marLeft w:val="360"/>
          <w:marRight w:val="0"/>
          <w:marTop w:val="200"/>
          <w:marBottom w:val="0"/>
          <w:divBdr>
            <w:top w:val="none" w:sz="0" w:space="0" w:color="auto"/>
            <w:left w:val="none" w:sz="0" w:space="0" w:color="auto"/>
            <w:bottom w:val="none" w:sz="0" w:space="0" w:color="auto"/>
            <w:right w:val="none" w:sz="0" w:space="0" w:color="auto"/>
          </w:divBdr>
        </w:div>
      </w:divsChild>
    </w:div>
    <w:div w:id="1830779681">
      <w:bodyDiv w:val="1"/>
      <w:marLeft w:val="0"/>
      <w:marRight w:val="0"/>
      <w:marTop w:val="0"/>
      <w:marBottom w:val="0"/>
      <w:divBdr>
        <w:top w:val="none" w:sz="0" w:space="0" w:color="auto"/>
        <w:left w:val="none" w:sz="0" w:space="0" w:color="auto"/>
        <w:bottom w:val="none" w:sz="0" w:space="0" w:color="auto"/>
        <w:right w:val="none" w:sz="0" w:space="0" w:color="auto"/>
      </w:divBdr>
    </w:div>
    <w:div w:id="1832015141">
      <w:bodyDiv w:val="1"/>
      <w:marLeft w:val="0"/>
      <w:marRight w:val="0"/>
      <w:marTop w:val="0"/>
      <w:marBottom w:val="0"/>
      <w:divBdr>
        <w:top w:val="none" w:sz="0" w:space="0" w:color="auto"/>
        <w:left w:val="none" w:sz="0" w:space="0" w:color="auto"/>
        <w:bottom w:val="none" w:sz="0" w:space="0" w:color="auto"/>
        <w:right w:val="none" w:sz="0" w:space="0" w:color="auto"/>
      </w:divBdr>
    </w:div>
    <w:div w:id="1833328272">
      <w:bodyDiv w:val="1"/>
      <w:marLeft w:val="0"/>
      <w:marRight w:val="0"/>
      <w:marTop w:val="0"/>
      <w:marBottom w:val="0"/>
      <w:divBdr>
        <w:top w:val="none" w:sz="0" w:space="0" w:color="auto"/>
        <w:left w:val="none" w:sz="0" w:space="0" w:color="auto"/>
        <w:bottom w:val="none" w:sz="0" w:space="0" w:color="auto"/>
        <w:right w:val="none" w:sz="0" w:space="0" w:color="auto"/>
      </w:divBdr>
    </w:div>
    <w:div w:id="1834680708">
      <w:bodyDiv w:val="1"/>
      <w:marLeft w:val="0"/>
      <w:marRight w:val="0"/>
      <w:marTop w:val="0"/>
      <w:marBottom w:val="0"/>
      <w:divBdr>
        <w:top w:val="none" w:sz="0" w:space="0" w:color="auto"/>
        <w:left w:val="none" w:sz="0" w:space="0" w:color="auto"/>
        <w:bottom w:val="none" w:sz="0" w:space="0" w:color="auto"/>
        <w:right w:val="none" w:sz="0" w:space="0" w:color="auto"/>
      </w:divBdr>
    </w:div>
    <w:div w:id="1835681629">
      <w:bodyDiv w:val="1"/>
      <w:marLeft w:val="0"/>
      <w:marRight w:val="0"/>
      <w:marTop w:val="0"/>
      <w:marBottom w:val="0"/>
      <w:divBdr>
        <w:top w:val="none" w:sz="0" w:space="0" w:color="auto"/>
        <w:left w:val="none" w:sz="0" w:space="0" w:color="auto"/>
        <w:bottom w:val="none" w:sz="0" w:space="0" w:color="auto"/>
        <w:right w:val="none" w:sz="0" w:space="0" w:color="auto"/>
      </w:divBdr>
      <w:divsChild>
        <w:div w:id="1523279001">
          <w:marLeft w:val="1166"/>
          <w:marRight w:val="0"/>
          <w:marTop w:val="115"/>
          <w:marBottom w:val="0"/>
          <w:divBdr>
            <w:top w:val="none" w:sz="0" w:space="0" w:color="auto"/>
            <w:left w:val="none" w:sz="0" w:space="0" w:color="auto"/>
            <w:bottom w:val="none" w:sz="0" w:space="0" w:color="auto"/>
            <w:right w:val="none" w:sz="0" w:space="0" w:color="auto"/>
          </w:divBdr>
        </w:div>
        <w:div w:id="1589119741">
          <w:marLeft w:val="547"/>
          <w:marRight w:val="0"/>
          <w:marTop w:val="134"/>
          <w:marBottom w:val="0"/>
          <w:divBdr>
            <w:top w:val="none" w:sz="0" w:space="0" w:color="auto"/>
            <w:left w:val="none" w:sz="0" w:space="0" w:color="auto"/>
            <w:bottom w:val="none" w:sz="0" w:space="0" w:color="auto"/>
            <w:right w:val="none" w:sz="0" w:space="0" w:color="auto"/>
          </w:divBdr>
        </w:div>
      </w:divsChild>
    </w:div>
    <w:div w:id="1837307213">
      <w:bodyDiv w:val="1"/>
      <w:marLeft w:val="0"/>
      <w:marRight w:val="0"/>
      <w:marTop w:val="0"/>
      <w:marBottom w:val="0"/>
      <w:divBdr>
        <w:top w:val="none" w:sz="0" w:space="0" w:color="auto"/>
        <w:left w:val="none" w:sz="0" w:space="0" w:color="auto"/>
        <w:bottom w:val="none" w:sz="0" w:space="0" w:color="auto"/>
        <w:right w:val="none" w:sz="0" w:space="0" w:color="auto"/>
      </w:divBdr>
    </w:div>
    <w:div w:id="1837378592">
      <w:bodyDiv w:val="1"/>
      <w:marLeft w:val="0"/>
      <w:marRight w:val="0"/>
      <w:marTop w:val="0"/>
      <w:marBottom w:val="0"/>
      <w:divBdr>
        <w:top w:val="none" w:sz="0" w:space="0" w:color="auto"/>
        <w:left w:val="none" w:sz="0" w:space="0" w:color="auto"/>
        <w:bottom w:val="none" w:sz="0" w:space="0" w:color="auto"/>
        <w:right w:val="none" w:sz="0" w:space="0" w:color="auto"/>
      </w:divBdr>
    </w:div>
    <w:div w:id="1838034954">
      <w:bodyDiv w:val="1"/>
      <w:marLeft w:val="0"/>
      <w:marRight w:val="0"/>
      <w:marTop w:val="0"/>
      <w:marBottom w:val="0"/>
      <w:divBdr>
        <w:top w:val="none" w:sz="0" w:space="0" w:color="auto"/>
        <w:left w:val="none" w:sz="0" w:space="0" w:color="auto"/>
        <w:bottom w:val="none" w:sz="0" w:space="0" w:color="auto"/>
        <w:right w:val="none" w:sz="0" w:space="0" w:color="auto"/>
      </w:divBdr>
    </w:div>
    <w:div w:id="1838882647">
      <w:bodyDiv w:val="1"/>
      <w:marLeft w:val="0"/>
      <w:marRight w:val="0"/>
      <w:marTop w:val="0"/>
      <w:marBottom w:val="0"/>
      <w:divBdr>
        <w:top w:val="none" w:sz="0" w:space="0" w:color="auto"/>
        <w:left w:val="none" w:sz="0" w:space="0" w:color="auto"/>
        <w:bottom w:val="none" w:sz="0" w:space="0" w:color="auto"/>
        <w:right w:val="none" w:sz="0" w:space="0" w:color="auto"/>
      </w:divBdr>
    </w:div>
    <w:div w:id="1840150815">
      <w:bodyDiv w:val="1"/>
      <w:marLeft w:val="0"/>
      <w:marRight w:val="0"/>
      <w:marTop w:val="0"/>
      <w:marBottom w:val="0"/>
      <w:divBdr>
        <w:top w:val="none" w:sz="0" w:space="0" w:color="auto"/>
        <w:left w:val="none" w:sz="0" w:space="0" w:color="auto"/>
        <w:bottom w:val="none" w:sz="0" w:space="0" w:color="auto"/>
        <w:right w:val="none" w:sz="0" w:space="0" w:color="auto"/>
      </w:divBdr>
    </w:div>
    <w:div w:id="1841121403">
      <w:bodyDiv w:val="1"/>
      <w:marLeft w:val="0"/>
      <w:marRight w:val="0"/>
      <w:marTop w:val="0"/>
      <w:marBottom w:val="0"/>
      <w:divBdr>
        <w:top w:val="none" w:sz="0" w:space="0" w:color="auto"/>
        <w:left w:val="none" w:sz="0" w:space="0" w:color="auto"/>
        <w:bottom w:val="none" w:sz="0" w:space="0" w:color="auto"/>
        <w:right w:val="none" w:sz="0" w:space="0" w:color="auto"/>
      </w:divBdr>
    </w:div>
    <w:div w:id="1843354125">
      <w:bodyDiv w:val="1"/>
      <w:marLeft w:val="0"/>
      <w:marRight w:val="0"/>
      <w:marTop w:val="0"/>
      <w:marBottom w:val="0"/>
      <w:divBdr>
        <w:top w:val="none" w:sz="0" w:space="0" w:color="auto"/>
        <w:left w:val="none" w:sz="0" w:space="0" w:color="auto"/>
        <w:bottom w:val="none" w:sz="0" w:space="0" w:color="auto"/>
        <w:right w:val="none" w:sz="0" w:space="0" w:color="auto"/>
      </w:divBdr>
    </w:div>
    <w:div w:id="1843429321">
      <w:bodyDiv w:val="1"/>
      <w:marLeft w:val="0"/>
      <w:marRight w:val="0"/>
      <w:marTop w:val="0"/>
      <w:marBottom w:val="0"/>
      <w:divBdr>
        <w:top w:val="none" w:sz="0" w:space="0" w:color="auto"/>
        <w:left w:val="none" w:sz="0" w:space="0" w:color="auto"/>
        <w:bottom w:val="none" w:sz="0" w:space="0" w:color="auto"/>
        <w:right w:val="none" w:sz="0" w:space="0" w:color="auto"/>
      </w:divBdr>
    </w:div>
    <w:div w:id="1845822956">
      <w:bodyDiv w:val="1"/>
      <w:marLeft w:val="0"/>
      <w:marRight w:val="0"/>
      <w:marTop w:val="0"/>
      <w:marBottom w:val="0"/>
      <w:divBdr>
        <w:top w:val="none" w:sz="0" w:space="0" w:color="auto"/>
        <w:left w:val="none" w:sz="0" w:space="0" w:color="auto"/>
        <w:bottom w:val="none" w:sz="0" w:space="0" w:color="auto"/>
        <w:right w:val="none" w:sz="0" w:space="0" w:color="auto"/>
      </w:divBdr>
    </w:div>
    <w:div w:id="1846165392">
      <w:bodyDiv w:val="1"/>
      <w:marLeft w:val="0"/>
      <w:marRight w:val="0"/>
      <w:marTop w:val="0"/>
      <w:marBottom w:val="0"/>
      <w:divBdr>
        <w:top w:val="none" w:sz="0" w:space="0" w:color="auto"/>
        <w:left w:val="none" w:sz="0" w:space="0" w:color="auto"/>
        <w:bottom w:val="none" w:sz="0" w:space="0" w:color="auto"/>
        <w:right w:val="none" w:sz="0" w:space="0" w:color="auto"/>
      </w:divBdr>
    </w:div>
    <w:div w:id="1846506519">
      <w:bodyDiv w:val="1"/>
      <w:marLeft w:val="0"/>
      <w:marRight w:val="0"/>
      <w:marTop w:val="0"/>
      <w:marBottom w:val="0"/>
      <w:divBdr>
        <w:top w:val="none" w:sz="0" w:space="0" w:color="auto"/>
        <w:left w:val="none" w:sz="0" w:space="0" w:color="auto"/>
        <w:bottom w:val="none" w:sz="0" w:space="0" w:color="auto"/>
        <w:right w:val="none" w:sz="0" w:space="0" w:color="auto"/>
      </w:divBdr>
      <w:divsChild>
        <w:div w:id="72705841">
          <w:marLeft w:val="1800"/>
          <w:marRight w:val="0"/>
          <w:marTop w:val="72"/>
          <w:marBottom w:val="0"/>
          <w:divBdr>
            <w:top w:val="none" w:sz="0" w:space="0" w:color="auto"/>
            <w:left w:val="none" w:sz="0" w:space="0" w:color="auto"/>
            <w:bottom w:val="none" w:sz="0" w:space="0" w:color="auto"/>
            <w:right w:val="none" w:sz="0" w:space="0" w:color="auto"/>
          </w:divBdr>
        </w:div>
        <w:div w:id="76442004">
          <w:marLeft w:val="1800"/>
          <w:marRight w:val="0"/>
          <w:marTop w:val="72"/>
          <w:marBottom w:val="0"/>
          <w:divBdr>
            <w:top w:val="none" w:sz="0" w:space="0" w:color="auto"/>
            <w:left w:val="none" w:sz="0" w:space="0" w:color="auto"/>
            <w:bottom w:val="none" w:sz="0" w:space="0" w:color="auto"/>
            <w:right w:val="none" w:sz="0" w:space="0" w:color="auto"/>
          </w:divBdr>
        </w:div>
        <w:div w:id="135877460">
          <w:marLeft w:val="1166"/>
          <w:marRight w:val="0"/>
          <w:marTop w:val="86"/>
          <w:marBottom w:val="0"/>
          <w:divBdr>
            <w:top w:val="none" w:sz="0" w:space="0" w:color="auto"/>
            <w:left w:val="none" w:sz="0" w:space="0" w:color="auto"/>
            <w:bottom w:val="none" w:sz="0" w:space="0" w:color="auto"/>
            <w:right w:val="none" w:sz="0" w:space="0" w:color="auto"/>
          </w:divBdr>
        </w:div>
        <w:div w:id="201749753">
          <w:marLeft w:val="1166"/>
          <w:marRight w:val="0"/>
          <w:marTop w:val="86"/>
          <w:marBottom w:val="0"/>
          <w:divBdr>
            <w:top w:val="none" w:sz="0" w:space="0" w:color="auto"/>
            <w:left w:val="none" w:sz="0" w:space="0" w:color="auto"/>
            <w:bottom w:val="none" w:sz="0" w:space="0" w:color="auto"/>
            <w:right w:val="none" w:sz="0" w:space="0" w:color="auto"/>
          </w:divBdr>
        </w:div>
        <w:div w:id="318392025">
          <w:marLeft w:val="547"/>
          <w:marRight w:val="0"/>
          <w:marTop w:val="96"/>
          <w:marBottom w:val="0"/>
          <w:divBdr>
            <w:top w:val="none" w:sz="0" w:space="0" w:color="auto"/>
            <w:left w:val="none" w:sz="0" w:space="0" w:color="auto"/>
            <w:bottom w:val="none" w:sz="0" w:space="0" w:color="auto"/>
            <w:right w:val="none" w:sz="0" w:space="0" w:color="auto"/>
          </w:divBdr>
        </w:div>
        <w:div w:id="482888612">
          <w:marLeft w:val="2520"/>
          <w:marRight w:val="0"/>
          <w:marTop w:val="62"/>
          <w:marBottom w:val="0"/>
          <w:divBdr>
            <w:top w:val="none" w:sz="0" w:space="0" w:color="auto"/>
            <w:left w:val="none" w:sz="0" w:space="0" w:color="auto"/>
            <w:bottom w:val="none" w:sz="0" w:space="0" w:color="auto"/>
            <w:right w:val="none" w:sz="0" w:space="0" w:color="auto"/>
          </w:divBdr>
        </w:div>
        <w:div w:id="567420302">
          <w:marLeft w:val="1800"/>
          <w:marRight w:val="0"/>
          <w:marTop w:val="72"/>
          <w:marBottom w:val="0"/>
          <w:divBdr>
            <w:top w:val="none" w:sz="0" w:space="0" w:color="auto"/>
            <w:left w:val="none" w:sz="0" w:space="0" w:color="auto"/>
            <w:bottom w:val="none" w:sz="0" w:space="0" w:color="auto"/>
            <w:right w:val="none" w:sz="0" w:space="0" w:color="auto"/>
          </w:divBdr>
        </w:div>
        <w:div w:id="568855582">
          <w:marLeft w:val="1166"/>
          <w:marRight w:val="0"/>
          <w:marTop w:val="86"/>
          <w:marBottom w:val="0"/>
          <w:divBdr>
            <w:top w:val="none" w:sz="0" w:space="0" w:color="auto"/>
            <w:left w:val="none" w:sz="0" w:space="0" w:color="auto"/>
            <w:bottom w:val="none" w:sz="0" w:space="0" w:color="auto"/>
            <w:right w:val="none" w:sz="0" w:space="0" w:color="auto"/>
          </w:divBdr>
        </w:div>
        <w:div w:id="637801487">
          <w:marLeft w:val="547"/>
          <w:marRight w:val="0"/>
          <w:marTop w:val="96"/>
          <w:marBottom w:val="0"/>
          <w:divBdr>
            <w:top w:val="none" w:sz="0" w:space="0" w:color="auto"/>
            <w:left w:val="none" w:sz="0" w:space="0" w:color="auto"/>
            <w:bottom w:val="none" w:sz="0" w:space="0" w:color="auto"/>
            <w:right w:val="none" w:sz="0" w:space="0" w:color="auto"/>
          </w:divBdr>
        </w:div>
        <w:div w:id="754978131">
          <w:marLeft w:val="1166"/>
          <w:marRight w:val="0"/>
          <w:marTop w:val="86"/>
          <w:marBottom w:val="0"/>
          <w:divBdr>
            <w:top w:val="none" w:sz="0" w:space="0" w:color="auto"/>
            <w:left w:val="none" w:sz="0" w:space="0" w:color="auto"/>
            <w:bottom w:val="none" w:sz="0" w:space="0" w:color="auto"/>
            <w:right w:val="none" w:sz="0" w:space="0" w:color="auto"/>
          </w:divBdr>
        </w:div>
        <w:div w:id="1011294555">
          <w:marLeft w:val="1800"/>
          <w:marRight w:val="0"/>
          <w:marTop w:val="72"/>
          <w:marBottom w:val="0"/>
          <w:divBdr>
            <w:top w:val="none" w:sz="0" w:space="0" w:color="auto"/>
            <w:left w:val="none" w:sz="0" w:space="0" w:color="auto"/>
            <w:bottom w:val="none" w:sz="0" w:space="0" w:color="auto"/>
            <w:right w:val="none" w:sz="0" w:space="0" w:color="auto"/>
          </w:divBdr>
        </w:div>
        <w:div w:id="1215042033">
          <w:marLeft w:val="1166"/>
          <w:marRight w:val="0"/>
          <w:marTop w:val="86"/>
          <w:marBottom w:val="0"/>
          <w:divBdr>
            <w:top w:val="none" w:sz="0" w:space="0" w:color="auto"/>
            <w:left w:val="none" w:sz="0" w:space="0" w:color="auto"/>
            <w:bottom w:val="none" w:sz="0" w:space="0" w:color="auto"/>
            <w:right w:val="none" w:sz="0" w:space="0" w:color="auto"/>
          </w:divBdr>
        </w:div>
        <w:div w:id="1253854470">
          <w:marLeft w:val="1800"/>
          <w:marRight w:val="0"/>
          <w:marTop w:val="72"/>
          <w:marBottom w:val="0"/>
          <w:divBdr>
            <w:top w:val="none" w:sz="0" w:space="0" w:color="auto"/>
            <w:left w:val="none" w:sz="0" w:space="0" w:color="auto"/>
            <w:bottom w:val="none" w:sz="0" w:space="0" w:color="auto"/>
            <w:right w:val="none" w:sz="0" w:space="0" w:color="auto"/>
          </w:divBdr>
        </w:div>
      </w:divsChild>
    </w:div>
    <w:div w:id="1847136057">
      <w:bodyDiv w:val="1"/>
      <w:marLeft w:val="0"/>
      <w:marRight w:val="0"/>
      <w:marTop w:val="0"/>
      <w:marBottom w:val="0"/>
      <w:divBdr>
        <w:top w:val="none" w:sz="0" w:space="0" w:color="auto"/>
        <w:left w:val="none" w:sz="0" w:space="0" w:color="auto"/>
        <w:bottom w:val="none" w:sz="0" w:space="0" w:color="auto"/>
        <w:right w:val="none" w:sz="0" w:space="0" w:color="auto"/>
      </w:divBdr>
    </w:div>
    <w:div w:id="1847473998">
      <w:bodyDiv w:val="1"/>
      <w:marLeft w:val="0"/>
      <w:marRight w:val="0"/>
      <w:marTop w:val="0"/>
      <w:marBottom w:val="0"/>
      <w:divBdr>
        <w:top w:val="none" w:sz="0" w:space="0" w:color="auto"/>
        <w:left w:val="none" w:sz="0" w:space="0" w:color="auto"/>
        <w:bottom w:val="none" w:sz="0" w:space="0" w:color="auto"/>
        <w:right w:val="none" w:sz="0" w:space="0" w:color="auto"/>
      </w:divBdr>
    </w:div>
    <w:div w:id="1848010135">
      <w:bodyDiv w:val="1"/>
      <w:marLeft w:val="0"/>
      <w:marRight w:val="0"/>
      <w:marTop w:val="0"/>
      <w:marBottom w:val="0"/>
      <w:divBdr>
        <w:top w:val="none" w:sz="0" w:space="0" w:color="auto"/>
        <w:left w:val="none" w:sz="0" w:space="0" w:color="auto"/>
        <w:bottom w:val="none" w:sz="0" w:space="0" w:color="auto"/>
        <w:right w:val="none" w:sz="0" w:space="0" w:color="auto"/>
      </w:divBdr>
      <w:divsChild>
        <w:div w:id="198205068">
          <w:marLeft w:val="547"/>
          <w:marRight w:val="0"/>
          <w:marTop w:val="154"/>
          <w:marBottom w:val="0"/>
          <w:divBdr>
            <w:top w:val="none" w:sz="0" w:space="0" w:color="auto"/>
            <w:left w:val="none" w:sz="0" w:space="0" w:color="auto"/>
            <w:bottom w:val="none" w:sz="0" w:space="0" w:color="auto"/>
            <w:right w:val="none" w:sz="0" w:space="0" w:color="auto"/>
          </w:divBdr>
        </w:div>
        <w:div w:id="690301144">
          <w:marLeft w:val="547"/>
          <w:marRight w:val="0"/>
          <w:marTop w:val="154"/>
          <w:marBottom w:val="0"/>
          <w:divBdr>
            <w:top w:val="none" w:sz="0" w:space="0" w:color="auto"/>
            <w:left w:val="none" w:sz="0" w:space="0" w:color="auto"/>
            <w:bottom w:val="none" w:sz="0" w:space="0" w:color="auto"/>
            <w:right w:val="none" w:sz="0" w:space="0" w:color="auto"/>
          </w:divBdr>
        </w:div>
        <w:div w:id="1296594728">
          <w:marLeft w:val="1800"/>
          <w:marRight w:val="0"/>
          <w:marTop w:val="115"/>
          <w:marBottom w:val="0"/>
          <w:divBdr>
            <w:top w:val="none" w:sz="0" w:space="0" w:color="auto"/>
            <w:left w:val="none" w:sz="0" w:space="0" w:color="auto"/>
            <w:bottom w:val="none" w:sz="0" w:space="0" w:color="auto"/>
            <w:right w:val="none" w:sz="0" w:space="0" w:color="auto"/>
          </w:divBdr>
        </w:div>
        <w:div w:id="1314289803">
          <w:marLeft w:val="1166"/>
          <w:marRight w:val="0"/>
          <w:marTop w:val="134"/>
          <w:marBottom w:val="0"/>
          <w:divBdr>
            <w:top w:val="none" w:sz="0" w:space="0" w:color="auto"/>
            <w:left w:val="none" w:sz="0" w:space="0" w:color="auto"/>
            <w:bottom w:val="none" w:sz="0" w:space="0" w:color="auto"/>
            <w:right w:val="none" w:sz="0" w:space="0" w:color="auto"/>
          </w:divBdr>
        </w:div>
        <w:div w:id="1389963001">
          <w:marLeft w:val="547"/>
          <w:marRight w:val="0"/>
          <w:marTop w:val="154"/>
          <w:marBottom w:val="0"/>
          <w:divBdr>
            <w:top w:val="none" w:sz="0" w:space="0" w:color="auto"/>
            <w:left w:val="none" w:sz="0" w:space="0" w:color="auto"/>
            <w:bottom w:val="none" w:sz="0" w:space="0" w:color="auto"/>
            <w:right w:val="none" w:sz="0" w:space="0" w:color="auto"/>
          </w:divBdr>
        </w:div>
      </w:divsChild>
    </w:div>
    <w:div w:id="1848519074">
      <w:bodyDiv w:val="1"/>
      <w:marLeft w:val="0"/>
      <w:marRight w:val="0"/>
      <w:marTop w:val="0"/>
      <w:marBottom w:val="0"/>
      <w:divBdr>
        <w:top w:val="none" w:sz="0" w:space="0" w:color="auto"/>
        <w:left w:val="none" w:sz="0" w:space="0" w:color="auto"/>
        <w:bottom w:val="none" w:sz="0" w:space="0" w:color="auto"/>
        <w:right w:val="none" w:sz="0" w:space="0" w:color="auto"/>
      </w:divBdr>
    </w:div>
    <w:div w:id="1848521954">
      <w:bodyDiv w:val="1"/>
      <w:marLeft w:val="0"/>
      <w:marRight w:val="0"/>
      <w:marTop w:val="0"/>
      <w:marBottom w:val="0"/>
      <w:divBdr>
        <w:top w:val="none" w:sz="0" w:space="0" w:color="auto"/>
        <w:left w:val="none" w:sz="0" w:space="0" w:color="auto"/>
        <w:bottom w:val="none" w:sz="0" w:space="0" w:color="auto"/>
        <w:right w:val="none" w:sz="0" w:space="0" w:color="auto"/>
      </w:divBdr>
      <w:divsChild>
        <w:div w:id="50005190">
          <w:marLeft w:val="1166"/>
          <w:marRight w:val="0"/>
          <w:marTop w:val="134"/>
          <w:marBottom w:val="0"/>
          <w:divBdr>
            <w:top w:val="none" w:sz="0" w:space="0" w:color="auto"/>
            <w:left w:val="none" w:sz="0" w:space="0" w:color="auto"/>
            <w:bottom w:val="none" w:sz="0" w:space="0" w:color="auto"/>
            <w:right w:val="none" w:sz="0" w:space="0" w:color="auto"/>
          </w:divBdr>
        </w:div>
        <w:div w:id="763187922">
          <w:marLeft w:val="547"/>
          <w:marRight w:val="0"/>
          <w:marTop w:val="154"/>
          <w:marBottom w:val="0"/>
          <w:divBdr>
            <w:top w:val="none" w:sz="0" w:space="0" w:color="auto"/>
            <w:left w:val="none" w:sz="0" w:space="0" w:color="auto"/>
            <w:bottom w:val="none" w:sz="0" w:space="0" w:color="auto"/>
            <w:right w:val="none" w:sz="0" w:space="0" w:color="auto"/>
          </w:divBdr>
        </w:div>
        <w:div w:id="1382753181">
          <w:marLeft w:val="547"/>
          <w:marRight w:val="0"/>
          <w:marTop w:val="154"/>
          <w:marBottom w:val="0"/>
          <w:divBdr>
            <w:top w:val="none" w:sz="0" w:space="0" w:color="auto"/>
            <w:left w:val="none" w:sz="0" w:space="0" w:color="auto"/>
            <w:bottom w:val="none" w:sz="0" w:space="0" w:color="auto"/>
            <w:right w:val="none" w:sz="0" w:space="0" w:color="auto"/>
          </w:divBdr>
        </w:div>
      </w:divsChild>
    </w:div>
    <w:div w:id="1850019049">
      <w:bodyDiv w:val="1"/>
      <w:marLeft w:val="0"/>
      <w:marRight w:val="0"/>
      <w:marTop w:val="0"/>
      <w:marBottom w:val="0"/>
      <w:divBdr>
        <w:top w:val="none" w:sz="0" w:space="0" w:color="auto"/>
        <w:left w:val="none" w:sz="0" w:space="0" w:color="auto"/>
        <w:bottom w:val="none" w:sz="0" w:space="0" w:color="auto"/>
        <w:right w:val="none" w:sz="0" w:space="0" w:color="auto"/>
      </w:divBdr>
      <w:divsChild>
        <w:div w:id="874847220">
          <w:marLeft w:val="360"/>
          <w:marRight w:val="0"/>
          <w:marTop w:val="200"/>
          <w:marBottom w:val="0"/>
          <w:divBdr>
            <w:top w:val="none" w:sz="0" w:space="0" w:color="auto"/>
            <w:left w:val="none" w:sz="0" w:space="0" w:color="auto"/>
            <w:bottom w:val="none" w:sz="0" w:space="0" w:color="auto"/>
            <w:right w:val="none" w:sz="0" w:space="0" w:color="auto"/>
          </w:divBdr>
        </w:div>
        <w:div w:id="894775695">
          <w:marLeft w:val="360"/>
          <w:marRight w:val="0"/>
          <w:marTop w:val="200"/>
          <w:marBottom w:val="0"/>
          <w:divBdr>
            <w:top w:val="none" w:sz="0" w:space="0" w:color="auto"/>
            <w:left w:val="none" w:sz="0" w:space="0" w:color="auto"/>
            <w:bottom w:val="none" w:sz="0" w:space="0" w:color="auto"/>
            <w:right w:val="none" w:sz="0" w:space="0" w:color="auto"/>
          </w:divBdr>
        </w:div>
        <w:div w:id="1323389814">
          <w:marLeft w:val="1800"/>
          <w:marRight w:val="0"/>
          <w:marTop w:val="100"/>
          <w:marBottom w:val="0"/>
          <w:divBdr>
            <w:top w:val="none" w:sz="0" w:space="0" w:color="auto"/>
            <w:left w:val="none" w:sz="0" w:space="0" w:color="auto"/>
            <w:bottom w:val="none" w:sz="0" w:space="0" w:color="auto"/>
            <w:right w:val="none" w:sz="0" w:space="0" w:color="auto"/>
          </w:divBdr>
        </w:div>
        <w:div w:id="1982613118">
          <w:marLeft w:val="1080"/>
          <w:marRight w:val="0"/>
          <w:marTop w:val="100"/>
          <w:marBottom w:val="0"/>
          <w:divBdr>
            <w:top w:val="none" w:sz="0" w:space="0" w:color="auto"/>
            <w:left w:val="none" w:sz="0" w:space="0" w:color="auto"/>
            <w:bottom w:val="none" w:sz="0" w:space="0" w:color="auto"/>
            <w:right w:val="none" w:sz="0" w:space="0" w:color="auto"/>
          </w:divBdr>
        </w:div>
      </w:divsChild>
    </w:div>
    <w:div w:id="1850674388">
      <w:bodyDiv w:val="1"/>
      <w:marLeft w:val="0"/>
      <w:marRight w:val="0"/>
      <w:marTop w:val="0"/>
      <w:marBottom w:val="0"/>
      <w:divBdr>
        <w:top w:val="none" w:sz="0" w:space="0" w:color="auto"/>
        <w:left w:val="none" w:sz="0" w:space="0" w:color="auto"/>
        <w:bottom w:val="none" w:sz="0" w:space="0" w:color="auto"/>
        <w:right w:val="none" w:sz="0" w:space="0" w:color="auto"/>
      </w:divBdr>
      <w:divsChild>
        <w:div w:id="1387795333">
          <w:marLeft w:val="0"/>
          <w:marRight w:val="0"/>
          <w:marTop w:val="0"/>
          <w:marBottom w:val="0"/>
          <w:divBdr>
            <w:top w:val="none" w:sz="0" w:space="0" w:color="auto"/>
            <w:left w:val="none" w:sz="0" w:space="0" w:color="auto"/>
            <w:bottom w:val="none" w:sz="0" w:space="0" w:color="auto"/>
            <w:right w:val="none" w:sz="0" w:space="0" w:color="auto"/>
          </w:divBdr>
          <w:divsChild>
            <w:div w:id="351348508">
              <w:marLeft w:val="0"/>
              <w:marRight w:val="0"/>
              <w:marTop w:val="0"/>
              <w:marBottom w:val="0"/>
              <w:divBdr>
                <w:top w:val="none" w:sz="0" w:space="0" w:color="auto"/>
                <w:left w:val="none" w:sz="0" w:space="0" w:color="auto"/>
                <w:bottom w:val="none" w:sz="0" w:space="0" w:color="auto"/>
                <w:right w:val="none" w:sz="0" w:space="0" w:color="auto"/>
              </w:divBdr>
            </w:div>
            <w:div w:id="455635845">
              <w:marLeft w:val="0"/>
              <w:marRight w:val="0"/>
              <w:marTop w:val="0"/>
              <w:marBottom w:val="0"/>
              <w:divBdr>
                <w:top w:val="none" w:sz="0" w:space="0" w:color="auto"/>
                <w:left w:val="none" w:sz="0" w:space="0" w:color="auto"/>
                <w:bottom w:val="none" w:sz="0" w:space="0" w:color="auto"/>
                <w:right w:val="none" w:sz="0" w:space="0" w:color="auto"/>
              </w:divBdr>
            </w:div>
            <w:div w:id="516621861">
              <w:marLeft w:val="0"/>
              <w:marRight w:val="0"/>
              <w:marTop w:val="0"/>
              <w:marBottom w:val="0"/>
              <w:divBdr>
                <w:top w:val="none" w:sz="0" w:space="0" w:color="auto"/>
                <w:left w:val="none" w:sz="0" w:space="0" w:color="auto"/>
                <w:bottom w:val="none" w:sz="0" w:space="0" w:color="auto"/>
                <w:right w:val="none" w:sz="0" w:space="0" w:color="auto"/>
              </w:divBdr>
            </w:div>
            <w:div w:id="1444036037">
              <w:marLeft w:val="0"/>
              <w:marRight w:val="0"/>
              <w:marTop w:val="0"/>
              <w:marBottom w:val="0"/>
              <w:divBdr>
                <w:top w:val="none" w:sz="0" w:space="0" w:color="auto"/>
                <w:left w:val="none" w:sz="0" w:space="0" w:color="auto"/>
                <w:bottom w:val="none" w:sz="0" w:space="0" w:color="auto"/>
                <w:right w:val="none" w:sz="0" w:space="0" w:color="auto"/>
              </w:divBdr>
            </w:div>
            <w:div w:id="175331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6301">
      <w:bodyDiv w:val="1"/>
      <w:marLeft w:val="0"/>
      <w:marRight w:val="0"/>
      <w:marTop w:val="0"/>
      <w:marBottom w:val="0"/>
      <w:divBdr>
        <w:top w:val="none" w:sz="0" w:space="0" w:color="auto"/>
        <w:left w:val="none" w:sz="0" w:space="0" w:color="auto"/>
        <w:bottom w:val="none" w:sz="0" w:space="0" w:color="auto"/>
        <w:right w:val="none" w:sz="0" w:space="0" w:color="auto"/>
      </w:divBdr>
    </w:div>
    <w:div w:id="1851212623">
      <w:bodyDiv w:val="1"/>
      <w:marLeft w:val="0"/>
      <w:marRight w:val="0"/>
      <w:marTop w:val="0"/>
      <w:marBottom w:val="0"/>
      <w:divBdr>
        <w:top w:val="none" w:sz="0" w:space="0" w:color="auto"/>
        <w:left w:val="none" w:sz="0" w:space="0" w:color="auto"/>
        <w:bottom w:val="none" w:sz="0" w:space="0" w:color="auto"/>
        <w:right w:val="none" w:sz="0" w:space="0" w:color="auto"/>
      </w:divBdr>
    </w:div>
    <w:div w:id="1854297686">
      <w:bodyDiv w:val="1"/>
      <w:marLeft w:val="0"/>
      <w:marRight w:val="0"/>
      <w:marTop w:val="0"/>
      <w:marBottom w:val="0"/>
      <w:divBdr>
        <w:top w:val="none" w:sz="0" w:space="0" w:color="auto"/>
        <w:left w:val="none" w:sz="0" w:space="0" w:color="auto"/>
        <w:bottom w:val="none" w:sz="0" w:space="0" w:color="auto"/>
        <w:right w:val="none" w:sz="0" w:space="0" w:color="auto"/>
      </w:divBdr>
      <w:divsChild>
        <w:div w:id="711612569">
          <w:marLeft w:val="547"/>
          <w:marRight w:val="0"/>
          <w:marTop w:val="154"/>
          <w:marBottom w:val="0"/>
          <w:divBdr>
            <w:top w:val="none" w:sz="0" w:space="0" w:color="auto"/>
            <w:left w:val="none" w:sz="0" w:space="0" w:color="auto"/>
            <w:bottom w:val="none" w:sz="0" w:space="0" w:color="auto"/>
            <w:right w:val="none" w:sz="0" w:space="0" w:color="auto"/>
          </w:divBdr>
        </w:div>
        <w:div w:id="1594431317">
          <w:marLeft w:val="1166"/>
          <w:marRight w:val="0"/>
          <w:marTop w:val="134"/>
          <w:marBottom w:val="0"/>
          <w:divBdr>
            <w:top w:val="none" w:sz="0" w:space="0" w:color="auto"/>
            <w:left w:val="none" w:sz="0" w:space="0" w:color="auto"/>
            <w:bottom w:val="none" w:sz="0" w:space="0" w:color="auto"/>
            <w:right w:val="none" w:sz="0" w:space="0" w:color="auto"/>
          </w:divBdr>
        </w:div>
        <w:div w:id="1688945455">
          <w:marLeft w:val="1166"/>
          <w:marRight w:val="0"/>
          <w:marTop w:val="134"/>
          <w:marBottom w:val="0"/>
          <w:divBdr>
            <w:top w:val="none" w:sz="0" w:space="0" w:color="auto"/>
            <w:left w:val="none" w:sz="0" w:space="0" w:color="auto"/>
            <w:bottom w:val="none" w:sz="0" w:space="0" w:color="auto"/>
            <w:right w:val="none" w:sz="0" w:space="0" w:color="auto"/>
          </w:divBdr>
        </w:div>
      </w:divsChild>
    </w:div>
    <w:div w:id="1856458311">
      <w:bodyDiv w:val="1"/>
      <w:marLeft w:val="0"/>
      <w:marRight w:val="0"/>
      <w:marTop w:val="0"/>
      <w:marBottom w:val="0"/>
      <w:divBdr>
        <w:top w:val="none" w:sz="0" w:space="0" w:color="auto"/>
        <w:left w:val="none" w:sz="0" w:space="0" w:color="auto"/>
        <w:bottom w:val="none" w:sz="0" w:space="0" w:color="auto"/>
        <w:right w:val="none" w:sz="0" w:space="0" w:color="auto"/>
      </w:divBdr>
    </w:div>
    <w:div w:id="1857306416">
      <w:bodyDiv w:val="1"/>
      <w:marLeft w:val="0"/>
      <w:marRight w:val="0"/>
      <w:marTop w:val="0"/>
      <w:marBottom w:val="0"/>
      <w:divBdr>
        <w:top w:val="none" w:sz="0" w:space="0" w:color="auto"/>
        <w:left w:val="none" w:sz="0" w:space="0" w:color="auto"/>
        <w:bottom w:val="none" w:sz="0" w:space="0" w:color="auto"/>
        <w:right w:val="none" w:sz="0" w:space="0" w:color="auto"/>
      </w:divBdr>
    </w:div>
    <w:div w:id="1858420213">
      <w:bodyDiv w:val="1"/>
      <w:marLeft w:val="0"/>
      <w:marRight w:val="0"/>
      <w:marTop w:val="0"/>
      <w:marBottom w:val="0"/>
      <w:divBdr>
        <w:top w:val="none" w:sz="0" w:space="0" w:color="auto"/>
        <w:left w:val="none" w:sz="0" w:space="0" w:color="auto"/>
        <w:bottom w:val="none" w:sz="0" w:space="0" w:color="auto"/>
        <w:right w:val="none" w:sz="0" w:space="0" w:color="auto"/>
      </w:divBdr>
    </w:div>
    <w:div w:id="1859077426">
      <w:bodyDiv w:val="1"/>
      <w:marLeft w:val="0"/>
      <w:marRight w:val="0"/>
      <w:marTop w:val="0"/>
      <w:marBottom w:val="0"/>
      <w:divBdr>
        <w:top w:val="none" w:sz="0" w:space="0" w:color="auto"/>
        <w:left w:val="none" w:sz="0" w:space="0" w:color="auto"/>
        <w:bottom w:val="none" w:sz="0" w:space="0" w:color="auto"/>
        <w:right w:val="none" w:sz="0" w:space="0" w:color="auto"/>
      </w:divBdr>
    </w:div>
    <w:div w:id="1859660007">
      <w:bodyDiv w:val="1"/>
      <w:marLeft w:val="0"/>
      <w:marRight w:val="0"/>
      <w:marTop w:val="0"/>
      <w:marBottom w:val="0"/>
      <w:divBdr>
        <w:top w:val="none" w:sz="0" w:space="0" w:color="auto"/>
        <w:left w:val="none" w:sz="0" w:space="0" w:color="auto"/>
        <w:bottom w:val="none" w:sz="0" w:space="0" w:color="auto"/>
        <w:right w:val="none" w:sz="0" w:space="0" w:color="auto"/>
      </w:divBdr>
      <w:divsChild>
        <w:div w:id="81074476">
          <w:marLeft w:val="547"/>
          <w:marRight w:val="0"/>
          <w:marTop w:val="115"/>
          <w:marBottom w:val="0"/>
          <w:divBdr>
            <w:top w:val="none" w:sz="0" w:space="0" w:color="auto"/>
            <w:left w:val="none" w:sz="0" w:space="0" w:color="auto"/>
            <w:bottom w:val="none" w:sz="0" w:space="0" w:color="auto"/>
            <w:right w:val="none" w:sz="0" w:space="0" w:color="auto"/>
          </w:divBdr>
        </w:div>
        <w:div w:id="234902751">
          <w:marLeft w:val="1166"/>
          <w:marRight w:val="0"/>
          <w:marTop w:val="96"/>
          <w:marBottom w:val="0"/>
          <w:divBdr>
            <w:top w:val="none" w:sz="0" w:space="0" w:color="auto"/>
            <w:left w:val="none" w:sz="0" w:space="0" w:color="auto"/>
            <w:bottom w:val="none" w:sz="0" w:space="0" w:color="auto"/>
            <w:right w:val="none" w:sz="0" w:space="0" w:color="auto"/>
          </w:divBdr>
        </w:div>
        <w:div w:id="285162738">
          <w:marLeft w:val="1800"/>
          <w:marRight w:val="0"/>
          <w:marTop w:val="77"/>
          <w:marBottom w:val="0"/>
          <w:divBdr>
            <w:top w:val="none" w:sz="0" w:space="0" w:color="auto"/>
            <w:left w:val="none" w:sz="0" w:space="0" w:color="auto"/>
            <w:bottom w:val="none" w:sz="0" w:space="0" w:color="auto"/>
            <w:right w:val="none" w:sz="0" w:space="0" w:color="auto"/>
          </w:divBdr>
        </w:div>
        <w:div w:id="1152716696">
          <w:marLeft w:val="1166"/>
          <w:marRight w:val="0"/>
          <w:marTop w:val="96"/>
          <w:marBottom w:val="0"/>
          <w:divBdr>
            <w:top w:val="none" w:sz="0" w:space="0" w:color="auto"/>
            <w:left w:val="none" w:sz="0" w:space="0" w:color="auto"/>
            <w:bottom w:val="none" w:sz="0" w:space="0" w:color="auto"/>
            <w:right w:val="none" w:sz="0" w:space="0" w:color="auto"/>
          </w:divBdr>
        </w:div>
        <w:div w:id="1344824657">
          <w:marLeft w:val="1800"/>
          <w:marRight w:val="0"/>
          <w:marTop w:val="77"/>
          <w:marBottom w:val="0"/>
          <w:divBdr>
            <w:top w:val="none" w:sz="0" w:space="0" w:color="auto"/>
            <w:left w:val="none" w:sz="0" w:space="0" w:color="auto"/>
            <w:bottom w:val="none" w:sz="0" w:space="0" w:color="auto"/>
            <w:right w:val="none" w:sz="0" w:space="0" w:color="auto"/>
          </w:divBdr>
        </w:div>
        <w:div w:id="1686324338">
          <w:marLeft w:val="1166"/>
          <w:marRight w:val="0"/>
          <w:marTop w:val="96"/>
          <w:marBottom w:val="0"/>
          <w:divBdr>
            <w:top w:val="none" w:sz="0" w:space="0" w:color="auto"/>
            <w:left w:val="none" w:sz="0" w:space="0" w:color="auto"/>
            <w:bottom w:val="none" w:sz="0" w:space="0" w:color="auto"/>
            <w:right w:val="none" w:sz="0" w:space="0" w:color="auto"/>
          </w:divBdr>
        </w:div>
        <w:div w:id="2021350863">
          <w:marLeft w:val="547"/>
          <w:marRight w:val="0"/>
          <w:marTop w:val="115"/>
          <w:marBottom w:val="0"/>
          <w:divBdr>
            <w:top w:val="none" w:sz="0" w:space="0" w:color="auto"/>
            <w:left w:val="none" w:sz="0" w:space="0" w:color="auto"/>
            <w:bottom w:val="none" w:sz="0" w:space="0" w:color="auto"/>
            <w:right w:val="none" w:sz="0" w:space="0" w:color="auto"/>
          </w:divBdr>
        </w:div>
      </w:divsChild>
    </w:div>
    <w:div w:id="1859805845">
      <w:bodyDiv w:val="1"/>
      <w:marLeft w:val="0"/>
      <w:marRight w:val="0"/>
      <w:marTop w:val="0"/>
      <w:marBottom w:val="0"/>
      <w:divBdr>
        <w:top w:val="none" w:sz="0" w:space="0" w:color="auto"/>
        <w:left w:val="none" w:sz="0" w:space="0" w:color="auto"/>
        <w:bottom w:val="none" w:sz="0" w:space="0" w:color="auto"/>
        <w:right w:val="none" w:sz="0" w:space="0" w:color="auto"/>
      </w:divBdr>
    </w:div>
    <w:div w:id="1860006331">
      <w:bodyDiv w:val="1"/>
      <w:marLeft w:val="0"/>
      <w:marRight w:val="0"/>
      <w:marTop w:val="0"/>
      <w:marBottom w:val="0"/>
      <w:divBdr>
        <w:top w:val="none" w:sz="0" w:space="0" w:color="auto"/>
        <w:left w:val="none" w:sz="0" w:space="0" w:color="auto"/>
        <w:bottom w:val="none" w:sz="0" w:space="0" w:color="auto"/>
        <w:right w:val="none" w:sz="0" w:space="0" w:color="auto"/>
      </w:divBdr>
    </w:div>
    <w:div w:id="1860774333">
      <w:bodyDiv w:val="1"/>
      <w:marLeft w:val="0"/>
      <w:marRight w:val="0"/>
      <w:marTop w:val="0"/>
      <w:marBottom w:val="0"/>
      <w:divBdr>
        <w:top w:val="none" w:sz="0" w:space="0" w:color="auto"/>
        <w:left w:val="none" w:sz="0" w:space="0" w:color="auto"/>
        <w:bottom w:val="none" w:sz="0" w:space="0" w:color="auto"/>
        <w:right w:val="none" w:sz="0" w:space="0" w:color="auto"/>
      </w:divBdr>
      <w:divsChild>
        <w:div w:id="21396274">
          <w:marLeft w:val="1800"/>
          <w:marRight w:val="0"/>
          <w:marTop w:val="82"/>
          <w:marBottom w:val="0"/>
          <w:divBdr>
            <w:top w:val="none" w:sz="0" w:space="0" w:color="auto"/>
            <w:left w:val="none" w:sz="0" w:space="0" w:color="auto"/>
            <w:bottom w:val="none" w:sz="0" w:space="0" w:color="auto"/>
            <w:right w:val="none" w:sz="0" w:space="0" w:color="auto"/>
          </w:divBdr>
        </w:div>
        <w:div w:id="176817884">
          <w:marLeft w:val="1166"/>
          <w:marRight w:val="0"/>
          <w:marTop w:val="96"/>
          <w:marBottom w:val="0"/>
          <w:divBdr>
            <w:top w:val="none" w:sz="0" w:space="0" w:color="auto"/>
            <w:left w:val="none" w:sz="0" w:space="0" w:color="auto"/>
            <w:bottom w:val="none" w:sz="0" w:space="0" w:color="auto"/>
            <w:right w:val="none" w:sz="0" w:space="0" w:color="auto"/>
          </w:divBdr>
        </w:div>
        <w:div w:id="408161709">
          <w:marLeft w:val="1800"/>
          <w:marRight w:val="0"/>
          <w:marTop w:val="82"/>
          <w:marBottom w:val="0"/>
          <w:divBdr>
            <w:top w:val="none" w:sz="0" w:space="0" w:color="auto"/>
            <w:left w:val="none" w:sz="0" w:space="0" w:color="auto"/>
            <w:bottom w:val="none" w:sz="0" w:space="0" w:color="auto"/>
            <w:right w:val="none" w:sz="0" w:space="0" w:color="auto"/>
          </w:divBdr>
        </w:div>
        <w:div w:id="427239431">
          <w:marLeft w:val="1800"/>
          <w:marRight w:val="0"/>
          <w:marTop w:val="82"/>
          <w:marBottom w:val="0"/>
          <w:divBdr>
            <w:top w:val="none" w:sz="0" w:space="0" w:color="auto"/>
            <w:left w:val="none" w:sz="0" w:space="0" w:color="auto"/>
            <w:bottom w:val="none" w:sz="0" w:space="0" w:color="auto"/>
            <w:right w:val="none" w:sz="0" w:space="0" w:color="auto"/>
          </w:divBdr>
        </w:div>
        <w:div w:id="542786292">
          <w:marLeft w:val="1800"/>
          <w:marRight w:val="0"/>
          <w:marTop w:val="82"/>
          <w:marBottom w:val="0"/>
          <w:divBdr>
            <w:top w:val="none" w:sz="0" w:space="0" w:color="auto"/>
            <w:left w:val="none" w:sz="0" w:space="0" w:color="auto"/>
            <w:bottom w:val="none" w:sz="0" w:space="0" w:color="auto"/>
            <w:right w:val="none" w:sz="0" w:space="0" w:color="auto"/>
          </w:divBdr>
        </w:div>
        <w:div w:id="635069771">
          <w:marLeft w:val="1166"/>
          <w:marRight w:val="0"/>
          <w:marTop w:val="96"/>
          <w:marBottom w:val="0"/>
          <w:divBdr>
            <w:top w:val="none" w:sz="0" w:space="0" w:color="auto"/>
            <w:left w:val="none" w:sz="0" w:space="0" w:color="auto"/>
            <w:bottom w:val="none" w:sz="0" w:space="0" w:color="auto"/>
            <w:right w:val="none" w:sz="0" w:space="0" w:color="auto"/>
          </w:divBdr>
        </w:div>
        <w:div w:id="731083604">
          <w:marLeft w:val="547"/>
          <w:marRight w:val="0"/>
          <w:marTop w:val="106"/>
          <w:marBottom w:val="0"/>
          <w:divBdr>
            <w:top w:val="none" w:sz="0" w:space="0" w:color="auto"/>
            <w:left w:val="none" w:sz="0" w:space="0" w:color="auto"/>
            <w:bottom w:val="none" w:sz="0" w:space="0" w:color="auto"/>
            <w:right w:val="none" w:sz="0" w:space="0" w:color="auto"/>
          </w:divBdr>
        </w:div>
        <w:div w:id="808590167">
          <w:marLeft w:val="1800"/>
          <w:marRight w:val="0"/>
          <w:marTop w:val="82"/>
          <w:marBottom w:val="0"/>
          <w:divBdr>
            <w:top w:val="none" w:sz="0" w:space="0" w:color="auto"/>
            <w:left w:val="none" w:sz="0" w:space="0" w:color="auto"/>
            <w:bottom w:val="none" w:sz="0" w:space="0" w:color="auto"/>
            <w:right w:val="none" w:sz="0" w:space="0" w:color="auto"/>
          </w:divBdr>
        </w:div>
        <w:div w:id="1048723572">
          <w:marLeft w:val="1800"/>
          <w:marRight w:val="0"/>
          <w:marTop w:val="82"/>
          <w:marBottom w:val="0"/>
          <w:divBdr>
            <w:top w:val="none" w:sz="0" w:space="0" w:color="auto"/>
            <w:left w:val="none" w:sz="0" w:space="0" w:color="auto"/>
            <w:bottom w:val="none" w:sz="0" w:space="0" w:color="auto"/>
            <w:right w:val="none" w:sz="0" w:space="0" w:color="auto"/>
          </w:divBdr>
        </w:div>
        <w:div w:id="1171918136">
          <w:marLeft w:val="1800"/>
          <w:marRight w:val="0"/>
          <w:marTop w:val="82"/>
          <w:marBottom w:val="0"/>
          <w:divBdr>
            <w:top w:val="none" w:sz="0" w:space="0" w:color="auto"/>
            <w:left w:val="none" w:sz="0" w:space="0" w:color="auto"/>
            <w:bottom w:val="none" w:sz="0" w:space="0" w:color="auto"/>
            <w:right w:val="none" w:sz="0" w:space="0" w:color="auto"/>
          </w:divBdr>
        </w:div>
        <w:div w:id="1371757507">
          <w:marLeft w:val="547"/>
          <w:marRight w:val="0"/>
          <w:marTop w:val="106"/>
          <w:marBottom w:val="0"/>
          <w:divBdr>
            <w:top w:val="none" w:sz="0" w:space="0" w:color="auto"/>
            <w:left w:val="none" w:sz="0" w:space="0" w:color="auto"/>
            <w:bottom w:val="none" w:sz="0" w:space="0" w:color="auto"/>
            <w:right w:val="none" w:sz="0" w:space="0" w:color="auto"/>
          </w:divBdr>
        </w:div>
        <w:div w:id="1390761853">
          <w:marLeft w:val="1166"/>
          <w:marRight w:val="0"/>
          <w:marTop w:val="96"/>
          <w:marBottom w:val="0"/>
          <w:divBdr>
            <w:top w:val="none" w:sz="0" w:space="0" w:color="auto"/>
            <w:left w:val="none" w:sz="0" w:space="0" w:color="auto"/>
            <w:bottom w:val="none" w:sz="0" w:space="0" w:color="auto"/>
            <w:right w:val="none" w:sz="0" w:space="0" w:color="auto"/>
          </w:divBdr>
        </w:div>
        <w:div w:id="1463814386">
          <w:marLeft w:val="547"/>
          <w:marRight w:val="0"/>
          <w:marTop w:val="106"/>
          <w:marBottom w:val="0"/>
          <w:divBdr>
            <w:top w:val="none" w:sz="0" w:space="0" w:color="auto"/>
            <w:left w:val="none" w:sz="0" w:space="0" w:color="auto"/>
            <w:bottom w:val="none" w:sz="0" w:space="0" w:color="auto"/>
            <w:right w:val="none" w:sz="0" w:space="0" w:color="auto"/>
          </w:divBdr>
        </w:div>
        <w:div w:id="1880630016">
          <w:marLeft w:val="1800"/>
          <w:marRight w:val="0"/>
          <w:marTop w:val="82"/>
          <w:marBottom w:val="0"/>
          <w:divBdr>
            <w:top w:val="none" w:sz="0" w:space="0" w:color="auto"/>
            <w:left w:val="none" w:sz="0" w:space="0" w:color="auto"/>
            <w:bottom w:val="none" w:sz="0" w:space="0" w:color="auto"/>
            <w:right w:val="none" w:sz="0" w:space="0" w:color="auto"/>
          </w:divBdr>
        </w:div>
      </w:divsChild>
    </w:div>
    <w:div w:id="1861233424">
      <w:bodyDiv w:val="1"/>
      <w:marLeft w:val="0"/>
      <w:marRight w:val="0"/>
      <w:marTop w:val="0"/>
      <w:marBottom w:val="0"/>
      <w:divBdr>
        <w:top w:val="none" w:sz="0" w:space="0" w:color="auto"/>
        <w:left w:val="none" w:sz="0" w:space="0" w:color="auto"/>
        <w:bottom w:val="none" w:sz="0" w:space="0" w:color="auto"/>
        <w:right w:val="none" w:sz="0" w:space="0" w:color="auto"/>
      </w:divBdr>
    </w:div>
    <w:div w:id="1861241741">
      <w:bodyDiv w:val="1"/>
      <w:marLeft w:val="0"/>
      <w:marRight w:val="0"/>
      <w:marTop w:val="0"/>
      <w:marBottom w:val="0"/>
      <w:divBdr>
        <w:top w:val="none" w:sz="0" w:space="0" w:color="auto"/>
        <w:left w:val="none" w:sz="0" w:space="0" w:color="auto"/>
        <w:bottom w:val="none" w:sz="0" w:space="0" w:color="auto"/>
        <w:right w:val="none" w:sz="0" w:space="0" w:color="auto"/>
      </w:divBdr>
    </w:div>
    <w:div w:id="1861816506">
      <w:bodyDiv w:val="1"/>
      <w:marLeft w:val="0"/>
      <w:marRight w:val="0"/>
      <w:marTop w:val="0"/>
      <w:marBottom w:val="0"/>
      <w:divBdr>
        <w:top w:val="none" w:sz="0" w:space="0" w:color="auto"/>
        <w:left w:val="none" w:sz="0" w:space="0" w:color="auto"/>
        <w:bottom w:val="none" w:sz="0" w:space="0" w:color="auto"/>
        <w:right w:val="none" w:sz="0" w:space="0" w:color="auto"/>
      </w:divBdr>
    </w:div>
    <w:div w:id="1864125270">
      <w:bodyDiv w:val="1"/>
      <w:marLeft w:val="0"/>
      <w:marRight w:val="0"/>
      <w:marTop w:val="0"/>
      <w:marBottom w:val="0"/>
      <w:divBdr>
        <w:top w:val="none" w:sz="0" w:space="0" w:color="auto"/>
        <w:left w:val="none" w:sz="0" w:space="0" w:color="auto"/>
        <w:bottom w:val="none" w:sz="0" w:space="0" w:color="auto"/>
        <w:right w:val="none" w:sz="0" w:space="0" w:color="auto"/>
      </w:divBdr>
    </w:div>
    <w:div w:id="1864200853">
      <w:bodyDiv w:val="1"/>
      <w:marLeft w:val="0"/>
      <w:marRight w:val="0"/>
      <w:marTop w:val="0"/>
      <w:marBottom w:val="0"/>
      <w:divBdr>
        <w:top w:val="none" w:sz="0" w:space="0" w:color="auto"/>
        <w:left w:val="none" w:sz="0" w:space="0" w:color="auto"/>
        <w:bottom w:val="none" w:sz="0" w:space="0" w:color="auto"/>
        <w:right w:val="none" w:sz="0" w:space="0" w:color="auto"/>
      </w:divBdr>
    </w:div>
    <w:div w:id="1864711050">
      <w:bodyDiv w:val="1"/>
      <w:marLeft w:val="0"/>
      <w:marRight w:val="0"/>
      <w:marTop w:val="0"/>
      <w:marBottom w:val="0"/>
      <w:divBdr>
        <w:top w:val="none" w:sz="0" w:space="0" w:color="auto"/>
        <w:left w:val="none" w:sz="0" w:space="0" w:color="auto"/>
        <w:bottom w:val="none" w:sz="0" w:space="0" w:color="auto"/>
        <w:right w:val="none" w:sz="0" w:space="0" w:color="auto"/>
      </w:divBdr>
    </w:div>
    <w:div w:id="1865439524">
      <w:bodyDiv w:val="1"/>
      <w:marLeft w:val="0"/>
      <w:marRight w:val="0"/>
      <w:marTop w:val="0"/>
      <w:marBottom w:val="0"/>
      <w:divBdr>
        <w:top w:val="none" w:sz="0" w:space="0" w:color="auto"/>
        <w:left w:val="none" w:sz="0" w:space="0" w:color="auto"/>
        <w:bottom w:val="none" w:sz="0" w:space="0" w:color="auto"/>
        <w:right w:val="none" w:sz="0" w:space="0" w:color="auto"/>
      </w:divBdr>
    </w:div>
    <w:div w:id="1866214825">
      <w:bodyDiv w:val="1"/>
      <w:marLeft w:val="0"/>
      <w:marRight w:val="0"/>
      <w:marTop w:val="0"/>
      <w:marBottom w:val="0"/>
      <w:divBdr>
        <w:top w:val="none" w:sz="0" w:space="0" w:color="auto"/>
        <w:left w:val="none" w:sz="0" w:space="0" w:color="auto"/>
        <w:bottom w:val="none" w:sz="0" w:space="0" w:color="auto"/>
        <w:right w:val="none" w:sz="0" w:space="0" w:color="auto"/>
      </w:divBdr>
      <w:divsChild>
        <w:div w:id="871966652">
          <w:marLeft w:val="547"/>
          <w:marRight w:val="0"/>
          <w:marTop w:val="154"/>
          <w:marBottom w:val="0"/>
          <w:divBdr>
            <w:top w:val="none" w:sz="0" w:space="0" w:color="auto"/>
            <w:left w:val="none" w:sz="0" w:space="0" w:color="auto"/>
            <w:bottom w:val="none" w:sz="0" w:space="0" w:color="auto"/>
            <w:right w:val="none" w:sz="0" w:space="0" w:color="auto"/>
          </w:divBdr>
        </w:div>
      </w:divsChild>
    </w:div>
    <w:div w:id="1866865253">
      <w:bodyDiv w:val="1"/>
      <w:marLeft w:val="0"/>
      <w:marRight w:val="0"/>
      <w:marTop w:val="0"/>
      <w:marBottom w:val="0"/>
      <w:divBdr>
        <w:top w:val="none" w:sz="0" w:space="0" w:color="auto"/>
        <w:left w:val="none" w:sz="0" w:space="0" w:color="auto"/>
        <w:bottom w:val="none" w:sz="0" w:space="0" w:color="auto"/>
        <w:right w:val="none" w:sz="0" w:space="0" w:color="auto"/>
      </w:divBdr>
      <w:divsChild>
        <w:div w:id="541788273">
          <w:marLeft w:val="1166"/>
          <w:marRight w:val="0"/>
          <w:marTop w:val="134"/>
          <w:marBottom w:val="0"/>
          <w:divBdr>
            <w:top w:val="none" w:sz="0" w:space="0" w:color="auto"/>
            <w:left w:val="none" w:sz="0" w:space="0" w:color="auto"/>
            <w:bottom w:val="none" w:sz="0" w:space="0" w:color="auto"/>
            <w:right w:val="none" w:sz="0" w:space="0" w:color="auto"/>
          </w:divBdr>
        </w:div>
        <w:div w:id="951131941">
          <w:marLeft w:val="1886"/>
          <w:marRight w:val="0"/>
          <w:marTop w:val="125"/>
          <w:marBottom w:val="0"/>
          <w:divBdr>
            <w:top w:val="none" w:sz="0" w:space="0" w:color="auto"/>
            <w:left w:val="none" w:sz="0" w:space="0" w:color="auto"/>
            <w:bottom w:val="none" w:sz="0" w:space="0" w:color="auto"/>
            <w:right w:val="none" w:sz="0" w:space="0" w:color="auto"/>
          </w:divBdr>
        </w:div>
        <w:div w:id="973750587">
          <w:marLeft w:val="1166"/>
          <w:marRight w:val="0"/>
          <w:marTop w:val="134"/>
          <w:marBottom w:val="0"/>
          <w:divBdr>
            <w:top w:val="none" w:sz="0" w:space="0" w:color="auto"/>
            <w:left w:val="none" w:sz="0" w:space="0" w:color="auto"/>
            <w:bottom w:val="none" w:sz="0" w:space="0" w:color="auto"/>
            <w:right w:val="none" w:sz="0" w:space="0" w:color="auto"/>
          </w:divBdr>
        </w:div>
        <w:div w:id="1028868294">
          <w:marLeft w:val="1166"/>
          <w:marRight w:val="0"/>
          <w:marTop w:val="134"/>
          <w:marBottom w:val="0"/>
          <w:divBdr>
            <w:top w:val="none" w:sz="0" w:space="0" w:color="auto"/>
            <w:left w:val="none" w:sz="0" w:space="0" w:color="auto"/>
            <w:bottom w:val="none" w:sz="0" w:space="0" w:color="auto"/>
            <w:right w:val="none" w:sz="0" w:space="0" w:color="auto"/>
          </w:divBdr>
        </w:div>
        <w:div w:id="1049767813">
          <w:marLeft w:val="547"/>
          <w:marRight w:val="0"/>
          <w:marTop w:val="134"/>
          <w:marBottom w:val="0"/>
          <w:divBdr>
            <w:top w:val="none" w:sz="0" w:space="0" w:color="auto"/>
            <w:left w:val="none" w:sz="0" w:space="0" w:color="auto"/>
            <w:bottom w:val="none" w:sz="0" w:space="0" w:color="auto"/>
            <w:right w:val="none" w:sz="0" w:space="0" w:color="auto"/>
          </w:divBdr>
        </w:div>
        <w:div w:id="1931231616">
          <w:marLeft w:val="547"/>
          <w:marRight w:val="0"/>
          <w:marTop w:val="134"/>
          <w:marBottom w:val="0"/>
          <w:divBdr>
            <w:top w:val="none" w:sz="0" w:space="0" w:color="auto"/>
            <w:left w:val="none" w:sz="0" w:space="0" w:color="auto"/>
            <w:bottom w:val="none" w:sz="0" w:space="0" w:color="auto"/>
            <w:right w:val="none" w:sz="0" w:space="0" w:color="auto"/>
          </w:divBdr>
        </w:div>
      </w:divsChild>
    </w:div>
    <w:div w:id="1869297485">
      <w:bodyDiv w:val="1"/>
      <w:marLeft w:val="0"/>
      <w:marRight w:val="0"/>
      <w:marTop w:val="0"/>
      <w:marBottom w:val="0"/>
      <w:divBdr>
        <w:top w:val="none" w:sz="0" w:space="0" w:color="auto"/>
        <w:left w:val="none" w:sz="0" w:space="0" w:color="auto"/>
        <w:bottom w:val="none" w:sz="0" w:space="0" w:color="auto"/>
        <w:right w:val="none" w:sz="0" w:space="0" w:color="auto"/>
      </w:divBdr>
    </w:div>
    <w:div w:id="1870141448">
      <w:bodyDiv w:val="1"/>
      <w:marLeft w:val="0"/>
      <w:marRight w:val="0"/>
      <w:marTop w:val="0"/>
      <w:marBottom w:val="0"/>
      <w:divBdr>
        <w:top w:val="none" w:sz="0" w:space="0" w:color="auto"/>
        <w:left w:val="none" w:sz="0" w:space="0" w:color="auto"/>
        <w:bottom w:val="none" w:sz="0" w:space="0" w:color="auto"/>
        <w:right w:val="none" w:sz="0" w:space="0" w:color="auto"/>
      </w:divBdr>
    </w:div>
    <w:div w:id="1871915871">
      <w:bodyDiv w:val="1"/>
      <w:marLeft w:val="0"/>
      <w:marRight w:val="0"/>
      <w:marTop w:val="0"/>
      <w:marBottom w:val="0"/>
      <w:divBdr>
        <w:top w:val="none" w:sz="0" w:space="0" w:color="auto"/>
        <w:left w:val="none" w:sz="0" w:space="0" w:color="auto"/>
        <w:bottom w:val="none" w:sz="0" w:space="0" w:color="auto"/>
        <w:right w:val="none" w:sz="0" w:space="0" w:color="auto"/>
      </w:divBdr>
    </w:div>
    <w:div w:id="1871988171">
      <w:bodyDiv w:val="1"/>
      <w:marLeft w:val="0"/>
      <w:marRight w:val="0"/>
      <w:marTop w:val="0"/>
      <w:marBottom w:val="0"/>
      <w:divBdr>
        <w:top w:val="none" w:sz="0" w:space="0" w:color="auto"/>
        <w:left w:val="none" w:sz="0" w:space="0" w:color="auto"/>
        <w:bottom w:val="none" w:sz="0" w:space="0" w:color="auto"/>
        <w:right w:val="none" w:sz="0" w:space="0" w:color="auto"/>
      </w:divBdr>
      <w:divsChild>
        <w:div w:id="89398033">
          <w:marLeft w:val="0"/>
          <w:marRight w:val="0"/>
          <w:marTop w:val="0"/>
          <w:marBottom w:val="0"/>
          <w:divBdr>
            <w:top w:val="none" w:sz="0" w:space="0" w:color="auto"/>
            <w:left w:val="none" w:sz="0" w:space="0" w:color="auto"/>
            <w:bottom w:val="none" w:sz="0" w:space="0" w:color="auto"/>
            <w:right w:val="none" w:sz="0" w:space="0" w:color="auto"/>
          </w:divBdr>
          <w:divsChild>
            <w:div w:id="303779522">
              <w:marLeft w:val="0"/>
              <w:marRight w:val="0"/>
              <w:marTop w:val="0"/>
              <w:marBottom w:val="0"/>
              <w:divBdr>
                <w:top w:val="none" w:sz="0" w:space="0" w:color="auto"/>
                <w:left w:val="none" w:sz="0" w:space="0" w:color="auto"/>
                <w:bottom w:val="none" w:sz="0" w:space="0" w:color="auto"/>
                <w:right w:val="none" w:sz="0" w:space="0" w:color="auto"/>
              </w:divBdr>
            </w:div>
            <w:div w:id="1209877231">
              <w:marLeft w:val="0"/>
              <w:marRight w:val="0"/>
              <w:marTop w:val="0"/>
              <w:marBottom w:val="0"/>
              <w:divBdr>
                <w:top w:val="none" w:sz="0" w:space="0" w:color="auto"/>
                <w:left w:val="none" w:sz="0" w:space="0" w:color="auto"/>
                <w:bottom w:val="none" w:sz="0" w:space="0" w:color="auto"/>
                <w:right w:val="none" w:sz="0" w:space="0" w:color="auto"/>
              </w:divBdr>
            </w:div>
            <w:div w:id="19403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09294">
      <w:bodyDiv w:val="1"/>
      <w:marLeft w:val="0"/>
      <w:marRight w:val="0"/>
      <w:marTop w:val="0"/>
      <w:marBottom w:val="0"/>
      <w:divBdr>
        <w:top w:val="none" w:sz="0" w:space="0" w:color="auto"/>
        <w:left w:val="none" w:sz="0" w:space="0" w:color="auto"/>
        <w:bottom w:val="none" w:sz="0" w:space="0" w:color="auto"/>
        <w:right w:val="none" w:sz="0" w:space="0" w:color="auto"/>
      </w:divBdr>
    </w:div>
    <w:div w:id="1872305246">
      <w:bodyDiv w:val="1"/>
      <w:marLeft w:val="0"/>
      <w:marRight w:val="0"/>
      <w:marTop w:val="0"/>
      <w:marBottom w:val="0"/>
      <w:divBdr>
        <w:top w:val="none" w:sz="0" w:space="0" w:color="auto"/>
        <w:left w:val="none" w:sz="0" w:space="0" w:color="auto"/>
        <w:bottom w:val="none" w:sz="0" w:space="0" w:color="auto"/>
        <w:right w:val="none" w:sz="0" w:space="0" w:color="auto"/>
      </w:divBdr>
      <w:divsChild>
        <w:div w:id="152334906">
          <w:marLeft w:val="547"/>
          <w:marRight w:val="0"/>
          <w:marTop w:val="240"/>
          <w:marBottom w:val="0"/>
          <w:divBdr>
            <w:top w:val="none" w:sz="0" w:space="0" w:color="auto"/>
            <w:left w:val="none" w:sz="0" w:space="0" w:color="auto"/>
            <w:bottom w:val="none" w:sz="0" w:space="0" w:color="auto"/>
            <w:right w:val="none" w:sz="0" w:space="0" w:color="auto"/>
          </w:divBdr>
        </w:div>
        <w:div w:id="843011751">
          <w:marLeft w:val="547"/>
          <w:marRight w:val="0"/>
          <w:marTop w:val="240"/>
          <w:marBottom w:val="0"/>
          <w:divBdr>
            <w:top w:val="none" w:sz="0" w:space="0" w:color="auto"/>
            <w:left w:val="none" w:sz="0" w:space="0" w:color="auto"/>
            <w:bottom w:val="none" w:sz="0" w:space="0" w:color="auto"/>
            <w:right w:val="none" w:sz="0" w:space="0" w:color="auto"/>
          </w:divBdr>
        </w:div>
        <w:div w:id="2010212487">
          <w:marLeft w:val="1166"/>
          <w:marRight w:val="0"/>
          <w:marTop w:val="240"/>
          <w:marBottom w:val="0"/>
          <w:divBdr>
            <w:top w:val="none" w:sz="0" w:space="0" w:color="auto"/>
            <w:left w:val="none" w:sz="0" w:space="0" w:color="auto"/>
            <w:bottom w:val="none" w:sz="0" w:space="0" w:color="auto"/>
            <w:right w:val="none" w:sz="0" w:space="0" w:color="auto"/>
          </w:divBdr>
        </w:div>
      </w:divsChild>
    </w:div>
    <w:div w:id="1874341754">
      <w:bodyDiv w:val="1"/>
      <w:marLeft w:val="0"/>
      <w:marRight w:val="0"/>
      <w:marTop w:val="0"/>
      <w:marBottom w:val="0"/>
      <w:divBdr>
        <w:top w:val="none" w:sz="0" w:space="0" w:color="auto"/>
        <w:left w:val="none" w:sz="0" w:space="0" w:color="auto"/>
        <w:bottom w:val="none" w:sz="0" w:space="0" w:color="auto"/>
        <w:right w:val="none" w:sz="0" w:space="0" w:color="auto"/>
      </w:divBdr>
    </w:div>
    <w:div w:id="1875383889">
      <w:bodyDiv w:val="1"/>
      <w:marLeft w:val="0"/>
      <w:marRight w:val="0"/>
      <w:marTop w:val="0"/>
      <w:marBottom w:val="0"/>
      <w:divBdr>
        <w:top w:val="none" w:sz="0" w:space="0" w:color="auto"/>
        <w:left w:val="none" w:sz="0" w:space="0" w:color="auto"/>
        <w:bottom w:val="none" w:sz="0" w:space="0" w:color="auto"/>
        <w:right w:val="none" w:sz="0" w:space="0" w:color="auto"/>
      </w:divBdr>
    </w:div>
    <w:div w:id="1875456457">
      <w:bodyDiv w:val="1"/>
      <w:marLeft w:val="0"/>
      <w:marRight w:val="0"/>
      <w:marTop w:val="0"/>
      <w:marBottom w:val="0"/>
      <w:divBdr>
        <w:top w:val="none" w:sz="0" w:space="0" w:color="auto"/>
        <w:left w:val="none" w:sz="0" w:space="0" w:color="auto"/>
        <w:bottom w:val="none" w:sz="0" w:space="0" w:color="auto"/>
        <w:right w:val="none" w:sz="0" w:space="0" w:color="auto"/>
      </w:divBdr>
      <w:divsChild>
        <w:div w:id="1183010778">
          <w:marLeft w:val="360"/>
          <w:marRight w:val="0"/>
          <w:marTop w:val="200"/>
          <w:marBottom w:val="0"/>
          <w:divBdr>
            <w:top w:val="none" w:sz="0" w:space="0" w:color="auto"/>
            <w:left w:val="none" w:sz="0" w:space="0" w:color="auto"/>
            <w:bottom w:val="none" w:sz="0" w:space="0" w:color="auto"/>
            <w:right w:val="none" w:sz="0" w:space="0" w:color="auto"/>
          </w:divBdr>
        </w:div>
      </w:divsChild>
    </w:div>
    <w:div w:id="1875847852">
      <w:bodyDiv w:val="1"/>
      <w:marLeft w:val="0"/>
      <w:marRight w:val="0"/>
      <w:marTop w:val="0"/>
      <w:marBottom w:val="0"/>
      <w:divBdr>
        <w:top w:val="none" w:sz="0" w:space="0" w:color="auto"/>
        <w:left w:val="none" w:sz="0" w:space="0" w:color="auto"/>
        <w:bottom w:val="none" w:sz="0" w:space="0" w:color="auto"/>
        <w:right w:val="none" w:sz="0" w:space="0" w:color="auto"/>
      </w:divBdr>
    </w:div>
    <w:div w:id="1876043382">
      <w:bodyDiv w:val="1"/>
      <w:marLeft w:val="0"/>
      <w:marRight w:val="0"/>
      <w:marTop w:val="0"/>
      <w:marBottom w:val="0"/>
      <w:divBdr>
        <w:top w:val="none" w:sz="0" w:space="0" w:color="auto"/>
        <w:left w:val="none" w:sz="0" w:space="0" w:color="auto"/>
        <w:bottom w:val="none" w:sz="0" w:space="0" w:color="auto"/>
        <w:right w:val="none" w:sz="0" w:space="0" w:color="auto"/>
      </w:divBdr>
    </w:div>
    <w:div w:id="1876379801">
      <w:bodyDiv w:val="1"/>
      <w:marLeft w:val="0"/>
      <w:marRight w:val="0"/>
      <w:marTop w:val="0"/>
      <w:marBottom w:val="0"/>
      <w:divBdr>
        <w:top w:val="none" w:sz="0" w:space="0" w:color="auto"/>
        <w:left w:val="none" w:sz="0" w:space="0" w:color="auto"/>
        <w:bottom w:val="none" w:sz="0" w:space="0" w:color="auto"/>
        <w:right w:val="none" w:sz="0" w:space="0" w:color="auto"/>
      </w:divBdr>
    </w:div>
    <w:div w:id="1876577090">
      <w:bodyDiv w:val="1"/>
      <w:marLeft w:val="0"/>
      <w:marRight w:val="0"/>
      <w:marTop w:val="0"/>
      <w:marBottom w:val="0"/>
      <w:divBdr>
        <w:top w:val="none" w:sz="0" w:space="0" w:color="auto"/>
        <w:left w:val="none" w:sz="0" w:space="0" w:color="auto"/>
        <w:bottom w:val="none" w:sz="0" w:space="0" w:color="auto"/>
        <w:right w:val="none" w:sz="0" w:space="0" w:color="auto"/>
      </w:divBdr>
    </w:div>
    <w:div w:id="1877113384">
      <w:bodyDiv w:val="1"/>
      <w:marLeft w:val="0"/>
      <w:marRight w:val="0"/>
      <w:marTop w:val="0"/>
      <w:marBottom w:val="0"/>
      <w:divBdr>
        <w:top w:val="none" w:sz="0" w:space="0" w:color="auto"/>
        <w:left w:val="none" w:sz="0" w:space="0" w:color="auto"/>
        <w:bottom w:val="none" w:sz="0" w:space="0" w:color="auto"/>
        <w:right w:val="none" w:sz="0" w:space="0" w:color="auto"/>
      </w:divBdr>
      <w:divsChild>
        <w:div w:id="15620367">
          <w:marLeft w:val="2520"/>
          <w:marRight w:val="0"/>
          <w:marTop w:val="77"/>
          <w:marBottom w:val="0"/>
          <w:divBdr>
            <w:top w:val="none" w:sz="0" w:space="0" w:color="auto"/>
            <w:left w:val="none" w:sz="0" w:space="0" w:color="auto"/>
            <w:bottom w:val="none" w:sz="0" w:space="0" w:color="auto"/>
            <w:right w:val="none" w:sz="0" w:space="0" w:color="auto"/>
          </w:divBdr>
        </w:div>
        <w:div w:id="140536842">
          <w:marLeft w:val="1166"/>
          <w:marRight w:val="0"/>
          <w:marTop w:val="77"/>
          <w:marBottom w:val="0"/>
          <w:divBdr>
            <w:top w:val="none" w:sz="0" w:space="0" w:color="auto"/>
            <w:left w:val="none" w:sz="0" w:space="0" w:color="auto"/>
            <w:bottom w:val="none" w:sz="0" w:space="0" w:color="auto"/>
            <w:right w:val="none" w:sz="0" w:space="0" w:color="auto"/>
          </w:divBdr>
        </w:div>
        <w:div w:id="486896635">
          <w:marLeft w:val="1800"/>
          <w:marRight w:val="0"/>
          <w:marTop w:val="77"/>
          <w:marBottom w:val="0"/>
          <w:divBdr>
            <w:top w:val="none" w:sz="0" w:space="0" w:color="auto"/>
            <w:left w:val="none" w:sz="0" w:space="0" w:color="auto"/>
            <w:bottom w:val="none" w:sz="0" w:space="0" w:color="auto"/>
            <w:right w:val="none" w:sz="0" w:space="0" w:color="auto"/>
          </w:divBdr>
        </w:div>
        <w:div w:id="815296429">
          <w:marLeft w:val="2520"/>
          <w:marRight w:val="0"/>
          <w:marTop w:val="77"/>
          <w:marBottom w:val="0"/>
          <w:divBdr>
            <w:top w:val="none" w:sz="0" w:space="0" w:color="auto"/>
            <w:left w:val="none" w:sz="0" w:space="0" w:color="auto"/>
            <w:bottom w:val="none" w:sz="0" w:space="0" w:color="auto"/>
            <w:right w:val="none" w:sz="0" w:space="0" w:color="auto"/>
          </w:divBdr>
        </w:div>
        <w:div w:id="1114596431">
          <w:marLeft w:val="1800"/>
          <w:marRight w:val="0"/>
          <w:marTop w:val="77"/>
          <w:marBottom w:val="0"/>
          <w:divBdr>
            <w:top w:val="none" w:sz="0" w:space="0" w:color="auto"/>
            <w:left w:val="none" w:sz="0" w:space="0" w:color="auto"/>
            <w:bottom w:val="none" w:sz="0" w:space="0" w:color="auto"/>
            <w:right w:val="none" w:sz="0" w:space="0" w:color="auto"/>
          </w:divBdr>
        </w:div>
        <w:div w:id="1397046726">
          <w:marLeft w:val="547"/>
          <w:marRight w:val="0"/>
          <w:marTop w:val="86"/>
          <w:marBottom w:val="0"/>
          <w:divBdr>
            <w:top w:val="none" w:sz="0" w:space="0" w:color="auto"/>
            <w:left w:val="none" w:sz="0" w:space="0" w:color="auto"/>
            <w:bottom w:val="none" w:sz="0" w:space="0" w:color="auto"/>
            <w:right w:val="none" w:sz="0" w:space="0" w:color="auto"/>
          </w:divBdr>
        </w:div>
        <w:div w:id="1540362144">
          <w:marLeft w:val="1800"/>
          <w:marRight w:val="0"/>
          <w:marTop w:val="77"/>
          <w:marBottom w:val="0"/>
          <w:divBdr>
            <w:top w:val="none" w:sz="0" w:space="0" w:color="auto"/>
            <w:left w:val="none" w:sz="0" w:space="0" w:color="auto"/>
            <w:bottom w:val="none" w:sz="0" w:space="0" w:color="auto"/>
            <w:right w:val="none" w:sz="0" w:space="0" w:color="auto"/>
          </w:divBdr>
        </w:div>
        <w:div w:id="1633514656">
          <w:marLeft w:val="2520"/>
          <w:marRight w:val="0"/>
          <w:marTop w:val="77"/>
          <w:marBottom w:val="0"/>
          <w:divBdr>
            <w:top w:val="none" w:sz="0" w:space="0" w:color="auto"/>
            <w:left w:val="none" w:sz="0" w:space="0" w:color="auto"/>
            <w:bottom w:val="none" w:sz="0" w:space="0" w:color="auto"/>
            <w:right w:val="none" w:sz="0" w:space="0" w:color="auto"/>
          </w:divBdr>
        </w:div>
        <w:div w:id="1869835588">
          <w:marLeft w:val="1800"/>
          <w:marRight w:val="0"/>
          <w:marTop w:val="77"/>
          <w:marBottom w:val="0"/>
          <w:divBdr>
            <w:top w:val="none" w:sz="0" w:space="0" w:color="auto"/>
            <w:left w:val="none" w:sz="0" w:space="0" w:color="auto"/>
            <w:bottom w:val="none" w:sz="0" w:space="0" w:color="auto"/>
            <w:right w:val="none" w:sz="0" w:space="0" w:color="auto"/>
          </w:divBdr>
        </w:div>
        <w:div w:id="1925146762">
          <w:marLeft w:val="1166"/>
          <w:marRight w:val="0"/>
          <w:marTop w:val="77"/>
          <w:marBottom w:val="0"/>
          <w:divBdr>
            <w:top w:val="none" w:sz="0" w:space="0" w:color="auto"/>
            <w:left w:val="none" w:sz="0" w:space="0" w:color="auto"/>
            <w:bottom w:val="none" w:sz="0" w:space="0" w:color="auto"/>
            <w:right w:val="none" w:sz="0" w:space="0" w:color="auto"/>
          </w:divBdr>
        </w:div>
      </w:divsChild>
    </w:div>
    <w:div w:id="1878081323">
      <w:bodyDiv w:val="1"/>
      <w:marLeft w:val="0"/>
      <w:marRight w:val="0"/>
      <w:marTop w:val="0"/>
      <w:marBottom w:val="0"/>
      <w:divBdr>
        <w:top w:val="none" w:sz="0" w:space="0" w:color="auto"/>
        <w:left w:val="none" w:sz="0" w:space="0" w:color="auto"/>
        <w:bottom w:val="none" w:sz="0" w:space="0" w:color="auto"/>
        <w:right w:val="none" w:sz="0" w:space="0" w:color="auto"/>
      </w:divBdr>
    </w:div>
    <w:div w:id="1878663497">
      <w:bodyDiv w:val="1"/>
      <w:marLeft w:val="0"/>
      <w:marRight w:val="0"/>
      <w:marTop w:val="0"/>
      <w:marBottom w:val="0"/>
      <w:divBdr>
        <w:top w:val="none" w:sz="0" w:space="0" w:color="auto"/>
        <w:left w:val="none" w:sz="0" w:space="0" w:color="auto"/>
        <w:bottom w:val="none" w:sz="0" w:space="0" w:color="auto"/>
        <w:right w:val="none" w:sz="0" w:space="0" w:color="auto"/>
      </w:divBdr>
    </w:div>
    <w:div w:id="1879466113">
      <w:bodyDiv w:val="1"/>
      <w:marLeft w:val="0"/>
      <w:marRight w:val="0"/>
      <w:marTop w:val="0"/>
      <w:marBottom w:val="0"/>
      <w:divBdr>
        <w:top w:val="none" w:sz="0" w:space="0" w:color="auto"/>
        <w:left w:val="none" w:sz="0" w:space="0" w:color="auto"/>
        <w:bottom w:val="none" w:sz="0" w:space="0" w:color="auto"/>
        <w:right w:val="none" w:sz="0" w:space="0" w:color="auto"/>
      </w:divBdr>
    </w:div>
    <w:div w:id="1879587573">
      <w:bodyDiv w:val="1"/>
      <w:marLeft w:val="0"/>
      <w:marRight w:val="0"/>
      <w:marTop w:val="0"/>
      <w:marBottom w:val="0"/>
      <w:divBdr>
        <w:top w:val="none" w:sz="0" w:space="0" w:color="auto"/>
        <w:left w:val="none" w:sz="0" w:space="0" w:color="auto"/>
        <w:bottom w:val="none" w:sz="0" w:space="0" w:color="auto"/>
        <w:right w:val="none" w:sz="0" w:space="0" w:color="auto"/>
      </w:divBdr>
    </w:div>
    <w:div w:id="1880775539">
      <w:bodyDiv w:val="1"/>
      <w:marLeft w:val="0"/>
      <w:marRight w:val="0"/>
      <w:marTop w:val="0"/>
      <w:marBottom w:val="0"/>
      <w:divBdr>
        <w:top w:val="none" w:sz="0" w:space="0" w:color="auto"/>
        <w:left w:val="none" w:sz="0" w:space="0" w:color="auto"/>
        <w:bottom w:val="none" w:sz="0" w:space="0" w:color="auto"/>
        <w:right w:val="none" w:sz="0" w:space="0" w:color="auto"/>
      </w:divBdr>
      <w:divsChild>
        <w:div w:id="584612998">
          <w:marLeft w:val="547"/>
          <w:marRight w:val="0"/>
          <w:marTop w:val="154"/>
          <w:marBottom w:val="0"/>
          <w:divBdr>
            <w:top w:val="none" w:sz="0" w:space="0" w:color="auto"/>
            <w:left w:val="none" w:sz="0" w:space="0" w:color="auto"/>
            <w:bottom w:val="none" w:sz="0" w:space="0" w:color="auto"/>
            <w:right w:val="none" w:sz="0" w:space="0" w:color="auto"/>
          </w:divBdr>
        </w:div>
        <w:div w:id="1444181100">
          <w:marLeft w:val="547"/>
          <w:marRight w:val="0"/>
          <w:marTop w:val="154"/>
          <w:marBottom w:val="0"/>
          <w:divBdr>
            <w:top w:val="none" w:sz="0" w:space="0" w:color="auto"/>
            <w:left w:val="none" w:sz="0" w:space="0" w:color="auto"/>
            <w:bottom w:val="none" w:sz="0" w:space="0" w:color="auto"/>
            <w:right w:val="none" w:sz="0" w:space="0" w:color="auto"/>
          </w:divBdr>
        </w:div>
        <w:div w:id="1547135726">
          <w:marLeft w:val="547"/>
          <w:marRight w:val="0"/>
          <w:marTop w:val="154"/>
          <w:marBottom w:val="0"/>
          <w:divBdr>
            <w:top w:val="none" w:sz="0" w:space="0" w:color="auto"/>
            <w:left w:val="none" w:sz="0" w:space="0" w:color="auto"/>
            <w:bottom w:val="none" w:sz="0" w:space="0" w:color="auto"/>
            <w:right w:val="none" w:sz="0" w:space="0" w:color="auto"/>
          </w:divBdr>
        </w:div>
      </w:divsChild>
    </w:div>
    <w:div w:id="1881431694">
      <w:bodyDiv w:val="1"/>
      <w:marLeft w:val="0"/>
      <w:marRight w:val="0"/>
      <w:marTop w:val="0"/>
      <w:marBottom w:val="0"/>
      <w:divBdr>
        <w:top w:val="none" w:sz="0" w:space="0" w:color="auto"/>
        <w:left w:val="none" w:sz="0" w:space="0" w:color="auto"/>
        <w:bottom w:val="none" w:sz="0" w:space="0" w:color="auto"/>
        <w:right w:val="none" w:sz="0" w:space="0" w:color="auto"/>
      </w:divBdr>
      <w:divsChild>
        <w:div w:id="33701625">
          <w:marLeft w:val="1166"/>
          <w:marRight w:val="0"/>
          <w:marTop w:val="96"/>
          <w:marBottom w:val="0"/>
          <w:divBdr>
            <w:top w:val="none" w:sz="0" w:space="0" w:color="auto"/>
            <w:left w:val="none" w:sz="0" w:space="0" w:color="auto"/>
            <w:bottom w:val="none" w:sz="0" w:space="0" w:color="auto"/>
            <w:right w:val="none" w:sz="0" w:space="0" w:color="auto"/>
          </w:divBdr>
        </w:div>
        <w:div w:id="1409962018">
          <w:marLeft w:val="1166"/>
          <w:marRight w:val="0"/>
          <w:marTop w:val="96"/>
          <w:marBottom w:val="0"/>
          <w:divBdr>
            <w:top w:val="none" w:sz="0" w:space="0" w:color="auto"/>
            <w:left w:val="none" w:sz="0" w:space="0" w:color="auto"/>
            <w:bottom w:val="none" w:sz="0" w:space="0" w:color="auto"/>
            <w:right w:val="none" w:sz="0" w:space="0" w:color="auto"/>
          </w:divBdr>
        </w:div>
        <w:div w:id="1581331752">
          <w:marLeft w:val="547"/>
          <w:marRight w:val="0"/>
          <w:marTop w:val="115"/>
          <w:marBottom w:val="0"/>
          <w:divBdr>
            <w:top w:val="none" w:sz="0" w:space="0" w:color="auto"/>
            <w:left w:val="none" w:sz="0" w:space="0" w:color="auto"/>
            <w:bottom w:val="none" w:sz="0" w:space="0" w:color="auto"/>
            <w:right w:val="none" w:sz="0" w:space="0" w:color="auto"/>
          </w:divBdr>
        </w:div>
      </w:divsChild>
    </w:div>
    <w:div w:id="1882285936">
      <w:bodyDiv w:val="1"/>
      <w:marLeft w:val="0"/>
      <w:marRight w:val="0"/>
      <w:marTop w:val="0"/>
      <w:marBottom w:val="0"/>
      <w:divBdr>
        <w:top w:val="none" w:sz="0" w:space="0" w:color="auto"/>
        <w:left w:val="none" w:sz="0" w:space="0" w:color="auto"/>
        <w:bottom w:val="none" w:sz="0" w:space="0" w:color="auto"/>
        <w:right w:val="none" w:sz="0" w:space="0" w:color="auto"/>
      </w:divBdr>
      <w:divsChild>
        <w:div w:id="200020608">
          <w:marLeft w:val="547"/>
          <w:marRight w:val="0"/>
          <w:marTop w:val="96"/>
          <w:marBottom w:val="0"/>
          <w:divBdr>
            <w:top w:val="none" w:sz="0" w:space="0" w:color="auto"/>
            <w:left w:val="none" w:sz="0" w:space="0" w:color="auto"/>
            <w:bottom w:val="none" w:sz="0" w:space="0" w:color="auto"/>
            <w:right w:val="none" w:sz="0" w:space="0" w:color="auto"/>
          </w:divBdr>
        </w:div>
        <w:div w:id="425660149">
          <w:marLeft w:val="547"/>
          <w:marRight w:val="0"/>
          <w:marTop w:val="96"/>
          <w:marBottom w:val="0"/>
          <w:divBdr>
            <w:top w:val="none" w:sz="0" w:space="0" w:color="auto"/>
            <w:left w:val="none" w:sz="0" w:space="0" w:color="auto"/>
            <w:bottom w:val="none" w:sz="0" w:space="0" w:color="auto"/>
            <w:right w:val="none" w:sz="0" w:space="0" w:color="auto"/>
          </w:divBdr>
        </w:div>
        <w:div w:id="500973348">
          <w:marLeft w:val="547"/>
          <w:marRight w:val="0"/>
          <w:marTop w:val="96"/>
          <w:marBottom w:val="0"/>
          <w:divBdr>
            <w:top w:val="none" w:sz="0" w:space="0" w:color="auto"/>
            <w:left w:val="none" w:sz="0" w:space="0" w:color="auto"/>
            <w:bottom w:val="none" w:sz="0" w:space="0" w:color="auto"/>
            <w:right w:val="none" w:sz="0" w:space="0" w:color="auto"/>
          </w:divBdr>
        </w:div>
        <w:div w:id="688681428">
          <w:marLeft w:val="547"/>
          <w:marRight w:val="0"/>
          <w:marTop w:val="96"/>
          <w:marBottom w:val="0"/>
          <w:divBdr>
            <w:top w:val="none" w:sz="0" w:space="0" w:color="auto"/>
            <w:left w:val="none" w:sz="0" w:space="0" w:color="auto"/>
            <w:bottom w:val="none" w:sz="0" w:space="0" w:color="auto"/>
            <w:right w:val="none" w:sz="0" w:space="0" w:color="auto"/>
          </w:divBdr>
        </w:div>
        <w:div w:id="699010248">
          <w:marLeft w:val="547"/>
          <w:marRight w:val="0"/>
          <w:marTop w:val="96"/>
          <w:marBottom w:val="0"/>
          <w:divBdr>
            <w:top w:val="none" w:sz="0" w:space="0" w:color="auto"/>
            <w:left w:val="none" w:sz="0" w:space="0" w:color="auto"/>
            <w:bottom w:val="none" w:sz="0" w:space="0" w:color="auto"/>
            <w:right w:val="none" w:sz="0" w:space="0" w:color="auto"/>
          </w:divBdr>
        </w:div>
        <w:div w:id="780536783">
          <w:marLeft w:val="1166"/>
          <w:marRight w:val="0"/>
          <w:marTop w:val="77"/>
          <w:marBottom w:val="0"/>
          <w:divBdr>
            <w:top w:val="none" w:sz="0" w:space="0" w:color="auto"/>
            <w:left w:val="none" w:sz="0" w:space="0" w:color="auto"/>
            <w:bottom w:val="none" w:sz="0" w:space="0" w:color="auto"/>
            <w:right w:val="none" w:sz="0" w:space="0" w:color="auto"/>
          </w:divBdr>
        </w:div>
        <w:div w:id="995570846">
          <w:marLeft w:val="547"/>
          <w:marRight w:val="0"/>
          <w:marTop w:val="96"/>
          <w:marBottom w:val="0"/>
          <w:divBdr>
            <w:top w:val="none" w:sz="0" w:space="0" w:color="auto"/>
            <w:left w:val="none" w:sz="0" w:space="0" w:color="auto"/>
            <w:bottom w:val="none" w:sz="0" w:space="0" w:color="auto"/>
            <w:right w:val="none" w:sz="0" w:space="0" w:color="auto"/>
          </w:divBdr>
        </w:div>
        <w:div w:id="1388644230">
          <w:marLeft w:val="1166"/>
          <w:marRight w:val="0"/>
          <w:marTop w:val="77"/>
          <w:marBottom w:val="0"/>
          <w:divBdr>
            <w:top w:val="none" w:sz="0" w:space="0" w:color="auto"/>
            <w:left w:val="none" w:sz="0" w:space="0" w:color="auto"/>
            <w:bottom w:val="none" w:sz="0" w:space="0" w:color="auto"/>
            <w:right w:val="none" w:sz="0" w:space="0" w:color="auto"/>
          </w:divBdr>
        </w:div>
        <w:div w:id="1974552325">
          <w:marLeft w:val="547"/>
          <w:marRight w:val="0"/>
          <w:marTop w:val="96"/>
          <w:marBottom w:val="0"/>
          <w:divBdr>
            <w:top w:val="none" w:sz="0" w:space="0" w:color="auto"/>
            <w:left w:val="none" w:sz="0" w:space="0" w:color="auto"/>
            <w:bottom w:val="none" w:sz="0" w:space="0" w:color="auto"/>
            <w:right w:val="none" w:sz="0" w:space="0" w:color="auto"/>
          </w:divBdr>
        </w:div>
      </w:divsChild>
    </w:div>
    <w:div w:id="1884826501">
      <w:bodyDiv w:val="1"/>
      <w:marLeft w:val="0"/>
      <w:marRight w:val="0"/>
      <w:marTop w:val="0"/>
      <w:marBottom w:val="0"/>
      <w:divBdr>
        <w:top w:val="none" w:sz="0" w:space="0" w:color="auto"/>
        <w:left w:val="none" w:sz="0" w:space="0" w:color="auto"/>
        <w:bottom w:val="none" w:sz="0" w:space="0" w:color="auto"/>
        <w:right w:val="none" w:sz="0" w:space="0" w:color="auto"/>
      </w:divBdr>
      <w:divsChild>
        <w:div w:id="14507247">
          <w:marLeft w:val="1166"/>
          <w:marRight w:val="0"/>
          <w:marTop w:val="96"/>
          <w:marBottom w:val="0"/>
          <w:divBdr>
            <w:top w:val="none" w:sz="0" w:space="0" w:color="auto"/>
            <w:left w:val="none" w:sz="0" w:space="0" w:color="auto"/>
            <w:bottom w:val="none" w:sz="0" w:space="0" w:color="auto"/>
            <w:right w:val="none" w:sz="0" w:space="0" w:color="auto"/>
          </w:divBdr>
        </w:div>
        <w:div w:id="155851921">
          <w:marLeft w:val="547"/>
          <w:marRight w:val="0"/>
          <w:marTop w:val="240"/>
          <w:marBottom w:val="0"/>
          <w:divBdr>
            <w:top w:val="none" w:sz="0" w:space="0" w:color="auto"/>
            <w:left w:val="none" w:sz="0" w:space="0" w:color="auto"/>
            <w:bottom w:val="none" w:sz="0" w:space="0" w:color="auto"/>
            <w:right w:val="none" w:sz="0" w:space="0" w:color="auto"/>
          </w:divBdr>
        </w:div>
        <w:div w:id="320426163">
          <w:marLeft w:val="547"/>
          <w:marRight w:val="0"/>
          <w:marTop w:val="240"/>
          <w:marBottom w:val="0"/>
          <w:divBdr>
            <w:top w:val="none" w:sz="0" w:space="0" w:color="auto"/>
            <w:left w:val="none" w:sz="0" w:space="0" w:color="auto"/>
            <w:bottom w:val="none" w:sz="0" w:space="0" w:color="auto"/>
            <w:right w:val="none" w:sz="0" w:space="0" w:color="auto"/>
          </w:divBdr>
        </w:div>
        <w:div w:id="336855398">
          <w:marLeft w:val="1166"/>
          <w:marRight w:val="0"/>
          <w:marTop w:val="96"/>
          <w:marBottom w:val="0"/>
          <w:divBdr>
            <w:top w:val="none" w:sz="0" w:space="0" w:color="auto"/>
            <w:left w:val="none" w:sz="0" w:space="0" w:color="auto"/>
            <w:bottom w:val="none" w:sz="0" w:space="0" w:color="auto"/>
            <w:right w:val="none" w:sz="0" w:space="0" w:color="auto"/>
          </w:divBdr>
        </w:div>
        <w:div w:id="1006829968">
          <w:marLeft w:val="1800"/>
          <w:marRight w:val="0"/>
          <w:marTop w:val="96"/>
          <w:marBottom w:val="0"/>
          <w:divBdr>
            <w:top w:val="none" w:sz="0" w:space="0" w:color="auto"/>
            <w:left w:val="none" w:sz="0" w:space="0" w:color="auto"/>
            <w:bottom w:val="none" w:sz="0" w:space="0" w:color="auto"/>
            <w:right w:val="none" w:sz="0" w:space="0" w:color="auto"/>
          </w:divBdr>
        </w:div>
        <w:div w:id="1732263104">
          <w:marLeft w:val="1800"/>
          <w:marRight w:val="0"/>
          <w:marTop w:val="96"/>
          <w:marBottom w:val="0"/>
          <w:divBdr>
            <w:top w:val="none" w:sz="0" w:space="0" w:color="auto"/>
            <w:left w:val="none" w:sz="0" w:space="0" w:color="auto"/>
            <w:bottom w:val="none" w:sz="0" w:space="0" w:color="auto"/>
            <w:right w:val="none" w:sz="0" w:space="0" w:color="auto"/>
          </w:divBdr>
        </w:div>
        <w:div w:id="1804035734">
          <w:marLeft w:val="1800"/>
          <w:marRight w:val="0"/>
          <w:marTop w:val="96"/>
          <w:marBottom w:val="0"/>
          <w:divBdr>
            <w:top w:val="none" w:sz="0" w:space="0" w:color="auto"/>
            <w:left w:val="none" w:sz="0" w:space="0" w:color="auto"/>
            <w:bottom w:val="none" w:sz="0" w:space="0" w:color="auto"/>
            <w:right w:val="none" w:sz="0" w:space="0" w:color="auto"/>
          </w:divBdr>
        </w:div>
        <w:div w:id="1886481671">
          <w:marLeft w:val="1166"/>
          <w:marRight w:val="0"/>
          <w:marTop w:val="96"/>
          <w:marBottom w:val="0"/>
          <w:divBdr>
            <w:top w:val="none" w:sz="0" w:space="0" w:color="auto"/>
            <w:left w:val="none" w:sz="0" w:space="0" w:color="auto"/>
            <w:bottom w:val="none" w:sz="0" w:space="0" w:color="auto"/>
            <w:right w:val="none" w:sz="0" w:space="0" w:color="auto"/>
          </w:divBdr>
        </w:div>
        <w:div w:id="2021731728">
          <w:marLeft w:val="1166"/>
          <w:marRight w:val="0"/>
          <w:marTop w:val="96"/>
          <w:marBottom w:val="0"/>
          <w:divBdr>
            <w:top w:val="none" w:sz="0" w:space="0" w:color="auto"/>
            <w:left w:val="none" w:sz="0" w:space="0" w:color="auto"/>
            <w:bottom w:val="none" w:sz="0" w:space="0" w:color="auto"/>
            <w:right w:val="none" w:sz="0" w:space="0" w:color="auto"/>
          </w:divBdr>
        </w:div>
      </w:divsChild>
    </w:div>
    <w:div w:id="1885407241">
      <w:bodyDiv w:val="1"/>
      <w:marLeft w:val="0"/>
      <w:marRight w:val="0"/>
      <w:marTop w:val="0"/>
      <w:marBottom w:val="0"/>
      <w:divBdr>
        <w:top w:val="none" w:sz="0" w:space="0" w:color="auto"/>
        <w:left w:val="none" w:sz="0" w:space="0" w:color="auto"/>
        <w:bottom w:val="none" w:sz="0" w:space="0" w:color="auto"/>
        <w:right w:val="none" w:sz="0" w:space="0" w:color="auto"/>
      </w:divBdr>
    </w:div>
    <w:div w:id="1886092355">
      <w:bodyDiv w:val="1"/>
      <w:marLeft w:val="0"/>
      <w:marRight w:val="0"/>
      <w:marTop w:val="0"/>
      <w:marBottom w:val="0"/>
      <w:divBdr>
        <w:top w:val="none" w:sz="0" w:space="0" w:color="auto"/>
        <w:left w:val="none" w:sz="0" w:space="0" w:color="auto"/>
        <w:bottom w:val="none" w:sz="0" w:space="0" w:color="auto"/>
        <w:right w:val="none" w:sz="0" w:space="0" w:color="auto"/>
      </w:divBdr>
      <w:divsChild>
        <w:div w:id="1808816507">
          <w:marLeft w:val="0"/>
          <w:marRight w:val="0"/>
          <w:marTop w:val="0"/>
          <w:marBottom w:val="0"/>
          <w:divBdr>
            <w:top w:val="none" w:sz="0" w:space="0" w:color="auto"/>
            <w:left w:val="none" w:sz="0" w:space="0" w:color="auto"/>
            <w:bottom w:val="none" w:sz="0" w:space="0" w:color="auto"/>
            <w:right w:val="none" w:sz="0" w:space="0" w:color="auto"/>
          </w:divBdr>
          <w:divsChild>
            <w:div w:id="757292458">
              <w:marLeft w:val="0"/>
              <w:marRight w:val="0"/>
              <w:marTop w:val="0"/>
              <w:marBottom w:val="0"/>
              <w:divBdr>
                <w:top w:val="none" w:sz="0" w:space="0" w:color="auto"/>
                <w:left w:val="none" w:sz="0" w:space="0" w:color="auto"/>
                <w:bottom w:val="none" w:sz="0" w:space="0" w:color="auto"/>
                <w:right w:val="none" w:sz="0" w:space="0" w:color="auto"/>
              </w:divBdr>
            </w:div>
            <w:div w:id="1240142532">
              <w:marLeft w:val="0"/>
              <w:marRight w:val="0"/>
              <w:marTop w:val="0"/>
              <w:marBottom w:val="0"/>
              <w:divBdr>
                <w:top w:val="none" w:sz="0" w:space="0" w:color="auto"/>
                <w:left w:val="none" w:sz="0" w:space="0" w:color="auto"/>
                <w:bottom w:val="none" w:sz="0" w:space="0" w:color="auto"/>
                <w:right w:val="none" w:sz="0" w:space="0" w:color="auto"/>
              </w:divBdr>
            </w:div>
            <w:div w:id="1247298897">
              <w:marLeft w:val="0"/>
              <w:marRight w:val="0"/>
              <w:marTop w:val="0"/>
              <w:marBottom w:val="0"/>
              <w:divBdr>
                <w:top w:val="none" w:sz="0" w:space="0" w:color="auto"/>
                <w:left w:val="none" w:sz="0" w:space="0" w:color="auto"/>
                <w:bottom w:val="none" w:sz="0" w:space="0" w:color="auto"/>
                <w:right w:val="none" w:sz="0" w:space="0" w:color="auto"/>
              </w:divBdr>
            </w:div>
            <w:div w:id="1343975179">
              <w:marLeft w:val="0"/>
              <w:marRight w:val="0"/>
              <w:marTop w:val="0"/>
              <w:marBottom w:val="0"/>
              <w:divBdr>
                <w:top w:val="none" w:sz="0" w:space="0" w:color="auto"/>
                <w:left w:val="none" w:sz="0" w:space="0" w:color="auto"/>
                <w:bottom w:val="none" w:sz="0" w:space="0" w:color="auto"/>
                <w:right w:val="none" w:sz="0" w:space="0" w:color="auto"/>
              </w:divBdr>
            </w:div>
            <w:div w:id="1436291709">
              <w:marLeft w:val="0"/>
              <w:marRight w:val="0"/>
              <w:marTop w:val="0"/>
              <w:marBottom w:val="0"/>
              <w:divBdr>
                <w:top w:val="none" w:sz="0" w:space="0" w:color="auto"/>
                <w:left w:val="none" w:sz="0" w:space="0" w:color="auto"/>
                <w:bottom w:val="none" w:sz="0" w:space="0" w:color="auto"/>
                <w:right w:val="none" w:sz="0" w:space="0" w:color="auto"/>
              </w:divBdr>
            </w:div>
            <w:div w:id="19190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7561">
      <w:bodyDiv w:val="1"/>
      <w:marLeft w:val="0"/>
      <w:marRight w:val="0"/>
      <w:marTop w:val="0"/>
      <w:marBottom w:val="0"/>
      <w:divBdr>
        <w:top w:val="none" w:sz="0" w:space="0" w:color="auto"/>
        <w:left w:val="none" w:sz="0" w:space="0" w:color="auto"/>
        <w:bottom w:val="none" w:sz="0" w:space="0" w:color="auto"/>
        <w:right w:val="none" w:sz="0" w:space="0" w:color="auto"/>
      </w:divBdr>
    </w:div>
    <w:div w:id="1886289013">
      <w:bodyDiv w:val="1"/>
      <w:marLeft w:val="0"/>
      <w:marRight w:val="0"/>
      <w:marTop w:val="0"/>
      <w:marBottom w:val="0"/>
      <w:divBdr>
        <w:top w:val="none" w:sz="0" w:space="0" w:color="auto"/>
        <w:left w:val="none" w:sz="0" w:space="0" w:color="auto"/>
        <w:bottom w:val="none" w:sz="0" w:space="0" w:color="auto"/>
        <w:right w:val="none" w:sz="0" w:space="0" w:color="auto"/>
      </w:divBdr>
      <w:divsChild>
        <w:div w:id="145242203">
          <w:marLeft w:val="1166"/>
          <w:marRight w:val="0"/>
          <w:marTop w:val="86"/>
          <w:marBottom w:val="0"/>
          <w:divBdr>
            <w:top w:val="none" w:sz="0" w:space="0" w:color="auto"/>
            <w:left w:val="none" w:sz="0" w:space="0" w:color="auto"/>
            <w:bottom w:val="none" w:sz="0" w:space="0" w:color="auto"/>
            <w:right w:val="none" w:sz="0" w:space="0" w:color="auto"/>
          </w:divBdr>
        </w:div>
        <w:div w:id="321739431">
          <w:marLeft w:val="1800"/>
          <w:marRight w:val="0"/>
          <w:marTop w:val="72"/>
          <w:marBottom w:val="0"/>
          <w:divBdr>
            <w:top w:val="none" w:sz="0" w:space="0" w:color="auto"/>
            <w:left w:val="none" w:sz="0" w:space="0" w:color="auto"/>
            <w:bottom w:val="none" w:sz="0" w:space="0" w:color="auto"/>
            <w:right w:val="none" w:sz="0" w:space="0" w:color="auto"/>
          </w:divBdr>
        </w:div>
        <w:div w:id="885677577">
          <w:marLeft w:val="1800"/>
          <w:marRight w:val="0"/>
          <w:marTop w:val="72"/>
          <w:marBottom w:val="0"/>
          <w:divBdr>
            <w:top w:val="none" w:sz="0" w:space="0" w:color="auto"/>
            <w:left w:val="none" w:sz="0" w:space="0" w:color="auto"/>
            <w:bottom w:val="none" w:sz="0" w:space="0" w:color="auto"/>
            <w:right w:val="none" w:sz="0" w:space="0" w:color="auto"/>
          </w:divBdr>
        </w:div>
        <w:div w:id="1039091704">
          <w:marLeft w:val="1166"/>
          <w:marRight w:val="0"/>
          <w:marTop w:val="86"/>
          <w:marBottom w:val="0"/>
          <w:divBdr>
            <w:top w:val="none" w:sz="0" w:space="0" w:color="auto"/>
            <w:left w:val="none" w:sz="0" w:space="0" w:color="auto"/>
            <w:bottom w:val="none" w:sz="0" w:space="0" w:color="auto"/>
            <w:right w:val="none" w:sz="0" w:space="0" w:color="auto"/>
          </w:divBdr>
        </w:div>
        <w:div w:id="1059552143">
          <w:marLeft w:val="2520"/>
          <w:marRight w:val="0"/>
          <w:marTop w:val="62"/>
          <w:marBottom w:val="0"/>
          <w:divBdr>
            <w:top w:val="none" w:sz="0" w:space="0" w:color="auto"/>
            <w:left w:val="none" w:sz="0" w:space="0" w:color="auto"/>
            <w:bottom w:val="none" w:sz="0" w:space="0" w:color="auto"/>
            <w:right w:val="none" w:sz="0" w:space="0" w:color="auto"/>
          </w:divBdr>
        </w:div>
        <w:div w:id="1104499261">
          <w:marLeft w:val="547"/>
          <w:marRight w:val="0"/>
          <w:marTop w:val="96"/>
          <w:marBottom w:val="0"/>
          <w:divBdr>
            <w:top w:val="none" w:sz="0" w:space="0" w:color="auto"/>
            <w:left w:val="none" w:sz="0" w:space="0" w:color="auto"/>
            <w:bottom w:val="none" w:sz="0" w:space="0" w:color="auto"/>
            <w:right w:val="none" w:sz="0" w:space="0" w:color="auto"/>
          </w:divBdr>
        </w:div>
        <w:div w:id="1147093789">
          <w:marLeft w:val="1800"/>
          <w:marRight w:val="0"/>
          <w:marTop w:val="72"/>
          <w:marBottom w:val="0"/>
          <w:divBdr>
            <w:top w:val="none" w:sz="0" w:space="0" w:color="auto"/>
            <w:left w:val="none" w:sz="0" w:space="0" w:color="auto"/>
            <w:bottom w:val="none" w:sz="0" w:space="0" w:color="auto"/>
            <w:right w:val="none" w:sz="0" w:space="0" w:color="auto"/>
          </w:divBdr>
        </w:div>
        <w:div w:id="1329674511">
          <w:marLeft w:val="1800"/>
          <w:marRight w:val="0"/>
          <w:marTop w:val="72"/>
          <w:marBottom w:val="0"/>
          <w:divBdr>
            <w:top w:val="none" w:sz="0" w:space="0" w:color="auto"/>
            <w:left w:val="none" w:sz="0" w:space="0" w:color="auto"/>
            <w:bottom w:val="none" w:sz="0" w:space="0" w:color="auto"/>
            <w:right w:val="none" w:sz="0" w:space="0" w:color="auto"/>
          </w:divBdr>
        </w:div>
        <w:div w:id="1746418119">
          <w:marLeft w:val="1166"/>
          <w:marRight w:val="0"/>
          <w:marTop w:val="86"/>
          <w:marBottom w:val="0"/>
          <w:divBdr>
            <w:top w:val="none" w:sz="0" w:space="0" w:color="auto"/>
            <w:left w:val="none" w:sz="0" w:space="0" w:color="auto"/>
            <w:bottom w:val="none" w:sz="0" w:space="0" w:color="auto"/>
            <w:right w:val="none" w:sz="0" w:space="0" w:color="auto"/>
          </w:divBdr>
        </w:div>
        <w:div w:id="1841969462">
          <w:marLeft w:val="547"/>
          <w:marRight w:val="0"/>
          <w:marTop w:val="96"/>
          <w:marBottom w:val="0"/>
          <w:divBdr>
            <w:top w:val="none" w:sz="0" w:space="0" w:color="auto"/>
            <w:left w:val="none" w:sz="0" w:space="0" w:color="auto"/>
            <w:bottom w:val="none" w:sz="0" w:space="0" w:color="auto"/>
            <w:right w:val="none" w:sz="0" w:space="0" w:color="auto"/>
          </w:divBdr>
        </w:div>
        <w:div w:id="2043355520">
          <w:marLeft w:val="1800"/>
          <w:marRight w:val="0"/>
          <w:marTop w:val="72"/>
          <w:marBottom w:val="0"/>
          <w:divBdr>
            <w:top w:val="none" w:sz="0" w:space="0" w:color="auto"/>
            <w:left w:val="none" w:sz="0" w:space="0" w:color="auto"/>
            <w:bottom w:val="none" w:sz="0" w:space="0" w:color="auto"/>
            <w:right w:val="none" w:sz="0" w:space="0" w:color="auto"/>
          </w:divBdr>
        </w:div>
      </w:divsChild>
    </w:div>
    <w:div w:id="1886719455">
      <w:bodyDiv w:val="1"/>
      <w:marLeft w:val="0"/>
      <w:marRight w:val="0"/>
      <w:marTop w:val="0"/>
      <w:marBottom w:val="0"/>
      <w:divBdr>
        <w:top w:val="none" w:sz="0" w:space="0" w:color="auto"/>
        <w:left w:val="none" w:sz="0" w:space="0" w:color="auto"/>
        <w:bottom w:val="none" w:sz="0" w:space="0" w:color="auto"/>
        <w:right w:val="none" w:sz="0" w:space="0" w:color="auto"/>
      </w:divBdr>
    </w:div>
    <w:div w:id="1888451972">
      <w:bodyDiv w:val="1"/>
      <w:marLeft w:val="0"/>
      <w:marRight w:val="0"/>
      <w:marTop w:val="0"/>
      <w:marBottom w:val="0"/>
      <w:divBdr>
        <w:top w:val="none" w:sz="0" w:space="0" w:color="auto"/>
        <w:left w:val="none" w:sz="0" w:space="0" w:color="auto"/>
        <w:bottom w:val="none" w:sz="0" w:space="0" w:color="auto"/>
        <w:right w:val="none" w:sz="0" w:space="0" w:color="auto"/>
      </w:divBdr>
    </w:div>
    <w:div w:id="1890916342">
      <w:bodyDiv w:val="1"/>
      <w:marLeft w:val="0"/>
      <w:marRight w:val="0"/>
      <w:marTop w:val="0"/>
      <w:marBottom w:val="0"/>
      <w:divBdr>
        <w:top w:val="none" w:sz="0" w:space="0" w:color="auto"/>
        <w:left w:val="none" w:sz="0" w:space="0" w:color="auto"/>
        <w:bottom w:val="none" w:sz="0" w:space="0" w:color="auto"/>
        <w:right w:val="none" w:sz="0" w:space="0" w:color="auto"/>
      </w:divBdr>
    </w:div>
    <w:div w:id="1892692519">
      <w:bodyDiv w:val="1"/>
      <w:marLeft w:val="0"/>
      <w:marRight w:val="0"/>
      <w:marTop w:val="0"/>
      <w:marBottom w:val="0"/>
      <w:divBdr>
        <w:top w:val="none" w:sz="0" w:space="0" w:color="auto"/>
        <w:left w:val="none" w:sz="0" w:space="0" w:color="auto"/>
        <w:bottom w:val="none" w:sz="0" w:space="0" w:color="auto"/>
        <w:right w:val="none" w:sz="0" w:space="0" w:color="auto"/>
      </w:divBdr>
    </w:div>
    <w:div w:id="1896237000">
      <w:bodyDiv w:val="1"/>
      <w:marLeft w:val="0"/>
      <w:marRight w:val="0"/>
      <w:marTop w:val="0"/>
      <w:marBottom w:val="0"/>
      <w:divBdr>
        <w:top w:val="none" w:sz="0" w:space="0" w:color="auto"/>
        <w:left w:val="none" w:sz="0" w:space="0" w:color="auto"/>
        <w:bottom w:val="none" w:sz="0" w:space="0" w:color="auto"/>
        <w:right w:val="none" w:sz="0" w:space="0" w:color="auto"/>
      </w:divBdr>
    </w:div>
    <w:div w:id="1897468106">
      <w:bodyDiv w:val="1"/>
      <w:marLeft w:val="0"/>
      <w:marRight w:val="0"/>
      <w:marTop w:val="0"/>
      <w:marBottom w:val="0"/>
      <w:divBdr>
        <w:top w:val="none" w:sz="0" w:space="0" w:color="auto"/>
        <w:left w:val="none" w:sz="0" w:space="0" w:color="auto"/>
        <w:bottom w:val="none" w:sz="0" w:space="0" w:color="auto"/>
        <w:right w:val="none" w:sz="0" w:space="0" w:color="auto"/>
      </w:divBdr>
    </w:div>
    <w:div w:id="1897818829">
      <w:bodyDiv w:val="1"/>
      <w:marLeft w:val="0"/>
      <w:marRight w:val="0"/>
      <w:marTop w:val="0"/>
      <w:marBottom w:val="0"/>
      <w:divBdr>
        <w:top w:val="none" w:sz="0" w:space="0" w:color="auto"/>
        <w:left w:val="none" w:sz="0" w:space="0" w:color="auto"/>
        <w:bottom w:val="none" w:sz="0" w:space="0" w:color="auto"/>
        <w:right w:val="none" w:sz="0" w:space="0" w:color="auto"/>
      </w:divBdr>
    </w:div>
    <w:div w:id="1898010695">
      <w:bodyDiv w:val="1"/>
      <w:marLeft w:val="0"/>
      <w:marRight w:val="0"/>
      <w:marTop w:val="0"/>
      <w:marBottom w:val="0"/>
      <w:divBdr>
        <w:top w:val="none" w:sz="0" w:space="0" w:color="auto"/>
        <w:left w:val="none" w:sz="0" w:space="0" w:color="auto"/>
        <w:bottom w:val="none" w:sz="0" w:space="0" w:color="auto"/>
        <w:right w:val="none" w:sz="0" w:space="0" w:color="auto"/>
      </w:divBdr>
    </w:div>
    <w:div w:id="1898122058">
      <w:bodyDiv w:val="1"/>
      <w:marLeft w:val="0"/>
      <w:marRight w:val="0"/>
      <w:marTop w:val="0"/>
      <w:marBottom w:val="0"/>
      <w:divBdr>
        <w:top w:val="none" w:sz="0" w:space="0" w:color="auto"/>
        <w:left w:val="none" w:sz="0" w:space="0" w:color="auto"/>
        <w:bottom w:val="none" w:sz="0" w:space="0" w:color="auto"/>
        <w:right w:val="none" w:sz="0" w:space="0" w:color="auto"/>
      </w:divBdr>
    </w:div>
    <w:div w:id="1898200855">
      <w:bodyDiv w:val="1"/>
      <w:marLeft w:val="0"/>
      <w:marRight w:val="0"/>
      <w:marTop w:val="0"/>
      <w:marBottom w:val="0"/>
      <w:divBdr>
        <w:top w:val="none" w:sz="0" w:space="0" w:color="auto"/>
        <w:left w:val="none" w:sz="0" w:space="0" w:color="auto"/>
        <w:bottom w:val="none" w:sz="0" w:space="0" w:color="auto"/>
        <w:right w:val="none" w:sz="0" w:space="0" w:color="auto"/>
      </w:divBdr>
    </w:div>
    <w:div w:id="1899168516">
      <w:bodyDiv w:val="1"/>
      <w:marLeft w:val="0"/>
      <w:marRight w:val="0"/>
      <w:marTop w:val="0"/>
      <w:marBottom w:val="0"/>
      <w:divBdr>
        <w:top w:val="none" w:sz="0" w:space="0" w:color="auto"/>
        <w:left w:val="none" w:sz="0" w:space="0" w:color="auto"/>
        <w:bottom w:val="none" w:sz="0" w:space="0" w:color="auto"/>
        <w:right w:val="none" w:sz="0" w:space="0" w:color="auto"/>
      </w:divBdr>
    </w:div>
    <w:div w:id="1900241941">
      <w:bodyDiv w:val="1"/>
      <w:marLeft w:val="0"/>
      <w:marRight w:val="0"/>
      <w:marTop w:val="0"/>
      <w:marBottom w:val="0"/>
      <w:divBdr>
        <w:top w:val="none" w:sz="0" w:space="0" w:color="auto"/>
        <w:left w:val="none" w:sz="0" w:space="0" w:color="auto"/>
        <w:bottom w:val="none" w:sz="0" w:space="0" w:color="auto"/>
        <w:right w:val="none" w:sz="0" w:space="0" w:color="auto"/>
      </w:divBdr>
      <w:divsChild>
        <w:div w:id="71508724">
          <w:marLeft w:val="1166"/>
          <w:marRight w:val="0"/>
          <w:marTop w:val="96"/>
          <w:marBottom w:val="0"/>
          <w:divBdr>
            <w:top w:val="none" w:sz="0" w:space="0" w:color="auto"/>
            <w:left w:val="none" w:sz="0" w:space="0" w:color="auto"/>
            <w:bottom w:val="none" w:sz="0" w:space="0" w:color="auto"/>
            <w:right w:val="none" w:sz="0" w:space="0" w:color="auto"/>
          </w:divBdr>
        </w:div>
        <w:div w:id="2113937730">
          <w:marLeft w:val="533"/>
          <w:marRight w:val="0"/>
          <w:marTop w:val="115"/>
          <w:marBottom w:val="0"/>
          <w:divBdr>
            <w:top w:val="none" w:sz="0" w:space="0" w:color="auto"/>
            <w:left w:val="none" w:sz="0" w:space="0" w:color="auto"/>
            <w:bottom w:val="none" w:sz="0" w:space="0" w:color="auto"/>
            <w:right w:val="none" w:sz="0" w:space="0" w:color="auto"/>
          </w:divBdr>
        </w:div>
      </w:divsChild>
    </w:div>
    <w:div w:id="1900359102">
      <w:bodyDiv w:val="1"/>
      <w:marLeft w:val="0"/>
      <w:marRight w:val="0"/>
      <w:marTop w:val="0"/>
      <w:marBottom w:val="0"/>
      <w:divBdr>
        <w:top w:val="none" w:sz="0" w:space="0" w:color="auto"/>
        <w:left w:val="none" w:sz="0" w:space="0" w:color="auto"/>
        <w:bottom w:val="none" w:sz="0" w:space="0" w:color="auto"/>
        <w:right w:val="none" w:sz="0" w:space="0" w:color="auto"/>
      </w:divBdr>
    </w:div>
    <w:div w:id="1901749260">
      <w:bodyDiv w:val="1"/>
      <w:marLeft w:val="0"/>
      <w:marRight w:val="0"/>
      <w:marTop w:val="0"/>
      <w:marBottom w:val="0"/>
      <w:divBdr>
        <w:top w:val="none" w:sz="0" w:space="0" w:color="auto"/>
        <w:left w:val="none" w:sz="0" w:space="0" w:color="auto"/>
        <w:bottom w:val="none" w:sz="0" w:space="0" w:color="auto"/>
        <w:right w:val="none" w:sz="0" w:space="0" w:color="auto"/>
      </w:divBdr>
    </w:div>
    <w:div w:id="1902977975">
      <w:bodyDiv w:val="1"/>
      <w:marLeft w:val="0"/>
      <w:marRight w:val="0"/>
      <w:marTop w:val="0"/>
      <w:marBottom w:val="0"/>
      <w:divBdr>
        <w:top w:val="none" w:sz="0" w:space="0" w:color="auto"/>
        <w:left w:val="none" w:sz="0" w:space="0" w:color="auto"/>
        <w:bottom w:val="none" w:sz="0" w:space="0" w:color="auto"/>
        <w:right w:val="none" w:sz="0" w:space="0" w:color="auto"/>
      </w:divBdr>
    </w:div>
    <w:div w:id="1903519914">
      <w:bodyDiv w:val="1"/>
      <w:marLeft w:val="0"/>
      <w:marRight w:val="0"/>
      <w:marTop w:val="0"/>
      <w:marBottom w:val="0"/>
      <w:divBdr>
        <w:top w:val="none" w:sz="0" w:space="0" w:color="auto"/>
        <w:left w:val="none" w:sz="0" w:space="0" w:color="auto"/>
        <w:bottom w:val="none" w:sz="0" w:space="0" w:color="auto"/>
        <w:right w:val="none" w:sz="0" w:space="0" w:color="auto"/>
      </w:divBdr>
      <w:divsChild>
        <w:div w:id="810682531">
          <w:marLeft w:val="547"/>
          <w:marRight w:val="0"/>
          <w:marTop w:val="134"/>
          <w:marBottom w:val="0"/>
          <w:divBdr>
            <w:top w:val="none" w:sz="0" w:space="0" w:color="auto"/>
            <w:left w:val="none" w:sz="0" w:space="0" w:color="auto"/>
            <w:bottom w:val="none" w:sz="0" w:space="0" w:color="auto"/>
            <w:right w:val="none" w:sz="0" w:space="0" w:color="auto"/>
          </w:divBdr>
        </w:div>
        <w:div w:id="813180637">
          <w:marLeft w:val="547"/>
          <w:marRight w:val="0"/>
          <w:marTop w:val="134"/>
          <w:marBottom w:val="0"/>
          <w:divBdr>
            <w:top w:val="none" w:sz="0" w:space="0" w:color="auto"/>
            <w:left w:val="none" w:sz="0" w:space="0" w:color="auto"/>
            <w:bottom w:val="none" w:sz="0" w:space="0" w:color="auto"/>
            <w:right w:val="none" w:sz="0" w:space="0" w:color="auto"/>
          </w:divBdr>
        </w:div>
        <w:div w:id="969550700">
          <w:marLeft w:val="1166"/>
          <w:marRight w:val="0"/>
          <w:marTop w:val="115"/>
          <w:marBottom w:val="0"/>
          <w:divBdr>
            <w:top w:val="none" w:sz="0" w:space="0" w:color="auto"/>
            <w:left w:val="none" w:sz="0" w:space="0" w:color="auto"/>
            <w:bottom w:val="none" w:sz="0" w:space="0" w:color="auto"/>
            <w:right w:val="none" w:sz="0" w:space="0" w:color="auto"/>
          </w:divBdr>
        </w:div>
        <w:div w:id="1839078431">
          <w:marLeft w:val="1166"/>
          <w:marRight w:val="0"/>
          <w:marTop w:val="115"/>
          <w:marBottom w:val="0"/>
          <w:divBdr>
            <w:top w:val="none" w:sz="0" w:space="0" w:color="auto"/>
            <w:left w:val="none" w:sz="0" w:space="0" w:color="auto"/>
            <w:bottom w:val="none" w:sz="0" w:space="0" w:color="auto"/>
            <w:right w:val="none" w:sz="0" w:space="0" w:color="auto"/>
          </w:divBdr>
        </w:div>
        <w:div w:id="1877429971">
          <w:marLeft w:val="547"/>
          <w:marRight w:val="0"/>
          <w:marTop w:val="134"/>
          <w:marBottom w:val="0"/>
          <w:divBdr>
            <w:top w:val="none" w:sz="0" w:space="0" w:color="auto"/>
            <w:left w:val="none" w:sz="0" w:space="0" w:color="auto"/>
            <w:bottom w:val="none" w:sz="0" w:space="0" w:color="auto"/>
            <w:right w:val="none" w:sz="0" w:space="0" w:color="auto"/>
          </w:divBdr>
        </w:div>
        <w:div w:id="1986545220">
          <w:marLeft w:val="1166"/>
          <w:marRight w:val="0"/>
          <w:marTop w:val="96"/>
          <w:marBottom w:val="0"/>
          <w:divBdr>
            <w:top w:val="none" w:sz="0" w:space="0" w:color="auto"/>
            <w:left w:val="none" w:sz="0" w:space="0" w:color="auto"/>
            <w:bottom w:val="none" w:sz="0" w:space="0" w:color="auto"/>
            <w:right w:val="none" w:sz="0" w:space="0" w:color="auto"/>
          </w:divBdr>
        </w:div>
      </w:divsChild>
    </w:div>
    <w:div w:id="1903520314">
      <w:bodyDiv w:val="1"/>
      <w:marLeft w:val="0"/>
      <w:marRight w:val="0"/>
      <w:marTop w:val="0"/>
      <w:marBottom w:val="0"/>
      <w:divBdr>
        <w:top w:val="none" w:sz="0" w:space="0" w:color="auto"/>
        <w:left w:val="none" w:sz="0" w:space="0" w:color="auto"/>
        <w:bottom w:val="none" w:sz="0" w:space="0" w:color="auto"/>
        <w:right w:val="none" w:sz="0" w:space="0" w:color="auto"/>
      </w:divBdr>
    </w:div>
    <w:div w:id="1903639096">
      <w:bodyDiv w:val="1"/>
      <w:marLeft w:val="0"/>
      <w:marRight w:val="0"/>
      <w:marTop w:val="0"/>
      <w:marBottom w:val="0"/>
      <w:divBdr>
        <w:top w:val="none" w:sz="0" w:space="0" w:color="auto"/>
        <w:left w:val="none" w:sz="0" w:space="0" w:color="auto"/>
        <w:bottom w:val="none" w:sz="0" w:space="0" w:color="auto"/>
        <w:right w:val="none" w:sz="0" w:space="0" w:color="auto"/>
      </w:divBdr>
    </w:div>
    <w:div w:id="1904218503">
      <w:bodyDiv w:val="1"/>
      <w:marLeft w:val="0"/>
      <w:marRight w:val="0"/>
      <w:marTop w:val="0"/>
      <w:marBottom w:val="0"/>
      <w:divBdr>
        <w:top w:val="none" w:sz="0" w:space="0" w:color="auto"/>
        <w:left w:val="none" w:sz="0" w:space="0" w:color="auto"/>
        <w:bottom w:val="none" w:sz="0" w:space="0" w:color="auto"/>
        <w:right w:val="none" w:sz="0" w:space="0" w:color="auto"/>
      </w:divBdr>
    </w:div>
    <w:div w:id="1905875880">
      <w:bodyDiv w:val="1"/>
      <w:marLeft w:val="0"/>
      <w:marRight w:val="0"/>
      <w:marTop w:val="0"/>
      <w:marBottom w:val="0"/>
      <w:divBdr>
        <w:top w:val="none" w:sz="0" w:space="0" w:color="auto"/>
        <w:left w:val="none" w:sz="0" w:space="0" w:color="auto"/>
        <w:bottom w:val="none" w:sz="0" w:space="0" w:color="auto"/>
        <w:right w:val="none" w:sz="0" w:space="0" w:color="auto"/>
      </w:divBdr>
    </w:div>
    <w:div w:id="1906180231">
      <w:bodyDiv w:val="1"/>
      <w:marLeft w:val="0"/>
      <w:marRight w:val="0"/>
      <w:marTop w:val="0"/>
      <w:marBottom w:val="0"/>
      <w:divBdr>
        <w:top w:val="none" w:sz="0" w:space="0" w:color="auto"/>
        <w:left w:val="none" w:sz="0" w:space="0" w:color="auto"/>
        <w:bottom w:val="none" w:sz="0" w:space="0" w:color="auto"/>
        <w:right w:val="none" w:sz="0" w:space="0" w:color="auto"/>
      </w:divBdr>
    </w:div>
    <w:div w:id="1906720364">
      <w:bodyDiv w:val="1"/>
      <w:marLeft w:val="0"/>
      <w:marRight w:val="0"/>
      <w:marTop w:val="0"/>
      <w:marBottom w:val="0"/>
      <w:divBdr>
        <w:top w:val="none" w:sz="0" w:space="0" w:color="auto"/>
        <w:left w:val="none" w:sz="0" w:space="0" w:color="auto"/>
        <w:bottom w:val="none" w:sz="0" w:space="0" w:color="auto"/>
        <w:right w:val="none" w:sz="0" w:space="0" w:color="auto"/>
      </w:divBdr>
      <w:divsChild>
        <w:div w:id="272791760">
          <w:marLeft w:val="547"/>
          <w:marRight w:val="0"/>
          <w:marTop w:val="154"/>
          <w:marBottom w:val="0"/>
          <w:divBdr>
            <w:top w:val="none" w:sz="0" w:space="0" w:color="auto"/>
            <w:left w:val="none" w:sz="0" w:space="0" w:color="auto"/>
            <w:bottom w:val="none" w:sz="0" w:space="0" w:color="auto"/>
            <w:right w:val="none" w:sz="0" w:space="0" w:color="auto"/>
          </w:divBdr>
        </w:div>
      </w:divsChild>
    </w:div>
    <w:div w:id="1908611724">
      <w:bodyDiv w:val="1"/>
      <w:marLeft w:val="0"/>
      <w:marRight w:val="0"/>
      <w:marTop w:val="0"/>
      <w:marBottom w:val="0"/>
      <w:divBdr>
        <w:top w:val="none" w:sz="0" w:space="0" w:color="auto"/>
        <w:left w:val="none" w:sz="0" w:space="0" w:color="auto"/>
        <w:bottom w:val="none" w:sz="0" w:space="0" w:color="auto"/>
        <w:right w:val="none" w:sz="0" w:space="0" w:color="auto"/>
      </w:divBdr>
      <w:divsChild>
        <w:div w:id="434323873">
          <w:marLeft w:val="547"/>
          <w:marRight w:val="0"/>
          <w:marTop w:val="115"/>
          <w:marBottom w:val="0"/>
          <w:divBdr>
            <w:top w:val="none" w:sz="0" w:space="0" w:color="auto"/>
            <w:left w:val="none" w:sz="0" w:space="0" w:color="auto"/>
            <w:bottom w:val="none" w:sz="0" w:space="0" w:color="auto"/>
            <w:right w:val="none" w:sz="0" w:space="0" w:color="auto"/>
          </w:divBdr>
        </w:div>
        <w:div w:id="624852190">
          <w:marLeft w:val="1166"/>
          <w:marRight w:val="0"/>
          <w:marTop w:val="96"/>
          <w:marBottom w:val="0"/>
          <w:divBdr>
            <w:top w:val="none" w:sz="0" w:space="0" w:color="auto"/>
            <w:left w:val="none" w:sz="0" w:space="0" w:color="auto"/>
            <w:bottom w:val="none" w:sz="0" w:space="0" w:color="auto"/>
            <w:right w:val="none" w:sz="0" w:space="0" w:color="auto"/>
          </w:divBdr>
        </w:div>
        <w:div w:id="693968250">
          <w:marLeft w:val="1800"/>
          <w:marRight w:val="0"/>
          <w:marTop w:val="96"/>
          <w:marBottom w:val="0"/>
          <w:divBdr>
            <w:top w:val="none" w:sz="0" w:space="0" w:color="auto"/>
            <w:left w:val="none" w:sz="0" w:space="0" w:color="auto"/>
            <w:bottom w:val="none" w:sz="0" w:space="0" w:color="auto"/>
            <w:right w:val="none" w:sz="0" w:space="0" w:color="auto"/>
          </w:divBdr>
        </w:div>
        <w:div w:id="1272083807">
          <w:marLeft w:val="1800"/>
          <w:marRight w:val="0"/>
          <w:marTop w:val="96"/>
          <w:marBottom w:val="0"/>
          <w:divBdr>
            <w:top w:val="none" w:sz="0" w:space="0" w:color="auto"/>
            <w:left w:val="none" w:sz="0" w:space="0" w:color="auto"/>
            <w:bottom w:val="none" w:sz="0" w:space="0" w:color="auto"/>
            <w:right w:val="none" w:sz="0" w:space="0" w:color="auto"/>
          </w:divBdr>
        </w:div>
        <w:div w:id="1641299049">
          <w:marLeft w:val="1166"/>
          <w:marRight w:val="0"/>
          <w:marTop w:val="96"/>
          <w:marBottom w:val="0"/>
          <w:divBdr>
            <w:top w:val="none" w:sz="0" w:space="0" w:color="auto"/>
            <w:left w:val="none" w:sz="0" w:space="0" w:color="auto"/>
            <w:bottom w:val="none" w:sz="0" w:space="0" w:color="auto"/>
            <w:right w:val="none" w:sz="0" w:space="0" w:color="auto"/>
          </w:divBdr>
        </w:div>
        <w:div w:id="1748654278">
          <w:marLeft w:val="547"/>
          <w:marRight w:val="0"/>
          <w:marTop w:val="115"/>
          <w:marBottom w:val="0"/>
          <w:divBdr>
            <w:top w:val="none" w:sz="0" w:space="0" w:color="auto"/>
            <w:left w:val="none" w:sz="0" w:space="0" w:color="auto"/>
            <w:bottom w:val="none" w:sz="0" w:space="0" w:color="auto"/>
            <w:right w:val="none" w:sz="0" w:space="0" w:color="auto"/>
          </w:divBdr>
        </w:div>
      </w:divsChild>
    </w:div>
    <w:div w:id="1908803886">
      <w:bodyDiv w:val="1"/>
      <w:marLeft w:val="0"/>
      <w:marRight w:val="0"/>
      <w:marTop w:val="0"/>
      <w:marBottom w:val="0"/>
      <w:divBdr>
        <w:top w:val="none" w:sz="0" w:space="0" w:color="auto"/>
        <w:left w:val="none" w:sz="0" w:space="0" w:color="auto"/>
        <w:bottom w:val="none" w:sz="0" w:space="0" w:color="auto"/>
        <w:right w:val="none" w:sz="0" w:space="0" w:color="auto"/>
      </w:divBdr>
      <w:divsChild>
        <w:div w:id="152570418">
          <w:marLeft w:val="547"/>
          <w:marRight w:val="0"/>
          <w:marTop w:val="96"/>
          <w:marBottom w:val="0"/>
          <w:divBdr>
            <w:top w:val="none" w:sz="0" w:space="0" w:color="auto"/>
            <w:left w:val="none" w:sz="0" w:space="0" w:color="auto"/>
            <w:bottom w:val="none" w:sz="0" w:space="0" w:color="auto"/>
            <w:right w:val="none" w:sz="0" w:space="0" w:color="auto"/>
          </w:divBdr>
        </w:div>
        <w:div w:id="633759665">
          <w:marLeft w:val="547"/>
          <w:marRight w:val="0"/>
          <w:marTop w:val="96"/>
          <w:marBottom w:val="0"/>
          <w:divBdr>
            <w:top w:val="none" w:sz="0" w:space="0" w:color="auto"/>
            <w:left w:val="none" w:sz="0" w:space="0" w:color="auto"/>
            <w:bottom w:val="none" w:sz="0" w:space="0" w:color="auto"/>
            <w:right w:val="none" w:sz="0" w:space="0" w:color="auto"/>
          </w:divBdr>
        </w:div>
        <w:div w:id="1120341626">
          <w:marLeft w:val="547"/>
          <w:marRight w:val="0"/>
          <w:marTop w:val="96"/>
          <w:marBottom w:val="0"/>
          <w:divBdr>
            <w:top w:val="none" w:sz="0" w:space="0" w:color="auto"/>
            <w:left w:val="none" w:sz="0" w:space="0" w:color="auto"/>
            <w:bottom w:val="none" w:sz="0" w:space="0" w:color="auto"/>
            <w:right w:val="none" w:sz="0" w:space="0" w:color="auto"/>
          </w:divBdr>
        </w:div>
        <w:div w:id="1142380710">
          <w:marLeft w:val="547"/>
          <w:marRight w:val="0"/>
          <w:marTop w:val="96"/>
          <w:marBottom w:val="0"/>
          <w:divBdr>
            <w:top w:val="none" w:sz="0" w:space="0" w:color="auto"/>
            <w:left w:val="none" w:sz="0" w:space="0" w:color="auto"/>
            <w:bottom w:val="none" w:sz="0" w:space="0" w:color="auto"/>
            <w:right w:val="none" w:sz="0" w:space="0" w:color="auto"/>
          </w:divBdr>
        </w:div>
        <w:div w:id="1483697545">
          <w:marLeft w:val="1166"/>
          <w:marRight w:val="0"/>
          <w:marTop w:val="86"/>
          <w:marBottom w:val="0"/>
          <w:divBdr>
            <w:top w:val="none" w:sz="0" w:space="0" w:color="auto"/>
            <w:left w:val="none" w:sz="0" w:space="0" w:color="auto"/>
            <w:bottom w:val="none" w:sz="0" w:space="0" w:color="auto"/>
            <w:right w:val="none" w:sz="0" w:space="0" w:color="auto"/>
          </w:divBdr>
        </w:div>
        <w:div w:id="1719235332">
          <w:marLeft w:val="1166"/>
          <w:marRight w:val="0"/>
          <w:marTop w:val="86"/>
          <w:marBottom w:val="0"/>
          <w:divBdr>
            <w:top w:val="none" w:sz="0" w:space="0" w:color="auto"/>
            <w:left w:val="none" w:sz="0" w:space="0" w:color="auto"/>
            <w:bottom w:val="none" w:sz="0" w:space="0" w:color="auto"/>
            <w:right w:val="none" w:sz="0" w:space="0" w:color="auto"/>
          </w:divBdr>
        </w:div>
      </w:divsChild>
    </w:div>
    <w:div w:id="1911504581">
      <w:bodyDiv w:val="1"/>
      <w:marLeft w:val="0"/>
      <w:marRight w:val="0"/>
      <w:marTop w:val="0"/>
      <w:marBottom w:val="0"/>
      <w:divBdr>
        <w:top w:val="none" w:sz="0" w:space="0" w:color="auto"/>
        <w:left w:val="none" w:sz="0" w:space="0" w:color="auto"/>
        <w:bottom w:val="none" w:sz="0" w:space="0" w:color="auto"/>
        <w:right w:val="none" w:sz="0" w:space="0" w:color="auto"/>
      </w:divBdr>
    </w:div>
    <w:div w:id="1911698366">
      <w:bodyDiv w:val="1"/>
      <w:marLeft w:val="0"/>
      <w:marRight w:val="0"/>
      <w:marTop w:val="0"/>
      <w:marBottom w:val="0"/>
      <w:divBdr>
        <w:top w:val="none" w:sz="0" w:space="0" w:color="auto"/>
        <w:left w:val="none" w:sz="0" w:space="0" w:color="auto"/>
        <w:bottom w:val="none" w:sz="0" w:space="0" w:color="auto"/>
        <w:right w:val="none" w:sz="0" w:space="0" w:color="auto"/>
      </w:divBdr>
    </w:div>
    <w:div w:id="1911766967">
      <w:bodyDiv w:val="1"/>
      <w:marLeft w:val="0"/>
      <w:marRight w:val="0"/>
      <w:marTop w:val="0"/>
      <w:marBottom w:val="0"/>
      <w:divBdr>
        <w:top w:val="none" w:sz="0" w:space="0" w:color="auto"/>
        <w:left w:val="none" w:sz="0" w:space="0" w:color="auto"/>
        <w:bottom w:val="none" w:sz="0" w:space="0" w:color="auto"/>
        <w:right w:val="none" w:sz="0" w:space="0" w:color="auto"/>
      </w:divBdr>
    </w:div>
    <w:div w:id="1913274058">
      <w:bodyDiv w:val="1"/>
      <w:marLeft w:val="0"/>
      <w:marRight w:val="0"/>
      <w:marTop w:val="0"/>
      <w:marBottom w:val="0"/>
      <w:divBdr>
        <w:top w:val="none" w:sz="0" w:space="0" w:color="auto"/>
        <w:left w:val="none" w:sz="0" w:space="0" w:color="auto"/>
        <w:bottom w:val="none" w:sz="0" w:space="0" w:color="auto"/>
        <w:right w:val="none" w:sz="0" w:space="0" w:color="auto"/>
      </w:divBdr>
      <w:divsChild>
        <w:div w:id="72317553">
          <w:marLeft w:val="1166"/>
          <w:marRight w:val="0"/>
          <w:marTop w:val="86"/>
          <w:marBottom w:val="0"/>
          <w:divBdr>
            <w:top w:val="none" w:sz="0" w:space="0" w:color="auto"/>
            <w:left w:val="none" w:sz="0" w:space="0" w:color="auto"/>
            <w:bottom w:val="none" w:sz="0" w:space="0" w:color="auto"/>
            <w:right w:val="none" w:sz="0" w:space="0" w:color="auto"/>
          </w:divBdr>
        </w:div>
        <w:div w:id="461770883">
          <w:marLeft w:val="547"/>
          <w:marRight w:val="0"/>
          <w:marTop w:val="96"/>
          <w:marBottom w:val="0"/>
          <w:divBdr>
            <w:top w:val="none" w:sz="0" w:space="0" w:color="auto"/>
            <w:left w:val="none" w:sz="0" w:space="0" w:color="auto"/>
            <w:bottom w:val="none" w:sz="0" w:space="0" w:color="auto"/>
            <w:right w:val="none" w:sz="0" w:space="0" w:color="auto"/>
          </w:divBdr>
        </w:div>
        <w:div w:id="469637240">
          <w:marLeft w:val="1166"/>
          <w:marRight w:val="0"/>
          <w:marTop w:val="86"/>
          <w:marBottom w:val="0"/>
          <w:divBdr>
            <w:top w:val="none" w:sz="0" w:space="0" w:color="auto"/>
            <w:left w:val="none" w:sz="0" w:space="0" w:color="auto"/>
            <w:bottom w:val="none" w:sz="0" w:space="0" w:color="auto"/>
            <w:right w:val="none" w:sz="0" w:space="0" w:color="auto"/>
          </w:divBdr>
        </w:div>
        <w:div w:id="711542842">
          <w:marLeft w:val="547"/>
          <w:marRight w:val="0"/>
          <w:marTop w:val="96"/>
          <w:marBottom w:val="0"/>
          <w:divBdr>
            <w:top w:val="none" w:sz="0" w:space="0" w:color="auto"/>
            <w:left w:val="none" w:sz="0" w:space="0" w:color="auto"/>
            <w:bottom w:val="none" w:sz="0" w:space="0" w:color="auto"/>
            <w:right w:val="none" w:sz="0" w:space="0" w:color="auto"/>
          </w:divBdr>
        </w:div>
        <w:div w:id="784152447">
          <w:marLeft w:val="1800"/>
          <w:marRight w:val="0"/>
          <w:marTop w:val="67"/>
          <w:marBottom w:val="0"/>
          <w:divBdr>
            <w:top w:val="none" w:sz="0" w:space="0" w:color="auto"/>
            <w:left w:val="none" w:sz="0" w:space="0" w:color="auto"/>
            <w:bottom w:val="none" w:sz="0" w:space="0" w:color="auto"/>
            <w:right w:val="none" w:sz="0" w:space="0" w:color="auto"/>
          </w:divBdr>
        </w:div>
        <w:div w:id="953054619">
          <w:marLeft w:val="1166"/>
          <w:marRight w:val="0"/>
          <w:marTop w:val="86"/>
          <w:marBottom w:val="0"/>
          <w:divBdr>
            <w:top w:val="none" w:sz="0" w:space="0" w:color="auto"/>
            <w:left w:val="none" w:sz="0" w:space="0" w:color="auto"/>
            <w:bottom w:val="none" w:sz="0" w:space="0" w:color="auto"/>
            <w:right w:val="none" w:sz="0" w:space="0" w:color="auto"/>
          </w:divBdr>
        </w:div>
        <w:div w:id="1014914523">
          <w:marLeft w:val="1800"/>
          <w:marRight w:val="0"/>
          <w:marTop w:val="67"/>
          <w:marBottom w:val="0"/>
          <w:divBdr>
            <w:top w:val="none" w:sz="0" w:space="0" w:color="auto"/>
            <w:left w:val="none" w:sz="0" w:space="0" w:color="auto"/>
            <w:bottom w:val="none" w:sz="0" w:space="0" w:color="auto"/>
            <w:right w:val="none" w:sz="0" w:space="0" w:color="auto"/>
          </w:divBdr>
        </w:div>
        <w:div w:id="1112702254">
          <w:marLeft w:val="547"/>
          <w:marRight w:val="0"/>
          <w:marTop w:val="86"/>
          <w:marBottom w:val="0"/>
          <w:divBdr>
            <w:top w:val="none" w:sz="0" w:space="0" w:color="auto"/>
            <w:left w:val="none" w:sz="0" w:space="0" w:color="auto"/>
            <w:bottom w:val="none" w:sz="0" w:space="0" w:color="auto"/>
            <w:right w:val="none" w:sz="0" w:space="0" w:color="auto"/>
          </w:divBdr>
        </w:div>
        <w:div w:id="1247038093">
          <w:marLeft w:val="1166"/>
          <w:marRight w:val="0"/>
          <w:marTop w:val="86"/>
          <w:marBottom w:val="0"/>
          <w:divBdr>
            <w:top w:val="none" w:sz="0" w:space="0" w:color="auto"/>
            <w:left w:val="none" w:sz="0" w:space="0" w:color="auto"/>
            <w:bottom w:val="none" w:sz="0" w:space="0" w:color="auto"/>
            <w:right w:val="none" w:sz="0" w:space="0" w:color="auto"/>
          </w:divBdr>
        </w:div>
        <w:div w:id="1276015745">
          <w:marLeft w:val="1166"/>
          <w:marRight w:val="0"/>
          <w:marTop w:val="86"/>
          <w:marBottom w:val="0"/>
          <w:divBdr>
            <w:top w:val="none" w:sz="0" w:space="0" w:color="auto"/>
            <w:left w:val="none" w:sz="0" w:space="0" w:color="auto"/>
            <w:bottom w:val="none" w:sz="0" w:space="0" w:color="auto"/>
            <w:right w:val="none" w:sz="0" w:space="0" w:color="auto"/>
          </w:divBdr>
        </w:div>
        <w:div w:id="1367869368">
          <w:marLeft w:val="547"/>
          <w:marRight w:val="0"/>
          <w:marTop w:val="86"/>
          <w:marBottom w:val="0"/>
          <w:divBdr>
            <w:top w:val="none" w:sz="0" w:space="0" w:color="auto"/>
            <w:left w:val="none" w:sz="0" w:space="0" w:color="auto"/>
            <w:bottom w:val="none" w:sz="0" w:space="0" w:color="auto"/>
            <w:right w:val="none" w:sz="0" w:space="0" w:color="auto"/>
          </w:divBdr>
        </w:div>
        <w:div w:id="1518736463">
          <w:marLeft w:val="547"/>
          <w:marRight w:val="0"/>
          <w:marTop w:val="96"/>
          <w:marBottom w:val="0"/>
          <w:divBdr>
            <w:top w:val="none" w:sz="0" w:space="0" w:color="auto"/>
            <w:left w:val="none" w:sz="0" w:space="0" w:color="auto"/>
            <w:bottom w:val="none" w:sz="0" w:space="0" w:color="auto"/>
            <w:right w:val="none" w:sz="0" w:space="0" w:color="auto"/>
          </w:divBdr>
        </w:div>
        <w:div w:id="1699355539">
          <w:marLeft w:val="1166"/>
          <w:marRight w:val="0"/>
          <w:marTop w:val="86"/>
          <w:marBottom w:val="0"/>
          <w:divBdr>
            <w:top w:val="none" w:sz="0" w:space="0" w:color="auto"/>
            <w:left w:val="none" w:sz="0" w:space="0" w:color="auto"/>
            <w:bottom w:val="none" w:sz="0" w:space="0" w:color="auto"/>
            <w:right w:val="none" w:sz="0" w:space="0" w:color="auto"/>
          </w:divBdr>
        </w:div>
        <w:div w:id="2080515836">
          <w:marLeft w:val="1166"/>
          <w:marRight w:val="0"/>
          <w:marTop w:val="86"/>
          <w:marBottom w:val="0"/>
          <w:divBdr>
            <w:top w:val="none" w:sz="0" w:space="0" w:color="auto"/>
            <w:left w:val="none" w:sz="0" w:space="0" w:color="auto"/>
            <w:bottom w:val="none" w:sz="0" w:space="0" w:color="auto"/>
            <w:right w:val="none" w:sz="0" w:space="0" w:color="auto"/>
          </w:divBdr>
        </w:div>
      </w:divsChild>
    </w:div>
    <w:div w:id="1913464346">
      <w:bodyDiv w:val="1"/>
      <w:marLeft w:val="0"/>
      <w:marRight w:val="0"/>
      <w:marTop w:val="0"/>
      <w:marBottom w:val="0"/>
      <w:divBdr>
        <w:top w:val="none" w:sz="0" w:space="0" w:color="auto"/>
        <w:left w:val="none" w:sz="0" w:space="0" w:color="auto"/>
        <w:bottom w:val="none" w:sz="0" w:space="0" w:color="auto"/>
        <w:right w:val="none" w:sz="0" w:space="0" w:color="auto"/>
      </w:divBdr>
    </w:div>
    <w:div w:id="1914000322">
      <w:bodyDiv w:val="1"/>
      <w:marLeft w:val="0"/>
      <w:marRight w:val="0"/>
      <w:marTop w:val="0"/>
      <w:marBottom w:val="0"/>
      <w:divBdr>
        <w:top w:val="none" w:sz="0" w:space="0" w:color="auto"/>
        <w:left w:val="none" w:sz="0" w:space="0" w:color="auto"/>
        <w:bottom w:val="none" w:sz="0" w:space="0" w:color="auto"/>
        <w:right w:val="none" w:sz="0" w:space="0" w:color="auto"/>
      </w:divBdr>
      <w:divsChild>
        <w:div w:id="1480615015">
          <w:marLeft w:val="0"/>
          <w:marRight w:val="0"/>
          <w:marTop w:val="0"/>
          <w:marBottom w:val="0"/>
          <w:divBdr>
            <w:top w:val="none" w:sz="0" w:space="0" w:color="auto"/>
            <w:left w:val="none" w:sz="0" w:space="0" w:color="auto"/>
            <w:bottom w:val="none" w:sz="0" w:space="0" w:color="auto"/>
            <w:right w:val="none" w:sz="0" w:space="0" w:color="auto"/>
          </w:divBdr>
        </w:div>
      </w:divsChild>
    </w:div>
    <w:div w:id="1914579573">
      <w:bodyDiv w:val="1"/>
      <w:marLeft w:val="0"/>
      <w:marRight w:val="0"/>
      <w:marTop w:val="0"/>
      <w:marBottom w:val="0"/>
      <w:divBdr>
        <w:top w:val="none" w:sz="0" w:space="0" w:color="auto"/>
        <w:left w:val="none" w:sz="0" w:space="0" w:color="auto"/>
        <w:bottom w:val="none" w:sz="0" w:space="0" w:color="auto"/>
        <w:right w:val="none" w:sz="0" w:space="0" w:color="auto"/>
      </w:divBdr>
    </w:div>
    <w:div w:id="1915774027">
      <w:bodyDiv w:val="1"/>
      <w:marLeft w:val="0"/>
      <w:marRight w:val="0"/>
      <w:marTop w:val="0"/>
      <w:marBottom w:val="0"/>
      <w:divBdr>
        <w:top w:val="none" w:sz="0" w:space="0" w:color="auto"/>
        <w:left w:val="none" w:sz="0" w:space="0" w:color="auto"/>
        <w:bottom w:val="none" w:sz="0" w:space="0" w:color="auto"/>
        <w:right w:val="none" w:sz="0" w:space="0" w:color="auto"/>
      </w:divBdr>
    </w:div>
    <w:div w:id="1916282814">
      <w:bodyDiv w:val="1"/>
      <w:marLeft w:val="0"/>
      <w:marRight w:val="0"/>
      <w:marTop w:val="0"/>
      <w:marBottom w:val="0"/>
      <w:divBdr>
        <w:top w:val="none" w:sz="0" w:space="0" w:color="auto"/>
        <w:left w:val="none" w:sz="0" w:space="0" w:color="auto"/>
        <w:bottom w:val="none" w:sz="0" w:space="0" w:color="auto"/>
        <w:right w:val="none" w:sz="0" w:space="0" w:color="auto"/>
      </w:divBdr>
    </w:div>
    <w:div w:id="1917206223">
      <w:bodyDiv w:val="1"/>
      <w:marLeft w:val="0"/>
      <w:marRight w:val="0"/>
      <w:marTop w:val="0"/>
      <w:marBottom w:val="0"/>
      <w:divBdr>
        <w:top w:val="none" w:sz="0" w:space="0" w:color="auto"/>
        <w:left w:val="none" w:sz="0" w:space="0" w:color="auto"/>
        <w:bottom w:val="none" w:sz="0" w:space="0" w:color="auto"/>
        <w:right w:val="none" w:sz="0" w:space="0" w:color="auto"/>
      </w:divBdr>
    </w:div>
    <w:div w:id="1917588239">
      <w:bodyDiv w:val="1"/>
      <w:marLeft w:val="0"/>
      <w:marRight w:val="0"/>
      <w:marTop w:val="0"/>
      <w:marBottom w:val="0"/>
      <w:divBdr>
        <w:top w:val="none" w:sz="0" w:space="0" w:color="auto"/>
        <w:left w:val="none" w:sz="0" w:space="0" w:color="auto"/>
        <w:bottom w:val="none" w:sz="0" w:space="0" w:color="auto"/>
        <w:right w:val="none" w:sz="0" w:space="0" w:color="auto"/>
      </w:divBdr>
      <w:divsChild>
        <w:div w:id="393360796">
          <w:marLeft w:val="547"/>
          <w:marRight w:val="0"/>
          <w:marTop w:val="134"/>
          <w:marBottom w:val="0"/>
          <w:divBdr>
            <w:top w:val="none" w:sz="0" w:space="0" w:color="auto"/>
            <w:left w:val="none" w:sz="0" w:space="0" w:color="auto"/>
            <w:bottom w:val="none" w:sz="0" w:space="0" w:color="auto"/>
            <w:right w:val="none" w:sz="0" w:space="0" w:color="auto"/>
          </w:divBdr>
        </w:div>
        <w:div w:id="1510673952">
          <w:marLeft w:val="547"/>
          <w:marRight w:val="0"/>
          <w:marTop w:val="134"/>
          <w:marBottom w:val="0"/>
          <w:divBdr>
            <w:top w:val="none" w:sz="0" w:space="0" w:color="auto"/>
            <w:left w:val="none" w:sz="0" w:space="0" w:color="auto"/>
            <w:bottom w:val="none" w:sz="0" w:space="0" w:color="auto"/>
            <w:right w:val="none" w:sz="0" w:space="0" w:color="auto"/>
          </w:divBdr>
        </w:div>
      </w:divsChild>
    </w:div>
    <w:div w:id="1918131377">
      <w:bodyDiv w:val="1"/>
      <w:marLeft w:val="0"/>
      <w:marRight w:val="0"/>
      <w:marTop w:val="0"/>
      <w:marBottom w:val="0"/>
      <w:divBdr>
        <w:top w:val="none" w:sz="0" w:space="0" w:color="auto"/>
        <w:left w:val="none" w:sz="0" w:space="0" w:color="auto"/>
        <w:bottom w:val="none" w:sz="0" w:space="0" w:color="auto"/>
        <w:right w:val="none" w:sz="0" w:space="0" w:color="auto"/>
      </w:divBdr>
    </w:div>
    <w:div w:id="1918245313">
      <w:bodyDiv w:val="1"/>
      <w:marLeft w:val="0"/>
      <w:marRight w:val="0"/>
      <w:marTop w:val="0"/>
      <w:marBottom w:val="0"/>
      <w:divBdr>
        <w:top w:val="none" w:sz="0" w:space="0" w:color="auto"/>
        <w:left w:val="none" w:sz="0" w:space="0" w:color="auto"/>
        <w:bottom w:val="none" w:sz="0" w:space="0" w:color="auto"/>
        <w:right w:val="none" w:sz="0" w:space="0" w:color="auto"/>
      </w:divBdr>
    </w:div>
    <w:div w:id="1919166910">
      <w:bodyDiv w:val="1"/>
      <w:marLeft w:val="0"/>
      <w:marRight w:val="0"/>
      <w:marTop w:val="0"/>
      <w:marBottom w:val="0"/>
      <w:divBdr>
        <w:top w:val="none" w:sz="0" w:space="0" w:color="auto"/>
        <w:left w:val="none" w:sz="0" w:space="0" w:color="auto"/>
        <w:bottom w:val="none" w:sz="0" w:space="0" w:color="auto"/>
        <w:right w:val="none" w:sz="0" w:space="0" w:color="auto"/>
      </w:divBdr>
    </w:div>
    <w:div w:id="1919440400">
      <w:bodyDiv w:val="1"/>
      <w:marLeft w:val="0"/>
      <w:marRight w:val="0"/>
      <w:marTop w:val="0"/>
      <w:marBottom w:val="0"/>
      <w:divBdr>
        <w:top w:val="none" w:sz="0" w:space="0" w:color="auto"/>
        <w:left w:val="none" w:sz="0" w:space="0" w:color="auto"/>
        <w:bottom w:val="none" w:sz="0" w:space="0" w:color="auto"/>
        <w:right w:val="none" w:sz="0" w:space="0" w:color="auto"/>
      </w:divBdr>
    </w:div>
    <w:div w:id="1922131937">
      <w:bodyDiv w:val="1"/>
      <w:marLeft w:val="0"/>
      <w:marRight w:val="0"/>
      <w:marTop w:val="0"/>
      <w:marBottom w:val="0"/>
      <w:divBdr>
        <w:top w:val="none" w:sz="0" w:space="0" w:color="auto"/>
        <w:left w:val="none" w:sz="0" w:space="0" w:color="auto"/>
        <w:bottom w:val="none" w:sz="0" w:space="0" w:color="auto"/>
        <w:right w:val="none" w:sz="0" w:space="0" w:color="auto"/>
      </w:divBdr>
    </w:div>
    <w:div w:id="1922326951">
      <w:bodyDiv w:val="1"/>
      <w:marLeft w:val="0"/>
      <w:marRight w:val="0"/>
      <w:marTop w:val="0"/>
      <w:marBottom w:val="0"/>
      <w:divBdr>
        <w:top w:val="none" w:sz="0" w:space="0" w:color="auto"/>
        <w:left w:val="none" w:sz="0" w:space="0" w:color="auto"/>
        <w:bottom w:val="none" w:sz="0" w:space="0" w:color="auto"/>
        <w:right w:val="none" w:sz="0" w:space="0" w:color="auto"/>
      </w:divBdr>
      <w:divsChild>
        <w:div w:id="83307451">
          <w:marLeft w:val="547"/>
          <w:marRight w:val="0"/>
          <w:marTop w:val="154"/>
          <w:marBottom w:val="0"/>
          <w:divBdr>
            <w:top w:val="none" w:sz="0" w:space="0" w:color="auto"/>
            <w:left w:val="none" w:sz="0" w:space="0" w:color="auto"/>
            <w:bottom w:val="none" w:sz="0" w:space="0" w:color="auto"/>
            <w:right w:val="none" w:sz="0" w:space="0" w:color="auto"/>
          </w:divBdr>
        </w:div>
        <w:div w:id="1815176132">
          <w:marLeft w:val="547"/>
          <w:marRight w:val="0"/>
          <w:marTop w:val="154"/>
          <w:marBottom w:val="0"/>
          <w:divBdr>
            <w:top w:val="none" w:sz="0" w:space="0" w:color="auto"/>
            <w:left w:val="none" w:sz="0" w:space="0" w:color="auto"/>
            <w:bottom w:val="none" w:sz="0" w:space="0" w:color="auto"/>
            <w:right w:val="none" w:sz="0" w:space="0" w:color="auto"/>
          </w:divBdr>
        </w:div>
      </w:divsChild>
    </w:div>
    <w:div w:id="1922567759">
      <w:bodyDiv w:val="1"/>
      <w:marLeft w:val="0"/>
      <w:marRight w:val="0"/>
      <w:marTop w:val="0"/>
      <w:marBottom w:val="0"/>
      <w:divBdr>
        <w:top w:val="none" w:sz="0" w:space="0" w:color="auto"/>
        <w:left w:val="none" w:sz="0" w:space="0" w:color="auto"/>
        <w:bottom w:val="none" w:sz="0" w:space="0" w:color="auto"/>
        <w:right w:val="none" w:sz="0" w:space="0" w:color="auto"/>
      </w:divBdr>
      <w:divsChild>
        <w:div w:id="941491593">
          <w:marLeft w:val="547"/>
          <w:marRight w:val="0"/>
          <w:marTop w:val="115"/>
          <w:marBottom w:val="120"/>
          <w:divBdr>
            <w:top w:val="none" w:sz="0" w:space="0" w:color="auto"/>
            <w:left w:val="none" w:sz="0" w:space="0" w:color="auto"/>
            <w:bottom w:val="none" w:sz="0" w:space="0" w:color="auto"/>
            <w:right w:val="none" w:sz="0" w:space="0" w:color="auto"/>
          </w:divBdr>
        </w:div>
        <w:div w:id="1525706152">
          <w:marLeft w:val="1166"/>
          <w:marRight w:val="0"/>
          <w:marTop w:val="96"/>
          <w:marBottom w:val="120"/>
          <w:divBdr>
            <w:top w:val="none" w:sz="0" w:space="0" w:color="auto"/>
            <w:left w:val="none" w:sz="0" w:space="0" w:color="auto"/>
            <w:bottom w:val="none" w:sz="0" w:space="0" w:color="auto"/>
            <w:right w:val="none" w:sz="0" w:space="0" w:color="auto"/>
          </w:divBdr>
        </w:div>
      </w:divsChild>
    </w:div>
    <w:div w:id="1922714334">
      <w:bodyDiv w:val="1"/>
      <w:marLeft w:val="0"/>
      <w:marRight w:val="0"/>
      <w:marTop w:val="0"/>
      <w:marBottom w:val="0"/>
      <w:divBdr>
        <w:top w:val="none" w:sz="0" w:space="0" w:color="auto"/>
        <w:left w:val="none" w:sz="0" w:space="0" w:color="auto"/>
        <w:bottom w:val="none" w:sz="0" w:space="0" w:color="auto"/>
        <w:right w:val="none" w:sz="0" w:space="0" w:color="auto"/>
      </w:divBdr>
    </w:div>
    <w:div w:id="1923950081">
      <w:bodyDiv w:val="1"/>
      <w:marLeft w:val="0"/>
      <w:marRight w:val="0"/>
      <w:marTop w:val="0"/>
      <w:marBottom w:val="0"/>
      <w:divBdr>
        <w:top w:val="none" w:sz="0" w:space="0" w:color="auto"/>
        <w:left w:val="none" w:sz="0" w:space="0" w:color="auto"/>
        <w:bottom w:val="none" w:sz="0" w:space="0" w:color="auto"/>
        <w:right w:val="none" w:sz="0" w:space="0" w:color="auto"/>
      </w:divBdr>
    </w:div>
    <w:div w:id="1925020471">
      <w:bodyDiv w:val="1"/>
      <w:marLeft w:val="0"/>
      <w:marRight w:val="0"/>
      <w:marTop w:val="0"/>
      <w:marBottom w:val="0"/>
      <w:divBdr>
        <w:top w:val="none" w:sz="0" w:space="0" w:color="auto"/>
        <w:left w:val="none" w:sz="0" w:space="0" w:color="auto"/>
        <w:bottom w:val="none" w:sz="0" w:space="0" w:color="auto"/>
        <w:right w:val="none" w:sz="0" w:space="0" w:color="auto"/>
      </w:divBdr>
    </w:div>
    <w:div w:id="1925527307">
      <w:bodyDiv w:val="1"/>
      <w:marLeft w:val="0"/>
      <w:marRight w:val="0"/>
      <w:marTop w:val="0"/>
      <w:marBottom w:val="0"/>
      <w:divBdr>
        <w:top w:val="none" w:sz="0" w:space="0" w:color="auto"/>
        <w:left w:val="none" w:sz="0" w:space="0" w:color="auto"/>
        <w:bottom w:val="none" w:sz="0" w:space="0" w:color="auto"/>
        <w:right w:val="none" w:sz="0" w:space="0" w:color="auto"/>
      </w:divBdr>
    </w:div>
    <w:div w:id="1926650651">
      <w:bodyDiv w:val="1"/>
      <w:marLeft w:val="0"/>
      <w:marRight w:val="0"/>
      <w:marTop w:val="0"/>
      <w:marBottom w:val="0"/>
      <w:divBdr>
        <w:top w:val="none" w:sz="0" w:space="0" w:color="auto"/>
        <w:left w:val="none" w:sz="0" w:space="0" w:color="auto"/>
        <w:bottom w:val="none" w:sz="0" w:space="0" w:color="auto"/>
        <w:right w:val="none" w:sz="0" w:space="0" w:color="auto"/>
      </w:divBdr>
    </w:div>
    <w:div w:id="1926765790">
      <w:bodyDiv w:val="1"/>
      <w:marLeft w:val="0"/>
      <w:marRight w:val="0"/>
      <w:marTop w:val="0"/>
      <w:marBottom w:val="0"/>
      <w:divBdr>
        <w:top w:val="none" w:sz="0" w:space="0" w:color="auto"/>
        <w:left w:val="none" w:sz="0" w:space="0" w:color="auto"/>
        <w:bottom w:val="none" w:sz="0" w:space="0" w:color="auto"/>
        <w:right w:val="none" w:sz="0" w:space="0" w:color="auto"/>
      </w:divBdr>
    </w:div>
    <w:div w:id="1926986564">
      <w:bodyDiv w:val="1"/>
      <w:marLeft w:val="0"/>
      <w:marRight w:val="0"/>
      <w:marTop w:val="0"/>
      <w:marBottom w:val="0"/>
      <w:divBdr>
        <w:top w:val="none" w:sz="0" w:space="0" w:color="auto"/>
        <w:left w:val="none" w:sz="0" w:space="0" w:color="auto"/>
        <w:bottom w:val="none" w:sz="0" w:space="0" w:color="auto"/>
        <w:right w:val="none" w:sz="0" w:space="0" w:color="auto"/>
      </w:divBdr>
    </w:div>
    <w:div w:id="1927810265">
      <w:bodyDiv w:val="1"/>
      <w:marLeft w:val="0"/>
      <w:marRight w:val="0"/>
      <w:marTop w:val="0"/>
      <w:marBottom w:val="0"/>
      <w:divBdr>
        <w:top w:val="none" w:sz="0" w:space="0" w:color="auto"/>
        <w:left w:val="none" w:sz="0" w:space="0" w:color="auto"/>
        <w:bottom w:val="none" w:sz="0" w:space="0" w:color="auto"/>
        <w:right w:val="none" w:sz="0" w:space="0" w:color="auto"/>
      </w:divBdr>
    </w:div>
    <w:div w:id="1927884792">
      <w:bodyDiv w:val="1"/>
      <w:marLeft w:val="0"/>
      <w:marRight w:val="0"/>
      <w:marTop w:val="0"/>
      <w:marBottom w:val="0"/>
      <w:divBdr>
        <w:top w:val="none" w:sz="0" w:space="0" w:color="auto"/>
        <w:left w:val="none" w:sz="0" w:space="0" w:color="auto"/>
        <w:bottom w:val="none" w:sz="0" w:space="0" w:color="auto"/>
        <w:right w:val="none" w:sz="0" w:space="0" w:color="auto"/>
      </w:divBdr>
      <w:divsChild>
        <w:div w:id="1460612275">
          <w:marLeft w:val="547"/>
          <w:marRight w:val="0"/>
          <w:marTop w:val="154"/>
          <w:marBottom w:val="0"/>
          <w:divBdr>
            <w:top w:val="none" w:sz="0" w:space="0" w:color="auto"/>
            <w:left w:val="none" w:sz="0" w:space="0" w:color="auto"/>
            <w:bottom w:val="none" w:sz="0" w:space="0" w:color="auto"/>
            <w:right w:val="none" w:sz="0" w:space="0" w:color="auto"/>
          </w:divBdr>
        </w:div>
        <w:div w:id="1578050782">
          <w:marLeft w:val="547"/>
          <w:marRight w:val="0"/>
          <w:marTop w:val="154"/>
          <w:marBottom w:val="0"/>
          <w:divBdr>
            <w:top w:val="none" w:sz="0" w:space="0" w:color="auto"/>
            <w:left w:val="none" w:sz="0" w:space="0" w:color="auto"/>
            <w:bottom w:val="none" w:sz="0" w:space="0" w:color="auto"/>
            <w:right w:val="none" w:sz="0" w:space="0" w:color="auto"/>
          </w:divBdr>
        </w:div>
      </w:divsChild>
    </w:div>
    <w:div w:id="1928223095">
      <w:bodyDiv w:val="1"/>
      <w:marLeft w:val="0"/>
      <w:marRight w:val="0"/>
      <w:marTop w:val="0"/>
      <w:marBottom w:val="0"/>
      <w:divBdr>
        <w:top w:val="none" w:sz="0" w:space="0" w:color="auto"/>
        <w:left w:val="none" w:sz="0" w:space="0" w:color="auto"/>
        <w:bottom w:val="none" w:sz="0" w:space="0" w:color="auto"/>
        <w:right w:val="none" w:sz="0" w:space="0" w:color="auto"/>
      </w:divBdr>
    </w:div>
    <w:div w:id="1928344295">
      <w:bodyDiv w:val="1"/>
      <w:marLeft w:val="0"/>
      <w:marRight w:val="0"/>
      <w:marTop w:val="0"/>
      <w:marBottom w:val="0"/>
      <w:divBdr>
        <w:top w:val="none" w:sz="0" w:space="0" w:color="auto"/>
        <w:left w:val="none" w:sz="0" w:space="0" w:color="auto"/>
        <w:bottom w:val="none" w:sz="0" w:space="0" w:color="auto"/>
        <w:right w:val="none" w:sz="0" w:space="0" w:color="auto"/>
      </w:divBdr>
      <w:divsChild>
        <w:div w:id="410389054">
          <w:marLeft w:val="1166"/>
          <w:marRight w:val="0"/>
          <w:marTop w:val="134"/>
          <w:marBottom w:val="0"/>
          <w:divBdr>
            <w:top w:val="none" w:sz="0" w:space="0" w:color="auto"/>
            <w:left w:val="none" w:sz="0" w:space="0" w:color="auto"/>
            <w:bottom w:val="none" w:sz="0" w:space="0" w:color="auto"/>
            <w:right w:val="none" w:sz="0" w:space="0" w:color="auto"/>
          </w:divBdr>
        </w:div>
        <w:div w:id="1637681181">
          <w:marLeft w:val="547"/>
          <w:marRight w:val="0"/>
          <w:marTop w:val="154"/>
          <w:marBottom w:val="0"/>
          <w:divBdr>
            <w:top w:val="none" w:sz="0" w:space="0" w:color="auto"/>
            <w:left w:val="none" w:sz="0" w:space="0" w:color="auto"/>
            <w:bottom w:val="none" w:sz="0" w:space="0" w:color="auto"/>
            <w:right w:val="none" w:sz="0" w:space="0" w:color="auto"/>
          </w:divBdr>
        </w:div>
        <w:div w:id="1681464468">
          <w:marLeft w:val="1166"/>
          <w:marRight w:val="0"/>
          <w:marTop w:val="134"/>
          <w:marBottom w:val="0"/>
          <w:divBdr>
            <w:top w:val="none" w:sz="0" w:space="0" w:color="auto"/>
            <w:left w:val="none" w:sz="0" w:space="0" w:color="auto"/>
            <w:bottom w:val="none" w:sz="0" w:space="0" w:color="auto"/>
            <w:right w:val="none" w:sz="0" w:space="0" w:color="auto"/>
          </w:divBdr>
        </w:div>
      </w:divsChild>
    </w:div>
    <w:div w:id="1929077092">
      <w:bodyDiv w:val="1"/>
      <w:marLeft w:val="0"/>
      <w:marRight w:val="0"/>
      <w:marTop w:val="0"/>
      <w:marBottom w:val="0"/>
      <w:divBdr>
        <w:top w:val="none" w:sz="0" w:space="0" w:color="auto"/>
        <w:left w:val="none" w:sz="0" w:space="0" w:color="auto"/>
        <w:bottom w:val="none" w:sz="0" w:space="0" w:color="auto"/>
        <w:right w:val="none" w:sz="0" w:space="0" w:color="auto"/>
      </w:divBdr>
    </w:div>
    <w:div w:id="1929148075">
      <w:bodyDiv w:val="1"/>
      <w:marLeft w:val="0"/>
      <w:marRight w:val="0"/>
      <w:marTop w:val="0"/>
      <w:marBottom w:val="0"/>
      <w:divBdr>
        <w:top w:val="none" w:sz="0" w:space="0" w:color="auto"/>
        <w:left w:val="none" w:sz="0" w:space="0" w:color="auto"/>
        <w:bottom w:val="none" w:sz="0" w:space="0" w:color="auto"/>
        <w:right w:val="none" w:sz="0" w:space="0" w:color="auto"/>
      </w:divBdr>
    </w:div>
    <w:div w:id="1929346152">
      <w:bodyDiv w:val="1"/>
      <w:marLeft w:val="0"/>
      <w:marRight w:val="0"/>
      <w:marTop w:val="0"/>
      <w:marBottom w:val="0"/>
      <w:divBdr>
        <w:top w:val="none" w:sz="0" w:space="0" w:color="auto"/>
        <w:left w:val="none" w:sz="0" w:space="0" w:color="auto"/>
        <w:bottom w:val="none" w:sz="0" w:space="0" w:color="auto"/>
        <w:right w:val="none" w:sz="0" w:space="0" w:color="auto"/>
      </w:divBdr>
    </w:div>
    <w:div w:id="1929657880">
      <w:bodyDiv w:val="1"/>
      <w:marLeft w:val="0"/>
      <w:marRight w:val="0"/>
      <w:marTop w:val="0"/>
      <w:marBottom w:val="0"/>
      <w:divBdr>
        <w:top w:val="none" w:sz="0" w:space="0" w:color="auto"/>
        <w:left w:val="none" w:sz="0" w:space="0" w:color="auto"/>
        <w:bottom w:val="none" w:sz="0" w:space="0" w:color="auto"/>
        <w:right w:val="none" w:sz="0" w:space="0" w:color="auto"/>
      </w:divBdr>
    </w:div>
    <w:div w:id="1930263259">
      <w:bodyDiv w:val="1"/>
      <w:marLeft w:val="0"/>
      <w:marRight w:val="0"/>
      <w:marTop w:val="0"/>
      <w:marBottom w:val="0"/>
      <w:divBdr>
        <w:top w:val="none" w:sz="0" w:space="0" w:color="auto"/>
        <w:left w:val="none" w:sz="0" w:space="0" w:color="auto"/>
        <w:bottom w:val="none" w:sz="0" w:space="0" w:color="auto"/>
        <w:right w:val="none" w:sz="0" w:space="0" w:color="auto"/>
      </w:divBdr>
      <w:divsChild>
        <w:div w:id="703360317">
          <w:marLeft w:val="547"/>
          <w:marRight w:val="0"/>
          <w:marTop w:val="240"/>
          <w:marBottom w:val="0"/>
          <w:divBdr>
            <w:top w:val="none" w:sz="0" w:space="0" w:color="auto"/>
            <w:left w:val="none" w:sz="0" w:space="0" w:color="auto"/>
            <w:bottom w:val="none" w:sz="0" w:space="0" w:color="auto"/>
            <w:right w:val="none" w:sz="0" w:space="0" w:color="auto"/>
          </w:divBdr>
        </w:div>
      </w:divsChild>
    </w:div>
    <w:div w:id="1930498949">
      <w:bodyDiv w:val="1"/>
      <w:marLeft w:val="0"/>
      <w:marRight w:val="0"/>
      <w:marTop w:val="0"/>
      <w:marBottom w:val="0"/>
      <w:divBdr>
        <w:top w:val="none" w:sz="0" w:space="0" w:color="auto"/>
        <w:left w:val="none" w:sz="0" w:space="0" w:color="auto"/>
        <w:bottom w:val="none" w:sz="0" w:space="0" w:color="auto"/>
        <w:right w:val="none" w:sz="0" w:space="0" w:color="auto"/>
      </w:divBdr>
      <w:divsChild>
        <w:div w:id="151140667">
          <w:marLeft w:val="547"/>
          <w:marRight w:val="0"/>
          <w:marTop w:val="134"/>
          <w:marBottom w:val="0"/>
          <w:divBdr>
            <w:top w:val="none" w:sz="0" w:space="0" w:color="auto"/>
            <w:left w:val="none" w:sz="0" w:space="0" w:color="auto"/>
            <w:bottom w:val="none" w:sz="0" w:space="0" w:color="auto"/>
            <w:right w:val="none" w:sz="0" w:space="0" w:color="auto"/>
          </w:divBdr>
        </w:div>
        <w:div w:id="211503819">
          <w:marLeft w:val="547"/>
          <w:marRight w:val="0"/>
          <w:marTop w:val="134"/>
          <w:marBottom w:val="0"/>
          <w:divBdr>
            <w:top w:val="none" w:sz="0" w:space="0" w:color="auto"/>
            <w:left w:val="none" w:sz="0" w:space="0" w:color="auto"/>
            <w:bottom w:val="none" w:sz="0" w:space="0" w:color="auto"/>
            <w:right w:val="none" w:sz="0" w:space="0" w:color="auto"/>
          </w:divBdr>
        </w:div>
        <w:div w:id="870922337">
          <w:marLeft w:val="1166"/>
          <w:marRight w:val="0"/>
          <w:marTop w:val="115"/>
          <w:marBottom w:val="0"/>
          <w:divBdr>
            <w:top w:val="none" w:sz="0" w:space="0" w:color="auto"/>
            <w:left w:val="none" w:sz="0" w:space="0" w:color="auto"/>
            <w:bottom w:val="none" w:sz="0" w:space="0" w:color="auto"/>
            <w:right w:val="none" w:sz="0" w:space="0" w:color="auto"/>
          </w:divBdr>
        </w:div>
        <w:div w:id="884948188">
          <w:marLeft w:val="547"/>
          <w:marRight w:val="0"/>
          <w:marTop w:val="134"/>
          <w:marBottom w:val="0"/>
          <w:divBdr>
            <w:top w:val="none" w:sz="0" w:space="0" w:color="auto"/>
            <w:left w:val="none" w:sz="0" w:space="0" w:color="auto"/>
            <w:bottom w:val="none" w:sz="0" w:space="0" w:color="auto"/>
            <w:right w:val="none" w:sz="0" w:space="0" w:color="auto"/>
          </w:divBdr>
        </w:div>
        <w:div w:id="1166630541">
          <w:marLeft w:val="1166"/>
          <w:marRight w:val="0"/>
          <w:marTop w:val="96"/>
          <w:marBottom w:val="0"/>
          <w:divBdr>
            <w:top w:val="none" w:sz="0" w:space="0" w:color="auto"/>
            <w:left w:val="none" w:sz="0" w:space="0" w:color="auto"/>
            <w:bottom w:val="none" w:sz="0" w:space="0" w:color="auto"/>
            <w:right w:val="none" w:sz="0" w:space="0" w:color="auto"/>
          </w:divBdr>
        </w:div>
        <w:div w:id="1795831044">
          <w:marLeft w:val="547"/>
          <w:marRight w:val="0"/>
          <w:marTop w:val="134"/>
          <w:marBottom w:val="0"/>
          <w:divBdr>
            <w:top w:val="none" w:sz="0" w:space="0" w:color="auto"/>
            <w:left w:val="none" w:sz="0" w:space="0" w:color="auto"/>
            <w:bottom w:val="none" w:sz="0" w:space="0" w:color="auto"/>
            <w:right w:val="none" w:sz="0" w:space="0" w:color="auto"/>
          </w:divBdr>
        </w:div>
      </w:divsChild>
    </w:div>
    <w:div w:id="1930655078">
      <w:bodyDiv w:val="1"/>
      <w:marLeft w:val="0"/>
      <w:marRight w:val="0"/>
      <w:marTop w:val="0"/>
      <w:marBottom w:val="0"/>
      <w:divBdr>
        <w:top w:val="none" w:sz="0" w:space="0" w:color="auto"/>
        <w:left w:val="none" w:sz="0" w:space="0" w:color="auto"/>
        <w:bottom w:val="none" w:sz="0" w:space="0" w:color="auto"/>
        <w:right w:val="none" w:sz="0" w:space="0" w:color="auto"/>
      </w:divBdr>
    </w:div>
    <w:div w:id="1930962963">
      <w:bodyDiv w:val="1"/>
      <w:marLeft w:val="0"/>
      <w:marRight w:val="0"/>
      <w:marTop w:val="0"/>
      <w:marBottom w:val="0"/>
      <w:divBdr>
        <w:top w:val="none" w:sz="0" w:space="0" w:color="auto"/>
        <w:left w:val="none" w:sz="0" w:space="0" w:color="auto"/>
        <w:bottom w:val="none" w:sz="0" w:space="0" w:color="auto"/>
        <w:right w:val="none" w:sz="0" w:space="0" w:color="auto"/>
      </w:divBdr>
    </w:div>
    <w:div w:id="1934243043">
      <w:bodyDiv w:val="1"/>
      <w:marLeft w:val="0"/>
      <w:marRight w:val="0"/>
      <w:marTop w:val="0"/>
      <w:marBottom w:val="0"/>
      <w:divBdr>
        <w:top w:val="none" w:sz="0" w:space="0" w:color="auto"/>
        <w:left w:val="none" w:sz="0" w:space="0" w:color="auto"/>
        <w:bottom w:val="none" w:sz="0" w:space="0" w:color="auto"/>
        <w:right w:val="none" w:sz="0" w:space="0" w:color="auto"/>
      </w:divBdr>
      <w:divsChild>
        <w:div w:id="1776242042">
          <w:marLeft w:val="547"/>
          <w:marRight w:val="0"/>
          <w:marTop w:val="115"/>
          <w:marBottom w:val="0"/>
          <w:divBdr>
            <w:top w:val="none" w:sz="0" w:space="0" w:color="auto"/>
            <w:left w:val="none" w:sz="0" w:space="0" w:color="auto"/>
            <w:bottom w:val="none" w:sz="0" w:space="0" w:color="auto"/>
            <w:right w:val="none" w:sz="0" w:space="0" w:color="auto"/>
          </w:divBdr>
        </w:div>
      </w:divsChild>
    </w:div>
    <w:div w:id="1934389115">
      <w:bodyDiv w:val="1"/>
      <w:marLeft w:val="0"/>
      <w:marRight w:val="0"/>
      <w:marTop w:val="0"/>
      <w:marBottom w:val="0"/>
      <w:divBdr>
        <w:top w:val="none" w:sz="0" w:space="0" w:color="auto"/>
        <w:left w:val="none" w:sz="0" w:space="0" w:color="auto"/>
        <w:bottom w:val="none" w:sz="0" w:space="0" w:color="auto"/>
        <w:right w:val="none" w:sz="0" w:space="0" w:color="auto"/>
      </w:divBdr>
      <w:divsChild>
        <w:div w:id="79299304">
          <w:marLeft w:val="2707"/>
          <w:marRight w:val="0"/>
          <w:marTop w:val="77"/>
          <w:marBottom w:val="0"/>
          <w:divBdr>
            <w:top w:val="none" w:sz="0" w:space="0" w:color="auto"/>
            <w:left w:val="none" w:sz="0" w:space="0" w:color="auto"/>
            <w:bottom w:val="none" w:sz="0" w:space="0" w:color="auto"/>
            <w:right w:val="none" w:sz="0" w:space="0" w:color="auto"/>
          </w:divBdr>
        </w:div>
        <w:div w:id="121268694">
          <w:marLeft w:val="3427"/>
          <w:marRight w:val="0"/>
          <w:marTop w:val="58"/>
          <w:marBottom w:val="0"/>
          <w:divBdr>
            <w:top w:val="none" w:sz="0" w:space="0" w:color="auto"/>
            <w:left w:val="none" w:sz="0" w:space="0" w:color="auto"/>
            <w:bottom w:val="none" w:sz="0" w:space="0" w:color="auto"/>
            <w:right w:val="none" w:sz="0" w:space="0" w:color="auto"/>
          </w:divBdr>
        </w:div>
        <w:div w:id="265115867">
          <w:marLeft w:val="1987"/>
          <w:marRight w:val="0"/>
          <w:marTop w:val="77"/>
          <w:marBottom w:val="0"/>
          <w:divBdr>
            <w:top w:val="none" w:sz="0" w:space="0" w:color="auto"/>
            <w:left w:val="none" w:sz="0" w:space="0" w:color="auto"/>
            <w:bottom w:val="none" w:sz="0" w:space="0" w:color="auto"/>
            <w:right w:val="none" w:sz="0" w:space="0" w:color="auto"/>
          </w:divBdr>
        </w:div>
        <w:div w:id="418867602">
          <w:marLeft w:val="3427"/>
          <w:marRight w:val="0"/>
          <w:marTop w:val="58"/>
          <w:marBottom w:val="0"/>
          <w:divBdr>
            <w:top w:val="none" w:sz="0" w:space="0" w:color="auto"/>
            <w:left w:val="none" w:sz="0" w:space="0" w:color="auto"/>
            <w:bottom w:val="none" w:sz="0" w:space="0" w:color="auto"/>
            <w:right w:val="none" w:sz="0" w:space="0" w:color="auto"/>
          </w:divBdr>
        </w:div>
        <w:div w:id="619997876">
          <w:marLeft w:val="547"/>
          <w:marRight w:val="0"/>
          <w:marTop w:val="86"/>
          <w:marBottom w:val="0"/>
          <w:divBdr>
            <w:top w:val="none" w:sz="0" w:space="0" w:color="auto"/>
            <w:left w:val="none" w:sz="0" w:space="0" w:color="auto"/>
            <w:bottom w:val="none" w:sz="0" w:space="0" w:color="auto"/>
            <w:right w:val="none" w:sz="0" w:space="0" w:color="auto"/>
          </w:divBdr>
        </w:div>
        <w:div w:id="643697921">
          <w:marLeft w:val="3427"/>
          <w:marRight w:val="0"/>
          <w:marTop w:val="58"/>
          <w:marBottom w:val="0"/>
          <w:divBdr>
            <w:top w:val="none" w:sz="0" w:space="0" w:color="auto"/>
            <w:left w:val="none" w:sz="0" w:space="0" w:color="auto"/>
            <w:bottom w:val="none" w:sz="0" w:space="0" w:color="auto"/>
            <w:right w:val="none" w:sz="0" w:space="0" w:color="auto"/>
          </w:divBdr>
        </w:div>
        <w:div w:id="1204440694">
          <w:marLeft w:val="3427"/>
          <w:marRight w:val="0"/>
          <w:marTop w:val="58"/>
          <w:marBottom w:val="0"/>
          <w:divBdr>
            <w:top w:val="none" w:sz="0" w:space="0" w:color="auto"/>
            <w:left w:val="none" w:sz="0" w:space="0" w:color="auto"/>
            <w:bottom w:val="none" w:sz="0" w:space="0" w:color="auto"/>
            <w:right w:val="none" w:sz="0" w:space="0" w:color="auto"/>
          </w:divBdr>
        </w:div>
        <w:div w:id="1309169257">
          <w:marLeft w:val="1987"/>
          <w:marRight w:val="0"/>
          <w:marTop w:val="77"/>
          <w:marBottom w:val="0"/>
          <w:divBdr>
            <w:top w:val="none" w:sz="0" w:space="0" w:color="auto"/>
            <w:left w:val="none" w:sz="0" w:space="0" w:color="auto"/>
            <w:bottom w:val="none" w:sz="0" w:space="0" w:color="auto"/>
            <w:right w:val="none" w:sz="0" w:space="0" w:color="auto"/>
          </w:divBdr>
        </w:div>
        <w:div w:id="1510170728">
          <w:marLeft w:val="2707"/>
          <w:marRight w:val="0"/>
          <w:marTop w:val="77"/>
          <w:marBottom w:val="0"/>
          <w:divBdr>
            <w:top w:val="none" w:sz="0" w:space="0" w:color="auto"/>
            <w:left w:val="none" w:sz="0" w:space="0" w:color="auto"/>
            <w:bottom w:val="none" w:sz="0" w:space="0" w:color="auto"/>
            <w:right w:val="none" w:sz="0" w:space="0" w:color="auto"/>
          </w:divBdr>
        </w:div>
        <w:div w:id="1610816377">
          <w:marLeft w:val="1987"/>
          <w:marRight w:val="0"/>
          <w:marTop w:val="77"/>
          <w:marBottom w:val="0"/>
          <w:divBdr>
            <w:top w:val="none" w:sz="0" w:space="0" w:color="auto"/>
            <w:left w:val="none" w:sz="0" w:space="0" w:color="auto"/>
            <w:bottom w:val="none" w:sz="0" w:space="0" w:color="auto"/>
            <w:right w:val="none" w:sz="0" w:space="0" w:color="auto"/>
          </w:divBdr>
        </w:div>
        <w:div w:id="1611473425">
          <w:marLeft w:val="2707"/>
          <w:marRight w:val="0"/>
          <w:marTop w:val="77"/>
          <w:marBottom w:val="0"/>
          <w:divBdr>
            <w:top w:val="none" w:sz="0" w:space="0" w:color="auto"/>
            <w:left w:val="none" w:sz="0" w:space="0" w:color="auto"/>
            <w:bottom w:val="none" w:sz="0" w:space="0" w:color="auto"/>
            <w:right w:val="none" w:sz="0" w:space="0" w:color="auto"/>
          </w:divBdr>
        </w:div>
        <w:div w:id="1777359398">
          <w:marLeft w:val="2707"/>
          <w:marRight w:val="0"/>
          <w:marTop w:val="77"/>
          <w:marBottom w:val="0"/>
          <w:divBdr>
            <w:top w:val="none" w:sz="0" w:space="0" w:color="auto"/>
            <w:left w:val="none" w:sz="0" w:space="0" w:color="auto"/>
            <w:bottom w:val="none" w:sz="0" w:space="0" w:color="auto"/>
            <w:right w:val="none" w:sz="0" w:space="0" w:color="auto"/>
          </w:divBdr>
        </w:div>
        <w:div w:id="1939870893">
          <w:marLeft w:val="1166"/>
          <w:marRight w:val="0"/>
          <w:marTop w:val="77"/>
          <w:marBottom w:val="0"/>
          <w:divBdr>
            <w:top w:val="none" w:sz="0" w:space="0" w:color="auto"/>
            <w:left w:val="none" w:sz="0" w:space="0" w:color="auto"/>
            <w:bottom w:val="none" w:sz="0" w:space="0" w:color="auto"/>
            <w:right w:val="none" w:sz="0" w:space="0" w:color="auto"/>
          </w:divBdr>
        </w:div>
      </w:divsChild>
    </w:div>
    <w:div w:id="1936329524">
      <w:bodyDiv w:val="1"/>
      <w:marLeft w:val="0"/>
      <w:marRight w:val="0"/>
      <w:marTop w:val="0"/>
      <w:marBottom w:val="0"/>
      <w:divBdr>
        <w:top w:val="none" w:sz="0" w:space="0" w:color="auto"/>
        <w:left w:val="none" w:sz="0" w:space="0" w:color="auto"/>
        <w:bottom w:val="none" w:sz="0" w:space="0" w:color="auto"/>
        <w:right w:val="none" w:sz="0" w:space="0" w:color="auto"/>
      </w:divBdr>
      <w:divsChild>
        <w:div w:id="857504865">
          <w:marLeft w:val="2520"/>
          <w:marRight w:val="0"/>
          <w:marTop w:val="58"/>
          <w:marBottom w:val="0"/>
          <w:divBdr>
            <w:top w:val="none" w:sz="0" w:space="0" w:color="auto"/>
            <w:left w:val="none" w:sz="0" w:space="0" w:color="auto"/>
            <w:bottom w:val="none" w:sz="0" w:space="0" w:color="auto"/>
            <w:right w:val="none" w:sz="0" w:space="0" w:color="auto"/>
          </w:divBdr>
        </w:div>
        <w:div w:id="1275602586">
          <w:marLeft w:val="1166"/>
          <w:marRight w:val="0"/>
          <w:marTop w:val="96"/>
          <w:marBottom w:val="0"/>
          <w:divBdr>
            <w:top w:val="none" w:sz="0" w:space="0" w:color="auto"/>
            <w:left w:val="none" w:sz="0" w:space="0" w:color="auto"/>
            <w:bottom w:val="none" w:sz="0" w:space="0" w:color="auto"/>
            <w:right w:val="none" w:sz="0" w:space="0" w:color="auto"/>
          </w:divBdr>
        </w:div>
        <w:div w:id="1315527986">
          <w:marLeft w:val="1800"/>
          <w:marRight w:val="0"/>
          <w:marTop w:val="77"/>
          <w:marBottom w:val="0"/>
          <w:divBdr>
            <w:top w:val="none" w:sz="0" w:space="0" w:color="auto"/>
            <w:left w:val="none" w:sz="0" w:space="0" w:color="auto"/>
            <w:bottom w:val="none" w:sz="0" w:space="0" w:color="auto"/>
            <w:right w:val="none" w:sz="0" w:space="0" w:color="auto"/>
          </w:divBdr>
        </w:div>
        <w:div w:id="1349982445">
          <w:marLeft w:val="2520"/>
          <w:marRight w:val="0"/>
          <w:marTop w:val="58"/>
          <w:marBottom w:val="0"/>
          <w:divBdr>
            <w:top w:val="none" w:sz="0" w:space="0" w:color="auto"/>
            <w:left w:val="none" w:sz="0" w:space="0" w:color="auto"/>
            <w:bottom w:val="none" w:sz="0" w:space="0" w:color="auto"/>
            <w:right w:val="none" w:sz="0" w:space="0" w:color="auto"/>
          </w:divBdr>
        </w:div>
        <w:div w:id="1520048808">
          <w:marLeft w:val="1166"/>
          <w:marRight w:val="0"/>
          <w:marTop w:val="96"/>
          <w:marBottom w:val="0"/>
          <w:divBdr>
            <w:top w:val="none" w:sz="0" w:space="0" w:color="auto"/>
            <w:left w:val="none" w:sz="0" w:space="0" w:color="auto"/>
            <w:bottom w:val="none" w:sz="0" w:space="0" w:color="auto"/>
            <w:right w:val="none" w:sz="0" w:space="0" w:color="auto"/>
          </w:divBdr>
        </w:div>
        <w:div w:id="1833791096">
          <w:marLeft w:val="1166"/>
          <w:marRight w:val="0"/>
          <w:marTop w:val="96"/>
          <w:marBottom w:val="0"/>
          <w:divBdr>
            <w:top w:val="none" w:sz="0" w:space="0" w:color="auto"/>
            <w:left w:val="none" w:sz="0" w:space="0" w:color="auto"/>
            <w:bottom w:val="none" w:sz="0" w:space="0" w:color="auto"/>
            <w:right w:val="none" w:sz="0" w:space="0" w:color="auto"/>
          </w:divBdr>
        </w:div>
        <w:div w:id="2023430777">
          <w:marLeft w:val="547"/>
          <w:marRight w:val="0"/>
          <w:marTop w:val="115"/>
          <w:marBottom w:val="0"/>
          <w:divBdr>
            <w:top w:val="none" w:sz="0" w:space="0" w:color="auto"/>
            <w:left w:val="none" w:sz="0" w:space="0" w:color="auto"/>
            <w:bottom w:val="none" w:sz="0" w:space="0" w:color="auto"/>
            <w:right w:val="none" w:sz="0" w:space="0" w:color="auto"/>
          </w:divBdr>
        </w:div>
      </w:divsChild>
    </w:div>
    <w:div w:id="1936862640">
      <w:bodyDiv w:val="1"/>
      <w:marLeft w:val="0"/>
      <w:marRight w:val="0"/>
      <w:marTop w:val="0"/>
      <w:marBottom w:val="0"/>
      <w:divBdr>
        <w:top w:val="none" w:sz="0" w:space="0" w:color="auto"/>
        <w:left w:val="none" w:sz="0" w:space="0" w:color="auto"/>
        <w:bottom w:val="none" w:sz="0" w:space="0" w:color="auto"/>
        <w:right w:val="none" w:sz="0" w:space="0" w:color="auto"/>
      </w:divBdr>
    </w:div>
    <w:div w:id="1936941983">
      <w:bodyDiv w:val="1"/>
      <w:marLeft w:val="0"/>
      <w:marRight w:val="0"/>
      <w:marTop w:val="0"/>
      <w:marBottom w:val="0"/>
      <w:divBdr>
        <w:top w:val="none" w:sz="0" w:space="0" w:color="auto"/>
        <w:left w:val="none" w:sz="0" w:space="0" w:color="auto"/>
        <w:bottom w:val="none" w:sz="0" w:space="0" w:color="auto"/>
        <w:right w:val="none" w:sz="0" w:space="0" w:color="auto"/>
      </w:divBdr>
      <w:divsChild>
        <w:div w:id="2132362628">
          <w:marLeft w:val="0"/>
          <w:marRight w:val="0"/>
          <w:marTop w:val="0"/>
          <w:marBottom w:val="0"/>
          <w:divBdr>
            <w:top w:val="none" w:sz="0" w:space="0" w:color="auto"/>
            <w:left w:val="none" w:sz="0" w:space="0" w:color="auto"/>
            <w:bottom w:val="none" w:sz="0" w:space="0" w:color="auto"/>
            <w:right w:val="none" w:sz="0" w:space="0" w:color="auto"/>
          </w:divBdr>
          <w:divsChild>
            <w:div w:id="347757683">
              <w:marLeft w:val="0"/>
              <w:marRight w:val="0"/>
              <w:marTop w:val="0"/>
              <w:marBottom w:val="0"/>
              <w:divBdr>
                <w:top w:val="none" w:sz="0" w:space="0" w:color="auto"/>
                <w:left w:val="none" w:sz="0" w:space="0" w:color="auto"/>
                <w:bottom w:val="none" w:sz="0" w:space="0" w:color="auto"/>
                <w:right w:val="none" w:sz="0" w:space="0" w:color="auto"/>
              </w:divBdr>
            </w:div>
            <w:div w:id="767697705">
              <w:marLeft w:val="0"/>
              <w:marRight w:val="0"/>
              <w:marTop w:val="0"/>
              <w:marBottom w:val="0"/>
              <w:divBdr>
                <w:top w:val="none" w:sz="0" w:space="0" w:color="auto"/>
                <w:left w:val="none" w:sz="0" w:space="0" w:color="auto"/>
                <w:bottom w:val="none" w:sz="0" w:space="0" w:color="auto"/>
                <w:right w:val="none" w:sz="0" w:space="0" w:color="auto"/>
              </w:divBdr>
            </w:div>
            <w:div w:id="835267376">
              <w:marLeft w:val="0"/>
              <w:marRight w:val="0"/>
              <w:marTop w:val="0"/>
              <w:marBottom w:val="0"/>
              <w:divBdr>
                <w:top w:val="none" w:sz="0" w:space="0" w:color="auto"/>
                <w:left w:val="none" w:sz="0" w:space="0" w:color="auto"/>
                <w:bottom w:val="none" w:sz="0" w:space="0" w:color="auto"/>
                <w:right w:val="none" w:sz="0" w:space="0" w:color="auto"/>
              </w:divBdr>
            </w:div>
            <w:div w:id="1008479416">
              <w:marLeft w:val="0"/>
              <w:marRight w:val="0"/>
              <w:marTop w:val="0"/>
              <w:marBottom w:val="0"/>
              <w:divBdr>
                <w:top w:val="none" w:sz="0" w:space="0" w:color="auto"/>
                <w:left w:val="none" w:sz="0" w:space="0" w:color="auto"/>
                <w:bottom w:val="none" w:sz="0" w:space="0" w:color="auto"/>
                <w:right w:val="none" w:sz="0" w:space="0" w:color="auto"/>
              </w:divBdr>
            </w:div>
            <w:div w:id="1225021975">
              <w:marLeft w:val="0"/>
              <w:marRight w:val="0"/>
              <w:marTop w:val="0"/>
              <w:marBottom w:val="0"/>
              <w:divBdr>
                <w:top w:val="none" w:sz="0" w:space="0" w:color="auto"/>
                <w:left w:val="none" w:sz="0" w:space="0" w:color="auto"/>
                <w:bottom w:val="none" w:sz="0" w:space="0" w:color="auto"/>
                <w:right w:val="none" w:sz="0" w:space="0" w:color="auto"/>
              </w:divBdr>
            </w:div>
            <w:div w:id="1330518591">
              <w:marLeft w:val="0"/>
              <w:marRight w:val="0"/>
              <w:marTop w:val="0"/>
              <w:marBottom w:val="0"/>
              <w:divBdr>
                <w:top w:val="none" w:sz="0" w:space="0" w:color="auto"/>
                <w:left w:val="none" w:sz="0" w:space="0" w:color="auto"/>
                <w:bottom w:val="none" w:sz="0" w:space="0" w:color="auto"/>
                <w:right w:val="none" w:sz="0" w:space="0" w:color="auto"/>
              </w:divBdr>
            </w:div>
            <w:div w:id="1421634389">
              <w:marLeft w:val="0"/>
              <w:marRight w:val="0"/>
              <w:marTop w:val="0"/>
              <w:marBottom w:val="0"/>
              <w:divBdr>
                <w:top w:val="none" w:sz="0" w:space="0" w:color="auto"/>
                <w:left w:val="none" w:sz="0" w:space="0" w:color="auto"/>
                <w:bottom w:val="none" w:sz="0" w:space="0" w:color="auto"/>
                <w:right w:val="none" w:sz="0" w:space="0" w:color="auto"/>
              </w:divBdr>
            </w:div>
            <w:div w:id="17962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3162">
      <w:bodyDiv w:val="1"/>
      <w:marLeft w:val="0"/>
      <w:marRight w:val="0"/>
      <w:marTop w:val="0"/>
      <w:marBottom w:val="0"/>
      <w:divBdr>
        <w:top w:val="none" w:sz="0" w:space="0" w:color="auto"/>
        <w:left w:val="none" w:sz="0" w:space="0" w:color="auto"/>
        <w:bottom w:val="none" w:sz="0" w:space="0" w:color="auto"/>
        <w:right w:val="none" w:sz="0" w:space="0" w:color="auto"/>
      </w:divBdr>
      <w:divsChild>
        <w:div w:id="1618105002">
          <w:marLeft w:val="0"/>
          <w:marRight w:val="0"/>
          <w:marTop w:val="0"/>
          <w:marBottom w:val="0"/>
          <w:divBdr>
            <w:top w:val="none" w:sz="0" w:space="0" w:color="auto"/>
            <w:left w:val="none" w:sz="0" w:space="0" w:color="auto"/>
            <w:bottom w:val="none" w:sz="0" w:space="0" w:color="auto"/>
            <w:right w:val="none" w:sz="0" w:space="0" w:color="auto"/>
          </w:divBdr>
        </w:div>
      </w:divsChild>
    </w:div>
    <w:div w:id="1939556142">
      <w:bodyDiv w:val="1"/>
      <w:marLeft w:val="0"/>
      <w:marRight w:val="0"/>
      <w:marTop w:val="0"/>
      <w:marBottom w:val="0"/>
      <w:divBdr>
        <w:top w:val="none" w:sz="0" w:space="0" w:color="auto"/>
        <w:left w:val="none" w:sz="0" w:space="0" w:color="auto"/>
        <w:bottom w:val="none" w:sz="0" w:space="0" w:color="auto"/>
        <w:right w:val="none" w:sz="0" w:space="0" w:color="auto"/>
      </w:divBdr>
    </w:div>
    <w:div w:id="1940328457">
      <w:bodyDiv w:val="1"/>
      <w:marLeft w:val="0"/>
      <w:marRight w:val="0"/>
      <w:marTop w:val="0"/>
      <w:marBottom w:val="0"/>
      <w:divBdr>
        <w:top w:val="none" w:sz="0" w:space="0" w:color="auto"/>
        <w:left w:val="none" w:sz="0" w:space="0" w:color="auto"/>
        <w:bottom w:val="none" w:sz="0" w:space="0" w:color="auto"/>
        <w:right w:val="none" w:sz="0" w:space="0" w:color="auto"/>
      </w:divBdr>
    </w:div>
    <w:div w:id="1940916053">
      <w:bodyDiv w:val="1"/>
      <w:marLeft w:val="0"/>
      <w:marRight w:val="0"/>
      <w:marTop w:val="0"/>
      <w:marBottom w:val="0"/>
      <w:divBdr>
        <w:top w:val="none" w:sz="0" w:space="0" w:color="auto"/>
        <w:left w:val="none" w:sz="0" w:space="0" w:color="auto"/>
        <w:bottom w:val="none" w:sz="0" w:space="0" w:color="auto"/>
        <w:right w:val="none" w:sz="0" w:space="0" w:color="auto"/>
      </w:divBdr>
    </w:div>
    <w:div w:id="1941254002">
      <w:bodyDiv w:val="1"/>
      <w:marLeft w:val="0"/>
      <w:marRight w:val="0"/>
      <w:marTop w:val="0"/>
      <w:marBottom w:val="0"/>
      <w:divBdr>
        <w:top w:val="none" w:sz="0" w:space="0" w:color="auto"/>
        <w:left w:val="none" w:sz="0" w:space="0" w:color="auto"/>
        <w:bottom w:val="none" w:sz="0" w:space="0" w:color="auto"/>
        <w:right w:val="none" w:sz="0" w:space="0" w:color="auto"/>
      </w:divBdr>
    </w:div>
    <w:div w:id="1941521988">
      <w:bodyDiv w:val="1"/>
      <w:marLeft w:val="0"/>
      <w:marRight w:val="0"/>
      <w:marTop w:val="0"/>
      <w:marBottom w:val="0"/>
      <w:divBdr>
        <w:top w:val="none" w:sz="0" w:space="0" w:color="auto"/>
        <w:left w:val="none" w:sz="0" w:space="0" w:color="auto"/>
        <w:bottom w:val="none" w:sz="0" w:space="0" w:color="auto"/>
        <w:right w:val="none" w:sz="0" w:space="0" w:color="auto"/>
      </w:divBdr>
      <w:divsChild>
        <w:div w:id="214899838">
          <w:marLeft w:val="1800"/>
          <w:marRight w:val="0"/>
          <w:marTop w:val="77"/>
          <w:marBottom w:val="0"/>
          <w:divBdr>
            <w:top w:val="none" w:sz="0" w:space="0" w:color="auto"/>
            <w:left w:val="none" w:sz="0" w:space="0" w:color="auto"/>
            <w:bottom w:val="none" w:sz="0" w:space="0" w:color="auto"/>
            <w:right w:val="none" w:sz="0" w:space="0" w:color="auto"/>
          </w:divBdr>
        </w:div>
        <w:div w:id="261574928">
          <w:marLeft w:val="1166"/>
          <w:marRight w:val="0"/>
          <w:marTop w:val="96"/>
          <w:marBottom w:val="0"/>
          <w:divBdr>
            <w:top w:val="none" w:sz="0" w:space="0" w:color="auto"/>
            <w:left w:val="none" w:sz="0" w:space="0" w:color="auto"/>
            <w:bottom w:val="none" w:sz="0" w:space="0" w:color="auto"/>
            <w:right w:val="none" w:sz="0" w:space="0" w:color="auto"/>
          </w:divBdr>
        </w:div>
        <w:div w:id="774248895">
          <w:marLeft w:val="1166"/>
          <w:marRight w:val="0"/>
          <w:marTop w:val="96"/>
          <w:marBottom w:val="0"/>
          <w:divBdr>
            <w:top w:val="none" w:sz="0" w:space="0" w:color="auto"/>
            <w:left w:val="none" w:sz="0" w:space="0" w:color="auto"/>
            <w:bottom w:val="none" w:sz="0" w:space="0" w:color="auto"/>
            <w:right w:val="none" w:sz="0" w:space="0" w:color="auto"/>
          </w:divBdr>
        </w:div>
        <w:div w:id="898325591">
          <w:marLeft w:val="547"/>
          <w:marRight w:val="0"/>
          <w:marTop w:val="115"/>
          <w:marBottom w:val="0"/>
          <w:divBdr>
            <w:top w:val="none" w:sz="0" w:space="0" w:color="auto"/>
            <w:left w:val="none" w:sz="0" w:space="0" w:color="auto"/>
            <w:bottom w:val="none" w:sz="0" w:space="0" w:color="auto"/>
            <w:right w:val="none" w:sz="0" w:space="0" w:color="auto"/>
          </w:divBdr>
        </w:div>
        <w:div w:id="1070733923">
          <w:marLeft w:val="1166"/>
          <w:marRight w:val="0"/>
          <w:marTop w:val="96"/>
          <w:marBottom w:val="0"/>
          <w:divBdr>
            <w:top w:val="none" w:sz="0" w:space="0" w:color="auto"/>
            <w:left w:val="none" w:sz="0" w:space="0" w:color="auto"/>
            <w:bottom w:val="none" w:sz="0" w:space="0" w:color="auto"/>
            <w:right w:val="none" w:sz="0" w:space="0" w:color="auto"/>
          </w:divBdr>
        </w:div>
        <w:div w:id="1098909041">
          <w:marLeft w:val="1166"/>
          <w:marRight w:val="0"/>
          <w:marTop w:val="96"/>
          <w:marBottom w:val="0"/>
          <w:divBdr>
            <w:top w:val="none" w:sz="0" w:space="0" w:color="auto"/>
            <w:left w:val="none" w:sz="0" w:space="0" w:color="auto"/>
            <w:bottom w:val="none" w:sz="0" w:space="0" w:color="auto"/>
            <w:right w:val="none" w:sz="0" w:space="0" w:color="auto"/>
          </w:divBdr>
        </w:div>
        <w:div w:id="1994601900">
          <w:marLeft w:val="1800"/>
          <w:marRight w:val="0"/>
          <w:marTop w:val="77"/>
          <w:marBottom w:val="0"/>
          <w:divBdr>
            <w:top w:val="none" w:sz="0" w:space="0" w:color="auto"/>
            <w:left w:val="none" w:sz="0" w:space="0" w:color="auto"/>
            <w:bottom w:val="none" w:sz="0" w:space="0" w:color="auto"/>
            <w:right w:val="none" w:sz="0" w:space="0" w:color="auto"/>
          </w:divBdr>
        </w:div>
        <w:div w:id="2015299187">
          <w:marLeft w:val="547"/>
          <w:marRight w:val="0"/>
          <w:marTop w:val="115"/>
          <w:marBottom w:val="0"/>
          <w:divBdr>
            <w:top w:val="none" w:sz="0" w:space="0" w:color="auto"/>
            <w:left w:val="none" w:sz="0" w:space="0" w:color="auto"/>
            <w:bottom w:val="none" w:sz="0" w:space="0" w:color="auto"/>
            <w:right w:val="none" w:sz="0" w:space="0" w:color="auto"/>
          </w:divBdr>
        </w:div>
      </w:divsChild>
    </w:div>
    <w:div w:id="1941527170">
      <w:bodyDiv w:val="1"/>
      <w:marLeft w:val="0"/>
      <w:marRight w:val="0"/>
      <w:marTop w:val="0"/>
      <w:marBottom w:val="0"/>
      <w:divBdr>
        <w:top w:val="none" w:sz="0" w:space="0" w:color="auto"/>
        <w:left w:val="none" w:sz="0" w:space="0" w:color="auto"/>
        <w:bottom w:val="none" w:sz="0" w:space="0" w:color="auto"/>
        <w:right w:val="none" w:sz="0" w:space="0" w:color="auto"/>
      </w:divBdr>
      <w:divsChild>
        <w:div w:id="13697548">
          <w:marLeft w:val="1166"/>
          <w:marRight w:val="0"/>
          <w:marTop w:val="96"/>
          <w:marBottom w:val="0"/>
          <w:divBdr>
            <w:top w:val="none" w:sz="0" w:space="0" w:color="auto"/>
            <w:left w:val="none" w:sz="0" w:space="0" w:color="auto"/>
            <w:bottom w:val="none" w:sz="0" w:space="0" w:color="auto"/>
            <w:right w:val="none" w:sz="0" w:space="0" w:color="auto"/>
          </w:divBdr>
        </w:div>
        <w:div w:id="586962696">
          <w:marLeft w:val="547"/>
          <w:marRight w:val="0"/>
          <w:marTop w:val="96"/>
          <w:marBottom w:val="0"/>
          <w:divBdr>
            <w:top w:val="none" w:sz="0" w:space="0" w:color="auto"/>
            <w:left w:val="none" w:sz="0" w:space="0" w:color="auto"/>
            <w:bottom w:val="none" w:sz="0" w:space="0" w:color="auto"/>
            <w:right w:val="none" w:sz="0" w:space="0" w:color="auto"/>
          </w:divBdr>
        </w:div>
        <w:div w:id="971011219">
          <w:marLeft w:val="1800"/>
          <w:marRight w:val="0"/>
          <w:marTop w:val="86"/>
          <w:marBottom w:val="0"/>
          <w:divBdr>
            <w:top w:val="none" w:sz="0" w:space="0" w:color="auto"/>
            <w:left w:val="none" w:sz="0" w:space="0" w:color="auto"/>
            <w:bottom w:val="none" w:sz="0" w:space="0" w:color="auto"/>
            <w:right w:val="none" w:sz="0" w:space="0" w:color="auto"/>
          </w:divBdr>
        </w:div>
        <w:div w:id="1019163000">
          <w:marLeft w:val="1800"/>
          <w:marRight w:val="0"/>
          <w:marTop w:val="86"/>
          <w:marBottom w:val="0"/>
          <w:divBdr>
            <w:top w:val="none" w:sz="0" w:space="0" w:color="auto"/>
            <w:left w:val="none" w:sz="0" w:space="0" w:color="auto"/>
            <w:bottom w:val="none" w:sz="0" w:space="0" w:color="auto"/>
            <w:right w:val="none" w:sz="0" w:space="0" w:color="auto"/>
          </w:divBdr>
        </w:div>
        <w:div w:id="1022247301">
          <w:marLeft w:val="1800"/>
          <w:marRight w:val="0"/>
          <w:marTop w:val="86"/>
          <w:marBottom w:val="0"/>
          <w:divBdr>
            <w:top w:val="none" w:sz="0" w:space="0" w:color="auto"/>
            <w:left w:val="none" w:sz="0" w:space="0" w:color="auto"/>
            <w:bottom w:val="none" w:sz="0" w:space="0" w:color="auto"/>
            <w:right w:val="none" w:sz="0" w:space="0" w:color="auto"/>
          </w:divBdr>
        </w:div>
        <w:div w:id="1092775716">
          <w:marLeft w:val="1166"/>
          <w:marRight w:val="0"/>
          <w:marTop w:val="96"/>
          <w:marBottom w:val="0"/>
          <w:divBdr>
            <w:top w:val="none" w:sz="0" w:space="0" w:color="auto"/>
            <w:left w:val="none" w:sz="0" w:space="0" w:color="auto"/>
            <w:bottom w:val="none" w:sz="0" w:space="0" w:color="auto"/>
            <w:right w:val="none" w:sz="0" w:space="0" w:color="auto"/>
          </w:divBdr>
        </w:div>
        <w:div w:id="1423800028">
          <w:marLeft w:val="1800"/>
          <w:marRight w:val="0"/>
          <w:marTop w:val="86"/>
          <w:marBottom w:val="0"/>
          <w:divBdr>
            <w:top w:val="none" w:sz="0" w:space="0" w:color="auto"/>
            <w:left w:val="none" w:sz="0" w:space="0" w:color="auto"/>
            <w:bottom w:val="none" w:sz="0" w:space="0" w:color="auto"/>
            <w:right w:val="none" w:sz="0" w:space="0" w:color="auto"/>
          </w:divBdr>
        </w:div>
        <w:div w:id="1504972429">
          <w:marLeft w:val="547"/>
          <w:marRight w:val="0"/>
          <w:marTop w:val="96"/>
          <w:marBottom w:val="0"/>
          <w:divBdr>
            <w:top w:val="none" w:sz="0" w:space="0" w:color="auto"/>
            <w:left w:val="none" w:sz="0" w:space="0" w:color="auto"/>
            <w:bottom w:val="none" w:sz="0" w:space="0" w:color="auto"/>
            <w:right w:val="none" w:sz="0" w:space="0" w:color="auto"/>
          </w:divBdr>
        </w:div>
        <w:div w:id="1839691749">
          <w:marLeft w:val="1800"/>
          <w:marRight w:val="0"/>
          <w:marTop w:val="86"/>
          <w:marBottom w:val="0"/>
          <w:divBdr>
            <w:top w:val="none" w:sz="0" w:space="0" w:color="auto"/>
            <w:left w:val="none" w:sz="0" w:space="0" w:color="auto"/>
            <w:bottom w:val="none" w:sz="0" w:space="0" w:color="auto"/>
            <w:right w:val="none" w:sz="0" w:space="0" w:color="auto"/>
          </w:divBdr>
        </w:div>
      </w:divsChild>
    </w:div>
    <w:div w:id="1942255338">
      <w:bodyDiv w:val="1"/>
      <w:marLeft w:val="0"/>
      <w:marRight w:val="0"/>
      <w:marTop w:val="0"/>
      <w:marBottom w:val="0"/>
      <w:divBdr>
        <w:top w:val="none" w:sz="0" w:space="0" w:color="auto"/>
        <w:left w:val="none" w:sz="0" w:space="0" w:color="auto"/>
        <w:bottom w:val="none" w:sz="0" w:space="0" w:color="auto"/>
        <w:right w:val="none" w:sz="0" w:space="0" w:color="auto"/>
      </w:divBdr>
    </w:div>
    <w:div w:id="1942949915">
      <w:bodyDiv w:val="1"/>
      <w:marLeft w:val="0"/>
      <w:marRight w:val="0"/>
      <w:marTop w:val="0"/>
      <w:marBottom w:val="0"/>
      <w:divBdr>
        <w:top w:val="none" w:sz="0" w:space="0" w:color="auto"/>
        <w:left w:val="none" w:sz="0" w:space="0" w:color="auto"/>
        <w:bottom w:val="none" w:sz="0" w:space="0" w:color="auto"/>
        <w:right w:val="none" w:sz="0" w:space="0" w:color="auto"/>
      </w:divBdr>
    </w:div>
    <w:div w:id="1942952019">
      <w:bodyDiv w:val="1"/>
      <w:marLeft w:val="0"/>
      <w:marRight w:val="0"/>
      <w:marTop w:val="0"/>
      <w:marBottom w:val="0"/>
      <w:divBdr>
        <w:top w:val="none" w:sz="0" w:space="0" w:color="auto"/>
        <w:left w:val="none" w:sz="0" w:space="0" w:color="auto"/>
        <w:bottom w:val="none" w:sz="0" w:space="0" w:color="auto"/>
        <w:right w:val="none" w:sz="0" w:space="0" w:color="auto"/>
      </w:divBdr>
    </w:div>
    <w:div w:id="1944144068">
      <w:bodyDiv w:val="1"/>
      <w:marLeft w:val="0"/>
      <w:marRight w:val="0"/>
      <w:marTop w:val="0"/>
      <w:marBottom w:val="0"/>
      <w:divBdr>
        <w:top w:val="none" w:sz="0" w:space="0" w:color="auto"/>
        <w:left w:val="none" w:sz="0" w:space="0" w:color="auto"/>
        <w:bottom w:val="none" w:sz="0" w:space="0" w:color="auto"/>
        <w:right w:val="none" w:sz="0" w:space="0" w:color="auto"/>
      </w:divBdr>
    </w:div>
    <w:div w:id="1944534750">
      <w:bodyDiv w:val="1"/>
      <w:marLeft w:val="0"/>
      <w:marRight w:val="0"/>
      <w:marTop w:val="0"/>
      <w:marBottom w:val="0"/>
      <w:divBdr>
        <w:top w:val="none" w:sz="0" w:space="0" w:color="auto"/>
        <w:left w:val="none" w:sz="0" w:space="0" w:color="auto"/>
        <w:bottom w:val="none" w:sz="0" w:space="0" w:color="auto"/>
        <w:right w:val="none" w:sz="0" w:space="0" w:color="auto"/>
      </w:divBdr>
    </w:div>
    <w:div w:id="1944997741">
      <w:bodyDiv w:val="1"/>
      <w:marLeft w:val="0"/>
      <w:marRight w:val="0"/>
      <w:marTop w:val="0"/>
      <w:marBottom w:val="0"/>
      <w:divBdr>
        <w:top w:val="none" w:sz="0" w:space="0" w:color="auto"/>
        <w:left w:val="none" w:sz="0" w:space="0" w:color="auto"/>
        <w:bottom w:val="none" w:sz="0" w:space="0" w:color="auto"/>
        <w:right w:val="none" w:sz="0" w:space="0" w:color="auto"/>
      </w:divBdr>
      <w:divsChild>
        <w:div w:id="818838943">
          <w:marLeft w:val="0"/>
          <w:marRight w:val="0"/>
          <w:marTop w:val="0"/>
          <w:marBottom w:val="0"/>
          <w:divBdr>
            <w:top w:val="none" w:sz="0" w:space="0" w:color="auto"/>
            <w:left w:val="none" w:sz="0" w:space="0" w:color="auto"/>
            <w:bottom w:val="none" w:sz="0" w:space="0" w:color="auto"/>
            <w:right w:val="none" w:sz="0" w:space="0" w:color="auto"/>
          </w:divBdr>
        </w:div>
      </w:divsChild>
    </w:div>
    <w:div w:id="1945527983">
      <w:bodyDiv w:val="1"/>
      <w:marLeft w:val="0"/>
      <w:marRight w:val="0"/>
      <w:marTop w:val="0"/>
      <w:marBottom w:val="0"/>
      <w:divBdr>
        <w:top w:val="none" w:sz="0" w:space="0" w:color="auto"/>
        <w:left w:val="none" w:sz="0" w:space="0" w:color="auto"/>
        <w:bottom w:val="none" w:sz="0" w:space="0" w:color="auto"/>
        <w:right w:val="none" w:sz="0" w:space="0" w:color="auto"/>
      </w:divBdr>
    </w:div>
    <w:div w:id="1945578127">
      <w:bodyDiv w:val="1"/>
      <w:marLeft w:val="0"/>
      <w:marRight w:val="0"/>
      <w:marTop w:val="0"/>
      <w:marBottom w:val="0"/>
      <w:divBdr>
        <w:top w:val="none" w:sz="0" w:space="0" w:color="auto"/>
        <w:left w:val="none" w:sz="0" w:space="0" w:color="auto"/>
        <w:bottom w:val="none" w:sz="0" w:space="0" w:color="auto"/>
        <w:right w:val="none" w:sz="0" w:space="0" w:color="auto"/>
      </w:divBdr>
    </w:div>
    <w:div w:id="1945724698">
      <w:bodyDiv w:val="1"/>
      <w:marLeft w:val="0"/>
      <w:marRight w:val="0"/>
      <w:marTop w:val="0"/>
      <w:marBottom w:val="0"/>
      <w:divBdr>
        <w:top w:val="none" w:sz="0" w:space="0" w:color="auto"/>
        <w:left w:val="none" w:sz="0" w:space="0" w:color="auto"/>
        <w:bottom w:val="none" w:sz="0" w:space="0" w:color="auto"/>
        <w:right w:val="none" w:sz="0" w:space="0" w:color="auto"/>
      </w:divBdr>
    </w:div>
    <w:div w:id="1947734933">
      <w:bodyDiv w:val="1"/>
      <w:marLeft w:val="0"/>
      <w:marRight w:val="0"/>
      <w:marTop w:val="0"/>
      <w:marBottom w:val="0"/>
      <w:divBdr>
        <w:top w:val="none" w:sz="0" w:space="0" w:color="auto"/>
        <w:left w:val="none" w:sz="0" w:space="0" w:color="auto"/>
        <w:bottom w:val="none" w:sz="0" w:space="0" w:color="auto"/>
        <w:right w:val="none" w:sz="0" w:space="0" w:color="auto"/>
      </w:divBdr>
    </w:div>
    <w:div w:id="1948075549">
      <w:bodyDiv w:val="1"/>
      <w:marLeft w:val="0"/>
      <w:marRight w:val="0"/>
      <w:marTop w:val="0"/>
      <w:marBottom w:val="0"/>
      <w:divBdr>
        <w:top w:val="none" w:sz="0" w:space="0" w:color="auto"/>
        <w:left w:val="none" w:sz="0" w:space="0" w:color="auto"/>
        <w:bottom w:val="none" w:sz="0" w:space="0" w:color="auto"/>
        <w:right w:val="none" w:sz="0" w:space="0" w:color="auto"/>
      </w:divBdr>
    </w:div>
    <w:div w:id="1948585753">
      <w:bodyDiv w:val="1"/>
      <w:marLeft w:val="0"/>
      <w:marRight w:val="0"/>
      <w:marTop w:val="0"/>
      <w:marBottom w:val="0"/>
      <w:divBdr>
        <w:top w:val="none" w:sz="0" w:space="0" w:color="auto"/>
        <w:left w:val="none" w:sz="0" w:space="0" w:color="auto"/>
        <w:bottom w:val="none" w:sz="0" w:space="0" w:color="auto"/>
        <w:right w:val="none" w:sz="0" w:space="0" w:color="auto"/>
      </w:divBdr>
      <w:divsChild>
        <w:div w:id="1113669105">
          <w:marLeft w:val="1800"/>
          <w:marRight w:val="0"/>
          <w:marTop w:val="120"/>
          <w:marBottom w:val="0"/>
          <w:divBdr>
            <w:top w:val="none" w:sz="0" w:space="0" w:color="auto"/>
            <w:left w:val="none" w:sz="0" w:space="0" w:color="auto"/>
            <w:bottom w:val="none" w:sz="0" w:space="0" w:color="auto"/>
            <w:right w:val="none" w:sz="0" w:space="0" w:color="auto"/>
          </w:divBdr>
        </w:div>
      </w:divsChild>
    </w:div>
    <w:div w:id="1948924042">
      <w:bodyDiv w:val="1"/>
      <w:marLeft w:val="0"/>
      <w:marRight w:val="0"/>
      <w:marTop w:val="0"/>
      <w:marBottom w:val="0"/>
      <w:divBdr>
        <w:top w:val="none" w:sz="0" w:space="0" w:color="auto"/>
        <w:left w:val="none" w:sz="0" w:space="0" w:color="auto"/>
        <w:bottom w:val="none" w:sz="0" w:space="0" w:color="auto"/>
        <w:right w:val="none" w:sz="0" w:space="0" w:color="auto"/>
      </w:divBdr>
    </w:div>
    <w:div w:id="1949117519">
      <w:bodyDiv w:val="1"/>
      <w:marLeft w:val="0"/>
      <w:marRight w:val="0"/>
      <w:marTop w:val="0"/>
      <w:marBottom w:val="0"/>
      <w:divBdr>
        <w:top w:val="none" w:sz="0" w:space="0" w:color="auto"/>
        <w:left w:val="none" w:sz="0" w:space="0" w:color="auto"/>
        <w:bottom w:val="none" w:sz="0" w:space="0" w:color="auto"/>
        <w:right w:val="none" w:sz="0" w:space="0" w:color="auto"/>
      </w:divBdr>
    </w:div>
    <w:div w:id="1951352514">
      <w:bodyDiv w:val="1"/>
      <w:marLeft w:val="0"/>
      <w:marRight w:val="0"/>
      <w:marTop w:val="0"/>
      <w:marBottom w:val="0"/>
      <w:divBdr>
        <w:top w:val="none" w:sz="0" w:space="0" w:color="auto"/>
        <w:left w:val="none" w:sz="0" w:space="0" w:color="auto"/>
        <w:bottom w:val="none" w:sz="0" w:space="0" w:color="auto"/>
        <w:right w:val="none" w:sz="0" w:space="0" w:color="auto"/>
      </w:divBdr>
      <w:divsChild>
        <w:div w:id="47730767">
          <w:marLeft w:val="1080"/>
          <w:marRight w:val="0"/>
          <w:marTop w:val="100"/>
          <w:marBottom w:val="0"/>
          <w:divBdr>
            <w:top w:val="none" w:sz="0" w:space="0" w:color="auto"/>
            <w:left w:val="none" w:sz="0" w:space="0" w:color="auto"/>
            <w:bottom w:val="none" w:sz="0" w:space="0" w:color="auto"/>
            <w:right w:val="none" w:sz="0" w:space="0" w:color="auto"/>
          </w:divBdr>
        </w:div>
        <w:div w:id="278536145">
          <w:marLeft w:val="1080"/>
          <w:marRight w:val="0"/>
          <w:marTop w:val="100"/>
          <w:marBottom w:val="0"/>
          <w:divBdr>
            <w:top w:val="none" w:sz="0" w:space="0" w:color="auto"/>
            <w:left w:val="none" w:sz="0" w:space="0" w:color="auto"/>
            <w:bottom w:val="none" w:sz="0" w:space="0" w:color="auto"/>
            <w:right w:val="none" w:sz="0" w:space="0" w:color="auto"/>
          </w:divBdr>
        </w:div>
        <w:div w:id="698971324">
          <w:marLeft w:val="360"/>
          <w:marRight w:val="0"/>
          <w:marTop w:val="200"/>
          <w:marBottom w:val="0"/>
          <w:divBdr>
            <w:top w:val="none" w:sz="0" w:space="0" w:color="auto"/>
            <w:left w:val="none" w:sz="0" w:space="0" w:color="auto"/>
            <w:bottom w:val="none" w:sz="0" w:space="0" w:color="auto"/>
            <w:right w:val="none" w:sz="0" w:space="0" w:color="auto"/>
          </w:divBdr>
        </w:div>
        <w:div w:id="1025907157">
          <w:marLeft w:val="360"/>
          <w:marRight w:val="0"/>
          <w:marTop w:val="200"/>
          <w:marBottom w:val="0"/>
          <w:divBdr>
            <w:top w:val="none" w:sz="0" w:space="0" w:color="auto"/>
            <w:left w:val="none" w:sz="0" w:space="0" w:color="auto"/>
            <w:bottom w:val="none" w:sz="0" w:space="0" w:color="auto"/>
            <w:right w:val="none" w:sz="0" w:space="0" w:color="auto"/>
          </w:divBdr>
        </w:div>
        <w:div w:id="1092552890">
          <w:marLeft w:val="1080"/>
          <w:marRight w:val="0"/>
          <w:marTop w:val="100"/>
          <w:marBottom w:val="0"/>
          <w:divBdr>
            <w:top w:val="none" w:sz="0" w:space="0" w:color="auto"/>
            <w:left w:val="none" w:sz="0" w:space="0" w:color="auto"/>
            <w:bottom w:val="none" w:sz="0" w:space="0" w:color="auto"/>
            <w:right w:val="none" w:sz="0" w:space="0" w:color="auto"/>
          </w:divBdr>
        </w:div>
      </w:divsChild>
    </w:div>
    <w:div w:id="1951669048">
      <w:bodyDiv w:val="1"/>
      <w:marLeft w:val="0"/>
      <w:marRight w:val="0"/>
      <w:marTop w:val="0"/>
      <w:marBottom w:val="0"/>
      <w:divBdr>
        <w:top w:val="none" w:sz="0" w:space="0" w:color="auto"/>
        <w:left w:val="none" w:sz="0" w:space="0" w:color="auto"/>
        <w:bottom w:val="none" w:sz="0" w:space="0" w:color="auto"/>
        <w:right w:val="none" w:sz="0" w:space="0" w:color="auto"/>
      </w:divBdr>
      <w:divsChild>
        <w:div w:id="252251832">
          <w:marLeft w:val="1166"/>
          <w:marRight w:val="0"/>
          <w:marTop w:val="77"/>
          <w:marBottom w:val="0"/>
          <w:divBdr>
            <w:top w:val="none" w:sz="0" w:space="0" w:color="auto"/>
            <w:left w:val="none" w:sz="0" w:space="0" w:color="auto"/>
            <w:bottom w:val="none" w:sz="0" w:space="0" w:color="auto"/>
            <w:right w:val="none" w:sz="0" w:space="0" w:color="auto"/>
          </w:divBdr>
        </w:div>
        <w:div w:id="276763562">
          <w:marLeft w:val="1166"/>
          <w:marRight w:val="0"/>
          <w:marTop w:val="77"/>
          <w:marBottom w:val="0"/>
          <w:divBdr>
            <w:top w:val="none" w:sz="0" w:space="0" w:color="auto"/>
            <w:left w:val="none" w:sz="0" w:space="0" w:color="auto"/>
            <w:bottom w:val="none" w:sz="0" w:space="0" w:color="auto"/>
            <w:right w:val="none" w:sz="0" w:space="0" w:color="auto"/>
          </w:divBdr>
        </w:div>
        <w:div w:id="285242084">
          <w:marLeft w:val="1166"/>
          <w:marRight w:val="0"/>
          <w:marTop w:val="77"/>
          <w:marBottom w:val="0"/>
          <w:divBdr>
            <w:top w:val="none" w:sz="0" w:space="0" w:color="auto"/>
            <w:left w:val="none" w:sz="0" w:space="0" w:color="auto"/>
            <w:bottom w:val="none" w:sz="0" w:space="0" w:color="auto"/>
            <w:right w:val="none" w:sz="0" w:space="0" w:color="auto"/>
          </w:divBdr>
        </w:div>
        <w:div w:id="319501258">
          <w:marLeft w:val="547"/>
          <w:marRight w:val="0"/>
          <w:marTop w:val="96"/>
          <w:marBottom w:val="0"/>
          <w:divBdr>
            <w:top w:val="none" w:sz="0" w:space="0" w:color="auto"/>
            <w:left w:val="none" w:sz="0" w:space="0" w:color="auto"/>
            <w:bottom w:val="none" w:sz="0" w:space="0" w:color="auto"/>
            <w:right w:val="none" w:sz="0" w:space="0" w:color="auto"/>
          </w:divBdr>
        </w:div>
        <w:div w:id="472910173">
          <w:marLeft w:val="1166"/>
          <w:marRight w:val="0"/>
          <w:marTop w:val="77"/>
          <w:marBottom w:val="0"/>
          <w:divBdr>
            <w:top w:val="none" w:sz="0" w:space="0" w:color="auto"/>
            <w:left w:val="none" w:sz="0" w:space="0" w:color="auto"/>
            <w:bottom w:val="none" w:sz="0" w:space="0" w:color="auto"/>
            <w:right w:val="none" w:sz="0" w:space="0" w:color="auto"/>
          </w:divBdr>
        </w:div>
        <w:div w:id="476916740">
          <w:marLeft w:val="1166"/>
          <w:marRight w:val="0"/>
          <w:marTop w:val="77"/>
          <w:marBottom w:val="0"/>
          <w:divBdr>
            <w:top w:val="none" w:sz="0" w:space="0" w:color="auto"/>
            <w:left w:val="none" w:sz="0" w:space="0" w:color="auto"/>
            <w:bottom w:val="none" w:sz="0" w:space="0" w:color="auto"/>
            <w:right w:val="none" w:sz="0" w:space="0" w:color="auto"/>
          </w:divBdr>
        </w:div>
        <w:div w:id="1035615823">
          <w:marLeft w:val="1166"/>
          <w:marRight w:val="0"/>
          <w:marTop w:val="77"/>
          <w:marBottom w:val="0"/>
          <w:divBdr>
            <w:top w:val="none" w:sz="0" w:space="0" w:color="auto"/>
            <w:left w:val="none" w:sz="0" w:space="0" w:color="auto"/>
            <w:bottom w:val="none" w:sz="0" w:space="0" w:color="auto"/>
            <w:right w:val="none" w:sz="0" w:space="0" w:color="auto"/>
          </w:divBdr>
        </w:div>
        <w:div w:id="1143039323">
          <w:marLeft w:val="547"/>
          <w:marRight w:val="0"/>
          <w:marTop w:val="96"/>
          <w:marBottom w:val="0"/>
          <w:divBdr>
            <w:top w:val="none" w:sz="0" w:space="0" w:color="auto"/>
            <w:left w:val="none" w:sz="0" w:space="0" w:color="auto"/>
            <w:bottom w:val="none" w:sz="0" w:space="0" w:color="auto"/>
            <w:right w:val="none" w:sz="0" w:space="0" w:color="auto"/>
          </w:divBdr>
        </w:div>
        <w:div w:id="1362170148">
          <w:marLeft w:val="1166"/>
          <w:marRight w:val="0"/>
          <w:marTop w:val="77"/>
          <w:marBottom w:val="0"/>
          <w:divBdr>
            <w:top w:val="none" w:sz="0" w:space="0" w:color="auto"/>
            <w:left w:val="none" w:sz="0" w:space="0" w:color="auto"/>
            <w:bottom w:val="none" w:sz="0" w:space="0" w:color="auto"/>
            <w:right w:val="none" w:sz="0" w:space="0" w:color="auto"/>
          </w:divBdr>
        </w:div>
        <w:div w:id="1448423811">
          <w:marLeft w:val="547"/>
          <w:marRight w:val="0"/>
          <w:marTop w:val="96"/>
          <w:marBottom w:val="0"/>
          <w:divBdr>
            <w:top w:val="none" w:sz="0" w:space="0" w:color="auto"/>
            <w:left w:val="none" w:sz="0" w:space="0" w:color="auto"/>
            <w:bottom w:val="none" w:sz="0" w:space="0" w:color="auto"/>
            <w:right w:val="none" w:sz="0" w:space="0" w:color="auto"/>
          </w:divBdr>
        </w:div>
      </w:divsChild>
    </w:div>
    <w:div w:id="1951813704">
      <w:bodyDiv w:val="1"/>
      <w:marLeft w:val="0"/>
      <w:marRight w:val="0"/>
      <w:marTop w:val="0"/>
      <w:marBottom w:val="0"/>
      <w:divBdr>
        <w:top w:val="none" w:sz="0" w:space="0" w:color="auto"/>
        <w:left w:val="none" w:sz="0" w:space="0" w:color="auto"/>
        <w:bottom w:val="none" w:sz="0" w:space="0" w:color="auto"/>
        <w:right w:val="none" w:sz="0" w:space="0" w:color="auto"/>
      </w:divBdr>
    </w:div>
    <w:div w:id="1952398911">
      <w:bodyDiv w:val="1"/>
      <w:marLeft w:val="0"/>
      <w:marRight w:val="0"/>
      <w:marTop w:val="0"/>
      <w:marBottom w:val="0"/>
      <w:divBdr>
        <w:top w:val="none" w:sz="0" w:space="0" w:color="auto"/>
        <w:left w:val="none" w:sz="0" w:space="0" w:color="auto"/>
        <w:bottom w:val="none" w:sz="0" w:space="0" w:color="auto"/>
        <w:right w:val="none" w:sz="0" w:space="0" w:color="auto"/>
      </w:divBdr>
    </w:div>
    <w:div w:id="1953634190">
      <w:bodyDiv w:val="1"/>
      <w:marLeft w:val="0"/>
      <w:marRight w:val="0"/>
      <w:marTop w:val="0"/>
      <w:marBottom w:val="0"/>
      <w:divBdr>
        <w:top w:val="none" w:sz="0" w:space="0" w:color="auto"/>
        <w:left w:val="none" w:sz="0" w:space="0" w:color="auto"/>
        <w:bottom w:val="none" w:sz="0" w:space="0" w:color="auto"/>
        <w:right w:val="none" w:sz="0" w:space="0" w:color="auto"/>
      </w:divBdr>
      <w:divsChild>
        <w:div w:id="732510111">
          <w:marLeft w:val="1166"/>
          <w:marRight w:val="0"/>
          <w:marTop w:val="115"/>
          <w:marBottom w:val="0"/>
          <w:divBdr>
            <w:top w:val="none" w:sz="0" w:space="0" w:color="auto"/>
            <w:left w:val="none" w:sz="0" w:space="0" w:color="auto"/>
            <w:bottom w:val="none" w:sz="0" w:space="0" w:color="auto"/>
            <w:right w:val="none" w:sz="0" w:space="0" w:color="auto"/>
          </w:divBdr>
        </w:div>
        <w:div w:id="1053045143">
          <w:marLeft w:val="1166"/>
          <w:marRight w:val="0"/>
          <w:marTop w:val="115"/>
          <w:marBottom w:val="0"/>
          <w:divBdr>
            <w:top w:val="none" w:sz="0" w:space="0" w:color="auto"/>
            <w:left w:val="none" w:sz="0" w:space="0" w:color="auto"/>
            <w:bottom w:val="none" w:sz="0" w:space="0" w:color="auto"/>
            <w:right w:val="none" w:sz="0" w:space="0" w:color="auto"/>
          </w:divBdr>
        </w:div>
        <w:div w:id="1105005618">
          <w:marLeft w:val="547"/>
          <w:marRight w:val="0"/>
          <w:marTop w:val="130"/>
          <w:marBottom w:val="0"/>
          <w:divBdr>
            <w:top w:val="none" w:sz="0" w:space="0" w:color="auto"/>
            <w:left w:val="none" w:sz="0" w:space="0" w:color="auto"/>
            <w:bottom w:val="none" w:sz="0" w:space="0" w:color="auto"/>
            <w:right w:val="none" w:sz="0" w:space="0" w:color="auto"/>
          </w:divBdr>
        </w:div>
        <w:div w:id="1280994671">
          <w:marLeft w:val="1166"/>
          <w:marRight w:val="0"/>
          <w:marTop w:val="115"/>
          <w:marBottom w:val="0"/>
          <w:divBdr>
            <w:top w:val="none" w:sz="0" w:space="0" w:color="auto"/>
            <w:left w:val="none" w:sz="0" w:space="0" w:color="auto"/>
            <w:bottom w:val="none" w:sz="0" w:space="0" w:color="auto"/>
            <w:right w:val="none" w:sz="0" w:space="0" w:color="auto"/>
          </w:divBdr>
        </w:div>
        <w:div w:id="1458451432">
          <w:marLeft w:val="547"/>
          <w:marRight w:val="0"/>
          <w:marTop w:val="130"/>
          <w:marBottom w:val="0"/>
          <w:divBdr>
            <w:top w:val="none" w:sz="0" w:space="0" w:color="auto"/>
            <w:left w:val="none" w:sz="0" w:space="0" w:color="auto"/>
            <w:bottom w:val="none" w:sz="0" w:space="0" w:color="auto"/>
            <w:right w:val="none" w:sz="0" w:space="0" w:color="auto"/>
          </w:divBdr>
        </w:div>
        <w:div w:id="1474181054">
          <w:marLeft w:val="1800"/>
          <w:marRight w:val="0"/>
          <w:marTop w:val="96"/>
          <w:marBottom w:val="0"/>
          <w:divBdr>
            <w:top w:val="none" w:sz="0" w:space="0" w:color="auto"/>
            <w:left w:val="none" w:sz="0" w:space="0" w:color="auto"/>
            <w:bottom w:val="none" w:sz="0" w:space="0" w:color="auto"/>
            <w:right w:val="none" w:sz="0" w:space="0" w:color="auto"/>
          </w:divBdr>
        </w:div>
        <w:div w:id="1927230484">
          <w:marLeft w:val="1800"/>
          <w:marRight w:val="0"/>
          <w:marTop w:val="96"/>
          <w:marBottom w:val="0"/>
          <w:divBdr>
            <w:top w:val="none" w:sz="0" w:space="0" w:color="auto"/>
            <w:left w:val="none" w:sz="0" w:space="0" w:color="auto"/>
            <w:bottom w:val="none" w:sz="0" w:space="0" w:color="auto"/>
            <w:right w:val="none" w:sz="0" w:space="0" w:color="auto"/>
          </w:divBdr>
        </w:div>
      </w:divsChild>
    </w:div>
    <w:div w:id="1956019676">
      <w:bodyDiv w:val="1"/>
      <w:marLeft w:val="0"/>
      <w:marRight w:val="0"/>
      <w:marTop w:val="0"/>
      <w:marBottom w:val="0"/>
      <w:divBdr>
        <w:top w:val="none" w:sz="0" w:space="0" w:color="auto"/>
        <w:left w:val="none" w:sz="0" w:space="0" w:color="auto"/>
        <w:bottom w:val="none" w:sz="0" w:space="0" w:color="auto"/>
        <w:right w:val="none" w:sz="0" w:space="0" w:color="auto"/>
      </w:divBdr>
    </w:div>
    <w:div w:id="1956330301">
      <w:bodyDiv w:val="1"/>
      <w:marLeft w:val="0"/>
      <w:marRight w:val="0"/>
      <w:marTop w:val="0"/>
      <w:marBottom w:val="0"/>
      <w:divBdr>
        <w:top w:val="none" w:sz="0" w:space="0" w:color="auto"/>
        <w:left w:val="none" w:sz="0" w:space="0" w:color="auto"/>
        <w:bottom w:val="none" w:sz="0" w:space="0" w:color="auto"/>
        <w:right w:val="none" w:sz="0" w:space="0" w:color="auto"/>
      </w:divBdr>
    </w:div>
    <w:div w:id="1956518037">
      <w:bodyDiv w:val="1"/>
      <w:marLeft w:val="0"/>
      <w:marRight w:val="0"/>
      <w:marTop w:val="0"/>
      <w:marBottom w:val="0"/>
      <w:divBdr>
        <w:top w:val="none" w:sz="0" w:space="0" w:color="auto"/>
        <w:left w:val="none" w:sz="0" w:space="0" w:color="auto"/>
        <w:bottom w:val="none" w:sz="0" w:space="0" w:color="auto"/>
        <w:right w:val="none" w:sz="0" w:space="0" w:color="auto"/>
      </w:divBdr>
    </w:div>
    <w:div w:id="1957788047">
      <w:bodyDiv w:val="1"/>
      <w:marLeft w:val="0"/>
      <w:marRight w:val="0"/>
      <w:marTop w:val="0"/>
      <w:marBottom w:val="0"/>
      <w:divBdr>
        <w:top w:val="none" w:sz="0" w:space="0" w:color="auto"/>
        <w:left w:val="none" w:sz="0" w:space="0" w:color="auto"/>
        <w:bottom w:val="none" w:sz="0" w:space="0" w:color="auto"/>
        <w:right w:val="none" w:sz="0" w:space="0" w:color="auto"/>
      </w:divBdr>
      <w:divsChild>
        <w:div w:id="380909232">
          <w:marLeft w:val="1800"/>
          <w:marRight w:val="0"/>
          <w:marTop w:val="120"/>
          <w:marBottom w:val="120"/>
          <w:divBdr>
            <w:top w:val="none" w:sz="0" w:space="0" w:color="auto"/>
            <w:left w:val="none" w:sz="0" w:space="0" w:color="auto"/>
            <w:bottom w:val="none" w:sz="0" w:space="0" w:color="auto"/>
            <w:right w:val="none" w:sz="0" w:space="0" w:color="auto"/>
          </w:divBdr>
        </w:div>
        <w:div w:id="731003593">
          <w:marLeft w:val="1800"/>
          <w:marRight w:val="0"/>
          <w:marTop w:val="120"/>
          <w:marBottom w:val="120"/>
          <w:divBdr>
            <w:top w:val="none" w:sz="0" w:space="0" w:color="auto"/>
            <w:left w:val="none" w:sz="0" w:space="0" w:color="auto"/>
            <w:bottom w:val="none" w:sz="0" w:space="0" w:color="auto"/>
            <w:right w:val="none" w:sz="0" w:space="0" w:color="auto"/>
          </w:divBdr>
        </w:div>
        <w:div w:id="1067073690">
          <w:marLeft w:val="1166"/>
          <w:marRight w:val="0"/>
          <w:marTop w:val="96"/>
          <w:marBottom w:val="0"/>
          <w:divBdr>
            <w:top w:val="none" w:sz="0" w:space="0" w:color="auto"/>
            <w:left w:val="none" w:sz="0" w:space="0" w:color="auto"/>
            <w:bottom w:val="none" w:sz="0" w:space="0" w:color="auto"/>
            <w:right w:val="none" w:sz="0" w:space="0" w:color="auto"/>
          </w:divBdr>
        </w:div>
        <w:div w:id="1079711969">
          <w:marLeft w:val="1800"/>
          <w:marRight w:val="0"/>
          <w:marTop w:val="120"/>
          <w:marBottom w:val="120"/>
          <w:divBdr>
            <w:top w:val="none" w:sz="0" w:space="0" w:color="auto"/>
            <w:left w:val="none" w:sz="0" w:space="0" w:color="auto"/>
            <w:bottom w:val="none" w:sz="0" w:space="0" w:color="auto"/>
            <w:right w:val="none" w:sz="0" w:space="0" w:color="auto"/>
          </w:divBdr>
        </w:div>
        <w:div w:id="1830246792">
          <w:marLeft w:val="1800"/>
          <w:marRight w:val="0"/>
          <w:marTop w:val="120"/>
          <w:marBottom w:val="120"/>
          <w:divBdr>
            <w:top w:val="none" w:sz="0" w:space="0" w:color="auto"/>
            <w:left w:val="none" w:sz="0" w:space="0" w:color="auto"/>
            <w:bottom w:val="none" w:sz="0" w:space="0" w:color="auto"/>
            <w:right w:val="none" w:sz="0" w:space="0" w:color="auto"/>
          </w:divBdr>
        </w:div>
        <w:div w:id="1952932899">
          <w:marLeft w:val="547"/>
          <w:marRight w:val="0"/>
          <w:marTop w:val="115"/>
          <w:marBottom w:val="0"/>
          <w:divBdr>
            <w:top w:val="none" w:sz="0" w:space="0" w:color="auto"/>
            <w:left w:val="none" w:sz="0" w:space="0" w:color="auto"/>
            <w:bottom w:val="none" w:sz="0" w:space="0" w:color="auto"/>
            <w:right w:val="none" w:sz="0" w:space="0" w:color="auto"/>
          </w:divBdr>
        </w:div>
      </w:divsChild>
    </w:div>
    <w:div w:id="1959027105">
      <w:bodyDiv w:val="1"/>
      <w:marLeft w:val="0"/>
      <w:marRight w:val="0"/>
      <w:marTop w:val="0"/>
      <w:marBottom w:val="0"/>
      <w:divBdr>
        <w:top w:val="none" w:sz="0" w:space="0" w:color="auto"/>
        <w:left w:val="none" w:sz="0" w:space="0" w:color="auto"/>
        <w:bottom w:val="none" w:sz="0" w:space="0" w:color="auto"/>
        <w:right w:val="none" w:sz="0" w:space="0" w:color="auto"/>
      </w:divBdr>
    </w:div>
    <w:div w:id="1959949853">
      <w:bodyDiv w:val="1"/>
      <w:marLeft w:val="0"/>
      <w:marRight w:val="0"/>
      <w:marTop w:val="0"/>
      <w:marBottom w:val="0"/>
      <w:divBdr>
        <w:top w:val="none" w:sz="0" w:space="0" w:color="auto"/>
        <w:left w:val="none" w:sz="0" w:space="0" w:color="auto"/>
        <w:bottom w:val="none" w:sz="0" w:space="0" w:color="auto"/>
        <w:right w:val="none" w:sz="0" w:space="0" w:color="auto"/>
      </w:divBdr>
    </w:div>
    <w:div w:id="1962415673">
      <w:bodyDiv w:val="1"/>
      <w:marLeft w:val="0"/>
      <w:marRight w:val="0"/>
      <w:marTop w:val="0"/>
      <w:marBottom w:val="0"/>
      <w:divBdr>
        <w:top w:val="none" w:sz="0" w:space="0" w:color="auto"/>
        <w:left w:val="none" w:sz="0" w:space="0" w:color="auto"/>
        <w:bottom w:val="none" w:sz="0" w:space="0" w:color="auto"/>
        <w:right w:val="none" w:sz="0" w:space="0" w:color="auto"/>
      </w:divBdr>
    </w:div>
    <w:div w:id="1962573035">
      <w:bodyDiv w:val="1"/>
      <w:marLeft w:val="0"/>
      <w:marRight w:val="0"/>
      <w:marTop w:val="0"/>
      <w:marBottom w:val="0"/>
      <w:divBdr>
        <w:top w:val="none" w:sz="0" w:space="0" w:color="auto"/>
        <w:left w:val="none" w:sz="0" w:space="0" w:color="auto"/>
        <w:bottom w:val="none" w:sz="0" w:space="0" w:color="auto"/>
        <w:right w:val="none" w:sz="0" w:space="0" w:color="auto"/>
      </w:divBdr>
    </w:div>
    <w:div w:id="1962614812">
      <w:bodyDiv w:val="1"/>
      <w:marLeft w:val="0"/>
      <w:marRight w:val="0"/>
      <w:marTop w:val="0"/>
      <w:marBottom w:val="0"/>
      <w:divBdr>
        <w:top w:val="none" w:sz="0" w:space="0" w:color="auto"/>
        <w:left w:val="none" w:sz="0" w:space="0" w:color="auto"/>
        <w:bottom w:val="none" w:sz="0" w:space="0" w:color="auto"/>
        <w:right w:val="none" w:sz="0" w:space="0" w:color="auto"/>
      </w:divBdr>
    </w:div>
    <w:div w:id="1965110727">
      <w:bodyDiv w:val="1"/>
      <w:marLeft w:val="0"/>
      <w:marRight w:val="0"/>
      <w:marTop w:val="0"/>
      <w:marBottom w:val="0"/>
      <w:divBdr>
        <w:top w:val="none" w:sz="0" w:space="0" w:color="auto"/>
        <w:left w:val="none" w:sz="0" w:space="0" w:color="auto"/>
        <w:bottom w:val="none" w:sz="0" w:space="0" w:color="auto"/>
        <w:right w:val="none" w:sz="0" w:space="0" w:color="auto"/>
      </w:divBdr>
    </w:div>
    <w:div w:id="1965310250">
      <w:bodyDiv w:val="1"/>
      <w:marLeft w:val="0"/>
      <w:marRight w:val="0"/>
      <w:marTop w:val="0"/>
      <w:marBottom w:val="0"/>
      <w:divBdr>
        <w:top w:val="none" w:sz="0" w:space="0" w:color="auto"/>
        <w:left w:val="none" w:sz="0" w:space="0" w:color="auto"/>
        <w:bottom w:val="none" w:sz="0" w:space="0" w:color="auto"/>
        <w:right w:val="none" w:sz="0" w:space="0" w:color="auto"/>
      </w:divBdr>
    </w:div>
    <w:div w:id="1966690214">
      <w:bodyDiv w:val="1"/>
      <w:marLeft w:val="0"/>
      <w:marRight w:val="0"/>
      <w:marTop w:val="0"/>
      <w:marBottom w:val="0"/>
      <w:divBdr>
        <w:top w:val="none" w:sz="0" w:space="0" w:color="auto"/>
        <w:left w:val="none" w:sz="0" w:space="0" w:color="auto"/>
        <w:bottom w:val="none" w:sz="0" w:space="0" w:color="auto"/>
        <w:right w:val="none" w:sz="0" w:space="0" w:color="auto"/>
      </w:divBdr>
      <w:divsChild>
        <w:div w:id="767045201">
          <w:marLeft w:val="547"/>
          <w:marRight w:val="0"/>
          <w:marTop w:val="96"/>
          <w:marBottom w:val="0"/>
          <w:divBdr>
            <w:top w:val="none" w:sz="0" w:space="0" w:color="auto"/>
            <w:left w:val="none" w:sz="0" w:space="0" w:color="auto"/>
            <w:bottom w:val="none" w:sz="0" w:space="0" w:color="auto"/>
            <w:right w:val="none" w:sz="0" w:space="0" w:color="auto"/>
          </w:divBdr>
        </w:div>
        <w:div w:id="1656494595">
          <w:marLeft w:val="1166"/>
          <w:marRight w:val="0"/>
          <w:marTop w:val="96"/>
          <w:marBottom w:val="0"/>
          <w:divBdr>
            <w:top w:val="none" w:sz="0" w:space="0" w:color="auto"/>
            <w:left w:val="none" w:sz="0" w:space="0" w:color="auto"/>
            <w:bottom w:val="none" w:sz="0" w:space="0" w:color="auto"/>
            <w:right w:val="none" w:sz="0" w:space="0" w:color="auto"/>
          </w:divBdr>
        </w:div>
      </w:divsChild>
    </w:div>
    <w:div w:id="1967083888">
      <w:bodyDiv w:val="1"/>
      <w:marLeft w:val="0"/>
      <w:marRight w:val="0"/>
      <w:marTop w:val="0"/>
      <w:marBottom w:val="0"/>
      <w:divBdr>
        <w:top w:val="none" w:sz="0" w:space="0" w:color="auto"/>
        <w:left w:val="none" w:sz="0" w:space="0" w:color="auto"/>
        <w:bottom w:val="none" w:sz="0" w:space="0" w:color="auto"/>
        <w:right w:val="none" w:sz="0" w:space="0" w:color="auto"/>
      </w:divBdr>
    </w:div>
    <w:div w:id="1967466468">
      <w:bodyDiv w:val="1"/>
      <w:marLeft w:val="0"/>
      <w:marRight w:val="0"/>
      <w:marTop w:val="0"/>
      <w:marBottom w:val="0"/>
      <w:divBdr>
        <w:top w:val="none" w:sz="0" w:space="0" w:color="auto"/>
        <w:left w:val="none" w:sz="0" w:space="0" w:color="auto"/>
        <w:bottom w:val="none" w:sz="0" w:space="0" w:color="auto"/>
        <w:right w:val="none" w:sz="0" w:space="0" w:color="auto"/>
      </w:divBdr>
    </w:div>
    <w:div w:id="1967807961">
      <w:bodyDiv w:val="1"/>
      <w:marLeft w:val="0"/>
      <w:marRight w:val="0"/>
      <w:marTop w:val="0"/>
      <w:marBottom w:val="0"/>
      <w:divBdr>
        <w:top w:val="none" w:sz="0" w:space="0" w:color="auto"/>
        <w:left w:val="none" w:sz="0" w:space="0" w:color="auto"/>
        <w:bottom w:val="none" w:sz="0" w:space="0" w:color="auto"/>
        <w:right w:val="none" w:sz="0" w:space="0" w:color="auto"/>
      </w:divBdr>
    </w:div>
    <w:div w:id="1968118703">
      <w:bodyDiv w:val="1"/>
      <w:marLeft w:val="0"/>
      <w:marRight w:val="0"/>
      <w:marTop w:val="0"/>
      <w:marBottom w:val="0"/>
      <w:divBdr>
        <w:top w:val="none" w:sz="0" w:space="0" w:color="auto"/>
        <w:left w:val="none" w:sz="0" w:space="0" w:color="auto"/>
        <w:bottom w:val="none" w:sz="0" w:space="0" w:color="auto"/>
        <w:right w:val="none" w:sz="0" w:space="0" w:color="auto"/>
      </w:divBdr>
      <w:divsChild>
        <w:div w:id="714232472">
          <w:marLeft w:val="1800"/>
          <w:marRight w:val="0"/>
          <w:marTop w:val="86"/>
          <w:marBottom w:val="0"/>
          <w:divBdr>
            <w:top w:val="none" w:sz="0" w:space="0" w:color="auto"/>
            <w:left w:val="none" w:sz="0" w:space="0" w:color="auto"/>
            <w:bottom w:val="none" w:sz="0" w:space="0" w:color="auto"/>
            <w:right w:val="none" w:sz="0" w:space="0" w:color="auto"/>
          </w:divBdr>
        </w:div>
        <w:div w:id="897209322">
          <w:marLeft w:val="1166"/>
          <w:marRight w:val="0"/>
          <w:marTop w:val="96"/>
          <w:marBottom w:val="0"/>
          <w:divBdr>
            <w:top w:val="none" w:sz="0" w:space="0" w:color="auto"/>
            <w:left w:val="none" w:sz="0" w:space="0" w:color="auto"/>
            <w:bottom w:val="none" w:sz="0" w:space="0" w:color="auto"/>
            <w:right w:val="none" w:sz="0" w:space="0" w:color="auto"/>
          </w:divBdr>
        </w:div>
        <w:div w:id="944845591">
          <w:marLeft w:val="1800"/>
          <w:marRight w:val="0"/>
          <w:marTop w:val="86"/>
          <w:marBottom w:val="0"/>
          <w:divBdr>
            <w:top w:val="none" w:sz="0" w:space="0" w:color="auto"/>
            <w:left w:val="none" w:sz="0" w:space="0" w:color="auto"/>
            <w:bottom w:val="none" w:sz="0" w:space="0" w:color="auto"/>
            <w:right w:val="none" w:sz="0" w:space="0" w:color="auto"/>
          </w:divBdr>
        </w:div>
        <w:div w:id="1021589132">
          <w:marLeft w:val="1800"/>
          <w:marRight w:val="0"/>
          <w:marTop w:val="86"/>
          <w:marBottom w:val="0"/>
          <w:divBdr>
            <w:top w:val="none" w:sz="0" w:space="0" w:color="auto"/>
            <w:left w:val="none" w:sz="0" w:space="0" w:color="auto"/>
            <w:bottom w:val="none" w:sz="0" w:space="0" w:color="auto"/>
            <w:right w:val="none" w:sz="0" w:space="0" w:color="auto"/>
          </w:divBdr>
        </w:div>
        <w:div w:id="1244296230">
          <w:marLeft w:val="547"/>
          <w:marRight w:val="0"/>
          <w:marTop w:val="115"/>
          <w:marBottom w:val="0"/>
          <w:divBdr>
            <w:top w:val="none" w:sz="0" w:space="0" w:color="auto"/>
            <w:left w:val="none" w:sz="0" w:space="0" w:color="auto"/>
            <w:bottom w:val="none" w:sz="0" w:space="0" w:color="auto"/>
            <w:right w:val="none" w:sz="0" w:space="0" w:color="auto"/>
          </w:divBdr>
        </w:div>
        <w:div w:id="1504735041">
          <w:marLeft w:val="547"/>
          <w:marRight w:val="0"/>
          <w:marTop w:val="115"/>
          <w:marBottom w:val="0"/>
          <w:divBdr>
            <w:top w:val="none" w:sz="0" w:space="0" w:color="auto"/>
            <w:left w:val="none" w:sz="0" w:space="0" w:color="auto"/>
            <w:bottom w:val="none" w:sz="0" w:space="0" w:color="auto"/>
            <w:right w:val="none" w:sz="0" w:space="0" w:color="auto"/>
          </w:divBdr>
        </w:div>
        <w:div w:id="1550265391">
          <w:marLeft w:val="1166"/>
          <w:marRight w:val="0"/>
          <w:marTop w:val="96"/>
          <w:marBottom w:val="0"/>
          <w:divBdr>
            <w:top w:val="none" w:sz="0" w:space="0" w:color="auto"/>
            <w:left w:val="none" w:sz="0" w:space="0" w:color="auto"/>
            <w:bottom w:val="none" w:sz="0" w:space="0" w:color="auto"/>
            <w:right w:val="none" w:sz="0" w:space="0" w:color="auto"/>
          </w:divBdr>
        </w:div>
      </w:divsChild>
    </w:div>
    <w:div w:id="1969123415">
      <w:bodyDiv w:val="1"/>
      <w:marLeft w:val="0"/>
      <w:marRight w:val="0"/>
      <w:marTop w:val="0"/>
      <w:marBottom w:val="0"/>
      <w:divBdr>
        <w:top w:val="none" w:sz="0" w:space="0" w:color="auto"/>
        <w:left w:val="none" w:sz="0" w:space="0" w:color="auto"/>
        <w:bottom w:val="none" w:sz="0" w:space="0" w:color="auto"/>
        <w:right w:val="none" w:sz="0" w:space="0" w:color="auto"/>
      </w:divBdr>
    </w:div>
    <w:div w:id="1969434379">
      <w:bodyDiv w:val="1"/>
      <w:marLeft w:val="0"/>
      <w:marRight w:val="0"/>
      <w:marTop w:val="0"/>
      <w:marBottom w:val="0"/>
      <w:divBdr>
        <w:top w:val="none" w:sz="0" w:space="0" w:color="auto"/>
        <w:left w:val="none" w:sz="0" w:space="0" w:color="auto"/>
        <w:bottom w:val="none" w:sz="0" w:space="0" w:color="auto"/>
        <w:right w:val="none" w:sz="0" w:space="0" w:color="auto"/>
      </w:divBdr>
    </w:div>
    <w:div w:id="1969700402">
      <w:bodyDiv w:val="1"/>
      <w:marLeft w:val="0"/>
      <w:marRight w:val="0"/>
      <w:marTop w:val="0"/>
      <w:marBottom w:val="0"/>
      <w:divBdr>
        <w:top w:val="none" w:sz="0" w:space="0" w:color="auto"/>
        <w:left w:val="none" w:sz="0" w:space="0" w:color="auto"/>
        <w:bottom w:val="none" w:sz="0" w:space="0" w:color="auto"/>
        <w:right w:val="none" w:sz="0" w:space="0" w:color="auto"/>
      </w:divBdr>
    </w:div>
    <w:div w:id="1972320785">
      <w:bodyDiv w:val="1"/>
      <w:marLeft w:val="0"/>
      <w:marRight w:val="0"/>
      <w:marTop w:val="0"/>
      <w:marBottom w:val="0"/>
      <w:divBdr>
        <w:top w:val="none" w:sz="0" w:space="0" w:color="auto"/>
        <w:left w:val="none" w:sz="0" w:space="0" w:color="auto"/>
        <w:bottom w:val="none" w:sz="0" w:space="0" w:color="auto"/>
        <w:right w:val="none" w:sz="0" w:space="0" w:color="auto"/>
      </w:divBdr>
    </w:div>
    <w:div w:id="1973050849">
      <w:bodyDiv w:val="1"/>
      <w:marLeft w:val="0"/>
      <w:marRight w:val="0"/>
      <w:marTop w:val="0"/>
      <w:marBottom w:val="0"/>
      <w:divBdr>
        <w:top w:val="none" w:sz="0" w:space="0" w:color="auto"/>
        <w:left w:val="none" w:sz="0" w:space="0" w:color="auto"/>
        <w:bottom w:val="none" w:sz="0" w:space="0" w:color="auto"/>
        <w:right w:val="none" w:sz="0" w:space="0" w:color="auto"/>
      </w:divBdr>
      <w:divsChild>
        <w:div w:id="20714854">
          <w:marLeft w:val="547"/>
          <w:marRight w:val="0"/>
          <w:marTop w:val="154"/>
          <w:marBottom w:val="0"/>
          <w:divBdr>
            <w:top w:val="none" w:sz="0" w:space="0" w:color="auto"/>
            <w:left w:val="none" w:sz="0" w:space="0" w:color="auto"/>
            <w:bottom w:val="none" w:sz="0" w:space="0" w:color="auto"/>
            <w:right w:val="none" w:sz="0" w:space="0" w:color="auto"/>
          </w:divBdr>
        </w:div>
        <w:div w:id="1586920415">
          <w:marLeft w:val="547"/>
          <w:marRight w:val="0"/>
          <w:marTop w:val="154"/>
          <w:marBottom w:val="0"/>
          <w:divBdr>
            <w:top w:val="none" w:sz="0" w:space="0" w:color="auto"/>
            <w:left w:val="none" w:sz="0" w:space="0" w:color="auto"/>
            <w:bottom w:val="none" w:sz="0" w:space="0" w:color="auto"/>
            <w:right w:val="none" w:sz="0" w:space="0" w:color="auto"/>
          </w:divBdr>
        </w:div>
        <w:div w:id="1736588869">
          <w:marLeft w:val="547"/>
          <w:marRight w:val="0"/>
          <w:marTop w:val="154"/>
          <w:marBottom w:val="0"/>
          <w:divBdr>
            <w:top w:val="none" w:sz="0" w:space="0" w:color="auto"/>
            <w:left w:val="none" w:sz="0" w:space="0" w:color="auto"/>
            <w:bottom w:val="none" w:sz="0" w:space="0" w:color="auto"/>
            <w:right w:val="none" w:sz="0" w:space="0" w:color="auto"/>
          </w:divBdr>
        </w:div>
      </w:divsChild>
    </w:div>
    <w:div w:id="1973052694">
      <w:bodyDiv w:val="1"/>
      <w:marLeft w:val="0"/>
      <w:marRight w:val="0"/>
      <w:marTop w:val="0"/>
      <w:marBottom w:val="0"/>
      <w:divBdr>
        <w:top w:val="none" w:sz="0" w:space="0" w:color="auto"/>
        <w:left w:val="none" w:sz="0" w:space="0" w:color="auto"/>
        <w:bottom w:val="none" w:sz="0" w:space="0" w:color="auto"/>
        <w:right w:val="none" w:sz="0" w:space="0" w:color="auto"/>
      </w:divBdr>
    </w:div>
    <w:div w:id="1973897631">
      <w:bodyDiv w:val="1"/>
      <w:marLeft w:val="0"/>
      <w:marRight w:val="0"/>
      <w:marTop w:val="0"/>
      <w:marBottom w:val="0"/>
      <w:divBdr>
        <w:top w:val="none" w:sz="0" w:space="0" w:color="auto"/>
        <w:left w:val="none" w:sz="0" w:space="0" w:color="auto"/>
        <w:bottom w:val="none" w:sz="0" w:space="0" w:color="auto"/>
        <w:right w:val="none" w:sz="0" w:space="0" w:color="auto"/>
      </w:divBdr>
      <w:divsChild>
        <w:div w:id="1540901356">
          <w:marLeft w:val="0"/>
          <w:marRight w:val="0"/>
          <w:marTop w:val="0"/>
          <w:marBottom w:val="0"/>
          <w:divBdr>
            <w:top w:val="none" w:sz="0" w:space="0" w:color="auto"/>
            <w:left w:val="none" w:sz="0" w:space="0" w:color="auto"/>
            <w:bottom w:val="none" w:sz="0" w:space="0" w:color="auto"/>
            <w:right w:val="none" w:sz="0" w:space="0" w:color="auto"/>
          </w:divBdr>
        </w:div>
      </w:divsChild>
    </w:div>
    <w:div w:id="1974748576">
      <w:bodyDiv w:val="1"/>
      <w:marLeft w:val="0"/>
      <w:marRight w:val="0"/>
      <w:marTop w:val="0"/>
      <w:marBottom w:val="0"/>
      <w:divBdr>
        <w:top w:val="none" w:sz="0" w:space="0" w:color="auto"/>
        <w:left w:val="none" w:sz="0" w:space="0" w:color="auto"/>
        <w:bottom w:val="none" w:sz="0" w:space="0" w:color="auto"/>
        <w:right w:val="none" w:sz="0" w:space="0" w:color="auto"/>
      </w:divBdr>
    </w:div>
    <w:div w:id="1975452946">
      <w:bodyDiv w:val="1"/>
      <w:marLeft w:val="0"/>
      <w:marRight w:val="0"/>
      <w:marTop w:val="0"/>
      <w:marBottom w:val="0"/>
      <w:divBdr>
        <w:top w:val="none" w:sz="0" w:space="0" w:color="auto"/>
        <w:left w:val="none" w:sz="0" w:space="0" w:color="auto"/>
        <w:bottom w:val="none" w:sz="0" w:space="0" w:color="auto"/>
        <w:right w:val="none" w:sz="0" w:space="0" w:color="auto"/>
      </w:divBdr>
    </w:div>
    <w:div w:id="1975941931">
      <w:bodyDiv w:val="1"/>
      <w:marLeft w:val="0"/>
      <w:marRight w:val="0"/>
      <w:marTop w:val="0"/>
      <w:marBottom w:val="0"/>
      <w:divBdr>
        <w:top w:val="none" w:sz="0" w:space="0" w:color="auto"/>
        <w:left w:val="none" w:sz="0" w:space="0" w:color="auto"/>
        <w:bottom w:val="none" w:sz="0" w:space="0" w:color="auto"/>
        <w:right w:val="none" w:sz="0" w:space="0" w:color="auto"/>
      </w:divBdr>
    </w:div>
    <w:div w:id="1976177417">
      <w:bodyDiv w:val="1"/>
      <w:marLeft w:val="0"/>
      <w:marRight w:val="0"/>
      <w:marTop w:val="0"/>
      <w:marBottom w:val="0"/>
      <w:divBdr>
        <w:top w:val="none" w:sz="0" w:space="0" w:color="auto"/>
        <w:left w:val="none" w:sz="0" w:space="0" w:color="auto"/>
        <w:bottom w:val="none" w:sz="0" w:space="0" w:color="auto"/>
        <w:right w:val="none" w:sz="0" w:space="0" w:color="auto"/>
      </w:divBdr>
      <w:divsChild>
        <w:div w:id="839472003">
          <w:marLeft w:val="0"/>
          <w:marRight w:val="0"/>
          <w:marTop w:val="0"/>
          <w:marBottom w:val="0"/>
          <w:divBdr>
            <w:top w:val="none" w:sz="0" w:space="0" w:color="auto"/>
            <w:left w:val="none" w:sz="0" w:space="0" w:color="auto"/>
            <w:bottom w:val="none" w:sz="0" w:space="0" w:color="auto"/>
            <w:right w:val="none" w:sz="0" w:space="0" w:color="auto"/>
          </w:divBdr>
          <w:divsChild>
            <w:div w:id="20035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3443">
      <w:bodyDiv w:val="1"/>
      <w:marLeft w:val="0"/>
      <w:marRight w:val="0"/>
      <w:marTop w:val="0"/>
      <w:marBottom w:val="0"/>
      <w:divBdr>
        <w:top w:val="none" w:sz="0" w:space="0" w:color="auto"/>
        <w:left w:val="none" w:sz="0" w:space="0" w:color="auto"/>
        <w:bottom w:val="none" w:sz="0" w:space="0" w:color="auto"/>
        <w:right w:val="none" w:sz="0" w:space="0" w:color="auto"/>
      </w:divBdr>
    </w:div>
    <w:div w:id="1977445480">
      <w:bodyDiv w:val="1"/>
      <w:marLeft w:val="0"/>
      <w:marRight w:val="0"/>
      <w:marTop w:val="0"/>
      <w:marBottom w:val="0"/>
      <w:divBdr>
        <w:top w:val="none" w:sz="0" w:space="0" w:color="auto"/>
        <w:left w:val="none" w:sz="0" w:space="0" w:color="auto"/>
        <w:bottom w:val="none" w:sz="0" w:space="0" w:color="auto"/>
        <w:right w:val="none" w:sz="0" w:space="0" w:color="auto"/>
      </w:divBdr>
    </w:div>
    <w:div w:id="1977953588">
      <w:bodyDiv w:val="1"/>
      <w:marLeft w:val="0"/>
      <w:marRight w:val="0"/>
      <w:marTop w:val="0"/>
      <w:marBottom w:val="0"/>
      <w:divBdr>
        <w:top w:val="none" w:sz="0" w:space="0" w:color="auto"/>
        <w:left w:val="none" w:sz="0" w:space="0" w:color="auto"/>
        <w:bottom w:val="none" w:sz="0" w:space="0" w:color="auto"/>
        <w:right w:val="none" w:sz="0" w:space="0" w:color="auto"/>
      </w:divBdr>
      <w:divsChild>
        <w:div w:id="51320331">
          <w:marLeft w:val="547"/>
          <w:marRight w:val="0"/>
          <w:marTop w:val="96"/>
          <w:marBottom w:val="0"/>
          <w:divBdr>
            <w:top w:val="none" w:sz="0" w:space="0" w:color="auto"/>
            <w:left w:val="none" w:sz="0" w:space="0" w:color="auto"/>
            <w:bottom w:val="none" w:sz="0" w:space="0" w:color="auto"/>
            <w:right w:val="none" w:sz="0" w:space="0" w:color="auto"/>
          </w:divBdr>
        </w:div>
        <w:div w:id="198516150">
          <w:marLeft w:val="2520"/>
          <w:marRight w:val="0"/>
          <w:marTop w:val="67"/>
          <w:marBottom w:val="0"/>
          <w:divBdr>
            <w:top w:val="none" w:sz="0" w:space="0" w:color="auto"/>
            <w:left w:val="none" w:sz="0" w:space="0" w:color="auto"/>
            <w:bottom w:val="none" w:sz="0" w:space="0" w:color="auto"/>
            <w:right w:val="none" w:sz="0" w:space="0" w:color="auto"/>
          </w:divBdr>
        </w:div>
        <w:div w:id="687872418">
          <w:marLeft w:val="2520"/>
          <w:marRight w:val="0"/>
          <w:marTop w:val="67"/>
          <w:marBottom w:val="0"/>
          <w:divBdr>
            <w:top w:val="none" w:sz="0" w:space="0" w:color="auto"/>
            <w:left w:val="none" w:sz="0" w:space="0" w:color="auto"/>
            <w:bottom w:val="none" w:sz="0" w:space="0" w:color="auto"/>
            <w:right w:val="none" w:sz="0" w:space="0" w:color="auto"/>
          </w:divBdr>
        </w:div>
        <w:div w:id="777872879">
          <w:marLeft w:val="2520"/>
          <w:marRight w:val="0"/>
          <w:marTop w:val="67"/>
          <w:marBottom w:val="0"/>
          <w:divBdr>
            <w:top w:val="none" w:sz="0" w:space="0" w:color="auto"/>
            <w:left w:val="none" w:sz="0" w:space="0" w:color="auto"/>
            <w:bottom w:val="none" w:sz="0" w:space="0" w:color="auto"/>
            <w:right w:val="none" w:sz="0" w:space="0" w:color="auto"/>
          </w:divBdr>
        </w:div>
        <w:div w:id="831069529">
          <w:marLeft w:val="1800"/>
          <w:marRight w:val="0"/>
          <w:marTop w:val="120"/>
          <w:marBottom w:val="0"/>
          <w:divBdr>
            <w:top w:val="none" w:sz="0" w:space="0" w:color="auto"/>
            <w:left w:val="none" w:sz="0" w:space="0" w:color="auto"/>
            <w:bottom w:val="none" w:sz="0" w:space="0" w:color="auto"/>
            <w:right w:val="none" w:sz="0" w:space="0" w:color="auto"/>
          </w:divBdr>
        </w:div>
        <w:div w:id="860170453">
          <w:marLeft w:val="2520"/>
          <w:marRight w:val="0"/>
          <w:marTop w:val="67"/>
          <w:marBottom w:val="0"/>
          <w:divBdr>
            <w:top w:val="none" w:sz="0" w:space="0" w:color="auto"/>
            <w:left w:val="none" w:sz="0" w:space="0" w:color="auto"/>
            <w:bottom w:val="none" w:sz="0" w:space="0" w:color="auto"/>
            <w:right w:val="none" w:sz="0" w:space="0" w:color="auto"/>
          </w:divBdr>
        </w:div>
        <w:div w:id="919674878">
          <w:marLeft w:val="1166"/>
          <w:marRight w:val="0"/>
          <w:marTop w:val="77"/>
          <w:marBottom w:val="0"/>
          <w:divBdr>
            <w:top w:val="none" w:sz="0" w:space="0" w:color="auto"/>
            <w:left w:val="none" w:sz="0" w:space="0" w:color="auto"/>
            <w:bottom w:val="none" w:sz="0" w:space="0" w:color="auto"/>
            <w:right w:val="none" w:sz="0" w:space="0" w:color="auto"/>
          </w:divBdr>
        </w:div>
        <w:div w:id="1431119690">
          <w:marLeft w:val="2520"/>
          <w:marRight w:val="0"/>
          <w:marTop w:val="67"/>
          <w:marBottom w:val="0"/>
          <w:divBdr>
            <w:top w:val="none" w:sz="0" w:space="0" w:color="auto"/>
            <w:left w:val="none" w:sz="0" w:space="0" w:color="auto"/>
            <w:bottom w:val="none" w:sz="0" w:space="0" w:color="auto"/>
            <w:right w:val="none" w:sz="0" w:space="0" w:color="auto"/>
          </w:divBdr>
        </w:div>
        <w:div w:id="1464152438">
          <w:marLeft w:val="2520"/>
          <w:marRight w:val="0"/>
          <w:marTop w:val="67"/>
          <w:marBottom w:val="0"/>
          <w:divBdr>
            <w:top w:val="none" w:sz="0" w:space="0" w:color="auto"/>
            <w:left w:val="none" w:sz="0" w:space="0" w:color="auto"/>
            <w:bottom w:val="none" w:sz="0" w:space="0" w:color="auto"/>
            <w:right w:val="none" w:sz="0" w:space="0" w:color="auto"/>
          </w:divBdr>
        </w:div>
        <w:div w:id="1530337624">
          <w:marLeft w:val="1166"/>
          <w:marRight w:val="0"/>
          <w:marTop w:val="77"/>
          <w:marBottom w:val="0"/>
          <w:divBdr>
            <w:top w:val="none" w:sz="0" w:space="0" w:color="auto"/>
            <w:left w:val="none" w:sz="0" w:space="0" w:color="auto"/>
            <w:bottom w:val="none" w:sz="0" w:space="0" w:color="auto"/>
            <w:right w:val="none" w:sz="0" w:space="0" w:color="auto"/>
          </w:divBdr>
        </w:div>
        <w:div w:id="1624195328">
          <w:marLeft w:val="1166"/>
          <w:marRight w:val="0"/>
          <w:marTop w:val="120"/>
          <w:marBottom w:val="0"/>
          <w:divBdr>
            <w:top w:val="none" w:sz="0" w:space="0" w:color="auto"/>
            <w:left w:val="none" w:sz="0" w:space="0" w:color="auto"/>
            <w:bottom w:val="none" w:sz="0" w:space="0" w:color="auto"/>
            <w:right w:val="none" w:sz="0" w:space="0" w:color="auto"/>
          </w:divBdr>
        </w:div>
        <w:div w:id="1796175951">
          <w:marLeft w:val="547"/>
          <w:marRight w:val="0"/>
          <w:marTop w:val="120"/>
          <w:marBottom w:val="0"/>
          <w:divBdr>
            <w:top w:val="none" w:sz="0" w:space="0" w:color="auto"/>
            <w:left w:val="none" w:sz="0" w:space="0" w:color="auto"/>
            <w:bottom w:val="none" w:sz="0" w:space="0" w:color="auto"/>
            <w:right w:val="none" w:sz="0" w:space="0" w:color="auto"/>
          </w:divBdr>
        </w:div>
        <w:div w:id="2014645265">
          <w:marLeft w:val="1166"/>
          <w:marRight w:val="0"/>
          <w:marTop w:val="77"/>
          <w:marBottom w:val="0"/>
          <w:divBdr>
            <w:top w:val="none" w:sz="0" w:space="0" w:color="auto"/>
            <w:left w:val="none" w:sz="0" w:space="0" w:color="auto"/>
            <w:bottom w:val="none" w:sz="0" w:space="0" w:color="auto"/>
            <w:right w:val="none" w:sz="0" w:space="0" w:color="auto"/>
          </w:divBdr>
        </w:div>
      </w:divsChild>
    </w:div>
    <w:div w:id="1978149154">
      <w:bodyDiv w:val="1"/>
      <w:marLeft w:val="0"/>
      <w:marRight w:val="0"/>
      <w:marTop w:val="0"/>
      <w:marBottom w:val="0"/>
      <w:divBdr>
        <w:top w:val="none" w:sz="0" w:space="0" w:color="auto"/>
        <w:left w:val="none" w:sz="0" w:space="0" w:color="auto"/>
        <w:bottom w:val="none" w:sz="0" w:space="0" w:color="auto"/>
        <w:right w:val="none" w:sz="0" w:space="0" w:color="auto"/>
      </w:divBdr>
    </w:div>
    <w:div w:id="1978415219">
      <w:bodyDiv w:val="1"/>
      <w:marLeft w:val="0"/>
      <w:marRight w:val="0"/>
      <w:marTop w:val="0"/>
      <w:marBottom w:val="0"/>
      <w:divBdr>
        <w:top w:val="none" w:sz="0" w:space="0" w:color="auto"/>
        <w:left w:val="none" w:sz="0" w:space="0" w:color="auto"/>
        <w:bottom w:val="none" w:sz="0" w:space="0" w:color="auto"/>
        <w:right w:val="none" w:sz="0" w:space="0" w:color="auto"/>
      </w:divBdr>
    </w:div>
    <w:div w:id="1979341048">
      <w:bodyDiv w:val="1"/>
      <w:marLeft w:val="0"/>
      <w:marRight w:val="0"/>
      <w:marTop w:val="0"/>
      <w:marBottom w:val="0"/>
      <w:divBdr>
        <w:top w:val="none" w:sz="0" w:space="0" w:color="auto"/>
        <w:left w:val="none" w:sz="0" w:space="0" w:color="auto"/>
        <w:bottom w:val="none" w:sz="0" w:space="0" w:color="auto"/>
        <w:right w:val="none" w:sz="0" w:space="0" w:color="auto"/>
      </w:divBdr>
    </w:div>
    <w:div w:id="1980454231">
      <w:bodyDiv w:val="1"/>
      <w:marLeft w:val="0"/>
      <w:marRight w:val="0"/>
      <w:marTop w:val="0"/>
      <w:marBottom w:val="0"/>
      <w:divBdr>
        <w:top w:val="none" w:sz="0" w:space="0" w:color="auto"/>
        <w:left w:val="none" w:sz="0" w:space="0" w:color="auto"/>
        <w:bottom w:val="none" w:sz="0" w:space="0" w:color="auto"/>
        <w:right w:val="none" w:sz="0" w:space="0" w:color="auto"/>
      </w:divBdr>
    </w:div>
    <w:div w:id="1980574745">
      <w:bodyDiv w:val="1"/>
      <w:marLeft w:val="0"/>
      <w:marRight w:val="0"/>
      <w:marTop w:val="0"/>
      <w:marBottom w:val="0"/>
      <w:divBdr>
        <w:top w:val="none" w:sz="0" w:space="0" w:color="auto"/>
        <w:left w:val="none" w:sz="0" w:space="0" w:color="auto"/>
        <w:bottom w:val="none" w:sz="0" w:space="0" w:color="auto"/>
        <w:right w:val="none" w:sz="0" w:space="0" w:color="auto"/>
      </w:divBdr>
    </w:div>
    <w:div w:id="1981302765">
      <w:bodyDiv w:val="1"/>
      <w:marLeft w:val="0"/>
      <w:marRight w:val="0"/>
      <w:marTop w:val="0"/>
      <w:marBottom w:val="0"/>
      <w:divBdr>
        <w:top w:val="none" w:sz="0" w:space="0" w:color="auto"/>
        <w:left w:val="none" w:sz="0" w:space="0" w:color="auto"/>
        <w:bottom w:val="none" w:sz="0" w:space="0" w:color="auto"/>
        <w:right w:val="none" w:sz="0" w:space="0" w:color="auto"/>
      </w:divBdr>
      <w:divsChild>
        <w:div w:id="193733485">
          <w:marLeft w:val="547"/>
          <w:marRight w:val="0"/>
          <w:marTop w:val="96"/>
          <w:marBottom w:val="0"/>
          <w:divBdr>
            <w:top w:val="none" w:sz="0" w:space="0" w:color="auto"/>
            <w:left w:val="none" w:sz="0" w:space="0" w:color="auto"/>
            <w:bottom w:val="none" w:sz="0" w:space="0" w:color="auto"/>
            <w:right w:val="none" w:sz="0" w:space="0" w:color="auto"/>
          </w:divBdr>
        </w:div>
        <w:div w:id="997804240">
          <w:marLeft w:val="547"/>
          <w:marRight w:val="0"/>
          <w:marTop w:val="96"/>
          <w:marBottom w:val="0"/>
          <w:divBdr>
            <w:top w:val="none" w:sz="0" w:space="0" w:color="auto"/>
            <w:left w:val="none" w:sz="0" w:space="0" w:color="auto"/>
            <w:bottom w:val="none" w:sz="0" w:space="0" w:color="auto"/>
            <w:right w:val="none" w:sz="0" w:space="0" w:color="auto"/>
          </w:divBdr>
        </w:div>
        <w:div w:id="1134374514">
          <w:marLeft w:val="547"/>
          <w:marRight w:val="0"/>
          <w:marTop w:val="96"/>
          <w:marBottom w:val="0"/>
          <w:divBdr>
            <w:top w:val="none" w:sz="0" w:space="0" w:color="auto"/>
            <w:left w:val="none" w:sz="0" w:space="0" w:color="auto"/>
            <w:bottom w:val="none" w:sz="0" w:space="0" w:color="auto"/>
            <w:right w:val="none" w:sz="0" w:space="0" w:color="auto"/>
          </w:divBdr>
        </w:div>
        <w:div w:id="1854370690">
          <w:marLeft w:val="547"/>
          <w:marRight w:val="0"/>
          <w:marTop w:val="96"/>
          <w:marBottom w:val="0"/>
          <w:divBdr>
            <w:top w:val="none" w:sz="0" w:space="0" w:color="auto"/>
            <w:left w:val="none" w:sz="0" w:space="0" w:color="auto"/>
            <w:bottom w:val="none" w:sz="0" w:space="0" w:color="auto"/>
            <w:right w:val="none" w:sz="0" w:space="0" w:color="auto"/>
          </w:divBdr>
        </w:div>
      </w:divsChild>
    </w:div>
    <w:div w:id="1981423174">
      <w:bodyDiv w:val="1"/>
      <w:marLeft w:val="0"/>
      <w:marRight w:val="0"/>
      <w:marTop w:val="0"/>
      <w:marBottom w:val="0"/>
      <w:divBdr>
        <w:top w:val="none" w:sz="0" w:space="0" w:color="auto"/>
        <w:left w:val="none" w:sz="0" w:space="0" w:color="auto"/>
        <w:bottom w:val="none" w:sz="0" w:space="0" w:color="auto"/>
        <w:right w:val="none" w:sz="0" w:space="0" w:color="auto"/>
      </w:divBdr>
    </w:div>
    <w:div w:id="1981568892">
      <w:bodyDiv w:val="1"/>
      <w:marLeft w:val="0"/>
      <w:marRight w:val="0"/>
      <w:marTop w:val="0"/>
      <w:marBottom w:val="0"/>
      <w:divBdr>
        <w:top w:val="none" w:sz="0" w:space="0" w:color="auto"/>
        <w:left w:val="none" w:sz="0" w:space="0" w:color="auto"/>
        <w:bottom w:val="none" w:sz="0" w:space="0" w:color="auto"/>
        <w:right w:val="none" w:sz="0" w:space="0" w:color="auto"/>
      </w:divBdr>
    </w:div>
    <w:div w:id="1983197172">
      <w:bodyDiv w:val="1"/>
      <w:marLeft w:val="0"/>
      <w:marRight w:val="0"/>
      <w:marTop w:val="0"/>
      <w:marBottom w:val="0"/>
      <w:divBdr>
        <w:top w:val="none" w:sz="0" w:space="0" w:color="auto"/>
        <w:left w:val="none" w:sz="0" w:space="0" w:color="auto"/>
        <w:bottom w:val="none" w:sz="0" w:space="0" w:color="auto"/>
        <w:right w:val="none" w:sz="0" w:space="0" w:color="auto"/>
      </w:divBdr>
    </w:div>
    <w:div w:id="1986086326">
      <w:bodyDiv w:val="1"/>
      <w:marLeft w:val="0"/>
      <w:marRight w:val="0"/>
      <w:marTop w:val="0"/>
      <w:marBottom w:val="0"/>
      <w:divBdr>
        <w:top w:val="none" w:sz="0" w:space="0" w:color="auto"/>
        <w:left w:val="none" w:sz="0" w:space="0" w:color="auto"/>
        <w:bottom w:val="none" w:sz="0" w:space="0" w:color="auto"/>
        <w:right w:val="none" w:sz="0" w:space="0" w:color="auto"/>
      </w:divBdr>
      <w:divsChild>
        <w:div w:id="46148898">
          <w:marLeft w:val="1166"/>
          <w:marRight w:val="0"/>
          <w:marTop w:val="115"/>
          <w:marBottom w:val="0"/>
          <w:divBdr>
            <w:top w:val="none" w:sz="0" w:space="0" w:color="auto"/>
            <w:left w:val="none" w:sz="0" w:space="0" w:color="auto"/>
            <w:bottom w:val="none" w:sz="0" w:space="0" w:color="auto"/>
            <w:right w:val="none" w:sz="0" w:space="0" w:color="auto"/>
          </w:divBdr>
        </w:div>
        <w:div w:id="244416202">
          <w:marLeft w:val="547"/>
          <w:marRight w:val="0"/>
          <w:marTop w:val="134"/>
          <w:marBottom w:val="0"/>
          <w:divBdr>
            <w:top w:val="none" w:sz="0" w:space="0" w:color="auto"/>
            <w:left w:val="none" w:sz="0" w:space="0" w:color="auto"/>
            <w:bottom w:val="none" w:sz="0" w:space="0" w:color="auto"/>
            <w:right w:val="none" w:sz="0" w:space="0" w:color="auto"/>
          </w:divBdr>
        </w:div>
        <w:div w:id="445467139">
          <w:marLeft w:val="1166"/>
          <w:marRight w:val="0"/>
          <w:marTop w:val="115"/>
          <w:marBottom w:val="0"/>
          <w:divBdr>
            <w:top w:val="none" w:sz="0" w:space="0" w:color="auto"/>
            <w:left w:val="none" w:sz="0" w:space="0" w:color="auto"/>
            <w:bottom w:val="none" w:sz="0" w:space="0" w:color="auto"/>
            <w:right w:val="none" w:sz="0" w:space="0" w:color="auto"/>
          </w:divBdr>
        </w:div>
      </w:divsChild>
    </w:div>
    <w:div w:id="1986659497">
      <w:bodyDiv w:val="1"/>
      <w:marLeft w:val="0"/>
      <w:marRight w:val="0"/>
      <w:marTop w:val="0"/>
      <w:marBottom w:val="0"/>
      <w:divBdr>
        <w:top w:val="none" w:sz="0" w:space="0" w:color="auto"/>
        <w:left w:val="none" w:sz="0" w:space="0" w:color="auto"/>
        <w:bottom w:val="none" w:sz="0" w:space="0" w:color="auto"/>
        <w:right w:val="none" w:sz="0" w:space="0" w:color="auto"/>
      </w:divBdr>
    </w:div>
    <w:div w:id="1987277677">
      <w:bodyDiv w:val="1"/>
      <w:marLeft w:val="0"/>
      <w:marRight w:val="0"/>
      <w:marTop w:val="0"/>
      <w:marBottom w:val="0"/>
      <w:divBdr>
        <w:top w:val="none" w:sz="0" w:space="0" w:color="auto"/>
        <w:left w:val="none" w:sz="0" w:space="0" w:color="auto"/>
        <w:bottom w:val="none" w:sz="0" w:space="0" w:color="auto"/>
        <w:right w:val="none" w:sz="0" w:space="0" w:color="auto"/>
      </w:divBdr>
    </w:div>
    <w:div w:id="1987541192">
      <w:bodyDiv w:val="1"/>
      <w:marLeft w:val="0"/>
      <w:marRight w:val="0"/>
      <w:marTop w:val="0"/>
      <w:marBottom w:val="0"/>
      <w:divBdr>
        <w:top w:val="none" w:sz="0" w:space="0" w:color="auto"/>
        <w:left w:val="none" w:sz="0" w:space="0" w:color="auto"/>
        <w:bottom w:val="none" w:sz="0" w:space="0" w:color="auto"/>
        <w:right w:val="none" w:sz="0" w:space="0" w:color="auto"/>
      </w:divBdr>
    </w:div>
    <w:div w:id="1987780791">
      <w:bodyDiv w:val="1"/>
      <w:marLeft w:val="0"/>
      <w:marRight w:val="0"/>
      <w:marTop w:val="0"/>
      <w:marBottom w:val="0"/>
      <w:divBdr>
        <w:top w:val="none" w:sz="0" w:space="0" w:color="auto"/>
        <w:left w:val="none" w:sz="0" w:space="0" w:color="auto"/>
        <w:bottom w:val="none" w:sz="0" w:space="0" w:color="auto"/>
        <w:right w:val="none" w:sz="0" w:space="0" w:color="auto"/>
      </w:divBdr>
    </w:div>
    <w:div w:id="1989241849">
      <w:bodyDiv w:val="1"/>
      <w:marLeft w:val="0"/>
      <w:marRight w:val="0"/>
      <w:marTop w:val="0"/>
      <w:marBottom w:val="0"/>
      <w:divBdr>
        <w:top w:val="none" w:sz="0" w:space="0" w:color="auto"/>
        <w:left w:val="none" w:sz="0" w:space="0" w:color="auto"/>
        <w:bottom w:val="none" w:sz="0" w:space="0" w:color="auto"/>
        <w:right w:val="none" w:sz="0" w:space="0" w:color="auto"/>
      </w:divBdr>
      <w:divsChild>
        <w:div w:id="247470556">
          <w:marLeft w:val="547"/>
          <w:marRight w:val="0"/>
          <w:marTop w:val="106"/>
          <w:marBottom w:val="0"/>
          <w:divBdr>
            <w:top w:val="none" w:sz="0" w:space="0" w:color="auto"/>
            <w:left w:val="none" w:sz="0" w:space="0" w:color="auto"/>
            <w:bottom w:val="none" w:sz="0" w:space="0" w:color="auto"/>
            <w:right w:val="none" w:sz="0" w:space="0" w:color="auto"/>
          </w:divBdr>
        </w:div>
        <w:div w:id="1602757868">
          <w:marLeft w:val="547"/>
          <w:marRight w:val="0"/>
          <w:marTop w:val="106"/>
          <w:marBottom w:val="0"/>
          <w:divBdr>
            <w:top w:val="none" w:sz="0" w:space="0" w:color="auto"/>
            <w:left w:val="none" w:sz="0" w:space="0" w:color="auto"/>
            <w:bottom w:val="none" w:sz="0" w:space="0" w:color="auto"/>
            <w:right w:val="none" w:sz="0" w:space="0" w:color="auto"/>
          </w:divBdr>
        </w:div>
        <w:div w:id="2100102874">
          <w:marLeft w:val="547"/>
          <w:marRight w:val="0"/>
          <w:marTop w:val="106"/>
          <w:marBottom w:val="0"/>
          <w:divBdr>
            <w:top w:val="none" w:sz="0" w:space="0" w:color="auto"/>
            <w:left w:val="none" w:sz="0" w:space="0" w:color="auto"/>
            <w:bottom w:val="none" w:sz="0" w:space="0" w:color="auto"/>
            <w:right w:val="none" w:sz="0" w:space="0" w:color="auto"/>
          </w:divBdr>
        </w:div>
      </w:divsChild>
    </w:div>
    <w:div w:id="1989548316">
      <w:bodyDiv w:val="1"/>
      <w:marLeft w:val="0"/>
      <w:marRight w:val="0"/>
      <w:marTop w:val="0"/>
      <w:marBottom w:val="0"/>
      <w:divBdr>
        <w:top w:val="none" w:sz="0" w:space="0" w:color="auto"/>
        <w:left w:val="none" w:sz="0" w:space="0" w:color="auto"/>
        <w:bottom w:val="none" w:sz="0" w:space="0" w:color="auto"/>
        <w:right w:val="none" w:sz="0" w:space="0" w:color="auto"/>
      </w:divBdr>
    </w:div>
    <w:div w:id="1990085687">
      <w:bodyDiv w:val="1"/>
      <w:marLeft w:val="0"/>
      <w:marRight w:val="0"/>
      <w:marTop w:val="0"/>
      <w:marBottom w:val="0"/>
      <w:divBdr>
        <w:top w:val="none" w:sz="0" w:space="0" w:color="auto"/>
        <w:left w:val="none" w:sz="0" w:space="0" w:color="auto"/>
        <w:bottom w:val="none" w:sz="0" w:space="0" w:color="auto"/>
        <w:right w:val="none" w:sz="0" w:space="0" w:color="auto"/>
      </w:divBdr>
    </w:div>
    <w:div w:id="1990160934">
      <w:bodyDiv w:val="1"/>
      <w:marLeft w:val="0"/>
      <w:marRight w:val="0"/>
      <w:marTop w:val="0"/>
      <w:marBottom w:val="0"/>
      <w:divBdr>
        <w:top w:val="none" w:sz="0" w:space="0" w:color="auto"/>
        <w:left w:val="none" w:sz="0" w:space="0" w:color="auto"/>
        <w:bottom w:val="none" w:sz="0" w:space="0" w:color="auto"/>
        <w:right w:val="none" w:sz="0" w:space="0" w:color="auto"/>
      </w:divBdr>
      <w:divsChild>
        <w:div w:id="274294496">
          <w:marLeft w:val="547"/>
          <w:marRight w:val="0"/>
          <w:marTop w:val="134"/>
          <w:marBottom w:val="0"/>
          <w:divBdr>
            <w:top w:val="none" w:sz="0" w:space="0" w:color="auto"/>
            <w:left w:val="none" w:sz="0" w:space="0" w:color="auto"/>
            <w:bottom w:val="none" w:sz="0" w:space="0" w:color="auto"/>
            <w:right w:val="none" w:sz="0" w:space="0" w:color="auto"/>
          </w:divBdr>
        </w:div>
        <w:div w:id="389622158">
          <w:marLeft w:val="547"/>
          <w:marRight w:val="0"/>
          <w:marTop w:val="134"/>
          <w:marBottom w:val="0"/>
          <w:divBdr>
            <w:top w:val="none" w:sz="0" w:space="0" w:color="auto"/>
            <w:left w:val="none" w:sz="0" w:space="0" w:color="auto"/>
            <w:bottom w:val="none" w:sz="0" w:space="0" w:color="auto"/>
            <w:right w:val="none" w:sz="0" w:space="0" w:color="auto"/>
          </w:divBdr>
        </w:div>
        <w:div w:id="479158208">
          <w:marLeft w:val="1166"/>
          <w:marRight w:val="0"/>
          <w:marTop w:val="115"/>
          <w:marBottom w:val="0"/>
          <w:divBdr>
            <w:top w:val="none" w:sz="0" w:space="0" w:color="auto"/>
            <w:left w:val="none" w:sz="0" w:space="0" w:color="auto"/>
            <w:bottom w:val="none" w:sz="0" w:space="0" w:color="auto"/>
            <w:right w:val="none" w:sz="0" w:space="0" w:color="auto"/>
          </w:divBdr>
        </w:div>
        <w:div w:id="679161935">
          <w:marLeft w:val="1800"/>
          <w:marRight w:val="0"/>
          <w:marTop w:val="96"/>
          <w:marBottom w:val="0"/>
          <w:divBdr>
            <w:top w:val="none" w:sz="0" w:space="0" w:color="auto"/>
            <w:left w:val="none" w:sz="0" w:space="0" w:color="auto"/>
            <w:bottom w:val="none" w:sz="0" w:space="0" w:color="auto"/>
            <w:right w:val="none" w:sz="0" w:space="0" w:color="auto"/>
          </w:divBdr>
        </w:div>
        <w:div w:id="774979839">
          <w:marLeft w:val="1166"/>
          <w:marRight w:val="0"/>
          <w:marTop w:val="115"/>
          <w:marBottom w:val="0"/>
          <w:divBdr>
            <w:top w:val="none" w:sz="0" w:space="0" w:color="auto"/>
            <w:left w:val="none" w:sz="0" w:space="0" w:color="auto"/>
            <w:bottom w:val="none" w:sz="0" w:space="0" w:color="auto"/>
            <w:right w:val="none" w:sz="0" w:space="0" w:color="auto"/>
          </w:divBdr>
        </w:div>
        <w:div w:id="1466504489">
          <w:marLeft w:val="1166"/>
          <w:marRight w:val="0"/>
          <w:marTop w:val="115"/>
          <w:marBottom w:val="0"/>
          <w:divBdr>
            <w:top w:val="none" w:sz="0" w:space="0" w:color="auto"/>
            <w:left w:val="none" w:sz="0" w:space="0" w:color="auto"/>
            <w:bottom w:val="none" w:sz="0" w:space="0" w:color="auto"/>
            <w:right w:val="none" w:sz="0" w:space="0" w:color="auto"/>
          </w:divBdr>
        </w:div>
        <w:div w:id="2027360824">
          <w:marLeft w:val="1800"/>
          <w:marRight w:val="0"/>
          <w:marTop w:val="96"/>
          <w:marBottom w:val="0"/>
          <w:divBdr>
            <w:top w:val="none" w:sz="0" w:space="0" w:color="auto"/>
            <w:left w:val="none" w:sz="0" w:space="0" w:color="auto"/>
            <w:bottom w:val="none" w:sz="0" w:space="0" w:color="auto"/>
            <w:right w:val="none" w:sz="0" w:space="0" w:color="auto"/>
          </w:divBdr>
        </w:div>
      </w:divsChild>
    </w:div>
    <w:div w:id="1990936627">
      <w:bodyDiv w:val="1"/>
      <w:marLeft w:val="0"/>
      <w:marRight w:val="0"/>
      <w:marTop w:val="0"/>
      <w:marBottom w:val="0"/>
      <w:divBdr>
        <w:top w:val="none" w:sz="0" w:space="0" w:color="auto"/>
        <w:left w:val="none" w:sz="0" w:space="0" w:color="auto"/>
        <w:bottom w:val="none" w:sz="0" w:space="0" w:color="auto"/>
        <w:right w:val="none" w:sz="0" w:space="0" w:color="auto"/>
      </w:divBdr>
      <w:divsChild>
        <w:div w:id="290984401">
          <w:marLeft w:val="1166"/>
          <w:marRight w:val="0"/>
          <w:marTop w:val="96"/>
          <w:marBottom w:val="120"/>
          <w:divBdr>
            <w:top w:val="none" w:sz="0" w:space="0" w:color="auto"/>
            <w:left w:val="none" w:sz="0" w:space="0" w:color="auto"/>
            <w:bottom w:val="none" w:sz="0" w:space="0" w:color="auto"/>
            <w:right w:val="none" w:sz="0" w:space="0" w:color="auto"/>
          </w:divBdr>
        </w:div>
        <w:div w:id="1046174633">
          <w:marLeft w:val="547"/>
          <w:marRight w:val="0"/>
          <w:marTop w:val="115"/>
          <w:marBottom w:val="120"/>
          <w:divBdr>
            <w:top w:val="none" w:sz="0" w:space="0" w:color="auto"/>
            <w:left w:val="none" w:sz="0" w:space="0" w:color="auto"/>
            <w:bottom w:val="none" w:sz="0" w:space="0" w:color="auto"/>
            <w:right w:val="none" w:sz="0" w:space="0" w:color="auto"/>
          </w:divBdr>
        </w:div>
        <w:div w:id="1108281158">
          <w:marLeft w:val="547"/>
          <w:marRight w:val="0"/>
          <w:marTop w:val="115"/>
          <w:marBottom w:val="120"/>
          <w:divBdr>
            <w:top w:val="none" w:sz="0" w:space="0" w:color="auto"/>
            <w:left w:val="none" w:sz="0" w:space="0" w:color="auto"/>
            <w:bottom w:val="none" w:sz="0" w:space="0" w:color="auto"/>
            <w:right w:val="none" w:sz="0" w:space="0" w:color="auto"/>
          </w:divBdr>
        </w:div>
        <w:div w:id="1153182983">
          <w:marLeft w:val="1166"/>
          <w:marRight w:val="0"/>
          <w:marTop w:val="96"/>
          <w:marBottom w:val="120"/>
          <w:divBdr>
            <w:top w:val="none" w:sz="0" w:space="0" w:color="auto"/>
            <w:left w:val="none" w:sz="0" w:space="0" w:color="auto"/>
            <w:bottom w:val="none" w:sz="0" w:space="0" w:color="auto"/>
            <w:right w:val="none" w:sz="0" w:space="0" w:color="auto"/>
          </w:divBdr>
        </w:div>
        <w:div w:id="1671323735">
          <w:marLeft w:val="1166"/>
          <w:marRight w:val="0"/>
          <w:marTop w:val="96"/>
          <w:marBottom w:val="120"/>
          <w:divBdr>
            <w:top w:val="none" w:sz="0" w:space="0" w:color="auto"/>
            <w:left w:val="none" w:sz="0" w:space="0" w:color="auto"/>
            <w:bottom w:val="none" w:sz="0" w:space="0" w:color="auto"/>
            <w:right w:val="none" w:sz="0" w:space="0" w:color="auto"/>
          </w:divBdr>
        </w:div>
      </w:divsChild>
    </w:div>
    <w:div w:id="1993169567">
      <w:bodyDiv w:val="1"/>
      <w:marLeft w:val="0"/>
      <w:marRight w:val="0"/>
      <w:marTop w:val="0"/>
      <w:marBottom w:val="0"/>
      <w:divBdr>
        <w:top w:val="none" w:sz="0" w:space="0" w:color="auto"/>
        <w:left w:val="none" w:sz="0" w:space="0" w:color="auto"/>
        <w:bottom w:val="none" w:sz="0" w:space="0" w:color="auto"/>
        <w:right w:val="none" w:sz="0" w:space="0" w:color="auto"/>
      </w:divBdr>
    </w:div>
    <w:div w:id="1993867544">
      <w:bodyDiv w:val="1"/>
      <w:marLeft w:val="0"/>
      <w:marRight w:val="0"/>
      <w:marTop w:val="0"/>
      <w:marBottom w:val="0"/>
      <w:divBdr>
        <w:top w:val="none" w:sz="0" w:space="0" w:color="auto"/>
        <w:left w:val="none" w:sz="0" w:space="0" w:color="auto"/>
        <w:bottom w:val="none" w:sz="0" w:space="0" w:color="auto"/>
        <w:right w:val="none" w:sz="0" w:space="0" w:color="auto"/>
      </w:divBdr>
    </w:div>
    <w:div w:id="1994410212">
      <w:bodyDiv w:val="1"/>
      <w:marLeft w:val="0"/>
      <w:marRight w:val="0"/>
      <w:marTop w:val="0"/>
      <w:marBottom w:val="0"/>
      <w:divBdr>
        <w:top w:val="none" w:sz="0" w:space="0" w:color="auto"/>
        <w:left w:val="none" w:sz="0" w:space="0" w:color="auto"/>
        <w:bottom w:val="none" w:sz="0" w:space="0" w:color="auto"/>
        <w:right w:val="none" w:sz="0" w:space="0" w:color="auto"/>
      </w:divBdr>
    </w:div>
    <w:div w:id="1994485433">
      <w:bodyDiv w:val="1"/>
      <w:marLeft w:val="0"/>
      <w:marRight w:val="0"/>
      <w:marTop w:val="0"/>
      <w:marBottom w:val="0"/>
      <w:divBdr>
        <w:top w:val="none" w:sz="0" w:space="0" w:color="auto"/>
        <w:left w:val="none" w:sz="0" w:space="0" w:color="auto"/>
        <w:bottom w:val="none" w:sz="0" w:space="0" w:color="auto"/>
        <w:right w:val="none" w:sz="0" w:space="0" w:color="auto"/>
      </w:divBdr>
      <w:divsChild>
        <w:div w:id="180556264">
          <w:marLeft w:val="547"/>
          <w:marRight w:val="0"/>
          <w:marTop w:val="134"/>
          <w:marBottom w:val="0"/>
          <w:divBdr>
            <w:top w:val="none" w:sz="0" w:space="0" w:color="auto"/>
            <w:left w:val="none" w:sz="0" w:space="0" w:color="auto"/>
            <w:bottom w:val="none" w:sz="0" w:space="0" w:color="auto"/>
            <w:right w:val="none" w:sz="0" w:space="0" w:color="auto"/>
          </w:divBdr>
        </w:div>
        <w:div w:id="994800645">
          <w:marLeft w:val="1166"/>
          <w:marRight w:val="0"/>
          <w:marTop w:val="115"/>
          <w:marBottom w:val="0"/>
          <w:divBdr>
            <w:top w:val="none" w:sz="0" w:space="0" w:color="auto"/>
            <w:left w:val="none" w:sz="0" w:space="0" w:color="auto"/>
            <w:bottom w:val="none" w:sz="0" w:space="0" w:color="auto"/>
            <w:right w:val="none" w:sz="0" w:space="0" w:color="auto"/>
          </w:divBdr>
        </w:div>
        <w:div w:id="1311444954">
          <w:marLeft w:val="547"/>
          <w:marRight w:val="0"/>
          <w:marTop w:val="134"/>
          <w:marBottom w:val="0"/>
          <w:divBdr>
            <w:top w:val="none" w:sz="0" w:space="0" w:color="auto"/>
            <w:left w:val="none" w:sz="0" w:space="0" w:color="auto"/>
            <w:bottom w:val="none" w:sz="0" w:space="0" w:color="auto"/>
            <w:right w:val="none" w:sz="0" w:space="0" w:color="auto"/>
          </w:divBdr>
        </w:div>
        <w:div w:id="2143307669">
          <w:marLeft w:val="1166"/>
          <w:marRight w:val="0"/>
          <w:marTop w:val="115"/>
          <w:marBottom w:val="0"/>
          <w:divBdr>
            <w:top w:val="none" w:sz="0" w:space="0" w:color="auto"/>
            <w:left w:val="none" w:sz="0" w:space="0" w:color="auto"/>
            <w:bottom w:val="none" w:sz="0" w:space="0" w:color="auto"/>
            <w:right w:val="none" w:sz="0" w:space="0" w:color="auto"/>
          </w:divBdr>
        </w:div>
      </w:divsChild>
    </w:div>
    <w:div w:id="1994605916">
      <w:bodyDiv w:val="1"/>
      <w:marLeft w:val="0"/>
      <w:marRight w:val="0"/>
      <w:marTop w:val="0"/>
      <w:marBottom w:val="0"/>
      <w:divBdr>
        <w:top w:val="none" w:sz="0" w:space="0" w:color="auto"/>
        <w:left w:val="none" w:sz="0" w:space="0" w:color="auto"/>
        <w:bottom w:val="none" w:sz="0" w:space="0" w:color="auto"/>
        <w:right w:val="none" w:sz="0" w:space="0" w:color="auto"/>
      </w:divBdr>
    </w:div>
    <w:div w:id="1996955610">
      <w:bodyDiv w:val="1"/>
      <w:marLeft w:val="0"/>
      <w:marRight w:val="0"/>
      <w:marTop w:val="0"/>
      <w:marBottom w:val="0"/>
      <w:divBdr>
        <w:top w:val="none" w:sz="0" w:space="0" w:color="auto"/>
        <w:left w:val="none" w:sz="0" w:space="0" w:color="auto"/>
        <w:bottom w:val="none" w:sz="0" w:space="0" w:color="auto"/>
        <w:right w:val="none" w:sz="0" w:space="0" w:color="auto"/>
      </w:divBdr>
    </w:div>
    <w:div w:id="1997606380">
      <w:bodyDiv w:val="1"/>
      <w:marLeft w:val="0"/>
      <w:marRight w:val="0"/>
      <w:marTop w:val="0"/>
      <w:marBottom w:val="0"/>
      <w:divBdr>
        <w:top w:val="none" w:sz="0" w:space="0" w:color="auto"/>
        <w:left w:val="none" w:sz="0" w:space="0" w:color="auto"/>
        <w:bottom w:val="none" w:sz="0" w:space="0" w:color="auto"/>
        <w:right w:val="none" w:sz="0" w:space="0" w:color="auto"/>
      </w:divBdr>
      <w:divsChild>
        <w:div w:id="292488226">
          <w:marLeft w:val="1166"/>
          <w:marRight w:val="0"/>
          <w:marTop w:val="125"/>
          <w:marBottom w:val="0"/>
          <w:divBdr>
            <w:top w:val="none" w:sz="0" w:space="0" w:color="auto"/>
            <w:left w:val="none" w:sz="0" w:space="0" w:color="auto"/>
            <w:bottom w:val="none" w:sz="0" w:space="0" w:color="auto"/>
            <w:right w:val="none" w:sz="0" w:space="0" w:color="auto"/>
          </w:divBdr>
        </w:div>
        <w:div w:id="872305537">
          <w:marLeft w:val="547"/>
          <w:marRight w:val="0"/>
          <w:marTop w:val="144"/>
          <w:marBottom w:val="0"/>
          <w:divBdr>
            <w:top w:val="none" w:sz="0" w:space="0" w:color="auto"/>
            <w:left w:val="none" w:sz="0" w:space="0" w:color="auto"/>
            <w:bottom w:val="none" w:sz="0" w:space="0" w:color="auto"/>
            <w:right w:val="none" w:sz="0" w:space="0" w:color="auto"/>
          </w:divBdr>
        </w:div>
        <w:div w:id="1558932899">
          <w:marLeft w:val="1166"/>
          <w:marRight w:val="0"/>
          <w:marTop w:val="125"/>
          <w:marBottom w:val="0"/>
          <w:divBdr>
            <w:top w:val="none" w:sz="0" w:space="0" w:color="auto"/>
            <w:left w:val="none" w:sz="0" w:space="0" w:color="auto"/>
            <w:bottom w:val="none" w:sz="0" w:space="0" w:color="auto"/>
            <w:right w:val="none" w:sz="0" w:space="0" w:color="auto"/>
          </w:divBdr>
        </w:div>
        <w:div w:id="1616253503">
          <w:marLeft w:val="1166"/>
          <w:marRight w:val="0"/>
          <w:marTop w:val="125"/>
          <w:marBottom w:val="0"/>
          <w:divBdr>
            <w:top w:val="none" w:sz="0" w:space="0" w:color="auto"/>
            <w:left w:val="none" w:sz="0" w:space="0" w:color="auto"/>
            <w:bottom w:val="none" w:sz="0" w:space="0" w:color="auto"/>
            <w:right w:val="none" w:sz="0" w:space="0" w:color="auto"/>
          </w:divBdr>
        </w:div>
      </w:divsChild>
    </w:div>
    <w:div w:id="1997758518">
      <w:bodyDiv w:val="1"/>
      <w:marLeft w:val="0"/>
      <w:marRight w:val="0"/>
      <w:marTop w:val="0"/>
      <w:marBottom w:val="0"/>
      <w:divBdr>
        <w:top w:val="none" w:sz="0" w:space="0" w:color="auto"/>
        <w:left w:val="none" w:sz="0" w:space="0" w:color="auto"/>
        <w:bottom w:val="none" w:sz="0" w:space="0" w:color="auto"/>
        <w:right w:val="none" w:sz="0" w:space="0" w:color="auto"/>
      </w:divBdr>
    </w:div>
    <w:div w:id="1997950595">
      <w:bodyDiv w:val="1"/>
      <w:marLeft w:val="0"/>
      <w:marRight w:val="0"/>
      <w:marTop w:val="0"/>
      <w:marBottom w:val="0"/>
      <w:divBdr>
        <w:top w:val="none" w:sz="0" w:space="0" w:color="auto"/>
        <w:left w:val="none" w:sz="0" w:space="0" w:color="auto"/>
        <w:bottom w:val="none" w:sz="0" w:space="0" w:color="auto"/>
        <w:right w:val="none" w:sz="0" w:space="0" w:color="auto"/>
      </w:divBdr>
    </w:div>
    <w:div w:id="1998461293">
      <w:bodyDiv w:val="1"/>
      <w:marLeft w:val="0"/>
      <w:marRight w:val="0"/>
      <w:marTop w:val="0"/>
      <w:marBottom w:val="0"/>
      <w:divBdr>
        <w:top w:val="none" w:sz="0" w:space="0" w:color="auto"/>
        <w:left w:val="none" w:sz="0" w:space="0" w:color="auto"/>
        <w:bottom w:val="none" w:sz="0" w:space="0" w:color="auto"/>
        <w:right w:val="none" w:sz="0" w:space="0" w:color="auto"/>
      </w:divBdr>
    </w:div>
    <w:div w:id="1998727533">
      <w:bodyDiv w:val="1"/>
      <w:marLeft w:val="0"/>
      <w:marRight w:val="0"/>
      <w:marTop w:val="0"/>
      <w:marBottom w:val="0"/>
      <w:divBdr>
        <w:top w:val="none" w:sz="0" w:space="0" w:color="auto"/>
        <w:left w:val="none" w:sz="0" w:space="0" w:color="auto"/>
        <w:bottom w:val="none" w:sz="0" w:space="0" w:color="auto"/>
        <w:right w:val="none" w:sz="0" w:space="0" w:color="auto"/>
      </w:divBdr>
      <w:divsChild>
        <w:div w:id="214050373">
          <w:marLeft w:val="547"/>
          <w:marRight w:val="0"/>
          <w:marTop w:val="86"/>
          <w:marBottom w:val="0"/>
          <w:divBdr>
            <w:top w:val="none" w:sz="0" w:space="0" w:color="auto"/>
            <w:left w:val="none" w:sz="0" w:space="0" w:color="auto"/>
            <w:bottom w:val="none" w:sz="0" w:space="0" w:color="auto"/>
            <w:right w:val="none" w:sz="0" w:space="0" w:color="auto"/>
          </w:divBdr>
        </w:div>
        <w:div w:id="864831890">
          <w:marLeft w:val="547"/>
          <w:marRight w:val="0"/>
          <w:marTop w:val="86"/>
          <w:marBottom w:val="0"/>
          <w:divBdr>
            <w:top w:val="none" w:sz="0" w:space="0" w:color="auto"/>
            <w:left w:val="none" w:sz="0" w:space="0" w:color="auto"/>
            <w:bottom w:val="none" w:sz="0" w:space="0" w:color="auto"/>
            <w:right w:val="none" w:sz="0" w:space="0" w:color="auto"/>
          </w:divBdr>
        </w:div>
        <w:div w:id="1229533604">
          <w:marLeft w:val="1166"/>
          <w:marRight w:val="0"/>
          <w:marTop w:val="77"/>
          <w:marBottom w:val="0"/>
          <w:divBdr>
            <w:top w:val="none" w:sz="0" w:space="0" w:color="auto"/>
            <w:left w:val="none" w:sz="0" w:space="0" w:color="auto"/>
            <w:bottom w:val="none" w:sz="0" w:space="0" w:color="auto"/>
            <w:right w:val="none" w:sz="0" w:space="0" w:color="auto"/>
          </w:divBdr>
        </w:div>
        <w:div w:id="1639843448">
          <w:marLeft w:val="1166"/>
          <w:marRight w:val="0"/>
          <w:marTop w:val="77"/>
          <w:marBottom w:val="0"/>
          <w:divBdr>
            <w:top w:val="none" w:sz="0" w:space="0" w:color="auto"/>
            <w:left w:val="none" w:sz="0" w:space="0" w:color="auto"/>
            <w:bottom w:val="none" w:sz="0" w:space="0" w:color="auto"/>
            <w:right w:val="none" w:sz="0" w:space="0" w:color="auto"/>
          </w:divBdr>
        </w:div>
      </w:divsChild>
    </w:div>
    <w:div w:id="1999458997">
      <w:bodyDiv w:val="1"/>
      <w:marLeft w:val="0"/>
      <w:marRight w:val="0"/>
      <w:marTop w:val="0"/>
      <w:marBottom w:val="0"/>
      <w:divBdr>
        <w:top w:val="none" w:sz="0" w:space="0" w:color="auto"/>
        <w:left w:val="none" w:sz="0" w:space="0" w:color="auto"/>
        <w:bottom w:val="none" w:sz="0" w:space="0" w:color="auto"/>
        <w:right w:val="none" w:sz="0" w:space="0" w:color="auto"/>
      </w:divBdr>
    </w:div>
    <w:div w:id="2000309350">
      <w:bodyDiv w:val="1"/>
      <w:marLeft w:val="0"/>
      <w:marRight w:val="0"/>
      <w:marTop w:val="0"/>
      <w:marBottom w:val="0"/>
      <w:divBdr>
        <w:top w:val="none" w:sz="0" w:space="0" w:color="auto"/>
        <w:left w:val="none" w:sz="0" w:space="0" w:color="auto"/>
        <w:bottom w:val="none" w:sz="0" w:space="0" w:color="auto"/>
        <w:right w:val="none" w:sz="0" w:space="0" w:color="auto"/>
      </w:divBdr>
    </w:div>
    <w:div w:id="2000846818">
      <w:bodyDiv w:val="1"/>
      <w:marLeft w:val="0"/>
      <w:marRight w:val="0"/>
      <w:marTop w:val="0"/>
      <w:marBottom w:val="0"/>
      <w:divBdr>
        <w:top w:val="none" w:sz="0" w:space="0" w:color="auto"/>
        <w:left w:val="none" w:sz="0" w:space="0" w:color="auto"/>
        <w:bottom w:val="none" w:sz="0" w:space="0" w:color="auto"/>
        <w:right w:val="none" w:sz="0" w:space="0" w:color="auto"/>
      </w:divBdr>
      <w:divsChild>
        <w:div w:id="998965948">
          <w:marLeft w:val="547"/>
          <w:marRight w:val="0"/>
          <w:marTop w:val="96"/>
          <w:marBottom w:val="0"/>
          <w:divBdr>
            <w:top w:val="none" w:sz="0" w:space="0" w:color="auto"/>
            <w:left w:val="none" w:sz="0" w:space="0" w:color="auto"/>
            <w:bottom w:val="none" w:sz="0" w:space="0" w:color="auto"/>
            <w:right w:val="none" w:sz="0" w:space="0" w:color="auto"/>
          </w:divBdr>
        </w:div>
        <w:div w:id="1249195325">
          <w:marLeft w:val="547"/>
          <w:marRight w:val="0"/>
          <w:marTop w:val="96"/>
          <w:marBottom w:val="0"/>
          <w:divBdr>
            <w:top w:val="none" w:sz="0" w:space="0" w:color="auto"/>
            <w:left w:val="none" w:sz="0" w:space="0" w:color="auto"/>
            <w:bottom w:val="none" w:sz="0" w:space="0" w:color="auto"/>
            <w:right w:val="none" w:sz="0" w:space="0" w:color="auto"/>
          </w:divBdr>
        </w:div>
        <w:div w:id="1864779368">
          <w:marLeft w:val="547"/>
          <w:marRight w:val="0"/>
          <w:marTop w:val="96"/>
          <w:marBottom w:val="0"/>
          <w:divBdr>
            <w:top w:val="none" w:sz="0" w:space="0" w:color="auto"/>
            <w:left w:val="none" w:sz="0" w:space="0" w:color="auto"/>
            <w:bottom w:val="none" w:sz="0" w:space="0" w:color="auto"/>
            <w:right w:val="none" w:sz="0" w:space="0" w:color="auto"/>
          </w:divBdr>
        </w:div>
      </w:divsChild>
    </w:div>
    <w:div w:id="2002150741">
      <w:bodyDiv w:val="1"/>
      <w:marLeft w:val="0"/>
      <w:marRight w:val="0"/>
      <w:marTop w:val="0"/>
      <w:marBottom w:val="0"/>
      <w:divBdr>
        <w:top w:val="none" w:sz="0" w:space="0" w:color="auto"/>
        <w:left w:val="none" w:sz="0" w:space="0" w:color="auto"/>
        <w:bottom w:val="none" w:sz="0" w:space="0" w:color="auto"/>
        <w:right w:val="none" w:sz="0" w:space="0" w:color="auto"/>
      </w:divBdr>
      <w:divsChild>
        <w:div w:id="194074993">
          <w:marLeft w:val="547"/>
          <w:marRight w:val="0"/>
          <w:marTop w:val="154"/>
          <w:marBottom w:val="0"/>
          <w:divBdr>
            <w:top w:val="none" w:sz="0" w:space="0" w:color="auto"/>
            <w:left w:val="none" w:sz="0" w:space="0" w:color="auto"/>
            <w:bottom w:val="none" w:sz="0" w:space="0" w:color="auto"/>
            <w:right w:val="none" w:sz="0" w:space="0" w:color="auto"/>
          </w:divBdr>
        </w:div>
        <w:div w:id="996499563">
          <w:marLeft w:val="1166"/>
          <w:marRight w:val="0"/>
          <w:marTop w:val="134"/>
          <w:marBottom w:val="0"/>
          <w:divBdr>
            <w:top w:val="none" w:sz="0" w:space="0" w:color="auto"/>
            <w:left w:val="none" w:sz="0" w:space="0" w:color="auto"/>
            <w:bottom w:val="none" w:sz="0" w:space="0" w:color="auto"/>
            <w:right w:val="none" w:sz="0" w:space="0" w:color="auto"/>
          </w:divBdr>
        </w:div>
        <w:div w:id="1404371668">
          <w:marLeft w:val="1166"/>
          <w:marRight w:val="0"/>
          <w:marTop w:val="134"/>
          <w:marBottom w:val="0"/>
          <w:divBdr>
            <w:top w:val="none" w:sz="0" w:space="0" w:color="auto"/>
            <w:left w:val="none" w:sz="0" w:space="0" w:color="auto"/>
            <w:bottom w:val="none" w:sz="0" w:space="0" w:color="auto"/>
            <w:right w:val="none" w:sz="0" w:space="0" w:color="auto"/>
          </w:divBdr>
        </w:div>
        <w:div w:id="1581478246">
          <w:marLeft w:val="1166"/>
          <w:marRight w:val="0"/>
          <w:marTop w:val="134"/>
          <w:marBottom w:val="0"/>
          <w:divBdr>
            <w:top w:val="none" w:sz="0" w:space="0" w:color="auto"/>
            <w:left w:val="none" w:sz="0" w:space="0" w:color="auto"/>
            <w:bottom w:val="none" w:sz="0" w:space="0" w:color="auto"/>
            <w:right w:val="none" w:sz="0" w:space="0" w:color="auto"/>
          </w:divBdr>
        </w:div>
      </w:divsChild>
    </w:div>
    <w:div w:id="2002157327">
      <w:bodyDiv w:val="1"/>
      <w:marLeft w:val="0"/>
      <w:marRight w:val="0"/>
      <w:marTop w:val="0"/>
      <w:marBottom w:val="0"/>
      <w:divBdr>
        <w:top w:val="none" w:sz="0" w:space="0" w:color="auto"/>
        <w:left w:val="none" w:sz="0" w:space="0" w:color="auto"/>
        <w:bottom w:val="none" w:sz="0" w:space="0" w:color="auto"/>
        <w:right w:val="none" w:sz="0" w:space="0" w:color="auto"/>
      </w:divBdr>
    </w:div>
    <w:div w:id="2002930706">
      <w:bodyDiv w:val="1"/>
      <w:marLeft w:val="0"/>
      <w:marRight w:val="0"/>
      <w:marTop w:val="0"/>
      <w:marBottom w:val="0"/>
      <w:divBdr>
        <w:top w:val="none" w:sz="0" w:space="0" w:color="auto"/>
        <w:left w:val="none" w:sz="0" w:space="0" w:color="auto"/>
        <w:bottom w:val="none" w:sz="0" w:space="0" w:color="auto"/>
        <w:right w:val="none" w:sz="0" w:space="0" w:color="auto"/>
      </w:divBdr>
    </w:div>
    <w:div w:id="2003044415">
      <w:bodyDiv w:val="1"/>
      <w:marLeft w:val="0"/>
      <w:marRight w:val="0"/>
      <w:marTop w:val="0"/>
      <w:marBottom w:val="0"/>
      <w:divBdr>
        <w:top w:val="none" w:sz="0" w:space="0" w:color="auto"/>
        <w:left w:val="none" w:sz="0" w:space="0" w:color="auto"/>
        <w:bottom w:val="none" w:sz="0" w:space="0" w:color="auto"/>
        <w:right w:val="none" w:sz="0" w:space="0" w:color="auto"/>
      </w:divBdr>
    </w:div>
    <w:div w:id="2003122900">
      <w:bodyDiv w:val="1"/>
      <w:marLeft w:val="0"/>
      <w:marRight w:val="0"/>
      <w:marTop w:val="0"/>
      <w:marBottom w:val="0"/>
      <w:divBdr>
        <w:top w:val="none" w:sz="0" w:space="0" w:color="auto"/>
        <w:left w:val="none" w:sz="0" w:space="0" w:color="auto"/>
        <w:bottom w:val="none" w:sz="0" w:space="0" w:color="auto"/>
        <w:right w:val="none" w:sz="0" w:space="0" w:color="auto"/>
      </w:divBdr>
    </w:div>
    <w:div w:id="2003192296">
      <w:bodyDiv w:val="1"/>
      <w:marLeft w:val="0"/>
      <w:marRight w:val="0"/>
      <w:marTop w:val="0"/>
      <w:marBottom w:val="0"/>
      <w:divBdr>
        <w:top w:val="none" w:sz="0" w:space="0" w:color="auto"/>
        <w:left w:val="none" w:sz="0" w:space="0" w:color="auto"/>
        <w:bottom w:val="none" w:sz="0" w:space="0" w:color="auto"/>
        <w:right w:val="none" w:sz="0" w:space="0" w:color="auto"/>
      </w:divBdr>
    </w:div>
    <w:div w:id="2003578761">
      <w:bodyDiv w:val="1"/>
      <w:marLeft w:val="0"/>
      <w:marRight w:val="0"/>
      <w:marTop w:val="0"/>
      <w:marBottom w:val="0"/>
      <w:divBdr>
        <w:top w:val="none" w:sz="0" w:space="0" w:color="auto"/>
        <w:left w:val="none" w:sz="0" w:space="0" w:color="auto"/>
        <w:bottom w:val="none" w:sz="0" w:space="0" w:color="auto"/>
        <w:right w:val="none" w:sz="0" w:space="0" w:color="auto"/>
      </w:divBdr>
      <w:divsChild>
        <w:div w:id="64760843">
          <w:marLeft w:val="1166"/>
          <w:marRight w:val="0"/>
          <w:marTop w:val="96"/>
          <w:marBottom w:val="0"/>
          <w:divBdr>
            <w:top w:val="none" w:sz="0" w:space="0" w:color="auto"/>
            <w:left w:val="none" w:sz="0" w:space="0" w:color="auto"/>
            <w:bottom w:val="none" w:sz="0" w:space="0" w:color="auto"/>
            <w:right w:val="none" w:sz="0" w:space="0" w:color="auto"/>
          </w:divBdr>
        </w:div>
        <w:div w:id="148716384">
          <w:marLeft w:val="547"/>
          <w:marRight w:val="0"/>
          <w:marTop w:val="115"/>
          <w:marBottom w:val="0"/>
          <w:divBdr>
            <w:top w:val="none" w:sz="0" w:space="0" w:color="auto"/>
            <w:left w:val="none" w:sz="0" w:space="0" w:color="auto"/>
            <w:bottom w:val="none" w:sz="0" w:space="0" w:color="auto"/>
            <w:right w:val="none" w:sz="0" w:space="0" w:color="auto"/>
          </w:divBdr>
        </w:div>
        <w:div w:id="1436245662">
          <w:marLeft w:val="1166"/>
          <w:marRight w:val="0"/>
          <w:marTop w:val="96"/>
          <w:marBottom w:val="0"/>
          <w:divBdr>
            <w:top w:val="none" w:sz="0" w:space="0" w:color="auto"/>
            <w:left w:val="none" w:sz="0" w:space="0" w:color="auto"/>
            <w:bottom w:val="none" w:sz="0" w:space="0" w:color="auto"/>
            <w:right w:val="none" w:sz="0" w:space="0" w:color="auto"/>
          </w:divBdr>
        </w:div>
      </w:divsChild>
    </w:div>
    <w:div w:id="2005744617">
      <w:bodyDiv w:val="1"/>
      <w:marLeft w:val="0"/>
      <w:marRight w:val="0"/>
      <w:marTop w:val="0"/>
      <w:marBottom w:val="0"/>
      <w:divBdr>
        <w:top w:val="none" w:sz="0" w:space="0" w:color="auto"/>
        <w:left w:val="none" w:sz="0" w:space="0" w:color="auto"/>
        <w:bottom w:val="none" w:sz="0" w:space="0" w:color="auto"/>
        <w:right w:val="none" w:sz="0" w:space="0" w:color="auto"/>
      </w:divBdr>
      <w:divsChild>
        <w:div w:id="184489700">
          <w:marLeft w:val="1166"/>
          <w:marRight w:val="0"/>
          <w:marTop w:val="106"/>
          <w:marBottom w:val="0"/>
          <w:divBdr>
            <w:top w:val="none" w:sz="0" w:space="0" w:color="auto"/>
            <w:left w:val="none" w:sz="0" w:space="0" w:color="auto"/>
            <w:bottom w:val="none" w:sz="0" w:space="0" w:color="auto"/>
            <w:right w:val="none" w:sz="0" w:space="0" w:color="auto"/>
          </w:divBdr>
        </w:div>
        <w:div w:id="715619770">
          <w:marLeft w:val="1166"/>
          <w:marRight w:val="0"/>
          <w:marTop w:val="106"/>
          <w:marBottom w:val="0"/>
          <w:divBdr>
            <w:top w:val="none" w:sz="0" w:space="0" w:color="auto"/>
            <w:left w:val="none" w:sz="0" w:space="0" w:color="auto"/>
            <w:bottom w:val="none" w:sz="0" w:space="0" w:color="auto"/>
            <w:right w:val="none" w:sz="0" w:space="0" w:color="auto"/>
          </w:divBdr>
        </w:div>
        <w:div w:id="717121423">
          <w:marLeft w:val="1166"/>
          <w:marRight w:val="0"/>
          <w:marTop w:val="106"/>
          <w:marBottom w:val="0"/>
          <w:divBdr>
            <w:top w:val="none" w:sz="0" w:space="0" w:color="auto"/>
            <w:left w:val="none" w:sz="0" w:space="0" w:color="auto"/>
            <w:bottom w:val="none" w:sz="0" w:space="0" w:color="auto"/>
            <w:right w:val="none" w:sz="0" w:space="0" w:color="auto"/>
          </w:divBdr>
        </w:div>
        <w:div w:id="802239436">
          <w:marLeft w:val="547"/>
          <w:marRight w:val="0"/>
          <w:marTop w:val="120"/>
          <w:marBottom w:val="0"/>
          <w:divBdr>
            <w:top w:val="none" w:sz="0" w:space="0" w:color="auto"/>
            <w:left w:val="none" w:sz="0" w:space="0" w:color="auto"/>
            <w:bottom w:val="none" w:sz="0" w:space="0" w:color="auto"/>
            <w:right w:val="none" w:sz="0" w:space="0" w:color="auto"/>
          </w:divBdr>
        </w:div>
        <w:div w:id="882251680">
          <w:marLeft w:val="547"/>
          <w:marRight w:val="0"/>
          <w:marTop w:val="120"/>
          <w:marBottom w:val="0"/>
          <w:divBdr>
            <w:top w:val="none" w:sz="0" w:space="0" w:color="auto"/>
            <w:left w:val="none" w:sz="0" w:space="0" w:color="auto"/>
            <w:bottom w:val="none" w:sz="0" w:space="0" w:color="auto"/>
            <w:right w:val="none" w:sz="0" w:space="0" w:color="auto"/>
          </w:divBdr>
        </w:div>
        <w:div w:id="1957176046">
          <w:marLeft w:val="1166"/>
          <w:marRight w:val="0"/>
          <w:marTop w:val="106"/>
          <w:marBottom w:val="0"/>
          <w:divBdr>
            <w:top w:val="none" w:sz="0" w:space="0" w:color="auto"/>
            <w:left w:val="none" w:sz="0" w:space="0" w:color="auto"/>
            <w:bottom w:val="none" w:sz="0" w:space="0" w:color="auto"/>
            <w:right w:val="none" w:sz="0" w:space="0" w:color="auto"/>
          </w:divBdr>
        </w:div>
        <w:div w:id="2071151909">
          <w:marLeft w:val="547"/>
          <w:marRight w:val="0"/>
          <w:marTop w:val="120"/>
          <w:marBottom w:val="0"/>
          <w:divBdr>
            <w:top w:val="none" w:sz="0" w:space="0" w:color="auto"/>
            <w:left w:val="none" w:sz="0" w:space="0" w:color="auto"/>
            <w:bottom w:val="none" w:sz="0" w:space="0" w:color="auto"/>
            <w:right w:val="none" w:sz="0" w:space="0" w:color="auto"/>
          </w:divBdr>
        </w:div>
      </w:divsChild>
    </w:div>
    <w:div w:id="2006123459">
      <w:bodyDiv w:val="1"/>
      <w:marLeft w:val="0"/>
      <w:marRight w:val="0"/>
      <w:marTop w:val="0"/>
      <w:marBottom w:val="0"/>
      <w:divBdr>
        <w:top w:val="none" w:sz="0" w:space="0" w:color="auto"/>
        <w:left w:val="none" w:sz="0" w:space="0" w:color="auto"/>
        <w:bottom w:val="none" w:sz="0" w:space="0" w:color="auto"/>
        <w:right w:val="none" w:sz="0" w:space="0" w:color="auto"/>
      </w:divBdr>
    </w:div>
    <w:div w:id="2008358149">
      <w:bodyDiv w:val="1"/>
      <w:marLeft w:val="0"/>
      <w:marRight w:val="0"/>
      <w:marTop w:val="0"/>
      <w:marBottom w:val="0"/>
      <w:divBdr>
        <w:top w:val="none" w:sz="0" w:space="0" w:color="auto"/>
        <w:left w:val="none" w:sz="0" w:space="0" w:color="auto"/>
        <w:bottom w:val="none" w:sz="0" w:space="0" w:color="auto"/>
        <w:right w:val="none" w:sz="0" w:space="0" w:color="auto"/>
      </w:divBdr>
      <w:divsChild>
        <w:div w:id="67116077">
          <w:marLeft w:val="547"/>
          <w:marRight w:val="0"/>
          <w:marTop w:val="154"/>
          <w:marBottom w:val="0"/>
          <w:divBdr>
            <w:top w:val="none" w:sz="0" w:space="0" w:color="auto"/>
            <w:left w:val="none" w:sz="0" w:space="0" w:color="auto"/>
            <w:bottom w:val="none" w:sz="0" w:space="0" w:color="auto"/>
            <w:right w:val="none" w:sz="0" w:space="0" w:color="auto"/>
          </w:divBdr>
        </w:div>
        <w:div w:id="271597248">
          <w:marLeft w:val="1166"/>
          <w:marRight w:val="0"/>
          <w:marTop w:val="115"/>
          <w:marBottom w:val="0"/>
          <w:divBdr>
            <w:top w:val="none" w:sz="0" w:space="0" w:color="auto"/>
            <w:left w:val="none" w:sz="0" w:space="0" w:color="auto"/>
            <w:bottom w:val="none" w:sz="0" w:space="0" w:color="auto"/>
            <w:right w:val="none" w:sz="0" w:space="0" w:color="auto"/>
          </w:divBdr>
        </w:div>
      </w:divsChild>
    </w:div>
    <w:div w:id="2008511541">
      <w:bodyDiv w:val="1"/>
      <w:marLeft w:val="0"/>
      <w:marRight w:val="0"/>
      <w:marTop w:val="0"/>
      <w:marBottom w:val="0"/>
      <w:divBdr>
        <w:top w:val="none" w:sz="0" w:space="0" w:color="auto"/>
        <w:left w:val="none" w:sz="0" w:space="0" w:color="auto"/>
        <w:bottom w:val="none" w:sz="0" w:space="0" w:color="auto"/>
        <w:right w:val="none" w:sz="0" w:space="0" w:color="auto"/>
      </w:divBdr>
    </w:div>
    <w:div w:id="2009287502">
      <w:bodyDiv w:val="1"/>
      <w:marLeft w:val="0"/>
      <w:marRight w:val="0"/>
      <w:marTop w:val="0"/>
      <w:marBottom w:val="0"/>
      <w:divBdr>
        <w:top w:val="none" w:sz="0" w:space="0" w:color="auto"/>
        <w:left w:val="none" w:sz="0" w:space="0" w:color="auto"/>
        <w:bottom w:val="none" w:sz="0" w:space="0" w:color="auto"/>
        <w:right w:val="none" w:sz="0" w:space="0" w:color="auto"/>
      </w:divBdr>
    </w:div>
    <w:div w:id="2010473829">
      <w:bodyDiv w:val="1"/>
      <w:marLeft w:val="0"/>
      <w:marRight w:val="0"/>
      <w:marTop w:val="0"/>
      <w:marBottom w:val="0"/>
      <w:divBdr>
        <w:top w:val="none" w:sz="0" w:space="0" w:color="auto"/>
        <w:left w:val="none" w:sz="0" w:space="0" w:color="auto"/>
        <w:bottom w:val="none" w:sz="0" w:space="0" w:color="auto"/>
        <w:right w:val="none" w:sz="0" w:space="0" w:color="auto"/>
      </w:divBdr>
    </w:div>
    <w:div w:id="2012366241">
      <w:bodyDiv w:val="1"/>
      <w:marLeft w:val="0"/>
      <w:marRight w:val="0"/>
      <w:marTop w:val="0"/>
      <w:marBottom w:val="0"/>
      <w:divBdr>
        <w:top w:val="none" w:sz="0" w:space="0" w:color="auto"/>
        <w:left w:val="none" w:sz="0" w:space="0" w:color="auto"/>
        <w:bottom w:val="none" w:sz="0" w:space="0" w:color="auto"/>
        <w:right w:val="none" w:sz="0" w:space="0" w:color="auto"/>
      </w:divBdr>
    </w:div>
    <w:div w:id="2012442069">
      <w:bodyDiv w:val="1"/>
      <w:marLeft w:val="0"/>
      <w:marRight w:val="0"/>
      <w:marTop w:val="0"/>
      <w:marBottom w:val="0"/>
      <w:divBdr>
        <w:top w:val="none" w:sz="0" w:space="0" w:color="auto"/>
        <w:left w:val="none" w:sz="0" w:space="0" w:color="auto"/>
        <w:bottom w:val="none" w:sz="0" w:space="0" w:color="auto"/>
        <w:right w:val="none" w:sz="0" w:space="0" w:color="auto"/>
      </w:divBdr>
    </w:div>
    <w:div w:id="2012753149">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sChild>
        <w:div w:id="80105490">
          <w:marLeft w:val="1166"/>
          <w:marRight w:val="0"/>
          <w:marTop w:val="82"/>
          <w:marBottom w:val="0"/>
          <w:divBdr>
            <w:top w:val="none" w:sz="0" w:space="0" w:color="auto"/>
            <w:left w:val="none" w:sz="0" w:space="0" w:color="auto"/>
            <w:bottom w:val="none" w:sz="0" w:space="0" w:color="auto"/>
            <w:right w:val="none" w:sz="0" w:space="0" w:color="auto"/>
          </w:divBdr>
        </w:div>
        <w:div w:id="204757587">
          <w:marLeft w:val="1800"/>
          <w:marRight w:val="0"/>
          <w:marTop w:val="67"/>
          <w:marBottom w:val="0"/>
          <w:divBdr>
            <w:top w:val="none" w:sz="0" w:space="0" w:color="auto"/>
            <w:left w:val="none" w:sz="0" w:space="0" w:color="auto"/>
            <w:bottom w:val="none" w:sz="0" w:space="0" w:color="auto"/>
            <w:right w:val="none" w:sz="0" w:space="0" w:color="auto"/>
          </w:divBdr>
        </w:div>
        <w:div w:id="520818428">
          <w:marLeft w:val="1800"/>
          <w:marRight w:val="0"/>
          <w:marTop w:val="67"/>
          <w:marBottom w:val="0"/>
          <w:divBdr>
            <w:top w:val="none" w:sz="0" w:space="0" w:color="auto"/>
            <w:left w:val="none" w:sz="0" w:space="0" w:color="auto"/>
            <w:bottom w:val="none" w:sz="0" w:space="0" w:color="auto"/>
            <w:right w:val="none" w:sz="0" w:space="0" w:color="auto"/>
          </w:divBdr>
        </w:div>
        <w:div w:id="629673461">
          <w:marLeft w:val="1166"/>
          <w:marRight w:val="0"/>
          <w:marTop w:val="82"/>
          <w:marBottom w:val="0"/>
          <w:divBdr>
            <w:top w:val="none" w:sz="0" w:space="0" w:color="auto"/>
            <w:left w:val="none" w:sz="0" w:space="0" w:color="auto"/>
            <w:bottom w:val="none" w:sz="0" w:space="0" w:color="auto"/>
            <w:right w:val="none" w:sz="0" w:space="0" w:color="auto"/>
          </w:divBdr>
        </w:div>
        <w:div w:id="997419063">
          <w:marLeft w:val="1800"/>
          <w:marRight w:val="0"/>
          <w:marTop w:val="82"/>
          <w:marBottom w:val="0"/>
          <w:divBdr>
            <w:top w:val="none" w:sz="0" w:space="0" w:color="auto"/>
            <w:left w:val="none" w:sz="0" w:space="0" w:color="auto"/>
            <w:bottom w:val="none" w:sz="0" w:space="0" w:color="auto"/>
            <w:right w:val="none" w:sz="0" w:space="0" w:color="auto"/>
          </w:divBdr>
        </w:div>
        <w:div w:id="1021081852">
          <w:marLeft w:val="1166"/>
          <w:marRight w:val="0"/>
          <w:marTop w:val="82"/>
          <w:marBottom w:val="0"/>
          <w:divBdr>
            <w:top w:val="none" w:sz="0" w:space="0" w:color="auto"/>
            <w:left w:val="none" w:sz="0" w:space="0" w:color="auto"/>
            <w:bottom w:val="none" w:sz="0" w:space="0" w:color="auto"/>
            <w:right w:val="none" w:sz="0" w:space="0" w:color="auto"/>
          </w:divBdr>
        </w:div>
        <w:div w:id="1191528981">
          <w:marLeft w:val="547"/>
          <w:marRight w:val="0"/>
          <w:marTop w:val="115"/>
          <w:marBottom w:val="0"/>
          <w:divBdr>
            <w:top w:val="none" w:sz="0" w:space="0" w:color="auto"/>
            <w:left w:val="none" w:sz="0" w:space="0" w:color="auto"/>
            <w:bottom w:val="none" w:sz="0" w:space="0" w:color="auto"/>
            <w:right w:val="none" w:sz="0" w:space="0" w:color="auto"/>
          </w:divBdr>
        </w:div>
        <w:div w:id="1335298328">
          <w:marLeft w:val="547"/>
          <w:marRight w:val="0"/>
          <w:marTop w:val="115"/>
          <w:marBottom w:val="0"/>
          <w:divBdr>
            <w:top w:val="none" w:sz="0" w:space="0" w:color="auto"/>
            <w:left w:val="none" w:sz="0" w:space="0" w:color="auto"/>
            <w:bottom w:val="none" w:sz="0" w:space="0" w:color="auto"/>
            <w:right w:val="none" w:sz="0" w:space="0" w:color="auto"/>
          </w:divBdr>
        </w:div>
        <w:div w:id="1431856015">
          <w:marLeft w:val="1166"/>
          <w:marRight w:val="0"/>
          <w:marTop w:val="82"/>
          <w:marBottom w:val="0"/>
          <w:divBdr>
            <w:top w:val="none" w:sz="0" w:space="0" w:color="auto"/>
            <w:left w:val="none" w:sz="0" w:space="0" w:color="auto"/>
            <w:bottom w:val="none" w:sz="0" w:space="0" w:color="auto"/>
            <w:right w:val="none" w:sz="0" w:space="0" w:color="auto"/>
          </w:divBdr>
        </w:div>
        <w:div w:id="1494179605">
          <w:marLeft w:val="1800"/>
          <w:marRight w:val="0"/>
          <w:marTop w:val="67"/>
          <w:marBottom w:val="0"/>
          <w:divBdr>
            <w:top w:val="none" w:sz="0" w:space="0" w:color="auto"/>
            <w:left w:val="none" w:sz="0" w:space="0" w:color="auto"/>
            <w:bottom w:val="none" w:sz="0" w:space="0" w:color="auto"/>
            <w:right w:val="none" w:sz="0" w:space="0" w:color="auto"/>
          </w:divBdr>
        </w:div>
        <w:div w:id="1816145811">
          <w:marLeft w:val="1800"/>
          <w:marRight w:val="0"/>
          <w:marTop w:val="82"/>
          <w:marBottom w:val="0"/>
          <w:divBdr>
            <w:top w:val="none" w:sz="0" w:space="0" w:color="auto"/>
            <w:left w:val="none" w:sz="0" w:space="0" w:color="auto"/>
            <w:bottom w:val="none" w:sz="0" w:space="0" w:color="auto"/>
            <w:right w:val="none" w:sz="0" w:space="0" w:color="auto"/>
          </w:divBdr>
        </w:div>
        <w:div w:id="2019963485">
          <w:marLeft w:val="1166"/>
          <w:marRight w:val="0"/>
          <w:marTop w:val="82"/>
          <w:marBottom w:val="0"/>
          <w:divBdr>
            <w:top w:val="none" w:sz="0" w:space="0" w:color="auto"/>
            <w:left w:val="none" w:sz="0" w:space="0" w:color="auto"/>
            <w:bottom w:val="none" w:sz="0" w:space="0" w:color="auto"/>
            <w:right w:val="none" w:sz="0" w:space="0" w:color="auto"/>
          </w:divBdr>
        </w:div>
      </w:divsChild>
    </w:div>
    <w:div w:id="2014332240">
      <w:bodyDiv w:val="1"/>
      <w:marLeft w:val="0"/>
      <w:marRight w:val="0"/>
      <w:marTop w:val="0"/>
      <w:marBottom w:val="0"/>
      <w:divBdr>
        <w:top w:val="none" w:sz="0" w:space="0" w:color="auto"/>
        <w:left w:val="none" w:sz="0" w:space="0" w:color="auto"/>
        <w:bottom w:val="none" w:sz="0" w:space="0" w:color="auto"/>
        <w:right w:val="none" w:sz="0" w:space="0" w:color="auto"/>
      </w:divBdr>
    </w:div>
    <w:div w:id="2014408041">
      <w:bodyDiv w:val="1"/>
      <w:marLeft w:val="0"/>
      <w:marRight w:val="0"/>
      <w:marTop w:val="0"/>
      <w:marBottom w:val="0"/>
      <w:divBdr>
        <w:top w:val="none" w:sz="0" w:space="0" w:color="auto"/>
        <w:left w:val="none" w:sz="0" w:space="0" w:color="auto"/>
        <w:bottom w:val="none" w:sz="0" w:space="0" w:color="auto"/>
        <w:right w:val="none" w:sz="0" w:space="0" w:color="auto"/>
      </w:divBdr>
    </w:div>
    <w:div w:id="2015254963">
      <w:bodyDiv w:val="1"/>
      <w:marLeft w:val="0"/>
      <w:marRight w:val="0"/>
      <w:marTop w:val="0"/>
      <w:marBottom w:val="0"/>
      <w:divBdr>
        <w:top w:val="none" w:sz="0" w:space="0" w:color="auto"/>
        <w:left w:val="none" w:sz="0" w:space="0" w:color="auto"/>
        <w:bottom w:val="none" w:sz="0" w:space="0" w:color="auto"/>
        <w:right w:val="none" w:sz="0" w:space="0" w:color="auto"/>
      </w:divBdr>
    </w:div>
    <w:div w:id="2016301759">
      <w:bodyDiv w:val="1"/>
      <w:marLeft w:val="0"/>
      <w:marRight w:val="0"/>
      <w:marTop w:val="0"/>
      <w:marBottom w:val="0"/>
      <w:divBdr>
        <w:top w:val="none" w:sz="0" w:space="0" w:color="auto"/>
        <w:left w:val="none" w:sz="0" w:space="0" w:color="auto"/>
        <w:bottom w:val="none" w:sz="0" w:space="0" w:color="auto"/>
        <w:right w:val="none" w:sz="0" w:space="0" w:color="auto"/>
      </w:divBdr>
      <w:divsChild>
        <w:div w:id="1571765802">
          <w:marLeft w:val="418"/>
          <w:marRight w:val="0"/>
          <w:marTop w:val="154"/>
          <w:marBottom w:val="0"/>
          <w:divBdr>
            <w:top w:val="none" w:sz="0" w:space="0" w:color="auto"/>
            <w:left w:val="none" w:sz="0" w:space="0" w:color="auto"/>
            <w:bottom w:val="none" w:sz="0" w:space="0" w:color="auto"/>
            <w:right w:val="none" w:sz="0" w:space="0" w:color="auto"/>
          </w:divBdr>
        </w:div>
      </w:divsChild>
    </w:div>
    <w:div w:id="2016682840">
      <w:bodyDiv w:val="1"/>
      <w:marLeft w:val="0"/>
      <w:marRight w:val="0"/>
      <w:marTop w:val="0"/>
      <w:marBottom w:val="0"/>
      <w:divBdr>
        <w:top w:val="none" w:sz="0" w:space="0" w:color="auto"/>
        <w:left w:val="none" w:sz="0" w:space="0" w:color="auto"/>
        <w:bottom w:val="none" w:sz="0" w:space="0" w:color="auto"/>
        <w:right w:val="none" w:sz="0" w:space="0" w:color="auto"/>
      </w:divBdr>
    </w:div>
    <w:div w:id="2017295301">
      <w:bodyDiv w:val="1"/>
      <w:marLeft w:val="0"/>
      <w:marRight w:val="0"/>
      <w:marTop w:val="0"/>
      <w:marBottom w:val="0"/>
      <w:divBdr>
        <w:top w:val="none" w:sz="0" w:space="0" w:color="auto"/>
        <w:left w:val="none" w:sz="0" w:space="0" w:color="auto"/>
        <w:bottom w:val="none" w:sz="0" w:space="0" w:color="auto"/>
        <w:right w:val="none" w:sz="0" w:space="0" w:color="auto"/>
      </w:divBdr>
      <w:divsChild>
        <w:div w:id="437918777">
          <w:marLeft w:val="547"/>
          <w:marRight w:val="0"/>
          <w:marTop w:val="115"/>
          <w:marBottom w:val="0"/>
          <w:divBdr>
            <w:top w:val="none" w:sz="0" w:space="0" w:color="auto"/>
            <w:left w:val="none" w:sz="0" w:space="0" w:color="auto"/>
            <w:bottom w:val="none" w:sz="0" w:space="0" w:color="auto"/>
            <w:right w:val="none" w:sz="0" w:space="0" w:color="auto"/>
          </w:divBdr>
        </w:div>
        <w:div w:id="494537231">
          <w:marLeft w:val="1166"/>
          <w:marRight w:val="0"/>
          <w:marTop w:val="96"/>
          <w:marBottom w:val="0"/>
          <w:divBdr>
            <w:top w:val="none" w:sz="0" w:space="0" w:color="auto"/>
            <w:left w:val="none" w:sz="0" w:space="0" w:color="auto"/>
            <w:bottom w:val="none" w:sz="0" w:space="0" w:color="auto"/>
            <w:right w:val="none" w:sz="0" w:space="0" w:color="auto"/>
          </w:divBdr>
        </w:div>
        <w:div w:id="1184441169">
          <w:marLeft w:val="1800"/>
          <w:marRight w:val="0"/>
          <w:marTop w:val="96"/>
          <w:marBottom w:val="0"/>
          <w:divBdr>
            <w:top w:val="none" w:sz="0" w:space="0" w:color="auto"/>
            <w:left w:val="none" w:sz="0" w:space="0" w:color="auto"/>
            <w:bottom w:val="none" w:sz="0" w:space="0" w:color="auto"/>
            <w:right w:val="none" w:sz="0" w:space="0" w:color="auto"/>
          </w:divBdr>
        </w:div>
        <w:div w:id="1247228459">
          <w:marLeft w:val="1800"/>
          <w:marRight w:val="0"/>
          <w:marTop w:val="96"/>
          <w:marBottom w:val="0"/>
          <w:divBdr>
            <w:top w:val="none" w:sz="0" w:space="0" w:color="auto"/>
            <w:left w:val="none" w:sz="0" w:space="0" w:color="auto"/>
            <w:bottom w:val="none" w:sz="0" w:space="0" w:color="auto"/>
            <w:right w:val="none" w:sz="0" w:space="0" w:color="auto"/>
          </w:divBdr>
        </w:div>
      </w:divsChild>
    </w:div>
    <w:div w:id="2018388010">
      <w:bodyDiv w:val="1"/>
      <w:marLeft w:val="0"/>
      <w:marRight w:val="0"/>
      <w:marTop w:val="0"/>
      <w:marBottom w:val="0"/>
      <w:divBdr>
        <w:top w:val="none" w:sz="0" w:space="0" w:color="auto"/>
        <w:left w:val="none" w:sz="0" w:space="0" w:color="auto"/>
        <w:bottom w:val="none" w:sz="0" w:space="0" w:color="auto"/>
        <w:right w:val="none" w:sz="0" w:space="0" w:color="auto"/>
      </w:divBdr>
    </w:div>
    <w:div w:id="2018655215">
      <w:bodyDiv w:val="1"/>
      <w:marLeft w:val="0"/>
      <w:marRight w:val="0"/>
      <w:marTop w:val="0"/>
      <w:marBottom w:val="0"/>
      <w:divBdr>
        <w:top w:val="none" w:sz="0" w:space="0" w:color="auto"/>
        <w:left w:val="none" w:sz="0" w:space="0" w:color="auto"/>
        <w:bottom w:val="none" w:sz="0" w:space="0" w:color="auto"/>
        <w:right w:val="none" w:sz="0" w:space="0" w:color="auto"/>
      </w:divBdr>
      <w:divsChild>
        <w:div w:id="548957979">
          <w:marLeft w:val="0"/>
          <w:marRight w:val="0"/>
          <w:marTop w:val="0"/>
          <w:marBottom w:val="0"/>
          <w:divBdr>
            <w:top w:val="none" w:sz="0" w:space="0" w:color="auto"/>
            <w:left w:val="none" w:sz="0" w:space="0" w:color="auto"/>
            <w:bottom w:val="none" w:sz="0" w:space="0" w:color="auto"/>
            <w:right w:val="none" w:sz="0" w:space="0" w:color="auto"/>
          </w:divBdr>
          <w:divsChild>
            <w:div w:id="121777667">
              <w:marLeft w:val="0"/>
              <w:marRight w:val="0"/>
              <w:marTop w:val="0"/>
              <w:marBottom w:val="0"/>
              <w:divBdr>
                <w:top w:val="none" w:sz="0" w:space="0" w:color="auto"/>
                <w:left w:val="none" w:sz="0" w:space="0" w:color="auto"/>
                <w:bottom w:val="none" w:sz="0" w:space="0" w:color="auto"/>
                <w:right w:val="none" w:sz="0" w:space="0" w:color="auto"/>
              </w:divBdr>
            </w:div>
            <w:div w:id="918179170">
              <w:marLeft w:val="0"/>
              <w:marRight w:val="0"/>
              <w:marTop w:val="0"/>
              <w:marBottom w:val="0"/>
              <w:divBdr>
                <w:top w:val="none" w:sz="0" w:space="0" w:color="auto"/>
                <w:left w:val="none" w:sz="0" w:space="0" w:color="auto"/>
                <w:bottom w:val="none" w:sz="0" w:space="0" w:color="auto"/>
                <w:right w:val="none" w:sz="0" w:space="0" w:color="auto"/>
              </w:divBdr>
            </w:div>
            <w:div w:id="1089080720">
              <w:marLeft w:val="0"/>
              <w:marRight w:val="0"/>
              <w:marTop w:val="0"/>
              <w:marBottom w:val="0"/>
              <w:divBdr>
                <w:top w:val="none" w:sz="0" w:space="0" w:color="auto"/>
                <w:left w:val="none" w:sz="0" w:space="0" w:color="auto"/>
                <w:bottom w:val="none" w:sz="0" w:space="0" w:color="auto"/>
                <w:right w:val="none" w:sz="0" w:space="0" w:color="auto"/>
              </w:divBdr>
            </w:div>
            <w:div w:id="1153371578">
              <w:marLeft w:val="0"/>
              <w:marRight w:val="0"/>
              <w:marTop w:val="0"/>
              <w:marBottom w:val="0"/>
              <w:divBdr>
                <w:top w:val="none" w:sz="0" w:space="0" w:color="auto"/>
                <w:left w:val="none" w:sz="0" w:space="0" w:color="auto"/>
                <w:bottom w:val="none" w:sz="0" w:space="0" w:color="auto"/>
                <w:right w:val="none" w:sz="0" w:space="0" w:color="auto"/>
              </w:divBdr>
            </w:div>
            <w:div w:id="1306736490">
              <w:marLeft w:val="0"/>
              <w:marRight w:val="0"/>
              <w:marTop w:val="0"/>
              <w:marBottom w:val="0"/>
              <w:divBdr>
                <w:top w:val="none" w:sz="0" w:space="0" w:color="auto"/>
                <w:left w:val="none" w:sz="0" w:space="0" w:color="auto"/>
                <w:bottom w:val="none" w:sz="0" w:space="0" w:color="auto"/>
                <w:right w:val="none" w:sz="0" w:space="0" w:color="auto"/>
              </w:divBdr>
            </w:div>
            <w:div w:id="1461220340">
              <w:marLeft w:val="0"/>
              <w:marRight w:val="0"/>
              <w:marTop w:val="0"/>
              <w:marBottom w:val="0"/>
              <w:divBdr>
                <w:top w:val="none" w:sz="0" w:space="0" w:color="auto"/>
                <w:left w:val="none" w:sz="0" w:space="0" w:color="auto"/>
                <w:bottom w:val="none" w:sz="0" w:space="0" w:color="auto"/>
                <w:right w:val="none" w:sz="0" w:space="0" w:color="auto"/>
              </w:divBdr>
            </w:div>
            <w:div w:id="1983847111">
              <w:marLeft w:val="0"/>
              <w:marRight w:val="0"/>
              <w:marTop w:val="0"/>
              <w:marBottom w:val="0"/>
              <w:divBdr>
                <w:top w:val="none" w:sz="0" w:space="0" w:color="auto"/>
                <w:left w:val="none" w:sz="0" w:space="0" w:color="auto"/>
                <w:bottom w:val="none" w:sz="0" w:space="0" w:color="auto"/>
                <w:right w:val="none" w:sz="0" w:space="0" w:color="auto"/>
              </w:divBdr>
            </w:div>
            <w:div w:id="20157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5804">
      <w:bodyDiv w:val="1"/>
      <w:marLeft w:val="0"/>
      <w:marRight w:val="0"/>
      <w:marTop w:val="0"/>
      <w:marBottom w:val="0"/>
      <w:divBdr>
        <w:top w:val="none" w:sz="0" w:space="0" w:color="auto"/>
        <w:left w:val="none" w:sz="0" w:space="0" w:color="auto"/>
        <w:bottom w:val="none" w:sz="0" w:space="0" w:color="auto"/>
        <w:right w:val="none" w:sz="0" w:space="0" w:color="auto"/>
      </w:divBdr>
      <w:divsChild>
        <w:div w:id="221409851">
          <w:marLeft w:val="1800"/>
          <w:marRight w:val="0"/>
          <w:marTop w:val="82"/>
          <w:marBottom w:val="0"/>
          <w:divBdr>
            <w:top w:val="none" w:sz="0" w:space="0" w:color="auto"/>
            <w:left w:val="none" w:sz="0" w:space="0" w:color="auto"/>
            <w:bottom w:val="none" w:sz="0" w:space="0" w:color="auto"/>
            <w:right w:val="none" w:sz="0" w:space="0" w:color="auto"/>
          </w:divBdr>
        </w:div>
        <w:div w:id="726418101">
          <w:marLeft w:val="1800"/>
          <w:marRight w:val="0"/>
          <w:marTop w:val="86"/>
          <w:marBottom w:val="0"/>
          <w:divBdr>
            <w:top w:val="none" w:sz="0" w:space="0" w:color="auto"/>
            <w:left w:val="none" w:sz="0" w:space="0" w:color="auto"/>
            <w:bottom w:val="none" w:sz="0" w:space="0" w:color="auto"/>
            <w:right w:val="none" w:sz="0" w:space="0" w:color="auto"/>
          </w:divBdr>
        </w:div>
        <w:div w:id="758139065">
          <w:marLeft w:val="1800"/>
          <w:marRight w:val="0"/>
          <w:marTop w:val="82"/>
          <w:marBottom w:val="0"/>
          <w:divBdr>
            <w:top w:val="none" w:sz="0" w:space="0" w:color="auto"/>
            <w:left w:val="none" w:sz="0" w:space="0" w:color="auto"/>
            <w:bottom w:val="none" w:sz="0" w:space="0" w:color="auto"/>
            <w:right w:val="none" w:sz="0" w:space="0" w:color="auto"/>
          </w:divBdr>
        </w:div>
        <w:div w:id="781875408">
          <w:marLeft w:val="1800"/>
          <w:marRight w:val="0"/>
          <w:marTop w:val="82"/>
          <w:marBottom w:val="0"/>
          <w:divBdr>
            <w:top w:val="none" w:sz="0" w:space="0" w:color="auto"/>
            <w:left w:val="none" w:sz="0" w:space="0" w:color="auto"/>
            <w:bottom w:val="none" w:sz="0" w:space="0" w:color="auto"/>
            <w:right w:val="none" w:sz="0" w:space="0" w:color="auto"/>
          </w:divBdr>
        </w:div>
        <w:div w:id="910390299">
          <w:marLeft w:val="1166"/>
          <w:marRight w:val="0"/>
          <w:marTop w:val="96"/>
          <w:marBottom w:val="0"/>
          <w:divBdr>
            <w:top w:val="none" w:sz="0" w:space="0" w:color="auto"/>
            <w:left w:val="none" w:sz="0" w:space="0" w:color="auto"/>
            <w:bottom w:val="none" w:sz="0" w:space="0" w:color="auto"/>
            <w:right w:val="none" w:sz="0" w:space="0" w:color="auto"/>
          </w:divBdr>
        </w:div>
        <w:div w:id="1335111584">
          <w:marLeft w:val="547"/>
          <w:marRight w:val="0"/>
          <w:marTop w:val="106"/>
          <w:marBottom w:val="0"/>
          <w:divBdr>
            <w:top w:val="none" w:sz="0" w:space="0" w:color="auto"/>
            <w:left w:val="none" w:sz="0" w:space="0" w:color="auto"/>
            <w:bottom w:val="none" w:sz="0" w:space="0" w:color="auto"/>
            <w:right w:val="none" w:sz="0" w:space="0" w:color="auto"/>
          </w:divBdr>
        </w:div>
        <w:div w:id="1340428313">
          <w:marLeft w:val="1166"/>
          <w:marRight w:val="0"/>
          <w:marTop w:val="96"/>
          <w:marBottom w:val="0"/>
          <w:divBdr>
            <w:top w:val="none" w:sz="0" w:space="0" w:color="auto"/>
            <w:left w:val="none" w:sz="0" w:space="0" w:color="auto"/>
            <w:bottom w:val="none" w:sz="0" w:space="0" w:color="auto"/>
            <w:right w:val="none" w:sz="0" w:space="0" w:color="auto"/>
          </w:divBdr>
        </w:div>
        <w:div w:id="1685279580">
          <w:marLeft w:val="1800"/>
          <w:marRight w:val="0"/>
          <w:marTop w:val="82"/>
          <w:marBottom w:val="0"/>
          <w:divBdr>
            <w:top w:val="none" w:sz="0" w:space="0" w:color="auto"/>
            <w:left w:val="none" w:sz="0" w:space="0" w:color="auto"/>
            <w:bottom w:val="none" w:sz="0" w:space="0" w:color="auto"/>
            <w:right w:val="none" w:sz="0" w:space="0" w:color="auto"/>
          </w:divBdr>
        </w:div>
        <w:div w:id="2144230697">
          <w:marLeft w:val="1800"/>
          <w:marRight w:val="0"/>
          <w:marTop w:val="86"/>
          <w:marBottom w:val="0"/>
          <w:divBdr>
            <w:top w:val="none" w:sz="0" w:space="0" w:color="auto"/>
            <w:left w:val="none" w:sz="0" w:space="0" w:color="auto"/>
            <w:bottom w:val="none" w:sz="0" w:space="0" w:color="auto"/>
            <w:right w:val="none" w:sz="0" w:space="0" w:color="auto"/>
          </w:divBdr>
        </w:div>
      </w:divsChild>
    </w:div>
    <w:div w:id="2020768707">
      <w:bodyDiv w:val="1"/>
      <w:marLeft w:val="0"/>
      <w:marRight w:val="0"/>
      <w:marTop w:val="0"/>
      <w:marBottom w:val="0"/>
      <w:divBdr>
        <w:top w:val="none" w:sz="0" w:space="0" w:color="auto"/>
        <w:left w:val="none" w:sz="0" w:space="0" w:color="auto"/>
        <w:bottom w:val="none" w:sz="0" w:space="0" w:color="auto"/>
        <w:right w:val="none" w:sz="0" w:space="0" w:color="auto"/>
      </w:divBdr>
    </w:div>
    <w:div w:id="2020883708">
      <w:bodyDiv w:val="1"/>
      <w:marLeft w:val="0"/>
      <w:marRight w:val="0"/>
      <w:marTop w:val="0"/>
      <w:marBottom w:val="0"/>
      <w:divBdr>
        <w:top w:val="none" w:sz="0" w:space="0" w:color="auto"/>
        <w:left w:val="none" w:sz="0" w:space="0" w:color="auto"/>
        <w:bottom w:val="none" w:sz="0" w:space="0" w:color="auto"/>
        <w:right w:val="none" w:sz="0" w:space="0" w:color="auto"/>
      </w:divBdr>
    </w:div>
    <w:div w:id="2021809634">
      <w:bodyDiv w:val="1"/>
      <w:marLeft w:val="0"/>
      <w:marRight w:val="0"/>
      <w:marTop w:val="0"/>
      <w:marBottom w:val="0"/>
      <w:divBdr>
        <w:top w:val="none" w:sz="0" w:space="0" w:color="auto"/>
        <w:left w:val="none" w:sz="0" w:space="0" w:color="auto"/>
        <w:bottom w:val="none" w:sz="0" w:space="0" w:color="auto"/>
        <w:right w:val="none" w:sz="0" w:space="0" w:color="auto"/>
      </w:divBdr>
      <w:divsChild>
        <w:div w:id="422992412">
          <w:marLeft w:val="1440"/>
          <w:marRight w:val="0"/>
          <w:marTop w:val="0"/>
          <w:marBottom w:val="0"/>
          <w:divBdr>
            <w:top w:val="none" w:sz="0" w:space="0" w:color="auto"/>
            <w:left w:val="none" w:sz="0" w:space="0" w:color="auto"/>
            <w:bottom w:val="none" w:sz="0" w:space="0" w:color="auto"/>
            <w:right w:val="none" w:sz="0" w:space="0" w:color="auto"/>
          </w:divBdr>
        </w:div>
        <w:div w:id="1144157432">
          <w:marLeft w:val="1440"/>
          <w:marRight w:val="0"/>
          <w:marTop w:val="0"/>
          <w:marBottom w:val="0"/>
          <w:divBdr>
            <w:top w:val="none" w:sz="0" w:space="0" w:color="auto"/>
            <w:left w:val="none" w:sz="0" w:space="0" w:color="auto"/>
            <w:bottom w:val="none" w:sz="0" w:space="0" w:color="auto"/>
            <w:right w:val="none" w:sz="0" w:space="0" w:color="auto"/>
          </w:divBdr>
        </w:div>
        <w:div w:id="1656181527">
          <w:marLeft w:val="720"/>
          <w:marRight w:val="0"/>
          <w:marTop w:val="0"/>
          <w:marBottom w:val="0"/>
          <w:divBdr>
            <w:top w:val="none" w:sz="0" w:space="0" w:color="auto"/>
            <w:left w:val="none" w:sz="0" w:space="0" w:color="auto"/>
            <w:bottom w:val="none" w:sz="0" w:space="0" w:color="auto"/>
            <w:right w:val="none" w:sz="0" w:space="0" w:color="auto"/>
          </w:divBdr>
        </w:div>
        <w:div w:id="2114281103">
          <w:marLeft w:val="1440"/>
          <w:marRight w:val="0"/>
          <w:marTop w:val="0"/>
          <w:marBottom w:val="0"/>
          <w:divBdr>
            <w:top w:val="none" w:sz="0" w:space="0" w:color="auto"/>
            <w:left w:val="none" w:sz="0" w:space="0" w:color="auto"/>
            <w:bottom w:val="none" w:sz="0" w:space="0" w:color="auto"/>
            <w:right w:val="none" w:sz="0" w:space="0" w:color="auto"/>
          </w:divBdr>
        </w:div>
      </w:divsChild>
    </w:div>
    <w:div w:id="2021882061">
      <w:bodyDiv w:val="1"/>
      <w:marLeft w:val="0"/>
      <w:marRight w:val="0"/>
      <w:marTop w:val="0"/>
      <w:marBottom w:val="0"/>
      <w:divBdr>
        <w:top w:val="none" w:sz="0" w:space="0" w:color="auto"/>
        <w:left w:val="none" w:sz="0" w:space="0" w:color="auto"/>
        <w:bottom w:val="none" w:sz="0" w:space="0" w:color="auto"/>
        <w:right w:val="none" w:sz="0" w:space="0" w:color="auto"/>
      </w:divBdr>
    </w:div>
    <w:div w:id="2022273551">
      <w:bodyDiv w:val="1"/>
      <w:marLeft w:val="0"/>
      <w:marRight w:val="0"/>
      <w:marTop w:val="0"/>
      <w:marBottom w:val="0"/>
      <w:divBdr>
        <w:top w:val="none" w:sz="0" w:space="0" w:color="auto"/>
        <w:left w:val="none" w:sz="0" w:space="0" w:color="auto"/>
        <w:bottom w:val="none" w:sz="0" w:space="0" w:color="auto"/>
        <w:right w:val="none" w:sz="0" w:space="0" w:color="auto"/>
      </w:divBdr>
    </w:div>
    <w:div w:id="2022313527">
      <w:bodyDiv w:val="1"/>
      <w:marLeft w:val="0"/>
      <w:marRight w:val="0"/>
      <w:marTop w:val="0"/>
      <w:marBottom w:val="0"/>
      <w:divBdr>
        <w:top w:val="none" w:sz="0" w:space="0" w:color="auto"/>
        <w:left w:val="none" w:sz="0" w:space="0" w:color="auto"/>
        <w:bottom w:val="none" w:sz="0" w:space="0" w:color="auto"/>
        <w:right w:val="none" w:sz="0" w:space="0" w:color="auto"/>
      </w:divBdr>
    </w:div>
    <w:div w:id="2022511264">
      <w:bodyDiv w:val="1"/>
      <w:marLeft w:val="0"/>
      <w:marRight w:val="0"/>
      <w:marTop w:val="0"/>
      <w:marBottom w:val="0"/>
      <w:divBdr>
        <w:top w:val="none" w:sz="0" w:space="0" w:color="auto"/>
        <w:left w:val="none" w:sz="0" w:space="0" w:color="auto"/>
        <w:bottom w:val="none" w:sz="0" w:space="0" w:color="auto"/>
        <w:right w:val="none" w:sz="0" w:space="0" w:color="auto"/>
      </w:divBdr>
    </w:div>
    <w:div w:id="2022589263">
      <w:bodyDiv w:val="1"/>
      <w:marLeft w:val="0"/>
      <w:marRight w:val="0"/>
      <w:marTop w:val="0"/>
      <w:marBottom w:val="0"/>
      <w:divBdr>
        <w:top w:val="none" w:sz="0" w:space="0" w:color="auto"/>
        <w:left w:val="none" w:sz="0" w:space="0" w:color="auto"/>
        <w:bottom w:val="none" w:sz="0" w:space="0" w:color="auto"/>
        <w:right w:val="none" w:sz="0" w:space="0" w:color="auto"/>
      </w:divBdr>
    </w:div>
    <w:div w:id="2023318230">
      <w:bodyDiv w:val="1"/>
      <w:marLeft w:val="0"/>
      <w:marRight w:val="0"/>
      <w:marTop w:val="0"/>
      <w:marBottom w:val="0"/>
      <w:divBdr>
        <w:top w:val="none" w:sz="0" w:space="0" w:color="auto"/>
        <w:left w:val="none" w:sz="0" w:space="0" w:color="auto"/>
        <w:bottom w:val="none" w:sz="0" w:space="0" w:color="auto"/>
        <w:right w:val="none" w:sz="0" w:space="0" w:color="auto"/>
      </w:divBdr>
      <w:divsChild>
        <w:div w:id="1847404106">
          <w:marLeft w:val="547"/>
          <w:marRight w:val="0"/>
          <w:marTop w:val="154"/>
          <w:marBottom w:val="0"/>
          <w:divBdr>
            <w:top w:val="none" w:sz="0" w:space="0" w:color="auto"/>
            <w:left w:val="none" w:sz="0" w:space="0" w:color="auto"/>
            <w:bottom w:val="none" w:sz="0" w:space="0" w:color="auto"/>
            <w:right w:val="none" w:sz="0" w:space="0" w:color="auto"/>
          </w:divBdr>
        </w:div>
      </w:divsChild>
    </w:div>
    <w:div w:id="2023627207">
      <w:bodyDiv w:val="1"/>
      <w:marLeft w:val="0"/>
      <w:marRight w:val="0"/>
      <w:marTop w:val="0"/>
      <w:marBottom w:val="0"/>
      <w:divBdr>
        <w:top w:val="none" w:sz="0" w:space="0" w:color="auto"/>
        <w:left w:val="none" w:sz="0" w:space="0" w:color="auto"/>
        <w:bottom w:val="none" w:sz="0" w:space="0" w:color="auto"/>
        <w:right w:val="none" w:sz="0" w:space="0" w:color="auto"/>
      </w:divBdr>
      <w:divsChild>
        <w:div w:id="413205358">
          <w:marLeft w:val="547"/>
          <w:marRight w:val="0"/>
          <w:marTop w:val="134"/>
          <w:marBottom w:val="0"/>
          <w:divBdr>
            <w:top w:val="none" w:sz="0" w:space="0" w:color="auto"/>
            <w:left w:val="none" w:sz="0" w:space="0" w:color="auto"/>
            <w:bottom w:val="none" w:sz="0" w:space="0" w:color="auto"/>
            <w:right w:val="none" w:sz="0" w:space="0" w:color="auto"/>
          </w:divBdr>
        </w:div>
        <w:div w:id="912088253">
          <w:marLeft w:val="1166"/>
          <w:marRight w:val="0"/>
          <w:marTop w:val="115"/>
          <w:marBottom w:val="0"/>
          <w:divBdr>
            <w:top w:val="none" w:sz="0" w:space="0" w:color="auto"/>
            <w:left w:val="none" w:sz="0" w:space="0" w:color="auto"/>
            <w:bottom w:val="none" w:sz="0" w:space="0" w:color="auto"/>
            <w:right w:val="none" w:sz="0" w:space="0" w:color="auto"/>
          </w:divBdr>
        </w:div>
        <w:div w:id="1390762647">
          <w:marLeft w:val="1166"/>
          <w:marRight w:val="0"/>
          <w:marTop w:val="115"/>
          <w:marBottom w:val="0"/>
          <w:divBdr>
            <w:top w:val="none" w:sz="0" w:space="0" w:color="auto"/>
            <w:left w:val="none" w:sz="0" w:space="0" w:color="auto"/>
            <w:bottom w:val="none" w:sz="0" w:space="0" w:color="auto"/>
            <w:right w:val="none" w:sz="0" w:space="0" w:color="auto"/>
          </w:divBdr>
        </w:div>
      </w:divsChild>
    </w:div>
    <w:div w:id="2024041634">
      <w:bodyDiv w:val="1"/>
      <w:marLeft w:val="0"/>
      <w:marRight w:val="0"/>
      <w:marTop w:val="0"/>
      <w:marBottom w:val="0"/>
      <w:divBdr>
        <w:top w:val="none" w:sz="0" w:space="0" w:color="auto"/>
        <w:left w:val="none" w:sz="0" w:space="0" w:color="auto"/>
        <w:bottom w:val="none" w:sz="0" w:space="0" w:color="auto"/>
        <w:right w:val="none" w:sz="0" w:space="0" w:color="auto"/>
      </w:divBdr>
    </w:div>
    <w:div w:id="2025596041">
      <w:bodyDiv w:val="1"/>
      <w:marLeft w:val="0"/>
      <w:marRight w:val="0"/>
      <w:marTop w:val="0"/>
      <w:marBottom w:val="0"/>
      <w:divBdr>
        <w:top w:val="none" w:sz="0" w:space="0" w:color="auto"/>
        <w:left w:val="none" w:sz="0" w:space="0" w:color="auto"/>
        <w:bottom w:val="none" w:sz="0" w:space="0" w:color="auto"/>
        <w:right w:val="none" w:sz="0" w:space="0" w:color="auto"/>
      </w:divBdr>
    </w:div>
    <w:div w:id="2026666290">
      <w:bodyDiv w:val="1"/>
      <w:marLeft w:val="0"/>
      <w:marRight w:val="0"/>
      <w:marTop w:val="0"/>
      <w:marBottom w:val="0"/>
      <w:divBdr>
        <w:top w:val="none" w:sz="0" w:space="0" w:color="auto"/>
        <w:left w:val="none" w:sz="0" w:space="0" w:color="auto"/>
        <w:bottom w:val="none" w:sz="0" w:space="0" w:color="auto"/>
        <w:right w:val="none" w:sz="0" w:space="0" w:color="auto"/>
      </w:divBdr>
    </w:div>
    <w:div w:id="2027360732">
      <w:bodyDiv w:val="1"/>
      <w:marLeft w:val="0"/>
      <w:marRight w:val="0"/>
      <w:marTop w:val="0"/>
      <w:marBottom w:val="0"/>
      <w:divBdr>
        <w:top w:val="none" w:sz="0" w:space="0" w:color="auto"/>
        <w:left w:val="none" w:sz="0" w:space="0" w:color="auto"/>
        <w:bottom w:val="none" w:sz="0" w:space="0" w:color="auto"/>
        <w:right w:val="none" w:sz="0" w:space="0" w:color="auto"/>
      </w:divBdr>
    </w:div>
    <w:div w:id="2027437743">
      <w:bodyDiv w:val="1"/>
      <w:marLeft w:val="0"/>
      <w:marRight w:val="0"/>
      <w:marTop w:val="0"/>
      <w:marBottom w:val="0"/>
      <w:divBdr>
        <w:top w:val="none" w:sz="0" w:space="0" w:color="auto"/>
        <w:left w:val="none" w:sz="0" w:space="0" w:color="auto"/>
        <w:bottom w:val="none" w:sz="0" w:space="0" w:color="auto"/>
        <w:right w:val="none" w:sz="0" w:space="0" w:color="auto"/>
      </w:divBdr>
      <w:divsChild>
        <w:div w:id="208961283">
          <w:marLeft w:val="1800"/>
          <w:marRight w:val="0"/>
          <w:marTop w:val="96"/>
          <w:marBottom w:val="0"/>
          <w:divBdr>
            <w:top w:val="none" w:sz="0" w:space="0" w:color="auto"/>
            <w:left w:val="none" w:sz="0" w:space="0" w:color="auto"/>
            <w:bottom w:val="none" w:sz="0" w:space="0" w:color="auto"/>
            <w:right w:val="none" w:sz="0" w:space="0" w:color="auto"/>
          </w:divBdr>
        </w:div>
        <w:div w:id="340621060">
          <w:marLeft w:val="1800"/>
          <w:marRight w:val="0"/>
          <w:marTop w:val="96"/>
          <w:marBottom w:val="0"/>
          <w:divBdr>
            <w:top w:val="none" w:sz="0" w:space="0" w:color="auto"/>
            <w:left w:val="none" w:sz="0" w:space="0" w:color="auto"/>
            <w:bottom w:val="none" w:sz="0" w:space="0" w:color="auto"/>
            <w:right w:val="none" w:sz="0" w:space="0" w:color="auto"/>
          </w:divBdr>
        </w:div>
        <w:div w:id="361632261">
          <w:marLeft w:val="547"/>
          <w:marRight w:val="0"/>
          <w:marTop w:val="96"/>
          <w:marBottom w:val="0"/>
          <w:divBdr>
            <w:top w:val="none" w:sz="0" w:space="0" w:color="auto"/>
            <w:left w:val="none" w:sz="0" w:space="0" w:color="auto"/>
            <w:bottom w:val="none" w:sz="0" w:space="0" w:color="auto"/>
            <w:right w:val="none" w:sz="0" w:space="0" w:color="auto"/>
          </w:divBdr>
        </w:div>
        <w:div w:id="1140608092">
          <w:marLeft w:val="1166"/>
          <w:marRight w:val="0"/>
          <w:marTop w:val="96"/>
          <w:marBottom w:val="0"/>
          <w:divBdr>
            <w:top w:val="none" w:sz="0" w:space="0" w:color="auto"/>
            <w:left w:val="none" w:sz="0" w:space="0" w:color="auto"/>
            <w:bottom w:val="none" w:sz="0" w:space="0" w:color="auto"/>
            <w:right w:val="none" w:sz="0" w:space="0" w:color="auto"/>
          </w:divBdr>
        </w:div>
      </w:divsChild>
    </w:div>
    <w:div w:id="2028560701">
      <w:bodyDiv w:val="1"/>
      <w:marLeft w:val="0"/>
      <w:marRight w:val="0"/>
      <w:marTop w:val="0"/>
      <w:marBottom w:val="0"/>
      <w:divBdr>
        <w:top w:val="none" w:sz="0" w:space="0" w:color="auto"/>
        <w:left w:val="none" w:sz="0" w:space="0" w:color="auto"/>
        <w:bottom w:val="none" w:sz="0" w:space="0" w:color="auto"/>
        <w:right w:val="none" w:sz="0" w:space="0" w:color="auto"/>
      </w:divBdr>
    </w:div>
    <w:div w:id="2030526470">
      <w:bodyDiv w:val="1"/>
      <w:marLeft w:val="0"/>
      <w:marRight w:val="0"/>
      <w:marTop w:val="0"/>
      <w:marBottom w:val="0"/>
      <w:divBdr>
        <w:top w:val="none" w:sz="0" w:space="0" w:color="auto"/>
        <w:left w:val="none" w:sz="0" w:space="0" w:color="auto"/>
        <w:bottom w:val="none" w:sz="0" w:space="0" w:color="auto"/>
        <w:right w:val="none" w:sz="0" w:space="0" w:color="auto"/>
      </w:divBdr>
      <w:divsChild>
        <w:div w:id="292298613">
          <w:marLeft w:val="1166"/>
          <w:marRight w:val="0"/>
          <w:marTop w:val="96"/>
          <w:marBottom w:val="0"/>
          <w:divBdr>
            <w:top w:val="none" w:sz="0" w:space="0" w:color="auto"/>
            <w:left w:val="none" w:sz="0" w:space="0" w:color="auto"/>
            <w:bottom w:val="none" w:sz="0" w:space="0" w:color="auto"/>
            <w:right w:val="none" w:sz="0" w:space="0" w:color="auto"/>
          </w:divBdr>
        </w:div>
        <w:div w:id="812916036">
          <w:marLeft w:val="1800"/>
          <w:marRight w:val="0"/>
          <w:marTop w:val="77"/>
          <w:marBottom w:val="0"/>
          <w:divBdr>
            <w:top w:val="none" w:sz="0" w:space="0" w:color="auto"/>
            <w:left w:val="none" w:sz="0" w:space="0" w:color="auto"/>
            <w:bottom w:val="none" w:sz="0" w:space="0" w:color="auto"/>
            <w:right w:val="none" w:sz="0" w:space="0" w:color="auto"/>
          </w:divBdr>
        </w:div>
        <w:div w:id="1199506999">
          <w:marLeft w:val="547"/>
          <w:marRight w:val="0"/>
          <w:marTop w:val="115"/>
          <w:marBottom w:val="0"/>
          <w:divBdr>
            <w:top w:val="none" w:sz="0" w:space="0" w:color="auto"/>
            <w:left w:val="none" w:sz="0" w:space="0" w:color="auto"/>
            <w:bottom w:val="none" w:sz="0" w:space="0" w:color="auto"/>
            <w:right w:val="none" w:sz="0" w:space="0" w:color="auto"/>
          </w:divBdr>
        </w:div>
        <w:div w:id="1236666276">
          <w:marLeft w:val="1800"/>
          <w:marRight w:val="0"/>
          <w:marTop w:val="77"/>
          <w:marBottom w:val="0"/>
          <w:divBdr>
            <w:top w:val="none" w:sz="0" w:space="0" w:color="auto"/>
            <w:left w:val="none" w:sz="0" w:space="0" w:color="auto"/>
            <w:bottom w:val="none" w:sz="0" w:space="0" w:color="auto"/>
            <w:right w:val="none" w:sz="0" w:space="0" w:color="auto"/>
          </w:divBdr>
        </w:div>
        <w:div w:id="1644042004">
          <w:marLeft w:val="1166"/>
          <w:marRight w:val="0"/>
          <w:marTop w:val="96"/>
          <w:marBottom w:val="0"/>
          <w:divBdr>
            <w:top w:val="none" w:sz="0" w:space="0" w:color="auto"/>
            <w:left w:val="none" w:sz="0" w:space="0" w:color="auto"/>
            <w:bottom w:val="none" w:sz="0" w:space="0" w:color="auto"/>
            <w:right w:val="none" w:sz="0" w:space="0" w:color="auto"/>
          </w:divBdr>
        </w:div>
        <w:div w:id="1662848696">
          <w:marLeft w:val="1166"/>
          <w:marRight w:val="0"/>
          <w:marTop w:val="96"/>
          <w:marBottom w:val="0"/>
          <w:divBdr>
            <w:top w:val="none" w:sz="0" w:space="0" w:color="auto"/>
            <w:left w:val="none" w:sz="0" w:space="0" w:color="auto"/>
            <w:bottom w:val="none" w:sz="0" w:space="0" w:color="auto"/>
            <w:right w:val="none" w:sz="0" w:space="0" w:color="auto"/>
          </w:divBdr>
        </w:div>
        <w:div w:id="1692417952">
          <w:marLeft w:val="1166"/>
          <w:marRight w:val="0"/>
          <w:marTop w:val="96"/>
          <w:marBottom w:val="0"/>
          <w:divBdr>
            <w:top w:val="none" w:sz="0" w:space="0" w:color="auto"/>
            <w:left w:val="none" w:sz="0" w:space="0" w:color="auto"/>
            <w:bottom w:val="none" w:sz="0" w:space="0" w:color="auto"/>
            <w:right w:val="none" w:sz="0" w:space="0" w:color="auto"/>
          </w:divBdr>
        </w:div>
        <w:div w:id="1985507954">
          <w:marLeft w:val="1800"/>
          <w:marRight w:val="0"/>
          <w:marTop w:val="77"/>
          <w:marBottom w:val="0"/>
          <w:divBdr>
            <w:top w:val="none" w:sz="0" w:space="0" w:color="auto"/>
            <w:left w:val="none" w:sz="0" w:space="0" w:color="auto"/>
            <w:bottom w:val="none" w:sz="0" w:space="0" w:color="auto"/>
            <w:right w:val="none" w:sz="0" w:space="0" w:color="auto"/>
          </w:divBdr>
        </w:div>
      </w:divsChild>
    </w:div>
    <w:div w:id="2030713109">
      <w:bodyDiv w:val="1"/>
      <w:marLeft w:val="0"/>
      <w:marRight w:val="0"/>
      <w:marTop w:val="0"/>
      <w:marBottom w:val="0"/>
      <w:divBdr>
        <w:top w:val="none" w:sz="0" w:space="0" w:color="auto"/>
        <w:left w:val="none" w:sz="0" w:space="0" w:color="auto"/>
        <w:bottom w:val="none" w:sz="0" w:space="0" w:color="auto"/>
        <w:right w:val="none" w:sz="0" w:space="0" w:color="auto"/>
      </w:divBdr>
      <w:divsChild>
        <w:div w:id="74397338">
          <w:marLeft w:val="1166"/>
          <w:marRight w:val="0"/>
          <w:marTop w:val="60"/>
          <w:marBottom w:val="0"/>
          <w:divBdr>
            <w:top w:val="none" w:sz="0" w:space="0" w:color="auto"/>
            <w:left w:val="none" w:sz="0" w:space="0" w:color="auto"/>
            <w:bottom w:val="none" w:sz="0" w:space="0" w:color="auto"/>
            <w:right w:val="none" w:sz="0" w:space="0" w:color="auto"/>
          </w:divBdr>
        </w:div>
        <w:div w:id="189495455">
          <w:marLeft w:val="2520"/>
          <w:marRight w:val="0"/>
          <w:marTop w:val="60"/>
          <w:marBottom w:val="0"/>
          <w:divBdr>
            <w:top w:val="none" w:sz="0" w:space="0" w:color="auto"/>
            <w:left w:val="none" w:sz="0" w:space="0" w:color="auto"/>
            <w:bottom w:val="none" w:sz="0" w:space="0" w:color="auto"/>
            <w:right w:val="none" w:sz="0" w:space="0" w:color="auto"/>
          </w:divBdr>
        </w:div>
        <w:div w:id="441267563">
          <w:marLeft w:val="1800"/>
          <w:marRight w:val="0"/>
          <w:marTop w:val="60"/>
          <w:marBottom w:val="0"/>
          <w:divBdr>
            <w:top w:val="none" w:sz="0" w:space="0" w:color="auto"/>
            <w:left w:val="none" w:sz="0" w:space="0" w:color="auto"/>
            <w:bottom w:val="none" w:sz="0" w:space="0" w:color="auto"/>
            <w:right w:val="none" w:sz="0" w:space="0" w:color="auto"/>
          </w:divBdr>
        </w:div>
        <w:div w:id="541405524">
          <w:marLeft w:val="1166"/>
          <w:marRight w:val="0"/>
          <w:marTop w:val="60"/>
          <w:marBottom w:val="0"/>
          <w:divBdr>
            <w:top w:val="none" w:sz="0" w:space="0" w:color="auto"/>
            <w:left w:val="none" w:sz="0" w:space="0" w:color="auto"/>
            <w:bottom w:val="none" w:sz="0" w:space="0" w:color="auto"/>
            <w:right w:val="none" w:sz="0" w:space="0" w:color="auto"/>
          </w:divBdr>
        </w:div>
        <w:div w:id="947397775">
          <w:marLeft w:val="1166"/>
          <w:marRight w:val="0"/>
          <w:marTop w:val="60"/>
          <w:marBottom w:val="0"/>
          <w:divBdr>
            <w:top w:val="none" w:sz="0" w:space="0" w:color="auto"/>
            <w:left w:val="none" w:sz="0" w:space="0" w:color="auto"/>
            <w:bottom w:val="none" w:sz="0" w:space="0" w:color="auto"/>
            <w:right w:val="none" w:sz="0" w:space="0" w:color="auto"/>
          </w:divBdr>
        </w:div>
        <w:div w:id="1207329474">
          <w:marLeft w:val="2520"/>
          <w:marRight w:val="0"/>
          <w:marTop w:val="60"/>
          <w:marBottom w:val="0"/>
          <w:divBdr>
            <w:top w:val="none" w:sz="0" w:space="0" w:color="auto"/>
            <w:left w:val="none" w:sz="0" w:space="0" w:color="auto"/>
            <w:bottom w:val="none" w:sz="0" w:space="0" w:color="auto"/>
            <w:right w:val="none" w:sz="0" w:space="0" w:color="auto"/>
          </w:divBdr>
        </w:div>
        <w:div w:id="1258253680">
          <w:marLeft w:val="1800"/>
          <w:marRight w:val="0"/>
          <w:marTop w:val="60"/>
          <w:marBottom w:val="0"/>
          <w:divBdr>
            <w:top w:val="none" w:sz="0" w:space="0" w:color="auto"/>
            <w:left w:val="none" w:sz="0" w:space="0" w:color="auto"/>
            <w:bottom w:val="none" w:sz="0" w:space="0" w:color="auto"/>
            <w:right w:val="none" w:sz="0" w:space="0" w:color="auto"/>
          </w:divBdr>
        </w:div>
        <w:div w:id="1473332152">
          <w:marLeft w:val="2520"/>
          <w:marRight w:val="0"/>
          <w:marTop w:val="60"/>
          <w:marBottom w:val="0"/>
          <w:divBdr>
            <w:top w:val="none" w:sz="0" w:space="0" w:color="auto"/>
            <w:left w:val="none" w:sz="0" w:space="0" w:color="auto"/>
            <w:bottom w:val="none" w:sz="0" w:space="0" w:color="auto"/>
            <w:right w:val="none" w:sz="0" w:space="0" w:color="auto"/>
          </w:divBdr>
        </w:div>
        <w:div w:id="1576090351">
          <w:marLeft w:val="1166"/>
          <w:marRight w:val="0"/>
          <w:marTop w:val="60"/>
          <w:marBottom w:val="0"/>
          <w:divBdr>
            <w:top w:val="none" w:sz="0" w:space="0" w:color="auto"/>
            <w:left w:val="none" w:sz="0" w:space="0" w:color="auto"/>
            <w:bottom w:val="none" w:sz="0" w:space="0" w:color="auto"/>
            <w:right w:val="none" w:sz="0" w:space="0" w:color="auto"/>
          </w:divBdr>
        </w:div>
        <w:div w:id="1576666436">
          <w:marLeft w:val="1800"/>
          <w:marRight w:val="0"/>
          <w:marTop w:val="60"/>
          <w:marBottom w:val="0"/>
          <w:divBdr>
            <w:top w:val="none" w:sz="0" w:space="0" w:color="auto"/>
            <w:left w:val="none" w:sz="0" w:space="0" w:color="auto"/>
            <w:bottom w:val="none" w:sz="0" w:space="0" w:color="auto"/>
            <w:right w:val="none" w:sz="0" w:space="0" w:color="auto"/>
          </w:divBdr>
        </w:div>
        <w:div w:id="1851601786">
          <w:marLeft w:val="2520"/>
          <w:marRight w:val="0"/>
          <w:marTop w:val="60"/>
          <w:marBottom w:val="0"/>
          <w:divBdr>
            <w:top w:val="none" w:sz="0" w:space="0" w:color="auto"/>
            <w:left w:val="none" w:sz="0" w:space="0" w:color="auto"/>
            <w:bottom w:val="none" w:sz="0" w:space="0" w:color="auto"/>
            <w:right w:val="none" w:sz="0" w:space="0" w:color="auto"/>
          </w:divBdr>
        </w:div>
        <w:div w:id="1950889818">
          <w:marLeft w:val="547"/>
          <w:marRight w:val="0"/>
          <w:marTop w:val="96"/>
          <w:marBottom w:val="0"/>
          <w:divBdr>
            <w:top w:val="none" w:sz="0" w:space="0" w:color="auto"/>
            <w:left w:val="none" w:sz="0" w:space="0" w:color="auto"/>
            <w:bottom w:val="none" w:sz="0" w:space="0" w:color="auto"/>
            <w:right w:val="none" w:sz="0" w:space="0" w:color="auto"/>
          </w:divBdr>
        </w:div>
        <w:div w:id="1991131941">
          <w:marLeft w:val="1800"/>
          <w:marRight w:val="0"/>
          <w:marTop w:val="60"/>
          <w:marBottom w:val="0"/>
          <w:divBdr>
            <w:top w:val="none" w:sz="0" w:space="0" w:color="auto"/>
            <w:left w:val="none" w:sz="0" w:space="0" w:color="auto"/>
            <w:bottom w:val="none" w:sz="0" w:space="0" w:color="auto"/>
            <w:right w:val="none" w:sz="0" w:space="0" w:color="auto"/>
          </w:divBdr>
        </w:div>
        <w:div w:id="2083405778">
          <w:marLeft w:val="1800"/>
          <w:marRight w:val="0"/>
          <w:marTop w:val="60"/>
          <w:marBottom w:val="0"/>
          <w:divBdr>
            <w:top w:val="none" w:sz="0" w:space="0" w:color="auto"/>
            <w:left w:val="none" w:sz="0" w:space="0" w:color="auto"/>
            <w:bottom w:val="none" w:sz="0" w:space="0" w:color="auto"/>
            <w:right w:val="none" w:sz="0" w:space="0" w:color="auto"/>
          </w:divBdr>
        </w:div>
        <w:div w:id="2134590449">
          <w:marLeft w:val="1800"/>
          <w:marRight w:val="0"/>
          <w:marTop w:val="60"/>
          <w:marBottom w:val="0"/>
          <w:divBdr>
            <w:top w:val="none" w:sz="0" w:space="0" w:color="auto"/>
            <w:left w:val="none" w:sz="0" w:space="0" w:color="auto"/>
            <w:bottom w:val="none" w:sz="0" w:space="0" w:color="auto"/>
            <w:right w:val="none" w:sz="0" w:space="0" w:color="auto"/>
          </w:divBdr>
        </w:div>
      </w:divsChild>
    </w:div>
    <w:div w:id="2031255163">
      <w:bodyDiv w:val="1"/>
      <w:marLeft w:val="0"/>
      <w:marRight w:val="0"/>
      <w:marTop w:val="0"/>
      <w:marBottom w:val="0"/>
      <w:divBdr>
        <w:top w:val="none" w:sz="0" w:space="0" w:color="auto"/>
        <w:left w:val="none" w:sz="0" w:space="0" w:color="auto"/>
        <w:bottom w:val="none" w:sz="0" w:space="0" w:color="auto"/>
        <w:right w:val="none" w:sz="0" w:space="0" w:color="auto"/>
      </w:divBdr>
    </w:div>
    <w:div w:id="2032298552">
      <w:bodyDiv w:val="1"/>
      <w:marLeft w:val="0"/>
      <w:marRight w:val="0"/>
      <w:marTop w:val="0"/>
      <w:marBottom w:val="0"/>
      <w:divBdr>
        <w:top w:val="none" w:sz="0" w:space="0" w:color="auto"/>
        <w:left w:val="none" w:sz="0" w:space="0" w:color="auto"/>
        <w:bottom w:val="none" w:sz="0" w:space="0" w:color="auto"/>
        <w:right w:val="none" w:sz="0" w:space="0" w:color="auto"/>
      </w:divBdr>
      <w:divsChild>
        <w:div w:id="333073976">
          <w:marLeft w:val="1166"/>
          <w:marRight w:val="0"/>
          <w:marTop w:val="110"/>
          <w:marBottom w:val="0"/>
          <w:divBdr>
            <w:top w:val="none" w:sz="0" w:space="0" w:color="auto"/>
            <w:left w:val="none" w:sz="0" w:space="0" w:color="auto"/>
            <w:bottom w:val="none" w:sz="0" w:space="0" w:color="auto"/>
            <w:right w:val="none" w:sz="0" w:space="0" w:color="auto"/>
          </w:divBdr>
        </w:div>
        <w:div w:id="417480480">
          <w:marLeft w:val="547"/>
          <w:marRight w:val="0"/>
          <w:marTop w:val="130"/>
          <w:marBottom w:val="0"/>
          <w:divBdr>
            <w:top w:val="none" w:sz="0" w:space="0" w:color="auto"/>
            <w:left w:val="none" w:sz="0" w:space="0" w:color="auto"/>
            <w:bottom w:val="none" w:sz="0" w:space="0" w:color="auto"/>
            <w:right w:val="none" w:sz="0" w:space="0" w:color="auto"/>
          </w:divBdr>
        </w:div>
        <w:div w:id="715009324">
          <w:marLeft w:val="1166"/>
          <w:marRight w:val="0"/>
          <w:marTop w:val="110"/>
          <w:marBottom w:val="0"/>
          <w:divBdr>
            <w:top w:val="none" w:sz="0" w:space="0" w:color="auto"/>
            <w:left w:val="none" w:sz="0" w:space="0" w:color="auto"/>
            <w:bottom w:val="none" w:sz="0" w:space="0" w:color="auto"/>
            <w:right w:val="none" w:sz="0" w:space="0" w:color="auto"/>
          </w:divBdr>
        </w:div>
        <w:div w:id="859587253">
          <w:marLeft w:val="1166"/>
          <w:marRight w:val="0"/>
          <w:marTop w:val="110"/>
          <w:marBottom w:val="0"/>
          <w:divBdr>
            <w:top w:val="none" w:sz="0" w:space="0" w:color="auto"/>
            <w:left w:val="none" w:sz="0" w:space="0" w:color="auto"/>
            <w:bottom w:val="none" w:sz="0" w:space="0" w:color="auto"/>
            <w:right w:val="none" w:sz="0" w:space="0" w:color="auto"/>
          </w:divBdr>
        </w:div>
        <w:div w:id="1261719505">
          <w:marLeft w:val="547"/>
          <w:marRight w:val="0"/>
          <w:marTop w:val="130"/>
          <w:marBottom w:val="0"/>
          <w:divBdr>
            <w:top w:val="none" w:sz="0" w:space="0" w:color="auto"/>
            <w:left w:val="none" w:sz="0" w:space="0" w:color="auto"/>
            <w:bottom w:val="none" w:sz="0" w:space="0" w:color="auto"/>
            <w:right w:val="none" w:sz="0" w:space="0" w:color="auto"/>
          </w:divBdr>
        </w:div>
        <w:div w:id="1351764286">
          <w:marLeft w:val="1166"/>
          <w:marRight w:val="0"/>
          <w:marTop w:val="110"/>
          <w:marBottom w:val="0"/>
          <w:divBdr>
            <w:top w:val="none" w:sz="0" w:space="0" w:color="auto"/>
            <w:left w:val="none" w:sz="0" w:space="0" w:color="auto"/>
            <w:bottom w:val="none" w:sz="0" w:space="0" w:color="auto"/>
            <w:right w:val="none" w:sz="0" w:space="0" w:color="auto"/>
          </w:divBdr>
        </w:div>
        <w:div w:id="1757049935">
          <w:marLeft w:val="1166"/>
          <w:marRight w:val="0"/>
          <w:marTop w:val="110"/>
          <w:marBottom w:val="0"/>
          <w:divBdr>
            <w:top w:val="none" w:sz="0" w:space="0" w:color="auto"/>
            <w:left w:val="none" w:sz="0" w:space="0" w:color="auto"/>
            <w:bottom w:val="none" w:sz="0" w:space="0" w:color="auto"/>
            <w:right w:val="none" w:sz="0" w:space="0" w:color="auto"/>
          </w:divBdr>
        </w:div>
        <w:div w:id="1858232111">
          <w:marLeft w:val="547"/>
          <w:marRight w:val="0"/>
          <w:marTop w:val="125"/>
          <w:marBottom w:val="0"/>
          <w:divBdr>
            <w:top w:val="none" w:sz="0" w:space="0" w:color="auto"/>
            <w:left w:val="none" w:sz="0" w:space="0" w:color="auto"/>
            <w:bottom w:val="none" w:sz="0" w:space="0" w:color="auto"/>
            <w:right w:val="none" w:sz="0" w:space="0" w:color="auto"/>
          </w:divBdr>
        </w:div>
      </w:divsChild>
    </w:div>
    <w:div w:id="2032606407">
      <w:bodyDiv w:val="1"/>
      <w:marLeft w:val="0"/>
      <w:marRight w:val="0"/>
      <w:marTop w:val="0"/>
      <w:marBottom w:val="0"/>
      <w:divBdr>
        <w:top w:val="none" w:sz="0" w:space="0" w:color="auto"/>
        <w:left w:val="none" w:sz="0" w:space="0" w:color="auto"/>
        <w:bottom w:val="none" w:sz="0" w:space="0" w:color="auto"/>
        <w:right w:val="none" w:sz="0" w:space="0" w:color="auto"/>
      </w:divBdr>
    </w:div>
    <w:div w:id="2032684276">
      <w:bodyDiv w:val="1"/>
      <w:marLeft w:val="0"/>
      <w:marRight w:val="0"/>
      <w:marTop w:val="0"/>
      <w:marBottom w:val="0"/>
      <w:divBdr>
        <w:top w:val="none" w:sz="0" w:space="0" w:color="auto"/>
        <w:left w:val="none" w:sz="0" w:space="0" w:color="auto"/>
        <w:bottom w:val="none" w:sz="0" w:space="0" w:color="auto"/>
        <w:right w:val="none" w:sz="0" w:space="0" w:color="auto"/>
      </w:divBdr>
      <w:divsChild>
        <w:div w:id="953950548">
          <w:marLeft w:val="547"/>
          <w:marRight w:val="0"/>
          <w:marTop w:val="134"/>
          <w:marBottom w:val="0"/>
          <w:divBdr>
            <w:top w:val="none" w:sz="0" w:space="0" w:color="auto"/>
            <w:left w:val="none" w:sz="0" w:space="0" w:color="auto"/>
            <w:bottom w:val="none" w:sz="0" w:space="0" w:color="auto"/>
            <w:right w:val="none" w:sz="0" w:space="0" w:color="auto"/>
          </w:divBdr>
        </w:div>
        <w:div w:id="1331955752">
          <w:marLeft w:val="1166"/>
          <w:marRight w:val="0"/>
          <w:marTop w:val="115"/>
          <w:marBottom w:val="0"/>
          <w:divBdr>
            <w:top w:val="none" w:sz="0" w:space="0" w:color="auto"/>
            <w:left w:val="none" w:sz="0" w:space="0" w:color="auto"/>
            <w:bottom w:val="none" w:sz="0" w:space="0" w:color="auto"/>
            <w:right w:val="none" w:sz="0" w:space="0" w:color="auto"/>
          </w:divBdr>
        </w:div>
        <w:div w:id="1605529274">
          <w:marLeft w:val="547"/>
          <w:marRight w:val="0"/>
          <w:marTop w:val="134"/>
          <w:marBottom w:val="0"/>
          <w:divBdr>
            <w:top w:val="none" w:sz="0" w:space="0" w:color="auto"/>
            <w:left w:val="none" w:sz="0" w:space="0" w:color="auto"/>
            <w:bottom w:val="none" w:sz="0" w:space="0" w:color="auto"/>
            <w:right w:val="none" w:sz="0" w:space="0" w:color="auto"/>
          </w:divBdr>
        </w:div>
      </w:divsChild>
    </w:div>
    <w:div w:id="2033533699">
      <w:bodyDiv w:val="1"/>
      <w:marLeft w:val="0"/>
      <w:marRight w:val="0"/>
      <w:marTop w:val="0"/>
      <w:marBottom w:val="0"/>
      <w:divBdr>
        <w:top w:val="none" w:sz="0" w:space="0" w:color="auto"/>
        <w:left w:val="none" w:sz="0" w:space="0" w:color="auto"/>
        <w:bottom w:val="none" w:sz="0" w:space="0" w:color="auto"/>
        <w:right w:val="none" w:sz="0" w:space="0" w:color="auto"/>
      </w:divBdr>
    </w:div>
    <w:div w:id="2033870715">
      <w:bodyDiv w:val="1"/>
      <w:marLeft w:val="0"/>
      <w:marRight w:val="0"/>
      <w:marTop w:val="0"/>
      <w:marBottom w:val="0"/>
      <w:divBdr>
        <w:top w:val="none" w:sz="0" w:space="0" w:color="auto"/>
        <w:left w:val="none" w:sz="0" w:space="0" w:color="auto"/>
        <w:bottom w:val="none" w:sz="0" w:space="0" w:color="auto"/>
        <w:right w:val="none" w:sz="0" w:space="0" w:color="auto"/>
      </w:divBdr>
      <w:divsChild>
        <w:div w:id="473526983">
          <w:marLeft w:val="1166"/>
          <w:marRight w:val="0"/>
          <w:marTop w:val="115"/>
          <w:marBottom w:val="0"/>
          <w:divBdr>
            <w:top w:val="none" w:sz="0" w:space="0" w:color="auto"/>
            <w:left w:val="none" w:sz="0" w:space="0" w:color="auto"/>
            <w:bottom w:val="none" w:sz="0" w:space="0" w:color="auto"/>
            <w:right w:val="none" w:sz="0" w:space="0" w:color="auto"/>
          </w:divBdr>
        </w:div>
        <w:div w:id="736515787">
          <w:marLeft w:val="547"/>
          <w:marRight w:val="0"/>
          <w:marTop w:val="115"/>
          <w:marBottom w:val="0"/>
          <w:divBdr>
            <w:top w:val="none" w:sz="0" w:space="0" w:color="auto"/>
            <w:left w:val="none" w:sz="0" w:space="0" w:color="auto"/>
            <w:bottom w:val="none" w:sz="0" w:space="0" w:color="auto"/>
            <w:right w:val="none" w:sz="0" w:space="0" w:color="auto"/>
          </w:divBdr>
        </w:div>
      </w:divsChild>
    </w:div>
    <w:div w:id="2036343524">
      <w:bodyDiv w:val="1"/>
      <w:marLeft w:val="0"/>
      <w:marRight w:val="0"/>
      <w:marTop w:val="0"/>
      <w:marBottom w:val="0"/>
      <w:divBdr>
        <w:top w:val="none" w:sz="0" w:space="0" w:color="auto"/>
        <w:left w:val="none" w:sz="0" w:space="0" w:color="auto"/>
        <w:bottom w:val="none" w:sz="0" w:space="0" w:color="auto"/>
        <w:right w:val="none" w:sz="0" w:space="0" w:color="auto"/>
      </w:divBdr>
      <w:divsChild>
        <w:div w:id="90127260">
          <w:marLeft w:val="1166"/>
          <w:marRight w:val="0"/>
          <w:marTop w:val="134"/>
          <w:marBottom w:val="0"/>
          <w:divBdr>
            <w:top w:val="none" w:sz="0" w:space="0" w:color="auto"/>
            <w:left w:val="none" w:sz="0" w:space="0" w:color="auto"/>
            <w:bottom w:val="none" w:sz="0" w:space="0" w:color="auto"/>
            <w:right w:val="none" w:sz="0" w:space="0" w:color="auto"/>
          </w:divBdr>
        </w:div>
        <w:div w:id="960569574">
          <w:marLeft w:val="547"/>
          <w:marRight w:val="0"/>
          <w:marTop w:val="154"/>
          <w:marBottom w:val="0"/>
          <w:divBdr>
            <w:top w:val="none" w:sz="0" w:space="0" w:color="auto"/>
            <w:left w:val="none" w:sz="0" w:space="0" w:color="auto"/>
            <w:bottom w:val="none" w:sz="0" w:space="0" w:color="auto"/>
            <w:right w:val="none" w:sz="0" w:space="0" w:color="auto"/>
          </w:divBdr>
        </w:div>
      </w:divsChild>
    </w:div>
    <w:div w:id="2036925009">
      <w:bodyDiv w:val="1"/>
      <w:marLeft w:val="0"/>
      <w:marRight w:val="0"/>
      <w:marTop w:val="0"/>
      <w:marBottom w:val="0"/>
      <w:divBdr>
        <w:top w:val="none" w:sz="0" w:space="0" w:color="auto"/>
        <w:left w:val="none" w:sz="0" w:space="0" w:color="auto"/>
        <w:bottom w:val="none" w:sz="0" w:space="0" w:color="auto"/>
        <w:right w:val="none" w:sz="0" w:space="0" w:color="auto"/>
      </w:divBdr>
    </w:div>
    <w:div w:id="2037079961">
      <w:bodyDiv w:val="1"/>
      <w:marLeft w:val="0"/>
      <w:marRight w:val="0"/>
      <w:marTop w:val="0"/>
      <w:marBottom w:val="0"/>
      <w:divBdr>
        <w:top w:val="none" w:sz="0" w:space="0" w:color="auto"/>
        <w:left w:val="none" w:sz="0" w:space="0" w:color="auto"/>
        <w:bottom w:val="none" w:sz="0" w:space="0" w:color="auto"/>
        <w:right w:val="none" w:sz="0" w:space="0" w:color="auto"/>
      </w:divBdr>
      <w:divsChild>
        <w:div w:id="290601995">
          <w:marLeft w:val="1166"/>
          <w:marRight w:val="0"/>
          <w:marTop w:val="101"/>
          <w:marBottom w:val="0"/>
          <w:divBdr>
            <w:top w:val="none" w:sz="0" w:space="0" w:color="auto"/>
            <w:left w:val="none" w:sz="0" w:space="0" w:color="auto"/>
            <w:bottom w:val="none" w:sz="0" w:space="0" w:color="auto"/>
            <w:right w:val="none" w:sz="0" w:space="0" w:color="auto"/>
          </w:divBdr>
        </w:div>
        <w:div w:id="712728087">
          <w:marLeft w:val="547"/>
          <w:marRight w:val="0"/>
          <w:marTop w:val="120"/>
          <w:marBottom w:val="0"/>
          <w:divBdr>
            <w:top w:val="none" w:sz="0" w:space="0" w:color="auto"/>
            <w:left w:val="none" w:sz="0" w:space="0" w:color="auto"/>
            <w:bottom w:val="none" w:sz="0" w:space="0" w:color="auto"/>
            <w:right w:val="none" w:sz="0" w:space="0" w:color="auto"/>
          </w:divBdr>
        </w:div>
        <w:div w:id="1407142340">
          <w:marLeft w:val="1166"/>
          <w:marRight w:val="0"/>
          <w:marTop w:val="101"/>
          <w:marBottom w:val="0"/>
          <w:divBdr>
            <w:top w:val="none" w:sz="0" w:space="0" w:color="auto"/>
            <w:left w:val="none" w:sz="0" w:space="0" w:color="auto"/>
            <w:bottom w:val="none" w:sz="0" w:space="0" w:color="auto"/>
            <w:right w:val="none" w:sz="0" w:space="0" w:color="auto"/>
          </w:divBdr>
        </w:div>
      </w:divsChild>
    </w:div>
    <w:div w:id="2037122114">
      <w:bodyDiv w:val="1"/>
      <w:marLeft w:val="0"/>
      <w:marRight w:val="0"/>
      <w:marTop w:val="0"/>
      <w:marBottom w:val="0"/>
      <w:divBdr>
        <w:top w:val="none" w:sz="0" w:space="0" w:color="auto"/>
        <w:left w:val="none" w:sz="0" w:space="0" w:color="auto"/>
        <w:bottom w:val="none" w:sz="0" w:space="0" w:color="auto"/>
        <w:right w:val="none" w:sz="0" w:space="0" w:color="auto"/>
      </w:divBdr>
    </w:div>
    <w:div w:id="2039814027">
      <w:bodyDiv w:val="1"/>
      <w:marLeft w:val="0"/>
      <w:marRight w:val="0"/>
      <w:marTop w:val="0"/>
      <w:marBottom w:val="0"/>
      <w:divBdr>
        <w:top w:val="none" w:sz="0" w:space="0" w:color="auto"/>
        <w:left w:val="none" w:sz="0" w:space="0" w:color="auto"/>
        <w:bottom w:val="none" w:sz="0" w:space="0" w:color="auto"/>
        <w:right w:val="none" w:sz="0" w:space="0" w:color="auto"/>
      </w:divBdr>
    </w:div>
    <w:div w:id="2039961445">
      <w:bodyDiv w:val="1"/>
      <w:marLeft w:val="0"/>
      <w:marRight w:val="0"/>
      <w:marTop w:val="0"/>
      <w:marBottom w:val="0"/>
      <w:divBdr>
        <w:top w:val="none" w:sz="0" w:space="0" w:color="auto"/>
        <w:left w:val="none" w:sz="0" w:space="0" w:color="auto"/>
        <w:bottom w:val="none" w:sz="0" w:space="0" w:color="auto"/>
        <w:right w:val="none" w:sz="0" w:space="0" w:color="auto"/>
      </w:divBdr>
      <w:divsChild>
        <w:div w:id="591167417">
          <w:marLeft w:val="547"/>
          <w:marRight w:val="0"/>
          <w:marTop w:val="154"/>
          <w:marBottom w:val="0"/>
          <w:divBdr>
            <w:top w:val="none" w:sz="0" w:space="0" w:color="auto"/>
            <w:left w:val="none" w:sz="0" w:space="0" w:color="auto"/>
            <w:bottom w:val="none" w:sz="0" w:space="0" w:color="auto"/>
            <w:right w:val="none" w:sz="0" w:space="0" w:color="auto"/>
          </w:divBdr>
        </w:div>
        <w:div w:id="849759364">
          <w:marLeft w:val="547"/>
          <w:marRight w:val="0"/>
          <w:marTop w:val="154"/>
          <w:marBottom w:val="0"/>
          <w:divBdr>
            <w:top w:val="none" w:sz="0" w:space="0" w:color="auto"/>
            <w:left w:val="none" w:sz="0" w:space="0" w:color="auto"/>
            <w:bottom w:val="none" w:sz="0" w:space="0" w:color="auto"/>
            <w:right w:val="none" w:sz="0" w:space="0" w:color="auto"/>
          </w:divBdr>
        </w:div>
        <w:div w:id="981039824">
          <w:marLeft w:val="547"/>
          <w:marRight w:val="0"/>
          <w:marTop w:val="154"/>
          <w:marBottom w:val="0"/>
          <w:divBdr>
            <w:top w:val="none" w:sz="0" w:space="0" w:color="auto"/>
            <w:left w:val="none" w:sz="0" w:space="0" w:color="auto"/>
            <w:bottom w:val="none" w:sz="0" w:space="0" w:color="auto"/>
            <w:right w:val="none" w:sz="0" w:space="0" w:color="auto"/>
          </w:divBdr>
        </w:div>
      </w:divsChild>
    </w:div>
    <w:div w:id="2040201663">
      <w:bodyDiv w:val="1"/>
      <w:marLeft w:val="0"/>
      <w:marRight w:val="0"/>
      <w:marTop w:val="0"/>
      <w:marBottom w:val="0"/>
      <w:divBdr>
        <w:top w:val="none" w:sz="0" w:space="0" w:color="auto"/>
        <w:left w:val="none" w:sz="0" w:space="0" w:color="auto"/>
        <w:bottom w:val="none" w:sz="0" w:space="0" w:color="auto"/>
        <w:right w:val="none" w:sz="0" w:space="0" w:color="auto"/>
      </w:divBdr>
    </w:div>
    <w:div w:id="2042585728">
      <w:bodyDiv w:val="1"/>
      <w:marLeft w:val="0"/>
      <w:marRight w:val="0"/>
      <w:marTop w:val="0"/>
      <w:marBottom w:val="0"/>
      <w:divBdr>
        <w:top w:val="none" w:sz="0" w:space="0" w:color="auto"/>
        <w:left w:val="none" w:sz="0" w:space="0" w:color="auto"/>
        <w:bottom w:val="none" w:sz="0" w:space="0" w:color="auto"/>
        <w:right w:val="none" w:sz="0" w:space="0" w:color="auto"/>
      </w:divBdr>
    </w:div>
    <w:div w:id="2042781055">
      <w:bodyDiv w:val="1"/>
      <w:marLeft w:val="0"/>
      <w:marRight w:val="0"/>
      <w:marTop w:val="0"/>
      <w:marBottom w:val="0"/>
      <w:divBdr>
        <w:top w:val="none" w:sz="0" w:space="0" w:color="auto"/>
        <w:left w:val="none" w:sz="0" w:space="0" w:color="auto"/>
        <w:bottom w:val="none" w:sz="0" w:space="0" w:color="auto"/>
        <w:right w:val="none" w:sz="0" w:space="0" w:color="auto"/>
      </w:divBdr>
    </w:div>
    <w:div w:id="2044743729">
      <w:bodyDiv w:val="1"/>
      <w:marLeft w:val="0"/>
      <w:marRight w:val="0"/>
      <w:marTop w:val="0"/>
      <w:marBottom w:val="0"/>
      <w:divBdr>
        <w:top w:val="none" w:sz="0" w:space="0" w:color="auto"/>
        <w:left w:val="none" w:sz="0" w:space="0" w:color="auto"/>
        <w:bottom w:val="none" w:sz="0" w:space="0" w:color="auto"/>
        <w:right w:val="none" w:sz="0" w:space="0" w:color="auto"/>
      </w:divBdr>
    </w:div>
    <w:div w:id="2046325048">
      <w:bodyDiv w:val="1"/>
      <w:marLeft w:val="0"/>
      <w:marRight w:val="0"/>
      <w:marTop w:val="0"/>
      <w:marBottom w:val="0"/>
      <w:divBdr>
        <w:top w:val="none" w:sz="0" w:space="0" w:color="auto"/>
        <w:left w:val="none" w:sz="0" w:space="0" w:color="auto"/>
        <w:bottom w:val="none" w:sz="0" w:space="0" w:color="auto"/>
        <w:right w:val="none" w:sz="0" w:space="0" w:color="auto"/>
      </w:divBdr>
      <w:divsChild>
        <w:div w:id="155607160">
          <w:marLeft w:val="1800"/>
          <w:marRight w:val="0"/>
          <w:marTop w:val="67"/>
          <w:marBottom w:val="0"/>
          <w:divBdr>
            <w:top w:val="none" w:sz="0" w:space="0" w:color="auto"/>
            <w:left w:val="none" w:sz="0" w:space="0" w:color="auto"/>
            <w:bottom w:val="none" w:sz="0" w:space="0" w:color="auto"/>
            <w:right w:val="none" w:sz="0" w:space="0" w:color="auto"/>
          </w:divBdr>
        </w:div>
        <w:div w:id="198319762">
          <w:marLeft w:val="1800"/>
          <w:marRight w:val="0"/>
          <w:marTop w:val="67"/>
          <w:marBottom w:val="0"/>
          <w:divBdr>
            <w:top w:val="none" w:sz="0" w:space="0" w:color="auto"/>
            <w:left w:val="none" w:sz="0" w:space="0" w:color="auto"/>
            <w:bottom w:val="none" w:sz="0" w:space="0" w:color="auto"/>
            <w:right w:val="none" w:sz="0" w:space="0" w:color="auto"/>
          </w:divBdr>
        </w:div>
        <w:div w:id="348142999">
          <w:marLeft w:val="1800"/>
          <w:marRight w:val="0"/>
          <w:marTop w:val="67"/>
          <w:marBottom w:val="0"/>
          <w:divBdr>
            <w:top w:val="none" w:sz="0" w:space="0" w:color="auto"/>
            <w:left w:val="none" w:sz="0" w:space="0" w:color="auto"/>
            <w:bottom w:val="none" w:sz="0" w:space="0" w:color="auto"/>
            <w:right w:val="none" w:sz="0" w:space="0" w:color="auto"/>
          </w:divBdr>
        </w:div>
        <w:div w:id="434984217">
          <w:marLeft w:val="1800"/>
          <w:marRight w:val="0"/>
          <w:marTop w:val="67"/>
          <w:marBottom w:val="0"/>
          <w:divBdr>
            <w:top w:val="none" w:sz="0" w:space="0" w:color="auto"/>
            <w:left w:val="none" w:sz="0" w:space="0" w:color="auto"/>
            <w:bottom w:val="none" w:sz="0" w:space="0" w:color="auto"/>
            <w:right w:val="none" w:sz="0" w:space="0" w:color="auto"/>
          </w:divBdr>
        </w:div>
        <w:div w:id="998851385">
          <w:marLeft w:val="1800"/>
          <w:marRight w:val="0"/>
          <w:marTop w:val="67"/>
          <w:marBottom w:val="0"/>
          <w:divBdr>
            <w:top w:val="none" w:sz="0" w:space="0" w:color="auto"/>
            <w:left w:val="none" w:sz="0" w:space="0" w:color="auto"/>
            <w:bottom w:val="none" w:sz="0" w:space="0" w:color="auto"/>
            <w:right w:val="none" w:sz="0" w:space="0" w:color="auto"/>
          </w:divBdr>
        </w:div>
        <w:div w:id="1134909276">
          <w:marLeft w:val="1166"/>
          <w:marRight w:val="0"/>
          <w:marTop w:val="86"/>
          <w:marBottom w:val="0"/>
          <w:divBdr>
            <w:top w:val="none" w:sz="0" w:space="0" w:color="auto"/>
            <w:left w:val="none" w:sz="0" w:space="0" w:color="auto"/>
            <w:bottom w:val="none" w:sz="0" w:space="0" w:color="auto"/>
            <w:right w:val="none" w:sz="0" w:space="0" w:color="auto"/>
          </w:divBdr>
        </w:div>
        <w:div w:id="1277978603">
          <w:marLeft w:val="1166"/>
          <w:marRight w:val="0"/>
          <w:marTop w:val="86"/>
          <w:marBottom w:val="0"/>
          <w:divBdr>
            <w:top w:val="none" w:sz="0" w:space="0" w:color="auto"/>
            <w:left w:val="none" w:sz="0" w:space="0" w:color="auto"/>
            <w:bottom w:val="none" w:sz="0" w:space="0" w:color="auto"/>
            <w:right w:val="none" w:sz="0" w:space="0" w:color="auto"/>
          </w:divBdr>
        </w:div>
        <w:div w:id="1627422002">
          <w:marLeft w:val="547"/>
          <w:marRight w:val="0"/>
          <w:marTop w:val="96"/>
          <w:marBottom w:val="0"/>
          <w:divBdr>
            <w:top w:val="none" w:sz="0" w:space="0" w:color="auto"/>
            <w:left w:val="none" w:sz="0" w:space="0" w:color="auto"/>
            <w:bottom w:val="none" w:sz="0" w:space="0" w:color="auto"/>
            <w:right w:val="none" w:sz="0" w:space="0" w:color="auto"/>
          </w:divBdr>
        </w:div>
        <w:div w:id="1646163609">
          <w:marLeft w:val="1800"/>
          <w:marRight w:val="0"/>
          <w:marTop w:val="67"/>
          <w:marBottom w:val="0"/>
          <w:divBdr>
            <w:top w:val="none" w:sz="0" w:space="0" w:color="auto"/>
            <w:left w:val="none" w:sz="0" w:space="0" w:color="auto"/>
            <w:bottom w:val="none" w:sz="0" w:space="0" w:color="auto"/>
            <w:right w:val="none" w:sz="0" w:space="0" w:color="auto"/>
          </w:divBdr>
        </w:div>
        <w:div w:id="1774783918">
          <w:marLeft w:val="1800"/>
          <w:marRight w:val="0"/>
          <w:marTop w:val="67"/>
          <w:marBottom w:val="0"/>
          <w:divBdr>
            <w:top w:val="none" w:sz="0" w:space="0" w:color="auto"/>
            <w:left w:val="none" w:sz="0" w:space="0" w:color="auto"/>
            <w:bottom w:val="none" w:sz="0" w:space="0" w:color="auto"/>
            <w:right w:val="none" w:sz="0" w:space="0" w:color="auto"/>
          </w:divBdr>
        </w:div>
        <w:div w:id="1850218388">
          <w:marLeft w:val="1166"/>
          <w:marRight w:val="0"/>
          <w:marTop w:val="86"/>
          <w:marBottom w:val="0"/>
          <w:divBdr>
            <w:top w:val="none" w:sz="0" w:space="0" w:color="auto"/>
            <w:left w:val="none" w:sz="0" w:space="0" w:color="auto"/>
            <w:bottom w:val="none" w:sz="0" w:space="0" w:color="auto"/>
            <w:right w:val="none" w:sz="0" w:space="0" w:color="auto"/>
          </w:divBdr>
        </w:div>
      </w:divsChild>
    </w:div>
    <w:div w:id="2046756354">
      <w:bodyDiv w:val="1"/>
      <w:marLeft w:val="0"/>
      <w:marRight w:val="0"/>
      <w:marTop w:val="0"/>
      <w:marBottom w:val="0"/>
      <w:divBdr>
        <w:top w:val="none" w:sz="0" w:space="0" w:color="auto"/>
        <w:left w:val="none" w:sz="0" w:space="0" w:color="auto"/>
        <w:bottom w:val="none" w:sz="0" w:space="0" w:color="auto"/>
        <w:right w:val="none" w:sz="0" w:space="0" w:color="auto"/>
      </w:divBdr>
      <w:divsChild>
        <w:div w:id="692266824">
          <w:marLeft w:val="547"/>
          <w:marRight w:val="0"/>
          <w:marTop w:val="154"/>
          <w:marBottom w:val="0"/>
          <w:divBdr>
            <w:top w:val="none" w:sz="0" w:space="0" w:color="auto"/>
            <w:left w:val="none" w:sz="0" w:space="0" w:color="auto"/>
            <w:bottom w:val="none" w:sz="0" w:space="0" w:color="auto"/>
            <w:right w:val="none" w:sz="0" w:space="0" w:color="auto"/>
          </w:divBdr>
        </w:div>
        <w:div w:id="2046443309">
          <w:marLeft w:val="547"/>
          <w:marRight w:val="0"/>
          <w:marTop w:val="154"/>
          <w:marBottom w:val="0"/>
          <w:divBdr>
            <w:top w:val="none" w:sz="0" w:space="0" w:color="auto"/>
            <w:left w:val="none" w:sz="0" w:space="0" w:color="auto"/>
            <w:bottom w:val="none" w:sz="0" w:space="0" w:color="auto"/>
            <w:right w:val="none" w:sz="0" w:space="0" w:color="auto"/>
          </w:divBdr>
        </w:div>
        <w:div w:id="2131237381">
          <w:marLeft w:val="547"/>
          <w:marRight w:val="0"/>
          <w:marTop w:val="154"/>
          <w:marBottom w:val="0"/>
          <w:divBdr>
            <w:top w:val="none" w:sz="0" w:space="0" w:color="auto"/>
            <w:left w:val="none" w:sz="0" w:space="0" w:color="auto"/>
            <w:bottom w:val="none" w:sz="0" w:space="0" w:color="auto"/>
            <w:right w:val="none" w:sz="0" w:space="0" w:color="auto"/>
          </w:divBdr>
        </w:div>
      </w:divsChild>
    </w:div>
    <w:div w:id="2048022554">
      <w:bodyDiv w:val="1"/>
      <w:marLeft w:val="0"/>
      <w:marRight w:val="0"/>
      <w:marTop w:val="0"/>
      <w:marBottom w:val="0"/>
      <w:divBdr>
        <w:top w:val="none" w:sz="0" w:space="0" w:color="auto"/>
        <w:left w:val="none" w:sz="0" w:space="0" w:color="auto"/>
        <w:bottom w:val="none" w:sz="0" w:space="0" w:color="auto"/>
        <w:right w:val="none" w:sz="0" w:space="0" w:color="auto"/>
      </w:divBdr>
    </w:div>
    <w:div w:id="2049141849">
      <w:bodyDiv w:val="1"/>
      <w:marLeft w:val="0"/>
      <w:marRight w:val="0"/>
      <w:marTop w:val="0"/>
      <w:marBottom w:val="0"/>
      <w:divBdr>
        <w:top w:val="none" w:sz="0" w:space="0" w:color="auto"/>
        <w:left w:val="none" w:sz="0" w:space="0" w:color="auto"/>
        <w:bottom w:val="none" w:sz="0" w:space="0" w:color="auto"/>
        <w:right w:val="none" w:sz="0" w:space="0" w:color="auto"/>
      </w:divBdr>
      <w:divsChild>
        <w:div w:id="540636138">
          <w:marLeft w:val="1166"/>
          <w:marRight w:val="0"/>
          <w:marTop w:val="134"/>
          <w:marBottom w:val="0"/>
          <w:divBdr>
            <w:top w:val="none" w:sz="0" w:space="0" w:color="auto"/>
            <w:left w:val="none" w:sz="0" w:space="0" w:color="auto"/>
            <w:bottom w:val="none" w:sz="0" w:space="0" w:color="auto"/>
            <w:right w:val="none" w:sz="0" w:space="0" w:color="auto"/>
          </w:divBdr>
        </w:div>
        <w:div w:id="760373713">
          <w:marLeft w:val="1166"/>
          <w:marRight w:val="0"/>
          <w:marTop w:val="134"/>
          <w:marBottom w:val="0"/>
          <w:divBdr>
            <w:top w:val="none" w:sz="0" w:space="0" w:color="auto"/>
            <w:left w:val="none" w:sz="0" w:space="0" w:color="auto"/>
            <w:bottom w:val="none" w:sz="0" w:space="0" w:color="auto"/>
            <w:right w:val="none" w:sz="0" w:space="0" w:color="auto"/>
          </w:divBdr>
        </w:div>
        <w:div w:id="1698969984">
          <w:marLeft w:val="547"/>
          <w:marRight w:val="0"/>
          <w:marTop w:val="154"/>
          <w:marBottom w:val="0"/>
          <w:divBdr>
            <w:top w:val="none" w:sz="0" w:space="0" w:color="auto"/>
            <w:left w:val="none" w:sz="0" w:space="0" w:color="auto"/>
            <w:bottom w:val="none" w:sz="0" w:space="0" w:color="auto"/>
            <w:right w:val="none" w:sz="0" w:space="0" w:color="auto"/>
          </w:divBdr>
        </w:div>
      </w:divsChild>
    </w:div>
    <w:div w:id="2049256909">
      <w:bodyDiv w:val="1"/>
      <w:marLeft w:val="0"/>
      <w:marRight w:val="0"/>
      <w:marTop w:val="0"/>
      <w:marBottom w:val="0"/>
      <w:divBdr>
        <w:top w:val="none" w:sz="0" w:space="0" w:color="auto"/>
        <w:left w:val="none" w:sz="0" w:space="0" w:color="auto"/>
        <w:bottom w:val="none" w:sz="0" w:space="0" w:color="auto"/>
        <w:right w:val="none" w:sz="0" w:space="0" w:color="auto"/>
      </w:divBdr>
    </w:div>
    <w:div w:id="2051606183">
      <w:bodyDiv w:val="1"/>
      <w:marLeft w:val="0"/>
      <w:marRight w:val="0"/>
      <w:marTop w:val="0"/>
      <w:marBottom w:val="0"/>
      <w:divBdr>
        <w:top w:val="none" w:sz="0" w:space="0" w:color="auto"/>
        <w:left w:val="none" w:sz="0" w:space="0" w:color="auto"/>
        <w:bottom w:val="none" w:sz="0" w:space="0" w:color="auto"/>
        <w:right w:val="none" w:sz="0" w:space="0" w:color="auto"/>
      </w:divBdr>
      <w:divsChild>
        <w:div w:id="955988993">
          <w:marLeft w:val="0"/>
          <w:marRight w:val="0"/>
          <w:marTop w:val="0"/>
          <w:marBottom w:val="0"/>
          <w:divBdr>
            <w:top w:val="none" w:sz="0" w:space="0" w:color="auto"/>
            <w:left w:val="none" w:sz="0" w:space="0" w:color="auto"/>
            <w:bottom w:val="none" w:sz="0" w:space="0" w:color="auto"/>
            <w:right w:val="none" w:sz="0" w:space="0" w:color="auto"/>
          </w:divBdr>
          <w:divsChild>
            <w:div w:id="2979150">
              <w:marLeft w:val="0"/>
              <w:marRight w:val="0"/>
              <w:marTop w:val="0"/>
              <w:marBottom w:val="0"/>
              <w:divBdr>
                <w:top w:val="none" w:sz="0" w:space="0" w:color="auto"/>
                <w:left w:val="none" w:sz="0" w:space="0" w:color="auto"/>
                <w:bottom w:val="none" w:sz="0" w:space="0" w:color="auto"/>
                <w:right w:val="none" w:sz="0" w:space="0" w:color="auto"/>
              </w:divBdr>
            </w:div>
            <w:div w:id="207911695">
              <w:marLeft w:val="0"/>
              <w:marRight w:val="0"/>
              <w:marTop w:val="0"/>
              <w:marBottom w:val="0"/>
              <w:divBdr>
                <w:top w:val="none" w:sz="0" w:space="0" w:color="auto"/>
                <w:left w:val="none" w:sz="0" w:space="0" w:color="auto"/>
                <w:bottom w:val="none" w:sz="0" w:space="0" w:color="auto"/>
                <w:right w:val="none" w:sz="0" w:space="0" w:color="auto"/>
              </w:divBdr>
            </w:div>
            <w:div w:id="249042926">
              <w:marLeft w:val="0"/>
              <w:marRight w:val="0"/>
              <w:marTop w:val="0"/>
              <w:marBottom w:val="0"/>
              <w:divBdr>
                <w:top w:val="none" w:sz="0" w:space="0" w:color="auto"/>
                <w:left w:val="none" w:sz="0" w:space="0" w:color="auto"/>
                <w:bottom w:val="none" w:sz="0" w:space="0" w:color="auto"/>
                <w:right w:val="none" w:sz="0" w:space="0" w:color="auto"/>
              </w:divBdr>
            </w:div>
            <w:div w:id="316569716">
              <w:marLeft w:val="0"/>
              <w:marRight w:val="0"/>
              <w:marTop w:val="0"/>
              <w:marBottom w:val="0"/>
              <w:divBdr>
                <w:top w:val="none" w:sz="0" w:space="0" w:color="auto"/>
                <w:left w:val="none" w:sz="0" w:space="0" w:color="auto"/>
                <w:bottom w:val="none" w:sz="0" w:space="0" w:color="auto"/>
                <w:right w:val="none" w:sz="0" w:space="0" w:color="auto"/>
              </w:divBdr>
            </w:div>
            <w:div w:id="376465926">
              <w:marLeft w:val="0"/>
              <w:marRight w:val="0"/>
              <w:marTop w:val="0"/>
              <w:marBottom w:val="0"/>
              <w:divBdr>
                <w:top w:val="none" w:sz="0" w:space="0" w:color="auto"/>
                <w:left w:val="none" w:sz="0" w:space="0" w:color="auto"/>
                <w:bottom w:val="none" w:sz="0" w:space="0" w:color="auto"/>
                <w:right w:val="none" w:sz="0" w:space="0" w:color="auto"/>
              </w:divBdr>
            </w:div>
            <w:div w:id="444270306">
              <w:marLeft w:val="0"/>
              <w:marRight w:val="0"/>
              <w:marTop w:val="0"/>
              <w:marBottom w:val="0"/>
              <w:divBdr>
                <w:top w:val="none" w:sz="0" w:space="0" w:color="auto"/>
                <w:left w:val="none" w:sz="0" w:space="0" w:color="auto"/>
                <w:bottom w:val="none" w:sz="0" w:space="0" w:color="auto"/>
                <w:right w:val="none" w:sz="0" w:space="0" w:color="auto"/>
              </w:divBdr>
            </w:div>
            <w:div w:id="489057231">
              <w:marLeft w:val="0"/>
              <w:marRight w:val="0"/>
              <w:marTop w:val="0"/>
              <w:marBottom w:val="0"/>
              <w:divBdr>
                <w:top w:val="none" w:sz="0" w:space="0" w:color="auto"/>
                <w:left w:val="none" w:sz="0" w:space="0" w:color="auto"/>
                <w:bottom w:val="none" w:sz="0" w:space="0" w:color="auto"/>
                <w:right w:val="none" w:sz="0" w:space="0" w:color="auto"/>
              </w:divBdr>
            </w:div>
            <w:div w:id="744843736">
              <w:marLeft w:val="0"/>
              <w:marRight w:val="0"/>
              <w:marTop w:val="0"/>
              <w:marBottom w:val="0"/>
              <w:divBdr>
                <w:top w:val="none" w:sz="0" w:space="0" w:color="auto"/>
                <w:left w:val="none" w:sz="0" w:space="0" w:color="auto"/>
                <w:bottom w:val="none" w:sz="0" w:space="0" w:color="auto"/>
                <w:right w:val="none" w:sz="0" w:space="0" w:color="auto"/>
              </w:divBdr>
            </w:div>
            <w:div w:id="1391878491">
              <w:marLeft w:val="0"/>
              <w:marRight w:val="0"/>
              <w:marTop w:val="0"/>
              <w:marBottom w:val="0"/>
              <w:divBdr>
                <w:top w:val="none" w:sz="0" w:space="0" w:color="auto"/>
                <w:left w:val="none" w:sz="0" w:space="0" w:color="auto"/>
                <w:bottom w:val="none" w:sz="0" w:space="0" w:color="auto"/>
                <w:right w:val="none" w:sz="0" w:space="0" w:color="auto"/>
              </w:divBdr>
            </w:div>
            <w:div w:id="1462960769">
              <w:marLeft w:val="0"/>
              <w:marRight w:val="0"/>
              <w:marTop w:val="0"/>
              <w:marBottom w:val="0"/>
              <w:divBdr>
                <w:top w:val="none" w:sz="0" w:space="0" w:color="auto"/>
                <w:left w:val="none" w:sz="0" w:space="0" w:color="auto"/>
                <w:bottom w:val="none" w:sz="0" w:space="0" w:color="auto"/>
                <w:right w:val="none" w:sz="0" w:space="0" w:color="auto"/>
              </w:divBdr>
            </w:div>
            <w:div w:id="1814638463">
              <w:marLeft w:val="0"/>
              <w:marRight w:val="0"/>
              <w:marTop w:val="0"/>
              <w:marBottom w:val="0"/>
              <w:divBdr>
                <w:top w:val="none" w:sz="0" w:space="0" w:color="auto"/>
                <w:left w:val="none" w:sz="0" w:space="0" w:color="auto"/>
                <w:bottom w:val="none" w:sz="0" w:space="0" w:color="auto"/>
                <w:right w:val="none" w:sz="0" w:space="0" w:color="auto"/>
              </w:divBdr>
            </w:div>
            <w:div w:id="20988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57483">
      <w:bodyDiv w:val="1"/>
      <w:marLeft w:val="0"/>
      <w:marRight w:val="0"/>
      <w:marTop w:val="0"/>
      <w:marBottom w:val="0"/>
      <w:divBdr>
        <w:top w:val="none" w:sz="0" w:space="0" w:color="auto"/>
        <w:left w:val="none" w:sz="0" w:space="0" w:color="auto"/>
        <w:bottom w:val="none" w:sz="0" w:space="0" w:color="auto"/>
        <w:right w:val="none" w:sz="0" w:space="0" w:color="auto"/>
      </w:divBdr>
    </w:div>
    <w:div w:id="2052069751">
      <w:bodyDiv w:val="1"/>
      <w:marLeft w:val="0"/>
      <w:marRight w:val="0"/>
      <w:marTop w:val="0"/>
      <w:marBottom w:val="0"/>
      <w:divBdr>
        <w:top w:val="none" w:sz="0" w:space="0" w:color="auto"/>
        <w:left w:val="none" w:sz="0" w:space="0" w:color="auto"/>
        <w:bottom w:val="none" w:sz="0" w:space="0" w:color="auto"/>
        <w:right w:val="none" w:sz="0" w:space="0" w:color="auto"/>
      </w:divBdr>
    </w:div>
    <w:div w:id="2052151758">
      <w:bodyDiv w:val="1"/>
      <w:marLeft w:val="0"/>
      <w:marRight w:val="0"/>
      <w:marTop w:val="0"/>
      <w:marBottom w:val="0"/>
      <w:divBdr>
        <w:top w:val="none" w:sz="0" w:space="0" w:color="auto"/>
        <w:left w:val="none" w:sz="0" w:space="0" w:color="auto"/>
        <w:bottom w:val="none" w:sz="0" w:space="0" w:color="auto"/>
        <w:right w:val="none" w:sz="0" w:space="0" w:color="auto"/>
      </w:divBdr>
    </w:div>
    <w:div w:id="2052266683">
      <w:bodyDiv w:val="1"/>
      <w:marLeft w:val="0"/>
      <w:marRight w:val="0"/>
      <w:marTop w:val="0"/>
      <w:marBottom w:val="0"/>
      <w:divBdr>
        <w:top w:val="none" w:sz="0" w:space="0" w:color="auto"/>
        <w:left w:val="none" w:sz="0" w:space="0" w:color="auto"/>
        <w:bottom w:val="none" w:sz="0" w:space="0" w:color="auto"/>
        <w:right w:val="none" w:sz="0" w:space="0" w:color="auto"/>
      </w:divBdr>
      <w:divsChild>
        <w:div w:id="31617368">
          <w:marLeft w:val="547"/>
          <w:marRight w:val="0"/>
          <w:marTop w:val="96"/>
          <w:marBottom w:val="0"/>
          <w:divBdr>
            <w:top w:val="none" w:sz="0" w:space="0" w:color="auto"/>
            <w:left w:val="none" w:sz="0" w:space="0" w:color="auto"/>
            <w:bottom w:val="none" w:sz="0" w:space="0" w:color="auto"/>
            <w:right w:val="none" w:sz="0" w:space="0" w:color="auto"/>
          </w:divBdr>
        </w:div>
        <w:div w:id="62024829">
          <w:marLeft w:val="547"/>
          <w:marRight w:val="0"/>
          <w:marTop w:val="96"/>
          <w:marBottom w:val="0"/>
          <w:divBdr>
            <w:top w:val="none" w:sz="0" w:space="0" w:color="auto"/>
            <w:left w:val="none" w:sz="0" w:space="0" w:color="auto"/>
            <w:bottom w:val="none" w:sz="0" w:space="0" w:color="auto"/>
            <w:right w:val="none" w:sz="0" w:space="0" w:color="auto"/>
          </w:divBdr>
        </w:div>
        <w:div w:id="425226076">
          <w:marLeft w:val="1166"/>
          <w:marRight w:val="0"/>
          <w:marTop w:val="86"/>
          <w:marBottom w:val="0"/>
          <w:divBdr>
            <w:top w:val="none" w:sz="0" w:space="0" w:color="auto"/>
            <w:left w:val="none" w:sz="0" w:space="0" w:color="auto"/>
            <w:bottom w:val="none" w:sz="0" w:space="0" w:color="auto"/>
            <w:right w:val="none" w:sz="0" w:space="0" w:color="auto"/>
          </w:divBdr>
        </w:div>
        <w:div w:id="601959885">
          <w:marLeft w:val="1166"/>
          <w:marRight w:val="0"/>
          <w:marTop w:val="86"/>
          <w:marBottom w:val="0"/>
          <w:divBdr>
            <w:top w:val="none" w:sz="0" w:space="0" w:color="auto"/>
            <w:left w:val="none" w:sz="0" w:space="0" w:color="auto"/>
            <w:bottom w:val="none" w:sz="0" w:space="0" w:color="auto"/>
            <w:right w:val="none" w:sz="0" w:space="0" w:color="auto"/>
          </w:divBdr>
        </w:div>
        <w:div w:id="773211884">
          <w:marLeft w:val="547"/>
          <w:marRight w:val="0"/>
          <w:marTop w:val="96"/>
          <w:marBottom w:val="0"/>
          <w:divBdr>
            <w:top w:val="none" w:sz="0" w:space="0" w:color="auto"/>
            <w:left w:val="none" w:sz="0" w:space="0" w:color="auto"/>
            <w:bottom w:val="none" w:sz="0" w:space="0" w:color="auto"/>
            <w:right w:val="none" w:sz="0" w:space="0" w:color="auto"/>
          </w:divBdr>
        </w:div>
        <w:div w:id="789857239">
          <w:marLeft w:val="547"/>
          <w:marRight w:val="0"/>
          <w:marTop w:val="96"/>
          <w:marBottom w:val="0"/>
          <w:divBdr>
            <w:top w:val="none" w:sz="0" w:space="0" w:color="auto"/>
            <w:left w:val="none" w:sz="0" w:space="0" w:color="auto"/>
            <w:bottom w:val="none" w:sz="0" w:space="0" w:color="auto"/>
            <w:right w:val="none" w:sz="0" w:space="0" w:color="auto"/>
          </w:divBdr>
        </w:div>
        <w:div w:id="1264847934">
          <w:marLeft w:val="547"/>
          <w:marRight w:val="0"/>
          <w:marTop w:val="96"/>
          <w:marBottom w:val="0"/>
          <w:divBdr>
            <w:top w:val="none" w:sz="0" w:space="0" w:color="auto"/>
            <w:left w:val="none" w:sz="0" w:space="0" w:color="auto"/>
            <w:bottom w:val="none" w:sz="0" w:space="0" w:color="auto"/>
            <w:right w:val="none" w:sz="0" w:space="0" w:color="auto"/>
          </w:divBdr>
        </w:div>
        <w:div w:id="1689991549">
          <w:marLeft w:val="1166"/>
          <w:marRight w:val="0"/>
          <w:marTop w:val="86"/>
          <w:marBottom w:val="0"/>
          <w:divBdr>
            <w:top w:val="none" w:sz="0" w:space="0" w:color="auto"/>
            <w:left w:val="none" w:sz="0" w:space="0" w:color="auto"/>
            <w:bottom w:val="none" w:sz="0" w:space="0" w:color="auto"/>
            <w:right w:val="none" w:sz="0" w:space="0" w:color="auto"/>
          </w:divBdr>
        </w:div>
        <w:div w:id="1722820704">
          <w:marLeft w:val="1166"/>
          <w:marRight w:val="0"/>
          <w:marTop w:val="86"/>
          <w:marBottom w:val="0"/>
          <w:divBdr>
            <w:top w:val="none" w:sz="0" w:space="0" w:color="auto"/>
            <w:left w:val="none" w:sz="0" w:space="0" w:color="auto"/>
            <w:bottom w:val="none" w:sz="0" w:space="0" w:color="auto"/>
            <w:right w:val="none" w:sz="0" w:space="0" w:color="auto"/>
          </w:divBdr>
        </w:div>
        <w:div w:id="1751998825">
          <w:marLeft w:val="1166"/>
          <w:marRight w:val="0"/>
          <w:marTop w:val="86"/>
          <w:marBottom w:val="0"/>
          <w:divBdr>
            <w:top w:val="none" w:sz="0" w:space="0" w:color="auto"/>
            <w:left w:val="none" w:sz="0" w:space="0" w:color="auto"/>
            <w:bottom w:val="none" w:sz="0" w:space="0" w:color="auto"/>
            <w:right w:val="none" w:sz="0" w:space="0" w:color="auto"/>
          </w:divBdr>
        </w:div>
        <w:div w:id="2126654238">
          <w:marLeft w:val="1166"/>
          <w:marRight w:val="0"/>
          <w:marTop w:val="86"/>
          <w:marBottom w:val="0"/>
          <w:divBdr>
            <w:top w:val="none" w:sz="0" w:space="0" w:color="auto"/>
            <w:left w:val="none" w:sz="0" w:space="0" w:color="auto"/>
            <w:bottom w:val="none" w:sz="0" w:space="0" w:color="auto"/>
            <w:right w:val="none" w:sz="0" w:space="0" w:color="auto"/>
          </w:divBdr>
        </w:div>
      </w:divsChild>
    </w:div>
    <w:div w:id="2052681180">
      <w:bodyDiv w:val="1"/>
      <w:marLeft w:val="0"/>
      <w:marRight w:val="0"/>
      <w:marTop w:val="0"/>
      <w:marBottom w:val="0"/>
      <w:divBdr>
        <w:top w:val="none" w:sz="0" w:space="0" w:color="auto"/>
        <w:left w:val="none" w:sz="0" w:space="0" w:color="auto"/>
        <w:bottom w:val="none" w:sz="0" w:space="0" w:color="auto"/>
        <w:right w:val="none" w:sz="0" w:space="0" w:color="auto"/>
      </w:divBdr>
      <w:divsChild>
        <w:div w:id="254025090">
          <w:marLeft w:val="432"/>
          <w:marRight w:val="0"/>
          <w:marTop w:val="86"/>
          <w:marBottom w:val="0"/>
          <w:divBdr>
            <w:top w:val="none" w:sz="0" w:space="0" w:color="auto"/>
            <w:left w:val="none" w:sz="0" w:space="0" w:color="auto"/>
            <w:bottom w:val="none" w:sz="0" w:space="0" w:color="auto"/>
            <w:right w:val="none" w:sz="0" w:space="0" w:color="auto"/>
          </w:divBdr>
        </w:div>
        <w:div w:id="576935768">
          <w:marLeft w:val="1267"/>
          <w:marRight w:val="0"/>
          <w:marTop w:val="77"/>
          <w:marBottom w:val="0"/>
          <w:divBdr>
            <w:top w:val="none" w:sz="0" w:space="0" w:color="auto"/>
            <w:left w:val="none" w:sz="0" w:space="0" w:color="auto"/>
            <w:bottom w:val="none" w:sz="0" w:space="0" w:color="auto"/>
            <w:right w:val="none" w:sz="0" w:space="0" w:color="auto"/>
          </w:divBdr>
        </w:div>
        <w:div w:id="715593052">
          <w:marLeft w:val="1267"/>
          <w:marRight w:val="0"/>
          <w:marTop w:val="77"/>
          <w:marBottom w:val="0"/>
          <w:divBdr>
            <w:top w:val="none" w:sz="0" w:space="0" w:color="auto"/>
            <w:left w:val="none" w:sz="0" w:space="0" w:color="auto"/>
            <w:bottom w:val="none" w:sz="0" w:space="0" w:color="auto"/>
            <w:right w:val="none" w:sz="0" w:space="0" w:color="auto"/>
          </w:divBdr>
        </w:div>
        <w:div w:id="938606927">
          <w:marLeft w:val="432"/>
          <w:marRight w:val="0"/>
          <w:marTop w:val="86"/>
          <w:marBottom w:val="0"/>
          <w:divBdr>
            <w:top w:val="none" w:sz="0" w:space="0" w:color="auto"/>
            <w:left w:val="none" w:sz="0" w:space="0" w:color="auto"/>
            <w:bottom w:val="none" w:sz="0" w:space="0" w:color="auto"/>
            <w:right w:val="none" w:sz="0" w:space="0" w:color="auto"/>
          </w:divBdr>
        </w:div>
        <w:div w:id="967390880">
          <w:marLeft w:val="1267"/>
          <w:marRight w:val="0"/>
          <w:marTop w:val="77"/>
          <w:marBottom w:val="0"/>
          <w:divBdr>
            <w:top w:val="none" w:sz="0" w:space="0" w:color="auto"/>
            <w:left w:val="none" w:sz="0" w:space="0" w:color="auto"/>
            <w:bottom w:val="none" w:sz="0" w:space="0" w:color="auto"/>
            <w:right w:val="none" w:sz="0" w:space="0" w:color="auto"/>
          </w:divBdr>
        </w:div>
        <w:div w:id="1452555090">
          <w:marLeft w:val="1267"/>
          <w:marRight w:val="0"/>
          <w:marTop w:val="77"/>
          <w:marBottom w:val="0"/>
          <w:divBdr>
            <w:top w:val="none" w:sz="0" w:space="0" w:color="auto"/>
            <w:left w:val="none" w:sz="0" w:space="0" w:color="auto"/>
            <w:bottom w:val="none" w:sz="0" w:space="0" w:color="auto"/>
            <w:right w:val="none" w:sz="0" w:space="0" w:color="auto"/>
          </w:divBdr>
        </w:div>
        <w:div w:id="1487360691">
          <w:marLeft w:val="1699"/>
          <w:marRight w:val="0"/>
          <w:marTop w:val="77"/>
          <w:marBottom w:val="0"/>
          <w:divBdr>
            <w:top w:val="none" w:sz="0" w:space="0" w:color="auto"/>
            <w:left w:val="none" w:sz="0" w:space="0" w:color="auto"/>
            <w:bottom w:val="none" w:sz="0" w:space="0" w:color="auto"/>
            <w:right w:val="none" w:sz="0" w:space="0" w:color="auto"/>
          </w:divBdr>
        </w:div>
        <w:div w:id="1529291905">
          <w:marLeft w:val="850"/>
          <w:marRight w:val="0"/>
          <w:marTop w:val="77"/>
          <w:marBottom w:val="0"/>
          <w:divBdr>
            <w:top w:val="none" w:sz="0" w:space="0" w:color="auto"/>
            <w:left w:val="none" w:sz="0" w:space="0" w:color="auto"/>
            <w:bottom w:val="none" w:sz="0" w:space="0" w:color="auto"/>
            <w:right w:val="none" w:sz="0" w:space="0" w:color="auto"/>
          </w:divBdr>
        </w:div>
        <w:div w:id="1642079715">
          <w:marLeft w:val="850"/>
          <w:marRight w:val="0"/>
          <w:marTop w:val="77"/>
          <w:marBottom w:val="0"/>
          <w:divBdr>
            <w:top w:val="none" w:sz="0" w:space="0" w:color="auto"/>
            <w:left w:val="none" w:sz="0" w:space="0" w:color="auto"/>
            <w:bottom w:val="none" w:sz="0" w:space="0" w:color="auto"/>
            <w:right w:val="none" w:sz="0" w:space="0" w:color="auto"/>
          </w:divBdr>
        </w:div>
        <w:div w:id="1811164930">
          <w:marLeft w:val="850"/>
          <w:marRight w:val="0"/>
          <w:marTop w:val="77"/>
          <w:marBottom w:val="0"/>
          <w:divBdr>
            <w:top w:val="none" w:sz="0" w:space="0" w:color="auto"/>
            <w:left w:val="none" w:sz="0" w:space="0" w:color="auto"/>
            <w:bottom w:val="none" w:sz="0" w:space="0" w:color="auto"/>
            <w:right w:val="none" w:sz="0" w:space="0" w:color="auto"/>
          </w:divBdr>
        </w:div>
      </w:divsChild>
    </w:div>
    <w:div w:id="2052682319">
      <w:bodyDiv w:val="1"/>
      <w:marLeft w:val="0"/>
      <w:marRight w:val="0"/>
      <w:marTop w:val="0"/>
      <w:marBottom w:val="0"/>
      <w:divBdr>
        <w:top w:val="none" w:sz="0" w:space="0" w:color="auto"/>
        <w:left w:val="none" w:sz="0" w:space="0" w:color="auto"/>
        <w:bottom w:val="none" w:sz="0" w:space="0" w:color="auto"/>
        <w:right w:val="none" w:sz="0" w:space="0" w:color="auto"/>
      </w:divBdr>
      <w:divsChild>
        <w:div w:id="20016758">
          <w:marLeft w:val="1166"/>
          <w:marRight w:val="0"/>
          <w:marTop w:val="134"/>
          <w:marBottom w:val="0"/>
          <w:divBdr>
            <w:top w:val="none" w:sz="0" w:space="0" w:color="auto"/>
            <w:left w:val="none" w:sz="0" w:space="0" w:color="auto"/>
            <w:bottom w:val="none" w:sz="0" w:space="0" w:color="auto"/>
            <w:right w:val="none" w:sz="0" w:space="0" w:color="auto"/>
          </w:divBdr>
        </w:div>
        <w:div w:id="236326543">
          <w:marLeft w:val="1166"/>
          <w:marRight w:val="0"/>
          <w:marTop w:val="134"/>
          <w:marBottom w:val="0"/>
          <w:divBdr>
            <w:top w:val="none" w:sz="0" w:space="0" w:color="auto"/>
            <w:left w:val="none" w:sz="0" w:space="0" w:color="auto"/>
            <w:bottom w:val="none" w:sz="0" w:space="0" w:color="auto"/>
            <w:right w:val="none" w:sz="0" w:space="0" w:color="auto"/>
          </w:divBdr>
        </w:div>
        <w:div w:id="611788828">
          <w:marLeft w:val="547"/>
          <w:marRight w:val="0"/>
          <w:marTop w:val="154"/>
          <w:marBottom w:val="0"/>
          <w:divBdr>
            <w:top w:val="none" w:sz="0" w:space="0" w:color="auto"/>
            <w:left w:val="none" w:sz="0" w:space="0" w:color="auto"/>
            <w:bottom w:val="none" w:sz="0" w:space="0" w:color="auto"/>
            <w:right w:val="none" w:sz="0" w:space="0" w:color="auto"/>
          </w:divBdr>
        </w:div>
        <w:div w:id="801460837">
          <w:marLeft w:val="2520"/>
          <w:marRight w:val="0"/>
          <w:marTop w:val="86"/>
          <w:marBottom w:val="0"/>
          <w:divBdr>
            <w:top w:val="none" w:sz="0" w:space="0" w:color="auto"/>
            <w:left w:val="none" w:sz="0" w:space="0" w:color="auto"/>
            <w:bottom w:val="none" w:sz="0" w:space="0" w:color="auto"/>
            <w:right w:val="none" w:sz="0" w:space="0" w:color="auto"/>
          </w:divBdr>
        </w:div>
        <w:div w:id="1285885976">
          <w:marLeft w:val="1800"/>
          <w:marRight w:val="0"/>
          <w:marTop w:val="115"/>
          <w:marBottom w:val="0"/>
          <w:divBdr>
            <w:top w:val="none" w:sz="0" w:space="0" w:color="auto"/>
            <w:left w:val="none" w:sz="0" w:space="0" w:color="auto"/>
            <w:bottom w:val="none" w:sz="0" w:space="0" w:color="auto"/>
            <w:right w:val="none" w:sz="0" w:space="0" w:color="auto"/>
          </w:divBdr>
        </w:div>
        <w:div w:id="2131126134">
          <w:marLeft w:val="1800"/>
          <w:marRight w:val="0"/>
          <w:marTop w:val="115"/>
          <w:marBottom w:val="0"/>
          <w:divBdr>
            <w:top w:val="none" w:sz="0" w:space="0" w:color="auto"/>
            <w:left w:val="none" w:sz="0" w:space="0" w:color="auto"/>
            <w:bottom w:val="none" w:sz="0" w:space="0" w:color="auto"/>
            <w:right w:val="none" w:sz="0" w:space="0" w:color="auto"/>
          </w:divBdr>
        </w:div>
      </w:divsChild>
    </w:div>
    <w:div w:id="2053143442">
      <w:bodyDiv w:val="1"/>
      <w:marLeft w:val="0"/>
      <w:marRight w:val="0"/>
      <w:marTop w:val="0"/>
      <w:marBottom w:val="0"/>
      <w:divBdr>
        <w:top w:val="none" w:sz="0" w:space="0" w:color="auto"/>
        <w:left w:val="none" w:sz="0" w:space="0" w:color="auto"/>
        <w:bottom w:val="none" w:sz="0" w:space="0" w:color="auto"/>
        <w:right w:val="none" w:sz="0" w:space="0" w:color="auto"/>
      </w:divBdr>
      <w:divsChild>
        <w:div w:id="115373030">
          <w:marLeft w:val="1166"/>
          <w:marRight w:val="0"/>
          <w:marTop w:val="134"/>
          <w:marBottom w:val="0"/>
          <w:divBdr>
            <w:top w:val="none" w:sz="0" w:space="0" w:color="auto"/>
            <w:left w:val="none" w:sz="0" w:space="0" w:color="auto"/>
            <w:bottom w:val="none" w:sz="0" w:space="0" w:color="auto"/>
            <w:right w:val="none" w:sz="0" w:space="0" w:color="auto"/>
          </w:divBdr>
        </w:div>
        <w:div w:id="138428086">
          <w:marLeft w:val="1166"/>
          <w:marRight w:val="0"/>
          <w:marTop w:val="134"/>
          <w:marBottom w:val="0"/>
          <w:divBdr>
            <w:top w:val="none" w:sz="0" w:space="0" w:color="auto"/>
            <w:left w:val="none" w:sz="0" w:space="0" w:color="auto"/>
            <w:bottom w:val="none" w:sz="0" w:space="0" w:color="auto"/>
            <w:right w:val="none" w:sz="0" w:space="0" w:color="auto"/>
          </w:divBdr>
        </w:div>
        <w:div w:id="220678975">
          <w:marLeft w:val="547"/>
          <w:marRight w:val="0"/>
          <w:marTop w:val="154"/>
          <w:marBottom w:val="0"/>
          <w:divBdr>
            <w:top w:val="none" w:sz="0" w:space="0" w:color="auto"/>
            <w:left w:val="none" w:sz="0" w:space="0" w:color="auto"/>
            <w:bottom w:val="none" w:sz="0" w:space="0" w:color="auto"/>
            <w:right w:val="none" w:sz="0" w:space="0" w:color="auto"/>
          </w:divBdr>
        </w:div>
        <w:div w:id="309750446">
          <w:marLeft w:val="547"/>
          <w:marRight w:val="0"/>
          <w:marTop w:val="154"/>
          <w:marBottom w:val="0"/>
          <w:divBdr>
            <w:top w:val="none" w:sz="0" w:space="0" w:color="auto"/>
            <w:left w:val="none" w:sz="0" w:space="0" w:color="auto"/>
            <w:bottom w:val="none" w:sz="0" w:space="0" w:color="auto"/>
            <w:right w:val="none" w:sz="0" w:space="0" w:color="auto"/>
          </w:divBdr>
        </w:div>
      </w:divsChild>
    </w:div>
    <w:div w:id="2053264537">
      <w:bodyDiv w:val="1"/>
      <w:marLeft w:val="0"/>
      <w:marRight w:val="0"/>
      <w:marTop w:val="0"/>
      <w:marBottom w:val="0"/>
      <w:divBdr>
        <w:top w:val="none" w:sz="0" w:space="0" w:color="auto"/>
        <w:left w:val="none" w:sz="0" w:space="0" w:color="auto"/>
        <w:bottom w:val="none" w:sz="0" w:space="0" w:color="auto"/>
        <w:right w:val="none" w:sz="0" w:space="0" w:color="auto"/>
      </w:divBdr>
    </w:div>
    <w:div w:id="2054690397">
      <w:bodyDiv w:val="1"/>
      <w:marLeft w:val="0"/>
      <w:marRight w:val="0"/>
      <w:marTop w:val="0"/>
      <w:marBottom w:val="0"/>
      <w:divBdr>
        <w:top w:val="none" w:sz="0" w:space="0" w:color="auto"/>
        <w:left w:val="none" w:sz="0" w:space="0" w:color="auto"/>
        <w:bottom w:val="none" w:sz="0" w:space="0" w:color="auto"/>
        <w:right w:val="none" w:sz="0" w:space="0" w:color="auto"/>
      </w:divBdr>
    </w:div>
    <w:div w:id="2056469955">
      <w:bodyDiv w:val="1"/>
      <w:marLeft w:val="0"/>
      <w:marRight w:val="0"/>
      <w:marTop w:val="0"/>
      <w:marBottom w:val="0"/>
      <w:divBdr>
        <w:top w:val="none" w:sz="0" w:space="0" w:color="auto"/>
        <w:left w:val="none" w:sz="0" w:space="0" w:color="auto"/>
        <w:bottom w:val="none" w:sz="0" w:space="0" w:color="auto"/>
        <w:right w:val="none" w:sz="0" w:space="0" w:color="auto"/>
      </w:divBdr>
    </w:div>
    <w:div w:id="2058429335">
      <w:bodyDiv w:val="1"/>
      <w:marLeft w:val="0"/>
      <w:marRight w:val="0"/>
      <w:marTop w:val="0"/>
      <w:marBottom w:val="0"/>
      <w:divBdr>
        <w:top w:val="none" w:sz="0" w:space="0" w:color="auto"/>
        <w:left w:val="none" w:sz="0" w:space="0" w:color="auto"/>
        <w:bottom w:val="none" w:sz="0" w:space="0" w:color="auto"/>
        <w:right w:val="none" w:sz="0" w:space="0" w:color="auto"/>
      </w:divBdr>
      <w:divsChild>
        <w:div w:id="93408585">
          <w:marLeft w:val="1166"/>
          <w:marRight w:val="0"/>
          <w:marTop w:val="115"/>
          <w:marBottom w:val="120"/>
          <w:divBdr>
            <w:top w:val="none" w:sz="0" w:space="0" w:color="auto"/>
            <w:left w:val="none" w:sz="0" w:space="0" w:color="auto"/>
            <w:bottom w:val="none" w:sz="0" w:space="0" w:color="auto"/>
            <w:right w:val="none" w:sz="0" w:space="0" w:color="auto"/>
          </w:divBdr>
        </w:div>
        <w:div w:id="124468971">
          <w:marLeft w:val="1166"/>
          <w:marRight w:val="0"/>
          <w:marTop w:val="115"/>
          <w:marBottom w:val="120"/>
          <w:divBdr>
            <w:top w:val="none" w:sz="0" w:space="0" w:color="auto"/>
            <w:left w:val="none" w:sz="0" w:space="0" w:color="auto"/>
            <w:bottom w:val="none" w:sz="0" w:space="0" w:color="auto"/>
            <w:right w:val="none" w:sz="0" w:space="0" w:color="auto"/>
          </w:divBdr>
        </w:div>
        <w:div w:id="1390954893">
          <w:marLeft w:val="547"/>
          <w:marRight w:val="0"/>
          <w:marTop w:val="134"/>
          <w:marBottom w:val="120"/>
          <w:divBdr>
            <w:top w:val="none" w:sz="0" w:space="0" w:color="auto"/>
            <w:left w:val="none" w:sz="0" w:space="0" w:color="auto"/>
            <w:bottom w:val="none" w:sz="0" w:space="0" w:color="auto"/>
            <w:right w:val="none" w:sz="0" w:space="0" w:color="auto"/>
          </w:divBdr>
        </w:div>
      </w:divsChild>
    </w:div>
    <w:div w:id="2059206818">
      <w:bodyDiv w:val="1"/>
      <w:marLeft w:val="0"/>
      <w:marRight w:val="0"/>
      <w:marTop w:val="0"/>
      <w:marBottom w:val="0"/>
      <w:divBdr>
        <w:top w:val="none" w:sz="0" w:space="0" w:color="auto"/>
        <w:left w:val="none" w:sz="0" w:space="0" w:color="auto"/>
        <w:bottom w:val="none" w:sz="0" w:space="0" w:color="auto"/>
        <w:right w:val="none" w:sz="0" w:space="0" w:color="auto"/>
      </w:divBdr>
    </w:div>
    <w:div w:id="2059351778">
      <w:bodyDiv w:val="1"/>
      <w:marLeft w:val="0"/>
      <w:marRight w:val="0"/>
      <w:marTop w:val="0"/>
      <w:marBottom w:val="0"/>
      <w:divBdr>
        <w:top w:val="none" w:sz="0" w:space="0" w:color="auto"/>
        <w:left w:val="none" w:sz="0" w:space="0" w:color="auto"/>
        <w:bottom w:val="none" w:sz="0" w:space="0" w:color="auto"/>
        <w:right w:val="none" w:sz="0" w:space="0" w:color="auto"/>
      </w:divBdr>
    </w:div>
    <w:div w:id="2059894407">
      <w:bodyDiv w:val="1"/>
      <w:marLeft w:val="0"/>
      <w:marRight w:val="0"/>
      <w:marTop w:val="0"/>
      <w:marBottom w:val="0"/>
      <w:divBdr>
        <w:top w:val="none" w:sz="0" w:space="0" w:color="auto"/>
        <w:left w:val="none" w:sz="0" w:space="0" w:color="auto"/>
        <w:bottom w:val="none" w:sz="0" w:space="0" w:color="auto"/>
        <w:right w:val="none" w:sz="0" w:space="0" w:color="auto"/>
      </w:divBdr>
    </w:div>
    <w:div w:id="2060977210">
      <w:bodyDiv w:val="1"/>
      <w:marLeft w:val="0"/>
      <w:marRight w:val="0"/>
      <w:marTop w:val="0"/>
      <w:marBottom w:val="0"/>
      <w:divBdr>
        <w:top w:val="none" w:sz="0" w:space="0" w:color="auto"/>
        <w:left w:val="none" w:sz="0" w:space="0" w:color="auto"/>
        <w:bottom w:val="none" w:sz="0" w:space="0" w:color="auto"/>
        <w:right w:val="none" w:sz="0" w:space="0" w:color="auto"/>
      </w:divBdr>
    </w:div>
    <w:div w:id="2062359910">
      <w:bodyDiv w:val="1"/>
      <w:marLeft w:val="0"/>
      <w:marRight w:val="0"/>
      <w:marTop w:val="0"/>
      <w:marBottom w:val="0"/>
      <w:divBdr>
        <w:top w:val="none" w:sz="0" w:space="0" w:color="auto"/>
        <w:left w:val="none" w:sz="0" w:space="0" w:color="auto"/>
        <w:bottom w:val="none" w:sz="0" w:space="0" w:color="auto"/>
        <w:right w:val="none" w:sz="0" w:space="0" w:color="auto"/>
      </w:divBdr>
    </w:div>
    <w:div w:id="2062710908">
      <w:bodyDiv w:val="1"/>
      <w:marLeft w:val="0"/>
      <w:marRight w:val="0"/>
      <w:marTop w:val="0"/>
      <w:marBottom w:val="0"/>
      <w:divBdr>
        <w:top w:val="none" w:sz="0" w:space="0" w:color="auto"/>
        <w:left w:val="none" w:sz="0" w:space="0" w:color="auto"/>
        <w:bottom w:val="none" w:sz="0" w:space="0" w:color="auto"/>
        <w:right w:val="none" w:sz="0" w:space="0" w:color="auto"/>
      </w:divBdr>
    </w:div>
    <w:div w:id="2064595431">
      <w:bodyDiv w:val="1"/>
      <w:marLeft w:val="0"/>
      <w:marRight w:val="0"/>
      <w:marTop w:val="0"/>
      <w:marBottom w:val="0"/>
      <w:divBdr>
        <w:top w:val="none" w:sz="0" w:space="0" w:color="auto"/>
        <w:left w:val="none" w:sz="0" w:space="0" w:color="auto"/>
        <w:bottom w:val="none" w:sz="0" w:space="0" w:color="auto"/>
        <w:right w:val="none" w:sz="0" w:space="0" w:color="auto"/>
      </w:divBdr>
    </w:div>
    <w:div w:id="2064602250">
      <w:bodyDiv w:val="1"/>
      <w:marLeft w:val="0"/>
      <w:marRight w:val="0"/>
      <w:marTop w:val="0"/>
      <w:marBottom w:val="0"/>
      <w:divBdr>
        <w:top w:val="none" w:sz="0" w:space="0" w:color="auto"/>
        <w:left w:val="none" w:sz="0" w:space="0" w:color="auto"/>
        <w:bottom w:val="none" w:sz="0" w:space="0" w:color="auto"/>
        <w:right w:val="none" w:sz="0" w:space="0" w:color="auto"/>
      </w:divBdr>
      <w:divsChild>
        <w:div w:id="1503348193">
          <w:marLeft w:val="1166"/>
          <w:marRight w:val="0"/>
          <w:marTop w:val="115"/>
          <w:marBottom w:val="0"/>
          <w:divBdr>
            <w:top w:val="none" w:sz="0" w:space="0" w:color="auto"/>
            <w:left w:val="none" w:sz="0" w:space="0" w:color="auto"/>
            <w:bottom w:val="none" w:sz="0" w:space="0" w:color="auto"/>
            <w:right w:val="none" w:sz="0" w:space="0" w:color="auto"/>
          </w:divBdr>
        </w:div>
        <w:div w:id="1603296851">
          <w:marLeft w:val="1800"/>
          <w:marRight w:val="0"/>
          <w:marTop w:val="96"/>
          <w:marBottom w:val="0"/>
          <w:divBdr>
            <w:top w:val="none" w:sz="0" w:space="0" w:color="auto"/>
            <w:left w:val="none" w:sz="0" w:space="0" w:color="auto"/>
            <w:bottom w:val="none" w:sz="0" w:space="0" w:color="auto"/>
            <w:right w:val="none" w:sz="0" w:space="0" w:color="auto"/>
          </w:divBdr>
        </w:div>
        <w:div w:id="1618949564">
          <w:marLeft w:val="1166"/>
          <w:marRight w:val="0"/>
          <w:marTop w:val="115"/>
          <w:marBottom w:val="0"/>
          <w:divBdr>
            <w:top w:val="none" w:sz="0" w:space="0" w:color="auto"/>
            <w:left w:val="none" w:sz="0" w:space="0" w:color="auto"/>
            <w:bottom w:val="none" w:sz="0" w:space="0" w:color="auto"/>
            <w:right w:val="none" w:sz="0" w:space="0" w:color="auto"/>
          </w:divBdr>
        </w:div>
        <w:div w:id="1755780812">
          <w:marLeft w:val="1166"/>
          <w:marRight w:val="0"/>
          <w:marTop w:val="115"/>
          <w:marBottom w:val="0"/>
          <w:divBdr>
            <w:top w:val="none" w:sz="0" w:space="0" w:color="auto"/>
            <w:left w:val="none" w:sz="0" w:space="0" w:color="auto"/>
            <w:bottom w:val="none" w:sz="0" w:space="0" w:color="auto"/>
            <w:right w:val="none" w:sz="0" w:space="0" w:color="auto"/>
          </w:divBdr>
        </w:div>
        <w:div w:id="1807702235">
          <w:marLeft w:val="547"/>
          <w:marRight w:val="0"/>
          <w:marTop w:val="115"/>
          <w:marBottom w:val="0"/>
          <w:divBdr>
            <w:top w:val="none" w:sz="0" w:space="0" w:color="auto"/>
            <w:left w:val="none" w:sz="0" w:space="0" w:color="auto"/>
            <w:bottom w:val="none" w:sz="0" w:space="0" w:color="auto"/>
            <w:right w:val="none" w:sz="0" w:space="0" w:color="auto"/>
          </w:divBdr>
        </w:div>
      </w:divsChild>
    </w:div>
    <w:div w:id="2064939696">
      <w:bodyDiv w:val="1"/>
      <w:marLeft w:val="0"/>
      <w:marRight w:val="0"/>
      <w:marTop w:val="0"/>
      <w:marBottom w:val="0"/>
      <w:divBdr>
        <w:top w:val="none" w:sz="0" w:space="0" w:color="auto"/>
        <w:left w:val="none" w:sz="0" w:space="0" w:color="auto"/>
        <w:bottom w:val="none" w:sz="0" w:space="0" w:color="auto"/>
        <w:right w:val="none" w:sz="0" w:space="0" w:color="auto"/>
      </w:divBdr>
      <w:divsChild>
        <w:div w:id="729697779">
          <w:marLeft w:val="547"/>
          <w:marRight w:val="0"/>
          <w:marTop w:val="115"/>
          <w:marBottom w:val="0"/>
          <w:divBdr>
            <w:top w:val="none" w:sz="0" w:space="0" w:color="auto"/>
            <w:left w:val="none" w:sz="0" w:space="0" w:color="auto"/>
            <w:bottom w:val="none" w:sz="0" w:space="0" w:color="auto"/>
            <w:right w:val="none" w:sz="0" w:space="0" w:color="auto"/>
          </w:divBdr>
        </w:div>
        <w:div w:id="855776559">
          <w:marLeft w:val="547"/>
          <w:marRight w:val="0"/>
          <w:marTop w:val="115"/>
          <w:marBottom w:val="0"/>
          <w:divBdr>
            <w:top w:val="none" w:sz="0" w:space="0" w:color="auto"/>
            <w:left w:val="none" w:sz="0" w:space="0" w:color="auto"/>
            <w:bottom w:val="none" w:sz="0" w:space="0" w:color="auto"/>
            <w:right w:val="none" w:sz="0" w:space="0" w:color="auto"/>
          </w:divBdr>
        </w:div>
        <w:div w:id="2137676383">
          <w:marLeft w:val="547"/>
          <w:marRight w:val="0"/>
          <w:marTop w:val="115"/>
          <w:marBottom w:val="0"/>
          <w:divBdr>
            <w:top w:val="none" w:sz="0" w:space="0" w:color="auto"/>
            <w:left w:val="none" w:sz="0" w:space="0" w:color="auto"/>
            <w:bottom w:val="none" w:sz="0" w:space="0" w:color="auto"/>
            <w:right w:val="none" w:sz="0" w:space="0" w:color="auto"/>
          </w:divBdr>
        </w:div>
      </w:divsChild>
    </w:div>
    <w:div w:id="2066954612">
      <w:bodyDiv w:val="1"/>
      <w:marLeft w:val="0"/>
      <w:marRight w:val="0"/>
      <w:marTop w:val="0"/>
      <w:marBottom w:val="0"/>
      <w:divBdr>
        <w:top w:val="none" w:sz="0" w:space="0" w:color="auto"/>
        <w:left w:val="none" w:sz="0" w:space="0" w:color="auto"/>
        <w:bottom w:val="none" w:sz="0" w:space="0" w:color="auto"/>
        <w:right w:val="none" w:sz="0" w:space="0" w:color="auto"/>
      </w:divBdr>
      <w:divsChild>
        <w:div w:id="3095272">
          <w:marLeft w:val="1166"/>
          <w:marRight w:val="0"/>
          <w:marTop w:val="86"/>
          <w:marBottom w:val="0"/>
          <w:divBdr>
            <w:top w:val="none" w:sz="0" w:space="0" w:color="auto"/>
            <w:left w:val="none" w:sz="0" w:space="0" w:color="auto"/>
            <w:bottom w:val="none" w:sz="0" w:space="0" w:color="auto"/>
            <w:right w:val="none" w:sz="0" w:space="0" w:color="auto"/>
          </w:divBdr>
        </w:div>
        <w:div w:id="413287822">
          <w:marLeft w:val="547"/>
          <w:marRight w:val="0"/>
          <w:marTop w:val="115"/>
          <w:marBottom w:val="0"/>
          <w:divBdr>
            <w:top w:val="none" w:sz="0" w:space="0" w:color="auto"/>
            <w:left w:val="none" w:sz="0" w:space="0" w:color="auto"/>
            <w:bottom w:val="none" w:sz="0" w:space="0" w:color="auto"/>
            <w:right w:val="none" w:sz="0" w:space="0" w:color="auto"/>
          </w:divBdr>
        </w:div>
        <w:div w:id="881331174">
          <w:marLeft w:val="1166"/>
          <w:marRight w:val="0"/>
          <w:marTop w:val="86"/>
          <w:marBottom w:val="0"/>
          <w:divBdr>
            <w:top w:val="none" w:sz="0" w:space="0" w:color="auto"/>
            <w:left w:val="none" w:sz="0" w:space="0" w:color="auto"/>
            <w:bottom w:val="none" w:sz="0" w:space="0" w:color="auto"/>
            <w:right w:val="none" w:sz="0" w:space="0" w:color="auto"/>
          </w:divBdr>
        </w:div>
        <w:div w:id="1131628514">
          <w:marLeft w:val="1166"/>
          <w:marRight w:val="0"/>
          <w:marTop w:val="86"/>
          <w:marBottom w:val="0"/>
          <w:divBdr>
            <w:top w:val="none" w:sz="0" w:space="0" w:color="auto"/>
            <w:left w:val="none" w:sz="0" w:space="0" w:color="auto"/>
            <w:bottom w:val="none" w:sz="0" w:space="0" w:color="auto"/>
            <w:right w:val="none" w:sz="0" w:space="0" w:color="auto"/>
          </w:divBdr>
        </w:div>
        <w:div w:id="1845363259">
          <w:marLeft w:val="1166"/>
          <w:marRight w:val="0"/>
          <w:marTop w:val="86"/>
          <w:marBottom w:val="0"/>
          <w:divBdr>
            <w:top w:val="none" w:sz="0" w:space="0" w:color="auto"/>
            <w:left w:val="none" w:sz="0" w:space="0" w:color="auto"/>
            <w:bottom w:val="none" w:sz="0" w:space="0" w:color="auto"/>
            <w:right w:val="none" w:sz="0" w:space="0" w:color="auto"/>
          </w:divBdr>
        </w:div>
      </w:divsChild>
    </w:div>
    <w:div w:id="2069646419">
      <w:bodyDiv w:val="1"/>
      <w:marLeft w:val="0"/>
      <w:marRight w:val="0"/>
      <w:marTop w:val="0"/>
      <w:marBottom w:val="0"/>
      <w:divBdr>
        <w:top w:val="none" w:sz="0" w:space="0" w:color="auto"/>
        <w:left w:val="none" w:sz="0" w:space="0" w:color="auto"/>
        <w:bottom w:val="none" w:sz="0" w:space="0" w:color="auto"/>
        <w:right w:val="none" w:sz="0" w:space="0" w:color="auto"/>
      </w:divBdr>
    </w:div>
    <w:div w:id="2070417462">
      <w:bodyDiv w:val="1"/>
      <w:marLeft w:val="0"/>
      <w:marRight w:val="0"/>
      <w:marTop w:val="0"/>
      <w:marBottom w:val="0"/>
      <w:divBdr>
        <w:top w:val="none" w:sz="0" w:space="0" w:color="auto"/>
        <w:left w:val="none" w:sz="0" w:space="0" w:color="auto"/>
        <w:bottom w:val="none" w:sz="0" w:space="0" w:color="auto"/>
        <w:right w:val="none" w:sz="0" w:space="0" w:color="auto"/>
      </w:divBdr>
    </w:div>
    <w:div w:id="2070495265">
      <w:bodyDiv w:val="1"/>
      <w:marLeft w:val="0"/>
      <w:marRight w:val="0"/>
      <w:marTop w:val="0"/>
      <w:marBottom w:val="0"/>
      <w:divBdr>
        <w:top w:val="none" w:sz="0" w:space="0" w:color="auto"/>
        <w:left w:val="none" w:sz="0" w:space="0" w:color="auto"/>
        <w:bottom w:val="none" w:sz="0" w:space="0" w:color="auto"/>
        <w:right w:val="none" w:sz="0" w:space="0" w:color="auto"/>
      </w:divBdr>
      <w:divsChild>
        <w:div w:id="74791641">
          <w:marLeft w:val="547"/>
          <w:marRight w:val="0"/>
          <w:marTop w:val="86"/>
          <w:marBottom w:val="0"/>
          <w:divBdr>
            <w:top w:val="none" w:sz="0" w:space="0" w:color="auto"/>
            <w:left w:val="none" w:sz="0" w:space="0" w:color="auto"/>
            <w:bottom w:val="none" w:sz="0" w:space="0" w:color="auto"/>
            <w:right w:val="none" w:sz="0" w:space="0" w:color="auto"/>
          </w:divBdr>
        </w:div>
        <w:div w:id="206648617">
          <w:marLeft w:val="547"/>
          <w:marRight w:val="0"/>
          <w:marTop w:val="86"/>
          <w:marBottom w:val="0"/>
          <w:divBdr>
            <w:top w:val="none" w:sz="0" w:space="0" w:color="auto"/>
            <w:left w:val="none" w:sz="0" w:space="0" w:color="auto"/>
            <w:bottom w:val="none" w:sz="0" w:space="0" w:color="auto"/>
            <w:right w:val="none" w:sz="0" w:space="0" w:color="auto"/>
          </w:divBdr>
        </w:div>
        <w:div w:id="230579747">
          <w:marLeft w:val="1166"/>
          <w:marRight w:val="0"/>
          <w:marTop w:val="67"/>
          <w:marBottom w:val="0"/>
          <w:divBdr>
            <w:top w:val="none" w:sz="0" w:space="0" w:color="auto"/>
            <w:left w:val="none" w:sz="0" w:space="0" w:color="auto"/>
            <w:bottom w:val="none" w:sz="0" w:space="0" w:color="auto"/>
            <w:right w:val="none" w:sz="0" w:space="0" w:color="auto"/>
          </w:divBdr>
        </w:div>
        <w:div w:id="534655951">
          <w:marLeft w:val="547"/>
          <w:marRight w:val="0"/>
          <w:marTop w:val="86"/>
          <w:marBottom w:val="0"/>
          <w:divBdr>
            <w:top w:val="none" w:sz="0" w:space="0" w:color="auto"/>
            <w:left w:val="none" w:sz="0" w:space="0" w:color="auto"/>
            <w:bottom w:val="none" w:sz="0" w:space="0" w:color="auto"/>
            <w:right w:val="none" w:sz="0" w:space="0" w:color="auto"/>
          </w:divBdr>
        </w:div>
        <w:div w:id="565914000">
          <w:marLeft w:val="547"/>
          <w:marRight w:val="0"/>
          <w:marTop w:val="86"/>
          <w:marBottom w:val="0"/>
          <w:divBdr>
            <w:top w:val="none" w:sz="0" w:space="0" w:color="auto"/>
            <w:left w:val="none" w:sz="0" w:space="0" w:color="auto"/>
            <w:bottom w:val="none" w:sz="0" w:space="0" w:color="auto"/>
            <w:right w:val="none" w:sz="0" w:space="0" w:color="auto"/>
          </w:divBdr>
        </w:div>
        <w:div w:id="659894975">
          <w:marLeft w:val="1166"/>
          <w:marRight w:val="0"/>
          <w:marTop w:val="67"/>
          <w:marBottom w:val="0"/>
          <w:divBdr>
            <w:top w:val="none" w:sz="0" w:space="0" w:color="auto"/>
            <w:left w:val="none" w:sz="0" w:space="0" w:color="auto"/>
            <w:bottom w:val="none" w:sz="0" w:space="0" w:color="auto"/>
            <w:right w:val="none" w:sz="0" w:space="0" w:color="auto"/>
          </w:divBdr>
        </w:div>
        <w:div w:id="934556445">
          <w:marLeft w:val="1166"/>
          <w:marRight w:val="0"/>
          <w:marTop w:val="67"/>
          <w:marBottom w:val="0"/>
          <w:divBdr>
            <w:top w:val="none" w:sz="0" w:space="0" w:color="auto"/>
            <w:left w:val="none" w:sz="0" w:space="0" w:color="auto"/>
            <w:bottom w:val="none" w:sz="0" w:space="0" w:color="auto"/>
            <w:right w:val="none" w:sz="0" w:space="0" w:color="auto"/>
          </w:divBdr>
        </w:div>
        <w:div w:id="987975833">
          <w:marLeft w:val="1166"/>
          <w:marRight w:val="0"/>
          <w:marTop w:val="67"/>
          <w:marBottom w:val="0"/>
          <w:divBdr>
            <w:top w:val="none" w:sz="0" w:space="0" w:color="auto"/>
            <w:left w:val="none" w:sz="0" w:space="0" w:color="auto"/>
            <w:bottom w:val="none" w:sz="0" w:space="0" w:color="auto"/>
            <w:right w:val="none" w:sz="0" w:space="0" w:color="auto"/>
          </w:divBdr>
        </w:div>
        <w:div w:id="1142963741">
          <w:marLeft w:val="1166"/>
          <w:marRight w:val="0"/>
          <w:marTop w:val="67"/>
          <w:marBottom w:val="0"/>
          <w:divBdr>
            <w:top w:val="none" w:sz="0" w:space="0" w:color="auto"/>
            <w:left w:val="none" w:sz="0" w:space="0" w:color="auto"/>
            <w:bottom w:val="none" w:sz="0" w:space="0" w:color="auto"/>
            <w:right w:val="none" w:sz="0" w:space="0" w:color="auto"/>
          </w:divBdr>
        </w:div>
        <w:div w:id="1335034341">
          <w:marLeft w:val="1166"/>
          <w:marRight w:val="0"/>
          <w:marTop w:val="67"/>
          <w:marBottom w:val="0"/>
          <w:divBdr>
            <w:top w:val="none" w:sz="0" w:space="0" w:color="auto"/>
            <w:left w:val="none" w:sz="0" w:space="0" w:color="auto"/>
            <w:bottom w:val="none" w:sz="0" w:space="0" w:color="auto"/>
            <w:right w:val="none" w:sz="0" w:space="0" w:color="auto"/>
          </w:divBdr>
        </w:div>
        <w:div w:id="1522356117">
          <w:marLeft w:val="547"/>
          <w:marRight w:val="0"/>
          <w:marTop w:val="86"/>
          <w:marBottom w:val="0"/>
          <w:divBdr>
            <w:top w:val="none" w:sz="0" w:space="0" w:color="auto"/>
            <w:left w:val="none" w:sz="0" w:space="0" w:color="auto"/>
            <w:bottom w:val="none" w:sz="0" w:space="0" w:color="auto"/>
            <w:right w:val="none" w:sz="0" w:space="0" w:color="auto"/>
          </w:divBdr>
        </w:div>
        <w:div w:id="1575889926">
          <w:marLeft w:val="1166"/>
          <w:marRight w:val="0"/>
          <w:marTop w:val="67"/>
          <w:marBottom w:val="0"/>
          <w:divBdr>
            <w:top w:val="none" w:sz="0" w:space="0" w:color="auto"/>
            <w:left w:val="none" w:sz="0" w:space="0" w:color="auto"/>
            <w:bottom w:val="none" w:sz="0" w:space="0" w:color="auto"/>
            <w:right w:val="none" w:sz="0" w:space="0" w:color="auto"/>
          </w:divBdr>
        </w:div>
        <w:div w:id="1780637244">
          <w:marLeft w:val="1166"/>
          <w:marRight w:val="0"/>
          <w:marTop w:val="67"/>
          <w:marBottom w:val="0"/>
          <w:divBdr>
            <w:top w:val="none" w:sz="0" w:space="0" w:color="auto"/>
            <w:left w:val="none" w:sz="0" w:space="0" w:color="auto"/>
            <w:bottom w:val="none" w:sz="0" w:space="0" w:color="auto"/>
            <w:right w:val="none" w:sz="0" w:space="0" w:color="auto"/>
          </w:divBdr>
        </w:div>
        <w:div w:id="1956937388">
          <w:marLeft w:val="1166"/>
          <w:marRight w:val="0"/>
          <w:marTop w:val="67"/>
          <w:marBottom w:val="0"/>
          <w:divBdr>
            <w:top w:val="none" w:sz="0" w:space="0" w:color="auto"/>
            <w:left w:val="none" w:sz="0" w:space="0" w:color="auto"/>
            <w:bottom w:val="none" w:sz="0" w:space="0" w:color="auto"/>
            <w:right w:val="none" w:sz="0" w:space="0" w:color="auto"/>
          </w:divBdr>
        </w:div>
      </w:divsChild>
    </w:div>
    <w:div w:id="2071490535">
      <w:bodyDiv w:val="1"/>
      <w:marLeft w:val="0"/>
      <w:marRight w:val="0"/>
      <w:marTop w:val="0"/>
      <w:marBottom w:val="0"/>
      <w:divBdr>
        <w:top w:val="none" w:sz="0" w:space="0" w:color="auto"/>
        <w:left w:val="none" w:sz="0" w:space="0" w:color="auto"/>
        <w:bottom w:val="none" w:sz="0" w:space="0" w:color="auto"/>
        <w:right w:val="none" w:sz="0" w:space="0" w:color="auto"/>
      </w:divBdr>
      <w:divsChild>
        <w:div w:id="353769450">
          <w:marLeft w:val="547"/>
          <w:marRight w:val="0"/>
          <w:marTop w:val="154"/>
          <w:marBottom w:val="0"/>
          <w:divBdr>
            <w:top w:val="none" w:sz="0" w:space="0" w:color="auto"/>
            <w:left w:val="none" w:sz="0" w:space="0" w:color="auto"/>
            <w:bottom w:val="none" w:sz="0" w:space="0" w:color="auto"/>
            <w:right w:val="none" w:sz="0" w:space="0" w:color="auto"/>
          </w:divBdr>
        </w:div>
        <w:div w:id="1755277853">
          <w:marLeft w:val="1166"/>
          <w:marRight w:val="0"/>
          <w:marTop w:val="134"/>
          <w:marBottom w:val="0"/>
          <w:divBdr>
            <w:top w:val="none" w:sz="0" w:space="0" w:color="auto"/>
            <w:left w:val="none" w:sz="0" w:space="0" w:color="auto"/>
            <w:bottom w:val="none" w:sz="0" w:space="0" w:color="auto"/>
            <w:right w:val="none" w:sz="0" w:space="0" w:color="auto"/>
          </w:divBdr>
        </w:div>
      </w:divsChild>
    </w:div>
    <w:div w:id="2073040567">
      <w:bodyDiv w:val="1"/>
      <w:marLeft w:val="0"/>
      <w:marRight w:val="0"/>
      <w:marTop w:val="0"/>
      <w:marBottom w:val="0"/>
      <w:divBdr>
        <w:top w:val="none" w:sz="0" w:space="0" w:color="auto"/>
        <w:left w:val="none" w:sz="0" w:space="0" w:color="auto"/>
        <w:bottom w:val="none" w:sz="0" w:space="0" w:color="auto"/>
        <w:right w:val="none" w:sz="0" w:space="0" w:color="auto"/>
      </w:divBdr>
    </w:div>
    <w:div w:id="2073115779">
      <w:bodyDiv w:val="1"/>
      <w:marLeft w:val="0"/>
      <w:marRight w:val="0"/>
      <w:marTop w:val="0"/>
      <w:marBottom w:val="0"/>
      <w:divBdr>
        <w:top w:val="none" w:sz="0" w:space="0" w:color="auto"/>
        <w:left w:val="none" w:sz="0" w:space="0" w:color="auto"/>
        <w:bottom w:val="none" w:sz="0" w:space="0" w:color="auto"/>
        <w:right w:val="none" w:sz="0" w:space="0" w:color="auto"/>
      </w:divBdr>
      <w:divsChild>
        <w:div w:id="556405040">
          <w:marLeft w:val="1080"/>
          <w:marRight w:val="0"/>
          <w:marTop w:val="100"/>
          <w:marBottom w:val="0"/>
          <w:divBdr>
            <w:top w:val="none" w:sz="0" w:space="0" w:color="auto"/>
            <w:left w:val="none" w:sz="0" w:space="0" w:color="auto"/>
            <w:bottom w:val="none" w:sz="0" w:space="0" w:color="auto"/>
            <w:right w:val="none" w:sz="0" w:space="0" w:color="auto"/>
          </w:divBdr>
        </w:div>
        <w:div w:id="2002192950">
          <w:marLeft w:val="360"/>
          <w:marRight w:val="0"/>
          <w:marTop w:val="200"/>
          <w:marBottom w:val="0"/>
          <w:divBdr>
            <w:top w:val="none" w:sz="0" w:space="0" w:color="auto"/>
            <w:left w:val="none" w:sz="0" w:space="0" w:color="auto"/>
            <w:bottom w:val="none" w:sz="0" w:space="0" w:color="auto"/>
            <w:right w:val="none" w:sz="0" w:space="0" w:color="auto"/>
          </w:divBdr>
        </w:div>
      </w:divsChild>
    </w:div>
    <w:div w:id="2073459997">
      <w:bodyDiv w:val="1"/>
      <w:marLeft w:val="0"/>
      <w:marRight w:val="0"/>
      <w:marTop w:val="0"/>
      <w:marBottom w:val="0"/>
      <w:divBdr>
        <w:top w:val="none" w:sz="0" w:space="0" w:color="auto"/>
        <w:left w:val="none" w:sz="0" w:space="0" w:color="auto"/>
        <w:bottom w:val="none" w:sz="0" w:space="0" w:color="auto"/>
        <w:right w:val="none" w:sz="0" w:space="0" w:color="auto"/>
      </w:divBdr>
      <w:divsChild>
        <w:div w:id="189297215">
          <w:marLeft w:val="1800"/>
          <w:marRight w:val="0"/>
          <w:marTop w:val="62"/>
          <w:marBottom w:val="0"/>
          <w:divBdr>
            <w:top w:val="none" w:sz="0" w:space="0" w:color="auto"/>
            <w:left w:val="none" w:sz="0" w:space="0" w:color="auto"/>
            <w:bottom w:val="none" w:sz="0" w:space="0" w:color="auto"/>
            <w:right w:val="none" w:sz="0" w:space="0" w:color="auto"/>
          </w:divBdr>
        </w:div>
        <w:div w:id="267587387">
          <w:marLeft w:val="547"/>
          <w:marRight w:val="0"/>
          <w:marTop w:val="91"/>
          <w:marBottom w:val="0"/>
          <w:divBdr>
            <w:top w:val="none" w:sz="0" w:space="0" w:color="auto"/>
            <w:left w:val="none" w:sz="0" w:space="0" w:color="auto"/>
            <w:bottom w:val="none" w:sz="0" w:space="0" w:color="auto"/>
            <w:right w:val="none" w:sz="0" w:space="0" w:color="auto"/>
          </w:divBdr>
        </w:div>
        <w:div w:id="401489477">
          <w:marLeft w:val="1166"/>
          <w:marRight w:val="0"/>
          <w:marTop w:val="82"/>
          <w:marBottom w:val="0"/>
          <w:divBdr>
            <w:top w:val="none" w:sz="0" w:space="0" w:color="auto"/>
            <w:left w:val="none" w:sz="0" w:space="0" w:color="auto"/>
            <w:bottom w:val="none" w:sz="0" w:space="0" w:color="auto"/>
            <w:right w:val="none" w:sz="0" w:space="0" w:color="auto"/>
          </w:divBdr>
        </w:div>
        <w:div w:id="501698107">
          <w:marLeft w:val="1166"/>
          <w:marRight w:val="0"/>
          <w:marTop w:val="82"/>
          <w:marBottom w:val="0"/>
          <w:divBdr>
            <w:top w:val="none" w:sz="0" w:space="0" w:color="auto"/>
            <w:left w:val="none" w:sz="0" w:space="0" w:color="auto"/>
            <w:bottom w:val="none" w:sz="0" w:space="0" w:color="auto"/>
            <w:right w:val="none" w:sz="0" w:space="0" w:color="auto"/>
          </w:divBdr>
        </w:div>
        <w:div w:id="550508153">
          <w:marLeft w:val="1166"/>
          <w:marRight w:val="0"/>
          <w:marTop w:val="82"/>
          <w:marBottom w:val="0"/>
          <w:divBdr>
            <w:top w:val="none" w:sz="0" w:space="0" w:color="auto"/>
            <w:left w:val="none" w:sz="0" w:space="0" w:color="auto"/>
            <w:bottom w:val="none" w:sz="0" w:space="0" w:color="auto"/>
            <w:right w:val="none" w:sz="0" w:space="0" w:color="auto"/>
          </w:divBdr>
        </w:div>
        <w:div w:id="780995314">
          <w:marLeft w:val="1166"/>
          <w:marRight w:val="0"/>
          <w:marTop w:val="82"/>
          <w:marBottom w:val="0"/>
          <w:divBdr>
            <w:top w:val="none" w:sz="0" w:space="0" w:color="auto"/>
            <w:left w:val="none" w:sz="0" w:space="0" w:color="auto"/>
            <w:bottom w:val="none" w:sz="0" w:space="0" w:color="auto"/>
            <w:right w:val="none" w:sz="0" w:space="0" w:color="auto"/>
          </w:divBdr>
        </w:div>
        <w:div w:id="946161491">
          <w:marLeft w:val="1166"/>
          <w:marRight w:val="0"/>
          <w:marTop w:val="82"/>
          <w:marBottom w:val="0"/>
          <w:divBdr>
            <w:top w:val="none" w:sz="0" w:space="0" w:color="auto"/>
            <w:left w:val="none" w:sz="0" w:space="0" w:color="auto"/>
            <w:bottom w:val="none" w:sz="0" w:space="0" w:color="auto"/>
            <w:right w:val="none" w:sz="0" w:space="0" w:color="auto"/>
          </w:divBdr>
        </w:div>
        <w:div w:id="1115952197">
          <w:marLeft w:val="547"/>
          <w:marRight w:val="0"/>
          <w:marTop w:val="91"/>
          <w:marBottom w:val="0"/>
          <w:divBdr>
            <w:top w:val="none" w:sz="0" w:space="0" w:color="auto"/>
            <w:left w:val="none" w:sz="0" w:space="0" w:color="auto"/>
            <w:bottom w:val="none" w:sz="0" w:space="0" w:color="auto"/>
            <w:right w:val="none" w:sz="0" w:space="0" w:color="auto"/>
          </w:divBdr>
        </w:div>
        <w:div w:id="1639873862">
          <w:marLeft w:val="1800"/>
          <w:marRight w:val="0"/>
          <w:marTop w:val="62"/>
          <w:marBottom w:val="0"/>
          <w:divBdr>
            <w:top w:val="none" w:sz="0" w:space="0" w:color="auto"/>
            <w:left w:val="none" w:sz="0" w:space="0" w:color="auto"/>
            <w:bottom w:val="none" w:sz="0" w:space="0" w:color="auto"/>
            <w:right w:val="none" w:sz="0" w:space="0" w:color="auto"/>
          </w:divBdr>
        </w:div>
        <w:div w:id="1821382718">
          <w:marLeft w:val="1166"/>
          <w:marRight w:val="0"/>
          <w:marTop w:val="82"/>
          <w:marBottom w:val="0"/>
          <w:divBdr>
            <w:top w:val="none" w:sz="0" w:space="0" w:color="auto"/>
            <w:left w:val="none" w:sz="0" w:space="0" w:color="auto"/>
            <w:bottom w:val="none" w:sz="0" w:space="0" w:color="auto"/>
            <w:right w:val="none" w:sz="0" w:space="0" w:color="auto"/>
          </w:divBdr>
        </w:div>
        <w:div w:id="2080516599">
          <w:marLeft w:val="1166"/>
          <w:marRight w:val="0"/>
          <w:marTop w:val="82"/>
          <w:marBottom w:val="0"/>
          <w:divBdr>
            <w:top w:val="none" w:sz="0" w:space="0" w:color="auto"/>
            <w:left w:val="none" w:sz="0" w:space="0" w:color="auto"/>
            <w:bottom w:val="none" w:sz="0" w:space="0" w:color="auto"/>
            <w:right w:val="none" w:sz="0" w:space="0" w:color="auto"/>
          </w:divBdr>
        </w:div>
      </w:divsChild>
    </w:div>
    <w:div w:id="2073499107">
      <w:bodyDiv w:val="1"/>
      <w:marLeft w:val="0"/>
      <w:marRight w:val="0"/>
      <w:marTop w:val="0"/>
      <w:marBottom w:val="0"/>
      <w:divBdr>
        <w:top w:val="none" w:sz="0" w:space="0" w:color="auto"/>
        <w:left w:val="none" w:sz="0" w:space="0" w:color="auto"/>
        <w:bottom w:val="none" w:sz="0" w:space="0" w:color="auto"/>
        <w:right w:val="none" w:sz="0" w:space="0" w:color="auto"/>
      </w:divBdr>
    </w:div>
    <w:div w:id="2074155851">
      <w:bodyDiv w:val="1"/>
      <w:marLeft w:val="0"/>
      <w:marRight w:val="0"/>
      <w:marTop w:val="0"/>
      <w:marBottom w:val="0"/>
      <w:divBdr>
        <w:top w:val="none" w:sz="0" w:space="0" w:color="auto"/>
        <w:left w:val="none" w:sz="0" w:space="0" w:color="auto"/>
        <w:bottom w:val="none" w:sz="0" w:space="0" w:color="auto"/>
        <w:right w:val="none" w:sz="0" w:space="0" w:color="auto"/>
      </w:divBdr>
    </w:div>
    <w:div w:id="2074355846">
      <w:bodyDiv w:val="1"/>
      <w:marLeft w:val="0"/>
      <w:marRight w:val="0"/>
      <w:marTop w:val="0"/>
      <w:marBottom w:val="0"/>
      <w:divBdr>
        <w:top w:val="none" w:sz="0" w:space="0" w:color="auto"/>
        <w:left w:val="none" w:sz="0" w:space="0" w:color="auto"/>
        <w:bottom w:val="none" w:sz="0" w:space="0" w:color="auto"/>
        <w:right w:val="none" w:sz="0" w:space="0" w:color="auto"/>
      </w:divBdr>
      <w:divsChild>
        <w:div w:id="1420057423">
          <w:marLeft w:val="547"/>
          <w:marRight w:val="0"/>
          <w:marTop w:val="154"/>
          <w:marBottom w:val="0"/>
          <w:divBdr>
            <w:top w:val="none" w:sz="0" w:space="0" w:color="auto"/>
            <w:left w:val="none" w:sz="0" w:space="0" w:color="auto"/>
            <w:bottom w:val="none" w:sz="0" w:space="0" w:color="auto"/>
            <w:right w:val="none" w:sz="0" w:space="0" w:color="auto"/>
          </w:divBdr>
        </w:div>
      </w:divsChild>
    </w:div>
    <w:div w:id="2074617330">
      <w:bodyDiv w:val="1"/>
      <w:marLeft w:val="0"/>
      <w:marRight w:val="0"/>
      <w:marTop w:val="0"/>
      <w:marBottom w:val="0"/>
      <w:divBdr>
        <w:top w:val="none" w:sz="0" w:space="0" w:color="auto"/>
        <w:left w:val="none" w:sz="0" w:space="0" w:color="auto"/>
        <w:bottom w:val="none" w:sz="0" w:space="0" w:color="auto"/>
        <w:right w:val="none" w:sz="0" w:space="0" w:color="auto"/>
      </w:divBdr>
      <w:divsChild>
        <w:div w:id="45420361">
          <w:marLeft w:val="547"/>
          <w:marRight w:val="0"/>
          <w:marTop w:val="96"/>
          <w:marBottom w:val="0"/>
          <w:divBdr>
            <w:top w:val="none" w:sz="0" w:space="0" w:color="auto"/>
            <w:left w:val="none" w:sz="0" w:space="0" w:color="auto"/>
            <w:bottom w:val="none" w:sz="0" w:space="0" w:color="auto"/>
            <w:right w:val="none" w:sz="0" w:space="0" w:color="auto"/>
          </w:divBdr>
        </w:div>
      </w:divsChild>
    </w:div>
    <w:div w:id="2075425199">
      <w:bodyDiv w:val="1"/>
      <w:marLeft w:val="0"/>
      <w:marRight w:val="0"/>
      <w:marTop w:val="0"/>
      <w:marBottom w:val="0"/>
      <w:divBdr>
        <w:top w:val="none" w:sz="0" w:space="0" w:color="auto"/>
        <w:left w:val="none" w:sz="0" w:space="0" w:color="auto"/>
        <w:bottom w:val="none" w:sz="0" w:space="0" w:color="auto"/>
        <w:right w:val="none" w:sz="0" w:space="0" w:color="auto"/>
      </w:divBdr>
      <w:divsChild>
        <w:div w:id="3679593">
          <w:marLeft w:val="1800"/>
          <w:marRight w:val="0"/>
          <w:marTop w:val="96"/>
          <w:marBottom w:val="0"/>
          <w:divBdr>
            <w:top w:val="none" w:sz="0" w:space="0" w:color="auto"/>
            <w:left w:val="none" w:sz="0" w:space="0" w:color="auto"/>
            <w:bottom w:val="none" w:sz="0" w:space="0" w:color="auto"/>
            <w:right w:val="none" w:sz="0" w:space="0" w:color="auto"/>
          </w:divBdr>
        </w:div>
        <w:div w:id="43986685">
          <w:marLeft w:val="2520"/>
          <w:marRight w:val="0"/>
          <w:marTop w:val="96"/>
          <w:marBottom w:val="0"/>
          <w:divBdr>
            <w:top w:val="none" w:sz="0" w:space="0" w:color="auto"/>
            <w:left w:val="none" w:sz="0" w:space="0" w:color="auto"/>
            <w:bottom w:val="none" w:sz="0" w:space="0" w:color="auto"/>
            <w:right w:val="none" w:sz="0" w:space="0" w:color="auto"/>
          </w:divBdr>
        </w:div>
        <w:div w:id="793327855">
          <w:marLeft w:val="547"/>
          <w:marRight w:val="0"/>
          <w:marTop w:val="134"/>
          <w:marBottom w:val="0"/>
          <w:divBdr>
            <w:top w:val="none" w:sz="0" w:space="0" w:color="auto"/>
            <w:left w:val="none" w:sz="0" w:space="0" w:color="auto"/>
            <w:bottom w:val="none" w:sz="0" w:space="0" w:color="auto"/>
            <w:right w:val="none" w:sz="0" w:space="0" w:color="auto"/>
          </w:divBdr>
        </w:div>
        <w:div w:id="910232710">
          <w:marLeft w:val="1800"/>
          <w:marRight w:val="0"/>
          <w:marTop w:val="96"/>
          <w:marBottom w:val="0"/>
          <w:divBdr>
            <w:top w:val="none" w:sz="0" w:space="0" w:color="auto"/>
            <w:left w:val="none" w:sz="0" w:space="0" w:color="auto"/>
            <w:bottom w:val="none" w:sz="0" w:space="0" w:color="auto"/>
            <w:right w:val="none" w:sz="0" w:space="0" w:color="auto"/>
          </w:divBdr>
        </w:div>
        <w:div w:id="1028987267">
          <w:marLeft w:val="1166"/>
          <w:marRight w:val="0"/>
          <w:marTop w:val="115"/>
          <w:marBottom w:val="0"/>
          <w:divBdr>
            <w:top w:val="none" w:sz="0" w:space="0" w:color="auto"/>
            <w:left w:val="none" w:sz="0" w:space="0" w:color="auto"/>
            <w:bottom w:val="none" w:sz="0" w:space="0" w:color="auto"/>
            <w:right w:val="none" w:sz="0" w:space="0" w:color="auto"/>
          </w:divBdr>
        </w:div>
        <w:div w:id="1170412279">
          <w:marLeft w:val="2520"/>
          <w:marRight w:val="0"/>
          <w:marTop w:val="96"/>
          <w:marBottom w:val="0"/>
          <w:divBdr>
            <w:top w:val="none" w:sz="0" w:space="0" w:color="auto"/>
            <w:left w:val="none" w:sz="0" w:space="0" w:color="auto"/>
            <w:bottom w:val="none" w:sz="0" w:space="0" w:color="auto"/>
            <w:right w:val="none" w:sz="0" w:space="0" w:color="auto"/>
          </w:divBdr>
        </w:div>
        <w:div w:id="1213807826">
          <w:marLeft w:val="1800"/>
          <w:marRight w:val="0"/>
          <w:marTop w:val="96"/>
          <w:marBottom w:val="0"/>
          <w:divBdr>
            <w:top w:val="none" w:sz="0" w:space="0" w:color="auto"/>
            <w:left w:val="none" w:sz="0" w:space="0" w:color="auto"/>
            <w:bottom w:val="none" w:sz="0" w:space="0" w:color="auto"/>
            <w:right w:val="none" w:sz="0" w:space="0" w:color="auto"/>
          </w:divBdr>
        </w:div>
        <w:div w:id="1777364643">
          <w:marLeft w:val="2520"/>
          <w:marRight w:val="0"/>
          <w:marTop w:val="96"/>
          <w:marBottom w:val="0"/>
          <w:divBdr>
            <w:top w:val="none" w:sz="0" w:space="0" w:color="auto"/>
            <w:left w:val="none" w:sz="0" w:space="0" w:color="auto"/>
            <w:bottom w:val="none" w:sz="0" w:space="0" w:color="auto"/>
            <w:right w:val="none" w:sz="0" w:space="0" w:color="auto"/>
          </w:divBdr>
        </w:div>
      </w:divsChild>
    </w:div>
    <w:div w:id="2075546081">
      <w:bodyDiv w:val="1"/>
      <w:marLeft w:val="0"/>
      <w:marRight w:val="0"/>
      <w:marTop w:val="0"/>
      <w:marBottom w:val="0"/>
      <w:divBdr>
        <w:top w:val="none" w:sz="0" w:space="0" w:color="auto"/>
        <w:left w:val="none" w:sz="0" w:space="0" w:color="auto"/>
        <w:bottom w:val="none" w:sz="0" w:space="0" w:color="auto"/>
        <w:right w:val="none" w:sz="0" w:space="0" w:color="auto"/>
      </w:divBdr>
    </w:div>
    <w:div w:id="2075622015">
      <w:bodyDiv w:val="1"/>
      <w:marLeft w:val="0"/>
      <w:marRight w:val="0"/>
      <w:marTop w:val="0"/>
      <w:marBottom w:val="0"/>
      <w:divBdr>
        <w:top w:val="none" w:sz="0" w:space="0" w:color="auto"/>
        <w:left w:val="none" w:sz="0" w:space="0" w:color="auto"/>
        <w:bottom w:val="none" w:sz="0" w:space="0" w:color="auto"/>
        <w:right w:val="none" w:sz="0" w:space="0" w:color="auto"/>
      </w:divBdr>
      <w:divsChild>
        <w:div w:id="311567389">
          <w:marLeft w:val="0"/>
          <w:marRight w:val="0"/>
          <w:marTop w:val="0"/>
          <w:marBottom w:val="0"/>
          <w:divBdr>
            <w:top w:val="none" w:sz="0" w:space="0" w:color="auto"/>
            <w:left w:val="none" w:sz="0" w:space="0" w:color="auto"/>
            <w:bottom w:val="none" w:sz="0" w:space="0" w:color="auto"/>
            <w:right w:val="none" w:sz="0" w:space="0" w:color="auto"/>
          </w:divBdr>
          <w:divsChild>
            <w:div w:id="30499848">
              <w:marLeft w:val="0"/>
              <w:marRight w:val="0"/>
              <w:marTop w:val="0"/>
              <w:marBottom w:val="0"/>
              <w:divBdr>
                <w:top w:val="none" w:sz="0" w:space="0" w:color="auto"/>
                <w:left w:val="none" w:sz="0" w:space="0" w:color="auto"/>
                <w:bottom w:val="none" w:sz="0" w:space="0" w:color="auto"/>
                <w:right w:val="none" w:sz="0" w:space="0" w:color="auto"/>
              </w:divBdr>
            </w:div>
            <w:div w:id="92744184">
              <w:marLeft w:val="0"/>
              <w:marRight w:val="0"/>
              <w:marTop w:val="0"/>
              <w:marBottom w:val="0"/>
              <w:divBdr>
                <w:top w:val="none" w:sz="0" w:space="0" w:color="auto"/>
                <w:left w:val="none" w:sz="0" w:space="0" w:color="auto"/>
                <w:bottom w:val="none" w:sz="0" w:space="0" w:color="auto"/>
                <w:right w:val="none" w:sz="0" w:space="0" w:color="auto"/>
              </w:divBdr>
            </w:div>
            <w:div w:id="131486035">
              <w:marLeft w:val="0"/>
              <w:marRight w:val="0"/>
              <w:marTop w:val="0"/>
              <w:marBottom w:val="0"/>
              <w:divBdr>
                <w:top w:val="none" w:sz="0" w:space="0" w:color="auto"/>
                <w:left w:val="none" w:sz="0" w:space="0" w:color="auto"/>
                <w:bottom w:val="none" w:sz="0" w:space="0" w:color="auto"/>
                <w:right w:val="none" w:sz="0" w:space="0" w:color="auto"/>
              </w:divBdr>
            </w:div>
            <w:div w:id="133986437">
              <w:marLeft w:val="0"/>
              <w:marRight w:val="0"/>
              <w:marTop w:val="0"/>
              <w:marBottom w:val="0"/>
              <w:divBdr>
                <w:top w:val="none" w:sz="0" w:space="0" w:color="auto"/>
                <w:left w:val="none" w:sz="0" w:space="0" w:color="auto"/>
                <w:bottom w:val="none" w:sz="0" w:space="0" w:color="auto"/>
                <w:right w:val="none" w:sz="0" w:space="0" w:color="auto"/>
              </w:divBdr>
            </w:div>
            <w:div w:id="163784576">
              <w:marLeft w:val="0"/>
              <w:marRight w:val="0"/>
              <w:marTop w:val="0"/>
              <w:marBottom w:val="0"/>
              <w:divBdr>
                <w:top w:val="none" w:sz="0" w:space="0" w:color="auto"/>
                <w:left w:val="none" w:sz="0" w:space="0" w:color="auto"/>
                <w:bottom w:val="none" w:sz="0" w:space="0" w:color="auto"/>
                <w:right w:val="none" w:sz="0" w:space="0" w:color="auto"/>
              </w:divBdr>
            </w:div>
            <w:div w:id="402409196">
              <w:marLeft w:val="0"/>
              <w:marRight w:val="0"/>
              <w:marTop w:val="0"/>
              <w:marBottom w:val="0"/>
              <w:divBdr>
                <w:top w:val="none" w:sz="0" w:space="0" w:color="auto"/>
                <w:left w:val="none" w:sz="0" w:space="0" w:color="auto"/>
                <w:bottom w:val="none" w:sz="0" w:space="0" w:color="auto"/>
                <w:right w:val="none" w:sz="0" w:space="0" w:color="auto"/>
              </w:divBdr>
            </w:div>
            <w:div w:id="433749087">
              <w:marLeft w:val="0"/>
              <w:marRight w:val="0"/>
              <w:marTop w:val="0"/>
              <w:marBottom w:val="0"/>
              <w:divBdr>
                <w:top w:val="none" w:sz="0" w:space="0" w:color="auto"/>
                <w:left w:val="none" w:sz="0" w:space="0" w:color="auto"/>
                <w:bottom w:val="none" w:sz="0" w:space="0" w:color="auto"/>
                <w:right w:val="none" w:sz="0" w:space="0" w:color="auto"/>
              </w:divBdr>
            </w:div>
            <w:div w:id="435367072">
              <w:marLeft w:val="0"/>
              <w:marRight w:val="0"/>
              <w:marTop w:val="0"/>
              <w:marBottom w:val="0"/>
              <w:divBdr>
                <w:top w:val="none" w:sz="0" w:space="0" w:color="auto"/>
                <w:left w:val="none" w:sz="0" w:space="0" w:color="auto"/>
                <w:bottom w:val="none" w:sz="0" w:space="0" w:color="auto"/>
                <w:right w:val="none" w:sz="0" w:space="0" w:color="auto"/>
              </w:divBdr>
            </w:div>
            <w:div w:id="565190098">
              <w:marLeft w:val="0"/>
              <w:marRight w:val="0"/>
              <w:marTop w:val="0"/>
              <w:marBottom w:val="0"/>
              <w:divBdr>
                <w:top w:val="none" w:sz="0" w:space="0" w:color="auto"/>
                <w:left w:val="none" w:sz="0" w:space="0" w:color="auto"/>
                <w:bottom w:val="none" w:sz="0" w:space="0" w:color="auto"/>
                <w:right w:val="none" w:sz="0" w:space="0" w:color="auto"/>
              </w:divBdr>
            </w:div>
            <w:div w:id="674765505">
              <w:marLeft w:val="0"/>
              <w:marRight w:val="0"/>
              <w:marTop w:val="0"/>
              <w:marBottom w:val="0"/>
              <w:divBdr>
                <w:top w:val="none" w:sz="0" w:space="0" w:color="auto"/>
                <w:left w:val="none" w:sz="0" w:space="0" w:color="auto"/>
                <w:bottom w:val="none" w:sz="0" w:space="0" w:color="auto"/>
                <w:right w:val="none" w:sz="0" w:space="0" w:color="auto"/>
              </w:divBdr>
            </w:div>
            <w:div w:id="1026834537">
              <w:marLeft w:val="0"/>
              <w:marRight w:val="0"/>
              <w:marTop w:val="0"/>
              <w:marBottom w:val="0"/>
              <w:divBdr>
                <w:top w:val="none" w:sz="0" w:space="0" w:color="auto"/>
                <w:left w:val="none" w:sz="0" w:space="0" w:color="auto"/>
                <w:bottom w:val="none" w:sz="0" w:space="0" w:color="auto"/>
                <w:right w:val="none" w:sz="0" w:space="0" w:color="auto"/>
              </w:divBdr>
            </w:div>
            <w:div w:id="1199204089">
              <w:marLeft w:val="0"/>
              <w:marRight w:val="0"/>
              <w:marTop w:val="0"/>
              <w:marBottom w:val="0"/>
              <w:divBdr>
                <w:top w:val="none" w:sz="0" w:space="0" w:color="auto"/>
                <w:left w:val="none" w:sz="0" w:space="0" w:color="auto"/>
                <w:bottom w:val="none" w:sz="0" w:space="0" w:color="auto"/>
                <w:right w:val="none" w:sz="0" w:space="0" w:color="auto"/>
              </w:divBdr>
            </w:div>
            <w:div w:id="1516268562">
              <w:marLeft w:val="0"/>
              <w:marRight w:val="0"/>
              <w:marTop w:val="0"/>
              <w:marBottom w:val="0"/>
              <w:divBdr>
                <w:top w:val="none" w:sz="0" w:space="0" w:color="auto"/>
                <w:left w:val="none" w:sz="0" w:space="0" w:color="auto"/>
                <w:bottom w:val="none" w:sz="0" w:space="0" w:color="auto"/>
                <w:right w:val="none" w:sz="0" w:space="0" w:color="auto"/>
              </w:divBdr>
            </w:div>
            <w:div w:id="1847862318">
              <w:marLeft w:val="0"/>
              <w:marRight w:val="0"/>
              <w:marTop w:val="0"/>
              <w:marBottom w:val="0"/>
              <w:divBdr>
                <w:top w:val="none" w:sz="0" w:space="0" w:color="auto"/>
                <w:left w:val="none" w:sz="0" w:space="0" w:color="auto"/>
                <w:bottom w:val="none" w:sz="0" w:space="0" w:color="auto"/>
                <w:right w:val="none" w:sz="0" w:space="0" w:color="auto"/>
              </w:divBdr>
            </w:div>
            <w:div w:id="2044666694">
              <w:marLeft w:val="0"/>
              <w:marRight w:val="0"/>
              <w:marTop w:val="0"/>
              <w:marBottom w:val="0"/>
              <w:divBdr>
                <w:top w:val="none" w:sz="0" w:space="0" w:color="auto"/>
                <w:left w:val="none" w:sz="0" w:space="0" w:color="auto"/>
                <w:bottom w:val="none" w:sz="0" w:space="0" w:color="auto"/>
                <w:right w:val="none" w:sz="0" w:space="0" w:color="auto"/>
              </w:divBdr>
            </w:div>
            <w:div w:id="21235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6094">
      <w:bodyDiv w:val="1"/>
      <w:marLeft w:val="0"/>
      <w:marRight w:val="0"/>
      <w:marTop w:val="0"/>
      <w:marBottom w:val="0"/>
      <w:divBdr>
        <w:top w:val="none" w:sz="0" w:space="0" w:color="auto"/>
        <w:left w:val="none" w:sz="0" w:space="0" w:color="auto"/>
        <w:bottom w:val="none" w:sz="0" w:space="0" w:color="auto"/>
        <w:right w:val="none" w:sz="0" w:space="0" w:color="auto"/>
      </w:divBdr>
    </w:div>
    <w:div w:id="2076469608">
      <w:bodyDiv w:val="1"/>
      <w:marLeft w:val="0"/>
      <w:marRight w:val="0"/>
      <w:marTop w:val="0"/>
      <w:marBottom w:val="0"/>
      <w:divBdr>
        <w:top w:val="none" w:sz="0" w:space="0" w:color="auto"/>
        <w:left w:val="none" w:sz="0" w:space="0" w:color="auto"/>
        <w:bottom w:val="none" w:sz="0" w:space="0" w:color="auto"/>
        <w:right w:val="none" w:sz="0" w:space="0" w:color="auto"/>
      </w:divBdr>
    </w:div>
    <w:div w:id="2077777833">
      <w:bodyDiv w:val="1"/>
      <w:marLeft w:val="0"/>
      <w:marRight w:val="0"/>
      <w:marTop w:val="0"/>
      <w:marBottom w:val="0"/>
      <w:divBdr>
        <w:top w:val="none" w:sz="0" w:space="0" w:color="auto"/>
        <w:left w:val="none" w:sz="0" w:space="0" w:color="auto"/>
        <w:bottom w:val="none" w:sz="0" w:space="0" w:color="auto"/>
        <w:right w:val="none" w:sz="0" w:space="0" w:color="auto"/>
      </w:divBdr>
    </w:div>
    <w:div w:id="2077893639">
      <w:bodyDiv w:val="1"/>
      <w:marLeft w:val="0"/>
      <w:marRight w:val="0"/>
      <w:marTop w:val="0"/>
      <w:marBottom w:val="0"/>
      <w:divBdr>
        <w:top w:val="none" w:sz="0" w:space="0" w:color="auto"/>
        <w:left w:val="none" w:sz="0" w:space="0" w:color="auto"/>
        <w:bottom w:val="none" w:sz="0" w:space="0" w:color="auto"/>
        <w:right w:val="none" w:sz="0" w:space="0" w:color="auto"/>
      </w:divBdr>
    </w:div>
    <w:div w:id="2078015663">
      <w:bodyDiv w:val="1"/>
      <w:marLeft w:val="0"/>
      <w:marRight w:val="0"/>
      <w:marTop w:val="0"/>
      <w:marBottom w:val="0"/>
      <w:divBdr>
        <w:top w:val="none" w:sz="0" w:space="0" w:color="auto"/>
        <w:left w:val="none" w:sz="0" w:space="0" w:color="auto"/>
        <w:bottom w:val="none" w:sz="0" w:space="0" w:color="auto"/>
        <w:right w:val="none" w:sz="0" w:space="0" w:color="auto"/>
      </w:divBdr>
      <w:divsChild>
        <w:div w:id="524637190">
          <w:marLeft w:val="547"/>
          <w:marRight w:val="0"/>
          <w:marTop w:val="154"/>
          <w:marBottom w:val="0"/>
          <w:divBdr>
            <w:top w:val="none" w:sz="0" w:space="0" w:color="auto"/>
            <w:left w:val="none" w:sz="0" w:space="0" w:color="auto"/>
            <w:bottom w:val="none" w:sz="0" w:space="0" w:color="auto"/>
            <w:right w:val="none" w:sz="0" w:space="0" w:color="auto"/>
          </w:divBdr>
        </w:div>
        <w:div w:id="1540052274">
          <w:marLeft w:val="1166"/>
          <w:marRight w:val="0"/>
          <w:marTop w:val="134"/>
          <w:marBottom w:val="0"/>
          <w:divBdr>
            <w:top w:val="none" w:sz="0" w:space="0" w:color="auto"/>
            <w:left w:val="none" w:sz="0" w:space="0" w:color="auto"/>
            <w:bottom w:val="none" w:sz="0" w:space="0" w:color="auto"/>
            <w:right w:val="none" w:sz="0" w:space="0" w:color="auto"/>
          </w:divBdr>
        </w:div>
      </w:divsChild>
    </w:div>
    <w:div w:id="2078086829">
      <w:bodyDiv w:val="1"/>
      <w:marLeft w:val="0"/>
      <w:marRight w:val="0"/>
      <w:marTop w:val="0"/>
      <w:marBottom w:val="0"/>
      <w:divBdr>
        <w:top w:val="none" w:sz="0" w:space="0" w:color="auto"/>
        <w:left w:val="none" w:sz="0" w:space="0" w:color="auto"/>
        <w:bottom w:val="none" w:sz="0" w:space="0" w:color="auto"/>
        <w:right w:val="none" w:sz="0" w:space="0" w:color="auto"/>
      </w:divBdr>
    </w:div>
    <w:div w:id="2078624618">
      <w:bodyDiv w:val="1"/>
      <w:marLeft w:val="0"/>
      <w:marRight w:val="0"/>
      <w:marTop w:val="0"/>
      <w:marBottom w:val="0"/>
      <w:divBdr>
        <w:top w:val="none" w:sz="0" w:space="0" w:color="auto"/>
        <w:left w:val="none" w:sz="0" w:space="0" w:color="auto"/>
        <w:bottom w:val="none" w:sz="0" w:space="0" w:color="auto"/>
        <w:right w:val="none" w:sz="0" w:space="0" w:color="auto"/>
      </w:divBdr>
    </w:div>
    <w:div w:id="2078700942">
      <w:bodyDiv w:val="1"/>
      <w:marLeft w:val="0"/>
      <w:marRight w:val="0"/>
      <w:marTop w:val="0"/>
      <w:marBottom w:val="0"/>
      <w:divBdr>
        <w:top w:val="none" w:sz="0" w:space="0" w:color="auto"/>
        <w:left w:val="none" w:sz="0" w:space="0" w:color="auto"/>
        <w:bottom w:val="none" w:sz="0" w:space="0" w:color="auto"/>
        <w:right w:val="none" w:sz="0" w:space="0" w:color="auto"/>
      </w:divBdr>
    </w:div>
    <w:div w:id="2079477547">
      <w:bodyDiv w:val="1"/>
      <w:marLeft w:val="0"/>
      <w:marRight w:val="0"/>
      <w:marTop w:val="0"/>
      <w:marBottom w:val="0"/>
      <w:divBdr>
        <w:top w:val="none" w:sz="0" w:space="0" w:color="auto"/>
        <w:left w:val="none" w:sz="0" w:space="0" w:color="auto"/>
        <w:bottom w:val="none" w:sz="0" w:space="0" w:color="auto"/>
        <w:right w:val="none" w:sz="0" w:space="0" w:color="auto"/>
      </w:divBdr>
    </w:div>
    <w:div w:id="2080982772">
      <w:bodyDiv w:val="1"/>
      <w:marLeft w:val="0"/>
      <w:marRight w:val="0"/>
      <w:marTop w:val="0"/>
      <w:marBottom w:val="0"/>
      <w:divBdr>
        <w:top w:val="none" w:sz="0" w:space="0" w:color="auto"/>
        <w:left w:val="none" w:sz="0" w:space="0" w:color="auto"/>
        <w:bottom w:val="none" w:sz="0" w:space="0" w:color="auto"/>
        <w:right w:val="none" w:sz="0" w:space="0" w:color="auto"/>
      </w:divBdr>
    </w:div>
    <w:div w:id="2081050563">
      <w:bodyDiv w:val="1"/>
      <w:marLeft w:val="0"/>
      <w:marRight w:val="0"/>
      <w:marTop w:val="0"/>
      <w:marBottom w:val="0"/>
      <w:divBdr>
        <w:top w:val="none" w:sz="0" w:space="0" w:color="auto"/>
        <w:left w:val="none" w:sz="0" w:space="0" w:color="auto"/>
        <w:bottom w:val="none" w:sz="0" w:space="0" w:color="auto"/>
        <w:right w:val="none" w:sz="0" w:space="0" w:color="auto"/>
      </w:divBdr>
      <w:divsChild>
        <w:div w:id="961812286">
          <w:marLeft w:val="1166"/>
          <w:marRight w:val="0"/>
          <w:marTop w:val="60"/>
          <w:marBottom w:val="120"/>
          <w:divBdr>
            <w:top w:val="none" w:sz="0" w:space="0" w:color="auto"/>
            <w:left w:val="none" w:sz="0" w:space="0" w:color="auto"/>
            <w:bottom w:val="none" w:sz="0" w:space="0" w:color="auto"/>
            <w:right w:val="none" w:sz="0" w:space="0" w:color="auto"/>
          </w:divBdr>
        </w:div>
        <w:div w:id="1536655249">
          <w:marLeft w:val="1166"/>
          <w:marRight w:val="0"/>
          <w:marTop w:val="60"/>
          <w:marBottom w:val="120"/>
          <w:divBdr>
            <w:top w:val="none" w:sz="0" w:space="0" w:color="auto"/>
            <w:left w:val="none" w:sz="0" w:space="0" w:color="auto"/>
            <w:bottom w:val="none" w:sz="0" w:space="0" w:color="auto"/>
            <w:right w:val="none" w:sz="0" w:space="0" w:color="auto"/>
          </w:divBdr>
        </w:div>
        <w:div w:id="1743016329">
          <w:marLeft w:val="547"/>
          <w:marRight w:val="0"/>
          <w:marTop w:val="60"/>
          <w:marBottom w:val="120"/>
          <w:divBdr>
            <w:top w:val="none" w:sz="0" w:space="0" w:color="auto"/>
            <w:left w:val="none" w:sz="0" w:space="0" w:color="auto"/>
            <w:bottom w:val="none" w:sz="0" w:space="0" w:color="auto"/>
            <w:right w:val="none" w:sz="0" w:space="0" w:color="auto"/>
          </w:divBdr>
        </w:div>
      </w:divsChild>
    </w:div>
    <w:div w:id="2083746774">
      <w:bodyDiv w:val="1"/>
      <w:marLeft w:val="0"/>
      <w:marRight w:val="0"/>
      <w:marTop w:val="0"/>
      <w:marBottom w:val="0"/>
      <w:divBdr>
        <w:top w:val="none" w:sz="0" w:space="0" w:color="auto"/>
        <w:left w:val="none" w:sz="0" w:space="0" w:color="auto"/>
        <w:bottom w:val="none" w:sz="0" w:space="0" w:color="auto"/>
        <w:right w:val="none" w:sz="0" w:space="0" w:color="auto"/>
      </w:divBdr>
    </w:div>
    <w:div w:id="2083945447">
      <w:bodyDiv w:val="1"/>
      <w:marLeft w:val="0"/>
      <w:marRight w:val="0"/>
      <w:marTop w:val="0"/>
      <w:marBottom w:val="0"/>
      <w:divBdr>
        <w:top w:val="none" w:sz="0" w:space="0" w:color="auto"/>
        <w:left w:val="none" w:sz="0" w:space="0" w:color="auto"/>
        <w:bottom w:val="none" w:sz="0" w:space="0" w:color="auto"/>
        <w:right w:val="none" w:sz="0" w:space="0" w:color="auto"/>
      </w:divBdr>
      <w:divsChild>
        <w:div w:id="1428454378">
          <w:marLeft w:val="0"/>
          <w:marRight w:val="0"/>
          <w:marTop w:val="0"/>
          <w:marBottom w:val="0"/>
          <w:divBdr>
            <w:top w:val="none" w:sz="0" w:space="0" w:color="auto"/>
            <w:left w:val="none" w:sz="0" w:space="0" w:color="auto"/>
            <w:bottom w:val="none" w:sz="0" w:space="0" w:color="auto"/>
            <w:right w:val="none" w:sz="0" w:space="0" w:color="auto"/>
          </w:divBdr>
        </w:div>
      </w:divsChild>
    </w:div>
    <w:div w:id="2084837058">
      <w:bodyDiv w:val="1"/>
      <w:marLeft w:val="0"/>
      <w:marRight w:val="0"/>
      <w:marTop w:val="0"/>
      <w:marBottom w:val="0"/>
      <w:divBdr>
        <w:top w:val="none" w:sz="0" w:space="0" w:color="auto"/>
        <w:left w:val="none" w:sz="0" w:space="0" w:color="auto"/>
        <w:bottom w:val="none" w:sz="0" w:space="0" w:color="auto"/>
        <w:right w:val="none" w:sz="0" w:space="0" w:color="auto"/>
      </w:divBdr>
    </w:div>
    <w:div w:id="2084908183">
      <w:bodyDiv w:val="1"/>
      <w:marLeft w:val="0"/>
      <w:marRight w:val="0"/>
      <w:marTop w:val="0"/>
      <w:marBottom w:val="0"/>
      <w:divBdr>
        <w:top w:val="none" w:sz="0" w:space="0" w:color="auto"/>
        <w:left w:val="none" w:sz="0" w:space="0" w:color="auto"/>
        <w:bottom w:val="none" w:sz="0" w:space="0" w:color="auto"/>
        <w:right w:val="none" w:sz="0" w:space="0" w:color="auto"/>
      </w:divBdr>
    </w:div>
    <w:div w:id="2084989290">
      <w:bodyDiv w:val="1"/>
      <w:marLeft w:val="0"/>
      <w:marRight w:val="0"/>
      <w:marTop w:val="0"/>
      <w:marBottom w:val="0"/>
      <w:divBdr>
        <w:top w:val="none" w:sz="0" w:space="0" w:color="auto"/>
        <w:left w:val="none" w:sz="0" w:space="0" w:color="auto"/>
        <w:bottom w:val="none" w:sz="0" w:space="0" w:color="auto"/>
        <w:right w:val="none" w:sz="0" w:space="0" w:color="auto"/>
      </w:divBdr>
    </w:div>
    <w:div w:id="2086493418">
      <w:bodyDiv w:val="1"/>
      <w:marLeft w:val="0"/>
      <w:marRight w:val="0"/>
      <w:marTop w:val="0"/>
      <w:marBottom w:val="0"/>
      <w:divBdr>
        <w:top w:val="none" w:sz="0" w:space="0" w:color="auto"/>
        <w:left w:val="none" w:sz="0" w:space="0" w:color="auto"/>
        <w:bottom w:val="none" w:sz="0" w:space="0" w:color="auto"/>
        <w:right w:val="none" w:sz="0" w:space="0" w:color="auto"/>
      </w:divBdr>
    </w:div>
    <w:div w:id="2086561289">
      <w:bodyDiv w:val="1"/>
      <w:marLeft w:val="0"/>
      <w:marRight w:val="0"/>
      <w:marTop w:val="0"/>
      <w:marBottom w:val="0"/>
      <w:divBdr>
        <w:top w:val="none" w:sz="0" w:space="0" w:color="auto"/>
        <w:left w:val="none" w:sz="0" w:space="0" w:color="auto"/>
        <w:bottom w:val="none" w:sz="0" w:space="0" w:color="auto"/>
        <w:right w:val="none" w:sz="0" w:space="0" w:color="auto"/>
      </w:divBdr>
    </w:div>
    <w:div w:id="2086612753">
      <w:bodyDiv w:val="1"/>
      <w:marLeft w:val="0"/>
      <w:marRight w:val="0"/>
      <w:marTop w:val="0"/>
      <w:marBottom w:val="0"/>
      <w:divBdr>
        <w:top w:val="none" w:sz="0" w:space="0" w:color="auto"/>
        <w:left w:val="none" w:sz="0" w:space="0" w:color="auto"/>
        <w:bottom w:val="none" w:sz="0" w:space="0" w:color="auto"/>
        <w:right w:val="none" w:sz="0" w:space="0" w:color="auto"/>
      </w:divBdr>
      <w:divsChild>
        <w:div w:id="157619391">
          <w:marLeft w:val="1166"/>
          <w:marRight w:val="0"/>
          <w:marTop w:val="115"/>
          <w:marBottom w:val="120"/>
          <w:divBdr>
            <w:top w:val="none" w:sz="0" w:space="0" w:color="auto"/>
            <w:left w:val="none" w:sz="0" w:space="0" w:color="auto"/>
            <w:bottom w:val="none" w:sz="0" w:space="0" w:color="auto"/>
            <w:right w:val="none" w:sz="0" w:space="0" w:color="auto"/>
          </w:divBdr>
        </w:div>
        <w:div w:id="218132645">
          <w:marLeft w:val="1166"/>
          <w:marRight w:val="0"/>
          <w:marTop w:val="115"/>
          <w:marBottom w:val="120"/>
          <w:divBdr>
            <w:top w:val="none" w:sz="0" w:space="0" w:color="auto"/>
            <w:left w:val="none" w:sz="0" w:space="0" w:color="auto"/>
            <w:bottom w:val="none" w:sz="0" w:space="0" w:color="auto"/>
            <w:right w:val="none" w:sz="0" w:space="0" w:color="auto"/>
          </w:divBdr>
        </w:div>
        <w:div w:id="1814130637">
          <w:marLeft w:val="547"/>
          <w:marRight w:val="0"/>
          <w:marTop w:val="134"/>
          <w:marBottom w:val="120"/>
          <w:divBdr>
            <w:top w:val="none" w:sz="0" w:space="0" w:color="auto"/>
            <w:left w:val="none" w:sz="0" w:space="0" w:color="auto"/>
            <w:bottom w:val="none" w:sz="0" w:space="0" w:color="auto"/>
            <w:right w:val="none" w:sz="0" w:space="0" w:color="auto"/>
          </w:divBdr>
        </w:div>
      </w:divsChild>
    </w:div>
    <w:div w:id="2086878530">
      <w:bodyDiv w:val="1"/>
      <w:marLeft w:val="0"/>
      <w:marRight w:val="0"/>
      <w:marTop w:val="0"/>
      <w:marBottom w:val="0"/>
      <w:divBdr>
        <w:top w:val="none" w:sz="0" w:space="0" w:color="auto"/>
        <w:left w:val="none" w:sz="0" w:space="0" w:color="auto"/>
        <w:bottom w:val="none" w:sz="0" w:space="0" w:color="auto"/>
        <w:right w:val="none" w:sz="0" w:space="0" w:color="auto"/>
      </w:divBdr>
    </w:div>
    <w:div w:id="2086880911">
      <w:bodyDiv w:val="1"/>
      <w:marLeft w:val="0"/>
      <w:marRight w:val="0"/>
      <w:marTop w:val="0"/>
      <w:marBottom w:val="0"/>
      <w:divBdr>
        <w:top w:val="none" w:sz="0" w:space="0" w:color="auto"/>
        <w:left w:val="none" w:sz="0" w:space="0" w:color="auto"/>
        <w:bottom w:val="none" w:sz="0" w:space="0" w:color="auto"/>
        <w:right w:val="none" w:sz="0" w:space="0" w:color="auto"/>
      </w:divBdr>
      <w:divsChild>
        <w:div w:id="118114986">
          <w:marLeft w:val="1080"/>
          <w:marRight w:val="0"/>
          <w:marTop w:val="100"/>
          <w:marBottom w:val="0"/>
          <w:divBdr>
            <w:top w:val="none" w:sz="0" w:space="0" w:color="auto"/>
            <w:left w:val="none" w:sz="0" w:space="0" w:color="auto"/>
            <w:bottom w:val="none" w:sz="0" w:space="0" w:color="auto"/>
            <w:right w:val="none" w:sz="0" w:space="0" w:color="auto"/>
          </w:divBdr>
        </w:div>
        <w:div w:id="441995914">
          <w:marLeft w:val="360"/>
          <w:marRight w:val="0"/>
          <w:marTop w:val="200"/>
          <w:marBottom w:val="0"/>
          <w:divBdr>
            <w:top w:val="none" w:sz="0" w:space="0" w:color="auto"/>
            <w:left w:val="none" w:sz="0" w:space="0" w:color="auto"/>
            <w:bottom w:val="none" w:sz="0" w:space="0" w:color="auto"/>
            <w:right w:val="none" w:sz="0" w:space="0" w:color="auto"/>
          </w:divBdr>
        </w:div>
        <w:div w:id="1051151130">
          <w:marLeft w:val="360"/>
          <w:marRight w:val="0"/>
          <w:marTop w:val="200"/>
          <w:marBottom w:val="0"/>
          <w:divBdr>
            <w:top w:val="none" w:sz="0" w:space="0" w:color="auto"/>
            <w:left w:val="none" w:sz="0" w:space="0" w:color="auto"/>
            <w:bottom w:val="none" w:sz="0" w:space="0" w:color="auto"/>
            <w:right w:val="none" w:sz="0" w:space="0" w:color="auto"/>
          </w:divBdr>
        </w:div>
        <w:div w:id="1290280145">
          <w:marLeft w:val="1080"/>
          <w:marRight w:val="0"/>
          <w:marTop w:val="100"/>
          <w:marBottom w:val="0"/>
          <w:divBdr>
            <w:top w:val="none" w:sz="0" w:space="0" w:color="auto"/>
            <w:left w:val="none" w:sz="0" w:space="0" w:color="auto"/>
            <w:bottom w:val="none" w:sz="0" w:space="0" w:color="auto"/>
            <w:right w:val="none" w:sz="0" w:space="0" w:color="auto"/>
          </w:divBdr>
        </w:div>
        <w:div w:id="1439791852">
          <w:marLeft w:val="1080"/>
          <w:marRight w:val="0"/>
          <w:marTop w:val="100"/>
          <w:marBottom w:val="0"/>
          <w:divBdr>
            <w:top w:val="none" w:sz="0" w:space="0" w:color="auto"/>
            <w:left w:val="none" w:sz="0" w:space="0" w:color="auto"/>
            <w:bottom w:val="none" w:sz="0" w:space="0" w:color="auto"/>
            <w:right w:val="none" w:sz="0" w:space="0" w:color="auto"/>
          </w:divBdr>
        </w:div>
      </w:divsChild>
    </w:div>
    <w:div w:id="2088456238">
      <w:bodyDiv w:val="1"/>
      <w:marLeft w:val="0"/>
      <w:marRight w:val="0"/>
      <w:marTop w:val="0"/>
      <w:marBottom w:val="0"/>
      <w:divBdr>
        <w:top w:val="none" w:sz="0" w:space="0" w:color="auto"/>
        <w:left w:val="none" w:sz="0" w:space="0" w:color="auto"/>
        <w:bottom w:val="none" w:sz="0" w:space="0" w:color="auto"/>
        <w:right w:val="none" w:sz="0" w:space="0" w:color="auto"/>
      </w:divBdr>
    </w:div>
    <w:div w:id="2089229676">
      <w:bodyDiv w:val="1"/>
      <w:marLeft w:val="0"/>
      <w:marRight w:val="0"/>
      <w:marTop w:val="0"/>
      <w:marBottom w:val="0"/>
      <w:divBdr>
        <w:top w:val="none" w:sz="0" w:space="0" w:color="auto"/>
        <w:left w:val="none" w:sz="0" w:space="0" w:color="auto"/>
        <w:bottom w:val="none" w:sz="0" w:space="0" w:color="auto"/>
        <w:right w:val="none" w:sz="0" w:space="0" w:color="auto"/>
      </w:divBdr>
    </w:div>
    <w:div w:id="2092114832">
      <w:bodyDiv w:val="1"/>
      <w:marLeft w:val="0"/>
      <w:marRight w:val="0"/>
      <w:marTop w:val="0"/>
      <w:marBottom w:val="0"/>
      <w:divBdr>
        <w:top w:val="none" w:sz="0" w:space="0" w:color="auto"/>
        <w:left w:val="none" w:sz="0" w:space="0" w:color="auto"/>
        <w:bottom w:val="none" w:sz="0" w:space="0" w:color="auto"/>
        <w:right w:val="none" w:sz="0" w:space="0" w:color="auto"/>
      </w:divBdr>
      <w:divsChild>
        <w:div w:id="99959638">
          <w:marLeft w:val="1166"/>
          <w:marRight w:val="0"/>
          <w:marTop w:val="96"/>
          <w:marBottom w:val="0"/>
          <w:divBdr>
            <w:top w:val="none" w:sz="0" w:space="0" w:color="auto"/>
            <w:left w:val="none" w:sz="0" w:space="0" w:color="auto"/>
            <w:bottom w:val="none" w:sz="0" w:space="0" w:color="auto"/>
            <w:right w:val="none" w:sz="0" w:space="0" w:color="auto"/>
          </w:divBdr>
        </w:div>
        <w:div w:id="138302232">
          <w:marLeft w:val="1166"/>
          <w:marRight w:val="0"/>
          <w:marTop w:val="96"/>
          <w:marBottom w:val="0"/>
          <w:divBdr>
            <w:top w:val="none" w:sz="0" w:space="0" w:color="auto"/>
            <w:left w:val="none" w:sz="0" w:space="0" w:color="auto"/>
            <w:bottom w:val="none" w:sz="0" w:space="0" w:color="auto"/>
            <w:right w:val="none" w:sz="0" w:space="0" w:color="auto"/>
          </w:divBdr>
        </w:div>
        <w:div w:id="269896087">
          <w:marLeft w:val="1166"/>
          <w:marRight w:val="0"/>
          <w:marTop w:val="96"/>
          <w:marBottom w:val="0"/>
          <w:divBdr>
            <w:top w:val="none" w:sz="0" w:space="0" w:color="auto"/>
            <w:left w:val="none" w:sz="0" w:space="0" w:color="auto"/>
            <w:bottom w:val="none" w:sz="0" w:space="0" w:color="auto"/>
            <w:right w:val="none" w:sz="0" w:space="0" w:color="auto"/>
          </w:divBdr>
        </w:div>
        <w:div w:id="458499209">
          <w:marLeft w:val="547"/>
          <w:marRight w:val="0"/>
          <w:marTop w:val="115"/>
          <w:marBottom w:val="0"/>
          <w:divBdr>
            <w:top w:val="none" w:sz="0" w:space="0" w:color="auto"/>
            <w:left w:val="none" w:sz="0" w:space="0" w:color="auto"/>
            <w:bottom w:val="none" w:sz="0" w:space="0" w:color="auto"/>
            <w:right w:val="none" w:sz="0" w:space="0" w:color="auto"/>
          </w:divBdr>
        </w:div>
        <w:div w:id="492723594">
          <w:marLeft w:val="1166"/>
          <w:marRight w:val="0"/>
          <w:marTop w:val="96"/>
          <w:marBottom w:val="0"/>
          <w:divBdr>
            <w:top w:val="none" w:sz="0" w:space="0" w:color="auto"/>
            <w:left w:val="none" w:sz="0" w:space="0" w:color="auto"/>
            <w:bottom w:val="none" w:sz="0" w:space="0" w:color="auto"/>
            <w:right w:val="none" w:sz="0" w:space="0" w:color="auto"/>
          </w:divBdr>
        </w:div>
        <w:div w:id="1263033951">
          <w:marLeft w:val="1800"/>
          <w:marRight w:val="0"/>
          <w:marTop w:val="77"/>
          <w:marBottom w:val="0"/>
          <w:divBdr>
            <w:top w:val="none" w:sz="0" w:space="0" w:color="auto"/>
            <w:left w:val="none" w:sz="0" w:space="0" w:color="auto"/>
            <w:bottom w:val="none" w:sz="0" w:space="0" w:color="auto"/>
            <w:right w:val="none" w:sz="0" w:space="0" w:color="auto"/>
          </w:divBdr>
        </w:div>
        <w:div w:id="1546796040">
          <w:marLeft w:val="547"/>
          <w:marRight w:val="0"/>
          <w:marTop w:val="115"/>
          <w:marBottom w:val="0"/>
          <w:divBdr>
            <w:top w:val="none" w:sz="0" w:space="0" w:color="auto"/>
            <w:left w:val="none" w:sz="0" w:space="0" w:color="auto"/>
            <w:bottom w:val="none" w:sz="0" w:space="0" w:color="auto"/>
            <w:right w:val="none" w:sz="0" w:space="0" w:color="auto"/>
          </w:divBdr>
        </w:div>
      </w:divsChild>
    </w:div>
    <w:div w:id="2092505405">
      <w:bodyDiv w:val="1"/>
      <w:marLeft w:val="0"/>
      <w:marRight w:val="0"/>
      <w:marTop w:val="0"/>
      <w:marBottom w:val="0"/>
      <w:divBdr>
        <w:top w:val="none" w:sz="0" w:space="0" w:color="auto"/>
        <w:left w:val="none" w:sz="0" w:space="0" w:color="auto"/>
        <w:bottom w:val="none" w:sz="0" w:space="0" w:color="auto"/>
        <w:right w:val="none" w:sz="0" w:space="0" w:color="auto"/>
      </w:divBdr>
      <w:divsChild>
        <w:div w:id="599529810">
          <w:marLeft w:val="547"/>
          <w:marRight w:val="0"/>
          <w:marTop w:val="130"/>
          <w:marBottom w:val="0"/>
          <w:divBdr>
            <w:top w:val="none" w:sz="0" w:space="0" w:color="auto"/>
            <w:left w:val="none" w:sz="0" w:space="0" w:color="auto"/>
            <w:bottom w:val="none" w:sz="0" w:space="0" w:color="auto"/>
            <w:right w:val="none" w:sz="0" w:space="0" w:color="auto"/>
          </w:divBdr>
        </w:div>
        <w:div w:id="1180662354">
          <w:marLeft w:val="547"/>
          <w:marRight w:val="0"/>
          <w:marTop w:val="130"/>
          <w:marBottom w:val="0"/>
          <w:divBdr>
            <w:top w:val="none" w:sz="0" w:space="0" w:color="auto"/>
            <w:left w:val="none" w:sz="0" w:space="0" w:color="auto"/>
            <w:bottom w:val="none" w:sz="0" w:space="0" w:color="auto"/>
            <w:right w:val="none" w:sz="0" w:space="0" w:color="auto"/>
          </w:divBdr>
        </w:div>
        <w:div w:id="1329021191">
          <w:marLeft w:val="1166"/>
          <w:marRight w:val="0"/>
          <w:marTop w:val="115"/>
          <w:marBottom w:val="0"/>
          <w:divBdr>
            <w:top w:val="none" w:sz="0" w:space="0" w:color="auto"/>
            <w:left w:val="none" w:sz="0" w:space="0" w:color="auto"/>
            <w:bottom w:val="none" w:sz="0" w:space="0" w:color="auto"/>
            <w:right w:val="none" w:sz="0" w:space="0" w:color="auto"/>
          </w:divBdr>
        </w:div>
        <w:div w:id="1441486766">
          <w:marLeft w:val="547"/>
          <w:marRight w:val="0"/>
          <w:marTop w:val="130"/>
          <w:marBottom w:val="0"/>
          <w:divBdr>
            <w:top w:val="none" w:sz="0" w:space="0" w:color="auto"/>
            <w:left w:val="none" w:sz="0" w:space="0" w:color="auto"/>
            <w:bottom w:val="none" w:sz="0" w:space="0" w:color="auto"/>
            <w:right w:val="none" w:sz="0" w:space="0" w:color="auto"/>
          </w:divBdr>
        </w:div>
        <w:div w:id="1966539921">
          <w:marLeft w:val="1166"/>
          <w:marRight w:val="0"/>
          <w:marTop w:val="115"/>
          <w:marBottom w:val="0"/>
          <w:divBdr>
            <w:top w:val="none" w:sz="0" w:space="0" w:color="auto"/>
            <w:left w:val="none" w:sz="0" w:space="0" w:color="auto"/>
            <w:bottom w:val="none" w:sz="0" w:space="0" w:color="auto"/>
            <w:right w:val="none" w:sz="0" w:space="0" w:color="auto"/>
          </w:divBdr>
        </w:div>
        <w:div w:id="2088650110">
          <w:marLeft w:val="547"/>
          <w:marRight w:val="0"/>
          <w:marTop w:val="130"/>
          <w:marBottom w:val="0"/>
          <w:divBdr>
            <w:top w:val="none" w:sz="0" w:space="0" w:color="auto"/>
            <w:left w:val="none" w:sz="0" w:space="0" w:color="auto"/>
            <w:bottom w:val="none" w:sz="0" w:space="0" w:color="auto"/>
            <w:right w:val="none" w:sz="0" w:space="0" w:color="auto"/>
          </w:divBdr>
        </w:div>
      </w:divsChild>
    </w:div>
    <w:div w:id="2092696439">
      <w:bodyDiv w:val="1"/>
      <w:marLeft w:val="0"/>
      <w:marRight w:val="0"/>
      <w:marTop w:val="0"/>
      <w:marBottom w:val="0"/>
      <w:divBdr>
        <w:top w:val="none" w:sz="0" w:space="0" w:color="auto"/>
        <w:left w:val="none" w:sz="0" w:space="0" w:color="auto"/>
        <w:bottom w:val="none" w:sz="0" w:space="0" w:color="auto"/>
        <w:right w:val="none" w:sz="0" w:space="0" w:color="auto"/>
      </w:divBdr>
    </w:div>
    <w:div w:id="2093351511">
      <w:bodyDiv w:val="1"/>
      <w:marLeft w:val="0"/>
      <w:marRight w:val="0"/>
      <w:marTop w:val="0"/>
      <w:marBottom w:val="0"/>
      <w:divBdr>
        <w:top w:val="none" w:sz="0" w:space="0" w:color="auto"/>
        <w:left w:val="none" w:sz="0" w:space="0" w:color="auto"/>
        <w:bottom w:val="none" w:sz="0" w:space="0" w:color="auto"/>
        <w:right w:val="none" w:sz="0" w:space="0" w:color="auto"/>
      </w:divBdr>
      <w:divsChild>
        <w:div w:id="171725115">
          <w:marLeft w:val="547"/>
          <w:marRight w:val="0"/>
          <w:marTop w:val="130"/>
          <w:marBottom w:val="0"/>
          <w:divBdr>
            <w:top w:val="none" w:sz="0" w:space="0" w:color="auto"/>
            <w:left w:val="none" w:sz="0" w:space="0" w:color="auto"/>
            <w:bottom w:val="none" w:sz="0" w:space="0" w:color="auto"/>
            <w:right w:val="none" w:sz="0" w:space="0" w:color="auto"/>
          </w:divBdr>
        </w:div>
        <w:div w:id="412511770">
          <w:marLeft w:val="547"/>
          <w:marRight w:val="0"/>
          <w:marTop w:val="130"/>
          <w:marBottom w:val="0"/>
          <w:divBdr>
            <w:top w:val="none" w:sz="0" w:space="0" w:color="auto"/>
            <w:left w:val="none" w:sz="0" w:space="0" w:color="auto"/>
            <w:bottom w:val="none" w:sz="0" w:space="0" w:color="auto"/>
            <w:right w:val="none" w:sz="0" w:space="0" w:color="auto"/>
          </w:divBdr>
        </w:div>
        <w:div w:id="692998204">
          <w:marLeft w:val="1166"/>
          <w:marRight w:val="0"/>
          <w:marTop w:val="115"/>
          <w:marBottom w:val="0"/>
          <w:divBdr>
            <w:top w:val="none" w:sz="0" w:space="0" w:color="auto"/>
            <w:left w:val="none" w:sz="0" w:space="0" w:color="auto"/>
            <w:bottom w:val="none" w:sz="0" w:space="0" w:color="auto"/>
            <w:right w:val="none" w:sz="0" w:space="0" w:color="auto"/>
          </w:divBdr>
        </w:div>
        <w:div w:id="1174102186">
          <w:marLeft w:val="1166"/>
          <w:marRight w:val="0"/>
          <w:marTop w:val="115"/>
          <w:marBottom w:val="0"/>
          <w:divBdr>
            <w:top w:val="none" w:sz="0" w:space="0" w:color="auto"/>
            <w:left w:val="none" w:sz="0" w:space="0" w:color="auto"/>
            <w:bottom w:val="none" w:sz="0" w:space="0" w:color="auto"/>
            <w:right w:val="none" w:sz="0" w:space="0" w:color="auto"/>
          </w:divBdr>
        </w:div>
        <w:div w:id="1365716485">
          <w:marLeft w:val="547"/>
          <w:marRight w:val="0"/>
          <w:marTop w:val="130"/>
          <w:marBottom w:val="0"/>
          <w:divBdr>
            <w:top w:val="none" w:sz="0" w:space="0" w:color="auto"/>
            <w:left w:val="none" w:sz="0" w:space="0" w:color="auto"/>
            <w:bottom w:val="none" w:sz="0" w:space="0" w:color="auto"/>
            <w:right w:val="none" w:sz="0" w:space="0" w:color="auto"/>
          </w:divBdr>
        </w:div>
        <w:div w:id="1737164894">
          <w:marLeft w:val="1166"/>
          <w:marRight w:val="0"/>
          <w:marTop w:val="115"/>
          <w:marBottom w:val="0"/>
          <w:divBdr>
            <w:top w:val="none" w:sz="0" w:space="0" w:color="auto"/>
            <w:left w:val="none" w:sz="0" w:space="0" w:color="auto"/>
            <w:bottom w:val="none" w:sz="0" w:space="0" w:color="auto"/>
            <w:right w:val="none" w:sz="0" w:space="0" w:color="auto"/>
          </w:divBdr>
        </w:div>
      </w:divsChild>
    </w:div>
    <w:div w:id="2093771756">
      <w:bodyDiv w:val="1"/>
      <w:marLeft w:val="0"/>
      <w:marRight w:val="0"/>
      <w:marTop w:val="0"/>
      <w:marBottom w:val="0"/>
      <w:divBdr>
        <w:top w:val="none" w:sz="0" w:space="0" w:color="auto"/>
        <w:left w:val="none" w:sz="0" w:space="0" w:color="auto"/>
        <w:bottom w:val="none" w:sz="0" w:space="0" w:color="auto"/>
        <w:right w:val="none" w:sz="0" w:space="0" w:color="auto"/>
      </w:divBdr>
    </w:div>
    <w:div w:id="2094279059">
      <w:bodyDiv w:val="1"/>
      <w:marLeft w:val="0"/>
      <w:marRight w:val="0"/>
      <w:marTop w:val="0"/>
      <w:marBottom w:val="0"/>
      <w:divBdr>
        <w:top w:val="none" w:sz="0" w:space="0" w:color="auto"/>
        <w:left w:val="none" w:sz="0" w:space="0" w:color="auto"/>
        <w:bottom w:val="none" w:sz="0" w:space="0" w:color="auto"/>
        <w:right w:val="none" w:sz="0" w:space="0" w:color="auto"/>
      </w:divBdr>
      <w:divsChild>
        <w:div w:id="510725412">
          <w:marLeft w:val="547"/>
          <w:marRight w:val="0"/>
          <w:marTop w:val="106"/>
          <w:marBottom w:val="0"/>
          <w:divBdr>
            <w:top w:val="none" w:sz="0" w:space="0" w:color="auto"/>
            <w:left w:val="none" w:sz="0" w:space="0" w:color="auto"/>
            <w:bottom w:val="none" w:sz="0" w:space="0" w:color="auto"/>
            <w:right w:val="none" w:sz="0" w:space="0" w:color="auto"/>
          </w:divBdr>
        </w:div>
        <w:div w:id="969670872">
          <w:marLeft w:val="547"/>
          <w:marRight w:val="0"/>
          <w:marTop w:val="106"/>
          <w:marBottom w:val="0"/>
          <w:divBdr>
            <w:top w:val="none" w:sz="0" w:space="0" w:color="auto"/>
            <w:left w:val="none" w:sz="0" w:space="0" w:color="auto"/>
            <w:bottom w:val="none" w:sz="0" w:space="0" w:color="auto"/>
            <w:right w:val="none" w:sz="0" w:space="0" w:color="auto"/>
          </w:divBdr>
        </w:div>
        <w:div w:id="1263342011">
          <w:marLeft w:val="1166"/>
          <w:marRight w:val="0"/>
          <w:marTop w:val="96"/>
          <w:marBottom w:val="0"/>
          <w:divBdr>
            <w:top w:val="none" w:sz="0" w:space="0" w:color="auto"/>
            <w:left w:val="none" w:sz="0" w:space="0" w:color="auto"/>
            <w:bottom w:val="none" w:sz="0" w:space="0" w:color="auto"/>
            <w:right w:val="none" w:sz="0" w:space="0" w:color="auto"/>
          </w:divBdr>
        </w:div>
        <w:div w:id="1293829642">
          <w:marLeft w:val="547"/>
          <w:marRight w:val="0"/>
          <w:marTop w:val="106"/>
          <w:marBottom w:val="0"/>
          <w:divBdr>
            <w:top w:val="none" w:sz="0" w:space="0" w:color="auto"/>
            <w:left w:val="none" w:sz="0" w:space="0" w:color="auto"/>
            <w:bottom w:val="none" w:sz="0" w:space="0" w:color="auto"/>
            <w:right w:val="none" w:sz="0" w:space="0" w:color="auto"/>
          </w:divBdr>
        </w:div>
        <w:div w:id="1622570589">
          <w:marLeft w:val="547"/>
          <w:marRight w:val="0"/>
          <w:marTop w:val="106"/>
          <w:marBottom w:val="0"/>
          <w:divBdr>
            <w:top w:val="none" w:sz="0" w:space="0" w:color="auto"/>
            <w:left w:val="none" w:sz="0" w:space="0" w:color="auto"/>
            <w:bottom w:val="none" w:sz="0" w:space="0" w:color="auto"/>
            <w:right w:val="none" w:sz="0" w:space="0" w:color="auto"/>
          </w:divBdr>
        </w:div>
        <w:div w:id="1728341032">
          <w:marLeft w:val="1166"/>
          <w:marRight w:val="0"/>
          <w:marTop w:val="96"/>
          <w:marBottom w:val="0"/>
          <w:divBdr>
            <w:top w:val="none" w:sz="0" w:space="0" w:color="auto"/>
            <w:left w:val="none" w:sz="0" w:space="0" w:color="auto"/>
            <w:bottom w:val="none" w:sz="0" w:space="0" w:color="auto"/>
            <w:right w:val="none" w:sz="0" w:space="0" w:color="auto"/>
          </w:divBdr>
        </w:div>
        <w:div w:id="1784420735">
          <w:marLeft w:val="1166"/>
          <w:marRight w:val="0"/>
          <w:marTop w:val="96"/>
          <w:marBottom w:val="0"/>
          <w:divBdr>
            <w:top w:val="none" w:sz="0" w:space="0" w:color="auto"/>
            <w:left w:val="none" w:sz="0" w:space="0" w:color="auto"/>
            <w:bottom w:val="none" w:sz="0" w:space="0" w:color="auto"/>
            <w:right w:val="none" w:sz="0" w:space="0" w:color="auto"/>
          </w:divBdr>
        </w:div>
        <w:div w:id="1952786615">
          <w:marLeft w:val="1166"/>
          <w:marRight w:val="0"/>
          <w:marTop w:val="96"/>
          <w:marBottom w:val="0"/>
          <w:divBdr>
            <w:top w:val="none" w:sz="0" w:space="0" w:color="auto"/>
            <w:left w:val="none" w:sz="0" w:space="0" w:color="auto"/>
            <w:bottom w:val="none" w:sz="0" w:space="0" w:color="auto"/>
            <w:right w:val="none" w:sz="0" w:space="0" w:color="auto"/>
          </w:divBdr>
        </w:div>
      </w:divsChild>
    </w:div>
    <w:div w:id="2095661207">
      <w:bodyDiv w:val="1"/>
      <w:marLeft w:val="0"/>
      <w:marRight w:val="0"/>
      <w:marTop w:val="0"/>
      <w:marBottom w:val="0"/>
      <w:divBdr>
        <w:top w:val="none" w:sz="0" w:space="0" w:color="auto"/>
        <w:left w:val="none" w:sz="0" w:space="0" w:color="auto"/>
        <w:bottom w:val="none" w:sz="0" w:space="0" w:color="auto"/>
        <w:right w:val="none" w:sz="0" w:space="0" w:color="auto"/>
      </w:divBdr>
      <w:divsChild>
        <w:div w:id="220672329">
          <w:marLeft w:val="1166"/>
          <w:marRight w:val="0"/>
          <w:marTop w:val="115"/>
          <w:marBottom w:val="0"/>
          <w:divBdr>
            <w:top w:val="none" w:sz="0" w:space="0" w:color="auto"/>
            <w:left w:val="none" w:sz="0" w:space="0" w:color="auto"/>
            <w:bottom w:val="none" w:sz="0" w:space="0" w:color="auto"/>
            <w:right w:val="none" w:sz="0" w:space="0" w:color="auto"/>
          </w:divBdr>
        </w:div>
        <w:div w:id="411196529">
          <w:marLeft w:val="1800"/>
          <w:marRight w:val="0"/>
          <w:marTop w:val="96"/>
          <w:marBottom w:val="0"/>
          <w:divBdr>
            <w:top w:val="none" w:sz="0" w:space="0" w:color="auto"/>
            <w:left w:val="none" w:sz="0" w:space="0" w:color="auto"/>
            <w:bottom w:val="none" w:sz="0" w:space="0" w:color="auto"/>
            <w:right w:val="none" w:sz="0" w:space="0" w:color="auto"/>
          </w:divBdr>
        </w:div>
        <w:div w:id="500702755">
          <w:marLeft w:val="1166"/>
          <w:marRight w:val="0"/>
          <w:marTop w:val="115"/>
          <w:marBottom w:val="0"/>
          <w:divBdr>
            <w:top w:val="none" w:sz="0" w:space="0" w:color="auto"/>
            <w:left w:val="none" w:sz="0" w:space="0" w:color="auto"/>
            <w:bottom w:val="none" w:sz="0" w:space="0" w:color="auto"/>
            <w:right w:val="none" w:sz="0" w:space="0" w:color="auto"/>
          </w:divBdr>
        </w:div>
        <w:div w:id="1014646034">
          <w:marLeft w:val="1166"/>
          <w:marRight w:val="0"/>
          <w:marTop w:val="115"/>
          <w:marBottom w:val="0"/>
          <w:divBdr>
            <w:top w:val="none" w:sz="0" w:space="0" w:color="auto"/>
            <w:left w:val="none" w:sz="0" w:space="0" w:color="auto"/>
            <w:bottom w:val="none" w:sz="0" w:space="0" w:color="auto"/>
            <w:right w:val="none" w:sz="0" w:space="0" w:color="auto"/>
          </w:divBdr>
        </w:div>
        <w:div w:id="1070735786">
          <w:marLeft w:val="1166"/>
          <w:marRight w:val="0"/>
          <w:marTop w:val="115"/>
          <w:marBottom w:val="0"/>
          <w:divBdr>
            <w:top w:val="none" w:sz="0" w:space="0" w:color="auto"/>
            <w:left w:val="none" w:sz="0" w:space="0" w:color="auto"/>
            <w:bottom w:val="none" w:sz="0" w:space="0" w:color="auto"/>
            <w:right w:val="none" w:sz="0" w:space="0" w:color="auto"/>
          </w:divBdr>
        </w:div>
        <w:div w:id="1392583780">
          <w:marLeft w:val="1800"/>
          <w:marRight w:val="0"/>
          <w:marTop w:val="96"/>
          <w:marBottom w:val="0"/>
          <w:divBdr>
            <w:top w:val="none" w:sz="0" w:space="0" w:color="auto"/>
            <w:left w:val="none" w:sz="0" w:space="0" w:color="auto"/>
            <w:bottom w:val="none" w:sz="0" w:space="0" w:color="auto"/>
            <w:right w:val="none" w:sz="0" w:space="0" w:color="auto"/>
          </w:divBdr>
        </w:div>
        <w:div w:id="1918781342">
          <w:marLeft w:val="1166"/>
          <w:marRight w:val="0"/>
          <w:marTop w:val="115"/>
          <w:marBottom w:val="0"/>
          <w:divBdr>
            <w:top w:val="none" w:sz="0" w:space="0" w:color="auto"/>
            <w:left w:val="none" w:sz="0" w:space="0" w:color="auto"/>
            <w:bottom w:val="none" w:sz="0" w:space="0" w:color="auto"/>
            <w:right w:val="none" w:sz="0" w:space="0" w:color="auto"/>
          </w:divBdr>
        </w:div>
      </w:divsChild>
    </w:div>
    <w:div w:id="2096172139">
      <w:bodyDiv w:val="1"/>
      <w:marLeft w:val="0"/>
      <w:marRight w:val="0"/>
      <w:marTop w:val="0"/>
      <w:marBottom w:val="0"/>
      <w:divBdr>
        <w:top w:val="none" w:sz="0" w:space="0" w:color="auto"/>
        <w:left w:val="none" w:sz="0" w:space="0" w:color="auto"/>
        <w:bottom w:val="none" w:sz="0" w:space="0" w:color="auto"/>
        <w:right w:val="none" w:sz="0" w:space="0" w:color="auto"/>
      </w:divBdr>
    </w:div>
    <w:div w:id="2096586342">
      <w:bodyDiv w:val="1"/>
      <w:marLeft w:val="0"/>
      <w:marRight w:val="0"/>
      <w:marTop w:val="0"/>
      <w:marBottom w:val="0"/>
      <w:divBdr>
        <w:top w:val="none" w:sz="0" w:space="0" w:color="auto"/>
        <w:left w:val="none" w:sz="0" w:space="0" w:color="auto"/>
        <w:bottom w:val="none" w:sz="0" w:space="0" w:color="auto"/>
        <w:right w:val="none" w:sz="0" w:space="0" w:color="auto"/>
      </w:divBdr>
      <w:divsChild>
        <w:div w:id="83110530">
          <w:marLeft w:val="547"/>
          <w:marRight w:val="0"/>
          <w:marTop w:val="115"/>
          <w:marBottom w:val="0"/>
          <w:divBdr>
            <w:top w:val="none" w:sz="0" w:space="0" w:color="auto"/>
            <w:left w:val="none" w:sz="0" w:space="0" w:color="auto"/>
            <w:bottom w:val="none" w:sz="0" w:space="0" w:color="auto"/>
            <w:right w:val="none" w:sz="0" w:space="0" w:color="auto"/>
          </w:divBdr>
        </w:div>
        <w:div w:id="335884925">
          <w:marLeft w:val="1166"/>
          <w:marRight w:val="0"/>
          <w:marTop w:val="115"/>
          <w:marBottom w:val="0"/>
          <w:divBdr>
            <w:top w:val="none" w:sz="0" w:space="0" w:color="auto"/>
            <w:left w:val="none" w:sz="0" w:space="0" w:color="auto"/>
            <w:bottom w:val="none" w:sz="0" w:space="0" w:color="auto"/>
            <w:right w:val="none" w:sz="0" w:space="0" w:color="auto"/>
          </w:divBdr>
        </w:div>
        <w:div w:id="482815697">
          <w:marLeft w:val="547"/>
          <w:marRight w:val="0"/>
          <w:marTop w:val="115"/>
          <w:marBottom w:val="0"/>
          <w:divBdr>
            <w:top w:val="none" w:sz="0" w:space="0" w:color="auto"/>
            <w:left w:val="none" w:sz="0" w:space="0" w:color="auto"/>
            <w:bottom w:val="none" w:sz="0" w:space="0" w:color="auto"/>
            <w:right w:val="none" w:sz="0" w:space="0" w:color="auto"/>
          </w:divBdr>
        </w:div>
        <w:div w:id="870724027">
          <w:marLeft w:val="547"/>
          <w:marRight w:val="0"/>
          <w:marTop w:val="115"/>
          <w:marBottom w:val="0"/>
          <w:divBdr>
            <w:top w:val="none" w:sz="0" w:space="0" w:color="auto"/>
            <w:left w:val="none" w:sz="0" w:space="0" w:color="auto"/>
            <w:bottom w:val="none" w:sz="0" w:space="0" w:color="auto"/>
            <w:right w:val="none" w:sz="0" w:space="0" w:color="auto"/>
          </w:divBdr>
        </w:div>
        <w:div w:id="1209686815">
          <w:marLeft w:val="1166"/>
          <w:marRight w:val="0"/>
          <w:marTop w:val="115"/>
          <w:marBottom w:val="0"/>
          <w:divBdr>
            <w:top w:val="none" w:sz="0" w:space="0" w:color="auto"/>
            <w:left w:val="none" w:sz="0" w:space="0" w:color="auto"/>
            <w:bottom w:val="none" w:sz="0" w:space="0" w:color="auto"/>
            <w:right w:val="none" w:sz="0" w:space="0" w:color="auto"/>
          </w:divBdr>
        </w:div>
        <w:div w:id="1838885479">
          <w:marLeft w:val="547"/>
          <w:marRight w:val="0"/>
          <w:marTop w:val="115"/>
          <w:marBottom w:val="0"/>
          <w:divBdr>
            <w:top w:val="none" w:sz="0" w:space="0" w:color="auto"/>
            <w:left w:val="none" w:sz="0" w:space="0" w:color="auto"/>
            <w:bottom w:val="none" w:sz="0" w:space="0" w:color="auto"/>
            <w:right w:val="none" w:sz="0" w:space="0" w:color="auto"/>
          </w:divBdr>
        </w:div>
      </w:divsChild>
    </w:div>
    <w:div w:id="2098481804">
      <w:bodyDiv w:val="1"/>
      <w:marLeft w:val="0"/>
      <w:marRight w:val="0"/>
      <w:marTop w:val="0"/>
      <w:marBottom w:val="0"/>
      <w:divBdr>
        <w:top w:val="none" w:sz="0" w:space="0" w:color="auto"/>
        <w:left w:val="none" w:sz="0" w:space="0" w:color="auto"/>
        <w:bottom w:val="none" w:sz="0" w:space="0" w:color="auto"/>
        <w:right w:val="none" w:sz="0" w:space="0" w:color="auto"/>
      </w:divBdr>
      <w:divsChild>
        <w:div w:id="388309187">
          <w:marLeft w:val="547"/>
          <w:marRight w:val="0"/>
          <w:marTop w:val="115"/>
          <w:marBottom w:val="0"/>
          <w:divBdr>
            <w:top w:val="none" w:sz="0" w:space="0" w:color="auto"/>
            <w:left w:val="none" w:sz="0" w:space="0" w:color="auto"/>
            <w:bottom w:val="none" w:sz="0" w:space="0" w:color="auto"/>
            <w:right w:val="none" w:sz="0" w:space="0" w:color="auto"/>
          </w:divBdr>
        </w:div>
        <w:div w:id="679817051">
          <w:marLeft w:val="547"/>
          <w:marRight w:val="0"/>
          <w:marTop w:val="115"/>
          <w:marBottom w:val="0"/>
          <w:divBdr>
            <w:top w:val="none" w:sz="0" w:space="0" w:color="auto"/>
            <w:left w:val="none" w:sz="0" w:space="0" w:color="auto"/>
            <w:bottom w:val="none" w:sz="0" w:space="0" w:color="auto"/>
            <w:right w:val="none" w:sz="0" w:space="0" w:color="auto"/>
          </w:divBdr>
        </w:div>
        <w:div w:id="705252104">
          <w:marLeft w:val="547"/>
          <w:marRight w:val="0"/>
          <w:marTop w:val="115"/>
          <w:marBottom w:val="0"/>
          <w:divBdr>
            <w:top w:val="none" w:sz="0" w:space="0" w:color="auto"/>
            <w:left w:val="none" w:sz="0" w:space="0" w:color="auto"/>
            <w:bottom w:val="none" w:sz="0" w:space="0" w:color="auto"/>
            <w:right w:val="none" w:sz="0" w:space="0" w:color="auto"/>
          </w:divBdr>
        </w:div>
        <w:div w:id="851265230">
          <w:marLeft w:val="547"/>
          <w:marRight w:val="0"/>
          <w:marTop w:val="115"/>
          <w:marBottom w:val="0"/>
          <w:divBdr>
            <w:top w:val="none" w:sz="0" w:space="0" w:color="auto"/>
            <w:left w:val="none" w:sz="0" w:space="0" w:color="auto"/>
            <w:bottom w:val="none" w:sz="0" w:space="0" w:color="auto"/>
            <w:right w:val="none" w:sz="0" w:space="0" w:color="auto"/>
          </w:divBdr>
        </w:div>
      </w:divsChild>
    </w:div>
    <w:div w:id="2098600093">
      <w:bodyDiv w:val="1"/>
      <w:marLeft w:val="0"/>
      <w:marRight w:val="0"/>
      <w:marTop w:val="0"/>
      <w:marBottom w:val="0"/>
      <w:divBdr>
        <w:top w:val="none" w:sz="0" w:space="0" w:color="auto"/>
        <w:left w:val="none" w:sz="0" w:space="0" w:color="auto"/>
        <w:bottom w:val="none" w:sz="0" w:space="0" w:color="auto"/>
        <w:right w:val="none" w:sz="0" w:space="0" w:color="auto"/>
      </w:divBdr>
    </w:div>
    <w:div w:id="2099322215">
      <w:bodyDiv w:val="1"/>
      <w:marLeft w:val="0"/>
      <w:marRight w:val="0"/>
      <w:marTop w:val="0"/>
      <w:marBottom w:val="0"/>
      <w:divBdr>
        <w:top w:val="none" w:sz="0" w:space="0" w:color="auto"/>
        <w:left w:val="none" w:sz="0" w:space="0" w:color="auto"/>
        <w:bottom w:val="none" w:sz="0" w:space="0" w:color="auto"/>
        <w:right w:val="none" w:sz="0" w:space="0" w:color="auto"/>
      </w:divBdr>
      <w:divsChild>
        <w:div w:id="555824024">
          <w:marLeft w:val="720"/>
          <w:marRight w:val="0"/>
          <w:marTop w:val="240"/>
          <w:marBottom w:val="0"/>
          <w:divBdr>
            <w:top w:val="none" w:sz="0" w:space="0" w:color="auto"/>
            <w:left w:val="none" w:sz="0" w:space="0" w:color="auto"/>
            <w:bottom w:val="none" w:sz="0" w:space="0" w:color="auto"/>
            <w:right w:val="none" w:sz="0" w:space="0" w:color="auto"/>
          </w:divBdr>
        </w:div>
        <w:div w:id="771246542">
          <w:marLeft w:val="720"/>
          <w:marRight w:val="0"/>
          <w:marTop w:val="240"/>
          <w:marBottom w:val="0"/>
          <w:divBdr>
            <w:top w:val="none" w:sz="0" w:space="0" w:color="auto"/>
            <w:left w:val="none" w:sz="0" w:space="0" w:color="auto"/>
            <w:bottom w:val="none" w:sz="0" w:space="0" w:color="auto"/>
            <w:right w:val="none" w:sz="0" w:space="0" w:color="auto"/>
          </w:divBdr>
        </w:div>
        <w:div w:id="922029404">
          <w:marLeft w:val="1440"/>
          <w:marRight w:val="0"/>
          <w:marTop w:val="120"/>
          <w:marBottom w:val="0"/>
          <w:divBdr>
            <w:top w:val="none" w:sz="0" w:space="0" w:color="auto"/>
            <w:left w:val="none" w:sz="0" w:space="0" w:color="auto"/>
            <w:bottom w:val="none" w:sz="0" w:space="0" w:color="auto"/>
            <w:right w:val="none" w:sz="0" w:space="0" w:color="auto"/>
          </w:divBdr>
        </w:div>
        <w:div w:id="1135413145">
          <w:marLeft w:val="1440"/>
          <w:marRight w:val="0"/>
          <w:marTop w:val="120"/>
          <w:marBottom w:val="0"/>
          <w:divBdr>
            <w:top w:val="none" w:sz="0" w:space="0" w:color="auto"/>
            <w:left w:val="none" w:sz="0" w:space="0" w:color="auto"/>
            <w:bottom w:val="none" w:sz="0" w:space="0" w:color="auto"/>
            <w:right w:val="none" w:sz="0" w:space="0" w:color="auto"/>
          </w:divBdr>
        </w:div>
        <w:div w:id="1489974864">
          <w:marLeft w:val="1440"/>
          <w:marRight w:val="0"/>
          <w:marTop w:val="120"/>
          <w:marBottom w:val="0"/>
          <w:divBdr>
            <w:top w:val="none" w:sz="0" w:space="0" w:color="auto"/>
            <w:left w:val="none" w:sz="0" w:space="0" w:color="auto"/>
            <w:bottom w:val="none" w:sz="0" w:space="0" w:color="auto"/>
            <w:right w:val="none" w:sz="0" w:space="0" w:color="auto"/>
          </w:divBdr>
        </w:div>
      </w:divsChild>
    </w:div>
    <w:div w:id="2100323141">
      <w:bodyDiv w:val="1"/>
      <w:marLeft w:val="0"/>
      <w:marRight w:val="0"/>
      <w:marTop w:val="0"/>
      <w:marBottom w:val="0"/>
      <w:divBdr>
        <w:top w:val="none" w:sz="0" w:space="0" w:color="auto"/>
        <w:left w:val="none" w:sz="0" w:space="0" w:color="auto"/>
        <w:bottom w:val="none" w:sz="0" w:space="0" w:color="auto"/>
        <w:right w:val="none" w:sz="0" w:space="0" w:color="auto"/>
      </w:divBdr>
    </w:div>
    <w:div w:id="2100519844">
      <w:bodyDiv w:val="1"/>
      <w:marLeft w:val="0"/>
      <w:marRight w:val="0"/>
      <w:marTop w:val="0"/>
      <w:marBottom w:val="0"/>
      <w:divBdr>
        <w:top w:val="none" w:sz="0" w:space="0" w:color="auto"/>
        <w:left w:val="none" w:sz="0" w:space="0" w:color="auto"/>
        <w:bottom w:val="none" w:sz="0" w:space="0" w:color="auto"/>
        <w:right w:val="none" w:sz="0" w:space="0" w:color="auto"/>
      </w:divBdr>
    </w:div>
    <w:div w:id="2100978417">
      <w:bodyDiv w:val="1"/>
      <w:marLeft w:val="0"/>
      <w:marRight w:val="0"/>
      <w:marTop w:val="0"/>
      <w:marBottom w:val="0"/>
      <w:divBdr>
        <w:top w:val="none" w:sz="0" w:space="0" w:color="auto"/>
        <w:left w:val="none" w:sz="0" w:space="0" w:color="auto"/>
        <w:bottom w:val="none" w:sz="0" w:space="0" w:color="auto"/>
        <w:right w:val="none" w:sz="0" w:space="0" w:color="auto"/>
      </w:divBdr>
    </w:div>
    <w:div w:id="2101215426">
      <w:bodyDiv w:val="1"/>
      <w:marLeft w:val="0"/>
      <w:marRight w:val="0"/>
      <w:marTop w:val="0"/>
      <w:marBottom w:val="0"/>
      <w:divBdr>
        <w:top w:val="none" w:sz="0" w:space="0" w:color="auto"/>
        <w:left w:val="none" w:sz="0" w:space="0" w:color="auto"/>
        <w:bottom w:val="none" w:sz="0" w:space="0" w:color="auto"/>
        <w:right w:val="none" w:sz="0" w:space="0" w:color="auto"/>
      </w:divBdr>
    </w:div>
    <w:div w:id="2102214696">
      <w:bodyDiv w:val="1"/>
      <w:marLeft w:val="0"/>
      <w:marRight w:val="0"/>
      <w:marTop w:val="0"/>
      <w:marBottom w:val="0"/>
      <w:divBdr>
        <w:top w:val="none" w:sz="0" w:space="0" w:color="auto"/>
        <w:left w:val="none" w:sz="0" w:space="0" w:color="auto"/>
        <w:bottom w:val="none" w:sz="0" w:space="0" w:color="auto"/>
        <w:right w:val="none" w:sz="0" w:space="0" w:color="auto"/>
      </w:divBdr>
      <w:divsChild>
        <w:div w:id="273951390">
          <w:marLeft w:val="1166"/>
          <w:marRight w:val="0"/>
          <w:marTop w:val="96"/>
          <w:marBottom w:val="0"/>
          <w:divBdr>
            <w:top w:val="none" w:sz="0" w:space="0" w:color="auto"/>
            <w:left w:val="none" w:sz="0" w:space="0" w:color="auto"/>
            <w:bottom w:val="none" w:sz="0" w:space="0" w:color="auto"/>
            <w:right w:val="none" w:sz="0" w:space="0" w:color="auto"/>
          </w:divBdr>
        </w:div>
        <w:div w:id="452409474">
          <w:marLeft w:val="1166"/>
          <w:marRight w:val="0"/>
          <w:marTop w:val="96"/>
          <w:marBottom w:val="0"/>
          <w:divBdr>
            <w:top w:val="none" w:sz="0" w:space="0" w:color="auto"/>
            <w:left w:val="none" w:sz="0" w:space="0" w:color="auto"/>
            <w:bottom w:val="none" w:sz="0" w:space="0" w:color="auto"/>
            <w:right w:val="none" w:sz="0" w:space="0" w:color="auto"/>
          </w:divBdr>
        </w:div>
        <w:div w:id="520166008">
          <w:marLeft w:val="547"/>
          <w:marRight w:val="0"/>
          <w:marTop w:val="115"/>
          <w:marBottom w:val="0"/>
          <w:divBdr>
            <w:top w:val="none" w:sz="0" w:space="0" w:color="auto"/>
            <w:left w:val="none" w:sz="0" w:space="0" w:color="auto"/>
            <w:bottom w:val="none" w:sz="0" w:space="0" w:color="auto"/>
            <w:right w:val="none" w:sz="0" w:space="0" w:color="auto"/>
          </w:divBdr>
        </w:div>
        <w:div w:id="741827149">
          <w:marLeft w:val="1166"/>
          <w:marRight w:val="0"/>
          <w:marTop w:val="96"/>
          <w:marBottom w:val="0"/>
          <w:divBdr>
            <w:top w:val="none" w:sz="0" w:space="0" w:color="auto"/>
            <w:left w:val="none" w:sz="0" w:space="0" w:color="auto"/>
            <w:bottom w:val="none" w:sz="0" w:space="0" w:color="auto"/>
            <w:right w:val="none" w:sz="0" w:space="0" w:color="auto"/>
          </w:divBdr>
        </w:div>
        <w:div w:id="926621129">
          <w:marLeft w:val="1800"/>
          <w:marRight w:val="0"/>
          <w:marTop w:val="86"/>
          <w:marBottom w:val="0"/>
          <w:divBdr>
            <w:top w:val="none" w:sz="0" w:space="0" w:color="auto"/>
            <w:left w:val="none" w:sz="0" w:space="0" w:color="auto"/>
            <w:bottom w:val="none" w:sz="0" w:space="0" w:color="auto"/>
            <w:right w:val="none" w:sz="0" w:space="0" w:color="auto"/>
          </w:divBdr>
        </w:div>
        <w:div w:id="1494907100">
          <w:marLeft w:val="547"/>
          <w:marRight w:val="0"/>
          <w:marTop w:val="115"/>
          <w:marBottom w:val="0"/>
          <w:divBdr>
            <w:top w:val="none" w:sz="0" w:space="0" w:color="auto"/>
            <w:left w:val="none" w:sz="0" w:space="0" w:color="auto"/>
            <w:bottom w:val="none" w:sz="0" w:space="0" w:color="auto"/>
            <w:right w:val="none" w:sz="0" w:space="0" w:color="auto"/>
          </w:divBdr>
        </w:div>
        <w:div w:id="1812938012">
          <w:marLeft w:val="547"/>
          <w:marRight w:val="0"/>
          <w:marTop w:val="115"/>
          <w:marBottom w:val="0"/>
          <w:divBdr>
            <w:top w:val="none" w:sz="0" w:space="0" w:color="auto"/>
            <w:left w:val="none" w:sz="0" w:space="0" w:color="auto"/>
            <w:bottom w:val="none" w:sz="0" w:space="0" w:color="auto"/>
            <w:right w:val="none" w:sz="0" w:space="0" w:color="auto"/>
          </w:divBdr>
        </w:div>
        <w:div w:id="2071608195">
          <w:marLeft w:val="1166"/>
          <w:marRight w:val="0"/>
          <w:marTop w:val="96"/>
          <w:marBottom w:val="0"/>
          <w:divBdr>
            <w:top w:val="none" w:sz="0" w:space="0" w:color="auto"/>
            <w:left w:val="none" w:sz="0" w:space="0" w:color="auto"/>
            <w:bottom w:val="none" w:sz="0" w:space="0" w:color="auto"/>
            <w:right w:val="none" w:sz="0" w:space="0" w:color="auto"/>
          </w:divBdr>
        </w:div>
      </w:divsChild>
    </w:div>
    <w:div w:id="2103989323">
      <w:bodyDiv w:val="1"/>
      <w:marLeft w:val="0"/>
      <w:marRight w:val="0"/>
      <w:marTop w:val="0"/>
      <w:marBottom w:val="0"/>
      <w:divBdr>
        <w:top w:val="none" w:sz="0" w:space="0" w:color="auto"/>
        <w:left w:val="none" w:sz="0" w:space="0" w:color="auto"/>
        <w:bottom w:val="none" w:sz="0" w:space="0" w:color="auto"/>
        <w:right w:val="none" w:sz="0" w:space="0" w:color="auto"/>
      </w:divBdr>
    </w:div>
    <w:div w:id="2104296507">
      <w:bodyDiv w:val="1"/>
      <w:marLeft w:val="0"/>
      <w:marRight w:val="0"/>
      <w:marTop w:val="0"/>
      <w:marBottom w:val="0"/>
      <w:divBdr>
        <w:top w:val="none" w:sz="0" w:space="0" w:color="auto"/>
        <w:left w:val="none" w:sz="0" w:space="0" w:color="auto"/>
        <w:bottom w:val="none" w:sz="0" w:space="0" w:color="auto"/>
        <w:right w:val="none" w:sz="0" w:space="0" w:color="auto"/>
      </w:divBdr>
    </w:div>
    <w:div w:id="2104375059">
      <w:bodyDiv w:val="1"/>
      <w:marLeft w:val="0"/>
      <w:marRight w:val="0"/>
      <w:marTop w:val="0"/>
      <w:marBottom w:val="0"/>
      <w:divBdr>
        <w:top w:val="none" w:sz="0" w:space="0" w:color="auto"/>
        <w:left w:val="none" w:sz="0" w:space="0" w:color="auto"/>
        <w:bottom w:val="none" w:sz="0" w:space="0" w:color="auto"/>
        <w:right w:val="none" w:sz="0" w:space="0" w:color="auto"/>
      </w:divBdr>
      <w:divsChild>
        <w:div w:id="1497190312">
          <w:marLeft w:val="547"/>
          <w:marRight w:val="0"/>
          <w:marTop w:val="134"/>
          <w:marBottom w:val="0"/>
          <w:divBdr>
            <w:top w:val="none" w:sz="0" w:space="0" w:color="auto"/>
            <w:left w:val="none" w:sz="0" w:space="0" w:color="auto"/>
            <w:bottom w:val="none" w:sz="0" w:space="0" w:color="auto"/>
            <w:right w:val="none" w:sz="0" w:space="0" w:color="auto"/>
          </w:divBdr>
        </w:div>
      </w:divsChild>
    </w:div>
    <w:div w:id="2104573431">
      <w:bodyDiv w:val="1"/>
      <w:marLeft w:val="0"/>
      <w:marRight w:val="0"/>
      <w:marTop w:val="0"/>
      <w:marBottom w:val="0"/>
      <w:divBdr>
        <w:top w:val="none" w:sz="0" w:space="0" w:color="auto"/>
        <w:left w:val="none" w:sz="0" w:space="0" w:color="auto"/>
        <w:bottom w:val="none" w:sz="0" w:space="0" w:color="auto"/>
        <w:right w:val="none" w:sz="0" w:space="0" w:color="auto"/>
      </w:divBdr>
      <w:divsChild>
        <w:div w:id="646401061">
          <w:marLeft w:val="547"/>
          <w:marRight w:val="0"/>
          <w:marTop w:val="134"/>
          <w:marBottom w:val="120"/>
          <w:divBdr>
            <w:top w:val="none" w:sz="0" w:space="0" w:color="auto"/>
            <w:left w:val="none" w:sz="0" w:space="0" w:color="auto"/>
            <w:bottom w:val="none" w:sz="0" w:space="0" w:color="auto"/>
            <w:right w:val="none" w:sz="0" w:space="0" w:color="auto"/>
          </w:divBdr>
        </w:div>
        <w:div w:id="843280721">
          <w:marLeft w:val="547"/>
          <w:marRight w:val="0"/>
          <w:marTop w:val="134"/>
          <w:marBottom w:val="120"/>
          <w:divBdr>
            <w:top w:val="none" w:sz="0" w:space="0" w:color="auto"/>
            <w:left w:val="none" w:sz="0" w:space="0" w:color="auto"/>
            <w:bottom w:val="none" w:sz="0" w:space="0" w:color="auto"/>
            <w:right w:val="none" w:sz="0" w:space="0" w:color="auto"/>
          </w:divBdr>
        </w:div>
        <w:div w:id="1031761200">
          <w:marLeft w:val="1166"/>
          <w:marRight w:val="0"/>
          <w:marTop w:val="115"/>
          <w:marBottom w:val="120"/>
          <w:divBdr>
            <w:top w:val="none" w:sz="0" w:space="0" w:color="auto"/>
            <w:left w:val="none" w:sz="0" w:space="0" w:color="auto"/>
            <w:bottom w:val="none" w:sz="0" w:space="0" w:color="auto"/>
            <w:right w:val="none" w:sz="0" w:space="0" w:color="auto"/>
          </w:divBdr>
        </w:div>
        <w:div w:id="1476414756">
          <w:marLeft w:val="1166"/>
          <w:marRight w:val="0"/>
          <w:marTop w:val="115"/>
          <w:marBottom w:val="120"/>
          <w:divBdr>
            <w:top w:val="none" w:sz="0" w:space="0" w:color="auto"/>
            <w:left w:val="none" w:sz="0" w:space="0" w:color="auto"/>
            <w:bottom w:val="none" w:sz="0" w:space="0" w:color="auto"/>
            <w:right w:val="none" w:sz="0" w:space="0" w:color="auto"/>
          </w:divBdr>
        </w:div>
      </w:divsChild>
    </w:div>
    <w:div w:id="2105565088">
      <w:bodyDiv w:val="1"/>
      <w:marLeft w:val="0"/>
      <w:marRight w:val="0"/>
      <w:marTop w:val="0"/>
      <w:marBottom w:val="0"/>
      <w:divBdr>
        <w:top w:val="none" w:sz="0" w:space="0" w:color="auto"/>
        <w:left w:val="none" w:sz="0" w:space="0" w:color="auto"/>
        <w:bottom w:val="none" w:sz="0" w:space="0" w:color="auto"/>
        <w:right w:val="none" w:sz="0" w:space="0" w:color="auto"/>
      </w:divBdr>
    </w:div>
    <w:div w:id="2106226819">
      <w:bodyDiv w:val="1"/>
      <w:marLeft w:val="0"/>
      <w:marRight w:val="0"/>
      <w:marTop w:val="0"/>
      <w:marBottom w:val="0"/>
      <w:divBdr>
        <w:top w:val="none" w:sz="0" w:space="0" w:color="auto"/>
        <w:left w:val="none" w:sz="0" w:space="0" w:color="auto"/>
        <w:bottom w:val="none" w:sz="0" w:space="0" w:color="auto"/>
        <w:right w:val="none" w:sz="0" w:space="0" w:color="auto"/>
      </w:divBdr>
      <w:divsChild>
        <w:div w:id="596443910">
          <w:marLeft w:val="1800"/>
          <w:marRight w:val="0"/>
          <w:marTop w:val="100"/>
          <w:marBottom w:val="0"/>
          <w:divBdr>
            <w:top w:val="none" w:sz="0" w:space="0" w:color="auto"/>
            <w:left w:val="none" w:sz="0" w:space="0" w:color="auto"/>
            <w:bottom w:val="none" w:sz="0" w:space="0" w:color="auto"/>
            <w:right w:val="none" w:sz="0" w:space="0" w:color="auto"/>
          </w:divBdr>
        </w:div>
        <w:div w:id="1148396596">
          <w:marLeft w:val="1080"/>
          <w:marRight w:val="0"/>
          <w:marTop w:val="100"/>
          <w:marBottom w:val="0"/>
          <w:divBdr>
            <w:top w:val="none" w:sz="0" w:space="0" w:color="auto"/>
            <w:left w:val="none" w:sz="0" w:space="0" w:color="auto"/>
            <w:bottom w:val="none" w:sz="0" w:space="0" w:color="auto"/>
            <w:right w:val="none" w:sz="0" w:space="0" w:color="auto"/>
          </w:divBdr>
        </w:div>
        <w:div w:id="1260524868">
          <w:marLeft w:val="1080"/>
          <w:marRight w:val="0"/>
          <w:marTop w:val="100"/>
          <w:marBottom w:val="0"/>
          <w:divBdr>
            <w:top w:val="none" w:sz="0" w:space="0" w:color="auto"/>
            <w:left w:val="none" w:sz="0" w:space="0" w:color="auto"/>
            <w:bottom w:val="none" w:sz="0" w:space="0" w:color="auto"/>
            <w:right w:val="none" w:sz="0" w:space="0" w:color="auto"/>
          </w:divBdr>
        </w:div>
        <w:div w:id="1852723145">
          <w:marLeft w:val="1080"/>
          <w:marRight w:val="0"/>
          <w:marTop w:val="100"/>
          <w:marBottom w:val="0"/>
          <w:divBdr>
            <w:top w:val="none" w:sz="0" w:space="0" w:color="auto"/>
            <w:left w:val="none" w:sz="0" w:space="0" w:color="auto"/>
            <w:bottom w:val="none" w:sz="0" w:space="0" w:color="auto"/>
            <w:right w:val="none" w:sz="0" w:space="0" w:color="auto"/>
          </w:divBdr>
        </w:div>
        <w:div w:id="1917787262">
          <w:marLeft w:val="360"/>
          <w:marRight w:val="0"/>
          <w:marTop w:val="200"/>
          <w:marBottom w:val="0"/>
          <w:divBdr>
            <w:top w:val="none" w:sz="0" w:space="0" w:color="auto"/>
            <w:left w:val="none" w:sz="0" w:space="0" w:color="auto"/>
            <w:bottom w:val="none" w:sz="0" w:space="0" w:color="auto"/>
            <w:right w:val="none" w:sz="0" w:space="0" w:color="auto"/>
          </w:divBdr>
        </w:div>
      </w:divsChild>
    </w:div>
    <w:div w:id="2107604816">
      <w:bodyDiv w:val="1"/>
      <w:marLeft w:val="0"/>
      <w:marRight w:val="0"/>
      <w:marTop w:val="0"/>
      <w:marBottom w:val="0"/>
      <w:divBdr>
        <w:top w:val="none" w:sz="0" w:space="0" w:color="auto"/>
        <w:left w:val="none" w:sz="0" w:space="0" w:color="auto"/>
        <w:bottom w:val="none" w:sz="0" w:space="0" w:color="auto"/>
        <w:right w:val="none" w:sz="0" w:space="0" w:color="auto"/>
      </w:divBdr>
    </w:div>
    <w:div w:id="2107731005">
      <w:bodyDiv w:val="1"/>
      <w:marLeft w:val="0"/>
      <w:marRight w:val="0"/>
      <w:marTop w:val="0"/>
      <w:marBottom w:val="0"/>
      <w:divBdr>
        <w:top w:val="none" w:sz="0" w:space="0" w:color="auto"/>
        <w:left w:val="none" w:sz="0" w:space="0" w:color="auto"/>
        <w:bottom w:val="none" w:sz="0" w:space="0" w:color="auto"/>
        <w:right w:val="none" w:sz="0" w:space="0" w:color="auto"/>
      </w:divBdr>
      <w:divsChild>
        <w:div w:id="189532124">
          <w:marLeft w:val="1166"/>
          <w:marRight w:val="0"/>
          <w:marTop w:val="134"/>
          <w:marBottom w:val="0"/>
          <w:divBdr>
            <w:top w:val="none" w:sz="0" w:space="0" w:color="auto"/>
            <w:left w:val="none" w:sz="0" w:space="0" w:color="auto"/>
            <w:bottom w:val="none" w:sz="0" w:space="0" w:color="auto"/>
            <w:right w:val="none" w:sz="0" w:space="0" w:color="auto"/>
          </w:divBdr>
        </w:div>
        <w:div w:id="1008211365">
          <w:marLeft w:val="547"/>
          <w:marRight w:val="0"/>
          <w:marTop w:val="154"/>
          <w:marBottom w:val="0"/>
          <w:divBdr>
            <w:top w:val="none" w:sz="0" w:space="0" w:color="auto"/>
            <w:left w:val="none" w:sz="0" w:space="0" w:color="auto"/>
            <w:bottom w:val="none" w:sz="0" w:space="0" w:color="auto"/>
            <w:right w:val="none" w:sz="0" w:space="0" w:color="auto"/>
          </w:divBdr>
        </w:div>
        <w:div w:id="1071930670">
          <w:marLeft w:val="1800"/>
          <w:marRight w:val="0"/>
          <w:marTop w:val="115"/>
          <w:marBottom w:val="0"/>
          <w:divBdr>
            <w:top w:val="none" w:sz="0" w:space="0" w:color="auto"/>
            <w:left w:val="none" w:sz="0" w:space="0" w:color="auto"/>
            <w:bottom w:val="none" w:sz="0" w:space="0" w:color="auto"/>
            <w:right w:val="none" w:sz="0" w:space="0" w:color="auto"/>
          </w:divBdr>
        </w:div>
        <w:div w:id="2144425403">
          <w:marLeft w:val="1166"/>
          <w:marRight w:val="0"/>
          <w:marTop w:val="134"/>
          <w:marBottom w:val="0"/>
          <w:divBdr>
            <w:top w:val="none" w:sz="0" w:space="0" w:color="auto"/>
            <w:left w:val="none" w:sz="0" w:space="0" w:color="auto"/>
            <w:bottom w:val="none" w:sz="0" w:space="0" w:color="auto"/>
            <w:right w:val="none" w:sz="0" w:space="0" w:color="auto"/>
          </w:divBdr>
        </w:div>
      </w:divsChild>
    </w:div>
    <w:div w:id="2109541327">
      <w:bodyDiv w:val="1"/>
      <w:marLeft w:val="0"/>
      <w:marRight w:val="0"/>
      <w:marTop w:val="0"/>
      <w:marBottom w:val="0"/>
      <w:divBdr>
        <w:top w:val="none" w:sz="0" w:space="0" w:color="auto"/>
        <w:left w:val="none" w:sz="0" w:space="0" w:color="auto"/>
        <w:bottom w:val="none" w:sz="0" w:space="0" w:color="auto"/>
        <w:right w:val="none" w:sz="0" w:space="0" w:color="auto"/>
      </w:divBdr>
    </w:div>
    <w:div w:id="2109613009">
      <w:bodyDiv w:val="1"/>
      <w:marLeft w:val="0"/>
      <w:marRight w:val="0"/>
      <w:marTop w:val="0"/>
      <w:marBottom w:val="0"/>
      <w:divBdr>
        <w:top w:val="none" w:sz="0" w:space="0" w:color="auto"/>
        <w:left w:val="none" w:sz="0" w:space="0" w:color="auto"/>
        <w:bottom w:val="none" w:sz="0" w:space="0" w:color="auto"/>
        <w:right w:val="none" w:sz="0" w:space="0" w:color="auto"/>
      </w:divBdr>
    </w:div>
    <w:div w:id="2109767255">
      <w:bodyDiv w:val="1"/>
      <w:marLeft w:val="0"/>
      <w:marRight w:val="0"/>
      <w:marTop w:val="0"/>
      <w:marBottom w:val="0"/>
      <w:divBdr>
        <w:top w:val="none" w:sz="0" w:space="0" w:color="auto"/>
        <w:left w:val="none" w:sz="0" w:space="0" w:color="auto"/>
        <w:bottom w:val="none" w:sz="0" w:space="0" w:color="auto"/>
        <w:right w:val="none" w:sz="0" w:space="0" w:color="auto"/>
      </w:divBdr>
    </w:div>
    <w:div w:id="2110660587">
      <w:bodyDiv w:val="1"/>
      <w:marLeft w:val="0"/>
      <w:marRight w:val="0"/>
      <w:marTop w:val="0"/>
      <w:marBottom w:val="0"/>
      <w:divBdr>
        <w:top w:val="none" w:sz="0" w:space="0" w:color="auto"/>
        <w:left w:val="none" w:sz="0" w:space="0" w:color="auto"/>
        <w:bottom w:val="none" w:sz="0" w:space="0" w:color="auto"/>
        <w:right w:val="none" w:sz="0" w:space="0" w:color="auto"/>
      </w:divBdr>
    </w:div>
    <w:div w:id="2111074477">
      <w:bodyDiv w:val="1"/>
      <w:marLeft w:val="0"/>
      <w:marRight w:val="0"/>
      <w:marTop w:val="0"/>
      <w:marBottom w:val="0"/>
      <w:divBdr>
        <w:top w:val="none" w:sz="0" w:space="0" w:color="auto"/>
        <w:left w:val="none" w:sz="0" w:space="0" w:color="auto"/>
        <w:bottom w:val="none" w:sz="0" w:space="0" w:color="auto"/>
        <w:right w:val="none" w:sz="0" w:space="0" w:color="auto"/>
      </w:divBdr>
    </w:div>
    <w:div w:id="2111314136">
      <w:bodyDiv w:val="1"/>
      <w:marLeft w:val="0"/>
      <w:marRight w:val="0"/>
      <w:marTop w:val="0"/>
      <w:marBottom w:val="0"/>
      <w:divBdr>
        <w:top w:val="none" w:sz="0" w:space="0" w:color="auto"/>
        <w:left w:val="none" w:sz="0" w:space="0" w:color="auto"/>
        <w:bottom w:val="none" w:sz="0" w:space="0" w:color="auto"/>
        <w:right w:val="none" w:sz="0" w:space="0" w:color="auto"/>
      </w:divBdr>
    </w:div>
    <w:div w:id="2111387893">
      <w:bodyDiv w:val="1"/>
      <w:marLeft w:val="0"/>
      <w:marRight w:val="0"/>
      <w:marTop w:val="0"/>
      <w:marBottom w:val="0"/>
      <w:divBdr>
        <w:top w:val="none" w:sz="0" w:space="0" w:color="auto"/>
        <w:left w:val="none" w:sz="0" w:space="0" w:color="auto"/>
        <w:bottom w:val="none" w:sz="0" w:space="0" w:color="auto"/>
        <w:right w:val="none" w:sz="0" w:space="0" w:color="auto"/>
      </w:divBdr>
    </w:div>
    <w:div w:id="2111854479">
      <w:bodyDiv w:val="1"/>
      <w:marLeft w:val="0"/>
      <w:marRight w:val="0"/>
      <w:marTop w:val="0"/>
      <w:marBottom w:val="0"/>
      <w:divBdr>
        <w:top w:val="none" w:sz="0" w:space="0" w:color="auto"/>
        <w:left w:val="none" w:sz="0" w:space="0" w:color="auto"/>
        <w:bottom w:val="none" w:sz="0" w:space="0" w:color="auto"/>
        <w:right w:val="none" w:sz="0" w:space="0" w:color="auto"/>
      </w:divBdr>
    </w:div>
    <w:div w:id="2112629783">
      <w:bodyDiv w:val="1"/>
      <w:marLeft w:val="0"/>
      <w:marRight w:val="0"/>
      <w:marTop w:val="0"/>
      <w:marBottom w:val="0"/>
      <w:divBdr>
        <w:top w:val="none" w:sz="0" w:space="0" w:color="auto"/>
        <w:left w:val="none" w:sz="0" w:space="0" w:color="auto"/>
        <w:bottom w:val="none" w:sz="0" w:space="0" w:color="auto"/>
        <w:right w:val="none" w:sz="0" w:space="0" w:color="auto"/>
      </w:divBdr>
    </w:div>
    <w:div w:id="2113084892">
      <w:bodyDiv w:val="1"/>
      <w:marLeft w:val="0"/>
      <w:marRight w:val="0"/>
      <w:marTop w:val="0"/>
      <w:marBottom w:val="0"/>
      <w:divBdr>
        <w:top w:val="none" w:sz="0" w:space="0" w:color="auto"/>
        <w:left w:val="none" w:sz="0" w:space="0" w:color="auto"/>
        <w:bottom w:val="none" w:sz="0" w:space="0" w:color="auto"/>
        <w:right w:val="none" w:sz="0" w:space="0" w:color="auto"/>
      </w:divBdr>
      <w:divsChild>
        <w:div w:id="1375419910">
          <w:marLeft w:val="0"/>
          <w:marRight w:val="0"/>
          <w:marTop w:val="0"/>
          <w:marBottom w:val="0"/>
          <w:divBdr>
            <w:top w:val="none" w:sz="0" w:space="0" w:color="auto"/>
            <w:left w:val="none" w:sz="0" w:space="0" w:color="auto"/>
            <w:bottom w:val="none" w:sz="0" w:space="0" w:color="auto"/>
            <w:right w:val="none" w:sz="0" w:space="0" w:color="auto"/>
          </w:divBdr>
          <w:divsChild>
            <w:div w:id="622613175">
              <w:marLeft w:val="0"/>
              <w:marRight w:val="0"/>
              <w:marTop w:val="0"/>
              <w:marBottom w:val="0"/>
              <w:divBdr>
                <w:top w:val="none" w:sz="0" w:space="0" w:color="auto"/>
                <w:left w:val="none" w:sz="0" w:space="0" w:color="auto"/>
                <w:bottom w:val="none" w:sz="0" w:space="0" w:color="auto"/>
                <w:right w:val="none" w:sz="0" w:space="0" w:color="auto"/>
              </w:divBdr>
            </w:div>
            <w:div w:id="21226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2926">
      <w:bodyDiv w:val="1"/>
      <w:marLeft w:val="0"/>
      <w:marRight w:val="0"/>
      <w:marTop w:val="0"/>
      <w:marBottom w:val="0"/>
      <w:divBdr>
        <w:top w:val="none" w:sz="0" w:space="0" w:color="auto"/>
        <w:left w:val="none" w:sz="0" w:space="0" w:color="auto"/>
        <w:bottom w:val="none" w:sz="0" w:space="0" w:color="auto"/>
        <w:right w:val="none" w:sz="0" w:space="0" w:color="auto"/>
      </w:divBdr>
    </w:div>
    <w:div w:id="2113427919">
      <w:bodyDiv w:val="1"/>
      <w:marLeft w:val="0"/>
      <w:marRight w:val="0"/>
      <w:marTop w:val="0"/>
      <w:marBottom w:val="0"/>
      <w:divBdr>
        <w:top w:val="none" w:sz="0" w:space="0" w:color="auto"/>
        <w:left w:val="none" w:sz="0" w:space="0" w:color="auto"/>
        <w:bottom w:val="none" w:sz="0" w:space="0" w:color="auto"/>
        <w:right w:val="none" w:sz="0" w:space="0" w:color="auto"/>
      </w:divBdr>
    </w:div>
    <w:div w:id="2113625767">
      <w:bodyDiv w:val="1"/>
      <w:marLeft w:val="0"/>
      <w:marRight w:val="0"/>
      <w:marTop w:val="0"/>
      <w:marBottom w:val="0"/>
      <w:divBdr>
        <w:top w:val="none" w:sz="0" w:space="0" w:color="auto"/>
        <w:left w:val="none" w:sz="0" w:space="0" w:color="auto"/>
        <w:bottom w:val="none" w:sz="0" w:space="0" w:color="auto"/>
        <w:right w:val="none" w:sz="0" w:space="0" w:color="auto"/>
      </w:divBdr>
    </w:div>
    <w:div w:id="2114400540">
      <w:bodyDiv w:val="1"/>
      <w:marLeft w:val="0"/>
      <w:marRight w:val="0"/>
      <w:marTop w:val="0"/>
      <w:marBottom w:val="0"/>
      <w:divBdr>
        <w:top w:val="none" w:sz="0" w:space="0" w:color="auto"/>
        <w:left w:val="none" w:sz="0" w:space="0" w:color="auto"/>
        <w:bottom w:val="none" w:sz="0" w:space="0" w:color="auto"/>
        <w:right w:val="none" w:sz="0" w:space="0" w:color="auto"/>
      </w:divBdr>
      <w:divsChild>
        <w:div w:id="274412731">
          <w:marLeft w:val="547"/>
          <w:marRight w:val="0"/>
          <w:marTop w:val="134"/>
          <w:marBottom w:val="0"/>
          <w:divBdr>
            <w:top w:val="none" w:sz="0" w:space="0" w:color="auto"/>
            <w:left w:val="none" w:sz="0" w:space="0" w:color="auto"/>
            <w:bottom w:val="none" w:sz="0" w:space="0" w:color="auto"/>
            <w:right w:val="none" w:sz="0" w:space="0" w:color="auto"/>
          </w:divBdr>
        </w:div>
      </w:divsChild>
    </w:div>
    <w:div w:id="2114661879">
      <w:bodyDiv w:val="1"/>
      <w:marLeft w:val="0"/>
      <w:marRight w:val="0"/>
      <w:marTop w:val="0"/>
      <w:marBottom w:val="0"/>
      <w:divBdr>
        <w:top w:val="none" w:sz="0" w:space="0" w:color="auto"/>
        <w:left w:val="none" w:sz="0" w:space="0" w:color="auto"/>
        <w:bottom w:val="none" w:sz="0" w:space="0" w:color="auto"/>
        <w:right w:val="none" w:sz="0" w:space="0" w:color="auto"/>
      </w:divBdr>
    </w:div>
    <w:div w:id="2116288534">
      <w:bodyDiv w:val="1"/>
      <w:marLeft w:val="0"/>
      <w:marRight w:val="0"/>
      <w:marTop w:val="0"/>
      <w:marBottom w:val="0"/>
      <w:divBdr>
        <w:top w:val="none" w:sz="0" w:space="0" w:color="auto"/>
        <w:left w:val="none" w:sz="0" w:space="0" w:color="auto"/>
        <w:bottom w:val="none" w:sz="0" w:space="0" w:color="auto"/>
        <w:right w:val="none" w:sz="0" w:space="0" w:color="auto"/>
      </w:divBdr>
    </w:div>
    <w:div w:id="2116555076">
      <w:bodyDiv w:val="1"/>
      <w:marLeft w:val="0"/>
      <w:marRight w:val="0"/>
      <w:marTop w:val="0"/>
      <w:marBottom w:val="0"/>
      <w:divBdr>
        <w:top w:val="none" w:sz="0" w:space="0" w:color="auto"/>
        <w:left w:val="none" w:sz="0" w:space="0" w:color="auto"/>
        <w:bottom w:val="none" w:sz="0" w:space="0" w:color="auto"/>
        <w:right w:val="none" w:sz="0" w:space="0" w:color="auto"/>
      </w:divBdr>
    </w:div>
    <w:div w:id="2117747728">
      <w:bodyDiv w:val="1"/>
      <w:marLeft w:val="0"/>
      <w:marRight w:val="0"/>
      <w:marTop w:val="0"/>
      <w:marBottom w:val="0"/>
      <w:divBdr>
        <w:top w:val="none" w:sz="0" w:space="0" w:color="auto"/>
        <w:left w:val="none" w:sz="0" w:space="0" w:color="auto"/>
        <w:bottom w:val="none" w:sz="0" w:space="0" w:color="auto"/>
        <w:right w:val="none" w:sz="0" w:space="0" w:color="auto"/>
      </w:divBdr>
    </w:div>
    <w:div w:id="2118329790">
      <w:bodyDiv w:val="1"/>
      <w:marLeft w:val="0"/>
      <w:marRight w:val="0"/>
      <w:marTop w:val="0"/>
      <w:marBottom w:val="0"/>
      <w:divBdr>
        <w:top w:val="none" w:sz="0" w:space="0" w:color="auto"/>
        <w:left w:val="none" w:sz="0" w:space="0" w:color="auto"/>
        <w:bottom w:val="none" w:sz="0" w:space="0" w:color="auto"/>
        <w:right w:val="none" w:sz="0" w:space="0" w:color="auto"/>
      </w:divBdr>
    </w:div>
    <w:div w:id="2119566859">
      <w:bodyDiv w:val="1"/>
      <w:marLeft w:val="0"/>
      <w:marRight w:val="0"/>
      <w:marTop w:val="0"/>
      <w:marBottom w:val="0"/>
      <w:divBdr>
        <w:top w:val="none" w:sz="0" w:space="0" w:color="auto"/>
        <w:left w:val="none" w:sz="0" w:space="0" w:color="auto"/>
        <w:bottom w:val="none" w:sz="0" w:space="0" w:color="auto"/>
        <w:right w:val="none" w:sz="0" w:space="0" w:color="auto"/>
      </w:divBdr>
    </w:div>
    <w:div w:id="2120833005">
      <w:bodyDiv w:val="1"/>
      <w:marLeft w:val="0"/>
      <w:marRight w:val="0"/>
      <w:marTop w:val="0"/>
      <w:marBottom w:val="0"/>
      <w:divBdr>
        <w:top w:val="none" w:sz="0" w:space="0" w:color="auto"/>
        <w:left w:val="none" w:sz="0" w:space="0" w:color="auto"/>
        <w:bottom w:val="none" w:sz="0" w:space="0" w:color="auto"/>
        <w:right w:val="none" w:sz="0" w:space="0" w:color="auto"/>
      </w:divBdr>
    </w:div>
    <w:div w:id="2121295096">
      <w:bodyDiv w:val="1"/>
      <w:marLeft w:val="0"/>
      <w:marRight w:val="0"/>
      <w:marTop w:val="0"/>
      <w:marBottom w:val="0"/>
      <w:divBdr>
        <w:top w:val="none" w:sz="0" w:space="0" w:color="auto"/>
        <w:left w:val="none" w:sz="0" w:space="0" w:color="auto"/>
        <w:bottom w:val="none" w:sz="0" w:space="0" w:color="auto"/>
        <w:right w:val="none" w:sz="0" w:space="0" w:color="auto"/>
      </w:divBdr>
    </w:div>
    <w:div w:id="2121874038">
      <w:bodyDiv w:val="1"/>
      <w:marLeft w:val="0"/>
      <w:marRight w:val="0"/>
      <w:marTop w:val="0"/>
      <w:marBottom w:val="0"/>
      <w:divBdr>
        <w:top w:val="none" w:sz="0" w:space="0" w:color="auto"/>
        <w:left w:val="none" w:sz="0" w:space="0" w:color="auto"/>
        <w:bottom w:val="none" w:sz="0" w:space="0" w:color="auto"/>
        <w:right w:val="none" w:sz="0" w:space="0" w:color="auto"/>
      </w:divBdr>
    </w:div>
    <w:div w:id="2122411245">
      <w:bodyDiv w:val="1"/>
      <w:marLeft w:val="0"/>
      <w:marRight w:val="0"/>
      <w:marTop w:val="0"/>
      <w:marBottom w:val="0"/>
      <w:divBdr>
        <w:top w:val="none" w:sz="0" w:space="0" w:color="auto"/>
        <w:left w:val="none" w:sz="0" w:space="0" w:color="auto"/>
        <w:bottom w:val="none" w:sz="0" w:space="0" w:color="auto"/>
        <w:right w:val="none" w:sz="0" w:space="0" w:color="auto"/>
      </w:divBdr>
    </w:div>
    <w:div w:id="2122845193">
      <w:bodyDiv w:val="1"/>
      <w:marLeft w:val="0"/>
      <w:marRight w:val="0"/>
      <w:marTop w:val="0"/>
      <w:marBottom w:val="0"/>
      <w:divBdr>
        <w:top w:val="none" w:sz="0" w:space="0" w:color="auto"/>
        <w:left w:val="none" w:sz="0" w:space="0" w:color="auto"/>
        <w:bottom w:val="none" w:sz="0" w:space="0" w:color="auto"/>
        <w:right w:val="none" w:sz="0" w:space="0" w:color="auto"/>
      </w:divBdr>
    </w:div>
    <w:div w:id="2123257057">
      <w:bodyDiv w:val="1"/>
      <w:marLeft w:val="0"/>
      <w:marRight w:val="0"/>
      <w:marTop w:val="0"/>
      <w:marBottom w:val="0"/>
      <w:divBdr>
        <w:top w:val="none" w:sz="0" w:space="0" w:color="auto"/>
        <w:left w:val="none" w:sz="0" w:space="0" w:color="auto"/>
        <w:bottom w:val="none" w:sz="0" w:space="0" w:color="auto"/>
        <w:right w:val="none" w:sz="0" w:space="0" w:color="auto"/>
      </w:divBdr>
    </w:div>
    <w:div w:id="2123717722">
      <w:bodyDiv w:val="1"/>
      <w:marLeft w:val="0"/>
      <w:marRight w:val="0"/>
      <w:marTop w:val="0"/>
      <w:marBottom w:val="0"/>
      <w:divBdr>
        <w:top w:val="none" w:sz="0" w:space="0" w:color="auto"/>
        <w:left w:val="none" w:sz="0" w:space="0" w:color="auto"/>
        <w:bottom w:val="none" w:sz="0" w:space="0" w:color="auto"/>
        <w:right w:val="none" w:sz="0" w:space="0" w:color="auto"/>
      </w:divBdr>
    </w:div>
    <w:div w:id="2123913769">
      <w:bodyDiv w:val="1"/>
      <w:marLeft w:val="0"/>
      <w:marRight w:val="0"/>
      <w:marTop w:val="0"/>
      <w:marBottom w:val="0"/>
      <w:divBdr>
        <w:top w:val="none" w:sz="0" w:space="0" w:color="auto"/>
        <w:left w:val="none" w:sz="0" w:space="0" w:color="auto"/>
        <w:bottom w:val="none" w:sz="0" w:space="0" w:color="auto"/>
        <w:right w:val="none" w:sz="0" w:space="0" w:color="auto"/>
      </w:divBdr>
      <w:divsChild>
        <w:div w:id="253128865">
          <w:marLeft w:val="0"/>
          <w:marRight w:val="0"/>
          <w:marTop w:val="0"/>
          <w:marBottom w:val="0"/>
          <w:divBdr>
            <w:top w:val="none" w:sz="0" w:space="0" w:color="auto"/>
            <w:left w:val="none" w:sz="0" w:space="0" w:color="auto"/>
            <w:bottom w:val="none" w:sz="0" w:space="0" w:color="auto"/>
            <w:right w:val="none" w:sz="0" w:space="0" w:color="auto"/>
          </w:divBdr>
        </w:div>
      </w:divsChild>
    </w:div>
    <w:div w:id="2124230999">
      <w:bodyDiv w:val="1"/>
      <w:marLeft w:val="0"/>
      <w:marRight w:val="0"/>
      <w:marTop w:val="0"/>
      <w:marBottom w:val="0"/>
      <w:divBdr>
        <w:top w:val="none" w:sz="0" w:space="0" w:color="auto"/>
        <w:left w:val="none" w:sz="0" w:space="0" w:color="auto"/>
        <w:bottom w:val="none" w:sz="0" w:space="0" w:color="auto"/>
        <w:right w:val="none" w:sz="0" w:space="0" w:color="auto"/>
      </w:divBdr>
      <w:divsChild>
        <w:div w:id="76949321">
          <w:marLeft w:val="1166"/>
          <w:marRight w:val="0"/>
          <w:marTop w:val="96"/>
          <w:marBottom w:val="0"/>
          <w:divBdr>
            <w:top w:val="none" w:sz="0" w:space="0" w:color="auto"/>
            <w:left w:val="none" w:sz="0" w:space="0" w:color="auto"/>
            <w:bottom w:val="none" w:sz="0" w:space="0" w:color="auto"/>
            <w:right w:val="none" w:sz="0" w:space="0" w:color="auto"/>
          </w:divBdr>
        </w:div>
        <w:div w:id="447892484">
          <w:marLeft w:val="1800"/>
          <w:marRight w:val="0"/>
          <w:marTop w:val="77"/>
          <w:marBottom w:val="0"/>
          <w:divBdr>
            <w:top w:val="none" w:sz="0" w:space="0" w:color="auto"/>
            <w:left w:val="none" w:sz="0" w:space="0" w:color="auto"/>
            <w:bottom w:val="none" w:sz="0" w:space="0" w:color="auto"/>
            <w:right w:val="none" w:sz="0" w:space="0" w:color="auto"/>
          </w:divBdr>
        </w:div>
        <w:div w:id="553203902">
          <w:marLeft w:val="2520"/>
          <w:marRight w:val="0"/>
          <w:marTop w:val="77"/>
          <w:marBottom w:val="0"/>
          <w:divBdr>
            <w:top w:val="none" w:sz="0" w:space="0" w:color="auto"/>
            <w:left w:val="none" w:sz="0" w:space="0" w:color="auto"/>
            <w:bottom w:val="none" w:sz="0" w:space="0" w:color="auto"/>
            <w:right w:val="none" w:sz="0" w:space="0" w:color="auto"/>
          </w:divBdr>
        </w:div>
        <w:div w:id="612320197">
          <w:marLeft w:val="1800"/>
          <w:marRight w:val="0"/>
          <w:marTop w:val="77"/>
          <w:marBottom w:val="0"/>
          <w:divBdr>
            <w:top w:val="none" w:sz="0" w:space="0" w:color="auto"/>
            <w:left w:val="none" w:sz="0" w:space="0" w:color="auto"/>
            <w:bottom w:val="none" w:sz="0" w:space="0" w:color="auto"/>
            <w:right w:val="none" w:sz="0" w:space="0" w:color="auto"/>
          </w:divBdr>
        </w:div>
        <w:div w:id="1039159900">
          <w:marLeft w:val="1800"/>
          <w:marRight w:val="0"/>
          <w:marTop w:val="77"/>
          <w:marBottom w:val="0"/>
          <w:divBdr>
            <w:top w:val="none" w:sz="0" w:space="0" w:color="auto"/>
            <w:left w:val="none" w:sz="0" w:space="0" w:color="auto"/>
            <w:bottom w:val="none" w:sz="0" w:space="0" w:color="auto"/>
            <w:right w:val="none" w:sz="0" w:space="0" w:color="auto"/>
          </w:divBdr>
        </w:div>
        <w:div w:id="1102796164">
          <w:marLeft w:val="1166"/>
          <w:marRight w:val="0"/>
          <w:marTop w:val="96"/>
          <w:marBottom w:val="0"/>
          <w:divBdr>
            <w:top w:val="none" w:sz="0" w:space="0" w:color="auto"/>
            <w:left w:val="none" w:sz="0" w:space="0" w:color="auto"/>
            <w:bottom w:val="none" w:sz="0" w:space="0" w:color="auto"/>
            <w:right w:val="none" w:sz="0" w:space="0" w:color="auto"/>
          </w:divBdr>
        </w:div>
        <w:div w:id="1152864601">
          <w:marLeft w:val="1800"/>
          <w:marRight w:val="0"/>
          <w:marTop w:val="77"/>
          <w:marBottom w:val="0"/>
          <w:divBdr>
            <w:top w:val="none" w:sz="0" w:space="0" w:color="auto"/>
            <w:left w:val="none" w:sz="0" w:space="0" w:color="auto"/>
            <w:bottom w:val="none" w:sz="0" w:space="0" w:color="auto"/>
            <w:right w:val="none" w:sz="0" w:space="0" w:color="auto"/>
          </w:divBdr>
        </w:div>
        <w:div w:id="1603565029">
          <w:marLeft w:val="1800"/>
          <w:marRight w:val="0"/>
          <w:marTop w:val="77"/>
          <w:marBottom w:val="0"/>
          <w:divBdr>
            <w:top w:val="none" w:sz="0" w:space="0" w:color="auto"/>
            <w:left w:val="none" w:sz="0" w:space="0" w:color="auto"/>
            <w:bottom w:val="none" w:sz="0" w:space="0" w:color="auto"/>
            <w:right w:val="none" w:sz="0" w:space="0" w:color="auto"/>
          </w:divBdr>
        </w:div>
        <w:div w:id="1835534776">
          <w:marLeft w:val="547"/>
          <w:marRight w:val="0"/>
          <w:marTop w:val="115"/>
          <w:marBottom w:val="0"/>
          <w:divBdr>
            <w:top w:val="none" w:sz="0" w:space="0" w:color="auto"/>
            <w:left w:val="none" w:sz="0" w:space="0" w:color="auto"/>
            <w:bottom w:val="none" w:sz="0" w:space="0" w:color="auto"/>
            <w:right w:val="none" w:sz="0" w:space="0" w:color="auto"/>
          </w:divBdr>
        </w:div>
        <w:div w:id="1980113822">
          <w:marLeft w:val="1800"/>
          <w:marRight w:val="0"/>
          <w:marTop w:val="77"/>
          <w:marBottom w:val="0"/>
          <w:divBdr>
            <w:top w:val="none" w:sz="0" w:space="0" w:color="auto"/>
            <w:left w:val="none" w:sz="0" w:space="0" w:color="auto"/>
            <w:bottom w:val="none" w:sz="0" w:space="0" w:color="auto"/>
            <w:right w:val="none" w:sz="0" w:space="0" w:color="auto"/>
          </w:divBdr>
        </w:div>
      </w:divsChild>
    </w:div>
    <w:div w:id="2124568729">
      <w:bodyDiv w:val="1"/>
      <w:marLeft w:val="0"/>
      <w:marRight w:val="0"/>
      <w:marTop w:val="0"/>
      <w:marBottom w:val="0"/>
      <w:divBdr>
        <w:top w:val="none" w:sz="0" w:space="0" w:color="auto"/>
        <w:left w:val="none" w:sz="0" w:space="0" w:color="auto"/>
        <w:bottom w:val="none" w:sz="0" w:space="0" w:color="auto"/>
        <w:right w:val="none" w:sz="0" w:space="0" w:color="auto"/>
      </w:divBdr>
      <w:divsChild>
        <w:div w:id="32311392">
          <w:marLeft w:val="1800"/>
          <w:marRight w:val="0"/>
          <w:marTop w:val="0"/>
          <w:marBottom w:val="0"/>
          <w:divBdr>
            <w:top w:val="none" w:sz="0" w:space="0" w:color="auto"/>
            <w:left w:val="none" w:sz="0" w:space="0" w:color="auto"/>
            <w:bottom w:val="none" w:sz="0" w:space="0" w:color="auto"/>
            <w:right w:val="none" w:sz="0" w:space="0" w:color="auto"/>
          </w:divBdr>
        </w:div>
        <w:div w:id="133912141">
          <w:marLeft w:val="2520"/>
          <w:marRight w:val="0"/>
          <w:marTop w:val="67"/>
          <w:marBottom w:val="0"/>
          <w:divBdr>
            <w:top w:val="none" w:sz="0" w:space="0" w:color="auto"/>
            <w:left w:val="none" w:sz="0" w:space="0" w:color="auto"/>
            <w:bottom w:val="none" w:sz="0" w:space="0" w:color="auto"/>
            <w:right w:val="none" w:sz="0" w:space="0" w:color="auto"/>
          </w:divBdr>
        </w:div>
        <w:div w:id="459347364">
          <w:marLeft w:val="1166"/>
          <w:marRight w:val="0"/>
          <w:marTop w:val="0"/>
          <w:marBottom w:val="0"/>
          <w:divBdr>
            <w:top w:val="none" w:sz="0" w:space="0" w:color="auto"/>
            <w:left w:val="none" w:sz="0" w:space="0" w:color="auto"/>
            <w:bottom w:val="none" w:sz="0" w:space="0" w:color="auto"/>
            <w:right w:val="none" w:sz="0" w:space="0" w:color="auto"/>
          </w:divBdr>
        </w:div>
        <w:div w:id="560748293">
          <w:marLeft w:val="2520"/>
          <w:marRight w:val="0"/>
          <w:marTop w:val="67"/>
          <w:marBottom w:val="0"/>
          <w:divBdr>
            <w:top w:val="none" w:sz="0" w:space="0" w:color="auto"/>
            <w:left w:val="none" w:sz="0" w:space="0" w:color="auto"/>
            <w:bottom w:val="none" w:sz="0" w:space="0" w:color="auto"/>
            <w:right w:val="none" w:sz="0" w:space="0" w:color="auto"/>
          </w:divBdr>
        </w:div>
        <w:div w:id="814567103">
          <w:marLeft w:val="1800"/>
          <w:marRight w:val="0"/>
          <w:marTop w:val="0"/>
          <w:marBottom w:val="0"/>
          <w:divBdr>
            <w:top w:val="none" w:sz="0" w:space="0" w:color="auto"/>
            <w:left w:val="none" w:sz="0" w:space="0" w:color="auto"/>
            <w:bottom w:val="none" w:sz="0" w:space="0" w:color="auto"/>
            <w:right w:val="none" w:sz="0" w:space="0" w:color="auto"/>
          </w:divBdr>
        </w:div>
        <w:div w:id="863249028">
          <w:marLeft w:val="2520"/>
          <w:marRight w:val="0"/>
          <w:marTop w:val="67"/>
          <w:marBottom w:val="0"/>
          <w:divBdr>
            <w:top w:val="none" w:sz="0" w:space="0" w:color="auto"/>
            <w:left w:val="none" w:sz="0" w:space="0" w:color="auto"/>
            <w:bottom w:val="none" w:sz="0" w:space="0" w:color="auto"/>
            <w:right w:val="none" w:sz="0" w:space="0" w:color="auto"/>
          </w:divBdr>
        </w:div>
        <w:div w:id="893855743">
          <w:marLeft w:val="1166"/>
          <w:marRight w:val="0"/>
          <w:marTop w:val="0"/>
          <w:marBottom w:val="0"/>
          <w:divBdr>
            <w:top w:val="none" w:sz="0" w:space="0" w:color="auto"/>
            <w:left w:val="none" w:sz="0" w:space="0" w:color="auto"/>
            <w:bottom w:val="none" w:sz="0" w:space="0" w:color="auto"/>
            <w:right w:val="none" w:sz="0" w:space="0" w:color="auto"/>
          </w:divBdr>
        </w:div>
        <w:div w:id="1060061093">
          <w:marLeft w:val="1800"/>
          <w:marRight w:val="0"/>
          <w:marTop w:val="86"/>
          <w:marBottom w:val="0"/>
          <w:divBdr>
            <w:top w:val="none" w:sz="0" w:space="0" w:color="auto"/>
            <w:left w:val="none" w:sz="0" w:space="0" w:color="auto"/>
            <w:bottom w:val="none" w:sz="0" w:space="0" w:color="auto"/>
            <w:right w:val="none" w:sz="0" w:space="0" w:color="auto"/>
          </w:divBdr>
        </w:div>
        <w:div w:id="1270628524">
          <w:marLeft w:val="2520"/>
          <w:marRight w:val="0"/>
          <w:marTop w:val="67"/>
          <w:marBottom w:val="0"/>
          <w:divBdr>
            <w:top w:val="none" w:sz="0" w:space="0" w:color="auto"/>
            <w:left w:val="none" w:sz="0" w:space="0" w:color="auto"/>
            <w:bottom w:val="none" w:sz="0" w:space="0" w:color="auto"/>
            <w:right w:val="none" w:sz="0" w:space="0" w:color="auto"/>
          </w:divBdr>
        </w:div>
        <w:div w:id="1772312949">
          <w:marLeft w:val="2520"/>
          <w:marRight w:val="0"/>
          <w:marTop w:val="67"/>
          <w:marBottom w:val="0"/>
          <w:divBdr>
            <w:top w:val="none" w:sz="0" w:space="0" w:color="auto"/>
            <w:left w:val="none" w:sz="0" w:space="0" w:color="auto"/>
            <w:bottom w:val="none" w:sz="0" w:space="0" w:color="auto"/>
            <w:right w:val="none" w:sz="0" w:space="0" w:color="auto"/>
          </w:divBdr>
        </w:div>
        <w:div w:id="1772315278">
          <w:marLeft w:val="1800"/>
          <w:marRight w:val="0"/>
          <w:marTop w:val="86"/>
          <w:marBottom w:val="0"/>
          <w:divBdr>
            <w:top w:val="none" w:sz="0" w:space="0" w:color="auto"/>
            <w:left w:val="none" w:sz="0" w:space="0" w:color="auto"/>
            <w:bottom w:val="none" w:sz="0" w:space="0" w:color="auto"/>
            <w:right w:val="none" w:sz="0" w:space="0" w:color="auto"/>
          </w:divBdr>
        </w:div>
        <w:div w:id="2095083534">
          <w:marLeft w:val="1800"/>
          <w:marRight w:val="0"/>
          <w:marTop w:val="0"/>
          <w:marBottom w:val="0"/>
          <w:divBdr>
            <w:top w:val="none" w:sz="0" w:space="0" w:color="auto"/>
            <w:left w:val="none" w:sz="0" w:space="0" w:color="auto"/>
            <w:bottom w:val="none" w:sz="0" w:space="0" w:color="auto"/>
            <w:right w:val="none" w:sz="0" w:space="0" w:color="auto"/>
          </w:divBdr>
        </w:div>
        <w:div w:id="2103988301">
          <w:marLeft w:val="2520"/>
          <w:marRight w:val="0"/>
          <w:marTop w:val="67"/>
          <w:marBottom w:val="0"/>
          <w:divBdr>
            <w:top w:val="none" w:sz="0" w:space="0" w:color="auto"/>
            <w:left w:val="none" w:sz="0" w:space="0" w:color="auto"/>
            <w:bottom w:val="none" w:sz="0" w:space="0" w:color="auto"/>
            <w:right w:val="none" w:sz="0" w:space="0" w:color="auto"/>
          </w:divBdr>
        </w:div>
      </w:divsChild>
    </w:div>
    <w:div w:id="2125227661">
      <w:bodyDiv w:val="1"/>
      <w:marLeft w:val="0"/>
      <w:marRight w:val="0"/>
      <w:marTop w:val="0"/>
      <w:marBottom w:val="0"/>
      <w:divBdr>
        <w:top w:val="none" w:sz="0" w:space="0" w:color="auto"/>
        <w:left w:val="none" w:sz="0" w:space="0" w:color="auto"/>
        <w:bottom w:val="none" w:sz="0" w:space="0" w:color="auto"/>
        <w:right w:val="none" w:sz="0" w:space="0" w:color="auto"/>
      </w:divBdr>
    </w:div>
    <w:div w:id="2126270441">
      <w:bodyDiv w:val="1"/>
      <w:marLeft w:val="0"/>
      <w:marRight w:val="0"/>
      <w:marTop w:val="0"/>
      <w:marBottom w:val="0"/>
      <w:divBdr>
        <w:top w:val="none" w:sz="0" w:space="0" w:color="auto"/>
        <w:left w:val="none" w:sz="0" w:space="0" w:color="auto"/>
        <w:bottom w:val="none" w:sz="0" w:space="0" w:color="auto"/>
        <w:right w:val="none" w:sz="0" w:space="0" w:color="auto"/>
      </w:divBdr>
    </w:div>
    <w:div w:id="2127383860">
      <w:bodyDiv w:val="1"/>
      <w:marLeft w:val="0"/>
      <w:marRight w:val="0"/>
      <w:marTop w:val="0"/>
      <w:marBottom w:val="0"/>
      <w:divBdr>
        <w:top w:val="none" w:sz="0" w:space="0" w:color="auto"/>
        <w:left w:val="none" w:sz="0" w:space="0" w:color="auto"/>
        <w:bottom w:val="none" w:sz="0" w:space="0" w:color="auto"/>
        <w:right w:val="none" w:sz="0" w:space="0" w:color="auto"/>
      </w:divBdr>
    </w:div>
    <w:div w:id="2127507227">
      <w:bodyDiv w:val="1"/>
      <w:marLeft w:val="0"/>
      <w:marRight w:val="0"/>
      <w:marTop w:val="0"/>
      <w:marBottom w:val="0"/>
      <w:divBdr>
        <w:top w:val="none" w:sz="0" w:space="0" w:color="auto"/>
        <w:left w:val="none" w:sz="0" w:space="0" w:color="auto"/>
        <w:bottom w:val="none" w:sz="0" w:space="0" w:color="auto"/>
        <w:right w:val="none" w:sz="0" w:space="0" w:color="auto"/>
      </w:divBdr>
      <w:divsChild>
        <w:div w:id="143086852">
          <w:marLeft w:val="1166"/>
          <w:marRight w:val="0"/>
          <w:marTop w:val="96"/>
          <w:marBottom w:val="0"/>
          <w:divBdr>
            <w:top w:val="none" w:sz="0" w:space="0" w:color="auto"/>
            <w:left w:val="none" w:sz="0" w:space="0" w:color="auto"/>
            <w:bottom w:val="none" w:sz="0" w:space="0" w:color="auto"/>
            <w:right w:val="none" w:sz="0" w:space="0" w:color="auto"/>
          </w:divBdr>
        </w:div>
        <w:div w:id="857349227">
          <w:marLeft w:val="547"/>
          <w:marRight w:val="0"/>
          <w:marTop w:val="115"/>
          <w:marBottom w:val="0"/>
          <w:divBdr>
            <w:top w:val="none" w:sz="0" w:space="0" w:color="auto"/>
            <w:left w:val="none" w:sz="0" w:space="0" w:color="auto"/>
            <w:bottom w:val="none" w:sz="0" w:space="0" w:color="auto"/>
            <w:right w:val="none" w:sz="0" w:space="0" w:color="auto"/>
          </w:divBdr>
        </w:div>
        <w:div w:id="905066737">
          <w:marLeft w:val="1166"/>
          <w:marRight w:val="0"/>
          <w:marTop w:val="96"/>
          <w:marBottom w:val="0"/>
          <w:divBdr>
            <w:top w:val="none" w:sz="0" w:space="0" w:color="auto"/>
            <w:left w:val="none" w:sz="0" w:space="0" w:color="auto"/>
            <w:bottom w:val="none" w:sz="0" w:space="0" w:color="auto"/>
            <w:right w:val="none" w:sz="0" w:space="0" w:color="auto"/>
          </w:divBdr>
        </w:div>
        <w:div w:id="986545760">
          <w:marLeft w:val="1166"/>
          <w:marRight w:val="0"/>
          <w:marTop w:val="96"/>
          <w:marBottom w:val="0"/>
          <w:divBdr>
            <w:top w:val="none" w:sz="0" w:space="0" w:color="auto"/>
            <w:left w:val="none" w:sz="0" w:space="0" w:color="auto"/>
            <w:bottom w:val="none" w:sz="0" w:space="0" w:color="auto"/>
            <w:right w:val="none" w:sz="0" w:space="0" w:color="auto"/>
          </w:divBdr>
        </w:div>
        <w:div w:id="1212421433">
          <w:marLeft w:val="1800"/>
          <w:marRight w:val="0"/>
          <w:marTop w:val="77"/>
          <w:marBottom w:val="0"/>
          <w:divBdr>
            <w:top w:val="none" w:sz="0" w:space="0" w:color="auto"/>
            <w:left w:val="none" w:sz="0" w:space="0" w:color="auto"/>
            <w:bottom w:val="none" w:sz="0" w:space="0" w:color="auto"/>
            <w:right w:val="none" w:sz="0" w:space="0" w:color="auto"/>
          </w:divBdr>
        </w:div>
        <w:div w:id="1548101342">
          <w:marLeft w:val="1166"/>
          <w:marRight w:val="0"/>
          <w:marTop w:val="96"/>
          <w:marBottom w:val="0"/>
          <w:divBdr>
            <w:top w:val="none" w:sz="0" w:space="0" w:color="auto"/>
            <w:left w:val="none" w:sz="0" w:space="0" w:color="auto"/>
            <w:bottom w:val="none" w:sz="0" w:space="0" w:color="auto"/>
            <w:right w:val="none" w:sz="0" w:space="0" w:color="auto"/>
          </w:divBdr>
        </w:div>
        <w:div w:id="1582256706">
          <w:marLeft w:val="1166"/>
          <w:marRight w:val="0"/>
          <w:marTop w:val="96"/>
          <w:marBottom w:val="0"/>
          <w:divBdr>
            <w:top w:val="none" w:sz="0" w:space="0" w:color="auto"/>
            <w:left w:val="none" w:sz="0" w:space="0" w:color="auto"/>
            <w:bottom w:val="none" w:sz="0" w:space="0" w:color="auto"/>
            <w:right w:val="none" w:sz="0" w:space="0" w:color="auto"/>
          </w:divBdr>
        </w:div>
        <w:div w:id="1828784074">
          <w:marLeft w:val="547"/>
          <w:marRight w:val="0"/>
          <w:marTop w:val="115"/>
          <w:marBottom w:val="0"/>
          <w:divBdr>
            <w:top w:val="none" w:sz="0" w:space="0" w:color="auto"/>
            <w:left w:val="none" w:sz="0" w:space="0" w:color="auto"/>
            <w:bottom w:val="none" w:sz="0" w:space="0" w:color="auto"/>
            <w:right w:val="none" w:sz="0" w:space="0" w:color="auto"/>
          </w:divBdr>
        </w:div>
      </w:divsChild>
    </w:div>
    <w:div w:id="2128426670">
      <w:bodyDiv w:val="1"/>
      <w:marLeft w:val="0"/>
      <w:marRight w:val="0"/>
      <w:marTop w:val="0"/>
      <w:marBottom w:val="0"/>
      <w:divBdr>
        <w:top w:val="none" w:sz="0" w:space="0" w:color="auto"/>
        <w:left w:val="none" w:sz="0" w:space="0" w:color="auto"/>
        <w:bottom w:val="none" w:sz="0" w:space="0" w:color="auto"/>
        <w:right w:val="none" w:sz="0" w:space="0" w:color="auto"/>
      </w:divBdr>
    </w:div>
    <w:div w:id="2129156476">
      <w:bodyDiv w:val="1"/>
      <w:marLeft w:val="0"/>
      <w:marRight w:val="0"/>
      <w:marTop w:val="0"/>
      <w:marBottom w:val="0"/>
      <w:divBdr>
        <w:top w:val="none" w:sz="0" w:space="0" w:color="auto"/>
        <w:left w:val="none" w:sz="0" w:space="0" w:color="auto"/>
        <w:bottom w:val="none" w:sz="0" w:space="0" w:color="auto"/>
        <w:right w:val="none" w:sz="0" w:space="0" w:color="auto"/>
      </w:divBdr>
    </w:div>
    <w:div w:id="2129274493">
      <w:bodyDiv w:val="1"/>
      <w:marLeft w:val="0"/>
      <w:marRight w:val="0"/>
      <w:marTop w:val="0"/>
      <w:marBottom w:val="0"/>
      <w:divBdr>
        <w:top w:val="none" w:sz="0" w:space="0" w:color="auto"/>
        <w:left w:val="none" w:sz="0" w:space="0" w:color="auto"/>
        <w:bottom w:val="none" w:sz="0" w:space="0" w:color="auto"/>
        <w:right w:val="none" w:sz="0" w:space="0" w:color="auto"/>
      </w:divBdr>
    </w:div>
    <w:div w:id="2129927044">
      <w:bodyDiv w:val="1"/>
      <w:marLeft w:val="0"/>
      <w:marRight w:val="0"/>
      <w:marTop w:val="0"/>
      <w:marBottom w:val="0"/>
      <w:divBdr>
        <w:top w:val="none" w:sz="0" w:space="0" w:color="auto"/>
        <w:left w:val="none" w:sz="0" w:space="0" w:color="auto"/>
        <w:bottom w:val="none" w:sz="0" w:space="0" w:color="auto"/>
        <w:right w:val="none" w:sz="0" w:space="0" w:color="auto"/>
      </w:divBdr>
      <w:divsChild>
        <w:div w:id="163861108">
          <w:marLeft w:val="1166"/>
          <w:marRight w:val="0"/>
          <w:marTop w:val="96"/>
          <w:marBottom w:val="0"/>
          <w:divBdr>
            <w:top w:val="none" w:sz="0" w:space="0" w:color="auto"/>
            <w:left w:val="none" w:sz="0" w:space="0" w:color="auto"/>
            <w:bottom w:val="none" w:sz="0" w:space="0" w:color="auto"/>
            <w:right w:val="none" w:sz="0" w:space="0" w:color="auto"/>
          </w:divBdr>
        </w:div>
        <w:div w:id="215550150">
          <w:marLeft w:val="547"/>
          <w:marRight w:val="0"/>
          <w:marTop w:val="115"/>
          <w:marBottom w:val="0"/>
          <w:divBdr>
            <w:top w:val="none" w:sz="0" w:space="0" w:color="auto"/>
            <w:left w:val="none" w:sz="0" w:space="0" w:color="auto"/>
            <w:bottom w:val="none" w:sz="0" w:space="0" w:color="auto"/>
            <w:right w:val="none" w:sz="0" w:space="0" w:color="auto"/>
          </w:divBdr>
        </w:div>
        <w:div w:id="401682415">
          <w:marLeft w:val="1166"/>
          <w:marRight w:val="0"/>
          <w:marTop w:val="96"/>
          <w:marBottom w:val="0"/>
          <w:divBdr>
            <w:top w:val="none" w:sz="0" w:space="0" w:color="auto"/>
            <w:left w:val="none" w:sz="0" w:space="0" w:color="auto"/>
            <w:bottom w:val="none" w:sz="0" w:space="0" w:color="auto"/>
            <w:right w:val="none" w:sz="0" w:space="0" w:color="auto"/>
          </w:divBdr>
        </w:div>
        <w:div w:id="461924249">
          <w:marLeft w:val="547"/>
          <w:marRight w:val="0"/>
          <w:marTop w:val="115"/>
          <w:marBottom w:val="0"/>
          <w:divBdr>
            <w:top w:val="none" w:sz="0" w:space="0" w:color="auto"/>
            <w:left w:val="none" w:sz="0" w:space="0" w:color="auto"/>
            <w:bottom w:val="none" w:sz="0" w:space="0" w:color="auto"/>
            <w:right w:val="none" w:sz="0" w:space="0" w:color="auto"/>
          </w:divBdr>
        </w:div>
        <w:div w:id="485129723">
          <w:marLeft w:val="1166"/>
          <w:marRight w:val="0"/>
          <w:marTop w:val="96"/>
          <w:marBottom w:val="0"/>
          <w:divBdr>
            <w:top w:val="none" w:sz="0" w:space="0" w:color="auto"/>
            <w:left w:val="none" w:sz="0" w:space="0" w:color="auto"/>
            <w:bottom w:val="none" w:sz="0" w:space="0" w:color="auto"/>
            <w:right w:val="none" w:sz="0" w:space="0" w:color="auto"/>
          </w:divBdr>
        </w:div>
        <w:div w:id="839124876">
          <w:marLeft w:val="1166"/>
          <w:marRight w:val="0"/>
          <w:marTop w:val="96"/>
          <w:marBottom w:val="0"/>
          <w:divBdr>
            <w:top w:val="none" w:sz="0" w:space="0" w:color="auto"/>
            <w:left w:val="none" w:sz="0" w:space="0" w:color="auto"/>
            <w:bottom w:val="none" w:sz="0" w:space="0" w:color="auto"/>
            <w:right w:val="none" w:sz="0" w:space="0" w:color="auto"/>
          </w:divBdr>
        </w:div>
        <w:div w:id="1047873756">
          <w:marLeft w:val="1166"/>
          <w:marRight w:val="0"/>
          <w:marTop w:val="96"/>
          <w:marBottom w:val="0"/>
          <w:divBdr>
            <w:top w:val="none" w:sz="0" w:space="0" w:color="auto"/>
            <w:left w:val="none" w:sz="0" w:space="0" w:color="auto"/>
            <w:bottom w:val="none" w:sz="0" w:space="0" w:color="auto"/>
            <w:right w:val="none" w:sz="0" w:space="0" w:color="auto"/>
          </w:divBdr>
        </w:div>
      </w:divsChild>
    </w:div>
    <w:div w:id="2130272241">
      <w:bodyDiv w:val="1"/>
      <w:marLeft w:val="0"/>
      <w:marRight w:val="0"/>
      <w:marTop w:val="0"/>
      <w:marBottom w:val="0"/>
      <w:divBdr>
        <w:top w:val="none" w:sz="0" w:space="0" w:color="auto"/>
        <w:left w:val="none" w:sz="0" w:space="0" w:color="auto"/>
        <w:bottom w:val="none" w:sz="0" w:space="0" w:color="auto"/>
        <w:right w:val="none" w:sz="0" w:space="0" w:color="auto"/>
      </w:divBdr>
    </w:div>
    <w:div w:id="2130931533">
      <w:bodyDiv w:val="1"/>
      <w:marLeft w:val="0"/>
      <w:marRight w:val="0"/>
      <w:marTop w:val="0"/>
      <w:marBottom w:val="0"/>
      <w:divBdr>
        <w:top w:val="none" w:sz="0" w:space="0" w:color="auto"/>
        <w:left w:val="none" w:sz="0" w:space="0" w:color="auto"/>
        <w:bottom w:val="none" w:sz="0" w:space="0" w:color="auto"/>
        <w:right w:val="none" w:sz="0" w:space="0" w:color="auto"/>
      </w:divBdr>
    </w:div>
    <w:div w:id="2130932606">
      <w:bodyDiv w:val="1"/>
      <w:marLeft w:val="0"/>
      <w:marRight w:val="0"/>
      <w:marTop w:val="0"/>
      <w:marBottom w:val="0"/>
      <w:divBdr>
        <w:top w:val="none" w:sz="0" w:space="0" w:color="auto"/>
        <w:left w:val="none" w:sz="0" w:space="0" w:color="auto"/>
        <w:bottom w:val="none" w:sz="0" w:space="0" w:color="auto"/>
        <w:right w:val="none" w:sz="0" w:space="0" w:color="auto"/>
      </w:divBdr>
    </w:div>
    <w:div w:id="2130972500">
      <w:bodyDiv w:val="1"/>
      <w:marLeft w:val="0"/>
      <w:marRight w:val="0"/>
      <w:marTop w:val="0"/>
      <w:marBottom w:val="0"/>
      <w:divBdr>
        <w:top w:val="none" w:sz="0" w:space="0" w:color="auto"/>
        <w:left w:val="none" w:sz="0" w:space="0" w:color="auto"/>
        <w:bottom w:val="none" w:sz="0" w:space="0" w:color="auto"/>
        <w:right w:val="none" w:sz="0" w:space="0" w:color="auto"/>
      </w:divBdr>
      <w:divsChild>
        <w:div w:id="569775778">
          <w:marLeft w:val="1800"/>
          <w:marRight w:val="0"/>
          <w:marTop w:val="96"/>
          <w:marBottom w:val="0"/>
          <w:divBdr>
            <w:top w:val="none" w:sz="0" w:space="0" w:color="auto"/>
            <w:left w:val="none" w:sz="0" w:space="0" w:color="auto"/>
            <w:bottom w:val="none" w:sz="0" w:space="0" w:color="auto"/>
            <w:right w:val="none" w:sz="0" w:space="0" w:color="auto"/>
          </w:divBdr>
        </w:div>
        <w:div w:id="634873219">
          <w:marLeft w:val="1166"/>
          <w:marRight w:val="0"/>
          <w:marTop w:val="115"/>
          <w:marBottom w:val="0"/>
          <w:divBdr>
            <w:top w:val="none" w:sz="0" w:space="0" w:color="auto"/>
            <w:left w:val="none" w:sz="0" w:space="0" w:color="auto"/>
            <w:bottom w:val="none" w:sz="0" w:space="0" w:color="auto"/>
            <w:right w:val="none" w:sz="0" w:space="0" w:color="auto"/>
          </w:divBdr>
        </w:div>
        <w:div w:id="874855355">
          <w:marLeft w:val="1800"/>
          <w:marRight w:val="0"/>
          <w:marTop w:val="96"/>
          <w:marBottom w:val="0"/>
          <w:divBdr>
            <w:top w:val="none" w:sz="0" w:space="0" w:color="auto"/>
            <w:left w:val="none" w:sz="0" w:space="0" w:color="auto"/>
            <w:bottom w:val="none" w:sz="0" w:space="0" w:color="auto"/>
            <w:right w:val="none" w:sz="0" w:space="0" w:color="auto"/>
          </w:divBdr>
        </w:div>
        <w:div w:id="921181512">
          <w:marLeft w:val="1166"/>
          <w:marRight w:val="0"/>
          <w:marTop w:val="115"/>
          <w:marBottom w:val="0"/>
          <w:divBdr>
            <w:top w:val="none" w:sz="0" w:space="0" w:color="auto"/>
            <w:left w:val="none" w:sz="0" w:space="0" w:color="auto"/>
            <w:bottom w:val="none" w:sz="0" w:space="0" w:color="auto"/>
            <w:right w:val="none" w:sz="0" w:space="0" w:color="auto"/>
          </w:divBdr>
        </w:div>
        <w:div w:id="1627933965">
          <w:marLeft w:val="547"/>
          <w:marRight w:val="0"/>
          <w:marTop w:val="134"/>
          <w:marBottom w:val="0"/>
          <w:divBdr>
            <w:top w:val="none" w:sz="0" w:space="0" w:color="auto"/>
            <w:left w:val="none" w:sz="0" w:space="0" w:color="auto"/>
            <w:bottom w:val="none" w:sz="0" w:space="0" w:color="auto"/>
            <w:right w:val="none" w:sz="0" w:space="0" w:color="auto"/>
          </w:divBdr>
        </w:div>
      </w:divsChild>
    </w:div>
    <w:div w:id="2131045317">
      <w:bodyDiv w:val="1"/>
      <w:marLeft w:val="0"/>
      <w:marRight w:val="0"/>
      <w:marTop w:val="0"/>
      <w:marBottom w:val="0"/>
      <w:divBdr>
        <w:top w:val="none" w:sz="0" w:space="0" w:color="auto"/>
        <w:left w:val="none" w:sz="0" w:space="0" w:color="auto"/>
        <w:bottom w:val="none" w:sz="0" w:space="0" w:color="auto"/>
        <w:right w:val="none" w:sz="0" w:space="0" w:color="auto"/>
      </w:divBdr>
    </w:div>
    <w:div w:id="2131312597">
      <w:bodyDiv w:val="1"/>
      <w:marLeft w:val="0"/>
      <w:marRight w:val="0"/>
      <w:marTop w:val="0"/>
      <w:marBottom w:val="0"/>
      <w:divBdr>
        <w:top w:val="none" w:sz="0" w:space="0" w:color="auto"/>
        <w:left w:val="none" w:sz="0" w:space="0" w:color="auto"/>
        <w:bottom w:val="none" w:sz="0" w:space="0" w:color="auto"/>
        <w:right w:val="none" w:sz="0" w:space="0" w:color="auto"/>
      </w:divBdr>
    </w:div>
    <w:div w:id="2131432195">
      <w:bodyDiv w:val="1"/>
      <w:marLeft w:val="0"/>
      <w:marRight w:val="0"/>
      <w:marTop w:val="0"/>
      <w:marBottom w:val="0"/>
      <w:divBdr>
        <w:top w:val="none" w:sz="0" w:space="0" w:color="auto"/>
        <w:left w:val="none" w:sz="0" w:space="0" w:color="auto"/>
        <w:bottom w:val="none" w:sz="0" w:space="0" w:color="auto"/>
        <w:right w:val="none" w:sz="0" w:space="0" w:color="auto"/>
      </w:divBdr>
    </w:div>
    <w:div w:id="2131701456">
      <w:bodyDiv w:val="1"/>
      <w:marLeft w:val="0"/>
      <w:marRight w:val="0"/>
      <w:marTop w:val="0"/>
      <w:marBottom w:val="0"/>
      <w:divBdr>
        <w:top w:val="none" w:sz="0" w:space="0" w:color="auto"/>
        <w:left w:val="none" w:sz="0" w:space="0" w:color="auto"/>
        <w:bottom w:val="none" w:sz="0" w:space="0" w:color="auto"/>
        <w:right w:val="none" w:sz="0" w:space="0" w:color="auto"/>
      </w:divBdr>
      <w:divsChild>
        <w:div w:id="3171552">
          <w:marLeft w:val="1166"/>
          <w:marRight w:val="0"/>
          <w:marTop w:val="101"/>
          <w:marBottom w:val="0"/>
          <w:divBdr>
            <w:top w:val="none" w:sz="0" w:space="0" w:color="auto"/>
            <w:left w:val="none" w:sz="0" w:space="0" w:color="auto"/>
            <w:bottom w:val="none" w:sz="0" w:space="0" w:color="auto"/>
            <w:right w:val="none" w:sz="0" w:space="0" w:color="auto"/>
          </w:divBdr>
        </w:div>
        <w:div w:id="1904367189">
          <w:marLeft w:val="547"/>
          <w:marRight w:val="0"/>
          <w:marTop w:val="120"/>
          <w:marBottom w:val="0"/>
          <w:divBdr>
            <w:top w:val="none" w:sz="0" w:space="0" w:color="auto"/>
            <w:left w:val="none" w:sz="0" w:space="0" w:color="auto"/>
            <w:bottom w:val="none" w:sz="0" w:space="0" w:color="auto"/>
            <w:right w:val="none" w:sz="0" w:space="0" w:color="auto"/>
          </w:divBdr>
        </w:div>
      </w:divsChild>
    </w:div>
    <w:div w:id="2132360903">
      <w:bodyDiv w:val="1"/>
      <w:marLeft w:val="0"/>
      <w:marRight w:val="0"/>
      <w:marTop w:val="0"/>
      <w:marBottom w:val="0"/>
      <w:divBdr>
        <w:top w:val="none" w:sz="0" w:space="0" w:color="auto"/>
        <w:left w:val="none" w:sz="0" w:space="0" w:color="auto"/>
        <w:bottom w:val="none" w:sz="0" w:space="0" w:color="auto"/>
        <w:right w:val="none" w:sz="0" w:space="0" w:color="auto"/>
      </w:divBdr>
      <w:divsChild>
        <w:div w:id="415714639">
          <w:marLeft w:val="1166"/>
          <w:marRight w:val="0"/>
          <w:marTop w:val="96"/>
          <w:marBottom w:val="0"/>
          <w:divBdr>
            <w:top w:val="none" w:sz="0" w:space="0" w:color="auto"/>
            <w:left w:val="none" w:sz="0" w:space="0" w:color="auto"/>
            <w:bottom w:val="none" w:sz="0" w:space="0" w:color="auto"/>
            <w:right w:val="none" w:sz="0" w:space="0" w:color="auto"/>
          </w:divBdr>
        </w:div>
        <w:div w:id="576403063">
          <w:marLeft w:val="1166"/>
          <w:marRight w:val="0"/>
          <w:marTop w:val="96"/>
          <w:marBottom w:val="0"/>
          <w:divBdr>
            <w:top w:val="none" w:sz="0" w:space="0" w:color="auto"/>
            <w:left w:val="none" w:sz="0" w:space="0" w:color="auto"/>
            <w:bottom w:val="none" w:sz="0" w:space="0" w:color="auto"/>
            <w:right w:val="none" w:sz="0" w:space="0" w:color="auto"/>
          </w:divBdr>
        </w:div>
        <w:div w:id="1272741745">
          <w:marLeft w:val="547"/>
          <w:marRight w:val="0"/>
          <w:marTop w:val="115"/>
          <w:marBottom w:val="0"/>
          <w:divBdr>
            <w:top w:val="none" w:sz="0" w:space="0" w:color="auto"/>
            <w:left w:val="none" w:sz="0" w:space="0" w:color="auto"/>
            <w:bottom w:val="none" w:sz="0" w:space="0" w:color="auto"/>
            <w:right w:val="none" w:sz="0" w:space="0" w:color="auto"/>
          </w:divBdr>
        </w:div>
        <w:div w:id="1503426408">
          <w:marLeft w:val="1166"/>
          <w:marRight w:val="0"/>
          <w:marTop w:val="96"/>
          <w:marBottom w:val="0"/>
          <w:divBdr>
            <w:top w:val="none" w:sz="0" w:space="0" w:color="auto"/>
            <w:left w:val="none" w:sz="0" w:space="0" w:color="auto"/>
            <w:bottom w:val="none" w:sz="0" w:space="0" w:color="auto"/>
            <w:right w:val="none" w:sz="0" w:space="0" w:color="auto"/>
          </w:divBdr>
        </w:div>
        <w:div w:id="2099667246">
          <w:marLeft w:val="547"/>
          <w:marRight w:val="0"/>
          <w:marTop w:val="115"/>
          <w:marBottom w:val="0"/>
          <w:divBdr>
            <w:top w:val="none" w:sz="0" w:space="0" w:color="auto"/>
            <w:left w:val="none" w:sz="0" w:space="0" w:color="auto"/>
            <w:bottom w:val="none" w:sz="0" w:space="0" w:color="auto"/>
            <w:right w:val="none" w:sz="0" w:space="0" w:color="auto"/>
          </w:divBdr>
        </w:div>
      </w:divsChild>
    </w:div>
    <w:div w:id="2132623361">
      <w:bodyDiv w:val="1"/>
      <w:marLeft w:val="0"/>
      <w:marRight w:val="0"/>
      <w:marTop w:val="0"/>
      <w:marBottom w:val="0"/>
      <w:divBdr>
        <w:top w:val="none" w:sz="0" w:space="0" w:color="auto"/>
        <w:left w:val="none" w:sz="0" w:space="0" w:color="auto"/>
        <w:bottom w:val="none" w:sz="0" w:space="0" w:color="auto"/>
        <w:right w:val="none" w:sz="0" w:space="0" w:color="auto"/>
      </w:divBdr>
      <w:divsChild>
        <w:div w:id="81725230">
          <w:marLeft w:val="1166"/>
          <w:marRight w:val="0"/>
          <w:marTop w:val="86"/>
          <w:marBottom w:val="0"/>
          <w:divBdr>
            <w:top w:val="none" w:sz="0" w:space="0" w:color="auto"/>
            <w:left w:val="none" w:sz="0" w:space="0" w:color="auto"/>
            <w:bottom w:val="none" w:sz="0" w:space="0" w:color="auto"/>
            <w:right w:val="none" w:sz="0" w:space="0" w:color="auto"/>
          </w:divBdr>
        </w:div>
        <w:div w:id="524291559">
          <w:marLeft w:val="1166"/>
          <w:marRight w:val="0"/>
          <w:marTop w:val="86"/>
          <w:marBottom w:val="0"/>
          <w:divBdr>
            <w:top w:val="none" w:sz="0" w:space="0" w:color="auto"/>
            <w:left w:val="none" w:sz="0" w:space="0" w:color="auto"/>
            <w:bottom w:val="none" w:sz="0" w:space="0" w:color="auto"/>
            <w:right w:val="none" w:sz="0" w:space="0" w:color="auto"/>
          </w:divBdr>
        </w:div>
        <w:div w:id="584263939">
          <w:marLeft w:val="547"/>
          <w:marRight w:val="0"/>
          <w:marTop w:val="96"/>
          <w:marBottom w:val="0"/>
          <w:divBdr>
            <w:top w:val="none" w:sz="0" w:space="0" w:color="auto"/>
            <w:left w:val="none" w:sz="0" w:space="0" w:color="auto"/>
            <w:bottom w:val="none" w:sz="0" w:space="0" w:color="auto"/>
            <w:right w:val="none" w:sz="0" w:space="0" w:color="auto"/>
          </w:divBdr>
        </w:div>
        <w:div w:id="1229267582">
          <w:marLeft w:val="1166"/>
          <w:marRight w:val="0"/>
          <w:marTop w:val="86"/>
          <w:marBottom w:val="0"/>
          <w:divBdr>
            <w:top w:val="none" w:sz="0" w:space="0" w:color="auto"/>
            <w:left w:val="none" w:sz="0" w:space="0" w:color="auto"/>
            <w:bottom w:val="none" w:sz="0" w:space="0" w:color="auto"/>
            <w:right w:val="none" w:sz="0" w:space="0" w:color="auto"/>
          </w:divBdr>
        </w:div>
        <w:div w:id="1229414944">
          <w:marLeft w:val="547"/>
          <w:marRight w:val="0"/>
          <w:marTop w:val="96"/>
          <w:marBottom w:val="0"/>
          <w:divBdr>
            <w:top w:val="none" w:sz="0" w:space="0" w:color="auto"/>
            <w:left w:val="none" w:sz="0" w:space="0" w:color="auto"/>
            <w:bottom w:val="none" w:sz="0" w:space="0" w:color="auto"/>
            <w:right w:val="none" w:sz="0" w:space="0" w:color="auto"/>
          </w:divBdr>
        </w:div>
        <w:div w:id="1321688629">
          <w:marLeft w:val="547"/>
          <w:marRight w:val="0"/>
          <w:marTop w:val="96"/>
          <w:marBottom w:val="0"/>
          <w:divBdr>
            <w:top w:val="none" w:sz="0" w:space="0" w:color="auto"/>
            <w:left w:val="none" w:sz="0" w:space="0" w:color="auto"/>
            <w:bottom w:val="none" w:sz="0" w:space="0" w:color="auto"/>
            <w:right w:val="none" w:sz="0" w:space="0" w:color="auto"/>
          </w:divBdr>
        </w:div>
        <w:div w:id="1400712109">
          <w:marLeft w:val="547"/>
          <w:marRight w:val="0"/>
          <w:marTop w:val="96"/>
          <w:marBottom w:val="0"/>
          <w:divBdr>
            <w:top w:val="none" w:sz="0" w:space="0" w:color="auto"/>
            <w:left w:val="none" w:sz="0" w:space="0" w:color="auto"/>
            <w:bottom w:val="none" w:sz="0" w:space="0" w:color="auto"/>
            <w:right w:val="none" w:sz="0" w:space="0" w:color="auto"/>
          </w:divBdr>
        </w:div>
        <w:div w:id="1765683884">
          <w:marLeft w:val="1166"/>
          <w:marRight w:val="0"/>
          <w:marTop w:val="86"/>
          <w:marBottom w:val="0"/>
          <w:divBdr>
            <w:top w:val="none" w:sz="0" w:space="0" w:color="auto"/>
            <w:left w:val="none" w:sz="0" w:space="0" w:color="auto"/>
            <w:bottom w:val="none" w:sz="0" w:space="0" w:color="auto"/>
            <w:right w:val="none" w:sz="0" w:space="0" w:color="auto"/>
          </w:divBdr>
        </w:div>
        <w:div w:id="1790082695">
          <w:marLeft w:val="1166"/>
          <w:marRight w:val="0"/>
          <w:marTop w:val="86"/>
          <w:marBottom w:val="0"/>
          <w:divBdr>
            <w:top w:val="none" w:sz="0" w:space="0" w:color="auto"/>
            <w:left w:val="none" w:sz="0" w:space="0" w:color="auto"/>
            <w:bottom w:val="none" w:sz="0" w:space="0" w:color="auto"/>
            <w:right w:val="none" w:sz="0" w:space="0" w:color="auto"/>
          </w:divBdr>
        </w:div>
        <w:div w:id="1883244822">
          <w:marLeft w:val="1800"/>
          <w:marRight w:val="0"/>
          <w:marTop w:val="86"/>
          <w:marBottom w:val="0"/>
          <w:divBdr>
            <w:top w:val="none" w:sz="0" w:space="0" w:color="auto"/>
            <w:left w:val="none" w:sz="0" w:space="0" w:color="auto"/>
            <w:bottom w:val="none" w:sz="0" w:space="0" w:color="auto"/>
            <w:right w:val="none" w:sz="0" w:space="0" w:color="auto"/>
          </w:divBdr>
        </w:div>
      </w:divsChild>
    </w:div>
    <w:div w:id="2132937202">
      <w:bodyDiv w:val="1"/>
      <w:marLeft w:val="0"/>
      <w:marRight w:val="0"/>
      <w:marTop w:val="0"/>
      <w:marBottom w:val="0"/>
      <w:divBdr>
        <w:top w:val="none" w:sz="0" w:space="0" w:color="auto"/>
        <w:left w:val="none" w:sz="0" w:space="0" w:color="auto"/>
        <w:bottom w:val="none" w:sz="0" w:space="0" w:color="auto"/>
        <w:right w:val="none" w:sz="0" w:space="0" w:color="auto"/>
      </w:divBdr>
    </w:div>
    <w:div w:id="2134711852">
      <w:bodyDiv w:val="1"/>
      <w:marLeft w:val="0"/>
      <w:marRight w:val="0"/>
      <w:marTop w:val="0"/>
      <w:marBottom w:val="0"/>
      <w:divBdr>
        <w:top w:val="none" w:sz="0" w:space="0" w:color="auto"/>
        <w:left w:val="none" w:sz="0" w:space="0" w:color="auto"/>
        <w:bottom w:val="none" w:sz="0" w:space="0" w:color="auto"/>
        <w:right w:val="none" w:sz="0" w:space="0" w:color="auto"/>
      </w:divBdr>
      <w:divsChild>
        <w:div w:id="1289121703">
          <w:marLeft w:val="547"/>
          <w:marRight w:val="0"/>
          <w:marTop w:val="154"/>
          <w:marBottom w:val="0"/>
          <w:divBdr>
            <w:top w:val="none" w:sz="0" w:space="0" w:color="auto"/>
            <w:left w:val="none" w:sz="0" w:space="0" w:color="auto"/>
            <w:bottom w:val="none" w:sz="0" w:space="0" w:color="auto"/>
            <w:right w:val="none" w:sz="0" w:space="0" w:color="auto"/>
          </w:divBdr>
        </w:div>
        <w:div w:id="1306737624">
          <w:marLeft w:val="547"/>
          <w:marRight w:val="0"/>
          <w:marTop w:val="154"/>
          <w:marBottom w:val="0"/>
          <w:divBdr>
            <w:top w:val="none" w:sz="0" w:space="0" w:color="auto"/>
            <w:left w:val="none" w:sz="0" w:space="0" w:color="auto"/>
            <w:bottom w:val="none" w:sz="0" w:space="0" w:color="auto"/>
            <w:right w:val="none" w:sz="0" w:space="0" w:color="auto"/>
          </w:divBdr>
        </w:div>
      </w:divsChild>
    </w:div>
    <w:div w:id="2135246853">
      <w:bodyDiv w:val="1"/>
      <w:marLeft w:val="0"/>
      <w:marRight w:val="0"/>
      <w:marTop w:val="0"/>
      <w:marBottom w:val="0"/>
      <w:divBdr>
        <w:top w:val="none" w:sz="0" w:space="0" w:color="auto"/>
        <w:left w:val="none" w:sz="0" w:space="0" w:color="auto"/>
        <w:bottom w:val="none" w:sz="0" w:space="0" w:color="auto"/>
        <w:right w:val="none" w:sz="0" w:space="0" w:color="auto"/>
      </w:divBdr>
    </w:div>
    <w:div w:id="2135783401">
      <w:bodyDiv w:val="1"/>
      <w:marLeft w:val="0"/>
      <w:marRight w:val="0"/>
      <w:marTop w:val="0"/>
      <w:marBottom w:val="0"/>
      <w:divBdr>
        <w:top w:val="none" w:sz="0" w:space="0" w:color="auto"/>
        <w:left w:val="none" w:sz="0" w:space="0" w:color="auto"/>
        <w:bottom w:val="none" w:sz="0" w:space="0" w:color="auto"/>
        <w:right w:val="none" w:sz="0" w:space="0" w:color="auto"/>
      </w:divBdr>
      <w:divsChild>
        <w:div w:id="1525559056">
          <w:marLeft w:val="0"/>
          <w:marRight w:val="0"/>
          <w:marTop w:val="0"/>
          <w:marBottom w:val="0"/>
          <w:divBdr>
            <w:top w:val="none" w:sz="0" w:space="0" w:color="auto"/>
            <w:left w:val="none" w:sz="0" w:space="0" w:color="auto"/>
            <w:bottom w:val="none" w:sz="0" w:space="0" w:color="auto"/>
            <w:right w:val="none" w:sz="0" w:space="0" w:color="auto"/>
          </w:divBdr>
          <w:divsChild>
            <w:div w:id="1387870988">
              <w:marLeft w:val="0"/>
              <w:marRight w:val="0"/>
              <w:marTop w:val="0"/>
              <w:marBottom w:val="0"/>
              <w:divBdr>
                <w:top w:val="none" w:sz="0" w:space="0" w:color="auto"/>
                <w:left w:val="none" w:sz="0" w:space="0" w:color="auto"/>
                <w:bottom w:val="none" w:sz="0" w:space="0" w:color="auto"/>
                <w:right w:val="none" w:sz="0" w:space="0" w:color="auto"/>
              </w:divBdr>
            </w:div>
            <w:div w:id="1470366232">
              <w:marLeft w:val="0"/>
              <w:marRight w:val="0"/>
              <w:marTop w:val="0"/>
              <w:marBottom w:val="0"/>
              <w:divBdr>
                <w:top w:val="none" w:sz="0" w:space="0" w:color="auto"/>
                <w:left w:val="none" w:sz="0" w:space="0" w:color="auto"/>
                <w:bottom w:val="none" w:sz="0" w:space="0" w:color="auto"/>
                <w:right w:val="none" w:sz="0" w:space="0" w:color="auto"/>
              </w:divBdr>
            </w:div>
            <w:div w:id="14732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61307">
      <w:bodyDiv w:val="1"/>
      <w:marLeft w:val="0"/>
      <w:marRight w:val="0"/>
      <w:marTop w:val="0"/>
      <w:marBottom w:val="0"/>
      <w:divBdr>
        <w:top w:val="none" w:sz="0" w:space="0" w:color="auto"/>
        <w:left w:val="none" w:sz="0" w:space="0" w:color="auto"/>
        <w:bottom w:val="none" w:sz="0" w:space="0" w:color="auto"/>
        <w:right w:val="none" w:sz="0" w:space="0" w:color="auto"/>
      </w:divBdr>
      <w:divsChild>
        <w:div w:id="123735629">
          <w:marLeft w:val="547"/>
          <w:marRight w:val="0"/>
          <w:marTop w:val="115"/>
          <w:marBottom w:val="0"/>
          <w:divBdr>
            <w:top w:val="none" w:sz="0" w:space="0" w:color="auto"/>
            <w:left w:val="none" w:sz="0" w:space="0" w:color="auto"/>
            <w:bottom w:val="none" w:sz="0" w:space="0" w:color="auto"/>
            <w:right w:val="none" w:sz="0" w:space="0" w:color="auto"/>
          </w:divBdr>
        </w:div>
        <w:div w:id="1120339111">
          <w:marLeft w:val="1166"/>
          <w:marRight w:val="0"/>
          <w:marTop w:val="86"/>
          <w:marBottom w:val="0"/>
          <w:divBdr>
            <w:top w:val="none" w:sz="0" w:space="0" w:color="auto"/>
            <w:left w:val="none" w:sz="0" w:space="0" w:color="auto"/>
            <w:bottom w:val="none" w:sz="0" w:space="0" w:color="auto"/>
            <w:right w:val="none" w:sz="0" w:space="0" w:color="auto"/>
          </w:divBdr>
        </w:div>
        <w:div w:id="1369645496">
          <w:marLeft w:val="1166"/>
          <w:marRight w:val="0"/>
          <w:marTop w:val="86"/>
          <w:marBottom w:val="0"/>
          <w:divBdr>
            <w:top w:val="none" w:sz="0" w:space="0" w:color="auto"/>
            <w:left w:val="none" w:sz="0" w:space="0" w:color="auto"/>
            <w:bottom w:val="none" w:sz="0" w:space="0" w:color="auto"/>
            <w:right w:val="none" w:sz="0" w:space="0" w:color="auto"/>
          </w:divBdr>
        </w:div>
        <w:div w:id="1940212287">
          <w:marLeft w:val="1166"/>
          <w:marRight w:val="0"/>
          <w:marTop w:val="86"/>
          <w:marBottom w:val="0"/>
          <w:divBdr>
            <w:top w:val="none" w:sz="0" w:space="0" w:color="auto"/>
            <w:left w:val="none" w:sz="0" w:space="0" w:color="auto"/>
            <w:bottom w:val="none" w:sz="0" w:space="0" w:color="auto"/>
            <w:right w:val="none" w:sz="0" w:space="0" w:color="auto"/>
          </w:divBdr>
        </w:div>
        <w:div w:id="1945307271">
          <w:marLeft w:val="1800"/>
          <w:marRight w:val="0"/>
          <w:marTop w:val="77"/>
          <w:marBottom w:val="0"/>
          <w:divBdr>
            <w:top w:val="none" w:sz="0" w:space="0" w:color="auto"/>
            <w:left w:val="none" w:sz="0" w:space="0" w:color="auto"/>
            <w:bottom w:val="none" w:sz="0" w:space="0" w:color="auto"/>
            <w:right w:val="none" w:sz="0" w:space="0" w:color="auto"/>
          </w:divBdr>
        </w:div>
      </w:divsChild>
    </w:div>
    <w:div w:id="2136946366">
      <w:bodyDiv w:val="1"/>
      <w:marLeft w:val="0"/>
      <w:marRight w:val="0"/>
      <w:marTop w:val="0"/>
      <w:marBottom w:val="0"/>
      <w:divBdr>
        <w:top w:val="none" w:sz="0" w:space="0" w:color="auto"/>
        <w:left w:val="none" w:sz="0" w:space="0" w:color="auto"/>
        <w:bottom w:val="none" w:sz="0" w:space="0" w:color="auto"/>
        <w:right w:val="none" w:sz="0" w:space="0" w:color="auto"/>
      </w:divBdr>
    </w:div>
    <w:div w:id="2137333453">
      <w:bodyDiv w:val="1"/>
      <w:marLeft w:val="0"/>
      <w:marRight w:val="0"/>
      <w:marTop w:val="0"/>
      <w:marBottom w:val="0"/>
      <w:divBdr>
        <w:top w:val="none" w:sz="0" w:space="0" w:color="auto"/>
        <w:left w:val="none" w:sz="0" w:space="0" w:color="auto"/>
        <w:bottom w:val="none" w:sz="0" w:space="0" w:color="auto"/>
        <w:right w:val="none" w:sz="0" w:space="0" w:color="auto"/>
      </w:divBdr>
      <w:divsChild>
        <w:div w:id="1025979130">
          <w:marLeft w:val="1800"/>
          <w:marRight w:val="0"/>
          <w:marTop w:val="115"/>
          <w:marBottom w:val="0"/>
          <w:divBdr>
            <w:top w:val="none" w:sz="0" w:space="0" w:color="auto"/>
            <w:left w:val="none" w:sz="0" w:space="0" w:color="auto"/>
            <w:bottom w:val="none" w:sz="0" w:space="0" w:color="auto"/>
            <w:right w:val="none" w:sz="0" w:space="0" w:color="auto"/>
          </w:divBdr>
        </w:div>
        <w:div w:id="1040205355">
          <w:marLeft w:val="1166"/>
          <w:marRight w:val="0"/>
          <w:marTop w:val="134"/>
          <w:marBottom w:val="0"/>
          <w:divBdr>
            <w:top w:val="none" w:sz="0" w:space="0" w:color="auto"/>
            <w:left w:val="none" w:sz="0" w:space="0" w:color="auto"/>
            <w:bottom w:val="none" w:sz="0" w:space="0" w:color="auto"/>
            <w:right w:val="none" w:sz="0" w:space="0" w:color="auto"/>
          </w:divBdr>
        </w:div>
        <w:div w:id="1113987004">
          <w:marLeft w:val="547"/>
          <w:marRight w:val="0"/>
          <w:marTop w:val="154"/>
          <w:marBottom w:val="0"/>
          <w:divBdr>
            <w:top w:val="none" w:sz="0" w:space="0" w:color="auto"/>
            <w:left w:val="none" w:sz="0" w:space="0" w:color="auto"/>
            <w:bottom w:val="none" w:sz="0" w:space="0" w:color="auto"/>
            <w:right w:val="none" w:sz="0" w:space="0" w:color="auto"/>
          </w:divBdr>
        </w:div>
        <w:div w:id="1165558788">
          <w:marLeft w:val="1166"/>
          <w:marRight w:val="0"/>
          <w:marTop w:val="134"/>
          <w:marBottom w:val="0"/>
          <w:divBdr>
            <w:top w:val="none" w:sz="0" w:space="0" w:color="auto"/>
            <w:left w:val="none" w:sz="0" w:space="0" w:color="auto"/>
            <w:bottom w:val="none" w:sz="0" w:space="0" w:color="auto"/>
            <w:right w:val="none" w:sz="0" w:space="0" w:color="auto"/>
          </w:divBdr>
        </w:div>
      </w:divsChild>
    </w:div>
    <w:div w:id="2139564035">
      <w:bodyDiv w:val="1"/>
      <w:marLeft w:val="0"/>
      <w:marRight w:val="0"/>
      <w:marTop w:val="0"/>
      <w:marBottom w:val="0"/>
      <w:divBdr>
        <w:top w:val="none" w:sz="0" w:space="0" w:color="auto"/>
        <w:left w:val="none" w:sz="0" w:space="0" w:color="auto"/>
        <w:bottom w:val="none" w:sz="0" w:space="0" w:color="auto"/>
        <w:right w:val="none" w:sz="0" w:space="0" w:color="auto"/>
      </w:divBdr>
      <w:divsChild>
        <w:div w:id="494296216">
          <w:marLeft w:val="1800"/>
          <w:marRight w:val="0"/>
          <w:marTop w:val="96"/>
          <w:marBottom w:val="0"/>
          <w:divBdr>
            <w:top w:val="none" w:sz="0" w:space="0" w:color="auto"/>
            <w:left w:val="none" w:sz="0" w:space="0" w:color="auto"/>
            <w:bottom w:val="none" w:sz="0" w:space="0" w:color="auto"/>
            <w:right w:val="none" w:sz="0" w:space="0" w:color="auto"/>
          </w:divBdr>
        </w:div>
        <w:div w:id="1090660198">
          <w:marLeft w:val="2520"/>
          <w:marRight w:val="0"/>
          <w:marTop w:val="86"/>
          <w:marBottom w:val="0"/>
          <w:divBdr>
            <w:top w:val="none" w:sz="0" w:space="0" w:color="auto"/>
            <w:left w:val="none" w:sz="0" w:space="0" w:color="auto"/>
            <w:bottom w:val="none" w:sz="0" w:space="0" w:color="auto"/>
            <w:right w:val="none" w:sz="0" w:space="0" w:color="auto"/>
          </w:divBdr>
        </w:div>
        <w:div w:id="1200974049">
          <w:marLeft w:val="1166"/>
          <w:marRight w:val="0"/>
          <w:marTop w:val="115"/>
          <w:marBottom w:val="0"/>
          <w:divBdr>
            <w:top w:val="none" w:sz="0" w:space="0" w:color="auto"/>
            <w:left w:val="none" w:sz="0" w:space="0" w:color="auto"/>
            <w:bottom w:val="none" w:sz="0" w:space="0" w:color="auto"/>
            <w:right w:val="none" w:sz="0" w:space="0" w:color="auto"/>
          </w:divBdr>
        </w:div>
        <w:div w:id="1424570260">
          <w:marLeft w:val="1800"/>
          <w:marRight w:val="0"/>
          <w:marTop w:val="96"/>
          <w:marBottom w:val="0"/>
          <w:divBdr>
            <w:top w:val="none" w:sz="0" w:space="0" w:color="auto"/>
            <w:left w:val="none" w:sz="0" w:space="0" w:color="auto"/>
            <w:bottom w:val="none" w:sz="0" w:space="0" w:color="auto"/>
            <w:right w:val="none" w:sz="0" w:space="0" w:color="auto"/>
          </w:divBdr>
        </w:div>
        <w:div w:id="1446582889">
          <w:marLeft w:val="1800"/>
          <w:marRight w:val="0"/>
          <w:marTop w:val="96"/>
          <w:marBottom w:val="0"/>
          <w:divBdr>
            <w:top w:val="none" w:sz="0" w:space="0" w:color="auto"/>
            <w:left w:val="none" w:sz="0" w:space="0" w:color="auto"/>
            <w:bottom w:val="none" w:sz="0" w:space="0" w:color="auto"/>
            <w:right w:val="none" w:sz="0" w:space="0" w:color="auto"/>
          </w:divBdr>
        </w:div>
        <w:div w:id="1493329153">
          <w:marLeft w:val="2520"/>
          <w:marRight w:val="0"/>
          <w:marTop w:val="86"/>
          <w:marBottom w:val="0"/>
          <w:divBdr>
            <w:top w:val="none" w:sz="0" w:space="0" w:color="auto"/>
            <w:left w:val="none" w:sz="0" w:space="0" w:color="auto"/>
            <w:bottom w:val="none" w:sz="0" w:space="0" w:color="auto"/>
            <w:right w:val="none" w:sz="0" w:space="0" w:color="auto"/>
          </w:divBdr>
        </w:div>
        <w:div w:id="1544175486">
          <w:marLeft w:val="1800"/>
          <w:marRight w:val="0"/>
          <w:marTop w:val="96"/>
          <w:marBottom w:val="0"/>
          <w:divBdr>
            <w:top w:val="none" w:sz="0" w:space="0" w:color="auto"/>
            <w:left w:val="none" w:sz="0" w:space="0" w:color="auto"/>
            <w:bottom w:val="none" w:sz="0" w:space="0" w:color="auto"/>
            <w:right w:val="none" w:sz="0" w:space="0" w:color="auto"/>
          </w:divBdr>
        </w:div>
        <w:div w:id="1919097360">
          <w:marLeft w:val="2520"/>
          <w:marRight w:val="0"/>
          <w:marTop w:val="86"/>
          <w:marBottom w:val="0"/>
          <w:divBdr>
            <w:top w:val="none" w:sz="0" w:space="0" w:color="auto"/>
            <w:left w:val="none" w:sz="0" w:space="0" w:color="auto"/>
            <w:bottom w:val="none" w:sz="0" w:space="0" w:color="auto"/>
            <w:right w:val="none" w:sz="0" w:space="0" w:color="auto"/>
          </w:divBdr>
        </w:div>
      </w:divsChild>
    </w:div>
    <w:div w:id="2139687905">
      <w:bodyDiv w:val="1"/>
      <w:marLeft w:val="0"/>
      <w:marRight w:val="0"/>
      <w:marTop w:val="0"/>
      <w:marBottom w:val="0"/>
      <w:divBdr>
        <w:top w:val="none" w:sz="0" w:space="0" w:color="auto"/>
        <w:left w:val="none" w:sz="0" w:space="0" w:color="auto"/>
        <w:bottom w:val="none" w:sz="0" w:space="0" w:color="auto"/>
        <w:right w:val="none" w:sz="0" w:space="0" w:color="auto"/>
      </w:divBdr>
    </w:div>
    <w:div w:id="2140218980">
      <w:bodyDiv w:val="1"/>
      <w:marLeft w:val="0"/>
      <w:marRight w:val="0"/>
      <w:marTop w:val="0"/>
      <w:marBottom w:val="0"/>
      <w:divBdr>
        <w:top w:val="none" w:sz="0" w:space="0" w:color="auto"/>
        <w:left w:val="none" w:sz="0" w:space="0" w:color="auto"/>
        <w:bottom w:val="none" w:sz="0" w:space="0" w:color="auto"/>
        <w:right w:val="none" w:sz="0" w:space="0" w:color="auto"/>
      </w:divBdr>
      <w:divsChild>
        <w:div w:id="541328706">
          <w:marLeft w:val="547"/>
          <w:marRight w:val="0"/>
          <w:marTop w:val="115"/>
          <w:marBottom w:val="0"/>
          <w:divBdr>
            <w:top w:val="none" w:sz="0" w:space="0" w:color="auto"/>
            <w:left w:val="none" w:sz="0" w:space="0" w:color="auto"/>
            <w:bottom w:val="none" w:sz="0" w:space="0" w:color="auto"/>
            <w:right w:val="none" w:sz="0" w:space="0" w:color="auto"/>
          </w:divBdr>
        </w:div>
        <w:div w:id="1603104672">
          <w:marLeft w:val="1800"/>
          <w:marRight w:val="0"/>
          <w:marTop w:val="67"/>
          <w:marBottom w:val="0"/>
          <w:divBdr>
            <w:top w:val="none" w:sz="0" w:space="0" w:color="auto"/>
            <w:left w:val="none" w:sz="0" w:space="0" w:color="auto"/>
            <w:bottom w:val="none" w:sz="0" w:space="0" w:color="auto"/>
            <w:right w:val="none" w:sz="0" w:space="0" w:color="auto"/>
          </w:divBdr>
        </w:div>
        <w:div w:id="1727945246">
          <w:marLeft w:val="1166"/>
          <w:marRight w:val="0"/>
          <w:marTop w:val="96"/>
          <w:marBottom w:val="0"/>
          <w:divBdr>
            <w:top w:val="none" w:sz="0" w:space="0" w:color="auto"/>
            <w:left w:val="none" w:sz="0" w:space="0" w:color="auto"/>
            <w:bottom w:val="none" w:sz="0" w:space="0" w:color="auto"/>
            <w:right w:val="none" w:sz="0" w:space="0" w:color="auto"/>
          </w:divBdr>
        </w:div>
      </w:divsChild>
    </w:div>
    <w:div w:id="2142267048">
      <w:bodyDiv w:val="1"/>
      <w:marLeft w:val="0"/>
      <w:marRight w:val="0"/>
      <w:marTop w:val="0"/>
      <w:marBottom w:val="0"/>
      <w:divBdr>
        <w:top w:val="none" w:sz="0" w:space="0" w:color="auto"/>
        <w:left w:val="none" w:sz="0" w:space="0" w:color="auto"/>
        <w:bottom w:val="none" w:sz="0" w:space="0" w:color="auto"/>
        <w:right w:val="none" w:sz="0" w:space="0" w:color="auto"/>
      </w:divBdr>
      <w:divsChild>
        <w:div w:id="2146770582">
          <w:marLeft w:val="0"/>
          <w:marRight w:val="0"/>
          <w:marTop w:val="0"/>
          <w:marBottom w:val="0"/>
          <w:divBdr>
            <w:top w:val="none" w:sz="0" w:space="0" w:color="auto"/>
            <w:left w:val="none" w:sz="0" w:space="0" w:color="auto"/>
            <w:bottom w:val="none" w:sz="0" w:space="0" w:color="auto"/>
            <w:right w:val="none" w:sz="0" w:space="0" w:color="auto"/>
          </w:divBdr>
        </w:div>
      </w:divsChild>
    </w:div>
    <w:div w:id="2142378486">
      <w:bodyDiv w:val="1"/>
      <w:marLeft w:val="0"/>
      <w:marRight w:val="0"/>
      <w:marTop w:val="0"/>
      <w:marBottom w:val="0"/>
      <w:divBdr>
        <w:top w:val="none" w:sz="0" w:space="0" w:color="auto"/>
        <w:left w:val="none" w:sz="0" w:space="0" w:color="auto"/>
        <w:bottom w:val="none" w:sz="0" w:space="0" w:color="auto"/>
        <w:right w:val="none" w:sz="0" w:space="0" w:color="auto"/>
      </w:divBdr>
    </w:div>
    <w:div w:id="2142534127">
      <w:bodyDiv w:val="1"/>
      <w:marLeft w:val="0"/>
      <w:marRight w:val="0"/>
      <w:marTop w:val="0"/>
      <w:marBottom w:val="0"/>
      <w:divBdr>
        <w:top w:val="none" w:sz="0" w:space="0" w:color="auto"/>
        <w:left w:val="none" w:sz="0" w:space="0" w:color="auto"/>
        <w:bottom w:val="none" w:sz="0" w:space="0" w:color="auto"/>
        <w:right w:val="none" w:sz="0" w:space="0" w:color="auto"/>
      </w:divBdr>
    </w:div>
    <w:div w:id="2142572091">
      <w:bodyDiv w:val="1"/>
      <w:marLeft w:val="0"/>
      <w:marRight w:val="0"/>
      <w:marTop w:val="0"/>
      <w:marBottom w:val="0"/>
      <w:divBdr>
        <w:top w:val="none" w:sz="0" w:space="0" w:color="auto"/>
        <w:left w:val="none" w:sz="0" w:space="0" w:color="auto"/>
        <w:bottom w:val="none" w:sz="0" w:space="0" w:color="auto"/>
        <w:right w:val="none" w:sz="0" w:space="0" w:color="auto"/>
      </w:divBdr>
    </w:div>
    <w:div w:id="2142963000">
      <w:bodyDiv w:val="1"/>
      <w:marLeft w:val="0"/>
      <w:marRight w:val="0"/>
      <w:marTop w:val="0"/>
      <w:marBottom w:val="0"/>
      <w:divBdr>
        <w:top w:val="none" w:sz="0" w:space="0" w:color="auto"/>
        <w:left w:val="none" w:sz="0" w:space="0" w:color="auto"/>
        <w:bottom w:val="none" w:sz="0" w:space="0" w:color="auto"/>
        <w:right w:val="none" w:sz="0" w:space="0" w:color="auto"/>
      </w:divBdr>
    </w:div>
    <w:div w:id="2143379346">
      <w:bodyDiv w:val="1"/>
      <w:marLeft w:val="0"/>
      <w:marRight w:val="0"/>
      <w:marTop w:val="0"/>
      <w:marBottom w:val="0"/>
      <w:divBdr>
        <w:top w:val="none" w:sz="0" w:space="0" w:color="auto"/>
        <w:left w:val="none" w:sz="0" w:space="0" w:color="auto"/>
        <w:bottom w:val="none" w:sz="0" w:space="0" w:color="auto"/>
        <w:right w:val="none" w:sz="0" w:space="0" w:color="auto"/>
      </w:divBdr>
    </w:div>
    <w:div w:id="2144148754">
      <w:bodyDiv w:val="1"/>
      <w:marLeft w:val="0"/>
      <w:marRight w:val="0"/>
      <w:marTop w:val="0"/>
      <w:marBottom w:val="0"/>
      <w:divBdr>
        <w:top w:val="none" w:sz="0" w:space="0" w:color="auto"/>
        <w:left w:val="none" w:sz="0" w:space="0" w:color="auto"/>
        <w:bottom w:val="none" w:sz="0" w:space="0" w:color="auto"/>
        <w:right w:val="none" w:sz="0" w:space="0" w:color="auto"/>
      </w:divBdr>
    </w:div>
    <w:div w:id="2145462186">
      <w:bodyDiv w:val="1"/>
      <w:marLeft w:val="0"/>
      <w:marRight w:val="0"/>
      <w:marTop w:val="0"/>
      <w:marBottom w:val="0"/>
      <w:divBdr>
        <w:top w:val="none" w:sz="0" w:space="0" w:color="auto"/>
        <w:left w:val="none" w:sz="0" w:space="0" w:color="auto"/>
        <w:bottom w:val="none" w:sz="0" w:space="0" w:color="auto"/>
        <w:right w:val="none" w:sz="0" w:space="0" w:color="auto"/>
      </w:divBdr>
      <w:divsChild>
        <w:div w:id="1911304422">
          <w:marLeft w:val="0"/>
          <w:marRight w:val="0"/>
          <w:marTop w:val="0"/>
          <w:marBottom w:val="0"/>
          <w:divBdr>
            <w:top w:val="none" w:sz="0" w:space="0" w:color="auto"/>
            <w:left w:val="none" w:sz="0" w:space="0" w:color="auto"/>
            <w:bottom w:val="none" w:sz="0" w:space="0" w:color="auto"/>
            <w:right w:val="none" w:sz="0" w:space="0" w:color="auto"/>
          </w:divBdr>
          <w:divsChild>
            <w:div w:id="254557885">
              <w:marLeft w:val="0"/>
              <w:marRight w:val="0"/>
              <w:marTop w:val="0"/>
              <w:marBottom w:val="0"/>
              <w:divBdr>
                <w:top w:val="none" w:sz="0" w:space="0" w:color="auto"/>
                <w:left w:val="none" w:sz="0" w:space="0" w:color="auto"/>
                <w:bottom w:val="none" w:sz="0" w:space="0" w:color="auto"/>
                <w:right w:val="none" w:sz="0" w:space="0" w:color="auto"/>
              </w:divBdr>
            </w:div>
            <w:div w:id="16557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7261">
      <w:bodyDiv w:val="1"/>
      <w:marLeft w:val="0"/>
      <w:marRight w:val="0"/>
      <w:marTop w:val="0"/>
      <w:marBottom w:val="0"/>
      <w:divBdr>
        <w:top w:val="none" w:sz="0" w:space="0" w:color="auto"/>
        <w:left w:val="none" w:sz="0" w:space="0" w:color="auto"/>
        <w:bottom w:val="none" w:sz="0" w:space="0" w:color="auto"/>
        <w:right w:val="none" w:sz="0" w:space="0" w:color="auto"/>
      </w:divBdr>
    </w:div>
    <w:div w:id="2146653160">
      <w:bodyDiv w:val="1"/>
      <w:marLeft w:val="0"/>
      <w:marRight w:val="0"/>
      <w:marTop w:val="0"/>
      <w:marBottom w:val="0"/>
      <w:divBdr>
        <w:top w:val="none" w:sz="0" w:space="0" w:color="auto"/>
        <w:left w:val="none" w:sz="0" w:space="0" w:color="auto"/>
        <w:bottom w:val="none" w:sz="0" w:space="0" w:color="auto"/>
        <w:right w:val="none" w:sz="0" w:space="0" w:color="auto"/>
      </w:divBdr>
      <w:divsChild>
        <w:div w:id="1212495696">
          <w:marLeft w:val="1166"/>
          <w:marRight w:val="0"/>
          <w:marTop w:val="115"/>
          <w:marBottom w:val="0"/>
          <w:divBdr>
            <w:top w:val="none" w:sz="0" w:space="0" w:color="auto"/>
            <w:left w:val="none" w:sz="0" w:space="0" w:color="auto"/>
            <w:bottom w:val="none" w:sz="0" w:space="0" w:color="auto"/>
            <w:right w:val="none" w:sz="0" w:space="0" w:color="auto"/>
          </w:divBdr>
        </w:div>
        <w:div w:id="1952393774">
          <w:marLeft w:val="547"/>
          <w:marRight w:val="0"/>
          <w:marTop w:val="115"/>
          <w:marBottom w:val="0"/>
          <w:divBdr>
            <w:top w:val="none" w:sz="0" w:space="0" w:color="auto"/>
            <w:left w:val="none" w:sz="0" w:space="0" w:color="auto"/>
            <w:bottom w:val="none" w:sz="0" w:space="0" w:color="auto"/>
            <w:right w:val="none" w:sz="0" w:space="0" w:color="auto"/>
          </w:divBdr>
        </w:div>
      </w:divsChild>
    </w:div>
    <w:div w:id="214724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hyperlink" Target="../Docs/R1-1807248.zip" TargetMode="External"/><Relationship Id="rId1827" Type="http://schemas.openxmlformats.org/officeDocument/2006/relationships/hyperlink" Target="../Docs/R1-1806073.zip" TargetMode="External"/><Relationship Id="rId21" Type="http://schemas.openxmlformats.org/officeDocument/2006/relationships/hyperlink" Target="../Docs/R1-1805819.zip" TargetMode="External"/><Relationship Id="rId2089" Type="http://schemas.openxmlformats.org/officeDocument/2006/relationships/hyperlink" Target="../Docs/R1-1807378.zip" TargetMode="External"/><Relationship Id="rId170" Type="http://schemas.openxmlformats.org/officeDocument/2006/relationships/hyperlink" Target="../Docs/R1-1807095.zip" TargetMode="External"/><Relationship Id="rId2296" Type="http://schemas.openxmlformats.org/officeDocument/2006/relationships/hyperlink" Target="../Docs/R1-1807388.zip" TargetMode="External"/><Relationship Id="rId268" Type="http://schemas.openxmlformats.org/officeDocument/2006/relationships/hyperlink" Target="../Docs/R1-1807007.zip" TargetMode="External"/><Relationship Id="rId475" Type="http://schemas.openxmlformats.org/officeDocument/2006/relationships/hyperlink" Target="../Docs/R1-1807858.zip" TargetMode="External"/><Relationship Id="rId682" Type="http://schemas.openxmlformats.org/officeDocument/2006/relationships/hyperlink" Target="../Docs/R1-1806447.zip" TargetMode="External"/><Relationship Id="rId2156" Type="http://schemas.openxmlformats.org/officeDocument/2006/relationships/hyperlink" Target="../Docs/R1-1807077.zip" TargetMode="External"/><Relationship Id="rId2363" Type="http://schemas.openxmlformats.org/officeDocument/2006/relationships/hyperlink" Target="../Docs/R1-1806648.zip" TargetMode="External"/><Relationship Id="rId2570" Type="http://schemas.openxmlformats.org/officeDocument/2006/relationships/hyperlink" Target="../Docs/R1-1807972.zip" TargetMode="External"/><Relationship Id="rId128" Type="http://schemas.openxmlformats.org/officeDocument/2006/relationships/hyperlink" Target="../Docs/R1-1807500.zip" TargetMode="External"/><Relationship Id="rId335" Type="http://schemas.openxmlformats.org/officeDocument/2006/relationships/image" Target="media/image4.wmf"/><Relationship Id="rId542" Type="http://schemas.openxmlformats.org/officeDocument/2006/relationships/hyperlink" Target="../Docs/R1-1805975.zip" TargetMode="External"/><Relationship Id="rId987" Type="http://schemas.openxmlformats.org/officeDocument/2006/relationships/oleObject" Target="embeddings/oleObject29.bin"/><Relationship Id="rId1172" Type="http://schemas.openxmlformats.org/officeDocument/2006/relationships/hyperlink" Target="../Docs/R1-1807344.zip" TargetMode="External"/><Relationship Id="rId2016" Type="http://schemas.openxmlformats.org/officeDocument/2006/relationships/hyperlink" Target="../Docs/R1-1807803.zip" TargetMode="External"/><Relationship Id="rId2223" Type="http://schemas.openxmlformats.org/officeDocument/2006/relationships/hyperlink" Target="http://www.3gpp.org/ftp/tsg_ran/TSG_RAN/TSGR_77/Docs/RP-172021.zip" TargetMode="External"/><Relationship Id="rId2430" Type="http://schemas.openxmlformats.org/officeDocument/2006/relationships/hyperlink" Target="../Docs/R1-1807398.zip" TargetMode="External"/><Relationship Id="rId402" Type="http://schemas.openxmlformats.org/officeDocument/2006/relationships/hyperlink" Target="../Docs/R1-1805849.zip" TargetMode="External"/><Relationship Id="rId847" Type="http://schemas.openxmlformats.org/officeDocument/2006/relationships/hyperlink" Target="../Docs/R1-1807747.zip" TargetMode="External"/><Relationship Id="rId1032" Type="http://schemas.openxmlformats.org/officeDocument/2006/relationships/hyperlink" Target="../Docs/R1-1807654.zip" TargetMode="External"/><Relationship Id="rId1477" Type="http://schemas.openxmlformats.org/officeDocument/2006/relationships/hyperlink" Target="../Docs/R1-1807732.zip" TargetMode="External"/><Relationship Id="rId1684" Type="http://schemas.openxmlformats.org/officeDocument/2006/relationships/hyperlink" Target="../Docs/R1-1807600.zip" TargetMode="External"/><Relationship Id="rId1891" Type="http://schemas.openxmlformats.org/officeDocument/2006/relationships/hyperlink" Target="../Docs/R1-1806829.zip" TargetMode="External"/><Relationship Id="rId2528" Type="http://schemas.openxmlformats.org/officeDocument/2006/relationships/hyperlink" Target="../Docs/R1-1805810.zip" TargetMode="External"/><Relationship Id="rId707" Type="http://schemas.openxmlformats.org/officeDocument/2006/relationships/hyperlink" Target="../Docs/R1-1806496.zip" TargetMode="External"/><Relationship Id="rId914" Type="http://schemas.openxmlformats.org/officeDocument/2006/relationships/oleObject" Target="embeddings/oleObject16.bin"/><Relationship Id="rId1337" Type="http://schemas.openxmlformats.org/officeDocument/2006/relationships/oleObject" Target="embeddings/oleObject110.bin"/><Relationship Id="rId1544" Type="http://schemas.openxmlformats.org/officeDocument/2006/relationships/hyperlink" Target="../Docs/R1-1806518.zip" TargetMode="External"/><Relationship Id="rId1751" Type="http://schemas.openxmlformats.org/officeDocument/2006/relationships/hyperlink" Target="../Docs/R1-1806814.zip" TargetMode="External"/><Relationship Id="rId1989" Type="http://schemas.openxmlformats.org/officeDocument/2006/relationships/hyperlink" Target="../Docs/R1-1806138.zip" TargetMode="External"/><Relationship Id="rId43" Type="http://schemas.openxmlformats.org/officeDocument/2006/relationships/hyperlink" Target="../Docs/R1-1805811.zip" TargetMode="External"/><Relationship Id="rId1404" Type="http://schemas.openxmlformats.org/officeDocument/2006/relationships/hyperlink" Target="../Docs/R1-1807668.zip" TargetMode="External"/><Relationship Id="rId1611" Type="http://schemas.openxmlformats.org/officeDocument/2006/relationships/hyperlink" Target="../Docs/R1-1806295.zip" TargetMode="External"/><Relationship Id="rId1849" Type="http://schemas.openxmlformats.org/officeDocument/2006/relationships/hyperlink" Target="../Docs/R1-1807370.zip" TargetMode="External"/><Relationship Id="rId192" Type="http://schemas.openxmlformats.org/officeDocument/2006/relationships/hyperlink" Target="../Docs/R1-1807322.zip" TargetMode="External"/><Relationship Id="rId1709" Type="http://schemas.openxmlformats.org/officeDocument/2006/relationships/hyperlink" Target="../Docs/R1-1806895.zip" TargetMode="External"/><Relationship Id="rId1916" Type="http://schemas.openxmlformats.org/officeDocument/2006/relationships/hyperlink" Target="../Docs/R1-1806966.zip" TargetMode="External"/><Relationship Id="rId497" Type="http://schemas.openxmlformats.org/officeDocument/2006/relationships/hyperlink" Target="../Docs/R1-1806687.zip" TargetMode="External"/><Relationship Id="rId2080" Type="http://schemas.openxmlformats.org/officeDocument/2006/relationships/hyperlink" Target="../Docs/R1-1805841.zip" TargetMode="External"/><Relationship Id="rId2178" Type="http://schemas.openxmlformats.org/officeDocument/2006/relationships/hyperlink" Target="../Docs/R1-1806820.zip" TargetMode="External"/><Relationship Id="rId2385" Type="http://schemas.openxmlformats.org/officeDocument/2006/relationships/hyperlink" Target="http://www.3gpp.org/ftp/tsg_ran/TSG_RAN/TSGR_78/Docs/RP-172290.zip" TargetMode="External"/><Relationship Id="rId357" Type="http://schemas.openxmlformats.org/officeDocument/2006/relationships/hyperlink" Target="../Docs/R1-1806574.zip" TargetMode="External"/><Relationship Id="rId1194" Type="http://schemas.openxmlformats.org/officeDocument/2006/relationships/oleObject" Target="embeddings/oleObject63.bin"/><Relationship Id="rId2038" Type="http://schemas.openxmlformats.org/officeDocument/2006/relationships/hyperlink" Target="../Docs/R1-1806473.zip" TargetMode="External"/><Relationship Id="rId2592" Type="http://schemas.openxmlformats.org/officeDocument/2006/relationships/hyperlink" Target="../Docs/R1-1807936.zip" TargetMode="External"/><Relationship Id="rId217" Type="http://schemas.openxmlformats.org/officeDocument/2006/relationships/hyperlink" Target="../Docs/R1-1807430.zip" TargetMode="External"/><Relationship Id="rId564" Type="http://schemas.openxmlformats.org/officeDocument/2006/relationships/oleObject" Target="embeddings/oleObject7.bin"/><Relationship Id="rId771" Type="http://schemas.openxmlformats.org/officeDocument/2006/relationships/hyperlink" Target="../Docs/R1-1805943.zip" TargetMode="External"/><Relationship Id="rId869" Type="http://schemas.openxmlformats.org/officeDocument/2006/relationships/hyperlink" Target="../Docs/R1-1807333.zip" TargetMode="External"/><Relationship Id="rId1499" Type="http://schemas.openxmlformats.org/officeDocument/2006/relationships/hyperlink" Target="../Docs/R1-1807247.zip" TargetMode="External"/><Relationship Id="rId2245" Type="http://schemas.openxmlformats.org/officeDocument/2006/relationships/hyperlink" Target="../Docs/R1-1806083.zip" TargetMode="External"/><Relationship Id="rId2452" Type="http://schemas.openxmlformats.org/officeDocument/2006/relationships/hyperlink" Target="../Docs/R1-1805933.zip" TargetMode="External"/><Relationship Id="rId424" Type="http://schemas.openxmlformats.org/officeDocument/2006/relationships/hyperlink" Target="../Docs/R1-1805979.zip" TargetMode="External"/><Relationship Id="rId631" Type="http://schemas.openxmlformats.org/officeDocument/2006/relationships/hyperlink" Target="../Docs/R1-1807519.zip" TargetMode="External"/><Relationship Id="rId729" Type="http://schemas.openxmlformats.org/officeDocument/2006/relationships/hyperlink" Target="../Docs/R1-1806782.zip" TargetMode="External"/><Relationship Id="rId1054" Type="http://schemas.openxmlformats.org/officeDocument/2006/relationships/hyperlink" Target="../Docs/R1-1806216.zip" TargetMode="External"/><Relationship Id="rId1261" Type="http://schemas.openxmlformats.org/officeDocument/2006/relationships/oleObject" Target="embeddings/oleObject83.bin"/><Relationship Id="rId1359" Type="http://schemas.openxmlformats.org/officeDocument/2006/relationships/hyperlink" Target="../Docs/R1-1807754.zip" TargetMode="External"/><Relationship Id="rId2105" Type="http://schemas.openxmlformats.org/officeDocument/2006/relationships/hyperlink" Target="../Docs/R1-1806753.zip" TargetMode="External"/><Relationship Id="rId2312" Type="http://schemas.openxmlformats.org/officeDocument/2006/relationships/hyperlink" Target="../Docs/R1-1806989.zip" TargetMode="External"/><Relationship Id="rId936" Type="http://schemas.openxmlformats.org/officeDocument/2006/relationships/hyperlink" Target="../Docs/R1-1805890.zip" TargetMode="External"/><Relationship Id="rId1121" Type="http://schemas.openxmlformats.org/officeDocument/2006/relationships/hyperlink" Target="../Docs/R1-1806841.zip" TargetMode="External"/><Relationship Id="rId1219" Type="http://schemas.openxmlformats.org/officeDocument/2006/relationships/hyperlink" Target="../Docs/R1-1807691.zip" TargetMode="External"/><Relationship Id="rId1566" Type="http://schemas.openxmlformats.org/officeDocument/2006/relationships/hyperlink" Target="../Docs/R1-1807821.zip" TargetMode="External"/><Relationship Id="rId1773" Type="http://schemas.openxmlformats.org/officeDocument/2006/relationships/hyperlink" Target="../Docs/R1-1806902.zip" TargetMode="External"/><Relationship Id="rId1980" Type="http://schemas.openxmlformats.org/officeDocument/2006/relationships/hyperlink" Target="../Docs/R1-1806011.zip" TargetMode="External"/><Relationship Id="rId2617" Type="http://schemas.openxmlformats.org/officeDocument/2006/relationships/hyperlink" Target="../Docs/R1-1807923.zip" TargetMode="External"/><Relationship Id="rId65" Type="http://schemas.openxmlformats.org/officeDocument/2006/relationships/hyperlink" Target="../Docs/R1-1805869.zip" TargetMode="External"/><Relationship Id="rId1426" Type="http://schemas.openxmlformats.org/officeDocument/2006/relationships/hyperlink" Target="../Docs/R1-1806727.zip" TargetMode="External"/><Relationship Id="rId1633" Type="http://schemas.openxmlformats.org/officeDocument/2006/relationships/oleObject" Target="embeddings/oleObject140.bin"/><Relationship Id="rId1840" Type="http://schemas.openxmlformats.org/officeDocument/2006/relationships/hyperlink" Target="../Docs/R1-1807399.zip" TargetMode="External"/><Relationship Id="rId1700" Type="http://schemas.openxmlformats.org/officeDocument/2006/relationships/hyperlink" Target="../Docs/R1-1806899.zip" TargetMode="External"/><Relationship Id="rId1938" Type="http://schemas.openxmlformats.org/officeDocument/2006/relationships/hyperlink" Target="../Docs/R1-1806792.zip" TargetMode="External"/><Relationship Id="rId281" Type="http://schemas.openxmlformats.org/officeDocument/2006/relationships/hyperlink" Target="../Docs/R1-1806445.zip" TargetMode="External"/><Relationship Id="rId141" Type="http://schemas.openxmlformats.org/officeDocument/2006/relationships/hyperlink" Target="../Docs/R1-1805976.zip" TargetMode="External"/><Relationship Id="rId379" Type="http://schemas.openxmlformats.org/officeDocument/2006/relationships/hyperlink" Target="../Docs/R1-1806863.zip" TargetMode="External"/><Relationship Id="rId586" Type="http://schemas.openxmlformats.org/officeDocument/2006/relationships/hyperlink" Target="../Docs/R1-1805863.zip" TargetMode="External"/><Relationship Id="rId793" Type="http://schemas.openxmlformats.org/officeDocument/2006/relationships/hyperlink" Target="../Docs/R1-1807749.zip" TargetMode="External"/><Relationship Id="rId2267" Type="http://schemas.openxmlformats.org/officeDocument/2006/relationships/hyperlink" Target="../Docs/R1-1806315.zip" TargetMode="External"/><Relationship Id="rId2474" Type="http://schemas.openxmlformats.org/officeDocument/2006/relationships/hyperlink" Target="../Docs/R1-1806333.zip" TargetMode="External"/><Relationship Id="rId7" Type="http://schemas.openxmlformats.org/officeDocument/2006/relationships/webSettings" Target="webSettings.xml"/><Relationship Id="rId239" Type="http://schemas.openxmlformats.org/officeDocument/2006/relationships/hyperlink" Target="../Docs/R1-1806579.zip" TargetMode="External"/><Relationship Id="rId446" Type="http://schemas.openxmlformats.org/officeDocument/2006/relationships/hyperlink" Target="../Docs/R1-1807105.zip" TargetMode="External"/><Relationship Id="rId653" Type="http://schemas.openxmlformats.org/officeDocument/2006/relationships/hyperlink" Target="../Docs/R1-1806457.zip" TargetMode="External"/><Relationship Id="rId1076" Type="http://schemas.openxmlformats.org/officeDocument/2006/relationships/hyperlink" Target="../Docs/R1-1806217.zip" TargetMode="External"/><Relationship Id="rId1283" Type="http://schemas.openxmlformats.org/officeDocument/2006/relationships/image" Target="media/image110.wmf"/><Relationship Id="rId1490" Type="http://schemas.openxmlformats.org/officeDocument/2006/relationships/hyperlink" Target="../Docs/R1-1806655.zip" TargetMode="External"/><Relationship Id="rId2127" Type="http://schemas.openxmlformats.org/officeDocument/2006/relationships/hyperlink" Target="../Docs/R1-1806982.zip" TargetMode="External"/><Relationship Id="rId2334" Type="http://schemas.openxmlformats.org/officeDocument/2006/relationships/hyperlink" Target="../Docs/R1-1806990.zip" TargetMode="External"/><Relationship Id="rId306" Type="http://schemas.openxmlformats.org/officeDocument/2006/relationships/hyperlink" Target="../Docs/R1-1807482.zip" TargetMode="External"/><Relationship Id="rId860" Type="http://schemas.openxmlformats.org/officeDocument/2006/relationships/hyperlink" Target="../Docs/R1-1806606.zip" TargetMode="External"/><Relationship Id="rId958" Type="http://schemas.openxmlformats.org/officeDocument/2006/relationships/hyperlink" Target="../Docs/R1-1806039.zip" TargetMode="External"/><Relationship Id="rId1143" Type="http://schemas.openxmlformats.org/officeDocument/2006/relationships/hyperlink" Target="../Docs/R1-1806124.zip" TargetMode="External"/><Relationship Id="rId1588" Type="http://schemas.openxmlformats.org/officeDocument/2006/relationships/hyperlink" Target="../Docs/R1-1807061.zip" TargetMode="External"/><Relationship Id="rId1795" Type="http://schemas.openxmlformats.org/officeDocument/2006/relationships/hyperlink" Target="../Docs/R1-1807667.zip" TargetMode="External"/><Relationship Id="rId2541" Type="http://schemas.openxmlformats.org/officeDocument/2006/relationships/hyperlink" Target="../Docs/R1-1805818.zip" TargetMode="External"/><Relationship Id="rId87" Type="http://schemas.openxmlformats.org/officeDocument/2006/relationships/hyperlink" Target="../Docs/R1-1807627.zip" TargetMode="External"/><Relationship Id="rId513" Type="http://schemas.openxmlformats.org/officeDocument/2006/relationships/hyperlink" Target="../Docs/R1-1805999.zip" TargetMode="External"/><Relationship Id="rId720" Type="http://schemas.openxmlformats.org/officeDocument/2006/relationships/hyperlink" Target="../Docs/R1-1805941.zip" TargetMode="External"/><Relationship Id="rId818" Type="http://schemas.openxmlformats.org/officeDocument/2006/relationships/image" Target="media/image40.wmf"/><Relationship Id="rId1350" Type="http://schemas.openxmlformats.org/officeDocument/2006/relationships/hyperlink" Target="../Docs/R1-1806512.zip" TargetMode="External"/><Relationship Id="rId1448" Type="http://schemas.openxmlformats.org/officeDocument/2006/relationships/hyperlink" Target="../Docs/R1-1806288.zip" TargetMode="External"/><Relationship Id="rId1655" Type="http://schemas.openxmlformats.org/officeDocument/2006/relationships/hyperlink" Target="../Docs/R1-1806064.zip" TargetMode="External"/><Relationship Id="rId2401" Type="http://schemas.openxmlformats.org/officeDocument/2006/relationships/hyperlink" Target="../Docs/R1-1806859.zip" TargetMode="External"/><Relationship Id="rId1003" Type="http://schemas.openxmlformats.org/officeDocument/2006/relationships/oleObject" Target="embeddings/oleObject39.bin"/><Relationship Id="rId1210" Type="http://schemas.openxmlformats.org/officeDocument/2006/relationships/hyperlink" Target="../Docs/R1-1806283.zip" TargetMode="External"/><Relationship Id="rId1308" Type="http://schemas.openxmlformats.org/officeDocument/2006/relationships/hyperlink" Target="../Docs/R1-1807347.zip" TargetMode="External"/><Relationship Id="rId1862" Type="http://schemas.openxmlformats.org/officeDocument/2006/relationships/hyperlink" Target="../Docs/R1-1806302.zip" TargetMode="External"/><Relationship Id="rId1515" Type="http://schemas.openxmlformats.org/officeDocument/2006/relationships/hyperlink" Target="../Docs/R1-1806656.zip" TargetMode="External"/><Relationship Id="rId1722" Type="http://schemas.openxmlformats.org/officeDocument/2006/relationships/hyperlink" Target="../Docs/R1-1806625.zip" TargetMode="External"/><Relationship Id="rId14" Type="http://schemas.openxmlformats.org/officeDocument/2006/relationships/hyperlink" Target="../Docs/R1-1805800.zip" TargetMode="External"/><Relationship Id="rId2191" Type="http://schemas.openxmlformats.org/officeDocument/2006/relationships/image" Target="media/image192.wmf"/><Relationship Id="rId163" Type="http://schemas.openxmlformats.org/officeDocument/2006/relationships/hyperlink" Target="../Docs/R1-1806936.zip" TargetMode="External"/><Relationship Id="rId370" Type="http://schemas.openxmlformats.org/officeDocument/2006/relationships/hyperlink" Target="../Docs/R1-1806101.zip" TargetMode="External"/><Relationship Id="rId2051" Type="http://schemas.openxmlformats.org/officeDocument/2006/relationships/hyperlink" Target="../Docs/R1-1807864.zip" TargetMode="External"/><Relationship Id="rId2289" Type="http://schemas.openxmlformats.org/officeDocument/2006/relationships/hyperlink" Target="../Docs/R1-1806760.zip" TargetMode="External"/><Relationship Id="rId2496" Type="http://schemas.openxmlformats.org/officeDocument/2006/relationships/hyperlink" Target="../Docs/R1-1806653.zip" TargetMode="External"/><Relationship Id="rId230" Type="http://schemas.openxmlformats.org/officeDocument/2006/relationships/hyperlink" Target="../Docs/R1-1807299.zip" TargetMode="External"/><Relationship Id="rId468" Type="http://schemas.openxmlformats.org/officeDocument/2006/relationships/hyperlink" Target="../Docs/R1-1806920.zip" TargetMode="External"/><Relationship Id="rId675" Type="http://schemas.openxmlformats.org/officeDocument/2006/relationships/hyperlink" Target="../Docs/R1-1807571.zip" TargetMode="External"/><Relationship Id="rId882" Type="http://schemas.openxmlformats.org/officeDocument/2006/relationships/hyperlink" Target="../Docs/R1-1806407.zip" TargetMode="External"/><Relationship Id="rId1098" Type="http://schemas.openxmlformats.org/officeDocument/2006/relationships/hyperlink" Target="../Docs/R1-1806208.zip" TargetMode="External"/><Relationship Id="rId2149" Type="http://schemas.openxmlformats.org/officeDocument/2006/relationships/hyperlink" Target="../Docs/R1-1806935.zip" TargetMode="External"/><Relationship Id="rId2356" Type="http://schemas.openxmlformats.org/officeDocument/2006/relationships/hyperlink" Target="../Docs/R1-1806111.zip" TargetMode="External"/><Relationship Id="rId2563" Type="http://schemas.openxmlformats.org/officeDocument/2006/relationships/hyperlink" Target="../Docs/R1-1807805.zip" TargetMode="External"/><Relationship Id="rId328" Type="http://schemas.openxmlformats.org/officeDocument/2006/relationships/hyperlink" Target="../Docs/R1-1806482.zip" TargetMode="External"/><Relationship Id="rId535" Type="http://schemas.openxmlformats.org/officeDocument/2006/relationships/hyperlink" Target="../Docs/R1-1806163.zip" TargetMode="External"/><Relationship Id="rId742" Type="http://schemas.openxmlformats.org/officeDocument/2006/relationships/image" Target="media/image29.wmf"/><Relationship Id="rId1165" Type="http://schemas.openxmlformats.org/officeDocument/2006/relationships/hyperlink" Target="../Docs/R1-1807188.zip" TargetMode="External"/><Relationship Id="rId1372" Type="http://schemas.openxmlformats.org/officeDocument/2006/relationships/oleObject" Target="embeddings/oleObject119.bin"/><Relationship Id="rId2009" Type="http://schemas.openxmlformats.org/officeDocument/2006/relationships/image" Target="media/image188.wmf"/><Relationship Id="rId2216" Type="http://schemas.openxmlformats.org/officeDocument/2006/relationships/hyperlink" Target="../Docs/R1-1807079.zip" TargetMode="External"/><Relationship Id="rId2423" Type="http://schemas.openxmlformats.org/officeDocument/2006/relationships/hyperlink" Target="../Docs/R1-1806833.zip" TargetMode="External"/><Relationship Id="rId602" Type="http://schemas.openxmlformats.org/officeDocument/2006/relationships/hyperlink" Target="../Docs/R1-1806597.zip" TargetMode="External"/><Relationship Id="rId1025" Type="http://schemas.openxmlformats.org/officeDocument/2006/relationships/hyperlink" Target="../Docs/R1-1806711.zip" TargetMode="External"/><Relationship Id="rId1232" Type="http://schemas.openxmlformats.org/officeDocument/2006/relationships/image" Target="media/image84.wmf"/><Relationship Id="rId1677" Type="http://schemas.openxmlformats.org/officeDocument/2006/relationships/hyperlink" Target="../Docs/R1-1807064.zip" TargetMode="External"/><Relationship Id="rId1884" Type="http://schemas.openxmlformats.org/officeDocument/2006/relationships/hyperlink" Target="../Docs/R1-1806303.zip" TargetMode="External"/><Relationship Id="rId907" Type="http://schemas.openxmlformats.org/officeDocument/2006/relationships/hyperlink" Target="../Docs/R1-1807176.zip" TargetMode="External"/><Relationship Id="rId1537" Type="http://schemas.openxmlformats.org/officeDocument/2006/relationships/hyperlink" Target="../Docs/R1-1806130.zip" TargetMode="External"/><Relationship Id="rId1744" Type="http://schemas.openxmlformats.org/officeDocument/2006/relationships/hyperlink" Target="../Docs/R1-1806343.zip" TargetMode="External"/><Relationship Id="rId1951" Type="http://schemas.openxmlformats.org/officeDocument/2006/relationships/hyperlink" Target="../Docs/R1-1807376.zip" TargetMode="External"/><Relationship Id="rId36" Type="http://schemas.openxmlformats.org/officeDocument/2006/relationships/hyperlink" Target="../Docs/R1-1806908.zip" TargetMode="External"/><Relationship Id="rId1604" Type="http://schemas.openxmlformats.org/officeDocument/2006/relationships/oleObject" Target="embeddings/oleObject136.bin"/><Relationship Id="rId185" Type="http://schemas.openxmlformats.org/officeDocument/2006/relationships/hyperlink" Target="../Docs/R1-1807545.zip" TargetMode="External"/><Relationship Id="rId1811" Type="http://schemas.openxmlformats.org/officeDocument/2006/relationships/hyperlink" Target="../Docs/R1-1806629.zip" TargetMode="External"/><Relationship Id="rId1909" Type="http://schemas.openxmlformats.org/officeDocument/2006/relationships/hyperlink" Target="../Docs/R1-1807163.zip" TargetMode="External"/><Relationship Id="rId392" Type="http://schemas.openxmlformats.org/officeDocument/2006/relationships/hyperlink" Target="../Docs/R1-1807310.zip" TargetMode="External"/><Relationship Id="rId697" Type="http://schemas.openxmlformats.org/officeDocument/2006/relationships/hyperlink" Target="../Docs/R1-1807154.zip" TargetMode="External"/><Relationship Id="rId2073" Type="http://schemas.openxmlformats.org/officeDocument/2006/relationships/hyperlink" Target="../Docs/R1-1807167.zip" TargetMode="External"/><Relationship Id="rId2280" Type="http://schemas.openxmlformats.org/officeDocument/2006/relationships/hyperlink" Target="../Docs/R1-1807387.zip" TargetMode="External"/><Relationship Id="rId2378" Type="http://schemas.openxmlformats.org/officeDocument/2006/relationships/hyperlink" Target="../Docs/R1-1806260.zip" TargetMode="External"/><Relationship Id="rId252" Type="http://schemas.openxmlformats.org/officeDocument/2006/relationships/hyperlink" Target="../Docs/R1-1807553.zip" TargetMode="External"/><Relationship Id="rId1187" Type="http://schemas.openxmlformats.org/officeDocument/2006/relationships/image" Target="media/image68.wmf"/><Relationship Id="rId2140" Type="http://schemas.openxmlformats.org/officeDocument/2006/relationships/hyperlink" Target="../Docs/R1-1806246.zip" TargetMode="External"/><Relationship Id="rId2585" Type="http://schemas.openxmlformats.org/officeDocument/2006/relationships/hyperlink" Target="../Docs/R1-1807942.zip" TargetMode="External"/><Relationship Id="rId112" Type="http://schemas.openxmlformats.org/officeDocument/2006/relationships/hyperlink" Target="../Docs/R1-1807451.zip" TargetMode="External"/><Relationship Id="rId557" Type="http://schemas.openxmlformats.org/officeDocument/2006/relationships/oleObject" Target="embeddings/oleObject4.bin"/><Relationship Id="rId764" Type="http://schemas.openxmlformats.org/officeDocument/2006/relationships/image" Target="media/image35.wmf"/><Relationship Id="rId971" Type="http://schemas.openxmlformats.org/officeDocument/2006/relationships/hyperlink" Target="../Docs/R1-1805825.zip" TargetMode="External"/><Relationship Id="rId1394" Type="http://schemas.openxmlformats.org/officeDocument/2006/relationships/hyperlink" Target="../Docs/R1-1806613.zip" TargetMode="External"/><Relationship Id="rId1699" Type="http://schemas.openxmlformats.org/officeDocument/2006/relationships/hyperlink" Target="../Docs/R1-1806866.zip" TargetMode="External"/><Relationship Id="rId2000" Type="http://schemas.openxmlformats.org/officeDocument/2006/relationships/hyperlink" Target="../Docs/R1-1806959.zip" TargetMode="External"/><Relationship Id="rId2238" Type="http://schemas.openxmlformats.org/officeDocument/2006/relationships/hyperlink" Target="../Docs/R1-1806905.zip" TargetMode="External"/><Relationship Id="rId2445" Type="http://schemas.openxmlformats.org/officeDocument/2006/relationships/hyperlink" Target="../Docs/R1-1807283.zip" TargetMode="External"/><Relationship Id="rId417" Type="http://schemas.openxmlformats.org/officeDocument/2006/relationships/hyperlink" Target="../Docs/R1-1806559.zip" TargetMode="External"/><Relationship Id="rId624" Type="http://schemas.openxmlformats.org/officeDocument/2006/relationships/hyperlink" Target="../Docs/R1-1807120.zip" TargetMode="External"/><Relationship Id="rId831" Type="http://schemas.openxmlformats.org/officeDocument/2006/relationships/hyperlink" Target="../Docs/R1-1806704.zip" TargetMode="External"/><Relationship Id="rId1047" Type="http://schemas.openxmlformats.org/officeDocument/2006/relationships/hyperlink" Target="../Docs/R1-1807648.zip" TargetMode="External"/><Relationship Id="rId1254" Type="http://schemas.openxmlformats.org/officeDocument/2006/relationships/image" Target="media/image95.wmf"/><Relationship Id="rId1461" Type="http://schemas.openxmlformats.org/officeDocument/2006/relationships/hyperlink" Target="../Docs/R1-1807709.zip" TargetMode="External"/><Relationship Id="rId2305" Type="http://schemas.openxmlformats.org/officeDocument/2006/relationships/hyperlink" Target="../Docs/R1-1806569.zip" TargetMode="External"/><Relationship Id="rId2512" Type="http://schemas.openxmlformats.org/officeDocument/2006/relationships/hyperlink" Target="../Docs/R1-1807680.zip" TargetMode="External"/><Relationship Id="rId929" Type="http://schemas.openxmlformats.org/officeDocument/2006/relationships/image" Target="media/image54.wmf"/><Relationship Id="rId1114" Type="http://schemas.openxmlformats.org/officeDocument/2006/relationships/hyperlink" Target="../Docs/R1-1806354.zip" TargetMode="External"/><Relationship Id="rId1321" Type="http://schemas.openxmlformats.org/officeDocument/2006/relationships/oleObject" Target="embeddings/oleObject102.bin"/><Relationship Id="rId1559" Type="http://schemas.openxmlformats.org/officeDocument/2006/relationships/hyperlink" Target="../Docs/R1-1805901.zip" TargetMode="External"/><Relationship Id="rId1766" Type="http://schemas.openxmlformats.org/officeDocument/2006/relationships/hyperlink" Target="../Docs/R1-1806369.zip" TargetMode="External"/><Relationship Id="rId1973" Type="http://schemas.openxmlformats.org/officeDocument/2006/relationships/hyperlink" Target="../Docs/R1-1806977.zip" TargetMode="External"/><Relationship Id="rId58" Type="http://schemas.openxmlformats.org/officeDocument/2006/relationships/hyperlink" Target="../Docs/R1-1807651.zip" TargetMode="External"/><Relationship Id="rId1419" Type="http://schemas.openxmlformats.org/officeDocument/2006/relationships/hyperlink" Target="../Docs/R1-1805836.zip" TargetMode="External"/><Relationship Id="rId1626" Type="http://schemas.openxmlformats.org/officeDocument/2006/relationships/image" Target="media/image160.wmf"/><Relationship Id="rId1833" Type="http://schemas.openxmlformats.org/officeDocument/2006/relationships/hyperlink" Target="../Docs/R1-1806740.zip" TargetMode="External"/><Relationship Id="rId1900" Type="http://schemas.openxmlformats.org/officeDocument/2006/relationships/image" Target="media/image181.wmf"/><Relationship Id="rId2095" Type="http://schemas.openxmlformats.org/officeDocument/2006/relationships/hyperlink" Target="../Docs/R1-1805909.zip" TargetMode="External"/><Relationship Id="rId274" Type="http://schemas.openxmlformats.org/officeDocument/2006/relationships/hyperlink" Target="../Docs/R1-1806580.zip" TargetMode="External"/><Relationship Id="rId481" Type="http://schemas.openxmlformats.org/officeDocument/2006/relationships/hyperlink" Target="../Docs/R1-1805983.zip" TargetMode="External"/><Relationship Id="rId2162" Type="http://schemas.openxmlformats.org/officeDocument/2006/relationships/hyperlink" Target="../Docs/R1-1807826.zip" TargetMode="External"/><Relationship Id="rId134" Type="http://schemas.openxmlformats.org/officeDocument/2006/relationships/hyperlink" Target="../Docs/R1-1807480.zip" TargetMode="External"/><Relationship Id="rId579" Type="http://schemas.openxmlformats.org/officeDocument/2006/relationships/image" Target="media/image14.wmf"/><Relationship Id="rId786" Type="http://schemas.openxmlformats.org/officeDocument/2006/relationships/hyperlink" Target="../Docs/R1-1806603.zip" TargetMode="External"/><Relationship Id="rId993" Type="http://schemas.openxmlformats.org/officeDocument/2006/relationships/oleObject" Target="embeddings/oleObject34.bin"/><Relationship Id="rId2467" Type="http://schemas.openxmlformats.org/officeDocument/2006/relationships/hyperlink" Target="../Docs/R1-1806326.zip" TargetMode="External"/><Relationship Id="rId341" Type="http://schemas.openxmlformats.org/officeDocument/2006/relationships/hyperlink" Target="../Docs/R1-1806125.zip" TargetMode="External"/><Relationship Id="rId439" Type="http://schemas.openxmlformats.org/officeDocument/2006/relationships/hyperlink" Target="../Docs/R1-1806175.zip" TargetMode="External"/><Relationship Id="rId646" Type="http://schemas.openxmlformats.org/officeDocument/2006/relationships/hyperlink" Target="../Docs/R1-1806769.zip" TargetMode="External"/><Relationship Id="rId1069" Type="http://schemas.openxmlformats.org/officeDocument/2006/relationships/hyperlink" Target="../Docs/R1-1807340.zip" TargetMode="External"/><Relationship Id="rId1276" Type="http://schemas.openxmlformats.org/officeDocument/2006/relationships/image" Target="media/image106.wmf"/><Relationship Id="rId1483" Type="http://schemas.openxmlformats.org/officeDocument/2006/relationships/hyperlink" Target="../Docs/R1-1806019.zip" TargetMode="External"/><Relationship Id="rId2022" Type="http://schemas.openxmlformats.org/officeDocument/2006/relationships/hyperlink" Target="../Docs/R1-1806993.zip" TargetMode="External"/><Relationship Id="rId2327" Type="http://schemas.openxmlformats.org/officeDocument/2006/relationships/hyperlink" Target="../Docs/R1-1806463.zip" TargetMode="External"/><Relationship Id="rId201" Type="http://schemas.openxmlformats.org/officeDocument/2006/relationships/hyperlink" Target="../Docs/R1-1807461.zip" TargetMode="External"/><Relationship Id="rId506" Type="http://schemas.openxmlformats.org/officeDocument/2006/relationships/hyperlink" Target="../Docs/R1-1806193.zip" TargetMode="External"/><Relationship Id="rId853" Type="http://schemas.openxmlformats.org/officeDocument/2006/relationships/hyperlink" Target="../Docs/R1-1807897.zip" TargetMode="External"/><Relationship Id="rId1136" Type="http://schemas.openxmlformats.org/officeDocument/2006/relationships/hyperlink" Target="../Docs/R1-1806976.zip" TargetMode="External"/><Relationship Id="rId1690" Type="http://schemas.openxmlformats.org/officeDocument/2006/relationships/hyperlink" Target="../Docs/R1-1806065.zip" TargetMode="External"/><Relationship Id="rId1788" Type="http://schemas.openxmlformats.org/officeDocument/2006/relationships/hyperlink" Target="../Docs/R1-1806384.zip" TargetMode="External"/><Relationship Id="rId1995" Type="http://schemas.openxmlformats.org/officeDocument/2006/relationships/hyperlink" Target="../Docs/R1-1806896.zip" TargetMode="External"/><Relationship Id="rId2534" Type="http://schemas.openxmlformats.org/officeDocument/2006/relationships/hyperlink" Target="../Docs/R1-1805814.zip" TargetMode="External"/><Relationship Id="rId713" Type="http://schemas.openxmlformats.org/officeDocument/2006/relationships/hyperlink" Target="../Docs/R1-1807775.zip" TargetMode="External"/><Relationship Id="rId920" Type="http://schemas.openxmlformats.org/officeDocument/2006/relationships/oleObject" Target="embeddings/oleObject19.bin"/><Relationship Id="rId1343" Type="http://schemas.openxmlformats.org/officeDocument/2006/relationships/hyperlink" Target="../Docs/R1-1805960.zip" TargetMode="External"/><Relationship Id="rId1550" Type="http://schemas.openxmlformats.org/officeDocument/2006/relationships/hyperlink" Target="../Docs/R1-1806781.zip" TargetMode="External"/><Relationship Id="rId1648" Type="http://schemas.openxmlformats.org/officeDocument/2006/relationships/image" Target="media/image174.wmf"/><Relationship Id="rId2601" Type="http://schemas.openxmlformats.org/officeDocument/2006/relationships/hyperlink" Target="../Docs/R1-1807944.zip" TargetMode="External"/><Relationship Id="rId1203" Type="http://schemas.openxmlformats.org/officeDocument/2006/relationships/hyperlink" Target="../Docs/R1-1807843.zip" TargetMode="External"/><Relationship Id="rId1410" Type="http://schemas.openxmlformats.org/officeDocument/2006/relationships/hyperlink" Target="../Docs/R1-1806398.zip" TargetMode="External"/><Relationship Id="rId1508" Type="http://schemas.openxmlformats.org/officeDocument/2006/relationships/hyperlink" Target="../Docs/R1-1806129.zip" TargetMode="External"/><Relationship Id="rId1855" Type="http://schemas.openxmlformats.org/officeDocument/2006/relationships/hyperlink" Target="../Docs/R1-1807765.zip" TargetMode="External"/><Relationship Id="rId1715" Type="http://schemas.openxmlformats.org/officeDocument/2006/relationships/hyperlink" Target="../Docs/R1-1807886.zip" TargetMode="External"/><Relationship Id="rId1922" Type="http://schemas.openxmlformats.org/officeDocument/2006/relationships/hyperlink" Target="../Docs/R1-1807789.zip" TargetMode="External"/><Relationship Id="rId296" Type="http://schemas.openxmlformats.org/officeDocument/2006/relationships/hyperlink" Target="../Docs/R1-1807464.zip" TargetMode="External"/><Relationship Id="rId2184" Type="http://schemas.openxmlformats.org/officeDocument/2006/relationships/hyperlink" Target="../Docs/R1-1807200.zip" TargetMode="External"/><Relationship Id="rId2391" Type="http://schemas.openxmlformats.org/officeDocument/2006/relationships/hyperlink" Target="../Docs/R1-1807769.zip" TargetMode="External"/><Relationship Id="rId156" Type="http://schemas.openxmlformats.org/officeDocument/2006/relationships/hyperlink" Target="../Docs/R1-1807449.zip" TargetMode="External"/><Relationship Id="rId363" Type="http://schemas.openxmlformats.org/officeDocument/2006/relationships/hyperlink" Target="../Docs/R1-1806962.zip" TargetMode="External"/><Relationship Id="rId570" Type="http://schemas.openxmlformats.org/officeDocument/2006/relationships/hyperlink" Target="../Docs/R1-1806595.zip" TargetMode="External"/><Relationship Id="rId2044" Type="http://schemas.openxmlformats.org/officeDocument/2006/relationships/hyperlink" Target="../Docs/R1-1807020.zip" TargetMode="External"/><Relationship Id="rId2251" Type="http://schemas.openxmlformats.org/officeDocument/2006/relationships/hyperlink" Target="../Docs/R1-1806459.zip" TargetMode="External"/><Relationship Id="rId2489" Type="http://schemas.openxmlformats.org/officeDocument/2006/relationships/hyperlink" Target="../Docs/R1-1806440.zip" TargetMode="External"/><Relationship Id="rId223" Type="http://schemas.openxmlformats.org/officeDocument/2006/relationships/hyperlink" Target="../Docs/R1-1807468.zip" TargetMode="External"/><Relationship Id="rId430" Type="http://schemas.openxmlformats.org/officeDocument/2006/relationships/hyperlink" Target="../Docs/R1-1806560.zip" TargetMode="External"/><Relationship Id="rId668" Type="http://schemas.openxmlformats.org/officeDocument/2006/relationships/hyperlink" Target="../Docs/R1-1807300.zip" TargetMode="External"/><Relationship Id="rId875" Type="http://schemas.openxmlformats.org/officeDocument/2006/relationships/hyperlink" Target="../Docs/R1-1807906.zip" TargetMode="External"/><Relationship Id="rId1060" Type="http://schemas.openxmlformats.org/officeDocument/2006/relationships/hyperlink" Target="../Docs/R1-1806713.zip" TargetMode="External"/><Relationship Id="rId1298" Type="http://schemas.openxmlformats.org/officeDocument/2006/relationships/hyperlink" Target="../Docs/R1-1806225.zip" TargetMode="External"/><Relationship Id="rId2111" Type="http://schemas.openxmlformats.org/officeDocument/2006/relationships/hyperlink" Target="../Docs/R1-1807222.zip" TargetMode="External"/><Relationship Id="rId2349" Type="http://schemas.openxmlformats.org/officeDocument/2006/relationships/hyperlink" Target="../Docs/R1-1806854.zip" TargetMode="External"/><Relationship Id="rId2556" Type="http://schemas.openxmlformats.org/officeDocument/2006/relationships/hyperlink" Target="../Docs/R1-1805440.zip" TargetMode="External"/><Relationship Id="rId528" Type="http://schemas.openxmlformats.org/officeDocument/2006/relationships/hyperlink" Target="../Docs/R1-1806690.zip" TargetMode="External"/><Relationship Id="rId735" Type="http://schemas.openxmlformats.org/officeDocument/2006/relationships/hyperlink" Target="../Docs/R1-1807880.zip" TargetMode="External"/><Relationship Id="rId942" Type="http://schemas.openxmlformats.org/officeDocument/2006/relationships/hyperlink" Target="../Docs/R1-1806924.zip" TargetMode="External"/><Relationship Id="rId1158" Type="http://schemas.openxmlformats.org/officeDocument/2006/relationships/hyperlink" Target="../Docs/R1-1806953.zip" TargetMode="External"/><Relationship Id="rId1365" Type="http://schemas.openxmlformats.org/officeDocument/2006/relationships/image" Target="media/image134.wmf"/><Relationship Id="rId1572" Type="http://schemas.openxmlformats.org/officeDocument/2006/relationships/hyperlink" Target="../Docs/R1-1806060.zip" TargetMode="External"/><Relationship Id="rId2209" Type="http://schemas.openxmlformats.org/officeDocument/2006/relationships/hyperlink" Target="../Docs/R1-1806312.zip" TargetMode="External"/><Relationship Id="rId2416" Type="http://schemas.openxmlformats.org/officeDocument/2006/relationships/hyperlink" Target="../Docs/R1-1807394.zip" TargetMode="External"/><Relationship Id="rId1018" Type="http://schemas.openxmlformats.org/officeDocument/2006/relationships/oleObject" Target="embeddings/oleObject53.bin"/><Relationship Id="rId1225" Type="http://schemas.openxmlformats.org/officeDocument/2006/relationships/oleObject" Target="embeddings/oleObject68.bin"/><Relationship Id="rId1432" Type="http://schemas.openxmlformats.org/officeDocument/2006/relationships/hyperlink" Target="../Docs/R1-1806232.zip" TargetMode="External"/><Relationship Id="rId1877" Type="http://schemas.openxmlformats.org/officeDocument/2006/relationships/hyperlink" Target="../Docs/R1-1807788.zip" TargetMode="External"/><Relationship Id="rId71" Type="http://schemas.openxmlformats.org/officeDocument/2006/relationships/hyperlink" Target="../Docs/R1-1807655.zip" TargetMode="External"/><Relationship Id="rId802" Type="http://schemas.openxmlformats.org/officeDocument/2006/relationships/hyperlink" Target="../Docs/R1-1806499.zip" TargetMode="External"/><Relationship Id="rId1737" Type="http://schemas.openxmlformats.org/officeDocument/2006/relationships/image" Target="media/image178.wmf"/><Relationship Id="rId1944" Type="http://schemas.openxmlformats.org/officeDocument/2006/relationships/hyperlink" Target="../Docs/R1-1807761.zip" TargetMode="External"/><Relationship Id="rId29" Type="http://schemas.openxmlformats.org/officeDocument/2006/relationships/hyperlink" Target="../Docs/R1-1805812.zip" TargetMode="External"/><Relationship Id="rId178" Type="http://schemas.openxmlformats.org/officeDocument/2006/relationships/hyperlink" Target="../Docs/R1-1807317.zip" TargetMode="External"/><Relationship Id="rId1804" Type="http://schemas.openxmlformats.org/officeDocument/2006/relationships/hyperlink" Target="../Docs/R1-1806072.zip" TargetMode="External"/><Relationship Id="rId385" Type="http://schemas.openxmlformats.org/officeDocument/2006/relationships/hyperlink" Target="../Docs/R1-1807000.zip" TargetMode="External"/><Relationship Id="rId592" Type="http://schemas.openxmlformats.org/officeDocument/2006/relationships/hyperlink" Target="../Docs/R1-1806940.zip" TargetMode="External"/><Relationship Id="rId2066" Type="http://schemas.openxmlformats.org/officeDocument/2006/relationships/hyperlink" Target="../Docs/R1-1806751.zip" TargetMode="External"/><Relationship Id="rId2273" Type="http://schemas.openxmlformats.org/officeDocument/2006/relationships/hyperlink" Target="../Docs/R1-1806759.zip" TargetMode="External"/><Relationship Id="rId2480" Type="http://schemas.openxmlformats.org/officeDocument/2006/relationships/hyperlink" Target="../Docs/R1-1806380.zip" TargetMode="External"/><Relationship Id="rId245" Type="http://schemas.openxmlformats.org/officeDocument/2006/relationships/hyperlink" Target="../Docs/R1-1807316.zip" TargetMode="External"/><Relationship Id="rId452" Type="http://schemas.openxmlformats.org/officeDocument/2006/relationships/hyperlink" Target="../Docs/R1-1806562.zip" TargetMode="External"/><Relationship Id="rId897" Type="http://schemas.openxmlformats.org/officeDocument/2006/relationships/hyperlink" Target="../Docs/R1-1805947.zip" TargetMode="External"/><Relationship Id="rId1082" Type="http://schemas.openxmlformats.org/officeDocument/2006/relationships/hyperlink" Target="../Docs/R1-1806610.zip" TargetMode="External"/><Relationship Id="rId2133" Type="http://schemas.openxmlformats.org/officeDocument/2006/relationships/hyperlink" Target="../Docs/R1-1805844.zip" TargetMode="External"/><Relationship Id="rId2340" Type="http://schemas.openxmlformats.org/officeDocument/2006/relationships/hyperlink" Target="../Docs/R1-1806110.zip" TargetMode="External"/><Relationship Id="rId2578" Type="http://schemas.openxmlformats.org/officeDocument/2006/relationships/hyperlink" Target="../Docs/R1-1807928.zip" TargetMode="External"/><Relationship Id="rId105" Type="http://schemas.openxmlformats.org/officeDocument/2006/relationships/hyperlink" Target="../Docs/R1-1807438.zip" TargetMode="External"/><Relationship Id="rId312" Type="http://schemas.openxmlformats.org/officeDocument/2006/relationships/hyperlink" Target="../Docs/R1-1806098.zip" TargetMode="External"/><Relationship Id="rId757" Type="http://schemas.openxmlformats.org/officeDocument/2006/relationships/hyperlink" Target="../Docs/R1-1807171.zip" TargetMode="External"/><Relationship Id="rId964" Type="http://schemas.openxmlformats.org/officeDocument/2006/relationships/hyperlink" Target="../Docs/R1-1806709.zip" TargetMode="External"/><Relationship Id="rId1387" Type="http://schemas.openxmlformats.org/officeDocument/2006/relationships/hyperlink" Target="../Docs/R1-1805959.zip" TargetMode="External"/><Relationship Id="rId1594" Type="http://schemas.openxmlformats.org/officeDocument/2006/relationships/image" Target="media/image153.wmf"/><Relationship Id="rId2200" Type="http://schemas.openxmlformats.org/officeDocument/2006/relationships/hyperlink" Target="../Docs/R1-1807755.zip" TargetMode="External"/><Relationship Id="rId2438" Type="http://schemas.openxmlformats.org/officeDocument/2006/relationships/hyperlink" Target="../Docs/R1-1805926.zip" TargetMode="External"/><Relationship Id="rId93" Type="http://schemas.openxmlformats.org/officeDocument/2006/relationships/hyperlink" Target="../Docs/R1-1807806.zip" TargetMode="External"/><Relationship Id="rId617" Type="http://schemas.openxmlformats.org/officeDocument/2006/relationships/hyperlink" Target="../Docs/R1-1806203.zip" TargetMode="External"/><Relationship Id="rId824" Type="http://schemas.openxmlformats.org/officeDocument/2006/relationships/hyperlink" Target="../Docs/R1-1805875.zip" TargetMode="External"/><Relationship Id="rId1247" Type="http://schemas.openxmlformats.org/officeDocument/2006/relationships/image" Target="media/image91.wmf"/><Relationship Id="rId1454" Type="http://schemas.openxmlformats.org/officeDocument/2006/relationships/hyperlink" Target="../Docs/R1-1806778.zip" TargetMode="External"/><Relationship Id="rId1661" Type="http://schemas.openxmlformats.org/officeDocument/2006/relationships/hyperlink" Target="../Docs/R1-1806297.zip" TargetMode="External"/><Relationship Id="rId1899" Type="http://schemas.openxmlformats.org/officeDocument/2006/relationships/image" Target="media/image180.wmf"/><Relationship Id="rId2505" Type="http://schemas.openxmlformats.org/officeDocument/2006/relationships/hyperlink" Target="../Docs/R1-1807285.zip" TargetMode="External"/><Relationship Id="rId1107" Type="http://schemas.openxmlformats.org/officeDocument/2006/relationships/hyperlink" Target="../Docs/R1-1807881.zip" TargetMode="External"/><Relationship Id="rId1314" Type="http://schemas.openxmlformats.org/officeDocument/2006/relationships/image" Target="media/image121.wmf"/><Relationship Id="rId1521" Type="http://schemas.openxmlformats.org/officeDocument/2006/relationships/hyperlink" Target="../Docs/R1-1807060.zip" TargetMode="External"/><Relationship Id="rId1759" Type="http://schemas.openxmlformats.org/officeDocument/2006/relationships/hyperlink" Target="../Docs/R1-1807365.zip" TargetMode="External"/><Relationship Id="rId1966" Type="http://schemas.openxmlformats.org/officeDocument/2006/relationships/hyperlink" Target="../Docs/R1-1806140.zip" TargetMode="External"/><Relationship Id="rId1619" Type="http://schemas.openxmlformats.org/officeDocument/2006/relationships/hyperlink" Target="../Docs/R1-1806947.zip" TargetMode="External"/><Relationship Id="rId1826" Type="http://schemas.openxmlformats.org/officeDocument/2006/relationships/hyperlink" Target="../Docs/R1-1805895.zip" TargetMode="External"/><Relationship Id="rId20" Type="http://schemas.openxmlformats.org/officeDocument/2006/relationships/hyperlink" Target="../Docs/R1-1805815.zip" TargetMode="External"/><Relationship Id="rId2088" Type="http://schemas.openxmlformats.org/officeDocument/2006/relationships/hyperlink" Target="../Docs/R1-1807074.zip" TargetMode="External"/><Relationship Id="rId2295" Type="http://schemas.openxmlformats.org/officeDocument/2006/relationships/hyperlink" Target="../Docs/R1-1807157.zip" TargetMode="External"/><Relationship Id="rId267" Type="http://schemas.openxmlformats.org/officeDocument/2006/relationships/hyperlink" Target="../Docs/R1-1807450.zip" TargetMode="External"/><Relationship Id="rId474" Type="http://schemas.openxmlformats.org/officeDocument/2006/relationships/hyperlink" Target="../Docs/R1-1807577.zip" TargetMode="External"/><Relationship Id="rId2155" Type="http://schemas.openxmlformats.org/officeDocument/2006/relationships/hyperlink" Target="../Docs/R1-1807030.zip" TargetMode="External"/><Relationship Id="rId127" Type="http://schemas.openxmlformats.org/officeDocument/2006/relationships/hyperlink" Target="../Docs/R1-1807402.zip" TargetMode="External"/><Relationship Id="rId681" Type="http://schemas.openxmlformats.org/officeDocument/2006/relationships/hyperlink" Target="../Docs/R1-1806267.zip" TargetMode="External"/><Relationship Id="rId779" Type="http://schemas.openxmlformats.org/officeDocument/2006/relationships/hyperlink" Target="../Docs/R1-1806874.zip" TargetMode="External"/><Relationship Id="rId986" Type="http://schemas.openxmlformats.org/officeDocument/2006/relationships/oleObject" Target="embeddings/oleObject28.bin"/><Relationship Id="rId2362" Type="http://schemas.openxmlformats.org/officeDocument/2006/relationships/hyperlink" Target="../Docs/R1-1806571.zip" TargetMode="External"/><Relationship Id="rId334" Type="http://schemas.openxmlformats.org/officeDocument/2006/relationships/hyperlink" Target="../Docs/R1-1807459.zip" TargetMode="External"/><Relationship Id="rId541" Type="http://schemas.openxmlformats.org/officeDocument/2006/relationships/hyperlink" Target="../Docs/R1-1805860.zip" TargetMode="External"/><Relationship Id="rId639" Type="http://schemas.openxmlformats.org/officeDocument/2006/relationships/hyperlink" Target="../Docs/R1-1807554.zip" TargetMode="External"/><Relationship Id="rId1171" Type="http://schemas.openxmlformats.org/officeDocument/2006/relationships/hyperlink" Target="../Docs/R1-1807194.zip" TargetMode="External"/><Relationship Id="rId1269" Type="http://schemas.openxmlformats.org/officeDocument/2006/relationships/oleObject" Target="embeddings/oleObject87.bin"/><Relationship Id="rId1476" Type="http://schemas.openxmlformats.org/officeDocument/2006/relationships/hyperlink" Target="../Docs/R1-1807838.zip" TargetMode="External"/><Relationship Id="rId2015" Type="http://schemas.openxmlformats.org/officeDocument/2006/relationships/hyperlink" Target="../Docs/R1-1807719.zip" TargetMode="External"/><Relationship Id="rId2222" Type="http://schemas.openxmlformats.org/officeDocument/2006/relationships/hyperlink" Target="../Docs/R1-1807201.zip" TargetMode="External"/><Relationship Id="rId401" Type="http://schemas.openxmlformats.org/officeDocument/2006/relationships/hyperlink" Target="../Docs/R1-1807569.zip" TargetMode="External"/><Relationship Id="rId846" Type="http://schemas.openxmlformats.org/officeDocument/2006/relationships/hyperlink" Target="../Docs/R1-1807764.zip" TargetMode="External"/><Relationship Id="rId1031" Type="http://schemas.openxmlformats.org/officeDocument/2006/relationships/hyperlink" Target="../Docs/R1-1807132.zip" TargetMode="External"/><Relationship Id="rId1129" Type="http://schemas.openxmlformats.org/officeDocument/2006/relationships/hyperlink" Target="../Docs/R1-1807649.zip" TargetMode="External"/><Relationship Id="rId1683" Type="http://schemas.openxmlformats.org/officeDocument/2006/relationships/hyperlink" Target="../Docs/R1-1807360.zip" TargetMode="External"/><Relationship Id="rId1890" Type="http://schemas.openxmlformats.org/officeDocument/2006/relationships/hyperlink" Target="../Docs/R1-1806802.zip" TargetMode="External"/><Relationship Id="rId1988" Type="http://schemas.openxmlformats.org/officeDocument/2006/relationships/hyperlink" Target="../Docs/R1-1806078.zip" TargetMode="External"/><Relationship Id="rId2527" Type="http://schemas.openxmlformats.org/officeDocument/2006/relationships/hyperlink" Target="../Docs/R1-1805809.zip" TargetMode="External"/><Relationship Id="rId706" Type="http://schemas.openxmlformats.org/officeDocument/2006/relationships/hyperlink" Target="http://www.3gpp.org/ftp/tsg_ran/TSG_RAN/TSGR_78/Docs/RP-172834.zip" TargetMode="External"/><Relationship Id="rId913" Type="http://schemas.openxmlformats.org/officeDocument/2006/relationships/image" Target="media/image47.wmf"/><Relationship Id="rId1336" Type="http://schemas.openxmlformats.org/officeDocument/2006/relationships/image" Target="media/image131.wmf"/><Relationship Id="rId1543" Type="http://schemas.openxmlformats.org/officeDocument/2006/relationships/hyperlink" Target="../Docs/R1-1806517.zip" TargetMode="External"/><Relationship Id="rId1750" Type="http://schemas.openxmlformats.org/officeDocument/2006/relationships/hyperlink" Target="../Docs/R1-1806801.zip" TargetMode="External"/><Relationship Id="rId42" Type="http://schemas.openxmlformats.org/officeDocument/2006/relationships/hyperlink" Target="../Docs/R1-1805807.zip" TargetMode="External"/><Relationship Id="rId1403" Type="http://schemas.openxmlformats.org/officeDocument/2006/relationships/hyperlink" Target="../Docs/R1-1807723.zip" TargetMode="External"/><Relationship Id="rId1610" Type="http://schemas.openxmlformats.org/officeDocument/2006/relationships/hyperlink" Target="../Docs/R1-1806132.zip" TargetMode="External"/><Relationship Id="rId1848" Type="http://schemas.openxmlformats.org/officeDocument/2006/relationships/hyperlink" Target="../Docs/R1-1806145.zip" TargetMode="External"/><Relationship Id="rId191" Type="http://schemas.openxmlformats.org/officeDocument/2006/relationships/hyperlink" Target="../Docs/R1-1807298.zip" TargetMode="External"/><Relationship Id="rId1708" Type="http://schemas.openxmlformats.org/officeDocument/2006/relationships/hyperlink" Target="../Docs/R1-1806891.zip" TargetMode="External"/><Relationship Id="rId1915" Type="http://schemas.openxmlformats.org/officeDocument/2006/relationships/hyperlink" Target="../Docs/R1-1806965.zip" TargetMode="External"/><Relationship Id="rId289" Type="http://schemas.openxmlformats.org/officeDocument/2006/relationships/hyperlink" Target="../Docs/R1-1807493.zip" TargetMode="External"/><Relationship Id="rId496" Type="http://schemas.openxmlformats.org/officeDocument/2006/relationships/hyperlink" Target="../Docs/R1-1806589.zip" TargetMode="External"/><Relationship Id="rId2177" Type="http://schemas.openxmlformats.org/officeDocument/2006/relationships/hyperlink" Target="../Docs/R1-1806755.zip" TargetMode="External"/><Relationship Id="rId2384" Type="http://schemas.openxmlformats.org/officeDocument/2006/relationships/hyperlink" Target="../Docs/R1-1807229.zip" TargetMode="External"/><Relationship Id="rId2591" Type="http://schemas.openxmlformats.org/officeDocument/2006/relationships/hyperlink" Target="../Docs/R1-1807916.zip" TargetMode="External"/><Relationship Id="rId149" Type="http://schemas.openxmlformats.org/officeDocument/2006/relationships/hyperlink" Target="../Docs/R1-1806910.zip" TargetMode="External"/><Relationship Id="rId356" Type="http://schemas.openxmlformats.org/officeDocument/2006/relationships/hyperlink" Target="../Docs/R1-1806484.zip" TargetMode="External"/><Relationship Id="rId563" Type="http://schemas.openxmlformats.org/officeDocument/2006/relationships/image" Target="media/image11.wmf"/><Relationship Id="rId770" Type="http://schemas.openxmlformats.org/officeDocument/2006/relationships/hyperlink" Target="../Docs/R1-1805873.zip" TargetMode="External"/><Relationship Id="rId1193" Type="http://schemas.openxmlformats.org/officeDocument/2006/relationships/image" Target="media/image71.wmf"/><Relationship Id="rId2037" Type="http://schemas.openxmlformats.org/officeDocument/2006/relationships/hyperlink" Target="../Docs/R1-1806472.zip" TargetMode="External"/><Relationship Id="rId2244" Type="http://schemas.openxmlformats.org/officeDocument/2006/relationships/hyperlink" Target="../Docs/R1-1805917.zip" TargetMode="External"/><Relationship Id="rId2451" Type="http://schemas.openxmlformats.org/officeDocument/2006/relationships/hyperlink" Target="../Docs/R1-1805932.zip" TargetMode="External"/><Relationship Id="rId216" Type="http://schemas.openxmlformats.org/officeDocument/2006/relationships/hyperlink" Target="../Docs/R1-1807315.zip" TargetMode="External"/><Relationship Id="rId423" Type="http://schemas.openxmlformats.org/officeDocument/2006/relationships/hyperlink" Target="../Docs/R1-1805851.zip" TargetMode="External"/><Relationship Id="rId868" Type="http://schemas.openxmlformats.org/officeDocument/2006/relationships/hyperlink" Target="../Docs/R1-1807275.zip" TargetMode="External"/><Relationship Id="rId1053" Type="http://schemas.openxmlformats.org/officeDocument/2006/relationships/hyperlink" Target="../Docs/R1-1806043.zip" TargetMode="External"/><Relationship Id="rId1260" Type="http://schemas.openxmlformats.org/officeDocument/2006/relationships/image" Target="media/image98.wmf"/><Relationship Id="rId1498" Type="http://schemas.openxmlformats.org/officeDocument/2006/relationships/hyperlink" Target="../Docs/R1-1807238.zip" TargetMode="External"/><Relationship Id="rId2104" Type="http://schemas.openxmlformats.org/officeDocument/2006/relationships/hyperlink" Target="../Docs/R1-1806637.zip" TargetMode="External"/><Relationship Id="rId2549" Type="http://schemas.openxmlformats.org/officeDocument/2006/relationships/hyperlink" Target="../Docs/R1-1807868.zip" TargetMode="External"/><Relationship Id="rId630" Type="http://schemas.openxmlformats.org/officeDocument/2006/relationships/hyperlink" Target="../Docs/R1-1807494.zip" TargetMode="External"/><Relationship Id="rId728" Type="http://schemas.openxmlformats.org/officeDocument/2006/relationships/hyperlink" Target="../Docs/R1-1806699.zip" TargetMode="External"/><Relationship Id="rId935" Type="http://schemas.openxmlformats.org/officeDocument/2006/relationships/hyperlink" Target="../Docs/R1-1805879.zip" TargetMode="External"/><Relationship Id="rId1358" Type="http://schemas.openxmlformats.org/officeDocument/2006/relationships/hyperlink" Target="../Docs/R1-1807602.zip" TargetMode="External"/><Relationship Id="rId1565" Type="http://schemas.openxmlformats.org/officeDocument/2006/relationships/hyperlink" Target="../Docs/R1-1807774.zip" TargetMode="External"/><Relationship Id="rId1772" Type="http://schemas.openxmlformats.org/officeDocument/2006/relationships/hyperlink" Target="../Docs/R1-1806901.zip" TargetMode="External"/><Relationship Id="rId2311" Type="http://schemas.openxmlformats.org/officeDocument/2006/relationships/hyperlink" Target="../Docs/R1-1807685.zip" TargetMode="External"/><Relationship Id="rId2409" Type="http://schemas.openxmlformats.org/officeDocument/2006/relationships/hyperlink" Target="../Docs/R1-1805924.zip" TargetMode="External"/><Relationship Id="rId2616" Type="http://schemas.openxmlformats.org/officeDocument/2006/relationships/hyperlink" Target="../Docs/R1-1807922.zip" TargetMode="External"/><Relationship Id="rId64" Type="http://schemas.openxmlformats.org/officeDocument/2006/relationships/hyperlink" Target="../Docs/R1-1806022.zip" TargetMode="External"/><Relationship Id="rId1120" Type="http://schemas.openxmlformats.org/officeDocument/2006/relationships/hyperlink" Target="../Docs/R1-1806789.zip" TargetMode="External"/><Relationship Id="rId1218" Type="http://schemas.openxmlformats.org/officeDocument/2006/relationships/hyperlink" Target="../Docs/R1-1807696.zip" TargetMode="External"/><Relationship Id="rId1425" Type="http://schemas.openxmlformats.org/officeDocument/2006/relationships/hyperlink" Target="../Docs/R1-1806515.zip" TargetMode="External"/><Relationship Id="rId1632" Type="http://schemas.openxmlformats.org/officeDocument/2006/relationships/image" Target="media/image163.wmf"/><Relationship Id="rId1937" Type="http://schemas.openxmlformats.org/officeDocument/2006/relationships/hyperlink" Target="../Docs/R1-1806184.zip" TargetMode="External"/><Relationship Id="rId2199" Type="http://schemas.openxmlformats.org/officeDocument/2006/relationships/hyperlink" Target="../Docs/R1-1807755.zip" TargetMode="External"/><Relationship Id="rId280" Type="http://schemas.openxmlformats.org/officeDocument/2006/relationships/hyperlink" Target="../Docs/R1-1807510.zip" TargetMode="External"/><Relationship Id="rId140" Type="http://schemas.openxmlformats.org/officeDocument/2006/relationships/hyperlink" Target="../Docs/R1-1807447.zip" TargetMode="External"/><Relationship Id="rId378" Type="http://schemas.openxmlformats.org/officeDocument/2006/relationships/hyperlink" Target="../Docs/R1-1807407.zip" TargetMode="External"/><Relationship Id="rId585" Type="http://schemas.openxmlformats.org/officeDocument/2006/relationships/oleObject" Target="embeddings/oleObject13.bin"/><Relationship Id="rId792" Type="http://schemas.openxmlformats.org/officeDocument/2006/relationships/hyperlink" Target="../Docs/R1-1807763.zip" TargetMode="External"/><Relationship Id="rId2059" Type="http://schemas.openxmlformats.org/officeDocument/2006/relationships/hyperlink" Target="../Docs/R1-1806079.zip" TargetMode="External"/><Relationship Id="rId2266" Type="http://schemas.openxmlformats.org/officeDocument/2006/relationships/hyperlink" Target="../Docs/R1-1806251.zip" TargetMode="External"/><Relationship Id="rId2473" Type="http://schemas.openxmlformats.org/officeDocument/2006/relationships/hyperlink" Target="../Docs/R1-1806332.zip" TargetMode="External"/><Relationship Id="rId6" Type="http://schemas.openxmlformats.org/officeDocument/2006/relationships/settings" Target="settings.xml"/><Relationship Id="rId238" Type="http://schemas.openxmlformats.org/officeDocument/2006/relationships/hyperlink" Target="../Docs/R1-1807218.zip" TargetMode="External"/><Relationship Id="rId445" Type="http://schemas.openxmlformats.org/officeDocument/2006/relationships/hyperlink" Target="../Docs/R1-1807043.zip" TargetMode="External"/><Relationship Id="rId652" Type="http://schemas.openxmlformats.org/officeDocument/2006/relationships/hyperlink" Target="../Docs/R1-1805994.zip" TargetMode="External"/><Relationship Id="rId1075" Type="http://schemas.openxmlformats.org/officeDocument/2006/relationships/hyperlink" Target="../Docs/R1-1806120.zip" TargetMode="External"/><Relationship Id="rId1282" Type="http://schemas.openxmlformats.org/officeDocument/2006/relationships/image" Target="media/image109.wmf"/><Relationship Id="rId2126" Type="http://schemas.openxmlformats.org/officeDocument/2006/relationships/hyperlink" Target="../Docs/R1-1806933.zip" TargetMode="External"/><Relationship Id="rId2333" Type="http://schemas.openxmlformats.org/officeDocument/2006/relationships/hyperlink" Target="../Docs/R1-1806853.zip" TargetMode="External"/><Relationship Id="rId2540" Type="http://schemas.openxmlformats.org/officeDocument/2006/relationships/hyperlink" Target="../Docs/R1-1803549.zip" TargetMode="External"/><Relationship Id="rId305" Type="http://schemas.openxmlformats.org/officeDocument/2006/relationships/hyperlink" Target="../Docs/R1-1806557.zip" TargetMode="External"/><Relationship Id="rId512" Type="http://schemas.openxmlformats.org/officeDocument/2006/relationships/hyperlink" Target="../Docs/R1-1805968.zip" TargetMode="External"/><Relationship Id="rId957" Type="http://schemas.openxmlformats.org/officeDocument/2006/relationships/hyperlink" Target="../Docs/R1-1807768.zip" TargetMode="External"/><Relationship Id="rId1142" Type="http://schemas.openxmlformats.org/officeDocument/2006/relationships/hyperlink" Target="../Docs/R1-1806047.zip" TargetMode="External"/><Relationship Id="rId1587" Type="http://schemas.openxmlformats.org/officeDocument/2006/relationships/hyperlink" Target="../Docs/R1-1806925.zip" TargetMode="External"/><Relationship Id="rId1794" Type="http://schemas.openxmlformats.org/officeDocument/2006/relationships/hyperlink" Target="../Docs/R1-1807261.zip" TargetMode="External"/><Relationship Id="rId2400" Type="http://schemas.openxmlformats.org/officeDocument/2006/relationships/hyperlink" Target="../Docs/R1-1806821.zip" TargetMode="External"/><Relationship Id="rId86" Type="http://schemas.openxmlformats.org/officeDocument/2006/relationships/hyperlink" Target="../Docs/R1-1807139.zip" TargetMode="External"/><Relationship Id="rId817" Type="http://schemas.openxmlformats.org/officeDocument/2006/relationships/image" Target="media/image39.wmf"/><Relationship Id="rId1002" Type="http://schemas.openxmlformats.org/officeDocument/2006/relationships/image" Target="media/image63.wmf"/><Relationship Id="rId1447" Type="http://schemas.openxmlformats.org/officeDocument/2006/relationships/hyperlink" Target="../Docs/R1-1806141.zip" TargetMode="External"/><Relationship Id="rId1654" Type="http://schemas.openxmlformats.org/officeDocument/2006/relationships/hyperlink" Target="../Docs/R1-1806063.zip" TargetMode="External"/><Relationship Id="rId1861" Type="http://schemas.openxmlformats.org/officeDocument/2006/relationships/hyperlink" Target="../Docs/R1-1807787.zip" TargetMode="External"/><Relationship Id="rId1307" Type="http://schemas.openxmlformats.org/officeDocument/2006/relationships/hyperlink" Target="../Docs/R1-1807295.zip" TargetMode="External"/><Relationship Id="rId1514" Type="http://schemas.openxmlformats.org/officeDocument/2006/relationships/hyperlink" Target="../Docs/R1-1806617.zip" TargetMode="External"/><Relationship Id="rId1721" Type="http://schemas.openxmlformats.org/officeDocument/2006/relationships/hyperlink" Target="../Docs/R1-1806367.zip" TargetMode="External"/><Relationship Id="rId1959" Type="http://schemas.openxmlformats.org/officeDocument/2006/relationships/hyperlink" Target="../Docs/R1-1807742.zip" TargetMode="External"/><Relationship Id="rId13" Type="http://schemas.openxmlformats.org/officeDocument/2006/relationships/hyperlink" Target="file:///C:\Users\Merias\Documents\RAN1\TSGR1_92b-China\Docs\R1-1718766.zip" TargetMode="External"/><Relationship Id="rId1819" Type="http://schemas.openxmlformats.org/officeDocument/2006/relationships/hyperlink" Target="../Docs/R1-1807270.zip" TargetMode="External"/><Relationship Id="rId2190" Type="http://schemas.openxmlformats.org/officeDocument/2006/relationships/image" Target="media/image191.wmf"/><Relationship Id="rId2288" Type="http://schemas.openxmlformats.org/officeDocument/2006/relationships/hyperlink" Target="../Docs/R1-1806644.zip" TargetMode="External"/><Relationship Id="rId2495" Type="http://schemas.openxmlformats.org/officeDocument/2006/relationships/hyperlink" Target="../Docs/R1-1806652.zip" TargetMode="External"/><Relationship Id="rId162" Type="http://schemas.openxmlformats.org/officeDocument/2006/relationships/hyperlink" Target="../Docs/R1-1807566.zip" TargetMode="External"/><Relationship Id="rId467" Type="http://schemas.openxmlformats.org/officeDocument/2006/relationships/hyperlink" Target="../Docs/R1-1807576.zip" TargetMode="External"/><Relationship Id="rId1097" Type="http://schemas.openxmlformats.org/officeDocument/2006/relationships/hyperlink" Target="../Docs/R1-1805802.zip" TargetMode="External"/><Relationship Id="rId2050" Type="http://schemas.openxmlformats.org/officeDocument/2006/relationships/hyperlink" Target="../Docs/R1-1807795.zip" TargetMode="External"/><Relationship Id="rId2148" Type="http://schemas.openxmlformats.org/officeDocument/2006/relationships/hyperlink" Target="../Docs/R1-1806934.zip" TargetMode="External"/><Relationship Id="rId674" Type="http://schemas.openxmlformats.org/officeDocument/2006/relationships/hyperlink" Target="../Docs/R1-1807400.zip" TargetMode="External"/><Relationship Id="rId881" Type="http://schemas.openxmlformats.org/officeDocument/2006/relationships/hyperlink" Target="../Docs/R1-1806273.zip" TargetMode="External"/><Relationship Id="rId979" Type="http://schemas.openxmlformats.org/officeDocument/2006/relationships/hyperlink" Target="../Docs/R1-1806710.zip" TargetMode="External"/><Relationship Id="rId2355" Type="http://schemas.openxmlformats.org/officeDocument/2006/relationships/hyperlink" Target="../Docs/R1-1805922.zip" TargetMode="External"/><Relationship Id="rId2562" Type="http://schemas.openxmlformats.org/officeDocument/2006/relationships/hyperlink" Target="../Docs/R1-1807912.zip" TargetMode="External"/><Relationship Id="rId327" Type="http://schemas.openxmlformats.org/officeDocument/2006/relationships/hyperlink" Target="../Docs/R1-1806263.zip" TargetMode="External"/><Relationship Id="rId534" Type="http://schemas.openxmlformats.org/officeDocument/2006/relationships/hyperlink" Target="../Docs/R1-1805998.zip" TargetMode="External"/><Relationship Id="rId741" Type="http://schemas.openxmlformats.org/officeDocument/2006/relationships/image" Target="media/image28.wmf"/><Relationship Id="rId839" Type="http://schemas.openxmlformats.org/officeDocument/2006/relationships/hyperlink" Target="../Docs/R1-1807889.zip" TargetMode="External"/><Relationship Id="rId1164" Type="http://schemas.openxmlformats.org/officeDocument/2006/relationships/hyperlink" Target="../Docs/R1-1807187.zip" TargetMode="External"/><Relationship Id="rId1371" Type="http://schemas.openxmlformats.org/officeDocument/2006/relationships/image" Target="media/image136.wmf"/><Relationship Id="rId1469" Type="http://schemas.openxmlformats.org/officeDocument/2006/relationships/oleObject" Target="embeddings/oleObject128.bin"/><Relationship Id="rId2008" Type="http://schemas.openxmlformats.org/officeDocument/2006/relationships/hyperlink" Target="../Docs/R1-1807790.zip" TargetMode="External"/><Relationship Id="rId2215" Type="http://schemas.openxmlformats.org/officeDocument/2006/relationships/hyperlink" Target="../Docs/R1-1807032.zip" TargetMode="External"/><Relationship Id="rId2422" Type="http://schemas.openxmlformats.org/officeDocument/2006/relationships/hyperlink" Target="../Docs/R1-1806665.zip" TargetMode="External"/><Relationship Id="rId601" Type="http://schemas.openxmlformats.org/officeDocument/2006/relationships/hyperlink" Target="../Docs/R1-1806349.zip" TargetMode="External"/><Relationship Id="rId1024" Type="http://schemas.openxmlformats.org/officeDocument/2006/relationships/hyperlink" Target="../Docs/R1-1806213.zip" TargetMode="External"/><Relationship Id="rId1231" Type="http://schemas.openxmlformats.org/officeDocument/2006/relationships/oleObject" Target="embeddings/oleObject71.bin"/><Relationship Id="rId1676" Type="http://schemas.openxmlformats.org/officeDocument/2006/relationships/hyperlink" Target="../Docs/R1-1807063.zip" TargetMode="External"/><Relationship Id="rId1883" Type="http://schemas.openxmlformats.org/officeDocument/2006/relationships/hyperlink" Target="../Docs/R1-1806075.zip" TargetMode="External"/><Relationship Id="rId906" Type="http://schemas.openxmlformats.org/officeDocument/2006/relationships/hyperlink" Target="../Docs/R1-1807056.zip" TargetMode="External"/><Relationship Id="rId1329" Type="http://schemas.openxmlformats.org/officeDocument/2006/relationships/image" Target="media/image128.wmf"/><Relationship Id="rId1536" Type="http://schemas.openxmlformats.org/officeDocument/2006/relationships/hyperlink" Target="../Docs/R1-1806059.zip" TargetMode="External"/><Relationship Id="rId1743" Type="http://schemas.openxmlformats.org/officeDocument/2006/relationships/hyperlink" Target="../Docs/R1-1806069.zip" TargetMode="External"/><Relationship Id="rId1950" Type="http://schemas.openxmlformats.org/officeDocument/2006/relationships/hyperlink" Target="../Docs/R1-1806747.zip" TargetMode="External"/><Relationship Id="rId35" Type="http://schemas.openxmlformats.org/officeDocument/2006/relationships/hyperlink" Target="../Docs/R1-1806415.zip" TargetMode="External"/><Relationship Id="rId1603" Type="http://schemas.openxmlformats.org/officeDocument/2006/relationships/image" Target="media/image158.wmf"/><Relationship Id="rId1810" Type="http://schemas.openxmlformats.org/officeDocument/2006/relationships/hyperlink" Target="../Docs/R1-1806524.zip" TargetMode="External"/><Relationship Id="rId184" Type="http://schemas.openxmlformats.org/officeDocument/2006/relationships/hyperlink" Target="../Docs/R1-1807219.zip" TargetMode="External"/><Relationship Id="rId391" Type="http://schemas.openxmlformats.org/officeDocument/2006/relationships/hyperlink" Target="../Docs/R1-1807558.zip" TargetMode="External"/><Relationship Id="rId1908" Type="http://schemas.openxmlformats.org/officeDocument/2006/relationships/hyperlink" Target="../Docs/R1-1807136.zip" TargetMode="External"/><Relationship Id="rId2072" Type="http://schemas.openxmlformats.org/officeDocument/2006/relationships/hyperlink" Target="../Docs/R1-1807601.zip" TargetMode="External"/><Relationship Id="rId251" Type="http://schemas.openxmlformats.org/officeDocument/2006/relationships/hyperlink" Target="../Docs/R1-1807553.zip" TargetMode="External"/><Relationship Id="rId489" Type="http://schemas.openxmlformats.org/officeDocument/2006/relationships/hyperlink" Target="../Docs/R1-1805855.zip" TargetMode="External"/><Relationship Id="rId696" Type="http://schemas.openxmlformats.org/officeDocument/2006/relationships/hyperlink" Target="../Docs/R1-1807154.zip" TargetMode="External"/><Relationship Id="rId2377" Type="http://schemas.openxmlformats.org/officeDocument/2006/relationships/hyperlink" Target="../Docs/R1-1806259.zip" TargetMode="External"/><Relationship Id="rId2584" Type="http://schemas.openxmlformats.org/officeDocument/2006/relationships/hyperlink" Target="../Docs/R1-1807915.zip" TargetMode="External"/><Relationship Id="rId349" Type="http://schemas.openxmlformats.org/officeDocument/2006/relationships/hyperlink" Target="../Docs/R1-1806996.zip" TargetMode="External"/><Relationship Id="rId556" Type="http://schemas.openxmlformats.org/officeDocument/2006/relationships/image" Target="media/image7.wmf"/><Relationship Id="rId763" Type="http://schemas.openxmlformats.org/officeDocument/2006/relationships/hyperlink" Target="../Docs/R1-1807811.zip" TargetMode="External"/><Relationship Id="rId1186" Type="http://schemas.openxmlformats.org/officeDocument/2006/relationships/oleObject" Target="embeddings/oleObject59.bin"/><Relationship Id="rId1393" Type="http://schemas.openxmlformats.org/officeDocument/2006/relationships/hyperlink" Target="../Docs/R1-1806564.zip" TargetMode="External"/><Relationship Id="rId2237" Type="http://schemas.openxmlformats.org/officeDocument/2006/relationships/hyperlink" Target="../Docs/R1-1806793.zip" TargetMode="External"/><Relationship Id="rId2444" Type="http://schemas.openxmlformats.org/officeDocument/2006/relationships/hyperlink" Target="../Docs/R1-1806865.zip" TargetMode="External"/><Relationship Id="rId111" Type="http://schemas.openxmlformats.org/officeDocument/2006/relationships/hyperlink" Target="../Docs/R1-1807091.zip" TargetMode="External"/><Relationship Id="rId209" Type="http://schemas.openxmlformats.org/officeDocument/2006/relationships/hyperlink" Target="../Docs/R1-1807515.zip" TargetMode="External"/><Relationship Id="rId416" Type="http://schemas.openxmlformats.org/officeDocument/2006/relationships/hyperlink" Target="../Docs/R1-1806488.zip" TargetMode="External"/><Relationship Id="rId970" Type="http://schemas.openxmlformats.org/officeDocument/2006/relationships/hyperlink" Target="../Docs/R1-1807824.zip" TargetMode="External"/><Relationship Id="rId1046" Type="http://schemas.openxmlformats.org/officeDocument/2006/relationships/hyperlink" Target="../Docs/R1-1807339.zip" TargetMode="External"/><Relationship Id="rId1253" Type="http://schemas.openxmlformats.org/officeDocument/2006/relationships/hyperlink" Target="../Docs/R1-1807745.zip" TargetMode="External"/><Relationship Id="rId1698" Type="http://schemas.openxmlformats.org/officeDocument/2006/relationships/hyperlink" Target="../Docs/R1-1806736.zip" TargetMode="External"/><Relationship Id="rId623" Type="http://schemas.openxmlformats.org/officeDocument/2006/relationships/hyperlink" Target="../Docs/R1-1807119.zip" TargetMode="External"/><Relationship Id="rId830" Type="http://schemas.openxmlformats.org/officeDocument/2006/relationships/hyperlink" Target="../Docs/R1-1806605.zip" TargetMode="External"/><Relationship Id="rId928" Type="http://schemas.openxmlformats.org/officeDocument/2006/relationships/oleObject" Target="embeddings/oleObject24.bin"/><Relationship Id="rId1460" Type="http://schemas.openxmlformats.org/officeDocument/2006/relationships/hyperlink" Target="../Docs/R1-1807638.zip" TargetMode="External"/><Relationship Id="rId1558" Type="http://schemas.openxmlformats.org/officeDocument/2006/relationships/hyperlink" Target="../Docs/R1-1807623.zip" TargetMode="External"/><Relationship Id="rId1765" Type="http://schemas.openxmlformats.org/officeDocument/2006/relationships/hyperlink" Target="../Docs/R1-1806070.zip" TargetMode="External"/><Relationship Id="rId2304" Type="http://schemas.openxmlformats.org/officeDocument/2006/relationships/hyperlink" Target="../Docs/R1-1806544.zip" TargetMode="External"/><Relationship Id="rId2511" Type="http://schemas.openxmlformats.org/officeDocument/2006/relationships/hyperlink" Target="../Docs/R1-1806433.zip" TargetMode="External"/><Relationship Id="rId2609" Type="http://schemas.openxmlformats.org/officeDocument/2006/relationships/hyperlink" Target="../Docs/R1-1807949.zip" TargetMode="External"/><Relationship Id="rId57" Type="http://schemas.openxmlformats.org/officeDocument/2006/relationships/hyperlink" Target="../Docs/R1-1806477.zip" TargetMode="External"/><Relationship Id="rId1113" Type="http://schemas.openxmlformats.org/officeDocument/2006/relationships/hyperlink" Target="../Docs/R1-1806281.zip" TargetMode="External"/><Relationship Id="rId1320" Type="http://schemas.openxmlformats.org/officeDocument/2006/relationships/image" Target="media/image124.wmf"/><Relationship Id="rId1418" Type="http://schemas.openxmlformats.org/officeDocument/2006/relationships/hyperlink" Target="../Docs/R1-1807664.zip" TargetMode="External"/><Relationship Id="rId1972" Type="http://schemas.openxmlformats.org/officeDocument/2006/relationships/hyperlink" Target="../Docs/R1-1806804.zip" TargetMode="External"/><Relationship Id="rId1625" Type="http://schemas.openxmlformats.org/officeDocument/2006/relationships/hyperlink" Target="../Docs/R1-1807677.zip" TargetMode="External"/><Relationship Id="rId1832" Type="http://schemas.openxmlformats.org/officeDocument/2006/relationships/hyperlink" Target="../Docs/R1-1806630.zip" TargetMode="External"/><Relationship Id="rId2094" Type="http://schemas.openxmlformats.org/officeDocument/2006/relationships/hyperlink" Target="../Docs/R1-1805842.zip" TargetMode="External"/><Relationship Id="rId273" Type="http://schemas.openxmlformats.org/officeDocument/2006/relationships/hyperlink" Target="../Docs/R1-1807540.zip" TargetMode="External"/><Relationship Id="rId480" Type="http://schemas.openxmlformats.org/officeDocument/2006/relationships/hyperlink" Target="../Docs/R1-1805854.zip" TargetMode="External"/><Relationship Id="rId2161" Type="http://schemas.openxmlformats.org/officeDocument/2006/relationships/hyperlink" Target="../Docs/R1-1807869.zip" TargetMode="External"/><Relationship Id="rId2399" Type="http://schemas.openxmlformats.org/officeDocument/2006/relationships/hyperlink" Target="../Docs/R1-1806765.zip" TargetMode="External"/><Relationship Id="rId133" Type="http://schemas.openxmlformats.org/officeDocument/2006/relationships/hyperlink" Target="../Docs/R1-1806675.zip" TargetMode="External"/><Relationship Id="rId340" Type="http://schemas.openxmlformats.org/officeDocument/2006/relationships/hyperlink" Target="../Docs/R1-1806099.zip" TargetMode="External"/><Relationship Id="rId578" Type="http://schemas.openxmlformats.org/officeDocument/2006/relationships/oleObject" Target="embeddings/oleObject9.bin"/><Relationship Id="rId785" Type="http://schemas.openxmlformats.org/officeDocument/2006/relationships/hyperlink" Target="../Docs/R1-1806422.zip" TargetMode="External"/><Relationship Id="rId992" Type="http://schemas.openxmlformats.org/officeDocument/2006/relationships/oleObject" Target="embeddings/oleObject33.bin"/><Relationship Id="rId2021" Type="http://schemas.openxmlformats.org/officeDocument/2006/relationships/hyperlink" Target="../Docs/R1-1806969.zip" TargetMode="External"/><Relationship Id="rId2259" Type="http://schemas.openxmlformats.org/officeDocument/2006/relationships/hyperlink" Target="../Docs/R1-1807034.zip" TargetMode="External"/><Relationship Id="rId2466" Type="http://schemas.openxmlformats.org/officeDocument/2006/relationships/hyperlink" Target="../Docs/R1-1806325.zip" TargetMode="External"/><Relationship Id="rId200" Type="http://schemas.openxmlformats.org/officeDocument/2006/relationships/hyperlink" Target="../Docs/R1-1807098.zip" TargetMode="External"/><Relationship Id="rId438" Type="http://schemas.openxmlformats.org/officeDocument/2006/relationships/hyperlink" Target="../Docs/R1-1806000.zip" TargetMode="External"/><Relationship Id="rId645" Type="http://schemas.openxmlformats.org/officeDocument/2006/relationships/hyperlink" Target="../Docs/R1-1806697.zip" TargetMode="External"/><Relationship Id="rId852" Type="http://schemas.openxmlformats.org/officeDocument/2006/relationships/hyperlink" Target="../Docs/R1-1807833.zip" TargetMode="External"/><Relationship Id="rId1068" Type="http://schemas.openxmlformats.org/officeDocument/2006/relationships/hyperlink" Target="../Docs/R1-1807183.zip" TargetMode="External"/><Relationship Id="rId1275" Type="http://schemas.openxmlformats.org/officeDocument/2006/relationships/oleObject" Target="embeddings/oleObject90.bin"/><Relationship Id="rId1482" Type="http://schemas.openxmlformats.org/officeDocument/2006/relationships/hyperlink" Target="../Docs/R1-1805881.zip" TargetMode="External"/><Relationship Id="rId2119" Type="http://schemas.openxmlformats.org/officeDocument/2006/relationships/hyperlink" Target="../Docs/R1-1806082.zip" TargetMode="External"/><Relationship Id="rId2326" Type="http://schemas.openxmlformats.org/officeDocument/2006/relationships/hyperlink" Target="../Docs/R1-1806318.zip" TargetMode="External"/><Relationship Id="rId2533" Type="http://schemas.openxmlformats.org/officeDocument/2006/relationships/hyperlink" Target="../Docs/R1-1803480.zip" TargetMode="External"/><Relationship Id="rId505" Type="http://schemas.openxmlformats.org/officeDocument/2006/relationships/hyperlink" Target="../Docs/R1-1806160.zip" TargetMode="External"/><Relationship Id="rId712" Type="http://schemas.openxmlformats.org/officeDocument/2006/relationships/hyperlink" Target="../Docs/R1-1807607.zip" TargetMode="External"/><Relationship Id="rId1135" Type="http://schemas.openxmlformats.org/officeDocument/2006/relationships/hyperlink" Target="../Docs/R1-1806717.zip" TargetMode="External"/><Relationship Id="rId1342" Type="http://schemas.openxmlformats.org/officeDocument/2006/relationships/hyperlink" Target="../Docs/R1-1805833.zip" TargetMode="External"/><Relationship Id="rId1787" Type="http://schemas.openxmlformats.org/officeDocument/2006/relationships/hyperlink" Target="../Docs/R1-1807367.zip" TargetMode="External"/><Relationship Id="rId1994" Type="http://schemas.openxmlformats.org/officeDocument/2006/relationships/hyperlink" Target="../Docs/R1-1806847.zip" TargetMode="External"/><Relationship Id="rId79" Type="http://schemas.openxmlformats.org/officeDocument/2006/relationships/hyperlink" Target="../Docs/R1-1807805.zip" TargetMode="External"/><Relationship Id="rId1202" Type="http://schemas.openxmlformats.org/officeDocument/2006/relationships/image" Target="media/image77.wmf"/><Relationship Id="rId1647" Type="http://schemas.openxmlformats.org/officeDocument/2006/relationships/image" Target="media/image173.wmf"/><Relationship Id="rId1854" Type="http://schemas.openxmlformats.org/officeDocument/2006/relationships/hyperlink" Target="../Docs/R1-1807765.zip" TargetMode="External"/><Relationship Id="rId2600" Type="http://schemas.openxmlformats.org/officeDocument/2006/relationships/hyperlink" Target="../Docs/R1-1807918.zip" TargetMode="External"/><Relationship Id="rId1507" Type="http://schemas.openxmlformats.org/officeDocument/2006/relationships/hyperlink" Target="../Docs/R1-1806057.zip" TargetMode="External"/><Relationship Id="rId1714" Type="http://schemas.openxmlformats.org/officeDocument/2006/relationships/hyperlink" Target="../Docs/R1-1807849.zip" TargetMode="External"/><Relationship Id="rId295" Type="http://schemas.openxmlformats.org/officeDocument/2006/relationships/hyperlink" Target="../Docs/R1-1806448.zip" TargetMode="External"/><Relationship Id="rId1921" Type="http://schemas.openxmlformats.org/officeDocument/2006/relationships/hyperlink" Target="../Docs/R1-1807269.zip" TargetMode="External"/><Relationship Id="rId2183" Type="http://schemas.openxmlformats.org/officeDocument/2006/relationships/hyperlink" Target="../Docs/R1-1807078.zip" TargetMode="External"/><Relationship Id="rId2390" Type="http://schemas.openxmlformats.org/officeDocument/2006/relationships/hyperlink" Target="../Docs/R1-1807703.zip" TargetMode="External"/><Relationship Id="rId2488" Type="http://schemas.openxmlformats.org/officeDocument/2006/relationships/hyperlink" Target="../Docs/R1-1806439.zip" TargetMode="External"/><Relationship Id="rId155" Type="http://schemas.openxmlformats.org/officeDocument/2006/relationships/hyperlink" Target="../Docs/R1-1807311.zip" TargetMode="External"/><Relationship Id="rId362" Type="http://schemas.openxmlformats.org/officeDocument/2006/relationships/hyperlink" Target="../Docs/R1-1806951.zip" TargetMode="External"/><Relationship Id="rId1297" Type="http://schemas.openxmlformats.org/officeDocument/2006/relationships/hyperlink" Target="../Docs/R1-1806050.zip" TargetMode="External"/><Relationship Id="rId2043" Type="http://schemas.openxmlformats.org/officeDocument/2006/relationships/hyperlink" Target="../Docs/R1-1806768.zip" TargetMode="External"/><Relationship Id="rId2250" Type="http://schemas.openxmlformats.org/officeDocument/2006/relationships/hyperlink" Target="../Docs/R1-1806345.zip" TargetMode="External"/><Relationship Id="rId222" Type="http://schemas.openxmlformats.org/officeDocument/2006/relationships/hyperlink" Target="../Docs/R1-1806578.zip" TargetMode="External"/><Relationship Id="rId667" Type="http://schemas.openxmlformats.org/officeDocument/2006/relationships/hyperlink" Target="../Docs/R1-1806556.zip" TargetMode="External"/><Relationship Id="rId874" Type="http://schemas.openxmlformats.org/officeDocument/2006/relationships/hyperlink" Target="../Docs/R1-1807852.zip" TargetMode="External"/><Relationship Id="rId2110" Type="http://schemas.openxmlformats.org/officeDocument/2006/relationships/hyperlink" Target="../Docs/R1-1807209.zip" TargetMode="External"/><Relationship Id="rId2348" Type="http://schemas.openxmlformats.org/officeDocument/2006/relationships/hyperlink" Target="../Docs/R1-1806763.zip" TargetMode="External"/><Relationship Id="rId2555" Type="http://schemas.openxmlformats.org/officeDocument/2006/relationships/hyperlink" Target="../Docs/R1-1807732.zip" TargetMode="External"/><Relationship Id="rId527" Type="http://schemas.openxmlformats.org/officeDocument/2006/relationships/hyperlink" Target="../Docs/R1-1806592.zip" TargetMode="External"/><Relationship Id="rId734" Type="http://schemas.openxmlformats.org/officeDocument/2006/relationships/hyperlink" Target="../Docs/R1-1807328.zip" TargetMode="External"/><Relationship Id="rId941" Type="http://schemas.openxmlformats.org/officeDocument/2006/relationships/hyperlink" Target="../Docs/R1-1806914.zip" TargetMode="External"/><Relationship Id="rId1157" Type="http://schemas.openxmlformats.org/officeDocument/2006/relationships/hyperlink" Target="../Docs/R1-1806952.zip" TargetMode="External"/><Relationship Id="rId1364" Type="http://schemas.openxmlformats.org/officeDocument/2006/relationships/oleObject" Target="embeddings/oleObject114.bin"/><Relationship Id="rId1571" Type="http://schemas.openxmlformats.org/officeDocument/2006/relationships/hyperlink" Target="../Docs/R1-1805884.zip" TargetMode="External"/><Relationship Id="rId2208" Type="http://schemas.openxmlformats.org/officeDocument/2006/relationships/hyperlink" Target="../Docs/R1-1806204.zip" TargetMode="External"/><Relationship Id="rId2415" Type="http://schemas.openxmlformats.org/officeDocument/2006/relationships/hyperlink" Target="../Docs/R1-1807224.zip" TargetMode="External"/><Relationship Id="rId2622" Type="http://schemas.openxmlformats.org/officeDocument/2006/relationships/theme" Target="theme/theme1.xml"/><Relationship Id="rId70" Type="http://schemas.openxmlformats.org/officeDocument/2006/relationships/hyperlink" Target="../Docs/R1-1807762.zip" TargetMode="External"/><Relationship Id="rId801" Type="http://schemas.openxmlformats.org/officeDocument/2006/relationships/hyperlink" Target="../Docs/R1-1806423.zip" TargetMode="External"/><Relationship Id="rId1017" Type="http://schemas.openxmlformats.org/officeDocument/2006/relationships/image" Target="media/image64.wmf"/><Relationship Id="rId1224" Type="http://schemas.openxmlformats.org/officeDocument/2006/relationships/image" Target="media/image80.wmf"/><Relationship Id="rId1431" Type="http://schemas.openxmlformats.org/officeDocument/2006/relationships/hyperlink" Target="../Docs/R1-1806231.zip" TargetMode="External"/><Relationship Id="rId1669" Type="http://schemas.openxmlformats.org/officeDocument/2006/relationships/hyperlink" Target="../Docs/R1-1806836.zip" TargetMode="External"/><Relationship Id="rId1876" Type="http://schemas.openxmlformats.org/officeDocument/2006/relationships/hyperlink" Target="../Docs/R1-1807713.zip" TargetMode="External"/><Relationship Id="rId1529" Type="http://schemas.openxmlformats.org/officeDocument/2006/relationships/hyperlink" Target="../Docs/R1-1807841.zip" TargetMode="External"/><Relationship Id="rId1736" Type="http://schemas.openxmlformats.org/officeDocument/2006/relationships/hyperlink" Target="../Docs/R1-1807825.zip" TargetMode="External"/><Relationship Id="rId1943" Type="http://schemas.openxmlformats.org/officeDocument/2006/relationships/hyperlink" Target="../Docs/R1-1807618.zip" TargetMode="External"/><Relationship Id="rId28" Type="http://schemas.openxmlformats.org/officeDocument/2006/relationships/hyperlink" Target="../Docs/R1-1805818.zip" TargetMode="External"/><Relationship Id="rId1803" Type="http://schemas.openxmlformats.org/officeDocument/2006/relationships/hyperlink" Target="../Docs/R1-1805892.zip" TargetMode="External"/><Relationship Id="rId177" Type="http://schemas.openxmlformats.org/officeDocument/2006/relationships/hyperlink" Target="../Docs/R1-1807096.zip" TargetMode="External"/><Relationship Id="rId384" Type="http://schemas.openxmlformats.org/officeDocument/2006/relationships/hyperlink" Target="../Docs/R1-1806999.zip" TargetMode="External"/><Relationship Id="rId591" Type="http://schemas.openxmlformats.org/officeDocument/2006/relationships/hyperlink" Target="../Docs/R1-1806695.zip" TargetMode="External"/><Relationship Id="rId2065" Type="http://schemas.openxmlformats.org/officeDocument/2006/relationships/hyperlink" Target="../Docs/R1-1806635.zip" TargetMode="External"/><Relationship Id="rId2272" Type="http://schemas.openxmlformats.org/officeDocument/2006/relationships/hyperlink" Target="../Docs/R1-1806643.zip" TargetMode="External"/><Relationship Id="rId244" Type="http://schemas.openxmlformats.org/officeDocument/2006/relationships/hyperlink" Target="../Docs/R1-1807314.zip" TargetMode="External"/><Relationship Id="rId689" Type="http://schemas.openxmlformats.org/officeDocument/2006/relationships/hyperlink" Target="../Docs/R1-1807505.zip" TargetMode="External"/><Relationship Id="rId896" Type="http://schemas.openxmlformats.org/officeDocument/2006/relationships/hyperlink" Target="../Docs/R1-1805878.zip" TargetMode="External"/><Relationship Id="rId1081" Type="http://schemas.openxmlformats.org/officeDocument/2006/relationships/hyperlink" Target="../Docs/R1-1806563.zip" TargetMode="External"/><Relationship Id="rId2577" Type="http://schemas.openxmlformats.org/officeDocument/2006/relationships/hyperlink" Target="../Docs/R1-1807927.zip" TargetMode="External"/><Relationship Id="rId451" Type="http://schemas.openxmlformats.org/officeDocument/2006/relationships/hyperlink" Target="../Docs/R1-1806189.zip" TargetMode="External"/><Relationship Id="rId549" Type="http://schemas.openxmlformats.org/officeDocument/2006/relationships/hyperlink" Target="../Docs/R1-1805974.zip" TargetMode="External"/><Relationship Id="rId756" Type="http://schemas.openxmlformats.org/officeDocument/2006/relationships/hyperlink" Target="../Docs/R1-1807050.zip" TargetMode="External"/><Relationship Id="rId1179" Type="http://schemas.openxmlformats.org/officeDocument/2006/relationships/hyperlink" Target="../Docs/R1-1806807.zip" TargetMode="External"/><Relationship Id="rId1386" Type="http://schemas.openxmlformats.org/officeDocument/2006/relationships/hyperlink" Target="../Docs/R1-1805834.zip" TargetMode="External"/><Relationship Id="rId1593" Type="http://schemas.openxmlformats.org/officeDocument/2006/relationships/oleObject" Target="embeddings/oleObject131.bin"/><Relationship Id="rId2132" Type="http://schemas.openxmlformats.org/officeDocument/2006/relationships/hyperlink" Target="../Docs/R1-1807381.zip" TargetMode="External"/><Relationship Id="rId2437" Type="http://schemas.openxmlformats.org/officeDocument/2006/relationships/hyperlink" Target="../Docs/R1-1807760.zip" TargetMode="External"/><Relationship Id="rId104" Type="http://schemas.openxmlformats.org/officeDocument/2006/relationships/hyperlink" Target="../Docs/R1-1807090.zip" TargetMode="External"/><Relationship Id="rId311" Type="http://schemas.openxmlformats.org/officeDocument/2006/relationships/hyperlink" Target="../Docs/R1-1805988.zip" TargetMode="External"/><Relationship Id="rId409" Type="http://schemas.openxmlformats.org/officeDocument/2006/relationships/hyperlink" Target="../Docs/R1-1806682.zip" TargetMode="External"/><Relationship Id="rId963" Type="http://schemas.openxmlformats.org/officeDocument/2006/relationships/hyperlink" Target="../Docs/R1-1806504.zip" TargetMode="External"/><Relationship Id="rId1039" Type="http://schemas.openxmlformats.org/officeDocument/2006/relationships/hyperlink" Target="../Docs/R1-1806042.zip" TargetMode="External"/><Relationship Id="rId1246" Type="http://schemas.openxmlformats.org/officeDocument/2006/relationships/oleObject" Target="embeddings/oleObject79.bin"/><Relationship Id="rId1898" Type="http://schemas.openxmlformats.org/officeDocument/2006/relationships/hyperlink" Target="../Docs/R1-1807660.zip" TargetMode="External"/><Relationship Id="rId92" Type="http://schemas.openxmlformats.org/officeDocument/2006/relationships/hyperlink" Target="../Docs/R1-1807804.zip" TargetMode="External"/><Relationship Id="rId616" Type="http://schemas.openxmlformats.org/officeDocument/2006/relationships/hyperlink" Target="../Docs/R1-1806202.zip" TargetMode="External"/><Relationship Id="rId823" Type="http://schemas.openxmlformats.org/officeDocument/2006/relationships/image" Target="media/image44.wmf"/><Relationship Id="rId1453" Type="http://schemas.openxmlformats.org/officeDocument/2006/relationships/hyperlink" Target="../Docs/R1-1806728.zip" TargetMode="External"/><Relationship Id="rId1660" Type="http://schemas.openxmlformats.org/officeDocument/2006/relationships/hyperlink" Target="../Docs/R1-1806296.zip" TargetMode="External"/><Relationship Id="rId1758" Type="http://schemas.openxmlformats.org/officeDocument/2006/relationships/hyperlink" Target="../Docs/R1-1807364.zip" TargetMode="External"/><Relationship Id="rId2504" Type="http://schemas.openxmlformats.org/officeDocument/2006/relationships/hyperlink" Target="../Docs/R1-1807284.zip" TargetMode="External"/><Relationship Id="rId1106" Type="http://schemas.openxmlformats.org/officeDocument/2006/relationships/hyperlink" Target="../Docs/R1-1807796.zip" TargetMode="External"/><Relationship Id="rId1313" Type="http://schemas.openxmlformats.org/officeDocument/2006/relationships/oleObject" Target="embeddings/oleObject98.bin"/><Relationship Id="rId1520" Type="http://schemas.openxmlformats.org/officeDocument/2006/relationships/hyperlink" Target="../Docs/R1-1806946.zip" TargetMode="External"/><Relationship Id="rId1965" Type="http://schemas.openxmlformats.org/officeDocument/2006/relationships/hyperlink" Target="../Docs/R1-1806077.zip" TargetMode="External"/><Relationship Id="rId1618" Type="http://schemas.openxmlformats.org/officeDocument/2006/relationships/hyperlink" Target="../Docs/R1-1806926.zip" TargetMode="External"/><Relationship Id="rId1825" Type="http://schemas.openxmlformats.org/officeDocument/2006/relationships/hyperlink" Target="../Docs/R1-1807879.zip" TargetMode="External"/><Relationship Id="rId199" Type="http://schemas.openxmlformats.org/officeDocument/2006/relationships/hyperlink" Target="../Docs/R1-1807006.zip" TargetMode="External"/><Relationship Id="rId2087" Type="http://schemas.openxmlformats.org/officeDocument/2006/relationships/hyperlink" Target="../Docs/R1-1807022.zip" TargetMode="External"/><Relationship Id="rId2294" Type="http://schemas.openxmlformats.org/officeDocument/2006/relationships/hyperlink" Target="../Docs/R1-1807082.zip" TargetMode="External"/><Relationship Id="rId266" Type="http://schemas.openxmlformats.org/officeDocument/2006/relationships/hyperlink" Target="../Docs/R1-1807232.zip" TargetMode="External"/><Relationship Id="rId473" Type="http://schemas.openxmlformats.org/officeDocument/2006/relationships/hyperlink" Target="../Docs/R1-1807403.zip" TargetMode="External"/><Relationship Id="rId680" Type="http://schemas.openxmlformats.org/officeDocument/2006/relationships/hyperlink" Target="../Docs/R1-1806266.zip" TargetMode="External"/><Relationship Id="rId2154" Type="http://schemas.openxmlformats.org/officeDocument/2006/relationships/hyperlink" Target="../Docs/R1-1807029.zip" TargetMode="External"/><Relationship Id="rId2361" Type="http://schemas.openxmlformats.org/officeDocument/2006/relationships/hyperlink" Target="../Docs/R1-1806547.zip" TargetMode="External"/><Relationship Id="rId2599" Type="http://schemas.openxmlformats.org/officeDocument/2006/relationships/hyperlink" Target="../Docs/R1-1807941.zip" TargetMode="External"/><Relationship Id="rId126" Type="http://schemas.openxmlformats.org/officeDocument/2006/relationships/hyperlink" Target="../Docs/R1-1807421.zip" TargetMode="External"/><Relationship Id="rId333" Type="http://schemas.openxmlformats.org/officeDocument/2006/relationships/hyperlink" Target="../Docs/R1-1807272.zip" TargetMode="External"/><Relationship Id="rId540" Type="http://schemas.openxmlformats.org/officeDocument/2006/relationships/hyperlink" Target="../Docs/R1-1807479.zip" TargetMode="External"/><Relationship Id="rId778" Type="http://schemas.openxmlformats.org/officeDocument/2006/relationships/hyperlink" Target="../Docs/R1-1806783.zip" TargetMode="External"/><Relationship Id="rId985" Type="http://schemas.openxmlformats.org/officeDocument/2006/relationships/image" Target="media/image57.wmf"/><Relationship Id="rId1170" Type="http://schemas.openxmlformats.org/officeDocument/2006/relationships/hyperlink" Target="../Docs/R1-1807193.zip" TargetMode="External"/><Relationship Id="rId2014" Type="http://schemas.openxmlformats.org/officeDocument/2006/relationships/hyperlink" Target="../Docs/R1-1807793.zip" TargetMode="External"/><Relationship Id="rId2221" Type="http://schemas.openxmlformats.org/officeDocument/2006/relationships/hyperlink" Target="../Docs/R1-1807080.zip" TargetMode="External"/><Relationship Id="rId2459" Type="http://schemas.openxmlformats.org/officeDocument/2006/relationships/hyperlink" Target="../Docs/R1-1806114.zip" TargetMode="External"/><Relationship Id="rId638" Type="http://schemas.openxmlformats.org/officeDocument/2006/relationships/hyperlink" Target="../Docs/R1-1807511.zip" TargetMode="External"/><Relationship Id="rId845" Type="http://schemas.openxmlformats.org/officeDocument/2006/relationships/hyperlink" Target="../Docs/R1-1807707.zip" TargetMode="External"/><Relationship Id="rId1030" Type="http://schemas.openxmlformats.org/officeDocument/2006/relationships/hyperlink" Target="../Docs/R1-1805811.zip" TargetMode="External"/><Relationship Id="rId1268" Type="http://schemas.openxmlformats.org/officeDocument/2006/relationships/image" Target="media/image102.wmf"/><Relationship Id="rId1475" Type="http://schemas.openxmlformats.org/officeDocument/2006/relationships/hyperlink" Target="../Docs/R1-1807772.zip" TargetMode="External"/><Relationship Id="rId1682" Type="http://schemas.openxmlformats.org/officeDocument/2006/relationships/hyperlink" Target="../Docs/R1-1807359.zip" TargetMode="External"/><Relationship Id="rId2319" Type="http://schemas.openxmlformats.org/officeDocument/2006/relationships/hyperlink" Target="../Docs/R1-1807231.zip" TargetMode="External"/><Relationship Id="rId2526" Type="http://schemas.openxmlformats.org/officeDocument/2006/relationships/hyperlink" Target="../Docs/R1-1805808.zip" TargetMode="External"/><Relationship Id="rId400" Type="http://schemas.openxmlformats.org/officeDocument/2006/relationships/hyperlink" Target="../Docs/R1-1807517.zip" TargetMode="External"/><Relationship Id="rId705" Type="http://schemas.openxmlformats.org/officeDocument/2006/relationships/hyperlink" Target="../Docs/R1-1806890.zip" TargetMode="External"/><Relationship Id="rId1128" Type="http://schemas.openxmlformats.org/officeDocument/2006/relationships/hyperlink" Target="../Docs/R1-1807342.zip" TargetMode="External"/><Relationship Id="rId1335" Type="http://schemas.openxmlformats.org/officeDocument/2006/relationships/oleObject" Target="embeddings/oleObject109.bin"/><Relationship Id="rId1542" Type="http://schemas.openxmlformats.org/officeDocument/2006/relationships/hyperlink" Target="../Docs/R1-1806399.zip" TargetMode="External"/><Relationship Id="rId1987" Type="http://schemas.openxmlformats.org/officeDocument/2006/relationships/hyperlink" Target="../Docs/R1-1806018.zip" TargetMode="External"/><Relationship Id="rId912" Type="http://schemas.openxmlformats.org/officeDocument/2006/relationships/oleObject" Target="embeddings/oleObject15.bin"/><Relationship Id="rId1847" Type="http://schemas.openxmlformats.org/officeDocument/2006/relationships/hyperlink" Target="../Docs/R1-1806136.zip" TargetMode="External"/><Relationship Id="rId41" Type="http://schemas.openxmlformats.org/officeDocument/2006/relationships/hyperlink" Target="../Docs/R1-1807650.zip" TargetMode="External"/><Relationship Id="rId1402" Type="http://schemas.openxmlformats.org/officeDocument/2006/relationships/hyperlink" Target="../Docs/R1-1805838.zip" TargetMode="External"/><Relationship Id="rId1707" Type="http://schemas.openxmlformats.org/officeDocument/2006/relationships/hyperlink" Target="../Docs/R1-1806882.zip" TargetMode="External"/><Relationship Id="rId190" Type="http://schemas.openxmlformats.org/officeDocument/2006/relationships/hyperlink" Target="../Docs/R1-1807298.zip" TargetMode="External"/><Relationship Id="rId288" Type="http://schemas.openxmlformats.org/officeDocument/2006/relationships/hyperlink" Target="../Docs/R1-1807101.zip" TargetMode="External"/><Relationship Id="rId1914" Type="http://schemas.openxmlformats.org/officeDocument/2006/relationships/hyperlink" Target="../Docs/R1-1806889.zip" TargetMode="External"/><Relationship Id="rId495" Type="http://schemas.openxmlformats.org/officeDocument/2006/relationships/hyperlink" Target="../Docs/R1-1806492.zip" TargetMode="External"/><Relationship Id="rId2176" Type="http://schemas.openxmlformats.org/officeDocument/2006/relationships/hyperlink" Target="../Docs/R1-1806639.zip" TargetMode="External"/><Relationship Id="rId2383" Type="http://schemas.openxmlformats.org/officeDocument/2006/relationships/hyperlink" Target="../Docs/R1-1807040.zip" TargetMode="External"/><Relationship Id="rId2590" Type="http://schemas.openxmlformats.org/officeDocument/2006/relationships/hyperlink" Target="../Docs/R1-1807935.zip" TargetMode="External"/><Relationship Id="rId148" Type="http://schemas.openxmlformats.org/officeDocument/2006/relationships/hyperlink" Target="../Docs/R1-1807567.zip" TargetMode="External"/><Relationship Id="rId355" Type="http://schemas.openxmlformats.org/officeDocument/2006/relationships/hyperlink" Target="../Docs/R1-1806351.zip" TargetMode="External"/><Relationship Id="rId562" Type="http://schemas.openxmlformats.org/officeDocument/2006/relationships/image" Target="media/image10.wmf"/><Relationship Id="rId1192" Type="http://schemas.openxmlformats.org/officeDocument/2006/relationships/oleObject" Target="embeddings/oleObject62.bin"/><Relationship Id="rId2036" Type="http://schemas.openxmlformats.org/officeDocument/2006/relationships/hyperlink" Target="../Docs/R1-1806157.zip" TargetMode="External"/><Relationship Id="rId2243" Type="http://schemas.openxmlformats.org/officeDocument/2006/relationships/hyperlink" Target="../Docs/R1-1807385.zip" TargetMode="External"/><Relationship Id="rId2450" Type="http://schemas.openxmlformats.org/officeDocument/2006/relationships/hyperlink" Target="../Docs/R1-1805931.zip" TargetMode="External"/><Relationship Id="rId215" Type="http://schemas.openxmlformats.org/officeDocument/2006/relationships/hyperlink" Target="../Docs/R1-1807217.zip" TargetMode="External"/><Relationship Id="rId422" Type="http://schemas.openxmlformats.org/officeDocument/2006/relationships/hyperlink" Target="../Docs/R1-1807528.zip" TargetMode="External"/><Relationship Id="rId867" Type="http://schemas.openxmlformats.org/officeDocument/2006/relationships/hyperlink" Target="../Docs/R1-1807054.zip" TargetMode="External"/><Relationship Id="rId1052" Type="http://schemas.openxmlformats.org/officeDocument/2006/relationships/hyperlink" Target="../Docs/R1-1805950.zip" TargetMode="External"/><Relationship Id="rId1497" Type="http://schemas.openxmlformats.org/officeDocument/2006/relationships/hyperlink" Target="../Docs/R1-1807059.zip" TargetMode="External"/><Relationship Id="rId2103" Type="http://schemas.openxmlformats.org/officeDocument/2006/relationships/hyperlink" Target="../Docs/R1-1806533.zip" TargetMode="External"/><Relationship Id="rId2310" Type="http://schemas.openxmlformats.org/officeDocument/2006/relationships/hyperlink" Target="../Docs/R1-1806852.zip" TargetMode="External"/><Relationship Id="rId2548" Type="http://schemas.openxmlformats.org/officeDocument/2006/relationships/hyperlink" Target="../Docs/R1-1806022.zip" TargetMode="External"/><Relationship Id="rId727" Type="http://schemas.openxmlformats.org/officeDocument/2006/relationships/hyperlink" Target="../Docs/R1-1806673.zip" TargetMode="External"/><Relationship Id="rId934" Type="http://schemas.openxmlformats.org/officeDocument/2006/relationships/oleObject" Target="embeddings/oleObject27.bin"/><Relationship Id="rId1357" Type="http://schemas.openxmlformats.org/officeDocument/2006/relationships/hyperlink" Target="file:///C:\Users\Merias\Documents\RAN1\TSGR1_93-Korea\Docs\R1-1807348.zip" TargetMode="External"/><Relationship Id="rId1564" Type="http://schemas.openxmlformats.org/officeDocument/2006/relationships/hyperlink" Target="../Docs/R1-1807662.zip" TargetMode="External"/><Relationship Id="rId1771" Type="http://schemas.openxmlformats.org/officeDocument/2006/relationships/hyperlink" Target="../Docs/R1-1806846.zip" TargetMode="External"/><Relationship Id="rId2408" Type="http://schemas.openxmlformats.org/officeDocument/2006/relationships/hyperlink" Target="../Docs/R1-1807770.zip" TargetMode="External"/><Relationship Id="rId2615" Type="http://schemas.openxmlformats.org/officeDocument/2006/relationships/hyperlink" Target="../Docs/R1-1807965.zip" TargetMode="External"/><Relationship Id="rId63" Type="http://schemas.openxmlformats.org/officeDocument/2006/relationships/hyperlink" Target="../Docs/R1-1806886.zip" TargetMode="External"/><Relationship Id="rId1217" Type="http://schemas.openxmlformats.org/officeDocument/2006/relationships/hyperlink" Target="../Docs/R1-1807346.zip" TargetMode="External"/><Relationship Id="rId1424" Type="http://schemas.openxmlformats.org/officeDocument/2006/relationships/hyperlink" Target="../Docs/R1-1806342.zip" TargetMode="External"/><Relationship Id="rId1631" Type="http://schemas.openxmlformats.org/officeDocument/2006/relationships/oleObject" Target="embeddings/oleObject139.bin"/><Relationship Id="rId1869" Type="http://schemas.openxmlformats.org/officeDocument/2006/relationships/hyperlink" Target="../Docs/R1-1806890.zip" TargetMode="External"/><Relationship Id="rId1729" Type="http://schemas.openxmlformats.org/officeDocument/2006/relationships/hyperlink" Target="../Docs/R1-1807412.zip" TargetMode="External"/><Relationship Id="rId1936" Type="http://schemas.openxmlformats.org/officeDocument/2006/relationships/hyperlink" Target="../Docs/R1-1806076.zip" TargetMode="External"/><Relationship Id="rId2198" Type="http://schemas.openxmlformats.org/officeDocument/2006/relationships/hyperlink" Target="../Docs/R1-1807755.zip" TargetMode="External"/><Relationship Id="rId377" Type="http://schemas.openxmlformats.org/officeDocument/2006/relationships/hyperlink" Target="../Docs/R1-1806819.zip" TargetMode="External"/><Relationship Id="rId584" Type="http://schemas.openxmlformats.org/officeDocument/2006/relationships/oleObject" Target="embeddings/oleObject12.bin"/><Relationship Id="rId2058" Type="http://schemas.openxmlformats.org/officeDocument/2006/relationships/hyperlink" Target="../Docs/R1-1805907.zip" TargetMode="External"/><Relationship Id="rId2265" Type="http://schemas.openxmlformats.org/officeDocument/2006/relationships/hyperlink" Target="../Docs/R1-1806106.zip" TargetMode="External"/><Relationship Id="rId5" Type="http://schemas.openxmlformats.org/officeDocument/2006/relationships/styles" Target="styles.xml"/><Relationship Id="rId237" Type="http://schemas.openxmlformats.org/officeDocument/2006/relationships/hyperlink" Target="../Docs/R1-1807218.zip" TargetMode="External"/><Relationship Id="rId791" Type="http://schemas.openxmlformats.org/officeDocument/2006/relationships/hyperlink" Target="../Docs/R1-1807750.zip" TargetMode="External"/><Relationship Id="rId889" Type="http://schemas.openxmlformats.org/officeDocument/2006/relationships/hyperlink" Target="../Docs/R1-1807055.zip" TargetMode="External"/><Relationship Id="rId1074" Type="http://schemas.openxmlformats.org/officeDocument/2006/relationships/hyperlink" Target="../Docs/R1-1806044.zip" TargetMode="External"/><Relationship Id="rId2472" Type="http://schemas.openxmlformats.org/officeDocument/2006/relationships/hyperlink" Target="../Docs/R1-1806331.zip" TargetMode="External"/><Relationship Id="rId444" Type="http://schemas.openxmlformats.org/officeDocument/2006/relationships/hyperlink" Target="../Docs/R1-1806937.zip" TargetMode="External"/><Relationship Id="rId651" Type="http://schemas.openxmlformats.org/officeDocument/2006/relationships/hyperlink" Target="../Docs/R1-1805868.zip" TargetMode="External"/><Relationship Id="rId749" Type="http://schemas.openxmlformats.org/officeDocument/2006/relationships/hyperlink" Target="../Docs/R1-1805942.zip" TargetMode="External"/><Relationship Id="rId1281" Type="http://schemas.openxmlformats.org/officeDocument/2006/relationships/image" Target="media/image108.wmf"/><Relationship Id="rId1379" Type="http://schemas.openxmlformats.org/officeDocument/2006/relationships/oleObject" Target="embeddings/oleObject122.bin"/><Relationship Id="rId1586" Type="http://schemas.openxmlformats.org/officeDocument/2006/relationships/hyperlink" Target="../Docs/R1-1806894.zip" TargetMode="External"/><Relationship Id="rId2125" Type="http://schemas.openxmlformats.org/officeDocument/2006/relationships/hyperlink" Target="../Docs/R1-1806669.zip" TargetMode="External"/><Relationship Id="rId2332" Type="http://schemas.openxmlformats.org/officeDocument/2006/relationships/hyperlink" Target="../Docs/R1-1806798.zip" TargetMode="External"/><Relationship Id="rId304" Type="http://schemas.openxmlformats.org/officeDocument/2006/relationships/hyperlink" Target="../Docs/R1-1805991.zip" TargetMode="External"/><Relationship Id="rId511" Type="http://schemas.openxmlformats.org/officeDocument/2006/relationships/hyperlink" Target="../Docs/R1-1805857.zip" TargetMode="External"/><Relationship Id="rId609" Type="http://schemas.openxmlformats.org/officeDocument/2006/relationships/hyperlink" Target="../Docs/R1-1807570.zip" TargetMode="External"/><Relationship Id="rId956" Type="http://schemas.openxmlformats.org/officeDocument/2006/relationships/hyperlink" Target="../Docs/R1-1807669.zip" TargetMode="External"/><Relationship Id="rId1141" Type="http://schemas.openxmlformats.org/officeDocument/2006/relationships/hyperlink" Target="../Docs/R1-1805955.zip" TargetMode="External"/><Relationship Id="rId1239" Type="http://schemas.openxmlformats.org/officeDocument/2006/relationships/oleObject" Target="embeddings/oleObject75.bin"/><Relationship Id="rId1793" Type="http://schemas.openxmlformats.org/officeDocument/2006/relationships/hyperlink" Target="../Docs/R1-1807138.zip" TargetMode="External"/><Relationship Id="rId85" Type="http://schemas.openxmlformats.org/officeDocument/2006/relationships/hyperlink" Target="../Docs/R1-1806456.zip" TargetMode="External"/><Relationship Id="rId816" Type="http://schemas.openxmlformats.org/officeDocument/2006/relationships/hyperlink" Target="../Docs/R1-1807830.zip" TargetMode="External"/><Relationship Id="rId1001" Type="http://schemas.openxmlformats.org/officeDocument/2006/relationships/oleObject" Target="embeddings/oleObject38.bin"/><Relationship Id="rId1446" Type="http://schemas.openxmlformats.org/officeDocument/2006/relationships/hyperlink" Target="../Docs/R1-1806127.zip" TargetMode="External"/><Relationship Id="rId1653" Type="http://schemas.openxmlformats.org/officeDocument/2006/relationships/hyperlink" Target="../Docs/R1-1806005.zip" TargetMode="External"/><Relationship Id="rId1860" Type="http://schemas.openxmlformats.org/officeDocument/2006/relationships/hyperlink" Target="../Docs/R1-1807828.zip" TargetMode="External"/><Relationship Id="rId1306" Type="http://schemas.openxmlformats.org/officeDocument/2006/relationships/hyperlink" Target="../Docs/R1-1807292.zip" TargetMode="External"/><Relationship Id="rId1513" Type="http://schemas.openxmlformats.org/officeDocument/2006/relationships/hyperlink" Target="../Docs/R1-1806516.zip" TargetMode="External"/><Relationship Id="rId1720" Type="http://schemas.openxmlformats.org/officeDocument/2006/relationships/hyperlink" Target="../Docs/R1-1806299.zip" TargetMode="External"/><Relationship Id="rId1958" Type="http://schemas.openxmlformats.org/officeDocument/2006/relationships/hyperlink" Target="../Docs/R1-1807822.zip" TargetMode="External"/><Relationship Id="rId12" Type="http://schemas.openxmlformats.org/officeDocument/2006/relationships/hyperlink" Target="http://webapp.etsi.org/Ipr/" TargetMode="External"/><Relationship Id="rId1818" Type="http://schemas.openxmlformats.org/officeDocument/2006/relationships/hyperlink" Target="../Docs/R1-1807263.zip" TargetMode="External"/><Relationship Id="rId161" Type="http://schemas.openxmlformats.org/officeDocument/2006/relationships/hyperlink" Target="../Docs/R1-1807565.zip" TargetMode="External"/><Relationship Id="rId399" Type="http://schemas.openxmlformats.org/officeDocument/2006/relationships/hyperlink" Target="../Docs/R1-1807431.zip" TargetMode="External"/><Relationship Id="rId2287" Type="http://schemas.openxmlformats.org/officeDocument/2006/relationships/hyperlink" Target="../Docs/R1-1806543.zip" TargetMode="External"/><Relationship Id="rId2494" Type="http://schemas.openxmlformats.org/officeDocument/2006/relationships/hyperlink" Target="../Docs/R1-1806651.zip" TargetMode="External"/><Relationship Id="rId259" Type="http://schemas.openxmlformats.org/officeDocument/2006/relationships/hyperlink" Target="../Docs/R1-1807490.zip" TargetMode="External"/><Relationship Id="rId466" Type="http://schemas.openxmlformats.org/officeDocument/2006/relationships/hyperlink" Target="../Docs/R1-1807537.zip" TargetMode="External"/><Relationship Id="rId673" Type="http://schemas.openxmlformats.org/officeDocument/2006/relationships/hyperlink" Target="../Docs/R1-1807124.zip" TargetMode="External"/><Relationship Id="rId880" Type="http://schemas.openxmlformats.org/officeDocument/2006/relationships/hyperlink" Target="../Docs/R1-1806036.zip" TargetMode="External"/><Relationship Id="rId1096" Type="http://schemas.openxmlformats.org/officeDocument/2006/relationships/hyperlink" Target="http://www.3gpp.org/ftp/tsg_ran/TSG_RAN/TSGR_79/Docs/RP-180597.zip" TargetMode="External"/><Relationship Id="rId2147" Type="http://schemas.openxmlformats.org/officeDocument/2006/relationships/hyperlink" Target="../Docs/R1-1806537.zip" TargetMode="External"/><Relationship Id="rId2354" Type="http://schemas.openxmlformats.org/officeDocument/2006/relationships/hyperlink" Target="../Docs/R1-1807391.zip" TargetMode="External"/><Relationship Id="rId2561" Type="http://schemas.openxmlformats.org/officeDocument/2006/relationships/hyperlink" Target="../Docs/R1-1807898.zip" TargetMode="External"/><Relationship Id="rId119" Type="http://schemas.openxmlformats.org/officeDocument/2006/relationships/hyperlink" Target="../Docs/R1-1807588.zip" TargetMode="External"/><Relationship Id="rId326" Type="http://schemas.openxmlformats.org/officeDocument/2006/relationships/hyperlink" Target="../Docs/R1-1806146.zip" TargetMode="External"/><Relationship Id="rId533" Type="http://schemas.openxmlformats.org/officeDocument/2006/relationships/hyperlink" Target="../Docs/R1-1805967.zip" TargetMode="External"/><Relationship Id="rId978" Type="http://schemas.openxmlformats.org/officeDocument/2006/relationships/hyperlink" Target="../Docs/R1-1806672.zip" TargetMode="External"/><Relationship Id="rId1163" Type="http://schemas.openxmlformats.org/officeDocument/2006/relationships/hyperlink" Target="../Docs/R1-1807186.zip" TargetMode="External"/><Relationship Id="rId1370" Type="http://schemas.openxmlformats.org/officeDocument/2006/relationships/oleObject" Target="embeddings/oleObject118.bin"/><Relationship Id="rId2007" Type="http://schemas.openxmlformats.org/officeDocument/2006/relationships/hyperlink" Target="http://www.3gpp.org/ftp/tsg_ran/TSG_RAN/TSGR_76/Docs/RP-171450.zip" TargetMode="External"/><Relationship Id="rId2214" Type="http://schemas.openxmlformats.org/officeDocument/2006/relationships/hyperlink" Target="../Docs/R1-1806985.zip" TargetMode="External"/><Relationship Id="rId740" Type="http://schemas.openxmlformats.org/officeDocument/2006/relationships/image" Target="media/image27.wmf"/><Relationship Id="rId838" Type="http://schemas.openxmlformats.org/officeDocument/2006/relationships/hyperlink" Target="../Docs/R1-1805803.zip" TargetMode="External"/><Relationship Id="rId1023" Type="http://schemas.openxmlformats.org/officeDocument/2006/relationships/hyperlink" Target="../Docs/R1-1806041.zip" TargetMode="External"/><Relationship Id="rId1468" Type="http://schemas.openxmlformats.org/officeDocument/2006/relationships/image" Target="media/image148.wmf"/><Relationship Id="rId1675" Type="http://schemas.openxmlformats.org/officeDocument/2006/relationships/hyperlink" Target="../Docs/R1-1806963.zip" TargetMode="External"/><Relationship Id="rId1882" Type="http://schemas.openxmlformats.org/officeDocument/2006/relationships/hyperlink" Target="../Docs/R1-1805963.zip" TargetMode="External"/><Relationship Id="rId2421" Type="http://schemas.openxmlformats.org/officeDocument/2006/relationships/hyperlink" Target="../Docs/R1-1806664.zip" TargetMode="External"/><Relationship Id="rId2519" Type="http://schemas.openxmlformats.org/officeDocument/2006/relationships/hyperlink" Target="../Docs/R1-1805802.zip" TargetMode="External"/><Relationship Id="rId600" Type="http://schemas.openxmlformats.org/officeDocument/2006/relationships/hyperlink" Target="../Docs/R1-1806201.zip" TargetMode="External"/><Relationship Id="rId1230" Type="http://schemas.openxmlformats.org/officeDocument/2006/relationships/image" Target="media/image83.wmf"/><Relationship Id="rId1328" Type="http://schemas.openxmlformats.org/officeDocument/2006/relationships/oleObject" Target="embeddings/oleObject106.bin"/><Relationship Id="rId1535" Type="http://schemas.openxmlformats.org/officeDocument/2006/relationships/hyperlink" Target="../Docs/R1-1806058.zip" TargetMode="External"/><Relationship Id="rId905" Type="http://schemas.openxmlformats.org/officeDocument/2006/relationships/hyperlink" Target="../Docs/R1-1806870.zip" TargetMode="External"/><Relationship Id="rId1742" Type="http://schemas.openxmlformats.org/officeDocument/2006/relationships/hyperlink" Target="../Docs/R1-1806068.zip" TargetMode="External"/><Relationship Id="rId34" Type="http://schemas.openxmlformats.org/officeDocument/2006/relationships/hyperlink" Target="../Docs/R1-1805803.zip" TargetMode="External"/><Relationship Id="rId1602" Type="http://schemas.openxmlformats.org/officeDocument/2006/relationships/oleObject" Target="embeddings/oleObject135.bin"/><Relationship Id="rId183" Type="http://schemas.openxmlformats.org/officeDocument/2006/relationships/hyperlink" Target="../Docs/R1-1807097.zip" TargetMode="External"/><Relationship Id="rId390" Type="http://schemas.openxmlformats.org/officeDocument/2006/relationships/hyperlink" Target="../Docs/R1-1807557.zip" TargetMode="External"/><Relationship Id="rId1907" Type="http://schemas.openxmlformats.org/officeDocument/2006/relationships/hyperlink" Target="../Docs/R1-1806744.zip" TargetMode="External"/><Relationship Id="rId2071" Type="http://schemas.openxmlformats.org/officeDocument/2006/relationships/hyperlink" Target="../Docs/R1-1807073.zip" TargetMode="External"/><Relationship Id="rId250" Type="http://schemas.openxmlformats.org/officeDocument/2006/relationships/hyperlink" Target="../Docs/R1-1807484.zip" TargetMode="External"/><Relationship Id="rId488" Type="http://schemas.openxmlformats.org/officeDocument/2006/relationships/hyperlink" Target="../Docs/R1-1807560.zip" TargetMode="External"/><Relationship Id="rId695" Type="http://schemas.openxmlformats.org/officeDocument/2006/relationships/hyperlink" Target="../Docs/R1-1807506.zip" TargetMode="External"/><Relationship Id="rId2169" Type="http://schemas.openxmlformats.org/officeDocument/2006/relationships/hyperlink" Target="../Docs/R1-1806151.zip" TargetMode="External"/><Relationship Id="rId2376" Type="http://schemas.openxmlformats.org/officeDocument/2006/relationships/hyperlink" Target="../Docs/R1-1806258.zip" TargetMode="External"/><Relationship Id="rId2583" Type="http://schemas.openxmlformats.org/officeDocument/2006/relationships/hyperlink" Target="../Docs/R1-1807932.zip" TargetMode="External"/><Relationship Id="rId110" Type="http://schemas.openxmlformats.org/officeDocument/2006/relationships/hyperlink" Target="../Docs/R1-1807425.zip" TargetMode="External"/><Relationship Id="rId348" Type="http://schemas.openxmlformats.org/officeDocument/2006/relationships/hyperlink" Target="../Docs/R1-1806961.zip" TargetMode="External"/><Relationship Id="rId555" Type="http://schemas.openxmlformats.org/officeDocument/2006/relationships/hyperlink" Target="../Docs/R1-1807466.zip" TargetMode="External"/><Relationship Id="rId762" Type="http://schemas.openxmlformats.org/officeDocument/2006/relationships/hyperlink" Target="../Docs/R1-1807735.zip" TargetMode="External"/><Relationship Id="rId1185" Type="http://schemas.openxmlformats.org/officeDocument/2006/relationships/image" Target="media/image67.wmf"/><Relationship Id="rId1392" Type="http://schemas.openxmlformats.org/officeDocument/2006/relationships/hyperlink" Target="../Docs/R1-1806513.zip" TargetMode="External"/><Relationship Id="rId2029" Type="http://schemas.openxmlformats.org/officeDocument/2006/relationships/hyperlink" Target="../Docs/R1-1805905.zip" TargetMode="External"/><Relationship Id="rId2236" Type="http://schemas.openxmlformats.org/officeDocument/2006/relationships/hyperlink" Target="../Docs/R1-1806757.zip" TargetMode="External"/><Relationship Id="rId2443" Type="http://schemas.openxmlformats.org/officeDocument/2006/relationships/hyperlink" Target="../Docs/R1-1806767.zip" TargetMode="External"/><Relationship Id="rId208" Type="http://schemas.openxmlformats.org/officeDocument/2006/relationships/hyperlink" Target="../Docs/R1-1807214.zip" TargetMode="External"/><Relationship Id="rId415" Type="http://schemas.openxmlformats.org/officeDocument/2006/relationships/hyperlink" Target="../Docs/R1-1806186.zip" TargetMode="External"/><Relationship Id="rId622" Type="http://schemas.openxmlformats.org/officeDocument/2006/relationships/hyperlink" Target="../Docs/R1-1807118.zip" TargetMode="External"/><Relationship Id="rId1045" Type="http://schemas.openxmlformats.org/officeDocument/2006/relationships/hyperlink" Target="../Docs/R1-1806864.zip" TargetMode="External"/><Relationship Id="rId1252" Type="http://schemas.openxmlformats.org/officeDocument/2006/relationships/hyperlink" Target="../Docs/R1-1807726.zip" TargetMode="External"/><Relationship Id="rId1697" Type="http://schemas.openxmlformats.org/officeDocument/2006/relationships/hyperlink" Target="../Docs/R1-1806624.zip" TargetMode="External"/><Relationship Id="rId2303" Type="http://schemas.openxmlformats.org/officeDocument/2006/relationships/hyperlink" Target="../Docs/R1-1806462.zip" TargetMode="External"/><Relationship Id="rId2510" Type="http://schemas.openxmlformats.org/officeDocument/2006/relationships/hyperlink" Target="../Docs/R1-1807609.zip" TargetMode="External"/><Relationship Id="rId927" Type="http://schemas.openxmlformats.org/officeDocument/2006/relationships/oleObject" Target="embeddings/oleObject23.bin"/><Relationship Id="rId1112" Type="http://schemas.openxmlformats.org/officeDocument/2006/relationships/hyperlink" Target="../Docs/R1-1806218.zip" TargetMode="External"/><Relationship Id="rId1557" Type="http://schemas.openxmlformats.org/officeDocument/2006/relationships/hyperlink" Target="../Docs/R1-1807356.zip" TargetMode="External"/><Relationship Id="rId1764" Type="http://schemas.openxmlformats.org/officeDocument/2006/relationships/hyperlink" Target="../Docs/R1-1806030.zip" TargetMode="External"/><Relationship Id="rId1971" Type="http://schemas.openxmlformats.org/officeDocument/2006/relationships/hyperlink" Target="../Docs/R1-1806658.zip" TargetMode="External"/><Relationship Id="rId2608" Type="http://schemas.openxmlformats.org/officeDocument/2006/relationships/hyperlink" Target="../Docs/R1-1807948.zip" TargetMode="External"/><Relationship Id="rId56" Type="http://schemas.openxmlformats.org/officeDocument/2006/relationships/hyperlink" Target="../Docs/R1-1805940.zip" TargetMode="External"/><Relationship Id="rId1417" Type="http://schemas.openxmlformats.org/officeDocument/2006/relationships/hyperlink" Target="../Docs/R1-1807350.zip" TargetMode="External"/><Relationship Id="rId1624" Type="http://schemas.openxmlformats.org/officeDocument/2006/relationships/hyperlink" Target="../Docs/R1-1807809.zip" TargetMode="External"/><Relationship Id="rId1831" Type="http://schemas.openxmlformats.org/officeDocument/2006/relationships/hyperlink" Target="../Docs/R1-1806525.zip" TargetMode="External"/><Relationship Id="rId1929" Type="http://schemas.openxmlformats.org/officeDocument/2006/relationships/hyperlink" Target="../Docs/R1-1805897.zip" TargetMode="External"/><Relationship Id="rId2093" Type="http://schemas.openxmlformats.org/officeDocument/2006/relationships/hyperlink" Target="../Docs/R1-1807780.zip" TargetMode="External"/><Relationship Id="rId2398" Type="http://schemas.openxmlformats.org/officeDocument/2006/relationships/hyperlink" Target="../Docs/R1-1806572.zip" TargetMode="External"/><Relationship Id="rId272" Type="http://schemas.openxmlformats.org/officeDocument/2006/relationships/hyperlink" Target="../Docs/R1-1805866.zip" TargetMode="External"/><Relationship Id="rId577" Type="http://schemas.openxmlformats.org/officeDocument/2006/relationships/image" Target="media/image13.wmf"/><Relationship Id="rId2160" Type="http://schemas.openxmlformats.org/officeDocument/2006/relationships/hyperlink" Target="../Docs/R1-1807837.zip" TargetMode="External"/><Relationship Id="rId2258" Type="http://schemas.openxmlformats.org/officeDocument/2006/relationships/hyperlink" Target="../Docs/R1-1806987.zip" TargetMode="External"/><Relationship Id="rId132" Type="http://schemas.openxmlformats.org/officeDocument/2006/relationships/hyperlink" Target="../Docs/R1-1807499.zip" TargetMode="External"/><Relationship Id="rId784" Type="http://schemas.openxmlformats.org/officeDocument/2006/relationships/hyperlink" Target="../Docs/R1-1807619.zip" TargetMode="External"/><Relationship Id="rId991" Type="http://schemas.openxmlformats.org/officeDocument/2006/relationships/oleObject" Target="embeddings/oleObject32.bin"/><Relationship Id="rId1067" Type="http://schemas.openxmlformats.org/officeDocument/2006/relationships/hyperlink" Target="../Docs/R1-1807179.zip" TargetMode="External"/><Relationship Id="rId2020" Type="http://schemas.openxmlformats.org/officeDocument/2006/relationships/hyperlink" Target="../Docs/R1-1806748.zip" TargetMode="External"/><Relationship Id="rId2465" Type="http://schemas.openxmlformats.org/officeDocument/2006/relationships/hyperlink" Target="../Docs/R1-1806324.zip" TargetMode="External"/><Relationship Id="rId437" Type="http://schemas.openxmlformats.org/officeDocument/2006/relationships/hyperlink" Target="../Docs/R1-1805981.zip" TargetMode="External"/><Relationship Id="rId644" Type="http://schemas.openxmlformats.org/officeDocument/2006/relationships/hyperlink" Target="../Docs/R1-1806598.zip" TargetMode="External"/><Relationship Id="rId851" Type="http://schemas.openxmlformats.org/officeDocument/2006/relationships/hyperlink" Target="../Docs/R1-1807832.zip" TargetMode="External"/><Relationship Id="rId1274" Type="http://schemas.openxmlformats.org/officeDocument/2006/relationships/image" Target="media/image105.wmf"/><Relationship Id="rId1481" Type="http://schemas.openxmlformats.org/officeDocument/2006/relationships/hyperlink" Target="../Docs/R1-1807639.zip" TargetMode="External"/><Relationship Id="rId1579" Type="http://schemas.openxmlformats.org/officeDocument/2006/relationships/hyperlink" Target="../Docs/R1-1806400.zip" TargetMode="External"/><Relationship Id="rId2118" Type="http://schemas.openxmlformats.org/officeDocument/2006/relationships/hyperlink" Target="../Docs/R1-1805910.zip" TargetMode="External"/><Relationship Id="rId2325" Type="http://schemas.openxmlformats.org/officeDocument/2006/relationships/hyperlink" Target="../Docs/R1-1806254.zip" TargetMode="External"/><Relationship Id="rId2532" Type="http://schemas.openxmlformats.org/officeDocument/2006/relationships/hyperlink" Target="../Docs/R1-1805813.zip" TargetMode="External"/><Relationship Id="rId504" Type="http://schemas.openxmlformats.org/officeDocument/2006/relationships/hyperlink" Target="../Docs/R1-1805997.zip" TargetMode="External"/><Relationship Id="rId711" Type="http://schemas.openxmlformats.org/officeDocument/2006/relationships/hyperlink" Target="../Docs/R1-1806573.zip" TargetMode="External"/><Relationship Id="rId949" Type="http://schemas.openxmlformats.org/officeDocument/2006/relationships/hyperlink" Target="../Docs/R1-1806209.zip" TargetMode="External"/><Relationship Id="rId1134" Type="http://schemas.openxmlformats.org/officeDocument/2006/relationships/hyperlink" Target="../Docs/R1-1806214.zip" TargetMode="External"/><Relationship Id="rId1341" Type="http://schemas.openxmlformats.org/officeDocument/2006/relationships/hyperlink" Target="../Docs/R1-1807659.zip" TargetMode="External"/><Relationship Id="rId1786" Type="http://schemas.openxmlformats.org/officeDocument/2006/relationships/hyperlink" Target="../Docs/R1-1807260.zip" TargetMode="External"/><Relationship Id="rId1993" Type="http://schemas.openxmlformats.org/officeDocument/2006/relationships/hyperlink" Target="../Docs/R1-1806813.zip" TargetMode="External"/><Relationship Id="rId78" Type="http://schemas.openxmlformats.org/officeDocument/2006/relationships/hyperlink" Target="../Docs/R1-1807805.zip" TargetMode="External"/><Relationship Id="rId809" Type="http://schemas.openxmlformats.org/officeDocument/2006/relationships/hyperlink" Target="../Docs/R1-1807174.zip" TargetMode="External"/><Relationship Id="rId1201" Type="http://schemas.openxmlformats.org/officeDocument/2006/relationships/image" Target="media/image76.wmf"/><Relationship Id="rId1439" Type="http://schemas.openxmlformats.org/officeDocument/2006/relationships/hyperlink" Target="../Docs/R1-1806238.zip" TargetMode="External"/><Relationship Id="rId1646" Type="http://schemas.openxmlformats.org/officeDocument/2006/relationships/image" Target="media/image172.wmf"/><Relationship Id="rId1853" Type="http://schemas.openxmlformats.org/officeDocument/2006/relationships/hyperlink" Target="../Docs/R1-1806741.zip" TargetMode="External"/><Relationship Id="rId1506" Type="http://schemas.openxmlformats.org/officeDocument/2006/relationships/hyperlink" Target="../Docs/R1-1805883.zip" TargetMode="External"/><Relationship Id="rId1713" Type="http://schemas.openxmlformats.org/officeDocument/2006/relationships/hyperlink" Target="../Docs/R1-1807712.zip" TargetMode="External"/><Relationship Id="rId1920" Type="http://schemas.openxmlformats.org/officeDocument/2006/relationships/hyperlink" Target="../Docs/R1-1807268.zip" TargetMode="External"/><Relationship Id="rId294" Type="http://schemas.openxmlformats.org/officeDocument/2006/relationships/hyperlink" Target="../Docs/R1-1807534.zip" TargetMode="External"/><Relationship Id="rId2182" Type="http://schemas.openxmlformats.org/officeDocument/2006/relationships/hyperlink" Target="../Docs/R1-1807031.zip" TargetMode="External"/><Relationship Id="rId154" Type="http://schemas.openxmlformats.org/officeDocument/2006/relationships/hyperlink" Target="../Docs/R1-1807448.zip" TargetMode="External"/><Relationship Id="rId361" Type="http://schemas.openxmlformats.org/officeDocument/2006/relationships/hyperlink" Target="../Docs/R1-1806862.zip" TargetMode="External"/><Relationship Id="rId599" Type="http://schemas.openxmlformats.org/officeDocument/2006/relationships/hyperlink" Target="../Docs/R1-1806168.zip" TargetMode="External"/><Relationship Id="rId2042" Type="http://schemas.openxmlformats.org/officeDocument/2006/relationships/hyperlink" Target="../Docs/R1-1806750.zip" TargetMode="External"/><Relationship Id="rId2487" Type="http://schemas.openxmlformats.org/officeDocument/2006/relationships/hyperlink" Target="../Docs/R1-1806438.zip" TargetMode="External"/><Relationship Id="rId459" Type="http://schemas.openxmlformats.org/officeDocument/2006/relationships/hyperlink" Target="../Docs/R1-1806177.zip" TargetMode="External"/><Relationship Id="rId666" Type="http://schemas.openxmlformats.org/officeDocument/2006/relationships/hyperlink" Target="../Docs/R1-1806452.zip" TargetMode="External"/><Relationship Id="rId873" Type="http://schemas.openxmlformats.org/officeDocument/2006/relationships/hyperlink" Target="../Docs/R1-1807767.zip" TargetMode="External"/><Relationship Id="rId1089" Type="http://schemas.openxmlformats.org/officeDocument/2006/relationships/hyperlink" Target="../Docs/R1-1807014.zip" TargetMode="External"/><Relationship Id="rId1296" Type="http://schemas.openxmlformats.org/officeDocument/2006/relationships/hyperlink" Target="../Docs/R1-1805958.zip" TargetMode="External"/><Relationship Id="rId2347" Type="http://schemas.openxmlformats.org/officeDocument/2006/relationships/hyperlink" Target="../Docs/R1-1806671.zip" TargetMode="External"/><Relationship Id="rId2554" Type="http://schemas.openxmlformats.org/officeDocument/2006/relationships/hyperlink" Target="../Docs/R1-1807731.zip" TargetMode="External"/><Relationship Id="rId221" Type="http://schemas.openxmlformats.org/officeDocument/2006/relationships/hyperlink" Target="../Docs/R1-1807468.zip" TargetMode="External"/><Relationship Id="rId319" Type="http://schemas.openxmlformats.org/officeDocument/2006/relationships/hyperlink" Target="../Docs/R1-1806677.zip" TargetMode="External"/><Relationship Id="rId526" Type="http://schemas.openxmlformats.org/officeDocument/2006/relationships/hyperlink" Target="../Docs/R1-1806195.zip" TargetMode="External"/><Relationship Id="rId1156" Type="http://schemas.openxmlformats.org/officeDocument/2006/relationships/hyperlink" Target="../Docs/R1-1806892.zip" TargetMode="External"/><Relationship Id="rId1363" Type="http://schemas.openxmlformats.org/officeDocument/2006/relationships/oleObject" Target="embeddings/oleObject113.bin"/><Relationship Id="rId2207" Type="http://schemas.openxmlformats.org/officeDocument/2006/relationships/hyperlink" Target="../Docs/R1-1807613.zip" TargetMode="External"/><Relationship Id="rId733" Type="http://schemas.openxmlformats.org/officeDocument/2006/relationships/hyperlink" Target="../Docs/R1-1807170.zip" TargetMode="External"/><Relationship Id="rId940" Type="http://schemas.openxmlformats.org/officeDocument/2006/relationships/hyperlink" Target="../Docs/R1-1806774.zip" TargetMode="External"/><Relationship Id="rId1016" Type="http://schemas.openxmlformats.org/officeDocument/2006/relationships/oleObject" Target="embeddings/oleObject52.bin"/><Relationship Id="rId1570" Type="http://schemas.openxmlformats.org/officeDocument/2006/relationships/hyperlink" Target="../Docs/R1-1807663.zip" TargetMode="External"/><Relationship Id="rId1668" Type="http://schemas.openxmlformats.org/officeDocument/2006/relationships/hyperlink" Target="../Docs/R1-1806735.zip" TargetMode="External"/><Relationship Id="rId1875" Type="http://schemas.openxmlformats.org/officeDocument/2006/relationships/hyperlink" Target="../Docs/R1-1807744.zip" TargetMode="External"/><Relationship Id="rId2414" Type="http://schemas.openxmlformats.org/officeDocument/2006/relationships/hyperlink" Target="../Docs/R1-1806971.zip" TargetMode="External"/><Relationship Id="rId2621" Type="http://schemas.microsoft.com/office/2011/relationships/people" Target="people.xml"/><Relationship Id="rId800" Type="http://schemas.openxmlformats.org/officeDocument/2006/relationships/hyperlink" Target="../Docs/R1-1806358.zip" TargetMode="External"/><Relationship Id="rId1223" Type="http://schemas.openxmlformats.org/officeDocument/2006/relationships/oleObject" Target="embeddings/oleObject67.bin"/><Relationship Id="rId1430" Type="http://schemas.openxmlformats.org/officeDocument/2006/relationships/hyperlink" Target="../Docs/R1-1806230.zip" TargetMode="External"/><Relationship Id="rId1528" Type="http://schemas.openxmlformats.org/officeDocument/2006/relationships/hyperlink" Target="../Docs/R1-1807817.zip" TargetMode="External"/><Relationship Id="rId1735" Type="http://schemas.openxmlformats.org/officeDocument/2006/relationships/hyperlink" Target="../Docs/R1-1807752.zip" TargetMode="External"/><Relationship Id="rId1942" Type="http://schemas.openxmlformats.org/officeDocument/2006/relationships/hyperlink" Target="../Docs/R1-1807375.zip" TargetMode="External"/><Relationship Id="rId27" Type="http://schemas.openxmlformats.org/officeDocument/2006/relationships/hyperlink" Target="../Docs/R1-1805822.zip" TargetMode="External"/><Relationship Id="rId1802" Type="http://schemas.openxmlformats.org/officeDocument/2006/relationships/hyperlink" Target="../Docs/R1-1807910.zip" TargetMode="External"/><Relationship Id="rId176" Type="http://schemas.openxmlformats.org/officeDocument/2006/relationships/hyperlink" Target="../Docs/R1-1807096.zip" TargetMode="External"/><Relationship Id="rId383" Type="http://schemas.openxmlformats.org/officeDocument/2006/relationships/hyperlink" Target="../Docs/R1-1806950.zip" TargetMode="External"/><Relationship Id="rId590" Type="http://schemas.openxmlformats.org/officeDocument/2006/relationships/hyperlink" Target="../Docs/R1-1806596.zip" TargetMode="External"/><Relationship Id="rId2064" Type="http://schemas.openxmlformats.org/officeDocument/2006/relationships/hyperlink" Target="../Docs/R1-1806565.zip" TargetMode="External"/><Relationship Id="rId2271" Type="http://schemas.openxmlformats.org/officeDocument/2006/relationships/hyperlink" Target="../Docs/R1-1806568.zip" TargetMode="External"/><Relationship Id="rId243" Type="http://schemas.openxmlformats.org/officeDocument/2006/relationships/hyperlink" Target="../Docs/R1-1807313.zip" TargetMode="External"/><Relationship Id="rId450" Type="http://schemas.openxmlformats.org/officeDocument/2006/relationships/hyperlink" Target="../Docs/R1-1806176.zip" TargetMode="External"/><Relationship Id="rId688" Type="http://schemas.openxmlformats.org/officeDocument/2006/relationships/hyperlink" Target="../Docs/R1-1807501.zip" TargetMode="External"/><Relationship Id="rId895" Type="http://schemas.openxmlformats.org/officeDocument/2006/relationships/hyperlink" Target="../Docs/R1-1807853.zip" TargetMode="External"/><Relationship Id="rId1080" Type="http://schemas.openxmlformats.org/officeDocument/2006/relationships/hyperlink" Target="../Docs/R1-1806507.zip" TargetMode="External"/><Relationship Id="rId2131" Type="http://schemas.openxmlformats.org/officeDocument/2006/relationships/hyperlink" Target="../Docs/R1-1807380.zip" TargetMode="External"/><Relationship Id="rId2369" Type="http://schemas.openxmlformats.org/officeDocument/2006/relationships/hyperlink" Target="../Docs/R1-1806548.zip" TargetMode="External"/><Relationship Id="rId2576" Type="http://schemas.openxmlformats.org/officeDocument/2006/relationships/hyperlink" Target="../Docs/R1-1807926.zip" TargetMode="External"/><Relationship Id="rId103" Type="http://schemas.openxmlformats.org/officeDocument/2006/relationships/hyperlink" Target="../Docs/R1-1807437.zip" TargetMode="External"/><Relationship Id="rId310" Type="http://schemas.openxmlformats.org/officeDocument/2006/relationships/hyperlink" Target="../Docs/R1-1807526.zip" TargetMode="External"/><Relationship Id="rId548" Type="http://schemas.openxmlformats.org/officeDocument/2006/relationships/hyperlink" Target="../Docs/R1-1805861.zip" TargetMode="External"/><Relationship Id="rId755" Type="http://schemas.openxmlformats.org/officeDocument/2006/relationships/hyperlink" Target="../Docs/R1-1807009.zip" TargetMode="External"/><Relationship Id="rId962" Type="http://schemas.openxmlformats.org/officeDocument/2006/relationships/hyperlink" Target="../Docs/R1-1806339.zip" TargetMode="External"/><Relationship Id="rId1178" Type="http://schemas.openxmlformats.org/officeDocument/2006/relationships/hyperlink" Target="../Docs/R1-1806721.zip" TargetMode="External"/><Relationship Id="rId1385" Type="http://schemas.openxmlformats.org/officeDocument/2006/relationships/hyperlink" Target="../Docs/R1-1807882.zip" TargetMode="External"/><Relationship Id="rId1592" Type="http://schemas.openxmlformats.org/officeDocument/2006/relationships/image" Target="media/image152.wmf"/><Relationship Id="rId2229" Type="http://schemas.openxmlformats.org/officeDocument/2006/relationships/hyperlink" Target="../Docs/R1-1807815.zip" TargetMode="External"/><Relationship Id="rId2436" Type="http://schemas.openxmlformats.org/officeDocument/2006/relationships/hyperlink" Target="../Docs/R1-1807760.zip" TargetMode="External"/><Relationship Id="rId91" Type="http://schemas.openxmlformats.org/officeDocument/2006/relationships/hyperlink" Target="../Docs/R1-1807737.zip" TargetMode="External"/><Relationship Id="rId408" Type="http://schemas.openxmlformats.org/officeDocument/2006/relationships/hyperlink" Target="../Docs/R1-1806558.zip" TargetMode="External"/><Relationship Id="rId615" Type="http://schemas.openxmlformats.org/officeDocument/2006/relationships/hyperlink" Target="../Docs/R1-1806171.zip" TargetMode="External"/><Relationship Id="rId822" Type="http://schemas.openxmlformats.org/officeDocument/2006/relationships/image" Target="media/image43.wmf"/><Relationship Id="rId1038" Type="http://schemas.openxmlformats.org/officeDocument/2006/relationships/hyperlink" Target="../Docs/R1-1805949.zip" TargetMode="External"/><Relationship Id="rId1245" Type="http://schemas.openxmlformats.org/officeDocument/2006/relationships/oleObject" Target="embeddings/oleObject78.bin"/><Relationship Id="rId1452" Type="http://schemas.openxmlformats.org/officeDocument/2006/relationships/hyperlink" Target="../Docs/R1-1806615.zip" TargetMode="External"/><Relationship Id="rId1897" Type="http://schemas.openxmlformats.org/officeDocument/2006/relationships/hyperlink" Target="../Docs/R1-1807404.zip" TargetMode="External"/><Relationship Id="rId2503" Type="http://schemas.openxmlformats.org/officeDocument/2006/relationships/hyperlink" Target="../Docs/R1-1807087.zip" TargetMode="External"/><Relationship Id="rId1105" Type="http://schemas.openxmlformats.org/officeDocument/2006/relationships/hyperlink" Target="../Docs/R1-1807661.zip" TargetMode="External"/><Relationship Id="rId1312" Type="http://schemas.openxmlformats.org/officeDocument/2006/relationships/image" Target="media/image120.wmf"/><Relationship Id="rId1757" Type="http://schemas.openxmlformats.org/officeDocument/2006/relationships/hyperlink" Target="../Docs/R1-1807256.zip" TargetMode="External"/><Relationship Id="rId1964" Type="http://schemas.openxmlformats.org/officeDocument/2006/relationships/hyperlink" Target="../Docs/R1-1807885.zip" TargetMode="External"/><Relationship Id="rId49" Type="http://schemas.openxmlformats.org/officeDocument/2006/relationships/hyperlink" Target="../Docs/R1-1807143.zip" TargetMode="External"/><Relationship Id="rId1617" Type="http://schemas.openxmlformats.org/officeDocument/2006/relationships/hyperlink" Target="../Docs/R1-1806835.zip" TargetMode="External"/><Relationship Id="rId1824" Type="http://schemas.openxmlformats.org/officeDocument/2006/relationships/hyperlink" Target="../Docs/R1-1807878.zip" TargetMode="External"/><Relationship Id="rId198" Type="http://schemas.openxmlformats.org/officeDocument/2006/relationships/hyperlink" Target="../Docs/R1-1807426.zip" TargetMode="External"/><Relationship Id="rId2086" Type="http://schemas.openxmlformats.org/officeDocument/2006/relationships/hyperlink" Target="../Docs/R1-1806980.zip" TargetMode="External"/><Relationship Id="rId2293" Type="http://schemas.openxmlformats.org/officeDocument/2006/relationships/hyperlink" Target="../Docs/R1-1807035.zip" TargetMode="External"/><Relationship Id="rId2598" Type="http://schemas.openxmlformats.org/officeDocument/2006/relationships/hyperlink" Target="../Docs/R1-1807940.zip" TargetMode="External"/><Relationship Id="rId265" Type="http://schemas.openxmlformats.org/officeDocument/2006/relationships/hyperlink" Target="../Docs/R1-1807525.zip" TargetMode="External"/><Relationship Id="rId472" Type="http://schemas.openxmlformats.org/officeDocument/2006/relationships/hyperlink" Target="../Docs/R1-1807309.zip" TargetMode="External"/><Relationship Id="rId2153" Type="http://schemas.openxmlformats.org/officeDocument/2006/relationships/hyperlink" Target="../Docs/R1-1807028.zip" TargetMode="External"/><Relationship Id="rId2360" Type="http://schemas.openxmlformats.org/officeDocument/2006/relationships/hyperlink" Target="../Docs/R1-1806465.zip" TargetMode="External"/><Relationship Id="rId125" Type="http://schemas.openxmlformats.org/officeDocument/2006/relationships/hyperlink" Target="../Docs/R1-1807092.zip" TargetMode="External"/><Relationship Id="rId332" Type="http://schemas.openxmlformats.org/officeDocument/2006/relationships/hyperlink" Target="../Docs/R1-1806995.zip" TargetMode="External"/><Relationship Id="rId777" Type="http://schemas.openxmlformats.org/officeDocument/2006/relationships/hyperlink" Target="../Docs/R1-1806701.zip" TargetMode="External"/><Relationship Id="rId984" Type="http://schemas.openxmlformats.org/officeDocument/2006/relationships/hyperlink" Target="../Docs/R1-1807647.zip" TargetMode="External"/><Relationship Id="rId2013" Type="http://schemas.openxmlformats.org/officeDocument/2006/relationships/hyperlink" Target="../Docs/R1-1807803.zip" TargetMode="External"/><Relationship Id="rId2220" Type="http://schemas.openxmlformats.org/officeDocument/2006/relationships/hyperlink" Target="../Docs/R1-1806986.zip" TargetMode="External"/><Relationship Id="rId2458" Type="http://schemas.openxmlformats.org/officeDocument/2006/relationships/hyperlink" Target="../Docs/R1-1806113.zip" TargetMode="External"/><Relationship Id="rId637" Type="http://schemas.openxmlformats.org/officeDocument/2006/relationships/hyperlink" Target="../Docs/R1-1807523.zip" TargetMode="External"/><Relationship Id="rId844" Type="http://schemas.openxmlformats.org/officeDocument/2006/relationships/hyperlink" Target="../Docs/R1-1807707.zip" TargetMode="External"/><Relationship Id="rId1267" Type="http://schemas.openxmlformats.org/officeDocument/2006/relationships/oleObject" Target="embeddings/oleObject86.bin"/><Relationship Id="rId1474" Type="http://schemas.openxmlformats.org/officeDocument/2006/relationships/hyperlink" Target="../Docs/R1-1807732.zip" TargetMode="External"/><Relationship Id="rId1681" Type="http://schemas.openxmlformats.org/officeDocument/2006/relationships/hyperlink" Target="../Docs/R1-1807253.zip" TargetMode="External"/><Relationship Id="rId2318" Type="http://schemas.openxmlformats.org/officeDocument/2006/relationships/hyperlink" Target="../Docs/R1-1807230.zip" TargetMode="External"/><Relationship Id="rId2525" Type="http://schemas.openxmlformats.org/officeDocument/2006/relationships/hyperlink" Target="../Docs/R1-1805807.zip" TargetMode="External"/><Relationship Id="rId704" Type="http://schemas.openxmlformats.org/officeDocument/2006/relationships/hyperlink" Target="../Docs/R1-1807125.zip" TargetMode="External"/><Relationship Id="rId911" Type="http://schemas.openxmlformats.org/officeDocument/2006/relationships/image" Target="media/image46.wmf"/><Relationship Id="rId1127" Type="http://schemas.openxmlformats.org/officeDocument/2006/relationships/hyperlink" Target="../Docs/R1-1807211.zip" TargetMode="External"/><Relationship Id="rId1334" Type="http://schemas.openxmlformats.org/officeDocument/2006/relationships/image" Target="media/image130.wmf"/><Relationship Id="rId1541" Type="http://schemas.openxmlformats.org/officeDocument/2006/relationships/hyperlink" Target="../Docs/R1-1806365.zip" TargetMode="External"/><Relationship Id="rId1779" Type="http://schemas.openxmlformats.org/officeDocument/2006/relationships/hyperlink" Target="../Docs/R1-1807259.zip" TargetMode="External"/><Relationship Id="rId1986" Type="http://schemas.openxmlformats.org/officeDocument/2006/relationships/hyperlink" Target="../Docs/R1-1806017.zip" TargetMode="External"/><Relationship Id="rId40" Type="http://schemas.openxmlformats.org/officeDocument/2006/relationships/hyperlink" Target="../Docs/R1-1806414.zip" TargetMode="External"/><Relationship Id="rId1401" Type="http://schemas.openxmlformats.org/officeDocument/2006/relationships/hyperlink" Target="../Docs/R1-1805808.zip" TargetMode="External"/><Relationship Id="rId1639" Type="http://schemas.openxmlformats.org/officeDocument/2006/relationships/hyperlink" Target="../Docs/R1-1807820.zip" TargetMode="External"/><Relationship Id="rId1846" Type="http://schemas.openxmlformats.org/officeDocument/2006/relationships/hyperlink" Target="../Docs/R1-1806074.zip" TargetMode="External"/><Relationship Id="rId203" Type="http://schemas.openxmlformats.org/officeDocument/2006/relationships/hyperlink" Target="../Docs/R1-1807562.zip" TargetMode="External"/><Relationship Id="rId648" Type="http://schemas.openxmlformats.org/officeDocument/2006/relationships/hyperlink" Target="../Docs/R1-1807273.zip" TargetMode="External"/><Relationship Id="rId855" Type="http://schemas.openxmlformats.org/officeDocument/2006/relationships/hyperlink" Target="../Docs/R1-1805945.zip" TargetMode="External"/><Relationship Id="rId1040" Type="http://schemas.openxmlformats.org/officeDocument/2006/relationships/hyperlink" Target="../Docs/R1-1806215.zip" TargetMode="External"/><Relationship Id="rId1278" Type="http://schemas.openxmlformats.org/officeDocument/2006/relationships/image" Target="media/image107.wmf"/><Relationship Id="rId1485" Type="http://schemas.openxmlformats.org/officeDocument/2006/relationships/hyperlink" Target="../Docs/R1-1806128.zip" TargetMode="External"/><Relationship Id="rId1692" Type="http://schemas.openxmlformats.org/officeDocument/2006/relationships/hyperlink" Target="../Docs/R1-1806183.zip" TargetMode="External"/><Relationship Id="rId1706" Type="http://schemas.openxmlformats.org/officeDocument/2006/relationships/hyperlink" Target="../Docs/R1-1805899.zip" TargetMode="External"/><Relationship Id="rId1913" Type="http://schemas.openxmlformats.org/officeDocument/2006/relationships/hyperlink" Target="../Docs/R1-1806745.zip" TargetMode="External"/><Relationship Id="rId2329" Type="http://schemas.openxmlformats.org/officeDocument/2006/relationships/hyperlink" Target="../Docs/R1-1806570.zip" TargetMode="External"/><Relationship Id="rId2536" Type="http://schemas.openxmlformats.org/officeDocument/2006/relationships/hyperlink" Target="../Docs/R1-1805815.zip" TargetMode="External"/><Relationship Id="rId287" Type="http://schemas.openxmlformats.org/officeDocument/2006/relationships/hyperlink" Target="../Docs/R1-1807493.zip" TargetMode="External"/><Relationship Id="rId410" Type="http://schemas.openxmlformats.org/officeDocument/2006/relationships/hyperlink" Target="../Docs/R1-1807102.zip" TargetMode="External"/><Relationship Id="rId494" Type="http://schemas.openxmlformats.org/officeDocument/2006/relationships/hyperlink" Target="../Docs/R1-1806192.zip" TargetMode="External"/><Relationship Id="rId508" Type="http://schemas.openxmlformats.org/officeDocument/2006/relationships/hyperlink" Target="../Docs/R1-1806688.zip" TargetMode="External"/><Relationship Id="rId715" Type="http://schemas.openxmlformats.org/officeDocument/2006/relationships/image" Target="media/image22.wmf"/><Relationship Id="rId922" Type="http://schemas.openxmlformats.org/officeDocument/2006/relationships/oleObject" Target="embeddings/oleObject20.bin"/><Relationship Id="rId1138" Type="http://schemas.openxmlformats.org/officeDocument/2006/relationships/hyperlink" Target="../Docs/R1-1807708.zip" TargetMode="External"/><Relationship Id="rId1345" Type="http://schemas.openxmlformats.org/officeDocument/2006/relationships/hyperlink" Target="../Docs/R1-1806051.zip" TargetMode="External"/><Relationship Id="rId1552" Type="http://schemas.openxmlformats.org/officeDocument/2006/relationships/hyperlink" Target="../Docs/R1-1806916.zip" TargetMode="External"/><Relationship Id="rId1997" Type="http://schemas.openxmlformats.org/officeDocument/2006/relationships/hyperlink" Target="../Docs/R1-1806921.zip" TargetMode="External"/><Relationship Id="rId2175" Type="http://schemas.openxmlformats.org/officeDocument/2006/relationships/hyperlink" Target="../Docs/R1-1806566.zip" TargetMode="External"/><Relationship Id="rId2382" Type="http://schemas.openxmlformats.org/officeDocument/2006/relationships/hyperlink" Target="../Docs/R1-1806906.zip" TargetMode="External"/><Relationship Id="rId2603" Type="http://schemas.openxmlformats.org/officeDocument/2006/relationships/hyperlink" Target="../Docs/R1-1807583.zip" TargetMode="External"/><Relationship Id="rId147" Type="http://schemas.openxmlformats.org/officeDocument/2006/relationships/hyperlink" Target="../Docs/R1-1807546.zip" TargetMode="External"/><Relationship Id="rId354" Type="http://schemas.openxmlformats.org/officeDocument/2006/relationships/hyperlink" Target="../Docs/R1-1806149.zip" TargetMode="External"/><Relationship Id="rId799" Type="http://schemas.openxmlformats.org/officeDocument/2006/relationships/hyperlink" Target="../Docs/R1-1806034.zip" TargetMode="External"/><Relationship Id="rId1191" Type="http://schemas.openxmlformats.org/officeDocument/2006/relationships/image" Target="media/image70.wmf"/><Relationship Id="rId1205" Type="http://schemas.openxmlformats.org/officeDocument/2006/relationships/hyperlink" Target="../Docs/R1-1807717.zip" TargetMode="External"/><Relationship Id="rId1857" Type="http://schemas.openxmlformats.org/officeDocument/2006/relationships/hyperlink" Target="../Docs/R1-1807042.zip" TargetMode="External"/><Relationship Id="rId2035" Type="http://schemas.openxmlformats.org/officeDocument/2006/relationships/hyperlink" Target="../Docs/R1-1806156.zip" TargetMode="External"/><Relationship Id="rId51" Type="http://schemas.openxmlformats.org/officeDocument/2006/relationships/hyperlink" Target="../Docs/R1-1805808.zip" TargetMode="External"/><Relationship Id="rId561" Type="http://schemas.openxmlformats.org/officeDocument/2006/relationships/oleObject" Target="embeddings/oleObject6.bin"/><Relationship Id="rId659" Type="http://schemas.openxmlformats.org/officeDocument/2006/relationships/hyperlink" Target="../Docs/R1-1807301.zip" TargetMode="External"/><Relationship Id="rId866" Type="http://schemas.openxmlformats.org/officeDocument/2006/relationships/hyperlink" Target="../Docs/R1-1807603.zip" TargetMode="External"/><Relationship Id="rId1289" Type="http://schemas.openxmlformats.org/officeDocument/2006/relationships/image" Target="media/image115.wmf"/><Relationship Id="rId1412" Type="http://schemas.openxmlformats.org/officeDocument/2006/relationships/hyperlink" Target="../Docs/R1-1806614.zip" TargetMode="External"/><Relationship Id="rId1496" Type="http://schemas.openxmlformats.org/officeDocument/2006/relationships/hyperlink" Target="../Docs/R1-1807058.zip" TargetMode="External"/><Relationship Id="rId1717" Type="http://schemas.openxmlformats.org/officeDocument/2006/relationships/hyperlink" Target="../Docs/R1-1805900.zip" TargetMode="External"/><Relationship Id="rId1924" Type="http://schemas.openxmlformats.org/officeDocument/2006/relationships/hyperlink" Target="../Docs/R1-1807845.zip" TargetMode="External"/><Relationship Id="rId2242" Type="http://schemas.openxmlformats.org/officeDocument/2006/relationships/hyperlink" Target="../Docs/R1-1807384.zip" TargetMode="External"/><Relationship Id="rId2547" Type="http://schemas.openxmlformats.org/officeDocument/2006/relationships/hyperlink" Target="../Docs/R1-1805823.zip" TargetMode="External"/><Relationship Id="rId214" Type="http://schemas.openxmlformats.org/officeDocument/2006/relationships/hyperlink" Target="../Docs/R1-1807217.zip" TargetMode="External"/><Relationship Id="rId298" Type="http://schemas.openxmlformats.org/officeDocument/2006/relationships/hyperlink" Target="http://www.3gpp.org/ftp/tsg_ran/TSG_RAN/TSGR_77/Docs/RP-171740.zip" TargetMode="External"/><Relationship Id="rId421" Type="http://schemas.openxmlformats.org/officeDocument/2006/relationships/hyperlink" Target="../Docs/R1-1807444.zip" TargetMode="External"/><Relationship Id="rId519" Type="http://schemas.openxmlformats.org/officeDocument/2006/relationships/hyperlink" Target="../Docs/R1-1806939.zip" TargetMode="External"/><Relationship Id="rId1051" Type="http://schemas.openxmlformats.org/officeDocument/2006/relationships/hyperlink" Target="../Docs/R1-1805827.zip" TargetMode="External"/><Relationship Id="rId1149" Type="http://schemas.openxmlformats.org/officeDocument/2006/relationships/hyperlink" Target="../Docs/R1-1806509.zip" TargetMode="External"/><Relationship Id="rId1356" Type="http://schemas.openxmlformats.org/officeDocument/2006/relationships/hyperlink" Target="../Docs/R1-1807348.zip" TargetMode="External"/><Relationship Id="rId2102" Type="http://schemas.openxmlformats.org/officeDocument/2006/relationships/hyperlink" Target="../Docs/R1-1806474.zip" TargetMode="External"/><Relationship Id="rId158" Type="http://schemas.openxmlformats.org/officeDocument/2006/relationships/hyperlink" Target="../Docs/R1-1807531.zip" TargetMode="External"/><Relationship Id="rId726" Type="http://schemas.openxmlformats.org/officeDocument/2006/relationships/hyperlink" Target="../Docs/R1-1806600.zip" TargetMode="External"/><Relationship Id="rId933" Type="http://schemas.openxmlformats.org/officeDocument/2006/relationships/image" Target="media/image56.wmf"/><Relationship Id="rId1009" Type="http://schemas.openxmlformats.org/officeDocument/2006/relationships/oleObject" Target="embeddings/oleObject45.bin"/><Relationship Id="rId1563" Type="http://schemas.openxmlformats.org/officeDocument/2006/relationships/hyperlink" Target="../Docs/R1-1807662.zip" TargetMode="External"/><Relationship Id="rId1770" Type="http://schemas.openxmlformats.org/officeDocument/2006/relationships/hyperlink" Target="../Docs/R1-1806811.zip" TargetMode="External"/><Relationship Id="rId1868" Type="http://schemas.openxmlformats.org/officeDocument/2006/relationships/hyperlink" Target="../Docs/R1-1807371.zip" TargetMode="External"/><Relationship Id="rId2186" Type="http://schemas.openxmlformats.org/officeDocument/2006/relationships/hyperlink" Target="../Docs/R1-1807666.zip" TargetMode="External"/><Relationship Id="rId2393" Type="http://schemas.openxmlformats.org/officeDocument/2006/relationships/hyperlink" Target="../Docs/R1-1806024.zip" TargetMode="External"/><Relationship Id="rId2407" Type="http://schemas.openxmlformats.org/officeDocument/2006/relationships/hyperlink" Target="../Docs/R1-1807770.zip" TargetMode="External"/><Relationship Id="rId2614" Type="http://schemas.openxmlformats.org/officeDocument/2006/relationships/hyperlink" Target="../Docs/R1-1807964.zip" TargetMode="External"/><Relationship Id="rId62" Type="http://schemas.openxmlformats.org/officeDocument/2006/relationships/hyperlink" Target="../Docs/R1-1806417.zip" TargetMode="External"/><Relationship Id="rId365" Type="http://schemas.openxmlformats.org/officeDocument/2006/relationships/hyperlink" Target="../Docs/R1-1807046.zip" TargetMode="External"/><Relationship Id="rId572" Type="http://schemas.openxmlformats.org/officeDocument/2006/relationships/hyperlink" Target="../Docs/R1-1807115.zip" TargetMode="External"/><Relationship Id="rId1216" Type="http://schemas.openxmlformats.org/officeDocument/2006/relationships/hyperlink" Target="../Docs/R1-1807195.zip" TargetMode="External"/><Relationship Id="rId1423" Type="http://schemas.openxmlformats.org/officeDocument/2006/relationships/hyperlink" Target="../Docs/R1-1806287.zip" TargetMode="External"/><Relationship Id="rId1630" Type="http://schemas.openxmlformats.org/officeDocument/2006/relationships/image" Target="media/image162.wmf"/><Relationship Id="rId2046" Type="http://schemas.openxmlformats.org/officeDocument/2006/relationships/hyperlink" Target="../Docs/R1-1807243.zip" TargetMode="External"/><Relationship Id="rId2253" Type="http://schemas.openxmlformats.org/officeDocument/2006/relationships/hyperlink" Target="../Docs/R1-1806567.zip" TargetMode="External"/><Relationship Id="rId2460" Type="http://schemas.openxmlformats.org/officeDocument/2006/relationships/hyperlink" Target="../Docs/R1-1806115.zip" TargetMode="External"/><Relationship Id="rId225" Type="http://schemas.openxmlformats.org/officeDocument/2006/relationships/hyperlink" Target="../Docs/R1-1807099.zip" TargetMode="External"/><Relationship Id="rId432" Type="http://schemas.openxmlformats.org/officeDocument/2006/relationships/hyperlink" Target="../Docs/R1-1806684.zip" TargetMode="External"/><Relationship Id="rId877" Type="http://schemas.openxmlformats.org/officeDocument/2006/relationships/hyperlink" Target="../Docs/R1-1807909.zip" TargetMode="External"/><Relationship Id="rId1062" Type="http://schemas.openxmlformats.org/officeDocument/2006/relationships/hyperlink" Target="../Docs/R1-1806787.zip" TargetMode="External"/><Relationship Id="rId1728" Type="http://schemas.openxmlformats.org/officeDocument/2006/relationships/hyperlink" Target="../Docs/R1-1807280.zip" TargetMode="External"/><Relationship Id="rId1935" Type="http://schemas.openxmlformats.org/officeDocument/2006/relationships/hyperlink" Target="../Docs/R1-1807374.zip" TargetMode="External"/><Relationship Id="rId2113" Type="http://schemas.openxmlformats.org/officeDocument/2006/relationships/hyperlink" Target="../Docs/R1-1806093.zip" TargetMode="External"/><Relationship Id="rId2320" Type="http://schemas.openxmlformats.org/officeDocument/2006/relationships/hyperlink" Target="../Docs/R1-1807240.zip" TargetMode="External"/><Relationship Id="rId2558" Type="http://schemas.openxmlformats.org/officeDocument/2006/relationships/hyperlink" Target="../Docs/R1-1807804.zip" TargetMode="External"/><Relationship Id="rId737" Type="http://schemas.openxmlformats.org/officeDocument/2006/relationships/hyperlink" Target="../Docs/R1-1807776.zip" TargetMode="External"/><Relationship Id="rId944" Type="http://schemas.openxmlformats.org/officeDocument/2006/relationships/hyperlink" Target="../Docs/R1-1807177.zip" TargetMode="External"/><Relationship Id="rId1367" Type="http://schemas.openxmlformats.org/officeDocument/2006/relationships/image" Target="media/image135.wmf"/><Relationship Id="rId1574" Type="http://schemas.openxmlformats.org/officeDocument/2006/relationships/hyperlink" Target="../Docs/R1-1806131.zip" TargetMode="External"/><Relationship Id="rId1781" Type="http://schemas.openxmlformats.org/officeDocument/2006/relationships/hyperlink" Target="../Docs/R1-1807851.zip" TargetMode="External"/><Relationship Id="rId2197" Type="http://schemas.openxmlformats.org/officeDocument/2006/relationships/hyperlink" Target="../Docs/R1-1807613.zip" TargetMode="External"/><Relationship Id="rId2418" Type="http://schemas.openxmlformats.org/officeDocument/2006/relationships/hyperlink" Target="../Docs/R1-1806026.zip" TargetMode="External"/><Relationship Id="rId73" Type="http://schemas.openxmlformats.org/officeDocument/2006/relationships/hyperlink" Target="../Docs/R1-1807868.zip" TargetMode="External"/><Relationship Id="rId169" Type="http://schemas.openxmlformats.org/officeDocument/2006/relationships/hyperlink" Target="../Docs/R1-1806857.zip" TargetMode="External"/><Relationship Id="rId376" Type="http://schemas.openxmlformats.org/officeDocument/2006/relationships/hyperlink" Target="../Docs/R1-1806681.zip" TargetMode="External"/><Relationship Id="rId583" Type="http://schemas.openxmlformats.org/officeDocument/2006/relationships/image" Target="media/image16.wmf"/><Relationship Id="rId790" Type="http://schemas.openxmlformats.org/officeDocument/2006/relationships/hyperlink" Target="../Docs/R1-1807643.zip" TargetMode="External"/><Relationship Id="rId804" Type="http://schemas.openxmlformats.org/officeDocument/2006/relationships/hyperlink" Target="../Docs/R1-1806703.zip" TargetMode="External"/><Relationship Id="rId1227" Type="http://schemas.openxmlformats.org/officeDocument/2006/relationships/oleObject" Target="embeddings/oleObject69.bin"/><Relationship Id="rId1434" Type="http://schemas.openxmlformats.org/officeDocument/2006/relationships/hyperlink" Target="../Docs/R1-1806234.zip" TargetMode="External"/><Relationship Id="rId1641" Type="http://schemas.openxmlformats.org/officeDocument/2006/relationships/image" Target="media/image167.wmf"/><Relationship Id="rId1879" Type="http://schemas.openxmlformats.org/officeDocument/2006/relationships/hyperlink" Target="../Docs/R1-1807710.zip" TargetMode="External"/><Relationship Id="rId2057" Type="http://schemas.openxmlformats.org/officeDocument/2006/relationships/hyperlink" Target="../Docs/R1-1807778.zip" TargetMode="External"/><Relationship Id="rId2264" Type="http://schemas.openxmlformats.org/officeDocument/2006/relationships/hyperlink" Target="../Docs/R1-1806084.zip" TargetMode="External"/><Relationship Id="rId2471" Type="http://schemas.openxmlformats.org/officeDocument/2006/relationships/hyperlink" Target="../Docs/R1-1806330.zip" TargetMode="External"/><Relationship Id="rId4" Type="http://schemas.openxmlformats.org/officeDocument/2006/relationships/numbering" Target="numbering.xml"/><Relationship Id="rId236" Type="http://schemas.openxmlformats.org/officeDocument/2006/relationships/hyperlink" Target="../Docs/R1-1807216.zip" TargetMode="External"/><Relationship Id="rId443" Type="http://schemas.openxmlformats.org/officeDocument/2006/relationships/hyperlink" Target="../Docs/R1-1806685.zip" TargetMode="External"/><Relationship Id="rId650" Type="http://schemas.openxmlformats.org/officeDocument/2006/relationships/hyperlink" Target="../Docs/R1-1807452.zip" TargetMode="External"/><Relationship Id="rId888" Type="http://schemas.openxmlformats.org/officeDocument/2006/relationships/hyperlink" Target="../Docs/R1-1806869.zip" TargetMode="External"/><Relationship Id="rId1073" Type="http://schemas.openxmlformats.org/officeDocument/2006/relationships/hyperlink" Target="../Docs/R1-1805952.zip" TargetMode="External"/><Relationship Id="rId1280" Type="http://schemas.openxmlformats.org/officeDocument/2006/relationships/oleObject" Target="embeddings/oleObject93.bin"/><Relationship Id="rId1501" Type="http://schemas.openxmlformats.org/officeDocument/2006/relationships/hyperlink" Target="../Docs/R1-1806777.zip" TargetMode="External"/><Relationship Id="rId1739" Type="http://schemas.openxmlformats.org/officeDocument/2006/relationships/hyperlink" Target="../Docs/R1-1807902.zip" TargetMode="External"/><Relationship Id="rId1946" Type="http://schemas.openxmlformats.org/officeDocument/2006/relationships/hyperlink" Target="../Docs/R1-1805898.zip" TargetMode="External"/><Relationship Id="rId2124" Type="http://schemas.openxmlformats.org/officeDocument/2006/relationships/hyperlink" Target="../Docs/R1-1806638.zip" TargetMode="External"/><Relationship Id="rId2331" Type="http://schemas.openxmlformats.org/officeDocument/2006/relationships/hyperlink" Target="../Docs/R1-1806762.zip" TargetMode="External"/><Relationship Id="rId2569" Type="http://schemas.openxmlformats.org/officeDocument/2006/relationships/hyperlink" Target="../Docs/R1-1807921.zip" TargetMode="External"/><Relationship Id="rId303" Type="http://schemas.openxmlformats.org/officeDocument/2006/relationships/hyperlink" Target="../Docs/R1-1807411.zip" TargetMode="External"/><Relationship Id="rId748" Type="http://schemas.openxmlformats.org/officeDocument/2006/relationships/hyperlink" Target="../Docs/R1-1805872.zip" TargetMode="External"/><Relationship Id="rId955" Type="http://schemas.openxmlformats.org/officeDocument/2006/relationships/hyperlink" Target="../Docs/R1-1806975.zip" TargetMode="External"/><Relationship Id="rId1140" Type="http://schemas.openxmlformats.org/officeDocument/2006/relationships/hyperlink" Target="../Docs/R1-1805830.zip" TargetMode="External"/><Relationship Id="rId1378" Type="http://schemas.openxmlformats.org/officeDocument/2006/relationships/image" Target="media/image140.wmf"/><Relationship Id="rId1585" Type="http://schemas.openxmlformats.org/officeDocument/2006/relationships/hyperlink" Target="../Docs/R1-1806834.zip" TargetMode="External"/><Relationship Id="rId1792" Type="http://schemas.openxmlformats.org/officeDocument/2006/relationships/hyperlink" Target="../Docs/R1-1806918.zip" TargetMode="External"/><Relationship Id="rId1806" Type="http://schemas.openxmlformats.org/officeDocument/2006/relationships/hyperlink" Target="../Docs/R1-1806143.zip" TargetMode="External"/><Relationship Id="rId2429" Type="http://schemas.openxmlformats.org/officeDocument/2006/relationships/hyperlink" Target="../Docs/R1-1807396.zip" TargetMode="External"/><Relationship Id="rId84" Type="http://schemas.openxmlformats.org/officeDocument/2006/relationships/hyperlink" Target="../Docs/R1-1806904.zip" TargetMode="External"/><Relationship Id="rId387" Type="http://schemas.openxmlformats.org/officeDocument/2006/relationships/hyperlink" Target="../Docs/R1-1807536.zip" TargetMode="External"/><Relationship Id="rId510" Type="http://schemas.openxmlformats.org/officeDocument/2006/relationships/hyperlink" Target="../Docs/R1-1807473.zip" TargetMode="External"/><Relationship Id="rId594" Type="http://schemas.openxmlformats.org/officeDocument/2006/relationships/hyperlink" Target="../Docs/R1-1807563.zip" TargetMode="External"/><Relationship Id="rId608" Type="http://schemas.openxmlformats.org/officeDocument/2006/relationships/hyperlink" Target="../Docs/R1-1807570.zip" TargetMode="External"/><Relationship Id="rId815" Type="http://schemas.openxmlformats.org/officeDocument/2006/relationships/hyperlink" Target="../Docs/R1-1807733.zip" TargetMode="External"/><Relationship Id="rId1238" Type="http://schemas.openxmlformats.org/officeDocument/2006/relationships/oleObject" Target="embeddings/oleObject74.bin"/><Relationship Id="rId1445" Type="http://schemas.openxmlformats.org/officeDocument/2006/relationships/hyperlink" Target="../Docs/R1-1806055.zip" TargetMode="External"/><Relationship Id="rId1652" Type="http://schemas.openxmlformats.org/officeDocument/2006/relationships/hyperlink" Target="../Docs/R1-1805887.zip" TargetMode="External"/><Relationship Id="rId2068" Type="http://schemas.openxmlformats.org/officeDocument/2006/relationships/hyperlink" Target="../Docs/R1-1806930.zip" TargetMode="External"/><Relationship Id="rId2275" Type="http://schemas.openxmlformats.org/officeDocument/2006/relationships/hyperlink" Target="../Docs/R1-1806850.zip" TargetMode="External"/><Relationship Id="rId247" Type="http://schemas.openxmlformats.org/officeDocument/2006/relationships/hyperlink" Target="../Docs/R1-1807316.zip" TargetMode="External"/><Relationship Id="rId899" Type="http://schemas.openxmlformats.org/officeDocument/2006/relationships/hyperlink" Target="../Docs/R1-1806274.zip" TargetMode="External"/><Relationship Id="rId1000" Type="http://schemas.openxmlformats.org/officeDocument/2006/relationships/image" Target="media/image62.wmf"/><Relationship Id="rId1084" Type="http://schemas.openxmlformats.org/officeDocument/2006/relationships/hyperlink" Target="../Docs/R1-1806715.zip" TargetMode="External"/><Relationship Id="rId1305" Type="http://schemas.openxmlformats.org/officeDocument/2006/relationships/hyperlink" Target="../Docs/R1-1807196.zip" TargetMode="External"/><Relationship Id="rId1957" Type="http://schemas.openxmlformats.org/officeDocument/2006/relationships/hyperlink" Target="../Docs/R1-1807874.zip" TargetMode="External"/><Relationship Id="rId2482" Type="http://schemas.openxmlformats.org/officeDocument/2006/relationships/hyperlink" Target="../Docs/R1-1806432.zip" TargetMode="External"/><Relationship Id="rId107" Type="http://schemas.openxmlformats.org/officeDocument/2006/relationships/hyperlink" Target="../Docs/R1-1807440.zip" TargetMode="External"/><Relationship Id="rId454" Type="http://schemas.openxmlformats.org/officeDocument/2006/relationships/hyperlink" Target="../Docs/R1-1807420.zip" TargetMode="External"/><Relationship Id="rId661" Type="http://schemas.openxmlformats.org/officeDocument/2006/relationships/hyperlink" Target="../Docs/R1-1807529.zip" TargetMode="External"/><Relationship Id="rId759" Type="http://schemas.openxmlformats.org/officeDocument/2006/relationships/hyperlink" Target="../Docs/R1-1806270.zip" TargetMode="External"/><Relationship Id="rId966" Type="http://schemas.openxmlformats.org/officeDocument/2006/relationships/hyperlink" Target="../Docs/R1-1807127.zip" TargetMode="External"/><Relationship Id="rId1291" Type="http://schemas.openxmlformats.org/officeDocument/2006/relationships/image" Target="media/image117.wmf"/><Relationship Id="rId1389" Type="http://schemas.openxmlformats.org/officeDocument/2006/relationships/hyperlink" Target="../Docs/R1-1806227.zip" TargetMode="External"/><Relationship Id="rId1512" Type="http://schemas.openxmlformats.org/officeDocument/2006/relationships/hyperlink" Target="../Docs/R1-1807624.zip" TargetMode="External"/><Relationship Id="rId1596" Type="http://schemas.openxmlformats.org/officeDocument/2006/relationships/image" Target="media/image154.wmf"/><Relationship Id="rId1817" Type="http://schemas.openxmlformats.org/officeDocument/2006/relationships/hyperlink" Target="../Docs/R1-1807070.zip" TargetMode="External"/><Relationship Id="rId2135" Type="http://schemas.openxmlformats.org/officeDocument/2006/relationships/hyperlink" Target="../Docs/R1-1805846.zip" TargetMode="External"/><Relationship Id="rId2342" Type="http://schemas.openxmlformats.org/officeDocument/2006/relationships/hyperlink" Target="../Docs/R1-1806319.zip" TargetMode="External"/><Relationship Id="rId11" Type="http://schemas.openxmlformats.org/officeDocument/2006/relationships/image" Target="media/image2.emf"/><Relationship Id="rId314" Type="http://schemas.openxmlformats.org/officeDocument/2006/relationships/hyperlink" Target="../Docs/R1-1806147.zip" TargetMode="External"/><Relationship Id="rId398" Type="http://schemas.openxmlformats.org/officeDocument/2006/relationships/hyperlink" Target="../Docs/R1-1807580.zip" TargetMode="External"/><Relationship Id="rId521" Type="http://schemas.openxmlformats.org/officeDocument/2006/relationships/hyperlink" Target="../Docs/R1-1807137.zip" TargetMode="External"/><Relationship Id="rId619" Type="http://schemas.openxmlformats.org/officeDocument/2006/relationships/hyperlink" Target="../Docs/R1-1806881.zip" TargetMode="External"/><Relationship Id="rId1151" Type="http://schemas.openxmlformats.org/officeDocument/2006/relationships/hyperlink" Target="../Docs/R1-1806718.zip" TargetMode="External"/><Relationship Id="rId1249" Type="http://schemas.openxmlformats.org/officeDocument/2006/relationships/image" Target="media/image93.wmf"/><Relationship Id="rId2079" Type="http://schemas.openxmlformats.org/officeDocument/2006/relationships/hyperlink" Target="../Docs/R1-1807779.zip" TargetMode="External"/><Relationship Id="rId2202" Type="http://schemas.openxmlformats.org/officeDocument/2006/relationships/hyperlink" Target="../Docs/R1-1807672.zip" TargetMode="External"/><Relationship Id="rId95" Type="http://schemas.openxmlformats.org/officeDocument/2006/relationships/hyperlink" Target="../Docs/R1-1807530.zip" TargetMode="External"/><Relationship Id="rId160" Type="http://schemas.openxmlformats.org/officeDocument/2006/relationships/hyperlink" Target="../Docs/R1-1807488.zip" TargetMode="External"/><Relationship Id="rId826" Type="http://schemas.openxmlformats.org/officeDocument/2006/relationships/hyperlink" Target="../Docs/R1-1806271.zip" TargetMode="External"/><Relationship Id="rId1011" Type="http://schemas.openxmlformats.org/officeDocument/2006/relationships/oleObject" Target="embeddings/oleObject47.bin"/><Relationship Id="rId1109" Type="http://schemas.openxmlformats.org/officeDocument/2006/relationships/hyperlink" Target="../Docs/R1-1805829.zip" TargetMode="External"/><Relationship Id="rId1456" Type="http://schemas.openxmlformats.org/officeDocument/2006/relationships/hyperlink" Target="../Docs/R1-1807160.zip" TargetMode="External"/><Relationship Id="rId1663" Type="http://schemas.openxmlformats.org/officeDocument/2006/relationships/hyperlink" Target="../Docs/R1-1806337.zip" TargetMode="External"/><Relationship Id="rId1870" Type="http://schemas.openxmlformats.org/officeDocument/2006/relationships/hyperlink" Target="../Docs/R1-1806890.zip" TargetMode="External"/><Relationship Id="rId1968" Type="http://schemas.openxmlformats.org/officeDocument/2006/relationships/hyperlink" Target="../Docs/R1-1806371.zip" TargetMode="External"/><Relationship Id="rId2286" Type="http://schemas.openxmlformats.org/officeDocument/2006/relationships/hyperlink" Target="../Docs/R1-1806461.zip" TargetMode="External"/><Relationship Id="rId2493" Type="http://schemas.openxmlformats.org/officeDocument/2006/relationships/hyperlink" Target="../Docs/R1-1806554.zip" TargetMode="External"/><Relationship Id="rId2507" Type="http://schemas.openxmlformats.org/officeDocument/2006/relationships/hyperlink" Target="../Docs/R1-1807287.zip" TargetMode="External"/><Relationship Id="rId258" Type="http://schemas.openxmlformats.org/officeDocument/2006/relationships/hyperlink" Target="../Docs/R1-1807323.zip" TargetMode="External"/><Relationship Id="rId465" Type="http://schemas.openxmlformats.org/officeDocument/2006/relationships/hyperlink" Target="http://www.3gpp.org/ftp/tsg_ran/TSG_RAN/TSGR_77/Docs/RP-172063.zip" TargetMode="External"/><Relationship Id="rId672" Type="http://schemas.openxmlformats.org/officeDocument/2006/relationships/hyperlink" Target="../Docs/R1-1806495.zip" TargetMode="External"/><Relationship Id="rId1095" Type="http://schemas.openxmlformats.org/officeDocument/2006/relationships/hyperlink" Target="../Docs/R1-1807678.zip" TargetMode="External"/><Relationship Id="rId1316" Type="http://schemas.openxmlformats.org/officeDocument/2006/relationships/image" Target="media/image122.wmf"/><Relationship Id="rId1523" Type="http://schemas.openxmlformats.org/officeDocument/2006/relationships/hyperlink" Target="../Docs/R1-1807354.zip" TargetMode="External"/><Relationship Id="rId1730" Type="http://schemas.openxmlformats.org/officeDocument/2006/relationships/hyperlink" Target="../Docs/R1-1807622.zip" TargetMode="External"/><Relationship Id="rId2146" Type="http://schemas.openxmlformats.org/officeDocument/2006/relationships/hyperlink" Target="../Docs/R1-1806536.zip" TargetMode="External"/><Relationship Id="rId2353" Type="http://schemas.openxmlformats.org/officeDocument/2006/relationships/hyperlink" Target="../Docs/R1-1807304.zip" TargetMode="External"/><Relationship Id="rId2560" Type="http://schemas.openxmlformats.org/officeDocument/2006/relationships/hyperlink" Target="../Docs/R1-1807806.zip" TargetMode="External"/><Relationship Id="rId22" Type="http://schemas.openxmlformats.org/officeDocument/2006/relationships/hyperlink" Target="../Docs/R1-1805816.zip" TargetMode="External"/><Relationship Id="rId118" Type="http://schemas.openxmlformats.org/officeDocument/2006/relationships/hyperlink" Target="../Docs/R1-1807587.zip" TargetMode="External"/><Relationship Id="rId325" Type="http://schemas.openxmlformats.org/officeDocument/2006/relationships/hyperlink" Target="../Docs/R1-1807522.zip" TargetMode="External"/><Relationship Id="rId532" Type="http://schemas.openxmlformats.org/officeDocument/2006/relationships/hyperlink" Target="../Docs/R1-1805859.zip" TargetMode="External"/><Relationship Id="rId977" Type="http://schemas.openxmlformats.org/officeDocument/2006/relationships/hyperlink" Target="../Docs/R1-1806505.zip" TargetMode="External"/><Relationship Id="rId1162" Type="http://schemas.openxmlformats.org/officeDocument/2006/relationships/hyperlink" Target="../Docs/R1-1807148.zip" TargetMode="External"/><Relationship Id="rId1828" Type="http://schemas.openxmlformats.org/officeDocument/2006/relationships/hyperlink" Target="../Docs/R1-1806144.zip" TargetMode="External"/><Relationship Id="rId2006" Type="http://schemas.openxmlformats.org/officeDocument/2006/relationships/hyperlink" Target="../Docs/R1-1807406.zip" TargetMode="External"/><Relationship Id="rId2213" Type="http://schemas.openxmlformats.org/officeDocument/2006/relationships/hyperlink" Target="../Docs/R1-1806832.zip" TargetMode="External"/><Relationship Id="rId2420" Type="http://schemas.openxmlformats.org/officeDocument/2006/relationships/hyperlink" Target="../Docs/R1-1806663.zip" TargetMode="External"/><Relationship Id="rId171" Type="http://schemas.openxmlformats.org/officeDocument/2006/relationships/hyperlink" Target="../Docs/R1-1807487.zip" TargetMode="External"/><Relationship Id="rId837" Type="http://schemas.openxmlformats.org/officeDocument/2006/relationships/hyperlink" Target="../Docs/R1-1807633.zip" TargetMode="External"/><Relationship Id="rId1022" Type="http://schemas.openxmlformats.org/officeDocument/2006/relationships/oleObject" Target="embeddings/oleObject57.bin"/><Relationship Id="rId1467" Type="http://schemas.openxmlformats.org/officeDocument/2006/relationships/oleObject" Target="embeddings/oleObject127.bin"/><Relationship Id="rId1674" Type="http://schemas.openxmlformats.org/officeDocument/2006/relationships/hyperlink" Target="../Docs/R1-1806948.zip" TargetMode="External"/><Relationship Id="rId1881" Type="http://schemas.openxmlformats.org/officeDocument/2006/relationships/hyperlink" Target="../Docs/R1-1805837.zip" TargetMode="External"/><Relationship Id="rId2297" Type="http://schemas.openxmlformats.org/officeDocument/2006/relationships/hyperlink" Target="../Docs/R1-1805919.zip" TargetMode="External"/><Relationship Id="rId2518" Type="http://schemas.openxmlformats.org/officeDocument/2006/relationships/footer" Target="footer1.xml"/><Relationship Id="rId269" Type="http://schemas.openxmlformats.org/officeDocument/2006/relationships/hyperlink" Target="../Docs/R1-1807508.zip" TargetMode="External"/><Relationship Id="rId476" Type="http://schemas.openxmlformats.org/officeDocument/2006/relationships/hyperlink" Target="../Docs/R1-1807573.zip" TargetMode="External"/><Relationship Id="rId683" Type="http://schemas.openxmlformats.org/officeDocument/2006/relationships/hyperlink" Target="../Docs/R1-1807123.zip" TargetMode="External"/><Relationship Id="rId890" Type="http://schemas.openxmlformats.org/officeDocument/2006/relationships/hyperlink" Target="../Docs/R1-1807175.zip" TargetMode="External"/><Relationship Id="rId904" Type="http://schemas.openxmlformats.org/officeDocument/2006/relationships/hyperlink" Target="../Docs/R1-1806773.zip" TargetMode="External"/><Relationship Id="rId1327" Type="http://schemas.openxmlformats.org/officeDocument/2006/relationships/image" Target="media/image127.wmf"/><Relationship Id="rId1534" Type="http://schemas.openxmlformats.org/officeDocument/2006/relationships/hyperlink" Target="../Docs/R1-1806020.zip" TargetMode="External"/><Relationship Id="rId1741" Type="http://schemas.openxmlformats.org/officeDocument/2006/relationships/hyperlink" Target="../Docs/R1-1806021.zip" TargetMode="External"/><Relationship Id="rId1979" Type="http://schemas.openxmlformats.org/officeDocument/2006/relationships/hyperlink" Target="../Docs/R1-1806010.zip" TargetMode="External"/><Relationship Id="rId2157" Type="http://schemas.openxmlformats.org/officeDocument/2006/relationships/hyperlink" Target="../Docs/R1-1807169.zip" TargetMode="External"/><Relationship Id="rId2364" Type="http://schemas.openxmlformats.org/officeDocument/2006/relationships/hyperlink" Target="../Docs/R1-1806764.zip" TargetMode="External"/><Relationship Id="rId2571" Type="http://schemas.openxmlformats.org/officeDocument/2006/relationships/hyperlink" Target="../Docs/R1-1807591.zip" TargetMode="External"/><Relationship Id="rId33" Type="http://schemas.openxmlformats.org/officeDocument/2006/relationships/hyperlink" Target="../Docs/R1-1806416.zip" TargetMode="External"/><Relationship Id="rId129" Type="http://schemas.openxmlformats.org/officeDocument/2006/relationships/hyperlink" Target="../Docs/R1-1807543.zip" TargetMode="External"/><Relationship Id="rId336" Type="http://schemas.openxmlformats.org/officeDocument/2006/relationships/oleObject" Target="embeddings/oleObject2.bin"/><Relationship Id="rId543" Type="http://schemas.openxmlformats.org/officeDocument/2006/relationships/hyperlink" Target="../Docs/R1-1806164.zip" TargetMode="External"/><Relationship Id="rId988" Type="http://schemas.openxmlformats.org/officeDocument/2006/relationships/oleObject" Target="embeddings/oleObject30.bin"/><Relationship Id="rId1173" Type="http://schemas.openxmlformats.org/officeDocument/2006/relationships/hyperlink" Target="../Docs/R1-1806222.zip" TargetMode="External"/><Relationship Id="rId1380" Type="http://schemas.openxmlformats.org/officeDocument/2006/relationships/image" Target="media/image141.wmf"/><Relationship Id="rId1601" Type="http://schemas.openxmlformats.org/officeDocument/2006/relationships/image" Target="media/image157.wmf"/><Relationship Id="rId1839" Type="http://schemas.openxmlformats.org/officeDocument/2006/relationships/hyperlink" Target="../Docs/R1-1807262.zip" TargetMode="External"/><Relationship Id="rId2017" Type="http://schemas.openxmlformats.org/officeDocument/2006/relationships/hyperlink" Target="../Docs/R1-1805903.zip" TargetMode="External"/><Relationship Id="rId2224" Type="http://schemas.openxmlformats.org/officeDocument/2006/relationships/hyperlink" Target="../Docs/R1-1807791.zip" TargetMode="External"/><Relationship Id="rId182" Type="http://schemas.openxmlformats.org/officeDocument/2006/relationships/hyperlink" Target="../Docs/R1-1807097.zip" TargetMode="External"/><Relationship Id="rId403" Type="http://schemas.openxmlformats.org/officeDocument/2006/relationships/hyperlink" Target="../Docs/R1-1805977.zip" TargetMode="External"/><Relationship Id="rId750" Type="http://schemas.openxmlformats.org/officeDocument/2006/relationships/hyperlink" Target="../Docs/R1-1806347.zip" TargetMode="External"/><Relationship Id="rId848" Type="http://schemas.openxmlformats.org/officeDocument/2006/relationships/hyperlink" Target="../Docs/R1-1807766.zip" TargetMode="External"/><Relationship Id="rId1033" Type="http://schemas.openxmlformats.org/officeDocument/2006/relationships/image" Target="media/image65.wmf"/><Relationship Id="rId1478" Type="http://schemas.openxmlformats.org/officeDocument/2006/relationships/hyperlink" Target="../Docs/R1-1807838.zip" TargetMode="External"/><Relationship Id="rId1685" Type="http://schemas.openxmlformats.org/officeDocument/2006/relationships/hyperlink" Target="../Docs/R1-1807600.zip" TargetMode="External"/><Relationship Id="rId1892" Type="http://schemas.openxmlformats.org/officeDocument/2006/relationships/hyperlink" Target="../Docs/R1-1807017.zip" TargetMode="External"/><Relationship Id="rId1906" Type="http://schemas.openxmlformats.org/officeDocument/2006/relationships/hyperlink" Target="../Docs/R1-1806633.zip" TargetMode="External"/><Relationship Id="rId2431" Type="http://schemas.openxmlformats.org/officeDocument/2006/relationships/hyperlink" Target="../Docs/R1-1807399.zip" TargetMode="External"/><Relationship Id="rId2529" Type="http://schemas.openxmlformats.org/officeDocument/2006/relationships/hyperlink" Target="../Docs/R1-1803537.zip" TargetMode="External"/><Relationship Id="rId487" Type="http://schemas.openxmlformats.org/officeDocument/2006/relationships/hyperlink" Target="../Docs/R1-1807471.zip" TargetMode="External"/><Relationship Id="rId610" Type="http://schemas.openxmlformats.org/officeDocument/2006/relationships/hyperlink" Target="../Docs/R1-1807572.zip" TargetMode="External"/><Relationship Id="rId694" Type="http://schemas.openxmlformats.org/officeDocument/2006/relationships/hyperlink" Target="../Docs/R1-1807497.zip" TargetMode="External"/><Relationship Id="rId708" Type="http://schemas.openxmlformats.org/officeDocument/2006/relationships/hyperlink" Target="../Docs/R1-1806496.zip" TargetMode="External"/><Relationship Id="rId915" Type="http://schemas.openxmlformats.org/officeDocument/2006/relationships/image" Target="media/image48.wmf"/><Relationship Id="rId1240" Type="http://schemas.openxmlformats.org/officeDocument/2006/relationships/image" Target="media/image88.wmf"/><Relationship Id="rId1338" Type="http://schemas.openxmlformats.org/officeDocument/2006/relationships/image" Target="media/image132.wmf"/><Relationship Id="rId1545" Type="http://schemas.openxmlformats.org/officeDocument/2006/relationships/hyperlink" Target="../Docs/R1-1806618.zip" TargetMode="External"/><Relationship Id="rId2070" Type="http://schemas.openxmlformats.org/officeDocument/2006/relationships/hyperlink" Target="../Docs/R1-1807021.zip" TargetMode="External"/><Relationship Id="rId2168" Type="http://schemas.openxmlformats.org/officeDocument/2006/relationships/hyperlink" Target="../Docs/R1-1806102.zip" TargetMode="External"/><Relationship Id="rId2375" Type="http://schemas.openxmlformats.org/officeDocument/2006/relationships/hyperlink" Target="../Docs/R1-1806257.zip" TargetMode="External"/><Relationship Id="rId347" Type="http://schemas.openxmlformats.org/officeDocument/2006/relationships/hyperlink" Target="../Docs/R1-1806861.zip" TargetMode="External"/><Relationship Id="rId999" Type="http://schemas.openxmlformats.org/officeDocument/2006/relationships/oleObject" Target="embeddings/oleObject37.bin"/><Relationship Id="rId1100" Type="http://schemas.openxmlformats.org/officeDocument/2006/relationships/hyperlink" Target="../Docs/R1-1807129.zip" TargetMode="External"/><Relationship Id="rId1184" Type="http://schemas.openxmlformats.org/officeDocument/2006/relationships/oleObject" Target="embeddings/oleObject58.bin"/><Relationship Id="rId1405" Type="http://schemas.openxmlformats.org/officeDocument/2006/relationships/hyperlink" Target="../Docs/R1-1807798.zip" TargetMode="External"/><Relationship Id="rId1752" Type="http://schemas.openxmlformats.org/officeDocument/2006/relationships/hyperlink" Target="../Docs/R1-1806845.zip" TargetMode="External"/><Relationship Id="rId2028" Type="http://schemas.openxmlformats.org/officeDocument/2006/relationships/hyperlink" Target="../Docs/R1-1805904.zip" TargetMode="External"/><Relationship Id="rId2582" Type="http://schemas.openxmlformats.org/officeDocument/2006/relationships/hyperlink" Target="../Docs/R1-1807931.zip" TargetMode="External"/><Relationship Id="rId44" Type="http://schemas.openxmlformats.org/officeDocument/2006/relationships/hyperlink" Target="../Docs/R1-1807132.zip" TargetMode="External"/><Relationship Id="rId554" Type="http://schemas.openxmlformats.org/officeDocument/2006/relationships/hyperlink" Target="../Docs/R1-1807113.zip" TargetMode="External"/><Relationship Id="rId761" Type="http://schemas.openxmlformats.org/officeDocument/2006/relationships/hyperlink" Target="../Docs/R1-1807735.zip" TargetMode="External"/><Relationship Id="rId859" Type="http://schemas.openxmlformats.org/officeDocument/2006/relationships/hyperlink" Target="../Docs/R1-1806501.zip" TargetMode="External"/><Relationship Id="rId1391" Type="http://schemas.openxmlformats.org/officeDocument/2006/relationships/hyperlink" Target="../Docs/R1-1806360.zip" TargetMode="External"/><Relationship Id="rId1489" Type="http://schemas.openxmlformats.org/officeDocument/2006/relationships/hyperlink" Target="../Docs/R1-1806616.zip" TargetMode="External"/><Relationship Id="rId1612" Type="http://schemas.openxmlformats.org/officeDocument/2006/relationships/hyperlink" Target="../Docs/R1-1806520.zip" TargetMode="External"/><Relationship Id="rId1696" Type="http://schemas.openxmlformats.org/officeDocument/2006/relationships/hyperlink" Target="../Docs/R1-1806468.zip" TargetMode="External"/><Relationship Id="rId1917" Type="http://schemas.openxmlformats.org/officeDocument/2006/relationships/hyperlink" Target="../Docs/R1-1806967.zip" TargetMode="External"/><Relationship Id="rId2235" Type="http://schemas.openxmlformats.org/officeDocument/2006/relationships/hyperlink" Target="../Docs/R1-1806641.zip" TargetMode="External"/><Relationship Id="rId2442" Type="http://schemas.openxmlformats.org/officeDocument/2006/relationships/hyperlink" Target="../Docs/R1-1806553.zip" TargetMode="External"/><Relationship Id="rId193" Type="http://schemas.openxmlformats.org/officeDocument/2006/relationships/hyperlink" Target="../Docs/R1-1806479.zip" TargetMode="External"/><Relationship Id="rId207" Type="http://schemas.openxmlformats.org/officeDocument/2006/relationships/hyperlink" Target="../Docs/R1-1807213.zip" TargetMode="External"/><Relationship Id="rId414" Type="http://schemas.openxmlformats.org/officeDocument/2006/relationships/hyperlink" Target="../Docs/R1-1806173.zip" TargetMode="External"/><Relationship Id="rId498" Type="http://schemas.openxmlformats.org/officeDocument/2006/relationships/hyperlink" Target="../Docs/R1-1806872.zip" TargetMode="External"/><Relationship Id="rId621" Type="http://schemas.openxmlformats.org/officeDocument/2006/relationships/hyperlink" Target="../Docs/R1-1806912.zip" TargetMode="External"/><Relationship Id="rId1044" Type="http://schemas.openxmlformats.org/officeDocument/2006/relationships/hyperlink" Target="../Docs/R1-1806786.zip" TargetMode="External"/><Relationship Id="rId1251" Type="http://schemas.openxmlformats.org/officeDocument/2006/relationships/hyperlink" Target="../Docs/R1-1807757.zip" TargetMode="External"/><Relationship Id="rId1349" Type="http://schemas.openxmlformats.org/officeDocument/2006/relationships/hyperlink" Target="../Docs/R1-1806397.zip" TargetMode="External"/><Relationship Id="rId2081" Type="http://schemas.openxmlformats.org/officeDocument/2006/relationships/hyperlink" Target="../Docs/R1-1806080.zip" TargetMode="External"/><Relationship Id="rId2179" Type="http://schemas.openxmlformats.org/officeDocument/2006/relationships/hyperlink" Target="../Docs/R1-1806831.zip" TargetMode="External"/><Relationship Id="rId2302" Type="http://schemas.openxmlformats.org/officeDocument/2006/relationships/hyperlink" Target="../Docs/R1-1806412.zip" TargetMode="External"/><Relationship Id="rId260" Type="http://schemas.openxmlformats.org/officeDocument/2006/relationships/hyperlink" Target="../Docs/R1-1807532.zip" TargetMode="External"/><Relationship Id="rId719" Type="http://schemas.openxmlformats.org/officeDocument/2006/relationships/hyperlink" Target="../Docs/R1-1805871.zip" TargetMode="External"/><Relationship Id="rId926" Type="http://schemas.openxmlformats.org/officeDocument/2006/relationships/image" Target="media/image53.wmf"/><Relationship Id="rId1111" Type="http://schemas.openxmlformats.org/officeDocument/2006/relationships/hyperlink" Target="../Docs/R1-1806045.zip" TargetMode="External"/><Relationship Id="rId1556" Type="http://schemas.openxmlformats.org/officeDocument/2006/relationships/hyperlink" Target="../Docs/R1-1807355.zip" TargetMode="External"/><Relationship Id="rId1763" Type="http://schemas.openxmlformats.org/officeDocument/2006/relationships/hyperlink" Target="../Docs/R1-1805824.zip" TargetMode="External"/><Relationship Id="rId1970" Type="http://schemas.openxmlformats.org/officeDocument/2006/relationships/hyperlink" Target="../Docs/R1-1806634.zip" TargetMode="External"/><Relationship Id="rId2386" Type="http://schemas.openxmlformats.org/officeDocument/2006/relationships/hyperlink" Target="../Docs/R1-1806649.zip" TargetMode="External"/><Relationship Id="rId2593" Type="http://schemas.openxmlformats.org/officeDocument/2006/relationships/hyperlink" Target="../Docs/R1-1807937.zip" TargetMode="External"/><Relationship Id="rId2607" Type="http://schemas.openxmlformats.org/officeDocument/2006/relationships/hyperlink" Target="../Docs/R1-1807947.zip" TargetMode="External"/><Relationship Id="rId55" Type="http://schemas.openxmlformats.org/officeDocument/2006/relationships/hyperlink" Target="../Docs/R1-1805939.zip" TargetMode="External"/><Relationship Id="rId120" Type="http://schemas.openxmlformats.org/officeDocument/2006/relationships/hyperlink" Target="../Docs/R1-1807589.zip" TargetMode="External"/><Relationship Id="rId358" Type="http://schemas.openxmlformats.org/officeDocument/2006/relationships/hyperlink" Target="../Docs/R1-1806584.zip" TargetMode="External"/><Relationship Id="rId565" Type="http://schemas.openxmlformats.org/officeDocument/2006/relationships/hyperlink" Target="../Docs/R1-1805862.zip" TargetMode="External"/><Relationship Id="rId772" Type="http://schemas.openxmlformats.org/officeDocument/2006/relationships/hyperlink" Target="../Docs/R1-1807419.zip" TargetMode="External"/><Relationship Id="rId1195" Type="http://schemas.openxmlformats.org/officeDocument/2006/relationships/image" Target="media/image72.wmf"/><Relationship Id="rId1209" Type="http://schemas.openxmlformats.org/officeDocument/2006/relationships/hyperlink" Target="../Docs/R1-1806224.zip" TargetMode="External"/><Relationship Id="rId1416" Type="http://schemas.openxmlformats.org/officeDocument/2006/relationships/hyperlink" Target="../Docs/R1-1807199.zip" TargetMode="External"/><Relationship Id="rId1623" Type="http://schemas.openxmlformats.org/officeDocument/2006/relationships/hyperlink" Target="../Docs/R1-1807358.zip" TargetMode="External"/><Relationship Id="rId1830" Type="http://schemas.openxmlformats.org/officeDocument/2006/relationships/hyperlink" Target="../Docs/R1-1806344.zip" TargetMode="External"/><Relationship Id="rId2039" Type="http://schemas.openxmlformats.org/officeDocument/2006/relationships/hyperlink" Target="../Docs/R1-1806475.zip" TargetMode="External"/><Relationship Id="rId2246" Type="http://schemas.openxmlformats.org/officeDocument/2006/relationships/hyperlink" Target="../Docs/R1-1806105.zip" TargetMode="External"/><Relationship Id="rId2453" Type="http://schemas.openxmlformats.org/officeDocument/2006/relationships/hyperlink" Target="../Docs/R1-1805934.zip" TargetMode="External"/><Relationship Id="rId218" Type="http://schemas.openxmlformats.org/officeDocument/2006/relationships/hyperlink" Target="../Docs/R1-1807430.zip" TargetMode="External"/><Relationship Id="rId425" Type="http://schemas.openxmlformats.org/officeDocument/2006/relationships/hyperlink" Target="../Docs/R1-1806001.zip" TargetMode="External"/><Relationship Id="rId632" Type="http://schemas.openxmlformats.org/officeDocument/2006/relationships/hyperlink" Target="../Docs/R1-1807511.zip" TargetMode="External"/><Relationship Id="rId1055" Type="http://schemas.openxmlformats.org/officeDocument/2006/relationships/hyperlink" Target="../Docs/R1-1806279.zip" TargetMode="External"/><Relationship Id="rId1262" Type="http://schemas.openxmlformats.org/officeDocument/2006/relationships/image" Target="media/image99.wmf"/><Relationship Id="rId1928" Type="http://schemas.openxmlformats.org/officeDocument/2006/relationships/hyperlink" Target="../Docs/R1-1807891.zip" TargetMode="External"/><Relationship Id="rId2092" Type="http://schemas.openxmlformats.org/officeDocument/2006/relationships/hyperlink" Target="../Docs/R1-1807075.zip" TargetMode="External"/><Relationship Id="rId2106" Type="http://schemas.openxmlformats.org/officeDocument/2006/relationships/hyperlink" Target="../Docs/R1-1806932.zip" TargetMode="External"/><Relationship Id="rId2313" Type="http://schemas.openxmlformats.org/officeDocument/2006/relationships/hyperlink" Target="../Docs/R1-1807003.zip" TargetMode="External"/><Relationship Id="rId2520" Type="http://schemas.openxmlformats.org/officeDocument/2006/relationships/hyperlink" Target="../Docs/R1-1803348.zip" TargetMode="External"/><Relationship Id="rId271" Type="http://schemas.openxmlformats.org/officeDocument/2006/relationships/hyperlink" Target="../Docs/R1-1805866.zip" TargetMode="External"/><Relationship Id="rId937" Type="http://schemas.openxmlformats.org/officeDocument/2006/relationships/hyperlink" Target="../Docs/R1-1805891.zip" TargetMode="External"/><Relationship Id="rId1122" Type="http://schemas.openxmlformats.org/officeDocument/2006/relationships/hyperlink" Target="../Docs/R1-1807015.zip" TargetMode="External"/><Relationship Id="rId1567" Type="http://schemas.openxmlformats.org/officeDocument/2006/relationships/hyperlink" Target="../Docs/R1-1807848.zip" TargetMode="External"/><Relationship Id="rId1774" Type="http://schemas.openxmlformats.org/officeDocument/2006/relationships/hyperlink" Target="../Docs/R1-1807068.zip" TargetMode="External"/><Relationship Id="rId1981" Type="http://schemas.openxmlformats.org/officeDocument/2006/relationships/hyperlink" Target="../Docs/R1-1806012.zip" TargetMode="External"/><Relationship Id="rId2397" Type="http://schemas.openxmlformats.org/officeDocument/2006/relationships/hyperlink" Target="../Docs/R1-1806551.zip" TargetMode="External"/><Relationship Id="rId2618" Type="http://schemas.openxmlformats.org/officeDocument/2006/relationships/hyperlink" Target="../Docs/R1-1807924.zip" TargetMode="External"/><Relationship Id="rId66" Type="http://schemas.openxmlformats.org/officeDocument/2006/relationships/hyperlink" Target="../Docs/R1-1805870.zip" TargetMode="External"/><Relationship Id="rId131" Type="http://schemas.openxmlformats.org/officeDocument/2006/relationships/hyperlink" Target="../Docs/R1-1807453.zip" TargetMode="External"/><Relationship Id="rId369" Type="http://schemas.openxmlformats.org/officeDocument/2006/relationships/hyperlink" Target="../Docs/R1-1806097.zip" TargetMode="External"/><Relationship Id="rId576" Type="http://schemas.openxmlformats.org/officeDocument/2006/relationships/oleObject" Target="embeddings/oleObject8.bin"/><Relationship Id="rId783" Type="http://schemas.openxmlformats.org/officeDocument/2006/relationships/hyperlink" Target="../Docs/R1-1807734.zip" TargetMode="External"/><Relationship Id="rId990" Type="http://schemas.openxmlformats.org/officeDocument/2006/relationships/oleObject" Target="embeddings/oleObject31.bin"/><Relationship Id="rId1427" Type="http://schemas.openxmlformats.org/officeDocument/2006/relationships/hyperlink" Target="../Docs/R1-1806844.zip" TargetMode="External"/><Relationship Id="rId1634" Type="http://schemas.openxmlformats.org/officeDocument/2006/relationships/image" Target="media/image164.wmf"/><Relationship Id="rId1841" Type="http://schemas.openxmlformats.org/officeDocument/2006/relationships/hyperlink" Target="../Docs/R1-1807705.zip" TargetMode="External"/><Relationship Id="rId2257" Type="http://schemas.openxmlformats.org/officeDocument/2006/relationships/hyperlink" Target="../Docs/R1-1806849.zip" TargetMode="External"/><Relationship Id="rId2464" Type="http://schemas.openxmlformats.org/officeDocument/2006/relationships/hyperlink" Target="../Docs/R1-1806323.zip" TargetMode="External"/><Relationship Id="rId229" Type="http://schemas.openxmlformats.org/officeDocument/2006/relationships/hyperlink" Target="../Docs/R1-1807299.zip" TargetMode="External"/><Relationship Id="rId436" Type="http://schemas.openxmlformats.org/officeDocument/2006/relationships/hyperlink" Target="../Docs/R1-1805852.zip" TargetMode="External"/><Relationship Id="rId643" Type="http://schemas.openxmlformats.org/officeDocument/2006/relationships/hyperlink" Target="../Docs/R1-1806494.zip" TargetMode="External"/><Relationship Id="rId1066" Type="http://schemas.openxmlformats.org/officeDocument/2006/relationships/hyperlink" Target="../Docs/R1-1807144.zip" TargetMode="External"/><Relationship Id="rId1273" Type="http://schemas.openxmlformats.org/officeDocument/2006/relationships/oleObject" Target="embeddings/oleObject89.bin"/><Relationship Id="rId1480" Type="http://schemas.openxmlformats.org/officeDocument/2006/relationships/hyperlink" Target="../Docs/R1-1807901.zip" TargetMode="External"/><Relationship Id="rId1939" Type="http://schemas.openxmlformats.org/officeDocument/2006/relationships/hyperlink" Target="../Docs/R1-1806973.zip" TargetMode="External"/><Relationship Id="rId2117" Type="http://schemas.openxmlformats.org/officeDocument/2006/relationships/hyperlink" Target="../Docs/R1-1805843.zip" TargetMode="External"/><Relationship Id="rId2324" Type="http://schemas.openxmlformats.org/officeDocument/2006/relationships/hyperlink" Target="../Docs/R1-1806109.zip" TargetMode="External"/><Relationship Id="rId850" Type="http://schemas.openxmlformats.org/officeDocument/2006/relationships/hyperlink" Target="../Docs/R1-1807842.zip" TargetMode="External"/><Relationship Id="rId948" Type="http://schemas.openxmlformats.org/officeDocument/2006/relationships/hyperlink" Target="../Docs/R1-1807242.zip" TargetMode="External"/><Relationship Id="rId1133" Type="http://schemas.openxmlformats.org/officeDocument/2006/relationships/hyperlink" Target="../Docs/R1-1806046.zip" TargetMode="External"/><Relationship Id="rId1578" Type="http://schemas.openxmlformats.org/officeDocument/2006/relationships/hyperlink" Target="../Docs/R1-1806336.zip" TargetMode="External"/><Relationship Id="rId1701" Type="http://schemas.openxmlformats.org/officeDocument/2006/relationships/hyperlink" Target="../Docs/R1-1806929.zip" TargetMode="External"/><Relationship Id="rId1785" Type="http://schemas.openxmlformats.org/officeDocument/2006/relationships/hyperlink" Target="../Docs/R1-1806897.zip" TargetMode="External"/><Relationship Id="rId1992" Type="http://schemas.openxmlformats.org/officeDocument/2006/relationships/hyperlink" Target="../Docs/R1-1806659.zip" TargetMode="External"/><Relationship Id="rId2531" Type="http://schemas.openxmlformats.org/officeDocument/2006/relationships/hyperlink" Target="../Docs/R1-1805812.zip" TargetMode="External"/><Relationship Id="rId77" Type="http://schemas.openxmlformats.org/officeDocument/2006/relationships/hyperlink" Target="../Docs/R1-1807871.zip" TargetMode="External"/><Relationship Id="rId282" Type="http://schemas.openxmlformats.org/officeDocument/2006/relationships/hyperlink" Target="../Docs/R1-1806445.zip" TargetMode="External"/><Relationship Id="rId503" Type="http://schemas.openxmlformats.org/officeDocument/2006/relationships/hyperlink" Target="../Docs/R1-1805965.zip" TargetMode="External"/><Relationship Id="rId587" Type="http://schemas.openxmlformats.org/officeDocument/2006/relationships/hyperlink" Target="../Docs/R1-1805971.zip" TargetMode="External"/><Relationship Id="rId710" Type="http://schemas.openxmlformats.org/officeDocument/2006/relationships/hyperlink" Target="../Docs/R1-1807242.zip" TargetMode="External"/><Relationship Id="rId808" Type="http://schemas.openxmlformats.org/officeDocument/2006/relationships/hyperlink" Target="../Docs/R1-1807052.zip" TargetMode="External"/><Relationship Id="rId1340" Type="http://schemas.openxmlformats.org/officeDocument/2006/relationships/oleObject" Target="embeddings/oleObject112.bin"/><Relationship Id="rId1438" Type="http://schemas.openxmlformats.org/officeDocument/2006/relationships/hyperlink" Target="../Docs/R1-1807134.zip" TargetMode="External"/><Relationship Id="rId1645" Type="http://schemas.openxmlformats.org/officeDocument/2006/relationships/image" Target="media/image171.wmf"/><Relationship Id="rId2170" Type="http://schemas.openxmlformats.org/officeDocument/2006/relationships/hyperlink" Target="../Docs/R1-1806205.zip" TargetMode="External"/><Relationship Id="rId2268" Type="http://schemas.openxmlformats.org/officeDocument/2006/relationships/hyperlink" Target="../Docs/R1-1806410.zip" TargetMode="External"/><Relationship Id="rId8" Type="http://schemas.openxmlformats.org/officeDocument/2006/relationships/footnotes" Target="footnotes.xml"/><Relationship Id="rId142" Type="http://schemas.openxmlformats.org/officeDocument/2006/relationships/image" Target="media/image3.wmf"/><Relationship Id="rId447" Type="http://schemas.openxmlformats.org/officeDocument/2006/relationships/hyperlink" Target="../Docs/R1-1807498.zip" TargetMode="External"/><Relationship Id="rId794" Type="http://schemas.openxmlformats.org/officeDocument/2006/relationships/hyperlink" Target="../Docs/R1-1807829.zip" TargetMode="External"/><Relationship Id="rId1077" Type="http://schemas.openxmlformats.org/officeDocument/2006/relationships/hyperlink" Target="../Docs/R1-1806280.zip" TargetMode="External"/><Relationship Id="rId1200" Type="http://schemas.openxmlformats.org/officeDocument/2006/relationships/image" Target="media/image75.wmf"/><Relationship Id="rId1852" Type="http://schemas.openxmlformats.org/officeDocument/2006/relationships/hyperlink" Target="../Docs/R1-1807306.zip" TargetMode="External"/><Relationship Id="rId2030" Type="http://schemas.openxmlformats.org/officeDocument/2006/relationships/hyperlink" Target="../Docs/R1-1805984.zip" TargetMode="External"/><Relationship Id="rId2128" Type="http://schemas.openxmlformats.org/officeDocument/2006/relationships/hyperlink" Target="../Docs/R1-1807076.zip" TargetMode="External"/><Relationship Id="rId2475" Type="http://schemas.openxmlformats.org/officeDocument/2006/relationships/hyperlink" Target="../Docs/R1-1806334.zip" TargetMode="External"/><Relationship Id="rId654" Type="http://schemas.openxmlformats.org/officeDocument/2006/relationships/hyperlink" Target="../Docs/R1-1806599.zip" TargetMode="External"/><Relationship Id="rId861" Type="http://schemas.openxmlformats.org/officeDocument/2006/relationships/hyperlink" Target="../Docs/R1-1806705.zip" TargetMode="External"/><Relationship Id="rId959" Type="http://schemas.openxmlformats.org/officeDocument/2006/relationships/hyperlink" Target="../Docs/R1-1806211.zip" TargetMode="External"/><Relationship Id="rId1284" Type="http://schemas.openxmlformats.org/officeDocument/2006/relationships/image" Target="media/image111.wmf"/><Relationship Id="rId1491" Type="http://schemas.openxmlformats.org/officeDocument/2006/relationships/hyperlink" Target="../Docs/R1-1806666.zip" TargetMode="External"/><Relationship Id="rId1505" Type="http://schemas.openxmlformats.org/officeDocument/2006/relationships/hyperlink" Target="../Docs/R1-1807813.zip" TargetMode="External"/><Relationship Id="rId1589" Type="http://schemas.openxmlformats.org/officeDocument/2006/relationships/hyperlink" Target="../Docs/R1-1807251.zip" TargetMode="External"/><Relationship Id="rId1712" Type="http://schemas.openxmlformats.org/officeDocument/2006/relationships/hyperlink" Target="../Docs/R1-1807675.zip" TargetMode="External"/><Relationship Id="rId2335" Type="http://schemas.openxmlformats.org/officeDocument/2006/relationships/hyperlink" Target="../Docs/R1-1807037.zip" TargetMode="External"/><Relationship Id="rId2542" Type="http://schemas.openxmlformats.org/officeDocument/2006/relationships/hyperlink" Target="../Docs/R1-1805819.zip" TargetMode="External"/><Relationship Id="rId293" Type="http://schemas.openxmlformats.org/officeDocument/2006/relationships/hyperlink" Target="../Docs/R1-1807100.zip" TargetMode="External"/><Relationship Id="rId307" Type="http://schemas.openxmlformats.org/officeDocument/2006/relationships/hyperlink" Target="../Docs/R1-1807718.zip" TargetMode="External"/><Relationship Id="rId514" Type="http://schemas.openxmlformats.org/officeDocument/2006/relationships/hyperlink" Target="../Docs/R1-1806161.zip" TargetMode="External"/><Relationship Id="rId721" Type="http://schemas.openxmlformats.org/officeDocument/2006/relationships/hyperlink" Target="../Docs/R1-1806033.zip" TargetMode="External"/><Relationship Id="rId1144" Type="http://schemas.openxmlformats.org/officeDocument/2006/relationships/hyperlink" Target="../Docs/R1-1806219.zip" TargetMode="External"/><Relationship Id="rId1351" Type="http://schemas.openxmlformats.org/officeDocument/2006/relationships/hyperlink" Target="../Docs/R1-1806612.zip" TargetMode="External"/><Relationship Id="rId1449" Type="http://schemas.openxmlformats.org/officeDocument/2006/relationships/hyperlink" Target="../Docs/R1-1806361.zip" TargetMode="External"/><Relationship Id="rId1796" Type="http://schemas.openxmlformats.org/officeDocument/2006/relationships/hyperlink" Target="../Docs/R1-1807731.zip" TargetMode="External"/><Relationship Id="rId2181" Type="http://schemas.openxmlformats.org/officeDocument/2006/relationships/hyperlink" Target="../Docs/R1-1807001.zip" TargetMode="External"/><Relationship Id="rId2402" Type="http://schemas.openxmlformats.org/officeDocument/2006/relationships/hyperlink" Target="../Docs/R1-1807221.zip" TargetMode="External"/><Relationship Id="rId88" Type="http://schemas.openxmlformats.org/officeDocument/2006/relationships/hyperlink" Target="../Docs/R1-1807683.zip" TargetMode="External"/><Relationship Id="rId153" Type="http://schemas.openxmlformats.org/officeDocument/2006/relationships/hyperlink" Target="../Docs/R1-1806454.zip" TargetMode="External"/><Relationship Id="rId360" Type="http://schemas.openxmlformats.org/officeDocument/2006/relationships/hyperlink" Target="../Docs/R1-1806818.zip" TargetMode="External"/><Relationship Id="rId598" Type="http://schemas.openxmlformats.org/officeDocument/2006/relationships/hyperlink" Target="../Docs/R1-1805969.zip" TargetMode="External"/><Relationship Id="rId819" Type="http://schemas.openxmlformats.org/officeDocument/2006/relationships/image" Target="media/image41.wmf"/><Relationship Id="rId1004" Type="http://schemas.openxmlformats.org/officeDocument/2006/relationships/oleObject" Target="embeddings/oleObject40.bin"/><Relationship Id="rId1211" Type="http://schemas.openxmlformats.org/officeDocument/2006/relationships/hyperlink" Target="../Docs/R1-1806341.zip" TargetMode="External"/><Relationship Id="rId1656" Type="http://schemas.openxmlformats.org/officeDocument/2006/relationships/hyperlink" Target="../Docs/R1-1806121.zip" TargetMode="External"/><Relationship Id="rId1863" Type="http://schemas.openxmlformats.org/officeDocument/2006/relationships/hyperlink" Target="../Docs/R1-1806631.zip" TargetMode="External"/><Relationship Id="rId2041" Type="http://schemas.openxmlformats.org/officeDocument/2006/relationships/hyperlink" Target="../Docs/R1-1806749.zip" TargetMode="External"/><Relationship Id="rId2279" Type="http://schemas.openxmlformats.org/officeDocument/2006/relationships/hyperlink" Target="../Docs/R1-1807225.zip" TargetMode="External"/><Relationship Id="rId2486" Type="http://schemas.openxmlformats.org/officeDocument/2006/relationships/hyperlink" Target="../Docs/R1-1806437.zip" TargetMode="External"/><Relationship Id="rId220" Type="http://schemas.openxmlformats.org/officeDocument/2006/relationships/hyperlink" Target="../Docs/R1-1806578.zip" TargetMode="External"/><Relationship Id="rId458" Type="http://schemas.openxmlformats.org/officeDocument/2006/relationships/hyperlink" Target="../Docs/R1-1805980.zip" TargetMode="External"/><Relationship Id="rId665" Type="http://schemas.openxmlformats.org/officeDocument/2006/relationships/hyperlink" Target="../Docs/R1-1806451.zip" TargetMode="External"/><Relationship Id="rId872" Type="http://schemas.openxmlformats.org/officeDocument/2006/relationships/hyperlink" Target="../Docs/R1-1807741.zip" TargetMode="External"/><Relationship Id="rId1088" Type="http://schemas.openxmlformats.org/officeDocument/2006/relationships/hyperlink" Target="../Docs/R1-1806983.zip" TargetMode="External"/><Relationship Id="rId1295" Type="http://schemas.openxmlformats.org/officeDocument/2006/relationships/hyperlink" Target="../Docs/R1-1805832.zip" TargetMode="External"/><Relationship Id="rId1309" Type="http://schemas.openxmlformats.org/officeDocument/2006/relationships/hyperlink" Target="../Docs/R1-1807658.zip" TargetMode="External"/><Relationship Id="rId1516" Type="http://schemas.openxmlformats.org/officeDocument/2006/relationships/hyperlink" Target="../Docs/R1-1806730.zip" TargetMode="External"/><Relationship Id="rId1723" Type="http://schemas.openxmlformats.org/officeDocument/2006/relationships/hyperlink" Target="../Docs/R1-1806737.zip" TargetMode="External"/><Relationship Id="rId1930" Type="http://schemas.openxmlformats.org/officeDocument/2006/relationships/hyperlink" Target="../Docs/R1-1807282.zip" TargetMode="External"/><Relationship Id="rId2139" Type="http://schemas.openxmlformats.org/officeDocument/2006/relationships/hyperlink" Target="../Docs/R1-1806245.zip" TargetMode="External"/><Relationship Id="rId2346" Type="http://schemas.openxmlformats.org/officeDocument/2006/relationships/hyperlink" Target="../Docs/R1-1806647.zip" TargetMode="External"/><Relationship Id="rId2553" Type="http://schemas.openxmlformats.org/officeDocument/2006/relationships/hyperlink" Target="../Docs/R1-1807683.zip" TargetMode="External"/><Relationship Id="rId15" Type="http://schemas.openxmlformats.org/officeDocument/2006/relationships/hyperlink" Target="../Docs/R1-1805801.zip" TargetMode="External"/><Relationship Id="rId318" Type="http://schemas.openxmlformats.org/officeDocument/2006/relationships/hyperlink" Target="../Docs/R1-1806581.zip" TargetMode="External"/><Relationship Id="rId525" Type="http://schemas.openxmlformats.org/officeDocument/2006/relationships/hyperlink" Target="../Docs/R1-1806162.zip" TargetMode="External"/><Relationship Id="rId732" Type="http://schemas.openxmlformats.org/officeDocument/2006/relationships/hyperlink" Target="../Docs/R1-1807049.zip" TargetMode="External"/><Relationship Id="rId1155" Type="http://schemas.openxmlformats.org/officeDocument/2006/relationships/hyperlink" Target="../Docs/R1-1806842.zip" TargetMode="External"/><Relationship Id="rId1362" Type="http://schemas.openxmlformats.org/officeDocument/2006/relationships/image" Target="media/image133.wmf"/><Relationship Id="rId2192" Type="http://schemas.openxmlformats.org/officeDocument/2006/relationships/image" Target="media/image193.wmf"/><Relationship Id="rId2206" Type="http://schemas.openxmlformats.org/officeDocument/2006/relationships/hyperlink" Target="../Docs/R1-1806152.zip" TargetMode="External"/><Relationship Id="rId2413" Type="http://schemas.openxmlformats.org/officeDocument/2006/relationships/hyperlink" Target="../Docs/R1-1806661.zip" TargetMode="External"/><Relationship Id="rId2620" Type="http://schemas.openxmlformats.org/officeDocument/2006/relationships/fontTable" Target="fontTable.xml"/><Relationship Id="rId99" Type="http://schemas.openxmlformats.org/officeDocument/2006/relationships/hyperlink" Target="../Docs/R1-1807434.zip" TargetMode="External"/><Relationship Id="rId164" Type="http://schemas.openxmlformats.org/officeDocument/2006/relationships/hyperlink" Target="../Docs/R1-1806936.zip" TargetMode="External"/><Relationship Id="rId371" Type="http://schemas.openxmlformats.org/officeDocument/2006/relationships/hyperlink" Target="../Docs/R1-1806150.zip" TargetMode="External"/><Relationship Id="rId1015" Type="http://schemas.openxmlformats.org/officeDocument/2006/relationships/oleObject" Target="embeddings/oleObject51.bin"/><Relationship Id="rId1222" Type="http://schemas.openxmlformats.org/officeDocument/2006/relationships/image" Target="media/image79.wmf"/><Relationship Id="rId1667" Type="http://schemas.openxmlformats.org/officeDocument/2006/relationships/hyperlink" Target="../Docs/R1-1806623.zip" TargetMode="External"/><Relationship Id="rId1874" Type="http://schemas.openxmlformats.org/officeDocument/2006/relationships/hyperlink" Target="../Docs/R1-1807816.zip" TargetMode="External"/><Relationship Id="rId2052" Type="http://schemas.openxmlformats.org/officeDocument/2006/relationships/hyperlink" Target="http://www.3gpp.org/ftp/tsg_ran/TSG_RAN/TSGR_76/Docs/RP-171043.zip" TargetMode="External"/><Relationship Id="rId2497" Type="http://schemas.openxmlformats.org/officeDocument/2006/relationships/hyperlink" Target="../Docs/R1-1806654.zip" TargetMode="External"/><Relationship Id="rId469" Type="http://schemas.openxmlformats.org/officeDocument/2006/relationships/hyperlink" Target="../Docs/R1-1807860.zip" TargetMode="External"/><Relationship Id="rId676" Type="http://schemas.openxmlformats.org/officeDocument/2006/relationships/image" Target="media/image17.wmf"/><Relationship Id="rId883" Type="http://schemas.openxmlformats.org/officeDocument/2006/relationships/hyperlink" Target="../Docs/R1-1806426.zip" TargetMode="External"/><Relationship Id="rId1099" Type="http://schemas.openxmlformats.org/officeDocument/2006/relationships/hyperlink" Target="../Docs/R1-1806478.zip" TargetMode="External"/><Relationship Id="rId1527" Type="http://schemas.openxmlformats.org/officeDocument/2006/relationships/image" Target="media/image151.wmf"/><Relationship Id="rId1734" Type="http://schemas.openxmlformats.org/officeDocument/2006/relationships/hyperlink" Target="../Docs/R1-1807711.zip" TargetMode="External"/><Relationship Id="rId1941" Type="http://schemas.openxmlformats.org/officeDocument/2006/relationships/hyperlink" Target="../Docs/R1-1807178.zip" TargetMode="External"/><Relationship Id="rId2357" Type="http://schemas.openxmlformats.org/officeDocument/2006/relationships/hyperlink" Target="../Docs/R1-1806256.zip" TargetMode="External"/><Relationship Id="rId2564" Type="http://schemas.openxmlformats.org/officeDocument/2006/relationships/hyperlink" Target="../Docs/R1-1807847.zip" TargetMode="External"/><Relationship Id="rId26" Type="http://schemas.openxmlformats.org/officeDocument/2006/relationships/hyperlink" Target="../Docs/R1-1807614.zip" TargetMode="External"/><Relationship Id="rId231" Type="http://schemas.openxmlformats.org/officeDocument/2006/relationships/hyperlink" Target="../Docs/R1-1806356.zip" TargetMode="External"/><Relationship Id="rId329" Type="http://schemas.openxmlformats.org/officeDocument/2006/relationships/hyperlink" Target="../Docs/R1-1806582.zip" TargetMode="External"/><Relationship Id="rId536" Type="http://schemas.openxmlformats.org/officeDocument/2006/relationships/hyperlink" Target="../Docs/R1-1806196.zip" TargetMode="External"/><Relationship Id="rId1166" Type="http://schemas.openxmlformats.org/officeDocument/2006/relationships/hyperlink" Target="../Docs/R1-1807189.zip" TargetMode="External"/><Relationship Id="rId1373" Type="http://schemas.openxmlformats.org/officeDocument/2006/relationships/image" Target="media/image137.wmf"/><Relationship Id="rId2217" Type="http://schemas.openxmlformats.org/officeDocument/2006/relationships/hyperlink" Target="../Docs/R1-1807612.zip" TargetMode="External"/><Relationship Id="rId175" Type="http://schemas.openxmlformats.org/officeDocument/2006/relationships/hyperlink" Target="../Docs/R1-1806576.zip" TargetMode="External"/><Relationship Id="rId743" Type="http://schemas.openxmlformats.org/officeDocument/2006/relationships/image" Target="media/image30.wmf"/><Relationship Id="rId950" Type="http://schemas.openxmlformats.org/officeDocument/2006/relationships/hyperlink" Target="../Docs/R1-1806708.zip" TargetMode="External"/><Relationship Id="rId1026" Type="http://schemas.openxmlformats.org/officeDocument/2006/relationships/hyperlink" Target="../Docs/R1-1806839.zip" TargetMode="External"/><Relationship Id="rId1580" Type="http://schemas.openxmlformats.org/officeDocument/2006/relationships/hyperlink" Target="../Docs/R1-1806519.zip" TargetMode="External"/><Relationship Id="rId1678" Type="http://schemas.openxmlformats.org/officeDocument/2006/relationships/hyperlink" Target="../Docs/R1-1807168.zip" TargetMode="External"/><Relationship Id="rId1801" Type="http://schemas.openxmlformats.org/officeDocument/2006/relationships/hyperlink" Target="../Docs/R1-1807905.zip" TargetMode="External"/><Relationship Id="rId1885" Type="http://schemas.openxmlformats.org/officeDocument/2006/relationships/hyperlink" Target="../Docs/R1-1806370.zip" TargetMode="External"/><Relationship Id="rId2424" Type="http://schemas.openxmlformats.org/officeDocument/2006/relationships/hyperlink" Target="../Docs/R1-1806907.zip" TargetMode="External"/><Relationship Id="rId382" Type="http://schemas.openxmlformats.org/officeDocument/2006/relationships/hyperlink" Target="../Docs/R1-1806486.zip" TargetMode="External"/><Relationship Id="rId603" Type="http://schemas.openxmlformats.org/officeDocument/2006/relationships/hyperlink" Target="../Docs/R1-1806696.zip" TargetMode="External"/><Relationship Id="rId687" Type="http://schemas.openxmlformats.org/officeDocument/2006/relationships/hyperlink" Target="../Docs/R1-1805441.zip" TargetMode="External"/><Relationship Id="rId810" Type="http://schemas.openxmlformats.org/officeDocument/2006/relationships/hyperlink" Target="../Docs/R1-1807331.zip" TargetMode="External"/><Relationship Id="rId908" Type="http://schemas.openxmlformats.org/officeDocument/2006/relationships/hyperlink" Target="../Docs/R1-1807276.zip" TargetMode="External"/><Relationship Id="rId1233" Type="http://schemas.openxmlformats.org/officeDocument/2006/relationships/oleObject" Target="embeddings/oleObject72.bin"/><Relationship Id="rId1440" Type="http://schemas.openxmlformats.org/officeDocument/2006/relationships/hyperlink" Target="../Docs/R1-1807636.zip" TargetMode="External"/><Relationship Id="rId1538" Type="http://schemas.openxmlformats.org/officeDocument/2006/relationships/hyperlink" Target="../Docs/R1-1806291.zip" TargetMode="External"/><Relationship Id="rId2063" Type="http://schemas.openxmlformats.org/officeDocument/2006/relationships/hyperlink" Target="../Docs/R1-1806469.zip" TargetMode="External"/><Relationship Id="rId2270" Type="http://schemas.openxmlformats.org/officeDocument/2006/relationships/hyperlink" Target="../Docs/R1-1806542.zip" TargetMode="External"/><Relationship Id="rId2368" Type="http://schemas.openxmlformats.org/officeDocument/2006/relationships/hyperlink" Target="../Docs/R1-1806112.zip" TargetMode="External"/><Relationship Id="rId242" Type="http://schemas.openxmlformats.org/officeDocument/2006/relationships/hyperlink" Target="../Docs/R1-1807313.zip" TargetMode="External"/><Relationship Id="rId894" Type="http://schemas.openxmlformats.org/officeDocument/2006/relationships/hyperlink" Target="../Docs/R1-1807740.zip" TargetMode="External"/><Relationship Id="rId1177" Type="http://schemas.openxmlformats.org/officeDocument/2006/relationships/hyperlink" Target="../Docs/R1-1806223.zip" TargetMode="External"/><Relationship Id="rId1300" Type="http://schemas.openxmlformats.org/officeDocument/2006/relationships/hyperlink" Target="../Docs/R1-1806396.zip" TargetMode="External"/><Relationship Id="rId1745" Type="http://schemas.openxmlformats.org/officeDocument/2006/relationships/hyperlink" Target="../Docs/R1-1806368.zip" TargetMode="External"/><Relationship Id="rId1952" Type="http://schemas.openxmlformats.org/officeDocument/2006/relationships/hyperlink" Target="../Docs/R1-1807730.zip" TargetMode="External"/><Relationship Id="rId2130" Type="http://schemas.openxmlformats.org/officeDocument/2006/relationships/hyperlink" Target="../Docs/R1-1807244.zip" TargetMode="External"/><Relationship Id="rId2575" Type="http://schemas.openxmlformats.org/officeDocument/2006/relationships/hyperlink" Target="../Docs/R1-1807925.zip" TargetMode="External"/><Relationship Id="rId37" Type="http://schemas.openxmlformats.org/officeDocument/2006/relationships/hyperlink" Target="../Docs/R1-1805814.zip" TargetMode="External"/><Relationship Id="rId102" Type="http://schemas.openxmlformats.org/officeDocument/2006/relationships/hyperlink" Target="../Docs/R1-1807436.zip" TargetMode="External"/><Relationship Id="rId547" Type="http://schemas.openxmlformats.org/officeDocument/2006/relationships/hyperlink" Target="../Docs/R1-1807114.zip" TargetMode="External"/><Relationship Id="rId754" Type="http://schemas.openxmlformats.org/officeDocument/2006/relationships/hyperlink" Target="../Docs/R1-1806873.zip" TargetMode="External"/><Relationship Id="rId961" Type="http://schemas.openxmlformats.org/officeDocument/2006/relationships/hyperlink" Target="../Docs/R1-1806338.zip" TargetMode="External"/><Relationship Id="rId1384" Type="http://schemas.openxmlformats.org/officeDocument/2006/relationships/hyperlink" Target="../Docs/R1-1807827.zip" TargetMode="External"/><Relationship Id="rId1591" Type="http://schemas.openxmlformats.org/officeDocument/2006/relationships/hyperlink" Target="../Docs/R1-1807630.zip" TargetMode="External"/><Relationship Id="rId1605" Type="http://schemas.openxmlformats.org/officeDocument/2006/relationships/image" Target="media/image159.wmf"/><Relationship Id="rId1689" Type="http://schemas.openxmlformats.org/officeDocument/2006/relationships/hyperlink" Target="../Docs/R1-1805886.zip" TargetMode="External"/><Relationship Id="rId1812" Type="http://schemas.openxmlformats.org/officeDocument/2006/relationships/hyperlink" Target="../Docs/R1-1806739.zip" TargetMode="External"/><Relationship Id="rId2228" Type="http://schemas.openxmlformats.org/officeDocument/2006/relationships/hyperlink" Target="../Docs/R1-1807777.zip" TargetMode="External"/><Relationship Id="rId2435" Type="http://schemas.openxmlformats.org/officeDocument/2006/relationships/hyperlink" Target="../Docs/R1-1807759.zip" TargetMode="External"/><Relationship Id="rId90" Type="http://schemas.openxmlformats.org/officeDocument/2006/relationships/hyperlink" Target="../Docs/R1-1807731.zip" TargetMode="External"/><Relationship Id="rId186" Type="http://schemas.openxmlformats.org/officeDocument/2006/relationships/hyperlink" Target="../Docs/R1-1807219.zip" TargetMode="External"/><Relationship Id="rId393" Type="http://schemas.openxmlformats.org/officeDocument/2006/relationships/hyperlink" Target="../Docs/R1-1807409.zip" TargetMode="External"/><Relationship Id="rId407" Type="http://schemas.openxmlformats.org/officeDocument/2006/relationships/hyperlink" Target="../Docs/R1-1806487.zip" TargetMode="External"/><Relationship Id="rId614" Type="http://schemas.openxmlformats.org/officeDocument/2006/relationships/hyperlink" Target="../Docs/R1-1806170.zip" TargetMode="External"/><Relationship Id="rId821" Type="http://schemas.openxmlformats.org/officeDocument/2006/relationships/image" Target="media/image42.wmf"/><Relationship Id="rId1037" Type="http://schemas.openxmlformats.org/officeDocument/2006/relationships/hyperlink" Target="../Docs/R1-1805826.zip" TargetMode="External"/><Relationship Id="rId1244" Type="http://schemas.openxmlformats.org/officeDocument/2006/relationships/image" Target="media/image90.wmf"/><Relationship Id="rId1451" Type="http://schemas.openxmlformats.org/officeDocument/2006/relationships/hyperlink" Target="../Docs/R1-1806408.zip" TargetMode="External"/><Relationship Id="rId1896" Type="http://schemas.openxmlformats.org/officeDocument/2006/relationships/hyperlink" Target="../Docs/R1-1807372.zip" TargetMode="External"/><Relationship Id="rId2074" Type="http://schemas.openxmlformats.org/officeDocument/2006/relationships/hyperlink" Target="../Docs/R1-1807223.zip" TargetMode="External"/><Relationship Id="rId2281" Type="http://schemas.openxmlformats.org/officeDocument/2006/relationships/hyperlink" Target="../Docs/R1-1805921.zip" TargetMode="External"/><Relationship Id="rId2502" Type="http://schemas.openxmlformats.org/officeDocument/2006/relationships/hyperlink" Target="../Docs/R1-1807086.zip" TargetMode="External"/><Relationship Id="rId253" Type="http://schemas.openxmlformats.org/officeDocument/2006/relationships/hyperlink" Target="../Docs/R1-1807319.zip" TargetMode="External"/><Relationship Id="rId460" Type="http://schemas.openxmlformats.org/officeDocument/2006/relationships/hyperlink" Target="../Docs/R1-1806190.zip" TargetMode="External"/><Relationship Id="rId698" Type="http://schemas.openxmlformats.org/officeDocument/2006/relationships/hyperlink" Target="../Docs/R1-1807291.zip" TargetMode="External"/><Relationship Id="rId919" Type="http://schemas.openxmlformats.org/officeDocument/2006/relationships/image" Target="media/image50.wmf"/><Relationship Id="rId1090" Type="http://schemas.openxmlformats.org/officeDocument/2006/relationships/hyperlink" Target="../Docs/R1-1807126.zip" TargetMode="External"/><Relationship Id="rId1104" Type="http://schemas.openxmlformats.org/officeDocument/2006/relationships/hyperlink" Target="../Docs/R1-1807725.zip" TargetMode="External"/><Relationship Id="rId1311" Type="http://schemas.openxmlformats.org/officeDocument/2006/relationships/oleObject" Target="embeddings/oleObject97.bin"/><Relationship Id="rId1549" Type="http://schemas.openxmlformats.org/officeDocument/2006/relationships/hyperlink" Target="../Docs/R1-1806732.zip" TargetMode="External"/><Relationship Id="rId1756" Type="http://schemas.openxmlformats.org/officeDocument/2006/relationships/hyperlink" Target="../Docs/R1-1807162.zip" TargetMode="External"/><Relationship Id="rId1963" Type="http://schemas.openxmlformats.org/officeDocument/2006/relationships/hyperlink" Target="../Docs/R1-1807823.zip" TargetMode="External"/><Relationship Id="rId2141" Type="http://schemas.openxmlformats.org/officeDocument/2006/relationships/hyperlink" Target="../Docs/R1-1806247.zip" TargetMode="External"/><Relationship Id="rId2379" Type="http://schemas.openxmlformats.org/officeDocument/2006/relationships/hyperlink" Target="../Docs/R1-1806261.zip" TargetMode="External"/><Relationship Id="rId2586" Type="http://schemas.openxmlformats.org/officeDocument/2006/relationships/hyperlink" Target="../Docs/R1-1807943.zip" TargetMode="External"/><Relationship Id="rId48" Type="http://schemas.openxmlformats.org/officeDocument/2006/relationships/hyperlink" Target="../Docs/R1-1807129.zip" TargetMode="External"/><Relationship Id="rId113" Type="http://schemas.openxmlformats.org/officeDocument/2006/relationships/hyperlink" Target="../Docs/R1-1807091.zip" TargetMode="External"/><Relationship Id="rId320" Type="http://schemas.openxmlformats.org/officeDocument/2006/relationships/hyperlink" Target="../Docs/R1-1806816.zip" TargetMode="External"/><Relationship Id="rId558" Type="http://schemas.openxmlformats.org/officeDocument/2006/relationships/image" Target="media/image8.wmf"/><Relationship Id="rId765" Type="http://schemas.openxmlformats.org/officeDocument/2006/relationships/image" Target="media/image36.wmf"/><Relationship Id="rId972" Type="http://schemas.openxmlformats.org/officeDocument/2006/relationships/hyperlink" Target="../Docs/R1-1805948.zip" TargetMode="External"/><Relationship Id="rId1188" Type="http://schemas.openxmlformats.org/officeDocument/2006/relationships/oleObject" Target="embeddings/oleObject60.bin"/><Relationship Id="rId1395" Type="http://schemas.openxmlformats.org/officeDocument/2006/relationships/hyperlink" Target="../Docs/R1-1806725.zip" TargetMode="External"/><Relationship Id="rId1409" Type="http://schemas.openxmlformats.org/officeDocument/2006/relationships/hyperlink" Target="../Docs/R1-1806228.zip" TargetMode="External"/><Relationship Id="rId1616" Type="http://schemas.openxmlformats.org/officeDocument/2006/relationships/hyperlink" Target="../Docs/R1-1806800.zip" TargetMode="External"/><Relationship Id="rId1823" Type="http://schemas.openxmlformats.org/officeDocument/2006/relationships/hyperlink" Target="../Docs/R1-1807771.zip" TargetMode="External"/><Relationship Id="rId2001" Type="http://schemas.openxmlformats.org/officeDocument/2006/relationships/hyperlink" Target="../Docs/R1-1806978.zip" TargetMode="External"/><Relationship Id="rId2239" Type="http://schemas.openxmlformats.org/officeDocument/2006/relationships/hyperlink" Target="../Docs/R1-1807033.zip" TargetMode="External"/><Relationship Id="rId2446" Type="http://schemas.openxmlformats.org/officeDocument/2006/relationships/hyperlink" Target="../Docs/R1-1805927.zip" TargetMode="External"/><Relationship Id="rId197" Type="http://schemas.openxmlformats.org/officeDocument/2006/relationships/hyperlink" Target="../Docs/R1-1806577.zip" TargetMode="External"/><Relationship Id="rId418" Type="http://schemas.openxmlformats.org/officeDocument/2006/relationships/hyperlink" Target="../Docs/R1-1806586.zip" TargetMode="External"/><Relationship Id="rId625" Type="http://schemas.openxmlformats.org/officeDocument/2006/relationships/hyperlink" Target="ftp://www.3gpp.org/tsg_ran/TSG_RAN/TSGR_78/Docs/RP-172845.zip" TargetMode="External"/><Relationship Id="rId832" Type="http://schemas.openxmlformats.org/officeDocument/2006/relationships/hyperlink" Target="../Docs/R1-1806922.zip" TargetMode="External"/><Relationship Id="rId1048" Type="http://schemas.openxmlformats.org/officeDocument/2006/relationships/hyperlink" Target="../Docs/R1-1807810.zip" TargetMode="External"/><Relationship Id="rId1255" Type="http://schemas.openxmlformats.org/officeDocument/2006/relationships/oleObject" Target="embeddings/oleObject80.bin"/><Relationship Id="rId1462" Type="http://schemas.openxmlformats.org/officeDocument/2006/relationships/image" Target="media/image145.wmf"/><Relationship Id="rId2085" Type="http://schemas.openxmlformats.org/officeDocument/2006/relationships/hyperlink" Target="../Docs/R1-1806752.zip" TargetMode="External"/><Relationship Id="rId2292" Type="http://schemas.openxmlformats.org/officeDocument/2006/relationships/hyperlink" Target="../Docs/R1-1807002.zip" TargetMode="External"/><Relationship Id="rId2306" Type="http://schemas.openxmlformats.org/officeDocument/2006/relationships/hyperlink" Target="../Docs/R1-1806645.zip" TargetMode="External"/><Relationship Id="rId2513" Type="http://schemas.openxmlformats.org/officeDocument/2006/relationships/hyperlink" Target="../Docs/R1-1806090.zip" TargetMode="External"/><Relationship Id="rId264" Type="http://schemas.openxmlformats.org/officeDocument/2006/relationships/hyperlink" Target="../Docs/R1-1807525.zip" TargetMode="External"/><Relationship Id="rId471" Type="http://schemas.openxmlformats.org/officeDocument/2006/relationships/hyperlink" Target="../Docs/R1-1807410.zip" TargetMode="External"/><Relationship Id="rId1115" Type="http://schemas.openxmlformats.org/officeDocument/2006/relationships/hyperlink" Target="../Docs/R1-1806359.zip" TargetMode="External"/><Relationship Id="rId1322" Type="http://schemas.openxmlformats.org/officeDocument/2006/relationships/image" Target="media/image125.wmf"/><Relationship Id="rId1767" Type="http://schemas.openxmlformats.org/officeDocument/2006/relationships/hyperlink" Target="../Docs/R1-1806523.zip" TargetMode="External"/><Relationship Id="rId1974" Type="http://schemas.openxmlformats.org/officeDocument/2006/relationships/hyperlink" Target="../Docs/R1-1807018.zip" TargetMode="External"/><Relationship Id="rId2152" Type="http://schemas.openxmlformats.org/officeDocument/2006/relationships/hyperlink" Target="../Docs/R1-1807027.zip" TargetMode="External"/><Relationship Id="rId2597" Type="http://schemas.openxmlformats.org/officeDocument/2006/relationships/hyperlink" Target="../Docs/R1-1807917.zip" TargetMode="External"/><Relationship Id="rId59" Type="http://schemas.openxmlformats.org/officeDocument/2006/relationships/hyperlink" Target="../Docs/R1-1807895.zip" TargetMode="External"/><Relationship Id="rId124" Type="http://schemas.openxmlformats.org/officeDocument/2006/relationships/hyperlink" Target="../Docs/R1-1807443.zip" TargetMode="External"/><Relationship Id="rId569" Type="http://schemas.openxmlformats.org/officeDocument/2006/relationships/hyperlink" Target="../Docs/R1-1806348.zip" TargetMode="External"/><Relationship Id="rId776" Type="http://schemas.openxmlformats.org/officeDocument/2006/relationships/hyperlink" Target="../Docs/R1-1806602.zip" TargetMode="External"/><Relationship Id="rId983" Type="http://schemas.openxmlformats.org/officeDocument/2006/relationships/hyperlink" Target="../Docs/R1-1807338.zip" TargetMode="External"/><Relationship Id="rId1199" Type="http://schemas.openxmlformats.org/officeDocument/2006/relationships/oleObject" Target="embeddings/oleObject65.bin"/><Relationship Id="rId1627" Type="http://schemas.openxmlformats.org/officeDocument/2006/relationships/oleObject" Target="embeddings/oleObject137.bin"/><Relationship Id="rId1834" Type="http://schemas.openxmlformats.org/officeDocument/2006/relationships/hyperlink" Target="../Docs/R1-1806776.zip" TargetMode="External"/><Relationship Id="rId2457" Type="http://schemas.openxmlformats.org/officeDocument/2006/relationships/hyperlink" Target="../Docs/R1-1805938.zip" TargetMode="External"/><Relationship Id="rId331" Type="http://schemas.openxmlformats.org/officeDocument/2006/relationships/hyperlink" Target="../Docs/R1-1806817.zip" TargetMode="External"/><Relationship Id="rId429" Type="http://schemas.openxmlformats.org/officeDocument/2006/relationships/hyperlink" Target="../Docs/R1-1806489.zip" TargetMode="External"/><Relationship Id="rId636" Type="http://schemas.openxmlformats.org/officeDocument/2006/relationships/hyperlink" Target="../Docs/R1-1807520.zip" TargetMode="External"/><Relationship Id="rId1059" Type="http://schemas.openxmlformats.org/officeDocument/2006/relationships/hyperlink" Target="../Docs/R1-1806609.zip" TargetMode="External"/><Relationship Id="rId1266" Type="http://schemas.openxmlformats.org/officeDocument/2006/relationships/image" Target="media/image101.wmf"/><Relationship Id="rId1473" Type="http://schemas.openxmlformats.org/officeDocument/2006/relationships/oleObject" Target="embeddings/oleObject130.bin"/><Relationship Id="rId2012" Type="http://schemas.openxmlformats.org/officeDocument/2006/relationships/hyperlink" Target="../Docs/R1-1807803.zip" TargetMode="External"/><Relationship Id="rId2096" Type="http://schemas.openxmlformats.org/officeDocument/2006/relationships/hyperlink" Target="../Docs/R1-1806122.zip" TargetMode="External"/><Relationship Id="rId2317" Type="http://schemas.openxmlformats.org/officeDocument/2006/relationships/hyperlink" Target="../Docs/R1-1807205.zip" TargetMode="External"/><Relationship Id="rId843" Type="http://schemas.openxmlformats.org/officeDocument/2006/relationships/oleObject" Target="embeddings/oleObject14.bin"/><Relationship Id="rId1126" Type="http://schemas.openxmlformats.org/officeDocument/2006/relationships/hyperlink" Target="../Docs/R1-1807185.zip" TargetMode="External"/><Relationship Id="rId1680" Type="http://schemas.openxmlformats.org/officeDocument/2006/relationships/hyperlink" Target="../Docs/R1-1807235.zip" TargetMode="External"/><Relationship Id="rId1778" Type="http://schemas.openxmlformats.org/officeDocument/2006/relationships/hyperlink" Target="../Docs/R1-1805889.zip" TargetMode="External"/><Relationship Id="rId1901" Type="http://schemas.openxmlformats.org/officeDocument/2006/relationships/image" Target="media/image182.wmf"/><Relationship Id="rId1985" Type="http://schemas.openxmlformats.org/officeDocument/2006/relationships/hyperlink" Target="../Docs/R1-1806016.zip" TargetMode="External"/><Relationship Id="rId2524" Type="http://schemas.openxmlformats.org/officeDocument/2006/relationships/hyperlink" Target="../Docs/R1-1805806.zip" TargetMode="External"/><Relationship Id="rId275" Type="http://schemas.openxmlformats.org/officeDocument/2006/relationships/hyperlink" Target="../Docs/R1-1807502.zip" TargetMode="External"/><Relationship Id="rId482" Type="http://schemas.openxmlformats.org/officeDocument/2006/relationships/hyperlink" Target="../Docs/R1-1805995.zip" TargetMode="External"/><Relationship Id="rId703" Type="http://schemas.openxmlformats.org/officeDocument/2006/relationships/hyperlink" Target="../Docs/R1-1807418.zip" TargetMode="External"/><Relationship Id="rId910" Type="http://schemas.openxmlformats.org/officeDocument/2006/relationships/hyperlink" Target="../Docs/R1-1807700.zip" TargetMode="External"/><Relationship Id="rId1333" Type="http://schemas.openxmlformats.org/officeDocument/2006/relationships/oleObject" Target="embeddings/oleObject108.bin"/><Relationship Id="rId1540" Type="http://schemas.openxmlformats.org/officeDocument/2006/relationships/hyperlink" Target="../Docs/R1-1806364.zip" TargetMode="External"/><Relationship Id="rId1638" Type="http://schemas.openxmlformats.org/officeDocument/2006/relationships/hyperlink" Target="../Docs/R1-1807773.zip" TargetMode="External"/><Relationship Id="rId2163" Type="http://schemas.openxmlformats.org/officeDocument/2006/relationships/hyperlink" Target="../Docs/R1-1807870.zip" TargetMode="External"/><Relationship Id="rId2370" Type="http://schemas.openxmlformats.org/officeDocument/2006/relationships/hyperlink" Target="../Docs/R1-1806855.zip" TargetMode="External"/><Relationship Id="rId135" Type="http://schemas.openxmlformats.org/officeDocument/2006/relationships/hyperlink" Target="../Docs/R1-1807481.zip" TargetMode="External"/><Relationship Id="rId342" Type="http://schemas.openxmlformats.org/officeDocument/2006/relationships/hyperlink" Target="../Docs/R1-1806148.zip" TargetMode="External"/><Relationship Id="rId787" Type="http://schemas.openxmlformats.org/officeDocument/2006/relationships/hyperlink" Target="../Docs/R1-1806702.zip" TargetMode="External"/><Relationship Id="rId994" Type="http://schemas.openxmlformats.org/officeDocument/2006/relationships/image" Target="media/image59.wmf"/><Relationship Id="rId1400" Type="http://schemas.openxmlformats.org/officeDocument/2006/relationships/hyperlink" Target="../Docs/R1-1807349.zip" TargetMode="External"/><Relationship Id="rId1845" Type="http://schemas.openxmlformats.org/officeDocument/2006/relationships/hyperlink" Target="../Docs/R1-1805894.zip" TargetMode="External"/><Relationship Id="rId2023" Type="http://schemas.openxmlformats.org/officeDocument/2006/relationships/hyperlink" Target="../Docs/R1-1807019.zip" TargetMode="External"/><Relationship Id="rId2230" Type="http://schemas.openxmlformats.org/officeDocument/2006/relationships/hyperlink" Target="../Docs/R1-1806104.zip" TargetMode="External"/><Relationship Id="rId2468" Type="http://schemas.openxmlformats.org/officeDocument/2006/relationships/hyperlink" Target="../Docs/R1-1806327.zip" TargetMode="External"/><Relationship Id="rId202" Type="http://schemas.openxmlformats.org/officeDocument/2006/relationships/hyperlink" Target="../Docs/R1-1807098.zip" TargetMode="External"/><Relationship Id="rId647" Type="http://schemas.openxmlformats.org/officeDocument/2006/relationships/hyperlink" Target="../Docs/R1-1807121.zip" TargetMode="External"/><Relationship Id="rId854" Type="http://schemas.openxmlformats.org/officeDocument/2006/relationships/hyperlink" Target="../Docs/R1-1805876.zip" TargetMode="External"/><Relationship Id="rId1277" Type="http://schemas.openxmlformats.org/officeDocument/2006/relationships/oleObject" Target="embeddings/oleObject91.bin"/><Relationship Id="rId1484" Type="http://schemas.openxmlformats.org/officeDocument/2006/relationships/hyperlink" Target="../Docs/R1-1806056.zip" TargetMode="External"/><Relationship Id="rId1691" Type="http://schemas.openxmlformats.org/officeDocument/2006/relationships/hyperlink" Target="../Docs/R1-1806066.zip" TargetMode="External"/><Relationship Id="rId1705" Type="http://schemas.openxmlformats.org/officeDocument/2006/relationships/hyperlink" Target="../Docs/R1-1807362.zip" TargetMode="External"/><Relationship Id="rId1912" Type="http://schemas.openxmlformats.org/officeDocument/2006/relationships/hyperlink" Target="../Docs/R1-1807373.zip" TargetMode="External"/><Relationship Id="rId2328" Type="http://schemas.openxmlformats.org/officeDocument/2006/relationships/hyperlink" Target="../Docs/R1-1806545.zip" TargetMode="External"/><Relationship Id="rId2535" Type="http://schemas.openxmlformats.org/officeDocument/2006/relationships/hyperlink" Target="../Docs/R1-1805657.zip" TargetMode="External"/><Relationship Id="rId286" Type="http://schemas.openxmlformats.org/officeDocument/2006/relationships/hyperlink" Target="../Docs/R1-1806480.zip" TargetMode="External"/><Relationship Id="rId493" Type="http://schemas.openxmlformats.org/officeDocument/2006/relationships/hyperlink" Target="../Docs/R1-1806159.zip" TargetMode="External"/><Relationship Id="rId507" Type="http://schemas.openxmlformats.org/officeDocument/2006/relationships/hyperlink" Target="../Docs/R1-1806590.zip" TargetMode="External"/><Relationship Id="rId714" Type="http://schemas.openxmlformats.org/officeDocument/2006/relationships/image" Target="media/image21.wmf"/><Relationship Id="rId921" Type="http://schemas.openxmlformats.org/officeDocument/2006/relationships/image" Target="media/image51.wmf"/><Relationship Id="rId1137" Type="http://schemas.openxmlformats.org/officeDocument/2006/relationships/hyperlink" Target="../Docs/R1-1807343.zip" TargetMode="External"/><Relationship Id="rId1344" Type="http://schemas.openxmlformats.org/officeDocument/2006/relationships/hyperlink" Target="../Docs/R1-1805990.zip" TargetMode="External"/><Relationship Id="rId1551" Type="http://schemas.openxmlformats.org/officeDocument/2006/relationships/hyperlink" Target="../Docs/R1-1806809.zip" TargetMode="External"/><Relationship Id="rId1789" Type="http://schemas.openxmlformats.org/officeDocument/2006/relationships/hyperlink" Target="../Docs/R1-1806883.zip" TargetMode="External"/><Relationship Id="rId1996" Type="http://schemas.openxmlformats.org/officeDocument/2006/relationships/hyperlink" Target="../Docs/R1-1806919.zip" TargetMode="External"/><Relationship Id="rId2174" Type="http://schemas.openxmlformats.org/officeDocument/2006/relationships/hyperlink" Target="../Docs/R1-1806538.zip" TargetMode="External"/><Relationship Id="rId2381" Type="http://schemas.openxmlformats.org/officeDocument/2006/relationships/hyperlink" Target="../Docs/R1-1806549.zip" TargetMode="External"/><Relationship Id="rId2602" Type="http://schemas.openxmlformats.org/officeDocument/2006/relationships/hyperlink" Target="../Docs/R1-1807582.zip" TargetMode="External"/><Relationship Id="rId50" Type="http://schemas.openxmlformats.org/officeDocument/2006/relationships/hyperlink" Target="../Docs/R1-1807180.zip" TargetMode="External"/><Relationship Id="rId146" Type="http://schemas.openxmlformats.org/officeDocument/2006/relationships/hyperlink" Target="../Docs/R1-1807550.zip" TargetMode="External"/><Relationship Id="rId353" Type="http://schemas.openxmlformats.org/officeDocument/2006/relationships/hyperlink" Target="../Docs/R1-1806100.zip" TargetMode="External"/><Relationship Id="rId560" Type="http://schemas.openxmlformats.org/officeDocument/2006/relationships/image" Target="media/image9.wmf"/><Relationship Id="rId798" Type="http://schemas.openxmlformats.org/officeDocument/2006/relationships/hyperlink" Target="../Docs/R1-1805874.zip" TargetMode="External"/><Relationship Id="rId1190" Type="http://schemas.openxmlformats.org/officeDocument/2006/relationships/oleObject" Target="embeddings/oleObject61.bin"/><Relationship Id="rId1204" Type="http://schemas.openxmlformats.org/officeDocument/2006/relationships/hyperlink" Target="../Docs/R1-1807887.zip" TargetMode="External"/><Relationship Id="rId1411" Type="http://schemas.openxmlformats.org/officeDocument/2006/relationships/hyperlink" Target="../Docs/R1-1806514.zip" TargetMode="External"/><Relationship Id="rId1649" Type="http://schemas.openxmlformats.org/officeDocument/2006/relationships/image" Target="media/image175.wmf"/><Relationship Id="rId1856" Type="http://schemas.openxmlformats.org/officeDocument/2006/relationships/hyperlink" Target="../Docs/R1-1807042.zip" TargetMode="External"/><Relationship Id="rId2034" Type="http://schemas.openxmlformats.org/officeDocument/2006/relationships/hyperlink" Target="../Docs/R1-1806095.zip" TargetMode="External"/><Relationship Id="rId2241" Type="http://schemas.openxmlformats.org/officeDocument/2006/relationships/hyperlink" Target="../Docs/R1-1807327.zip" TargetMode="External"/><Relationship Id="rId2479" Type="http://schemas.openxmlformats.org/officeDocument/2006/relationships/hyperlink" Target="../Docs/R1-1806379.zip" TargetMode="External"/><Relationship Id="rId213" Type="http://schemas.openxmlformats.org/officeDocument/2006/relationships/hyperlink" Target="../Docs/R1-1807215.zip" TargetMode="External"/><Relationship Id="rId420" Type="http://schemas.openxmlformats.org/officeDocument/2006/relationships/hyperlink" Target="../Docs/R1-1807103.zip" TargetMode="External"/><Relationship Id="rId658" Type="http://schemas.openxmlformats.org/officeDocument/2006/relationships/hyperlink" Target="../Docs/R1-1807166.zip" TargetMode="External"/><Relationship Id="rId865" Type="http://schemas.openxmlformats.org/officeDocument/2006/relationships/hyperlink" Target="../Docs/R1-1806941.zip" TargetMode="External"/><Relationship Id="rId1050" Type="http://schemas.microsoft.com/office/2011/relationships/commentsExtended" Target="commentsExtended.xml"/><Relationship Id="rId1288" Type="http://schemas.openxmlformats.org/officeDocument/2006/relationships/oleObject" Target="embeddings/oleObject94.bin"/><Relationship Id="rId1495" Type="http://schemas.openxmlformats.org/officeDocument/2006/relationships/hyperlink" Target="../Docs/R1-1807016.zip" TargetMode="External"/><Relationship Id="rId1509" Type="http://schemas.openxmlformats.org/officeDocument/2006/relationships/hyperlink" Target="../Docs/R1-1806290.zip" TargetMode="External"/><Relationship Id="rId1716" Type="http://schemas.openxmlformats.org/officeDocument/2006/relationships/hyperlink" Target="../Docs/R1-1805893.zip" TargetMode="External"/><Relationship Id="rId1923" Type="http://schemas.openxmlformats.org/officeDocument/2006/relationships/hyperlink" Target="../Docs/R1-1807846.zip" TargetMode="External"/><Relationship Id="rId2101" Type="http://schemas.openxmlformats.org/officeDocument/2006/relationships/hyperlink" Target="../Docs/R1-1806470.zip" TargetMode="External"/><Relationship Id="rId2339" Type="http://schemas.openxmlformats.org/officeDocument/2006/relationships/hyperlink" Target="../Docs/R1-1806088.zip" TargetMode="External"/><Relationship Id="rId2546" Type="http://schemas.openxmlformats.org/officeDocument/2006/relationships/hyperlink" Target="../Docs/R1-1805822.zip" TargetMode="External"/><Relationship Id="rId297" Type="http://schemas.openxmlformats.org/officeDocument/2006/relationships/hyperlink" Target="../Docs/R1-1807464.zip" TargetMode="External"/><Relationship Id="rId518" Type="http://schemas.openxmlformats.org/officeDocument/2006/relationships/hyperlink" Target="../Docs/R1-1806689.zip" TargetMode="External"/><Relationship Id="rId725" Type="http://schemas.openxmlformats.org/officeDocument/2006/relationships/hyperlink" Target="../Docs/R1-1806497.zip" TargetMode="External"/><Relationship Id="rId932" Type="http://schemas.openxmlformats.org/officeDocument/2006/relationships/oleObject" Target="embeddings/oleObject26.bin"/><Relationship Id="rId1148" Type="http://schemas.openxmlformats.org/officeDocument/2006/relationships/hyperlink" Target="../Docs/R1-1806355.zip" TargetMode="External"/><Relationship Id="rId1355" Type="http://schemas.openxmlformats.org/officeDocument/2006/relationships/hyperlink" Target="../Docs/R1-1807197.zip" TargetMode="External"/><Relationship Id="rId1562" Type="http://schemas.openxmlformats.org/officeDocument/2006/relationships/hyperlink" Target="../Docs/R1-1807305.zip" TargetMode="External"/><Relationship Id="rId2185" Type="http://schemas.openxmlformats.org/officeDocument/2006/relationships/hyperlink" Target="../Docs/R1-1807382.zip" TargetMode="External"/><Relationship Id="rId2392" Type="http://schemas.openxmlformats.org/officeDocument/2006/relationships/hyperlink" Target="../Docs/R1-1805925.zip" TargetMode="External"/><Relationship Id="rId2406" Type="http://schemas.openxmlformats.org/officeDocument/2006/relationships/hyperlink" Target="../Docs/R1-1807704.zip" TargetMode="External"/><Relationship Id="rId2613" Type="http://schemas.openxmlformats.org/officeDocument/2006/relationships/hyperlink" Target="../Docs/R1-1807953.zip" TargetMode="External"/><Relationship Id="rId157" Type="http://schemas.openxmlformats.org/officeDocument/2006/relationships/hyperlink" Target="../Docs/R1-1807458.zip" TargetMode="External"/><Relationship Id="rId364" Type="http://schemas.openxmlformats.org/officeDocument/2006/relationships/hyperlink" Target="../Docs/R1-1806997.zip" TargetMode="External"/><Relationship Id="rId1008" Type="http://schemas.openxmlformats.org/officeDocument/2006/relationships/oleObject" Target="embeddings/oleObject44.bin"/><Relationship Id="rId1215" Type="http://schemas.openxmlformats.org/officeDocument/2006/relationships/hyperlink" Target="../Docs/R1-1806826.zip" TargetMode="External"/><Relationship Id="rId1422" Type="http://schemas.openxmlformats.org/officeDocument/2006/relationships/hyperlink" Target="../Docs/R1-1806229.zip" TargetMode="External"/><Relationship Id="rId1867" Type="http://schemas.openxmlformats.org/officeDocument/2006/relationships/hyperlink" Target="../Docs/R1-1807281.zip" TargetMode="External"/><Relationship Id="rId2045" Type="http://schemas.openxmlformats.org/officeDocument/2006/relationships/hyperlink" Target="../Docs/R1-1807164.zip" TargetMode="External"/><Relationship Id="rId61" Type="http://schemas.openxmlformats.org/officeDocument/2006/relationships/hyperlink" Target="../Docs/R1-1805809.zip" TargetMode="External"/><Relationship Id="rId571" Type="http://schemas.openxmlformats.org/officeDocument/2006/relationships/hyperlink" Target="../Docs/R1-1806694.zip" TargetMode="External"/><Relationship Id="rId669" Type="http://schemas.openxmlformats.org/officeDocument/2006/relationships/hyperlink" Target="../Docs/R1-1807539.zip" TargetMode="External"/><Relationship Id="rId876" Type="http://schemas.openxmlformats.org/officeDocument/2006/relationships/hyperlink" Target="../Docs/R1-1807906.zip" TargetMode="External"/><Relationship Id="rId1299" Type="http://schemas.openxmlformats.org/officeDocument/2006/relationships/hyperlink" Target="../Docs/R1-1806284.zip" TargetMode="External"/><Relationship Id="rId1727" Type="http://schemas.openxmlformats.org/officeDocument/2006/relationships/hyperlink" Target="../Docs/R1-1807066.zip" TargetMode="External"/><Relationship Id="rId1934" Type="http://schemas.openxmlformats.org/officeDocument/2006/relationships/hyperlink" Target="../Docs/R1-1807616.zip" TargetMode="External"/><Relationship Id="rId2252" Type="http://schemas.openxmlformats.org/officeDocument/2006/relationships/hyperlink" Target="../Docs/R1-1806541.zip" TargetMode="External"/><Relationship Id="rId2557" Type="http://schemas.openxmlformats.org/officeDocument/2006/relationships/hyperlink" Target="../Docs/R1-1807737.zip" TargetMode="External"/><Relationship Id="rId19" Type="http://schemas.openxmlformats.org/officeDocument/2006/relationships/hyperlink" Target="../Docs/R1-1805805.zip" TargetMode="External"/><Relationship Id="rId224" Type="http://schemas.openxmlformats.org/officeDocument/2006/relationships/hyperlink" Target="../Docs/R1-1806877.zip" TargetMode="External"/><Relationship Id="rId431" Type="http://schemas.openxmlformats.org/officeDocument/2006/relationships/hyperlink" Target="../Docs/R1-1806587.zip" TargetMode="External"/><Relationship Id="rId529" Type="http://schemas.openxmlformats.org/officeDocument/2006/relationships/hyperlink" Target="../Docs/R1-1807111.zip" TargetMode="External"/><Relationship Id="rId736" Type="http://schemas.openxmlformats.org/officeDocument/2006/relationships/hyperlink" Target="../Docs/R1-1807608.zip" TargetMode="External"/><Relationship Id="rId1061" Type="http://schemas.openxmlformats.org/officeDocument/2006/relationships/hyperlink" Target="../Docs/R1-1806714.zip" TargetMode="External"/><Relationship Id="rId1159" Type="http://schemas.openxmlformats.org/officeDocument/2006/relationships/hyperlink" Target="../Docs/R1-1806954.zip" TargetMode="External"/><Relationship Id="rId1366" Type="http://schemas.openxmlformats.org/officeDocument/2006/relationships/oleObject" Target="embeddings/oleObject115.bin"/><Relationship Id="rId2112" Type="http://schemas.openxmlformats.org/officeDocument/2006/relationships/hyperlink" Target="../Docs/R1-1807379.zip" TargetMode="External"/><Relationship Id="rId2196" Type="http://schemas.openxmlformats.org/officeDocument/2006/relationships/image" Target="media/image197.wmf"/><Relationship Id="rId2417" Type="http://schemas.openxmlformats.org/officeDocument/2006/relationships/hyperlink" Target="../Docs/R1-1807850.zip" TargetMode="External"/><Relationship Id="rId168" Type="http://schemas.openxmlformats.org/officeDocument/2006/relationships/hyperlink" Target="../Docs/R1-1806575.zip" TargetMode="External"/><Relationship Id="rId943" Type="http://schemas.openxmlformats.org/officeDocument/2006/relationships/hyperlink" Target="../Docs/R1-1807057.zip" TargetMode="External"/><Relationship Id="rId1019" Type="http://schemas.openxmlformats.org/officeDocument/2006/relationships/oleObject" Target="embeddings/oleObject54.bin"/><Relationship Id="rId1573" Type="http://schemas.openxmlformats.org/officeDocument/2006/relationships/hyperlink" Target="../Docs/R1-1806061.zip" TargetMode="External"/><Relationship Id="rId1780" Type="http://schemas.openxmlformats.org/officeDocument/2006/relationships/hyperlink" Target="../Docs/R1-1807698.zip" TargetMode="External"/><Relationship Id="rId1878" Type="http://schemas.openxmlformats.org/officeDocument/2006/relationships/hyperlink" Target="../Docs/R1-1807653.zip" TargetMode="External"/><Relationship Id="rId72" Type="http://schemas.openxmlformats.org/officeDocument/2006/relationships/hyperlink" Target="../Docs/R1-1807844.zip" TargetMode="External"/><Relationship Id="rId375" Type="http://schemas.openxmlformats.org/officeDocument/2006/relationships/hyperlink" Target="../Docs/R1-1806585.zip" TargetMode="External"/><Relationship Id="rId582" Type="http://schemas.openxmlformats.org/officeDocument/2006/relationships/oleObject" Target="embeddings/oleObject11.bin"/><Relationship Id="rId803" Type="http://schemas.openxmlformats.org/officeDocument/2006/relationships/hyperlink" Target="../Docs/R1-1806604.zip" TargetMode="External"/><Relationship Id="rId1226" Type="http://schemas.openxmlformats.org/officeDocument/2006/relationships/image" Target="media/image81.wmf"/><Relationship Id="rId1433" Type="http://schemas.openxmlformats.org/officeDocument/2006/relationships/hyperlink" Target="../Docs/R1-1806233.zip" TargetMode="External"/><Relationship Id="rId1640" Type="http://schemas.openxmlformats.org/officeDocument/2006/relationships/image" Target="media/image166.wmf"/><Relationship Id="rId1738" Type="http://schemas.openxmlformats.org/officeDocument/2006/relationships/hyperlink" Target="../Docs/R1-1807902.zip" TargetMode="External"/><Relationship Id="rId2056" Type="http://schemas.openxmlformats.org/officeDocument/2006/relationships/hyperlink" Target="../Docs/R1-1807377.zip" TargetMode="External"/><Relationship Id="rId2263" Type="http://schemas.openxmlformats.org/officeDocument/2006/relationships/hyperlink" Target="../Docs/R1-1805916.zip" TargetMode="External"/><Relationship Id="rId2470" Type="http://schemas.openxmlformats.org/officeDocument/2006/relationships/hyperlink" Target="../Docs/R1-1806329.zip" TargetMode="External"/><Relationship Id="rId3" Type="http://schemas.openxmlformats.org/officeDocument/2006/relationships/customXml" Target="../customXml/item1.xml"/><Relationship Id="rId235" Type="http://schemas.openxmlformats.org/officeDocument/2006/relationships/hyperlink" Target="../Docs/R1-1807216.zip" TargetMode="External"/><Relationship Id="rId442" Type="http://schemas.openxmlformats.org/officeDocument/2006/relationships/hyperlink" Target="../Docs/R1-1806561.zip" TargetMode="External"/><Relationship Id="rId887" Type="http://schemas.openxmlformats.org/officeDocument/2006/relationships/hyperlink" Target="../Docs/R1-1806772.zip" TargetMode="External"/><Relationship Id="rId1072" Type="http://schemas.openxmlformats.org/officeDocument/2006/relationships/hyperlink" Target="../Docs/R1-1805828.zip" TargetMode="External"/><Relationship Id="rId1500" Type="http://schemas.openxmlformats.org/officeDocument/2006/relationships/hyperlink" Target="../Docs/R1-1807353.zip" TargetMode="External"/><Relationship Id="rId1945" Type="http://schemas.openxmlformats.org/officeDocument/2006/relationships/hyperlink" Target="../Docs/R1-1806240.zip" TargetMode="External"/><Relationship Id="rId2123" Type="http://schemas.openxmlformats.org/officeDocument/2006/relationships/hyperlink" Target="../Docs/R1-1806534.zip" TargetMode="External"/><Relationship Id="rId2330" Type="http://schemas.openxmlformats.org/officeDocument/2006/relationships/hyperlink" Target="../Docs/R1-1806646.zip" TargetMode="External"/><Relationship Id="rId2568" Type="http://schemas.openxmlformats.org/officeDocument/2006/relationships/hyperlink" Target="../Docs/R1-1807920.zip" TargetMode="External"/><Relationship Id="rId302" Type="http://schemas.openxmlformats.org/officeDocument/2006/relationships/hyperlink" Target="../Docs/R1-1807408.zip" TargetMode="External"/><Relationship Id="rId747" Type="http://schemas.openxmlformats.org/officeDocument/2006/relationships/image" Target="media/image34.wmf"/><Relationship Id="rId954" Type="http://schemas.openxmlformats.org/officeDocument/2006/relationships/hyperlink" Target="../Docs/R1-1806942.zip" TargetMode="External"/><Relationship Id="rId1377" Type="http://schemas.openxmlformats.org/officeDocument/2006/relationships/image" Target="media/image139.wmf"/><Relationship Id="rId1584" Type="http://schemas.openxmlformats.org/officeDocument/2006/relationships/hyperlink" Target="../Docs/R1-1806812.zip" TargetMode="External"/><Relationship Id="rId1791" Type="http://schemas.openxmlformats.org/officeDocument/2006/relationships/hyperlink" Target="../Docs/R1-1806900.zip" TargetMode="External"/><Relationship Id="rId1805" Type="http://schemas.openxmlformats.org/officeDocument/2006/relationships/hyperlink" Target="../Docs/R1-1806135.zip" TargetMode="External"/><Relationship Id="rId2428" Type="http://schemas.openxmlformats.org/officeDocument/2006/relationships/hyperlink" Target="../Docs/R1-1807395.zip" TargetMode="External"/><Relationship Id="rId83" Type="http://schemas.openxmlformats.org/officeDocument/2006/relationships/hyperlink" Target="../Docs/R1-1806674.zip" TargetMode="External"/><Relationship Id="rId179" Type="http://schemas.openxmlformats.org/officeDocument/2006/relationships/hyperlink" Target="../Docs/R1-1807485.zip" TargetMode="External"/><Relationship Id="rId386" Type="http://schemas.openxmlformats.org/officeDocument/2006/relationships/hyperlink" Target="http://www.3gpp.org/ftp/tsg_ran/TSG_RAN/TSGR_78/Docs/RP-172811.zip" TargetMode="External"/><Relationship Id="rId593" Type="http://schemas.openxmlformats.org/officeDocument/2006/relationships/hyperlink" Target="../Docs/R1-1807116.zip" TargetMode="External"/><Relationship Id="rId607" Type="http://schemas.openxmlformats.org/officeDocument/2006/relationships/hyperlink" Target="../Docs/R1-1807542.zip" TargetMode="External"/><Relationship Id="rId814" Type="http://schemas.openxmlformats.org/officeDocument/2006/relationships/hyperlink" Target="../Docs/R1-1807686.zip" TargetMode="External"/><Relationship Id="rId1237" Type="http://schemas.openxmlformats.org/officeDocument/2006/relationships/image" Target="media/image87.wmf"/><Relationship Id="rId1444" Type="http://schemas.openxmlformats.org/officeDocument/2006/relationships/hyperlink" Target="../Docs/R1-1805880.zip" TargetMode="External"/><Relationship Id="rId1651" Type="http://schemas.openxmlformats.org/officeDocument/2006/relationships/image" Target="media/image177.wmf"/><Relationship Id="rId1889" Type="http://schemas.openxmlformats.org/officeDocument/2006/relationships/hyperlink" Target="../Docs/R1-1807626.zip" TargetMode="External"/><Relationship Id="rId2067" Type="http://schemas.openxmlformats.org/officeDocument/2006/relationships/hyperlink" Target="../Docs/R1-1806876.zip" TargetMode="External"/><Relationship Id="rId2274" Type="http://schemas.openxmlformats.org/officeDocument/2006/relationships/hyperlink" Target="../Docs/R1-1806795.zip" TargetMode="External"/><Relationship Id="rId2481" Type="http://schemas.openxmlformats.org/officeDocument/2006/relationships/hyperlink" Target="../Docs/R1-1806431.zip" TargetMode="External"/><Relationship Id="rId246" Type="http://schemas.openxmlformats.org/officeDocument/2006/relationships/hyperlink" Target="../Docs/R1-1807514.zip" TargetMode="External"/><Relationship Id="rId453" Type="http://schemas.openxmlformats.org/officeDocument/2006/relationships/hyperlink" Target="../Docs/R1-1806686.zip" TargetMode="External"/><Relationship Id="rId660" Type="http://schemas.openxmlformats.org/officeDocument/2006/relationships/hyperlink" Target="../Docs/R1-1807521.zip" TargetMode="External"/><Relationship Id="rId898" Type="http://schemas.openxmlformats.org/officeDocument/2006/relationships/hyperlink" Target="../Docs/R1-1806037.zip" TargetMode="External"/><Relationship Id="rId1083" Type="http://schemas.openxmlformats.org/officeDocument/2006/relationships/hyperlink" Target="file:///C:\Users\Merias\Documents\RAN1\TSGR1_93-Korea\Docs\R1-1806610.zip" TargetMode="External"/><Relationship Id="rId1290" Type="http://schemas.openxmlformats.org/officeDocument/2006/relationships/image" Target="media/image116.wmf"/><Relationship Id="rId1304" Type="http://schemas.openxmlformats.org/officeDocument/2006/relationships/hyperlink" Target="../Docs/R1-1807149.zip" TargetMode="External"/><Relationship Id="rId1511" Type="http://schemas.openxmlformats.org/officeDocument/2006/relationships/hyperlink" Target="../Docs/R1-1806404.zip" TargetMode="External"/><Relationship Id="rId1749" Type="http://schemas.openxmlformats.org/officeDocument/2006/relationships/hyperlink" Target="../Docs/R1-1806738.zip" TargetMode="External"/><Relationship Id="rId1956" Type="http://schemas.openxmlformats.org/officeDocument/2006/relationships/hyperlink" Target="../Docs/R1-1807866.zip" TargetMode="External"/><Relationship Id="rId2134" Type="http://schemas.openxmlformats.org/officeDocument/2006/relationships/hyperlink" Target="../Docs/R1-1805845.zip" TargetMode="External"/><Relationship Id="rId2341" Type="http://schemas.openxmlformats.org/officeDocument/2006/relationships/hyperlink" Target="../Docs/R1-1806255.zip" TargetMode="External"/><Relationship Id="rId2579" Type="http://schemas.openxmlformats.org/officeDocument/2006/relationships/hyperlink" Target="../Docs/R1-1807929.zip" TargetMode="External"/><Relationship Id="rId106" Type="http://schemas.openxmlformats.org/officeDocument/2006/relationships/hyperlink" Target="../Docs/R1-1807439.zip" TargetMode="External"/><Relationship Id="rId313" Type="http://schemas.openxmlformats.org/officeDocument/2006/relationships/hyperlink" Target="../Docs/R1-1806126.zip" TargetMode="External"/><Relationship Id="rId758" Type="http://schemas.openxmlformats.org/officeDocument/2006/relationships/hyperlink" Target="../Docs/R1-1807329.zip" TargetMode="External"/><Relationship Id="rId965" Type="http://schemas.openxmlformats.org/officeDocument/2006/relationships/hyperlink" Target="../Docs/R1-1806824.zip" TargetMode="External"/><Relationship Id="rId1150" Type="http://schemas.openxmlformats.org/officeDocument/2006/relationships/hyperlink" Target="../Docs/R1-1806510.zip" TargetMode="External"/><Relationship Id="rId1388" Type="http://schemas.openxmlformats.org/officeDocument/2006/relationships/hyperlink" Target="../Docs/R1-1806052.zip" TargetMode="External"/><Relationship Id="rId1595" Type="http://schemas.openxmlformats.org/officeDocument/2006/relationships/oleObject" Target="embeddings/oleObject132.bin"/><Relationship Id="rId1609" Type="http://schemas.openxmlformats.org/officeDocument/2006/relationships/hyperlink" Target="../Docs/R1-1806062.zip" TargetMode="External"/><Relationship Id="rId1816" Type="http://schemas.openxmlformats.org/officeDocument/2006/relationships/hyperlink" Target="../Docs/R1-1806964.zip" TargetMode="External"/><Relationship Id="rId2439" Type="http://schemas.openxmlformats.org/officeDocument/2006/relationships/hyperlink" Target="../Docs/R1-1806118.zip" TargetMode="External"/><Relationship Id="rId10" Type="http://schemas.openxmlformats.org/officeDocument/2006/relationships/image" Target="media/image1.png"/><Relationship Id="rId94" Type="http://schemas.openxmlformats.org/officeDocument/2006/relationships/hyperlink" Target="../Docs/R1-1807898.zip" TargetMode="External"/><Relationship Id="rId397" Type="http://schemas.openxmlformats.org/officeDocument/2006/relationships/hyperlink" Target="../Docs/R1-1807861.zip" TargetMode="External"/><Relationship Id="rId520" Type="http://schemas.openxmlformats.org/officeDocument/2006/relationships/hyperlink" Target="../Docs/R1-1807110.zip" TargetMode="External"/><Relationship Id="rId618" Type="http://schemas.openxmlformats.org/officeDocument/2006/relationships/hyperlink" Target="../Docs/R1-1806880.zip" TargetMode="External"/><Relationship Id="rId825" Type="http://schemas.openxmlformats.org/officeDocument/2006/relationships/hyperlink" Target="../Docs/R1-1805944.zip" TargetMode="External"/><Relationship Id="rId1248" Type="http://schemas.openxmlformats.org/officeDocument/2006/relationships/image" Target="media/image92.wmf"/><Relationship Id="rId1455" Type="http://schemas.openxmlformats.org/officeDocument/2006/relationships/hyperlink" Target="../Docs/R1-1806915.zip" TargetMode="External"/><Relationship Id="rId1662" Type="http://schemas.openxmlformats.org/officeDocument/2006/relationships/hyperlink" Target="../Docs/R1-1807604.zip" TargetMode="External"/><Relationship Id="rId2078" Type="http://schemas.openxmlformats.org/officeDocument/2006/relationships/hyperlink" Target="../Docs/R1-1806931.zip" TargetMode="External"/><Relationship Id="rId2201" Type="http://schemas.openxmlformats.org/officeDocument/2006/relationships/hyperlink" Target="../Docs/R1-1807836.zip" TargetMode="External"/><Relationship Id="rId2285" Type="http://schemas.openxmlformats.org/officeDocument/2006/relationships/hyperlink" Target="../Docs/R1-1806316.zip" TargetMode="External"/><Relationship Id="rId2492" Type="http://schemas.openxmlformats.org/officeDocument/2006/relationships/hyperlink" Target="../Docs/R1-1806443.zip" TargetMode="External"/><Relationship Id="rId2506" Type="http://schemas.openxmlformats.org/officeDocument/2006/relationships/hyperlink" Target="../Docs/R1-1807286.zip" TargetMode="External"/><Relationship Id="rId257" Type="http://schemas.openxmlformats.org/officeDocument/2006/relationships/hyperlink" Target="../Docs/R1-1807513.zip" TargetMode="External"/><Relationship Id="rId464" Type="http://schemas.openxmlformats.org/officeDocument/2006/relationships/hyperlink" Target="../Docs/R1-1807245.zip" TargetMode="External"/><Relationship Id="rId1010" Type="http://schemas.openxmlformats.org/officeDocument/2006/relationships/oleObject" Target="embeddings/oleObject46.bin"/><Relationship Id="rId1094" Type="http://schemas.openxmlformats.org/officeDocument/2006/relationships/hyperlink" Target="../Docs/R1-1807341.zip" TargetMode="External"/><Relationship Id="rId1108" Type="http://schemas.openxmlformats.org/officeDocument/2006/relationships/hyperlink" Target="../Docs/R1-1807883.zip" TargetMode="External"/><Relationship Id="rId1315" Type="http://schemas.openxmlformats.org/officeDocument/2006/relationships/oleObject" Target="embeddings/oleObject99.bin"/><Relationship Id="rId1967" Type="http://schemas.openxmlformats.org/officeDocument/2006/relationships/hyperlink" Target="../Docs/R1-1806304.zip" TargetMode="External"/><Relationship Id="rId2145" Type="http://schemas.openxmlformats.org/officeDocument/2006/relationships/hyperlink" Target="../Docs/R1-1806535.zip" TargetMode="External"/><Relationship Id="rId117" Type="http://schemas.openxmlformats.org/officeDocument/2006/relationships/hyperlink" Target="../Docs/R1-1807478.zip" TargetMode="External"/><Relationship Id="rId671" Type="http://schemas.openxmlformats.org/officeDocument/2006/relationships/hyperlink" Target="../Docs/R1-1806387.zip" TargetMode="External"/><Relationship Id="rId769" Type="http://schemas.openxmlformats.org/officeDocument/2006/relationships/hyperlink" Target="../Docs/R1-1807831.zip" TargetMode="External"/><Relationship Id="rId976" Type="http://schemas.openxmlformats.org/officeDocument/2006/relationships/hyperlink" Target="../Docs/R1-1806391.zip" TargetMode="External"/><Relationship Id="rId1399" Type="http://schemas.openxmlformats.org/officeDocument/2006/relationships/hyperlink" Target="../Docs/R1-1807198.zip" TargetMode="External"/><Relationship Id="rId2352" Type="http://schemas.openxmlformats.org/officeDocument/2006/relationships/hyperlink" Target="../Docs/R1-1807206.zip" TargetMode="External"/><Relationship Id="rId324" Type="http://schemas.openxmlformats.org/officeDocument/2006/relationships/hyperlink" Target="../Docs/R1-1807427.zip" TargetMode="External"/><Relationship Id="rId531" Type="http://schemas.openxmlformats.org/officeDocument/2006/relationships/hyperlink" Target="../Docs/R1-1807475.zip" TargetMode="External"/><Relationship Id="rId629" Type="http://schemas.openxmlformats.org/officeDocument/2006/relationships/hyperlink" Target="../Docs/R1-1807492.zip" TargetMode="External"/><Relationship Id="rId1161" Type="http://schemas.openxmlformats.org/officeDocument/2006/relationships/hyperlink" Target="../Docs/R1-1807147.zip" TargetMode="External"/><Relationship Id="rId1259" Type="http://schemas.openxmlformats.org/officeDocument/2006/relationships/oleObject" Target="embeddings/oleObject82.bin"/><Relationship Id="rId1466" Type="http://schemas.openxmlformats.org/officeDocument/2006/relationships/image" Target="media/image147.wmf"/><Relationship Id="rId2005" Type="http://schemas.openxmlformats.org/officeDocument/2006/relationships/hyperlink" Target="../Docs/R1-1807326.zip" TargetMode="External"/><Relationship Id="rId2212" Type="http://schemas.openxmlformats.org/officeDocument/2006/relationships/hyperlink" Target="../Docs/R1-1806756.zip" TargetMode="External"/><Relationship Id="rId836" Type="http://schemas.openxmlformats.org/officeDocument/2006/relationships/hyperlink" Target="../Docs/R1-1807332.zip" TargetMode="External"/><Relationship Id="rId1021" Type="http://schemas.openxmlformats.org/officeDocument/2006/relationships/oleObject" Target="embeddings/oleObject56.bin"/><Relationship Id="rId1119" Type="http://schemas.openxmlformats.org/officeDocument/2006/relationships/hyperlink" Target="../Docs/R1-1806716.zip" TargetMode="External"/><Relationship Id="rId1673" Type="http://schemas.openxmlformats.org/officeDocument/2006/relationships/hyperlink" Target="../Docs/R1-1806928.zip" TargetMode="External"/><Relationship Id="rId1880" Type="http://schemas.openxmlformats.org/officeDocument/2006/relationships/hyperlink" Target="../Docs/R1-1807800.zip" TargetMode="External"/><Relationship Id="rId1978" Type="http://schemas.openxmlformats.org/officeDocument/2006/relationships/hyperlink" Target="../Docs/R1-1806009.zip" TargetMode="External"/><Relationship Id="rId2517" Type="http://schemas.openxmlformats.org/officeDocument/2006/relationships/header" Target="header1.xml"/><Relationship Id="rId903" Type="http://schemas.openxmlformats.org/officeDocument/2006/relationships/hyperlink" Target="../Docs/R1-1806707.zip" TargetMode="External"/><Relationship Id="rId1326" Type="http://schemas.openxmlformats.org/officeDocument/2006/relationships/oleObject" Target="embeddings/oleObject105.bin"/><Relationship Id="rId1533" Type="http://schemas.openxmlformats.org/officeDocument/2006/relationships/hyperlink" Target="../Docs/R1-1805902.zip" TargetMode="External"/><Relationship Id="rId1740" Type="http://schemas.openxmlformats.org/officeDocument/2006/relationships/hyperlink" Target="../Docs/R1-1805888.zip" TargetMode="External"/><Relationship Id="rId32" Type="http://schemas.openxmlformats.org/officeDocument/2006/relationships/hyperlink" Target="../Docs/R1-1805810.zip" TargetMode="External"/><Relationship Id="rId1600" Type="http://schemas.openxmlformats.org/officeDocument/2006/relationships/oleObject" Target="embeddings/oleObject134.bin"/><Relationship Id="rId1838" Type="http://schemas.openxmlformats.org/officeDocument/2006/relationships/hyperlink" Target="../Docs/R1-1807241.zip" TargetMode="External"/><Relationship Id="rId181" Type="http://schemas.openxmlformats.org/officeDocument/2006/relationships/hyperlink" Target="../Docs/R1-1807485.zip" TargetMode="External"/><Relationship Id="rId1905" Type="http://schemas.openxmlformats.org/officeDocument/2006/relationships/hyperlink" Target="../Docs/R1-1806527.zip" TargetMode="External"/><Relationship Id="rId279" Type="http://schemas.openxmlformats.org/officeDocument/2006/relationships/hyperlink" Target="../Docs/R1-1807510.zip" TargetMode="External"/><Relationship Id="rId486" Type="http://schemas.openxmlformats.org/officeDocument/2006/relationships/hyperlink" Target="../Docs/R1-1807107.zip" TargetMode="External"/><Relationship Id="rId693" Type="http://schemas.openxmlformats.org/officeDocument/2006/relationships/hyperlink" Target="../Docs/R1-1806956.zip" TargetMode="External"/><Relationship Id="rId2167" Type="http://schemas.openxmlformats.org/officeDocument/2006/relationships/hyperlink" Target="../Docs/R1-1806027.zip" TargetMode="External"/><Relationship Id="rId2374" Type="http://schemas.openxmlformats.org/officeDocument/2006/relationships/hyperlink" Target="../Docs/R1-1805989.zip" TargetMode="External"/><Relationship Id="rId2581" Type="http://schemas.openxmlformats.org/officeDocument/2006/relationships/hyperlink" Target="../Docs/R1-1807930.zip" TargetMode="External"/><Relationship Id="rId139" Type="http://schemas.openxmlformats.org/officeDocument/2006/relationships/hyperlink" Target="../Docs/R1-1807446.zip" TargetMode="External"/><Relationship Id="rId346" Type="http://schemas.openxmlformats.org/officeDocument/2006/relationships/hyperlink" Target="../Docs/R1-1806679.zip" TargetMode="External"/><Relationship Id="rId553" Type="http://schemas.openxmlformats.org/officeDocument/2006/relationships/hyperlink" Target="../Docs/R1-1806693.zip" TargetMode="External"/><Relationship Id="rId760" Type="http://schemas.openxmlformats.org/officeDocument/2006/relationships/hyperlink" Target="../Docs/R1-1807692.zip" TargetMode="External"/><Relationship Id="rId998" Type="http://schemas.openxmlformats.org/officeDocument/2006/relationships/image" Target="media/image61.wmf"/><Relationship Id="rId1183" Type="http://schemas.openxmlformats.org/officeDocument/2006/relationships/image" Target="media/image66.wmf"/><Relationship Id="rId1390" Type="http://schemas.openxmlformats.org/officeDocument/2006/relationships/hyperlink" Target="../Docs/R1-1806286.zip" TargetMode="External"/><Relationship Id="rId2027" Type="http://schemas.openxmlformats.org/officeDocument/2006/relationships/hyperlink" Target="../Docs/R1-1805847.zip" TargetMode="External"/><Relationship Id="rId2234" Type="http://schemas.openxmlformats.org/officeDocument/2006/relationships/hyperlink" Target="../Docs/R1-1806540.zip" TargetMode="External"/><Relationship Id="rId2441" Type="http://schemas.openxmlformats.org/officeDocument/2006/relationships/hyperlink" Target="../Docs/R1-1806430.zip" TargetMode="External"/><Relationship Id="rId206" Type="http://schemas.openxmlformats.org/officeDocument/2006/relationships/hyperlink" Target="../Docs/R1-1807213.zip" TargetMode="External"/><Relationship Id="rId413" Type="http://schemas.openxmlformats.org/officeDocument/2006/relationships/hyperlink" Target="../Docs/R1-1805978.zip" TargetMode="External"/><Relationship Id="rId858" Type="http://schemas.openxmlformats.org/officeDocument/2006/relationships/hyperlink" Target="../Docs/R1-1806425.zip" TargetMode="External"/><Relationship Id="rId1043" Type="http://schemas.openxmlformats.org/officeDocument/2006/relationships/hyperlink" Target="../Docs/R1-1806712.zip" TargetMode="External"/><Relationship Id="rId1488" Type="http://schemas.openxmlformats.org/officeDocument/2006/relationships/hyperlink" Target="../Docs/R1-1806550.zip" TargetMode="External"/><Relationship Id="rId1695" Type="http://schemas.openxmlformats.org/officeDocument/2006/relationships/hyperlink" Target="../Docs/R1-1806402.zip" TargetMode="External"/><Relationship Id="rId2539" Type="http://schemas.openxmlformats.org/officeDocument/2006/relationships/hyperlink" Target="../Docs/R1-1805817.zip" TargetMode="External"/><Relationship Id="rId620" Type="http://schemas.openxmlformats.org/officeDocument/2006/relationships/hyperlink" Target="../Docs/R1-1806911.zip" TargetMode="External"/><Relationship Id="rId718" Type="http://schemas.openxmlformats.org/officeDocument/2006/relationships/hyperlink" Target="../Docs/R1-1807862.zip" TargetMode="External"/><Relationship Id="rId925" Type="http://schemas.openxmlformats.org/officeDocument/2006/relationships/oleObject" Target="embeddings/oleObject22.bin"/><Relationship Id="rId1250" Type="http://schemas.openxmlformats.org/officeDocument/2006/relationships/image" Target="media/image94.wmf"/><Relationship Id="rId1348" Type="http://schemas.openxmlformats.org/officeDocument/2006/relationships/hyperlink" Target="../Docs/R1-1806285.zip" TargetMode="External"/><Relationship Id="rId1555" Type="http://schemas.openxmlformats.org/officeDocument/2006/relationships/hyperlink" Target="../Docs/R1-1807249.zip" TargetMode="External"/><Relationship Id="rId1762" Type="http://schemas.openxmlformats.org/officeDocument/2006/relationships/hyperlink" Target="../Docs/R1-1807641.zip" TargetMode="External"/><Relationship Id="rId2301" Type="http://schemas.openxmlformats.org/officeDocument/2006/relationships/hyperlink" Target="../Docs/R1-1806317.zip" TargetMode="External"/><Relationship Id="rId2606" Type="http://schemas.openxmlformats.org/officeDocument/2006/relationships/hyperlink" Target="../Docs/R1-1807946.zip" TargetMode="External"/><Relationship Id="rId1110" Type="http://schemas.openxmlformats.org/officeDocument/2006/relationships/hyperlink" Target="../Docs/R1-1805953.zip" TargetMode="External"/><Relationship Id="rId1208" Type="http://schemas.openxmlformats.org/officeDocument/2006/relationships/hyperlink" Target="../Docs/R1-1806049.zip" TargetMode="External"/><Relationship Id="rId1415" Type="http://schemas.openxmlformats.org/officeDocument/2006/relationships/hyperlink" Target="../Docs/R1-1806843.zip" TargetMode="External"/><Relationship Id="rId54" Type="http://schemas.openxmlformats.org/officeDocument/2006/relationships/hyperlink" Target="../Docs/R1-1807133.zip" TargetMode="External"/><Relationship Id="rId1622" Type="http://schemas.openxmlformats.org/officeDocument/2006/relationships/hyperlink" Target="../Docs/R1-1807252.zip" TargetMode="External"/><Relationship Id="rId1927" Type="http://schemas.openxmlformats.org/officeDocument/2006/relationships/hyperlink" Target="../Docs/R1-1807891.zip" TargetMode="External"/><Relationship Id="rId2091" Type="http://schemas.openxmlformats.org/officeDocument/2006/relationships/hyperlink" Target="../Docs/R1-1806981.zip" TargetMode="External"/><Relationship Id="rId2189" Type="http://schemas.openxmlformats.org/officeDocument/2006/relationships/image" Target="media/image190.wmf"/><Relationship Id="rId270" Type="http://schemas.openxmlformats.org/officeDocument/2006/relationships/hyperlink" Target="../Docs/R1-1807508.zip" TargetMode="External"/><Relationship Id="rId2396" Type="http://schemas.openxmlformats.org/officeDocument/2006/relationships/hyperlink" Target="../Docs/R1-1806374.zip" TargetMode="External"/><Relationship Id="rId130" Type="http://schemas.openxmlformats.org/officeDocument/2006/relationships/hyperlink" Target="../Docs/R1-1806382.zip" TargetMode="External"/><Relationship Id="rId368" Type="http://schemas.openxmlformats.org/officeDocument/2006/relationships/hyperlink" Target="../Docs/R1-1805986.zip" TargetMode="External"/><Relationship Id="rId575" Type="http://schemas.openxmlformats.org/officeDocument/2006/relationships/image" Target="media/image12.wmf"/><Relationship Id="rId782" Type="http://schemas.openxmlformats.org/officeDocument/2006/relationships/hyperlink" Target="../Docs/R1-1807330.zip" TargetMode="External"/><Relationship Id="rId2049" Type="http://schemas.openxmlformats.org/officeDocument/2006/relationships/hyperlink" Target="../Docs/R1-1807794.zip" TargetMode="External"/><Relationship Id="rId2256" Type="http://schemas.openxmlformats.org/officeDocument/2006/relationships/hyperlink" Target="../Docs/R1-1806794.zip" TargetMode="External"/><Relationship Id="rId2463" Type="http://schemas.openxmlformats.org/officeDocument/2006/relationships/hyperlink" Target="../Docs/R1-1806119.zip" TargetMode="External"/><Relationship Id="rId228" Type="http://schemas.openxmlformats.org/officeDocument/2006/relationships/hyperlink" Target="../Docs/R1-1807212.zip" TargetMode="External"/><Relationship Id="rId435" Type="http://schemas.openxmlformats.org/officeDocument/2006/relationships/hyperlink" Target="../Docs/R1-1807428.zip" TargetMode="External"/><Relationship Id="rId642" Type="http://schemas.openxmlformats.org/officeDocument/2006/relationships/hyperlink" Target="../Docs/R1-1806385.zip" TargetMode="External"/><Relationship Id="rId1065" Type="http://schemas.openxmlformats.org/officeDocument/2006/relationships/hyperlink" Target="../Docs/R1-1807013.zip" TargetMode="External"/><Relationship Id="rId1272" Type="http://schemas.openxmlformats.org/officeDocument/2006/relationships/image" Target="media/image104.wmf"/><Relationship Id="rId2116" Type="http://schemas.openxmlformats.org/officeDocument/2006/relationships/hyperlink" Target="../Docs/R1-1807781.zip" TargetMode="External"/><Relationship Id="rId2323" Type="http://schemas.openxmlformats.org/officeDocument/2006/relationships/hyperlink" Target="../Docs/R1-1806087.zip" TargetMode="External"/><Relationship Id="rId2530" Type="http://schemas.openxmlformats.org/officeDocument/2006/relationships/hyperlink" Target="../Docs/R1-1805811.zip" TargetMode="External"/><Relationship Id="rId502" Type="http://schemas.openxmlformats.org/officeDocument/2006/relationships/hyperlink" Target="../Docs/R1-1805856.zip" TargetMode="External"/><Relationship Id="rId947" Type="http://schemas.openxmlformats.org/officeDocument/2006/relationships/hyperlink" Target="../Docs/R1-1807242.zip" TargetMode="External"/><Relationship Id="rId1132" Type="http://schemas.openxmlformats.org/officeDocument/2006/relationships/hyperlink" Target="../Docs/R1-1805951.zip" TargetMode="External"/><Relationship Id="rId1577" Type="http://schemas.openxmlformats.org/officeDocument/2006/relationships/hyperlink" Target="../Docs/R1-1806294.zip" TargetMode="External"/><Relationship Id="rId1784" Type="http://schemas.openxmlformats.org/officeDocument/2006/relationships/hyperlink" Target="../Docs/R1-1806668.zip" TargetMode="External"/><Relationship Id="rId1991" Type="http://schemas.openxmlformats.org/officeDocument/2006/relationships/hyperlink" Target="../Docs/R1-1806530.zip" TargetMode="External"/><Relationship Id="rId76" Type="http://schemas.openxmlformats.org/officeDocument/2006/relationships/hyperlink" Target="../Docs/R1-1807835.zip" TargetMode="External"/><Relationship Id="rId807" Type="http://schemas.openxmlformats.org/officeDocument/2006/relationships/hyperlink" Target="../Docs/R1-1807010.zip" TargetMode="External"/><Relationship Id="rId1437" Type="http://schemas.openxmlformats.org/officeDocument/2006/relationships/hyperlink" Target="../Docs/R1-1806237.zip" TargetMode="External"/><Relationship Id="rId1644" Type="http://schemas.openxmlformats.org/officeDocument/2006/relationships/image" Target="media/image170.wmf"/><Relationship Id="rId1851" Type="http://schemas.openxmlformats.org/officeDocument/2006/relationships/hyperlink" Target="../Docs/R1-1807005.zip" TargetMode="External"/><Relationship Id="rId1504" Type="http://schemas.openxmlformats.org/officeDocument/2006/relationships/hyperlink" Target="../Docs/R1-1807812.zip" TargetMode="External"/><Relationship Id="rId1711" Type="http://schemas.openxmlformats.org/officeDocument/2006/relationships/hyperlink" Target="../Docs/R1-1801324.zip" TargetMode="External"/><Relationship Id="rId1949" Type="http://schemas.openxmlformats.org/officeDocument/2006/relationships/hyperlink" Target="../Docs/R1-1806529.zip" TargetMode="External"/><Relationship Id="rId292" Type="http://schemas.openxmlformats.org/officeDocument/2006/relationships/hyperlink" Target="../Docs/R1-1807549.zip" TargetMode="External"/><Relationship Id="rId1809" Type="http://schemas.openxmlformats.org/officeDocument/2006/relationships/hyperlink" Target="../Docs/R1-1806411.zip" TargetMode="External"/><Relationship Id="rId597" Type="http://schemas.openxmlformats.org/officeDocument/2006/relationships/hyperlink" Target="../Docs/R1-1805864.zip" TargetMode="External"/><Relationship Id="rId2180" Type="http://schemas.openxmlformats.org/officeDocument/2006/relationships/hyperlink" Target="../Docs/R1-1806984.zip" TargetMode="External"/><Relationship Id="rId2278" Type="http://schemas.openxmlformats.org/officeDocument/2006/relationships/hyperlink" Target="../Docs/R1-1807208.zip" TargetMode="External"/><Relationship Id="rId2485" Type="http://schemas.openxmlformats.org/officeDocument/2006/relationships/hyperlink" Target="../Docs/R1-1806436.zip" TargetMode="External"/><Relationship Id="rId152" Type="http://schemas.openxmlformats.org/officeDocument/2006/relationships/hyperlink" Target="../Docs/R1-1807548.zip" TargetMode="External"/><Relationship Id="rId457" Type="http://schemas.openxmlformats.org/officeDocument/2006/relationships/hyperlink" Target="../Docs/R1-1807465.zip" TargetMode="External"/><Relationship Id="rId1087" Type="http://schemas.openxmlformats.org/officeDocument/2006/relationships/hyperlink" Target="../Docs/R1-1806944.zip" TargetMode="External"/><Relationship Id="rId1294" Type="http://schemas.openxmlformats.org/officeDocument/2006/relationships/oleObject" Target="embeddings/oleObject96.bin"/><Relationship Id="rId2040" Type="http://schemas.openxmlformats.org/officeDocument/2006/relationships/hyperlink" Target="../Docs/R1-1806476.zip" TargetMode="External"/><Relationship Id="rId2138" Type="http://schemas.openxmlformats.org/officeDocument/2006/relationships/hyperlink" Target="../Docs/R1-1805913.zip" TargetMode="External"/><Relationship Id="rId664" Type="http://schemas.openxmlformats.org/officeDocument/2006/relationships/hyperlink" Target="../Docs/R1-1806386.zip" TargetMode="External"/><Relationship Id="rId871" Type="http://schemas.openxmlformats.org/officeDocument/2006/relationships/hyperlink" Target="../Docs/R1-1807689.zip" TargetMode="External"/><Relationship Id="rId969" Type="http://schemas.openxmlformats.org/officeDocument/2006/relationships/hyperlink" Target="../Docs/R1-1807671.zip" TargetMode="External"/><Relationship Id="rId1599" Type="http://schemas.openxmlformats.org/officeDocument/2006/relationships/image" Target="media/image156.wmf"/><Relationship Id="rId2345" Type="http://schemas.openxmlformats.org/officeDocument/2006/relationships/hyperlink" Target="../Docs/R1-1806546.zip" TargetMode="External"/><Relationship Id="rId2552" Type="http://schemas.openxmlformats.org/officeDocument/2006/relationships/hyperlink" Target="../Docs/R1-1807627.zip" TargetMode="External"/><Relationship Id="rId317" Type="http://schemas.openxmlformats.org/officeDocument/2006/relationships/hyperlink" Target="../Docs/R1-1806481.zip" TargetMode="External"/><Relationship Id="rId524" Type="http://schemas.openxmlformats.org/officeDocument/2006/relationships/hyperlink" Target="../Docs/R1-1805966.zip" TargetMode="External"/><Relationship Id="rId731" Type="http://schemas.openxmlformats.org/officeDocument/2006/relationships/hyperlink" Target="../Docs/R1-1807008.zip" TargetMode="External"/><Relationship Id="rId1154" Type="http://schemas.openxmlformats.org/officeDocument/2006/relationships/hyperlink" Target="../Docs/R1-1806790.zip" TargetMode="External"/><Relationship Id="rId1361" Type="http://schemas.openxmlformats.org/officeDocument/2006/relationships/hyperlink" Target="../Docs/R1-1807716.zip" TargetMode="External"/><Relationship Id="rId1459" Type="http://schemas.openxmlformats.org/officeDocument/2006/relationships/hyperlink" Target="../Docs/R1-1807352.zip" TargetMode="External"/><Relationship Id="rId2205" Type="http://schemas.openxmlformats.org/officeDocument/2006/relationships/hyperlink" Target="../Docs/R1-1806103.zip" TargetMode="External"/><Relationship Id="rId2412" Type="http://schemas.openxmlformats.org/officeDocument/2006/relationships/hyperlink" Target="../Docs/R1-1806650.zip" TargetMode="External"/><Relationship Id="rId98" Type="http://schemas.openxmlformats.org/officeDocument/2006/relationships/hyperlink" Target="../Docs/R1-1807433.zip" TargetMode="External"/><Relationship Id="rId829" Type="http://schemas.openxmlformats.org/officeDocument/2006/relationships/hyperlink" Target="../Docs/R1-1806500.zip" TargetMode="External"/><Relationship Id="rId1014" Type="http://schemas.openxmlformats.org/officeDocument/2006/relationships/oleObject" Target="embeddings/oleObject50.bin"/><Relationship Id="rId1221" Type="http://schemas.openxmlformats.org/officeDocument/2006/relationships/oleObject" Target="embeddings/oleObject66.bin"/><Relationship Id="rId1666" Type="http://schemas.openxmlformats.org/officeDocument/2006/relationships/hyperlink" Target="../Docs/R1-1806622.zip" TargetMode="External"/><Relationship Id="rId1873" Type="http://schemas.openxmlformats.org/officeDocument/2006/relationships/hyperlink" Target="../Docs/R1-1807744.zip" TargetMode="External"/><Relationship Id="rId1319" Type="http://schemas.openxmlformats.org/officeDocument/2006/relationships/oleObject" Target="embeddings/oleObject101.bin"/><Relationship Id="rId1526" Type="http://schemas.openxmlformats.org/officeDocument/2006/relationships/hyperlink" Target="../Docs/R1-1807738.zip" TargetMode="External"/><Relationship Id="rId1733" Type="http://schemas.openxmlformats.org/officeDocument/2006/relationships/hyperlink" Target="../Docs/R1-1807681.zip" TargetMode="External"/><Relationship Id="rId1940" Type="http://schemas.openxmlformats.org/officeDocument/2006/relationships/hyperlink" Target="../Docs/R1-1807072.zip" TargetMode="External"/><Relationship Id="rId25" Type="http://schemas.openxmlformats.org/officeDocument/2006/relationships/hyperlink" Target="../Docs/R1-1805804.zip" TargetMode="External"/><Relationship Id="rId1800" Type="http://schemas.openxmlformats.org/officeDocument/2006/relationships/hyperlink" Target="../Docs/R1-1807801.zip" TargetMode="External"/><Relationship Id="rId174" Type="http://schemas.openxmlformats.org/officeDocument/2006/relationships/hyperlink" Target="../Docs/R1-1806576.zip" TargetMode="External"/><Relationship Id="rId381" Type="http://schemas.openxmlformats.org/officeDocument/2006/relationships/hyperlink" Target="../Docs/R1-1807047.zip" TargetMode="External"/><Relationship Id="rId2062" Type="http://schemas.openxmlformats.org/officeDocument/2006/relationships/hyperlink" Target="../Docs/R1-1806372.zip" TargetMode="External"/><Relationship Id="rId241" Type="http://schemas.openxmlformats.org/officeDocument/2006/relationships/hyperlink" Target="../Docs/R1-1807312.zip" TargetMode="External"/><Relationship Id="rId479" Type="http://schemas.openxmlformats.org/officeDocument/2006/relationships/hyperlink" Target="../Docs/R1-1807470.zip" TargetMode="External"/><Relationship Id="rId686" Type="http://schemas.openxmlformats.org/officeDocument/2006/relationships/hyperlink" Target="../Docs/R1-1807504.zip" TargetMode="External"/><Relationship Id="rId893" Type="http://schemas.openxmlformats.org/officeDocument/2006/relationships/hyperlink" Target="../Docs/R1-1807690.zip" TargetMode="External"/><Relationship Id="rId2367" Type="http://schemas.openxmlformats.org/officeDocument/2006/relationships/hyperlink" Target="../Docs/R1-1805923.zip" TargetMode="External"/><Relationship Id="rId2574" Type="http://schemas.openxmlformats.org/officeDocument/2006/relationships/hyperlink" Target="../Docs/R1-1807913.zip" TargetMode="External"/><Relationship Id="rId339" Type="http://schemas.openxmlformats.org/officeDocument/2006/relationships/hyperlink" Target="../Docs/R1-1805987.zip" TargetMode="External"/><Relationship Id="rId546" Type="http://schemas.openxmlformats.org/officeDocument/2006/relationships/hyperlink" Target="../Docs/R1-1806692.zip" TargetMode="External"/><Relationship Id="rId753" Type="http://schemas.openxmlformats.org/officeDocument/2006/relationships/hyperlink" Target="../Docs/R1-1806700.zip" TargetMode="External"/><Relationship Id="rId1176" Type="http://schemas.openxmlformats.org/officeDocument/2006/relationships/hyperlink" Target="../Docs/R1-1806048.zip" TargetMode="External"/><Relationship Id="rId1383" Type="http://schemas.openxmlformats.org/officeDocument/2006/relationships/oleObject" Target="embeddings/oleObject124.bin"/><Relationship Id="rId2227" Type="http://schemas.openxmlformats.org/officeDocument/2006/relationships/hyperlink" Target="../Docs/R1-1807728.zip" TargetMode="External"/><Relationship Id="rId2434" Type="http://schemas.openxmlformats.org/officeDocument/2006/relationships/hyperlink" Target="../Docs/R1-1807759.zip" TargetMode="External"/><Relationship Id="rId101" Type="http://schemas.openxmlformats.org/officeDocument/2006/relationships/hyperlink" Target="../Docs/R1-1807435.zip" TargetMode="External"/><Relationship Id="rId406" Type="http://schemas.openxmlformats.org/officeDocument/2006/relationships/hyperlink" Target="../Docs/R1-1806185.zip" TargetMode="External"/><Relationship Id="rId960" Type="http://schemas.openxmlformats.org/officeDocument/2006/relationships/hyperlink" Target="../Docs/R1-1806276.zip" TargetMode="External"/><Relationship Id="rId1036" Type="http://schemas.openxmlformats.org/officeDocument/2006/relationships/hyperlink" Target="../Docs/R1-1807727.zip" TargetMode="External"/><Relationship Id="rId1243" Type="http://schemas.openxmlformats.org/officeDocument/2006/relationships/image" Target="media/image89.wmf"/><Relationship Id="rId1590" Type="http://schemas.openxmlformats.org/officeDocument/2006/relationships/hyperlink" Target="../Docs/R1-1807357.zip" TargetMode="External"/><Relationship Id="rId1688" Type="http://schemas.openxmlformats.org/officeDocument/2006/relationships/hyperlink" Target="../Docs/R1-1807863.zip" TargetMode="External"/><Relationship Id="rId1895" Type="http://schemas.openxmlformats.org/officeDocument/2006/relationships/hyperlink" Target="../Docs/R1-1807278.zip" TargetMode="External"/><Relationship Id="rId613" Type="http://schemas.openxmlformats.org/officeDocument/2006/relationships/hyperlink" Target="../Docs/R1-1806169.zip" TargetMode="External"/><Relationship Id="rId820" Type="http://schemas.openxmlformats.org/officeDocument/2006/relationships/hyperlink" Target="../Docs/R1-1807855.zip" TargetMode="External"/><Relationship Id="rId918" Type="http://schemas.openxmlformats.org/officeDocument/2006/relationships/oleObject" Target="embeddings/oleObject18.bin"/><Relationship Id="rId1450" Type="http://schemas.openxmlformats.org/officeDocument/2006/relationships/hyperlink" Target="../Docs/R1-1806362.zip" TargetMode="External"/><Relationship Id="rId1548" Type="http://schemas.openxmlformats.org/officeDocument/2006/relationships/hyperlink" Target="../Docs/R1-1806731.zip" TargetMode="External"/><Relationship Id="rId1755" Type="http://schemas.openxmlformats.org/officeDocument/2006/relationships/hyperlink" Target="../Docs/R1-1807067.zip" TargetMode="External"/><Relationship Id="rId2501" Type="http://schemas.openxmlformats.org/officeDocument/2006/relationships/hyperlink" Target="../Docs/R1-1807085.zip" TargetMode="External"/><Relationship Id="rId1103" Type="http://schemas.openxmlformats.org/officeDocument/2006/relationships/hyperlink" Target="../Docs/R1-1807834.zip" TargetMode="External"/><Relationship Id="rId1310" Type="http://schemas.openxmlformats.org/officeDocument/2006/relationships/image" Target="media/image119.wmf"/><Relationship Id="rId1408" Type="http://schemas.openxmlformats.org/officeDocument/2006/relationships/hyperlink" Target="../Docs/R1-1806053.zip" TargetMode="External"/><Relationship Id="rId1962" Type="http://schemas.openxmlformats.org/officeDocument/2006/relationships/image" Target="media/image187.wmf"/><Relationship Id="rId47" Type="http://schemas.openxmlformats.org/officeDocument/2006/relationships/hyperlink" Target="../Docs/R1-1806478.zip" TargetMode="External"/><Relationship Id="rId1615" Type="http://schemas.openxmlformats.org/officeDocument/2006/relationships/hyperlink" Target="../Docs/R1-1806734.zip" TargetMode="External"/><Relationship Id="rId1822" Type="http://schemas.openxmlformats.org/officeDocument/2006/relationships/hyperlink" Target="../Docs/R1-1807699.zip" TargetMode="External"/><Relationship Id="rId196" Type="http://schemas.openxmlformats.org/officeDocument/2006/relationships/hyperlink" Target="../Docs/R1-1807426.zip" TargetMode="External"/><Relationship Id="rId2084" Type="http://schemas.openxmlformats.org/officeDocument/2006/relationships/hyperlink" Target="../Docs/R1-1806636.zip" TargetMode="External"/><Relationship Id="rId2291" Type="http://schemas.openxmlformats.org/officeDocument/2006/relationships/hyperlink" Target="../Docs/R1-1806851.zip" TargetMode="External"/><Relationship Id="rId263" Type="http://schemas.openxmlformats.org/officeDocument/2006/relationships/hyperlink" Target="../Docs/R1-1807496.zip" TargetMode="External"/><Relationship Id="rId470" Type="http://schemas.openxmlformats.org/officeDocument/2006/relationships/hyperlink" Target="../Docs/R1-1807559.zip" TargetMode="External"/><Relationship Id="rId2151" Type="http://schemas.openxmlformats.org/officeDocument/2006/relationships/hyperlink" Target="../Docs/R1-1807026.zip" TargetMode="External"/><Relationship Id="rId2389" Type="http://schemas.openxmlformats.org/officeDocument/2006/relationships/hyperlink" Target="../Docs/R1-1807393.zip" TargetMode="External"/><Relationship Id="rId2596" Type="http://schemas.openxmlformats.org/officeDocument/2006/relationships/hyperlink" Target="../Docs/R1-1807939.zip" TargetMode="External"/><Relationship Id="rId123" Type="http://schemas.openxmlformats.org/officeDocument/2006/relationships/hyperlink" Target="../Docs/R1-1807442.zip" TargetMode="External"/><Relationship Id="rId330" Type="http://schemas.openxmlformats.org/officeDocument/2006/relationships/hyperlink" Target="../Docs/R1-1806678.zip" TargetMode="External"/><Relationship Id="rId568" Type="http://schemas.openxmlformats.org/officeDocument/2006/relationships/hyperlink" Target="../Docs/R1-1806199.zip" TargetMode="External"/><Relationship Id="rId775" Type="http://schemas.openxmlformats.org/officeDocument/2006/relationships/hyperlink" Target="../Docs/R1-1806498.zip" TargetMode="External"/><Relationship Id="rId982" Type="http://schemas.openxmlformats.org/officeDocument/2006/relationships/hyperlink" Target="../Docs/R1-1807182.zip" TargetMode="External"/><Relationship Id="rId1198" Type="http://schemas.openxmlformats.org/officeDocument/2006/relationships/image" Target="media/image74.wmf"/><Relationship Id="rId2011" Type="http://schemas.openxmlformats.org/officeDocument/2006/relationships/hyperlink" Target="../Docs/R1-1807792.zip" TargetMode="External"/><Relationship Id="rId2249" Type="http://schemas.openxmlformats.org/officeDocument/2006/relationships/hyperlink" Target="../Docs/R1-1806314.zip" TargetMode="External"/><Relationship Id="rId2456" Type="http://schemas.openxmlformats.org/officeDocument/2006/relationships/hyperlink" Target="../Docs/R1-1805937.zip" TargetMode="External"/><Relationship Id="rId428" Type="http://schemas.openxmlformats.org/officeDocument/2006/relationships/hyperlink" Target="../Docs/R1-1806187.zip" TargetMode="External"/><Relationship Id="rId635" Type="http://schemas.openxmlformats.org/officeDocument/2006/relationships/hyperlink" Target="../Docs/R1-1807516.zip" TargetMode="External"/><Relationship Id="rId842" Type="http://schemas.openxmlformats.org/officeDocument/2006/relationships/image" Target="media/image45.wmf"/><Relationship Id="rId1058" Type="http://schemas.openxmlformats.org/officeDocument/2006/relationships/hyperlink" Target="../Docs/R1-1806506.zip" TargetMode="External"/><Relationship Id="rId1265" Type="http://schemas.openxmlformats.org/officeDocument/2006/relationships/oleObject" Target="embeddings/oleObject85.bin"/><Relationship Id="rId1472" Type="http://schemas.openxmlformats.org/officeDocument/2006/relationships/image" Target="media/image150.wmf"/><Relationship Id="rId2109" Type="http://schemas.openxmlformats.org/officeDocument/2006/relationships/hyperlink" Target="../Docs/R1-1807207.zip" TargetMode="External"/><Relationship Id="rId2316" Type="http://schemas.openxmlformats.org/officeDocument/2006/relationships/hyperlink" Target="../Docs/R1-1807161.zip" TargetMode="External"/><Relationship Id="rId2523" Type="http://schemas.openxmlformats.org/officeDocument/2006/relationships/hyperlink" Target="../Docs/R1-1805805.zip" TargetMode="External"/><Relationship Id="rId702" Type="http://schemas.openxmlformats.org/officeDocument/2006/relationships/hyperlink" Target="../Docs/R1-1806455.zip" TargetMode="External"/><Relationship Id="rId1125" Type="http://schemas.openxmlformats.org/officeDocument/2006/relationships/hyperlink" Target="../Docs/R1-1807159.zip" TargetMode="External"/><Relationship Id="rId1332" Type="http://schemas.openxmlformats.org/officeDocument/2006/relationships/image" Target="media/image129.wmf"/><Relationship Id="rId1777" Type="http://schemas.openxmlformats.org/officeDocument/2006/relationships/hyperlink" Target="../Docs/R1-1807366.zip" TargetMode="External"/><Relationship Id="rId1984" Type="http://schemas.openxmlformats.org/officeDocument/2006/relationships/hyperlink" Target="../Docs/R1-1806015.zip" TargetMode="External"/><Relationship Id="rId69" Type="http://schemas.openxmlformats.org/officeDocument/2006/relationships/hyperlink" Target="../Docs/R1-1807397.zip" TargetMode="External"/><Relationship Id="rId1637" Type="http://schemas.openxmlformats.org/officeDocument/2006/relationships/oleObject" Target="embeddings/oleObject142.bin"/><Relationship Id="rId1844" Type="http://schemas.openxmlformats.org/officeDocument/2006/relationships/hyperlink" Target="../Docs/R1-1807907.zip" TargetMode="External"/><Relationship Id="rId1704" Type="http://schemas.openxmlformats.org/officeDocument/2006/relationships/hyperlink" Target="../Docs/R1-1807361.zip" TargetMode="External"/><Relationship Id="rId285" Type="http://schemas.openxmlformats.org/officeDocument/2006/relationships/hyperlink" Target="../Docs/R1-1807101.zip" TargetMode="External"/><Relationship Id="rId1911" Type="http://schemas.openxmlformats.org/officeDocument/2006/relationships/hyperlink" Target="../Docs/R1-1807279.zip" TargetMode="External"/><Relationship Id="rId492" Type="http://schemas.openxmlformats.org/officeDocument/2006/relationships/hyperlink" Target="../Docs/R1-1806032.zip" TargetMode="External"/><Relationship Id="rId797" Type="http://schemas.openxmlformats.org/officeDocument/2006/relationships/hyperlink" Target="../Docs/R1-1807893.zip" TargetMode="External"/><Relationship Id="rId2173" Type="http://schemas.openxmlformats.org/officeDocument/2006/relationships/hyperlink" Target="../Docs/R1-1806335.zip" TargetMode="External"/><Relationship Id="rId2380" Type="http://schemas.openxmlformats.org/officeDocument/2006/relationships/hyperlink" Target="../Docs/R1-1806444.zip" TargetMode="External"/><Relationship Id="rId2478" Type="http://schemas.openxmlformats.org/officeDocument/2006/relationships/hyperlink" Target="../Docs/R1-1806378.zip" TargetMode="External"/><Relationship Id="rId145" Type="http://schemas.openxmlformats.org/officeDocument/2006/relationships/hyperlink" Target="../Docs/R1-1807094.zip" TargetMode="External"/><Relationship Id="rId352" Type="http://schemas.openxmlformats.org/officeDocument/2006/relationships/hyperlink" Target="../Docs/R1-1806096.zip" TargetMode="External"/><Relationship Id="rId1287" Type="http://schemas.openxmlformats.org/officeDocument/2006/relationships/image" Target="media/image114.wmf"/><Relationship Id="rId2033" Type="http://schemas.openxmlformats.org/officeDocument/2006/relationships/hyperlink" Target="../Docs/R1-1806094.zip" TargetMode="External"/><Relationship Id="rId2240" Type="http://schemas.openxmlformats.org/officeDocument/2006/relationships/hyperlink" Target="../Docs/R1-1807156.zip" TargetMode="External"/><Relationship Id="rId212" Type="http://schemas.openxmlformats.org/officeDocument/2006/relationships/hyperlink" Target="../Docs/R1-1807215.zip" TargetMode="External"/><Relationship Id="rId657" Type="http://schemas.openxmlformats.org/officeDocument/2006/relationships/hyperlink" Target="../Docs/R1-1807122.zip" TargetMode="External"/><Relationship Id="rId864" Type="http://schemas.openxmlformats.org/officeDocument/2006/relationships/hyperlink" Target="../Docs/R1-1806923.zip" TargetMode="External"/><Relationship Id="rId1494" Type="http://schemas.openxmlformats.org/officeDocument/2006/relationships/hyperlink" Target="../Docs/R1-1806879.zip" TargetMode="External"/><Relationship Id="rId1799" Type="http://schemas.openxmlformats.org/officeDocument/2006/relationships/hyperlink" Target="../Docs/R1-1807729.zip" TargetMode="External"/><Relationship Id="rId2100" Type="http://schemas.openxmlformats.org/officeDocument/2006/relationships/hyperlink" Target="../Docs/R1-1806405.zip" TargetMode="External"/><Relationship Id="rId2338" Type="http://schemas.openxmlformats.org/officeDocument/2006/relationships/hyperlink" Target="../Docs/R1-1805918.zip" TargetMode="External"/><Relationship Id="rId2545" Type="http://schemas.openxmlformats.org/officeDocument/2006/relationships/hyperlink" Target="../Docs/R1-1805821.zip" TargetMode="External"/><Relationship Id="rId517" Type="http://schemas.openxmlformats.org/officeDocument/2006/relationships/hyperlink" Target="../Docs/R1-1806591.zip" TargetMode="External"/><Relationship Id="rId724" Type="http://schemas.openxmlformats.org/officeDocument/2006/relationships/hyperlink" Target="../Docs/R1-1806419.zip" TargetMode="External"/><Relationship Id="rId931" Type="http://schemas.openxmlformats.org/officeDocument/2006/relationships/image" Target="media/image55.wmf"/><Relationship Id="rId1147" Type="http://schemas.openxmlformats.org/officeDocument/2006/relationships/hyperlink" Target="../Docs/R1-1806282.zip" TargetMode="External"/><Relationship Id="rId1354" Type="http://schemas.openxmlformats.org/officeDocument/2006/relationships/hyperlink" Target="../Docs/R1-1807150.zip" TargetMode="External"/><Relationship Id="rId1561" Type="http://schemas.openxmlformats.org/officeDocument/2006/relationships/hyperlink" Target="../Docs/R1-1807250.zip" TargetMode="External"/><Relationship Id="rId2405" Type="http://schemas.openxmlformats.org/officeDocument/2006/relationships/hyperlink" Target="../Docs/R1-1806766.zip" TargetMode="External"/><Relationship Id="rId2612" Type="http://schemas.openxmlformats.org/officeDocument/2006/relationships/hyperlink" Target="../Docs/R1-1807952.zip" TargetMode="External"/><Relationship Id="rId60" Type="http://schemas.openxmlformats.org/officeDocument/2006/relationships/hyperlink" Target="../Docs/R1-1807908.zip" TargetMode="External"/><Relationship Id="rId1007" Type="http://schemas.openxmlformats.org/officeDocument/2006/relationships/oleObject" Target="embeddings/oleObject43.bin"/><Relationship Id="rId1214" Type="http://schemas.openxmlformats.org/officeDocument/2006/relationships/hyperlink" Target="../Docs/R1-1806808.zip" TargetMode="External"/><Relationship Id="rId1421" Type="http://schemas.openxmlformats.org/officeDocument/2006/relationships/hyperlink" Target="../Docs/R1-1806054.zip" TargetMode="External"/><Relationship Id="rId1659" Type="http://schemas.openxmlformats.org/officeDocument/2006/relationships/hyperlink" Target="../Docs/R1-1806182.zip" TargetMode="External"/><Relationship Id="rId1866" Type="http://schemas.openxmlformats.org/officeDocument/2006/relationships/hyperlink" Target="../Docs/R1-1807264.zip" TargetMode="External"/><Relationship Id="rId1519" Type="http://schemas.openxmlformats.org/officeDocument/2006/relationships/hyperlink" Target="../Docs/R1-1806913.zip" TargetMode="External"/><Relationship Id="rId1726" Type="http://schemas.openxmlformats.org/officeDocument/2006/relationships/hyperlink" Target="../Docs/R1-1807041.zip" TargetMode="External"/><Relationship Id="rId1933" Type="http://schemas.openxmlformats.org/officeDocument/2006/relationships/hyperlink" Target="../Docs/R1-1806746.zip" TargetMode="External"/><Relationship Id="rId18" Type="http://schemas.openxmlformats.org/officeDocument/2006/relationships/hyperlink" Target="../Docs/R1-1805820.zip" TargetMode="External"/><Relationship Id="rId2195" Type="http://schemas.openxmlformats.org/officeDocument/2006/relationships/image" Target="media/image196.wmf"/><Relationship Id="rId167" Type="http://schemas.openxmlformats.org/officeDocument/2006/relationships/hyperlink" Target="../Docs/R1-1806575.zip" TargetMode="External"/><Relationship Id="rId374" Type="http://schemas.openxmlformats.org/officeDocument/2006/relationships/hyperlink" Target="../Docs/R1-1806485.zip" TargetMode="External"/><Relationship Id="rId581" Type="http://schemas.openxmlformats.org/officeDocument/2006/relationships/image" Target="media/image15.wmf"/><Relationship Id="rId2055" Type="http://schemas.openxmlformats.org/officeDocument/2006/relationships/hyperlink" Target="../Docs/R1-1806531.zip" TargetMode="External"/><Relationship Id="rId2262" Type="http://schemas.openxmlformats.org/officeDocument/2006/relationships/hyperlink" Target="../Docs/R1-1807386.zip" TargetMode="External"/><Relationship Id="rId234" Type="http://schemas.openxmlformats.org/officeDocument/2006/relationships/hyperlink" Target="../Docs/R1-1806878.zip" TargetMode="External"/><Relationship Id="rId679" Type="http://schemas.openxmlformats.org/officeDocument/2006/relationships/image" Target="media/image20.wmf"/><Relationship Id="rId886" Type="http://schemas.openxmlformats.org/officeDocument/2006/relationships/hyperlink" Target="../Docs/R1-1806706.zip" TargetMode="External"/><Relationship Id="rId2567" Type="http://schemas.openxmlformats.org/officeDocument/2006/relationships/hyperlink" Target="../Docs/R1-1807822.zip" TargetMode="External"/><Relationship Id="rId2" Type="http://schemas.microsoft.com/office/2006/relationships/keyMapCustomizations" Target="customizations.xml"/><Relationship Id="rId441" Type="http://schemas.openxmlformats.org/officeDocument/2006/relationships/hyperlink" Target="../Docs/R1-1806490.zip" TargetMode="External"/><Relationship Id="rId539" Type="http://schemas.openxmlformats.org/officeDocument/2006/relationships/hyperlink" Target="../Docs/R1-1807429.zip" TargetMode="External"/><Relationship Id="rId746" Type="http://schemas.openxmlformats.org/officeDocument/2006/relationships/image" Target="media/image33.wmf"/><Relationship Id="rId1071" Type="http://schemas.openxmlformats.org/officeDocument/2006/relationships/hyperlink" Target="../Docs/R1-1807782.zip" TargetMode="External"/><Relationship Id="rId1169" Type="http://schemas.openxmlformats.org/officeDocument/2006/relationships/hyperlink" Target="../Docs/R1-1807192.zip" TargetMode="External"/><Relationship Id="rId1376" Type="http://schemas.openxmlformats.org/officeDocument/2006/relationships/oleObject" Target="embeddings/oleObject121.bin"/><Relationship Id="rId1583" Type="http://schemas.openxmlformats.org/officeDocument/2006/relationships/hyperlink" Target="../Docs/R1-1806799.zip" TargetMode="External"/><Relationship Id="rId2122" Type="http://schemas.openxmlformats.org/officeDocument/2006/relationships/hyperlink" Target="../Docs/R1-1806308.zip" TargetMode="External"/><Relationship Id="rId2427" Type="http://schemas.openxmlformats.org/officeDocument/2006/relationships/hyperlink" Target="../Docs/R1-1807227.zip" TargetMode="External"/><Relationship Id="rId301" Type="http://schemas.openxmlformats.org/officeDocument/2006/relationships/hyperlink" Target="../Docs/R1-1807401.zip" TargetMode="External"/><Relationship Id="rId953" Type="http://schemas.openxmlformats.org/officeDocument/2006/relationships/hyperlink" Target="../Docs/R1-1806275.zip" TargetMode="External"/><Relationship Id="rId1029" Type="http://schemas.openxmlformats.org/officeDocument/2006/relationships/hyperlink" Target="../Docs/R1-1807131.zip" TargetMode="External"/><Relationship Id="rId1236" Type="http://schemas.openxmlformats.org/officeDocument/2006/relationships/image" Target="media/image86.wmf"/><Relationship Id="rId1790" Type="http://schemas.openxmlformats.org/officeDocument/2006/relationships/hyperlink" Target="../Docs/R1-1806898.zip" TargetMode="External"/><Relationship Id="rId1888" Type="http://schemas.openxmlformats.org/officeDocument/2006/relationships/hyperlink" Target="../Docs/R1-1806743.zip" TargetMode="External"/><Relationship Id="rId82" Type="http://schemas.openxmlformats.org/officeDocument/2006/relationships/hyperlink" Target="../Docs/R1-1805817.zip" TargetMode="External"/><Relationship Id="rId606" Type="http://schemas.openxmlformats.org/officeDocument/2006/relationships/hyperlink" Target="../Docs/R1-1807271.zip" TargetMode="External"/><Relationship Id="rId813" Type="http://schemas.openxmlformats.org/officeDocument/2006/relationships/image" Target="media/image38.png"/><Relationship Id="rId1443" Type="http://schemas.openxmlformats.org/officeDocument/2006/relationships/hyperlink" Target="../Docs/R1-1807637.zip" TargetMode="External"/><Relationship Id="rId1650" Type="http://schemas.openxmlformats.org/officeDocument/2006/relationships/image" Target="media/image176.wmf"/><Relationship Id="rId1748" Type="http://schemas.openxmlformats.org/officeDocument/2006/relationships/hyperlink" Target="../Docs/R1-1806627.zip" TargetMode="External"/><Relationship Id="rId1303" Type="http://schemas.openxmlformats.org/officeDocument/2006/relationships/hyperlink" Target="../Docs/R1-1806974.zip" TargetMode="External"/><Relationship Id="rId1510" Type="http://schemas.openxmlformats.org/officeDocument/2006/relationships/hyperlink" Target="../Docs/R1-1806363.zip" TargetMode="External"/><Relationship Id="rId1955" Type="http://schemas.openxmlformats.org/officeDocument/2006/relationships/hyperlink" Target="../Docs/R1-1807743.zip" TargetMode="External"/><Relationship Id="rId1608" Type="http://schemas.openxmlformats.org/officeDocument/2006/relationships/hyperlink" Target="../Docs/R1-1805885.zip" TargetMode="External"/><Relationship Id="rId1815" Type="http://schemas.openxmlformats.org/officeDocument/2006/relationships/hyperlink" Target="../Docs/R1-1806949.zip" TargetMode="External"/><Relationship Id="rId189" Type="http://schemas.openxmlformats.org/officeDocument/2006/relationships/hyperlink" Target="../Docs/R1-1807297.zip" TargetMode="External"/><Relationship Id="rId396" Type="http://schemas.openxmlformats.org/officeDocument/2006/relationships/hyperlink" Target="../Docs/R1-1807579.zip" TargetMode="External"/><Relationship Id="rId2077" Type="http://schemas.openxmlformats.org/officeDocument/2006/relationships/hyperlink" Target="../Docs/R1-1806242.zip" TargetMode="External"/><Relationship Id="rId2284" Type="http://schemas.openxmlformats.org/officeDocument/2006/relationships/hyperlink" Target="../Docs/R1-1806252.zip" TargetMode="External"/><Relationship Id="rId2491" Type="http://schemas.openxmlformats.org/officeDocument/2006/relationships/hyperlink" Target="../Docs/R1-1806442.zip" TargetMode="External"/><Relationship Id="rId256" Type="http://schemas.openxmlformats.org/officeDocument/2006/relationships/hyperlink" Target="../Docs/R1-1807513.zip" TargetMode="External"/><Relationship Id="rId463" Type="http://schemas.openxmlformats.org/officeDocument/2006/relationships/hyperlink" Target="../Docs/R1-1807044.zip" TargetMode="External"/><Relationship Id="rId670" Type="http://schemas.openxmlformats.org/officeDocument/2006/relationships/hyperlink" Target="../Docs/R1-1805992.zip" TargetMode="External"/><Relationship Id="rId1093" Type="http://schemas.openxmlformats.org/officeDocument/2006/relationships/hyperlink" Target="../Docs/R1-1807210.zip" TargetMode="External"/><Relationship Id="rId2144" Type="http://schemas.openxmlformats.org/officeDocument/2006/relationships/hyperlink" Target="../Docs/R1-1806310.zip" TargetMode="External"/><Relationship Id="rId2351" Type="http://schemas.openxmlformats.org/officeDocument/2006/relationships/hyperlink" Target="../Docs/R1-1807158.zip" TargetMode="External"/><Relationship Id="rId2589" Type="http://schemas.openxmlformats.org/officeDocument/2006/relationships/hyperlink" Target="../Docs/R1-1807581.zip" TargetMode="External"/><Relationship Id="rId116" Type="http://schemas.openxmlformats.org/officeDocument/2006/relationships/hyperlink" Target="../Docs/R1-1807477.zip" TargetMode="External"/><Relationship Id="rId323" Type="http://schemas.openxmlformats.org/officeDocument/2006/relationships/hyperlink" Target="../Docs/R1-1807045.zip" TargetMode="External"/><Relationship Id="rId530" Type="http://schemas.openxmlformats.org/officeDocument/2006/relationships/hyperlink" Target="../Docs/R1-1807518.zip" TargetMode="External"/><Relationship Id="rId768" Type="http://schemas.openxmlformats.org/officeDocument/2006/relationships/hyperlink" Target="../Docs/R1-1807819.zip" TargetMode="External"/><Relationship Id="rId975" Type="http://schemas.openxmlformats.org/officeDocument/2006/relationships/hyperlink" Target="../Docs/R1-1806277.zip" TargetMode="External"/><Relationship Id="rId1160" Type="http://schemas.openxmlformats.org/officeDocument/2006/relationships/hyperlink" Target="../Docs/R1-1807128.zip" TargetMode="External"/><Relationship Id="rId1398" Type="http://schemas.openxmlformats.org/officeDocument/2006/relationships/hyperlink" Target="../Docs/R1-1806945.zip" TargetMode="External"/><Relationship Id="rId2004" Type="http://schemas.openxmlformats.org/officeDocument/2006/relationships/hyperlink" Target="../Docs/R1-1807294.zip" TargetMode="External"/><Relationship Id="rId2211" Type="http://schemas.openxmlformats.org/officeDocument/2006/relationships/hyperlink" Target="../Docs/R1-1806640.zip" TargetMode="External"/><Relationship Id="rId2449" Type="http://schemas.openxmlformats.org/officeDocument/2006/relationships/hyperlink" Target="../Docs/R1-1805930.zip" TargetMode="External"/><Relationship Id="rId628" Type="http://schemas.openxmlformats.org/officeDocument/2006/relationships/hyperlink" Target="../Docs/R1-1807486.zip" TargetMode="External"/><Relationship Id="rId835" Type="http://schemas.openxmlformats.org/officeDocument/2006/relationships/hyperlink" Target="../Docs/R1-1807274.zip" TargetMode="External"/><Relationship Id="rId1258" Type="http://schemas.openxmlformats.org/officeDocument/2006/relationships/image" Target="media/image97.wmf"/><Relationship Id="rId1465" Type="http://schemas.openxmlformats.org/officeDocument/2006/relationships/oleObject" Target="embeddings/oleObject126.bin"/><Relationship Id="rId1672" Type="http://schemas.openxmlformats.org/officeDocument/2006/relationships/hyperlink" Target="../Docs/R1-1806927.zip" TargetMode="External"/><Relationship Id="rId2309" Type="http://schemas.openxmlformats.org/officeDocument/2006/relationships/hyperlink" Target="../Docs/R1-1806797.zip" TargetMode="External"/><Relationship Id="rId2516" Type="http://schemas.openxmlformats.org/officeDocument/2006/relationships/hyperlink" Target="../Docs/R1-1806888.zip" TargetMode="External"/><Relationship Id="rId1020" Type="http://schemas.openxmlformats.org/officeDocument/2006/relationships/oleObject" Target="embeddings/oleObject55.bin"/><Relationship Id="rId1118" Type="http://schemas.openxmlformats.org/officeDocument/2006/relationships/hyperlink" Target="../Docs/R1-1806611.zip" TargetMode="External"/><Relationship Id="rId1325" Type="http://schemas.openxmlformats.org/officeDocument/2006/relationships/image" Target="media/image126.wmf"/><Relationship Id="rId1532" Type="http://schemas.openxmlformats.org/officeDocument/2006/relationships/hyperlink" Target="../Docs/R1-1805882.zip" TargetMode="External"/><Relationship Id="rId1977" Type="http://schemas.openxmlformats.org/officeDocument/2006/relationships/hyperlink" Target="../Docs/R1-1806008.zip" TargetMode="External"/><Relationship Id="rId902" Type="http://schemas.openxmlformats.org/officeDocument/2006/relationships/hyperlink" Target="../Docs/R1-1806608.zip" TargetMode="External"/><Relationship Id="rId1837" Type="http://schemas.openxmlformats.org/officeDocument/2006/relationships/hyperlink" Target="../Docs/R1-1807236.zip" TargetMode="External"/><Relationship Id="rId31" Type="http://schemas.openxmlformats.org/officeDocument/2006/relationships/hyperlink" Target="../Docs/R1-1806885.zip" TargetMode="External"/><Relationship Id="rId2099" Type="http://schemas.openxmlformats.org/officeDocument/2006/relationships/hyperlink" Target="../Docs/R1-1806373.zip" TargetMode="External"/><Relationship Id="rId180" Type="http://schemas.openxmlformats.org/officeDocument/2006/relationships/hyperlink" Target="../Docs/R1-1807317.zip" TargetMode="External"/><Relationship Id="rId278" Type="http://schemas.openxmlformats.org/officeDocument/2006/relationships/hyperlink" Target="../Docs/R1-1807509.zip" TargetMode="External"/><Relationship Id="rId1904" Type="http://schemas.openxmlformats.org/officeDocument/2006/relationships/image" Target="media/image185.wmf"/><Relationship Id="rId485" Type="http://schemas.openxmlformats.org/officeDocument/2006/relationships/hyperlink" Target="../Docs/R1-1806491.zip" TargetMode="External"/><Relationship Id="rId692" Type="http://schemas.openxmlformats.org/officeDocument/2006/relationships/hyperlink" Target="../Docs/R1-1807457.zip" TargetMode="External"/><Relationship Id="rId2166" Type="http://schemas.openxmlformats.org/officeDocument/2006/relationships/hyperlink" Target="../Docs/R1-1805915.zip" TargetMode="External"/><Relationship Id="rId2373" Type="http://schemas.openxmlformats.org/officeDocument/2006/relationships/hyperlink" Target="../Docs/R1-1807237.zip" TargetMode="External"/><Relationship Id="rId2580" Type="http://schemas.openxmlformats.org/officeDocument/2006/relationships/hyperlink" Target="../Docs/R1-1807914.zip" TargetMode="External"/><Relationship Id="rId138" Type="http://schemas.openxmlformats.org/officeDocument/2006/relationships/hyperlink" Target="../Docs/R1-1807093.zip" TargetMode="External"/><Relationship Id="rId345" Type="http://schemas.openxmlformats.org/officeDocument/2006/relationships/hyperlink" Target="../Docs/R1-1806583.zip" TargetMode="External"/><Relationship Id="rId552" Type="http://schemas.openxmlformats.org/officeDocument/2006/relationships/hyperlink" Target="../Docs/R1-1806594.zip" TargetMode="External"/><Relationship Id="rId997" Type="http://schemas.openxmlformats.org/officeDocument/2006/relationships/oleObject" Target="embeddings/oleObject36.bin"/><Relationship Id="rId1182" Type="http://schemas.openxmlformats.org/officeDocument/2006/relationships/hyperlink" Target="../Docs/R1-1807656.zip" TargetMode="External"/><Relationship Id="rId2026" Type="http://schemas.openxmlformats.org/officeDocument/2006/relationships/hyperlink" Target="../Docs/R1-1807715.zip" TargetMode="External"/><Relationship Id="rId2233" Type="http://schemas.openxmlformats.org/officeDocument/2006/relationships/hyperlink" Target="../Docs/R1-1806458.zip" TargetMode="External"/><Relationship Id="rId2440" Type="http://schemas.openxmlformats.org/officeDocument/2006/relationships/hyperlink" Target="../Docs/R1-1806322.zip" TargetMode="External"/><Relationship Id="rId205" Type="http://schemas.openxmlformats.org/officeDocument/2006/relationships/hyperlink" Target="../Docs/R1-1807562.zip" TargetMode="External"/><Relationship Id="rId412" Type="http://schemas.openxmlformats.org/officeDocument/2006/relationships/hyperlink" Target="../Docs/R1-1805850.zip" TargetMode="External"/><Relationship Id="rId857" Type="http://schemas.openxmlformats.org/officeDocument/2006/relationships/hyperlink" Target="../Docs/R1-1806272.zip" TargetMode="External"/><Relationship Id="rId1042" Type="http://schemas.openxmlformats.org/officeDocument/2006/relationships/hyperlink" Target="../Docs/R1-1806392.zip" TargetMode="External"/><Relationship Id="rId1487" Type="http://schemas.openxmlformats.org/officeDocument/2006/relationships/hyperlink" Target="../Docs/R1-1806289.zip" TargetMode="External"/><Relationship Id="rId1694" Type="http://schemas.openxmlformats.org/officeDocument/2006/relationships/hyperlink" Target="../Docs/R1-1806366.zip" TargetMode="External"/><Relationship Id="rId2300" Type="http://schemas.openxmlformats.org/officeDocument/2006/relationships/hyperlink" Target="../Docs/R1-1806253.zip" TargetMode="External"/><Relationship Id="rId2538" Type="http://schemas.openxmlformats.org/officeDocument/2006/relationships/hyperlink" Target="../Docs/R1-1805816.zip" TargetMode="External"/><Relationship Id="rId717" Type="http://schemas.openxmlformats.org/officeDocument/2006/relationships/image" Target="media/image24.wmf"/><Relationship Id="rId924" Type="http://schemas.openxmlformats.org/officeDocument/2006/relationships/oleObject" Target="embeddings/oleObject21.bin"/><Relationship Id="rId1347" Type="http://schemas.openxmlformats.org/officeDocument/2006/relationships/hyperlink" Target="../Docs/R1-1806226.zip" TargetMode="External"/><Relationship Id="rId1554" Type="http://schemas.openxmlformats.org/officeDocument/2006/relationships/hyperlink" Target="../Docs/R1-1807239.zip" TargetMode="External"/><Relationship Id="rId1761" Type="http://schemas.openxmlformats.org/officeDocument/2006/relationships/hyperlink" Target="../Docs/R1-1807640.zip" TargetMode="External"/><Relationship Id="rId1999" Type="http://schemas.openxmlformats.org/officeDocument/2006/relationships/hyperlink" Target="../Docs/R1-1806958.zip" TargetMode="External"/><Relationship Id="rId2605" Type="http://schemas.openxmlformats.org/officeDocument/2006/relationships/hyperlink" Target="../Docs/R1-1807945.zip" TargetMode="External"/><Relationship Id="rId53" Type="http://schemas.openxmlformats.org/officeDocument/2006/relationships/hyperlink" Target="../Docs/R1-1806207.zip" TargetMode="External"/><Relationship Id="rId1207" Type="http://schemas.openxmlformats.org/officeDocument/2006/relationships/hyperlink" Target="../Docs/R1-1805957.zip" TargetMode="External"/><Relationship Id="rId1414" Type="http://schemas.openxmlformats.org/officeDocument/2006/relationships/hyperlink" Target="../Docs/R1-1806806.zip" TargetMode="External"/><Relationship Id="rId1621" Type="http://schemas.openxmlformats.org/officeDocument/2006/relationships/hyperlink" Target="../Docs/R1-1807234.zip" TargetMode="External"/><Relationship Id="rId1859" Type="http://schemas.openxmlformats.org/officeDocument/2006/relationships/hyperlink" Target="../Docs/R1-1807405.zip" TargetMode="External"/><Relationship Id="rId1719" Type="http://schemas.openxmlformats.org/officeDocument/2006/relationships/hyperlink" Target="../Docs/R1-1806134.zip" TargetMode="External"/><Relationship Id="rId1926" Type="http://schemas.openxmlformats.org/officeDocument/2006/relationships/hyperlink" Target="../Docs/R1-1807896.zip" TargetMode="External"/><Relationship Id="rId2090" Type="http://schemas.openxmlformats.org/officeDocument/2006/relationships/hyperlink" Target="../Docs/R1-1806081.zip" TargetMode="External"/><Relationship Id="rId2188" Type="http://schemas.openxmlformats.org/officeDocument/2006/relationships/image" Target="media/image189.wmf"/><Relationship Id="rId2395" Type="http://schemas.openxmlformats.org/officeDocument/2006/relationships/hyperlink" Target="../Docs/R1-1806321.zip" TargetMode="External"/><Relationship Id="rId367" Type="http://schemas.openxmlformats.org/officeDocument/2006/relationships/hyperlink" Target="../Docs/R1-1807422.zip" TargetMode="External"/><Relationship Id="rId574" Type="http://schemas.openxmlformats.org/officeDocument/2006/relationships/hyperlink" Target="../Docs/R1-1807467.zip" TargetMode="External"/><Relationship Id="rId2048" Type="http://schemas.openxmlformats.org/officeDocument/2006/relationships/hyperlink" Target="../Docs/R1-1807673.zip" TargetMode="External"/><Relationship Id="rId2255" Type="http://schemas.openxmlformats.org/officeDocument/2006/relationships/hyperlink" Target="../Docs/R1-1806758.zip" TargetMode="External"/><Relationship Id="rId227" Type="http://schemas.openxmlformats.org/officeDocument/2006/relationships/hyperlink" Target="../Docs/R1-1807212.zip" TargetMode="External"/><Relationship Id="rId781" Type="http://schemas.openxmlformats.org/officeDocument/2006/relationships/hyperlink" Target="../Docs/R1-1807172.zip" TargetMode="External"/><Relationship Id="rId879" Type="http://schemas.openxmlformats.org/officeDocument/2006/relationships/hyperlink" Target="../Docs/R1-1805946.zip" TargetMode="External"/><Relationship Id="rId2462" Type="http://schemas.openxmlformats.org/officeDocument/2006/relationships/hyperlink" Target="../Docs/R1-1806117.zip" TargetMode="External"/><Relationship Id="rId434" Type="http://schemas.openxmlformats.org/officeDocument/2006/relationships/hyperlink" Target="../Docs/R1-1807104.zip" TargetMode="External"/><Relationship Id="rId641" Type="http://schemas.openxmlformats.org/officeDocument/2006/relationships/hyperlink" Target="../Docs/R1-1805993.zip" TargetMode="External"/><Relationship Id="rId739" Type="http://schemas.openxmlformats.org/officeDocument/2006/relationships/image" Target="media/image26.wmf"/><Relationship Id="rId1064" Type="http://schemas.openxmlformats.org/officeDocument/2006/relationships/hyperlink" Target="../Docs/R1-1806943.zip" TargetMode="External"/><Relationship Id="rId1271" Type="http://schemas.openxmlformats.org/officeDocument/2006/relationships/oleObject" Target="embeddings/oleObject88.bin"/><Relationship Id="rId1369" Type="http://schemas.openxmlformats.org/officeDocument/2006/relationships/oleObject" Target="embeddings/oleObject117.bin"/><Relationship Id="rId1576" Type="http://schemas.openxmlformats.org/officeDocument/2006/relationships/hyperlink" Target="../Docs/R1-1806293.zip" TargetMode="External"/><Relationship Id="rId2115" Type="http://schemas.openxmlformats.org/officeDocument/2006/relationships/hyperlink" Target="../Docs/R1-1807024.zip" TargetMode="External"/><Relationship Id="rId2322" Type="http://schemas.openxmlformats.org/officeDocument/2006/relationships/hyperlink" Target="../Docs/R1-1805920.zip" TargetMode="External"/><Relationship Id="rId501" Type="http://schemas.openxmlformats.org/officeDocument/2006/relationships/hyperlink" Target="../Docs/R1-1807561.zip" TargetMode="External"/><Relationship Id="rId946" Type="http://schemas.openxmlformats.org/officeDocument/2006/relationships/hyperlink" Target="../Docs/R1-1807785.zip" TargetMode="External"/><Relationship Id="rId1131" Type="http://schemas.openxmlformats.org/officeDocument/2006/relationships/hyperlink" Target="../Docs/R1-1807720.zip" TargetMode="External"/><Relationship Id="rId1229" Type="http://schemas.openxmlformats.org/officeDocument/2006/relationships/oleObject" Target="embeddings/oleObject70.bin"/><Relationship Id="rId1783" Type="http://schemas.openxmlformats.org/officeDocument/2006/relationships/hyperlink" Target="../Docs/R1-1806071.zip" TargetMode="External"/><Relationship Id="rId1990" Type="http://schemas.openxmlformats.org/officeDocument/2006/relationships/hyperlink" Target="../Docs/R1-1806179.zip" TargetMode="External"/><Relationship Id="rId75" Type="http://schemas.openxmlformats.org/officeDocument/2006/relationships/hyperlink" Target="../Docs/R1-1807814.zip" TargetMode="External"/><Relationship Id="rId806" Type="http://schemas.openxmlformats.org/officeDocument/2006/relationships/hyperlink" Target="../Docs/R1-1806875.zip" TargetMode="External"/><Relationship Id="rId1436" Type="http://schemas.openxmlformats.org/officeDocument/2006/relationships/hyperlink" Target="../Docs/R1-1806236.zip" TargetMode="External"/><Relationship Id="rId1643" Type="http://schemas.openxmlformats.org/officeDocument/2006/relationships/image" Target="media/image169.wmf"/><Relationship Id="rId1850" Type="http://schemas.openxmlformats.org/officeDocument/2006/relationships/hyperlink" Target="../Docs/R1-1806887.zip" TargetMode="External"/><Relationship Id="rId1503" Type="http://schemas.openxmlformats.org/officeDocument/2006/relationships/hyperlink" Target="../Docs/R1-1807676.zip" TargetMode="External"/><Relationship Id="rId1710" Type="http://schemas.openxmlformats.org/officeDocument/2006/relationships/hyperlink" Target="../Docs/R1-1807307.zip" TargetMode="External"/><Relationship Id="rId1948" Type="http://schemas.openxmlformats.org/officeDocument/2006/relationships/hyperlink" Target="../Docs/R1-1806137.zip" TargetMode="External"/><Relationship Id="rId291" Type="http://schemas.openxmlformats.org/officeDocument/2006/relationships/hyperlink" Target="../Docs/R1-1807503.zip" TargetMode="External"/><Relationship Id="rId1808" Type="http://schemas.openxmlformats.org/officeDocument/2006/relationships/hyperlink" Target="../Docs/R1-1806390.zip" TargetMode="External"/><Relationship Id="rId151" Type="http://schemas.openxmlformats.org/officeDocument/2006/relationships/hyperlink" Target="../Docs/R1-1807547.zip" TargetMode="External"/><Relationship Id="rId389" Type="http://schemas.openxmlformats.org/officeDocument/2006/relationships/hyperlink" Target="../Docs/R1-1807556.zip" TargetMode="External"/><Relationship Id="rId596" Type="http://schemas.openxmlformats.org/officeDocument/2006/relationships/hyperlink" Target="../Docs/R1-1807489.zip" TargetMode="External"/><Relationship Id="rId2277" Type="http://schemas.openxmlformats.org/officeDocument/2006/relationships/hyperlink" Target="../Docs/R1-1807081.zip" TargetMode="External"/><Relationship Id="rId2484" Type="http://schemas.openxmlformats.org/officeDocument/2006/relationships/hyperlink" Target="../Docs/R1-1806435.zip" TargetMode="External"/><Relationship Id="rId249" Type="http://schemas.openxmlformats.org/officeDocument/2006/relationships/hyperlink" Target="../Docs/R1-1807318.zip" TargetMode="External"/><Relationship Id="rId456" Type="http://schemas.openxmlformats.org/officeDocument/2006/relationships/hyperlink" Target="../Docs/R1-1807106.zip" TargetMode="External"/><Relationship Id="rId663" Type="http://schemas.openxmlformats.org/officeDocument/2006/relationships/hyperlink" Target="../Docs/R1-1807495.zip" TargetMode="External"/><Relationship Id="rId870" Type="http://schemas.openxmlformats.org/officeDocument/2006/relationships/hyperlink" Target="../Docs/R1-1807628.zip" TargetMode="External"/><Relationship Id="rId1086" Type="http://schemas.openxmlformats.org/officeDocument/2006/relationships/hyperlink" Target="../Docs/R1-1806840.zip" TargetMode="External"/><Relationship Id="rId1293" Type="http://schemas.openxmlformats.org/officeDocument/2006/relationships/image" Target="media/image118.wmf"/><Relationship Id="rId2137" Type="http://schemas.openxmlformats.org/officeDocument/2006/relationships/hyperlink" Target="../Docs/R1-1805912.zip" TargetMode="External"/><Relationship Id="rId2344" Type="http://schemas.openxmlformats.org/officeDocument/2006/relationships/hyperlink" Target="../Docs/R1-1806464.zip" TargetMode="External"/><Relationship Id="rId2551" Type="http://schemas.openxmlformats.org/officeDocument/2006/relationships/hyperlink" Target="../Docs/R1-1807614.zip" TargetMode="External"/><Relationship Id="rId109" Type="http://schemas.openxmlformats.org/officeDocument/2006/relationships/hyperlink" Target="../Docs/R1-1807424.zip" TargetMode="External"/><Relationship Id="rId316" Type="http://schemas.openxmlformats.org/officeDocument/2006/relationships/hyperlink" Target="../Docs/R1-1806350.zip" TargetMode="External"/><Relationship Id="rId523" Type="http://schemas.openxmlformats.org/officeDocument/2006/relationships/hyperlink" Target="../Docs/R1-1805858.zip" TargetMode="External"/><Relationship Id="rId968" Type="http://schemas.openxmlformats.org/officeDocument/2006/relationships/hyperlink" Target="../Docs/R1-1807337.zip" TargetMode="External"/><Relationship Id="rId1153" Type="http://schemas.openxmlformats.org/officeDocument/2006/relationships/hyperlink" Target="../Docs/R1-1806720.zip" TargetMode="External"/><Relationship Id="rId1598" Type="http://schemas.openxmlformats.org/officeDocument/2006/relationships/oleObject" Target="embeddings/oleObject133.bin"/><Relationship Id="rId2204" Type="http://schemas.openxmlformats.org/officeDocument/2006/relationships/hyperlink" Target="../Docs/R1-1806028.zip" TargetMode="External"/><Relationship Id="rId97" Type="http://schemas.openxmlformats.org/officeDocument/2006/relationships/hyperlink" Target="../Docs/R1-1807432.zip" TargetMode="External"/><Relationship Id="rId730" Type="http://schemas.openxmlformats.org/officeDocument/2006/relationships/hyperlink" Target="../Docs/R1-1806830.zip" TargetMode="External"/><Relationship Id="rId828" Type="http://schemas.openxmlformats.org/officeDocument/2006/relationships/hyperlink" Target="../Docs/R1-1806424.zip" TargetMode="External"/><Relationship Id="rId1013" Type="http://schemas.openxmlformats.org/officeDocument/2006/relationships/oleObject" Target="embeddings/oleObject49.bin"/><Relationship Id="rId1360" Type="http://schemas.openxmlformats.org/officeDocument/2006/relationships/hyperlink" Target="../Docs/R1-1807722.zip" TargetMode="External"/><Relationship Id="rId1458" Type="http://schemas.openxmlformats.org/officeDocument/2006/relationships/hyperlink" Target="../Docs/R1-1807413.zip" TargetMode="External"/><Relationship Id="rId1665" Type="http://schemas.openxmlformats.org/officeDocument/2006/relationships/hyperlink" Target="../Docs/R1-1806521.zip" TargetMode="External"/><Relationship Id="rId1872" Type="http://schemas.openxmlformats.org/officeDocument/2006/relationships/hyperlink" Target="../Docs/R1-1807865.zip" TargetMode="External"/><Relationship Id="rId2411" Type="http://schemas.openxmlformats.org/officeDocument/2006/relationships/hyperlink" Target="../Docs/R1-1806375.zip" TargetMode="External"/><Relationship Id="rId2509" Type="http://schemas.openxmlformats.org/officeDocument/2006/relationships/hyperlink" Target="../Docs/R1-1807289.zip" TargetMode="External"/><Relationship Id="rId1220" Type="http://schemas.openxmlformats.org/officeDocument/2006/relationships/image" Target="media/image78.wmf"/><Relationship Id="rId1318" Type="http://schemas.openxmlformats.org/officeDocument/2006/relationships/image" Target="media/image123.wmf"/><Relationship Id="rId1525" Type="http://schemas.openxmlformats.org/officeDocument/2006/relationships/hyperlink" Target="../Docs/R1-1807702.zip" TargetMode="External"/><Relationship Id="rId1732" Type="http://schemas.openxmlformats.org/officeDocument/2006/relationships/hyperlink" Target="../Docs/R1-1807736.zip" TargetMode="External"/><Relationship Id="rId24" Type="http://schemas.openxmlformats.org/officeDocument/2006/relationships/hyperlink" Target="../Docs/R1-1806389.zip" TargetMode="External"/><Relationship Id="rId2299" Type="http://schemas.openxmlformats.org/officeDocument/2006/relationships/hyperlink" Target="../Docs/R1-1806108.zip" TargetMode="External"/><Relationship Id="rId173" Type="http://schemas.openxmlformats.org/officeDocument/2006/relationships/hyperlink" Target="../Docs/R1-1807487.zip" TargetMode="External"/><Relationship Id="rId380" Type="http://schemas.openxmlformats.org/officeDocument/2006/relationships/hyperlink" Target="../Docs/R1-1806998.zip" TargetMode="External"/><Relationship Id="rId2061" Type="http://schemas.openxmlformats.org/officeDocument/2006/relationships/hyperlink" Target="../Docs/R1-1806305.zip" TargetMode="External"/><Relationship Id="rId240" Type="http://schemas.openxmlformats.org/officeDocument/2006/relationships/hyperlink" Target="../Docs/R1-1807312.zip" TargetMode="External"/><Relationship Id="rId478" Type="http://schemas.openxmlformats.org/officeDocument/2006/relationships/hyperlink" Target="../Docs/R1-1807575.zip" TargetMode="External"/><Relationship Id="rId685" Type="http://schemas.openxmlformats.org/officeDocument/2006/relationships/hyperlink" Target="../Docs/R1-1807504.zip" TargetMode="External"/><Relationship Id="rId892" Type="http://schemas.openxmlformats.org/officeDocument/2006/relationships/hyperlink" Target="../Docs/R1-1807629.zip" TargetMode="External"/><Relationship Id="rId2159" Type="http://schemas.openxmlformats.org/officeDocument/2006/relationships/hyperlink" Target="../Docs/R1-1806178.zip" TargetMode="External"/><Relationship Id="rId2366" Type="http://schemas.openxmlformats.org/officeDocument/2006/relationships/hyperlink" Target="../Docs/R1-1807392.zip" TargetMode="External"/><Relationship Id="rId2573" Type="http://schemas.openxmlformats.org/officeDocument/2006/relationships/hyperlink" Target="../Docs/R1-1807934.zip" TargetMode="External"/><Relationship Id="rId100" Type="http://schemas.openxmlformats.org/officeDocument/2006/relationships/hyperlink" Target="../Docs/R1-1807089.zip" TargetMode="External"/><Relationship Id="rId338" Type="http://schemas.openxmlformats.org/officeDocument/2006/relationships/oleObject" Target="embeddings/oleObject3.bin"/><Relationship Id="rId545" Type="http://schemas.openxmlformats.org/officeDocument/2006/relationships/hyperlink" Target="../Docs/R1-1806593.zip" TargetMode="External"/><Relationship Id="rId752" Type="http://schemas.openxmlformats.org/officeDocument/2006/relationships/hyperlink" Target="../Docs/R1-1806601.zip" TargetMode="External"/><Relationship Id="rId1175" Type="http://schemas.openxmlformats.org/officeDocument/2006/relationships/hyperlink" Target="../Docs/R1-1805956.zip" TargetMode="External"/><Relationship Id="rId1382" Type="http://schemas.openxmlformats.org/officeDocument/2006/relationships/image" Target="media/image142.wmf"/><Relationship Id="rId2019" Type="http://schemas.openxmlformats.org/officeDocument/2006/relationships/hyperlink" Target="../Docs/R1-1806467.zip" TargetMode="External"/><Relationship Id="rId2226" Type="http://schemas.openxmlformats.org/officeDocument/2006/relationships/hyperlink" Target="../Docs/R1-1807383.zip" TargetMode="External"/><Relationship Id="rId2433" Type="http://schemas.openxmlformats.org/officeDocument/2006/relationships/hyperlink" Target="../Docs/R1-1807758.zip" TargetMode="External"/><Relationship Id="rId405" Type="http://schemas.openxmlformats.org/officeDocument/2006/relationships/hyperlink" Target="../Docs/R1-1806172.zip" TargetMode="External"/><Relationship Id="rId612" Type="http://schemas.openxmlformats.org/officeDocument/2006/relationships/hyperlink" Target="../Docs/R1-1805973.zip" TargetMode="External"/><Relationship Id="rId1035" Type="http://schemas.openxmlformats.org/officeDocument/2006/relationships/hyperlink" Target="../Docs/R1-1807797.zip" TargetMode="External"/><Relationship Id="rId1242" Type="http://schemas.openxmlformats.org/officeDocument/2006/relationships/oleObject" Target="embeddings/oleObject77.bin"/><Relationship Id="rId1687" Type="http://schemas.openxmlformats.org/officeDocument/2006/relationships/hyperlink" Target="../Docs/R1-1807751.zip" TargetMode="External"/><Relationship Id="rId1894" Type="http://schemas.openxmlformats.org/officeDocument/2006/relationships/hyperlink" Target="../Docs/R1-1807265.zip" TargetMode="External"/><Relationship Id="rId2500" Type="http://schemas.openxmlformats.org/officeDocument/2006/relationships/hyperlink" Target="../Docs/R1-1807084.zip" TargetMode="External"/><Relationship Id="rId917" Type="http://schemas.openxmlformats.org/officeDocument/2006/relationships/image" Target="media/image49.wmf"/><Relationship Id="rId1102" Type="http://schemas.openxmlformats.org/officeDocument/2006/relationships/hyperlink" Target="../Docs/R1-1807180.zip" TargetMode="External"/><Relationship Id="rId1547" Type="http://schemas.openxmlformats.org/officeDocument/2006/relationships/hyperlink" Target="../Docs/R1-1806657.zip" TargetMode="External"/><Relationship Id="rId1754" Type="http://schemas.openxmlformats.org/officeDocument/2006/relationships/hyperlink" Target="../Docs/R1-1806917.zip" TargetMode="External"/><Relationship Id="rId1961" Type="http://schemas.openxmlformats.org/officeDocument/2006/relationships/image" Target="media/image186.wmf"/><Relationship Id="rId46" Type="http://schemas.openxmlformats.org/officeDocument/2006/relationships/hyperlink" Target="../Docs/R1-1806208.zip" TargetMode="External"/><Relationship Id="rId1407" Type="http://schemas.openxmlformats.org/officeDocument/2006/relationships/hyperlink" Target="../Docs/R1-1805962.zip" TargetMode="External"/><Relationship Id="rId1614" Type="http://schemas.openxmlformats.org/officeDocument/2006/relationships/hyperlink" Target="../Docs/R1-1806667.zip" TargetMode="External"/><Relationship Id="rId1821" Type="http://schemas.openxmlformats.org/officeDocument/2006/relationships/hyperlink" Target="../Docs/R1-1807368.zip" TargetMode="External"/><Relationship Id="rId195" Type="http://schemas.openxmlformats.org/officeDocument/2006/relationships/hyperlink" Target="../Docs/R1-1807564.zip" TargetMode="External"/><Relationship Id="rId1919" Type="http://schemas.openxmlformats.org/officeDocument/2006/relationships/hyperlink" Target="../Docs/R1-1807267.zip" TargetMode="External"/><Relationship Id="rId2083" Type="http://schemas.openxmlformats.org/officeDocument/2006/relationships/hyperlink" Target="../Docs/R1-1806532.zip" TargetMode="External"/><Relationship Id="rId2290" Type="http://schemas.openxmlformats.org/officeDocument/2006/relationships/hyperlink" Target="../Docs/R1-1806796.zip" TargetMode="External"/><Relationship Id="rId2388" Type="http://schemas.openxmlformats.org/officeDocument/2006/relationships/hyperlink" Target="../Docs/R1-1806970.zip" TargetMode="External"/><Relationship Id="rId2595" Type="http://schemas.openxmlformats.org/officeDocument/2006/relationships/hyperlink" Target="../Docs/R1-1807590.zip" TargetMode="External"/><Relationship Id="rId262" Type="http://schemas.openxmlformats.org/officeDocument/2006/relationships/hyperlink" Target="../Docs/R1-1806676.zip" TargetMode="External"/><Relationship Id="rId567" Type="http://schemas.openxmlformats.org/officeDocument/2006/relationships/hyperlink" Target="../Docs/R1-1806166.zip" TargetMode="External"/><Relationship Id="rId1197" Type="http://schemas.openxmlformats.org/officeDocument/2006/relationships/image" Target="media/image73.wmf"/><Relationship Id="rId2150" Type="http://schemas.openxmlformats.org/officeDocument/2006/relationships/hyperlink" Target="../Docs/R1-1807025.zip" TargetMode="External"/><Relationship Id="rId2248" Type="http://schemas.openxmlformats.org/officeDocument/2006/relationships/hyperlink" Target="../Docs/R1-1806250.zip" TargetMode="External"/><Relationship Id="rId122" Type="http://schemas.openxmlformats.org/officeDocument/2006/relationships/hyperlink" Target="../Docs/R1-1807441.zip" TargetMode="External"/><Relationship Id="rId774" Type="http://schemas.openxmlformats.org/officeDocument/2006/relationships/hyperlink" Target="../Docs/R1-1806421.zip" TargetMode="External"/><Relationship Id="rId981" Type="http://schemas.openxmlformats.org/officeDocument/2006/relationships/hyperlink" Target="../Docs/R1-1807012.zip" TargetMode="External"/><Relationship Id="rId1057" Type="http://schemas.openxmlformats.org/officeDocument/2006/relationships/hyperlink" Target="../Docs/R1-1806393.zip" TargetMode="External"/><Relationship Id="rId2010" Type="http://schemas.openxmlformats.org/officeDocument/2006/relationships/oleObject" Target="embeddings/oleObject143.bin"/><Relationship Id="rId2455" Type="http://schemas.openxmlformats.org/officeDocument/2006/relationships/hyperlink" Target="../Docs/R1-1805936.zip" TargetMode="External"/><Relationship Id="rId427" Type="http://schemas.openxmlformats.org/officeDocument/2006/relationships/hyperlink" Target="../Docs/R1-1806174.zip" TargetMode="External"/><Relationship Id="rId634" Type="http://schemas.openxmlformats.org/officeDocument/2006/relationships/hyperlink" Target="../Docs/R1-1807303.zip" TargetMode="External"/><Relationship Id="rId841" Type="http://schemas.openxmlformats.org/officeDocument/2006/relationships/hyperlink" Target="../Docs/R1-1807706.zip" TargetMode="External"/><Relationship Id="rId1264" Type="http://schemas.openxmlformats.org/officeDocument/2006/relationships/image" Target="media/image100.wmf"/><Relationship Id="rId1471" Type="http://schemas.openxmlformats.org/officeDocument/2006/relationships/oleObject" Target="embeddings/oleObject129.bin"/><Relationship Id="rId1569" Type="http://schemas.openxmlformats.org/officeDocument/2006/relationships/hyperlink" Target="../Docs/R1-1807904.zip" TargetMode="External"/><Relationship Id="rId2108" Type="http://schemas.openxmlformats.org/officeDocument/2006/relationships/hyperlink" Target="../Docs/R1-1807023.zip" TargetMode="External"/><Relationship Id="rId2315" Type="http://schemas.openxmlformats.org/officeDocument/2006/relationships/hyperlink" Target="../Docs/R1-1807083.zip" TargetMode="External"/><Relationship Id="rId2522" Type="http://schemas.openxmlformats.org/officeDocument/2006/relationships/hyperlink" Target="../Docs/R1-1805804.zip" TargetMode="External"/><Relationship Id="rId701" Type="http://schemas.openxmlformats.org/officeDocument/2006/relationships/hyperlink" Target="../Docs/R1-1806453.zip" TargetMode="External"/><Relationship Id="rId939" Type="http://schemas.openxmlformats.org/officeDocument/2006/relationships/hyperlink" Target="../Docs/R1-1806429.zip" TargetMode="External"/><Relationship Id="rId1124" Type="http://schemas.openxmlformats.org/officeDocument/2006/relationships/hyperlink" Target="file:///C:\Users\Merias\Documents\RAN1\TSGR1_93-Korea\Docs\R1-1807146.zip" TargetMode="External"/><Relationship Id="rId1331" Type="http://schemas.openxmlformats.org/officeDocument/2006/relationships/hyperlink" Target="../Docs/R1-1805990.zip" TargetMode="External"/><Relationship Id="rId1776" Type="http://schemas.openxmlformats.org/officeDocument/2006/relationships/hyperlink" Target="../Docs/R1-1807258.zip" TargetMode="External"/><Relationship Id="rId1983" Type="http://schemas.openxmlformats.org/officeDocument/2006/relationships/hyperlink" Target="../Docs/R1-1806014.zip" TargetMode="External"/><Relationship Id="rId68" Type="http://schemas.openxmlformats.org/officeDocument/2006/relationships/hyperlink" Target="../Docs/R1-1807655.zip" TargetMode="External"/><Relationship Id="rId1429" Type="http://schemas.openxmlformats.org/officeDocument/2006/relationships/hyperlink" Target="file:///C:\Users\Merias\Documents\RAN1\TSGR1_93-Korea\Docs\R1-1807351.zip" TargetMode="External"/><Relationship Id="rId1636" Type="http://schemas.openxmlformats.org/officeDocument/2006/relationships/image" Target="media/image165.wmf"/><Relationship Id="rId1843" Type="http://schemas.openxmlformats.org/officeDocument/2006/relationships/hyperlink" Target="../Docs/R1-1807900.zip" TargetMode="External"/><Relationship Id="rId1703" Type="http://schemas.openxmlformats.org/officeDocument/2006/relationships/hyperlink" Target="../Docs/R1-1807254.zip" TargetMode="External"/><Relationship Id="rId1910" Type="http://schemas.openxmlformats.org/officeDocument/2006/relationships/hyperlink" Target="../Docs/R1-1807266.zip" TargetMode="External"/><Relationship Id="rId284" Type="http://schemas.openxmlformats.org/officeDocument/2006/relationships/hyperlink" Target="../Docs/R1-1807101.zip" TargetMode="External"/><Relationship Id="rId491" Type="http://schemas.openxmlformats.org/officeDocument/2006/relationships/hyperlink" Target="../Docs/R1-1805996.zip" TargetMode="External"/><Relationship Id="rId2172" Type="http://schemas.openxmlformats.org/officeDocument/2006/relationships/hyperlink" Target="../Docs/R1-1806311.zip" TargetMode="External"/><Relationship Id="rId144" Type="http://schemas.openxmlformats.org/officeDocument/2006/relationships/hyperlink" Target="../Docs/R1-1806909.zip" TargetMode="External"/><Relationship Id="rId589" Type="http://schemas.openxmlformats.org/officeDocument/2006/relationships/hyperlink" Target="../Docs/R1-1806200.zip" TargetMode="External"/><Relationship Id="rId796" Type="http://schemas.openxmlformats.org/officeDocument/2006/relationships/hyperlink" Target="../Docs/R1-1807888.zip" TargetMode="External"/><Relationship Id="rId2477" Type="http://schemas.openxmlformats.org/officeDocument/2006/relationships/hyperlink" Target="../Docs/R1-1806377.zip" TargetMode="External"/><Relationship Id="rId351" Type="http://schemas.openxmlformats.org/officeDocument/2006/relationships/hyperlink" Target="../Docs/R1-1805985.zip" TargetMode="External"/><Relationship Id="rId449" Type="http://schemas.openxmlformats.org/officeDocument/2006/relationships/hyperlink" Target="../Docs/R1-1805982.zip" TargetMode="External"/><Relationship Id="rId656" Type="http://schemas.openxmlformats.org/officeDocument/2006/relationships/hyperlink" Target="../Docs/R1-1806770.zip" TargetMode="External"/><Relationship Id="rId863" Type="http://schemas.openxmlformats.org/officeDocument/2006/relationships/hyperlink" Target="../Docs/R1-1806771.zip" TargetMode="External"/><Relationship Id="rId1079" Type="http://schemas.openxmlformats.org/officeDocument/2006/relationships/hyperlink" Target="../Docs/R1-1806394.zip" TargetMode="External"/><Relationship Id="rId1286" Type="http://schemas.openxmlformats.org/officeDocument/2006/relationships/image" Target="media/image113.wmf"/><Relationship Id="rId1493" Type="http://schemas.openxmlformats.org/officeDocument/2006/relationships/hyperlink" Target="../Docs/R1-1806779.zip" TargetMode="External"/><Relationship Id="rId2032" Type="http://schemas.openxmlformats.org/officeDocument/2006/relationships/hyperlink" Target="../Docs/R1-1806023.zip" TargetMode="External"/><Relationship Id="rId2337" Type="http://schemas.openxmlformats.org/officeDocument/2006/relationships/hyperlink" Target="../Docs/R1-1807390.zip" TargetMode="External"/><Relationship Id="rId2544" Type="http://schemas.openxmlformats.org/officeDocument/2006/relationships/hyperlink" Target="../Docs/R1-1805820.zip" TargetMode="External"/><Relationship Id="rId211" Type="http://schemas.openxmlformats.org/officeDocument/2006/relationships/hyperlink" Target="../Docs/R1-1807515.zip" TargetMode="External"/><Relationship Id="rId309" Type="http://schemas.openxmlformats.org/officeDocument/2006/relationships/hyperlink" Target="../Docs/R1-1807460.zip" TargetMode="External"/><Relationship Id="rId516" Type="http://schemas.openxmlformats.org/officeDocument/2006/relationships/hyperlink" Target="../Docs/R1-1806493.zip" TargetMode="External"/><Relationship Id="rId1146" Type="http://schemas.openxmlformats.org/officeDocument/2006/relationships/hyperlink" Target="../Docs/R1-1806221.zip" TargetMode="External"/><Relationship Id="rId1798" Type="http://schemas.openxmlformats.org/officeDocument/2006/relationships/hyperlink" Target="../Docs/R1-1807873.zip" TargetMode="External"/><Relationship Id="rId723" Type="http://schemas.openxmlformats.org/officeDocument/2006/relationships/hyperlink" Target="../Docs/R1-1806406.zip" TargetMode="External"/><Relationship Id="rId930" Type="http://schemas.openxmlformats.org/officeDocument/2006/relationships/oleObject" Target="embeddings/oleObject25.bin"/><Relationship Id="rId1006" Type="http://schemas.openxmlformats.org/officeDocument/2006/relationships/oleObject" Target="embeddings/oleObject42.bin"/><Relationship Id="rId1353" Type="http://schemas.openxmlformats.org/officeDocument/2006/relationships/hyperlink" Target="../Docs/R1-1806805.zip" TargetMode="External"/><Relationship Id="rId1560" Type="http://schemas.openxmlformats.org/officeDocument/2006/relationships/hyperlink" Target="../Docs/R1-1806884.zip" TargetMode="External"/><Relationship Id="rId1658" Type="http://schemas.openxmlformats.org/officeDocument/2006/relationships/hyperlink" Target="../Docs/R1-1806181.zip" TargetMode="External"/><Relationship Id="rId1865" Type="http://schemas.openxmlformats.org/officeDocument/2006/relationships/hyperlink" Target="../Docs/R1-1807004.zip" TargetMode="External"/><Relationship Id="rId2404" Type="http://schemas.openxmlformats.org/officeDocument/2006/relationships/hyperlink" Target="../Docs/R1-1807642.zip" TargetMode="External"/><Relationship Id="rId2611" Type="http://schemas.openxmlformats.org/officeDocument/2006/relationships/hyperlink" Target="../Docs/R1-1807951.zip" TargetMode="External"/><Relationship Id="rId1213" Type="http://schemas.openxmlformats.org/officeDocument/2006/relationships/hyperlink" Target="../Docs/R1-1806722.zip" TargetMode="External"/><Relationship Id="rId1420" Type="http://schemas.openxmlformats.org/officeDocument/2006/relationships/hyperlink" Target="../Docs/R1-1805961.zip" TargetMode="External"/><Relationship Id="rId1518" Type="http://schemas.openxmlformats.org/officeDocument/2006/relationships/hyperlink" Target="../Docs/R1-1806858.zip" TargetMode="External"/><Relationship Id="rId1725" Type="http://schemas.openxmlformats.org/officeDocument/2006/relationships/hyperlink" Target="../Docs/R1-1806867.zip" TargetMode="External"/><Relationship Id="rId1932" Type="http://schemas.openxmlformats.org/officeDocument/2006/relationships/hyperlink" Target="../Docs/R1-1806528.zip" TargetMode="External"/><Relationship Id="rId17" Type="http://schemas.openxmlformats.org/officeDocument/2006/relationships/hyperlink" Target="../Docs/R1-1805823.zip" TargetMode="External"/><Relationship Id="rId2194" Type="http://schemas.openxmlformats.org/officeDocument/2006/relationships/image" Target="media/image195.wmf"/><Relationship Id="rId166" Type="http://schemas.openxmlformats.org/officeDocument/2006/relationships/hyperlink" Target="../Docs/R1-1807320.zip" TargetMode="External"/><Relationship Id="rId373" Type="http://schemas.openxmlformats.org/officeDocument/2006/relationships/hyperlink" Target="../Docs/R1-1806352.zip" TargetMode="External"/><Relationship Id="rId580" Type="http://schemas.openxmlformats.org/officeDocument/2006/relationships/oleObject" Target="embeddings/oleObject10.bin"/><Relationship Id="rId2054" Type="http://schemas.openxmlformats.org/officeDocument/2006/relationships/hyperlink" Target="../Docs/R1-1805840.zip" TargetMode="External"/><Relationship Id="rId2261" Type="http://schemas.openxmlformats.org/officeDocument/2006/relationships/hyperlink" Target="../Docs/R1-1807204.zip" TargetMode="External"/><Relationship Id="rId2499" Type="http://schemas.openxmlformats.org/officeDocument/2006/relationships/hyperlink" Target="../Docs/R1-1806823.zip" TargetMode="External"/><Relationship Id="rId1" Type="http://schemas.microsoft.com/office/2006/relationships/vbaProject" Target="vbaProject.bin"/><Relationship Id="rId233" Type="http://schemas.openxmlformats.org/officeDocument/2006/relationships/hyperlink" Target="../Docs/R1-1806878.zip" TargetMode="External"/><Relationship Id="rId440" Type="http://schemas.openxmlformats.org/officeDocument/2006/relationships/hyperlink" Target="../Docs/R1-1806188.zip" TargetMode="External"/><Relationship Id="rId678" Type="http://schemas.openxmlformats.org/officeDocument/2006/relationships/image" Target="media/image19.wmf"/><Relationship Id="rId885" Type="http://schemas.openxmlformats.org/officeDocument/2006/relationships/hyperlink" Target="../Docs/R1-1806607.zip" TargetMode="External"/><Relationship Id="rId1070" Type="http://schemas.openxmlformats.org/officeDocument/2006/relationships/hyperlink" Target="../Docs/R1-1807679.zip" TargetMode="External"/><Relationship Id="rId2121" Type="http://schemas.openxmlformats.org/officeDocument/2006/relationships/hyperlink" Target="../Docs/R1-1806244.zip" TargetMode="External"/><Relationship Id="rId2359" Type="http://schemas.openxmlformats.org/officeDocument/2006/relationships/hyperlink" Target="../Docs/R1-1806413.zip" TargetMode="External"/><Relationship Id="rId2566" Type="http://schemas.openxmlformats.org/officeDocument/2006/relationships/hyperlink" Target="../Docs/R1-1807874.zip" TargetMode="External"/><Relationship Id="rId300" Type="http://schemas.openxmlformats.org/officeDocument/2006/relationships/hyperlink" Target="../Docs/R1-1807414.zip" TargetMode="External"/><Relationship Id="rId538" Type="http://schemas.openxmlformats.org/officeDocument/2006/relationships/hyperlink" Target="../Docs/R1-1807112.zip" TargetMode="External"/><Relationship Id="rId745" Type="http://schemas.openxmlformats.org/officeDocument/2006/relationships/image" Target="media/image32.wmf"/><Relationship Id="rId952" Type="http://schemas.openxmlformats.org/officeDocument/2006/relationships/hyperlink" Target="../Docs/R1-1806210.zip" TargetMode="External"/><Relationship Id="rId1168" Type="http://schemas.openxmlformats.org/officeDocument/2006/relationships/hyperlink" Target="../Docs/R1-1807191.zip" TargetMode="External"/><Relationship Id="rId1375" Type="http://schemas.openxmlformats.org/officeDocument/2006/relationships/image" Target="media/image138.wmf"/><Relationship Id="rId1582" Type="http://schemas.openxmlformats.org/officeDocument/2006/relationships/hyperlink" Target="../Docs/R1-1806733.zip" TargetMode="External"/><Relationship Id="rId2219" Type="http://schemas.openxmlformats.org/officeDocument/2006/relationships/hyperlink" Target="../Docs/R1-1806153.zip" TargetMode="External"/><Relationship Id="rId2426" Type="http://schemas.openxmlformats.org/officeDocument/2006/relationships/hyperlink" Target="../Docs/R1-1807226.zip" TargetMode="External"/><Relationship Id="rId81" Type="http://schemas.openxmlformats.org/officeDocument/2006/relationships/hyperlink" Target="../Docs/R1-1805813.zip" TargetMode="External"/><Relationship Id="rId605" Type="http://schemas.openxmlformats.org/officeDocument/2006/relationships/hyperlink" Target="../Docs/R1-1807153.zip" TargetMode="External"/><Relationship Id="rId812" Type="http://schemas.openxmlformats.org/officeDocument/2006/relationships/image" Target="media/image37.png"/><Relationship Id="rId1028" Type="http://schemas.openxmlformats.org/officeDocument/2006/relationships/hyperlink" Target="../Docs/R1-1807130.zip" TargetMode="External"/><Relationship Id="rId1235" Type="http://schemas.openxmlformats.org/officeDocument/2006/relationships/oleObject" Target="embeddings/oleObject73.bin"/><Relationship Id="rId1442" Type="http://schemas.openxmlformats.org/officeDocument/2006/relationships/image" Target="media/image144.wmf"/><Relationship Id="rId1887" Type="http://schemas.openxmlformats.org/officeDocument/2006/relationships/hyperlink" Target="../Docs/R1-1806632.zip" TargetMode="External"/><Relationship Id="rId1302" Type="http://schemas.openxmlformats.org/officeDocument/2006/relationships/hyperlink" Target="../Docs/R1-1806827.zip" TargetMode="External"/><Relationship Id="rId1747" Type="http://schemas.openxmlformats.org/officeDocument/2006/relationships/hyperlink" Target="../Docs/R1-1806626.zip" TargetMode="External"/><Relationship Id="rId1954" Type="http://schemas.openxmlformats.org/officeDocument/2006/relationships/hyperlink" Target="../Docs/R1-1807822.zip" TargetMode="External"/><Relationship Id="rId39" Type="http://schemas.openxmlformats.org/officeDocument/2006/relationships/hyperlink" Target="../Docs/R1-1807308.zip" TargetMode="External"/><Relationship Id="rId1607" Type="http://schemas.openxmlformats.org/officeDocument/2006/relationships/hyperlink" Target="../Docs/R1-1807899.zip" TargetMode="External"/><Relationship Id="rId1814" Type="http://schemas.openxmlformats.org/officeDocument/2006/relationships/hyperlink" Target="../Docs/R1-1806868.zip" TargetMode="External"/><Relationship Id="rId188" Type="http://schemas.openxmlformats.org/officeDocument/2006/relationships/hyperlink" Target="../Docs/R1-1807297.zip" TargetMode="External"/><Relationship Id="rId395" Type="http://schemas.openxmlformats.org/officeDocument/2006/relationships/hyperlink" Target="../Docs/R1-1807861.zip" TargetMode="External"/><Relationship Id="rId2076" Type="http://schemas.openxmlformats.org/officeDocument/2006/relationships/hyperlink" Target="../Docs/R1-1805908.zip" TargetMode="External"/><Relationship Id="rId2283" Type="http://schemas.openxmlformats.org/officeDocument/2006/relationships/hyperlink" Target="../Docs/R1-1806107.zip" TargetMode="External"/><Relationship Id="rId2490" Type="http://schemas.openxmlformats.org/officeDocument/2006/relationships/hyperlink" Target="../Docs/R1-1806441.zip" TargetMode="External"/><Relationship Id="rId2588" Type="http://schemas.openxmlformats.org/officeDocument/2006/relationships/hyperlink" Target="../Docs/R1-1807971.zip" TargetMode="External"/><Relationship Id="rId255" Type="http://schemas.openxmlformats.org/officeDocument/2006/relationships/hyperlink" Target="../Docs/R1-1807321.zip" TargetMode="External"/><Relationship Id="rId462" Type="http://schemas.openxmlformats.org/officeDocument/2006/relationships/hyperlink" Target="../Docs/R1-1806588.zip" TargetMode="External"/><Relationship Id="rId1092" Type="http://schemas.openxmlformats.org/officeDocument/2006/relationships/hyperlink" Target="../Docs/R1-1807184.zip" TargetMode="External"/><Relationship Id="rId1397" Type="http://schemas.openxmlformats.org/officeDocument/2006/relationships/hyperlink" Target="../Docs/R1-1806828.zip" TargetMode="External"/><Relationship Id="rId2143" Type="http://schemas.openxmlformats.org/officeDocument/2006/relationships/hyperlink" Target="../Docs/R1-1806309.zip" TargetMode="External"/><Relationship Id="rId2350" Type="http://schemas.openxmlformats.org/officeDocument/2006/relationships/hyperlink" Target="../Docs/R1-1807038.zip" TargetMode="External"/><Relationship Id="rId115" Type="http://schemas.openxmlformats.org/officeDocument/2006/relationships/hyperlink" Target="../Docs/R1-1807476.zip" TargetMode="External"/><Relationship Id="rId322" Type="http://schemas.openxmlformats.org/officeDocument/2006/relationships/hyperlink" Target="../Docs/R1-1806994.zip" TargetMode="External"/><Relationship Id="rId767" Type="http://schemas.openxmlformats.org/officeDocument/2006/relationships/hyperlink" Target="../Docs/R1-1807819.zip" TargetMode="External"/><Relationship Id="rId974" Type="http://schemas.openxmlformats.org/officeDocument/2006/relationships/hyperlink" Target="../Docs/R1-1806212.zip" TargetMode="External"/><Relationship Id="rId2003" Type="http://schemas.openxmlformats.org/officeDocument/2006/relationships/hyperlink" Target="../Docs/R1-1807228.zip" TargetMode="External"/><Relationship Id="rId2210" Type="http://schemas.openxmlformats.org/officeDocument/2006/relationships/hyperlink" Target="../Docs/R1-1806539.zip" TargetMode="External"/><Relationship Id="rId2448" Type="http://schemas.openxmlformats.org/officeDocument/2006/relationships/hyperlink" Target="../Docs/R1-1805929.zip" TargetMode="External"/><Relationship Id="rId627" Type="http://schemas.openxmlformats.org/officeDocument/2006/relationships/hyperlink" Target="../Docs/R1-1807491.zip" TargetMode="External"/><Relationship Id="rId834" Type="http://schemas.openxmlformats.org/officeDocument/2006/relationships/hyperlink" Target="../Docs/R1-1807053.zip" TargetMode="External"/><Relationship Id="rId1257" Type="http://schemas.openxmlformats.org/officeDocument/2006/relationships/oleObject" Target="embeddings/oleObject81.bin"/><Relationship Id="rId1464" Type="http://schemas.openxmlformats.org/officeDocument/2006/relationships/image" Target="media/image146.wmf"/><Relationship Id="rId1671" Type="http://schemas.openxmlformats.org/officeDocument/2006/relationships/hyperlink" Target="../Docs/R1-1806893.zip" TargetMode="External"/><Relationship Id="rId2308" Type="http://schemas.openxmlformats.org/officeDocument/2006/relationships/hyperlink" Target="../Docs/R1-1806761.zip" TargetMode="External"/><Relationship Id="rId2515" Type="http://schemas.openxmlformats.org/officeDocument/2006/relationships/hyperlink" Target="../Docs/R1-1806803.zip" TargetMode="External"/><Relationship Id="rId901" Type="http://schemas.openxmlformats.org/officeDocument/2006/relationships/hyperlink" Target="../Docs/R1-1806503.zip" TargetMode="External"/><Relationship Id="rId1117" Type="http://schemas.openxmlformats.org/officeDocument/2006/relationships/hyperlink" Target="../Docs/R1-1806508.zip" TargetMode="External"/><Relationship Id="rId1324" Type="http://schemas.openxmlformats.org/officeDocument/2006/relationships/oleObject" Target="embeddings/oleObject104.bin"/><Relationship Id="rId1531" Type="http://schemas.openxmlformats.org/officeDocument/2006/relationships/hyperlink" Target="../Docs/R1-1807903.zip" TargetMode="External"/><Relationship Id="rId1769" Type="http://schemas.openxmlformats.org/officeDocument/2006/relationships/hyperlink" Target="../Docs/R1-1806810.zip" TargetMode="External"/><Relationship Id="rId1976" Type="http://schemas.openxmlformats.org/officeDocument/2006/relationships/hyperlink" Target="../Docs/R1-1806007.zip" TargetMode="External"/><Relationship Id="rId30" Type="http://schemas.openxmlformats.org/officeDocument/2006/relationships/hyperlink" Target="../Docs/R1-1806777.zip" TargetMode="External"/><Relationship Id="rId1629" Type="http://schemas.openxmlformats.org/officeDocument/2006/relationships/oleObject" Target="embeddings/oleObject138.bin"/><Relationship Id="rId1836" Type="http://schemas.openxmlformats.org/officeDocument/2006/relationships/hyperlink" Target="../Docs/R1-1807415.zip" TargetMode="External"/><Relationship Id="rId1903" Type="http://schemas.openxmlformats.org/officeDocument/2006/relationships/image" Target="media/image184.wmf"/><Relationship Id="rId2098" Type="http://schemas.openxmlformats.org/officeDocument/2006/relationships/hyperlink" Target="../Docs/R1-1806307.zip" TargetMode="External"/><Relationship Id="rId277" Type="http://schemas.openxmlformats.org/officeDocument/2006/relationships/hyperlink" Target="../Docs/R1-1807502.zip" TargetMode="External"/><Relationship Id="rId484" Type="http://schemas.openxmlformats.org/officeDocument/2006/relationships/hyperlink" Target="../Docs/R1-1806191.zip" TargetMode="External"/><Relationship Id="rId2165" Type="http://schemas.openxmlformats.org/officeDocument/2006/relationships/hyperlink" Target="../Docs/R1-1807756.zip" TargetMode="External"/><Relationship Id="rId137" Type="http://schemas.openxmlformats.org/officeDocument/2006/relationships/hyperlink" Target="../Docs/R1-1806992.zip" TargetMode="External"/><Relationship Id="rId344" Type="http://schemas.openxmlformats.org/officeDocument/2006/relationships/hyperlink" Target="../Docs/R1-1806483.zip" TargetMode="External"/><Relationship Id="rId691" Type="http://schemas.openxmlformats.org/officeDocument/2006/relationships/hyperlink" Target="../Docs/R1-1806955.zip" TargetMode="External"/><Relationship Id="rId789" Type="http://schemas.openxmlformats.org/officeDocument/2006/relationships/hyperlink" Target="../Docs/R1-1807173.zip" TargetMode="External"/><Relationship Id="rId996" Type="http://schemas.openxmlformats.org/officeDocument/2006/relationships/image" Target="media/image60.wmf"/><Relationship Id="rId2025" Type="http://schemas.openxmlformats.org/officeDocument/2006/relationships/hyperlink" Target="../Docs/R1-1807714.zip" TargetMode="External"/><Relationship Id="rId2372" Type="http://schemas.openxmlformats.org/officeDocument/2006/relationships/hyperlink" Target="../Docs/R1-1806968.zip" TargetMode="External"/><Relationship Id="rId551" Type="http://schemas.openxmlformats.org/officeDocument/2006/relationships/hyperlink" Target="../Docs/R1-1806198.zip" TargetMode="External"/><Relationship Id="rId649" Type="http://schemas.openxmlformats.org/officeDocument/2006/relationships/hyperlink" Target="../Docs/R1-1807302.zip" TargetMode="External"/><Relationship Id="rId856" Type="http://schemas.openxmlformats.org/officeDocument/2006/relationships/hyperlink" Target="../Docs/R1-1806035.zip" TargetMode="External"/><Relationship Id="rId1181" Type="http://schemas.openxmlformats.org/officeDocument/2006/relationships/hyperlink" Target="../Docs/R1-1807345.zip" TargetMode="External"/><Relationship Id="rId1279" Type="http://schemas.openxmlformats.org/officeDocument/2006/relationships/oleObject" Target="embeddings/oleObject92.bin"/><Relationship Id="rId1486" Type="http://schemas.openxmlformats.org/officeDocument/2006/relationships/hyperlink" Target="../Docs/R1-1806142.zip" TargetMode="External"/><Relationship Id="rId2232" Type="http://schemas.openxmlformats.org/officeDocument/2006/relationships/hyperlink" Target="../Docs/R1-1806313.zip" TargetMode="External"/><Relationship Id="rId2537" Type="http://schemas.openxmlformats.org/officeDocument/2006/relationships/hyperlink" Target="../Docs/R1-1803150.zip" TargetMode="External"/><Relationship Id="rId204" Type="http://schemas.openxmlformats.org/officeDocument/2006/relationships/hyperlink" Target="../Docs/R1-1807461.zip" TargetMode="External"/><Relationship Id="rId411" Type="http://schemas.openxmlformats.org/officeDocument/2006/relationships/image" Target="media/image6.wmf"/><Relationship Id="rId509" Type="http://schemas.openxmlformats.org/officeDocument/2006/relationships/hyperlink" Target="../Docs/R1-1807109.zip" TargetMode="External"/><Relationship Id="rId1041" Type="http://schemas.openxmlformats.org/officeDocument/2006/relationships/hyperlink" Target="../Docs/R1-1806278.zip" TargetMode="External"/><Relationship Id="rId1139" Type="http://schemas.openxmlformats.org/officeDocument/2006/relationships/hyperlink" Target="../Docs/R1-1807818.zip" TargetMode="External"/><Relationship Id="rId1346" Type="http://schemas.openxmlformats.org/officeDocument/2006/relationships/hyperlink" Target="../Docs/R1-1806154.zip" TargetMode="External"/><Relationship Id="rId1693" Type="http://schemas.openxmlformats.org/officeDocument/2006/relationships/hyperlink" Target="../Docs/R1-1806298.zip" TargetMode="External"/><Relationship Id="rId1998" Type="http://schemas.openxmlformats.org/officeDocument/2006/relationships/hyperlink" Target="../Docs/R1-1806957.zip" TargetMode="External"/><Relationship Id="rId716" Type="http://schemas.openxmlformats.org/officeDocument/2006/relationships/image" Target="media/image23.wmf"/><Relationship Id="rId923" Type="http://schemas.openxmlformats.org/officeDocument/2006/relationships/image" Target="media/image52.wmf"/><Relationship Id="rId1553" Type="http://schemas.openxmlformats.org/officeDocument/2006/relationships/hyperlink" Target="../Docs/R1-1807233.zip" TargetMode="External"/><Relationship Id="rId1760" Type="http://schemas.openxmlformats.org/officeDocument/2006/relationships/hyperlink" Target="../Docs/R1-1807257.zip" TargetMode="External"/><Relationship Id="rId1858" Type="http://schemas.openxmlformats.org/officeDocument/2006/relationships/image" Target="media/image179.wmf"/><Relationship Id="rId2604" Type="http://schemas.openxmlformats.org/officeDocument/2006/relationships/hyperlink" Target="../Docs/R1-1807919.zip" TargetMode="External"/><Relationship Id="rId52" Type="http://schemas.openxmlformats.org/officeDocument/2006/relationships/hyperlink" Target="../Docs/R1-1805838.zip" TargetMode="External"/><Relationship Id="rId1206" Type="http://schemas.openxmlformats.org/officeDocument/2006/relationships/hyperlink" Target="../Docs/R1-1805831.zip" TargetMode="External"/><Relationship Id="rId1413" Type="http://schemas.openxmlformats.org/officeDocument/2006/relationships/hyperlink" Target="../Docs/R1-1806726.zip" TargetMode="External"/><Relationship Id="rId1620" Type="http://schemas.openxmlformats.org/officeDocument/2006/relationships/hyperlink" Target="../Docs/R1-1807062.zip" TargetMode="External"/><Relationship Id="rId1718" Type="http://schemas.openxmlformats.org/officeDocument/2006/relationships/hyperlink" Target="../Docs/R1-1806067.zip" TargetMode="External"/><Relationship Id="rId1925" Type="http://schemas.openxmlformats.org/officeDocument/2006/relationships/hyperlink" Target="../Docs/R1-1807890.zip" TargetMode="External"/><Relationship Id="rId299" Type="http://schemas.openxmlformats.org/officeDocument/2006/relationships/hyperlink" Target="../Docs/R1-1807535.zip" TargetMode="External"/><Relationship Id="rId2187" Type="http://schemas.openxmlformats.org/officeDocument/2006/relationships/hyperlink" Target="../Docs/R1-1807755.zip" TargetMode="External"/><Relationship Id="rId2394" Type="http://schemas.openxmlformats.org/officeDocument/2006/relationships/hyperlink" Target="../Docs/R1-1806089.zip" TargetMode="External"/><Relationship Id="rId159" Type="http://schemas.openxmlformats.org/officeDocument/2006/relationships/hyperlink" Target="../Docs/R1-1807463.zip" TargetMode="External"/><Relationship Id="rId366" Type="http://schemas.openxmlformats.org/officeDocument/2006/relationships/hyperlink" Target="../Docs/R1-1807220.zip" TargetMode="External"/><Relationship Id="rId573" Type="http://schemas.openxmlformats.org/officeDocument/2006/relationships/hyperlink" Target="../Docs/R1-1807152.zip" TargetMode="External"/><Relationship Id="rId780" Type="http://schemas.openxmlformats.org/officeDocument/2006/relationships/hyperlink" Target="../Docs/R1-1807051.zip" TargetMode="External"/><Relationship Id="rId2047" Type="http://schemas.openxmlformats.org/officeDocument/2006/relationships/hyperlink" Target="../Docs/R1-1807665.zip" TargetMode="External"/><Relationship Id="rId2254" Type="http://schemas.openxmlformats.org/officeDocument/2006/relationships/hyperlink" Target="../Docs/R1-1806642.zip" TargetMode="External"/><Relationship Id="rId2461" Type="http://schemas.openxmlformats.org/officeDocument/2006/relationships/hyperlink" Target="../Docs/R1-1806116.zip" TargetMode="External"/><Relationship Id="rId226" Type="http://schemas.openxmlformats.org/officeDocument/2006/relationships/hyperlink" Target="../Docs/R1-1807099.zip" TargetMode="External"/><Relationship Id="rId433" Type="http://schemas.openxmlformats.org/officeDocument/2006/relationships/hyperlink" Target="../Docs/R1-1806871.zip" TargetMode="External"/><Relationship Id="rId878" Type="http://schemas.openxmlformats.org/officeDocument/2006/relationships/hyperlink" Target="../Docs/R1-1805877.zip" TargetMode="External"/><Relationship Id="rId1063" Type="http://schemas.openxmlformats.org/officeDocument/2006/relationships/hyperlink" Target="../Docs/R1-1806848.zip" TargetMode="External"/><Relationship Id="rId1270" Type="http://schemas.openxmlformats.org/officeDocument/2006/relationships/image" Target="media/image103.wmf"/><Relationship Id="rId2114" Type="http://schemas.openxmlformats.org/officeDocument/2006/relationships/hyperlink" Target="../Docs/R1-1806754.zip" TargetMode="External"/><Relationship Id="rId2559" Type="http://schemas.openxmlformats.org/officeDocument/2006/relationships/hyperlink" Target="../Docs/R1-1807805.zip" TargetMode="External"/><Relationship Id="rId640" Type="http://schemas.openxmlformats.org/officeDocument/2006/relationships/hyperlink" Target="../Docs/R1-1805867.zip" TargetMode="External"/><Relationship Id="rId738" Type="http://schemas.openxmlformats.org/officeDocument/2006/relationships/image" Target="media/image25.wmf"/><Relationship Id="rId945" Type="http://schemas.openxmlformats.org/officeDocument/2006/relationships/hyperlink" Target="../Docs/R1-1807336.zip" TargetMode="External"/><Relationship Id="rId1368" Type="http://schemas.openxmlformats.org/officeDocument/2006/relationships/oleObject" Target="embeddings/oleObject116.bin"/><Relationship Id="rId1575" Type="http://schemas.openxmlformats.org/officeDocument/2006/relationships/hyperlink" Target="../Docs/R1-1806180.zip" TargetMode="External"/><Relationship Id="rId1782" Type="http://schemas.openxmlformats.org/officeDocument/2006/relationships/hyperlink" Target="../Docs/R1-1807646.zip" TargetMode="External"/><Relationship Id="rId2321" Type="http://schemas.openxmlformats.org/officeDocument/2006/relationships/hyperlink" Target="../Docs/R1-1807389.zip" TargetMode="External"/><Relationship Id="rId2419" Type="http://schemas.openxmlformats.org/officeDocument/2006/relationships/hyperlink" Target="../Docs/R1-1806662.zip" TargetMode="External"/><Relationship Id="rId74" Type="http://schemas.openxmlformats.org/officeDocument/2006/relationships/hyperlink" Target="../Docs/R1-1807048.zip" TargetMode="External"/><Relationship Id="rId500" Type="http://schemas.openxmlformats.org/officeDocument/2006/relationships/hyperlink" Target="../Docs/R1-1807472.zip" TargetMode="External"/><Relationship Id="rId805" Type="http://schemas.openxmlformats.org/officeDocument/2006/relationships/hyperlink" Target="../Docs/R1-1806785.zip" TargetMode="External"/><Relationship Id="rId1130" Type="http://schemas.openxmlformats.org/officeDocument/2006/relationships/hyperlink" Target="../Docs/R1-1807808.zip" TargetMode="External"/><Relationship Id="rId1228" Type="http://schemas.openxmlformats.org/officeDocument/2006/relationships/image" Target="media/image82.wmf"/><Relationship Id="rId1435" Type="http://schemas.openxmlformats.org/officeDocument/2006/relationships/hyperlink" Target="../Docs/R1-1806235.zip" TargetMode="External"/><Relationship Id="rId1642" Type="http://schemas.openxmlformats.org/officeDocument/2006/relationships/image" Target="media/image168.wmf"/><Relationship Id="rId1947" Type="http://schemas.openxmlformats.org/officeDocument/2006/relationships/hyperlink" Target="../Docs/R1-1806004.zip" TargetMode="External"/><Relationship Id="rId1502" Type="http://schemas.openxmlformats.org/officeDocument/2006/relationships/hyperlink" Target="../Docs/R1-1807674.zip" TargetMode="External"/><Relationship Id="rId1807" Type="http://schemas.openxmlformats.org/officeDocument/2006/relationships/hyperlink" Target="../Docs/R1-1806300.zip" TargetMode="External"/><Relationship Id="rId290" Type="http://schemas.openxmlformats.org/officeDocument/2006/relationships/hyperlink" Target="../Docs/R1-1807493.zip" TargetMode="External"/><Relationship Id="rId388" Type="http://schemas.openxmlformats.org/officeDocument/2006/relationships/hyperlink" Target="../Docs/R1-1807568.zip" TargetMode="External"/><Relationship Id="rId2069" Type="http://schemas.openxmlformats.org/officeDocument/2006/relationships/hyperlink" Target="../Docs/R1-1806979.zip" TargetMode="External"/><Relationship Id="rId150" Type="http://schemas.openxmlformats.org/officeDocument/2006/relationships/hyperlink" Target="../Docs/R1-1807541.zip" TargetMode="External"/><Relationship Id="rId595" Type="http://schemas.openxmlformats.org/officeDocument/2006/relationships/hyperlink" Target="../Docs/R1-1807527.zip" TargetMode="External"/><Relationship Id="rId2276" Type="http://schemas.openxmlformats.org/officeDocument/2006/relationships/hyperlink" Target="../Docs/R1-1806988.zip" TargetMode="External"/><Relationship Id="rId2483" Type="http://schemas.openxmlformats.org/officeDocument/2006/relationships/hyperlink" Target="../Docs/R1-1806434.zip" TargetMode="External"/><Relationship Id="rId248" Type="http://schemas.openxmlformats.org/officeDocument/2006/relationships/hyperlink" Target="../Docs/R1-1807514.zip" TargetMode="External"/><Relationship Id="rId455" Type="http://schemas.openxmlformats.org/officeDocument/2006/relationships/hyperlink" Target="../Docs/R1-1806938.zip" TargetMode="External"/><Relationship Id="rId662" Type="http://schemas.openxmlformats.org/officeDocument/2006/relationships/hyperlink" Target="../Docs/R1-1807456.zip" TargetMode="External"/><Relationship Id="rId1085" Type="http://schemas.openxmlformats.org/officeDocument/2006/relationships/hyperlink" Target="../Docs/R1-1806788.zip" TargetMode="External"/><Relationship Id="rId1292" Type="http://schemas.openxmlformats.org/officeDocument/2006/relationships/oleObject" Target="embeddings/oleObject95.bin"/><Relationship Id="rId2136" Type="http://schemas.openxmlformats.org/officeDocument/2006/relationships/hyperlink" Target="../Docs/R1-1805911.zip" TargetMode="External"/><Relationship Id="rId2343" Type="http://schemas.openxmlformats.org/officeDocument/2006/relationships/hyperlink" Target="../Docs/R1-1806346.zip" TargetMode="External"/><Relationship Id="rId2550" Type="http://schemas.openxmlformats.org/officeDocument/2006/relationships/hyperlink" Target="../Docs/R1-1806456.zip" TargetMode="External"/><Relationship Id="rId108" Type="http://schemas.openxmlformats.org/officeDocument/2006/relationships/hyperlink" Target="../Docs/R1-1807423.zip" TargetMode="External"/><Relationship Id="rId315" Type="http://schemas.openxmlformats.org/officeDocument/2006/relationships/hyperlink" Target="../Docs/R1-1806262.zip" TargetMode="External"/><Relationship Id="rId522" Type="http://schemas.openxmlformats.org/officeDocument/2006/relationships/hyperlink" Target="../Docs/R1-1807512.zip" TargetMode="External"/><Relationship Id="rId967" Type="http://schemas.openxmlformats.org/officeDocument/2006/relationships/hyperlink" Target="../Docs/R1-1807181.zip" TargetMode="External"/><Relationship Id="rId1152" Type="http://schemas.openxmlformats.org/officeDocument/2006/relationships/hyperlink" Target="../Docs/R1-1806719.zip" TargetMode="External"/><Relationship Id="rId1597" Type="http://schemas.openxmlformats.org/officeDocument/2006/relationships/image" Target="media/image155.wmf"/><Relationship Id="rId2203" Type="http://schemas.openxmlformats.org/officeDocument/2006/relationships/hyperlink" Target="../Docs/R1-1805914.zip" TargetMode="External"/><Relationship Id="rId2410" Type="http://schemas.openxmlformats.org/officeDocument/2006/relationships/hyperlink" Target="../Docs/R1-1806025.zip" TargetMode="External"/><Relationship Id="rId96" Type="http://schemas.openxmlformats.org/officeDocument/2006/relationships/hyperlink" Target="../Docs/R1-1807088.zip" TargetMode="External"/><Relationship Id="rId827" Type="http://schemas.openxmlformats.org/officeDocument/2006/relationships/hyperlink" Target="../Docs/R1-1806357.zip" TargetMode="External"/><Relationship Id="rId1012" Type="http://schemas.openxmlformats.org/officeDocument/2006/relationships/oleObject" Target="embeddings/oleObject48.bin"/><Relationship Id="rId1457" Type="http://schemas.openxmlformats.org/officeDocument/2006/relationships/hyperlink" Target="../Docs/R1-1807246.zip" TargetMode="External"/><Relationship Id="rId1664" Type="http://schemas.openxmlformats.org/officeDocument/2006/relationships/hyperlink" Target="../Docs/R1-1806401.zip" TargetMode="External"/><Relationship Id="rId1871" Type="http://schemas.openxmlformats.org/officeDocument/2006/relationships/hyperlink" Target="../Docs/R1-1807693.zip" TargetMode="External"/><Relationship Id="rId2508" Type="http://schemas.openxmlformats.org/officeDocument/2006/relationships/hyperlink" Target="../Docs/R1-1807288.zip" TargetMode="External"/><Relationship Id="rId1317" Type="http://schemas.openxmlformats.org/officeDocument/2006/relationships/oleObject" Target="embeddings/oleObject100.bin"/><Relationship Id="rId1524" Type="http://schemas.openxmlformats.org/officeDocument/2006/relationships/hyperlink" Target="../Docs/R1-1807645.zip" TargetMode="External"/><Relationship Id="rId1731" Type="http://schemas.openxmlformats.org/officeDocument/2006/relationships/hyperlink" Target="../Docs/R1-1807652.zip" TargetMode="External"/><Relationship Id="rId1969" Type="http://schemas.openxmlformats.org/officeDocument/2006/relationships/hyperlink" Target="../Docs/R1-1806409.zip" TargetMode="External"/><Relationship Id="rId23" Type="http://schemas.openxmlformats.org/officeDocument/2006/relationships/hyperlink" Target="../Docs/R1-1806388.zip" TargetMode="External"/><Relationship Id="rId1829" Type="http://schemas.openxmlformats.org/officeDocument/2006/relationships/hyperlink" Target="../Docs/R1-1806301.zip" TargetMode="External"/><Relationship Id="rId2298" Type="http://schemas.openxmlformats.org/officeDocument/2006/relationships/hyperlink" Target="../Docs/R1-1806086.zip" TargetMode="External"/><Relationship Id="rId172" Type="http://schemas.openxmlformats.org/officeDocument/2006/relationships/hyperlink" Target="../Docs/R1-1807095.zip" TargetMode="External"/><Relationship Id="rId477" Type="http://schemas.openxmlformats.org/officeDocument/2006/relationships/hyperlink" Target="../Docs/R1-1807574.zip" TargetMode="External"/><Relationship Id="rId684" Type="http://schemas.openxmlformats.org/officeDocument/2006/relationships/hyperlink" Target="../Docs/R1-1807501.zip" TargetMode="External"/><Relationship Id="rId2060" Type="http://schemas.openxmlformats.org/officeDocument/2006/relationships/hyperlink" Target="../Docs/R1-1806241.zip" TargetMode="External"/><Relationship Id="rId2158" Type="http://schemas.openxmlformats.org/officeDocument/2006/relationships/hyperlink" Target="http://www.3gpp.org/ftp/tsg_ran/TSG_RAN/TSGR_75/Docs/RP-170837.zip" TargetMode="External"/><Relationship Id="rId2365" Type="http://schemas.openxmlformats.org/officeDocument/2006/relationships/hyperlink" Target="../Docs/R1-1807039.zip" TargetMode="External"/><Relationship Id="rId337" Type="http://schemas.openxmlformats.org/officeDocument/2006/relationships/image" Target="media/image5.wmf"/><Relationship Id="rId891" Type="http://schemas.openxmlformats.org/officeDocument/2006/relationships/hyperlink" Target="../Docs/R1-1807334.zip" TargetMode="External"/><Relationship Id="rId989" Type="http://schemas.openxmlformats.org/officeDocument/2006/relationships/image" Target="media/image58.wmf"/><Relationship Id="rId2018" Type="http://schemas.openxmlformats.org/officeDocument/2006/relationships/hyperlink" Target="../Docs/R1-1806155.zip" TargetMode="External"/><Relationship Id="rId2572" Type="http://schemas.openxmlformats.org/officeDocument/2006/relationships/hyperlink" Target="../Docs/R1-1807592.zip" TargetMode="External"/><Relationship Id="rId544" Type="http://schemas.openxmlformats.org/officeDocument/2006/relationships/hyperlink" Target="../Docs/R1-1806197.zip" TargetMode="External"/><Relationship Id="rId751" Type="http://schemas.openxmlformats.org/officeDocument/2006/relationships/hyperlink" Target="../Docs/R1-1806420.zip" TargetMode="External"/><Relationship Id="rId849" Type="http://schemas.openxmlformats.org/officeDocument/2006/relationships/hyperlink" Target="../Docs/R1-1807766.zip" TargetMode="External"/><Relationship Id="rId1174" Type="http://schemas.openxmlformats.org/officeDocument/2006/relationships/hyperlink" Target="../Docs/R1-1807657.zip" TargetMode="External"/><Relationship Id="rId1381" Type="http://schemas.openxmlformats.org/officeDocument/2006/relationships/oleObject" Target="embeddings/oleObject123.bin"/><Relationship Id="rId1479" Type="http://schemas.openxmlformats.org/officeDocument/2006/relationships/hyperlink" Target="../Docs/R1-1807901.zip" TargetMode="External"/><Relationship Id="rId1686" Type="http://schemas.openxmlformats.org/officeDocument/2006/relationships/hyperlink" Target="../Docs/R1-1807697.zip" TargetMode="External"/><Relationship Id="rId2225" Type="http://schemas.openxmlformats.org/officeDocument/2006/relationships/hyperlink" Target="../Docs/R1-1807701.zip" TargetMode="External"/><Relationship Id="rId2432" Type="http://schemas.openxmlformats.org/officeDocument/2006/relationships/hyperlink" Target="../Docs/R1-1807758.zip" TargetMode="External"/><Relationship Id="rId404" Type="http://schemas.openxmlformats.org/officeDocument/2006/relationships/hyperlink" Target="../Docs/R1-1806002.zip" TargetMode="External"/><Relationship Id="rId611" Type="http://schemas.openxmlformats.org/officeDocument/2006/relationships/hyperlink" Target="../Docs/R1-1805972.zip" TargetMode="External"/><Relationship Id="rId1034" Type="http://schemas.openxmlformats.org/officeDocument/2006/relationships/hyperlink" Target="../Docs/R1-1807695.zip" TargetMode="External"/><Relationship Id="rId1241" Type="http://schemas.openxmlformats.org/officeDocument/2006/relationships/oleObject" Target="embeddings/oleObject76.bin"/><Relationship Id="rId1339" Type="http://schemas.openxmlformats.org/officeDocument/2006/relationships/oleObject" Target="embeddings/oleObject111.bin"/><Relationship Id="rId1893" Type="http://schemas.openxmlformats.org/officeDocument/2006/relationships/hyperlink" Target="../Docs/R1-1807151.zip" TargetMode="External"/><Relationship Id="rId709" Type="http://schemas.openxmlformats.org/officeDocument/2006/relationships/hyperlink" Target="../Docs/R1-1807242.zip" TargetMode="External"/><Relationship Id="rId916" Type="http://schemas.openxmlformats.org/officeDocument/2006/relationships/oleObject" Target="embeddings/oleObject17.bin"/><Relationship Id="rId1101" Type="http://schemas.openxmlformats.org/officeDocument/2006/relationships/hyperlink" Target="../Docs/R1-1807143.zip" TargetMode="External"/><Relationship Id="rId1546" Type="http://schemas.openxmlformats.org/officeDocument/2006/relationships/hyperlink" Target="../Docs/R1-1806619.zip" TargetMode="External"/><Relationship Id="rId1753" Type="http://schemas.openxmlformats.org/officeDocument/2006/relationships/hyperlink" Target="../Docs/R1-1806903.zip" TargetMode="External"/><Relationship Id="rId1960" Type="http://schemas.openxmlformats.org/officeDocument/2006/relationships/hyperlink" Target="../Docs/R1-1807748.zip" TargetMode="External"/><Relationship Id="rId45" Type="http://schemas.openxmlformats.org/officeDocument/2006/relationships/hyperlink" Target="../Docs/R1-1805802.zip" TargetMode="External"/><Relationship Id="rId1406" Type="http://schemas.openxmlformats.org/officeDocument/2006/relationships/hyperlink" Target="../Docs/R1-1805835.zip" TargetMode="External"/><Relationship Id="rId1613" Type="http://schemas.openxmlformats.org/officeDocument/2006/relationships/hyperlink" Target="../Docs/R1-1806621.zip" TargetMode="External"/><Relationship Id="rId1820" Type="http://schemas.openxmlformats.org/officeDocument/2006/relationships/hyperlink" Target="../Docs/R1-1807277.zip" TargetMode="External"/><Relationship Id="rId194" Type="http://schemas.openxmlformats.org/officeDocument/2006/relationships/hyperlink" Target="../Docs/R1-1807564.zip" TargetMode="External"/><Relationship Id="rId1918" Type="http://schemas.openxmlformats.org/officeDocument/2006/relationships/hyperlink" Target="../Docs/R1-1807135.zip" TargetMode="External"/><Relationship Id="rId2082" Type="http://schemas.openxmlformats.org/officeDocument/2006/relationships/hyperlink" Target="../Docs/R1-1806306.zip" TargetMode="External"/><Relationship Id="rId261" Type="http://schemas.openxmlformats.org/officeDocument/2006/relationships/hyperlink" Target="../Docs/R1-1805865.zip" TargetMode="External"/><Relationship Id="rId499" Type="http://schemas.openxmlformats.org/officeDocument/2006/relationships/hyperlink" Target="../Docs/R1-1807108.zip" TargetMode="External"/><Relationship Id="rId2387" Type="http://schemas.openxmlformats.org/officeDocument/2006/relationships/hyperlink" Target="../Docs/R1-1806660.zip" TargetMode="External"/><Relationship Id="rId2594" Type="http://schemas.openxmlformats.org/officeDocument/2006/relationships/hyperlink" Target="../Docs/R1-1807938.zip" TargetMode="External"/><Relationship Id="rId359" Type="http://schemas.openxmlformats.org/officeDocument/2006/relationships/hyperlink" Target="../Docs/R1-1806680.zip" TargetMode="External"/><Relationship Id="rId566" Type="http://schemas.openxmlformats.org/officeDocument/2006/relationships/hyperlink" Target="../Docs/R1-1805970.zip" TargetMode="External"/><Relationship Id="rId773" Type="http://schemas.openxmlformats.org/officeDocument/2006/relationships/hyperlink" Target="../Docs/R1-1806269.zip" TargetMode="External"/><Relationship Id="rId1196" Type="http://schemas.openxmlformats.org/officeDocument/2006/relationships/oleObject" Target="embeddings/oleObject64.bin"/><Relationship Id="rId2247" Type="http://schemas.openxmlformats.org/officeDocument/2006/relationships/hyperlink" Target="../Docs/R1-1806123.zip" TargetMode="External"/><Relationship Id="rId2454" Type="http://schemas.openxmlformats.org/officeDocument/2006/relationships/hyperlink" Target="../Docs/R1-1805935.zip" TargetMode="External"/><Relationship Id="rId121" Type="http://schemas.openxmlformats.org/officeDocument/2006/relationships/hyperlink" Target="../Docs/R1-1807296.zip" TargetMode="External"/><Relationship Id="rId219" Type="http://schemas.openxmlformats.org/officeDocument/2006/relationships/hyperlink" Target="../Docs/R1-1806449.zip" TargetMode="External"/><Relationship Id="rId426" Type="http://schemas.openxmlformats.org/officeDocument/2006/relationships/hyperlink" Target="../Docs/R1-1806031.zip" TargetMode="External"/><Relationship Id="rId633" Type="http://schemas.openxmlformats.org/officeDocument/2006/relationships/hyperlink" Target="../Docs/R1-1805816.zip" TargetMode="External"/><Relationship Id="rId980" Type="http://schemas.openxmlformats.org/officeDocument/2006/relationships/hyperlink" Target="../Docs/R1-1806825.zip" TargetMode="External"/><Relationship Id="rId1056" Type="http://schemas.openxmlformats.org/officeDocument/2006/relationships/hyperlink" Target="../Docs/R1-1806340.zip" TargetMode="External"/><Relationship Id="rId1263" Type="http://schemas.openxmlformats.org/officeDocument/2006/relationships/oleObject" Target="embeddings/oleObject84.bin"/><Relationship Id="rId2107" Type="http://schemas.openxmlformats.org/officeDocument/2006/relationships/hyperlink" Target="../Docs/R1-1806960.zip" TargetMode="External"/><Relationship Id="rId2314" Type="http://schemas.openxmlformats.org/officeDocument/2006/relationships/hyperlink" Target="../Docs/R1-1807036.zip" TargetMode="External"/><Relationship Id="rId840" Type="http://schemas.openxmlformats.org/officeDocument/2006/relationships/hyperlink" Target="../Docs/R1-1807892.zip" TargetMode="External"/><Relationship Id="rId938" Type="http://schemas.openxmlformats.org/officeDocument/2006/relationships/hyperlink" Target="../Docs/R1-1806428.zip" TargetMode="External"/><Relationship Id="rId1470" Type="http://schemas.openxmlformats.org/officeDocument/2006/relationships/image" Target="media/image149.wmf"/><Relationship Id="rId1568" Type="http://schemas.openxmlformats.org/officeDocument/2006/relationships/hyperlink" Target="../Docs/R1-1807857.zip" TargetMode="External"/><Relationship Id="rId1775" Type="http://schemas.openxmlformats.org/officeDocument/2006/relationships/hyperlink" Target="../Docs/R1-1807069.zip" TargetMode="External"/><Relationship Id="rId2521" Type="http://schemas.openxmlformats.org/officeDocument/2006/relationships/hyperlink" Target="../Docs/R1-1805803.zip" TargetMode="External"/><Relationship Id="rId2619" Type="http://schemas.openxmlformats.org/officeDocument/2006/relationships/header" Target="header2.xml"/><Relationship Id="rId67" Type="http://schemas.openxmlformats.org/officeDocument/2006/relationships/hyperlink" Target="../Docs/R1-1807787.zip" TargetMode="External"/><Relationship Id="rId700" Type="http://schemas.openxmlformats.org/officeDocument/2006/relationships/hyperlink" Target="../Docs/R1-1807291.zip" TargetMode="External"/><Relationship Id="rId1123" Type="http://schemas.openxmlformats.org/officeDocument/2006/relationships/hyperlink" Target="../Docs/R1-1807146.zip" TargetMode="External"/><Relationship Id="rId1330" Type="http://schemas.openxmlformats.org/officeDocument/2006/relationships/oleObject" Target="embeddings/oleObject107.bin"/><Relationship Id="rId1428" Type="http://schemas.openxmlformats.org/officeDocument/2006/relationships/hyperlink" Target="../Docs/R1-1807351.zip" TargetMode="External"/><Relationship Id="rId1635" Type="http://schemas.openxmlformats.org/officeDocument/2006/relationships/oleObject" Target="embeddings/oleObject141.bin"/><Relationship Id="rId1982" Type="http://schemas.openxmlformats.org/officeDocument/2006/relationships/hyperlink" Target="../Docs/R1-1806013.zip" TargetMode="External"/><Relationship Id="rId1842" Type="http://schemas.openxmlformats.org/officeDocument/2006/relationships/hyperlink" Target="../Docs/R1-1805809.zip" TargetMode="External"/><Relationship Id="rId1702" Type="http://schemas.openxmlformats.org/officeDocument/2006/relationships/hyperlink" Target="../Docs/R1-1807065.zip" TargetMode="External"/><Relationship Id="rId283" Type="http://schemas.openxmlformats.org/officeDocument/2006/relationships/hyperlink" Target="../Docs/R1-1807507.zip" TargetMode="External"/><Relationship Id="rId490" Type="http://schemas.openxmlformats.org/officeDocument/2006/relationships/hyperlink" Target="../Docs/R1-1805964.zip" TargetMode="External"/><Relationship Id="rId2171" Type="http://schemas.openxmlformats.org/officeDocument/2006/relationships/hyperlink" Target="../Docs/R1-1806206.zip" TargetMode="External"/><Relationship Id="rId143" Type="http://schemas.openxmlformats.org/officeDocument/2006/relationships/oleObject" Target="embeddings/oleObject1.bin"/><Relationship Id="rId350" Type="http://schemas.openxmlformats.org/officeDocument/2006/relationships/hyperlink" Target="../Docs/R1-1807445.zip" TargetMode="External"/><Relationship Id="rId588" Type="http://schemas.openxmlformats.org/officeDocument/2006/relationships/hyperlink" Target="../Docs/R1-1806167.zip" TargetMode="External"/><Relationship Id="rId795" Type="http://schemas.openxmlformats.org/officeDocument/2006/relationships/hyperlink" Target="../Docs/R1-1807872.zip" TargetMode="External"/><Relationship Id="rId2031" Type="http://schemas.openxmlformats.org/officeDocument/2006/relationships/hyperlink" Target="../Docs/R1-1806003.zip" TargetMode="External"/><Relationship Id="rId2269" Type="http://schemas.openxmlformats.org/officeDocument/2006/relationships/hyperlink" Target="../Docs/R1-1806460.zip" TargetMode="External"/><Relationship Id="rId2476" Type="http://schemas.openxmlformats.org/officeDocument/2006/relationships/hyperlink" Target="../Docs/R1-1806376.zip" TargetMode="External"/><Relationship Id="rId9" Type="http://schemas.openxmlformats.org/officeDocument/2006/relationships/endnotes" Target="endnotes.xml"/><Relationship Id="rId210" Type="http://schemas.openxmlformats.org/officeDocument/2006/relationships/hyperlink" Target="../Docs/R1-1807214.zip" TargetMode="External"/><Relationship Id="rId448" Type="http://schemas.openxmlformats.org/officeDocument/2006/relationships/hyperlink" Target="../Docs/R1-1805853.zip" TargetMode="External"/><Relationship Id="rId655" Type="http://schemas.openxmlformats.org/officeDocument/2006/relationships/hyperlink" Target="../Docs/R1-1806698.zip" TargetMode="External"/><Relationship Id="rId862" Type="http://schemas.openxmlformats.org/officeDocument/2006/relationships/hyperlink" Target="../Docs/R1-1807417.zip" TargetMode="External"/><Relationship Id="rId1078" Type="http://schemas.openxmlformats.org/officeDocument/2006/relationships/hyperlink" Target="../Docs/R1-1806353.zip" TargetMode="External"/><Relationship Id="rId1285" Type="http://schemas.openxmlformats.org/officeDocument/2006/relationships/image" Target="media/image112.wmf"/><Relationship Id="rId1492" Type="http://schemas.openxmlformats.org/officeDocument/2006/relationships/hyperlink" Target="../Docs/R1-1806729.zip" TargetMode="External"/><Relationship Id="rId2129" Type="http://schemas.openxmlformats.org/officeDocument/2006/relationships/hyperlink" Target="../Docs/R1-1807203.zip" TargetMode="External"/><Relationship Id="rId2336" Type="http://schemas.openxmlformats.org/officeDocument/2006/relationships/hyperlink" Target="../Docs/R1-1807142.zip" TargetMode="External"/><Relationship Id="rId2543" Type="http://schemas.openxmlformats.org/officeDocument/2006/relationships/hyperlink" Target="../Docs/R1-1803151.zip" TargetMode="External"/><Relationship Id="rId308" Type="http://schemas.openxmlformats.org/officeDocument/2006/relationships/hyperlink" Target="../Docs/R1-1807544.zip" TargetMode="External"/><Relationship Id="rId515" Type="http://schemas.openxmlformats.org/officeDocument/2006/relationships/hyperlink" Target="../Docs/R1-1806194.zip" TargetMode="External"/><Relationship Id="rId722" Type="http://schemas.openxmlformats.org/officeDocument/2006/relationships/hyperlink" Target="../Docs/R1-1806268.zip" TargetMode="External"/><Relationship Id="rId1145" Type="http://schemas.openxmlformats.org/officeDocument/2006/relationships/hyperlink" Target="../Docs/R1-1806220.zip" TargetMode="External"/><Relationship Id="rId1352" Type="http://schemas.openxmlformats.org/officeDocument/2006/relationships/hyperlink" Target="../Docs/R1-1806724.zip" TargetMode="External"/><Relationship Id="rId1797" Type="http://schemas.openxmlformats.org/officeDocument/2006/relationships/hyperlink" Target="../Docs/R1-1807840.zip" TargetMode="External"/><Relationship Id="rId2403" Type="http://schemas.openxmlformats.org/officeDocument/2006/relationships/hyperlink" Target="../Docs/R1-1806552.zip" TargetMode="External"/><Relationship Id="rId89" Type="http://schemas.openxmlformats.org/officeDocument/2006/relationships/hyperlink" Target="../Docs/R1-1807732.zip" TargetMode="External"/><Relationship Id="rId1005" Type="http://schemas.openxmlformats.org/officeDocument/2006/relationships/oleObject" Target="embeddings/oleObject41.bin"/><Relationship Id="rId1212" Type="http://schemas.openxmlformats.org/officeDocument/2006/relationships/hyperlink" Target="../Docs/R1-1806511.zip" TargetMode="External"/><Relationship Id="rId1657" Type="http://schemas.openxmlformats.org/officeDocument/2006/relationships/hyperlink" Target="../Docs/R1-1806133.zip" TargetMode="External"/><Relationship Id="rId1864" Type="http://schemas.openxmlformats.org/officeDocument/2006/relationships/hyperlink" Target="../Docs/R1-1806742.zip" TargetMode="External"/><Relationship Id="rId2610" Type="http://schemas.openxmlformats.org/officeDocument/2006/relationships/hyperlink" Target="../Docs/R1-1807950.zip" TargetMode="External"/><Relationship Id="rId1517" Type="http://schemas.openxmlformats.org/officeDocument/2006/relationships/hyperlink" Target="../Docs/R1-1806780.zip" TargetMode="External"/><Relationship Id="rId1724" Type="http://schemas.openxmlformats.org/officeDocument/2006/relationships/hyperlink" Target="../Docs/R1-1806815.zip" TargetMode="External"/><Relationship Id="rId16" Type="http://schemas.openxmlformats.org/officeDocument/2006/relationships/hyperlink" Target="../Docs/R1-1805806.zip" TargetMode="External"/><Relationship Id="rId1931" Type="http://schemas.openxmlformats.org/officeDocument/2006/relationships/hyperlink" Target="../Docs/R1-1806239.zip" TargetMode="External"/><Relationship Id="rId2193" Type="http://schemas.openxmlformats.org/officeDocument/2006/relationships/image" Target="media/image194.wmf"/><Relationship Id="rId2498" Type="http://schemas.openxmlformats.org/officeDocument/2006/relationships/hyperlink" Target="../Docs/R1-1806822.zip" TargetMode="External"/><Relationship Id="rId165" Type="http://schemas.openxmlformats.org/officeDocument/2006/relationships/hyperlink" Target="../Docs/R1-1807320.zip" TargetMode="External"/><Relationship Id="rId372" Type="http://schemas.openxmlformats.org/officeDocument/2006/relationships/hyperlink" Target="../Docs/R1-1806265.zip" TargetMode="External"/><Relationship Id="rId677" Type="http://schemas.openxmlformats.org/officeDocument/2006/relationships/image" Target="media/image18.wmf"/><Relationship Id="rId2053" Type="http://schemas.openxmlformats.org/officeDocument/2006/relationships/hyperlink" Target="../Docs/R1-1805839.zip" TargetMode="External"/><Relationship Id="rId2260" Type="http://schemas.openxmlformats.org/officeDocument/2006/relationships/hyperlink" Target="../Docs/R1-1807141.zip" TargetMode="External"/><Relationship Id="rId2358" Type="http://schemas.openxmlformats.org/officeDocument/2006/relationships/hyperlink" Target="../Docs/R1-1806320.zip" TargetMode="External"/><Relationship Id="rId232" Type="http://schemas.openxmlformats.org/officeDocument/2006/relationships/hyperlink" Target="../Docs/R1-1806450.zip" TargetMode="External"/><Relationship Id="rId884" Type="http://schemas.openxmlformats.org/officeDocument/2006/relationships/hyperlink" Target="../Docs/R1-1806502.zip" TargetMode="External"/><Relationship Id="rId2120" Type="http://schemas.openxmlformats.org/officeDocument/2006/relationships/hyperlink" Target="../Docs/R1-1806092.zip" TargetMode="External"/><Relationship Id="rId2565" Type="http://schemas.openxmlformats.org/officeDocument/2006/relationships/hyperlink" Target="../Docs/R1-1807960.zip" TargetMode="External"/><Relationship Id="rId537" Type="http://schemas.openxmlformats.org/officeDocument/2006/relationships/hyperlink" Target="../Docs/R1-1806691.zip" TargetMode="External"/><Relationship Id="rId744" Type="http://schemas.openxmlformats.org/officeDocument/2006/relationships/image" Target="media/image31.wmf"/><Relationship Id="rId951" Type="http://schemas.openxmlformats.org/officeDocument/2006/relationships/hyperlink" Target="../Docs/R1-1806038.zip" TargetMode="External"/><Relationship Id="rId1167" Type="http://schemas.openxmlformats.org/officeDocument/2006/relationships/hyperlink" Target="../Docs/R1-1807190.zip" TargetMode="External"/><Relationship Id="rId1374" Type="http://schemas.openxmlformats.org/officeDocument/2006/relationships/oleObject" Target="embeddings/oleObject120.bin"/><Relationship Id="rId1581" Type="http://schemas.openxmlformats.org/officeDocument/2006/relationships/hyperlink" Target="../Docs/R1-1806620.zip" TargetMode="External"/><Relationship Id="rId1679" Type="http://schemas.openxmlformats.org/officeDocument/2006/relationships/hyperlink" Target="../Docs/R1-1807202.zip" TargetMode="External"/><Relationship Id="rId2218" Type="http://schemas.openxmlformats.org/officeDocument/2006/relationships/hyperlink" Target="../Docs/R1-1806029.zip" TargetMode="External"/><Relationship Id="rId2425" Type="http://schemas.openxmlformats.org/officeDocument/2006/relationships/hyperlink" Target="../Docs/R1-1806972.zip" TargetMode="External"/><Relationship Id="rId80" Type="http://schemas.openxmlformats.org/officeDocument/2006/relationships/hyperlink" Target="../Docs/R1-1805821.zip" TargetMode="External"/><Relationship Id="rId604" Type="http://schemas.openxmlformats.org/officeDocument/2006/relationships/hyperlink" Target="../Docs/R1-1807117.zip" TargetMode="External"/><Relationship Id="rId811" Type="http://schemas.openxmlformats.org/officeDocument/2006/relationships/hyperlink" Target="../Docs/R1-1807632.zip" TargetMode="External"/><Relationship Id="rId1027" Type="http://schemas.openxmlformats.org/officeDocument/2006/relationships/hyperlink" Target="../Docs/R1-1805954.zip" TargetMode="External"/><Relationship Id="rId1234" Type="http://schemas.openxmlformats.org/officeDocument/2006/relationships/image" Target="media/image85.wmf"/><Relationship Id="rId1441" Type="http://schemas.openxmlformats.org/officeDocument/2006/relationships/image" Target="media/image143.wmf"/><Relationship Id="rId1886" Type="http://schemas.openxmlformats.org/officeDocument/2006/relationships/hyperlink" Target="../Docs/R1-1806526.zip" TargetMode="External"/><Relationship Id="rId909" Type="http://schemas.openxmlformats.org/officeDocument/2006/relationships/hyperlink" Target="../Docs/R1-1807335.zip" TargetMode="External"/><Relationship Id="rId1301" Type="http://schemas.openxmlformats.org/officeDocument/2006/relationships/hyperlink" Target="../Docs/R1-1806723.zip" TargetMode="External"/><Relationship Id="rId1539" Type="http://schemas.openxmlformats.org/officeDocument/2006/relationships/hyperlink" Target="../Docs/R1-1806292.zip" TargetMode="External"/><Relationship Id="rId1746" Type="http://schemas.openxmlformats.org/officeDocument/2006/relationships/hyperlink" Target="../Docs/R1-1806522.zip" TargetMode="External"/><Relationship Id="rId1953" Type="http://schemas.openxmlformats.org/officeDocument/2006/relationships/hyperlink" Target="../Docs/R1-1807743.zip" TargetMode="External"/><Relationship Id="rId38" Type="http://schemas.openxmlformats.org/officeDocument/2006/relationships/hyperlink" Target="../Docs/R1-1806418.zip" TargetMode="External"/><Relationship Id="rId1606" Type="http://schemas.openxmlformats.org/officeDocument/2006/relationships/hyperlink" Target="../Docs/R1-1807854.zip" TargetMode="External"/><Relationship Id="rId1813" Type="http://schemas.openxmlformats.org/officeDocument/2006/relationships/hyperlink" Target="../Docs/R1-1806775.zip" TargetMode="External"/><Relationship Id="rId187" Type="http://schemas.openxmlformats.org/officeDocument/2006/relationships/hyperlink" Target="../Docs/R1-1807545.zip" TargetMode="External"/><Relationship Id="rId394" Type="http://schemas.openxmlformats.org/officeDocument/2006/relationships/hyperlink" Target="../Docs/R1-1807578.zip" TargetMode="External"/><Relationship Id="rId2075" Type="http://schemas.openxmlformats.org/officeDocument/2006/relationships/hyperlink" Target="../Docs/R1-1807290.zip" TargetMode="External"/><Relationship Id="rId2282" Type="http://schemas.openxmlformats.org/officeDocument/2006/relationships/hyperlink" Target="../Docs/R1-1806085.zip" TargetMode="External"/><Relationship Id="rId254" Type="http://schemas.openxmlformats.org/officeDocument/2006/relationships/hyperlink" Target="../Docs/R1-1807319.zip" TargetMode="External"/><Relationship Id="rId699" Type="http://schemas.openxmlformats.org/officeDocument/2006/relationships/hyperlink" Target="../Docs/R1-1807552.zip" TargetMode="External"/><Relationship Id="rId1091" Type="http://schemas.openxmlformats.org/officeDocument/2006/relationships/hyperlink" Target="../Docs/R1-1807145.zip" TargetMode="External"/><Relationship Id="rId2587" Type="http://schemas.openxmlformats.org/officeDocument/2006/relationships/hyperlink" Target="../Docs/R1-1807933.zip" TargetMode="External"/><Relationship Id="rId114" Type="http://schemas.openxmlformats.org/officeDocument/2006/relationships/hyperlink" Target="../Docs/R1-1807462.zip" TargetMode="External"/><Relationship Id="rId461" Type="http://schemas.openxmlformats.org/officeDocument/2006/relationships/hyperlink" Target="../Docs/R1-1806383.zip" TargetMode="External"/><Relationship Id="rId559" Type="http://schemas.openxmlformats.org/officeDocument/2006/relationships/oleObject" Target="embeddings/oleObject5.bin"/><Relationship Id="rId766" Type="http://schemas.openxmlformats.org/officeDocument/2006/relationships/hyperlink" Target="../Docs/R1-1805712.zip" TargetMode="External"/><Relationship Id="rId1189" Type="http://schemas.openxmlformats.org/officeDocument/2006/relationships/image" Target="media/image69.wmf"/><Relationship Id="rId1396" Type="http://schemas.openxmlformats.org/officeDocument/2006/relationships/hyperlink" Target="../Docs/R1-1806791.zip" TargetMode="External"/><Relationship Id="rId2142" Type="http://schemas.openxmlformats.org/officeDocument/2006/relationships/hyperlink" Target="../Docs/R1-1806248.zip" TargetMode="External"/><Relationship Id="rId2447" Type="http://schemas.openxmlformats.org/officeDocument/2006/relationships/hyperlink" Target="../Docs/R1-1805928.zip" TargetMode="External"/><Relationship Id="rId321" Type="http://schemas.openxmlformats.org/officeDocument/2006/relationships/hyperlink" Target="../Docs/R1-1806860.zip" TargetMode="External"/><Relationship Id="rId419" Type="http://schemas.openxmlformats.org/officeDocument/2006/relationships/hyperlink" Target="../Docs/R1-1806683.zip" TargetMode="External"/><Relationship Id="rId626" Type="http://schemas.openxmlformats.org/officeDocument/2006/relationships/hyperlink" Target="../Docs/R1-1807538.zip" TargetMode="External"/><Relationship Id="rId973" Type="http://schemas.openxmlformats.org/officeDocument/2006/relationships/hyperlink" Target="../Docs/R1-1806040.zip" TargetMode="External"/><Relationship Id="rId1049" Type="http://schemas.openxmlformats.org/officeDocument/2006/relationships/comments" Target="comments.xml"/><Relationship Id="rId1256" Type="http://schemas.openxmlformats.org/officeDocument/2006/relationships/image" Target="media/image96.wmf"/><Relationship Id="rId2002" Type="http://schemas.openxmlformats.org/officeDocument/2006/relationships/hyperlink" Target="../Docs/R1-1807140.zip" TargetMode="External"/><Relationship Id="rId2307" Type="http://schemas.openxmlformats.org/officeDocument/2006/relationships/hyperlink" Target="../Docs/R1-1806670.zip" TargetMode="External"/><Relationship Id="rId833" Type="http://schemas.openxmlformats.org/officeDocument/2006/relationships/hyperlink" Target="../Docs/R1-1807011.zip" TargetMode="External"/><Relationship Id="rId1116" Type="http://schemas.openxmlformats.org/officeDocument/2006/relationships/hyperlink" Target="../Docs/R1-1806395.zip" TargetMode="External"/><Relationship Id="rId1463" Type="http://schemas.openxmlformats.org/officeDocument/2006/relationships/oleObject" Target="embeddings/oleObject125.bin"/><Relationship Id="rId1670" Type="http://schemas.openxmlformats.org/officeDocument/2006/relationships/hyperlink" Target="../Docs/R1-1806837.zip" TargetMode="External"/><Relationship Id="rId1768" Type="http://schemas.openxmlformats.org/officeDocument/2006/relationships/hyperlink" Target="../Docs/R1-1806628.zip" TargetMode="External"/><Relationship Id="rId2514" Type="http://schemas.openxmlformats.org/officeDocument/2006/relationships/hyperlink" Target="../Docs/R1-1806091.zip" TargetMode="External"/><Relationship Id="rId900" Type="http://schemas.openxmlformats.org/officeDocument/2006/relationships/hyperlink" Target="../Docs/R1-1806427.zip" TargetMode="External"/><Relationship Id="rId1323" Type="http://schemas.openxmlformats.org/officeDocument/2006/relationships/oleObject" Target="embeddings/oleObject103.bin"/><Relationship Id="rId1530" Type="http://schemas.openxmlformats.org/officeDocument/2006/relationships/hyperlink" Target="../Docs/R1-1807841.zip" TargetMode="External"/><Relationship Id="rId1628" Type="http://schemas.openxmlformats.org/officeDocument/2006/relationships/image" Target="media/image161.wmf"/><Relationship Id="rId1975" Type="http://schemas.openxmlformats.org/officeDocument/2006/relationships/hyperlink" Target="../Docs/R1-1806006.zip" TargetMode="External"/><Relationship Id="rId1835" Type="http://schemas.openxmlformats.org/officeDocument/2006/relationships/hyperlink" Target="../Docs/R1-1806838.zip" TargetMode="External"/><Relationship Id="rId1902" Type="http://schemas.openxmlformats.org/officeDocument/2006/relationships/image" Target="media/image183.wmf"/><Relationship Id="rId2097" Type="http://schemas.openxmlformats.org/officeDocument/2006/relationships/hyperlink" Target="../Docs/R1-1806243.zip" TargetMode="External"/><Relationship Id="rId276" Type="http://schemas.openxmlformats.org/officeDocument/2006/relationships/hyperlink" Target="../Docs/R1-1807509.zip" TargetMode="External"/><Relationship Id="rId483" Type="http://schemas.openxmlformats.org/officeDocument/2006/relationships/hyperlink" Target="../Docs/R1-1806158.zip" TargetMode="External"/><Relationship Id="rId690" Type="http://schemas.openxmlformats.org/officeDocument/2006/relationships/hyperlink" Target="../Docs/R1-1807551.zip" TargetMode="External"/><Relationship Id="rId2164" Type="http://schemas.openxmlformats.org/officeDocument/2006/relationships/hyperlink" Target="../Docs/R1-1807687.zip" TargetMode="External"/><Relationship Id="rId2371" Type="http://schemas.openxmlformats.org/officeDocument/2006/relationships/hyperlink" Target="../Docs/R1-1806856.zip" TargetMode="External"/><Relationship Id="rId136" Type="http://schemas.openxmlformats.org/officeDocument/2006/relationships/hyperlink" Target="../Docs/R1-1806991.zip" TargetMode="External"/><Relationship Id="rId343" Type="http://schemas.openxmlformats.org/officeDocument/2006/relationships/hyperlink" Target="../Docs/R1-1806264.zip" TargetMode="External"/><Relationship Id="rId550" Type="http://schemas.openxmlformats.org/officeDocument/2006/relationships/hyperlink" Target="../Docs/R1-1806165.zip" TargetMode="External"/><Relationship Id="rId788" Type="http://schemas.openxmlformats.org/officeDocument/2006/relationships/hyperlink" Target="../Docs/R1-1806784.zip" TargetMode="External"/><Relationship Id="rId995" Type="http://schemas.openxmlformats.org/officeDocument/2006/relationships/oleObject" Target="embeddings/oleObject35.bin"/><Relationship Id="rId1180" Type="http://schemas.openxmlformats.org/officeDocument/2006/relationships/hyperlink" Target="../Docs/R1-1807293.zip" TargetMode="External"/><Relationship Id="rId2024" Type="http://schemas.openxmlformats.org/officeDocument/2006/relationships/hyperlink" Target="../Docs/R1-1807165.zip" TargetMode="External"/><Relationship Id="rId2231" Type="http://schemas.openxmlformats.org/officeDocument/2006/relationships/hyperlink" Target="../Docs/R1-1806249.zip" TargetMode="External"/><Relationship Id="rId2469" Type="http://schemas.openxmlformats.org/officeDocument/2006/relationships/hyperlink" Target="../Docs/R1-1806328.z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rias\AppData\Roaming\Microsoft\Templates\3gpp_70.dot" TargetMode="External"/></Relationships>
</file>

<file path=word/_rels/vbaProject.bin.rels><?xml version="1.0" encoding="UTF-8" standalone="yes"?>
<Relationships xmlns="http://schemas.openxmlformats.org/package/2006/relationships"><Relationship Id="rId1" Type="http://schemas.microsoft.com/office/2006/relationships/wordVbaData" Target="vbaData.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C78DA-3BC3-4BCA-B59D-496CB7118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6</TotalTime>
  <Pages>198</Pages>
  <Words>99861</Words>
  <Characters>569209</Characters>
  <Application>Microsoft Office Word</Application>
  <DocSecurity>0</DocSecurity>
  <Lines>4743</Lines>
  <Paragraphs>1335</Paragraphs>
  <ScaleCrop>false</ScaleCrop>
  <HeadingPairs>
    <vt:vector size="2" baseType="variant">
      <vt:variant>
        <vt:lpstr>Title</vt:lpstr>
      </vt:variant>
      <vt:variant>
        <vt:i4>1</vt:i4>
      </vt:variant>
    </vt:vector>
  </HeadingPairs>
  <TitlesOfParts>
    <vt:vector size="1" baseType="lpstr">
      <vt:lpstr>RAN1#90bis</vt:lpstr>
    </vt:vector>
  </TitlesOfParts>
  <Company>ETSI</Company>
  <LinksUpToDate>false</LinksUpToDate>
  <CharactersWithSpaces>667735</CharactersWithSpaces>
  <SharedDoc>false</SharedDoc>
  <HLinks>
    <vt:vector size="8130" baseType="variant">
      <vt:variant>
        <vt:i4>4653059</vt:i4>
      </vt:variant>
      <vt:variant>
        <vt:i4>4446</vt:i4>
      </vt:variant>
      <vt:variant>
        <vt:i4>0</vt:i4>
      </vt:variant>
      <vt:variant>
        <vt:i4>5</vt:i4>
      </vt:variant>
      <vt:variant>
        <vt:lpwstr>../Docs/R1-136008.zip</vt:lpwstr>
      </vt:variant>
      <vt:variant>
        <vt:lpwstr/>
      </vt:variant>
      <vt:variant>
        <vt:i4>4587530</vt:i4>
      </vt:variant>
      <vt:variant>
        <vt:i4>4443</vt:i4>
      </vt:variant>
      <vt:variant>
        <vt:i4>0</vt:i4>
      </vt:variant>
      <vt:variant>
        <vt:i4>5</vt:i4>
      </vt:variant>
      <vt:variant>
        <vt:lpwstr>../Docs/R1-136011.zip</vt:lpwstr>
      </vt:variant>
      <vt:variant>
        <vt:lpwstr/>
      </vt:variant>
      <vt:variant>
        <vt:i4>4259843</vt:i4>
      </vt:variant>
      <vt:variant>
        <vt:i4>4440</vt:i4>
      </vt:variant>
      <vt:variant>
        <vt:i4>0</vt:i4>
      </vt:variant>
      <vt:variant>
        <vt:i4>5</vt:i4>
      </vt:variant>
      <vt:variant>
        <vt:lpwstr>../Docs/R1-135951.zip</vt:lpwstr>
      </vt:variant>
      <vt:variant>
        <vt:lpwstr/>
      </vt:variant>
      <vt:variant>
        <vt:i4>4456461</vt:i4>
      </vt:variant>
      <vt:variant>
        <vt:i4>4437</vt:i4>
      </vt:variant>
      <vt:variant>
        <vt:i4>0</vt:i4>
      </vt:variant>
      <vt:variant>
        <vt:i4>5</vt:i4>
      </vt:variant>
      <vt:variant>
        <vt:lpwstr>../Docs/R1-136036.zip</vt:lpwstr>
      </vt:variant>
      <vt:variant>
        <vt:lpwstr/>
      </vt:variant>
      <vt:variant>
        <vt:i4>4521994</vt:i4>
      </vt:variant>
      <vt:variant>
        <vt:i4>4434</vt:i4>
      </vt:variant>
      <vt:variant>
        <vt:i4>0</vt:i4>
      </vt:variant>
      <vt:variant>
        <vt:i4>5</vt:i4>
      </vt:variant>
      <vt:variant>
        <vt:lpwstr>../Docs/R1-136021.zip</vt:lpwstr>
      </vt:variant>
      <vt:variant>
        <vt:lpwstr/>
      </vt:variant>
      <vt:variant>
        <vt:i4>4325388</vt:i4>
      </vt:variant>
      <vt:variant>
        <vt:i4>4431</vt:i4>
      </vt:variant>
      <vt:variant>
        <vt:i4>0</vt:i4>
      </vt:variant>
      <vt:variant>
        <vt:i4>5</vt:i4>
      </vt:variant>
      <vt:variant>
        <vt:lpwstr>../Docs/R1-136057.zip</vt:lpwstr>
      </vt:variant>
      <vt:variant>
        <vt:lpwstr/>
      </vt:variant>
      <vt:variant>
        <vt:i4>4325388</vt:i4>
      </vt:variant>
      <vt:variant>
        <vt:i4>4428</vt:i4>
      </vt:variant>
      <vt:variant>
        <vt:i4>0</vt:i4>
      </vt:variant>
      <vt:variant>
        <vt:i4>5</vt:i4>
      </vt:variant>
      <vt:variant>
        <vt:lpwstr>../Docs/R1-136057.zip</vt:lpwstr>
      </vt:variant>
      <vt:variant>
        <vt:lpwstr/>
      </vt:variant>
      <vt:variant>
        <vt:i4>4194305</vt:i4>
      </vt:variant>
      <vt:variant>
        <vt:i4>4425</vt:i4>
      </vt:variant>
      <vt:variant>
        <vt:i4>0</vt:i4>
      </vt:variant>
      <vt:variant>
        <vt:i4>5</vt:i4>
      </vt:variant>
      <vt:variant>
        <vt:lpwstr>../Docs/R1-135943.zip</vt:lpwstr>
      </vt:variant>
      <vt:variant>
        <vt:lpwstr/>
      </vt:variant>
      <vt:variant>
        <vt:i4>4653069</vt:i4>
      </vt:variant>
      <vt:variant>
        <vt:i4>4422</vt:i4>
      </vt:variant>
      <vt:variant>
        <vt:i4>0</vt:i4>
      </vt:variant>
      <vt:variant>
        <vt:i4>5</vt:i4>
      </vt:variant>
      <vt:variant>
        <vt:lpwstr>../Docs/R1-136006.zip</vt:lpwstr>
      </vt:variant>
      <vt:variant>
        <vt:lpwstr/>
      </vt:variant>
      <vt:variant>
        <vt:i4>4521998</vt:i4>
      </vt:variant>
      <vt:variant>
        <vt:i4>4419</vt:i4>
      </vt:variant>
      <vt:variant>
        <vt:i4>0</vt:i4>
      </vt:variant>
      <vt:variant>
        <vt:i4>5</vt:i4>
      </vt:variant>
      <vt:variant>
        <vt:lpwstr>../Docs/R1-136025.zip</vt:lpwstr>
      </vt:variant>
      <vt:variant>
        <vt:lpwstr/>
      </vt:variant>
      <vt:variant>
        <vt:i4>5177352</vt:i4>
      </vt:variant>
      <vt:variant>
        <vt:i4>4416</vt:i4>
      </vt:variant>
      <vt:variant>
        <vt:i4>0</vt:i4>
      </vt:variant>
      <vt:variant>
        <vt:i4>5</vt:i4>
      </vt:variant>
      <vt:variant>
        <vt:lpwstr>../Docs/R1-136083.zip</vt:lpwstr>
      </vt:variant>
      <vt:variant>
        <vt:lpwstr/>
      </vt:variant>
      <vt:variant>
        <vt:i4>5177353</vt:i4>
      </vt:variant>
      <vt:variant>
        <vt:i4>4413</vt:i4>
      </vt:variant>
      <vt:variant>
        <vt:i4>0</vt:i4>
      </vt:variant>
      <vt:variant>
        <vt:i4>5</vt:i4>
      </vt:variant>
      <vt:variant>
        <vt:lpwstr>../Docs/R1-136082.zip</vt:lpwstr>
      </vt:variant>
      <vt:variant>
        <vt:lpwstr/>
      </vt:variant>
      <vt:variant>
        <vt:i4>5177353</vt:i4>
      </vt:variant>
      <vt:variant>
        <vt:i4>4410</vt:i4>
      </vt:variant>
      <vt:variant>
        <vt:i4>0</vt:i4>
      </vt:variant>
      <vt:variant>
        <vt:i4>5</vt:i4>
      </vt:variant>
      <vt:variant>
        <vt:lpwstr>../Docs/R1-136082.zip</vt:lpwstr>
      </vt:variant>
      <vt:variant>
        <vt:lpwstr/>
      </vt:variant>
      <vt:variant>
        <vt:i4>5177355</vt:i4>
      </vt:variant>
      <vt:variant>
        <vt:i4>4407</vt:i4>
      </vt:variant>
      <vt:variant>
        <vt:i4>0</vt:i4>
      </vt:variant>
      <vt:variant>
        <vt:i4>5</vt:i4>
      </vt:variant>
      <vt:variant>
        <vt:lpwstr>../Docs/R1-136080.zip</vt:lpwstr>
      </vt:variant>
      <vt:variant>
        <vt:lpwstr/>
      </vt:variant>
      <vt:variant>
        <vt:i4>5046282</vt:i4>
      </vt:variant>
      <vt:variant>
        <vt:i4>4404</vt:i4>
      </vt:variant>
      <vt:variant>
        <vt:i4>0</vt:i4>
      </vt:variant>
      <vt:variant>
        <vt:i4>5</vt:i4>
      </vt:variant>
      <vt:variant>
        <vt:lpwstr>../Docs/R1-135998.zip</vt:lpwstr>
      </vt:variant>
      <vt:variant>
        <vt:lpwstr/>
      </vt:variant>
      <vt:variant>
        <vt:i4>4521986</vt:i4>
      </vt:variant>
      <vt:variant>
        <vt:i4>4401</vt:i4>
      </vt:variant>
      <vt:variant>
        <vt:i4>0</vt:i4>
      </vt:variant>
      <vt:variant>
        <vt:i4>5</vt:i4>
      </vt:variant>
      <vt:variant>
        <vt:lpwstr>../Docs/R1-135910.zip</vt:lpwstr>
      </vt:variant>
      <vt:variant>
        <vt:lpwstr/>
      </vt:variant>
      <vt:variant>
        <vt:i4>4390925</vt:i4>
      </vt:variant>
      <vt:variant>
        <vt:i4>4398</vt:i4>
      </vt:variant>
      <vt:variant>
        <vt:i4>0</vt:i4>
      </vt:variant>
      <vt:variant>
        <vt:i4>5</vt:i4>
      </vt:variant>
      <vt:variant>
        <vt:lpwstr>../Docs/R1-136046.zip</vt:lpwstr>
      </vt:variant>
      <vt:variant>
        <vt:lpwstr/>
      </vt:variant>
      <vt:variant>
        <vt:i4>4390925</vt:i4>
      </vt:variant>
      <vt:variant>
        <vt:i4>4395</vt:i4>
      </vt:variant>
      <vt:variant>
        <vt:i4>0</vt:i4>
      </vt:variant>
      <vt:variant>
        <vt:i4>5</vt:i4>
      </vt:variant>
      <vt:variant>
        <vt:lpwstr>../Docs/R1-136046.zip</vt:lpwstr>
      </vt:variant>
      <vt:variant>
        <vt:lpwstr/>
      </vt:variant>
      <vt:variant>
        <vt:i4>4390927</vt:i4>
      </vt:variant>
      <vt:variant>
        <vt:i4>4392</vt:i4>
      </vt:variant>
      <vt:variant>
        <vt:i4>0</vt:i4>
      </vt:variant>
      <vt:variant>
        <vt:i4>5</vt:i4>
      </vt:variant>
      <vt:variant>
        <vt:lpwstr>../Docs/R1-136044.zip</vt:lpwstr>
      </vt:variant>
      <vt:variant>
        <vt:lpwstr/>
      </vt:variant>
      <vt:variant>
        <vt:i4>4390921</vt:i4>
      </vt:variant>
      <vt:variant>
        <vt:i4>4389</vt:i4>
      </vt:variant>
      <vt:variant>
        <vt:i4>0</vt:i4>
      </vt:variant>
      <vt:variant>
        <vt:i4>5</vt:i4>
      </vt:variant>
      <vt:variant>
        <vt:lpwstr>../Docs/R1-136042.zip</vt:lpwstr>
      </vt:variant>
      <vt:variant>
        <vt:lpwstr/>
      </vt:variant>
      <vt:variant>
        <vt:i4>4390920</vt:i4>
      </vt:variant>
      <vt:variant>
        <vt:i4>4386</vt:i4>
      </vt:variant>
      <vt:variant>
        <vt:i4>0</vt:i4>
      </vt:variant>
      <vt:variant>
        <vt:i4>5</vt:i4>
      </vt:variant>
      <vt:variant>
        <vt:lpwstr>../Docs/R1-136043.zip</vt:lpwstr>
      </vt:variant>
      <vt:variant>
        <vt:lpwstr/>
      </vt:variant>
      <vt:variant>
        <vt:i4>4587527</vt:i4>
      </vt:variant>
      <vt:variant>
        <vt:i4>4383</vt:i4>
      </vt:variant>
      <vt:variant>
        <vt:i4>0</vt:i4>
      </vt:variant>
      <vt:variant>
        <vt:i4>5</vt:i4>
      </vt:variant>
      <vt:variant>
        <vt:lpwstr>../Docs/R1-135925.zip</vt:lpwstr>
      </vt:variant>
      <vt:variant>
        <vt:lpwstr/>
      </vt:variant>
      <vt:variant>
        <vt:i4>4587524</vt:i4>
      </vt:variant>
      <vt:variant>
        <vt:i4>4380</vt:i4>
      </vt:variant>
      <vt:variant>
        <vt:i4>0</vt:i4>
      </vt:variant>
      <vt:variant>
        <vt:i4>5</vt:i4>
      </vt:variant>
      <vt:variant>
        <vt:lpwstr>../Docs/R1-135926.zip</vt:lpwstr>
      </vt:variant>
      <vt:variant>
        <vt:lpwstr/>
      </vt:variant>
      <vt:variant>
        <vt:i4>5046274</vt:i4>
      </vt:variant>
      <vt:variant>
        <vt:i4>4377</vt:i4>
      </vt:variant>
      <vt:variant>
        <vt:i4>0</vt:i4>
      </vt:variant>
      <vt:variant>
        <vt:i4>5</vt:i4>
      </vt:variant>
      <vt:variant>
        <vt:lpwstr>../Docs/R1-135990.zip</vt:lpwstr>
      </vt:variant>
      <vt:variant>
        <vt:lpwstr/>
      </vt:variant>
      <vt:variant>
        <vt:i4>5046277</vt:i4>
      </vt:variant>
      <vt:variant>
        <vt:i4>4374</vt:i4>
      </vt:variant>
      <vt:variant>
        <vt:i4>0</vt:i4>
      </vt:variant>
      <vt:variant>
        <vt:i4>5</vt:i4>
      </vt:variant>
      <vt:variant>
        <vt:lpwstr>../Docs/R1-135997.zip</vt:lpwstr>
      </vt:variant>
      <vt:variant>
        <vt:lpwstr/>
      </vt:variant>
      <vt:variant>
        <vt:i4>4980746</vt:i4>
      </vt:variant>
      <vt:variant>
        <vt:i4>4371</vt:i4>
      </vt:variant>
      <vt:variant>
        <vt:i4>0</vt:i4>
      </vt:variant>
      <vt:variant>
        <vt:i4>5</vt:i4>
      </vt:variant>
      <vt:variant>
        <vt:lpwstr>../Docs/R1-135786.zip</vt:lpwstr>
      </vt:variant>
      <vt:variant>
        <vt:lpwstr/>
      </vt:variant>
      <vt:variant>
        <vt:i4>4980745</vt:i4>
      </vt:variant>
      <vt:variant>
        <vt:i4>4368</vt:i4>
      </vt:variant>
      <vt:variant>
        <vt:i4>0</vt:i4>
      </vt:variant>
      <vt:variant>
        <vt:i4>5</vt:i4>
      </vt:variant>
      <vt:variant>
        <vt:lpwstr>../Docs/R1-135785.zip</vt:lpwstr>
      </vt:variant>
      <vt:variant>
        <vt:lpwstr/>
      </vt:variant>
      <vt:variant>
        <vt:i4>4980747</vt:i4>
      </vt:variant>
      <vt:variant>
        <vt:i4>4365</vt:i4>
      </vt:variant>
      <vt:variant>
        <vt:i4>0</vt:i4>
      </vt:variant>
      <vt:variant>
        <vt:i4>5</vt:i4>
      </vt:variant>
      <vt:variant>
        <vt:lpwstr>../Docs/R1-135989.zip</vt:lpwstr>
      </vt:variant>
      <vt:variant>
        <vt:lpwstr/>
      </vt:variant>
      <vt:variant>
        <vt:i4>5046276</vt:i4>
      </vt:variant>
      <vt:variant>
        <vt:i4>4362</vt:i4>
      </vt:variant>
      <vt:variant>
        <vt:i4>0</vt:i4>
      </vt:variant>
      <vt:variant>
        <vt:i4>5</vt:i4>
      </vt:variant>
      <vt:variant>
        <vt:lpwstr>../Docs/R1-135996.zip</vt:lpwstr>
      </vt:variant>
      <vt:variant>
        <vt:lpwstr/>
      </vt:variant>
      <vt:variant>
        <vt:i4>5046285</vt:i4>
      </vt:variant>
      <vt:variant>
        <vt:i4>4359</vt:i4>
      </vt:variant>
      <vt:variant>
        <vt:i4>0</vt:i4>
      </vt:variant>
      <vt:variant>
        <vt:i4>5</vt:i4>
      </vt:variant>
      <vt:variant>
        <vt:lpwstr>../Docs/R1-135690.zip</vt:lpwstr>
      </vt:variant>
      <vt:variant>
        <vt:lpwstr/>
      </vt:variant>
      <vt:variant>
        <vt:i4>4194314</vt:i4>
      </vt:variant>
      <vt:variant>
        <vt:i4>4356</vt:i4>
      </vt:variant>
      <vt:variant>
        <vt:i4>0</vt:i4>
      </vt:variant>
      <vt:variant>
        <vt:i4>5</vt:i4>
      </vt:variant>
      <vt:variant>
        <vt:lpwstr>../Docs/R1-135849.zip</vt:lpwstr>
      </vt:variant>
      <vt:variant>
        <vt:lpwstr/>
      </vt:variant>
      <vt:variant>
        <vt:i4>4325390</vt:i4>
      </vt:variant>
      <vt:variant>
        <vt:i4>4353</vt:i4>
      </vt:variant>
      <vt:variant>
        <vt:i4>0</vt:i4>
      </vt:variant>
      <vt:variant>
        <vt:i4>5</vt:i4>
      </vt:variant>
      <vt:variant>
        <vt:lpwstr>../Docs/R1-136055.zip</vt:lpwstr>
      </vt:variant>
      <vt:variant>
        <vt:lpwstr/>
      </vt:variant>
      <vt:variant>
        <vt:i4>4259854</vt:i4>
      </vt:variant>
      <vt:variant>
        <vt:i4>4350</vt:i4>
      </vt:variant>
      <vt:variant>
        <vt:i4>0</vt:i4>
      </vt:variant>
      <vt:variant>
        <vt:i4>5</vt:i4>
      </vt:variant>
      <vt:variant>
        <vt:lpwstr>../Docs/R1-136065.zip</vt:lpwstr>
      </vt:variant>
      <vt:variant>
        <vt:lpwstr/>
      </vt:variant>
      <vt:variant>
        <vt:i4>4325383</vt:i4>
      </vt:variant>
      <vt:variant>
        <vt:i4>4347</vt:i4>
      </vt:variant>
      <vt:variant>
        <vt:i4>0</vt:i4>
      </vt:variant>
      <vt:variant>
        <vt:i4>5</vt:i4>
      </vt:variant>
      <vt:variant>
        <vt:lpwstr>../Docs/R1-135864.zip</vt:lpwstr>
      </vt:variant>
      <vt:variant>
        <vt:lpwstr/>
      </vt:variant>
      <vt:variant>
        <vt:i4>4980740</vt:i4>
      </vt:variant>
      <vt:variant>
        <vt:i4>4344</vt:i4>
      </vt:variant>
      <vt:variant>
        <vt:i4>0</vt:i4>
      </vt:variant>
      <vt:variant>
        <vt:i4>5</vt:i4>
      </vt:variant>
      <vt:variant>
        <vt:lpwstr>../Docs/R1-135986.zip</vt:lpwstr>
      </vt:variant>
      <vt:variant>
        <vt:lpwstr/>
      </vt:variant>
      <vt:variant>
        <vt:i4>4390926</vt:i4>
      </vt:variant>
      <vt:variant>
        <vt:i4>4341</vt:i4>
      </vt:variant>
      <vt:variant>
        <vt:i4>0</vt:i4>
      </vt:variant>
      <vt:variant>
        <vt:i4>5</vt:i4>
      </vt:variant>
      <vt:variant>
        <vt:lpwstr>../Docs/R1-136045.zip</vt:lpwstr>
      </vt:variant>
      <vt:variant>
        <vt:lpwstr/>
      </vt:variant>
      <vt:variant>
        <vt:i4>4456463</vt:i4>
      </vt:variant>
      <vt:variant>
        <vt:i4>4338</vt:i4>
      </vt:variant>
      <vt:variant>
        <vt:i4>0</vt:i4>
      </vt:variant>
      <vt:variant>
        <vt:i4>5</vt:i4>
      </vt:variant>
      <vt:variant>
        <vt:lpwstr>../Docs/R1-136034.zip</vt:lpwstr>
      </vt:variant>
      <vt:variant>
        <vt:lpwstr/>
      </vt:variant>
      <vt:variant>
        <vt:i4>4653071</vt:i4>
      </vt:variant>
      <vt:variant>
        <vt:i4>4335</vt:i4>
      </vt:variant>
      <vt:variant>
        <vt:i4>0</vt:i4>
      </vt:variant>
      <vt:variant>
        <vt:i4>5</vt:i4>
      </vt:variant>
      <vt:variant>
        <vt:lpwstr>../Docs/R1-136004.zip</vt:lpwstr>
      </vt:variant>
      <vt:variant>
        <vt:lpwstr/>
      </vt:variant>
      <vt:variant>
        <vt:i4>4653057</vt:i4>
      </vt:variant>
      <vt:variant>
        <vt:i4>4332</vt:i4>
      </vt:variant>
      <vt:variant>
        <vt:i4>0</vt:i4>
      </vt:variant>
      <vt:variant>
        <vt:i4>5</vt:i4>
      </vt:variant>
      <vt:variant>
        <vt:lpwstr>../Docs/R1-135832.zip</vt:lpwstr>
      </vt:variant>
      <vt:variant>
        <vt:lpwstr/>
      </vt:variant>
      <vt:variant>
        <vt:i4>4456450</vt:i4>
      </vt:variant>
      <vt:variant>
        <vt:i4>4329</vt:i4>
      </vt:variant>
      <vt:variant>
        <vt:i4>0</vt:i4>
      </vt:variant>
      <vt:variant>
        <vt:i4>5</vt:i4>
      </vt:variant>
      <vt:variant>
        <vt:lpwstr>../Docs/R1-135009.zip</vt:lpwstr>
      </vt:variant>
      <vt:variant>
        <vt:lpwstr/>
      </vt:variant>
      <vt:variant>
        <vt:i4>4325386</vt:i4>
      </vt:variant>
      <vt:variant>
        <vt:i4>4326</vt:i4>
      </vt:variant>
      <vt:variant>
        <vt:i4>0</vt:i4>
      </vt:variant>
      <vt:variant>
        <vt:i4>5</vt:i4>
      </vt:variant>
      <vt:variant>
        <vt:lpwstr>../Docs/R1-132819.zip</vt:lpwstr>
      </vt:variant>
      <vt:variant>
        <vt:lpwstr/>
      </vt:variant>
      <vt:variant>
        <vt:i4>4456451</vt:i4>
      </vt:variant>
      <vt:variant>
        <vt:i4>4323</vt:i4>
      </vt:variant>
      <vt:variant>
        <vt:i4>0</vt:i4>
      </vt:variant>
      <vt:variant>
        <vt:i4>5</vt:i4>
      </vt:variant>
      <vt:variant>
        <vt:lpwstr>../Docs/R1-135008.zip</vt:lpwstr>
      </vt:variant>
      <vt:variant>
        <vt:lpwstr/>
      </vt:variant>
      <vt:variant>
        <vt:i4>4456460</vt:i4>
      </vt:variant>
      <vt:variant>
        <vt:i4>4320</vt:i4>
      </vt:variant>
      <vt:variant>
        <vt:i4>0</vt:i4>
      </vt:variant>
      <vt:variant>
        <vt:i4>5</vt:i4>
      </vt:variant>
      <vt:variant>
        <vt:lpwstr>../Docs/R1-135007.zip</vt:lpwstr>
      </vt:variant>
      <vt:variant>
        <vt:lpwstr/>
      </vt:variant>
      <vt:variant>
        <vt:i4>4456461</vt:i4>
      </vt:variant>
      <vt:variant>
        <vt:i4>4317</vt:i4>
      </vt:variant>
      <vt:variant>
        <vt:i4>0</vt:i4>
      </vt:variant>
      <vt:variant>
        <vt:i4>5</vt:i4>
      </vt:variant>
      <vt:variant>
        <vt:lpwstr>../Docs/R1-135006.zip</vt:lpwstr>
      </vt:variant>
      <vt:variant>
        <vt:lpwstr/>
      </vt:variant>
      <vt:variant>
        <vt:i4>4456462</vt:i4>
      </vt:variant>
      <vt:variant>
        <vt:i4>4314</vt:i4>
      </vt:variant>
      <vt:variant>
        <vt:i4>0</vt:i4>
      </vt:variant>
      <vt:variant>
        <vt:i4>5</vt:i4>
      </vt:variant>
      <vt:variant>
        <vt:lpwstr>../Docs/R1-135005.zip</vt:lpwstr>
      </vt:variant>
      <vt:variant>
        <vt:lpwstr/>
      </vt:variant>
      <vt:variant>
        <vt:i4>4456463</vt:i4>
      </vt:variant>
      <vt:variant>
        <vt:i4>4311</vt:i4>
      </vt:variant>
      <vt:variant>
        <vt:i4>0</vt:i4>
      </vt:variant>
      <vt:variant>
        <vt:i4>5</vt:i4>
      </vt:variant>
      <vt:variant>
        <vt:lpwstr>../Docs/R1-135004.zip</vt:lpwstr>
      </vt:variant>
      <vt:variant>
        <vt:lpwstr/>
      </vt:variant>
      <vt:variant>
        <vt:i4>4456456</vt:i4>
      </vt:variant>
      <vt:variant>
        <vt:i4>4308</vt:i4>
      </vt:variant>
      <vt:variant>
        <vt:i4>0</vt:i4>
      </vt:variant>
      <vt:variant>
        <vt:i4>5</vt:i4>
      </vt:variant>
      <vt:variant>
        <vt:lpwstr>../Docs/R1-135003.zip</vt:lpwstr>
      </vt:variant>
      <vt:variant>
        <vt:lpwstr/>
      </vt:variant>
      <vt:variant>
        <vt:i4>4456457</vt:i4>
      </vt:variant>
      <vt:variant>
        <vt:i4>4305</vt:i4>
      </vt:variant>
      <vt:variant>
        <vt:i4>0</vt:i4>
      </vt:variant>
      <vt:variant>
        <vt:i4>5</vt:i4>
      </vt:variant>
      <vt:variant>
        <vt:lpwstr>../Docs/R1-135002.zip</vt:lpwstr>
      </vt:variant>
      <vt:variant>
        <vt:lpwstr/>
      </vt:variant>
      <vt:variant>
        <vt:i4>4259852</vt:i4>
      </vt:variant>
      <vt:variant>
        <vt:i4>4302</vt:i4>
      </vt:variant>
      <vt:variant>
        <vt:i4>0</vt:i4>
      </vt:variant>
      <vt:variant>
        <vt:i4>5</vt:i4>
      </vt:variant>
      <vt:variant>
        <vt:lpwstr>../Docs/R1-136067.zip</vt:lpwstr>
      </vt:variant>
      <vt:variant>
        <vt:lpwstr/>
      </vt:variant>
      <vt:variant>
        <vt:i4>4325383</vt:i4>
      </vt:variant>
      <vt:variant>
        <vt:i4>4299</vt:i4>
      </vt:variant>
      <vt:variant>
        <vt:i4>0</vt:i4>
      </vt:variant>
      <vt:variant>
        <vt:i4>5</vt:i4>
      </vt:variant>
      <vt:variant>
        <vt:lpwstr>../Docs/R1-135864.zip</vt:lpwstr>
      </vt:variant>
      <vt:variant>
        <vt:lpwstr/>
      </vt:variant>
      <vt:variant>
        <vt:i4>4980740</vt:i4>
      </vt:variant>
      <vt:variant>
        <vt:i4>4296</vt:i4>
      </vt:variant>
      <vt:variant>
        <vt:i4>0</vt:i4>
      </vt:variant>
      <vt:variant>
        <vt:i4>5</vt:i4>
      </vt:variant>
      <vt:variant>
        <vt:lpwstr>../Docs/R1-135986.zip</vt:lpwstr>
      </vt:variant>
      <vt:variant>
        <vt:lpwstr/>
      </vt:variant>
      <vt:variant>
        <vt:i4>4390926</vt:i4>
      </vt:variant>
      <vt:variant>
        <vt:i4>4293</vt:i4>
      </vt:variant>
      <vt:variant>
        <vt:i4>0</vt:i4>
      </vt:variant>
      <vt:variant>
        <vt:i4>5</vt:i4>
      </vt:variant>
      <vt:variant>
        <vt:lpwstr>../Docs/R1-136045.zip</vt:lpwstr>
      </vt:variant>
      <vt:variant>
        <vt:lpwstr/>
      </vt:variant>
      <vt:variant>
        <vt:i4>4521999</vt:i4>
      </vt:variant>
      <vt:variant>
        <vt:i4>4290</vt:i4>
      </vt:variant>
      <vt:variant>
        <vt:i4>0</vt:i4>
      </vt:variant>
      <vt:variant>
        <vt:i4>5</vt:i4>
      </vt:variant>
      <vt:variant>
        <vt:lpwstr>../Docs/R1-136024.zip</vt:lpwstr>
      </vt:variant>
      <vt:variant>
        <vt:lpwstr/>
      </vt:variant>
      <vt:variant>
        <vt:i4>4521994</vt:i4>
      </vt:variant>
      <vt:variant>
        <vt:i4>4287</vt:i4>
      </vt:variant>
      <vt:variant>
        <vt:i4>0</vt:i4>
      </vt:variant>
      <vt:variant>
        <vt:i4>5</vt:i4>
      </vt:variant>
      <vt:variant>
        <vt:lpwstr>../Docs/R1-135918.zip</vt:lpwstr>
      </vt:variant>
      <vt:variant>
        <vt:lpwstr/>
      </vt:variant>
      <vt:variant>
        <vt:i4>4521995</vt:i4>
      </vt:variant>
      <vt:variant>
        <vt:i4>4284</vt:i4>
      </vt:variant>
      <vt:variant>
        <vt:i4>0</vt:i4>
      </vt:variant>
      <vt:variant>
        <vt:i4>5</vt:i4>
      </vt:variant>
      <vt:variant>
        <vt:lpwstr>../Docs/R1-135919.zip</vt:lpwstr>
      </vt:variant>
      <vt:variant>
        <vt:lpwstr/>
      </vt:variant>
      <vt:variant>
        <vt:i4>4259854</vt:i4>
      </vt:variant>
      <vt:variant>
        <vt:i4>4281</vt:i4>
      </vt:variant>
      <vt:variant>
        <vt:i4>0</vt:i4>
      </vt:variant>
      <vt:variant>
        <vt:i4>5</vt:i4>
      </vt:variant>
      <vt:variant>
        <vt:lpwstr>../Docs/R1-136065.zip</vt:lpwstr>
      </vt:variant>
      <vt:variant>
        <vt:lpwstr/>
      </vt:variant>
      <vt:variant>
        <vt:i4>4653057</vt:i4>
      </vt:variant>
      <vt:variant>
        <vt:i4>4278</vt:i4>
      </vt:variant>
      <vt:variant>
        <vt:i4>0</vt:i4>
      </vt:variant>
      <vt:variant>
        <vt:i4>5</vt:i4>
      </vt:variant>
      <vt:variant>
        <vt:lpwstr>../Docs/R1-135832.zip</vt:lpwstr>
      </vt:variant>
      <vt:variant>
        <vt:lpwstr/>
      </vt:variant>
      <vt:variant>
        <vt:i4>4194313</vt:i4>
      </vt:variant>
      <vt:variant>
        <vt:i4>4275</vt:i4>
      </vt:variant>
      <vt:variant>
        <vt:i4>0</vt:i4>
      </vt:variant>
      <vt:variant>
        <vt:i4>5</vt:i4>
      </vt:variant>
      <vt:variant>
        <vt:lpwstr>../Docs/R1-136072.zip</vt:lpwstr>
      </vt:variant>
      <vt:variant>
        <vt:lpwstr/>
      </vt:variant>
      <vt:variant>
        <vt:i4>4980741</vt:i4>
      </vt:variant>
      <vt:variant>
        <vt:i4>4272</vt:i4>
      </vt:variant>
      <vt:variant>
        <vt:i4>0</vt:i4>
      </vt:variant>
      <vt:variant>
        <vt:i4>5</vt:i4>
      </vt:variant>
      <vt:variant>
        <vt:lpwstr>../Docs/R1-135987.zip</vt:lpwstr>
      </vt:variant>
      <vt:variant>
        <vt:lpwstr/>
      </vt:variant>
      <vt:variant>
        <vt:i4>4653069</vt:i4>
      </vt:variant>
      <vt:variant>
        <vt:i4>4269</vt:i4>
      </vt:variant>
      <vt:variant>
        <vt:i4>0</vt:i4>
      </vt:variant>
      <vt:variant>
        <vt:i4>5</vt:i4>
      </vt:variant>
      <vt:variant>
        <vt:lpwstr>../Docs/R1-134127.zip</vt:lpwstr>
      </vt:variant>
      <vt:variant>
        <vt:lpwstr/>
      </vt:variant>
      <vt:variant>
        <vt:i4>4587533</vt:i4>
      </vt:variant>
      <vt:variant>
        <vt:i4>4266</vt:i4>
      </vt:variant>
      <vt:variant>
        <vt:i4>0</vt:i4>
      </vt:variant>
      <vt:variant>
        <vt:i4>5</vt:i4>
      </vt:variant>
      <vt:variant>
        <vt:lpwstr>../Docs/R1-135127.zip</vt:lpwstr>
      </vt:variant>
      <vt:variant>
        <vt:lpwstr/>
      </vt:variant>
      <vt:variant>
        <vt:i4>4587532</vt:i4>
      </vt:variant>
      <vt:variant>
        <vt:i4>4263</vt:i4>
      </vt:variant>
      <vt:variant>
        <vt:i4>0</vt:i4>
      </vt:variant>
      <vt:variant>
        <vt:i4>5</vt:i4>
      </vt:variant>
      <vt:variant>
        <vt:lpwstr>../Docs/R1-135126.zip</vt:lpwstr>
      </vt:variant>
      <vt:variant>
        <vt:lpwstr/>
      </vt:variant>
      <vt:variant>
        <vt:i4>4325383</vt:i4>
      </vt:variant>
      <vt:variant>
        <vt:i4>4260</vt:i4>
      </vt:variant>
      <vt:variant>
        <vt:i4>0</vt:i4>
      </vt:variant>
      <vt:variant>
        <vt:i4>5</vt:i4>
      </vt:variant>
      <vt:variant>
        <vt:lpwstr>../Docs/R1-135569.zip</vt:lpwstr>
      </vt:variant>
      <vt:variant>
        <vt:lpwstr/>
      </vt:variant>
      <vt:variant>
        <vt:i4>4653067</vt:i4>
      </vt:variant>
      <vt:variant>
        <vt:i4>4257</vt:i4>
      </vt:variant>
      <vt:variant>
        <vt:i4>0</vt:i4>
      </vt:variant>
      <vt:variant>
        <vt:i4>5</vt:i4>
      </vt:variant>
      <vt:variant>
        <vt:lpwstr>../Docs/R1-135838.zip</vt:lpwstr>
      </vt:variant>
      <vt:variant>
        <vt:lpwstr/>
      </vt:variant>
      <vt:variant>
        <vt:i4>4390926</vt:i4>
      </vt:variant>
      <vt:variant>
        <vt:i4>4254</vt:i4>
      </vt:variant>
      <vt:variant>
        <vt:i4>0</vt:i4>
      </vt:variant>
      <vt:variant>
        <vt:i4>5</vt:i4>
      </vt:variant>
      <vt:variant>
        <vt:lpwstr>../Docs/R1-135772.zip</vt:lpwstr>
      </vt:variant>
      <vt:variant>
        <vt:lpwstr/>
      </vt:variant>
      <vt:variant>
        <vt:i4>4325382</vt:i4>
      </vt:variant>
      <vt:variant>
        <vt:i4>4251</vt:i4>
      </vt:variant>
      <vt:variant>
        <vt:i4>0</vt:i4>
      </vt:variant>
      <vt:variant>
        <vt:i4>5</vt:i4>
      </vt:variant>
      <vt:variant>
        <vt:lpwstr>../Docs/R1-135568.zip</vt:lpwstr>
      </vt:variant>
      <vt:variant>
        <vt:lpwstr/>
      </vt:variant>
      <vt:variant>
        <vt:i4>5046284</vt:i4>
      </vt:variant>
      <vt:variant>
        <vt:i4>4248</vt:i4>
      </vt:variant>
      <vt:variant>
        <vt:i4>0</vt:i4>
      </vt:variant>
      <vt:variant>
        <vt:i4>5</vt:i4>
      </vt:variant>
      <vt:variant>
        <vt:lpwstr>../Docs/R1-135493.zip</vt:lpwstr>
      </vt:variant>
      <vt:variant>
        <vt:lpwstr/>
      </vt:variant>
      <vt:variant>
        <vt:i4>5046280</vt:i4>
      </vt:variant>
      <vt:variant>
        <vt:i4>4245</vt:i4>
      </vt:variant>
      <vt:variant>
        <vt:i4>0</vt:i4>
      </vt:variant>
      <vt:variant>
        <vt:i4>5</vt:i4>
      </vt:variant>
      <vt:variant>
        <vt:lpwstr>../Docs/R1-134380.zip</vt:lpwstr>
      </vt:variant>
      <vt:variant>
        <vt:lpwstr/>
      </vt:variant>
      <vt:variant>
        <vt:i4>4456462</vt:i4>
      </vt:variant>
      <vt:variant>
        <vt:i4>4242</vt:i4>
      </vt:variant>
      <vt:variant>
        <vt:i4>0</vt:i4>
      </vt:variant>
      <vt:variant>
        <vt:i4>5</vt:i4>
      </vt:variant>
      <vt:variant>
        <vt:lpwstr>../Docs/R1-135401.zip</vt:lpwstr>
      </vt:variant>
      <vt:variant>
        <vt:lpwstr/>
      </vt:variant>
      <vt:variant>
        <vt:i4>4980744</vt:i4>
      </vt:variant>
      <vt:variant>
        <vt:i4>4239</vt:i4>
      </vt:variant>
      <vt:variant>
        <vt:i4>0</vt:i4>
      </vt:variant>
      <vt:variant>
        <vt:i4>5</vt:i4>
      </vt:variant>
      <vt:variant>
        <vt:lpwstr>../Docs/R1-135380.zip</vt:lpwstr>
      </vt:variant>
      <vt:variant>
        <vt:lpwstr/>
      </vt:variant>
      <vt:variant>
        <vt:i4>4980745</vt:i4>
      </vt:variant>
      <vt:variant>
        <vt:i4>4236</vt:i4>
      </vt:variant>
      <vt:variant>
        <vt:i4>0</vt:i4>
      </vt:variant>
      <vt:variant>
        <vt:i4>5</vt:i4>
      </vt:variant>
      <vt:variant>
        <vt:lpwstr>../Docs/R1-135280.zip</vt:lpwstr>
      </vt:variant>
      <vt:variant>
        <vt:lpwstr/>
      </vt:variant>
      <vt:variant>
        <vt:i4>4653057</vt:i4>
      </vt:variant>
      <vt:variant>
        <vt:i4>4233</vt:i4>
      </vt:variant>
      <vt:variant>
        <vt:i4>0</vt:i4>
      </vt:variant>
      <vt:variant>
        <vt:i4>5</vt:i4>
      </vt:variant>
      <vt:variant>
        <vt:lpwstr>../Docs/R1-135238.zip</vt:lpwstr>
      </vt:variant>
      <vt:variant>
        <vt:lpwstr/>
      </vt:variant>
      <vt:variant>
        <vt:i4>4980744</vt:i4>
      </vt:variant>
      <vt:variant>
        <vt:i4>4230</vt:i4>
      </vt:variant>
      <vt:variant>
        <vt:i4>0</vt:i4>
      </vt:variant>
      <vt:variant>
        <vt:i4>5</vt:i4>
      </vt:variant>
      <vt:variant>
        <vt:lpwstr>../Docs/R1-135182.zip</vt:lpwstr>
      </vt:variant>
      <vt:variant>
        <vt:lpwstr/>
      </vt:variant>
      <vt:variant>
        <vt:i4>4521996</vt:i4>
      </vt:variant>
      <vt:variant>
        <vt:i4>4227</vt:i4>
      </vt:variant>
      <vt:variant>
        <vt:i4>0</vt:i4>
      </vt:variant>
      <vt:variant>
        <vt:i4>5</vt:i4>
      </vt:variant>
      <vt:variant>
        <vt:lpwstr>../Docs/R1-135017.zip</vt:lpwstr>
      </vt:variant>
      <vt:variant>
        <vt:lpwstr/>
      </vt:variant>
      <vt:variant>
        <vt:i4>4390914</vt:i4>
      </vt:variant>
      <vt:variant>
        <vt:i4>4224</vt:i4>
      </vt:variant>
      <vt:variant>
        <vt:i4>0</vt:i4>
      </vt:variant>
      <vt:variant>
        <vt:i4>5</vt:i4>
      </vt:variant>
      <vt:variant>
        <vt:lpwstr>../Docs/R1-136049.zip</vt:lpwstr>
      </vt:variant>
      <vt:variant>
        <vt:lpwstr/>
      </vt:variant>
      <vt:variant>
        <vt:i4>4325376</vt:i4>
      </vt:variant>
      <vt:variant>
        <vt:i4>4221</vt:i4>
      </vt:variant>
      <vt:variant>
        <vt:i4>0</vt:i4>
      </vt:variant>
      <vt:variant>
        <vt:i4>5</vt:i4>
      </vt:variant>
      <vt:variant>
        <vt:lpwstr>../Docs/R1-135962.zip</vt:lpwstr>
      </vt:variant>
      <vt:variant>
        <vt:lpwstr/>
      </vt:variant>
      <vt:variant>
        <vt:i4>4653064</vt:i4>
      </vt:variant>
      <vt:variant>
        <vt:i4>4215</vt:i4>
      </vt:variant>
      <vt:variant>
        <vt:i4>0</vt:i4>
      </vt:variant>
      <vt:variant>
        <vt:i4>5</vt:i4>
      </vt:variant>
      <vt:variant>
        <vt:lpwstr>../Docs/R1-135437.zip</vt:lpwstr>
      </vt:variant>
      <vt:variant>
        <vt:lpwstr/>
      </vt:variant>
      <vt:variant>
        <vt:i4>4980743</vt:i4>
      </vt:variant>
      <vt:variant>
        <vt:i4>4212</vt:i4>
      </vt:variant>
      <vt:variant>
        <vt:i4>0</vt:i4>
      </vt:variant>
      <vt:variant>
        <vt:i4>5</vt:i4>
      </vt:variant>
      <vt:variant>
        <vt:lpwstr>../Docs/R1-135884.zip</vt:lpwstr>
      </vt:variant>
      <vt:variant>
        <vt:lpwstr/>
      </vt:variant>
      <vt:variant>
        <vt:i4>4259853</vt:i4>
      </vt:variant>
      <vt:variant>
        <vt:i4>4209</vt:i4>
      </vt:variant>
      <vt:variant>
        <vt:i4>0</vt:i4>
      </vt:variant>
      <vt:variant>
        <vt:i4>5</vt:i4>
      </vt:variant>
      <vt:variant>
        <vt:lpwstr>../Docs/R1-135553.zip</vt:lpwstr>
      </vt:variant>
      <vt:variant>
        <vt:lpwstr/>
      </vt:variant>
      <vt:variant>
        <vt:i4>4194313</vt:i4>
      </vt:variant>
      <vt:variant>
        <vt:i4>4206</vt:i4>
      </vt:variant>
      <vt:variant>
        <vt:i4>0</vt:i4>
      </vt:variant>
      <vt:variant>
        <vt:i4>5</vt:i4>
      </vt:variant>
      <vt:variant>
        <vt:lpwstr>../Docs/R1-135547.zip</vt:lpwstr>
      </vt:variant>
      <vt:variant>
        <vt:lpwstr/>
      </vt:variant>
      <vt:variant>
        <vt:i4>4653067</vt:i4>
      </vt:variant>
      <vt:variant>
        <vt:i4>4203</vt:i4>
      </vt:variant>
      <vt:variant>
        <vt:i4>0</vt:i4>
      </vt:variant>
      <vt:variant>
        <vt:i4>5</vt:i4>
      </vt:variant>
      <vt:variant>
        <vt:lpwstr>../Docs/R1-135333.zip</vt:lpwstr>
      </vt:variant>
      <vt:variant>
        <vt:lpwstr/>
      </vt:variant>
      <vt:variant>
        <vt:i4>4587535</vt:i4>
      </vt:variant>
      <vt:variant>
        <vt:i4>4200</vt:i4>
      </vt:variant>
      <vt:variant>
        <vt:i4>0</vt:i4>
      </vt:variant>
      <vt:variant>
        <vt:i4>5</vt:i4>
      </vt:variant>
      <vt:variant>
        <vt:lpwstr>../Docs/R1-135125.zip</vt:lpwstr>
      </vt:variant>
      <vt:variant>
        <vt:lpwstr/>
      </vt:variant>
      <vt:variant>
        <vt:i4>4653071</vt:i4>
      </vt:variant>
      <vt:variant>
        <vt:i4>4197</vt:i4>
      </vt:variant>
      <vt:variant>
        <vt:i4>0</vt:i4>
      </vt:variant>
      <vt:variant>
        <vt:i4>5</vt:i4>
      </vt:variant>
      <vt:variant>
        <vt:lpwstr>../Docs/R1-135236.zip</vt:lpwstr>
      </vt:variant>
      <vt:variant>
        <vt:lpwstr/>
      </vt:variant>
      <vt:variant>
        <vt:i4>5046277</vt:i4>
      </vt:variant>
      <vt:variant>
        <vt:i4>4194</vt:i4>
      </vt:variant>
      <vt:variant>
        <vt:i4>0</vt:i4>
      </vt:variant>
      <vt:variant>
        <vt:i4>5</vt:i4>
      </vt:variant>
      <vt:variant>
        <vt:lpwstr>../Docs/R1-135896.zip</vt:lpwstr>
      </vt:variant>
      <vt:variant>
        <vt:lpwstr/>
      </vt:variant>
      <vt:variant>
        <vt:i4>4325385</vt:i4>
      </vt:variant>
      <vt:variant>
        <vt:i4>4191</vt:i4>
      </vt:variant>
      <vt:variant>
        <vt:i4>0</vt:i4>
      </vt:variant>
      <vt:variant>
        <vt:i4>5</vt:i4>
      </vt:variant>
      <vt:variant>
        <vt:lpwstr>../Docs/R1-135567.zip</vt:lpwstr>
      </vt:variant>
      <vt:variant>
        <vt:lpwstr/>
      </vt:variant>
      <vt:variant>
        <vt:i4>4653060</vt:i4>
      </vt:variant>
      <vt:variant>
        <vt:i4>4188</vt:i4>
      </vt:variant>
      <vt:variant>
        <vt:i4>0</vt:i4>
      </vt:variant>
      <vt:variant>
        <vt:i4>5</vt:i4>
      </vt:variant>
      <vt:variant>
        <vt:lpwstr>../Docs/R1-135837.zip</vt:lpwstr>
      </vt:variant>
      <vt:variant>
        <vt:lpwstr/>
      </vt:variant>
      <vt:variant>
        <vt:i4>4653069</vt:i4>
      </vt:variant>
      <vt:variant>
        <vt:i4>4185</vt:i4>
      </vt:variant>
      <vt:variant>
        <vt:i4>0</vt:i4>
      </vt:variant>
      <vt:variant>
        <vt:i4>5</vt:i4>
      </vt:variant>
      <vt:variant>
        <vt:lpwstr>../Docs/R1-135533.zip</vt:lpwstr>
      </vt:variant>
      <vt:variant>
        <vt:lpwstr/>
      </vt:variant>
      <vt:variant>
        <vt:i4>4390912</vt:i4>
      </vt:variant>
      <vt:variant>
        <vt:i4>4182</vt:i4>
      </vt:variant>
      <vt:variant>
        <vt:i4>0</vt:i4>
      </vt:variant>
      <vt:variant>
        <vt:i4>5</vt:i4>
      </vt:variant>
      <vt:variant>
        <vt:lpwstr>../Docs/R1-135378.zip</vt:lpwstr>
      </vt:variant>
      <vt:variant>
        <vt:lpwstr/>
      </vt:variant>
      <vt:variant>
        <vt:i4>4653070</vt:i4>
      </vt:variant>
      <vt:variant>
        <vt:i4>4179</vt:i4>
      </vt:variant>
      <vt:variant>
        <vt:i4>0</vt:i4>
      </vt:variant>
      <vt:variant>
        <vt:i4>5</vt:i4>
      </vt:variant>
      <vt:variant>
        <vt:lpwstr>../Docs/R1-135237.zip</vt:lpwstr>
      </vt:variant>
      <vt:variant>
        <vt:lpwstr/>
      </vt:variant>
      <vt:variant>
        <vt:i4>4587534</vt:i4>
      </vt:variant>
      <vt:variant>
        <vt:i4>4176</vt:i4>
      </vt:variant>
      <vt:variant>
        <vt:i4>0</vt:i4>
      </vt:variant>
      <vt:variant>
        <vt:i4>5</vt:i4>
      </vt:variant>
      <vt:variant>
        <vt:lpwstr>../Docs/R1-135124.zip</vt:lpwstr>
      </vt:variant>
      <vt:variant>
        <vt:lpwstr/>
      </vt:variant>
      <vt:variant>
        <vt:i4>4325387</vt:i4>
      </vt:variant>
      <vt:variant>
        <vt:i4>4173</vt:i4>
      </vt:variant>
      <vt:variant>
        <vt:i4>0</vt:i4>
      </vt:variant>
      <vt:variant>
        <vt:i4>5</vt:i4>
      </vt:variant>
      <vt:variant>
        <vt:lpwstr>../Docs/R1-136050.zip</vt:lpwstr>
      </vt:variant>
      <vt:variant>
        <vt:lpwstr/>
      </vt:variant>
      <vt:variant>
        <vt:i4>4325386</vt:i4>
      </vt:variant>
      <vt:variant>
        <vt:i4>4170</vt:i4>
      </vt:variant>
      <vt:variant>
        <vt:i4>0</vt:i4>
      </vt:variant>
      <vt:variant>
        <vt:i4>5</vt:i4>
      </vt:variant>
      <vt:variant>
        <vt:lpwstr>../Docs/R1-135968.zip</vt:lpwstr>
      </vt:variant>
      <vt:variant>
        <vt:lpwstr/>
      </vt:variant>
      <vt:variant>
        <vt:i4>4653065</vt:i4>
      </vt:variant>
      <vt:variant>
        <vt:i4>4167</vt:i4>
      </vt:variant>
      <vt:variant>
        <vt:i4>0</vt:i4>
      </vt:variant>
      <vt:variant>
        <vt:i4>5</vt:i4>
      </vt:variant>
      <vt:variant>
        <vt:lpwstr>../Docs/R1-135436.zip</vt:lpwstr>
      </vt:variant>
      <vt:variant>
        <vt:lpwstr/>
      </vt:variant>
      <vt:variant>
        <vt:i4>4980736</vt:i4>
      </vt:variant>
      <vt:variant>
        <vt:i4>4164</vt:i4>
      </vt:variant>
      <vt:variant>
        <vt:i4>0</vt:i4>
      </vt:variant>
      <vt:variant>
        <vt:i4>5</vt:i4>
      </vt:variant>
      <vt:variant>
        <vt:lpwstr>../Docs/R1-135883.zip</vt:lpwstr>
      </vt:variant>
      <vt:variant>
        <vt:lpwstr/>
      </vt:variant>
      <vt:variant>
        <vt:i4>4390913</vt:i4>
      </vt:variant>
      <vt:variant>
        <vt:i4>4161</vt:i4>
      </vt:variant>
      <vt:variant>
        <vt:i4>0</vt:i4>
      </vt:variant>
      <vt:variant>
        <vt:i4>5</vt:i4>
      </vt:variant>
      <vt:variant>
        <vt:lpwstr>../Docs/R1-135379.zip</vt:lpwstr>
      </vt:variant>
      <vt:variant>
        <vt:lpwstr/>
      </vt:variant>
      <vt:variant>
        <vt:i4>4980738</vt:i4>
      </vt:variant>
      <vt:variant>
        <vt:i4>4158</vt:i4>
      </vt:variant>
      <vt:variant>
        <vt:i4>0</vt:i4>
      </vt:variant>
      <vt:variant>
        <vt:i4>5</vt:i4>
      </vt:variant>
      <vt:variant>
        <vt:lpwstr>../Docs/R1-135881.zip</vt:lpwstr>
      </vt:variant>
      <vt:variant>
        <vt:lpwstr/>
      </vt:variant>
      <vt:variant>
        <vt:i4>4653068</vt:i4>
      </vt:variant>
      <vt:variant>
        <vt:i4>4155</vt:i4>
      </vt:variant>
      <vt:variant>
        <vt:i4>0</vt:i4>
      </vt:variant>
      <vt:variant>
        <vt:i4>5</vt:i4>
      </vt:variant>
      <vt:variant>
        <vt:lpwstr>../Docs/R1-135235.zip</vt:lpwstr>
      </vt:variant>
      <vt:variant>
        <vt:lpwstr/>
      </vt:variant>
      <vt:variant>
        <vt:i4>4456455</vt:i4>
      </vt:variant>
      <vt:variant>
        <vt:i4>4152</vt:i4>
      </vt:variant>
      <vt:variant>
        <vt:i4>0</vt:i4>
      </vt:variant>
      <vt:variant>
        <vt:i4>5</vt:i4>
      </vt:variant>
      <vt:variant>
        <vt:lpwstr>../Docs/R1-135905.zip</vt:lpwstr>
      </vt:variant>
      <vt:variant>
        <vt:lpwstr/>
      </vt:variant>
      <vt:variant>
        <vt:i4>4653069</vt:i4>
      </vt:variant>
      <vt:variant>
        <vt:i4>4149</vt:i4>
      </vt:variant>
      <vt:variant>
        <vt:i4>0</vt:i4>
      </vt:variant>
      <vt:variant>
        <vt:i4>5</vt:i4>
      </vt:variant>
      <vt:variant>
        <vt:lpwstr>../Docs/R1-135234.zip</vt:lpwstr>
      </vt:variant>
      <vt:variant>
        <vt:lpwstr/>
      </vt:variant>
      <vt:variant>
        <vt:i4>4456451</vt:i4>
      </vt:variant>
      <vt:variant>
        <vt:i4>4146</vt:i4>
      </vt:variant>
      <vt:variant>
        <vt:i4>0</vt:i4>
      </vt:variant>
      <vt:variant>
        <vt:i4>5</vt:i4>
      </vt:variant>
      <vt:variant>
        <vt:lpwstr>../Docs/R1-135901.zip</vt:lpwstr>
      </vt:variant>
      <vt:variant>
        <vt:lpwstr/>
      </vt:variant>
      <vt:variant>
        <vt:i4>4653066</vt:i4>
      </vt:variant>
      <vt:variant>
        <vt:i4>4143</vt:i4>
      </vt:variant>
      <vt:variant>
        <vt:i4>0</vt:i4>
      </vt:variant>
      <vt:variant>
        <vt:i4>5</vt:i4>
      </vt:variant>
      <vt:variant>
        <vt:lpwstr>../Docs/R1-135435.zip</vt:lpwstr>
      </vt:variant>
      <vt:variant>
        <vt:lpwstr/>
      </vt:variant>
      <vt:variant>
        <vt:i4>4980737</vt:i4>
      </vt:variant>
      <vt:variant>
        <vt:i4>4140</vt:i4>
      </vt:variant>
      <vt:variant>
        <vt:i4>0</vt:i4>
      </vt:variant>
      <vt:variant>
        <vt:i4>5</vt:i4>
      </vt:variant>
      <vt:variant>
        <vt:lpwstr>../Docs/R1-135882.zip</vt:lpwstr>
      </vt:variant>
      <vt:variant>
        <vt:lpwstr/>
      </vt:variant>
      <vt:variant>
        <vt:i4>4325384</vt:i4>
      </vt:variant>
      <vt:variant>
        <vt:i4>4137</vt:i4>
      </vt:variant>
      <vt:variant>
        <vt:i4>0</vt:i4>
      </vt:variant>
      <vt:variant>
        <vt:i4>5</vt:i4>
      </vt:variant>
      <vt:variant>
        <vt:lpwstr>../Docs/R1-135566.zip</vt:lpwstr>
      </vt:variant>
      <vt:variant>
        <vt:lpwstr/>
      </vt:variant>
      <vt:variant>
        <vt:i4>4194310</vt:i4>
      </vt:variant>
      <vt:variant>
        <vt:i4>4134</vt:i4>
      </vt:variant>
      <vt:variant>
        <vt:i4>0</vt:i4>
      </vt:variant>
      <vt:variant>
        <vt:i4>5</vt:i4>
      </vt:variant>
      <vt:variant>
        <vt:lpwstr>../Docs/R1-135548.zip</vt:lpwstr>
      </vt:variant>
      <vt:variant>
        <vt:lpwstr/>
      </vt:variant>
      <vt:variant>
        <vt:i4>4194312</vt:i4>
      </vt:variant>
      <vt:variant>
        <vt:i4>4131</vt:i4>
      </vt:variant>
      <vt:variant>
        <vt:i4>0</vt:i4>
      </vt:variant>
      <vt:variant>
        <vt:i4>5</vt:i4>
      </vt:variant>
      <vt:variant>
        <vt:lpwstr>../Docs/R1-135546.zip</vt:lpwstr>
      </vt:variant>
      <vt:variant>
        <vt:lpwstr/>
      </vt:variant>
      <vt:variant>
        <vt:i4>4653065</vt:i4>
      </vt:variant>
      <vt:variant>
        <vt:i4>4128</vt:i4>
      </vt:variant>
      <vt:variant>
        <vt:i4>0</vt:i4>
      </vt:variant>
      <vt:variant>
        <vt:i4>5</vt:i4>
      </vt:variant>
      <vt:variant>
        <vt:lpwstr>../Docs/R1-135331.zip</vt:lpwstr>
      </vt:variant>
      <vt:variant>
        <vt:lpwstr/>
      </vt:variant>
      <vt:variant>
        <vt:i4>4653064</vt:i4>
      </vt:variant>
      <vt:variant>
        <vt:i4>4125</vt:i4>
      </vt:variant>
      <vt:variant>
        <vt:i4>0</vt:i4>
      </vt:variant>
      <vt:variant>
        <vt:i4>5</vt:i4>
      </vt:variant>
      <vt:variant>
        <vt:lpwstr>../Docs/R1-135330.zip</vt:lpwstr>
      </vt:variant>
      <vt:variant>
        <vt:lpwstr/>
      </vt:variant>
      <vt:variant>
        <vt:i4>4653066</vt:i4>
      </vt:variant>
      <vt:variant>
        <vt:i4>4122</vt:i4>
      </vt:variant>
      <vt:variant>
        <vt:i4>0</vt:i4>
      </vt:variant>
      <vt:variant>
        <vt:i4>5</vt:i4>
      </vt:variant>
      <vt:variant>
        <vt:lpwstr>../Docs/R1-135233.zip</vt:lpwstr>
      </vt:variant>
      <vt:variant>
        <vt:lpwstr/>
      </vt:variant>
      <vt:variant>
        <vt:i4>4653067</vt:i4>
      </vt:variant>
      <vt:variant>
        <vt:i4>4119</vt:i4>
      </vt:variant>
      <vt:variant>
        <vt:i4>0</vt:i4>
      </vt:variant>
      <vt:variant>
        <vt:i4>5</vt:i4>
      </vt:variant>
      <vt:variant>
        <vt:lpwstr>../Docs/R1-135232.zip</vt:lpwstr>
      </vt:variant>
      <vt:variant>
        <vt:lpwstr/>
      </vt:variant>
      <vt:variant>
        <vt:i4>4194314</vt:i4>
      </vt:variant>
      <vt:variant>
        <vt:i4>4116</vt:i4>
      </vt:variant>
      <vt:variant>
        <vt:i4>0</vt:i4>
      </vt:variant>
      <vt:variant>
        <vt:i4>5</vt:i4>
      </vt:variant>
      <vt:variant>
        <vt:lpwstr>../Docs/R1-136071.zip</vt:lpwstr>
      </vt:variant>
      <vt:variant>
        <vt:lpwstr/>
      </vt:variant>
      <vt:variant>
        <vt:i4>4390914</vt:i4>
      </vt:variant>
      <vt:variant>
        <vt:i4>4113</vt:i4>
      </vt:variant>
      <vt:variant>
        <vt:i4>0</vt:i4>
      </vt:variant>
      <vt:variant>
        <vt:i4>5</vt:i4>
      </vt:variant>
      <vt:variant>
        <vt:lpwstr>../Docs/R1-135970.zip</vt:lpwstr>
      </vt:variant>
      <vt:variant>
        <vt:lpwstr/>
      </vt:variant>
      <vt:variant>
        <vt:i4>4390912</vt:i4>
      </vt:variant>
      <vt:variant>
        <vt:i4>4110</vt:i4>
      </vt:variant>
      <vt:variant>
        <vt:i4>0</vt:i4>
      </vt:variant>
      <vt:variant>
        <vt:i4>5</vt:i4>
      </vt:variant>
      <vt:variant>
        <vt:lpwstr>../Docs/R1-135972.zip</vt:lpwstr>
      </vt:variant>
      <vt:variant>
        <vt:lpwstr/>
      </vt:variant>
      <vt:variant>
        <vt:i4>4653065</vt:i4>
      </vt:variant>
      <vt:variant>
        <vt:i4>4107</vt:i4>
      </vt:variant>
      <vt:variant>
        <vt:i4>0</vt:i4>
      </vt:variant>
      <vt:variant>
        <vt:i4>5</vt:i4>
      </vt:variant>
      <vt:variant>
        <vt:lpwstr>../Docs/R1-135331.zip</vt:lpwstr>
      </vt:variant>
      <vt:variant>
        <vt:lpwstr/>
      </vt:variant>
      <vt:variant>
        <vt:i4>4390913</vt:i4>
      </vt:variant>
      <vt:variant>
        <vt:i4>4104</vt:i4>
      </vt:variant>
      <vt:variant>
        <vt:i4>0</vt:i4>
      </vt:variant>
      <vt:variant>
        <vt:i4>5</vt:i4>
      </vt:variant>
      <vt:variant>
        <vt:lpwstr>../Docs/R1-135973.zip</vt:lpwstr>
      </vt:variant>
      <vt:variant>
        <vt:lpwstr/>
      </vt:variant>
      <vt:variant>
        <vt:i4>4390912</vt:i4>
      </vt:variant>
      <vt:variant>
        <vt:i4>4101</vt:i4>
      </vt:variant>
      <vt:variant>
        <vt:i4>0</vt:i4>
      </vt:variant>
      <vt:variant>
        <vt:i4>5</vt:i4>
      </vt:variant>
      <vt:variant>
        <vt:lpwstr>../Docs/R1-135972.zip</vt:lpwstr>
      </vt:variant>
      <vt:variant>
        <vt:lpwstr/>
      </vt:variant>
      <vt:variant>
        <vt:i4>4390914</vt:i4>
      </vt:variant>
      <vt:variant>
        <vt:i4>4098</vt:i4>
      </vt:variant>
      <vt:variant>
        <vt:i4>0</vt:i4>
      </vt:variant>
      <vt:variant>
        <vt:i4>5</vt:i4>
      </vt:variant>
      <vt:variant>
        <vt:lpwstr>../Docs/R1-135970.zip</vt:lpwstr>
      </vt:variant>
      <vt:variant>
        <vt:lpwstr/>
      </vt:variant>
      <vt:variant>
        <vt:i4>4587529</vt:i4>
      </vt:variant>
      <vt:variant>
        <vt:i4>4095</vt:i4>
      </vt:variant>
      <vt:variant>
        <vt:i4>0</vt:i4>
      </vt:variant>
      <vt:variant>
        <vt:i4>5</vt:i4>
      </vt:variant>
      <vt:variant>
        <vt:lpwstr>../Docs/R1-134634.zip</vt:lpwstr>
      </vt:variant>
      <vt:variant>
        <vt:lpwstr/>
      </vt:variant>
      <vt:variant>
        <vt:i4>4390925</vt:i4>
      </vt:variant>
      <vt:variant>
        <vt:i4>4092</vt:i4>
      </vt:variant>
      <vt:variant>
        <vt:i4>0</vt:i4>
      </vt:variant>
      <vt:variant>
        <vt:i4>5</vt:i4>
      </vt:variant>
      <vt:variant>
        <vt:lpwstr>../Docs/R1-135771.zip</vt:lpwstr>
      </vt:variant>
      <vt:variant>
        <vt:lpwstr/>
      </vt:variant>
      <vt:variant>
        <vt:i4>4456454</vt:i4>
      </vt:variant>
      <vt:variant>
        <vt:i4>4089</vt:i4>
      </vt:variant>
      <vt:variant>
        <vt:i4>0</vt:i4>
      </vt:variant>
      <vt:variant>
        <vt:i4>5</vt:i4>
      </vt:variant>
      <vt:variant>
        <vt:lpwstr>../Docs/R1-135904.zip</vt:lpwstr>
      </vt:variant>
      <vt:variant>
        <vt:lpwstr/>
      </vt:variant>
      <vt:variant>
        <vt:i4>4325387</vt:i4>
      </vt:variant>
      <vt:variant>
        <vt:i4>4086</vt:i4>
      </vt:variant>
      <vt:variant>
        <vt:i4>0</vt:i4>
      </vt:variant>
      <vt:variant>
        <vt:i4>5</vt:i4>
      </vt:variant>
      <vt:variant>
        <vt:lpwstr>../Docs/R1-135565.zip</vt:lpwstr>
      </vt:variant>
      <vt:variant>
        <vt:lpwstr/>
      </vt:variant>
      <vt:variant>
        <vt:i4>4653066</vt:i4>
      </vt:variant>
      <vt:variant>
        <vt:i4>4083</vt:i4>
      </vt:variant>
      <vt:variant>
        <vt:i4>0</vt:i4>
      </vt:variant>
      <vt:variant>
        <vt:i4>5</vt:i4>
      </vt:variant>
      <vt:variant>
        <vt:lpwstr>../Docs/R1-135534.zip</vt:lpwstr>
      </vt:variant>
      <vt:variant>
        <vt:lpwstr/>
      </vt:variant>
      <vt:variant>
        <vt:i4>4587529</vt:i4>
      </vt:variant>
      <vt:variant>
        <vt:i4>4080</vt:i4>
      </vt:variant>
      <vt:variant>
        <vt:i4>0</vt:i4>
      </vt:variant>
      <vt:variant>
        <vt:i4>5</vt:i4>
      </vt:variant>
      <vt:variant>
        <vt:lpwstr>../Docs/R1-134634.zip</vt:lpwstr>
      </vt:variant>
      <vt:variant>
        <vt:lpwstr/>
      </vt:variant>
      <vt:variant>
        <vt:i4>4587529</vt:i4>
      </vt:variant>
      <vt:variant>
        <vt:i4>4077</vt:i4>
      </vt:variant>
      <vt:variant>
        <vt:i4>0</vt:i4>
      </vt:variant>
      <vt:variant>
        <vt:i4>5</vt:i4>
      </vt:variant>
      <vt:variant>
        <vt:lpwstr>../Docs/R1-134634.zip</vt:lpwstr>
      </vt:variant>
      <vt:variant>
        <vt:lpwstr/>
      </vt:variant>
      <vt:variant>
        <vt:i4>4587529</vt:i4>
      </vt:variant>
      <vt:variant>
        <vt:i4>4074</vt:i4>
      </vt:variant>
      <vt:variant>
        <vt:i4>0</vt:i4>
      </vt:variant>
      <vt:variant>
        <vt:i4>5</vt:i4>
      </vt:variant>
      <vt:variant>
        <vt:lpwstr>../Docs/R1-134634.zip</vt:lpwstr>
      </vt:variant>
      <vt:variant>
        <vt:lpwstr/>
      </vt:variant>
      <vt:variant>
        <vt:i4>4587529</vt:i4>
      </vt:variant>
      <vt:variant>
        <vt:i4>4071</vt:i4>
      </vt:variant>
      <vt:variant>
        <vt:i4>0</vt:i4>
      </vt:variant>
      <vt:variant>
        <vt:i4>5</vt:i4>
      </vt:variant>
      <vt:variant>
        <vt:lpwstr>../Docs/R1-135123.zip</vt:lpwstr>
      </vt:variant>
      <vt:variant>
        <vt:lpwstr/>
      </vt:variant>
      <vt:variant>
        <vt:i4>2162690</vt:i4>
      </vt:variant>
      <vt:variant>
        <vt:i4>4068</vt:i4>
      </vt:variant>
      <vt:variant>
        <vt:i4>0</vt:i4>
      </vt:variant>
      <vt:variant>
        <vt:i4>5</vt:i4>
      </vt:variant>
      <vt:variant>
        <vt:lpwstr>http://www.3gpp.org/ftp/tsg_ran/TSG_RAN/TSGR_59/Docs/RP-130404.zip</vt:lpwstr>
      </vt:variant>
      <vt:variant>
        <vt:lpwstr/>
      </vt:variant>
      <vt:variant>
        <vt:i4>4390920</vt:i4>
      </vt:variant>
      <vt:variant>
        <vt:i4>4065</vt:i4>
      </vt:variant>
      <vt:variant>
        <vt:i4>0</vt:i4>
      </vt:variant>
      <vt:variant>
        <vt:i4>5</vt:i4>
      </vt:variant>
      <vt:variant>
        <vt:lpwstr>../Docs/R1-135271.zip</vt:lpwstr>
      </vt:variant>
      <vt:variant>
        <vt:lpwstr/>
      </vt:variant>
      <vt:variant>
        <vt:i4>4653059</vt:i4>
      </vt:variant>
      <vt:variant>
        <vt:i4>4062</vt:i4>
      </vt:variant>
      <vt:variant>
        <vt:i4>0</vt:i4>
      </vt:variant>
      <vt:variant>
        <vt:i4>5</vt:i4>
      </vt:variant>
      <vt:variant>
        <vt:lpwstr>../Docs/R1-136008.zip</vt:lpwstr>
      </vt:variant>
      <vt:variant>
        <vt:lpwstr/>
      </vt:variant>
      <vt:variant>
        <vt:i4>4194315</vt:i4>
      </vt:variant>
      <vt:variant>
        <vt:i4>4059</vt:i4>
      </vt:variant>
      <vt:variant>
        <vt:i4>0</vt:i4>
      </vt:variant>
      <vt:variant>
        <vt:i4>5</vt:i4>
      </vt:variant>
      <vt:variant>
        <vt:lpwstr>../Docs/R1-135242.zip</vt:lpwstr>
      </vt:variant>
      <vt:variant>
        <vt:lpwstr/>
      </vt:variant>
      <vt:variant>
        <vt:i4>4521997</vt:i4>
      </vt:variant>
      <vt:variant>
        <vt:i4>4056</vt:i4>
      </vt:variant>
      <vt:variant>
        <vt:i4>0</vt:i4>
      </vt:variant>
      <vt:variant>
        <vt:i4>5</vt:i4>
      </vt:variant>
      <vt:variant>
        <vt:lpwstr>../Docs/R1-135412.zip</vt:lpwstr>
      </vt:variant>
      <vt:variant>
        <vt:lpwstr/>
      </vt:variant>
      <vt:variant>
        <vt:i4>5046286</vt:i4>
      </vt:variant>
      <vt:variant>
        <vt:i4>4053</vt:i4>
      </vt:variant>
      <vt:variant>
        <vt:i4>0</vt:i4>
      </vt:variant>
      <vt:variant>
        <vt:i4>5</vt:i4>
      </vt:variant>
      <vt:variant>
        <vt:lpwstr>../Docs/R1-135491.zip</vt:lpwstr>
      </vt:variant>
      <vt:variant>
        <vt:lpwstr/>
      </vt:variant>
      <vt:variant>
        <vt:i4>5046281</vt:i4>
      </vt:variant>
      <vt:variant>
        <vt:i4>4050</vt:i4>
      </vt:variant>
      <vt:variant>
        <vt:i4>0</vt:i4>
      </vt:variant>
      <vt:variant>
        <vt:i4>5</vt:i4>
      </vt:variant>
      <vt:variant>
        <vt:lpwstr>../Docs/R1-135597.zip</vt:lpwstr>
      </vt:variant>
      <vt:variant>
        <vt:lpwstr/>
      </vt:variant>
      <vt:variant>
        <vt:i4>4587530</vt:i4>
      </vt:variant>
      <vt:variant>
        <vt:i4>4047</vt:i4>
      </vt:variant>
      <vt:variant>
        <vt:i4>0</vt:i4>
      </vt:variant>
      <vt:variant>
        <vt:i4>5</vt:i4>
      </vt:variant>
      <vt:variant>
        <vt:lpwstr>../Docs/R1-135524.zip</vt:lpwstr>
      </vt:variant>
      <vt:variant>
        <vt:lpwstr/>
      </vt:variant>
      <vt:variant>
        <vt:i4>4390927</vt:i4>
      </vt:variant>
      <vt:variant>
        <vt:i4>4044</vt:i4>
      </vt:variant>
      <vt:variant>
        <vt:i4>0</vt:i4>
      </vt:variant>
      <vt:variant>
        <vt:i4>5</vt:i4>
      </vt:variant>
      <vt:variant>
        <vt:lpwstr>../Docs/R1-135377.zip</vt:lpwstr>
      </vt:variant>
      <vt:variant>
        <vt:lpwstr/>
      </vt:variant>
      <vt:variant>
        <vt:i4>4194319</vt:i4>
      </vt:variant>
      <vt:variant>
        <vt:i4>4041</vt:i4>
      </vt:variant>
      <vt:variant>
        <vt:i4>0</vt:i4>
      </vt:variant>
      <vt:variant>
        <vt:i4>5</vt:i4>
      </vt:variant>
      <vt:variant>
        <vt:lpwstr>../Docs/R1-135145.zip</vt:lpwstr>
      </vt:variant>
      <vt:variant>
        <vt:lpwstr/>
      </vt:variant>
      <vt:variant>
        <vt:i4>5046285</vt:i4>
      </vt:variant>
      <vt:variant>
        <vt:i4>4038</vt:i4>
      </vt:variant>
      <vt:variant>
        <vt:i4>0</vt:i4>
      </vt:variant>
      <vt:variant>
        <vt:i4>5</vt:i4>
      </vt:variant>
      <vt:variant>
        <vt:lpwstr>../Docs/R1-135096.zip</vt:lpwstr>
      </vt:variant>
      <vt:variant>
        <vt:lpwstr/>
      </vt:variant>
      <vt:variant>
        <vt:i4>4456459</vt:i4>
      </vt:variant>
      <vt:variant>
        <vt:i4>4035</vt:i4>
      </vt:variant>
      <vt:variant>
        <vt:i4>0</vt:i4>
      </vt:variant>
      <vt:variant>
        <vt:i4>5</vt:i4>
      </vt:variant>
      <vt:variant>
        <vt:lpwstr>../Docs/R1-135404.zip</vt:lpwstr>
      </vt:variant>
      <vt:variant>
        <vt:lpwstr/>
      </vt:variant>
      <vt:variant>
        <vt:i4>4587528</vt:i4>
      </vt:variant>
      <vt:variant>
        <vt:i4>4032</vt:i4>
      </vt:variant>
      <vt:variant>
        <vt:i4>0</vt:i4>
      </vt:variant>
      <vt:variant>
        <vt:i4>5</vt:i4>
      </vt:variant>
      <vt:variant>
        <vt:lpwstr>../Docs/R1-135122.zip</vt:lpwstr>
      </vt:variant>
      <vt:variant>
        <vt:lpwstr/>
      </vt:variant>
      <vt:variant>
        <vt:i4>4259852</vt:i4>
      </vt:variant>
      <vt:variant>
        <vt:i4>4029</vt:i4>
      </vt:variant>
      <vt:variant>
        <vt:i4>0</vt:i4>
      </vt:variant>
      <vt:variant>
        <vt:i4>5</vt:i4>
      </vt:variant>
      <vt:variant>
        <vt:lpwstr>../Docs/R1-135552.zip</vt:lpwstr>
      </vt:variant>
      <vt:variant>
        <vt:lpwstr/>
      </vt:variant>
      <vt:variant>
        <vt:i4>5046285</vt:i4>
      </vt:variant>
      <vt:variant>
        <vt:i4>4026</vt:i4>
      </vt:variant>
      <vt:variant>
        <vt:i4>0</vt:i4>
      </vt:variant>
      <vt:variant>
        <vt:i4>5</vt:i4>
      </vt:variant>
      <vt:variant>
        <vt:lpwstr>../Docs/R1-135492.zip</vt:lpwstr>
      </vt:variant>
      <vt:variant>
        <vt:lpwstr/>
      </vt:variant>
      <vt:variant>
        <vt:i4>4390924</vt:i4>
      </vt:variant>
      <vt:variant>
        <vt:i4>4023</vt:i4>
      </vt:variant>
      <vt:variant>
        <vt:i4>0</vt:i4>
      </vt:variant>
      <vt:variant>
        <vt:i4>5</vt:i4>
      </vt:variant>
      <vt:variant>
        <vt:lpwstr>../Docs/R1-135770.zip</vt:lpwstr>
      </vt:variant>
      <vt:variant>
        <vt:lpwstr/>
      </vt:variant>
      <vt:variant>
        <vt:i4>4653064</vt:i4>
      </vt:variant>
      <vt:variant>
        <vt:i4>4020</vt:i4>
      </vt:variant>
      <vt:variant>
        <vt:i4>0</vt:i4>
      </vt:variant>
      <vt:variant>
        <vt:i4>5</vt:i4>
      </vt:variant>
      <vt:variant>
        <vt:lpwstr>../Docs/R1-135231.zip</vt:lpwstr>
      </vt:variant>
      <vt:variant>
        <vt:lpwstr/>
      </vt:variant>
      <vt:variant>
        <vt:i4>4194306</vt:i4>
      </vt:variant>
      <vt:variant>
        <vt:i4>4017</vt:i4>
      </vt:variant>
      <vt:variant>
        <vt:i4>0</vt:i4>
      </vt:variant>
      <vt:variant>
        <vt:i4>5</vt:i4>
      </vt:variant>
      <vt:variant>
        <vt:lpwstr>../Docs/R1-135049.zip</vt:lpwstr>
      </vt:variant>
      <vt:variant>
        <vt:lpwstr/>
      </vt:variant>
      <vt:variant>
        <vt:i4>4980747</vt:i4>
      </vt:variant>
      <vt:variant>
        <vt:i4>4014</vt:i4>
      </vt:variant>
      <vt:variant>
        <vt:i4>0</vt:i4>
      </vt:variant>
      <vt:variant>
        <vt:i4>5</vt:i4>
      </vt:variant>
      <vt:variant>
        <vt:lpwstr>../Docs/R1-135181.zip</vt:lpwstr>
      </vt:variant>
      <vt:variant>
        <vt:lpwstr/>
      </vt:variant>
      <vt:variant>
        <vt:i4>4194315</vt:i4>
      </vt:variant>
      <vt:variant>
        <vt:i4>4011</vt:i4>
      </vt:variant>
      <vt:variant>
        <vt:i4>0</vt:i4>
      </vt:variant>
      <vt:variant>
        <vt:i4>5</vt:i4>
      </vt:variant>
      <vt:variant>
        <vt:lpwstr>../Docs/R1-135545.zip</vt:lpwstr>
      </vt:variant>
      <vt:variant>
        <vt:lpwstr/>
      </vt:variant>
      <vt:variant>
        <vt:i4>4259848</vt:i4>
      </vt:variant>
      <vt:variant>
        <vt:i4>4008</vt:i4>
      </vt:variant>
      <vt:variant>
        <vt:i4>0</vt:i4>
      </vt:variant>
      <vt:variant>
        <vt:i4>5</vt:i4>
      </vt:variant>
      <vt:variant>
        <vt:lpwstr>../Docs/R1-135251.zip</vt:lpwstr>
      </vt:variant>
      <vt:variant>
        <vt:lpwstr/>
      </vt:variant>
      <vt:variant>
        <vt:i4>4194307</vt:i4>
      </vt:variant>
      <vt:variant>
        <vt:i4>4005</vt:i4>
      </vt:variant>
      <vt:variant>
        <vt:i4>0</vt:i4>
      </vt:variant>
      <vt:variant>
        <vt:i4>5</vt:i4>
      </vt:variant>
      <vt:variant>
        <vt:lpwstr>../Docs/R1-136078.zip</vt:lpwstr>
      </vt:variant>
      <vt:variant>
        <vt:lpwstr/>
      </vt:variant>
      <vt:variant>
        <vt:i4>4194316</vt:i4>
      </vt:variant>
      <vt:variant>
        <vt:i4>4002</vt:i4>
      </vt:variant>
      <vt:variant>
        <vt:i4>0</vt:i4>
      </vt:variant>
      <vt:variant>
        <vt:i4>5</vt:i4>
      </vt:variant>
      <vt:variant>
        <vt:lpwstr>../Docs/R1-136077.zip</vt:lpwstr>
      </vt:variant>
      <vt:variant>
        <vt:lpwstr/>
      </vt:variant>
      <vt:variant>
        <vt:i4>4587521</vt:i4>
      </vt:variant>
      <vt:variant>
        <vt:i4>3999</vt:i4>
      </vt:variant>
      <vt:variant>
        <vt:i4>0</vt:i4>
      </vt:variant>
      <vt:variant>
        <vt:i4>5</vt:i4>
      </vt:variant>
      <vt:variant>
        <vt:lpwstr>../Docs/R1-135923.zip</vt:lpwstr>
      </vt:variant>
      <vt:variant>
        <vt:lpwstr/>
      </vt:variant>
      <vt:variant>
        <vt:i4>4587526</vt:i4>
      </vt:variant>
      <vt:variant>
        <vt:i4>3996</vt:i4>
      </vt:variant>
      <vt:variant>
        <vt:i4>0</vt:i4>
      </vt:variant>
      <vt:variant>
        <vt:i4>5</vt:i4>
      </vt:variant>
      <vt:variant>
        <vt:lpwstr>../Docs/R1-135924.zip</vt:lpwstr>
      </vt:variant>
      <vt:variant>
        <vt:lpwstr/>
      </vt:variant>
      <vt:variant>
        <vt:i4>4587526</vt:i4>
      </vt:variant>
      <vt:variant>
        <vt:i4>3993</vt:i4>
      </vt:variant>
      <vt:variant>
        <vt:i4>0</vt:i4>
      </vt:variant>
      <vt:variant>
        <vt:i4>5</vt:i4>
      </vt:variant>
      <vt:variant>
        <vt:lpwstr>../Docs/R1-135924.zip</vt:lpwstr>
      </vt:variant>
      <vt:variant>
        <vt:lpwstr/>
      </vt:variant>
      <vt:variant>
        <vt:i4>4587521</vt:i4>
      </vt:variant>
      <vt:variant>
        <vt:i4>3990</vt:i4>
      </vt:variant>
      <vt:variant>
        <vt:i4>0</vt:i4>
      </vt:variant>
      <vt:variant>
        <vt:i4>5</vt:i4>
      </vt:variant>
      <vt:variant>
        <vt:lpwstr>../Docs/R1-135923.zip</vt:lpwstr>
      </vt:variant>
      <vt:variant>
        <vt:lpwstr/>
      </vt:variant>
      <vt:variant>
        <vt:i4>4587520</vt:i4>
      </vt:variant>
      <vt:variant>
        <vt:i4>3987</vt:i4>
      </vt:variant>
      <vt:variant>
        <vt:i4>0</vt:i4>
      </vt:variant>
      <vt:variant>
        <vt:i4>5</vt:i4>
      </vt:variant>
      <vt:variant>
        <vt:lpwstr>../Docs/R1-135922.zip</vt:lpwstr>
      </vt:variant>
      <vt:variant>
        <vt:lpwstr/>
      </vt:variant>
      <vt:variant>
        <vt:i4>4587523</vt:i4>
      </vt:variant>
      <vt:variant>
        <vt:i4>3984</vt:i4>
      </vt:variant>
      <vt:variant>
        <vt:i4>0</vt:i4>
      </vt:variant>
      <vt:variant>
        <vt:i4>5</vt:i4>
      </vt:variant>
      <vt:variant>
        <vt:lpwstr>../Docs/R1-135921.zip</vt:lpwstr>
      </vt:variant>
      <vt:variant>
        <vt:lpwstr/>
      </vt:variant>
      <vt:variant>
        <vt:i4>4587523</vt:i4>
      </vt:variant>
      <vt:variant>
        <vt:i4>3981</vt:i4>
      </vt:variant>
      <vt:variant>
        <vt:i4>0</vt:i4>
      </vt:variant>
      <vt:variant>
        <vt:i4>5</vt:i4>
      </vt:variant>
      <vt:variant>
        <vt:lpwstr>../Docs/R1-135921.zip</vt:lpwstr>
      </vt:variant>
      <vt:variant>
        <vt:lpwstr/>
      </vt:variant>
      <vt:variant>
        <vt:i4>4587531</vt:i4>
      </vt:variant>
      <vt:variant>
        <vt:i4>3978</vt:i4>
      </vt:variant>
      <vt:variant>
        <vt:i4>0</vt:i4>
      </vt:variant>
      <vt:variant>
        <vt:i4>5</vt:i4>
      </vt:variant>
      <vt:variant>
        <vt:lpwstr>../Docs/R1-136010.zip</vt:lpwstr>
      </vt:variant>
      <vt:variant>
        <vt:lpwstr/>
      </vt:variant>
      <vt:variant>
        <vt:i4>4653068</vt:i4>
      </vt:variant>
      <vt:variant>
        <vt:i4>3975</vt:i4>
      </vt:variant>
      <vt:variant>
        <vt:i4>0</vt:i4>
      </vt:variant>
      <vt:variant>
        <vt:i4>5</vt:i4>
      </vt:variant>
      <vt:variant>
        <vt:lpwstr>../Docs/R1-136007.zip</vt:lpwstr>
      </vt:variant>
      <vt:variant>
        <vt:lpwstr/>
      </vt:variant>
      <vt:variant>
        <vt:i4>4259842</vt:i4>
      </vt:variant>
      <vt:variant>
        <vt:i4>3972</vt:i4>
      </vt:variant>
      <vt:variant>
        <vt:i4>0</vt:i4>
      </vt:variant>
      <vt:variant>
        <vt:i4>5</vt:i4>
      </vt:variant>
      <vt:variant>
        <vt:lpwstr>../Docs/R1-135950.zip</vt:lpwstr>
      </vt:variant>
      <vt:variant>
        <vt:lpwstr/>
      </vt:variant>
      <vt:variant>
        <vt:i4>4259841</vt:i4>
      </vt:variant>
      <vt:variant>
        <vt:i4>3969</vt:i4>
      </vt:variant>
      <vt:variant>
        <vt:i4>0</vt:i4>
      </vt:variant>
      <vt:variant>
        <vt:i4>5</vt:i4>
      </vt:variant>
      <vt:variant>
        <vt:lpwstr>../Docs/R1-135953.zip</vt:lpwstr>
      </vt:variant>
      <vt:variant>
        <vt:lpwstr/>
      </vt:variant>
      <vt:variant>
        <vt:i4>4587534</vt:i4>
      </vt:variant>
      <vt:variant>
        <vt:i4>3966</vt:i4>
      </vt:variant>
      <vt:variant>
        <vt:i4>0</vt:i4>
      </vt:variant>
      <vt:variant>
        <vt:i4>5</vt:i4>
      </vt:variant>
      <vt:variant>
        <vt:lpwstr>../Docs/R1-135227.zip</vt:lpwstr>
      </vt:variant>
      <vt:variant>
        <vt:lpwstr/>
      </vt:variant>
      <vt:variant>
        <vt:i4>4653058</vt:i4>
      </vt:variant>
      <vt:variant>
        <vt:i4>3963</vt:i4>
      </vt:variant>
      <vt:variant>
        <vt:i4>0</vt:i4>
      </vt:variant>
      <vt:variant>
        <vt:i4>5</vt:i4>
      </vt:variant>
      <vt:variant>
        <vt:lpwstr>../Docs/R1-135831.zip</vt:lpwstr>
      </vt:variant>
      <vt:variant>
        <vt:lpwstr/>
      </vt:variant>
      <vt:variant>
        <vt:i4>4587534</vt:i4>
      </vt:variant>
      <vt:variant>
        <vt:i4>3960</vt:i4>
      </vt:variant>
      <vt:variant>
        <vt:i4>0</vt:i4>
      </vt:variant>
      <vt:variant>
        <vt:i4>5</vt:i4>
      </vt:variant>
      <vt:variant>
        <vt:lpwstr>../Docs/R1-135227.zip</vt:lpwstr>
      </vt:variant>
      <vt:variant>
        <vt:lpwstr/>
      </vt:variant>
      <vt:variant>
        <vt:i4>4456451</vt:i4>
      </vt:variant>
      <vt:variant>
        <vt:i4>3957</vt:i4>
      </vt:variant>
      <vt:variant>
        <vt:i4>0</vt:i4>
      </vt:variant>
      <vt:variant>
        <vt:i4>5</vt:i4>
      </vt:variant>
      <vt:variant>
        <vt:lpwstr>../Docs/R1-135800.zip</vt:lpwstr>
      </vt:variant>
      <vt:variant>
        <vt:lpwstr/>
      </vt:variant>
      <vt:variant>
        <vt:i4>4980746</vt:i4>
      </vt:variant>
      <vt:variant>
        <vt:i4>3954</vt:i4>
      </vt:variant>
      <vt:variant>
        <vt:i4>0</vt:i4>
      </vt:variant>
      <vt:variant>
        <vt:i4>5</vt:i4>
      </vt:variant>
      <vt:variant>
        <vt:lpwstr>../Docs/R1-135180.zip</vt:lpwstr>
      </vt:variant>
      <vt:variant>
        <vt:lpwstr/>
      </vt:variant>
      <vt:variant>
        <vt:i4>4653056</vt:i4>
      </vt:variant>
      <vt:variant>
        <vt:i4>3951</vt:i4>
      </vt:variant>
      <vt:variant>
        <vt:i4>0</vt:i4>
      </vt:variant>
      <vt:variant>
        <vt:i4>5</vt:i4>
      </vt:variant>
      <vt:variant>
        <vt:lpwstr>../Docs/R1-135239.zip</vt:lpwstr>
      </vt:variant>
      <vt:variant>
        <vt:lpwstr/>
      </vt:variant>
      <vt:variant>
        <vt:i4>4587521</vt:i4>
      </vt:variant>
      <vt:variant>
        <vt:i4>3948</vt:i4>
      </vt:variant>
      <vt:variant>
        <vt:i4>0</vt:i4>
      </vt:variant>
      <vt:variant>
        <vt:i4>5</vt:i4>
      </vt:variant>
      <vt:variant>
        <vt:lpwstr>../Docs/R1-135329.zip</vt:lpwstr>
      </vt:variant>
      <vt:variant>
        <vt:lpwstr/>
      </vt:variant>
      <vt:variant>
        <vt:i4>4390925</vt:i4>
      </vt:variant>
      <vt:variant>
        <vt:i4>3945</vt:i4>
      </vt:variant>
      <vt:variant>
        <vt:i4>0</vt:i4>
      </vt:variant>
      <vt:variant>
        <vt:i4>5</vt:i4>
      </vt:variant>
      <vt:variant>
        <vt:lpwstr>../Docs/R1-135375.zip</vt:lpwstr>
      </vt:variant>
      <vt:variant>
        <vt:lpwstr/>
      </vt:variant>
      <vt:variant>
        <vt:i4>4194307</vt:i4>
      </vt:variant>
      <vt:variant>
        <vt:i4>3942</vt:i4>
      </vt:variant>
      <vt:variant>
        <vt:i4>0</vt:i4>
      </vt:variant>
      <vt:variant>
        <vt:i4>5</vt:i4>
      </vt:variant>
      <vt:variant>
        <vt:lpwstr>../Docs/R1-135048.zip</vt:lpwstr>
      </vt:variant>
      <vt:variant>
        <vt:lpwstr/>
      </vt:variant>
      <vt:variant>
        <vt:i4>4194306</vt:i4>
      </vt:variant>
      <vt:variant>
        <vt:i4>3939</vt:i4>
      </vt:variant>
      <vt:variant>
        <vt:i4>0</vt:i4>
      </vt:variant>
      <vt:variant>
        <vt:i4>5</vt:i4>
      </vt:variant>
      <vt:variant>
        <vt:lpwstr>../Docs/R1-135940.zip</vt:lpwstr>
      </vt:variant>
      <vt:variant>
        <vt:lpwstr/>
      </vt:variant>
      <vt:variant>
        <vt:i4>5046287</vt:i4>
      </vt:variant>
      <vt:variant>
        <vt:i4>3936</vt:i4>
      </vt:variant>
      <vt:variant>
        <vt:i4>0</vt:i4>
      </vt:variant>
      <vt:variant>
        <vt:i4>5</vt:i4>
      </vt:variant>
      <vt:variant>
        <vt:lpwstr>../Docs/R1-135490.zip</vt:lpwstr>
      </vt:variant>
      <vt:variant>
        <vt:lpwstr/>
      </vt:variant>
      <vt:variant>
        <vt:i4>4325381</vt:i4>
      </vt:variant>
      <vt:variant>
        <vt:i4>3933</vt:i4>
      </vt:variant>
      <vt:variant>
        <vt:i4>0</vt:i4>
      </vt:variant>
      <vt:variant>
        <vt:i4>5</vt:i4>
      </vt:variant>
      <vt:variant>
        <vt:lpwstr>../Docs/R1-135769.zip</vt:lpwstr>
      </vt:variant>
      <vt:variant>
        <vt:lpwstr/>
      </vt:variant>
      <vt:variant>
        <vt:i4>4390926</vt:i4>
      </vt:variant>
      <vt:variant>
        <vt:i4>3930</vt:i4>
      </vt:variant>
      <vt:variant>
        <vt:i4>0</vt:i4>
      </vt:variant>
      <vt:variant>
        <vt:i4>5</vt:i4>
      </vt:variant>
      <vt:variant>
        <vt:lpwstr>../Docs/R1-135376.zip</vt:lpwstr>
      </vt:variant>
      <vt:variant>
        <vt:lpwstr/>
      </vt:variant>
      <vt:variant>
        <vt:i4>4390915</vt:i4>
      </vt:variant>
      <vt:variant>
        <vt:i4>3927</vt:i4>
      </vt:variant>
      <vt:variant>
        <vt:i4>0</vt:i4>
      </vt:variant>
      <vt:variant>
        <vt:i4>5</vt:i4>
      </vt:variant>
      <vt:variant>
        <vt:lpwstr>../Docs/R1-135179.zip</vt:lpwstr>
      </vt:variant>
      <vt:variant>
        <vt:lpwstr/>
      </vt:variant>
      <vt:variant>
        <vt:i4>5046275</vt:i4>
      </vt:variant>
      <vt:variant>
        <vt:i4>3924</vt:i4>
      </vt:variant>
      <vt:variant>
        <vt:i4>0</vt:i4>
      </vt:variant>
      <vt:variant>
        <vt:i4>5</vt:i4>
      </vt:variant>
      <vt:variant>
        <vt:lpwstr>../Docs/R1-135890.zip</vt:lpwstr>
      </vt:variant>
      <vt:variant>
        <vt:lpwstr/>
      </vt:variant>
      <vt:variant>
        <vt:i4>4194313</vt:i4>
      </vt:variant>
      <vt:variant>
        <vt:i4>3921</vt:i4>
      </vt:variant>
      <vt:variant>
        <vt:i4>0</vt:i4>
      </vt:variant>
      <vt:variant>
        <vt:i4>5</vt:i4>
      </vt:variant>
      <vt:variant>
        <vt:lpwstr>../Docs/R1-135240.zip</vt:lpwstr>
      </vt:variant>
      <vt:variant>
        <vt:lpwstr/>
      </vt:variant>
      <vt:variant>
        <vt:i4>4194312</vt:i4>
      </vt:variant>
      <vt:variant>
        <vt:i4>3918</vt:i4>
      </vt:variant>
      <vt:variant>
        <vt:i4>0</vt:i4>
      </vt:variant>
      <vt:variant>
        <vt:i4>5</vt:i4>
      </vt:variant>
      <vt:variant>
        <vt:lpwstr>../Docs/R1-135241.zip</vt:lpwstr>
      </vt:variant>
      <vt:variant>
        <vt:lpwstr/>
      </vt:variant>
      <vt:variant>
        <vt:i4>4653065</vt:i4>
      </vt:variant>
      <vt:variant>
        <vt:i4>3915</vt:i4>
      </vt:variant>
      <vt:variant>
        <vt:i4>0</vt:i4>
      </vt:variant>
      <vt:variant>
        <vt:i4>5</vt:i4>
      </vt:variant>
      <vt:variant>
        <vt:lpwstr>../Docs/R1-135230.zip</vt:lpwstr>
      </vt:variant>
      <vt:variant>
        <vt:lpwstr/>
      </vt:variant>
      <vt:variant>
        <vt:i4>4587520</vt:i4>
      </vt:variant>
      <vt:variant>
        <vt:i4>3912</vt:i4>
      </vt:variant>
      <vt:variant>
        <vt:i4>0</vt:i4>
      </vt:variant>
      <vt:variant>
        <vt:i4>5</vt:i4>
      </vt:variant>
      <vt:variant>
        <vt:lpwstr>../Docs/R1-135229.zip</vt:lpwstr>
      </vt:variant>
      <vt:variant>
        <vt:lpwstr/>
      </vt:variant>
      <vt:variant>
        <vt:i4>4587525</vt:i4>
      </vt:variant>
      <vt:variant>
        <vt:i4>3909</vt:i4>
      </vt:variant>
      <vt:variant>
        <vt:i4>0</vt:i4>
      </vt:variant>
      <vt:variant>
        <vt:i4>5</vt:i4>
      </vt:variant>
      <vt:variant>
        <vt:lpwstr>../Docs/R1-135826.zip</vt:lpwstr>
      </vt:variant>
      <vt:variant>
        <vt:lpwstr/>
      </vt:variant>
      <vt:variant>
        <vt:i4>4587521</vt:i4>
      </vt:variant>
      <vt:variant>
        <vt:i4>3906</vt:i4>
      </vt:variant>
      <vt:variant>
        <vt:i4>0</vt:i4>
      </vt:variant>
      <vt:variant>
        <vt:i4>5</vt:i4>
      </vt:variant>
      <vt:variant>
        <vt:lpwstr>../Docs/R1-135228.zip</vt:lpwstr>
      </vt:variant>
      <vt:variant>
        <vt:lpwstr/>
      </vt:variant>
      <vt:variant>
        <vt:i4>4587526</vt:i4>
      </vt:variant>
      <vt:variant>
        <vt:i4>3903</vt:i4>
      </vt:variant>
      <vt:variant>
        <vt:i4>0</vt:i4>
      </vt:variant>
      <vt:variant>
        <vt:i4>5</vt:i4>
      </vt:variant>
      <vt:variant>
        <vt:lpwstr>../Docs/R1-135825.zip</vt:lpwstr>
      </vt:variant>
      <vt:variant>
        <vt:lpwstr/>
      </vt:variant>
      <vt:variant>
        <vt:i4>5046280</vt:i4>
      </vt:variant>
      <vt:variant>
        <vt:i4>3900</vt:i4>
      </vt:variant>
      <vt:variant>
        <vt:i4>0</vt:i4>
      </vt:variant>
      <vt:variant>
        <vt:i4>5</vt:i4>
      </vt:variant>
      <vt:variant>
        <vt:lpwstr>../Docs/R1-135596.zip</vt:lpwstr>
      </vt:variant>
      <vt:variant>
        <vt:lpwstr/>
      </vt:variant>
      <vt:variant>
        <vt:i4>5046283</vt:i4>
      </vt:variant>
      <vt:variant>
        <vt:i4>3897</vt:i4>
      </vt:variant>
      <vt:variant>
        <vt:i4>0</vt:i4>
      </vt:variant>
      <vt:variant>
        <vt:i4>5</vt:i4>
      </vt:variant>
      <vt:variant>
        <vt:lpwstr>../Docs/R1-135595.zip</vt:lpwstr>
      </vt:variant>
      <vt:variant>
        <vt:lpwstr/>
      </vt:variant>
      <vt:variant>
        <vt:i4>4587533</vt:i4>
      </vt:variant>
      <vt:variant>
        <vt:i4>3894</vt:i4>
      </vt:variant>
      <vt:variant>
        <vt:i4>0</vt:i4>
      </vt:variant>
      <vt:variant>
        <vt:i4>5</vt:i4>
      </vt:variant>
      <vt:variant>
        <vt:lpwstr>../Docs/R1-135523.zip</vt:lpwstr>
      </vt:variant>
      <vt:variant>
        <vt:lpwstr/>
      </vt:variant>
      <vt:variant>
        <vt:i4>4980740</vt:i4>
      </vt:variant>
      <vt:variant>
        <vt:i4>3891</vt:i4>
      </vt:variant>
      <vt:variant>
        <vt:i4>0</vt:i4>
      </vt:variant>
      <vt:variant>
        <vt:i4>5</vt:i4>
      </vt:variant>
      <vt:variant>
        <vt:lpwstr>../Docs/R1-135887.zip</vt:lpwstr>
      </vt:variant>
      <vt:variant>
        <vt:lpwstr/>
      </vt:variant>
      <vt:variant>
        <vt:i4>4587522</vt:i4>
      </vt:variant>
      <vt:variant>
        <vt:i4>3888</vt:i4>
      </vt:variant>
      <vt:variant>
        <vt:i4>0</vt:i4>
      </vt:variant>
      <vt:variant>
        <vt:i4>5</vt:i4>
      </vt:variant>
      <vt:variant>
        <vt:lpwstr>../Docs/R1-135920.zip</vt:lpwstr>
      </vt:variant>
      <vt:variant>
        <vt:lpwstr/>
      </vt:variant>
      <vt:variant>
        <vt:i4>4456453</vt:i4>
      </vt:variant>
      <vt:variant>
        <vt:i4>3885</vt:i4>
      </vt:variant>
      <vt:variant>
        <vt:i4>0</vt:i4>
      </vt:variant>
      <vt:variant>
        <vt:i4>5</vt:i4>
      </vt:variant>
      <vt:variant>
        <vt:lpwstr>../Docs/R1-135907.zip</vt:lpwstr>
      </vt:variant>
      <vt:variant>
        <vt:lpwstr/>
      </vt:variant>
      <vt:variant>
        <vt:i4>4521985</vt:i4>
      </vt:variant>
      <vt:variant>
        <vt:i4>3882</vt:i4>
      </vt:variant>
      <vt:variant>
        <vt:i4>0</vt:i4>
      </vt:variant>
      <vt:variant>
        <vt:i4>5</vt:i4>
      </vt:variant>
      <vt:variant>
        <vt:lpwstr>../Docs/R1-135913.zip</vt:lpwstr>
      </vt:variant>
      <vt:variant>
        <vt:lpwstr/>
      </vt:variant>
      <vt:variant>
        <vt:i4>4521985</vt:i4>
      </vt:variant>
      <vt:variant>
        <vt:i4>3879</vt:i4>
      </vt:variant>
      <vt:variant>
        <vt:i4>0</vt:i4>
      </vt:variant>
      <vt:variant>
        <vt:i4>5</vt:i4>
      </vt:variant>
      <vt:variant>
        <vt:lpwstr>../Docs/R1-135913.zip</vt:lpwstr>
      </vt:variant>
      <vt:variant>
        <vt:lpwstr/>
      </vt:variant>
      <vt:variant>
        <vt:i4>4456453</vt:i4>
      </vt:variant>
      <vt:variant>
        <vt:i4>3876</vt:i4>
      </vt:variant>
      <vt:variant>
        <vt:i4>0</vt:i4>
      </vt:variant>
      <vt:variant>
        <vt:i4>5</vt:i4>
      </vt:variant>
      <vt:variant>
        <vt:lpwstr>../Docs/R1-135907.zip</vt:lpwstr>
      </vt:variant>
      <vt:variant>
        <vt:lpwstr/>
      </vt:variant>
      <vt:variant>
        <vt:i4>4456456</vt:i4>
      </vt:variant>
      <vt:variant>
        <vt:i4>3873</vt:i4>
      </vt:variant>
      <vt:variant>
        <vt:i4>0</vt:i4>
      </vt:variant>
      <vt:variant>
        <vt:i4>5</vt:i4>
      </vt:variant>
      <vt:variant>
        <vt:lpwstr>../Docs/R1-136033.zip</vt:lpwstr>
      </vt:variant>
      <vt:variant>
        <vt:lpwstr/>
      </vt:variant>
      <vt:variant>
        <vt:i4>2949135</vt:i4>
      </vt:variant>
      <vt:variant>
        <vt:i4>3870</vt:i4>
      </vt:variant>
      <vt:variant>
        <vt:i4>0</vt:i4>
      </vt:variant>
      <vt:variant>
        <vt:i4>5</vt:i4>
      </vt:variant>
      <vt:variant>
        <vt:lpwstr>http://www.3gpp.org/ftp/tsg_ran/TSG_RAN/TSGR_60/Docs/RP-130847.zip</vt:lpwstr>
      </vt:variant>
      <vt:variant>
        <vt:lpwstr/>
      </vt:variant>
      <vt:variant>
        <vt:i4>4980742</vt:i4>
      </vt:variant>
      <vt:variant>
        <vt:i4>3867</vt:i4>
      </vt:variant>
      <vt:variant>
        <vt:i4>0</vt:i4>
      </vt:variant>
      <vt:variant>
        <vt:i4>5</vt:i4>
      </vt:variant>
      <vt:variant>
        <vt:lpwstr>../Docs/R1-135489.zip</vt:lpwstr>
      </vt:variant>
      <vt:variant>
        <vt:lpwstr/>
      </vt:variant>
      <vt:variant>
        <vt:i4>4521994</vt:i4>
      </vt:variant>
      <vt:variant>
        <vt:i4>3864</vt:i4>
      </vt:variant>
      <vt:variant>
        <vt:i4>0</vt:i4>
      </vt:variant>
      <vt:variant>
        <vt:i4>5</vt:i4>
      </vt:variant>
      <vt:variant>
        <vt:lpwstr>../Docs/R1-135415.zip</vt:lpwstr>
      </vt:variant>
      <vt:variant>
        <vt:lpwstr/>
      </vt:variant>
      <vt:variant>
        <vt:i4>4521986</vt:i4>
      </vt:variant>
      <vt:variant>
        <vt:i4>3861</vt:i4>
      </vt:variant>
      <vt:variant>
        <vt:i4>0</vt:i4>
      </vt:variant>
      <vt:variant>
        <vt:i4>5</vt:i4>
      </vt:variant>
      <vt:variant>
        <vt:lpwstr>../Docs/R1-135910.zip</vt:lpwstr>
      </vt:variant>
      <vt:variant>
        <vt:lpwstr/>
      </vt:variant>
      <vt:variant>
        <vt:i4>4456459</vt:i4>
      </vt:variant>
      <vt:variant>
        <vt:i4>3858</vt:i4>
      </vt:variant>
      <vt:variant>
        <vt:i4>0</vt:i4>
      </vt:variant>
      <vt:variant>
        <vt:i4>5</vt:i4>
      </vt:variant>
      <vt:variant>
        <vt:lpwstr>../Docs/R1-135909.zip</vt:lpwstr>
      </vt:variant>
      <vt:variant>
        <vt:lpwstr/>
      </vt:variant>
      <vt:variant>
        <vt:i4>4587520</vt:i4>
      </vt:variant>
      <vt:variant>
        <vt:i4>3855</vt:i4>
      </vt:variant>
      <vt:variant>
        <vt:i4>0</vt:i4>
      </vt:variant>
      <vt:variant>
        <vt:i4>5</vt:i4>
      </vt:variant>
      <vt:variant>
        <vt:lpwstr>../Docs/R1-135328.zip</vt:lpwstr>
      </vt:variant>
      <vt:variant>
        <vt:lpwstr/>
      </vt:variant>
      <vt:variant>
        <vt:i4>5046276</vt:i4>
      </vt:variant>
      <vt:variant>
        <vt:i4>3852</vt:i4>
      </vt:variant>
      <vt:variant>
        <vt:i4>0</vt:i4>
      </vt:variant>
      <vt:variant>
        <vt:i4>5</vt:i4>
      </vt:variant>
      <vt:variant>
        <vt:lpwstr>../Docs/R1-135897.zip</vt:lpwstr>
      </vt:variant>
      <vt:variant>
        <vt:lpwstr/>
      </vt:variant>
      <vt:variant>
        <vt:i4>4587535</vt:i4>
      </vt:variant>
      <vt:variant>
        <vt:i4>3849</vt:i4>
      </vt:variant>
      <vt:variant>
        <vt:i4>0</vt:i4>
      </vt:variant>
      <vt:variant>
        <vt:i4>5</vt:i4>
      </vt:variant>
      <vt:variant>
        <vt:lpwstr>../Docs/R1-135327.zip</vt:lpwstr>
      </vt:variant>
      <vt:variant>
        <vt:lpwstr/>
      </vt:variant>
      <vt:variant>
        <vt:i4>4456458</vt:i4>
      </vt:variant>
      <vt:variant>
        <vt:i4>3846</vt:i4>
      </vt:variant>
      <vt:variant>
        <vt:i4>0</vt:i4>
      </vt:variant>
      <vt:variant>
        <vt:i4>5</vt:i4>
      </vt:variant>
      <vt:variant>
        <vt:lpwstr>../Docs/R1-135908.zip</vt:lpwstr>
      </vt:variant>
      <vt:variant>
        <vt:lpwstr/>
      </vt:variant>
      <vt:variant>
        <vt:i4>4980739</vt:i4>
      </vt:variant>
      <vt:variant>
        <vt:i4>3843</vt:i4>
      </vt:variant>
      <vt:variant>
        <vt:i4>0</vt:i4>
      </vt:variant>
      <vt:variant>
        <vt:i4>5</vt:i4>
      </vt:variant>
      <vt:variant>
        <vt:lpwstr>../Docs/R1-135981.zip</vt:lpwstr>
      </vt:variant>
      <vt:variant>
        <vt:lpwstr/>
      </vt:variant>
      <vt:variant>
        <vt:i4>4456458</vt:i4>
      </vt:variant>
      <vt:variant>
        <vt:i4>3840</vt:i4>
      </vt:variant>
      <vt:variant>
        <vt:i4>0</vt:i4>
      </vt:variant>
      <vt:variant>
        <vt:i4>5</vt:i4>
      </vt:variant>
      <vt:variant>
        <vt:lpwstr>../Docs/R1-135908.zip</vt:lpwstr>
      </vt:variant>
      <vt:variant>
        <vt:lpwstr/>
      </vt:variant>
      <vt:variant>
        <vt:i4>4456458</vt:i4>
      </vt:variant>
      <vt:variant>
        <vt:i4>3837</vt:i4>
      </vt:variant>
      <vt:variant>
        <vt:i4>0</vt:i4>
      </vt:variant>
      <vt:variant>
        <vt:i4>5</vt:i4>
      </vt:variant>
      <vt:variant>
        <vt:lpwstr>../Docs/R1-135908.zip</vt:lpwstr>
      </vt:variant>
      <vt:variant>
        <vt:lpwstr/>
      </vt:variant>
      <vt:variant>
        <vt:i4>4587523</vt:i4>
      </vt:variant>
      <vt:variant>
        <vt:i4>3834</vt:i4>
      </vt:variant>
      <vt:variant>
        <vt:i4>0</vt:i4>
      </vt:variant>
      <vt:variant>
        <vt:i4>5</vt:i4>
      </vt:variant>
      <vt:variant>
        <vt:lpwstr>../Docs/R1-134931.zip</vt:lpwstr>
      </vt:variant>
      <vt:variant>
        <vt:lpwstr/>
      </vt:variant>
      <vt:variant>
        <vt:i4>4653061</vt:i4>
      </vt:variant>
      <vt:variant>
        <vt:i4>3831</vt:i4>
      </vt:variant>
      <vt:variant>
        <vt:i4>0</vt:i4>
      </vt:variant>
      <vt:variant>
        <vt:i4>5</vt:i4>
      </vt:variant>
      <vt:variant>
        <vt:lpwstr>../Docs/R1-135836.zip</vt:lpwstr>
      </vt:variant>
      <vt:variant>
        <vt:lpwstr/>
      </vt:variant>
      <vt:variant>
        <vt:i4>4390925</vt:i4>
      </vt:variant>
      <vt:variant>
        <vt:i4>3828</vt:i4>
      </vt:variant>
      <vt:variant>
        <vt:i4>0</vt:i4>
      </vt:variant>
      <vt:variant>
        <vt:i4>5</vt:i4>
      </vt:variant>
      <vt:variant>
        <vt:lpwstr>../Docs/R1-135670.zip</vt:lpwstr>
      </vt:variant>
      <vt:variant>
        <vt:lpwstr/>
      </vt:variant>
      <vt:variant>
        <vt:i4>4521988</vt:i4>
      </vt:variant>
      <vt:variant>
        <vt:i4>3825</vt:i4>
      </vt:variant>
      <vt:variant>
        <vt:i4>0</vt:i4>
      </vt:variant>
      <vt:variant>
        <vt:i4>5</vt:i4>
      </vt:variant>
      <vt:variant>
        <vt:lpwstr>../Docs/R1-135817.zip</vt:lpwstr>
      </vt:variant>
      <vt:variant>
        <vt:lpwstr/>
      </vt:variant>
      <vt:variant>
        <vt:i4>4521993</vt:i4>
      </vt:variant>
      <vt:variant>
        <vt:i4>3822</vt:i4>
      </vt:variant>
      <vt:variant>
        <vt:i4>0</vt:i4>
      </vt:variant>
      <vt:variant>
        <vt:i4>5</vt:i4>
      </vt:variant>
      <vt:variant>
        <vt:lpwstr>../Docs/R1-135614.zip</vt:lpwstr>
      </vt:variant>
      <vt:variant>
        <vt:lpwstr/>
      </vt:variant>
      <vt:variant>
        <vt:i4>4194314</vt:i4>
      </vt:variant>
      <vt:variant>
        <vt:i4>3819</vt:i4>
      </vt:variant>
      <vt:variant>
        <vt:i4>0</vt:i4>
      </vt:variant>
      <vt:variant>
        <vt:i4>5</vt:i4>
      </vt:variant>
      <vt:variant>
        <vt:lpwstr>../Docs/R1-135544.zip</vt:lpwstr>
      </vt:variant>
      <vt:variant>
        <vt:lpwstr/>
      </vt:variant>
      <vt:variant>
        <vt:i4>4980743</vt:i4>
      </vt:variant>
      <vt:variant>
        <vt:i4>3816</vt:i4>
      </vt:variant>
      <vt:variant>
        <vt:i4>0</vt:i4>
      </vt:variant>
      <vt:variant>
        <vt:i4>5</vt:i4>
      </vt:variant>
      <vt:variant>
        <vt:lpwstr>../Docs/R1-135488.zip</vt:lpwstr>
      </vt:variant>
      <vt:variant>
        <vt:lpwstr/>
      </vt:variant>
      <vt:variant>
        <vt:i4>4980744</vt:i4>
      </vt:variant>
      <vt:variant>
        <vt:i4>3813</vt:i4>
      </vt:variant>
      <vt:variant>
        <vt:i4>0</vt:i4>
      </vt:variant>
      <vt:variant>
        <vt:i4>5</vt:i4>
      </vt:variant>
      <vt:variant>
        <vt:lpwstr>../Docs/R1-135487.zip</vt:lpwstr>
      </vt:variant>
      <vt:variant>
        <vt:lpwstr/>
      </vt:variant>
      <vt:variant>
        <vt:i4>4194318</vt:i4>
      </vt:variant>
      <vt:variant>
        <vt:i4>3810</vt:i4>
      </vt:variant>
      <vt:variant>
        <vt:i4>0</vt:i4>
      </vt:variant>
      <vt:variant>
        <vt:i4>5</vt:i4>
      </vt:variant>
      <vt:variant>
        <vt:lpwstr>../Docs/R1-135144.zip</vt:lpwstr>
      </vt:variant>
      <vt:variant>
        <vt:lpwstr/>
      </vt:variant>
      <vt:variant>
        <vt:i4>5046283</vt:i4>
      </vt:variant>
      <vt:variant>
        <vt:i4>3807</vt:i4>
      </vt:variant>
      <vt:variant>
        <vt:i4>0</vt:i4>
      </vt:variant>
      <vt:variant>
        <vt:i4>5</vt:i4>
      </vt:variant>
      <vt:variant>
        <vt:lpwstr>../Docs/R1-135090.zip</vt:lpwstr>
      </vt:variant>
      <vt:variant>
        <vt:lpwstr/>
      </vt:variant>
      <vt:variant>
        <vt:i4>4653061</vt:i4>
      </vt:variant>
      <vt:variant>
        <vt:i4>3804</vt:i4>
      </vt:variant>
      <vt:variant>
        <vt:i4>0</vt:i4>
      </vt:variant>
      <vt:variant>
        <vt:i4>5</vt:i4>
      </vt:variant>
      <vt:variant>
        <vt:lpwstr>../Docs/R1-135937.zip</vt:lpwstr>
      </vt:variant>
      <vt:variant>
        <vt:lpwstr/>
      </vt:variant>
      <vt:variant>
        <vt:i4>4194316</vt:i4>
      </vt:variant>
      <vt:variant>
        <vt:i4>3801</vt:i4>
      </vt:variant>
      <vt:variant>
        <vt:i4>0</vt:i4>
      </vt:variant>
      <vt:variant>
        <vt:i4>5</vt:i4>
      </vt:variant>
      <vt:variant>
        <vt:lpwstr>../Docs/R1-135047.zip</vt:lpwstr>
      </vt:variant>
      <vt:variant>
        <vt:lpwstr/>
      </vt:variant>
      <vt:variant>
        <vt:i4>4587531</vt:i4>
      </vt:variant>
      <vt:variant>
        <vt:i4>3798</vt:i4>
      </vt:variant>
      <vt:variant>
        <vt:i4>0</vt:i4>
      </vt:variant>
      <vt:variant>
        <vt:i4>5</vt:i4>
      </vt:variant>
      <vt:variant>
        <vt:lpwstr>../Docs/R1-135121.zip</vt:lpwstr>
      </vt:variant>
      <vt:variant>
        <vt:lpwstr/>
      </vt:variant>
      <vt:variant>
        <vt:i4>4259847</vt:i4>
      </vt:variant>
      <vt:variant>
        <vt:i4>3795</vt:i4>
      </vt:variant>
      <vt:variant>
        <vt:i4>0</vt:i4>
      </vt:variant>
      <vt:variant>
        <vt:i4>5</vt:i4>
      </vt:variant>
      <vt:variant>
        <vt:lpwstr>../Docs/R1-135955.zip</vt:lpwstr>
      </vt:variant>
      <vt:variant>
        <vt:lpwstr/>
      </vt:variant>
      <vt:variant>
        <vt:i4>4587535</vt:i4>
      </vt:variant>
      <vt:variant>
        <vt:i4>3792</vt:i4>
      </vt:variant>
      <vt:variant>
        <vt:i4>0</vt:i4>
      </vt:variant>
      <vt:variant>
        <vt:i4>5</vt:i4>
      </vt:variant>
      <vt:variant>
        <vt:lpwstr>../Docs/R1-135226.zip</vt:lpwstr>
      </vt:variant>
      <vt:variant>
        <vt:lpwstr/>
      </vt:variant>
      <vt:variant>
        <vt:i4>4587534</vt:i4>
      </vt:variant>
      <vt:variant>
        <vt:i4>3789</vt:i4>
      </vt:variant>
      <vt:variant>
        <vt:i4>0</vt:i4>
      </vt:variant>
      <vt:variant>
        <vt:i4>5</vt:i4>
      </vt:variant>
      <vt:variant>
        <vt:lpwstr>../Docs/R1-135326.zip</vt:lpwstr>
      </vt:variant>
      <vt:variant>
        <vt:lpwstr/>
      </vt:variant>
      <vt:variant>
        <vt:i4>4390914</vt:i4>
      </vt:variant>
      <vt:variant>
        <vt:i4>3786</vt:i4>
      </vt:variant>
      <vt:variant>
        <vt:i4>0</vt:i4>
      </vt:variant>
      <vt:variant>
        <vt:i4>5</vt:i4>
      </vt:variant>
      <vt:variant>
        <vt:lpwstr>../Docs/R1-135178.zip</vt:lpwstr>
      </vt:variant>
      <vt:variant>
        <vt:lpwstr/>
      </vt:variant>
      <vt:variant>
        <vt:i4>4587532</vt:i4>
      </vt:variant>
      <vt:variant>
        <vt:i4>3783</vt:i4>
      </vt:variant>
      <vt:variant>
        <vt:i4>0</vt:i4>
      </vt:variant>
      <vt:variant>
        <vt:i4>5</vt:i4>
      </vt:variant>
      <vt:variant>
        <vt:lpwstr>../Docs/R1-135225.zip</vt:lpwstr>
      </vt:variant>
      <vt:variant>
        <vt:lpwstr/>
      </vt:variant>
      <vt:variant>
        <vt:i4>4653066</vt:i4>
      </vt:variant>
      <vt:variant>
        <vt:i4>3780</vt:i4>
      </vt:variant>
      <vt:variant>
        <vt:i4>0</vt:i4>
      </vt:variant>
      <vt:variant>
        <vt:i4>5</vt:i4>
      </vt:variant>
      <vt:variant>
        <vt:lpwstr>../Docs/R1-135938.zip</vt:lpwstr>
      </vt:variant>
      <vt:variant>
        <vt:lpwstr/>
      </vt:variant>
      <vt:variant>
        <vt:i4>4521992</vt:i4>
      </vt:variant>
      <vt:variant>
        <vt:i4>3777</vt:i4>
      </vt:variant>
      <vt:variant>
        <vt:i4>0</vt:i4>
      </vt:variant>
      <vt:variant>
        <vt:i4>5</vt:i4>
      </vt:variant>
      <vt:variant>
        <vt:lpwstr>../Docs/R1-135417.zip</vt:lpwstr>
      </vt:variant>
      <vt:variant>
        <vt:lpwstr/>
      </vt:variant>
      <vt:variant>
        <vt:i4>4390916</vt:i4>
      </vt:variant>
      <vt:variant>
        <vt:i4>3774</vt:i4>
      </vt:variant>
      <vt:variant>
        <vt:i4>0</vt:i4>
      </vt:variant>
      <vt:variant>
        <vt:i4>5</vt:i4>
      </vt:variant>
      <vt:variant>
        <vt:lpwstr>../Docs/R1-135877.zip</vt:lpwstr>
      </vt:variant>
      <vt:variant>
        <vt:lpwstr/>
      </vt:variant>
      <vt:variant>
        <vt:i4>4587530</vt:i4>
      </vt:variant>
      <vt:variant>
        <vt:i4>3771</vt:i4>
      </vt:variant>
      <vt:variant>
        <vt:i4>0</vt:i4>
      </vt:variant>
      <vt:variant>
        <vt:i4>5</vt:i4>
      </vt:variant>
      <vt:variant>
        <vt:lpwstr>../Docs/R1-135120.zip</vt:lpwstr>
      </vt:variant>
      <vt:variant>
        <vt:lpwstr/>
      </vt:variant>
      <vt:variant>
        <vt:i4>4587531</vt:i4>
      </vt:variant>
      <vt:variant>
        <vt:i4>3768</vt:i4>
      </vt:variant>
      <vt:variant>
        <vt:i4>0</vt:i4>
      </vt:variant>
      <vt:variant>
        <vt:i4>5</vt:i4>
      </vt:variant>
      <vt:variant>
        <vt:lpwstr>../Docs/R1-135828.zip</vt:lpwstr>
      </vt:variant>
      <vt:variant>
        <vt:lpwstr/>
      </vt:variant>
      <vt:variant>
        <vt:i4>4521994</vt:i4>
      </vt:variant>
      <vt:variant>
        <vt:i4>3765</vt:i4>
      </vt:variant>
      <vt:variant>
        <vt:i4>0</vt:i4>
      </vt:variant>
      <vt:variant>
        <vt:i4>5</vt:i4>
      </vt:variant>
      <vt:variant>
        <vt:lpwstr>../Docs/R1-135617.zip</vt:lpwstr>
      </vt:variant>
      <vt:variant>
        <vt:lpwstr/>
      </vt:variant>
      <vt:variant>
        <vt:i4>5046282</vt:i4>
      </vt:variant>
      <vt:variant>
        <vt:i4>3762</vt:i4>
      </vt:variant>
      <vt:variant>
        <vt:i4>0</vt:i4>
      </vt:variant>
      <vt:variant>
        <vt:i4>5</vt:i4>
      </vt:variant>
      <vt:variant>
        <vt:lpwstr>../Docs/R1-135594.zip</vt:lpwstr>
      </vt:variant>
      <vt:variant>
        <vt:lpwstr/>
      </vt:variant>
      <vt:variant>
        <vt:i4>4653070</vt:i4>
      </vt:variant>
      <vt:variant>
        <vt:i4>3759</vt:i4>
      </vt:variant>
      <vt:variant>
        <vt:i4>0</vt:i4>
      </vt:variant>
      <vt:variant>
        <vt:i4>5</vt:i4>
      </vt:variant>
      <vt:variant>
        <vt:lpwstr>../Docs/R1-135530.zip</vt:lpwstr>
      </vt:variant>
      <vt:variant>
        <vt:lpwstr/>
      </vt:variant>
      <vt:variant>
        <vt:i4>4587532</vt:i4>
      </vt:variant>
      <vt:variant>
        <vt:i4>3756</vt:i4>
      </vt:variant>
      <vt:variant>
        <vt:i4>0</vt:i4>
      </vt:variant>
      <vt:variant>
        <vt:i4>5</vt:i4>
      </vt:variant>
      <vt:variant>
        <vt:lpwstr>../Docs/R1-135522.zip</vt:lpwstr>
      </vt:variant>
      <vt:variant>
        <vt:lpwstr/>
      </vt:variant>
      <vt:variant>
        <vt:i4>4456459</vt:i4>
      </vt:variant>
      <vt:variant>
        <vt:i4>3753</vt:i4>
      </vt:variant>
      <vt:variant>
        <vt:i4>0</vt:i4>
      </vt:variant>
      <vt:variant>
        <vt:i4>5</vt:i4>
      </vt:variant>
      <vt:variant>
        <vt:lpwstr>../Docs/R1-135505.zip</vt:lpwstr>
      </vt:variant>
      <vt:variant>
        <vt:lpwstr/>
      </vt:variant>
      <vt:variant>
        <vt:i4>5046279</vt:i4>
      </vt:variant>
      <vt:variant>
        <vt:i4>3750</vt:i4>
      </vt:variant>
      <vt:variant>
        <vt:i4>0</vt:i4>
      </vt:variant>
      <vt:variant>
        <vt:i4>5</vt:i4>
      </vt:variant>
      <vt:variant>
        <vt:lpwstr>../Docs/R1-135498.zip</vt:lpwstr>
      </vt:variant>
      <vt:variant>
        <vt:lpwstr/>
      </vt:variant>
      <vt:variant>
        <vt:i4>4980745</vt:i4>
      </vt:variant>
      <vt:variant>
        <vt:i4>3747</vt:i4>
      </vt:variant>
      <vt:variant>
        <vt:i4>0</vt:i4>
      </vt:variant>
      <vt:variant>
        <vt:i4>5</vt:i4>
      </vt:variant>
      <vt:variant>
        <vt:lpwstr>../Docs/R1-135486.zip</vt:lpwstr>
      </vt:variant>
      <vt:variant>
        <vt:lpwstr/>
      </vt:variant>
      <vt:variant>
        <vt:i4>4980746</vt:i4>
      </vt:variant>
      <vt:variant>
        <vt:i4>3744</vt:i4>
      </vt:variant>
      <vt:variant>
        <vt:i4>0</vt:i4>
      </vt:variant>
      <vt:variant>
        <vt:i4>5</vt:i4>
      </vt:variant>
      <vt:variant>
        <vt:lpwstr>../Docs/R1-135485.zip</vt:lpwstr>
      </vt:variant>
      <vt:variant>
        <vt:lpwstr/>
      </vt:variant>
      <vt:variant>
        <vt:i4>4259854</vt:i4>
      </vt:variant>
      <vt:variant>
        <vt:i4>3741</vt:i4>
      </vt:variant>
      <vt:variant>
        <vt:i4>0</vt:i4>
      </vt:variant>
      <vt:variant>
        <vt:i4>5</vt:i4>
      </vt:variant>
      <vt:variant>
        <vt:lpwstr>../Docs/R1-135451.zip</vt:lpwstr>
      </vt:variant>
      <vt:variant>
        <vt:lpwstr/>
      </vt:variant>
      <vt:variant>
        <vt:i4>4390923</vt:i4>
      </vt:variant>
      <vt:variant>
        <vt:i4>3738</vt:i4>
      </vt:variant>
      <vt:variant>
        <vt:i4>0</vt:i4>
      </vt:variant>
      <vt:variant>
        <vt:i4>5</vt:i4>
      </vt:variant>
      <vt:variant>
        <vt:lpwstr>../Docs/R1-135373.zip</vt:lpwstr>
      </vt:variant>
      <vt:variant>
        <vt:lpwstr/>
      </vt:variant>
      <vt:variant>
        <vt:i4>4390922</vt:i4>
      </vt:variant>
      <vt:variant>
        <vt:i4>3735</vt:i4>
      </vt:variant>
      <vt:variant>
        <vt:i4>0</vt:i4>
      </vt:variant>
      <vt:variant>
        <vt:i4>5</vt:i4>
      </vt:variant>
      <vt:variant>
        <vt:lpwstr>../Docs/R1-135372.zip</vt:lpwstr>
      </vt:variant>
      <vt:variant>
        <vt:lpwstr/>
      </vt:variant>
      <vt:variant>
        <vt:i4>4587533</vt:i4>
      </vt:variant>
      <vt:variant>
        <vt:i4>3732</vt:i4>
      </vt:variant>
      <vt:variant>
        <vt:i4>0</vt:i4>
      </vt:variant>
      <vt:variant>
        <vt:i4>5</vt:i4>
      </vt:variant>
      <vt:variant>
        <vt:lpwstr>../Docs/R1-135325.zip</vt:lpwstr>
      </vt:variant>
      <vt:variant>
        <vt:lpwstr/>
      </vt:variant>
      <vt:variant>
        <vt:i4>4390912</vt:i4>
      </vt:variant>
      <vt:variant>
        <vt:i4>3729</vt:i4>
      </vt:variant>
      <vt:variant>
        <vt:i4>0</vt:i4>
      </vt:variant>
      <vt:variant>
        <vt:i4>5</vt:i4>
      </vt:variant>
      <vt:variant>
        <vt:lpwstr>../Docs/R1-135279.zip</vt:lpwstr>
      </vt:variant>
      <vt:variant>
        <vt:lpwstr/>
      </vt:variant>
      <vt:variant>
        <vt:i4>4325376</vt:i4>
      </vt:variant>
      <vt:variant>
        <vt:i4>3726</vt:i4>
      </vt:variant>
      <vt:variant>
        <vt:i4>0</vt:i4>
      </vt:variant>
      <vt:variant>
        <vt:i4>5</vt:i4>
      </vt:variant>
      <vt:variant>
        <vt:lpwstr>../Docs/R1-135269.zip</vt:lpwstr>
      </vt:variant>
      <vt:variant>
        <vt:lpwstr/>
      </vt:variant>
      <vt:variant>
        <vt:i4>4587533</vt:i4>
      </vt:variant>
      <vt:variant>
        <vt:i4>3723</vt:i4>
      </vt:variant>
      <vt:variant>
        <vt:i4>0</vt:i4>
      </vt:variant>
      <vt:variant>
        <vt:i4>5</vt:i4>
      </vt:variant>
      <vt:variant>
        <vt:lpwstr>../Docs/R1-135224.zip</vt:lpwstr>
      </vt:variant>
      <vt:variant>
        <vt:lpwstr/>
      </vt:variant>
      <vt:variant>
        <vt:i4>4521987</vt:i4>
      </vt:variant>
      <vt:variant>
        <vt:i4>3720</vt:i4>
      </vt:variant>
      <vt:variant>
        <vt:i4>0</vt:i4>
      </vt:variant>
      <vt:variant>
        <vt:i4>5</vt:i4>
      </vt:variant>
      <vt:variant>
        <vt:lpwstr>../Docs/R1-135119.zip</vt:lpwstr>
      </vt:variant>
      <vt:variant>
        <vt:lpwstr/>
      </vt:variant>
      <vt:variant>
        <vt:i4>4980738</vt:i4>
      </vt:variant>
      <vt:variant>
        <vt:i4>3717</vt:i4>
      </vt:variant>
      <vt:variant>
        <vt:i4>0</vt:i4>
      </vt:variant>
      <vt:variant>
        <vt:i4>5</vt:i4>
      </vt:variant>
      <vt:variant>
        <vt:lpwstr>../Docs/R1-135089.zip</vt:lpwstr>
      </vt:variant>
      <vt:variant>
        <vt:lpwstr/>
      </vt:variant>
      <vt:variant>
        <vt:i4>4194317</vt:i4>
      </vt:variant>
      <vt:variant>
        <vt:i4>3714</vt:i4>
      </vt:variant>
      <vt:variant>
        <vt:i4>0</vt:i4>
      </vt:variant>
      <vt:variant>
        <vt:i4>5</vt:i4>
      </vt:variant>
      <vt:variant>
        <vt:lpwstr>../Docs/R1-135046.zip</vt:lpwstr>
      </vt:variant>
      <vt:variant>
        <vt:lpwstr/>
      </vt:variant>
      <vt:variant>
        <vt:i4>4194318</vt:i4>
      </vt:variant>
      <vt:variant>
        <vt:i4>3711</vt:i4>
      </vt:variant>
      <vt:variant>
        <vt:i4>0</vt:i4>
      </vt:variant>
      <vt:variant>
        <vt:i4>5</vt:i4>
      </vt:variant>
      <vt:variant>
        <vt:lpwstr>../Docs/R1-135045.zip</vt:lpwstr>
      </vt:variant>
      <vt:variant>
        <vt:lpwstr/>
      </vt:variant>
      <vt:variant>
        <vt:i4>4521986</vt:i4>
      </vt:variant>
      <vt:variant>
        <vt:i4>3708</vt:i4>
      </vt:variant>
      <vt:variant>
        <vt:i4>0</vt:i4>
      </vt:variant>
      <vt:variant>
        <vt:i4>5</vt:i4>
      </vt:variant>
      <vt:variant>
        <vt:lpwstr>../Docs/R1-135118.zip</vt:lpwstr>
      </vt:variant>
      <vt:variant>
        <vt:lpwstr/>
      </vt:variant>
      <vt:variant>
        <vt:i4>4587524</vt:i4>
      </vt:variant>
      <vt:variant>
        <vt:i4>3705</vt:i4>
      </vt:variant>
      <vt:variant>
        <vt:i4>0</vt:i4>
      </vt:variant>
      <vt:variant>
        <vt:i4>5</vt:i4>
      </vt:variant>
      <vt:variant>
        <vt:lpwstr>../Docs/R1-135827.zip</vt:lpwstr>
      </vt:variant>
      <vt:variant>
        <vt:lpwstr/>
      </vt:variant>
      <vt:variant>
        <vt:i4>4521987</vt:i4>
      </vt:variant>
      <vt:variant>
        <vt:i4>3702</vt:i4>
      </vt:variant>
      <vt:variant>
        <vt:i4>0</vt:i4>
      </vt:variant>
      <vt:variant>
        <vt:i4>5</vt:i4>
      </vt:variant>
      <vt:variant>
        <vt:lpwstr>../Docs/R1-135810.zip</vt:lpwstr>
      </vt:variant>
      <vt:variant>
        <vt:lpwstr/>
      </vt:variant>
      <vt:variant>
        <vt:i4>4325384</vt:i4>
      </vt:variant>
      <vt:variant>
        <vt:i4>3699</vt:i4>
      </vt:variant>
      <vt:variant>
        <vt:i4>0</vt:i4>
      </vt:variant>
      <vt:variant>
        <vt:i4>5</vt:i4>
      </vt:variant>
      <vt:variant>
        <vt:lpwstr>../Docs/R1-135764.zip</vt:lpwstr>
      </vt:variant>
      <vt:variant>
        <vt:lpwstr/>
      </vt:variant>
      <vt:variant>
        <vt:i4>4390924</vt:i4>
      </vt:variant>
      <vt:variant>
        <vt:i4>3696</vt:i4>
      </vt:variant>
      <vt:variant>
        <vt:i4>0</vt:i4>
      </vt:variant>
      <vt:variant>
        <vt:i4>5</vt:i4>
      </vt:variant>
      <vt:variant>
        <vt:lpwstr>../Docs/R1-135671.zip</vt:lpwstr>
      </vt:variant>
      <vt:variant>
        <vt:lpwstr/>
      </vt:variant>
      <vt:variant>
        <vt:i4>5046285</vt:i4>
      </vt:variant>
      <vt:variant>
        <vt:i4>3693</vt:i4>
      </vt:variant>
      <vt:variant>
        <vt:i4>0</vt:i4>
      </vt:variant>
      <vt:variant>
        <vt:i4>5</vt:i4>
      </vt:variant>
      <vt:variant>
        <vt:lpwstr>../Docs/R1-135593.zip</vt:lpwstr>
      </vt:variant>
      <vt:variant>
        <vt:lpwstr/>
      </vt:variant>
      <vt:variant>
        <vt:i4>4587527</vt:i4>
      </vt:variant>
      <vt:variant>
        <vt:i4>3690</vt:i4>
      </vt:variant>
      <vt:variant>
        <vt:i4>0</vt:i4>
      </vt:variant>
      <vt:variant>
        <vt:i4>5</vt:i4>
      </vt:variant>
      <vt:variant>
        <vt:lpwstr>../Docs/R1-135529.zip</vt:lpwstr>
      </vt:variant>
      <vt:variant>
        <vt:lpwstr/>
      </vt:variant>
      <vt:variant>
        <vt:i4>4587535</vt:i4>
      </vt:variant>
      <vt:variant>
        <vt:i4>3687</vt:i4>
      </vt:variant>
      <vt:variant>
        <vt:i4>0</vt:i4>
      </vt:variant>
      <vt:variant>
        <vt:i4>5</vt:i4>
      </vt:variant>
      <vt:variant>
        <vt:lpwstr>../Docs/R1-135521.zip</vt:lpwstr>
      </vt:variant>
      <vt:variant>
        <vt:lpwstr/>
      </vt:variant>
      <vt:variant>
        <vt:i4>5046280</vt:i4>
      </vt:variant>
      <vt:variant>
        <vt:i4>3684</vt:i4>
      </vt:variant>
      <vt:variant>
        <vt:i4>0</vt:i4>
      </vt:variant>
      <vt:variant>
        <vt:i4>5</vt:i4>
      </vt:variant>
      <vt:variant>
        <vt:lpwstr>../Docs/R1-135497.zip</vt:lpwstr>
      </vt:variant>
      <vt:variant>
        <vt:lpwstr/>
      </vt:variant>
      <vt:variant>
        <vt:i4>5046281</vt:i4>
      </vt:variant>
      <vt:variant>
        <vt:i4>3681</vt:i4>
      </vt:variant>
      <vt:variant>
        <vt:i4>0</vt:i4>
      </vt:variant>
      <vt:variant>
        <vt:i4>5</vt:i4>
      </vt:variant>
      <vt:variant>
        <vt:lpwstr>../Docs/R1-135496.zip</vt:lpwstr>
      </vt:variant>
      <vt:variant>
        <vt:lpwstr/>
      </vt:variant>
      <vt:variant>
        <vt:i4>4980747</vt:i4>
      </vt:variant>
      <vt:variant>
        <vt:i4>3678</vt:i4>
      </vt:variant>
      <vt:variant>
        <vt:i4>0</vt:i4>
      </vt:variant>
      <vt:variant>
        <vt:i4>5</vt:i4>
      </vt:variant>
      <vt:variant>
        <vt:lpwstr>../Docs/R1-135484.zip</vt:lpwstr>
      </vt:variant>
      <vt:variant>
        <vt:lpwstr/>
      </vt:variant>
      <vt:variant>
        <vt:i4>4521993</vt:i4>
      </vt:variant>
      <vt:variant>
        <vt:i4>3675</vt:i4>
      </vt:variant>
      <vt:variant>
        <vt:i4>0</vt:i4>
      </vt:variant>
      <vt:variant>
        <vt:i4>5</vt:i4>
      </vt:variant>
      <vt:variant>
        <vt:lpwstr>../Docs/R1-135416.zip</vt:lpwstr>
      </vt:variant>
      <vt:variant>
        <vt:lpwstr/>
      </vt:variant>
      <vt:variant>
        <vt:i4>4390921</vt:i4>
      </vt:variant>
      <vt:variant>
        <vt:i4>3672</vt:i4>
      </vt:variant>
      <vt:variant>
        <vt:i4>0</vt:i4>
      </vt:variant>
      <vt:variant>
        <vt:i4>5</vt:i4>
      </vt:variant>
      <vt:variant>
        <vt:lpwstr>../Docs/R1-135371.zip</vt:lpwstr>
      </vt:variant>
      <vt:variant>
        <vt:lpwstr/>
      </vt:variant>
      <vt:variant>
        <vt:i4>4587532</vt:i4>
      </vt:variant>
      <vt:variant>
        <vt:i4>3669</vt:i4>
      </vt:variant>
      <vt:variant>
        <vt:i4>0</vt:i4>
      </vt:variant>
      <vt:variant>
        <vt:i4>5</vt:i4>
      </vt:variant>
      <vt:variant>
        <vt:lpwstr>../Docs/R1-135324.zip</vt:lpwstr>
      </vt:variant>
      <vt:variant>
        <vt:lpwstr/>
      </vt:variant>
      <vt:variant>
        <vt:i4>4390925</vt:i4>
      </vt:variant>
      <vt:variant>
        <vt:i4>3666</vt:i4>
      </vt:variant>
      <vt:variant>
        <vt:i4>0</vt:i4>
      </vt:variant>
      <vt:variant>
        <vt:i4>5</vt:i4>
      </vt:variant>
      <vt:variant>
        <vt:lpwstr>../Docs/R1-135177.zip</vt:lpwstr>
      </vt:variant>
      <vt:variant>
        <vt:lpwstr/>
      </vt:variant>
      <vt:variant>
        <vt:i4>4521997</vt:i4>
      </vt:variant>
      <vt:variant>
        <vt:i4>3663</vt:i4>
      </vt:variant>
      <vt:variant>
        <vt:i4>0</vt:i4>
      </vt:variant>
      <vt:variant>
        <vt:i4>5</vt:i4>
      </vt:variant>
      <vt:variant>
        <vt:lpwstr>../Docs/R1-135117.zip</vt:lpwstr>
      </vt:variant>
      <vt:variant>
        <vt:lpwstr/>
      </vt:variant>
      <vt:variant>
        <vt:i4>4980739</vt:i4>
      </vt:variant>
      <vt:variant>
        <vt:i4>3660</vt:i4>
      </vt:variant>
      <vt:variant>
        <vt:i4>0</vt:i4>
      </vt:variant>
      <vt:variant>
        <vt:i4>5</vt:i4>
      </vt:variant>
      <vt:variant>
        <vt:lpwstr>../Docs/R1-135088.zip</vt:lpwstr>
      </vt:variant>
      <vt:variant>
        <vt:lpwstr/>
      </vt:variant>
      <vt:variant>
        <vt:i4>4194319</vt:i4>
      </vt:variant>
      <vt:variant>
        <vt:i4>3657</vt:i4>
      </vt:variant>
      <vt:variant>
        <vt:i4>0</vt:i4>
      </vt:variant>
      <vt:variant>
        <vt:i4>5</vt:i4>
      </vt:variant>
      <vt:variant>
        <vt:lpwstr>../Docs/R1-135044.zip</vt:lpwstr>
      </vt:variant>
      <vt:variant>
        <vt:lpwstr/>
      </vt:variant>
      <vt:variant>
        <vt:i4>4390922</vt:i4>
      </vt:variant>
      <vt:variant>
        <vt:i4>3654</vt:i4>
      </vt:variant>
      <vt:variant>
        <vt:i4>0</vt:i4>
      </vt:variant>
      <vt:variant>
        <vt:i4>5</vt:i4>
      </vt:variant>
      <vt:variant>
        <vt:lpwstr>../Docs/R1-135978.zip</vt:lpwstr>
      </vt:variant>
      <vt:variant>
        <vt:lpwstr/>
      </vt:variant>
      <vt:variant>
        <vt:i4>4390917</vt:i4>
      </vt:variant>
      <vt:variant>
        <vt:i4>3651</vt:i4>
      </vt:variant>
      <vt:variant>
        <vt:i4>0</vt:i4>
      </vt:variant>
      <vt:variant>
        <vt:i4>5</vt:i4>
      </vt:variant>
      <vt:variant>
        <vt:lpwstr>../Docs/R1-135977.zip</vt:lpwstr>
      </vt:variant>
      <vt:variant>
        <vt:lpwstr/>
      </vt:variant>
      <vt:variant>
        <vt:i4>4587531</vt:i4>
      </vt:variant>
      <vt:variant>
        <vt:i4>3648</vt:i4>
      </vt:variant>
      <vt:variant>
        <vt:i4>0</vt:i4>
      </vt:variant>
      <vt:variant>
        <vt:i4>5</vt:i4>
      </vt:variant>
      <vt:variant>
        <vt:lpwstr>../Docs/R1-135323.zip</vt:lpwstr>
      </vt:variant>
      <vt:variant>
        <vt:lpwstr/>
      </vt:variant>
      <vt:variant>
        <vt:i4>4456458</vt:i4>
      </vt:variant>
      <vt:variant>
        <vt:i4>3645</vt:i4>
      </vt:variant>
      <vt:variant>
        <vt:i4>0</vt:i4>
      </vt:variant>
      <vt:variant>
        <vt:i4>5</vt:i4>
      </vt:variant>
      <vt:variant>
        <vt:lpwstr>../Docs/R1-135504.zip</vt:lpwstr>
      </vt:variant>
      <vt:variant>
        <vt:lpwstr/>
      </vt:variant>
      <vt:variant>
        <vt:i4>4194313</vt:i4>
      </vt:variant>
      <vt:variant>
        <vt:i4>3642</vt:i4>
      </vt:variant>
      <vt:variant>
        <vt:i4>0</vt:i4>
      </vt:variant>
      <vt:variant>
        <vt:i4>5</vt:i4>
      </vt:variant>
      <vt:variant>
        <vt:lpwstr>../Docs/R1-135143.zip</vt:lpwstr>
      </vt:variant>
      <vt:variant>
        <vt:lpwstr/>
      </vt:variant>
      <vt:variant>
        <vt:i4>4587530</vt:i4>
      </vt:variant>
      <vt:variant>
        <vt:i4>3639</vt:i4>
      </vt:variant>
      <vt:variant>
        <vt:i4>0</vt:i4>
      </vt:variant>
      <vt:variant>
        <vt:i4>5</vt:i4>
      </vt:variant>
      <vt:variant>
        <vt:lpwstr>../Docs/R1-135223.zip</vt:lpwstr>
      </vt:variant>
      <vt:variant>
        <vt:lpwstr/>
      </vt:variant>
      <vt:variant>
        <vt:i4>4653058</vt:i4>
      </vt:variant>
      <vt:variant>
        <vt:i4>3636</vt:i4>
      </vt:variant>
      <vt:variant>
        <vt:i4>0</vt:i4>
      </vt:variant>
      <vt:variant>
        <vt:i4>5</vt:i4>
      </vt:variant>
      <vt:variant>
        <vt:lpwstr>../Docs/R1-135930.zip</vt:lpwstr>
      </vt:variant>
      <vt:variant>
        <vt:lpwstr/>
      </vt:variant>
      <vt:variant>
        <vt:i4>4521991</vt:i4>
      </vt:variant>
      <vt:variant>
        <vt:i4>3633</vt:i4>
      </vt:variant>
      <vt:variant>
        <vt:i4>0</vt:i4>
      </vt:variant>
      <vt:variant>
        <vt:i4>5</vt:i4>
      </vt:variant>
      <vt:variant>
        <vt:lpwstr>../Docs/R1-135418.zip</vt:lpwstr>
      </vt:variant>
      <vt:variant>
        <vt:lpwstr/>
      </vt:variant>
      <vt:variant>
        <vt:i4>4390923</vt:i4>
      </vt:variant>
      <vt:variant>
        <vt:i4>3630</vt:i4>
      </vt:variant>
      <vt:variant>
        <vt:i4>0</vt:i4>
      </vt:variant>
      <vt:variant>
        <vt:i4>5</vt:i4>
      </vt:variant>
      <vt:variant>
        <vt:lpwstr>../Docs/R1-135878.zip</vt:lpwstr>
      </vt:variant>
      <vt:variant>
        <vt:lpwstr/>
      </vt:variant>
      <vt:variant>
        <vt:i4>4456452</vt:i4>
      </vt:variant>
      <vt:variant>
        <vt:i4>3627</vt:i4>
      </vt:variant>
      <vt:variant>
        <vt:i4>0</vt:i4>
      </vt:variant>
      <vt:variant>
        <vt:i4>5</vt:i4>
      </vt:variant>
      <vt:variant>
        <vt:lpwstr>../Docs/R1-135807.zip</vt:lpwstr>
      </vt:variant>
      <vt:variant>
        <vt:lpwstr/>
      </vt:variant>
      <vt:variant>
        <vt:i4>5046284</vt:i4>
      </vt:variant>
      <vt:variant>
        <vt:i4>3624</vt:i4>
      </vt:variant>
      <vt:variant>
        <vt:i4>0</vt:i4>
      </vt:variant>
      <vt:variant>
        <vt:i4>5</vt:i4>
      </vt:variant>
      <vt:variant>
        <vt:lpwstr>../Docs/R1-135592.zip</vt:lpwstr>
      </vt:variant>
      <vt:variant>
        <vt:lpwstr/>
      </vt:variant>
      <vt:variant>
        <vt:i4>4194317</vt:i4>
      </vt:variant>
      <vt:variant>
        <vt:i4>3621</vt:i4>
      </vt:variant>
      <vt:variant>
        <vt:i4>0</vt:i4>
      </vt:variant>
      <vt:variant>
        <vt:i4>5</vt:i4>
      </vt:variant>
      <vt:variant>
        <vt:lpwstr>../Docs/R1-135543.zip</vt:lpwstr>
      </vt:variant>
      <vt:variant>
        <vt:lpwstr/>
      </vt:variant>
      <vt:variant>
        <vt:i4>4980749</vt:i4>
      </vt:variant>
      <vt:variant>
        <vt:i4>3618</vt:i4>
      </vt:variant>
      <vt:variant>
        <vt:i4>0</vt:i4>
      </vt:variant>
      <vt:variant>
        <vt:i4>5</vt:i4>
      </vt:variant>
      <vt:variant>
        <vt:lpwstr>../Docs/R1-135482.zip</vt:lpwstr>
      </vt:variant>
      <vt:variant>
        <vt:lpwstr/>
      </vt:variant>
      <vt:variant>
        <vt:i4>4390920</vt:i4>
      </vt:variant>
      <vt:variant>
        <vt:i4>3615</vt:i4>
      </vt:variant>
      <vt:variant>
        <vt:i4>0</vt:i4>
      </vt:variant>
      <vt:variant>
        <vt:i4>5</vt:i4>
      </vt:variant>
      <vt:variant>
        <vt:lpwstr>../Docs/R1-135370.zip</vt:lpwstr>
      </vt:variant>
      <vt:variant>
        <vt:lpwstr/>
      </vt:variant>
      <vt:variant>
        <vt:i4>4587528</vt:i4>
      </vt:variant>
      <vt:variant>
        <vt:i4>3612</vt:i4>
      </vt:variant>
      <vt:variant>
        <vt:i4>0</vt:i4>
      </vt:variant>
      <vt:variant>
        <vt:i4>5</vt:i4>
      </vt:variant>
      <vt:variant>
        <vt:lpwstr>../Docs/R1-135221.zip</vt:lpwstr>
      </vt:variant>
      <vt:variant>
        <vt:lpwstr/>
      </vt:variant>
      <vt:variant>
        <vt:i4>4194312</vt:i4>
      </vt:variant>
      <vt:variant>
        <vt:i4>3609</vt:i4>
      </vt:variant>
      <vt:variant>
        <vt:i4>0</vt:i4>
      </vt:variant>
      <vt:variant>
        <vt:i4>5</vt:i4>
      </vt:variant>
      <vt:variant>
        <vt:lpwstr>../Docs/R1-135142.zip</vt:lpwstr>
      </vt:variant>
      <vt:variant>
        <vt:lpwstr/>
      </vt:variant>
      <vt:variant>
        <vt:i4>4521999</vt:i4>
      </vt:variant>
      <vt:variant>
        <vt:i4>3606</vt:i4>
      </vt:variant>
      <vt:variant>
        <vt:i4>0</vt:i4>
      </vt:variant>
      <vt:variant>
        <vt:i4>5</vt:i4>
      </vt:variant>
      <vt:variant>
        <vt:lpwstr>../Docs/R1-135115.zip</vt:lpwstr>
      </vt:variant>
      <vt:variant>
        <vt:lpwstr/>
      </vt:variant>
      <vt:variant>
        <vt:i4>4653067</vt:i4>
      </vt:variant>
      <vt:variant>
        <vt:i4>3603</vt:i4>
      </vt:variant>
      <vt:variant>
        <vt:i4>0</vt:i4>
      </vt:variant>
      <vt:variant>
        <vt:i4>5</vt:i4>
      </vt:variant>
      <vt:variant>
        <vt:lpwstr>../Docs/R1-135939.zip</vt:lpwstr>
      </vt:variant>
      <vt:variant>
        <vt:lpwstr/>
      </vt:variant>
      <vt:variant>
        <vt:i4>5046280</vt:i4>
      </vt:variant>
      <vt:variant>
        <vt:i4>3600</vt:i4>
      </vt:variant>
      <vt:variant>
        <vt:i4>0</vt:i4>
      </vt:variant>
      <vt:variant>
        <vt:i4>5</vt:i4>
      </vt:variant>
      <vt:variant>
        <vt:lpwstr>../Docs/R1-135093.zip</vt:lpwstr>
      </vt:variant>
      <vt:variant>
        <vt:lpwstr/>
      </vt:variant>
      <vt:variant>
        <vt:i4>4653063</vt:i4>
      </vt:variant>
      <vt:variant>
        <vt:i4>3597</vt:i4>
      </vt:variant>
      <vt:variant>
        <vt:i4>0</vt:i4>
      </vt:variant>
      <vt:variant>
        <vt:i4>5</vt:i4>
      </vt:variant>
      <vt:variant>
        <vt:lpwstr>../Docs/R1-135935.zip</vt:lpwstr>
      </vt:variant>
      <vt:variant>
        <vt:lpwstr/>
      </vt:variant>
      <vt:variant>
        <vt:i4>4653059</vt:i4>
      </vt:variant>
      <vt:variant>
        <vt:i4>3594</vt:i4>
      </vt:variant>
      <vt:variant>
        <vt:i4>0</vt:i4>
      </vt:variant>
      <vt:variant>
        <vt:i4>5</vt:i4>
      </vt:variant>
      <vt:variant>
        <vt:lpwstr>../Docs/R1-135931.zip</vt:lpwstr>
      </vt:variant>
      <vt:variant>
        <vt:lpwstr/>
      </vt:variant>
      <vt:variant>
        <vt:i4>4980741</vt:i4>
      </vt:variant>
      <vt:variant>
        <vt:i4>3591</vt:i4>
      </vt:variant>
      <vt:variant>
        <vt:i4>0</vt:i4>
      </vt:variant>
      <vt:variant>
        <vt:i4>5</vt:i4>
      </vt:variant>
      <vt:variant>
        <vt:lpwstr>../Docs/R1-135886.zip</vt:lpwstr>
      </vt:variant>
      <vt:variant>
        <vt:lpwstr/>
      </vt:variant>
      <vt:variant>
        <vt:i4>4587530</vt:i4>
      </vt:variant>
      <vt:variant>
        <vt:i4>3588</vt:i4>
      </vt:variant>
      <vt:variant>
        <vt:i4>0</vt:i4>
      </vt:variant>
      <vt:variant>
        <vt:i4>5</vt:i4>
      </vt:variant>
      <vt:variant>
        <vt:lpwstr>../Docs/R1-135322.zip</vt:lpwstr>
      </vt:variant>
      <vt:variant>
        <vt:lpwstr/>
      </vt:variant>
      <vt:variant>
        <vt:i4>4456458</vt:i4>
      </vt:variant>
      <vt:variant>
        <vt:i4>3585</vt:i4>
      </vt:variant>
      <vt:variant>
        <vt:i4>0</vt:i4>
      </vt:variant>
      <vt:variant>
        <vt:i4>5</vt:i4>
      </vt:variant>
      <vt:variant>
        <vt:lpwstr>../Docs/R1-135809.zip</vt:lpwstr>
      </vt:variant>
      <vt:variant>
        <vt:lpwstr/>
      </vt:variant>
      <vt:variant>
        <vt:i4>4653060</vt:i4>
      </vt:variant>
      <vt:variant>
        <vt:i4>3582</vt:i4>
      </vt:variant>
      <vt:variant>
        <vt:i4>0</vt:i4>
      </vt:variant>
      <vt:variant>
        <vt:i4>5</vt:i4>
      </vt:variant>
      <vt:variant>
        <vt:lpwstr>../Docs/R1-135936.zip</vt:lpwstr>
      </vt:variant>
      <vt:variant>
        <vt:lpwstr/>
      </vt:variant>
      <vt:variant>
        <vt:i4>4456454</vt:i4>
      </vt:variant>
      <vt:variant>
        <vt:i4>3579</vt:i4>
      </vt:variant>
      <vt:variant>
        <vt:i4>0</vt:i4>
      </vt:variant>
      <vt:variant>
        <vt:i4>5</vt:i4>
      </vt:variant>
      <vt:variant>
        <vt:lpwstr>../Docs/R1-134815.zip</vt:lpwstr>
      </vt:variant>
      <vt:variant>
        <vt:lpwstr/>
      </vt:variant>
      <vt:variant>
        <vt:i4>4456463</vt:i4>
      </vt:variant>
      <vt:variant>
        <vt:i4>3576</vt:i4>
      </vt:variant>
      <vt:variant>
        <vt:i4>0</vt:i4>
      </vt:variant>
      <vt:variant>
        <vt:i4>5</vt:i4>
      </vt:variant>
      <vt:variant>
        <vt:lpwstr>../Docs/R1-135400.zip</vt:lpwstr>
      </vt:variant>
      <vt:variant>
        <vt:lpwstr/>
      </vt:variant>
      <vt:variant>
        <vt:i4>4456459</vt:i4>
      </vt:variant>
      <vt:variant>
        <vt:i4>3573</vt:i4>
      </vt:variant>
      <vt:variant>
        <vt:i4>0</vt:i4>
      </vt:variant>
      <vt:variant>
        <vt:i4>5</vt:i4>
      </vt:variant>
      <vt:variant>
        <vt:lpwstr>../Docs/R1-135808.zip</vt:lpwstr>
      </vt:variant>
      <vt:variant>
        <vt:lpwstr/>
      </vt:variant>
      <vt:variant>
        <vt:i4>4980748</vt:i4>
      </vt:variant>
      <vt:variant>
        <vt:i4>3570</vt:i4>
      </vt:variant>
      <vt:variant>
        <vt:i4>0</vt:i4>
      </vt:variant>
      <vt:variant>
        <vt:i4>5</vt:i4>
      </vt:variant>
      <vt:variant>
        <vt:lpwstr>../Docs/R1-135483.zip</vt:lpwstr>
      </vt:variant>
      <vt:variant>
        <vt:lpwstr/>
      </vt:variant>
      <vt:variant>
        <vt:i4>4980750</vt:i4>
      </vt:variant>
      <vt:variant>
        <vt:i4>3567</vt:i4>
      </vt:variant>
      <vt:variant>
        <vt:i4>0</vt:i4>
      </vt:variant>
      <vt:variant>
        <vt:i4>5</vt:i4>
      </vt:variant>
      <vt:variant>
        <vt:lpwstr>../Docs/R1-135481.zip</vt:lpwstr>
      </vt:variant>
      <vt:variant>
        <vt:lpwstr/>
      </vt:variant>
      <vt:variant>
        <vt:i4>4587528</vt:i4>
      </vt:variant>
      <vt:variant>
        <vt:i4>3564</vt:i4>
      </vt:variant>
      <vt:variant>
        <vt:i4>0</vt:i4>
      </vt:variant>
      <vt:variant>
        <vt:i4>5</vt:i4>
      </vt:variant>
      <vt:variant>
        <vt:lpwstr>../Docs/R1-135320.zip</vt:lpwstr>
      </vt:variant>
      <vt:variant>
        <vt:lpwstr/>
      </vt:variant>
      <vt:variant>
        <vt:i4>4587531</vt:i4>
      </vt:variant>
      <vt:variant>
        <vt:i4>3561</vt:i4>
      </vt:variant>
      <vt:variant>
        <vt:i4>0</vt:i4>
      </vt:variant>
      <vt:variant>
        <vt:i4>5</vt:i4>
      </vt:variant>
      <vt:variant>
        <vt:lpwstr>../Docs/R1-135222.zip</vt:lpwstr>
      </vt:variant>
      <vt:variant>
        <vt:lpwstr/>
      </vt:variant>
      <vt:variant>
        <vt:i4>5046287</vt:i4>
      </vt:variant>
      <vt:variant>
        <vt:i4>3558</vt:i4>
      </vt:variant>
      <vt:variant>
        <vt:i4>0</vt:i4>
      </vt:variant>
      <vt:variant>
        <vt:i4>5</vt:i4>
      </vt:variant>
      <vt:variant>
        <vt:lpwstr>../Docs/R1-135094.zip</vt:lpwstr>
      </vt:variant>
      <vt:variant>
        <vt:lpwstr/>
      </vt:variant>
      <vt:variant>
        <vt:i4>4390921</vt:i4>
      </vt:variant>
      <vt:variant>
        <vt:i4>3555</vt:i4>
      </vt:variant>
      <vt:variant>
        <vt:i4>0</vt:i4>
      </vt:variant>
      <vt:variant>
        <vt:i4>5</vt:i4>
      </vt:variant>
      <vt:variant>
        <vt:lpwstr>../Docs/R1-134567.zip</vt:lpwstr>
      </vt:variant>
      <vt:variant>
        <vt:lpwstr/>
      </vt:variant>
      <vt:variant>
        <vt:i4>4456458</vt:i4>
      </vt:variant>
      <vt:variant>
        <vt:i4>3552</vt:i4>
      </vt:variant>
      <vt:variant>
        <vt:i4>0</vt:i4>
      </vt:variant>
      <vt:variant>
        <vt:i4>5</vt:i4>
      </vt:variant>
      <vt:variant>
        <vt:lpwstr>../Docs/R1-135607.zip</vt:lpwstr>
      </vt:variant>
      <vt:variant>
        <vt:lpwstr/>
      </vt:variant>
      <vt:variant>
        <vt:i4>4194313</vt:i4>
      </vt:variant>
      <vt:variant>
        <vt:i4>3549</vt:i4>
      </vt:variant>
      <vt:variant>
        <vt:i4>0</vt:i4>
      </vt:variant>
      <vt:variant>
        <vt:i4>5</vt:i4>
      </vt:variant>
      <vt:variant>
        <vt:lpwstr>../Docs/R1-135042.zip</vt:lpwstr>
      </vt:variant>
      <vt:variant>
        <vt:lpwstr/>
      </vt:variant>
      <vt:variant>
        <vt:i4>4521996</vt:i4>
      </vt:variant>
      <vt:variant>
        <vt:i4>3546</vt:i4>
      </vt:variant>
      <vt:variant>
        <vt:i4>0</vt:i4>
      </vt:variant>
      <vt:variant>
        <vt:i4>5</vt:i4>
      </vt:variant>
      <vt:variant>
        <vt:lpwstr>../Docs/R1-135116.zip</vt:lpwstr>
      </vt:variant>
      <vt:variant>
        <vt:lpwstr/>
      </vt:variant>
      <vt:variant>
        <vt:i4>4653062</vt:i4>
      </vt:variant>
      <vt:variant>
        <vt:i4>3543</vt:i4>
      </vt:variant>
      <vt:variant>
        <vt:i4>0</vt:i4>
      </vt:variant>
      <vt:variant>
        <vt:i4>5</vt:i4>
      </vt:variant>
      <vt:variant>
        <vt:lpwstr>../Docs/R1-135934.zip</vt:lpwstr>
      </vt:variant>
      <vt:variant>
        <vt:lpwstr/>
      </vt:variant>
      <vt:variant>
        <vt:i4>4456453</vt:i4>
      </vt:variant>
      <vt:variant>
        <vt:i4>3540</vt:i4>
      </vt:variant>
      <vt:variant>
        <vt:i4>0</vt:i4>
      </vt:variant>
      <vt:variant>
        <vt:i4>5</vt:i4>
      </vt:variant>
      <vt:variant>
        <vt:lpwstr>../Docs/R1-135806.zip</vt:lpwstr>
      </vt:variant>
      <vt:variant>
        <vt:lpwstr/>
      </vt:variant>
      <vt:variant>
        <vt:i4>4456454</vt:i4>
      </vt:variant>
      <vt:variant>
        <vt:i4>3537</vt:i4>
      </vt:variant>
      <vt:variant>
        <vt:i4>0</vt:i4>
      </vt:variant>
      <vt:variant>
        <vt:i4>5</vt:i4>
      </vt:variant>
      <vt:variant>
        <vt:lpwstr>../Docs/R1-135805.zip</vt:lpwstr>
      </vt:variant>
      <vt:variant>
        <vt:lpwstr/>
      </vt:variant>
      <vt:variant>
        <vt:i4>4521998</vt:i4>
      </vt:variant>
      <vt:variant>
        <vt:i4>3534</vt:i4>
      </vt:variant>
      <vt:variant>
        <vt:i4>0</vt:i4>
      </vt:variant>
      <vt:variant>
        <vt:i4>5</vt:i4>
      </vt:variant>
      <vt:variant>
        <vt:lpwstr>../Docs/R1-135613.zip</vt:lpwstr>
      </vt:variant>
      <vt:variant>
        <vt:lpwstr/>
      </vt:variant>
      <vt:variant>
        <vt:i4>4456459</vt:i4>
      </vt:variant>
      <vt:variant>
        <vt:i4>3531</vt:i4>
      </vt:variant>
      <vt:variant>
        <vt:i4>0</vt:i4>
      </vt:variant>
      <vt:variant>
        <vt:i4>5</vt:i4>
      </vt:variant>
      <vt:variant>
        <vt:lpwstr>../Docs/R1-135606.zip</vt:lpwstr>
      </vt:variant>
      <vt:variant>
        <vt:lpwstr/>
      </vt:variant>
      <vt:variant>
        <vt:i4>5046282</vt:i4>
      </vt:variant>
      <vt:variant>
        <vt:i4>3528</vt:i4>
      </vt:variant>
      <vt:variant>
        <vt:i4>0</vt:i4>
      </vt:variant>
      <vt:variant>
        <vt:i4>5</vt:i4>
      </vt:variant>
      <vt:variant>
        <vt:lpwstr>../Docs/R1-135495.zip</vt:lpwstr>
      </vt:variant>
      <vt:variant>
        <vt:lpwstr/>
      </vt:variant>
      <vt:variant>
        <vt:i4>5046283</vt:i4>
      </vt:variant>
      <vt:variant>
        <vt:i4>3525</vt:i4>
      </vt:variant>
      <vt:variant>
        <vt:i4>0</vt:i4>
      </vt:variant>
      <vt:variant>
        <vt:i4>5</vt:i4>
      </vt:variant>
      <vt:variant>
        <vt:lpwstr>../Docs/R1-135494.zip</vt:lpwstr>
      </vt:variant>
      <vt:variant>
        <vt:lpwstr/>
      </vt:variant>
      <vt:variant>
        <vt:i4>4980751</vt:i4>
      </vt:variant>
      <vt:variant>
        <vt:i4>3522</vt:i4>
      </vt:variant>
      <vt:variant>
        <vt:i4>0</vt:i4>
      </vt:variant>
      <vt:variant>
        <vt:i4>5</vt:i4>
      </vt:variant>
      <vt:variant>
        <vt:lpwstr>../Docs/R1-135480.zip</vt:lpwstr>
      </vt:variant>
      <vt:variant>
        <vt:lpwstr/>
      </vt:variant>
      <vt:variant>
        <vt:i4>5046273</vt:i4>
      </vt:variant>
      <vt:variant>
        <vt:i4>3519</vt:i4>
      </vt:variant>
      <vt:variant>
        <vt:i4>0</vt:i4>
      </vt:variant>
      <vt:variant>
        <vt:i4>5</vt:i4>
      </vt:variant>
      <vt:variant>
        <vt:lpwstr>../Docs/R1-135399.zip</vt:lpwstr>
      </vt:variant>
      <vt:variant>
        <vt:lpwstr/>
      </vt:variant>
      <vt:variant>
        <vt:i4>4980750</vt:i4>
      </vt:variant>
      <vt:variant>
        <vt:i4>3516</vt:i4>
      </vt:variant>
      <vt:variant>
        <vt:i4>0</vt:i4>
      </vt:variant>
      <vt:variant>
        <vt:i4>5</vt:i4>
      </vt:variant>
      <vt:variant>
        <vt:lpwstr>../Docs/R1-135386.zip</vt:lpwstr>
      </vt:variant>
      <vt:variant>
        <vt:lpwstr/>
      </vt:variant>
      <vt:variant>
        <vt:i4>4980749</vt:i4>
      </vt:variant>
      <vt:variant>
        <vt:i4>3513</vt:i4>
      </vt:variant>
      <vt:variant>
        <vt:i4>0</vt:i4>
      </vt:variant>
      <vt:variant>
        <vt:i4>5</vt:i4>
      </vt:variant>
      <vt:variant>
        <vt:lpwstr>../Docs/R1-135385.zip</vt:lpwstr>
      </vt:variant>
      <vt:variant>
        <vt:lpwstr/>
      </vt:variant>
      <vt:variant>
        <vt:i4>4325377</vt:i4>
      </vt:variant>
      <vt:variant>
        <vt:i4>3510</vt:i4>
      </vt:variant>
      <vt:variant>
        <vt:i4>0</vt:i4>
      </vt:variant>
      <vt:variant>
        <vt:i4>5</vt:i4>
      </vt:variant>
      <vt:variant>
        <vt:lpwstr>../Docs/R1-135369.zip</vt:lpwstr>
      </vt:variant>
      <vt:variant>
        <vt:lpwstr/>
      </vt:variant>
      <vt:variant>
        <vt:i4>4587529</vt:i4>
      </vt:variant>
      <vt:variant>
        <vt:i4>3507</vt:i4>
      </vt:variant>
      <vt:variant>
        <vt:i4>0</vt:i4>
      </vt:variant>
      <vt:variant>
        <vt:i4>5</vt:i4>
      </vt:variant>
      <vt:variant>
        <vt:lpwstr>../Docs/R1-135321.zip</vt:lpwstr>
      </vt:variant>
      <vt:variant>
        <vt:lpwstr/>
      </vt:variant>
      <vt:variant>
        <vt:i4>4521985</vt:i4>
      </vt:variant>
      <vt:variant>
        <vt:i4>3504</vt:i4>
      </vt:variant>
      <vt:variant>
        <vt:i4>0</vt:i4>
      </vt:variant>
      <vt:variant>
        <vt:i4>5</vt:i4>
      </vt:variant>
      <vt:variant>
        <vt:lpwstr>../Docs/R1-135319.zip</vt:lpwstr>
      </vt:variant>
      <vt:variant>
        <vt:lpwstr/>
      </vt:variant>
      <vt:variant>
        <vt:i4>4521984</vt:i4>
      </vt:variant>
      <vt:variant>
        <vt:i4>3501</vt:i4>
      </vt:variant>
      <vt:variant>
        <vt:i4>0</vt:i4>
      </vt:variant>
      <vt:variant>
        <vt:i4>5</vt:i4>
      </vt:variant>
      <vt:variant>
        <vt:lpwstr>../Docs/R1-135318.zip</vt:lpwstr>
      </vt:variant>
      <vt:variant>
        <vt:lpwstr/>
      </vt:variant>
      <vt:variant>
        <vt:i4>4390913</vt:i4>
      </vt:variant>
      <vt:variant>
        <vt:i4>3498</vt:i4>
      </vt:variant>
      <vt:variant>
        <vt:i4>0</vt:i4>
      </vt:variant>
      <vt:variant>
        <vt:i4>5</vt:i4>
      </vt:variant>
      <vt:variant>
        <vt:lpwstr>../Docs/R1-135278.zip</vt:lpwstr>
      </vt:variant>
      <vt:variant>
        <vt:lpwstr/>
      </vt:variant>
      <vt:variant>
        <vt:i4>4390921</vt:i4>
      </vt:variant>
      <vt:variant>
        <vt:i4>3495</vt:i4>
      </vt:variant>
      <vt:variant>
        <vt:i4>0</vt:i4>
      </vt:variant>
      <vt:variant>
        <vt:i4>5</vt:i4>
      </vt:variant>
      <vt:variant>
        <vt:lpwstr>../Docs/R1-135270.zip</vt:lpwstr>
      </vt:variant>
      <vt:variant>
        <vt:lpwstr/>
      </vt:variant>
      <vt:variant>
        <vt:i4>4587529</vt:i4>
      </vt:variant>
      <vt:variant>
        <vt:i4>3492</vt:i4>
      </vt:variant>
      <vt:variant>
        <vt:i4>0</vt:i4>
      </vt:variant>
      <vt:variant>
        <vt:i4>5</vt:i4>
      </vt:variant>
      <vt:variant>
        <vt:lpwstr>../Docs/R1-135220.zip</vt:lpwstr>
      </vt:variant>
      <vt:variant>
        <vt:lpwstr/>
      </vt:variant>
      <vt:variant>
        <vt:i4>4390924</vt:i4>
      </vt:variant>
      <vt:variant>
        <vt:i4>3489</vt:i4>
      </vt:variant>
      <vt:variant>
        <vt:i4>0</vt:i4>
      </vt:variant>
      <vt:variant>
        <vt:i4>5</vt:i4>
      </vt:variant>
      <vt:variant>
        <vt:lpwstr>../Docs/R1-135176.zip</vt:lpwstr>
      </vt:variant>
      <vt:variant>
        <vt:lpwstr/>
      </vt:variant>
      <vt:variant>
        <vt:i4>4194315</vt:i4>
      </vt:variant>
      <vt:variant>
        <vt:i4>3486</vt:i4>
      </vt:variant>
      <vt:variant>
        <vt:i4>0</vt:i4>
      </vt:variant>
      <vt:variant>
        <vt:i4>5</vt:i4>
      </vt:variant>
      <vt:variant>
        <vt:lpwstr>../Docs/R1-135141.zip</vt:lpwstr>
      </vt:variant>
      <vt:variant>
        <vt:lpwstr/>
      </vt:variant>
      <vt:variant>
        <vt:i4>5046281</vt:i4>
      </vt:variant>
      <vt:variant>
        <vt:i4>3483</vt:i4>
      </vt:variant>
      <vt:variant>
        <vt:i4>0</vt:i4>
      </vt:variant>
      <vt:variant>
        <vt:i4>5</vt:i4>
      </vt:variant>
      <vt:variant>
        <vt:lpwstr>../Docs/R1-135092.zip</vt:lpwstr>
      </vt:variant>
      <vt:variant>
        <vt:lpwstr/>
      </vt:variant>
      <vt:variant>
        <vt:i4>4390919</vt:i4>
      </vt:variant>
      <vt:variant>
        <vt:i4>3480</vt:i4>
      </vt:variant>
      <vt:variant>
        <vt:i4>0</vt:i4>
      </vt:variant>
      <vt:variant>
        <vt:i4>5</vt:i4>
      </vt:variant>
      <vt:variant>
        <vt:lpwstr>../Docs/R1-135975.zip</vt:lpwstr>
      </vt:variant>
      <vt:variant>
        <vt:lpwstr/>
      </vt:variant>
      <vt:variant>
        <vt:i4>4653056</vt:i4>
      </vt:variant>
      <vt:variant>
        <vt:i4>3477</vt:i4>
      </vt:variant>
      <vt:variant>
        <vt:i4>0</vt:i4>
      </vt:variant>
      <vt:variant>
        <vt:i4>5</vt:i4>
      </vt:variant>
      <vt:variant>
        <vt:lpwstr>../Docs/R1-135932.zip</vt:lpwstr>
      </vt:variant>
      <vt:variant>
        <vt:lpwstr/>
      </vt:variant>
      <vt:variant>
        <vt:i4>4587531</vt:i4>
      </vt:variant>
      <vt:variant>
        <vt:i4>3474</vt:i4>
      </vt:variant>
      <vt:variant>
        <vt:i4>0</vt:i4>
      </vt:variant>
      <vt:variant>
        <vt:i4>5</vt:i4>
      </vt:variant>
      <vt:variant>
        <vt:lpwstr>../Docs/R1-135929.zip</vt:lpwstr>
      </vt:variant>
      <vt:variant>
        <vt:lpwstr/>
      </vt:variant>
      <vt:variant>
        <vt:i4>4390927</vt:i4>
      </vt:variant>
      <vt:variant>
        <vt:i4>3471</vt:i4>
      </vt:variant>
      <vt:variant>
        <vt:i4>0</vt:i4>
      </vt:variant>
      <vt:variant>
        <vt:i4>5</vt:i4>
      </vt:variant>
      <vt:variant>
        <vt:lpwstr>../Docs/R1-135175.zip</vt:lpwstr>
      </vt:variant>
      <vt:variant>
        <vt:lpwstr/>
      </vt:variant>
      <vt:variant>
        <vt:i4>4456455</vt:i4>
      </vt:variant>
      <vt:variant>
        <vt:i4>3468</vt:i4>
      </vt:variant>
      <vt:variant>
        <vt:i4>0</vt:i4>
      </vt:variant>
      <vt:variant>
        <vt:i4>5</vt:i4>
      </vt:variant>
      <vt:variant>
        <vt:lpwstr>../Docs/R1-135804.zip</vt:lpwstr>
      </vt:variant>
      <vt:variant>
        <vt:lpwstr/>
      </vt:variant>
      <vt:variant>
        <vt:i4>4456449</vt:i4>
      </vt:variant>
      <vt:variant>
        <vt:i4>3465</vt:i4>
      </vt:variant>
      <vt:variant>
        <vt:i4>0</vt:i4>
      </vt:variant>
      <vt:variant>
        <vt:i4>5</vt:i4>
      </vt:variant>
      <vt:variant>
        <vt:lpwstr>../Docs/R1-135903.zip</vt:lpwstr>
      </vt:variant>
      <vt:variant>
        <vt:lpwstr/>
      </vt:variant>
      <vt:variant>
        <vt:i4>4390926</vt:i4>
      </vt:variant>
      <vt:variant>
        <vt:i4>3462</vt:i4>
      </vt:variant>
      <vt:variant>
        <vt:i4>0</vt:i4>
      </vt:variant>
      <vt:variant>
        <vt:i4>5</vt:i4>
      </vt:variant>
      <vt:variant>
        <vt:lpwstr>../Docs/R1-135277.zip</vt:lpwstr>
      </vt:variant>
      <vt:variant>
        <vt:lpwstr/>
      </vt:variant>
      <vt:variant>
        <vt:i4>4390918</vt:i4>
      </vt:variant>
      <vt:variant>
        <vt:i4>3459</vt:i4>
      </vt:variant>
      <vt:variant>
        <vt:i4>0</vt:i4>
      </vt:variant>
      <vt:variant>
        <vt:i4>5</vt:i4>
      </vt:variant>
      <vt:variant>
        <vt:lpwstr>../Docs/R1-135479.zip</vt:lpwstr>
      </vt:variant>
      <vt:variant>
        <vt:lpwstr/>
      </vt:variant>
      <vt:variant>
        <vt:i4>4653068</vt:i4>
      </vt:variant>
      <vt:variant>
        <vt:i4>3456</vt:i4>
      </vt:variant>
      <vt:variant>
        <vt:i4>0</vt:i4>
      </vt:variant>
      <vt:variant>
        <vt:i4>5</vt:i4>
      </vt:variant>
      <vt:variant>
        <vt:lpwstr>../Docs/R1-135532.zip</vt:lpwstr>
      </vt:variant>
      <vt:variant>
        <vt:lpwstr/>
      </vt:variant>
      <vt:variant>
        <vt:i4>4259850</vt:i4>
      </vt:variant>
      <vt:variant>
        <vt:i4>3453</vt:i4>
      </vt:variant>
      <vt:variant>
        <vt:i4>0</vt:i4>
      </vt:variant>
      <vt:variant>
        <vt:i4>5</vt:i4>
      </vt:variant>
      <vt:variant>
        <vt:lpwstr>../Docs/R1-135554.zip</vt:lpwstr>
      </vt:variant>
      <vt:variant>
        <vt:lpwstr/>
      </vt:variant>
      <vt:variant>
        <vt:i4>4194316</vt:i4>
      </vt:variant>
      <vt:variant>
        <vt:i4>3450</vt:i4>
      </vt:variant>
      <vt:variant>
        <vt:i4>0</vt:i4>
      </vt:variant>
      <vt:variant>
        <vt:i4>5</vt:i4>
      </vt:variant>
      <vt:variant>
        <vt:lpwstr>../Docs/R1-135542.zip</vt:lpwstr>
      </vt:variant>
      <vt:variant>
        <vt:lpwstr/>
      </vt:variant>
      <vt:variant>
        <vt:i4>4521999</vt:i4>
      </vt:variant>
      <vt:variant>
        <vt:i4>3447</vt:i4>
      </vt:variant>
      <vt:variant>
        <vt:i4>0</vt:i4>
      </vt:variant>
      <vt:variant>
        <vt:i4>5</vt:i4>
      </vt:variant>
      <vt:variant>
        <vt:lpwstr>../Docs/R1-135317.zip</vt:lpwstr>
      </vt:variant>
      <vt:variant>
        <vt:lpwstr/>
      </vt:variant>
      <vt:variant>
        <vt:i4>4194314</vt:i4>
      </vt:variant>
      <vt:variant>
        <vt:i4>3444</vt:i4>
      </vt:variant>
      <vt:variant>
        <vt:i4>0</vt:i4>
      </vt:variant>
      <vt:variant>
        <vt:i4>5</vt:i4>
      </vt:variant>
      <vt:variant>
        <vt:lpwstr>../Docs/R1-135140.zip</vt:lpwstr>
      </vt:variant>
      <vt:variant>
        <vt:lpwstr/>
      </vt:variant>
      <vt:variant>
        <vt:i4>4325376</vt:i4>
      </vt:variant>
      <vt:variant>
        <vt:i4>3441</vt:i4>
      </vt:variant>
      <vt:variant>
        <vt:i4>0</vt:i4>
      </vt:variant>
      <vt:variant>
        <vt:i4>5</vt:i4>
      </vt:variant>
      <vt:variant>
        <vt:lpwstr>../Docs/R1-135368.zip</vt:lpwstr>
      </vt:variant>
      <vt:variant>
        <vt:lpwstr/>
      </vt:variant>
      <vt:variant>
        <vt:i4>4194314</vt:i4>
      </vt:variant>
      <vt:variant>
        <vt:i4>3438</vt:i4>
      </vt:variant>
      <vt:variant>
        <vt:i4>0</vt:i4>
      </vt:variant>
      <vt:variant>
        <vt:i4>5</vt:i4>
      </vt:variant>
      <vt:variant>
        <vt:lpwstr>../Docs/R1-135041.zip</vt:lpwstr>
      </vt:variant>
      <vt:variant>
        <vt:lpwstr/>
      </vt:variant>
      <vt:variant>
        <vt:i4>4521993</vt:i4>
      </vt:variant>
      <vt:variant>
        <vt:i4>3435</vt:i4>
      </vt:variant>
      <vt:variant>
        <vt:i4>0</vt:i4>
      </vt:variant>
      <vt:variant>
        <vt:i4>5</vt:i4>
      </vt:variant>
      <vt:variant>
        <vt:lpwstr>../Docs/R1-135113.zip</vt:lpwstr>
      </vt:variant>
      <vt:variant>
        <vt:lpwstr/>
      </vt:variant>
      <vt:variant>
        <vt:i4>5046282</vt:i4>
      </vt:variant>
      <vt:variant>
        <vt:i4>3432</vt:i4>
      </vt:variant>
      <vt:variant>
        <vt:i4>0</vt:i4>
      </vt:variant>
      <vt:variant>
        <vt:i4>5</vt:i4>
      </vt:variant>
      <vt:variant>
        <vt:lpwstr>../Docs/R1-135091.zip</vt:lpwstr>
      </vt:variant>
      <vt:variant>
        <vt:lpwstr/>
      </vt:variant>
      <vt:variant>
        <vt:i4>4456448</vt:i4>
      </vt:variant>
      <vt:variant>
        <vt:i4>3429</vt:i4>
      </vt:variant>
      <vt:variant>
        <vt:i4>0</vt:i4>
      </vt:variant>
      <vt:variant>
        <vt:i4>5</vt:i4>
      </vt:variant>
      <vt:variant>
        <vt:lpwstr>../Docs/R1-135803.zip</vt:lpwstr>
      </vt:variant>
      <vt:variant>
        <vt:lpwstr/>
      </vt:variant>
      <vt:variant>
        <vt:i4>4521998</vt:i4>
      </vt:variant>
      <vt:variant>
        <vt:i4>3426</vt:i4>
      </vt:variant>
      <vt:variant>
        <vt:i4>0</vt:i4>
      </vt:variant>
      <vt:variant>
        <vt:i4>5</vt:i4>
      </vt:variant>
      <vt:variant>
        <vt:lpwstr>../Docs/R1-135316.zip</vt:lpwstr>
      </vt:variant>
      <vt:variant>
        <vt:lpwstr/>
      </vt:variant>
      <vt:variant>
        <vt:i4>4325377</vt:i4>
      </vt:variant>
      <vt:variant>
        <vt:i4>3423</vt:i4>
      </vt:variant>
      <vt:variant>
        <vt:i4>0</vt:i4>
      </vt:variant>
      <vt:variant>
        <vt:i4>5</vt:i4>
      </vt:variant>
      <vt:variant>
        <vt:lpwstr>../Docs/R1-135268.zip</vt:lpwstr>
      </vt:variant>
      <vt:variant>
        <vt:lpwstr/>
      </vt:variant>
      <vt:variant>
        <vt:i4>5046287</vt:i4>
      </vt:variant>
      <vt:variant>
        <vt:i4>3420</vt:i4>
      </vt:variant>
      <vt:variant>
        <vt:i4>0</vt:i4>
      </vt:variant>
      <vt:variant>
        <vt:i4>5</vt:i4>
      </vt:variant>
      <vt:variant>
        <vt:lpwstr>../Docs/R1-135591.zip</vt:lpwstr>
      </vt:variant>
      <vt:variant>
        <vt:lpwstr/>
      </vt:variant>
      <vt:variant>
        <vt:i4>4521984</vt:i4>
      </vt:variant>
      <vt:variant>
        <vt:i4>3417</vt:i4>
      </vt:variant>
      <vt:variant>
        <vt:i4>0</vt:i4>
      </vt:variant>
      <vt:variant>
        <vt:i4>5</vt:i4>
      </vt:variant>
      <vt:variant>
        <vt:lpwstr>../Docs/R1-135219.zip</vt:lpwstr>
      </vt:variant>
      <vt:variant>
        <vt:lpwstr/>
      </vt:variant>
      <vt:variant>
        <vt:i4>4456461</vt:i4>
      </vt:variant>
      <vt:variant>
        <vt:i4>3414</vt:i4>
      </vt:variant>
      <vt:variant>
        <vt:i4>0</vt:i4>
      </vt:variant>
      <vt:variant>
        <vt:i4>5</vt:i4>
      </vt:variant>
      <vt:variant>
        <vt:lpwstr>../Docs/R1-135402.zip</vt:lpwstr>
      </vt:variant>
      <vt:variant>
        <vt:lpwstr/>
      </vt:variant>
      <vt:variant>
        <vt:i4>5046272</vt:i4>
      </vt:variant>
      <vt:variant>
        <vt:i4>3411</vt:i4>
      </vt:variant>
      <vt:variant>
        <vt:i4>0</vt:i4>
      </vt:variant>
      <vt:variant>
        <vt:i4>5</vt:i4>
      </vt:variant>
      <vt:variant>
        <vt:lpwstr>../Docs/R1-135398.zip</vt:lpwstr>
      </vt:variant>
      <vt:variant>
        <vt:lpwstr/>
      </vt:variant>
      <vt:variant>
        <vt:i4>4521998</vt:i4>
      </vt:variant>
      <vt:variant>
        <vt:i4>3408</vt:i4>
      </vt:variant>
      <vt:variant>
        <vt:i4>0</vt:i4>
      </vt:variant>
      <vt:variant>
        <vt:i4>5</vt:i4>
      </vt:variant>
      <vt:variant>
        <vt:lpwstr>../Docs/R1-135114.zip</vt:lpwstr>
      </vt:variant>
      <vt:variant>
        <vt:lpwstr/>
      </vt:variant>
      <vt:variant>
        <vt:i4>4456457</vt:i4>
      </vt:variant>
      <vt:variant>
        <vt:i4>3405</vt:i4>
      </vt:variant>
      <vt:variant>
        <vt:i4>0</vt:i4>
      </vt:variant>
      <vt:variant>
        <vt:i4>5</vt:i4>
      </vt:variant>
      <vt:variant>
        <vt:lpwstr>../Docs/R1-136032.zip</vt:lpwstr>
      </vt:variant>
      <vt:variant>
        <vt:lpwstr/>
      </vt:variant>
      <vt:variant>
        <vt:i4>2686977</vt:i4>
      </vt:variant>
      <vt:variant>
        <vt:i4>3402</vt:i4>
      </vt:variant>
      <vt:variant>
        <vt:i4>0</vt:i4>
      </vt:variant>
      <vt:variant>
        <vt:i4>5</vt:i4>
      </vt:variant>
      <vt:variant>
        <vt:lpwstr>http://www.3gpp.org/ftp/tsg_ran/TSG_RAN/TSGR_58/Docs/RP-122009.zip</vt:lpwstr>
      </vt:variant>
      <vt:variant>
        <vt:lpwstr/>
      </vt:variant>
      <vt:variant>
        <vt:i4>4521985</vt:i4>
      </vt:variant>
      <vt:variant>
        <vt:i4>3399</vt:i4>
      </vt:variant>
      <vt:variant>
        <vt:i4>0</vt:i4>
      </vt:variant>
      <vt:variant>
        <vt:i4>5</vt:i4>
      </vt:variant>
      <vt:variant>
        <vt:lpwstr>../Docs/R1-135218.zip</vt:lpwstr>
      </vt:variant>
      <vt:variant>
        <vt:lpwstr/>
      </vt:variant>
      <vt:variant>
        <vt:i4>4587534</vt:i4>
      </vt:variant>
      <vt:variant>
        <vt:i4>3396</vt:i4>
      </vt:variant>
      <vt:variant>
        <vt:i4>0</vt:i4>
      </vt:variant>
      <vt:variant>
        <vt:i4>5</vt:i4>
      </vt:variant>
      <vt:variant>
        <vt:lpwstr>../Docs/R1-136015.zip</vt:lpwstr>
      </vt:variant>
      <vt:variant>
        <vt:lpwstr/>
      </vt:variant>
      <vt:variant>
        <vt:i4>4587534</vt:i4>
      </vt:variant>
      <vt:variant>
        <vt:i4>3393</vt:i4>
      </vt:variant>
      <vt:variant>
        <vt:i4>0</vt:i4>
      </vt:variant>
      <vt:variant>
        <vt:i4>5</vt:i4>
      </vt:variant>
      <vt:variant>
        <vt:lpwstr>../Docs/R1-136015.zip</vt:lpwstr>
      </vt:variant>
      <vt:variant>
        <vt:lpwstr/>
      </vt:variant>
      <vt:variant>
        <vt:i4>4325380</vt:i4>
      </vt:variant>
      <vt:variant>
        <vt:i4>3390</vt:i4>
      </vt:variant>
      <vt:variant>
        <vt:i4>0</vt:i4>
      </vt:variant>
      <vt:variant>
        <vt:i4>5</vt:i4>
      </vt:variant>
      <vt:variant>
        <vt:lpwstr>../Docs/R1-135768.zip</vt:lpwstr>
      </vt:variant>
      <vt:variant>
        <vt:lpwstr/>
      </vt:variant>
      <vt:variant>
        <vt:i4>4456458</vt:i4>
      </vt:variant>
      <vt:variant>
        <vt:i4>3387</vt:i4>
      </vt:variant>
      <vt:variant>
        <vt:i4>0</vt:i4>
      </vt:variant>
      <vt:variant>
        <vt:i4>5</vt:i4>
      </vt:variant>
      <vt:variant>
        <vt:lpwstr>../Docs/R1-135706.zip</vt:lpwstr>
      </vt:variant>
      <vt:variant>
        <vt:lpwstr/>
      </vt:variant>
      <vt:variant>
        <vt:i4>4653066</vt:i4>
      </vt:variant>
      <vt:variant>
        <vt:i4>3384</vt:i4>
      </vt:variant>
      <vt:variant>
        <vt:i4>0</vt:i4>
      </vt:variant>
      <vt:variant>
        <vt:i4>5</vt:i4>
      </vt:variant>
      <vt:variant>
        <vt:lpwstr>../Docs/R1-135637.zip</vt:lpwstr>
      </vt:variant>
      <vt:variant>
        <vt:lpwstr/>
      </vt:variant>
      <vt:variant>
        <vt:i4>4194319</vt:i4>
      </vt:variant>
      <vt:variant>
        <vt:i4>3381</vt:i4>
      </vt:variant>
      <vt:variant>
        <vt:i4>0</vt:i4>
      </vt:variant>
      <vt:variant>
        <vt:i4>5</vt:i4>
      </vt:variant>
      <vt:variant>
        <vt:lpwstr>../Docs/R1-135541.zip</vt:lpwstr>
      </vt:variant>
      <vt:variant>
        <vt:lpwstr/>
      </vt:variant>
      <vt:variant>
        <vt:i4>4587529</vt:i4>
      </vt:variant>
      <vt:variant>
        <vt:i4>3378</vt:i4>
      </vt:variant>
      <vt:variant>
        <vt:i4>0</vt:i4>
      </vt:variant>
      <vt:variant>
        <vt:i4>5</vt:i4>
      </vt:variant>
      <vt:variant>
        <vt:lpwstr>../Docs/R1-135527.zip</vt:lpwstr>
      </vt:variant>
      <vt:variant>
        <vt:lpwstr/>
      </vt:variant>
      <vt:variant>
        <vt:i4>4390919</vt:i4>
      </vt:variant>
      <vt:variant>
        <vt:i4>3375</vt:i4>
      </vt:variant>
      <vt:variant>
        <vt:i4>0</vt:i4>
      </vt:variant>
      <vt:variant>
        <vt:i4>5</vt:i4>
      </vt:variant>
      <vt:variant>
        <vt:lpwstr>../Docs/R1-135478.zip</vt:lpwstr>
      </vt:variant>
      <vt:variant>
        <vt:lpwstr/>
      </vt:variant>
      <vt:variant>
        <vt:i4>4194310</vt:i4>
      </vt:variant>
      <vt:variant>
        <vt:i4>3372</vt:i4>
      </vt:variant>
      <vt:variant>
        <vt:i4>0</vt:i4>
      </vt:variant>
      <vt:variant>
        <vt:i4>5</vt:i4>
      </vt:variant>
      <vt:variant>
        <vt:lpwstr>../Docs/R1-135449.zip</vt:lpwstr>
      </vt:variant>
      <vt:variant>
        <vt:lpwstr/>
      </vt:variant>
      <vt:variant>
        <vt:i4>4456456</vt:i4>
      </vt:variant>
      <vt:variant>
        <vt:i4>3369</vt:i4>
      </vt:variant>
      <vt:variant>
        <vt:i4>0</vt:i4>
      </vt:variant>
      <vt:variant>
        <vt:i4>5</vt:i4>
      </vt:variant>
      <vt:variant>
        <vt:lpwstr>../Docs/R1-135407.zip</vt:lpwstr>
      </vt:variant>
      <vt:variant>
        <vt:lpwstr/>
      </vt:variant>
      <vt:variant>
        <vt:i4>4980748</vt:i4>
      </vt:variant>
      <vt:variant>
        <vt:i4>3366</vt:i4>
      </vt:variant>
      <vt:variant>
        <vt:i4>0</vt:i4>
      </vt:variant>
      <vt:variant>
        <vt:i4>5</vt:i4>
      </vt:variant>
      <vt:variant>
        <vt:lpwstr>../Docs/R1-135384.zip</vt:lpwstr>
      </vt:variant>
      <vt:variant>
        <vt:lpwstr/>
      </vt:variant>
      <vt:variant>
        <vt:i4>4194306</vt:i4>
      </vt:variant>
      <vt:variant>
        <vt:i4>3363</vt:i4>
      </vt:variant>
      <vt:variant>
        <vt:i4>0</vt:i4>
      </vt:variant>
      <vt:variant>
        <vt:i4>5</vt:i4>
      </vt:variant>
      <vt:variant>
        <vt:lpwstr>../Docs/R1-135841.zip</vt:lpwstr>
      </vt:variant>
      <vt:variant>
        <vt:lpwstr/>
      </vt:variant>
      <vt:variant>
        <vt:i4>4521997</vt:i4>
      </vt:variant>
      <vt:variant>
        <vt:i4>3360</vt:i4>
      </vt:variant>
      <vt:variant>
        <vt:i4>0</vt:i4>
      </vt:variant>
      <vt:variant>
        <vt:i4>5</vt:i4>
      </vt:variant>
      <vt:variant>
        <vt:lpwstr>../Docs/R1-135315.zip</vt:lpwstr>
      </vt:variant>
      <vt:variant>
        <vt:lpwstr/>
      </vt:variant>
      <vt:variant>
        <vt:i4>4521998</vt:i4>
      </vt:variant>
      <vt:variant>
        <vt:i4>3357</vt:i4>
      </vt:variant>
      <vt:variant>
        <vt:i4>0</vt:i4>
      </vt:variant>
      <vt:variant>
        <vt:i4>5</vt:i4>
      </vt:variant>
      <vt:variant>
        <vt:lpwstr>../Docs/R1-135217.zip</vt:lpwstr>
      </vt:variant>
      <vt:variant>
        <vt:lpwstr/>
      </vt:variant>
      <vt:variant>
        <vt:i4>4390926</vt:i4>
      </vt:variant>
      <vt:variant>
        <vt:i4>3354</vt:i4>
      </vt:variant>
      <vt:variant>
        <vt:i4>0</vt:i4>
      </vt:variant>
      <vt:variant>
        <vt:i4>5</vt:i4>
      </vt:variant>
      <vt:variant>
        <vt:lpwstr>../Docs/R1-135174.zip</vt:lpwstr>
      </vt:variant>
      <vt:variant>
        <vt:lpwstr/>
      </vt:variant>
      <vt:variant>
        <vt:i4>4521985</vt:i4>
      </vt:variant>
      <vt:variant>
        <vt:i4>3351</vt:i4>
      </vt:variant>
      <vt:variant>
        <vt:i4>0</vt:i4>
      </vt:variant>
      <vt:variant>
        <vt:i4>5</vt:i4>
      </vt:variant>
      <vt:variant>
        <vt:lpwstr>../Docs/R1-135812.zip</vt:lpwstr>
      </vt:variant>
      <vt:variant>
        <vt:lpwstr/>
      </vt:variant>
      <vt:variant>
        <vt:i4>4653067</vt:i4>
      </vt:variant>
      <vt:variant>
        <vt:i4>3348</vt:i4>
      </vt:variant>
      <vt:variant>
        <vt:i4>0</vt:i4>
      </vt:variant>
      <vt:variant>
        <vt:i4>5</vt:i4>
      </vt:variant>
      <vt:variant>
        <vt:lpwstr>../Docs/R1-135636.zip</vt:lpwstr>
      </vt:variant>
      <vt:variant>
        <vt:lpwstr/>
      </vt:variant>
      <vt:variant>
        <vt:i4>4456457</vt:i4>
      </vt:variant>
      <vt:variant>
        <vt:i4>3345</vt:i4>
      </vt:variant>
      <vt:variant>
        <vt:i4>0</vt:i4>
      </vt:variant>
      <vt:variant>
        <vt:i4>5</vt:i4>
      </vt:variant>
      <vt:variant>
        <vt:lpwstr>../Docs/R1-135604.zip</vt:lpwstr>
      </vt:variant>
      <vt:variant>
        <vt:lpwstr/>
      </vt:variant>
      <vt:variant>
        <vt:i4>4194311</vt:i4>
      </vt:variant>
      <vt:variant>
        <vt:i4>3342</vt:i4>
      </vt:variant>
      <vt:variant>
        <vt:i4>0</vt:i4>
      </vt:variant>
      <vt:variant>
        <vt:i4>5</vt:i4>
      </vt:variant>
      <vt:variant>
        <vt:lpwstr>../Docs/R1-135549.zip</vt:lpwstr>
      </vt:variant>
      <vt:variant>
        <vt:lpwstr/>
      </vt:variant>
      <vt:variant>
        <vt:i4>4587528</vt:i4>
      </vt:variant>
      <vt:variant>
        <vt:i4>3339</vt:i4>
      </vt:variant>
      <vt:variant>
        <vt:i4>0</vt:i4>
      </vt:variant>
      <vt:variant>
        <vt:i4>5</vt:i4>
      </vt:variant>
      <vt:variant>
        <vt:lpwstr>../Docs/R1-135526.zip</vt:lpwstr>
      </vt:variant>
      <vt:variant>
        <vt:lpwstr/>
      </vt:variant>
      <vt:variant>
        <vt:i4>4587534</vt:i4>
      </vt:variant>
      <vt:variant>
        <vt:i4>3336</vt:i4>
      </vt:variant>
      <vt:variant>
        <vt:i4>0</vt:i4>
      </vt:variant>
      <vt:variant>
        <vt:i4>5</vt:i4>
      </vt:variant>
      <vt:variant>
        <vt:lpwstr>../Docs/R1-135520.zip</vt:lpwstr>
      </vt:variant>
      <vt:variant>
        <vt:lpwstr/>
      </vt:variant>
      <vt:variant>
        <vt:i4>4325388</vt:i4>
      </vt:variant>
      <vt:variant>
        <vt:i4>3333</vt:i4>
      </vt:variant>
      <vt:variant>
        <vt:i4>0</vt:i4>
      </vt:variant>
      <vt:variant>
        <vt:i4>5</vt:i4>
      </vt:variant>
      <vt:variant>
        <vt:lpwstr>../Docs/R1-135265.zip</vt:lpwstr>
      </vt:variant>
      <vt:variant>
        <vt:lpwstr/>
      </vt:variant>
      <vt:variant>
        <vt:i4>4390921</vt:i4>
      </vt:variant>
      <vt:variant>
        <vt:i4>3330</vt:i4>
      </vt:variant>
      <vt:variant>
        <vt:i4>0</vt:i4>
      </vt:variant>
      <vt:variant>
        <vt:i4>5</vt:i4>
      </vt:variant>
      <vt:variant>
        <vt:lpwstr>../Docs/R1-135173.zip</vt:lpwstr>
      </vt:variant>
      <vt:variant>
        <vt:lpwstr/>
      </vt:variant>
      <vt:variant>
        <vt:i4>4980748</vt:i4>
      </vt:variant>
      <vt:variant>
        <vt:i4>3327</vt:i4>
      </vt:variant>
      <vt:variant>
        <vt:i4>0</vt:i4>
      </vt:variant>
      <vt:variant>
        <vt:i4>5</vt:i4>
      </vt:variant>
      <vt:variant>
        <vt:lpwstr>../Docs/R1-135087.zip</vt:lpwstr>
      </vt:variant>
      <vt:variant>
        <vt:lpwstr/>
      </vt:variant>
      <vt:variant>
        <vt:i4>4521986</vt:i4>
      </vt:variant>
      <vt:variant>
        <vt:i4>3324</vt:i4>
      </vt:variant>
      <vt:variant>
        <vt:i4>0</vt:i4>
      </vt:variant>
      <vt:variant>
        <vt:i4>5</vt:i4>
      </vt:variant>
      <vt:variant>
        <vt:lpwstr>../Docs/R1-135811.zip</vt:lpwstr>
      </vt:variant>
      <vt:variant>
        <vt:lpwstr/>
      </vt:variant>
      <vt:variant>
        <vt:i4>4325387</vt:i4>
      </vt:variant>
      <vt:variant>
        <vt:i4>3321</vt:i4>
      </vt:variant>
      <vt:variant>
        <vt:i4>0</vt:i4>
      </vt:variant>
      <vt:variant>
        <vt:i4>5</vt:i4>
      </vt:variant>
      <vt:variant>
        <vt:lpwstr>../Docs/R1-135767.zip</vt:lpwstr>
      </vt:variant>
      <vt:variant>
        <vt:lpwstr/>
      </vt:variant>
      <vt:variant>
        <vt:i4>4390917</vt:i4>
      </vt:variant>
      <vt:variant>
        <vt:i4>3318</vt:i4>
      </vt:variant>
      <vt:variant>
        <vt:i4>0</vt:i4>
      </vt:variant>
      <vt:variant>
        <vt:i4>5</vt:i4>
      </vt:variant>
      <vt:variant>
        <vt:lpwstr>../Docs/R1-135678.zip</vt:lpwstr>
      </vt:variant>
      <vt:variant>
        <vt:lpwstr/>
      </vt:variant>
      <vt:variant>
        <vt:i4>4521991</vt:i4>
      </vt:variant>
      <vt:variant>
        <vt:i4>3315</vt:i4>
      </vt:variant>
      <vt:variant>
        <vt:i4>0</vt:i4>
      </vt:variant>
      <vt:variant>
        <vt:i4>5</vt:i4>
      </vt:variant>
      <vt:variant>
        <vt:lpwstr>../Docs/R1-135519.zip</vt:lpwstr>
      </vt:variant>
      <vt:variant>
        <vt:lpwstr/>
      </vt:variant>
      <vt:variant>
        <vt:i4>4390920</vt:i4>
      </vt:variant>
      <vt:variant>
        <vt:i4>3312</vt:i4>
      </vt:variant>
      <vt:variant>
        <vt:i4>0</vt:i4>
      </vt:variant>
      <vt:variant>
        <vt:i4>5</vt:i4>
      </vt:variant>
      <vt:variant>
        <vt:lpwstr>../Docs/R1-135477.zip</vt:lpwstr>
      </vt:variant>
      <vt:variant>
        <vt:lpwstr/>
      </vt:variant>
      <vt:variant>
        <vt:i4>4456455</vt:i4>
      </vt:variant>
      <vt:variant>
        <vt:i4>3309</vt:i4>
      </vt:variant>
      <vt:variant>
        <vt:i4>0</vt:i4>
      </vt:variant>
      <vt:variant>
        <vt:i4>5</vt:i4>
      </vt:variant>
      <vt:variant>
        <vt:lpwstr>../Docs/R1-135408.zip</vt:lpwstr>
      </vt:variant>
      <vt:variant>
        <vt:lpwstr/>
      </vt:variant>
      <vt:variant>
        <vt:i4>4521996</vt:i4>
      </vt:variant>
      <vt:variant>
        <vt:i4>3306</vt:i4>
      </vt:variant>
      <vt:variant>
        <vt:i4>0</vt:i4>
      </vt:variant>
      <vt:variant>
        <vt:i4>5</vt:i4>
      </vt:variant>
      <vt:variant>
        <vt:lpwstr>../Docs/R1-135314.zip</vt:lpwstr>
      </vt:variant>
      <vt:variant>
        <vt:lpwstr/>
      </vt:variant>
      <vt:variant>
        <vt:i4>4521999</vt:i4>
      </vt:variant>
      <vt:variant>
        <vt:i4>3303</vt:i4>
      </vt:variant>
      <vt:variant>
        <vt:i4>0</vt:i4>
      </vt:variant>
      <vt:variant>
        <vt:i4>5</vt:i4>
      </vt:variant>
      <vt:variant>
        <vt:lpwstr>../Docs/R1-135216.zip</vt:lpwstr>
      </vt:variant>
      <vt:variant>
        <vt:lpwstr/>
      </vt:variant>
      <vt:variant>
        <vt:i4>4653059</vt:i4>
      </vt:variant>
      <vt:variant>
        <vt:i4>3300</vt:i4>
      </vt:variant>
      <vt:variant>
        <vt:i4>0</vt:i4>
      </vt:variant>
      <vt:variant>
        <vt:i4>5</vt:i4>
      </vt:variant>
      <vt:variant>
        <vt:lpwstr>../Docs/R1-135139.zip</vt:lpwstr>
      </vt:variant>
      <vt:variant>
        <vt:lpwstr/>
      </vt:variant>
      <vt:variant>
        <vt:i4>4521992</vt:i4>
      </vt:variant>
      <vt:variant>
        <vt:i4>3297</vt:i4>
      </vt:variant>
      <vt:variant>
        <vt:i4>0</vt:i4>
      </vt:variant>
      <vt:variant>
        <vt:i4>5</vt:i4>
      </vt:variant>
      <vt:variant>
        <vt:lpwstr>../Docs/R1-135112.zip</vt:lpwstr>
      </vt:variant>
      <vt:variant>
        <vt:lpwstr/>
      </vt:variant>
      <vt:variant>
        <vt:i4>4980749</vt:i4>
      </vt:variant>
      <vt:variant>
        <vt:i4>3294</vt:i4>
      </vt:variant>
      <vt:variant>
        <vt:i4>0</vt:i4>
      </vt:variant>
      <vt:variant>
        <vt:i4>5</vt:i4>
      </vt:variant>
      <vt:variant>
        <vt:lpwstr>../Docs/R1-135086.zip</vt:lpwstr>
      </vt:variant>
      <vt:variant>
        <vt:lpwstr/>
      </vt:variant>
      <vt:variant>
        <vt:i4>4194315</vt:i4>
      </vt:variant>
      <vt:variant>
        <vt:i4>3291</vt:i4>
      </vt:variant>
      <vt:variant>
        <vt:i4>0</vt:i4>
      </vt:variant>
      <vt:variant>
        <vt:i4>5</vt:i4>
      </vt:variant>
      <vt:variant>
        <vt:lpwstr>../Docs/R1-135040.zip</vt:lpwstr>
      </vt:variant>
      <vt:variant>
        <vt:lpwstr/>
      </vt:variant>
      <vt:variant>
        <vt:i4>5046286</vt:i4>
      </vt:variant>
      <vt:variant>
        <vt:i4>3288</vt:i4>
      </vt:variant>
      <vt:variant>
        <vt:i4>0</vt:i4>
      </vt:variant>
      <vt:variant>
        <vt:i4>5</vt:i4>
      </vt:variant>
      <vt:variant>
        <vt:lpwstr>../Docs/R1-135590.zip</vt:lpwstr>
      </vt:variant>
      <vt:variant>
        <vt:lpwstr/>
      </vt:variant>
      <vt:variant>
        <vt:i4>4194315</vt:i4>
      </vt:variant>
      <vt:variant>
        <vt:i4>3285</vt:i4>
      </vt:variant>
      <vt:variant>
        <vt:i4>0</vt:i4>
      </vt:variant>
      <vt:variant>
        <vt:i4>5</vt:i4>
      </vt:variant>
      <vt:variant>
        <vt:lpwstr>../Docs/R1-135949.zip</vt:lpwstr>
      </vt:variant>
      <vt:variant>
        <vt:lpwstr/>
      </vt:variant>
      <vt:variant>
        <vt:i4>4653067</vt:i4>
      </vt:variant>
      <vt:variant>
        <vt:i4>3282</vt:i4>
      </vt:variant>
      <vt:variant>
        <vt:i4>0</vt:i4>
      </vt:variant>
      <vt:variant>
        <vt:i4>5</vt:i4>
      </vt:variant>
      <vt:variant>
        <vt:lpwstr>../Docs/R1-136000.zip</vt:lpwstr>
      </vt:variant>
      <vt:variant>
        <vt:lpwstr/>
      </vt:variant>
      <vt:variant>
        <vt:i4>4259840</vt:i4>
      </vt:variant>
      <vt:variant>
        <vt:i4>3279</vt:i4>
      </vt:variant>
      <vt:variant>
        <vt:i4>0</vt:i4>
      </vt:variant>
      <vt:variant>
        <vt:i4>5</vt:i4>
      </vt:variant>
      <vt:variant>
        <vt:lpwstr>../Docs/R1-135952.zip</vt:lpwstr>
      </vt:variant>
      <vt:variant>
        <vt:lpwstr/>
      </vt:variant>
      <vt:variant>
        <vt:i4>4653067</vt:i4>
      </vt:variant>
      <vt:variant>
        <vt:i4>3276</vt:i4>
      </vt:variant>
      <vt:variant>
        <vt:i4>0</vt:i4>
      </vt:variant>
      <vt:variant>
        <vt:i4>5</vt:i4>
      </vt:variant>
      <vt:variant>
        <vt:lpwstr>../Docs/R1-136000.zip</vt:lpwstr>
      </vt:variant>
      <vt:variant>
        <vt:lpwstr/>
      </vt:variant>
      <vt:variant>
        <vt:i4>4259840</vt:i4>
      </vt:variant>
      <vt:variant>
        <vt:i4>3273</vt:i4>
      </vt:variant>
      <vt:variant>
        <vt:i4>0</vt:i4>
      </vt:variant>
      <vt:variant>
        <vt:i4>5</vt:i4>
      </vt:variant>
      <vt:variant>
        <vt:lpwstr>../Docs/R1-135952.zip</vt:lpwstr>
      </vt:variant>
      <vt:variant>
        <vt:lpwstr/>
      </vt:variant>
      <vt:variant>
        <vt:i4>4325386</vt:i4>
      </vt:variant>
      <vt:variant>
        <vt:i4>3270</vt:i4>
      </vt:variant>
      <vt:variant>
        <vt:i4>0</vt:i4>
      </vt:variant>
      <vt:variant>
        <vt:i4>5</vt:i4>
      </vt:variant>
      <vt:variant>
        <vt:lpwstr>../Docs/R1-135766.zip</vt:lpwstr>
      </vt:variant>
      <vt:variant>
        <vt:lpwstr/>
      </vt:variant>
      <vt:variant>
        <vt:i4>4456462</vt:i4>
      </vt:variant>
      <vt:variant>
        <vt:i4>3267</vt:i4>
      </vt:variant>
      <vt:variant>
        <vt:i4>0</vt:i4>
      </vt:variant>
      <vt:variant>
        <vt:i4>5</vt:i4>
      </vt:variant>
      <vt:variant>
        <vt:lpwstr>../Docs/R1-135603.zip</vt:lpwstr>
      </vt:variant>
      <vt:variant>
        <vt:lpwstr/>
      </vt:variant>
      <vt:variant>
        <vt:i4>4194311</vt:i4>
      </vt:variant>
      <vt:variant>
        <vt:i4>3264</vt:i4>
      </vt:variant>
      <vt:variant>
        <vt:i4>0</vt:i4>
      </vt:variant>
      <vt:variant>
        <vt:i4>5</vt:i4>
      </vt:variant>
      <vt:variant>
        <vt:lpwstr>../Docs/R1-135549.zip</vt:lpwstr>
      </vt:variant>
      <vt:variant>
        <vt:lpwstr/>
      </vt:variant>
      <vt:variant>
        <vt:i4>4521995</vt:i4>
      </vt:variant>
      <vt:variant>
        <vt:i4>3261</vt:i4>
      </vt:variant>
      <vt:variant>
        <vt:i4>0</vt:i4>
      </vt:variant>
      <vt:variant>
        <vt:i4>5</vt:i4>
      </vt:variant>
      <vt:variant>
        <vt:lpwstr>../Docs/R1-135313.zip</vt:lpwstr>
      </vt:variant>
      <vt:variant>
        <vt:lpwstr/>
      </vt:variant>
      <vt:variant>
        <vt:i4>4390920</vt:i4>
      </vt:variant>
      <vt:variant>
        <vt:i4>3258</vt:i4>
      </vt:variant>
      <vt:variant>
        <vt:i4>0</vt:i4>
      </vt:variant>
      <vt:variant>
        <vt:i4>5</vt:i4>
      </vt:variant>
      <vt:variant>
        <vt:lpwstr>../Docs/R1-135172.zip</vt:lpwstr>
      </vt:variant>
      <vt:variant>
        <vt:lpwstr/>
      </vt:variant>
      <vt:variant>
        <vt:i4>4980750</vt:i4>
      </vt:variant>
      <vt:variant>
        <vt:i4>3255</vt:i4>
      </vt:variant>
      <vt:variant>
        <vt:i4>0</vt:i4>
      </vt:variant>
      <vt:variant>
        <vt:i4>5</vt:i4>
      </vt:variant>
      <vt:variant>
        <vt:lpwstr>../Docs/R1-135085.zip</vt:lpwstr>
      </vt:variant>
      <vt:variant>
        <vt:lpwstr/>
      </vt:variant>
      <vt:variant>
        <vt:i4>4587523</vt:i4>
      </vt:variant>
      <vt:variant>
        <vt:i4>3252</vt:i4>
      </vt:variant>
      <vt:variant>
        <vt:i4>0</vt:i4>
      </vt:variant>
      <vt:variant>
        <vt:i4>5</vt:i4>
      </vt:variant>
      <vt:variant>
        <vt:lpwstr>../Docs/R1-136018.zip</vt:lpwstr>
      </vt:variant>
      <vt:variant>
        <vt:lpwstr/>
      </vt:variant>
      <vt:variant>
        <vt:i4>4980743</vt:i4>
      </vt:variant>
      <vt:variant>
        <vt:i4>3249</vt:i4>
      </vt:variant>
      <vt:variant>
        <vt:i4>0</vt:i4>
      </vt:variant>
      <vt:variant>
        <vt:i4>5</vt:i4>
      </vt:variant>
      <vt:variant>
        <vt:lpwstr>../Docs/R1-135589.zip</vt:lpwstr>
      </vt:variant>
      <vt:variant>
        <vt:lpwstr/>
      </vt:variant>
      <vt:variant>
        <vt:i4>4259854</vt:i4>
      </vt:variant>
      <vt:variant>
        <vt:i4>3246</vt:i4>
      </vt:variant>
      <vt:variant>
        <vt:i4>0</vt:i4>
      </vt:variant>
      <vt:variant>
        <vt:i4>5</vt:i4>
      </vt:variant>
      <vt:variant>
        <vt:lpwstr>../Docs/R1-135550.zip</vt:lpwstr>
      </vt:variant>
      <vt:variant>
        <vt:lpwstr/>
      </vt:variant>
      <vt:variant>
        <vt:i4>4390921</vt:i4>
      </vt:variant>
      <vt:variant>
        <vt:i4>3243</vt:i4>
      </vt:variant>
      <vt:variant>
        <vt:i4>0</vt:i4>
      </vt:variant>
      <vt:variant>
        <vt:i4>5</vt:i4>
      </vt:variant>
      <vt:variant>
        <vt:lpwstr>../Docs/R1-135476.zip</vt:lpwstr>
      </vt:variant>
      <vt:variant>
        <vt:lpwstr/>
      </vt:variant>
      <vt:variant>
        <vt:i4>4456454</vt:i4>
      </vt:variant>
      <vt:variant>
        <vt:i4>3240</vt:i4>
      </vt:variant>
      <vt:variant>
        <vt:i4>0</vt:i4>
      </vt:variant>
      <vt:variant>
        <vt:i4>5</vt:i4>
      </vt:variant>
      <vt:variant>
        <vt:lpwstr>../Docs/R1-135409.zip</vt:lpwstr>
      </vt:variant>
      <vt:variant>
        <vt:lpwstr/>
      </vt:variant>
      <vt:variant>
        <vt:i4>4980749</vt:i4>
      </vt:variant>
      <vt:variant>
        <vt:i4>3237</vt:i4>
      </vt:variant>
      <vt:variant>
        <vt:i4>0</vt:i4>
      </vt:variant>
      <vt:variant>
        <vt:i4>5</vt:i4>
      </vt:variant>
      <vt:variant>
        <vt:lpwstr>../Docs/R1-135284.zip</vt:lpwstr>
      </vt:variant>
      <vt:variant>
        <vt:lpwstr/>
      </vt:variant>
      <vt:variant>
        <vt:i4>4521996</vt:i4>
      </vt:variant>
      <vt:variant>
        <vt:i4>3234</vt:i4>
      </vt:variant>
      <vt:variant>
        <vt:i4>0</vt:i4>
      </vt:variant>
      <vt:variant>
        <vt:i4>5</vt:i4>
      </vt:variant>
      <vt:variant>
        <vt:lpwstr>../Docs/R1-135215.zip</vt:lpwstr>
      </vt:variant>
      <vt:variant>
        <vt:lpwstr/>
      </vt:variant>
      <vt:variant>
        <vt:i4>4521995</vt:i4>
      </vt:variant>
      <vt:variant>
        <vt:i4>3231</vt:i4>
      </vt:variant>
      <vt:variant>
        <vt:i4>0</vt:i4>
      </vt:variant>
      <vt:variant>
        <vt:i4>5</vt:i4>
      </vt:variant>
      <vt:variant>
        <vt:lpwstr>../Docs/R1-135111.zip</vt:lpwstr>
      </vt:variant>
      <vt:variant>
        <vt:lpwstr/>
      </vt:variant>
      <vt:variant>
        <vt:i4>4980750</vt:i4>
      </vt:variant>
      <vt:variant>
        <vt:i4>3228</vt:i4>
      </vt:variant>
      <vt:variant>
        <vt:i4>0</vt:i4>
      </vt:variant>
      <vt:variant>
        <vt:i4>5</vt:i4>
      </vt:variant>
      <vt:variant>
        <vt:lpwstr>../Docs/R1-135085.zip</vt:lpwstr>
      </vt:variant>
      <vt:variant>
        <vt:lpwstr/>
      </vt:variant>
      <vt:variant>
        <vt:i4>4653058</vt:i4>
      </vt:variant>
      <vt:variant>
        <vt:i4>3225</vt:i4>
      </vt:variant>
      <vt:variant>
        <vt:i4>0</vt:i4>
      </vt:variant>
      <vt:variant>
        <vt:i4>5</vt:i4>
      </vt:variant>
      <vt:variant>
        <vt:lpwstr>../Docs/R1-135039.zip</vt:lpwstr>
      </vt:variant>
      <vt:variant>
        <vt:lpwstr/>
      </vt:variant>
      <vt:variant>
        <vt:i4>4456450</vt:i4>
      </vt:variant>
      <vt:variant>
        <vt:i4>3222</vt:i4>
      </vt:variant>
      <vt:variant>
        <vt:i4>0</vt:i4>
      </vt:variant>
      <vt:variant>
        <vt:i4>5</vt:i4>
      </vt:variant>
      <vt:variant>
        <vt:lpwstr>../Docs/R1-135900.zip</vt:lpwstr>
      </vt:variant>
      <vt:variant>
        <vt:lpwstr/>
      </vt:variant>
      <vt:variant>
        <vt:i4>5046283</vt:i4>
      </vt:variant>
      <vt:variant>
        <vt:i4>3219</vt:i4>
      </vt:variant>
      <vt:variant>
        <vt:i4>0</vt:i4>
      </vt:variant>
      <vt:variant>
        <vt:i4>5</vt:i4>
      </vt:variant>
      <vt:variant>
        <vt:lpwstr>../Docs/R1-135999.zip</vt:lpwstr>
      </vt:variant>
      <vt:variant>
        <vt:lpwstr/>
      </vt:variant>
      <vt:variant>
        <vt:i4>4194318</vt:i4>
      </vt:variant>
      <vt:variant>
        <vt:i4>3216</vt:i4>
      </vt:variant>
      <vt:variant>
        <vt:i4>0</vt:i4>
      </vt:variant>
      <vt:variant>
        <vt:i4>5</vt:i4>
      </vt:variant>
      <vt:variant>
        <vt:lpwstr>../Docs/R1-135540.zip</vt:lpwstr>
      </vt:variant>
      <vt:variant>
        <vt:lpwstr/>
      </vt:variant>
      <vt:variant>
        <vt:i4>4390922</vt:i4>
      </vt:variant>
      <vt:variant>
        <vt:i4>3213</vt:i4>
      </vt:variant>
      <vt:variant>
        <vt:i4>0</vt:i4>
      </vt:variant>
      <vt:variant>
        <vt:i4>5</vt:i4>
      </vt:variant>
      <vt:variant>
        <vt:lpwstr>../Docs/R1-135475.zip</vt:lpwstr>
      </vt:variant>
      <vt:variant>
        <vt:lpwstr/>
      </vt:variant>
      <vt:variant>
        <vt:i4>4521993</vt:i4>
      </vt:variant>
      <vt:variant>
        <vt:i4>3210</vt:i4>
      </vt:variant>
      <vt:variant>
        <vt:i4>0</vt:i4>
      </vt:variant>
      <vt:variant>
        <vt:i4>5</vt:i4>
      </vt:variant>
      <vt:variant>
        <vt:lpwstr>../Docs/R1-135311.zip</vt:lpwstr>
      </vt:variant>
      <vt:variant>
        <vt:lpwstr/>
      </vt:variant>
      <vt:variant>
        <vt:i4>4521997</vt:i4>
      </vt:variant>
      <vt:variant>
        <vt:i4>3207</vt:i4>
      </vt:variant>
      <vt:variant>
        <vt:i4>0</vt:i4>
      </vt:variant>
      <vt:variant>
        <vt:i4>5</vt:i4>
      </vt:variant>
      <vt:variant>
        <vt:lpwstr>../Docs/R1-135214.zip</vt:lpwstr>
      </vt:variant>
      <vt:variant>
        <vt:lpwstr/>
      </vt:variant>
      <vt:variant>
        <vt:i4>4521997</vt:i4>
      </vt:variant>
      <vt:variant>
        <vt:i4>3204</vt:i4>
      </vt:variant>
      <vt:variant>
        <vt:i4>0</vt:i4>
      </vt:variant>
      <vt:variant>
        <vt:i4>5</vt:i4>
      </vt:variant>
      <vt:variant>
        <vt:lpwstr>../Docs/R1-136026.zip</vt:lpwstr>
      </vt:variant>
      <vt:variant>
        <vt:lpwstr/>
      </vt:variant>
      <vt:variant>
        <vt:i4>4521997</vt:i4>
      </vt:variant>
      <vt:variant>
        <vt:i4>3201</vt:i4>
      </vt:variant>
      <vt:variant>
        <vt:i4>0</vt:i4>
      </vt:variant>
      <vt:variant>
        <vt:i4>5</vt:i4>
      </vt:variant>
      <vt:variant>
        <vt:lpwstr>../Docs/R1-136026.zip</vt:lpwstr>
      </vt:variant>
      <vt:variant>
        <vt:lpwstr/>
      </vt:variant>
      <vt:variant>
        <vt:i4>4521997</vt:i4>
      </vt:variant>
      <vt:variant>
        <vt:i4>3198</vt:i4>
      </vt:variant>
      <vt:variant>
        <vt:i4>0</vt:i4>
      </vt:variant>
      <vt:variant>
        <vt:i4>5</vt:i4>
      </vt:variant>
      <vt:variant>
        <vt:lpwstr>../Docs/R1-136026.zip</vt:lpwstr>
      </vt:variant>
      <vt:variant>
        <vt:lpwstr/>
      </vt:variant>
      <vt:variant>
        <vt:i4>4587530</vt:i4>
      </vt:variant>
      <vt:variant>
        <vt:i4>3192</vt:i4>
      </vt:variant>
      <vt:variant>
        <vt:i4>0</vt:i4>
      </vt:variant>
      <vt:variant>
        <vt:i4>5</vt:i4>
      </vt:variant>
      <vt:variant>
        <vt:lpwstr>../Docs/R1-136011.zip</vt:lpwstr>
      </vt:variant>
      <vt:variant>
        <vt:lpwstr/>
      </vt:variant>
      <vt:variant>
        <vt:i4>4587530</vt:i4>
      </vt:variant>
      <vt:variant>
        <vt:i4>3189</vt:i4>
      </vt:variant>
      <vt:variant>
        <vt:i4>0</vt:i4>
      </vt:variant>
      <vt:variant>
        <vt:i4>5</vt:i4>
      </vt:variant>
      <vt:variant>
        <vt:lpwstr>../Docs/R1-136011.zip</vt:lpwstr>
      </vt:variant>
      <vt:variant>
        <vt:lpwstr/>
      </vt:variant>
      <vt:variant>
        <vt:i4>4259843</vt:i4>
      </vt:variant>
      <vt:variant>
        <vt:i4>3186</vt:i4>
      </vt:variant>
      <vt:variant>
        <vt:i4>0</vt:i4>
      </vt:variant>
      <vt:variant>
        <vt:i4>5</vt:i4>
      </vt:variant>
      <vt:variant>
        <vt:lpwstr>../Docs/R1-135951.zip</vt:lpwstr>
      </vt:variant>
      <vt:variant>
        <vt:lpwstr/>
      </vt:variant>
      <vt:variant>
        <vt:i4>4194309</vt:i4>
      </vt:variant>
      <vt:variant>
        <vt:i4>3177</vt:i4>
      </vt:variant>
      <vt:variant>
        <vt:i4>0</vt:i4>
      </vt:variant>
      <vt:variant>
        <vt:i4>5</vt:i4>
      </vt:variant>
      <vt:variant>
        <vt:lpwstr>../Docs/R1-135947.zip</vt:lpwstr>
      </vt:variant>
      <vt:variant>
        <vt:lpwstr/>
      </vt:variant>
      <vt:variant>
        <vt:i4>4194309</vt:i4>
      </vt:variant>
      <vt:variant>
        <vt:i4>3174</vt:i4>
      </vt:variant>
      <vt:variant>
        <vt:i4>0</vt:i4>
      </vt:variant>
      <vt:variant>
        <vt:i4>5</vt:i4>
      </vt:variant>
      <vt:variant>
        <vt:lpwstr>../Docs/R1-135947.zip</vt:lpwstr>
      </vt:variant>
      <vt:variant>
        <vt:lpwstr/>
      </vt:variant>
      <vt:variant>
        <vt:i4>4325385</vt:i4>
      </vt:variant>
      <vt:variant>
        <vt:i4>3171</vt:i4>
      </vt:variant>
      <vt:variant>
        <vt:i4>0</vt:i4>
      </vt:variant>
      <vt:variant>
        <vt:i4>5</vt:i4>
      </vt:variant>
      <vt:variant>
        <vt:lpwstr>../Docs/R1-135765.zip</vt:lpwstr>
      </vt:variant>
      <vt:variant>
        <vt:lpwstr/>
      </vt:variant>
      <vt:variant>
        <vt:i4>4653064</vt:i4>
      </vt:variant>
      <vt:variant>
        <vt:i4>3168</vt:i4>
      </vt:variant>
      <vt:variant>
        <vt:i4>0</vt:i4>
      </vt:variant>
      <vt:variant>
        <vt:i4>5</vt:i4>
      </vt:variant>
      <vt:variant>
        <vt:lpwstr>../Docs/R1-135635.zip</vt:lpwstr>
      </vt:variant>
      <vt:variant>
        <vt:lpwstr/>
      </vt:variant>
      <vt:variant>
        <vt:i4>4456448</vt:i4>
      </vt:variant>
      <vt:variant>
        <vt:i4>3165</vt:i4>
      </vt:variant>
      <vt:variant>
        <vt:i4>0</vt:i4>
      </vt:variant>
      <vt:variant>
        <vt:i4>5</vt:i4>
      </vt:variant>
      <vt:variant>
        <vt:lpwstr>../Docs/R1-135902.zip</vt:lpwstr>
      </vt:variant>
      <vt:variant>
        <vt:lpwstr/>
      </vt:variant>
      <vt:variant>
        <vt:i4>4980742</vt:i4>
      </vt:variant>
      <vt:variant>
        <vt:i4>3162</vt:i4>
      </vt:variant>
      <vt:variant>
        <vt:i4>0</vt:i4>
      </vt:variant>
      <vt:variant>
        <vt:i4>5</vt:i4>
      </vt:variant>
      <vt:variant>
        <vt:lpwstr>../Docs/R1-135588.zip</vt:lpwstr>
      </vt:variant>
      <vt:variant>
        <vt:lpwstr/>
      </vt:variant>
      <vt:variant>
        <vt:i4>4194314</vt:i4>
      </vt:variant>
      <vt:variant>
        <vt:i4>3159</vt:i4>
      </vt:variant>
      <vt:variant>
        <vt:i4>0</vt:i4>
      </vt:variant>
      <vt:variant>
        <vt:i4>5</vt:i4>
      </vt:variant>
      <vt:variant>
        <vt:lpwstr>../Docs/R1-135948.zip</vt:lpwstr>
      </vt:variant>
      <vt:variant>
        <vt:lpwstr/>
      </vt:variant>
      <vt:variant>
        <vt:i4>4653071</vt:i4>
      </vt:variant>
      <vt:variant>
        <vt:i4>3156</vt:i4>
      </vt:variant>
      <vt:variant>
        <vt:i4>0</vt:i4>
      </vt:variant>
      <vt:variant>
        <vt:i4>5</vt:i4>
      </vt:variant>
      <vt:variant>
        <vt:lpwstr>../Docs/R1-135531.zip</vt:lpwstr>
      </vt:variant>
      <vt:variant>
        <vt:lpwstr/>
      </vt:variant>
      <vt:variant>
        <vt:i4>4194307</vt:i4>
      </vt:variant>
      <vt:variant>
        <vt:i4>3153</vt:i4>
      </vt:variant>
      <vt:variant>
        <vt:i4>0</vt:i4>
      </vt:variant>
      <vt:variant>
        <vt:i4>5</vt:i4>
      </vt:variant>
      <vt:variant>
        <vt:lpwstr>../Docs/R1-135840.zip</vt:lpwstr>
      </vt:variant>
      <vt:variant>
        <vt:lpwstr/>
      </vt:variant>
      <vt:variant>
        <vt:i4>4587526</vt:i4>
      </vt:variant>
      <vt:variant>
        <vt:i4>3150</vt:i4>
      </vt:variant>
      <vt:variant>
        <vt:i4>0</vt:i4>
      </vt:variant>
      <vt:variant>
        <vt:i4>5</vt:i4>
      </vt:variant>
      <vt:variant>
        <vt:lpwstr>../Docs/R1-135528.zip</vt:lpwstr>
      </vt:variant>
      <vt:variant>
        <vt:lpwstr/>
      </vt:variant>
      <vt:variant>
        <vt:i4>4521990</vt:i4>
      </vt:variant>
      <vt:variant>
        <vt:i4>3147</vt:i4>
      </vt:variant>
      <vt:variant>
        <vt:i4>0</vt:i4>
      </vt:variant>
      <vt:variant>
        <vt:i4>5</vt:i4>
      </vt:variant>
      <vt:variant>
        <vt:lpwstr>../Docs/R1-135518.zip</vt:lpwstr>
      </vt:variant>
      <vt:variant>
        <vt:lpwstr/>
      </vt:variant>
      <vt:variant>
        <vt:i4>4587522</vt:i4>
      </vt:variant>
      <vt:variant>
        <vt:i4>3144</vt:i4>
      </vt:variant>
      <vt:variant>
        <vt:i4>0</vt:i4>
      </vt:variant>
      <vt:variant>
        <vt:i4>5</vt:i4>
      </vt:variant>
      <vt:variant>
        <vt:lpwstr>../Docs/R1-135821.zip</vt:lpwstr>
      </vt:variant>
      <vt:variant>
        <vt:lpwstr/>
      </vt:variant>
      <vt:variant>
        <vt:i4>4521992</vt:i4>
      </vt:variant>
      <vt:variant>
        <vt:i4>3141</vt:i4>
      </vt:variant>
      <vt:variant>
        <vt:i4>0</vt:i4>
      </vt:variant>
      <vt:variant>
        <vt:i4>5</vt:i4>
      </vt:variant>
      <vt:variant>
        <vt:lpwstr>../Docs/R1-135310.zip</vt:lpwstr>
      </vt:variant>
      <vt:variant>
        <vt:lpwstr/>
      </vt:variant>
      <vt:variant>
        <vt:i4>5046278</vt:i4>
      </vt:variant>
      <vt:variant>
        <vt:i4>3138</vt:i4>
      </vt:variant>
      <vt:variant>
        <vt:i4>0</vt:i4>
      </vt:variant>
      <vt:variant>
        <vt:i4>5</vt:i4>
      </vt:variant>
      <vt:variant>
        <vt:lpwstr>../Docs/R1-135895.zip</vt:lpwstr>
      </vt:variant>
      <vt:variant>
        <vt:lpwstr/>
      </vt:variant>
      <vt:variant>
        <vt:i4>4521994</vt:i4>
      </vt:variant>
      <vt:variant>
        <vt:i4>3135</vt:i4>
      </vt:variant>
      <vt:variant>
        <vt:i4>0</vt:i4>
      </vt:variant>
      <vt:variant>
        <vt:i4>5</vt:i4>
      </vt:variant>
      <vt:variant>
        <vt:lpwstr>../Docs/R1-135213.zip</vt:lpwstr>
      </vt:variant>
      <vt:variant>
        <vt:lpwstr/>
      </vt:variant>
      <vt:variant>
        <vt:i4>4456450</vt:i4>
      </vt:variant>
      <vt:variant>
        <vt:i4>3132</vt:i4>
      </vt:variant>
      <vt:variant>
        <vt:i4>0</vt:i4>
      </vt:variant>
      <vt:variant>
        <vt:i4>5</vt:i4>
      </vt:variant>
      <vt:variant>
        <vt:lpwstr>../Docs/R1-135900.zip</vt:lpwstr>
      </vt:variant>
      <vt:variant>
        <vt:lpwstr/>
      </vt:variant>
      <vt:variant>
        <vt:i4>4390923</vt:i4>
      </vt:variant>
      <vt:variant>
        <vt:i4>3129</vt:i4>
      </vt:variant>
      <vt:variant>
        <vt:i4>0</vt:i4>
      </vt:variant>
      <vt:variant>
        <vt:i4>5</vt:i4>
      </vt:variant>
      <vt:variant>
        <vt:lpwstr>../Docs/R1-135171.zip</vt:lpwstr>
      </vt:variant>
      <vt:variant>
        <vt:lpwstr/>
      </vt:variant>
      <vt:variant>
        <vt:i4>4587523</vt:i4>
      </vt:variant>
      <vt:variant>
        <vt:i4>3126</vt:i4>
      </vt:variant>
      <vt:variant>
        <vt:i4>0</vt:i4>
      </vt:variant>
      <vt:variant>
        <vt:i4>5</vt:i4>
      </vt:variant>
      <vt:variant>
        <vt:lpwstr>../Docs/R1-135820.zip</vt:lpwstr>
      </vt:variant>
      <vt:variant>
        <vt:lpwstr/>
      </vt:variant>
      <vt:variant>
        <vt:i4>4390922</vt:i4>
      </vt:variant>
      <vt:variant>
        <vt:i4>3123</vt:i4>
      </vt:variant>
      <vt:variant>
        <vt:i4>0</vt:i4>
      </vt:variant>
      <vt:variant>
        <vt:i4>5</vt:i4>
      </vt:variant>
      <vt:variant>
        <vt:lpwstr>../Docs/R1-135170.zip</vt:lpwstr>
      </vt:variant>
      <vt:variant>
        <vt:lpwstr/>
      </vt:variant>
      <vt:variant>
        <vt:i4>4521994</vt:i4>
      </vt:variant>
      <vt:variant>
        <vt:i4>3120</vt:i4>
      </vt:variant>
      <vt:variant>
        <vt:i4>0</vt:i4>
      </vt:variant>
      <vt:variant>
        <vt:i4>5</vt:i4>
      </vt:variant>
      <vt:variant>
        <vt:lpwstr>../Docs/R1-135819.zip</vt:lpwstr>
      </vt:variant>
      <vt:variant>
        <vt:lpwstr/>
      </vt:variant>
      <vt:variant>
        <vt:i4>4456453</vt:i4>
      </vt:variant>
      <vt:variant>
        <vt:i4>3117</vt:i4>
      </vt:variant>
      <vt:variant>
        <vt:i4>0</vt:i4>
      </vt:variant>
      <vt:variant>
        <vt:i4>5</vt:i4>
      </vt:variant>
      <vt:variant>
        <vt:lpwstr>../Docs/R1-135709.zip</vt:lpwstr>
      </vt:variant>
      <vt:variant>
        <vt:lpwstr/>
      </vt:variant>
      <vt:variant>
        <vt:i4>4456461</vt:i4>
      </vt:variant>
      <vt:variant>
        <vt:i4>3114</vt:i4>
      </vt:variant>
      <vt:variant>
        <vt:i4>0</vt:i4>
      </vt:variant>
      <vt:variant>
        <vt:i4>5</vt:i4>
      </vt:variant>
      <vt:variant>
        <vt:lpwstr>../Docs/R1-136036.zip</vt:lpwstr>
      </vt:variant>
      <vt:variant>
        <vt:lpwstr/>
      </vt:variant>
      <vt:variant>
        <vt:i4>4521994</vt:i4>
      </vt:variant>
      <vt:variant>
        <vt:i4>3111</vt:i4>
      </vt:variant>
      <vt:variant>
        <vt:i4>0</vt:i4>
      </vt:variant>
      <vt:variant>
        <vt:i4>5</vt:i4>
      </vt:variant>
      <vt:variant>
        <vt:lpwstr>../Docs/R1-136021.zip</vt:lpwstr>
      </vt:variant>
      <vt:variant>
        <vt:lpwstr/>
      </vt:variant>
      <vt:variant>
        <vt:i4>4456461</vt:i4>
      </vt:variant>
      <vt:variant>
        <vt:i4>3108</vt:i4>
      </vt:variant>
      <vt:variant>
        <vt:i4>0</vt:i4>
      </vt:variant>
      <vt:variant>
        <vt:i4>5</vt:i4>
      </vt:variant>
      <vt:variant>
        <vt:lpwstr>../Docs/R1-136036.zip</vt:lpwstr>
      </vt:variant>
      <vt:variant>
        <vt:lpwstr/>
      </vt:variant>
      <vt:variant>
        <vt:i4>4980745</vt:i4>
      </vt:variant>
      <vt:variant>
        <vt:i4>3105</vt:i4>
      </vt:variant>
      <vt:variant>
        <vt:i4>0</vt:i4>
      </vt:variant>
      <vt:variant>
        <vt:i4>5</vt:i4>
      </vt:variant>
      <vt:variant>
        <vt:lpwstr>../Docs/R1-135587.zip</vt:lpwstr>
      </vt:variant>
      <vt:variant>
        <vt:lpwstr/>
      </vt:variant>
      <vt:variant>
        <vt:i4>4521994</vt:i4>
      </vt:variant>
      <vt:variant>
        <vt:i4>3102</vt:i4>
      </vt:variant>
      <vt:variant>
        <vt:i4>0</vt:i4>
      </vt:variant>
      <vt:variant>
        <vt:i4>5</vt:i4>
      </vt:variant>
      <vt:variant>
        <vt:lpwstr>../Docs/R1-136021.zip</vt:lpwstr>
      </vt:variant>
      <vt:variant>
        <vt:lpwstr/>
      </vt:variant>
      <vt:variant>
        <vt:i4>4456452</vt:i4>
      </vt:variant>
      <vt:variant>
        <vt:i4>3099</vt:i4>
      </vt:variant>
      <vt:variant>
        <vt:i4>0</vt:i4>
      </vt:variant>
      <vt:variant>
        <vt:i4>5</vt:i4>
      </vt:variant>
      <vt:variant>
        <vt:lpwstr>../Docs/R1-135708.zip</vt:lpwstr>
      </vt:variant>
      <vt:variant>
        <vt:lpwstr/>
      </vt:variant>
      <vt:variant>
        <vt:i4>4456459</vt:i4>
      </vt:variant>
      <vt:variant>
        <vt:i4>3096</vt:i4>
      </vt:variant>
      <vt:variant>
        <vt:i4>0</vt:i4>
      </vt:variant>
      <vt:variant>
        <vt:i4>5</vt:i4>
      </vt:variant>
      <vt:variant>
        <vt:lpwstr>../Docs/R1-135707.zip</vt:lpwstr>
      </vt:variant>
      <vt:variant>
        <vt:lpwstr/>
      </vt:variant>
      <vt:variant>
        <vt:i4>4521994</vt:i4>
      </vt:variant>
      <vt:variant>
        <vt:i4>3093</vt:i4>
      </vt:variant>
      <vt:variant>
        <vt:i4>0</vt:i4>
      </vt:variant>
      <vt:variant>
        <vt:i4>5</vt:i4>
      </vt:variant>
      <vt:variant>
        <vt:lpwstr>../Docs/R1-135312.zip</vt:lpwstr>
      </vt:variant>
      <vt:variant>
        <vt:lpwstr/>
      </vt:variant>
      <vt:variant>
        <vt:i4>4980745</vt:i4>
      </vt:variant>
      <vt:variant>
        <vt:i4>3090</vt:i4>
      </vt:variant>
      <vt:variant>
        <vt:i4>0</vt:i4>
      </vt:variant>
      <vt:variant>
        <vt:i4>5</vt:i4>
      </vt:variant>
      <vt:variant>
        <vt:lpwstr>../Docs/R1-135587.zip</vt:lpwstr>
      </vt:variant>
      <vt:variant>
        <vt:lpwstr/>
      </vt:variant>
      <vt:variant>
        <vt:i4>4456458</vt:i4>
      </vt:variant>
      <vt:variant>
        <vt:i4>3087</vt:i4>
      </vt:variant>
      <vt:variant>
        <vt:i4>0</vt:i4>
      </vt:variant>
      <vt:variant>
        <vt:i4>5</vt:i4>
      </vt:variant>
      <vt:variant>
        <vt:lpwstr>../Docs/R1-136031.zip</vt:lpwstr>
      </vt:variant>
      <vt:variant>
        <vt:lpwstr/>
      </vt:variant>
      <vt:variant>
        <vt:i4>2359298</vt:i4>
      </vt:variant>
      <vt:variant>
        <vt:i4>3084</vt:i4>
      </vt:variant>
      <vt:variant>
        <vt:i4>0</vt:i4>
      </vt:variant>
      <vt:variant>
        <vt:i4>5</vt:i4>
      </vt:variant>
      <vt:variant>
        <vt:lpwstr>http://www.3gpp.org/ftp/tsg_ran/TSG_RAN/TSGR_58/Docs/RP-122034.zip</vt:lpwstr>
      </vt:variant>
      <vt:variant>
        <vt:lpwstr/>
      </vt:variant>
      <vt:variant>
        <vt:i4>4521996</vt:i4>
      </vt:variant>
      <vt:variant>
        <vt:i4>3081</vt:i4>
      </vt:variant>
      <vt:variant>
        <vt:i4>0</vt:i4>
      </vt:variant>
      <vt:variant>
        <vt:i4>5</vt:i4>
      </vt:variant>
      <vt:variant>
        <vt:lpwstr>../Docs/R1-136027.zip</vt:lpwstr>
      </vt:variant>
      <vt:variant>
        <vt:lpwstr/>
      </vt:variant>
      <vt:variant>
        <vt:i4>4653070</vt:i4>
      </vt:variant>
      <vt:variant>
        <vt:i4>3078</vt:i4>
      </vt:variant>
      <vt:variant>
        <vt:i4>0</vt:i4>
      </vt:variant>
      <vt:variant>
        <vt:i4>5</vt:i4>
      </vt:variant>
      <vt:variant>
        <vt:lpwstr>../Docs/R1-136005.zip</vt:lpwstr>
      </vt:variant>
      <vt:variant>
        <vt:lpwstr/>
      </vt:variant>
      <vt:variant>
        <vt:i4>4521995</vt:i4>
      </vt:variant>
      <vt:variant>
        <vt:i4>3075</vt:i4>
      </vt:variant>
      <vt:variant>
        <vt:i4>0</vt:i4>
      </vt:variant>
      <vt:variant>
        <vt:i4>5</vt:i4>
      </vt:variant>
      <vt:variant>
        <vt:lpwstr>../Docs/R1-136020.zip</vt:lpwstr>
      </vt:variant>
      <vt:variant>
        <vt:lpwstr/>
      </vt:variant>
      <vt:variant>
        <vt:i4>4587528</vt:i4>
      </vt:variant>
      <vt:variant>
        <vt:i4>3072</vt:i4>
      </vt:variant>
      <vt:variant>
        <vt:i4>0</vt:i4>
      </vt:variant>
      <vt:variant>
        <vt:i4>5</vt:i4>
      </vt:variant>
      <vt:variant>
        <vt:lpwstr>../Docs/R1-136013.zip</vt:lpwstr>
      </vt:variant>
      <vt:variant>
        <vt:lpwstr/>
      </vt:variant>
      <vt:variant>
        <vt:i4>4587529</vt:i4>
      </vt:variant>
      <vt:variant>
        <vt:i4>3069</vt:i4>
      </vt:variant>
      <vt:variant>
        <vt:i4>0</vt:i4>
      </vt:variant>
      <vt:variant>
        <vt:i4>5</vt:i4>
      </vt:variant>
      <vt:variant>
        <vt:lpwstr>../Docs/R1-136012.zip</vt:lpwstr>
      </vt:variant>
      <vt:variant>
        <vt:lpwstr/>
      </vt:variant>
      <vt:variant>
        <vt:i4>4653065</vt:i4>
      </vt:variant>
      <vt:variant>
        <vt:i4>3066</vt:i4>
      </vt:variant>
      <vt:variant>
        <vt:i4>0</vt:i4>
      </vt:variant>
      <vt:variant>
        <vt:i4>5</vt:i4>
      </vt:variant>
      <vt:variant>
        <vt:lpwstr>../Docs/R1-136002.zip</vt:lpwstr>
      </vt:variant>
      <vt:variant>
        <vt:lpwstr/>
      </vt:variant>
      <vt:variant>
        <vt:i4>4325389</vt:i4>
      </vt:variant>
      <vt:variant>
        <vt:i4>3063</vt:i4>
      </vt:variant>
      <vt:variant>
        <vt:i4>0</vt:i4>
      </vt:variant>
      <vt:variant>
        <vt:i4>5</vt:i4>
      </vt:variant>
      <vt:variant>
        <vt:lpwstr>../Docs/R1-135264.zip</vt:lpwstr>
      </vt:variant>
      <vt:variant>
        <vt:lpwstr/>
      </vt:variant>
      <vt:variant>
        <vt:i4>4325386</vt:i4>
      </vt:variant>
      <vt:variant>
        <vt:i4>3060</vt:i4>
      </vt:variant>
      <vt:variant>
        <vt:i4>0</vt:i4>
      </vt:variant>
      <vt:variant>
        <vt:i4>5</vt:i4>
      </vt:variant>
      <vt:variant>
        <vt:lpwstr>../Docs/R1-135263.zip</vt:lpwstr>
      </vt:variant>
      <vt:variant>
        <vt:lpwstr/>
      </vt:variant>
      <vt:variant>
        <vt:i4>4325379</vt:i4>
      </vt:variant>
      <vt:variant>
        <vt:i4>3057</vt:i4>
      </vt:variant>
      <vt:variant>
        <vt:i4>0</vt:i4>
      </vt:variant>
      <vt:variant>
        <vt:i4>5</vt:i4>
      </vt:variant>
      <vt:variant>
        <vt:lpwstr>../Docs/R1-135169.zip</vt:lpwstr>
      </vt:variant>
      <vt:variant>
        <vt:lpwstr/>
      </vt:variant>
      <vt:variant>
        <vt:i4>4587532</vt:i4>
      </vt:variant>
      <vt:variant>
        <vt:i4>3054</vt:i4>
      </vt:variant>
      <vt:variant>
        <vt:i4>0</vt:i4>
      </vt:variant>
      <vt:variant>
        <vt:i4>5</vt:i4>
      </vt:variant>
      <vt:variant>
        <vt:lpwstr>../Docs/R1-134136.zip</vt:lpwstr>
      </vt:variant>
      <vt:variant>
        <vt:lpwstr/>
      </vt:variant>
      <vt:variant>
        <vt:i4>4521994</vt:i4>
      </vt:variant>
      <vt:variant>
        <vt:i4>3051</vt:i4>
      </vt:variant>
      <vt:variant>
        <vt:i4>0</vt:i4>
      </vt:variant>
      <vt:variant>
        <vt:i4>5</vt:i4>
      </vt:variant>
      <vt:variant>
        <vt:lpwstr>../Docs/R1-135110.zip</vt:lpwstr>
      </vt:variant>
      <vt:variant>
        <vt:lpwstr/>
      </vt:variant>
      <vt:variant>
        <vt:i4>4325391</vt:i4>
      </vt:variant>
      <vt:variant>
        <vt:i4>3048</vt:i4>
      </vt:variant>
      <vt:variant>
        <vt:i4>0</vt:i4>
      </vt:variant>
      <vt:variant>
        <vt:i4>5</vt:i4>
      </vt:variant>
      <vt:variant>
        <vt:lpwstr>../Docs/R1-136054.zip</vt:lpwstr>
      </vt:variant>
      <vt:variant>
        <vt:lpwstr/>
      </vt:variant>
      <vt:variant>
        <vt:i4>4456462</vt:i4>
      </vt:variant>
      <vt:variant>
        <vt:i4>3045</vt:i4>
      </vt:variant>
      <vt:variant>
        <vt:i4>0</vt:i4>
      </vt:variant>
      <vt:variant>
        <vt:i4>5</vt:i4>
      </vt:variant>
      <vt:variant>
        <vt:lpwstr>../Docs/R1-136035.zip</vt:lpwstr>
      </vt:variant>
      <vt:variant>
        <vt:lpwstr/>
      </vt:variant>
      <vt:variant>
        <vt:i4>4456457</vt:i4>
      </vt:variant>
      <vt:variant>
        <vt:i4>3042</vt:i4>
      </vt:variant>
      <vt:variant>
        <vt:i4>0</vt:i4>
      </vt:variant>
      <vt:variant>
        <vt:i4>5</vt:i4>
      </vt:variant>
      <vt:variant>
        <vt:lpwstr>../Docs/R1-135406.zip</vt:lpwstr>
      </vt:variant>
      <vt:variant>
        <vt:lpwstr/>
      </vt:variant>
      <vt:variant>
        <vt:i4>4456449</vt:i4>
      </vt:variant>
      <vt:variant>
        <vt:i4>3039</vt:i4>
      </vt:variant>
      <vt:variant>
        <vt:i4>0</vt:i4>
      </vt:variant>
      <vt:variant>
        <vt:i4>5</vt:i4>
      </vt:variant>
      <vt:variant>
        <vt:lpwstr>../Docs/R1-135309.zip</vt:lpwstr>
      </vt:variant>
      <vt:variant>
        <vt:lpwstr/>
      </vt:variant>
      <vt:variant>
        <vt:i4>4653059</vt:i4>
      </vt:variant>
      <vt:variant>
        <vt:i4>3036</vt:i4>
      </vt:variant>
      <vt:variant>
        <vt:i4>0</vt:i4>
      </vt:variant>
      <vt:variant>
        <vt:i4>5</vt:i4>
      </vt:variant>
      <vt:variant>
        <vt:lpwstr>../Docs/R1-135038.zip</vt:lpwstr>
      </vt:variant>
      <vt:variant>
        <vt:lpwstr/>
      </vt:variant>
      <vt:variant>
        <vt:i4>4325387</vt:i4>
      </vt:variant>
      <vt:variant>
        <vt:i4>3033</vt:i4>
      </vt:variant>
      <vt:variant>
        <vt:i4>0</vt:i4>
      </vt:variant>
      <vt:variant>
        <vt:i4>5</vt:i4>
      </vt:variant>
      <vt:variant>
        <vt:lpwstr>../Docs/R1-135666.zip</vt:lpwstr>
      </vt:variant>
      <vt:variant>
        <vt:lpwstr/>
      </vt:variant>
      <vt:variant>
        <vt:i4>4390918</vt:i4>
      </vt:variant>
      <vt:variant>
        <vt:i4>3030</vt:i4>
      </vt:variant>
      <vt:variant>
        <vt:i4>0</vt:i4>
      </vt:variant>
      <vt:variant>
        <vt:i4>5</vt:i4>
      </vt:variant>
      <vt:variant>
        <vt:lpwstr>../Docs/R1-135875.zip</vt:lpwstr>
      </vt:variant>
      <vt:variant>
        <vt:lpwstr/>
      </vt:variant>
      <vt:variant>
        <vt:i4>4325384</vt:i4>
      </vt:variant>
      <vt:variant>
        <vt:i4>3027</vt:i4>
      </vt:variant>
      <vt:variant>
        <vt:i4>0</vt:i4>
      </vt:variant>
      <vt:variant>
        <vt:i4>5</vt:i4>
      </vt:variant>
      <vt:variant>
        <vt:lpwstr>../Docs/R1-135665.zip</vt:lpwstr>
      </vt:variant>
      <vt:variant>
        <vt:lpwstr/>
      </vt:variant>
      <vt:variant>
        <vt:i4>4390919</vt:i4>
      </vt:variant>
      <vt:variant>
        <vt:i4>3024</vt:i4>
      </vt:variant>
      <vt:variant>
        <vt:i4>0</vt:i4>
      </vt:variant>
      <vt:variant>
        <vt:i4>5</vt:i4>
      </vt:variant>
      <vt:variant>
        <vt:lpwstr>../Docs/R1-135874.zip</vt:lpwstr>
      </vt:variant>
      <vt:variant>
        <vt:lpwstr/>
      </vt:variant>
      <vt:variant>
        <vt:i4>4390916</vt:i4>
      </vt:variant>
      <vt:variant>
        <vt:i4>3021</vt:i4>
      </vt:variant>
      <vt:variant>
        <vt:i4>0</vt:i4>
      </vt:variant>
      <vt:variant>
        <vt:i4>5</vt:i4>
      </vt:variant>
      <vt:variant>
        <vt:lpwstr>../Docs/R1-135679.zip</vt:lpwstr>
      </vt:variant>
      <vt:variant>
        <vt:lpwstr/>
      </vt:variant>
      <vt:variant>
        <vt:i4>4587530</vt:i4>
      </vt:variant>
      <vt:variant>
        <vt:i4>3018</vt:i4>
      </vt:variant>
      <vt:variant>
        <vt:i4>0</vt:i4>
      </vt:variant>
      <vt:variant>
        <vt:i4>5</vt:i4>
      </vt:variant>
      <vt:variant>
        <vt:lpwstr>../Docs/R1-135829.zip</vt:lpwstr>
      </vt:variant>
      <vt:variant>
        <vt:lpwstr/>
      </vt:variant>
      <vt:variant>
        <vt:i4>4259855</vt:i4>
      </vt:variant>
      <vt:variant>
        <vt:i4>3015</vt:i4>
      </vt:variant>
      <vt:variant>
        <vt:i4>0</vt:i4>
      </vt:variant>
      <vt:variant>
        <vt:i4>5</vt:i4>
      </vt:variant>
      <vt:variant>
        <vt:lpwstr>../Docs/R1-135551.zip</vt:lpwstr>
      </vt:variant>
      <vt:variant>
        <vt:lpwstr/>
      </vt:variant>
      <vt:variant>
        <vt:i4>4390923</vt:i4>
      </vt:variant>
      <vt:variant>
        <vt:i4>3012</vt:i4>
      </vt:variant>
      <vt:variant>
        <vt:i4>0</vt:i4>
      </vt:variant>
      <vt:variant>
        <vt:i4>5</vt:i4>
      </vt:variant>
      <vt:variant>
        <vt:lpwstr>../Docs/R1-135474.zip</vt:lpwstr>
      </vt:variant>
      <vt:variant>
        <vt:lpwstr/>
      </vt:variant>
      <vt:variant>
        <vt:i4>4259852</vt:i4>
      </vt:variant>
      <vt:variant>
        <vt:i4>3009</vt:i4>
      </vt:variant>
      <vt:variant>
        <vt:i4>0</vt:i4>
      </vt:variant>
      <vt:variant>
        <vt:i4>5</vt:i4>
      </vt:variant>
      <vt:variant>
        <vt:lpwstr>../Docs/R1-135354.zip</vt:lpwstr>
      </vt:variant>
      <vt:variant>
        <vt:lpwstr/>
      </vt:variant>
      <vt:variant>
        <vt:i4>4521995</vt:i4>
      </vt:variant>
      <vt:variant>
        <vt:i4>3006</vt:i4>
      </vt:variant>
      <vt:variant>
        <vt:i4>0</vt:i4>
      </vt:variant>
      <vt:variant>
        <vt:i4>5</vt:i4>
      </vt:variant>
      <vt:variant>
        <vt:lpwstr>../Docs/R1-135212.zip</vt:lpwstr>
      </vt:variant>
      <vt:variant>
        <vt:lpwstr/>
      </vt:variant>
      <vt:variant>
        <vt:i4>4325378</vt:i4>
      </vt:variant>
      <vt:variant>
        <vt:i4>3003</vt:i4>
      </vt:variant>
      <vt:variant>
        <vt:i4>0</vt:i4>
      </vt:variant>
      <vt:variant>
        <vt:i4>5</vt:i4>
      </vt:variant>
      <vt:variant>
        <vt:lpwstr>../Docs/R1-135168.zip</vt:lpwstr>
      </vt:variant>
      <vt:variant>
        <vt:lpwstr/>
      </vt:variant>
      <vt:variant>
        <vt:i4>4980751</vt:i4>
      </vt:variant>
      <vt:variant>
        <vt:i4>3000</vt:i4>
      </vt:variant>
      <vt:variant>
        <vt:i4>0</vt:i4>
      </vt:variant>
      <vt:variant>
        <vt:i4>5</vt:i4>
      </vt:variant>
      <vt:variant>
        <vt:lpwstr>../Docs/R1-135084.zip</vt:lpwstr>
      </vt:variant>
      <vt:variant>
        <vt:lpwstr/>
      </vt:variant>
      <vt:variant>
        <vt:i4>4325384</vt:i4>
      </vt:variant>
      <vt:variant>
        <vt:i4>2997</vt:i4>
      </vt:variant>
      <vt:variant>
        <vt:i4>0</vt:i4>
      </vt:variant>
      <vt:variant>
        <vt:i4>5</vt:i4>
      </vt:variant>
      <vt:variant>
        <vt:lpwstr>../Docs/R1-136053.zip</vt:lpwstr>
      </vt:variant>
      <vt:variant>
        <vt:lpwstr/>
      </vt:variant>
      <vt:variant>
        <vt:i4>4259844</vt:i4>
      </vt:variant>
      <vt:variant>
        <vt:i4>2994</vt:i4>
      </vt:variant>
      <vt:variant>
        <vt:i4>0</vt:i4>
      </vt:variant>
      <vt:variant>
        <vt:i4>5</vt:i4>
      </vt:variant>
      <vt:variant>
        <vt:lpwstr>../Docs/R1-135956.zip</vt:lpwstr>
      </vt:variant>
      <vt:variant>
        <vt:lpwstr/>
      </vt:variant>
      <vt:variant>
        <vt:i4>4521996</vt:i4>
      </vt:variant>
      <vt:variant>
        <vt:i4>2991</vt:i4>
      </vt:variant>
      <vt:variant>
        <vt:i4>0</vt:i4>
      </vt:variant>
      <vt:variant>
        <vt:i4>5</vt:i4>
      </vt:variant>
      <vt:variant>
        <vt:lpwstr>../Docs/R1-136027.zip</vt:lpwstr>
      </vt:variant>
      <vt:variant>
        <vt:lpwstr/>
      </vt:variant>
      <vt:variant>
        <vt:i4>4259844</vt:i4>
      </vt:variant>
      <vt:variant>
        <vt:i4>2988</vt:i4>
      </vt:variant>
      <vt:variant>
        <vt:i4>0</vt:i4>
      </vt:variant>
      <vt:variant>
        <vt:i4>5</vt:i4>
      </vt:variant>
      <vt:variant>
        <vt:lpwstr>../Docs/R1-135956.zip</vt:lpwstr>
      </vt:variant>
      <vt:variant>
        <vt:lpwstr/>
      </vt:variant>
      <vt:variant>
        <vt:i4>4390916</vt:i4>
      </vt:variant>
      <vt:variant>
        <vt:i4>2985</vt:i4>
      </vt:variant>
      <vt:variant>
        <vt:i4>0</vt:i4>
      </vt:variant>
      <vt:variant>
        <vt:i4>5</vt:i4>
      </vt:variant>
      <vt:variant>
        <vt:lpwstr>../Docs/R1-134966.zip</vt:lpwstr>
      </vt:variant>
      <vt:variant>
        <vt:lpwstr/>
      </vt:variant>
      <vt:variant>
        <vt:i4>4653070</vt:i4>
      </vt:variant>
      <vt:variant>
        <vt:i4>2982</vt:i4>
      </vt:variant>
      <vt:variant>
        <vt:i4>0</vt:i4>
      </vt:variant>
      <vt:variant>
        <vt:i4>5</vt:i4>
      </vt:variant>
      <vt:variant>
        <vt:lpwstr>../Docs/R1-135633.zip</vt:lpwstr>
      </vt:variant>
      <vt:variant>
        <vt:lpwstr/>
      </vt:variant>
      <vt:variant>
        <vt:i4>4980744</vt:i4>
      </vt:variant>
      <vt:variant>
        <vt:i4>2979</vt:i4>
      </vt:variant>
      <vt:variant>
        <vt:i4>0</vt:i4>
      </vt:variant>
      <vt:variant>
        <vt:i4>5</vt:i4>
      </vt:variant>
      <vt:variant>
        <vt:lpwstr>../Docs/R1-135586.zip</vt:lpwstr>
      </vt:variant>
      <vt:variant>
        <vt:lpwstr/>
      </vt:variant>
      <vt:variant>
        <vt:i4>4653059</vt:i4>
      </vt:variant>
      <vt:variant>
        <vt:i4>2976</vt:i4>
      </vt:variant>
      <vt:variant>
        <vt:i4>0</vt:i4>
      </vt:variant>
      <vt:variant>
        <vt:i4>5</vt:i4>
      </vt:variant>
      <vt:variant>
        <vt:lpwstr>../Docs/R1-135038.zip</vt:lpwstr>
      </vt:variant>
      <vt:variant>
        <vt:lpwstr/>
      </vt:variant>
      <vt:variant>
        <vt:i4>4653068</vt:i4>
      </vt:variant>
      <vt:variant>
        <vt:i4>2973</vt:i4>
      </vt:variant>
      <vt:variant>
        <vt:i4>0</vt:i4>
      </vt:variant>
      <vt:variant>
        <vt:i4>5</vt:i4>
      </vt:variant>
      <vt:variant>
        <vt:lpwstr>../Docs/R1-135037.zip</vt:lpwstr>
      </vt:variant>
      <vt:variant>
        <vt:lpwstr/>
      </vt:variant>
      <vt:variant>
        <vt:i4>4653068</vt:i4>
      </vt:variant>
      <vt:variant>
        <vt:i4>2970</vt:i4>
      </vt:variant>
      <vt:variant>
        <vt:i4>0</vt:i4>
      </vt:variant>
      <vt:variant>
        <vt:i4>5</vt:i4>
      </vt:variant>
      <vt:variant>
        <vt:lpwstr>../Docs/R1-135433.zip</vt:lpwstr>
      </vt:variant>
      <vt:variant>
        <vt:lpwstr/>
      </vt:variant>
      <vt:variant>
        <vt:i4>4653063</vt:i4>
      </vt:variant>
      <vt:variant>
        <vt:i4>2967</vt:i4>
      </vt:variant>
      <vt:variant>
        <vt:i4>0</vt:i4>
      </vt:variant>
      <vt:variant>
        <vt:i4>5</vt:i4>
      </vt:variant>
      <vt:variant>
        <vt:lpwstr>../Docs/R1-135834.zip</vt:lpwstr>
      </vt:variant>
      <vt:variant>
        <vt:lpwstr/>
      </vt:variant>
      <vt:variant>
        <vt:i4>4653069</vt:i4>
      </vt:variant>
      <vt:variant>
        <vt:i4>2964</vt:i4>
      </vt:variant>
      <vt:variant>
        <vt:i4>0</vt:i4>
      </vt:variant>
      <vt:variant>
        <vt:i4>5</vt:i4>
      </vt:variant>
      <vt:variant>
        <vt:lpwstr>../Docs/R1-135137.zip</vt:lpwstr>
      </vt:variant>
      <vt:variant>
        <vt:lpwstr/>
      </vt:variant>
      <vt:variant>
        <vt:i4>4587527</vt:i4>
      </vt:variant>
      <vt:variant>
        <vt:i4>2961</vt:i4>
      </vt:variant>
      <vt:variant>
        <vt:i4>0</vt:i4>
      </vt:variant>
      <vt:variant>
        <vt:i4>5</vt:i4>
      </vt:variant>
      <vt:variant>
        <vt:lpwstr>../Docs/R1-135824.zip</vt:lpwstr>
      </vt:variant>
      <vt:variant>
        <vt:lpwstr/>
      </vt:variant>
      <vt:variant>
        <vt:i4>4390922</vt:i4>
      </vt:variant>
      <vt:variant>
        <vt:i4>2958</vt:i4>
      </vt:variant>
      <vt:variant>
        <vt:i4>0</vt:i4>
      </vt:variant>
      <vt:variant>
        <vt:i4>5</vt:i4>
      </vt:variant>
      <vt:variant>
        <vt:lpwstr>../Docs/R1-135677.zip</vt:lpwstr>
      </vt:variant>
      <vt:variant>
        <vt:lpwstr/>
      </vt:variant>
      <vt:variant>
        <vt:i4>4390923</vt:i4>
      </vt:variant>
      <vt:variant>
        <vt:i4>2955</vt:i4>
      </vt:variant>
      <vt:variant>
        <vt:i4>0</vt:i4>
      </vt:variant>
      <vt:variant>
        <vt:i4>5</vt:i4>
      </vt:variant>
      <vt:variant>
        <vt:lpwstr>../Docs/R1-135676.zip</vt:lpwstr>
      </vt:variant>
      <vt:variant>
        <vt:lpwstr/>
      </vt:variant>
      <vt:variant>
        <vt:i4>4390926</vt:i4>
      </vt:variant>
      <vt:variant>
        <vt:i4>2952</vt:i4>
      </vt:variant>
      <vt:variant>
        <vt:i4>0</vt:i4>
      </vt:variant>
      <vt:variant>
        <vt:i4>5</vt:i4>
      </vt:variant>
      <vt:variant>
        <vt:lpwstr>../Docs/R1-135673.zip</vt:lpwstr>
      </vt:variant>
      <vt:variant>
        <vt:lpwstr/>
      </vt:variant>
      <vt:variant>
        <vt:i4>4325385</vt:i4>
      </vt:variant>
      <vt:variant>
        <vt:i4>2949</vt:i4>
      </vt:variant>
      <vt:variant>
        <vt:i4>0</vt:i4>
      </vt:variant>
      <vt:variant>
        <vt:i4>5</vt:i4>
      </vt:variant>
      <vt:variant>
        <vt:lpwstr>../Docs/R1-135664.zip</vt:lpwstr>
      </vt:variant>
      <vt:variant>
        <vt:lpwstr/>
      </vt:variant>
      <vt:variant>
        <vt:i4>4325390</vt:i4>
      </vt:variant>
      <vt:variant>
        <vt:i4>2946</vt:i4>
      </vt:variant>
      <vt:variant>
        <vt:i4>0</vt:i4>
      </vt:variant>
      <vt:variant>
        <vt:i4>5</vt:i4>
      </vt:variant>
      <vt:variant>
        <vt:lpwstr>../Docs/R1-135663.zip</vt:lpwstr>
      </vt:variant>
      <vt:variant>
        <vt:lpwstr/>
      </vt:variant>
      <vt:variant>
        <vt:i4>4325391</vt:i4>
      </vt:variant>
      <vt:variant>
        <vt:i4>2943</vt:i4>
      </vt:variant>
      <vt:variant>
        <vt:i4>0</vt:i4>
      </vt:variant>
      <vt:variant>
        <vt:i4>5</vt:i4>
      </vt:variant>
      <vt:variant>
        <vt:lpwstr>../Docs/R1-135662.zip</vt:lpwstr>
      </vt:variant>
      <vt:variant>
        <vt:lpwstr/>
      </vt:variant>
      <vt:variant>
        <vt:i4>4325388</vt:i4>
      </vt:variant>
      <vt:variant>
        <vt:i4>2940</vt:i4>
      </vt:variant>
      <vt:variant>
        <vt:i4>0</vt:i4>
      </vt:variant>
      <vt:variant>
        <vt:i4>5</vt:i4>
      </vt:variant>
      <vt:variant>
        <vt:lpwstr>../Docs/R1-135661.zip</vt:lpwstr>
      </vt:variant>
      <vt:variant>
        <vt:lpwstr/>
      </vt:variant>
      <vt:variant>
        <vt:i4>4325389</vt:i4>
      </vt:variant>
      <vt:variant>
        <vt:i4>2937</vt:i4>
      </vt:variant>
      <vt:variant>
        <vt:i4>0</vt:i4>
      </vt:variant>
      <vt:variant>
        <vt:i4>5</vt:i4>
      </vt:variant>
      <vt:variant>
        <vt:lpwstr>../Docs/R1-135660.zip</vt:lpwstr>
      </vt:variant>
      <vt:variant>
        <vt:lpwstr/>
      </vt:variant>
      <vt:variant>
        <vt:i4>4259845</vt:i4>
      </vt:variant>
      <vt:variant>
        <vt:i4>2934</vt:i4>
      </vt:variant>
      <vt:variant>
        <vt:i4>0</vt:i4>
      </vt:variant>
      <vt:variant>
        <vt:i4>5</vt:i4>
      </vt:variant>
      <vt:variant>
        <vt:lpwstr>../Docs/R1-135658.zip</vt:lpwstr>
      </vt:variant>
      <vt:variant>
        <vt:lpwstr/>
      </vt:variant>
      <vt:variant>
        <vt:i4>4653065</vt:i4>
      </vt:variant>
      <vt:variant>
        <vt:i4>2931</vt:i4>
      </vt:variant>
      <vt:variant>
        <vt:i4>0</vt:i4>
      </vt:variant>
      <vt:variant>
        <vt:i4>5</vt:i4>
      </vt:variant>
      <vt:variant>
        <vt:lpwstr>../Docs/R1-135634.zip</vt:lpwstr>
      </vt:variant>
      <vt:variant>
        <vt:lpwstr/>
      </vt:variant>
      <vt:variant>
        <vt:i4>4456453</vt:i4>
      </vt:variant>
      <vt:variant>
        <vt:i4>2928</vt:i4>
      </vt:variant>
      <vt:variant>
        <vt:i4>0</vt:i4>
      </vt:variant>
      <vt:variant>
        <vt:i4>5</vt:i4>
      </vt:variant>
      <vt:variant>
        <vt:lpwstr>../Docs/R1-135608.zip</vt:lpwstr>
      </vt:variant>
      <vt:variant>
        <vt:lpwstr/>
      </vt:variant>
      <vt:variant>
        <vt:i4>4980747</vt:i4>
      </vt:variant>
      <vt:variant>
        <vt:i4>2925</vt:i4>
      </vt:variant>
      <vt:variant>
        <vt:i4>0</vt:i4>
      </vt:variant>
      <vt:variant>
        <vt:i4>5</vt:i4>
      </vt:variant>
      <vt:variant>
        <vt:lpwstr>../Docs/R1-135585.zip</vt:lpwstr>
      </vt:variant>
      <vt:variant>
        <vt:lpwstr/>
      </vt:variant>
      <vt:variant>
        <vt:i4>4653063</vt:i4>
      </vt:variant>
      <vt:variant>
        <vt:i4>2922</vt:i4>
      </vt:variant>
      <vt:variant>
        <vt:i4>0</vt:i4>
      </vt:variant>
      <vt:variant>
        <vt:i4>5</vt:i4>
      </vt:variant>
      <vt:variant>
        <vt:lpwstr>../Docs/R1-135539.zip</vt:lpwstr>
      </vt:variant>
      <vt:variant>
        <vt:lpwstr/>
      </vt:variant>
      <vt:variant>
        <vt:i4>4521995</vt:i4>
      </vt:variant>
      <vt:variant>
        <vt:i4>2919</vt:i4>
      </vt:variant>
      <vt:variant>
        <vt:i4>0</vt:i4>
      </vt:variant>
      <vt:variant>
        <vt:i4>5</vt:i4>
      </vt:variant>
      <vt:variant>
        <vt:lpwstr>../Docs/R1-135515.zip</vt:lpwstr>
      </vt:variant>
      <vt:variant>
        <vt:lpwstr/>
      </vt:variant>
      <vt:variant>
        <vt:i4>4390924</vt:i4>
      </vt:variant>
      <vt:variant>
        <vt:i4>2916</vt:i4>
      </vt:variant>
      <vt:variant>
        <vt:i4>0</vt:i4>
      </vt:variant>
      <vt:variant>
        <vt:i4>5</vt:i4>
      </vt:variant>
      <vt:variant>
        <vt:lpwstr>../Docs/R1-135473.zip</vt:lpwstr>
      </vt:variant>
      <vt:variant>
        <vt:lpwstr/>
      </vt:variant>
      <vt:variant>
        <vt:i4>4194311</vt:i4>
      </vt:variant>
      <vt:variant>
        <vt:i4>2913</vt:i4>
      </vt:variant>
      <vt:variant>
        <vt:i4>0</vt:i4>
      </vt:variant>
      <vt:variant>
        <vt:i4>5</vt:i4>
      </vt:variant>
      <vt:variant>
        <vt:lpwstr>../Docs/R1-135448.zip</vt:lpwstr>
      </vt:variant>
      <vt:variant>
        <vt:lpwstr/>
      </vt:variant>
      <vt:variant>
        <vt:i4>4653067</vt:i4>
      </vt:variant>
      <vt:variant>
        <vt:i4>2910</vt:i4>
      </vt:variant>
      <vt:variant>
        <vt:i4>0</vt:i4>
      </vt:variant>
      <vt:variant>
        <vt:i4>5</vt:i4>
      </vt:variant>
      <vt:variant>
        <vt:lpwstr>../Docs/R1-135434.zip</vt:lpwstr>
      </vt:variant>
      <vt:variant>
        <vt:lpwstr/>
      </vt:variant>
      <vt:variant>
        <vt:i4>4456458</vt:i4>
      </vt:variant>
      <vt:variant>
        <vt:i4>2907</vt:i4>
      </vt:variant>
      <vt:variant>
        <vt:i4>0</vt:i4>
      </vt:variant>
      <vt:variant>
        <vt:i4>5</vt:i4>
      </vt:variant>
      <vt:variant>
        <vt:lpwstr>../Docs/R1-135405.zip</vt:lpwstr>
      </vt:variant>
      <vt:variant>
        <vt:lpwstr/>
      </vt:variant>
      <vt:variant>
        <vt:i4>4325388</vt:i4>
      </vt:variant>
      <vt:variant>
        <vt:i4>2904</vt:i4>
      </vt:variant>
      <vt:variant>
        <vt:i4>0</vt:i4>
      </vt:variant>
      <vt:variant>
        <vt:i4>5</vt:i4>
      </vt:variant>
      <vt:variant>
        <vt:lpwstr>../Docs/R1-134374.zip</vt:lpwstr>
      </vt:variant>
      <vt:variant>
        <vt:lpwstr/>
      </vt:variant>
      <vt:variant>
        <vt:i4>5046287</vt:i4>
      </vt:variant>
      <vt:variant>
        <vt:i4>2901</vt:i4>
      </vt:variant>
      <vt:variant>
        <vt:i4>0</vt:i4>
      </vt:variant>
      <vt:variant>
        <vt:i4>5</vt:i4>
      </vt:variant>
      <vt:variant>
        <vt:lpwstr>../Docs/R1-135397.zip</vt:lpwstr>
      </vt:variant>
      <vt:variant>
        <vt:lpwstr/>
      </vt:variant>
      <vt:variant>
        <vt:i4>5046286</vt:i4>
      </vt:variant>
      <vt:variant>
        <vt:i4>2898</vt:i4>
      </vt:variant>
      <vt:variant>
        <vt:i4>0</vt:i4>
      </vt:variant>
      <vt:variant>
        <vt:i4>5</vt:i4>
      </vt:variant>
      <vt:variant>
        <vt:lpwstr>../Docs/R1-135396.zip</vt:lpwstr>
      </vt:variant>
      <vt:variant>
        <vt:lpwstr/>
      </vt:variant>
      <vt:variant>
        <vt:i4>4259851</vt:i4>
      </vt:variant>
      <vt:variant>
        <vt:i4>2895</vt:i4>
      </vt:variant>
      <vt:variant>
        <vt:i4>0</vt:i4>
      </vt:variant>
      <vt:variant>
        <vt:i4>5</vt:i4>
      </vt:variant>
      <vt:variant>
        <vt:lpwstr>../Docs/R1-135353.zip</vt:lpwstr>
      </vt:variant>
      <vt:variant>
        <vt:lpwstr/>
      </vt:variant>
      <vt:variant>
        <vt:i4>4259850</vt:i4>
      </vt:variant>
      <vt:variant>
        <vt:i4>2892</vt:i4>
      </vt:variant>
      <vt:variant>
        <vt:i4>0</vt:i4>
      </vt:variant>
      <vt:variant>
        <vt:i4>5</vt:i4>
      </vt:variant>
      <vt:variant>
        <vt:lpwstr>../Docs/R1-135352.zip</vt:lpwstr>
      </vt:variant>
      <vt:variant>
        <vt:lpwstr/>
      </vt:variant>
      <vt:variant>
        <vt:i4>4259849</vt:i4>
      </vt:variant>
      <vt:variant>
        <vt:i4>2889</vt:i4>
      </vt:variant>
      <vt:variant>
        <vt:i4>0</vt:i4>
      </vt:variant>
      <vt:variant>
        <vt:i4>5</vt:i4>
      </vt:variant>
      <vt:variant>
        <vt:lpwstr>../Docs/R1-135351.zip</vt:lpwstr>
      </vt:variant>
      <vt:variant>
        <vt:lpwstr/>
      </vt:variant>
      <vt:variant>
        <vt:i4>4259848</vt:i4>
      </vt:variant>
      <vt:variant>
        <vt:i4>2886</vt:i4>
      </vt:variant>
      <vt:variant>
        <vt:i4>0</vt:i4>
      </vt:variant>
      <vt:variant>
        <vt:i4>5</vt:i4>
      </vt:variant>
      <vt:variant>
        <vt:lpwstr>../Docs/R1-135350.zip</vt:lpwstr>
      </vt:variant>
      <vt:variant>
        <vt:lpwstr/>
      </vt:variant>
      <vt:variant>
        <vt:i4>4456448</vt:i4>
      </vt:variant>
      <vt:variant>
        <vt:i4>2883</vt:i4>
      </vt:variant>
      <vt:variant>
        <vt:i4>0</vt:i4>
      </vt:variant>
      <vt:variant>
        <vt:i4>5</vt:i4>
      </vt:variant>
      <vt:variant>
        <vt:lpwstr>../Docs/R1-135308.zip</vt:lpwstr>
      </vt:variant>
      <vt:variant>
        <vt:lpwstr/>
      </vt:variant>
      <vt:variant>
        <vt:i4>4456463</vt:i4>
      </vt:variant>
      <vt:variant>
        <vt:i4>2880</vt:i4>
      </vt:variant>
      <vt:variant>
        <vt:i4>0</vt:i4>
      </vt:variant>
      <vt:variant>
        <vt:i4>5</vt:i4>
      </vt:variant>
      <vt:variant>
        <vt:lpwstr>../Docs/R1-135307.zip</vt:lpwstr>
      </vt:variant>
      <vt:variant>
        <vt:lpwstr/>
      </vt:variant>
      <vt:variant>
        <vt:i4>4390927</vt:i4>
      </vt:variant>
      <vt:variant>
        <vt:i4>2877</vt:i4>
      </vt:variant>
      <vt:variant>
        <vt:i4>0</vt:i4>
      </vt:variant>
      <vt:variant>
        <vt:i4>5</vt:i4>
      </vt:variant>
      <vt:variant>
        <vt:lpwstr>../Docs/R1-135276.zip</vt:lpwstr>
      </vt:variant>
      <vt:variant>
        <vt:lpwstr/>
      </vt:variant>
      <vt:variant>
        <vt:i4>4325387</vt:i4>
      </vt:variant>
      <vt:variant>
        <vt:i4>2874</vt:i4>
      </vt:variant>
      <vt:variant>
        <vt:i4>0</vt:i4>
      </vt:variant>
      <vt:variant>
        <vt:i4>5</vt:i4>
      </vt:variant>
      <vt:variant>
        <vt:lpwstr>../Docs/R1-135262.zip</vt:lpwstr>
      </vt:variant>
      <vt:variant>
        <vt:lpwstr/>
      </vt:variant>
      <vt:variant>
        <vt:i4>4259849</vt:i4>
      </vt:variant>
      <vt:variant>
        <vt:i4>2871</vt:i4>
      </vt:variant>
      <vt:variant>
        <vt:i4>0</vt:i4>
      </vt:variant>
      <vt:variant>
        <vt:i4>5</vt:i4>
      </vt:variant>
      <vt:variant>
        <vt:lpwstr>../Docs/R1-135250.zip</vt:lpwstr>
      </vt:variant>
      <vt:variant>
        <vt:lpwstr/>
      </vt:variant>
      <vt:variant>
        <vt:i4>4521992</vt:i4>
      </vt:variant>
      <vt:variant>
        <vt:i4>2868</vt:i4>
      </vt:variant>
      <vt:variant>
        <vt:i4>0</vt:i4>
      </vt:variant>
      <vt:variant>
        <vt:i4>5</vt:i4>
      </vt:variant>
      <vt:variant>
        <vt:lpwstr>../Docs/R1-135211.zip</vt:lpwstr>
      </vt:variant>
      <vt:variant>
        <vt:lpwstr/>
      </vt:variant>
      <vt:variant>
        <vt:i4>4521993</vt:i4>
      </vt:variant>
      <vt:variant>
        <vt:i4>2865</vt:i4>
      </vt:variant>
      <vt:variant>
        <vt:i4>0</vt:i4>
      </vt:variant>
      <vt:variant>
        <vt:i4>5</vt:i4>
      </vt:variant>
      <vt:variant>
        <vt:lpwstr>../Docs/R1-135210.zip</vt:lpwstr>
      </vt:variant>
      <vt:variant>
        <vt:lpwstr/>
      </vt:variant>
      <vt:variant>
        <vt:i4>4456448</vt:i4>
      </vt:variant>
      <vt:variant>
        <vt:i4>2862</vt:i4>
      </vt:variant>
      <vt:variant>
        <vt:i4>0</vt:i4>
      </vt:variant>
      <vt:variant>
        <vt:i4>5</vt:i4>
      </vt:variant>
      <vt:variant>
        <vt:lpwstr>../Docs/R1-135209.zip</vt:lpwstr>
      </vt:variant>
      <vt:variant>
        <vt:lpwstr/>
      </vt:variant>
      <vt:variant>
        <vt:i4>4653058</vt:i4>
      </vt:variant>
      <vt:variant>
        <vt:i4>2859</vt:i4>
      </vt:variant>
      <vt:variant>
        <vt:i4>0</vt:i4>
      </vt:variant>
      <vt:variant>
        <vt:i4>5</vt:i4>
      </vt:variant>
      <vt:variant>
        <vt:lpwstr>../Docs/R1-135138.zip</vt:lpwstr>
      </vt:variant>
      <vt:variant>
        <vt:lpwstr/>
      </vt:variant>
      <vt:variant>
        <vt:i4>4456451</vt:i4>
      </vt:variant>
      <vt:variant>
        <vt:i4>2856</vt:i4>
      </vt:variant>
      <vt:variant>
        <vt:i4>0</vt:i4>
      </vt:variant>
      <vt:variant>
        <vt:i4>5</vt:i4>
      </vt:variant>
      <vt:variant>
        <vt:lpwstr>../Docs/R1-135109.zip</vt:lpwstr>
      </vt:variant>
      <vt:variant>
        <vt:lpwstr/>
      </vt:variant>
      <vt:variant>
        <vt:i4>4980744</vt:i4>
      </vt:variant>
      <vt:variant>
        <vt:i4>2853</vt:i4>
      </vt:variant>
      <vt:variant>
        <vt:i4>0</vt:i4>
      </vt:variant>
      <vt:variant>
        <vt:i4>5</vt:i4>
      </vt:variant>
      <vt:variant>
        <vt:lpwstr>../Docs/R1-135083.zip</vt:lpwstr>
      </vt:variant>
      <vt:variant>
        <vt:lpwstr/>
      </vt:variant>
      <vt:variant>
        <vt:i4>4980745</vt:i4>
      </vt:variant>
      <vt:variant>
        <vt:i4>2850</vt:i4>
      </vt:variant>
      <vt:variant>
        <vt:i4>0</vt:i4>
      </vt:variant>
      <vt:variant>
        <vt:i4>5</vt:i4>
      </vt:variant>
      <vt:variant>
        <vt:lpwstr>../Docs/R1-135082.zip</vt:lpwstr>
      </vt:variant>
      <vt:variant>
        <vt:lpwstr/>
      </vt:variant>
      <vt:variant>
        <vt:i4>4980747</vt:i4>
      </vt:variant>
      <vt:variant>
        <vt:i4>2847</vt:i4>
      </vt:variant>
      <vt:variant>
        <vt:i4>0</vt:i4>
      </vt:variant>
      <vt:variant>
        <vt:i4>5</vt:i4>
      </vt:variant>
      <vt:variant>
        <vt:lpwstr>../Docs/R1-135080.zip</vt:lpwstr>
      </vt:variant>
      <vt:variant>
        <vt:lpwstr/>
      </vt:variant>
      <vt:variant>
        <vt:i4>4653069</vt:i4>
      </vt:variant>
      <vt:variant>
        <vt:i4>2844</vt:i4>
      </vt:variant>
      <vt:variant>
        <vt:i4>0</vt:i4>
      </vt:variant>
      <vt:variant>
        <vt:i4>5</vt:i4>
      </vt:variant>
      <vt:variant>
        <vt:lpwstr>../Docs/R1-135036.zip</vt:lpwstr>
      </vt:variant>
      <vt:variant>
        <vt:lpwstr/>
      </vt:variant>
      <vt:variant>
        <vt:i4>4653070</vt:i4>
      </vt:variant>
      <vt:variant>
        <vt:i4>2841</vt:i4>
      </vt:variant>
      <vt:variant>
        <vt:i4>0</vt:i4>
      </vt:variant>
      <vt:variant>
        <vt:i4>5</vt:i4>
      </vt:variant>
      <vt:variant>
        <vt:lpwstr>../Docs/R1-135035.zip</vt:lpwstr>
      </vt:variant>
      <vt:variant>
        <vt:lpwstr/>
      </vt:variant>
      <vt:variant>
        <vt:i4>4653071</vt:i4>
      </vt:variant>
      <vt:variant>
        <vt:i4>2838</vt:i4>
      </vt:variant>
      <vt:variant>
        <vt:i4>0</vt:i4>
      </vt:variant>
      <vt:variant>
        <vt:i4>5</vt:i4>
      </vt:variant>
      <vt:variant>
        <vt:lpwstr>../Docs/R1-135034.zip</vt:lpwstr>
      </vt:variant>
      <vt:variant>
        <vt:lpwstr/>
      </vt:variant>
      <vt:variant>
        <vt:i4>4325378</vt:i4>
      </vt:variant>
      <vt:variant>
        <vt:i4>2835</vt:i4>
      </vt:variant>
      <vt:variant>
        <vt:i4>0</vt:i4>
      </vt:variant>
      <vt:variant>
        <vt:i4>5</vt:i4>
      </vt:variant>
      <vt:variant>
        <vt:lpwstr>../Docs/R1-136059.zip</vt:lpwstr>
      </vt:variant>
      <vt:variant>
        <vt:lpwstr/>
      </vt:variant>
      <vt:variant>
        <vt:i4>4653070</vt:i4>
      </vt:variant>
      <vt:variant>
        <vt:i4>2832</vt:i4>
      </vt:variant>
      <vt:variant>
        <vt:i4>0</vt:i4>
      </vt:variant>
      <vt:variant>
        <vt:i4>5</vt:i4>
      </vt:variant>
      <vt:variant>
        <vt:lpwstr>../Docs/R1-136005.zip</vt:lpwstr>
      </vt:variant>
      <vt:variant>
        <vt:lpwstr/>
      </vt:variant>
      <vt:variant>
        <vt:i4>4325389</vt:i4>
      </vt:variant>
      <vt:variant>
        <vt:i4>2829</vt:i4>
      </vt:variant>
      <vt:variant>
        <vt:i4>0</vt:i4>
      </vt:variant>
      <vt:variant>
        <vt:i4>5</vt:i4>
      </vt:variant>
      <vt:variant>
        <vt:lpwstr>../Docs/R1-136056.zip</vt:lpwstr>
      </vt:variant>
      <vt:variant>
        <vt:lpwstr/>
      </vt:variant>
      <vt:variant>
        <vt:i4>4325389</vt:i4>
      </vt:variant>
      <vt:variant>
        <vt:i4>2826</vt:i4>
      </vt:variant>
      <vt:variant>
        <vt:i4>0</vt:i4>
      </vt:variant>
      <vt:variant>
        <vt:i4>5</vt:i4>
      </vt:variant>
      <vt:variant>
        <vt:lpwstr>../Docs/R1-136056.zip</vt:lpwstr>
      </vt:variant>
      <vt:variant>
        <vt:lpwstr/>
      </vt:variant>
      <vt:variant>
        <vt:i4>4653070</vt:i4>
      </vt:variant>
      <vt:variant>
        <vt:i4>2823</vt:i4>
      </vt:variant>
      <vt:variant>
        <vt:i4>0</vt:i4>
      </vt:variant>
      <vt:variant>
        <vt:i4>5</vt:i4>
      </vt:variant>
      <vt:variant>
        <vt:lpwstr>../Docs/R1-136005.zip</vt:lpwstr>
      </vt:variant>
      <vt:variant>
        <vt:lpwstr/>
      </vt:variant>
      <vt:variant>
        <vt:i4>4653070</vt:i4>
      </vt:variant>
      <vt:variant>
        <vt:i4>2820</vt:i4>
      </vt:variant>
      <vt:variant>
        <vt:i4>0</vt:i4>
      </vt:variant>
      <vt:variant>
        <vt:i4>5</vt:i4>
      </vt:variant>
      <vt:variant>
        <vt:lpwstr>../Docs/R1-136005.zip</vt:lpwstr>
      </vt:variant>
      <vt:variant>
        <vt:lpwstr/>
      </vt:variant>
      <vt:variant>
        <vt:i4>4521992</vt:i4>
      </vt:variant>
      <vt:variant>
        <vt:i4>2817</vt:i4>
      </vt:variant>
      <vt:variant>
        <vt:i4>0</vt:i4>
      </vt:variant>
      <vt:variant>
        <vt:i4>5</vt:i4>
      </vt:variant>
      <vt:variant>
        <vt:lpwstr>../Docs/R1-135516.zip</vt:lpwstr>
      </vt:variant>
      <vt:variant>
        <vt:lpwstr/>
      </vt:variant>
      <vt:variant>
        <vt:i4>4259845</vt:i4>
      </vt:variant>
      <vt:variant>
        <vt:i4>2814</vt:i4>
      </vt:variant>
      <vt:variant>
        <vt:i4>0</vt:i4>
      </vt:variant>
      <vt:variant>
        <vt:i4>5</vt:i4>
      </vt:variant>
      <vt:variant>
        <vt:lpwstr>../Docs/R1-135957.zip</vt:lpwstr>
      </vt:variant>
      <vt:variant>
        <vt:lpwstr/>
      </vt:variant>
      <vt:variant>
        <vt:i4>4521992</vt:i4>
      </vt:variant>
      <vt:variant>
        <vt:i4>2811</vt:i4>
      </vt:variant>
      <vt:variant>
        <vt:i4>0</vt:i4>
      </vt:variant>
      <vt:variant>
        <vt:i4>5</vt:i4>
      </vt:variant>
      <vt:variant>
        <vt:lpwstr>../Docs/R1-135516.zip</vt:lpwstr>
      </vt:variant>
      <vt:variant>
        <vt:lpwstr/>
      </vt:variant>
      <vt:variant>
        <vt:i4>4521992</vt:i4>
      </vt:variant>
      <vt:variant>
        <vt:i4>2808</vt:i4>
      </vt:variant>
      <vt:variant>
        <vt:i4>0</vt:i4>
      </vt:variant>
      <vt:variant>
        <vt:i4>5</vt:i4>
      </vt:variant>
      <vt:variant>
        <vt:lpwstr>../Docs/R1-135516.zip</vt:lpwstr>
      </vt:variant>
      <vt:variant>
        <vt:lpwstr/>
      </vt:variant>
      <vt:variant>
        <vt:i4>4653069</vt:i4>
      </vt:variant>
      <vt:variant>
        <vt:i4>2805</vt:i4>
      </vt:variant>
      <vt:variant>
        <vt:i4>0</vt:i4>
      </vt:variant>
      <vt:variant>
        <vt:i4>5</vt:i4>
      </vt:variant>
      <vt:variant>
        <vt:lpwstr>../Docs/R1-135432.zip</vt:lpwstr>
      </vt:variant>
      <vt:variant>
        <vt:lpwstr/>
      </vt:variant>
      <vt:variant>
        <vt:i4>4653056</vt:i4>
      </vt:variant>
      <vt:variant>
        <vt:i4>2802</vt:i4>
      </vt:variant>
      <vt:variant>
        <vt:i4>0</vt:i4>
      </vt:variant>
      <vt:variant>
        <vt:i4>5</vt:i4>
      </vt:variant>
      <vt:variant>
        <vt:lpwstr>../Docs/R1-135833.zip</vt:lpwstr>
      </vt:variant>
      <vt:variant>
        <vt:lpwstr/>
      </vt:variant>
      <vt:variant>
        <vt:i4>4980745</vt:i4>
      </vt:variant>
      <vt:variant>
        <vt:i4>2799</vt:i4>
      </vt:variant>
      <vt:variant>
        <vt:i4>0</vt:i4>
      </vt:variant>
      <vt:variant>
        <vt:i4>5</vt:i4>
      </vt:variant>
      <vt:variant>
        <vt:lpwstr>../Docs/R1-135381.zip</vt:lpwstr>
      </vt:variant>
      <vt:variant>
        <vt:lpwstr/>
      </vt:variant>
      <vt:variant>
        <vt:i4>4325388</vt:i4>
      </vt:variant>
      <vt:variant>
        <vt:i4>2796</vt:i4>
      </vt:variant>
      <vt:variant>
        <vt:i4>0</vt:i4>
      </vt:variant>
      <vt:variant>
        <vt:i4>5</vt:i4>
      </vt:variant>
      <vt:variant>
        <vt:lpwstr>../Docs/R1-135166.zip</vt:lpwstr>
      </vt:variant>
      <vt:variant>
        <vt:lpwstr/>
      </vt:variant>
      <vt:variant>
        <vt:i4>5046273</vt:i4>
      </vt:variant>
      <vt:variant>
        <vt:i4>2793</vt:i4>
      </vt:variant>
      <vt:variant>
        <vt:i4>0</vt:i4>
      </vt:variant>
      <vt:variant>
        <vt:i4>5</vt:i4>
      </vt:variant>
      <vt:variant>
        <vt:lpwstr>../Docs/R1-135892.zip</vt:lpwstr>
      </vt:variant>
      <vt:variant>
        <vt:lpwstr/>
      </vt:variant>
      <vt:variant>
        <vt:i4>4325385</vt:i4>
      </vt:variant>
      <vt:variant>
        <vt:i4>2790</vt:i4>
      </vt:variant>
      <vt:variant>
        <vt:i4>0</vt:i4>
      </vt:variant>
      <vt:variant>
        <vt:i4>5</vt:i4>
      </vt:variant>
      <vt:variant>
        <vt:lpwstr>../Docs/R1-136052.zip</vt:lpwstr>
      </vt:variant>
      <vt:variant>
        <vt:lpwstr/>
      </vt:variant>
      <vt:variant>
        <vt:i4>4980746</vt:i4>
      </vt:variant>
      <vt:variant>
        <vt:i4>2787</vt:i4>
      </vt:variant>
      <vt:variant>
        <vt:i4>0</vt:i4>
      </vt:variant>
      <vt:variant>
        <vt:i4>5</vt:i4>
      </vt:variant>
      <vt:variant>
        <vt:lpwstr>../Docs/R1-135081.zip</vt:lpwstr>
      </vt:variant>
      <vt:variant>
        <vt:lpwstr/>
      </vt:variant>
      <vt:variant>
        <vt:i4>4259851</vt:i4>
      </vt:variant>
      <vt:variant>
        <vt:i4>2784</vt:i4>
      </vt:variant>
      <vt:variant>
        <vt:i4>0</vt:i4>
      </vt:variant>
      <vt:variant>
        <vt:i4>5</vt:i4>
      </vt:variant>
      <vt:variant>
        <vt:lpwstr>../Docs/R1-135959.zip</vt:lpwstr>
      </vt:variant>
      <vt:variant>
        <vt:lpwstr/>
      </vt:variant>
      <vt:variant>
        <vt:i4>4521995</vt:i4>
      </vt:variant>
      <vt:variant>
        <vt:i4>2781</vt:i4>
      </vt:variant>
      <vt:variant>
        <vt:i4>0</vt:i4>
      </vt:variant>
      <vt:variant>
        <vt:i4>5</vt:i4>
      </vt:variant>
      <vt:variant>
        <vt:lpwstr>../Docs/R1-136020.zip</vt:lpwstr>
      </vt:variant>
      <vt:variant>
        <vt:lpwstr/>
      </vt:variant>
      <vt:variant>
        <vt:i4>4259851</vt:i4>
      </vt:variant>
      <vt:variant>
        <vt:i4>2778</vt:i4>
      </vt:variant>
      <vt:variant>
        <vt:i4>0</vt:i4>
      </vt:variant>
      <vt:variant>
        <vt:i4>5</vt:i4>
      </vt:variant>
      <vt:variant>
        <vt:lpwstr>../Docs/R1-135959.zip</vt:lpwstr>
      </vt:variant>
      <vt:variant>
        <vt:lpwstr/>
      </vt:variant>
      <vt:variant>
        <vt:i4>5046272</vt:i4>
      </vt:variant>
      <vt:variant>
        <vt:i4>2775</vt:i4>
      </vt:variant>
      <vt:variant>
        <vt:i4>0</vt:i4>
      </vt:variant>
      <vt:variant>
        <vt:i4>5</vt:i4>
      </vt:variant>
      <vt:variant>
        <vt:lpwstr>../Docs/R1-135893.zip</vt:lpwstr>
      </vt:variant>
      <vt:variant>
        <vt:lpwstr/>
      </vt:variant>
      <vt:variant>
        <vt:i4>4259851</vt:i4>
      </vt:variant>
      <vt:variant>
        <vt:i4>2772</vt:i4>
      </vt:variant>
      <vt:variant>
        <vt:i4>0</vt:i4>
      </vt:variant>
      <vt:variant>
        <vt:i4>5</vt:i4>
      </vt:variant>
      <vt:variant>
        <vt:lpwstr>../Docs/R1-135959.zip</vt:lpwstr>
      </vt:variant>
      <vt:variant>
        <vt:lpwstr/>
      </vt:variant>
      <vt:variant>
        <vt:i4>5046272</vt:i4>
      </vt:variant>
      <vt:variant>
        <vt:i4>2769</vt:i4>
      </vt:variant>
      <vt:variant>
        <vt:i4>0</vt:i4>
      </vt:variant>
      <vt:variant>
        <vt:i4>5</vt:i4>
      </vt:variant>
      <vt:variant>
        <vt:lpwstr>../Docs/R1-135893.zip</vt:lpwstr>
      </vt:variant>
      <vt:variant>
        <vt:lpwstr/>
      </vt:variant>
      <vt:variant>
        <vt:i4>5046272</vt:i4>
      </vt:variant>
      <vt:variant>
        <vt:i4>2766</vt:i4>
      </vt:variant>
      <vt:variant>
        <vt:i4>0</vt:i4>
      </vt:variant>
      <vt:variant>
        <vt:i4>5</vt:i4>
      </vt:variant>
      <vt:variant>
        <vt:lpwstr>../Docs/R1-135893.zip</vt:lpwstr>
      </vt:variant>
      <vt:variant>
        <vt:lpwstr/>
      </vt:variant>
      <vt:variant>
        <vt:i4>4259844</vt:i4>
      </vt:variant>
      <vt:variant>
        <vt:i4>2763</vt:i4>
      </vt:variant>
      <vt:variant>
        <vt:i4>0</vt:i4>
      </vt:variant>
      <vt:variant>
        <vt:i4>5</vt:i4>
      </vt:variant>
      <vt:variant>
        <vt:lpwstr>../Docs/R1-135659.zip</vt:lpwstr>
      </vt:variant>
      <vt:variant>
        <vt:lpwstr/>
      </vt:variant>
      <vt:variant>
        <vt:i4>4390917</vt:i4>
      </vt:variant>
      <vt:variant>
        <vt:i4>2760</vt:i4>
      </vt:variant>
      <vt:variant>
        <vt:i4>0</vt:i4>
      </vt:variant>
      <vt:variant>
        <vt:i4>5</vt:i4>
      </vt:variant>
      <vt:variant>
        <vt:lpwstr>../Docs/R1-135876.zip</vt:lpwstr>
      </vt:variant>
      <vt:variant>
        <vt:lpwstr/>
      </vt:variant>
      <vt:variant>
        <vt:i4>4521994</vt:i4>
      </vt:variant>
      <vt:variant>
        <vt:i4>2757</vt:i4>
      </vt:variant>
      <vt:variant>
        <vt:i4>0</vt:i4>
      </vt:variant>
      <vt:variant>
        <vt:i4>5</vt:i4>
      </vt:variant>
      <vt:variant>
        <vt:lpwstr>../Docs/R1-135514.zip</vt:lpwstr>
      </vt:variant>
      <vt:variant>
        <vt:lpwstr/>
      </vt:variant>
      <vt:variant>
        <vt:i4>4653070</vt:i4>
      </vt:variant>
      <vt:variant>
        <vt:i4>2754</vt:i4>
      </vt:variant>
      <vt:variant>
        <vt:i4>0</vt:i4>
      </vt:variant>
      <vt:variant>
        <vt:i4>5</vt:i4>
      </vt:variant>
      <vt:variant>
        <vt:lpwstr>../Docs/R1-135431.zip</vt:lpwstr>
      </vt:variant>
      <vt:variant>
        <vt:lpwstr/>
      </vt:variant>
      <vt:variant>
        <vt:i4>4194305</vt:i4>
      </vt:variant>
      <vt:variant>
        <vt:i4>2751</vt:i4>
      </vt:variant>
      <vt:variant>
        <vt:i4>0</vt:i4>
      </vt:variant>
      <vt:variant>
        <vt:i4>5</vt:i4>
      </vt:variant>
      <vt:variant>
        <vt:lpwstr>../Docs/R1-135349.zip</vt:lpwstr>
      </vt:variant>
      <vt:variant>
        <vt:lpwstr/>
      </vt:variant>
      <vt:variant>
        <vt:i4>4980746</vt:i4>
      </vt:variant>
      <vt:variant>
        <vt:i4>2748</vt:i4>
      </vt:variant>
      <vt:variant>
        <vt:i4>0</vt:i4>
      </vt:variant>
      <vt:variant>
        <vt:i4>5</vt:i4>
      </vt:variant>
      <vt:variant>
        <vt:lpwstr>../Docs/R1-135081.zip</vt:lpwstr>
      </vt:variant>
      <vt:variant>
        <vt:lpwstr/>
      </vt:variant>
      <vt:variant>
        <vt:i4>4521999</vt:i4>
      </vt:variant>
      <vt:variant>
        <vt:i4>2745</vt:i4>
      </vt:variant>
      <vt:variant>
        <vt:i4>0</vt:i4>
      </vt:variant>
      <vt:variant>
        <vt:i4>5</vt:i4>
      </vt:variant>
      <vt:variant>
        <vt:lpwstr>../Docs/R1-135612.zip</vt:lpwstr>
      </vt:variant>
      <vt:variant>
        <vt:lpwstr/>
      </vt:variant>
      <vt:variant>
        <vt:i4>4980739</vt:i4>
      </vt:variant>
      <vt:variant>
        <vt:i4>2742</vt:i4>
      </vt:variant>
      <vt:variant>
        <vt:i4>0</vt:i4>
      </vt:variant>
      <vt:variant>
        <vt:i4>5</vt:i4>
      </vt:variant>
      <vt:variant>
        <vt:lpwstr>../Docs/R1-135880.zip</vt:lpwstr>
      </vt:variant>
      <vt:variant>
        <vt:lpwstr/>
      </vt:variant>
      <vt:variant>
        <vt:i4>4259851</vt:i4>
      </vt:variant>
      <vt:variant>
        <vt:i4>2739</vt:i4>
      </vt:variant>
      <vt:variant>
        <vt:i4>0</vt:i4>
      </vt:variant>
      <vt:variant>
        <vt:i4>5</vt:i4>
      </vt:variant>
      <vt:variant>
        <vt:lpwstr>../Docs/R1-135656.zip</vt:lpwstr>
      </vt:variant>
      <vt:variant>
        <vt:lpwstr/>
      </vt:variant>
      <vt:variant>
        <vt:i4>4390922</vt:i4>
      </vt:variant>
      <vt:variant>
        <vt:i4>2736</vt:i4>
      </vt:variant>
      <vt:variant>
        <vt:i4>0</vt:i4>
      </vt:variant>
      <vt:variant>
        <vt:i4>5</vt:i4>
      </vt:variant>
      <vt:variant>
        <vt:lpwstr>../Docs/R1-135879.zip</vt:lpwstr>
      </vt:variant>
      <vt:variant>
        <vt:lpwstr/>
      </vt:variant>
      <vt:variant>
        <vt:i4>4456460</vt:i4>
      </vt:variant>
      <vt:variant>
        <vt:i4>2733</vt:i4>
      </vt:variant>
      <vt:variant>
        <vt:i4>0</vt:i4>
      </vt:variant>
      <vt:variant>
        <vt:i4>5</vt:i4>
      </vt:variant>
      <vt:variant>
        <vt:lpwstr>../Docs/R1-135403.zip</vt:lpwstr>
      </vt:variant>
      <vt:variant>
        <vt:lpwstr/>
      </vt:variant>
      <vt:variant>
        <vt:i4>4390912</vt:i4>
      </vt:variant>
      <vt:variant>
        <vt:i4>2730</vt:i4>
      </vt:variant>
      <vt:variant>
        <vt:i4>0</vt:i4>
      </vt:variant>
      <vt:variant>
        <vt:i4>5</vt:i4>
      </vt:variant>
      <vt:variant>
        <vt:lpwstr>../Docs/R1-135873.zip</vt:lpwstr>
      </vt:variant>
      <vt:variant>
        <vt:lpwstr/>
      </vt:variant>
      <vt:variant>
        <vt:i4>4259848</vt:i4>
      </vt:variant>
      <vt:variant>
        <vt:i4>2727</vt:i4>
      </vt:variant>
      <vt:variant>
        <vt:i4>0</vt:i4>
      </vt:variant>
      <vt:variant>
        <vt:i4>5</vt:i4>
      </vt:variant>
      <vt:variant>
        <vt:lpwstr>../Docs/R1-135655.zip</vt:lpwstr>
      </vt:variant>
      <vt:variant>
        <vt:lpwstr/>
      </vt:variant>
      <vt:variant>
        <vt:i4>4521997</vt:i4>
      </vt:variant>
      <vt:variant>
        <vt:i4>2724</vt:i4>
      </vt:variant>
      <vt:variant>
        <vt:i4>0</vt:i4>
      </vt:variant>
      <vt:variant>
        <vt:i4>5</vt:i4>
      </vt:variant>
      <vt:variant>
        <vt:lpwstr>../Docs/R1-135610.zip</vt:lpwstr>
      </vt:variant>
      <vt:variant>
        <vt:lpwstr/>
      </vt:variant>
      <vt:variant>
        <vt:i4>4980746</vt:i4>
      </vt:variant>
      <vt:variant>
        <vt:i4>2721</vt:i4>
      </vt:variant>
      <vt:variant>
        <vt:i4>0</vt:i4>
      </vt:variant>
      <vt:variant>
        <vt:i4>5</vt:i4>
      </vt:variant>
      <vt:variant>
        <vt:lpwstr>../Docs/R1-135584.zip</vt:lpwstr>
      </vt:variant>
      <vt:variant>
        <vt:lpwstr/>
      </vt:variant>
      <vt:variant>
        <vt:i4>4390925</vt:i4>
      </vt:variant>
      <vt:variant>
        <vt:i4>2718</vt:i4>
      </vt:variant>
      <vt:variant>
        <vt:i4>0</vt:i4>
      </vt:variant>
      <vt:variant>
        <vt:i4>5</vt:i4>
      </vt:variant>
      <vt:variant>
        <vt:lpwstr>../Docs/R1-135472.zip</vt:lpwstr>
      </vt:variant>
      <vt:variant>
        <vt:lpwstr/>
      </vt:variant>
      <vt:variant>
        <vt:i4>4390926</vt:i4>
      </vt:variant>
      <vt:variant>
        <vt:i4>2715</vt:i4>
      </vt:variant>
      <vt:variant>
        <vt:i4>0</vt:i4>
      </vt:variant>
      <vt:variant>
        <vt:i4>5</vt:i4>
      </vt:variant>
      <vt:variant>
        <vt:lpwstr>../Docs/R1-135471.zip</vt:lpwstr>
      </vt:variant>
      <vt:variant>
        <vt:lpwstr/>
      </vt:variant>
      <vt:variant>
        <vt:i4>4194304</vt:i4>
      </vt:variant>
      <vt:variant>
        <vt:i4>2712</vt:i4>
      </vt:variant>
      <vt:variant>
        <vt:i4>0</vt:i4>
      </vt:variant>
      <vt:variant>
        <vt:i4>5</vt:i4>
      </vt:variant>
      <vt:variant>
        <vt:lpwstr>../Docs/R1-135348.zip</vt:lpwstr>
      </vt:variant>
      <vt:variant>
        <vt:lpwstr/>
      </vt:variant>
      <vt:variant>
        <vt:i4>4456462</vt:i4>
      </vt:variant>
      <vt:variant>
        <vt:i4>2709</vt:i4>
      </vt:variant>
      <vt:variant>
        <vt:i4>0</vt:i4>
      </vt:variant>
      <vt:variant>
        <vt:i4>5</vt:i4>
      </vt:variant>
      <vt:variant>
        <vt:lpwstr>../Docs/R1-135306.zip</vt:lpwstr>
      </vt:variant>
      <vt:variant>
        <vt:lpwstr/>
      </vt:variant>
      <vt:variant>
        <vt:i4>4194304</vt:i4>
      </vt:variant>
      <vt:variant>
        <vt:i4>2706</vt:i4>
      </vt:variant>
      <vt:variant>
        <vt:i4>0</vt:i4>
      </vt:variant>
      <vt:variant>
        <vt:i4>5</vt:i4>
      </vt:variant>
      <vt:variant>
        <vt:lpwstr>../Docs/R1-135249.zip</vt:lpwstr>
      </vt:variant>
      <vt:variant>
        <vt:lpwstr/>
      </vt:variant>
      <vt:variant>
        <vt:i4>4325391</vt:i4>
      </vt:variant>
      <vt:variant>
        <vt:i4>2703</vt:i4>
      </vt:variant>
      <vt:variant>
        <vt:i4>0</vt:i4>
      </vt:variant>
      <vt:variant>
        <vt:i4>5</vt:i4>
      </vt:variant>
      <vt:variant>
        <vt:lpwstr>../Docs/R1-135165.zip</vt:lpwstr>
      </vt:variant>
      <vt:variant>
        <vt:lpwstr/>
      </vt:variant>
      <vt:variant>
        <vt:i4>4390914</vt:i4>
      </vt:variant>
      <vt:variant>
        <vt:i4>2700</vt:i4>
      </vt:variant>
      <vt:variant>
        <vt:i4>0</vt:i4>
      </vt:variant>
      <vt:variant>
        <vt:i4>5</vt:i4>
      </vt:variant>
      <vt:variant>
        <vt:lpwstr>../Docs/R1-135079.zip</vt:lpwstr>
      </vt:variant>
      <vt:variant>
        <vt:lpwstr/>
      </vt:variant>
      <vt:variant>
        <vt:i4>4653064</vt:i4>
      </vt:variant>
      <vt:variant>
        <vt:i4>2697</vt:i4>
      </vt:variant>
      <vt:variant>
        <vt:i4>0</vt:i4>
      </vt:variant>
      <vt:variant>
        <vt:i4>5</vt:i4>
      </vt:variant>
      <vt:variant>
        <vt:lpwstr>../Docs/R1-135033.zip</vt:lpwstr>
      </vt:variant>
      <vt:variant>
        <vt:lpwstr/>
      </vt:variant>
      <vt:variant>
        <vt:i4>4194306</vt:i4>
      </vt:variant>
      <vt:variant>
        <vt:i4>2694</vt:i4>
      </vt:variant>
      <vt:variant>
        <vt:i4>0</vt:i4>
      </vt:variant>
      <vt:variant>
        <vt:i4>5</vt:i4>
      </vt:variant>
      <vt:variant>
        <vt:lpwstr>../Docs/R1-136079.zip</vt:lpwstr>
      </vt:variant>
      <vt:variant>
        <vt:lpwstr/>
      </vt:variant>
      <vt:variant>
        <vt:i4>4325379</vt:i4>
      </vt:variant>
      <vt:variant>
        <vt:i4>2691</vt:i4>
      </vt:variant>
      <vt:variant>
        <vt:i4>0</vt:i4>
      </vt:variant>
      <vt:variant>
        <vt:i4>5</vt:i4>
      </vt:variant>
      <vt:variant>
        <vt:lpwstr>../Docs/R1-136058.zip</vt:lpwstr>
      </vt:variant>
      <vt:variant>
        <vt:lpwstr/>
      </vt:variant>
      <vt:variant>
        <vt:i4>4325379</vt:i4>
      </vt:variant>
      <vt:variant>
        <vt:i4>2688</vt:i4>
      </vt:variant>
      <vt:variant>
        <vt:i4>0</vt:i4>
      </vt:variant>
      <vt:variant>
        <vt:i4>5</vt:i4>
      </vt:variant>
      <vt:variant>
        <vt:lpwstr>../Docs/R1-136058.zip</vt:lpwstr>
      </vt:variant>
      <vt:variant>
        <vt:lpwstr/>
      </vt:variant>
      <vt:variant>
        <vt:i4>4587529</vt:i4>
      </vt:variant>
      <vt:variant>
        <vt:i4>2685</vt:i4>
      </vt:variant>
      <vt:variant>
        <vt:i4>0</vt:i4>
      </vt:variant>
      <vt:variant>
        <vt:i4>5</vt:i4>
      </vt:variant>
      <vt:variant>
        <vt:lpwstr>../Docs/R1-136012.zip</vt:lpwstr>
      </vt:variant>
      <vt:variant>
        <vt:lpwstr/>
      </vt:variant>
      <vt:variant>
        <vt:i4>4456460</vt:i4>
      </vt:variant>
      <vt:variant>
        <vt:i4>2682</vt:i4>
      </vt:variant>
      <vt:variant>
        <vt:i4>0</vt:i4>
      </vt:variant>
      <vt:variant>
        <vt:i4>5</vt:i4>
      </vt:variant>
      <vt:variant>
        <vt:lpwstr>../Docs/R1-136037.zip</vt:lpwstr>
      </vt:variant>
      <vt:variant>
        <vt:lpwstr/>
      </vt:variant>
      <vt:variant>
        <vt:i4>4259855</vt:i4>
      </vt:variant>
      <vt:variant>
        <vt:i4>2679</vt:i4>
      </vt:variant>
      <vt:variant>
        <vt:i4>0</vt:i4>
      </vt:variant>
      <vt:variant>
        <vt:i4>5</vt:i4>
      </vt:variant>
      <vt:variant>
        <vt:lpwstr>../Docs/R1-135450.zip</vt:lpwstr>
      </vt:variant>
      <vt:variant>
        <vt:lpwstr/>
      </vt:variant>
      <vt:variant>
        <vt:i4>4194306</vt:i4>
      </vt:variant>
      <vt:variant>
        <vt:i4>2676</vt:i4>
      </vt:variant>
      <vt:variant>
        <vt:i4>0</vt:i4>
      </vt:variant>
      <vt:variant>
        <vt:i4>5</vt:i4>
      </vt:variant>
      <vt:variant>
        <vt:lpwstr>../Docs/R1-132138.zip</vt:lpwstr>
      </vt:variant>
      <vt:variant>
        <vt:lpwstr/>
      </vt:variant>
      <vt:variant>
        <vt:i4>5046285</vt:i4>
      </vt:variant>
      <vt:variant>
        <vt:i4>2673</vt:i4>
      </vt:variant>
      <vt:variant>
        <vt:i4>0</vt:i4>
      </vt:variant>
      <vt:variant>
        <vt:i4>5</vt:i4>
      </vt:variant>
      <vt:variant>
        <vt:lpwstr>../Docs/R1-135395.zip</vt:lpwstr>
      </vt:variant>
      <vt:variant>
        <vt:lpwstr/>
      </vt:variant>
      <vt:variant>
        <vt:i4>4456449</vt:i4>
      </vt:variant>
      <vt:variant>
        <vt:i4>2670</vt:i4>
      </vt:variant>
      <vt:variant>
        <vt:i4>0</vt:i4>
      </vt:variant>
      <vt:variant>
        <vt:i4>5</vt:i4>
      </vt:variant>
      <vt:variant>
        <vt:lpwstr>../Docs/R1-135208.zip</vt:lpwstr>
      </vt:variant>
      <vt:variant>
        <vt:lpwstr/>
      </vt:variant>
      <vt:variant>
        <vt:i4>4325386</vt:i4>
      </vt:variant>
      <vt:variant>
        <vt:i4>2667</vt:i4>
      </vt:variant>
      <vt:variant>
        <vt:i4>0</vt:i4>
      </vt:variant>
      <vt:variant>
        <vt:i4>5</vt:i4>
      </vt:variant>
      <vt:variant>
        <vt:lpwstr>../Docs/R1-136051.zip</vt:lpwstr>
      </vt:variant>
      <vt:variant>
        <vt:lpwstr/>
      </vt:variant>
      <vt:variant>
        <vt:i4>4587528</vt:i4>
      </vt:variant>
      <vt:variant>
        <vt:i4>2664</vt:i4>
      </vt:variant>
      <vt:variant>
        <vt:i4>0</vt:i4>
      </vt:variant>
      <vt:variant>
        <vt:i4>5</vt:i4>
      </vt:variant>
      <vt:variant>
        <vt:lpwstr>../Docs/R1-136013.zip</vt:lpwstr>
      </vt:variant>
      <vt:variant>
        <vt:lpwstr/>
      </vt:variant>
      <vt:variant>
        <vt:i4>4456451</vt:i4>
      </vt:variant>
      <vt:variant>
        <vt:i4>2661</vt:i4>
      </vt:variant>
      <vt:variant>
        <vt:i4>0</vt:i4>
      </vt:variant>
      <vt:variant>
        <vt:i4>5</vt:i4>
      </vt:variant>
      <vt:variant>
        <vt:lpwstr>../Docs/R1-136038.zip</vt:lpwstr>
      </vt:variant>
      <vt:variant>
        <vt:lpwstr/>
      </vt:variant>
      <vt:variant>
        <vt:i4>4259850</vt:i4>
      </vt:variant>
      <vt:variant>
        <vt:i4>2658</vt:i4>
      </vt:variant>
      <vt:variant>
        <vt:i4>0</vt:i4>
      </vt:variant>
      <vt:variant>
        <vt:i4>5</vt:i4>
      </vt:variant>
      <vt:variant>
        <vt:lpwstr>../Docs/R1-135958.zip</vt:lpwstr>
      </vt:variant>
      <vt:variant>
        <vt:lpwstr/>
      </vt:variant>
      <vt:variant>
        <vt:i4>4653065</vt:i4>
      </vt:variant>
      <vt:variant>
        <vt:i4>2655</vt:i4>
      </vt:variant>
      <vt:variant>
        <vt:i4>0</vt:i4>
      </vt:variant>
      <vt:variant>
        <vt:i4>5</vt:i4>
      </vt:variant>
      <vt:variant>
        <vt:lpwstr>../Docs/R1-135032.zip</vt:lpwstr>
      </vt:variant>
      <vt:variant>
        <vt:lpwstr/>
      </vt:variant>
      <vt:variant>
        <vt:i4>4259850</vt:i4>
      </vt:variant>
      <vt:variant>
        <vt:i4>2652</vt:i4>
      </vt:variant>
      <vt:variant>
        <vt:i4>0</vt:i4>
      </vt:variant>
      <vt:variant>
        <vt:i4>5</vt:i4>
      </vt:variant>
      <vt:variant>
        <vt:lpwstr>../Docs/R1-135657.zip</vt:lpwstr>
      </vt:variant>
      <vt:variant>
        <vt:lpwstr/>
      </vt:variant>
      <vt:variant>
        <vt:i4>4980749</vt:i4>
      </vt:variant>
      <vt:variant>
        <vt:i4>2649</vt:i4>
      </vt:variant>
      <vt:variant>
        <vt:i4>0</vt:i4>
      </vt:variant>
      <vt:variant>
        <vt:i4>5</vt:i4>
      </vt:variant>
      <vt:variant>
        <vt:lpwstr>../Docs/R1-135583.zip</vt:lpwstr>
      </vt:variant>
      <vt:variant>
        <vt:lpwstr/>
      </vt:variant>
      <vt:variant>
        <vt:i4>4390915</vt:i4>
      </vt:variant>
      <vt:variant>
        <vt:i4>2646</vt:i4>
      </vt:variant>
      <vt:variant>
        <vt:i4>0</vt:i4>
      </vt:variant>
      <vt:variant>
        <vt:i4>5</vt:i4>
      </vt:variant>
      <vt:variant>
        <vt:lpwstr>../Docs/R1-135078.zip</vt:lpwstr>
      </vt:variant>
      <vt:variant>
        <vt:lpwstr/>
      </vt:variant>
      <vt:variant>
        <vt:i4>2228236</vt:i4>
      </vt:variant>
      <vt:variant>
        <vt:i4>2643</vt:i4>
      </vt:variant>
      <vt:variant>
        <vt:i4>0</vt:i4>
      </vt:variant>
      <vt:variant>
        <vt:i4>5</vt:i4>
      </vt:variant>
      <vt:variant>
        <vt:lpwstr>http://www.3gpp.org/ftp/tsg_ran/TSG_RAN/TSGR_61/Docs/RP-131373.zip</vt:lpwstr>
      </vt:variant>
      <vt:variant>
        <vt:lpwstr/>
      </vt:variant>
      <vt:variant>
        <vt:i4>2228226</vt:i4>
      </vt:variant>
      <vt:variant>
        <vt:i4>2640</vt:i4>
      </vt:variant>
      <vt:variant>
        <vt:i4>0</vt:i4>
      </vt:variant>
      <vt:variant>
        <vt:i4>5</vt:i4>
      </vt:variant>
      <vt:variant>
        <vt:lpwstr>http://www.3gpp.org/ftp/tsg_ran/TSG_RAN/TSGR_58/Docs/RP-122032.zip</vt:lpwstr>
      </vt:variant>
      <vt:variant>
        <vt:lpwstr/>
      </vt:variant>
      <vt:variant>
        <vt:i4>4456450</vt:i4>
      </vt:variant>
      <vt:variant>
        <vt:i4>2637</vt:i4>
      </vt:variant>
      <vt:variant>
        <vt:i4>0</vt:i4>
      </vt:variant>
      <vt:variant>
        <vt:i4>5</vt:i4>
      </vt:variant>
      <vt:variant>
        <vt:lpwstr>../Docs/R1-135801.zip</vt:lpwstr>
      </vt:variant>
      <vt:variant>
        <vt:lpwstr/>
      </vt:variant>
      <vt:variant>
        <vt:i4>4980748</vt:i4>
      </vt:variant>
      <vt:variant>
        <vt:i4>2634</vt:i4>
      </vt:variant>
      <vt:variant>
        <vt:i4>0</vt:i4>
      </vt:variant>
      <vt:variant>
        <vt:i4>5</vt:i4>
      </vt:variant>
      <vt:variant>
        <vt:lpwstr>../Docs/R1-135582.zip</vt:lpwstr>
      </vt:variant>
      <vt:variant>
        <vt:lpwstr/>
      </vt:variant>
      <vt:variant>
        <vt:i4>4390927</vt:i4>
      </vt:variant>
      <vt:variant>
        <vt:i4>2631</vt:i4>
      </vt:variant>
      <vt:variant>
        <vt:i4>0</vt:i4>
      </vt:variant>
      <vt:variant>
        <vt:i4>5</vt:i4>
      </vt:variant>
      <vt:variant>
        <vt:lpwstr>../Docs/R1-135470.zip</vt:lpwstr>
      </vt:variant>
      <vt:variant>
        <vt:lpwstr/>
      </vt:variant>
      <vt:variant>
        <vt:i4>4390924</vt:i4>
      </vt:variant>
      <vt:variant>
        <vt:i4>2628</vt:i4>
      </vt:variant>
      <vt:variant>
        <vt:i4>0</vt:i4>
      </vt:variant>
      <vt:variant>
        <vt:i4>5</vt:i4>
      </vt:variant>
      <vt:variant>
        <vt:lpwstr>../Docs/R1-135077.zip</vt:lpwstr>
      </vt:variant>
      <vt:variant>
        <vt:lpwstr/>
      </vt:variant>
      <vt:variant>
        <vt:i4>4653066</vt:i4>
      </vt:variant>
      <vt:variant>
        <vt:i4>2625</vt:i4>
      </vt:variant>
      <vt:variant>
        <vt:i4>0</vt:i4>
      </vt:variant>
      <vt:variant>
        <vt:i4>5</vt:i4>
      </vt:variant>
      <vt:variant>
        <vt:lpwstr>../Docs/R1-135031.zip</vt:lpwstr>
      </vt:variant>
      <vt:variant>
        <vt:lpwstr/>
      </vt:variant>
      <vt:variant>
        <vt:i4>4653067</vt:i4>
      </vt:variant>
      <vt:variant>
        <vt:i4>2622</vt:i4>
      </vt:variant>
      <vt:variant>
        <vt:i4>0</vt:i4>
      </vt:variant>
      <vt:variant>
        <vt:i4>5</vt:i4>
      </vt:variant>
      <vt:variant>
        <vt:lpwstr>../Docs/R1-135030.zip</vt:lpwstr>
      </vt:variant>
      <vt:variant>
        <vt:lpwstr/>
      </vt:variant>
      <vt:variant>
        <vt:i4>4521995</vt:i4>
      </vt:variant>
      <vt:variant>
        <vt:i4>2619</vt:i4>
      </vt:variant>
      <vt:variant>
        <vt:i4>0</vt:i4>
      </vt:variant>
      <vt:variant>
        <vt:i4>5</vt:i4>
      </vt:variant>
      <vt:variant>
        <vt:lpwstr>../Docs/R1-135919.zip</vt:lpwstr>
      </vt:variant>
      <vt:variant>
        <vt:lpwstr/>
      </vt:variant>
      <vt:variant>
        <vt:i4>4521995</vt:i4>
      </vt:variant>
      <vt:variant>
        <vt:i4>2616</vt:i4>
      </vt:variant>
      <vt:variant>
        <vt:i4>0</vt:i4>
      </vt:variant>
      <vt:variant>
        <vt:i4>5</vt:i4>
      </vt:variant>
      <vt:variant>
        <vt:lpwstr>../Docs/R1-135919.zip</vt:lpwstr>
      </vt:variant>
      <vt:variant>
        <vt:lpwstr/>
      </vt:variant>
      <vt:variant>
        <vt:i4>4521984</vt:i4>
      </vt:variant>
      <vt:variant>
        <vt:i4>2613</vt:i4>
      </vt:variant>
      <vt:variant>
        <vt:i4>0</vt:i4>
      </vt:variant>
      <vt:variant>
        <vt:i4>5</vt:i4>
      </vt:variant>
      <vt:variant>
        <vt:lpwstr>../Docs/R1-135912.zip</vt:lpwstr>
      </vt:variant>
      <vt:variant>
        <vt:lpwstr/>
      </vt:variant>
      <vt:variant>
        <vt:i4>4521994</vt:i4>
      </vt:variant>
      <vt:variant>
        <vt:i4>2610</vt:i4>
      </vt:variant>
      <vt:variant>
        <vt:i4>0</vt:i4>
      </vt:variant>
      <vt:variant>
        <vt:i4>5</vt:i4>
      </vt:variant>
      <vt:variant>
        <vt:lpwstr>../Docs/R1-135918.zip</vt:lpwstr>
      </vt:variant>
      <vt:variant>
        <vt:lpwstr/>
      </vt:variant>
      <vt:variant>
        <vt:i4>4521987</vt:i4>
      </vt:variant>
      <vt:variant>
        <vt:i4>2607</vt:i4>
      </vt:variant>
      <vt:variant>
        <vt:i4>0</vt:i4>
      </vt:variant>
      <vt:variant>
        <vt:i4>5</vt:i4>
      </vt:variant>
      <vt:variant>
        <vt:lpwstr>../Docs/R1-135911.zip</vt:lpwstr>
      </vt:variant>
      <vt:variant>
        <vt:lpwstr/>
      </vt:variant>
      <vt:variant>
        <vt:i4>4521984</vt:i4>
      </vt:variant>
      <vt:variant>
        <vt:i4>2604</vt:i4>
      </vt:variant>
      <vt:variant>
        <vt:i4>0</vt:i4>
      </vt:variant>
      <vt:variant>
        <vt:i4>5</vt:i4>
      </vt:variant>
      <vt:variant>
        <vt:lpwstr>../Docs/R1-135912.zip</vt:lpwstr>
      </vt:variant>
      <vt:variant>
        <vt:lpwstr/>
      </vt:variant>
      <vt:variant>
        <vt:i4>4521987</vt:i4>
      </vt:variant>
      <vt:variant>
        <vt:i4>2601</vt:i4>
      </vt:variant>
      <vt:variant>
        <vt:i4>0</vt:i4>
      </vt:variant>
      <vt:variant>
        <vt:i4>5</vt:i4>
      </vt:variant>
      <vt:variant>
        <vt:lpwstr>../Docs/R1-135911.zip</vt:lpwstr>
      </vt:variant>
      <vt:variant>
        <vt:lpwstr/>
      </vt:variant>
      <vt:variant>
        <vt:i4>4390922</vt:i4>
      </vt:variant>
      <vt:variant>
        <vt:i4>2598</vt:i4>
      </vt:variant>
      <vt:variant>
        <vt:i4>0</vt:i4>
      </vt:variant>
      <vt:variant>
        <vt:i4>5</vt:i4>
      </vt:variant>
      <vt:variant>
        <vt:lpwstr>../Docs/R1-135273.zip</vt:lpwstr>
      </vt:variant>
      <vt:variant>
        <vt:lpwstr/>
      </vt:variant>
      <vt:variant>
        <vt:i4>4456461</vt:i4>
      </vt:variant>
      <vt:variant>
        <vt:i4>2595</vt:i4>
      </vt:variant>
      <vt:variant>
        <vt:i4>0</vt:i4>
      </vt:variant>
      <vt:variant>
        <vt:i4>5</vt:i4>
      </vt:variant>
      <vt:variant>
        <vt:lpwstr>../Docs/R1-135305.zip</vt:lpwstr>
      </vt:variant>
      <vt:variant>
        <vt:lpwstr/>
      </vt:variant>
      <vt:variant>
        <vt:i4>4456460</vt:i4>
      </vt:variant>
      <vt:variant>
        <vt:i4>2592</vt:i4>
      </vt:variant>
      <vt:variant>
        <vt:i4>0</vt:i4>
      </vt:variant>
      <vt:variant>
        <vt:i4>5</vt:i4>
      </vt:variant>
      <vt:variant>
        <vt:lpwstr>../Docs/R1-135304.zip</vt:lpwstr>
      </vt:variant>
      <vt:variant>
        <vt:lpwstr/>
      </vt:variant>
      <vt:variant>
        <vt:i4>4325390</vt:i4>
      </vt:variant>
      <vt:variant>
        <vt:i4>2589</vt:i4>
      </vt:variant>
      <vt:variant>
        <vt:i4>0</vt:i4>
      </vt:variant>
      <vt:variant>
        <vt:i4>5</vt:i4>
      </vt:variant>
      <vt:variant>
        <vt:lpwstr>../Docs/R1-135164.zip</vt:lpwstr>
      </vt:variant>
      <vt:variant>
        <vt:lpwstr/>
      </vt:variant>
      <vt:variant>
        <vt:i4>4653066</vt:i4>
      </vt:variant>
      <vt:variant>
        <vt:i4>2586</vt:i4>
      </vt:variant>
      <vt:variant>
        <vt:i4>0</vt:i4>
      </vt:variant>
      <vt:variant>
        <vt:i4>5</vt:i4>
      </vt:variant>
      <vt:variant>
        <vt:lpwstr>../Docs/R1-135839.zip</vt:lpwstr>
      </vt:variant>
      <vt:variant>
        <vt:lpwstr/>
      </vt:variant>
      <vt:variant>
        <vt:i4>4325381</vt:i4>
      </vt:variant>
      <vt:variant>
        <vt:i4>2583</vt:i4>
      </vt:variant>
      <vt:variant>
        <vt:i4>0</vt:i4>
      </vt:variant>
      <vt:variant>
        <vt:i4>5</vt:i4>
      </vt:variant>
      <vt:variant>
        <vt:lpwstr>../Docs/R1-135668.zip</vt:lpwstr>
      </vt:variant>
      <vt:variant>
        <vt:lpwstr/>
      </vt:variant>
      <vt:variant>
        <vt:i4>4325386</vt:i4>
      </vt:variant>
      <vt:variant>
        <vt:i4>2580</vt:i4>
      </vt:variant>
      <vt:variant>
        <vt:i4>0</vt:i4>
      </vt:variant>
      <vt:variant>
        <vt:i4>5</vt:i4>
      </vt:variant>
      <vt:variant>
        <vt:lpwstr>../Docs/R1-135667.zip</vt:lpwstr>
      </vt:variant>
      <vt:variant>
        <vt:lpwstr/>
      </vt:variant>
      <vt:variant>
        <vt:i4>4456462</vt:i4>
      </vt:variant>
      <vt:variant>
        <vt:i4>2577</vt:i4>
      </vt:variant>
      <vt:variant>
        <vt:i4>0</vt:i4>
      </vt:variant>
      <vt:variant>
        <vt:i4>5</vt:i4>
      </vt:variant>
      <vt:variant>
        <vt:lpwstr>../Docs/R1-135207.zip</vt:lpwstr>
      </vt:variant>
      <vt:variant>
        <vt:lpwstr/>
      </vt:variant>
      <vt:variant>
        <vt:i4>4456459</vt:i4>
      </vt:variant>
      <vt:variant>
        <vt:i4>2574</vt:i4>
      </vt:variant>
      <vt:variant>
        <vt:i4>0</vt:i4>
      </vt:variant>
      <vt:variant>
        <vt:i4>5</vt:i4>
      </vt:variant>
      <vt:variant>
        <vt:lpwstr>../Docs/R1-136030.zip</vt:lpwstr>
      </vt:variant>
      <vt:variant>
        <vt:lpwstr/>
      </vt:variant>
      <vt:variant>
        <vt:i4>2621453</vt:i4>
      </vt:variant>
      <vt:variant>
        <vt:i4>2571</vt:i4>
      </vt:variant>
      <vt:variant>
        <vt:i4>0</vt:i4>
      </vt:variant>
      <vt:variant>
        <vt:i4>5</vt:i4>
      </vt:variant>
      <vt:variant>
        <vt:lpwstr>http://www.3gpp.org/ftp/tsg_ran/TSG_RAN/TSGR_61/Docs/RP-131369.zip</vt:lpwstr>
      </vt:variant>
      <vt:variant>
        <vt:lpwstr/>
      </vt:variant>
      <vt:variant>
        <vt:i4>4325390</vt:i4>
      </vt:variant>
      <vt:variant>
        <vt:i4>2568</vt:i4>
      </vt:variant>
      <vt:variant>
        <vt:i4>0</vt:i4>
      </vt:variant>
      <vt:variant>
        <vt:i4>5</vt:i4>
      </vt:variant>
      <vt:variant>
        <vt:lpwstr>../Docs/R1-136055.zip</vt:lpwstr>
      </vt:variant>
      <vt:variant>
        <vt:lpwstr/>
      </vt:variant>
      <vt:variant>
        <vt:i4>4521993</vt:i4>
      </vt:variant>
      <vt:variant>
        <vt:i4>2565</vt:i4>
      </vt:variant>
      <vt:variant>
        <vt:i4>0</vt:i4>
      </vt:variant>
      <vt:variant>
        <vt:i4>5</vt:i4>
      </vt:variant>
      <vt:variant>
        <vt:lpwstr>../Docs/R1-136022.zip</vt:lpwstr>
      </vt:variant>
      <vt:variant>
        <vt:lpwstr/>
      </vt:variant>
      <vt:variant>
        <vt:i4>4980737</vt:i4>
      </vt:variant>
      <vt:variant>
        <vt:i4>2562</vt:i4>
      </vt:variant>
      <vt:variant>
        <vt:i4>0</vt:i4>
      </vt:variant>
      <vt:variant>
        <vt:i4>5</vt:i4>
      </vt:variant>
      <vt:variant>
        <vt:lpwstr>../Docs/R1-135983.zip</vt:lpwstr>
      </vt:variant>
      <vt:variant>
        <vt:lpwstr/>
      </vt:variant>
      <vt:variant>
        <vt:i4>4980751</vt:i4>
      </vt:variant>
      <vt:variant>
        <vt:i4>2559</vt:i4>
      </vt:variant>
      <vt:variant>
        <vt:i4>0</vt:i4>
      </vt:variant>
      <vt:variant>
        <vt:i4>5</vt:i4>
      </vt:variant>
      <vt:variant>
        <vt:lpwstr>../Docs/R1-135581.zip</vt:lpwstr>
      </vt:variant>
      <vt:variant>
        <vt:lpwstr/>
      </vt:variant>
      <vt:variant>
        <vt:i4>4325382</vt:i4>
      </vt:variant>
      <vt:variant>
        <vt:i4>2556</vt:i4>
      </vt:variant>
      <vt:variant>
        <vt:i4>0</vt:i4>
      </vt:variant>
      <vt:variant>
        <vt:i4>5</vt:i4>
      </vt:variant>
      <vt:variant>
        <vt:lpwstr>../Docs/R1-135469.zip</vt:lpwstr>
      </vt:variant>
      <vt:variant>
        <vt:lpwstr/>
      </vt:variant>
      <vt:variant>
        <vt:i4>4194318</vt:i4>
      </vt:variant>
      <vt:variant>
        <vt:i4>2553</vt:i4>
      </vt:variant>
      <vt:variant>
        <vt:i4>0</vt:i4>
      </vt:variant>
      <vt:variant>
        <vt:i4>5</vt:i4>
      </vt:variant>
      <vt:variant>
        <vt:lpwstr>../Docs/R1-135346.zip</vt:lpwstr>
      </vt:variant>
      <vt:variant>
        <vt:lpwstr/>
      </vt:variant>
      <vt:variant>
        <vt:i4>4980746</vt:i4>
      </vt:variant>
      <vt:variant>
        <vt:i4>2550</vt:i4>
      </vt:variant>
      <vt:variant>
        <vt:i4>0</vt:i4>
      </vt:variant>
      <vt:variant>
        <vt:i4>5</vt:i4>
      </vt:variant>
      <vt:variant>
        <vt:lpwstr>../Docs/R1-135283.zip</vt:lpwstr>
      </vt:variant>
      <vt:variant>
        <vt:lpwstr/>
      </vt:variant>
      <vt:variant>
        <vt:i4>4325385</vt:i4>
      </vt:variant>
      <vt:variant>
        <vt:i4>2547</vt:i4>
      </vt:variant>
      <vt:variant>
        <vt:i4>0</vt:i4>
      </vt:variant>
      <vt:variant>
        <vt:i4>5</vt:i4>
      </vt:variant>
      <vt:variant>
        <vt:lpwstr>../Docs/R1-135163.zip</vt:lpwstr>
      </vt:variant>
      <vt:variant>
        <vt:lpwstr/>
      </vt:variant>
      <vt:variant>
        <vt:i4>4587522</vt:i4>
      </vt:variant>
      <vt:variant>
        <vt:i4>2544</vt:i4>
      </vt:variant>
      <vt:variant>
        <vt:i4>0</vt:i4>
      </vt:variant>
      <vt:variant>
        <vt:i4>5</vt:i4>
      </vt:variant>
      <vt:variant>
        <vt:lpwstr>../Docs/R1-135029.zip</vt:lpwstr>
      </vt:variant>
      <vt:variant>
        <vt:lpwstr/>
      </vt:variant>
      <vt:variant>
        <vt:i4>4980738</vt:i4>
      </vt:variant>
      <vt:variant>
        <vt:i4>2541</vt:i4>
      </vt:variant>
      <vt:variant>
        <vt:i4>0</vt:i4>
      </vt:variant>
      <vt:variant>
        <vt:i4>5</vt:i4>
      </vt:variant>
      <vt:variant>
        <vt:lpwstr>../Docs/R1-135980.zip</vt:lpwstr>
      </vt:variant>
      <vt:variant>
        <vt:lpwstr/>
      </vt:variant>
      <vt:variant>
        <vt:i4>4390916</vt:i4>
      </vt:variant>
      <vt:variant>
        <vt:i4>2538</vt:i4>
      </vt:variant>
      <vt:variant>
        <vt:i4>0</vt:i4>
      </vt:variant>
      <vt:variant>
        <vt:i4>5</vt:i4>
      </vt:variant>
      <vt:variant>
        <vt:lpwstr>../Docs/R1-135976.zip</vt:lpwstr>
      </vt:variant>
      <vt:variant>
        <vt:lpwstr/>
      </vt:variant>
      <vt:variant>
        <vt:i4>4390927</vt:i4>
      </vt:variant>
      <vt:variant>
        <vt:i4>2535</vt:i4>
      </vt:variant>
      <vt:variant>
        <vt:i4>0</vt:i4>
      </vt:variant>
      <vt:variant>
        <vt:i4>5</vt:i4>
      </vt:variant>
      <vt:variant>
        <vt:lpwstr>../Docs/R1-135672.zip</vt:lpwstr>
      </vt:variant>
      <vt:variant>
        <vt:lpwstr/>
      </vt:variant>
      <vt:variant>
        <vt:i4>4259849</vt:i4>
      </vt:variant>
      <vt:variant>
        <vt:i4>2532</vt:i4>
      </vt:variant>
      <vt:variant>
        <vt:i4>0</vt:i4>
      </vt:variant>
      <vt:variant>
        <vt:i4>5</vt:i4>
      </vt:variant>
      <vt:variant>
        <vt:lpwstr>../Docs/R1-135654.zip</vt:lpwstr>
      </vt:variant>
      <vt:variant>
        <vt:lpwstr/>
      </vt:variant>
      <vt:variant>
        <vt:i4>4653071</vt:i4>
      </vt:variant>
      <vt:variant>
        <vt:i4>2529</vt:i4>
      </vt:variant>
      <vt:variant>
        <vt:i4>0</vt:i4>
      </vt:variant>
      <vt:variant>
        <vt:i4>5</vt:i4>
      </vt:variant>
      <vt:variant>
        <vt:lpwstr>../Docs/R1-135632.zip</vt:lpwstr>
      </vt:variant>
      <vt:variant>
        <vt:lpwstr/>
      </vt:variant>
      <vt:variant>
        <vt:i4>4980750</vt:i4>
      </vt:variant>
      <vt:variant>
        <vt:i4>2526</vt:i4>
      </vt:variant>
      <vt:variant>
        <vt:i4>0</vt:i4>
      </vt:variant>
      <vt:variant>
        <vt:i4>5</vt:i4>
      </vt:variant>
      <vt:variant>
        <vt:lpwstr>../Docs/R1-135580.zip</vt:lpwstr>
      </vt:variant>
      <vt:variant>
        <vt:lpwstr/>
      </vt:variant>
      <vt:variant>
        <vt:i4>4456461</vt:i4>
      </vt:variant>
      <vt:variant>
        <vt:i4>2523</vt:i4>
      </vt:variant>
      <vt:variant>
        <vt:i4>0</vt:i4>
      </vt:variant>
      <vt:variant>
        <vt:i4>5</vt:i4>
      </vt:variant>
      <vt:variant>
        <vt:lpwstr>../Docs/R1-135503.zip</vt:lpwstr>
      </vt:variant>
      <vt:variant>
        <vt:lpwstr/>
      </vt:variant>
      <vt:variant>
        <vt:i4>4325383</vt:i4>
      </vt:variant>
      <vt:variant>
        <vt:i4>2520</vt:i4>
      </vt:variant>
      <vt:variant>
        <vt:i4>0</vt:i4>
      </vt:variant>
      <vt:variant>
        <vt:i4>5</vt:i4>
      </vt:variant>
      <vt:variant>
        <vt:lpwstr>../Docs/R1-135468.zip</vt:lpwstr>
      </vt:variant>
      <vt:variant>
        <vt:lpwstr/>
      </vt:variant>
      <vt:variant>
        <vt:i4>4456459</vt:i4>
      </vt:variant>
      <vt:variant>
        <vt:i4>2517</vt:i4>
      </vt:variant>
      <vt:variant>
        <vt:i4>0</vt:i4>
      </vt:variant>
      <vt:variant>
        <vt:i4>5</vt:i4>
      </vt:variant>
      <vt:variant>
        <vt:lpwstr>../Docs/R1-135303.zip</vt:lpwstr>
      </vt:variant>
      <vt:variant>
        <vt:lpwstr/>
      </vt:variant>
      <vt:variant>
        <vt:i4>4325384</vt:i4>
      </vt:variant>
      <vt:variant>
        <vt:i4>2514</vt:i4>
      </vt:variant>
      <vt:variant>
        <vt:i4>0</vt:i4>
      </vt:variant>
      <vt:variant>
        <vt:i4>5</vt:i4>
      </vt:variant>
      <vt:variant>
        <vt:lpwstr>../Docs/R1-135261.zip</vt:lpwstr>
      </vt:variant>
      <vt:variant>
        <vt:lpwstr/>
      </vt:variant>
      <vt:variant>
        <vt:i4>4325385</vt:i4>
      </vt:variant>
      <vt:variant>
        <vt:i4>2511</vt:i4>
      </vt:variant>
      <vt:variant>
        <vt:i4>0</vt:i4>
      </vt:variant>
      <vt:variant>
        <vt:i4>5</vt:i4>
      </vt:variant>
      <vt:variant>
        <vt:lpwstr>../Docs/R1-135260.zip</vt:lpwstr>
      </vt:variant>
      <vt:variant>
        <vt:lpwstr/>
      </vt:variant>
      <vt:variant>
        <vt:i4>4456463</vt:i4>
      </vt:variant>
      <vt:variant>
        <vt:i4>2508</vt:i4>
      </vt:variant>
      <vt:variant>
        <vt:i4>0</vt:i4>
      </vt:variant>
      <vt:variant>
        <vt:i4>5</vt:i4>
      </vt:variant>
      <vt:variant>
        <vt:lpwstr>../Docs/R1-135206.zip</vt:lpwstr>
      </vt:variant>
      <vt:variant>
        <vt:lpwstr/>
      </vt:variant>
      <vt:variant>
        <vt:i4>4325384</vt:i4>
      </vt:variant>
      <vt:variant>
        <vt:i4>2505</vt:i4>
      </vt:variant>
      <vt:variant>
        <vt:i4>0</vt:i4>
      </vt:variant>
      <vt:variant>
        <vt:i4>5</vt:i4>
      </vt:variant>
      <vt:variant>
        <vt:lpwstr>../Docs/R1-135162.zip</vt:lpwstr>
      </vt:variant>
      <vt:variant>
        <vt:lpwstr/>
      </vt:variant>
      <vt:variant>
        <vt:i4>4456450</vt:i4>
      </vt:variant>
      <vt:variant>
        <vt:i4>2502</vt:i4>
      </vt:variant>
      <vt:variant>
        <vt:i4>0</vt:i4>
      </vt:variant>
      <vt:variant>
        <vt:i4>5</vt:i4>
      </vt:variant>
      <vt:variant>
        <vt:lpwstr>../Docs/R1-135108.zip</vt:lpwstr>
      </vt:variant>
      <vt:variant>
        <vt:lpwstr/>
      </vt:variant>
      <vt:variant>
        <vt:i4>4390925</vt:i4>
      </vt:variant>
      <vt:variant>
        <vt:i4>2499</vt:i4>
      </vt:variant>
      <vt:variant>
        <vt:i4>0</vt:i4>
      </vt:variant>
      <vt:variant>
        <vt:i4>5</vt:i4>
      </vt:variant>
      <vt:variant>
        <vt:lpwstr>../Docs/R1-135076.zip</vt:lpwstr>
      </vt:variant>
      <vt:variant>
        <vt:lpwstr/>
      </vt:variant>
      <vt:variant>
        <vt:i4>4587523</vt:i4>
      </vt:variant>
      <vt:variant>
        <vt:i4>2496</vt:i4>
      </vt:variant>
      <vt:variant>
        <vt:i4>0</vt:i4>
      </vt:variant>
      <vt:variant>
        <vt:i4>5</vt:i4>
      </vt:variant>
      <vt:variant>
        <vt:lpwstr>../Docs/R1-135028.zip</vt:lpwstr>
      </vt:variant>
      <vt:variant>
        <vt:lpwstr/>
      </vt:variant>
      <vt:variant>
        <vt:i4>4259854</vt:i4>
      </vt:variant>
      <vt:variant>
        <vt:i4>2493</vt:i4>
      </vt:variant>
      <vt:variant>
        <vt:i4>0</vt:i4>
      </vt:variant>
      <vt:variant>
        <vt:i4>5</vt:i4>
      </vt:variant>
      <vt:variant>
        <vt:lpwstr>../Docs/R1-135653.zip</vt:lpwstr>
      </vt:variant>
      <vt:variant>
        <vt:lpwstr/>
      </vt:variant>
      <vt:variant>
        <vt:i4>4390927</vt:i4>
      </vt:variant>
      <vt:variant>
        <vt:i4>2490</vt:i4>
      </vt:variant>
      <vt:variant>
        <vt:i4>0</vt:i4>
      </vt:variant>
      <vt:variant>
        <vt:i4>5</vt:i4>
      </vt:variant>
      <vt:variant>
        <vt:lpwstr>../Docs/R1-134561.zip</vt:lpwstr>
      </vt:variant>
      <vt:variant>
        <vt:lpwstr/>
      </vt:variant>
      <vt:variant>
        <vt:i4>4456463</vt:i4>
      </vt:variant>
      <vt:variant>
        <vt:i4>2487</vt:i4>
      </vt:variant>
      <vt:variant>
        <vt:i4>0</vt:i4>
      </vt:variant>
      <vt:variant>
        <vt:i4>5</vt:i4>
      </vt:variant>
      <vt:variant>
        <vt:lpwstr>../Docs/R1-135602.zip</vt:lpwstr>
      </vt:variant>
      <vt:variant>
        <vt:lpwstr/>
      </vt:variant>
      <vt:variant>
        <vt:i4>4390919</vt:i4>
      </vt:variant>
      <vt:variant>
        <vt:i4>2484</vt:i4>
      </vt:variant>
      <vt:variant>
        <vt:i4>0</vt:i4>
      </vt:variant>
      <vt:variant>
        <vt:i4>5</vt:i4>
      </vt:variant>
      <vt:variant>
        <vt:lpwstr>../Docs/R1-135579.zip</vt:lpwstr>
      </vt:variant>
      <vt:variant>
        <vt:lpwstr/>
      </vt:variant>
      <vt:variant>
        <vt:i4>4325384</vt:i4>
      </vt:variant>
      <vt:variant>
        <vt:i4>2481</vt:i4>
      </vt:variant>
      <vt:variant>
        <vt:i4>0</vt:i4>
      </vt:variant>
      <vt:variant>
        <vt:i4>5</vt:i4>
      </vt:variant>
      <vt:variant>
        <vt:lpwstr>../Docs/R1-135467.zip</vt:lpwstr>
      </vt:variant>
      <vt:variant>
        <vt:lpwstr/>
      </vt:variant>
      <vt:variant>
        <vt:i4>4194319</vt:i4>
      </vt:variant>
      <vt:variant>
        <vt:i4>2478</vt:i4>
      </vt:variant>
      <vt:variant>
        <vt:i4>0</vt:i4>
      </vt:variant>
      <vt:variant>
        <vt:i4>5</vt:i4>
      </vt:variant>
      <vt:variant>
        <vt:lpwstr>../Docs/R1-135347.zip</vt:lpwstr>
      </vt:variant>
      <vt:variant>
        <vt:lpwstr/>
      </vt:variant>
      <vt:variant>
        <vt:i4>4456458</vt:i4>
      </vt:variant>
      <vt:variant>
        <vt:i4>2475</vt:i4>
      </vt:variant>
      <vt:variant>
        <vt:i4>0</vt:i4>
      </vt:variant>
      <vt:variant>
        <vt:i4>5</vt:i4>
      </vt:variant>
      <vt:variant>
        <vt:lpwstr>../Docs/R1-135302.zip</vt:lpwstr>
      </vt:variant>
      <vt:variant>
        <vt:lpwstr/>
      </vt:variant>
      <vt:variant>
        <vt:i4>4980747</vt:i4>
      </vt:variant>
      <vt:variant>
        <vt:i4>2472</vt:i4>
      </vt:variant>
      <vt:variant>
        <vt:i4>0</vt:i4>
      </vt:variant>
      <vt:variant>
        <vt:i4>5</vt:i4>
      </vt:variant>
      <vt:variant>
        <vt:lpwstr>../Docs/R1-135282.zip</vt:lpwstr>
      </vt:variant>
      <vt:variant>
        <vt:lpwstr/>
      </vt:variant>
      <vt:variant>
        <vt:i4>4456460</vt:i4>
      </vt:variant>
      <vt:variant>
        <vt:i4>2469</vt:i4>
      </vt:variant>
      <vt:variant>
        <vt:i4>0</vt:i4>
      </vt:variant>
      <vt:variant>
        <vt:i4>5</vt:i4>
      </vt:variant>
      <vt:variant>
        <vt:lpwstr>../Docs/R1-135205.zip</vt:lpwstr>
      </vt:variant>
      <vt:variant>
        <vt:lpwstr/>
      </vt:variant>
      <vt:variant>
        <vt:i4>4325387</vt:i4>
      </vt:variant>
      <vt:variant>
        <vt:i4>2466</vt:i4>
      </vt:variant>
      <vt:variant>
        <vt:i4>0</vt:i4>
      </vt:variant>
      <vt:variant>
        <vt:i4>5</vt:i4>
      </vt:variant>
      <vt:variant>
        <vt:lpwstr>../Docs/R1-135161.zip</vt:lpwstr>
      </vt:variant>
      <vt:variant>
        <vt:lpwstr/>
      </vt:variant>
      <vt:variant>
        <vt:i4>4653068</vt:i4>
      </vt:variant>
      <vt:variant>
        <vt:i4>2463</vt:i4>
      </vt:variant>
      <vt:variant>
        <vt:i4>0</vt:i4>
      </vt:variant>
      <vt:variant>
        <vt:i4>5</vt:i4>
      </vt:variant>
      <vt:variant>
        <vt:lpwstr>../Docs/R1-135136.zip</vt:lpwstr>
      </vt:variant>
      <vt:variant>
        <vt:lpwstr/>
      </vt:variant>
      <vt:variant>
        <vt:i4>4456461</vt:i4>
      </vt:variant>
      <vt:variant>
        <vt:i4>2460</vt:i4>
      </vt:variant>
      <vt:variant>
        <vt:i4>0</vt:i4>
      </vt:variant>
      <vt:variant>
        <vt:i4>5</vt:i4>
      </vt:variant>
      <vt:variant>
        <vt:lpwstr>../Docs/R1-135107.zip</vt:lpwstr>
      </vt:variant>
      <vt:variant>
        <vt:lpwstr/>
      </vt:variant>
      <vt:variant>
        <vt:i4>4587532</vt:i4>
      </vt:variant>
      <vt:variant>
        <vt:i4>2457</vt:i4>
      </vt:variant>
      <vt:variant>
        <vt:i4>0</vt:i4>
      </vt:variant>
      <vt:variant>
        <vt:i4>5</vt:i4>
      </vt:variant>
      <vt:variant>
        <vt:lpwstr>../Docs/R1-135027.zip</vt:lpwstr>
      </vt:variant>
      <vt:variant>
        <vt:lpwstr/>
      </vt:variant>
      <vt:variant>
        <vt:i4>4980744</vt:i4>
      </vt:variant>
      <vt:variant>
        <vt:i4>2454</vt:i4>
      </vt:variant>
      <vt:variant>
        <vt:i4>0</vt:i4>
      </vt:variant>
      <vt:variant>
        <vt:i4>5</vt:i4>
      </vt:variant>
      <vt:variant>
        <vt:lpwstr>../Docs/R1-135281.zip</vt:lpwstr>
      </vt:variant>
      <vt:variant>
        <vt:lpwstr/>
      </vt:variant>
      <vt:variant>
        <vt:i4>4521986</vt:i4>
      </vt:variant>
      <vt:variant>
        <vt:i4>2451</vt:i4>
      </vt:variant>
      <vt:variant>
        <vt:i4>0</vt:i4>
      </vt:variant>
      <vt:variant>
        <vt:i4>5</vt:i4>
      </vt:variant>
      <vt:variant>
        <vt:lpwstr>../Docs/R1-136029.zip</vt:lpwstr>
      </vt:variant>
      <vt:variant>
        <vt:lpwstr/>
      </vt:variant>
      <vt:variant>
        <vt:i4>2686984</vt:i4>
      </vt:variant>
      <vt:variant>
        <vt:i4>2448</vt:i4>
      </vt:variant>
      <vt:variant>
        <vt:i4>0</vt:i4>
      </vt:variant>
      <vt:variant>
        <vt:i4>5</vt:i4>
      </vt:variant>
      <vt:variant>
        <vt:lpwstr>http://www.3gpp.org/ftp/tsg_ran/TSG_RAN/TSGR_60/Docs/RP-130833.zip</vt:lpwstr>
      </vt:variant>
      <vt:variant>
        <vt:lpwstr/>
      </vt:variant>
      <vt:variant>
        <vt:i4>4653058</vt:i4>
      </vt:variant>
      <vt:variant>
        <vt:i4>2445</vt:i4>
      </vt:variant>
      <vt:variant>
        <vt:i4>0</vt:i4>
      </vt:variant>
      <vt:variant>
        <vt:i4>5</vt:i4>
      </vt:variant>
      <vt:variant>
        <vt:lpwstr>../Docs/R1-136009.zip</vt:lpwstr>
      </vt:variant>
      <vt:variant>
        <vt:lpwstr/>
      </vt:variant>
      <vt:variant>
        <vt:i4>4653064</vt:i4>
      </vt:variant>
      <vt:variant>
        <vt:i4>2439</vt:i4>
      </vt:variant>
      <vt:variant>
        <vt:i4>0</vt:i4>
      </vt:variant>
      <vt:variant>
        <vt:i4>5</vt:i4>
      </vt:variant>
      <vt:variant>
        <vt:lpwstr>../Docs/R1-136003.zip</vt:lpwstr>
      </vt:variant>
      <vt:variant>
        <vt:lpwstr/>
      </vt:variant>
      <vt:variant>
        <vt:i4>4259840</vt:i4>
      </vt:variant>
      <vt:variant>
        <vt:i4>2436</vt:i4>
      </vt:variant>
      <vt:variant>
        <vt:i4>0</vt:i4>
      </vt:variant>
      <vt:variant>
        <vt:i4>5</vt:i4>
      </vt:variant>
      <vt:variant>
        <vt:lpwstr>../Docs/R1-135259.zip</vt:lpwstr>
      </vt:variant>
      <vt:variant>
        <vt:lpwstr/>
      </vt:variant>
      <vt:variant>
        <vt:i4>4653062</vt:i4>
      </vt:variant>
      <vt:variant>
        <vt:i4>2433</vt:i4>
      </vt:variant>
      <vt:variant>
        <vt:i4>0</vt:i4>
      </vt:variant>
      <vt:variant>
        <vt:i4>5</vt:i4>
      </vt:variant>
      <vt:variant>
        <vt:lpwstr>../Docs/R1-135835.zip</vt:lpwstr>
      </vt:variant>
      <vt:variant>
        <vt:lpwstr/>
      </vt:variant>
      <vt:variant>
        <vt:i4>4194314</vt:i4>
      </vt:variant>
      <vt:variant>
        <vt:i4>2430</vt:i4>
      </vt:variant>
      <vt:variant>
        <vt:i4>0</vt:i4>
      </vt:variant>
      <vt:variant>
        <vt:i4>5</vt:i4>
      </vt:variant>
      <vt:variant>
        <vt:lpwstr>../Docs/R1-135243.zip</vt:lpwstr>
      </vt:variant>
      <vt:variant>
        <vt:lpwstr/>
      </vt:variant>
      <vt:variant>
        <vt:i4>4521984</vt:i4>
      </vt:variant>
      <vt:variant>
        <vt:i4>2427</vt:i4>
      </vt:variant>
      <vt:variant>
        <vt:i4>0</vt:i4>
      </vt:variant>
      <vt:variant>
        <vt:i4>5</vt:i4>
      </vt:variant>
      <vt:variant>
        <vt:lpwstr>../Docs/R1-135813.zip</vt:lpwstr>
      </vt:variant>
      <vt:variant>
        <vt:lpwstr/>
      </vt:variant>
      <vt:variant>
        <vt:i4>4390920</vt:i4>
      </vt:variant>
      <vt:variant>
        <vt:i4>2424</vt:i4>
      </vt:variant>
      <vt:variant>
        <vt:i4>0</vt:i4>
      </vt:variant>
      <vt:variant>
        <vt:i4>5</vt:i4>
      </vt:variant>
      <vt:variant>
        <vt:lpwstr>../Docs/R1-135774.zip</vt:lpwstr>
      </vt:variant>
      <vt:variant>
        <vt:lpwstr/>
      </vt:variant>
      <vt:variant>
        <vt:i4>4259855</vt:i4>
      </vt:variant>
      <vt:variant>
        <vt:i4>2421</vt:i4>
      </vt:variant>
      <vt:variant>
        <vt:i4>0</vt:i4>
      </vt:variant>
      <vt:variant>
        <vt:i4>5</vt:i4>
      </vt:variant>
      <vt:variant>
        <vt:lpwstr>../Docs/R1-135652.zip</vt:lpwstr>
      </vt:variant>
      <vt:variant>
        <vt:lpwstr/>
      </vt:variant>
      <vt:variant>
        <vt:i4>4259852</vt:i4>
      </vt:variant>
      <vt:variant>
        <vt:i4>2418</vt:i4>
      </vt:variant>
      <vt:variant>
        <vt:i4>0</vt:i4>
      </vt:variant>
      <vt:variant>
        <vt:i4>5</vt:i4>
      </vt:variant>
      <vt:variant>
        <vt:lpwstr>../Docs/R1-135651.zip</vt:lpwstr>
      </vt:variant>
      <vt:variant>
        <vt:lpwstr/>
      </vt:variant>
      <vt:variant>
        <vt:i4>4259853</vt:i4>
      </vt:variant>
      <vt:variant>
        <vt:i4>2415</vt:i4>
      </vt:variant>
      <vt:variant>
        <vt:i4>0</vt:i4>
      </vt:variant>
      <vt:variant>
        <vt:i4>5</vt:i4>
      </vt:variant>
      <vt:variant>
        <vt:lpwstr>../Docs/R1-135650.zip</vt:lpwstr>
      </vt:variant>
      <vt:variant>
        <vt:lpwstr/>
      </vt:variant>
      <vt:variant>
        <vt:i4>4194308</vt:i4>
      </vt:variant>
      <vt:variant>
        <vt:i4>2412</vt:i4>
      </vt:variant>
      <vt:variant>
        <vt:i4>0</vt:i4>
      </vt:variant>
      <vt:variant>
        <vt:i4>5</vt:i4>
      </vt:variant>
      <vt:variant>
        <vt:lpwstr>../Docs/R1-135649.zip</vt:lpwstr>
      </vt:variant>
      <vt:variant>
        <vt:lpwstr/>
      </vt:variant>
      <vt:variant>
        <vt:i4>4653069</vt:i4>
      </vt:variant>
      <vt:variant>
        <vt:i4>2409</vt:i4>
      </vt:variant>
      <vt:variant>
        <vt:i4>0</vt:i4>
      </vt:variant>
      <vt:variant>
        <vt:i4>5</vt:i4>
      </vt:variant>
      <vt:variant>
        <vt:lpwstr>../Docs/R1-135630.zip</vt:lpwstr>
      </vt:variant>
      <vt:variant>
        <vt:lpwstr/>
      </vt:variant>
      <vt:variant>
        <vt:i4>4587524</vt:i4>
      </vt:variant>
      <vt:variant>
        <vt:i4>2406</vt:i4>
      </vt:variant>
      <vt:variant>
        <vt:i4>0</vt:i4>
      </vt:variant>
      <vt:variant>
        <vt:i4>5</vt:i4>
      </vt:variant>
      <vt:variant>
        <vt:lpwstr>../Docs/R1-135629.zip</vt:lpwstr>
      </vt:variant>
      <vt:variant>
        <vt:lpwstr/>
      </vt:variant>
      <vt:variant>
        <vt:i4>4587525</vt:i4>
      </vt:variant>
      <vt:variant>
        <vt:i4>2403</vt:i4>
      </vt:variant>
      <vt:variant>
        <vt:i4>0</vt:i4>
      </vt:variant>
      <vt:variant>
        <vt:i4>5</vt:i4>
      </vt:variant>
      <vt:variant>
        <vt:lpwstr>../Docs/R1-135628.zip</vt:lpwstr>
      </vt:variant>
      <vt:variant>
        <vt:lpwstr/>
      </vt:variant>
      <vt:variant>
        <vt:i4>4521992</vt:i4>
      </vt:variant>
      <vt:variant>
        <vt:i4>2400</vt:i4>
      </vt:variant>
      <vt:variant>
        <vt:i4>0</vt:i4>
      </vt:variant>
      <vt:variant>
        <vt:i4>5</vt:i4>
      </vt:variant>
      <vt:variant>
        <vt:lpwstr>../Docs/R1-135615.zip</vt:lpwstr>
      </vt:variant>
      <vt:variant>
        <vt:lpwstr/>
      </vt:variant>
      <vt:variant>
        <vt:i4>4390918</vt:i4>
      </vt:variant>
      <vt:variant>
        <vt:i4>2397</vt:i4>
      </vt:variant>
      <vt:variant>
        <vt:i4>0</vt:i4>
      </vt:variant>
      <vt:variant>
        <vt:i4>5</vt:i4>
      </vt:variant>
      <vt:variant>
        <vt:lpwstr>../Docs/R1-135578.zip</vt:lpwstr>
      </vt:variant>
      <vt:variant>
        <vt:lpwstr/>
      </vt:variant>
      <vt:variant>
        <vt:i4>4259848</vt:i4>
      </vt:variant>
      <vt:variant>
        <vt:i4>2394</vt:i4>
      </vt:variant>
      <vt:variant>
        <vt:i4>0</vt:i4>
      </vt:variant>
      <vt:variant>
        <vt:i4>5</vt:i4>
      </vt:variant>
      <vt:variant>
        <vt:lpwstr>../Docs/R1-135556.zip</vt:lpwstr>
      </vt:variant>
      <vt:variant>
        <vt:lpwstr/>
      </vt:variant>
      <vt:variant>
        <vt:i4>4521996</vt:i4>
      </vt:variant>
      <vt:variant>
        <vt:i4>2391</vt:i4>
      </vt:variant>
      <vt:variant>
        <vt:i4>0</vt:i4>
      </vt:variant>
      <vt:variant>
        <vt:i4>5</vt:i4>
      </vt:variant>
      <vt:variant>
        <vt:lpwstr>../Docs/R1-135512.zip</vt:lpwstr>
      </vt:variant>
      <vt:variant>
        <vt:lpwstr/>
      </vt:variant>
      <vt:variant>
        <vt:i4>4325385</vt:i4>
      </vt:variant>
      <vt:variant>
        <vt:i4>2388</vt:i4>
      </vt:variant>
      <vt:variant>
        <vt:i4>0</vt:i4>
      </vt:variant>
      <vt:variant>
        <vt:i4>5</vt:i4>
      </vt:variant>
      <vt:variant>
        <vt:lpwstr>../Docs/R1-135466.zip</vt:lpwstr>
      </vt:variant>
      <vt:variant>
        <vt:lpwstr/>
      </vt:variant>
      <vt:variant>
        <vt:i4>4325386</vt:i4>
      </vt:variant>
      <vt:variant>
        <vt:i4>2385</vt:i4>
      </vt:variant>
      <vt:variant>
        <vt:i4>0</vt:i4>
      </vt:variant>
      <vt:variant>
        <vt:i4>5</vt:i4>
      </vt:variant>
      <vt:variant>
        <vt:lpwstr>../Docs/R1-135465.zip</vt:lpwstr>
      </vt:variant>
      <vt:variant>
        <vt:lpwstr/>
      </vt:variant>
      <vt:variant>
        <vt:i4>4325387</vt:i4>
      </vt:variant>
      <vt:variant>
        <vt:i4>2382</vt:i4>
      </vt:variant>
      <vt:variant>
        <vt:i4>0</vt:i4>
      </vt:variant>
      <vt:variant>
        <vt:i4>5</vt:i4>
      </vt:variant>
      <vt:variant>
        <vt:lpwstr>../Docs/R1-135464.zip</vt:lpwstr>
      </vt:variant>
      <vt:variant>
        <vt:lpwstr/>
      </vt:variant>
      <vt:variant>
        <vt:i4>4325388</vt:i4>
      </vt:variant>
      <vt:variant>
        <vt:i4>2379</vt:i4>
      </vt:variant>
      <vt:variant>
        <vt:i4>0</vt:i4>
      </vt:variant>
      <vt:variant>
        <vt:i4>5</vt:i4>
      </vt:variant>
      <vt:variant>
        <vt:lpwstr>../Docs/R1-135463.zip</vt:lpwstr>
      </vt:variant>
      <vt:variant>
        <vt:lpwstr/>
      </vt:variant>
      <vt:variant>
        <vt:i4>4194312</vt:i4>
      </vt:variant>
      <vt:variant>
        <vt:i4>2376</vt:i4>
      </vt:variant>
      <vt:variant>
        <vt:i4>0</vt:i4>
      </vt:variant>
      <vt:variant>
        <vt:i4>5</vt:i4>
      </vt:variant>
      <vt:variant>
        <vt:lpwstr>../Docs/R1-135447.zip</vt:lpwstr>
      </vt:variant>
      <vt:variant>
        <vt:lpwstr/>
      </vt:variant>
      <vt:variant>
        <vt:i4>4194316</vt:i4>
      </vt:variant>
      <vt:variant>
        <vt:i4>2373</vt:i4>
      </vt:variant>
      <vt:variant>
        <vt:i4>0</vt:i4>
      </vt:variant>
      <vt:variant>
        <vt:i4>5</vt:i4>
      </vt:variant>
      <vt:variant>
        <vt:lpwstr>../Docs/R1-135443.zip</vt:lpwstr>
      </vt:variant>
      <vt:variant>
        <vt:lpwstr/>
      </vt:variant>
      <vt:variant>
        <vt:i4>4194317</vt:i4>
      </vt:variant>
      <vt:variant>
        <vt:i4>2370</vt:i4>
      </vt:variant>
      <vt:variant>
        <vt:i4>0</vt:i4>
      </vt:variant>
      <vt:variant>
        <vt:i4>5</vt:i4>
      </vt:variant>
      <vt:variant>
        <vt:lpwstr>../Docs/R1-135442.zip</vt:lpwstr>
      </vt:variant>
      <vt:variant>
        <vt:lpwstr/>
      </vt:variant>
      <vt:variant>
        <vt:i4>4653071</vt:i4>
      </vt:variant>
      <vt:variant>
        <vt:i4>2367</vt:i4>
      </vt:variant>
      <vt:variant>
        <vt:i4>0</vt:i4>
      </vt:variant>
      <vt:variant>
        <vt:i4>5</vt:i4>
      </vt:variant>
      <vt:variant>
        <vt:lpwstr>../Docs/R1-135430.zip</vt:lpwstr>
      </vt:variant>
      <vt:variant>
        <vt:lpwstr/>
      </vt:variant>
      <vt:variant>
        <vt:i4>4587526</vt:i4>
      </vt:variant>
      <vt:variant>
        <vt:i4>2364</vt:i4>
      </vt:variant>
      <vt:variant>
        <vt:i4>0</vt:i4>
      </vt:variant>
      <vt:variant>
        <vt:i4>5</vt:i4>
      </vt:variant>
      <vt:variant>
        <vt:lpwstr>../Docs/R1-135429.zip</vt:lpwstr>
      </vt:variant>
      <vt:variant>
        <vt:lpwstr/>
      </vt:variant>
      <vt:variant>
        <vt:i4>4980747</vt:i4>
      </vt:variant>
      <vt:variant>
        <vt:i4>2361</vt:i4>
      </vt:variant>
      <vt:variant>
        <vt:i4>0</vt:i4>
      </vt:variant>
      <vt:variant>
        <vt:i4>5</vt:i4>
      </vt:variant>
      <vt:variant>
        <vt:lpwstr>../Docs/R1-135383.zip</vt:lpwstr>
      </vt:variant>
      <vt:variant>
        <vt:lpwstr/>
      </vt:variant>
      <vt:variant>
        <vt:i4>4194317</vt:i4>
      </vt:variant>
      <vt:variant>
        <vt:i4>2358</vt:i4>
      </vt:variant>
      <vt:variant>
        <vt:i4>0</vt:i4>
      </vt:variant>
      <vt:variant>
        <vt:i4>5</vt:i4>
      </vt:variant>
      <vt:variant>
        <vt:lpwstr>../Docs/R1-135345.zip</vt:lpwstr>
      </vt:variant>
      <vt:variant>
        <vt:lpwstr/>
      </vt:variant>
      <vt:variant>
        <vt:i4>4194316</vt:i4>
      </vt:variant>
      <vt:variant>
        <vt:i4>2355</vt:i4>
      </vt:variant>
      <vt:variant>
        <vt:i4>0</vt:i4>
      </vt:variant>
      <vt:variant>
        <vt:i4>5</vt:i4>
      </vt:variant>
      <vt:variant>
        <vt:lpwstr>../Docs/R1-135344.zip</vt:lpwstr>
      </vt:variant>
      <vt:variant>
        <vt:lpwstr/>
      </vt:variant>
      <vt:variant>
        <vt:i4>4194315</vt:i4>
      </vt:variant>
      <vt:variant>
        <vt:i4>2352</vt:i4>
      </vt:variant>
      <vt:variant>
        <vt:i4>0</vt:i4>
      </vt:variant>
      <vt:variant>
        <vt:i4>5</vt:i4>
      </vt:variant>
      <vt:variant>
        <vt:lpwstr>../Docs/R1-135343.zip</vt:lpwstr>
      </vt:variant>
      <vt:variant>
        <vt:lpwstr/>
      </vt:variant>
      <vt:variant>
        <vt:i4>4456457</vt:i4>
      </vt:variant>
      <vt:variant>
        <vt:i4>2349</vt:i4>
      </vt:variant>
      <vt:variant>
        <vt:i4>0</vt:i4>
      </vt:variant>
      <vt:variant>
        <vt:i4>5</vt:i4>
      </vt:variant>
      <vt:variant>
        <vt:lpwstr>../Docs/R1-135301.zip</vt:lpwstr>
      </vt:variant>
      <vt:variant>
        <vt:lpwstr/>
      </vt:variant>
      <vt:variant>
        <vt:i4>4390925</vt:i4>
      </vt:variant>
      <vt:variant>
        <vt:i4>2346</vt:i4>
      </vt:variant>
      <vt:variant>
        <vt:i4>0</vt:i4>
      </vt:variant>
      <vt:variant>
        <vt:i4>5</vt:i4>
      </vt:variant>
      <vt:variant>
        <vt:lpwstr>../Docs/R1-135274.zip</vt:lpwstr>
      </vt:variant>
      <vt:variant>
        <vt:lpwstr/>
      </vt:variant>
      <vt:variant>
        <vt:i4>4259841</vt:i4>
      </vt:variant>
      <vt:variant>
        <vt:i4>2343</vt:i4>
      </vt:variant>
      <vt:variant>
        <vt:i4>0</vt:i4>
      </vt:variant>
      <vt:variant>
        <vt:i4>5</vt:i4>
      </vt:variant>
      <vt:variant>
        <vt:lpwstr>../Docs/R1-135258.zip</vt:lpwstr>
      </vt:variant>
      <vt:variant>
        <vt:lpwstr/>
      </vt:variant>
      <vt:variant>
        <vt:i4>4456461</vt:i4>
      </vt:variant>
      <vt:variant>
        <vt:i4>2340</vt:i4>
      </vt:variant>
      <vt:variant>
        <vt:i4>0</vt:i4>
      </vt:variant>
      <vt:variant>
        <vt:i4>5</vt:i4>
      </vt:variant>
      <vt:variant>
        <vt:lpwstr>../Docs/R1-135204.zip</vt:lpwstr>
      </vt:variant>
      <vt:variant>
        <vt:lpwstr/>
      </vt:variant>
      <vt:variant>
        <vt:i4>4456458</vt:i4>
      </vt:variant>
      <vt:variant>
        <vt:i4>2337</vt:i4>
      </vt:variant>
      <vt:variant>
        <vt:i4>0</vt:i4>
      </vt:variant>
      <vt:variant>
        <vt:i4>5</vt:i4>
      </vt:variant>
      <vt:variant>
        <vt:lpwstr>../Docs/R1-135203.zip</vt:lpwstr>
      </vt:variant>
      <vt:variant>
        <vt:lpwstr/>
      </vt:variant>
      <vt:variant>
        <vt:i4>4456459</vt:i4>
      </vt:variant>
      <vt:variant>
        <vt:i4>2334</vt:i4>
      </vt:variant>
      <vt:variant>
        <vt:i4>0</vt:i4>
      </vt:variant>
      <vt:variant>
        <vt:i4>5</vt:i4>
      </vt:variant>
      <vt:variant>
        <vt:lpwstr>../Docs/R1-135202.zip</vt:lpwstr>
      </vt:variant>
      <vt:variant>
        <vt:lpwstr/>
      </vt:variant>
      <vt:variant>
        <vt:i4>4456456</vt:i4>
      </vt:variant>
      <vt:variant>
        <vt:i4>2331</vt:i4>
      </vt:variant>
      <vt:variant>
        <vt:i4>0</vt:i4>
      </vt:variant>
      <vt:variant>
        <vt:i4>5</vt:i4>
      </vt:variant>
      <vt:variant>
        <vt:lpwstr>../Docs/R1-135201.zip</vt:lpwstr>
      </vt:variant>
      <vt:variant>
        <vt:lpwstr/>
      </vt:variant>
      <vt:variant>
        <vt:i4>4325386</vt:i4>
      </vt:variant>
      <vt:variant>
        <vt:i4>2328</vt:i4>
      </vt:variant>
      <vt:variant>
        <vt:i4>0</vt:i4>
      </vt:variant>
      <vt:variant>
        <vt:i4>5</vt:i4>
      </vt:variant>
      <vt:variant>
        <vt:lpwstr>../Docs/R1-135160.zip</vt:lpwstr>
      </vt:variant>
      <vt:variant>
        <vt:lpwstr/>
      </vt:variant>
      <vt:variant>
        <vt:i4>4456460</vt:i4>
      </vt:variant>
      <vt:variant>
        <vt:i4>2325</vt:i4>
      </vt:variant>
      <vt:variant>
        <vt:i4>0</vt:i4>
      </vt:variant>
      <vt:variant>
        <vt:i4>5</vt:i4>
      </vt:variant>
      <vt:variant>
        <vt:lpwstr>../Docs/R1-135106.zip</vt:lpwstr>
      </vt:variant>
      <vt:variant>
        <vt:lpwstr/>
      </vt:variant>
      <vt:variant>
        <vt:i4>4390926</vt:i4>
      </vt:variant>
      <vt:variant>
        <vt:i4>2322</vt:i4>
      </vt:variant>
      <vt:variant>
        <vt:i4>0</vt:i4>
      </vt:variant>
      <vt:variant>
        <vt:i4>5</vt:i4>
      </vt:variant>
      <vt:variant>
        <vt:lpwstr>../Docs/R1-135075.zip</vt:lpwstr>
      </vt:variant>
      <vt:variant>
        <vt:lpwstr/>
      </vt:variant>
      <vt:variant>
        <vt:i4>4390927</vt:i4>
      </vt:variant>
      <vt:variant>
        <vt:i4>2319</vt:i4>
      </vt:variant>
      <vt:variant>
        <vt:i4>0</vt:i4>
      </vt:variant>
      <vt:variant>
        <vt:i4>5</vt:i4>
      </vt:variant>
      <vt:variant>
        <vt:lpwstr>../Docs/R1-135074.zip</vt:lpwstr>
      </vt:variant>
      <vt:variant>
        <vt:lpwstr/>
      </vt:variant>
      <vt:variant>
        <vt:i4>4390920</vt:i4>
      </vt:variant>
      <vt:variant>
        <vt:i4>2316</vt:i4>
      </vt:variant>
      <vt:variant>
        <vt:i4>0</vt:i4>
      </vt:variant>
      <vt:variant>
        <vt:i4>5</vt:i4>
      </vt:variant>
      <vt:variant>
        <vt:lpwstr>../Docs/R1-135073.zip</vt:lpwstr>
      </vt:variant>
      <vt:variant>
        <vt:lpwstr/>
      </vt:variant>
      <vt:variant>
        <vt:i4>4390921</vt:i4>
      </vt:variant>
      <vt:variant>
        <vt:i4>2313</vt:i4>
      </vt:variant>
      <vt:variant>
        <vt:i4>0</vt:i4>
      </vt:variant>
      <vt:variant>
        <vt:i4>5</vt:i4>
      </vt:variant>
      <vt:variant>
        <vt:lpwstr>../Docs/R1-135072.zip</vt:lpwstr>
      </vt:variant>
      <vt:variant>
        <vt:lpwstr/>
      </vt:variant>
      <vt:variant>
        <vt:i4>4390922</vt:i4>
      </vt:variant>
      <vt:variant>
        <vt:i4>2310</vt:i4>
      </vt:variant>
      <vt:variant>
        <vt:i4>0</vt:i4>
      </vt:variant>
      <vt:variant>
        <vt:i4>5</vt:i4>
      </vt:variant>
      <vt:variant>
        <vt:lpwstr>../Docs/R1-135071.zip</vt:lpwstr>
      </vt:variant>
      <vt:variant>
        <vt:lpwstr/>
      </vt:variant>
      <vt:variant>
        <vt:i4>4390923</vt:i4>
      </vt:variant>
      <vt:variant>
        <vt:i4>2307</vt:i4>
      </vt:variant>
      <vt:variant>
        <vt:i4>0</vt:i4>
      </vt:variant>
      <vt:variant>
        <vt:i4>5</vt:i4>
      </vt:variant>
      <vt:variant>
        <vt:lpwstr>../Docs/R1-135070.zip</vt:lpwstr>
      </vt:variant>
      <vt:variant>
        <vt:lpwstr/>
      </vt:variant>
      <vt:variant>
        <vt:i4>4587533</vt:i4>
      </vt:variant>
      <vt:variant>
        <vt:i4>2304</vt:i4>
      </vt:variant>
      <vt:variant>
        <vt:i4>0</vt:i4>
      </vt:variant>
      <vt:variant>
        <vt:i4>5</vt:i4>
      </vt:variant>
      <vt:variant>
        <vt:lpwstr>../Docs/R1-135026.zip</vt:lpwstr>
      </vt:variant>
      <vt:variant>
        <vt:lpwstr/>
      </vt:variant>
      <vt:variant>
        <vt:i4>4587534</vt:i4>
      </vt:variant>
      <vt:variant>
        <vt:i4>2301</vt:i4>
      </vt:variant>
      <vt:variant>
        <vt:i4>0</vt:i4>
      </vt:variant>
      <vt:variant>
        <vt:i4>5</vt:i4>
      </vt:variant>
      <vt:variant>
        <vt:lpwstr>../Docs/R1-135025.zip</vt:lpwstr>
      </vt:variant>
      <vt:variant>
        <vt:lpwstr/>
      </vt:variant>
      <vt:variant>
        <vt:i4>4587535</vt:i4>
      </vt:variant>
      <vt:variant>
        <vt:i4>2298</vt:i4>
      </vt:variant>
      <vt:variant>
        <vt:i4>0</vt:i4>
      </vt:variant>
      <vt:variant>
        <vt:i4>5</vt:i4>
      </vt:variant>
      <vt:variant>
        <vt:lpwstr>../Docs/R1-135024.zip</vt:lpwstr>
      </vt:variant>
      <vt:variant>
        <vt:lpwstr/>
      </vt:variant>
      <vt:variant>
        <vt:i4>4587528</vt:i4>
      </vt:variant>
      <vt:variant>
        <vt:i4>2295</vt:i4>
      </vt:variant>
      <vt:variant>
        <vt:i4>0</vt:i4>
      </vt:variant>
      <vt:variant>
        <vt:i4>5</vt:i4>
      </vt:variant>
      <vt:variant>
        <vt:lpwstr>../Docs/R1-135023.zip</vt:lpwstr>
      </vt:variant>
      <vt:variant>
        <vt:lpwstr/>
      </vt:variant>
      <vt:variant>
        <vt:i4>4521999</vt:i4>
      </vt:variant>
      <vt:variant>
        <vt:i4>2292</vt:i4>
      </vt:variant>
      <vt:variant>
        <vt:i4>0</vt:i4>
      </vt:variant>
      <vt:variant>
        <vt:i4>5</vt:i4>
      </vt:variant>
      <vt:variant>
        <vt:lpwstr>../Docs/R1-136024.zip</vt:lpwstr>
      </vt:variant>
      <vt:variant>
        <vt:lpwstr/>
      </vt:variant>
      <vt:variant>
        <vt:i4>4587535</vt:i4>
      </vt:variant>
      <vt:variant>
        <vt:i4>2289</vt:i4>
      </vt:variant>
      <vt:variant>
        <vt:i4>0</vt:i4>
      </vt:variant>
      <vt:variant>
        <vt:i4>5</vt:i4>
      </vt:variant>
      <vt:variant>
        <vt:lpwstr>../Docs/R1-136014.zip</vt:lpwstr>
      </vt:variant>
      <vt:variant>
        <vt:lpwstr/>
      </vt:variant>
      <vt:variant>
        <vt:i4>4456452</vt:i4>
      </vt:variant>
      <vt:variant>
        <vt:i4>2286</vt:i4>
      </vt:variant>
      <vt:variant>
        <vt:i4>0</vt:i4>
      </vt:variant>
      <vt:variant>
        <vt:i4>5</vt:i4>
      </vt:variant>
      <vt:variant>
        <vt:lpwstr>../Docs/R1-135906.zip</vt:lpwstr>
      </vt:variant>
      <vt:variant>
        <vt:lpwstr/>
      </vt:variant>
      <vt:variant>
        <vt:i4>4194307</vt:i4>
      </vt:variant>
      <vt:variant>
        <vt:i4>2283</vt:i4>
      </vt:variant>
      <vt:variant>
        <vt:i4>0</vt:i4>
      </vt:variant>
      <vt:variant>
        <vt:i4>5</vt:i4>
      </vt:variant>
      <vt:variant>
        <vt:lpwstr>../Docs/R1-135941.zip</vt:lpwstr>
      </vt:variant>
      <vt:variant>
        <vt:lpwstr/>
      </vt:variant>
      <vt:variant>
        <vt:i4>4456452</vt:i4>
      </vt:variant>
      <vt:variant>
        <vt:i4>2280</vt:i4>
      </vt:variant>
      <vt:variant>
        <vt:i4>0</vt:i4>
      </vt:variant>
      <vt:variant>
        <vt:i4>5</vt:i4>
      </vt:variant>
      <vt:variant>
        <vt:lpwstr>../Docs/R1-135906.zip</vt:lpwstr>
      </vt:variant>
      <vt:variant>
        <vt:lpwstr/>
      </vt:variant>
      <vt:variant>
        <vt:i4>4653057</vt:i4>
      </vt:variant>
      <vt:variant>
        <vt:i4>2277</vt:i4>
      </vt:variant>
      <vt:variant>
        <vt:i4>0</vt:i4>
      </vt:variant>
      <vt:variant>
        <vt:i4>5</vt:i4>
      </vt:variant>
      <vt:variant>
        <vt:lpwstr>../Docs/R1-135933.zip</vt:lpwstr>
      </vt:variant>
      <vt:variant>
        <vt:lpwstr/>
      </vt:variant>
      <vt:variant>
        <vt:i4>5046282</vt:i4>
      </vt:variant>
      <vt:variant>
        <vt:i4>2274</vt:i4>
      </vt:variant>
      <vt:variant>
        <vt:i4>0</vt:i4>
      </vt:variant>
      <vt:variant>
        <vt:i4>5</vt:i4>
      </vt:variant>
      <vt:variant>
        <vt:lpwstr>../Docs/R1-135899.zip</vt:lpwstr>
      </vt:variant>
      <vt:variant>
        <vt:lpwstr/>
      </vt:variant>
      <vt:variant>
        <vt:i4>4587532</vt:i4>
      </vt:variant>
      <vt:variant>
        <vt:i4>2271</vt:i4>
      </vt:variant>
      <vt:variant>
        <vt:i4>0</vt:i4>
      </vt:variant>
      <vt:variant>
        <vt:i4>5</vt:i4>
      </vt:variant>
      <vt:variant>
        <vt:lpwstr>../Docs/R1-136017.zip</vt:lpwstr>
      </vt:variant>
      <vt:variant>
        <vt:lpwstr/>
      </vt:variant>
      <vt:variant>
        <vt:i4>4587533</vt:i4>
      </vt:variant>
      <vt:variant>
        <vt:i4>2268</vt:i4>
      </vt:variant>
      <vt:variant>
        <vt:i4>0</vt:i4>
      </vt:variant>
      <vt:variant>
        <vt:i4>5</vt:i4>
      </vt:variant>
      <vt:variant>
        <vt:lpwstr>../Docs/R1-136016.zip</vt:lpwstr>
      </vt:variant>
      <vt:variant>
        <vt:lpwstr/>
      </vt:variant>
      <vt:variant>
        <vt:i4>4653058</vt:i4>
      </vt:variant>
      <vt:variant>
        <vt:i4>2265</vt:i4>
      </vt:variant>
      <vt:variant>
        <vt:i4>0</vt:i4>
      </vt:variant>
      <vt:variant>
        <vt:i4>5</vt:i4>
      </vt:variant>
      <vt:variant>
        <vt:lpwstr>../Docs/R1-136009.zip</vt:lpwstr>
      </vt:variant>
      <vt:variant>
        <vt:lpwstr/>
      </vt:variant>
      <vt:variant>
        <vt:i4>5046283</vt:i4>
      </vt:variant>
      <vt:variant>
        <vt:i4>2262</vt:i4>
      </vt:variant>
      <vt:variant>
        <vt:i4>0</vt:i4>
      </vt:variant>
      <vt:variant>
        <vt:i4>5</vt:i4>
      </vt:variant>
      <vt:variant>
        <vt:lpwstr>../Docs/R1-135898.zip</vt:lpwstr>
      </vt:variant>
      <vt:variant>
        <vt:lpwstr/>
      </vt:variant>
      <vt:variant>
        <vt:i4>4194305</vt:i4>
      </vt:variant>
      <vt:variant>
        <vt:i4>2259</vt:i4>
      </vt:variant>
      <vt:variant>
        <vt:i4>0</vt:i4>
      </vt:variant>
      <vt:variant>
        <vt:i4>5</vt:i4>
      </vt:variant>
      <vt:variant>
        <vt:lpwstr>../Docs/R1-135248.zip</vt:lpwstr>
      </vt:variant>
      <vt:variant>
        <vt:lpwstr/>
      </vt:variant>
      <vt:variant>
        <vt:i4>4521997</vt:i4>
      </vt:variant>
      <vt:variant>
        <vt:i4>2256</vt:i4>
      </vt:variant>
      <vt:variant>
        <vt:i4>0</vt:i4>
      </vt:variant>
      <vt:variant>
        <vt:i4>5</vt:i4>
      </vt:variant>
      <vt:variant>
        <vt:lpwstr>../Docs/R1-135513.zip</vt:lpwstr>
      </vt:variant>
      <vt:variant>
        <vt:lpwstr/>
      </vt:variant>
      <vt:variant>
        <vt:i4>4390921</vt:i4>
      </vt:variant>
      <vt:variant>
        <vt:i4>2253</vt:i4>
      </vt:variant>
      <vt:variant>
        <vt:i4>0</vt:i4>
      </vt:variant>
      <vt:variant>
        <vt:i4>5</vt:i4>
      </vt:variant>
      <vt:variant>
        <vt:lpwstr>../Docs/R1-135577.zip</vt:lpwstr>
      </vt:variant>
      <vt:variant>
        <vt:lpwstr/>
      </vt:variant>
      <vt:variant>
        <vt:i4>4259853</vt:i4>
      </vt:variant>
      <vt:variant>
        <vt:i4>2250</vt:i4>
      </vt:variant>
      <vt:variant>
        <vt:i4>0</vt:i4>
      </vt:variant>
      <vt:variant>
        <vt:i4>5</vt:i4>
      </vt:variant>
      <vt:variant>
        <vt:lpwstr>../Docs/R1-135355.zip</vt:lpwstr>
      </vt:variant>
      <vt:variant>
        <vt:lpwstr/>
      </vt:variant>
      <vt:variant>
        <vt:i4>4390924</vt:i4>
      </vt:variant>
      <vt:variant>
        <vt:i4>2247</vt:i4>
      </vt:variant>
      <vt:variant>
        <vt:i4>0</vt:i4>
      </vt:variant>
      <vt:variant>
        <vt:i4>5</vt:i4>
      </vt:variant>
      <vt:variant>
        <vt:lpwstr>../Docs/R1-135275.zip</vt:lpwstr>
      </vt:variant>
      <vt:variant>
        <vt:lpwstr/>
      </vt:variant>
      <vt:variant>
        <vt:i4>2621442</vt:i4>
      </vt:variant>
      <vt:variant>
        <vt:i4>2244</vt:i4>
      </vt:variant>
      <vt:variant>
        <vt:i4>0</vt:i4>
      </vt:variant>
      <vt:variant>
        <vt:i4>5</vt:i4>
      </vt:variant>
      <vt:variant>
        <vt:lpwstr>http://www.3gpp.org/ftp/tsg_ran/TSG_RAN/TSGR_61/Docs/RP-131399.zip</vt:lpwstr>
      </vt:variant>
      <vt:variant>
        <vt:lpwstr/>
      </vt:variant>
      <vt:variant>
        <vt:i4>4194313</vt:i4>
      </vt:variant>
      <vt:variant>
        <vt:i4>2241</vt:i4>
      </vt:variant>
      <vt:variant>
        <vt:i4>0</vt:i4>
      </vt:variant>
      <vt:variant>
        <vt:i4>5</vt:i4>
      </vt:variant>
      <vt:variant>
        <vt:lpwstr>../Docs/R1-135446.zip</vt:lpwstr>
      </vt:variant>
      <vt:variant>
        <vt:lpwstr/>
      </vt:variant>
      <vt:variant>
        <vt:i4>4456456</vt:i4>
      </vt:variant>
      <vt:variant>
        <vt:i4>2238</vt:i4>
      </vt:variant>
      <vt:variant>
        <vt:i4>0</vt:i4>
      </vt:variant>
      <vt:variant>
        <vt:i4>5</vt:i4>
      </vt:variant>
      <vt:variant>
        <vt:lpwstr>../Docs/R1-135300.zip</vt:lpwstr>
      </vt:variant>
      <vt:variant>
        <vt:lpwstr/>
      </vt:variant>
      <vt:variant>
        <vt:i4>5046272</vt:i4>
      </vt:variant>
      <vt:variant>
        <vt:i4>2235</vt:i4>
      </vt:variant>
      <vt:variant>
        <vt:i4>0</vt:i4>
      </vt:variant>
      <vt:variant>
        <vt:i4>5</vt:i4>
      </vt:variant>
      <vt:variant>
        <vt:lpwstr>../Docs/R1-135299.zip</vt:lpwstr>
      </vt:variant>
      <vt:variant>
        <vt:lpwstr/>
      </vt:variant>
      <vt:variant>
        <vt:i4>4456457</vt:i4>
      </vt:variant>
      <vt:variant>
        <vt:i4>2232</vt:i4>
      </vt:variant>
      <vt:variant>
        <vt:i4>0</vt:i4>
      </vt:variant>
      <vt:variant>
        <vt:i4>5</vt:i4>
      </vt:variant>
      <vt:variant>
        <vt:lpwstr>../Docs/R1-135200.zip</vt:lpwstr>
      </vt:variant>
      <vt:variant>
        <vt:lpwstr/>
      </vt:variant>
      <vt:variant>
        <vt:i4>4259843</vt:i4>
      </vt:variant>
      <vt:variant>
        <vt:i4>2229</vt:i4>
      </vt:variant>
      <vt:variant>
        <vt:i4>0</vt:i4>
      </vt:variant>
      <vt:variant>
        <vt:i4>5</vt:i4>
      </vt:variant>
      <vt:variant>
        <vt:lpwstr>../Docs/R1-135159.zip</vt:lpwstr>
      </vt:variant>
      <vt:variant>
        <vt:lpwstr/>
      </vt:variant>
      <vt:variant>
        <vt:i4>4653071</vt:i4>
      </vt:variant>
      <vt:variant>
        <vt:i4>2226</vt:i4>
      </vt:variant>
      <vt:variant>
        <vt:i4>0</vt:i4>
      </vt:variant>
      <vt:variant>
        <vt:i4>5</vt:i4>
      </vt:variant>
      <vt:variant>
        <vt:lpwstr>../Docs/R1-135135.zip</vt:lpwstr>
      </vt:variant>
      <vt:variant>
        <vt:lpwstr/>
      </vt:variant>
      <vt:variant>
        <vt:i4>4653070</vt:i4>
      </vt:variant>
      <vt:variant>
        <vt:i4>2223</vt:i4>
      </vt:variant>
      <vt:variant>
        <vt:i4>0</vt:i4>
      </vt:variant>
      <vt:variant>
        <vt:i4>5</vt:i4>
      </vt:variant>
      <vt:variant>
        <vt:lpwstr>../Docs/R1-135134.zip</vt:lpwstr>
      </vt:variant>
      <vt:variant>
        <vt:lpwstr/>
      </vt:variant>
      <vt:variant>
        <vt:i4>4325378</vt:i4>
      </vt:variant>
      <vt:variant>
        <vt:i4>2220</vt:i4>
      </vt:variant>
      <vt:variant>
        <vt:i4>0</vt:i4>
      </vt:variant>
      <vt:variant>
        <vt:i4>5</vt:i4>
      </vt:variant>
      <vt:variant>
        <vt:lpwstr>../Docs/R1-135069.zip</vt:lpwstr>
      </vt:variant>
      <vt:variant>
        <vt:lpwstr/>
      </vt:variant>
      <vt:variant>
        <vt:i4>4259842</vt:i4>
      </vt:variant>
      <vt:variant>
        <vt:i4>2217</vt:i4>
      </vt:variant>
      <vt:variant>
        <vt:i4>0</vt:i4>
      </vt:variant>
      <vt:variant>
        <vt:i4>5</vt:i4>
      </vt:variant>
      <vt:variant>
        <vt:lpwstr>../Docs/R1-135158.zip</vt:lpwstr>
      </vt:variant>
      <vt:variant>
        <vt:lpwstr/>
      </vt:variant>
      <vt:variant>
        <vt:i4>4653066</vt:i4>
      </vt:variant>
      <vt:variant>
        <vt:i4>2214</vt:i4>
      </vt:variant>
      <vt:variant>
        <vt:i4>0</vt:i4>
      </vt:variant>
      <vt:variant>
        <vt:i4>5</vt:i4>
      </vt:variant>
      <vt:variant>
        <vt:lpwstr>../Docs/R1-136001.zip</vt:lpwstr>
      </vt:variant>
      <vt:variant>
        <vt:lpwstr/>
      </vt:variant>
      <vt:variant>
        <vt:i4>4194311</vt:i4>
      </vt:variant>
      <vt:variant>
        <vt:i4>2211</vt:i4>
      </vt:variant>
      <vt:variant>
        <vt:i4>0</vt:i4>
      </vt:variant>
      <vt:variant>
        <vt:i4>5</vt:i4>
      </vt:variant>
      <vt:variant>
        <vt:lpwstr>../Docs/R1-135945.zip</vt:lpwstr>
      </vt:variant>
      <vt:variant>
        <vt:lpwstr/>
      </vt:variant>
      <vt:variant>
        <vt:i4>4390920</vt:i4>
      </vt:variant>
      <vt:variant>
        <vt:i4>2208</vt:i4>
      </vt:variant>
      <vt:variant>
        <vt:i4>0</vt:i4>
      </vt:variant>
      <vt:variant>
        <vt:i4>5</vt:i4>
      </vt:variant>
      <vt:variant>
        <vt:lpwstr>../Docs/R1-135675.zip</vt:lpwstr>
      </vt:variant>
      <vt:variant>
        <vt:lpwstr/>
      </vt:variant>
      <vt:variant>
        <vt:i4>4194309</vt:i4>
      </vt:variant>
      <vt:variant>
        <vt:i4>2205</vt:i4>
      </vt:variant>
      <vt:variant>
        <vt:i4>0</vt:i4>
      </vt:variant>
      <vt:variant>
        <vt:i4>5</vt:i4>
      </vt:variant>
      <vt:variant>
        <vt:lpwstr>../Docs/R1-135648.zip</vt:lpwstr>
      </vt:variant>
      <vt:variant>
        <vt:lpwstr/>
      </vt:variant>
      <vt:variant>
        <vt:i4>4456452</vt:i4>
      </vt:variant>
      <vt:variant>
        <vt:i4>2202</vt:i4>
      </vt:variant>
      <vt:variant>
        <vt:i4>0</vt:i4>
      </vt:variant>
      <vt:variant>
        <vt:i4>5</vt:i4>
      </vt:variant>
      <vt:variant>
        <vt:lpwstr>../Docs/R1-135609.zip</vt:lpwstr>
      </vt:variant>
      <vt:variant>
        <vt:lpwstr/>
      </vt:variant>
      <vt:variant>
        <vt:i4>4456454</vt:i4>
      </vt:variant>
      <vt:variant>
        <vt:i4>2199</vt:i4>
      </vt:variant>
      <vt:variant>
        <vt:i4>0</vt:i4>
      </vt:variant>
      <vt:variant>
        <vt:i4>5</vt:i4>
      </vt:variant>
      <vt:variant>
        <vt:lpwstr>../Docs/R1-134518.zip</vt:lpwstr>
      </vt:variant>
      <vt:variant>
        <vt:lpwstr/>
      </vt:variant>
      <vt:variant>
        <vt:i4>4390920</vt:i4>
      </vt:variant>
      <vt:variant>
        <vt:i4>2196</vt:i4>
      </vt:variant>
      <vt:variant>
        <vt:i4>0</vt:i4>
      </vt:variant>
      <vt:variant>
        <vt:i4>5</vt:i4>
      </vt:variant>
      <vt:variant>
        <vt:lpwstr>../Docs/R1-135576.zip</vt:lpwstr>
      </vt:variant>
      <vt:variant>
        <vt:lpwstr/>
      </vt:variant>
      <vt:variant>
        <vt:i4>4521999</vt:i4>
      </vt:variant>
      <vt:variant>
        <vt:i4>2193</vt:i4>
      </vt:variant>
      <vt:variant>
        <vt:i4>0</vt:i4>
      </vt:variant>
      <vt:variant>
        <vt:i4>5</vt:i4>
      </vt:variant>
      <vt:variant>
        <vt:lpwstr>../Docs/R1-135511.zip</vt:lpwstr>
      </vt:variant>
      <vt:variant>
        <vt:lpwstr/>
      </vt:variant>
      <vt:variant>
        <vt:i4>4325389</vt:i4>
      </vt:variant>
      <vt:variant>
        <vt:i4>2190</vt:i4>
      </vt:variant>
      <vt:variant>
        <vt:i4>0</vt:i4>
      </vt:variant>
      <vt:variant>
        <vt:i4>5</vt:i4>
      </vt:variant>
      <vt:variant>
        <vt:lpwstr>../Docs/R1-135462.zip</vt:lpwstr>
      </vt:variant>
      <vt:variant>
        <vt:lpwstr/>
      </vt:variant>
      <vt:variant>
        <vt:i4>4259852</vt:i4>
      </vt:variant>
      <vt:variant>
        <vt:i4>2187</vt:i4>
      </vt:variant>
      <vt:variant>
        <vt:i4>0</vt:i4>
      </vt:variant>
      <vt:variant>
        <vt:i4>5</vt:i4>
      </vt:variant>
      <vt:variant>
        <vt:lpwstr>../Docs/R1-134443.zip</vt:lpwstr>
      </vt:variant>
      <vt:variant>
        <vt:lpwstr/>
      </vt:variant>
      <vt:variant>
        <vt:i4>4587527</vt:i4>
      </vt:variant>
      <vt:variant>
        <vt:i4>2184</vt:i4>
      </vt:variant>
      <vt:variant>
        <vt:i4>0</vt:i4>
      </vt:variant>
      <vt:variant>
        <vt:i4>5</vt:i4>
      </vt:variant>
      <vt:variant>
        <vt:lpwstr>../Docs/R1-135428.zip</vt:lpwstr>
      </vt:variant>
      <vt:variant>
        <vt:lpwstr/>
      </vt:variant>
      <vt:variant>
        <vt:i4>4587528</vt:i4>
      </vt:variant>
      <vt:variant>
        <vt:i4>2181</vt:i4>
      </vt:variant>
      <vt:variant>
        <vt:i4>0</vt:i4>
      </vt:variant>
      <vt:variant>
        <vt:i4>5</vt:i4>
      </vt:variant>
      <vt:variant>
        <vt:lpwstr>../Docs/R1-135427.zip</vt:lpwstr>
      </vt:variant>
      <vt:variant>
        <vt:lpwstr/>
      </vt:variant>
      <vt:variant>
        <vt:i4>4325386</vt:i4>
      </vt:variant>
      <vt:variant>
        <vt:i4>2178</vt:i4>
      </vt:variant>
      <vt:variant>
        <vt:i4>0</vt:i4>
      </vt:variant>
      <vt:variant>
        <vt:i4>5</vt:i4>
      </vt:variant>
      <vt:variant>
        <vt:lpwstr>../Docs/R1-135362.zip</vt:lpwstr>
      </vt:variant>
      <vt:variant>
        <vt:lpwstr/>
      </vt:variant>
      <vt:variant>
        <vt:i4>5046273</vt:i4>
      </vt:variant>
      <vt:variant>
        <vt:i4>2175</vt:i4>
      </vt:variant>
      <vt:variant>
        <vt:i4>0</vt:i4>
      </vt:variant>
      <vt:variant>
        <vt:i4>5</vt:i4>
      </vt:variant>
      <vt:variant>
        <vt:lpwstr>../Docs/R1-135298.zip</vt:lpwstr>
      </vt:variant>
      <vt:variant>
        <vt:lpwstr/>
      </vt:variant>
      <vt:variant>
        <vt:i4>4325390</vt:i4>
      </vt:variant>
      <vt:variant>
        <vt:i4>2172</vt:i4>
      </vt:variant>
      <vt:variant>
        <vt:i4>0</vt:i4>
      </vt:variant>
      <vt:variant>
        <vt:i4>5</vt:i4>
      </vt:variant>
      <vt:variant>
        <vt:lpwstr>../Docs/R1-135267.zip</vt:lpwstr>
      </vt:variant>
      <vt:variant>
        <vt:lpwstr/>
      </vt:variant>
      <vt:variant>
        <vt:i4>5046285</vt:i4>
      </vt:variant>
      <vt:variant>
        <vt:i4>2169</vt:i4>
      </vt:variant>
      <vt:variant>
        <vt:i4>0</vt:i4>
      </vt:variant>
      <vt:variant>
        <vt:i4>5</vt:i4>
      </vt:variant>
      <vt:variant>
        <vt:lpwstr>../Docs/R1-135197.zip</vt:lpwstr>
      </vt:variant>
      <vt:variant>
        <vt:lpwstr/>
      </vt:variant>
      <vt:variant>
        <vt:i4>4325379</vt:i4>
      </vt:variant>
      <vt:variant>
        <vt:i4>2166</vt:i4>
      </vt:variant>
      <vt:variant>
        <vt:i4>0</vt:i4>
      </vt:variant>
      <vt:variant>
        <vt:i4>5</vt:i4>
      </vt:variant>
      <vt:variant>
        <vt:lpwstr>../Docs/R1-135068.zip</vt:lpwstr>
      </vt:variant>
      <vt:variant>
        <vt:lpwstr/>
      </vt:variant>
      <vt:variant>
        <vt:i4>4587529</vt:i4>
      </vt:variant>
      <vt:variant>
        <vt:i4>2163</vt:i4>
      </vt:variant>
      <vt:variant>
        <vt:i4>0</vt:i4>
      </vt:variant>
      <vt:variant>
        <vt:i4>5</vt:i4>
      </vt:variant>
      <vt:variant>
        <vt:lpwstr>../Docs/R1-135022.zip</vt:lpwstr>
      </vt:variant>
      <vt:variant>
        <vt:lpwstr/>
      </vt:variant>
      <vt:variant>
        <vt:i4>4194308</vt:i4>
      </vt:variant>
      <vt:variant>
        <vt:i4>2160</vt:i4>
      </vt:variant>
      <vt:variant>
        <vt:i4>0</vt:i4>
      </vt:variant>
      <vt:variant>
        <vt:i4>5</vt:i4>
      </vt:variant>
      <vt:variant>
        <vt:lpwstr>../Docs/R1-135946.zip</vt:lpwstr>
      </vt:variant>
      <vt:variant>
        <vt:lpwstr/>
      </vt:variant>
      <vt:variant>
        <vt:i4>4390921</vt:i4>
      </vt:variant>
      <vt:variant>
        <vt:i4>2157</vt:i4>
      </vt:variant>
      <vt:variant>
        <vt:i4>0</vt:i4>
      </vt:variant>
      <vt:variant>
        <vt:i4>5</vt:i4>
      </vt:variant>
      <vt:variant>
        <vt:lpwstr>../Docs/R1-135674.zip</vt:lpwstr>
      </vt:variant>
      <vt:variant>
        <vt:lpwstr/>
      </vt:variant>
      <vt:variant>
        <vt:i4>4194314</vt:i4>
      </vt:variant>
      <vt:variant>
        <vt:i4>2154</vt:i4>
      </vt:variant>
      <vt:variant>
        <vt:i4>0</vt:i4>
      </vt:variant>
      <vt:variant>
        <vt:i4>5</vt:i4>
      </vt:variant>
      <vt:variant>
        <vt:lpwstr>../Docs/R1-135647.zip</vt:lpwstr>
      </vt:variant>
      <vt:variant>
        <vt:lpwstr/>
      </vt:variant>
      <vt:variant>
        <vt:i4>4194315</vt:i4>
      </vt:variant>
      <vt:variant>
        <vt:i4>2151</vt:i4>
      </vt:variant>
      <vt:variant>
        <vt:i4>0</vt:i4>
      </vt:variant>
      <vt:variant>
        <vt:i4>5</vt:i4>
      </vt:variant>
      <vt:variant>
        <vt:lpwstr>../Docs/R1-135646.zip</vt:lpwstr>
      </vt:variant>
      <vt:variant>
        <vt:lpwstr/>
      </vt:variant>
      <vt:variant>
        <vt:i4>4653070</vt:i4>
      </vt:variant>
      <vt:variant>
        <vt:i4>2148</vt:i4>
      </vt:variant>
      <vt:variant>
        <vt:i4>0</vt:i4>
      </vt:variant>
      <vt:variant>
        <vt:i4>5</vt:i4>
      </vt:variant>
      <vt:variant>
        <vt:lpwstr>../Docs/R1-134520.zip</vt:lpwstr>
      </vt:variant>
      <vt:variant>
        <vt:lpwstr/>
      </vt:variant>
      <vt:variant>
        <vt:i4>4390923</vt:i4>
      </vt:variant>
      <vt:variant>
        <vt:i4>2145</vt:i4>
      </vt:variant>
      <vt:variant>
        <vt:i4>0</vt:i4>
      </vt:variant>
      <vt:variant>
        <vt:i4>5</vt:i4>
      </vt:variant>
      <vt:variant>
        <vt:lpwstr>../Docs/R1-135575.zip</vt:lpwstr>
      </vt:variant>
      <vt:variant>
        <vt:lpwstr/>
      </vt:variant>
      <vt:variant>
        <vt:i4>4456455</vt:i4>
      </vt:variant>
      <vt:variant>
        <vt:i4>2142</vt:i4>
      </vt:variant>
      <vt:variant>
        <vt:i4>0</vt:i4>
      </vt:variant>
      <vt:variant>
        <vt:i4>5</vt:i4>
      </vt:variant>
      <vt:variant>
        <vt:lpwstr>../Docs/R1-134519.zip</vt:lpwstr>
      </vt:variant>
      <vt:variant>
        <vt:lpwstr/>
      </vt:variant>
      <vt:variant>
        <vt:i4>4390922</vt:i4>
      </vt:variant>
      <vt:variant>
        <vt:i4>2139</vt:i4>
      </vt:variant>
      <vt:variant>
        <vt:i4>0</vt:i4>
      </vt:variant>
      <vt:variant>
        <vt:i4>5</vt:i4>
      </vt:variant>
      <vt:variant>
        <vt:lpwstr>../Docs/R1-135574.zip</vt:lpwstr>
      </vt:variant>
      <vt:variant>
        <vt:lpwstr/>
      </vt:variant>
      <vt:variant>
        <vt:i4>4521998</vt:i4>
      </vt:variant>
      <vt:variant>
        <vt:i4>2136</vt:i4>
      </vt:variant>
      <vt:variant>
        <vt:i4>0</vt:i4>
      </vt:variant>
      <vt:variant>
        <vt:i4>5</vt:i4>
      </vt:variant>
      <vt:variant>
        <vt:lpwstr>../Docs/R1-135510.zip</vt:lpwstr>
      </vt:variant>
      <vt:variant>
        <vt:lpwstr/>
      </vt:variant>
      <vt:variant>
        <vt:i4>4325390</vt:i4>
      </vt:variant>
      <vt:variant>
        <vt:i4>2133</vt:i4>
      </vt:variant>
      <vt:variant>
        <vt:i4>0</vt:i4>
      </vt:variant>
      <vt:variant>
        <vt:i4>5</vt:i4>
      </vt:variant>
      <vt:variant>
        <vt:lpwstr>../Docs/R1-135461.zip</vt:lpwstr>
      </vt:variant>
      <vt:variant>
        <vt:lpwstr/>
      </vt:variant>
      <vt:variant>
        <vt:i4>4259850</vt:i4>
      </vt:variant>
      <vt:variant>
        <vt:i4>2130</vt:i4>
      </vt:variant>
      <vt:variant>
        <vt:i4>0</vt:i4>
      </vt:variant>
      <vt:variant>
        <vt:i4>5</vt:i4>
      </vt:variant>
      <vt:variant>
        <vt:lpwstr>../Docs/R1-134445.zip</vt:lpwstr>
      </vt:variant>
      <vt:variant>
        <vt:lpwstr/>
      </vt:variant>
      <vt:variant>
        <vt:i4>4587529</vt:i4>
      </vt:variant>
      <vt:variant>
        <vt:i4>2127</vt:i4>
      </vt:variant>
      <vt:variant>
        <vt:i4>0</vt:i4>
      </vt:variant>
      <vt:variant>
        <vt:i4>5</vt:i4>
      </vt:variant>
      <vt:variant>
        <vt:lpwstr>../Docs/R1-135426.zip</vt:lpwstr>
      </vt:variant>
      <vt:variant>
        <vt:lpwstr/>
      </vt:variant>
      <vt:variant>
        <vt:i4>4587530</vt:i4>
      </vt:variant>
      <vt:variant>
        <vt:i4>2124</vt:i4>
      </vt:variant>
      <vt:variant>
        <vt:i4>0</vt:i4>
      </vt:variant>
      <vt:variant>
        <vt:i4>5</vt:i4>
      </vt:variant>
      <vt:variant>
        <vt:lpwstr>../Docs/R1-135425.zip</vt:lpwstr>
      </vt:variant>
      <vt:variant>
        <vt:lpwstr/>
      </vt:variant>
      <vt:variant>
        <vt:i4>5046284</vt:i4>
      </vt:variant>
      <vt:variant>
        <vt:i4>2121</vt:i4>
      </vt:variant>
      <vt:variant>
        <vt:i4>0</vt:i4>
      </vt:variant>
      <vt:variant>
        <vt:i4>5</vt:i4>
      </vt:variant>
      <vt:variant>
        <vt:lpwstr>../Docs/R1-135394.zip</vt:lpwstr>
      </vt:variant>
      <vt:variant>
        <vt:lpwstr/>
      </vt:variant>
      <vt:variant>
        <vt:i4>4325385</vt:i4>
      </vt:variant>
      <vt:variant>
        <vt:i4>2118</vt:i4>
      </vt:variant>
      <vt:variant>
        <vt:i4>0</vt:i4>
      </vt:variant>
      <vt:variant>
        <vt:i4>5</vt:i4>
      </vt:variant>
      <vt:variant>
        <vt:lpwstr>../Docs/R1-135361.zip</vt:lpwstr>
      </vt:variant>
      <vt:variant>
        <vt:lpwstr/>
      </vt:variant>
      <vt:variant>
        <vt:i4>4325384</vt:i4>
      </vt:variant>
      <vt:variant>
        <vt:i4>2115</vt:i4>
      </vt:variant>
      <vt:variant>
        <vt:i4>0</vt:i4>
      </vt:variant>
      <vt:variant>
        <vt:i4>5</vt:i4>
      </vt:variant>
      <vt:variant>
        <vt:lpwstr>../Docs/R1-135360.zip</vt:lpwstr>
      </vt:variant>
      <vt:variant>
        <vt:lpwstr/>
      </vt:variant>
      <vt:variant>
        <vt:i4>5046286</vt:i4>
      </vt:variant>
      <vt:variant>
        <vt:i4>2112</vt:i4>
      </vt:variant>
      <vt:variant>
        <vt:i4>0</vt:i4>
      </vt:variant>
      <vt:variant>
        <vt:i4>5</vt:i4>
      </vt:variant>
      <vt:variant>
        <vt:lpwstr>../Docs/R1-135297.zip</vt:lpwstr>
      </vt:variant>
      <vt:variant>
        <vt:lpwstr/>
      </vt:variant>
      <vt:variant>
        <vt:i4>5046275</vt:i4>
      </vt:variant>
      <vt:variant>
        <vt:i4>2109</vt:i4>
      </vt:variant>
      <vt:variant>
        <vt:i4>0</vt:i4>
      </vt:variant>
      <vt:variant>
        <vt:i4>5</vt:i4>
      </vt:variant>
      <vt:variant>
        <vt:lpwstr>../Docs/R1-135199.zip</vt:lpwstr>
      </vt:variant>
      <vt:variant>
        <vt:lpwstr/>
      </vt:variant>
      <vt:variant>
        <vt:i4>5046274</vt:i4>
      </vt:variant>
      <vt:variant>
        <vt:i4>2106</vt:i4>
      </vt:variant>
      <vt:variant>
        <vt:i4>0</vt:i4>
      </vt:variant>
      <vt:variant>
        <vt:i4>5</vt:i4>
      </vt:variant>
      <vt:variant>
        <vt:lpwstr>../Docs/R1-135198.zip</vt:lpwstr>
      </vt:variant>
      <vt:variant>
        <vt:lpwstr/>
      </vt:variant>
      <vt:variant>
        <vt:i4>4259853</vt:i4>
      </vt:variant>
      <vt:variant>
        <vt:i4>2103</vt:i4>
      </vt:variant>
      <vt:variant>
        <vt:i4>0</vt:i4>
      </vt:variant>
      <vt:variant>
        <vt:i4>5</vt:i4>
      </vt:variant>
      <vt:variant>
        <vt:lpwstr>../Docs/R1-135157.zip</vt:lpwstr>
      </vt:variant>
      <vt:variant>
        <vt:lpwstr/>
      </vt:variant>
      <vt:variant>
        <vt:i4>4259852</vt:i4>
      </vt:variant>
      <vt:variant>
        <vt:i4>2100</vt:i4>
      </vt:variant>
      <vt:variant>
        <vt:i4>0</vt:i4>
      </vt:variant>
      <vt:variant>
        <vt:i4>5</vt:i4>
      </vt:variant>
      <vt:variant>
        <vt:lpwstr>../Docs/R1-135156.zip</vt:lpwstr>
      </vt:variant>
      <vt:variant>
        <vt:lpwstr/>
      </vt:variant>
      <vt:variant>
        <vt:i4>4653064</vt:i4>
      </vt:variant>
      <vt:variant>
        <vt:i4>2097</vt:i4>
      </vt:variant>
      <vt:variant>
        <vt:i4>0</vt:i4>
      </vt:variant>
      <vt:variant>
        <vt:i4>5</vt:i4>
      </vt:variant>
      <vt:variant>
        <vt:lpwstr>../Docs/R1-135132.zip</vt:lpwstr>
      </vt:variant>
      <vt:variant>
        <vt:lpwstr/>
      </vt:variant>
      <vt:variant>
        <vt:i4>4456463</vt:i4>
      </vt:variant>
      <vt:variant>
        <vt:i4>2094</vt:i4>
      </vt:variant>
      <vt:variant>
        <vt:i4>0</vt:i4>
      </vt:variant>
      <vt:variant>
        <vt:i4>5</vt:i4>
      </vt:variant>
      <vt:variant>
        <vt:lpwstr>../Docs/R1-135105.zip</vt:lpwstr>
      </vt:variant>
      <vt:variant>
        <vt:lpwstr/>
      </vt:variant>
      <vt:variant>
        <vt:i4>4325388</vt:i4>
      </vt:variant>
      <vt:variant>
        <vt:i4>2091</vt:i4>
      </vt:variant>
      <vt:variant>
        <vt:i4>0</vt:i4>
      </vt:variant>
      <vt:variant>
        <vt:i4>5</vt:i4>
      </vt:variant>
      <vt:variant>
        <vt:lpwstr>../Docs/R1-135067.zip</vt:lpwstr>
      </vt:variant>
      <vt:variant>
        <vt:lpwstr/>
      </vt:variant>
      <vt:variant>
        <vt:i4>4325389</vt:i4>
      </vt:variant>
      <vt:variant>
        <vt:i4>2088</vt:i4>
      </vt:variant>
      <vt:variant>
        <vt:i4>0</vt:i4>
      </vt:variant>
      <vt:variant>
        <vt:i4>5</vt:i4>
      </vt:variant>
      <vt:variant>
        <vt:lpwstr>../Docs/R1-135066.zip</vt:lpwstr>
      </vt:variant>
      <vt:variant>
        <vt:lpwstr/>
      </vt:variant>
      <vt:variant>
        <vt:i4>4587530</vt:i4>
      </vt:variant>
      <vt:variant>
        <vt:i4>2085</vt:i4>
      </vt:variant>
      <vt:variant>
        <vt:i4>0</vt:i4>
      </vt:variant>
      <vt:variant>
        <vt:i4>5</vt:i4>
      </vt:variant>
      <vt:variant>
        <vt:lpwstr>../Docs/R1-135021.zip</vt:lpwstr>
      </vt:variant>
      <vt:variant>
        <vt:lpwstr/>
      </vt:variant>
      <vt:variant>
        <vt:i4>4653066</vt:i4>
      </vt:variant>
      <vt:variant>
        <vt:i4>2082</vt:i4>
      </vt:variant>
      <vt:variant>
        <vt:i4>0</vt:i4>
      </vt:variant>
      <vt:variant>
        <vt:i4>5</vt:i4>
      </vt:variant>
      <vt:variant>
        <vt:lpwstr>../Docs/R1-135130.zip</vt:lpwstr>
      </vt:variant>
      <vt:variant>
        <vt:lpwstr/>
      </vt:variant>
      <vt:variant>
        <vt:i4>4587521</vt:i4>
      </vt:variant>
      <vt:variant>
        <vt:i4>2079</vt:i4>
      </vt:variant>
      <vt:variant>
        <vt:i4>0</vt:i4>
      </vt:variant>
      <vt:variant>
        <vt:i4>5</vt:i4>
      </vt:variant>
      <vt:variant>
        <vt:lpwstr>../Docs/R1-135822.zip</vt:lpwstr>
      </vt:variant>
      <vt:variant>
        <vt:lpwstr/>
      </vt:variant>
      <vt:variant>
        <vt:i4>4194312</vt:i4>
      </vt:variant>
      <vt:variant>
        <vt:i4>2076</vt:i4>
      </vt:variant>
      <vt:variant>
        <vt:i4>0</vt:i4>
      </vt:variant>
      <vt:variant>
        <vt:i4>5</vt:i4>
      </vt:variant>
      <vt:variant>
        <vt:lpwstr>../Docs/R1-135645.zip</vt:lpwstr>
      </vt:variant>
      <vt:variant>
        <vt:lpwstr/>
      </vt:variant>
      <vt:variant>
        <vt:i4>4390925</vt:i4>
      </vt:variant>
      <vt:variant>
        <vt:i4>2073</vt:i4>
      </vt:variant>
      <vt:variant>
        <vt:i4>0</vt:i4>
      </vt:variant>
      <vt:variant>
        <vt:i4>5</vt:i4>
      </vt:variant>
      <vt:variant>
        <vt:lpwstr>../Docs/R1-135573.zip</vt:lpwstr>
      </vt:variant>
      <vt:variant>
        <vt:lpwstr/>
      </vt:variant>
      <vt:variant>
        <vt:i4>4456455</vt:i4>
      </vt:variant>
      <vt:variant>
        <vt:i4>2070</vt:i4>
      </vt:variant>
      <vt:variant>
        <vt:i4>0</vt:i4>
      </vt:variant>
      <vt:variant>
        <vt:i4>5</vt:i4>
      </vt:variant>
      <vt:variant>
        <vt:lpwstr>../Docs/R1-135509.zip</vt:lpwstr>
      </vt:variant>
      <vt:variant>
        <vt:lpwstr/>
      </vt:variant>
      <vt:variant>
        <vt:i4>4325391</vt:i4>
      </vt:variant>
      <vt:variant>
        <vt:i4>2067</vt:i4>
      </vt:variant>
      <vt:variant>
        <vt:i4>0</vt:i4>
      </vt:variant>
      <vt:variant>
        <vt:i4>5</vt:i4>
      </vt:variant>
      <vt:variant>
        <vt:lpwstr>../Docs/R1-135460.zip</vt:lpwstr>
      </vt:variant>
      <vt:variant>
        <vt:lpwstr/>
      </vt:variant>
      <vt:variant>
        <vt:i4>4587531</vt:i4>
      </vt:variant>
      <vt:variant>
        <vt:i4>2064</vt:i4>
      </vt:variant>
      <vt:variant>
        <vt:i4>0</vt:i4>
      </vt:variant>
      <vt:variant>
        <vt:i4>5</vt:i4>
      </vt:variant>
      <vt:variant>
        <vt:lpwstr>../Docs/R1-135424.zip</vt:lpwstr>
      </vt:variant>
      <vt:variant>
        <vt:lpwstr/>
      </vt:variant>
      <vt:variant>
        <vt:i4>4980746</vt:i4>
      </vt:variant>
      <vt:variant>
        <vt:i4>2061</vt:i4>
      </vt:variant>
      <vt:variant>
        <vt:i4>0</vt:i4>
      </vt:variant>
      <vt:variant>
        <vt:i4>5</vt:i4>
      </vt:variant>
      <vt:variant>
        <vt:lpwstr>../Docs/R1-135382.zip</vt:lpwstr>
      </vt:variant>
      <vt:variant>
        <vt:lpwstr/>
      </vt:variant>
      <vt:variant>
        <vt:i4>4259841</vt:i4>
      </vt:variant>
      <vt:variant>
        <vt:i4>2058</vt:i4>
      </vt:variant>
      <vt:variant>
        <vt:i4>0</vt:i4>
      </vt:variant>
      <vt:variant>
        <vt:i4>5</vt:i4>
      </vt:variant>
      <vt:variant>
        <vt:lpwstr>../Docs/R1-135359.zip</vt:lpwstr>
      </vt:variant>
      <vt:variant>
        <vt:lpwstr/>
      </vt:variant>
      <vt:variant>
        <vt:i4>4194314</vt:i4>
      </vt:variant>
      <vt:variant>
        <vt:i4>2055</vt:i4>
      </vt:variant>
      <vt:variant>
        <vt:i4>0</vt:i4>
      </vt:variant>
      <vt:variant>
        <vt:i4>5</vt:i4>
      </vt:variant>
      <vt:variant>
        <vt:lpwstr>../Docs/R1-135342.zip</vt:lpwstr>
      </vt:variant>
      <vt:variant>
        <vt:lpwstr/>
      </vt:variant>
      <vt:variant>
        <vt:i4>5046287</vt:i4>
      </vt:variant>
      <vt:variant>
        <vt:i4>2052</vt:i4>
      </vt:variant>
      <vt:variant>
        <vt:i4>0</vt:i4>
      </vt:variant>
      <vt:variant>
        <vt:i4>5</vt:i4>
      </vt:variant>
      <vt:variant>
        <vt:lpwstr>../Docs/R1-135296.zip</vt:lpwstr>
      </vt:variant>
      <vt:variant>
        <vt:lpwstr/>
      </vt:variant>
      <vt:variant>
        <vt:i4>5046284</vt:i4>
      </vt:variant>
      <vt:variant>
        <vt:i4>2049</vt:i4>
      </vt:variant>
      <vt:variant>
        <vt:i4>0</vt:i4>
      </vt:variant>
      <vt:variant>
        <vt:i4>5</vt:i4>
      </vt:variant>
      <vt:variant>
        <vt:lpwstr>../Docs/R1-135196.zip</vt:lpwstr>
      </vt:variant>
      <vt:variant>
        <vt:lpwstr/>
      </vt:variant>
      <vt:variant>
        <vt:i4>4259855</vt:i4>
      </vt:variant>
      <vt:variant>
        <vt:i4>2046</vt:i4>
      </vt:variant>
      <vt:variant>
        <vt:i4>0</vt:i4>
      </vt:variant>
      <vt:variant>
        <vt:i4>5</vt:i4>
      </vt:variant>
      <vt:variant>
        <vt:lpwstr>../Docs/R1-135155.zip</vt:lpwstr>
      </vt:variant>
      <vt:variant>
        <vt:lpwstr/>
      </vt:variant>
      <vt:variant>
        <vt:i4>4653067</vt:i4>
      </vt:variant>
      <vt:variant>
        <vt:i4>2043</vt:i4>
      </vt:variant>
      <vt:variant>
        <vt:i4>0</vt:i4>
      </vt:variant>
      <vt:variant>
        <vt:i4>5</vt:i4>
      </vt:variant>
      <vt:variant>
        <vt:lpwstr>../Docs/R1-135131.zip</vt:lpwstr>
      </vt:variant>
      <vt:variant>
        <vt:lpwstr/>
      </vt:variant>
      <vt:variant>
        <vt:i4>4325390</vt:i4>
      </vt:variant>
      <vt:variant>
        <vt:i4>2040</vt:i4>
      </vt:variant>
      <vt:variant>
        <vt:i4>0</vt:i4>
      </vt:variant>
      <vt:variant>
        <vt:i4>5</vt:i4>
      </vt:variant>
      <vt:variant>
        <vt:lpwstr>../Docs/R1-135065.zip</vt:lpwstr>
      </vt:variant>
      <vt:variant>
        <vt:lpwstr/>
      </vt:variant>
      <vt:variant>
        <vt:i4>4587531</vt:i4>
      </vt:variant>
      <vt:variant>
        <vt:i4>2037</vt:i4>
      </vt:variant>
      <vt:variant>
        <vt:i4>0</vt:i4>
      </vt:variant>
      <vt:variant>
        <vt:i4>5</vt:i4>
      </vt:variant>
      <vt:variant>
        <vt:lpwstr>../Docs/R1-135020.zip</vt:lpwstr>
      </vt:variant>
      <vt:variant>
        <vt:lpwstr/>
      </vt:variant>
      <vt:variant>
        <vt:i4>4259851</vt:i4>
      </vt:variant>
      <vt:variant>
        <vt:i4>2034</vt:i4>
      </vt:variant>
      <vt:variant>
        <vt:i4>0</vt:i4>
      </vt:variant>
      <vt:variant>
        <vt:i4>5</vt:i4>
      </vt:variant>
      <vt:variant>
        <vt:lpwstr>../Docs/R1-136060.zip</vt:lpwstr>
      </vt:variant>
      <vt:variant>
        <vt:lpwstr/>
      </vt:variant>
      <vt:variant>
        <vt:i4>4325388</vt:i4>
      </vt:variant>
      <vt:variant>
        <vt:i4>2031</vt:i4>
      </vt:variant>
      <vt:variant>
        <vt:i4>0</vt:i4>
      </vt:variant>
      <vt:variant>
        <vt:i4>5</vt:i4>
      </vt:variant>
      <vt:variant>
        <vt:lpwstr>../Docs/R1-136057.zip</vt:lpwstr>
      </vt:variant>
      <vt:variant>
        <vt:lpwstr/>
      </vt:variant>
      <vt:variant>
        <vt:i4>4325388</vt:i4>
      </vt:variant>
      <vt:variant>
        <vt:i4>2028</vt:i4>
      </vt:variant>
      <vt:variant>
        <vt:i4>0</vt:i4>
      </vt:variant>
      <vt:variant>
        <vt:i4>5</vt:i4>
      </vt:variant>
      <vt:variant>
        <vt:lpwstr>../Docs/R1-136057.zip</vt:lpwstr>
      </vt:variant>
      <vt:variant>
        <vt:lpwstr/>
      </vt:variant>
      <vt:variant>
        <vt:i4>4194310</vt:i4>
      </vt:variant>
      <vt:variant>
        <vt:i4>2025</vt:i4>
      </vt:variant>
      <vt:variant>
        <vt:i4>0</vt:i4>
      </vt:variant>
      <vt:variant>
        <vt:i4>5</vt:i4>
      </vt:variant>
      <vt:variant>
        <vt:lpwstr>../Docs/R1-135944.zip</vt:lpwstr>
      </vt:variant>
      <vt:variant>
        <vt:lpwstr/>
      </vt:variant>
      <vt:variant>
        <vt:i4>4456462</vt:i4>
      </vt:variant>
      <vt:variant>
        <vt:i4>2022</vt:i4>
      </vt:variant>
      <vt:variant>
        <vt:i4>0</vt:i4>
      </vt:variant>
      <vt:variant>
        <vt:i4>5</vt:i4>
      </vt:variant>
      <vt:variant>
        <vt:lpwstr>../Docs/R1-135104.zip</vt:lpwstr>
      </vt:variant>
      <vt:variant>
        <vt:lpwstr/>
      </vt:variant>
      <vt:variant>
        <vt:i4>4194310</vt:i4>
      </vt:variant>
      <vt:variant>
        <vt:i4>2019</vt:i4>
      </vt:variant>
      <vt:variant>
        <vt:i4>0</vt:i4>
      </vt:variant>
      <vt:variant>
        <vt:i4>5</vt:i4>
      </vt:variant>
      <vt:variant>
        <vt:lpwstr>../Docs/R1-135944.zip</vt:lpwstr>
      </vt:variant>
      <vt:variant>
        <vt:lpwstr/>
      </vt:variant>
      <vt:variant>
        <vt:i4>4653065</vt:i4>
      </vt:variant>
      <vt:variant>
        <vt:i4>2016</vt:i4>
      </vt:variant>
      <vt:variant>
        <vt:i4>0</vt:i4>
      </vt:variant>
      <vt:variant>
        <vt:i4>5</vt:i4>
      </vt:variant>
      <vt:variant>
        <vt:lpwstr>../Docs/R1-135133.zip</vt:lpwstr>
      </vt:variant>
      <vt:variant>
        <vt:lpwstr/>
      </vt:variant>
      <vt:variant>
        <vt:i4>4587520</vt:i4>
      </vt:variant>
      <vt:variant>
        <vt:i4>2013</vt:i4>
      </vt:variant>
      <vt:variant>
        <vt:i4>0</vt:i4>
      </vt:variant>
      <vt:variant>
        <vt:i4>5</vt:i4>
      </vt:variant>
      <vt:variant>
        <vt:lpwstr>../Docs/R1-135823.zip</vt:lpwstr>
      </vt:variant>
      <vt:variant>
        <vt:lpwstr/>
      </vt:variant>
      <vt:variant>
        <vt:i4>4194313</vt:i4>
      </vt:variant>
      <vt:variant>
        <vt:i4>2010</vt:i4>
      </vt:variant>
      <vt:variant>
        <vt:i4>0</vt:i4>
      </vt:variant>
      <vt:variant>
        <vt:i4>5</vt:i4>
      </vt:variant>
      <vt:variant>
        <vt:lpwstr>../Docs/R1-135644.zip</vt:lpwstr>
      </vt:variant>
      <vt:variant>
        <vt:lpwstr/>
      </vt:variant>
      <vt:variant>
        <vt:i4>4194311</vt:i4>
      </vt:variant>
      <vt:variant>
        <vt:i4>2007</vt:i4>
      </vt:variant>
      <vt:variant>
        <vt:i4>0</vt:i4>
      </vt:variant>
      <vt:variant>
        <vt:i4>5</vt:i4>
      </vt:variant>
      <vt:variant>
        <vt:lpwstr>../Docs/R1-134559.zip</vt:lpwstr>
      </vt:variant>
      <vt:variant>
        <vt:lpwstr/>
      </vt:variant>
      <vt:variant>
        <vt:i4>4456460</vt:i4>
      </vt:variant>
      <vt:variant>
        <vt:i4>2004</vt:i4>
      </vt:variant>
      <vt:variant>
        <vt:i4>0</vt:i4>
      </vt:variant>
      <vt:variant>
        <vt:i4>5</vt:i4>
      </vt:variant>
      <vt:variant>
        <vt:lpwstr>../Docs/R1-135601.zip</vt:lpwstr>
      </vt:variant>
      <vt:variant>
        <vt:lpwstr/>
      </vt:variant>
      <vt:variant>
        <vt:i4>4390924</vt:i4>
      </vt:variant>
      <vt:variant>
        <vt:i4>2001</vt:i4>
      </vt:variant>
      <vt:variant>
        <vt:i4>0</vt:i4>
      </vt:variant>
      <vt:variant>
        <vt:i4>5</vt:i4>
      </vt:variant>
      <vt:variant>
        <vt:lpwstr>../Docs/R1-135572.zip</vt:lpwstr>
      </vt:variant>
      <vt:variant>
        <vt:lpwstr/>
      </vt:variant>
      <vt:variant>
        <vt:i4>4390927</vt:i4>
      </vt:variant>
      <vt:variant>
        <vt:i4>1998</vt:i4>
      </vt:variant>
      <vt:variant>
        <vt:i4>0</vt:i4>
      </vt:variant>
      <vt:variant>
        <vt:i4>5</vt:i4>
      </vt:variant>
      <vt:variant>
        <vt:lpwstr>../Docs/R1-135571.zip</vt:lpwstr>
      </vt:variant>
      <vt:variant>
        <vt:lpwstr/>
      </vt:variant>
      <vt:variant>
        <vt:i4>4456460</vt:i4>
      </vt:variant>
      <vt:variant>
        <vt:i4>1995</vt:i4>
      </vt:variant>
      <vt:variant>
        <vt:i4>0</vt:i4>
      </vt:variant>
      <vt:variant>
        <vt:i4>5</vt:i4>
      </vt:variant>
      <vt:variant>
        <vt:lpwstr>../Docs/R1-135502.zip</vt:lpwstr>
      </vt:variant>
      <vt:variant>
        <vt:lpwstr/>
      </vt:variant>
      <vt:variant>
        <vt:i4>4259846</vt:i4>
      </vt:variant>
      <vt:variant>
        <vt:i4>1992</vt:i4>
      </vt:variant>
      <vt:variant>
        <vt:i4>0</vt:i4>
      </vt:variant>
      <vt:variant>
        <vt:i4>5</vt:i4>
      </vt:variant>
      <vt:variant>
        <vt:lpwstr>../Docs/R1-135459.zip</vt:lpwstr>
      </vt:variant>
      <vt:variant>
        <vt:lpwstr/>
      </vt:variant>
      <vt:variant>
        <vt:i4>4259847</vt:i4>
      </vt:variant>
      <vt:variant>
        <vt:i4>1989</vt:i4>
      </vt:variant>
      <vt:variant>
        <vt:i4>0</vt:i4>
      </vt:variant>
      <vt:variant>
        <vt:i4>5</vt:i4>
      </vt:variant>
      <vt:variant>
        <vt:lpwstr>../Docs/R1-135458.zip</vt:lpwstr>
      </vt:variant>
      <vt:variant>
        <vt:lpwstr/>
      </vt:variant>
      <vt:variant>
        <vt:i4>4521995</vt:i4>
      </vt:variant>
      <vt:variant>
        <vt:i4>1986</vt:i4>
      </vt:variant>
      <vt:variant>
        <vt:i4>0</vt:i4>
      </vt:variant>
      <vt:variant>
        <vt:i4>5</vt:i4>
      </vt:variant>
      <vt:variant>
        <vt:lpwstr>../Docs/R1-135414.zip</vt:lpwstr>
      </vt:variant>
      <vt:variant>
        <vt:lpwstr/>
      </vt:variant>
      <vt:variant>
        <vt:i4>4325387</vt:i4>
      </vt:variant>
      <vt:variant>
        <vt:i4>1983</vt:i4>
      </vt:variant>
      <vt:variant>
        <vt:i4>0</vt:i4>
      </vt:variant>
      <vt:variant>
        <vt:i4>5</vt:i4>
      </vt:variant>
      <vt:variant>
        <vt:lpwstr>../Docs/R1-134373.zip</vt:lpwstr>
      </vt:variant>
      <vt:variant>
        <vt:lpwstr/>
      </vt:variant>
      <vt:variant>
        <vt:i4>5046283</vt:i4>
      </vt:variant>
      <vt:variant>
        <vt:i4>1980</vt:i4>
      </vt:variant>
      <vt:variant>
        <vt:i4>0</vt:i4>
      </vt:variant>
      <vt:variant>
        <vt:i4>5</vt:i4>
      </vt:variant>
      <vt:variant>
        <vt:lpwstr>../Docs/R1-135393.zip</vt:lpwstr>
      </vt:variant>
      <vt:variant>
        <vt:lpwstr/>
      </vt:variant>
      <vt:variant>
        <vt:i4>4325387</vt:i4>
      </vt:variant>
      <vt:variant>
        <vt:i4>1977</vt:i4>
      </vt:variant>
      <vt:variant>
        <vt:i4>0</vt:i4>
      </vt:variant>
      <vt:variant>
        <vt:i4>5</vt:i4>
      </vt:variant>
      <vt:variant>
        <vt:lpwstr>../Docs/R1-135363.zip</vt:lpwstr>
      </vt:variant>
      <vt:variant>
        <vt:lpwstr/>
      </vt:variant>
      <vt:variant>
        <vt:i4>4259840</vt:i4>
      </vt:variant>
      <vt:variant>
        <vt:i4>1974</vt:i4>
      </vt:variant>
      <vt:variant>
        <vt:i4>0</vt:i4>
      </vt:variant>
      <vt:variant>
        <vt:i4>5</vt:i4>
      </vt:variant>
      <vt:variant>
        <vt:lpwstr>../Docs/R1-135358.zip</vt:lpwstr>
      </vt:variant>
      <vt:variant>
        <vt:lpwstr/>
      </vt:variant>
      <vt:variant>
        <vt:i4>4259855</vt:i4>
      </vt:variant>
      <vt:variant>
        <vt:i4>1971</vt:i4>
      </vt:variant>
      <vt:variant>
        <vt:i4>0</vt:i4>
      </vt:variant>
      <vt:variant>
        <vt:i4>5</vt:i4>
      </vt:variant>
      <vt:variant>
        <vt:lpwstr>../Docs/R1-135357.zip</vt:lpwstr>
      </vt:variant>
      <vt:variant>
        <vt:lpwstr/>
      </vt:variant>
      <vt:variant>
        <vt:i4>5046284</vt:i4>
      </vt:variant>
      <vt:variant>
        <vt:i4>1968</vt:i4>
      </vt:variant>
      <vt:variant>
        <vt:i4>0</vt:i4>
      </vt:variant>
      <vt:variant>
        <vt:i4>5</vt:i4>
      </vt:variant>
      <vt:variant>
        <vt:lpwstr>../Docs/R1-135295.zip</vt:lpwstr>
      </vt:variant>
      <vt:variant>
        <vt:lpwstr/>
      </vt:variant>
      <vt:variant>
        <vt:i4>4259850</vt:i4>
      </vt:variant>
      <vt:variant>
        <vt:i4>1965</vt:i4>
      </vt:variant>
      <vt:variant>
        <vt:i4>0</vt:i4>
      </vt:variant>
      <vt:variant>
        <vt:i4>5</vt:i4>
      </vt:variant>
      <vt:variant>
        <vt:lpwstr>../Docs/R1-135253.zip</vt:lpwstr>
      </vt:variant>
      <vt:variant>
        <vt:lpwstr/>
      </vt:variant>
      <vt:variant>
        <vt:i4>4259851</vt:i4>
      </vt:variant>
      <vt:variant>
        <vt:i4>1962</vt:i4>
      </vt:variant>
      <vt:variant>
        <vt:i4>0</vt:i4>
      </vt:variant>
      <vt:variant>
        <vt:i4>5</vt:i4>
      </vt:variant>
      <vt:variant>
        <vt:lpwstr>../Docs/R1-135252.zip</vt:lpwstr>
      </vt:variant>
      <vt:variant>
        <vt:lpwstr/>
      </vt:variant>
      <vt:variant>
        <vt:i4>5046287</vt:i4>
      </vt:variant>
      <vt:variant>
        <vt:i4>1959</vt:i4>
      </vt:variant>
      <vt:variant>
        <vt:i4>0</vt:i4>
      </vt:variant>
      <vt:variant>
        <vt:i4>5</vt:i4>
      </vt:variant>
      <vt:variant>
        <vt:lpwstr>../Docs/R1-135195.zip</vt:lpwstr>
      </vt:variant>
      <vt:variant>
        <vt:lpwstr/>
      </vt:variant>
      <vt:variant>
        <vt:i4>4259854</vt:i4>
      </vt:variant>
      <vt:variant>
        <vt:i4>1956</vt:i4>
      </vt:variant>
      <vt:variant>
        <vt:i4>0</vt:i4>
      </vt:variant>
      <vt:variant>
        <vt:i4>5</vt:i4>
      </vt:variant>
      <vt:variant>
        <vt:lpwstr>../Docs/R1-135154.zip</vt:lpwstr>
      </vt:variant>
      <vt:variant>
        <vt:lpwstr/>
      </vt:variant>
      <vt:variant>
        <vt:i4>4587523</vt:i4>
      </vt:variant>
      <vt:variant>
        <vt:i4>1953</vt:i4>
      </vt:variant>
      <vt:variant>
        <vt:i4>0</vt:i4>
      </vt:variant>
      <vt:variant>
        <vt:i4>5</vt:i4>
      </vt:variant>
      <vt:variant>
        <vt:lpwstr>../Docs/R1-135129.zip</vt:lpwstr>
      </vt:variant>
      <vt:variant>
        <vt:lpwstr/>
      </vt:variant>
      <vt:variant>
        <vt:i4>4325391</vt:i4>
      </vt:variant>
      <vt:variant>
        <vt:i4>1950</vt:i4>
      </vt:variant>
      <vt:variant>
        <vt:i4>0</vt:i4>
      </vt:variant>
      <vt:variant>
        <vt:i4>5</vt:i4>
      </vt:variant>
      <vt:variant>
        <vt:lpwstr>../Docs/R1-135064.zip</vt:lpwstr>
      </vt:variant>
      <vt:variant>
        <vt:lpwstr/>
      </vt:variant>
      <vt:variant>
        <vt:i4>4325384</vt:i4>
      </vt:variant>
      <vt:variant>
        <vt:i4>1947</vt:i4>
      </vt:variant>
      <vt:variant>
        <vt:i4>0</vt:i4>
      </vt:variant>
      <vt:variant>
        <vt:i4>5</vt:i4>
      </vt:variant>
      <vt:variant>
        <vt:lpwstr>../Docs/R1-135063.zip</vt:lpwstr>
      </vt:variant>
      <vt:variant>
        <vt:lpwstr/>
      </vt:variant>
      <vt:variant>
        <vt:i4>4456457</vt:i4>
      </vt:variant>
      <vt:variant>
        <vt:i4>1944</vt:i4>
      </vt:variant>
      <vt:variant>
        <vt:i4>0</vt:i4>
      </vt:variant>
      <vt:variant>
        <vt:i4>5</vt:i4>
      </vt:variant>
      <vt:variant>
        <vt:lpwstr>../Docs/R1-135103.zip</vt:lpwstr>
      </vt:variant>
      <vt:variant>
        <vt:lpwstr/>
      </vt:variant>
      <vt:variant>
        <vt:i4>4521986</vt:i4>
      </vt:variant>
      <vt:variant>
        <vt:i4>1941</vt:i4>
      </vt:variant>
      <vt:variant>
        <vt:i4>0</vt:i4>
      </vt:variant>
      <vt:variant>
        <vt:i4>5</vt:i4>
      </vt:variant>
      <vt:variant>
        <vt:lpwstr>../Docs/R1-135019.zip</vt:lpwstr>
      </vt:variant>
      <vt:variant>
        <vt:lpwstr/>
      </vt:variant>
      <vt:variant>
        <vt:i4>4194305</vt:i4>
      </vt:variant>
      <vt:variant>
        <vt:i4>1938</vt:i4>
      </vt:variant>
      <vt:variant>
        <vt:i4>0</vt:i4>
      </vt:variant>
      <vt:variant>
        <vt:i4>5</vt:i4>
      </vt:variant>
      <vt:variant>
        <vt:lpwstr>../Docs/R1-135943.zip</vt:lpwstr>
      </vt:variant>
      <vt:variant>
        <vt:lpwstr/>
      </vt:variant>
      <vt:variant>
        <vt:i4>4587532</vt:i4>
      </vt:variant>
      <vt:variant>
        <vt:i4>1935</vt:i4>
      </vt:variant>
      <vt:variant>
        <vt:i4>0</vt:i4>
      </vt:variant>
      <vt:variant>
        <vt:i4>5</vt:i4>
      </vt:variant>
      <vt:variant>
        <vt:lpwstr>../Docs/R1-135423.zip</vt:lpwstr>
      </vt:variant>
      <vt:variant>
        <vt:lpwstr/>
      </vt:variant>
      <vt:variant>
        <vt:i4>4587533</vt:i4>
      </vt:variant>
      <vt:variant>
        <vt:i4>1932</vt:i4>
      </vt:variant>
      <vt:variant>
        <vt:i4>0</vt:i4>
      </vt:variant>
      <vt:variant>
        <vt:i4>5</vt:i4>
      </vt:variant>
      <vt:variant>
        <vt:lpwstr>../Docs/R1-135422.zip</vt:lpwstr>
      </vt:variant>
      <vt:variant>
        <vt:lpwstr/>
      </vt:variant>
      <vt:variant>
        <vt:i4>4653069</vt:i4>
      </vt:variant>
      <vt:variant>
        <vt:i4>1929</vt:i4>
      </vt:variant>
      <vt:variant>
        <vt:i4>0</vt:i4>
      </vt:variant>
      <vt:variant>
        <vt:i4>5</vt:i4>
      </vt:variant>
      <vt:variant>
        <vt:lpwstr>../Docs/R1-136006.zip</vt:lpwstr>
      </vt:variant>
      <vt:variant>
        <vt:lpwstr/>
      </vt:variant>
      <vt:variant>
        <vt:i4>5046282</vt:i4>
      </vt:variant>
      <vt:variant>
        <vt:i4>1926</vt:i4>
      </vt:variant>
      <vt:variant>
        <vt:i4>0</vt:i4>
      </vt:variant>
      <vt:variant>
        <vt:i4>5</vt:i4>
      </vt:variant>
      <vt:variant>
        <vt:lpwstr>../Docs/R1-135392.zip</vt:lpwstr>
      </vt:variant>
      <vt:variant>
        <vt:lpwstr/>
      </vt:variant>
      <vt:variant>
        <vt:i4>4325391</vt:i4>
      </vt:variant>
      <vt:variant>
        <vt:i4>1923</vt:i4>
      </vt:variant>
      <vt:variant>
        <vt:i4>0</vt:i4>
      </vt:variant>
      <vt:variant>
        <vt:i4>5</vt:i4>
      </vt:variant>
      <vt:variant>
        <vt:lpwstr>../Docs/R1-135763.zip</vt:lpwstr>
      </vt:variant>
      <vt:variant>
        <vt:lpwstr/>
      </vt:variant>
      <vt:variant>
        <vt:i4>4194318</vt:i4>
      </vt:variant>
      <vt:variant>
        <vt:i4>1920</vt:i4>
      </vt:variant>
      <vt:variant>
        <vt:i4>0</vt:i4>
      </vt:variant>
      <vt:variant>
        <vt:i4>5</vt:i4>
      </vt:variant>
      <vt:variant>
        <vt:lpwstr>../Docs/R1-135643.zip</vt:lpwstr>
      </vt:variant>
      <vt:variant>
        <vt:lpwstr/>
      </vt:variant>
      <vt:variant>
        <vt:i4>4194310</vt:i4>
      </vt:variant>
      <vt:variant>
        <vt:i4>1917</vt:i4>
      </vt:variant>
      <vt:variant>
        <vt:i4>0</vt:i4>
      </vt:variant>
      <vt:variant>
        <vt:i4>5</vt:i4>
      </vt:variant>
      <vt:variant>
        <vt:lpwstr>../Docs/R1-134558.zip</vt:lpwstr>
      </vt:variant>
      <vt:variant>
        <vt:lpwstr/>
      </vt:variant>
      <vt:variant>
        <vt:i4>4456461</vt:i4>
      </vt:variant>
      <vt:variant>
        <vt:i4>1914</vt:i4>
      </vt:variant>
      <vt:variant>
        <vt:i4>0</vt:i4>
      </vt:variant>
      <vt:variant>
        <vt:i4>5</vt:i4>
      </vt:variant>
      <vt:variant>
        <vt:lpwstr>../Docs/R1-135600.zip</vt:lpwstr>
      </vt:variant>
      <vt:variant>
        <vt:lpwstr/>
      </vt:variant>
      <vt:variant>
        <vt:i4>4390926</vt:i4>
      </vt:variant>
      <vt:variant>
        <vt:i4>1911</vt:i4>
      </vt:variant>
      <vt:variant>
        <vt:i4>0</vt:i4>
      </vt:variant>
      <vt:variant>
        <vt:i4>5</vt:i4>
      </vt:variant>
      <vt:variant>
        <vt:lpwstr>../Docs/R1-135570.zip</vt:lpwstr>
      </vt:variant>
      <vt:variant>
        <vt:lpwstr/>
      </vt:variant>
      <vt:variant>
        <vt:i4>4259848</vt:i4>
      </vt:variant>
      <vt:variant>
        <vt:i4>1908</vt:i4>
      </vt:variant>
      <vt:variant>
        <vt:i4>0</vt:i4>
      </vt:variant>
      <vt:variant>
        <vt:i4>5</vt:i4>
      </vt:variant>
      <vt:variant>
        <vt:lpwstr>../Docs/R1-135457.zip</vt:lpwstr>
      </vt:variant>
      <vt:variant>
        <vt:lpwstr/>
      </vt:variant>
      <vt:variant>
        <vt:i4>4259854</vt:i4>
      </vt:variant>
      <vt:variant>
        <vt:i4>1905</vt:i4>
      </vt:variant>
      <vt:variant>
        <vt:i4>0</vt:i4>
      </vt:variant>
      <vt:variant>
        <vt:i4>5</vt:i4>
      </vt:variant>
      <vt:variant>
        <vt:lpwstr>../Docs/R1-135356.zip</vt:lpwstr>
      </vt:variant>
      <vt:variant>
        <vt:lpwstr/>
      </vt:variant>
      <vt:variant>
        <vt:i4>4194313</vt:i4>
      </vt:variant>
      <vt:variant>
        <vt:i4>1902</vt:i4>
      </vt:variant>
      <vt:variant>
        <vt:i4>0</vt:i4>
      </vt:variant>
      <vt:variant>
        <vt:i4>5</vt:i4>
      </vt:variant>
      <vt:variant>
        <vt:lpwstr>../Docs/R1-135341.zip</vt:lpwstr>
      </vt:variant>
      <vt:variant>
        <vt:lpwstr/>
      </vt:variant>
      <vt:variant>
        <vt:i4>4325391</vt:i4>
      </vt:variant>
      <vt:variant>
        <vt:i4>1899</vt:i4>
      </vt:variant>
      <vt:variant>
        <vt:i4>0</vt:i4>
      </vt:variant>
      <vt:variant>
        <vt:i4>5</vt:i4>
      </vt:variant>
      <vt:variant>
        <vt:lpwstr>../Docs/R1-135266.zip</vt:lpwstr>
      </vt:variant>
      <vt:variant>
        <vt:lpwstr/>
      </vt:variant>
      <vt:variant>
        <vt:i4>4259853</vt:i4>
      </vt:variant>
      <vt:variant>
        <vt:i4>1896</vt:i4>
      </vt:variant>
      <vt:variant>
        <vt:i4>0</vt:i4>
      </vt:variant>
      <vt:variant>
        <vt:i4>5</vt:i4>
      </vt:variant>
      <vt:variant>
        <vt:lpwstr>../Docs/R1-135254.zip</vt:lpwstr>
      </vt:variant>
      <vt:variant>
        <vt:lpwstr/>
      </vt:variant>
      <vt:variant>
        <vt:i4>5046286</vt:i4>
      </vt:variant>
      <vt:variant>
        <vt:i4>1893</vt:i4>
      </vt:variant>
      <vt:variant>
        <vt:i4>0</vt:i4>
      </vt:variant>
      <vt:variant>
        <vt:i4>5</vt:i4>
      </vt:variant>
      <vt:variant>
        <vt:lpwstr>../Docs/R1-135194.zip</vt:lpwstr>
      </vt:variant>
      <vt:variant>
        <vt:lpwstr/>
      </vt:variant>
      <vt:variant>
        <vt:i4>4259849</vt:i4>
      </vt:variant>
      <vt:variant>
        <vt:i4>1890</vt:i4>
      </vt:variant>
      <vt:variant>
        <vt:i4>0</vt:i4>
      </vt:variant>
      <vt:variant>
        <vt:i4>5</vt:i4>
      </vt:variant>
      <vt:variant>
        <vt:lpwstr>../Docs/R1-135153.zip</vt:lpwstr>
      </vt:variant>
      <vt:variant>
        <vt:lpwstr/>
      </vt:variant>
      <vt:variant>
        <vt:i4>4259848</vt:i4>
      </vt:variant>
      <vt:variant>
        <vt:i4>1887</vt:i4>
      </vt:variant>
      <vt:variant>
        <vt:i4>0</vt:i4>
      </vt:variant>
      <vt:variant>
        <vt:i4>5</vt:i4>
      </vt:variant>
      <vt:variant>
        <vt:lpwstr>../Docs/R1-135152.zip</vt:lpwstr>
      </vt:variant>
      <vt:variant>
        <vt:lpwstr/>
      </vt:variant>
      <vt:variant>
        <vt:i4>4456456</vt:i4>
      </vt:variant>
      <vt:variant>
        <vt:i4>1884</vt:i4>
      </vt:variant>
      <vt:variant>
        <vt:i4>0</vt:i4>
      </vt:variant>
      <vt:variant>
        <vt:i4>5</vt:i4>
      </vt:variant>
      <vt:variant>
        <vt:lpwstr>../Docs/R1-135102.zip</vt:lpwstr>
      </vt:variant>
      <vt:variant>
        <vt:lpwstr/>
      </vt:variant>
      <vt:variant>
        <vt:i4>4325385</vt:i4>
      </vt:variant>
      <vt:variant>
        <vt:i4>1881</vt:i4>
      </vt:variant>
      <vt:variant>
        <vt:i4>0</vt:i4>
      </vt:variant>
      <vt:variant>
        <vt:i4>5</vt:i4>
      </vt:variant>
      <vt:variant>
        <vt:lpwstr>../Docs/R1-135062.zip</vt:lpwstr>
      </vt:variant>
      <vt:variant>
        <vt:lpwstr/>
      </vt:variant>
      <vt:variant>
        <vt:i4>4521987</vt:i4>
      </vt:variant>
      <vt:variant>
        <vt:i4>1878</vt:i4>
      </vt:variant>
      <vt:variant>
        <vt:i4>0</vt:i4>
      </vt:variant>
      <vt:variant>
        <vt:i4>5</vt:i4>
      </vt:variant>
      <vt:variant>
        <vt:lpwstr>../Docs/R1-135018.zip</vt:lpwstr>
      </vt:variant>
      <vt:variant>
        <vt:lpwstr/>
      </vt:variant>
      <vt:variant>
        <vt:i4>4456449</vt:i4>
      </vt:variant>
      <vt:variant>
        <vt:i4>1875</vt:i4>
      </vt:variant>
      <vt:variant>
        <vt:i4>0</vt:i4>
      </vt:variant>
      <vt:variant>
        <vt:i4>5</vt:i4>
      </vt:variant>
      <vt:variant>
        <vt:lpwstr>../Docs/R1-135802.zip</vt:lpwstr>
      </vt:variant>
      <vt:variant>
        <vt:lpwstr/>
      </vt:variant>
      <vt:variant>
        <vt:i4>4456449</vt:i4>
      </vt:variant>
      <vt:variant>
        <vt:i4>1872</vt:i4>
      </vt:variant>
      <vt:variant>
        <vt:i4>0</vt:i4>
      </vt:variant>
      <vt:variant>
        <vt:i4>5</vt:i4>
      </vt:variant>
      <vt:variant>
        <vt:lpwstr>../Docs/R1-135802.zip</vt:lpwstr>
      </vt:variant>
      <vt:variant>
        <vt:lpwstr/>
      </vt:variant>
      <vt:variant>
        <vt:i4>2228239</vt:i4>
      </vt:variant>
      <vt:variant>
        <vt:i4>1869</vt:i4>
      </vt:variant>
      <vt:variant>
        <vt:i4>0</vt:i4>
      </vt:variant>
      <vt:variant>
        <vt:i4>5</vt:i4>
      </vt:variant>
      <vt:variant>
        <vt:lpwstr>http://www.3gpp.org/ftp/tsg_ran/TSG_RAN/TSGR_60/Docs/RP-130848.zip</vt:lpwstr>
      </vt:variant>
      <vt:variant>
        <vt:lpwstr/>
      </vt:variant>
      <vt:variant>
        <vt:i4>4259849</vt:i4>
      </vt:variant>
      <vt:variant>
        <vt:i4>1866</vt:i4>
      </vt:variant>
      <vt:variant>
        <vt:i4>0</vt:i4>
      </vt:variant>
      <vt:variant>
        <vt:i4>5</vt:i4>
      </vt:variant>
      <vt:variant>
        <vt:lpwstr>../Docs/R1-135456.zip</vt:lpwstr>
      </vt:variant>
      <vt:variant>
        <vt:lpwstr/>
      </vt:variant>
      <vt:variant>
        <vt:i4>4521996</vt:i4>
      </vt:variant>
      <vt:variant>
        <vt:i4>1863</vt:i4>
      </vt:variant>
      <vt:variant>
        <vt:i4>0</vt:i4>
      </vt:variant>
      <vt:variant>
        <vt:i4>5</vt:i4>
      </vt:variant>
      <vt:variant>
        <vt:lpwstr>../Docs/R1-135413.zip</vt:lpwstr>
      </vt:variant>
      <vt:variant>
        <vt:lpwstr/>
      </vt:variant>
      <vt:variant>
        <vt:i4>5046285</vt:i4>
      </vt:variant>
      <vt:variant>
        <vt:i4>1860</vt:i4>
      </vt:variant>
      <vt:variant>
        <vt:i4>0</vt:i4>
      </vt:variant>
      <vt:variant>
        <vt:i4>5</vt:i4>
      </vt:variant>
      <vt:variant>
        <vt:lpwstr>../Docs/R1-135294.zip</vt:lpwstr>
      </vt:variant>
      <vt:variant>
        <vt:lpwstr/>
      </vt:variant>
      <vt:variant>
        <vt:i4>5046282</vt:i4>
      </vt:variant>
      <vt:variant>
        <vt:i4>1857</vt:i4>
      </vt:variant>
      <vt:variant>
        <vt:i4>0</vt:i4>
      </vt:variant>
      <vt:variant>
        <vt:i4>5</vt:i4>
      </vt:variant>
      <vt:variant>
        <vt:lpwstr>../Docs/R1-135293.zip</vt:lpwstr>
      </vt:variant>
      <vt:variant>
        <vt:lpwstr/>
      </vt:variant>
      <vt:variant>
        <vt:i4>4325386</vt:i4>
      </vt:variant>
      <vt:variant>
        <vt:i4>1854</vt:i4>
      </vt:variant>
      <vt:variant>
        <vt:i4>0</vt:i4>
      </vt:variant>
      <vt:variant>
        <vt:i4>5</vt:i4>
      </vt:variant>
      <vt:variant>
        <vt:lpwstr>../Docs/R1-135061.zip</vt:lpwstr>
      </vt:variant>
      <vt:variant>
        <vt:lpwstr/>
      </vt:variant>
      <vt:variant>
        <vt:i4>4194319</vt:i4>
      </vt:variant>
      <vt:variant>
        <vt:i4>1851</vt:i4>
      </vt:variant>
      <vt:variant>
        <vt:i4>0</vt:i4>
      </vt:variant>
      <vt:variant>
        <vt:i4>5</vt:i4>
      </vt:variant>
      <vt:variant>
        <vt:lpwstr>../Docs/R1-135642.zip</vt:lpwstr>
      </vt:variant>
      <vt:variant>
        <vt:lpwstr/>
      </vt:variant>
      <vt:variant>
        <vt:i4>4325386</vt:i4>
      </vt:variant>
      <vt:variant>
        <vt:i4>1848</vt:i4>
      </vt:variant>
      <vt:variant>
        <vt:i4>0</vt:i4>
      </vt:variant>
      <vt:variant>
        <vt:i4>5</vt:i4>
      </vt:variant>
      <vt:variant>
        <vt:lpwstr>../Docs/R1-135564.zip</vt:lpwstr>
      </vt:variant>
      <vt:variant>
        <vt:lpwstr/>
      </vt:variant>
      <vt:variant>
        <vt:i4>4653065</vt:i4>
      </vt:variant>
      <vt:variant>
        <vt:i4>1845</vt:i4>
      </vt:variant>
      <vt:variant>
        <vt:i4>0</vt:i4>
      </vt:variant>
      <vt:variant>
        <vt:i4>5</vt:i4>
      </vt:variant>
      <vt:variant>
        <vt:lpwstr>../Docs/R1-135537.zip</vt:lpwstr>
      </vt:variant>
      <vt:variant>
        <vt:lpwstr/>
      </vt:variant>
      <vt:variant>
        <vt:i4>4194312</vt:i4>
      </vt:variant>
      <vt:variant>
        <vt:i4>1842</vt:i4>
      </vt:variant>
      <vt:variant>
        <vt:i4>0</vt:i4>
      </vt:variant>
      <vt:variant>
        <vt:i4>5</vt:i4>
      </vt:variant>
      <vt:variant>
        <vt:lpwstr>../Docs/R1-135340.zip</vt:lpwstr>
      </vt:variant>
      <vt:variant>
        <vt:lpwstr/>
      </vt:variant>
      <vt:variant>
        <vt:i4>5046281</vt:i4>
      </vt:variant>
      <vt:variant>
        <vt:i4>1839</vt:i4>
      </vt:variant>
      <vt:variant>
        <vt:i4>0</vt:i4>
      </vt:variant>
      <vt:variant>
        <vt:i4>5</vt:i4>
      </vt:variant>
      <vt:variant>
        <vt:lpwstr>../Docs/R1-135193.zip</vt:lpwstr>
      </vt:variant>
      <vt:variant>
        <vt:lpwstr/>
      </vt:variant>
      <vt:variant>
        <vt:i4>5046280</vt:i4>
      </vt:variant>
      <vt:variant>
        <vt:i4>1836</vt:i4>
      </vt:variant>
      <vt:variant>
        <vt:i4>0</vt:i4>
      </vt:variant>
      <vt:variant>
        <vt:i4>5</vt:i4>
      </vt:variant>
      <vt:variant>
        <vt:lpwstr>../Docs/R1-135192.zip</vt:lpwstr>
      </vt:variant>
      <vt:variant>
        <vt:lpwstr/>
      </vt:variant>
      <vt:variant>
        <vt:i4>4325387</vt:i4>
      </vt:variant>
      <vt:variant>
        <vt:i4>1833</vt:i4>
      </vt:variant>
      <vt:variant>
        <vt:i4>0</vt:i4>
      </vt:variant>
      <vt:variant>
        <vt:i4>5</vt:i4>
      </vt:variant>
      <vt:variant>
        <vt:lpwstr>../Docs/R1-135060.zip</vt:lpwstr>
      </vt:variant>
      <vt:variant>
        <vt:lpwstr/>
      </vt:variant>
      <vt:variant>
        <vt:i4>4325381</vt:i4>
      </vt:variant>
      <vt:variant>
        <vt:i4>1830</vt:i4>
      </vt:variant>
      <vt:variant>
        <vt:i4>0</vt:i4>
      </vt:variant>
      <vt:variant>
        <vt:i4>5</vt:i4>
      </vt:variant>
      <vt:variant>
        <vt:lpwstr>../Docs/R1-135967.zip</vt:lpwstr>
      </vt:variant>
      <vt:variant>
        <vt:lpwstr/>
      </vt:variant>
      <vt:variant>
        <vt:i4>4194319</vt:i4>
      </vt:variant>
      <vt:variant>
        <vt:i4>1827</vt:i4>
      </vt:variant>
      <vt:variant>
        <vt:i4>0</vt:i4>
      </vt:variant>
      <vt:variant>
        <vt:i4>5</vt:i4>
      </vt:variant>
      <vt:variant>
        <vt:lpwstr>../Docs/R1-135642.zip</vt:lpwstr>
      </vt:variant>
      <vt:variant>
        <vt:lpwstr/>
      </vt:variant>
      <vt:variant>
        <vt:i4>4194316</vt:i4>
      </vt:variant>
      <vt:variant>
        <vt:i4>1824</vt:i4>
      </vt:variant>
      <vt:variant>
        <vt:i4>0</vt:i4>
      </vt:variant>
      <vt:variant>
        <vt:i4>5</vt:i4>
      </vt:variant>
      <vt:variant>
        <vt:lpwstr>../Docs/R1-135641.zip</vt:lpwstr>
      </vt:variant>
      <vt:variant>
        <vt:lpwstr/>
      </vt:variant>
      <vt:variant>
        <vt:i4>4259850</vt:i4>
      </vt:variant>
      <vt:variant>
        <vt:i4>1821</vt:i4>
      </vt:variant>
      <vt:variant>
        <vt:i4>0</vt:i4>
      </vt:variant>
      <vt:variant>
        <vt:i4>5</vt:i4>
      </vt:variant>
      <vt:variant>
        <vt:lpwstr>../Docs/R1-135455.zip</vt:lpwstr>
      </vt:variant>
      <vt:variant>
        <vt:lpwstr/>
      </vt:variant>
      <vt:variant>
        <vt:i4>4325390</vt:i4>
      </vt:variant>
      <vt:variant>
        <vt:i4>1818</vt:i4>
      </vt:variant>
      <vt:variant>
        <vt:i4>0</vt:i4>
      </vt:variant>
      <vt:variant>
        <vt:i4>5</vt:i4>
      </vt:variant>
      <vt:variant>
        <vt:lpwstr>../Docs/R1-135366.zip</vt:lpwstr>
      </vt:variant>
      <vt:variant>
        <vt:lpwstr/>
      </vt:variant>
      <vt:variant>
        <vt:i4>5046282</vt:i4>
      </vt:variant>
      <vt:variant>
        <vt:i4>1815</vt:i4>
      </vt:variant>
      <vt:variant>
        <vt:i4>0</vt:i4>
      </vt:variant>
      <vt:variant>
        <vt:i4>5</vt:i4>
      </vt:variant>
      <vt:variant>
        <vt:lpwstr>../Docs/R1-135190.zip</vt:lpwstr>
      </vt:variant>
      <vt:variant>
        <vt:lpwstr/>
      </vt:variant>
      <vt:variant>
        <vt:i4>4521997</vt:i4>
      </vt:variant>
      <vt:variant>
        <vt:i4>1812</vt:i4>
      </vt:variant>
      <vt:variant>
        <vt:i4>0</vt:i4>
      </vt:variant>
      <vt:variant>
        <vt:i4>5</vt:i4>
      </vt:variant>
      <vt:variant>
        <vt:lpwstr>../Docs/R1-135016.zip</vt:lpwstr>
      </vt:variant>
      <vt:variant>
        <vt:lpwstr/>
      </vt:variant>
      <vt:variant>
        <vt:i4>4521999</vt:i4>
      </vt:variant>
      <vt:variant>
        <vt:i4>1809</vt:i4>
      </vt:variant>
      <vt:variant>
        <vt:i4>0</vt:i4>
      </vt:variant>
      <vt:variant>
        <vt:i4>5</vt:i4>
      </vt:variant>
      <vt:variant>
        <vt:lpwstr>../Docs/R1-135014.zip</vt:lpwstr>
      </vt:variant>
      <vt:variant>
        <vt:lpwstr/>
      </vt:variant>
      <vt:variant>
        <vt:i4>4194316</vt:i4>
      </vt:variant>
      <vt:variant>
        <vt:i4>1806</vt:i4>
      </vt:variant>
      <vt:variant>
        <vt:i4>0</vt:i4>
      </vt:variant>
      <vt:variant>
        <vt:i4>5</vt:i4>
      </vt:variant>
      <vt:variant>
        <vt:lpwstr>../Docs/R1-135641.zip</vt:lpwstr>
      </vt:variant>
      <vt:variant>
        <vt:lpwstr/>
      </vt:variant>
      <vt:variant>
        <vt:i4>5046279</vt:i4>
      </vt:variant>
      <vt:variant>
        <vt:i4>1803</vt:i4>
      </vt:variant>
      <vt:variant>
        <vt:i4>0</vt:i4>
      </vt:variant>
      <vt:variant>
        <vt:i4>5</vt:i4>
      </vt:variant>
      <vt:variant>
        <vt:lpwstr>../Docs/R1-135599.zip</vt:lpwstr>
      </vt:variant>
      <vt:variant>
        <vt:lpwstr/>
      </vt:variant>
      <vt:variant>
        <vt:i4>4325388</vt:i4>
      </vt:variant>
      <vt:variant>
        <vt:i4>1800</vt:i4>
      </vt:variant>
      <vt:variant>
        <vt:i4>0</vt:i4>
      </vt:variant>
      <vt:variant>
        <vt:i4>5</vt:i4>
      </vt:variant>
      <vt:variant>
        <vt:lpwstr>../Docs/R1-135562.zip</vt:lpwstr>
      </vt:variant>
      <vt:variant>
        <vt:lpwstr/>
      </vt:variant>
      <vt:variant>
        <vt:i4>4653064</vt:i4>
      </vt:variant>
      <vt:variant>
        <vt:i4>1797</vt:i4>
      </vt:variant>
      <vt:variant>
        <vt:i4>0</vt:i4>
      </vt:variant>
      <vt:variant>
        <vt:i4>5</vt:i4>
      </vt:variant>
      <vt:variant>
        <vt:lpwstr>../Docs/R1-135536.zip</vt:lpwstr>
      </vt:variant>
      <vt:variant>
        <vt:lpwstr/>
      </vt:variant>
      <vt:variant>
        <vt:i4>4456454</vt:i4>
      </vt:variant>
      <vt:variant>
        <vt:i4>1794</vt:i4>
      </vt:variant>
      <vt:variant>
        <vt:i4>0</vt:i4>
      </vt:variant>
      <vt:variant>
        <vt:i4>5</vt:i4>
      </vt:variant>
      <vt:variant>
        <vt:lpwstr>../Docs/R1-135508.zip</vt:lpwstr>
      </vt:variant>
      <vt:variant>
        <vt:lpwstr/>
      </vt:variant>
      <vt:variant>
        <vt:i4>4259850</vt:i4>
      </vt:variant>
      <vt:variant>
        <vt:i4>1791</vt:i4>
      </vt:variant>
      <vt:variant>
        <vt:i4>0</vt:i4>
      </vt:variant>
      <vt:variant>
        <vt:i4>5</vt:i4>
      </vt:variant>
      <vt:variant>
        <vt:lpwstr>../Docs/R1-135455.zip</vt:lpwstr>
      </vt:variant>
      <vt:variant>
        <vt:lpwstr/>
      </vt:variant>
      <vt:variant>
        <vt:i4>4194314</vt:i4>
      </vt:variant>
      <vt:variant>
        <vt:i4>1788</vt:i4>
      </vt:variant>
      <vt:variant>
        <vt:i4>0</vt:i4>
      </vt:variant>
      <vt:variant>
        <vt:i4>5</vt:i4>
      </vt:variant>
      <vt:variant>
        <vt:lpwstr>../Docs/R1-135445.zip</vt:lpwstr>
      </vt:variant>
      <vt:variant>
        <vt:lpwstr/>
      </vt:variant>
      <vt:variant>
        <vt:i4>4587534</vt:i4>
      </vt:variant>
      <vt:variant>
        <vt:i4>1785</vt:i4>
      </vt:variant>
      <vt:variant>
        <vt:i4>0</vt:i4>
      </vt:variant>
      <vt:variant>
        <vt:i4>5</vt:i4>
      </vt:variant>
      <vt:variant>
        <vt:lpwstr>../Docs/R1-135421.zip</vt:lpwstr>
      </vt:variant>
      <vt:variant>
        <vt:lpwstr/>
      </vt:variant>
      <vt:variant>
        <vt:i4>4521998</vt:i4>
      </vt:variant>
      <vt:variant>
        <vt:i4>1782</vt:i4>
      </vt:variant>
      <vt:variant>
        <vt:i4>0</vt:i4>
      </vt:variant>
      <vt:variant>
        <vt:i4>5</vt:i4>
      </vt:variant>
      <vt:variant>
        <vt:lpwstr>../Docs/R1-135411.zip</vt:lpwstr>
      </vt:variant>
      <vt:variant>
        <vt:lpwstr/>
      </vt:variant>
      <vt:variant>
        <vt:i4>4325390</vt:i4>
      </vt:variant>
      <vt:variant>
        <vt:i4>1779</vt:i4>
      </vt:variant>
      <vt:variant>
        <vt:i4>0</vt:i4>
      </vt:variant>
      <vt:variant>
        <vt:i4>5</vt:i4>
      </vt:variant>
      <vt:variant>
        <vt:lpwstr>../Docs/R1-135366.zip</vt:lpwstr>
      </vt:variant>
      <vt:variant>
        <vt:lpwstr/>
      </vt:variant>
      <vt:variant>
        <vt:i4>4653057</vt:i4>
      </vt:variant>
      <vt:variant>
        <vt:i4>1776</vt:i4>
      </vt:variant>
      <vt:variant>
        <vt:i4>0</vt:i4>
      </vt:variant>
      <vt:variant>
        <vt:i4>5</vt:i4>
      </vt:variant>
      <vt:variant>
        <vt:lpwstr>../Docs/R1-135339.zip</vt:lpwstr>
      </vt:variant>
      <vt:variant>
        <vt:lpwstr/>
      </vt:variant>
      <vt:variant>
        <vt:i4>5046280</vt:i4>
      </vt:variant>
      <vt:variant>
        <vt:i4>1773</vt:i4>
      </vt:variant>
      <vt:variant>
        <vt:i4>0</vt:i4>
      </vt:variant>
      <vt:variant>
        <vt:i4>5</vt:i4>
      </vt:variant>
      <vt:variant>
        <vt:lpwstr>../Docs/R1-135291.zip</vt:lpwstr>
      </vt:variant>
      <vt:variant>
        <vt:lpwstr/>
      </vt:variant>
      <vt:variant>
        <vt:i4>4259855</vt:i4>
      </vt:variant>
      <vt:variant>
        <vt:i4>1770</vt:i4>
      </vt:variant>
      <vt:variant>
        <vt:i4>0</vt:i4>
      </vt:variant>
      <vt:variant>
        <vt:i4>5</vt:i4>
      </vt:variant>
      <vt:variant>
        <vt:lpwstr>../Docs/R1-135256.zip</vt:lpwstr>
      </vt:variant>
      <vt:variant>
        <vt:lpwstr/>
      </vt:variant>
      <vt:variant>
        <vt:i4>5046283</vt:i4>
      </vt:variant>
      <vt:variant>
        <vt:i4>1767</vt:i4>
      </vt:variant>
      <vt:variant>
        <vt:i4>0</vt:i4>
      </vt:variant>
      <vt:variant>
        <vt:i4>5</vt:i4>
      </vt:variant>
      <vt:variant>
        <vt:lpwstr>../Docs/R1-135191.zip</vt:lpwstr>
      </vt:variant>
      <vt:variant>
        <vt:lpwstr/>
      </vt:variant>
      <vt:variant>
        <vt:i4>4259842</vt:i4>
      </vt:variant>
      <vt:variant>
        <vt:i4>1764</vt:i4>
      </vt:variant>
      <vt:variant>
        <vt:i4>0</vt:i4>
      </vt:variant>
      <vt:variant>
        <vt:i4>5</vt:i4>
      </vt:variant>
      <vt:variant>
        <vt:lpwstr>../Docs/R1-135059.zip</vt:lpwstr>
      </vt:variant>
      <vt:variant>
        <vt:lpwstr/>
      </vt:variant>
      <vt:variant>
        <vt:i4>4521998</vt:i4>
      </vt:variant>
      <vt:variant>
        <vt:i4>1761</vt:i4>
      </vt:variant>
      <vt:variant>
        <vt:i4>0</vt:i4>
      </vt:variant>
      <vt:variant>
        <vt:i4>5</vt:i4>
      </vt:variant>
      <vt:variant>
        <vt:lpwstr>../Docs/R1-135015.zip</vt:lpwstr>
      </vt:variant>
      <vt:variant>
        <vt:lpwstr/>
      </vt:variant>
      <vt:variant>
        <vt:i4>5046279</vt:i4>
      </vt:variant>
      <vt:variant>
        <vt:i4>1758</vt:i4>
      </vt:variant>
      <vt:variant>
        <vt:i4>0</vt:i4>
      </vt:variant>
      <vt:variant>
        <vt:i4>5</vt:i4>
      </vt:variant>
      <vt:variant>
        <vt:lpwstr>../Docs/R1-135599.zip</vt:lpwstr>
      </vt:variant>
      <vt:variant>
        <vt:lpwstr/>
      </vt:variant>
      <vt:variant>
        <vt:i4>4325388</vt:i4>
      </vt:variant>
      <vt:variant>
        <vt:i4>1755</vt:i4>
      </vt:variant>
      <vt:variant>
        <vt:i4>0</vt:i4>
      </vt:variant>
      <vt:variant>
        <vt:i4>5</vt:i4>
      </vt:variant>
      <vt:variant>
        <vt:lpwstr>../Docs/R1-135562.zip</vt:lpwstr>
      </vt:variant>
      <vt:variant>
        <vt:lpwstr/>
      </vt:variant>
      <vt:variant>
        <vt:i4>4456454</vt:i4>
      </vt:variant>
      <vt:variant>
        <vt:i4>1752</vt:i4>
      </vt:variant>
      <vt:variant>
        <vt:i4>0</vt:i4>
      </vt:variant>
      <vt:variant>
        <vt:i4>5</vt:i4>
      </vt:variant>
      <vt:variant>
        <vt:lpwstr>../Docs/R1-135508.zip</vt:lpwstr>
      </vt:variant>
      <vt:variant>
        <vt:lpwstr/>
      </vt:variant>
      <vt:variant>
        <vt:i4>5046283</vt:i4>
      </vt:variant>
      <vt:variant>
        <vt:i4>1749</vt:i4>
      </vt:variant>
      <vt:variant>
        <vt:i4>0</vt:i4>
      </vt:variant>
      <vt:variant>
        <vt:i4>5</vt:i4>
      </vt:variant>
      <vt:variant>
        <vt:lpwstr>../Docs/R1-135292.zip</vt:lpwstr>
      </vt:variant>
      <vt:variant>
        <vt:lpwstr/>
      </vt:variant>
      <vt:variant>
        <vt:i4>5046283</vt:i4>
      </vt:variant>
      <vt:variant>
        <vt:i4>1746</vt:i4>
      </vt:variant>
      <vt:variant>
        <vt:i4>0</vt:i4>
      </vt:variant>
      <vt:variant>
        <vt:i4>5</vt:i4>
      </vt:variant>
      <vt:variant>
        <vt:lpwstr>../Docs/R1-135191.zip</vt:lpwstr>
      </vt:variant>
      <vt:variant>
        <vt:lpwstr/>
      </vt:variant>
      <vt:variant>
        <vt:i4>4980739</vt:i4>
      </vt:variant>
      <vt:variant>
        <vt:i4>1743</vt:i4>
      </vt:variant>
      <vt:variant>
        <vt:i4>0</vt:i4>
      </vt:variant>
      <vt:variant>
        <vt:i4>5</vt:i4>
      </vt:variant>
      <vt:variant>
        <vt:lpwstr>../Docs/R1-135189.zip</vt:lpwstr>
      </vt:variant>
      <vt:variant>
        <vt:lpwstr/>
      </vt:variant>
      <vt:variant>
        <vt:i4>4259843</vt:i4>
      </vt:variant>
      <vt:variant>
        <vt:i4>1740</vt:i4>
      </vt:variant>
      <vt:variant>
        <vt:i4>0</vt:i4>
      </vt:variant>
      <vt:variant>
        <vt:i4>5</vt:i4>
      </vt:variant>
      <vt:variant>
        <vt:lpwstr>../Docs/R1-135058.zip</vt:lpwstr>
      </vt:variant>
      <vt:variant>
        <vt:lpwstr/>
      </vt:variant>
      <vt:variant>
        <vt:i4>4194318</vt:i4>
      </vt:variant>
      <vt:variant>
        <vt:i4>1737</vt:i4>
      </vt:variant>
      <vt:variant>
        <vt:i4>0</vt:i4>
      </vt:variant>
      <vt:variant>
        <vt:i4>5</vt:i4>
      </vt:variant>
      <vt:variant>
        <vt:lpwstr>../Docs/R1-135247.zip</vt:lpwstr>
      </vt:variant>
      <vt:variant>
        <vt:lpwstr/>
      </vt:variant>
      <vt:variant>
        <vt:i4>4194319</vt:i4>
      </vt:variant>
      <vt:variant>
        <vt:i4>1734</vt:i4>
      </vt:variant>
      <vt:variant>
        <vt:i4>0</vt:i4>
      </vt:variant>
      <vt:variant>
        <vt:i4>5</vt:i4>
      </vt:variant>
      <vt:variant>
        <vt:lpwstr>../Docs/R1-135642.zip</vt:lpwstr>
      </vt:variant>
      <vt:variant>
        <vt:lpwstr/>
      </vt:variant>
      <vt:variant>
        <vt:i4>4325389</vt:i4>
      </vt:variant>
      <vt:variant>
        <vt:i4>1731</vt:i4>
      </vt:variant>
      <vt:variant>
        <vt:i4>0</vt:i4>
      </vt:variant>
      <vt:variant>
        <vt:i4>5</vt:i4>
      </vt:variant>
      <vt:variant>
        <vt:lpwstr>../Docs/R1-135563.zip</vt:lpwstr>
      </vt:variant>
      <vt:variant>
        <vt:lpwstr/>
      </vt:variant>
      <vt:variant>
        <vt:i4>4456454</vt:i4>
      </vt:variant>
      <vt:variant>
        <vt:i4>1728</vt:i4>
      </vt:variant>
      <vt:variant>
        <vt:i4>0</vt:i4>
      </vt:variant>
      <vt:variant>
        <vt:i4>5</vt:i4>
      </vt:variant>
      <vt:variant>
        <vt:lpwstr>../Docs/R1-135508.zip</vt:lpwstr>
      </vt:variant>
      <vt:variant>
        <vt:lpwstr/>
      </vt:variant>
      <vt:variant>
        <vt:i4>4456463</vt:i4>
      </vt:variant>
      <vt:variant>
        <vt:i4>1725</vt:i4>
      </vt:variant>
      <vt:variant>
        <vt:i4>0</vt:i4>
      </vt:variant>
      <vt:variant>
        <vt:i4>5</vt:i4>
      </vt:variant>
      <vt:variant>
        <vt:lpwstr>../Docs/R1-135501.zip</vt:lpwstr>
      </vt:variant>
      <vt:variant>
        <vt:lpwstr/>
      </vt:variant>
      <vt:variant>
        <vt:i4>4259850</vt:i4>
      </vt:variant>
      <vt:variant>
        <vt:i4>1722</vt:i4>
      </vt:variant>
      <vt:variant>
        <vt:i4>0</vt:i4>
      </vt:variant>
      <vt:variant>
        <vt:i4>5</vt:i4>
      </vt:variant>
      <vt:variant>
        <vt:lpwstr>../Docs/R1-135455.zip</vt:lpwstr>
      </vt:variant>
      <vt:variant>
        <vt:lpwstr/>
      </vt:variant>
      <vt:variant>
        <vt:i4>5046281</vt:i4>
      </vt:variant>
      <vt:variant>
        <vt:i4>1719</vt:i4>
      </vt:variant>
      <vt:variant>
        <vt:i4>0</vt:i4>
      </vt:variant>
      <vt:variant>
        <vt:i4>5</vt:i4>
      </vt:variant>
      <vt:variant>
        <vt:lpwstr>../Docs/R1-135391.zip</vt:lpwstr>
      </vt:variant>
      <vt:variant>
        <vt:lpwstr/>
      </vt:variant>
      <vt:variant>
        <vt:i4>4259854</vt:i4>
      </vt:variant>
      <vt:variant>
        <vt:i4>1716</vt:i4>
      </vt:variant>
      <vt:variant>
        <vt:i4>0</vt:i4>
      </vt:variant>
      <vt:variant>
        <vt:i4>5</vt:i4>
      </vt:variant>
      <vt:variant>
        <vt:lpwstr>../Docs/R1-135257.zip</vt:lpwstr>
      </vt:variant>
      <vt:variant>
        <vt:lpwstr/>
      </vt:variant>
      <vt:variant>
        <vt:i4>5046282</vt:i4>
      </vt:variant>
      <vt:variant>
        <vt:i4>1713</vt:i4>
      </vt:variant>
      <vt:variant>
        <vt:i4>0</vt:i4>
      </vt:variant>
      <vt:variant>
        <vt:i4>5</vt:i4>
      </vt:variant>
      <vt:variant>
        <vt:lpwstr>../Docs/R1-135190.zip</vt:lpwstr>
      </vt:variant>
      <vt:variant>
        <vt:lpwstr/>
      </vt:variant>
      <vt:variant>
        <vt:i4>4259843</vt:i4>
      </vt:variant>
      <vt:variant>
        <vt:i4>1710</vt:i4>
      </vt:variant>
      <vt:variant>
        <vt:i4>0</vt:i4>
      </vt:variant>
      <vt:variant>
        <vt:i4>5</vt:i4>
      </vt:variant>
      <vt:variant>
        <vt:lpwstr>../Docs/R1-135058.zip</vt:lpwstr>
      </vt:variant>
      <vt:variant>
        <vt:lpwstr/>
      </vt:variant>
      <vt:variant>
        <vt:i4>4521999</vt:i4>
      </vt:variant>
      <vt:variant>
        <vt:i4>1707</vt:i4>
      </vt:variant>
      <vt:variant>
        <vt:i4>0</vt:i4>
      </vt:variant>
      <vt:variant>
        <vt:i4>5</vt:i4>
      </vt:variant>
      <vt:variant>
        <vt:lpwstr>../Docs/R1-135014.zip</vt:lpwstr>
      </vt:variant>
      <vt:variant>
        <vt:lpwstr/>
      </vt:variant>
      <vt:variant>
        <vt:i4>4587525</vt:i4>
      </vt:variant>
      <vt:variant>
        <vt:i4>1704</vt:i4>
      </vt:variant>
      <vt:variant>
        <vt:i4>0</vt:i4>
      </vt:variant>
      <vt:variant>
        <vt:i4>5</vt:i4>
      </vt:variant>
      <vt:variant>
        <vt:lpwstr>../Docs/R1-135729.zip</vt:lpwstr>
      </vt:variant>
      <vt:variant>
        <vt:lpwstr/>
      </vt:variant>
      <vt:variant>
        <vt:i4>4325379</vt:i4>
      </vt:variant>
      <vt:variant>
        <vt:i4>1701</vt:i4>
      </vt:variant>
      <vt:variant>
        <vt:i4>0</vt:i4>
      </vt:variant>
      <vt:variant>
        <vt:i4>5</vt:i4>
      </vt:variant>
      <vt:variant>
        <vt:lpwstr>../Docs/R1-135961.zip</vt:lpwstr>
      </vt:variant>
      <vt:variant>
        <vt:lpwstr/>
      </vt:variant>
      <vt:variant>
        <vt:i4>4587524</vt:i4>
      </vt:variant>
      <vt:variant>
        <vt:i4>1698</vt:i4>
      </vt:variant>
      <vt:variant>
        <vt:i4>0</vt:i4>
      </vt:variant>
      <vt:variant>
        <vt:i4>5</vt:i4>
      </vt:variant>
      <vt:variant>
        <vt:lpwstr>../Docs/R1-135728.zip</vt:lpwstr>
      </vt:variant>
      <vt:variant>
        <vt:lpwstr/>
      </vt:variant>
      <vt:variant>
        <vt:i4>4587531</vt:i4>
      </vt:variant>
      <vt:variant>
        <vt:i4>1695</vt:i4>
      </vt:variant>
      <vt:variant>
        <vt:i4>0</vt:i4>
      </vt:variant>
      <vt:variant>
        <vt:i4>5</vt:i4>
      </vt:variant>
      <vt:variant>
        <vt:lpwstr>../Docs/R1-135727.zip</vt:lpwstr>
      </vt:variant>
      <vt:variant>
        <vt:lpwstr/>
      </vt:variant>
      <vt:variant>
        <vt:i4>4194317</vt:i4>
      </vt:variant>
      <vt:variant>
        <vt:i4>1692</vt:i4>
      </vt:variant>
      <vt:variant>
        <vt:i4>0</vt:i4>
      </vt:variant>
      <vt:variant>
        <vt:i4>5</vt:i4>
      </vt:variant>
      <vt:variant>
        <vt:lpwstr>../Docs/R1-135640.zip</vt:lpwstr>
      </vt:variant>
      <vt:variant>
        <vt:lpwstr/>
      </vt:variant>
      <vt:variant>
        <vt:i4>4325391</vt:i4>
      </vt:variant>
      <vt:variant>
        <vt:i4>1689</vt:i4>
      </vt:variant>
      <vt:variant>
        <vt:i4>0</vt:i4>
      </vt:variant>
      <vt:variant>
        <vt:i4>5</vt:i4>
      </vt:variant>
      <vt:variant>
        <vt:lpwstr>../Docs/R1-135561.zip</vt:lpwstr>
      </vt:variant>
      <vt:variant>
        <vt:lpwstr/>
      </vt:variant>
      <vt:variant>
        <vt:i4>4456457</vt:i4>
      </vt:variant>
      <vt:variant>
        <vt:i4>1686</vt:i4>
      </vt:variant>
      <vt:variant>
        <vt:i4>0</vt:i4>
      </vt:variant>
      <vt:variant>
        <vt:i4>5</vt:i4>
      </vt:variant>
      <vt:variant>
        <vt:lpwstr>../Docs/R1-135507.zip</vt:lpwstr>
      </vt:variant>
      <vt:variant>
        <vt:lpwstr/>
      </vt:variant>
      <vt:variant>
        <vt:i4>4259851</vt:i4>
      </vt:variant>
      <vt:variant>
        <vt:i4>1683</vt:i4>
      </vt:variant>
      <vt:variant>
        <vt:i4>0</vt:i4>
      </vt:variant>
      <vt:variant>
        <vt:i4>5</vt:i4>
      </vt:variant>
      <vt:variant>
        <vt:lpwstr>../Docs/R1-135454.zip</vt:lpwstr>
      </vt:variant>
      <vt:variant>
        <vt:lpwstr/>
      </vt:variant>
      <vt:variant>
        <vt:i4>4587535</vt:i4>
      </vt:variant>
      <vt:variant>
        <vt:i4>1680</vt:i4>
      </vt:variant>
      <vt:variant>
        <vt:i4>0</vt:i4>
      </vt:variant>
      <vt:variant>
        <vt:i4>5</vt:i4>
      </vt:variant>
      <vt:variant>
        <vt:lpwstr>../Docs/R1-135420.zip</vt:lpwstr>
      </vt:variant>
      <vt:variant>
        <vt:lpwstr/>
      </vt:variant>
      <vt:variant>
        <vt:i4>5046280</vt:i4>
      </vt:variant>
      <vt:variant>
        <vt:i4>1677</vt:i4>
      </vt:variant>
      <vt:variant>
        <vt:i4>0</vt:i4>
      </vt:variant>
      <vt:variant>
        <vt:i4>5</vt:i4>
      </vt:variant>
      <vt:variant>
        <vt:lpwstr>../Docs/R1-135390.zip</vt:lpwstr>
      </vt:variant>
      <vt:variant>
        <vt:lpwstr/>
      </vt:variant>
      <vt:variant>
        <vt:i4>4325384</vt:i4>
      </vt:variant>
      <vt:variant>
        <vt:i4>1674</vt:i4>
      </vt:variant>
      <vt:variant>
        <vt:i4>0</vt:i4>
      </vt:variant>
      <vt:variant>
        <vt:i4>5</vt:i4>
      </vt:variant>
      <vt:variant>
        <vt:lpwstr>../Docs/R1-134370.zip</vt:lpwstr>
      </vt:variant>
      <vt:variant>
        <vt:lpwstr/>
      </vt:variant>
      <vt:variant>
        <vt:i4>4980737</vt:i4>
      </vt:variant>
      <vt:variant>
        <vt:i4>1671</vt:i4>
      </vt:variant>
      <vt:variant>
        <vt:i4>0</vt:i4>
      </vt:variant>
      <vt:variant>
        <vt:i4>5</vt:i4>
      </vt:variant>
      <vt:variant>
        <vt:lpwstr>../Docs/R1-135389.zip</vt:lpwstr>
      </vt:variant>
      <vt:variant>
        <vt:lpwstr/>
      </vt:variant>
      <vt:variant>
        <vt:i4>4325389</vt:i4>
      </vt:variant>
      <vt:variant>
        <vt:i4>1668</vt:i4>
      </vt:variant>
      <vt:variant>
        <vt:i4>0</vt:i4>
      </vt:variant>
      <vt:variant>
        <vt:i4>5</vt:i4>
      </vt:variant>
      <vt:variant>
        <vt:lpwstr>../Docs/R1-135365.zip</vt:lpwstr>
      </vt:variant>
      <vt:variant>
        <vt:lpwstr/>
      </vt:variant>
      <vt:variant>
        <vt:i4>5046281</vt:i4>
      </vt:variant>
      <vt:variant>
        <vt:i4>1665</vt:i4>
      </vt:variant>
      <vt:variant>
        <vt:i4>0</vt:i4>
      </vt:variant>
      <vt:variant>
        <vt:i4>5</vt:i4>
      </vt:variant>
      <vt:variant>
        <vt:lpwstr>../Docs/R1-135290.zip</vt:lpwstr>
      </vt:variant>
      <vt:variant>
        <vt:lpwstr/>
      </vt:variant>
      <vt:variant>
        <vt:i4>4259852</vt:i4>
      </vt:variant>
      <vt:variant>
        <vt:i4>1662</vt:i4>
      </vt:variant>
      <vt:variant>
        <vt:i4>0</vt:i4>
      </vt:variant>
      <vt:variant>
        <vt:i4>5</vt:i4>
      </vt:variant>
      <vt:variant>
        <vt:lpwstr>../Docs/R1-135255.zip</vt:lpwstr>
      </vt:variant>
      <vt:variant>
        <vt:lpwstr/>
      </vt:variant>
      <vt:variant>
        <vt:i4>4194319</vt:i4>
      </vt:variant>
      <vt:variant>
        <vt:i4>1659</vt:i4>
      </vt:variant>
      <vt:variant>
        <vt:i4>0</vt:i4>
      </vt:variant>
      <vt:variant>
        <vt:i4>5</vt:i4>
      </vt:variant>
      <vt:variant>
        <vt:lpwstr>../Docs/R1-135246.zip</vt:lpwstr>
      </vt:variant>
      <vt:variant>
        <vt:lpwstr/>
      </vt:variant>
      <vt:variant>
        <vt:i4>4587522</vt:i4>
      </vt:variant>
      <vt:variant>
        <vt:i4>1656</vt:i4>
      </vt:variant>
      <vt:variant>
        <vt:i4>0</vt:i4>
      </vt:variant>
      <vt:variant>
        <vt:i4>5</vt:i4>
      </vt:variant>
      <vt:variant>
        <vt:lpwstr>../Docs/R1-135128.zip</vt:lpwstr>
      </vt:variant>
      <vt:variant>
        <vt:lpwstr/>
      </vt:variant>
      <vt:variant>
        <vt:i4>4456459</vt:i4>
      </vt:variant>
      <vt:variant>
        <vt:i4>1653</vt:i4>
      </vt:variant>
      <vt:variant>
        <vt:i4>0</vt:i4>
      </vt:variant>
      <vt:variant>
        <vt:i4>5</vt:i4>
      </vt:variant>
      <vt:variant>
        <vt:lpwstr>../Docs/R1-135101.zip</vt:lpwstr>
      </vt:variant>
      <vt:variant>
        <vt:lpwstr/>
      </vt:variant>
      <vt:variant>
        <vt:i4>4259852</vt:i4>
      </vt:variant>
      <vt:variant>
        <vt:i4>1650</vt:i4>
      </vt:variant>
      <vt:variant>
        <vt:i4>0</vt:i4>
      </vt:variant>
      <vt:variant>
        <vt:i4>5</vt:i4>
      </vt:variant>
      <vt:variant>
        <vt:lpwstr>../Docs/R1-135057.zip</vt:lpwstr>
      </vt:variant>
      <vt:variant>
        <vt:lpwstr/>
      </vt:variant>
      <vt:variant>
        <vt:i4>4521998</vt:i4>
      </vt:variant>
      <vt:variant>
        <vt:i4>1647</vt:i4>
      </vt:variant>
      <vt:variant>
        <vt:i4>0</vt:i4>
      </vt:variant>
      <vt:variant>
        <vt:i4>5</vt:i4>
      </vt:variant>
      <vt:variant>
        <vt:lpwstr>../Docs/R1-136025.zip</vt:lpwstr>
      </vt:variant>
      <vt:variant>
        <vt:lpwstr/>
      </vt:variant>
      <vt:variant>
        <vt:i4>4521998</vt:i4>
      </vt:variant>
      <vt:variant>
        <vt:i4>1644</vt:i4>
      </vt:variant>
      <vt:variant>
        <vt:i4>0</vt:i4>
      </vt:variant>
      <vt:variant>
        <vt:i4>5</vt:i4>
      </vt:variant>
      <vt:variant>
        <vt:lpwstr>../Docs/R1-136025.zip</vt:lpwstr>
      </vt:variant>
      <vt:variant>
        <vt:lpwstr/>
      </vt:variant>
      <vt:variant>
        <vt:i4>4521998</vt:i4>
      </vt:variant>
      <vt:variant>
        <vt:i4>1641</vt:i4>
      </vt:variant>
      <vt:variant>
        <vt:i4>0</vt:i4>
      </vt:variant>
      <vt:variant>
        <vt:i4>5</vt:i4>
      </vt:variant>
      <vt:variant>
        <vt:lpwstr>../Docs/R1-136025.zip</vt:lpwstr>
      </vt:variant>
      <vt:variant>
        <vt:lpwstr/>
      </vt:variant>
      <vt:variant>
        <vt:i4>4325377</vt:i4>
      </vt:variant>
      <vt:variant>
        <vt:i4>1638</vt:i4>
      </vt:variant>
      <vt:variant>
        <vt:i4>0</vt:i4>
      </vt:variant>
      <vt:variant>
        <vt:i4>5</vt:i4>
      </vt:variant>
      <vt:variant>
        <vt:lpwstr>../Docs/R1-135963.zip</vt:lpwstr>
      </vt:variant>
      <vt:variant>
        <vt:lpwstr/>
      </vt:variant>
      <vt:variant>
        <vt:i4>4325382</vt:i4>
      </vt:variant>
      <vt:variant>
        <vt:i4>1635</vt:i4>
      </vt:variant>
      <vt:variant>
        <vt:i4>0</vt:i4>
      </vt:variant>
      <vt:variant>
        <vt:i4>5</vt:i4>
      </vt:variant>
      <vt:variant>
        <vt:lpwstr>../Docs/R1-135964.zip</vt:lpwstr>
      </vt:variant>
      <vt:variant>
        <vt:lpwstr/>
      </vt:variant>
      <vt:variant>
        <vt:i4>4325383</vt:i4>
      </vt:variant>
      <vt:variant>
        <vt:i4>1632</vt:i4>
      </vt:variant>
      <vt:variant>
        <vt:i4>0</vt:i4>
      </vt:variant>
      <vt:variant>
        <vt:i4>5</vt:i4>
      </vt:variant>
      <vt:variant>
        <vt:lpwstr>../Docs/R1-135965.zip</vt:lpwstr>
      </vt:variant>
      <vt:variant>
        <vt:lpwstr/>
      </vt:variant>
      <vt:variant>
        <vt:i4>4980738</vt:i4>
      </vt:variant>
      <vt:variant>
        <vt:i4>1629</vt:i4>
      </vt:variant>
      <vt:variant>
        <vt:i4>0</vt:i4>
      </vt:variant>
      <vt:variant>
        <vt:i4>5</vt:i4>
      </vt:variant>
      <vt:variant>
        <vt:lpwstr>../Docs/R1-135188.zip</vt:lpwstr>
      </vt:variant>
      <vt:variant>
        <vt:lpwstr/>
      </vt:variant>
      <vt:variant>
        <vt:i4>4259851</vt:i4>
      </vt:variant>
      <vt:variant>
        <vt:i4>1626</vt:i4>
      </vt:variant>
      <vt:variant>
        <vt:i4>0</vt:i4>
      </vt:variant>
      <vt:variant>
        <vt:i4>5</vt:i4>
      </vt:variant>
      <vt:variant>
        <vt:lpwstr>../Docs/R1-135151.zip</vt:lpwstr>
      </vt:variant>
      <vt:variant>
        <vt:lpwstr/>
      </vt:variant>
      <vt:variant>
        <vt:i4>4521992</vt:i4>
      </vt:variant>
      <vt:variant>
        <vt:i4>1623</vt:i4>
      </vt:variant>
      <vt:variant>
        <vt:i4>0</vt:i4>
      </vt:variant>
      <vt:variant>
        <vt:i4>5</vt:i4>
      </vt:variant>
      <vt:variant>
        <vt:lpwstr>../Docs/R1-135013.zip</vt:lpwstr>
      </vt:variant>
      <vt:variant>
        <vt:lpwstr/>
      </vt:variant>
      <vt:variant>
        <vt:i4>4325378</vt:i4>
      </vt:variant>
      <vt:variant>
        <vt:i4>1620</vt:i4>
      </vt:variant>
      <vt:variant>
        <vt:i4>0</vt:i4>
      </vt:variant>
      <vt:variant>
        <vt:i4>5</vt:i4>
      </vt:variant>
      <vt:variant>
        <vt:lpwstr>../Docs/R1-135960.zip</vt:lpwstr>
      </vt:variant>
      <vt:variant>
        <vt:lpwstr/>
      </vt:variant>
      <vt:variant>
        <vt:i4>4325390</vt:i4>
      </vt:variant>
      <vt:variant>
        <vt:i4>1617</vt:i4>
      </vt:variant>
      <vt:variant>
        <vt:i4>0</vt:i4>
      </vt:variant>
      <vt:variant>
        <vt:i4>5</vt:i4>
      </vt:variant>
      <vt:variant>
        <vt:lpwstr>../Docs/R1-135560.zip</vt:lpwstr>
      </vt:variant>
      <vt:variant>
        <vt:lpwstr/>
      </vt:variant>
      <vt:variant>
        <vt:i4>4456456</vt:i4>
      </vt:variant>
      <vt:variant>
        <vt:i4>1614</vt:i4>
      </vt:variant>
      <vt:variant>
        <vt:i4>0</vt:i4>
      </vt:variant>
      <vt:variant>
        <vt:i4>5</vt:i4>
      </vt:variant>
      <vt:variant>
        <vt:lpwstr>../Docs/R1-135506.zip</vt:lpwstr>
      </vt:variant>
      <vt:variant>
        <vt:lpwstr/>
      </vt:variant>
      <vt:variant>
        <vt:i4>4980736</vt:i4>
      </vt:variant>
      <vt:variant>
        <vt:i4>1611</vt:i4>
      </vt:variant>
      <vt:variant>
        <vt:i4>0</vt:i4>
      </vt:variant>
      <vt:variant>
        <vt:i4>5</vt:i4>
      </vt:variant>
      <vt:variant>
        <vt:lpwstr>../Docs/R1-135289.zip</vt:lpwstr>
      </vt:variant>
      <vt:variant>
        <vt:lpwstr/>
      </vt:variant>
      <vt:variant>
        <vt:i4>4980749</vt:i4>
      </vt:variant>
      <vt:variant>
        <vt:i4>1608</vt:i4>
      </vt:variant>
      <vt:variant>
        <vt:i4>0</vt:i4>
      </vt:variant>
      <vt:variant>
        <vt:i4>5</vt:i4>
      </vt:variant>
      <vt:variant>
        <vt:lpwstr>../Docs/R1-135187.zip</vt:lpwstr>
      </vt:variant>
      <vt:variant>
        <vt:lpwstr/>
      </vt:variant>
      <vt:variant>
        <vt:i4>4456458</vt:i4>
      </vt:variant>
      <vt:variant>
        <vt:i4>1605</vt:i4>
      </vt:variant>
      <vt:variant>
        <vt:i4>0</vt:i4>
      </vt:variant>
      <vt:variant>
        <vt:i4>5</vt:i4>
      </vt:variant>
      <vt:variant>
        <vt:lpwstr>../Docs/R1-135100.zip</vt:lpwstr>
      </vt:variant>
      <vt:variant>
        <vt:lpwstr/>
      </vt:variant>
      <vt:variant>
        <vt:i4>4259853</vt:i4>
      </vt:variant>
      <vt:variant>
        <vt:i4>1602</vt:i4>
      </vt:variant>
      <vt:variant>
        <vt:i4>0</vt:i4>
      </vt:variant>
      <vt:variant>
        <vt:i4>5</vt:i4>
      </vt:variant>
      <vt:variant>
        <vt:lpwstr>../Docs/R1-135056.zip</vt:lpwstr>
      </vt:variant>
      <vt:variant>
        <vt:lpwstr/>
      </vt:variant>
      <vt:variant>
        <vt:i4>4653060</vt:i4>
      </vt:variant>
      <vt:variant>
        <vt:i4>1599</vt:i4>
      </vt:variant>
      <vt:variant>
        <vt:i4>0</vt:i4>
      </vt:variant>
      <vt:variant>
        <vt:i4>5</vt:i4>
      </vt:variant>
      <vt:variant>
        <vt:lpwstr>../Docs/R1-135639.zip</vt:lpwstr>
      </vt:variant>
      <vt:variant>
        <vt:lpwstr/>
      </vt:variant>
      <vt:variant>
        <vt:i4>4653067</vt:i4>
      </vt:variant>
      <vt:variant>
        <vt:i4>1596</vt:i4>
      </vt:variant>
      <vt:variant>
        <vt:i4>0</vt:i4>
      </vt:variant>
      <vt:variant>
        <vt:i4>5</vt:i4>
      </vt:variant>
      <vt:variant>
        <vt:lpwstr>../Docs/R1-135535.zip</vt:lpwstr>
      </vt:variant>
      <vt:variant>
        <vt:lpwstr/>
      </vt:variant>
      <vt:variant>
        <vt:i4>4456462</vt:i4>
      </vt:variant>
      <vt:variant>
        <vt:i4>1593</vt:i4>
      </vt:variant>
      <vt:variant>
        <vt:i4>0</vt:i4>
      </vt:variant>
      <vt:variant>
        <vt:i4>5</vt:i4>
      </vt:variant>
      <vt:variant>
        <vt:lpwstr>../Docs/R1-135500.zip</vt:lpwstr>
      </vt:variant>
      <vt:variant>
        <vt:lpwstr/>
      </vt:variant>
      <vt:variant>
        <vt:i4>4259852</vt:i4>
      </vt:variant>
      <vt:variant>
        <vt:i4>1590</vt:i4>
      </vt:variant>
      <vt:variant>
        <vt:i4>0</vt:i4>
      </vt:variant>
      <vt:variant>
        <vt:i4>5</vt:i4>
      </vt:variant>
      <vt:variant>
        <vt:lpwstr>../Docs/R1-135453.zip</vt:lpwstr>
      </vt:variant>
      <vt:variant>
        <vt:lpwstr/>
      </vt:variant>
      <vt:variant>
        <vt:i4>4194315</vt:i4>
      </vt:variant>
      <vt:variant>
        <vt:i4>1587</vt:i4>
      </vt:variant>
      <vt:variant>
        <vt:i4>0</vt:i4>
      </vt:variant>
      <vt:variant>
        <vt:i4>5</vt:i4>
      </vt:variant>
      <vt:variant>
        <vt:lpwstr>../Docs/R1-135444.zip</vt:lpwstr>
      </vt:variant>
      <vt:variant>
        <vt:lpwstr/>
      </vt:variant>
      <vt:variant>
        <vt:i4>4980736</vt:i4>
      </vt:variant>
      <vt:variant>
        <vt:i4>1584</vt:i4>
      </vt:variant>
      <vt:variant>
        <vt:i4>0</vt:i4>
      </vt:variant>
      <vt:variant>
        <vt:i4>5</vt:i4>
      </vt:variant>
      <vt:variant>
        <vt:lpwstr>../Docs/R1-135388.zip</vt:lpwstr>
      </vt:variant>
      <vt:variant>
        <vt:lpwstr/>
      </vt:variant>
      <vt:variant>
        <vt:i4>4325391</vt:i4>
      </vt:variant>
      <vt:variant>
        <vt:i4>1581</vt:i4>
      </vt:variant>
      <vt:variant>
        <vt:i4>0</vt:i4>
      </vt:variant>
      <vt:variant>
        <vt:i4>5</vt:i4>
      </vt:variant>
      <vt:variant>
        <vt:lpwstr>../Docs/R1-135367.zip</vt:lpwstr>
      </vt:variant>
      <vt:variant>
        <vt:lpwstr/>
      </vt:variant>
      <vt:variant>
        <vt:i4>4653056</vt:i4>
      </vt:variant>
      <vt:variant>
        <vt:i4>1578</vt:i4>
      </vt:variant>
      <vt:variant>
        <vt:i4>0</vt:i4>
      </vt:variant>
      <vt:variant>
        <vt:i4>5</vt:i4>
      </vt:variant>
      <vt:variant>
        <vt:lpwstr>../Docs/R1-135338.zip</vt:lpwstr>
      </vt:variant>
      <vt:variant>
        <vt:lpwstr/>
      </vt:variant>
      <vt:variant>
        <vt:i4>4653071</vt:i4>
      </vt:variant>
      <vt:variant>
        <vt:i4>1575</vt:i4>
      </vt:variant>
      <vt:variant>
        <vt:i4>0</vt:i4>
      </vt:variant>
      <vt:variant>
        <vt:i4>5</vt:i4>
      </vt:variant>
      <vt:variant>
        <vt:lpwstr>../Docs/R1-135337.zip</vt:lpwstr>
      </vt:variant>
      <vt:variant>
        <vt:lpwstr/>
      </vt:variant>
      <vt:variant>
        <vt:i4>4980737</vt:i4>
      </vt:variant>
      <vt:variant>
        <vt:i4>1572</vt:i4>
      </vt:variant>
      <vt:variant>
        <vt:i4>0</vt:i4>
      </vt:variant>
      <vt:variant>
        <vt:i4>5</vt:i4>
      </vt:variant>
      <vt:variant>
        <vt:lpwstr>../Docs/R1-135288.zip</vt:lpwstr>
      </vt:variant>
      <vt:variant>
        <vt:lpwstr/>
      </vt:variant>
      <vt:variant>
        <vt:i4>4194316</vt:i4>
      </vt:variant>
      <vt:variant>
        <vt:i4>1569</vt:i4>
      </vt:variant>
      <vt:variant>
        <vt:i4>0</vt:i4>
      </vt:variant>
      <vt:variant>
        <vt:i4>5</vt:i4>
      </vt:variant>
      <vt:variant>
        <vt:lpwstr>../Docs/R1-135245.zip</vt:lpwstr>
      </vt:variant>
      <vt:variant>
        <vt:lpwstr/>
      </vt:variant>
      <vt:variant>
        <vt:i4>4980748</vt:i4>
      </vt:variant>
      <vt:variant>
        <vt:i4>1566</vt:i4>
      </vt:variant>
      <vt:variant>
        <vt:i4>0</vt:i4>
      </vt:variant>
      <vt:variant>
        <vt:i4>5</vt:i4>
      </vt:variant>
      <vt:variant>
        <vt:lpwstr>../Docs/R1-135186.zip</vt:lpwstr>
      </vt:variant>
      <vt:variant>
        <vt:lpwstr/>
      </vt:variant>
      <vt:variant>
        <vt:i4>4259850</vt:i4>
      </vt:variant>
      <vt:variant>
        <vt:i4>1563</vt:i4>
      </vt:variant>
      <vt:variant>
        <vt:i4>0</vt:i4>
      </vt:variant>
      <vt:variant>
        <vt:i4>5</vt:i4>
      </vt:variant>
      <vt:variant>
        <vt:lpwstr>../Docs/R1-135150.zip</vt:lpwstr>
      </vt:variant>
      <vt:variant>
        <vt:lpwstr/>
      </vt:variant>
      <vt:variant>
        <vt:i4>5046274</vt:i4>
      </vt:variant>
      <vt:variant>
        <vt:i4>1560</vt:i4>
      </vt:variant>
      <vt:variant>
        <vt:i4>0</vt:i4>
      </vt:variant>
      <vt:variant>
        <vt:i4>5</vt:i4>
      </vt:variant>
      <vt:variant>
        <vt:lpwstr>../Docs/R1-135099.zip</vt:lpwstr>
      </vt:variant>
      <vt:variant>
        <vt:lpwstr/>
      </vt:variant>
      <vt:variant>
        <vt:i4>4259854</vt:i4>
      </vt:variant>
      <vt:variant>
        <vt:i4>1557</vt:i4>
      </vt:variant>
      <vt:variant>
        <vt:i4>0</vt:i4>
      </vt:variant>
      <vt:variant>
        <vt:i4>5</vt:i4>
      </vt:variant>
      <vt:variant>
        <vt:lpwstr>../Docs/R1-135055.zip</vt:lpwstr>
      </vt:variant>
      <vt:variant>
        <vt:lpwstr/>
      </vt:variant>
      <vt:variant>
        <vt:i4>4521993</vt:i4>
      </vt:variant>
      <vt:variant>
        <vt:i4>1554</vt:i4>
      </vt:variant>
      <vt:variant>
        <vt:i4>0</vt:i4>
      </vt:variant>
      <vt:variant>
        <vt:i4>5</vt:i4>
      </vt:variant>
      <vt:variant>
        <vt:lpwstr>../Docs/R1-135012.zip</vt:lpwstr>
      </vt:variant>
      <vt:variant>
        <vt:lpwstr/>
      </vt:variant>
      <vt:variant>
        <vt:i4>4259846</vt:i4>
      </vt:variant>
      <vt:variant>
        <vt:i4>1551</vt:i4>
      </vt:variant>
      <vt:variant>
        <vt:i4>0</vt:i4>
      </vt:variant>
      <vt:variant>
        <vt:i4>5</vt:i4>
      </vt:variant>
      <vt:variant>
        <vt:lpwstr>../Docs/R1-135954.zip</vt:lpwstr>
      </vt:variant>
      <vt:variant>
        <vt:lpwstr/>
      </vt:variant>
      <vt:variant>
        <vt:i4>4259855</vt:i4>
      </vt:variant>
      <vt:variant>
        <vt:i4>1548</vt:i4>
      </vt:variant>
      <vt:variant>
        <vt:i4>0</vt:i4>
      </vt:variant>
      <vt:variant>
        <vt:i4>5</vt:i4>
      </vt:variant>
      <vt:variant>
        <vt:lpwstr>../Docs/R1-135054.zip</vt:lpwstr>
      </vt:variant>
      <vt:variant>
        <vt:lpwstr/>
      </vt:variant>
      <vt:variant>
        <vt:i4>4194304</vt:i4>
      </vt:variant>
      <vt:variant>
        <vt:i4>1545</vt:i4>
      </vt:variant>
      <vt:variant>
        <vt:i4>0</vt:i4>
      </vt:variant>
      <vt:variant>
        <vt:i4>5</vt:i4>
      </vt:variant>
      <vt:variant>
        <vt:lpwstr>../Docs/R1-135942.zip</vt:lpwstr>
      </vt:variant>
      <vt:variant>
        <vt:lpwstr/>
      </vt:variant>
      <vt:variant>
        <vt:i4>4325380</vt:i4>
      </vt:variant>
      <vt:variant>
        <vt:i4>1542</vt:i4>
      </vt:variant>
      <vt:variant>
        <vt:i4>0</vt:i4>
      </vt:variant>
      <vt:variant>
        <vt:i4>5</vt:i4>
      </vt:variant>
      <vt:variant>
        <vt:lpwstr>../Docs/R1-135966.zip</vt:lpwstr>
      </vt:variant>
      <vt:variant>
        <vt:lpwstr/>
      </vt:variant>
      <vt:variant>
        <vt:i4>4259846</vt:i4>
      </vt:variant>
      <vt:variant>
        <vt:i4>1539</vt:i4>
      </vt:variant>
      <vt:variant>
        <vt:i4>0</vt:i4>
      </vt:variant>
      <vt:variant>
        <vt:i4>5</vt:i4>
      </vt:variant>
      <vt:variant>
        <vt:lpwstr>../Docs/R1-135558.zip</vt:lpwstr>
      </vt:variant>
      <vt:variant>
        <vt:lpwstr/>
      </vt:variant>
      <vt:variant>
        <vt:i4>5046278</vt:i4>
      </vt:variant>
      <vt:variant>
        <vt:i4>1536</vt:i4>
      </vt:variant>
      <vt:variant>
        <vt:i4>0</vt:i4>
      </vt:variant>
      <vt:variant>
        <vt:i4>5</vt:i4>
      </vt:variant>
      <vt:variant>
        <vt:lpwstr>../Docs/R1-135499.zip</vt:lpwstr>
      </vt:variant>
      <vt:variant>
        <vt:lpwstr/>
      </vt:variant>
      <vt:variant>
        <vt:i4>4980751</vt:i4>
      </vt:variant>
      <vt:variant>
        <vt:i4>1533</vt:i4>
      </vt:variant>
      <vt:variant>
        <vt:i4>0</vt:i4>
      </vt:variant>
      <vt:variant>
        <vt:i4>5</vt:i4>
      </vt:variant>
      <vt:variant>
        <vt:lpwstr>../Docs/R1-135286.zip</vt:lpwstr>
      </vt:variant>
      <vt:variant>
        <vt:lpwstr/>
      </vt:variant>
      <vt:variant>
        <vt:i4>4194317</vt:i4>
      </vt:variant>
      <vt:variant>
        <vt:i4>1530</vt:i4>
      </vt:variant>
      <vt:variant>
        <vt:i4>0</vt:i4>
      </vt:variant>
      <vt:variant>
        <vt:i4>5</vt:i4>
      </vt:variant>
      <vt:variant>
        <vt:lpwstr>../Docs/R1-135244.zip</vt:lpwstr>
      </vt:variant>
      <vt:variant>
        <vt:lpwstr/>
      </vt:variant>
      <vt:variant>
        <vt:i4>4259849</vt:i4>
      </vt:variant>
      <vt:variant>
        <vt:i4>1527</vt:i4>
      </vt:variant>
      <vt:variant>
        <vt:i4>0</vt:i4>
      </vt:variant>
      <vt:variant>
        <vt:i4>5</vt:i4>
      </vt:variant>
      <vt:variant>
        <vt:lpwstr>../Docs/R1-135052.zip</vt:lpwstr>
      </vt:variant>
      <vt:variant>
        <vt:lpwstr/>
      </vt:variant>
      <vt:variant>
        <vt:i4>4521989</vt:i4>
      </vt:variant>
      <vt:variant>
        <vt:i4>1524</vt:i4>
      </vt:variant>
      <vt:variant>
        <vt:i4>0</vt:i4>
      </vt:variant>
      <vt:variant>
        <vt:i4>5</vt:i4>
      </vt:variant>
      <vt:variant>
        <vt:lpwstr>../Docs/R1-135816.zip</vt:lpwstr>
      </vt:variant>
      <vt:variant>
        <vt:lpwstr/>
      </vt:variant>
      <vt:variant>
        <vt:i4>4653061</vt:i4>
      </vt:variant>
      <vt:variant>
        <vt:i4>1521</vt:i4>
      </vt:variant>
      <vt:variant>
        <vt:i4>0</vt:i4>
      </vt:variant>
      <vt:variant>
        <vt:i4>5</vt:i4>
      </vt:variant>
      <vt:variant>
        <vt:lpwstr>../Docs/R1-135638.zip</vt:lpwstr>
      </vt:variant>
      <vt:variant>
        <vt:lpwstr/>
      </vt:variant>
      <vt:variant>
        <vt:i4>4521995</vt:i4>
      </vt:variant>
      <vt:variant>
        <vt:i4>1518</vt:i4>
      </vt:variant>
      <vt:variant>
        <vt:i4>0</vt:i4>
      </vt:variant>
      <vt:variant>
        <vt:i4>5</vt:i4>
      </vt:variant>
      <vt:variant>
        <vt:lpwstr>../Docs/R1-135616.zip</vt:lpwstr>
      </vt:variant>
      <vt:variant>
        <vt:lpwstr/>
      </vt:variant>
      <vt:variant>
        <vt:i4>5046278</vt:i4>
      </vt:variant>
      <vt:variant>
        <vt:i4>1515</vt:i4>
      </vt:variant>
      <vt:variant>
        <vt:i4>0</vt:i4>
      </vt:variant>
      <vt:variant>
        <vt:i4>5</vt:i4>
      </vt:variant>
      <vt:variant>
        <vt:lpwstr>../Docs/R1-135598.zip</vt:lpwstr>
      </vt:variant>
      <vt:variant>
        <vt:lpwstr/>
      </vt:variant>
      <vt:variant>
        <vt:i4>4259847</vt:i4>
      </vt:variant>
      <vt:variant>
        <vt:i4>1512</vt:i4>
      </vt:variant>
      <vt:variant>
        <vt:i4>0</vt:i4>
      </vt:variant>
      <vt:variant>
        <vt:i4>5</vt:i4>
      </vt:variant>
      <vt:variant>
        <vt:lpwstr>../Docs/R1-135559.zip</vt:lpwstr>
      </vt:variant>
      <vt:variant>
        <vt:lpwstr/>
      </vt:variant>
      <vt:variant>
        <vt:i4>5046278</vt:i4>
      </vt:variant>
      <vt:variant>
        <vt:i4>1509</vt:i4>
      </vt:variant>
      <vt:variant>
        <vt:i4>0</vt:i4>
      </vt:variant>
      <vt:variant>
        <vt:i4>5</vt:i4>
      </vt:variant>
      <vt:variant>
        <vt:lpwstr>../Docs/R1-135499.zip</vt:lpwstr>
      </vt:variant>
      <vt:variant>
        <vt:lpwstr/>
      </vt:variant>
      <vt:variant>
        <vt:i4>4259853</vt:i4>
      </vt:variant>
      <vt:variant>
        <vt:i4>1506</vt:i4>
      </vt:variant>
      <vt:variant>
        <vt:i4>0</vt:i4>
      </vt:variant>
      <vt:variant>
        <vt:i4>5</vt:i4>
      </vt:variant>
      <vt:variant>
        <vt:lpwstr>../Docs/R1-135452.zip</vt:lpwstr>
      </vt:variant>
      <vt:variant>
        <vt:lpwstr/>
      </vt:variant>
      <vt:variant>
        <vt:i4>4521990</vt:i4>
      </vt:variant>
      <vt:variant>
        <vt:i4>1503</vt:i4>
      </vt:variant>
      <vt:variant>
        <vt:i4>0</vt:i4>
      </vt:variant>
      <vt:variant>
        <vt:i4>5</vt:i4>
      </vt:variant>
      <vt:variant>
        <vt:lpwstr>../Docs/R1-135419.zip</vt:lpwstr>
      </vt:variant>
      <vt:variant>
        <vt:lpwstr/>
      </vt:variant>
      <vt:variant>
        <vt:i4>4980751</vt:i4>
      </vt:variant>
      <vt:variant>
        <vt:i4>1500</vt:i4>
      </vt:variant>
      <vt:variant>
        <vt:i4>0</vt:i4>
      </vt:variant>
      <vt:variant>
        <vt:i4>5</vt:i4>
      </vt:variant>
      <vt:variant>
        <vt:lpwstr>../Docs/R1-135387.zip</vt:lpwstr>
      </vt:variant>
      <vt:variant>
        <vt:lpwstr/>
      </vt:variant>
      <vt:variant>
        <vt:i4>4325388</vt:i4>
      </vt:variant>
      <vt:variant>
        <vt:i4>1497</vt:i4>
      </vt:variant>
      <vt:variant>
        <vt:i4>0</vt:i4>
      </vt:variant>
      <vt:variant>
        <vt:i4>5</vt:i4>
      </vt:variant>
      <vt:variant>
        <vt:lpwstr>../Docs/R1-135364.zip</vt:lpwstr>
      </vt:variant>
      <vt:variant>
        <vt:lpwstr/>
      </vt:variant>
      <vt:variant>
        <vt:i4>4653070</vt:i4>
      </vt:variant>
      <vt:variant>
        <vt:i4>1494</vt:i4>
      </vt:variant>
      <vt:variant>
        <vt:i4>0</vt:i4>
      </vt:variant>
      <vt:variant>
        <vt:i4>5</vt:i4>
      </vt:variant>
      <vt:variant>
        <vt:lpwstr>../Docs/R1-135336.zip</vt:lpwstr>
      </vt:variant>
      <vt:variant>
        <vt:lpwstr/>
      </vt:variant>
      <vt:variant>
        <vt:i4>4194317</vt:i4>
      </vt:variant>
      <vt:variant>
        <vt:i4>1491</vt:i4>
      </vt:variant>
      <vt:variant>
        <vt:i4>0</vt:i4>
      </vt:variant>
      <vt:variant>
        <vt:i4>5</vt:i4>
      </vt:variant>
      <vt:variant>
        <vt:lpwstr>../Docs/R1-135244.zip</vt:lpwstr>
      </vt:variant>
      <vt:variant>
        <vt:lpwstr/>
      </vt:variant>
      <vt:variant>
        <vt:i4>4194307</vt:i4>
      </vt:variant>
      <vt:variant>
        <vt:i4>1488</vt:i4>
      </vt:variant>
      <vt:variant>
        <vt:i4>0</vt:i4>
      </vt:variant>
      <vt:variant>
        <vt:i4>5</vt:i4>
      </vt:variant>
      <vt:variant>
        <vt:lpwstr>../Docs/R1-135149.zip</vt:lpwstr>
      </vt:variant>
      <vt:variant>
        <vt:lpwstr/>
      </vt:variant>
      <vt:variant>
        <vt:i4>4521991</vt:i4>
      </vt:variant>
      <vt:variant>
        <vt:i4>1485</vt:i4>
      </vt:variant>
      <vt:variant>
        <vt:i4>0</vt:i4>
      </vt:variant>
      <vt:variant>
        <vt:i4>5</vt:i4>
      </vt:variant>
      <vt:variant>
        <vt:lpwstr>../Docs/R1-135814.zip</vt:lpwstr>
      </vt:variant>
      <vt:variant>
        <vt:lpwstr/>
      </vt:variant>
      <vt:variant>
        <vt:i4>5046275</vt:i4>
      </vt:variant>
      <vt:variant>
        <vt:i4>1482</vt:i4>
      </vt:variant>
      <vt:variant>
        <vt:i4>0</vt:i4>
      </vt:variant>
      <vt:variant>
        <vt:i4>5</vt:i4>
      </vt:variant>
      <vt:variant>
        <vt:lpwstr>../Docs/R1-135098.zip</vt:lpwstr>
      </vt:variant>
      <vt:variant>
        <vt:lpwstr/>
      </vt:variant>
      <vt:variant>
        <vt:i4>4521994</vt:i4>
      </vt:variant>
      <vt:variant>
        <vt:i4>1479</vt:i4>
      </vt:variant>
      <vt:variant>
        <vt:i4>0</vt:i4>
      </vt:variant>
      <vt:variant>
        <vt:i4>5</vt:i4>
      </vt:variant>
      <vt:variant>
        <vt:lpwstr>../Docs/R1-135011.zip</vt:lpwstr>
      </vt:variant>
      <vt:variant>
        <vt:lpwstr/>
      </vt:variant>
      <vt:variant>
        <vt:i4>4980750</vt:i4>
      </vt:variant>
      <vt:variant>
        <vt:i4>1476</vt:i4>
      </vt:variant>
      <vt:variant>
        <vt:i4>0</vt:i4>
      </vt:variant>
      <vt:variant>
        <vt:i4>5</vt:i4>
      </vt:variant>
      <vt:variant>
        <vt:lpwstr>../Docs/R1-135287.zip</vt:lpwstr>
      </vt:variant>
      <vt:variant>
        <vt:lpwstr/>
      </vt:variant>
      <vt:variant>
        <vt:i4>4980751</vt:i4>
      </vt:variant>
      <vt:variant>
        <vt:i4>1473</vt:i4>
      </vt:variant>
      <vt:variant>
        <vt:i4>0</vt:i4>
      </vt:variant>
      <vt:variant>
        <vt:i4>5</vt:i4>
      </vt:variant>
      <vt:variant>
        <vt:lpwstr>../Docs/R1-135185.zip</vt:lpwstr>
      </vt:variant>
      <vt:variant>
        <vt:lpwstr/>
      </vt:variant>
      <vt:variant>
        <vt:i4>4259849</vt:i4>
      </vt:variant>
      <vt:variant>
        <vt:i4>1470</vt:i4>
      </vt:variant>
      <vt:variant>
        <vt:i4>0</vt:i4>
      </vt:variant>
      <vt:variant>
        <vt:i4>5</vt:i4>
      </vt:variant>
      <vt:variant>
        <vt:lpwstr>../Docs/R1-135052.zip</vt:lpwstr>
      </vt:variant>
      <vt:variant>
        <vt:lpwstr/>
      </vt:variant>
      <vt:variant>
        <vt:i4>4521989</vt:i4>
      </vt:variant>
      <vt:variant>
        <vt:i4>1467</vt:i4>
      </vt:variant>
      <vt:variant>
        <vt:i4>0</vt:i4>
      </vt:variant>
      <vt:variant>
        <vt:i4>5</vt:i4>
      </vt:variant>
      <vt:variant>
        <vt:lpwstr>../Docs/R1-135816.zip</vt:lpwstr>
      </vt:variant>
      <vt:variant>
        <vt:lpwstr/>
      </vt:variant>
      <vt:variant>
        <vt:i4>4259848</vt:i4>
      </vt:variant>
      <vt:variant>
        <vt:i4>1464</vt:i4>
      </vt:variant>
      <vt:variant>
        <vt:i4>0</vt:i4>
      </vt:variant>
      <vt:variant>
        <vt:i4>5</vt:i4>
      </vt:variant>
      <vt:variant>
        <vt:lpwstr>../Docs/R1-135053.zip</vt:lpwstr>
      </vt:variant>
      <vt:variant>
        <vt:lpwstr/>
      </vt:variant>
      <vt:variant>
        <vt:i4>4653061</vt:i4>
      </vt:variant>
      <vt:variant>
        <vt:i4>1461</vt:i4>
      </vt:variant>
      <vt:variant>
        <vt:i4>0</vt:i4>
      </vt:variant>
      <vt:variant>
        <vt:i4>5</vt:i4>
      </vt:variant>
      <vt:variant>
        <vt:lpwstr>../Docs/R1-135638.zip</vt:lpwstr>
      </vt:variant>
      <vt:variant>
        <vt:lpwstr/>
      </vt:variant>
      <vt:variant>
        <vt:i4>5046278</vt:i4>
      </vt:variant>
      <vt:variant>
        <vt:i4>1458</vt:i4>
      </vt:variant>
      <vt:variant>
        <vt:i4>0</vt:i4>
      </vt:variant>
      <vt:variant>
        <vt:i4>5</vt:i4>
      </vt:variant>
      <vt:variant>
        <vt:lpwstr>../Docs/R1-135598.zip</vt:lpwstr>
      </vt:variant>
      <vt:variant>
        <vt:lpwstr/>
      </vt:variant>
      <vt:variant>
        <vt:i4>5046278</vt:i4>
      </vt:variant>
      <vt:variant>
        <vt:i4>1455</vt:i4>
      </vt:variant>
      <vt:variant>
        <vt:i4>0</vt:i4>
      </vt:variant>
      <vt:variant>
        <vt:i4>5</vt:i4>
      </vt:variant>
      <vt:variant>
        <vt:lpwstr>../Docs/R1-135499.zip</vt:lpwstr>
      </vt:variant>
      <vt:variant>
        <vt:lpwstr/>
      </vt:variant>
      <vt:variant>
        <vt:i4>4521999</vt:i4>
      </vt:variant>
      <vt:variant>
        <vt:i4>1452</vt:i4>
      </vt:variant>
      <vt:variant>
        <vt:i4>0</vt:i4>
      </vt:variant>
      <vt:variant>
        <vt:i4>5</vt:i4>
      </vt:variant>
      <vt:variant>
        <vt:lpwstr>../Docs/R1-135410.zip</vt:lpwstr>
      </vt:variant>
      <vt:variant>
        <vt:lpwstr/>
      </vt:variant>
      <vt:variant>
        <vt:i4>4653069</vt:i4>
      </vt:variant>
      <vt:variant>
        <vt:i4>1449</vt:i4>
      </vt:variant>
      <vt:variant>
        <vt:i4>0</vt:i4>
      </vt:variant>
      <vt:variant>
        <vt:i4>5</vt:i4>
      </vt:variant>
      <vt:variant>
        <vt:lpwstr>../Docs/R1-135335.zip</vt:lpwstr>
      </vt:variant>
      <vt:variant>
        <vt:lpwstr/>
      </vt:variant>
      <vt:variant>
        <vt:i4>4653068</vt:i4>
      </vt:variant>
      <vt:variant>
        <vt:i4>1446</vt:i4>
      </vt:variant>
      <vt:variant>
        <vt:i4>0</vt:i4>
      </vt:variant>
      <vt:variant>
        <vt:i4>5</vt:i4>
      </vt:variant>
      <vt:variant>
        <vt:lpwstr>../Docs/R1-135334.zip</vt:lpwstr>
      </vt:variant>
      <vt:variant>
        <vt:lpwstr/>
      </vt:variant>
      <vt:variant>
        <vt:i4>4980751</vt:i4>
      </vt:variant>
      <vt:variant>
        <vt:i4>1443</vt:i4>
      </vt:variant>
      <vt:variant>
        <vt:i4>0</vt:i4>
      </vt:variant>
      <vt:variant>
        <vt:i4>5</vt:i4>
      </vt:variant>
      <vt:variant>
        <vt:lpwstr>../Docs/R1-135286.zip</vt:lpwstr>
      </vt:variant>
      <vt:variant>
        <vt:lpwstr/>
      </vt:variant>
      <vt:variant>
        <vt:i4>4194307</vt:i4>
      </vt:variant>
      <vt:variant>
        <vt:i4>1440</vt:i4>
      </vt:variant>
      <vt:variant>
        <vt:i4>0</vt:i4>
      </vt:variant>
      <vt:variant>
        <vt:i4>5</vt:i4>
      </vt:variant>
      <vt:variant>
        <vt:lpwstr>../Docs/R1-135149.zip</vt:lpwstr>
      </vt:variant>
      <vt:variant>
        <vt:lpwstr/>
      </vt:variant>
      <vt:variant>
        <vt:i4>4521991</vt:i4>
      </vt:variant>
      <vt:variant>
        <vt:i4>1437</vt:i4>
      </vt:variant>
      <vt:variant>
        <vt:i4>0</vt:i4>
      </vt:variant>
      <vt:variant>
        <vt:i4>5</vt:i4>
      </vt:variant>
      <vt:variant>
        <vt:lpwstr>../Docs/R1-135814.zip</vt:lpwstr>
      </vt:variant>
      <vt:variant>
        <vt:lpwstr/>
      </vt:variant>
      <vt:variant>
        <vt:i4>5046275</vt:i4>
      </vt:variant>
      <vt:variant>
        <vt:i4>1434</vt:i4>
      </vt:variant>
      <vt:variant>
        <vt:i4>0</vt:i4>
      </vt:variant>
      <vt:variant>
        <vt:i4>5</vt:i4>
      </vt:variant>
      <vt:variant>
        <vt:lpwstr>../Docs/R1-135098.zip</vt:lpwstr>
      </vt:variant>
      <vt:variant>
        <vt:lpwstr/>
      </vt:variant>
      <vt:variant>
        <vt:i4>4259849</vt:i4>
      </vt:variant>
      <vt:variant>
        <vt:i4>1431</vt:i4>
      </vt:variant>
      <vt:variant>
        <vt:i4>0</vt:i4>
      </vt:variant>
      <vt:variant>
        <vt:i4>5</vt:i4>
      </vt:variant>
      <vt:variant>
        <vt:lpwstr>../Docs/R1-135052.zip</vt:lpwstr>
      </vt:variant>
      <vt:variant>
        <vt:lpwstr/>
      </vt:variant>
      <vt:variant>
        <vt:i4>4521989</vt:i4>
      </vt:variant>
      <vt:variant>
        <vt:i4>1428</vt:i4>
      </vt:variant>
      <vt:variant>
        <vt:i4>0</vt:i4>
      </vt:variant>
      <vt:variant>
        <vt:i4>5</vt:i4>
      </vt:variant>
      <vt:variant>
        <vt:lpwstr>../Docs/R1-135816.zip</vt:lpwstr>
      </vt:variant>
      <vt:variant>
        <vt:lpwstr/>
      </vt:variant>
      <vt:variant>
        <vt:i4>4259846</vt:i4>
      </vt:variant>
      <vt:variant>
        <vt:i4>1425</vt:i4>
      </vt:variant>
      <vt:variant>
        <vt:i4>0</vt:i4>
      </vt:variant>
      <vt:variant>
        <vt:i4>5</vt:i4>
      </vt:variant>
      <vt:variant>
        <vt:lpwstr>../Docs/R1-135558.zip</vt:lpwstr>
      </vt:variant>
      <vt:variant>
        <vt:lpwstr/>
      </vt:variant>
      <vt:variant>
        <vt:i4>4259853</vt:i4>
      </vt:variant>
      <vt:variant>
        <vt:i4>1422</vt:i4>
      </vt:variant>
      <vt:variant>
        <vt:i4>0</vt:i4>
      </vt:variant>
      <vt:variant>
        <vt:i4>5</vt:i4>
      </vt:variant>
      <vt:variant>
        <vt:lpwstr>../Docs/R1-135452.zip</vt:lpwstr>
      </vt:variant>
      <vt:variant>
        <vt:lpwstr/>
      </vt:variant>
      <vt:variant>
        <vt:i4>4521995</vt:i4>
      </vt:variant>
      <vt:variant>
        <vt:i4>1419</vt:i4>
      </vt:variant>
      <vt:variant>
        <vt:i4>0</vt:i4>
      </vt:variant>
      <vt:variant>
        <vt:i4>5</vt:i4>
      </vt:variant>
      <vt:variant>
        <vt:lpwstr>../Docs/R1-135010.zip</vt:lpwstr>
      </vt:variant>
      <vt:variant>
        <vt:lpwstr/>
      </vt:variant>
      <vt:variant>
        <vt:i4>4325378</vt:i4>
      </vt:variant>
      <vt:variant>
        <vt:i4>1416</vt:i4>
      </vt:variant>
      <vt:variant>
        <vt:i4>0</vt:i4>
      </vt:variant>
      <vt:variant>
        <vt:i4>5</vt:i4>
      </vt:variant>
      <vt:variant>
        <vt:lpwstr>../Docs/R1-135960.zip</vt:lpwstr>
      </vt:variant>
      <vt:variant>
        <vt:lpwstr/>
      </vt:variant>
      <vt:variant>
        <vt:i4>4521987</vt:i4>
      </vt:variant>
      <vt:variant>
        <vt:i4>1413</vt:i4>
      </vt:variant>
      <vt:variant>
        <vt:i4>0</vt:i4>
      </vt:variant>
      <vt:variant>
        <vt:i4>5</vt:i4>
      </vt:variant>
      <vt:variant>
        <vt:lpwstr>../Docs/R1-136028.zip</vt:lpwstr>
      </vt:variant>
      <vt:variant>
        <vt:lpwstr/>
      </vt:variant>
      <vt:variant>
        <vt:i4>2424837</vt:i4>
      </vt:variant>
      <vt:variant>
        <vt:i4>1410</vt:i4>
      </vt:variant>
      <vt:variant>
        <vt:i4>0</vt:i4>
      </vt:variant>
      <vt:variant>
        <vt:i4>5</vt:i4>
      </vt:variant>
      <vt:variant>
        <vt:lpwstr>http://www.3gpp.org/ftp/tsg_ran/TSG_RAN/TSGR_58/Docs/RP-121772.zip</vt:lpwstr>
      </vt:variant>
      <vt:variant>
        <vt:lpwstr/>
      </vt:variant>
      <vt:variant>
        <vt:i4>4980748</vt:i4>
      </vt:variant>
      <vt:variant>
        <vt:i4>1407</vt:i4>
      </vt:variant>
      <vt:variant>
        <vt:i4>0</vt:i4>
      </vt:variant>
      <vt:variant>
        <vt:i4>5</vt:i4>
      </vt:variant>
      <vt:variant>
        <vt:lpwstr>../Docs/R1-135285.zip</vt:lpwstr>
      </vt:variant>
      <vt:variant>
        <vt:lpwstr/>
      </vt:variant>
      <vt:variant>
        <vt:i4>5046278</vt:i4>
      </vt:variant>
      <vt:variant>
        <vt:i4>1404</vt:i4>
      </vt:variant>
      <vt:variant>
        <vt:i4>0</vt:i4>
      </vt:variant>
      <vt:variant>
        <vt:i4>5</vt:i4>
      </vt:variant>
      <vt:variant>
        <vt:lpwstr>../Docs/R1-134984.zip</vt:lpwstr>
      </vt:variant>
      <vt:variant>
        <vt:lpwstr/>
      </vt:variant>
      <vt:variant>
        <vt:i4>4390927</vt:i4>
      </vt:variant>
      <vt:variant>
        <vt:i4>1401</vt:i4>
      </vt:variant>
      <vt:variant>
        <vt:i4>0</vt:i4>
      </vt:variant>
      <vt:variant>
        <vt:i4>5</vt:i4>
      </vt:variant>
      <vt:variant>
        <vt:lpwstr>../Docs/R1-135773.zip</vt:lpwstr>
      </vt:variant>
      <vt:variant>
        <vt:lpwstr/>
      </vt:variant>
      <vt:variant>
        <vt:i4>4980748</vt:i4>
      </vt:variant>
      <vt:variant>
        <vt:i4>1398</vt:i4>
      </vt:variant>
      <vt:variant>
        <vt:i4>0</vt:i4>
      </vt:variant>
      <vt:variant>
        <vt:i4>5</vt:i4>
      </vt:variant>
      <vt:variant>
        <vt:lpwstr>../Docs/R1-135285.zip</vt:lpwstr>
      </vt:variant>
      <vt:variant>
        <vt:lpwstr/>
      </vt:variant>
      <vt:variant>
        <vt:i4>4980750</vt:i4>
      </vt:variant>
      <vt:variant>
        <vt:i4>1395</vt:i4>
      </vt:variant>
      <vt:variant>
        <vt:i4>0</vt:i4>
      </vt:variant>
      <vt:variant>
        <vt:i4>5</vt:i4>
      </vt:variant>
      <vt:variant>
        <vt:lpwstr>../Docs/R1-135184.zip</vt:lpwstr>
      </vt:variant>
      <vt:variant>
        <vt:lpwstr/>
      </vt:variant>
      <vt:variant>
        <vt:i4>5046279</vt:i4>
      </vt:variant>
      <vt:variant>
        <vt:i4>1392</vt:i4>
      </vt:variant>
      <vt:variant>
        <vt:i4>0</vt:i4>
      </vt:variant>
      <vt:variant>
        <vt:i4>5</vt:i4>
      </vt:variant>
      <vt:variant>
        <vt:lpwstr>../Docs/R1-135894.zip</vt:lpwstr>
      </vt:variant>
      <vt:variant>
        <vt:lpwstr/>
      </vt:variant>
      <vt:variant>
        <vt:i4>4980750</vt:i4>
      </vt:variant>
      <vt:variant>
        <vt:i4>1359</vt:i4>
      </vt:variant>
      <vt:variant>
        <vt:i4>0</vt:i4>
      </vt:variant>
      <vt:variant>
        <vt:i4>5</vt:i4>
      </vt:variant>
      <vt:variant>
        <vt:lpwstr>../Docs/R1-135184.zip</vt:lpwstr>
      </vt:variant>
      <vt:variant>
        <vt:lpwstr/>
      </vt:variant>
      <vt:variant>
        <vt:i4>4194312</vt:i4>
      </vt:variant>
      <vt:variant>
        <vt:i4>1356</vt:i4>
      </vt:variant>
      <vt:variant>
        <vt:i4>0</vt:i4>
      </vt:variant>
      <vt:variant>
        <vt:i4>5</vt:i4>
      </vt:variant>
      <vt:variant>
        <vt:lpwstr>../Docs/R1-136073.zip</vt:lpwstr>
      </vt:variant>
      <vt:variant>
        <vt:lpwstr/>
      </vt:variant>
      <vt:variant>
        <vt:i4>4980746</vt:i4>
      </vt:variant>
      <vt:variant>
        <vt:i4>1353</vt:i4>
      </vt:variant>
      <vt:variant>
        <vt:i4>0</vt:i4>
      </vt:variant>
      <vt:variant>
        <vt:i4>5</vt:i4>
      </vt:variant>
      <vt:variant>
        <vt:lpwstr>../Docs/R1-135889.zip</vt:lpwstr>
      </vt:variant>
      <vt:variant>
        <vt:lpwstr/>
      </vt:variant>
      <vt:variant>
        <vt:i4>4194306</vt:i4>
      </vt:variant>
      <vt:variant>
        <vt:i4>1350</vt:i4>
      </vt:variant>
      <vt:variant>
        <vt:i4>0</vt:i4>
      </vt:variant>
      <vt:variant>
        <vt:i4>5</vt:i4>
      </vt:variant>
      <vt:variant>
        <vt:lpwstr>../Docs/R1-135148.zip</vt:lpwstr>
      </vt:variant>
      <vt:variant>
        <vt:lpwstr/>
      </vt:variant>
      <vt:variant>
        <vt:i4>4980747</vt:i4>
      </vt:variant>
      <vt:variant>
        <vt:i4>1347</vt:i4>
      </vt:variant>
      <vt:variant>
        <vt:i4>0</vt:i4>
      </vt:variant>
      <vt:variant>
        <vt:i4>5</vt:i4>
      </vt:variant>
      <vt:variant>
        <vt:lpwstr>../Docs/R1-135888.zip</vt:lpwstr>
      </vt:variant>
      <vt:variant>
        <vt:lpwstr/>
      </vt:variant>
      <vt:variant>
        <vt:i4>4194317</vt:i4>
      </vt:variant>
      <vt:variant>
        <vt:i4>1344</vt:i4>
      </vt:variant>
      <vt:variant>
        <vt:i4>0</vt:i4>
      </vt:variant>
      <vt:variant>
        <vt:i4>5</vt:i4>
      </vt:variant>
      <vt:variant>
        <vt:lpwstr>../Docs/R1-135147.zip</vt:lpwstr>
      </vt:variant>
      <vt:variant>
        <vt:lpwstr/>
      </vt:variant>
      <vt:variant>
        <vt:i4>5046284</vt:i4>
      </vt:variant>
      <vt:variant>
        <vt:i4>1341</vt:i4>
      </vt:variant>
      <vt:variant>
        <vt:i4>0</vt:i4>
      </vt:variant>
      <vt:variant>
        <vt:i4>5</vt:i4>
      </vt:variant>
      <vt:variant>
        <vt:lpwstr>../Docs/R1-135097.zip</vt:lpwstr>
      </vt:variant>
      <vt:variant>
        <vt:lpwstr/>
      </vt:variant>
      <vt:variant>
        <vt:i4>4980745</vt:i4>
      </vt:variant>
      <vt:variant>
        <vt:i4>1338</vt:i4>
      </vt:variant>
      <vt:variant>
        <vt:i4>0</vt:i4>
      </vt:variant>
      <vt:variant>
        <vt:i4>5</vt:i4>
      </vt:variant>
      <vt:variant>
        <vt:lpwstr>../Docs/R1-135183.zip</vt:lpwstr>
      </vt:variant>
      <vt:variant>
        <vt:lpwstr/>
      </vt:variant>
      <vt:variant>
        <vt:i4>4194319</vt:i4>
      </vt:variant>
      <vt:variant>
        <vt:i4>1335</vt:i4>
      </vt:variant>
      <vt:variant>
        <vt:i4>0</vt:i4>
      </vt:variant>
      <vt:variant>
        <vt:i4>5</vt:i4>
      </vt:variant>
      <vt:variant>
        <vt:lpwstr>../Docs/R1-136074.zip</vt:lpwstr>
      </vt:variant>
      <vt:variant>
        <vt:lpwstr/>
      </vt:variant>
      <vt:variant>
        <vt:i4>4194317</vt:i4>
      </vt:variant>
      <vt:variant>
        <vt:i4>1332</vt:i4>
      </vt:variant>
      <vt:variant>
        <vt:i4>0</vt:i4>
      </vt:variant>
      <vt:variant>
        <vt:i4>5</vt:i4>
      </vt:variant>
      <vt:variant>
        <vt:lpwstr>../Docs/R1-136076.zip</vt:lpwstr>
      </vt:variant>
      <vt:variant>
        <vt:lpwstr/>
      </vt:variant>
      <vt:variant>
        <vt:i4>4521996</vt:i4>
      </vt:variant>
      <vt:variant>
        <vt:i4>1329</vt:i4>
      </vt:variant>
      <vt:variant>
        <vt:i4>0</vt:i4>
      </vt:variant>
      <vt:variant>
        <vt:i4>5</vt:i4>
      </vt:variant>
      <vt:variant>
        <vt:lpwstr>../Docs/R1-135611.zip</vt:lpwstr>
      </vt:variant>
      <vt:variant>
        <vt:lpwstr/>
      </vt:variant>
      <vt:variant>
        <vt:i4>4194318</vt:i4>
      </vt:variant>
      <vt:variant>
        <vt:i4>1326</vt:i4>
      </vt:variant>
      <vt:variant>
        <vt:i4>0</vt:i4>
      </vt:variant>
      <vt:variant>
        <vt:i4>5</vt:i4>
      </vt:variant>
      <vt:variant>
        <vt:lpwstr>../Docs/R1-136075.zip</vt:lpwstr>
      </vt:variant>
      <vt:variant>
        <vt:lpwstr/>
      </vt:variant>
      <vt:variant>
        <vt:i4>4194319</vt:i4>
      </vt:variant>
      <vt:variant>
        <vt:i4>1323</vt:i4>
      </vt:variant>
      <vt:variant>
        <vt:i4>0</vt:i4>
      </vt:variant>
      <vt:variant>
        <vt:i4>5</vt:i4>
      </vt:variant>
      <vt:variant>
        <vt:lpwstr>../Docs/R1-136074.zip</vt:lpwstr>
      </vt:variant>
      <vt:variant>
        <vt:lpwstr/>
      </vt:variant>
      <vt:variant>
        <vt:i4>4521996</vt:i4>
      </vt:variant>
      <vt:variant>
        <vt:i4>1320</vt:i4>
      </vt:variant>
      <vt:variant>
        <vt:i4>0</vt:i4>
      </vt:variant>
      <vt:variant>
        <vt:i4>5</vt:i4>
      </vt:variant>
      <vt:variant>
        <vt:lpwstr>../Docs/R1-135611.zip</vt:lpwstr>
      </vt:variant>
      <vt:variant>
        <vt:lpwstr/>
      </vt:variant>
      <vt:variant>
        <vt:i4>4521996</vt:i4>
      </vt:variant>
      <vt:variant>
        <vt:i4>1317</vt:i4>
      </vt:variant>
      <vt:variant>
        <vt:i4>0</vt:i4>
      </vt:variant>
      <vt:variant>
        <vt:i4>5</vt:i4>
      </vt:variant>
      <vt:variant>
        <vt:lpwstr>../Docs/R1-135611.zip</vt:lpwstr>
      </vt:variant>
      <vt:variant>
        <vt:lpwstr/>
      </vt:variant>
      <vt:variant>
        <vt:i4>4390923</vt:i4>
      </vt:variant>
      <vt:variant>
        <vt:i4>1314</vt:i4>
      </vt:variant>
      <vt:variant>
        <vt:i4>0</vt:i4>
      </vt:variant>
      <vt:variant>
        <vt:i4>5</vt:i4>
      </vt:variant>
      <vt:variant>
        <vt:lpwstr>../Docs/R1-135272.zip</vt:lpwstr>
      </vt:variant>
      <vt:variant>
        <vt:lpwstr/>
      </vt:variant>
      <vt:variant>
        <vt:i4>4521995</vt:i4>
      </vt:variant>
      <vt:variant>
        <vt:i4>1311</vt:i4>
      </vt:variant>
      <vt:variant>
        <vt:i4>0</vt:i4>
      </vt:variant>
      <vt:variant>
        <vt:i4>5</vt:i4>
      </vt:variant>
      <vt:variant>
        <vt:lpwstr>../Docs/R1-135818.zip</vt:lpwstr>
      </vt:variant>
      <vt:variant>
        <vt:lpwstr/>
      </vt:variant>
      <vt:variant>
        <vt:i4>4521996</vt:i4>
      </vt:variant>
      <vt:variant>
        <vt:i4>1308</vt:i4>
      </vt:variant>
      <vt:variant>
        <vt:i4>0</vt:i4>
      </vt:variant>
      <vt:variant>
        <vt:i4>5</vt:i4>
      </vt:variant>
      <vt:variant>
        <vt:lpwstr>../Docs/R1-135611.zip</vt:lpwstr>
      </vt:variant>
      <vt:variant>
        <vt:lpwstr/>
      </vt:variant>
      <vt:variant>
        <vt:i4>4325383</vt:i4>
      </vt:variant>
      <vt:variant>
        <vt:i4>1305</vt:i4>
      </vt:variant>
      <vt:variant>
        <vt:i4>0</vt:i4>
      </vt:variant>
      <vt:variant>
        <vt:i4>5</vt:i4>
      </vt:variant>
      <vt:variant>
        <vt:lpwstr>../Docs/R1-135864.zip</vt:lpwstr>
      </vt:variant>
      <vt:variant>
        <vt:lpwstr/>
      </vt:variant>
      <vt:variant>
        <vt:i4>4325390</vt:i4>
      </vt:variant>
      <vt:variant>
        <vt:i4>1302</vt:i4>
      </vt:variant>
      <vt:variant>
        <vt:i4>0</vt:i4>
      </vt:variant>
      <vt:variant>
        <vt:i4>5</vt:i4>
      </vt:variant>
      <vt:variant>
        <vt:lpwstr>../Docs/R1-135762.zip</vt:lpwstr>
      </vt:variant>
      <vt:variant>
        <vt:lpwstr/>
      </vt:variant>
      <vt:variant>
        <vt:i4>4587528</vt:i4>
      </vt:variant>
      <vt:variant>
        <vt:i4>1299</vt:i4>
      </vt:variant>
      <vt:variant>
        <vt:i4>0</vt:i4>
      </vt:variant>
      <vt:variant>
        <vt:i4>5</vt:i4>
      </vt:variant>
      <vt:variant>
        <vt:lpwstr>../Docs/R1-135724.zip</vt:lpwstr>
      </vt:variant>
      <vt:variant>
        <vt:lpwstr/>
      </vt:variant>
      <vt:variant>
        <vt:i4>4259843</vt:i4>
      </vt:variant>
      <vt:variant>
        <vt:i4>1296</vt:i4>
      </vt:variant>
      <vt:variant>
        <vt:i4>0</vt:i4>
      </vt:variant>
      <vt:variant>
        <vt:i4>5</vt:i4>
      </vt:variant>
      <vt:variant>
        <vt:lpwstr>../Docs/R1-135850.zip</vt:lpwstr>
      </vt:variant>
      <vt:variant>
        <vt:lpwstr/>
      </vt:variant>
      <vt:variant>
        <vt:i4>4259850</vt:i4>
      </vt:variant>
      <vt:variant>
        <vt:i4>1293</vt:i4>
      </vt:variant>
      <vt:variant>
        <vt:i4>0</vt:i4>
      </vt:variant>
      <vt:variant>
        <vt:i4>5</vt:i4>
      </vt:variant>
      <vt:variant>
        <vt:lpwstr>../Docs/R1-135051.zip</vt:lpwstr>
      </vt:variant>
      <vt:variant>
        <vt:lpwstr/>
      </vt:variant>
      <vt:variant>
        <vt:i4>4259851</vt:i4>
      </vt:variant>
      <vt:variant>
        <vt:i4>1290</vt:i4>
      </vt:variant>
      <vt:variant>
        <vt:i4>0</vt:i4>
      </vt:variant>
      <vt:variant>
        <vt:i4>5</vt:i4>
      </vt:variant>
      <vt:variant>
        <vt:lpwstr>../Docs/R1-135050.zip</vt:lpwstr>
      </vt:variant>
      <vt:variant>
        <vt:lpwstr/>
      </vt:variant>
      <vt:variant>
        <vt:i4>6946838</vt:i4>
      </vt:variant>
      <vt:variant>
        <vt:i4>1287</vt:i4>
      </vt:variant>
      <vt:variant>
        <vt:i4>0</vt:i4>
      </vt:variant>
      <vt:variant>
        <vt:i4>5</vt:i4>
      </vt:variant>
      <vt:variant>
        <vt:lpwstr>http://ftp.3gpp.org/tsg_ran/TSG_RAN/TSGR_61/Docs/RP-131386.zip</vt:lpwstr>
      </vt:variant>
      <vt:variant>
        <vt:lpwstr/>
      </vt:variant>
      <vt:variant>
        <vt:i4>4259844</vt:i4>
      </vt:variant>
      <vt:variant>
        <vt:i4>1284</vt:i4>
      </vt:variant>
      <vt:variant>
        <vt:i4>0</vt:i4>
      </vt:variant>
      <vt:variant>
        <vt:i4>5</vt:i4>
      </vt:variant>
      <vt:variant>
        <vt:lpwstr>../Docs/R1-135857.zip</vt:lpwstr>
      </vt:variant>
      <vt:variant>
        <vt:lpwstr/>
      </vt:variant>
      <vt:variant>
        <vt:i4>4325376</vt:i4>
      </vt:variant>
      <vt:variant>
        <vt:i4>1281</vt:i4>
      </vt:variant>
      <vt:variant>
        <vt:i4>0</vt:i4>
      </vt:variant>
      <vt:variant>
        <vt:i4>5</vt:i4>
      </vt:variant>
      <vt:variant>
        <vt:lpwstr>../Docs/R1-135863.zip</vt:lpwstr>
      </vt:variant>
      <vt:variant>
        <vt:lpwstr/>
      </vt:variant>
      <vt:variant>
        <vt:i4>4456457</vt:i4>
      </vt:variant>
      <vt:variant>
        <vt:i4>1278</vt:i4>
      </vt:variant>
      <vt:variant>
        <vt:i4>0</vt:i4>
      </vt:variant>
      <vt:variant>
        <vt:i4>5</vt:i4>
      </vt:variant>
      <vt:variant>
        <vt:lpwstr>../Docs/R1-135705.zip</vt:lpwstr>
      </vt:variant>
      <vt:variant>
        <vt:lpwstr/>
      </vt:variant>
      <vt:variant>
        <vt:i4>4456456</vt:i4>
      </vt:variant>
      <vt:variant>
        <vt:i4>1275</vt:i4>
      </vt:variant>
      <vt:variant>
        <vt:i4>0</vt:i4>
      </vt:variant>
      <vt:variant>
        <vt:i4>5</vt:i4>
      </vt:variant>
      <vt:variant>
        <vt:lpwstr>../Docs/R1-135704.zip</vt:lpwstr>
      </vt:variant>
      <vt:variant>
        <vt:lpwstr/>
      </vt:variant>
      <vt:variant>
        <vt:i4>4325382</vt:i4>
      </vt:variant>
      <vt:variant>
        <vt:i4>1272</vt:i4>
      </vt:variant>
      <vt:variant>
        <vt:i4>0</vt:i4>
      </vt:variant>
      <vt:variant>
        <vt:i4>5</vt:i4>
      </vt:variant>
      <vt:variant>
        <vt:lpwstr>../Docs/R1-135865.zip</vt:lpwstr>
      </vt:variant>
      <vt:variant>
        <vt:lpwstr/>
      </vt:variant>
      <vt:variant>
        <vt:i4>4456456</vt:i4>
      </vt:variant>
      <vt:variant>
        <vt:i4>1269</vt:i4>
      </vt:variant>
      <vt:variant>
        <vt:i4>0</vt:i4>
      </vt:variant>
      <vt:variant>
        <vt:i4>5</vt:i4>
      </vt:variant>
      <vt:variant>
        <vt:lpwstr>../Docs/R1-135704.zip</vt:lpwstr>
      </vt:variant>
      <vt:variant>
        <vt:lpwstr/>
      </vt:variant>
      <vt:variant>
        <vt:i4>4456463</vt:i4>
      </vt:variant>
      <vt:variant>
        <vt:i4>1266</vt:i4>
      </vt:variant>
      <vt:variant>
        <vt:i4>0</vt:i4>
      </vt:variant>
      <vt:variant>
        <vt:i4>5</vt:i4>
      </vt:variant>
      <vt:variant>
        <vt:lpwstr>../Docs/R1-135703.zip</vt:lpwstr>
      </vt:variant>
      <vt:variant>
        <vt:lpwstr/>
      </vt:variant>
      <vt:variant>
        <vt:i4>4456462</vt:i4>
      </vt:variant>
      <vt:variant>
        <vt:i4>1263</vt:i4>
      </vt:variant>
      <vt:variant>
        <vt:i4>0</vt:i4>
      </vt:variant>
      <vt:variant>
        <vt:i4>5</vt:i4>
      </vt:variant>
      <vt:variant>
        <vt:lpwstr>../Docs/R1-135702.zip</vt:lpwstr>
      </vt:variant>
      <vt:variant>
        <vt:lpwstr/>
      </vt:variant>
      <vt:variant>
        <vt:i4>4325377</vt:i4>
      </vt:variant>
      <vt:variant>
        <vt:i4>1260</vt:i4>
      </vt:variant>
      <vt:variant>
        <vt:i4>0</vt:i4>
      </vt:variant>
      <vt:variant>
        <vt:i4>5</vt:i4>
      </vt:variant>
      <vt:variant>
        <vt:lpwstr>../Docs/R1-135862.zip</vt:lpwstr>
      </vt:variant>
      <vt:variant>
        <vt:lpwstr/>
      </vt:variant>
      <vt:variant>
        <vt:i4>4456462</vt:i4>
      </vt:variant>
      <vt:variant>
        <vt:i4>1257</vt:i4>
      </vt:variant>
      <vt:variant>
        <vt:i4>0</vt:i4>
      </vt:variant>
      <vt:variant>
        <vt:i4>5</vt:i4>
      </vt:variant>
      <vt:variant>
        <vt:lpwstr>../Docs/R1-135702.zip</vt:lpwstr>
      </vt:variant>
      <vt:variant>
        <vt:lpwstr/>
      </vt:variant>
      <vt:variant>
        <vt:i4>4456461</vt:i4>
      </vt:variant>
      <vt:variant>
        <vt:i4>1254</vt:i4>
      </vt:variant>
      <vt:variant>
        <vt:i4>0</vt:i4>
      </vt:variant>
      <vt:variant>
        <vt:i4>5</vt:i4>
      </vt:variant>
      <vt:variant>
        <vt:lpwstr>../Docs/R1-135701.zip</vt:lpwstr>
      </vt:variant>
      <vt:variant>
        <vt:lpwstr/>
      </vt:variant>
      <vt:variant>
        <vt:i4>4587528</vt:i4>
      </vt:variant>
      <vt:variant>
        <vt:i4>1251</vt:i4>
      </vt:variant>
      <vt:variant>
        <vt:i4>0</vt:i4>
      </vt:variant>
      <vt:variant>
        <vt:i4>5</vt:i4>
      </vt:variant>
      <vt:variant>
        <vt:lpwstr>../Docs/R1-135625.zip</vt:lpwstr>
      </vt:variant>
      <vt:variant>
        <vt:lpwstr/>
      </vt:variant>
      <vt:variant>
        <vt:i4>4587529</vt:i4>
      </vt:variant>
      <vt:variant>
        <vt:i4>1248</vt:i4>
      </vt:variant>
      <vt:variant>
        <vt:i4>0</vt:i4>
      </vt:variant>
      <vt:variant>
        <vt:i4>5</vt:i4>
      </vt:variant>
      <vt:variant>
        <vt:lpwstr>../Docs/R1-135624.zip</vt:lpwstr>
      </vt:variant>
      <vt:variant>
        <vt:lpwstr/>
      </vt:variant>
      <vt:variant>
        <vt:i4>4456460</vt:i4>
      </vt:variant>
      <vt:variant>
        <vt:i4>1245</vt:i4>
      </vt:variant>
      <vt:variant>
        <vt:i4>0</vt:i4>
      </vt:variant>
      <vt:variant>
        <vt:i4>5</vt:i4>
      </vt:variant>
      <vt:variant>
        <vt:lpwstr>../Docs/R1-135700.zip</vt:lpwstr>
      </vt:variant>
      <vt:variant>
        <vt:lpwstr/>
      </vt:variant>
      <vt:variant>
        <vt:i4>4587535</vt:i4>
      </vt:variant>
      <vt:variant>
        <vt:i4>1242</vt:i4>
      </vt:variant>
      <vt:variant>
        <vt:i4>0</vt:i4>
      </vt:variant>
      <vt:variant>
        <vt:i4>5</vt:i4>
      </vt:variant>
      <vt:variant>
        <vt:lpwstr>../Docs/R1-135723.zip</vt:lpwstr>
      </vt:variant>
      <vt:variant>
        <vt:lpwstr/>
      </vt:variant>
      <vt:variant>
        <vt:i4>4325378</vt:i4>
      </vt:variant>
      <vt:variant>
        <vt:i4>1239</vt:i4>
      </vt:variant>
      <vt:variant>
        <vt:i4>0</vt:i4>
      </vt:variant>
      <vt:variant>
        <vt:i4>5</vt:i4>
      </vt:variant>
      <vt:variant>
        <vt:lpwstr>../Docs/R1-135861.zip</vt:lpwstr>
      </vt:variant>
      <vt:variant>
        <vt:lpwstr/>
      </vt:variant>
      <vt:variant>
        <vt:i4>4521995</vt:i4>
      </vt:variant>
      <vt:variant>
        <vt:i4>1236</vt:i4>
      </vt:variant>
      <vt:variant>
        <vt:i4>0</vt:i4>
      </vt:variant>
      <vt:variant>
        <vt:i4>5</vt:i4>
      </vt:variant>
      <vt:variant>
        <vt:lpwstr>../Docs/R1-135717.zip</vt:lpwstr>
      </vt:variant>
      <vt:variant>
        <vt:lpwstr/>
      </vt:variant>
      <vt:variant>
        <vt:i4>4587532</vt:i4>
      </vt:variant>
      <vt:variant>
        <vt:i4>1233</vt:i4>
      </vt:variant>
      <vt:variant>
        <vt:i4>0</vt:i4>
      </vt:variant>
      <vt:variant>
        <vt:i4>5</vt:i4>
      </vt:variant>
      <vt:variant>
        <vt:lpwstr>../Docs/R1-135720.zip</vt:lpwstr>
      </vt:variant>
      <vt:variant>
        <vt:lpwstr/>
      </vt:variant>
      <vt:variant>
        <vt:i4>4980742</vt:i4>
      </vt:variant>
      <vt:variant>
        <vt:i4>1230</vt:i4>
      </vt:variant>
      <vt:variant>
        <vt:i4>0</vt:i4>
      </vt:variant>
      <vt:variant>
        <vt:i4>5</vt:i4>
      </vt:variant>
      <vt:variant>
        <vt:lpwstr>../Docs/R1-135984.zip</vt:lpwstr>
      </vt:variant>
      <vt:variant>
        <vt:lpwstr/>
      </vt:variant>
      <vt:variant>
        <vt:i4>4521989</vt:i4>
      </vt:variant>
      <vt:variant>
        <vt:i4>1227</vt:i4>
      </vt:variant>
      <vt:variant>
        <vt:i4>0</vt:i4>
      </vt:variant>
      <vt:variant>
        <vt:i4>5</vt:i4>
      </vt:variant>
      <vt:variant>
        <vt:lpwstr>../Docs/R1-135719.zip</vt:lpwstr>
      </vt:variant>
      <vt:variant>
        <vt:lpwstr/>
      </vt:variant>
      <vt:variant>
        <vt:i4>5046277</vt:i4>
      </vt:variant>
      <vt:variant>
        <vt:i4>1224</vt:i4>
      </vt:variant>
      <vt:variant>
        <vt:i4>0</vt:i4>
      </vt:variant>
      <vt:variant>
        <vt:i4>5</vt:i4>
      </vt:variant>
      <vt:variant>
        <vt:lpwstr>../Docs/R1-135799.zip</vt:lpwstr>
      </vt:variant>
      <vt:variant>
        <vt:lpwstr/>
      </vt:variant>
      <vt:variant>
        <vt:i4>4259850</vt:i4>
      </vt:variant>
      <vt:variant>
        <vt:i4>1221</vt:i4>
      </vt:variant>
      <vt:variant>
        <vt:i4>0</vt:i4>
      </vt:variant>
      <vt:variant>
        <vt:i4>5</vt:i4>
      </vt:variant>
      <vt:variant>
        <vt:lpwstr>../Docs/R1-135859.zip</vt:lpwstr>
      </vt:variant>
      <vt:variant>
        <vt:lpwstr/>
      </vt:variant>
      <vt:variant>
        <vt:i4>4587534</vt:i4>
      </vt:variant>
      <vt:variant>
        <vt:i4>1218</vt:i4>
      </vt:variant>
      <vt:variant>
        <vt:i4>0</vt:i4>
      </vt:variant>
      <vt:variant>
        <vt:i4>5</vt:i4>
      </vt:variant>
      <vt:variant>
        <vt:lpwstr>../Docs/R1-135722.zip</vt:lpwstr>
      </vt:variant>
      <vt:variant>
        <vt:lpwstr/>
      </vt:variant>
      <vt:variant>
        <vt:i4>4259851</vt:i4>
      </vt:variant>
      <vt:variant>
        <vt:i4>1215</vt:i4>
      </vt:variant>
      <vt:variant>
        <vt:i4>0</vt:i4>
      </vt:variant>
      <vt:variant>
        <vt:i4>5</vt:i4>
      </vt:variant>
      <vt:variant>
        <vt:lpwstr>../Docs/R1-135858.zip</vt:lpwstr>
      </vt:variant>
      <vt:variant>
        <vt:lpwstr/>
      </vt:variant>
      <vt:variant>
        <vt:i4>4587533</vt:i4>
      </vt:variant>
      <vt:variant>
        <vt:i4>1212</vt:i4>
      </vt:variant>
      <vt:variant>
        <vt:i4>0</vt:i4>
      </vt:variant>
      <vt:variant>
        <vt:i4>5</vt:i4>
      </vt:variant>
      <vt:variant>
        <vt:lpwstr>../Docs/R1-135721.zip</vt:lpwstr>
      </vt:variant>
      <vt:variant>
        <vt:lpwstr/>
      </vt:variant>
      <vt:variant>
        <vt:i4>4521988</vt:i4>
      </vt:variant>
      <vt:variant>
        <vt:i4>1209</vt:i4>
      </vt:variant>
      <vt:variant>
        <vt:i4>0</vt:i4>
      </vt:variant>
      <vt:variant>
        <vt:i4>5</vt:i4>
      </vt:variant>
      <vt:variant>
        <vt:lpwstr>../Docs/R1-135718.zip</vt:lpwstr>
      </vt:variant>
      <vt:variant>
        <vt:lpwstr/>
      </vt:variant>
      <vt:variant>
        <vt:i4>5046276</vt:i4>
      </vt:variant>
      <vt:variant>
        <vt:i4>1206</vt:i4>
      </vt:variant>
      <vt:variant>
        <vt:i4>0</vt:i4>
      </vt:variant>
      <vt:variant>
        <vt:i4>5</vt:i4>
      </vt:variant>
      <vt:variant>
        <vt:lpwstr>../Docs/R1-135699.zip</vt:lpwstr>
      </vt:variant>
      <vt:variant>
        <vt:lpwstr/>
      </vt:variant>
      <vt:variant>
        <vt:i4>4259842</vt:i4>
      </vt:variant>
      <vt:variant>
        <vt:i4>1203</vt:i4>
      </vt:variant>
      <vt:variant>
        <vt:i4>0</vt:i4>
      </vt:variant>
      <vt:variant>
        <vt:i4>5</vt:i4>
      </vt:variant>
      <vt:variant>
        <vt:lpwstr>../Docs/R1-135851.zip</vt:lpwstr>
      </vt:variant>
      <vt:variant>
        <vt:lpwstr/>
      </vt:variant>
      <vt:variant>
        <vt:i4>4587534</vt:i4>
      </vt:variant>
      <vt:variant>
        <vt:i4>1200</vt:i4>
      </vt:variant>
      <vt:variant>
        <vt:i4>0</vt:i4>
      </vt:variant>
      <vt:variant>
        <vt:i4>5</vt:i4>
      </vt:variant>
      <vt:variant>
        <vt:lpwstr>../Docs/R1-135623.zip</vt:lpwstr>
      </vt:variant>
      <vt:variant>
        <vt:lpwstr/>
      </vt:variant>
      <vt:variant>
        <vt:i4>4259846</vt:i4>
      </vt:variant>
      <vt:variant>
        <vt:i4>1197</vt:i4>
      </vt:variant>
      <vt:variant>
        <vt:i4>0</vt:i4>
      </vt:variant>
      <vt:variant>
        <vt:i4>5</vt:i4>
      </vt:variant>
      <vt:variant>
        <vt:lpwstr>../Docs/R1-135855.zip</vt:lpwstr>
      </vt:variant>
      <vt:variant>
        <vt:lpwstr/>
      </vt:variant>
      <vt:variant>
        <vt:i4>4325388</vt:i4>
      </vt:variant>
      <vt:variant>
        <vt:i4>1194</vt:i4>
      </vt:variant>
      <vt:variant>
        <vt:i4>0</vt:i4>
      </vt:variant>
      <vt:variant>
        <vt:i4>5</vt:i4>
      </vt:variant>
      <vt:variant>
        <vt:lpwstr>../Docs/R1-135760.zip</vt:lpwstr>
      </vt:variant>
      <vt:variant>
        <vt:lpwstr/>
      </vt:variant>
      <vt:variant>
        <vt:i4>5046282</vt:i4>
      </vt:variant>
      <vt:variant>
        <vt:i4>1191</vt:i4>
      </vt:variant>
      <vt:variant>
        <vt:i4>0</vt:i4>
      </vt:variant>
      <vt:variant>
        <vt:i4>5</vt:i4>
      </vt:variant>
      <vt:variant>
        <vt:lpwstr>../Docs/R1-135697.zip</vt:lpwstr>
      </vt:variant>
      <vt:variant>
        <vt:lpwstr/>
      </vt:variant>
      <vt:variant>
        <vt:i4>4259847</vt:i4>
      </vt:variant>
      <vt:variant>
        <vt:i4>1188</vt:i4>
      </vt:variant>
      <vt:variant>
        <vt:i4>0</vt:i4>
      </vt:variant>
      <vt:variant>
        <vt:i4>5</vt:i4>
      </vt:variant>
      <vt:variant>
        <vt:lpwstr>../Docs/R1-135854.zip</vt:lpwstr>
      </vt:variant>
      <vt:variant>
        <vt:lpwstr/>
      </vt:variant>
      <vt:variant>
        <vt:i4>4259845</vt:i4>
      </vt:variant>
      <vt:variant>
        <vt:i4>1185</vt:i4>
      </vt:variant>
      <vt:variant>
        <vt:i4>0</vt:i4>
      </vt:variant>
      <vt:variant>
        <vt:i4>5</vt:i4>
      </vt:variant>
      <vt:variant>
        <vt:lpwstr>../Docs/R1-135759.zip</vt:lpwstr>
      </vt:variant>
      <vt:variant>
        <vt:lpwstr/>
      </vt:variant>
      <vt:variant>
        <vt:i4>4259844</vt:i4>
      </vt:variant>
      <vt:variant>
        <vt:i4>1182</vt:i4>
      </vt:variant>
      <vt:variant>
        <vt:i4>0</vt:i4>
      </vt:variant>
      <vt:variant>
        <vt:i4>5</vt:i4>
      </vt:variant>
      <vt:variant>
        <vt:lpwstr>../Docs/R1-135758.zip</vt:lpwstr>
      </vt:variant>
      <vt:variant>
        <vt:lpwstr/>
      </vt:variant>
      <vt:variant>
        <vt:i4>4980743</vt:i4>
      </vt:variant>
      <vt:variant>
        <vt:i4>1179</vt:i4>
      </vt:variant>
      <vt:variant>
        <vt:i4>0</vt:i4>
      </vt:variant>
      <vt:variant>
        <vt:i4>5</vt:i4>
      </vt:variant>
      <vt:variant>
        <vt:lpwstr>../Docs/R1-135985.zip</vt:lpwstr>
      </vt:variant>
      <vt:variant>
        <vt:lpwstr/>
      </vt:variant>
      <vt:variant>
        <vt:i4>4325389</vt:i4>
      </vt:variant>
      <vt:variant>
        <vt:i4>1176</vt:i4>
      </vt:variant>
      <vt:variant>
        <vt:i4>0</vt:i4>
      </vt:variant>
      <vt:variant>
        <vt:i4>5</vt:i4>
      </vt:variant>
      <vt:variant>
        <vt:lpwstr>../Docs/R1-135761.zip</vt:lpwstr>
      </vt:variant>
      <vt:variant>
        <vt:lpwstr/>
      </vt:variant>
      <vt:variant>
        <vt:i4>5046281</vt:i4>
      </vt:variant>
      <vt:variant>
        <vt:i4>1173</vt:i4>
      </vt:variant>
      <vt:variant>
        <vt:i4>0</vt:i4>
      </vt:variant>
      <vt:variant>
        <vt:i4>5</vt:i4>
      </vt:variant>
      <vt:variant>
        <vt:lpwstr>../Docs/R1-135694.zip</vt:lpwstr>
      </vt:variant>
      <vt:variant>
        <vt:lpwstr/>
      </vt:variant>
      <vt:variant>
        <vt:i4>4259840</vt:i4>
      </vt:variant>
      <vt:variant>
        <vt:i4>1170</vt:i4>
      </vt:variant>
      <vt:variant>
        <vt:i4>0</vt:i4>
      </vt:variant>
      <vt:variant>
        <vt:i4>5</vt:i4>
      </vt:variant>
      <vt:variant>
        <vt:lpwstr>../Docs/R1-135853.zip</vt:lpwstr>
      </vt:variant>
      <vt:variant>
        <vt:lpwstr/>
      </vt:variant>
      <vt:variant>
        <vt:i4>5046277</vt:i4>
      </vt:variant>
      <vt:variant>
        <vt:i4>1167</vt:i4>
      </vt:variant>
      <vt:variant>
        <vt:i4>0</vt:i4>
      </vt:variant>
      <vt:variant>
        <vt:i4>5</vt:i4>
      </vt:variant>
      <vt:variant>
        <vt:lpwstr>../Docs/R1-135698.zip</vt:lpwstr>
      </vt:variant>
      <vt:variant>
        <vt:lpwstr/>
      </vt:variant>
      <vt:variant>
        <vt:i4>5046277</vt:i4>
      </vt:variant>
      <vt:variant>
        <vt:i4>1164</vt:i4>
      </vt:variant>
      <vt:variant>
        <vt:i4>0</vt:i4>
      </vt:variant>
      <vt:variant>
        <vt:i4>5</vt:i4>
      </vt:variant>
      <vt:variant>
        <vt:lpwstr>../Docs/R1-135698.zip</vt:lpwstr>
      </vt:variant>
      <vt:variant>
        <vt:lpwstr/>
      </vt:variant>
      <vt:variant>
        <vt:i4>4259841</vt:i4>
      </vt:variant>
      <vt:variant>
        <vt:i4>1161</vt:i4>
      </vt:variant>
      <vt:variant>
        <vt:i4>0</vt:i4>
      </vt:variant>
      <vt:variant>
        <vt:i4>5</vt:i4>
      </vt:variant>
      <vt:variant>
        <vt:lpwstr>../Docs/R1-135852.zip</vt:lpwstr>
      </vt:variant>
      <vt:variant>
        <vt:lpwstr/>
      </vt:variant>
      <vt:variant>
        <vt:i4>4259850</vt:i4>
      </vt:variant>
      <vt:variant>
        <vt:i4>1158</vt:i4>
      </vt:variant>
      <vt:variant>
        <vt:i4>0</vt:i4>
      </vt:variant>
      <vt:variant>
        <vt:i4>5</vt:i4>
      </vt:variant>
      <vt:variant>
        <vt:lpwstr>../Docs/R1-135756.zip</vt:lpwstr>
      </vt:variant>
      <vt:variant>
        <vt:lpwstr/>
      </vt:variant>
      <vt:variant>
        <vt:i4>5046283</vt:i4>
      </vt:variant>
      <vt:variant>
        <vt:i4>1155</vt:i4>
      </vt:variant>
      <vt:variant>
        <vt:i4>0</vt:i4>
      </vt:variant>
      <vt:variant>
        <vt:i4>5</vt:i4>
      </vt:variant>
      <vt:variant>
        <vt:lpwstr>../Docs/R1-135696.zip</vt:lpwstr>
      </vt:variant>
      <vt:variant>
        <vt:lpwstr/>
      </vt:variant>
      <vt:variant>
        <vt:i4>4259849</vt:i4>
      </vt:variant>
      <vt:variant>
        <vt:i4>1152</vt:i4>
      </vt:variant>
      <vt:variant>
        <vt:i4>0</vt:i4>
      </vt:variant>
      <vt:variant>
        <vt:i4>5</vt:i4>
      </vt:variant>
      <vt:variant>
        <vt:lpwstr>../Docs/R1-135755.zip</vt:lpwstr>
      </vt:variant>
      <vt:variant>
        <vt:lpwstr/>
      </vt:variant>
      <vt:variant>
        <vt:i4>5046280</vt:i4>
      </vt:variant>
      <vt:variant>
        <vt:i4>1149</vt:i4>
      </vt:variant>
      <vt:variant>
        <vt:i4>0</vt:i4>
      </vt:variant>
      <vt:variant>
        <vt:i4>5</vt:i4>
      </vt:variant>
      <vt:variant>
        <vt:lpwstr>../Docs/R1-135695.zip</vt:lpwstr>
      </vt:variant>
      <vt:variant>
        <vt:lpwstr/>
      </vt:variant>
      <vt:variant>
        <vt:i4>4259845</vt:i4>
      </vt:variant>
      <vt:variant>
        <vt:i4>1146</vt:i4>
      </vt:variant>
      <vt:variant>
        <vt:i4>0</vt:i4>
      </vt:variant>
      <vt:variant>
        <vt:i4>5</vt:i4>
      </vt:variant>
      <vt:variant>
        <vt:lpwstr>../Docs/R1-135856.zip</vt:lpwstr>
      </vt:variant>
      <vt:variant>
        <vt:lpwstr/>
      </vt:variant>
      <vt:variant>
        <vt:i4>4259844</vt:i4>
      </vt:variant>
      <vt:variant>
        <vt:i4>1143</vt:i4>
      </vt:variant>
      <vt:variant>
        <vt:i4>0</vt:i4>
      </vt:variant>
      <vt:variant>
        <vt:i4>5</vt:i4>
      </vt:variant>
      <vt:variant>
        <vt:lpwstr>../Docs/R1-133738.zip</vt:lpwstr>
      </vt:variant>
      <vt:variant>
        <vt:lpwstr/>
      </vt:variant>
      <vt:variant>
        <vt:i4>4259851</vt:i4>
      </vt:variant>
      <vt:variant>
        <vt:i4>1140</vt:i4>
      </vt:variant>
      <vt:variant>
        <vt:i4>0</vt:i4>
      </vt:variant>
      <vt:variant>
        <vt:i4>5</vt:i4>
      </vt:variant>
      <vt:variant>
        <vt:lpwstr>../Docs/R1-135757.zip</vt:lpwstr>
      </vt:variant>
      <vt:variant>
        <vt:lpwstr/>
      </vt:variant>
      <vt:variant>
        <vt:i4>4980741</vt:i4>
      </vt:variant>
      <vt:variant>
        <vt:i4>1137</vt:i4>
      </vt:variant>
      <vt:variant>
        <vt:i4>0</vt:i4>
      </vt:variant>
      <vt:variant>
        <vt:i4>5</vt:i4>
      </vt:variant>
      <vt:variant>
        <vt:lpwstr>../Docs/R1-135987.zip</vt:lpwstr>
      </vt:variant>
      <vt:variant>
        <vt:lpwstr/>
      </vt:variant>
      <vt:variant>
        <vt:i4>6226016</vt:i4>
      </vt:variant>
      <vt:variant>
        <vt:i4>1134</vt:i4>
      </vt:variant>
      <vt:variant>
        <vt:i4>0</vt:i4>
      </vt:variant>
      <vt:variant>
        <vt:i4>5</vt:i4>
      </vt:variant>
      <vt:variant>
        <vt:lpwstr>http://www.3gpp.org/ftp/tsg_ran/WG2_RL2/TSGR2_81/Docs/R2-130758.zip</vt:lpwstr>
      </vt:variant>
      <vt:variant>
        <vt:lpwstr/>
      </vt:variant>
      <vt:variant>
        <vt:i4>2424838</vt:i4>
      </vt:variant>
      <vt:variant>
        <vt:i4>1131</vt:i4>
      </vt:variant>
      <vt:variant>
        <vt:i4>0</vt:i4>
      </vt:variant>
      <vt:variant>
        <vt:i4>5</vt:i4>
      </vt:variant>
      <vt:variant>
        <vt:lpwstr>http://www.3gpp.org/ftp/tsg_ran/TSG_RAN/TSGR_59/Docs/RP-130347.zip</vt:lpwstr>
      </vt:variant>
      <vt:variant>
        <vt:lpwstr/>
      </vt:variant>
      <vt:variant>
        <vt:i4>4390921</vt:i4>
      </vt:variant>
      <vt:variant>
        <vt:i4>1128</vt:i4>
      </vt:variant>
      <vt:variant>
        <vt:i4>0</vt:i4>
      </vt:variant>
      <vt:variant>
        <vt:i4>5</vt:i4>
      </vt:variant>
      <vt:variant>
        <vt:lpwstr>../Docs/R1-136042.zip</vt:lpwstr>
      </vt:variant>
      <vt:variant>
        <vt:lpwstr/>
      </vt:variant>
      <vt:variant>
        <vt:i4>4587525</vt:i4>
      </vt:variant>
      <vt:variant>
        <vt:i4>1125</vt:i4>
      </vt:variant>
      <vt:variant>
        <vt:i4>0</vt:i4>
      </vt:variant>
      <vt:variant>
        <vt:i4>5</vt:i4>
      </vt:variant>
      <vt:variant>
        <vt:lpwstr>../Docs/R1-135927.zip</vt:lpwstr>
      </vt:variant>
      <vt:variant>
        <vt:lpwstr/>
      </vt:variant>
      <vt:variant>
        <vt:i4>4390921</vt:i4>
      </vt:variant>
      <vt:variant>
        <vt:i4>1122</vt:i4>
      </vt:variant>
      <vt:variant>
        <vt:i4>0</vt:i4>
      </vt:variant>
      <vt:variant>
        <vt:i4>5</vt:i4>
      </vt:variant>
      <vt:variant>
        <vt:lpwstr>../Docs/R1-136042.zip</vt:lpwstr>
      </vt:variant>
      <vt:variant>
        <vt:lpwstr/>
      </vt:variant>
      <vt:variant>
        <vt:i4>4587525</vt:i4>
      </vt:variant>
      <vt:variant>
        <vt:i4>1119</vt:i4>
      </vt:variant>
      <vt:variant>
        <vt:i4>0</vt:i4>
      </vt:variant>
      <vt:variant>
        <vt:i4>5</vt:i4>
      </vt:variant>
      <vt:variant>
        <vt:lpwstr>../Docs/R1-135927.zip</vt:lpwstr>
      </vt:variant>
      <vt:variant>
        <vt:lpwstr/>
      </vt:variant>
      <vt:variant>
        <vt:i4>5046276</vt:i4>
      </vt:variant>
      <vt:variant>
        <vt:i4>1116</vt:i4>
      </vt:variant>
      <vt:variant>
        <vt:i4>0</vt:i4>
      </vt:variant>
      <vt:variant>
        <vt:i4>5</vt:i4>
      </vt:variant>
      <vt:variant>
        <vt:lpwstr>../Docs/R1-135798.zip</vt:lpwstr>
      </vt:variant>
      <vt:variant>
        <vt:lpwstr/>
      </vt:variant>
      <vt:variant>
        <vt:i4>4259848</vt:i4>
      </vt:variant>
      <vt:variant>
        <vt:i4>1113</vt:i4>
      </vt:variant>
      <vt:variant>
        <vt:i4>0</vt:i4>
      </vt:variant>
      <vt:variant>
        <vt:i4>5</vt:i4>
      </vt:variant>
      <vt:variant>
        <vt:lpwstr>../Docs/R1-135754.zip</vt:lpwstr>
      </vt:variant>
      <vt:variant>
        <vt:lpwstr/>
      </vt:variant>
      <vt:variant>
        <vt:i4>4521990</vt:i4>
      </vt:variant>
      <vt:variant>
        <vt:i4>1110</vt:i4>
      </vt:variant>
      <vt:variant>
        <vt:i4>0</vt:i4>
      </vt:variant>
      <vt:variant>
        <vt:i4>5</vt:i4>
      </vt:variant>
      <vt:variant>
        <vt:lpwstr>../Docs/R1-135815.zip</vt:lpwstr>
      </vt:variant>
      <vt:variant>
        <vt:lpwstr/>
      </vt:variant>
      <vt:variant>
        <vt:i4>4587530</vt:i4>
      </vt:variant>
      <vt:variant>
        <vt:i4>1107</vt:i4>
      </vt:variant>
      <vt:variant>
        <vt:i4>0</vt:i4>
      </vt:variant>
      <vt:variant>
        <vt:i4>5</vt:i4>
      </vt:variant>
      <vt:variant>
        <vt:lpwstr>../Docs/R1-135627.zip</vt:lpwstr>
      </vt:variant>
      <vt:variant>
        <vt:lpwstr/>
      </vt:variant>
      <vt:variant>
        <vt:i4>4390922</vt:i4>
      </vt:variant>
      <vt:variant>
        <vt:i4>1104</vt:i4>
      </vt:variant>
      <vt:variant>
        <vt:i4>0</vt:i4>
      </vt:variant>
      <vt:variant>
        <vt:i4>5</vt:i4>
      </vt:variant>
      <vt:variant>
        <vt:lpwstr>../Docs/R1-136041.zip</vt:lpwstr>
      </vt:variant>
      <vt:variant>
        <vt:lpwstr/>
      </vt:variant>
      <vt:variant>
        <vt:i4>4390922</vt:i4>
      </vt:variant>
      <vt:variant>
        <vt:i4>1101</vt:i4>
      </vt:variant>
      <vt:variant>
        <vt:i4>0</vt:i4>
      </vt:variant>
      <vt:variant>
        <vt:i4>5</vt:i4>
      </vt:variant>
      <vt:variant>
        <vt:lpwstr>../Docs/R1-136041.zip</vt:lpwstr>
      </vt:variant>
      <vt:variant>
        <vt:lpwstr/>
      </vt:variant>
      <vt:variant>
        <vt:i4>4325387</vt:i4>
      </vt:variant>
      <vt:variant>
        <vt:i4>1098</vt:i4>
      </vt:variant>
      <vt:variant>
        <vt:i4>0</vt:i4>
      </vt:variant>
      <vt:variant>
        <vt:i4>5</vt:i4>
      </vt:variant>
      <vt:variant>
        <vt:lpwstr>../Docs/R1-135969.zip</vt:lpwstr>
      </vt:variant>
      <vt:variant>
        <vt:lpwstr/>
      </vt:variant>
      <vt:variant>
        <vt:i4>4521988</vt:i4>
      </vt:variant>
      <vt:variant>
        <vt:i4>1095</vt:i4>
      </vt:variant>
      <vt:variant>
        <vt:i4>0</vt:i4>
      </vt:variant>
      <vt:variant>
        <vt:i4>5</vt:i4>
      </vt:variant>
      <vt:variant>
        <vt:lpwstr>../Docs/R1-135916.zip</vt:lpwstr>
      </vt:variant>
      <vt:variant>
        <vt:lpwstr/>
      </vt:variant>
      <vt:variant>
        <vt:i4>4521988</vt:i4>
      </vt:variant>
      <vt:variant>
        <vt:i4>1092</vt:i4>
      </vt:variant>
      <vt:variant>
        <vt:i4>0</vt:i4>
      </vt:variant>
      <vt:variant>
        <vt:i4>5</vt:i4>
      </vt:variant>
      <vt:variant>
        <vt:lpwstr>../Docs/R1-135916.zip</vt:lpwstr>
      </vt:variant>
      <vt:variant>
        <vt:lpwstr/>
      </vt:variant>
      <vt:variant>
        <vt:i4>4587531</vt:i4>
      </vt:variant>
      <vt:variant>
        <vt:i4>1089</vt:i4>
      </vt:variant>
      <vt:variant>
        <vt:i4>0</vt:i4>
      </vt:variant>
      <vt:variant>
        <vt:i4>5</vt:i4>
      </vt:variant>
      <vt:variant>
        <vt:lpwstr>../Docs/R1-135626.zip</vt:lpwstr>
      </vt:variant>
      <vt:variant>
        <vt:lpwstr/>
      </vt:variant>
      <vt:variant>
        <vt:i4>4325387</vt:i4>
      </vt:variant>
      <vt:variant>
        <vt:i4>1086</vt:i4>
      </vt:variant>
      <vt:variant>
        <vt:i4>0</vt:i4>
      </vt:variant>
      <vt:variant>
        <vt:i4>5</vt:i4>
      </vt:variant>
      <vt:variant>
        <vt:lpwstr>../Docs/R1-135969.zip</vt:lpwstr>
      </vt:variant>
      <vt:variant>
        <vt:lpwstr/>
      </vt:variant>
      <vt:variant>
        <vt:i4>4325387</vt:i4>
      </vt:variant>
      <vt:variant>
        <vt:i4>1083</vt:i4>
      </vt:variant>
      <vt:variant>
        <vt:i4>0</vt:i4>
      </vt:variant>
      <vt:variant>
        <vt:i4>5</vt:i4>
      </vt:variant>
      <vt:variant>
        <vt:lpwstr>../Docs/R1-135969.zip</vt:lpwstr>
      </vt:variant>
      <vt:variant>
        <vt:lpwstr/>
      </vt:variant>
      <vt:variant>
        <vt:i4>4587531</vt:i4>
      </vt:variant>
      <vt:variant>
        <vt:i4>1080</vt:i4>
      </vt:variant>
      <vt:variant>
        <vt:i4>0</vt:i4>
      </vt:variant>
      <vt:variant>
        <vt:i4>5</vt:i4>
      </vt:variant>
      <vt:variant>
        <vt:lpwstr>../Docs/R1-135626.zip</vt:lpwstr>
      </vt:variant>
      <vt:variant>
        <vt:lpwstr/>
      </vt:variant>
      <vt:variant>
        <vt:i4>4259854</vt:i4>
      </vt:variant>
      <vt:variant>
        <vt:i4>1077</vt:i4>
      </vt:variant>
      <vt:variant>
        <vt:i4>0</vt:i4>
      </vt:variant>
      <vt:variant>
        <vt:i4>5</vt:i4>
      </vt:variant>
      <vt:variant>
        <vt:lpwstr>../Docs/R1-135752.zip</vt:lpwstr>
      </vt:variant>
      <vt:variant>
        <vt:lpwstr/>
      </vt:variant>
      <vt:variant>
        <vt:i4>4259852</vt:i4>
      </vt:variant>
      <vt:variant>
        <vt:i4>1074</vt:i4>
      </vt:variant>
      <vt:variant>
        <vt:i4>0</vt:i4>
      </vt:variant>
      <vt:variant>
        <vt:i4>5</vt:i4>
      </vt:variant>
      <vt:variant>
        <vt:lpwstr>../Docs/R1-135750.zip</vt:lpwstr>
      </vt:variant>
      <vt:variant>
        <vt:lpwstr/>
      </vt:variant>
      <vt:variant>
        <vt:i4>4194309</vt:i4>
      </vt:variant>
      <vt:variant>
        <vt:i4>1071</vt:i4>
      </vt:variant>
      <vt:variant>
        <vt:i4>0</vt:i4>
      </vt:variant>
      <vt:variant>
        <vt:i4>5</vt:i4>
      </vt:variant>
      <vt:variant>
        <vt:lpwstr>../Docs/R1-135749.zip</vt:lpwstr>
      </vt:variant>
      <vt:variant>
        <vt:lpwstr/>
      </vt:variant>
      <vt:variant>
        <vt:i4>4194308</vt:i4>
      </vt:variant>
      <vt:variant>
        <vt:i4>1068</vt:i4>
      </vt:variant>
      <vt:variant>
        <vt:i4>0</vt:i4>
      </vt:variant>
      <vt:variant>
        <vt:i4>5</vt:i4>
      </vt:variant>
      <vt:variant>
        <vt:lpwstr>../Docs/R1-135748.zip</vt:lpwstr>
      </vt:variant>
      <vt:variant>
        <vt:lpwstr/>
      </vt:variant>
      <vt:variant>
        <vt:i4>4194315</vt:i4>
      </vt:variant>
      <vt:variant>
        <vt:i4>1065</vt:i4>
      </vt:variant>
      <vt:variant>
        <vt:i4>0</vt:i4>
      </vt:variant>
      <vt:variant>
        <vt:i4>5</vt:i4>
      </vt:variant>
      <vt:variant>
        <vt:lpwstr>../Docs/R1-135747.zip</vt:lpwstr>
      </vt:variant>
      <vt:variant>
        <vt:lpwstr/>
      </vt:variant>
      <vt:variant>
        <vt:i4>4194314</vt:i4>
      </vt:variant>
      <vt:variant>
        <vt:i4>1062</vt:i4>
      </vt:variant>
      <vt:variant>
        <vt:i4>0</vt:i4>
      </vt:variant>
      <vt:variant>
        <vt:i4>5</vt:i4>
      </vt:variant>
      <vt:variant>
        <vt:lpwstr>../Docs/R1-135746.zip</vt:lpwstr>
      </vt:variant>
      <vt:variant>
        <vt:lpwstr/>
      </vt:variant>
      <vt:variant>
        <vt:i4>4587530</vt:i4>
      </vt:variant>
      <vt:variant>
        <vt:i4>1059</vt:i4>
      </vt:variant>
      <vt:variant>
        <vt:i4>0</vt:i4>
      </vt:variant>
      <vt:variant>
        <vt:i4>5</vt:i4>
      </vt:variant>
      <vt:variant>
        <vt:lpwstr>../Docs/R1-135726.zip</vt:lpwstr>
      </vt:variant>
      <vt:variant>
        <vt:lpwstr/>
      </vt:variant>
      <vt:variant>
        <vt:i4>4587529</vt:i4>
      </vt:variant>
      <vt:variant>
        <vt:i4>1056</vt:i4>
      </vt:variant>
      <vt:variant>
        <vt:i4>0</vt:i4>
      </vt:variant>
      <vt:variant>
        <vt:i4>5</vt:i4>
      </vt:variant>
      <vt:variant>
        <vt:lpwstr>../Docs/R1-135725.zip</vt:lpwstr>
      </vt:variant>
      <vt:variant>
        <vt:lpwstr/>
      </vt:variant>
      <vt:variant>
        <vt:i4>5046283</vt:i4>
      </vt:variant>
      <vt:variant>
        <vt:i4>1053</vt:i4>
      </vt:variant>
      <vt:variant>
        <vt:i4>0</vt:i4>
      </vt:variant>
      <vt:variant>
        <vt:i4>5</vt:i4>
      </vt:variant>
      <vt:variant>
        <vt:lpwstr>../Docs/R1-135797.zip</vt:lpwstr>
      </vt:variant>
      <vt:variant>
        <vt:lpwstr/>
      </vt:variant>
      <vt:variant>
        <vt:i4>4390923</vt:i4>
      </vt:variant>
      <vt:variant>
        <vt:i4>1050</vt:i4>
      </vt:variant>
      <vt:variant>
        <vt:i4>0</vt:i4>
      </vt:variant>
      <vt:variant>
        <vt:i4>5</vt:i4>
      </vt:variant>
      <vt:variant>
        <vt:lpwstr>../Docs/R1-136040.zip</vt:lpwstr>
      </vt:variant>
      <vt:variant>
        <vt:lpwstr/>
      </vt:variant>
      <vt:variant>
        <vt:i4>4390923</vt:i4>
      </vt:variant>
      <vt:variant>
        <vt:i4>1047</vt:i4>
      </vt:variant>
      <vt:variant>
        <vt:i4>0</vt:i4>
      </vt:variant>
      <vt:variant>
        <vt:i4>5</vt:i4>
      </vt:variant>
      <vt:variant>
        <vt:lpwstr>../Docs/R1-136040.zip</vt:lpwstr>
      </vt:variant>
      <vt:variant>
        <vt:lpwstr/>
      </vt:variant>
      <vt:variant>
        <vt:i4>4521994</vt:i4>
      </vt:variant>
      <vt:variant>
        <vt:i4>1044</vt:i4>
      </vt:variant>
      <vt:variant>
        <vt:i4>0</vt:i4>
      </vt:variant>
      <vt:variant>
        <vt:i4>5</vt:i4>
      </vt:variant>
      <vt:variant>
        <vt:lpwstr>../Docs/R1-135716.zip</vt:lpwstr>
      </vt:variant>
      <vt:variant>
        <vt:lpwstr/>
      </vt:variant>
      <vt:variant>
        <vt:i4>4456450</vt:i4>
      </vt:variant>
      <vt:variant>
        <vt:i4>1041</vt:i4>
      </vt:variant>
      <vt:variant>
        <vt:i4>0</vt:i4>
      </vt:variant>
      <vt:variant>
        <vt:i4>5</vt:i4>
      </vt:variant>
      <vt:variant>
        <vt:lpwstr>../Docs/R1-136039.zip</vt:lpwstr>
      </vt:variant>
      <vt:variant>
        <vt:lpwstr/>
      </vt:variant>
      <vt:variant>
        <vt:i4>4456450</vt:i4>
      </vt:variant>
      <vt:variant>
        <vt:i4>1038</vt:i4>
      </vt:variant>
      <vt:variant>
        <vt:i4>0</vt:i4>
      </vt:variant>
      <vt:variant>
        <vt:i4>5</vt:i4>
      </vt:variant>
      <vt:variant>
        <vt:lpwstr>../Docs/R1-136039.zip</vt:lpwstr>
      </vt:variant>
      <vt:variant>
        <vt:lpwstr/>
      </vt:variant>
      <vt:variant>
        <vt:i4>4521993</vt:i4>
      </vt:variant>
      <vt:variant>
        <vt:i4>1035</vt:i4>
      </vt:variant>
      <vt:variant>
        <vt:i4>0</vt:i4>
      </vt:variant>
      <vt:variant>
        <vt:i4>5</vt:i4>
      </vt:variant>
      <vt:variant>
        <vt:lpwstr>../Docs/R1-135715.zip</vt:lpwstr>
      </vt:variant>
      <vt:variant>
        <vt:lpwstr/>
      </vt:variant>
      <vt:variant>
        <vt:i4>5046282</vt:i4>
      </vt:variant>
      <vt:variant>
        <vt:i4>1032</vt:i4>
      </vt:variant>
      <vt:variant>
        <vt:i4>0</vt:i4>
      </vt:variant>
      <vt:variant>
        <vt:i4>5</vt:i4>
      </vt:variant>
      <vt:variant>
        <vt:lpwstr>../Docs/R1-135796.zip</vt:lpwstr>
      </vt:variant>
      <vt:variant>
        <vt:lpwstr/>
      </vt:variant>
      <vt:variant>
        <vt:i4>5046281</vt:i4>
      </vt:variant>
      <vt:variant>
        <vt:i4>1029</vt:i4>
      </vt:variant>
      <vt:variant>
        <vt:i4>0</vt:i4>
      </vt:variant>
      <vt:variant>
        <vt:i4>5</vt:i4>
      </vt:variant>
      <vt:variant>
        <vt:lpwstr>../Docs/R1-135795.zip</vt:lpwstr>
      </vt:variant>
      <vt:variant>
        <vt:lpwstr/>
      </vt:variant>
      <vt:variant>
        <vt:i4>4259855</vt:i4>
      </vt:variant>
      <vt:variant>
        <vt:i4>1026</vt:i4>
      </vt:variant>
      <vt:variant>
        <vt:i4>0</vt:i4>
      </vt:variant>
      <vt:variant>
        <vt:i4>5</vt:i4>
      </vt:variant>
      <vt:variant>
        <vt:lpwstr>../Docs/R1-135753.zip</vt:lpwstr>
      </vt:variant>
      <vt:variant>
        <vt:lpwstr/>
      </vt:variant>
      <vt:variant>
        <vt:i4>4521992</vt:i4>
      </vt:variant>
      <vt:variant>
        <vt:i4>1023</vt:i4>
      </vt:variant>
      <vt:variant>
        <vt:i4>0</vt:i4>
      </vt:variant>
      <vt:variant>
        <vt:i4>5</vt:i4>
      </vt:variant>
      <vt:variant>
        <vt:lpwstr>../Docs/R1-135714.zip</vt:lpwstr>
      </vt:variant>
      <vt:variant>
        <vt:lpwstr/>
      </vt:variant>
      <vt:variant>
        <vt:i4>5046286</vt:i4>
      </vt:variant>
      <vt:variant>
        <vt:i4>1020</vt:i4>
      </vt:variant>
      <vt:variant>
        <vt:i4>0</vt:i4>
      </vt:variant>
      <vt:variant>
        <vt:i4>5</vt:i4>
      </vt:variant>
      <vt:variant>
        <vt:lpwstr>../Docs/R1-135693.zip</vt:lpwstr>
      </vt:variant>
      <vt:variant>
        <vt:lpwstr/>
      </vt:variant>
      <vt:variant>
        <vt:i4>4259853</vt:i4>
      </vt:variant>
      <vt:variant>
        <vt:i4>1017</vt:i4>
      </vt:variant>
      <vt:variant>
        <vt:i4>0</vt:i4>
      </vt:variant>
      <vt:variant>
        <vt:i4>5</vt:i4>
      </vt:variant>
      <vt:variant>
        <vt:lpwstr>../Docs/R1-135751.zip</vt:lpwstr>
      </vt:variant>
      <vt:variant>
        <vt:lpwstr/>
      </vt:variant>
      <vt:variant>
        <vt:i4>5046287</vt:i4>
      </vt:variant>
      <vt:variant>
        <vt:i4>1014</vt:i4>
      </vt:variant>
      <vt:variant>
        <vt:i4>0</vt:i4>
      </vt:variant>
      <vt:variant>
        <vt:i4>5</vt:i4>
      </vt:variant>
      <vt:variant>
        <vt:lpwstr>../Docs/R1-135692.zip</vt:lpwstr>
      </vt:variant>
      <vt:variant>
        <vt:lpwstr/>
      </vt:variant>
      <vt:variant>
        <vt:i4>5046286</vt:i4>
      </vt:variant>
      <vt:variant>
        <vt:i4>1011</vt:i4>
      </vt:variant>
      <vt:variant>
        <vt:i4>0</vt:i4>
      </vt:variant>
      <vt:variant>
        <vt:i4>5</vt:i4>
      </vt:variant>
      <vt:variant>
        <vt:lpwstr>../Docs/R1-135792.zip</vt:lpwstr>
      </vt:variant>
      <vt:variant>
        <vt:lpwstr/>
      </vt:variant>
      <vt:variant>
        <vt:i4>4587527</vt:i4>
      </vt:variant>
      <vt:variant>
        <vt:i4>1008</vt:i4>
      </vt:variant>
      <vt:variant>
        <vt:i4>0</vt:i4>
      </vt:variant>
      <vt:variant>
        <vt:i4>5</vt:i4>
      </vt:variant>
      <vt:variant>
        <vt:lpwstr>../Docs/R1-135925.zip</vt:lpwstr>
      </vt:variant>
      <vt:variant>
        <vt:lpwstr/>
      </vt:variant>
      <vt:variant>
        <vt:i4>4587524</vt:i4>
      </vt:variant>
      <vt:variant>
        <vt:i4>1005</vt:i4>
      </vt:variant>
      <vt:variant>
        <vt:i4>0</vt:i4>
      </vt:variant>
      <vt:variant>
        <vt:i4>5</vt:i4>
      </vt:variant>
      <vt:variant>
        <vt:lpwstr>../Docs/R1-135926.zip</vt:lpwstr>
      </vt:variant>
      <vt:variant>
        <vt:lpwstr/>
      </vt:variant>
      <vt:variant>
        <vt:i4>4587524</vt:i4>
      </vt:variant>
      <vt:variant>
        <vt:i4>1002</vt:i4>
      </vt:variant>
      <vt:variant>
        <vt:i4>0</vt:i4>
      </vt:variant>
      <vt:variant>
        <vt:i4>5</vt:i4>
      </vt:variant>
      <vt:variant>
        <vt:lpwstr>../Docs/R1-135926.zip</vt:lpwstr>
      </vt:variant>
      <vt:variant>
        <vt:lpwstr/>
      </vt:variant>
      <vt:variant>
        <vt:i4>4587524</vt:i4>
      </vt:variant>
      <vt:variant>
        <vt:i4>999</vt:i4>
      </vt:variant>
      <vt:variant>
        <vt:i4>0</vt:i4>
      </vt:variant>
      <vt:variant>
        <vt:i4>5</vt:i4>
      </vt:variant>
      <vt:variant>
        <vt:lpwstr>../Docs/R1-135926.zip</vt:lpwstr>
      </vt:variant>
      <vt:variant>
        <vt:lpwstr/>
      </vt:variant>
      <vt:variant>
        <vt:i4>4587527</vt:i4>
      </vt:variant>
      <vt:variant>
        <vt:i4>996</vt:i4>
      </vt:variant>
      <vt:variant>
        <vt:i4>0</vt:i4>
      </vt:variant>
      <vt:variant>
        <vt:i4>5</vt:i4>
      </vt:variant>
      <vt:variant>
        <vt:lpwstr>../Docs/R1-135925.zip</vt:lpwstr>
      </vt:variant>
      <vt:variant>
        <vt:lpwstr/>
      </vt:variant>
      <vt:variant>
        <vt:i4>5046285</vt:i4>
      </vt:variant>
      <vt:variant>
        <vt:i4>993</vt:i4>
      </vt:variant>
      <vt:variant>
        <vt:i4>0</vt:i4>
      </vt:variant>
      <vt:variant>
        <vt:i4>5</vt:i4>
      </vt:variant>
      <vt:variant>
        <vt:lpwstr>../Docs/R1-135791.zip</vt:lpwstr>
      </vt:variant>
      <vt:variant>
        <vt:lpwstr/>
      </vt:variant>
      <vt:variant>
        <vt:i4>5046284</vt:i4>
      </vt:variant>
      <vt:variant>
        <vt:i4>990</vt:i4>
      </vt:variant>
      <vt:variant>
        <vt:i4>0</vt:i4>
      </vt:variant>
      <vt:variant>
        <vt:i4>5</vt:i4>
      </vt:variant>
      <vt:variant>
        <vt:lpwstr>../Docs/R1-135790.zip</vt:lpwstr>
      </vt:variant>
      <vt:variant>
        <vt:lpwstr/>
      </vt:variant>
      <vt:variant>
        <vt:i4>4521989</vt:i4>
      </vt:variant>
      <vt:variant>
        <vt:i4>987</vt:i4>
      </vt:variant>
      <vt:variant>
        <vt:i4>0</vt:i4>
      </vt:variant>
      <vt:variant>
        <vt:i4>5</vt:i4>
      </vt:variant>
      <vt:variant>
        <vt:lpwstr>../Docs/R1-135917.zip</vt:lpwstr>
      </vt:variant>
      <vt:variant>
        <vt:lpwstr/>
      </vt:variant>
      <vt:variant>
        <vt:i4>5046284</vt:i4>
      </vt:variant>
      <vt:variant>
        <vt:i4>984</vt:i4>
      </vt:variant>
      <vt:variant>
        <vt:i4>0</vt:i4>
      </vt:variant>
      <vt:variant>
        <vt:i4>5</vt:i4>
      </vt:variant>
      <vt:variant>
        <vt:lpwstr>../Docs/R1-135790.zip</vt:lpwstr>
      </vt:variant>
      <vt:variant>
        <vt:lpwstr/>
      </vt:variant>
      <vt:variant>
        <vt:i4>4521990</vt:i4>
      </vt:variant>
      <vt:variant>
        <vt:i4>981</vt:i4>
      </vt:variant>
      <vt:variant>
        <vt:i4>0</vt:i4>
      </vt:variant>
      <vt:variant>
        <vt:i4>5</vt:i4>
      </vt:variant>
      <vt:variant>
        <vt:lpwstr>../Docs/R1-135914.zip</vt:lpwstr>
      </vt:variant>
      <vt:variant>
        <vt:lpwstr/>
      </vt:variant>
      <vt:variant>
        <vt:i4>4980741</vt:i4>
      </vt:variant>
      <vt:variant>
        <vt:i4>978</vt:i4>
      </vt:variant>
      <vt:variant>
        <vt:i4>0</vt:i4>
      </vt:variant>
      <vt:variant>
        <vt:i4>5</vt:i4>
      </vt:variant>
      <vt:variant>
        <vt:lpwstr>../Docs/R1-135789.zip</vt:lpwstr>
      </vt:variant>
      <vt:variant>
        <vt:lpwstr/>
      </vt:variant>
      <vt:variant>
        <vt:i4>4194313</vt:i4>
      </vt:variant>
      <vt:variant>
        <vt:i4>975</vt:i4>
      </vt:variant>
      <vt:variant>
        <vt:i4>0</vt:i4>
      </vt:variant>
      <vt:variant>
        <vt:i4>5</vt:i4>
      </vt:variant>
      <vt:variant>
        <vt:lpwstr>../Docs/R1-135745.zip</vt:lpwstr>
      </vt:variant>
      <vt:variant>
        <vt:lpwstr/>
      </vt:variant>
      <vt:variant>
        <vt:i4>4194312</vt:i4>
      </vt:variant>
      <vt:variant>
        <vt:i4>972</vt:i4>
      </vt:variant>
      <vt:variant>
        <vt:i4>0</vt:i4>
      </vt:variant>
      <vt:variant>
        <vt:i4>5</vt:i4>
      </vt:variant>
      <vt:variant>
        <vt:lpwstr>../Docs/R1-135744.zip</vt:lpwstr>
      </vt:variant>
      <vt:variant>
        <vt:lpwstr/>
      </vt:variant>
      <vt:variant>
        <vt:i4>5046284</vt:i4>
      </vt:variant>
      <vt:variant>
        <vt:i4>969</vt:i4>
      </vt:variant>
      <vt:variant>
        <vt:i4>0</vt:i4>
      </vt:variant>
      <vt:variant>
        <vt:i4>5</vt:i4>
      </vt:variant>
      <vt:variant>
        <vt:lpwstr>../Docs/R1-135691.zip</vt:lpwstr>
      </vt:variant>
      <vt:variant>
        <vt:lpwstr/>
      </vt:variant>
      <vt:variant>
        <vt:i4>4194316</vt:i4>
      </vt:variant>
      <vt:variant>
        <vt:i4>966</vt:i4>
      </vt:variant>
      <vt:variant>
        <vt:i4>0</vt:i4>
      </vt:variant>
      <vt:variant>
        <vt:i4>5</vt:i4>
      </vt:variant>
      <vt:variant>
        <vt:lpwstr>../Docs/R1-135740.zip</vt:lpwstr>
      </vt:variant>
      <vt:variant>
        <vt:lpwstr/>
      </vt:variant>
      <vt:variant>
        <vt:i4>4653061</vt:i4>
      </vt:variant>
      <vt:variant>
        <vt:i4>963</vt:i4>
      </vt:variant>
      <vt:variant>
        <vt:i4>0</vt:i4>
      </vt:variant>
      <vt:variant>
        <vt:i4>5</vt:i4>
      </vt:variant>
      <vt:variant>
        <vt:lpwstr>../Docs/R1-135739.zip</vt:lpwstr>
      </vt:variant>
      <vt:variant>
        <vt:lpwstr/>
      </vt:variant>
      <vt:variant>
        <vt:i4>4980740</vt:i4>
      </vt:variant>
      <vt:variant>
        <vt:i4>960</vt:i4>
      </vt:variant>
      <vt:variant>
        <vt:i4>0</vt:i4>
      </vt:variant>
      <vt:variant>
        <vt:i4>5</vt:i4>
      </vt:variant>
      <vt:variant>
        <vt:lpwstr>../Docs/R1-135788.zip</vt:lpwstr>
      </vt:variant>
      <vt:variant>
        <vt:lpwstr/>
      </vt:variant>
      <vt:variant>
        <vt:i4>4194319</vt:i4>
      </vt:variant>
      <vt:variant>
        <vt:i4>957</vt:i4>
      </vt:variant>
      <vt:variant>
        <vt:i4>0</vt:i4>
      </vt:variant>
      <vt:variant>
        <vt:i4>5</vt:i4>
      </vt:variant>
      <vt:variant>
        <vt:lpwstr>../Docs/R1-135743.zip</vt:lpwstr>
      </vt:variant>
      <vt:variant>
        <vt:lpwstr/>
      </vt:variant>
      <vt:variant>
        <vt:i4>4194318</vt:i4>
      </vt:variant>
      <vt:variant>
        <vt:i4>954</vt:i4>
      </vt:variant>
      <vt:variant>
        <vt:i4>0</vt:i4>
      </vt:variant>
      <vt:variant>
        <vt:i4>5</vt:i4>
      </vt:variant>
      <vt:variant>
        <vt:lpwstr>../Docs/R1-135742.zip</vt:lpwstr>
      </vt:variant>
      <vt:variant>
        <vt:lpwstr/>
      </vt:variant>
      <vt:variant>
        <vt:i4>4194317</vt:i4>
      </vt:variant>
      <vt:variant>
        <vt:i4>951</vt:i4>
      </vt:variant>
      <vt:variant>
        <vt:i4>0</vt:i4>
      </vt:variant>
      <vt:variant>
        <vt:i4>5</vt:i4>
      </vt:variant>
      <vt:variant>
        <vt:lpwstr>../Docs/R1-135741.zip</vt:lpwstr>
      </vt:variant>
      <vt:variant>
        <vt:lpwstr/>
      </vt:variant>
      <vt:variant>
        <vt:i4>2555919</vt:i4>
      </vt:variant>
      <vt:variant>
        <vt:i4>948</vt:i4>
      </vt:variant>
      <vt:variant>
        <vt:i4>0</vt:i4>
      </vt:variant>
      <vt:variant>
        <vt:i4>5</vt:i4>
      </vt:variant>
      <vt:variant>
        <vt:lpwstr>http://www.3gpp.org/ftp/tsg_ran/TSG_RAN/TSGR_61/Docs/RP-131346.zip</vt:lpwstr>
      </vt:variant>
      <vt:variant>
        <vt:lpwstr/>
      </vt:variant>
      <vt:variant>
        <vt:i4>2228224</vt:i4>
      </vt:variant>
      <vt:variant>
        <vt:i4>945</vt:i4>
      </vt:variant>
      <vt:variant>
        <vt:i4>0</vt:i4>
      </vt:variant>
      <vt:variant>
        <vt:i4>5</vt:i4>
      </vt:variant>
      <vt:variant>
        <vt:lpwstr>http://www.3gpp.org/ftp/tsg_ran/TSG_RAN/TSGR_59/Docs/RP-130221.zip</vt:lpwstr>
      </vt:variant>
      <vt:variant>
        <vt:lpwstr/>
      </vt:variant>
      <vt:variant>
        <vt:i4>5046274</vt:i4>
      </vt:variant>
      <vt:variant>
        <vt:i4>942</vt:i4>
      </vt:variant>
      <vt:variant>
        <vt:i4>0</vt:i4>
      </vt:variant>
      <vt:variant>
        <vt:i4>5</vt:i4>
      </vt:variant>
      <vt:variant>
        <vt:lpwstr>../Docs/R1-135990.zip</vt:lpwstr>
      </vt:variant>
      <vt:variant>
        <vt:lpwstr/>
      </vt:variant>
      <vt:variant>
        <vt:i4>5046274</vt:i4>
      </vt:variant>
      <vt:variant>
        <vt:i4>939</vt:i4>
      </vt:variant>
      <vt:variant>
        <vt:i4>0</vt:i4>
      </vt:variant>
      <vt:variant>
        <vt:i4>5</vt:i4>
      </vt:variant>
      <vt:variant>
        <vt:lpwstr>../Docs/R1-135990.zip</vt:lpwstr>
      </vt:variant>
      <vt:variant>
        <vt:lpwstr/>
      </vt:variant>
      <vt:variant>
        <vt:i4>4980747</vt:i4>
      </vt:variant>
      <vt:variant>
        <vt:i4>936</vt:i4>
      </vt:variant>
      <vt:variant>
        <vt:i4>0</vt:i4>
      </vt:variant>
      <vt:variant>
        <vt:i4>5</vt:i4>
      </vt:variant>
      <vt:variant>
        <vt:lpwstr>../Docs/R1-135787.zip</vt:lpwstr>
      </vt:variant>
      <vt:variant>
        <vt:lpwstr/>
      </vt:variant>
      <vt:variant>
        <vt:i4>5046285</vt:i4>
      </vt:variant>
      <vt:variant>
        <vt:i4>933</vt:i4>
      </vt:variant>
      <vt:variant>
        <vt:i4>0</vt:i4>
      </vt:variant>
      <vt:variant>
        <vt:i4>5</vt:i4>
      </vt:variant>
      <vt:variant>
        <vt:lpwstr>../Docs/R1-135690.zip</vt:lpwstr>
      </vt:variant>
      <vt:variant>
        <vt:lpwstr/>
      </vt:variant>
      <vt:variant>
        <vt:i4>4980741</vt:i4>
      </vt:variant>
      <vt:variant>
        <vt:i4>930</vt:i4>
      </vt:variant>
      <vt:variant>
        <vt:i4>0</vt:i4>
      </vt:variant>
      <vt:variant>
        <vt:i4>5</vt:i4>
      </vt:variant>
      <vt:variant>
        <vt:lpwstr>../Docs/R1-135688.zip</vt:lpwstr>
      </vt:variant>
      <vt:variant>
        <vt:lpwstr/>
      </vt:variant>
      <vt:variant>
        <vt:i4>4980746</vt:i4>
      </vt:variant>
      <vt:variant>
        <vt:i4>927</vt:i4>
      </vt:variant>
      <vt:variant>
        <vt:i4>0</vt:i4>
      </vt:variant>
      <vt:variant>
        <vt:i4>5</vt:i4>
      </vt:variant>
      <vt:variant>
        <vt:lpwstr>../Docs/R1-135786.zip</vt:lpwstr>
      </vt:variant>
      <vt:variant>
        <vt:lpwstr/>
      </vt:variant>
      <vt:variant>
        <vt:i4>4980745</vt:i4>
      </vt:variant>
      <vt:variant>
        <vt:i4>924</vt:i4>
      </vt:variant>
      <vt:variant>
        <vt:i4>0</vt:i4>
      </vt:variant>
      <vt:variant>
        <vt:i4>5</vt:i4>
      </vt:variant>
      <vt:variant>
        <vt:lpwstr>../Docs/R1-135785.zip</vt:lpwstr>
      </vt:variant>
      <vt:variant>
        <vt:lpwstr/>
      </vt:variant>
      <vt:variant>
        <vt:i4>4980746</vt:i4>
      </vt:variant>
      <vt:variant>
        <vt:i4>921</vt:i4>
      </vt:variant>
      <vt:variant>
        <vt:i4>0</vt:i4>
      </vt:variant>
      <vt:variant>
        <vt:i4>5</vt:i4>
      </vt:variant>
      <vt:variant>
        <vt:lpwstr>../Docs/R1-135786.zip</vt:lpwstr>
      </vt:variant>
      <vt:variant>
        <vt:lpwstr/>
      </vt:variant>
      <vt:variant>
        <vt:i4>4980745</vt:i4>
      </vt:variant>
      <vt:variant>
        <vt:i4>918</vt:i4>
      </vt:variant>
      <vt:variant>
        <vt:i4>0</vt:i4>
      </vt:variant>
      <vt:variant>
        <vt:i4>5</vt:i4>
      </vt:variant>
      <vt:variant>
        <vt:lpwstr>../Docs/R1-135785.zip</vt:lpwstr>
      </vt:variant>
      <vt:variant>
        <vt:lpwstr/>
      </vt:variant>
      <vt:variant>
        <vt:i4>4653060</vt:i4>
      </vt:variant>
      <vt:variant>
        <vt:i4>915</vt:i4>
      </vt:variant>
      <vt:variant>
        <vt:i4>0</vt:i4>
      </vt:variant>
      <vt:variant>
        <vt:i4>5</vt:i4>
      </vt:variant>
      <vt:variant>
        <vt:lpwstr>../Docs/R1-135738.zip</vt:lpwstr>
      </vt:variant>
      <vt:variant>
        <vt:lpwstr/>
      </vt:variant>
      <vt:variant>
        <vt:i4>4653067</vt:i4>
      </vt:variant>
      <vt:variant>
        <vt:i4>912</vt:i4>
      </vt:variant>
      <vt:variant>
        <vt:i4>0</vt:i4>
      </vt:variant>
      <vt:variant>
        <vt:i4>5</vt:i4>
      </vt:variant>
      <vt:variant>
        <vt:lpwstr>../Docs/R1-135737.zip</vt:lpwstr>
      </vt:variant>
      <vt:variant>
        <vt:lpwstr/>
      </vt:variant>
      <vt:variant>
        <vt:i4>4653066</vt:i4>
      </vt:variant>
      <vt:variant>
        <vt:i4>909</vt:i4>
      </vt:variant>
      <vt:variant>
        <vt:i4>0</vt:i4>
      </vt:variant>
      <vt:variant>
        <vt:i4>5</vt:i4>
      </vt:variant>
      <vt:variant>
        <vt:lpwstr>../Docs/R1-135736.zip</vt:lpwstr>
      </vt:variant>
      <vt:variant>
        <vt:lpwstr/>
      </vt:variant>
      <vt:variant>
        <vt:i4>4653065</vt:i4>
      </vt:variant>
      <vt:variant>
        <vt:i4>906</vt:i4>
      </vt:variant>
      <vt:variant>
        <vt:i4>0</vt:i4>
      </vt:variant>
      <vt:variant>
        <vt:i4>5</vt:i4>
      </vt:variant>
      <vt:variant>
        <vt:lpwstr>../Docs/R1-135735.zip</vt:lpwstr>
      </vt:variant>
      <vt:variant>
        <vt:lpwstr/>
      </vt:variant>
      <vt:variant>
        <vt:i4>4653064</vt:i4>
      </vt:variant>
      <vt:variant>
        <vt:i4>903</vt:i4>
      </vt:variant>
      <vt:variant>
        <vt:i4>0</vt:i4>
      </vt:variant>
      <vt:variant>
        <vt:i4>5</vt:i4>
      </vt:variant>
      <vt:variant>
        <vt:lpwstr>../Docs/R1-135734.zip</vt:lpwstr>
      </vt:variant>
      <vt:variant>
        <vt:lpwstr/>
      </vt:variant>
      <vt:variant>
        <vt:i4>4653071</vt:i4>
      </vt:variant>
      <vt:variant>
        <vt:i4>900</vt:i4>
      </vt:variant>
      <vt:variant>
        <vt:i4>0</vt:i4>
      </vt:variant>
      <vt:variant>
        <vt:i4>5</vt:i4>
      </vt:variant>
      <vt:variant>
        <vt:lpwstr>../Docs/R1-135733.zip</vt:lpwstr>
      </vt:variant>
      <vt:variant>
        <vt:lpwstr/>
      </vt:variant>
      <vt:variant>
        <vt:i4>4653070</vt:i4>
      </vt:variant>
      <vt:variant>
        <vt:i4>897</vt:i4>
      </vt:variant>
      <vt:variant>
        <vt:i4>0</vt:i4>
      </vt:variant>
      <vt:variant>
        <vt:i4>5</vt:i4>
      </vt:variant>
      <vt:variant>
        <vt:lpwstr>../Docs/R1-135732.zip</vt:lpwstr>
      </vt:variant>
      <vt:variant>
        <vt:lpwstr/>
      </vt:variant>
      <vt:variant>
        <vt:i4>4653069</vt:i4>
      </vt:variant>
      <vt:variant>
        <vt:i4>894</vt:i4>
      </vt:variant>
      <vt:variant>
        <vt:i4>0</vt:i4>
      </vt:variant>
      <vt:variant>
        <vt:i4>5</vt:i4>
      </vt:variant>
      <vt:variant>
        <vt:lpwstr>../Docs/R1-135731.zip</vt:lpwstr>
      </vt:variant>
      <vt:variant>
        <vt:lpwstr/>
      </vt:variant>
      <vt:variant>
        <vt:i4>4521999</vt:i4>
      </vt:variant>
      <vt:variant>
        <vt:i4>891</vt:i4>
      </vt:variant>
      <vt:variant>
        <vt:i4>0</vt:i4>
      </vt:variant>
      <vt:variant>
        <vt:i4>5</vt:i4>
      </vt:variant>
      <vt:variant>
        <vt:lpwstr>../Docs/R1-135713.zip</vt:lpwstr>
      </vt:variant>
      <vt:variant>
        <vt:lpwstr/>
      </vt:variant>
      <vt:variant>
        <vt:i4>4980746</vt:i4>
      </vt:variant>
      <vt:variant>
        <vt:i4>888</vt:i4>
      </vt:variant>
      <vt:variant>
        <vt:i4>0</vt:i4>
      </vt:variant>
      <vt:variant>
        <vt:i4>5</vt:i4>
      </vt:variant>
      <vt:variant>
        <vt:lpwstr>../Docs/R1-135687.zip</vt:lpwstr>
      </vt:variant>
      <vt:variant>
        <vt:lpwstr/>
      </vt:variant>
      <vt:variant>
        <vt:i4>4980747</vt:i4>
      </vt:variant>
      <vt:variant>
        <vt:i4>885</vt:i4>
      </vt:variant>
      <vt:variant>
        <vt:i4>0</vt:i4>
      </vt:variant>
      <vt:variant>
        <vt:i4>5</vt:i4>
      </vt:variant>
      <vt:variant>
        <vt:lpwstr>../Docs/R1-135686.zip</vt:lpwstr>
      </vt:variant>
      <vt:variant>
        <vt:lpwstr/>
      </vt:variant>
      <vt:variant>
        <vt:i4>4980744</vt:i4>
      </vt:variant>
      <vt:variant>
        <vt:i4>882</vt:i4>
      </vt:variant>
      <vt:variant>
        <vt:i4>0</vt:i4>
      </vt:variant>
      <vt:variant>
        <vt:i4>5</vt:i4>
      </vt:variant>
      <vt:variant>
        <vt:lpwstr>../Docs/R1-135784.zip</vt:lpwstr>
      </vt:variant>
      <vt:variant>
        <vt:lpwstr/>
      </vt:variant>
      <vt:variant>
        <vt:i4>4390915</vt:i4>
      </vt:variant>
      <vt:variant>
        <vt:i4>879</vt:i4>
      </vt:variant>
      <vt:variant>
        <vt:i4>0</vt:i4>
      </vt:variant>
      <vt:variant>
        <vt:i4>5</vt:i4>
      </vt:variant>
      <vt:variant>
        <vt:lpwstr>../Docs/R1-135870.zip</vt:lpwstr>
      </vt:variant>
      <vt:variant>
        <vt:lpwstr/>
      </vt:variant>
      <vt:variant>
        <vt:i4>4980746</vt:i4>
      </vt:variant>
      <vt:variant>
        <vt:i4>876</vt:i4>
      </vt:variant>
      <vt:variant>
        <vt:i4>0</vt:i4>
      </vt:variant>
      <vt:variant>
        <vt:i4>5</vt:i4>
      </vt:variant>
      <vt:variant>
        <vt:lpwstr>../Docs/R1-135988.zip</vt:lpwstr>
      </vt:variant>
      <vt:variant>
        <vt:lpwstr/>
      </vt:variant>
      <vt:variant>
        <vt:i4>4390915</vt:i4>
      </vt:variant>
      <vt:variant>
        <vt:i4>873</vt:i4>
      </vt:variant>
      <vt:variant>
        <vt:i4>0</vt:i4>
      </vt:variant>
      <vt:variant>
        <vt:i4>5</vt:i4>
      </vt:variant>
      <vt:variant>
        <vt:lpwstr>../Docs/R1-135870.zip</vt:lpwstr>
      </vt:variant>
      <vt:variant>
        <vt:lpwstr/>
      </vt:variant>
      <vt:variant>
        <vt:i4>4653068</vt:i4>
      </vt:variant>
      <vt:variant>
        <vt:i4>870</vt:i4>
      </vt:variant>
      <vt:variant>
        <vt:i4>0</vt:i4>
      </vt:variant>
      <vt:variant>
        <vt:i4>5</vt:i4>
      </vt:variant>
      <vt:variant>
        <vt:lpwstr>../Docs/R1-135730.zip</vt:lpwstr>
      </vt:variant>
      <vt:variant>
        <vt:lpwstr/>
      </vt:variant>
      <vt:variant>
        <vt:i4>4980745</vt:i4>
      </vt:variant>
      <vt:variant>
        <vt:i4>867</vt:i4>
      </vt:variant>
      <vt:variant>
        <vt:i4>0</vt:i4>
      </vt:variant>
      <vt:variant>
        <vt:i4>5</vt:i4>
      </vt:variant>
      <vt:variant>
        <vt:lpwstr>../Docs/R1-135684.zip</vt:lpwstr>
      </vt:variant>
      <vt:variant>
        <vt:lpwstr/>
      </vt:variant>
      <vt:variant>
        <vt:i4>4325386</vt:i4>
      </vt:variant>
      <vt:variant>
        <vt:i4>864</vt:i4>
      </vt:variant>
      <vt:variant>
        <vt:i4>0</vt:i4>
      </vt:variant>
      <vt:variant>
        <vt:i4>5</vt:i4>
      </vt:variant>
      <vt:variant>
        <vt:lpwstr>../Docs/R1-135869.zip</vt:lpwstr>
      </vt:variant>
      <vt:variant>
        <vt:lpwstr/>
      </vt:variant>
      <vt:variant>
        <vt:i4>4325386</vt:i4>
      </vt:variant>
      <vt:variant>
        <vt:i4>861</vt:i4>
      </vt:variant>
      <vt:variant>
        <vt:i4>0</vt:i4>
      </vt:variant>
      <vt:variant>
        <vt:i4>5</vt:i4>
      </vt:variant>
      <vt:variant>
        <vt:lpwstr>../Docs/R1-135869.zip</vt:lpwstr>
      </vt:variant>
      <vt:variant>
        <vt:lpwstr/>
      </vt:variant>
      <vt:variant>
        <vt:i4>4980745</vt:i4>
      </vt:variant>
      <vt:variant>
        <vt:i4>858</vt:i4>
      </vt:variant>
      <vt:variant>
        <vt:i4>0</vt:i4>
      </vt:variant>
      <vt:variant>
        <vt:i4>5</vt:i4>
      </vt:variant>
      <vt:variant>
        <vt:lpwstr>../Docs/R1-135684.zip</vt:lpwstr>
      </vt:variant>
      <vt:variant>
        <vt:lpwstr/>
      </vt:variant>
      <vt:variant>
        <vt:i4>4980751</vt:i4>
      </vt:variant>
      <vt:variant>
        <vt:i4>855</vt:i4>
      </vt:variant>
      <vt:variant>
        <vt:i4>0</vt:i4>
      </vt:variant>
      <vt:variant>
        <vt:i4>5</vt:i4>
      </vt:variant>
      <vt:variant>
        <vt:lpwstr>../Docs/R1-135783.zip</vt:lpwstr>
      </vt:variant>
      <vt:variant>
        <vt:lpwstr/>
      </vt:variant>
      <vt:variant>
        <vt:i4>4980750</vt:i4>
      </vt:variant>
      <vt:variant>
        <vt:i4>852</vt:i4>
      </vt:variant>
      <vt:variant>
        <vt:i4>0</vt:i4>
      </vt:variant>
      <vt:variant>
        <vt:i4>5</vt:i4>
      </vt:variant>
      <vt:variant>
        <vt:lpwstr>../Docs/R1-135782.zip</vt:lpwstr>
      </vt:variant>
      <vt:variant>
        <vt:lpwstr/>
      </vt:variant>
      <vt:variant>
        <vt:i4>4980751</vt:i4>
      </vt:variant>
      <vt:variant>
        <vt:i4>849</vt:i4>
      </vt:variant>
      <vt:variant>
        <vt:i4>0</vt:i4>
      </vt:variant>
      <vt:variant>
        <vt:i4>5</vt:i4>
      </vt:variant>
      <vt:variant>
        <vt:lpwstr>../Docs/R1-135783.zip</vt:lpwstr>
      </vt:variant>
      <vt:variant>
        <vt:lpwstr/>
      </vt:variant>
      <vt:variant>
        <vt:i4>4980750</vt:i4>
      </vt:variant>
      <vt:variant>
        <vt:i4>846</vt:i4>
      </vt:variant>
      <vt:variant>
        <vt:i4>0</vt:i4>
      </vt:variant>
      <vt:variant>
        <vt:i4>5</vt:i4>
      </vt:variant>
      <vt:variant>
        <vt:lpwstr>../Docs/R1-135782.zip</vt:lpwstr>
      </vt:variant>
      <vt:variant>
        <vt:lpwstr/>
      </vt:variant>
      <vt:variant>
        <vt:i4>4980744</vt:i4>
      </vt:variant>
      <vt:variant>
        <vt:i4>843</vt:i4>
      </vt:variant>
      <vt:variant>
        <vt:i4>0</vt:i4>
      </vt:variant>
      <vt:variant>
        <vt:i4>5</vt:i4>
      </vt:variant>
      <vt:variant>
        <vt:lpwstr>../Docs/R1-135685.zip</vt:lpwstr>
      </vt:variant>
      <vt:variant>
        <vt:lpwstr/>
      </vt:variant>
      <vt:variant>
        <vt:i4>4325387</vt:i4>
      </vt:variant>
      <vt:variant>
        <vt:i4>840</vt:i4>
      </vt:variant>
      <vt:variant>
        <vt:i4>0</vt:i4>
      </vt:variant>
      <vt:variant>
        <vt:i4>5</vt:i4>
      </vt:variant>
      <vt:variant>
        <vt:lpwstr>../Docs/R1-135868.zip</vt:lpwstr>
      </vt:variant>
      <vt:variant>
        <vt:lpwstr/>
      </vt:variant>
      <vt:variant>
        <vt:i4>4194316</vt:i4>
      </vt:variant>
      <vt:variant>
        <vt:i4>837</vt:i4>
      </vt:variant>
      <vt:variant>
        <vt:i4>0</vt:i4>
      </vt:variant>
      <vt:variant>
        <vt:i4>5</vt:i4>
      </vt:variant>
      <vt:variant>
        <vt:lpwstr>../Docs/R1-135146.zip</vt:lpwstr>
      </vt:variant>
      <vt:variant>
        <vt:lpwstr/>
      </vt:variant>
      <vt:variant>
        <vt:i4>4325387</vt:i4>
      </vt:variant>
      <vt:variant>
        <vt:i4>834</vt:i4>
      </vt:variant>
      <vt:variant>
        <vt:i4>0</vt:i4>
      </vt:variant>
      <vt:variant>
        <vt:i4>5</vt:i4>
      </vt:variant>
      <vt:variant>
        <vt:lpwstr>../Docs/R1-135868.zip</vt:lpwstr>
      </vt:variant>
      <vt:variant>
        <vt:lpwstr/>
      </vt:variant>
      <vt:variant>
        <vt:i4>4194316</vt:i4>
      </vt:variant>
      <vt:variant>
        <vt:i4>831</vt:i4>
      </vt:variant>
      <vt:variant>
        <vt:i4>0</vt:i4>
      </vt:variant>
      <vt:variant>
        <vt:i4>5</vt:i4>
      </vt:variant>
      <vt:variant>
        <vt:lpwstr>../Docs/R1-135146.zip</vt:lpwstr>
      </vt:variant>
      <vt:variant>
        <vt:lpwstr/>
      </vt:variant>
      <vt:variant>
        <vt:i4>4259849</vt:i4>
      </vt:variant>
      <vt:variant>
        <vt:i4>828</vt:i4>
      </vt:variant>
      <vt:variant>
        <vt:i4>0</vt:i4>
      </vt:variant>
      <vt:variant>
        <vt:i4>5</vt:i4>
      </vt:variant>
      <vt:variant>
        <vt:lpwstr>../Docs/R1-135557.zip</vt:lpwstr>
      </vt:variant>
      <vt:variant>
        <vt:lpwstr/>
      </vt:variant>
      <vt:variant>
        <vt:i4>4980747</vt:i4>
      </vt:variant>
      <vt:variant>
        <vt:i4>825</vt:i4>
      </vt:variant>
      <vt:variant>
        <vt:i4>0</vt:i4>
      </vt:variant>
      <vt:variant>
        <vt:i4>5</vt:i4>
      </vt:variant>
      <vt:variant>
        <vt:lpwstr>../Docs/R1-135989.zip</vt:lpwstr>
      </vt:variant>
      <vt:variant>
        <vt:lpwstr/>
      </vt:variant>
      <vt:variant>
        <vt:i4>4980750</vt:i4>
      </vt:variant>
      <vt:variant>
        <vt:i4>822</vt:i4>
      </vt:variant>
      <vt:variant>
        <vt:i4>0</vt:i4>
      </vt:variant>
      <vt:variant>
        <vt:i4>5</vt:i4>
      </vt:variant>
      <vt:variant>
        <vt:lpwstr>../Docs/R1-135683.zip</vt:lpwstr>
      </vt:variant>
      <vt:variant>
        <vt:lpwstr/>
      </vt:variant>
      <vt:variant>
        <vt:i4>4980751</vt:i4>
      </vt:variant>
      <vt:variant>
        <vt:i4>819</vt:i4>
      </vt:variant>
      <vt:variant>
        <vt:i4>0</vt:i4>
      </vt:variant>
      <vt:variant>
        <vt:i4>5</vt:i4>
      </vt:variant>
      <vt:variant>
        <vt:lpwstr>../Docs/R1-135682.zip</vt:lpwstr>
      </vt:variant>
      <vt:variant>
        <vt:lpwstr/>
      </vt:variant>
      <vt:variant>
        <vt:i4>4980748</vt:i4>
      </vt:variant>
      <vt:variant>
        <vt:i4>816</vt:i4>
      </vt:variant>
      <vt:variant>
        <vt:i4>0</vt:i4>
      </vt:variant>
      <vt:variant>
        <vt:i4>5</vt:i4>
      </vt:variant>
      <vt:variant>
        <vt:lpwstr>../Docs/R1-135681.zip</vt:lpwstr>
      </vt:variant>
      <vt:variant>
        <vt:lpwstr/>
      </vt:variant>
      <vt:variant>
        <vt:i4>4521998</vt:i4>
      </vt:variant>
      <vt:variant>
        <vt:i4>813</vt:i4>
      </vt:variant>
      <vt:variant>
        <vt:i4>0</vt:i4>
      </vt:variant>
      <vt:variant>
        <vt:i4>5</vt:i4>
      </vt:variant>
      <vt:variant>
        <vt:lpwstr>../Docs/R1-135712.zip</vt:lpwstr>
      </vt:variant>
      <vt:variant>
        <vt:lpwstr/>
      </vt:variant>
      <vt:variant>
        <vt:i4>4521997</vt:i4>
      </vt:variant>
      <vt:variant>
        <vt:i4>810</vt:i4>
      </vt:variant>
      <vt:variant>
        <vt:i4>0</vt:i4>
      </vt:variant>
      <vt:variant>
        <vt:i4>5</vt:i4>
      </vt:variant>
      <vt:variant>
        <vt:lpwstr>../Docs/R1-135711.zip</vt:lpwstr>
      </vt:variant>
      <vt:variant>
        <vt:lpwstr/>
      </vt:variant>
      <vt:variant>
        <vt:i4>4587532</vt:i4>
      </vt:variant>
      <vt:variant>
        <vt:i4>807</vt:i4>
      </vt:variant>
      <vt:variant>
        <vt:i4>0</vt:i4>
      </vt:variant>
      <vt:variant>
        <vt:i4>5</vt:i4>
      </vt:variant>
      <vt:variant>
        <vt:lpwstr>../Docs/R1-135621.zip</vt:lpwstr>
      </vt:variant>
      <vt:variant>
        <vt:lpwstr/>
      </vt:variant>
      <vt:variant>
        <vt:i4>4521998</vt:i4>
      </vt:variant>
      <vt:variant>
        <vt:i4>804</vt:i4>
      </vt:variant>
      <vt:variant>
        <vt:i4>0</vt:i4>
      </vt:variant>
      <vt:variant>
        <vt:i4>5</vt:i4>
      </vt:variant>
      <vt:variant>
        <vt:lpwstr>../Docs/R1-135712.zip</vt:lpwstr>
      </vt:variant>
      <vt:variant>
        <vt:lpwstr/>
      </vt:variant>
      <vt:variant>
        <vt:i4>4325381</vt:i4>
      </vt:variant>
      <vt:variant>
        <vt:i4>801</vt:i4>
      </vt:variant>
      <vt:variant>
        <vt:i4>0</vt:i4>
      </vt:variant>
      <vt:variant>
        <vt:i4>5</vt:i4>
      </vt:variant>
      <vt:variant>
        <vt:lpwstr>../Docs/R1-135866.zip</vt:lpwstr>
      </vt:variant>
      <vt:variant>
        <vt:lpwstr/>
      </vt:variant>
      <vt:variant>
        <vt:i4>4325380</vt:i4>
      </vt:variant>
      <vt:variant>
        <vt:i4>798</vt:i4>
      </vt:variant>
      <vt:variant>
        <vt:i4>0</vt:i4>
      </vt:variant>
      <vt:variant>
        <vt:i4>5</vt:i4>
      </vt:variant>
      <vt:variant>
        <vt:lpwstr>../Docs/R1-135867.zip</vt:lpwstr>
      </vt:variant>
      <vt:variant>
        <vt:lpwstr/>
      </vt:variant>
      <vt:variant>
        <vt:i4>4980750</vt:i4>
      </vt:variant>
      <vt:variant>
        <vt:i4>795</vt:i4>
      </vt:variant>
      <vt:variant>
        <vt:i4>0</vt:i4>
      </vt:variant>
      <vt:variant>
        <vt:i4>5</vt:i4>
      </vt:variant>
      <vt:variant>
        <vt:lpwstr>../Docs/R1-135683.zip</vt:lpwstr>
      </vt:variant>
      <vt:variant>
        <vt:lpwstr/>
      </vt:variant>
      <vt:variant>
        <vt:i4>4980751</vt:i4>
      </vt:variant>
      <vt:variant>
        <vt:i4>792</vt:i4>
      </vt:variant>
      <vt:variant>
        <vt:i4>0</vt:i4>
      </vt:variant>
      <vt:variant>
        <vt:i4>5</vt:i4>
      </vt:variant>
      <vt:variant>
        <vt:lpwstr>../Docs/R1-135682.zip</vt:lpwstr>
      </vt:variant>
      <vt:variant>
        <vt:lpwstr/>
      </vt:variant>
      <vt:variant>
        <vt:i4>4980748</vt:i4>
      </vt:variant>
      <vt:variant>
        <vt:i4>789</vt:i4>
      </vt:variant>
      <vt:variant>
        <vt:i4>0</vt:i4>
      </vt:variant>
      <vt:variant>
        <vt:i4>5</vt:i4>
      </vt:variant>
      <vt:variant>
        <vt:lpwstr>../Docs/R1-135681.zip</vt:lpwstr>
      </vt:variant>
      <vt:variant>
        <vt:lpwstr/>
      </vt:variant>
      <vt:variant>
        <vt:i4>4587535</vt:i4>
      </vt:variant>
      <vt:variant>
        <vt:i4>786</vt:i4>
      </vt:variant>
      <vt:variant>
        <vt:i4>0</vt:i4>
      </vt:variant>
      <vt:variant>
        <vt:i4>5</vt:i4>
      </vt:variant>
      <vt:variant>
        <vt:lpwstr>../Docs/R1-135622.zip</vt:lpwstr>
      </vt:variant>
      <vt:variant>
        <vt:lpwstr/>
      </vt:variant>
      <vt:variant>
        <vt:i4>2490383</vt:i4>
      </vt:variant>
      <vt:variant>
        <vt:i4>783</vt:i4>
      </vt:variant>
      <vt:variant>
        <vt:i4>0</vt:i4>
      </vt:variant>
      <vt:variant>
        <vt:i4>5</vt:i4>
      </vt:variant>
      <vt:variant>
        <vt:lpwstr>http://www.3gpp.org/ftp/tsg_ran/TSG_RAN/TSGR_61/Docs/RP-131347.zip</vt:lpwstr>
      </vt:variant>
      <vt:variant>
        <vt:lpwstr/>
      </vt:variant>
      <vt:variant>
        <vt:i4>2228238</vt:i4>
      </vt:variant>
      <vt:variant>
        <vt:i4>780</vt:i4>
      </vt:variant>
      <vt:variant>
        <vt:i4>0</vt:i4>
      </vt:variant>
      <vt:variant>
        <vt:i4>5</vt:i4>
      </vt:variant>
      <vt:variant>
        <vt:lpwstr>http://www.3gpp.org/ftp/tsg_ran/TSG_RAN/TSGR_57/Docs/RP-121436.zip</vt:lpwstr>
      </vt:variant>
      <vt:variant>
        <vt:lpwstr/>
      </vt:variant>
      <vt:variant>
        <vt:i4>4194318</vt:i4>
      </vt:variant>
      <vt:variant>
        <vt:i4>777</vt:i4>
      </vt:variant>
      <vt:variant>
        <vt:i4>0</vt:i4>
      </vt:variant>
      <vt:variant>
        <vt:i4>5</vt:i4>
      </vt:variant>
      <vt:variant>
        <vt:lpwstr>../Docs/R1-135441.zip</vt:lpwstr>
      </vt:variant>
      <vt:variant>
        <vt:lpwstr/>
      </vt:variant>
      <vt:variant>
        <vt:i4>4521988</vt:i4>
      </vt:variant>
      <vt:variant>
        <vt:i4>774</vt:i4>
      </vt:variant>
      <vt:variant>
        <vt:i4>0</vt:i4>
      </vt:variant>
      <vt:variant>
        <vt:i4>5</vt:i4>
      </vt:variant>
      <vt:variant>
        <vt:lpwstr>../Docs/R1-135619.zip</vt:lpwstr>
      </vt:variant>
      <vt:variant>
        <vt:lpwstr/>
      </vt:variant>
      <vt:variant>
        <vt:i4>4390917</vt:i4>
      </vt:variant>
      <vt:variant>
        <vt:i4>771</vt:i4>
      </vt:variant>
      <vt:variant>
        <vt:i4>0</vt:i4>
      </vt:variant>
      <vt:variant>
        <vt:i4>5</vt:i4>
      </vt:variant>
      <vt:variant>
        <vt:lpwstr>../Docs/R1-135779.zip</vt:lpwstr>
      </vt:variant>
      <vt:variant>
        <vt:lpwstr/>
      </vt:variant>
      <vt:variant>
        <vt:i4>4980749</vt:i4>
      </vt:variant>
      <vt:variant>
        <vt:i4>768</vt:i4>
      </vt:variant>
      <vt:variant>
        <vt:i4>0</vt:i4>
      </vt:variant>
      <vt:variant>
        <vt:i4>5</vt:i4>
      </vt:variant>
      <vt:variant>
        <vt:lpwstr>../Docs/R1-135680.zip</vt:lpwstr>
      </vt:variant>
      <vt:variant>
        <vt:lpwstr/>
      </vt:variant>
      <vt:variant>
        <vt:i4>4390916</vt:i4>
      </vt:variant>
      <vt:variant>
        <vt:i4>765</vt:i4>
      </vt:variant>
      <vt:variant>
        <vt:i4>0</vt:i4>
      </vt:variant>
      <vt:variant>
        <vt:i4>5</vt:i4>
      </vt:variant>
      <vt:variant>
        <vt:lpwstr>../Docs/R1-135778.zip</vt:lpwstr>
      </vt:variant>
      <vt:variant>
        <vt:lpwstr/>
      </vt:variant>
      <vt:variant>
        <vt:i4>4390923</vt:i4>
      </vt:variant>
      <vt:variant>
        <vt:i4>762</vt:i4>
      </vt:variant>
      <vt:variant>
        <vt:i4>0</vt:i4>
      </vt:variant>
      <vt:variant>
        <vt:i4>5</vt:i4>
      </vt:variant>
      <vt:variant>
        <vt:lpwstr>../Docs/R1-135777.zip</vt:lpwstr>
      </vt:variant>
      <vt:variant>
        <vt:lpwstr/>
      </vt:variant>
      <vt:variant>
        <vt:i4>4653062</vt:i4>
      </vt:variant>
      <vt:variant>
        <vt:i4>759</vt:i4>
      </vt:variant>
      <vt:variant>
        <vt:i4>0</vt:i4>
      </vt:variant>
      <vt:variant>
        <vt:i4>5</vt:i4>
      </vt:variant>
      <vt:variant>
        <vt:lpwstr>../Docs/R1-135439.zip</vt:lpwstr>
      </vt:variant>
      <vt:variant>
        <vt:lpwstr/>
      </vt:variant>
      <vt:variant>
        <vt:i4>4390922</vt:i4>
      </vt:variant>
      <vt:variant>
        <vt:i4>756</vt:i4>
      </vt:variant>
      <vt:variant>
        <vt:i4>0</vt:i4>
      </vt:variant>
      <vt:variant>
        <vt:i4>5</vt:i4>
      </vt:variant>
      <vt:variant>
        <vt:lpwstr>../Docs/R1-135776.zip</vt:lpwstr>
      </vt:variant>
      <vt:variant>
        <vt:lpwstr/>
      </vt:variant>
      <vt:variant>
        <vt:i4>4194319</vt:i4>
      </vt:variant>
      <vt:variant>
        <vt:i4>753</vt:i4>
      </vt:variant>
      <vt:variant>
        <vt:i4>0</vt:i4>
      </vt:variant>
      <vt:variant>
        <vt:i4>5</vt:i4>
      </vt:variant>
      <vt:variant>
        <vt:lpwstr>../Docs/R1-135440.zip</vt:lpwstr>
      </vt:variant>
      <vt:variant>
        <vt:lpwstr/>
      </vt:variant>
      <vt:variant>
        <vt:i4>4653063</vt:i4>
      </vt:variant>
      <vt:variant>
        <vt:i4>750</vt:i4>
      </vt:variant>
      <vt:variant>
        <vt:i4>0</vt:i4>
      </vt:variant>
      <vt:variant>
        <vt:i4>5</vt:i4>
      </vt:variant>
      <vt:variant>
        <vt:lpwstr>../Docs/R1-135438.zip</vt:lpwstr>
      </vt:variant>
      <vt:variant>
        <vt:lpwstr/>
      </vt:variant>
      <vt:variant>
        <vt:i4>4390921</vt:i4>
      </vt:variant>
      <vt:variant>
        <vt:i4>747</vt:i4>
      </vt:variant>
      <vt:variant>
        <vt:i4>0</vt:i4>
      </vt:variant>
      <vt:variant>
        <vt:i4>5</vt:i4>
      </vt:variant>
      <vt:variant>
        <vt:lpwstr>../Docs/R1-135775.zip</vt:lpwstr>
      </vt:variant>
      <vt:variant>
        <vt:lpwstr/>
      </vt:variant>
      <vt:variant>
        <vt:i4>2490382</vt:i4>
      </vt:variant>
      <vt:variant>
        <vt:i4>744</vt:i4>
      </vt:variant>
      <vt:variant>
        <vt:i4>0</vt:i4>
      </vt:variant>
      <vt:variant>
        <vt:i4>5</vt:i4>
      </vt:variant>
      <vt:variant>
        <vt:lpwstr>http://www.3gpp.org/ftp/tsg_ran/TSG_RAN/TSGR_61/Docs/RP-131357.zip</vt:lpwstr>
      </vt:variant>
      <vt:variant>
        <vt:lpwstr/>
      </vt:variant>
      <vt:variant>
        <vt:i4>4980740</vt:i4>
      </vt:variant>
      <vt:variant>
        <vt:i4>741</vt:i4>
      </vt:variant>
      <vt:variant>
        <vt:i4>0</vt:i4>
      </vt:variant>
      <vt:variant>
        <vt:i4>5</vt:i4>
      </vt:variant>
      <vt:variant>
        <vt:lpwstr>../Docs/R1-135986.zip</vt:lpwstr>
      </vt:variant>
      <vt:variant>
        <vt:lpwstr/>
      </vt:variant>
      <vt:variant>
        <vt:i4>4980740</vt:i4>
      </vt:variant>
      <vt:variant>
        <vt:i4>738</vt:i4>
      </vt:variant>
      <vt:variant>
        <vt:i4>0</vt:i4>
      </vt:variant>
      <vt:variant>
        <vt:i4>5</vt:i4>
      </vt:variant>
      <vt:variant>
        <vt:lpwstr>../Docs/R1-135986.zip</vt:lpwstr>
      </vt:variant>
      <vt:variant>
        <vt:lpwstr/>
      </vt:variant>
      <vt:variant>
        <vt:i4>4521989</vt:i4>
      </vt:variant>
      <vt:variant>
        <vt:i4>735</vt:i4>
      </vt:variant>
      <vt:variant>
        <vt:i4>0</vt:i4>
      </vt:variant>
      <vt:variant>
        <vt:i4>5</vt:i4>
      </vt:variant>
      <vt:variant>
        <vt:lpwstr>../Docs/R1-135618.zip</vt:lpwstr>
      </vt:variant>
      <vt:variant>
        <vt:lpwstr/>
      </vt:variant>
      <vt:variant>
        <vt:i4>5046275</vt:i4>
      </vt:variant>
      <vt:variant>
        <vt:i4>732</vt:i4>
      </vt:variant>
      <vt:variant>
        <vt:i4>0</vt:i4>
      </vt:variant>
      <vt:variant>
        <vt:i4>5</vt:i4>
      </vt:variant>
      <vt:variant>
        <vt:lpwstr>../Docs/R1-135991.zip</vt:lpwstr>
      </vt:variant>
      <vt:variant>
        <vt:lpwstr/>
      </vt:variant>
      <vt:variant>
        <vt:i4>4653071</vt:i4>
      </vt:variant>
      <vt:variant>
        <vt:i4>729</vt:i4>
      </vt:variant>
      <vt:variant>
        <vt:i4>0</vt:i4>
      </vt:variant>
      <vt:variant>
        <vt:i4>5</vt:i4>
      </vt:variant>
      <vt:variant>
        <vt:lpwstr>../Docs/R1-136004.zip</vt:lpwstr>
      </vt:variant>
      <vt:variant>
        <vt:lpwstr/>
      </vt:variant>
      <vt:variant>
        <vt:i4>4194313</vt:i4>
      </vt:variant>
      <vt:variant>
        <vt:i4>726</vt:i4>
      </vt:variant>
      <vt:variant>
        <vt:i4>0</vt:i4>
      </vt:variant>
      <vt:variant>
        <vt:i4>5</vt:i4>
      </vt:variant>
      <vt:variant>
        <vt:lpwstr>../Docs/R1-136072.zip</vt:lpwstr>
      </vt:variant>
      <vt:variant>
        <vt:lpwstr/>
      </vt:variant>
      <vt:variant>
        <vt:i4>4390913</vt:i4>
      </vt:variant>
      <vt:variant>
        <vt:i4>723</vt:i4>
      </vt:variant>
      <vt:variant>
        <vt:i4>0</vt:i4>
      </vt:variant>
      <vt:variant>
        <vt:i4>5</vt:i4>
      </vt:variant>
      <vt:variant>
        <vt:lpwstr>../Docs/R1-135872.zip</vt:lpwstr>
      </vt:variant>
      <vt:variant>
        <vt:lpwstr/>
      </vt:variant>
      <vt:variant>
        <vt:i4>4390918</vt:i4>
      </vt:variant>
      <vt:variant>
        <vt:i4>720</vt:i4>
      </vt:variant>
      <vt:variant>
        <vt:i4>0</vt:i4>
      </vt:variant>
      <vt:variant>
        <vt:i4>5</vt:i4>
      </vt:variant>
      <vt:variant>
        <vt:lpwstr>../Docs/R1-135974.zip</vt:lpwstr>
      </vt:variant>
      <vt:variant>
        <vt:lpwstr/>
      </vt:variant>
      <vt:variant>
        <vt:i4>4390913</vt:i4>
      </vt:variant>
      <vt:variant>
        <vt:i4>717</vt:i4>
      </vt:variant>
      <vt:variant>
        <vt:i4>0</vt:i4>
      </vt:variant>
      <vt:variant>
        <vt:i4>5</vt:i4>
      </vt:variant>
      <vt:variant>
        <vt:lpwstr>../Docs/R1-135872.zip</vt:lpwstr>
      </vt:variant>
      <vt:variant>
        <vt:lpwstr/>
      </vt:variant>
      <vt:variant>
        <vt:i4>4653057</vt:i4>
      </vt:variant>
      <vt:variant>
        <vt:i4>714</vt:i4>
      </vt:variant>
      <vt:variant>
        <vt:i4>0</vt:i4>
      </vt:variant>
      <vt:variant>
        <vt:i4>5</vt:i4>
      </vt:variant>
      <vt:variant>
        <vt:lpwstr>../Docs/R1-135832.zip</vt:lpwstr>
      </vt:variant>
      <vt:variant>
        <vt:lpwstr/>
      </vt:variant>
      <vt:variant>
        <vt:i4>4456463</vt:i4>
      </vt:variant>
      <vt:variant>
        <vt:i4>711</vt:i4>
      </vt:variant>
      <vt:variant>
        <vt:i4>0</vt:i4>
      </vt:variant>
      <vt:variant>
        <vt:i4>5</vt:i4>
      </vt:variant>
      <vt:variant>
        <vt:lpwstr>../Docs/R1-136034.zip</vt:lpwstr>
      </vt:variant>
      <vt:variant>
        <vt:lpwstr/>
      </vt:variant>
      <vt:variant>
        <vt:i4>4456450</vt:i4>
      </vt:variant>
      <vt:variant>
        <vt:i4>708</vt:i4>
      </vt:variant>
      <vt:variant>
        <vt:i4>0</vt:i4>
      </vt:variant>
      <vt:variant>
        <vt:i4>5</vt:i4>
      </vt:variant>
      <vt:variant>
        <vt:lpwstr>../Docs/R1-135009.zip</vt:lpwstr>
      </vt:variant>
      <vt:variant>
        <vt:lpwstr/>
      </vt:variant>
      <vt:variant>
        <vt:i4>4325386</vt:i4>
      </vt:variant>
      <vt:variant>
        <vt:i4>705</vt:i4>
      </vt:variant>
      <vt:variant>
        <vt:i4>0</vt:i4>
      </vt:variant>
      <vt:variant>
        <vt:i4>5</vt:i4>
      </vt:variant>
      <vt:variant>
        <vt:lpwstr>../Docs/R1-132819.zip</vt:lpwstr>
      </vt:variant>
      <vt:variant>
        <vt:lpwstr/>
      </vt:variant>
      <vt:variant>
        <vt:i4>4456451</vt:i4>
      </vt:variant>
      <vt:variant>
        <vt:i4>702</vt:i4>
      </vt:variant>
      <vt:variant>
        <vt:i4>0</vt:i4>
      </vt:variant>
      <vt:variant>
        <vt:i4>5</vt:i4>
      </vt:variant>
      <vt:variant>
        <vt:lpwstr>../Docs/R1-135008.zip</vt:lpwstr>
      </vt:variant>
      <vt:variant>
        <vt:lpwstr/>
      </vt:variant>
      <vt:variant>
        <vt:i4>4456460</vt:i4>
      </vt:variant>
      <vt:variant>
        <vt:i4>699</vt:i4>
      </vt:variant>
      <vt:variant>
        <vt:i4>0</vt:i4>
      </vt:variant>
      <vt:variant>
        <vt:i4>5</vt:i4>
      </vt:variant>
      <vt:variant>
        <vt:lpwstr>../Docs/R1-135007.zip</vt:lpwstr>
      </vt:variant>
      <vt:variant>
        <vt:lpwstr/>
      </vt:variant>
      <vt:variant>
        <vt:i4>4456462</vt:i4>
      </vt:variant>
      <vt:variant>
        <vt:i4>696</vt:i4>
      </vt:variant>
      <vt:variant>
        <vt:i4>0</vt:i4>
      </vt:variant>
      <vt:variant>
        <vt:i4>5</vt:i4>
      </vt:variant>
      <vt:variant>
        <vt:lpwstr>../Docs/R1-135005.zip</vt:lpwstr>
      </vt:variant>
      <vt:variant>
        <vt:lpwstr/>
      </vt:variant>
      <vt:variant>
        <vt:i4>4456461</vt:i4>
      </vt:variant>
      <vt:variant>
        <vt:i4>693</vt:i4>
      </vt:variant>
      <vt:variant>
        <vt:i4>0</vt:i4>
      </vt:variant>
      <vt:variant>
        <vt:i4>5</vt:i4>
      </vt:variant>
      <vt:variant>
        <vt:lpwstr>../Docs/R1-135006.zip</vt:lpwstr>
      </vt:variant>
      <vt:variant>
        <vt:lpwstr/>
      </vt:variant>
      <vt:variant>
        <vt:i4>4456456</vt:i4>
      </vt:variant>
      <vt:variant>
        <vt:i4>690</vt:i4>
      </vt:variant>
      <vt:variant>
        <vt:i4>0</vt:i4>
      </vt:variant>
      <vt:variant>
        <vt:i4>5</vt:i4>
      </vt:variant>
      <vt:variant>
        <vt:lpwstr>../Docs/R1-135003.zip</vt:lpwstr>
      </vt:variant>
      <vt:variant>
        <vt:lpwstr/>
      </vt:variant>
      <vt:variant>
        <vt:i4>4456463</vt:i4>
      </vt:variant>
      <vt:variant>
        <vt:i4>687</vt:i4>
      </vt:variant>
      <vt:variant>
        <vt:i4>0</vt:i4>
      </vt:variant>
      <vt:variant>
        <vt:i4>5</vt:i4>
      </vt:variant>
      <vt:variant>
        <vt:lpwstr>../Docs/R1-135004.zip</vt:lpwstr>
      </vt:variant>
      <vt:variant>
        <vt:lpwstr/>
      </vt:variant>
      <vt:variant>
        <vt:i4>4456457</vt:i4>
      </vt:variant>
      <vt:variant>
        <vt:i4>684</vt:i4>
      </vt:variant>
      <vt:variant>
        <vt:i4>0</vt:i4>
      </vt:variant>
      <vt:variant>
        <vt:i4>5</vt:i4>
      </vt:variant>
      <vt:variant>
        <vt:lpwstr>../Docs/R1-135002.zip</vt:lpwstr>
      </vt:variant>
      <vt:variant>
        <vt:lpwstr/>
      </vt:variant>
      <vt:variant>
        <vt:i4>4456458</vt:i4>
      </vt:variant>
      <vt:variant>
        <vt:i4>681</vt:i4>
      </vt:variant>
      <vt:variant>
        <vt:i4>0</vt:i4>
      </vt:variant>
      <vt:variant>
        <vt:i4>5</vt:i4>
      </vt:variant>
      <vt:variant>
        <vt:lpwstr>../Docs/R1-135001.zip</vt:lpwstr>
      </vt:variant>
      <vt:variant>
        <vt:lpwstr/>
      </vt:variant>
      <vt:variant>
        <vt:i4>4456459</vt:i4>
      </vt:variant>
      <vt:variant>
        <vt:i4>678</vt:i4>
      </vt:variant>
      <vt:variant>
        <vt:i4>0</vt:i4>
      </vt:variant>
      <vt:variant>
        <vt:i4>5</vt:i4>
      </vt:variant>
      <vt:variant>
        <vt:lpwstr>../Docs/R1-135000.zip</vt:lpwstr>
      </vt:variant>
      <vt:variant>
        <vt:lpwstr/>
      </vt:variant>
      <vt:variant>
        <vt:i4>7209064</vt:i4>
      </vt:variant>
      <vt:variant>
        <vt:i4>675</vt:i4>
      </vt:variant>
      <vt:variant>
        <vt:i4>0</vt:i4>
      </vt:variant>
      <vt:variant>
        <vt:i4>5</vt:i4>
      </vt:variant>
      <vt:variant>
        <vt:lpwstr>http://webapp.etsi.org/Ipr/</vt:lpwstr>
      </vt:variant>
      <vt:variant>
        <vt:lpwstr/>
      </vt:variant>
      <vt:variant>
        <vt:i4>2031664</vt:i4>
      </vt:variant>
      <vt:variant>
        <vt:i4>668</vt:i4>
      </vt:variant>
      <vt:variant>
        <vt:i4>0</vt:i4>
      </vt:variant>
      <vt:variant>
        <vt:i4>5</vt:i4>
      </vt:variant>
      <vt:variant>
        <vt:lpwstr/>
      </vt:variant>
      <vt:variant>
        <vt:lpwstr>_Toc372721392</vt:lpwstr>
      </vt:variant>
      <vt:variant>
        <vt:i4>2031664</vt:i4>
      </vt:variant>
      <vt:variant>
        <vt:i4>662</vt:i4>
      </vt:variant>
      <vt:variant>
        <vt:i4>0</vt:i4>
      </vt:variant>
      <vt:variant>
        <vt:i4>5</vt:i4>
      </vt:variant>
      <vt:variant>
        <vt:lpwstr/>
      </vt:variant>
      <vt:variant>
        <vt:lpwstr>_Toc372721391</vt:lpwstr>
      </vt:variant>
      <vt:variant>
        <vt:i4>2031664</vt:i4>
      </vt:variant>
      <vt:variant>
        <vt:i4>656</vt:i4>
      </vt:variant>
      <vt:variant>
        <vt:i4>0</vt:i4>
      </vt:variant>
      <vt:variant>
        <vt:i4>5</vt:i4>
      </vt:variant>
      <vt:variant>
        <vt:lpwstr/>
      </vt:variant>
      <vt:variant>
        <vt:lpwstr>_Toc372721390</vt:lpwstr>
      </vt:variant>
      <vt:variant>
        <vt:i4>1966128</vt:i4>
      </vt:variant>
      <vt:variant>
        <vt:i4>650</vt:i4>
      </vt:variant>
      <vt:variant>
        <vt:i4>0</vt:i4>
      </vt:variant>
      <vt:variant>
        <vt:i4>5</vt:i4>
      </vt:variant>
      <vt:variant>
        <vt:lpwstr/>
      </vt:variant>
      <vt:variant>
        <vt:lpwstr>_Toc372721389</vt:lpwstr>
      </vt:variant>
      <vt:variant>
        <vt:i4>1966128</vt:i4>
      </vt:variant>
      <vt:variant>
        <vt:i4>644</vt:i4>
      </vt:variant>
      <vt:variant>
        <vt:i4>0</vt:i4>
      </vt:variant>
      <vt:variant>
        <vt:i4>5</vt:i4>
      </vt:variant>
      <vt:variant>
        <vt:lpwstr/>
      </vt:variant>
      <vt:variant>
        <vt:lpwstr>_Toc372721388</vt:lpwstr>
      </vt:variant>
      <vt:variant>
        <vt:i4>1966128</vt:i4>
      </vt:variant>
      <vt:variant>
        <vt:i4>638</vt:i4>
      </vt:variant>
      <vt:variant>
        <vt:i4>0</vt:i4>
      </vt:variant>
      <vt:variant>
        <vt:i4>5</vt:i4>
      </vt:variant>
      <vt:variant>
        <vt:lpwstr/>
      </vt:variant>
      <vt:variant>
        <vt:lpwstr>_Toc372721387</vt:lpwstr>
      </vt:variant>
      <vt:variant>
        <vt:i4>1966128</vt:i4>
      </vt:variant>
      <vt:variant>
        <vt:i4>632</vt:i4>
      </vt:variant>
      <vt:variant>
        <vt:i4>0</vt:i4>
      </vt:variant>
      <vt:variant>
        <vt:i4>5</vt:i4>
      </vt:variant>
      <vt:variant>
        <vt:lpwstr/>
      </vt:variant>
      <vt:variant>
        <vt:lpwstr>_Toc372721386</vt:lpwstr>
      </vt:variant>
      <vt:variant>
        <vt:i4>1966128</vt:i4>
      </vt:variant>
      <vt:variant>
        <vt:i4>626</vt:i4>
      </vt:variant>
      <vt:variant>
        <vt:i4>0</vt:i4>
      </vt:variant>
      <vt:variant>
        <vt:i4>5</vt:i4>
      </vt:variant>
      <vt:variant>
        <vt:lpwstr/>
      </vt:variant>
      <vt:variant>
        <vt:lpwstr>_Toc372721385</vt:lpwstr>
      </vt:variant>
      <vt:variant>
        <vt:i4>1966128</vt:i4>
      </vt:variant>
      <vt:variant>
        <vt:i4>620</vt:i4>
      </vt:variant>
      <vt:variant>
        <vt:i4>0</vt:i4>
      </vt:variant>
      <vt:variant>
        <vt:i4>5</vt:i4>
      </vt:variant>
      <vt:variant>
        <vt:lpwstr/>
      </vt:variant>
      <vt:variant>
        <vt:lpwstr>_Toc372721384</vt:lpwstr>
      </vt:variant>
      <vt:variant>
        <vt:i4>1966128</vt:i4>
      </vt:variant>
      <vt:variant>
        <vt:i4>614</vt:i4>
      </vt:variant>
      <vt:variant>
        <vt:i4>0</vt:i4>
      </vt:variant>
      <vt:variant>
        <vt:i4>5</vt:i4>
      </vt:variant>
      <vt:variant>
        <vt:lpwstr/>
      </vt:variant>
      <vt:variant>
        <vt:lpwstr>_Toc372721383</vt:lpwstr>
      </vt:variant>
      <vt:variant>
        <vt:i4>1966128</vt:i4>
      </vt:variant>
      <vt:variant>
        <vt:i4>608</vt:i4>
      </vt:variant>
      <vt:variant>
        <vt:i4>0</vt:i4>
      </vt:variant>
      <vt:variant>
        <vt:i4>5</vt:i4>
      </vt:variant>
      <vt:variant>
        <vt:lpwstr/>
      </vt:variant>
      <vt:variant>
        <vt:lpwstr>_Toc372721382</vt:lpwstr>
      </vt:variant>
      <vt:variant>
        <vt:i4>1966128</vt:i4>
      </vt:variant>
      <vt:variant>
        <vt:i4>602</vt:i4>
      </vt:variant>
      <vt:variant>
        <vt:i4>0</vt:i4>
      </vt:variant>
      <vt:variant>
        <vt:i4>5</vt:i4>
      </vt:variant>
      <vt:variant>
        <vt:lpwstr/>
      </vt:variant>
      <vt:variant>
        <vt:lpwstr>_Toc372721381</vt:lpwstr>
      </vt:variant>
      <vt:variant>
        <vt:i4>1966128</vt:i4>
      </vt:variant>
      <vt:variant>
        <vt:i4>596</vt:i4>
      </vt:variant>
      <vt:variant>
        <vt:i4>0</vt:i4>
      </vt:variant>
      <vt:variant>
        <vt:i4>5</vt:i4>
      </vt:variant>
      <vt:variant>
        <vt:lpwstr/>
      </vt:variant>
      <vt:variant>
        <vt:lpwstr>_Toc372721380</vt:lpwstr>
      </vt:variant>
      <vt:variant>
        <vt:i4>1114160</vt:i4>
      </vt:variant>
      <vt:variant>
        <vt:i4>590</vt:i4>
      </vt:variant>
      <vt:variant>
        <vt:i4>0</vt:i4>
      </vt:variant>
      <vt:variant>
        <vt:i4>5</vt:i4>
      </vt:variant>
      <vt:variant>
        <vt:lpwstr/>
      </vt:variant>
      <vt:variant>
        <vt:lpwstr>_Toc372721379</vt:lpwstr>
      </vt:variant>
      <vt:variant>
        <vt:i4>1114160</vt:i4>
      </vt:variant>
      <vt:variant>
        <vt:i4>584</vt:i4>
      </vt:variant>
      <vt:variant>
        <vt:i4>0</vt:i4>
      </vt:variant>
      <vt:variant>
        <vt:i4>5</vt:i4>
      </vt:variant>
      <vt:variant>
        <vt:lpwstr/>
      </vt:variant>
      <vt:variant>
        <vt:lpwstr>_Toc372721378</vt:lpwstr>
      </vt:variant>
      <vt:variant>
        <vt:i4>1114160</vt:i4>
      </vt:variant>
      <vt:variant>
        <vt:i4>578</vt:i4>
      </vt:variant>
      <vt:variant>
        <vt:i4>0</vt:i4>
      </vt:variant>
      <vt:variant>
        <vt:i4>5</vt:i4>
      </vt:variant>
      <vt:variant>
        <vt:lpwstr/>
      </vt:variant>
      <vt:variant>
        <vt:lpwstr>_Toc372721377</vt:lpwstr>
      </vt:variant>
      <vt:variant>
        <vt:i4>1114160</vt:i4>
      </vt:variant>
      <vt:variant>
        <vt:i4>572</vt:i4>
      </vt:variant>
      <vt:variant>
        <vt:i4>0</vt:i4>
      </vt:variant>
      <vt:variant>
        <vt:i4>5</vt:i4>
      </vt:variant>
      <vt:variant>
        <vt:lpwstr/>
      </vt:variant>
      <vt:variant>
        <vt:lpwstr>_Toc372721376</vt:lpwstr>
      </vt:variant>
      <vt:variant>
        <vt:i4>1114160</vt:i4>
      </vt:variant>
      <vt:variant>
        <vt:i4>566</vt:i4>
      </vt:variant>
      <vt:variant>
        <vt:i4>0</vt:i4>
      </vt:variant>
      <vt:variant>
        <vt:i4>5</vt:i4>
      </vt:variant>
      <vt:variant>
        <vt:lpwstr/>
      </vt:variant>
      <vt:variant>
        <vt:lpwstr>_Toc372721375</vt:lpwstr>
      </vt:variant>
      <vt:variant>
        <vt:i4>1114160</vt:i4>
      </vt:variant>
      <vt:variant>
        <vt:i4>560</vt:i4>
      </vt:variant>
      <vt:variant>
        <vt:i4>0</vt:i4>
      </vt:variant>
      <vt:variant>
        <vt:i4>5</vt:i4>
      </vt:variant>
      <vt:variant>
        <vt:lpwstr/>
      </vt:variant>
      <vt:variant>
        <vt:lpwstr>_Toc372721374</vt:lpwstr>
      </vt:variant>
      <vt:variant>
        <vt:i4>1114160</vt:i4>
      </vt:variant>
      <vt:variant>
        <vt:i4>554</vt:i4>
      </vt:variant>
      <vt:variant>
        <vt:i4>0</vt:i4>
      </vt:variant>
      <vt:variant>
        <vt:i4>5</vt:i4>
      </vt:variant>
      <vt:variant>
        <vt:lpwstr/>
      </vt:variant>
      <vt:variant>
        <vt:lpwstr>_Toc372721373</vt:lpwstr>
      </vt:variant>
      <vt:variant>
        <vt:i4>1114160</vt:i4>
      </vt:variant>
      <vt:variant>
        <vt:i4>548</vt:i4>
      </vt:variant>
      <vt:variant>
        <vt:i4>0</vt:i4>
      </vt:variant>
      <vt:variant>
        <vt:i4>5</vt:i4>
      </vt:variant>
      <vt:variant>
        <vt:lpwstr/>
      </vt:variant>
      <vt:variant>
        <vt:lpwstr>_Toc372721372</vt:lpwstr>
      </vt:variant>
      <vt:variant>
        <vt:i4>1114160</vt:i4>
      </vt:variant>
      <vt:variant>
        <vt:i4>542</vt:i4>
      </vt:variant>
      <vt:variant>
        <vt:i4>0</vt:i4>
      </vt:variant>
      <vt:variant>
        <vt:i4>5</vt:i4>
      </vt:variant>
      <vt:variant>
        <vt:lpwstr/>
      </vt:variant>
      <vt:variant>
        <vt:lpwstr>_Toc372721371</vt:lpwstr>
      </vt:variant>
      <vt:variant>
        <vt:i4>1114160</vt:i4>
      </vt:variant>
      <vt:variant>
        <vt:i4>536</vt:i4>
      </vt:variant>
      <vt:variant>
        <vt:i4>0</vt:i4>
      </vt:variant>
      <vt:variant>
        <vt:i4>5</vt:i4>
      </vt:variant>
      <vt:variant>
        <vt:lpwstr/>
      </vt:variant>
      <vt:variant>
        <vt:lpwstr>_Toc372721370</vt:lpwstr>
      </vt:variant>
      <vt:variant>
        <vt:i4>1048624</vt:i4>
      </vt:variant>
      <vt:variant>
        <vt:i4>530</vt:i4>
      </vt:variant>
      <vt:variant>
        <vt:i4>0</vt:i4>
      </vt:variant>
      <vt:variant>
        <vt:i4>5</vt:i4>
      </vt:variant>
      <vt:variant>
        <vt:lpwstr/>
      </vt:variant>
      <vt:variant>
        <vt:lpwstr>_Toc372721369</vt:lpwstr>
      </vt:variant>
      <vt:variant>
        <vt:i4>1048624</vt:i4>
      </vt:variant>
      <vt:variant>
        <vt:i4>524</vt:i4>
      </vt:variant>
      <vt:variant>
        <vt:i4>0</vt:i4>
      </vt:variant>
      <vt:variant>
        <vt:i4>5</vt:i4>
      </vt:variant>
      <vt:variant>
        <vt:lpwstr/>
      </vt:variant>
      <vt:variant>
        <vt:lpwstr>_Toc372721368</vt:lpwstr>
      </vt:variant>
      <vt:variant>
        <vt:i4>1048624</vt:i4>
      </vt:variant>
      <vt:variant>
        <vt:i4>518</vt:i4>
      </vt:variant>
      <vt:variant>
        <vt:i4>0</vt:i4>
      </vt:variant>
      <vt:variant>
        <vt:i4>5</vt:i4>
      </vt:variant>
      <vt:variant>
        <vt:lpwstr/>
      </vt:variant>
      <vt:variant>
        <vt:lpwstr>_Toc372721367</vt:lpwstr>
      </vt:variant>
      <vt:variant>
        <vt:i4>1048624</vt:i4>
      </vt:variant>
      <vt:variant>
        <vt:i4>512</vt:i4>
      </vt:variant>
      <vt:variant>
        <vt:i4>0</vt:i4>
      </vt:variant>
      <vt:variant>
        <vt:i4>5</vt:i4>
      </vt:variant>
      <vt:variant>
        <vt:lpwstr/>
      </vt:variant>
      <vt:variant>
        <vt:lpwstr>_Toc372721366</vt:lpwstr>
      </vt:variant>
      <vt:variant>
        <vt:i4>1048624</vt:i4>
      </vt:variant>
      <vt:variant>
        <vt:i4>506</vt:i4>
      </vt:variant>
      <vt:variant>
        <vt:i4>0</vt:i4>
      </vt:variant>
      <vt:variant>
        <vt:i4>5</vt:i4>
      </vt:variant>
      <vt:variant>
        <vt:lpwstr/>
      </vt:variant>
      <vt:variant>
        <vt:lpwstr>_Toc372721365</vt:lpwstr>
      </vt:variant>
      <vt:variant>
        <vt:i4>1048624</vt:i4>
      </vt:variant>
      <vt:variant>
        <vt:i4>500</vt:i4>
      </vt:variant>
      <vt:variant>
        <vt:i4>0</vt:i4>
      </vt:variant>
      <vt:variant>
        <vt:i4>5</vt:i4>
      </vt:variant>
      <vt:variant>
        <vt:lpwstr/>
      </vt:variant>
      <vt:variant>
        <vt:lpwstr>_Toc372721364</vt:lpwstr>
      </vt:variant>
      <vt:variant>
        <vt:i4>1048624</vt:i4>
      </vt:variant>
      <vt:variant>
        <vt:i4>494</vt:i4>
      </vt:variant>
      <vt:variant>
        <vt:i4>0</vt:i4>
      </vt:variant>
      <vt:variant>
        <vt:i4>5</vt:i4>
      </vt:variant>
      <vt:variant>
        <vt:lpwstr/>
      </vt:variant>
      <vt:variant>
        <vt:lpwstr>_Toc372721363</vt:lpwstr>
      </vt:variant>
      <vt:variant>
        <vt:i4>1048624</vt:i4>
      </vt:variant>
      <vt:variant>
        <vt:i4>488</vt:i4>
      </vt:variant>
      <vt:variant>
        <vt:i4>0</vt:i4>
      </vt:variant>
      <vt:variant>
        <vt:i4>5</vt:i4>
      </vt:variant>
      <vt:variant>
        <vt:lpwstr/>
      </vt:variant>
      <vt:variant>
        <vt:lpwstr>_Toc372721362</vt:lpwstr>
      </vt:variant>
      <vt:variant>
        <vt:i4>1048624</vt:i4>
      </vt:variant>
      <vt:variant>
        <vt:i4>482</vt:i4>
      </vt:variant>
      <vt:variant>
        <vt:i4>0</vt:i4>
      </vt:variant>
      <vt:variant>
        <vt:i4>5</vt:i4>
      </vt:variant>
      <vt:variant>
        <vt:lpwstr/>
      </vt:variant>
      <vt:variant>
        <vt:lpwstr>_Toc372721361</vt:lpwstr>
      </vt:variant>
      <vt:variant>
        <vt:i4>1048624</vt:i4>
      </vt:variant>
      <vt:variant>
        <vt:i4>476</vt:i4>
      </vt:variant>
      <vt:variant>
        <vt:i4>0</vt:i4>
      </vt:variant>
      <vt:variant>
        <vt:i4>5</vt:i4>
      </vt:variant>
      <vt:variant>
        <vt:lpwstr/>
      </vt:variant>
      <vt:variant>
        <vt:lpwstr>_Toc372721360</vt:lpwstr>
      </vt:variant>
      <vt:variant>
        <vt:i4>1245232</vt:i4>
      </vt:variant>
      <vt:variant>
        <vt:i4>470</vt:i4>
      </vt:variant>
      <vt:variant>
        <vt:i4>0</vt:i4>
      </vt:variant>
      <vt:variant>
        <vt:i4>5</vt:i4>
      </vt:variant>
      <vt:variant>
        <vt:lpwstr/>
      </vt:variant>
      <vt:variant>
        <vt:lpwstr>_Toc372721359</vt:lpwstr>
      </vt:variant>
      <vt:variant>
        <vt:i4>1245232</vt:i4>
      </vt:variant>
      <vt:variant>
        <vt:i4>464</vt:i4>
      </vt:variant>
      <vt:variant>
        <vt:i4>0</vt:i4>
      </vt:variant>
      <vt:variant>
        <vt:i4>5</vt:i4>
      </vt:variant>
      <vt:variant>
        <vt:lpwstr/>
      </vt:variant>
      <vt:variant>
        <vt:lpwstr>_Toc372721358</vt:lpwstr>
      </vt:variant>
      <vt:variant>
        <vt:i4>1245232</vt:i4>
      </vt:variant>
      <vt:variant>
        <vt:i4>458</vt:i4>
      </vt:variant>
      <vt:variant>
        <vt:i4>0</vt:i4>
      </vt:variant>
      <vt:variant>
        <vt:i4>5</vt:i4>
      </vt:variant>
      <vt:variant>
        <vt:lpwstr/>
      </vt:variant>
      <vt:variant>
        <vt:lpwstr>_Toc372721357</vt:lpwstr>
      </vt:variant>
      <vt:variant>
        <vt:i4>1245232</vt:i4>
      </vt:variant>
      <vt:variant>
        <vt:i4>452</vt:i4>
      </vt:variant>
      <vt:variant>
        <vt:i4>0</vt:i4>
      </vt:variant>
      <vt:variant>
        <vt:i4>5</vt:i4>
      </vt:variant>
      <vt:variant>
        <vt:lpwstr/>
      </vt:variant>
      <vt:variant>
        <vt:lpwstr>_Toc372721356</vt:lpwstr>
      </vt:variant>
      <vt:variant>
        <vt:i4>1245232</vt:i4>
      </vt:variant>
      <vt:variant>
        <vt:i4>446</vt:i4>
      </vt:variant>
      <vt:variant>
        <vt:i4>0</vt:i4>
      </vt:variant>
      <vt:variant>
        <vt:i4>5</vt:i4>
      </vt:variant>
      <vt:variant>
        <vt:lpwstr/>
      </vt:variant>
      <vt:variant>
        <vt:lpwstr>_Toc372721355</vt:lpwstr>
      </vt:variant>
      <vt:variant>
        <vt:i4>1245232</vt:i4>
      </vt:variant>
      <vt:variant>
        <vt:i4>440</vt:i4>
      </vt:variant>
      <vt:variant>
        <vt:i4>0</vt:i4>
      </vt:variant>
      <vt:variant>
        <vt:i4>5</vt:i4>
      </vt:variant>
      <vt:variant>
        <vt:lpwstr/>
      </vt:variant>
      <vt:variant>
        <vt:lpwstr>_Toc372721354</vt:lpwstr>
      </vt:variant>
      <vt:variant>
        <vt:i4>1245232</vt:i4>
      </vt:variant>
      <vt:variant>
        <vt:i4>434</vt:i4>
      </vt:variant>
      <vt:variant>
        <vt:i4>0</vt:i4>
      </vt:variant>
      <vt:variant>
        <vt:i4>5</vt:i4>
      </vt:variant>
      <vt:variant>
        <vt:lpwstr/>
      </vt:variant>
      <vt:variant>
        <vt:lpwstr>_Toc372721353</vt:lpwstr>
      </vt:variant>
      <vt:variant>
        <vt:i4>1245232</vt:i4>
      </vt:variant>
      <vt:variant>
        <vt:i4>428</vt:i4>
      </vt:variant>
      <vt:variant>
        <vt:i4>0</vt:i4>
      </vt:variant>
      <vt:variant>
        <vt:i4>5</vt:i4>
      </vt:variant>
      <vt:variant>
        <vt:lpwstr/>
      </vt:variant>
      <vt:variant>
        <vt:lpwstr>_Toc372721352</vt:lpwstr>
      </vt:variant>
      <vt:variant>
        <vt:i4>1245232</vt:i4>
      </vt:variant>
      <vt:variant>
        <vt:i4>422</vt:i4>
      </vt:variant>
      <vt:variant>
        <vt:i4>0</vt:i4>
      </vt:variant>
      <vt:variant>
        <vt:i4>5</vt:i4>
      </vt:variant>
      <vt:variant>
        <vt:lpwstr/>
      </vt:variant>
      <vt:variant>
        <vt:lpwstr>_Toc372721351</vt:lpwstr>
      </vt:variant>
      <vt:variant>
        <vt:i4>1245232</vt:i4>
      </vt:variant>
      <vt:variant>
        <vt:i4>416</vt:i4>
      </vt:variant>
      <vt:variant>
        <vt:i4>0</vt:i4>
      </vt:variant>
      <vt:variant>
        <vt:i4>5</vt:i4>
      </vt:variant>
      <vt:variant>
        <vt:lpwstr/>
      </vt:variant>
      <vt:variant>
        <vt:lpwstr>_Toc372721350</vt:lpwstr>
      </vt:variant>
      <vt:variant>
        <vt:i4>1179696</vt:i4>
      </vt:variant>
      <vt:variant>
        <vt:i4>410</vt:i4>
      </vt:variant>
      <vt:variant>
        <vt:i4>0</vt:i4>
      </vt:variant>
      <vt:variant>
        <vt:i4>5</vt:i4>
      </vt:variant>
      <vt:variant>
        <vt:lpwstr/>
      </vt:variant>
      <vt:variant>
        <vt:lpwstr>_Toc372721349</vt:lpwstr>
      </vt:variant>
      <vt:variant>
        <vt:i4>1179696</vt:i4>
      </vt:variant>
      <vt:variant>
        <vt:i4>404</vt:i4>
      </vt:variant>
      <vt:variant>
        <vt:i4>0</vt:i4>
      </vt:variant>
      <vt:variant>
        <vt:i4>5</vt:i4>
      </vt:variant>
      <vt:variant>
        <vt:lpwstr/>
      </vt:variant>
      <vt:variant>
        <vt:lpwstr>_Toc372721348</vt:lpwstr>
      </vt:variant>
      <vt:variant>
        <vt:i4>1179696</vt:i4>
      </vt:variant>
      <vt:variant>
        <vt:i4>398</vt:i4>
      </vt:variant>
      <vt:variant>
        <vt:i4>0</vt:i4>
      </vt:variant>
      <vt:variant>
        <vt:i4>5</vt:i4>
      </vt:variant>
      <vt:variant>
        <vt:lpwstr/>
      </vt:variant>
      <vt:variant>
        <vt:lpwstr>_Toc372721347</vt:lpwstr>
      </vt:variant>
      <vt:variant>
        <vt:i4>1179696</vt:i4>
      </vt:variant>
      <vt:variant>
        <vt:i4>392</vt:i4>
      </vt:variant>
      <vt:variant>
        <vt:i4>0</vt:i4>
      </vt:variant>
      <vt:variant>
        <vt:i4>5</vt:i4>
      </vt:variant>
      <vt:variant>
        <vt:lpwstr/>
      </vt:variant>
      <vt:variant>
        <vt:lpwstr>_Toc372721346</vt:lpwstr>
      </vt:variant>
      <vt:variant>
        <vt:i4>1179696</vt:i4>
      </vt:variant>
      <vt:variant>
        <vt:i4>386</vt:i4>
      </vt:variant>
      <vt:variant>
        <vt:i4>0</vt:i4>
      </vt:variant>
      <vt:variant>
        <vt:i4>5</vt:i4>
      </vt:variant>
      <vt:variant>
        <vt:lpwstr/>
      </vt:variant>
      <vt:variant>
        <vt:lpwstr>_Toc372721345</vt:lpwstr>
      </vt:variant>
      <vt:variant>
        <vt:i4>1179696</vt:i4>
      </vt:variant>
      <vt:variant>
        <vt:i4>380</vt:i4>
      </vt:variant>
      <vt:variant>
        <vt:i4>0</vt:i4>
      </vt:variant>
      <vt:variant>
        <vt:i4>5</vt:i4>
      </vt:variant>
      <vt:variant>
        <vt:lpwstr/>
      </vt:variant>
      <vt:variant>
        <vt:lpwstr>_Toc372721344</vt:lpwstr>
      </vt:variant>
      <vt:variant>
        <vt:i4>1179696</vt:i4>
      </vt:variant>
      <vt:variant>
        <vt:i4>374</vt:i4>
      </vt:variant>
      <vt:variant>
        <vt:i4>0</vt:i4>
      </vt:variant>
      <vt:variant>
        <vt:i4>5</vt:i4>
      </vt:variant>
      <vt:variant>
        <vt:lpwstr/>
      </vt:variant>
      <vt:variant>
        <vt:lpwstr>_Toc372721343</vt:lpwstr>
      </vt:variant>
      <vt:variant>
        <vt:i4>1179696</vt:i4>
      </vt:variant>
      <vt:variant>
        <vt:i4>368</vt:i4>
      </vt:variant>
      <vt:variant>
        <vt:i4>0</vt:i4>
      </vt:variant>
      <vt:variant>
        <vt:i4>5</vt:i4>
      </vt:variant>
      <vt:variant>
        <vt:lpwstr/>
      </vt:variant>
      <vt:variant>
        <vt:lpwstr>_Toc372721342</vt:lpwstr>
      </vt:variant>
      <vt:variant>
        <vt:i4>1179696</vt:i4>
      </vt:variant>
      <vt:variant>
        <vt:i4>362</vt:i4>
      </vt:variant>
      <vt:variant>
        <vt:i4>0</vt:i4>
      </vt:variant>
      <vt:variant>
        <vt:i4>5</vt:i4>
      </vt:variant>
      <vt:variant>
        <vt:lpwstr/>
      </vt:variant>
      <vt:variant>
        <vt:lpwstr>_Toc372721341</vt:lpwstr>
      </vt:variant>
      <vt:variant>
        <vt:i4>1179696</vt:i4>
      </vt:variant>
      <vt:variant>
        <vt:i4>356</vt:i4>
      </vt:variant>
      <vt:variant>
        <vt:i4>0</vt:i4>
      </vt:variant>
      <vt:variant>
        <vt:i4>5</vt:i4>
      </vt:variant>
      <vt:variant>
        <vt:lpwstr/>
      </vt:variant>
      <vt:variant>
        <vt:lpwstr>_Toc372721340</vt:lpwstr>
      </vt:variant>
      <vt:variant>
        <vt:i4>1376304</vt:i4>
      </vt:variant>
      <vt:variant>
        <vt:i4>350</vt:i4>
      </vt:variant>
      <vt:variant>
        <vt:i4>0</vt:i4>
      </vt:variant>
      <vt:variant>
        <vt:i4>5</vt:i4>
      </vt:variant>
      <vt:variant>
        <vt:lpwstr/>
      </vt:variant>
      <vt:variant>
        <vt:lpwstr>_Toc372721339</vt:lpwstr>
      </vt:variant>
      <vt:variant>
        <vt:i4>1376304</vt:i4>
      </vt:variant>
      <vt:variant>
        <vt:i4>344</vt:i4>
      </vt:variant>
      <vt:variant>
        <vt:i4>0</vt:i4>
      </vt:variant>
      <vt:variant>
        <vt:i4>5</vt:i4>
      </vt:variant>
      <vt:variant>
        <vt:lpwstr/>
      </vt:variant>
      <vt:variant>
        <vt:lpwstr>_Toc372721338</vt:lpwstr>
      </vt:variant>
      <vt:variant>
        <vt:i4>1376304</vt:i4>
      </vt:variant>
      <vt:variant>
        <vt:i4>338</vt:i4>
      </vt:variant>
      <vt:variant>
        <vt:i4>0</vt:i4>
      </vt:variant>
      <vt:variant>
        <vt:i4>5</vt:i4>
      </vt:variant>
      <vt:variant>
        <vt:lpwstr/>
      </vt:variant>
      <vt:variant>
        <vt:lpwstr>_Toc372721337</vt:lpwstr>
      </vt:variant>
      <vt:variant>
        <vt:i4>1376304</vt:i4>
      </vt:variant>
      <vt:variant>
        <vt:i4>332</vt:i4>
      </vt:variant>
      <vt:variant>
        <vt:i4>0</vt:i4>
      </vt:variant>
      <vt:variant>
        <vt:i4>5</vt:i4>
      </vt:variant>
      <vt:variant>
        <vt:lpwstr/>
      </vt:variant>
      <vt:variant>
        <vt:lpwstr>_Toc372721336</vt:lpwstr>
      </vt:variant>
      <vt:variant>
        <vt:i4>1376304</vt:i4>
      </vt:variant>
      <vt:variant>
        <vt:i4>326</vt:i4>
      </vt:variant>
      <vt:variant>
        <vt:i4>0</vt:i4>
      </vt:variant>
      <vt:variant>
        <vt:i4>5</vt:i4>
      </vt:variant>
      <vt:variant>
        <vt:lpwstr/>
      </vt:variant>
      <vt:variant>
        <vt:lpwstr>_Toc372721335</vt:lpwstr>
      </vt:variant>
      <vt:variant>
        <vt:i4>1376304</vt:i4>
      </vt:variant>
      <vt:variant>
        <vt:i4>320</vt:i4>
      </vt:variant>
      <vt:variant>
        <vt:i4>0</vt:i4>
      </vt:variant>
      <vt:variant>
        <vt:i4>5</vt:i4>
      </vt:variant>
      <vt:variant>
        <vt:lpwstr/>
      </vt:variant>
      <vt:variant>
        <vt:lpwstr>_Toc372721334</vt:lpwstr>
      </vt:variant>
      <vt:variant>
        <vt:i4>1376304</vt:i4>
      </vt:variant>
      <vt:variant>
        <vt:i4>314</vt:i4>
      </vt:variant>
      <vt:variant>
        <vt:i4>0</vt:i4>
      </vt:variant>
      <vt:variant>
        <vt:i4>5</vt:i4>
      </vt:variant>
      <vt:variant>
        <vt:lpwstr/>
      </vt:variant>
      <vt:variant>
        <vt:lpwstr>_Toc372721333</vt:lpwstr>
      </vt:variant>
      <vt:variant>
        <vt:i4>1376304</vt:i4>
      </vt:variant>
      <vt:variant>
        <vt:i4>308</vt:i4>
      </vt:variant>
      <vt:variant>
        <vt:i4>0</vt:i4>
      </vt:variant>
      <vt:variant>
        <vt:i4>5</vt:i4>
      </vt:variant>
      <vt:variant>
        <vt:lpwstr/>
      </vt:variant>
      <vt:variant>
        <vt:lpwstr>_Toc372721332</vt:lpwstr>
      </vt:variant>
      <vt:variant>
        <vt:i4>1376304</vt:i4>
      </vt:variant>
      <vt:variant>
        <vt:i4>302</vt:i4>
      </vt:variant>
      <vt:variant>
        <vt:i4>0</vt:i4>
      </vt:variant>
      <vt:variant>
        <vt:i4>5</vt:i4>
      </vt:variant>
      <vt:variant>
        <vt:lpwstr/>
      </vt:variant>
      <vt:variant>
        <vt:lpwstr>_Toc372721331</vt:lpwstr>
      </vt:variant>
      <vt:variant>
        <vt:i4>1376304</vt:i4>
      </vt:variant>
      <vt:variant>
        <vt:i4>296</vt:i4>
      </vt:variant>
      <vt:variant>
        <vt:i4>0</vt:i4>
      </vt:variant>
      <vt:variant>
        <vt:i4>5</vt:i4>
      </vt:variant>
      <vt:variant>
        <vt:lpwstr/>
      </vt:variant>
      <vt:variant>
        <vt:lpwstr>_Toc372721330</vt:lpwstr>
      </vt:variant>
      <vt:variant>
        <vt:i4>1310768</vt:i4>
      </vt:variant>
      <vt:variant>
        <vt:i4>290</vt:i4>
      </vt:variant>
      <vt:variant>
        <vt:i4>0</vt:i4>
      </vt:variant>
      <vt:variant>
        <vt:i4>5</vt:i4>
      </vt:variant>
      <vt:variant>
        <vt:lpwstr/>
      </vt:variant>
      <vt:variant>
        <vt:lpwstr>_Toc372721329</vt:lpwstr>
      </vt:variant>
      <vt:variant>
        <vt:i4>1310768</vt:i4>
      </vt:variant>
      <vt:variant>
        <vt:i4>284</vt:i4>
      </vt:variant>
      <vt:variant>
        <vt:i4>0</vt:i4>
      </vt:variant>
      <vt:variant>
        <vt:i4>5</vt:i4>
      </vt:variant>
      <vt:variant>
        <vt:lpwstr/>
      </vt:variant>
      <vt:variant>
        <vt:lpwstr>_Toc372721328</vt:lpwstr>
      </vt:variant>
      <vt:variant>
        <vt:i4>1310768</vt:i4>
      </vt:variant>
      <vt:variant>
        <vt:i4>278</vt:i4>
      </vt:variant>
      <vt:variant>
        <vt:i4>0</vt:i4>
      </vt:variant>
      <vt:variant>
        <vt:i4>5</vt:i4>
      </vt:variant>
      <vt:variant>
        <vt:lpwstr/>
      </vt:variant>
      <vt:variant>
        <vt:lpwstr>_Toc372721327</vt:lpwstr>
      </vt:variant>
      <vt:variant>
        <vt:i4>1310768</vt:i4>
      </vt:variant>
      <vt:variant>
        <vt:i4>272</vt:i4>
      </vt:variant>
      <vt:variant>
        <vt:i4>0</vt:i4>
      </vt:variant>
      <vt:variant>
        <vt:i4>5</vt:i4>
      </vt:variant>
      <vt:variant>
        <vt:lpwstr/>
      </vt:variant>
      <vt:variant>
        <vt:lpwstr>_Toc372721326</vt:lpwstr>
      </vt:variant>
      <vt:variant>
        <vt:i4>1310768</vt:i4>
      </vt:variant>
      <vt:variant>
        <vt:i4>266</vt:i4>
      </vt:variant>
      <vt:variant>
        <vt:i4>0</vt:i4>
      </vt:variant>
      <vt:variant>
        <vt:i4>5</vt:i4>
      </vt:variant>
      <vt:variant>
        <vt:lpwstr/>
      </vt:variant>
      <vt:variant>
        <vt:lpwstr>_Toc372721325</vt:lpwstr>
      </vt:variant>
      <vt:variant>
        <vt:i4>1310768</vt:i4>
      </vt:variant>
      <vt:variant>
        <vt:i4>260</vt:i4>
      </vt:variant>
      <vt:variant>
        <vt:i4>0</vt:i4>
      </vt:variant>
      <vt:variant>
        <vt:i4>5</vt:i4>
      </vt:variant>
      <vt:variant>
        <vt:lpwstr/>
      </vt:variant>
      <vt:variant>
        <vt:lpwstr>_Toc372721324</vt:lpwstr>
      </vt:variant>
      <vt:variant>
        <vt:i4>1310768</vt:i4>
      </vt:variant>
      <vt:variant>
        <vt:i4>254</vt:i4>
      </vt:variant>
      <vt:variant>
        <vt:i4>0</vt:i4>
      </vt:variant>
      <vt:variant>
        <vt:i4>5</vt:i4>
      </vt:variant>
      <vt:variant>
        <vt:lpwstr/>
      </vt:variant>
      <vt:variant>
        <vt:lpwstr>_Toc372721323</vt:lpwstr>
      </vt:variant>
      <vt:variant>
        <vt:i4>1310768</vt:i4>
      </vt:variant>
      <vt:variant>
        <vt:i4>248</vt:i4>
      </vt:variant>
      <vt:variant>
        <vt:i4>0</vt:i4>
      </vt:variant>
      <vt:variant>
        <vt:i4>5</vt:i4>
      </vt:variant>
      <vt:variant>
        <vt:lpwstr/>
      </vt:variant>
      <vt:variant>
        <vt:lpwstr>_Toc372721322</vt:lpwstr>
      </vt:variant>
      <vt:variant>
        <vt:i4>1310768</vt:i4>
      </vt:variant>
      <vt:variant>
        <vt:i4>242</vt:i4>
      </vt:variant>
      <vt:variant>
        <vt:i4>0</vt:i4>
      </vt:variant>
      <vt:variant>
        <vt:i4>5</vt:i4>
      </vt:variant>
      <vt:variant>
        <vt:lpwstr/>
      </vt:variant>
      <vt:variant>
        <vt:lpwstr>_Toc372721321</vt:lpwstr>
      </vt:variant>
      <vt:variant>
        <vt:i4>1310768</vt:i4>
      </vt:variant>
      <vt:variant>
        <vt:i4>236</vt:i4>
      </vt:variant>
      <vt:variant>
        <vt:i4>0</vt:i4>
      </vt:variant>
      <vt:variant>
        <vt:i4>5</vt:i4>
      </vt:variant>
      <vt:variant>
        <vt:lpwstr/>
      </vt:variant>
      <vt:variant>
        <vt:lpwstr>_Toc372721320</vt:lpwstr>
      </vt:variant>
      <vt:variant>
        <vt:i4>1507376</vt:i4>
      </vt:variant>
      <vt:variant>
        <vt:i4>230</vt:i4>
      </vt:variant>
      <vt:variant>
        <vt:i4>0</vt:i4>
      </vt:variant>
      <vt:variant>
        <vt:i4>5</vt:i4>
      </vt:variant>
      <vt:variant>
        <vt:lpwstr/>
      </vt:variant>
      <vt:variant>
        <vt:lpwstr>_Toc372721319</vt:lpwstr>
      </vt:variant>
      <vt:variant>
        <vt:i4>1507376</vt:i4>
      </vt:variant>
      <vt:variant>
        <vt:i4>224</vt:i4>
      </vt:variant>
      <vt:variant>
        <vt:i4>0</vt:i4>
      </vt:variant>
      <vt:variant>
        <vt:i4>5</vt:i4>
      </vt:variant>
      <vt:variant>
        <vt:lpwstr/>
      </vt:variant>
      <vt:variant>
        <vt:lpwstr>_Toc372721318</vt:lpwstr>
      </vt:variant>
      <vt:variant>
        <vt:i4>1507376</vt:i4>
      </vt:variant>
      <vt:variant>
        <vt:i4>218</vt:i4>
      </vt:variant>
      <vt:variant>
        <vt:i4>0</vt:i4>
      </vt:variant>
      <vt:variant>
        <vt:i4>5</vt:i4>
      </vt:variant>
      <vt:variant>
        <vt:lpwstr/>
      </vt:variant>
      <vt:variant>
        <vt:lpwstr>_Toc372721317</vt:lpwstr>
      </vt:variant>
      <vt:variant>
        <vt:i4>1507376</vt:i4>
      </vt:variant>
      <vt:variant>
        <vt:i4>212</vt:i4>
      </vt:variant>
      <vt:variant>
        <vt:i4>0</vt:i4>
      </vt:variant>
      <vt:variant>
        <vt:i4>5</vt:i4>
      </vt:variant>
      <vt:variant>
        <vt:lpwstr/>
      </vt:variant>
      <vt:variant>
        <vt:lpwstr>_Toc372721316</vt:lpwstr>
      </vt:variant>
      <vt:variant>
        <vt:i4>1507376</vt:i4>
      </vt:variant>
      <vt:variant>
        <vt:i4>206</vt:i4>
      </vt:variant>
      <vt:variant>
        <vt:i4>0</vt:i4>
      </vt:variant>
      <vt:variant>
        <vt:i4>5</vt:i4>
      </vt:variant>
      <vt:variant>
        <vt:lpwstr/>
      </vt:variant>
      <vt:variant>
        <vt:lpwstr>_Toc372721315</vt:lpwstr>
      </vt:variant>
      <vt:variant>
        <vt:i4>1507376</vt:i4>
      </vt:variant>
      <vt:variant>
        <vt:i4>200</vt:i4>
      </vt:variant>
      <vt:variant>
        <vt:i4>0</vt:i4>
      </vt:variant>
      <vt:variant>
        <vt:i4>5</vt:i4>
      </vt:variant>
      <vt:variant>
        <vt:lpwstr/>
      </vt:variant>
      <vt:variant>
        <vt:lpwstr>_Toc372721314</vt:lpwstr>
      </vt:variant>
      <vt:variant>
        <vt:i4>1507376</vt:i4>
      </vt:variant>
      <vt:variant>
        <vt:i4>194</vt:i4>
      </vt:variant>
      <vt:variant>
        <vt:i4>0</vt:i4>
      </vt:variant>
      <vt:variant>
        <vt:i4>5</vt:i4>
      </vt:variant>
      <vt:variant>
        <vt:lpwstr/>
      </vt:variant>
      <vt:variant>
        <vt:lpwstr>_Toc372721313</vt:lpwstr>
      </vt:variant>
      <vt:variant>
        <vt:i4>1507376</vt:i4>
      </vt:variant>
      <vt:variant>
        <vt:i4>188</vt:i4>
      </vt:variant>
      <vt:variant>
        <vt:i4>0</vt:i4>
      </vt:variant>
      <vt:variant>
        <vt:i4>5</vt:i4>
      </vt:variant>
      <vt:variant>
        <vt:lpwstr/>
      </vt:variant>
      <vt:variant>
        <vt:lpwstr>_Toc372721312</vt:lpwstr>
      </vt:variant>
      <vt:variant>
        <vt:i4>1507376</vt:i4>
      </vt:variant>
      <vt:variant>
        <vt:i4>182</vt:i4>
      </vt:variant>
      <vt:variant>
        <vt:i4>0</vt:i4>
      </vt:variant>
      <vt:variant>
        <vt:i4>5</vt:i4>
      </vt:variant>
      <vt:variant>
        <vt:lpwstr/>
      </vt:variant>
      <vt:variant>
        <vt:lpwstr>_Toc372721311</vt:lpwstr>
      </vt:variant>
      <vt:variant>
        <vt:i4>1507376</vt:i4>
      </vt:variant>
      <vt:variant>
        <vt:i4>176</vt:i4>
      </vt:variant>
      <vt:variant>
        <vt:i4>0</vt:i4>
      </vt:variant>
      <vt:variant>
        <vt:i4>5</vt:i4>
      </vt:variant>
      <vt:variant>
        <vt:lpwstr/>
      </vt:variant>
      <vt:variant>
        <vt:lpwstr>_Toc372721310</vt:lpwstr>
      </vt:variant>
      <vt:variant>
        <vt:i4>1441840</vt:i4>
      </vt:variant>
      <vt:variant>
        <vt:i4>170</vt:i4>
      </vt:variant>
      <vt:variant>
        <vt:i4>0</vt:i4>
      </vt:variant>
      <vt:variant>
        <vt:i4>5</vt:i4>
      </vt:variant>
      <vt:variant>
        <vt:lpwstr/>
      </vt:variant>
      <vt:variant>
        <vt:lpwstr>_Toc372721309</vt:lpwstr>
      </vt:variant>
      <vt:variant>
        <vt:i4>1441840</vt:i4>
      </vt:variant>
      <vt:variant>
        <vt:i4>164</vt:i4>
      </vt:variant>
      <vt:variant>
        <vt:i4>0</vt:i4>
      </vt:variant>
      <vt:variant>
        <vt:i4>5</vt:i4>
      </vt:variant>
      <vt:variant>
        <vt:lpwstr/>
      </vt:variant>
      <vt:variant>
        <vt:lpwstr>_Toc372721308</vt:lpwstr>
      </vt:variant>
      <vt:variant>
        <vt:i4>1441840</vt:i4>
      </vt:variant>
      <vt:variant>
        <vt:i4>158</vt:i4>
      </vt:variant>
      <vt:variant>
        <vt:i4>0</vt:i4>
      </vt:variant>
      <vt:variant>
        <vt:i4>5</vt:i4>
      </vt:variant>
      <vt:variant>
        <vt:lpwstr/>
      </vt:variant>
      <vt:variant>
        <vt:lpwstr>_Toc372721307</vt:lpwstr>
      </vt:variant>
      <vt:variant>
        <vt:i4>1441840</vt:i4>
      </vt:variant>
      <vt:variant>
        <vt:i4>152</vt:i4>
      </vt:variant>
      <vt:variant>
        <vt:i4>0</vt:i4>
      </vt:variant>
      <vt:variant>
        <vt:i4>5</vt:i4>
      </vt:variant>
      <vt:variant>
        <vt:lpwstr/>
      </vt:variant>
      <vt:variant>
        <vt:lpwstr>_Toc372721306</vt:lpwstr>
      </vt:variant>
      <vt:variant>
        <vt:i4>1441840</vt:i4>
      </vt:variant>
      <vt:variant>
        <vt:i4>146</vt:i4>
      </vt:variant>
      <vt:variant>
        <vt:i4>0</vt:i4>
      </vt:variant>
      <vt:variant>
        <vt:i4>5</vt:i4>
      </vt:variant>
      <vt:variant>
        <vt:lpwstr/>
      </vt:variant>
      <vt:variant>
        <vt:lpwstr>_Toc372721305</vt:lpwstr>
      </vt:variant>
      <vt:variant>
        <vt:i4>1441840</vt:i4>
      </vt:variant>
      <vt:variant>
        <vt:i4>140</vt:i4>
      </vt:variant>
      <vt:variant>
        <vt:i4>0</vt:i4>
      </vt:variant>
      <vt:variant>
        <vt:i4>5</vt:i4>
      </vt:variant>
      <vt:variant>
        <vt:lpwstr/>
      </vt:variant>
      <vt:variant>
        <vt:lpwstr>_Toc372721304</vt:lpwstr>
      </vt:variant>
      <vt:variant>
        <vt:i4>1441840</vt:i4>
      </vt:variant>
      <vt:variant>
        <vt:i4>134</vt:i4>
      </vt:variant>
      <vt:variant>
        <vt:i4>0</vt:i4>
      </vt:variant>
      <vt:variant>
        <vt:i4>5</vt:i4>
      </vt:variant>
      <vt:variant>
        <vt:lpwstr/>
      </vt:variant>
      <vt:variant>
        <vt:lpwstr>_Toc372721303</vt:lpwstr>
      </vt:variant>
      <vt:variant>
        <vt:i4>1441840</vt:i4>
      </vt:variant>
      <vt:variant>
        <vt:i4>128</vt:i4>
      </vt:variant>
      <vt:variant>
        <vt:i4>0</vt:i4>
      </vt:variant>
      <vt:variant>
        <vt:i4>5</vt:i4>
      </vt:variant>
      <vt:variant>
        <vt:lpwstr/>
      </vt:variant>
      <vt:variant>
        <vt:lpwstr>_Toc372721302</vt:lpwstr>
      </vt:variant>
      <vt:variant>
        <vt:i4>1441840</vt:i4>
      </vt:variant>
      <vt:variant>
        <vt:i4>122</vt:i4>
      </vt:variant>
      <vt:variant>
        <vt:i4>0</vt:i4>
      </vt:variant>
      <vt:variant>
        <vt:i4>5</vt:i4>
      </vt:variant>
      <vt:variant>
        <vt:lpwstr/>
      </vt:variant>
      <vt:variant>
        <vt:lpwstr>_Toc372721301</vt:lpwstr>
      </vt:variant>
      <vt:variant>
        <vt:i4>1441840</vt:i4>
      </vt:variant>
      <vt:variant>
        <vt:i4>116</vt:i4>
      </vt:variant>
      <vt:variant>
        <vt:i4>0</vt:i4>
      </vt:variant>
      <vt:variant>
        <vt:i4>5</vt:i4>
      </vt:variant>
      <vt:variant>
        <vt:lpwstr/>
      </vt:variant>
      <vt:variant>
        <vt:lpwstr>_Toc372721300</vt:lpwstr>
      </vt:variant>
      <vt:variant>
        <vt:i4>2031665</vt:i4>
      </vt:variant>
      <vt:variant>
        <vt:i4>110</vt:i4>
      </vt:variant>
      <vt:variant>
        <vt:i4>0</vt:i4>
      </vt:variant>
      <vt:variant>
        <vt:i4>5</vt:i4>
      </vt:variant>
      <vt:variant>
        <vt:lpwstr/>
      </vt:variant>
      <vt:variant>
        <vt:lpwstr>_Toc372721299</vt:lpwstr>
      </vt:variant>
      <vt:variant>
        <vt:i4>2031665</vt:i4>
      </vt:variant>
      <vt:variant>
        <vt:i4>104</vt:i4>
      </vt:variant>
      <vt:variant>
        <vt:i4>0</vt:i4>
      </vt:variant>
      <vt:variant>
        <vt:i4>5</vt:i4>
      </vt:variant>
      <vt:variant>
        <vt:lpwstr/>
      </vt:variant>
      <vt:variant>
        <vt:lpwstr>_Toc372721298</vt:lpwstr>
      </vt:variant>
      <vt:variant>
        <vt:i4>2031665</vt:i4>
      </vt:variant>
      <vt:variant>
        <vt:i4>98</vt:i4>
      </vt:variant>
      <vt:variant>
        <vt:i4>0</vt:i4>
      </vt:variant>
      <vt:variant>
        <vt:i4>5</vt:i4>
      </vt:variant>
      <vt:variant>
        <vt:lpwstr/>
      </vt:variant>
      <vt:variant>
        <vt:lpwstr>_Toc372721297</vt:lpwstr>
      </vt:variant>
      <vt:variant>
        <vt:i4>2031665</vt:i4>
      </vt:variant>
      <vt:variant>
        <vt:i4>92</vt:i4>
      </vt:variant>
      <vt:variant>
        <vt:i4>0</vt:i4>
      </vt:variant>
      <vt:variant>
        <vt:i4>5</vt:i4>
      </vt:variant>
      <vt:variant>
        <vt:lpwstr/>
      </vt:variant>
      <vt:variant>
        <vt:lpwstr>_Toc372721296</vt:lpwstr>
      </vt:variant>
      <vt:variant>
        <vt:i4>2031665</vt:i4>
      </vt:variant>
      <vt:variant>
        <vt:i4>86</vt:i4>
      </vt:variant>
      <vt:variant>
        <vt:i4>0</vt:i4>
      </vt:variant>
      <vt:variant>
        <vt:i4>5</vt:i4>
      </vt:variant>
      <vt:variant>
        <vt:lpwstr/>
      </vt:variant>
      <vt:variant>
        <vt:lpwstr>_Toc372721295</vt:lpwstr>
      </vt:variant>
      <vt:variant>
        <vt:i4>2031665</vt:i4>
      </vt:variant>
      <vt:variant>
        <vt:i4>80</vt:i4>
      </vt:variant>
      <vt:variant>
        <vt:i4>0</vt:i4>
      </vt:variant>
      <vt:variant>
        <vt:i4>5</vt:i4>
      </vt:variant>
      <vt:variant>
        <vt:lpwstr/>
      </vt:variant>
      <vt:variant>
        <vt:lpwstr>_Toc372721294</vt:lpwstr>
      </vt:variant>
      <vt:variant>
        <vt:i4>2031665</vt:i4>
      </vt:variant>
      <vt:variant>
        <vt:i4>74</vt:i4>
      </vt:variant>
      <vt:variant>
        <vt:i4>0</vt:i4>
      </vt:variant>
      <vt:variant>
        <vt:i4>5</vt:i4>
      </vt:variant>
      <vt:variant>
        <vt:lpwstr/>
      </vt:variant>
      <vt:variant>
        <vt:lpwstr>_Toc372721293</vt:lpwstr>
      </vt:variant>
      <vt:variant>
        <vt:i4>2031665</vt:i4>
      </vt:variant>
      <vt:variant>
        <vt:i4>68</vt:i4>
      </vt:variant>
      <vt:variant>
        <vt:i4>0</vt:i4>
      </vt:variant>
      <vt:variant>
        <vt:i4>5</vt:i4>
      </vt:variant>
      <vt:variant>
        <vt:lpwstr/>
      </vt:variant>
      <vt:variant>
        <vt:lpwstr>_Toc372721292</vt:lpwstr>
      </vt:variant>
      <vt:variant>
        <vt:i4>2031665</vt:i4>
      </vt:variant>
      <vt:variant>
        <vt:i4>62</vt:i4>
      </vt:variant>
      <vt:variant>
        <vt:i4>0</vt:i4>
      </vt:variant>
      <vt:variant>
        <vt:i4>5</vt:i4>
      </vt:variant>
      <vt:variant>
        <vt:lpwstr/>
      </vt:variant>
      <vt:variant>
        <vt:lpwstr>_Toc372721291</vt:lpwstr>
      </vt:variant>
      <vt:variant>
        <vt:i4>2031665</vt:i4>
      </vt:variant>
      <vt:variant>
        <vt:i4>56</vt:i4>
      </vt:variant>
      <vt:variant>
        <vt:i4>0</vt:i4>
      </vt:variant>
      <vt:variant>
        <vt:i4>5</vt:i4>
      </vt:variant>
      <vt:variant>
        <vt:lpwstr/>
      </vt:variant>
      <vt:variant>
        <vt:lpwstr>_Toc372721290</vt:lpwstr>
      </vt:variant>
      <vt:variant>
        <vt:i4>1966129</vt:i4>
      </vt:variant>
      <vt:variant>
        <vt:i4>50</vt:i4>
      </vt:variant>
      <vt:variant>
        <vt:i4>0</vt:i4>
      </vt:variant>
      <vt:variant>
        <vt:i4>5</vt:i4>
      </vt:variant>
      <vt:variant>
        <vt:lpwstr/>
      </vt:variant>
      <vt:variant>
        <vt:lpwstr>_Toc372721289</vt:lpwstr>
      </vt:variant>
      <vt:variant>
        <vt:i4>1966129</vt:i4>
      </vt:variant>
      <vt:variant>
        <vt:i4>44</vt:i4>
      </vt:variant>
      <vt:variant>
        <vt:i4>0</vt:i4>
      </vt:variant>
      <vt:variant>
        <vt:i4>5</vt:i4>
      </vt:variant>
      <vt:variant>
        <vt:lpwstr/>
      </vt:variant>
      <vt:variant>
        <vt:lpwstr>_Toc372721288</vt:lpwstr>
      </vt:variant>
      <vt:variant>
        <vt:i4>1966129</vt:i4>
      </vt:variant>
      <vt:variant>
        <vt:i4>38</vt:i4>
      </vt:variant>
      <vt:variant>
        <vt:i4>0</vt:i4>
      </vt:variant>
      <vt:variant>
        <vt:i4>5</vt:i4>
      </vt:variant>
      <vt:variant>
        <vt:lpwstr/>
      </vt:variant>
      <vt:variant>
        <vt:lpwstr>_Toc372721287</vt:lpwstr>
      </vt:variant>
      <vt:variant>
        <vt:i4>1966129</vt:i4>
      </vt:variant>
      <vt:variant>
        <vt:i4>32</vt:i4>
      </vt:variant>
      <vt:variant>
        <vt:i4>0</vt:i4>
      </vt:variant>
      <vt:variant>
        <vt:i4>5</vt:i4>
      </vt:variant>
      <vt:variant>
        <vt:lpwstr/>
      </vt:variant>
      <vt:variant>
        <vt:lpwstr>_Toc372721286</vt:lpwstr>
      </vt:variant>
      <vt:variant>
        <vt:i4>1966129</vt:i4>
      </vt:variant>
      <vt:variant>
        <vt:i4>26</vt:i4>
      </vt:variant>
      <vt:variant>
        <vt:i4>0</vt:i4>
      </vt:variant>
      <vt:variant>
        <vt:i4>5</vt:i4>
      </vt:variant>
      <vt:variant>
        <vt:lpwstr/>
      </vt:variant>
      <vt:variant>
        <vt:lpwstr>_Toc372721285</vt:lpwstr>
      </vt:variant>
      <vt:variant>
        <vt:i4>1966129</vt:i4>
      </vt:variant>
      <vt:variant>
        <vt:i4>20</vt:i4>
      </vt:variant>
      <vt:variant>
        <vt:i4>0</vt:i4>
      </vt:variant>
      <vt:variant>
        <vt:i4>5</vt:i4>
      </vt:variant>
      <vt:variant>
        <vt:lpwstr/>
      </vt:variant>
      <vt:variant>
        <vt:lpwstr>_Toc372721284</vt:lpwstr>
      </vt:variant>
      <vt:variant>
        <vt:i4>1966129</vt:i4>
      </vt:variant>
      <vt:variant>
        <vt:i4>14</vt:i4>
      </vt:variant>
      <vt:variant>
        <vt:i4>0</vt:i4>
      </vt:variant>
      <vt:variant>
        <vt:i4>5</vt:i4>
      </vt:variant>
      <vt:variant>
        <vt:lpwstr/>
      </vt:variant>
      <vt:variant>
        <vt:lpwstr>_Toc372721283</vt:lpwstr>
      </vt:variant>
      <vt:variant>
        <vt:i4>1966129</vt:i4>
      </vt:variant>
      <vt:variant>
        <vt:i4>8</vt:i4>
      </vt:variant>
      <vt:variant>
        <vt:i4>0</vt:i4>
      </vt:variant>
      <vt:variant>
        <vt:i4>5</vt:i4>
      </vt:variant>
      <vt:variant>
        <vt:lpwstr/>
      </vt:variant>
      <vt:variant>
        <vt:lpwstr>_Toc372721282</vt:lpwstr>
      </vt:variant>
      <vt:variant>
        <vt:i4>1966129</vt:i4>
      </vt:variant>
      <vt:variant>
        <vt:i4>2</vt:i4>
      </vt:variant>
      <vt:variant>
        <vt:i4>0</vt:i4>
      </vt:variant>
      <vt:variant>
        <vt:i4>5</vt:i4>
      </vt:variant>
      <vt:variant>
        <vt:lpwstr/>
      </vt:variant>
      <vt:variant>
        <vt:lpwstr>_Toc372721281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RAN1#90bis</dc:title>
  <dc:subject>Minutes report</dc:subject>
  <dc:creator>Patrick.Merias@etsi.org</dc:creator>
  <cp:keywords/>
  <dc:description/>
  <cp:lastModifiedBy>MCC: </cp:lastModifiedBy>
  <cp:revision>4</cp:revision>
  <cp:lastPrinted>2013-03-13T09:59:00Z</cp:lastPrinted>
  <dcterms:created xsi:type="dcterms:W3CDTF">2018-08-16T21:35:00Z</dcterms:created>
  <dcterms:modified xsi:type="dcterms:W3CDTF">2018-08-17T08:13:00Z</dcterms:modified>
</cp:coreProperties>
</file>